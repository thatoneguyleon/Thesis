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670F2" w:rsidRDefault="00F670F2">
      <w:pPr>
        <w:spacing w:line="360" w:lineRule="auto"/>
        <w:jc w:val="center"/>
        <w:rPr>
          <w:b/>
          <w:sz w:val="36"/>
          <w:szCs w:val="36"/>
        </w:rPr>
      </w:pPr>
    </w:p>
    <w:p w14:paraId="00000002" w14:textId="77777777" w:rsidR="00F670F2" w:rsidRDefault="004F3F82">
      <w:pPr>
        <w:spacing w:line="360" w:lineRule="auto"/>
        <w:jc w:val="center"/>
        <w:rPr>
          <w:sz w:val="36"/>
          <w:szCs w:val="36"/>
        </w:rPr>
      </w:pPr>
      <w:r>
        <w:rPr>
          <w:noProof/>
          <w:sz w:val="36"/>
          <w:szCs w:val="36"/>
        </w:rPr>
        <w:drawing>
          <wp:inline distT="114300" distB="114300" distL="114300" distR="114300" wp14:anchorId="0B459689" wp14:editId="07777777">
            <wp:extent cx="3972878" cy="13858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972878" cy="1385888"/>
                    </a:xfrm>
                    <a:prstGeom prst="rect">
                      <a:avLst/>
                    </a:prstGeom>
                    <a:ln/>
                  </pic:spPr>
                </pic:pic>
              </a:graphicData>
            </a:graphic>
          </wp:inline>
        </w:drawing>
      </w:r>
    </w:p>
    <w:p w14:paraId="00000003" w14:textId="77777777" w:rsidR="00F670F2" w:rsidRDefault="00F670F2">
      <w:pPr>
        <w:spacing w:line="360" w:lineRule="auto"/>
        <w:jc w:val="center"/>
      </w:pPr>
    </w:p>
    <w:p w14:paraId="00000004" w14:textId="77777777" w:rsidR="00F670F2" w:rsidRDefault="004F3F82">
      <w:pPr>
        <w:spacing w:line="360" w:lineRule="auto"/>
        <w:jc w:val="center"/>
        <w:rPr>
          <w:sz w:val="24"/>
          <w:szCs w:val="24"/>
        </w:rPr>
      </w:pPr>
      <w:r>
        <w:rPr>
          <w:sz w:val="24"/>
          <w:szCs w:val="24"/>
        </w:rPr>
        <w:t>MASTER THESIS</w:t>
      </w:r>
    </w:p>
    <w:p w14:paraId="00000005" w14:textId="77777777" w:rsidR="00F670F2" w:rsidRDefault="00F670F2">
      <w:pPr>
        <w:spacing w:line="360" w:lineRule="auto"/>
        <w:jc w:val="center"/>
      </w:pPr>
    </w:p>
    <w:p w14:paraId="00000006" w14:textId="77777777" w:rsidR="00F670F2" w:rsidRDefault="00E8723C">
      <w:pPr>
        <w:spacing w:line="360" w:lineRule="auto"/>
        <w:jc w:val="center"/>
      </w:pPr>
      <w:r>
        <w:pict w14:anchorId="388A480A">
          <v:rect id="_x0000_i1025" style="width:0;height:1.5pt" o:hralign="center" o:hrstd="t" o:hr="t" fillcolor="#a0a0a0" stroked="f"/>
        </w:pict>
      </w:r>
    </w:p>
    <w:p w14:paraId="00000007" w14:textId="2609BEFF" w:rsidR="00F670F2" w:rsidRDefault="43B23AD3" w:rsidP="30462E6D">
      <w:pPr>
        <w:spacing w:line="360" w:lineRule="auto"/>
        <w:jc w:val="center"/>
        <w:rPr>
          <w:b/>
          <w:bCs/>
          <w:sz w:val="36"/>
          <w:szCs w:val="36"/>
        </w:rPr>
      </w:pPr>
      <w:r w:rsidRPr="125C89EB">
        <w:rPr>
          <w:b/>
          <w:bCs/>
          <w:sz w:val="36"/>
          <w:szCs w:val="36"/>
        </w:rPr>
        <w:t>Th</w:t>
      </w:r>
      <w:r w:rsidR="1F2FDEF4" w:rsidRPr="125C89EB">
        <w:rPr>
          <w:b/>
          <w:bCs/>
          <w:sz w:val="36"/>
          <w:szCs w:val="36"/>
        </w:rPr>
        <w:t xml:space="preserve">e influence of </w:t>
      </w:r>
      <w:r w:rsidR="600E6A5A" w:rsidRPr="125C89EB">
        <w:rPr>
          <w:b/>
          <w:bCs/>
          <w:sz w:val="36"/>
          <w:szCs w:val="36"/>
        </w:rPr>
        <w:t>information integration</w:t>
      </w:r>
      <w:r w:rsidR="00E470D4" w:rsidRPr="125C89EB">
        <w:rPr>
          <w:b/>
          <w:bCs/>
          <w:sz w:val="36"/>
          <w:szCs w:val="36"/>
        </w:rPr>
        <w:t xml:space="preserve"> </w:t>
      </w:r>
      <w:r w:rsidR="00FE3031" w:rsidRPr="125C89EB">
        <w:rPr>
          <w:b/>
          <w:bCs/>
          <w:sz w:val="36"/>
          <w:szCs w:val="36"/>
        </w:rPr>
        <w:t xml:space="preserve">in </w:t>
      </w:r>
      <w:r w:rsidR="001E5256" w:rsidRPr="125C89EB">
        <w:rPr>
          <w:b/>
          <w:bCs/>
          <w:sz w:val="36"/>
          <w:szCs w:val="36"/>
        </w:rPr>
        <w:t>written s</w:t>
      </w:r>
      <w:r w:rsidR="001A59F3" w:rsidRPr="125C89EB">
        <w:rPr>
          <w:b/>
          <w:bCs/>
          <w:sz w:val="36"/>
          <w:szCs w:val="36"/>
        </w:rPr>
        <w:t xml:space="preserve">hort </w:t>
      </w:r>
      <w:r w:rsidR="001E5256" w:rsidRPr="125C89EB">
        <w:rPr>
          <w:b/>
          <w:bCs/>
          <w:sz w:val="36"/>
          <w:szCs w:val="36"/>
        </w:rPr>
        <w:t>s</w:t>
      </w:r>
      <w:r w:rsidR="001A59F3" w:rsidRPr="125C89EB">
        <w:rPr>
          <w:b/>
          <w:bCs/>
          <w:sz w:val="36"/>
          <w:szCs w:val="36"/>
        </w:rPr>
        <w:t>tories</w:t>
      </w:r>
      <w:r w:rsidR="1F2FDEF4" w:rsidRPr="125C89EB">
        <w:rPr>
          <w:b/>
          <w:bCs/>
          <w:sz w:val="36"/>
          <w:szCs w:val="36"/>
        </w:rPr>
        <w:t xml:space="preserve"> on </w:t>
      </w:r>
      <w:r w:rsidR="00FE3031" w:rsidRPr="125C89EB">
        <w:rPr>
          <w:b/>
          <w:bCs/>
          <w:sz w:val="36"/>
          <w:szCs w:val="36"/>
        </w:rPr>
        <w:t xml:space="preserve">information recall </w:t>
      </w:r>
      <w:r w:rsidR="007F08A2" w:rsidRPr="125C89EB">
        <w:rPr>
          <w:b/>
          <w:bCs/>
          <w:sz w:val="36"/>
          <w:szCs w:val="36"/>
        </w:rPr>
        <w:t>among</w:t>
      </w:r>
      <w:r w:rsidR="1F2FDEF4" w:rsidRPr="125C89EB">
        <w:rPr>
          <w:b/>
          <w:bCs/>
          <w:sz w:val="36"/>
          <w:szCs w:val="36"/>
        </w:rPr>
        <w:t xml:space="preserve"> young adults</w:t>
      </w:r>
      <w:commentRangeStart w:id="0"/>
      <w:r w:rsidR="002A54A0" w:rsidRPr="125C89EB">
        <w:rPr>
          <w:b/>
          <w:bCs/>
          <w:sz w:val="36"/>
          <w:szCs w:val="36"/>
        </w:rPr>
        <w:t xml:space="preserve"> </w:t>
      </w:r>
      <w:commentRangeEnd w:id="0"/>
      <w:r>
        <w:rPr>
          <w:rStyle w:val="CommentReference"/>
        </w:rPr>
        <w:commentReference w:id="0"/>
      </w:r>
    </w:p>
    <w:p w14:paraId="00000008" w14:textId="77777777" w:rsidR="00F670F2" w:rsidRDefault="00E8723C">
      <w:pPr>
        <w:spacing w:line="360" w:lineRule="auto"/>
        <w:jc w:val="center"/>
        <w:rPr>
          <w:b/>
        </w:rPr>
      </w:pPr>
      <w:r>
        <w:pict w14:anchorId="4FEAA4AD">
          <v:rect id="_x0000_i1026" style="width:0;height:1.5pt" o:hralign="center" o:hrstd="t" o:hr="t" fillcolor="#a0a0a0" stroked="f"/>
        </w:pict>
      </w:r>
    </w:p>
    <w:p w14:paraId="00000009" w14:textId="77777777" w:rsidR="00F670F2" w:rsidRDefault="00F670F2">
      <w:pPr>
        <w:spacing w:line="360" w:lineRule="auto"/>
        <w:jc w:val="center"/>
        <w:rPr>
          <w:b/>
        </w:rPr>
      </w:pPr>
    </w:p>
    <w:p w14:paraId="0000000A" w14:textId="77777777" w:rsidR="00F670F2" w:rsidRPr="004A3484" w:rsidRDefault="43B23AD3">
      <w:pPr>
        <w:spacing w:line="360" w:lineRule="auto"/>
        <w:jc w:val="center"/>
        <w:rPr>
          <w:lang w:val="nl-NL"/>
        </w:rPr>
      </w:pPr>
      <w:r w:rsidRPr="004A3484">
        <w:rPr>
          <w:lang w:val="nl-NL"/>
        </w:rPr>
        <w:t>Author:</w:t>
      </w:r>
    </w:p>
    <w:p w14:paraId="2FBB6C0F" w14:textId="0B5B41CF" w:rsidR="782E820F" w:rsidRPr="004A3484" w:rsidRDefault="782E820F" w:rsidP="30462E6D">
      <w:pPr>
        <w:spacing w:line="360" w:lineRule="auto"/>
        <w:jc w:val="center"/>
        <w:rPr>
          <w:lang w:val="nl-NL"/>
        </w:rPr>
      </w:pPr>
      <w:r w:rsidRPr="004A3484">
        <w:rPr>
          <w:b/>
          <w:lang w:val="nl-NL"/>
        </w:rPr>
        <w:t>Leon van den Berg</w:t>
      </w:r>
    </w:p>
    <w:p w14:paraId="0000000C" w14:textId="77777777" w:rsidR="00F670F2" w:rsidRPr="004A3484" w:rsidRDefault="00F670F2">
      <w:pPr>
        <w:spacing w:line="360" w:lineRule="auto"/>
        <w:jc w:val="center"/>
        <w:rPr>
          <w:lang w:val="nl-NL"/>
        </w:rPr>
      </w:pPr>
    </w:p>
    <w:p w14:paraId="0000000D" w14:textId="77777777" w:rsidR="00F670F2" w:rsidRPr="004A3484" w:rsidRDefault="004F3F82">
      <w:pPr>
        <w:spacing w:line="360" w:lineRule="auto"/>
        <w:jc w:val="center"/>
        <w:rPr>
          <w:lang w:val="nl-NL"/>
        </w:rPr>
      </w:pPr>
      <w:r w:rsidRPr="004A3484">
        <w:rPr>
          <w:lang w:val="nl-NL"/>
        </w:rPr>
        <w:t>Supervisor:</w:t>
      </w:r>
    </w:p>
    <w:p w14:paraId="0000000F" w14:textId="0E092B59" w:rsidR="00F670F2" w:rsidRPr="006231EE" w:rsidRDefault="06AAEC0F" w:rsidP="00310A8C">
      <w:pPr>
        <w:spacing w:line="360" w:lineRule="auto"/>
        <w:jc w:val="center"/>
        <w:rPr>
          <w:lang w:val="nl-NL"/>
        </w:rPr>
      </w:pPr>
      <w:r w:rsidRPr="006231EE">
        <w:rPr>
          <w:lang w:val="nl-NL"/>
        </w:rPr>
        <w:t xml:space="preserve">Linda </w:t>
      </w:r>
      <w:proofErr w:type="spellStart"/>
      <w:r w:rsidRPr="006231EE">
        <w:rPr>
          <w:lang w:val="nl-NL"/>
        </w:rPr>
        <w:t>Effinger</w:t>
      </w:r>
      <w:proofErr w:type="spellEnd"/>
      <w:r w:rsidRPr="006231EE">
        <w:rPr>
          <w:lang w:val="nl-NL"/>
        </w:rPr>
        <w:t xml:space="preserve"> </w:t>
      </w:r>
      <w:r w:rsidR="43B23AD3" w:rsidRPr="006231EE">
        <w:rPr>
          <w:lang w:val="nl-NL"/>
        </w:rPr>
        <w:t>MSc</w:t>
      </w:r>
      <w:r w:rsidR="2692B4AF" w:rsidRPr="006231EE">
        <w:rPr>
          <w:lang w:val="nl-NL"/>
        </w:rPr>
        <w:t>, Jonas Pastoor MSc</w:t>
      </w:r>
    </w:p>
    <w:p w14:paraId="00000010" w14:textId="77777777" w:rsidR="00F670F2" w:rsidRPr="006231EE" w:rsidRDefault="00F670F2">
      <w:pPr>
        <w:spacing w:line="360" w:lineRule="auto"/>
        <w:jc w:val="center"/>
        <w:rPr>
          <w:lang w:val="nl-NL"/>
        </w:rPr>
      </w:pPr>
    </w:p>
    <w:p w14:paraId="00000011" w14:textId="6C890D49" w:rsidR="00F670F2" w:rsidRDefault="67140144" w:rsidP="67140144">
      <w:pPr>
        <w:spacing w:line="360" w:lineRule="auto"/>
        <w:jc w:val="center"/>
        <w:rPr>
          <w:i/>
          <w:iCs/>
        </w:rPr>
      </w:pPr>
      <w:r w:rsidRPr="67140144">
        <w:rPr>
          <w:i/>
          <w:iCs/>
        </w:rPr>
        <w:t xml:space="preserve">This thesis is submitted in fulfilment of the requirements </w:t>
      </w:r>
    </w:p>
    <w:p w14:paraId="00000012" w14:textId="1C456339" w:rsidR="00F670F2" w:rsidRDefault="004F3F82" w:rsidP="5A19A258">
      <w:pPr>
        <w:spacing w:line="360" w:lineRule="auto"/>
        <w:jc w:val="center"/>
        <w:rPr>
          <w:i/>
          <w:iCs/>
        </w:rPr>
      </w:pPr>
      <w:r w:rsidRPr="5A19A258">
        <w:rPr>
          <w:i/>
          <w:iCs/>
        </w:rPr>
        <w:t xml:space="preserve">for the degree of Master of Science in Game Technology </w:t>
      </w:r>
    </w:p>
    <w:p w14:paraId="00000013" w14:textId="77777777" w:rsidR="00F670F2" w:rsidRDefault="00F670F2">
      <w:pPr>
        <w:spacing w:line="360" w:lineRule="auto"/>
        <w:jc w:val="center"/>
        <w:rPr>
          <w:i/>
        </w:rPr>
      </w:pPr>
    </w:p>
    <w:p w14:paraId="00000014" w14:textId="548EC556" w:rsidR="00F670F2" w:rsidRDefault="004F3F82" w:rsidP="5A19A258">
      <w:pPr>
        <w:spacing w:line="360" w:lineRule="auto"/>
        <w:jc w:val="center"/>
        <w:rPr>
          <w:i/>
          <w:iCs/>
        </w:rPr>
      </w:pPr>
      <w:r w:rsidRPr="5A19A258">
        <w:rPr>
          <w:i/>
          <w:iCs/>
        </w:rPr>
        <w:t>In the programme</w:t>
      </w:r>
    </w:p>
    <w:p w14:paraId="00000015" w14:textId="77777777" w:rsidR="00F670F2" w:rsidRDefault="00F670F2">
      <w:pPr>
        <w:spacing w:line="360" w:lineRule="auto"/>
        <w:jc w:val="center"/>
        <w:rPr>
          <w:i/>
        </w:rPr>
      </w:pPr>
    </w:p>
    <w:p w14:paraId="25EAC3FF" w14:textId="390B7832" w:rsidR="5A19A258" w:rsidRDefault="5A19A258" w:rsidP="5A19A258">
      <w:pPr>
        <w:spacing w:line="360" w:lineRule="auto"/>
        <w:jc w:val="center"/>
        <w:rPr>
          <w:i/>
          <w:iCs/>
        </w:rPr>
      </w:pPr>
      <w:r w:rsidRPr="5A19A258">
        <w:rPr>
          <w:i/>
          <w:iCs/>
        </w:rPr>
        <w:t>Professional Master Game Technology</w:t>
      </w:r>
    </w:p>
    <w:p w14:paraId="0C0A120F" w14:textId="13D4E7EF" w:rsidR="5A19A258" w:rsidRDefault="5A19A258" w:rsidP="3642EA6B">
      <w:pPr>
        <w:spacing w:line="360" w:lineRule="auto"/>
        <w:jc w:val="center"/>
        <w:rPr>
          <w:i/>
          <w:iCs/>
        </w:rPr>
      </w:pPr>
      <w:r w:rsidRPr="3642EA6B">
        <w:rPr>
          <w:i/>
          <w:iCs/>
        </w:rPr>
        <w:t>Academy for AI</w:t>
      </w:r>
      <w:r w:rsidR="370CC32E" w:rsidRPr="3642EA6B">
        <w:rPr>
          <w:i/>
          <w:iCs/>
        </w:rPr>
        <w:t>,</w:t>
      </w:r>
      <w:r w:rsidRPr="3642EA6B">
        <w:rPr>
          <w:i/>
          <w:iCs/>
        </w:rPr>
        <w:t xml:space="preserve"> Games and Media</w:t>
      </w:r>
    </w:p>
    <w:p w14:paraId="7C708F9D" w14:textId="2677B79E" w:rsidR="5A19A258" w:rsidRDefault="5A19A258" w:rsidP="5A19A258">
      <w:pPr>
        <w:spacing w:line="360" w:lineRule="auto"/>
        <w:jc w:val="center"/>
        <w:rPr>
          <w:i/>
          <w:iCs/>
        </w:rPr>
      </w:pPr>
      <w:r w:rsidRPr="5A19A258">
        <w:rPr>
          <w:i/>
          <w:iCs/>
        </w:rPr>
        <w:t>Breda University of Applied Sciences</w:t>
      </w:r>
    </w:p>
    <w:p w14:paraId="00000018" w14:textId="77777777" w:rsidR="00F670F2" w:rsidRDefault="00F670F2">
      <w:pPr>
        <w:spacing w:line="360" w:lineRule="auto"/>
        <w:jc w:val="center"/>
      </w:pPr>
    </w:p>
    <w:p w14:paraId="00000019" w14:textId="77777777" w:rsidR="00F670F2" w:rsidRDefault="00F670F2">
      <w:pPr>
        <w:spacing w:line="360" w:lineRule="auto"/>
      </w:pPr>
    </w:p>
    <w:p w14:paraId="0000001A" w14:textId="51F3F61E" w:rsidR="00F670F2" w:rsidRDefault="22F279FE" w:rsidP="30462E6D">
      <w:pPr>
        <w:spacing w:line="360" w:lineRule="auto"/>
        <w:jc w:val="center"/>
      </w:pPr>
      <w:r>
        <w:t>202</w:t>
      </w:r>
      <w:r w:rsidR="006107EE">
        <w:t>5</w:t>
      </w:r>
      <w:r>
        <w:t>-0</w:t>
      </w:r>
      <w:r w:rsidR="006107EE">
        <w:t>5</w:t>
      </w:r>
      <w:r>
        <w:t>-</w:t>
      </w:r>
      <w:r w:rsidR="006107EE">
        <w:t>08</w:t>
      </w:r>
      <w:r w:rsidR="004F3F82">
        <w:br w:type="page"/>
      </w:r>
    </w:p>
    <w:p w14:paraId="0000001B" w14:textId="77777777" w:rsidR="00F670F2" w:rsidRDefault="43B23AD3">
      <w:pPr>
        <w:pStyle w:val="Heading1"/>
      </w:pPr>
      <w:bookmarkStart w:id="1" w:name="_vjpkpuial7bd"/>
      <w:bookmarkStart w:id="2" w:name="_Toc197521739"/>
      <w:bookmarkEnd w:id="1"/>
      <w:r>
        <w:lastRenderedPageBreak/>
        <w:t>Declaration of Authorship</w:t>
      </w:r>
      <w:bookmarkEnd w:id="2"/>
    </w:p>
    <w:p w14:paraId="0000001C" w14:textId="38ACE5AC" w:rsidR="00F670F2" w:rsidRDefault="43B23AD3" w:rsidP="30462E6D">
      <w:pPr>
        <w:spacing w:line="360" w:lineRule="auto"/>
        <w:rPr>
          <w:sz w:val="24"/>
          <w:szCs w:val="24"/>
        </w:rPr>
      </w:pPr>
      <w:commentRangeStart w:id="3"/>
      <w:r>
        <w:t xml:space="preserve">I, </w:t>
      </w:r>
      <w:r w:rsidR="126FD2EA">
        <w:t>Leon van den Berg</w:t>
      </w:r>
      <w:commentRangeEnd w:id="3"/>
      <w:r w:rsidR="0001364A">
        <w:rPr>
          <w:rStyle w:val="CommentReference"/>
        </w:rPr>
        <w:commentReference w:id="3"/>
      </w:r>
      <w:r>
        <w:t xml:space="preserve">, declare that </w:t>
      </w:r>
      <w:r w:rsidRPr="30462E6D">
        <w:rPr>
          <w:sz w:val="24"/>
          <w:szCs w:val="24"/>
        </w:rPr>
        <w:t>this thesis titled, “</w:t>
      </w:r>
      <w:r w:rsidR="38EBD9CB" w:rsidRPr="30462E6D">
        <w:rPr>
          <w:sz w:val="24"/>
          <w:szCs w:val="24"/>
        </w:rPr>
        <w:t>The influence of narratives on eating habits of young adults</w:t>
      </w:r>
      <w:r w:rsidRPr="30462E6D">
        <w:rPr>
          <w:sz w:val="24"/>
          <w:szCs w:val="24"/>
        </w:rPr>
        <w:t>” and the work presented are my own. I confirm</w:t>
      </w:r>
      <w:r w:rsidR="115A33AB" w:rsidRPr="30462E6D">
        <w:rPr>
          <w:sz w:val="24"/>
          <w:szCs w:val="24"/>
        </w:rPr>
        <w:t xml:space="preserve"> </w:t>
      </w:r>
      <w:r w:rsidRPr="30462E6D">
        <w:rPr>
          <w:sz w:val="24"/>
          <w:szCs w:val="24"/>
        </w:rPr>
        <w:t>that:</w:t>
      </w:r>
    </w:p>
    <w:p w14:paraId="0000001D" w14:textId="77777777" w:rsidR="00F670F2" w:rsidRDefault="004F3F82" w:rsidP="007930FD">
      <w:pPr>
        <w:numPr>
          <w:ilvl w:val="0"/>
          <w:numId w:val="15"/>
        </w:numPr>
        <w:spacing w:line="480" w:lineRule="auto"/>
      </w:pPr>
      <w:r>
        <w:t>This work was done wholly or mainly while in candidature for a research degree at this University.</w:t>
      </w:r>
    </w:p>
    <w:p w14:paraId="0000001E" w14:textId="77777777" w:rsidR="00F670F2" w:rsidRDefault="004F3F82" w:rsidP="007930FD">
      <w:pPr>
        <w:numPr>
          <w:ilvl w:val="0"/>
          <w:numId w:val="15"/>
        </w:numPr>
        <w:spacing w:line="480" w:lineRule="auto"/>
      </w:pPr>
      <w:r>
        <w:t xml:space="preserve">Where any part of this thesis has previously been submitted for a degree or any other qualification at this University or any other institution, this has been clearly stated. </w:t>
      </w:r>
    </w:p>
    <w:p w14:paraId="0000001F" w14:textId="77777777" w:rsidR="00F670F2" w:rsidRDefault="004F3F82" w:rsidP="007930FD">
      <w:pPr>
        <w:numPr>
          <w:ilvl w:val="0"/>
          <w:numId w:val="15"/>
        </w:numPr>
        <w:spacing w:line="480" w:lineRule="auto"/>
      </w:pPr>
      <w:r>
        <w:t>Where I have consulted the published work of others, this is always clearly attributed.</w:t>
      </w:r>
    </w:p>
    <w:p w14:paraId="00000020" w14:textId="77777777" w:rsidR="00F670F2" w:rsidRDefault="004F3F82" w:rsidP="007930FD">
      <w:pPr>
        <w:numPr>
          <w:ilvl w:val="0"/>
          <w:numId w:val="15"/>
        </w:numPr>
        <w:spacing w:line="480" w:lineRule="auto"/>
      </w:pPr>
      <w:r>
        <w:t xml:space="preserve">Where I have quoted from the work of others, the source is always given. </w:t>
      </w:r>
      <w:proofErr w:type="gramStart"/>
      <w:r>
        <w:t>With the exception of</w:t>
      </w:r>
      <w:proofErr w:type="gramEnd"/>
      <w:r>
        <w:t xml:space="preserve"> such quotations, this thesis is entirely my own work.</w:t>
      </w:r>
    </w:p>
    <w:p w14:paraId="00000021" w14:textId="77777777" w:rsidR="00F670F2" w:rsidRDefault="004F3F82" w:rsidP="007930FD">
      <w:pPr>
        <w:numPr>
          <w:ilvl w:val="0"/>
          <w:numId w:val="15"/>
        </w:numPr>
        <w:spacing w:line="480" w:lineRule="auto"/>
      </w:pPr>
      <w:r>
        <w:t xml:space="preserve">I have acknowledged all main sources of help. </w:t>
      </w:r>
    </w:p>
    <w:p w14:paraId="00000022" w14:textId="77777777" w:rsidR="00F670F2" w:rsidRDefault="004F3F82" w:rsidP="007930FD">
      <w:pPr>
        <w:numPr>
          <w:ilvl w:val="0"/>
          <w:numId w:val="15"/>
        </w:numPr>
        <w:spacing w:line="480" w:lineRule="auto"/>
      </w:pPr>
      <w:r>
        <w:t xml:space="preserve">Where the thesis is based on work done by myself jointly with others, I have made clear exactly what was done by others and what I have contributed myself. </w:t>
      </w:r>
    </w:p>
    <w:p w14:paraId="00000023" w14:textId="77777777" w:rsidR="00F670F2" w:rsidRDefault="00F670F2">
      <w:pPr>
        <w:spacing w:line="480" w:lineRule="auto"/>
      </w:pPr>
    </w:p>
    <w:p w14:paraId="00000024" w14:textId="77777777" w:rsidR="00F670F2" w:rsidRDefault="00F670F2">
      <w:pPr>
        <w:spacing w:line="360" w:lineRule="auto"/>
        <w:jc w:val="center"/>
      </w:pPr>
    </w:p>
    <w:p w14:paraId="00000025" w14:textId="77777777" w:rsidR="00F670F2" w:rsidRDefault="004F3F82">
      <w:pPr>
        <w:spacing w:line="240" w:lineRule="auto"/>
      </w:pPr>
      <w:r>
        <w:t xml:space="preserve">Signed: </w:t>
      </w:r>
    </w:p>
    <w:p w14:paraId="00000026" w14:textId="77777777" w:rsidR="00F670F2" w:rsidRDefault="00E8723C">
      <w:pPr>
        <w:spacing w:line="240" w:lineRule="auto"/>
      </w:pPr>
      <w:r>
        <w:pict w14:anchorId="01B8D969">
          <v:rect id="_x0000_i1027" style="width:0;height:1.5pt" o:hralign="center" o:hrstd="t" o:hr="t" fillcolor="#a0a0a0" stroked="f"/>
        </w:pict>
      </w:r>
    </w:p>
    <w:p w14:paraId="00000027" w14:textId="77777777" w:rsidR="00F670F2" w:rsidRDefault="00F670F2">
      <w:pPr>
        <w:spacing w:line="240" w:lineRule="auto"/>
      </w:pPr>
    </w:p>
    <w:p w14:paraId="00000028" w14:textId="77777777" w:rsidR="00F670F2" w:rsidRDefault="004F3F82">
      <w:pPr>
        <w:spacing w:line="240" w:lineRule="auto"/>
      </w:pPr>
      <w:r>
        <w:t>Date:</w:t>
      </w:r>
    </w:p>
    <w:p w14:paraId="00000029" w14:textId="0C468DB6" w:rsidR="00F670F2" w:rsidRDefault="00E8723C">
      <w:pPr>
        <w:spacing w:line="240" w:lineRule="auto"/>
      </w:pPr>
      <w:r>
        <w:pict w14:anchorId="6DE6EEFE">
          <v:rect id="_x0000_i1028" style="width:0;height:1.5pt" o:hralign="center" o:hrstd="t" o:hr="t" fillcolor="#a0a0a0" stroked="f"/>
        </w:pict>
      </w:r>
      <w:r w:rsidR="2AA0DC81">
        <w:t>2024-09-16</w:t>
      </w:r>
    </w:p>
    <w:p w14:paraId="2DC9B6A7" w14:textId="77777777" w:rsidR="00DF34DE" w:rsidRDefault="00DF34DE">
      <w:pPr>
        <w:spacing w:line="240" w:lineRule="auto"/>
      </w:pPr>
    </w:p>
    <w:p w14:paraId="3C069F42" w14:textId="77777777" w:rsidR="00DF34DE" w:rsidRDefault="00DF34DE">
      <w:pPr>
        <w:spacing w:line="240" w:lineRule="auto"/>
      </w:pPr>
    </w:p>
    <w:p w14:paraId="771E4E96" w14:textId="77777777" w:rsidR="00DF34DE" w:rsidRDefault="00DF34DE">
      <w:pPr>
        <w:spacing w:line="240" w:lineRule="auto"/>
      </w:pPr>
    </w:p>
    <w:p w14:paraId="7BA2CD67" w14:textId="282E396C" w:rsidR="00DF34DE" w:rsidRDefault="00DF34DE" w:rsidP="00DF34DE">
      <w:r w:rsidRPr="00DF34DE">
        <w:t>Citation</w:t>
      </w:r>
      <w:r>
        <w:t xml:space="preserve"> APA</w:t>
      </w:r>
      <w:r w:rsidRPr="00DF34DE">
        <w:t xml:space="preserve">: </w:t>
      </w:r>
      <w:r>
        <w:t>Berg, L. (2025)</w:t>
      </w:r>
      <w:r w:rsidR="00640C2C">
        <w:t xml:space="preserve"> </w:t>
      </w:r>
      <w:r w:rsidRPr="125C89EB">
        <w:t>The influence of information integration in written short stories on information recall among young adults</w:t>
      </w:r>
      <w:r w:rsidR="00640C2C">
        <w:t>.</w:t>
      </w:r>
    </w:p>
    <w:p w14:paraId="54376672" w14:textId="2FAEE77F" w:rsidR="00DF34DE" w:rsidRDefault="00DF34DE">
      <w:pPr>
        <w:spacing w:line="240" w:lineRule="auto"/>
      </w:pPr>
    </w:p>
    <w:p w14:paraId="0000002B" w14:textId="5B7A7419" w:rsidR="00F670F2" w:rsidRDefault="004F3F82" w:rsidP="00C85666">
      <w:pPr>
        <w:spacing w:line="360" w:lineRule="auto"/>
        <w:ind w:left="0"/>
      </w:pPr>
      <w:r>
        <w:br w:type="page"/>
      </w:r>
    </w:p>
    <w:p w14:paraId="0000002C" w14:textId="223A2EBB" w:rsidR="00F670F2" w:rsidRDefault="43B23AD3" w:rsidP="30462E6D">
      <w:pPr>
        <w:spacing w:line="360" w:lineRule="auto"/>
        <w:jc w:val="center"/>
        <w:rPr>
          <w:i/>
          <w:iCs/>
        </w:rPr>
      </w:pPr>
      <w:r w:rsidRPr="30462E6D">
        <w:rPr>
          <w:i/>
          <w:iCs/>
        </w:rPr>
        <w:lastRenderedPageBreak/>
        <w:t>“</w:t>
      </w:r>
      <w:r w:rsidR="4FA33764" w:rsidRPr="30462E6D">
        <w:rPr>
          <w:i/>
          <w:iCs/>
        </w:rPr>
        <w:t xml:space="preserve">This research has taught me not only the effects of narratives on young adults, but taught me about </w:t>
      </w:r>
      <w:r w:rsidR="640C0957" w:rsidRPr="30462E6D">
        <w:rPr>
          <w:i/>
          <w:iCs/>
        </w:rPr>
        <w:t>independency</w:t>
      </w:r>
      <w:r w:rsidR="4FA33764" w:rsidRPr="30462E6D">
        <w:rPr>
          <w:i/>
          <w:iCs/>
        </w:rPr>
        <w:t>, planning</w:t>
      </w:r>
      <w:r w:rsidR="2709C4BE" w:rsidRPr="30462E6D">
        <w:rPr>
          <w:i/>
          <w:iCs/>
        </w:rPr>
        <w:t xml:space="preserve">, </w:t>
      </w:r>
      <w:r w:rsidR="4FA33764" w:rsidRPr="30462E6D">
        <w:rPr>
          <w:i/>
          <w:iCs/>
        </w:rPr>
        <w:t>discipline</w:t>
      </w:r>
      <w:r w:rsidR="35A83239" w:rsidRPr="30462E6D">
        <w:rPr>
          <w:i/>
          <w:iCs/>
        </w:rPr>
        <w:t>, and the risks involved.</w:t>
      </w:r>
      <w:r w:rsidRPr="30462E6D">
        <w:rPr>
          <w:i/>
          <w:iCs/>
        </w:rPr>
        <w:t>”</w:t>
      </w:r>
    </w:p>
    <w:p w14:paraId="0000002D" w14:textId="77777777" w:rsidR="00F670F2" w:rsidRDefault="00F670F2">
      <w:pPr>
        <w:spacing w:line="360" w:lineRule="auto"/>
        <w:rPr>
          <w:i/>
        </w:rPr>
      </w:pPr>
    </w:p>
    <w:p w14:paraId="0000002F" w14:textId="49BDD703" w:rsidR="00F670F2" w:rsidRPr="00EC32A7" w:rsidRDefault="4EAD106F" w:rsidP="00C85666">
      <w:pPr>
        <w:spacing w:line="360" w:lineRule="auto"/>
        <w:jc w:val="right"/>
        <w:rPr>
          <w:b/>
          <w:bCs/>
          <w:lang w:val="en-US"/>
        </w:rPr>
      </w:pPr>
      <w:r w:rsidRPr="00EC32A7">
        <w:rPr>
          <w:b/>
          <w:bCs/>
          <w:lang w:val="en-US"/>
        </w:rPr>
        <w:t>Leon van den Berg</w:t>
      </w:r>
      <w:r w:rsidR="004F3F82" w:rsidRPr="00EC32A7">
        <w:rPr>
          <w:lang w:val="en-US"/>
        </w:rPr>
        <w:br w:type="page"/>
      </w:r>
    </w:p>
    <w:p w14:paraId="00000030" w14:textId="77777777" w:rsidR="00F670F2" w:rsidRDefault="004F3F82">
      <w:pPr>
        <w:spacing w:line="360" w:lineRule="auto"/>
        <w:jc w:val="center"/>
      </w:pPr>
      <w:r>
        <w:lastRenderedPageBreak/>
        <w:t>Breda University of Applied Sciences</w:t>
      </w:r>
    </w:p>
    <w:p w14:paraId="00000031" w14:textId="77777777" w:rsidR="00F670F2" w:rsidRDefault="00F670F2">
      <w:pPr>
        <w:spacing w:line="360" w:lineRule="auto"/>
        <w:jc w:val="center"/>
      </w:pPr>
    </w:p>
    <w:p w14:paraId="00000032" w14:textId="77777777" w:rsidR="00F670F2" w:rsidRDefault="43B23AD3">
      <w:pPr>
        <w:pStyle w:val="Heading1"/>
        <w:jc w:val="center"/>
      </w:pPr>
      <w:bookmarkStart w:id="4" w:name="_mi149efm2zcg"/>
      <w:bookmarkStart w:id="5" w:name="_Toc197521740"/>
      <w:bookmarkEnd w:id="4"/>
      <w:r>
        <w:t>Abstract</w:t>
      </w:r>
      <w:bookmarkEnd w:id="5"/>
    </w:p>
    <w:p w14:paraId="00000033" w14:textId="77777777" w:rsidR="00F670F2" w:rsidRDefault="00F670F2">
      <w:pPr>
        <w:spacing w:line="360" w:lineRule="auto"/>
        <w:jc w:val="center"/>
      </w:pPr>
    </w:p>
    <w:p w14:paraId="7B5B0F76" w14:textId="104D4213" w:rsidR="02421354" w:rsidRDefault="02421354" w:rsidP="302E9489">
      <w:pPr>
        <w:spacing w:line="360" w:lineRule="auto"/>
        <w:jc w:val="center"/>
      </w:pPr>
      <w:r>
        <w:t>Academy for AI</w:t>
      </w:r>
      <w:r w:rsidR="5715C520">
        <w:t>,</w:t>
      </w:r>
      <w:r>
        <w:t xml:space="preserve"> Games and Media  </w:t>
      </w:r>
    </w:p>
    <w:p w14:paraId="00000036" w14:textId="77777777" w:rsidR="00F670F2" w:rsidRDefault="00F670F2">
      <w:pPr>
        <w:spacing w:line="360" w:lineRule="auto"/>
        <w:jc w:val="center"/>
      </w:pPr>
    </w:p>
    <w:p w14:paraId="00000037" w14:textId="77777777" w:rsidR="00F670F2" w:rsidRDefault="004F3F82">
      <w:pPr>
        <w:spacing w:line="360" w:lineRule="auto"/>
        <w:jc w:val="center"/>
      </w:pPr>
      <w:r>
        <w:t>Master of Game Technology</w:t>
      </w:r>
    </w:p>
    <w:p w14:paraId="00000038" w14:textId="77777777" w:rsidR="00F670F2" w:rsidRDefault="00F670F2">
      <w:pPr>
        <w:spacing w:line="360" w:lineRule="auto"/>
        <w:jc w:val="center"/>
      </w:pPr>
    </w:p>
    <w:p w14:paraId="67EB168F" w14:textId="200370A6" w:rsidR="00D12956" w:rsidRDefault="00D12956" w:rsidP="00D12956">
      <w:pPr>
        <w:spacing w:line="360" w:lineRule="auto"/>
        <w:jc w:val="center"/>
        <w:rPr>
          <w:b/>
          <w:bCs/>
          <w:sz w:val="36"/>
          <w:szCs w:val="36"/>
        </w:rPr>
      </w:pPr>
      <w:r w:rsidRPr="125C89EB">
        <w:rPr>
          <w:b/>
          <w:bCs/>
          <w:sz w:val="36"/>
          <w:szCs w:val="36"/>
        </w:rPr>
        <w:t>The influence of information integration in written short stories on information recall among young adults</w:t>
      </w:r>
    </w:p>
    <w:p w14:paraId="0000003A" w14:textId="0D80C363" w:rsidR="00F670F2" w:rsidRPr="001A1E7E" w:rsidRDefault="43B23AD3">
      <w:pPr>
        <w:spacing w:line="360" w:lineRule="auto"/>
        <w:jc w:val="center"/>
        <w:rPr>
          <w:lang w:val="en-US"/>
        </w:rPr>
      </w:pPr>
      <w:r w:rsidRPr="001A1E7E">
        <w:rPr>
          <w:lang w:val="en-US"/>
        </w:rPr>
        <w:t xml:space="preserve">By </w:t>
      </w:r>
      <w:r w:rsidR="2F25B61C" w:rsidRPr="001A1E7E">
        <w:rPr>
          <w:lang w:val="en-US"/>
        </w:rPr>
        <w:t>Leon van den Berg</w:t>
      </w:r>
    </w:p>
    <w:p w14:paraId="0000003B" w14:textId="77777777" w:rsidR="00F670F2" w:rsidRPr="001A1E7E" w:rsidRDefault="00F670F2">
      <w:pPr>
        <w:spacing w:line="360" w:lineRule="auto"/>
        <w:jc w:val="center"/>
        <w:rPr>
          <w:lang w:val="en-US"/>
        </w:rPr>
      </w:pPr>
    </w:p>
    <w:p w14:paraId="5C88B590" w14:textId="0CC58687" w:rsidR="00F670F2" w:rsidRPr="00C85666" w:rsidRDefault="005D2E53" w:rsidP="00543A68">
      <w:pPr>
        <w:spacing w:after="160" w:line="360" w:lineRule="auto"/>
        <w:jc w:val="center"/>
        <w:rPr>
          <w:rFonts w:ascii="Aptos" w:eastAsia="Aptos" w:hAnsi="Aptos" w:cs="Aptos"/>
          <w:color w:val="000000" w:themeColor="text1"/>
        </w:rPr>
      </w:pPr>
      <w:r>
        <w:rPr>
          <w:rFonts w:ascii="Aptos" w:eastAsia="Aptos" w:hAnsi="Aptos" w:cs="Aptos"/>
          <w:color w:val="000000" w:themeColor="text1"/>
        </w:rPr>
        <w:t>P</w:t>
      </w:r>
      <w:r w:rsidR="25917EB0" w:rsidRPr="5E16132D">
        <w:rPr>
          <w:rFonts w:ascii="Aptos" w:eastAsia="Aptos" w:hAnsi="Aptos" w:cs="Aptos"/>
          <w:color w:val="000000" w:themeColor="text1"/>
        </w:rPr>
        <w:t xml:space="preserve">eople </w:t>
      </w:r>
      <w:r w:rsidR="00220F24">
        <w:rPr>
          <w:rFonts w:ascii="Aptos" w:eastAsia="Aptos" w:hAnsi="Aptos" w:cs="Aptos"/>
          <w:color w:val="000000" w:themeColor="text1"/>
        </w:rPr>
        <w:t>use</w:t>
      </w:r>
      <w:r w:rsidR="25917EB0" w:rsidRPr="5E16132D">
        <w:rPr>
          <w:rFonts w:ascii="Aptos" w:eastAsia="Aptos" w:hAnsi="Aptos" w:cs="Aptos"/>
          <w:color w:val="000000" w:themeColor="text1"/>
        </w:rPr>
        <w:t xml:space="preserve"> stories </w:t>
      </w:r>
      <w:r w:rsidR="73785A11" w:rsidRPr="5E16132D">
        <w:rPr>
          <w:rFonts w:ascii="Aptos" w:eastAsia="Aptos" w:hAnsi="Aptos" w:cs="Aptos"/>
          <w:color w:val="000000" w:themeColor="text1"/>
        </w:rPr>
        <w:t>to</w:t>
      </w:r>
      <w:r w:rsidR="25917EB0" w:rsidRPr="5E16132D">
        <w:rPr>
          <w:rFonts w:ascii="Aptos" w:eastAsia="Aptos" w:hAnsi="Aptos" w:cs="Aptos"/>
          <w:color w:val="000000" w:themeColor="text1"/>
        </w:rPr>
        <w:t xml:space="preserve"> teach ethics, values</w:t>
      </w:r>
      <w:r w:rsidR="00427E61">
        <w:rPr>
          <w:rFonts w:ascii="Aptos" w:eastAsia="Aptos" w:hAnsi="Aptos" w:cs="Aptos"/>
          <w:color w:val="000000" w:themeColor="text1"/>
        </w:rPr>
        <w:t>,</w:t>
      </w:r>
      <w:r w:rsidR="25917EB0" w:rsidRPr="5E16132D">
        <w:rPr>
          <w:rFonts w:ascii="Aptos" w:eastAsia="Aptos" w:hAnsi="Aptos" w:cs="Aptos"/>
          <w:color w:val="000000" w:themeColor="text1"/>
        </w:rPr>
        <w:t xml:space="preserve"> or other lessons. This research </w:t>
      </w:r>
      <w:r w:rsidR="004E2DFD">
        <w:rPr>
          <w:rFonts w:ascii="Aptos" w:eastAsia="Aptos" w:hAnsi="Aptos" w:cs="Aptos"/>
          <w:color w:val="000000" w:themeColor="text1"/>
        </w:rPr>
        <w:t>measures</w:t>
      </w:r>
      <w:r w:rsidR="25917EB0" w:rsidRPr="5E16132D">
        <w:rPr>
          <w:rFonts w:ascii="Aptos" w:eastAsia="Aptos" w:hAnsi="Aptos" w:cs="Aptos"/>
          <w:color w:val="000000" w:themeColor="text1"/>
        </w:rPr>
        <w:t xml:space="preserve"> the effect</w:t>
      </w:r>
      <w:r w:rsidR="00543A68">
        <w:rPr>
          <w:rFonts w:ascii="Aptos" w:eastAsia="Aptos" w:hAnsi="Aptos" w:cs="Aptos"/>
          <w:color w:val="000000" w:themeColor="text1"/>
        </w:rPr>
        <w:t xml:space="preserve"> of</w:t>
      </w:r>
      <w:r w:rsidR="25917EB0" w:rsidRPr="5E16132D">
        <w:rPr>
          <w:rFonts w:ascii="Aptos" w:eastAsia="Aptos" w:hAnsi="Aptos" w:cs="Aptos"/>
          <w:color w:val="000000" w:themeColor="text1"/>
        </w:rPr>
        <w:t xml:space="preserve"> </w:t>
      </w:r>
      <w:r w:rsidR="004E2DFD">
        <w:rPr>
          <w:rFonts w:ascii="Aptos" w:eastAsia="Aptos" w:hAnsi="Aptos" w:cs="Aptos"/>
          <w:color w:val="000000" w:themeColor="text1"/>
        </w:rPr>
        <w:t xml:space="preserve">different levels of </w:t>
      </w:r>
      <w:r w:rsidR="00164451">
        <w:rPr>
          <w:rFonts w:ascii="Aptos" w:eastAsia="Aptos" w:hAnsi="Aptos" w:cs="Aptos"/>
          <w:color w:val="000000" w:themeColor="text1"/>
        </w:rPr>
        <w:t>message integration in short stories</w:t>
      </w:r>
      <w:r w:rsidR="00543A68">
        <w:rPr>
          <w:rFonts w:ascii="Aptos" w:eastAsia="Aptos" w:hAnsi="Aptos" w:cs="Aptos"/>
          <w:color w:val="000000" w:themeColor="text1"/>
        </w:rPr>
        <w:t xml:space="preserve"> on </w:t>
      </w:r>
      <w:r w:rsidR="0082510C">
        <w:rPr>
          <w:rFonts w:ascii="Aptos" w:eastAsia="Aptos" w:hAnsi="Aptos" w:cs="Aptos"/>
          <w:color w:val="000000" w:themeColor="text1"/>
        </w:rPr>
        <w:t>recall of information for young adults</w:t>
      </w:r>
      <w:r w:rsidR="25917EB0" w:rsidRPr="30462E6D">
        <w:rPr>
          <w:rFonts w:ascii="Aptos" w:eastAsia="Aptos" w:hAnsi="Aptos" w:cs="Aptos"/>
          <w:color w:val="000000" w:themeColor="text1"/>
        </w:rPr>
        <w:t>.</w:t>
      </w:r>
      <w:r w:rsidR="008E1654">
        <w:rPr>
          <w:rFonts w:ascii="Aptos" w:eastAsia="Aptos" w:hAnsi="Aptos" w:cs="Aptos"/>
          <w:color w:val="000000" w:themeColor="text1"/>
        </w:rPr>
        <w:t xml:space="preserve"> </w:t>
      </w:r>
      <w:r w:rsidR="25917EB0" w:rsidRPr="30462E6D">
        <w:rPr>
          <w:rFonts w:ascii="Aptos" w:eastAsia="Aptos" w:hAnsi="Aptos" w:cs="Aptos"/>
          <w:color w:val="000000" w:themeColor="text1"/>
        </w:rPr>
        <w:t xml:space="preserve">The theoretical framework and </w:t>
      </w:r>
      <w:r w:rsidR="741BE2A6" w:rsidRPr="30462E6D">
        <w:rPr>
          <w:rFonts w:ascii="Aptos" w:eastAsia="Aptos" w:hAnsi="Aptos" w:cs="Aptos"/>
          <w:color w:val="000000" w:themeColor="text1"/>
        </w:rPr>
        <w:t>literature</w:t>
      </w:r>
      <w:r w:rsidR="25917EB0" w:rsidRPr="30462E6D">
        <w:rPr>
          <w:rFonts w:ascii="Aptos" w:eastAsia="Aptos" w:hAnsi="Aptos" w:cs="Aptos"/>
          <w:color w:val="000000" w:themeColor="text1"/>
        </w:rPr>
        <w:t xml:space="preserve"> review concentrate </w:t>
      </w:r>
      <w:r w:rsidR="42014A5F" w:rsidRPr="30462E6D">
        <w:rPr>
          <w:rFonts w:ascii="Aptos" w:eastAsia="Aptos" w:hAnsi="Aptos" w:cs="Aptos"/>
          <w:color w:val="000000" w:themeColor="text1"/>
        </w:rPr>
        <w:t>on narrative influence</w:t>
      </w:r>
      <w:r w:rsidR="001623B6">
        <w:rPr>
          <w:rFonts w:ascii="Aptos" w:eastAsia="Aptos" w:hAnsi="Aptos" w:cs="Aptos"/>
          <w:color w:val="000000" w:themeColor="text1"/>
        </w:rPr>
        <w:t>, with narrative transportation</w:t>
      </w:r>
      <w:r w:rsidR="001C6C51">
        <w:rPr>
          <w:rFonts w:ascii="Aptos" w:eastAsia="Aptos" w:hAnsi="Aptos" w:cs="Aptos"/>
          <w:color w:val="000000" w:themeColor="text1"/>
        </w:rPr>
        <w:t>, identification, personal relevance, and Systematic Message Processing as core measurements. However</w:t>
      </w:r>
      <w:r w:rsidR="00B4315F">
        <w:rPr>
          <w:rFonts w:ascii="Aptos" w:eastAsia="Aptos" w:hAnsi="Aptos" w:cs="Aptos"/>
          <w:color w:val="000000" w:themeColor="text1"/>
        </w:rPr>
        <w:t>,</w:t>
      </w:r>
      <w:r w:rsidR="001C6C51">
        <w:rPr>
          <w:rFonts w:ascii="Aptos" w:eastAsia="Aptos" w:hAnsi="Aptos" w:cs="Aptos"/>
          <w:color w:val="000000" w:themeColor="text1"/>
        </w:rPr>
        <w:t xml:space="preserve"> it also</w:t>
      </w:r>
      <w:r w:rsidR="000E119D">
        <w:rPr>
          <w:rFonts w:ascii="Aptos" w:eastAsia="Aptos" w:hAnsi="Aptos" w:cs="Aptos"/>
          <w:color w:val="000000" w:themeColor="text1"/>
        </w:rPr>
        <w:t xml:space="preserve"> reveals lack of empirical evidence </w:t>
      </w:r>
      <w:r>
        <w:rPr>
          <w:rFonts w:ascii="Aptos" w:eastAsia="Aptos" w:hAnsi="Aptos" w:cs="Aptos"/>
          <w:color w:val="000000" w:themeColor="text1"/>
        </w:rPr>
        <w:t>within the</w:t>
      </w:r>
      <w:r w:rsidR="000E119D">
        <w:rPr>
          <w:rFonts w:ascii="Aptos" w:eastAsia="Aptos" w:hAnsi="Aptos" w:cs="Aptos"/>
          <w:color w:val="000000" w:themeColor="text1"/>
        </w:rPr>
        <w:t xml:space="preserve"> Entertainment-Education</w:t>
      </w:r>
      <w:r>
        <w:rPr>
          <w:rFonts w:ascii="Aptos" w:eastAsia="Aptos" w:hAnsi="Aptos" w:cs="Aptos"/>
          <w:color w:val="000000" w:themeColor="text1"/>
        </w:rPr>
        <w:t xml:space="preserve"> Strategy which is part of the field of communication</w:t>
      </w:r>
      <w:r w:rsidR="000E119D">
        <w:rPr>
          <w:rFonts w:ascii="Aptos" w:eastAsia="Aptos" w:hAnsi="Aptos" w:cs="Aptos"/>
          <w:color w:val="000000" w:themeColor="text1"/>
        </w:rPr>
        <w:t xml:space="preserve">. </w:t>
      </w:r>
      <w:r w:rsidR="000E119D" w:rsidRPr="30462E6D">
        <w:rPr>
          <w:rFonts w:ascii="Aptos" w:eastAsia="Aptos" w:hAnsi="Aptos" w:cs="Aptos"/>
          <w:color w:val="000000" w:themeColor="text1"/>
        </w:rPr>
        <w:t xml:space="preserve">The </w:t>
      </w:r>
      <w:r w:rsidR="000E119D">
        <w:rPr>
          <w:rFonts w:ascii="Aptos" w:eastAsia="Aptos" w:hAnsi="Aptos" w:cs="Aptos"/>
          <w:color w:val="000000" w:themeColor="text1"/>
        </w:rPr>
        <w:t>aim</w:t>
      </w:r>
      <w:r w:rsidR="000E119D" w:rsidRPr="30462E6D">
        <w:rPr>
          <w:rFonts w:ascii="Aptos" w:eastAsia="Aptos" w:hAnsi="Aptos" w:cs="Aptos"/>
          <w:color w:val="000000" w:themeColor="text1"/>
        </w:rPr>
        <w:t xml:space="preserve"> of this research is to </w:t>
      </w:r>
      <w:r w:rsidR="000E119D" w:rsidRPr="00D03A8A">
        <w:rPr>
          <w:rFonts w:ascii="Aptos" w:eastAsia="Aptos" w:hAnsi="Aptos" w:cs="Aptos"/>
          <w:color w:val="000000" w:themeColor="text1"/>
        </w:rPr>
        <w:t xml:space="preserve">support the </w:t>
      </w:r>
      <w:r w:rsidR="000E119D" w:rsidRPr="30462E6D">
        <w:rPr>
          <w:rFonts w:ascii="Aptos" w:eastAsia="Aptos" w:hAnsi="Aptos" w:cs="Aptos"/>
          <w:color w:val="000000" w:themeColor="text1"/>
        </w:rPr>
        <w:t xml:space="preserve">development of </w:t>
      </w:r>
      <w:r w:rsidR="000E119D" w:rsidRPr="00D03A8A">
        <w:rPr>
          <w:rFonts w:ascii="Aptos" w:eastAsia="Aptos" w:hAnsi="Aptos" w:cs="Aptos"/>
          <w:color w:val="000000" w:themeColor="text1"/>
        </w:rPr>
        <w:t xml:space="preserve">educational </w:t>
      </w:r>
      <w:r w:rsidR="000E119D" w:rsidRPr="30462E6D">
        <w:rPr>
          <w:rFonts w:ascii="Aptos" w:eastAsia="Aptos" w:hAnsi="Aptos" w:cs="Aptos"/>
          <w:color w:val="000000" w:themeColor="text1"/>
        </w:rPr>
        <w:t xml:space="preserve">material </w:t>
      </w:r>
      <w:r w:rsidR="000E119D">
        <w:rPr>
          <w:rFonts w:ascii="Aptos" w:eastAsia="Aptos" w:hAnsi="Aptos" w:cs="Aptos"/>
          <w:color w:val="000000" w:themeColor="text1"/>
        </w:rPr>
        <w:t>for</w:t>
      </w:r>
      <w:r w:rsidR="000E119D" w:rsidRPr="30462E6D">
        <w:rPr>
          <w:rFonts w:ascii="Aptos" w:eastAsia="Aptos" w:hAnsi="Aptos" w:cs="Aptos"/>
          <w:color w:val="000000" w:themeColor="text1"/>
        </w:rPr>
        <w:t xml:space="preserve"> young adult</w:t>
      </w:r>
      <w:r w:rsidR="00137F6C">
        <w:rPr>
          <w:rFonts w:ascii="Aptos" w:eastAsia="Aptos" w:hAnsi="Aptos" w:cs="Aptos"/>
          <w:color w:val="000000" w:themeColor="text1"/>
        </w:rPr>
        <w:t xml:space="preserve"> through gathering empirical evidence</w:t>
      </w:r>
      <w:r w:rsidR="42014A5F" w:rsidRPr="30462E6D">
        <w:rPr>
          <w:rFonts w:ascii="Aptos" w:eastAsia="Aptos" w:hAnsi="Aptos" w:cs="Aptos"/>
          <w:color w:val="000000" w:themeColor="text1"/>
        </w:rPr>
        <w:t>.</w:t>
      </w:r>
      <w:r w:rsidR="002F6297">
        <w:rPr>
          <w:rFonts w:ascii="Aptos" w:eastAsia="Aptos" w:hAnsi="Aptos" w:cs="Aptos"/>
          <w:color w:val="000000" w:themeColor="text1"/>
        </w:rPr>
        <w:t xml:space="preserve"> </w:t>
      </w:r>
      <w:r w:rsidR="002F6297" w:rsidRPr="002F6297">
        <w:rPr>
          <w:rFonts w:ascii="Aptos" w:eastAsia="Aptos" w:hAnsi="Aptos" w:cs="Aptos"/>
          <w:color w:val="000000" w:themeColor="text1"/>
        </w:rPr>
        <w:t>This thesis adopts a quantitative methodology</w:t>
      </w:r>
      <w:r w:rsidR="25917EB0" w:rsidRPr="5E16132D">
        <w:rPr>
          <w:rFonts w:ascii="Aptos" w:eastAsia="Aptos" w:hAnsi="Aptos" w:cs="Aptos"/>
          <w:color w:val="000000" w:themeColor="text1"/>
        </w:rPr>
        <w:t xml:space="preserve">. </w:t>
      </w:r>
      <w:r w:rsidR="00804B78" w:rsidRPr="00804B78">
        <w:rPr>
          <w:rFonts w:ascii="Aptos" w:eastAsia="Aptos" w:hAnsi="Aptos" w:cs="Aptos"/>
          <w:color w:val="000000" w:themeColor="text1"/>
        </w:rPr>
        <w:t xml:space="preserve">An online </w:t>
      </w:r>
      <w:r w:rsidR="00804B78">
        <w:rPr>
          <w:rFonts w:ascii="Aptos" w:eastAsia="Aptos" w:hAnsi="Aptos" w:cs="Aptos"/>
          <w:color w:val="000000" w:themeColor="text1"/>
        </w:rPr>
        <w:t>survey</w:t>
      </w:r>
      <w:r w:rsidR="00804B78" w:rsidRPr="00804B78">
        <w:rPr>
          <w:rFonts w:ascii="Aptos" w:eastAsia="Aptos" w:hAnsi="Aptos" w:cs="Aptos"/>
          <w:color w:val="000000" w:themeColor="text1"/>
        </w:rPr>
        <w:t xml:space="preserve"> was conducted with 29 participants</w:t>
      </w:r>
      <w:r w:rsidR="0055297A" w:rsidRPr="0055297A">
        <w:rPr>
          <w:rFonts w:ascii="Aptos" w:eastAsia="Aptos" w:hAnsi="Aptos" w:cs="Aptos"/>
          <w:color w:val="000000" w:themeColor="text1"/>
        </w:rPr>
        <w:t>, divided into three groups. Each group was exposed to a different</w:t>
      </w:r>
      <w:r w:rsidR="007B363F">
        <w:rPr>
          <w:rFonts w:ascii="Aptos" w:eastAsia="Aptos" w:hAnsi="Aptos" w:cs="Aptos"/>
          <w:color w:val="000000" w:themeColor="text1"/>
        </w:rPr>
        <w:t xml:space="preserve"> health topic</w:t>
      </w:r>
      <w:r w:rsidR="0055297A" w:rsidRPr="0055297A">
        <w:rPr>
          <w:rFonts w:ascii="Aptos" w:eastAsia="Aptos" w:hAnsi="Aptos" w:cs="Aptos"/>
          <w:color w:val="000000" w:themeColor="text1"/>
        </w:rPr>
        <w:t xml:space="preserve"> stimulus</w:t>
      </w:r>
      <w:r w:rsidR="00EC19D2">
        <w:rPr>
          <w:rFonts w:ascii="Aptos" w:eastAsia="Aptos" w:hAnsi="Aptos" w:cs="Aptos"/>
          <w:color w:val="000000" w:themeColor="text1"/>
        </w:rPr>
        <w:t xml:space="preserve"> related to Chlamydia</w:t>
      </w:r>
      <w:r w:rsidR="0055297A" w:rsidRPr="0055297A">
        <w:rPr>
          <w:rFonts w:ascii="Aptos" w:eastAsia="Aptos" w:hAnsi="Aptos" w:cs="Aptos"/>
          <w:color w:val="000000" w:themeColor="text1"/>
        </w:rPr>
        <w:t xml:space="preserve">: </w:t>
      </w:r>
      <w:r w:rsidR="00A72A7F">
        <w:rPr>
          <w:rFonts w:ascii="Aptos" w:eastAsia="Aptos" w:hAnsi="Aptos" w:cs="Aptos"/>
          <w:color w:val="000000" w:themeColor="text1"/>
        </w:rPr>
        <w:t>a fact sheet</w:t>
      </w:r>
      <w:r w:rsidR="0055297A" w:rsidRPr="0055297A">
        <w:rPr>
          <w:rFonts w:ascii="Aptos" w:eastAsia="Aptos" w:hAnsi="Aptos" w:cs="Aptos"/>
          <w:color w:val="000000" w:themeColor="text1"/>
        </w:rPr>
        <w:t xml:space="preserve">, a low-integration story, or a high-integration story. </w:t>
      </w:r>
      <w:r w:rsidR="00A67F14">
        <w:rPr>
          <w:rFonts w:ascii="Aptos" w:eastAsia="Aptos" w:hAnsi="Aptos" w:cs="Aptos"/>
          <w:color w:val="000000" w:themeColor="text1"/>
        </w:rPr>
        <w:t xml:space="preserve">ANOVA and </w:t>
      </w:r>
      <w:r w:rsidR="003B2E4E">
        <w:rPr>
          <w:rFonts w:ascii="Aptos" w:eastAsia="Aptos" w:hAnsi="Aptos" w:cs="Aptos"/>
          <w:color w:val="000000" w:themeColor="text1"/>
        </w:rPr>
        <w:t>correlation</w:t>
      </w:r>
      <w:r w:rsidR="00F44B14">
        <w:rPr>
          <w:rFonts w:ascii="Aptos" w:eastAsia="Aptos" w:hAnsi="Aptos" w:cs="Aptos"/>
          <w:color w:val="000000" w:themeColor="text1"/>
        </w:rPr>
        <w:t xml:space="preserve"> tests were used </w:t>
      </w:r>
      <w:r w:rsidR="0055297A">
        <w:rPr>
          <w:rFonts w:ascii="Aptos" w:eastAsia="Aptos" w:hAnsi="Aptos" w:cs="Aptos"/>
          <w:color w:val="000000" w:themeColor="text1"/>
        </w:rPr>
        <w:t>to analyse the data</w:t>
      </w:r>
      <w:r w:rsidR="00DF7EDC">
        <w:rPr>
          <w:rFonts w:ascii="Aptos" w:eastAsia="Aptos" w:hAnsi="Aptos" w:cs="Aptos"/>
          <w:color w:val="000000" w:themeColor="text1"/>
        </w:rPr>
        <w:t xml:space="preserve"> in SPSS</w:t>
      </w:r>
      <w:r w:rsidR="009E7764">
        <w:rPr>
          <w:rFonts w:ascii="Aptos" w:eastAsia="Aptos" w:hAnsi="Aptos" w:cs="Aptos"/>
          <w:color w:val="000000" w:themeColor="text1"/>
        </w:rPr>
        <w:t>.</w:t>
      </w:r>
      <w:r w:rsidR="76DD8A4B" w:rsidRPr="1B2C376E">
        <w:rPr>
          <w:rFonts w:ascii="Aptos" w:eastAsia="Aptos" w:hAnsi="Aptos" w:cs="Aptos"/>
          <w:color w:val="000000" w:themeColor="text1"/>
        </w:rPr>
        <w:t xml:space="preserve"> </w:t>
      </w:r>
      <w:r w:rsidR="25917EB0" w:rsidRPr="30462E6D">
        <w:rPr>
          <w:rFonts w:ascii="Aptos" w:eastAsia="Aptos" w:hAnsi="Aptos" w:cs="Aptos"/>
          <w:color w:val="000000" w:themeColor="text1"/>
        </w:rPr>
        <w:t xml:space="preserve">The results </w:t>
      </w:r>
      <w:r w:rsidR="0055297A">
        <w:rPr>
          <w:rFonts w:ascii="Aptos" w:eastAsia="Aptos" w:hAnsi="Aptos" w:cs="Aptos"/>
          <w:color w:val="000000" w:themeColor="text1"/>
        </w:rPr>
        <w:t>were</w:t>
      </w:r>
      <w:r w:rsidR="25917EB0" w:rsidRPr="30462E6D">
        <w:rPr>
          <w:rFonts w:ascii="Aptos" w:eastAsia="Aptos" w:hAnsi="Aptos" w:cs="Aptos"/>
          <w:color w:val="000000" w:themeColor="text1"/>
        </w:rPr>
        <w:t xml:space="preserve"> compared </w:t>
      </w:r>
      <w:r w:rsidR="005E2B2D" w:rsidRPr="005E2B2D">
        <w:rPr>
          <w:rFonts w:ascii="Aptos" w:eastAsia="Aptos" w:hAnsi="Aptos" w:cs="Aptos"/>
          <w:color w:val="000000" w:themeColor="text1"/>
        </w:rPr>
        <w:t>with findings from relevant literature to provide additional context</w:t>
      </w:r>
      <w:r w:rsidR="005E2B2D">
        <w:rPr>
          <w:rFonts w:ascii="Aptos" w:eastAsia="Aptos" w:hAnsi="Aptos" w:cs="Aptos"/>
          <w:color w:val="000000" w:themeColor="text1"/>
        </w:rPr>
        <w:t xml:space="preserve"> </w:t>
      </w:r>
      <w:proofErr w:type="gramStart"/>
      <w:r w:rsidR="005E2B2D">
        <w:rPr>
          <w:rFonts w:ascii="Aptos" w:eastAsia="Aptos" w:hAnsi="Aptos" w:cs="Aptos"/>
          <w:color w:val="000000" w:themeColor="text1"/>
        </w:rPr>
        <w:t>in order to</w:t>
      </w:r>
      <w:proofErr w:type="gramEnd"/>
      <w:r w:rsidR="005E2B2D">
        <w:rPr>
          <w:rFonts w:ascii="Aptos" w:eastAsia="Aptos" w:hAnsi="Aptos" w:cs="Aptos"/>
          <w:color w:val="000000" w:themeColor="text1"/>
        </w:rPr>
        <w:t xml:space="preserve"> answer the research questions </w:t>
      </w:r>
      <w:r w:rsidR="00DF21FC">
        <w:rPr>
          <w:rFonts w:ascii="Aptos" w:eastAsia="Aptos" w:hAnsi="Aptos" w:cs="Aptos"/>
          <w:color w:val="000000" w:themeColor="text1"/>
        </w:rPr>
        <w:t>posed in</w:t>
      </w:r>
      <w:r w:rsidR="005E2B2D" w:rsidRPr="30462E6D">
        <w:rPr>
          <w:rFonts w:ascii="Aptos" w:eastAsia="Aptos" w:hAnsi="Aptos" w:cs="Aptos"/>
          <w:color w:val="000000" w:themeColor="text1"/>
        </w:rPr>
        <w:t xml:space="preserve"> this thesis</w:t>
      </w:r>
      <w:r w:rsidR="005E2B2D">
        <w:rPr>
          <w:rFonts w:ascii="Aptos" w:eastAsia="Aptos" w:hAnsi="Aptos" w:cs="Aptos"/>
          <w:color w:val="000000" w:themeColor="text1"/>
        </w:rPr>
        <w:t xml:space="preserve">. </w:t>
      </w:r>
      <w:r w:rsidR="25917EB0" w:rsidRPr="30462E6D">
        <w:rPr>
          <w:rFonts w:ascii="Aptos" w:eastAsia="Aptos" w:hAnsi="Aptos" w:cs="Aptos"/>
          <w:color w:val="000000" w:themeColor="text1"/>
        </w:rPr>
        <w:t xml:space="preserve">The </w:t>
      </w:r>
      <w:r w:rsidR="005E2B2D">
        <w:rPr>
          <w:rFonts w:ascii="Aptos" w:eastAsia="Aptos" w:hAnsi="Aptos" w:cs="Aptos"/>
          <w:color w:val="000000" w:themeColor="text1"/>
        </w:rPr>
        <w:t>findings</w:t>
      </w:r>
      <w:r w:rsidR="25917EB0" w:rsidRPr="30462E6D">
        <w:rPr>
          <w:rFonts w:ascii="Aptos" w:eastAsia="Aptos" w:hAnsi="Aptos" w:cs="Aptos"/>
          <w:color w:val="000000" w:themeColor="text1"/>
        </w:rPr>
        <w:t xml:space="preserve"> </w:t>
      </w:r>
      <w:r w:rsidR="005E2B2D">
        <w:rPr>
          <w:rFonts w:ascii="Aptos" w:eastAsia="Aptos" w:hAnsi="Aptos" w:cs="Aptos"/>
          <w:color w:val="000000" w:themeColor="text1"/>
        </w:rPr>
        <w:t>indicate</w:t>
      </w:r>
      <w:r w:rsidR="25917EB0" w:rsidRPr="30462E6D">
        <w:rPr>
          <w:rFonts w:ascii="Aptos" w:eastAsia="Aptos" w:hAnsi="Aptos" w:cs="Aptos"/>
          <w:color w:val="000000" w:themeColor="text1"/>
        </w:rPr>
        <w:t xml:space="preserve"> that</w:t>
      </w:r>
      <w:r w:rsidR="005E2B2D">
        <w:rPr>
          <w:rFonts w:ascii="Aptos" w:eastAsia="Aptos" w:hAnsi="Aptos" w:cs="Aptos"/>
          <w:color w:val="000000" w:themeColor="text1"/>
        </w:rPr>
        <w:t xml:space="preserve"> short stories with</w:t>
      </w:r>
      <w:r w:rsidR="25917EB0" w:rsidRPr="30462E6D">
        <w:rPr>
          <w:rFonts w:ascii="Aptos" w:eastAsia="Aptos" w:hAnsi="Aptos" w:cs="Aptos"/>
          <w:color w:val="000000" w:themeColor="text1"/>
        </w:rPr>
        <w:t xml:space="preserve"> </w:t>
      </w:r>
      <w:r w:rsidR="00383C83">
        <w:rPr>
          <w:rFonts w:ascii="Aptos" w:eastAsia="Aptos" w:hAnsi="Aptos" w:cs="Aptos"/>
          <w:color w:val="000000" w:themeColor="text1"/>
        </w:rPr>
        <w:t>high</w:t>
      </w:r>
      <w:r w:rsidR="00737458">
        <w:rPr>
          <w:rFonts w:ascii="Aptos" w:eastAsia="Aptos" w:hAnsi="Aptos" w:cs="Aptos"/>
          <w:color w:val="000000" w:themeColor="text1"/>
        </w:rPr>
        <w:t>ly</w:t>
      </w:r>
      <w:r w:rsidR="00383C83">
        <w:rPr>
          <w:rFonts w:ascii="Aptos" w:eastAsia="Aptos" w:hAnsi="Aptos" w:cs="Aptos"/>
          <w:color w:val="000000" w:themeColor="text1"/>
        </w:rPr>
        <w:t xml:space="preserve"> integrated messages increase </w:t>
      </w:r>
      <w:r w:rsidR="00FE366F">
        <w:rPr>
          <w:rFonts w:ascii="Aptos" w:eastAsia="Aptos" w:hAnsi="Aptos" w:cs="Aptos"/>
          <w:color w:val="000000" w:themeColor="text1"/>
        </w:rPr>
        <w:t>recall</w:t>
      </w:r>
      <w:r w:rsidR="00383C83">
        <w:rPr>
          <w:rFonts w:ascii="Aptos" w:eastAsia="Aptos" w:hAnsi="Aptos" w:cs="Aptos"/>
          <w:color w:val="000000" w:themeColor="text1"/>
        </w:rPr>
        <w:t xml:space="preserve"> </w:t>
      </w:r>
      <w:r w:rsidR="00FE366F">
        <w:rPr>
          <w:rFonts w:ascii="Aptos" w:eastAsia="Aptos" w:hAnsi="Aptos" w:cs="Aptos"/>
          <w:color w:val="000000" w:themeColor="text1"/>
        </w:rPr>
        <w:t>in this experiment</w:t>
      </w:r>
      <w:r w:rsidR="00BB6E1D">
        <w:rPr>
          <w:rFonts w:ascii="Aptos" w:eastAsia="Aptos" w:hAnsi="Aptos" w:cs="Aptos"/>
          <w:color w:val="000000" w:themeColor="text1"/>
        </w:rPr>
        <w:t xml:space="preserve"> </w:t>
      </w:r>
      <w:r w:rsidR="00B26B2B">
        <w:rPr>
          <w:rFonts w:ascii="Aptos" w:eastAsia="Aptos" w:hAnsi="Aptos" w:cs="Aptos"/>
          <w:color w:val="000000" w:themeColor="text1"/>
        </w:rPr>
        <w:t>(</w:t>
      </w:r>
      <w:r w:rsidR="00B26B2B">
        <w:rPr>
          <w:lang w:val="en-US"/>
        </w:rPr>
        <w:t>p = 0.005)</w:t>
      </w:r>
      <w:r w:rsidR="00FE366F">
        <w:rPr>
          <w:rFonts w:ascii="Aptos" w:eastAsia="Aptos" w:hAnsi="Aptos" w:cs="Aptos"/>
          <w:color w:val="000000" w:themeColor="text1"/>
        </w:rPr>
        <w:t xml:space="preserve">. </w:t>
      </w:r>
      <w:r w:rsidR="39AD4C81" w:rsidRPr="30462E6D">
        <w:rPr>
          <w:rFonts w:ascii="Aptos" w:eastAsia="Aptos" w:hAnsi="Aptos" w:cs="Aptos"/>
          <w:color w:val="000000" w:themeColor="text1"/>
        </w:rPr>
        <w:t xml:space="preserve"> </w:t>
      </w:r>
      <w:r w:rsidR="0051141B" w:rsidRPr="0051141B">
        <w:rPr>
          <w:rFonts w:ascii="Aptos" w:eastAsia="Aptos" w:hAnsi="Aptos" w:cs="Aptos"/>
          <w:color w:val="000000" w:themeColor="text1"/>
        </w:rPr>
        <w:t xml:space="preserve">Further </w:t>
      </w:r>
      <w:r w:rsidR="00737458">
        <w:rPr>
          <w:rFonts w:ascii="Aptos" w:eastAsia="Aptos" w:hAnsi="Aptos" w:cs="Aptos"/>
          <w:color w:val="000000" w:themeColor="text1"/>
        </w:rPr>
        <w:t xml:space="preserve">research is needed to </w:t>
      </w:r>
      <w:r w:rsidR="0051141B">
        <w:rPr>
          <w:rFonts w:ascii="Aptos" w:eastAsia="Aptos" w:hAnsi="Aptos" w:cs="Aptos"/>
          <w:color w:val="000000" w:themeColor="text1"/>
        </w:rPr>
        <w:t>confirm</w:t>
      </w:r>
      <w:r w:rsidR="00737458">
        <w:rPr>
          <w:rFonts w:ascii="Aptos" w:eastAsia="Aptos" w:hAnsi="Aptos" w:cs="Aptos"/>
          <w:color w:val="000000" w:themeColor="text1"/>
        </w:rPr>
        <w:t xml:space="preserve"> the </w:t>
      </w:r>
      <w:r w:rsidR="00AF56F2">
        <w:rPr>
          <w:rFonts w:ascii="Aptos" w:eastAsia="Aptos" w:hAnsi="Aptos" w:cs="Aptos"/>
          <w:color w:val="000000" w:themeColor="text1"/>
        </w:rPr>
        <w:t>results</w:t>
      </w:r>
      <w:r w:rsidR="00737458">
        <w:rPr>
          <w:rFonts w:ascii="Aptos" w:eastAsia="Aptos" w:hAnsi="Aptos" w:cs="Aptos"/>
          <w:color w:val="000000" w:themeColor="text1"/>
        </w:rPr>
        <w:t xml:space="preserve"> </w:t>
      </w:r>
      <w:r w:rsidR="00EF28FA">
        <w:rPr>
          <w:rFonts w:ascii="Aptos" w:eastAsia="Aptos" w:hAnsi="Aptos" w:cs="Aptos"/>
          <w:color w:val="000000" w:themeColor="text1"/>
        </w:rPr>
        <w:t>in reference to applicability</w:t>
      </w:r>
      <w:r w:rsidR="00737458">
        <w:rPr>
          <w:rFonts w:ascii="Aptos" w:eastAsia="Aptos" w:hAnsi="Aptos" w:cs="Aptos"/>
          <w:color w:val="000000" w:themeColor="text1"/>
        </w:rPr>
        <w:t>.</w:t>
      </w:r>
    </w:p>
    <w:p w14:paraId="529D94C5" w14:textId="55B6E0AB" w:rsidR="00F670F2" w:rsidRDefault="6C7DD3E5" w:rsidP="30462E6D">
      <w:pPr>
        <w:spacing w:after="160" w:line="360" w:lineRule="auto"/>
        <w:jc w:val="center"/>
        <w:rPr>
          <w:rFonts w:ascii="Aptos" w:eastAsia="Aptos" w:hAnsi="Aptos" w:cs="Aptos"/>
          <w:color w:val="000000" w:themeColor="text1"/>
        </w:rPr>
      </w:pPr>
      <w:commentRangeStart w:id="6"/>
      <w:r w:rsidRPr="30462E6D">
        <w:rPr>
          <w:rFonts w:ascii="Aptos" w:eastAsia="Aptos" w:hAnsi="Aptos" w:cs="Aptos"/>
          <w:b/>
          <w:bCs/>
          <w:color w:val="000000" w:themeColor="text1"/>
        </w:rPr>
        <w:t>Categories:</w:t>
      </w:r>
      <w:r w:rsidRPr="30462E6D">
        <w:rPr>
          <w:rFonts w:ascii="Aptos" w:eastAsia="Aptos" w:hAnsi="Aptos" w:cs="Aptos"/>
          <w:color w:val="000000" w:themeColor="text1"/>
        </w:rPr>
        <w:t xml:space="preserve"> psychology, creative writing</w:t>
      </w:r>
      <w:r w:rsidR="279C5C73" w:rsidRPr="30462E6D">
        <w:rPr>
          <w:rFonts w:ascii="Aptos" w:eastAsia="Aptos" w:hAnsi="Aptos" w:cs="Aptos"/>
          <w:color w:val="000000" w:themeColor="text1"/>
        </w:rPr>
        <w:t xml:space="preserve">, </w:t>
      </w:r>
      <w:r w:rsidR="00FC4303">
        <w:rPr>
          <w:rFonts w:ascii="Aptos" w:eastAsia="Aptos" w:hAnsi="Aptos" w:cs="Aptos"/>
          <w:color w:val="000000" w:themeColor="text1"/>
        </w:rPr>
        <w:t xml:space="preserve">narrative </w:t>
      </w:r>
      <w:r w:rsidR="279C5C73" w:rsidRPr="30462E6D">
        <w:rPr>
          <w:rFonts w:ascii="Aptos" w:eastAsia="Aptos" w:hAnsi="Aptos" w:cs="Aptos"/>
          <w:color w:val="000000" w:themeColor="text1"/>
        </w:rPr>
        <w:t>pedagogy</w:t>
      </w:r>
      <w:commentRangeEnd w:id="6"/>
      <w:r w:rsidR="003A67EA">
        <w:rPr>
          <w:rStyle w:val="CommentReference"/>
        </w:rPr>
        <w:commentReference w:id="6"/>
      </w:r>
    </w:p>
    <w:p w14:paraId="0000003D" w14:textId="404CC978" w:rsidR="00F670F2" w:rsidRDefault="6C7DD3E5" w:rsidP="00310A8C">
      <w:pPr>
        <w:spacing w:line="360" w:lineRule="auto"/>
        <w:jc w:val="center"/>
      </w:pPr>
      <w:r w:rsidRPr="30462E6D">
        <w:rPr>
          <w:rFonts w:ascii="Aptos" w:eastAsia="Aptos" w:hAnsi="Aptos" w:cs="Aptos"/>
          <w:b/>
          <w:bCs/>
          <w:color w:val="000000" w:themeColor="text1"/>
        </w:rPr>
        <w:lastRenderedPageBreak/>
        <w:t xml:space="preserve">Keywords: </w:t>
      </w:r>
      <w:r w:rsidR="00FC4303">
        <w:rPr>
          <w:rFonts w:ascii="Aptos" w:eastAsia="Aptos" w:hAnsi="Aptos" w:cs="Aptos"/>
          <w:color w:val="000000" w:themeColor="text1"/>
        </w:rPr>
        <w:t>Adult learner theory</w:t>
      </w:r>
      <w:r w:rsidRPr="30462E6D">
        <w:rPr>
          <w:rFonts w:ascii="Aptos" w:eastAsia="Aptos" w:hAnsi="Aptos" w:cs="Aptos"/>
          <w:color w:val="000000" w:themeColor="text1"/>
        </w:rPr>
        <w:t xml:space="preserve">, </w:t>
      </w:r>
      <w:r w:rsidR="00023561">
        <w:rPr>
          <w:rFonts w:ascii="Aptos" w:eastAsia="Aptos" w:hAnsi="Aptos" w:cs="Aptos"/>
          <w:color w:val="000000" w:themeColor="text1"/>
        </w:rPr>
        <w:t>Message processing</w:t>
      </w:r>
      <w:r w:rsidR="0085395D">
        <w:rPr>
          <w:rFonts w:ascii="Aptos" w:eastAsia="Aptos" w:hAnsi="Aptos" w:cs="Aptos"/>
          <w:color w:val="000000" w:themeColor="text1"/>
        </w:rPr>
        <w:t xml:space="preserve">, </w:t>
      </w:r>
      <w:r w:rsidR="0085395D" w:rsidRPr="0085395D">
        <w:rPr>
          <w:rFonts w:ascii="Aptos" w:eastAsia="Aptos" w:hAnsi="Aptos" w:cs="Aptos"/>
          <w:color w:val="000000" w:themeColor="text1"/>
        </w:rPr>
        <w:t>Communication Theory</w:t>
      </w:r>
      <w:r w:rsidR="00DB39A8">
        <w:rPr>
          <w:rFonts w:ascii="Aptos" w:eastAsia="Aptos" w:hAnsi="Aptos" w:cs="Aptos"/>
          <w:color w:val="000000" w:themeColor="text1"/>
        </w:rPr>
        <w:t>, Entertainment-Education</w:t>
      </w:r>
      <w:r w:rsidR="004F3F82">
        <w:br w:type="page"/>
      </w:r>
    </w:p>
    <w:p w14:paraId="7532C4C2" w14:textId="3AF76305" w:rsidR="00F670F2" w:rsidRDefault="43B23AD3" w:rsidP="30462E6D">
      <w:pPr>
        <w:pStyle w:val="Heading1"/>
        <w:jc w:val="center"/>
      </w:pPr>
      <w:bookmarkStart w:id="7" w:name="_zgbi6sluycj5"/>
      <w:bookmarkStart w:id="8" w:name="_Toc197521741"/>
      <w:bookmarkEnd w:id="7"/>
      <w:r>
        <w:lastRenderedPageBreak/>
        <w:t>Acknowledgements</w:t>
      </w:r>
      <w:bookmarkEnd w:id="8"/>
    </w:p>
    <w:p w14:paraId="0781AC66" w14:textId="102F8926" w:rsidR="00986F46" w:rsidRDefault="70B71407" w:rsidP="30462E6D">
      <w:pPr>
        <w:spacing w:after="160" w:line="360" w:lineRule="auto"/>
        <w:jc w:val="center"/>
        <w:rPr>
          <w:rFonts w:ascii="Aptos" w:eastAsia="Aptos" w:hAnsi="Aptos" w:cs="Aptos"/>
          <w:color w:val="000000" w:themeColor="text1"/>
        </w:rPr>
      </w:pPr>
      <w:r w:rsidRPr="30462E6D">
        <w:rPr>
          <w:rFonts w:ascii="Aptos" w:eastAsia="Aptos" w:hAnsi="Aptos" w:cs="Aptos"/>
          <w:color w:val="000000" w:themeColor="text1"/>
        </w:rPr>
        <w:t xml:space="preserve">The author of this thesis wishes to express his gratitude </w:t>
      </w:r>
      <w:r w:rsidR="00BE4D67">
        <w:rPr>
          <w:rFonts w:ascii="Aptos" w:eastAsia="Aptos" w:hAnsi="Aptos" w:cs="Aptos"/>
          <w:color w:val="000000" w:themeColor="text1"/>
        </w:rPr>
        <w:t xml:space="preserve">to </w:t>
      </w:r>
      <w:r w:rsidR="00986F46" w:rsidRPr="00986F46">
        <w:rPr>
          <w:rFonts w:ascii="Aptos" w:eastAsia="Aptos" w:hAnsi="Aptos" w:cs="Aptos"/>
          <w:color w:val="000000" w:themeColor="text1"/>
        </w:rPr>
        <w:t>those whose support and contributions were essential to its completion.</w:t>
      </w:r>
    </w:p>
    <w:p w14:paraId="2BD65910" w14:textId="383AD42F" w:rsidR="00023561" w:rsidRDefault="70B71407" w:rsidP="00B62175">
      <w:pPr>
        <w:spacing w:after="160" w:line="360" w:lineRule="auto"/>
        <w:jc w:val="center"/>
        <w:rPr>
          <w:rFonts w:ascii="Aptos" w:eastAsia="Aptos" w:hAnsi="Aptos" w:cs="Aptos"/>
          <w:color w:val="000000" w:themeColor="text1"/>
        </w:rPr>
      </w:pPr>
      <w:r w:rsidRPr="30462E6D">
        <w:rPr>
          <w:rFonts w:ascii="Aptos" w:eastAsia="Aptos" w:hAnsi="Aptos" w:cs="Aptos"/>
          <w:color w:val="000000" w:themeColor="text1"/>
        </w:rPr>
        <w:t>First, I would like to offer my sincere gratitude to my</w:t>
      </w:r>
      <w:r w:rsidR="00023561">
        <w:rPr>
          <w:rFonts w:ascii="Aptos" w:eastAsia="Aptos" w:hAnsi="Aptos" w:cs="Aptos"/>
          <w:color w:val="000000" w:themeColor="text1"/>
        </w:rPr>
        <w:t xml:space="preserve"> primary</w:t>
      </w:r>
      <w:r w:rsidRPr="30462E6D">
        <w:rPr>
          <w:rFonts w:ascii="Aptos" w:eastAsia="Aptos" w:hAnsi="Aptos" w:cs="Aptos"/>
          <w:color w:val="000000" w:themeColor="text1"/>
        </w:rPr>
        <w:t xml:space="preserve"> thesis supervisor, </w:t>
      </w:r>
      <w:r w:rsidR="04D14F48" w:rsidRPr="30462E6D">
        <w:rPr>
          <w:rFonts w:ascii="Aptos" w:eastAsia="Aptos" w:hAnsi="Aptos" w:cs="Aptos"/>
          <w:color w:val="000000" w:themeColor="text1"/>
        </w:rPr>
        <w:t>Linda Effinger</w:t>
      </w:r>
      <w:r w:rsidRPr="30462E6D">
        <w:rPr>
          <w:rFonts w:ascii="Aptos" w:eastAsia="Aptos" w:hAnsi="Aptos" w:cs="Aptos"/>
          <w:color w:val="000000" w:themeColor="text1"/>
        </w:rPr>
        <w:t xml:space="preserve">. </w:t>
      </w:r>
      <w:r w:rsidR="04A89E81" w:rsidRPr="30462E6D">
        <w:rPr>
          <w:rFonts w:ascii="Aptos" w:eastAsia="Aptos" w:hAnsi="Aptos" w:cs="Aptos"/>
          <w:color w:val="000000" w:themeColor="text1"/>
        </w:rPr>
        <w:t>Her guidance with helping me clarify my research question and helping with my planning</w:t>
      </w:r>
      <w:r w:rsidR="00C76C0C">
        <w:rPr>
          <w:rFonts w:ascii="Aptos" w:eastAsia="Aptos" w:hAnsi="Aptos" w:cs="Aptos"/>
          <w:color w:val="000000" w:themeColor="text1"/>
        </w:rPr>
        <w:t xml:space="preserve"> and grammar</w:t>
      </w:r>
      <w:r w:rsidR="04A89E81" w:rsidRPr="30462E6D">
        <w:rPr>
          <w:rFonts w:ascii="Aptos" w:eastAsia="Aptos" w:hAnsi="Aptos" w:cs="Aptos"/>
          <w:color w:val="000000" w:themeColor="text1"/>
        </w:rPr>
        <w:t xml:space="preserve">, was a </w:t>
      </w:r>
      <w:r w:rsidR="00023561" w:rsidRPr="30462E6D">
        <w:rPr>
          <w:rFonts w:ascii="Aptos" w:eastAsia="Aptos" w:hAnsi="Aptos" w:cs="Aptos"/>
          <w:color w:val="000000" w:themeColor="text1"/>
        </w:rPr>
        <w:t>major</w:t>
      </w:r>
      <w:r w:rsidR="04A89E81" w:rsidRPr="30462E6D">
        <w:rPr>
          <w:rFonts w:ascii="Aptos" w:eastAsia="Aptos" w:hAnsi="Aptos" w:cs="Aptos"/>
          <w:color w:val="000000" w:themeColor="text1"/>
        </w:rPr>
        <w:t xml:space="preserve"> factor in the success of this thesis. </w:t>
      </w:r>
    </w:p>
    <w:p w14:paraId="271075FF" w14:textId="6957F43D" w:rsidR="00FF7B0B" w:rsidRDefault="00FF7B0B" w:rsidP="00B62175">
      <w:pPr>
        <w:spacing w:after="160" w:line="360" w:lineRule="auto"/>
        <w:jc w:val="center"/>
        <w:rPr>
          <w:rFonts w:ascii="Aptos" w:eastAsia="Aptos" w:hAnsi="Aptos" w:cs="Aptos"/>
          <w:color w:val="000000" w:themeColor="text1"/>
        </w:rPr>
      </w:pPr>
      <w:r w:rsidRPr="00FF7B0B">
        <w:rPr>
          <w:rFonts w:ascii="Aptos" w:eastAsia="Aptos" w:hAnsi="Aptos" w:cs="Aptos"/>
          <w:color w:val="000000" w:themeColor="text1"/>
        </w:rPr>
        <w:t xml:space="preserve">I would also like to thank my second reader, Jonas </w:t>
      </w:r>
      <w:proofErr w:type="spellStart"/>
      <w:r w:rsidRPr="00FF7B0B">
        <w:rPr>
          <w:rFonts w:ascii="Aptos" w:eastAsia="Aptos" w:hAnsi="Aptos" w:cs="Aptos"/>
          <w:color w:val="000000" w:themeColor="text1"/>
        </w:rPr>
        <w:t>Pastoors</w:t>
      </w:r>
      <w:proofErr w:type="spellEnd"/>
      <w:r w:rsidRPr="00FF7B0B">
        <w:rPr>
          <w:rFonts w:ascii="Aptos" w:eastAsia="Aptos" w:hAnsi="Aptos" w:cs="Aptos"/>
          <w:color w:val="000000" w:themeColor="text1"/>
        </w:rPr>
        <w:t>. His mentorship encouraged me to view my own work from new</w:t>
      </w:r>
      <w:r>
        <w:rPr>
          <w:rFonts w:ascii="Aptos" w:eastAsia="Aptos" w:hAnsi="Aptos" w:cs="Aptos"/>
          <w:color w:val="000000" w:themeColor="text1"/>
        </w:rPr>
        <w:t>, more critical,</w:t>
      </w:r>
      <w:r w:rsidRPr="00FF7B0B">
        <w:rPr>
          <w:rFonts w:ascii="Aptos" w:eastAsia="Aptos" w:hAnsi="Aptos" w:cs="Aptos"/>
          <w:color w:val="000000" w:themeColor="text1"/>
        </w:rPr>
        <w:t xml:space="preserve"> perspectives.</w:t>
      </w:r>
      <w:r w:rsidRPr="00FF7B0B">
        <w:t xml:space="preserve"> </w:t>
      </w:r>
      <w:r w:rsidRPr="00FF7B0B">
        <w:rPr>
          <w:rFonts w:ascii="Aptos" w:eastAsia="Aptos" w:hAnsi="Aptos" w:cs="Aptos"/>
          <w:color w:val="000000" w:themeColor="text1"/>
        </w:rPr>
        <w:t xml:space="preserve">His </w:t>
      </w:r>
      <w:r>
        <w:rPr>
          <w:rFonts w:ascii="Aptos" w:eastAsia="Aptos" w:hAnsi="Aptos" w:cs="Aptos"/>
          <w:color w:val="000000" w:themeColor="text1"/>
        </w:rPr>
        <w:t>thoughtful</w:t>
      </w:r>
      <w:r w:rsidRPr="00FF7B0B">
        <w:rPr>
          <w:rFonts w:ascii="Aptos" w:eastAsia="Aptos" w:hAnsi="Aptos" w:cs="Aptos"/>
          <w:color w:val="000000" w:themeColor="text1"/>
        </w:rPr>
        <w:t xml:space="preserve"> feedback and </w:t>
      </w:r>
      <w:r>
        <w:rPr>
          <w:rFonts w:ascii="Aptos" w:eastAsia="Aptos" w:hAnsi="Aptos" w:cs="Aptos"/>
          <w:color w:val="000000" w:themeColor="text1"/>
        </w:rPr>
        <w:t>applicable</w:t>
      </w:r>
      <w:r w:rsidRPr="00FF7B0B">
        <w:rPr>
          <w:rFonts w:ascii="Aptos" w:eastAsia="Aptos" w:hAnsi="Aptos" w:cs="Aptos"/>
          <w:color w:val="000000" w:themeColor="text1"/>
        </w:rPr>
        <w:t xml:space="preserve"> critiques enabled me to iterate quickly and improve continuously.</w:t>
      </w:r>
      <w:r w:rsidR="00D56A8C" w:rsidRPr="00D56A8C">
        <w:t xml:space="preserve"> </w:t>
      </w:r>
      <w:r w:rsidR="00D56A8C" w:rsidRPr="00D56A8C">
        <w:rPr>
          <w:rFonts w:ascii="Aptos" w:eastAsia="Aptos" w:hAnsi="Aptos" w:cs="Aptos"/>
          <w:color w:val="000000" w:themeColor="text1"/>
        </w:rPr>
        <w:t>I appreciated the opportunity to be intellectually challenged by him, which helped me explore my topic more deeply and efficiently.</w:t>
      </w:r>
    </w:p>
    <w:p w14:paraId="56A8B007" w14:textId="6CD4B6A9" w:rsidR="00D56A8C" w:rsidRDefault="00D56A8C" w:rsidP="00B62175">
      <w:pPr>
        <w:spacing w:after="160" w:line="360" w:lineRule="auto"/>
        <w:jc w:val="center"/>
        <w:rPr>
          <w:rFonts w:ascii="Aptos" w:eastAsia="Aptos" w:hAnsi="Aptos" w:cs="Aptos"/>
          <w:color w:val="000000" w:themeColor="text1"/>
        </w:rPr>
      </w:pPr>
      <w:r w:rsidRPr="00D56A8C">
        <w:rPr>
          <w:rFonts w:ascii="Aptos" w:eastAsia="Aptos" w:hAnsi="Aptos" w:cs="Aptos"/>
          <w:color w:val="000000" w:themeColor="text1"/>
        </w:rPr>
        <w:t>My thanks also go to</w:t>
      </w:r>
      <w:r>
        <w:rPr>
          <w:rFonts w:ascii="Aptos" w:eastAsia="Aptos" w:hAnsi="Aptos" w:cs="Aptos"/>
          <w:color w:val="000000" w:themeColor="text1"/>
        </w:rPr>
        <w:t xml:space="preserve"> </w:t>
      </w:r>
      <w:r w:rsidR="002E4D37">
        <w:rPr>
          <w:rFonts w:ascii="Aptos" w:eastAsia="Aptos" w:hAnsi="Aptos" w:cs="Aptos"/>
          <w:color w:val="000000" w:themeColor="text1"/>
        </w:rPr>
        <w:t>my teacher</w:t>
      </w:r>
      <w:r w:rsidRPr="00D56A8C">
        <w:rPr>
          <w:rFonts w:ascii="Aptos" w:eastAsia="Aptos" w:hAnsi="Aptos" w:cs="Aptos"/>
          <w:color w:val="000000" w:themeColor="text1"/>
        </w:rPr>
        <w:t xml:space="preserve"> Thomas </w:t>
      </w:r>
      <w:proofErr w:type="spellStart"/>
      <w:r w:rsidRPr="00D56A8C">
        <w:rPr>
          <w:rFonts w:ascii="Aptos" w:eastAsia="Aptos" w:hAnsi="Aptos" w:cs="Aptos"/>
          <w:color w:val="000000" w:themeColor="text1"/>
        </w:rPr>
        <w:t>Buijtenweg</w:t>
      </w:r>
      <w:proofErr w:type="spellEnd"/>
      <w:r w:rsidRPr="00D56A8C">
        <w:rPr>
          <w:rFonts w:ascii="Aptos" w:eastAsia="Aptos" w:hAnsi="Aptos" w:cs="Aptos"/>
          <w:color w:val="000000" w:themeColor="text1"/>
        </w:rPr>
        <w:t>, who helped me better understand my field of study and regularly prompted me to reflect on the "why" and "what" behind my work.</w:t>
      </w:r>
    </w:p>
    <w:p w14:paraId="1B31B8A0" w14:textId="48286CD7" w:rsidR="00F670F2" w:rsidRDefault="00C02266" w:rsidP="00580E29">
      <w:pPr>
        <w:spacing w:after="160" w:line="360" w:lineRule="auto"/>
        <w:jc w:val="center"/>
        <w:rPr>
          <w:rFonts w:ascii="Aptos" w:eastAsia="Aptos" w:hAnsi="Aptos" w:cs="Aptos"/>
          <w:color w:val="000000" w:themeColor="text1"/>
        </w:rPr>
      </w:pPr>
      <w:r w:rsidRPr="00C02266">
        <w:rPr>
          <w:rFonts w:ascii="Aptos" w:eastAsia="Aptos" w:hAnsi="Aptos" w:cs="Aptos"/>
          <w:color w:val="000000" w:themeColor="text1"/>
        </w:rPr>
        <w:t>I am grateful to Breda University of Applied Sciences for providing an inspiring learning environment, rich in contacts, opportunities, and resources that supported my research and enabled the successful completion of this thesis.</w:t>
      </w:r>
    </w:p>
    <w:p w14:paraId="1349BC44" w14:textId="505A6FB8" w:rsidR="00F670F2" w:rsidRDefault="00E751B2" w:rsidP="00E751B2">
      <w:pPr>
        <w:spacing w:after="160" w:line="360" w:lineRule="auto"/>
        <w:jc w:val="center"/>
        <w:rPr>
          <w:rFonts w:ascii="Aptos" w:eastAsia="Aptos" w:hAnsi="Aptos" w:cs="Aptos"/>
          <w:color w:val="000000" w:themeColor="text1"/>
        </w:rPr>
      </w:pPr>
      <w:r w:rsidRPr="00E751B2">
        <w:rPr>
          <w:rFonts w:ascii="Aptos" w:eastAsia="Aptos" w:hAnsi="Aptos" w:cs="Aptos"/>
          <w:color w:val="000000" w:themeColor="text1"/>
        </w:rPr>
        <w:t>Special thanks to Leander Burger, Feiko van Dijk, and Sebastiaan Buwalda for their support in brainstorming, sharing resources, and offering valuable feedback that helped me enhance my work further.</w:t>
      </w:r>
    </w:p>
    <w:p w14:paraId="33C6BE12" w14:textId="49112262" w:rsidR="001D40E8" w:rsidRDefault="00B62175" w:rsidP="30462E6D">
      <w:pPr>
        <w:spacing w:after="160" w:line="360" w:lineRule="auto"/>
        <w:jc w:val="center"/>
        <w:rPr>
          <w:rFonts w:ascii="Aptos" w:eastAsia="Aptos" w:hAnsi="Aptos" w:cs="Aptos"/>
          <w:color w:val="000000" w:themeColor="text1"/>
        </w:rPr>
      </w:pPr>
      <w:r>
        <w:rPr>
          <w:rFonts w:ascii="Aptos" w:eastAsia="Aptos" w:hAnsi="Aptos" w:cs="Aptos"/>
          <w:color w:val="000000" w:themeColor="text1"/>
        </w:rPr>
        <w:t>Furthermore</w:t>
      </w:r>
      <w:r w:rsidR="487BE968" w:rsidRPr="1B2C376E">
        <w:rPr>
          <w:rFonts w:ascii="Aptos" w:eastAsia="Aptos" w:hAnsi="Aptos" w:cs="Aptos"/>
          <w:color w:val="000000" w:themeColor="text1"/>
        </w:rPr>
        <w:t>,</w:t>
      </w:r>
      <w:r>
        <w:rPr>
          <w:rFonts w:ascii="Aptos" w:eastAsia="Aptos" w:hAnsi="Aptos" w:cs="Aptos"/>
          <w:color w:val="000000" w:themeColor="text1"/>
        </w:rPr>
        <w:t xml:space="preserve"> I would like to thank Hidde Derks </w:t>
      </w:r>
      <w:r w:rsidR="00E751B2" w:rsidRPr="00E751B2">
        <w:rPr>
          <w:rFonts w:ascii="Aptos" w:eastAsia="Aptos" w:hAnsi="Aptos" w:cs="Aptos"/>
          <w:color w:val="000000" w:themeColor="text1"/>
        </w:rPr>
        <w:t>for his assistance in developing the code used for the research methodology.</w:t>
      </w:r>
    </w:p>
    <w:p w14:paraId="04EF2A08" w14:textId="77777777" w:rsidR="00A77DC1" w:rsidRDefault="00A77DC1" w:rsidP="30462E6D">
      <w:pPr>
        <w:spacing w:after="160" w:line="360" w:lineRule="auto"/>
        <w:jc w:val="center"/>
        <w:rPr>
          <w:rFonts w:ascii="Aptos" w:eastAsia="Aptos" w:hAnsi="Aptos" w:cs="Aptos"/>
          <w:color w:val="000000" w:themeColor="text1"/>
        </w:rPr>
      </w:pPr>
    </w:p>
    <w:p w14:paraId="3F262CFA" w14:textId="123CD1E4" w:rsidR="00A77DC1" w:rsidRDefault="00A77DC1" w:rsidP="00A77DC1">
      <w:pPr>
        <w:spacing w:after="160" w:line="360" w:lineRule="auto"/>
        <w:jc w:val="center"/>
        <w:rPr>
          <w:rFonts w:ascii="Aptos" w:eastAsia="Aptos" w:hAnsi="Aptos" w:cs="Aptos"/>
          <w:color w:val="000000" w:themeColor="text1"/>
        </w:rPr>
      </w:pPr>
      <w:r w:rsidRPr="00A77DC1">
        <w:rPr>
          <w:rFonts w:ascii="Aptos" w:eastAsia="Aptos" w:hAnsi="Aptos" w:cs="Aptos"/>
          <w:color w:val="000000" w:themeColor="text1"/>
        </w:rPr>
        <w:t xml:space="preserve">This researcher acknowledges the use of the following tools in the development of this thesis: </w:t>
      </w:r>
      <w:proofErr w:type="spellStart"/>
      <w:r w:rsidRPr="00A77DC1">
        <w:rPr>
          <w:rFonts w:ascii="Aptos" w:eastAsia="Aptos" w:hAnsi="Aptos" w:cs="Aptos"/>
          <w:color w:val="000000" w:themeColor="text1"/>
        </w:rPr>
        <w:t>NotebookLM</w:t>
      </w:r>
      <w:proofErr w:type="spellEnd"/>
      <w:r w:rsidRPr="00A77DC1">
        <w:rPr>
          <w:rFonts w:ascii="Aptos" w:eastAsia="Aptos" w:hAnsi="Aptos" w:cs="Aptos"/>
          <w:color w:val="000000" w:themeColor="text1"/>
        </w:rPr>
        <w:t xml:space="preserve">, ChatGPT-4, Copilot, and </w:t>
      </w:r>
      <w:proofErr w:type="spellStart"/>
      <w:r w:rsidRPr="00A77DC1">
        <w:rPr>
          <w:rFonts w:ascii="Aptos" w:eastAsia="Aptos" w:hAnsi="Aptos" w:cs="Aptos"/>
          <w:color w:val="000000" w:themeColor="text1"/>
        </w:rPr>
        <w:t>ConnectedPapers</w:t>
      </w:r>
      <w:proofErr w:type="spellEnd"/>
      <w:r w:rsidRPr="00A77DC1">
        <w:rPr>
          <w:rFonts w:ascii="Aptos" w:eastAsia="Aptos" w:hAnsi="Aptos" w:cs="Aptos"/>
          <w:color w:val="000000" w:themeColor="text1"/>
        </w:rPr>
        <w:t>.</w:t>
      </w:r>
    </w:p>
    <w:p w14:paraId="5C285474" w14:textId="4F776C20" w:rsidR="00A77DC1" w:rsidRDefault="00057ADE" w:rsidP="00A77DC1">
      <w:pPr>
        <w:spacing w:after="160" w:line="360" w:lineRule="auto"/>
        <w:jc w:val="center"/>
        <w:rPr>
          <w:rFonts w:ascii="Aptos" w:eastAsia="Aptos" w:hAnsi="Aptos" w:cs="Aptos"/>
          <w:color w:val="000000" w:themeColor="text1"/>
        </w:rPr>
      </w:pPr>
      <w:r w:rsidRPr="00057ADE">
        <w:rPr>
          <w:rFonts w:ascii="Aptos" w:eastAsia="Aptos" w:hAnsi="Aptos" w:cs="Aptos"/>
          <w:color w:val="000000" w:themeColor="text1"/>
        </w:rPr>
        <w:t xml:space="preserve">This thesis was written as part of the </w:t>
      </w:r>
      <w:proofErr w:type="gramStart"/>
      <w:r w:rsidRPr="00057ADE">
        <w:rPr>
          <w:rFonts w:ascii="Aptos" w:eastAsia="Aptos" w:hAnsi="Aptos" w:cs="Aptos"/>
          <w:color w:val="000000" w:themeColor="text1"/>
        </w:rPr>
        <w:t>Master’s</w:t>
      </w:r>
      <w:proofErr w:type="gramEnd"/>
      <w:r w:rsidRPr="00057ADE">
        <w:rPr>
          <w:rFonts w:ascii="Aptos" w:eastAsia="Aptos" w:hAnsi="Aptos" w:cs="Aptos"/>
          <w:color w:val="000000" w:themeColor="text1"/>
        </w:rPr>
        <w:t xml:space="preserve"> program at Breda University of Applied Sciences in fulfilment of the requirements for the Master of Science degree.</w:t>
      </w:r>
    </w:p>
    <w:p w14:paraId="7C0E1C1D" w14:textId="7933266D" w:rsidR="00F670F2" w:rsidRDefault="00F670F2" w:rsidP="00057ADE">
      <w:pPr>
        <w:spacing w:line="360" w:lineRule="auto"/>
        <w:ind w:left="0"/>
      </w:pPr>
    </w:p>
    <w:p w14:paraId="0000005D" w14:textId="54106D22" w:rsidR="00F670F2" w:rsidRPr="00046BEB" w:rsidRDefault="00F670F2" w:rsidP="00046BEB">
      <w:pPr>
        <w:spacing w:line="360" w:lineRule="auto"/>
        <w:ind w:left="0"/>
      </w:pPr>
    </w:p>
    <w:p w14:paraId="0000005F" w14:textId="46715DBA" w:rsidR="00F670F2" w:rsidRPr="00C85666" w:rsidRDefault="004F3F82" w:rsidP="00C85666">
      <w:pPr>
        <w:spacing w:line="360" w:lineRule="auto"/>
        <w:ind w:left="0"/>
        <w:rPr>
          <w:b/>
          <w:sz w:val="36"/>
          <w:szCs w:val="36"/>
        </w:rPr>
      </w:pPr>
      <w:r>
        <w:br w:type="page"/>
      </w:r>
    </w:p>
    <w:p w14:paraId="00000060" w14:textId="63B57A84" w:rsidR="00F670F2" w:rsidRDefault="43B23AD3" w:rsidP="30462E6D">
      <w:pPr>
        <w:pStyle w:val="Heading1"/>
      </w:pPr>
      <w:bookmarkStart w:id="9" w:name="_fhqh5fsy7spg"/>
      <w:bookmarkStart w:id="10" w:name="_Toc197521743"/>
      <w:bookmarkEnd w:id="9"/>
      <w:r>
        <w:lastRenderedPageBreak/>
        <w:t xml:space="preserve">List of </w:t>
      </w:r>
      <w:commentRangeStart w:id="11"/>
      <w:r>
        <w:t>Figures</w:t>
      </w:r>
      <w:bookmarkEnd w:id="10"/>
      <w:commentRangeEnd w:id="11"/>
      <w:r w:rsidR="005A5665">
        <w:rPr>
          <w:rStyle w:val="CommentReference"/>
          <w:b w:val="0"/>
        </w:rPr>
        <w:commentReference w:id="11"/>
      </w:r>
    </w:p>
    <w:p w14:paraId="00000061" w14:textId="77777777" w:rsidR="00F670F2" w:rsidRDefault="00F670F2" w:rsidP="00F05F71">
      <w:pPr>
        <w:spacing w:line="360" w:lineRule="auto"/>
        <w:ind w:left="0"/>
        <w:rPr>
          <w:b/>
          <w:sz w:val="36"/>
          <w:szCs w:val="36"/>
        </w:rPr>
      </w:pPr>
    </w:p>
    <w:p w14:paraId="0D860E68" w14:textId="42B947CD" w:rsidR="004F3F82" w:rsidRDefault="004F3F82" w:rsidP="5E16132D">
      <w:pPr>
        <w:numPr>
          <w:ilvl w:val="0"/>
          <w:numId w:val="16"/>
        </w:numPr>
        <w:spacing w:line="360" w:lineRule="auto"/>
      </w:pPr>
      <w:r>
        <w:t>Chapter 1</w:t>
      </w:r>
      <w:r w:rsidR="7B22BD00">
        <w:t>: Introduction</w:t>
      </w:r>
    </w:p>
    <w:p w14:paraId="27C328A7" w14:textId="11CC67D2" w:rsidR="00883943" w:rsidRDefault="00883943" w:rsidP="007930FD">
      <w:pPr>
        <w:numPr>
          <w:ilvl w:val="0"/>
          <w:numId w:val="16"/>
        </w:numPr>
        <w:spacing w:line="360" w:lineRule="auto"/>
      </w:pPr>
      <w:r>
        <w:t>Chapter 2</w:t>
      </w:r>
      <w:r w:rsidR="4CB53B09">
        <w:t>: Literature review</w:t>
      </w:r>
    </w:p>
    <w:p w14:paraId="12F641EB" w14:textId="30D4575A" w:rsidR="13EBC04A" w:rsidRDefault="13EBC04A" w:rsidP="5E16132D">
      <w:pPr>
        <w:numPr>
          <w:ilvl w:val="1"/>
          <w:numId w:val="16"/>
        </w:numPr>
        <w:spacing w:line="360" w:lineRule="auto"/>
      </w:pPr>
      <w:r>
        <w:t xml:space="preserve">Relation between transportation and recall. The red line showing SD. </w:t>
      </w:r>
      <w:r w:rsidR="00656BBD">
        <w:rPr>
          <w:highlight w:val="white"/>
          <w:lang w:val="en-US"/>
        </w:rPr>
        <w:t>–</w:t>
      </w:r>
      <w:r>
        <w:t xml:space="preserve"> 2</w:t>
      </w:r>
      <w:r w:rsidR="00724837">
        <w:t>8</w:t>
      </w:r>
    </w:p>
    <w:p w14:paraId="261D9F95" w14:textId="3CB2654C" w:rsidR="7B344001" w:rsidRDefault="7B344001" w:rsidP="5E16132D">
      <w:pPr>
        <w:numPr>
          <w:ilvl w:val="1"/>
          <w:numId w:val="16"/>
        </w:numPr>
        <w:spacing w:line="360" w:lineRule="auto"/>
      </w:pPr>
      <w:r>
        <w:t xml:space="preserve">Relation between message integration and transportation. </w:t>
      </w:r>
      <w:r w:rsidR="00724837">
        <w:t>–</w:t>
      </w:r>
      <w:r>
        <w:t xml:space="preserve"> </w:t>
      </w:r>
      <w:r w:rsidR="00724837">
        <w:t>29</w:t>
      </w:r>
    </w:p>
    <w:p w14:paraId="4847F175" w14:textId="423DD33A" w:rsidR="6AD2F251" w:rsidRDefault="6AD2F251" w:rsidP="5E16132D">
      <w:pPr>
        <w:numPr>
          <w:ilvl w:val="1"/>
          <w:numId w:val="16"/>
        </w:numPr>
        <w:spacing w:line="360" w:lineRule="auto"/>
        <w:rPr>
          <w:highlight w:val="white"/>
          <w:lang w:val="en-US"/>
        </w:rPr>
      </w:pPr>
      <w:r w:rsidRPr="5E16132D">
        <w:rPr>
          <w:highlight w:val="white"/>
          <w:lang w:val="en-US"/>
        </w:rPr>
        <w:t xml:space="preserve">Relation between recall and Experiential involvement. </w:t>
      </w:r>
      <w:r w:rsidR="00724837">
        <w:rPr>
          <w:highlight w:val="white"/>
          <w:lang w:val="en-US"/>
        </w:rPr>
        <w:t>–</w:t>
      </w:r>
      <w:r w:rsidRPr="5E16132D">
        <w:rPr>
          <w:highlight w:val="white"/>
          <w:lang w:val="en-US"/>
        </w:rPr>
        <w:t xml:space="preserve"> 3</w:t>
      </w:r>
      <w:r w:rsidR="00724837">
        <w:rPr>
          <w:highlight w:val="white"/>
          <w:lang w:val="en-US"/>
        </w:rPr>
        <w:t>0</w:t>
      </w:r>
    </w:p>
    <w:p w14:paraId="35545E2A" w14:textId="39D1856E" w:rsidR="00724837" w:rsidRDefault="006128E9" w:rsidP="5E16132D">
      <w:pPr>
        <w:numPr>
          <w:ilvl w:val="1"/>
          <w:numId w:val="16"/>
        </w:numPr>
        <w:spacing w:line="360" w:lineRule="auto"/>
        <w:rPr>
          <w:highlight w:val="white"/>
          <w:lang w:val="en-US"/>
        </w:rPr>
      </w:pPr>
      <w:r>
        <w:rPr>
          <w:highlight w:val="white"/>
          <w:lang w:val="en-US"/>
        </w:rPr>
        <w:t>M</w:t>
      </w:r>
      <w:r w:rsidR="00724837">
        <w:rPr>
          <w:highlight w:val="white"/>
          <w:lang w:val="en-US"/>
        </w:rPr>
        <w:t>essage integration and identification</w:t>
      </w:r>
      <w:r>
        <w:rPr>
          <w:highlight w:val="white"/>
          <w:lang w:val="en-US"/>
        </w:rPr>
        <w:t>.</w:t>
      </w:r>
      <w:r w:rsidR="00724837">
        <w:rPr>
          <w:highlight w:val="white"/>
          <w:lang w:val="en-US"/>
        </w:rPr>
        <w:t xml:space="preserve"> </w:t>
      </w:r>
      <w:r>
        <w:rPr>
          <w:highlight w:val="white"/>
          <w:lang w:val="en-US"/>
        </w:rPr>
        <w:t>–</w:t>
      </w:r>
      <w:r w:rsidR="00724837">
        <w:rPr>
          <w:highlight w:val="white"/>
          <w:lang w:val="en-US"/>
        </w:rPr>
        <w:t xml:space="preserve"> 31</w:t>
      </w:r>
    </w:p>
    <w:p w14:paraId="11EA0331" w14:textId="5EEE7783" w:rsidR="006128E9" w:rsidRDefault="006128E9" w:rsidP="5E16132D">
      <w:pPr>
        <w:numPr>
          <w:ilvl w:val="1"/>
          <w:numId w:val="16"/>
        </w:numPr>
        <w:spacing w:line="360" w:lineRule="auto"/>
        <w:rPr>
          <w:highlight w:val="white"/>
          <w:lang w:val="en-US"/>
        </w:rPr>
      </w:pPr>
      <w:r>
        <w:t xml:space="preserve">Expectation of relation between audience involvement and learning. </w:t>
      </w:r>
      <w:r w:rsidR="00656BBD">
        <w:rPr>
          <w:highlight w:val="white"/>
          <w:lang w:val="en-US"/>
        </w:rPr>
        <w:t>–</w:t>
      </w:r>
      <w:r>
        <w:t xml:space="preserve"> 32</w:t>
      </w:r>
    </w:p>
    <w:p w14:paraId="00000064" w14:textId="75FA17BF" w:rsidR="00F670F2" w:rsidRDefault="004F3F82" w:rsidP="007930FD">
      <w:pPr>
        <w:numPr>
          <w:ilvl w:val="0"/>
          <w:numId w:val="16"/>
        </w:numPr>
        <w:spacing w:line="360" w:lineRule="auto"/>
      </w:pPr>
      <w:r>
        <w:t xml:space="preserve">Chapter </w:t>
      </w:r>
      <w:r w:rsidR="00883943">
        <w:t>3</w:t>
      </w:r>
    </w:p>
    <w:p w14:paraId="592CE8E3" w14:textId="7ACA4FC3" w:rsidR="006128E9" w:rsidRDefault="00D96F57" w:rsidP="007930FD">
      <w:pPr>
        <w:numPr>
          <w:ilvl w:val="1"/>
          <w:numId w:val="16"/>
        </w:numPr>
        <w:spacing w:line="360" w:lineRule="auto"/>
      </w:pPr>
      <w:r>
        <w:t>P</w:t>
      </w:r>
      <w:r w:rsidR="006128E9">
        <w:t xml:space="preserve">articipant procedure. </w:t>
      </w:r>
      <w:r w:rsidR="00656BBD">
        <w:rPr>
          <w:highlight w:val="white"/>
          <w:lang w:val="en-US"/>
        </w:rPr>
        <w:t>–</w:t>
      </w:r>
      <w:r w:rsidR="006128E9">
        <w:t xml:space="preserve"> 56</w:t>
      </w:r>
    </w:p>
    <w:p w14:paraId="5B903A68" w14:textId="1669A10C" w:rsidR="00883943" w:rsidRDefault="00656BBD" w:rsidP="007930FD">
      <w:pPr>
        <w:numPr>
          <w:ilvl w:val="1"/>
          <w:numId w:val="16"/>
        </w:numPr>
        <w:spacing w:line="360" w:lineRule="auto"/>
      </w:pPr>
      <w:r>
        <w:t xml:space="preserve">Procedure process. </w:t>
      </w:r>
      <w:r>
        <w:rPr>
          <w:highlight w:val="white"/>
          <w:lang w:val="en-US"/>
        </w:rPr>
        <w:t>–</w:t>
      </w:r>
      <w:r w:rsidR="00883943">
        <w:t>5</w:t>
      </w:r>
      <w:r w:rsidR="006128E9">
        <w:t>7</w:t>
      </w:r>
    </w:p>
    <w:p w14:paraId="2AF5CB51" w14:textId="47A165D3" w:rsidR="00656BBD" w:rsidRDefault="00656BBD" w:rsidP="00656BBD">
      <w:pPr>
        <w:numPr>
          <w:ilvl w:val="0"/>
          <w:numId w:val="16"/>
        </w:numPr>
        <w:spacing w:line="360" w:lineRule="auto"/>
      </w:pPr>
      <w:r>
        <w:t xml:space="preserve">Chapter </w:t>
      </w:r>
      <w:r w:rsidR="00032129">
        <w:t>4: Data and results</w:t>
      </w:r>
    </w:p>
    <w:p w14:paraId="522D31CB" w14:textId="31286D23" w:rsidR="00032129" w:rsidRPr="00A72A7F" w:rsidRDefault="00F41719" w:rsidP="00032129">
      <w:pPr>
        <w:numPr>
          <w:ilvl w:val="1"/>
          <w:numId w:val="16"/>
        </w:numPr>
        <w:spacing w:line="360" w:lineRule="auto"/>
        <w:rPr>
          <w:color w:val="000000" w:themeColor="text1"/>
        </w:rPr>
      </w:pPr>
      <w:r w:rsidRPr="00A72A7F">
        <w:rPr>
          <w:color w:val="000000" w:themeColor="text1"/>
        </w:rPr>
        <w:t>Bar graph of participants</w:t>
      </w:r>
      <w:r w:rsidR="00032129" w:rsidRPr="00A72A7F">
        <w:rPr>
          <w:color w:val="000000" w:themeColor="text1"/>
        </w:rPr>
        <w:t xml:space="preserve">. </w:t>
      </w:r>
      <w:r w:rsidR="00F05F71" w:rsidRPr="00A72A7F">
        <w:rPr>
          <w:color w:val="000000" w:themeColor="text1"/>
        </w:rPr>
        <w:t>–</w:t>
      </w:r>
      <w:r w:rsidR="00032129" w:rsidRPr="00A72A7F">
        <w:rPr>
          <w:color w:val="000000" w:themeColor="text1"/>
        </w:rPr>
        <w:t xml:space="preserve"> 61</w:t>
      </w:r>
    </w:p>
    <w:p w14:paraId="3933F5E7" w14:textId="0A9D60F9" w:rsidR="00271751" w:rsidRPr="00271751" w:rsidRDefault="00271751" w:rsidP="00032129">
      <w:pPr>
        <w:numPr>
          <w:ilvl w:val="1"/>
          <w:numId w:val="16"/>
        </w:numPr>
        <w:spacing w:line="360" w:lineRule="auto"/>
      </w:pPr>
      <w:r>
        <w:rPr>
          <w:lang w:val="en-US"/>
        </w:rPr>
        <w:t>Table of Integration matrix. - 63</w:t>
      </w:r>
    </w:p>
    <w:p w14:paraId="5CE703A5" w14:textId="02A192D6" w:rsidR="00D96F57" w:rsidRPr="00A46D0A" w:rsidRDefault="00D96F57" w:rsidP="00032129">
      <w:pPr>
        <w:numPr>
          <w:ilvl w:val="1"/>
          <w:numId w:val="16"/>
        </w:numPr>
        <w:spacing w:line="360" w:lineRule="auto"/>
      </w:pPr>
      <w:proofErr w:type="gramStart"/>
      <w:r>
        <w:rPr>
          <w:lang w:val="en-US"/>
        </w:rPr>
        <w:t>Bar</w:t>
      </w:r>
      <w:proofErr w:type="gramEnd"/>
      <w:r>
        <w:rPr>
          <w:lang w:val="en-US"/>
        </w:rPr>
        <w:t xml:space="preserve"> graph of transportation </w:t>
      </w:r>
      <w:bookmarkStart w:id="12" w:name="_Int_w5RyODUX"/>
      <w:proofErr w:type="gramStart"/>
      <w:r>
        <w:rPr>
          <w:lang w:val="en-US"/>
        </w:rPr>
        <w:t>mean</w:t>
      </w:r>
      <w:bookmarkEnd w:id="12"/>
      <w:proofErr w:type="gramEnd"/>
      <w:r>
        <w:rPr>
          <w:lang w:val="en-US"/>
        </w:rPr>
        <w:t xml:space="preserve"> across the different stimuli. </w:t>
      </w:r>
      <w:r w:rsidR="00A46D0A">
        <w:rPr>
          <w:lang w:val="en-US"/>
        </w:rPr>
        <w:t>–</w:t>
      </w:r>
      <w:r>
        <w:rPr>
          <w:lang w:val="en-US"/>
        </w:rPr>
        <w:t xml:space="preserve"> 64</w:t>
      </w:r>
    </w:p>
    <w:p w14:paraId="0B8ADB5C" w14:textId="4D240242" w:rsidR="00A46D0A" w:rsidRPr="00A46D0A" w:rsidRDefault="00A46D0A" w:rsidP="00A46D0A">
      <w:pPr>
        <w:pStyle w:val="ListParagraph"/>
        <w:numPr>
          <w:ilvl w:val="1"/>
          <w:numId w:val="16"/>
        </w:numPr>
        <w:rPr>
          <w:lang w:val="en-US"/>
        </w:rPr>
      </w:pPr>
      <w:proofErr w:type="spellStart"/>
      <w:r w:rsidRPr="00A46D0A">
        <w:rPr>
          <w:lang w:val="en-US"/>
        </w:rPr>
        <w:t>Septagon</w:t>
      </w:r>
      <w:proofErr w:type="spellEnd"/>
      <w:r w:rsidRPr="00A46D0A">
        <w:rPr>
          <w:lang w:val="en-US"/>
        </w:rPr>
        <w:t xml:space="preserve"> of correlations, green lines demonstrate significant correlations and the number the strength.</w:t>
      </w:r>
      <w:r>
        <w:rPr>
          <w:lang w:val="en-US"/>
        </w:rPr>
        <w:t xml:space="preserve"> - 67</w:t>
      </w:r>
    </w:p>
    <w:p w14:paraId="0AF88405" w14:textId="609DAD88" w:rsidR="00A46D0A" w:rsidRDefault="00A46D0A" w:rsidP="00A46D0A">
      <w:pPr>
        <w:numPr>
          <w:ilvl w:val="0"/>
          <w:numId w:val="16"/>
        </w:numPr>
        <w:spacing w:line="360" w:lineRule="auto"/>
      </w:pPr>
      <w:r>
        <w:t>Chapter 5: Discussion of Data</w:t>
      </w:r>
    </w:p>
    <w:p w14:paraId="6EDAB742" w14:textId="1769E7E0" w:rsidR="00D34D6D" w:rsidRDefault="00A46D0A" w:rsidP="00D34D6D">
      <w:pPr>
        <w:numPr>
          <w:ilvl w:val="0"/>
          <w:numId w:val="16"/>
        </w:numPr>
        <w:spacing w:line="360" w:lineRule="auto"/>
      </w:pPr>
      <w:r>
        <w:t xml:space="preserve">Chapter </w:t>
      </w:r>
      <w:r w:rsidR="002677F0">
        <w:t>6: Conclusions</w:t>
      </w:r>
    </w:p>
    <w:p w14:paraId="6C3917FE" w14:textId="709D79FE" w:rsidR="004E4609" w:rsidRDefault="004E4609" w:rsidP="00D34D6D">
      <w:pPr>
        <w:numPr>
          <w:ilvl w:val="0"/>
          <w:numId w:val="16"/>
        </w:numPr>
        <w:spacing w:line="360" w:lineRule="auto"/>
      </w:pPr>
      <w:r>
        <w:t>Appendixes</w:t>
      </w:r>
    </w:p>
    <w:p w14:paraId="6C084DD8" w14:textId="08CED0D5" w:rsidR="004E4609" w:rsidRPr="00030B54" w:rsidRDefault="004E4609" w:rsidP="004E4609">
      <w:pPr>
        <w:pStyle w:val="ListParagraph"/>
        <w:numPr>
          <w:ilvl w:val="1"/>
          <w:numId w:val="16"/>
        </w:numPr>
      </w:pPr>
      <w:r>
        <w:t>QR code for sign up form - 91</w:t>
      </w:r>
    </w:p>
    <w:p w14:paraId="069A6459" w14:textId="3760C4C6" w:rsidR="004E4609" w:rsidRDefault="003833DE" w:rsidP="004E4609">
      <w:pPr>
        <w:numPr>
          <w:ilvl w:val="1"/>
          <w:numId w:val="16"/>
        </w:numPr>
        <w:spacing w:line="360" w:lineRule="auto"/>
      </w:pPr>
      <w:r>
        <w:t>Leaflet - 92</w:t>
      </w:r>
    </w:p>
    <w:p w14:paraId="1CCC8B15" w14:textId="77777777" w:rsidR="00D34D6D" w:rsidRDefault="00D34D6D" w:rsidP="00D34D6D">
      <w:pPr>
        <w:spacing w:line="360" w:lineRule="auto"/>
        <w:ind w:left="360"/>
      </w:pPr>
    </w:p>
    <w:p w14:paraId="00000068" w14:textId="293CBD8D" w:rsidR="00F670F2" w:rsidRDefault="004F3F82" w:rsidP="00271751">
      <w:pPr>
        <w:spacing w:line="360" w:lineRule="auto"/>
        <w:ind w:left="0"/>
      </w:pPr>
      <w:r>
        <w:br w:type="page"/>
      </w:r>
    </w:p>
    <w:p w14:paraId="00000069" w14:textId="77777777" w:rsidR="00F670F2" w:rsidRDefault="43B23AD3" w:rsidP="5E8ADF62">
      <w:pPr>
        <w:pStyle w:val="Heading1"/>
        <w:ind w:left="0"/>
        <w:rPr>
          <w:bCs/>
        </w:rPr>
      </w:pPr>
      <w:bookmarkStart w:id="13" w:name="_Toc197521744"/>
      <w:r>
        <w:lastRenderedPageBreak/>
        <w:t>List of Abbreviations</w:t>
      </w:r>
      <w:bookmarkEnd w:id="13"/>
    </w:p>
    <w:p w14:paraId="0000006A" w14:textId="77777777" w:rsidR="00F670F2" w:rsidRDefault="00F670F2">
      <w:pPr>
        <w:ind w:left="0"/>
        <w:rPr>
          <w:b/>
          <w:sz w:val="36"/>
          <w:szCs w:val="36"/>
        </w:rPr>
      </w:pPr>
    </w:p>
    <w:p w14:paraId="4CD95FB6" w14:textId="77777777" w:rsidR="00976965" w:rsidRDefault="00976965" w:rsidP="00976965">
      <w:pPr>
        <w:numPr>
          <w:ilvl w:val="0"/>
          <w:numId w:val="18"/>
        </w:numPr>
        <w:spacing w:line="360" w:lineRule="auto"/>
      </w:pPr>
      <w:r w:rsidRPr="00BD3DB9">
        <w:t xml:space="preserve">A = </w:t>
      </w:r>
      <w:r>
        <w:t>A</w:t>
      </w:r>
      <w:r w:rsidRPr="00BD3DB9">
        <w:t xml:space="preserve">rithmetic mean, average. All numbers </w:t>
      </w:r>
      <w:proofErr w:type="gramStart"/>
      <w:r w:rsidRPr="00BD3DB9">
        <w:t>counted up</w:t>
      </w:r>
      <w:proofErr w:type="gramEnd"/>
      <w:r w:rsidRPr="00BD3DB9">
        <w:t xml:space="preserve"> and divided by the </w:t>
      </w:r>
      <w:proofErr w:type="gramStart"/>
      <w:r w:rsidRPr="00BD3DB9">
        <w:t>amount</w:t>
      </w:r>
      <w:proofErr w:type="gramEnd"/>
      <w:r w:rsidRPr="00BD3DB9">
        <w:t xml:space="preserve"> of instances.</w:t>
      </w:r>
    </w:p>
    <w:p w14:paraId="69B4A4C6" w14:textId="565F98FC" w:rsidR="00976965" w:rsidRDefault="00976965" w:rsidP="00976965">
      <w:pPr>
        <w:numPr>
          <w:ilvl w:val="0"/>
          <w:numId w:val="18"/>
        </w:numPr>
        <w:spacing w:line="360" w:lineRule="auto"/>
      </w:pPr>
      <w:r>
        <w:t>CFA = Confirmatory Factor Analysis. A</w:t>
      </w:r>
      <w:r w:rsidRPr="00923D46">
        <w:t xml:space="preserve"> statistical technique used to test whether</w:t>
      </w:r>
      <w:r>
        <w:t xml:space="preserve"> </w:t>
      </w:r>
      <w:r w:rsidRPr="00D976D4">
        <w:t>the data fit a hypothesized measurement model</w:t>
      </w:r>
      <w:r>
        <w:t>.</w:t>
      </w:r>
    </w:p>
    <w:p w14:paraId="4FF65D37" w14:textId="2A06C069" w:rsidR="00976965" w:rsidRDefault="00976965" w:rsidP="00976965">
      <w:pPr>
        <w:numPr>
          <w:ilvl w:val="0"/>
          <w:numId w:val="18"/>
        </w:numPr>
        <w:spacing w:line="360" w:lineRule="auto"/>
      </w:pPr>
      <w:r>
        <w:t xml:space="preserve">CFI = </w:t>
      </w:r>
      <w:r w:rsidRPr="00A6515C">
        <w:t>Comparative Fit Index. an incremental (or comparative) fit index that assesses how well a hypothesized model fits the observed data relative to a “null” or baseline model in which all variables are assumed uncorrelated. CFI values range from 0 to 1, with higher values (commonly ≥ .95) indicating better fit.</w:t>
      </w:r>
    </w:p>
    <w:p w14:paraId="1B9A3CF7" w14:textId="269979A0" w:rsidR="00976965" w:rsidRDefault="00976965" w:rsidP="007930FD">
      <w:pPr>
        <w:numPr>
          <w:ilvl w:val="0"/>
          <w:numId w:val="18"/>
        </w:numPr>
        <w:spacing w:line="360" w:lineRule="auto"/>
      </w:pPr>
      <w:r>
        <w:t xml:space="preserve">EE = Entertainment-education. </w:t>
      </w:r>
    </w:p>
    <w:p w14:paraId="08BA66A7" w14:textId="47B8E79D" w:rsidR="00BD3DB9" w:rsidRPr="00BD3DB9" w:rsidRDefault="00BD3DB9" w:rsidP="007930FD">
      <w:pPr>
        <w:numPr>
          <w:ilvl w:val="0"/>
          <w:numId w:val="18"/>
        </w:numPr>
        <w:spacing w:line="360" w:lineRule="auto"/>
      </w:pPr>
      <w:r w:rsidRPr="00BD3DB9">
        <w:t>M = Median. The middle number</w:t>
      </w:r>
      <w:r w:rsidR="001A3BB8">
        <w:t>.</w:t>
      </w:r>
    </w:p>
    <w:p w14:paraId="7200CCDD" w14:textId="28FA1CD3" w:rsidR="00BD3DB9" w:rsidRPr="00BD3DB9" w:rsidRDefault="00BD3DB9" w:rsidP="007930FD">
      <w:pPr>
        <w:numPr>
          <w:ilvl w:val="0"/>
          <w:numId w:val="18"/>
        </w:numPr>
        <w:spacing w:line="360" w:lineRule="auto"/>
      </w:pPr>
      <w:r w:rsidRPr="00BD3DB9">
        <w:t>SD = standard deviation</w:t>
      </w:r>
      <w:r w:rsidR="001A3BB8">
        <w:t>.</w:t>
      </w:r>
    </w:p>
    <w:p w14:paraId="5EB67435" w14:textId="6100B9F7" w:rsidR="00D22571" w:rsidRDefault="00D22571" w:rsidP="007930FD">
      <w:pPr>
        <w:numPr>
          <w:ilvl w:val="0"/>
          <w:numId w:val="18"/>
        </w:numPr>
        <w:spacing w:line="360" w:lineRule="auto"/>
      </w:pPr>
      <w:r>
        <w:t>p =</w:t>
      </w:r>
      <w:r w:rsidR="00DA198B">
        <w:t xml:space="preserve"> </w:t>
      </w:r>
      <w:r w:rsidR="00B33967" w:rsidRPr="00B33967">
        <w:t>p</w:t>
      </w:r>
      <w:r w:rsidR="00B33967">
        <w:t xml:space="preserve">-value; </w:t>
      </w:r>
      <w:r w:rsidR="00105B40">
        <w:t>probability value. Helps to determine whether the results of a study are significant</w:t>
      </w:r>
      <w:r w:rsidR="00037CF1">
        <w:t xml:space="preserve"> with 0.05 as </w:t>
      </w:r>
      <w:r w:rsidR="004E6F39">
        <w:t xml:space="preserve">a threshold. </w:t>
      </w:r>
    </w:p>
    <w:p w14:paraId="24BB4862" w14:textId="68F2968E" w:rsidR="00D22571" w:rsidRDefault="00D22571" w:rsidP="007930FD">
      <w:pPr>
        <w:numPr>
          <w:ilvl w:val="0"/>
          <w:numId w:val="18"/>
        </w:numPr>
        <w:spacing w:line="360" w:lineRule="auto"/>
      </w:pPr>
      <w:r>
        <w:t>F =</w:t>
      </w:r>
      <w:r w:rsidR="00426E75">
        <w:t xml:space="preserve"> F</w:t>
      </w:r>
      <w:r w:rsidR="00672739">
        <w:t>isher</w:t>
      </w:r>
      <w:r w:rsidR="00426E75">
        <w:t>-sta</w:t>
      </w:r>
      <w:r w:rsidR="00672739">
        <w:t xml:space="preserve">tistic; </w:t>
      </w:r>
      <w:r w:rsidR="00672739" w:rsidRPr="00672739">
        <w:t>the ratio of two variances (or mean squares), comparing explained variance to unexplained variance in analyses such as ANOVA.</w:t>
      </w:r>
    </w:p>
    <w:p w14:paraId="700D76B2" w14:textId="054C2595" w:rsidR="00D22571" w:rsidRDefault="00961FB5" w:rsidP="007930FD">
      <w:pPr>
        <w:numPr>
          <w:ilvl w:val="0"/>
          <w:numId w:val="18"/>
        </w:numPr>
        <w:spacing w:line="360" w:lineRule="auto"/>
      </w:pPr>
      <w:r>
        <w:t>N = number of participants</w:t>
      </w:r>
      <w:r w:rsidR="00672739">
        <w:t>.</w:t>
      </w:r>
    </w:p>
    <w:p w14:paraId="5F101680" w14:textId="614A7F29" w:rsidR="00E06497" w:rsidRDefault="00E06497" w:rsidP="007930FD">
      <w:pPr>
        <w:numPr>
          <w:ilvl w:val="0"/>
          <w:numId w:val="18"/>
        </w:numPr>
        <w:spacing w:line="360" w:lineRule="auto"/>
      </w:pPr>
      <w:r w:rsidRPr="00E06497">
        <w:t>α</w:t>
      </w:r>
      <w:r>
        <w:t xml:space="preserve"> = </w:t>
      </w:r>
      <w:r w:rsidR="00A0741C">
        <w:t>C</w:t>
      </w:r>
      <w:r w:rsidR="00EE0121">
        <w:t>ronbach’s alpha.</w:t>
      </w:r>
      <w:r w:rsidR="00243376">
        <w:t xml:space="preserve"> A</w:t>
      </w:r>
      <w:r w:rsidR="00EE0121">
        <w:t xml:space="preserve"> reliability coefficient and a measure of the internal consistency of tests and measures. </w:t>
      </w:r>
    </w:p>
    <w:p w14:paraId="31C0B950" w14:textId="0B053489" w:rsidR="00DC4D57" w:rsidRDefault="00DC4D57" w:rsidP="007930FD">
      <w:pPr>
        <w:numPr>
          <w:ilvl w:val="0"/>
          <w:numId w:val="18"/>
        </w:numPr>
        <w:spacing w:line="360" w:lineRule="auto"/>
      </w:pPr>
      <w:r>
        <w:t>SRMR =</w:t>
      </w:r>
      <w:r w:rsidR="007E7392">
        <w:t xml:space="preserve"> </w:t>
      </w:r>
      <w:r w:rsidR="007E7392" w:rsidRPr="007E7392">
        <w:t>Standardized Root Mean Square Residual</w:t>
      </w:r>
      <w:r w:rsidR="007E7392">
        <w:t xml:space="preserve">. </w:t>
      </w:r>
      <w:r w:rsidR="009A1BB5">
        <w:t>A</w:t>
      </w:r>
      <w:r w:rsidR="009A1BB5" w:rsidRPr="009A1BB5">
        <w:t xml:space="preserve">n absolute index of model fit in structural equation </w:t>
      </w:r>
      <w:r w:rsidR="006A3E97" w:rsidRPr="009A1BB5">
        <w:t>modelling</w:t>
      </w:r>
      <w:r w:rsidR="009A1BB5" w:rsidRPr="009A1BB5">
        <w:t xml:space="preserve"> (SEM) and confirmatory factor analysis (CFA)</w:t>
      </w:r>
      <w:r w:rsidR="009A1BB5">
        <w:t xml:space="preserve"> and </w:t>
      </w:r>
      <w:r w:rsidR="009A1BB5" w:rsidRPr="009A1BB5">
        <w:t>quantifies the standardized average discrepancy between observed and model-implied correlations, ranging from 0 (perfect fit) to 1 (poor fit), with values below .08 generally indicating acceptable fit.</w:t>
      </w:r>
    </w:p>
    <w:p w14:paraId="7ACF5538" w14:textId="138F1EFC" w:rsidR="002B0587" w:rsidRDefault="002B0587" w:rsidP="007930FD">
      <w:pPr>
        <w:numPr>
          <w:ilvl w:val="0"/>
          <w:numId w:val="18"/>
        </w:numPr>
        <w:spacing w:line="360" w:lineRule="auto"/>
      </w:pPr>
      <w:r>
        <w:t xml:space="preserve">r = correlation coefficient. Measures strength of relationship between two variables from </w:t>
      </w:r>
      <w:r w:rsidR="00D33FC5">
        <w:t>-1 to +1 in which 0 is no correlation and +1 is perfect positive correlation.</w:t>
      </w:r>
    </w:p>
    <w:p w14:paraId="72C16B72" w14:textId="6DE095C3" w:rsidR="00226BE7" w:rsidRDefault="00FB0D38" w:rsidP="007930FD">
      <w:pPr>
        <w:numPr>
          <w:ilvl w:val="0"/>
          <w:numId w:val="18"/>
        </w:numPr>
        <w:spacing w:line="360" w:lineRule="auto"/>
      </w:pPr>
      <w:r>
        <w:t>a</w:t>
      </w:r>
      <w:r w:rsidR="00226BE7">
        <w:t>.k.a. =</w:t>
      </w:r>
      <w:r w:rsidR="009B12F2">
        <w:t xml:space="preserve"> </w:t>
      </w:r>
      <w:r w:rsidR="006A3E97">
        <w:t>also known as.</w:t>
      </w:r>
    </w:p>
    <w:p w14:paraId="2E951ED8" w14:textId="1AD24F04" w:rsidR="00226BE7" w:rsidRDefault="009B12F2" w:rsidP="007930FD">
      <w:pPr>
        <w:numPr>
          <w:ilvl w:val="0"/>
          <w:numId w:val="18"/>
        </w:numPr>
        <w:spacing w:line="360" w:lineRule="auto"/>
      </w:pPr>
      <w:r>
        <w:t>MD = Mean Difference</w:t>
      </w:r>
      <w:r w:rsidR="006A3E97">
        <w:t>.</w:t>
      </w:r>
    </w:p>
    <w:p w14:paraId="634FDF59" w14:textId="30251CE5" w:rsidR="009B12F2" w:rsidRDefault="009B12F2" w:rsidP="007930FD">
      <w:pPr>
        <w:numPr>
          <w:ilvl w:val="0"/>
          <w:numId w:val="18"/>
        </w:numPr>
        <w:spacing w:line="360" w:lineRule="auto"/>
      </w:pPr>
      <w:r>
        <w:t>ANOVA = analyse of variance</w:t>
      </w:r>
      <w:r w:rsidR="006A3E97">
        <w:t>.</w:t>
      </w:r>
    </w:p>
    <w:p w14:paraId="3CB08476" w14:textId="61BD2444" w:rsidR="00EC2CD5" w:rsidRPr="00BD3DB9" w:rsidRDefault="00EC2CD5" w:rsidP="007930FD">
      <w:pPr>
        <w:numPr>
          <w:ilvl w:val="0"/>
          <w:numId w:val="18"/>
        </w:numPr>
        <w:spacing w:line="360" w:lineRule="auto"/>
      </w:pPr>
      <w:r w:rsidRPr="00EC2CD5">
        <w:t>SEM</w:t>
      </w:r>
      <w:r>
        <w:t xml:space="preserve"> = </w:t>
      </w:r>
      <w:r w:rsidRPr="00EC2CD5">
        <w:t xml:space="preserve">structural equation </w:t>
      </w:r>
      <w:r w:rsidR="006A3E97" w:rsidRPr="00EC2CD5">
        <w:t>modelling</w:t>
      </w:r>
      <w:r w:rsidR="006A3E97">
        <w:t>.</w:t>
      </w:r>
    </w:p>
    <w:p w14:paraId="4447DB2E" w14:textId="20595077" w:rsidR="46C75FCD" w:rsidRPr="00BD3DB9" w:rsidRDefault="46C75FCD" w:rsidP="46C75FCD">
      <w:pPr>
        <w:spacing w:line="360" w:lineRule="auto"/>
      </w:pPr>
    </w:p>
    <w:p w14:paraId="741E3141" w14:textId="33CAB930" w:rsidR="46C75FCD" w:rsidRDefault="46C75FCD">
      <w:r>
        <w:br w:type="page"/>
      </w:r>
    </w:p>
    <w:p w14:paraId="2DC743CA" w14:textId="103D68D0" w:rsidR="35126BCE" w:rsidRDefault="35126BCE" w:rsidP="5E8ADF62">
      <w:pPr>
        <w:pStyle w:val="Heading1"/>
        <w:ind w:left="0"/>
      </w:pPr>
      <w:bookmarkStart w:id="14" w:name="_Toc197521745"/>
      <w:r>
        <w:lastRenderedPageBreak/>
        <w:t>List of Terminology</w:t>
      </w:r>
      <w:bookmarkEnd w:id="14"/>
    </w:p>
    <w:p w14:paraId="7461811F" w14:textId="06CF70FE" w:rsidR="00537943" w:rsidRPr="00537943" w:rsidRDefault="00537943" w:rsidP="5E8ADF62">
      <w:pPr>
        <w:ind w:left="0"/>
      </w:pPr>
      <w:r>
        <w:t>In alphabetical order:</w:t>
      </w:r>
    </w:p>
    <w:p w14:paraId="6A6BC0D5" w14:textId="5D247D22" w:rsidR="00105220" w:rsidRDefault="00537943">
      <w:pPr>
        <w:pStyle w:val="ListParagraph"/>
        <w:numPr>
          <w:ilvl w:val="0"/>
          <w:numId w:val="17"/>
        </w:numPr>
        <w:spacing w:line="360" w:lineRule="auto"/>
      </w:pPr>
      <w:r>
        <w:t>Audience involvement =</w:t>
      </w:r>
      <w:r w:rsidR="006332CC">
        <w:t xml:space="preserve"> </w:t>
      </w:r>
      <w:r w:rsidR="005648BC">
        <w:t xml:space="preserve">the degree to which audience members engage in reflection upon, and parasocial interaction with, certain media programs, thus resulting in overt </w:t>
      </w:r>
      <w:r w:rsidR="00565401">
        <w:t>behaviour</w:t>
      </w:r>
      <w:r w:rsidR="005648BC">
        <w:t xml:space="preserve"> change.</w:t>
      </w:r>
      <w:r w:rsidR="00565401">
        <w:t xml:space="preserve"> </w:t>
      </w:r>
      <w:sdt>
        <w:sdtPr>
          <w:rPr>
            <w:color w:val="000000"/>
          </w:rPr>
          <w:tag w:val="MENDELEY_CITATION_v3_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"/>
          <w:id w:val="-943914455"/>
          <w:placeholder>
            <w:docPart w:val="DefaultPlaceholder_-1854013440"/>
          </w:placeholder>
        </w:sdtPr>
        <w:sdtEndPr/>
        <w:sdtContent>
          <w:r w:rsidR="00CD60C3" w:rsidRPr="00CD60C3">
            <w:rPr>
              <w:color w:val="000000"/>
            </w:rPr>
            <w:t>(Sood, 2002)</w:t>
          </w:r>
        </w:sdtContent>
      </w:sdt>
    </w:p>
    <w:p w14:paraId="478CCA5F" w14:textId="39421A25" w:rsidR="00537943" w:rsidRDefault="00537943" w:rsidP="00537943">
      <w:pPr>
        <w:pStyle w:val="ListParagraph"/>
        <w:numPr>
          <w:ilvl w:val="0"/>
          <w:numId w:val="17"/>
        </w:numPr>
        <w:spacing w:line="360" w:lineRule="auto"/>
      </w:pPr>
      <w:r>
        <w:t>Case</w:t>
      </w:r>
      <w:r w:rsidR="00F43A2F">
        <w:t xml:space="preserve"> </w:t>
      </w:r>
      <w:r>
        <w:t xml:space="preserve">study = </w:t>
      </w:r>
      <w:r w:rsidRPr="007927DF">
        <w:t>a particular instance of something used or </w:t>
      </w:r>
      <w:r>
        <w:t>analysed</w:t>
      </w:r>
      <w:r w:rsidRPr="007927DF">
        <w:t> </w:t>
      </w:r>
      <w:proofErr w:type="gramStart"/>
      <w:r w:rsidRPr="007927DF">
        <w:t>in order to</w:t>
      </w:r>
      <w:proofErr w:type="gramEnd"/>
      <w:r w:rsidRPr="007927DF">
        <w:t xml:space="preserve"> illustrate a thesis or principle.</w:t>
      </w:r>
      <w:sdt>
        <w:sdtPr>
          <w:rPr>
            <w:color w:val="000000"/>
          </w:rPr>
          <w:tag w:val="MENDELEY_CITATION_v3_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"/>
          <w:id w:val="1176770313"/>
          <w:placeholder>
            <w:docPart w:val="DefaultPlaceholder_-1854013440"/>
          </w:placeholder>
        </w:sdtPr>
        <w:sdtEndPr/>
        <w:sdtContent>
          <w:r w:rsidR="00CD60C3" w:rsidRPr="00CD60C3">
            <w:rPr>
              <w:color w:val="000000"/>
            </w:rPr>
            <w:t>(The Oxford Pocket Dictionary of Current English, 2025)</w:t>
          </w:r>
        </w:sdtContent>
      </w:sdt>
    </w:p>
    <w:p w14:paraId="1B577493" w14:textId="28EA1A5E" w:rsidR="001A1E7E" w:rsidRPr="00A46C00" w:rsidRDefault="00537943" w:rsidP="00A46C00">
      <w:pPr>
        <w:pStyle w:val="ListParagraph"/>
        <w:numPr>
          <w:ilvl w:val="0"/>
          <w:numId w:val="17"/>
        </w:numPr>
        <w:spacing w:line="360" w:lineRule="auto"/>
      </w:pPr>
      <w:r w:rsidRPr="00A46C00">
        <w:t xml:space="preserve">Identification = </w:t>
      </w:r>
      <w:r w:rsidR="001A1E7E" w:rsidRPr="00A46C00">
        <w:t>an imaginative process invoked as a response to characters presented within mediated texts.</w:t>
      </w:r>
      <w:sdt>
        <w:sdtPr>
          <w:rPr>
            <w:color w:val="000000"/>
          </w:rPr>
          <w:tag w:val="MENDELEY_CITATION_v3_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"/>
          <w:id w:val="-1776242070"/>
          <w:placeholder>
            <w:docPart w:val="DefaultPlaceholder_-1854013440"/>
          </w:placeholder>
        </w:sdtPr>
        <w:sdtEndPr/>
        <w:sdtContent>
          <w:r w:rsidR="00CD60C3" w:rsidRPr="00CD60C3">
            <w:rPr>
              <w:color w:val="000000"/>
            </w:rPr>
            <w:t>(Cohen, 2001)</w:t>
          </w:r>
        </w:sdtContent>
      </w:sdt>
    </w:p>
    <w:p w14:paraId="0C45CBF7" w14:textId="523976C7" w:rsidR="00537943" w:rsidRDefault="00537943">
      <w:pPr>
        <w:pStyle w:val="ListParagraph"/>
        <w:numPr>
          <w:ilvl w:val="0"/>
          <w:numId w:val="17"/>
        </w:numPr>
        <w:spacing w:line="360" w:lineRule="auto"/>
      </w:pPr>
      <w:r>
        <w:t xml:space="preserve">K-12 = </w:t>
      </w:r>
      <w:r w:rsidR="00864DBF">
        <w:t>In this thesis</w:t>
      </w:r>
      <w:r w:rsidR="009C4786">
        <w:t xml:space="preserve"> we define this as</w:t>
      </w:r>
      <w:r w:rsidR="00864DBF">
        <w:t xml:space="preserve"> </w:t>
      </w:r>
      <w:r>
        <w:t xml:space="preserve">an expression to refer to children </w:t>
      </w:r>
      <w:r w:rsidRPr="00F7539C">
        <w:t>from kindergarten to 12th grade</w:t>
      </w:r>
      <w:r>
        <w:t xml:space="preserve"> based on the American school system. They are in this at age 3 or 4 till age of 17 or 18 years.</w:t>
      </w:r>
    </w:p>
    <w:p w14:paraId="368A0F6D" w14:textId="705C8F50" w:rsidR="006C11BC" w:rsidRDefault="006C11BC">
      <w:pPr>
        <w:pStyle w:val="ListParagraph"/>
        <w:numPr>
          <w:ilvl w:val="0"/>
          <w:numId w:val="17"/>
        </w:numPr>
        <w:spacing w:line="360" w:lineRule="auto"/>
      </w:pPr>
      <w:r>
        <w:rPr>
          <w:lang w:val="en-US"/>
        </w:rPr>
        <w:t xml:space="preserve">Learning = </w:t>
      </w:r>
      <w:r w:rsidRPr="00E21B8D">
        <w:rPr>
          <w:lang w:val="en-US"/>
        </w:rPr>
        <w:t xml:space="preserve">the activity of obtaining knowledge </w:t>
      </w:r>
      <w:sdt>
        <w:sdtPr>
          <w:rPr>
            <w:color w:val="000000"/>
            <w:lang w:val="en-US"/>
          </w:rPr>
          <w:tag w:val="MENDELEY_CITATION_v3_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"/>
          <w:id w:val="-755207498"/>
          <w:placeholder>
            <w:docPart w:val="CADAB6F403C3472EAF988D84DC439F23"/>
          </w:placeholder>
        </w:sdtPr>
        <w:sdtEndPr/>
        <w:sdtContent>
          <w:r w:rsidR="00CD60C3" w:rsidRPr="00CD60C3">
            <w:rPr>
              <w:color w:val="000000"/>
              <w:lang w:val="en-US"/>
            </w:rPr>
            <w:t>(Cambridge University Press, 2024)</w:t>
          </w:r>
        </w:sdtContent>
      </w:sdt>
      <w:r w:rsidRPr="00E21B8D">
        <w:rPr>
          <w:lang w:val="en-US"/>
        </w:rPr>
        <w:t>​​.</w:t>
      </w:r>
    </w:p>
    <w:p w14:paraId="6A2B09A1" w14:textId="6426D154" w:rsidR="00740897" w:rsidRDefault="00537943" w:rsidP="00537943">
      <w:pPr>
        <w:pStyle w:val="ListParagraph"/>
        <w:numPr>
          <w:ilvl w:val="0"/>
          <w:numId w:val="17"/>
        </w:numPr>
        <w:spacing w:line="360" w:lineRule="auto"/>
      </w:pPr>
      <w:r>
        <w:t xml:space="preserve">Narrative = </w:t>
      </w:r>
      <w:r w:rsidR="00740897">
        <w:t>A</w:t>
      </w:r>
      <w:r w:rsidRPr="00CE3246">
        <w:t xml:space="preserve"> collection of stories</w:t>
      </w:r>
      <w:r w:rsidR="00917124">
        <w:t xml:space="preserve"> </w:t>
      </w:r>
      <w:sdt>
        <w:sdtPr>
          <w:rPr>
            <w:color w:val="000000"/>
          </w:rPr>
          <w:tag w:val="MENDELEY_CITATION_v3_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"/>
          <w:id w:val="45805180"/>
          <w:placeholder>
            <w:docPart w:val="DefaultPlaceholder_-1854013440"/>
          </w:placeholder>
        </w:sdtPr>
        <w:sdtEndPr/>
        <w:sdtContent>
          <w:r w:rsidR="00CD60C3" w:rsidRPr="00CD60C3">
            <w:rPr>
              <w:color w:val="000000"/>
            </w:rPr>
            <w:t>(Halverson et al., 2011)</w:t>
          </w:r>
        </w:sdtContent>
      </w:sdt>
    </w:p>
    <w:p w14:paraId="598DC26F" w14:textId="1BE153C0" w:rsidR="00537943" w:rsidRDefault="00537943">
      <w:pPr>
        <w:pStyle w:val="ListParagraph"/>
        <w:numPr>
          <w:ilvl w:val="0"/>
          <w:numId w:val="17"/>
        </w:numPr>
        <w:spacing w:line="360" w:lineRule="auto"/>
      </w:pPr>
      <w:r>
        <w:t xml:space="preserve">Narrative </w:t>
      </w:r>
      <w:r w:rsidR="00740897">
        <w:t>d</w:t>
      </w:r>
      <w:r>
        <w:t>ominance =</w:t>
      </w:r>
      <w:r w:rsidR="00E70928">
        <w:t xml:space="preserve"> the proclivity to give cognitive priority to narrative content when processing messages</w:t>
      </w:r>
      <w:r w:rsidR="00C61EA0">
        <w:t xml:space="preserve">. </w:t>
      </w:r>
      <w:sdt>
        <w:sdtPr>
          <w:rPr>
            <w:color w:val="000000"/>
          </w:rPr>
          <w:tag w:val="MENDELEY_CITATION_v3_eyJjaXRhdGlvbklEIjoiTUVOREVMRVlfQ0lUQVRJT05fMWE0NDUzZGMtNzQwNy00YmVkLWIxYWEtOGFkMjIzN2Q1ZmJi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163901382"/>
          <w:placeholder>
            <w:docPart w:val="DefaultPlaceholder_-1854013440"/>
          </w:placeholder>
        </w:sdtPr>
        <w:sdtEndPr/>
        <w:sdtContent>
          <w:r w:rsidR="00CD60C3" w:rsidRPr="00CD60C3">
            <w:rPr>
              <w:color w:val="000000"/>
            </w:rPr>
            <w:t>(Quintero Johnson et al., 2012)</w:t>
          </w:r>
        </w:sdtContent>
      </w:sdt>
    </w:p>
    <w:p w14:paraId="2E690D18" w14:textId="3B590EA0" w:rsidR="00537943" w:rsidRDefault="00537943">
      <w:pPr>
        <w:pStyle w:val="ListParagraph"/>
        <w:numPr>
          <w:ilvl w:val="0"/>
          <w:numId w:val="17"/>
        </w:numPr>
        <w:spacing w:line="360" w:lineRule="auto"/>
        <w:rPr>
          <w:color w:val="000000" w:themeColor="text1"/>
        </w:rPr>
      </w:pPr>
      <w:r>
        <w:t xml:space="preserve">Narrative transportation = </w:t>
      </w:r>
      <w:r w:rsidR="000A293E">
        <w:t>the phenomenological experience of being cognitively and emotionally involved in the unfolding events of a story</w:t>
      </w:r>
      <w:r w:rsidR="00DD343B">
        <w:t>.</w:t>
      </w:r>
      <w:sdt>
        <w:sdtPr>
          <w:rPr>
            <w:color w:val="000000"/>
          </w:rPr>
          <w:tag w:val="MENDELEY_CITATION_v3_eyJjaXRhdGlvbklEIjoiTUVOREVMRVlfQ0lUQVRJT05fZDkyZWJiNmItN2ViMC00ZjNmLTkzZTEtMmI4MDA5MTIzYjE1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1011912871"/>
          <w:placeholder>
            <w:docPart w:val="DefaultPlaceholder_-1854013440"/>
          </w:placeholder>
        </w:sdtPr>
        <w:sdtEndPr/>
        <w:sdtContent>
          <w:r w:rsidR="00CD60C3" w:rsidRPr="00CD60C3">
            <w:rPr>
              <w:color w:val="000000"/>
            </w:rPr>
            <w:t>(Quintero Johnson et al., 2012)</w:t>
          </w:r>
        </w:sdtContent>
      </w:sdt>
    </w:p>
    <w:p w14:paraId="0F903CDD" w14:textId="7776026A" w:rsidR="00537943" w:rsidRDefault="00537943" w:rsidP="00537943">
      <w:pPr>
        <w:pStyle w:val="ListParagraph"/>
        <w:numPr>
          <w:ilvl w:val="0"/>
          <w:numId w:val="17"/>
        </w:numPr>
        <w:spacing w:line="360" w:lineRule="auto"/>
      </w:pPr>
      <w:r>
        <w:t xml:space="preserve">Pedagogy = </w:t>
      </w:r>
      <w:r w:rsidR="0098598C" w:rsidRPr="0098598C">
        <w:t>the art, science, or profession of teaching</w:t>
      </w:r>
      <w:r w:rsidR="004E1FC2">
        <w:t>.</w:t>
      </w:r>
      <w:sdt>
        <w:sdtPr>
          <w:rPr>
            <w:color w:val="000000"/>
          </w:rPr>
          <w:tag w:val="MENDELEY_CITATION_v3_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"/>
          <w:id w:val="-720282488"/>
          <w:placeholder>
            <w:docPart w:val="DefaultPlaceholder_-1854013440"/>
          </w:placeholder>
        </w:sdtPr>
        <w:sdtEndPr/>
        <w:sdtContent>
          <w:r w:rsidR="00CD60C3" w:rsidRPr="00CD60C3">
            <w:rPr>
              <w:color w:val="000000"/>
            </w:rPr>
            <w:t>(Merriam-webster, 2025)</w:t>
          </w:r>
        </w:sdtContent>
      </w:sdt>
    </w:p>
    <w:p w14:paraId="2B7B954C" w14:textId="10E7ECAA" w:rsidR="00537943" w:rsidRDefault="00537943" w:rsidP="00537943">
      <w:pPr>
        <w:pStyle w:val="ListParagraph"/>
        <w:numPr>
          <w:ilvl w:val="0"/>
          <w:numId w:val="17"/>
        </w:numPr>
        <w:spacing w:line="360" w:lineRule="auto"/>
      </w:pPr>
      <w:r>
        <w:t xml:space="preserve">Plot = </w:t>
      </w:r>
      <w:proofErr w:type="gramStart"/>
      <w:r w:rsidR="00F32036">
        <w:t>For the purpose of</w:t>
      </w:r>
      <w:proofErr w:type="gramEnd"/>
      <w:r w:rsidR="00F32036">
        <w:t xml:space="preserve"> this paper, we define it as </w:t>
      </w:r>
      <w:r w:rsidRPr="009E11E9">
        <w:rPr>
          <w:lang w:val="en-US"/>
        </w:rPr>
        <w:t>a sequence of related events in a story</w:t>
      </w:r>
      <w:r w:rsidR="00344DC3">
        <w:rPr>
          <w:lang w:val="en-US"/>
        </w:rPr>
        <w:t>.</w:t>
      </w:r>
    </w:p>
    <w:p w14:paraId="3F1B4220" w14:textId="18C2B2FE" w:rsidR="00537943" w:rsidRDefault="00537943" w:rsidP="00537943">
      <w:pPr>
        <w:pStyle w:val="ListParagraph"/>
        <w:numPr>
          <w:ilvl w:val="0"/>
          <w:numId w:val="17"/>
        </w:numPr>
        <w:spacing w:line="360" w:lineRule="auto"/>
      </w:pPr>
      <w:r>
        <w:t xml:space="preserve">Prose = </w:t>
      </w:r>
      <w:r w:rsidRPr="008A28F7">
        <w:t>written or spoken language in its ordinary form without</w:t>
      </w:r>
      <w:r>
        <w:t xml:space="preserve"> metrical</w:t>
      </w:r>
      <w:r w:rsidRPr="008A28F7">
        <w:t xml:space="preserve"> structure</w:t>
      </w:r>
      <w:r w:rsidR="00AB1987">
        <w:t xml:space="preserve">. </w:t>
      </w:r>
      <w:sdt>
        <w:sdtPr>
          <w:rPr>
            <w:color w:val="000000"/>
          </w:rPr>
          <w:tag w:val="MENDELEY_CITATION_v3_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"/>
          <w:id w:val="-427736438"/>
          <w:placeholder>
            <w:docPart w:val="DefaultPlaceholder_-1854013440"/>
          </w:placeholder>
        </w:sdtPr>
        <w:sdtEndPr/>
        <w:sdtContent>
          <w:r w:rsidR="00CD60C3" w:rsidRPr="00CD60C3">
            <w:rPr>
              <w:color w:val="000000"/>
            </w:rPr>
            <w:t>(</w:t>
          </w:r>
          <w:proofErr w:type="spellStart"/>
          <w:r w:rsidR="00CD60C3" w:rsidRPr="00CD60C3">
            <w:rPr>
              <w:color w:val="000000"/>
            </w:rPr>
            <w:t>WordReference</w:t>
          </w:r>
          <w:proofErr w:type="spellEnd"/>
          <w:r w:rsidR="00CD60C3" w:rsidRPr="00CD60C3">
            <w:rPr>
              <w:color w:val="000000"/>
            </w:rPr>
            <w:t xml:space="preserve"> Random House Unabridged Dictionary of American English, 2025)</w:t>
          </w:r>
        </w:sdtContent>
      </w:sdt>
    </w:p>
    <w:p w14:paraId="5BB5E6E0" w14:textId="2364800B" w:rsidR="00537943" w:rsidRDefault="00537943" w:rsidP="00537943">
      <w:pPr>
        <w:pStyle w:val="ListParagraph"/>
        <w:numPr>
          <w:ilvl w:val="0"/>
          <w:numId w:val="17"/>
        </w:numPr>
        <w:spacing w:line="360" w:lineRule="auto"/>
      </w:pPr>
      <w:r>
        <w:t xml:space="preserve">Recall = </w:t>
      </w:r>
      <w:r w:rsidR="005E1833">
        <w:t xml:space="preserve">In this thesis this is defined as </w:t>
      </w:r>
      <w:r w:rsidRPr="00B00665">
        <w:t xml:space="preserve">the ability of an audience member to remember information </w:t>
      </w:r>
      <w:r>
        <w:t xml:space="preserve">shortly after it is </w:t>
      </w:r>
      <w:r w:rsidRPr="00B00665">
        <w:t>presented to them</w:t>
      </w:r>
      <w:r>
        <w:t>.</w:t>
      </w:r>
    </w:p>
    <w:p w14:paraId="6C66FE9B" w14:textId="740C3958" w:rsidR="00537943" w:rsidRDefault="00537943" w:rsidP="00537943">
      <w:pPr>
        <w:pStyle w:val="ListParagraph"/>
        <w:numPr>
          <w:ilvl w:val="0"/>
          <w:numId w:val="17"/>
        </w:numPr>
        <w:spacing w:line="360" w:lineRule="auto"/>
      </w:pPr>
      <w:r>
        <w:t xml:space="preserve">Retention = </w:t>
      </w:r>
      <w:r w:rsidR="000274AB">
        <w:t xml:space="preserve">In this thesis this is defined as </w:t>
      </w:r>
      <w:r w:rsidRPr="00B00665">
        <w:t>the ability of an audience member to remember information presented to them</w:t>
      </w:r>
      <w:r>
        <w:t xml:space="preserve"> after </w:t>
      </w:r>
      <w:proofErr w:type="gramStart"/>
      <w:r>
        <w:t>a period of time</w:t>
      </w:r>
      <w:proofErr w:type="gramEnd"/>
      <w:r>
        <w:t>.</w:t>
      </w:r>
    </w:p>
    <w:p w14:paraId="6617B398" w14:textId="6FBCAEB3" w:rsidR="30F79BC9" w:rsidRDefault="30F79BC9" w:rsidP="007930FD">
      <w:pPr>
        <w:pStyle w:val="ListParagraph"/>
        <w:numPr>
          <w:ilvl w:val="0"/>
          <w:numId w:val="17"/>
        </w:numPr>
        <w:spacing w:line="360" w:lineRule="auto"/>
      </w:pPr>
      <w:r>
        <w:t>Story</w:t>
      </w:r>
      <w:r w:rsidR="14EE60F6">
        <w:t xml:space="preserve"> =</w:t>
      </w:r>
      <w:r w:rsidR="00CE3246">
        <w:t xml:space="preserve"> </w:t>
      </w:r>
      <w:r w:rsidR="000274AB">
        <w:t xml:space="preserve">In this thesis this is defined as </w:t>
      </w:r>
      <w:r w:rsidR="00CE3246" w:rsidRPr="00CE3246">
        <w:t>an account of one or more events</w:t>
      </w:r>
      <w:r w:rsidR="00917124">
        <w:t>.</w:t>
      </w:r>
    </w:p>
    <w:p w14:paraId="03854473" w14:textId="5079BE45" w:rsidR="35126BCE" w:rsidRDefault="35126BCE" w:rsidP="007930FD">
      <w:pPr>
        <w:pStyle w:val="ListParagraph"/>
        <w:numPr>
          <w:ilvl w:val="0"/>
          <w:numId w:val="17"/>
        </w:numPr>
        <w:spacing w:line="360" w:lineRule="auto"/>
      </w:pPr>
      <w:r>
        <w:t xml:space="preserve">Short story = </w:t>
      </w:r>
      <w:r w:rsidR="000274AB">
        <w:t xml:space="preserve">In this thesis this is defined as </w:t>
      </w:r>
      <w:r w:rsidR="00CE3246" w:rsidRPr="00CE3246">
        <w:t>a story between 1000 and 5000 words</w:t>
      </w:r>
      <w:r w:rsidR="00917124">
        <w:t>.</w:t>
      </w:r>
    </w:p>
    <w:p w14:paraId="64E3FEB6" w14:textId="47C8EA91" w:rsidR="00E4427C" w:rsidRDefault="009E77A6" w:rsidP="00DA7F96">
      <w:pPr>
        <w:pStyle w:val="ListParagraph"/>
        <w:numPr>
          <w:ilvl w:val="0"/>
          <w:numId w:val="17"/>
        </w:numPr>
        <w:spacing w:line="360" w:lineRule="auto"/>
      </w:pPr>
      <w:r>
        <w:t xml:space="preserve">Storytelling = </w:t>
      </w:r>
      <w:r w:rsidR="000274AB">
        <w:t xml:space="preserve">In this thesis this is defined as </w:t>
      </w:r>
      <w:r w:rsidR="00CE3246" w:rsidRPr="00CE3246">
        <w:t>the verbal telling of a story</w:t>
      </w:r>
      <w:r w:rsidR="00C84EF8">
        <w:t xml:space="preserve"> contradictory to the general accepted definition of </w:t>
      </w:r>
      <w:r w:rsidR="00DA7F96">
        <w:t>the writing and telling of stories, not including visuals</w:t>
      </w:r>
      <w:r w:rsidR="00C84EF8">
        <w:t xml:space="preserve"> </w:t>
      </w:r>
      <w:sdt>
        <w:sdtPr>
          <w:rPr>
            <w:color w:val="000000"/>
            <w:lang w:val="en-US"/>
          </w:rPr>
          <w:tag w:val="MENDELEY_CITATION_v3_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"/>
          <w:id w:val="1941949138"/>
          <w:placeholder>
            <w:docPart w:val="E40BFD9E3CBA418395BC776566EE836F"/>
          </w:placeholder>
        </w:sdtPr>
        <w:sdtEndPr/>
        <w:sdtContent>
          <w:r w:rsidR="00CD60C3" w:rsidRPr="00CD60C3">
            <w:rPr>
              <w:color w:val="000000"/>
              <w:lang w:val="en-US"/>
            </w:rPr>
            <w:t>(Oxford Learner’s Dictionaries, 2024)</w:t>
          </w:r>
        </w:sdtContent>
      </w:sdt>
      <w:r w:rsidR="00E4427C" w:rsidRPr="00DA7F96">
        <w:rPr>
          <w:lang w:val="en-US"/>
        </w:rPr>
        <w:t>​​</w:t>
      </w:r>
      <w:r w:rsidR="00DA7F96">
        <w:rPr>
          <w:lang w:val="en-US"/>
        </w:rPr>
        <w:t xml:space="preserve"> </w:t>
      </w:r>
      <w:proofErr w:type="gramStart"/>
      <w:r w:rsidR="00DA7F96">
        <w:rPr>
          <w:lang w:val="en-US"/>
        </w:rPr>
        <w:t>in order to</w:t>
      </w:r>
      <w:proofErr w:type="gramEnd"/>
      <w:r w:rsidR="00DA7F96">
        <w:rPr>
          <w:lang w:val="en-US"/>
        </w:rPr>
        <w:t xml:space="preserve"> be more specific.</w:t>
      </w:r>
    </w:p>
    <w:p w14:paraId="7D31E8C7" w14:textId="403817D1" w:rsidR="00A9501E" w:rsidRDefault="008C7B5A" w:rsidP="00A9501E">
      <w:pPr>
        <w:pStyle w:val="ListParagraph"/>
        <w:numPr>
          <w:ilvl w:val="0"/>
          <w:numId w:val="17"/>
        </w:numPr>
        <w:spacing w:line="360" w:lineRule="auto"/>
      </w:pPr>
      <w:r w:rsidRPr="002F3BC8">
        <w:t>Systematic Message Processing</w:t>
      </w:r>
      <w:r w:rsidR="00A67730" w:rsidRPr="002F3BC8">
        <w:t xml:space="preserve"> =</w:t>
      </w:r>
      <w:r w:rsidR="002F3BC8" w:rsidRPr="002F3BC8">
        <w:t xml:space="preserve"> </w:t>
      </w:r>
      <w:r w:rsidR="001E6E07">
        <w:t>A</w:t>
      </w:r>
      <w:r w:rsidR="002F3BC8" w:rsidRPr="002F3BC8">
        <w:t>n effortful mode of processing characterized by careful attention to and scrutiny of the claims made in a persuasive text</w:t>
      </w:r>
      <w:r w:rsidR="001E6E07">
        <w:t xml:space="preserve">. </w:t>
      </w:r>
      <w:sdt>
        <w:sdtPr>
          <w:rPr>
            <w:color w:val="000000"/>
          </w:rPr>
          <w:tag w:val="MENDELEY_CITATION_v3_eyJjaXRhdGlvbklEIjoiTUVOREVMRVlfQ0lUQVRJT05fMjUyOTY1ZTQtMmQ2MS00YjYzLWE1M2EtMmM4MjllNzk0MDll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1874537116"/>
          <w:placeholder>
            <w:docPart w:val="DefaultPlaceholder_-1854013440"/>
          </w:placeholder>
        </w:sdtPr>
        <w:sdtEndPr/>
        <w:sdtContent>
          <w:r w:rsidR="00CD60C3" w:rsidRPr="00CD60C3">
            <w:rPr>
              <w:color w:val="000000"/>
            </w:rPr>
            <w:t>(Quintero Johnson et al., 2012)</w:t>
          </w:r>
        </w:sdtContent>
      </w:sdt>
    </w:p>
    <w:p w14:paraId="3B95EA82" w14:textId="4F013A99" w:rsidR="00CE3246" w:rsidRDefault="00537943" w:rsidP="00A9501E">
      <w:pPr>
        <w:pStyle w:val="ListParagraph"/>
        <w:numPr>
          <w:ilvl w:val="0"/>
          <w:numId w:val="17"/>
        </w:numPr>
        <w:spacing w:line="360" w:lineRule="auto"/>
      </w:pPr>
      <w:r>
        <w:t xml:space="preserve">Young adults = </w:t>
      </w:r>
      <w:r w:rsidR="00A9501E">
        <w:t xml:space="preserve">In this thesis this is defined as </w:t>
      </w:r>
      <w:r>
        <w:t>humans between the age of 18 and 25</w:t>
      </w:r>
      <w:r w:rsidR="00917124">
        <w:t>.</w:t>
      </w:r>
    </w:p>
    <w:p w14:paraId="0000006F" w14:textId="7DF3C384" w:rsidR="00F670F2" w:rsidRDefault="004F3F82" w:rsidP="00565401">
      <w:pPr>
        <w:ind w:left="0"/>
      </w:pPr>
      <w:r>
        <w:br w:type="page"/>
      </w:r>
    </w:p>
    <w:p w14:paraId="68C98655" w14:textId="0715E6FB" w:rsidR="001002BD" w:rsidRDefault="001002BD" w:rsidP="001002BD">
      <w:pPr>
        <w:pStyle w:val="Heading1"/>
      </w:pPr>
      <w:bookmarkStart w:id="15" w:name="_Toc197521746"/>
      <w:commentRangeStart w:id="16"/>
      <w:commentRangeStart w:id="17"/>
      <w:commentRangeStart w:id="18"/>
      <w:commentRangeStart w:id="19"/>
      <w:r>
        <w:lastRenderedPageBreak/>
        <w:t xml:space="preserve">Chapter </w:t>
      </w:r>
      <w:commentRangeEnd w:id="16"/>
      <w:r w:rsidR="00B77B7F">
        <w:rPr>
          <w:rStyle w:val="CommentReference"/>
          <w:b w:val="0"/>
        </w:rPr>
        <w:commentReference w:id="16"/>
      </w:r>
      <w:commentRangeEnd w:id="17"/>
      <w:r w:rsidR="00B77B7F">
        <w:rPr>
          <w:rStyle w:val="CommentReference"/>
          <w:b w:val="0"/>
        </w:rPr>
        <w:commentReference w:id="17"/>
      </w:r>
      <w:commentRangeEnd w:id="18"/>
      <w:r w:rsidR="00C579E2">
        <w:rPr>
          <w:rStyle w:val="CommentReference"/>
          <w:b w:val="0"/>
        </w:rPr>
        <w:commentReference w:id="18"/>
      </w:r>
      <w:r>
        <w:t>1: Introduction</w:t>
      </w:r>
      <w:bookmarkEnd w:id="15"/>
      <w:commentRangeEnd w:id="19"/>
      <w:r w:rsidR="00B03B3A">
        <w:rPr>
          <w:rStyle w:val="CommentReference"/>
          <w:b w:val="0"/>
        </w:rPr>
        <w:commentReference w:id="19"/>
      </w:r>
    </w:p>
    <w:p w14:paraId="23EDCE80" w14:textId="3D4177D8" w:rsidR="00802DAF" w:rsidRPr="00645FB6" w:rsidRDefault="00802DAF" w:rsidP="6F97707D">
      <w:pPr>
        <w:shd w:val="clear" w:color="auto" w:fill="FFFFFF" w:themeFill="background1"/>
        <w:jc w:val="both"/>
        <w:rPr>
          <w:rFonts w:asciiTheme="minorHAnsi" w:eastAsiaTheme="minorEastAsia" w:hAnsiTheme="minorHAnsi" w:cstheme="minorBidi"/>
          <w:highlight w:val="white"/>
        </w:rPr>
      </w:pPr>
      <w:commentRangeStart w:id="20"/>
      <w:r w:rsidRPr="00645FB6">
        <w:rPr>
          <w:rFonts w:asciiTheme="minorHAnsi" w:eastAsiaTheme="minorEastAsia" w:hAnsiTheme="minorHAnsi" w:cstheme="minorBidi"/>
          <w:highlight w:val="white"/>
          <w:lang w:val="en-US"/>
        </w:rPr>
        <w:t xml:space="preserve">Short stories </w:t>
      </w:r>
      <w:r w:rsidR="6F8BF9C5" w:rsidRPr="00645FB6">
        <w:rPr>
          <w:rFonts w:asciiTheme="minorHAnsi" w:eastAsiaTheme="minorEastAsia" w:hAnsiTheme="minorHAnsi" w:cstheme="minorBidi"/>
          <w:highlight w:val="white"/>
          <w:lang w:val="en-US"/>
        </w:rPr>
        <w:t xml:space="preserve">can be an effective teaching method </w:t>
      </w:r>
      <w:commentRangeStart w:id="21"/>
      <w:r w:rsidR="6F8BF9C5" w:rsidRPr="00645FB6">
        <w:rPr>
          <w:rFonts w:asciiTheme="minorHAnsi" w:eastAsiaTheme="minorEastAsia" w:hAnsiTheme="minorHAnsi" w:cstheme="minorBidi"/>
          <w:highlight w:val="white"/>
          <w:lang w:val="en-US"/>
        </w:rPr>
        <w:t>as they</w:t>
      </w:r>
      <w:r w:rsidRPr="0A5FA549">
        <w:rPr>
          <w:rFonts w:asciiTheme="minorHAnsi" w:eastAsiaTheme="minorEastAsia" w:hAnsiTheme="minorHAnsi" w:cstheme="minorBidi"/>
          <w:highlight w:val="white"/>
          <w:lang w:val="en-US"/>
        </w:rPr>
        <w:t xml:space="preserve"> give context</w:t>
      </w:r>
      <w:commentRangeEnd w:id="21"/>
      <w:r>
        <w:rPr>
          <w:rStyle w:val="CommentReference"/>
        </w:rPr>
        <w:commentReference w:id="21"/>
      </w:r>
      <w:r w:rsidRPr="0A5FA549">
        <w:rPr>
          <w:rFonts w:asciiTheme="minorHAnsi" w:eastAsiaTheme="minorEastAsia" w:hAnsiTheme="minorHAnsi" w:cstheme="minorBidi"/>
          <w:highlight w:val="white"/>
          <w:lang w:val="en-US"/>
        </w:rPr>
        <w:t xml:space="preserve">, allowing the information to be remembered for longer </w:t>
      </w:r>
      <w:sdt>
        <w:sdtPr>
          <w:rPr>
            <w:rFonts w:asciiTheme="minorHAnsi" w:eastAsiaTheme="minorEastAsia" w:hAnsiTheme="minorHAnsi" w:cstheme="minorBidi"/>
            <w:color w:val="000000"/>
            <w:highlight w:val="white"/>
            <w:lang w:val="en-US"/>
          </w:rPr>
          <w:tag w:val="MENDELEY_CITATION_v3_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"/>
          <w:id w:val="2085105879"/>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(McNett, 2016)</w:t>
          </w:r>
        </w:sdtContent>
      </w:sdt>
      <w:r w:rsidRPr="0A5FA549">
        <w:rPr>
          <w:rFonts w:asciiTheme="minorHAnsi" w:eastAsiaTheme="minorEastAsia" w:hAnsiTheme="minorHAnsi" w:cstheme="minorBidi"/>
          <w:highlight w:val="white"/>
          <w:lang w:val="en-US"/>
        </w:rPr>
        <w:t>. The effectiveness of the recall of the information within a story can be influenced by several factors, including but not limited to: Pe</w:t>
      </w:r>
      <w:commentRangeStart w:id="22"/>
      <w:r w:rsidRPr="0A5FA549">
        <w:rPr>
          <w:rFonts w:asciiTheme="minorHAnsi" w:eastAsiaTheme="minorEastAsia" w:hAnsiTheme="minorHAnsi" w:cstheme="minorBidi"/>
          <w:highlight w:val="white"/>
          <w:lang w:val="en-US"/>
        </w:rPr>
        <w:t xml:space="preserve">rsonal relevance, Systematic Information Processing, Identification, Audience Involvement, Narrative Transportation, Audience Evaluation, and Integration of the message in the story </w:t>
      </w:r>
      <w:sdt>
        <w:sdtPr>
          <w:rPr>
            <w:rFonts w:asciiTheme="minorHAnsi" w:eastAsiaTheme="minorEastAsia" w:hAnsiTheme="minorHAnsi" w:cstheme="minorBidi"/>
            <w:color w:val="000000"/>
            <w:highlight w:val="white"/>
            <w:lang w:val="en-US"/>
          </w:rPr>
          <w:tag w:val="MENDELEY_CITATION_v3_eyJjaXRhdGlvbklEIjoiTUVOREVMRVlfQ0lUQVRJT05fMWZiYTZkMTItMzA0OS00ZmZkLTg5MzMtNjc3ZDAxNjFiYmU2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
          <w:id w:val="-739180657"/>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(Quintero Johnson et al., 2012)</w:t>
          </w:r>
        </w:sdtContent>
      </w:sdt>
      <w:r w:rsidRPr="0A5FA549">
        <w:rPr>
          <w:rFonts w:asciiTheme="minorHAnsi" w:eastAsiaTheme="minorEastAsia" w:hAnsiTheme="minorHAnsi" w:cstheme="minorBidi"/>
          <w:highlight w:val="white"/>
          <w:lang w:val="en-US"/>
        </w:rPr>
        <w:t>.</w:t>
      </w:r>
      <w:commentRangeEnd w:id="22"/>
      <w:r>
        <w:rPr>
          <w:rStyle w:val="CommentReference"/>
        </w:rPr>
        <w:commentReference w:id="22"/>
      </w:r>
      <w:r w:rsidRPr="0A5FA549">
        <w:rPr>
          <w:rFonts w:asciiTheme="minorHAnsi" w:eastAsiaTheme="minorEastAsia" w:hAnsiTheme="minorHAnsi" w:cstheme="minorBidi"/>
          <w:highlight w:val="white"/>
          <w:lang w:val="en-US"/>
        </w:rPr>
        <w:t xml:space="preserve"> The</w:t>
      </w:r>
      <w:r w:rsidR="18123455" w:rsidRPr="0A5FA549">
        <w:rPr>
          <w:rFonts w:asciiTheme="minorHAnsi" w:eastAsiaTheme="minorEastAsia" w:hAnsiTheme="minorHAnsi" w:cstheme="minorBidi"/>
          <w:highlight w:val="white"/>
          <w:lang w:val="en-US"/>
        </w:rPr>
        <w:t xml:space="preserve"> study of the</w:t>
      </w:r>
      <w:r w:rsidRPr="0A5FA549">
        <w:rPr>
          <w:rFonts w:asciiTheme="minorHAnsi" w:eastAsiaTheme="minorEastAsia" w:hAnsiTheme="minorHAnsi" w:cstheme="minorBidi"/>
          <w:highlight w:val="white"/>
          <w:lang w:val="en-US"/>
        </w:rPr>
        <w:t>se factors fall</w:t>
      </w:r>
      <w:r w:rsidR="5F1502D8" w:rsidRPr="0A5FA549">
        <w:rPr>
          <w:rFonts w:asciiTheme="minorHAnsi" w:eastAsiaTheme="minorEastAsia" w:hAnsiTheme="minorHAnsi" w:cstheme="minorBidi"/>
          <w:highlight w:val="white"/>
          <w:lang w:val="en-US"/>
        </w:rPr>
        <w:t>s</w:t>
      </w:r>
      <w:r w:rsidRPr="0A5FA549">
        <w:rPr>
          <w:rFonts w:asciiTheme="minorHAnsi" w:eastAsiaTheme="minorEastAsia" w:hAnsiTheme="minorHAnsi" w:cstheme="minorBidi"/>
          <w:highlight w:val="white"/>
          <w:lang w:val="en-US"/>
        </w:rPr>
        <w:t xml:space="preserve"> within the field of Entertainment-Education (EE).</w:t>
      </w:r>
      <w:r w:rsidRPr="00645FB6">
        <w:rPr>
          <w:rFonts w:asciiTheme="minorHAnsi" w:eastAsiaTheme="minorEastAsia" w:hAnsiTheme="minorHAnsi" w:cstheme="minorBidi"/>
          <w:highlight w:val="white"/>
        </w:rPr>
        <w:t> </w:t>
      </w:r>
      <w:commentRangeEnd w:id="20"/>
      <w:r>
        <w:rPr>
          <w:rStyle w:val="CommentReference"/>
        </w:rPr>
        <w:commentReference w:id="20"/>
      </w:r>
    </w:p>
    <w:p w14:paraId="7517D0D9" w14:textId="77777777" w:rsidR="00802DAF" w:rsidRPr="00645FB6" w:rsidRDefault="00802DAF" w:rsidP="6F97707D">
      <w:pPr>
        <w:shd w:val="clear" w:color="auto" w:fill="FFFFFF" w:themeFill="background1"/>
        <w:jc w:val="both"/>
        <w:rPr>
          <w:rFonts w:asciiTheme="minorHAnsi" w:eastAsiaTheme="minorEastAsia" w:hAnsiTheme="minorHAnsi" w:cstheme="minorBidi"/>
          <w:highlight w:val="white"/>
        </w:rPr>
      </w:pPr>
      <w:r w:rsidRPr="00645FB6">
        <w:rPr>
          <w:rFonts w:asciiTheme="minorHAnsi" w:eastAsiaTheme="minorEastAsia" w:hAnsiTheme="minorHAnsi" w:cstheme="minorBidi"/>
          <w:highlight w:val="white"/>
        </w:rPr>
        <w:t> </w:t>
      </w:r>
    </w:p>
    <w:p w14:paraId="2DB4188F" w14:textId="2E7B6F3F" w:rsidR="00802DAF" w:rsidRPr="00802DAF" w:rsidRDefault="00134677" w:rsidP="6F97707D">
      <w:pPr>
        <w:shd w:val="clear" w:color="auto" w:fill="FFFFFF" w:themeFill="background1"/>
        <w:jc w:val="both"/>
        <w:rPr>
          <w:rFonts w:asciiTheme="minorHAnsi" w:eastAsiaTheme="minorEastAsia" w:hAnsiTheme="minorHAnsi" w:cstheme="minorBidi"/>
          <w:highlight w:val="white"/>
        </w:rPr>
      </w:pPr>
      <w:r>
        <w:rPr>
          <w:rFonts w:asciiTheme="minorHAnsi" w:eastAsiaTheme="minorEastAsia" w:hAnsiTheme="minorHAnsi" w:cstheme="minorBidi"/>
          <w:highlight w:val="white"/>
        </w:rPr>
        <w:t xml:space="preserve">The </w:t>
      </w:r>
      <w:r w:rsidR="00F1021E">
        <w:rPr>
          <w:rFonts w:asciiTheme="minorHAnsi" w:eastAsiaTheme="minorEastAsia" w:hAnsiTheme="minorHAnsi" w:cstheme="minorBidi"/>
          <w:highlight w:val="white"/>
          <w:lang w:val="en-US"/>
        </w:rPr>
        <w:t>E</w:t>
      </w:r>
      <w:r w:rsidR="00802DAF" w:rsidRPr="30631875">
        <w:rPr>
          <w:rFonts w:asciiTheme="minorHAnsi" w:eastAsiaTheme="minorEastAsia" w:hAnsiTheme="minorHAnsi" w:cstheme="minorBidi"/>
          <w:highlight w:val="white"/>
          <w:lang w:val="en-US"/>
        </w:rPr>
        <w:t xml:space="preserve">E </w:t>
      </w:r>
      <w:r>
        <w:rPr>
          <w:rFonts w:asciiTheme="minorHAnsi" w:eastAsiaTheme="minorEastAsia" w:hAnsiTheme="minorHAnsi" w:cstheme="minorBidi"/>
          <w:highlight w:val="white"/>
          <w:lang w:val="en-US"/>
        </w:rPr>
        <w:t xml:space="preserve">field </w:t>
      </w:r>
      <w:r w:rsidR="00802DAF" w:rsidRPr="30631875">
        <w:rPr>
          <w:rFonts w:asciiTheme="minorHAnsi" w:eastAsiaTheme="minorEastAsia" w:hAnsiTheme="minorHAnsi" w:cstheme="minorBidi"/>
          <w:highlight w:val="white"/>
          <w:lang w:val="en-US"/>
        </w:rPr>
        <w:t>explores how entertainment media can be used to educate audiences effectively</w:t>
      </w:r>
      <w:r w:rsidR="00A64A31">
        <w:rPr>
          <w:rFonts w:asciiTheme="minorHAnsi" w:eastAsiaTheme="minorEastAsia" w:hAnsiTheme="minorHAnsi" w:cstheme="minorBidi"/>
          <w:highlight w:val="white"/>
          <w:lang w:val="en-US"/>
        </w:rPr>
        <w:t xml:space="preserve"> </w:t>
      </w:r>
      <w:sdt>
        <w:sdtPr>
          <w:rPr>
            <w:rFonts w:asciiTheme="minorHAnsi" w:eastAsiaTheme="minorEastAsia" w:hAnsiTheme="minorHAnsi" w:cstheme="minorBidi"/>
            <w:color w:val="000000"/>
            <w:highlight w:val="white"/>
            <w:lang w:val="en-US"/>
          </w:rPr>
          <w:tag w:val="MENDELEY_CITATION_v3_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"/>
          <w:id w:val="486517696"/>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(Moyer-</w:t>
          </w:r>
          <w:proofErr w:type="spellStart"/>
          <w:r w:rsidR="00CD60C3" w:rsidRPr="00CD60C3">
            <w:rPr>
              <w:rFonts w:asciiTheme="minorHAnsi" w:eastAsiaTheme="minorEastAsia" w:hAnsiTheme="minorHAnsi" w:cstheme="minorBidi"/>
              <w:color w:val="000000"/>
              <w:highlight w:val="white"/>
              <w:lang w:val="en-US"/>
            </w:rPr>
            <w:t>Gusé</w:t>
          </w:r>
          <w:proofErr w:type="spellEnd"/>
          <w:r w:rsidR="00CD60C3" w:rsidRPr="00CD60C3">
            <w:rPr>
              <w:rFonts w:asciiTheme="minorHAnsi" w:eastAsiaTheme="minorEastAsia" w:hAnsiTheme="minorHAnsi" w:cstheme="minorBidi"/>
              <w:color w:val="000000"/>
              <w:highlight w:val="white"/>
              <w:lang w:val="en-US"/>
            </w:rPr>
            <w:t>, 2008)</w:t>
          </w:r>
        </w:sdtContent>
      </w:sdt>
      <w:r w:rsidR="00802DAF" w:rsidRPr="30631875">
        <w:rPr>
          <w:rFonts w:asciiTheme="minorHAnsi" w:eastAsiaTheme="minorEastAsia" w:hAnsiTheme="minorHAnsi" w:cstheme="minorBidi"/>
          <w:highlight w:val="white"/>
          <w:lang w:val="en-US"/>
        </w:rPr>
        <w:t xml:space="preserve">​. While there has been research on </w:t>
      </w:r>
      <w:r w:rsidR="1EE08982" w:rsidRPr="30631875">
        <w:rPr>
          <w:rFonts w:asciiTheme="minorHAnsi" w:eastAsiaTheme="minorEastAsia" w:hAnsiTheme="minorHAnsi" w:cstheme="minorBidi"/>
          <w:highlight w:val="white"/>
          <w:lang w:val="en-US"/>
        </w:rPr>
        <w:t xml:space="preserve">the effects and benefits of </w:t>
      </w:r>
      <w:r w:rsidR="00802DAF" w:rsidRPr="30631875">
        <w:rPr>
          <w:rFonts w:asciiTheme="minorHAnsi" w:eastAsiaTheme="minorEastAsia" w:hAnsiTheme="minorHAnsi" w:cstheme="minorBidi"/>
          <w:highlight w:val="white"/>
          <w:lang w:val="en-US"/>
        </w:rPr>
        <w:t xml:space="preserve">storytelling in formal educational settings </w:t>
      </w:r>
      <w:sdt>
        <w:sdtPr>
          <w:rPr>
            <w:rFonts w:asciiTheme="minorHAnsi" w:eastAsiaTheme="minorEastAsia" w:hAnsiTheme="minorHAnsi" w:cstheme="minorBidi"/>
            <w:color w:val="000000"/>
            <w:highlight w:val="white"/>
            <w:lang w:val="en-US"/>
          </w:rPr>
          <w:tag w:val="MENDELEY_CITATION_v3_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"/>
          <w:id w:val="-353491840"/>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(McNett, 2016)</w:t>
          </w:r>
        </w:sdtContent>
      </w:sdt>
      <w:r w:rsidR="00802DAF" w:rsidRPr="30631875">
        <w:rPr>
          <w:rFonts w:asciiTheme="minorHAnsi" w:eastAsiaTheme="minorEastAsia" w:hAnsiTheme="minorHAnsi" w:cstheme="minorBidi"/>
          <w:highlight w:val="white"/>
          <w:lang w:val="en-US"/>
        </w:rPr>
        <w:t>, there is a lack of research on</w:t>
      </w:r>
      <w:commentRangeStart w:id="23"/>
      <w:r w:rsidR="00802DAF" w:rsidRPr="30631875">
        <w:rPr>
          <w:rFonts w:asciiTheme="minorHAnsi" w:eastAsiaTheme="minorEastAsia" w:hAnsiTheme="minorHAnsi" w:cstheme="minorBidi"/>
          <w:highlight w:val="white"/>
          <w:lang w:val="en-US"/>
        </w:rPr>
        <w:t xml:space="preserve"> the effect recall </w:t>
      </w:r>
      <w:commentRangeEnd w:id="23"/>
      <w:r w:rsidR="00802DAF">
        <w:rPr>
          <w:rStyle w:val="CommentReference"/>
        </w:rPr>
        <w:commentReference w:id="23"/>
      </w:r>
      <w:r w:rsidR="00802DAF" w:rsidRPr="30631875">
        <w:rPr>
          <w:rFonts w:asciiTheme="minorHAnsi" w:eastAsiaTheme="minorEastAsia" w:hAnsiTheme="minorHAnsi" w:cstheme="minorBidi"/>
          <w:highlight w:val="white"/>
          <w:lang w:val="en-US"/>
        </w:rPr>
        <w:t xml:space="preserve">of information contained in short stories on young adults outside of classroom environments. This gap presents </w:t>
      </w:r>
      <w:r w:rsidR="16959A79" w:rsidRPr="01C23085">
        <w:rPr>
          <w:rFonts w:asciiTheme="minorHAnsi" w:eastAsiaTheme="minorEastAsia" w:hAnsiTheme="minorHAnsi" w:cstheme="minorBidi"/>
          <w:highlight w:val="white"/>
          <w:lang w:val="en-US"/>
        </w:rPr>
        <w:t xml:space="preserve">the </w:t>
      </w:r>
      <w:r w:rsidR="00802DAF" w:rsidRPr="4F4117D4">
        <w:rPr>
          <w:rFonts w:asciiTheme="minorHAnsi" w:eastAsiaTheme="minorEastAsia" w:hAnsiTheme="minorHAnsi" w:cstheme="minorBidi"/>
          <w:highlight w:val="white"/>
          <w:lang w:val="en-US"/>
        </w:rPr>
        <w:t>opportunity</w:t>
      </w:r>
      <w:r w:rsidR="00802DAF" w:rsidRPr="30631875">
        <w:rPr>
          <w:rFonts w:asciiTheme="minorHAnsi" w:eastAsiaTheme="minorEastAsia" w:hAnsiTheme="minorHAnsi" w:cstheme="minorBidi"/>
          <w:highlight w:val="white"/>
          <w:lang w:val="en-US"/>
        </w:rPr>
        <w:t xml:space="preserve"> </w:t>
      </w:r>
      <w:r w:rsidR="55EDA7A8" w:rsidRPr="01C23085">
        <w:rPr>
          <w:rFonts w:asciiTheme="minorHAnsi" w:eastAsiaTheme="minorEastAsia" w:hAnsiTheme="minorHAnsi" w:cstheme="minorBidi"/>
          <w:highlight w:val="white"/>
          <w:lang w:val="en-US"/>
        </w:rPr>
        <w:t>for this study</w:t>
      </w:r>
      <w:r w:rsidR="00802DAF" w:rsidRPr="01C23085">
        <w:rPr>
          <w:rFonts w:asciiTheme="minorHAnsi" w:eastAsiaTheme="minorEastAsia" w:hAnsiTheme="minorHAnsi" w:cstheme="minorBidi"/>
          <w:highlight w:val="white"/>
          <w:lang w:val="en-US"/>
        </w:rPr>
        <w:t xml:space="preserve"> </w:t>
      </w:r>
      <w:r w:rsidR="00802DAF" w:rsidRPr="30631875">
        <w:rPr>
          <w:rFonts w:asciiTheme="minorHAnsi" w:eastAsiaTheme="minorEastAsia" w:hAnsiTheme="minorHAnsi" w:cstheme="minorBidi"/>
          <w:highlight w:val="white"/>
          <w:lang w:val="en-US"/>
        </w:rPr>
        <w:t xml:space="preserve">to investigate the mechanisms behind </w:t>
      </w:r>
      <w:commentRangeStart w:id="24"/>
      <w:r w:rsidR="00802DAF" w:rsidRPr="30631875">
        <w:rPr>
          <w:rFonts w:asciiTheme="minorHAnsi" w:eastAsiaTheme="minorEastAsia" w:hAnsiTheme="minorHAnsi" w:cstheme="minorBidi"/>
          <w:highlight w:val="white"/>
          <w:lang w:val="en-US"/>
        </w:rPr>
        <w:t>message retention</w:t>
      </w:r>
      <w:commentRangeEnd w:id="24"/>
      <w:r w:rsidR="00802DAF">
        <w:rPr>
          <w:rStyle w:val="CommentReference"/>
        </w:rPr>
        <w:commentReference w:id="24"/>
      </w:r>
      <w:r w:rsidR="00802DAF" w:rsidRPr="30631875">
        <w:rPr>
          <w:rFonts w:asciiTheme="minorHAnsi" w:eastAsiaTheme="minorEastAsia" w:hAnsiTheme="minorHAnsi" w:cstheme="minorBidi"/>
          <w:highlight w:val="white"/>
          <w:lang w:val="en-US"/>
        </w:rPr>
        <w:t xml:space="preserve"> and how stories can be optimized for informal educational purposes.</w:t>
      </w:r>
      <w:r w:rsidR="00802DAF" w:rsidRPr="30631875">
        <w:rPr>
          <w:rFonts w:asciiTheme="minorHAnsi" w:eastAsiaTheme="minorEastAsia" w:hAnsiTheme="minorHAnsi" w:cstheme="minorBidi"/>
          <w:highlight w:val="white"/>
        </w:rPr>
        <w:t> </w:t>
      </w:r>
    </w:p>
    <w:p w14:paraId="711EE603" w14:textId="77777777"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30DA16EE">
        <w:rPr>
          <w:rFonts w:asciiTheme="minorHAnsi" w:eastAsiaTheme="minorEastAsia" w:hAnsiTheme="minorHAnsi" w:cstheme="minorBidi"/>
          <w:highlight w:val="white"/>
        </w:rPr>
        <w:t> </w:t>
      </w:r>
    </w:p>
    <w:p w14:paraId="496AE68B" w14:textId="5F601CEF"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30DA16EE">
        <w:rPr>
          <w:rFonts w:asciiTheme="minorHAnsi" w:eastAsiaTheme="minorEastAsia" w:hAnsiTheme="minorHAnsi" w:cstheme="minorBidi"/>
          <w:highlight w:val="white"/>
          <w:lang w:val="en-US"/>
        </w:rPr>
        <w:t>This thesis aims to contribute to the discovery of the effective levels of message integration in short stories</w:t>
      </w:r>
      <w:r w:rsidR="0281693C" w:rsidRPr="30DA16EE">
        <w:rPr>
          <w:rFonts w:asciiTheme="minorHAnsi" w:eastAsiaTheme="minorEastAsia" w:hAnsiTheme="minorHAnsi" w:cstheme="minorBidi"/>
          <w:highlight w:val="white"/>
          <w:lang w:val="en-US"/>
        </w:rPr>
        <w:t xml:space="preserve"> needed for </w:t>
      </w:r>
      <w:r w:rsidR="00E032DA" w:rsidRPr="30DA16EE">
        <w:rPr>
          <w:rFonts w:asciiTheme="minorHAnsi" w:eastAsiaTheme="minorEastAsia" w:hAnsiTheme="minorHAnsi" w:cstheme="minorBidi"/>
          <w:highlight w:val="white"/>
          <w:lang w:val="en-US"/>
        </w:rPr>
        <w:t>optimizing</w:t>
      </w:r>
      <w:r w:rsidR="0281693C" w:rsidRPr="30DA16EE">
        <w:rPr>
          <w:rFonts w:asciiTheme="minorHAnsi" w:eastAsiaTheme="minorEastAsia" w:hAnsiTheme="minorHAnsi" w:cstheme="minorBidi"/>
          <w:highlight w:val="white"/>
          <w:lang w:val="en-US"/>
        </w:rPr>
        <w:t xml:space="preserve"> information recall in young adults</w:t>
      </w:r>
      <w:r w:rsidRPr="30DA16EE">
        <w:rPr>
          <w:rFonts w:asciiTheme="minorHAnsi" w:eastAsiaTheme="minorEastAsia" w:hAnsiTheme="minorHAnsi" w:cstheme="minorBidi"/>
          <w:highlight w:val="white"/>
          <w:lang w:val="en-US"/>
        </w:rPr>
        <w:t>, with the goal of producing insights that are applicable beyond formal education contexts.  </w:t>
      </w:r>
      <w:r w:rsidRPr="30DA16EE">
        <w:rPr>
          <w:rFonts w:asciiTheme="minorHAnsi" w:eastAsiaTheme="minorEastAsia" w:hAnsiTheme="minorHAnsi" w:cstheme="minorBidi"/>
          <w:lang w:val="en-US"/>
        </w:rPr>
        <w:t xml:space="preserve"> </w:t>
      </w:r>
      <w:r w:rsidR="5CE675DD" w:rsidRPr="30DA16EE">
        <w:rPr>
          <w:rFonts w:asciiTheme="minorHAnsi" w:eastAsiaTheme="minorEastAsia" w:hAnsiTheme="minorHAnsi" w:cstheme="minorBidi"/>
          <w:lang w:val="en-US"/>
        </w:rPr>
        <w:t xml:space="preserve">This research focuses on learning done outside of a classroom setting, as this is the learning done by </w:t>
      </w:r>
      <w:proofErr w:type="gramStart"/>
      <w:r w:rsidR="5CE675DD" w:rsidRPr="30DA16EE">
        <w:rPr>
          <w:rFonts w:asciiTheme="minorHAnsi" w:eastAsiaTheme="minorEastAsia" w:hAnsiTheme="minorHAnsi" w:cstheme="minorBidi"/>
          <w:lang w:val="en-US"/>
        </w:rPr>
        <w:t>a majority of</w:t>
      </w:r>
      <w:proofErr w:type="gramEnd"/>
      <w:r w:rsidR="5CE675DD" w:rsidRPr="30DA16EE">
        <w:rPr>
          <w:rFonts w:asciiTheme="minorHAnsi" w:eastAsiaTheme="minorEastAsia" w:hAnsiTheme="minorHAnsi" w:cstheme="minorBidi"/>
          <w:lang w:val="en-US"/>
        </w:rPr>
        <w:t xml:space="preserve"> the population, thus </w:t>
      </w:r>
      <w:r w:rsidR="350E3D69" w:rsidRPr="5E8ADF62">
        <w:rPr>
          <w:rFonts w:asciiTheme="minorHAnsi" w:eastAsiaTheme="minorEastAsia" w:hAnsiTheme="minorHAnsi" w:cstheme="minorBidi"/>
          <w:lang w:val="en-US"/>
        </w:rPr>
        <w:t>maximizing</w:t>
      </w:r>
      <w:r w:rsidR="5CE675DD" w:rsidRPr="30DA16EE">
        <w:rPr>
          <w:rFonts w:asciiTheme="minorHAnsi" w:eastAsiaTheme="minorEastAsia" w:hAnsiTheme="minorHAnsi" w:cstheme="minorBidi"/>
          <w:lang w:val="en-US"/>
        </w:rPr>
        <w:t xml:space="preserve"> the societal benefit of this study.</w:t>
      </w:r>
      <w:r w:rsidRPr="30DA16EE">
        <w:rPr>
          <w:rFonts w:asciiTheme="minorHAnsi" w:eastAsiaTheme="minorEastAsia" w:hAnsiTheme="minorHAnsi" w:cstheme="minorBidi"/>
          <w:highlight w:val="white"/>
          <w:lang w:val="en-US"/>
        </w:rPr>
        <w:t xml:space="preserve"> </w:t>
      </w:r>
      <w:r w:rsidR="681BD70F" w:rsidRPr="30DA16EE">
        <w:rPr>
          <w:rFonts w:asciiTheme="minorHAnsi" w:eastAsiaTheme="minorEastAsia" w:hAnsiTheme="minorHAnsi" w:cstheme="minorBidi"/>
          <w:highlight w:val="white"/>
          <w:lang w:val="en-US"/>
        </w:rPr>
        <w:t>Due to this</w:t>
      </w:r>
      <w:r w:rsidRPr="30DA16EE">
        <w:rPr>
          <w:rFonts w:asciiTheme="minorHAnsi" w:eastAsiaTheme="minorEastAsia" w:hAnsiTheme="minorHAnsi" w:cstheme="minorBidi"/>
          <w:highlight w:val="white"/>
          <w:lang w:val="en-US"/>
        </w:rPr>
        <w:t xml:space="preserve"> the focus lies more on the quality of the story itself, rather than the</w:t>
      </w:r>
      <w:commentRangeStart w:id="25"/>
      <w:commentRangeStart w:id="26"/>
      <w:r w:rsidRPr="30DA16EE">
        <w:rPr>
          <w:rFonts w:asciiTheme="minorHAnsi" w:eastAsiaTheme="minorEastAsia" w:hAnsiTheme="minorHAnsi" w:cstheme="minorBidi"/>
          <w:highlight w:val="white"/>
          <w:lang w:val="en-US"/>
        </w:rPr>
        <w:t xml:space="preserve"> communication between two readers</w:t>
      </w:r>
      <w:commentRangeEnd w:id="25"/>
      <w:r>
        <w:rPr>
          <w:rStyle w:val="CommentReference"/>
        </w:rPr>
        <w:commentReference w:id="25"/>
      </w:r>
      <w:commentRangeEnd w:id="26"/>
      <w:r w:rsidR="009E00BD">
        <w:rPr>
          <w:rStyle w:val="CommentReference"/>
        </w:rPr>
        <w:commentReference w:id="26"/>
      </w:r>
      <w:r w:rsidRPr="30DA16EE">
        <w:rPr>
          <w:rFonts w:asciiTheme="minorHAnsi" w:eastAsiaTheme="minorEastAsia" w:hAnsiTheme="minorHAnsi" w:cstheme="minorBidi"/>
          <w:highlight w:val="white"/>
          <w:lang w:val="en-US"/>
        </w:rPr>
        <w:t>.</w:t>
      </w:r>
      <w:r w:rsidRPr="30DA16EE">
        <w:rPr>
          <w:rFonts w:asciiTheme="minorHAnsi" w:eastAsiaTheme="minorEastAsia" w:hAnsiTheme="minorHAnsi" w:cstheme="minorBidi"/>
          <w:highlight w:val="white"/>
        </w:rPr>
        <w:t> </w:t>
      </w:r>
    </w:p>
    <w:p w14:paraId="251B3A3D" w14:textId="77777777"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62A90963">
        <w:rPr>
          <w:rFonts w:asciiTheme="minorHAnsi" w:eastAsiaTheme="minorEastAsia" w:hAnsiTheme="minorHAnsi" w:cstheme="minorBidi"/>
          <w:highlight w:val="white"/>
        </w:rPr>
        <w:t> </w:t>
      </w:r>
    </w:p>
    <w:p w14:paraId="2096048A" w14:textId="2DD13065"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62A90963">
        <w:rPr>
          <w:rFonts w:asciiTheme="minorHAnsi" w:eastAsiaTheme="minorEastAsia" w:hAnsiTheme="minorHAnsi" w:cstheme="minorBidi"/>
          <w:highlight w:val="white"/>
          <w:lang w:val="en-US"/>
        </w:rPr>
        <w:t>Multiple fiction writers</w:t>
      </w:r>
      <w:commentRangeStart w:id="27"/>
      <w:r w:rsidRPr="62A90963">
        <w:rPr>
          <w:rFonts w:asciiTheme="minorHAnsi" w:eastAsiaTheme="minorEastAsia" w:hAnsiTheme="minorHAnsi" w:cstheme="minorBidi"/>
          <w:highlight w:val="white"/>
          <w:lang w:val="en-US"/>
        </w:rPr>
        <w:t xml:space="preserve"> have attempted </w:t>
      </w:r>
      <w:commentRangeEnd w:id="27"/>
      <w:r w:rsidR="00C62221">
        <w:rPr>
          <w:rStyle w:val="CommentReference"/>
        </w:rPr>
        <w:commentReference w:id="27"/>
      </w:r>
      <w:r w:rsidRPr="62A90963">
        <w:rPr>
          <w:rFonts w:asciiTheme="minorHAnsi" w:eastAsiaTheme="minorEastAsia" w:hAnsiTheme="minorHAnsi" w:cstheme="minorBidi"/>
          <w:highlight w:val="white"/>
          <w:lang w:val="en-US"/>
        </w:rPr>
        <w:t>to teach an informal audience through narrative, but the measurable influence of those stories</w:t>
      </w:r>
      <w:r w:rsidRPr="62A90963">
        <w:rPr>
          <w:rFonts w:asciiTheme="minorHAnsi" w:eastAsiaTheme="minorEastAsia" w:hAnsiTheme="minorHAnsi" w:cstheme="minorBidi"/>
          <w:highlight w:val="white"/>
          <w:lang w:val="en-US"/>
        </w:rPr>
        <w:t xml:space="preserve"> </w:t>
      </w:r>
      <w:r w:rsidR="69D5FAE7" w:rsidRPr="62A90963">
        <w:rPr>
          <w:rFonts w:asciiTheme="minorHAnsi" w:eastAsiaTheme="minorEastAsia" w:hAnsiTheme="minorHAnsi" w:cstheme="minorBidi"/>
          <w:highlight w:val="white"/>
          <w:lang w:val="en-US"/>
        </w:rPr>
        <w:t>is not researched to the extent that authors attempting to do the same could benefit from the findings.</w:t>
      </w:r>
      <w:r w:rsidR="00F80BD8">
        <w:rPr>
          <w:rFonts w:asciiTheme="minorHAnsi" w:eastAsiaTheme="minorEastAsia" w:hAnsiTheme="minorHAnsi" w:cstheme="minorBidi"/>
          <w:highlight w:val="white"/>
          <w:lang w:val="en-US"/>
        </w:rPr>
        <w:t xml:space="preserve"> </w:t>
      </w:r>
      <w:r w:rsidRPr="62A90963">
        <w:rPr>
          <w:rFonts w:asciiTheme="minorHAnsi" w:eastAsiaTheme="minorEastAsia" w:hAnsiTheme="minorHAnsi" w:cstheme="minorBidi"/>
          <w:highlight w:val="white"/>
          <w:lang w:val="en-US"/>
        </w:rPr>
        <w:t xml:space="preserve">In this context, an informal audience refers to individuals that are not part of a formal learning </w:t>
      </w:r>
      <w:r w:rsidR="5F8DF03E" w:rsidRPr="5E8ADF62">
        <w:rPr>
          <w:rFonts w:asciiTheme="minorHAnsi" w:eastAsiaTheme="minorEastAsia" w:hAnsiTheme="minorHAnsi" w:cstheme="minorBidi"/>
          <w:highlight w:val="white"/>
          <w:lang w:val="en-US"/>
        </w:rPr>
        <w:t>environment</w:t>
      </w:r>
      <w:r w:rsidRPr="62A90963">
        <w:rPr>
          <w:rFonts w:asciiTheme="minorHAnsi" w:eastAsiaTheme="minorEastAsia" w:hAnsiTheme="minorHAnsi" w:cstheme="minorBidi"/>
          <w:highlight w:val="white"/>
          <w:lang w:val="en-US"/>
        </w:rPr>
        <w:t xml:space="preserve"> such as a classroom</w:t>
      </w:r>
      <w:ins w:id="28" w:author="Effinger, Linda" w:date="2025-05-20T12:54:00Z">
        <w:r w:rsidR="5460275F" w:rsidRPr="62A90963">
          <w:rPr>
            <w:rFonts w:asciiTheme="minorHAnsi" w:eastAsiaTheme="minorEastAsia" w:hAnsiTheme="minorHAnsi" w:cstheme="minorBidi"/>
            <w:highlight w:val="white"/>
            <w:lang w:val="en-US"/>
          </w:rPr>
          <w:t>,</w:t>
        </w:r>
      </w:ins>
      <w:r w:rsidRPr="62A90963">
        <w:rPr>
          <w:rFonts w:asciiTheme="minorHAnsi" w:eastAsiaTheme="minorEastAsia" w:hAnsiTheme="minorHAnsi" w:cstheme="minorBidi"/>
          <w:highlight w:val="white"/>
          <w:lang w:val="en-US"/>
        </w:rPr>
        <w:t xml:space="preserve"> and do not necessarily intend to learn. Examples of such works include: “Sophie’s World” teaching philosophy </w:t>
      </w:r>
      <w:sdt>
        <w:sdtPr>
          <w:rPr>
            <w:rFonts w:asciiTheme="minorHAnsi" w:eastAsiaTheme="minorEastAsia" w:hAnsiTheme="minorHAnsi" w:cstheme="minorBidi"/>
            <w:color w:val="000000"/>
            <w:highlight w:val="white"/>
          </w:rPr>
          <w:tag w:val="MENDELEY_CITATION_v3_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"/>
          <w:id w:val="1401091453"/>
          <w:placeholder>
            <w:docPart w:val="DefaultPlaceholder_-1854013440"/>
          </w:placeholder>
        </w:sdtPr>
        <w:sdtContent>
          <w:r w:rsidR="00CD60C3" w:rsidRPr="00CD60C3">
            <w:rPr>
              <w:rFonts w:asciiTheme="minorHAnsi" w:eastAsiaTheme="minorEastAsia" w:hAnsiTheme="minorHAnsi" w:cstheme="minorBidi"/>
              <w:color w:val="000000"/>
              <w:highlight w:val="white"/>
            </w:rPr>
            <w:t>(Gaarder, 1991)</w:t>
          </w:r>
        </w:sdtContent>
      </w:sdt>
      <w:r w:rsidRPr="62A90963">
        <w:rPr>
          <w:rFonts w:asciiTheme="minorHAnsi" w:eastAsiaTheme="minorEastAsia" w:hAnsiTheme="minorHAnsi" w:cstheme="minorBidi"/>
          <w:highlight w:val="white"/>
          <w:lang w:val="en-US"/>
        </w:rPr>
        <w:t xml:space="preserve">, “The Richest Man of Babylon” teaching finances </w:t>
      </w:r>
      <w:sdt>
        <w:sdtPr>
          <w:rPr>
            <w:rFonts w:asciiTheme="minorHAnsi" w:eastAsiaTheme="minorEastAsia" w:hAnsiTheme="minorHAnsi" w:cstheme="minorBidi"/>
            <w:color w:val="000000"/>
            <w:highlight w:val="white"/>
            <w:lang w:val="en-US"/>
          </w:rPr>
          <w:tag w:val="MENDELEY_CITATION_v3_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"/>
          <w:id w:val="1420062838"/>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(Clason, 1926)</w:t>
          </w:r>
        </w:sdtContent>
      </w:sdt>
      <w:r w:rsidRPr="62A90963">
        <w:rPr>
          <w:rFonts w:asciiTheme="minorHAnsi" w:eastAsiaTheme="minorEastAsia" w:hAnsiTheme="minorHAnsi" w:cstheme="minorBidi"/>
          <w:highlight w:val="white"/>
          <w:lang w:val="en-US"/>
        </w:rPr>
        <w:t xml:space="preserve">, “Theo’s Odyssey” teaching </w:t>
      </w:r>
      <w:commentRangeStart w:id="29"/>
      <w:r w:rsidRPr="62A90963">
        <w:rPr>
          <w:rFonts w:asciiTheme="minorHAnsi" w:eastAsiaTheme="minorEastAsia" w:hAnsiTheme="minorHAnsi" w:cstheme="minorBidi"/>
          <w:highlight w:val="white"/>
          <w:lang w:val="en-US"/>
        </w:rPr>
        <w:t xml:space="preserve">religion </w:t>
      </w:r>
      <w:commentRangeEnd w:id="29"/>
      <w:r w:rsidR="00D60793">
        <w:rPr>
          <w:rStyle w:val="CommentReference"/>
        </w:rPr>
        <w:commentReference w:id="29"/>
      </w:r>
      <w:sdt>
        <w:sdtPr>
          <w:rPr>
            <w:rFonts w:asciiTheme="minorHAnsi" w:eastAsiaTheme="minorEastAsia" w:hAnsiTheme="minorHAnsi" w:cstheme="minorBidi"/>
            <w:color w:val="000000"/>
            <w:highlight w:val="white"/>
            <w:lang w:val="en-US"/>
          </w:rPr>
          <w:tag w:val="MENDELEY_CITATION_v3_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"/>
          <w:id w:val="-265617070"/>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(Clement, 1999)</w:t>
          </w:r>
        </w:sdtContent>
      </w:sdt>
      <w:r w:rsidRPr="62A90963">
        <w:rPr>
          <w:rFonts w:asciiTheme="minorHAnsi" w:eastAsiaTheme="minorEastAsia" w:hAnsiTheme="minorHAnsi" w:cstheme="minorBidi"/>
          <w:highlight w:val="white"/>
          <w:lang w:val="en-US"/>
        </w:rPr>
        <w:t xml:space="preserve">, and “The goal” teaching </w:t>
      </w:r>
      <w:commentRangeStart w:id="30"/>
      <w:r w:rsidRPr="62A90963">
        <w:rPr>
          <w:rFonts w:asciiTheme="minorHAnsi" w:eastAsiaTheme="minorEastAsia" w:hAnsiTheme="minorHAnsi" w:cstheme="minorBidi"/>
          <w:highlight w:val="white"/>
          <w:lang w:val="en-US"/>
        </w:rPr>
        <w:t xml:space="preserve">management </w:t>
      </w:r>
      <w:commentRangeEnd w:id="30"/>
      <w:r w:rsidR="006741AB">
        <w:rPr>
          <w:rStyle w:val="CommentReference"/>
        </w:rPr>
        <w:commentReference w:id="30"/>
      </w:r>
      <w:sdt>
        <w:sdtPr>
          <w:rPr>
            <w:rFonts w:asciiTheme="minorHAnsi" w:eastAsiaTheme="minorEastAsia" w:hAnsiTheme="minorHAnsi" w:cstheme="minorBidi"/>
            <w:color w:val="000000"/>
            <w:highlight w:val="white"/>
            <w:lang w:val="en-US"/>
          </w:rPr>
          <w:tag w:val="MENDELEY_CITATION_v3_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"/>
          <w:id w:val="-1369752217"/>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(Goldratt, 2014)</w:t>
          </w:r>
        </w:sdtContent>
      </w:sdt>
      <w:r w:rsidRPr="62A90963">
        <w:rPr>
          <w:rFonts w:asciiTheme="minorHAnsi" w:eastAsiaTheme="minorEastAsia" w:hAnsiTheme="minorHAnsi" w:cstheme="minorBidi"/>
          <w:highlight w:val="white"/>
          <w:lang w:val="en-US"/>
        </w:rPr>
        <w:t xml:space="preserve">. There are also multiple examples of animated TV-shows in this area including: </w:t>
      </w:r>
      <w:commentRangeStart w:id="31"/>
      <w:r w:rsidRPr="62A90963">
        <w:rPr>
          <w:rFonts w:asciiTheme="minorHAnsi" w:eastAsiaTheme="minorEastAsia" w:hAnsiTheme="minorHAnsi" w:cstheme="minorBidi"/>
          <w:highlight w:val="white"/>
          <w:lang w:val="en-US"/>
        </w:rPr>
        <w:t>“Avatar: The Last Airbender”</w:t>
      </w:r>
      <w:commentRangeEnd w:id="31"/>
      <w:r w:rsidR="006741AB">
        <w:rPr>
          <w:rStyle w:val="CommentReference"/>
        </w:rPr>
        <w:commentReference w:id="31"/>
      </w:r>
      <w:sdt>
        <w:sdtPr>
          <w:rPr>
            <w:rFonts w:asciiTheme="minorHAnsi" w:eastAsiaTheme="minorEastAsia" w:hAnsiTheme="minorHAnsi" w:cstheme="minorBidi"/>
            <w:color w:val="000000"/>
            <w:highlight w:val="white"/>
            <w:lang w:val="en-US"/>
          </w:rPr>
          <w:tag w:val="MENDELEY_CITATION_v3_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"/>
          <w:id w:val="-1640794341"/>
          <w:placeholder>
            <w:docPart w:val="DefaultPlaceholder_-1854013440"/>
          </w:placeholder>
        </w:sdtPr>
        <w:sdtContent>
          <w:r w:rsidR="00CD60C3" w:rsidRPr="00CD60C3">
            <w:rPr>
              <w:rFonts w:eastAsia="Times New Roman"/>
              <w:color w:val="000000"/>
            </w:rPr>
            <w:t>(DiMartino &amp; Konietzko, 2005)</w:t>
          </w:r>
        </w:sdtContent>
      </w:sdt>
      <w:r w:rsidRPr="62A90963">
        <w:rPr>
          <w:rFonts w:asciiTheme="minorHAnsi" w:eastAsiaTheme="minorEastAsia" w:hAnsiTheme="minorHAnsi" w:cstheme="minorBidi"/>
          <w:highlight w:val="white"/>
        </w:rPr>
        <w:t xml:space="preserve">, </w:t>
      </w:r>
      <w:r w:rsidRPr="62A90963">
        <w:rPr>
          <w:rFonts w:asciiTheme="minorHAnsi" w:eastAsiaTheme="minorEastAsia" w:hAnsiTheme="minorHAnsi" w:cstheme="minorBidi"/>
          <w:highlight w:val="white"/>
          <w:lang w:val="en-US"/>
        </w:rPr>
        <w:t>“</w:t>
      </w:r>
      <w:r w:rsidR="00FF6CBF">
        <w:rPr>
          <w:rFonts w:asciiTheme="minorHAnsi" w:eastAsiaTheme="minorEastAsia" w:hAnsiTheme="minorHAnsi" w:cstheme="minorBidi"/>
          <w:highlight w:val="white"/>
          <w:lang w:val="en-US"/>
        </w:rPr>
        <w:t>H</w:t>
      </w:r>
      <w:r w:rsidRPr="62A90963">
        <w:rPr>
          <w:rFonts w:asciiTheme="minorHAnsi" w:eastAsiaTheme="minorEastAsia" w:hAnsiTheme="minorHAnsi" w:cstheme="minorBidi"/>
          <w:highlight w:val="white"/>
          <w:lang w:val="en-US"/>
        </w:rPr>
        <w:t xml:space="preserve">ow a realist hero rebuilt the kingdom” </w:t>
      </w:r>
      <w:sdt>
        <w:sdtPr>
          <w:rPr>
            <w:rFonts w:asciiTheme="minorHAnsi" w:eastAsiaTheme="minorEastAsia" w:hAnsiTheme="minorHAnsi" w:cstheme="minorBidi"/>
            <w:color w:val="000000"/>
            <w:highlight w:val="white"/>
            <w:lang w:val="en-US"/>
          </w:rPr>
          <w:tag w:val="MENDELEY_CITATION_v3_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"/>
          <w:id w:val="82881950"/>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w:t>
          </w:r>
          <w:proofErr w:type="spellStart"/>
          <w:r w:rsidR="00CD60C3" w:rsidRPr="00CD60C3">
            <w:rPr>
              <w:rFonts w:asciiTheme="minorHAnsi" w:eastAsiaTheme="minorEastAsia" w:hAnsiTheme="minorHAnsi" w:cstheme="minorBidi"/>
              <w:color w:val="000000"/>
              <w:highlight w:val="white"/>
              <w:lang w:val="en-US"/>
            </w:rPr>
            <w:t>Dojyomaru</w:t>
          </w:r>
          <w:proofErr w:type="spellEnd"/>
          <w:r w:rsidR="00CD60C3" w:rsidRPr="00CD60C3">
            <w:rPr>
              <w:rFonts w:asciiTheme="minorHAnsi" w:eastAsiaTheme="minorEastAsia" w:hAnsiTheme="minorHAnsi" w:cstheme="minorBidi"/>
              <w:color w:val="000000"/>
              <w:highlight w:val="white"/>
              <w:lang w:val="en-US"/>
            </w:rPr>
            <w:t>, 2021)</w:t>
          </w:r>
        </w:sdtContent>
      </w:sdt>
      <w:r w:rsidRPr="62A90963">
        <w:rPr>
          <w:rFonts w:asciiTheme="minorHAnsi" w:eastAsiaTheme="minorEastAsia" w:hAnsiTheme="minorHAnsi" w:cstheme="minorBidi"/>
          <w:highlight w:val="white"/>
          <w:lang w:val="en-US"/>
        </w:rPr>
        <w:t xml:space="preserve">, “Cells at Work” </w:t>
      </w:r>
      <w:sdt>
        <w:sdtPr>
          <w:rPr>
            <w:rFonts w:asciiTheme="minorHAnsi" w:eastAsiaTheme="minorEastAsia" w:hAnsiTheme="minorHAnsi" w:cstheme="minorBidi"/>
            <w:color w:val="000000"/>
            <w:highlight w:val="white"/>
            <w:lang w:val="en-US"/>
          </w:rPr>
          <w:tag w:val="MENDELEY_CITATION_v3_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"/>
          <w:id w:val="-1867049371"/>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(Suzuki, 2018)</w:t>
          </w:r>
        </w:sdtContent>
      </w:sdt>
      <w:r w:rsidRPr="62A90963">
        <w:rPr>
          <w:rFonts w:asciiTheme="minorHAnsi" w:eastAsiaTheme="minorEastAsia" w:hAnsiTheme="minorHAnsi" w:cstheme="minorBidi"/>
          <w:highlight w:val="white"/>
          <w:lang w:val="en-US"/>
        </w:rPr>
        <w:t>, and “Dr Stone”</w:t>
      </w:r>
      <w:r w:rsidR="00B84B23">
        <w:rPr>
          <w:rFonts w:asciiTheme="minorHAnsi" w:eastAsiaTheme="minorEastAsia" w:hAnsiTheme="minorHAnsi" w:cstheme="minorBidi"/>
          <w:highlight w:val="white"/>
          <w:lang w:val="en-US"/>
        </w:rPr>
        <w:t xml:space="preserve"> </w:t>
      </w:r>
      <w:sdt>
        <w:sdtPr>
          <w:rPr>
            <w:rFonts w:asciiTheme="minorHAnsi" w:eastAsiaTheme="minorEastAsia" w:hAnsiTheme="minorHAnsi" w:cstheme="minorBidi"/>
            <w:color w:val="000000"/>
            <w:highlight w:val="white"/>
            <w:lang w:val="en-US"/>
          </w:rPr>
          <w:tag w:val="MENDELEY_CITATION_v3_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"/>
          <w:id w:val="-205339415"/>
          <w:placeholder>
            <w:docPart w:val="DefaultPlaceholder_-1854013440"/>
          </w:placeholder>
        </w:sdtPr>
        <w:sdtContent>
          <w:r w:rsidR="00CD60C3" w:rsidRPr="00CD60C3">
            <w:rPr>
              <w:rFonts w:eastAsia="Times New Roman"/>
              <w:color w:val="000000"/>
            </w:rPr>
            <w:t>(Iino &amp; Inagaki, 2019)</w:t>
          </w:r>
        </w:sdtContent>
      </w:sdt>
      <w:r w:rsidRPr="62A90963">
        <w:rPr>
          <w:rFonts w:asciiTheme="minorHAnsi" w:eastAsiaTheme="minorEastAsia" w:hAnsiTheme="minorHAnsi" w:cstheme="minorBidi"/>
          <w:highlight w:val="white"/>
          <w:lang w:val="en-US"/>
        </w:rPr>
        <w:t xml:space="preserve">. </w:t>
      </w:r>
      <w:commentRangeStart w:id="32"/>
      <w:r w:rsidRPr="62A90963">
        <w:rPr>
          <w:rFonts w:asciiTheme="minorHAnsi" w:eastAsiaTheme="minorEastAsia" w:hAnsiTheme="minorHAnsi" w:cstheme="minorBidi"/>
          <w:highlight w:val="white"/>
          <w:lang w:val="en-US"/>
        </w:rPr>
        <w:t xml:space="preserve">The latter three are Japanese adaptations. </w:t>
      </w:r>
      <w:r w:rsidR="000F78FB" w:rsidRPr="5E8ADF62">
        <w:rPr>
          <w:rFonts w:asciiTheme="minorHAnsi" w:eastAsiaTheme="minorEastAsia" w:hAnsiTheme="minorHAnsi" w:cstheme="minorBidi"/>
          <w:highlight w:val="white"/>
          <w:lang w:val="en-US"/>
        </w:rPr>
        <w:t xml:space="preserve">The fact that </w:t>
      </w:r>
      <w:proofErr w:type="gramStart"/>
      <w:r w:rsidR="000F78FB" w:rsidRPr="5E8ADF62">
        <w:rPr>
          <w:rFonts w:asciiTheme="minorHAnsi" w:eastAsiaTheme="minorEastAsia" w:hAnsiTheme="minorHAnsi" w:cstheme="minorBidi"/>
          <w:highlight w:val="white"/>
          <w:lang w:val="en-US"/>
        </w:rPr>
        <w:t>they are</w:t>
      </w:r>
      <w:proofErr w:type="gramEnd"/>
      <w:r w:rsidR="000F78FB" w:rsidRPr="5E8ADF62">
        <w:rPr>
          <w:rFonts w:asciiTheme="minorHAnsi" w:eastAsiaTheme="minorEastAsia" w:hAnsiTheme="minorHAnsi" w:cstheme="minorBidi"/>
          <w:highlight w:val="white"/>
          <w:lang w:val="en-US"/>
        </w:rPr>
        <w:t xml:space="preserve"> adaptations could be used for future studies where a comparative analysis can be done. </w:t>
      </w:r>
      <w:r w:rsidR="000F78FB">
        <w:br/>
      </w:r>
      <w:r w:rsidR="000F78FB" w:rsidRPr="5E8ADF62">
        <w:rPr>
          <w:rFonts w:asciiTheme="minorHAnsi" w:eastAsiaTheme="minorEastAsia" w:hAnsiTheme="minorHAnsi" w:cstheme="minorBidi"/>
          <w:highlight w:val="white"/>
          <w:lang w:val="en-US"/>
        </w:rPr>
        <w:t xml:space="preserve">The fact that they are Japanese, means there are different cultural standards as well, cultural standards and acceptance also affect learning. </w:t>
      </w:r>
      <w:commentRangeEnd w:id="32"/>
      <w:r w:rsidR="001C2DD3">
        <w:rPr>
          <w:rStyle w:val="CommentReference"/>
        </w:rPr>
        <w:commentReference w:id="32"/>
      </w:r>
      <w:r w:rsidRPr="62A90963">
        <w:rPr>
          <w:rFonts w:asciiTheme="minorHAnsi" w:eastAsiaTheme="minorEastAsia" w:hAnsiTheme="minorHAnsi" w:cstheme="minorBidi"/>
          <w:highlight w:val="white"/>
          <w:lang w:val="en-US"/>
        </w:rPr>
        <w:t xml:space="preserve">There is a lack of research in terms of their pedagogical effectiveness and therefore it is currently still unknown how to improve fictional stories to teach information to an informal audience. Aaron Ehasz, lead writer on </w:t>
      </w:r>
      <w:r w:rsidR="07BBA99D" w:rsidRPr="62A90963">
        <w:rPr>
          <w:rFonts w:asciiTheme="minorHAnsi" w:eastAsiaTheme="minorEastAsia" w:hAnsiTheme="minorHAnsi" w:cstheme="minorBidi"/>
          <w:highlight w:val="white"/>
          <w:lang w:val="en-US"/>
        </w:rPr>
        <w:t>“</w:t>
      </w:r>
      <w:r w:rsidRPr="62A90963">
        <w:rPr>
          <w:rFonts w:asciiTheme="minorHAnsi" w:eastAsiaTheme="minorEastAsia" w:hAnsiTheme="minorHAnsi" w:cstheme="minorBidi"/>
          <w:highlight w:val="white"/>
          <w:lang w:val="en-US"/>
        </w:rPr>
        <w:t>Avatar</w:t>
      </w:r>
      <w:r w:rsidR="2C66B71E" w:rsidRPr="62A90963">
        <w:rPr>
          <w:rFonts w:asciiTheme="minorHAnsi" w:eastAsiaTheme="minorEastAsia" w:hAnsiTheme="minorHAnsi" w:cstheme="minorBidi"/>
          <w:highlight w:val="white"/>
          <w:lang w:val="en-US"/>
        </w:rPr>
        <w:t>:</w:t>
      </w:r>
      <w:r w:rsidRPr="62A90963">
        <w:rPr>
          <w:rFonts w:asciiTheme="minorHAnsi" w:eastAsiaTheme="minorEastAsia" w:hAnsiTheme="minorHAnsi" w:cstheme="minorBidi"/>
          <w:highlight w:val="white"/>
          <w:lang w:val="en-US"/>
        </w:rPr>
        <w:t xml:space="preserve"> The Last Airbender</w:t>
      </w:r>
      <w:r w:rsidR="4F07AB7C" w:rsidRPr="62A90963">
        <w:rPr>
          <w:rFonts w:asciiTheme="minorHAnsi" w:eastAsiaTheme="minorEastAsia" w:hAnsiTheme="minorHAnsi" w:cstheme="minorBidi"/>
          <w:highlight w:val="white"/>
          <w:lang w:val="en-US"/>
        </w:rPr>
        <w:t>”</w:t>
      </w:r>
      <w:r w:rsidRPr="62A90963">
        <w:rPr>
          <w:rFonts w:asciiTheme="minorHAnsi" w:eastAsiaTheme="minorEastAsia" w:hAnsiTheme="minorHAnsi" w:cstheme="minorBidi"/>
          <w:highlight w:val="white"/>
          <w:lang w:val="en-US"/>
        </w:rPr>
        <w:t xml:space="preserve">, noted that </w:t>
      </w:r>
      <w:r w:rsidR="15885A58" w:rsidRPr="62A90963">
        <w:rPr>
          <w:rFonts w:asciiTheme="minorHAnsi" w:eastAsiaTheme="minorEastAsia" w:hAnsiTheme="minorHAnsi" w:cstheme="minorBidi"/>
          <w:highlight w:val="white"/>
          <w:lang w:val="en-US"/>
        </w:rPr>
        <w:t>a</w:t>
      </w:r>
      <w:r w:rsidRPr="62A90963">
        <w:rPr>
          <w:rFonts w:asciiTheme="minorHAnsi" w:eastAsiaTheme="minorEastAsia" w:hAnsiTheme="minorHAnsi" w:cstheme="minorBidi"/>
          <w:highlight w:val="white"/>
          <w:lang w:val="en-US"/>
        </w:rPr>
        <w:t xml:space="preserve"> connection </w:t>
      </w:r>
      <w:r w:rsidR="7831AFE5" w:rsidRPr="62A90963">
        <w:rPr>
          <w:rFonts w:asciiTheme="minorHAnsi" w:eastAsiaTheme="minorEastAsia" w:hAnsiTheme="minorHAnsi" w:cstheme="minorBidi"/>
          <w:highlight w:val="white"/>
          <w:lang w:val="en-US"/>
        </w:rPr>
        <w:t xml:space="preserve">between the audience </w:t>
      </w:r>
      <w:r w:rsidR="6A8B2148" w:rsidRPr="5E8ADF62">
        <w:rPr>
          <w:rFonts w:asciiTheme="minorHAnsi" w:eastAsiaTheme="minorEastAsia" w:hAnsiTheme="minorHAnsi" w:cstheme="minorBidi"/>
          <w:highlight w:val="white"/>
          <w:lang w:val="en-US"/>
        </w:rPr>
        <w:t>and</w:t>
      </w:r>
      <w:r w:rsidRPr="62A90963">
        <w:rPr>
          <w:rFonts w:asciiTheme="minorHAnsi" w:eastAsiaTheme="minorEastAsia" w:hAnsiTheme="minorHAnsi" w:cstheme="minorBidi"/>
          <w:highlight w:val="white"/>
          <w:lang w:val="en-US"/>
        </w:rPr>
        <w:t xml:space="preserve"> the character </w:t>
      </w:r>
      <w:r w:rsidR="00B84B23">
        <w:rPr>
          <w:rFonts w:asciiTheme="minorHAnsi" w:eastAsiaTheme="minorEastAsia" w:hAnsiTheme="minorHAnsi" w:cstheme="minorBidi"/>
          <w:highlight w:val="white"/>
          <w:lang w:val="en-US"/>
        </w:rPr>
        <w:t xml:space="preserve">should </w:t>
      </w:r>
      <w:r w:rsidRPr="62A90963">
        <w:rPr>
          <w:rFonts w:asciiTheme="minorHAnsi" w:eastAsiaTheme="minorEastAsia" w:hAnsiTheme="minorHAnsi" w:cstheme="minorBidi"/>
          <w:highlight w:val="white"/>
          <w:lang w:val="en-US"/>
        </w:rPr>
        <w:t xml:space="preserve">established first and </w:t>
      </w:r>
      <w:r w:rsidR="2CD5EAED" w:rsidRPr="62A90963">
        <w:rPr>
          <w:rFonts w:asciiTheme="minorHAnsi" w:eastAsiaTheme="minorEastAsia" w:hAnsiTheme="minorHAnsi" w:cstheme="minorBidi"/>
          <w:highlight w:val="white"/>
          <w:lang w:val="en-US"/>
        </w:rPr>
        <w:t>only</w:t>
      </w:r>
      <w:r w:rsidRPr="62A90963">
        <w:rPr>
          <w:rFonts w:asciiTheme="minorHAnsi" w:eastAsiaTheme="minorEastAsia" w:hAnsiTheme="minorHAnsi" w:cstheme="minorBidi"/>
          <w:highlight w:val="white"/>
          <w:lang w:val="en-US"/>
        </w:rPr>
        <w:t xml:space="preserve"> then make the</w:t>
      </w:r>
      <w:r w:rsidR="7DD9945F" w:rsidRPr="62A90963">
        <w:rPr>
          <w:rFonts w:asciiTheme="minorHAnsi" w:eastAsiaTheme="minorEastAsia" w:hAnsiTheme="minorHAnsi" w:cstheme="minorBidi"/>
          <w:highlight w:val="white"/>
          <w:lang w:val="en-US"/>
        </w:rPr>
        <w:t xml:space="preserve"> characters</w:t>
      </w:r>
      <w:r w:rsidRPr="62A90963">
        <w:rPr>
          <w:rFonts w:asciiTheme="minorHAnsi" w:eastAsiaTheme="minorEastAsia" w:hAnsiTheme="minorHAnsi" w:cstheme="minorBidi"/>
          <w:highlight w:val="white"/>
          <w:lang w:val="en-US"/>
        </w:rPr>
        <w:t xml:space="preserve"> interact with the moral of the story</w:t>
      </w:r>
      <w:r w:rsidR="00B84B23">
        <w:rPr>
          <w:rFonts w:asciiTheme="minorHAnsi" w:eastAsiaTheme="minorEastAsia" w:hAnsiTheme="minorHAnsi" w:cstheme="minorBidi"/>
          <w:highlight w:val="white"/>
          <w:lang w:val="en-US"/>
        </w:rPr>
        <w:t xml:space="preserve"> </w:t>
      </w:r>
      <w:commentRangeStart w:id="33"/>
      <w:sdt>
        <w:sdtPr>
          <w:rPr>
            <w:rFonts w:asciiTheme="minorHAnsi" w:eastAsiaTheme="minorEastAsia" w:hAnsiTheme="minorHAnsi" w:cstheme="minorBidi"/>
            <w:color w:val="000000"/>
            <w:highlight w:val="white"/>
            <w:lang w:val="en-US"/>
          </w:rPr>
          <w:tag w:val="MENDELEY_CITATION_v3_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"/>
          <w:id w:val="1016204327"/>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(van den Berg, 2024)</w:t>
          </w:r>
        </w:sdtContent>
      </w:sdt>
      <w:r w:rsidRPr="62A90963">
        <w:rPr>
          <w:rFonts w:asciiTheme="minorHAnsi" w:eastAsiaTheme="minorEastAsia" w:hAnsiTheme="minorHAnsi" w:cstheme="minorBidi"/>
          <w:highlight w:val="white"/>
          <w:lang w:val="en-US"/>
        </w:rPr>
        <w:t xml:space="preserve">. </w:t>
      </w:r>
      <w:commentRangeEnd w:id="33"/>
      <w:r w:rsidR="00911933">
        <w:rPr>
          <w:rStyle w:val="CommentReference"/>
        </w:rPr>
        <w:commentReference w:id="33"/>
      </w:r>
      <w:r w:rsidRPr="62A90963">
        <w:rPr>
          <w:rFonts w:asciiTheme="minorHAnsi" w:eastAsiaTheme="minorEastAsia" w:hAnsiTheme="minorHAnsi" w:cstheme="minorBidi"/>
          <w:highlight w:val="white"/>
          <w:lang w:val="en-US"/>
        </w:rPr>
        <w:t xml:space="preserve">He also specified that people learn through the motivation of the character related to the moral of the story instead of through the </w:t>
      </w:r>
      <w:r w:rsidRPr="62A90963">
        <w:rPr>
          <w:rFonts w:asciiTheme="minorHAnsi" w:eastAsiaTheme="minorEastAsia" w:hAnsiTheme="minorHAnsi" w:cstheme="minorBidi"/>
          <w:highlight w:val="white"/>
          <w:lang w:val="en-US"/>
        </w:rPr>
        <w:lastRenderedPageBreak/>
        <w:t>moral of the story itself</w:t>
      </w:r>
      <w:r w:rsidR="003B0131">
        <w:rPr>
          <w:rFonts w:asciiTheme="minorHAnsi" w:eastAsiaTheme="minorEastAsia" w:hAnsiTheme="minorHAnsi" w:cstheme="minorBidi"/>
          <w:highlight w:val="white"/>
          <w:lang w:val="en-US"/>
        </w:rPr>
        <w:t xml:space="preserve"> which can be </w:t>
      </w:r>
      <w:commentRangeStart w:id="34"/>
      <w:r w:rsidR="003B0131">
        <w:rPr>
          <w:rFonts w:asciiTheme="minorHAnsi" w:eastAsiaTheme="minorEastAsia" w:hAnsiTheme="minorHAnsi" w:cstheme="minorBidi"/>
          <w:highlight w:val="white"/>
          <w:lang w:val="en-US"/>
        </w:rPr>
        <w:t xml:space="preserve">read in Appendix A </w:t>
      </w:r>
      <w:sdt>
        <w:sdtPr>
          <w:rPr>
            <w:rFonts w:asciiTheme="minorHAnsi" w:eastAsiaTheme="minorEastAsia" w:hAnsiTheme="minorHAnsi" w:cstheme="minorBidi"/>
            <w:color w:val="000000"/>
            <w:highlight w:val="white"/>
            <w:lang w:val="en-US"/>
          </w:rPr>
          <w:tag w:val="MENDELEY_CITATION_v3_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"/>
          <w:id w:val="-846559661"/>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(van den Berg, 2024)</w:t>
          </w:r>
        </w:sdtContent>
      </w:sdt>
      <w:r w:rsidRPr="62A90963">
        <w:rPr>
          <w:rFonts w:asciiTheme="minorHAnsi" w:eastAsiaTheme="minorEastAsia" w:hAnsiTheme="minorHAnsi" w:cstheme="minorBidi"/>
          <w:highlight w:val="white"/>
          <w:lang w:val="en-US"/>
        </w:rPr>
        <w:t xml:space="preserve">. </w:t>
      </w:r>
      <w:commentRangeEnd w:id="34"/>
      <w:r w:rsidR="002E0F38">
        <w:rPr>
          <w:rStyle w:val="CommentReference"/>
        </w:rPr>
        <w:commentReference w:id="34"/>
      </w:r>
      <w:r w:rsidRPr="62A90963">
        <w:rPr>
          <w:rFonts w:asciiTheme="minorHAnsi" w:eastAsiaTheme="minorEastAsia" w:hAnsiTheme="minorHAnsi" w:cstheme="minorBidi"/>
          <w:highlight w:val="white"/>
          <w:lang w:val="en-US"/>
        </w:rPr>
        <w:t xml:space="preserve">While prior studies have demonstrated some effects of audience involvement, personal relevance, and message integration </w:t>
      </w:r>
      <w:r w:rsidR="60B8F1E4" w:rsidRPr="62A90963">
        <w:rPr>
          <w:rFonts w:asciiTheme="minorHAnsi" w:eastAsiaTheme="minorEastAsia" w:hAnsiTheme="minorHAnsi" w:cstheme="minorBidi"/>
          <w:highlight w:val="white"/>
          <w:lang w:val="en-US"/>
        </w:rPr>
        <w:t xml:space="preserve">on learning from stories </w:t>
      </w:r>
      <w:sdt>
        <w:sdtPr>
          <w:rPr>
            <w:rFonts w:asciiTheme="minorHAnsi" w:eastAsiaTheme="minorEastAsia" w:hAnsiTheme="minorHAnsi" w:cstheme="minorBidi"/>
            <w:color w:val="000000"/>
            <w:highlight w:val="white"/>
            <w:lang w:val="en-US"/>
          </w:rPr>
          <w:tag w:val="MENDELEY_CITATION_v3_eyJjaXRhdGlvbklEIjoiTUVOREVMRVlfQ0lUQVRJT05fNWIzZTUyZDUtY2I5OS00MDA4LWFmOTgtYTRkNzJhNmI0NWY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
          <w:id w:val="-1167868978"/>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(Quintero Johnson et al., 2012)</w:t>
          </w:r>
        </w:sdtContent>
      </w:sdt>
      <w:r w:rsidRPr="62A90963">
        <w:rPr>
          <w:rFonts w:asciiTheme="minorHAnsi" w:eastAsiaTheme="minorEastAsia" w:hAnsiTheme="minorHAnsi" w:cstheme="minorBidi"/>
          <w:highlight w:val="white"/>
          <w:lang w:val="en-US"/>
        </w:rPr>
        <w:t>, further research is needed in other areas related to stories and their factors</w:t>
      </w:r>
      <w:ins w:id="35" w:author="Effinger, Linda" w:date="2025-05-20T12:58:00Z">
        <w:r w:rsidR="24B45E23" w:rsidRPr="62A90963">
          <w:rPr>
            <w:rFonts w:asciiTheme="minorHAnsi" w:eastAsiaTheme="minorEastAsia" w:hAnsiTheme="minorHAnsi" w:cstheme="minorBidi"/>
            <w:highlight w:val="white"/>
            <w:lang w:val="en-US"/>
          </w:rPr>
          <w:t>,</w:t>
        </w:r>
      </w:ins>
      <w:r w:rsidRPr="62A90963">
        <w:rPr>
          <w:rFonts w:asciiTheme="minorHAnsi" w:eastAsiaTheme="minorEastAsia" w:hAnsiTheme="minorHAnsi" w:cstheme="minorBidi"/>
          <w:highlight w:val="white"/>
          <w:lang w:val="en-US"/>
        </w:rPr>
        <w:t xml:space="preserve"> including emotional language, writing style, setting, sentence structure, genre, dialogue, and descriptive techniques, as well as </w:t>
      </w:r>
      <w:r w:rsidR="50D6C7F4" w:rsidRPr="62A90963">
        <w:rPr>
          <w:rFonts w:asciiTheme="minorHAnsi" w:eastAsiaTheme="minorEastAsia" w:hAnsiTheme="minorHAnsi" w:cstheme="minorBidi"/>
          <w:highlight w:val="white"/>
          <w:lang w:val="en-US"/>
        </w:rPr>
        <w:t>research</w:t>
      </w:r>
      <w:r w:rsidRPr="62A90963">
        <w:rPr>
          <w:rFonts w:asciiTheme="minorHAnsi" w:eastAsiaTheme="minorEastAsia" w:hAnsiTheme="minorHAnsi" w:cstheme="minorBidi"/>
          <w:highlight w:val="white"/>
          <w:lang w:val="en-US"/>
        </w:rPr>
        <w:t xml:space="preserve"> to better </w:t>
      </w:r>
      <w:r w:rsidR="3E2E3246" w:rsidRPr="62A90963">
        <w:rPr>
          <w:rFonts w:asciiTheme="minorHAnsi" w:eastAsiaTheme="minorEastAsia" w:hAnsiTheme="minorHAnsi" w:cstheme="minorBidi"/>
          <w:highlight w:val="white"/>
          <w:lang w:val="en-US"/>
        </w:rPr>
        <w:t xml:space="preserve">the </w:t>
      </w:r>
      <w:r w:rsidRPr="62A90963">
        <w:rPr>
          <w:rFonts w:asciiTheme="minorHAnsi" w:eastAsiaTheme="minorEastAsia" w:hAnsiTheme="minorHAnsi" w:cstheme="minorBidi"/>
          <w:highlight w:val="white"/>
          <w:lang w:val="en-US"/>
        </w:rPr>
        <w:t xml:space="preserve">understanding of areas already studied. </w:t>
      </w:r>
      <w:r w:rsidR="064D2917" w:rsidRPr="62A90963">
        <w:rPr>
          <w:rFonts w:asciiTheme="minorHAnsi" w:eastAsiaTheme="minorEastAsia" w:hAnsiTheme="minorHAnsi" w:cstheme="minorBidi"/>
          <w:highlight w:val="white"/>
          <w:lang w:val="en-US"/>
        </w:rPr>
        <w:t>Research o</w:t>
      </w:r>
      <w:r w:rsidRPr="62A90963">
        <w:rPr>
          <w:rFonts w:asciiTheme="minorHAnsi" w:eastAsiaTheme="minorEastAsia" w:hAnsiTheme="minorHAnsi" w:cstheme="minorBidi"/>
          <w:highlight w:val="white"/>
          <w:lang w:val="en-US"/>
        </w:rPr>
        <w:t xml:space="preserve">n these literary and stylistic factors </w:t>
      </w:r>
      <w:r w:rsidR="08D7BF7F" w:rsidRPr="62A90963">
        <w:rPr>
          <w:rFonts w:asciiTheme="minorHAnsi" w:eastAsiaTheme="minorEastAsia" w:hAnsiTheme="minorHAnsi" w:cstheme="minorBidi"/>
          <w:highlight w:val="white"/>
          <w:lang w:val="en-US"/>
        </w:rPr>
        <w:t xml:space="preserve">could </w:t>
      </w:r>
      <w:r w:rsidRPr="62A90963">
        <w:rPr>
          <w:rFonts w:asciiTheme="minorHAnsi" w:eastAsiaTheme="minorEastAsia" w:hAnsiTheme="minorHAnsi" w:cstheme="minorBidi"/>
          <w:highlight w:val="white"/>
          <w:lang w:val="en-US"/>
        </w:rPr>
        <w:t>help further refine stories as a pedagogical method.</w:t>
      </w:r>
      <w:r w:rsidRPr="62A90963">
        <w:rPr>
          <w:rFonts w:asciiTheme="minorHAnsi" w:eastAsiaTheme="minorEastAsia" w:hAnsiTheme="minorHAnsi" w:cstheme="minorBidi"/>
          <w:highlight w:val="white"/>
        </w:rPr>
        <w:t> </w:t>
      </w:r>
    </w:p>
    <w:p w14:paraId="3638D576" w14:textId="77777777"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154CF006">
        <w:rPr>
          <w:rFonts w:asciiTheme="minorHAnsi" w:eastAsiaTheme="minorEastAsia" w:hAnsiTheme="minorHAnsi" w:cstheme="minorBidi"/>
          <w:highlight w:val="white"/>
        </w:rPr>
        <w:t> </w:t>
      </w:r>
    </w:p>
    <w:p w14:paraId="3D61D39A" w14:textId="18A0540D"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154CF006">
        <w:rPr>
          <w:rFonts w:asciiTheme="minorHAnsi" w:eastAsiaTheme="minorEastAsia" w:hAnsiTheme="minorHAnsi" w:cstheme="minorBidi"/>
          <w:highlight w:val="white"/>
          <w:lang w:val="en-US"/>
        </w:rPr>
        <w:t xml:space="preserve">By pushing this field forward, researchers can get closer to finding effective methods </w:t>
      </w:r>
      <w:r w:rsidR="36D7EA30" w:rsidRPr="154CF006">
        <w:rPr>
          <w:rFonts w:asciiTheme="minorHAnsi" w:eastAsiaTheme="minorEastAsia" w:hAnsiTheme="minorHAnsi" w:cstheme="minorBidi"/>
          <w:highlight w:val="white"/>
          <w:lang w:val="en-US"/>
        </w:rPr>
        <w:t>of</w:t>
      </w:r>
      <w:r w:rsidRPr="154CF006">
        <w:rPr>
          <w:rFonts w:asciiTheme="minorHAnsi" w:eastAsiaTheme="minorEastAsia" w:hAnsiTheme="minorHAnsi" w:cstheme="minorBidi"/>
          <w:highlight w:val="white"/>
          <w:lang w:val="en-US"/>
        </w:rPr>
        <w:t xml:space="preserve"> teaching an audience</w:t>
      </w:r>
      <w:r w:rsidR="1ECA3578" w:rsidRPr="154CF006">
        <w:rPr>
          <w:rFonts w:asciiTheme="minorHAnsi" w:eastAsiaTheme="minorEastAsia" w:hAnsiTheme="minorHAnsi" w:cstheme="minorBidi"/>
          <w:highlight w:val="white"/>
          <w:lang w:val="en-US"/>
        </w:rPr>
        <w:t xml:space="preserve"> through fiction</w:t>
      </w:r>
      <w:r w:rsidRPr="154CF006">
        <w:rPr>
          <w:rFonts w:asciiTheme="minorHAnsi" w:eastAsiaTheme="minorEastAsia" w:hAnsiTheme="minorHAnsi" w:cstheme="minorBidi"/>
          <w:highlight w:val="white"/>
          <w:lang w:val="en-US"/>
        </w:rPr>
        <w:t xml:space="preserve">. The entertainment-education </w:t>
      </w:r>
      <w:commentRangeStart w:id="36"/>
      <w:r w:rsidRPr="154CF006">
        <w:rPr>
          <w:rFonts w:asciiTheme="minorHAnsi" w:eastAsiaTheme="minorEastAsia" w:hAnsiTheme="minorHAnsi" w:cstheme="minorBidi"/>
          <w:highlight w:val="white"/>
          <w:lang w:val="en-US"/>
        </w:rPr>
        <w:t xml:space="preserve">strategy </w:t>
      </w:r>
      <w:commentRangeEnd w:id="36"/>
      <w:r w:rsidR="00233EF0">
        <w:rPr>
          <w:rStyle w:val="CommentReference"/>
        </w:rPr>
        <w:commentReference w:id="36"/>
      </w:r>
      <w:r w:rsidRPr="154CF006">
        <w:rPr>
          <w:rFonts w:asciiTheme="minorHAnsi" w:eastAsiaTheme="minorEastAsia" w:hAnsiTheme="minorHAnsi" w:cstheme="minorBidi"/>
          <w:highlight w:val="white"/>
          <w:lang w:val="en-US"/>
        </w:rPr>
        <w:t xml:space="preserve">field is mostly focused on providing health information in an entertaining </w:t>
      </w:r>
      <w:commentRangeStart w:id="37"/>
      <w:r w:rsidRPr="154CF006">
        <w:rPr>
          <w:rFonts w:asciiTheme="minorHAnsi" w:eastAsiaTheme="minorEastAsia" w:hAnsiTheme="minorHAnsi" w:cstheme="minorBidi"/>
          <w:highlight w:val="white"/>
          <w:lang w:val="en-US"/>
        </w:rPr>
        <w:t>way</w:t>
      </w:r>
      <w:del w:id="38" w:author="Effinger, Linda" w:date="2025-05-20T13:02:00Z">
        <w:r w:rsidRPr="154CF006">
          <w:rPr>
            <w:rFonts w:asciiTheme="minorHAnsi" w:eastAsiaTheme="minorEastAsia" w:hAnsiTheme="minorHAnsi" w:cstheme="minorBidi"/>
            <w:highlight w:val="white"/>
            <w:lang w:val="en-US"/>
          </w:rPr>
          <w:delText xml:space="preserve">, </w:delText>
        </w:r>
      </w:del>
      <w:del w:id="39" w:author="Effinger, Linda" w:date="2025-05-20T13:01:00Z">
        <w:r w:rsidRPr="154CF006">
          <w:rPr>
            <w:rFonts w:asciiTheme="minorHAnsi" w:eastAsiaTheme="minorEastAsia" w:hAnsiTheme="minorHAnsi" w:cstheme="minorBidi"/>
            <w:highlight w:val="white"/>
            <w:lang w:val="en-US"/>
          </w:rPr>
          <w:delText xml:space="preserve">therefore </w:delText>
        </w:r>
      </w:del>
      <w:del w:id="40" w:author="Effinger, Linda" w:date="2025-05-20T13:02:00Z">
        <w:r w:rsidRPr="154CF006">
          <w:rPr>
            <w:rFonts w:asciiTheme="minorHAnsi" w:eastAsiaTheme="minorEastAsia" w:hAnsiTheme="minorHAnsi" w:cstheme="minorBidi"/>
            <w:highlight w:val="white"/>
            <w:lang w:val="en-US"/>
          </w:rPr>
          <w:delText>providing societal benefit</w:delText>
        </w:r>
      </w:del>
      <w:r w:rsidRPr="154CF006">
        <w:rPr>
          <w:rFonts w:asciiTheme="minorHAnsi" w:eastAsiaTheme="minorEastAsia" w:hAnsiTheme="minorHAnsi" w:cstheme="minorBidi"/>
          <w:highlight w:val="white"/>
          <w:lang w:val="en-US"/>
        </w:rPr>
        <w:t xml:space="preserve"> in</w:t>
      </w:r>
      <w:commentRangeEnd w:id="37"/>
      <w:r w:rsidR="00723677">
        <w:rPr>
          <w:rStyle w:val="CommentReference"/>
        </w:rPr>
        <w:commentReference w:id="37"/>
      </w:r>
      <w:r w:rsidRPr="154CF006">
        <w:rPr>
          <w:rFonts w:asciiTheme="minorHAnsi" w:eastAsiaTheme="minorEastAsia" w:hAnsiTheme="minorHAnsi" w:cstheme="minorBidi"/>
          <w:highlight w:val="white"/>
          <w:lang w:val="en-US"/>
        </w:rPr>
        <w:t xml:space="preserve"> the hope that people can learn while not being focused on learning actively </w:t>
      </w:r>
      <w:sdt>
        <w:sdtPr>
          <w:rPr>
            <w:rFonts w:asciiTheme="minorHAnsi" w:eastAsiaTheme="minorEastAsia" w:hAnsiTheme="minorHAnsi" w:cstheme="minorBidi"/>
            <w:color w:val="000000"/>
            <w:highlight w:val="white"/>
            <w:lang w:val="en-US"/>
          </w:rPr>
          <w:tag w:val="MENDELEY_CITATION_v3_eyJjaXRhdGlvbklEIjoiTUVOREVMRVlfQ0lUQVRJT05fMTIwZWExMzItZGFiNy00OTM5LTg4MjUtMTI5Yzk1M2YxMzlh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
          <w:id w:val="340668094"/>
          <w:placeholder>
            <w:docPart w:val="DefaultPlaceholder_-1854013440"/>
          </w:placeholder>
        </w:sdtPr>
        <w:sdtContent>
          <w:r w:rsidR="00CD60C3" w:rsidRPr="00CD60C3">
            <w:rPr>
              <w:rFonts w:asciiTheme="minorHAnsi" w:eastAsiaTheme="minorEastAsia" w:hAnsiTheme="minorHAnsi" w:cstheme="minorBidi"/>
              <w:color w:val="000000"/>
              <w:highlight w:val="white"/>
              <w:lang w:val="en-US"/>
            </w:rPr>
            <w:t>(Quintero Johnson et al., 2012)</w:t>
          </w:r>
        </w:sdtContent>
      </w:sdt>
      <w:r w:rsidRPr="154CF006">
        <w:rPr>
          <w:rFonts w:asciiTheme="minorHAnsi" w:eastAsiaTheme="minorEastAsia" w:hAnsiTheme="minorHAnsi" w:cstheme="minorBidi"/>
          <w:highlight w:val="white"/>
          <w:lang w:val="en-US"/>
        </w:rPr>
        <w:t xml:space="preserve">. Short stories </w:t>
      </w:r>
      <w:proofErr w:type="gramStart"/>
      <w:r w:rsidRPr="154CF006">
        <w:rPr>
          <w:rFonts w:asciiTheme="minorHAnsi" w:eastAsiaTheme="minorEastAsia" w:hAnsiTheme="minorHAnsi" w:cstheme="minorBidi"/>
          <w:highlight w:val="white"/>
          <w:lang w:val="en-US"/>
        </w:rPr>
        <w:t xml:space="preserve">in particular </w:t>
      </w:r>
      <w:r w:rsidR="5CA75440" w:rsidRPr="154CF006">
        <w:rPr>
          <w:rFonts w:asciiTheme="minorHAnsi" w:eastAsiaTheme="minorEastAsia" w:hAnsiTheme="minorHAnsi" w:cstheme="minorBidi"/>
          <w:highlight w:val="white"/>
          <w:lang w:val="en-US"/>
        </w:rPr>
        <w:t>are</w:t>
      </w:r>
      <w:proofErr w:type="gramEnd"/>
      <w:r w:rsidRPr="154CF006">
        <w:rPr>
          <w:rFonts w:asciiTheme="minorHAnsi" w:eastAsiaTheme="minorEastAsia" w:hAnsiTheme="minorHAnsi" w:cstheme="minorBidi"/>
          <w:highlight w:val="white"/>
          <w:lang w:val="en-US"/>
        </w:rPr>
        <w:t xml:space="preserve"> an accessible method </w:t>
      </w:r>
      <w:r w:rsidR="7FB1BB17" w:rsidRPr="154CF006">
        <w:rPr>
          <w:rFonts w:asciiTheme="minorHAnsi" w:eastAsiaTheme="minorEastAsia" w:hAnsiTheme="minorHAnsi" w:cstheme="minorBidi"/>
          <w:highlight w:val="white"/>
          <w:lang w:val="en-US"/>
        </w:rPr>
        <w:t xml:space="preserve">to </w:t>
      </w:r>
      <w:r w:rsidRPr="154CF006">
        <w:rPr>
          <w:rFonts w:asciiTheme="minorHAnsi" w:eastAsiaTheme="minorEastAsia" w:hAnsiTheme="minorHAnsi" w:cstheme="minorBidi"/>
          <w:highlight w:val="white"/>
          <w:lang w:val="en-US"/>
        </w:rPr>
        <w:t>learn</w:t>
      </w:r>
      <w:r w:rsidR="4A1842FE" w:rsidRPr="154CF006">
        <w:rPr>
          <w:rFonts w:asciiTheme="minorHAnsi" w:eastAsiaTheme="minorEastAsia" w:hAnsiTheme="minorHAnsi" w:cstheme="minorBidi"/>
          <w:highlight w:val="white"/>
          <w:lang w:val="en-US"/>
        </w:rPr>
        <w:t xml:space="preserve"> new information</w:t>
      </w:r>
      <w:r w:rsidRPr="154CF006">
        <w:rPr>
          <w:rFonts w:asciiTheme="minorHAnsi" w:eastAsiaTheme="minorEastAsia" w:hAnsiTheme="minorHAnsi" w:cstheme="minorBidi"/>
          <w:highlight w:val="white"/>
          <w:lang w:val="en-US"/>
        </w:rPr>
        <w:t xml:space="preserve"> as they require little time commitment, therefore it facilitates learning</w:t>
      </w:r>
      <w:r w:rsidRPr="154CF006">
        <w:rPr>
          <w:rFonts w:asciiTheme="minorHAnsi" w:eastAsiaTheme="minorEastAsia" w:hAnsiTheme="minorHAnsi" w:cstheme="minorBidi"/>
          <w:highlight w:val="white"/>
          <w:lang w:val="en-US"/>
        </w:rPr>
        <w:t xml:space="preserve"> </w:t>
      </w:r>
      <w:r w:rsidR="2E34835B" w:rsidRPr="154CF006">
        <w:rPr>
          <w:rFonts w:asciiTheme="minorHAnsi" w:eastAsiaTheme="minorEastAsia" w:hAnsiTheme="minorHAnsi" w:cstheme="minorBidi"/>
          <w:highlight w:val="white"/>
          <w:lang w:val="en-US"/>
        </w:rPr>
        <w:t>about</w:t>
      </w:r>
      <w:r w:rsidR="00157954">
        <w:rPr>
          <w:rFonts w:asciiTheme="minorHAnsi" w:eastAsiaTheme="minorEastAsia" w:hAnsiTheme="minorHAnsi" w:cstheme="minorBidi"/>
          <w:highlight w:val="white"/>
          <w:lang w:val="en-US"/>
        </w:rPr>
        <w:t xml:space="preserve"> important</w:t>
      </w:r>
      <w:r w:rsidR="2E34835B" w:rsidRPr="154CF006">
        <w:rPr>
          <w:rFonts w:asciiTheme="minorHAnsi" w:eastAsiaTheme="minorEastAsia" w:hAnsiTheme="minorHAnsi" w:cstheme="minorBidi"/>
          <w:highlight w:val="white"/>
          <w:lang w:val="en-US"/>
        </w:rPr>
        <w:t xml:space="preserve"> topics</w:t>
      </w:r>
      <w:r w:rsidRPr="154CF006">
        <w:rPr>
          <w:rFonts w:asciiTheme="minorHAnsi" w:eastAsiaTheme="minorEastAsia" w:hAnsiTheme="minorHAnsi" w:cstheme="minorBidi"/>
          <w:highlight w:val="white"/>
          <w:lang w:val="en-US"/>
        </w:rPr>
        <w:t xml:space="preserve"> for busy audiences. By </w:t>
      </w:r>
      <w:r w:rsidR="40349161" w:rsidRPr="154CF006">
        <w:rPr>
          <w:rFonts w:asciiTheme="minorHAnsi" w:eastAsiaTheme="minorEastAsia" w:hAnsiTheme="minorHAnsi" w:cstheme="minorBidi"/>
          <w:highlight w:val="white"/>
          <w:lang w:val="en-US"/>
        </w:rPr>
        <w:t xml:space="preserve">further </w:t>
      </w:r>
      <w:r w:rsidRPr="154CF006">
        <w:rPr>
          <w:rFonts w:asciiTheme="minorHAnsi" w:eastAsiaTheme="minorEastAsia" w:hAnsiTheme="minorHAnsi" w:cstheme="minorBidi"/>
          <w:highlight w:val="white"/>
          <w:lang w:val="en-US"/>
        </w:rPr>
        <w:t xml:space="preserve">understanding this interdisciplinary field we can </w:t>
      </w:r>
      <w:r w:rsidR="41E64A7D" w:rsidRPr="154CF006">
        <w:rPr>
          <w:rFonts w:asciiTheme="minorHAnsi" w:eastAsiaTheme="minorEastAsia" w:hAnsiTheme="minorHAnsi" w:cstheme="minorBidi"/>
          <w:highlight w:val="white"/>
          <w:lang w:val="en-US"/>
        </w:rPr>
        <w:t>better</w:t>
      </w:r>
      <w:r w:rsidRPr="154CF006">
        <w:rPr>
          <w:rFonts w:asciiTheme="minorHAnsi" w:eastAsiaTheme="minorEastAsia" w:hAnsiTheme="minorHAnsi" w:cstheme="minorBidi"/>
          <w:highlight w:val="white"/>
          <w:lang w:val="en-US"/>
        </w:rPr>
        <w:t xml:space="preserve"> understand how stories influence learning and memory, therefore </w:t>
      </w:r>
      <w:r w:rsidR="328A8D42" w:rsidRPr="154CF006">
        <w:rPr>
          <w:rFonts w:asciiTheme="minorHAnsi" w:eastAsiaTheme="minorEastAsia" w:hAnsiTheme="minorHAnsi" w:cstheme="minorBidi"/>
          <w:highlight w:val="white"/>
          <w:lang w:val="en-US"/>
        </w:rPr>
        <w:t xml:space="preserve">contributing </w:t>
      </w:r>
      <w:r w:rsidRPr="154CF006">
        <w:rPr>
          <w:rFonts w:asciiTheme="minorHAnsi" w:eastAsiaTheme="minorEastAsia" w:hAnsiTheme="minorHAnsi" w:cstheme="minorBidi"/>
          <w:highlight w:val="white"/>
          <w:lang w:val="en-US"/>
        </w:rPr>
        <w:t>to other fields</w:t>
      </w:r>
      <w:ins w:id="41" w:author="Effinger, Linda" w:date="2025-05-20T13:28:00Z">
        <w:r w:rsidR="348526D5" w:rsidRPr="154CF006">
          <w:rPr>
            <w:rFonts w:asciiTheme="minorHAnsi" w:eastAsiaTheme="minorEastAsia" w:hAnsiTheme="minorHAnsi" w:cstheme="minorBidi"/>
            <w:highlight w:val="white"/>
            <w:lang w:val="en-US"/>
          </w:rPr>
          <w:t>,</w:t>
        </w:r>
      </w:ins>
      <w:r w:rsidRPr="154CF006">
        <w:rPr>
          <w:rFonts w:asciiTheme="minorHAnsi" w:eastAsiaTheme="minorEastAsia" w:hAnsiTheme="minorHAnsi" w:cstheme="minorBidi"/>
          <w:highlight w:val="white"/>
          <w:lang w:val="en-US"/>
        </w:rPr>
        <w:t xml:space="preserve"> such as educational game design</w:t>
      </w:r>
      <w:r w:rsidR="00CE5C58">
        <w:rPr>
          <w:rFonts w:asciiTheme="minorHAnsi" w:eastAsiaTheme="minorEastAsia" w:hAnsiTheme="minorHAnsi" w:cstheme="minorBidi"/>
          <w:highlight w:val="white"/>
          <w:lang w:val="en-US"/>
        </w:rPr>
        <w:t>,</w:t>
      </w:r>
      <w:r w:rsidRPr="154CF006">
        <w:rPr>
          <w:rFonts w:asciiTheme="minorHAnsi" w:eastAsiaTheme="minorEastAsia" w:hAnsiTheme="minorHAnsi" w:cstheme="minorBidi"/>
          <w:highlight w:val="white"/>
          <w:lang w:val="en-US"/>
        </w:rPr>
        <w:t xml:space="preserve"> interactive narrative studies</w:t>
      </w:r>
      <w:r w:rsidR="00CE5C58">
        <w:rPr>
          <w:rFonts w:asciiTheme="minorHAnsi" w:eastAsiaTheme="minorEastAsia" w:hAnsiTheme="minorHAnsi" w:cstheme="minorBidi"/>
          <w:highlight w:val="white"/>
          <w:lang w:val="en-US"/>
        </w:rPr>
        <w:t>, and other creative industries.</w:t>
      </w:r>
      <w:r w:rsidRPr="154CF006">
        <w:rPr>
          <w:rFonts w:asciiTheme="minorHAnsi" w:eastAsiaTheme="minorEastAsia" w:hAnsiTheme="minorHAnsi" w:cstheme="minorBidi"/>
          <w:highlight w:val="white"/>
        </w:rPr>
        <w:t> </w:t>
      </w:r>
    </w:p>
    <w:p w14:paraId="6CFF9C93" w14:textId="77777777"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154CF006">
        <w:rPr>
          <w:rFonts w:asciiTheme="minorHAnsi" w:eastAsiaTheme="minorEastAsia" w:hAnsiTheme="minorHAnsi" w:cstheme="minorBidi"/>
          <w:highlight w:val="white"/>
        </w:rPr>
        <w:t> </w:t>
      </w:r>
    </w:p>
    <w:p w14:paraId="2526A73E" w14:textId="06C459AA" w:rsidR="00802DAF" w:rsidRPr="00802DAF" w:rsidRDefault="00802DAF" w:rsidP="6F97707D">
      <w:pPr>
        <w:shd w:val="clear" w:color="auto" w:fill="FFFFFF" w:themeFill="background1"/>
        <w:jc w:val="both"/>
        <w:rPr>
          <w:rFonts w:asciiTheme="minorHAnsi" w:eastAsiaTheme="minorEastAsia" w:hAnsiTheme="minorHAnsi" w:cstheme="minorBidi"/>
          <w:highlight w:val="white"/>
        </w:rPr>
      </w:pPr>
      <w:r w:rsidRPr="5316A447">
        <w:rPr>
          <w:rFonts w:asciiTheme="minorHAnsi" w:eastAsiaTheme="minorEastAsia" w:hAnsiTheme="minorHAnsi" w:cstheme="minorBidi"/>
          <w:highlight w:val="white"/>
          <w:lang w:val="en-US"/>
        </w:rPr>
        <w:t xml:space="preserve">Overall, </w:t>
      </w:r>
      <w:commentRangeStart w:id="42"/>
      <w:commentRangeStart w:id="43"/>
      <w:r w:rsidRPr="5316A447">
        <w:rPr>
          <w:rFonts w:asciiTheme="minorHAnsi" w:eastAsiaTheme="minorEastAsia" w:hAnsiTheme="minorHAnsi" w:cstheme="minorBidi"/>
          <w:highlight w:val="white"/>
          <w:lang w:val="en-US"/>
        </w:rPr>
        <w:t>the field of Entertainment-Education strategy</w:t>
      </w:r>
      <w:commentRangeEnd w:id="42"/>
      <w:r>
        <w:rPr>
          <w:rStyle w:val="CommentReference"/>
        </w:rPr>
        <w:commentReference w:id="42"/>
      </w:r>
      <w:commentRangeEnd w:id="43"/>
      <w:r w:rsidR="00065424">
        <w:rPr>
          <w:rStyle w:val="CommentReference"/>
        </w:rPr>
        <w:commentReference w:id="43"/>
      </w:r>
      <w:r w:rsidRPr="5316A447">
        <w:rPr>
          <w:rFonts w:asciiTheme="minorHAnsi" w:eastAsiaTheme="minorEastAsia" w:hAnsiTheme="minorHAnsi" w:cstheme="minorBidi"/>
          <w:highlight w:val="white"/>
          <w:lang w:val="en-US"/>
        </w:rPr>
        <w:t xml:space="preserve"> shows potential for increasing information retention. </w:t>
      </w:r>
      <w:commentRangeStart w:id="44"/>
      <w:r w:rsidRPr="5316A447">
        <w:rPr>
          <w:rFonts w:asciiTheme="minorHAnsi" w:eastAsiaTheme="minorEastAsia" w:hAnsiTheme="minorHAnsi" w:cstheme="minorBidi"/>
          <w:highlight w:val="white"/>
          <w:lang w:val="en-US"/>
        </w:rPr>
        <w:t>This study aims to contribute to the field by both improving the current methodology used to test these factors</w:t>
      </w:r>
      <w:ins w:id="45" w:author="Effinger, Linda" w:date="2025-05-20T13:39:00Z">
        <w:r w:rsidR="0A26DDE6" w:rsidRPr="5316A447">
          <w:rPr>
            <w:rFonts w:asciiTheme="minorHAnsi" w:eastAsiaTheme="minorEastAsia" w:hAnsiTheme="minorHAnsi" w:cstheme="minorBidi"/>
            <w:highlight w:val="white"/>
            <w:lang w:val="en-US"/>
          </w:rPr>
          <w:t>,</w:t>
        </w:r>
      </w:ins>
      <w:r w:rsidRPr="5316A447">
        <w:rPr>
          <w:rFonts w:asciiTheme="minorHAnsi" w:eastAsiaTheme="minorEastAsia" w:hAnsiTheme="minorHAnsi" w:cstheme="minorBidi"/>
          <w:highlight w:val="white"/>
          <w:lang w:val="en-US"/>
        </w:rPr>
        <w:t xml:space="preserve"> as well as </w:t>
      </w:r>
      <w:proofErr w:type="gramStart"/>
      <w:r w:rsidRPr="5316A447">
        <w:rPr>
          <w:rFonts w:asciiTheme="minorHAnsi" w:eastAsiaTheme="minorEastAsia" w:hAnsiTheme="minorHAnsi" w:cstheme="minorBidi"/>
          <w:highlight w:val="white"/>
          <w:lang w:val="en-US"/>
        </w:rPr>
        <w:t>aid</w:t>
      </w:r>
      <w:proofErr w:type="gramEnd"/>
      <w:r w:rsidRPr="5316A447">
        <w:rPr>
          <w:rFonts w:asciiTheme="minorHAnsi" w:eastAsiaTheme="minorEastAsia" w:hAnsiTheme="minorHAnsi" w:cstheme="minorBidi"/>
          <w:highlight w:val="white"/>
          <w:lang w:val="en-US"/>
        </w:rPr>
        <w:t xml:space="preserve"> </w:t>
      </w:r>
      <w:r w:rsidR="746A651C" w:rsidRPr="5316A447">
        <w:rPr>
          <w:rFonts w:asciiTheme="minorHAnsi" w:eastAsiaTheme="minorEastAsia" w:hAnsiTheme="minorHAnsi" w:cstheme="minorBidi"/>
          <w:highlight w:val="white"/>
          <w:lang w:val="en-US"/>
        </w:rPr>
        <w:t>in</w:t>
      </w:r>
      <w:r w:rsidRPr="5316A447">
        <w:rPr>
          <w:rFonts w:asciiTheme="minorHAnsi" w:eastAsiaTheme="minorEastAsia" w:hAnsiTheme="minorHAnsi" w:cstheme="minorBidi"/>
          <w:highlight w:val="white"/>
          <w:lang w:val="en-US"/>
        </w:rPr>
        <w:t xml:space="preserve"> defin</w:t>
      </w:r>
      <w:r w:rsidR="4983F194" w:rsidRPr="5316A447">
        <w:rPr>
          <w:rFonts w:asciiTheme="minorHAnsi" w:eastAsiaTheme="minorEastAsia" w:hAnsiTheme="minorHAnsi" w:cstheme="minorBidi"/>
          <w:highlight w:val="white"/>
          <w:lang w:val="en-US"/>
        </w:rPr>
        <w:t>ing</w:t>
      </w:r>
      <w:r w:rsidRPr="5316A447">
        <w:rPr>
          <w:rFonts w:asciiTheme="minorHAnsi" w:eastAsiaTheme="minorEastAsia" w:hAnsiTheme="minorHAnsi" w:cstheme="minorBidi"/>
          <w:highlight w:val="white"/>
          <w:lang w:val="en-US"/>
        </w:rPr>
        <w:t xml:space="preserve"> how specific engagement-related factors can be used more effective</w:t>
      </w:r>
      <w:r w:rsidR="37EAC4B1" w:rsidRPr="5316A447">
        <w:rPr>
          <w:rFonts w:asciiTheme="minorHAnsi" w:eastAsiaTheme="minorEastAsia" w:hAnsiTheme="minorHAnsi" w:cstheme="minorBidi"/>
          <w:highlight w:val="white"/>
          <w:lang w:val="en-US"/>
        </w:rPr>
        <w:t>ly</w:t>
      </w:r>
      <w:r w:rsidRPr="5316A447">
        <w:rPr>
          <w:rFonts w:asciiTheme="minorHAnsi" w:eastAsiaTheme="minorEastAsia" w:hAnsiTheme="minorHAnsi" w:cstheme="minorBidi"/>
          <w:highlight w:val="white"/>
          <w:lang w:val="en-US"/>
        </w:rPr>
        <w:t xml:space="preserve"> </w:t>
      </w:r>
      <w:r w:rsidR="15B8ABC6" w:rsidRPr="5316A447">
        <w:rPr>
          <w:rFonts w:asciiTheme="minorHAnsi" w:eastAsiaTheme="minorEastAsia" w:hAnsiTheme="minorHAnsi" w:cstheme="minorBidi"/>
          <w:highlight w:val="white"/>
          <w:lang w:val="en-US"/>
        </w:rPr>
        <w:t xml:space="preserve">to </w:t>
      </w:r>
      <w:r w:rsidRPr="5316A447">
        <w:rPr>
          <w:rFonts w:asciiTheme="minorHAnsi" w:eastAsiaTheme="minorEastAsia" w:hAnsiTheme="minorHAnsi" w:cstheme="minorBidi"/>
          <w:highlight w:val="white"/>
          <w:lang w:val="en-US"/>
        </w:rPr>
        <w:t>improv</w:t>
      </w:r>
      <w:r w:rsidR="08DFC67D" w:rsidRPr="5316A447">
        <w:rPr>
          <w:rFonts w:asciiTheme="minorHAnsi" w:eastAsiaTheme="minorEastAsia" w:hAnsiTheme="minorHAnsi" w:cstheme="minorBidi"/>
          <w:highlight w:val="white"/>
          <w:lang w:val="en-US"/>
        </w:rPr>
        <w:t>e</w:t>
      </w:r>
      <w:r w:rsidRPr="5316A447">
        <w:rPr>
          <w:rFonts w:asciiTheme="minorHAnsi" w:eastAsiaTheme="minorEastAsia" w:hAnsiTheme="minorHAnsi" w:cstheme="minorBidi"/>
          <w:highlight w:val="white"/>
          <w:lang w:val="en-US"/>
        </w:rPr>
        <w:t xml:space="preserve"> information recall. </w:t>
      </w:r>
      <w:commentRangeEnd w:id="44"/>
      <w:r w:rsidR="00161E2E">
        <w:rPr>
          <w:rStyle w:val="CommentReference"/>
        </w:rPr>
        <w:commentReference w:id="44"/>
      </w:r>
      <w:r w:rsidRPr="5316A447">
        <w:rPr>
          <w:rFonts w:asciiTheme="minorHAnsi" w:eastAsiaTheme="minorEastAsia" w:hAnsiTheme="minorHAnsi" w:cstheme="minorBidi"/>
          <w:highlight w:val="white"/>
          <w:lang w:val="en-US"/>
        </w:rPr>
        <w:t>This study focuses on young adults as they have an increased resistance to persuasion, compared to children, yet still have developing brains</w:t>
      </w:r>
      <w:r w:rsidRPr="5316A447">
        <w:rPr>
          <w:rFonts w:asciiTheme="minorHAnsi" w:eastAsiaTheme="minorEastAsia" w:hAnsiTheme="minorHAnsi" w:cstheme="minorBidi"/>
          <w:highlight w:val="white"/>
        </w:rPr>
        <w:t xml:space="preserve"> </w:t>
      </w:r>
      <w:sdt>
        <w:sdtPr>
          <w:rPr>
            <w:rFonts w:asciiTheme="minorHAnsi" w:eastAsiaTheme="minorEastAsia" w:hAnsiTheme="minorHAnsi" w:cstheme="minorBidi"/>
            <w:color w:val="000000"/>
            <w:highlight w:val="white"/>
          </w:rPr>
          <w:tag w:val="MENDELEY_CITATION_v3_eyJjaXRhdGlvbklEIjoiTUVOREVMRVlfQ0lUQVRJT05fN2Y4MzY0NzgtNjMwMC00ZDk5LWE0YzQtYTVhM2Y1YmMyMzNl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
          <w:id w:val="-1357032568"/>
          <w:placeholder>
            <w:docPart w:val="DefaultPlaceholder_-1854013440"/>
          </w:placeholder>
        </w:sdtPr>
        <w:sdtContent>
          <w:r w:rsidR="00CD60C3" w:rsidRPr="00CD60C3">
            <w:rPr>
              <w:rFonts w:asciiTheme="minorHAnsi" w:eastAsiaTheme="minorEastAsia" w:hAnsiTheme="minorHAnsi" w:cstheme="minorBidi"/>
              <w:color w:val="000000"/>
              <w:highlight w:val="white"/>
            </w:rPr>
            <w:t>(Quintero Johnson et al., 2012)</w:t>
          </w:r>
        </w:sdtContent>
      </w:sdt>
      <w:commentRangeStart w:id="46"/>
      <w:r w:rsidRPr="5316A447">
        <w:rPr>
          <w:rFonts w:asciiTheme="minorHAnsi" w:eastAsiaTheme="minorEastAsia" w:hAnsiTheme="minorHAnsi" w:cstheme="minorBidi"/>
          <w:highlight w:val="white"/>
          <w:lang w:val="en-US"/>
        </w:rPr>
        <w:t xml:space="preserve">. </w:t>
      </w:r>
      <w:commentRangeEnd w:id="46"/>
      <w:r w:rsidR="00065424">
        <w:rPr>
          <w:rStyle w:val="CommentReference"/>
        </w:rPr>
        <w:commentReference w:id="46"/>
      </w:r>
      <w:r w:rsidR="26A71750" w:rsidRPr="5316A447">
        <w:rPr>
          <w:rFonts w:asciiTheme="minorHAnsi" w:eastAsiaTheme="minorEastAsia" w:hAnsiTheme="minorHAnsi" w:cstheme="minorBidi"/>
          <w:highlight w:val="white"/>
          <w:lang w:val="en-US"/>
        </w:rPr>
        <w:t>T</w:t>
      </w:r>
      <w:r w:rsidRPr="5316A447">
        <w:rPr>
          <w:rFonts w:asciiTheme="minorHAnsi" w:eastAsiaTheme="minorEastAsia" w:hAnsiTheme="minorHAnsi" w:cstheme="minorBidi"/>
          <w:highlight w:val="white"/>
          <w:lang w:val="en-US"/>
        </w:rPr>
        <w:t>he central hypothesis of this thesis is that high</w:t>
      </w:r>
      <w:r w:rsidR="00314A68">
        <w:rPr>
          <w:rFonts w:asciiTheme="minorHAnsi" w:eastAsiaTheme="minorEastAsia" w:hAnsiTheme="minorHAnsi" w:cstheme="minorBidi"/>
          <w:highlight w:val="white"/>
          <w:lang w:val="en-US"/>
        </w:rPr>
        <w:t>ly</w:t>
      </w:r>
      <w:r w:rsidRPr="5316A447">
        <w:rPr>
          <w:rFonts w:asciiTheme="minorHAnsi" w:eastAsiaTheme="minorEastAsia" w:hAnsiTheme="minorHAnsi" w:cstheme="minorBidi"/>
          <w:highlight w:val="white"/>
          <w:lang w:val="en-US"/>
        </w:rPr>
        <w:t xml:space="preserve"> integrated messages in short stories are more effective in creating recall of information than low integrated messages in short stories. The confirmation or rejection of this hypothesis would help in solving the problem of creating effective stories</w:t>
      </w:r>
      <w:r w:rsidR="0048752F">
        <w:rPr>
          <w:rFonts w:asciiTheme="minorHAnsi" w:eastAsiaTheme="minorEastAsia" w:hAnsiTheme="minorHAnsi" w:cstheme="minorBidi"/>
          <w:highlight w:val="white"/>
          <w:lang w:val="en-US"/>
        </w:rPr>
        <w:t xml:space="preserve"> that can aid in teaching</w:t>
      </w:r>
      <w:r w:rsidRPr="5316A447">
        <w:rPr>
          <w:rFonts w:asciiTheme="minorHAnsi" w:eastAsiaTheme="minorEastAsia" w:hAnsiTheme="minorHAnsi" w:cstheme="minorBidi"/>
          <w:highlight w:val="white"/>
          <w:lang w:val="en-US"/>
        </w:rPr>
        <w:t xml:space="preserve"> young adults. </w:t>
      </w:r>
    </w:p>
    <w:p w14:paraId="1B47503F" w14:textId="77777777" w:rsidR="00513CEF" w:rsidRPr="00FB600C" w:rsidRDefault="00513CEF" w:rsidP="00513CEF">
      <w:pPr>
        <w:shd w:val="clear" w:color="auto" w:fill="FFFFFF"/>
        <w:rPr>
          <w:highlight w:val="white"/>
        </w:rPr>
      </w:pPr>
    </w:p>
    <w:p w14:paraId="1D4DE4CD" w14:textId="547B1D9C" w:rsidR="001002BD" w:rsidRDefault="001002BD" w:rsidP="00513CEF">
      <w:pPr>
        <w:ind w:left="0"/>
      </w:pPr>
      <w:r>
        <w:br w:type="page"/>
      </w:r>
    </w:p>
    <w:p w14:paraId="0000007B" w14:textId="1BA457A2" w:rsidR="00F670F2" w:rsidRDefault="43B23AD3">
      <w:pPr>
        <w:pStyle w:val="Heading1"/>
      </w:pPr>
      <w:bookmarkStart w:id="47" w:name="_Toc197521747"/>
      <w:commentRangeStart w:id="48"/>
      <w:r>
        <w:lastRenderedPageBreak/>
        <w:t xml:space="preserve">Chapter </w:t>
      </w:r>
      <w:commentRangeEnd w:id="48"/>
      <w:r w:rsidR="00195E3C">
        <w:rPr>
          <w:rStyle w:val="CommentReference"/>
          <w:b w:val="0"/>
        </w:rPr>
        <w:commentReference w:id="48"/>
      </w:r>
      <w:r>
        <w:t>2:</w:t>
      </w:r>
      <w:bookmarkEnd w:id="47"/>
      <w:r w:rsidR="00F274D7">
        <w:t xml:space="preserve"> Literature review</w:t>
      </w:r>
    </w:p>
    <w:p w14:paraId="5010F238" w14:textId="6CD3480B" w:rsidR="25104C83" w:rsidRDefault="0031045C" w:rsidP="320FED78">
      <w:pPr>
        <w:pStyle w:val="Heading2"/>
        <w:rPr>
          <w:sz w:val="22"/>
          <w:szCs w:val="22"/>
          <w:lang w:val="en-US"/>
        </w:rPr>
      </w:pPr>
      <w:bookmarkStart w:id="49" w:name="_Toc197521749"/>
      <w:r>
        <w:rPr>
          <w:lang w:val="en-US"/>
        </w:rPr>
        <w:t xml:space="preserve">2.1 </w:t>
      </w:r>
      <w:r w:rsidR="25104C83" w:rsidRPr="320FED78">
        <w:rPr>
          <w:lang w:val="en-US"/>
        </w:rPr>
        <w:t>Introduction</w:t>
      </w:r>
      <w:bookmarkEnd w:id="49"/>
    </w:p>
    <w:p w14:paraId="67C50ACA" w14:textId="305EA17A" w:rsidR="0E0FAA0B" w:rsidRDefault="0E0FAA0B" w:rsidP="5E8ADF62">
      <w:pPr>
        <w:spacing w:before="240" w:after="240"/>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 xml:space="preserve">The use of short stories as an educational tool has </w:t>
      </w:r>
      <w:r w:rsidR="6315B768" w:rsidRPr="5E8ADF62">
        <w:rPr>
          <w:rFonts w:asciiTheme="minorHAnsi" w:eastAsiaTheme="minorEastAsia" w:hAnsiTheme="minorHAnsi" w:cstheme="minorBidi"/>
          <w:color w:val="000000" w:themeColor="text1"/>
          <w:lang w:val="en-US"/>
        </w:rPr>
        <w:t xml:space="preserve">garnered </w:t>
      </w:r>
      <w:r w:rsidRPr="5E8ADF62">
        <w:rPr>
          <w:rFonts w:asciiTheme="minorHAnsi" w:eastAsiaTheme="minorEastAsia" w:hAnsiTheme="minorHAnsi" w:cstheme="minorBidi"/>
          <w:color w:val="000000" w:themeColor="text1"/>
          <w:lang w:val="en-US"/>
        </w:rPr>
        <w:t xml:space="preserve">increased attention over the past decade, particularly within the field of Entertainment-Education (EE), as evidenced by the growing body of related scholarly publications such as </w:t>
      </w:r>
      <w:commentRangeStart w:id="50"/>
      <w:sdt>
        <w:sdtPr>
          <w:rPr>
            <w:rFonts w:asciiTheme="minorHAnsi" w:eastAsiaTheme="minorEastAsia" w:hAnsiTheme="minorHAnsi" w:cstheme="minorBidi"/>
            <w:color w:val="000000"/>
            <w:lang w:val="en-US"/>
          </w:rPr>
          <w:tag w:val="MENDELEY_CITATION_v3_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"/>
          <w:id w:val="1293717615"/>
          <w:placeholder>
            <w:docPart w:val="DefaultPlaceholder_-1854013440"/>
          </w:placeholder>
        </w:sdtPr>
        <w:sdtContent>
          <w:r w:rsidR="00CD60C3" w:rsidRPr="00CD60C3">
            <w:rPr>
              <w:rFonts w:asciiTheme="minorHAnsi" w:eastAsiaTheme="minorEastAsia" w:hAnsiTheme="minorHAnsi" w:cstheme="minorBidi"/>
              <w:color w:val="000000"/>
              <w:lang w:val="en-US"/>
            </w:rPr>
            <w:t>(Dudley et al., 2023;</w:t>
          </w:r>
        </w:sdtContent>
      </w:sdt>
      <w:sdt>
        <w:sdtPr>
          <w:rPr>
            <w:rFonts w:asciiTheme="minorHAnsi" w:eastAsiaTheme="minorEastAsia" w:hAnsiTheme="minorHAnsi" w:cstheme="minorBidi"/>
            <w:color w:val="000000"/>
            <w:lang w:val="en-US"/>
          </w:rPr>
          <w:tag w:val="MENDELEY_CITATION_v3_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"/>
          <w:id w:val="1466160904"/>
          <w:placeholder>
            <w:docPart w:val="DefaultPlaceholder_-1854013440"/>
          </w:placeholder>
        </w:sdtPr>
        <w:sdtContent>
          <w:r w:rsidR="00CD60C3" w:rsidRPr="00CD60C3">
            <w:rPr>
              <w:rFonts w:asciiTheme="minorHAnsi" w:eastAsiaTheme="minorEastAsia" w:hAnsiTheme="minorHAnsi" w:cstheme="minorBidi"/>
              <w:color w:val="000000"/>
              <w:lang w:val="en-US"/>
            </w:rPr>
            <w:t>Clason, 1926)</w:t>
          </w:r>
        </w:sdtContent>
      </w:sdt>
      <w:r w:rsidR="006069A8">
        <w:rPr>
          <w:rFonts w:asciiTheme="minorHAnsi" w:eastAsiaTheme="minorEastAsia" w:hAnsiTheme="minorHAnsi" w:cstheme="minorBidi"/>
          <w:color w:val="000000"/>
          <w:lang w:val="en-US"/>
        </w:rPr>
        <w:t xml:space="preserve">; </w:t>
      </w:r>
      <w:sdt>
        <w:sdtPr>
          <w:rPr>
            <w:rFonts w:asciiTheme="minorHAnsi" w:eastAsiaTheme="minorEastAsia" w:hAnsiTheme="minorHAnsi" w:cstheme="minorBidi"/>
            <w:color w:val="000000"/>
            <w:lang w:val="en-US"/>
          </w:rPr>
          <w:tag w:val="MENDELEY_CITATION_v3_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"/>
          <w:id w:val="-703871789"/>
          <w:placeholder>
            <w:docPart w:val="DefaultPlaceholder_-1854013440"/>
          </w:placeholder>
        </w:sdtPr>
        <w:sdtContent>
          <w:proofErr w:type="spellStart"/>
          <w:r w:rsidR="00CD60C3" w:rsidRPr="00CD60C3">
            <w:rPr>
              <w:rFonts w:eastAsia="Times New Roman"/>
              <w:color w:val="000000"/>
            </w:rPr>
            <w:t>Hursting</w:t>
          </w:r>
          <w:proofErr w:type="spellEnd"/>
          <w:r w:rsidR="00CD60C3" w:rsidRPr="00CD60C3">
            <w:rPr>
              <w:rFonts w:eastAsia="Times New Roman"/>
              <w:color w:val="000000"/>
            </w:rPr>
            <w:t xml:space="preserve"> &amp; Comello, 2021)</w:t>
          </w:r>
        </w:sdtContent>
      </w:sdt>
      <w:r w:rsidRPr="5E8ADF62">
        <w:rPr>
          <w:rFonts w:asciiTheme="minorHAnsi" w:eastAsiaTheme="minorEastAsia" w:hAnsiTheme="minorHAnsi" w:cstheme="minorBidi"/>
          <w:color w:val="000000" w:themeColor="text1"/>
          <w:lang w:val="en-US"/>
        </w:rPr>
        <w:t>.</w:t>
      </w:r>
      <w:commentRangeEnd w:id="50"/>
      <w:r w:rsidR="00744F32">
        <w:rPr>
          <w:rStyle w:val="CommentReference"/>
        </w:rPr>
        <w:commentReference w:id="50"/>
      </w:r>
      <w:r w:rsidRPr="5E8ADF62">
        <w:rPr>
          <w:rFonts w:asciiTheme="minorHAnsi" w:eastAsiaTheme="minorEastAsia" w:hAnsiTheme="minorHAnsi" w:cstheme="minorBidi"/>
          <w:color w:val="000000" w:themeColor="text1"/>
          <w:lang w:val="en-US"/>
        </w:rPr>
        <w:t xml:space="preserve"> Th</w:t>
      </w:r>
      <w:r w:rsidR="5098E885" w:rsidRPr="5E8ADF62">
        <w:rPr>
          <w:rFonts w:asciiTheme="minorHAnsi" w:eastAsiaTheme="minorEastAsia" w:hAnsiTheme="minorHAnsi" w:cstheme="minorBidi"/>
          <w:color w:val="000000" w:themeColor="text1"/>
          <w:lang w:val="en-US"/>
        </w:rPr>
        <w:t>is field</w:t>
      </w:r>
      <w:r w:rsidRPr="5E8ADF62">
        <w:rPr>
          <w:rFonts w:asciiTheme="minorHAnsi" w:eastAsiaTheme="minorEastAsia" w:hAnsiTheme="minorHAnsi" w:cstheme="minorBidi"/>
          <w:color w:val="000000" w:themeColor="text1"/>
          <w:lang w:val="en-US"/>
        </w:rPr>
        <w:t xml:space="preserve"> explore</w:t>
      </w:r>
      <w:r w:rsidR="2860874B" w:rsidRPr="5E8ADF62">
        <w:rPr>
          <w:rFonts w:asciiTheme="minorHAnsi" w:eastAsiaTheme="minorEastAsia" w:hAnsiTheme="minorHAnsi" w:cstheme="minorBidi"/>
          <w:color w:val="000000" w:themeColor="text1"/>
          <w:lang w:val="en-US"/>
        </w:rPr>
        <w:t>s</w:t>
      </w:r>
      <w:r w:rsidRPr="5E8ADF62">
        <w:rPr>
          <w:rFonts w:asciiTheme="minorHAnsi" w:eastAsiaTheme="minorEastAsia" w:hAnsiTheme="minorHAnsi" w:cstheme="minorBidi"/>
          <w:color w:val="000000" w:themeColor="text1"/>
          <w:lang w:val="en-US"/>
        </w:rPr>
        <w:t xml:space="preserve"> how narrative media can be used to convey educational messages effectively.</w:t>
      </w:r>
    </w:p>
    <w:p w14:paraId="2E27E9BD" w14:textId="77D7B027" w:rsidR="0E0FAA0B" w:rsidRDefault="0E0FAA0B" w:rsidP="5E8ADF62">
      <w:pPr>
        <w:spacing w:before="240" w:after="240"/>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This chapter reviews the theoretical background and models</w:t>
      </w:r>
      <w:ins w:id="51" w:author="Effinger, Linda" w:date="2025-05-28T09:26:00Z">
        <w:r w:rsidR="73EC0E2A" w:rsidRPr="5E8ADF62">
          <w:rPr>
            <w:rFonts w:asciiTheme="minorHAnsi" w:eastAsiaTheme="minorEastAsia" w:hAnsiTheme="minorHAnsi" w:cstheme="minorBidi"/>
            <w:color w:val="000000" w:themeColor="text1"/>
            <w:lang w:val="en-US"/>
          </w:rPr>
          <w:t>,</w:t>
        </w:r>
      </w:ins>
      <w:r w:rsidRPr="5E8ADF62">
        <w:rPr>
          <w:rFonts w:asciiTheme="minorHAnsi" w:eastAsiaTheme="minorEastAsia" w:hAnsiTheme="minorHAnsi" w:cstheme="minorBidi"/>
          <w:color w:val="000000" w:themeColor="text1"/>
          <w:lang w:val="en-US"/>
        </w:rPr>
        <w:t xml:space="preserve"> as well as empirical findings relevant to the use of short stories for enhancing information recall among young adults. It examines key cognitive and narrative factors shown to influence learning outcomes, </w:t>
      </w:r>
      <w:commentRangeStart w:id="52"/>
      <w:r w:rsidRPr="5E8ADF62">
        <w:rPr>
          <w:rFonts w:asciiTheme="minorHAnsi" w:eastAsiaTheme="minorEastAsia" w:hAnsiTheme="minorHAnsi" w:cstheme="minorBidi"/>
          <w:color w:val="000000" w:themeColor="text1"/>
          <w:lang w:val="en-US"/>
        </w:rPr>
        <w:t>including narrative transportation, character identification, personal relevance, systematic message processing, audience evaluation</w:t>
      </w:r>
      <w:ins w:id="53" w:author="Effinger, Linda" w:date="2025-05-28T09:27:00Z">
        <w:r w:rsidR="4D00D926" w:rsidRPr="5E8ADF62">
          <w:rPr>
            <w:rFonts w:asciiTheme="minorHAnsi" w:eastAsiaTheme="minorEastAsia" w:hAnsiTheme="minorHAnsi" w:cstheme="minorBidi"/>
            <w:color w:val="000000" w:themeColor="text1"/>
            <w:lang w:val="en-US"/>
          </w:rPr>
          <w:t>,</w:t>
        </w:r>
      </w:ins>
      <w:r w:rsidRPr="5E8ADF62">
        <w:rPr>
          <w:rFonts w:asciiTheme="minorHAnsi" w:eastAsiaTheme="minorEastAsia" w:hAnsiTheme="minorHAnsi" w:cstheme="minorBidi"/>
          <w:color w:val="000000" w:themeColor="text1"/>
          <w:lang w:val="en-US"/>
        </w:rPr>
        <w:t xml:space="preserve"> and message integration. </w:t>
      </w:r>
      <w:commentRangeEnd w:id="52"/>
      <w:r w:rsidR="00B93698">
        <w:rPr>
          <w:rStyle w:val="CommentReference"/>
        </w:rPr>
        <w:commentReference w:id="52"/>
      </w:r>
      <w:r w:rsidRPr="5E8ADF62">
        <w:rPr>
          <w:rFonts w:asciiTheme="minorHAnsi" w:eastAsiaTheme="minorEastAsia" w:hAnsiTheme="minorHAnsi" w:cstheme="minorBidi"/>
          <w:color w:val="000000" w:themeColor="text1"/>
          <w:lang w:val="en-US"/>
        </w:rPr>
        <w:t xml:space="preserve">Understanding the interplay between these elements </w:t>
      </w:r>
      <w:r w:rsidR="000E09FA">
        <w:rPr>
          <w:rFonts w:asciiTheme="minorHAnsi" w:eastAsiaTheme="minorEastAsia" w:hAnsiTheme="minorHAnsi" w:cstheme="minorBidi"/>
          <w:color w:val="000000" w:themeColor="text1"/>
          <w:lang w:val="en-US"/>
        </w:rPr>
        <w:t>could be</w:t>
      </w:r>
      <w:r w:rsidRPr="5E8ADF62">
        <w:rPr>
          <w:rFonts w:asciiTheme="minorHAnsi" w:eastAsiaTheme="minorEastAsia" w:hAnsiTheme="minorHAnsi" w:cstheme="minorBidi"/>
          <w:color w:val="000000" w:themeColor="text1"/>
          <w:lang w:val="en-US"/>
        </w:rPr>
        <w:t xml:space="preserve"> essential for optimizing storytelling techniques that support informal education and increase long-term retention of inf</w:t>
      </w:r>
      <w:commentRangeStart w:id="54"/>
      <w:commentRangeStart w:id="55"/>
      <w:commentRangeStart w:id="56"/>
      <w:r w:rsidRPr="5E8ADF62">
        <w:rPr>
          <w:rFonts w:asciiTheme="minorHAnsi" w:eastAsiaTheme="minorEastAsia" w:hAnsiTheme="minorHAnsi" w:cstheme="minorBidi"/>
          <w:color w:val="000000" w:themeColor="text1"/>
          <w:lang w:val="en-US"/>
        </w:rPr>
        <w:t>ormation.</w:t>
      </w:r>
      <w:commentRangeEnd w:id="54"/>
      <w:r>
        <w:rPr>
          <w:rStyle w:val="CommentReference"/>
        </w:rPr>
        <w:commentReference w:id="54"/>
      </w:r>
      <w:commentRangeEnd w:id="55"/>
      <w:r w:rsidR="00326657">
        <w:rPr>
          <w:rStyle w:val="CommentReference"/>
        </w:rPr>
        <w:commentReference w:id="55"/>
      </w:r>
      <w:commentRangeEnd w:id="56"/>
      <w:r w:rsidR="0040620C">
        <w:rPr>
          <w:rStyle w:val="CommentReference"/>
        </w:rPr>
        <w:commentReference w:id="56"/>
      </w:r>
    </w:p>
    <w:p w14:paraId="4229129A" w14:textId="455E1C69" w:rsidR="5E8ADF62" w:rsidRDefault="5E8ADF62" w:rsidP="5E8ADF62">
      <w:pPr>
        <w:rPr>
          <w:lang w:val="en-US"/>
        </w:rPr>
      </w:pPr>
    </w:p>
    <w:p w14:paraId="542E7864" w14:textId="29CF788F" w:rsidR="122C1868" w:rsidRDefault="3A85E7DF" w:rsidP="0031045C">
      <w:pPr>
        <w:pStyle w:val="Heading2"/>
        <w:rPr>
          <w:lang w:val="en-US"/>
        </w:rPr>
      </w:pPr>
      <w:bookmarkStart w:id="57" w:name="_Toc197521750"/>
      <w:commentRangeStart w:id="58"/>
      <w:r w:rsidRPr="5E8ADF62">
        <w:rPr>
          <w:lang w:val="en-US"/>
        </w:rPr>
        <w:t xml:space="preserve">2.2 </w:t>
      </w:r>
      <w:commentRangeStart w:id="59"/>
      <w:commentRangeStart w:id="60"/>
      <w:commentRangeStart w:id="61"/>
      <w:commentRangeStart w:id="62"/>
      <w:commentRangeStart w:id="63"/>
      <w:commentRangeStart w:id="64"/>
      <w:commentRangeStart w:id="65"/>
      <w:commentRangeStart w:id="66"/>
      <w:r w:rsidR="6FE5ACE0" w:rsidRPr="5E8ADF62">
        <w:rPr>
          <w:lang w:val="en-US"/>
        </w:rPr>
        <w:t xml:space="preserve">What </w:t>
      </w:r>
      <w:commentRangeEnd w:id="59"/>
      <w:r w:rsidR="0031045C">
        <w:rPr>
          <w:rStyle w:val="CommentReference"/>
        </w:rPr>
        <w:commentReference w:id="59"/>
      </w:r>
      <w:commentRangeEnd w:id="60"/>
      <w:r w:rsidR="0031045C">
        <w:rPr>
          <w:rStyle w:val="CommentReference"/>
        </w:rPr>
        <w:commentReference w:id="60"/>
      </w:r>
      <w:commentRangeEnd w:id="61"/>
      <w:r w:rsidR="0031045C">
        <w:rPr>
          <w:rStyle w:val="CommentReference"/>
        </w:rPr>
        <w:commentReference w:id="61"/>
      </w:r>
      <w:commentRangeEnd w:id="62"/>
      <w:r w:rsidR="0031045C">
        <w:rPr>
          <w:rStyle w:val="CommentReference"/>
        </w:rPr>
        <w:commentReference w:id="62"/>
      </w:r>
      <w:commentRangeEnd w:id="63"/>
      <w:r w:rsidR="0031045C">
        <w:rPr>
          <w:rStyle w:val="CommentReference"/>
        </w:rPr>
        <w:commentReference w:id="63"/>
      </w:r>
      <w:commentRangeEnd w:id="64"/>
      <w:r w:rsidR="0031045C">
        <w:rPr>
          <w:rStyle w:val="CommentReference"/>
        </w:rPr>
        <w:commentReference w:id="64"/>
      </w:r>
      <w:commentRangeEnd w:id="65"/>
      <w:r w:rsidR="0031045C">
        <w:rPr>
          <w:rStyle w:val="CommentReference"/>
        </w:rPr>
        <w:commentReference w:id="65"/>
      </w:r>
      <w:r w:rsidR="6FE5ACE0" w:rsidRPr="5E8ADF62">
        <w:rPr>
          <w:lang w:val="en-US"/>
        </w:rPr>
        <w:t xml:space="preserve">is </w:t>
      </w:r>
      <w:commentRangeStart w:id="67"/>
      <w:r w:rsidR="6FE5ACE0" w:rsidRPr="5E8ADF62">
        <w:rPr>
          <w:lang w:val="en-US"/>
        </w:rPr>
        <w:t>Entertainment</w:t>
      </w:r>
      <w:commentRangeEnd w:id="67"/>
      <w:r w:rsidR="0031045C">
        <w:rPr>
          <w:rStyle w:val="CommentReference"/>
        </w:rPr>
        <w:commentReference w:id="67"/>
      </w:r>
      <w:r w:rsidR="6FE5ACE0" w:rsidRPr="5E8ADF62">
        <w:rPr>
          <w:lang w:val="en-US"/>
        </w:rPr>
        <w:t>-</w:t>
      </w:r>
      <w:commentRangeStart w:id="68"/>
      <w:r w:rsidR="6FE5ACE0" w:rsidRPr="5E8ADF62">
        <w:rPr>
          <w:lang w:val="en-US"/>
        </w:rPr>
        <w:t>Education</w:t>
      </w:r>
      <w:commentRangeEnd w:id="68"/>
      <w:r w:rsidR="0031045C">
        <w:rPr>
          <w:rStyle w:val="CommentReference"/>
        </w:rPr>
        <w:commentReference w:id="68"/>
      </w:r>
      <w:r w:rsidR="485BC81A" w:rsidRPr="5E8ADF62">
        <w:rPr>
          <w:lang w:val="en-US"/>
        </w:rPr>
        <w:t>?</w:t>
      </w:r>
      <w:bookmarkEnd w:id="57"/>
      <w:commentRangeEnd w:id="66"/>
      <w:r w:rsidR="009A237C">
        <w:rPr>
          <w:rStyle w:val="CommentReference"/>
        </w:rPr>
        <w:commentReference w:id="66"/>
      </w:r>
      <w:commentRangeEnd w:id="58"/>
      <w:r w:rsidR="008A2537">
        <w:rPr>
          <w:rStyle w:val="CommentReference"/>
        </w:rPr>
        <w:commentReference w:id="58"/>
      </w:r>
    </w:p>
    <w:p w14:paraId="03B07558" w14:textId="456432D7" w:rsidR="00DD24D7" w:rsidRDefault="776C9BE0" w:rsidP="5E8ADF62">
      <w:pPr>
        <w:spacing w:after="160" w:line="279" w:lineRule="auto"/>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 xml:space="preserve">Entertainment–education (EE) is an interdisciplinary field that intentionally designs and implements educational content in entertainment media to increase or change audience members’ awareness, knowledge, attitude, norms, and behaviors </w:t>
      </w:r>
      <w:sdt>
        <w:sdtPr>
          <w:rPr>
            <w:rFonts w:asciiTheme="minorHAnsi" w:eastAsiaTheme="minorEastAsia" w:hAnsiTheme="minorHAnsi" w:cstheme="minorBidi"/>
            <w:color w:val="000000"/>
            <w:lang w:val="en-US"/>
          </w:rPr>
          <w:tag w:val="MENDELEY_CITATION_v3_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"/>
          <w:id w:val="-810174659"/>
          <w:placeholder>
            <w:docPart w:val="DefaultPlaceholder_-1854013440"/>
          </w:placeholder>
        </w:sdtPr>
        <w:sdtContent>
          <w:r w:rsidR="00CD60C3" w:rsidRPr="00CD60C3">
            <w:rPr>
              <w:rFonts w:eastAsia="Times New Roman"/>
              <w:color w:val="000000"/>
            </w:rPr>
            <w:t>(Singhal &amp; Rogers, 2002;</w:t>
          </w:r>
        </w:sdtContent>
      </w:sdt>
      <w:r w:rsidRPr="5E8ADF62">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"/>
          <w:id w:val="-1664539405"/>
          <w:placeholder>
            <w:docPart w:val="DefaultPlaceholder_-1854013440"/>
          </w:placeholder>
        </w:sdtPr>
        <w:sdtContent>
          <w:r w:rsidR="00CD60C3" w:rsidRPr="00CD60C3">
            <w:rPr>
              <w:rFonts w:asciiTheme="minorHAnsi" w:eastAsiaTheme="minorEastAsia" w:hAnsiTheme="minorHAnsi" w:cstheme="minorBidi"/>
              <w:color w:val="000000"/>
              <w:lang w:val="en-US"/>
            </w:rPr>
            <w:t>Moyer-Gusé, 2008)</w:t>
          </w:r>
        </w:sdtContent>
      </w:sdt>
      <w:r w:rsidRPr="5E8ADF62">
        <w:rPr>
          <w:rFonts w:asciiTheme="minorHAnsi" w:eastAsiaTheme="minorEastAsia" w:hAnsiTheme="minorHAnsi" w:cstheme="minorBidi"/>
          <w:color w:val="000000" w:themeColor="text1"/>
          <w:lang w:val="en-US"/>
        </w:rPr>
        <w:t xml:space="preserve">. </w:t>
      </w:r>
      <w:commentRangeStart w:id="69"/>
      <w:commentRangeStart w:id="70"/>
      <w:r w:rsidR="6D102CD3" w:rsidRPr="5E8ADF62">
        <w:rPr>
          <w:rFonts w:asciiTheme="minorHAnsi" w:eastAsiaTheme="minorEastAsia" w:hAnsiTheme="minorHAnsi" w:cstheme="minorBidi"/>
          <w:color w:val="000000" w:themeColor="text1"/>
          <w:lang w:val="en-US"/>
        </w:rPr>
        <w:t xml:space="preserve">The start of the field of EE </w:t>
      </w:r>
      <w:commentRangeEnd w:id="69"/>
      <w:r w:rsidR="00AA4DB4">
        <w:rPr>
          <w:rStyle w:val="CommentReference"/>
        </w:rPr>
        <w:commentReference w:id="69"/>
      </w:r>
      <w:r w:rsidR="6D102CD3" w:rsidRPr="5E8ADF62">
        <w:rPr>
          <w:rFonts w:asciiTheme="minorHAnsi" w:eastAsiaTheme="minorEastAsia" w:hAnsiTheme="minorHAnsi" w:cstheme="minorBidi"/>
          <w:color w:val="000000" w:themeColor="text1"/>
          <w:lang w:val="en-US"/>
        </w:rPr>
        <w:t xml:space="preserve">can be traced back to Bandura’s social cognitive theory which provides strong evidence that learning skills by viewing models </w:t>
      </w:r>
      <w:proofErr w:type="gramStart"/>
      <w:r w:rsidR="6D102CD3" w:rsidRPr="5E8ADF62">
        <w:rPr>
          <w:rFonts w:asciiTheme="minorHAnsi" w:eastAsiaTheme="minorEastAsia" w:hAnsiTheme="minorHAnsi" w:cstheme="minorBidi"/>
          <w:color w:val="000000" w:themeColor="text1"/>
          <w:lang w:val="en-US"/>
        </w:rPr>
        <w:t>similar to</w:t>
      </w:r>
      <w:proofErr w:type="gramEnd"/>
      <w:r w:rsidR="6D102CD3" w:rsidRPr="5E8ADF62">
        <w:rPr>
          <w:rFonts w:asciiTheme="minorHAnsi" w:eastAsiaTheme="minorEastAsia" w:hAnsiTheme="minorHAnsi" w:cstheme="minorBidi"/>
          <w:color w:val="000000" w:themeColor="text1"/>
          <w:lang w:val="en-US"/>
        </w:rPr>
        <w:t xml:space="preserve"> oneself is more likely to increase self-efficacy and willingness to attempt the behavior than when less similar models are viewed</w:t>
      </w:r>
      <w:r w:rsidR="00053ECD">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"/>
          <w:id w:val="-2130541338"/>
          <w:placeholder>
            <w:docPart w:val="DefaultPlaceholder_-1854013440"/>
          </w:placeholder>
        </w:sdtPr>
        <w:sdtContent>
          <w:r w:rsidR="00CD60C3" w:rsidRPr="00CD60C3">
            <w:rPr>
              <w:rFonts w:eastAsia="Times New Roman"/>
              <w:color w:val="000000"/>
            </w:rPr>
            <w:t>(Bandura &amp; Cervone, 1986)</w:t>
          </w:r>
        </w:sdtContent>
      </w:sdt>
      <w:r w:rsidR="6D102CD3" w:rsidRPr="5E8ADF62">
        <w:rPr>
          <w:rFonts w:asciiTheme="minorHAnsi" w:eastAsiaTheme="minorEastAsia" w:hAnsiTheme="minorHAnsi" w:cstheme="minorBidi"/>
          <w:color w:val="000000" w:themeColor="text1"/>
          <w:lang w:val="en-US"/>
        </w:rPr>
        <w:t xml:space="preserve">. </w:t>
      </w:r>
      <w:commentRangeEnd w:id="70"/>
      <w:r w:rsidR="003519CA">
        <w:rPr>
          <w:rStyle w:val="CommentReference"/>
        </w:rPr>
        <w:commentReference w:id="70"/>
      </w:r>
      <w:r w:rsidR="6D102CD3" w:rsidRPr="5E8ADF62">
        <w:rPr>
          <w:rFonts w:asciiTheme="minorHAnsi" w:eastAsiaTheme="minorEastAsia" w:hAnsiTheme="minorHAnsi" w:cstheme="minorBidi"/>
          <w:color w:val="000000" w:themeColor="text1"/>
          <w:lang w:val="en-US"/>
        </w:rPr>
        <w:t xml:space="preserve">A variety of studies have shown that information contained in fictional messages can influence beliefs </w:t>
      </w:r>
      <w:commentRangeStart w:id="71"/>
      <w:sdt>
        <w:sdtPr>
          <w:rPr>
            <w:rFonts w:asciiTheme="minorHAnsi" w:eastAsiaTheme="minorEastAsia" w:hAnsiTheme="minorHAnsi" w:cstheme="minorBidi"/>
            <w:color w:val="000000"/>
            <w:lang w:val="en-US"/>
          </w:rPr>
          <w:tag w:val="MENDELEY_CITATION_v3_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"/>
          <w:id w:val="-859503269"/>
          <w:placeholder>
            <w:docPart w:val="DefaultPlaceholder_-1854013440"/>
          </w:placeholder>
        </w:sdtPr>
        <w:sdtContent>
          <w:r w:rsidR="00CD60C3" w:rsidRPr="00CD60C3">
            <w:rPr>
              <w:rFonts w:asciiTheme="minorHAnsi" w:eastAsiaTheme="minorEastAsia" w:hAnsiTheme="minorHAnsi" w:cstheme="minorBidi"/>
              <w:color w:val="000000"/>
              <w:lang w:val="en-US"/>
            </w:rPr>
            <w:t>(Prentice et al., 1997;</w:t>
          </w:r>
        </w:sdtContent>
      </w:sdt>
      <w:r w:rsidR="6D102CD3" w:rsidRPr="5E8ADF62">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"/>
          <w:id w:val="1695110642"/>
          <w:placeholder>
            <w:docPart w:val="DefaultPlaceholder_-1854013440"/>
          </w:placeholder>
        </w:sdtPr>
        <w:sdtContent>
          <w:r w:rsidR="00CD60C3" w:rsidRPr="00CD60C3">
            <w:rPr>
              <w:rFonts w:asciiTheme="minorHAnsi" w:eastAsiaTheme="minorEastAsia" w:hAnsiTheme="minorHAnsi" w:cstheme="minorBidi"/>
              <w:color w:val="000000"/>
              <w:lang w:val="en-US"/>
            </w:rPr>
            <w:t>(Slater, 1990;</w:t>
          </w:r>
        </w:sdtContent>
      </w:sdt>
      <w:r w:rsidR="007221FB">
        <w:rPr>
          <w:rFonts w:asciiTheme="minorHAnsi" w:eastAsiaTheme="minorEastAsia" w:hAnsiTheme="minorHAnsi" w:cstheme="minorBidi"/>
          <w:color w:val="000000"/>
          <w:lang w:val="en-US"/>
        </w:rPr>
        <w:t xml:space="preserve"> </w:t>
      </w:r>
      <w:sdt>
        <w:sdtPr>
          <w:rPr>
            <w:rFonts w:asciiTheme="minorHAnsi" w:eastAsiaTheme="minorEastAsia" w:hAnsiTheme="minorHAnsi" w:cstheme="minorBidi"/>
            <w:color w:val="000000"/>
            <w:lang w:val="en-US"/>
          </w:rPr>
          <w:tag w:val="MENDELEY_CITATION_v3_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"/>
          <w:id w:val="-2031179054"/>
          <w:placeholder>
            <w:docPart w:val="DefaultPlaceholder_-1854013440"/>
          </w:placeholder>
        </w:sdtPr>
        <w:sdtContent>
          <w:r w:rsidR="00CD60C3" w:rsidRPr="00CD60C3">
            <w:rPr>
              <w:rFonts w:asciiTheme="minorHAnsi" w:eastAsiaTheme="minorEastAsia" w:hAnsiTheme="minorHAnsi" w:cstheme="minorBidi"/>
              <w:color w:val="000000"/>
              <w:lang w:val="en-US"/>
            </w:rPr>
            <w:t>Christian Wheeler et al., 1999;</w:t>
          </w:r>
        </w:sdtContent>
      </w:sdt>
      <w:r w:rsidR="00F12229">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"/>
          <w:id w:val="-404761523"/>
          <w:placeholder>
            <w:docPart w:val="DefaultPlaceholder_-1854013440"/>
          </w:placeholder>
        </w:sdtPr>
        <w:sdtContent>
          <w:r w:rsidR="00CD60C3" w:rsidRPr="00CD60C3">
            <w:rPr>
              <w:rFonts w:eastAsia="Times New Roman"/>
              <w:color w:val="000000"/>
            </w:rPr>
            <w:t>Green &amp; Brock, 2000;</w:t>
          </w:r>
        </w:sdtContent>
      </w:sdt>
      <w:r w:rsidR="00F12229">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"/>
          <w:id w:val="520352615"/>
          <w:placeholder>
            <w:docPart w:val="DefaultPlaceholder_-1854013440"/>
          </w:placeholder>
        </w:sdtPr>
        <w:sdtContent>
          <w:r w:rsidR="00CD60C3" w:rsidRPr="00CD60C3">
            <w:rPr>
              <w:rFonts w:eastAsia="Times New Roman"/>
              <w:color w:val="000000"/>
            </w:rPr>
            <w:t>Strange &amp; Leung, 1999)</w:t>
          </w:r>
        </w:sdtContent>
      </w:sdt>
      <w:r w:rsidR="6D102CD3" w:rsidRPr="5E8ADF62">
        <w:rPr>
          <w:rFonts w:asciiTheme="minorHAnsi" w:eastAsiaTheme="minorEastAsia" w:hAnsiTheme="minorHAnsi" w:cstheme="minorBidi"/>
          <w:color w:val="000000" w:themeColor="text1"/>
          <w:lang w:val="en-US"/>
        </w:rPr>
        <w:t xml:space="preserve">. </w:t>
      </w:r>
      <w:commentRangeEnd w:id="71"/>
      <w:r w:rsidR="00837900">
        <w:rPr>
          <w:rStyle w:val="CommentReference"/>
        </w:rPr>
        <w:commentReference w:id="71"/>
      </w:r>
      <w:r w:rsidRPr="5E8ADF62">
        <w:rPr>
          <w:rFonts w:asciiTheme="minorHAnsi" w:eastAsiaTheme="minorEastAsia" w:hAnsiTheme="minorHAnsi" w:cstheme="minorBidi"/>
          <w:color w:val="000000" w:themeColor="text1"/>
          <w:lang w:val="en-US"/>
        </w:rPr>
        <w:t>EE focuses on developing effective methods</w:t>
      </w:r>
      <w:del w:id="72" w:author="Effinger, Linda" w:date="2025-05-28T09:40:00Z">
        <w:r w:rsidR="00DD24D7" w:rsidRPr="5E8ADF62" w:rsidDel="776C9BE0">
          <w:rPr>
            <w:rFonts w:asciiTheme="minorHAnsi" w:eastAsiaTheme="minorEastAsia" w:hAnsiTheme="minorHAnsi" w:cstheme="minorBidi"/>
            <w:color w:val="000000" w:themeColor="text1"/>
            <w:lang w:val="en-US"/>
          </w:rPr>
          <w:delText xml:space="preserve"> and </w:delText>
        </w:r>
        <w:commentRangeStart w:id="73"/>
        <w:commentRangeStart w:id="74"/>
        <w:r w:rsidR="00DD24D7" w:rsidRPr="5E8ADF62" w:rsidDel="776C9BE0">
          <w:rPr>
            <w:rFonts w:asciiTheme="minorHAnsi" w:eastAsiaTheme="minorEastAsia" w:hAnsiTheme="minorHAnsi" w:cstheme="minorBidi"/>
            <w:color w:val="000000" w:themeColor="text1"/>
            <w:lang w:val="en-US"/>
          </w:rPr>
          <w:delText>inventions</w:delText>
        </w:r>
      </w:del>
      <w:r w:rsidRPr="5E8ADF62">
        <w:rPr>
          <w:rFonts w:asciiTheme="minorHAnsi" w:eastAsiaTheme="minorEastAsia" w:hAnsiTheme="minorHAnsi" w:cstheme="minorBidi"/>
          <w:color w:val="000000" w:themeColor="text1"/>
          <w:lang w:val="en-US"/>
        </w:rPr>
        <w:t xml:space="preserve"> </w:t>
      </w:r>
      <w:commentRangeEnd w:id="73"/>
      <w:r w:rsidR="00DD24D7">
        <w:rPr>
          <w:rStyle w:val="CommentReference"/>
        </w:rPr>
        <w:commentReference w:id="73"/>
      </w:r>
      <w:commentRangeEnd w:id="74"/>
      <w:r w:rsidR="00DD24D7">
        <w:rPr>
          <w:rStyle w:val="CommentReference"/>
        </w:rPr>
        <w:commentReference w:id="74"/>
      </w:r>
      <w:r w:rsidRPr="5E8ADF62">
        <w:rPr>
          <w:rFonts w:asciiTheme="minorHAnsi" w:eastAsiaTheme="minorEastAsia" w:hAnsiTheme="minorHAnsi" w:cstheme="minorBidi"/>
          <w:color w:val="000000" w:themeColor="text1"/>
          <w:lang w:val="en-US"/>
        </w:rPr>
        <w:t>to integrate educational content into entertainment media to facilitate learning and influence behavioral change in the audience, for example</w:t>
      </w:r>
      <w:r w:rsidR="00837900">
        <w:rPr>
          <w:rFonts w:asciiTheme="minorHAnsi" w:eastAsiaTheme="minorEastAsia" w:hAnsiTheme="minorHAnsi" w:cstheme="minorBidi"/>
          <w:color w:val="000000" w:themeColor="text1"/>
          <w:lang w:val="en-US"/>
        </w:rPr>
        <w:t>,</w:t>
      </w:r>
      <w:r w:rsidRPr="5E8ADF62">
        <w:rPr>
          <w:rFonts w:asciiTheme="minorHAnsi" w:eastAsiaTheme="minorEastAsia" w:hAnsiTheme="minorHAnsi" w:cstheme="minorBidi"/>
          <w:color w:val="000000" w:themeColor="text1"/>
          <w:lang w:val="en-US"/>
        </w:rPr>
        <w:t xml:space="preserve"> by providing role models to the audience </w:t>
      </w:r>
      <w:sdt>
        <w:sdtPr>
          <w:rPr>
            <w:rFonts w:asciiTheme="minorHAnsi" w:eastAsiaTheme="minorEastAsia" w:hAnsiTheme="minorHAnsi" w:cstheme="minorBidi"/>
            <w:color w:val="000000"/>
            <w:lang w:val="en-US"/>
          </w:rPr>
          <w:tag w:val="MENDELEY_CITATION_v3_eyJjaXRhdGlvbklEIjoiTUVOREVMRVlfQ0lUQVRJT05fODVjYWNjMTktNGNjNy00ODZkLTkxNzUtMzRjNWE5MmNjN2Zk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
          <w:id w:val="-831827617"/>
          <w:placeholder>
            <w:docPart w:val="DefaultPlaceholder_-1854013440"/>
          </w:placeholder>
        </w:sdtPr>
        <w:sdtContent>
          <w:r w:rsidR="00CD60C3" w:rsidRPr="00CD60C3">
            <w:rPr>
              <w:rFonts w:eastAsia="Times New Roman"/>
              <w:color w:val="000000"/>
            </w:rPr>
            <w:t>(Singhal &amp; Rogers, 2002)</w:t>
          </w:r>
        </w:sdtContent>
      </w:sdt>
      <w:r w:rsidRPr="5E8ADF62">
        <w:rPr>
          <w:rFonts w:asciiTheme="minorHAnsi" w:eastAsiaTheme="minorEastAsia" w:hAnsiTheme="minorHAnsi" w:cstheme="minorBidi"/>
          <w:color w:val="000000" w:themeColor="text1"/>
          <w:lang w:val="en-US"/>
        </w:rPr>
        <w:t xml:space="preserve">. Entertainment–education has also been found to be an important agent of social change </w:t>
      </w:r>
      <w:proofErr w:type="gramStart"/>
      <w:r w:rsidRPr="5E8ADF62">
        <w:rPr>
          <w:rFonts w:asciiTheme="minorHAnsi" w:eastAsiaTheme="minorEastAsia" w:hAnsiTheme="minorHAnsi" w:cstheme="minorBidi"/>
          <w:color w:val="000000" w:themeColor="text1"/>
          <w:lang w:val="en-US"/>
        </w:rPr>
        <w:t>by the use of</w:t>
      </w:r>
      <w:proofErr w:type="gramEnd"/>
      <w:r w:rsidRPr="5E8ADF62">
        <w:rPr>
          <w:rFonts w:asciiTheme="minorHAnsi" w:eastAsiaTheme="minorEastAsia" w:hAnsiTheme="minorHAnsi" w:cstheme="minorBidi"/>
          <w:color w:val="000000" w:themeColor="text1"/>
          <w:lang w:val="en-US"/>
        </w:rPr>
        <w:t xml:space="preserve"> persuasive design </w:t>
      </w:r>
      <w:sdt>
        <w:sdtPr>
          <w:rPr>
            <w:rFonts w:asciiTheme="minorHAnsi" w:eastAsiaTheme="minorEastAsia" w:hAnsiTheme="minorHAnsi" w:cstheme="minorBidi"/>
            <w:color w:val="000000"/>
            <w:lang w:val="en-US"/>
          </w:rPr>
          <w:tag w:val="MENDELEY_CITATION_v3_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"/>
          <w:id w:val="-1474206682"/>
          <w:placeholder>
            <w:docPart w:val="DefaultPlaceholder_-1854013440"/>
          </w:placeholder>
        </w:sdtPr>
        <w:sdtContent>
          <w:r w:rsidR="00CD60C3" w:rsidRPr="00CD60C3">
            <w:rPr>
              <w:rFonts w:eastAsia="Times New Roman"/>
              <w:color w:val="000000"/>
            </w:rPr>
            <w:t>(Singhal &amp; Rogers, 2012)</w:t>
          </w:r>
        </w:sdtContent>
      </w:sdt>
      <w:r w:rsidRPr="5E8ADF62">
        <w:rPr>
          <w:rFonts w:asciiTheme="minorHAnsi" w:eastAsiaTheme="minorEastAsia" w:hAnsiTheme="minorHAnsi" w:cstheme="minorBidi"/>
          <w:color w:val="000000" w:themeColor="text1"/>
          <w:lang w:val="en-US"/>
        </w:rPr>
        <w:t>.</w:t>
      </w:r>
      <w:commentRangeStart w:id="75"/>
      <w:r w:rsidRPr="5E8ADF62">
        <w:rPr>
          <w:rFonts w:asciiTheme="minorHAnsi" w:eastAsiaTheme="minorEastAsia" w:hAnsiTheme="minorHAnsi" w:cstheme="minorBidi"/>
          <w:color w:val="000000" w:themeColor="text1"/>
          <w:lang w:val="en-US"/>
        </w:rPr>
        <w:t xml:space="preserve"> </w:t>
      </w:r>
      <w:commentRangeEnd w:id="75"/>
      <w:r w:rsidR="00344D66">
        <w:rPr>
          <w:rStyle w:val="CommentReference"/>
        </w:rPr>
        <w:commentReference w:id="75"/>
      </w:r>
      <w:r w:rsidRPr="5E8ADF62">
        <w:rPr>
          <w:rFonts w:asciiTheme="minorHAnsi" w:eastAsiaTheme="minorEastAsia" w:hAnsiTheme="minorHAnsi" w:cstheme="minorBidi"/>
          <w:color w:val="000000" w:themeColor="text1"/>
          <w:lang w:val="en-US"/>
        </w:rPr>
        <w:t xml:space="preserve">The entertainment-education </w:t>
      </w:r>
      <w:commentRangeStart w:id="76"/>
      <w:r w:rsidRPr="5E8ADF62">
        <w:rPr>
          <w:rFonts w:asciiTheme="minorHAnsi" w:eastAsiaTheme="minorEastAsia" w:hAnsiTheme="minorHAnsi" w:cstheme="minorBidi"/>
          <w:color w:val="000000" w:themeColor="text1"/>
          <w:lang w:val="en-US"/>
        </w:rPr>
        <w:t>strategy</w:t>
      </w:r>
      <w:commentRangeEnd w:id="76"/>
      <w:r w:rsidR="003C085E">
        <w:rPr>
          <w:rStyle w:val="CommentReference"/>
        </w:rPr>
        <w:commentReference w:id="76"/>
      </w:r>
      <w:r w:rsidRPr="5E8ADF62">
        <w:rPr>
          <w:rFonts w:asciiTheme="minorHAnsi" w:eastAsiaTheme="minorEastAsia" w:hAnsiTheme="minorHAnsi" w:cstheme="minorBidi"/>
          <w:color w:val="000000" w:themeColor="text1"/>
          <w:lang w:val="en-US"/>
        </w:rPr>
        <w:t>, sometimes referred to as entertainment-education programming</w:t>
      </w:r>
      <w:commentRangeStart w:id="77"/>
      <w:r w:rsidRPr="5E8ADF62">
        <w:rPr>
          <w:rFonts w:asciiTheme="minorHAnsi" w:eastAsiaTheme="minorEastAsia" w:hAnsiTheme="minorHAnsi" w:cstheme="minorBidi"/>
          <w:color w:val="000000" w:themeColor="text1"/>
          <w:lang w:val="en-US"/>
        </w:rPr>
        <w:t>, is</w:t>
      </w:r>
      <w:ins w:id="78" w:author="Effinger, Linda" w:date="2025-05-28T09:41:00Z">
        <w:r w:rsidR="00759AFC" w:rsidRPr="5E8ADF62">
          <w:rPr>
            <w:rFonts w:asciiTheme="minorHAnsi" w:eastAsiaTheme="minorEastAsia" w:hAnsiTheme="minorHAnsi" w:cstheme="minorBidi"/>
            <w:color w:val="000000" w:themeColor="text1"/>
            <w:lang w:val="en-US"/>
          </w:rPr>
          <w:t xml:space="preserve"> a collection of research backed recommendatio</w:t>
        </w:r>
        <w:commentRangeStart w:id="79"/>
        <w:r w:rsidR="00759AFC" w:rsidRPr="5E8ADF62">
          <w:rPr>
            <w:rFonts w:asciiTheme="minorHAnsi" w:eastAsiaTheme="minorEastAsia" w:hAnsiTheme="minorHAnsi" w:cstheme="minorBidi"/>
            <w:color w:val="000000" w:themeColor="text1"/>
            <w:lang w:val="en-US"/>
          </w:rPr>
          <w:t xml:space="preserve">ns about how to </w:t>
        </w:r>
      </w:ins>
      <w:ins w:id="80" w:author="Effinger, Linda" w:date="2025-05-28T09:42:00Z">
        <w:r w:rsidR="00759AFC" w:rsidRPr="5E8ADF62">
          <w:rPr>
            <w:rFonts w:asciiTheme="minorHAnsi" w:eastAsiaTheme="minorEastAsia" w:hAnsiTheme="minorHAnsi" w:cstheme="minorBidi"/>
            <w:color w:val="000000" w:themeColor="text1"/>
            <w:lang w:val="en-US"/>
          </w:rPr>
          <w:t>integrate learning and information into entertainment media such as stories and movie</w:t>
        </w:r>
      </w:ins>
      <w:commentRangeEnd w:id="79"/>
      <w:r w:rsidR="00DD24D7">
        <w:rPr>
          <w:rStyle w:val="CommentReference"/>
        </w:rPr>
        <w:commentReference w:id="79"/>
      </w:r>
      <w:ins w:id="81" w:author="Effinger, Linda" w:date="2025-05-28T09:42:00Z">
        <w:r w:rsidR="00759AFC" w:rsidRPr="5E8ADF62">
          <w:rPr>
            <w:rFonts w:asciiTheme="minorHAnsi" w:eastAsiaTheme="minorEastAsia" w:hAnsiTheme="minorHAnsi" w:cstheme="minorBidi"/>
            <w:color w:val="000000" w:themeColor="text1"/>
            <w:lang w:val="en-US"/>
          </w:rPr>
          <w:t>s</w:t>
        </w:r>
      </w:ins>
      <w:r w:rsidRPr="5E8ADF62">
        <w:rPr>
          <w:rFonts w:asciiTheme="minorHAnsi" w:eastAsiaTheme="minorEastAsia" w:hAnsiTheme="minorHAnsi" w:cstheme="minorBidi"/>
          <w:color w:val="000000" w:themeColor="text1"/>
          <w:lang w:val="en-US"/>
        </w:rPr>
        <w:t xml:space="preserve"> designed</w:t>
      </w:r>
      <w:commentRangeEnd w:id="77"/>
      <w:r w:rsidR="00647AAA">
        <w:rPr>
          <w:rStyle w:val="CommentReference"/>
        </w:rPr>
        <w:commentReference w:id="77"/>
      </w:r>
      <w:r w:rsidRPr="5E8ADF62">
        <w:rPr>
          <w:rFonts w:asciiTheme="minorHAnsi" w:eastAsiaTheme="minorEastAsia" w:hAnsiTheme="minorHAnsi" w:cstheme="minorBidi"/>
          <w:color w:val="000000" w:themeColor="text1"/>
          <w:lang w:val="en-US"/>
        </w:rPr>
        <w:t xml:space="preserve"> to address both </w:t>
      </w:r>
      <w:commentRangeStart w:id="82"/>
      <w:r w:rsidRPr="5E8ADF62">
        <w:rPr>
          <w:rFonts w:asciiTheme="minorHAnsi" w:eastAsiaTheme="minorEastAsia" w:hAnsiTheme="minorHAnsi" w:cstheme="minorBidi"/>
          <w:color w:val="000000" w:themeColor="text1"/>
          <w:lang w:val="en-US"/>
        </w:rPr>
        <w:t>pro and counter-attitudinal audience members</w:t>
      </w:r>
      <w:r w:rsidR="005B40FF">
        <w:rPr>
          <w:rFonts w:asciiTheme="minorHAnsi" w:eastAsiaTheme="minorEastAsia" w:hAnsiTheme="minorHAnsi" w:cstheme="minorBidi"/>
          <w:color w:val="000000" w:themeColor="text1"/>
          <w:lang w:val="en-US"/>
        </w:rPr>
        <w:t xml:space="preserve"> </w:t>
      </w:r>
      <w:commentRangeEnd w:id="82"/>
      <w:r w:rsidR="00896BC6">
        <w:rPr>
          <w:rStyle w:val="CommentReference"/>
        </w:rPr>
        <w:commentReference w:id="82"/>
      </w:r>
      <w:sdt>
        <w:sdtPr>
          <w:rPr>
            <w:rFonts w:asciiTheme="minorHAnsi" w:eastAsiaTheme="minorEastAsia" w:hAnsiTheme="minorHAnsi" w:cstheme="minorBidi"/>
            <w:color w:val="000000"/>
            <w:lang w:val="en-US"/>
          </w:rPr>
          <w:tag w:val="MENDELEY_CITATION_v3_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"/>
          <w:id w:val="1349533905"/>
          <w:placeholder>
            <w:docPart w:val="DefaultPlaceholder_-1854013440"/>
          </w:placeholder>
        </w:sdtPr>
        <w:sdtContent>
          <w:r w:rsidR="00CD60C3" w:rsidRPr="00CD60C3">
            <w:rPr>
              <w:rFonts w:eastAsia="Times New Roman"/>
              <w:color w:val="000000"/>
            </w:rPr>
            <w:t>(M. D. Slater &amp; Rouner, 2002)</w:t>
          </w:r>
        </w:sdtContent>
      </w:sdt>
      <w:r w:rsidRPr="5E8ADF62">
        <w:rPr>
          <w:rFonts w:asciiTheme="minorHAnsi" w:eastAsiaTheme="minorEastAsia" w:hAnsiTheme="minorHAnsi" w:cstheme="minorBidi"/>
          <w:color w:val="000000" w:themeColor="text1"/>
          <w:lang w:val="en-US"/>
        </w:rPr>
        <w:t xml:space="preserve">. It is also referred to as a communication strategy used to disseminate ideas to bring about behavioral and social change or </w:t>
      </w:r>
      <w:commentRangeStart w:id="83"/>
      <w:r w:rsidRPr="5E8ADF62">
        <w:rPr>
          <w:rFonts w:asciiTheme="minorHAnsi" w:eastAsiaTheme="minorEastAsia" w:hAnsiTheme="minorHAnsi" w:cstheme="minorBidi"/>
          <w:color w:val="000000" w:themeColor="text1"/>
          <w:lang w:val="en-US"/>
        </w:rPr>
        <w:t xml:space="preserve">infuse entertaining stories with important health information </w:t>
      </w:r>
      <w:commentRangeEnd w:id="83"/>
      <w:r w:rsidR="00843000">
        <w:rPr>
          <w:rStyle w:val="CommentReference"/>
        </w:rPr>
        <w:commentReference w:id="83"/>
      </w:r>
      <w:sdt>
        <w:sdtPr>
          <w:rPr>
            <w:rFonts w:asciiTheme="minorHAnsi" w:eastAsiaTheme="minorEastAsia" w:hAnsiTheme="minorHAnsi" w:cstheme="minorBidi"/>
            <w:color w:val="000000"/>
            <w:lang w:val="en-US"/>
          </w:rPr>
          <w:tag w:val="MENDELEY_CITATION_v3_eyJjaXRhdGlvbklEIjoiTUVOREVMRVlfQ0lUQVRJT05fMGY4YTM4NzktYWY1ZC00ZTQ4LWFjOTItYWFhMTU3MzFhNTJhIiwicHJvcGVydGllcyI6eyJub3RlSW5kZXgiOjB9LCJpc0VkaXRlZCI6ZmFsc2UsIm1hbnVhbE92ZXJyaWRlIjp7ImlzTWFudWFsbHlPdmVycmlkZGVuIjp0cnVlLCJjaXRlcHJvY1RleHQiOiIoUXVpbnRlcm8gSm9obnNvbiBldCBhbC4sIDIwMTIpIiwibWFudWFsT3ZlcnJpZGVUZXh0IjoiKFF1aW50ZXJvIEpvaG5zb24gZXQgYWwuLCAyMDEyOy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
          <w:id w:val="-1643878353"/>
          <w:placeholder>
            <w:docPart w:val="DefaultPlaceholder_-1854013440"/>
          </w:placeholder>
        </w:sdtPr>
        <w:sdtContent>
          <w:r w:rsidR="00CD60C3" w:rsidRPr="00CD60C3">
            <w:rPr>
              <w:rFonts w:asciiTheme="minorHAnsi" w:eastAsiaTheme="minorEastAsia" w:hAnsiTheme="minorHAnsi" w:cstheme="minorBidi"/>
              <w:color w:val="000000"/>
              <w:lang w:val="en-US"/>
            </w:rPr>
            <w:t>(Quintero Johnson et al., 2012;</w:t>
          </w:r>
        </w:sdtContent>
      </w:sdt>
      <w:r w:rsidR="005B40FF">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"/>
          <w:id w:val="1075701446"/>
          <w:placeholder>
            <w:docPart w:val="DefaultPlaceholder_-1854013440"/>
          </w:placeholder>
        </w:sdtPr>
        <w:sdtContent>
          <w:r w:rsidR="00CD60C3" w:rsidRPr="00CD60C3">
            <w:rPr>
              <w:rFonts w:eastAsia="Times New Roman"/>
              <w:color w:val="000000"/>
            </w:rPr>
            <w:t>Singhal &amp; Rogers, 2002)</w:t>
          </w:r>
        </w:sdtContent>
      </w:sdt>
      <w:r w:rsidRPr="5E8ADF62">
        <w:rPr>
          <w:rFonts w:asciiTheme="minorHAnsi" w:eastAsiaTheme="minorEastAsia" w:hAnsiTheme="minorHAnsi" w:cstheme="minorBidi"/>
          <w:color w:val="000000" w:themeColor="text1"/>
          <w:lang w:val="en-US"/>
        </w:rPr>
        <w:t xml:space="preserve">. </w:t>
      </w:r>
      <w:commentRangeStart w:id="84"/>
      <w:r w:rsidRPr="5E8ADF62">
        <w:rPr>
          <w:rFonts w:asciiTheme="minorHAnsi" w:eastAsiaTheme="minorEastAsia" w:hAnsiTheme="minorHAnsi" w:cstheme="minorBidi"/>
          <w:color w:val="000000" w:themeColor="text1"/>
          <w:lang w:val="en-US"/>
        </w:rPr>
        <w:t>Despite EE being referred to as a strategy</w:t>
      </w:r>
      <w:commentRangeEnd w:id="84"/>
      <w:r w:rsidR="001B7D33">
        <w:rPr>
          <w:rStyle w:val="CommentReference"/>
        </w:rPr>
        <w:commentReference w:id="84"/>
      </w:r>
      <w:r w:rsidRPr="5E8ADF62">
        <w:rPr>
          <w:rFonts w:asciiTheme="minorHAnsi" w:eastAsiaTheme="minorEastAsia" w:hAnsiTheme="minorHAnsi" w:cstheme="minorBidi"/>
          <w:color w:val="000000" w:themeColor="text1"/>
          <w:lang w:val="en-US"/>
        </w:rPr>
        <w:t>, it is such a broad, encompassing field that the borders are diluted and ill-defined</w:t>
      </w:r>
      <w:commentRangeStart w:id="85"/>
      <w:r w:rsidRPr="5E8ADF62">
        <w:rPr>
          <w:rFonts w:asciiTheme="minorHAnsi" w:eastAsiaTheme="minorEastAsia" w:hAnsiTheme="minorHAnsi" w:cstheme="minorBidi"/>
          <w:color w:val="000000" w:themeColor="text1"/>
          <w:lang w:val="en-US"/>
        </w:rPr>
        <w:t xml:space="preserve">. </w:t>
      </w:r>
      <w:r w:rsidR="1B38EBA5" w:rsidRPr="5E8ADF62">
        <w:rPr>
          <w:rFonts w:asciiTheme="minorHAnsi" w:eastAsiaTheme="minorEastAsia" w:hAnsiTheme="minorHAnsi" w:cstheme="minorBidi"/>
          <w:color w:val="000000" w:themeColor="text1"/>
          <w:lang w:val="en-US"/>
        </w:rPr>
        <w:t>S</w:t>
      </w:r>
      <w:r w:rsidRPr="5E8ADF62">
        <w:rPr>
          <w:rFonts w:asciiTheme="minorHAnsi" w:eastAsiaTheme="minorEastAsia" w:hAnsiTheme="minorHAnsi" w:cstheme="minorBidi"/>
          <w:color w:val="000000" w:themeColor="text1"/>
          <w:lang w:val="en-US"/>
        </w:rPr>
        <w:t xml:space="preserve">ome scholars argue that any entertainment containing embedded prosocial messages can be seen as EE </w:t>
      </w:r>
      <w:sdt>
        <w:sdtPr>
          <w:rPr>
            <w:rFonts w:asciiTheme="minorHAnsi" w:eastAsiaTheme="minorEastAsia" w:hAnsiTheme="minorHAnsi" w:cstheme="minorBidi"/>
            <w:color w:val="000000"/>
            <w:lang w:val="en-US"/>
          </w:rPr>
          <w:tag w:val="MENDELEY_CITATION_v3_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"/>
          <w:id w:val="916903482"/>
          <w:placeholder>
            <w:docPart w:val="DefaultPlaceholder_-1854013440"/>
          </w:placeholder>
        </w:sdtPr>
        <w:sdtContent>
          <w:r w:rsidR="00CD60C3" w:rsidRPr="00CD60C3">
            <w:rPr>
              <w:rFonts w:asciiTheme="minorHAnsi" w:eastAsiaTheme="minorEastAsia" w:hAnsiTheme="minorHAnsi" w:cstheme="minorBidi"/>
              <w:color w:val="000000"/>
              <w:lang w:val="en-US"/>
            </w:rPr>
            <w:t>(Moyer-</w:t>
          </w:r>
          <w:proofErr w:type="spellStart"/>
          <w:r w:rsidR="00CD60C3" w:rsidRPr="00CD60C3">
            <w:rPr>
              <w:rFonts w:asciiTheme="minorHAnsi" w:eastAsiaTheme="minorEastAsia" w:hAnsiTheme="minorHAnsi" w:cstheme="minorBidi"/>
              <w:color w:val="000000"/>
              <w:lang w:val="en-US"/>
            </w:rPr>
            <w:t>Gusé</w:t>
          </w:r>
          <w:proofErr w:type="spellEnd"/>
          <w:r w:rsidR="00CD60C3" w:rsidRPr="00CD60C3">
            <w:rPr>
              <w:rFonts w:asciiTheme="minorHAnsi" w:eastAsiaTheme="minorEastAsia" w:hAnsiTheme="minorHAnsi" w:cstheme="minorBidi"/>
              <w:color w:val="000000"/>
              <w:lang w:val="en-US"/>
            </w:rPr>
            <w:t>, 2008)</w:t>
          </w:r>
        </w:sdtContent>
      </w:sdt>
      <w:commentRangeEnd w:id="85"/>
      <w:r w:rsidR="00E164A5">
        <w:rPr>
          <w:rStyle w:val="CommentReference"/>
        </w:rPr>
        <w:commentReference w:id="85"/>
      </w:r>
      <w:r w:rsidRPr="5E8ADF62">
        <w:rPr>
          <w:rFonts w:asciiTheme="minorHAnsi" w:eastAsiaTheme="minorEastAsia" w:hAnsiTheme="minorHAnsi" w:cstheme="minorBidi"/>
          <w:color w:val="000000" w:themeColor="text1"/>
          <w:lang w:val="en-US"/>
        </w:rPr>
        <w:t xml:space="preserve">. Many media productions may unintentionally educate audiences or alter their behavior. </w:t>
      </w:r>
      <w:commentRangeStart w:id="86"/>
      <w:r w:rsidRPr="5E8ADF62">
        <w:rPr>
          <w:rFonts w:asciiTheme="minorHAnsi" w:eastAsiaTheme="minorEastAsia" w:hAnsiTheme="minorHAnsi" w:cstheme="minorBidi"/>
          <w:color w:val="000000" w:themeColor="text1"/>
          <w:lang w:val="en-US"/>
        </w:rPr>
        <w:t xml:space="preserve">For example, the show ‘16 and Pregnant’ in the U.S. was associated with influence on teen pregnancy rates </w:t>
      </w:r>
      <w:sdt>
        <w:sdtPr>
          <w:rPr>
            <w:rFonts w:asciiTheme="minorHAnsi" w:eastAsiaTheme="minorEastAsia" w:hAnsiTheme="minorHAnsi" w:cstheme="minorBidi"/>
            <w:color w:val="000000"/>
            <w:lang w:val="en-US"/>
          </w:rPr>
          <w:tag w:val="MENDELEY_CITATION_v3_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"/>
          <w:id w:val="1708219776"/>
          <w:placeholder>
            <w:docPart w:val="DefaultPlaceholder_-1854013440"/>
          </w:placeholder>
        </w:sdtPr>
        <w:sdtContent>
          <w:r w:rsidR="00CD60C3" w:rsidRPr="00CD60C3">
            <w:rPr>
              <w:rFonts w:eastAsia="Times New Roman"/>
              <w:color w:val="000000"/>
            </w:rPr>
            <w:t>(Kearney &amp; Levine, 2014)</w:t>
          </w:r>
        </w:sdtContent>
      </w:sdt>
      <w:r w:rsidRPr="5E8ADF62">
        <w:rPr>
          <w:rFonts w:asciiTheme="minorHAnsi" w:eastAsiaTheme="minorEastAsia" w:hAnsiTheme="minorHAnsi" w:cstheme="minorBidi"/>
          <w:color w:val="000000" w:themeColor="text1"/>
          <w:lang w:val="en-US"/>
        </w:rPr>
        <w:t>.</w:t>
      </w:r>
      <w:commentRangeEnd w:id="86"/>
      <w:r w:rsidR="00850C38">
        <w:rPr>
          <w:rStyle w:val="CommentReference"/>
        </w:rPr>
        <w:commentReference w:id="86"/>
      </w:r>
      <w:r w:rsidRPr="5E8ADF62">
        <w:rPr>
          <w:rFonts w:asciiTheme="minorHAnsi" w:eastAsiaTheme="minorEastAsia" w:hAnsiTheme="minorHAnsi" w:cstheme="minorBidi"/>
          <w:color w:val="000000" w:themeColor="text1"/>
          <w:lang w:val="en-US"/>
        </w:rPr>
        <w:t xml:space="preserve"> </w:t>
      </w:r>
      <w:commentRangeStart w:id="87"/>
      <w:r w:rsidRPr="5E8ADF62">
        <w:rPr>
          <w:rFonts w:asciiTheme="minorHAnsi" w:eastAsiaTheme="minorEastAsia" w:hAnsiTheme="minorHAnsi" w:cstheme="minorBidi"/>
          <w:color w:val="000000" w:themeColor="text1"/>
          <w:lang w:val="en-US"/>
        </w:rPr>
        <w:t xml:space="preserve">However, </w:t>
      </w:r>
      <w:proofErr w:type="gramStart"/>
      <w:r w:rsidRPr="5E8ADF62">
        <w:rPr>
          <w:rFonts w:asciiTheme="minorHAnsi" w:eastAsiaTheme="minorEastAsia" w:hAnsiTheme="minorHAnsi" w:cstheme="minorBidi"/>
          <w:color w:val="000000" w:themeColor="text1"/>
          <w:lang w:val="en-US"/>
        </w:rPr>
        <w:t>the majority of</w:t>
      </w:r>
      <w:proofErr w:type="gramEnd"/>
      <w:r w:rsidRPr="5E8ADF62">
        <w:rPr>
          <w:rFonts w:asciiTheme="minorHAnsi" w:eastAsiaTheme="minorEastAsia" w:hAnsiTheme="minorHAnsi" w:cstheme="minorBidi"/>
          <w:color w:val="000000" w:themeColor="text1"/>
          <w:lang w:val="en-US"/>
        </w:rPr>
        <w:t xml:space="preserve"> EE scholars differentiate themselves by being theory-driven </w:t>
      </w:r>
      <w:r w:rsidRPr="5E8ADF62">
        <w:rPr>
          <w:rFonts w:asciiTheme="minorHAnsi" w:eastAsiaTheme="minorEastAsia" w:hAnsiTheme="minorHAnsi" w:cstheme="minorBidi"/>
          <w:color w:val="000000" w:themeColor="text1"/>
          <w:lang w:val="en-US"/>
        </w:rPr>
        <w:lastRenderedPageBreak/>
        <w:t>and using theories from overlapping fields to create media to intentionally influence specific beliefs and behavior</w:t>
      </w:r>
      <w:r w:rsidR="3AD1AD58" w:rsidRPr="5E8ADF62">
        <w:rPr>
          <w:rFonts w:asciiTheme="minorHAnsi" w:eastAsiaTheme="minorEastAsia" w:hAnsiTheme="minorHAnsi" w:cstheme="minorBidi"/>
          <w:color w:val="000000" w:themeColor="text1"/>
          <w:lang w:val="en-US"/>
        </w:rPr>
        <w:t xml:space="preserve"> of an audience towards a specific topic</w:t>
      </w:r>
      <w:r w:rsidRPr="5E8ADF62">
        <w:rPr>
          <w:rFonts w:asciiTheme="minorHAnsi" w:eastAsiaTheme="minorEastAsia" w:hAnsiTheme="minorHAnsi" w:cstheme="minorBidi"/>
          <w:color w:val="000000" w:themeColor="text1"/>
          <w:lang w:val="en-US"/>
        </w:rPr>
        <w:t xml:space="preserve">. </w:t>
      </w:r>
      <w:commentRangeEnd w:id="87"/>
      <w:r w:rsidR="00D05FF9">
        <w:rPr>
          <w:rStyle w:val="CommentReference"/>
        </w:rPr>
        <w:commentReference w:id="87"/>
      </w:r>
      <w:r w:rsidRPr="5E8ADF62">
        <w:rPr>
          <w:rFonts w:asciiTheme="minorHAnsi" w:eastAsiaTheme="minorEastAsia" w:hAnsiTheme="minorHAnsi" w:cstheme="minorBidi"/>
          <w:color w:val="000000" w:themeColor="text1"/>
          <w:lang w:val="en-US"/>
        </w:rPr>
        <w:t xml:space="preserve">The field of EE overlaps with and draws theories from various fields </w:t>
      </w:r>
      <w:proofErr w:type="gramStart"/>
      <w:r w:rsidRPr="5E8ADF62">
        <w:rPr>
          <w:rFonts w:asciiTheme="minorHAnsi" w:eastAsiaTheme="minorEastAsia" w:hAnsiTheme="minorHAnsi" w:cstheme="minorBidi"/>
          <w:color w:val="000000" w:themeColor="text1"/>
          <w:lang w:val="en-US"/>
        </w:rPr>
        <w:t>such as:</w:t>
      </w:r>
      <w:proofErr w:type="gramEnd"/>
      <w:r w:rsidRPr="5E8ADF62">
        <w:rPr>
          <w:rFonts w:asciiTheme="minorHAnsi" w:eastAsiaTheme="minorEastAsia" w:hAnsiTheme="minorHAnsi" w:cstheme="minorBidi"/>
          <w:color w:val="000000" w:themeColor="text1"/>
          <w:lang w:val="en-US"/>
        </w:rPr>
        <w:t xml:space="preserve"> communications, psychology, pedagogy, education, sociology, and media studies. </w:t>
      </w:r>
      <w:commentRangeStart w:id="88"/>
      <w:commentRangeStart w:id="89"/>
      <w:commentRangeStart w:id="90"/>
      <w:r w:rsidR="00B203AC" w:rsidRPr="5E8ADF62">
        <w:rPr>
          <w:rFonts w:asciiTheme="minorHAnsi" w:eastAsiaTheme="minorEastAsia" w:hAnsiTheme="minorHAnsi" w:cstheme="minorBidi"/>
          <w:color w:val="000000" w:themeColor="text1"/>
          <w:lang w:val="en-US"/>
        </w:rPr>
        <w:t>Entertainment</w:t>
      </w:r>
      <w:r w:rsidRPr="5E8ADF62">
        <w:rPr>
          <w:rFonts w:asciiTheme="minorHAnsi" w:eastAsiaTheme="minorEastAsia" w:hAnsiTheme="minorHAnsi" w:cstheme="minorBidi"/>
          <w:color w:val="000000" w:themeColor="text1"/>
          <w:lang w:val="en-US"/>
        </w:rPr>
        <w:t xml:space="preserve">-education is considered a field of study from an academic </w:t>
      </w:r>
      <w:proofErr w:type="gramStart"/>
      <w:r w:rsidRPr="5E8ADF62">
        <w:rPr>
          <w:rFonts w:asciiTheme="minorHAnsi" w:eastAsiaTheme="minorEastAsia" w:hAnsiTheme="minorHAnsi" w:cstheme="minorBidi"/>
          <w:color w:val="000000" w:themeColor="text1"/>
          <w:lang w:val="en-US"/>
        </w:rPr>
        <w:t>lens, but</w:t>
      </w:r>
      <w:proofErr w:type="gramEnd"/>
      <w:r w:rsidRPr="5E8ADF62">
        <w:rPr>
          <w:rFonts w:asciiTheme="minorHAnsi" w:eastAsiaTheme="minorEastAsia" w:hAnsiTheme="minorHAnsi" w:cstheme="minorBidi"/>
          <w:color w:val="000000" w:themeColor="text1"/>
          <w:lang w:val="en-US"/>
        </w:rPr>
        <w:t xml:space="preserve"> often referred to as a strategy or programming from a practical lens.</w:t>
      </w:r>
      <w:commentRangeEnd w:id="88"/>
      <w:r w:rsidR="00DD24D7">
        <w:rPr>
          <w:rStyle w:val="CommentReference"/>
        </w:rPr>
        <w:commentReference w:id="88"/>
      </w:r>
      <w:commentRangeEnd w:id="89"/>
      <w:r w:rsidR="00B06B24">
        <w:rPr>
          <w:rStyle w:val="CommentReference"/>
        </w:rPr>
        <w:commentReference w:id="89"/>
      </w:r>
      <w:commentRangeEnd w:id="90"/>
      <w:r w:rsidR="00650E44">
        <w:rPr>
          <w:rStyle w:val="CommentReference"/>
        </w:rPr>
        <w:commentReference w:id="90"/>
      </w:r>
    </w:p>
    <w:p w14:paraId="5BED1193" w14:textId="30CA66C3" w:rsidR="00DD24D7" w:rsidRDefault="776C9BE0" w:rsidP="5E8ADF62">
      <w:pPr>
        <w:spacing w:after="160" w:line="279" w:lineRule="auto"/>
        <w:ind w:left="0"/>
        <w:rPr>
          <w:rFonts w:asciiTheme="minorHAnsi" w:eastAsiaTheme="minorEastAsia" w:hAnsiTheme="minorHAnsi" w:cstheme="minorBidi"/>
          <w:color w:val="000000" w:themeColor="text1"/>
          <w:lang w:val="en-US"/>
        </w:rPr>
      </w:pPr>
      <w:commentRangeStart w:id="91"/>
      <w:r w:rsidRPr="5E8ADF62">
        <w:rPr>
          <w:rFonts w:asciiTheme="minorHAnsi" w:eastAsiaTheme="minorEastAsia" w:hAnsiTheme="minorHAnsi" w:cstheme="minorBidi"/>
          <w:color w:val="000000" w:themeColor="text1"/>
          <w:lang w:val="en-US"/>
        </w:rPr>
        <w:t xml:space="preserve">The effectiveness of messages embedded in media </w:t>
      </w:r>
      <w:proofErr w:type="gramStart"/>
      <w:r w:rsidRPr="5E8ADF62">
        <w:rPr>
          <w:rFonts w:asciiTheme="minorHAnsi" w:eastAsiaTheme="minorEastAsia" w:hAnsiTheme="minorHAnsi" w:cstheme="minorBidi"/>
          <w:color w:val="000000" w:themeColor="text1"/>
          <w:lang w:val="en-US"/>
        </w:rPr>
        <w:t>in order to</w:t>
      </w:r>
      <w:proofErr w:type="gramEnd"/>
      <w:r w:rsidRPr="5E8ADF62">
        <w:rPr>
          <w:rFonts w:asciiTheme="minorHAnsi" w:eastAsiaTheme="minorEastAsia" w:hAnsiTheme="minorHAnsi" w:cstheme="minorBidi"/>
          <w:color w:val="000000" w:themeColor="text1"/>
          <w:lang w:val="en-US"/>
        </w:rPr>
        <w:t xml:space="preserve"> raise awareness, increase knowledge, or influence behavior depends on various psychological, social, and narrative factors. </w:t>
      </w:r>
      <w:commentRangeEnd w:id="91"/>
      <w:r w:rsidR="00A32B23">
        <w:rPr>
          <w:rStyle w:val="CommentReference"/>
        </w:rPr>
        <w:commentReference w:id="91"/>
      </w:r>
      <w:commentRangeStart w:id="92"/>
      <w:r w:rsidRPr="5E8ADF62">
        <w:rPr>
          <w:rFonts w:asciiTheme="minorHAnsi" w:eastAsiaTheme="minorEastAsia" w:hAnsiTheme="minorHAnsi" w:cstheme="minorBidi"/>
          <w:color w:val="000000" w:themeColor="text1"/>
          <w:lang w:val="en-US"/>
        </w:rPr>
        <w:t xml:space="preserve">Understanding these factors is crucial, not only for creators aiming to design impactful EE inventions, but also for helping media creators, </w:t>
      </w:r>
      <w:r w:rsidR="00FC383F" w:rsidRPr="00FC383F">
        <w:rPr>
          <w:rFonts w:asciiTheme="minorHAnsi" w:eastAsiaTheme="minorEastAsia" w:hAnsiTheme="minorHAnsi" w:cstheme="minorBidi"/>
          <w:color w:val="000000" w:themeColor="text1"/>
        </w:rPr>
        <w:t>non-governmental organizatio</w:t>
      </w:r>
      <w:r w:rsidR="00FC383F">
        <w:rPr>
          <w:rFonts w:asciiTheme="minorHAnsi" w:eastAsiaTheme="minorEastAsia" w:hAnsiTheme="minorHAnsi" w:cstheme="minorBidi"/>
          <w:color w:val="000000" w:themeColor="text1"/>
        </w:rPr>
        <w:t>ns</w:t>
      </w:r>
      <w:r w:rsidRPr="5E8ADF62">
        <w:rPr>
          <w:rFonts w:asciiTheme="minorHAnsi" w:eastAsiaTheme="minorEastAsia" w:hAnsiTheme="minorHAnsi" w:cstheme="minorBidi"/>
          <w:color w:val="000000" w:themeColor="text1"/>
          <w:lang w:val="en-US"/>
        </w:rPr>
        <w:t>, and governments to identify and critically assess both intentional and unintentional</w:t>
      </w:r>
      <w:commentRangeStart w:id="93"/>
      <w:del w:id="94" w:author="Effinger, Linda" w:date="2025-05-28T09:48:00Z">
        <w:r w:rsidR="00DD24D7" w:rsidRPr="5E8ADF62" w:rsidDel="776C9BE0">
          <w:rPr>
            <w:rFonts w:asciiTheme="minorHAnsi" w:eastAsiaTheme="minorEastAsia" w:hAnsiTheme="minorHAnsi" w:cstheme="minorBidi"/>
            <w:color w:val="000000" w:themeColor="text1"/>
            <w:lang w:val="en-US"/>
          </w:rPr>
          <w:delText xml:space="preserve"> harmful</w:delText>
        </w:r>
      </w:del>
      <w:r w:rsidRPr="5E8ADF62">
        <w:rPr>
          <w:rFonts w:asciiTheme="minorHAnsi" w:eastAsiaTheme="minorEastAsia" w:hAnsiTheme="minorHAnsi" w:cstheme="minorBidi"/>
          <w:color w:val="000000" w:themeColor="text1"/>
          <w:lang w:val="en-US"/>
        </w:rPr>
        <w:t xml:space="preserve"> </w:t>
      </w:r>
      <w:commentRangeEnd w:id="93"/>
      <w:r w:rsidR="00FC383F">
        <w:rPr>
          <w:rStyle w:val="CommentReference"/>
        </w:rPr>
        <w:commentReference w:id="93"/>
      </w:r>
      <w:r w:rsidRPr="5E8ADF62">
        <w:rPr>
          <w:rFonts w:asciiTheme="minorHAnsi" w:eastAsiaTheme="minorEastAsia" w:hAnsiTheme="minorHAnsi" w:cstheme="minorBidi"/>
          <w:color w:val="000000" w:themeColor="text1"/>
          <w:lang w:val="en-US"/>
        </w:rPr>
        <w:t>messaging in media</w:t>
      </w:r>
      <w:r w:rsidR="699BEF6C" w:rsidRPr="5E8ADF62">
        <w:rPr>
          <w:rFonts w:asciiTheme="minorHAnsi" w:eastAsiaTheme="minorEastAsia" w:hAnsiTheme="minorHAnsi" w:cstheme="minorBidi"/>
          <w:color w:val="000000" w:themeColor="text1"/>
          <w:lang w:val="en-US"/>
        </w:rPr>
        <w:t>, as well as</w:t>
      </w:r>
      <w:r w:rsidRPr="5E8ADF62">
        <w:rPr>
          <w:rFonts w:asciiTheme="minorHAnsi" w:eastAsiaTheme="minorEastAsia" w:hAnsiTheme="minorHAnsi" w:cstheme="minorBidi"/>
          <w:color w:val="000000" w:themeColor="text1"/>
          <w:lang w:val="en-US"/>
        </w:rPr>
        <w:t xml:space="preserve"> to predict the consequences in behavioral change and beliefs of the audience. </w:t>
      </w:r>
      <w:commentRangeEnd w:id="92"/>
      <w:r w:rsidR="000A13D5">
        <w:rPr>
          <w:rStyle w:val="CommentReference"/>
        </w:rPr>
        <w:commentReference w:id="92"/>
      </w:r>
      <w:commentRangeStart w:id="95"/>
      <w:r w:rsidRPr="5E8ADF62">
        <w:rPr>
          <w:rFonts w:asciiTheme="minorHAnsi" w:eastAsiaTheme="minorEastAsia" w:hAnsiTheme="minorHAnsi" w:cstheme="minorBidi"/>
          <w:color w:val="000000" w:themeColor="text1"/>
          <w:lang w:val="en-US"/>
        </w:rPr>
        <w:t xml:space="preserve">An example of negative consequences </w:t>
      </w:r>
      <w:proofErr w:type="gramStart"/>
      <w:r w:rsidR="4ADEEF1F" w:rsidRPr="5E8ADF62">
        <w:rPr>
          <w:rFonts w:asciiTheme="minorHAnsi" w:eastAsiaTheme="minorEastAsia" w:hAnsiTheme="minorHAnsi" w:cstheme="minorBidi"/>
          <w:color w:val="000000" w:themeColor="text1"/>
          <w:lang w:val="en-US"/>
        </w:rPr>
        <w:t>are</w:t>
      </w:r>
      <w:proofErr w:type="gramEnd"/>
      <w:r w:rsidR="4ADEEF1F" w:rsidRPr="5E8ADF62">
        <w:rPr>
          <w:rFonts w:asciiTheme="minorHAnsi" w:eastAsiaTheme="minorEastAsia" w:hAnsiTheme="minorHAnsi" w:cstheme="minorBidi"/>
          <w:color w:val="000000" w:themeColor="text1"/>
          <w:lang w:val="en-US"/>
        </w:rPr>
        <w:t xml:space="preserve"> </w:t>
      </w:r>
      <w:commentRangeEnd w:id="95"/>
      <w:r w:rsidR="00705C49">
        <w:rPr>
          <w:rStyle w:val="CommentReference"/>
        </w:rPr>
        <w:commentReference w:id="95"/>
      </w:r>
      <w:r w:rsidR="4ADEEF1F" w:rsidRPr="5E8ADF62">
        <w:rPr>
          <w:rFonts w:asciiTheme="minorHAnsi" w:eastAsiaTheme="minorEastAsia" w:hAnsiTheme="minorHAnsi" w:cstheme="minorBidi"/>
          <w:color w:val="000000" w:themeColor="text1"/>
          <w:lang w:val="en-US"/>
        </w:rPr>
        <w:t>the</w:t>
      </w:r>
      <w:r w:rsidRPr="5E8ADF62">
        <w:rPr>
          <w:rFonts w:asciiTheme="minorHAnsi" w:eastAsiaTheme="minorEastAsia" w:hAnsiTheme="minorHAnsi" w:cstheme="minorBidi"/>
          <w:color w:val="000000" w:themeColor="text1"/>
          <w:lang w:val="en-US"/>
        </w:rPr>
        <w:t xml:space="preserve"> soap operas in Brazil with independent female characters with few, or even no children that was linked to a </w:t>
      </w:r>
      <w:proofErr w:type="gramStart"/>
      <w:r w:rsidRPr="5E8ADF62">
        <w:rPr>
          <w:rFonts w:asciiTheme="minorHAnsi" w:eastAsiaTheme="minorEastAsia" w:hAnsiTheme="minorHAnsi" w:cstheme="minorBidi"/>
          <w:color w:val="000000" w:themeColor="text1"/>
          <w:lang w:val="en-US"/>
        </w:rPr>
        <w:t>drop in</w:t>
      </w:r>
      <w:proofErr w:type="gramEnd"/>
      <w:r w:rsidRPr="5E8ADF62">
        <w:rPr>
          <w:rFonts w:asciiTheme="minorHAnsi" w:eastAsiaTheme="minorEastAsia" w:hAnsiTheme="minorHAnsi" w:cstheme="minorBidi"/>
          <w:color w:val="000000" w:themeColor="text1"/>
          <w:lang w:val="en-US"/>
        </w:rPr>
        <w:t xml:space="preserve"> </w:t>
      </w:r>
      <w:r w:rsidR="00DD24D7" w:rsidRPr="5E8ADF62">
        <w:rPr>
          <w:rFonts w:asciiTheme="minorHAnsi" w:eastAsiaTheme="minorEastAsia" w:hAnsiTheme="minorHAnsi" w:cstheme="minorBidi"/>
          <w:color w:val="000000" w:themeColor="text1"/>
          <w:lang w:val="en-US"/>
        </w:rPr>
        <w:t>fertility</w:t>
      </w:r>
      <w:commentRangeStart w:id="96"/>
      <w:commentRangeStart w:id="97"/>
      <w:commentRangeStart w:id="98"/>
      <w:r w:rsidRPr="5E8ADF62">
        <w:rPr>
          <w:rFonts w:asciiTheme="minorHAnsi" w:eastAsiaTheme="minorEastAsia" w:hAnsiTheme="minorHAnsi" w:cstheme="minorBidi"/>
          <w:color w:val="000000" w:themeColor="text1"/>
          <w:lang w:val="en-US"/>
        </w:rPr>
        <w:t xml:space="preserve"> rate</w:t>
      </w:r>
      <w:commentRangeEnd w:id="96"/>
      <w:r w:rsidR="00DD24D7">
        <w:rPr>
          <w:rStyle w:val="CommentReference"/>
        </w:rPr>
        <w:commentReference w:id="96"/>
      </w:r>
      <w:commentRangeEnd w:id="97"/>
      <w:r w:rsidR="0052506B">
        <w:rPr>
          <w:rStyle w:val="CommentReference"/>
        </w:rPr>
        <w:commentReference w:id="97"/>
      </w:r>
      <w:commentRangeEnd w:id="98"/>
      <w:r w:rsidR="00D741AB">
        <w:rPr>
          <w:rStyle w:val="CommentReference"/>
        </w:rPr>
        <w:commentReference w:id="98"/>
      </w:r>
      <w:r w:rsidRPr="5E8ADF62">
        <w:rPr>
          <w:rFonts w:asciiTheme="minorHAnsi" w:eastAsiaTheme="minorEastAsia" w:hAnsiTheme="minorHAnsi" w:cstheme="minorBidi"/>
          <w:color w:val="000000" w:themeColor="text1"/>
          <w:lang w:val="en-US"/>
        </w:rPr>
        <w:t xml:space="preserve">s </w:t>
      </w:r>
      <w:sdt>
        <w:sdtPr>
          <w:rPr>
            <w:rFonts w:asciiTheme="minorHAnsi" w:eastAsiaTheme="minorEastAsia" w:hAnsiTheme="minorHAnsi" w:cstheme="minorBidi"/>
            <w:color w:val="000000"/>
            <w:lang w:val="en-US"/>
          </w:rPr>
          <w:tag w:val="MENDELEY_CITATION_v3_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"/>
          <w:id w:val="1406649060"/>
          <w:placeholder>
            <w:docPart w:val="DefaultPlaceholder_-1854013440"/>
          </w:placeholder>
        </w:sdtPr>
        <w:sdtContent>
          <w:r w:rsidR="00CD60C3" w:rsidRPr="00CD60C3">
            <w:rPr>
              <w:rFonts w:asciiTheme="minorHAnsi" w:eastAsiaTheme="minorEastAsia" w:hAnsiTheme="minorHAnsi" w:cstheme="minorBidi"/>
              <w:color w:val="000000"/>
              <w:lang w:val="en-US"/>
            </w:rPr>
            <w:t>(Ferrara et al., 2012)</w:t>
          </w:r>
        </w:sdtContent>
      </w:sdt>
      <w:r w:rsidRPr="5E8ADF62">
        <w:rPr>
          <w:rFonts w:asciiTheme="minorHAnsi" w:eastAsiaTheme="minorEastAsia" w:hAnsiTheme="minorHAnsi" w:cstheme="minorBidi"/>
          <w:color w:val="000000" w:themeColor="text1"/>
          <w:lang w:val="en-US"/>
        </w:rPr>
        <w:t xml:space="preserve">. </w:t>
      </w:r>
      <w:commentRangeStart w:id="99"/>
      <w:r w:rsidRPr="5E8ADF62">
        <w:rPr>
          <w:rFonts w:asciiTheme="minorHAnsi" w:eastAsiaTheme="minorEastAsia" w:hAnsiTheme="minorHAnsi" w:cstheme="minorBidi"/>
          <w:color w:val="000000" w:themeColor="text1"/>
          <w:lang w:val="en-US"/>
        </w:rPr>
        <w:t xml:space="preserve">Certain portrayals also legitimize, glamorize, and trivialize human violence </w:t>
      </w:r>
      <w:commentRangeStart w:id="100"/>
      <w:r w:rsidRPr="00FF3D5B">
        <w:rPr>
          <w:rFonts w:asciiTheme="minorHAnsi" w:eastAsiaTheme="minorEastAsia" w:hAnsiTheme="minorHAnsi" w:cstheme="minorBidi"/>
          <w:color w:val="EE0000"/>
          <w:lang w:val="en-US"/>
        </w:rPr>
        <w:t>(Bandura, 2001, p. 277)</w:t>
      </w:r>
      <w:commentRangeEnd w:id="100"/>
      <w:r w:rsidR="00915317">
        <w:rPr>
          <w:rStyle w:val="CommentReference"/>
        </w:rPr>
        <w:commentReference w:id="100"/>
      </w:r>
      <w:r w:rsidRPr="5E8ADF62">
        <w:rPr>
          <w:rFonts w:asciiTheme="minorHAnsi" w:eastAsiaTheme="minorEastAsia" w:hAnsiTheme="minorHAnsi" w:cstheme="minorBidi"/>
          <w:color w:val="000000" w:themeColor="text1"/>
          <w:lang w:val="en-US"/>
        </w:rPr>
        <w:t xml:space="preserve">, which can have </w:t>
      </w:r>
      <w:r w:rsidR="00E72455">
        <w:rPr>
          <w:rFonts w:asciiTheme="minorHAnsi" w:eastAsiaTheme="minorEastAsia" w:hAnsiTheme="minorHAnsi" w:cstheme="minorBidi"/>
          <w:color w:val="000000" w:themeColor="text1"/>
          <w:lang w:val="en-US"/>
        </w:rPr>
        <w:t>harmful</w:t>
      </w:r>
      <w:r w:rsidRPr="5E8ADF62">
        <w:rPr>
          <w:rFonts w:asciiTheme="minorHAnsi" w:eastAsiaTheme="minorEastAsia" w:hAnsiTheme="minorHAnsi" w:cstheme="minorBidi"/>
          <w:color w:val="000000" w:themeColor="text1"/>
          <w:lang w:val="en-US"/>
        </w:rPr>
        <w:t xml:space="preserve"> </w:t>
      </w:r>
      <w:proofErr w:type="gramStart"/>
      <w:r w:rsidRPr="5E8ADF62">
        <w:rPr>
          <w:rFonts w:asciiTheme="minorHAnsi" w:eastAsiaTheme="minorEastAsia" w:hAnsiTheme="minorHAnsi" w:cstheme="minorBidi"/>
          <w:color w:val="000000" w:themeColor="text1"/>
          <w:lang w:val="en-US"/>
        </w:rPr>
        <w:t>effect</w:t>
      </w:r>
      <w:proofErr w:type="gramEnd"/>
      <w:r w:rsidRPr="5E8ADF62">
        <w:rPr>
          <w:rFonts w:asciiTheme="minorHAnsi" w:eastAsiaTheme="minorEastAsia" w:hAnsiTheme="minorHAnsi" w:cstheme="minorBidi"/>
          <w:color w:val="000000" w:themeColor="text1"/>
          <w:lang w:val="en-US"/>
        </w:rPr>
        <w:t>.</w:t>
      </w:r>
      <w:r w:rsidR="009A320A">
        <w:rPr>
          <w:rFonts w:asciiTheme="minorHAnsi" w:eastAsiaTheme="minorEastAsia" w:hAnsiTheme="minorHAnsi" w:cstheme="minorBidi"/>
          <w:color w:val="000000" w:themeColor="text1"/>
          <w:lang w:val="en-US"/>
        </w:rPr>
        <w:t xml:space="preserve"> </w:t>
      </w:r>
      <w:commentRangeStart w:id="101"/>
      <w:r w:rsidR="00C25B5A">
        <w:rPr>
          <w:rFonts w:asciiTheme="minorHAnsi" w:eastAsiaTheme="minorEastAsia" w:hAnsiTheme="minorHAnsi" w:cstheme="minorBidi"/>
          <w:color w:val="000000" w:themeColor="text1"/>
          <w:lang w:val="en-US"/>
        </w:rPr>
        <w:t>These negative messages complicate the work of EE interventions,</w:t>
      </w:r>
      <w:r w:rsidR="00B90C89" w:rsidRPr="00B90C89">
        <w:rPr>
          <w:rFonts w:asciiTheme="minorHAnsi" w:eastAsiaTheme="minorEastAsia" w:hAnsiTheme="minorHAnsi" w:cstheme="minorBidi"/>
          <w:color w:val="000000" w:themeColor="text1"/>
        </w:rPr>
        <w:t xml:space="preserve"> as they must compete with and counteract opposing</w:t>
      </w:r>
      <w:r w:rsidR="00B90C89">
        <w:rPr>
          <w:rFonts w:asciiTheme="minorHAnsi" w:eastAsiaTheme="minorEastAsia" w:hAnsiTheme="minorHAnsi" w:cstheme="minorBidi"/>
          <w:color w:val="000000" w:themeColor="text1"/>
        </w:rPr>
        <w:t xml:space="preserve"> existing</w:t>
      </w:r>
      <w:r w:rsidR="00B90C89" w:rsidRPr="00B90C89">
        <w:rPr>
          <w:rFonts w:asciiTheme="minorHAnsi" w:eastAsiaTheme="minorEastAsia" w:hAnsiTheme="minorHAnsi" w:cstheme="minorBidi"/>
          <w:color w:val="000000" w:themeColor="text1"/>
        </w:rPr>
        <w:t xml:space="preserve"> narratives</w:t>
      </w:r>
      <w:commentRangeEnd w:id="101"/>
      <w:r w:rsidR="0035533A">
        <w:rPr>
          <w:rStyle w:val="CommentReference"/>
        </w:rPr>
        <w:commentReference w:id="101"/>
      </w:r>
      <w:r w:rsidR="00B90C89">
        <w:rPr>
          <w:rFonts w:asciiTheme="minorHAnsi" w:eastAsiaTheme="minorEastAsia" w:hAnsiTheme="minorHAnsi" w:cstheme="minorBidi"/>
          <w:color w:val="000000" w:themeColor="text1"/>
        </w:rPr>
        <w:t xml:space="preserve"> </w:t>
      </w:r>
      <w:sdt>
        <w:sdtPr>
          <w:rPr>
            <w:rFonts w:asciiTheme="minorHAnsi" w:eastAsiaTheme="minorEastAsia" w:hAnsiTheme="minorHAnsi" w:cstheme="minorBidi"/>
            <w:color w:val="000000"/>
          </w:rPr>
          <w:tag w:val="MENDELEY_CITATION_v3_eyJjaXRhdGlvbklEIjoiTUVOREVMRVlfQ0lUQVRJT05fNjgwZTAxNTItZjE4MS00NWZiLWJlZTUtZDJhYzlhMWIzZDkw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
          <w:id w:val="-273788543"/>
          <w:placeholder>
            <w:docPart w:val="DefaultPlaceholder_-1854013440"/>
          </w:placeholder>
        </w:sdtPr>
        <w:sdtContent>
          <w:r w:rsidR="00CD60C3" w:rsidRPr="00CD60C3">
            <w:rPr>
              <w:rFonts w:eastAsia="Times New Roman"/>
              <w:color w:val="000000"/>
            </w:rPr>
            <w:t>(Singhal &amp; Rogers, 2002)</w:t>
          </w:r>
        </w:sdtContent>
      </w:sdt>
      <w:r w:rsidR="00B90C89" w:rsidRPr="5E8ADF62">
        <w:rPr>
          <w:rFonts w:asciiTheme="minorHAnsi" w:eastAsiaTheme="minorEastAsia" w:hAnsiTheme="minorHAnsi" w:cstheme="minorBidi"/>
          <w:color w:val="000000" w:themeColor="text1"/>
          <w:lang w:val="en-US"/>
        </w:rPr>
        <w:t>.</w:t>
      </w:r>
      <w:r w:rsidR="00325817">
        <w:rPr>
          <w:rFonts w:asciiTheme="minorHAnsi" w:eastAsiaTheme="minorEastAsia" w:hAnsiTheme="minorHAnsi" w:cstheme="minorBidi"/>
          <w:color w:val="000000" w:themeColor="text1"/>
          <w:lang w:val="en-US"/>
        </w:rPr>
        <w:t xml:space="preserve"> </w:t>
      </w:r>
      <w:r w:rsidRPr="5E8ADF62">
        <w:rPr>
          <w:rFonts w:asciiTheme="minorHAnsi" w:eastAsiaTheme="minorEastAsia" w:hAnsiTheme="minorHAnsi" w:cstheme="minorBidi"/>
          <w:color w:val="000000" w:themeColor="text1"/>
          <w:lang w:val="en-US"/>
        </w:rPr>
        <w:t xml:space="preserve"> </w:t>
      </w:r>
      <w:commentRangeEnd w:id="99"/>
      <w:r w:rsidR="00FD6F87">
        <w:rPr>
          <w:rStyle w:val="CommentReference"/>
        </w:rPr>
        <w:commentReference w:id="99"/>
      </w:r>
      <w:commentRangeStart w:id="102"/>
      <w:commentRangeStart w:id="103"/>
      <w:r w:rsidRPr="5E8ADF62">
        <w:rPr>
          <w:rFonts w:asciiTheme="minorHAnsi" w:eastAsiaTheme="minorEastAsia" w:hAnsiTheme="minorHAnsi" w:cstheme="minorBidi"/>
          <w:color w:val="000000" w:themeColor="text1"/>
          <w:lang w:val="en-US"/>
        </w:rPr>
        <w:t xml:space="preserve">This is </w:t>
      </w:r>
      <w:r w:rsidR="001A1939" w:rsidRPr="5E8ADF62">
        <w:rPr>
          <w:rFonts w:asciiTheme="minorHAnsi" w:eastAsiaTheme="minorEastAsia" w:hAnsiTheme="minorHAnsi" w:cstheme="minorBidi"/>
          <w:color w:val="000000" w:themeColor="text1"/>
          <w:lang w:val="en-US"/>
        </w:rPr>
        <w:t>because</w:t>
      </w:r>
      <w:r w:rsidRPr="5E8ADF62">
        <w:rPr>
          <w:rFonts w:asciiTheme="minorHAnsi" w:eastAsiaTheme="minorEastAsia" w:hAnsiTheme="minorHAnsi" w:cstheme="minorBidi"/>
          <w:color w:val="000000" w:themeColor="text1"/>
          <w:lang w:val="en-US"/>
        </w:rPr>
        <w:t xml:space="preserve"> observing </w:t>
      </w:r>
      <w:r w:rsidR="001A1939">
        <w:rPr>
          <w:rFonts w:asciiTheme="minorHAnsi" w:eastAsiaTheme="minorEastAsia" w:hAnsiTheme="minorHAnsi" w:cstheme="minorBidi"/>
          <w:color w:val="000000" w:themeColor="text1"/>
          <w:lang w:val="en-US"/>
        </w:rPr>
        <w:t>others’</w:t>
      </w:r>
      <w:r w:rsidRPr="5E8ADF62">
        <w:rPr>
          <w:rFonts w:asciiTheme="minorHAnsi" w:eastAsiaTheme="minorEastAsia" w:hAnsiTheme="minorHAnsi" w:cstheme="minorBidi"/>
          <w:color w:val="000000" w:themeColor="text1"/>
          <w:lang w:val="en-US"/>
        </w:rPr>
        <w:t xml:space="preserve"> </w:t>
      </w:r>
      <w:r w:rsidR="00CB410E">
        <w:rPr>
          <w:rFonts w:asciiTheme="minorHAnsi" w:eastAsiaTheme="minorEastAsia" w:hAnsiTheme="minorHAnsi" w:cstheme="minorBidi"/>
          <w:color w:val="000000" w:themeColor="text1"/>
          <w:lang w:val="en-US"/>
        </w:rPr>
        <w:t>behavior</w:t>
      </w:r>
      <w:r w:rsidRPr="5E8ADF62">
        <w:rPr>
          <w:rFonts w:asciiTheme="minorHAnsi" w:eastAsiaTheme="minorEastAsia" w:hAnsiTheme="minorHAnsi" w:cstheme="minorBidi"/>
          <w:color w:val="000000" w:themeColor="text1"/>
          <w:lang w:val="en-US"/>
        </w:rPr>
        <w:t xml:space="preserve"> also allows </w:t>
      </w:r>
      <w:r w:rsidR="005B20A4">
        <w:rPr>
          <w:rFonts w:asciiTheme="minorHAnsi" w:eastAsiaTheme="minorEastAsia" w:hAnsiTheme="minorHAnsi" w:cstheme="minorBidi"/>
          <w:color w:val="000000" w:themeColor="text1"/>
          <w:lang w:val="en-US"/>
        </w:rPr>
        <w:t>individuals</w:t>
      </w:r>
      <w:r w:rsidRPr="5E8ADF62">
        <w:rPr>
          <w:rFonts w:asciiTheme="minorHAnsi" w:eastAsiaTheme="minorEastAsia" w:hAnsiTheme="minorHAnsi" w:cstheme="minorBidi"/>
          <w:color w:val="000000" w:themeColor="text1"/>
          <w:lang w:val="en-US"/>
        </w:rPr>
        <w:t xml:space="preserve"> to acquire not only </w:t>
      </w:r>
      <w:r w:rsidR="00627226">
        <w:rPr>
          <w:rFonts w:asciiTheme="minorHAnsi" w:eastAsiaTheme="minorEastAsia" w:hAnsiTheme="minorHAnsi" w:cstheme="minorBidi"/>
          <w:color w:val="000000" w:themeColor="text1"/>
          <w:lang w:val="en-US"/>
        </w:rPr>
        <w:t xml:space="preserve">behavioral </w:t>
      </w:r>
      <w:r w:rsidRPr="5E8ADF62">
        <w:rPr>
          <w:rFonts w:asciiTheme="minorHAnsi" w:eastAsiaTheme="minorEastAsia" w:hAnsiTheme="minorHAnsi" w:cstheme="minorBidi"/>
          <w:color w:val="000000" w:themeColor="text1"/>
          <w:lang w:val="en-US"/>
        </w:rPr>
        <w:t xml:space="preserve">patterns but also a cognitive framework </w:t>
      </w:r>
      <w:r w:rsidR="00627226">
        <w:rPr>
          <w:rFonts w:asciiTheme="minorHAnsi" w:eastAsiaTheme="minorEastAsia" w:hAnsiTheme="minorHAnsi" w:cstheme="minorBidi"/>
          <w:color w:val="000000" w:themeColor="text1"/>
          <w:lang w:val="en-US"/>
        </w:rPr>
        <w:t>for interpreting</w:t>
      </w:r>
      <w:r w:rsidR="003732F4">
        <w:rPr>
          <w:rFonts w:asciiTheme="minorHAnsi" w:eastAsiaTheme="minorEastAsia" w:hAnsiTheme="minorHAnsi" w:cstheme="minorBidi"/>
          <w:color w:val="000000" w:themeColor="text1"/>
          <w:lang w:val="en-US"/>
        </w:rPr>
        <w:t xml:space="preserve"> what these </w:t>
      </w:r>
      <w:r w:rsidRPr="5E8ADF62">
        <w:rPr>
          <w:rFonts w:asciiTheme="minorHAnsi" w:eastAsiaTheme="minorEastAsia" w:hAnsiTheme="minorHAnsi" w:cstheme="minorBidi"/>
          <w:color w:val="000000" w:themeColor="text1"/>
          <w:lang w:val="en-US"/>
        </w:rPr>
        <w:t xml:space="preserve">behaviors mean </w:t>
      </w:r>
      <w:sdt>
        <w:sdtPr>
          <w:rPr>
            <w:rFonts w:asciiTheme="minorHAnsi" w:eastAsiaTheme="minorEastAsia" w:hAnsiTheme="minorHAnsi" w:cstheme="minorBidi"/>
            <w:color w:val="000000"/>
            <w:lang w:val="en-US"/>
          </w:rPr>
          <w:tag w:val="MENDELEY_CITATION_v3_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"/>
          <w:id w:val="348615670"/>
          <w:placeholder>
            <w:docPart w:val="DefaultPlaceholder_-1854013440"/>
          </w:placeholder>
        </w:sdtPr>
        <w:sdtContent>
          <w:r w:rsidR="00CD60C3" w:rsidRPr="00CD60C3">
            <w:rPr>
              <w:rFonts w:asciiTheme="minorHAnsi" w:eastAsiaTheme="minorEastAsia" w:hAnsiTheme="minorHAnsi" w:cstheme="minorBidi"/>
              <w:color w:val="000000"/>
              <w:lang w:val="en-US"/>
            </w:rPr>
            <w:t>(Bandura. A, 1971;</w:t>
          </w:r>
        </w:sdtContent>
      </w:sdt>
      <w:r w:rsidRPr="5E8ADF62">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"/>
          <w:id w:val="1865710213"/>
          <w:placeholder>
            <w:docPart w:val="DefaultPlaceholder_-1854013440"/>
          </w:placeholder>
        </w:sdtPr>
        <w:sdtContent>
          <w:r w:rsidR="00CD60C3" w:rsidRPr="00CD60C3">
            <w:rPr>
              <w:rFonts w:eastAsia="Times New Roman"/>
              <w:color w:val="000000"/>
            </w:rPr>
            <w:t>Bandura &amp; Cervone, 1986;</w:t>
          </w:r>
        </w:sdtContent>
      </w:sdt>
      <w:r w:rsidRPr="5E8ADF62">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"/>
          <w:id w:val="1729878896"/>
          <w:placeholder>
            <w:docPart w:val="DefaultPlaceholder_-1854013440"/>
          </w:placeholder>
        </w:sdtPr>
        <w:sdtContent>
          <w:r w:rsidR="00CD60C3" w:rsidRPr="00CD60C3">
            <w:rPr>
              <w:rFonts w:asciiTheme="minorHAnsi" w:eastAsiaTheme="minorEastAsia" w:hAnsiTheme="minorHAnsi" w:cstheme="minorBidi"/>
              <w:color w:val="000000"/>
              <w:lang w:val="en-US"/>
            </w:rPr>
            <w:t>Bandura et al., 1963)</w:t>
          </w:r>
        </w:sdtContent>
      </w:sdt>
      <w:r w:rsidRPr="5E8ADF62">
        <w:rPr>
          <w:rFonts w:asciiTheme="minorHAnsi" w:eastAsiaTheme="minorEastAsia" w:hAnsiTheme="minorHAnsi" w:cstheme="minorBidi"/>
          <w:color w:val="000000" w:themeColor="text1"/>
          <w:lang w:val="en-US"/>
        </w:rPr>
        <w:t>.</w:t>
      </w:r>
      <w:commentRangeEnd w:id="102"/>
      <w:r w:rsidR="00DD24D7">
        <w:rPr>
          <w:rStyle w:val="CommentReference"/>
        </w:rPr>
        <w:commentReference w:id="102"/>
      </w:r>
      <w:commentRangeEnd w:id="103"/>
      <w:r w:rsidR="00543D27">
        <w:rPr>
          <w:rStyle w:val="CommentReference"/>
        </w:rPr>
        <w:commentReference w:id="103"/>
      </w:r>
      <w:r w:rsidR="00543D27">
        <w:rPr>
          <w:rFonts w:asciiTheme="minorHAnsi" w:eastAsiaTheme="minorEastAsia" w:hAnsiTheme="minorHAnsi" w:cstheme="minorBidi"/>
          <w:color w:val="000000" w:themeColor="text1"/>
          <w:lang w:val="en-US"/>
        </w:rPr>
        <w:t xml:space="preserve"> </w:t>
      </w:r>
      <w:r w:rsidRPr="5E8ADF62">
        <w:rPr>
          <w:rFonts w:asciiTheme="minorHAnsi" w:eastAsiaTheme="minorEastAsia" w:hAnsiTheme="minorHAnsi" w:cstheme="minorBidi"/>
          <w:color w:val="000000" w:themeColor="text1"/>
          <w:lang w:val="en-US"/>
        </w:rPr>
        <w:t>The harmful effects of media become</w:t>
      </w:r>
      <w:del w:id="104" w:author="Effinger, Linda" w:date="2025-05-28T09:51:00Z">
        <w:r w:rsidR="00DD24D7" w:rsidRPr="5E8ADF62" w:rsidDel="776C9BE0">
          <w:rPr>
            <w:rFonts w:asciiTheme="minorHAnsi" w:eastAsiaTheme="minorEastAsia" w:hAnsiTheme="minorHAnsi" w:cstheme="minorBidi"/>
            <w:color w:val="000000" w:themeColor="text1"/>
            <w:lang w:val="en-US"/>
          </w:rPr>
          <w:delText>s</w:delText>
        </w:r>
      </w:del>
      <w:r w:rsidRPr="5E8ADF62">
        <w:rPr>
          <w:rFonts w:asciiTheme="minorHAnsi" w:eastAsiaTheme="minorEastAsia" w:hAnsiTheme="minorHAnsi" w:cstheme="minorBidi"/>
          <w:color w:val="000000" w:themeColor="text1"/>
          <w:lang w:val="en-US"/>
        </w:rPr>
        <w:t xml:space="preserve"> an increasing concern as never before in history has so much entertainment been so readily accessible to so many people for so much of their time </w:t>
      </w:r>
      <w:sdt>
        <w:sdtPr>
          <w:rPr>
            <w:rFonts w:asciiTheme="minorHAnsi" w:eastAsiaTheme="minorEastAsia" w:hAnsiTheme="minorHAnsi" w:cstheme="minorBidi"/>
            <w:color w:val="000000"/>
            <w:lang w:val="en-US"/>
          </w:rPr>
          <w:tag w:val="MENDELEY_CITATION_v3_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"/>
          <w:id w:val="-718977501"/>
          <w:placeholder>
            <w:docPart w:val="DefaultPlaceholder_-1854013440"/>
          </w:placeholder>
        </w:sdtPr>
        <w:sdtContent>
          <w:r w:rsidR="00CD60C3" w:rsidRPr="00CD60C3">
            <w:rPr>
              <w:rFonts w:eastAsia="Times New Roman"/>
              <w:color w:val="000000"/>
            </w:rPr>
            <w:t xml:space="preserve">(Zillmann &amp; </w:t>
          </w:r>
          <w:proofErr w:type="spellStart"/>
          <w:r w:rsidR="00CD60C3" w:rsidRPr="00CD60C3">
            <w:rPr>
              <w:rFonts w:eastAsia="Times New Roman"/>
              <w:color w:val="000000"/>
            </w:rPr>
            <w:t>Vorderer</w:t>
          </w:r>
          <w:proofErr w:type="spellEnd"/>
          <w:r w:rsidR="00CD60C3" w:rsidRPr="00CD60C3">
            <w:rPr>
              <w:rFonts w:eastAsia="Times New Roman"/>
              <w:color w:val="000000"/>
            </w:rPr>
            <w:t>, 2000;</w:t>
          </w:r>
        </w:sdtContent>
      </w:sdt>
      <w:sdt>
        <w:sdtPr>
          <w:rPr>
            <w:rFonts w:asciiTheme="minorHAnsi" w:eastAsiaTheme="minorEastAsia" w:hAnsiTheme="minorHAnsi" w:cstheme="minorBidi"/>
            <w:color w:val="000000"/>
            <w:lang w:val="en-US"/>
          </w:rPr>
          <w:tag w:val="MENDELEY_CITATION_v3_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"/>
          <w:id w:val="-2107178281"/>
          <w:placeholder>
            <w:docPart w:val="DefaultPlaceholder_-1854013440"/>
          </w:placeholder>
        </w:sdtPr>
        <w:sdtContent>
          <w:r w:rsidR="00CD60C3" w:rsidRPr="00CD60C3">
            <w:rPr>
              <w:rFonts w:asciiTheme="minorHAnsi" w:eastAsiaTheme="minorEastAsia" w:hAnsiTheme="minorHAnsi" w:cstheme="minorBidi"/>
              <w:color w:val="000000"/>
              <w:lang w:val="en-US"/>
            </w:rPr>
            <w:t>Postman, 2011)</w:t>
          </w:r>
        </w:sdtContent>
      </w:sdt>
      <w:r w:rsidRPr="5E8ADF62">
        <w:rPr>
          <w:rFonts w:asciiTheme="minorHAnsi" w:eastAsiaTheme="minorEastAsia" w:hAnsiTheme="minorHAnsi" w:cstheme="minorBidi"/>
          <w:color w:val="000000" w:themeColor="text1"/>
          <w:lang w:val="en-US"/>
        </w:rPr>
        <w:t xml:space="preserve">. Not only does the public consume more entertainment, </w:t>
      </w:r>
      <w:proofErr w:type="gramStart"/>
      <w:r w:rsidRPr="5E8ADF62">
        <w:rPr>
          <w:rFonts w:asciiTheme="minorHAnsi" w:eastAsiaTheme="minorEastAsia" w:hAnsiTheme="minorHAnsi" w:cstheme="minorBidi"/>
          <w:color w:val="000000" w:themeColor="text1"/>
          <w:lang w:val="en-US"/>
        </w:rPr>
        <w:t>it is</w:t>
      </w:r>
      <w:proofErr w:type="gramEnd"/>
      <w:r w:rsidRPr="5E8ADF62">
        <w:rPr>
          <w:rFonts w:asciiTheme="minorHAnsi" w:eastAsiaTheme="minorEastAsia" w:hAnsiTheme="minorHAnsi" w:cstheme="minorBidi"/>
          <w:color w:val="000000" w:themeColor="text1"/>
          <w:lang w:val="en-US"/>
        </w:rPr>
        <w:t xml:space="preserve"> becoming a more integral part of people</w:t>
      </w:r>
      <w:r w:rsidR="02A23311" w:rsidRPr="5E8ADF62">
        <w:rPr>
          <w:rFonts w:asciiTheme="minorHAnsi" w:eastAsiaTheme="minorEastAsia" w:hAnsiTheme="minorHAnsi" w:cstheme="minorBidi"/>
          <w:color w:val="000000" w:themeColor="text1"/>
          <w:lang w:val="en-US"/>
        </w:rPr>
        <w:t>’s</w:t>
      </w:r>
      <w:r w:rsidRPr="5E8ADF62">
        <w:rPr>
          <w:rFonts w:asciiTheme="minorHAnsi" w:eastAsiaTheme="minorEastAsia" w:hAnsiTheme="minorHAnsi" w:cstheme="minorBidi"/>
          <w:color w:val="000000" w:themeColor="text1"/>
          <w:lang w:val="en-US"/>
        </w:rPr>
        <w:t xml:space="preserve"> daily li</w:t>
      </w:r>
      <w:r w:rsidR="1796AD0D" w:rsidRPr="5E8ADF62">
        <w:rPr>
          <w:rFonts w:asciiTheme="minorHAnsi" w:eastAsiaTheme="minorEastAsia" w:hAnsiTheme="minorHAnsi" w:cstheme="minorBidi"/>
          <w:color w:val="000000" w:themeColor="text1"/>
          <w:lang w:val="en-US"/>
        </w:rPr>
        <w:t>ves</w:t>
      </w:r>
      <w:r w:rsidRPr="5E8ADF62">
        <w:rPr>
          <w:rFonts w:asciiTheme="minorHAnsi" w:eastAsiaTheme="minorEastAsia" w:hAnsiTheme="minorHAnsi" w:cstheme="minorBidi"/>
          <w:color w:val="000000" w:themeColor="text1"/>
          <w:lang w:val="en-US"/>
        </w:rPr>
        <w:t xml:space="preserve"> </w:t>
      </w:r>
      <w:sdt>
        <w:sdtPr>
          <w:rPr>
            <w:rFonts w:asciiTheme="minorHAnsi" w:eastAsiaTheme="minorEastAsia" w:hAnsiTheme="minorHAnsi" w:cstheme="minorBidi"/>
            <w:color w:val="000000"/>
            <w:lang w:val="en-US"/>
          </w:rPr>
          <w:tag w:val="MENDELEY_CITATION_v3_eyJjaXRhdGlvbklEIjoiTUVOREVMRVlfQ0lUQVRJT05fM2VlNDA4ZjktNTNhZC00NThhLTg4ODctOGU1NDM5ODFmZDA1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
          <w:id w:val="-417250065"/>
          <w:placeholder>
            <w:docPart w:val="DefaultPlaceholder_-1854013440"/>
          </w:placeholder>
        </w:sdtPr>
        <w:sdtContent>
          <w:r w:rsidR="00CD60C3" w:rsidRPr="00CD60C3">
            <w:rPr>
              <w:rFonts w:eastAsia="Times New Roman"/>
              <w:color w:val="000000"/>
            </w:rPr>
            <w:t>(Singhal &amp; Rogers, 2002)</w:t>
          </w:r>
        </w:sdtContent>
      </w:sdt>
      <w:r w:rsidRPr="5E8ADF62">
        <w:rPr>
          <w:rFonts w:asciiTheme="minorHAnsi" w:eastAsiaTheme="minorEastAsia" w:hAnsiTheme="minorHAnsi" w:cstheme="minorBidi"/>
          <w:color w:val="000000" w:themeColor="text1"/>
          <w:lang w:val="en-US"/>
        </w:rPr>
        <w:t>. Therefore, the rising tide of entertainment in people’s personal lives and different economy sectors has been labeled as the “</w:t>
      </w:r>
      <w:proofErr w:type="spellStart"/>
      <w:r w:rsidRPr="5E8ADF62">
        <w:rPr>
          <w:rFonts w:asciiTheme="minorHAnsi" w:eastAsiaTheme="minorEastAsia" w:hAnsiTheme="minorHAnsi" w:cstheme="minorBidi"/>
          <w:color w:val="000000" w:themeColor="text1"/>
          <w:lang w:val="en-US"/>
        </w:rPr>
        <w:t>entertainmentization</w:t>
      </w:r>
      <w:proofErr w:type="spellEnd"/>
      <w:r w:rsidRPr="5E8ADF62">
        <w:rPr>
          <w:rFonts w:asciiTheme="minorHAnsi" w:eastAsiaTheme="minorEastAsia" w:hAnsiTheme="minorHAnsi" w:cstheme="minorBidi"/>
          <w:color w:val="000000" w:themeColor="text1"/>
          <w:lang w:val="en-US"/>
        </w:rPr>
        <w:t xml:space="preserve">” of the world </w:t>
      </w:r>
      <w:sdt>
        <w:sdtPr>
          <w:rPr>
            <w:rFonts w:asciiTheme="minorHAnsi" w:eastAsiaTheme="minorEastAsia" w:hAnsiTheme="minorHAnsi" w:cstheme="minorBidi"/>
            <w:color w:val="000000"/>
            <w:lang w:val="en-US"/>
          </w:rPr>
          <w:tag w:val="MENDELEY_CITATION_v3_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"/>
          <w:id w:val="-508444407"/>
          <w:placeholder>
            <w:docPart w:val="DefaultPlaceholder_-1854013440"/>
          </w:placeholder>
        </w:sdtPr>
        <w:sdtContent>
          <w:r w:rsidR="00CD60C3" w:rsidRPr="00CD60C3">
            <w:rPr>
              <w:rFonts w:asciiTheme="minorHAnsi" w:eastAsiaTheme="minorEastAsia" w:hAnsiTheme="minorHAnsi" w:cstheme="minorBidi"/>
              <w:color w:val="000000"/>
              <w:lang w:val="en-US"/>
            </w:rPr>
            <w:t>(Wolf, 1999)</w:t>
          </w:r>
        </w:sdtContent>
      </w:sdt>
      <w:r w:rsidRPr="5E8ADF62">
        <w:rPr>
          <w:rFonts w:asciiTheme="minorHAnsi" w:eastAsiaTheme="minorEastAsia" w:hAnsiTheme="minorHAnsi" w:cstheme="minorBidi"/>
          <w:color w:val="000000" w:themeColor="text1"/>
          <w:lang w:val="en-US"/>
        </w:rPr>
        <w:t xml:space="preserve">. Entertainment products and services represent the fastest growing sector of the world economy </w:t>
      </w:r>
      <w:sdt>
        <w:sdtPr>
          <w:rPr>
            <w:rFonts w:asciiTheme="minorHAnsi" w:eastAsiaTheme="minorEastAsia" w:hAnsiTheme="minorHAnsi" w:cstheme="minorBidi"/>
            <w:color w:val="000000"/>
            <w:lang w:val="en-US"/>
          </w:rPr>
          <w:tag w:val="MENDELEY_CITATION_v3_eyJjaXRhdGlvbklEIjoiTUVOREVMRVlfQ0lUQVRJT05fMDMxMmRjNDktOWFmNi00NDAzLTgxNWUtZjNjYzRhNmFlOGEz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
          <w:id w:val="1179084370"/>
          <w:placeholder>
            <w:docPart w:val="DefaultPlaceholder_-1854013440"/>
          </w:placeholder>
        </w:sdtPr>
        <w:sdtContent>
          <w:r w:rsidR="00CD60C3" w:rsidRPr="00CD60C3">
            <w:rPr>
              <w:rFonts w:eastAsia="Times New Roman"/>
              <w:color w:val="000000"/>
            </w:rPr>
            <w:t>(Singhal &amp; Rogers, 2002)</w:t>
          </w:r>
        </w:sdtContent>
      </w:sdt>
      <w:r w:rsidRPr="5E8ADF62">
        <w:rPr>
          <w:rFonts w:asciiTheme="minorHAnsi" w:eastAsiaTheme="minorEastAsia" w:hAnsiTheme="minorHAnsi" w:cstheme="minorBidi"/>
          <w:color w:val="000000" w:themeColor="text1"/>
          <w:lang w:val="en-US"/>
        </w:rPr>
        <w:t xml:space="preserve">. Despite the ubiquity and growing importance of entertainment in society, which usually involves some type of human communication, communication scholars have largely neglected to give the entertainment function much attention </w:t>
      </w:r>
      <w:sdt>
        <w:sdtPr>
          <w:rPr>
            <w:rFonts w:asciiTheme="minorHAnsi" w:eastAsiaTheme="minorEastAsia" w:hAnsiTheme="minorHAnsi" w:cstheme="minorBidi"/>
            <w:color w:val="000000"/>
            <w:lang w:val="en-US"/>
          </w:rPr>
          <w:tag w:val="MENDELEY_CITATION_v3_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"/>
          <w:id w:val="-744034575"/>
          <w:placeholder>
            <w:docPart w:val="DefaultPlaceholder_-1854013440"/>
          </w:placeholder>
        </w:sdtPr>
        <w:sdtContent>
          <w:r w:rsidR="00CD60C3" w:rsidRPr="00CD60C3">
            <w:rPr>
              <w:rFonts w:eastAsia="Times New Roman"/>
              <w:color w:val="000000"/>
            </w:rPr>
            <w:t>(Katz &amp; Foulkes, 1962)</w:t>
          </w:r>
          <w:commentRangeStart w:id="105"/>
        </w:sdtContent>
      </w:sdt>
      <w:r w:rsidRPr="5E8ADF62">
        <w:rPr>
          <w:rFonts w:asciiTheme="minorHAnsi" w:eastAsiaTheme="minorEastAsia" w:hAnsiTheme="minorHAnsi" w:cstheme="minorBidi"/>
          <w:color w:val="000000" w:themeColor="text1"/>
          <w:lang w:val="en-US"/>
        </w:rPr>
        <w:t xml:space="preserve">; </w:t>
      </w:r>
      <w:r w:rsidRPr="00C806B4">
        <w:rPr>
          <w:rFonts w:asciiTheme="minorHAnsi" w:eastAsiaTheme="minorEastAsia" w:hAnsiTheme="minorHAnsi" w:cstheme="minorBidi"/>
          <w:color w:val="EE0000"/>
          <w:lang w:val="en-US"/>
        </w:rPr>
        <w:t>Sutton-Smith, 1988</w:t>
      </w:r>
      <w:r w:rsidRPr="5E8ADF62">
        <w:rPr>
          <w:rFonts w:asciiTheme="minorHAnsi" w:eastAsiaTheme="minorEastAsia" w:hAnsiTheme="minorHAnsi" w:cstheme="minorBidi"/>
          <w:color w:val="000000" w:themeColor="text1"/>
          <w:lang w:val="en-US"/>
        </w:rPr>
        <w:t>)</w:t>
      </w:r>
      <w:commentRangeEnd w:id="105"/>
      <w:r w:rsidR="009E3D17">
        <w:rPr>
          <w:rStyle w:val="CommentReference"/>
        </w:rPr>
        <w:commentReference w:id="105"/>
      </w:r>
      <w:r w:rsidRPr="5E8ADF62">
        <w:rPr>
          <w:rFonts w:asciiTheme="minorHAnsi" w:eastAsiaTheme="minorEastAsia" w:hAnsiTheme="minorHAnsi" w:cstheme="minorBidi"/>
          <w:color w:val="000000" w:themeColor="text1"/>
          <w:lang w:val="en-US"/>
        </w:rPr>
        <w:t xml:space="preserve">. </w:t>
      </w:r>
      <w:commentRangeStart w:id="106"/>
      <w:r w:rsidRPr="5E8ADF62">
        <w:rPr>
          <w:rFonts w:asciiTheme="minorHAnsi" w:eastAsiaTheme="minorEastAsia" w:hAnsiTheme="minorHAnsi" w:cstheme="minorBidi"/>
          <w:color w:val="000000" w:themeColor="text1"/>
          <w:lang w:val="en-US"/>
        </w:rPr>
        <w:t xml:space="preserve">Many </w:t>
      </w:r>
      <w:commentRangeEnd w:id="106"/>
      <w:r w:rsidR="00B936EF">
        <w:rPr>
          <w:rStyle w:val="CommentReference"/>
        </w:rPr>
        <w:commentReference w:id="106"/>
      </w:r>
      <w:r w:rsidRPr="5E8ADF62">
        <w:rPr>
          <w:rFonts w:asciiTheme="minorHAnsi" w:eastAsiaTheme="minorEastAsia" w:hAnsiTheme="minorHAnsi" w:cstheme="minorBidi"/>
          <w:color w:val="000000" w:themeColor="text1"/>
          <w:lang w:val="en-US"/>
        </w:rPr>
        <w:t xml:space="preserve">perceive entertainment as frivolous in content and unimportant in its effects, mainly amounting to taking up large amounts of the daily time of </w:t>
      </w:r>
      <w:proofErr w:type="gramStart"/>
      <w:r w:rsidRPr="5E8ADF62">
        <w:rPr>
          <w:rFonts w:asciiTheme="minorHAnsi" w:eastAsiaTheme="minorEastAsia" w:hAnsiTheme="minorHAnsi" w:cstheme="minorBidi"/>
          <w:color w:val="000000" w:themeColor="text1"/>
          <w:lang w:val="en-US"/>
        </w:rPr>
        <w:t>individuals, but</w:t>
      </w:r>
      <w:proofErr w:type="gramEnd"/>
      <w:r w:rsidRPr="5E8ADF62">
        <w:rPr>
          <w:rFonts w:asciiTheme="minorHAnsi" w:eastAsiaTheme="minorEastAsia" w:hAnsiTheme="minorHAnsi" w:cstheme="minorBidi"/>
          <w:color w:val="000000" w:themeColor="text1"/>
          <w:lang w:val="en-US"/>
        </w:rPr>
        <w:t xml:space="preserve"> not representing an important force for human behavior change</w:t>
      </w:r>
      <w:commentRangeStart w:id="107"/>
      <w:r w:rsidRPr="5E8ADF62">
        <w:rPr>
          <w:rFonts w:asciiTheme="minorHAnsi" w:eastAsiaTheme="minorEastAsia" w:hAnsiTheme="minorHAnsi" w:cstheme="minorBidi"/>
          <w:color w:val="000000" w:themeColor="text1"/>
          <w:lang w:val="en-US"/>
        </w:rPr>
        <w:t>. (Singhal, 2002)</w:t>
      </w:r>
      <w:commentRangeEnd w:id="107"/>
      <w:r w:rsidR="009C6D09">
        <w:rPr>
          <w:rStyle w:val="CommentReference"/>
        </w:rPr>
        <w:commentReference w:id="107"/>
      </w:r>
      <w:r w:rsidRPr="5E8ADF62">
        <w:rPr>
          <w:rFonts w:asciiTheme="minorHAnsi" w:eastAsiaTheme="minorEastAsia" w:hAnsiTheme="minorHAnsi" w:cstheme="minorBidi"/>
          <w:color w:val="000000" w:themeColor="text1"/>
          <w:lang w:val="en-US"/>
        </w:rPr>
        <w:t>.</w:t>
      </w:r>
      <w:commentRangeStart w:id="108"/>
      <w:r w:rsidRPr="5E8ADF62">
        <w:rPr>
          <w:rFonts w:asciiTheme="minorHAnsi" w:eastAsiaTheme="minorEastAsia" w:hAnsiTheme="minorHAnsi" w:cstheme="minorBidi"/>
          <w:color w:val="000000" w:themeColor="text1"/>
          <w:lang w:val="en-US"/>
        </w:rPr>
        <w:t xml:space="preserve"> </w:t>
      </w:r>
      <w:ins w:id="109" w:author="Effinger, Linda" w:date="2025-05-28T09:53:00Z">
        <w:r w:rsidR="2C1ECCF8" w:rsidRPr="5E8ADF62">
          <w:rPr>
            <w:rFonts w:asciiTheme="minorHAnsi" w:eastAsiaTheme="minorEastAsia" w:hAnsiTheme="minorHAnsi" w:cstheme="minorBidi"/>
            <w:color w:val="000000" w:themeColor="text1"/>
            <w:lang w:val="en-US"/>
          </w:rPr>
          <w:t xml:space="preserve">The results of </w:t>
        </w:r>
      </w:ins>
      <w:proofErr w:type="gramStart"/>
      <w:r w:rsidRPr="5E8ADF62">
        <w:rPr>
          <w:rFonts w:asciiTheme="minorHAnsi" w:eastAsiaTheme="minorEastAsia" w:hAnsiTheme="minorHAnsi" w:cstheme="minorBidi"/>
          <w:color w:val="000000" w:themeColor="text1"/>
          <w:lang w:val="en-US"/>
        </w:rPr>
        <w:t xml:space="preserve">EE </w:t>
      </w:r>
      <w:ins w:id="110" w:author="Effinger, Linda" w:date="2025-05-28T09:53:00Z">
        <w:r w:rsidR="439A93CA" w:rsidRPr="5E8ADF62">
          <w:rPr>
            <w:rFonts w:asciiTheme="minorHAnsi" w:eastAsiaTheme="minorEastAsia" w:hAnsiTheme="minorHAnsi" w:cstheme="minorBidi"/>
            <w:color w:val="000000" w:themeColor="text1"/>
            <w:lang w:val="en-US"/>
          </w:rPr>
          <w:t xml:space="preserve"> have</w:t>
        </w:r>
        <w:proofErr w:type="gramEnd"/>
        <w:r w:rsidR="439A93CA" w:rsidRPr="5E8ADF62">
          <w:rPr>
            <w:rFonts w:asciiTheme="minorHAnsi" w:eastAsiaTheme="minorEastAsia" w:hAnsiTheme="minorHAnsi" w:cstheme="minorBidi"/>
            <w:color w:val="000000" w:themeColor="text1"/>
            <w:lang w:val="en-US"/>
          </w:rPr>
          <w:t xml:space="preserve"> been implemented in</w:t>
        </w:r>
      </w:ins>
      <w:del w:id="111" w:author="Effinger, Linda" w:date="2025-05-28T09:53:00Z">
        <w:r w:rsidR="00DD24D7" w:rsidRPr="5E8ADF62" w:rsidDel="776C9BE0">
          <w:rPr>
            <w:rFonts w:asciiTheme="minorHAnsi" w:eastAsiaTheme="minorEastAsia" w:hAnsiTheme="minorHAnsi" w:cstheme="minorBidi"/>
            <w:color w:val="000000" w:themeColor="text1"/>
            <w:lang w:val="en-US"/>
          </w:rPr>
          <w:delText>program has taken</w:delText>
        </w:r>
      </w:del>
      <w:r w:rsidRPr="5E8ADF62">
        <w:rPr>
          <w:rFonts w:asciiTheme="minorHAnsi" w:eastAsiaTheme="minorEastAsia" w:hAnsiTheme="minorHAnsi" w:cstheme="minorBidi"/>
          <w:color w:val="000000" w:themeColor="text1"/>
          <w:lang w:val="en-US"/>
        </w:rPr>
        <w:t xml:space="preserve"> </w:t>
      </w:r>
      <w:commentRangeEnd w:id="108"/>
      <w:r w:rsidR="00C054DB">
        <w:rPr>
          <w:rStyle w:val="CommentReference"/>
        </w:rPr>
        <w:commentReference w:id="108"/>
      </w:r>
      <w:r w:rsidRPr="5E8ADF62">
        <w:rPr>
          <w:rFonts w:asciiTheme="minorHAnsi" w:eastAsiaTheme="minorEastAsia" w:hAnsiTheme="minorHAnsi" w:cstheme="minorBidi"/>
          <w:color w:val="000000" w:themeColor="text1"/>
          <w:lang w:val="en-US"/>
        </w:rPr>
        <w:t xml:space="preserve">many forms such </w:t>
      </w:r>
      <w:proofErr w:type="gramStart"/>
      <w:r w:rsidRPr="5E8ADF62">
        <w:rPr>
          <w:rFonts w:asciiTheme="minorHAnsi" w:eastAsiaTheme="minorEastAsia" w:hAnsiTheme="minorHAnsi" w:cstheme="minorBidi"/>
          <w:color w:val="000000" w:themeColor="text1"/>
          <w:lang w:val="en-US"/>
        </w:rPr>
        <w:t>as;</w:t>
      </w:r>
      <w:proofErr w:type="gramEnd"/>
      <w:r w:rsidRPr="5E8ADF62">
        <w:rPr>
          <w:rFonts w:asciiTheme="minorHAnsi" w:eastAsiaTheme="minorEastAsia" w:hAnsiTheme="minorHAnsi" w:cstheme="minorBidi"/>
          <w:color w:val="000000" w:themeColor="text1"/>
          <w:lang w:val="en-US"/>
        </w:rPr>
        <w:t xml:space="preserve"> TV dramas</w:t>
      </w:r>
      <w:ins w:id="112" w:author="Effinger, Linda" w:date="2025-05-28T09:53:00Z">
        <w:r w:rsidR="60A0B246" w:rsidRPr="5E8ADF62">
          <w:rPr>
            <w:rFonts w:asciiTheme="minorHAnsi" w:eastAsiaTheme="minorEastAsia" w:hAnsiTheme="minorHAnsi" w:cstheme="minorBidi"/>
            <w:color w:val="000000" w:themeColor="text1"/>
            <w:lang w:val="en-US"/>
          </w:rPr>
          <w:t xml:space="preserve"> </w:t>
        </w:r>
      </w:ins>
      <w:r w:rsidRPr="5E8ADF62">
        <w:rPr>
          <w:rFonts w:asciiTheme="minorHAnsi" w:eastAsiaTheme="minorEastAsia" w:hAnsiTheme="minorHAnsi" w:cstheme="minorBidi"/>
          <w:color w:val="000000" w:themeColor="text1"/>
          <w:lang w:val="en-US"/>
        </w:rPr>
        <w:t xml:space="preserve">(Miguel </w:t>
      </w:r>
      <w:proofErr w:type="spellStart"/>
      <w:r w:rsidRPr="5E8ADF62">
        <w:rPr>
          <w:rFonts w:asciiTheme="minorHAnsi" w:eastAsiaTheme="minorEastAsia" w:hAnsiTheme="minorHAnsi" w:cstheme="minorBidi"/>
          <w:color w:val="000000" w:themeColor="text1"/>
          <w:lang w:val="en-US"/>
        </w:rPr>
        <w:t>sabido</w:t>
      </w:r>
      <w:proofErr w:type="spellEnd"/>
      <w:r w:rsidRPr="5E8ADF62">
        <w:rPr>
          <w:rFonts w:asciiTheme="minorHAnsi" w:eastAsiaTheme="minorEastAsia" w:hAnsiTheme="minorHAnsi" w:cstheme="minorBidi"/>
          <w:color w:val="000000" w:themeColor="text1"/>
          <w:lang w:val="en-US"/>
        </w:rPr>
        <w:t>), radio serials (Vaughan and others 2000), short stories (</w:t>
      </w:r>
      <w:proofErr w:type="spellStart"/>
      <w:r w:rsidRPr="5E8ADF62">
        <w:rPr>
          <w:rFonts w:asciiTheme="minorHAnsi" w:eastAsiaTheme="minorEastAsia" w:hAnsiTheme="minorHAnsi" w:cstheme="minorBidi"/>
          <w:color w:val="000000" w:themeColor="text1"/>
          <w:lang w:val="en-US"/>
        </w:rPr>
        <w:t>quintero</w:t>
      </w:r>
      <w:proofErr w:type="spellEnd"/>
      <w:r w:rsidRPr="5E8ADF62">
        <w:rPr>
          <w:rFonts w:asciiTheme="minorHAnsi" w:eastAsiaTheme="minorEastAsia" w:hAnsiTheme="minorHAnsi" w:cstheme="minorBidi"/>
          <w:color w:val="000000" w:themeColor="text1"/>
          <w:lang w:val="en-US"/>
        </w:rPr>
        <w:t xml:space="preserve"> </w:t>
      </w:r>
      <w:proofErr w:type="spellStart"/>
      <w:r w:rsidRPr="5E8ADF62">
        <w:rPr>
          <w:rFonts w:asciiTheme="minorHAnsi" w:eastAsiaTheme="minorEastAsia" w:hAnsiTheme="minorHAnsi" w:cstheme="minorBidi"/>
          <w:color w:val="000000" w:themeColor="text1"/>
          <w:lang w:val="en-US"/>
        </w:rPr>
        <w:t>johnson</w:t>
      </w:r>
      <w:proofErr w:type="spellEnd"/>
      <w:r w:rsidRPr="5E8ADF62">
        <w:rPr>
          <w:rFonts w:asciiTheme="minorHAnsi" w:eastAsiaTheme="minorEastAsia" w:hAnsiTheme="minorHAnsi" w:cstheme="minorBidi"/>
          <w:color w:val="000000" w:themeColor="text1"/>
          <w:lang w:val="en-US"/>
        </w:rPr>
        <w:t>), and games like SPARX (</w:t>
      </w:r>
      <w:r w:rsidRPr="5E8ADF62">
        <w:rPr>
          <w:rFonts w:asciiTheme="minorHAnsi" w:eastAsiaTheme="minorEastAsia" w:hAnsiTheme="minorHAnsi" w:cstheme="minorBidi"/>
          <w:color w:val="FF0000"/>
          <w:lang w:val="en-US"/>
        </w:rPr>
        <w:t>SOURCE</w:t>
      </w:r>
      <w:r w:rsidRPr="5E8ADF62">
        <w:rPr>
          <w:rFonts w:asciiTheme="minorHAnsi" w:eastAsiaTheme="minorEastAsia" w:hAnsiTheme="minorHAnsi" w:cstheme="minorBidi"/>
          <w:color w:val="000000" w:themeColor="text1"/>
          <w:lang w:val="en-US"/>
        </w:rPr>
        <w:t xml:space="preserve">). Entertainment-Education games are often referred to as serious games or educational games. </w:t>
      </w:r>
      <w:commentRangeStart w:id="113"/>
      <w:r w:rsidRPr="5E8ADF62">
        <w:rPr>
          <w:rFonts w:asciiTheme="minorHAnsi" w:eastAsiaTheme="minorEastAsia" w:hAnsiTheme="minorHAnsi" w:cstheme="minorBidi"/>
          <w:color w:val="000000" w:themeColor="text1"/>
          <w:lang w:val="en-US"/>
        </w:rPr>
        <w:t xml:space="preserve">Overall, the EE field is also referred to as </w:t>
      </w:r>
      <w:proofErr w:type="gramStart"/>
      <w:r w:rsidRPr="5E8ADF62">
        <w:rPr>
          <w:rFonts w:asciiTheme="minorHAnsi" w:eastAsiaTheme="minorEastAsia" w:hAnsiTheme="minorHAnsi" w:cstheme="minorBidi"/>
          <w:color w:val="000000" w:themeColor="text1"/>
          <w:lang w:val="en-US"/>
        </w:rPr>
        <w:t>edutainment</w:t>
      </w:r>
      <w:proofErr w:type="gramEnd"/>
      <w:r w:rsidRPr="5E8ADF62">
        <w:rPr>
          <w:rFonts w:asciiTheme="minorHAnsi" w:eastAsiaTheme="minorEastAsia" w:hAnsiTheme="minorHAnsi" w:cstheme="minorBidi"/>
          <w:color w:val="000000" w:themeColor="text1"/>
          <w:lang w:val="en-US"/>
        </w:rPr>
        <w:t xml:space="preserve"> media. </w:t>
      </w:r>
      <w:commentRangeEnd w:id="113"/>
      <w:r w:rsidR="00F278DA">
        <w:rPr>
          <w:rStyle w:val="CommentReference"/>
        </w:rPr>
        <w:commentReference w:id="113"/>
      </w:r>
      <w:commentRangeStart w:id="114"/>
      <w:r w:rsidRPr="5E8ADF62">
        <w:rPr>
          <w:rFonts w:asciiTheme="minorHAnsi" w:eastAsiaTheme="minorEastAsia" w:hAnsiTheme="minorHAnsi" w:cstheme="minorBidi"/>
          <w:color w:val="000000" w:themeColor="text1"/>
          <w:lang w:val="en-US"/>
        </w:rPr>
        <w:t xml:space="preserve">EE inventions do not only consist of social cognitive theory, but also social learning, the elaboration </w:t>
      </w:r>
      <w:proofErr w:type="spellStart"/>
      <w:r w:rsidRPr="5E8ADF62">
        <w:rPr>
          <w:rFonts w:asciiTheme="minorHAnsi" w:eastAsiaTheme="minorEastAsia" w:hAnsiTheme="minorHAnsi" w:cstheme="minorBidi"/>
          <w:color w:val="000000" w:themeColor="text1"/>
          <w:lang w:val="en-US"/>
        </w:rPr>
        <w:t>likelyhood</w:t>
      </w:r>
      <w:proofErr w:type="spellEnd"/>
      <w:r w:rsidRPr="5E8ADF62">
        <w:rPr>
          <w:rFonts w:asciiTheme="minorHAnsi" w:eastAsiaTheme="minorEastAsia" w:hAnsiTheme="minorHAnsi" w:cstheme="minorBidi"/>
          <w:color w:val="000000" w:themeColor="text1"/>
          <w:lang w:val="en-US"/>
        </w:rPr>
        <w:t xml:space="preserve"> model, audience involvement, dramatic theories, social constructivism, uses and gratifications, knowledge-gap, cultivations, and more. (</w:t>
      </w:r>
      <w:proofErr w:type="spellStart"/>
      <w:r w:rsidRPr="5E8ADF62">
        <w:rPr>
          <w:rFonts w:asciiTheme="minorHAnsi" w:eastAsiaTheme="minorEastAsia" w:hAnsiTheme="minorHAnsi" w:cstheme="minorBidi"/>
          <w:color w:val="000000" w:themeColor="text1"/>
          <w:lang w:val="en-US"/>
        </w:rPr>
        <w:t>signhal</w:t>
      </w:r>
      <w:proofErr w:type="spellEnd"/>
      <w:r w:rsidRPr="5E8ADF62">
        <w:rPr>
          <w:rFonts w:asciiTheme="minorHAnsi" w:eastAsiaTheme="minorEastAsia" w:hAnsiTheme="minorHAnsi" w:cstheme="minorBidi"/>
          <w:color w:val="000000" w:themeColor="text1"/>
          <w:lang w:val="en-US"/>
        </w:rPr>
        <w:t xml:space="preserve"> 2002)</w:t>
      </w:r>
      <w:commentRangeEnd w:id="114"/>
      <w:r w:rsidR="007119F4">
        <w:rPr>
          <w:rStyle w:val="CommentReference"/>
        </w:rPr>
        <w:commentReference w:id="114"/>
      </w:r>
    </w:p>
    <w:p w14:paraId="3923EAC5" w14:textId="3E8EB3E6" w:rsidR="00DD24D7" w:rsidRDefault="776C9BE0" w:rsidP="5E8ADF62">
      <w:pPr>
        <w:spacing w:after="160" w:line="279" w:lineRule="auto"/>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The main method by which EE teaches messaging is through role modeling through characters. Characters can be positive models, negative models, or transitional characters. A narrative or story format can help motivate change in the audience by showing positive role models who experience “rewards” and negative role models who are “punished” (Slater &amp; Rouner, 2002; Bandura, 2004).</w:t>
      </w:r>
      <w:ins w:id="115" w:author="Effinger, Linda" w:date="2025-05-28T09:56:00Z">
        <w:r w:rsidR="6E3C18F4" w:rsidRPr="5E8ADF62">
          <w:rPr>
            <w:rFonts w:asciiTheme="minorHAnsi" w:eastAsiaTheme="minorEastAsia" w:hAnsiTheme="minorHAnsi" w:cstheme="minorBidi"/>
            <w:color w:val="000000" w:themeColor="text1"/>
            <w:lang w:val="en-US"/>
          </w:rPr>
          <w:t xml:space="preserve"> </w:t>
        </w:r>
      </w:ins>
      <w:commentRangeStart w:id="116"/>
      <w:commentRangeStart w:id="117"/>
      <w:r w:rsidRPr="5E8ADF62">
        <w:rPr>
          <w:rFonts w:asciiTheme="minorHAnsi" w:eastAsiaTheme="minorEastAsia" w:hAnsiTheme="minorHAnsi" w:cstheme="minorBidi"/>
          <w:color w:val="000000" w:themeColor="text1"/>
          <w:lang w:val="en-US"/>
        </w:rPr>
        <w:t xml:space="preserve">Audience members </w:t>
      </w:r>
      <w:commentRangeStart w:id="118"/>
      <w:proofErr w:type="spellStart"/>
      <w:r w:rsidRPr="5E8ADF62">
        <w:rPr>
          <w:rFonts w:asciiTheme="minorHAnsi" w:eastAsiaTheme="minorEastAsia" w:hAnsiTheme="minorHAnsi" w:cstheme="minorBidi"/>
          <w:color w:val="000000" w:themeColor="text1"/>
          <w:lang w:val="en-US"/>
        </w:rPr>
        <w:t>symp</w:t>
      </w:r>
      <w:r w:rsidR="00D741AB">
        <w:rPr>
          <w:rFonts w:asciiTheme="minorHAnsi" w:eastAsiaTheme="minorEastAsia" w:hAnsiTheme="minorHAnsi" w:cstheme="minorBidi"/>
          <w:color w:val="000000" w:themeColor="text1"/>
          <w:lang w:val="en-US"/>
        </w:rPr>
        <w:t>Fe</w:t>
      </w:r>
      <w:r w:rsidRPr="5E8ADF62">
        <w:rPr>
          <w:rFonts w:asciiTheme="minorHAnsi" w:eastAsiaTheme="minorEastAsia" w:hAnsiTheme="minorHAnsi" w:cstheme="minorBidi"/>
          <w:color w:val="000000" w:themeColor="text1"/>
          <w:lang w:val="en-US"/>
        </w:rPr>
        <w:t>athetic</w:t>
      </w:r>
      <w:proofErr w:type="spellEnd"/>
      <w:r w:rsidRPr="5E8ADF62">
        <w:rPr>
          <w:rFonts w:asciiTheme="minorHAnsi" w:eastAsiaTheme="minorEastAsia" w:hAnsiTheme="minorHAnsi" w:cstheme="minorBidi"/>
          <w:color w:val="000000" w:themeColor="text1"/>
          <w:lang w:val="en-US"/>
        </w:rPr>
        <w:t xml:space="preserve"> </w:t>
      </w:r>
      <w:commentRangeEnd w:id="118"/>
      <w:r w:rsidR="00D36B92">
        <w:rPr>
          <w:rStyle w:val="CommentReference"/>
        </w:rPr>
        <w:commentReference w:id="118"/>
      </w:r>
      <w:r w:rsidRPr="5E8ADF62">
        <w:rPr>
          <w:rFonts w:asciiTheme="minorHAnsi" w:eastAsiaTheme="minorEastAsia" w:hAnsiTheme="minorHAnsi" w:cstheme="minorBidi"/>
          <w:color w:val="000000" w:themeColor="text1"/>
          <w:lang w:val="en-US"/>
        </w:rPr>
        <w:t xml:space="preserve">to the viewpoints espoused by the </w:t>
      </w:r>
      <w:r w:rsidRPr="5E8ADF62">
        <w:rPr>
          <w:rFonts w:asciiTheme="minorHAnsi" w:eastAsiaTheme="minorEastAsia" w:hAnsiTheme="minorHAnsi" w:cstheme="minorBidi"/>
          <w:color w:val="000000" w:themeColor="text1"/>
          <w:lang w:val="en-US"/>
        </w:rPr>
        <w:lastRenderedPageBreak/>
        <w:t xml:space="preserve">entertainment-education programming are addressed by characters modeling desired behaviors and associated skills, with the desire to increase self-efficacy and the likelihood of enacting behaviors </w:t>
      </w:r>
      <w:commentRangeEnd w:id="116"/>
      <w:r w:rsidR="00DD24D7">
        <w:rPr>
          <w:rStyle w:val="CommentReference"/>
        </w:rPr>
        <w:commentReference w:id="116"/>
      </w:r>
      <w:commentRangeEnd w:id="117"/>
      <w:r w:rsidR="00C94D7F">
        <w:rPr>
          <w:rStyle w:val="CommentReference"/>
        </w:rPr>
        <w:commentReference w:id="117"/>
      </w:r>
      <w:r w:rsidRPr="5E8ADF62">
        <w:rPr>
          <w:rFonts w:asciiTheme="minorHAnsi" w:eastAsiaTheme="minorEastAsia" w:hAnsiTheme="minorHAnsi" w:cstheme="minorBidi"/>
          <w:color w:val="000000" w:themeColor="text1"/>
          <w:lang w:val="en-US"/>
        </w:rPr>
        <w:t xml:space="preserve">(slater 2002). Initially unsympathetic audience members are typically addressed </w:t>
      </w:r>
      <w:proofErr w:type="gramStart"/>
      <w:r w:rsidRPr="5E8ADF62">
        <w:rPr>
          <w:rFonts w:asciiTheme="minorHAnsi" w:eastAsiaTheme="minorEastAsia" w:hAnsiTheme="minorHAnsi" w:cstheme="minorBidi"/>
          <w:color w:val="000000" w:themeColor="text1"/>
          <w:lang w:val="en-US"/>
        </w:rPr>
        <w:t>through the use of</w:t>
      </w:r>
      <w:proofErr w:type="gramEnd"/>
      <w:r w:rsidRPr="5E8ADF62">
        <w:rPr>
          <w:rFonts w:asciiTheme="minorHAnsi" w:eastAsiaTheme="minorEastAsia" w:hAnsiTheme="minorHAnsi" w:cstheme="minorBidi"/>
          <w:color w:val="000000" w:themeColor="text1"/>
          <w:lang w:val="en-US"/>
        </w:rPr>
        <w:t xml:space="preserve"> transitional characters, who initially espouse </w:t>
      </w:r>
      <w:proofErr w:type="spellStart"/>
      <w:r w:rsidRPr="5E8ADF62">
        <w:rPr>
          <w:rFonts w:asciiTheme="minorHAnsi" w:eastAsiaTheme="minorEastAsia" w:hAnsiTheme="minorHAnsi" w:cstheme="minorBidi"/>
          <w:color w:val="000000" w:themeColor="text1"/>
          <w:lang w:val="en-US"/>
        </w:rPr>
        <w:t>counterattitudinal</w:t>
      </w:r>
      <w:proofErr w:type="spellEnd"/>
      <w:r w:rsidRPr="5E8ADF62">
        <w:rPr>
          <w:rFonts w:asciiTheme="minorHAnsi" w:eastAsiaTheme="minorEastAsia" w:hAnsiTheme="minorHAnsi" w:cstheme="minorBidi"/>
          <w:color w:val="000000" w:themeColor="text1"/>
          <w:lang w:val="en-US"/>
        </w:rPr>
        <w:t xml:space="preserve"> beliefs but model the process of attitude and behavior change, as well as negative role models who experience undesired consequences (Singhal &amp; Rogers, 1999; Sabido 2002). A risk with this is the Archie Bunker effect, defined as the degree to which certain audience members identify with negative role models in E</w:t>
      </w:r>
      <w:del w:id="119" w:author="Effinger, Linda" w:date="2025-05-28T09:58:00Z">
        <w:r w:rsidR="00DD24D7" w:rsidRPr="5E8ADF62" w:rsidDel="776C9BE0">
          <w:rPr>
            <w:rFonts w:asciiTheme="minorHAnsi" w:eastAsiaTheme="minorEastAsia" w:hAnsiTheme="minorHAnsi" w:cstheme="minorBidi"/>
            <w:color w:val="000000" w:themeColor="text1"/>
            <w:lang w:val="en-US"/>
          </w:rPr>
          <w:delText>-</w:delText>
        </w:r>
      </w:del>
      <w:r w:rsidRPr="5E8ADF62">
        <w:rPr>
          <w:rFonts w:asciiTheme="minorHAnsi" w:eastAsiaTheme="minorEastAsia" w:hAnsiTheme="minorHAnsi" w:cstheme="minorBidi"/>
          <w:color w:val="000000" w:themeColor="text1"/>
          <w:lang w:val="en-US"/>
        </w:rPr>
        <w:t>E interventions (Singhal &amp; Rogers, 1999)</w:t>
      </w:r>
      <w:ins w:id="120" w:author="Effinger, Linda" w:date="2025-05-28T09:58:00Z">
        <w:r w:rsidR="34D9E3FA" w:rsidRPr="5E8ADF62">
          <w:rPr>
            <w:rFonts w:asciiTheme="minorHAnsi" w:eastAsiaTheme="minorEastAsia" w:hAnsiTheme="minorHAnsi" w:cstheme="minorBidi"/>
            <w:color w:val="000000" w:themeColor="text1"/>
            <w:lang w:val="en-US"/>
          </w:rPr>
          <w:t>. This effect</w:t>
        </w:r>
      </w:ins>
      <w:del w:id="121" w:author="Effinger, Linda" w:date="2025-05-28T09:58:00Z">
        <w:r w:rsidR="00DD24D7" w:rsidRPr="5E8ADF62" w:rsidDel="776C9BE0">
          <w:rPr>
            <w:rFonts w:asciiTheme="minorHAnsi" w:eastAsiaTheme="minorEastAsia" w:hAnsiTheme="minorHAnsi" w:cstheme="minorBidi"/>
            <w:color w:val="000000" w:themeColor="text1"/>
            <w:lang w:val="en-US"/>
          </w:rPr>
          <w:delText>,</w:delText>
        </w:r>
      </w:del>
      <w:r w:rsidRPr="5E8ADF62">
        <w:rPr>
          <w:rFonts w:asciiTheme="minorHAnsi" w:eastAsiaTheme="minorEastAsia" w:hAnsiTheme="minorHAnsi" w:cstheme="minorBidi"/>
          <w:color w:val="000000" w:themeColor="text1"/>
          <w:lang w:val="en-US"/>
        </w:rPr>
        <w:t xml:space="preserve"> could lead to reinforcing rather than </w:t>
      </w:r>
      <w:commentRangeStart w:id="122"/>
      <w:r w:rsidRPr="5E8ADF62">
        <w:rPr>
          <w:rFonts w:asciiTheme="minorHAnsi" w:eastAsiaTheme="minorEastAsia" w:hAnsiTheme="minorHAnsi" w:cstheme="minorBidi"/>
          <w:color w:val="000000" w:themeColor="text1"/>
          <w:lang w:val="en-US"/>
        </w:rPr>
        <w:t>reducing racial and ethnic prejudice</w:t>
      </w:r>
      <w:commentRangeEnd w:id="122"/>
      <w:r w:rsidR="00DD24D7">
        <w:rPr>
          <w:rStyle w:val="CommentReference"/>
        </w:rPr>
        <w:commentReference w:id="122"/>
      </w:r>
      <w:r w:rsidRPr="5E8ADF62">
        <w:rPr>
          <w:rFonts w:asciiTheme="minorHAnsi" w:eastAsiaTheme="minorEastAsia" w:hAnsiTheme="minorHAnsi" w:cstheme="minorBidi"/>
          <w:color w:val="000000" w:themeColor="text1"/>
          <w:lang w:val="en-US"/>
        </w:rPr>
        <w:t xml:space="preserve"> among certain highly prejudiced viewers. Narratives using constructs</w:t>
      </w:r>
      <w:del w:id="123" w:author="Effinger, Linda" w:date="2025-05-28T09:59:00Z">
        <w:r w:rsidR="00DD24D7" w:rsidRPr="5E8ADF62" w:rsidDel="776C9BE0">
          <w:rPr>
            <w:rFonts w:asciiTheme="minorHAnsi" w:eastAsiaTheme="minorEastAsia" w:hAnsiTheme="minorHAnsi" w:cstheme="minorBidi"/>
            <w:color w:val="000000" w:themeColor="text1"/>
            <w:lang w:val="en-US"/>
          </w:rPr>
          <w:delText>,</w:delText>
        </w:r>
      </w:del>
      <w:r w:rsidRPr="5E8ADF62">
        <w:rPr>
          <w:rFonts w:asciiTheme="minorHAnsi" w:eastAsiaTheme="minorEastAsia" w:hAnsiTheme="minorHAnsi" w:cstheme="minorBidi"/>
          <w:color w:val="000000" w:themeColor="text1"/>
          <w:lang w:val="en-US"/>
        </w:rPr>
        <w:t xml:space="preserve"> such as role models from EE</w:t>
      </w:r>
      <w:del w:id="124" w:author="Effinger, Linda" w:date="2025-05-28T09:59:00Z">
        <w:r w:rsidR="00DD24D7" w:rsidRPr="5E8ADF62" w:rsidDel="776C9BE0">
          <w:rPr>
            <w:rFonts w:asciiTheme="minorHAnsi" w:eastAsiaTheme="minorEastAsia" w:hAnsiTheme="minorHAnsi" w:cstheme="minorBidi"/>
            <w:color w:val="000000" w:themeColor="text1"/>
            <w:lang w:val="en-US"/>
          </w:rPr>
          <w:delText>,</w:delText>
        </w:r>
      </w:del>
      <w:r w:rsidRPr="5E8ADF62">
        <w:rPr>
          <w:rFonts w:asciiTheme="minorHAnsi" w:eastAsiaTheme="minorEastAsia" w:hAnsiTheme="minorHAnsi" w:cstheme="minorBidi"/>
          <w:color w:val="000000" w:themeColor="text1"/>
          <w:lang w:val="en-US"/>
        </w:rPr>
        <w:t xml:space="preserve"> correctly can help guide audience members through a change process, including developing confidence in their own abilities (self-efficacy) through association with desirable characters, and can facilitate behavior change. </w:t>
      </w:r>
      <w:commentRangeStart w:id="125"/>
      <w:r w:rsidRPr="5E8ADF62">
        <w:rPr>
          <w:rFonts w:asciiTheme="minorHAnsi" w:eastAsiaTheme="minorEastAsia" w:hAnsiTheme="minorHAnsi" w:cstheme="minorBidi"/>
          <w:color w:val="000000" w:themeColor="text1"/>
          <w:lang w:val="en-US"/>
        </w:rPr>
        <w:t>(World bank, 2015)</w:t>
      </w:r>
      <w:commentRangeEnd w:id="125"/>
      <w:r w:rsidR="00E248CC">
        <w:rPr>
          <w:rStyle w:val="CommentReference"/>
        </w:rPr>
        <w:commentReference w:id="125"/>
      </w:r>
    </w:p>
    <w:p w14:paraId="7E96FD75" w14:textId="5F46F7AB" w:rsidR="00DD24D7" w:rsidRDefault="776C9BE0" w:rsidP="5E8ADF62">
      <w:pPr>
        <w:spacing w:before="240" w:after="240" w:line="279" w:lineRule="auto"/>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While many EE programs exist, there is a lack of empirical evidence in EE (</w:t>
      </w:r>
      <w:r w:rsidR="2267BA56" w:rsidRPr="5E8ADF62">
        <w:rPr>
          <w:rFonts w:asciiTheme="minorHAnsi" w:eastAsiaTheme="minorEastAsia" w:hAnsiTheme="minorHAnsi" w:cstheme="minorBidi"/>
          <w:color w:val="000000" w:themeColor="text1"/>
          <w:lang w:val="en-US"/>
        </w:rPr>
        <w:t>S</w:t>
      </w:r>
      <w:r w:rsidRPr="5E8ADF62">
        <w:rPr>
          <w:rFonts w:asciiTheme="minorHAnsi" w:eastAsiaTheme="minorEastAsia" w:hAnsiTheme="minorHAnsi" w:cstheme="minorBidi"/>
          <w:color w:val="000000" w:themeColor="text1"/>
          <w:lang w:val="en-US"/>
        </w:rPr>
        <w:t>later 2002). Consequently, there is a need for quantitative methodological exploration, especially with randomized controlled trials as well as detailed information on how audiences process narrative messages (</w:t>
      </w:r>
      <w:r w:rsidR="552A674B" w:rsidRPr="5E8ADF62">
        <w:rPr>
          <w:rFonts w:asciiTheme="minorHAnsi" w:eastAsiaTheme="minorEastAsia" w:hAnsiTheme="minorHAnsi" w:cstheme="minorBidi"/>
          <w:color w:val="000000" w:themeColor="text1"/>
          <w:lang w:val="en-US"/>
        </w:rPr>
        <w:t>S</w:t>
      </w:r>
      <w:r w:rsidRPr="5E8ADF62">
        <w:rPr>
          <w:rFonts w:asciiTheme="minorHAnsi" w:eastAsiaTheme="minorEastAsia" w:hAnsiTheme="minorHAnsi" w:cstheme="minorBidi"/>
          <w:color w:val="000000" w:themeColor="text1"/>
          <w:lang w:val="en-US"/>
        </w:rPr>
        <w:t>later 2002; World bank 2015). Further investigation is also required to identify the conditions that enhance EE message effectiveness such as audience involvement (Johnson et al., 2012; Moyer-</w:t>
      </w:r>
      <w:proofErr w:type="spellStart"/>
      <w:r w:rsidRPr="5E8ADF62">
        <w:rPr>
          <w:rFonts w:asciiTheme="minorHAnsi" w:eastAsiaTheme="minorEastAsia" w:hAnsiTheme="minorHAnsi" w:cstheme="minorBidi"/>
          <w:color w:val="000000" w:themeColor="text1"/>
          <w:lang w:val="en-US"/>
        </w:rPr>
        <w:t>Gusé</w:t>
      </w:r>
      <w:proofErr w:type="spellEnd"/>
      <w:r w:rsidRPr="5E8ADF62">
        <w:rPr>
          <w:rFonts w:asciiTheme="minorHAnsi" w:eastAsiaTheme="minorEastAsia" w:hAnsiTheme="minorHAnsi" w:cstheme="minorBidi"/>
          <w:color w:val="000000" w:themeColor="text1"/>
          <w:lang w:val="en-US"/>
        </w:rPr>
        <w:t xml:space="preserve">, 2008). EE researchers increasingly recognize the importance of robust measures to assess an audience member’s degree of exposure to EE interventions as </w:t>
      </w:r>
      <w:proofErr w:type="spellStart"/>
      <w:r w:rsidRPr="5E8ADF62">
        <w:rPr>
          <w:rFonts w:asciiTheme="minorHAnsi" w:eastAsiaTheme="minorEastAsia" w:hAnsiTheme="minorHAnsi" w:cstheme="minorBidi"/>
          <w:color w:val="000000" w:themeColor="text1"/>
          <w:lang w:val="en-US"/>
        </w:rPr>
        <w:t>nonaudience</w:t>
      </w:r>
      <w:proofErr w:type="spellEnd"/>
      <w:r w:rsidRPr="5E8ADF62">
        <w:rPr>
          <w:rFonts w:asciiTheme="minorHAnsi" w:eastAsiaTheme="minorEastAsia" w:hAnsiTheme="minorHAnsi" w:cstheme="minorBidi"/>
          <w:color w:val="000000" w:themeColor="text1"/>
          <w:lang w:val="en-US"/>
        </w:rPr>
        <w:t xml:space="preserve"> members can also be affected through interpersonal communication with audience members (Hornik, Gandy, Wray, &amp; Stryker, 2000). On the other hand, Singal (2002) argues that research into the effects of EE should consider employing a broader understanding of individual, group, and social-level changes and be more receptive to methodological pluralism and measurement ingenuity. He further suggests that theoretical investigations employing narrative theory could illuminate why certain narratives are perceived as more coherent, believable, and involving than others, as well as how a narrative’s rhetorical influence is mediated by factors such as medium, genre, broadcast frequency, and length (Singhal, 2002). This gap underscores the fact that most EE research has concentrated on formats such as television dramas, soap operas (World Bank, 2015), and radio broadcasts (Singhal, 2002), leaving other forms, such as short stories</w:t>
      </w:r>
      <w:r w:rsidR="42FD88E7" w:rsidRPr="5E8ADF62">
        <w:rPr>
          <w:rFonts w:asciiTheme="minorHAnsi" w:eastAsiaTheme="minorEastAsia" w:hAnsiTheme="minorHAnsi" w:cstheme="minorBidi"/>
          <w:color w:val="000000" w:themeColor="text1"/>
          <w:lang w:val="en-US"/>
        </w:rPr>
        <w:t>, novels, and video games</w:t>
      </w:r>
      <w:r w:rsidRPr="5E8ADF62">
        <w:rPr>
          <w:rFonts w:asciiTheme="minorHAnsi" w:eastAsiaTheme="minorEastAsia" w:hAnsiTheme="minorHAnsi" w:cstheme="minorBidi"/>
          <w:color w:val="000000" w:themeColor="text1"/>
          <w:lang w:val="en-US"/>
        </w:rPr>
        <w:t xml:space="preserve"> relatively underexplored. Previous EE research has mainly been conducted in developing countries and dealt with health topics (Singhal, 2002), therefore </w:t>
      </w:r>
      <w:r w:rsidR="1D5988BE" w:rsidRPr="5E8ADF62">
        <w:rPr>
          <w:rFonts w:asciiTheme="minorHAnsi" w:eastAsiaTheme="minorEastAsia" w:hAnsiTheme="minorHAnsi" w:cstheme="minorBidi"/>
          <w:color w:val="000000" w:themeColor="text1"/>
          <w:lang w:val="en-US"/>
        </w:rPr>
        <w:t xml:space="preserve">creating </w:t>
      </w:r>
      <w:r w:rsidRPr="5E8ADF62">
        <w:rPr>
          <w:rFonts w:asciiTheme="minorHAnsi" w:eastAsiaTheme="minorEastAsia" w:hAnsiTheme="minorHAnsi" w:cstheme="minorBidi"/>
          <w:color w:val="000000" w:themeColor="text1"/>
          <w:lang w:val="en-US"/>
        </w:rPr>
        <w:t xml:space="preserve">opportunities to also develop EE for developed countries </w:t>
      </w:r>
      <w:del w:id="126" w:author="Effinger, Linda" w:date="2025-05-28T10:03:00Z">
        <w:r w:rsidR="00DD24D7" w:rsidRPr="5E8ADF62" w:rsidDel="776C9BE0">
          <w:rPr>
            <w:rFonts w:asciiTheme="minorHAnsi" w:eastAsiaTheme="minorEastAsia" w:hAnsiTheme="minorHAnsi" w:cstheme="minorBidi"/>
            <w:color w:val="000000" w:themeColor="text1"/>
            <w:lang w:val="en-US"/>
          </w:rPr>
          <w:delText xml:space="preserve">which </w:delText>
        </w:r>
      </w:del>
      <w:ins w:id="127" w:author="Effinger, Linda" w:date="2025-05-28T10:03:00Z">
        <w:r w:rsidR="405E7C70" w:rsidRPr="5E8ADF62">
          <w:rPr>
            <w:rFonts w:asciiTheme="minorHAnsi" w:eastAsiaTheme="minorEastAsia" w:hAnsiTheme="minorHAnsi" w:cstheme="minorBidi"/>
            <w:color w:val="000000" w:themeColor="text1"/>
            <w:lang w:val="en-US"/>
          </w:rPr>
          <w:t xml:space="preserve">whose population </w:t>
        </w:r>
      </w:ins>
      <w:r w:rsidRPr="5E8ADF62">
        <w:rPr>
          <w:rFonts w:asciiTheme="minorHAnsi" w:eastAsiaTheme="minorEastAsia" w:hAnsiTheme="minorHAnsi" w:cstheme="minorBidi"/>
          <w:color w:val="000000" w:themeColor="text1"/>
          <w:lang w:val="en-US"/>
        </w:rPr>
        <w:t>might consume a different amount</w:t>
      </w:r>
      <w:ins w:id="128" w:author="Effinger, Linda" w:date="2025-05-28T10:03:00Z">
        <w:r w:rsidR="51404E8E" w:rsidRPr="5E8ADF62">
          <w:rPr>
            <w:rFonts w:asciiTheme="minorHAnsi" w:eastAsiaTheme="minorEastAsia" w:hAnsiTheme="minorHAnsi" w:cstheme="minorBidi"/>
            <w:color w:val="000000" w:themeColor="text1"/>
            <w:lang w:val="en-US"/>
          </w:rPr>
          <w:t>s and types</w:t>
        </w:r>
      </w:ins>
      <w:r w:rsidRPr="5E8ADF62">
        <w:rPr>
          <w:rFonts w:asciiTheme="minorHAnsi" w:eastAsiaTheme="minorEastAsia" w:hAnsiTheme="minorHAnsi" w:cstheme="minorBidi"/>
          <w:color w:val="000000" w:themeColor="text1"/>
          <w:lang w:val="en-US"/>
        </w:rPr>
        <w:t xml:space="preserve"> of media.</w:t>
      </w:r>
    </w:p>
    <w:p w14:paraId="558C031C" w14:textId="3A98A3CC" w:rsidR="00DD24D7" w:rsidRDefault="776C9BE0" w:rsidP="5E8ADF62">
      <w:pPr>
        <w:spacing w:before="240" w:after="240" w:line="279" w:lineRule="auto"/>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 xml:space="preserve">Moreover, it remains unknown whether different types of EE interventions are more effective for achieving different behavior‐change objectives (Singhal, 2002). </w:t>
      </w:r>
      <w:r w:rsidR="676B9731" w:rsidRPr="5E8ADF62">
        <w:rPr>
          <w:rFonts w:asciiTheme="minorHAnsi" w:eastAsiaTheme="minorEastAsia" w:hAnsiTheme="minorHAnsi" w:cstheme="minorBidi"/>
          <w:color w:val="000000" w:themeColor="text1"/>
          <w:lang w:val="en-US"/>
        </w:rPr>
        <w:t>A</w:t>
      </w:r>
      <w:r w:rsidRPr="5E8ADF62">
        <w:rPr>
          <w:rFonts w:asciiTheme="minorHAnsi" w:eastAsiaTheme="minorEastAsia" w:hAnsiTheme="minorHAnsi" w:cstheme="minorBidi"/>
          <w:color w:val="000000" w:themeColor="text1"/>
          <w:lang w:val="en-US"/>
        </w:rPr>
        <w:t xml:space="preserve">lthough EE programs inherently engage </w:t>
      </w:r>
      <w:proofErr w:type="gramStart"/>
      <w:r w:rsidRPr="5E8ADF62">
        <w:rPr>
          <w:rFonts w:asciiTheme="minorHAnsi" w:eastAsiaTheme="minorEastAsia" w:hAnsiTheme="minorHAnsi" w:cstheme="minorBidi"/>
          <w:color w:val="000000" w:themeColor="text1"/>
          <w:lang w:val="en-US"/>
        </w:rPr>
        <w:t>affective</w:t>
      </w:r>
      <w:proofErr w:type="gramEnd"/>
      <w:r w:rsidRPr="5E8ADF62">
        <w:rPr>
          <w:rFonts w:asciiTheme="minorHAnsi" w:eastAsiaTheme="minorEastAsia" w:hAnsiTheme="minorHAnsi" w:cstheme="minorBidi"/>
          <w:color w:val="000000" w:themeColor="text1"/>
          <w:lang w:val="en-US"/>
        </w:rPr>
        <w:t xml:space="preserve"> and emotional aspects of human communication (Papa et al., 2000; Rogers et al., 1999), theoretical investigations have often dismissed emotions as unimportant, viewing them as internal, irrational, or uncontrollable phenomena (</w:t>
      </w:r>
      <w:proofErr w:type="spellStart"/>
      <w:r w:rsidRPr="5E8ADF62">
        <w:rPr>
          <w:rFonts w:asciiTheme="minorHAnsi" w:eastAsiaTheme="minorEastAsia" w:hAnsiTheme="minorHAnsi" w:cstheme="minorBidi"/>
          <w:color w:val="000000" w:themeColor="text1"/>
          <w:lang w:val="en-US"/>
        </w:rPr>
        <w:t>Planalp</w:t>
      </w:r>
      <w:proofErr w:type="spellEnd"/>
      <w:r w:rsidRPr="5E8ADF62">
        <w:rPr>
          <w:rFonts w:asciiTheme="minorHAnsi" w:eastAsiaTheme="minorEastAsia" w:hAnsiTheme="minorHAnsi" w:cstheme="minorBidi"/>
          <w:color w:val="000000" w:themeColor="text1"/>
          <w:lang w:val="en-US"/>
        </w:rPr>
        <w:t xml:space="preserve">, 1999). To address this oversight, scholars have advocated researching the pleasures derived from conflict‐laden and suspenseful drama, including whether witnessing a favorite character in imminent danger enhances enjoyment and engagement (Zillman &amp; </w:t>
      </w:r>
      <w:proofErr w:type="spellStart"/>
      <w:r w:rsidRPr="5E8ADF62">
        <w:rPr>
          <w:rFonts w:asciiTheme="minorHAnsi" w:eastAsiaTheme="minorEastAsia" w:hAnsiTheme="minorHAnsi" w:cstheme="minorBidi"/>
          <w:color w:val="000000" w:themeColor="text1"/>
          <w:lang w:val="en-US"/>
        </w:rPr>
        <w:t>Vorderer</w:t>
      </w:r>
      <w:proofErr w:type="spellEnd"/>
      <w:r w:rsidRPr="5E8ADF62">
        <w:rPr>
          <w:rFonts w:asciiTheme="minorHAnsi" w:eastAsiaTheme="minorEastAsia" w:hAnsiTheme="minorHAnsi" w:cstheme="minorBidi"/>
          <w:color w:val="000000" w:themeColor="text1"/>
          <w:lang w:val="en-US"/>
        </w:rPr>
        <w:t xml:space="preserve">, 2000). Some researchers recommend that EE investigations focus explicitly on the communication of affect, feelings, and emotions from media characters to audience members (Singhal, 2002). By addressing these methodological and theoretical gaps, future EE research can more effectively determine which </w:t>
      </w:r>
      <w:r w:rsidRPr="5E8ADF62">
        <w:rPr>
          <w:rFonts w:asciiTheme="minorHAnsi" w:eastAsiaTheme="minorEastAsia" w:hAnsiTheme="minorHAnsi" w:cstheme="minorBidi"/>
          <w:color w:val="000000" w:themeColor="text1"/>
          <w:lang w:val="en-US"/>
        </w:rPr>
        <w:lastRenderedPageBreak/>
        <w:t xml:space="preserve">interventions work best under varying conditions. It is also emphasized that EE scholars should focus on rhetorical approaches to understanding narratives, such as </w:t>
      </w:r>
      <w:r w:rsidR="4A3C7DF0" w:rsidRPr="5E8ADF62">
        <w:rPr>
          <w:rFonts w:asciiTheme="minorHAnsi" w:eastAsiaTheme="minorEastAsia" w:hAnsiTheme="minorHAnsi" w:cstheme="minorBidi"/>
          <w:color w:val="000000" w:themeColor="text1"/>
          <w:lang w:val="en-US"/>
        </w:rPr>
        <w:t>W</w:t>
      </w:r>
      <w:r w:rsidRPr="5E8ADF62">
        <w:rPr>
          <w:rFonts w:asciiTheme="minorHAnsi" w:eastAsiaTheme="minorEastAsia" w:hAnsiTheme="minorHAnsi" w:cstheme="minorBidi"/>
          <w:color w:val="000000" w:themeColor="text1"/>
          <w:lang w:val="en-US"/>
        </w:rPr>
        <w:t>alter Fisher’s narrative theory</w:t>
      </w:r>
      <w:ins w:id="129" w:author="Effinger, Linda" w:date="2025-05-28T10:05:00Z">
        <w:r w:rsidR="21D42661" w:rsidRPr="5E8ADF62">
          <w:rPr>
            <w:rFonts w:asciiTheme="minorHAnsi" w:eastAsiaTheme="minorEastAsia" w:hAnsiTheme="minorHAnsi" w:cstheme="minorBidi"/>
            <w:color w:val="000000" w:themeColor="text1"/>
            <w:lang w:val="en-US"/>
          </w:rPr>
          <w:t xml:space="preserve"> </w:t>
        </w:r>
      </w:ins>
      <w:r w:rsidRPr="5E8ADF62">
        <w:rPr>
          <w:rFonts w:asciiTheme="minorHAnsi" w:eastAsiaTheme="minorEastAsia" w:hAnsiTheme="minorHAnsi" w:cstheme="minorBidi"/>
          <w:color w:val="000000" w:themeColor="text1"/>
          <w:lang w:val="en-US"/>
        </w:rPr>
        <w:t xml:space="preserve">(1987), </w:t>
      </w:r>
      <w:proofErr w:type="gramStart"/>
      <w:r w:rsidRPr="5E8ADF62">
        <w:rPr>
          <w:rFonts w:asciiTheme="minorHAnsi" w:eastAsiaTheme="minorEastAsia" w:hAnsiTheme="minorHAnsi" w:cstheme="minorBidi"/>
          <w:color w:val="000000" w:themeColor="text1"/>
          <w:lang w:val="en-US"/>
        </w:rPr>
        <w:t>in order to</w:t>
      </w:r>
      <w:proofErr w:type="gramEnd"/>
      <w:r w:rsidRPr="5E8ADF62">
        <w:rPr>
          <w:rFonts w:asciiTheme="minorHAnsi" w:eastAsiaTheme="minorEastAsia" w:hAnsiTheme="minorHAnsi" w:cstheme="minorBidi"/>
          <w:color w:val="000000" w:themeColor="text1"/>
          <w:lang w:val="en-US"/>
        </w:rPr>
        <w:t xml:space="preserve"> gain an enhanced understanding of the persuasive power of narratives (Singhal 2002). Some EE investigations have gone beyond studying individual-level behavioral changes to investigate EE instigated changes at the community level (Papa et al., 2000; Bernard and others 2014), however this is beyond the scope of this thesis.</w:t>
      </w:r>
    </w:p>
    <w:p w14:paraId="055CF4C1" w14:textId="6BD2F3AE" w:rsidR="00DD24D7" w:rsidRDefault="00DD24D7" w:rsidP="00054764">
      <w:pPr>
        <w:spacing w:before="240" w:after="240"/>
        <w:ind w:left="0"/>
      </w:pPr>
    </w:p>
    <w:p w14:paraId="60E344E1" w14:textId="0188C8A8" w:rsidR="00DD24D7" w:rsidRDefault="4FBDCB97" w:rsidP="5E8ADF62">
      <w:pPr>
        <w:pStyle w:val="Heading2"/>
        <w:spacing w:before="240" w:after="240" w:line="279" w:lineRule="auto"/>
        <w:ind w:left="0"/>
        <w:rPr>
          <w:rFonts w:ascii="Aptos Display" w:eastAsia="Aptos Display" w:hAnsi="Aptos Display" w:cs="Aptos Display"/>
          <w:color w:val="0F4761"/>
          <w:sz w:val="32"/>
          <w:szCs w:val="32"/>
          <w:lang w:val="en-US"/>
        </w:rPr>
      </w:pPr>
      <w:commentRangeStart w:id="130"/>
      <w:r w:rsidRPr="5E8ADF62">
        <w:rPr>
          <w:rFonts w:ascii="Aptos Display" w:eastAsia="Aptos Display" w:hAnsi="Aptos Display" w:cs="Aptos Display"/>
          <w:color w:val="0F4761"/>
          <w:sz w:val="32"/>
          <w:szCs w:val="32"/>
          <w:lang w:val="en-US"/>
        </w:rPr>
        <w:t xml:space="preserve">2.3 </w:t>
      </w:r>
      <w:commentRangeStart w:id="131"/>
      <w:commentRangeStart w:id="132"/>
      <w:commentRangeStart w:id="133"/>
      <w:commentRangeStart w:id="134"/>
      <w:commentRangeStart w:id="135"/>
      <w:r w:rsidRPr="5E8ADF62">
        <w:rPr>
          <w:rFonts w:ascii="Aptos Display" w:eastAsia="Aptos Display" w:hAnsi="Aptos Display" w:cs="Aptos Display"/>
          <w:color w:val="0F4761"/>
          <w:sz w:val="32"/>
          <w:szCs w:val="32"/>
          <w:lang w:val="en-US"/>
        </w:rPr>
        <w:t xml:space="preserve">Learning </w:t>
      </w:r>
      <w:commentRangeEnd w:id="131"/>
      <w:r w:rsidR="00DD24D7">
        <w:rPr>
          <w:rStyle w:val="CommentReference"/>
        </w:rPr>
        <w:commentReference w:id="131"/>
      </w:r>
      <w:commentRangeEnd w:id="132"/>
      <w:r w:rsidR="00DD24D7">
        <w:rPr>
          <w:rStyle w:val="CommentReference"/>
        </w:rPr>
        <w:commentReference w:id="132"/>
      </w:r>
      <w:commentRangeEnd w:id="133"/>
      <w:r w:rsidR="00DD24D7">
        <w:rPr>
          <w:rStyle w:val="CommentReference"/>
        </w:rPr>
        <w:commentReference w:id="133"/>
      </w:r>
      <w:commentRangeEnd w:id="134"/>
      <w:r w:rsidR="00DD24D7">
        <w:rPr>
          <w:rStyle w:val="CommentReference"/>
        </w:rPr>
        <w:commentReference w:id="134"/>
      </w:r>
      <w:commentRangeEnd w:id="135"/>
      <w:r w:rsidR="00DD24D7">
        <w:rPr>
          <w:rStyle w:val="CommentReference"/>
        </w:rPr>
        <w:commentReference w:id="135"/>
      </w:r>
      <w:r w:rsidRPr="5E8ADF62">
        <w:rPr>
          <w:rFonts w:ascii="Aptos Display" w:eastAsia="Aptos Display" w:hAnsi="Aptos Display" w:cs="Aptos Display"/>
          <w:color w:val="0F4761"/>
          <w:sz w:val="32"/>
          <w:szCs w:val="32"/>
          <w:lang w:val="en-US"/>
        </w:rPr>
        <w:t xml:space="preserve">through </w:t>
      </w:r>
      <w:commentRangeStart w:id="136"/>
      <w:r w:rsidRPr="5E8ADF62">
        <w:rPr>
          <w:rFonts w:ascii="Aptos Display" w:eastAsia="Aptos Display" w:hAnsi="Aptos Display" w:cs="Aptos Display"/>
          <w:color w:val="0F4761"/>
          <w:sz w:val="32"/>
          <w:szCs w:val="32"/>
          <w:lang w:val="en-US"/>
        </w:rPr>
        <w:t>stories</w:t>
      </w:r>
      <w:commentRangeEnd w:id="136"/>
      <w:r w:rsidR="00DD24D7">
        <w:rPr>
          <w:rStyle w:val="CommentReference"/>
        </w:rPr>
        <w:commentReference w:id="136"/>
      </w:r>
      <w:commentRangeEnd w:id="130"/>
      <w:r w:rsidR="00AC565F">
        <w:rPr>
          <w:rStyle w:val="CommentReference"/>
        </w:rPr>
        <w:commentReference w:id="130"/>
      </w:r>
    </w:p>
    <w:p w14:paraId="7613983D" w14:textId="2E79BA4F" w:rsidR="00DD24D7" w:rsidRPr="006D450C" w:rsidRDefault="4FBDCB97" w:rsidP="5E8ADF62">
      <w:pPr>
        <w:spacing w:before="240" w:after="240"/>
        <w:ind w:left="0"/>
        <w:rPr>
          <w:color w:val="000000" w:themeColor="text1"/>
          <w:lang w:val="en-US"/>
        </w:rPr>
      </w:pPr>
      <w:commentRangeStart w:id="137"/>
      <w:r w:rsidRPr="5E8ADF62">
        <w:rPr>
          <w:color w:val="000000" w:themeColor="text1"/>
          <w:lang w:val="en-US"/>
        </w:rPr>
        <w:t>Stories have been effective in teaching certain subject matters as they provide a context to place a problem or piece of information in, which aids memory retention (McNett, 2016). They represent a fundamental way by which we interpret our experiences by leading us to seek out patterns and allow us to simulate events as well as to connect to events, therefore giving us meaning to what we experience (</w:t>
      </w:r>
      <w:proofErr w:type="spellStart"/>
      <w:r w:rsidRPr="5E8ADF62">
        <w:rPr>
          <w:color w:val="000000" w:themeColor="text1"/>
          <w:lang w:val="en-US"/>
        </w:rPr>
        <w:t>Mcnett</w:t>
      </w:r>
      <w:proofErr w:type="spellEnd"/>
      <w:r w:rsidRPr="5E8ADF62">
        <w:rPr>
          <w:color w:val="000000" w:themeColor="text1"/>
          <w:lang w:val="en-US"/>
        </w:rPr>
        <w:t>, 2016). Humans have a natural craving for social information (</w:t>
      </w:r>
      <w:proofErr w:type="spellStart"/>
      <w:r w:rsidRPr="5E8ADF62">
        <w:rPr>
          <w:color w:val="000000" w:themeColor="text1"/>
          <w:lang w:val="en-US"/>
        </w:rPr>
        <w:t>Mcnett</w:t>
      </w:r>
      <w:proofErr w:type="spellEnd"/>
      <w:r w:rsidRPr="5E8ADF62">
        <w:rPr>
          <w:color w:val="000000" w:themeColor="text1"/>
          <w:lang w:val="en-US"/>
        </w:rPr>
        <w:t xml:space="preserve">, 2016). </w:t>
      </w:r>
      <w:commentRangeEnd w:id="137"/>
      <w:r w:rsidR="00DD24D7">
        <w:rPr>
          <w:rStyle w:val="CommentReference"/>
        </w:rPr>
        <w:commentReference w:id="137"/>
      </w:r>
    </w:p>
    <w:p w14:paraId="7D7BA9DE" w14:textId="7B1312E6" w:rsidR="00DD24D7" w:rsidRDefault="4FBDCB97" w:rsidP="5E8ADF62">
      <w:pPr>
        <w:spacing w:before="240" w:after="240"/>
        <w:ind w:left="0"/>
        <w:rPr>
          <w:color w:val="000000" w:themeColor="text1"/>
          <w:lang w:val="en-US"/>
        </w:rPr>
      </w:pPr>
      <w:r w:rsidRPr="5E8ADF62">
        <w:rPr>
          <w:color w:val="000000" w:themeColor="text1"/>
        </w:rPr>
        <w:t xml:space="preserve">Stories are also widely used in formal education settings, such as law, medicine, economics, English as a second language, history, chemistry, mathematics, and biology, most often in the form of case studies (Murali Krishna &amp; Sandhya, 2015; McNett 2016). Although case studies have demonstrated pedagogical benefits, the evidence is largely anecdotal, and their precise impact remains understudied (McNett, 2016). </w:t>
      </w:r>
      <w:commentRangeStart w:id="138"/>
      <w:r w:rsidRPr="5E8ADF62">
        <w:rPr>
          <w:color w:val="000000" w:themeColor="text1"/>
        </w:rPr>
        <w:t>The application in informal learning environments also remain underexplored.</w:t>
      </w:r>
      <w:commentRangeEnd w:id="138"/>
      <w:r w:rsidR="00DD24D7">
        <w:rPr>
          <w:rStyle w:val="CommentReference"/>
        </w:rPr>
        <w:commentReference w:id="138"/>
      </w:r>
      <w:r w:rsidRPr="5E8ADF62">
        <w:rPr>
          <w:color w:val="000000" w:themeColor="text1"/>
        </w:rPr>
        <w:t xml:space="preserve"> A reason that stories can be effective is because people think in stories and therefore when recall of information falters, they will fill in the gaps based on the story structure (Mandler and </w:t>
      </w:r>
      <w:proofErr w:type="gramStart"/>
      <w:r w:rsidRPr="5E8ADF62">
        <w:rPr>
          <w:color w:val="000000" w:themeColor="text1"/>
        </w:rPr>
        <w:t>Johnson ,</w:t>
      </w:r>
      <w:proofErr w:type="gramEnd"/>
      <w:r w:rsidRPr="5E8ADF62">
        <w:rPr>
          <w:color w:val="000000" w:themeColor="text1"/>
        </w:rPr>
        <w:t xml:space="preserve"> 1977). Memory and retrieval processes for information contained in narrative have been found efficient (Mandler &amp; Johnson, 1980). Stories also can make messages more relevant and accessible: people are often predisposed to remember stories rather than facts, concepts, relations, and theories (McNett). As concrete, specific scenarios, stories serve as memory hooks for otherwise abstract content. </w:t>
      </w:r>
      <w:r w:rsidRPr="5E8ADF62">
        <w:rPr>
          <w:color w:val="000000" w:themeColor="text1"/>
          <w:lang w:val="en-US"/>
        </w:rPr>
        <w:t xml:space="preserve">Narratives </w:t>
      </w:r>
      <w:proofErr w:type="gramStart"/>
      <w:r w:rsidRPr="5E8ADF62">
        <w:rPr>
          <w:color w:val="000000" w:themeColor="text1"/>
          <w:lang w:val="en-US"/>
        </w:rPr>
        <w:t>contextualizes</w:t>
      </w:r>
      <w:proofErr w:type="gramEnd"/>
      <w:r w:rsidRPr="5E8ADF62">
        <w:rPr>
          <w:color w:val="000000" w:themeColor="text1"/>
          <w:lang w:val="en-US"/>
        </w:rPr>
        <w:t xml:space="preserve"> abstract concepts and </w:t>
      </w:r>
      <w:proofErr w:type="gramStart"/>
      <w:r w:rsidRPr="5E8ADF62">
        <w:rPr>
          <w:color w:val="000000" w:themeColor="text1"/>
          <w:lang w:val="en-US"/>
        </w:rPr>
        <w:t>provides</w:t>
      </w:r>
      <w:proofErr w:type="gramEnd"/>
      <w:r w:rsidRPr="5E8ADF62">
        <w:rPr>
          <w:color w:val="000000" w:themeColor="text1"/>
          <w:lang w:val="en-US"/>
        </w:rPr>
        <w:t xml:space="preserve"> a scaffold for the transfer of knowledge within specific contexts and environments (Fiore et al., 2007)</w:t>
      </w:r>
      <w:r w:rsidRPr="5E8ADF62">
        <w:rPr>
          <w:color w:val="000000" w:themeColor="text1"/>
        </w:rPr>
        <w:t xml:space="preserve">. Yet another reason that stories are useful for teaching is that </w:t>
      </w:r>
      <w:commentRangeStart w:id="139"/>
      <w:r w:rsidRPr="5E8ADF62">
        <w:rPr>
          <w:color w:val="000000" w:themeColor="text1"/>
          <w:lang w:val="en-US"/>
        </w:rPr>
        <w:t xml:space="preserve">our </w:t>
      </w:r>
      <w:commentRangeEnd w:id="139"/>
      <w:r w:rsidR="00BC4454">
        <w:rPr>
          <w:rStyle w:val="CommentReference"/>
        </w:rPr>
        <w:commentReference w:id="139"/>
      </w:r>
      <w:r w:rsidRPr="5E8ADF62">
        <w:rPr>
          <w:color w:val="000000" w:themeColor="text1"/>
          <w:lang w:val="en-US"/>
        </w:rPr>
        <w:t xml:space="preserve">brains can simulate events without us experiencing them </w:t>
      </w:r>
      <w:proofErr w:type="gramStart"/>
      <w:r w:rsidRPr="5E8ADF62">
        <w:rPr>
          <w:color w:val="000000" w:themeColor="text1"/>
          <w:lang w:val="en-US"/>
        </w:rPr>
        <w:t>directly, yet</w:t>
      </w:r>
      <w:proofErr w:type="gramEnd"/>
      <w:r w:rsidRPr="5E8ADF62">
        <w:rPr>
          <w:color w:val="000000" w:themeColor="text1"/>
          <w:lang w:val="en-US"/>
        </w:rPr>
        <w:t xml:space="preserve"> still feel emotionally connected to those simulated experiences (Gottschall 2012; </w:t>
      </w:r>
      <w:r w:rsidRPr="5E8ADF62">
        <w:rPr>
          <w:color w:val="000000" w:themeColor="text1"/>
        </w:rPr>
        <w:t xml:space="preserve">Mar &amp; Oatley, 2008). This also means when we see ourselves in </w:t>
      </w:r>
      <w:proofErr w:type="gramStart"/>
      <w:r w:rsidRPr="5E8ADF62">
        <w:rPr>
          <w:color w:val="000000" w:themeColor="text1"/>
        </w:rPr>
        <w:t>others(</w:t>
      </w:r>
      <w:proofErr w:type="spellStart"/>
      <w:proofErr w:type="gramEnd"/>
      <w:r w:rsidRPr="5E8ADF62">
        <w:rPr>
          <w:color w:val="000000" w:themeColor="text1"/>
          <w:lang w:val="en-US"/>
        </w:rPr>
        <w:t>Mcnett</w:t>
      </w:r>
      <w:proofErr w:type="spellEnd"/>
      <w:r w:rsidRPr="5E8ADF62">
        <w:rPr>
          <w:color w:val="000000" w:themeColor="text1"/>
          <w:lang w:val="en-US"/>
        </w:rPr>
        <w:t>, 2016</w:t>
      </w:r>
      <w:r w:rsidRPr="5E8ADF62">
        <w:rPr>
          <w:color w:val="000000" w:themeColor="text1"/>
        </w:rPr>
        <w:t xml:space="preserve">). The shock or surprise that stories provide can also initiate an </w:t>
      </w:r>
      <w:r w:rsidRPr="5E8ADF62">
        <w:rPr>
          <w:color w:val="000000" w:themeColor="text1"/>
          <w:lang w:val="en-US"/>
        </w:rPr>
        <w:t>unconscious search for new associations, new ideas, or a new framework (</w:t>
      </w:r>
      <w:proofErr w:type="spellStart"/>
      <w:r w:rsidRPr="5E8ADF62">
        <w:rPr>
          <w:color w:val="000000" w:themeColor="text1"/>
          <w:lang w:val="en-US"/>
        </w:rPr>
        <w:t>Mcnett</w:t>
      </w:r>
      <w:proofErr w:type="spellEnd"/>
      <w:r w:rsidRPr="5E8ADF62">
        <w:rPr>
          <w:color w:val="000000" w:themeColor="text1"/>
          <w:lang w:val="en-US"/>
        </w:rPr>
        <w:t>, 2016)</w:t>
      </w:r>
    </w:p>
    <w:p w14:paraId="27CB5742" w14:textId="3E42B55F" w:rsidR="00DD24D7" w:rsidRDefault="4FBDCB97" w:rsidP="5E8ADF62">
      <w:pPr>
        <w:spacing w:after="160" w:line="279" w:lineRule="auto"/>
        <w:ind w:left="0"/>
        <w:rPr>
          <w:color w:val="000000" w:themeColor="text1"/>
          <w:lang w:val="en-US"/>
        </w:rPr>
      </w:pPr>
      <w:commentRangeStart w:id="140"/>
      <w:commentRangeStart w:id="141"/>
      <w:r w:rsidRPr="5E8ADF62">
        <w:rPr>
          <w:color w:val="000000" w:themeColor="text1"/>
          <w:lang w:val="en-US"/>
        </w:rPr>
        <w:t xml:space="preserve">Some scholars </w:t>
      </w:r>
      <w:commentRangeEnd w:id="140"/>
      <w:r w:rsidR="001852A8">
        <w:rPr>
          <w:rStyle w:val="CommentReference"/>
        </w:rPr>
        <w:commentReference w:id="140"/>
      </w:r>
      <w:r w:rsidRPr="5E8ADF62">
        <w:rPr>
          <w:color w:val="000000" w:themeColor="text1"/>
          <w:lang w:val="en-US"/>
        </w:rPr>
        <w:t xml:space="preserve">take it even further by saying that stories define who we are and that </w:t>
      </w:r>
      <w:proofErr w:type="gramStart"/>
      <w:r w:rsidRPr="5E8ADF62">
        <w:rPr>
          <w:color w:val="000000" w:themeColor="text1"/>
          <w:lang w:val="en-US"/>
        </w:rPr>
        <w:t>it is</w:t>
      </w:r>
      <w:proofErr w:type="gramEnd"/>
      <w:r w:rsidRPr="5E8ADF62">
        <w:rPr>
          <w:color w:val="000000" w:themeColor="text1"/>
          <w:lang w:val="en-US"/>
        </w:rPr>
        <w:t xml:space="preserve"> used to craft our sense of self (Rosenwald and Ochberg 1992; Boyd). </w:t>
      </w:r>
      <w:commentRangeStart w:id="142"/>
      <w:r w:rsidRPr="5E8ADF62">
        <w:rPr>
          <w:color w:val="000000" w:themeColor="text1"/>
          <w:lang w:val="en-US"/>
        </w:rPr>
        <w:t xml:space="preserve">Some scholars </w:t>
      </w:r>
      <w:commentRangeEnd w:id="142"/>
      <w:r w:rsidR="009677CF">
        <w:rPr>
          <w:rStyle w:val="CommentReference"/>
        </w:rPr>
        <w:commentReference w:id="142"/>
      </w:r>
      <w:r w:rsidRPr="5E8ADF62">
        <w:rPr>
          <w:color w:val="000000" w:themeColor="text1"/>
          <w:lang w:val="en-US"/>
        </w:rPr>
        <w:t xml:space="preserve">argue that meaning making is a narrative process as our daily experiences are made sense by </w:t>
      </w:r>
      <w:proofErr w:type="spellStart"/>
      <w:r w:rsidRPr="5E8ADF62">
        <w:rPr>
          <w:color w:val="000000" w:themeColor="text1"/>
          <w:lang w:val="en-US"/>
        </w:rPr>
        <w:t>storying</w:t>
      </w:r>
      <w:proofErr w:type="spellEnd"/>
      <w:r w:rsidRPr="5E8ADF62">
        <w:rPr>
          <w:color w:val="000000" w:themeColor="text1"/>
          <w:lang w:val="en-US"/>
        </w:rPr>
        <w:t xml:space="preserve"> them and constructing narratives to make things cohere (</w:t>
      </w:r>
      <w:proofErr w:type="spellStart"/>
      <w:r w:rsidRPr="5E8ADF62">
        <w:rPr>
          <w:color w:val="000000" w:themeColor="text1"/>
          <w:lang w:val="en-US"/>
        </w:rPr>
        <w:t>clarke</w:t>
      </w:r>
      <w:proofErr w:type="spellEnd"/>
      <w:r w:rsidRPr="5E8ADF62">
        <w:rPr>
          <w:color w:val="000000" w:themeColor="text1"/>
          <w:lang w:val="en-US"/>
        </w:rPr>
        <w:t xml:space="preserve">). It is mentioned that narratives is a way to also conceptualize the learning process </w:t>
      </w:r>
      <w:r w:rsidRPr="5E8ADF62">
        <w:rPr>
          <w:color w:val="000000" w:themeColor="text1"/>
        </w:rPr>
        <w:t>(Clark &amp; Rossiter, 2008).</w:t>
      </w:r>
      <w:commentRangeEnd w:id="141"/>
      <w:r w:rsidR="009677CF">
        <w:rPr>
          <w:rStyle w:val="CommentReference"/>
        </w:rPr>
        <w:commentReference w:id="141"/>
      </w:r>
    </w:p>
    <w:p w14:paraId="715A8390" w14:textId="05D4BB17" w:rsidR="00DD24D7" w:rsidRDefault="4FBDCB97" w:rsidP="5E8ADF62">
      <w:pPr>
        <w:spacing w:after="160" w:line="279" w:lineRule="auto"/>
        <w:ind w:left="0"/>
        <w:rPr>
          <w:color w:val="000000" w:themeColor="text1"/>
          <w:lang w:val="en-US"/>
        </w:rPr>
      </w:pPr>
      <w:r w:rsidRPr="5E8ADF62">
        <w:rPr>
          <w:color w:val="000000" w:themeColor="text1"/>
          <w:lang w:val="en-US"/>
        </w:rPr>
        <w:t xml:space="preserve">Gottschall (2012) suggests that stories act as cognitive simulators that help us practice without consequence navigating human and social life. This is supported by McNett who claims they allow us to simulate social experiences. Slater (2002) also mentions that human beings are </w:t>
      </w:r>
      <w:r w:rsidRPr="5E8ADF62">
        <w:rPr>
          <w:color w:val="000000" w:themeColor="text1"/>
          <w:lang w:val="en-US"/>
        </w:rPr>
        <w:lastRenderedPageBreak/>
        <w:t xml:space="preserve">social information processors before they are processors of facts, figures, and logical arguments. However, a danger of using stories to teach however is story bias. “Story bias implies that a single story may be unrepresentative of broader trends, relationships, concepts, or populations the story is meant to represent.” (McNett). </w:t>
      </w:r>
      <w:r w:rsidR="006D450C" w:rsidRPr="5E8ADF62">
        <w:rPr>
          <w:color w:val="000000" w:themeColor="text1"/>
          <w:lang w:val="en-US"/>
        </w:rPr>
        <w:t>Therefore,</w:t>
      </w:r>
      <w:r w:rsidRPr="5E8ADF62">
        <w:rPr>
          <w:color w:val="000000" w:themeColor="text1"/>
          <w:lang w:val="en-US"/>
        </w:rPr>
        <w:t xml:space="preserve"> it might be better to explain a topic by </w:t>
      </w:r>
      <w:proofErr w:type="spellStart"/>
      <w:r w:rsidRPr="5E8ADF62">
        <w:rPr>
          <w:color w:val="000000" w:themeColor="text1"/>
          <w:lang w:val="en-US"/>
        </w:rPr>
        <w:t>focussing</w:t>
      </w:r>
      <w:proofErr w:type="spellEnd"/>
      <w:r w:rsidRPr="5E8ADF62">
        <w:rPr>
          <w:color w:val="000000" w:themeColor="text1"/>
          <w:lang w:val="en-US"/>
        </w:rPr>
        <w:t xml:space="preserve"> on a single person and his struggles rather than an event in the broad </w:t>
      </w:r>
      <w:proofErr w:type="gramStart"/>
      <w:r w:rsidRPr="5E8ADF62">
        <w:rPr>
          <w:color w:val="000000" w:themeColor="text1"/>
          <w:lang w:val="en-US"/>
        </w:rPr>
        <w:t>sense(</w:t>
      </w:r>
      <w:proofErr w:type="spellStart"/>
      <w:proofErr w:type="gramEnd"/>
      <w:r w:rsidRPr="5E8ADF62">
        <w:rPr>
          <w:color w:val="000000" w:themeColor="text1"/>
          <w:lang w:val="en-US"/>
        </w:rPr>
        <w:t>Mcnett</w:t>
      </w:r>
      <w:proofErr w:type="spellEnd"/>
      <w:r w:rsidRPr="5E8ADF62">
        <w:rPr>
          <w:color w:val="000000" w:themeColor="text1"/>
          <w:lang w:val="en-US"/>
        </w:rPr>
        <w:t xml:space="preserve">) </w:t>
      </w:r>
    </w:p>
    <w:p w14:paraId="3E55CE45" w14:textId="086A886F" w:rsidR="00DD24D7" w:rsidRDefault="4FBDCB97" w:rsidP="5E8ADF62">
      <w:pPr>
        <w:spacing w:before="240" w:after="240"/>
        <w:ind w:left="0"/>
        <w:rPr>
          <w:color w:val="000000" w:themeColor="text1"/>
          <w:lang w:val="en-US"/>
        </w:rPr>
      </w:pPr>
      <w:proofErr w:type="gramStart"/>
      <w:r w:rsidRPr="5E8ADF62">
        <w:rPr>
          <w:color w:val="000000" w:themeColor="text1"/>
        </w:rPr>
        <w:t>In order to</w:t>
      </w:r>
      <w:proofErr w:type="gramEnd"/>
      <w:r w:rsidRPr="5E8ADF62">
        <w:rPr>
          <w:color w:val="000000" w:themeColor="text1"/>
        </w:rPr>
        <w:t xml:space="preserve"> learn through stories </w:t>
      </w:r>
      <w:commentRangeStart w:id="143"/>
      <w:r w:rsidRPr="5E8ADF62">
        <w:rPr>
          <w:color w:val="000000" w:themeColor="text1"/>
        </w:rPr>
        <w:t xml:space="preserve">there have been identified </w:t>
      </w:r>
      <w:commentRangeEnd w:id="143"/>
      <w:r w:rsidR="001F52DC">
        <w:rPr>
          <w:rStyle w:val="CommentReference"/>
        </w:rPr>
        <w:commentReference w:id="143"/>
      </w:r>
      <w:r w:rsidRPr="5E8ADF62">
        <w:rPr>
          <w:color w:val="000000" w:themeColor="text1"/>
        </w:rPr>
        <w:t>4 main storytelling methods (McNett; Andrew 2009):</w:t>
      </w:r>
    </w:p>
    <w:p w14:paraId="1B22C271" w14:textId="1497F603" w:rsidR="00DD24D7" w:rsidRDefault="4FBDCB97" w:rsidP="5E8ADF62">
      <w:pPr>
        <w:pStyle w:val="ListParagraph"/>
        <w:numPr>
          <w:ilvl w:val="0"/>
          <w:numId w:val="94"/>
        </w:numPr>
        <w:rPr>
          <w:color w:val="000000" w:themeColor="text1"/>
          <w:lang w:val="en-US"/>
        </w:rPr>
      </w:pPr>
      <w:r w:rsidRPr="5E8ADF62">
        <w:rPr>
          <w:color w:val="000000" w:themeColor="text1"/>
          <w:lang w:val="en-US"/>
        </w:rPr>
        <w:t xml:space="preserve">Case-based instruction. These are full narratives with a fixed problem and solution where </w:t>
      </w:r>
      <w:proofErr w:type="gramStart"/>
      <w:r w:rsidRPr="5E8ADF62">
        <w:rPr>
          <w:color w:val="000000" w:themeColor="text1"/>
          <w:lang w:val="en-US"/>
        </w:rPr>
        <w:t>the a</w:t>
      </w:r>
      <w:proofErr w:type="gramEnd"/>
      <w:r w:rsidRPr="5E8ADF62">
        <w:rPr>
          <w:color w:val="000000" w:themeColor="text1"/>
          <w:lang w:val="en-US"/>
        </w:rPr>
        <w:t xml:space="preserve"> concrete scenario is presented for the audience to analyze and interpret. It grounds abstract principles in concrete examples. This type of instruction has been used in professional programs for Law, Business, and medicine. It is also the most common mode of narrative learning (Lynn, 1999; Tomey, 2003).</w:t>
      </w:r>
    </w:p>
    <w:p w14:paraId="15640A91" w14:textId="05F03A6E" w:rsidR="00DD24D7" w:rsidRDefault="4FBDCB97" w:rsidP="5E8ADF62">
      <w:pPr>
        <w:pStyle w:val="ListParagraph"/>
        <w:numPr>
          <w:ilvl w:val="0"/>
          <w:numId w:val="94"/>
        </w:numPr>
        <w:rPr>
          <w:color w:val="000000" w:themeColor="text1"/>
          <w:lang w:val="en-US"/>
        </w:rPr>
      </w:pPr>
      <w:commentRangeStart w:id="144"/>
      <w:r w:rsidRPr="5E8ADF62">
        <w:rPr>
          <w:color w:val="000000" w:themeColor="text1"/>
          <w:lang w:val="en-US"/>
        </w:rPr>
        <w:t xml:space="preserve">Narrative-based instruction. </w:t>
      </w:r>
      <w:proofErr w:type="gramStart"/>
      <w:r w:rsidRPr="5E8ADF62">
        <w:rPr>
          <w:color w:val="000000" w:themeColor="text1"/>
          <w:lang w:val="en-US"/>
        </w:rPr>
        <w:t>the</w:t>
      </w:r>
      <w:proofErr w:type="gramEnd"/>
      <w:r w:rsidRPr="5E8ADF62">
        <w:rPr>
          <w:color w:val="000000" w:themeColor="text1"/>
          <w:lang w:val="en-US"/>
        </w:rPr>
        <w:t xml:space="preserve"> problem and solution in the story are predetermined, and the student is placed within the context of the story and given control of information. The goal with narrative-based instruction is to entertain students and engage them emotionally.</w:t>
      </w:r>
    </w:p>
    <w:p w14:paraId="5CE2BC25" w14:textId="2189F03A" w:rsidR="00DD24D7" w:rsidRDefault="4FBDCB97" w:rsidP="5E8ADF62">
      <w:pPr>
        <w:pStyle w:val="ListParagraph"/>
        <w:numPr>
          <w:ilvl w:val="0"/>
          <w:numId w:val="94"/>
        </w:numPr>
        <w:rPr>
          <w:color w:val="000000" w:themeColor="text1"/>
          <w:lang w:val="en-US"/>
        </w:rPr>
      </w:pPr>
      <w:r w:rsidRPr="5E8ADF62">
        <w:rPr>
          <w:color w:val="000000" w:themeColor="text1"/>
        </w:rPr>
        <w:t xml:space="preserve">Scenario-based instruction. Stories involve an interactive experience with a variety of solutions. Solutions have ﬁxed criteria or </w:t>
      </w:r>
      <w:proofErr w:type="gramStart"/>
      <w:r w:rsidRPr="5E8ADF62">
        <w:rPr>
          <w:color w:val="000000" w:themeColor="text1"/>
        </w:rPr>
        <w:t>objectives, but</w:t>
      </w:r>
      <w:proofErr w:type="gramEnd"/>
      <w:r w:rsidRPr="5E8ADF62">
        <w:rPr>
          <w:color w:val="000000" w:themeColor="text1"/>
        </w:rPr>
        <w:t xml:space="preserve"> are not themselves ﬁxed. The learner is situated within the story.</w:t>
      </w:r>
    </w:p>
    <w:p w14:paraId="29CE4923" w14:textId="48E69DBB" w:rsidR="00DD24D7" w:rsidRDefault="4FBDCB97" w:rsidP="5E8ADF62">
      <w:pPr>
        <w:pStyle w:val="ListParagraph"/>
        <w:numPr>
          <w:ilvl w:val="0"/>
          <w:numId w:val="94"/>
        </w:numPr>
        <w:rPr>
          <w:color w:val="000000" w:themeColor="text1"/>
          <w:lang w:val="en-US"/>
        </w:rPr>
      </w:pPr>
      <w:r w:rsidRPr="5E8ADF62">
        <w:rPr>
          <w:color w:val="000000" w:themeColor="text1"/>
          <w:lang w:val="en-US"/>
        </w:rPr>
        <w:t xml:space="preserve">Problem-based instruction. In this type of </w:t>
      </w:r>
      <w:proofErr w:type="gramStart"/>
      <w:r w:rsidRPr="5E8ADF62">
        <w:rPr>
          <w:color w:val="000000" w:themeColor="text1"/>
          <w:lang w:val="en-US"/>
        </w:rPr>
        <w:t>instruction</w:t>
      </w:r>
      <w:proofErr w:type="gramEnd"/>
      <w:r w:rsidRPr="5E8ADF62">
        <w:rPr>
          <w:color w:val="000000" w:themeColor="text1"/>
          <w:lang w:val="en-US"/>
        </w:rPr>
        <w:t xml:space="preserve"> the problem is inherent in the story provided to the students, but the solution is not provided in advance. Students interact with the problem to gain a better understanding of the issues and </w:t>
      </w:r>
      <w:proofErr w:type="gramStart"/>
      <w:r w:rsidRPr="5E8ADF62">
        <w:rPr>
          <w:color w:val="000000" w:themeColor="text1"/>
          <w:lang w:val="en-US"/>
        </w:rPr>
        <w:t>problem</w:t>
      </w:r>
      <w:proofErr w:type="gramEnd"/>
      <w:r w:rsidRPr="5E8ADF62">
        <w:rPr>
          <w:color w:val="000000" w:themeColor="text1"/>
          <w:lang w:val="en-US"/>
        </w:rPr>
        <w:t xml:space="preserve"> described.</w:t>
      </w:r>
      <w:commentRangeEnd w:id="144"/>
      <w:r w:rsidR="005E3A7B">
        <w:rPr>
          <w:rStyle w:val="CommentReference"/>
        </w:rPr>
        <w:commentReference w:id="144"/>
      </w:r>
    </w:p>
    <w:p w14:paraId="6D7F5425" w14:textId="54BA4638" w:rsidR="00DD24D7" w:rsidRDefault="4FBDCB97" w:rsidP="5E8ADF62">
      <w:pPr>
        <w:spacing w:before="240" w:after="240"/>
        <w:ind w:left="0"/>
        <w:rPr>
          <w:color w:val="000000" w:themeColor="text1"/>
          <w:lang w:val="en-US"/>
        </w:rPr>
      </w:pPr>
      <w:commentRangeStart w:id="145"/>
      <w:r w:rsidRPr="5E8ADF62">
        <w:rPr>
          <w:color w:val="000000" w:themeColor="text1"/>
          <w:lang w:val="en-US"/>
        </w:rPr>
        <w:t xml:space="preserve">However, </w:t>
      </w:r>
      <w:commentRangeStart w:id="146"/>
      <w:r w:rsidRPr="5E8ADF62">
        <w:rPr>
          <w:color w:val="000000" w:themeColor="text1"/>
          <w:lang w:val="en-US"/>
        </w:rPr>
        <w:t xml:space="preserve">some scholars </w:t>
      </w:r>
      <w:commentRangeEnd w:id="146"/>
      <w:r w:rsidR="00FD7DA0">
        <w:rPr>
          <w:rStyle w:val="CommentReference"/>
        </w:rPr>
        <w:commentReference w:id="146"/>
      </w:r>
      <w:r w:rsidRPr="5E8ADF62">
        <w:rPr>
          <w:color w:val="000000" w:themeColor="text1"/>
          <w:lang w:val="en-US"/>
        </w:rPr>
        <w:t>express that a story’s utility for learning is maximized when 3 elements are included; a contextual introduction, a challenge, or some form of dissonance, and a climax, or final lesson (Lordly, 2007).</w:t>
      </w:r>
      <w:commentRangeEnd w:id="145"/>
      <w:r w:rsidR="002F6344">
        <w:rPr>
          <w:rStyle w:val="CommentReference"/>
        </w:rPr>
        <w:commentReference w:id="145"/>
      </w:r>
    </w:p>
    <w:p w14:paraId="54B22601" w14:textId="32B05702" w:rsidR="00DD24D7" w:rsidRDefault="4FBDCB97" w:rsidP="5E8ADF62">
      <w:pPr>
        <w:spacing w:before="240" w:after="240"/>
        <w:ind w:left="0"/>
        <w:rPr>
          <w:color w:val="000000" w:themeColor="text1"/>
          <w:lang w:val="en-US"/>
        </w:rPr>
      </w:pPr>
      <w:r w:rsidRPr="5E8ADF62">
        <w:rPr>
          <w:color w:val="000000" w:themeColor="text1"/>
          <w:lang w:val="en-US"/>
        </w:rPr>
        <w:t xml:space="preserve">Short stories </w:t>
      </w:r>
      <w:proofErr w:type="gramStart"/>
      <w:r w:rsidRPr="5E8ADF62">
        <w:rPr>
          <w:color w:val="000000" w:themeColor="text1"/>
          <w:lang w:val="en-US"/>
        </w:rPr>
        <w:t>in particular have</w:t>
      </w:r>
      <w:proofErr w:type="gramEnd"/>
      <w:r w:rsidRPr="5E8ADF62">
        <w:rPr>
          <w:color w:val="000000" w:themeColor="text1"/>
          <w:lang w:val="en-US"/>
        </w:rPr>
        <w:t xml:space="preserve"> been used in </w:t>
      </w:r>
      <w:proofErr w:type="spellStart"/>
      <w:r w:rsidRPr="5E8ADF62">
        <w:rPr>
          <w:color w:val="000000" w:themeColor="text1"/>
          <w:lang w:val="en-US"/>
        </w:rPr>
        <w:t>eductional</w:t>
      </w:r>
      <w:proofErr w:type="spellEnd"/>
      <w:r w:rsidRPr="5E8ADF62">
        <w:rPr>
          <w:color w:val="000000" w:themeColor="text1"/>
          <w:lang w:val="en-US"/>
        </w:rPr>
        <w:t xml:space="preserve"> settings as they are approachable and easy to use as they do not consume a lot of time (</w:t>
      </w:r>
      <w:proofErr w:type="spellStart"/>
      <w:r w:rsidRPr="5E8ADF62">
        <w:rPr>
          <w:color w:val="000000" w:themeColor="text1"/>
          <w:lang w:val="en-US"/>
        </w:rPr>
        <w:t>mcNett</w:t>
      </w:r>
      <w:proofErr w:type="spellEnd"/>
      <w:r w:rsidRPr="5E8ADF62">
        <w:rPr>
          <w:color w:val="000000" w:themeColor="text1"/>
          <w:lang w:val="en-US"/>
        </w:rPr>
        <w:t xml:space="preserve">). </w:t>
      </w:r>
      <w:r w:rsidRPr="5E8ADF62">
        <w:rPr>
          <w:color w:val="000000" w:themeColor="text1"/>
        </w:rPr>
        <w:t xml:space="preserve">In many educational settings </w:t>
      </w:r>
      <w:commentRangeStart w:id="147"/>
      <w:r w:rsidRPr="5E8ADF62">
        <w:rPr>
          <w:color w:val="000000" w:themeColor="text1"/>
        </w:rPr>
        <w:t xml:space="preserve">when there is talked about the use of stories </w:t>
      </w:r>
      <w:commentRangeEnd w:id="147"/>
      <w:r w:rsidR="00990071">
        <w:rPr>
          <w:rStyle w:val="CommentReference"/>
        </w:rPr>
        <w:commentReference w:id="147"/>
      </w:r>
      <w:r w:rsidRPr="5E8ADF62">
        <w:rPr>
          <w:color w:val="000000" w:themeColor="text1"/>
        </w:rPr>
        <w:t xml:space="preserve">as method for teaching, they often refer to storytelling (McNett, 2016). </w:t>
      </w:r>
      <w:commentRangeStart w:id="148"/>
      <w:r w:rsidRPr="5E8ADF62">
        <w:rPr>
          <w:color w:val="000000" w:themeColor="text1"/>
        </w:rPr>
        <w:t xml:space="preserve">Storytelling refers to </w:t>
      </w:r>
      <w:r w:rsidRPr="5E8ADF62">
        <w:rPr>
          <w:color w:val="000000" w:themeColor="text1"/>
          <w:lang w:val="en-US"/>
        </w:rPr>
        <w:t>the activity of telling or writing stories</w:t>
      </w:r>
      <w:r w:rsidR="006D450C">
        <w:rPr>
          <w:color w:val="000000" w:themeColor="text1"/>
          <w:lang w:val="en-US"/>
        </w:rPr>
        <w:t xml:space="preserve"> </w:t>
      </w:r>
      <w:r w:rsidRPr="5E8ADF62">
        <w:rPr>
          <w:color w:val="000000" w:themeColor="text1"/>
          <w:lang w:val="en-US"/>
        </w:rPr>
        <w:t xml:space="preserve">(Oxford Learner’s Dictionaries, 2024). </w:t>
      </w:r>
      <w:commentRangeEnd w:id="148"/>
      <w:r w:rsidR="0055131A">
        <w:rPr>
          <w:rStyle w:val="CommentReference"/>
        </w:rPr>
        <w:commentReference w:id="148"/>
      </w:r>
      <w:r w:rsidRPr="5E8ADF62">
        <w:rPr>
          <w:color w:val="000000" w:themeColor="text1"/>
          <w:lang w:val="en-US"/>
        </w:rPr>
        <w:t xml:space="preserve">A large </w:t>
      </w:r>
      <w:proofErr w:type="gramStart"/>
      <w:r w:rsidRPr="5E8ADF62">
        <w:rPr>
          <w:color w:val="000000" w:themeColor="text1"/>
          <w:lang w:val="en-US"/>
        </w:rPr>
        <w:t>amount</w:t>
      </w:r>
      <w:proofErr w:type="gramEnd"/>
      <w:r w:rsidRPr="5E8ADF62">
        <w:rPr>
          <w:color w:val="000000" w:themeColor="text1"/>
          <w:lang w:val="en-US"/>
        </w:rPr>
        <w:t xml:space="preserve"> of conclusions in the field of Entertainment-Education Strategy refers to the fact that verbal communication of stories is effective as the discussion allows for deeper </w:t>
      </w:r>
      <w:proofErr w:type="gramStart"/>
      <w:r w:rsidRPr="5E8ADF62">
        <w:rPr>
          <w:color w:val="000000" w:themeColor="text1"/>
          <w:lang w:val="en-US"/>
        </w:rPr>
        <w:t>understanding, yet</w:t>
      </w:r>
      <w:proofErr w:type="gramEnd"/>
      <w:r w:rsidRPr="5E8ADF62">
        <w:rPr>
          <w:color w:val="000000" w:themeColor="text1"/>
          <w:lang w:val="en-US"/>
        </w:rPr>
        <w:t xml:space="preserve"> </w:t>
      </w:r>
      <w:proofErr w:type="gramStart"/>
      <w:r w:rsidRPr="5E8ADF62">
        <w:rPr>
          <w:color w:val="000000" w:themeColor="text1"/>
          <w:lang w:val="en-US"/>
        </w:rPr>
        <w:t>fail</w:t>
      </w:r>
      <w:proofErr w:type="gramEnd"/>
      <w:r w:rsidRPr="5E8ADF62">
        <w:rPr>
          <w:color w:val="000000" w:themeColor="text1"/>
          <w:lang w:val="en-US"/>
        </w:rPr>
        <w:t xml:space="preserve"> to examine the written stimulus separately to determine its effect on </w:t>
      </w:r>
      <w:proofErr w:type="gramStart"/>
      <w:r w:rsidRPr="5E8ADF62">
        <w:rPr>
          <w:color w:val="000000" w:themeColor="text1"/>
          <w:lang w:val="en-US"/>
        </w:rPr>
        <w:t>learning(</w:t>
      </w:r>
      <w:proofErr w:type="gramEnd"/>
      <w:r w:rsidRPr="5E8ADF62">
        <w:rPr>
          <w:color w:val="000000" w:themeColor="text1"/>
          <w:lang w:val="en-US"/>
        </w:rPr>
        <w:t xml:space="preserve">McNett, 2016). </w:t>
      </w:r>
    </w:p>
    <w:p w14:paraId="7B043C6A" w14:textId="4E849CC9" w:rsidR="00DD24D7" w:rsidRDefault="4FBDCB97" w:rsidP="5E8ADF62">
      <w:pPr>
        <w:spacing w:before="240" w:after="240"/>
        <w:ind w:left="0"/>
        <w:rPr>
          <w:color w:val="000000" w:themeColor="text1"/>
          <w:lang w:val="en-US"/>
        </w:rPr>
      </w:pPr>
      <w:r w:rsidRPr="5E8ADF62">
        <w:rPr>
          <w:color w:val="000000" w:themeColor="text1"/>
          <w:lang w:val="en-US"/>
        </w:rPr>
        <w:t xml:space="preserve">In this thesis will focus particularly on the format of short stories. </w:t>
      </w:r>
      <w:r w:rsidRPr="5E8ADF62">
        <w:rPr>
          <w:color w:val="000000" w:themeColor="text1"/>
        </w:rPr>
        <w:t xml:space="preserve">When talking about short stories it is important to note that short stories often focus more on mood rather than plot </w:t>
      </w:r>
      <w:r w:rsidRPr="5E8ADF62">
        <w:rPr>
          <w:color w:val="000000" w:themeColor="text1"/>
          <w:lang w:val="en-US"/>
        </w:rPr>
        <w:t>(Merriam-Webster, 2024)</w:t>
      </w:r>
      <w:r w:rsidRPr="5E8ADF62">
        <w:rPr>
          <w:color w:val="000000" w:themeColor="text1"/>
        </w:rPr>
        <w:t xml:space="preserve">, therefore cannot be properly compared in teaching compared to a novel. </w:t>
      </w:r>
      <w:r w:rsidRPr="5E8ADF62">
        <w:rPr>
          <w:color w:val="000000" w:themeColor="text1"/>
          <w:lang w:val="en-US"/>
        </w:rPr>
        <w:t xml:space="preserve">Short stories are a great way to increase learning as </w:t>
      </w:r>
      <w:proofErr w:type="gramStart"/>
      <w:r w:rsidRPr="5E8ADF62">
        <w:rPr>
          <w:color w:val="000000" w:themeColor="text1"/>
          <w:lang w:val="en-US"/>
        </w:rPr>
        <w:t>it</w:t>
      </w:r>
      <w:proofErr w:type="gramEnd"/>
      <w:r w:rsidRPr="5E8ADF62">
        <w:rPr>
          <w:color w:val="000000" w:themeColor="text1"/>
          <w:lang w:val="en-US"/>
        </w:rPr>
        <w:t xml:space="preserve"> can be easily used inside of </w:t>
      </w:r>
      <w:proofErr w:type="spellStart"/>
      <w:proofErr w:type="gramStart"/>
      <w:r w:rsidRPr="5E8ADF62">
        <w:rPr>
          <w:color w:val="000000" w:themeColor="text1"/>
          <w:lang w:val="en-US"/>
        </w:rPr>
        <w:t>a</w:t>
      </w:r>
      <w:proofErr w:type="spellEnd"/>
      <w:proofErr w:type="gramEnd"/>
      <w:r w:rsidRPr="5E8ADF62">
        <w:rPr>
          <w:color w:val="000000" w:themeColor="text1"/>
          <w:lang w:val="en-US"/>
        </w:rPr>
        <w:t xml:space="preserve"> education setting. </w:t>
      </w:r>
      <w:commentRangeStart w:id="149"/>
      <w:r w:rsidRPr="5E8ADF62">
        <w:rPr>
          <w:color w:val="000000" w:themeColor="text1"/>
          <w:lang w:val="en-US"/>
        </w:rPr>
        <w:t>However, outside of a classroom it is often much more inaccessible as public libraries are mostly novels</w:t>
      </w:r>
      <w:commentRangeEnd w:id="149"/>
      <w:r w:rsidR="001169EE">
        <w:rPr>
          <w:rStyle w:val="CommentReference"/>
        </w:rPr>
        <w:commentReference w:id="149"/>
      </w:r>
      <w:r w:rsidRPr="5E8ADF62">
        <w:rPr>
          <w:color w:val="000000" w:themeColor="text1"/>
          <w:lang w:val="en-US"/>
        </w:rPr>
        <w:t xml:space="preserve">. </w:t>
      </w:r>
      <w:commentRangeStart w:id="150"/>
      <w:r w:rsidRPr="5E8ADF62">
        <w:rPr>
          <w:color w:val="000000" w:themeColor="text1"/>
          <w:lang w:val="en-US"/>
        </w:rPr>
        <w:t xml:space="preserve">Written prose short stories are great for learning as they are accessible to read since they can be read in one sitting and there is </w:t>
      </w:r>
      <w:proofErr w:type="gramStart"/>
      <w:r w:rsidRPr="5E8ADF62">
        <w:rPr>
          <w:color w:val="000000" w:themeColor="text1"/>
          <w:lang w:val="en-US"/>
        </w:rPr>
        <w:t>low</w:t>
      </w:r>
      <w:proofErr w:type="gramEnd"/>
      <w:r w:rsidRPr="5E8ADF62">
        <w:rPr>
          <w:color w:val="000000" w:themeColor="text1"/>
          <w:lang w:val="en-US"/>
        </w:rPr>
        <w:t xml:space="preserve"> amount of delayed gratification. </w:t>
      </w:r>
      <w:commentRangeEnd w:id="150"/>
      <w:r w:rsidR="00DD24D7">
        <w:rPr>
          <w:rStyle w:val="CommentReference"/>
        </w:rPr>
        <w:commentReference w:id="150"/>
      </w:r>
      <w:r w:rsidRPr="5E8ADF62">
        <w:rPr>
          <w:color w:val="000000" w:themeColor="text1"/>
          <w:lang w:val="en-US"/>
        </w:rPr>
        <w:t xml:space="preserve">They do not require a long attention span and a lot of </w:t>
      </w:r>
      <w:proofErr w:type="gramStart"/>
      <w:r w:rsidRPr="5E8ADF62">
        <w:rPr>
          <w:color w:val="000000" w:themeColor="text1"/>
          <w:lang w:val="en-US"/>
        </w:rPr>
        <w:t>context</w:t>
      </w:r>
      <w:proofErr w:type="gramEnd"/>
      <w:r w:rsidRPr="5E8ADF62">
        <w:rPr>
          <w:color w:val="000000" w:themeColor="text1"/>
          <w:lang w:val="en-US"/>
        </w:rPr>
        <w:t xml:space="preserve">. Short stories are </w:t>
      </w:r>
      <w:proofErr w:type="gramStart"/>
      <w:r w:rsidRPr="5E8ADF62">
        <w:rPr>
          <w:color w:val="000000" w:themeColor="text1"/>
          <w:lang w:val="en-US"/>
        </w:rPr>
        <w:t>also  found</w:t>
      </w:r>
      <w:proofErr w:type="gramEnd"/>
      <w:r w:rsidRPr="5E8ADF62">
        <w:rPr>
          <w:color w:val="000000" w:themeColor="text1"/>
          <w:lang w:val="en-US"/>
        </w:rPr>
        <w:t xml:space="preserve"> to be the most suitable authentic literary genre to teach and improve learner’s communicative competencies easily and effectively </w:t>
      </w:r>
      <w:r w:rsidRPr="5E8ADF62">
        <w:rPr>
          <w:color w:val="000000" w:themeColor="text1"/>
        </w:rPr>
        <w:t xml:space="preserve">(Murali Krishna &amp; Sandhya, 2015). This also </w:t>
      </w:r>
      <w:r w:rsidRPr="5E8ADF62">
        <w:rPr>
          <w:color w:val="000000" w:themeColor="text1"/>
        </w:rPr>
        <w:lastRenderedPageBreak/>
        <w:t>brings fairy tales and folklore into scope, but as they are not aimed towards young adults and focus also on poetry more than prose, this is not considered within the scope of this thesis.</w:t>
      </w:r>
    </w:p>
    <w:p w14:paraId="75E06F8E" w14:textId="30D6B8D1" w:rsidR="00DD24D7" w:rsidRDefault="00DD24D7" w:rsidP="5E8ADF62">
      <w:pPr>
        <w:spacing w:before="240" w:after="240"/>
        <w:ind w:left="0"/>
        <w:rPr>
          <w:color w:val="000000" w:themeColor="text1"/>
          <w:lang w:val="en-US"/>
        </w:rPr>
      </w:pPr>
    </w:p>
    <w:p w14:paraId="0944105B" w14:textId="55FB0392" w:rsidR="00DD24D7" w:rsidRDefault="00DD24D7" w:rsidP="00D35042">
      <w:pPr>
        <w:spacing w:before="240" w:after="240"/>
      </w:pPr>
      <w:r>
        <w:br w:type="page"/>
      </w:r>
    </w:p>
    <w:p w14:paraId="1258958A" w14:textId="03EBF407" w:rsidR="00DD24D7" w:rsidRDefault="4FBDCB97" w:rsidP="5E8ADF62">
      <w:pPr>
        <w:pStyle w:val="Heading2"/>
        <w:spacing w:before="160" w:after="80"/>
        <w:ind w:left="0"/>
        <w:rPr>
          <w:rFonts w:ascii="Aptos Display" w:eastAsia="Aptos Display" w:hAnsi="Aptos Display" w:cs="Aptos Display"/>
          <w:color w:val="0F4761"/>
          <w:sz w:val="32"/>
          <w:szCs w:val="32"/>
          <w:lang w:val="en-US"/>
        </w:rPr>
      </w:pPr>
      <w:r w:rsidRPr="5E8ADF62">
        <w:rPr>
          <w:rFonts w:ascii="Aptos Display" w:eastAsia="Aptos Display" w:hAnsi="Aptos Display" w:cs="Aptos Display"/>
          <w:color w:val="0F4761"/>
          <w:sz w:val="32"/>
          <w:szCs w:val="32"/>
          <w:lang w:val="en-US"/>
        </w:rPr>
        <w:lastRenderedPageBreak/>
        <w:t xml:space="preserve">2.4 </w:t>
      </w:r>
      <w:commentRangeStart w:id="151"/>
      <w:r w:rsidRPr="5E8ADF62">
        <w:rPr>
          <w:rFonts w:ascii="Aptos Display" w:eastAsia="Aptos Display" w:hAnsi="Aptos Display" w:cs="Aptos Display"/>
          <w:color w:val="0F4761"/>
          <w:sz w:val="32"/>
          <w:szCs w:val="32"/>
          <w:lang w:val="en-US"/>
        </w:rPr>
        <w:t xml:space="preserve">Young </w:t>
      </w:r>
      <w:commentRangeEnd w:id="151"/>
      <w:r w:rsidR="00DD24D7">
        <w:rPr>
          <w:rStyle w:val="CommentReference"/>
        </w:rPr>
        <w:commentReference w:id="151"/>
      </w:r>
      <w:r w:rsidRPr="5E8ADF62">
        <w:rPr>
          <w:rFonts w:ascii="Aptos Display" w:eastAsia="Aptos Display" w:hAnsi="Aptos Display" w:cs="Aptos Display"/>
          <w:color w:val="0F4761"/>
          <w:sz w:val="32"/>
          <w:szCs w:val="32"/>
          <w:lang w:val="en-US"/>
        </w:rPr>
        <w:t xml:space="preserve">adult learning &amp; Cognitive </w:t>
      </w:r>
      <w:commentRangeStart w:id="152"/>
      <w:commentRangeStart w:id="153"/>
      <w:r w:rsidRPr="5E8ADF62">
        <w:rPr>
          <w:rFonts w:ascii="Aptos Display" w:eastAsia="Aptos Display" w:hAnsi="Aptos Display" w:cs="Aptos Display"/>
          <w:color w:val="0F4761"/>
          <w:sz w:val="32"/>
          <w:szCs w:val="32"/>
          <w:lang w:val="en-US"/>
        </w:rPr>
        <w:t>resistance</w:t>
      </w:r>
      <w:commentRangeEnd w:id="152"/>
      <w:r w:rsidR="00DD24D7">
        <w:rPr>
          <w:rStyle w:val="CommentReference"/>
        </w:rPr>
        <w:commentReference w:id="152"/>
      </w:r>
      <w:commentRangeEnd w:id="153"/>
      <w:r w:rsidR="00DD24D7">
        <w:rPr>
          <w:rStyle w:val="CommentReference"/>
        </w:rPr>
        <w:commentReference w:id="153"/>
      </w:r>
    </w:p>
    <w:p w14:paraId="63497794" w14:textId="7932A6FD" w:rsidR="00DD24D7" w:rsidRDefault="4FBDCB97" w:rsidP="5E8ADF62">
      <w:pPr>
        <w:spacing w:before="240" w:after="240"/>
        <w:ind w:left="0"/>
        <w:rPr>
          <w:color w:val="000000" w:themeColor="text1"/>
          <w:lang w:val="en-US"/>
        </w:rPr>
      </w:pPr>
      <w:commentRangeStart w:id="154"/>
      <w:r w:rsidRPr="5E8ADF62">
        <w:rPr>
          <w:rFonts w:ascii="Aptos" w:eastAsia="Aptos" w:hAnsi="Aptos" w:cs="Aptos"/>
          <w:color w:val="000000" w:themeColor="text1"/>
          <w:sz w:val="24"/>
          <w:szCs w:val="24"/>
          <w:lang w:val="en-US"/>
        </w:rPr>
        <w:t>Teaching adults through stories is a relatively new concept (</w:t>
      </w:r>
      <w:proofErr w:type="spellStart"/>
      <w:r w:rsidRPr="5E8ADF62">
        <w:rPr>
          <w:rFonts w:ascii="Aptos" w:eastAsia="Aptos" w:hAnsi="Aptos" w:cs="Aptos"/>
          <w:color w:val="000000" w:themeColor="text1"/>
          <w:sz w:val="24"/>
          <w:szCs w:val="24"/>
          <w:lang w:val="en-US"/>
        </w:rPr>
        <w:t>clark</w:t>
      </w:r>
      <w:proofErr w:type="spellEnd"/>
      <w:r w:rsidRPr="5E8ADF62">
        <w:rPr>
          <w:rFonts w:ascii="Aptos" w:eastAsia="Aptos" w:hAnsi="Aptos" w:cs="Aptos"/>
          <w:color w:val="000000" w:themeColor="text1"/>
          <w:sz w:val="24"/>
          <w:szCs w:val="24"/>
          <w:lang w:val="en-US"/>
        </w:rPr>
        <w:t xml:space="preserve"> 2008). </w:t>
      </w:r>
      <w:commentRangeEnd w:id="154"/>
      <w:r w:rsidR="00592CC2">
        <w:rPr>
          <w:rStyle w:val="CommentReference"/>
        </w:rPr>
        <w:commentReference w:id="154"/>
      </w:r>
      <w:r w:rsidRPr="5E8ADF62">
        <w:rPr>
          <w:color w:val="000000" w:themeColor="text1"/>
        </w:rPr>
        <w:t xml:space="preserve">Young adults learn differently compared to other age groups, primarily due to their stage of cognitive development. (arain 2013). Although the brains of young adults are still undergoing development, they have reached a more advanced stage compared to those of children (arain 2013). </w:t>
      </w:r>
      <w:commentRangeStart w:id="155"/>
      <w:commentRangeStart w:id="156"/>
      <w:r w:rsidRPr="5E8ADF62">
        <w:rPr>
          <w:color w:val="000000" w:themeColor="text1"/>
        </w:rPr>
        <w:t xml:space="preserve">Young adults tend to engage more actively in applying critical thinking compared to younger children, therefore learning process for young adults often becomes more prolonged and complex compared to younger children. </w:t>
      </w:r>
      <w:commentRangeEnd w:id="155"/>
      <w:r w:rsidR="00DD24D7">
        <w:rPr>
          <w:rStyle w:val="CommentReference"/>
        </w:rPr>
        <w:commentReference w:id="155"/>
      </w:r>
      <w:commentRangeEnd w:id="156"/>
      <w:r w:rsidR="00E966FC">
        <w:rPr>
          <w:rStyle w:val="CommentReference"/>
        </w:rPr>
        <w:commentReference w:id="156"/>
      </w:r>
      <w:r w:rsidRPr="5E8ADF62">
        <w:rPr>
          <w:color w:val="000000" w:themeColor="text1"/>
        </w:rPr>
        <w:t xml:space="preserve">This phenomenon is called Persuasive resistance. </w:t>
      </w:r>
      <w:commentRangeStart w:id="157"/>
      <w:r w:rsidRPr="5E8ADF62">
        <w:rPr>
          <w:color w:val="000000" w:themeColor="text1"/>
        </w:rPr>
        <w:t xml:space="preserve">This phenomenon suggests that the more knowledgeable an audience is, the greater their resistance to persuasion. </w:t>
      </w:r>
      <w:commentRangeEnd w:id="157"/>
      <w:r w:rsidR="00DD24D7">
        <w:rPr>
          <w:rStyle w:val="CommentReference"/>
        </w:rPr>
        <w:commentReference w:id="157"/>
      </w:r>
      <w:r w:rsidRPr="5E8ADF62">
        <w:rPr>
          <w:color w:val="000000" w:themeColor="text1"/>
        </w:rPr>
        <w:t xml:space="preserve">Persuasive resistance among young adults occurs because the process of teaching inherently involves persuading learners to accept new information as true. </w:t>
      </w:r>
      <w:r w:rsidRPr="5E8ADF62">
        <w:rPr>
          <w:color w:val="000000" w:themeColor="text1"/>
          <w:lang w:val="en-US"/>
        </w:rPr>
        <w:t xml:space="preserve">It is part of </w:t>
      </w:r>
      <w:commentRangeStart w:id="158"/>
      <w:r w:rsidRPr="5E8ADF62">
        <w:rPr>
          <w:color w:val="000000" w:themeColor="text1"/>
          <w:lang w:val="en-US"/>
        </w:rPr>
        <w:t>Adult Learning Theory</w:t>
      </w:r>
      <w:commentRangeEnd w:id="158"/>
      <w:r w:rsidR="00DD24D7">
        <w:rPr>
          <w:rStyle w:val="CommentReference"/>
        </w:rPr>
        <w:commentReference w:id="158"/>
      </w:r>
      <w:r w:rsidRPr="5E8ADF62">
        <w:rPr>
          <w:color w:val="000000" w:themeColor="text1"/>
          <w:lang w:val="en-US"/>
        </w:rPr>
        <w:t xml:space="preserve"> to see how we can overcome persuasive resistance to make adults learn faster and easier. One result that was found was that people cannot be deeply involved in a story and simultaneously make evaluative judgements about the information presented (Busselle &amp; </w:t>
      </w:r>
      <w:proofErr w:type="spellStart"/>
      <w:r w:rsidRPr="5E8ADF62">
        <w:rPr>
          <w:color w:val="000000" w:themeColor="text1"/>
          <w:lang w:val="en-US"/>
        </w:rPr>
        <w:t>Bilandzic</w:t>
      </w:r>
      <w:proofErr w:type="spellEnd"/>
      <w:r w:rsidRPr="5E8ADF62">
        <w:rPr>
          <w:color w:val="000000" w:themeColor="text1"/>
          <w:lang w:val="en-US"/>
        </w:rPr>
        <w:t xml:space="preserve">, 2009). This is because such evaluations require cognitive resources that are being </w:t>
      </w:r>
      <w:proofErr w:type="gramStart"/>
      <w:r w:rsidRPr="5E8ADF62">
        <w:rPr>
          <w:color w:val="000000" w:themeColor="text1"/>
          <w:lang w:val="en-US"/>
        </w:rPr>
        <w:t>spend</w:t>
      </w:r>
      <w:proofErr w:type="gramEnd"/>
      <w:r w:rsidRPr="5E8ADF62">
        <w:rPr>
          <w:color w:val="000000" w:themeColor="text1"/>
          <w:lang w:val="en-US"/>
        </w:rPr>
        <w:t xml:space="preserve"> on the involvement. This also leads to the effect where people who are involved with a story unintentionally accept the information in the story as true (Quintero Johnson et al., 2012; Gilbert 1991). However, when the engagement in the narrative becomes too high, it can also lower information recall due to narrative dominance, where the narrative overshadows the message in the </w:t>
      </w:r>
      <w:proofErr w:type="gramStart"/>
      <w:r w:rsidRPr="5E8ADF62">
        <w:rPr>
          <w:color w:val="000000" w:themeColor="text1"/>
          <w:lang w:val="en-US"/>
        </w:rPr>
        <w:t>story(</w:t>
      </w:r>
      <w:proofErr w:type="spellStart"/>
      <w:proofErr w:type="gramEnd"/>
      <w:r w:rsidRPr="5E8ADF62">
        <w:rPr>
          <w:color w:val="000000" w:themeColor="text1"/>
          <w:lang w:val="en-US"/>
        </w:rPr>
        <w:t>quintero</w:t>
      </w:r>
      <w:proofErr w:type="spellEnd"/>
      <w:r w:rsidRPr="5E8ADF62">
        <w:rPr>
          <w:color w:val="000000" w:themeColor="text1"/>
          <w:lang w:val="en-US"/>
        </w:rPr>
        <w:t xml:space="preserve"> </w:t>
      </w:r>
      <w:proofErr w:type="spellStart"/>
      <w:r w:rsidRPr="5E8ADF62">
        <w:rPr>
          <w:color w:val="000000" w:themeColor="text1"/>
          <w:lang w:val="en-US"/>
        </w:rPr>
        <w:t>johnson</w:t>
      </w:r>
      <w:proofErr w:type="spellEnd"/>
      <w:r w:rsidRPr="5E8ADF62">
        <w:rPr>
          <w:color w:val="000000" w:themeColor="text1"/>
          <w:lang w:val="en-US"/>
        </w:rPr>
        <w:t xml:space="preserve">). </w:t>
      </w:r>
    </w:p>
    <w:p w14:paraId="17B3DD91" w14:textId="27510DC8" w:rsidR="00DD24D7" w:rsidRDefault="4FBDCB97" w:rsidP="5E8ADF62">
      <w:pPr>
        <w:spacing w:before="240" w:after="240"/>
        <w:ind w:left="0"/>
        <w:rPr>
          <w:color w:val="000000" w:themeColor="text1"/>
          <w:lang w:val="en-US"/>
        </w:rPr>
      </w:pPr>
      <w:r w:rsidRPr="5E8ADF62">
        <w:rPr>
          <w:color w:val="000000" w:themeColor="text1"/>
          <w:lang w:val="en-US"/>
        </w:rPr>
        <w:t xml:space="preserve">The EE strategy is often seen as a compelling form of persuasion because the narrative structure used in EE messages limits the motivation and ability to criticize persuasive health claims made in those messages </w:t>
      </w:r>
      <w:r w:rsidRPr="5E8ADF62">
        <w:rPr>
          <w:color w:val="000000" w:themeColor="text1"/>
        </w:rPr>
        <w:t>(Slater &amp; Rouner, 2002)</w:t>
      </w:r>
      <w:r w:rsidRPr="5E8ADF62">
        <w:rPr>
          <w:color w:val="000000" w:themeColor="text1"/>
          <w:lang w:val="en-US"/>
        </w:rPr>
        <w:t>. As the sufficiency principle suggests, when entertainment is the chief goal, individuals will likely attempt to minimize cognitive efforts aimed at other, less important goals such as becoming educated about a particular health issue (</w:t>
      </w:r>
      <w:r w:rsidRPr="5E8ADF62">
        <w:rPr>
          <w:color w:val="FF0000"/>
          <w:lang w:val="en-US"/>
        </w:rPr>
        <w:t>Chen &amp; Chaiken, 1999</w:t>
      </w:r>
      <w:r w:rsidRPr="5E8ADF62">
        <w:rPr>
          <w:color w:val="000000" w:themeColor="text1"/>
          <w:lang w:val="en-US"/>
        </w:rPr>
        <w:t>). However, t</w:t>
      </w:r>
      <w:r w:rsidRPr="5E8ADF62">
        <w:rPr>
          <w:rFonts w:ascii="Aptos" w:eastAsia="Aptos" w:hAnsi="Aptos" w:cs="Aptos"/>
          <w:color w:val="000000" w:themeColor="text1"/>
          <w:sz w:val="24"/>
          <w:szCs w:val="24"/>
          <w:lang w:val="en-US"/>
        </w:rPr>
        <w:t xml:space="preserve">heoretical investigations of EE should acknowledge that entertainment-education is only one of many competing, and conflicting, discourses that exist </w:t>
      </w:r>
      <w:proofErr w:type="gramStart"/>
      <w:r w:rsidRPr="5E8ADF62">
        <w:rPr>
          <w:rFonts w:ascii="Aptos" w:eastAsia="Aptos" w:hAnsi="Aptos" w:cs="Aptos"/>
          <w:color w:val="000000" w:themeColor="text1"/>
          <w:sz w:val="24"/>
          <w:szCs w:val="24"/>
          <w:lang w:val="en-US"/>
        </w:rPr>
        <w:t>in a given</w:t>
      </w:r>
      <w:proofErr w:type="gramEnd"/>
      <w:r w:rsidRPr="5E8ADF62">
        <w:rPr>
          <w:rFonts w:ascii="Aptos" w:eastAsia="Aptos" w:hAnsi="Aptos" w:cs="Aptos"/>
          <w:color w:val="000000" w:themeColor="text1"/>
          <w:sz w:val="24"/>
          <w:szCs w:val="24"/>
          <w:lang w:val="en-US"/>
        </w:rPr>
        <w:t xml:space="preserve"> message environment. </w:t>
      </w:r>
      <w:commentRangeStart w:id="159"/>
      <w:r w:rsidRPr="5E8ADF62">
        <w:rPr>
          <w:rFonts w:ascii="Aptos" w:eastAsia="Aptos" w:hAnsi="Aptos" w:cs="Aptos"/>
          <w:color w:val="000000" w:themeColor="text1"/>
          <w:sz w:val="24"/>
          <w:szCs w:val="24"/>
          <w:lang w:val="en-US"/>
        </w:rPr>
        <w:t xml:space="preserve">Entertainment-education messages face competition from, and are resisted by, various other media discourses, which are often of the “entertainment-degradation” or “entertainment-perversion” </w:t>
      </w:r>
      <w:proofErr w:type="gramStart"/>
      <w:r w:rsidRPr="5E8ADF62">
        <w:rPr>
          <w:rFonts w:ascii="Aptos" w:eastAsia="Aptos" w:hAnsi="Aptos" w:cs="Aptos"/>
          <w:color w:val="000000" w:themeColor="text1"/>
          <w:sz w:val="24"/>
          <w:szCs w:val="24"/>
          <w:lang w:val="en-US"/>
        </w:rPr>
        <w:t>type  which</w:t>
      </w:r>
      <w:proofErr w:type="gramEnd"/>
      <w:r w:rsidRPr="5E8ADF62">
        <w:rPr>
          <w:rFonts w:ascii="Aptos" w:eastAsia="Aptos" w:hAnsi="Aptos" w:cs="Aptos"/>
          <w:color w:val="000000" w:themeColor="text1"/>
          <w:sz w:val="24"/>
          <w:szCs w:val="24"/>
          <w:lang w:val="en-US"/>
        </w:rPr>
        <w:t xml:space="preserve"> valorize lewdness, sexual irresponsibility, greed, and other antisocial messages (</w:t>
      </w:r>
      <w:proofErr w:type="spellStart"/>
      <w:r w:rsidRPr="5E8ADF62">
        <w:rPr>
          <w:rFonts w:ascii="Aptos" w:eastAsia="Aptos" w:hAnsi="Aptos" w:cs="Aptos"/>
          <w:color w:val="000000" w:themeColor="text1"/>
          <w:sz w:val="24"/>
          <w:szCs w:val="24"/>
          <w:lang w:val="en-US"/>
        </w:rPr>
        <w:t>singhal</w:t>
      </w:r>
      <w:proofErr w:type="spellEnd"/>
      <w:r w:rsidRPr="5E8ADF62">
        <w:rPr>
          <w:rFonts w:ascii="Aptos" w:eastAsia="Aptos" w:hAnsi="Aptos" w:cs="Aptos"/>
          <w:color w:val="000000" w:themeColor="text1"/>
          <w:sz w:val="24"/>
          <w:szCs w:val="24"/>
          <w:lang w:val="en-US"/>
        </w:rPr>
        <w:t xml:space="preserve"> 2002). </w:t>
      </w:r>
      <w:commentRangeEnd w:id="159"/>
      <w:r w:rsidR="006477FE">
        <w:rPr>
          <w:rStyle w:val="CommentReference"/>
        </w:rPr>
        <w:commentReference w:id="159"/>
      </w:r>
      <w:r w:rsidRPr="5E8ADF62">
        <w:rPr>
          <w:rFonts w:ascii="Aptos" w:eastAsia="Aptos" w:hAnsi="Aptos" w:cs="Aptos"/>
          <w:color w:val="000000" w:themeColor="text1"/>
          <w:sz w:val="24"/>
          <w:szCs w:val="24"/>
          <w:lang w:val="en-US"/>
        </w:rPr>
        <w:t xml:space="preserve">Resistance also operates at the message reception end as audience members selectively expose themselves to EE messages, </w:t>
      </w:r>
      <w:commentRangeStart w:id="160"/>
      <w:commentRangeStart w:id="161"/>
      <w:r w:rsidRPr="5E8ADF62">
        <w:rPr>
          <w:rFonts w:ascii="Aptos" w:eastAsia="Aptos" w:hAnsi="Aptos" w:cs="Aptos"/>
          <w:color w:val="000000" w:themeColor="text1"/>
          <w:sz w:val="24"/>
          <w:szCs w:val="24"/>
          <w:lang w:val="en-US"/>
        </w:rPr>
        <w:t>perceive them, recall them, and use them for purposes they value (</w:t>
      </w:r>
      <w:proofErr w:type="spellStart"/>
      <w:r w:rsidRPr="5E8ADF62">
        <w:rPr>
          <w:rFonts w:ascii="Aptos" w:eastAsia="Aptos" w:hAnsi="Aptos" w:cs="Aptos"/>
          <w:color w:val="000000" w:themeColor="text1"/>
          <w:sz w:val="24"/>
          <w:szCs w:val="24"/>
          <w:lang w:val="en-US"/>
        </w:rPr>
        <w:t>singhal</w:t>
      </w:r>
      <w:proofErr w:type="spellEnd"/>
      <w:r w:rsidRPr="5E8ADF62">
        <w:rPr>
          <w:rFonts w:ascii="Aptos" w:eastAsia="Aptos" w:hAnsi="Aptos" w:cs="Aptos"/>
          <w:color w:val="000000" w:themeColor="text1"/>
          <w:sz w:val="24"/>
          <w:szCs w:val="24"/>
          <w:lang w:val="en-US"/>
        </w:rPr>
        <w:t xml:space="preserve"> 2002). Still, </w:t>
      </w:r>
      <w:r w:rsidRPr="5E8ADF62">
        <w:rPr>
          <w:color w:val="000000" w:themeColor="text1"/>
          <w:lang w:val="en-US"/>
        </w:rPr>
        <w:t xml:space="preserve">EE studies the mechanism that </w:t>
      </w:r>
      <w:proofErr w:type="gramStart"/>
      <w:r w:rsidRPr="5E8ADF62">
        <w:rPr>
          <w:color w:val="000000" w:themeColor="text1"/>
          <w:lang w:val="en-US"/>
        </w:rPr>
        <w:t>lower</w:t>
      </w:r>
      <w:proofErr w:type="gramEnd"/>
      <w:r w:rsidRPr="5E8ADF62">
        <w:rPr>
          <w:color w:val="000000" w:themeColor="text1"/>
          <w:lang w:val="en-US"/>
        </w:rPr>
        <w:t xml:space="preserve"> cognitive resistance.</w:t>
      </w:r>
      <w:commentRangeEnd w:id="160"/>
      <w:r w:rsidR="00713CC4">
        <w:rPr>
          <w:rStyle w:val="CommentReference"/>
        </w:rPr>
        <w:commentReference w:id="160"/>
      </w:r>
      <w:commentRangeEnd w:id="161"/>
      <w:r w:rsidR="006D450C">
        <w:rPr>
          <w:rStyle w:val="CommentReference"/>
        </w:rPr>
        <w:commentReference w:id="161"/>
      </w:r>
    </w:p>
    <w:p w14:paraId="52B20C14" w14:textId="58E8FE6C" w:rsidR="00DD24D7" w:rsidRDefault="00DD24D7" w:rsidP="00D35042">
      <w:pPr>
        <w:spacing w:before="240" w:after="240"/>
      </w:pPr>
      <w:r>
        <w:br w:type="page"/>
      </w:r>
    </w:p>
    <w:p w14:paraId="35D1421B" w14:textId="56B50532" w:rsidR="00DD24D7" w:rsidRDefault="64FE0775" w:rsidP="5E8ADF62">
      <w:pPr>
        <w:pStyle w:val="Heading2"/>
        <w:spacing w:before="160" w:after="80"/>
        <w:ind w:left="0"/>
        <w:rPr>
          <w:rFonts w:ascii="Aptos Display" w:eastAsia="Aptos Display" w:hAnsi="Aptos Display" w:cs="Aptos Display"/>
          <w:color w:val="0F4761"/>
          <w:sz w:val="32"/>
          <w:szCs w:val="32"/>
          <w:lang w:val="en-US"/>
        </w:rPr>
      </w:pPr>
      <w:r w:rsidRPr="5E8ADF62">
        <w:rPr>
          <w:rFonts w:ascii="Aptos Display" w:eastAsia="Aptos Display" w:hAnsi="Aptos Display" w:cs="Aptos Display"/>
          <w:color w:val="0F4761"/>
          <w:sz w:val="32"/>
          <w:szCs w:val="32"/>
          <w:lang w:val="en-US"/>
        </w:rPr>
        <w:lastRenderedPageBreak/>
        <w:t>2.5</w:t>
      </w:r>
      <w:commentRangeStart w:id="162"/>
      <w:r w:rsidRPr="5E8ADF62">
        <w:rPr>
          <w:rFonts w:ascii="Aptos Display" w:eastAsia="Aptos Display" w:hAnsi="Aptos Display" w:cs="Aptos Display"/>
          <w:color w:val="0F4761"/>
          <w:sz w:val="32"/>
          <w:szCs w:val="32"/>
          <w:lang w:val="en-US"/>
        </w:rPr>
        <w:t xml:space="preserve"> Key Mechanisms </w:t>
      </w:r>
      <w:proofErr w:type="gramStart"/>
      <w:r w:rsidRPr="5E8ADF62">
        <w:rPr>
          <w:rFonts w:ascii="Aptos Display" w:eastAsia="Aptos Display" w:hAnsi="Aptos Display" w:cs="Aptos Display"/>
          <w:color w:val="0F4761"/>
          <w:sz w:val="32"/>
          <w:szCs w:val="32"/>
          <w:lang w:val="en-US"/>
        </w:rPr>
        <w:t>that  Influence</w:t>
      </w:r>
      <w:proofErr w:type="gramEnd"/>
      <w:r w:rsidRPr="5E8ADF62">
        <w:rPr>
          <w:rFonts w:ascii="Aptos Display" w:eastAsia="Aptos Display" w:hAnsi="Aptos Display" w:cs="Aptos Display"/>
          <w:color w:val="0F4761"/>
          <w:sz w:val="32"/>
          <w:szCs w:val="32"/>
          <w:lang w:val="en-US"/>
        </w:rPr>
        <w:t xml:space="preserve"> </w:t>
      </w:r>
      <w:commentRangeEnd w:id="162"/>
      <w:r w:rsidR="007D0090">
        <w:rPr>
          <w:rStyle w:val="CommentReference"/>
        </w:rPr>
        <w:commentReference w:id="162"/>
      </w:r>
      <w:r w:rsidRPr="5E8ADF62">
        <w:rPr>
          <w:rFonts w:ascii="Aptos Display" w:eastAsia="Aptos Display" w:hAnsi="Aptos Display" w:cs="Aptos Display"/>
          <w:color w:val="0F4761"/>
          <w:sz w:val="32"/>
          <w:szCs w:val="32"/>
          <w:lang w:val="en-US"/>
        </w:rPr>
        <w:t xml:space="preserve">Recall in Written Short Stories </w:t>
      </w:r>
    </w:p>
    <w:p w14:paraId="6D2C5D2A" w14:textId="2F303905" w:rsidR="00054764" w:rsidRDefault="64FE0775" w:rsidP="00054764">
      <w:pPr>
        <w:spacing w:before="240" w:after="240"/>
        <w:ind w:left="0"/>
        <w:rPr>
          <w:color w:val="000000" w:themeColor="text1"/>
        </w:rPr>
      </w:pPr>
      <w:r w:rsidRPr="5E8ADF62">
        <w:rPr>
          <w:rFonts w:ascii="Aptos" w:eastAsia="Aptos" w:hAnsi="Aptos" w:cs="Aptos"/>
          <w:color w:val="000000" w:themeColor="text1"/>
          <w:sz w:val="24"/>
          <w:szCs w:val="24"/>
          <w:lang w:val="en-US"/>
        </w:rPr>
        <w:t xml:space="preserve">As mentioned before there </w:t>
      </w:r>
      <w:proofErr w:type="gramStart"/>
      <w:r w:rsidRPr="5E8ADF62">
        <w:rPr>
          <w:rFonts w:ascii="Aptos" w:eastAsia="Aptos" w:hAnsi="Aptos" w:cs="Aptos"/>
          <w:color w:val="000000" w:themeColor="text1"/>
          <w:sz w:val="24"/>
          <w:szCs w:val="24"/>
          <w:lang w:val="en-US"/>
        </w:rPr>
        <w:t>is</w:t>
      </w:r>
      <w:proofErr w:type="gramEnd"/>
      <w:r w:rsidRPr="5E8ADF62">
        <w:rPr>
          <w:rFonts w:ascii="Aptos" w:eastAsia="Aptos" w:hAnsi="Aptos" w:cs="Aptos"/>
          <w:color w:val="000000" w:themeColor="text1"/>
          <w:sz w:val="24"/>
          <w:szCs w:val="24"/>
          <w:lang w:val="en-US"/>
        </w:rPr>
        <w:t xml:space="preserve"> a variety of factors that influence the recall and retention of stories. </w:t>
      </w:r>
      <w:commentRangeStart w:id="163"/>
      <w:r w:rsidRPr="5E8ADF62">
        <w:rPr>
          <w:rFonts w:ascii="Aptos" w:eastAsia="Aptos" w:hAnsi="Aptos" w:cs="Aptos"/>
          <w:color w:val="000000" w:themeColor="text1"/>
          <w:sz w:val="24"/>
          <w:szCs w:val="24"/>
          <w:lang w:val="en-US"/>
        </w:rPr>
        <w:t xml:space="preserve">A </w:t>
      </w:r>
      <w:r w:rsidRPr="5E8ADF62">
        <w:rPr>
          <w:color w:val="000000" w:themeColor="text1"/>
          <w:lang w:val="en-US"/>
        </w:rPr>
        <w:t xml:space="preserve">While learning is a very broad concept and thus difficult to measure, retention and recall of information can be measured. </w:t>
      </w:r>
      <w:commentRangeEnd w:id="163"/>
      <w:r w:rsidR="00A75FD2">
        <w:rPr>
          <w:rStyle w:val="CommentReference"/>
        </w:rPr>
        <w:commentReference w:id="163"/>
      </w:r>
      <w:r w:rsidRPr="5E8ADF62">
        <w:rPr>
          <w:rFonts w:ascii="Aptos" w:eastAsia="Aptos" w:hAnsi="Aptos" w:cs="Aptos"/>
          <w:color w:val="000000" w:themeColor="text1"/>
          <w:sz w:val="24"/>
          <w:szCs w:val="24"/>
          <w:lang w:val="en-US"/>
        </w:rPr>
        <w:t xml:space="preserve">EE scholars draw on narrative persuasion research and cognitive psychology measurements as components to identify how to create better EE inventions.  One key term in this is Audience involvement. </w:t>
      </w:r>
      <w:r w:rsidRPr="5E8ADF62">
        <w:rPr>
          <w:color w:val="000000" w:themeColor="text1"/>
        </w:rPr>
        <w:t>Audience involvement refers to the cognitive and emotional engagement of audience members with the story(</w:t>
      </w:r>
      <w:proofErr w:type="spellStart"/>
      <w:r w:rsidRPr="5E8ADF62">
        <w:rPr>
          <w:color w:val="000000" w:themeColor="text1"/>
        </w:rPr>
        <w:t>johnson</w:t>
      </w:r>
      <w:proofErr w:type="spellEnd"/>
      <w:r w:rsidRPr="5E8ADF62">
        <w:rPr>
          <w:color w:val="000000" w:themeColor="text1"/>
        </w:rPr>
        <w:t>). There are multiple mechanisms that influence audience involvement and therefore also information recall.</w:t>
      </w:r>
    </w:p>
    <w:p w14:paraId="28B0CF86" w14:textId="49CF57EC" w:rsidR="5E8ADF62" w:rsidRPr="00054764" w:rsidRDefault="5E8ADF62" w:rsidP="00054764">
      <w:pPr>
        <w:spacing w:before="240" w:after="240"/>
        <w:ind w:left="0"/>
        <w:rPr>
          <w:color w:val="000000" w:themeColor="text1"/>
          <w:lang w:val="en-US"/>
        </w:rPr>
      </w:pPr>
    </w:p>
    <w:p w14:paraId="4C3004E0" w14:textId="443C2088" w:rsidR="003B4E83" w:rsidRDefault="003B4E83" w:rsidP="00F90C1C">
      <w:pPr>
        <w:pStyle w:val="Heading3"/>
        <w:ind w:left="0"/>
        <w:rPr>
          <w:lang w:val="en-US"/>
        </w:rPr>
      </w:pPr>
      <w:bookmarkStart w:id="164" w:name="_Toc197521755"/>
      <w:r>
        <w:rPr>
          <w:lang w:val="en-US"/>
        </w:rPr>
        <w:t>2.5.</w:t>
      </w:r>
      <w:r w:rsidR="11369D7E" w:rsidRPr="5E8ADF62">
        <w:rPr>
          <w:lang w:val="en-US"/>
        </w:rPr>
        <w:t>1</w:t>
      </w:r>
      <w:r w:rsidR="003B03C7">
        <w:rPr>
          <w:lang w:val="en-US"/>
        </w:rPr>
        <w:t xml:space="preserve"> </w:t>
      </w:r>
      <w:r w:rsidR="00C80E40">
        <w:rPr>
          <w:lang w:val="en-US"/>
        </w:rPr>
        <w:t>Narrative tr</w:t>
      </w:r>
      <w:r>
        <w:rPr>
          <w:lang w:val="en-US"/>
        </w:rPr>
        <w:t>ansportation</w:t>
      </w:r>
      <w:bookmarkEnd w:id="164"/>
    </w:p>
    <w:p w14:paraId="697F40E2" w14:textId="76E16182" w:rsidR="4630FF8E" w:rsidRDefault="4630FF8E" w:rsidP="5E8ADF62">
      <w:pPr>
        <w:pStyle w:val="NormalWeb"/>
      </w:pPr>
      <w:r>
        <w:t>T</w:t>
      </w:r>
      <w:r w:rsidR="1E17E9D9">
        <w:t>ransportation</w:t>
      </w:r>
      <w:r>
        <w:t>, as used in in the EE field</w:t>
      </w:r>
      <w:r w:rsidR="60EEE4F3">
        <w:t xml:space="preserve"> which is also called ‘narrative transportation’</w:t>
      </w:r>
      <w:r>
        <w:t>,</w:t>
      </w:r>
      <w:r w:rsidR="1E17E9D9">
        <w:t xml:space="preserve"> occurs when an individual becomes </w:t>
      </w:r>
      <w:r w:rsidR="501BAD2E" w:rsidRPr="5E8ADF62">
        <w:rPr>
          <w:rFonts w:ascii="Cambria" w:eastAsia="Cambria" w:hAnsi="Cambria" w:cs="Cambria"/>
          <w:color w:val="000000" w:themeColor="text1"/>
          <w:sz w:val="22"/>
          <w:szCs w:val="22"/>
        </w:rPr>
        <w:t>emotionally and cognitively</w:t>
      </w:r>
      <w:r w:rsidR="501BAD2E" w:rsidRPr="5E8ADF62">
        <w:t xml:space="preserve"> </w:t>
      </w:r>
      <w:r w:rsidR="1E17E9D9">
        <w:t>absorbed in a story</w:t>
      </w:r>
      <w:sdt>
        <w:sdtPr>
          <w:rPr>
            <w:color w:val="000000"/>
          </w:rPr>
          <w:tag w:val="MENDELEY_CITATION_v3_eyJjaXRhdGlvbklEIjoiTUVOREVMRVlfQ0lUQVRJT05fZjJkNzM2NDMtODg3MS00NTYzLTg4OTYtMjBhMmM5YjhhZWEw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
          <w:id w:val="-1919470953"/>
          <w:placeholder>
            <w:docPart w:val="ABA2A67ECF02499C814C0C9C6F01ACE8"/>
          </w:placeholder>
        </w:sdtPr>
        <w:sdtEndPr/>
        <w:sdtContent>
          <w:r w:rsidR="00CD60C3" w:rsidRPr="00CD60C3">
            <w:rPr>
              <w:color w:val="000000"/>
            </w:rPr>
            <w:t>(Green &amp; Brock, 2000)</w:t>
          </w:r>
        </w:sdtContent>
      </w:sdt>
      <w:r w:rsidR="2BEAD7AA" w:rsidRPr="5E8ADF62">
        <w:rPr>
          <w:color w:val="000000" w:themeColor="text1"/>
        </w:rPr>
        <w:t xml:space="preserve">. </w:t>
      </w:r>
      <w:r w:rsidR="6AE72FAB">
        <w:t xml:space="preserve">This type of engagement can enhance the persuasive impact of the narrative, potentially leading individuals to accept embedded messages without critical evaluation </w:t>
      </w:r>
      <w:sdt>
        <w:sdtPr>
          <w:rPr>
            <w:color w:val="000000"/>
          </w:rPr>
          <w:tag w:val="MENDELEY_CITATION_v3_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"/>
          <w:id w:val="-1186212953"/>
          <w:placeholder>
            <w:docPart w:val="ABA2A67ECF02499C814C0C9C6F01ACE8"/>
          </w:placeholder>
        </w:sdtPr>
        <w:sdtEndPr/>
        <w:sdtContent>
          <w:r w:rsidR="00CD60C3" w:rsidRPr="00CD60C3">
            <w:rPr>
              <w:color w:val="000000"/>
            </w:rPr>
            <w:t>(Green &amp; Brock, 2000;</w:t>
          </w:r>
        </w:sdtContent>
      </w:sdt>
      <w:sdt>
        <w:sdtPr>
          <w:rPr>
            <w:color w:val="000000"/>
          </w:rPr>
          <w:tag w:val="MENDELEY_CITATION_v3_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"/>
          <w:id w:val="1008338017"/>
          <w:placeholder>
            <w:docPart w:val="ABA2A67ECF02499C814C0C9C6F01ACE8"/>
          </w:placeholder>
        </w:sdtPr>
        <w:sdtEndPr/>
        <w:sdtContent>
          <w:r w:rsidR="00CD60C3" w:rsidRPr="00CD60C3">
            <w:rPr>
              <w:color w:val="000000"/>
            </w:rPr>
            <w:t>Green, 2004)</w:t>
          </w:r>
        </w:sdtContent>
      </w:sdt>
      <w:r w:rsidR="6AE72FAB">
        <w:t>.</w:t>
      </w:r>
      <w:r w:rsidR="620F512B">
        <w:t xml:space="preserve"> High transportation is characterized by loss of self-awareness and psychological distance from reality. It can even cause demonstratable belief changes</w:t>
      </w:r>
      <w:sdt>
        <w:sdtPr>
          <w:rPr>
            <w:color w:val="000000"/>
          </w:rPr>
          <w:tag w:val="MENDELEY_CITATION_v3_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"/>
          <w:id w:val="471769753"/>
          <w:placeholder>
            <w:docPart w:val="ABA2A67ECF02499C814C0C9C6F01ACE8"/>
          </w:placeholder>
        </w:sdtPr>
        <w:sdtEndPr/>
        <w:sdtContent>
          <w:r w:rsidR="00CD60C3" w:rsidRPr="00CD60C3">
            <w:rPr>
              <w:color w:val="000000"/>
            </w:rPr>
            <w:t>(Green, 2004)</w:t>
          </w:r>
        </w:sdtContent>
      </w:sdt>
      <w:r w:rsidR="620F512B">
        <w:t>. Similar research also states that narrative transportation has led to persuasion through reduced cognitive responding</w:t>
      </w:r>
      <w:r w:rsidR="6D857BA7">
        <w:t xml:space="preserve"> therefore lowering cognitive resistance </w:t>
      </w:r>
      <w:sdt>
        <w:sdtPr>
          <w:rPr>
            <w:color w:val="000000"/>
          </w:rPr>
          <w:tag w:val="MENDELEY_CITATION_v3_eyJjaXRhdGlvbklEIjoiTUVOREVMRVlfQ0lUQVRJT05fYzE5YzlhMWYtMWU1OS00NzdiLTlhMzMtNzlhNGYzNDU3OTYy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
          <w:id w:val="2032499858"/>
          <w:placeholder>
            <w:docPart w:val="ABA2A67ECF02499C814C0C9C6F01ACE8"/>
          </w:placeholder>
        </w:sdtPr>
        <w:sdtEndPr/>
        <w:sdtContent>
          <w:r w:rsidR="00CD60C3" w:rsidRPr="00CD60C3">
            <w:rPr>
              <w:color w:val="000000"/>
            </w:rPr>
            <w:t>(Green &amp; Brock, 2000)</w:t>
          </w:r>
        </w:sdtContent>
      </w:sdt>
      <w:r w:rsidR="620F512B">
        <w:t>.</w:t>
      </w:r>
      <w:r w:rsidR="2EAB3EDF">
        <w:t xml:space="preserve"> </w:t>
      </w:r>
      <w:r w:rsidR="45A9CE53">
        <w:t>This lead</w:t>
      </w:r>
      <w:r w:rsidR="3482D691">
        <w:t>s</w:t>
      </w:r>
      <w:r w:rsidR="45A9CE53">
        <w:t xml:space="preserve"> to the effect that </w:t>
      </w:r>
      <w:r w:rsidR="5F31A41B">
        <w:t>presented facts are faster accepted</w:t>
      </w:r>
      <w:r w:rsidR="30F4A16F">
        <w:t xml:space="preserve">. </w:t>
      </w:r>
      <w:r w:rsidR="6AE72FAB">
        <w:t>However, if the transportation is too high, narrative dominance can occur and therefore lowering the recall</w:t>
      </w:r>
      <w:r w:rsidR="1ACF1D8B">
        <w:t xml:space="preserve"> of</w:t>
      </w:r>
      <w:r w:rsidR="6AE72FAB">
        <w:t xml:space="preserve"> </w:t>
      </w:r>
      <w:r w:rsidR="1ACF1D8B">
        <w:t>embedded</w:t>
      </w:r>
      <w:r w:rsidR="6AE72FAB">
        <w:t xml:space="preserve"> information</w:t>
      </w:r>
      <w:r w:rsidR="4A9DA91E">
        <w:t xml:space="preserve"> </w:t>
      </w:r>
      <w:sdt>
        <w:sdtPr>
          <w:rPr>
            <w:color w:val="000000"/>
          </w:rPr>
          <w:tag w:val="MENDELEY_CITATION_v3_eyJjaXRhdGlvbklEIjoiTUVOREVMRVlfQ0lUQVRJT05fNDc5N2Q4MGQtZDA1Zi00NTA2LTliNDUtMTI5MjVjNWNhYWY1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225268419"/>
          <w:placeholder>
            <w:docPart w:val="ABA2A67ECF02499C814C0C9C6F01ACE8"/>
          </w:placeholder>
        </w:sdtPr>
        <w:sdtEndPr/>
        <w:sdtContent>
          <w:r w:rsidR="00CD60C3" w:rsidRPr="00CD60C3">
            <w:rPr>
              <w:color w:val="000000"/>
            </w:rPr>
            <w:t>(Quintero Johnson et al., 2012)</w:t>
          </w:r>
        </w:sdtContent>
      </w:sdt>
      <w:r w:rsidR="6AE72FAB">
        <w:t xml:space="preserve">. </w:t>
      </w:r>
      <w:r w:rsidR="2F75D3A8">
        <w:t xml:space="preserve">See figure </w:t>
      </w:r>
      <w:r w:rsidR="43F76416">
        <w:t>2.</w:t>
      </w:r>
      <w:r w:rsidR="2F75D3A8">
        <w:t xml:space="preserve">1. </w:t>
      </w:r>
      <w:r w:rsidR="6AE72FAB">
        <w:t>Narrative dominance is defined as</w:t>
      </w:r>
      <w:r w:rsidR="4922A38F">
        <w:t xml:space="preserve"> </w:t>
      </w:r>
      <w:r w:rsidR="6F048C1C">
        <w:t xml:space="preserve">a principle </w:t>
      </w:r>
      <w:r w:rsidR="3B23DEDD">
        <w:t>that states that the comprehension of narrative takes priority over the understanding of educational content when the two are presented together</w:t>
      </w:r>
      <w:sdt>
        <w:sdtPr>
          <w:rPr>
            <w:color w:val="000000"/>
          </w:rPr>
          <w:tag w:val="MENDELEY_CITATION_v3_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"/>
          <w:id w:val="-15472412"/>
          <w:placeholder>
            <w:docPart w:val="ABA2A67ECF02499C814C0C9C6F01ACE8"/>
          </w:placeholder>
        </w:sdtPr>
        <w:sdtEndPr/>
        <w:sdtContent>
          <w:r w:rsidR="00CD60C3" w:rsidRPr="00CD60C3">
            <w:rPr>
              <w:color w:val="000000"/>
            </w:rPr>
            <w:t>(Fisch, 2000)</w:t>
          </w:r>
        </w:sdtContent>
      </w:sdt>
      <w:r w:rsidR="2441BE74">
        <w:t>.</w:t>
      </w:r>
      <w:r w:rsidR="05B621AB">
        <w:t xml:space="preserve"> </w:t>
      </w:r>
      <w:r w:rsidR="2F552E45">
        <w:t>However,</w:t>
      </w:r>
      <w:r w:rsidR="2F75D3A8">
        <w:t xml:space="preserve"> </w:t>
      </w:r>
      <w:r w:rsidR="2F552E45">
        <w:t>th</w:t>
      </w:r>
      <w:r w:rsidR="7FD78010">
        <w:t xml:space="preserve">e division of </w:t>
      </w:r>
      <w:r w:rsidR="2F552E45">
        <w:t>participants into either high or low recall</w:t>
      </w:r>
      <w:r w:rsidR="2A28026B">
        <w:t xml:space="preserve"> </w:t>
      </w:r>
      <w:r w:rsidR="7FD78010">
        <w:t>and therefore using the approach of dichotomization</w:t>
      </w:r>
      <w:r w:rsidR="2F552E45">
        <w:t xml:space="preserve"> does not allow for an </w:t>
      </w:r>
      <w:r w:rsidR="6D68EA26">
        <w:t xml:space="preserve">average recall. </w:t>
      </w:r>
      <w:r w:rsidR="2A550B8B">
        <w:t>Therefore,</w:t>
      </w:r>
      <w:r w:rsidR="6D68EA26">
        <w:t xml:space="preserve"> this should be validated again</w:t>
      </w:r>
      <w:r w:rsidR="181413F3">
        <w:t xml:space="preserve"> with the use of Standard Deviation-Based Grouping</w:t>
      </w:r>
      <w:commentRangeStart w:id="165"/>
      <w:commentRangeStart w:id="166"/>
      <w:r w:rsidR="6D68EA26">
        <w:t>.</w:t>
      </w:r>
      <w:commentRangeEnd w:id="165"/>
      <w:r>
        <w:rPr>
          <w:rStyle w:val="CommentReference"/>
        </w:rPr>
        <w:commentReference w:id="165"/>
      </w:r>
      <w:commentRangeEnd w:id="166"/>
      <w:r>
        <w:rPr>
          <w:rStyle w:val="CommentReference"/>
        </w:rPr>
        <w:commentReference w:id="166"/>
      </w:r>
      <w:r w:rsidR="6D68EA26">
        <w:t xml:space="preserve"> </w:t>
      </w:r>
    </w:p>
    <w:p w14:paraId="69DD401C" w14:textId="17AB747B" w:rsidR="5E8ADF62" w:rsidRDefault="5E8ADF62" w:rsidP="5E8ADF62">
      <w:pPr>
        <w:pStyle w:val="NormalWeb"/>
      </w:pPr>
    </w:p>
    <w:p w14:paraId="29498626" w14:textId="4431C8C2" w:rsidR="00874015" w:rsidRDefault="00874015" w:rsidP="00474C40">
      <w:pPr>
        <w:pStyle w:val="NormalWeb"/>
      </w:pPr>
      <w:r>
        <w:rPr>
          <w:noProof/>
        </w:rPr>
        <w:lastRenderedPageBreak/>
        <w:drawing>
          <wp:inline distT="0" distB="0" distL="0" distR="0" wp14:anchorId="44EF9D28" wp14:editId="376CE9D7">
            <wp:extent cx="4572000" cy="2743200"/>
            <wp:effectExtent l="0" t="0" r="0" b="0"/>
            <wp:docPr id="437913010" name="Chart 1">
              <a:extLst xmlns:a="http://schemas.openxmlformats.org/drawingml/2006/main">
                <a:ext uri="{FF2B5EF4-FFF2-40B4-BE49-F238E27FC236}">
                  <a16:creationId xmlns:a16="http://schemas.microsoft.com/office/drawing/2014/main" id="{D964EF72-B076-F1A5-E49D-13F3BA72F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17666C" w14:textId="47162403" w:rsidR="5E8ADF62" w:rsidRDefault="004D1F11" w:rsidP="5E8ADF62">
      <w:pPr>
        <w:pStyle w:val="NormalWeb"/>
      </w:pPr>
      <w:r>
        <w:t>F</w:t>
      </w:r>
      <w:r w:rsidR="004E369C">
        <w:t>igure</w:t>
      </w:r>
      <w:r>
        <w:t xml:space="preserve"> </w:t>
      </w:r>
      <w:r w:rsidR="3DBEEC5E">
        <w:t>2.</w:t>
      </w:r>
      <w:r>
        <w:t>1</w:t>
      </w:r>
      <w:r w:rsidR="00440A91">
        <w:t xml:space="preserve">: </w:t>
      </w:r>
      <w:r w:rsidR="5FFFEC83">
        <w:t>R</w:t>
      </w:r>
      <w:r w:rsidR="2D47ED7D">
        <w:t>elation</w:t>
      </w:r>
      <w:r>
        <w:t xml:space="preserve"> between transportation and recall</w:t>
      </w:r>
      <w:r w:rsidR="00440A91">
        <w:t>.</w:t>
      </w:r>
      <w:r w:rsidR="00FF6B41">
        <w:t xml:space="preserve"> The red line showing SD.</w:t>
      </w:r>
    </w:p>
    <w:p w14:paraId="21782DB1" w14:textId="09897911" w:rsidR="0038714D" w:rsidRPr="0038714D" w:rsidRDefault="00712D2E" w:rsidP="5E8ADF62">
      <w:pPr>
        <w:pStyle w:val="NormalWeb"/>
      </w:pPr>
      <w:r>
        <w:t>Research also</w:t>
      </w:r>
      <w:r w:rsidR="00474C40" w:rsidRPr="0067058E">
        <w:t xml:space="preserve"> </w:t>
      </w:r>
      <w:r w:rsidR="00EB179F" w:rsidRPr="0067058E">
        <w:t>suggests</w:t>
      </w:r>
      <w:r w:rsidR="00474C40" w:rsidRPr="0067058E">
        <w:t xml:space="preserve"> that the degree of transportation experienced by audiences can be influenced by environmental factors</w:t>
      </w:r>
      <w:r w:rsidR="00D361A2">
        <w:t xml:space="preserve"> such as friends</w:t>
      </w:r>
      <w:r w:rsidR="00EB179F">
        <w:t xml:space="preserve"> </w:t>
      </w:r>
      <w:sdt>
        <w:sdtPr>
          <w:rPr>
            <w:color w:val="000000"/>
          </w:rPr>
          <w:tag w:val="MENDELEY_CITATION_v3_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"/>
          <w:id w:val="-1719820329"/>
          <w:placeholder>
            <w:docPart w:val="DefaultPlaceholder_-1854013440"/>
          </w:placeholder>
        </w:sdtPr>
        <w:sdtEndPr/>
        <w:sdtContent>
          <w:r w:rsidR="00CD60C3" w:rsidRPr="00CD60C3">
            <w:rPr>
              <w:color w:val="000000"/>
            </w:rPr>
            <w:t>(Seo et al., 2018)</w:t>
          </w:r>
        </w:sdtContent>
      </w:sdt>
      <w:r w:rsidR="0089190B">
        <w:t xml:space="preserve">. </w:t>
      </w:r>
      <w:r w:rsidR="00D361A2">
        <w:t xml:space="preserve">However more empirical research is needed to determine </w:t>
      </w:r>
      <w:r w:rsidR="00875799">
        <w:t xml:space="preserve">the </w:t>
      </w:r>
      <w:r w:rsidR="00013984">
        <w:t>extent</w:t>
      </w:r>
      <w:r w:rsidR="00875799">
        <w:t xml:space="preserve"> of the effect on the relation between the story giver and receiver</w:t>
      </w:r>
      <w:r w:rsidR="00A57D8F">
        <w:t xml:space="preserve"> affects transportation.</w:t>
      </w:r>
      <w:r w:rsidR="00CE7596">
        <w:t xml:space="preserve"> </w:t>
      </w:r>
      <w:r w:rsidR="1ABD15E4">
        <w:t>Two key conditions that have been found that influence interest of the story line are:</w:t>
      </w:r>
      <w:r w:rsidR="1ABD15E4" w:rsidRPr="5E8ADF62">
        <w:rPr>
          <w:rFonts w:ascii="Aptos" w:eastAsia="Aptos" w:hAnsi="Aptos" w:cs="Aptos"/>
          <w:color w:val="000000" w:themeColor="text1"/>
        </w:rPr>
        <w:t xml:space="preserve"> the individual’s intrinsic interest in the genre of story</w:t>
      </w:r>
      <w:r w:rsidR="1DBE0C21" w:rsidRPr="5E8ADF62">
        <w:rPr>
          <w:rFonts w:ascii="Aptos" w:eastAsia="Aptos" w:hAnsi="Aptos" w:cs="Aptos"/>
          <w:color w:val="000000" w:themeColor="text1"/>
        </w:rPr>
        <w:t xml:space="preserve"> </w:t>
      </w:r>
      <w:r w:rsidR="1ABD15E4" w:rsidRPr="5E8ADF62">
        <w:rPr>
          <w:rFonts w:ascii="Aptos" w:eastAsia="Aptos" w:hAnsi="Aptos" w:cs="Aptos"/>
          <w:color w:val="000000" w:themeColor="text1"/>
        </w:rPr>
        <w:t>and in the quality of the narrative</w:t>
      </w:r>
      <w:r w:rsidR="17EB2657" w:rsidRPr="5E8ADF62">
        <w:rPr>
          <w:rFonts w:ascii="Aptos" w:eastAsia="Aptos" w:hAnsi="Aptos" w:cs="Aptos"/>
          <w:color w:val="000000" w:themeColor="text1"/>
        </w:rPr>
        <w:t xml:space="preserve"> </w:t>
      </w:r>
      <w:r w:rsidR="1ABD15E4" w:rsidRPr="5E8ADF62">
        <w:rPr>
          <w:rFonts w:ascii="Aptos" w:eastAsia="Aptos" w:hAnsi="Aptos" w:cs="Aptos"/>
          <w:color w:val="000000" w:themeColor="text1"/>
        </w:rPr>
        <w:t>(slater 2002)</w:t>
      </w:r>
      <w:r w:rsidR="17EB2657" w:rsidRPr="5E8ADF62">
        <w:rPr>
          <w:rFonts w:ascii="Aptos" w:eastAsia="Aptos" w:hAnsi="Aptos" w:cs="Aptos"/>
          <w:color w:val="000000" w:themeColor="text1"/>
        </w:rPr>
        <w:t>.</w:t>
      </w:r>
      <w:r w:rsidR="6E2112E8" w:rsidRPr="5E8ADF62">
        <w:rPr>
          <w:rFonts w:ascii="Aptos" w:eastAsia="Aptos" w:hAnsi="Aptos" w:cs="Aptos"/>
          <w:color w:val="000000" w:themeColor="text1"/>
        </w:rPr>
        <w:t xml:space="preserve"> </w:t>
      </w:r>
      <w:r w:rsidR="6E2112E8" w:rsidRPr="5E8ADF62">
        <w:rPr>
          <w:rFonts w:ascii="Cambria" w:eastAsia="Cambria" w:hAnsi="Cambria" w:cs="Cambria"/>
          <w:color w:val="000000" w:themeColor="text1"/>
          <w:lang w:val="en-US"/>
        </w:rPr>
        <w:t xml:space="preserve">Narrative transportation can be evoked </w:t>
      </w:r>
      <w:r w:rsidR="6E2112E8" w:rsidRPr="5E8ADF62">
        <w:rPr>
          <w:rFonts w:ascii="Cambria" w:eastAsia="Cambria" w:hAnsi="Cambria" w:cs="Cambria"/>
          <w:color w:val="000000" w:themeColor="text1"/>
          <w:sz w:val="22"/>
          <w:szCs w:val="22"/>
          <w:lang w:val="en-US"/>
        </w:rPr>
        <w:t xml:space="preserve">through comprehension fluency and imagery fluency (Huang et al., 2018). </w:t>
      </w:r>
      <w:r w:rsidR="6E2112E8" w:rsidRPr="5E8ADF62">
        <w:t xml:space="preserve"> </w:t>
      </w:r>
    </w:p>
    <w:p w14:paraId="3C634110" w14:textId="4B98E592" w:rsidR="0038714D" w:rsidRPr="0038714D" w:rsidRDefault="0038714D" w:rsidP="5E8ADF62">
      <w:pPr>
        <w:pStyle w:val="NormalWeb"/>
        <w:rPr>
          <w:rFonts w:ascii="Aptos" w:eastAsia="Aptos" w:hAnsi="Aptos" w:cs="Aptos"/>
          <w:color w:val="000000" w:themeColor="text1"/>
        </w:rPr>
      </w:pPr>
    </w:p>
    <w:p w14:paraId="2C74294D" w14:textId="468DD4F9" w:rsidR="0038714D" w:rsidRPr="0038714D" w:rsidRDefault="00341D11" w:rsidP="00474C40">
      <w:pPr>
        <w:pStyle w:val="NormalWeb"/>
      </w:pPr>
      <w:r>
        <w:t xml:space="preserve">The relationship between transportation and familiarity with the message topic should also be researched further. It has been found that </w:t>
      </w:r>
      <w:r w:rsidR="00D80FA2" w:rsidRPr="00416FA9">
        <w:rPr>
          <w:highlight w:val="white"/>
          <w:lang w:val="en-US"/>
        </w:rPr>
        <w:t>knowledge about and experience with a message topic enhanced participants’ reports of transportation into a story featuring that topic</w:t>
      </w:r>
      <w:r w:rsidR="00EB179F">
        <w:rPr>
          <w:highlight w:val="white"/>
          <w:lang w:val="en-US"/>
        </w:rPr>
        <w:t xml:space="preserve"> </w:t>
      </w:r>
      <w:sdt>
        <w:sdtPr>
          <w:rPr>
            <w:color w:val="000000"/>
            <w:highlight w:val="white"/>
            <w:lang w:val="en-US"/>
          </w:rPr>
          <w:tag w:val="MENDELEY_CITATION_v3_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"/>
          <w:id w:val="-2129306636"/>
          <w:placeholder>
            <w:docPart w:val="DefaultPlaceholder_-1854013440"/>
          </w:placeholder>
        </w:sdtPr>
        <w:sdtEndPr/>
        <w:sdtContent>
          <w:r w:rsidR="00CD60C3" w:rsidRPr="00CD60C3">
            <w:rPr>
              <w:color w:val="000000"/>
              <w:highlight w:val="white"/>
              <w:lang w:val="en-US"/>
            </w:rPr>
            <w:t>(Green, 2004)</w:t>
          </w:r>
        </w:sdtContent>
      </w:sdt>
      <w:r w:rsidR="00D80FA2" w:rsidRPr="5E8ADF62">
        <w:rPr>
          <w:color w:val="000000" w:themeColor="text1"/>
          <w:lang w:val="en-US"/>
        </w:rPr>
        <w:t>.</w:t>
      </w:r>
    </w:p>
    <w:p w14:paraId="312F312E" w14:textId="106A2EF0" w:rsidR="0093082B" w:rsidRDefault="00F30D96" w:rsidP="0093082B">
      <w:pPr>
        <w:pStyle w:val="NormalWeb"/>
      </w:pPr>
      <w:r>
        <w:t xml:space="preserve">Research has found no significant </w:t>
      </w:r>
      <w:r w:rsidR="003A1910">
        <w:t>difference in transportation between high and low integrated messages</w:t>
      </w:r>
      <w:r w:rsidR="00EB179F">
        <w:t xml:space="preserve"> </w:t>
      </w:r>
      <w:sdt>
        <w:sdtPr>
          <w:rPr>
            <w:color w:val="000000"/>
          </w:rPr>
          <w:tag w:val="MENDELEY_CITATION_v3_eyJjaXRhdGlvbklEIjoiTUVOREVMRVlfQ0lUQVRJT05fZDAwYmNhZmUtOTdlZi00YmVhLWJiYTktYTJkOWRiZDdiMTI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32663462"/>
          <w:placeholder>
            <w:docPart w:val="DefaultPlaceholder_-1854013440"/>
          </w:placeholder>
        </w:sdtPr>
        <w:sdtEndPr/>
        <w:sdtContent>
          <w:r w:rsidR="00CD60C3" w:rsidRPr="00CD60C3">
            <w:rPr>
              <w:color w:val="000000"/>
            </w:rPr>
            <w:t>(Quintero Johnson et al., 2012)</w:t>
          </w:r>
        </w:sdtContent>
      </w:sdt>
      <w:r w:rsidR="00890B68">
        <w:t>.</w:t>
      </w:r>
      <w:r w:rsidR="00FF45E3">
        <w:t xml:space="preserve"> see figure </w:t>
      </w:r>
      <w:proofErr w:type="gramStart"/>
      <w:r w:rsidR="00B8572E">
        <w:t>2.</w:t>
      </w:r>
      <w:r w:rsidR="00F63773">
        <w:t>2</w:t>
      </w:r>
      <w:r w:rsidR="00FF45E3">
        <w:t>;</w:t>
      </w:r>
      <w:proofErr w:type="gramEnd"/>
      <w:r w:rsidR="00FF45E3">
        <w:t xml:space="preserve"> Relation between message integration and transportation.</w:t>
      </w:r>
      <w:r w:rsidR="001523BC">
        <w:t xml:space="preserve"> However, the same research has found </w:t>
      </w:r>
      <w:r w:rsidR="0093082B">
        <w:t>that the participant</w:t>
      </w:r>
      <w:r w:rsidR="00F8408C">
        <w:t xml:space="preserve">’s sex has significant effect on the level of </w:t>
      </w:r>
      <w:r w:rsidR="0093082B">
        <w:t xml:space="preserve">transportation that is experienced, wherein men had significantly higher levels of transportation by stories than woman. These findings also appeared to be not related to the sex of the main character. </w:t>
      </w:r>
      <w:r w:rsidR="005457FA">
        <w:t>This conflicts</w:t>
      </w:r>
      <w:r w:rsidR="00E13CD5">
        <w:t xml:space="preserve"> with other research where woman reported greater transportation than men in </w:t>
      </w:r>
      <w:r w:rsidR="006F0586">
        <w:t>some cases while disappearing in other cases, therefore concluding that transportation may not be affected by gender</w:t>
      </w:r>
      <w:r w:rsidR="00EB179F">
        <w:t xml:space="preserve"> </w:t>
      </w:r>
      <w:sdt>
        <w:sdtPr>
          <w:rPr>
            <w:color w:val="000000"/>
          </w:rPr>
          <w:tag w:val="MENDELEY_CITATION_v3_eyJjaXRhdGlvbklEIjoiTUVOREVMRVlfQ0lUQVRJT05fY2JmN2Y4MDItMmJlMS00NGY2LWI5MDItODljYWE2Mjk0ZDdh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
          <w:id w:val="627054971"/>
          <w:placeholder>
            <w:docPart w:val="DefaultPlaceholder_-1854013440"/>
          </w:placeholder>
        </w:sdtPr>
        <w:sdtEndPr/>
        <w:sdtContent>
          <w:r w:rsidR="00CD60C3" w:rsidRPr="00CD60C3">
            <w:rPr>
              <w:color w:val="000000"/>
            </w:rPr>
            <w:t>(Green &amp; Brock, 2000)</w:t>
          </w:r>
        </w:sdtContent>
      </w:sdt>
      <w:r w:rsidR="006F0586">
        <w:t xml:space="preserve">. </w:t>
      </w:r>
      <w:r w:rsidR="0067421C">
        <w:t>However,</w:t>
      </w:r>
      <w:r w:rsidR="006F0586">
        <w:t xml:space="preserve"> this also could mean that </w:t>
      </w:r>
      <w:r w:rsidR="00F64EED">
        <w:t xml:space="preserve">another factor within the story could cause for higher or lower transportation for a certain gender, but more empirical data is needed for this. </w:t>
      </w:r>
    </w:p>
    <w:p w14:paraId="647A2D9C" w14:textId="1EB44966" w:rsidR="5E8ADF62" w:rsidRDefault="5E8ADF62" w:rsidP="5E8ADF62">
      <w:pPr>
        <w:pStyle w:val="NormalWeb"/>
      </w:pPr>
    </w:p>
    <w:p w14:paraId="62B7FA89" w14:textId="77777777" w:rsidR="000723FA" w:rsidRDefault="000723FA" w:rsidP="000723FA">
      <w:pPr>
        <w:pStyle w:val="NormalWeb"/>
      </w:pPr>
      <w:r>
        <w:rPr>
          <w:noProof/>
        </w:rPr>
        <w:lastRenderedPageBreak/>
        <w:drawing>
          <wp:inline distT="0" distB="0" distL="0" distR="0" wp14:anchorId="48A9A295" wp14:editId="2ECF0B1E">
            <wp:extent cx="4561743" cy="2743200"/>
            <wp:effectExtent l="0" t="0" r="10795" b="0"/>
            <wp:docPr id="1272249085" name="Chart 1" descr="Chart type: Scatter. 'Transportation' by 'Message integration'&#10;&#10;Description automatically generated">
              <a:extLst xmlns:a="http://schemas.openxmlformats.org/drawingml/2006/main">
                <a:ext uri="{FF2B5EF4-FFF2-40B4-BE49-F238E27FC236}">
                  <a16:creationId xmlns:a16="http://schemas.microsoft.com/office/drawing/2014/main" id="{4838A8E8-101A-CF35-2D6F-926FF3424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71340CC" w14:textId="534E6AD6" w:rsidR="000723FA" w:rsidRDefault="000723FA" w:rsidP="000723FA">
      <w:pPr>
        <w:pStyle w:val="NormalWeb"/>
      </w:pPr>
      <w:r>
        <w:t xml:space="preserve">Figure </w:t>
      </w:r>
      <w:r w:rsidR="403CBB32">
        <w:t>2.</w:t>
      </w:r>
      <w:r>
        <w:t>2</w:t>
      </w:r>
      <w:r w:rsidR="7FE7AB8A">
        <w:t>:</w:t>
      </w:r>
      <w:r>
        <w:t xml:space="preserve"> Relation between message integration and transportation.</w:t>
      </w:r>
    </w:p>
    <w:p w14:paraId="23C2D2A3" w14:textId="0130B84E" w:rsidR="5E16132D" w:rsidRDefault="5E16132D" w:rsidP="5E16132D">
      <w:pPr>
        <w:pStyle w:val="NormalWeb"/>
      </w:pPr>
    </w:p>
    <w:p w14:paraId="1C94D6AD" w14:textId="532DC63F" w:rsidR="00806B14" w:rsidRDefault="00962CD9" w:rsidP="003B4E83">
      <w:pPr>
        <w:pStyle w:val="NormalWeb"/>
      </w:pPr>
      <w:r>
        <w:t>While</w:t>
      </w:r>
      <w:r w:rsidR="000E1038">
        <w:t xml:space="preserve"> research in</w:t>
      </w:r>
      <w:r>
        <w:t xml:space="preserve"> </w:t>
      </w:r>
      <w:r w:rsidR="000E1038">
        <w:t xml:space="preserve">narrative transportation has been done, there is a lack of empirical data </w:t>
      </w:r>
      <w:r w:rsidR="00F32A5C">
        <w:t>on the effects of narrative transportation on embedded message recall and retention</w:t>
      </w:r>
      <w:commentRangeStart w:id="167"/>
      <w:r w:rsidR="00F32A5C">
        <w:t>.</w:t>
      </w:r>
      <w:commentRangeEnd w:id="167"/>
      <w:r w:rsidR="00806B14">
        <w:rPr>
          <w:rStyle w:val="CommentReference"/>
        </w:rPr>
        <w:commentReference w:id="167"/>
      </w:r>
      <w:r w:rsidR="35780B91">
        <w:t xml:space="preserve"> </w:t>
      </w:r>
    </w:p>
    <w:p w14:paraId="7C39B19C" w14:textId="323E3AF9" w:rsidR="5E8ADF62" w:rsidRDefault="5E8ADF62" w:rsidP="5E8ADF62">
      <w:pPr>
        <w:ind w:left="0"/>
      </w:pPr>
    </w:p>
    <w:p w14:paraId="5A6E87D6" w14:textId="2FB20CEC" w:rsidR="1230232A" w:rsidRDefault="1230232A" w:rsidP="5E8ADF62">
      <w:pPr>
        <w:pStyle w:val="NormalWeb"/>
      </w:pPr>
      <w:r>
        <w:t xml:space="preserve">Van Laer </w:t>
      </w:r>
      <w:sdt>
        <w:sdtPr>
          <w:rPr>
            <w:color w:val="000000"/>
          </w:rPr>
          <w:tag w:val="MENDELEY_CITATION_v3_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"/>
          <w:id w:val="1373845798"/>
          <w:placeholder>
            <w:docPart w:val="8CDECD1A3A06459692E1533BFA16BB13"/>
          </w:placeholder>
        </w:sdtPr>
        <w:sdtEndPr/>
        <w:sdtContent>
          <w:r w:rsidR="00CD60C3" w:rsidRPr="00CD60C3">
            <w:rPr>
              <w:color w:val="000000"/>
            </w:rPr>
            <w:t>(Van Laer et al., 2014)</w:t>
          </w:r>
        </w:sdtContent>
      </w:sdt>
      <w:r w:rsidRPr="5E8ADF62">
        <w:rPr>
          <w:color w:val="000000" w:themeColor="text1"/>
        </w:rPr>
        <w:t xml:space="preserve"> </w:t>
      </w:r>
      <w:r>
        <w:t xml:space="preserve">identified three key elements required to activate narrative transportation: </w:t>
      </w:r>
    </w:p>
    <w:p w14:paraId="590696F7" w14:textId="635333B0" w:rsidR="1230232A" w:rsidRDefault="1230232A" w:rsidP="5E8ADF62">
      <w:pPr>
        <w:pStyle w:val="NormalWeb"/>
        <w:numPr>
          <w:ilvl w:val="0"/>
          <w:numId w:val="74"/>
        </w:numPr>
      </w:pPr>
      <w:r>
        <w:t>The need for story-receivers to process and interpret the meaning of the story.</w:t>
      </w:r>
    </w:p>
    <w:p w14:paraId="323AA410" w14:textId="1B6013AB" w:rsidR="1230232A" w:rsidRDefault="1230232A" w:rsidP="5E8ADF62">
      <w:pPr>
        <w:pStyle w:val="NormalWeb"/>
        <w:numPr>
          <w:ilvl w:val="0"/>
          <w:numId w:val="74"/>
        </w:numPr>
      </w:pPr>
      <w:r>
        <w:t>The role of empathy and mental imagery in fostering transportation.</w:t>
      </w:r>
    </w:p>
    <w:p w14:paraId="32D0E73B" w14:textId="326938FA" w:rsidR="1230232A" w:rsidRDefault="1230232A" w:rsidP="5E8ADF62">
      <w:pPr>
        <w:pStyle w:val="NormalWeb"/>
        <w:numPr>
          <w:ilvl w:val="0"/>
          <w:numId w:val="74"/>
        </w:numPr>
      </w:pPr>
      <w:r>
        <w:t>The immersion-induced loss of awareness of physical surroundings.</w:t>
      </w:r>
    </w:p>
    <w:p w14:paraId="600E434E" w14:textId="7BF4F164" w:rsidR="5E8ADF62" w:rsidRDefault="5E8ADF62" w:rsidP="5E8ADF62">
      <w:pPr>
        <w:ind w:left="0"/>
      </w:pPr>
    </w:p>
    <w:p w14:paraId="3470941C" w14:textId="25176D20" w:rsidR="006373A3" w:rsidRPr="00416FA9" w:rsidRDefault="006615D6" w:rsidP="00F90C1C">
      <w:pPr>
        <w:pStyle w:val="Heading3"/>
        <w:ind w:left="0"/>
        <w:rPr>
          <w:lang w:val="en-US"/>
        </w:rPr>
      </w:pPr>
      <w:bookmarkStart w:id="168" w:name="_Toc197521756"/>
      <w:r>
        <w:rPr>
          <w:lang w:val="en-US"/>
        </w:rPr>
        <w:t>2.5.</w:t>
      </w:r>
      <w:r w:rsidR="1F574B73" w:rsidRPr="5E8ADF62">
        <w:rPr>
          <w:lang w:val="en-US"/>
        </w:rPr>
        <w:t>2</w:t>
      </w:r>
      <w:r>
        <w:rPr>
          <w:lang w:val="en-US"/>
        </w:rPr>
        <w:t xml:space="preserve">. </w:t>
      </w:r>
      <w:r w:rsidR="006373A3" w:rsidRPr="00416FA9">
        <w:rPr>
          <w:lang w:val="en-US"/>
        </w:rPr>
        <w:t>Identification</w:t>
      </w:r>
      <w:bookmarkEnd w:id="168"/>
    </w:p>
    <w:p w14:paraId="28A73D40" w14:textId="7A24480F" w:rsidR="00E2372B" w:rsidRDefault="5EAF8652" w:rsidP="5E8ADF62">
      <w:pPr>
        <w:ind w:left="0"/>
        <w:rPr>
          <w:rFonts w:ascii="Aptos" w:eastAsia="Aptos" w:hAnsi="Aptos" w:cs="Aptos"/>
          <w:sz w:val="24"/>
          <w:szCs w:val="24"/>
          <w:lang w:val="en-US"/>
        </w:rPr>
      </w:pPr>
      <w:r w:rsidRPr="5E8ADF62">
        <w:rPr>
          <w:highlight w:val="white"/>
          <w:lang w:val="en-US"/>
        </w:rPr>
        <w:t>Identification</w:t>
      </w:r>
      <w:r w:rsidR="4B368704" w:rsidRPr="5E8ADF62">
        <w:rPr>
          <w:highlight w:val="white"/>
          <w:lang w:val="en-US"/>
        </w:rPr>
        <w:t xml:space="preserve"> is </w:t>
      </w:r>
      <w:r w:rsidRPr="5E8ADF62">
        <w:rPr>
          <w:highlight w:val="white"/>
          <w:lang w:val="en-US"/>
        </w:rPr>
        <w:t>described as the experience of taking on the perspective of a story character and replacing one’s own identity with the character’s identity</w:t>
      </w:r>
      <w:r w:rsidR="4B368704" w:rsidRPr="5E8ADF62">
        <w:rPr>
          <w:highlight w:val="white"/>
          <w:lang w:val="en-US"/>
        </w:rPr>
        <w:t xml:space="preserve"> </w:t>
      </w:r>
      <w:sdt>
        <w:sdtPr>
          <w:rPr>
            <w:color w:val="000000"/>
            <w:highlight w:val="white"/>
            <w:lang w:val="en-US"/>
          </w:rPr>
          <w:tag w:val="MENDELEY_CITATION_v3_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"/>
          <w:id w:val="711006206"/>
          <w:placeholder>
            <w:docPart w:val="B472E10F0FCE410484C4A37577AAFB4C"/>
          </w:placeholder>
        </w:sdtPr>
        <w:sdtEndPr/>
        <w:sdtContent>
          <w:r w:rsidR="00CD60C3" w:rsidRPr="00CD60C3">
            <w:rPr>
              <w:color w:val="000000"/>
              <w:highlight w:val="white"/>
              <w:lang w:val="en-US"/>
            </w:rPr>
            <w:t>(Cohen, 2001)</w:t>
          </w:r>
        </w:sdtContent>
      </w:sdt>
      <w:r w:rsidRPr="5E8ADF62">
        <w:rPr>
          <w:highlight w:val="white"/>
          <w:lang w:val="en-US"/>
        </w:rPr>
        <w:t xml:space="preserve">. This experience of identification with story characters is characterized by the experience of feeling the character’s emotions and adopting his or her goals and motivations. </w:t>
      </w:r>
      <w:proofErr w:type="gramStart"/>
      <w:r w:rsidR="01A56FCF" w:rsidRPr="5E8ADF62">
        <w:rPr>
          <w:rFonts w:ascii="Aptos" w:eastAsia="Aptos" w:hAnsi="Aptos" w:cs="Aptos"/>
          <w:color w:val="000000" w:themeColor="text1"/>
          <w:sz w:val="24"/>
          <w:szCs w:val="24"/>
          <w:lang w:val="en-US"/>
        </w:rPr>
        <w:t>it</w:t>
      </w:r>
      <w:proofErr w:type="gramEnd"/>
      <w:r w:rsidR="01A56FCF" w:rsidRPr="5E8ADF62">
        <w:rPr>
          <w:rFonts w:ascii="Aptos" w:eastAsia="Aptos" w:hAnsi="Aptos" w:cs="Aptos"/>
          <w:color w:val="000000" w:themeColor="text1"/>
          <w:sz w:val="24"/>
          <w:szCs w:val="24"/>
          <w:lang w:val="en-US"/>
        </w:rPr>
        <w:t xml:space="preserve"> involves a temporary loss of self and adoption of the character’s perspective.</w:t>
      </w:r>
      <w:r w:rsidR="01A56FCF" w:rsidRPr="5E8ADF62">
        <w:rPr>
          <w:lang w:val="en-US"/>
        </w:rPr>
        <w:t xml:space="preserve"> </w:t>
      </w:r>
      <w:r w:rsidR="643C7F9E" w:rsidRPr="5E8ADF62">
        <w:rPr>
          <w:lang w:val="en-US"/>
        </w:rPr>
        <w:t xml:space="preserve">While being </w:t>
      </w:r>
      <w:proofErr w:type="gramStart"/>
      <w:r w:rsidR="643C7F9E" w:rsidRPr="5E8ADF62">
        <w:rPr>
          <w:lang w:val="en-US"/>
        </w:rPr>
        <w:t>similar to</w:t>
      </w:r>
      <w:proofErr w:type="gramEnd"/>
      <w:r w:rsidR="643C7F9E" w:rsidRPr="5E8ADF62">
        <w:rPr>
          <w:lang w:val="en-US"/>
        </w:rPr>
        <w:t xml:space="preserve"> a </w:t>
      </w:r>
      <w:r w:rsidR="643C7F9E" w:rsidRPr="5E8ADF62">
        <w:rPr>
          <w:rFonts w:ascii="Aptos" w:eastAsia="Aptos" w:hAnsi="Aptos" w:cs="Aptos"/>
          <w:color w:val="000000" w:themeColor="text1"/>
          <w:sz w:val="24"/>
          <w:szCs w:val="24"/>
          <w:lang w:val="en-US"/>
        </w:rPr>
        <w:t>parasocial relationship, it is not the same (frank 2015</w:t>
      </w:r>
      <w:r w:rsidR="207A7D86" w:rsidRPr="5E8ADF62">
        <w:rPr>
          <w:rFonts w:ascii="Aptos" w:eastAsia="Aptos" w:hAnsi="Aptos" w:cs="Aptos"/>
          <w:color w:val="000000" w:themeColor="text1"/>
          <w:sz w:val="24"/>
          <w:szCs w:val="24"/>
          <w:lang w:val="en-US"/>
        </w:rPr>
        <w:t>; Moyer-</w:t>
      </w:r>
      <w:proofErr w:type="spellStart"/>
      <w:r w:rsidR="207A7D86" w:rsidRPr="5E8ADF62">
        <w:rPr>
          <w:rFonts w:ascii="Aptos" w:eastAsia="Aptos" w:hAnsi="Aptos" w:cs="Aptos"/>
          <w:color w:val="000000" w:themeColor="text1"/>
          <w:sz w:val="24"/>
          <w:szCs w:val="24"/>
          <w:lang w:val="en-US"/>
        </w:rPr>
        <w:t>guse</w:t>
      </w:r>
      <w:proofErr w:type="spellEnd"/>
      <w:r w:rsidR="207A7D86" w:rsidRPr="5E8ADF62">
        <w:rPr>
          <w:rFonts w:ascii="Aptos" w:eastAsia="Aptos" w:hAnsi="Aptos" w:cs="Aptos"/>
          <w:color w:val="000000" w:themeColor="text1"/>
          <w:sz w:val="24"/>
          <w:szCs w:val="24"/>
          <w:lang w:val="en-US"/>
        </w:rPr>
        <w:t xml:space="preserve"> 2008</w:t>
      </w:r>
      <w:r w:rsidR="643C7F9E" w:rsidRPr="5E8ADF62">
        <w:rPr>
          <w:rFonts w:ascii="Aptos" w:eastAsia="Aptos" w:hAnsi="Aptos" w:cs="Aptos"/>
          <w:color w:val="000000" w:themeColor="text1"/>
          <w:sz w:val="24"/>
          <w:szCs w:val="24"/>
          <w:lang w:val="en-US"/>
        </w:rPr>
        <w:t xml:space="preserve">). </w:t>
      </w:r>
      <w:r w:rsidR="44A619F9" w:rsidRPr="5E8ADF62">
        <w:rPr>
          <w:rFonts w:ascii="Aptos" w:eastAsia="Aptos" w:hAnsi="Aptos" w:cs="Aptos"/>
          <w:color w:val="000000" w:themeColor="text1"/>
          <w:sz w:val="24"/>
          <w:szCs w:val="24"/>
          <w:lang w:val="en-US"/>
        </w:rPr>
        <w:t xml:space="preserve">However, there are arguments that </w:t>
      </w:r>
      <w:r w:rsidR="44A619F9" w:rsidRPr="5E8ADF62">
        <w:rPr>
          <w:color w:val="000000" w:themeColor="text1"/>
          <w:lang w:val="en-US"/>
        </w:rPr>
        <w:t>stories and identity are linked (McAdams 1985)</w:t>
      </w:r>
    </w:p>
    <w:p w14:paraId="69395178" w14:textId="151B0EC8" w:rsidR="00E2372B" w:rsidRDefault="1CBCB58D" w:rsidP="00BA1764">
      <w:pPr>
        <w:ind w:left="0"/>
        <w:rPr>
          <w:lang w:val="en-US"/>
        </w:rPr>
      </w:pPr>
      <w:r w:rsidRPr="5E8ADF62">
        <w:rPr>
          <w:highlight w:val="white"/>
          <w:lang w:val="en-US"/>
        </w:rPr>
        <w:t xml:space="preserve">While research has been conducted on </w:t>
      </w:r>
      <w:r w:rsidR="79288C60" w:rsidRPr="5E8ADF62">
        <w:rPr>
          <w:highlight w:val="white"/>
          <w:lang w:val="en-US"/>
        </w:rPr>
        <w:t xml:space="preserve">Experiential Involvement in relation to </w:t>
      </w:r>
      <w:r w:rsidR="35B923A7" w:rsidRPr="5E8ADF62">
        <w:rPr>
          <w:highlight w:val="white"/>
          <w:lang w:val="en-US"/>
        </w:rPr>
        <w:t>recall of information</w:t>
      </w:r>
      <w:r w:rsidR="24DB3DC4" w:rsidRPr="5E8ADF62">
        <w:rPr>
          <w:highlight w:val="white"/>
          <w:lang w:val="en-US"/>
        </w:rPr>
        <w:t xml:space="preserve">, see figure </w:t>
      </w:r>
      <w:r w:rsidR="39CA1EDC" w:rsidRPr="5E8ADF62">
        <w:rPr>
          <w:highlight w:val="white"/>
          <w:lang w:val="en-US"/>
        </w:rPr>
        <w:t>2.</w:t>
      </w:r>
      <w:r w:rsidR="24DB3DC4" w:rsidRPr="5E8ADF62">
        <w:rPr>
          <w:highlight w:val="white"/>
          <w:lang w:val="en-US"/>
        </w:rPr>
        <w:t>3</w:t>
      </w:r>
      <w:r w:rsidR="35B923A7" w:rsidRPr="5E8ADF62">
        <w:rPr>
          <w:highlight w:val="white"/>
          <w:lang w:val="en-US"/>
        </w:rPr>
        <w:t>, there is a lack of data that suggests a relationship between Identification and information recall</w:t>
      </w:r>
      <w:r w:rsidR="0DB4E238" w:rsidRPr="5E8ADF62">
        <w:rPr>
          <w:highlight w:val="white"/>
          <w:lang w:val="en-US"/>
        </w:rPr>
        <w:t xml:space="preserve"> </w:t>
      </w:r>
      <w:sdt>
        <w:sdtPr>
          <w:rPr>
            <w:color w:val="000000"/>
            <w:highlight w:val="white"/>
            <w:lang w:val="en-US"/>
          </w:rPr>
          <w:tag w:val="MENDELEY_CITATION_v3_eyJjaXRhdGlvbklEIjoiTUVOREVMRVlfQ0lUQVRJT05fZTRmZTY4Y2MtMmQyMS00ODQxLWI2YmMtYzEyMGQwYzQyYWM2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696048439"/>
          <w:placeholder>
            <w:docPart w:val="99B877D13C4B410B991C5A2B22B11DED"/>
          </w:placeholder>
        </w:sdtPr>
        <w:sdtEndPr/>
        <w:sdtContent>
          <w:r w:rsidR="00CD60C3" w:rsidRPr="00CD60C3">
            <w:rPr>
              <w:color w:val="000000"/>
              <w:highlight w:val="white"/>
              <w:lang w:val="en-US"/>
            </w:rPr>
            <w:t>(Quintero Johnson et al., 2012)</w:t>
          </w:r>
        </w:sdtContent>
      </w:sdt>
      <w:r w:rsidR="35B923A7" w:rsidRPr="5E8ADF62">
        <w:rPr>
          <w:highlight w:val="white"/>
          <w:lang w:val="en-US"/>
        </w:rPr>
        <w:t>.</w:t>
      </w:r>
      <w:r w:rsidR="2426FA9B" w:rsidRPr="5E8ADF62">
        <w:rPr>
          <w:highlight w:val="white"/>
          <w:lang w:val="en-US"/>
        </w:rPr>
        <w:t xml:space="preserve"> </w:t>
      </w:r>
      <w:commentRangeStart w:id="169"/>
      <w:proofErr w:type="gramStart"/>
      <w:r w:rsidR="2426FA9B" w:rsidRPr="5E8ADF62">
        <w:rPr>
          <w:highlight w:val="white"/>
          <w:lang w:val="en-US"/>
        </w:rPr>
        <w:t>Due to the fact that</w:t>
      </w:r>
      <w:proofErr w:type="gramEnd"/>
      <w:r w:rsidR="2426FA9B" w:rsidRPr="5E8ADF62">
        <w:rPr>
          <w:highlight w:val="white"/>
          <w:lang w:val="en-US"/>
        </w:rPr>
        <w:t xml:space="preserve"> </w:t>
      </w:r>
      <w:r w:rsidR="1E39140D" w:rsidRPr="5E8ADF62">
        <w:rPr>
          <w:highlight w:val="white"/>
          <w:lang w:val="en-US"/>
        </w:rPr>
        <w:t>i</w:t>
      </w:r>
      <w:r w:rsidR="2426FA9B" w:rsidRPr="5E8ADF62">
        <w:rPr>
          <w:highlight w:val="white"/>
          <w:lang w:val="en-US"/>
        </w:rPr>
        <w:t>dentification is part of experiential involvement</w:t>
      </w:r>
      <w:r w:rsidR="1E39140D" w:rsidRPr="5E8ADF62">
        <w:rPr>
          <w:highlight w:val="white"/>
          <w:lang w:val="en-US"/>
        </w:rPr>
        <w:t xml:space="preserve"> and has shown a negative correlation, it can be presumed that identification</w:t>
      </w:r>
      <w:r w:rsidR="59046436" w:rsidRPr="5E8ADF62">
        <w:rPr>
          <w:highlight w:val="white"/>
          <w:lang w:val="en-US"/>
        </w:rPr>
        <w:t xml:space="preserve"> will show a negative correlation to recall. However,</w:t>
      </w:r>
      <w:r w:rsidR="7FB51E34" w:rsidRPr="5E8ADF62">
        <w:rPr>
          <w:highlight w:val="white"/>
          <w:lang w:val="en-US"/>
        </w:rPr>
        <w:t xml:space="preserve"> it is possible </w:t>
      </w:r>
      <w:r w:rsidR="7FB51E34" w:rsidRPr="5E8ADF62">
        <w:rPr>
          <w:highlight w:val="white"/>
          <w:lang w:val="en-US"/>
        </w:rPr>
        <w:lastRenderedPageBreak/>
        <w:t>that only transportation</w:t>
      </w:r>
      <w:r w:rsidR="28CEAF62" w:rsidRPr="5E8ADF62">
        <w:rPr>
          <w:highlight w:val="white"/>
          <w:lang w:val="en-US"/>
        </w:rPr>
        <w:t>, the other part of Experiential involvement,</w:t>
      </w:r>
      <w:r w:rsidR="7FB51E34" w:rsidRPr="5E8ADF62">
        <w:rPr>
          <w:highlight w:val="white"/>
          <w:lang w:val="en-US"/>
        </w:rPr>
        <w:t xml:space="preserve"> lowers recall and identification is not affected</w:t>
      </w:r>
      <w:commentRangeStart w:id="170"/>
      <w:r w:rsidR="7FB51E34" w:rsidRPr="5E8ADF62">
        <w:rPr>
          <w:highlight w:val="white"/>
          <w:lang w:val="en-US"/>
        </w:rPr>
        <w:t xml:space="preserve">. </w:t>
      </w:r>
      <w:commentRangeEnd w:id="169"/>
      <w:r w:rsidR="00E2372B">
        <w:rPr>
          <w:rStyle w:val="CommentReference"/>
        </w:rPr>
        <w:commentReference w:id="169"/>
      </w:r>
      <w:commentRangeEnd w:id="170"/>
      <w:r w:rsidR="00E2372B">
        <w:rPr>
          <w:rStyle w:val="CommentReference"/>
        </w:rPr>
        <w:commentReference w:id="170"/>
      </w:r>
    </w:p>
    <w:p w14:paraId="0E92D54B" w14:textId="6C0CA7C5" w:rsidR="5E8ADF62" w:rsidRDefault="5E8ADF62" w:rsidP="5E8ADF62">
      <w:pPr>
        <w:ind w:left="0"/>
        <w:rPr>
          <w:highlight w:val="white"/>
          <w:lang w:val="en-US"/>
        </w:rPr>
      </w:pPr>
    </w:p>
    <w:p w14:paraId="26CB41C2" w14:textId="337AE8D5" w:rsidR="004D03EA" w:rsidRDefault="006D24BB" w:rsidP="00BA1764">
      <w:pPr>
        <w:ind w:left="0"/>
        <w:rPr>
          <w:highlight w:val="white"/>
          <w:lang w:val="en-US"/>
        </w:rPr>
      </w:pPr>
      <w:r>
        <w:rPr>
          <w:noProof/>
        </w:rPr>
        <w:drawing>
          <wp:inline distT="0" distB="0" distL="0" distR="0" wp14:anchorId="0D4300C9" wp14:editId="7BD879E3">
            <wp:extent cx="4561742" cy="2743200"/>
            <wp:effectExtent l="0" t="0" r="10795" b="0"/>
            <wp:docPr id="1519345122" name="Chart 1">
              <a:extLst xmlns:a="http://schemas.openxmlformats.org/drawingml/2006/main">
                <a:ext uri="{FF2B5EF4-FFF2-40B4-BE49-F238E27FC236}">
                  <a16:creationId xmlns:a16="http://schemas.microsoft.com/office/drawing/2014/main" id="{87A43706-A7BE-CB0E-14A4-D3531CF1B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F5DB12A" w14:textId="397AB1E3" w:rsidR="0024588E" w:rsidRDefault="006D24BB" w:rsidP="005D5B0D">
      <w:pPr>
        <w:ind w:left="0"/>
        <w:rPr>
          <w:highlight w:val="white"/>
          <w:lang w:val="en-US"/>
        </w:rPr>
      </w:pPr>
      <w:commentRangeStart w:id="171"/>
      <w:r w:rsidRPr="5E16132D">
        <w:rPr>
          <w:highlight w:val="white"/>
          <w:lang w:val="en-US"/>
        </w:rPr>
        <w:t xml:space="preserve">Figure </w:t>
      </w:r>
      <w:commentRangeEnd w:id="171"/>
      <w:r>
        <w:rPr>
          <w:rStyle w:val="CommentReference"/>
        </w:rPr>
        <w:commentReference w:id="171"/>
      </w:r>
      <w:r w:rsidR="5DA04AE8" w:rsidRPr="5E16132D">
        <w:rPr>
          <w:highlight w:val="white"/>
          <w:lang w:val="en-US"/>
        </w:rPr>
        <w:t>2.</w:t>
      </w:r>
      <w:r w:rsidRPr="5E16132D">
        <w:rPr>
          <w:highlight w:val="white"/>
          <w:lang w:val="en-US"/>
        </w:rPr>
        <w:t>3</w:t>
      </w:r>
      <w:r w:rsidR="517FD14C" w:rsidRPr="5E16132D">
        <w:rPr>
          <w:highlight w:val="white"/>
          <w:lang w:val="en-US"/>
        </w:rPr>
        <w:t>:</w:t>
      </w:r>
      <w:r w:rsidRPr="5E16132D">
        <w:rPr>
          <w:highlight w:val="white"/>
          <w:lang w:val="en-US"/>
        </w:rPr>
        <w:t xml:space="preserve"> </w:t>
      </w:r>
      <w:r w:rsidR="00724837">
        <w:rPr>
          <w:highlight w:val="white"/>
          <w:lang w:val="en-US"/>
        </w:rPr>
        <w:t>R</w:t>
      </w:r>
      <w:r w:rsidRPr="5E16132D">
        <w:rPr>
          <w:highlight w:val="white"/>
          <w:lang w:val="en-US"/>
        </w:rPr>
        <w:t>elation between recall and Experiential involvement.</w:t>
      </w:r>
    </w:p>
    <w:p w14:paraId="5C21C3E0" w14:textId="77777777" w:rsidR="003D3FC4" w:rsidRDefault="003D3FC4" w:rsidP="005D5B0D">
      <w:pPr>
        <w:ind w:left="0"/>
        <w:rPr>
          <w:highlight w:val="white"/>
          <w:lang w:val="en-US"/>
        </w:rPr>
      </w:pPr>
    </w:p>
    <w:p w14:paraId="025BC529" w14:textId="5E5AC6D3" w:rsidR="005D5B0D" w:rsidRDefault="005D5B0D" w:rsidP="005D5B0D">
      <w:pPr>
        <w:ind w:left="0"/>
        <w:rPr>
          <w:highlight w:val="white"/>
          <w:lang w:val="en-US"/>
        </w:rPr>
      </w:pPr>
      <w:r>
        <w:rPr>
          <w:highlight w:val="white"/>
          <w:lang w:val="en-US"/>
        </w:rPr>
        <w:t xml:space="preserve">There is also a relation between </w:t>
      </w:r>
      <w:r w:rsidR="00F86BC1">
        <w:rPr>
          <w:highlight w:val="white"/>
          <w:lang w:val="en-US"/>
        </w:rPr>
        <w:t xml:space="preserve">message integration and identification where people </w:t>
      </w:r>
      <w:r w:rsidR="00150DA6">
        <w:rPr>
          <w:highlight w:val="white"/>
          <w:lang w:val="en-US"/>
        </w:rPr>
        <w:t>who read</w:t>
      </w:r>
      <w:r w:rsidR="00F86BC1">
        <w:rPr>
          <w:highlight w:val="white"/>
          <w:lang w:val="en-US"/>
        </w:rPr>
        <w:t xml:space="preserve"> </w:t>
      </w:r>
      <w:r w:rsidR="00150DA6">
        <w:rPr>
          <w:highlight w:val="white"/>
          <w:lang w:val="en-US"/>
        </w:rPr>
        <w:t xml:space="preserve">a low integrated message </w:t>
      </w:r>
      <w:r w:rsidR="0096149D">
        <w:rPr>
          <w:highlight w:val="white"/>
          <w:lang w:val="en-US"/>
        </w:rPr>
        <w:t>had higher identification than people who read a high integrated message, as shown in figure 4</w:t>
      </w:r>
      <w:r w:rsidR="00EB179F">
        <w:rPr>
          <w:highlight w:val="white"/>
          <w:lang w:val="en-US"/>
        </w:rPr>
        <w:t xml:space="preserve"> </w:t>
      </w:r>
      <w:sdt>
        <w:sdtPr>
          <w:rPr>
            <w:color w:val="000000"/>
            <w:highlight w:val="white"/>
            <w:lang w:val="en-US"/>
          </w:rPr>
          <w:tag w:val="MENDELEY_CITATION_v3_eyJjaXRhdGlvbklEIjoiTUVOREVMRVlfQ0lUQVRJT05fN2E4MWEyMDktOTMwMi00Y2QyLTgxZGUtNzNlNmNiYjZlNTk4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734898059"/>
          <w:placeholder>
            <w:docPart w:val="DefaultPlaceholder_-1854013440"/>
          </w:placeholder>
        </w:sdtPr>
        <w:sdtEndPr/>
        <w:sdtContent>
          <w:r w:rsidR="00CD60C3" w:rsidRPr="00CD60C3">
            <w:rPr>
              <w:color w:val="000000"/>
              <w:highlight w:val="white"/>
              <w:lang w:val="en-US"/>
            </w:rPr>
            <w:t>(Quintero Johnson et al., 2012)</w:t>
          </w:r>
        </w:sdtContent>
      </w:sdt>
      <w:r w:rsidR="0096149D">
        <w:rPr>
          <w:highlight w:val="white"/>
          <w:lang w:val="en-US"/>
        </w:rPr>
        <w:t>.</w:t>
      </w:r>
    </w:p>
    <w:p w14:paraId="275DEF77" w14:textId="77777777" w:rsidR="005D5B0D" w:rsidRDefault="005D5B0D" w:rsidP="00BA1764">
      <w:pPr>
        <w:ind w:left="0"/>
        <w:rPr>
          <w:highlight w:val="white"/>
          <w:lang w:val="en-US"/>
        </w:rPr>
      </w:pPr>
    </w:p>
    <w:p w14:paraId="2D98E484" w14:textId="77777777" w:rsidR="005D5B0D" w:rsidRDefault="005D5B0D" w:rsidP="00BA1764">
      <w:pPr>
        <w:ind w:left="0"/>
        <w:rPr>
          <w:highlight w:val="white"/>
          <w:lang w:val="en-US"/>
        </w:rPr>
      </w:pPr>
    </w:p>
    <w:p w14:paraId="7F78CE9A" w14:textId="43F0AB42" w:rsidR="004B43AA" w:rsidRDefault="009F7348" w:rsidP="00BA1764">
      <w:pPr>
        <w:ind w:left="0"/>
        <w:rPr>
          <w:highlight w:val="white"/>
          <w:lang w:val="en-US"/>
        </w:rPr>
      </w:pPr>
      <w:r>
        <w:rPr>
          <w:noProof/>
        </w:rPr>
        <w:drawing>
          <wp:inline distT="0" distB="0" distL="0" distR="0" wp14:anchorId="02E6D88C" wp14:editId="6D0E36F7">
            <wp:extent cx="4595191" cy="2743200"/>
            <wp:effectExtent l="0" t="0" r="15240" b="0"/>
            <wp:docPr id="1907223409" name="Chart 1">
              <a:extLst xmlns:a="http://schemas.openxmlformats.org/drawingml/2006/main">
                <a:ext uri="{FF2B5EF4-FFF2-40B4-BE49-F238E27FC236}">
                  <a16:creationId xmlns:a16="http://schemas.microsoft.com/office/drawing/2014/main" id="{F348ECEE-E422-7FFC-F77B-16B5EB7021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4931DB8" w14:textId="37C9112B" w:rsidR="005D5B0D" w:rsidRDefault="005D5B0D" w:rsidP="00BA1764">
      <w:pPr>
        <w:ind w:left="0"/>
        <w:rPr>
          <w:highlight w:val="white"/>
          <w:lang w:val="en-US"/>
        </w:rPr>
      </w:pPr>
      <w:r>
        <w:rPr>
          <w:highlight w:val="white"/>
          <w:lang w:val="en-US"/>
        </w:rPr>
        <w:t xml:space="preserve">Figure </w:t>
      </w:r>
      <w:r w:rsidR="00724837">
        <w:rPr>
          <w:highlight w:val="white"/>
          <w:lang w:val="en-US"/>
        </w:rPr>
        <w:t>2.</w:t>
      </w:r>
      <w:r>
        <w:rPr>
          <w:highlight w:val="white"/>
          <w:lang w:val="en-US"/>
        </w:rPr>
        <w:t xml:space="preserve">4: </w:t>
      </w:r>
      <w:r w:rsidR="00724837">
        <w:rPr>
          <w:highlight w:val="white"/>
          <w:lang w:val="en-US"/>
        </w:rPr>
        <w:t>M</w:t>
      </w:r>
      <w:r>
        <w:rPr>
          <w:highlight w:val="white"/>
          <w:lang w:val="en-US"/>
        </w:rPr>
        <w:t>essage integration and identification</w:t>
      </w:r>
    </w:p>
    <w:p w14:paraId="156B8956" w14:textId="77777777" w:rsidR="005D5B0D" w:rsidRDefault="005D5B0D" w:rsidP="00BA1764">
      <w:pPr>
        <w:ind w:left="0"/>
        <w:rPr>
          <w:highlight w:val="white"/>
          <w:lang w:val="en-US"/>
        </w:rPr>
      </w:pPr>
    </w:p>
    <w:p w14:paraId="34C31B01" w14:textId="1CF66E0C" w:rsidR="00054764" w:rsidRDefault="004361C0" w:rsidP="00956B5B">
      <w:pPr>
        <w:ind w:left="0"/>
        <w:rPr>
          <w:lang w:val="en-US"/>
        </w:rPr>
      </w:pPr>
      <w:r>
        <w:rPr>
          <w:highlight w:val="white"/>
          <w:lang w:val="en-US"/>
        </w:rPr>
        <w:t xml:space="preserve">Another important find was the relationship between identification and </w:t>
      </w:r>
      <w:r w:rsidR="00F6479D">
        <w:rPr>
          <w:highlight w:val="white"/>
          <w:lang w:val="en-US"/>
        </w:rPr>
        <w:t xml:space="preserve">sex, referring to biological </w:t>
      </w:r>
      <w:r w:rsidR="00F31A73">
        <w:rPr>
          <w:highlight w:val="white"/>
          <w:lang w:val="en-US"/>
        </w:rPr>
        <w:t>gender</w:t>
      </w:r>
      <w:r w:rsidR="00A5519E">
        <w:rPr>
          <w:highlight w:val="white"/>
          <w:lang w:val="en-US"/>
        </w:rPr>
        <w:t xml:space="preserve">. </w:t>
      </w:r>
      <w:r w:rsidR="007F31F5">
        <w:rPr>
          <w:highlight w:val="white"/>
          <w:lang w:val="en-US"/>
        </w:rPr>
        <w:t xml:space="preserve">A study </w:t>
      </w:r>
      <w:r w:rsidR="00B4245F">
        <w:rPr>
          <w:highlight w:val="white"/>
          <w:lang w:val="en-US"/>
        </w:rPr>
        <w:t>found</w:t>
      </w:r>
      <w:r w:rsidR="007F31F5">
        <w:rPr>
          <w:highlight w:val="white"/>
          <w:lang w:val="en-US"/>
        </w:rPr>
        <w:t xml:space="preserve"> that </w:t>
      </w:r>
      <w:r w:rsidR="00F10ABA">
        <w:rPr>
          <w:highlight w:val="white"/>
          <w:lang w:val="en-US"/>
        </w:rPr>
        <w:t xml:space="preserve">men </w:t>
      </w:r>
      <w:r w:rsidR="002A6736">
        <w:rPr>
          <w:highlight w:val="white"/>
          <w:lang w:val="en-US"/>
        </w:rPr>
        <w:t xml:space="preserve">reported higher levels of identification </w:t>
      </w:r>
      <w:r w:rsidR="00AF483F">
        <w:rPr>
          <w:highlight w:val="white"/>
          <w:lang w:val="en-US"/>
        </w:rPr>
        <w:t>than did women</w:t>
      </w:r>
      <w:r w:rsidR="00AA2D51">
        <w:rPr>
          <w:highlight w:val="white"/>
          <w:lang w:val="en-US"/>
        </w:rPr>
        <w:t xml:space="preserve"> and that these findings do not appear to the result of </w:t>
      </w:r>
      <w:r w:rsidR="004129F9">
        <w:rPr>
          <w:highlight w:val="white"/>
          <w:lang w:val="en-US"/>
        </w:rPr>
        <w:t>the sex of the main character</w:t>
      </w:r>
      <w:r w:rsidR="00EB179F">
        <w:rPr>
          <w:highlight w:val="white"/>
          <w:lang w:val="en-US"/>
        </w:rPr>
        <w:t xml:space="preserve"> </w:t>
      </w:r>
      <w:sdt>
        <w:sdtPr>
          <w:rPr>
            <w:color w:val="000000"/>
            <w:highlight w:val="white"/>
            <w:lang w:val="en-US"/>
          </w:rPr>
          <w:tag w:val="MENDELEY_CITATION_v3_eyJjaXRhdGlvbklEIjoiTUVOREVMRVlfQ0lUQVRJT05fOWIyNTkxOTQtNWE1Zi00NDVkLTkzYTEtZmQ1MTlhN2FhOGNi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1703047960"/>
          <w:placeholder>
            <w:docPart w:val="DefaultPlaceholder_-1854013440"/>
          </w:placeholder>
        </w:sdtPr>
        <w:sdtEndPr/>
        <w:sdtContent>
          <w:r w:rsidR="00CD60C3" w:rsidRPr="00CD60C3">
            <w:rPr>
              <w:color w:val="000000"/>
              <w:highlight w:val="white"/>
              <w:lang w:val="en-US"/>
            </w:rPr>
            <w:t>(Quintero Johnson et al., 2012)</w:t>
          </w:r>
        </w:sdtContent>
      </w:sdt>
      <w:r w:rsidR="007F31F5">
        <w:rPr>
          <w:highlight w:val="white"/>
          <w:lang w:val="en-US"/>
        </w:rPr>
        <w:t xml:space="preserve">. </w:t>
      </w:r>
      <w:bookmarkStart w:id="172" w:name="_77w8q7imguwu" w:colFirst="0" w:colLast="0"/>
      <w:bookmarkStart w:id="173" w:name="_no1j4ye2s3nx" w:colFirst="0" w:colLast="0"/>
      <w:bookmarkStart w:id="174" w:name="_mgwgat6orpdx" w:colFirst="0" w:colLast="0"/>
      <w:bookmarkStart w:id="175" w:name="_448ya9362htr" w:colFirst="0" w:colLast="0"/>
      <w:bookmarkStart w:id="176" w:name="_Toc197521762"/>
      <w:bookmarkEnd w:id="172"/>
      <w:bookmarkEnd w:id="173"/>
      <w:bookmarkEnd w:id="174"/>
      <w:bookmarkEnd w:id="175"/>
    </w:p>
    <w:p w14:paraId="7DED19F7" w14:textId="068A9F46" w:rsidR="00CA170B" w:rsidRDefault="00CA170B" w:rsidP="00956B5B">
      <w:pPr>
        <w:ind w:left="0"/>
        <w:rPr>
          <w:sz w:val="28"/>
          <w:szCs w:val="28"/>
          <w:lang w:val="en-US"/>
        </w:rPr>
      </w:pPr>
    </w:p>
    <w:bookmarkEnd w:id="176"/>
    <w:p w14:paraId="4E576229" w14:textId="189926BB" w:rsidR="00FF15AD" w:rsidRPr="00A5788E" w:rsidRDefault="42BE2588" w:rsidP="5E8ADF62">
      <w:pPr>
        <w:ind w:left="0"/>
      </w:pPr>
      <w:r>
        <w:lastRenderedPageBreak/>
        <w:t xml:space="preserve">According to Ehasz (2024), creating </w:t>
      </w:r>
      <w:r w:rsidR="3406C456">
        <w:t>empathy</w:t>
      </w:r>
      <w:r>
        <w:t xml:space="preserve"> for characters is important in orders for viewers to connect to the characters and only after that connection is established should the </w:t>
      </w:r>
      <w:proofErr w:type="gramStart"/>
      <w:r>
        <w:t xml:space="preserve">character </w:t>
      </w:r>
      <w:r w:rsidRPr="5E8ADF62">
        <w:rPr>
          <w:color w:val="000000" w:themeColor="text1"/>
          <w:lang w:val="en-US"/>
        </w:rPr>
        <w:t xml:space="preserve"> interact</w:t>
      </w:r>
      <w:proofErr w:type="gramEnd"/>
      <w:r w:rsidRPr="5E8ADF62">
        <w:rPr>
          <w:color w:val="000000" w:themeColor="text1"/>
          <w:lang w:val="en-US"/>
        </w:rPr>
        <w:t xml:space="preserve"> with the moral of the story (</w:t>
      </w:r>
      <w:r w:rsidR="22B912F3" w:rsidRPr="5E8ADF62">
        <w:rPr>
          <w:color w:val="000000" w:themeColor="text1"/>
          <w:lang w:val="en-US"/>
        </w:rPr>
        <w:t>Ehasz</w:t>
      </w:r>
      <w:r w:rsidRPr="5E8ADF62">
        <w:rPr>
          <w:color w:val="000000" w:themeColor="text1"/>
          <w:lang w:val="en-US"/>
        </w:rPr>
        <w:t xml:space="preserve"> 2024)</w:t>
      </w:r>
      <w:r w:rsidR="600BB351" w:rsidRPr="5E8ADF62">
        <w:rPr>
          <w:color w:val="000000" w:themeColor="text1"/>
          <w:lang w:val="en-US"/>
        </w:rPr>
        <w:t xml:space="preserve">. Ehasz says that </w:t>
      </w:r>
      <w:proofErr w:type="gramStart"/>
      <w:r w:rsidR="600BB351" w:rsidRPr="5E8ADF62">
        <w:rPr>
          <w:color w:val="000000" w:themeColor="text1"/>
          <w:lang w:val="en-US"/>
        </w:rPr>
        <w:t>in order to</w:t>
      </w:r>
      <w:proofErr w:type="gramEnd"/>
      <w:r w:rsidR="600BB351" w:rsidRPr="5E8ADF62">
        <w:rPr>
          <w:color w:val="000000" w:themeColor="text1"/>
          <w:lang w:val="en-US"/>
        </w:rPr>
        <w:t xml:space="preserve"> t</w:t>
      </w:r>
      <w:r w:rsidR="37DDBDDF" w:rsidRPr="5E8ADF62">
        <w:rPr>
          <w:color w:val="000000" w:themeColor="text1"/>
          <w:lang w:val="en-US"/>
        </w:rPr>
        <w:t xml:space="preserve">each, it is not about the moral of the story, but about the </w:t>
      </w:r>
      <w:r w:rsidR="600BB351" w:rsidRPr="5E8ADF62">
        <w:rPr>
          <w:color w:val="000000" w:themeColor="text1"/>
          <w:lang w:val="en-US"/>
        </w:rPr>
        <w:t xml:space="preserve">character motivation and drive related to the moral. </w:t>
      </w:r>
    </w:p>
    <w:p w14:paraId="47E389F9" w14:textId="3A1ECFDA" w:rsidR="00FF15AD" w:rsidRPr="00A5788E" w:rsidRDefault="00FF15AD" w:rsidP="00054764">
      <w:pPr>
        <w:ind w:left="0"/>
      </w:pPr>
    </w:p>
    <w:p w14:paraId="169678E1" w14:textId="1B6E5785" w:rsidR="00FF15AD" w:rsidRPr="00A5788E" w:rsidRDefault="3DE4E0C6" w:rsidP="5E8ADF62">
      <w:pPr>
        <w:pStyle w:val="Heading3"/>
        <w:ind w:left="0"/>
        <w:rPr>
          <w:lang w:val="en-US"/>
        </w:rPr>
      </w:pPr>
      <w:r w:rsidRPr="5E8ADF62">
        <w:rPr>
          <w:lang w:val="en-US"/>
        </w:rPr>
        <w:t xml:space="preserve">2.5.3. Personal </w:t>
      </w:r>
      <w:commentRangeStart w:id="177"/>
      <w:commentRangeStart w:id="178"/>
      <w:r w:rsidRPr="5E8ADF62">
        <w:rPr>
          <w:lang w:val="en-US"/>
        </w:rPr>
        <w:t>relevance</w:t>
      </w:r>
      <w:r w:rsidR="553601CA" w:rsidRPr="5E8ADF62">
        <w:rPr>
          <w:lang w:val="en-US"/>
        </w:rPr>
        <w:t xml:space="preserve"> &amp; Systematic Message Processing</w:t>
      </w:r>
      <w:commentRangeEnd w:id="177"/>
      <w:r w:rsidR="00FF15AD">
        <w:rPr>
          <w:rStyle w:val="CommentReference"/>
        </w:rPr>
        <w:commentReference w:id="177"/>
      </w:r>
      <w:commentRangeEnd w:id="178"/>
      <w:r w:rsidR="00FF15AD">
        <w:rPr>
          <w:rStyle w:val="CommentReference"/>
        </w:rPr>
        <w:commentReference w:id="178"/>
      </w:r>
    </w:p>
    <w:p w14:paraId="275277D4" w14:textId="036F4403" w:rsidR="00FF15AD" w:rsidRPr="00A5788E" w:rsidRDefault="72AD18E0" w:rsidP="5E8ADF62">
      <w:pPr>
        <w:ind w:left="0"/>
        <w:rPr>
          <w:rFonts w:ascii="Times New Roman" w:eastAsia="Times New Roman" w:hAnsi="Times New Roman" w:cs="Times New Roman"/>
          <w:color w:val="000000" w:themeColor="text1"/>
          <w:sz w:val="24"/>
          <w:szCs w:val="24"/>
          <w:lang w:val="en-US"/>
        </w:rPr>
      </w:pPr>
      <w:r w:rsidRPr="5E8ADF62">
        <w:rPr>
          <w:color w:val="000000" w:themeColor="text1"/>
        </w:rPr>
        <w:t xml:space="preserve">Personal relevance also influences message processing and recall (Petty &amp; Cacioppo, 1979). </w:t>
      </w:r>
      <w:r w:rsidRPr="5E8ADF62">
        <w:rPr>
          <w:color w:val="000000" w:themeColor="text1"/>
          <w:lang w:val="en-US"/>
        </w:rPr>
        <w:t xml:space="preserve">This means the degree to which someone believes that a message topic is relevant to their own </w:t>
      </w:r>
      <w:proofErr w:type="gramStart"/>
      <w:r w:rsidRPr="5E8ADF62">
        <w:rPr>
          <w:color w:val="000000" w:themeColor="text1"/>
          <w:lang w:val="en-US"/>
        </w:rPr>
        <w:t>lives(</w:t>
      </w:r>
      <w:proofErr w:type="gramEnd"/>
      <w:r w:rsidR="43E0D467" w:rsidRPr="5E8ADF62">
        <w:rPr>
          <w:lang w:val="en-US"/>
        </w:rPr>
        <w:t>Johnson, 2012</w:t>
      </w:r>
      <w:r w:rsidRPr="5E8ADF62">
        <w:rPr>
          <w:color w:val="000000" w:themeColor="text1"/>
          <w:lang w:val="en-US"/>
        </w:rPr>
        <w:t>).</w:t>
      </w:r>
      <w:r w:rsidRPr="5E8ADF62">
        <w:rPr>
          <w:color w:val="000000" w:themeColor="text1"/>
        </w:rPr>
        <w:t xml:space="preserve"> </w:t>
      </w:r>
      <w:r w:rsidRPr="5E8ADF62">
        <w:rPr>
          <w:rFonts w:ascii="Aptos" w:eastAsia="Aptos" w:hAnsi="Aptos" w:cs="Aptos"/>
          <w:color w:val="000000" w:themeColor="text1"/>
          <w:sz w:val="24"/>
          <w:szCs w:val="24"/>
          <w:lang w:val="en-US"/>
        </w:rPr>
        <w:t xml:space="preserve"> </w:t>
      </w:r>
      <w:r w:rsidR="609FC0D2" w:rsidRPr="5E8ADF62">
        <w:rPr>
          <w:lang w:val="en-US"/>
        </w:rPr>
        <w:t>Thus, a story is highly relevant if a character’s struggles closely mirror a person’s owns current   experiences.</w:t>
      </w:r>
      <w:r w:rsidR="617E2238" w:rsidRPr="5E8ADF62">
        <w:rPr>
          <w:lang w:val="en-US"/>
        </w:rPr>
        <w:t xml:space="preserve"> High relevance has been associated with more active evaluation of message claims and a lower likelihood of passive acceptance, which can lead to lower recall (Johnson, 2012).</w:t>
      </w:r>
      <w:r w:rsidR="4300D605" w:rsidRPr="5E8ADF62">
        <w:rPr>
          <w:lang w:val="en-US"/>
        </w:rPr>
        <w:t xml:space="preserve"> </w:t>
      </w:r>
      <w:r w:rsidR="6BEF7D4F" w:rsidRPr="5E8ADF62">
        <w:rPr>
          <w:lang w:val="en-US"/>
        </w:rPr>
        <w:t>One explanation is that deeper processing of content c</w:t>
      </w:r>
      <w:r w:rsidR="034E4B55" w:rsidRPr="5E8ADF62">
        <w:rPr>
          <w:lang w:val="en-US"/>
        </w:rPr>
        <w:t>ould</w:t>
      </w:r>
      <w:r w:rsidR="6BEF7D4F" w:rsidRPr="5E8ADF62">
        <w:rPr>
          <w:lang w:val="en-US"/>
        </w:rPr>
        <w:t xml:space="preserve"> distract individuals from memorizing </w:t>
      </w:r>
      <w:r w:rsidR="3E53C8B4" w:rsidRPr="5E8ADF62">
        <w:rPr>
          <w:lang w:val="en-US"/>
        </w:rPr>
        <w:t>specific detail</w:t>
      </w:r>
      <w:r w:rsidR="6BEF7D4F" w:rsidRPr="5E8ADF62">
        <w:rPr>
          <w:lang w:val="en-US"/>
        </w:rPr>
        <w:t>s, thus lower</w:t>
      </w:r>
      <w:r w:rsidR="67E15E57" w:rsidRPr="5E8ADF62">
        <w:rPr>
          <w:lang w:val="en-US"/>
        </w:rPr>
        <w:t>ing</w:t>
      </w:r>
      <w:r w:rsidR="6BEF7D4F" w:rsidRPr="5E8ADF62">
        <w:rPr>
          <w:lang w:val="en-US"/>
        </w:rPr>
        <w:t xml:space="preserve"> recall (Johnson, 2012).</w:t>
      </w:r>
      <w:r w:rsidR="3E546EAA" w:rsidRPr="5E8ADF62">
        <w:rPr>
          <w:lang w:val="en-US"/>
        </w:rPr>
        <w:t xml:space="preserve"> However, McNett (2016) argues that stories are most effective when they are tied to the personal experiences of learners.</w:t>
      </w:r>
      <w:r w:rsidR="3A761E68" w:rsidRPr="5E8ADF62">
        <w:rPr>
          <w:lang w:val="en-US"/>
        </w:rPr>
        <w:t xml:space="preserve"> </w:t>
      </w:r>
      <w:r w:rsidRPr="5E8ADF62">
        <w:rPr>
          <w:color w:val="000000" w:themeColor="text1"/>
          <w:lang w:val="en-US"/>
        </w:rPr>
        <w:t xml:space="preserve">This is supported by claims that </w:t>
      </w:r>
      <w:r w:rsidR="54DC005D" w:rsidRPr="5E8ADF62">
        <w:rPr>
          <w:color w:val="000000" w:themeColor="text1"/>
          <w:lang w:val="en-US"/>
        </w:rPr>
        <w:t>l</w:t>
      </w:r>
      <w:r w:rsidRPr="5E8ADF62">
        <w:rPr>
          <w:color w:val="000000" w:themeColor="text1"/>
          <w:lang w:val="en-US"/>
        </w:rPr>
        <w:t>earning in adulthood is integrally related to lived experience (</w:t>
      </w:r>
      <w:r w:rsidR="30F0A2B1" w:rsidRPr="5E8ADF62">
        <w:rPr>
          <w:lang w:val="en-US"/>
        </w:rPr>
        <w:t xml:space="preserve">Lindeman, </w:t>
      </w:r>
      <w:r w:rsidRPr="5E8ADF62">
        <w:rPr>
          <w:color w:val="000000" w:themeColor="text1"/>
          <w:lang w:val="en-US"/>
        </w:rPr>
        <w:t xml:space="preserve">1926; </w:t>
      </w:r>
      <w:r w:rsidR="1F9AE414" w:rsidRPr="5E8ADF62">
        <w:rPr>
          <w:color w:val="000000" w:themeColor="text1"/>
          <w:lang w:val="en-US"/>
        </w:rPr>
        <w:t>C</w:t>
      </w:r>
      <w:r w:rsidRPr="5E8ADF62">
        <w:rPr>
          <w:color w:val="000000" w:themeColor="text1"/>
          <w:lang w:val="en-US"/>
        </w:rPr>
        <w:t>lark</w:t>
      </w:r>
      <w:r w:rsidR="0E981B5F" w:rsidRPr="5E8ADF62">
        <w:rPr>
          <w:color w:val="000000" w:themeColor="text1"/>
          <w:lang w:val="en-US"/>
        </w:rPr>
        <w:t>,</w:t>
      </w:r>
      <w:r w:rsidRPr="5E8ADF62">
        <w:rPr>
          <w:color w:val="000000" w:themeColor="text1"/>
          <w:lang w:val="en-US"/>
        </w:rPr>
        <w:t xml:space="preserve"> 200</w:t>
      </w:r>
      <w:r w:rsidR="64609E5B" w:rsidRPr="5E8ADF62">
        <w:rPr>
          <w:color w:val="000000" w:themeColor="text1"/>
          <w:lang w:val="en-US"/>
        </w:rPr>
        <w:t>8</w:t>
      </w:r>
      <w:r w:rsidRPr="5E8ADF62">
        <w:rPr>
          <w:color w:val="000000" w:themeColor="text1"/>
          <w:lang w:val="en-US"/>
        </w:rPr>
        <w:t xml:space="preserve">). </w:t>
      </w:r>
      <w:r w:rsidR="7F9DD837" w:rsidRPr="5E8ADF62">
        <w:rPr>
          <w:rFonts w:ascii="Times New Roman" w:eastAsia="Times New Roman" w:hAnsi="Times New Roman" w:cs="Times New Roman"/>
          <w:sz w:val="24"/>
          <w:szCs w:val="24"/>
          <w:lang w:val="en-US"/>
        </w:rPr>
        <w:t>According to the Extended Elaboration Likelihood Model (E-ELM), the personal relevance of a story influences audience involvement rather than the degree of critical scrutiny of persuasive claims</w:t>
      </w:r>
      <w:r w:rsidR="6C6158FD" w:rsidRPr="5E8ADF62">
        <w:rPr>
          <w:rFonts w:ascii="Times New Roman" w:eastAsia="Times New Roman" w:hAnsi="Times New Roman" w:cs="Times New Roman"/>
          <w:sz w:val="24"/>
          <w:szCs w:val="24"/>
          <w:lang w:val="en-US"/>
        </w:rPr>
        <w:t xml:space="preserve"> in the story</w:t>
      </w:r>
      <w:r w:rsidR="7F9DD837" w:rsidRPr="5E8ADF62">
        <w:rPr>
          <w:rFonts w:ascii="Times New Roman" w:eastAsia="Times New Roman" w:hAnsi="Times New Roman" w:cs="Times New Roman"/>
          <w:sz w:val="24"/>
          <w:szCs w:val="24"/>
          <w:lang w:val="en-US"/>
        </w:rPr>
        <w:t xml:space="preserve"> (Slater &amp; Rouner, 2002).</w:t>
      </w:r>
      <w:r w:rsidRPr="5E8ADF62">
        <w:rPr>
          <w:rFonts w:ascii="Times New Roman" w:eastAsia="Times New Roman" w:hAnsi="Times New Roman" w:cs="Times New Roman"/>
          <w:color w:val="000000" w:themeColor="text1"/>
          <w:sz w:val="24"/>
          <w:szCs w:val="24"/>
          <w:lang w:val="en-US"/>
        </w:rPr>
        <w:t xml:space="preserve">When something is personal relevant, </w:t>
      </w:r>
      <w:r w:rsidR="78BFAEF7" w:rsidRPr="5E8ADF62">
        <w:rPr>
          <w:rFonts w:ascii="Times New Roman" w:eastAsia="Times New Roman" w:hAnsi="Times New Roman" w:cs="Times New Roman"/>
          <w:color w:val="000000" w:themeColor="text1"/>
          <w:sz w:val="24"/>
          <w:szCs w:val="24"/>
          <w:lang w:val="en-US"/>
        </w:rPr>
        <w:t>individuals are more easily</w:t>
      </w:r>
      <w:r w:rsidRPr="5E8ADF62">
        <w:rPr>
          <w:rFonts w:ascii="Times New Roman" w:eastAsia="Times New Roman" w:hAnsi="Times New Roman" w:cs="Times New Roman"/>
          <w:color w:val="000000" w:themeColor="text1"/>
          <w:sz w:val="24"/>
          <w:szCs w:val="24"/>
          <w:lang w:val="en-US"/>
        </w:rPr>
        <w:t xml:space="preserve"> persuaded </w:t>
      </w:r>
      <w:r w:rsidR="5D150C9B" w:rsidRPr="5E8ADF62">
        <w:rPr>
          <w:rFonts w:ascii="Times New Roman" w:eastAsia="Times New Roman" w:hAnsi="Times New Roman" w:cs="Times New Roman"/>
          <w:color w:val="000000" w:themeColor="text1"/>
          <w:sz w:val="24"/>
          <w:szCs w:val="24"/>
          <w:lang w:val="en-US"/>
        </w:rPr>
        <w:t>by</w:t>
      </w:r>
      <w:r w:rsidRPr="5E8ADF62">
        <w:rPr>
          <w:rFonts w:ascii="Times New Roman" w:eastAsia="Times New Roman" w:hAnsi="Times New Roman" w:cs="Times New Roman"/>
          <w:color w:val="000000" w:themeColor="text1"/>
          <w:sz w:val="24"/>
          <w:szCs w:val="24"/>
          <w:lang w:val="en-US"/>
        </w:rPr>
        <w:t xml:space="preserve"> strong arguments</w:t>
      </w:r>
      <w:r w:rsidR="29774AE3" w:rsidRPr="5E8ADF62">
        <w:rPr>
          <w:rFonts w:ascii="Times New Roman" w:eastAsia="Times New Roman" w:hAnsi="Times New Roman" w:cs="Times New Roman"/>
          <w:color w:val="000000" w:themeColor="text1"/>
          <w:sz w:val="24"/>
          <w:szCs w:val="24"/>
          <w:lang w:val="en-US"/>
        </w:rPr>
        <w:t>,</w:t>
      </w:r>
      <w:r w:rsidR="29774AE3" w:rsidRPr="5E8ADF62">
        <w:rPr>
          <w:rFonts w:ascii="Times New Roman" w:eastAsia="Times New Roman" w:hAnsi="Times New Roman" w:cs="Times New Roman"/>
          <w:sz w:val="24"/>
          <w:szCs w:val="24"/>
          <w:lang w:val="en-US"/>
        </w:rPr>
        <w:t xml:space="preserve"> whereas less relevant content leads participants</w:t>
      </w:r>
      <w:r w:rsidRPr="5E8ADF62">
        <w:rPr>
          <w:rFonts w:ascii="Times New Roman" w:eastAsia="Times New Roman" w:hAnsi="Times New Roman" w:cs="Times New Roman"/>
          <w:color w:val="000000" w:themeColor="text1"/>
          <w:sz w:val="24"/>
          <w:szCs w:val="24"/>
          <w:lang w:val="en-US"/>
        </w:rPr>
        <w:t xml:space="preserve"> </w:t>
      </w:r>
      <w:r w:rsidR="61DF35CD" w:rsidRPr="5E8ADF62">
        <w:rPr>
          <w:rFonts w:ascii="Times New Roman" w:eastAsia="Times New Roman" w:hAnsi="Times New Roman" w:cs="Times New Roman"/>
          <w:color w:val="000000" w:themeColor="text1"/>
          <w:sz w:val="24"/>
          <w:szCs w:val="24"/>
          <w:lang w:val="en-US"/>
        </w:rPr>
        <w:t>to be</w:t>
      </w:r>
      <w:r w:rsidRPr="5E8ADF62">
        <w:rPr>
          <w:rFonts w:ascii="Times New Roman" w:eastAsia="Times New Roman" w:hAnsi="Times New Roman" w:cs="Times New Roman"/>
          <w:color w:val="000000" w:themeColor="text1"/>
          <w:sz w:val="24"/>
          <w:szCs w:val="24"/>
          <w:lang w:val="en-US"/>
        </w:rPr>
        <w:t xml:space="preserve"> more persuaded by how likable the </w:t>
      </w:r>
      <w:r w:rsidR="7C2F4CE1" w:rsidRPr="5E8ADF62">
        <w:rPr>
          <w:rFonts w:ascii="Times New Roman" w:eastAsia="Times New Roman" w:hAnsi="Times New Roman" w:cs="Times New Roman"/>
          <w:color w:val="000000" w:themeColor="text1"/>
          <w:sz w:val="24"/>
          <w:szCs w:val="24"/>
          <w:lang w:val="en-US"/>
        </w:rPr>
        <w:t xml:space="preserve">character </w:t>
      </w:r>
      <w:r w:rsidRPr="5E8ADF62">
        <w:rPr>
          <w:rFonts w:ascii="Times New Roman" w:eastAsia="Times New Roman" w:hAnsi="Times New Roman" w:cs="Times New Roman"/>
          <w:color w:val="000000" w:themeColor="text1"/>
          <w:sz w:val="24"/>
          <w:szCs w:val="24"/>
          <w:lang w:val="en-US"/>
        </w:rPr>
        <w:t>is (Chaiken</w:t>
      </w:r>
      <w:r w:rsidR="2C78BD48" w:rsidRPr="5E8ADF62">
        <w:rPr>
          <w:rFonts w:ascii="Times New Roman" w:eastAsia="Times New Roman" w:hAnsi="Times New Roman" w:cs="Times New Roman"/>
          <w:color w:val="000000" w:themeColor="text1"/>
          <w:sz w:val="24"/>
          <w:szCs w:val="24"/>
          <w:lang w:val="en-US"/>
        </w:rPr>
        <w:t>,</w:t>
      </w:r>
      <w:r w:rsidRPr="5E8ADF62">
        <w:rPr>
          <w:rFonts w:ascii="Times New Roman" w:eastAsia="Times New Roman" w:hAnsi="Times New Roman" w:cs="Times New Roman"/>
          <w:color w:val="000000" w:themeColor="text1"/>
          <w:sz w:val="24"/>
          <w:szCs w:val="24"/>
          <w:lang w:val="en-US"/>
        </w:rPr>
        <w:t xml:space="preserve"> 1980). </w:t>
      </w:r>
      <w:r w:rsidR="45BEFC78" w:rsidRPr="5E8ADF62">
        <w:rPr>
          <w:rFonts w:ascii="Times New Roman" w:eastAsia="Times New Roman" w:hAnsi="Times New Roman" w:cs="Times New Roman"/>
          <w:color w:val="000000" w:themeColor="text1"/>
          <w:sz w:val="24"/>
          <w:szCs w:val="24"/>
          <w:lang w:val="en-US"/>
        </w:rPr>
        <w:t>Therefore,</w:t>
      </w:r>
      <w:r w:rsidRPr="5E8ADF62">
        <w:rPr>
          <w:rFonts w:ascii="Times New Roman" w:eastAsia="Times New Roman" w:hAnsi="Times New Roman" w:cs="Times New Roman"/>
          <w:color w:val="000000" w:themeColor="text1"/>
          <w:sz w:val="24"/>
          <w:szCs w:val="24"/>
          <w:lang w:val="en-US"/>
        </w:rPr>
        <w:t xml:space="preserve"> </w:t>
      </w:r>
      <w:r w:rsidR="679723C9" w:rsidRPr="5E8ADF62">
        <w:rPr>
          <w:rFonts w:ascii="Times New Roman" w:eastAsia="Times New Roman" w:hAnsi="Times New Roman" w:cs="Times New Roman"/>
          <w:color w:val="000000" w:themeColor="text1"/>
          <w:sz w:val="24"/>
          <w:szCs w:val="24"/>
          <w:lang w:val="en-US"/>
        </w:rPr>
        <w:t>when</w:t>
      </w:r>
      <w:r w:rsidRPr="5E8ADF62">
        <w:rPr>
          <w:rFonts w:ascii="Times New Roman" w:eastAsia="Times New Roman" w:hAnsi="Times New Roman" w:cs="Times New Roman"/>
          <w:color w:val="000000" w:themeColor="text1"/>
          <w:sz w:val="24"/>
          <w:szCs w:val="24"/>
          <w:lang w:val="en-US"/>
        </w:rPr>
        <w:t xml:space="preserve"> </w:t>
      </w:r>
      <w:r w:rsidR="4B12A876" w:rsidRPr="5E8ADF62">
        <w:rPr>
          <w:rFonts w:ascii="Times New Roman" w:eastAsia="Times New Roman" w:hAnsi="Times New Roman" w:cs="Times New Roman"/>
          <w:color w:val="000000" w:themeColor="text1"/>
          <w:sz w:val="24"/>
          <w:szCs w:val="24"/>
          <w:lang w:val="en-US"/>
        </w:rPr>
        <w:t xml:space="preserve">people </w:t>
      </w:r>
      <w:r w:rsidRPr="5E8ADF62">
        <w:rPr>
          <w:rFonts w:ascii="Times New Roman" w:eastAsia="Times New Roman" w:hAnsi="Times New Roman" w:cs="Times New Roman"/>
          <w:color w:val="000000" w:themeColor="text1"/>
          <w:sz w:val="24"/>
          <w:szCs w:val="24"/>
          <w:lang w:val="en-US"/>
        </w:rPr>
        <w:t xml:space="preserve">care about </w:t>
      </w:r>
      <w:r w:rsidR="22046ED9" w:rsidRPr="5E8ADF62">
        <w:rPr>
          <w:rFonts w:ascii="Times New Roman" w:eastAsia="Times New Roman" w:hAnsi="Times New Roman" w:cs="Times New Roman"/>
          <w:color w:val="000000" w:themeColor="text1"/>
          <w:sz w:val="24"/>
          <w:szCs w:val="24"/>
          <w:lang w:val="en-US"/>
        </w:rPr>
        <w:t>a topic</w:t>
      </w:r>
      <w:r w:rsidRPr="5E8ADF62">
        <w:rPr>
          <w:rFonts w:ascii="Times New Roman" w:eastAsia="Times New Roman" w:hAnsi="Times New Roman" w:cs="Times New Roman"/>
          <w:color w:val="000000" w:themeColor="text1"/>
          <w:sz w:val="24"/>
          <w:szCs w:val="24"/>
          <w:lang w:val="en-US"/>
        </w:rPr>
        <w:t xml:space="preserve">, </w:t>
      </w:r>
      <w:r w:rsidR="060A1458" w:rsidRPr="5E8ADF62">
        <w:rPr>
          <w:rFonts w:ascii="Times New Roman" w:eastAsia="Times New Roman" w:hAnsi="Times New Roman" w:cs="Times New Roman"/>
          <w:color w:val="000000" w:themeColor="text1"/>
          <w:sz w:val="24"/>
          <w:szCs w:val="24"/>
          <w:lang w:val="en-US"/>
        </w:rPr>
        <w:t xml:space="preserve">they </w:t>
      </w:r>
      <w:r w:rsidR="29FF2D56" w:rsidRPr="5E8ADF62">
        <w:rPr>
          <w:rFonts w:ascii="Times New Roman" w:eastAsia="Times New Roman" w:hAnsi="Times New Roman" w:cs="Times New Roman"/>
          <w:color w:val="000000" w:themeColor="text1"/>
          <w:sz w:val="24"/>
          <w:szCs w:val="24"/>
          <w:lang w:val="en-US"/>
        </w:rPr>
        <w:t xml:space="preserve">process information </w:t>
      </w:r>
      <w:r w:rsidRPr="5E8ADF62">
        <w:rPr>
          <w:rFonts w:ascii="Times New Roman" w:eastAsia="Times New Roman" w:hAnsi="Times New Roman" w:cs="Times New Roman"/>
          <w:color w:val="000000" w:themeColor="text1"/>
          <w:sz w:val="24"/>
          <w:szCs w:val="24"/>
          <w:lang w:val="en-US"/>
        </w:rPr>
        <w:t>more critically.</w:t>
      </w:r>
    </w:p>
    <w:p w14:paraId="76EEDD59" w14:textId="48F85419" w:rsidR="00FF15AD" w:rsidRPr="00A5788E" w:rsidRDefault="00FF15AD" w:rsidP="5E8ADF62">
      <w:pPr>
        <w:ind w:left="0"/>
        <w:rPr>
          <w:rFonts w:ascii="Times New Roman" w:eastAsia="Times New Roman" w:hAnsi="Times New Roman" w:cs="Times New Roman"/>
          <w:color w:val="000000" w:themeColor="text1"/>
          <w:sz w:val="24"/>
          <w:szCs w:val="24"/>
          <w:lang w:val="en-US"/>
        </w:rPr>
      </w:pPr>
    </w:p>
    <w:p w14:paraId="3B15FB1D" w14:textId="358181D6" w:rsidR="00FF15AD" w:rsidRPr="00A5788E" w:rsidRDefault="331D8D4F" w:rsidP="5E8ADF62">
      <w:pPr>
        <w:ind w:left="0"/>
        <w:rPr>
          <w:lang w:val="en-US"/>
        </w:rPr>
      </w:pPr>
      <w:r w:rsidRPr="5E8ADF62">
        <w:rPr>
          <w:lang w:val="en-US"/>
        </w:rPr>
        <w:t xml:space="preserve">Systematic Message </w:t>
      </w:r>
      <w:proofErr w:type="gramStart"/>
      <w:r w:rsidRPr="5E8ADF62">
        <w:rPr>
          <w:lang w:val="en-US"/>
        </w:rPr>
        <w:t>Processing</w:t>
      </w:r>
      <w:r w:rsidR="353FF71D" w:rsidRPr="5E8ADF62">
        <w:rPr>
          <w:lang w:val="en-US"/>
        </w:rPr>
        <w:t>(</w:t>
      </w:r>
      <w:proofErr w:type="gramEnd"/>
      <w:r w:rsidR="353FF71D" w:rsidRPr="5E8ADF62">
        <w:rPr>
          <w:lang w:val="en-US"/>
        </w:rPr>
        <w:t>SMP)</w:t>
      </w:r>
      <w:r w:rsidRPr="5E8ADF62">
        <w:rPr>
          <w:lang w:val="en-US"/>
        </w:rPr>
        <w:t xml:space="preserve">, also known outside EE as Systematic Information Processing, is part of the Heuristic-Systemic Model in which </w:t>
      </w:r>
      <w:r w:rsidR="7D33A668" w:rsidRPr="5E8ADF62">
        <w:rPr>
          <w:lang w:val="en-US"/>
        </w:rPr>
        <w:t>systematic processing a slow, but accurate process while heuristic processing is faster</w:t>
      </w:r>
      <w:r w:rsidR="0F861539" w:rsidRPr="5E8ADF62">
        <w:rPr>
          <w:lang w:val="en-US"/>
        </w:rPr>
        <w:t xml:space="preserve"> using judgmental shortcuts (Chaiken, 2012)</w:t>
      </w:r>
      <w:r w:rsidR="7D33A668" w:rsidRPr="5E8ADF62">
        <w:rPr>
          <w:lang w:val="en-US"/>
        </w:rPr>
        <w:t>.</w:t>
      </w:r>
      <w:r w:rsidR="73FE8041" w:rsidRPr="5E8ADF62">
        <w:rPr>
          <w:lang w:val="en-US"/>
        </w:rPr>
        <w:t xml:space="preserve"> </w:t>
      </w:r>
      <w:r w:rsidR="1282E193" w:rsidRPr="5E8ADF62">
        <w:rPr>
          <w:lang w:val="en-US"/>
        </w:rPr>
        <w:t>High systematic processing has been correlated with lower information recall (</w:t>
      </w:r>
      <w:proofErr w:type="spellStart"/>
      <w:r w:rsidR="1282E193" w:rsidRPr="5E8ADF62">
        <w:rPr>
          <w:lang w:val="en-US"/>
        </w:rPr>
        <w:t>johnson</w:t>
      </w:r>
      <w:proofErr w:type="spellEnd"/>
      <w:r w:rsidR="1282E193" w:rsidRPr="5E8ADF62">
        <w:rPr>
          <w:lang w:val="en-US"/>
        </w:rPr>
        <w:t xml:space="preserve"> 2012). </w:t>
      </w:r>
      <w:r w:rsidR="58E0EE6C" w:rsidRPr="5E8ADF62">
        <w:rPr>
          <w:lang w:val="en-US"/>
        </w:rPr>
        <w:t>Higher SMP was also correlated with high personal relevance (</w:t>
      </w:r>
      <w:proofErr w:type="spellStart"/>
      <w:r w:rsidR="58E0EE6C" w:rsidRPr="5E8ADF62">
        <w:rPr>
          <w:lang w:val="en-US"/>
        </w:rPr>
        <w:t>johnson</w:t>
      </w:r>
      <w:proofErr w:type="spellEnd"/>
      <w:r w:rsidR="58E0EE6C" w:rsidRPr="5E8ADF62">
        <w:rPr>
          <w:lang w:val="en-US"/>
        </w:rPr>
        <w:t xml:space="preserve"> 2012). P</w:t>
      </w:r>
      <w:r w:rsidR="58E0EE6C" w:rsidRPr="5E8ADF62">
        <w:rPr>
          <w:color w:val="131314"/>
          <w:sz w:val="21"/>
          <w:szCs w:val="21"/>
          <w:lang w:val="en-US"/>
        </w:rPr>
        <w:t xml:space="preserve">ersonal relevance </w:t>
      </w:r>
      <w:r w:rsidR="50C71116" w:rsidRPr="5E8ADF62">
        <w:rPr>
          <w:color w:val="131314"/>
          <w:sz w:val="21"/>
          <w:szCs w:val="21"/>
          <w:lang w:val="en-US"/>
        </w:rPr>
        <w:t>might</w:t>
      </w:r>
      <w:r w:rsidR="58E0EE6C" w:rsidRPr="5E8ADF62">
        <w:rPr>
          <w:color w:val="131314"/>
          <w:sz w:val="21"/>
          <w:szCs w:val="21"/>
          <w:lang w:val="en-US"/>
        </w:rPr>
        <w:t xml:space="preserve"> encourage deeper processing of a message.</w:t>
      </w:r>
      <w:r w:rsidR="3C79B404" w:rsidRPr="5E8ADF62">
        <w:rPr>
          <w:color w:val="131314"/>
          <w:sz w:val="21"/>
          <w:szCs w:val="21"/>
          <w:lang w:val="en-US"/>
        </w:rPr>
        <w:t xml:space="preserve"> </w:t>
      </w:r>
      <w:proofErr w:type="gramStart"/>
      <w:r w:rsidR="3C79B404" w:rsidRPr="5E8ADF62">
        <w:rPr>
          <w:color w:val="131314"/>
          <w:sz w:val="21"/>
          <w:szCs w:val="21"/>
          <w:lang w:val="en-US"/>
        </w:rPr>
        <w:t>Thus</w:t>
      </w:r>
      <w:proofErr w:type="gramEnd"/>
      <w:r w:rsidR="3C79B404" w:rsidRPr="5E8ADF62">
        <w:rPr>
          <w:color w:val="131314"/>
          <w:sz w:val="21"/>
          <w:szCs w:val="21"/>
          <w:lang w:val="en-US"/>
        </w:rPr>
        <w:t xml:space="preserve"> </w:t>
      </w:r>
      <w:r w:rsidR="1AA2A4A9" w:rsidRPr="5E8ADF62">
        <w:rPr>
          <w:color w:val="131314"/>
          <w:sz w:val="21"/>
          <w:szCs w:val="21"/>
          <w:lang w:val="en-US"/>
        </w:rPr>
        <w:t>personal</w:t>
      </w:r>
      <w:r w:rsidR="3C79B404" w:rsidRPr="5E8ADF62">
        <w:rPr>
          <w:color w:val="131314"/>
          <w:sz w:val="21"/>
          <w:szCs w:val="21"/>
          <w:lang w:val="en-US"/>
        </w:rPr>
        <w:t xml:space="preserve"> relevance</w:t>
      </w:r>
      <w:r w:rsidR="0A0F3E7E" w:rsidRPr="5E8ADF62">
        <w:rPr>
          <w:color w:val="131314"/>
          <w:sz w:val="21"/>
          <w:szCs w:val="21"/>
          <w:lang w:val="en-US"/>
        </w:rPr>
        <w:t xml:space="preserve"> </w:t>
      </w:r>
      <w:proofErr w:type="gramStart"/>
      <w:r w:rsidR="0A0F3E7E" w:rsidRPr="5E8ADF62">
        <w:rPr>
          <w:color w:val="131314"/>
          <w:sz w:val="21"/>
          <w:szCs w:val="21"/>
          <w:lang w:val="en-US"/>
        </w:rPr>
        <w:t xml:space="preserve">might </w:t>
      </w:r>
      <w:r w:rsidR="753178D5" w:rsidRPr="5E8ADF62">
        <w:rPr>
          <w:color w:val="131314"/>
          <w:sz w:val="21"/>
          <w:szCs w:val="21"/>
          <w:lang w:val="en-US"/>
        </w:rPr>
        <w:t xml:space="preserve"> correlate</w:t>
      </w:r>
      <w:proofErr w:type="gramEnd"/>
      <w:r w:rsidR="753178D5" w:rsidRPr="5E8ADF62">
        <w:rPr>
          <w:color w:val="131314"/>
          <w:sz w:val="21"/>
          <w:szCs w:val="21"/>
          <w:lang w:val="en-US"/>
        </w:rPr>
        <w:t xml:space="preserve"> to lower information recall.</w:t>
      </w:r>
    </w:p>
    <w:p w14:paraId="3A47903C" w14:textId="6C209C73" w:rsidR="00FF15AD" w:rsidRPr="00A5788E" w:rsidRDefault="00FF15AD" w:rsidP="00054764">
      <w:pPr>
        <w:ind w:left="0"/>
      </w:pPr>
    </w:p>
    <w:p w14:paraId="1BD8148C" w14:textId="15063E19" w:rsidR="00FF15AD" w:rsidRPr="00A5788E" w:rsidRDefault="2A52B76A" w:rsidP="5E8ADF62">
      <w:pPr>
        <w:pStyle w:val="Heading3"/>
        <w:ind w:left="0"/>
        <w:rPr>
          <w:lang w:val="en-US"/>
        </w:rPr>
      </w:pPr>
      <w:r w:rsidRPr="5E8ADF62">
        <w:rPr>
          <w:lang w:val="en-US"/>
        </w:rPr>
        <w:t>2.5.</w:t>
      </w:r>
      <w:r w:rsidR="61720601" w:rsidRPr="5E8ADF62">
        <w:rPr>
          <w:lang w:val="en-US"/>
        </w:rPr>
        <w:t>4</w:t>
      </w:r>
      <w:r w:rsidRPr="5E8ADF62">
        <w:rPr>
          <w:lang w:val="en-US"/>
        </w:rPr>
        <w:t>. Message integration</w:t>
      </w:r>
    </w:p>
    <w:p w14:paraId="5EFAF377" w14:textId="4392F296" w:rsidR="00FF15AD" w:rsidRPr="00A5788E" w:rsidRDefault="2A52B76A" w:rsidP="5E8ADF62">
      <w:pPr>
        <w:pStyle w:val="NormalWeb"/>
        <w:rPr>
          <w:lang w:val="en-US"/>
        </w:rPr>
      </w:pPr>
      <w:r>
        <w:t>Message integration refers to how seamlessly educational content is woven into the narrative</w:t>
      </w:r>
      <w:sdt>
        <w:sdtPr>
          <w:rPr>
            <w:color w:val="000000"/>
          </w:rPr>
          <w:tag w:val="MENDELEY_CITATION_v3_eyJjaXRhdGlvbklEIjoiTUVOREVMRVlfQ0lUQVRJT05fOTlmZGE2ZDQtZWNkYS00MTJmLThmODctODg5MTEwYTQ4NDk3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710916749"/>
          <w:placeholder>
            <w:docPart w:val="0808D303047B491FA562E318A553F220"/>
          </w:placeholder>
        </w:sdtPr>
        <w:sdtEndPr/>
        <w:sdtContent>
          <w:r w:rsidR="00CD60C3" w:rsidRPr="00CD60C3">
            <w:rPr>
              <w:color w:val="000000"/>
            </w:rPr>
            <w:t>(Quintero Johnson et al., 2012)</w:t>
          </w:r>
        </w:sdtContent>
      </w:sdt>
      <w:r>
        <w:t xml:space="preserve">. </w:t>
      </w:r>
      <w:r w:rsidRPr="5E8ADF62">
        <w:rPr>
          <w:highlight w:val="white"/>
          <w:lang w:val="en-US"/>
        </w:rPr>
        <w:t xml:space="preserve">High-integration messages are those where the health information is woven seamlessly into the storyline and character experiences. Low-integration messages present information in a way that is not related to the main narrative. </w:t>
      </w:r>
      <w:r>
        <w:t>High-integration messages have been found to enhance recall compared to low-integration messages</w:t>
      </w:r>
      <w:sdt>
        <w:sdtPr>
          <w:rPr>
            <w:color w:val="000000"/>
          </w:rPr>
          <w:tag w:val="MENDELEY_CITATION_v3_eyJjaXRhdGlvbklEIjoiTUVOREVMRVlfQ0lUQVRJT05fN2M5NzBlMjItMWMzNS00ZDQ3LWFmNDAtYzdiM2Q1YTgwMmVj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1679555678"/>
          <w:placeholder>
            <w:docPart w:val="0808D303047B491FA562E318A553F220"/>
          </w:placeholder>
        </w:sdtPr>
        <w:sdtEndPr/>
        <w:sdtContent>
          <w:r w:rsidR="00CD60C3" w:rsidRPr="00CD60C3">
            <w:rPr>
              <w:color w:val="000000"/>
            </w:rPr>
            <w:t>(Quintero Johnson et al., 2012)</w:t>
          </w:r>
        </w:sdtContent>
      </w:sdt>
      <w:r>
        <w:t xml:space="preserve">. This I mostly </w:t>
      </w:r>
      <w:proofErr w:type="gramStart"/>
      <w:r>
        <w:t>due to the fact that</w:t>
      </w:r>
      <w:proofErr w:type="gramEnd"/>
      <w:r>
        <w:t xml:space="preserve"> when there is increased distance </w:t>
      </w:r>
      <w:r w:rsidRPr="5E8ADF62">
        <w:rPr>
          <w:highlight w:val="white"/>
          <w:lang w:val="en-US"/>
        </w:rPr>
        <w:t xml:space="preserve">between the educational and narrative content the two types of content must compete for working memory resources, and the narrative generally wins </w:t>
      </w:r>
      <w:sdt>
        <w:sdtPr>
          <w:rPr>
            <w:color w:val="000000"/>
            <w:highlight w:val="white"/>
            <w:lang w:val="en-US"/>
          </w:rPr>
          <w:tag w:val="MENDELEY_CITATION_v3_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"/>
          <w:id w:val="1629147998"/>
          <w:placeholder>
            <w:docPart w:val="046BFD9119CD4056AED3740BF97E6B66"/>
          </w:placeholder>
        </w:sdtPr>
        <w:sdtEndPr/>
        <w:sdtContent>
          <w:r w:rsidR="00CD60C3" w:rsidRPr="00CD60C3">
            <w:rPr>
              <w:color w:val="000000"/>
              <w:highlight w:val="white"/>
              <w:lang w:val="en-US"/>
            </w:rPr>
            <w:t>(Fisch, 2000)</w:t>
          </w:r>
        </w:sdtContent>
      </w:sdt>
      <w:r w:rsidRPr="5E8ADF62">
        <w:rPr>
          <w:highlight w:val="white"/>
          <w:lang w:val="en-US"/>
        </w:rPr>
        <w:t>.</w:t>
      </w:r>
      <w:r w:rsidRPr="5E8ADF62">
        <w:rPr>
          <w:lang w:val="en-US"/>
        </w:rPr>
        <w:t xml:space="preserve"> </w:t>
      </w:r>
      <w:r>
        <w:t xml:space="preserve">However, low-integration messages may foster greater emotional involvement, audience involvement and identification with characters </w:t>
      </w:r>
      <w:sdt>
        <w:sdtPr>
          <w:rPr>
            <w:color w:val="000000"/>
          </w:rPr>
          <w:tag w:val="MENDELEY_CITATION_v3_eyJjaXRhdGlvbklEIjoiTUVOREVMRVlfQ0lUQVRJT05fM2UyNTQ3ZjMtZjc3ZC00ZDk5LTgwOGUtNjgwNjcxODNhMjBj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13033740"/>
          <w:placeholder>
            <w:docPart w:val="0808D303047B491FA562E318A553F220"/>
          </w:placeholder>
        </w:sdtPr>
        <w:sdtEndPr/>
        <w:sdtContent>
          <w:r w:rsidR="00CD60C3" w:rsidRPr="00CD60C3">
            <w:rPr>
              <w:color w:val="000000"/>
            </w:rPr>
            <w:t>(Quintero Johnson et al., 2012)</w:t>
          </w:r>
        </w:sdtContent>
      </w:sdt>
      <w:r w:rsidRPr="5E8ADF62">
        <w:rPr>
          <w:b/>
          <w:bCs/>
        </w:rPr>
        <w:t xml:space="preserve">. </w:t>
      </w:r>
      <w:r w:rsidRPr="5E8ADF62">
        <w:rPr>
          <w:highlight w:val="white"/>
          <w:lang w:val="en-US"/>
        </w:rPr>
        <w:t xml:space="preserve">According to </w:t>
      </w:r>
      <w:sdt>
        <w:sdtPr>
          <w:rPr>
            <w:color w:val="000000"/>
            <w:highlight w:val="white"/>
            <w:lang w:val="en-US"/>
          </w:rPr>
          <w:tag w:val="MENDELEY_CITATION_v3_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"/>
          <w:id w:val="1578544767"/>
          <w:placeholder>
            <w:docPart w:val="C68E7C4100CD488BB69123E32145A8D6"/>
          </w:placeholder>
        </w:sdtPr>
        <w:sdtEndPr/>
        <w:sdtContent>
          <w:r w:rsidR="00CD60C3" w:rsidRPr="00CD60C3">
            <w:rPr>
              <w:color w:val="000000"/>
              <w:highlight w:val="white"/>
              <w:lang w:val="en-US"/>
            </w:rPr>
            <w:t>(Dudley et al., 2023)</w:t>
          </w:r>
        </w:sdtContent>
      </w:sdt>
      <w:r w:rsidRPr="5E8ADF62">
        <w:rPr>
          <w:highlight w:val="white"/>
          <w:lang w:val="en-US"/>
        </w:rPr>
        <w:t xml:space="preserve"> whether narrative or didactic messaging is most effective depends on </w:t>
      </w:r>
      <w:r w:rsidRPr="5E8ADF62">
        <w:rPr>
          <w:highlight w:val="white"/>
          <w:lang w:val="en-US"/>
        </w:rPr>
        <w:lastRenderedPageBreak/>
        <w:t xml:space="preserve">the topic, audience, and objective, as well as message quality. However, they also suggest that a combination of the two is most likely to be more effective than either strategy alone. </w:t>
      </w:r>
      <w:r w:rsidRPr="5E8ADF62">
        <w:rPr>
          <w:lang w:val="en-US"/>
        </w:rPr>
        <w:t xml:space="preserve">Another important note to consider is that there have no significant differences been found between information recall between high-integration </w:t>
      </w:r>
      <w:r w:rsidRPr="5E8ADF62">
        <w:rPr>
          <w:highlight w:val="white"/>
          <w:lang w:val="en-US"/>
        </w:rPr>
        <w:t>and the educational content–only message</w:t>
      </w:r>
      <w:r w:rsidRPr="5E8ADF62">
        <w:rPr>
          <w:lang w:val="en-US"/>
        </w:rPr>
        <w:t>s</w:t>
      </w:r>
      <w:sdt>
        <w:sdtPr>
          <w:rPr>
            <w:color w:val="000000"/>
            <w:lang w:val="en-US"/>
          </w:rPr>
          <w:tag w:val="MENDELEY_CITATION_v3_eyJjaXRhdGlvbklEIjoiTUVOREVMRVlfQ0lUQVRJT05fYjllNmFlZjYtNzFmYi00OWQzLWE3ZjQtMDNhODMwODc2MmI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1654847353"/>
          <w:placeholder>
            <w:docPart w:val="0808D303047B491FA562E318A553F220"/>
          </w:placeholder>
        </w:sdtPr>
        <w:sdtEndPr/>
        <w:sdtContent>
          <w:r w:rsidR="00CD60C3" w:rsidRPr="00CD60C3">
            <w:rPr>
              <w:color w:val="000000"/>
              <w:lang w:val="en-US"/>
            </w:rPr>
            <w:t>(Quintero Johnson et al., 2012)</w:t>
          </w:r>
        </w:sdtContent>
      </w:sdt>
      <w:r w:rsidRPr="5E8ADF62">
        <w:rPr>
          <w:lang w:val="en-US"/>
        </w:rPr>
        <w:t xml:space="preserve">. From this it can be extrapolated that stories with well-integrated stories are not better than fact sheets when it comes to recall. It </w:t>
      </w:r>
      <w:proofErr w:type="gramStart"/>
      <w:r w:rsidRPr="5E8ADF62">
        <w:rPr>
          <w:lang w:val="en-US"/>
        </w:rPr>
        <w:t>has to</w:t>
      </w:r>
      <w:proofErr w:type="gramEnd"/>
      <w:r w:rsidRPr="5E8ADF62">
        <w:rPr>
          <w:lang w:val="en-US"/>
        </w:rPr>
        <w:t xml:space="preserve"> be considered that this test was done on short stories, therefore there is still a lot unknown about different lengths of stories and </w:t>
      </w:r>
      <w:proofErr w:type="gramStart"/>
      <w:r w:rsidRPr="5E8ADF62">
        <w:rPr>
          <w:lang w:val="en-US"/>
        </w:rPr>
        <w:t>its</w:t>
      </w:r>
      <w:proofErr w:type="gramEnd"/>
      <w:r w:rsidRPr="5E8ADF62">
        <w:rPr>
          <w:lang w:val="en-US"/>
        </w:rPr>
        <w:t xml:space="preserve"> effect on recall. There are still a lot of unknowns regarding message integration, such as its effect on retention. </w:t>
      </w:r>
    </w:p>
    <w:p w14:paraId="5B01F10D" w14:textId="7A55084E" w:rsidR="30462E6D" w:rsidRDefault="30462E6D" w:rsidP="00D561CF">
      <w:pPr>
        <w:ind w:left="0"/>
      </w:pPr>
    </w:p>
    <w:p w14:paraId="5C7598DC" w14:textId="10CFE9D1" w:rsidR="7B4727A0" w:rsidRDefault="7B4727A0" w:rsidP="5E8ADF62">
      <w:pPr>
        <w:ind w:left="0"/>
      </w:pPr>
      <w:r>
        <w:t>As seen in the literature there is need for more empirical evidence. This brings us to our research question:</w:t>
      </w:r>
    </w:p>
    <w:p w14:paraId="1D011971" w14:textId="7E28062B" w:rsidR="5E8ADF62" w:rsidRDefault="5E8ADF62" w:rsidP="5E8ADF62">
      <w:pPr>
        <w:ind w:left="0"/>
      </w:pPr>
    </w:p>
    <w:p w14:paraId="2253FB22" w14:textId="7DCCFE13" w:rsidR="5965CE10" w:rsidRDefault="5965CE10" w:rsidP="5E8ADF62">
      <w:r w:rsidRPr="5E8ADF62">
        <w:rPr>
          <w:rFonts w:ascii="Aptos" w:eastAsia="Aptos" w:hAnsi="Aptos" w:cs="Aptos"/>
          <w:color w:val="000000" w:themeColor="text1"/>
          <w:sz w:val="24"/>
          <w:szCs w:val="24"/>
          <w:lang w:val="en-US"/>
        </w:rPr>
        <w:t>Between high integrated and low integrated information in short stories, which one is more effective at recalling specific information in young adults?</w:t>
      </w:r>
    </w:p>
    <w:p w14:paraId="297CC3FD" w14:textId="004D9E64" w:rsidR="5E8ADF62" w:rsidRDefault="5E8ADF62" w:rsidP="5E8ADF62">
      <w:pPr>
        <w:ind w:left="0"/>
      </w:pPr>
    </w:p>
    <w:p w14:paraId="25083385" w14:textId="76AD4A58" w:rsidR="5E8ADF62" w:rsidRDefault="5E8ADF62" w:rsidP="5E8ADF62">
      <w:pPr>
        <w:ind w:left="0"/>
      </w:pPr>
    </w:p>
    <w:p w14:paraId="1BC83623" w14:textId="5C9C98B8" w:rsidR="5E8ADF62" w:rsidRDefault="5E8ADF62">
      <w:r>
        <w:br w:type="page"/>
      </w:r>
    </w:p>
    <w:p w14:paraId="0B7091F1" w14:textId="3FC3B42B" w:rsidR="0E20E7DF" w:rsidRDefault="0E20E7DF" w:rsidP="5E8ADF62">
      <w:pPr>
        <w:pStyle w:val="Heading2"/>
        <w:spacing w:before="160" w:after="80"/>
        <w:ind w:left="0"/>
        <w:rPr>
          <w:rFonts w:ascii="Aptos Display" w:eastAsia="Aptos Display" w:hAnsi="Aptos Display" w:cs="Aptos Display"/>
          <w:color w:val="0F4761"/>
          <w:sz w:val="32"/>
          <w:szCs w:val="32"/>
          <w:lang w:val="en-US"/>
        </w:rPr>
      </w:pPr>
      <w:r w:rsidRPr="5E8ADF62">
        <w:rPr>
          <w:rFonts w:ascii="Aptos Display" w:eastAsia="Aptos Display" w:hAnsi="Aptos Display" w:cs="Aptos Display"/>
          <w:color w:val="0F4761"/>
          <w:sz w:val="32"/>
          <w:szCs w:val="32"/>
          <w:lang w:val="en-US"/>
        </w:rPr>
        <w:lastRenderedPageBreak/>
        <w:t>2.6 Ethical considerations</w:t>
      </w:r>
    </w:p>
    <w:p w14:paraId="2A89D932" w14:textId="58191651" w:rsidR="0E20E7DF" w:rsidRDefault="0E20E7DF" w:rsidP="5E8ADF62">
      <w:pPr>
        <w:shd w:val="clear" w:color="auto" w:fill="FFFFFF" w:themeFill="background1"/>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 xml:space="preserve">Because the field focuses on messaging through stories and increasing the effect it has on the audience, ethical considerations must be </w:t>
      </w:r>
      <w:proofErr w:type="gramStart"/>
      <w:r w:rsidRPr="5E8ADF62">
        <w:rPr>
          <w:rFonts w:asciiTheme="minorHAnsi" w:eastAsiaTheme="minorEastAsia" w:hAnsiTheme="minorHAnsi" w:cstheme="minorBidi"/>
          <w:color w:val="000000" w:themeColor="text1"/>
          <w:lang w:val="en-US"/>
        </w:rPr>
        <w:t>taken into account</w:t>
      </w:r>
      <w:proofErr w:type="gramEnd"/>
      <w:r w:rsidRPr="5E8ADF62">
        <w:rPr>
          <w:rFonts w:asciiTheme="minorHAnsi" w:eastAsiaTheme="minorEastAsia" w:hAnsiTheme="minorHAnsi" w:cstheme="minorBidi"/>
          <w:color w:val="000000" w:themeColor="text1"/>
          <w:lang w:val="en-US"/>
        </w:rPr>
        <w:t xml:space="preserve">. It is possible that this field and its findings can be abused for the uses of propaganda and harmful marketing. It has the potential to be used for manipulation and misinformation. However, it can be argued that by investigating the factors that influence messaging and how they influence, regulations and laws can be made more effectively to protect an audience related to certain topics. However, for this reason, this study will steer away from the attempt to change ideologies, morals, and beliefs. This study will attempt to ensure the story used in the methodology presents information in a balanced way to not unintentionally manipulate an audience. </w:t>
      </w:r>
    </w:p>
    <w:p w14:paraId="56D5D11F" w14:textId="10EA4BDB" w:rsidR="0E20E7DF" w:rsidRDefault="0E20E7DF" w:rsidP="5E8ADF62">
      <w:pPr>
        <w:shd w:val="clear" w:color="auto" w:fill="FFFFFF" w:themeFill="background1"/>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 xml:space="preserve"> </w:t>
      </w:r>
    </w:p>
    <w:p w14:paraId="38094BB9" w14:textId="1547BC1E" w:rsidR="0E20E7DF" w:rsidRDefault="0E20E7DF" w:rsidP="5E8ADF62">
      <w:pPr>
        <w:shd w:val="clear" w:color="auto" w:fill="FFFFFF" w:themeFill="background1"/>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 xml:space="preserve">Another consideration is the duration of the effect of messaging. There is a lack of studies that provide insight into the effects of messaging through stories over a long period of time. Therefore, it cannot be known if this can show negative effects over time. As the intent of the story used in this study is to educate about health, the risk of this is considered minimal.  </w:t>
      </w:r>
    </w:p>
    <w:p w14:paraId="2F3846A0" w14:textId="0788F328" w:rsidR="5E8ADF62" w:rsidRDefault="5E8ADF62" w:rsidP="5E8ADF62">
      <w:pPr>
        <w:shd w:val="clear" w:color="auto" w:fill="FFFFFF" w:themeFill="background1"/>
        <w:ind w:left="0"/>
        <w:rPr>
          <w:rFonts w:asciiTheme="minorHAnsi" w:eastAsiaTheme="minorEastAsia" w:hAnsiTheme="minorHAnsi" w:cstheme="minorBidi"/>
          <w:color w:val="000000" w:themeColor="text1"/>
          <w:lang w:val="en-US"/>
        </w:rPr>
      </w:pPr>
    </w:p>
    <w:p w14:paraId="44C2EB15" w14:textId="44B6026E" w:rsidR="0E20E7DF" w:rsidRDefault="0E20E7DF" w:rsidP="5E8ADF62">
      <w:pPr>
        <w:shd w:val="clear" w:color="auto" w:fill="FFFFFF" w:themeFill="background1"/>
        <w:ind w:left="0"/>
        <w:rPr>
          <w:lang w:val="en-US"/>
        </w:rPr>
      </w:pPr>
      <w:r w:rsidRPr="5E8ADF62">
        <w:rPr>
          <w:rFonts w:asciiTheme="minorHAnsi" w:eastAsiaTheme="minorEastAsia" w:hAnsiTheme="minorHAnsi" w:cstheme="minorBidi"/>
          <w:color w:val="000000" w:themeColor="text1"/>
          <w:lang w:val="en-US"/>
        </w:rPr>
        <w:t xml:space="preserve">A third consideration is emotional response to the story in relation to the messages. According to (McNett, 2016) “A good story is one that makes an emotional connection.” Thus, it can be argued that the emotional response that the story creates might cause distress for the audience beyond what is intended. Therefore, extra care will be taken to ensure that the emotional response from the story will not have impact on the participants of the study more than the messages within the story.  </w:t>
      </w:r>
      <w:r w:rsidRPr="5E8ADF62">
        <w:rPr>
          <w:lang w:val="en-US"/>
        </w:rPr>
        <w:t>Therefore, precautions will be taken to ensure that participants’ emotional responses to the narrative do not impact them negatively.</w:t>
      </w:r>
    </w:p>
    <w:p w14:paraId="69FB9EEB" w14:textId="212323BF" w:rsidR="5E8ADF62" w:rsidRDefault="5E8ADF62" w:rsidP="5E8ADF62">
      <w:pPr>
        <w:rPr>
          <w:rFonts w:asciiTheme="minorHAnsi" w:eastAsiaTheme="minorEastAsia" w:hAnsiTheme="minorHAnsi" w:cstheme="minorBidi"/>
          <w:color w:val="000000" w:themeColor="text1"/>
          <w:lang w:val="en-US"/>
        </w:rPr>
      </w:pPr>
    </w:p>
    <w:p w14:paraId="44DD379D" w14:textId="7B023A9F" w:rsidR="0E20E7DF" w:rsidRDefault="0E20E7DF" w:rsidP="5E8ADF62">
      <w:pPr>
        <w:ind w:left="0"/>
        <w:rPr>
          <w:rFonts w:asciiTheme="minorHAnsi" w:eastAsiaTheme="minorEastAsia" w:hAnsiTheme="minorHAnsi" w:cstheme="minorBidi"/>
          <w:color w:val="000000" w:themeColor="text1"/>
          <w:lang w:val="en-US"/>
        </w:rPr>
      </w:pPr>
      <w:r w:rsidRPr="5E8ADF62">
        <w:rPr>
          <w:rFonts w:asciiTheme="minorHAnsi" w:eastAsiaTheme="minorEastAsia" w:hAnsiTheme="minorHAnsi" w:cstheme="minorBidi"/>
          <w:color w:val="000000" w:themeColor="text1"/>
          <w:lang w:val="en-US"/>
        </w:rPr>
        <w:t>An additional ethical consideration is the potential impact of this study on the professional reputation of Quintero-Johnson, whose earlier research this thesis builds upon. As a continuation study, the findings of this thesis may be perceived as either supporting or contradicting their work. Any misinterpretation or oversimplification of her research could inadvertently reflect on her academic integrity, especially given the visibility and potential policy implications of research into entertainment-education. For this reason, great care will be taken to accurately represent the aims, methods, and conclusions of the original study, ensuring that this thesis engages with her work respectfully and precisely. While every effort will be made to represent her work accurately, critically, and respectfully, it is also essential to acknowledge that the pursuit of scientific truth must take precedence over the protection of individual reputations. Should this study uncover methodological flaws or conflicting results that challenge the validity of Quintero-Johnson's findings, these outcomes will still be reported transparently and objectively. Suppressing or distorting such findings would undermine the integrity of the scientific process. Nevertheless, when drawing comparisons or critiques, the discussion will be carefully framed in context within broader scholarly discourse to avoid personal attribution of scientific limitations and recognizing the iterative and self-correcting nature of research. This aligns with ethical scholarly practice, which obligates researchers to avoid causing reputational harm through misrepresentation or undue criticism of prior work.</w:t>
      </w:r>
    </w:p>
    <w:p w14:paraId="380C476E" w14:textId="7F41EE59" w:rsidR="5E8ADF62" w:rsidRDefault="5E8ADF62" w:rsidP="5E8ADF62">
      <w:pPr>
        <w:ind w:left="0"/>
      </w:pPr>
    </w:p>
    <w:p w14:paraId="0A0FDCBF" w14:textId="26BB97DE" w:rsidR="5E8ADF62" w:rsidRDefault="5E8ADF62">
      <w:r>
        <w:br w:type="page"/>
      </w:r>
    </w:p>
    <w:p w14:paraId="292A4AC2" w14:textId="1CE25EB6" w:rsidR="43B70EB2" w:rsidRDefault="43B23AD3" w:rsidP="7B63BB1B">
      <w:pPr>
        <w:pStyle w:val="Heading1"/>
      </w:pPr>
      <w:bookmarkStart w:id="179" w:name="_thjyem31srdg"/>
      <w:bookmarkStart w:id="180" w:name="_Toc197521764"/>
      <w:bookmarkEnd w:id="179"/>
      <w:commentRangeStart w:id="181"/>
      <w:r>
        <w:lastRenderedPageBreak/>
        <w:t xml:space="preserve">Chapter </w:t>
      </w:r>
      <w:commentRangeEnd w:id="181"/>
      <w:r w:rsidR="00CE5C58">
        <w:rPr>
          <w:rStyle w:val="CommentReference"/>
        </w:rPr>
        <w:commentReference w:id="181"/>
      </w:r>
      <w:commentRangeStart w:id="182"/>
      <w:r>
        <w:t>3</w:t>
      </w:r>
      <w:commentRangeEnd w:id="182"/>
      <w:r w:rsidR="007B44D7">
        <w:rPr>
          <w:rStyle w:val="CommentReference"/>
        </w:rPr>
        <w:commentReference w:id="182"/>
      </w:r>
      <w:commentRangeStart w:id="183"/>
      <w:commentRangeStart w:id="184"/>
      <w:commentRangeStart w:id="185"/>
      <w:r>
        <w:t>:</w:t>
      </w:r>
      <w:commentRangeEnd w:id="183"/>
      <w:r>
        <w:rPr>
          <w:rStyle w:val="CommentReference"/>
        </w:rPr>
        <w:commentReference w:id="183"/>
      </w:r>
      <w:commentRangeEnd w:id="184"/>
      <w:r>
        <w:rPr>
          <w:rStyle w:val="CommentReference"/>
        </w:rPr>
        <w:commentReference w:id="184"/>
      </w:r>
      <w:commentRangeEnd w:id="185"/>
      <w:r>
        <w:rPr>
          <w:rStyle w:val="CommentReference"/>
        </w:rPr>
        <w:commentReference w:id="185"/>
      </w:r>
      <w:r>
        <w:t xml:space="preserve"> </w:t>
      </w:r>
      <w:commentRangeStart w:id="186"/>
      <w:r>
        <w:t>Methodology</w:t>
      </w:r>
      <w:commentRangeEnd w:id="186"/>
      <w:r w:rsidR="004D2714">
        <w:rPr>
          <w:rStyle w:val="CommentReference"/>
        </w:rPr>
        <w:commentReference w:id="186"/>
      </w:r>
      <w:bookmarkEnd w:id="180"/>
    </w:p>
    <w:p w14:paraId="729B20C8" w14:textId="77777777" w:rsidR="005D1D7E" w:rsidRDefault="005D1D7E" w:rsidP="005D1D7E">
      <w:pPr>
        <w:pStyle w:val="Heading2"/>
        <w:jc w:val="both"/>
      </w:pPr>
      <w:bookmarkStart w:id="187" w:name="_Toc197521765"/>
      <w:r>
        <w:t>3.1 Type of study</w:t>
      </w:r>
      <w:bookmarkEnd w:id="187"/>
    </w:p>
    <w:p w14:paraId="44459CAE" w14:textId="0E3F2289" w:rsidR="005D1D7E" w:rsidRPr="00416FA9" w:rsidRDefault="005D1D7E" w:rsidP="005D1D7E">
      <w:pPr>
        <w:jc w:val="both"/>
        <w:rPr>
          <w:lang w:val="en-US"/>
        </w:rPr>
      </w:pPr>
      <w:r w:rsidRPr="00416FA9">
        <w:rPr>
          <w:lang w:val="en-US"/>
        </w:rPr>
        <w:t xml:space="preserve">To empirically test our conceptual model and </w:t>
      </w:r>
      <w:r w:rsidR="004568DB">
        <w:rPr>
          <w:lang w:val="en-US"/>
        </w:rPr>
        <w:t>support</w:t>
      </w:r>
      <w:r w:rsidRPr="00416FA9">
        <w:rPr>
          <w:lang w:val="en-US"/>
        </w:rPr>
        <w:t xml:space="preserve"> our previously mentioned hypothesis, this thesis deploys an empirical quantitative methodology </w:t>
      </w:r>
      <w:r w:rsidRPr="00416FA9">
        <w:rPr>
          <w:highlight w:val="white"/>
          <w:lang w:val="en-US"/>
        </w:rPr>
        <w:t>to address and research its data</w:t>
      </w:r>
      <w:r w:rsidRPr="00416FA9">
        <w:rPr>
          <w:lang w:val="en-US"/>
        </w:rPr>
        <w:t xml:space="preserve">. The goal of using this method is to be as objective as possible, </w:t>
      </w:r>
      <w:r w:rsidR="00E84B82" w:rsidRPr="00416FA9">
        <w:rPr>
          <w:lang w:val="en-US"/>
        </w:rPr>
        <w:t>to</w:t>
      </w:r>
      <w:r w:rsidRPr="00416FA9">
        <w:rPr>
          <w:lang w:val="en-US"/>
        </w:rPr>
        <w:t xml:space="preserve"> minimize the impact of faulty human judgement</w:t>
      </w:r>
      <w:r w:rsidR="00E42FA1">
        <w:rPr>
          <w:lang w:val="en-US"/>
        </w:rPr>
        <w:t xml:space="preserve"> </w:t>
      </w:r>
      <w:sdt>
        <w:sdtPr>
          <w:rPr>
            <w:color w:val="000000"/>
            <w:lang w:val="en-US"/>
          </w:rPr>
          <w:tag w:val="MENDELEY_CITATION_v3_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"/>
          <w:id w:val="-39904474"/>
          <w:placeholder>
            <w:docPart w:val="DefaultPlaceholder_-1854013440"/>
          </w:placeholder>
        </w:sdtPr>
        <w:sdtEndPr/>
        <w:sdtContent>
          <w:r w:rsidR="00CD60C3" w:rsidRPr="00CD60C3">
            <w:rPr>
              <w:color w:val="000000"/>
              <w:lang w:val="en-US"/>
            </w:rPr>
            <w:t>(</w:t>
          </w:r>
          <w:proofErr w:type="spellStart"/>
          <w:r w:rsidR="00CD60C3" w:rsidRPr="00CD60C3">
            <w:rPr>
              <w:color w:val="000000"/>
              <w:lang w:val="en-US"/>
            </w:rPr>
            <w:t>Lankoski</w:t>
          </w:r>
          <w:proofErr w:type="spellEnd"/>
          <w:r w:rsidR="00CD60C3" w:rsidRPr="00CD60C3">
            <w:rPr>
              <w:color w:val="000000"/>
              <w:lang w:val="en-US"/>
            </w:rPr>
            <w:t>, 2015)</w:t>
          </w:r>
        </w:sdtContent>
      </w:sdt>
      <w:r w:rsidRPr="00416FA9">
        <w:rPr>
          <w:lang w:val="en-US"/>
        </w:rPr>
        <w:t>. We will use an online survey tool to extract the data.</w:t>
      </w:r>
    </w:p>
    <w:p w14:paraId="3D989B26" w14:textId="77777777" w:rsidR="005D1D7E" w:rsidRPr="00416FA9" w:rsidRDefault="005D1D7E" w:rsidP="005D1D7E">
      <w:pPr>
        <w:jc w:val="both"/>
        <w:rPr>
          <w:lang w:val="en-US"/>
        </w:rPr>
      </w:pPr>
    </w:p>
    <w:p w14:paraId="2284D5C7" w14:textId="4FED8209" w:rsidR="005D1D7E" w:rsidRPr="00416FA9" w:rsidRDefault="00E84B82" w:rsidP="005D1D7E">
      <w:pPr>
        <w:jc w:val="both"/>
        <w:rPr>
          <w:highlight w:val="white"/>
          <w:lang w:val="en-US"/>
        </w:rPr>
      </w:pPr>
      <w:r>
        <w:rPr>
          <w:lang w:val="en-US"/>
        </w:rPr>
        <w:t xml:space="preserve">A quantitative method has been applied </w:t>
      </w:r>
      <w:r w:rsidR="005D1D7E" w:rsidRPr="0B1E0682">
        <w:rPr>
          <w:lang w:val="en-US"/>
        </w:rPr>
        <w:t xml:space="preserve">over </w:t>
      </w:r>
      <w:proofErr w:type="gramStart"/>
      <w:r w:rsidR="005D1D7E" w:rsidRPr="0B1E0682">
        <w:rPr>
          <w:lang w:val="en-US"/>
        </w:rPr>
        <w:t>qualitative</w:t>
      </w:r>
      <w:proofErr w:type="gramEnd"/>
      <w:r w:rsidR="005D1D7E" w:rsidRPr="0B1E0682">
        <w:rPr>
          <w:lang w:val="en-US"/>
        </w:rPr>
        <w:t xml:space="preserve">, because </w:t>
      </w:r>
      <w:r w:rsidR="005D1D7E" w:rsidRPr="0B1E0682">
        <w:rPr>
          <w:highlight w:val="white"/>
          <w:lang w:val="en-US"/>
        </w:rPr>
        <w:t xml:space="preserve">we are interested </w:t>
      </w:r>
      <w:commentRangeStart w:id="188"/>
      <w:commentRangeStart w:id="189"/>
      <w:r w:rsidR="005D1D7E" w:rsidRPr="0B1E0682">
        <w:rPr>
          <w:highlight w:val="white"/>
          <w:lang w:val="en-US"/>
        </w:rPr>
        <w:t>in the relation and extension itself rather than why it is the way it is.</w:t>
      </w:r>
      <w:commentRangeEnd w:id="188"/>
      <w:r w:rsidR="005D1D7E">
        <w:rPr>
          <w:rStyle w:val="CommentReference"/>
        </w:rPr>
        <w:commentReference w:id="188"/>
      </w:r>
      <w:commentRangeEnd w:id="189"/>
      <w:r w:rsidR="00C82397">
        <w:rPr>
          <w:rStyle w:val="CommentReference"/>
        </w:rPr>
        <w:commentReference w:id="189"/>
      </w:r>
      <w:r w:rsidR="005D1D7E" w:rsidRPr="0B1E0682">
        <w:rPr>
          <w:highlight w:val="white"/>
          <w:lang w:val="en-US"/>
        </w:rPr>
        <w:t xml:space="preserve"> We will test our hypothesis with the data we gather. To execute this </w:t>
      </w:r>
      <w:r w:rsidR="00333752" w:rsidRPr="0B1E0682">
        <w:rPr>
          <w:highlight w:val="white"/>
          <w:lang w:val="en-US"/>
        </w:rPr>
        <w:t>methodology,</w:t>
      </w:r>
      <w:r w:rsidR="005D1D7E" w:rsidRPr="0B1E0682">
        <w:rPr>
          <w:highlight w:val="white"/>
          <w:lang w:val="en-US"/>
        </w:rPr>
        <w:t xml:space="preserve"> we use a survey in combination with a story as stimulus.</w:t>
      </w:r>
    </w:p>
    <w:p w14:paraId="5D09E605" w14:textId="77777777" w:rsidR="005D1D7E" w:rsidRPr="00416FA9" w:rsidRDefault="005D1D7E" w:rsidP="005D1D7E">
      <w:pPr>
        <w:jc w:val="both"/>
        <w:rPr>
          <w:highlight w:val="white"/>
          <w:lang w:val="en-US"/>
        </w:rPr>
      </w:pPr>
    </w:p>
    <w:p w14:paraId="5FCA2688" w14:textId="633F164B" w:rsidR="005D1D7E" w:rsidRDefault="005D1D7E" w:rsidP="005D1D7E">
      <w:pPr>
        <w:jc w:val="both"/>
        <w:rPr>
          <w:highlight w:val="white"/>
        </w:rPr>
      </w:pPr>
      <w:r w:rsidRPr="00416FA9">
        <w:rPr>
          <w:highlight w:val="white"/>
          <w:lang w:val="en-US"/>
        </w:rPr>
        <w:t>This is a near replication study of Johnson’s study</w:t>
      </w:r>
      <w:sdt>
        <w:sdtPr>
          <w:rPr>
            <w:color w:val="000000"/>
            <w:highlight w:val="white"/>
            <w:lang w:val="en-US"/>
          </w:rPr>
          <w:tag w:val="MENDELEY_CITATION_v3_eyJjaXRhdGlvbklEIjoiTUVOREVMRVlfQ0lUQVRJT05fNDA0ZWQ2ZmEtY2QzOC00YjVjLThhYTItMjdlNjVlMzJjZmRl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565336915"/>
          <w:placeholder>
            <w:docPart w:val="DefaultPlaceholder_-1854013440"/>
          </w:placeholder>
        </w:sdtPr>
        <w:sdtEndPr/>
        <w:sdtContent>
          <w:r w:rsidR="00CD60C3" w:rsidRPr="00CD60C3">
            <w:rPr>
              <w:color w:val="000000"/>
              <w:highlight w:val="white"/>
              <w:lang w:val="en-US"/>
            </w:rPr>
            <w:t>(Quintero Johnson et al., 2012)</w:t>
          </w:r>
        </w:sdtContent>
      </w:sdt>
      <w:r w:rsidRPr="00416FA9">
        <w:rPr>
          <w:highlight w:val="white"/>
          <w:lang w:val="en-US"/>
        </w:rPr>
        <w:t xml:space="preserve"> and is therefore defined as a continuation study. </w:t>
      </w:r>
      <w:r w:rsidR="0060396B">
        <w:rPr>
          <w:highlight w:val="white"/>
          <w:lang w:val="en-US"/>
        </w:rPr>
        <w:t>T</w:t>
      </w:r>
      <w:r w:rsidR="0060396B" w:rsidRPr="0060396B">
        <w:rPr>
          <w:highlight w:val="white"/>
          <w:lang w:val="en-US"/>
        </w:rPr>
        <w:t>his study differs from Johnson's study in the following ways</w:t>
      </w:r>
      <w:r w:rsidR="0060396B">
        <w:rPr>
          <w:highlight w:val="white"/>
        </w:rPr>
        <w:t>:</w:t>
      </w:r>
    </w:p>
    <w:p w14:paraId="69350BA4" w14:textId="3C369B4B" w:rsidR="005D1D7E" w:rsidRPr="00213A1C" w:rsidRDefault="005D1D7E" w:rsidP="00213A1C">
      <w:pPr>
        <w:numPr>
          <w:ilvl w:val="0"/>
          <w:numId w:val="59"/>
        </w:numPr>
        <w:jc w:val="both"/>
        <w:rPr>
          <w:highlight w:val="white"/>
          <w:lang w:val="en-US"/>
        </w:rPr>
      </w:pPr>
      <w:r w:rsidRPr="0B1E0682">
        <w:rPr>
          <w:highlight w:val="white"/>
          <w:lang w:val="en-US"/>
        </w:rPr>
        <w:t xml:space="preserve">Target audience. Johnson got </w:t>
      </w:r>
      <w:r w:rsidR="00917124" w:rsidRPr="0B1E0682">
        <w:rPr>
          <w:highlight w:val="white"/>
          <w:lang w:val="en-US"/>
        </w:rPr>
        <w:t>participants</w:t>
      </w:r>
      <w:r w:rsidRPr="0B1E0682">
        <w:rPr>
          <w:highlight w:val="white"/>
          <w:lang w:val="en-US"/>
        </w:rPr>
        <w:t xml:space="preserve"> </w:t>
      </w:r>
      <w:r w:rsidR="00917124">
        <w:rPr>
          <w:highlight w:val="white"/>
          <w:lang w:val="en-US"/>
        </w:rPr>
        <w:t xml:space="preserve">from </w:t>
      </w:r>
      <w:r w:rsidRPr="0B1E0682">
        <w:rPr>
          <w:highlight w:val="white"/>
          <w:lang w:val="en-US"/>
        </w:rPr>
        <w:t>all from the lower division communication courses at a large Midwestern university in the USA. In private email messages Johnson has confirmed to the researcher that all participants were undergrad students from her own class and other communication classes which were gathered through in-class announcements and emails. The participants were also incentivized with extra credit</w:t>
      </w:r>
      <w:r w:rsidR="45C749FF" w:rsidRPr="0B1E0682">
        <w:rPr>
          <w:highlight w:val="white"/>
          <w:lang w:val="en-US"/>
        </w:rPr>
        <w:t>s</w:t>
      </w:r>
      <w:r w:rsidRPr="0B1E0682">
        <w:rPr>
          <w:highlight w:val="white"/>
          <w:lang w:val="en-US"/>
        </w:rPr>
        <w:t xml:space="preserve">. The study also took place in person on school grounds with pen and paper surveys. Our study will use an online survey and </w:t>
      </w:r>
      <w:r w:rsidR="00860ED5" w:rsidRPr="0B1E0682">
        <w:rPr>
          <w:highlight w:val="white"/>
          <w:lang w:val="en-US"/>
        </w:rPr>
        <w:t>internationalize</w:t>
      </w:r>
      <w:r w:rsidRPr="0B1E0682">
        <w:rPr>
          <w:highlight w:val="white"/>
          <w:lang w:val="en-US"/>
        </w:rPr>
        <w:t xml:space="preserve"> the participants by looking for participants on online forums instead of focusing on a single school. This way the data is less prone to culture bias. </w:t>
      </w:r>
      <w:r w:rsidR="00213A1C" w:rsidRPr="00213A1C">
        <w:rPr>
          <w:highlight w:val="white"/>
        </w:rPr>
        <w:t>This approach to participant recruitment also fostered learning in non-classroom environments</w:t>
      </w:r>
      <w:r w:rsidR="00213A1C">
        <w:rPr>
          <w:highlight w:val="white"/>
        </w:rPr>
        <w:t xml:space="preserve">. </w:t>
      </w:r>
      <w:r w:rsidRPr="00213A1C">
        <w:rPr>
          <w:highlight w:val="white"/>
          <w:lang w:val="en-US"/>
        </w:rPr>
        <w:t xml:space="preserve">Due to the large variety </w:t>
      </w:r>
      <w:proofErr w:type="gramStart"/>
      <w:r w:rsidRPr="00213A1C">
        <w:rPr>
          <w:highlight w:val="white"/>
          <w:lang w:val="en-US"/>
        </w:rPr>
        <w:t>in participants’</w:t>
      </w:r>
      <w:proofErr w:type="gramEnd"/>
      <w:r w:rsidRPr="00213A1C">
        <w:rPr>
          <w:highlight w:val="white"/>
          <w:lang w:val="en-US"/>
        </w:rPr>
        <w:t xml:space="preserve"> backgrounds there will also be different educational levels and thus this can lead to new conclusions. For this study there is no extra incentiv</w:t>
      </w:r>
      <w:r w:rsidR="0E8DAF7E" w:rsidRPr="00213A1C">
        <w:rPr>
          <w:highlight w:val="white"/>
          <w:lang w:val="en-US"/>
        </w:rPr>
        <w:t>e</w:t>
      </w:r>
      <w:r w:rsidRPr="00213A1C">
        <w:rPr>
          <w:highlight w:val="white"/>
          <w:lang w:val="en-US"/>
        </w:rPr>
        <w:t xml:space="preserve"> given to the participants. </w:t>
      </w:r>
    </w:p>
    <w:p w14:paraId="330C836C" w14:textId="5FE9BF59" w:rsidR="005D1D7E" w:rsidRPr="00416FA9" w:rsidRDefault="005D1D7E" w:rsidP="00DF1F82">
      <w:pPr>
        <w:numPr>
          <w:ilvl w:val="0"/>
          <w:numId w:val="59"/>
        </w:numPr>
        <w:jc w:val="both"/>
        <w:rPr>
          <w:highlight w:val="white"/>
          <w:lang w:val="en-US"/>
        </w:rPr>
      </w:pPr>
      <w:r w:rsidRPr="0B1E0682">
        <w:rPr>
          <w:highlight w:val="white"/>
          <w:lang w:val="en-US"/>
        </w:rPr>
        <w:t xml:space="preserve">Transparency. Most of the tools used, including the stimulus, are undeclared in Johnson’s study. </w:t>
      </w:r>
      <w:r w:rsidR="00147B3A" w:rsidRPr="0B1E0682">
        <w:rPr>
          <w:highlight w:val="white"/>
          <w:lang w:val="en-US"/>
        </w:rPr>
        <w:t>Therefore,</w:t>
      </w:r>
      <w:r w:rsidRPr="0B1E0682">
        <w:rPr>
          <w:highlight w:val="white"/>
          <w:lang w:val="en-US"/>
        </w:rPr>
        <w:t xml:space="preserve"> it cannot be properly replicated. We attempt to fill this gap to create a higher validity and transparency which allows </w:t>
      </w:r>
      <w:r w:rsidR="2148A246" w:rsidRPr="0B1E0682">
        <w:rPr>
          <w:highlight w:val="white"/>
          <w:lang w:val="en-US"/>
        </w:rPr>
        <w:t>for</w:t>
      </w:r>
      <w:r w:rsidRPr="0B1E0682">
        <w:rPr>
          <w:highlight w:val="white"/>
          <w:lang w:val="en-US"/>
        </w:rPr>
        <w:t xml:space="preserve"> a more reliable foundation of building blocks for future researchers. </w:t>
      </w:r>
    </w:p>
    <w:p w14:paraId="021A8ED8" w14:textId="77777777" w:rsidR="005D1D7E" w:rsidRPr="00416FA9" w:rsidRDefault="005D1D7E" w:rsidP="00DF1F82">
      <w:pPr>
        <w:numPr>
          <w:ilvl w:val="0"/>
          <w:numId w:val="59"/>
        </w:numPr>
        <w:jc w:val="both"/>
        <w:rPr>
          <w:highlight w:val="white"/>
          <w:lang w:val="en-US"/>
        </w:rPr>
      </w:pPr>
      <w:r w:rsidRPr="00416FA9">
        <w:rPr>
          <w:highlight w:val="white"/>
          <w:lang w:val="en-US"/>
        </w:rPr>
        <w:t xml:space="preserve">Learning questions. We ask if the participant has the feeling of learning while </w:t>
      </w:r>
      <w:proofErr w:type="gramStart"/>
      <w:r w:rsidRPr="00416FA9">
        <w:rPr>
          <w:highlight w:val="white"/>
          <w:lang w:val="en-US"/>
        </w:rPr>
        <w:t>partaking</w:t>
      </w:r>
      <w:proofErr w:type="gramEnd"/>
      <w:r w:rsidRPr="00416FA9">
        <w:rPr>
          <w:highlight w:val="white"/>
          <w:lang w:val="en-US"/>
        </w:rPr>
        <w:t xml:space="preserve"> in the study </w:t>
      </w:r>
      <w:proofErr w:type="gramStart"/>
      <w:r w:rsidRPr="00416FA9">
        <w:rPr>
          <w:highlight w:val="white"/>
          <w:lang w:val="en-US"/>
        </w:rPr>
        <w:t>in order to</w:t>
      </w:r>
      <w:proofErr w:type="gramEnd"/>
      <w:r w:rsidRPr="00416FA9">
        <w:rPr>
          <w:highlight w:val="white"/>
          <w:lang w:val="en-US"/>
        </w:rPr>
        <w:t xml:space="preserve"> see if and how it affects learning.</w:t>
      </w:r>
    </w:p>
    <w:p w14:paraId="4FE6A852" w14:textId="7A58723D" w:rsidR="005D1D7E" w:rsidRPr="00416FA9" w:rsidRDefault="005D1D7E" w:rsidP="00DF1F82">
      <w:pPr>
        <w:numPr>
          <w:ilvl w:val="0"/>
          <w:numId w:val="59"/>
        </w:numPr>
        <w:jc w:val="both"/>
        <w:rPr>
          <w:highlight w:val="white"/>
          <w:lang w:val="en-US"/>
        </w:rPr>
      </w:pPr>
      <w:commentRangeStart w:id="190"/>
      <w:r w:rsidRPr="00416FA9">
        <w:rPr>
          <w:highlight w:val="white"/>
          <w:lang w:val="en-US"/>
        </w:rPr>
        <w:t xml:space="preserve">Less Systematic Message Processing </w:t>
      </w:r>
      <w:proofErr w:type="gramStart"/>
      <w:r w:rsidRPr="00416FA9">
        <w:rPr>
          <w:highlight w:val="white"/>
          <w:lang w:val="en-US"/>
        </w:rPr>
        <w:t>questions</w:t>
      </w:r>
      <w:proofErr w:type="gramEnd"/>
      <w:r w:rsidRPr="00416FA9">
        <w:rPr>
          <w:highlight w:val="white"/>
          <w:lang w:val="en-US"/>
        </w:rPr>
        <w:t xml:space="preserve">. Due to technical </w:t>
      </w:r>
      <w:r w:rsidR="0085276D" w:rsidRPr="00416FA9">
        <w:rPr>
          <w:highlight w:val="white"/>
          <w:lang w:val="en-US"/>
        </w:rPr>
        <w:t>limitations,</w:t>
      </w:r>
      <w:r w:rsidRPr="00416FA9">
        <w:rPr>
          <w:highlight w:val="white"/>
          <w:lang w:val="en-US"/>
        </w:rPr>
        <w:t xml:space="preserve"> we were unable to ask the same </w:t>
      </w:r>
      <w:proofErr w:type="gramStart"/>
      <w:r w:rsidRPr="00416FA9">
        <w:rPr>
          <w:highlight w:val="white"/>
          <w:lang w:val="en-US"/>
        </w:rPr>
        <w:t>amount</w:t>
      </w:r>
      <w:proofErr w:type="gramEnd"/>
      <w:r w:rsidRPr="00416FA9">
        <w:rPr>
          <w:highlight w:val="white"/>
          <w:lang w:val="en-US"/>
        </w:rPr>
        <w:t xml:space="preserve"> of questions regarding SMP to the participants as previously done. </w:t>
      </w:r>
      <w:commentRangeEnd w:id="190"/>
      <w:r>
        <w:commentReference w:id="190"/>
      </w:r>
    </w:p>
    <w:p w14:paraId="5ED41FF1" w14:textId="21480381" w:rsidR="005D1D7E" w:rsidRPr="00416FA9" w:rsidRDefault="0085276D" w:rsidP="00DF1F82">
      <w:pPr>
        <w:numPr>
          <w:ilvl w:val="0"/>
          <w:numId w:val="59"/>
        </w:numPr>
        <w:jc w:val="both"/>
        <w:rPr>
          <w:highlight w:val="white"/>
          <w:lang w:val="en-US"/>
        </w:rPr>
      </w:pPr>
      <w:r w:rsidRPr="0B1E0682">
        <w:rPr>
          <w:highlight w:val="white"/>
          <w:lang w:val="en-US"/>
        </w:rPr>
        <w:t>Rephrasing</w:t>
      </w:r>
      <w:r w:rsidR="005D1D7E" w:rsidRPr="0B1E0682">
        <w:rPr>
          <w:highlight w:val="white"/>
          <w:lang w:val="en-US"/>
        </w:rPr>
        <w:t xml:space="preserve"> certain questions. Certain questions were found to be unclear during the pilot study and therefore have been </w:t>
      </w:r>
      <w:r w:rsidR="3B4FD6C9" w:rsidRPr="0B1E0682">
        <w:rPr>
          <w:highlight w:val="white"/>
          <w:lang w:val="en-US"/>
        </w:rPr>
        <w:t xml:space="preserve">rephrased </w:t>
      </w:r>
      <w:r w:rsidR="005D1D7E" w:rsidRPr="0B1E0682">
        <w:rPr>
          <w:highlight w:val="white"/>
          <w:lang w:val="en-US"/>
        </w:rPr>
        <w:t xml:space="preserve">for clarity. The exact changes are defined in the section “Survey Creation Process &amp; </w:t>
      </w:r>
      <w:r w:rsidR="5A11823A" w:rsidRPr="0B1E0682">
        <w:rPr>
          <w:highlight w:val="white"/>
          <w:lang w:val="en-US"/>
        </w:rPr>
        <w:t>M</w:t>
      </w:r>
      <w:r w:rsidR="005D1D7E" w:rsidRPr="0B1E0682">
        <w:rPr>
          <w:highlight w:val="white"/>
          <w:lang w:val="en-US"/>
        </w:rPr>
        <w:t>easurements” in this thesis.</w:t>
      </w:r>
    </w:p>
    <w:p w14:paraId="0ADA3C57" w14:textId="17D80050" w:rsidR="005D1D7E" w:rsidRPr="00416FA9" w:rsidRDefault="005D1D7E" w:rsidP="00DF1F82">
      <w:pPr>
        <w:numPr>
          <w:ilvl w:val="0"/>
          <w:numId w:val="59"/>
        </w:numPr>
        <w:jc w:val="both"/>
        <w:rPr>
          <w:highlight w:val="white"/>
          <w:lang w:val="en-US"/>
        </w:rPr>
      </w:pPr>
      <w:r w:rsidRPr="0B1E0682">
        <w:rPr>
          <w:highlight w:val="white"/>
          <w:lang w:val="en-US"/>
        </w:rPr>
        <w:t xml:space="preserve">Follow up </w:t>
      </w:r>
      <w:proofErr w:type="gramStart"/>
      <w:r w:rsidRPr="0B1E0682">
        <w:rPr>
          <w:highlight w:val="white"/>
          <w:lang w:val="en-US"/>
        </w:rPr>
        <w:t>retention</w:t>
      </w:r>
      <w:proofErr w:type="gramEnd"/>
      <w:r w:rsidRPr="0B1E0682">
        <w:rPr>
          <w:highlight w:val="white"/>
          <w:lang w:val="en-US"/>
        </w:rPr>
        <w:t xml:space="preserve"> questions. This study asks participants after an interval of two weeks the same retention questions that are asked before, to check </w:t>
      </w:r>
      <w:proofErr w:type="gramStart"/>
      <w:r w:rsidRPr="0B1E0682">
        <w:rPr>
          <w:highlight w:val="white"/>
          <w:lang w:val="en-US"/>
        </w:rPr>
        <w:t>whether or not</w:t>
      </w:r>
      <w:proofErr w:type="gramEnd"/>
      <w:r w:rsidRPr="0B1E0682">
        <w:rPr>
          <w:highlight w:val="white"/>
          <w:lang w:val="en-US"/>
        </w:rPr>
        <w:t xml:space="preserve"> the </w:t>
      </w:r>
      <w:r w:rsidR="24180409" w:rsidRPr="0B1E0682">
        <w:rPr>
          <w:highlight w:val="white"/>
          <w:lang w:val="en-US"/>
        </w:rPr>
        <w:t>information was retained</w:t>
      </w:r>
      <w:r w:rsidRPr="0B1E0682">
        <w:rPr>
          <w:highlight w:val="white"/>
          <w:lang w:val="en-US"/>
        </w:rPr>
        <w:t>.</w:t>
      </w:r>
    </w:p>
    <w:p w14:paraId="71499CA3" w14:textId="77777777" w:rsidR="005D1D7E" w:rsidRPr="00416FA9" w:rsidRDefault="005D1D7E" w:rsidP="005D1D7E">
      <w:pPr>
        <w:pStyle w:val="Heading2"/>
        <w:jc w:val="both"/>
        <w:rPr>
          <w:lang w:val="en-US"/>
        </w:rPr>
      </w:pPr>
      <w:bookmarkStart w:id="191" w:name="_5daa9m459dfp" w:colFirst="0" w:colLast="0"/>
      <w:bookmarkStart w:id="192" w:name="_Toc197521766"/>
      <w:bookmarkEnd w:id="191"/>
      <w:r w:rsidRPr="00416FA9">
        <w:rPr>
          <w:lang w:val="en-US"/>
        </w:rPr>
        <w:lastRenderedPageBreak/>
        <w:t>3.2 Participants</w:t>
      </w:r>
      <w:bookmarkEnd w:id="192"/>
    </w:p>
    <w:p w14:paraId="300AFA8C" w14:textId="3BEB535B" w:rsidR="005D1D7E" w:rsidRPr="00416FA9" w:rsidRDefault="005D1D7E" w:rsidP="005D1D7E">
      <w:pPr>
        <w:jc w:val="both"/>
        <w:rPr>
          <w:lang w:val="en-US"/>
        </w:rPr>
      </w:pPr>
      <w:r w:rsidRPr="00416FA9">
        <w:rPr>
          <w:b/>
          <w:lang w:val="en-US"/>
        </w:rPr>
        <w:t>Requirements</w:t>
      </w:r>
    </w:p>
    <w:p w14:paraId="303AA4E7" w14:textId="1A52BA3A" w:rsidR="005D1D7E" w:rsidRPr="00416FA9" w:rsidRDefault="005D1D7E" w:rsidP="005D1D7E">
      <w:pPr>
        <w:jc w:val="both"/>
        <w:rPr>
          <w:lang w:val="en-US"/>
        </w:rPr>
      </w:pPr>
      <w:r w:rsidRPr="0B1E0682">
        <w:rPr>
          <w:lang w:val="en-US"/>
        </w:rPr>
        <w:t xml:space="preserve">The main requirement for participants is that the age of the participants must be between 18 and 25 years old. This includes 18 and 25 as well. The age of 18 has been chosen as this is the borderline where participants qualify as legal adults and therefore do not require extra parental consent forms for data collection. The age of 25 has been chosen as </w:t>
      </w:r>
      <w:r w:rsidR="2817070A" w:rsidRPr="0B1E0682">
        <w:rPr>
          <w:lang w:val="en-US"/>
        </w:rPr>
        <w:t>this</w:t>
      </w:r>
      <w:r w:rsidRPr="0B1E0682">
        <w:rPr>
          <w:lang w:val="en-US"/>
        </w:rPr>
        <w:t xml:space="preserve"> is the point where most brain rewiring stops</w:t>
      </w:r>
      <w:r w:rsidR="00CF1672" w:rsidRPr="0B1E0682">
        <w:rPr>
          <w:lang w:val="en-US"/>
        </w:rPr>
        <w:t xml:space="preserve"> </w:t>
      </w:r>
      <w:sdt>
        <w:sdtPr>
          <w:rPr>
            <w:color w:val="000000"/>
            <w:lang w:val="en-US"/>
          </w:rPr>
          <w:tag w:val="MENDELEY_CITATION_v3_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"/>
          <w:id w:val="-418793970"/>
          <w:placeholder>
            <w:docPart w:val="DefaultPlaceholder_-1854013440"/>
          </w:placeholder>
        </w:sdtPr>
        <w:sdtEndPr/>
        <w:sdtContent>
          <w:r w:rsidR="00CD60C3" w:rsidRPr="00CD60C3">
            <w:rPr>
              <w:color w:val="000000"/>
              <w:lang w:val="en-US"/>
            </w:rPr>
            <w:t>(Arain et al., 2013)</w:t>
          </w:r>
        </w:sdtContent>
      </w:sdt>
      <w:r w:rsidR="00147B3A">
        <w:rPr>
          <w:color w:val="000000" w:themeColor="text1"/>
          <w:lang w:val="en-US"/>
        </w:rPr>
        <w:t>,</w:t>
      </w:r>
      <w:r w:rsidRPr="0B1E0682">
        <w:rPr>
          <w:lang w:val="en-US"/>
        </w:rPr>
        <w:t xml:space="preserve"> </w:t>
      </w:r>
      <w:r w:rsidR="518304ED" w:rsidRPr="0B1E0682">
        <w:rPr>
          <w:lang w:val="en-US"/>
        </w:rPr>
        <w:t>m</w:t>
      </w:r>
      <w:r w:rsidRPr="0B1E0682">
        <w:rPr>
          <w:lang w:val="en-US"/>
        </w:rPr>
        <w:t xml:space="preserve">aking up to that point most valuable to teach. The second requirement is that the participants must be fluent in English. The third requirement is that the participants must have internet access through a computer or phone </w:t>
      </w:r>
      <w:proofErr w:type="gramStart"/>
      <w:r w:rsidRPr="0B1E0682">
        <w:rPr>
          <w:lang w:val="en-US"/>
        </w:rPr>
        <w:t>in order to</w:t>
      </w:r>
      <w:proofErr w:type="gramEnd"/>
      <w:r w:rsidRPr="0B1E0682">
        <w:rPr>
          <w:lang w:val="en-US"/>
        </w:rPr>
        <w:t xml:space="preserve"> interact with the survey and stimulus. </w:t>
      </w:r>
    </w:p>
    <w:p w14:paraId="54D4F5CD" w14:textId="77777777" w:rsidR="005D1D7E" w:rsidRPr="00416FA9" w:rsidRDefault="005D1D7E" w:rsidP="005D1D7E">
      <w:pPr>
        <w:jc w:val="both"/>
        <w:rPr>
          <w:lang w:val="en-US"/>
        </w:rPr>
      </w:pPr>
    </w:p>
    <w:p w14:paraId="08E6A90B" w14:textId="18365EE4" w:rsidR="005D1D7E" w:rsidRPr="00416FA9" w:rsidRDefault="007E260A" w:rsidP="005D1D7E">
      <w:pPr>
        <w:jc w:val="both"/>
        <w:rPr>
          <w:b/>
          <w:lang w:val="en-US"/>
        </w:rPr>
      </w:pPr>
      <w:r>
        <w:rPr>
          <w:b/>
          <w:lang w:val="en-US"/>
        </w:rPr>
        <w:t>Gathering</w:t>
      </w:r>
    </w:p>
    <w:p w14:paraId="13EFD03C" w14:textId="43AA905E" w:rsidR="005D1D7E" w:rsidRPr="00416FA9" w:rsidRDefault="003A6DA6" w:rsidP="005D1D7E">
      <w:pPr>
        <w:jc w:val="both"/>
        <w:rPr>
          <w:lang w:val="en-US"/>
        </w:rPr>
      </w:pPr>
      <w:r w:rsidRPr="0B1E0682">
        <w:rPr>
          <w:lang w:val="en-US"/>
        </w:rPr>
        <w:t xml:space="preserve">The </w:t>
      </w:r>
      <w:r w:rsidR="0085276D" w:rsidRPr="0B1E0682">
        <w:rPr>
          <w:lang w:val="en-US"/>
        </w:rPr>
        <w:t>focus</w:t>
      </w:r>
      <w:r w:rsidRPr="0B1E0682">
        <w:rPr>
          <w:lang w:val="en-US"/>
        </w:rPr>
        <w:t xml:space="preserve"> when gathering participants</w:t>
      </w:r>
      <w:r w:rsidR="005D1D7E" w:rsidRPr="0B1E0682">
        <w:rPr>
          <w:lang w:val="en-US"/>
        </w:rPr>
        <w:t xml:space="preserve"> was </w:t>
      </w:r>
      <w:r w:rsidR="4DAE858B" w:rsidRPr="0B1E0682">
        <w:rPr>
          <w:lang w:val="en-US"/>
        </w:rPr>
        <w:t xml:space="preserve">on </w:t>
      </w:r>
      <w:r w:rsidR="005D1D7E" w:rsidRPr="0B1E0682">
        <w:rPr>
          <w:lang w:val="en-US"/>
        </w:rPr>
        <w:t>social media with</w:t>
      </w:r>
      <w:r w:rsidR="235B4E64" w:rsidRPr="0B1E0682">
        <w:rPr>
          <w:lang w:val="en-US"/>
        </w:rPr>
        <w:t xml:space="preserve"> an added</w:t>
      </w:r>
      <w:r w:rsidR="005D1D7E" w:rsidRPr="0B1E0682">
        <w:rPr>
          <w:lang w:val="en-US"/>
        </w:rPr>
        <w:t xml:space="preserve"> focus on book reading communities as well as writer communities</w:t>
      </w:r>
      <w:r w:rsidRPr="0B1E0682">
        <w:rPr>
          <w:lang w:val="en-US"/>
        </w:rPr>
        <w:t xml:space="preserve"> and reading communities</w:t>
      </w:r>
      <w:r w:rsidR="005D1D7E" w:rsidRPr="0B1E0682">
        <w:rPr>
          <w:lang w:val="en-US"/>
        </w:rPr>
        <w:t xml:space="preserve">. The locations where participants </w:t>
      </w:r>
      <w:r w:rsidR="00075C59" w:rsidRPr="0B1E0682">
        <w:rPr>
          <w:lang w:val="en-US"/>
        </w:rPr>
        <w:t>were</w:t>
      </w:r>
      <w:r w:rsidR="005D1D7E" w:rsidRPr="0B1E0682">
        <w:rPr>
          <w:lang w:val="en-US"/>
        </w:rPr>
        <w:t xml:space="preserve"> looked for are noted in Appendix </w:t>
      </w:r>
      <w:r w:rsidR="00593ACC">
        <w:rPr>
          <w:lang w:val="en-US"/>
        </w:rPr>
        <w:t>B</w:t>
      </w:r>
      <w:r w:rsidR="005D1D7E" w:rsidRPr="0B1E0682">
        <w:rPr>
          <w:lang w:val="en-US"/>
        </w:rPr>
        <w:t>.</w:t>
      </w:r>
    </w:p>
    <w:p w14:paraId="72143AFA" w14:textId="6EE0E317" w:rsidR="005D1D7E" w:rsidRPr="00416FA9" w:rsidRDefault="005D1D7E" w:rsidP="005D1D7E">
      <w:pPr>
        <w:jc w:val="both"/>
        <w:rPr>
          <w:lang w:val="en-US"/>
        </w:rPr>
      </w:pPr>
      <w:r w:rsidRPr="00416FA9">
        <w:rPr>
          <w:lang w:val="en-US"/>
        </w:rPr>
        <w:t xml:space="preserve">Participants were not compensated for their participation in the survey. It has been considered to reward the participants with a </w:t>
      </w:r>
      <w:r w:rsidR="00075C59" w:rsidRPr="00416FA9">
        <w:rPr>
          <w:lang w:val="en-US"/>
        </w:rPr>
        <w:t>gift card</w:t>
      </w:r>
      <w:r w:rsidRPr="00416FA9">
        <w:rPr>
          <w:lang w:val="en-US"/>
        </w:rPr>
        <w:t xml:space="preserve"> to stimulate participation</w:t>
      </w:r>
      <w:r w:rsidR="00F25337">
        <w:rPr>
          <w:lang w:val="en-US"/>
        </w:rPr>
        <w:t xml:space="preserve"> or to </w:t>
      </w:r>
      <w:proofErr w:type="spellStart"/>
      <w:r w:rsidR="00F25337">
        <w:rPr>
          <w:lang w:val="en-US"/>
        </w:rPr>
        <w:t>Mturk</w:t>
      </w:r>
      <w:proofErr w:type="spellEnd"/>
      <w:r w:rsidR="00F25337">
        <w:rPr>
          <w:lang w:val="en-US"/>
        </w:rPr>
        <w:t xml:space="preserve"> for participant gathering</w:t>
      </w:r>
      <w:r w:rsidRPr="00416FA9">
        <w:rPr>
          <w:lang w:val="en-US"/>
        </w:rPr>
        <w:t xml:space="preserve">, however this might also cause participants to be more likely to fill in random answers and not be motivated to give actual information, therefore </w:t>
      </w:r>
      <w:r w:rsidR="006776C7">
        <w:rPr>
          <w:lang w:val="en-US"/>
        </w:rPr>
        <w:t>contaminating</w:t>
      </w:r>
      <w:r w:rsidRPr="00416FA9">
        <w:rPr>
          <w:lang w:val="en-US"/>
        </w:rPr>
        <w:t xml:space="preserve"> the data set and therefore this has not been done.</w:t>
      </w:r>
    </w:p>
    <w:p w14:paraId="0D2776F8" w14:textId="77777777" w:rsidR="005D1D7E" w:rsidRPr="00416FA9" w:rsidRDefault="005D1D7E" w:rsidP="005D1D7E">
      <w:pPr>
        <w:jc w:val="both"/>
        <w:rPr>
          <w:lang w:val="en-US"/>
        </w:rPr>
      </w:pPr>
    </w:p>
    <w:p w14:paraId="3E0BBC2B" w14:textId="77777777" w:rsidR="005D1D7E" w:rsidRPr="00416FA9" w:rsidRDefault="005D1D7E" w:rsidP="005D1D7E">
      <w:pPr>
        <w:jc w:val="both"/>
        <w:rPr>
          <w:b/>
          <w:lang w:val="en-US"/>
        </w:rPr>
      </w:pPr>
      <w:r w:rsidRPr="00416FA9">
        <w:rPr>
          <w:b/>
          <w:lang w:val="en-US"/>
        </w:rPr>
        <w:t>Information given beforehand</w:t>
      </w:r>
    </w:p>
    <w:p w14:paraId="2F9A573A" w14:textId="194F557F" w:rsidR="003C71C3" w:rsidRDefault="005D1D7E" w:rsidP="003C71C3">
      <w:r w:rsidRPr="00416FA9">
        <w:rPr>
          <w:lang w:val="en-US"/>
        </w:rPr>
        <w:t xml:space="preserve">Participants were informed in advance that it is a narrative research study. They were not informed about the topic or the purpose of the study. The message sent to participants is noted down in Appendix </w:t>
      </w:r>
      <w:r w:rsidR="00040CBC">
        <w:rPr>
          <w:lang w:val="en-US"/>
        </w:rPr>
        <w:t>C</w:t>
      </w:r>
      <w:r w:rsidRPr="00416FA9">
        <w:rPr>
          <w:lang w:val="en-US"/>
        </w:rPr>
        <w:t>.</w:t>
      </w:r>
      <w:r w:rsidR="003C71C3">
        <w:rPr>
          <w:lang w:val="en-US"/>
        </w:rPr>
        <w:t xml:space="preserve"> </w:t>
      </w:r>
      <w:r w:rsidR="003C71C3">
        <w:t>The messages have been given slight alterations based on group.</w:t>
      </w:r>
      <w:r w:rsidR="001357AD">
        <w:t xml:space="preserve"> A </w:t>
      </w:r>
      <w:r w:rsidR="00597ACD">
        <w:t>leaflet (Appendix D)</w:t>
      </w:r>
      <w:r w:rsidR="00A45C8F">
        <w:t xml:space="preserve"> </w:t>
      </w:r>
      <w:r w:rsidR="00597ACD">
        <w:t>was</w:t>
      </w:r>
      <w:r w:rsidR="001357AD">
        <w:t xml:space="preserve"> also disturbed throughout Breda University of Applied Sciences and posted online</w:t>
      </w:r>
      <w:r w:rsidR="00597ACD">
        <w:t>.</w:t>
      </w:r>
    </w:p>
    <w:p w14:paraId="633EA0AD" w14:textId="4F1105D7" w:rsidR="005D1D7E" w:rsidRPr="003C71C3" w:rsidRDefault="005D1D7E" w:rsidP="005D1D7E">
      <w:pPr>
        <w:jc w:val="both"/>
      </w:pPr>
    </w:p>
    <w:p w14:paraId="74A6EBA1" w14:textId="77777777" w:rsidR="005D1D7E" w:rsidRPr="00416FA9" w:rsidRDefault="005D1D7E" w:rsidP="005D1D7E">
      <w:pPr>
        <w:rPr>
          <w:lang w:val="en-US"/>
        </w:rPr>
      </w:pPr>
    </w:p>
    <w:p w14:paraId="42AA7713" w14:textId="77777777" w:rsidR="005D1D7E" w:rsidRPr="00416FA9" w:rsidRDefault="005D1D7E" w:rsidP="005D1D7E">
      <w:pPr>
        <w:jc w:val="both"/>
        <w:rPr>
          <w:lang w:val="en-US"/>
        </w:rPr>
      </w:pPr>
      <w:r w:rsidRPr="00416FA9">
        <w:rPr>
          <w:lang w:val="en-US"/>
        </w:rPr>
        <w:t>It has been considered to ask information about the topic pre-stimulus in one of two forms.</w:t>
      </w:r>
    </w:p>
    <w:p w14:paraId="20A6E9D9" w14:textId="77777777" w:rsidR="005D1D7E" w:rsidRPr="00416FA9" w:rsidRDefault="005D1D7E" w:rsidP="00DF1F82">
      <w:pPr>
        <w:numPr>
          <w:ilvl w:val="0"/>
          <w:numId w:val="60"/>
        </w:numPr>
        <w:jc w:val="both"/>
        <w:rPr>
          <w:lang w:val="en-US"/>
        </w:rPr>
      </w:pPr>
      <w:r w:rsidRPr="00416FA9">
        <w:rPr>
          <w:lang w:val="en-US"/>
        </w:rPr>
        <w:t>Asking the same questions before and after the stimulus.</w:t>
      </w:r>
    </w:p>
    <w:p w14:paraId="3E65EA6C" w14:textId="77777777" w:rsidR="005D1D7E" w:rsidRPr="00416FA9" w:rsidRDefault="005D1D7E" w:rsidP="00DF1F82">
      <w:pPr>
        <w:numPr>
          <w:ilvl w:val="0"/>
          <w:numId w:val="60"/>
        </w:numPr>
        <w:jc w:val="both"/>
        <w:rPr>
          <w:lang w:val="en-US"/>
        </w:rPr>
      </w:pPr>
      <w:r w:rsidRPr="00416FA9">
        <w:rPr>
          <w:lang w:val="en-US"/>
        </w:rPr>
        <w:t>Asking some of the questions that will be asked afterwards also beforehand, together with some other questions about non-relevant topics. This is to hopefully lower the amount of focus on the topic and can be even used to divert their attention.</w:t>
      </w:r>
    </w:p>
    <w:p w14:paraId="66DEFABD" w14:textId="38005528" w:rsidR="005D1D7E" w:rsidRPr="00416FA9" w:rsidRDefault="005D1D7E" w:rsidP="005D1D7E">
      <w:pPr>
        <w:jc w:val="both"/>
        <w:rPr>
          <w:lang w:val="en-US"/>
        </w:rPr>
      </w:pPr>
      <w:r w:rsidRPr="00416FA9">
        <w:rPr>
          <w:lang w:val="en-US"/>
        </w:rPr>
        <w:t xml:space="preserve">It has been </w:t>
      </w:r>
      <w:r w:rsidR="006776C7" w:rsidRPr="00416FA9">
        <w:rPr>
          <w:lang w:val="en-US"/>
        </w:rPr>
        <w:t>decided</w:t>
      </w:r>
      <w:r w:rsidRPr="00416FA9">
        <w:rPr>
          <w:lang w:val="en-US"/>
        </w:rPr>
        <w:t xml:space="preserve"> not to use a pre-exposure survey. By choosing this option it is unknown what the current knowledge is about the topic from the participants and therefore learning cannot be accurately measured. However, it also does not bias the audience as they are not indirectly informed about the topic therefore influencing their learning.</w:t>
      </w:r>
    </w:p>
    <w:p w14:paraId="134605C5" w14:textId="779A025C" w:rsidR="005D1D7E" w:rsidRPr="00416FA9" w:rsidRDefault="005D1D7E" w:rsidP="005D1D7E">
      <w:pPr>
        <w:jc w:val="both"/>
        <w:rPr>
          <w:lang w:val="en-US"/>
        </w:rPr>
      </w:pPr>
      <w:r w:rsidRPr="00416FA9">
        <w:rPr>
          <w:lang w:val="en-US"/>
        </w:rPr>
        <w:t xml:space="preserve">Future research should however test the impact </w:t>
      </w:r>
      <w:r w:rsidR="0052568D">
        <w:rPr>
          <w:lang w:val="en-US"/>
        </w:rPr>
        <w:t xml:space="preserve">a </w:t>
      </w:r>
      <w:r w:rsidRPr="00416FA9">
        <w:rPr>
          <w:lang w:val="en-US"/>
        </w:rPr>
        <w:t>pre-exposure survey has on learning information as it increases relevance.</w:t>
      </w:r>
    </w:p>
    <w:p w14:paraId="005819A2" w14:textId="77777777" w:rsidR="005D1D7E" w:rsidRPr="00416FA9" w:rsidRDefault="005D1D7E" w:rsidP="005D1D7E">
      <w:pPr>
        <w:jc w:val="both"/>
        <w:rPr>
          <w:lang w:val="en-US"/>
        </w:rPr>
      </w:pPr>
    </w:p>
    <w:p w14:paraId="4EDBFEC4" w14:textId="77777777" w:rsidR="005D1D7E" w:rsidRPr="00416FA9" w:rsidRDefault="005D1D7E" w:rsidP="005D1D7E">
      <w:pPr>
        <w:jc w:val="both"/>
        <w:rPr>
          <w:lang w:val="en-US"/>
        </w:rPr>
      </w:pPr>
    </w:p>
    <w:p w14:paraId="68C997C5" w14:textId="77777777" w:rsidR="005D1D7E" w:rsidRPr="00416FA9" w:rsidRDefault="005D1D7E" w:rsidP="005D1D7E">
      <w:pPr>
        <w:pStyle w:val="Heading2"/>
        <w:jc w:val="both"/>
        <w:rPr>
          <w:lang w:val="en-US"/>
        </w:rPr>
      </w:pPr>
      <w:bookmarkStart w:id="193" w:name="_51bdygi5pmu" w:colFirst="0" w:colLast="0"/>
      <w:bookmarkEnd w:id="193"/>
      <w:r w:rsidRPr="00416FA9">
        <w:rPr>
          <w:lang w:val="en-US"/>
        </w:rPr>
        <w:br w:type="page"/>
      </w:r>
    </w:p>
    <w:p w14:paraId="18D03E61" w14:textId="77777777" w:rsidR="005D1D7E" w:rsidRPr="00416FA9" w:rsidRDefault="005D1D7E" w:rsidP="005D1D7E">
      <w:pPr>
        <w:pStyle w:val="Heading2"/>
        <w:jc w:val="both"/>
        <w:rPr>
          <w:lang w:val="en-US"/>
        </w:rPr>
      </w:pPr>
      <w:bookmarkStart w:id="194" w:name="_gfdrxpidiz6l" w:colFirst="0" w:colLast="0"/>
      <w:bookmarkStart w:id="195" w:name="_Toc197521767"/>
      <w:bookmarkEnd w:id="194"/>
      <w:r w:rsidRPr="00416FA9">
        <w:rPr>
          <w:lang w:val="en-US"/>
        </w:rPr>
        <w:lastRenderedPageBreak/>
        <w:t>3.3 Software</w:t>
      </w:r>
      <w:bookmarkEnd w:id="195"/>
    </w:p>
    <w:p w14:paraId="06C715C9" w14:textId="00F005A8" w:rsidR="00E84B82" w:rsidRPr="00416FA9" w:rsidRDefault="0052568D" w:rsidP="00E84B82">
      <w:pPr>
        <w:jc w:val="both"/>
        <w:rPr>
          <w:lang w:val="en-US"/>
        </w:rPr>
      </w:pPr>
      <w:r w:rsidRPr="00416FA9">
        <w:rPr>
          <w:lang w:val="en-US"/>
        </w:rPr>
        <w:t>To</w:t>
      </w:r>
      <w:r w:rsidR="005D1D7E" w:rsidRPr="00416FA9">
        <w:rPr>
          <w:lang w:val="en-US"/>
        </w:rPr>
        <w:t xml:space="preserve"> capture different measurements we want to test, we will use an online questionnaire.</w:t>
      </w:r>
      <w:r>
        <w:rPr>
          <w:lang w:val="en-US"/>
        </w:rPr>
        <w:t xml:space="preserve"> Different survey tools have been considered</w:t>
      </w:r>
      <w:r w:rsidR="00F25337">
        <w:rPr>
          <w:lang w:val="en-US"/>
        </w:rPr>
        <w:t xml:space="preserve"> </w:t>
      </w:r>
      <w:r>
        <w:rPr>
          <w:lang w:val="en-US"/>
        </w:rPr>
        <w:t>(Appendix O)</w:t>
      </w:r>
      <w:r w:rsidR="00E84B82">
        <w:rPr>
          <w:lang w:val="en-US"/>
        </w:rPr>
        <w:t xml:space="preserve">. </w:t>
      </w:r>
      <w:r w:rsidR="00E84B82" w:rsidRPr="00416FA9">
        <w:rPr>
          <w:lang w:val="en-US"/>
        </w:rPr>
        <w:t xml:space="preserve">For this study a combination of Google forms and </w:t>
      </w:r>
      <w:proofErr w:type="spellStart"/>
      <w:r w:rsidR="00E84B82" w:rsidRPr="00416FA9">
        <w:rPr>
          <w:lang w:val="en-US"/>
        </w:rPr>
        <w:t>Jotform</w:t>
      </w:r>
      <w:proofErr w:type="spellEnd"/>
      <w:r w:rsidR="00E84B82" w:rsidRPr="00416FA9">
        <w:rPr>
          <w:lang w:val="en-US"/>
        </w:rPr>
        <w:t xml:space="preserve"> will be used due to the features they present as of writing (January 22nd</w:t>
      </w:r>
      <w:proofErr w:type="gramStart"/>
      <w:r w:rsidR="00E84B82" w:rsidRPr="00416FA9">
        <w:rPr>
          <w:lang w:val="en-US"/>
        </w:rPr>
        <w:t xml:space="preserve"> 2025</w:t>
      </w:r>
      <w:proofErr w:type="gramEnd"/>
      <w:r w:rsidR="00E84B82" w:rsidRPr="00416FA9">
        <w:rPr>
          <w:lang w:val="en-US"/>
        </w:rPr>
        <w:t xml:space="preserve">). Google form will be used for collection of participants and for the </w:t>
      </w:r>
      <w:r w:rsidR="000D4DBE" w:rsidRPr="00416FA9">
        <w:rPr>
          <w:lang w:val="en-US"/>
        </w:rPr>
        <w:t>two-week</w:t>
      </w:r>
      <w:r w:rsidR="00E84B82" w:rsidRPr="00416FA9">
        <w:rPr>
          <w:lang w:val="en-US"/>
        </w:rPr>
        <w:t xml:space="preserve"> retention update. </w:t>
      </w:r>
      <w:proofErr w:type="spellStart"/>
      <w:r w:rsidR="00E84B82" w:rsidRPr="00416FA9">
        <w:rPr>
          <w:lang w:val="en-US"/>
        </w:rPr>
        <w:t>Jotform</w:t>
      </w:r>
      <w:proofErr w:type="spellEnd"/>
      <w:r w:rsidR="00E84B82" w:rsidRPr="00416FA9">
        <w:rPr>
          <w:lang w:val="en-US"/>
        </w:rPr>
        <w:t xml:space="preserve"> will be used for the stimulus survey.</w:t>
      </w:r>
      <w:r w:rsidR="009922A4">
        <w:rPr>
          <w:lang w:val="en-US"/>
        </w:rPr>
        <w:t xml:space="preserve"> Questions were not made mandatory to fill in to make a more distinct </w:t>
      </w:r>
      <w:r w:rsidR="00F86450">
        <w:rPr>
          <w:lang w:val="en-US"/>
        </w:rPr>
        <w:t>differentiation between what is known and what is unknown and less guessing.</w:t>
      </w:r>
    </w:p>
    <w:p w14:paraId="545F59DC" w14:textId="77777777" w:rsidR="005D1D7E" w:rsidRPr="00416FA9" w:rsidRDefault="005D1D7E" w:rsidP="00E84B82">
      <w:pPr>
        <w:ind w:left="0"/>
        <w:jc w:val="both"/>
        <w:rPr>
          <w:lang w:val="en-US"/>
        </w:rPr>
      </w:pPr>
    </w:p>
    <w:p w14:paraId="69071F57" w14:textId="4E58EE4C" w:rsidR="005D1D7E" w:rsidRPr="00416FA9" w:rsidRDefault="00145103" w:rsidP="00B5405D">
      <w:pPr>
        <w:jc w:val="both"/>
        <w:rPr>
          <w:lang w:val="en-US"/>
        </w:rPr>
      </w:pPr>
      <w:r>
        <w:rPr>
          <w:lang w:val="en-US"/>
        </w:rPr>
        <w:t xml:space="preserve">It has been considered to use a </w:t>
      </w:r>
      <w:r w:rsidR="000D4DBE">
        <w:rPr>
          <w:lang w:val="en-US"/>
        </w:rPr>
        <w:t>10-minute</w:t>
      </w:r>
      <w:r>
        <w:rPr>
          <w:lang w:val="en-US"/>
        </w:rPr>
        <w:t xml:space="preserve"> timer in </w:t>
      </w:r>
      <w:proofErr w:type="spellStart"/>
      <w:r>
        <w:rPr>
          <w:lang w:val="en-US"/>
        </w:rPr>
        <w:t>Jotform</w:t>
      </w:r>
      <w:proofErr w:type="spellEnd"/>
      <w:r>
        <w:rPr>
          <w:lang w:val="en-US"/>
        </w:rPr>
        <w:t xml:space="preserve"> when reading the story as Johnson gave the participants 10 minutes to read it as well. </w:t>
      </w:r>
      <w:r w:rsidR="00593DFD">
        <w:rPr>
          <w:lang w:val="en-US"/>
        </w:rPr>
        <w:t xml:space="preserve">However, </w:t>
      </w:r>
      <w:commentRangeStart w:id="196"/>
      <w:r w:rsidR="00593DFD">
        <w:rPr>
          <w:lang w:val="en-US"/>
        </w:rPr>
        <w:t>as the effect of learning under pressure is not the focus of this study</w:t>
      </w:r>
      <w:commentRangeEnd w:id="196"/>
      <w:r w:rsidR="00B5405D">
        <w:rPr>
          <w:rStyle w:val="CommentReference"/>
        </w:rPr>
        <w:commentReference w:id="196"/>
      </w:r>
      <w:r w:rsidR="00593DFD">
        <w:rPr>
          <w:lang w:val="en-US"/>
        </w:rPr>
        <w:t xml:space="preserve">, the timer was not added. Future studies could </w:t>
      </w:r>
      <w:proofErr w:type="gramStart"/>
      <w:r w:rsidR="00593DFD">
        <w:rPr>
          <w:lang w:val="en-US"/>
        </w:rPr>
        <w:t>look into</w:t>
      </w:r>
      <w:proofErr w:type="gramEnd"/>
      <w:r w:rsidR="00593DFD">
        <w:rPr>
          <w:lang w:val="en-US"/>
        </w:rPr>
        <w:t xml:space="preserve"> the effect a timer would have on recall</w:t>
      </w:r>
      <w:r w:rsidR="00B5405D">
        <w:rPr>
          <w:lang w:val="en-US"/>
        </w:rPr>
        <w:t xml:space="preserve"> and retention when reading a short story, as well as the effect if there are no consequences of said timer. </w:t>
      </w:r>
    </w:p>
    <w:p w14:paraId="514A4550" w14:textId="77777777" w:rsidR="005D1D7E" w:rsidRPr="00416FA9" w:rsidRDefault="005D1D7E" w:rsidP="005D1D7E">
      <w:pPr>
        <w:jc w:val="both"/>
        <w:rPr>
          <w:lang w:val="en-US"/>
        </w:rPr>
      </w:pPr>
    </w:p>
    <w:p w14:paraId="2951FFCE" w14:textId="77777777" w:rsidR="005D1D7E" w:rsidRPr="00416FA9" w:rsidRDefault="005D1D7E" w:rsidP="005D1D7E">
      <w:pPr>
        <w:jc w:val="both"/>
        <w:rPr>
          <w:lang w:val="en-US"/>
        </w:rPr>
      </w:pPr>
      <w:r w:rsidRPr="00416FA9">
        <w:rPr>
          <w:lang w:val="en-US"/>
        </w:rPr>
        <w:t xml:space="preserve">All data collected in the forms will be linked to a google form </w:t>
      </w:r>
      <w:proofErr w:type="gramStart"/>
      <w:r w:rsidRPr="00416FA9">
        <w:rPr>
          <w:lang w:val="en-US"/>
        </w:rPr>
        <w:t>in order to</w:t>
      </w:r>
      <w:proofErr w:type="gramEnd"/>
      <w:r w:rsidRPr="00416FA9">
        <w:rPr>
          <w:lang w:val="en-US"/>
        </w:rPr>
        <w:t xml:space="preserve"> be downloaded as Microsoft Excel sheet </w:t>
      </w:r>
      <w:proofErr w:type="gramStart"/>
      <w:r w:rsidRPr="00416FA9">
        <w:rPr>
          <w:lang w:val="en-US"/>
        </w:rPr>
        <w:t>in order to</w:t>
      </w:r>
      <w:proofErr w:type="gramEnd"/>
      <w:r w:rsidRPr="00416FA9">
        <w:rPr>
          <w:lang w:val="en-US"/>
        </w:rPr>
        <w:t xml:space="preserve"> be used for data analysis.</w:t>
      </w:r>
    </w:p>
    <w:p w14:paraId="49CF5156" w14:textId="77777777" w:rsidR="005D1D7E" w:rsidRPr="00416FA9" w:rsidRDefault="005D1D7E" w:rsidP="005D1D7E">
      <w:pPr>
        <w:jc w:val="both"/>
        <w:rPr>
          <w:lang w:val="en-US"/>
        </w:rPr>
      </w:pPr>
    </w:p>
    <w:p w14:paraId="31701F5E" w14:textId="77777777" w:rsidR="005D1D7E" w:rsidRPr="00416FA9" w:rsidRDefault="005D1D7E" w:rsidP="005D1D7E">
      <w:pPr>
        <w:jc w:val="both"/>
        <w:rPr>
          <w:lang w:val="en-US"/>
        </w:rPr>
      </w:pPr>
      <w:r w:rsidRPr="00416FA9">
        <w:rPr>
          <w:lang w:val="en-US"/>
        </w:rPr>
        <w:t>For data analysis, the following tools have been considered:</w:t>
      </w:r>
    </w:p>
    <w:p w14:paraId="35702BCC" w14:textId="77777777" w:rsidR="005D1D7E" w:rsidRPr="00416FA9" w:rsidRDefault="005D1D7E" w:rsidP="00DF1F82">
      <w:pPr>
        <w:numPr>
          <w:ilvl w:val="0"/>
          <w:numId w:val="57"/>
        </w:numPr>
        <w:jc w:val="both"/>
        <w:rPr>
          <w:lang w:val="en-US"/>
        </w:rPr>
      </w:pPr>
      <w:r w:rsidRPr="00416FA9">
        <w:rPr>
          <w:color w:val="131314"/>
          <w:sz w:val="21"/>
          <w:szCs w:val="21"/>
          <w:highlight w:val="white"/>
          <w:lang w:val="en-US"/>
        </w:rPr>
        <w:t>EQS statistical software. This is not a viable option due to lack of funding.</w:t>
      </w:r>
    </w:p>
    <w:p w14:paraId="2B4CF200" w14:textId="7272D5C9" w:rsidR="005D1D7E" w:rsidRPr="00416FA9" w:rsidRDefault="005D1D7E" w:rsidP="00DF1F82">
      <w:pPr>
        <w:numPr>
          <w:ilvl w:val="0"/>
          <w:numId w:val="57"/>
        </w:numPr>
        <w:jc w:val="both"/>
        <w:rPr>
          <w:color w:val="131314"/>
          <w:sz w:val="21"/>
          <w:szCs w:val="21"/>
          <w:highlight w:val="white"/>
          <w:lang w:val="en-US"/>
        </w:rPr>
      </w:pPr>
      <w:r w:rsidRPr="00416FA9">
        <w:rPr>
          <w:color w:val="131314"/>
          <w:sz w:val="21"/>
          <w:szCs w:val="21"/>
          <w:highlight w:val="white"/>
          <w:lang w:val="en-US"/>
        </w:rPr>
        <w:t>IBM SPSS Statistics</w:t>
      </w:r>
      <w:r w:rsidR="000D4DBE">
        <w:rPr>
          <w:color w:val="131314"/>
          <w:sz w:val="21"/>
          <w:szCs w:val="21"/>
          <w:highlight w:val="white"/>
          <w:lang w:val="en-US"/>
        </w:rPr>
        <w:t xml:space="preserve"> </w:t>
      </w:r>
      <w:r w:rsidRPr="00416FA9">
        <w:rPr>
          <w:color w:val="131314"/>
          <w:sz w:val="21"/>
          <w:szCs w:val="21"/>
          <w:highlight w:val="white"/>
          <w:lang w:val="en-US"/>
        </w:rPr>
        <w:t>(v30.0.0). This has a</w:t>
      </w:r>
      <w:r w:rsidR="000D4DBE">
        <w:rPr>
          <w:color w:val="131314"/>
          <w:sz w:val="21"/>
          <w:szCs w:val="21"/>
          <w:highlight w:val="white"/>
          <w:lang w:val="en-US"/>
        </w:rPr>
        <w:t xml:space="preserve"> one</w:t>
      </w:r>
      <w:r w:rsidR="000D4DBE" w:rsidRPr="00416FA9">
        <w:rPr>
          <w:color w:val="131314"/>
          <w:sz w:val="21"/>
          <w:szCs w:val="21"/>
          <w:highlight w:val="white"/>
          <w:lang w:val="en-US"/>
        </w:rPr>
        <w:t>-month</w:t>
      </w:r>
      <w:r w:rsidRPr="00416FA9">
        <w:rPr>
          <w:color w:val="131314"/>
          <w:sz w:val="21"/>
          <w:szCs w:val="21"/>
          <w:highlight w:val="white"/>
          <w:lang w:val="en-US"/>
        </w:rPr>
        <w:t xml:space="preserve"> free </w:t>
      </w:r>
      <w:proofErr w:type="gramStart"/>
      <w:r w:rsidRPr="00416FA9">
        <w:rPr>
          <w:color w:val="131314"/>
          <w:sz w:val="21"/>
          <w:szCs w:val="21"/>
          <w:highlight w:val="white"/>
          <w:lang w:val="en-US"/>
        </w:rPr>
        <w:t>trail</w:t>
      </w:r>
      <w:proofErr w:type="gramEnd"/>
      <w:r w:rsidRPr="00416FA9">
        <w:rPr>
          <w:color w:val="131314"/>
          <w:sz w:val="21"/>
          <w:szCs w:val="21"/>
          <w:highlight w:val="white"/>
          <w:lang w:val="en-US"/>
        </w:rPr>
        <w:t xml:space="preserve"> and has a student discount code afterwards.</w:t>
      </w:r>
    </w:p>
    <w:p w14:paraId="41ECA904" w14:textId="77777777" w:rsidR="005D1D7E" w:rsidRPr="00416FA9" w:rsidRDefault="005D1D7E" w:rsidP="00DF1F82">
      <w:pPr>
        <w:numPr>
          <w:ilvl w:val="0"/>
          <w:numId w:val="57"/>
        </w:numPr>
        <w:jc w:val="both"/>
        <w:rPr>
          <w:color w:val="131314"/>
          <w:sz w:val="21"/>
          <w:szCs w:val="21"/>
          <w:highlight w:val="white"/>
          <w:lang w:val="en-US"/>
        </w:rPr>
      </w:pPr>
      <w:r w:rsidRPr="00416FA9">
        <w:rPr>
          <w:color w:val="131314"/>
          <w:sz w:val="21"/>
          <w:szCs w:val="21"/>
          <w:highlight w:val="white"/>
          <w:lang w:val="en-US"/>
        </w:rPr>
        <w:t xml:space="preserve">QDA minor lite. </w:t>
      </w:r>
      <w:proofErr w:type="gramStart"/>
      <w:r w:rsidRPr="00416FA9">
        <w:rPr>
          <w:color w:val="131314"/>
          <w:sz w:val="21"/>
          <w:szCs w:val="21"/>
          <w:highlight w:val="white"/>
          <w:lang w:val="en-US"/>
        </w:rPr>
        <w:t>Focuses</w:t>
      </w:r>
      <w:proofErr w:type="gramEnd"/>
      <w:r w:rsidRPr="00416FA9">
        <w:rPr>
          <w:color w:val="131314"/>
          <w:sz w:val="21"/>
          <w:szCs w:val="21"/>
          <w:highlight w:val="white"/>
          <w:lang w:val="en-US"/>
        </w:rPr>
        <w:t xml:space="preserve"> on interview reflection.</w:t>
      </w:r>
    </w:p>
    <w:p w14:paraId="2F1CCF14" w14:textId="3A8086D1" w:rsidR="005D1D7E" w:rsidRPr="00416FA9" w:rsidRDefault="005D1D7E" w:rsidP="00DF1F82">
      <w:pPr>
        <w:numPr>
          <w:ilvl w:val="0"/>
          <w:numId w:val="57"/>
        </w:numPr>
        <w:jc w:val="both"/>
        <w:rPr>
          <w:color w:val="131314"/>
          <w:sz w:val="21"/>
          <w:szCs w:val="21"/>
          <w:highlight w:val="white"/>
          <w:lang w:val="en-US"/>
        </w:rPr>
      </w:pPr>
      <w:r w:rsidRPr="00416FA9">
        <w:rPr>
          <w:color w:val="131314"/>
          <w:sz w:val="21"/>
          <w:szCs w:val="21"/>
          <w:highlight w:val="white"/>
          <w:lang w:val="en-US"/>
        </w:rPr>
        <w:t>Microsoft Excel</w:t>
      </w:r>
      <w:r w:rsidR="000D4DBE">
        <w:rPr>
          <w:color w:val="131314"/>
          <w:sz w:val="21"/>
          <w:szCs w:val="21"/>
          <w:highlight w:val="white"/>
          <w:lang w:val="en-US"/>
        </w:rPr>
        <w:t xml:space="preserve"> </w:t>
      </w:r>
      <w:r w:rsidRPr="00416FA9">
        <w:rPr>
          <w:color w:val="131314"/>
          <w:sz w:val="21"/>
          <w:szCs w:val="21"/>
          <w:highlight w:val="white"/>
          <w:lang w:val="en-US"/>
        </w:rPr>
        <w:t xml:space="preserve">(v2412). While it doesn’t give good overview, </w:t>
      </w:r>
      <w:proofErr w:type="gramStart"/>
      <w:r w:rsidRPr="00416FA9">
        <w:rPr>
          <w:color w:val="131314"/>
          <w:sz w:val="21"/>
          <w:szCs w:val="21"/>
          <w:highlight w:val="white"/>
          <w:lang w:val="en-US"/>
        </w:rPr>
        <w:t>has</w:t>
      </w:r>
      <w:proofErr w:type="gramEnd"/>
      <w:r w:rsidRPr="00416FA9">
        <w:rPr>
          <w:color w:val="131314"/>
          <w:sz w:val="21"/>
          <w:szCs w:val="21"/>
          <w:highlight w:val="white"/>
          <w:lang w:val="en-US"/>
        </w:rPr>
        <w:t xml:space="preserve"> easy to use analyzation tools.</w:t>
      </w:r>
    </w:p>
    <w:p w14:paraId="7F40F6D2" w14:textId="77777777" w:rsidR="005D1D7E" w:rsidRPr="00416FA9" w:rsidRDefault="005D1D7E" w:rsidP="00DF1F82">
      <w:pPr>
        <w:numPr>
          <w:ilvl w:val="0"/>
          <w:numId w:val="57"/>
        </w:numPr>
        <w:jc w:val="both"/>
        <w:rPr>
          <w:color w:val="131314"/>
          <w:sz w:val="21"/>
          <w:szCs w:val="21"/>
          <w:highlight w:val="white"/>
          <w:lang w:val="en-US"/>
        </w:rPr>
      </w:pPr>
      <w:r w:rsidRPr="00416FA9">
        <w:rPr>
          <w:color w:val="131314"/>
          <w:sz w:val="21"/>
          <w:szCs w:val="21"/>
          <w:highlight w:val="white"/>
          <w:lang w:val="en-US"/>
        </w:rPr>
        <w:t>Google sheets. Free to use.</w:t>
      </w:r>
    </w:p>
    <w:p w14:paraId="7A49DE35" w14:textId="77777777" w:rsidR="005D1D7E" w:rsidRPr="00416FA9" w:rsidRDefault="005D1D7E" w:rsidP="005D1D7E">
      <w:pPr>
        <w:jc w:val="both"/>
        <w:rPr>
          <w:lang w:val="en-US"/>
        </w:rPr>
      </w:pPr>
    </w:p>
    <w:p w14:paraId="7EDE8445" w14:textId="77777777" w:rsidR="005D1D7E" w:rsidRPr="00416FA9" w:rsidRDefault="005D1D7E" w:rsidP="005D1D7E">
      <w:pPr>
        <w:jc w:val="both"/>
        <w:rPr>
          <w:color w:val="131314"/>
          <w:sz w:val="21"/>
          <w:szCs w:val="21"/>
          <w:highlight w:val="white"/>
          <w:lang w:val="en-US"/>
        </w:rPr>
      </w:pPr>
      <w:r w:rsidRPr="00416FA9">
        <w:rPr>
          <w:lang w:val="en-US"/>
        </w:rPr>
        <w:t xml:space="preserve">For this study SPSS will be used for </w:t>
      </w:r>
      <w:r w:rsidRPr="00416FA9">
        <w:rPr>
          <w:color w:val="131314"/>
          <w:sz w:val="21"/>
          <w:szCs w:val="21"/>
          <w:highlight w:val="white"/>
          <w:lang w:val="en-US"/>
        </w:rPr>
        <w:t xml:space="preserve">data analysis of the survey responses related to the story and Microsoft Excel will be used for questions related to demographics. </w:t>
      </w:r>
      <w:commentRangeStart w:id="197"/>
      <w:r w:rsidRPr="00416FA9">
        <w:rPr>
          <w:color w:val="131314"/>
          <w:sz w:val="21"/>
          <w:szCs w:val="21"/>
          <w:highlight w:val="white"/>
          <w:lang w:val="en-US"/>
        </w:rPr>
        <w:t xml:space="preserve">QDA Minor </w:t>
      </w:r>
      <w:proofErr w:type="gramStart"/>
      <w:r w:rsidRPr="00416FA9">
        <w:rPr>
          <w:color w:val="131314"/>
          <w:sz w:val="21"/>
          <w:szCs w:val="21"/>
          <w:highlight w:val="white"/>
          <w:lang w:val="en-US"/>
        </w:rPr>
        <w:t>lite</w:t>
      </w:r>
      <w:proofErr w:type="gramEnd"/>
      <w:r w:rsidRPr="00416FA9">
        <w:rPr>
          <w:color w:val="131314"/>
          <w:sz w:val="21"/>
          <w:szCs w:val="21"/>
          <w:highlight w:val="white"/>
          <w:lang w:val="en-US"/>
        </w:rPr>
        <w:t xml:space="preserve"> will be used to improve </w:t>
      </w:r>
      <w:proofErr w:type="gramStart"/>
      <w:r w:rsidRPr="00416FA9">
        <w:rPr>
          <w:color w:val="131314"/>
          <w:sz w:val="21"/>
          <w:szCs w:val="21"/>
          <w:highlight w:val="white"/>
          <w:lang w:val="en-US"/>
        </w:rPr>
        <w:t>of</w:t>
      </w:r>
      <w:proofErr w:type="gramEnd"/>
      <w:r w:rsidRPr="00416FA9">
        <w:rPr>
          <w:color w:val="131314"/>
          <w:sz w:val="21"/>
          <w:szCs w:val="21"/>
          <w:highlight w:val="white"/>
          <w:lang w:val="en-US"/>
        </w:rPr>
        <w:t xml:space="preserve"> quality of the thesis itself. </w:t>
      </w:r>
      <w:commentRangeEnd w:id="197"/>
      <w:r w:rsidR="000C1AB6">
        <w:rPr>
          <w:rStyle w:val="CommentReference"/>
        </w:rPr>
        <w:commentReference w:id="197"/>
      </w:r>
      <w:r w:rsidRPr="00416FA9">
        <w:rPr>
          <w:color w:val="131314"/>
          <w:sz w:val="21"/>
          <w:szCs w:val="21"/>
          <w:highlight w:val="white"/>
          <w:lang w:val="en-US"/>
        </w:rPr>
        <w:t>The Google sheets and Microsoft Excel sheet data will not be made public due to participant security reasons.</w:t>
      </w:r>
    </w:p>
    <w:p w14:paraId="3985565C" w14:textId="77777777" w:rsidR="005D1D7E" w:rsidRPr="00416FA9" w:rsidRDefault="005D1D7E" w:rsidP="005D1D7E">
      <w:pPr>
        <w:jc w:val="both"/>
        <w:rPr>
          <w:color w:val="131314"/>
          <w:sz w:val="21"/>
          <w:szCs w:val="21"/>
          <w:highlight w:val="white"/>
          <w:lang w:val="en-US"/>
        </w:rPr>
      </w:pPr>
    </w:p>
    <w:p w14:paraId="4B4ED4AC" w14:textId="77777777" w:rsidR="005D1D7E" w:rsidRPr="00416FA9" w:rsidRDefault="005D1D7E" w:rsidP="005D1D7E">
      <w:pPr>
        <w:pStyle w:val="Heading2"/>
        <w:jc w:val="both"/>
        <w:rPr>
          <w:lang w:val="en-US"/>
        </w:rPr>
      </w:pPr>
      <w:bookmarkStart w:id="198" w:name="_lnhsbsvkxa39" w:colFirst="0" w:colLast="0"/>
      <w:bookmarkStart w:id="199" w:name="_Toc197521768"/>
      <w:bookmarkEnd w:id="198"/>
      <w:r w:rsidRPr="00416FA9">
        <w:rPr>
          <w:lang w:val="en-US"/>
        </w:rPr>
        <w:t>3.4 Survey creation process &amp; measurements</w:t>
      </w:r>
      <w:bookmarkEnd w:id="199"/>
    </w:p>
    <w:p w14:paraId="2A41AEBD" w14:textId="532194E0" w:rsidR="005D1D7E" w:rsidRPr="00416FA9" w:rsidRDefault="000D4DBE" w:rsidP="005D1D7E">
      <w:pPr>
        <w:jc w:val="both"/>
        <w:rPr>
          <w:lang w:val="en-US"/>
        </w:rPr>
      </w:pPr>
      <w:r w:rsidRPr="00416FA9">
        <w:rPr>
          <w:lang w:val="en-US"/>
        </w:rPr>
        <w:t>To</w:t>
      </w:r>
      <w:r w:rsidR="005D1D7E" w:rsidRPr="00416FA9">
        <w:rPr>
          <w:lang w:val="en-US"/>
        </w:rPr>
        <w:t xml:space="preserve"> do this test there was the use of 3 different </w:t>
      </w:r>
      <w:proofErr w:type="gramStart"/>
      <w:r w:rsidR="005D1D7E" w:rsidRPr="00416FA9">
        <w:rPr>
          <w:lang w:val="en-US"/>
        </w:rPr>
        <w:t>type</w:t>
      </w:r>
      <w:proofErr w:type="gramEnd"/>
      <w:r w:rsidR="005D1D7E" w:rsidRPr="00416FA9">
        <w:rPr>
          <w:lang w:val="en-US"/>
        </w:rPr>
        <w:t xml:space="preserve"> of </w:t>
      </w:r>
      <w:proofErr w:type="gramStart"/>
      <w:r w:rsidR="005D1D7E" w:rsidRPr="00416FA9">
        <w:rPr>
          <w:lang w:val="en-US"/>
        </w:rPr>
        <w:t>forms;</w:t>
      </w:r>
      <w:proofErr w:type="gramEnd"/>
      <w:r w:rsidR="005D1D7E" w:rsidRPr="00416FA9">
        <w:rPr>
          <w:lang w:val="en-US"/>
        </w:rPr>
        <w:t xml:space="preserve"> </w:t>
      </w:r>
    </w:p>
    <w:p w14:paraId="34D963D9" w14:textId="77777777" w:rsidR="005D1D7E" w:rsidRPr="00416FA9" w:rsidRDefault="005D1D7E" w:rsidP="00DF1F82">
      <w:pPr>
        <w:numPr>
          <w:ilvl w:val="0"/>
          <w:numId w:val="55"/>
        </w:numPr>
        <w:jc w:val="both"/>
        <w:rPr>
          <w:lang w:val="en-US"/>
        </w:rPr>
      </w:pPr>
      <w:r w:rsidRPr="00416FA9">
        <w:rPr>
          <w:lang w:val="en-US"/>
        </w:rPr>
        <w:t>The participation survey, to sign up for the study.</w:t>
      </w:r>
    </w:p>
    <w:p w14:paraId="12D857D9" w14:textId="77777777" w:rsidR="005D1D7E" w:rsidRPr="00416FA9" w:rsidRDefault="005D1D7E" w:rsidP="00DF1F82">
      <w:pPr>
        <w:numPr>
          <w:ilvl w:val="0"/>
          <w:numId w:val="55"/>
        </w:numPr>
        <w:jc w:val="both"/>
        <w:rPr>
          <w:lang w:val="en-US"/>
        </w:rPr>
      </w:pPr>
      <w:r w:rsidRPr="00416FA9">
        <w:rPr>
          <w:lang w:val="en-US"/>
        </w:rPr>
        <w:t>The story survey, which contains the questions and the stimulus itself.</w:t>
      </w:r>
    </w:p>
    <w:p w14:paraId="10AED569" w14:textId="23623D39" w:rsidR="005D1D7E" w:rsidRPr="00416FA9" w:rsidRDefault="005D1D7E" w:rsidP="00DF1F82">
      <w:pPr>
        <w:numPr>
          <w:ilvl w:val="0"/>
          <w:numId w:val="55"/>
        </w:numPr>
        <w:jc w:val="both"/>
        <w:rPr>
          <w:lang w:val="en-US"/>
        </w:rPr>
      </w:pPr>
      <w:r w:rsidRPr="00416FA9">
        <w:rPr>
          <w:lang w:val="en-US"/>
        </w:rPr>
        <w:t xml:space="preserve">The </w:t>
      </w:r>
      <w:r w:rsidR="004519A3" w:rsidRPr="00416FA9">
        <w:rPr>
          <w:lang w:val="en-US"/>
        </w:rPr>
        <w:t>two-week</w:t>
      </w:r>
      <w:r w:rsidRPr="00416FA9">
        <w:rPr>
          <w:lang w:val="en-US"/>
        </w:rPr>
        <w:t xml:space="preserve"> retention survey, which repeats the retention questions.</w:t>
      </w:r>
    </w:p>
    <w:p w14:paraId="1E3DCBC1" w14:textId="77777777" w:rsidR="005D1D7E" w:rsidRPr="00416FA9" w:rsidRDefault="005D1D7E" w:rsidP="005D1D7E">
      <w:pPr>
        <w:jc w:val="both"/>
        <w:rPr>
          <w:lang w:val="en-US"/>
        </w:rPr>
      </w:pPr>
    </w:p>
    <w:p w14:paraId="43BE5DD7" w14:textId="77777777" w:rsidR="005D1D7E" w:rsidRPr="00416FA9" w:rsidRDefault="005D1D7E" w:rsidP="005D1D7E">
      <w:pPr>
        <w:jc w:val="both"/>
        <w:rPr>
          <w:b/>
          <w:lang w:val="en-US"/>
        </w:rPr>
      </w:pPr>
      <w:r w:rsidRPr="00416FA9">
        <w:rPr>
          <w:b/>
          <w:lang w:val="en-US"/>
        </w:rPr>
        <w:t>Participation survey</w:t>
      </w:r>
    </w:p>
    <w:p w14:paraId="7922D9D1" w14:textId="2F23498E" w:rsidR="005D1D7E" w:rsidRPr="00416FA9" w:rsidRDefault="005D1D7E" w:rsidP="005D1D7E">
      <w:pPr>
        <w:jc w:val="both"/>
        <w:rPr>
          <w:lang w:val="en-US"/>
        </w:rPr>
      </w:pPr>
      <w:r w:rsidRPr="00416FA9">
        <w:rPr>
          <w:lang w:val="en-US"/>
        </w:rPr>
        <w:t>In the participation survey, no questions are added. Only the title “Sign up form for study” is shown together with an introduction text</w:t>
      </w:r>
      <w:r w:rsidR="00597ACD">
        <w:rPr>
          <w:lang w:val="en-US"/>
        </w:rPr>
        <w:t xml:space="preserve"> </w:t>
      </w:r>
      <w:r w:rsidRPr="00416FA9">
        <w:rPr>
          <w:lang w:val="en-US"/>
        </w:rPr>
        <w:t xml:space="preserve">(Appendix </w:t>
      </w:r>
      <w:r w:rsidR="00040CBC">
        <w:rPr>
          <w:lang w:val="en-US"/>
        </w:rPr>
        <w:t>E</w:t>
      </w:r>
      <w:r w:rsidRPr="00416FA9">
        <w:rPr>
          <w:lang w:val="en-US"/>
        </w:rPr>
        <w:t xml:space="preserve">). In settings, under answers the collection of email addresses has been enabled with the option that the participant </w:t>
      </w:r>
      <w:proofErr w:type="gramStart"/>
      <w:r w:rsidRPr="00416FA9">
        <w:rPr>
          <w:lang w:val="en-US"/>
        </w:rPr>
        <w:t>has to</w:t>
      </w:r>
      <w:proofErr w:type="gramEnd"/>
      <w:r w:rsidRPr="00416FA9">
        <w:rPr>
          <w:lang w:val="en-US"/>
        </w:rPr>
        <w:t xml:space="preserve"> manually fill in their email address. Participants cannot alter their </w:t>
      </w:r>
      <w:proofErr w:type="gramStart"/>
      <w:r w:rsidRPr="00416FA9">
        <w:rPr>
          <w:lang w:val="en-US"/>
        </w:rPr>
        <w:t>response</w:t>
      </w:r>
      <w:proofErr w:type="gramEnd"/>
      <w:r w:rsidRPr="00416FA9">
        <w:rPr>
          <w:lang w:val="en-US"/>
        </w:rPr>
        <w:t xml:space="preserve"> and their response amount is limited by to one. </w:t>
      </w:r>
    </w:p>
    <w:p w14:paraId="490B2987" w14:textId="77777777" w:rsidR="005D1D7E" w:rsidRPr="00416FA9" w:rsidRDefault="005D1D7E" w:rsidP="005D1D7E">
      <w:pPr>
        <w:jc w:val="both"/>
        <w:rPr>
          <w:lang w:val="en-US"/>
        </w:rPr>
      </w:pPr>
    </w:p>
    <w:p w14:paraId="4C44EA99" w14:textId="77777777" w:rsidR="005D1D7E" w:rsidRPr="00416FA9" w:rsidRDefault="005D1D7E" w:rsidP="005D1D7E">
      <w:pPr>
        <w:jc w:val="both"/>
        <w:rPr>
          <w:b/>
          <w:lang w:val="en-US"/>
        </w:rPr>
      </w:pPr>
      <w:r w:rsidRPr="00416FA9">
        <w:rPr>
          <w:b/>
          <w:lang w:val="en-US"/>
        </w:rPr>
        <w:t>Story survey</w:t>
      </w:r>
    </w:p>
    <w:p w14:paraId="0AE8BF29" w14:textId="741F8DB8" w:rsidR="005D1D7E" w:rsidRPr="00416FA9" w:rsidRDefault="005D1D7E" w:rsidP="005D1D7E">
      <w:pPr>
        <w:jc w:val="both"/>
        <w:rPr>
          <w:lang w:val="en-US"/>
        </w:rPr>
      </w:pPr>
      <w:r w:rsidRPr="00416FA9">
        <w:rPr>
          <w:lang w:val="en-US"/>
        </w:rPr>
        <w:lastRenderedPageBreak/>
        <w:t xml:space="preserve">In the story survey, the actual questions were </w:t>
      </w:r>
      <w:r w:rsidR="0085276D" w:rsidRPr="00416FA9">
        <w:rPr>
          <w:lang w:val="en-US"/>
        </w:rPr>
        <w:t>asked,</w:t>
      </w:r>
      <w:r w:rsidRPr="00416FA9">
        <w:rPr>
          <w:lang w:val="en-US"/>
        </w:rPr>
        <w:t xml:space="preserve"> and the stimulus was applied. Due to the 3 different stories, 3 different questionnaires were made, with the only difference being the story itself, given as a description block. </w:t>
      </w:r>
    </w:p>
    <w:p w14:paraId="1DFA37A0" w14:textId="77777777" w:rsidR="005D1D7E" w:rsidRPr="00416FA9" w:rsidRDefault="005D1D7E" w:rsidP="005D1D7E">
      <w:pPr>
        <w:jc w:val="both"/>
        <w:rPr>
          <w:lang w:val="en-US"/>
        </w:rPr>
      </w:pPr>
    </w:p>
    <w:p w14:paraId="2334C3A7" w14:textId="77777777" w:rsidR="005D1D7E" w:rsidRPr="00416FA9" w:rsidRDefault="005D1D7E" w:rsidP="005D1D7E">
      <w:pPr>
        <w:jc w:val="both"/>
        <w:rPr>
          <w:lang w:val="en-US"/>
        </w:rPr>
      </w:pPr>
      <w:r w:rsidRPr="00416FA9">
        <w:rPr>
          <w:lang w:val="en-US"/>
        </w:rPr>
        <w:t xml:space="preserve"> The story survey consists of 12 sections, each on a different page:</w:t>
      </w:r>
    </w:p>
    <w:p w14:paraId="3A429EEE" w14:textId="2F5CB807" w:rsidR="005D1D7E" w:rsidRDefault="005D1D7E" w:rsidP="00DF1F82">
      <w:pPr>
        <w:numPr>
          <w:ilvl w:val="0"/>
          <w:numId w:val="54"/>
        </w:numPr>
        <w:jc w:val="both"/>
      </w:pPr>
      <w:r w:rsidRPr="00416FA9">
        <w:rPr>
          <w:lang w:val="en-US"/>
        </w:rPr>
        <w:t xml:space="preserve">Consent form. This is also where their email address is asked as well as any prior knowledge about the study. </w:t>
      </w:r>
      <w:r>
        <w:t xml:space="preserve">(Appendix </w:t>
      </w:r>
      <w:r w:rsidR="005C4206">
        <w:t>G</w:t>
      </w:r>
      <w:r>
        <w:t>)</w:t>
      </w:r>
    </w:p>
    <w:p w14:paraId="28D7F252" w14:textId="34D3EFAD" w:rsidR="005D1D7E" w:rsidRPr="00416FA9" w:rsidRDefault="005D1D7E" w:rsidP="00DF1F82">
      <w:pPr>
        <w:numPr>
          <w:ilvl w:val="0"/>
          <w:numId w:val="54"/>
        </w:numPr>
        <w:jc w:val="both"/>
        <w:rPr>
          <w:lang w:val="en-US"/>
        </w:rPr>
      </w:pPr>
      <w:r w:rsidRPr="00416FA9">
        <w:rPr>
          <w:lang w:val="en-US"/>
        </w:rPr>
        <w:t>Demographic questions</w:t>
      </w:r>
      <w:r w:rsidR="004519A3">
        <w:rPr>
          <w:lang w:val="en-US"/>
        </w:rPr>
        <w:t xml:space="preserve"> </w:t>
      </w:r>
      <w:r w:rsidRPr="00416FA9">
        <w:rPr>
          <w:lang w:val="en-US"/>
        </w:rPr>
        <w:t>(</w:t>
      </w:r>
      <w:r w:rsidR="004519A3">
        <w:rPr>
          <w:lang w:val="en-US"/>
        </w:rPr>
        <w:t>A</w:t>
      </w:r>
      <w:r w:rsidRPr="00416FA9">
        <w:rPr>
          <w:lang w:val="en-US"/>
        </w:rPr>
        <w:t xml:space="preserve">ppendix </w:t>
      </w:r>
      <w:r w:rsidR="005C4206">
        <w:rPr>
          <w:lang w:val="en-US"/>
        </w:rPr>
        <w:t>G</w:t>
      </w:r>
      <w:r w:rsidRPr="00416FA9">
        <w:rPr>
          <w:lang w:val="en-US"/>
        </w:rPr>
        <w:t xml:space="preserve">). </w:t>
      </w:r>
      <w:r w:rsidR="004519A3">
        <w:rPr>
          <w:lang w:val="en-US"/>
        </w:rPr>
        <w:t>This c</w:t>
      </w:r>
      <w:r w:rsidRPr="00416FA9">
        <w:rPr>
          <w:lang w:val="en-US"/>
        </w:rPr>
        <w:t>onsists of 7 questions.</w:t>
      </w:r>
    </w:p>
    <w:p w14:paraId="7F77EFCE" w14:textId="191B3524" w:rsidR="005D1D7E" w:rsidRPr="00416FA9" w:rsidRDefault="005D1D7E" w:rsidP="00DF1F82">
      <w:pPr>
        <w:numPr>
          <w:ilvl w:val="0"/>
          <w:numId w:val="54"/>
        </w:numPr>
        <w:jc w:val="both"/>
        <w:rPr>
          <w:lang w:val="en-US"/>
        </w:rPr>
      </w:pPr>
      <w:r w:rsidRPr="00416FA9">
        <w:rPr>
          <w:lang w:val="en-US"/>
        </w:rPr>
        <w:t xml:space="preserve">Preparation </w:t>
      </w:r>
      <w:r w:rsidR="00922FC1" w:rsidRPr="00416FA9">
        <w:rPr>
          <w:lang w:val="en-US"/>
        </w:rPr>
        <w:t>for</w:t>
      </w:r>
      <w:r w:rsidRPr="00416FA9">
        <w:rPr>
          <w:lang w:val="en-US"/>
        </w:rPr>
        <w:t xml:space="preserve"> the story. This only mentions that the next page will contain the story for which they have 10 minutes to read. </w:t>
      </w:r>
    </w:p>
    <w:p w14:paraId="37379EA2" w14:textId="247C95CC" w:rsidR="005D1D7E" w:rsidRPr="00416FA9" w:rsidRDefault="005D1D7E" w:rsidP="00DF1F82">
      <w:pPr>
        <w:numPr>
          <w:ilvl w:val="0"/>
          <w:numId w:val="54"/>
        </w:numPr>
        <w:jc w:val="both"/>
        <w:rPr>
          <w:lang w:val="en-US"/>
        </w:rPr>
      </w:pPr>
      <w:r w:rsidRPr="00416FA9">
        <w:rPr>
          <w:lang w:val="en-US"/>
        </w:rPr>
        <w:t>The story</w:t>
      </w:r>
      <w:r w:rsidR="004519A3">
        <w:rPr>
          <w:lang w:val="en-US"/>
        </w:rPr>
        <w:t xml:space="preserve"> </w:t>
      </w:r>
      <w:r w:rsidRPr="00416FA9">
        <w:rPr>
          <w:lang w:val="en-US"/>
        </w:rPr>
        <w:t xml:space="preserve">(Appendix </w:t>
      </w:r>
      <w:r w:rsidR="00CA6589">
        <w:rPr>
          <w:lang w:val="en-US"/>
        </w:rPr>
        <w:t>H</w:t>
      </w:r>
      <w:r w:rsidRPr="00416FA9">
        <w:rPr>
          <w:lang w:val="en-US"/>
        </w:rPr>
        <w:t xml:space="preserve">, Appendix </w:t>
      </w:r>
      <w:r w:rsidR="00CA6589">
        <w:rPr>
          <w:lang w:val="en-US"/>
        </w:rPr>
        <w:t>I</w:t>
      </w:r>
      <w:r w:rsidRPr="00416FA9">
        <w:rPr>
          <w:lang w:val="en-US"/>
        </w:rPr>
        <w:t xml:space="preserve">, Appendix </w:t>
      </w:r>
      <w:r w:rsidR="00CA6589">
        <w:rPr>
          <w:lang w:val="en-US"/>
        </w:rPr>
        <w:t>J</w:t>
      </w:r>
      <w:r w:rsidRPr="00416FA9">
        <w:rPr>
          <w:lang w:val="en-US"/>
        </w:rPr>
        <w:t>). This is randomly assigned one of the three.</w:t>
      </w:r>
    </w:p>
    <w:p w14:paraId="6BCD7CCC" w14:textId="5A2931A2" w:rsidR="005D1D7E" w:rsidRPr="00416FA9" w:rsidRDefault="005D1D7E" w:rsidP="00DF1F82">
      <w:pPr>
        <w:numPr>
          <w:ilvl w:val="0"/>
          <w:numId w:val="54"/>
        </w:numPr>
        <w:jc w:val="both"/>
        <w:rPr>
          <w:lang w:val="en-US"/>
        </w:rPr>
      </w:pPr>
      <w:r w:rsidRPr="00416FA9">
        <w:rPr>
          <w:lang w:val="en-US"/>
        </w:rPr>
        <w:t>Transportation questions</w:t>
      </w:r>
      <w:r w:rsidR="00974BE5">
        <w:rPr>
          <w:lang w:val="en-US"/>
        </w:rPr>
        <w:t xml:space="preserve"> </w:t>
      </w:r>
      <w:r w:rsidRPr="00416FA9">
        <w:rPr>
          <w:lang w:val="en-US"/>
        </w:rPr>
        <w:t xml:space="preserve">(Appendix </w:t>
      </w:r>
      <w:r w:rsidR="00CA6589">
        <w:rPr>
          <w:lang w:val="en-US"/>
        </w:rPr>
        <w:t>K</w:t>
      </w:r>
      <w:r w:rsidRPr="00416FA9">
        <w:rPr>
          <w:lang w:val="en-US"/>
        </w:rPr>
        <w:t xml:space="preserve">). </w:t>
      </w:r>
      <w:r w:rsidR="006F61F7">
        <w:rPr>
          <w:lang w:val="en-US"/>
        </w:rPr>
        <w:t>This c</w:t>
      </w:r>
      <w:r w:rsidRPr="00416FA9">
        <w:rPr>
          <w:lang w:val="en-US"/>
        </w:rPr>
        <w:t>onsists of 12 questions.</w:t>
      </w:r>
    </w:p>
    <w:p w14:paraId="4539970B" w14:textId="3D332D9C" w:rsidR="005D1D7E" w:rsidRPr="00416FA9" w:rsidRDefault="005D1D7E" w:rsidP="00DF1F82">
      <w:pPr>
        <w:numPr>
          <w:ilvl w:val="0"/>
          <w:numId w:val="54"/>
        </w:numPr>
        <w:jc w:val="both"/>
        <w:rPr>
          <w:lang w:val="en-US"/>
        </w:rPr>
      </w:pPr>
      <w:r w:rsidRPr="00416FA9">
        <w:rPr>
          <w:lang w:val="en-US"/>
        </w:rPr>
        <w:t>Identification questions</w:t>
      </w:r>
      <w:r w:rsidR="00974BE5">
        <w:rPr>
          <w:lang w:val="en-US"/>
        </w:rPr>
        <w:t xml:space="preserve"> </w:t>
      </w:r>
      <w:r w:rsidRPr="00416FA9">
        <w:rPr>
          <w:lang w:val="en-US"/>
        </w:rPr>
        <w:t xml:space="preserve">(Appendix </w:t>
      </w:r>
      <w:r w:rsidR="00CA6589">
        <w:rPr>
          <w:lang w:val="en-US"/>
        </w:rPr>
        <w:t>K</w:t>
      </w:r>
      <w:r w:rsidRPr="00416FA9">
        <w:rPr>
          <w:lang w:val="en-US"/>
        </w:rPr>
        <w:t xml:space="preserve">). </w:t>
      </w:r>
      <w:r w:rsidR="006F61F7">
        <w:rPr>
          <w:lang w:val="en-US"/>
        </w:rPr>
        <w:t>This c</w:t>
      </w:r>
      <w:r w:rsidR="006F61F7" w:rsidRPr="00416FA9">
        <w:rPr>
          <w:lang w:val="en-US"/>
        </w:rPr>
        <w:t xml:space="preserve">onsists </w:t>
      </w:r>
      <w:r w:rsidRPr="00416FA9">
        <w:rPr>
          <w:lang w:val="en-US"/>
        </w:rPr>
        <w:t>of 10 questions.</w:t>
      </w:r>
    </w:p>
    <w:p w14:paraId="4D64616E" w14:textId="416C4D54" w:rsidR="005D1D7E" w:rsidRDefault="005D1D7E" w:rsidP="00DF1F82">
      <w:pPr>
        <w:numPr>
          <w:ilvl w:val="0"/>
          <w:numId w:val="54"/>
        </w:numPr>
        <w:jc w:val="both"/>
      </w:pPr>
      <w:r w:rsidRPr="00416FA9">
        <w:rPr>
          <w:lang w:val="en-US"/>
        </w:rPr>
        <w:t>Personal relevance questions</w:t>
      </w:r>
      <w:r w:rsidR="00974BE5">
        <w:rPr>
          <w:lang w:val="en-US"/>
        </w:rPr>
        <w:t xml:space="preserve"> </w:t>
      </w:r>
      <w:r w:rsidRPr="00416FA9">
        <w:rPr>
          <w:lang w:val="en-US"/>
        </w:rPr>
        <w:t>(</w:t>
      </w:r>
      <w:r w:rsidR="006F61F7">
        <w:rPr>
          <w:lang w:val="en-US"/>
        </w:rPr>
        <w:t>A</w:t>
      </w:r>
      <w:r w:rsidRPr="00416FA9">
        <w:rPr>
          <w:lang w:val="en-US"/>
        </w:rPr>
        <w:t xml:space="preserve">ppendix </w:t>
      </w:r>
      <w:r w:rsidR="00CA6589">
        <w:rPr>
          <w:lang w:val="en-US"/>
        </w:rPr>
        <w:t>K</w:t>
      </w:r>
      <w:r w:rsidRPr="00416FA9">
        <w:rPr>
          <w:lang w:val="en-US"/>
        </w:rPr>
        <w:t xml:space="preserve">). </w:t>
      </w:r>
      <w:r w:rsidR="006F61F7">
        <w:rPr>
          <w:lang w:val="en-US"/>
        </w:rPr>
        <w:t>This c</w:t>
      </w:r>
      <w:r w:rsidR="006F61F7" w:rsidRPr="00416FA9">
        <w:rPr>
          <w:lang w:val="en-US"/>
        </w:rPr>
        <w:t xml:space="preserve">onsists </w:t>
      </w:r>
      <w:r>
        <w:t>of 7 questions.</w:t>
      </w:r>
    </w:p>
    <w:p w14:paraId="1EFA8A09" w14:textId="0149892E" w:rsidR="005D1D7E" w:rsidRPr="00416FA9" w:rsidRDefault="005D1D7E" w:rsidP="00DF1F82">
      <w:pPr>
        <w:numPr>
          <w:ilvl w:val="0"/>
          <w:numId w:val="54"/>
        </w:numPr>
        <w:jc w:val="both"/>
        <w:rPr>
          <w:lang w:val="en-US"/>
        </w:rPr>
      </w:pPr>
      <w:r w:rsidRPr="00416FA9">
        <w:rPr>
          <w:lang w:val="en-US"/>
        </w:rPr>
        <w:t>Retention questions</w:t>
      </w:r>
      <w:r w:rsidR="00974BE5">
        <w:rPr>
          <w:lang w:val="en-US"/>
        </w:rPr>
        <w:t xml:space="preserve"> </w:t>
      </w:r>
      <w:r w:rsidRPr="00416FA9">
        <w:rPr>
          <w:lang w:val="en-US"/>
        </w:rPr>
        <w:t xml:space="preserve">(Appendix </w:t>
      </w:r>
      <w:r w:rsidR="00CA6589">
        <w:rPr>
          <w:lang w:val="en-US"/>
        </w:rPr>
        <w:t>K</w:t>
      </w:r>
      <w:r w:rsidRPr="00416FA9">
        <w:rPr>
          <w:lang w:val="en-US"/>
        </w:rPr>
        <w:t xml:space="preserve">). </w:t>
      </w:r>
      <w:r w:rsidR="006F61F7">
        <w:rPr>
          <w:lang w:val="en-US"/>
        </w:rPr>
        <w:t>This c</w:t>
      </w:r>
      <w:r w:rsidR="006F61F7" w:rsidRPr="00416FA9">
        <w:rPr>
          <w:lang w:val="en-US"/>
        </w:rPr>
        <w:t xml:space="preserve">onsists </w:t>
      </w:r>
      <w:r w:rsidRPr="00416FA9">
        <w:rPr>
          <w:lang w:val="en-US"/>
        </w:rPr>
        <w:t>of 9 questions.</w:t>
      </w:r>
    </w:p>
    <w:p w14:paraId="0C8E4347" w14:textId="5F083C13" w:rsidR="005D1D7E" w:rsidRPr="00416FA9" w:rsidRDefault="005D1D7E" w:rsidP="00DF1F82">
      <w:pPr>
        <w:numPr>
          <w:ilvl w:val="0"/>
          <w:numId w:val="54"/>
        </w:numPr>
        <w:jc w:val="both"/>
        <w:rPr>
          <w:lang w:val="en-US"/>
        </w:rPr>
      </w:pPr>
      <w:commentRangeStart w:id="200"/>
      <w:r w:rsidRPr="00416FA9">
        <w:rPr>
          <w:lang w:val="en-US"/>
        </w:rPr>
        <w:t>Learning questions</w:t>
      </w:r>
      <w:r w:rsidR="00974BE5">
        <w:rPr>
          <w:lang w:val="en-US"/>
        </w:rPr>
        <w:t xml:space="preserve"> </w:t>
      </w:r>
      <w:r w:rsidRPr="00416FA9">
        <w:rPr>
          <w:lang w:val="en-US"/>
        </w:rPr>
        <w:t xml:space="preserve">(Appendix </w:t>
      </w:r>
      <w:r w:rsidR="00CA6589">
        <w:rPr>
          <w:lang w:val="en-US"/>
        </w:rPr>
        <w:t>K</w:t>
      </w:r>
      <w:r w:rsidRPr="00416FA9">
        <w:rPr>
          <w:lang w:val="en-US"/>
        </w:rPr>
        <w:t xml:space="preserve">). </w:t>
      </w:r>
      <w:r w:rsidR="006F61F7">
        <w:rPr>
          <w:lang w:val="en-US"/>
        </w:rPr>
        <w:t>This c</w:t>
      </w:r>
      <w:r w:rsidR="006F61F7" w:rsidRPr="00416FA9">
        <w:rPr>
          <w:lang w:val="en-US"/>
        </w:rPr>
        <w:t xml:space="preserve">onsists </w:t>
      </w:r>
      <w:r w:rsidRPr="00416FA9">
        <w:rPr>
          <w:lang w:val="en-US"/>
        </w:rPr>
        <w:t>of 5 questions.</w:t>
      </w:r>
      <w:commentRangeEnd w:id="200"/>
      <w:r w:rsidR="000B4AB0">
        <w:rPr>
          <w:rStyle w:val="CommentReference"/>
        </w:rPr>
        <w:commentReference w:id="200"/>
      </w:r>
    </w:p>
    <w:p w14:paraId="48B7C3A0" w14:textId="39DE12C4" w:rsidR="005D1D7E" w:rsidRPr="00416FA9" w:rsidRDefault="005D1D7E" w:rsidP="00DF1F82">
      <w:pPr>
        <w:numPr>
          <w:ilvl w:val="0"/>
          <w:numId w:val="54"/>
        </w:numPr>
        <w:jc w:val="both"/>
        <w:rPr>
          <w:lang w:val="en-US"/>
        </w:rPr>
      </w:pPr>
      <w:r w:rsidRPr="00416FA9">
        <w:rPr>
          <w:lang w:val="en-US"/>
        </w:rPr>
        <w:t>Integration questions</w:t>
      </w:r>
      <w:r w:rsidR="00974BE5">
        <w:rPr>
          <w:lang w:val="en-US"/>
        </w:rPr>
        <w:t xml:space="preserve"> </w:t>
      </w:r>
      <w:r w:rsidRPr="00416FA9">
        <w:rPr>
          <w:lang w:val="en-US"/>
        </w:rPr>
        <w:t xml:space="preserve">(Appendix </w:t>
      </w:r>
      <w:r w:rsidR="00CA6589">
        <w:rPr>
          <w:lang w:val="en-US"/>
        </w:rPr>
        <w:t>K</w:t>
      </w:r>
      <w:r w:rsidRPr="00416FA9">
        <w:rPr>
          <w:lang w:val="en-US"/>
        </w:rPr>
        <w:t xml:space="preserve">). </w:t>
      </w:r>
      <w:r w:rsidR="006F61F7">
        <w:rPr>
          <w:lang w:val="en-US"/>
        </w:rPr>
        <w:t>This c</w:t>
      </w:r>
      <w:r w:rsidR="006F61F7" w:rsidRPr="00416FA9">
        <w:rPr>
          <w:lang w:val="en-US"/>
        </w:rPr>
        <w:t xml:space="preserve">onsists </w:t>
      </w:r>
      <w:r w:rsidRPr="00416FA9">
        <w:rPr>
          <w:lang w:val="en-US"/>
        </w:rPr>
        <w:t>of 1 question.</w:t>
      </w:r>
    </w:p>
    <w:p w14:paraId="4CD899E1" w14:textId="0CD22212" w:rsidR="005D1D7E" w:rsidRDefault="005D1D7E" w:rsidP="00DF1F82">
      <w:pPr>
        <w:numPr>
          <w:ilvl w:val="0"/>
          <w:numId w:val="54"/>
        </w:numPr>
        <w:jc w:val="both"/>
      </w:pPr>
      <w:r w:rsidRPr="00416FA9">
        <w:rPr>
          <w:lang w:val="en-US"/>
        </w:rPr>
        <w:t>Audience Evaluation questions</w:t>
      </w:r>
      <w:r w:rsidR="00974BE5">
        <w:rPr>
          <w:lang w:val="en-US"/>
        </w:rPr>
        <w:t xml:space="preserve"> </w:t>
      </w:r>
      <w:r w:rsidRPr="00416FA9">
        <w:rPr>
          <w:lang w:val="en-US"/>
        </w:rPr>
        <w:t xml:space="preserve">(Appendix </w:t>
      </w:r>
      <w:r w:rsidR="00CA6589">
        <w:rPr>
          <w:lang w:val="en-US"/>
        </w:rPr>
        <w:t>K</w:t>
      </w:r>
      <w:r w:rsidRPr="00416FA9">
        <w:rPr>
          <w:lang w:val="en-US"/>
        </w:rPr>
        <w:t xml:space="preserve">). </w:t>
      </w:r>
      <w:r w:rsidR="006F61F7">
        <w:rPr>
          <w:lang w:val="en-US"/>
        </w:rPr>
        <w:t>This c</w:t>
      </w:r>
      <w:r w:rsidR="006F61F7" w:rsidRPr="00416FA9">
        <w:rPr>
          <w:lang w:val="en-US"/>
        </w:rPr>
        <w:t xml:space="preserve">onsists </w:t>
      </w:r>
      <w:r>
        <w:t>of 11 questions.</w:t>
      </w:r>
    </w:p>
    <w:p w14:paraId="2C9434E4" w14:textId="77777777" w:rsidR="005D1D7E" w:rsidRDefault="005D1D7E" w:rsidP="005D1D7E">
      <w:pPr>
        <w:jc w:val="both"/>
      </w:pPr>
    </w:p>
    <w:p w14:paraId="4CBDD4BC" w14:textId="77777777" w:rsidR="005D1D7E" w:rsidRPr="00416FA9" w:rsidRDefault="005D1D7E" w:rsidP="005D1D7E">
      <w:pPr>
        <w:jc w:val="both"/>
        <w:rPr>
          <w:lang w:val="en-US"/>
        </w:rPr>
      </w:pPr>
      <w:r w:rsidRPr="00416FA9">
        <w:rPr>
          <w:lang w:val="en-US"/>
        </w:rPr>
        <w:t>In the settings of the story survey the option for editing responses was disabled and the option for only allowing for filling in the survey once was enabled. All questions were not mandatory to answer, except for the consent and email address.</w:t>
      </w:r>
    </w:p>
    <w:p w14:paraId="29971C32" w14:textId="77777777" w:rsidR="005D1D7E" w:rsidRPr="00416FA9" w:rsidRDefault="005D1D7E" w:rsidP="005D1D7E">
      <w:pPr>
        <w:jc w:val="both"/>
        <w:rPr>
          <w:lang w:val="en-US"/>
        </w:rPr>
      </w:pPr>
    </w:p>
    <w:p w14:paraId="3FBC4727" w14:textId="3EEA65E5" w:rsidR="005D1D7E" w:rsidRPr="00416FA9" w:rsidRDefault="005D1D7E" w:rsidP="005D1D7E">
      <w:pPr>
        <w:jc w:val="both"/>
      </w:pPr>
      <w:commentRangeStart w:id="201"/>
      <w:r w:rsidRPr="2C350C93">
        <w:t>After the participation survey has been published, under the ‘responses’ tab there has been a new spreadsheet created. In this spreadsheet a new tab named “Survey Sent” has been created and the form links have each been put in a different cell in the same row</w:t>
      </w:r>
      <w:r w:rsidR="004519A3">
        <w:t xml:space="preserve"> </w:t>
      </w:r>
      <w:r w:rsidRPr="2C350C93">
        <w:t>(A1, A2).</w:t>
      </w:r>
      <w:r w:rsidR="00647556" w:rsidRPr="2C350C93">
        <w:t xml:space="preserve"> </w:t>
      </w:r>
      <w:r w:rsidRPr="2C350C93">
        <w:t>In the spreadsheet under Extensions, an Appt Script was added with the code that automates the process of sending one of the forms at random to the participants filled in email address</w:t>
      </w:r>
      <w:r w:rsidR="006F61F7" w:rsidRPr="2C350C93">
        <w:t xml:space="preserve"> </w:t>
      </w:r>
      <w:r w:rsidRPr="2C350C93">
        <w:t xml:space="preserve">(Appendix </w:t>
      </w:r>
      <w:r w:rsidR="005C4206" w:rsidRPr="2C350C93">
        <w:t>F</w:t>
      </w:r>
      <w:r w:rsidRPr="2C350C93">
        <w:t>), and the set trigger function was run.</w:t>
      </w:r>
      <w:commentRangeEnd w:id="201"/>
      <w:r w:rsidR="000C1D28">
        <w:rPr>
          <w:rStyle w:val="CommentReference"/>
        </w:rPr>
        <w:commentReference w:id="201"/>
      </w:r>
      <w:r w:rsidR="00683AF2" w:rsidRPr="2C350C93">
        <w:t xml:space="preserve"> This spreadsheet has been named ‘Collection</w:t>
      </w:r>
      <w:proofErr w:type="gramStart"/>
      <w:r w:rsidR="00683AF2" w:rsidRPr="2C350C93">
        <w:t>’</w:t>
      </w:r>
      <w:proofErr w:type="gramEnd"/>
      <w:r w:rsidR="00B57929" w:rsidRPr="2C350C93">
        <w:t xml:space="preserve"> and an anonymized version can be found in the repository. </w:t>
      </w:r>
    </w:p>
    <w:p w14:paraId="35026A33" w14:textId="77BEA0B8" w:rsidR="005D1D7E" w:rsidRPr="00416FA9" w:rsidRDefault="005D1D7E" w:rsidP="005D1D7E">
      <w:pPr>
        <w:pStyle w:val="Heading3"/>
        <w:jc w:val="both"/>
        <w:rPr>
          <w:lang w:val="en-US"/>
        </w:rPr>
      </w:pPr>
      <w:bookmarkStart w:id="202" w:name="_8lax8flszhg7" w:colFirst="0" w:colLast="0"/>
      <w:bookmarkStart w:id="203" w:name="_Toc197521769"/>
      <w:bookmarkEnd w:id="202"/>
      <w:r w:rsidRPr="00416FA9">
        <w:rPr>
          <w:lang w:val="en-US"/>
        </w:rPr>
        <w:t>3.4.1.</w:t>
      </w:r>
      <w:r w:rsidR="00E60BB1">
        <w:rPr>
          <w:lang w:val="en-US"/>
        </w:rPr>
        <w:t xml:space="preserve"> </w:t>
      </w:r>
      <w:r w:rsidRPr="00416FA9">
        <w:rPr>
          <w:lang w:val="en-US"/>
        </w:rPr>
        <w:t>Demographics measures</w:t>
      </w:r>
      <w:bookmarkEnd w:id="203"/>
    </w:p>
    <w:p w14:paraId="38B107DC" w14:textId="77777777" w:rsidR="005D1D7E" w:rsidRPr="00416FA9" w:rsidRDefault="005D1D7E" w:rsidP="005D1D7E">
      <w:pPr>
        <w:jc w:val="both"/>
        <w:rPr>
          <w:lang w:val="en-US"/>
        </w:rPr>
      </w:pPr>
      <w:r w:rsidRPr="00416FA9">
        <w:rPr>
          <w:lang w:val="en-US"/>
        </w:rPr>
        <w:t xml:space="preserve">We use a demographic questionnaire containing questions about: </w:t>
      </w:r>
    </w:p>
    <w:p w14:paraId="7A875AE2" w14:textId="14344F8D" w:rsidR="005D1D7E" w:rsidRPr="00416FA9" w:rsidRDefault="005D1D7E" w:rsidP="00DF1F82">
      <w:pPr>
        <w:numPr>
          <w:ilvl w:val="0"/>
          <w:numId w:val="58"/>
        </w:numPr>
        <w:jc w:val="both"/>
        <w:rPr>
          <w:lang w:val="en-US"/>
        </w:rPr>
      </w:pPr>
      <w:commentRangeStart w:id="204"/>
      <w:r w:rsidRPr="00416FA9">
        <w:rPr>
          <w:lang w:val="en-US"/>
        </w:rPr>
        <w:t xml:space="preserve">Gender </w:t>
      </w:r>
      <w:commentRangeEnd w:id="204"/>
      <w:r w:rsidR="00DF7E16">
        <w:rPr>
          <w:rStyle w:val="CommentReference"/>
        </w:rPr>
        <w:commentReference w:id="204"/>
      </w:r>
      <w:r w:rsidRPr="00416FA9">
        <w:rPr>
          <w:lang w:val="en-US"/>
        </w:rPr>
        <w:t>by birth. This is collected since the original study this study is based on</w:t>
      </w:r>
      <w:r w:rsidR="001E45E8">
        <w:rPr>
          <w:lang w:val="en-US"/>
        </w:rPr>
        <w:t xml:space="preserve"> </w:t>
      </w:r>
      <w:sdt>
        <w:sdtPr>
          <w:rPr>
            <w:color w:val="000000"/>
            <w:lang w:val="en-US"/>
          </w:rPr>
          <w:tag w:val="MENDELEY_CITATION_v3_eyJjaXRhdGlvbklEIjoiTUVOREVMRVlfQ0lUQVRJT05fMjExODI3NTUtNWM5Ny00OTcxLTg0ZDQtYjllOWQxNzUyYWI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490682340"/>
          <w:placeholder>
            <w:docPart w:val="DefaultPlaceholder_-1854013440"/>
          </w:placeholder>
        </w:sdtPr>
        <w:sdtEndPr/>
        <w:sdtContent>
          <w:r w:rsidR="00CD60C3" w:rsidRPr="00CD60C3">
            <w:rPr>
              <w:color w:val="000000"/>
              <w:lang w:val="en-US"/>
            </w:rPr>
            <w:t>(Quintero Johnson et al., 2012)</w:t>
          </w:r>
        </w:sdtContent>
      </w:sdt>
      <w:r w:rsidRPr="00416FA9">
        <w:rPr>
          <w:lang w:val="en-US"/>
        </w:rPr>
        <w:t xml:space="preserve"> shows significant differences between male and female participants in their results. Johnson only asked for gender. We specify ‘by birth’ to create clarity and remove ambiguity in relation to trans-people, non-binary people and people who do not fall in the traditional spectrum of sex. We do have an option where they can fill in their own gender, notified as “other”. By being more specific we attempt to make a clear distinction between gender identity and assigned sex at birth, where we aim to answer the second. By being more specific, we attempt to improve data accuracy.</w:t>
      </w:r>
    </w:p>
    <w:p w14:paraId="35B699BF" w14:textId="77777777" w:rsidR="005D1D7E" w:rsidRPr="00416FA9" w:rsidRDefault="005D1D7E" w:rsidP="00DF1F82">
      <w:pPr>
        <w:numPr>
          <w:ilvl w:val="0"/>
          <w:numId w:val="58"/>
        </w:numPr>
        <w:jc w:val="both"/>
        <w:rPr>
          <w:lang w:val="en-US"/>
        </w:rPr>
      </w:pPr>
      <w:r w:rsidRPr="00416FA9">
        <w:rPr>
          <w:lang w:val="en-US"/>
        </w:rPr>
        <w:t>Age, this data is collected to ensure the participants are of the correct age for the study.</w:t>
      </w:r>
    </w:p>
    <w:p w14:paraId="393501CA" w14:textId="147DAEA9" w:rsidR="005D1D7E" w:rsidRPr="00416FA9" w:rsidRDefault="005D1D7E" w:rsidP="00DF1F82">
      <w:pPr>
        <w:numPr>
          <w:ilvl w:val="0"/>
          <w:numId w:val="58"/>
        </w:numPr>
        <w:jc w:val="both"/>
        <w:rPr>
          <w:lang w:val="en-US"/>
        </w:rPr>
      </w:pPr>
      <w:r w:rsidRPr="00416FA9">
        <w:rPr>
          <w:lang w:val="en-US"/>
        </w:rPr>
        <w:t xml:space="preserve">Main language. This data is collected since the questions are in </w:t>
      </w:r>
      <w:r w:rsidR="00884D6B">
        <w:rPr>
          <w:lang w:val="en-US"/>
        </w:rPr>
        <w:t>E</w:t>
      </w:r>
      <w:r w:rsidRPr="00416FA9">
        <w:rPr>
          <w:lang w:val="en-US"/>
        </w:rPr>
        <w:t xml:space="preserve">nglish as well as the artifact itself. It is presumed that people whose main language is English might have a higher transportation since they have easier time to read. </w:t>
      </w:r>
    </w:p>
    <w:p w14:paraId="41926E36" w14:textId="77777777" w:rsidR="005D1D7E" w:rsidRPr="00416FA9" w:rsidRDefault="005D1D7E" w:rsidP="00DF1F82">
      <w:pPr>
        <w:numPr>
          <w:ilvl w:val="0"/>
          <w:numId w:val="58"/>
        </w:numPr>
        <w:jc w:val="both"/>
        <w:rPr>
          <w:lang w:val="en-US"/>
        </w:rPr>
      </w:pPr>
      <w:r w:rsidRPr="00416FA9">
        <w:rPr>
          <w:lang w:val="en-US"/>
        </w:rPr>
        <w:lastRenderedPageBreak/>
        <w:t>Nationality. This is collected to demonstrate if there is any correlation between culture and perception of the artifact. This is important since there are certain mentions to American culture that might not be understood by other cultures such as “Chi O”.</w:t>
      </w:r>
    </w:p>
    <w:p w14:paraId="299AE091" w14:textId="77777777" w:rsidR="005D1D7E" w:rsidRPr="00416FA9" w:rsidRDefault="005D1D7E" w:rsidP="00DF1F82">
      <w:pPr>
        <w:numPr>
          <w:ilvl w:val="0"/>
          <w:numId w:val="58"/>
        </w:numPr>
        <w:jc w:val="both"/>
        <w:rPr>
          <w:lang w:val="en-US"/>
        </w:rPr>
      </w:pPr>
      <w:r w:rsidRPr="00416FA9">
        <w:rPr>
          <w:lang w:val="en-US"/>
        </w:rPr>
        <w:t xml:space="preserve">Educational level. This is collected to see correlation between educational level to perception of the messaging. A higher educational level might suggest increased critical thinking and therefore increased resistance to messaging. </w:t>
      </w:r>
    </w:p>
    <w:p w14:paraId="51E180FC" w14:textId="77777777" w:rsidR="005354C6" w:rsidRDefault="005354C6" w:rsidP="005D1D7E">
      <w:pPr>
        <w:spacing w:line="360" w:lineRule="auto"/>
        <w:ind w:left="0"/>
      </w:pPr>
    </w:p>
    <w:p w14:paraId="531E24CE" w14:textId="1E8F2EF0" w:rsidR="005354C6" w:rsidRPr="00416FA9" w:rsidRDefault="005354C6" w:rsidP="005354C6">
      <w:pPr>
        <w:jc w:val="both"/>
        <w:rPr>
          <w:lang w:val="en-US"/>
        </w:rPr>
      </w:pPr>
      <w:r w:rsidRPr="00416FA9">
        <w:rPr>
          <w:lang w:val="en-US"/>
        </w:rPr>
        <w:t xml:space="preserve">The following demographic </w:t>
      </w:r>
      <w:r w:rsidR="00E60BB1" w:rsidRPr="00416FA9">
        <w:rPr>
          <w:lang w:val="en-US"/>
        </w:rPr>
        <w:t>data</w:t>
      </w:r>
      <w:r w:rsidRPr="00416FA9">
        <w:rPr>
          <w:lang w:val="en-US"/>
        </w:rPr>
        <w:t xml:space="preserve"> has been considered but not collected:</w:t>
      </w:r>
    </w:p>
    <w:p w14:paraId="4676C3D5" w14:textId="23466D8A" w:rsidR="005354C6" w:rsidRPr="00416FA9" w:rsidRDefault="005354C6" w:rsidP="00DF1F82">
      <w:pPr>
        <w:numPr>
          <w:ilvl w:val="0"/>
          <w:numId w:val="63"/>
        </w:numPr>
        <w:jc w:val="both"/>
        <w:rPr>
          <w:lang w:val="en-US"/>
        </w:rPr>
      </w:pPr>
      <w:r w:rsidRPr="00416FA9">
        <w:rPr>
          <w:lang w:val="en-US"/>
        </w:rPr>
        <w:t xml:space="preserve">Race. This data is not collected as it is not a factor in the stories themselves. Johnson did collect this, but this </w:t>
      </w:r>
      <w:r w:rsidR="00E60BB1" w:rsidRPr="00416FA9">
        <w:rPr>
          <w:lang w:val="en-US"/>
        </w:rPr>
        <w:t>metric</w:t>
      </w:r>
      <w:r w:rsidRPr="00416FA9">
        <w:rPr>
          <w:lang w:val="en-US"/>
        </w:rPr>
        <w:t xml:space="preserve"> did not provide useful data and invites bias. While this could be improved by asking for ethnicity instead, it still lacks reason and foundation that could lead to useful data.</w:t>
      </w:r>
    </w:p>
    <w:p w14:paraId="5543A9C7" w14:textId="6C87796E" w:rsidR="005354C6" w:rsidRPr="00416FA9" w:rsidRDefault="005354C6" w:rsidP="00DF1F82">
      <w:pPr>
        <w:numPr>
          <w:ilvl w:val="0"/>
          <w:numId w:val="63"/>
        </w:numPr>
        <w:jc w:val="both"/>
        <w:rPr>
          <w:lang w:val="en-US"/>
        </w:rPr>
      </w:pPr>
      <w:r w:rsidRPr="00416FA9">
        <w:rPr>
          <w:lang w:val="en-US"/>
        </w:rPr>
        <w:t xml:space="preserve">Religion. This data is not collected as it is not a factor in the stories </w:t>
      </w:r>
      <w:r w:rsidR="00E60BB1" w:rsidRPr="00416FA9">
        <w:rPr>
          <w:lang w:val="en-US"/>
        </w:rPr>
        <w:t>themselves,</w:t>
      </w:r>
      <w:r w:rsidRPr="00416FA9">
        <w:rPr>
          <w:lang w:val="en-US"/>
        </w:rPr>
        <w:t xml:space="preserve"> nor has there been evidence found of correlation or causation between belief systems and information retention. While there are sources that confirm that more intelligent people are less likely to confirm to religious dogm</w:t>
      </w:r>
      <w:commentRangeStart w:id="205"/>
      <w:r w:rsidRPr="00416FA9">
        <w:rPr>
          <w:lang w:val="en-US"/>
        </w:rPr>
        <w:t>a</w:t>
      </w:r>
      <w:commentRangeEnd w:id="205"/>
      <w:r w:rsidR="00C84A49">
        <w:rPr>
          <w:rStyle w:val="CommentReference"/>
        </w:rPr>
        <w:commentReference w:id="205"/>
      </w:r>
      <w:sdt>
        <w:sdtPr>
          <w:rPr>
            <w:color w:val="000000"/>
            <w:lang w:val="en-US"/>
          </w:rPr>
          <w:tag w:val="MENDELEY_CITATION_v3_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"/>
          <w:id w:val="-866597163"/>
          <w:placeholder>
            <w:docPart w:val="DefaultPlaceholder_-1854013440"/>
          </w:placeholder>
        </w:sdtPr>
        <w:sdtEndPr/>
        <w:sdtContent>
          <w:r w:rsidR="00CD60C3" w:rsidRPr="00CD60C3">
            <w:rPr>
              <w:color w:val="000000"/>
              <w:lang w:val="en-US"/>
            </w:rPr>
            <w:t>(Zuckerman et al., 2020)</w:t>
          </w:r>
        </w:sdtContent>
      </w:sdt>
      <w:r w:rsidRPr="00416FA9">
        <w:rPr>
          <w:lang w:val="en-US"/>
        </w:rPr>
        <w:t xml:space="preserve"> possibly due to the analytical thinking style, the findings were </w:t>
      </w:r>
      <w:r w:rsidR="00922FC1" w:rsidRPr="00416FA9">
        <w:rPr>
          <w:lang w:val="en-US"/>
        </w:rPr>
        <w:t>too</w:t>
      </w:r>
      <w:r w:rsidRPr="00416FA9">
        <w:rPr>
          <w:lang w:val="en-US"/>
        </w:rPr>
        <w:t xml:space="preserve"> limited to allow for proper evidence. </w:t>
      </w:r>
    </w:p>
    <w:p w14:paraId="1FD52A9C" w14:textId="77777777" w:rsidR="005354C6" w:rsidRPr="00416FA9" w:rsidRDefault="005354C6" w:rsidP="00DF1F82">
      <w:pPr>
        <w:numPr>
          <w:ilvl w:val="0"/>
          <w:numId w:val="63"/>
        </w:numPr>
        <w:jc w:val="both"/>
        <w:rPr>
          <w:lang w:val="en-US"/>
        </w:rPr>
      </w:pPr>
      <w:r w:rsidRPr="00416FA9">
        <w:rPr>
          <w:lang w:val="en-US"/>
        </w:rPr>
        <w:t xml:space="preserve">Economic status. This would be a question of high income, middle income, low income. </w:t>
      </w:r>
      <w:commentRangeStart w:id="206"/>
      <w:r w:rsidRPr="00416FA9">
        <w:rPr>
          <w:lang w:val="en-US"/>
        </w:rPr>
        <w:t>While this question might indicate relation to intelligence,</w:t>
      </w:r>
      <w:commentRangeEnd w:id="206"/>
      <w:r>
        <w:commentReference w:id="206"/>
      </w:r>
      <w:r w:rsidRPr="00416FA9">
        <w:rPr>
          <w:lang w:val="en-US"/>
        </w:rPr>
        <w:t xml:space="preserve"> it is the perception of participants of what might be perceived as high, middle or low that cannot be determined and might be different per participant, therefore not being able to lead to conclusive data.</w:t>
      </w:r>
    </w:p>
    <w:p w14:paraId="4FD06B0D" w14:textId="2D1B3EEC" w:rsidR="005354C6" w:rsidRDefault="005354C6" w:rsidP="00DF1F82">
      <w:pPr>
        <w:numPr>
          <w:ilvl w:val="0"/>
          <w:numId w:val="63"/>
        </w:numPr>
        <w:jc w:val="both"/>
      </w:pPr>
      <w:r w:rsidRPr="00416FA9">
        <w:rPr>
          <w:lang w:val="en-US"/>
        </w:rPr>
        <w:t xml:space="preserve">Sexuality. While data does suggest that heterosexual woman are most affected by the story topic in this study, the extrapolated data this question could give could more effectively be retrieved by asking personal relevance. </w:t>
      </w:r>
      <w:r w:rsidR="00E60BB1">
        <w:t>Therefore,</w:t>
      </w:r>
      <w:r>
        <w:t xml:space="preserve"> we also avoid sexuality bias.</w:t>
      </w:r>
    </w:p>
    <w:p w14:paraId="09A7BD66" w14:textId="08B209C9" w:rsidR="005354C6" w:rsidRPr="00416FA9" w:rsidRDefault="005354C6" w:rsidP="00DF1F82">
      <w:pPr>
        <w:numPr>
          <w:ilvl w:val="0"/>
          <w:numId w:val="63"/>
        </w:numPr>
        <w:jc w:val="both"/>
        <w:rPr>
          <w:lang w:val="en-US"/>
        </w:rPr>
      </w:pPr>
      <w:r w:rsidRPr="00416FA9">
        <w:rPr>
          <w:lang w:val="en-US"/>
        </w:rPr>
        <w:t xml:space="preserve">English language proficiency. Asking whether they are </w:t>
      </w:r>
      <w:r w:rsidR="00E60BB1" w:rsidRPr="00416FA9">
        <w:rPr>
          <w:lang w:val="en-US"/>
        </w:rPr>
        <w:t>beginners</w:t>
      </w:r>
      <w:r w:rsidRPr="00416FA9">
        <w:rPr>
          <w:lang w:val="en-US"/>
        </w:rPr>
        <w:t xml:space="preserve">, intermediate, advanced or native-like is arbitrary, since their own perception is that they understand it well enough to participate in the study. This is also why they are not asked for their level according to the Common European Framework of Reference for </w:t>
      </w:r>
      <w:r w:rsidR="00E60BB1" w:rsidRPr="00416FA9">
        <w:rPr>
          <w:lang w:val="en-US"/>
        </w:rPr>
        <w:t>Language (</w:t>
      </w:r>
      <w:r w:rsidRPr="00416FA9">
        <w:rPr>
          <w:lang w:val="en-US"/>
        </w:rPr>
        <w:t xml:space="preserve">CEFR). Participants might </w:t>
      </w:r>
      <w:r w:rsidR="00E60BB1" w:rsidRPr="00416FA9">
        <w:rPr>
          <w:lang w:val="en-US"/>
        </w:rPr>
        <w:t>not</w:t>
      </w:r>
      <w:r w:rsidRPr="00416FA9">
        <w:rPr>
          <w:lang w:val="en-US"/>
        </w:rPr>
        <w:t xml:space="preserve"> know what level they are. It also does not add to identifying their vocabulary. The vocabulary size of a person is hard to measure unless there is a designated test for it, which takes up too much of the survey. While it can be assumed that the vocabulary size may affect the transportation and identification of a participant, this is too difficult to measure within the limits of this study.</w:t>
      </w:r>
    </w:p>
    <w:p w14:paraId="0319A635" w14:textId="532A5CB1" w:rsidR="005354C6" w:rsidRPr="00416FA9" w:rsidRDefault="005354C6" w:rsidP="00DF1F82">
      <w:pPr>
        <w:numPr>
          <w:ilvl w:val="0"/>
          <w:numId w:val="63"/>
        </w:numPr>
        <w:jc w:val="both"/>
        <w:rPr>
          <w:lang w:val="en-US"/>
        </w:rPr>
      </w:pPr>
      <w:r w:rsidRPr="00416FA9">
        <w:rPr>
          <w:lang w:val="en-US"/>
        </w:rPr>
        <w:t xml:space="preserve">Gender Identification. This is not asked since it is not relevant </w:t>
      </w:r>
      <w:r w:rsidR="00103FE4">
        <w:rPr>
          <w:lang w:val="en-US"/>
        </w:rPr>
        <w:t>to</w:t>
      </w:r>
      <w:r w:rsidRPr="00416FA9">
        <w:rPr>
          <w:lang w:val="en-US"/>
        </w:rPr>
        <w:t xml:space="preserve"> the study.</w:t>
      </w:r>
    </w:p>
    <w:p w14:paraId="0A0A02EB" w14:textId="65A828F8" w:rsidR="005354C6" w:rsidRPr="00416FA9" w:rsidRDefault="005354C6" w:rsidP="00DF1F82">
      <w:pPr>
        <w:numPr>
          <w:ilvl w:val="0"/>
          <w:numId w:val="63"/>
        </w:numPr>
        <w:jc w:val="both"/>
        <w:rPr>
          <w:lang w:val="en-US"/>
        </w:rPr>
      </w:pPr>
      <w:r w:rsidRPr="00416FA9">
        <w:rPr>
          <w:lang w:val="en-US"/>
        </w:rPr>
        <w:t xml:space="preserve">Intelligence. As the story is not specified for a particular group of people besides </w:t>
      </w:r>
      <w:r w:rsidR="00C84A49">
        <w:rPr>
          <w:lang w:val="en-US"/>
        </w:rPr>
        <w:t>E</w:t>
      </w:r>
      <w:r w:rsidRPr="00416FA9">
        <w:rPr>
          <w:lang w:val="en-US"/>
        </w:rPr>
        <w:t xml:space="preserve">nglish speaking young adults, this is not a factor that needs to be measured for this study. Besides this </w:t>
      </w:r>
      <w:proofErr w:type="gramStart"/>
      <w:r w:rsidRPr="00416FA9">
        <w:rPr>
          <w:lang w:val="en-US"/>
        </w:rPr>
        <w:t>is intelligence</w:t>
      </w:r>
      <w:proofErr w:type="gramEnd"/>
      <w:r w:rsidRPr="00416FA9">
        <w:rPr>
          <w:lang w:val="en-US"/>
        </w:rPr>
        <w:t xml:space="preserve"> very hard to measure as its definition is not clearly defined</w:t>
      </w:r>
      <w:r w:rsidR="00C84A49">
        <w:rPr>
          <w:lang w:val="en-US"/>
        </w:rPr>
        <w:t xml:space="preserve"> </w:t>
      </w:r>
      <w:sdt>
        <w:sdtPr>
          <w:rPr>
            <w:color w:val="000000"/>
            <w:lang w:val="en-US"/>
          </w:rPr>
          <w:tag w:val="MENDELEY_CITATION_v3_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"/>
          <w:id w:val="-573898788"/>
          <w:placeholder>
            <w:docPart w:val="DefaultPlaceholder_-1854013440"/>
          </w:placeholder>
        </w:sdtPr>
        <w:sdtEndPr/>
        <w:sdtContent>
          <w:r w:rsidR="00CD60C3" w:rsidRPr="00CD60C3">
            <w:rPr>
              <w:rFonts w:eastAsia="Times New Roman"/>
              <w:color w:val="000000"/>
            </w:rPr>
            <w:t>(Neisser et al., 1994)</w:t>
          </w:r>
        </w:sdtContent>
      </w:sdt>
    </w:p>
    <w:p w14:paraId="3D1EA5AD" w14:textId="77777777" w:rsidR="005354C6" w:rsidRPr="00416FA9" w:rsidRDefault="005354C6" w:rsidP="00DF1F82">
      <w:pPr>
        <w:numPr>
          <w:ilvl w:val="0"/>
          <w:numId w:val="63"/>
        </w:numPr>
        <w:jc w:val="both"/>
        <w:rPr>
          <w:lang w:val="en-US"/>
        </w:rPr>
      </w:pPr>
      <w:r w:rsidRPr="00416FA9">
        <w:rPr>
          <w:lang w:val="en-US"/>
        </w:rPr>
        <w:t xml:space="preserve">Primary learning method. This is not </w:t>
      </w:r>
      <w:proofErr w:type="gramStart"/>
      <w:r w:rsidRPr="00416FA9">
        <w:rPr>
          <w:lang w:val="en-US"/>
        </w:rPr>
        <w:t>asked</w:t>
      </w:r>
      <w:proofErr w:type="gramEnd"/>
      <w:r w:rsidRPr="00416FA9">
        <w:rPr>
          <w:lang w:val="en-US"/>
        </w:rPr>
        <w:t xml:space="preserve"> since this would take an extra survey and therefore it would become too long for participants.</w:t>
      </w:r>
    </w:p>
    <w:p w14:paraId="5BC6A013" w14:textId="20EF0DE5" w:rsidR="005354C6" w:rsidRPr="00416FA9" w:rsidRDefault="005354C6" w:rsidP="00DF1F82">
      <w:pPr>
        <w:numPr>
          <w:ilvl w:val="0"/>
          <w:numId w:val="63"/>
        </w:numPr>
        <w:jc w:val="both"/>
        <w:rPr>
          <w:lang w:val="en-US"/>
        </w:rPr>
      </w:pPr>
      <w:r w:rsidRPr="00416FA9">
        <w:rPr>
          <w:lang w:val="en-US"/>
        </w:rPr>
        <w:t xml:space="preserve">Dyslexia diagnosis. </w:t>
      </w:r>
      <w:commentRangeStart w:id="207"/>
      <w:r w:rsidRPr="00416FA9">
        <w:rPr>
          <w:lang w:val="en-US"/>
        </w:rPr>
        <w:t>We do not ask this since</w:t>
      </w:r>
      <w:r w:rsidR="0096345B">
        <w:rPr>
          <w:lang w:val="en-US"/>
        </w:rPr>
        <w:t xml:space="preserve"> dyslexia can also be undiagnosed and would become too extensive to measure as well as how it influences. </w:t>
      </w:r>
      <w:r w:rsidRPr="00416FA9">
        <w:rPr>
          <w:lang w:val="en-US"/>
        </w:rPr>
        <w:t xml:space="preserve"> </w:t>
      </w:r>
      <w:commentRangeEnd w:id="207"/>
      <w:r w:rsidR="0096345B">
        <w:rPr>
          <w:rStyle w:val="CommentReference"/>
        </w:rPr>
        <w:commentReference w:id="207"/>
      </w:r>
    </w:p>
    <w:p w14:paraId="6DF7D955" w14:textId="77777777" w:rsidR="005354C6" w:rsidRPr="00416FA9" w:rsidRDefault="005354C6" w:rsidP="00DF1F82">
      <w:pPr>
        <w:numPr>
          <w:ilvl w:val="0"/>
          <w:numId w:val="63"/>
        </w:numPr>
        <w:jc w:val="both"/>
        <w:rPr>
          <w:lang w:val="en-US"/>
        </w:rPr>
      </w:pPr>
      <w:r w:rsidRPr="00416FA9">
        <w:rPr>
          <w:lang w:val="en-US"/>
        </w:rPr>
        <w:t>Native language. Native language is not asked to account for the bias that people might not primarily speak their native language anymore when no longer living with their parents.</w:t>
      </w:r>
    </w:p>
    <w:p w14:paraId="58598950" w14:textId="77777777" w:rsidR="005354C6" w:rsidRPr="00416FA9" w:rsidRDefault="005354C6" w:rsidP="005354C6">
      <w:pPr>
        <w:jc w:val="both"/>
        <w:rPr>
          <w:lang w:val="en-US"/>
        </w:rPr>
      </w:pPr>
    </w:p>
    <w:p w14:paraId="7DF5B094" w14:textId="77777777" w:rsidR="005354C6" w:rsidRPr="00416FA9" w:rsidRDefault="005354C6" w:rsidP="005354C6">
      <w:pPr>
        <w:pStyle w:val="Heading3"/>
        <w:jc w:val="both"/>
        <w:rPr>
          <w:lang w:val="en-US"/>
        </w:rPr>
      </w:pPr>
      <w:bookmarkStart w:id="208" w:name="_y1oqa8b73vba" w:colFirst="0" w:colLast="0"/>
      <w:bookmarkStart w:id="209" w:name="_Toc197521770"/>
      <w:bookmarkEnd w:id="208"/>
      <w:r w:rsidRPr="00416FA9">
        <w:rPr>
          <w:lang w:val="en-US"/>
        </w:rPr>
        <w:t>3.4.2. Scales</w:t>
      </w:r>
      <w:bookmarkEnd w:id="209"/>
    </w:p>
    <w:p w14:paraId="55841AE5" w14:textId="4B65E571" w:rsidR="005354C6" w:rsidRPr="00416FA9" w:rsidRDefault="005354C6" w:rsidP="005354C6">
      <w:pPr>
        <w:jc w:val="both"/>
        <w:rPr>
          <w:lang w:val="en-US"/>
        </w:rPr>
      </w:pPr>
      <w:r w:rsidRPr="009A7AD4">
        <w:rPr>
          <w:lang w:val="en-US"/>
        </w:rPr>
        <w:t xml:space="preserve">The questions have been asked on a </w:t>
      </w:r>
      <w:r w:rsidR="00E60BB1" w:rsidRPr="009A7AD4">
        <w:rPr>
          <w:lang w:val="en-US"/>
        </w:rPr>
        <w:t>7-point</w:t>
      </w:r>
      <w:r w:rsidRPr="009A7AD4">
        <w:rPr>
          <w:lang w:val="en-US"/>
        </w:rPr>
        <w:t xml:space="preserve"> </w:t>
      </w:r>
      <w:r w:rsidR="00E60BB1" w:rsidRPr="009A7AD4">
        <w:rPr>
          <w:lang w:val="en-US"/>
        </w:rPr>
        <w:t>Likert</w:t>
      </w:r>
      <w:r w:rsidRPr="009A7AD4">
        <w:rPr>
          <w:lang w:val="en-US"/>
        </w:rPr>
        <w:t xml:space="preserve"> scale</w:t>
      </w:r>
      <w:r w:rsidR="00106EAD" w:rsidRPr="009A7AD4">
        <w:rPr>
          <w:lang w:val="en-US"/>
        </w:rPr>
        <w:t xml:space="preserve"> </w:t>
      </w:r>
      <w:sdt>
        <w:sdtPr>
          <w:rPr>
            <w:color w:val="000000"/>
            <w:lang w:val="en-US"/>
          </w:rPr>
          <w:tag w:val="MENDELEY_CITATION_v3_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"/>
          <w:id w:val="-1984994625"/>
          <w:placeholder>
            <w:docPart w:val="DefaultPlaceholder_-1854013440"/>
          </w:placeholder>
        </w:sdtPr>
        <w:sdtEndPr/>
        <w:sdtContent>
          <w:r w:rsidR="00CD60C3" w:rsidRPr="00CD60C3">
            <w:rPr>
              <w:color w:val="000000"/>
              <w:lang w:val="en-US"/>
            </w:rPr>
            <w:t>(Likert, 1932)</w:t>
          </w:r>
        </w:sdtContent>
      </w:sdt>
      <w:r w:rsidR="00701D97" w:rsidRPr="009A7AD4">
        <w:rPr>
          <w:lang w:val="en-US"/>
        </w:rPr>
        <w:t xml:space="preserve"> </w:t>
      </w:r>
      <w:r w:rsidRPr="009A7AD4">
        <w:rPr>
          <w:lang w:val="en-US"/>
        </w:rPr>
        <w:t>ranging from “Strongly disagree” to “Strongly agree”. This has been done using the Scale Rating Form Element. An option for “Not applicable” was not given, neither was the text “</w:t>
      </w:r>
      <w:r w:rsidRPr="009A7AD4">
        <w:rPr>
          <w:color w:val="202122"/>
          <w:highlight w:val="white"/>
          <w:lang w:val="en-US"/>
        </w:rPr>
        <w:t>neither agree nor disagree</w:t>
      </w:r>
      <w:r w:rsidRPr="009A7AD4">
        <w:rPr>
          <w:lang w:val="en-US"/>
        </w:rPr>
        <w:t>” or “Neutral” provided in the middle</w:t>
      </w:r>
      <w:r w:rsidRPr="00416FA9">
        <w:rPr>
          <w:lang w:val="en-US"/>
        </w:rPr>
        <w:t xml:space="preserve">. </w:t>
      </w:r>
      <w:commentRangeStart w:id="210"/>
      <w:commentRangeStart w:id="211"/>
      <w:r w:rsidRPr="00416FA9">
        <w:rPr>
          <w:lang w:val="en-US"/>
        </w:rPr>
        <w:t>Future researchers are encouraged to also explore the Input Table element.</w:t>
      </w:r>
      <w:commentRangeEnd w:id="210"/>
      <w:r>
        <w:commentReference w:id="210"/>
      </w:r>
      <w:commentRangeEnd w:id="211"/>
      <w:r w:rsidR="001419AD">
        <w:rPr>
          <w:rStyle w:val="CommentReference"/>
        </w:rPr>
        <w:commentReference w:id="211"/>
      </w:r>
      <w:r w:rsidRPr="00416FA9">
        <w:rPr>
          <w:lang w:val="en-US"/>
        </w:rPr>
        <w:t xml:space="preserve"> While it has the same function, </w:t>
      </w:r>
      <w:r w:rsidR="00F2611F" w:rsidRPr="00416FA9">
        <w:rPr>
          <w:lang w:val="en-US"/>
        </w:rPr>
        <w:t>participants’</w:t>
      </w:r>
      <w:r w:rsidRPr="00416FA9">
        <w:rPr>
          <w:lang w:val="en-US"/>
        </w:rPr>
        <w:t xml:space="preserve"> perception of relation </w:t>
      </w:r>
      <w:proofErr w:type="gramStart"/>
      <w:r w:rsidRPr="00416FA9">
        <w:rPr>
          <w:lang w:val="en-US"/>
        </w:rPr>
        <w:t>of</w:t>
      </w:r>
      <w:proofErr w:type="gramEnd"/>
      <w:r w:rsidRPr="00416FA9">
        <w:rPr>
          <w:lang w:val="en-US"/>
        </w:rPr>
        <w:t xml:space="preserve"> the questions might be different. </w:t>
      </w:r>
      <w:r w:rsidR="0038264F">
        <w:rPr>
          <w:lang w:val="en-US"/>
        </w:rPr>
        <w:t xml:space="preserve">For the </w:t>
      </w:r>
      <w:r w:rsidR="008168EF">
        <w:rPr>
          <w:lang w:val="en-US"/>
        </w:rPr>
        <w:t xml:space="preserve">Audience Evaluation </w:t>
      </w:r>
      <w:r w:rsidR="00A07AA4">
        <w:rPr>
          <w:lang w:val="en-US"/>
        </w:rPr>
        <w:t xml:space="preserve">Scale </w:t>
      </w:r>
      <w:r w:rsidR="008168EF">
        <w:rPr>
          <w:lang w:val="en-US"/>
        </w:rPr>
        <w:t>the range names have been adjusted to “Not at all” and “A lot”</w:t>
      </w:r>
      <w:r w:rsidR="00A07AA4">
        <w:rPr>
          <w:lang w:val="en-US"/>
        </w:rPr>
        <w:t xml:space="preserve">, as well as the integration scale a.k.a. manipulation check, to “not at all related to the narrative” and </w:t>
      </w:r>
      <w:r w:rsidR="00A07AA4">
        <w:rPr>
          <w:lang w:val="en-US"/>
        </w:rPr>
        <w:br/>
        <w:t>“very related to the narrative”.</w:t>
      </w:r>
      <w:r w:rsidR="008168EF">
        <w:rPr>
          <w:lang w:val="en-US"/>
        </w:rPr>
        <w:t xml:space="preserve"> </w:t>
      </w:r>
    </w:p>
    <w:p w14:paraId="4808AA38" w14:textId="3BB5CAD5" w:rsidR="005354C6" w:rsidRPr="00416FA9" w:rsidRDefault="005354C6" w:rsidP="005354C6">
      <w:pPr>
        <w:jc w:val="both"/>
        <w:rPr>
          <w:lang w:val="en-US"/>
        </w:rPr>
      </w:pPr>
      <w:r w:rsidRPr="00416FA9">
        <w:rPr>
          <w:lang w:val="en-US"/>
        </w:rPr>
        <w:t xml:space="preserve">A </w:t>
      </w:r>
      <w:r w:rsidR="00F2611F" w:rsidRPr="00416FA9">
        <w:rPr>
          <w:lang w:val="en-US"/>
        </w:rPr>
        <w:t>seven-point</w:t>
      </w:r>
      <w:r w:rsidRPr="00416FA9">
        <w:rPr>
          <w:lang w:val="en-US"/>
        </w:rPr>
        <w:t xml:space="preserve"> scale has been used over a </w:t>
      </w:r>
      <w:r w:rsidR="00F2611F" w:rsidRPr="00416FA9">
        <w:rPr>
          <w:lang w:val="en-US"/>
        </w:rPr>
        <w:t>6-point</w:t>
      </w:r>
      <w:r w:rsidRPr="00416FA9">
        <w:rPr>
          <w:lang w:val="en-US"/>
        </w:rPr>
        <w:t xml:space="preserve"> scale </w:t>
      </w:r>
      <w:proofErr w:type="gramStart"/>
      <w:r w:rsidRPr="00416FA9">
        <w:rPr>
          <w:lang w:val="en-US"/>
        </w:rPr>
        <w:t>in order to</w:t>
      </w:r>
      <w:proofErr w:type="gramEnd"/>
      <w:r w:rsidRPr="00416FA9">
        <w:rPr>
          <w:lang w:val="en-US"/>
        </w:rPr>
        <w:t xml:space="preserve"> have an option in the middle. While not having the middle point it can be presumed that participants </w:t>
      </w:r>
      <w:r w:rsidR="00F2611F" w:rsidRPr="00416FA9">
        <w:rPr>
          <w:lang w:val="en-US"/>
        </w:rPr>
        <w:t>think</w:t>
      </w:r>
      <w:r w:rsidRPr="00416FA9">
        <w:rPr>
          <w:lang w:val="en-US"/>
        </w:rPr>
        <w:t xml:space="preserve"> more carefully about their answers, also known as the forced choice method</w:t>
      </w:r>
      <w:r w:rsidR="00701D97">
        <w:rPr>
          <w:lang w:val="en-US"/>
        </w:rPr>
        <w:t xml:space="preserve"> </w:t>
      </w:r>
      <w:sdt>
        <w:sdtPr>
          <w:rPr>
            <w:color w:val="000000"/>
            <w:lang w:val="en-US"/>
          </w:rPr>
          <w:tag w:val="MENDELEY_CITATION_v3_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"/>
          <w:id w:val="-1110050813"/>
          <w:placeholder>
            <w:docPart w:val="DefaultPlaceholder_-1854013440"/>
          </w:placeholder>
        </w:sdtPr>
        <w:sdtEndPr/>
        <w:sdtContent>
          <w:r w:rsidR="00CD60C3" w:rsidRPr="00CD60C3">
            <w:rPr>
              <w:rFonts w:eastAsia="Times New Roman"/>
              <w:color w:val="000000"/>
            </w:rPr>
            <w:t>(Allen &amp; Seaman, 2007)</w:t>
          </w:r>
        </w:sdtContent>
      </w:sdt>
      <w:r w:rsidR="00791AAF">
        <w:rPr>
          <w:lang w:val="en-US"/>
        </w:rPr>
        <w:t xml:space="preserve">, </w:t>
      </w:r>
      <w:r w:rsidRPr="00416FA9">
        <w:rPr>
          <w:lang w:val="en-US"/>
        </w:rPr>
        <w:t>it can also be presumed that if questions are more unclear or participants do not have strong feelings regarding the question, the middle option would be chose</w:t>
      </w:r>
      <w:commentRangeStart w:id="212"/>
      <w:r w:rsidRPr="00416FA9">
        <w:rPr>
          <w:lang w:val="en-US"/>
        </w:rPr>
        <w:t>n</w:t>
      </w:r>
      <w:commentRangeEnd w:id="212"/>
      <w:r w:rsidR="00AE3FE6">
        <w:rPr>
          <w:rStyle w:val="CommentReference"/>
        </w:rPr>
        <w:commentReference w:id="212"/>
      </w:r>
      <w:r w:rsidR="00791AAF">
        <w:rPr>
          <w:lang w:val="en-US"/>
        </w:rPr>
        <w:t xml:space="preserve"> </w:t>
      </w:r>
      <w:sdt>
        <w:sdtPr>
          <w:rPr>
            <w:color w:val="000000"/>
            <w:lang w:val="en-US"/>
          </w:rPr>
          <w:tag w:val="MENDELEY_CITATION_v3_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"/>
          <w:id w:val="927937715"/>
          <w:placeholder>
            <w:docPart w:val="DefaultPlaceholder_-1854013440"/>
          </w:placeholder>
        </w:sdtPr>
        <w:sdtEndPr/>
        <w:sdtContent>
          <w:r w:rsidR="00CD60C3" w:rsidRPr="00CD60C3">
            <w:rPr>
              <w:color w:val="000000"/>
              <w:lang w:val="en-US"/>
            </w:rPr>
            <w:t>(Armstrong, 1987)</w:t>
          </w:r>
        </w:sdtContent>
      </w:sdt>
      <w:r w:rsidR="00AE3FE6">
        <w:rPr>
          <w:lang w:val="en-US"/>
        </w:rPr>
        <w:t>.</w:t>
      </w:r>
      <w:r w:rsidRPr="00416FA9">
        <w:rPr>
          <w:lang w:val="en-US"/>
        </w:rPr>
        <w:t xml:space="preserve"> </w:t>
      </w:r>
    </w:p>
    <w:p w14:paraId="0F76F6D2" w14:textId="663789BC" w:rsidR="005354C6" w:rsidRPr="00416FA9" w:rsidRDefault="005354C6" w:rsidP="005354C6">
      <w:pPr>
        <w:jc w:val="both"/>
        <w:rPr>
          <w:lang w:val="en-US"/>
        </w:rPr>
      </w:pPr>
      <w:r w:rsidRPr="00416FA9">
        <w:rPr>
          <w:lang w:val="en-US"/>
        </w:rPr>
        <w:t xml:space="preserve">The </w:t>
      </w:r>
      <w:r w:rsidR="00F2611F" w:rsidRPr="00416FA9">
        <w:rPr>
          <w:lang w:val="en-US"/>
        </w:rPr>
        <w:t>7-point</w:t>
      </w:r>
      <w:r w:rsidR="00F2611F">
        <w:rPr>
          <w:lang w:val="en-US"/>
        </w:rPr>
        <w:t xml:space="preserve"> Likert scale</w:t>
      </w:r>
      <w:r w:rsidRPr="00416FA9">
        <w:rPr>
          <w:lang w:val="en-US"/>
        </w:rPr>
        <w:t xml:space="preserve"> was chosen over a 5</w:t>
      </w:r>
      <w:r w:rsidR="00F2611F">
        <w:rPr>
          <w:lang w:val="en-US"/>
        </w:rPr>
        <w:t>-p</w:t>
      </w:r>
      <w:r w:rsidRPr="00416FA9">
        <w:rPr>
          <w:lang w:val="en-US"/>
        </w:rPr>
        <w:t xml:space="preserve">oint scale </w:t>
      </w:r>
      <w:r w:rsidR="00F2611F" w:rsidRPr="00416FA9">
        <w:rPr>
          <w:lang w:val="en-US"/>
        </w:rPr>
        <w:t>to</w:t>
      </w:r>
      <w:r w:rsidRPr="00416FA9">
        <w:rPr>
          <w:lang w:val="en-US"/>
        </w:rPr>
        <w:t xml:space="preserve"> resemble more a replication of Johnson’s study. Another argument for the </w:t>
      </w:r>
      <w:r w:rsidR="00F2611F" w:rsidRPr="00416FA9">
        <w:rPr>
          <w:lang w:val="en-US"/>
        </w:rPr>
        <w:t>7-point</w:t>
      </w:r>
      <w:r w:rsidRPr="00416FA9">
        <w:rPr>
          <w:lang w:val="en-US"/>
        </w:rPr>
        <w:t xml:space="preserve"> scale is that it allows for more nuanced opinions, however it also increases the cognitive load. It has not been tested whether 5 point-scale or </w:t>
      </w:r>
      <w:r w:rsidR="00F2611F" w:rsidRPr="00416FA9">
        <w:rPr>
          <w:lang w:val="en-US"/>
        </w:rPr>
        <w:t>7-point</w:t>
      </w:r>
      <w:r w:rsidRPr="00416FA9">
        <w:rPr>
          <w:lang w:val="en-US"/>
        </w:rPr>
        <w:t xml:space="preserve"> scale is too challenging for the audience. It has been considered that the </w:t>
      </w:r>
      <w:r w:rsidR="00F2611F" w:rsidRPr="00416FA9">
        <w:rPr>
          <w:lang w:val="en-US"/>
        </w:rPr>
        <w:t>7-point</w:t>
      </w:r>
      <w:r w:rsidRPr="00416FA9">
        <w:rPr>
          <w:lang w:val="en-US"/>
        </w:rPr>
        <w:t xml:space="preserve"> scale in combination with the length of the </w:t>
      </w:r>
      <w:r w:rsidR="00F2611F" w:rsidRPr="00416FA9">
        <w:rPr>
          <w:lang w:val="en-US"/>
        </w:rPr>
        <w:t>survey</w:t>
      </w:r>
      <w:r w:rsidRPr="00416FA9">
        <w:rPr>
          <w:lang w:val="en-US"/>
        </w:rPr>
        <w:t xml:space="preserve"> might induce fatigue. </w:t>
      </w:r>
    </w:p>
    <w:p w14:paraId="61E78CE9" w14:textId="77777777" w:rsidR="005354C6" w:rsidRPr="00416FA9" w:rsidRDefault="005354C6" w:rsidP="005354C6">
      <w:pPr>
        <w:jc w:val="both"/>
        <w:rPr>
          <w:lang w:val="en-US"/>
        </w:rPr>
      </w:pPr>
      <w:r w:rsidRPr="00416FA9">
        <w:rPr>
          <w:lang w:val="en-US"/>
        </w:rPr>
        <w:t xml:space="preserve">Possible distortions have also been </w:t>
      </w:r>
      <w:proofErr w:type="gramStart"/>
      <w:r w:rsidRPr="00416FA9">
        <w:rPr>
          <w:lang w:val="en-US"/>
        </w:rPr>
        <w:t>taken into account</w:t>
      </w:r>
      <w:proofErr w:type="gramEnd"/>
      <w:r w:rsidRPr="00416FA9">
        <w:rPr>
          <w:lang w:val="en-US"/>
        </w:rPr>
        <w:t xml:space="preserve"> such as:</w:t>
      </w:r>
    </w:p>
    <w:p w14:paraId="0B15B072" w14:textId="7A4A8D7D" w:rsidR="005354C6" w:rsidRPr="00416FA9" w:rsidRDefault="005354C6" w:rsidP="00DF1F82">
      <w:pPr>
        <w:numPr>
          <w:ilvl w:val="0"/>
          <w:numId w:val="64"/>
        </w:numPr>
        <w:jc w:val="both"/>
        <w:rPr>
          <w:lang w:val="en-US"/>
        </w:rPr>
      </w:pPr>
      <w:r w:rsidRPr="00416FA9">
        <w:rPr>
          <w:lang w:val="en-US"/>
        </w:rPr>
        <w:t xml:space="preserve">Social desirability bias, where people might judge the story more favorably or less favorably than their beliefs due to their </w:t>
      </w:r>
      <w:r w:rsidR="00F2611F" w:rsidRPr="00416FA9">
        <w:rPr>
          <w:lang w:val="en-US"/>
        </w:rPr>
        <w:t>relationship</w:t>
      </w:r>
      <w:r w:rsidRPr="00416FA9">
        <w:rPr>
          <w:lang w:val="en-US"/>
        </w:rPr>
        <w:t xml:space="preserve"> with the researcher and institution</w:t>
      </w:r>
      <w:r w:rsidR="00AE3FE6">
        <w:rPr>
          <w:lang w:val="en-US"/>
        </w:rPr>
        <w:t xml:space="preserve"> </w:t>
      </w:r>
      <w:sdt>
        <w:sdtPr>
          <w:rPr>
            <w:color w:val="000000"/>
            <w:lang w:val="en-US"/>
          </w:rPr>
          <w:tag w:val="MENDELEY_CITATION_v3_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"/>
          <w:id w:val="-1579123417"/>
          <w:placeholder>
            <w:docPart w:val="DefaultPlaceholder_-1854013440"/>
          </w:placeholder>
        </w:sdtPr>
        <w:sdtEndPr/>
        <w:sdtContent>
          <w:r w:rsidR="00CD60C3" w:rsidRPr="00CD60C3">
            <w:rPr>
              <w:color w:val="000000"/>
              <w:lang w:val="en-US"/>
            </w:rPr>
            <w:t>(</w:t>
          </w:r>
          <w:proofErr w:type="spellStart"/>
          <w:r w:rsidR="00CD60C3" w:rsidRPr="00CD60C3">
            <w:rPr>
              <w:color w:val="000000"/>
              <w:lang w:val="en-US"/>
            </w:rPr>
            <w:t>Krumpal</w:t>
          </w:r>
          <w:proofErr w:type="spellEnd"/>
          <w:r w:rsidR="00CD60C3" w:rsidRPr="00CD60C3">
            <w:rPr>
              <w:color w:val="000000"/>
              <w:lang w:val="en-US"/>
            </w:rPr>
            <w:t>, 2013)</w:t>
          </w:r>
        </w:sdtContent>
      </w:sdt>
      <w:r w:rsidR="005D68F7">
        <w:rPr>
          <w:lang w:val="en-US"/>
        </w:rPr>
        <w:t xml:space="preserve">. </w:t>
      </w:r>
      <w:r w:rsidRPr="00416FA9">
        <w:rPr>
          <w:lang w:val="en-US"/>
        </w:rPr>
        <w:t xml:space="preserve"> This has been minimalized by making it an international online survey.</w:t>
      </w:r>
    </w:p>
    <w:p w14:paraId="5A1ECB2C" w14:textId="03EF652C" w:rsidR="005354C6" w:rsidRPr="00416FA9" w:rsidRDefault="005354C6" w:rsidP="00DF1F82">
      <w:pPr>
        <w:numPr>
          <w:ilvl w:val="0"/>
          <w:numId w:val="64"/>
        </w:numPr>
        <w:jc w:val="both"/>
        <w:rPr>
          <w:lang w:val="en-US"/>
        </w:rPr>
      </w:pPr>
      <w:r w:rsidRPr="00416FA9">
        <w:rPr>
          <w:lang w:val="en-US"/>
        </w:rPr>
        <w:t xml:space="preserve">Central tendency Bias, where participants might avoid more extreme responses due to being perceived as having extreme views. </w:t>
      </w:r>
      <w:r w:rsidR="00F2611F" w:rsidRPr="00416FA9">
        <w:rPr>
          <w:lang w:val="en-US"/>
        </w:rPr>
        <w:t>However,</w:t>
      </w:r>
      <w:r w:rsidRPr="00416FA9">
        <w:rPr>
          <w:lang w:val="en-US"/>
        </w:rPr>
        <w:t xml:space="preserve"> due to having low social desirability, there is a presumed low chance of this bias. Future research can check this by asking the topic questions in different order as it is presumed that this bias mostly </w:t>
      </w:r>
      <w:r w:rsidR="00F2611F" w:rsidRPr="00416FA9">
        <w:rPr>
          <w:lang w:val="en-US"/>
        </w:rPr>
        <w:t>appears</w:t>
      </w:r>
      <w:r w:rsidRPr="00416FA9">
        <w:rPr>
          <w:lang w:val="en-US"/>
        </w:rPr>
        <w:t xml:space="preserve"> early in the study.</w:t>
      </w:r>
    </w:p>
    <w:p w14:paraId="6A6534F1" w14:textId="2910469C" w:rsidR="005354C6" w:rsidRDefault="005354C6" w:rsidP="00DF1F82">
      <w:pPr>
        <w:numPr>
          <w:ilvl w:val="0"/>
          <w:numId w:val="64"/>
        </w:numPr>
        <w:jc w:val="both"/>
      </w:pPr>
      <w:r w:rsidRPr="00416FA9">
        <w:rPr>
          <w:lang w:val="en-US"/>
        </w:rPr>
        <w:t xml:space="preserve">Acquiescence bias, where participants agree with the statements as presented. Due to the audience </w:t>
      </w:r>
      <w:r w:rsidR="00922FC1" w:rsidRPr="00416FA9">
        <w:rPr>
          <w:lang w:val="en-US"/>
        </w:rPr>
        <w:t>being young adults,</w:t>
      </w:r>
      <w:r w:rsidRPr="00416FA9">
        <w:rPr>
          <w:lang w:val="en-US"/>
        </w:rPr>
        <w:t xml:space="preserve"> they are not commonly known to have this bias, except for people with development disabilities and participants who are eager to please. </w:t>
      </w:r>
      <w:r>
        <w:t>This is not checked in this study.</w:t>
      </w:r>
    </w:p>
    <w:p w14:paraId="47ACF936" w14:textId="77777777" w:rsidR="005354C6" w:rsidRPr="00416FA9" w:rsidRDefault="005354C6" w:rsidP="00DF1F82">
      <w:pPr>
        <w:numPr>
          <w:ilvl w:val="0"/>
          <w:numId w:val="64"/>
        </w:numPr>
        <w:jc w:val="both"/>
        <w:rPr>
          <w:lang w:val="en-US"/>
        </w:rPr>
      </w:pPr>
      <w:r w:rsidRPr="00416FA9">
        <w:rPr>
          <w:lang w:val="en-US"/>
        </w:rPr>
        <w:t>Not answering questions to avoid making errors in answering due to lack of understanding of the question and that their answers may be used against them or misinterpreted and/or taken out of context.</w:t>
      </w:r>
    </w:p>
    <w:p w14:paraId="51E16987" w14:textId="77777777" w:rsidR="005354C6" w:rsidRPr="00416FA9" w:rsidRDefault="005354C6" w:rsidP="005354C6">
      <w:pPr>
        <w:jc w:val="both"/>
        <w:rPr>
          <w:lang w:val="en-US"/>
        </w:rPr>
      </w:pPr>
    </w:p>
    <w:p w14:paraId="4F9A42DF" w14:textId="43B15B5B" w:rsidR="005354C6" w:rsidRPr="00416FA9" w:rsidRDefault="005354C6" w:rsidP="005354C6">
      <w:pPr>
        <w:pStyle w:val="Heading3"/>
        <w:jc w:val="both"/>
        <w:rPr>
          <w:lang w:val="en-US"/>
        </w:rPr>
      </w:pPr>
      <w:bookmarkStart w:id="213" w:name="_908yjrn9t0nt" w:colFirst="0" w:colLast="0"/>
      <w:bookmarkStart w:id="214" w:name="_Toc197521771"/>
      <w:bookmarkEnd w:id="213"/>
      <w:r w:rsidRPr="00416FA9">
        <w:rPr>
          <w:lang w:val="en-US"/>
        </w:rPr>
        <w:t xml:space="preserve">3.4.3. Transportation &amp; Identification </w:t>
      </w:r>
      <w:r w:rsidR="0086053C">
        <w:rPr>
          <w:lang w:val="en-US"/>
        </w:rPr>
        <w:t>M</w:t>
      </w:r>
      <w:r w:rsidRPr="00416FA9">
        <w:rPr>
          <w:lang w:val="en-US"/>
        </w:rPr>
        <w:t>easure</w:t>
      </w:r>
      <w:r w:rsidR="0086053C">
        <w:rPr>
          <w:lang w:val="en-US"/>
        </w:rPr>
        <w:t>ment scales</w:t>
      </w:r>
      <w:bookmarkEnd w:id="214"/>
    </w:p>
    <w:p w14:paraId="6C045540" w14:textId="52BA2250" w:rsidR="005354C6" w:rsidRPr="00416FA9" w:rsidRDefault="005354C6" w:rsidP="005354C6">
      <w:pPr>
        <w:jc w:val="both"/>
        <w:rPr>
          <w:color w:val="FF0000"/>
          <w:lang w:val="en-US"/>
        </w:rPr>
      </w:pPr>
      <w:r w:rsidRPr="00416FA9">
        <w:rPr>
          <w:lang w:val="en-US"/>
        </w:rPr>
        <w:t xml:space="preserve">We applied </w:t>
      </w:r>
      <w:sdt>
        <w:sdtPr>
          <w:rPr>
            <w:color w:val="000000"/>
            <w:lang w:val="en-US"/>
          </w:rPr>
          <w:tag w:val="MENDELEY_CITATION_v3_eyJjaXRhdGlvbklEIjoiTUVOREVMRVlfQ0lUQVRJT05fYzE0NzZhNWEtNTM3Ni00ZWYyLTg4NDktNTE4OTIzOGE1MDFj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
          <w:id w:val="448509995"/>
          <w:placeholder>
            <w:docPart w:val="DefaultPlaceholder_-1854013440"/>
          </w:placeholder>
        </w:sdtPr>
        <w:sdtEndPr/>
        <w:sdtContent>
          <w:r w:rsidR="00CD60C3" w:rsidRPr="00CD60C3">
            <w:rPr>
              <w:rFonts w:eastAsia="Times New Roman"/>
              <w:color w:val="000000"/>
            </w:rPr>
            <w:t>(Green &amp; Brock, 2000)</w:t>
          </w:r>
        </w:sdtContent>
      </w:sdt>
      <w:r w:rsidRPr="00416FA9">
        <w:rPr>
          <w:lang w:val="en-US"/>
        </w:rPr>
        <w:t xml:space="preserve"> transportation scale as well as </w:t>
      </w:r>
      <w:sdt>
        <w:sdtPr>
          <w:rPr>
            <w:color w:val="000000"/>
            <w:lang w:val="en-US"/>
          </w:rPr>
          <w:tag w:val="MENDELEY_CITATION_v3_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"/>
          <w:id w:val="2127893677"/>
          <w:placeholder>
            <w:docPart w:val="DefaultPlaceholder_-1854013440"/>
          </w:placeholder>
        </w:sdtPr>
        <w:sdtEndPr/>
        <w:sdtContent>
          <w:r w:rsidR="00CD60C3" w:rsidRPr="00CD60C3">
            <w:rPr>
              <w:color w:val="000000"/>
              <w:lang w:val="en-US"/>
            </w:rPr>
            <w:t>(Cohen, 2001)</w:t>
          </w:r>
        </w:sdtContent>
      </w:sdt>
      <w:r w:rsidRPr="00416FA9">
        <w:rPr>
          <w:lang w:val="en-US"/>
        </w:rPr>
        <w:t xml:space="preserve"> integration scale. Unlike Johnson we asked all questions.</w:t>
      </w:r>
    </w:p>
    <w:p w14:paraId="7D477C32" w14:textId="77777777" w:rsidR="005354C6" w:rsidRPr="00416FA9" w:rsidRDefault="005354C6" w:rsidP="005354C6">
      <w:pPr>
        <w:jc w:val="both"/>
        <w:rPr>
          <w:lang w:val="en-US"/>
        </w:rPr>
      </w:pPr>
    </w:p>
    <w:p w14:paraId="3A74856C" w14:textId="77777777" w:rsidR="005354C6" w:rsidRPr="00416FA9" w:rsidRDefault="005354C6" w:rsidP="005354C6">
      <w:pPr>
        <w:jc w:val="both"/>
        <w:rPr>
          <w:lang w:val="en-US"/>
        </w:rPr>
      </w:pPr>
      <w:r w:rsidRPr="00416FA9">
        <w:rPr>
          <w:lang w:val="en-US"/>
        </w:rPr>
        <w:t>Unlike Johnson we keep the transportation questions in the fact sheet survey, since it has not been proven that loss of self-awareness, psychological distancing from reality and demonstrable belief changes as result of the experience cannot happen with a fact sheet. However, we have removed the following question as it can no longer be properly answered: “While reading the narrative I had a vivid image of the main character”.</w:t>
      </w:r>
    </w:p>
    <w:p w14:paraId="232F526F" w14:textId="53579B64" w:rsidR="005354C6" w:rsidRPr="00416FA9" w:rsidRDefault="005354C6" w:rsidP="005354C6">
      <w:pPr>
        <w:jc w:val="both"/>
        <w:rPr>
          <w:lang w:val="en-US"/>
        </w:rPr>
      </w:pPr>
      <w:r w:rsidRPr="00416FA9">
        <w:rPr>
          <w:lang w:val="en-US"/>
        </w:rPr>
        <w:t xml:space="preserve">The word </w:t>
      </w:r>
      <w:r w:rsidR="00F2611F">
        <w:rPr>
          <w:lang w:val="en-US"/>
        </w:rPr>
        <w:t>‘</w:t>
      </w:r>
      <w:r w:rsidRPr="00416FA9">
        <w:rPr>
          <w:lang w:val="en-US"/>
        </w:rPr>
        <w:t>story</w:t>
      </w:r>
      <w:r w:rsidR="00F2611F">
        <w:rPr>
          <w:lang w:val="en-US"/>
        </w:rPr>
        <w:t>’</w:t>
      </w:r>
      <w:r w:rsidRPr="00416FA9">
        <w:rPr>
          <w:lang w:val="en-US"/>
        </w:rPr>
        <w:t xml:space="preserve"> in these questions has also been changed to </w:t>
      </w:r>
      <w:r w:rsidR="00F2611F">
        <w:rPr>
          <w:lang w:val="en-US"/>
        </w:rPr>
        <w:t>‘</w:t>
      </w:r>
      <w:r w:rsidRPr="00416FA9">
        <w:rPr>
          <w:lang w:val="en-US"/>
        </w:rPr>
        <w:t>narrative</w:t>
      </w:r>
      <w:r w:rsidR="00F2611F">
        <w:rPr>
          <w:lang w:val="en-US"/>
        </w:rPr>
        <w:t>’</w:t>
      </w:r>
      <w:r w:rsidRPr="00416FA9">
        <w:rPr>
          <w:lang w:val="en-US"/>
        </w:rPr>
        <w:t xml:space="preserve"> for the fact </w:t>
      </w:r>
      <w:r w:rsidR="00922FC1" w:rsidRPr="00416FA9">
        <w:rPr>
          <w:lang w:val="en-US"/>
        </w:rPr>
        <w:t>sheet but</w:t>
      </w:r>
      <w:r w:rsidRPr="00416FA9">
        <w:rPr>
          <w:lang w:val="en-US"/>
        </w:rPr>
        <w:t xml:space="preserve"> is kept as </w:t>
      </w:r>
      <w:r w:rsidR="00F2611F">
        <w:rPr>
          <w:lang w:val="en-US"/>
        </w:rPr>
        <w:t>‘</w:t>
      </w:r>
      <w:r w:rsidRPr="00416FA9">
        <w:rPr>
          <w:lang w:val="en-US"/>
        </w:rPr>
        <w:t>story</w:t>
      </w:r>
      <w:r w:rsidR="00F2611F">
        <w:rPr>
          <w:lang w:val="en-US"/>
        </w:rPr>
        <w:t>’</w:t>
      </w:r>
      <w:r w:rsidRPr="00416FA9">
        <w:rPr>
          <w:lang w:val="en-US"/>
        </w:rPr>
        <w:t xml:space="preserve"> in the other 2 surveys. Future research could make the questions more aligned to apply all questions to all stimuli.</w:t>
      </w:r>
    </w:p>
    <w:p w14:paraId="697A29C3" w14:textId="77777777" w:rsidR="005354C6" w:rsidRPr="00416FA9" w:rsidRDefault="005354C6" w:rsidP="005354C6">
      <w:pPr>
        <w:jc w:val="both"/>
        <w:rPr>
          <w:rFonts w:ascii="Inter" w:eastAsia="Inter" w:hAnsi="Inter" w:cs="Inter"/>
          <w:color w:val="2C3345"/>
          <w:sz w:val="24"/>
          <w:szCs w:val="24"/>
          <w:highlight w:val="white"/>
          <w:lang w:val="en-US"/>
        </w:rPr>
      </w:pPr>
    </w:p>
    <w:p w14:paraId="0EA11BF3" w14:textId="7DFB06F0" w:rsidR="005354C6" w:rsidRPr="00416FA9" w:rsidRDefault="005354C6" w:rsidP="005354C6">
      <w:pPr>
        <w:jc w:val="both"/>
        <w:rPr>
          <w:lang w:val="en-US"/>
        </w:rPr>
      </w:pPr>
      <w:r w:rsidRPr="00416FA9">
        <w:rPr>
          <w:lang w:val="en-US"/>
        </w:rPr>
        <w:t xml:space="preserve">For the fact sheet </w:t>
      </w:r>
      <w:r w:rsidR="00F2611F" w:rsidRPr="00416FA9">
        <w:rPr>
          <w:lang w:val="en-US"/>
        </w:rPr>
        <w:t>we removed</w:t>
      </w:r>
      <w:r w:rsidRPr="00416FA9">
        <w:rPr>
          <w:lang w:val="en-US"/>
        </w:rPr>
        <w:t xml:space="preserve"> the identification sheet, since there was no character or story to identify with. While it could be argued there might be identification since there is mention of Americans, women, and men, the questions from Cohen did not apply to the fact sheet. It would be good to evaluate these questions in the future to make it also apply to the fact sheet. The only question that could be answered is: “While reading the narrative, I forgot myself and was fully absorbed.”, but it was still left out to avoid biasing the data due to the lack of different </w:t>
      </w:r>
      <w:proofErr w:type="gramStart"/>
      <w:r w:rsidRPr="00416FA9">
        <w:rPr>
          <w:lang w:val="en-US"/>
        </w:rPr>
        <w:t>amount</w:t>
      </w:r>
      <w:proofErr w:type="gramEnd"/>
      <w:r w:rsidRPr="00416FA9">
        <w:rPr>
          <w:lang w:val="en-US"/>
        </w:rPr>
        <w:t xml:space="preserve"> of questions asked and therefore are not conclusive.</w:t>
      </w:r>
    </w:p>
    <w:p w14:paraId="55B9E14A" w14:textId="77777777" w:rsidR="005354C6" w:rsidRPr="00416FA9" w:rsidRDefault="005354C6" w:rsidP="005354C6">
      <w:pPr>
        <w:pStyle w:val="Heading3"/>
        <w:jc w:val="both"/>
        <w:rPr>
          <w:lang w:val="en-US"/>
        </w:rPr>
      </w:pPr>
      <w:bookmarkStart w:id="215" w:name="_72qwx6upobtg" w:colFirst="0" w:colLast="0"/>
      <w:bookmarkStart w:id="216" w:name="_Toc197521772"/>
      <w:bookmarkEnd w:id="215"/>
      <w:r w:rsidRPr="00416FA9">
        <w:rPr>
          <w:lang w:val="en-US"/>
        </w:rPr>
        <w:t>3.4.4. Personal relevance questions</w:t>
      </w:r>
      <w:bookmarkEnd w:id="216"/>
    </w:p>
    <w:p w14:paraId="5704AD92" w14:textId="4AA86DC2" w:rsidR="005354C6" w:rsidRPr="00416FA9" w:rsidRDefault="005354C6" w:rsidP="005354C6">
      <w:pPr>
        <w:jc w:val="both"/>
        <w:rPr>
          <w:lang w:val="en-US"/>
        </w:rPr>
      </w:pPr>
      <w:commentRangeStart w:id="217"/>
      <w:commentRangeStart w:id="218"/>
      <w:r w:rsidRPr="00416FA9">
        <w:rPr>
          <w:lang w:val="en-US"/>
        </w:rPr>
        <w:t xml:space="preserve">The researcher </w:t>
      </w:r>
      <w:proofErr w:type="gramStart"/>
      <w:r w:rsidRPr="00416FA9">
        <w:rPr>
          <w:lang w:val="en-US"/>
        </w:rPr>
        <w:t>made</w:t>
      </w:r>
      <w:proofErr w:type="gramEnd"/>
      <w:r w:rsidRPr="00416FA9">
        <w:rPr>
          <w:lang w:val="en-US"/>
        </w:rPr>
        <w:t xml:space="preserve"> these questions as they were not provided by Johnson’s paper. See Appendix </w:t>
      </w:r>
      <w:r w:rsidR="00593ACC">
        <w:rPr>
          <w:lang w:val="en-US"/>
        </w:rPr>
        <w:t>K</w:t>
      </w:r>
      <w:r w:rsidRPr="00416FA9">
        <w:rPr>
          <w:lang w:val="en-US"/>
        </w:rPr>
        <w:t>.</w:t>
      </w:r>
      <w:commentRangeEnd w:id="217"/>
      <w:r>
        <w:commentReference w:id="217"/>
      </w:r>
      <w:commentRangeEnd w:id="218"/>
      <w:r>
        <w:commentReference w:id="218"/>
      </w:r>
    </w:p>
    <w:p w14:paraId="6983A423" w14:textId="77777777" w:rsidR="005354C6" w:rsidRPr="00416FA9" w:rsidRDefault="005354C6" w:rsidP="005354C6">
      <w:pPr>
        <w:jc w:val="both"/>
        <w:rPr>
          <w:lang w:val="en-US"/>
        </w:rPr>
      </w:pPr>
    </w:p>
    <w:p w14:paraId="7A3CB458" w14:textId="77777777" w:rsidR="005354C6" w:rsidRPr="00416FA9" w:rsidRDefault="005354C6" w:rsidP="005354C6">
      <w:pPr>
        <w:jc w:val="both"/>
        <w:rPr>
          <w:lang w:val="en-US"/>
        </w:rPr>
      </w:pPr>
      <w:r w:rsidRPr="00416FA9">
        <w:rPr>
          <w:lang w:val="en-US"/>
        </w:rPr>
        <w:t>For the fact sheet the following questions have been removed:</w:t>
      </w:r>
    </w:p>
    <w:p w14:paraId="05DF87D0" w14:textId="77777777" w:rsidR="005354C6" w:rsidRPr="00416FA9" w:rsidRDefault="005354C6" w:rsidP="00DF1F82">
      <w:pPr>
        <w:numPr>
          <w:ilvl w:val="0"/>
          <w:numId w:val="61"/>
        </w:numPr>
        <w:jc w:val="both"/>
        <w:rPr>
          <w:lang w:val="en-US"/>
        </w:rPr>
      </w:pPr>
      <w:r w:rsidRPr="00416FA9">
        <w:rPr>
          <w:lang w:val="en-US"/>
        </w:rPr>
        <w:t>I relate to the main character of the story.</w:t>
      </w:r>
    </w:p>
    <w:p w14:paraId="6B69E324" w14:textId="77777777" w:rsidR="005354C6" w:rsidRPr="00416FA9" w:rsidRDefault="005354C6" w:rsidP="00DF1F82">
      <w:pPr>
        <w:numPr>
          <w:ilvl w:val="0"/>
          <w:numId w:val="61"/>
        </w:numPr>
        <w:jc w:val="both"/>
        <w:rPr>
          <w:lang w:val="en-US"/>
        </w:rPr>
      </w:pPr>
      <w:r w:rsidRPr="00416FA9">
        <w:rPr>
          <w:lang w:val="en-US"/>
        </w:rPr>
        <w:t>I saw myself as one of the characters in the story.</w:t>
      </w:r>
    </w:p>
    <w:p w14:paraId="583BDF34" w14:textId="77777777" w:rsidR="005354C6" w:rsidRPr="00416FA9" w:rsidRDefault="005354C6" w:rsidP="005354C6">
      <w:pPr>
        <w:jc w:val="both"/>
        <w:rPr>
          <w:lang w:val="en-US"/>
        </w:rPr>
      </w:pPr>
      <w:r w:rsidRPr="00416FA9">
        <w:rPr>
          <w:lang w:val="en-US"/>
        </w:rPr>
        <w:t xml:space="preserve">The word “story” in these questions has been changed to “narrative” for the fact sheet. </w:t>
      </w:r>
    </w:p>
    <w:p w14:paraId="0BEEA2F0" w14:textId="77777777" w:rsidR="005354C6" w:rsidRPr="00416FA9" w:rsidRDefault="005354C6" w:rsidP="005354C6">
      <w:pPr>
        <w:pStyle w:val="Heading3"/>
        <w:jc w:val="both"/>
        <w:rPr>
          <w:lang w:val="en-US"/>
        </w:rPr>
      </w:pPr>
      <w:bookmarkStart w:id="219" w:name="_iitgga9d20nj" w:colFirst="0" w:colLast="0"/>
      <w:bookmarkStart w:id="220" w:name="_Toc197521773"/>
      <w:bookmarkEnd w:id="219"/>
      <w:r w:rsidRPr="00416FA9">
        <w:rPr>
          <w:lang w:val="en-US"/>
        </w:rPr>
        <w:t xml:space="preserve">3.4.5. </w:t>
      </w:r>
      <w:commentRangeStart w:id="221"/>
      <w:r w:rsidRPr="00416FA9">
        <w:rPr>
          <w:lang w:val="en-US"/>
        </w:rPr>
        <w:t xml:space="preserve">Retention </w:t>
      </w:r>
      <w:commentRangeEnd w:id="221"/>
      <w:r w:rsidR="008E558C">
        <w:rPr>
          <w:rStyle w:val="CommentReference"/>
          <w:color w:val="auto"/>
        </w:rPr>
        <w:commentReference w:id="221"/>
      </w:r>
      <w:r w:rsidRPr="00416FA9">
        <w:rPr>
          <w:lang w:val="en-US"/>
        </w:rPr>
        <w:t>questions</w:t>
      </w:r>
      <w:bookmarkEnd w:id="220"/>
    </w:p>
    <w:p w14:paraId="5CED8AE1" w14:textId="34EDC182" w:rsidR="005354C6" w:rsidRPr="00416FA9" w:rsidRDefault="005354C6" w:rsidP="005354C6">
      <w:pPr>
        <w:jc w:val="both"/>
        <w:rPr>
          <w:lang w:val="en-US"/>
        </w:rPr>
      </w:pPr>
      <w:r w:rsidRPr="00416FA9">
        <w:rPr>
          <w:lang w:val="en-US"/>
        </w:rPr>
        <w:t xml:space="preserve">These questions were copied from Johnson’s paper. </w:t>
      </w:r>
      <w:r w:rsidR="00F2611F" w:rsidRPr="00416FA9">
        <w:rPr>
          <w:lang w:val="en-US"/>
        </w:rPr>
        <w:t>However,</w:t>
      </w:r>
      <w:r w:rsidRPr="00416FA9">
        <w:rPr>
          <w:lang w:val="en-US"/>
        </w:rPr>
        <w:t xml:space="preserve"> the question: “Approximately how many people are affected by chlamydia each in the U.S.?” has been changed to “Approximately how many people are affected by chlamydia each year in the U.S.?” </w:t>
      </w:r>
      <w:proofErr w:type="gramStart"/>
      <w:r w:rsidRPr="00416FA9">
        <w:rPr>
          <w:lang w:val="en-US"/>
        </w:rPr>
        <w:t>in order to</w:t>
      </w:r>
      <w:proofErr w:type="gramEnd"/>
      <w:r w:rsidRPr="00416FA9">
        <w:rPr>
          <w:lang w:val="en-US"/>
        </w:rPr>
        <w:t xml:space="preserve"> create more clarity.</w:t>
      </w:r>
    </w:p>
    <w:p w14:paraId="1FF5D4B3" w14:textId="77777777" w:rsidR="005354C6" w:rsidRPr="00416FA9" w:rsidRDefault="005354C6" w:rsidP="005354C6">
      <w:pPr>
        <w:jc w:val="both"/>
        <w:rPr>
          <w:lang w:val="en-US"/>
        </w:rPr>
      </w:pPr>
      <w:r w:rsidRPr="00416FA9">
        <w:rPr>
          <w:lang w:val="en-US"/>
        </w:rPr>
        <w:t>The retention question that mentioned “males and females” has been renamed to “men and women” based on feedback from the pilot study.</w:t>
      </w:r>
    </w:p>
    <w:p w14:paraId="34ED8D47" w14:textId="03F4A4B9" w:rsidR="005354C6" w:rsidRDefault="005354C6" w:rsidP="005354C6">
      <w:pPr>
        <w:jc w:val="both"/>
        <w:rPr>
          <w:lang w:val="en-US"/>
        </w:rPr>
      </w:pPr>
      <w:r w:rsidRPr="00416FA9">
        <w:rPr>
          <w:lang w:val="en-US"/>
        </w:rPr>
        <w:t xml:space="preserve">Since we are using an online survey and the retention questions are open questions, there is a higher chance these open boxes will be used for non-serious answers also known as trolling. </w:t>
      </w:r>
      <w:proofErr w:type="gramStart"/>
      <w:r w:rsidRPr="00416FA9">
        <w:rPr>
          <w:lang w:val="en-US"/>
        </w:rPr>
        <w:t xml:space="preserve">It has been considered </w:t>
      </w:r>
      <w:r w:rsidR="00873FA1" w:rsidRPr="00416FA9">
        <w:rPr>
          <w:lang w:val="en-US"/>
        </w:rPr>
        <w:t>changing</w:t>
      </w:r>
      <w:r w:rsidRPr="00416FA9">
        <w:rPr>
          <w:lang w:val="en-US"/>
        </w:rPr>
        <w:t xml:space="preserve"> them into multiple choice answers</w:t>
      </w:r>
      <w:proofErr w:type="gramEnd"/>
      <w:r w:rsidRPr="00416FA9">
        <w:rPr>
          <w:lang w:val="en-US"/>
        </w:rPr>
        <w:t xml:space="preserve"> instead as it also makes it easier for data processing. </w:t>
      </w:r>
      <w:r w:rsidR="00873FA1" w:rsidRPr="00416FA9">
        <w:rPr>
          <w:lang w:val="en-US"/>
        </w:rPr>
        <w:t>However,</w:t>
      </w:r>
      <w:r w:rsidRPr="00416FA9">
        <w:rPr>
          <w:lang w:val="en-US"/>
        </w:rPr>
        <w:t xml:space="preserve"> </w:t>
      </w:r>
      <w:proofErr w:type="gramStart"/>
      <w:r w:rsidRPr="00416FA9">
        <w:rPr>
          <w:lang w:val="en-US"/>
        </w:rPr>
        <w:t>due to the fact that</w:t>
      </w:r>
      <w:proofErr w:type="gramEnd"/>
      <w:r w:rsidRPr="00416FA9">
        <w:rPr>
          <w:lang w:val="en-US"/>
        </w:rPr>
        <w:t xml:space="preserve"> this is a continuation of a previous study and not wanting to bias </w:t>
      </w:r>
      <w:commentRangeStart w:id="222"/>
      <w:r w:rsidRPr="00416FA9">
        <w:rPr>
          <w:lang w:val="en-US"/>
        </w:rPr>
        <w:t>participants with making them guess</w:t>
      </w:r>
      <w:commentRangeEnd w:id="222"/>
      <w:r>
        <w:rPr>
          <w:rStyle w:val="CommentReference"/>
        </w:rPr>
        <w:commentReference w:id="222"/>
      </w:r>
      <w:r w:rsidRPr="00416FA9">
        <w:rPr>
          <w:lang w:val="en-US"/>
        </w:rPr>
        <w:t xml:space="preserve">, the </w:t>
      </w:r>
      <w:r w:rsidR="00873FA1" w:rsidRPr="00416FA9">
        <w:rPr>
          <w:lang w:val="en-US"/>
        </w:rPr>
        <w:t>open-ended</w:t>
      </w:r>
      <w:r w:rsidRPr="00416FA9">
        <w:rPr>
          <w:lang w:val="en-US"/>
        </w:rPr>
        <w:t xml:space="preserve"> questions remained. </w:t>
      </w:r>
      <w:r w:rsidR="2C7DD9AC" w:rsidRPr="5E8ADF62">
        <w:rPr>
          <w:lang w:val="en-US"/>
        </w:rPr>
        <w:t xml:space="preserve">Another reason is that for open-ended questions there is a more active recall process rather than with multiple choice questions with is more prone to accidental positives. </w:t>
      </w:r>
      <w:r w:rsidRPr="00416FA9">
        <w:rPr>
          <w:lang w:val="en-US"/>
        </w:rPr>
        <w:t xml:space="preserve">This method also creates more depth and ensures more detail recall instead of having a basic understanding of the topic. </w:t>
      </w:r>
    </w:p>
    <w:p w14:paraId="13D850D4" w14:textId="16D6577B" w:rsidR="0038485D" w:rsidRPr="00416FA9" w:rsidRDefault="0038485D" w:rsidP="005354C6">
      <w:pPr>
        <w:jc w:val="both"/>
        <w:rPr>
          <w:lang w:val="en-US"/>
        </w:rPr>
      </w:pPr>
      <w:r>
        <w:rPr>
          <w:lang w:val="en-US"/>
        </w:rPr>
        <w:lastRenderedPageBreak/>
        <w:t xml:space="preserve">Johnson did not provide a method to how these questions </w:t>
      </w:r>
      <w:proofErr w:type="gramStart"/>
      <w:r>
        <w:rPr>
          <w:lang w:val="en-US"/>
        </w:rPr>
        <w:t>were judged and scaled,</w:t>
      </w:r>
      <w:proofErr w:type="gramEnd"/>
      <w:r>
        <w:rPr>
          <w:lang w:val="en-US"/>
        </w:rPr>
        <w:t xml:space="preserve"> therefore this researcher has created their own method of judging the open-ended questions which can be seen in Appendix </w:t>
      </w:r>
      <w:r w:rsidR="00D76DB3">
        <w:rPr>
          <w:lang w:val="en-US"/>
        </w:rPr>
        <w:t>L</w:t>
      </w:r>
      <w:r>
        <w:rPr>
          <w:lang w:val="en-US"/>
        </w:rPr>
        <w:t>)</w:t>
      </w:r>
    </w:p>
    <w:p w14:paraId="1851A3C1" w14:textId="77777777" w:rsidR="005354C6" w:rsidRPr="00416FA9" w:rsidRDefault="005354C6" w:rsidP="005354C6">
      <w:pPr>
        <w:jc w:val="both"/>
        <w:rPr>
          <w:lang w:val="en-US"/>
        </w:rPr>
      </w:pPr>
    </w:p>
    <w:p w14:paraId="0F03D71E" w14:textId="77777777" w:rsidR="005354C6" w:rsidRPr="00416FA9" w:rsidRDefault="005354C6" w:rsidP="005354C6">
      <w:pPr>
        <w:jc w:val="both"/>
        <w:rPr>
          <w:lang w:val="en-US"/>
        </w:rPr>
      </w:pPr>
    </w:p>
    <w:p w14:paraId="41EE5725" w14:textId="77777777" w:rsidR="005354C6" w:rsidRPr="00416FA9" w:rsidRDefault="005354C6" w:rsidP="005354C6">
      <w:pPr>
        <w:pStyle w:val="Heading3"/>
        <w:jc w:val="both"/>
        <w:rPr>
          <w:lang w:val="en-US"/>
        </w:rPr>
      </w:pPr>
      <w:bookmarkStart w:id="223" w:name="_n5xbxnp4ay8o" w:colFirst="0" w:colLast="0"/>
      <w:bookmarkStart w:id="224" w:name="_h0ac8zum2s9u" w:colFirst="0" w:colLast="0"/>
      <w:bookmarkStart w:id="225" w:name="_Toc197521774"/>
      <w:bookmarkEnd w:id="223"/>
      <w:bookmarkEnd w:id="224"/>
      <w:r w:rsidRPr="00416FA9">
        <w:rPr>
          <w:lang w:val="en-US"/>
        </w:rPr>
        <w:t>3.4.7. Integration check</w:t>
      </w:r>
      <w:bookmarkEnd w:id="225"/>
    </w:p>
    <w:p w14:paraId="6F91EE12" w14:textId="77777777" w:rsidR="005354C6" w:rsidRPr="00416FA9" w:rsidRDefault="005354C6" w:rsidP="005354C6">
      <w:pPr>
        <w:jc w:val="both"/>
        <w:rPr>
          <w:lang w:val="en-US"/>
        </w:rPr>
      </w:pPr>
      <w:r w:rsidRPr="00416FA9">
        <w:rPr>
          <w:lang w:val="en-US"/>
        </w:rPr>
        <w:t xml:space="preserve">In Johnson’s paper there is a manipulation check. This is to check how high the actual integration is. This has been renamed to integration check, </w:t>
      </w:r>
      <w:proofErr w:type="gramStart"/>
      <w:r w:rsidRPr="00416FA9">
        <w:rPr>
          <w:lang w:val="en-US"/>
        </w:rPr>
        <w:t>due to the fact that</w:t>
      </w:r>
      <w:proofErr w:type="gramEnd"/>
      <w:r w:rsidRPr="00416FA9">
        <w:rPr>
          <w:lang w:val="en-US"/>
        </w:rPr>
        <w:t xml:space="preserve"> is what is being measured. </w:t>
      </w:r>
    </w:p>
    <w:p w14:paraId="4C671B41" w14:textId="77777777" w:rsidR="005354C6" w:rsidRPr="00416FA9" w:rsidRDefault="005354C6" w:rsidP="005354C6">
      <w:pPr>
        <w:jc w:val="both"/>
        <w:rPr>
          <w:lang w:val="en-US"/>
        </w:rPr>
      </w:pPr>
    </w:p>
    <w:p w14:paraId="2A8D6A0D" w14:textId="77777777" w:rsidR="005354C6" w:rsidRPr="00416FA9" w:rsidRDefault="005354C6" w:rsidP="005354C6">
      <w:pPr>
        <w:jc w:val="both"/>
        <w:rPr>
          <w:lang w:val="en-US"/>
        </w:rPr>
      </w:pPr>
      <w:r w:rsidRPr="00416FA9">
        <w:rPr>
          <w:lang w:val="en-US"/>
        </w:rPr>
        <w:t>For the fact sheet the question has been rephrased to: “Please rate to what degree you believe the health information in the fact sheet was an integral part of fact sheet.” The scales have also been renamed to “not at all related to the narrative” and “very related to the narrative”.</w:t>
      </w:r>
    </w:p>
    <w:p w14:paraId="0E2A3B9C" w14:textId="77777777" w:rsidR="005354C6" w:rsidRPr="00416FA9" w:rsidRDefault="005354C6" w:rsidP="005354C6">
      <w:pPr>
        <w:jc w:val="both"/>
        <w:rPr>
          <w:lang w:val="en-US"/>
        </w:rPr>
      </w:pPr>
    </w:p>
    <w:p w14:paraId="053D7CB5" w14:textId="77777777" w:rsidR="005354C6" w:rsidRPr="00416FA9" w:rsidRDefault="005354C6" w:rsidP="005354C6">
      <w:pPr>
        <w:jc w:val="both"/>
        <w:rPr>
          <w:lang w:val="en-US"/>
        </w:rPr>
      </w:pPr>
      <w:r w:rsidRPr="00416FA9">
        <w:rPr>
          <w:lang w:val="en-US"/>
        </w:rPr>
        <w:t xml:space="preserve">It has been considered that the data received from the fact sheet might not be relevant. It might be better in future studies to rephrase the entire question to talk about narrative instead of story or fact sheet. </w:t>
      </w:r>
    </w:p>
    <w:p w14:paraId="22E5E59A" w14:textId="77777777" w:rsidR="005354C6" w:rsidRPr="00416FA9" w:rsidRDefault="005354C6" w:rsidP="005354C6">
      <w:pPr>
        <w:jc w:val="both"/>
        <w:rPr>
          <w:lang w:val="en-US"/>
        </w:rPr>
      </w:pPr>
    </w:p>
    <w:p w14:paraId="68A6011C" w14:textId="77777777" w:rsidR="005354C6" w:rsidRPr="00416FA9" w:rsidRDefault="005354C6" w:rsidP="005354C6">
      <w:pPr>
        <w:pStyle w:val="Heading3"/>
        <w:jc w:val="both"/>
        <w:rPr>
          <w:lang w:val="en-US"/>
        </w:rPr>
      </w:pPr>
      <w:bookmarkStart w:id="226" w:name="_1gbsuzako6wg" w:colFirst="0" w:colLast="0"/>
      <w:bookmarkStart w:id="227" w:name="_Toc197521775"/>
      <w:bookmarkEnd w:id="226"/>
      <w:r w:rsidRPr="00416FA9">
        <w:rPr>
          <w:lang w:val="en-US"/>
        </w:rPr>
        <w:t>3.4.8. Audience evaluation measures</w:t>
      </w:r>
      <w:bookmarkEnd w:id="227"/>
    </w:p>
    <w:p w14:paraId="438589E8" w14:textId="77777777" w:rsidR="005354C6" w:rsidRPr="00416FA9" w:rsidRDefault="005354C6" w:rsidP="005354C6">
      <w:pPr>
        <w:rPr>
          <w:lang w:val="en-US"/>
        </w:rPr>
      </w:pPr>
      <w:r w:rsidRPr="00416FA9">
        <w:rPr>
          <w:lang w:val="en-US"/>
        </w:rPr>
        <w:t xml:space="preserve">These questions were asked in Johnson’s original thesis </w:t>
      </w:r>
      <w:proofErr w:type="gramStart"/>
      <w:r w:rsidRPr="00416FA9">
        <w:rPr>
          <w:lang w:val="en-US"/>
        </w:rPr>
        <w:t>in order to</w:t>
      </w:r>
      <w:proofErr w:type="gramEnd"/>
      <w:r w:rsidRPr="00416FA9">
        <w:rPr>
          <w:lang w:val="en-US"/>
        </w:rPr>
        <w:t xml:space="preserve"> establish if the stories vary in realism, audience interest, entertainment value, and audience enjoyment. While she did not test this with the fact sheet, we did include it.</w:t>
      </w:r>
      <w:commentRangeStart w:id="228"/>
      <w:r w:rsidRPr="00416FA9">
        <w:rPr>
          <w:lang w:val="en-US"/>
        </w:rPr>
        <w:t xml:space="preserve"> Since there are 4 categories, it can be presumed that each question fits one of the categories. While Johnson did not specify this, this researcher has attempted to categorize them:</w:t>
      </w:r>
      <w:commentRangeEnd w:id="228"/>
      <w:r>
        <w:commentReference w:id="228"/>
      </w:r>
    </w:p>
    <w:p w14:paraId="750850FC" w14:textId="02C4E151" w:rsidR="005354C6" w:rsidRDefault="00717708" w:rsidP="00DF1F82">
      <w:pPr>
        <w:numPr>
          <w:ilvl w:val="0"/>
          <w:numId w:val="62"/>
        </w:numPr>
      </w:pPr>
      <w:r>
        <w:t>A</w:t>
      </w:r>
      <w:r w:rsidR="005354C6">
        <w:t>udience enjoyment</w:t>
      </w:r>
    </w:p>
    <w:p w14:paraId="5B17CD3B" w14:textId="77777777" w:rsidR="005354C6" w:rsidRPr="00416FA9" w:rsidRDefault="005354C6" w:rsidP="00DF1F82">
      <w:pPr>
        <w:numPr>
          <w:ilvl w:val="1"/>
          <w:numId w:val="62"/>
        </w:numPr>
        <w:rPr>
          <w:lang w:val="en-US"/>
        </w:rPr>
      </w:pPr>
      <w:r w:rsidRPr="00416FA9">
        <w:rPr>
          <w:lang w:val="en-US"/>
        </w:rPr>
        <w:t>How much did you enjoy reading the fact sheet?</w:t>
      </w:r>
    </w:p>
    <w:p w14:paraId="3B2929AC" w14:textId="77777777" w:rsidR="005354C6" w:rsidRPr="00416FA9" w:rsidRDefault="005354C6" w:rsidP="00DF1F82">
      <w:pPr>
        <w:numPr>
          <w:ilvl w:val="1"/>
          <w:numId w:val="62"/>
        </w:numPr>
        <w:rPr>
          <w:lang w:val="en-US"/>
        </w:rPr>
      </w:pPr>
      <w:r w:rsidRPr="00416FA9">
        <w:rPr>
          <w:lang w:val="en-US"/>
        </w:rPr>
        <w:t>How enjoyable do you find the subject matter?</w:t>
      </w:r>
    </w:p>
    <w:p w14:paraId="35309223" w14:textId="77777777" w:rsidR="005354C6" w:rsidRPr="00416FA9" w:rsidRDefault="005354C6" w:rsidP="00DF1F82">
      <w:pPr>
        <w:numPr>
          <w:ilvl w:val="1"/>
          <w:numId w:val="62"/>
        </w:numPr>
        <w:rPr>
          <w:lang w:val="en-US"/>
        </w:rPr>
      </w:pPr>
      <w:r w:rsidRPr="00416FA9">
        <w:rPr>
          <w:lang w:val="en-US"/>
        </w:rPr>
        <w:t xml:space="preserve">How enjoyable do you find reading this type of format? </w:t>
      </w:r>
    </w:p>
    <w:p w14:paraId="23631CB6" w14:textId="05F615C3" w:rsidR="005354C6" w:rsidRDefault="00717708" w:rsidP="00DF1F82">
      <w:pPr>
        <w:numPr>
          <w:ilvl w:val="0"/>
          <w:numId w:val="62"/>
        </w:numPr>
      </w:pPr>
      <w:r>
        <w:t>I</w:t>
      </w:r>
      <w:r w:rsidR="005354C6">
        <w:t>nterest</w:t>
      </w:r>
    </w:p>
    <w:p w14:paraId="2C513D59" w14:textId="77777777" w:rsidR="005354C6" w:rsidRPr="00416FA9" w:rsidRDefault="005354C6" w:rsidP="00DF1F82">
      <w:pPr>
        <w:numPr>
          <w:ilvl w:val="1"/>
          <w:numId w:val="62"/>
        </w:numPr>
        <w:rPr>
          <w:lang w:val="en-US"/>
        </w:rPr>
      </w:pPr>
      <w:r w:rsidRPr="00416FA9">
        <w:rPr>
          <w:lang w:val="en-US"/>
        </w:rPr>
        <w:t>How interesting did you find this fact sheet?</w:t>
      </w:r>
    </w:p>
    <w:p w14:paraId="43AB40E5" w14:textId="77777777" w:rsidR="005354C6" w:rsidRPr="00416FA9" w:rsidRDefault="005354C6" w:rsidP="00DF1F82">
      <w:pPr>
        <w:numPr>
          <w:ilvl w:val="1"/>
          <w:numId w:val="62"/>
        </w:numPr>
        <w:rPr>
          <w:lang w:val="en-US"/>
        </w:rPr>
      </w:pPr>
      <w:r w:rsidRPr="00416FA9">
        <w:rPr>
          <w:lang w:val="en-US"/>
        </w:rPr>
        <w:t>How interesting did you find the subject matter?</w:t>
      </w:r>
    </w:p>
    <w:p w14:paraId="1BE5688F" w14:textId="3BD08E8B" w:rsidR="005354C6" w:rsidRDefault="00717708" w:rsidP="00DF1F82">
      <w:pPr>
        <w:numPr>
          <w:ilvl w:val="0"/>
          <w:numId w:val="62"/>
        </w:numPr>
      </w:pPr>
      <w:r>
        <w:t>E</w:t>
      </w:r>
      <w:r w:rsidR="005354C6">
        <w:t>ntertainment</w:t>
      </w:r>
    </w:p>
    <w:p w14:paraId="4AE907D8" w14:textId="77777777" w:rsidR="005354C6" w:rsidRPr="00416FA9" w:rsidRDefault="005354C6" w:rsidP="00DF1F82">
      <w:pPr>
        <w:numPr>
          <w:ilvl w:val="1"/>
          <w:numId w:val="62"/>
        </w:numPr>
        <w:rPr>
          <w:lang w:val="en-US"/>
        </w:rPr>
      </w:pPr>
      <w:r w:rsidRPr="00416FA9">
        <w:rPr>
          <w:lang w:val="en-US"/>
        </w:rPr>
        <w:t xml:space="preserve">How entertaining did you find this fact sheet? </w:t>
      </w:r>
    </w:p>
    <w:p w14:paraId="68DED7C3" w14:textId="5677B7A8" w:rsidR="005354C6" w:rsidRDefault="00717708" w:rsidP="00DF1F82">
      <w:pPr>
        <w:numPr>
          <w:ilvl w:val="0"/>
          <w:numId w:val="62"/>
        </w:numPr>
      </w:pPr>
      <w:r>
        <w:t>S</w:t>
      </w:r>
      <w:r w:rsidR="005354C6">
        <w:t>tory realism</w:t>
      </w:r>
    </w:p>
    <w:p w14:paraId="48083C11" w14:textId="77777777" w:rsidR="005354C6" w:rsidRPr="00416FA9" w:rsidRDefault="005354C6" w:rsidP="00DF1F82">
      <w:pPr>
        <w:numPr>
          <w:ilvl w:val="1"/>
          <w:numId w:val="62"/>
        </w:numPr>
        <w:rPr>
          <w:lang w:val="en-US"/>
        </w:rPr>
      </w:pPr>
      <w:r w:rsidRPr="00416FA9">
        <w:rPr>
          <w:lang w:val="en-US"/>
        </w:rPr>
        <w:t>How realistic did you find this fact sheet?</w:t>
      </w:r>
    </w:p>
    <w:p w14:paraId="7EF5250C" w14:textId="77777777" w:rsidR="005354C6" w:rsidRPr="00416FA9" w:rsidRDefault="005354C6" w:rsidP="00DF1F82">
      <w:pPr>
        <w:numPr>
          <w:ilvl w:val="1"/>
          <w:numId w:val="62"/>
        </w:numPr>
        <w:rPr>
          <w:lang w:val="en-US"/>
        </w:rPr>
      </w:pPr>
      <w:r w:rsidRPr="00416FA9">
        <w:rPr>
          <w:lang w:val="en-US"/>
        </w:rPr>
        <w:t>How realistic did you find the writing style of this fact sheet?</w:t>
      </w:r>
    </w:p>
    <w:p w14:paraId="1D9B4B80" w14:textId="77777777" w:rsidR="005354C6" w:rsidRPr="00416FA9" w:rsidRDefault="005354C6" w:rsidP="005354C6">
      <w:pPr>
        <w:rPr>
          <w:lang w:val="en-US"/>
        </w:rPr>
      </w:pPr>
      <w:r w:rsidRPr="00416FA9">
        <w:rPr>
          <w:lang w:val="en-US"/>
        </w:rPr>
        <w:t>However, it is unknown to what topic is of the following question:</w:t>
      </w:r>
    </w:p>
    <w:p w14:paraId="69AC3701" w14:textId="77777777" w:rsidR="005354C6" w:rsidRPr="00416FA9" w:rsidRDefault="005354C6" w:rsidP="00DF1F82">
      <w:pPr>
        <w:numPr>
          <w:ilvl w:val="0"/>
          <w:numId w:val="65"/>
        </w:numPr>
        <w:rPr>
          <w:lang w:val="en-US"/>
        </w:rPr>
      </w:pPr>
      <w:r w:rsidRPr="00416FA9">
        <w:rPr>
          <w:lang w:val="en-US"/>
        </w:rPr>
        <w:t>Would you recommend this fact sheet to a friend?</w:t>
      </w:r>
    </w:p>
    <w:p w14:paraId="0EC70279" w14:textId="77777777" w:rsidR="005354C6" w:rsidRPr="00416FA9" w:rsidRDefault="005354C6" w:rsidP="005354C6">
      <w:pPr>
        <w:jc w:val="both"/>
        <w:rPr>
          <w:lang w:val="en-US"/>
        </w:rPr>
      </w:pPr>
    </w:p>
    <w:p w14:paraId="03B69F06" w14:textId="77777777" w:rsidR="005354C6" w:rsidRPr="00416FA9" w:rsidRDefault="005354C6" w:rsidP="005354C6">
      <w:pPr>
        <w:pStyle w:val="Heading3"/>
        <w:jc w:val="both"/>
        <w:rPr>
          <w:lang w:val="en-US"/>
        </w:rPr>
      </w:pPr>
      <w:bookmarkStart w:id="229" w:name="_2xa8uxan717w" w:colFirst="0" w:colLast="0"/>
      <w:bookmarkStart w:id="230" w:name="_Toc197521776"/>
      <w:bookmarkEnd w:id="229"/>
      <w:r w:rsidRPr="00416FA9">
        <w:rPr>
          <w:lang w:val="en-US"/>
        </w:rPr>
        <w:lastRenderedPageBreak/>
        <w:t>3.4.9. Systematic Message Processing</w:t>
      </w:r>
      <w:bookmarkEnd w:id="230"/>
    </w:p>
    <w:p w14:paraId="0FFF4C19" w14:textId="60409A71" w:rsidR="005354C6" w:rsidRPr="00416FA9" w:rsidRDefault="00874642" w:rsidP="00874642">
      <w:pPr>
        <w:jc w:val="both"/>
        <w:rPr>
          <w:lang w:val="en-US"/>
        </w:rPr>
      </w:pPr>
      <w:r>
        <w:rPr>
          <w:lang w:val="en-US"/>
        </w:rPr>
        <w:t xml:space="preserve">All 9 of the original questions were asked from the </w:t>
      </w:r>
      <w:r w:rsidR="005354C6" w:rsidRPr="00416FA9">
        <w:rPr>
          <w:lang w:val="en-US"/>
        </w:rPr>
        <w:t xml:space="preserve">original questions from </w:t>
      </w:r>
      <w:proofErr w:type="spellStart"/>
      <w:r w:rsidR="005354C6" w:rsidRPr="00416FA9">
        <w:rPr>
          <w:lang w:val="en-US"/>
        </w:rPr>
        <w:t>Kahlor’s</w:t>
      </w:r>
      <w:proofErr w:type="spellEnd"/>
      <w:r w:rsidR="005354C6" w:rsidRPr="00416FA9">
        <w:rPr>
          <w:lang w:val="en-US"/>
        </w:rPr>
        <w:t xml:space="preserve"> study</w:t>
      </w:r>
      <w:r w:rsidR="00DC6531">
        <w:rPr>
          <w:lang w:val="en-US"/>
        </w:rPr>
        <w:t xml:space="preserve"> </w:t>
      </w:r>
      <w:sdt>
        <w:sdtPr>
          <w:rPr>
            <w:color w:val="000000"/>
            <w:lang w:val="en-US"/>
          </w:rPr>
          <w:tag w:val="MENDELEY_CITATION_v3_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"/>
          <w:id w:val="2079790766"/>
          <w:placeholder>
            <w:docPart w:val="DefaultPlaceholder_-1854013440"/>
          </w:placeholder>
        </w:sdtPr>
        <w:sdtEndPr/>
        <w:sdtContent>
          <w:r w:rsidR="00CD60C3" w:rsidRPr="00CD60C3">
            <w:rPr>
              <w:color w:val="000000"/>
              <w:lang w:val="en-US"/>
            </w:rPr>
            <w:t>(</w:t>
          </w:r>
          <w:proofErr w:type="spellStart"/>
          <w:r w:rsidR="00CD60C3" w:rsidRPr="00CD60C3">
            <w:rPr>
              <w:color w:val="000000"/>
              <w:lang w:val="en-US"/>
            </w:rPr>
            <w:t>Kahlor</w:t>
          </w:r>
          <w:proofErr w:type="spellEnd"/>
          <w:r w:rsidR="00CD60C3" w:rsidRPr="00CD60C3">
            <w:rPr>
              <w:color w:val="000000"/>
              <w:lang w:val="en-US"/>
            </w:rPr>
            <w:t xml:space="preserve"> et al., 2003)</w:t>
          </w:r>
        </w:sdtContent>
      </w:sdt>
      <w:r w:rsidR="005354C6" w:rsidRPr="00416FA9">
        <w:rPr>
          <w:lang w:val="en-US"/>
        </w:rPr>
        <w:t xml:space="preserve"> (Appendix </w:t>
      </w:r>
      <w:r w:rsidR="00593ACC">
        <w:rPr>
          <w:lang w:val="en-US"/>
        </w:rPr>
        <w:t>K</w:t>
      </w:r>
      <w:r w:rsidR="005354C6" w:rsidRPr="00416FA9">
        <w:rPr>
          <w:lang w:val="en-US"/>
        </w:rPr>
        <w:t xml:space="preserve">). </w:t>
      </w:r>
    </w:p>
    <w:p w14:paraId="50172749" w14:textId="409B323C" w:rsidR="005354C6" w:rsidRPr="00416FA9" w:rsidRDefault="005354C6" w:rsidP="005354C6">
      <w:pPr>
        <w:pStyle w:val="Heading3"/>
        <w:jc w:val="both"/>
        <w:rPr>
          <w:lang w:val="en-US"/>
        </w:rPr>
      </w:pPr>
      <w:bookmarkStart w:id="231" w:name="_j4w9i76zskcq" w:colFirst="0" w:colLast="0"/>
      <w:bookmarkStart w:id="232" w:name="_Toc197521777"/>
      <w:bookmarkEnd w:id="231"/>
      <w:r w:rsidRPr="00416FA9">
        <w:rPr>
          <w:lang w:val="en-US"/>
        </w:rPr>
        <w:t>3.4.10. Other considerations</w:t>
      </w:r>
      <w:bookmarkEnd w:id="232"/>
    </w:p>
    <w:p w14:paraId="234AEAF2" w14:textId="4A81A4F3" w:rsidR="005354C6" w:rsidRPr="00416FA9" w:rsidRDefault="005354C6" w:rsidP="005354C6">
      <w:pPr>
        <w:jc w:val="both"/>
        <w:rPr>
          <w:lang w:val="en-US"/>
        </w:rPr>
      </w:pPr>
      <w:proofErr w:type="spellStart"/>
      <w:r w:rsidRPr="00416FA9">
        <w:rPr>
          <w:lang w:val="en-US"/>
        </w:rPr>
        <w:t>EsSense</w:t>
      </w:r>
      <w:proofErr w:type="spellEnd"/>
      <w:r w:rsidRPr="00416FA9">
        <w:rPr>
          <w:lang w:val="en-US"/>
        </w:rPr>
        <w:t xml:space="preserve"> Profile</w:t>
      </w:r>
      <w:r w:rsidR="004519A3">
        <w:rPr>
          <w:lang w:val="en-US"/>
        </w:rPr>
        <w:t xml:space="preserve"> </w:t>
      </w:r>
      <w:sdt>
        <w:sdtPr>
          <w:rPr>
            <w:color w:val="000000"/>
            <w:lang w:val="en-US"/>
          </w:rPr>
          <w:tag w:val="MENDELEY_CITATION_v3_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"/>
          <w:id w:val="-303853167"/>
          <w:placeholder>
            <w:docPart w:val="DefaultPlaceholder_-1854013440"/>
          </w:placeholder>
        </w:sdtPr>
        <w:sdtEndPr/>
        <w:sdtContent>
          <w:r w:rsidR="00CD60C3" w:rsidRPr="00CD60C3">
            <w:rPr>
              <w:rFonts w:eastAsia="Times New Roman"/>
              <w:color w:val="000000"/>
            </w:rPr>
            <w:t>(King &amp; Meiselman, 2010)</w:t>
          </w:r>
        </w:sdtContent>
      </w:sdt>
      <w:r w:rsidRPr="00416FA9">
        <w:rPr>
          <w:lang w:val="en-US"/>
        </w:rPr>
        <w:t xml:space="preserve"> and EsSense25</w:t>
      </w:r>
      <w:r w:rsidR="004519A3">
        <w:rPr>
          <w:lang w:val="en-US"/>
        </w:rPr>
        <w:t xml:space="preserve"> </w:t>
      </w:r>
      <w:sdt>
        <w:sdtPr>
          <w:rPr>
            <w:color w:val="000000"/>
            <w:lang w:val="en-US"/>
          </w:rPr>
          <w:tag w:val="MENDELEY_CITATION_v3_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"/>
          <w:id w:val="1729960965"/>
          <w:placeholder>
            <w:docPart w:val="DefaultPlaceholder_-1854013440"/>
          </w:placeholder>
        </w:sdtPr>
        <w:sdtEndPr/>
        <w:sdtContent>
          <w:r w:rsidR="00CD60C3" w:rsidRPr="00CD60C3">
            <w:rPr>
              <w:color w:val="000000"/>
              <w:lang w:val="en-US"/>
            </w:rPr>
            <w:t>(</w:t>
          </w:r>
          <w:proofErr w:type="spellStart"/>
          <w:r w:rsidR="00CD60C3" w:rsidRPr="00CD60C3">
            <w:rPr>
              <w:color w:val="000000"/>
              <w:lang w:val="en-US"/>
            </w:rPr>
            <w:t>Nestrud</w:t>
          </w:r>
          <w:proofErr w:type="spellEnd"/>
          <w:r w:rsidR="00CD60C3" w:rsidRPr="00CD60C3">
            <w:rPr>
              <w:color w:val="000000"/>
              <w:lang w:val="en-US"/>
            </w:rPr>
            <w:t xml:space="preserve"> et al., 2016)</w:t>
          </w:r>
        </w:sdtContent>
      </w:sdt>
      <w:r w:rsidRPr="00416FA9">
        <w:rPr>
          <w:lang w:val="en-US"/>
        </w:rPr>
        <w:t xml:space="preserve"> have been considered to measure people’s emotional response to the narrative to see how emotional response </w:t>
      </w:r>
      <w:proofErr w:type="gramStart"/>
      <w:r w:rsidRPr="00416FA9">
        <w:rPr>
          <w:lang w:val="en-US"/>
        </w:rPr>
        <w:t>affect</w:t>
      </w:r>
      <w:proofErr w:type="gramEnd"/>
      <w:r w:rsidRPr="00416FA9">
        <w:rPr>
          <w:lang w:val="en-US"/>
        </w:rPr>
        <w:t xml:space="preserve"> retention. </w:t>
      </w:r>
      <w:r w:rsidR="006128E9" w:rsidRPr="00416FA9">
        <w:rPr>
          <w:lang w:val="en-US"/>
        </w:rPr>
        <w:t>However,</w:t>
      </w:r>
      <w:r w:rsidRPr="00416FA9">
        <w:rPr>
          <w:lang w:val="en-US"/>
        </w:rPr>
        <w:t xml:space="preserve"> due to the length of the previously asked questions, it was assumed that the tiredness and cognitive load of the participants becomes too high, therefore it is recommended to do this in future research. </w:t>
      </w:r>
    </w:p>
    <w:p w14:paraId="0C240E13" w14:textId="77777777" w:rsidR="005354C6" w:rsidRPr="00416FA9" w:rsidRDefault="005354C6" w:rsidP="005354C6">
      <w:pPr>
        <w:jc w:val="both"/>
        <w:rPr>
          <w:lang w:val="en-US"/>
        </w:rPr>
      </w:pPr>
    </w:p>
    <w:p w14:paraId="5E3C9F4E" w14:textId="4F74233E" w:rsidR="005354C6" w:rsidRPr="00416FA9" w:rsidRDefault="005354C6" w:rsidP="005354C6">
      <w:pPr>
        <w:jc w:val="both"/>
        <w:rPr>
          <w:lang w:val="en-US"/>
        </w:rPr>
      </w:pPr>
      <w:r w:rsidRPr="00416FA9">
        <w:rPr>
          <w:lang w:val="en-US"/>
        </w:rPr>
        <w:t xml:space="preserve">A manipulation </w:t>
      </w:r>
      <w:proofErr w:type="gramStart"/>
      <w:r w:rsidRPr="00416FA9">
        <w:rPr>
          <w:lang w:val="en-US"/>
        </w:rPr>
        <w:t>check</w:t>
      </w:r>
      <w:proofErr w:type="gramEnd"/>
      <w:r w:rsidRPr="00416FA9">
        <w:rPr>
          <w:lang w:val="en-US"/>
        </w:rPr>
        <w:t xml:space="preserve"> to see if participants </w:t>
      </w:r>
      <w:r w:rsidR="00B9616E" w:rsidRPr="00416FA9">
        <w:rPr>
          <w:lang w:val="en-US"/>
        </w:rPr>
        <w:t>skip</w:t>
      </w:r>
      <w:r w:rsidRPr="00416FA9">
        <w:rPr>
          <w:lang w:val="en-US"/>
        </w:rPr>
        <w:t xml:space="preserve"> questions has also been </w:t>
      </w:r>
      <w:r w:rsidR="00EB1F7B" w:rsidRPr="00416FA9">
        <w:rPr>
          <w:lang w:val="en-US"/>
        </w:rPr>
        <w:t>considered but</w:t>
      </w:r>
      <w:r w:rsidRPr="00416FA9">
        <w:rPr>
          <w:lang w:val="en-US"/>
        </w:rPr>
        <w:t xml:space="preserve"> is disregarded since it does not </w:t>
      </w:r>
      <w:r w:rsidR="004F4D78" w:rsidRPr="00416FA9">
        <w:rPr>
          <w:lang w:val="en-US"/>
        </w:rPr>
        <w:t>minimize</w:t>
      </w:r>
      <w:r w:rsidRPr="00416FA9">
        <w:rPr>
          <w:lang w:val="en-US"/>
        </w:rPr>
        <w:t xml:space="preserve"> potential damage.</w:t>
      </w:r>
    </w:p>
    <w:p w14:paraId="56B85A36" w14:textId="77777777" w:rsidR="005354C6" w:rsidRPr="00416FA9" w:rsidRDefault="005354C6" w:rsidP="005354C6">
      <w:pPr>
        <w:jc w:val="both"/>
        <w:rPr>
          <w:lang w:val="en-US"/>
        </w:rPr>
      </w:pPr>
    </w:p>
    <w:p w14:paraId="7969B283" w14:textId="77777777" w:rsidR="005354C6" w:rsidRPr="00416FA9" w:rsidRDefault="005354C6" w:rsidP="005354C6">
      <w:pPr>
        <w:jc w:val="both"/>
        <w:rPr>
          <w:lang w:val="en-US"/>
        </w:rPr>
      </w:pPr>
      <w:r w:rsidRPr="00416FA9">
        <w:rPr>
          <w:lang w:val="en-US"/>
        </w:rPr>
        <w:t xml:space="preserve">It has been considered to ask questions regarding preferred methods for learning as well as how participants </w:t>
      </w:r>
      <w:proofErr w:type="gramStart"/>
      <w:r w:rsidRPr="00416FA9">
        <w:rPr>
          <w:lang w:val="en-US"/>
        </w:rPr>
        <w:t>actually learn</w:t>
      </w:r>
      <w:proofErr w:type="gramEnd"/>
      <w:r w:rsidRPr="00416FA9">
        <w:rPr>
          <w:lang w:val="en-US"/>
        </w:rPr>
        <w:t xml:space="preserve"> related to their mental state, but due to complexity and survey duration this has been cut.</w:t>
      </w:r>
    </w:p>
    <w:p w14:paraId="66F2572E" w14:textId="77777777" w:rsidR="005354C6" w:rsidRPr="00416FA9" w:rsidRDefault="005354C6" w:rsidP="005354C6">
      <w:pPr>
        <w:jc w:val="both"/>
        <w:rPr>
          <w:lang w:val="en-US"/>
        </w:rPr>
      </w:pPr>
    </w:p>
    <w:p w14:paraId="7A0768D5" w14:textId="4CDACF6E" w:rsidR="005354C6" w:rsidRPr="00416FA9" w:rsidRDefault="005354C6" w:rsidP="005354C6">
      <w:pPr>
        <w:jc w:val="both"/>
        <w:rPr>
          <w:lang w:val="en-US"/>
        </w:rPr>
      </w:pPr>
      <w:r w:rsidRPr="00416FA9">
        <w:rPr>
          <w:lang w:val="en-US"/>
        </w:rPr>
        <w:t xml:space="preserve">It has been considered to ask questions regarding intelligence </w:t>
      </w:r>
      <w:proofErr w:type="gramStart"/>
      <w:r w:rsidRPr="00416FA9">
        <w:rPr>
          <w:lang w:val="en-US"/>
        </w:rPr>
        <w:t>in order to</w:t>
      </w:r>
      <w:proofErr w:type="gramEnd"/>
      <w:r w:rsidRPr="00416FA9">
        <w:rPr>
          <w:lang w:val="en-US"/>
        </w:rPr>
        <w:t xml:space="preserve"> identify the relation between intelligence and information retention. </w:t>
      </w:r>
      <w:r w:rsidR="00B9616E" w:rsidRPr="00416FA9">
        <w:rPr>
          <w:lang w:val="en-US"/>
        </w:rPr>
        <w:t>However,</w:t>
      </w:r>
      <w:r w:rsidRPr="00416FA9">
        <w:rPr>
          <w:lang w:val="en-US"/>
        </w:rPr>
        <w:t xml:space="preserve"> due to different definitions of intelligence and the </w:t>
      </w:r>
      <w:proofErr w:type="gramStart"/>
      <w:r w:rsidRPr="00416FA9">
        <w:rPr>
          <w:lang w:val="en-US"/>
        </w:rPr>
        <w:t>amount</w:t>
      </w:r>
      <w:proofErr w:type="gramEnd"/>
      <w:r w:rsidRPr="00416FA9">
        <w:rPr>
          <w:lang w:val="en-US"/>
        </w:rPr>
        <w:t xml:space="preserve"> of extra questions this would entail, it has been decided not to continue in this direction.</w:t>
      </w:r>
    </w:p>
    <w:p w14:paraId="094DAD84" w14:textId="77777777" w:rsidR="005354C6" w:rsidRPr="00416FA9" w:rsidRDefault="005354C6" w:rsidP="005354C6">
      <w:pPr>
        <w:pStyle w:val="Heading3"/>
        <w:jc w:val="both"/>
        <w:rPr>
          <w:lang w:val="en-US"/>
        </w:rPr>
      </w:pPr>
      <w:bookmarkStart w:id="233" w:name="_vn0i4fnmqba4" w:colFirst="0" w:colLast="0"/>
      <w:bookmarkStart w:id="234" w:name="_Toc197521778"/>
      <w:bookmarkEnd w:id="233"/>
      <w:r w:rsidRPr="00416FA9">
        <w:rPr>
          <w:lang w:val="en-US"/>
        </w:rPr>
        <w:t>3.4.11. Submitting</w:t>
      </w:r>
      <w:bookmarkEnd w:id="234"/>
    </w:p>
    <w:p w14:paraId="0406576E" w14:textId="738C7083" w:rsidR="005354C6" w:rsidRPr="00416FA9" w:rsidRDefault="005354C6" w:rsidP="005354C6">
      <w:pPr>
        <w:jc w:val="both"/>
        <w:rPr>
          <w:lang w:val="en-US"/>
        </w:rPr>
      </w:pPr>
      <w:r w:rsidRPr="00416FA9">
        <w:rPr>
          <w:lang w:val="en-US"/>
        </w:rPr>
        <w:t xml:space="preserve">The form has a google sheets integration. </w:t>
      </w:r>
      <w:r w:rsidR="00236B4C" w:rsidRPr="00416FA9">
        <w:rPr>
          <w:lang w:val="en-US"/>
        </w:rPr>
        <w:t>Therefore,</w:t>
      </w:r>
      <w:r w:rsidRPr="00416FA9">
        <w:rPr>
          <w:lang w:val="en-US"/>
        </w:rPr>
        <w:t xml:space="preserve"> all answers are immediately transferred to the connected google sheet. In the google sheet an apps script has been added that </w:t>
      </w:r>
      <w:proofErr w:type="gramStart"/>
      <w:r w:rsidRPr="00416FA9">
        <w:rPr>
          <w:lang w:val="en-US"/>
        </w:rPr>
        <w:t>allows</w:t>
      </w:r>
      <w:proofErr w:type="gramEnd"/>
      <w:r w:rsidRPr="00416FA9">
        <w:rPr>
          <w:lang w:val="en-US"/>
        </w:rPr>
        <w:t xml:space="preserve"> to send an automated email after 2 weeks to the participant with a link to the retention </w:t>
      </w:r>
      <w:r w:rsidR="00236B4C" w:rsidRPr="00416FA9">
        <w:rPr>
          <w:lang w:val="en-US"/>
        </w:rPr>
        <w:t>survey. (</w:t>
      </w:r>
      <w:r w:rsidRPr="00416FA9">
        <w:rPr>
          <w:lang w:val="en-US"/>
        </w:rPr>
        <w:t xml:space="preserve">Appendix </w:t>
      </w:r>
      <w:r w:rsidR="00940DFB">
        <w:rPr>
          <w:lang w:val="en-US"/>
        </w:rPr>
        <w:t>N</w:t>
      </w:r>
      <w:r w:rsidRPr="00416FA9">
        <w:rPr>
          <w:lang w:val="en-US"/>
        </w:rPr>
        <w:t>)</w:t>
      </w:r>
    </w:p>
    <w:p w14:paraId="0254CC77" w14:textId="77777777" w:rsidR="005354C6" w:rsidRPr="00416FA9" w:rsidRDefault="005354C6" w:rsidP="005354C6">
      <w:pPr>
        <w:jc w:val="both"/>
        <w:rPr>
          <w:lang w:val="en-US"/>
        </w:rPr>
      </w:pPr>
    </w:p>
    <w:p w14:paraId="0A3498DF" w14:textId="77777777" w:rsidR="005354C6" w:rsidRPr="00416FA9" w:rsidRDefault="005354C6" w:rsidP="005354C6">
      <w:pPr>
        <w:pStyle w:val="Heading3"/>
        <w:jc w:val="both"/>
        <w:rPr>
          <w:lang w:val="en-US"/>
        </w:rPr>
      </w:pPr>
      <w:bookmarkStart w:id="235" w:name="_memxtlabodkg" w:colFirst="0" w:colLast="0"/>
      <w:bookmarkStart w:id="236" w:name="_Toc197521779"/>
      <w:bookmarkEnd w:id="235"/>
      <w:r w:rsidRPr="00416FA9">
        <w:rPr>
          <w:lang w:val="en-US"/>
        </w:rPr>
        <w:t>3.4.12. Retention survey</w:t>
      </w:r>
      <w:bookmarkEnd w:id="236"/>
    </w:p>
    <w:p w14:paraId="6169776B" w14:textId="5401383C" w:rsidR="005354C6" w:rsidRPr="00416FA9" w:rsidRDefault="005354C6" w:rsidP="005354C6">
      <w:pPr>
        <w:jc w:val="both"/>
        <w:rPr>
          <w:lang w:val="en-US"/>
        </w:rPr>
      </w:pPr>
      <w:r w:rsidRPr="00416FA9">
        <w:rPr>
          <w:lang w:val="en-US"/>
        </w:rPr>
        <w:t xml:space="preserve">This survey consists of the same questions as the retention questions from the story survey. At the start of the survey participants </w:t>
      </w:r>
      <w:r w:rsidR="004F4D78" w:rsidRPr="00416FA9">
        <w:rPr>
          <w:lang w:val="en-US"/>
        </w:rPr>
        <w:t>are asked for their email addresses</w:t>
      </w:r>
      <w:r w:rsidRPr="00416FA9">
        <w:rPr>
          <w:lang w:val="en-US"/>
        </w:rPr>
        <w:t xml:space="preserve"> </w:t>
      </w:r>
      <w:proofErr w:type="gramStart"/>
      <w:r w:rsidRPr="00416FA9">
        <w:rPr>
          <w:lang w:val="en-US"/>
        </w:rPr>
        <w:t>in order to</w:t>
      </w:r>
      <w:proofErr w:type="gramEnd"/>
      <w:r w:rsidRPr="00416FA9">
        <w:rPr>
          <w:lang w:val="en-US"/>
        </w:rPr>
        <w:t xml:space="preserve"> align the response with the story survey response. It is also asked if the participants have looked up any information in between the two surveys to check for interest with the question: “Have you since the study intentionally looked up any information about the topic?”. This was a yes or no question.</w:t>
      </w:r>
      <w:r w:rsidR="00AD2B6C">
        <w:rPr>
          <w:lang w:val="en-US"/>
        </w:rPr>
        <w:t xml:space="preserve"> </w:t>
      </w:r>
      <w:r w:rsidRPr="00416FA9">
        <w:rPr>
          <w:lang w:val="en-US"/>
        </w:rPr>
        <w:t>At the end there is also asked if the participant wishes to receive the paper once it is published.</w:t>
      </w:r>
    </w:p>
    <w:p w14:paraId="26173859" w14:textId="77777777" w:rsidR="005354C6" w:rsidRPr="00416FA9" w:rsidRDefault="005354C6" w:rsidP="005354C6">
      <w:pPr>
        <w:jc w:val="both"/>
        <w:rPr>
          <w:lang w:val="en-US"/>
        </w:rPr>
      </w:pPr>
    </w:p>
    <w:p w14:paraId="63D982D9" w14:textId="7FDC8AD7" w:rsidR="005354C6" w:rsidRPr="00416FA9" w:rsidRDefault="005354C6" w:rsidP="005354C6">
      <w:pPr>
        <w:jc w:val="both"/>
        <w:rPr>
          <w:lang w:val="en-US"/>
        </w:rPr>
      </w:pPr>
      <w:r w:rsidRPr="00416FA9">
        <w:rPr>
          <w:lang w:val="en-US"/>
        </w:rPr>
        <w:t xml:space="preserve">It has been considered to also ask about behavioral changes, however this has not been done as the focus of this study is not behavioral analysis and the researcher has to </w:t>
      </w:r>
      <w:proofErr w:type="gramStart"/>
      <w:r w:rsidRPr="00416FA9">
        <w:rPr>
          <w:lang w:val="en-US"/>
        </w:rPr>
        <w:t>take into account</w:t>
      </w:r>
      <w:proofErr w:type="gramEnd"/>
      <w:r w:rsidRPr="00416FA9">
        <w:rPr>
          <w:lang w:val="en-US"/>
        </w:rPr>
        <w:t xml:space="preserve"> the scope of the project. It is recommended for future researchers to look at the effect of short stories with messaging and the behavioral effect they might </w:t>
      </w:r>
      <w:proofErr w:type="gramStart"/>
      <w:r w:rsidRPr="00416FA9">
        <w:rPr>
          <w:lang w:val="en-US"/>
        </w:rPr>
        <w:t>create</w:t>
      </w:r>
      <w:proofErr w:type="gramEnd"/>
      <w:r w:rsidRPr="00416FA9">
        <w:rPr>
          <w:lang w:val="en-US"/>
        </w:rPr>
        <w:t>.</w:t>
      </w:r>
    </w:p>
    <w:p w14:paraId="2CDF1477" w14:textId="77777777" w:rsidR="00561BEC" w:rsidRPr="004F4D78" w:rsidRDefault="00561BEC" w:rsidP="005D1D7E">
      <w:pPr>
        <w:spacing w:line="360" w:lineRule="auto"/>
        <w:ind w:left="0"/>
        <w:rPr>
          <w:lang w:val="en-US"/>
        </w:rPr>
      </w:pPr>
    </w:p>
    <w:p w14:paraId="0520D5DA" w14:textId="77777777" w:rsidR="00561BEC" w:rsidRPr="00416FA9" w:rsidRDefault="00561BEC" w:rsidP="00561BEC">
      <w:pPr>
        <w:pStyle w:val="Heading2"/>
        <w:jc w:val="both"/>
        <w:rPr>
          <w:lang w:val="en-US"/>
        </w:rPr>
      </w:pPr>
      <w:bookmarkStart w:id="237" w:name="_Toc197521780"/>
      <w:r w:rsidRPr="00416FA9">
        <w:rPr>
          <w:lang w:val="en-US"/>
        </w:rPr>
        <w:lastRenderedPageBreak/>
        <w:t>3.5 Procedure</w:t>
      </w:r>
      <w:bookmarkEnd w:id="237"/>
    </w:p>
    <w:p w14:paraId="57B8BDA6" w14:textId="56056CE3" w:rsidR="00561BEC" w:rsidRDefault="00561BEC" w:rsidP="00561BEC">
      <w:pPr>
        <w:jc w:val="both"/>
        <w:rPr>
          <w:lang w:val="en-US"/>
        </w:rPr>
      </w:pPr>
      <w:r w:rsidRPr="00416FA9">
        <w:rPr>
          <w:lang w:val="en-US"/>
        </w:rPr>
        <w:t xml:space="preserve">The procedure of the participants is shown in the flow diagram </w:t>
      </w:r>
      <w:r w:rsidR="004F4D78" w:rsidRPr="00416FA9">
        <w:rPr>
          <w:lang w:val="en-US"/>
        </w:rPr>
        <w:t>below (</w:t>
      </w:r>
      <w:r w:rsidRPr="00416FA9">
        <w:rPr>
          <w:lang w:val="en-US"/>
        </w:rPr>
        <w:t xml:space="preserve">figure 1). Each section of the story survey is described in the previous Survey creation process section. Figure 2 shows the process from a </w:t>
      </w:r>
      <w:r w:rsidR="009F21AE" w:rsidRPr="00416FA9">
        <w:rPr>
          <w:lang w:val="en-US"/>
        </w:rPr>
        <w:t>researcher’s</w:t>
      </w:r>
      <w:r w:rsidRPr="00416FA9">
        <w:rPr>
          <w:lang w:val="en-US"/>
        </w:rPr>
        <w:t xml:space="preserve"> point of view.</w:t>
      </w:r>
    </w:p>
    <w:p w14:paraId="6742FF27" w14:textId="77777777" w:rsidR="00C06031" w:rsidRPr="00416FA9" w:rsidRDefault="00C06031" w:rsidP="00561BEC">
      <w:pPr>
        <w:jc w:val="both"/>
        <w:rPr>
          <w:lang w:val="en-US"/>
        </w:rPr>
      </w:pPr>
    </w:p>
    <w:p w14:paraId="2F3160B0" w14:textId="77777777" w:rsidR="00883943" w:rsidRDefault="00216E01" w:rsidP="005D1D7E">
      <w:pPr>
        <w:spacing w:line="360" w:lineRule="auto"/>
        <w:ind w:left="0"/>
      </w:pPr>
      <w:r>
        <w:rPr>
          <w:noProof/>
        </w:rPr>
        <w:drawing>
          <wp:inline distT="114300" distB="114300" distL="114300" distR="114300" wp14:anchorId="64CCA20E" wp14:editId="5E6A930E">
            <wp:extent cx="6314463" cy="4743450"/>
            <wp:effectExtent l="0" t="0" r="0" b="0"/>
            <wp:docPr id="1" name="image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diagram of a flowchart&#10;&#10;Description automatically generated"/>
                    <pic:cNvPicPr preferRelativeResize="0"/>
                  </pic:nvPicPr>
                  <pic:blipFill>
                    <a:blip r:embed="rId20"/>
                    <a:srcRect/>
                    <a:stretch>
                      <a:fillRect/>
                    </a:stretch>
                  </pic:blipFill>
                  <pic:spPr>
                    <a:xfrm>
                      <a:off x="0" y="0"/>
                      <a:ext cx="6315328" cy="4744100"/>
                    </a:xfrm>
                    <a:prstGeom prst="rect">
                      <a:avLst/>
                    </a:prstGeom>
                    <a:ln/>
                  </pic:spPr>
                </pic:pic>
              </a:graphicData>
            </a:graphic>
          </wp:inline>
        </w:drawing>
      </w:r>
    </w:p>
    <w:p w14:paraId="622B0A78" w14:textId="7FEFB7B8" w:rsidR="00883943" w:rsidRDefault="00883943" w:rsidP="006128E9">
      <w:pPr>
        <w:ind w:left="0"/>
      </w:pPr>
      <w:r>
        <w:t xml:space="preserve">Figure </w:t>
      </w:r>
      <w:r w:rsidR="006128E9">
        <w:t>3.</w:t>
      </w:r>
      <w:r>
        <w:t>1: participant procedure</w:t>
      </w:r>
      <w:r w:rsidR="006128E9">
        <w:t>.</w:t>
      </w:r>
    </w:p>
    <w:p w14:paraId="02622474" w14:textId="77777777" w:rsidR="004055CE" w:rsidRDefault="004055CE" w:rsidP="005D1D7E">
      <w:pPr>
        <w:spacing w:line="360" w:lineRule="auto"/>
        <w:ind w:left="0"/>
      </w:pPr>
    </w:p>
    <w:p w14:paraId="65B7AA4A" w14:textId="77777777" w:rsidR="00883943" w:rsidRDefault="00883943" w:rsidP="005D1D7E">
      <w:pPr>
        <w:spacing w:line="360" w:lineRule="auto"/>
        <w:ind w:left="0"/>
      </w:pPr>
      <w:r>
        <w:rPr>
          <w:noProof/>
        </w:rPr>
        <w:drawing>
          <wp:inline distT="114300" distB="114300" distL="114300" distR="114300" wp14:anchorId="6990BAFA" wp14:editId="4E695B96">
            <wp:extent cx="6427512" cy="1524000"/>
            <wp:effectExtent l="0" t="0" r="0" b="0"/>
            <wp:docPr id="1526744668" name="image1.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26744668" name="image1.png" descr="A diagram of a diagram&#10;&#10;Description automatically generated with medium confidence"/>
                    <pic:cNvPicPr preferRelativeResize="0"/>
                  </pic:nvPicPr>
                  <pic:blipFill>
                    <a:blip r:embed="rId21"/>
                    <a:srcRect/>
                    <a:stretch>
                      <a:fillRect/>
                    </a:stretch>
                  </pic:blipFill>
                  <pic:spPr>
                    <a:xfrm>
                      <a:off x="0" y="0"/>
                      <a:ext cx="6436944" cy="1526236"/>
                    </a:xfrm>
                    <a:prstGeom prst="rect">
                      <a:avLst/>
                    </a:prstGeom>
                    <a:ln/>
                  </pic:spPr>
                </pic:pic>
              </a:graphicData>
            </a:graphic>
          </wp:inline>
        </w:drawing>
      </w:r>
    </w:p>
    <w:p w14:paraId="57A53E3E" w14:textId="75B22780" w:rsidR="00FE3A3E" w:rsidRDefault="00883943" w:rsidP="00656BBD">
      <w:r>
        <w:t xml:space="preserve">Figure </w:t>
      </w:r>
      <w:r w:rsidR="00656BBD">
        <w:t>3.</w:t>
      </w:r>
      <w:r>
        <w:t>2</w:t>
      </w:r>
      <w:r w:rsidR="004055CE">
        <w:t xml:space="preserve">: </w:t>
      </w:r>
      <w:r w:rsidR="00656BBD">
        <w:t xml:space="preserve">Procedure </w:t>
      </w:r>
      <w:r w:rsidR="004055CE">
        <w:t>process</w:t>
      </w:r>
      <w:r w:rsidR="00656BBD">
        <w:t>.</w:t>
      </w:r>
    </w:p>
    <w:p w14:paraId="50F835CE" w14:textId="77777777" w:rsidR="00FE3A3E" w:rsidRDefault="00FE3A3E" w:rsidP="00AC6AC8"/>
    <w:p w14:paraId="5D34FC5F" w14:textId="77777777" w:rsidR="00FE3A3E" w:rsidRPr="00416FA9" w:rsidRDefault="00FE3A3E" w:rsidP="00FE3A3E">
      <w:pPr>
        <w:pStyle w:val="Heading2"/>
        <w:jc w:val="both"/>
        <w:rPr>
          <w:lang w:val="en-US"/>
        </w:rPr>
      </w:pPr>
      <w:bookmarkStart w:id="238" w:name="_Toc197521781"/>
      <w:r w:rsidRPr="00416FA9">
        <w:rPr>
          <w:lang w:val="en-US"/>
        </w:rPr>
        <w:lastRenderedPageBreak/>
        <w:t>3.6 Stimulus creation process</w:t>
      </w:r>
      <w:bookmarkEnd w:id="238"/>
    </w:p>
    <w:p w14:paraId="5DB98ECC" w14:textId="6A48A505" w:rsidR="00FE3A3E" w:rsidRDefault="00FE3A3E" w:rsidP="00FE3A3E">
      <w:pPr>
        <w:jc w:val="both"/>
        <w:rPr>
          <w:lang w:val="en-US"/>
        </w:rPr>
      </w:pPr>
      <w:r w:rsidRPr="00416FA9">
        <w:rPr>
          <w:lang w:val="en-US"/>
        </w:rPr>
        <w:t>For this study we will use the same stimulus that is used in Quintero Johnson</w:t>
      </w:r>
      <w:r w:rsidR="00EB1F7B">
        <w:rPr>
          <w:lang w:val="en-US"/>
        </w:rPr>
        <w:t xml:space="preserve"> </w:t>
      </w:r>
      <w:sdt>
        <w:sdtPr>
          <w:rPr>
            <w:color w:val="000000"/>
            <w:lang w:val="en-US"/>
          </w:rPr>
          <w:tag w:val="MENDELEY_CITATION_v3_eyJjaXRhdGlvbklEIjoiTUVOREVMRVlfQ0lUQVRJT05fMGFhY2M3OTUtNjhjZC00NGRjLWJiZWQtOTBiMmYwMmU1MWQw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
          <w:id w:val="-518547925"/>
          <w:placeholder>
            <w:docPart w:val="DefaultPlaceholder_-1854013440"/>
          </w:placeholder>
        </w:sdtPr>
        <w:sdtEndPr/>
        <w:sdtContent>
          <w:r w:rsidR="00CD60C3" w:rsidRPr="00CD60C3">
            <w:rPr>
              <w:color w:val="000000"/>
              <w:lang w:val="en-US"/>
            </w:rPr>
            <w:t>(Quintero Johnson et al., 2012)</w:t>
          </w:r>
        </w:sdtContent>
      </w:sdt>
      <w:r w:rsidRPr="00416FA9">
        <w:rPr>
          <w:lang w:val="en-US"/>
        </w:rPr>
        <w:t xml:space="preserve"> their study. </w:t>
      </w:r>
      <w:r w:rsidR="00E93196">
        <w:rPr>
          <w:lang w:val="en-US"/>
        </w:rPr>
        <w:t xml:space="preserve"> </w:t>
      </w:r>
      <w:r w:rsidRPr="00416FA9">
        <w:rPr>
          <w:lang w:val="en-US"/>
        </w:rPr>
        <w:t>In private messaging with Johnson the stories and fact sheets were transferred.</w:t>
      </w:r>
      <w:r w:rsidR="00E93196">
        <w:rPr>
          <w:lang w:val="en-US"/>
        </w:rPr>
        <w:t xml:space="preserve"> </w:t>
      </w:r>
      <w:r w:rsidRPr="00416FA9">
        <w:rPr>
          <w:lang w:val="en-US"/>
        </w:rPr>
        <w:t>According to personal messaging with Johnson, the stories have been written by a male colleague of Johnson who was paid to write the stories. in Johnson’s study the pseudonym “Pat Thomas” was given as writer.</w:t>
      </w:r>
      <w:r w:rsidR="002827DA">
        <w:rPr>
          <w:lang w:val="en-US"/>
        </w:rPr>
        <w:t xml:space="preserve"> </w:t>
      </w:r>
      <w:r w:rsidRPr="00416FA9">
        <w:rPr>
          <w:lang w:val="en-US"/>
        </w:rPr>
        <w:t xml:space="preserve">For this study the name of the writer has been removed </w:t>
      </w:r>
      <w:proofErr w:type="gramStart"/>
      <w:r w:rsidRPr="00416FA9">
        <w:rPr>
          <w:lang w:val="en-US"/>
        </w:rPr>
        <w:t>in order to</w:t>
      </w:r>
      <w:proofErr w:type="gramEnd"/>
      <w:r w:rsidRPr="00416FA9">
        <w:rPr>
          <w:lang w:val="en-US"/>
        </w:rPr>
        <w:t xml:space="preserve"> avoid certain biases, however this does invoke new bias </w:t>
      </w:r>
      <w:proofErr w:type="gramStart"/>
      <w:r w:rsidRPr="00416FA9">
        <w:rPr>
          <w:lang w:val="en-US"/>
        </w:rPr>
        <w:t>related</w:t>
      </w:r>
      <w:proofErr w:type="gramEnd"/>
      <w:r w:rsidRPr="00416FA9">
        <w:rPr>
          <w:lang w:val="en-US"/>
        </w:rPr>
        <w:t xml:space="preserve"> that participants might think the researcher wrote the stories.</w:t>
      </w:r>
    </w:p>
    <w:p w14:paraId="33B0AA01" w14:textId="77777777" w:rsidR="00FE3A3E" w:rsidRPr="00416FA9" w:rsidRDefault="00FE3A3E" w:rsidP="00FE3A3E">
      <w:pPr>
        <w:jc w:val="both"/>
        <w:rPr>
          <w:lang w:val="en-US"/>
        </w:rPr>
      </w:pPr>
    </w:p>
    <w:p w14:paraId="32A7FFB4" w14:textId="77777777" w:rsidR="00FE3A3E" w:rsidRPr="00416FA9" w:rsidRDefault="00FE3A3E" w:rsidP="00FE3A3E">
      <w:pPr>
        <w:pStyle w:val="Heading2"/>
        <w:jc w:val="both"/>
        <w:rPr>
          <w:lang w:val="en-US"/>
        </w:rPr>
      </w:pPr>
      <w:bookmarkStart w:id="239" w:name="_y0dw6dbvudmj" w:colFirst="0" w:colLast="0"/>
      <w:bookmarkStart w:id="240" w:name="_Toc197521782"/>
      <w:bookmarkEnd w:id="239"/>
      <w:r w:rsidRPr="00416FA9">
        <w:rPr>
          <w:lang w:val="en-US"/>
        </w:rPr>
        <w:t>3.</w:t>
      </w:r>
      <w:commentRangeStart w:id="241"/>
      <w:commentRangeStart w:id="242"/>
      <w:r w:rsidRPr="00416FA9">
        <w:rPr>
          <w:lang w:val="en-US"/>
        </w:rPr>
        <w:t>7</w:t>
      </w:r>
      <w:commentRangeEnd w:id="241"/>
      <w:r>
        <w:rPr>
          <w:rStyle w:val="CommentReference"/>
        </w:rPr>
        <w:commentReference w:id="241"/>
      </w:r>
      <w:commentRangeEnd w:id="242"/>
      <w:r>
        <w:rPr>
          <w:rStyle w:val="CommentReference"/>
        </w:rPr>
        <w:commentReference w:id="242"/>
      </w:r>
      <w:r w:rsidRPr="00416FA9">
        <w:rPr>
          <w:lang w:val="en-US"/>
        </w:rPr>
        <w:t xml:space="preserve"> </w:t>
      </w:r>
      <w:commentRangeStart w:id="243"/>
      <w:r w:rsidRPr="00416FA9">
        <w:rPr>
          <w:lang w:val="en-US"/>
        </w:rPr>
        <w:t>Data collection</w:t>
      </w:r>
      <w:commentRangeEnd w:id="243"/>
      <w:r>
        <w:rPr>
          <w:rStyle w:val="CommentReference"/>
        </w:rPr>
        <w:commentReference w:id="243"/>
      </w:r>
      <w:r w:rsidRPr="00416FA9">
        <w:rPr>
          <w:lang w:val="en-US"/>
        </w:rPr>
        <w:t xml:space="preserve"> &amp; </w:t>
      </w:r>
      <w:commentRangeStart w:id="244"/>
      <w:r w:rsidRPr="00416FA9">
        <w:rPr>
          <w:lang w:val="en-US"/>
        </w:rPr>
        <w:t xml:space="preserve">storage </w:t>
      </w:r>
      <w:commentRangeEnd w:id="244"/>
      <w:r>
        <w:rPr>
          <w:rStyle w:val="CommentReference"/>
        </w:rPr>
        <w:commentReference w:id="244"/>
      </w:r>
      <w:r w:rsidRPr="00416FA9">
        <w:rPr>
          <w:lang w:val="en-US"/>
        </w:rPr>
        <w:t>&amp; repository.</w:t>
      </w:r>
      <w:bookmarkEnd w:id="240"/>
    </w:p>
    <w:p w14:paraId="7B8355CD" w14:textId="77777777" w:rsidR="00B57929" w:rsidRDefault="00FE3A3E" w:rsidP="00FE3A3E">
      <w:pPr>
        <w:jc w:val="both"/>
        <w:rPr>
          <w:highlight w:val="white"/>
          <w:lang w:val="en-US"/>
        </w:rPr>
      </w:pPr>
      <w:r w:rsidRPr="00416FA9">
        <w:rPr>
          <w:highlight w:val="white"/>
          <w:lang w:val="en-US"/>
        </w:rPr>
        <w:t xml:space="preserve">The data is gathered on </w:t>
      </w:r>
      <w:proofErr w:type="spellStart"/>
      <w:r w:rsidRPr="00416FA9">
        <w:rPr>
          <w:highlight w:val="white"/>
          <w:lang w:val="en-US"/>
        </w:rPr>
        <w:t>Jotform</w:t>
      </w:r>
      <w:proofErr w:type="spellEnd"/>
      <w:r w:rsidRPr="00416FA9">
        <w:rPr>
          <w:highlight w:val="white"/>
          <w:lang w:val="en-US"/>
        </w:rPr>
        <w:t xml:space="preserve">. This data is linked to </w:t>
      </w:r>
      <w:r w:rsidR="00B57929">
        <w:rPr>
          <w:highlight w:val="white"/>
          <w:lang w:val="en-US"/>
        </w:rPr>
        <w:t xml:space="preserve">the ‘Collection’ </w:t>
      </w:r>
      <w:r w:rsidRPr="00416FA9">
        <w:rPr>
          <w:highlight w:val="white"/>
          <w:lang w:val="en-US"/>
        </w:rPr>
        <w:t>google sheet</w:t>
      </w:r>
      <w:r w:rsidR="00B57929">
        <w:rPr>
          <w:highlight w:val="white"/>
          <w:lang w:val="en-US"/>
        </w:rPr>
        <w:t xml:space="preserve"> in a new tab</w:t>
      </w:r>
      <w:r w:rsidRPr="00416FA9">
        <w:rPr>
          <w:highlight w:val="white"/>
          <w:lang w:val="en-US"/>
        </w:rPr>
        <w:t xml:space="preserve">. This leads to having 3 </w:t>
      </w:r>
      <w:r w:rsidR="00B57929">
        <w:rPr>
          <w:highlight w:val="white"/>
          <w:lang w:val="en-US"/>
        </w:rPr>
        <w:t>new tabs</w:t>
      </w:r>
      <w:r w:rsidRPr="00416FA9">
        <w:rPr>
          <w:highlight w:val="white"/>
          <w:lang w:val="en-US"/>
        </w:rPr>
        <w:t xml:space="preserve">, one for each narrative. </w:t>
      </w:r>
      <w:r w:rsidR="00B57929">
        <w:rPr>
          <w:highlight w:val="white"/>
          <w:lang w:val="en-US"/>
        </w:rPr>
        <w:t>This sheet is then downloaded.</w:t>
      </w:r>
    </w:p>
    <w:p w14:paraId="6C3B12F2" w14:textId="77777777" w:rsidR="00FE3A3E" w:rsidRPr="00416FA9" w:rsidRDefault="00FE3A3E" w:rsidP="00FE3A3E">
      <w:pPr>
        <w:jc w:val="both"/>
        <w:rPr>
          <w:highlight w:val="white"/>
          <w:lang w:val="en-US"/>
        </w:rPr>
      </w:pPr>
      <w:commentRangeStart w:id="245"/>
      <w:r w:rsidRPr="00416FA9">
        <w:rPr>
          <w:highlight w:val="white"/>
          <w:lang w:val="en-US"/>
        </w:rPr>
        <w:t>In the downloaded file for the fact sheet an extra row is added for proper alignment of the transportation question, since it has 1 less transportation question. Empty columns are also added since there are no identification questions and one less personal relevance question.</w:t>
      </w:r>
      <w:commentRangeEnd w:id="245"/>
      <w:r w:rsidR="002053B6">
        <w:rPr>
          <w:rStyle w:val="CommentReference"/>
        </w:rPr>
        <w:commentReference w:id="245"/>
      </w:r>
    </w:p>
    <w:p w14:paraId="3152B757" w14:textId="77777777" w:rsidR="00FE3A3E" w:rsidRPr="00416FA9" w:rsidRDefault="00FE3A3E" w:rsidP="00FE3A3E">
      <w:pPr>
        <w:jc w:val="both"/>
        <w:rPr>
          <w:highlight w:val="white"/>
          <w:lang w:val="en-US"/>
        </w:rPr>
      </w:pPr>
      <w:r w:rsidRPr="00416FA9">
        <w:rPr>
          <w:highlight w:val="white"/>
          <w:lang w:val="en-US"/>
        </w:rPr>
        <w:t xml:space="preserve">Once all questions are all aligned in all the sheets, the answers for the </w:t>
      </w:r>
      <w:proofErr w:type="gramStart"/>
      <w:r w:rsidRPr="00416FA9">
        <w:rPr>
          <w:highlight w:val="white"/>
          <w:lang w:val="en-US"/>
        </w:rPr>
        <w:t>two week</w:t>
      </w:r>
      <w:proofErr w:type="gramEnd"/>
      <w:r w:rsidRPr="00416FA9">
        <w:rPr>
          <w:highlight w:val="white"/>
          <w:lang w:val="en-US"/>
        </w:rPr>
        <w:t xml:space="preserve"> later form are added manually as the 2 email addresses given are compared and linked.</w:t>
      </w:r>
    </w:p>
    <w:p w14:paraId="4D504DF6" w14:textId="77777777" w:rsidR="00FE3A3E" w:rsidRPr="00416FA9" w:rsidRDefault="00FE3A3E" w:rsidP="00FE3A3E">
      <w:pPr>
        <w:jc w:val="both"/>
        <w:rPr>
          <w:highlight w:val="white"/>
          <w:lang w:val="en-US"/>
        </w:rPr>
      </w:pPr>
      <w:commentRangeStart w:id="246"/>
      <w:r w:rsidRPr="00416FA9">
        <w:rPr>
          <w:highlight w:val="white"/>
          <w:lang w:val="en-US"/>
        </w:rPr>
        <w:t xml:space="preserve">After that the email address column is replaced by a “story” column mentioning 1 for Fact sheet, 2 for Low integration story, 3 for High integration story. </w:t>
      </w:r>
    </w:p>
    <w:p w14:paraId="1CCBA98A" w14:textId="77777777" w:rsidR="00FE3A3E" w:rsidRPr="00416FA9" w:rsidRDefault="00FE3A3E" w:rsidP="00FE3A3E">
      <w:pPr>
        <w:jc w:val="both"/>
        <w:rPr>
          <w:highlight w:val="white"/>
          <w:lang w:val="en-US"/>
        </w:rPr>
      </w:pPr>
      <w:r w:rsidRPr="00416FA9">
        <w:rPr>
          <w:highlight w:val="white"/>
          <w:lang w:val="en-US"/>
        </w:rPr>
        <w:t xml:space="preserve">Then they are all combined in one single sheet. The timestamp column is then replaced </w:t>
      </w:r>
      <w:proofErr w:type="gramStart"/>
      <w:r w:rsidRPr="00416FA9">
        <w:rPr>
          <w:highlight w:val="white"/>
          <w:lang w:val="en-US"/>
        </w:rPr>
        <w:t>for</w:t>
      </w:r>
      <w:proofErr w:type="gramEnd"/>
      <w:r w:rsidRPr="00416FA9">
        <w:rPr>
          <w:highlight w:val="white"/>
          <w:lang w:val="en-US"/>
        </w:rPr>
        <w:t xml:space="preserve"> </w:t>
      </w:r>
      <w:proofErr w:type="gramStart"/>
      <w:r w:rsidRPr="00416FA9">
        <w:rPr>
          <w:highlight w:val="white"/>
          <w:lang w:val="en-US"/>
        </w:rPr>
        <w:t>an</w:t>
      </w:r>
      <w:proofErr w:type="gramEnd"/>
      <w:r w:rsidRPr="00416FA9">
        <w:rPr>
          <w:highlight w:val="white"/>
          <w:lang w:val="en-US"/>
        </w:rPr>
        <w:t xml:space="preserve"> Participant ID number, </w:t>
      </w:r>
      <w:proofErr w:type="gramStart"/>
      <w:r w:rsidRPr="00416FA9">
        <w:rPr>
          <w:highlight w:val="white"/>
          <w:lang w:val="en-US"/>
        </w:rPr>
        <w:t>counting up</w:t>
      </w:r>
      <w:proofErr w:type="gramEnd"/>
      <w:r w:rsidRPr="00416FA9">
        <w:rPr>
          <w:highlight w:val="white"/>
          <w:lang w:val="en-US"/>
        </w:rPr>
        <w:t xml:space="preserve">. </w:t>
      </w:r>
      <w:commentRangeEnd w:id="246"/>
      <w:r w:rsidR="00594492">
        <w:rPr>
          <w:rStyle w:val="CommentReference"/>
        </w:rPr>
        <w:commentReference w:id="246"/>
      </w:r>
    </w:p>
    <w:p w14:paraId="4C33DE6F" w14:textId="77777777" w:rsidR="00FE3A3E" w:rsidRPr="00416FA9" w:rsidRDefault="00FE3A3E" w:rsidP="00FE3A3E">
      <w:pPr>
        <w:jc w:val="both"/>
        <w:rPr>
          <w:highlight w:val="white"/>
          <w:lang w:val="en-US"/>
        </w:rPr>
      </w:pPr>
    </w:p>
    <w:p w14:paraId="7CE93737" w14:textId="5F71263A" w:rsidR="00FE3A3E" w:rsidRPr="00416FA9" w:rsidRDefault="00FE3A3E" w:rsidP="00FE3A3E">
      <w:pPr>
        <w:jc w:val="both"/>
        <w:rPr>
          <w:highlight w:val="white"/>
          <w:lang w:val="en-US"/>
        </w:rPr>
      </w:pPr>
      <w:r w:rsidRPr="00416FA9">
        <w:rPr>
          <w:highlight w:val="white"/>
          <w:lang w:val="en-US"/>
        </w:rPr>
        <w:t xml:space="preserve">Then the data is looked at. All participants who </w:t>
      </w:r>
      <w:r w:rsidR="00EB1F7B" w:rsidRPr="00416FA9">
        <w:rPr>
          <w:highlight w:val="white"/>
          <w:lang w:val="en-US"/>
        </w:rPr>
        <w:t>said</w:t>
      </w:r>
      <w:r w:rsidRPr="00416FA9">
        <w:rPr>
          <w:highlight w:val="white"/>
          <w:lang w:val="en-US"/>
        </w:rPr>
        <w:t xml:space="preserve"> that their age does not meet the requirements, their row with answers is being deleted.</w:t>
      </w:r>
    </w:p>
    <w:p w14:paraId="19F83297" w14:textId="77777777" w:rsidR="00FE3A3E" w:rsidRPr="00416FA9" w:rsidRDefault="00FE3A3E" w:rsidP="00FE3A3E">
      <w:pPr>
        <w:jc w:val="both"/>
        <w:rPr>
          <w:highlight w:val="white"/>
          <w:lang w:val="en-US"/>
        </w:rPr>
      </w:pPr>
    </w:p>
    <w:p w14:paraId="61B99D33" w14:textId="77777777" w:rsidR="00FE3A3E" w:rsidRPr="00416FA9" w:rsidRDefault="00FE3A3E" w:rsidP="00FE3A3E">
      <w:pPr>
        <w:jc w:val="both"/>
        <w:rPr>
          <w:highlight w:val="white"/>
          <w:lang w:val="en-US"/>
        </w:rPr>
      </w:pPr>
      <w:r w:rsidRPr="00416FA9">
        <w:rPr>
          <w:highlight w:val="white"/>
          <w:lang w:val="en-US"/>
        </w:rPr>
        <w:t>Now the excel form is ready for processing in SPSS and excel. This is further discussed in the data analysis section.</w:t>
      </w:r>
    </w:p>
    <w:p w14:paraId="28D09F45" w14:textId="77777777" w:rsidR="00FE3A3E" w:rsidRPr="00416FA9" w:rsidRDefault="00FE3A3E" w:rsidP="00FE3A3E">
      <w:pPr>
        <w:jc w:val="both"/>
        <w:rPr>
          <w:highlight w:val="white"/>
          <w:lang w:val="en-US"/>
        </w:rPr>
      </w:pPr>
    </w:p>
    <w:p w14:paraId="667AE990" w14:textId="77777777" w:rsidR="00FE3A3E" w:rsidRPr="00416FA9" w:rsidRDefault="00FE3A3E" w:rsidP="00FE3A3E">
      <w:pPr>
        <w:jc w:val="both"/>
        <w:rPr>
          <w:highlight w:val="white"/>
          <w:lang w:val="en-US"/>
        </w:rPr>
      </w:pPr>
      <w:r w:rsidRPr="00416FA9">
        <w:rPr>
          <w:highlight w:val="white"/>
          <w:lang w:val="en-US"/>
        </w:rPr>
        <w:t xml:space="preserve">After processing the SPSS data is uploaded to </w:t>
      </w:r>
      <w:proofErr w:type="spellStart"/>
      <w:r w:rsidRPr="00416FA9">
        <w:rPr>
          <w:highlight w:val="white"/>
          <w:lang w:val="en-US"/>
        </w:rPr>
        <w:t>Github</w:t>
      </w:r>
      <w:proofErr w:type="spellEnd"/>
      <w:r w:rsidRPr="00416FA9">
        <w:rPr>
          <w:highlight w:val="white"/>
          <w:lang w:val="en-US"/>
        </w:rPr>
        <w:t xml:space="preserve"> to the following repository: </w:t>
      </w:r>
      <w:hyperlink r:id="rId22">
        <w:r w:rsidRPr="00416FA9">
          <w:rPr>
            <w:color w:val="1155CC"/>
            <w:highlight w:val="white"/>
            <w:u w:val="single"/>
            <w:lang w:val="en-US"/>
          </w:rPr>
          <w:t>https://github.com/thatoneguyleon/Thesis/tree/main</w:t>
        </w:r>
      </w:hyperlink>
    </w:p>
    <w:p w14:paraId="06360327" w14:textId="48D1A08C" w:rsidR="00FE3A3E" w:rsidRDefault="00FE3A3E" w:rsidP="00FE3A3E">
      <w:pPr>
        <w:jc w:val="both"/>
        <w:rPr>
          <w:lang w:val="en-US"/>
        </w:rPr>
      </w:pPr>
      <w:r w:rsidRPr="00416FA9">
        <w:rPr>
          <w:highlight w:val="white"/>
          <w:lang w:val="en-US"/>
        </w:rPr>
        <w:t>The full thesis will also be uploaded here.</w:t>
      </w:r>
      <w:r w:rsidR="00AC64EF">
        <w:rPr>
          <w:highlight w:val="white"/>
          <w:lang w:val="en-US"/>
        </w:rPr>
        <w:t xml:space="preserve"> </w:t>
      </w:r>
      <w:r w:rsidRPr="00416FA9">
        <w:rPr>
          <w:highlight w:val="white"/>
          <w:lang w:val="en-US"/>
        </w:rPr>
        <w:t xml:space="preserve">The Excel sheet is not uploaded for participant privacy since the history might reveal their email addresses. </w:t>
      </w:r>
      <w:r w:rsidRPr="00416FA9">
        <w:rPr>
          <w:lang w:val="en-US"/>
        </w:rPr>
        <w:t xml:space="preserve">The researcher does not have permission to share data of the participants. </w:t>
      </w:r>
    </w:p>
    <w:p w14:paraId="396508A5" w14:textId="77777777" w:rsidR="00774C42" w:rsidRDefault="00774C42" w:rsidP="00FE3A3E">
      <w:pPr>
        <w:jc w:val="both"/>
        <w:rPr>
          <w:lang w:val="en-US"/>
        </w:rPr>
      </w:pPr>
    </w:p>
    <w:p w14:paraId="71262BFD" w14:textId="77777777" w:rsidR="00774C42" w:rsidRPr="00416FA9" w:rsidRDefault="00774C42" w:rsidP="00774C42">
      <w:pPr>
        <w:pStyle w:val="Heading2"/>
        <w:jc w:val="both"/>
        <w:rPr>
          <w:lang w:val="en-US"/>
        </w:rPr>
      </w:pPr>
      <w:bookmarkStart w:id="247" w:name="_Toc197521783"/>
      <w:r w:rsidRPr="00416FA9">
        <w:rPr>
          <w:lang w:val="en-US"/>
        </w:rPr>
        <w:t xml:space="preserve">3.8 Data </w:t>
      </w:r>
      <w:commentRangeStart w:id="248"/>
      <w:commentRangeStart w:id="249"/>
      <w:r w:rsidRPr="00416FA9">
        <w:rPr>
          <w:lang w:val="en-US"/>
        </w:rPr>
        <w:t>Analysi</w:t>
      </w:r>
      <w:commentRangeStart w:id="250"/>
      <w:commentRangeStart w:id="251"/>
      <w:r w:rsidRPr="00416FA9">
        <w:rPr>
          <w:lang w:val="en-US"/>
        </w:rPr>
        <w:t>s</w:t>
      </w:r>
      <w:commentRangeEnd w:id="250"/>
      <w:r>
        <w:rPr>
          <w:rStyle w:val="CommentReference"/>
        </w:rPr>
        <w:commentReference w:id="250"/>
      </w:r>
      <w:commentRangeEnd w:id="251"/>
      <w:r>
        <w:rPr>
          <w:rStyle w:val="CommentReference"/>
        </w:rPr>
        <w:commentReference w:id="251"/>
      </w:r>
      <w:commentRangeEnd w:id="248"/>
      <w:r w:rsidR="00B60B89">
        <w:rPr>
          <w:rStyle w:val="CommentReference"/>
        </w:rPr>
        <w:commentReference w:id="248"/>
      </w:r>
      <w:commentRangeEnd w:id="249"/>
      <w:r w:rsidR="003476EB">
        <w:rPr>
          <w:rStyle w:val="CommentReference"/>
        </w:rPr>
        <w:commentReference w:id="249"/>
      </w:r>
      <w:bookmarkEnd w:id="247"/>
    </w:p>
    <w:p w14:paraId="60727E3F" w14:textId="07F1A8DE" w:rsidR="00774C42" w:rsidRPr="00416FA9" w:rsidRDefault="74003B29" w:rsidP="00774C42">
      <w:pPr>
        <w:jc w:val="both"/>
        <w:rPr>
          <w:lang w:val="en-US"/>
        </w:rPr>
      </w:pPr>
      <w:r w:rsidRPr="2B71DCD2">
        <w:rPr>
          <w:lang w:val="en-US"/>
        </w:rPr>
        <w:t xml:space="preserve">For this study we mostly rely on </w:t>
      </w:r>
      <w:commentRangeStart w:id="252"/>
      <w:r w:rsidRPr="2B71DCD2">
        <w:rPr>
          <w:lang w:val="en-US"/>
        </w:rPr>
        <w:t>2 tailed t-tests</w:t>
      </w:r>
      <w:commentRangeEnd w:id="252"/>
      <w:r w:rsidR="0027160F">
        <w:rPr>
          <w:rStyle w:val="CommentReference"/>
        </w:rPr>
        <w:commentReference w:id="252"/>
      </w:r>
      <w:r w:rsidRPr="2B71DCD2">
        <w:rPr>
          <w:lang w:val="en-US"/>
        </w:rPr>
        <w:t>.</w:t>
      </w:r>
      <w:commentRangeStart w:id="253"/>
      <w:r w:rsidRPr="2B71DCD2">
        <w:rPr>
          <w:lang w:val="en-US"/>
        </w:rPr>
        <w:t xml:space="preserve"> We looked for both the mean and the </w:t>
      </w:r>
      <w:proofErr w:type="gramStart"/>
      <w:r w:rsidRPr="2B71DCD2">
        <w:rPr>
          <w:lang w:val="en-US"/>
        </w:rPr>
        <w:t>median</w:t>
      </w:r>
      <w:proofErr w:type="gramEnd"/>
      <w:r w:rsidRPr="2B71DCD2">
        <w:rPr>
          <w:lang w:val="en-US"/>
        </w:rPr>
        <w:t xml:space="preserve"> and their standard deviations.</w:t>
      </w:r>
      <w:commentRangeEnd w:id="253"/>
      <w:r w:rsidR="00774C42">
        <w:rPr>
          <w:rStyle w:val="CommentReference"/>
        </w:rPr>
        <w:commentReference w:id="253"/>
      </w:r>
      <w:r w:rsidRPr="2B71DCD2">
        <w:rPr>
          <w:lang w:val="en-US"/>
        </w:rPr>
        <w:t xml:space="preserve"> </w:t>
      </w:r>
      <w:commentRangeStart w:id="254"/>
      <w:r w:rsidRPr="2B71DCD2">
        <w:rPr>
          <w:lang w:val="en-US"/>
        </w:rPr>
        <w:t>Confirmatory factor analysis</w:t>
      </w:r>
      <w:commentRangeEnd w:id="254"/>
      <w:r w:rsidR="00774C42">
        <w:rPr>
          <w:rStyle w:val="CommentReference"/>
        </w:rPr>
        <w:commentReference w:id="254"/>
      </w:r>
      <w:r w:rsidRPr="2B71DCD2">
        <w:rPr>
          <w:lang w:val="en-US"/>
        </w:rPr>
        <w:t xml:space="preserve"> has been used </w:t>
      </w:r>
      <w:proofErr w:type="gramStart"/>
      <w:r w:rsidRPr="2B71DCD2">
        <w:rPr>
          <w:lang w:val="en-US"/>
        </w:rPr>
        <w:t>in order to</w:t>
      </w:r>
      <w:proofErr w:type="gramEnd"/>
      <w:r w:rsidRPr="2B71DCD2">
        <w:rPr>
          <w:lang w:val="en-US"/>
        </w:rPr>
        <w:t xml:space="preserve"> evaluate the accuracy of the measurements and reliability analysis has been used on the Sense of Perceived Learning questions as the researcher has made those themselves</w:t>
      </w:r>
      <w:commentRangeStart w:id="255"/>
      <w:commentRangeStart w:id="256"/>
      <w:commentRangeStart w:id="257"/>
      <w:commentRangeStart w:id="258"/>
      <w:commentRangeStart w:id="259"/>
      <w:commentRangeStart w:id="260"/>
      <w:r w:rsidRPr="2B71DCD2">
        <w:rPr>
          <w:lang w:val="en-US"/>
        </w:rPr>
        <w:t>.</w:t>
      </w:r>
      <w:commentRangeEnd w:id="255"/>
      <w:r w:rsidR="00774C42">
        <w:rPr>
          <w:rStyle w:val="CommentReference"/>
        </w:rPr>
        <w:commentReference w:id="255"/>
      </w:r>
      <w:commentRangeEnd w:id="256"/>
      <w:r w:rsidR="00774C42">
        <w:rPr>
          <w:rStyle w:val="CommentReference"/>
        </w:rPr>
        <w:commentReference w:id="256"/>
      </w:r>
      <w:commentRangeEnd w:id="257"/>
      <w:r w:rsidR="00774C42">
        <w:rPr>
          <w:rStyle w:val="CommentReference"/>
        </w:rPr>
        <w:commentReference w:id="257"/>
      </w:r>
      <w:commentRangeEnd w:id="258"/>
      <w:r w:rsidR="00774C42">
        <w:rPr>
          <w:rStyle w:val="CommentReference"/>
        </w:rPr>
        <w:commentReference w:id="258"/>
      </w:r>
      <w:commentRangeEnd w:id="259"/>
      <w:r w:rsidR="00774C42">
        <w:rPr>
          <w:rStyle w:val="CommentReference"/>
        </w:rPr>
        <w:commentReference w:id="259"/>
      </w:r>
      <w:commentRangeEnd w:id="260"/>
      <w:r w:rsidR="00774C42">
        <w:rPr>
          <w:rStyle w:val="CommentReference"/>
        </w:rPr>
        <w:commentReference w:id="260"/>
      </w:r>
    </w:p>
    <w:p w14:paraId="2362221C" w14:textId="77777777" w:rsidR="00774C42" w:rsidRPr="00416FA9" w:rsidRDefault="00774C42" w:rsidP="00774C42">
      <w:pPr>
        <w:jc w:val="both"/>
        <w:rPr>
          <w:lang w:val="en-US"/>
        </w:rPr>
      </w:pPr>
    </w:p>
    <w:p w14:paraId="06C3633E" w14:textId="77777777" w:rsidR="00774C42" w:rsidRPr="00416FA9" w:rsidRDefault="00774C42" w:rsidP="00774C42">
      <w:pPr>
        <w:jc w:val="both"/>
        <w:rPr>
          <w:lang w:val="en-US"/>
        </w:rPr>
      </w:pPr>
      <w:r w:rsidRPr="00416FA9">
        <w:rPr>
          <w:lang w:val="en-US"/>
        </w:rPr>
        <w:t>For data analysis there have been 2 tools used. Microsoft Excel and SPSS.</w:t>
      </w:r>
    </w:p>
    <w:p w14:paraId="10C2F78D" w14:textId="77777777" w:rsidR="00774C42" w:rsidRPr="00416FA9" w:rsidRDefault="00774C42" w:rsidP="00774C42">
      <w:pPr>
        <w:jc w:val="both"/>
        <w:rPr>
          <w:lang w:val="en-US"/>
        </w:rPr>
      </w:pPr>
      <w:commentRangeStart w:id="261"/>
      <w:r w:rsidRPr="00416FA9">
        <w:rPr>
          <w:lang w:val="en-US"/>
        </w:rPr>
        <w:lastRenderedPageBreak/>
        <w:t xml:space="preserve">Since the questions were optional to fill in, some participants have not filled in certain questions. </w:t>
      </w:r>
      <w:commentRangeEnd w:id="261"/>
      <w:r>
        <w:commentReference w:id="261"/>
      </w:r>
      <w:r w:rsidRPr="00416FA9">
        <w:rPr>
          <w:lang w:val="en-US"/>
        </w:rPr>
        <w:t xml:space="preserve">These have been noted down at DNA (Did Not Answer). </w:t>
      </w:r>
    </w:p>
    <w:p w14:paraId="229F8E47" w14:textId="77777777" w:rsidR="00774C42" w:rsidRPr="00416FA9" w:rsidRDefault="00774C42" w:rsidP="00774C42">
      <w:pPr>
        <w:jc w:val="both"/>
        <w:rPr>
          <w:lang w:val="en-US"/>
        </w:rPr>
      </w:pPr>
      <w:r w:rsidRPr="00416FA9">
        <w:rPr>
          <w:lang w:val="en-US"/>
        </w:rPr>
        <w:t xml:space="preserve">Any reverted questions were reverted again for alignment. </w:t>
      </w:r>
    </w:p>
    <w:p w14:paraId="5E21FA28" w14:textId="77777777" w:rsidR="00774C42" w:rsidRPr="00416FA9" w:rsidRDefault="00774C42" w:rsidP="00774C42">
      <w:pPr>
        <w:jc w:val="both"/>
        <w:rPr>
          <w:lang w:val="en-US"/>
        </w:rPr>
      </w:pPr>
    </w:p>
    <w:p w14:paraId="5886AB7E" w14:textId="015494CB" w:rsidR="00774C42" w:rsidRPr="00416FA9" w:rsidRDefault="74003B29" w:rsidP="00774C42">
      <w:pPr>
        <w:jc w:val="both"/>
        <w:rPr>
          <w:lang w:val="en-US"/>
        </w:rPr>
      </w:pPr>
      <w:r w:rsidRPr="2B71DCD2">
        <w:rPr>
          <w:lang w:val="en-US"/>
        </w:rPr>
        <w:t>Future studies related to messaging processing are encouraged to use Implicit Association Test</w:t>
      </w:r>
      <w:r w:rsidR="00B9616E">
        <w:rPr>
          <w:lang w:val="en-US"/>
        </w:rPr>
        <w:t xml:space="preserve"> </w:t>
      </w:r>
      <w:r w:rsidRPr="2B71DCD2">
        <w:rPr>
          <w:lang w:val="en-US"/>
        </w:rPr>
        <w:t xml:space="preserve">(IAT). While not relevant to this </w:t>
      </w:r>
      <w:proofErr w:type="gramStart"/>
      <w:r w:rsidRPr="2B71DCD2">
        <w:rPr>
          <w:lang w:val="en-US"/>
        </w:rPr>
        <w:t>particular study</w:t>
      </w:r>
      <w:proofErr w:type="gramEnd"/>
      <w:r w:rsidRPr="2B71DCD2">
        <w:rPr>
          <w:lang w:val="en-US"/>
        </w:rPr>
        <w:t xml:space="preserve"> it can be used to measure changes in implicit attitudes towards behaviors after exposure to stimulus by measuring before and after applying stimulus.</w:t>
      </w:r>
    </w:p>
    <w:p w14:paraId="5ADF3357" w14:textId="3F1AEAF2" w:rsidR="2B71DCD2" w:rsidRDefault="2B71DCD2" w:rsidP="2B71DCD2">
      <w:pPr>
        <w:jc w:val="both"/>
        <w:rPr>
          <w:lang w:val="en-US"/>
        </w:rPr>
      </w:pPr>
    </w:p>
    <w:p w14:paraId="1ECC13C6" w14:textId="68627103" w:rsidR="2E615C54" w:rsidRDefault="2E615C54" w:rsidP="2B71DCD2">
      <w:pPr>
        <w:jc w:val="both"/>
        <w:rPr>
          <w:lang w:val="en-US"/>
        </w:rPr>
      </w:pPr>
      <w:r w:rsidRPr="2B71DCD2">
        <w:rPr>
          <w:lang w:val="en-US"/>
        </w:rPr>
        <w:t>The details</w:t>
      </w:r>
      <w:r w:rsidR="0027160F">
        <w:rPr>
          <w:lang w:val="en-US"/>
        </w:rPr>
        <w:t xml:space="preserve"> of the steps that are taking </w:t>
      </w:r>
      <w:proofErr w:type="gramStart"/>
      <w:r w:rsidR="0027160F">
        <w:rPr>
          <w:lang w:val="en-US"/>
        </w:rPr>
        <w:t>in order to</w:t>
      </w:r>
      <w:proofErr w:type="gramEnd"/>
      <w:r w:rsidR="0027160F">
        <w:rPr>
          <w:lang w:val="en-US"/>
        </w:rPr>
        <w:t xml:space="preserve"> perform the data analysis</w:t>
      </w:r>
      <w:r w:rsidRPr="2B71DCD2">
        <w:rPr>
          <w:lang w:val="en-US"/>
        </w:rPr>
        <w:t xml:space="preserve"> </w:t>
      </w:r>
      <w:r w:rsidR="0027160F">
        <w:rPr>
          <w:lang w:val="en-US"/>
        </w:rPr>
        <w:t>can be found</w:t>
      </w:r>
      <w:r w:rsidR="73479332" w:rsidRPr="2B71DCD2">
        <w:rPr>
          <w:lang w:val="en-US"/>
        </w:rPr>
        <w:t xml:space="preserve"> in Appendix </w:t>
      </w:r>
      <w:r w:rsidR="00487A79">
        <w:rPr>
          <w:lang w:val="en-US"/>
        </w:rPr>
        <w:t>M.</w:t>
      </w:r>
    </w:p>
    <w:p w14:paraId="416DEE3E" w14:textId="77777777" w:rsidR="00774C42" w:rsidRPr="00416FA9" w:rsidRDefault="00774C42" w:rsidP="00774C42">
      <w:pPr>
        <w:jc w:val="both"/>
        <w:rPr>
          <w:lang w:val="en-US"/>
        </w:rPr>
      </w:pPr>
    </w:p>
    <w:p w14:paraId="5B9E3DCA" w14:textId="77777777" w:rsidR="00774C42" w:rsidRPr="00416FA9" w:rsidRDefault="00774C42" w:rsidP="00774C42">
      <w:pPr>
        <w:jc w:val="both"/>
        <w:rPr>
          <w:highlight w:val="white"/>
          <w:lang w:val="en-US"/>
        </w:rPr>
      </w:pPr>
    </w:p>
    <w:p w14:paraId="4FCA9467" w14:textId="77777777" w:rsidR="00BF71D1" w:rsidRPr="00416FA9" w:rsidRDefault="00BF71D1" w:rsidP="00BF71D1">
      <w:pPr>
        <w:jc w:val="both"/>
        <w:rPr>
          <w:highlight w:val="white"/>
          <w:lang w:val="en-US"/>
        </w:rPr>
      </w:pPr>
    </w:p>
    <w:p w14:paraId="27BA147A" w14:textId="77777777" w:rsidR="00774C42" w:rsidRPr="00416FA9" w:rsidRDefault="00774C42" w:rsidP="00774C42">
      <w:pPr>
        <w:pStyle w:val="Heading2"/>
        <w:rPr>
          <w:lang w:val="en-US"/>
        </w:rPr>
      </w:pPr>
      <w:bookmarkStart w:id="262" w:name="_26wa86kcixu" w:colFirst="0" w:colLast="0"/>
      <w:bookmarkStart w:id="263" w:name="_Toc197521784"/>
      <w:bookmarkEnd w:id="262"/>
      <w:r w:rsidRPr="00416FA9">
        <w:rPr>
          <w:lang w:val="en-US"/>
        </w:rPr>
        <w:t xml:space="preserve">3.10 Limitations to the </w:t>
      </w:r>
      <w:commentRangeStart w:id="264"/>
      <w:r w:rsidRPr="00416FA9">
        <w:rPr>
          <w:lang w:val="en-US"/>
        </w:rPr>
        <w:t xml:space="preserve">method </w:t>
      </w:r>
      <w:commentRangeEnd w:id="264"/>
      <w:r>
        <w:rPr>
          <w:rStyle w:val="CommentReference"/>
        </w:rPr>
        <w:commentReference w:id="264"/>
      </w:r>
      <w:commentRangeStart w:id="265"/>
      <w:r w:rsidRPr="00416FA9">
        <w:rPr>
          <w:lang w:val="en-US"/>
        </w:rPr>
        <w:t>&amp;</w:t>
      </w:r>
      <w:commentRangeEnd w:id="265"/>
      <w:r w:rsidR="00972B38">
        <w:rPr>
          <w:rStyle w:val="CommentReference"/>
        </w:rPr>
        <w:commentReference w:id="265"/>
      </w:r>
      <w:r w:rsidRPr="00416FA9">
        <w:rPr>
          <w:lang w:val="en-US"/>
        </w:rPr>
        <w:t xml:space="preserve"> </w:t>
      </w:r>
      <w:commentRangeStart w:id="266"/>
      <w:r w:rsidRPr="00416FA9">
        <w:rPr>
          <w:lang w:val="en-US"/>
        </w:rPr>
        <w:t>bias</w:t>
      </w:r>
      <w:commentRangeEnd w:id="266"/>
      <w:r>
        <w:rPr>
          <w:rStyle w:val="CommentReference"/>
        </w:rPr>
        <w:commentReference w:id="266"/>
      </w:r>
      <w:bookmarkEnd w:id="263"/>
    </w:p>
    <w:p w14:paraId="28B05BD2" w14:textId="77777777" w:rsidR="00774C42" w:rsidRDefault="00774C42" w:rsidP="00774C42">
      <w:pPr>
        <w:jc w:val="both"/>
      </w:pPr>
      <w:r w:rsidRPr="00416FA9">
        <w:rPr>
          <w:lang w:val="en-US"/>
        </w:rPr>
        <w:t xml:space="preserve">Due to the nature of the method and researcher there were multiple limitations to the method. Some limitations have already been mentioned in other sections </w:t>
      </w:r>
      <w:proofErr w:type="gramStart"/>
      <w:r w:rsidRPr="00416FA9">
        <w:rPr>
          <w:lang w:val="en-US"/>
        </w:rPr>
        <w:t>in</w:t>
      </w:r>
      <w:proofErr w:type="gramEnd"/>
      <w:r w:rsidRPr="00416FA9">
        <w:rPr>
          <w:lang w:val="en-US"/>
        </w:rPr>
        <w:t xml:space="preserve"> the study and will not be repeated here. </w:t>
      </w:r>
      <w:r>
        <w:t>The most important limitations are:</w:t>
      </w:r>
    </w:p>
    <w:p w14:paraId="10BF566B" w14:textId="77777777" w:rsidR="00774C42" w:rsidRPr="00416FA9" w:rsidRDefault="00774C42" w:rsidP="00012700">
      <w:pPr>
        <w:numPr>
          <w:ilvl w:val="0"/>
          <w:numId w:val="66"/>
        </w:numPr>
        <w:jc w:val="both"/>
        <w:rPr>
          <w:lang w:val="en-US"/>
        </w:rPr>
      </w:pPr>
      <w:r w:rsidRPr="00416FA9">
        <w:rPr>
          <w:lang w:val="en-US"/>
        </w:rPr>
        <w:t xml:space="preserve">Funding. The researcher did not have any funding and therefore the tools for data gathering and data analysis </w:t>
      </w:r>
      <w:proofErr w:type="gramStart"/>
      <w:r w:rsidRPr="00416FA9">
        <w:rPr>
          <w:lang w:val="en-US"/>
        </w:rPr>
        <w:t>has</w:t>
      </w:r>
      <w:proofErr w:type="gramEnd"/>
      <w:r w:rsidRPr="00416FA9">
        <w:rPr>
          <w:lang w:val="en-US"/>
        </w:rPr>
        <w:t xml:space="preserve"> been limited.</w:t>
      </w:r>
    </w:p>
    <w:p w14:paraId="1762F328" w14:textId="443F214D" w:rsidR="00774C42" w:rsidRPr="00416FA9" w:rsidRDefault="00774C42" w:rsidP="00012700">
      <w:pPr>
        <w:numPr>
          <w:ilvl w:val="0"/>
          <w:numId w:val="66"/>
        </w:numPr>
        <w:jc w:val="both"/>
        <w:rPr>
          <w:lang w:val="en-US"/>
        </w:rPr>
      </w:pPr>
      <w:r w:rsidRPr="00416FA9">
        <w:rPr>
          <w:lang w:val="en-US"/>
        </w:rPr>
        <w:t xml:space="preserve">Time limitation. This research has a limitation of completion of 1 academic year. </w:t>
      </w:r>
      <w:r w:rsidR="00BF71D1" w:rsidRPr="00416FA9">
        <w:rPr>
          <w:lang w:val="en-US"/>
        </w:rPr>
        <w:t>Therefore,</w:t>
      </w:r>
      <w:r w:rsidRPr="00416FA9">
        <w:rPr>
          <w:lang w:val="en-US"/>
        </w:rPr>
        <w:t xml:space="preserve"> certain academia knowledge could not be obtained. Limiting the knowledge of the researcher.</w:t>
      </w:r>
    </w:p>
    <w:p w14:paraId="63474EC3" w14:textId="342812EA" w:rsidR="00265843" w:rsidRDefault="00774C42" w:rsidP="00265843">
      <w:pPr>
        <w:numPr>
          <w:ilvl w:val="0"/>
          <w:numId w:val="66"/>
        </w:numPr>
        <w:jc w:val="both"/>
      </w:pPr>
      <w:r w:rsidRPr="00265843">
        <w:rPr>
          <w:lang w:val="en-US"/>
        </w:rPr>
        <w:t xml:space="preserve">Sample Bias. </w:t>
      </w:r>
      <w:r w:rsidR="00265843" w:rsidRPr="00265843">
        <w:t xml:space="preserve">The participants are mostly from </w:t>
      </w:r>
      <w:r w:rsidR="00265843">
        <w:t>w</w:t>
      </w:r>
      <w:r w:rsidR="00265843" w:rsidRPr="00265843">
        <w:t>estern civilizations, as the survey was distributed through English-language websites. This also introduces a cultural bias.</w:t>
      </w:r>
    </w:p>
    <w:p w14:paraId="705E1C3F" w14:textId="0C08D531" w:rsidR="00774C42" w:rsidRPr="00416FA9" w:rsidRDefault="00774C42" w:rsidP="00012700">
      <w:pPr>
        <w:numPr>
          <w:ilvl w:val="0"/>
          <w:numId w:val="66"/>
        </w:numPr>
        <w:jc w:val="both"/>
        <w:rPr>
          <w:lang w:val="en-US"/>
        </w:rPr>
      </w:pPr>
      <w:commentRangeStart w:id="267"/>
      <w:r w:rsidRPr="00416FA9">
        <w:rPr>
          <w:lang w:val="en-US"/>
        </w:rPr>
        <w:t>Positivity bias</w:t>
      </w:r>
      <w:commentRangeEnd w:id="267"/>
      <w:r>
        <w:commentReference w:id="267"/>
      </w:r>
      <w:r w:rsidRPr="00416FA9">
        <w:rPr>
          <w:lang w:val="en-US"/>
        </w:rPr>
        <w:t>. People are more likely to recall positive memories than negative ones over time</w:t>
      </w:r>
      <w:r w:rsidR="00265843">
        <w:rPr>
          <w:lang w:val="en-US"/>
        </w:rPr>
        <w:t xml:space="preserve"> </w:t>
      </w:r>
      <w:r w:rsidRPr="00416FA9">
        <w:rPr>
          <w:lang w:val="en-US"/>
        </w:rPr>
        <w:t>(</w:t>
      </w:r>
      <w:commentRangeStart w:id="268"/>
      <w:proofErr w:type="spellStart"/>
      <w:r w:rsidRPr="00416FA9">
        <w:rPr>
          <w:lang w:val="en-US"/>
        </w:rPr>
        <w:t>matlin</w:t>
      </w:r>
      <w:proofErr w:type="spellEnd"/>
      <w:r w:rsidRPr="00416FA9">
        <w:rPr>
          <w:lang w:val="en-US"/>
        </w:rPr>
        <w:t xml:space="preserve"> 1978</w:t>
      </w:r>
      <w:commentRangeEnd w:id="268"/>
      <w:r>
        <w:commentReference w:id="268"/>
      </w:r>
      <w:r w:rsidRPr="00416FA9">
        <w:rPr>
          <w:lang w:val="en-US"/>
        </w:rPr>
        <w:t xml:space="preserve">). </w:t>
      </w:r>
      <w:r w:rsidR="00EB1F7B" w:rsidRPr="00416FA9">
        <w:rPr>
          <w:lang w:val="en-US"/>
        </w:rPr>
        <w:t>It is also</w:t>
      </w:r>
      <w:r w:rsidRPr="00416FA9">
        <w:rPr>
          <w:lang w:val="en-US"/>
        </w:rPr>
        <w:t xml:space="preserve"> called the </w:t>
      </w:r>
      <w:commentRangeStart w:id="269"/>
      <w:r w:rsidRPr="00416FA9">
        <w:rPr>
          <w:lang w:val="en-US"/>
        </w:rPr>
        <w:t>Fading Affect Bias</w:t>
      </w:r>
      <w:commentRangeEnd w:id="269"/>
      <w:r>
        <w:commentReference w:id="269"/>
      </w:r>
      <w:r w:rsidRPr="00416FA9">
        <w:rPr>
          <w:lang w:val="en-US"/>
        </w:rPr>
        <w:t xml:space="preserve">. It has not been tested what the effect is of writing positive sentences about the topic vs negative sentences about the topic. Besides this, perceived positive information also tends to create less cognitive dissonance and is easier to process emotionally than perceived negative information. </w:t>
      </w:r>
    </w:p>
    <w:p w14:paraId="656E93DF" w14:textId="77777777" w:rsidR="00774C42" w:rsidRPr="00416FA9" w:rsidRDefault="00774C42" w:rsidP="00012700">
      <w:pPr>
        <w:numPr>
          <w:ilvl w:val="0"/>
          <w:numId w:val="66"/>
        </w:numPr>
        <w:jc w:val="both"/>
        <w:rPr>
          <w:lang w:val="en-US"/>
        </w:rPr>
      </w:pPr>
      <w:r w:rsidRPr="00416FA9">
        <w:rPr>
          <w:lang w:val="en-US"/>
        </w:rPr>
        <w:t xml:space="preserve">Limited interpretation of the data. As the researcher has not done quantitative or academic research before, it can be understood that the interpretations of the data might be limited due to lack of experience and knowledge.  </w:t>
      </w:r>
    </w:p>
    <w:p w14:paraId="5E2BBCEF" w14:textId="0A452821" w:rsidR="00774C42" w:rsidRPr="00416FA9" w:rsidRDefault="00774C42" w:rsidP="00012700">
      <w:pPr>
        <w:numPr>
          <w:ilvl w:val="0"/>
          <w:numId w:val="66"/>
        </w:numPr>
        <w:jc w:val="both"/>
        <w:rPr>
          <w:lang w:val="en-US"/>
        </w:rPr>
      </w:pPr>
      <w:r w:rsidRPr="00416FA9">
        <w:rPr>
          <w:lang w:val="en-US"/>
        </w:rPr>
        <w:t xml:space="preserve">Time tracker. It could not be tracked how long it took the participants to read the story or any part of the survey. </w:t>
      </w:r>
      <w:r w:rsidR="007012E7" w:rsidRPr="00416FA9">
        <w:rPr>
          <w:lang w:val="en-US"/>
        </w:rPr>
        <w:t>Therefore,</w:t>
      </w:r>
      <w:r w:rsidRPr="00416FA9">
        <w:rPr>
          <w:lang w:val="en-US"/>
        </w:rPr>
        <w:t xml:space="preserve"> it is unknown if they took a break while </w:t>
      </w:r>
      <w:proofErr w:type="gramStart"/>
      <w:r w:rsidRPr="00416FA9">
        <w:rPr>
          <w:lang w:val="en-US"/>
        </w:rPr>
        <w:t>partaking</w:t>
      </w:r>
      <w:proofErr w:type="gramEnd"/>
      <w:r w:rsidRPr="00416FA9">
        <w:rPr>
          <w:lang w:val="en-US"/>
        </w:rPr>
        <w:t xml:space="preserve"> in the survey.</w:t>
      </w:r>
    </w:p>
    <w:p w14:paraId="4EFBFE61" w14:textId="3D667C85" w:rsidR="00774C42" w:rsidRPr="00416FA9" w:rsidRDefault="00774C42" w:rsidP="00012700">
      <w:pPr>
        <w:numPr>
          <w:ilvl w:val="0"/>
          <w:numId w:val="66"/>
        </w:numPr>
        <w:jc w:val="both"/>
        <w:rPr>
          <w:lang w:val="en-US"/>
        </w:rPr>
      </w:pPr>
      <w:r w:rsidRPr="00416FA9">
        <w:rPr>
          <w:lang w:val="en-US"/>
        </w:rPr>
        <w:t xml:space="preserve">Pre-stimulus knowledge. Due to </w:t>
      </w:r>
      <w:r w:rsidR="00265843" w:rsidRPr="00416FA9">
        <w:rPr>
          <w:lang w:val="en-US"/>
        </w:rPr>
        <w:t>biases,</w:t>
      </w:r>
      <w:r w:rsidRPr="00416FA9">
        <w:rPr>
          <w:lang w:val="en-US"/>
        </w:rPr>
        <w:t xml:space="preserve"> it cannot be asked what information they knew about the subject beforehand.</w:t>
      </w:r>
    </w:p>
    <w:p w14:paraId="345ABC1C" w14:textId="13A4B785" w:rsidR="00774C42" w:rsidRPr="00416FA9" w:rsidRDefault="00774C42" w:rsidP="00012700">
      <w:pPr>
        <w:numPr>
          <w:ilvl w:val="0"/>
          <w:numId w:val="66"/>
        </w:numPr>
        <w:jc w:val="both"/>
        <w:rPr>
          <w:lang w:val="en-US"/>
        </w:rPr>
      </w:pPr>
      <w:r w:rsidRPr="00416FA9">
        <w:rPr>
          <w:lang w:val="en-US"/>
        </w:rPr>
        <w:t xml:space="preserve">Stress inducement. It is unclear if the time limit of 10 minutes </w:t>
      </w:r>
      <w:r w:rsidR="00B32BDA" w:rsidRPr="00416FA9">
        <w:rPr>
          <w:lang w:val="en-US"/>
        </w:rPr>
        <w:t>caused</w:t>
      </w:r>
      <w:r w:rsidRPr="00416FA9">
        <w:rPr>
          <w:lang w:val="en-US"/>
        </w:rPr>
        <w:t xml:space="preserve"> extra stress in participants and therefore </w:t>
      </w:r>
      <w:r w:rsidR="00EB1F7B" w:rsidRPr="00416FA9">
        <w:rPr>
          <w:lang w:val="en-US"/>
        </w:rPr>
        <w:t>affected</w:t>
      </w:r>
      <w:r w:rsidRPr="00416FA9">
        <w:rPr>
          <w:lang w:val="en-US"/>
        </w:rPr>
        <w:t xml:space="preserve"> their retention of information and </w:t>
      </w:r>
      <w:r w:rsidR="00EB1F7B" w:rsidRPr="00416FA9">
        <w:rPr>
          <w:lang w:val="en-US"/>
        </w:rPr>
        <w:t>affected</w:t>
      </w:r>
      <w:r w:rsidRPr="00416FA9">
        <w:rPr>
          <w:lang w:val="en-US"/>
        </w:rPr>
        <w:t xml:space="preserve"> their transportation and identification. </w:t>
      </w:r>
    </w:p>
    <w:p w14:paraId="17EF5517" w14:textId="7E79321C" w:rsidR="00774C42" w:rsidRDefault="00774C42" w:rsidP="00012700">
      <w:pPr>
        <w:numPr>
          <w:ilvl w:val="0"/>
          <w:numId w:val="66"/>
        </w:numPr>
        <w:jc w:val="both"/>
      </w:pPr>
      <w:r w:rsidRPr="00416FA9">
        <w:rPr>
          <w:lang w:val="en-US"/>
        </w:rPr>
        <w:t xml:space="preserve">Fact sheet vs story length. The length of </w:t>
      </w:r>
      <w:r w:rsidR="00B32BDA" w:rsidRPr="00416FA9">
        <w:rPr>
          <w:lang w:val="en-US"/>
        </w:rPr>
        <w:t>the fact</w:t>
      </w:r>
      <w:r w:rsidRPr="00416FA9">
        <w:rPr>
          <w:lang w:val="en-US"/>
        </w:rPr>
        <w:t xml:space="preserve"> sheet was much shorter than </w:t>
      </w:r>
      <w:r w:rsidR="00EB1F7B" w:rsidRPr="00416FA9">
        <w:rPr>
          <w:lang w:val="en-US"/>
        </w:rPr>
        <w:t>the stories</w:t>
      </w:r>
      <w:r w:rsidRPr="00416FA9">
        <w:rPr>
          <w:lang w:val="en-US"/>
        </w:rPr>
        <w:t xml:space="preserve">. </w:t>
      </w:r>
      <w:r>
        <w:t>This cannot be countered.</w:t>
      </w:r>
    </w:p>
    <w:p w14:paraId="53A021CE" w14:textId="5CC51BA7" w:rsidR="00774C42" w:rsidRPr="00416FA9" w:rsidRDefault="007012E7" w:rsidP="00012700">
      <w:pPr>
        <w:numPr>
          <w:ilvl w:val="0"/>
          <w:numId w:val="66"/>
        </w:numPr>
        <w:jc w:val="both"/>
        <w:rPr>
          <w:lang w:val="en-US"/>
        </w:rPr>
      </w:pPr>
      <w:r w:rsidRPr="00416FA9">
        <w:rPr>
          <w:lang w:val="en-US"/>
        </w:rPr>
        <w:t>The length</w:t>
      </w:r>
      <w:r w:rsidR="00774C42" w:rsidRPr="00416FA9">
        <w:rPr>
          <w:lang w:val="en-US"/>
        </w:rPr>
        <w:t xml:space="preserve"> between reading the fact sheet and retention questions was shorter </w:t>
      </w:r>
      <w:r w:rsidR="00EB1F7B" w:rsidRPr="00416FA9">
        <w:rPr>
          <w:lang w:val="en-US"/>
        </w:rPr>
        <w:t>because</w:t>
      </w:r>
      <w:r w:rsidR="00774C42" w:rsidRPr="00416FA9">
        <w:rPr>
          <w:lang w:val="en-US"/>
        </w:rPr>
        <w:t xml:space="preserve"> identification questions were not asked.</w:t>
      </w:r>
    </w:p>
    <w:p w14:paraId="413DBC7E" w14:textId="77777777" w:rsidR="00774C42" w:rsidRPr="00416FA9" w:rsidRDefault="00774C42" w:rsidP="00012700">
      <w:pPr>
        <w:numPr>
          <w:ilvl w:val="0"/>
          <w:numId w:val="66"/>
        </w:numPr>
        <w:jc w:val="both"/>
        <w:rPr>
          <w:lang w:val="en-US"/>
        </w:rPr>
      </w:pPr>
      <w:r w:rsidRPr="00416FA9">
        <w:rPr>
          <w:lang w:val="en-US"/>
        </w:rPr>
        <w:t>Gender bias. It is not asked whether participants identify as nonbinary or transgender.</w:t>
      </w:r>
    </w:p>
    <w:p w14:paraId="787513BF" w14:textId="77777777" w:rsidR="00774C42" w:rsidRPr="00416FA9" w:rsidRDefault="00774C42" w:rsidP="00012700">
      <w:pPr>
        <w:numPr>
          <w:ilvl w:val="0"/>
          <w:numId w:val="66"/>
        </w:numPr>
        <w:jc w:val="both"/>
        <w:rPr>
          <w:lang w:val="en-US"/>
        </w:rPr>
      </w:pPr>
      <w:r w:rsidRPr="00416FA9">
        <w:rPr>
          <w:lang w:val="en-US"/>
        </w:rPr>
        <w:lastRenderedPageBreak/>
        <w:t>Brain visualization bias. Participants might have different forms of brain visualization. This can affect how they answer the personal relevance questions.</w:t>
      </w:r>
    </w:p>
    <w:p w14:paraId="3E838EC2" w14:textId="77777777" w:rsidR="00774C42" w:rsidRPr="00416FA9" w:rsidRDefault="00774C42" w:rsidP="00012700">
      <w:pPr>
        <w:numPr>
          <w:ilvl w:val="0"/>
          <w:numId w:val="66"/>
        </w:numPr>
        <w:jc w:val="both"/>
        <w:rPr>
          <w:lang w:val="en-US"/>
        </w:rPr>
      </w:pPr>
      <w:r w:rsidRPr="00416FA9">
        <w:rPr>
          <w:lang w:val="en-US"/>
        </w:rPr>
        <w:t>Level of language. The language used in the survey might not be understood by all participants.</w:t>
      </w:r>
    </w:p>
    <w:p w14:paraId="5808726E" w14:textId="4974F822" w:rsidR="00774C42" w:rsidRDefault="00774C42" w:rsidP="00012700">
      <w:pPr>
        <w:numPr>
          <w:ilvl w:val="0"/>
          <w:numId w:val="66"/>
        </w:numPr>
        <w:jc w:val="both"/>
      </w:pPr>
      <w:r w:rsidRPr="00416FA9">
        <w:rPr>
          <w:lang w:val="en-US"/>
        </w:rPr>
        <w:t xml:space="preserve">Participant emotional state bias. It cannot be controlled for if the participants have a good or bad day, while it can influence their answers. </w:t>
      </w:r>
      <w:r w:rsidR="007012E7">
        <w:t>Therefore,</w:t>
      </w:r>
      <w:r>
        <w:t xml:space="preserve"> this is a </w:t>
      </w:r>
      <w:r w:rsidR="007012E7">
        <w:t>quasi-experiment</w:t>
      </w:r>
      <w:r>
        <w:t>.</w:t>
      </w:r>
    </w:p>
    <w:p w14:paraId="571ACA83" w14:textId="189A36FA" w:rsidR="00774C42" w:rsidRPr="00416FA9" w:rsidRDefault="00774C42" w:rsidP="00012700">
      <w:pPr>
        <w:numPr>
          <w:ilvl w:val="0"/>
          <w:numId w:val="66"/>
        </w:numPr>
        <w:jc w:val="both"/>
        <w:rPr>
          <w:lang w:val="en-US"/>
        </w:rPr>
      </w:pPr>
      <w:r w:rsidRPr="00416FA9">
        <w:rPr>
          <w:lang w:val="en-US"/>
        </w:rPr>
        <w:t xml:space="preserve">There is only one question related to </w:t>
      </w:r>
      <w:r w:rsidR="00B32BDA" w:rsidRPr="00416FA9">
        <w:rPr>
          <w:lang w:val="en-US"/>
        </w:rPr>
        <w:t>integration</w:t>
      </w:r>
      <w:r w:rsidRPr="00416FA9">
        <w:rPr>
          <w:lang w:val="en-US"/>
        </w:rPr>
        <w:t xml:space="preserve">, and it is </w:t>
      </w:r>
      <w:r w:rsidR="00EB1F7B" w:rsidRPr="00416FA9">
        <w:rPr>
          <w:lang w:val="en-US"/>
        </w:rPr>
        <w:t>more</w:t>
      </w:r>
      <w:r w:rsidRPr="00416FA9">
        <w:rPr>
          <w:lang w:val="en-US"/>
        </w:rPr>
        <w:t xml:space="preserve"> about the relatedness to the story instead of integration. </w:t>
      </w:r>
    </w:p>
    <w:p w14:paraId="39D7FAA7" w14:textId="556025C6" w:rsidR="00774C42" w:rsidRPr="00416FA9" w:rsidRDefault="007012E7" w:rsidP="00012700">
      <w:pPr>
        <w:numPr>
          <w:ilvl w:val="0"/>
          <w:numId w:val="66"/>
        </w:numPr>
        <w:jc w:val="both"/>
        <w:rPr>
          <w:lang w:val="en-US"/>
        </w:rPr>
      </w:pPr>
      <w:commentRangeStart w:id="270"/>
      <w:r>
        <w:rPr>
          <w:lang w:val="en-US"/>
        </w:rPr>
        <w:t xml:space="preserve">The </w:t>
      </w:r>
      <w:r w:rsidR="00774C42" w:rsidRPr="00416FA9">
        <w:rPr>
          <w:lang w:val="en-US"/>
        </w:rPr>
        <w:t xml:space="preserve">Systematic Message Processing result is less reliable </w:t>
      </w:r>
      <w:r w:rsidRPr="00416FA9">
        <w:rPr>
          <w:lang w:val="en-US"/>
        </w:rPr>
        <w:t>than</w:t>
      </w:r>
      <w:r w:rsidR="00774C42" w:rsidRPr="00416FA9">
        <w:rPr>
          <w:lang w:val="en-US"/>
        </w:rPr>
        <w:t xml:space="preserve"> in previous studies due to lack of certain questions. </w:t>
      </w:r>
      <w:commentRangeEnd w:id="270"/>
      <w:r w:rsidR="00333752">
        <w:rPr>
          <w:rStyle w:val="CommentReference"/>
        </w:rPr>
        <w:commentReference w:id="270"/>
      </w:r>
    </w:p>
    <w:p w14:paraId="2DB7A432" w14:textId="77777777" w:rsidR="00774C42" w:rsidRPr="00416FA9" w:rsidRDefault="00774C42" w:rsidP="00012700">
      <w:pPr>
        <w:numPr>
          <w:ilvl w:val="0"/>
          <w:numId w:val="66"/>
        </w:numPr>
        <w:jc w:val="both"/>
        <w:rPr>
          <w:lang w:val="en-US"/>
        </w:rPr>
      </w:pPr>
      <w:r w:rsidRPr="00416FA9">
        <w:rPr>
          <w:lang w:val="en-US"/>
        </w:rPr>
        <w:t xml:space="preserve">The fact sheet and the stories cannot be compared due to </w:t>
      </w:r>
      <w:proofErr w:type="gramStart"/>
      <w:r w:rsidRPr="00416FA9">
        <w:rPr>
          <w:lang w:val="en-US"/>
        </w:rPr>
        <w:t>them</w:t>
      </w:r>
      <w:proofErr w:type="gramEnd"/>
      <w:r w:rsidRPr="00416FA9">
        <w:rPr>
          <w:lang w:val="en-US"/>
        </w:rPr>
        <w:t xml:space="preserve"> having different elements.</w:t>
      </w:r>
    </w:p>
    <w:p w14:paraId="7922EF99" w14:textId="60D5287C" w:rsidR="00774C42" w:rsidRDefault="00774C42" w:rsidP="00012700">
      <w:pPr>
        <w:numPr>
          <w:ilvl w:val="0"/>
          <w:numId w:val="66"/>
        </w:numPr>
        <w:jc w:val="both"/>
      </w:pPr>
      <w:r w:rsidRPr="00416FA9">
        <w:rPr>
          <w:lang w:val="en-US"/>
        </w:rPr>
        <w:t xml:space="preserve">Limitation to group control. The randomization script is pure random. </w:t>
      </w:r>
      <w:r w:rsidR="00EF01DC" w:rsidRPr="00416FA9">
        <w:rPr>
          <w:lang w:val="en-US"/>
        </w:rPr>
        <w:t>Therefore,</w:t>
      </w:r>
      <w:r w:rsidRPr="00416FA9">
        <w:rPr>
          <w:lang w:val="en-US"/>
        </w:rPr>
        <w:t xml:space="preserve"> it does not have a check to make sure each story is read by an equal amount of people and that each demographic group of age, gender, </w:t>
      </w:r>
      <w:r w:rsidR="00333752" w:rsidRPr="00416FA9">
        <w:rPr>
          <w:lang w:val="en-US"/>
        </w:rPr>
        <w:t>etc.</w:t>
      </w:r>
      <w:r w:rsidRPr="00416FA9">
        <w:rPr>
          <w:lang w:val="en-US"/>
        </w:rPr>
        <w:t xml:space="preserve">, is equally divided among the different stories. </w:t>
      </w:r>
      <w:r>
        <w:t xml:space="preserve">It is recommended for future research </w:t>
      </w:r>
    </w:p>
    <w:p w14:paraId="4C4EADD4" w14:textId="77777777" w:rsidR="00774C42" w:rsidRDefault="00774C42" w:rsidP="00774C42">
      <w:pPr>
        <w:rPr>
          <w:highlight w:val="white"/>
        </w:rPr>
      </w:pPr>
    </w:p>
    <w:p w14:paraId="016F7191" w14:textId="77777777" w:rsidR="00774C42" w:rsidRDefault="00774C42" w:rsidP="00774C42">
      <w:pPr>
        <w:pStyle w:val="Heading2"/>
      </w:pPr>
      <w:bookmarkStart w:id="271" w:name="_iybq60pwz14y" w:colFirst="0" w:colLast="0"/>
      <w:bookmarkStart w:id="272" w:name="_Toc197521785"/>
      <w:bookmarkEnd w:id="271"/>
      <w:r>
        <w:t>3.11 Ethical considerations with methodology</w:t>
      </w:r>
      <w:bookmarkEnd w:id="272"/>
    </w:p>
    <w:p w14:paraId="2B646918" w14:textId="51A28923" w:rsidR="00774C42" w:rsidRPr="00416FA9" w:rsidRDefault="00774C42" w:rsidP="00774C42">
      <w:pPr>
        <w:jc w:val="both"/>
        <w:rPr>
          <w:highlight w:val="white"/>
          <w:lang w:val="en-US"/>
        </w:rPr>
      </w:pPr>
      <w:r w:rsidRPr="0B1E0682">
        <w:rPr>
          <w:highlight w:val="white"/>
          <w:lang w:val="en-US"/>
        </w:rPr>
        <w:t xml:space="preserve">Since the topic is about persuasion that includes participants, ethics </w:t>
      </w:r>
      <w:r w:rsidR="00EF01DC" w:rsidRPr="0B1E0682">
        <w:rPr>
          <w:highlight w:val="white"/>
          <w:lang w:val="en-US"/>
        </w:rPr>
        <w:t>must</w:t>
      </w:r>
      <w:r w:rsidRPr="0B1E0682">
        <w:rPr>
          <w:highlight w:val="white"/>
          <w:lang w:val="en-US"/>
        </w:rPr>
        <w:t xml:space="preserve"> be considered in the methodology. While certain ethics have already been discussed, potential damage as </w:t>
      </w:r>
      <w:proofErr w:type="gramStart"/>
      <w:r w:rsidRPr="0B1E0682">
        <w:rPr>
          <w:highlight w:val="white"/>
          <w:lang w:val="en-US"/>
        </w:rPr>
        <w:t>result</w:t>
      </w:r>
      <w:proofErr w:type="gramEnd"/>
      <w:r w:rsidRPr="0B1E0682">
        <w:rPr>
          <w:highlight w:val="white"/>
          <w:lang w:val="en-US"/>
        </w:rPr>
        <w:t xml:space="preserve"> of the methodology </w:t>
      </w:r>
      <w:proofErr w:type="gramStart"/>
      <w:r w:rsidRPr="0B1E0682">
        <w:rPr>
          <w:highlight w:val="white"/>
          <w:lang w:val="en-US"/>
        </w:rPr>
        <w:t>have to</w:t>
      </w:r>
      <w:proofErr w:type="gramEnd"/>
      <w:r w:rsidRPr="0B1E0682">
        <w:rPr>
          <w:highlight w:val="white"/>
          <w:lang w:val="en-US"/>
        </w:rPr>
        <w:t xml:space="preserve"> be considered. </w:t>
      </w:r>
    </w:p>
    <w:p w14:paraId="46209802" w14:textId="77777777" w:rsidR="00774C42" w:rsidRPr="00416FA9" w:rsidRDefault="00774C42" w:rsidP="00774C42">
      <w:pPr>
        <w:jc w:val="both"/>
        <w:rPr>
          <w:highlight w:val="white"/>
          <w:lang w:val="en-US"/>
        </w:rPr>
      </w:pPr>
    </w:p>
    <w:p w14:paraId="6B746558" w14:textId="73A5175E" w:rsidR="00774C42" w:rsidRPr="00416FA9" w:rsidRDefault="00774C42" w:rsidP="00774C42">
      <w:pPr>
        <w:jc w:val="both"/>
        <w:rPr>
          <w:highlight w:val="white"/>
          <w:lang w:val="en-US"/>
        </w:rPr>
      </w:pPr>
      <w:r w:rsidRPr="0B1E0682">
        <w:rPr>
          <w:highlight w:val="white"/>
          <w:lang w:val="en-US"/>
        </w:rPr>
        <w:t xml:space="preserve">One of the ethical </w:t>
      </w:r>
      <w:r w:rsidR="00333752" w:rsidRPr="0B1E0682">
        <w:rPr>
          <w:highlight w:val="white"/>
          <w:lang w:val="en-US"/>
        </w:rPr>
        <w:t>considerations</w:t>
      </w:r>
      <w:r w:rsidRPr="0B1E0682">
        <w:rPr>
          <w:highlight w:val="white"/>
          <w:lang w:val="en-US"/>
        </w:rPr>
        <w:t xml:space="preserve"> as result of the methodology is the result of the combination of the demographics. Due to collection of gender, degree, age, and whether the participant is studying or not, in combination with retention, could lead to findings that due to small participant count</w:t>
      </w:r>
      <w:r w:rsidR="63A872E6" w:rsidRPr="0B1E0682">
        <w:rPr>
          <w:highlight w:val="white"/>
          <w:lang w:val="en-US"/>
        </w:rPr>
        <w:t xml:space="preserve"> might</w:t>
      </w:r>
      <w:r w:rsidRPr="0B1E0682">
        <w:rPr>
          <w:highlight w:val="white"/>
          <w:lang w:val="en-US"/>
        </w:rPr>
        <w:t xml:space="preserve"> lead to bias. The potential </w:t>
      </w:r>
      <w:r w:rsidR="00FF2327" w:rsidRPr="0B1E0682">
        <w:rPr>
          <w:highlight w:val="white"/>
          <w:lang w:val="en-US"/>
        </w:rPr>
        <w:t>for</w:t>
      </w:r>
      <w:r w:rsidRPr="0B1E0682">
        <w:rPr>
          <w:highlight w:val="white"/>
          <w:lang w:val="en-US"/>
        </w:rPr>
        <w:t xml:space="preserve"> reinforcement of negative stereotypes has been considered and found to be minimal. However, the researcher has considered that if the results of the data find potential unforeseen harmful conclusions, the defense of the thesis might be done under a </w:t>
      </w:r>
      <w:r w:rsidR="7054F6E0" w:rsidRPr="0B1E0682">
        <w:rPr>
          <w:highlight w:val="white"/>
          <w:lang w:val="en-US"/>
        </w:rPr>
        <w:t>n</w:t>
      </w:r>
      <w:r w:rsidRPr="0B1E0682">
        <w:rPr>
          <w:highlight w:val="white"/>
          <w:lang w:val="en-US"/>
        </w:rPr>
        <w:t xml:space="preserve">on-disclosure agreement and the paper itself will not be published on an online platform. </w:t>
      </w:r>
    </w:p>
    <w:p w14:paraId="6B60D69B" w14:textId="77777777" w:rsidR="00774C42" w:rsidRPr="00416FA9" w:rsidRDefault="00774C42" w:rsidP="00774C42">
      <w:pPr>
        <w:jc w:val="both"/>
        <w:rPr>
          <w:highlight w:val="white"/>
          <w:lang w:val="en-US"/>
        </w:rPr>
      </w:pPr>
      <w:commentRangeStart w:id="273"/>
      <w:r w:rsidRPr="0B1E0682">
        <w:rPr>
          <w:highlight w:val="white"/>
          <w:lang w:val="en-US"/>
        </w:rPr>
        <w:t xml:space="preserve">Another issue regarding the demographic is the data in combination with the given email addresses, leading to privacy concerns. Email addresses often contain information such as the name and birth year. </w:t>
      </w:r>
    </w:p>
    <w:p w14:paraId="7D15D90A" w14:textId="77777777" w:rsidR="00774C42" w:rsidRPr="00416FA9" w:rsidRDefault="00774C42" w:rsidP="00774C42">
      <w:pPr>
        <w:jc w:val="both"/>
        <w:rPr>
          <w:highlight w:val="white"/>
          <w:lang w:val="en-US"/>
        </w:rPr>
      </w:pPr>
    </w:p>
    <w:p w14:paraId="4A3441A7" w14:textId="1F7E6969" w:rsidR="00774C42" w:rsidRPr="00416FA9" w:rsidRDefault="00774C42" w:rsidP="00774C42">
      <w:pPr>
        <w:jc w:val="both"/>
        <w:rPr>
          <w:highlight w:val="white"/>
          <w:lang w:val="en-US"/>
        </w:rPr>
      </w:pPr>
      <w:r w:rsidRPr="0B1E0682">
        <w:rPr>
          <w:highlight w:val="white"/>
          <w:lang w:val="en-US"/>
        </w:rPr>
        <w:t>The concern is that if a leak occurs, other people can target certain participan</w:t>
      </w:r>
      <w:commentRangeStart w:id="274"/>
      <w:r w:rsidRPr="0B1E0682">
        <w:rPr>
          <w:highlight w:val="white"/>
          <w:lang w:val="en-US"/>
        </w:rPr>
        <w:t>ts</w:t>
      </w:r>
      <w:r w:rsidR="00333752" w:rsidRPr="0B1E0682">
        <w:rPr>
          <w:highlight w:val="white"/>
          <w:lang w:val="en-US"/>
        </w:rPr>
        <w:t>’</w:t>
      </w:r>
      <w:r w:rsidRPr="0B1E0682">
        <w:rPr>
          <w:highlight w:val="white"/>
          <w:lang w:val="en-US"/>
        </w:rPr>
        <w:t xml:space="preserve"> their emai</w:t>
      </w:r>
      <w:commentRangeEnd w:id="274"/>
      <w:r>
        <w:rPr>
          <w:rStyle w:val="CommentReference"/>
        </w:rPr>
        <w:commentReference w:id="274"/>
      </w:r>
      <w:r w:rsidRPr="0B1E0682">
        <w:rPr>
          <w:highlight w:val="white"/>
          <w:lang w:val="en-US"/>
        </w:rPr>
        <w:t>l address</w:t>
      </w:r>
      <w:commentRangeEnd w:id="273"/>
      <w:r>
        <w:rPr>
          <w:rStyle w:val="CommentReference"/>
        </w:rPr>
        <w:commentReference w:id="273"/>
      </w:r>
      <w:r w:rsidRPr="0B1E0682">
        <w:rPr>
          <w:highlight w:val="white"/>
          <w:lang w:val="en-US"/>
        </w:rPr>
        <w:t xml:space="preserve">es when they have specific demographic data such as targeting minorities or vulnerable people and pressure them, blackmail, targeted advertisement, or otherwise. The combination of </w:t>
      </w:r>
      <w:r w:rsidR="00333752" w:rsidRPr="0B1E0682">
        <w:rPr>
          <w:highlight w:val="white"/>
          <w:lang w:val="en-US"/>
        </w:rPr>
        <w:t>email</w:t>
      </w:r>
      <w:r w:rsidRPr="0B1E0682">
        <w:rPr>
          <w:highlight w:val="white"/>
          <w:lang w:val="en-US"/>
        </w:rPr>
        <w:t xml:space="preserve"> address and </w:t>
      </w:r>
      <w:r w:rsidR="00333752" w:rsidRPr="0B1E0682">
        <w:rPr>
          <w:highlight w:val="white"/>
          <w:lang w:val="en-US"/>
        </w:rPr>
        <w:t>demographic</w:t>
      </w:r>
      <w:r w:rsidRPr="0B1E0682">
        <w:rPr>
          <w:highlight w:val="white"/>
          <w:lang w:val="en-US"/>
        </w:rPr>
        <w:t xml:space="preserve"> data makes people identifiable regarding the survey answers, which is a large concern. The researcher has taken extra security measures, however it is recommended for future researchers to </w:t>
      </w:r>
      <w:commentRangeStart w:id="275"/>
      <w:r w:rsidRPr="0B1E0682">
        <w:rPr>
          <w:highlight w:val="white"/>
          <w:lang w:val="en-US"/>
        </w:rPr>
        <w:t>improve the survey automation script to give participants a 6 character unique code for them to fill in that can be used as identifier for the story survey and retention survey instead of their email address.</w:t>
      </w:r>
      <w:commentRangeEnd w:id="275"/>
      <w:r>
        <w:rPr>
          <w:rStyle w:val="CommentReference"/>
        </w:rPr>
        <w:commentReference w:id="275"/>
      </w:r>
      <w:r w:rsidRPr="0B1E0682">
        <w:rPr>
          <w:highlight w:val="white"/>
          <w:lang w:val="en-US"/>
        </w:rPr>
        <w:t xml:space="preserve"> By making sure they keep the email they can fill in the code again with the retention survey, thus the email address </w:t>
      </w:r>
      <w:r w:rsidR="42E2BF26" w:rsidRPr="0B1E0682">
        <w:rPr>
          <w:highlight w:val="white"/>
          <w:lang w:val="en-US"/>
        </w:rPr>
        <w:t xml:space="preserve">is </w:t>
      </w:r>
      <w:r w:rsidRPr="0B1E0682">
        <w:rPr>
          <w:highlight w:val="white"/>
          <w:lang w:val="en-US"/>
        </w:rPr>
        <w:t>separated from any answer given and replaced with a unique code.</w:t>
      </w:r>
    </w:p>
    <w:p w14:paraId="51C78898" w14:textId="77777777" w:rsidR="00774C42" w:rsidRPr="00416FA9" w:rsidRDefault="00774C42" w:rsidP="00774C42">
      <w:pPr>
        <w:jc w:val="both"/>
        <w:rPr>
          <w:highlight w:val="white"/>
          <w:lang w:val="en-US"/>
        </w:rPr>
      </w:pPr>
    </w:p>
    <w:p w14:paraId="6ED022C1" w14:textId="4F9EA926" w:rsidR="00774C42" w:rsidRPr="00416FA9" w:rsidRDefault="00774C42" w:rsidP="00774C42">
      <w:pPr>
        <w:jc w:val="both"/>
        <w:rPr>
          <w:highlight w:val="white"/>
          <w:lang w:val="en-US"/>
        </w:rPr>
      </w:pPr>
      <w:r w:rsidRPr="0B1E0682">
        <w:rPr>
          <w:highlight w:val="white"/>
          <w:lang w:val="en-US"/>
        </w:rPr>
        <w:lastRenderedPageBreak/>
        <w:t>Ethical considerations ha</w:t>
      </w:r>
      <w:r w:rsidR="4B4122A6" w:rsidRPr="0B1E0682">
        <w:rPr>
          <w:highlight w:val="white"/>
          <w:lang w:val="en-US"/>
        </w:rPr>
        <w:t>ve</w:t>
      </w:r>
      <w:r w:rsidRPr="0B1E0682">
        <w:rPr>
          <w:highlight w:val="white"/>
          <w:lang w:val="en-US"/>
        </w:rPr>
        <w:t xml:space="preserve"> also been considered regarding information retrieved and data privacy. </w:t>
      </w:r>
      <w:r w:rsidR="00333752" w:rsidRPr="0B1E0682">
        <w:rPr>
          <w:highlight w:val="white"/>
          <w:lang w:val="en-US"/>
        </w:rPr>
        <w:t>Therefore,</w:t>
      </w:r>
      <w:r w:rsidRPr="0B1E0682">
        <w:rPr>
          <w:highlight w:val="white"/>
          <w:lang w:val="en-US"/>
        </w:rPr>
        <w:t xml:space="preserve"> the researcher has taken security measures to secure the data and anonymize it. </w:t>
      </w:r>
    </w:p>
    <w:p w14:paraId="41D249C3" w14:textId="77777777" w:rsidR="00774C42" w:rsidRPr="00416FA9" w:rsidRDefault="00774C42" w:rsidP="00774C42">
      <w:pPr>
        <w:jc w:val="both"/>
        <w:rPr>
          <w:highlight w:val="white"/>
          <w:lang w:val="en-US"/>
        </w:rPr>
      </w:pPr>
    </w:p>
    <w:p w14:paraId="3B649D39" w14:textId="5B7CBF18" w:rsidR="00774C42" w:rsidRPr="00416FA9" w:rsidRDefault="00774C42" w:rsidP="00774C42">
      <w:pPr>
        <w:jc w:val="both"/>
        <w:rPr>
          <w:highlight w:val="white"/>
          <w:lang w:val="en-US"/>
        </w:rPr>
      </w:pPr>
      <w:r w:rsidRPr="00416FA9">
        <w:rPr>
          <w:highlight w:val="white"/>
          <w:lang w:val="en-US"/>
        </w:rPr>
        <w:t xml:space="preserve">As </w:t>
      </w:r>
      <w:r w:rsidR="00333752" w:rsidRPr="00416FA9">
        <w:rPr>
          <w:highlight w:val="white"/>
          <w:lang w:val="en-US"/>
        </w:rPr>
        <w:t>discussed,</w:t>
      </w:r>
      <w:r w:rsidRPr="00416FA9">
        <w:rPr>
          <w:highlight w:val="white"/>
          <w:lang w:val="en-US"/>
        </w:rPr>
        <w:t xml:space="preserve"> earlier limitations to the method can also lead to bias and </w:t>
      </w:r>
      <w:proofErr w:type="gramStart"/>
      <w:r w:rsidRPr="00416FA9">
        <w:rPr>
          <w:highlight w:val="white"/>
          <w:lang w:val="en-US"/>
        </w:rPr>
        <w:t>raises</w:t>
      </w:r>
      <w:proofErr w:type="gramEnd"/>
      <w:r w:rsidRPr="00416FA9">
        <w:rPr>
          <w:highlight w:val="white"/>
          <w:lang w:val="en-US"/>
        </w:rPr>
        <w:t xml:space="preserve"> ethical concerns. Another of these concerns is that only a western audience will participate and </w:t>
      </w:r>
      <w:r w:rsidR="00333752" w:rsidRPr="00416FA9">
        <w:rPr>
          <w:highlight w:val="white"/>
          <w:lang w:val="en-US"/>
        </w:rPr>
        <w:t>therefore it</w:t>
      </w:r>
      <w:r w:rsidRPr="00416FA9">
        <w:rPr>
          <w:highlight w:val="white"/>
          <w:lang w:val="en-US"/>
        </w:rPr>
        <w:t xml:space="preserve"> is not inclusive to the large variety of cultures. </w:t>
      </w:r>
    </w:p>
    <w:p w14:paraId="1DF07651" w14:textId="77777777" w:rsidR="00774C42" w:rsidRPr="00416FA9" w:rsidRDefault="00774C42" w:rsidP="00774C42">
      <w:pPr>
        <w:jc w:val="both"/>
        <w:rPr>
          <w:highlight w:val="white"/>
          <w:lang w:val="en-US"/>
        </w:rPr>
      </w:pPr>
    </w:p>
    <w:p w14:paraId="2CF7B667" w14:textId="77777777" w:rsidR="00774C42" w:rsidRPr="00416FA9" w:rsidRDefault="00774C42" w:rsidP="00774C42">
      <w:pPr>
        <w:jc w:val="both"/>
        <w:rPr>
          <w:highlight w:val="white"/>
          <w:lang w:val="en-US"/>
        </w:rPr>
      </w:pPr>
      <w:r w:rsidRPr="00416FA9">
        <w:rPr>
          <w:highlight w:val="white"/>
          <w:lang w:val="en-US"/>
        </w:rPr>
        <w:t xml:space="preserve">There have also been considerations to ask questions regarding mental disabilities, however due to this being a vulnerable group of people, this is not asked. </w:t>
      </w:r>
    </w:p>
    <w:p w14:paraId="298868B8" w14:textId="77777777" w:rsidR="00774C42" w:rsidRPr="00416FA9" w:rsidRDefault="00774C42" w:rsidP="00FE3A3E">
      <w:pPr>
        <w:jc w:val="both"/>
        <w:rPr>
          <w:lang w:val="en-US"/>
        </w:rPr>
      </w:pPr>
    </w:p>
    <w:p w14:paraId="00000084" w14:textId="7951C4CF" w:rsidR="00F670F2" w:rsidRDefault="00180D0D" w:rsidP="00FE3A3E">
      <w:pPr>
        <w:pStyle w:val="Heading3"/>
        <w:ind w:left="0"/>
      </w:pPr>
      <w:r>
        <w:br w:type="page"/>
      </w:r>
    </w:p>
    <w:p w14:paraId="00000085" w14:textId="48EF906C" w:rsidR="00F670F2" w:rsidRDefault="168640DD">
      <w:pPr>
        <w:pStyle w:val="Heading1"/>
      </w:pPr>
      <w:bookmarkStart w:id="276" w:name="_6mmhuj2m5was"/>
      <w:bookmarkStart w:id="277" w:name="_Toc197521786"/>
      <w:bookmarkEnd w:id="276"/>
      <w:commentRangeStart w:id="278"/>
      <w:r>
        <w:lastRenderedPageBreak/>
        <w:t xml:space="preserve">Chapter </w:t>
      </w:r>
      <w:commentRangeEnd w:id="278"/>
      <w:r w:rsidR="002200F4">
        <w:rPr>
          <w:rStyle w:val="CommentReference"/>
          <w:b w:val="0"/>
        </w:rPr>
        <w:commentReference w:id="278"/>
      </w:r>
      <w:commentRangeStart w:id="279"/>
      <w:r>
        <w:t>4</w:t>
      </w:r>
      <w:commentRangeEnd w:id="279"/>
      <w:r w:rsidR="00C8538F">
        <w:rPr>
          <w:rStyle w:val="CommentReference"/>
          <w:b w:val="0"/>
        </w:rPr>
        <w:commentReference w:id="279"/>
      </w:r>
      <w:commentRangeStart w:id="280"/>
      <w:r>
        <w:t>:</w:t>
      </w:r>
      <w:commentRangeEnd w:id="280"/>
      <w:r w:rsidR="000E277F">
        <w:rPr>
          <w:rStyle w:val="CommentReference"/>
          <w:b w:val="0"/>
        </w:rPr>
        <w:commentReference w:id="280"/>
      </w:r>
      <w:r>
        <w:t xml:space="preserve">  </w:t>
      </w:r>
      <w:commentRangeStart w:id="281"/>
      <w:r>
        <w:t xml:space="preserve">Data </w:t>
      </w:r>
      <w:commentRangeEnd w:id="281"/>
      <w:r w:rsidR="00C34DA1">
        <w:rPr>
          <w:rStyle w:val="CommentReference"/>
          <w:b w:val="0"/>
        </w:rPr>
        <w:commentReference w:id="281"/>
      </w:r>
      <w:commentRangeStart w:id="282"/>
      <w:r>
        <w:t xml:space="preserve">and </w:t>
      </w:r>
      <w:commentRangeEnd w:id="282"/>
      <w:r w:rsidR="00FC78E9">
        <w:rPr>
          <w:rStyle w:val="CommentReference"/>
          <w:b w:val="0"/>
        </w:rPr>
        <w:commentReference w:id="282"/>
      </w:r>
      <w:commentRangeStart w:id="283"/>
      <w:r>
        <w:t>Results</w:t>
      </w:r>
      <w:commentRangeEnd w:id="283"/>
      <w:r w:rsidR="007130F4">
        <w:rPr>
          <w:rStyle w:val="CommentReference"/>
          <w:b w:val="0"/>
        </w:rPr>
        <w:commentReference w:id="283"/>
      </w:r>
      <w:bookmarkEnd w:id="277"/>
    </w:p>
    <w:p w14:paraId="2193A895" w14:textId="0754110F" w:rsidR="0065389D" w:rsidRDefault="009E17F4" w:rsidP="0065389D">
      <w:pPr>
        <w:pStyle w:val="Heading2"/>
      </w:pPr>
      <w:bookmarkStart w:id="284" w:name="_Toc197521787"/>
      <w:r>
        <w:t>4.</w:t>
      </w:r>
      <w:commentRangeStart w:id="285"/>
      <w:r>
        <w:t xml:space="preserve">1 </w:t>
      </w:r>
      <w:commentRangeEnd w:id="285"/>
      <w:r w:rsidR="000E7264">
        <w:rPr>
          <w:rStyle w:val="CommentReference"/>
        </w:rPr>
        <w:commentReference w:id="285"/>
      </w:r>
      <w:r w:rsidR="00C6174A">
        <w:t>D</w:t>
      </w:r>
      <w:r w:rsidR="00433640">
        <w:t>isqualifications</w:t>
      </w:r>
      <w:r w:rsidR="0065389D">
        <w:t xml:space="preserve"> </w:t>
      </w:r>
      <w:r w:rsidR="00C6174A">
        <w:t xml:space="preserve">&amp; </w:t>
      </w:r>
      <w:commentRangeStart w:id="286"/>
      <w:r w:rsidR="00C6174A">
        <w:t>Faults in methodology</w:t>
      </w:r>
      <w:commentRangeEnd w:id="286"/>
      <w:r w:rsidR="00480E05">
        <w:rPr>
          <w:rStyle w:val="CommentReference"/>
        </w:rPr>
        <w:commentReference w:id="286"/>
      </w:r>
      <w:bookmarkEnd w:id="284"/>
    </w:p>
    <w:p w14:paraId="6AB08AAA" w14:textId="45F63B77" w:rsidR="009E17F4" w:rsidRDefault="009E17F4" w:rsidP="009E17F4">
      <w:pPr>
        <w:rPr>
          <w:lang w:val="en-US"/>
        </w:rPr>
      </w:pPr>
      <w:r w:rsidRPr="348B46B3">
        <w:rPr>
          <w:lang w:val="en-US"/>
        </w:rPr>
        <w:t>A total of 60 participants signed up for the study. Of those 60 participants, 40 participants submitted the survey</w:t>
      </w:r>
      <w:r w:rsidR="007C6181">
        <w:rPr>
          <w:lang w:val="en-US"/>
        </w:rPr>
        <w:t xml:space="preserve">, which leads to a cut </w:t>
      </w:r>
      <w:proofErr w:type="gramStart"/>
      <w:r w:rsidR="007C6181">
        <w:rPr>
          <w:lang w:val="en-US"/>
        </w:rPr>
        <w:t>off of</w:t>
      </w:r>
      <w:proofErr w:type="gramEnd"/>
      <w:r w:rsidR="007C6181">
        <w:rPr>
          <w:lang w:val="en-US"/>
        </w:rPr>
        <w:t xml:space="preserve"> 33%</w:t>
      </w:r>
      <w:r w:rsidRPr="348B46B3">
        <w:rPr>
          <w:lang w:val="en-US"/>
        </w:rPr>
        <w:t>. Of those 40 participants 29 are within the correct age group</w:t>
      </w:r>
      <w:r w:rsidR="00C6174A">
        <w:rPr>
          <w:lang w:val="en-US"/>
        </w:rPr>
        <w:t xml:space="preserve"> and </w:t>
      </w:r>
      <w:proofErr w:type="gramStart"/>
      <w:r w:rsidR="00C6174A">
        <w:rPr>
          <w:lang w:val="en-US"/>
        </w:rPr>
        <w:t>filled</w:t>
      </w:r>
      <w:proofErr w:type="gramEnd"/>
      <w:r w:rsidR="00C6174A">
        <w:rPr>
          <w:lang w:val="en-US"/>
        </w:rPr>
        <w:t xml:space="preserve"> in nearly all questions</w:t>
      </w:r>
      <w:r w:rsidRPr="348B46B3">
        <w:rPr>
          <w:lang w:val="en-US"/>
        </w:rPr>
        <w:t xml:space="preserve">. </w:t>
      </w:r>
      <w:r w:rsidR="00C6174A">
        <w:rPr>
          <w:lang w:val="en-US"/>
        </w:rPr>
        <w:t xml:space="preserve">Of the </w:t>
      </w:r>
      <w:r w:rsidR="00707F50">
        <w:rPr>
          <w:lang w:val="en-US"/>
        </w:rPr>
        <w:t>29 valid participants only 2 completed the retention survey</w:t>
      </w:r>
      <w:r w:rsidR="007C6181">
        <w:rPr>
          <w:lang w:val="en-US"/>
        </w:rPr>
        <w:t xml:space="preserve">, which gives a cut </w:t>
      </w:r>
      <w:proofErr w:type="gramStart"/>
      <w:r w:rsidR="007C6181">
        <w:rPr>
          <w:lang w:val="en-US"/>
        </w:rPr>
        <w:t>off of</w:t>
      </w:r>
      <w:proofErr w:type="gramEnd"/>
      <w:r w:rsidR="007C6181">
        <w:rPr>
          <w:lang w:val="en-US"/>
        </w:rPr>
        <w:t xml:space="preserve"> </w:t>
      </w:r>
      <w:r w:rsidR="007E7E8F">
        <w:rPr>
          <w:lang w:val="en-US"/>
        </w:rPr>
        <w:t>93%</w:t>
      </w:r>
      <w:r w:rsidR="00707F50">
        <w:rPr>
          <w:lang w:val="en-US"/>
        </w:rPr>
        <w:t xml:space="preserve">. </w:t>
      </w:r>
      <w:r w:rsidR="00656BBD">
        <w:rPr>
          <w:lang w:val="en-US"/>
        </w:rPr>
        <w:t xml:space="preserve">This is demonstrated in Figure 4.1. </w:t>
      </w:r>
      <w:r w:rsidR="00707F50">
        <w:rPr>
          <w:lang w:val="en-US"/>
        </w:rPr>
        <w:t xml:space="preserve">Due to the low amount of data on retention, this data is not significant enough to </w:t>
      </w:r>
      <w:r w:rsidR="00751277">
        <w:rPr>
          <w:lang w:val="en-US"/>
        </w:rPr>
        <w:t>analyze</w:t>
      </w:r>
      <w:r w:rsidR="00707F50">
        <w:rPr>
          <w:lang w:val="en-US"/>
        </w:rPr>
        <w:t xml:space="preserve"> as otherwise it might introduce bias.</w:t>
      </w:r>
      <w:r w:rsidR="000B7F67">
        <w:rPr>
          <w:lang w:val="en-US"/>
        </w:rPr>
        <w:t xml:space="preserve"> </w:t>
      </w:r>
    </w:p>
    <w:p w14:paraId="3278F8D2" w14:textId="77777777" w:rsidR="00EC66DE" w:rsidRDefault="00EC66DE" w:rsidP="009E17F4">
      <w:pPr>
        <w:rPr>
          <w:lang w:val="en-US"/>
        </w:rPr>
      </w:pPr>
    </w:p>
    <w:p w14:paraId="62F08F65" w14:textId="2FDD6854" w:rsidR="00EC66DE" w:rsidRDefault="00780655" w:rsidP="009E17F4">
      <w:pPr>
        <w:rPr>
          <w:lang w:val="en-US"/>
        </w:rPr>
      </w:pPr>
      <w:r w:rsidRPr="00780655">
        <w:t xml:space="preserve"> </w:t>
      </w:r>
      <w:r>
        <w:rPr>
          <w:noProof/>
        </w:rPr>
        <w:drawing>
          <wp:inline distT="0" distB="0" distL="0" distR="0" wp14:anchorId="6A8A5B61" wp14:editId="07ECB4B1">
            <wp:extent cx="5731510" cy="3391535"/>
            <wp:effectExtent l="0" t="0" r="2540" b="0"/>
            <wp:docPr id="209599470"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91535"/>
                    </a:xfrm>
                    <a:prstGeom prst="rect">
                      <a:avLst/>
                    </a:prstGeom>
                    <a:noFill/>
                    <a:ln>
                      <a:noFill/>
                    </a:ln>
                  </pic:spPr>
                </pic:pic>
              </a:graphicData>
            </a:graphic>
          </wp:inline>
        </w:drawing>
      </w:r>
    </w:p>
    <w:p w14:paraId="7F2B347E" w14:textId="613CABA2" w:rsidR="00EC66DE" w:rsidRDefault="00EC66DE" w:rsidP="00EC66DE">
      <w:r>
        <w:t xml:space="preserve">Figure </w:t>
      </w:r>
      <w:r w:rsidR="00656BBD">
        <w:t>4.1</w:t>
      </w:r>
      <w:r w:rsidRPr="00F41719">
        <w:t xml:space="preserve">: </w:t>
      </w:r>
      <w:r w:rsidR="00F41719">
        <w:t>B</w:t>
      </w:r>
      <w:r w:rsidR="00CA6899" w:rsidRPr="00F41719">
        <w:t>ar graph</w:t>
      </w:r>
      <w:r w:rsidRPr="00F41719">
        <w:t xml:space="preserve"> of participants</w:t>
      </w:r>
      <w:r w:rsidR="0070270E">
        <w:t>.</w:t>
      </w:r>
      <w:r w:rsidR="001F2780">
        <w:t xml:space="preserve"> </w:t>
      </w:r>
    </w:p>
    <w:p w14:paraId="6C3F3682" w14:textId="48EBA627" w:rsidR="00DA11CF" w:rsidRDefault="00DA11CF" w:rsidP="309FEA10">
      <w:pPr>
        <w:rPr>
          <w:lang w:val="en-US"/>
        </w:rPr>
      </w:pPr>
    </w:p>
    <w:p w14:paraId="4336F59E" w14:textId="0432A0C4" w:rsidR="00E13EB0" w:rsidRDefault="00A53D5B" w:rsidP="00EC66DE">
      <w:pPr>
        <w:rPr>
          <w:lang w:val="en-US"/>
        </w:rPr>
      </w:pPr>
      <w:r>
        <w:rPr>
          <w:lang w:val="en-US"/>
        </w:rPr>
        <w:t xml:space="preserve">20.7% (n = </w:t>
      </w:r>
      <w:r w:rsidR="009E17F4" w:rsidRPr="2B71DCD2">
        <w:rPr>
          <w:lang w:val="en-US"/>
        </w:rPr>
        <w:t>6</w:t>
      </w:r>
      <w:r>
        <w:rPr>
          <w:lang w:val="en-US"/>
        </w:rPr>
        <w:t>)</w:t>
      </w:r>
      <w:r w:rsidR="009E17F4" w:rsidRPr="2B71DCD2">
        <w:rPr>
          <w:lang w:val="en-US"/>
        </w:rPr>
        <w:t xml:space="preserve"> </w:t>
      </w:r>
      <w:r>
        <w:rPr>
          <w:lang w:val="en-US"/>
        </w:rPr>
        <w:t xml:space="preserve">of the </w:t>
      </w:r>
      <w:r w:rsidR="009E17F4" w:rsidRPr="2B71DCD2">
        <w:rPr>
          <w:lang w:val="en-US"/>
        </w:rPr>
        <w:t>participants did not fill in all questions. They were not disqualified as most of them only did not fill in a single question. However,</w:t>
      </w:r>
      <w:r w:rsidR="00404177">
        <w:rPr>
          <w:lang w:val="en-US"/>
        </w:rPr>
        <w:t xml:space="preserve"> future researchers should investigate deeper if questions should be mandatory answered or an NA option should be available</w:t>
      </w:r>
      <w:bookmarkStart w:id="287" w:name="_a5sjv65adyth"/>
      <w:bookmarkEnd w:id="287"/>
      <w:r w:rsidR="0070270E">
        <w:rPr>
          <w:lang w:val="en-US"/>
        </w:rPr>
        <w:t xml:space="preserve"> as well as the effects of it.</w:t>
      </w:r>
    </w:p>
    <w:p w14:paraId="3829FC75" w14:textId="77777777" w:rsidR="0089302C" w:rsidRPr="00416FA9" w:rsidRDefault="0089302C" w:rsidP="0089302C">
      <w:pPr>
        <w:rPr>
          <w:lang w:val="en-US"/>
        </w:rPr>
      </w:pPr>
    </w:p>
    <w:p w14:paraId="3976255F" w14:textId="7B9E1232" w:rsidR="0089302C" w:rsidRPr="00416FA9" w:rsidRDefault="00EC66DE" w:rsidP="0089302C">
      <w:pPr>
        <w:pStyle w:val="Heading2"/>
        <w:rPr>
          <w:lang w:val="en-US"/>
        </w:rPr>
      </w:pPr>
      <w:bookmarkStart w:id="288" w:name="_q7bae899pyvv"/>
      <w:bookmarkStart w:id="289" w:name="_Toc197521788"/>
      <w:bookmarkEnd w:id="288"/>
      <w:r>
        <w:rPr>
          <w:lang w:val="en-US"/>
        </w:rPr>
        <w:t xml:space="preserve">4.2 </w:t>
      </w:r>
      <w:r w:rsidR="0089302C" w:rsidRPr="348B46B3">
        <w:rPr>
          <w:lang w:val="en-US"/>
        </w:rPr>
        <w:t>Demographics findings</w:t>
      </w:r>
      <w:bookmarkEnd w:id="289"/>
    </w:p>
    <w:p w14:paraId="221BD9B3" w14:textId="2854C7A5" w:rsidR="348B46B3" w:rsidRDefault="00F51417" w:rsidP="003D5FAF">
      <w:r>
        <w:t xml:space="preserve">Of the </w:t>
      </w:r>
      <w:r w:rsidR="00C95979">
        <w:t xml:space="preserve">29 participants, </w:t>
      </w:r>
      <w:r w:rsidR="0049484B">
        <w:t>55</w:t>
      </w:r>
      <w:r w:rsidR="00A53D5B">
        <w:t>.2</w:t>
      </w:r>
      <w:r w:rsidR="0049484B">
        <w:t>%</w:t>
      </w:r>
      <w:r w:rsidR="00D04D79">
        <w:t xml:space="preserve"> </w:t>
      </w:r>
      <w:r w:rsidR="0049484B">
        <w:t>(n = 16)</w:t>
      </w:r>
      <w:r w:rsidR="00CB0C7D">
        <w:t xml:space="preserve"> were </w:t>
      </w:r>
      <w:r w:rsidR="0014227D">
        <w:t>m</w:t>
      </w:r>
      <w:r w:rsidR="0049484B">
        <w:t xml:space="preserve">ale, </w:t>
      </w:r>
      <w:r w:rsidR="003F628F">
        <w:t>41</w:t>
      </w:r>
      <w:r w:rsidR="00B421CD">
        <w:t>.4</w:t>
      </w:r>
      <w:r w:rsidR="003F628F">
        <w:t xml:space="preserve">% (n = 12) were female, and </w:t>
      </w:r>
      <w:r w:rsidR="00FA478B">
        <w:t>3</w:t>
      </w:r>
      <w:r w:rsidR="00B421CD">
        <w:t>.4</w:t>
      </w:r>
      <w:r w:rsidR="00FA478B">
        <w:t xml:space="preserve">% (n = 1) preferred not to say. </w:t>
      </w:r>
      <w:proofErr w:type="gramStart"/>
      <w:r w:rsidR="007E110F">
        <w:t>The majority</w:t>
      </w:r>
      <w:r w:rsidR="00B421CD">
        <w:t xml:space="preserve"> of</w:t>
      </w:r>
      <w:proofErr w:type="gramEnd"/>
      <w:r w:rsidR="00B421CD">
        <w:t xml:space="preserve"> the participants with</w:t>
      </w:r>
      <w:r w:rsidR="007E110F">
        <w:t xml:space="preserve"> 8</w:t>
      </w:r>
      <w:r w:rsidR="00B421CD">
        <w:t>2.8</w:t>
      </w:r>
      <w:r w:rsidR="007E110F">
        <w:t xml:space="preserve">% (N = 24) was </w:t>
      </w:r>
      <w:commentRangeStart w:id="290"/>
      <w:commentRangeStart w:id="291"/>
      <w:r w:rsidR="007E110F">
        <w:t>European</w:t>
      </w:r>
      <w:commentRangeEnd w:id="290"/>
      <w:r w:rsidR="00671F71">
        <w:rPr>
          <w:rStyle w:val="CommentReference"/>
        </w:rPr>
        <w:commentReference w:id="290"/>
      </w:r>
      <w:commentRangeEnd w:id="291"/>
      <w:r w:rsidR="00671F71">
        <w:rPr>
          <w:rStyle w:val="CommentReference"/>
        </w:rPr>
        <w:commentReference w:id="291"/>
      </w:r>
      <w:r w:rsidR="007E110F">
        <w:t xml:space="preserve">. </w:t>
      </w:r>
      <w:r w:rsidR="00D4590A">
        <w:t>However, t</w:t>
      </w:r>
      <w:r w:rsidR="31631327">
        <w:t>he participant count was too l</w:t>
      </w:r>
      <w:r w:rsidR="6A030DBC">
        <w:t>ow to make an impact on gender or nationality, therefore th</w:t>
      </w:r>
      <w:r w:rsidR="00D4590A">
        <w:t>e</w:t>
      </w:r>
      <w:r w:rsidR="6A030DBC">
        <w:t xml:space="preserve">se factors </w:t>
      </w:r>
      <w:r w:rsidR="00D4590A">
        <w:t xml:space="preserve">are not further analysed. </w:t>
      </w:r>
    </w:p>
    <w:p w14:paraId="284975F4" w14:textId="74CD1CE4" w:rsidR="004D4AF0" w:rsidRDefault="00FA42A4" w:rsidP="003D5FAF">
      <w:pPr>
        <w:rPr>
          <w:lang w:val="en-US"/>
        </w:rPr>
      </w:pPr>
      <w:r>
        <w:rPr>
          <w:lang w:val="en-US"/>
        </w:rPr>
        <w:t>6</w:t>
      </w:r>
      <w:r w:rsidR="00BA2EC1">
        <w:rPr>
          <w:lang w:val="en-US"/>
        </w:rPr>
        <w:t>9</w:t>
      </w:r>
      <w:r w:rsidR="0089302C" w:rsidRPr="00416FA9">
        <w:rPr>
          <w:lang w:val="en-US"/>
        </w:rPr>
        <w:t>%</w:t>
      </w:r>
      <w:r w:rsidR="00D04D79">
        <w:rPr>
          <w:lang w:val="en-US"/>
        </w:rPr>
        <w:t xml:space="preserve"> </w:t>
      </w:r>
      <w:r w:rsidR="00C04235">
        <w:rPr>
          <w:lang w:val="en-US"/>
        </w:rPr>
        <w:t>(n = 20)</w:t>
      </w:r>
      <w:r w:rsidR="0089302C" w:rsidRPr="00416FA9">
        <w:rPr>
          <w:lang w:val="en-US"/>
        </w:rPr>
        <w:t xml:space="preserve"> of the participants </w:t>
      </w:r>
      <w:r w:rsidR="00D04D79" w:rsidRPr="00416FA9">
        <w:rPr>
          <w:lang w:val="en-US"/>
        </w:rPr>
        <w:t>were</w:t>
      </w:r>
      <w:r w:rsidR="0089302C" w:rsidRPr="00416FA9">
        <w:rPr>
          <w:lang w:val="en-US"/>
        </w:rPr>
        <w:t xml:space="preserve"> currently studying a form of formal education</w:t>
      </w:r>
      <w:r w:rsidR="001A0DD2">
        <w:rPr>
          <w:lang w:val="en-US"/>
        </w:rPr>
        <w:t xml:space="preserve">, while </w:t>
      </w:r>
      <w:r w:rsidR="006A30EC">
        <w:rPr>
          <w:lang w:val="en-US"/>
        </w:rPr>
        <w:t>28%</w:t>
      </w:r>
      <w:r w:rsidR="00A454A4">
        <w:rPr>
          <w:lang w:val="en-US"/>
        </w:rPr>
        <w:t>. 3</w:t>
      </w:r>
      <w:r w:rsidR="00D04D79">
        <w:rPr>
          <w:lang w:val="en-US"/>
        </w:rPr>
        <w:t>.4</w:t>
      </w:r>
      <w:r w:rsidR="00A454A4">
        <w:rPr>
          <w:lang w:val="en-US"/>
        </w:rPr>
        <w:t>%</w:t>
      </w:r>
      <w:r w:rsidR="00D04D79">
        <w:rPr>
          <w:lang w:val="en-US"/>
        </w:rPr>
        <w:t xml:space="preserve"> </w:t>
      </w:r>
      <w:r w:rsidR="00A454A4">
        <w:rPr>
          <w:lang w:val="en-US"/>
        </w:rPr>
        <w:t>(n = 1) did not provide an answer.</w:t>
      </w:r>
    </w:p>
    <w:p w14:paraId="4B2DCF8D" w14:textId="74CC5F99" w:rsidR="0089302C" w:rsidRPr="00416FA9" w:rsidRDefault="002B641A" w:rsidP="000E47B4">
      <w:pPr>
        <w:rPr>
          <w:lang w:val="en-US"/>
        </w:rPr>
      </w:pPr>
      <w:r>
        <w:rPr>
          <w:lang w:val="en-US"/>
        </w:rPr>
        <w:lastRenderedPageBreak/>
        <w:t xml:space="preserve">For their last received degree </w:t>
      </w:r>
      <w:r w:rsidR="00443665">
        <w:rPr>
          <w:lang w:val="en-US"/>
        </w:rPr>
        <w:t>5</w:t>
      </w:r>
      <w:r w:rsidR="00BF5F22">
        <w:rPr>
          <w:lang w:val="en-US"/>
        </w:rPr>
        <w:t>1.7</w:t>
      </w:r>
      <w:r w:rsidR="00443665">
        <w:rPr>
          <w:lang w:val="en-US"/>
        </w:rPr>
        <w:t>%</w:t>
      </w:r>
      <w:r w:rsidR="00D04D79">
        <w:rPr>
          <w:lang w:val="en-US"/>
        </w:rPr>
        <w:t xml:space="preserve"> </w:t>
      </w:r>
      <w:r w:rsidR="00443665">
        <w:rPr>
          <w:lang w:val="en-US"/>
        </w:rPr>
        <w:t xml:space="preserve">(n = 15) </w:t>
      </w:r>
      <w:r w:rsidR="00FE4631">
        <w:rPr>
          <w:lang w:val="en-US"/>
        </w:rPr>
        <w:t xml:space="preserve">of the participants </w:t>
      </w:r>
      <w:r>
        <w:rPr>
          <w:lang w:val="en-US"/>
        </w:rPr>
        <w:t xml:space="preserve">answered High School Graduate, </w:t>
      </w:r>
      <w:r w:rsidR="003E0A66">
        <w:rPr>
          <w:lang w:val="en-US"/>
        </w:rPr>
        <w:t xml:space="preserve">38% answered College Bachelor Graduate, </w:t>
      </w:r>
      <w:r w:rsidR="00EC02F7">
        <w:rPr>
          <w:lang w:val="en-US"/>
        </w:rPr>
        <w:t>6.9</w:t>
      </w:r>
      <w:r w:rsidR="00721397">
        <w:rPr>
          <w:lang w:val="en-US"/>
        </w:rPr>
        <w:t>%</w:t>
      </w:r>
      <w:r w:rsidR="00BF5F22">
        <w:rPr>
          <w:lang w:val="en-US"/>
        </w:rPr>
        <w:t xml:space="preserve"> (n = 2)</w:t>
      </w:r>
      <w:r w:rsidR="00762AA1">
        <w:rPr>
          <w:lang w:val="en-US"/>
        </w:rPr>
        <w:t xml:space="preserve"> mentioned an </w:t>
      </w:r>
      <w:r w:rsidR="00C26B3C">
        <w:rPr>
          <w:lang w:val="en-US"/>
        </w:rPr>
        <w:t>associate</w:t>
      </w:r>
      <w:r w:rsidR="00762AA1">
        <w:rPr>
          <w:lang w:val="en-US"/>
        </w:rPr>
        <w:t xml:space="preserve"> degree, and 3.4% answered a </w:t>
      </w:r>
      <w:proofErr w:type="gramStart"/>
      <w:r w:rsidR="00762AA1">
        <w:rPr>
          <w:lang w:val="en-US"/>
        </w:rPr>
        <w:t>Master’s</w:t>
      </w:r>
      <w:proofErr w:type="gramEnd"/>
      <w:r w:rsidR="00762AA1">
        <w:rPr>
          <w:lang w:val="en-US"/>
        </w:rPr>
        <w:t xml:space="preserve"> degree.</w:t>
      </w:r>
    </w:p>
    <w:p w14:paraId="30DB81F0" w14:textId="5F7C544F" w:rsidR="00337847" w:rsidRDefault="0089302C" w:rsidP="0089302C">
      <w:r w:rsidRPr="00416FA9">
        <w:rPr>
          <w:lang w:val="en-US"/>
        </w:rPr>
        <w:t xml:space="preserve">The main language in the daily life of participants was for </w:t>
      </w:r>
      <w:r w:rsidR="003A0192">
        <w:rPr>
          <w:lang w:val="en-US"/>
        </w:rPr>
        <w:t>62.1</w:t>
      </w:r>
      <w:r w:rsidRPr="00416FA9">
        <w:rPr>
          <w:lang w:val="en-US"/>
        </w:rPr>
        <w:t xml:space="preserve">% </w:t>
      </w:r>
      <w:r>
        <w:t>English</w:t>
      </w:r>
      <w:r w:rsidR="00C26B3C">
        <w:t xml:space="preserve"> </w:t>
      </w:r>
      <w:r w:rsidR="00CE5B4E">
        <w:t xml:space="preserve">(n = </w:t>
      </w:r>
      <w:r w:rsidR="003A0192">
        <w:t>18)</w:t>
      </w:r>
      <w:r w:rsidR="00A41879">
        <w:t>,</w:t>
      </w:r>
      <w:r w:rsidR="000E47B4">
        <w:t xml:space="preserve"> 34.5%</w:t>
      </w:r>
      <w:r w:rsidR="00A41879">
        <w:t xml:space="preserve"> </w:t>
      </w:r>
      <w:r w:rsidR="000E47B4">
        <w:t xml:space="preserve">Dutch </w:t>
      </w:r>
      <w:r w:rsidR="00FF5A7A">
        <w:t>(n = 10), and for 3.4% (n = 1) Spanish.</w:t>
      </w:r>
      <w:r w:rsidR="00A41879">
        <w:t xml:space="preserve"> </w:t>
      </w:r>
      <w:r w:rsidR="00337847">
        <w:t xml:space="preserve">The </w:t>
      </w:r>
      <w:r w:rsidR="00473686">
        <w:t>mean</w:t>
      </w:r>
      <w:r w:rsidR="00337847">
        <w:t xml:space="preserve"> age is 22</w:t>
      </w:r>
      <w:r w:rsidR="00C26B3C">
        <w:t xml:space="preserve"> </w:t>
      </w:r>
      <w:proofErr w:type="gramStart"/>
      <w:r w:rsidR="00473686">
        <w:t xml:space="preserve">( </w:t>
      </w:r>
      <w:r w:rsidR="00337847">
        <w:t>SD</w:t>
      </w:r>
      <w:proofErr w:type="gramEnd"/>
      <w:r w:rsidR="00337847">
        <w:t xml:space="preserve"> =</w:t>
      </w:r>
      <w:r w:rsidR="003D5FAF">
        <w:t xml:space="preserve"> 1.87</w:t>
      </w:r>
      <w:r w:rsidR="00473686">
        <w:t>)</w:t>
      </w:r>
      <w:r w:rsidR="003D5FAF">
        <w:t>.</w:t>
      </w:r>
    </w:p>
    <w:p w14:paraId="4EC9A713" w14:textId="77777777" w:rsidR="0089302C" w:rsidRDefault="0089302C" w:rsidP="0089302C"/>
    <w:p w14:paraId="291B60F7" w14:textId="742AE08E" w:rsidR="0089302C" w:rsidRDefault="00622513" w:rsidP="0089302C">
      <w:pPr>
        <w:pStyle w:val="Heading2"/>
        <w:rPr>
          <w:lang w:val="en-US"/>
        </w:rPr>
      </w:pPr>
      <w:bookmarkStart w:id="292" w:name="_8zxnwlexn8kf" w:colFirst="0" w:colLast="0"/>
      <w:bookmarkStart w:id="293" w:name="_Toc197521789"/>
      <w:bookmarkEnd w:id="292"/>
      <w:r>
        <w:rPr>
          <w:lang w:val="en-US"/>
        </w:rPr>
        <w:t xml:space="preserve">4.3 </w:t>
      </w:r>
      <w:commentRangeStart w:id="294"/>
      <w:commentRangeStart w:id="295"/>
      <w:r w:rsidR="0089302C" w:rsidRPr="00416FA9">
        <w:rPr>
          <w:lang w:val="en-US"/>
        </w:rPr>
        <w:t>Findings</w:t>
      </w:r>
      <w:r w:rsidR="0089302C">
        <w:rPr>
          <w:lang w:val="en-US"/>
        </w:rPr>
        <w:t xml:space="preserve"> </w:t>
      </w:r>
      <w:commentRangeEnd w:id="294"/>
      <w:r w:rsidR="00BF2DE5">
        <w:rPr>
          <w:rStyle w:val="CommentReference"/>
        </w:rPr>
        <w:commentReference w:id="294"/>
      </w:r>
      <w:commentRangeEnd w:id="295"/>
      <w:r w:rsidR="00A16145">
        <w:rPr>
          <w:rStyle w:val="CommentReference"/>
        </w:rPr>
        <w:commentReference w:id="295"/>
      </w:r>
      <w:commentRangeStart w:id="296"/>
      <w:commentRangeStart w:id="297"/>
      <w:r w:rsidR="0089302C">
        <w:rPr>
          <w:lang w:val="en-US"/>
        </w:rPr>
        <w:t>&amp;</w:t>
      </w:r>
      <w:commentRangeEnd w:id="296"/>
      <w:r w:rsidR="00B46965">
        <w:rPr>
          <w:rStyle w:val="CommentReference"/>
        </w:rPr>
        <w:commentReference w:id="296"/>
      </w:r>
      <w:commentRangeEnd w:id="297"/>
      <w:r w:rsidR="005B517C">
        <w:rPr>
          <w:rStyle w:val="CommentReference"/>
        </w:rPr>
        <w:commentReference w:id="297"/>
      </w:r>
      <w:r w:rsidR="0089302C">
        <w:rPr>
          <w:lang w:val="en-US"/>
        </w:rPr>
        <w:t xml:space="preserve"> </w:t>
      </w:r>
      <w:commentRangeStart w:id="298"/>
      <w:commentRangeStart w:id="299"/>
      <w:commentRangeStart w:id="300"/>
      <w:r w:rsidR="0089302C">
        <w:rPr>
          <w:lang w:val="en-US"/>
        </w:rPr>
        <w:t>results</w:t>
      </w:r>
      <w:bookmarkEnd w:id="293"/>
      <w:commentRangeEnd w:id="298"/>
      <w:r w:rsidR="00E44153">
        <w:rPr>
          <w:rStyle w:val="CommentReference"/>
        </w:rPr>
        <w:commentReference w:id="298"/>
      </w:r>
      <w:commentRangeEnd w:id="299"/>
      <w:r w:rsidR="00934DBC">
        <w:rPr>
          <w:rStyle w:val="CommentReference"/>
        </w:rPr>
        <w:commentReference w:id="299"/>
      </w:r>
      <w:commentRangeEnd w:id="300"/>
      <w:r w:rsidR="00072DFB">
        <w:rPr>
          <w:rStyle w:val="CommentReference"/>
        </w:rPr>
        <w:commentReference w:id="300"/>
      </w:r>
    </w:p>
    <w:p w14:paraId="6C8453D6" w14:textId="50C03C4E" w:rsidR="00295717" w:rsidRDefault="004C199B" w:rsidP="00FE4631">
      <w:pPr>
        <w:pStyle w:val="Heading3"/>
        <w:rPr>
          <w:lang w:val="en-US"/>
        </w:rPr>
      </w:pPr>
      <w:bookmarkStart w:id="301" w:name="_Toc197521790"/>
      <w:r>
        <w:rPr>
          <w:lang w:val="en-US"/>
        </w:rPr>
        <w:t xml:space="preserve">4.3.1. </w:t>
      </w:r>
      <w:commentRangeStart w:id="302"/>
      <w:commentRangeStart w:id="303"/>
      <w:r w:rsidR="00295717">
        <w:rPr>
          <w:lang w:val="en-US"/>
        </w:rPr>
        <w:t>ANOVA</w:t>
      </w:r>
      <w:r w:rsidR="002A2C01">
        <w:rPr>
          <w:lang w:val="en-US"/>
        </w:rPr>
        <w:t xml:space="preserve"> </w:t>
      </w:r>
      <w:commentRangeEnd w:id="302"/>
      <w:r w:rsidR="0086475A">
        <w:rPr>
          <w:rStyle w:val="CommentReference"/>
          <w:color w:val="auto"/>
        </w:rPr>
        <w:commentReference w:id="302"/>
      </w:r>
      <w:commentRangeEnd w:id="303"/>
      <w:r w:rsidR="005F07A0">
        <w:rPr>
          <w:rStyle w:val="CommentReference"/>
          <w:color w:val="auto"/>
        </w:rPr>
        <w:commentReference w:id="303"/>
      </w:r>
      <w:commentRangeStart w:id="304"/>
      <w:r w:rsidR="002A2C01">
        <w:rPr>
          <w:lang w:val="en-US"/>
        </w:rPr>
        <w:t>tests</w:t>
      </w:r>
      <w:bookmarkEnd w:id="301"/>
      <w:commentRangeEnd w:id="304"/>
      <w:r w:rsidR="006B531B">
        <w:rPr>
          <w:rStyle w:val="CommentReference"/>
          <w:color w:val="auto"/>
        </w:rPr>
        <w:commentReference w:id="304"/>
      </w:r>
    </w:p>
    <w:p w14:paraId="4CBF7009" w14:textId="09A3D08C" w:rsidR="2B71DCD2" w:rsidRDefault="00B73BBB" w:rsidP="00295717">
      <w:pPr>
        <w:pStyle w:val="Heading4"/>
        <w:rPr>
          <w:lang w:val="en-US"/>
        </w:rPr>
      </w:pPr>
      <w:bookmarkStart w:id="305" w:name="_Toc197521791"/>
      <w:r>
        <w:rPr>
          <w:lang w:val="en-US"/>
        </w:rPr>
        <w:t xml:space="preserve">Effect of </w:t>
      </w:r>
      <w:r w:rsidR="00FE4631">
        <w:rPr>
          <w:lang w:val="en-US"/>
        </w:rPr>
        <w:t xml:space="preserve">Integration </w:t>
      </w:r>
      <w:r>
        <w:rPr>
          <w:lang w:val="en-US"/>
        </w:rPr>
        <w:t>levels</w:t>
      </w:r>
      <w:bookmarkEnd w:id="305"/>
    </w:p>
    <w:p w14:paraId="6151D2F6" w14:textId="66D78202" w:rsidR="00D756B5" w:rsidRDefault="00C26B3C" w:rsidP="00B500B7">
      <w:pPr>
        <w:rPr>
          <w:lang w:val="en-US"/>
        </w:rPr>
      </w:pPr>
      <w:r>
        <w:rPr>
          <w:lang w:val="en-US"/>
        </w:rPr>
        <w:t>A</w:t>
      </w:r>
      <w:r w:rsidR="008D2C18">
        <w:rPr>
          <w:lang w:val="en-US"/>
        </w:rPr>
        <w:t xml:space="preserve"> </w:t>
      </w:r>
      <w:proofErr w:type="gramStart"/>
      <w:r w:rsidR="00C575F5">
        <w:rPr>
          <w:lang w:val="en-US"/>
        </w:rPr>
        <w:t>one way</w:t>
      </w:r>
      <w:proofErr w:type="gramEnd"/>
      <w:r w:rsidR="00C575F5">
        <w:rPr>
          <w:lang w:val="en-US"/>
        </w:rPr>
        <w:t xml:space="preserve"> </w:t>
      </w:r>
      <w:r w:rsidR="008D2C18">
        <w:rPr>
          <w:lang w:val="en-US"/>
        </w:rPr>
        <w:t xml:space="preserve">ANOVA </w:t>
      </w:r>
      <w:r w:rsidR="00B12912">
        <w:rPr>
          <w:lang w:val="en-US"/>
        </w:rPr>
        <w:t xml:space="preserve">was conducted to examine participants’ perception of the degree to which the information was an integral part of the story for each group of the </w:t>
      </w:r>
      <w:r w:rsidR="008B0DF7">
        <w:rPr>
          <w:lang w:val="en-US"/>
        </w:rPr>
        <w:t>participants</w:t>
      </w:r>
      <w:r w:rsidR="00B12912">
        <w:rPr>
          <w:lang w:val="en-US"/>
        </w:rPr>
        <w:t xml:space="preserve">. </w:t>
      </w:r>
      <w:r w:rsidR="00AD2211">
        <w:rPr>
          <w:lang w:val="en-US"/>
        </w:rPr>
        <w:t xml:space="preserve">The </w:t>
      </w:r>
      <w:r w:rsidR="008D2C18">
        <w:rPr>
          <w:lang w:val="en-US"/>
        </w:rPr>
        <w:t xml:space="preserve">independent </w:t>
      </w:r>
      <w:r w:rsidR="00AD2211">
        <w:rPr>
          <w:lang w:val="en-US"/>
        </w:rPr>
        <w:t xml:space="preserve">integration </w:t>
      </w:r>
      <w:r w:rsidR="008D2C18">
        <w:rPr>
          <w:lang w:val="en-US"/>
        </w:rPr>
        <w:t>was</w:t>
      </w:r>
      <w:r w:rsidR="000769B4">
        <w:rPr>
          <w:lang w:val="en-US"/>
        </w:rPr>
        <w:t xml:space="preserve"> measured as</w:t>
      </w:r>
      <w:r w:rsidR="00AD2211">
        <w:rPr>
          <w:lang w:val="en-US"/>
        </w:rPr>
        <w:t xml:space="preserve"> nominal. </w:t>
      </w:r>
      <w:r w:rsidR="00B12912">
        <w:rPr>
          <w:lang w:val="en-US"/>
        </w:rPr>
        <w:t xml:space="preserve">The results indicate that participants perceived the high-integrated message </w:t>
      </w:r>
      <w:r w:rsidR="00B12912" w:rsidRPr="001C236E">
        <w:rPr>
          <w:lang w:val="en-US"/>
        </w:rPr>
        <w:t xml:space="preserve">significantly </w:t>
      </w:r>
      <w:r w:rsidR="00B12912">
        <w:rPr>
          <w:lang w:val="en-US"/>
        </w:rPr>
        <w:t>more</w:t>
      </w:r>
      <w:r w:rsidR="001E173B">
        <w:rPr>
          <w:lang w:val="en-US"/>
        </w:rPr>
        <w:t xml:space="preserve"> integration</w:t>
      </w:r>
      <w:r w:rsidR="005041B6">
        <w:rPr>
          <w:lang w:val="en-US"/>
        </w:rPr>
        <w:t xml:space="preserve"> </w:t>
      </w:r>
      <w:r w:rsidR="001E173B">
        <w:rPr>
          <w:lang w:val="en-US"/>
        </w:rPr>
        <w:t>(</w:t>
      </w:r>
      <w:r w:rsidR="00F53026">
        <w:rPr>
          <w:lang w:val="en-US"/>
        </w:rPr>
        <w:t xml:space="preserve">n = 10, </w:t>
      </w:r>
      <w:r w:rsidR="00057C94">
        <w:rPr>
          <w:lang w:val="en-US"/>
        </w:rPr>
        <w:t>M = 5.</w:t>
      </w:r>
      <w:r w:rsidR="00E25D07">
        <w:rPr>
          <w:lang w:val="en-US"/>
        </w:rPr>
        <w:t>9</w:t>
      </w:r>
      <w:r w:rsidR="00057C94">
        <w:rPr>
          <w:lang w:val="en-US"/>
        </w:rPr>
        <w:t>, SD = 1.0</w:t>
      </w:r>
      <w:r w:rsidR="00E25D07">
        <w:rPr>
          <w:lang w:val="en-US"/>
        </w:rPr>
        <w:t>4</w:t>
      </w:r>
      <w:r w:rsidR="001E173B">
        <w:rPr>
          <w:lang w:val="en-US"/>
        </w:rPr>
        <w:t>) than the low-integrated message</w:t>
      </w:r>
      <w:r w:rsidR="005041B6">
        <w:rPr>
          <w:lang w:val="en-US"/>
        </w:rPr>
        <w:t xml:space="preserve"> </w:t>
      </w:r>
      <w:r w:rsidR="001E173B">
        <w:rPr>
          <w:lang w:val="en-US"/>
        </w:rPr>
        <w:t>(</w:t>
      </w:r>
      <w:r w:rsidR="00F53026">
        <w:rPr>
          <w:lang w:val="en-US"/>
        </w:rPr>
        <w:t xml:space="preserve">n = 13, </w:t>
      </w:r>
      <w:r w:rsidR="001E173B">
        <w:rPr>
          <w:lang w:val="en-US"/>
        </w:rPr>
        <w:t>M =</w:t>
      </w:r>
      <w:r w:rsidR="00057C94">
        <w:rPr>
          <w:lang w:val="en-US"/>
        </w:rPr>
        <w:t xml:space="preserve"> </w:t>
      </w:r>
      <w:r w:rsidR="00E25D07">
        <w:rPr>
          <w:lang w:val="en-US"/>
        </w:rPr>
        <w:t>2.69</w:t>
      </w:r>
      <w:r w:rsidR="001E173B">
        <w:rPr>
          <w:lang w:val="en-US"/>
        </w:rPr>
        <w:t xml:space="preserve">, SD = </w:t>
      </w:r>
      <w:r w:rsidR="00057C94">
        <w:rPr>
          <w:lang w:val="en-US"/>
        </w:rPr>
        <w:t>1.</w:t>
      </w:r>
      <w:r w:rsidR="00E25D07">
        <w:rPr>
          <w:lang w:val="en-US"/>
        </w:rPr>
        <w:t>58</w:t>
      </w:r>
      <w:r w:rsidR="001E173B">
        <w:rPr>
          <w:lang w:val="en-US"/>
        </w:rPr>
        <w:t>)</w:t>
      </w:r>
      <w:r w:rsidR="00EE0DE4">
        <w:rPr>
          <w:lang w:val="en-US"/>
        </w:rPr>
        <w:t xml:space="preserve">. The No integration fact sheet was perceived </w:t>
      </w:r>
      <w:r w:rsidR="0095566C">
        <w:rPr>
          <w:lang w:val="en-US"/>
        </w:rPr>
        <w:t xml:space="preserve">as </w:t>
      </w:r>
      <w:r>
        <w:rPr>
          <w:lang w:val="en-US"/>
        </w:rPr>
        <w:t>nearly</w:t>
      </w:r>
      <w:r w:rsidR="0095566C">
        <w:rPr>
          <w:lang w:val="en-US"/>
        </w:rPr>
        <w:t xml:space="preserve"> equal </w:t>
      </w:r>
      <w:proofErr w:type="gramStart"/>
      <w:r w:rsidR="0095566C">
        <w:rPr>
          <w:lang w:val="en-US"/>
        </w:rPr>
        <w:t>as</w:t>
      </w:r>
      <w:proofErr w:type="gramEnd"/>
      <w:r w:rsidR="0095566C">
        <w:rPr>
          <w:lang w:val="en-US"/>
        </w:rPr>
        <w:t xml:space="preserve"> the high-integrated message (</w:t>
      </w:r>
      <w:r w:rsidR="00F53026">
        <w:rPr>
          <w:lang w:val="en-US"/>
        </w:rPr>
        <w:t xml:space="preserve">n = 6, </w:t>
      </w:r>
      <w:r w:rsidR="0095566C">
        <w:rPr>
          <w:lang w:val="en-US"/>
        </w:rPr>
        <w:t xml:space="preserve">M = </w:t>
      </w:r>
      <w:r w:rsidR="005041B6">
        <w:rPr>
          <w:lang w:val="en-US"/>
        </w:rPr>
        <w:t>5.83</w:t>
      </w:r>
      <w:r w:rsidR="0095566C">
        <w:rPr>
          <w:lang w:val="en-US"/>
        </w:rPr>
        <w:t xml:space="preserve">, SD = </w:t>
      </w:r>
      <w:r w:rsidR="005041B6">
        <w:rPr>
          <w:lang w:val="en-US"/>
        </w:rPr>
        <w:t>1.06</w:t>
      </w:r>
      <w:r w:rsidR="0095566C">
        <w:rPr>
          <w:lang w:val="en-US"/>
        </w:rPr>
        <w:t>)</w:t>
      </w:r>
      <w:r w:rsidR="005769AA">
        <w:rPr>
          <w:lang w:val="en-US"/>
        </w:rPr>
        <w:t xml:space="preserve">. </w:t>
      </w:r>
      <w:proofErr w:type="gramStart"/>
      <w:r w:rsidR="005769AA" w:rsidRPr="00691127">
        <w:rPr>
          <w:lang w:val="en-US"/>
        </w:rPr>
        <w:t>F(</w:t>
      </w:r>
      <w:proofErr w:type="gramEnd"/>
      <w:r w:rsidR="005769AA" w:rsidRPr="00691127">
        <w:rPr>
          <w:lang w:val="en-US"/>
        </w:rPr>
        <w:t xml:space="preserve">2, 26) = 18.706, </w:t>
      </w:r>
      <w:r w:rsidR="005769AA" w:rsidRPr="00A035F7">
        <w:rPr>
          <w:lang w:val="en-US"/>
        </w:rPr>
        <w:t>p = &lt;</w:t>
      </w:r>
      <w:proofErr w:type="gramStart"/>
      <w:r w:rsidR="005769AA" w:rsidRPr="00A035F7">
        <w:rPr>
          <w:lang w:val="en-US"/>
        </w:rPr>
        <w:t xml:space="preserve">0.001 </w:t>
      </w:r>
      <w:r w:rsidR="005769AA">
        <w:rPr>
          <w:lang w:val="en-US"/>
        </w:rPr>
        <w:t>.</w:t>
      </w:r>
      <w:proofErr w:type="gramEnd"/>
      <w:r w:rsidR="005769AA">
        <w:rPr>
          <w:lang w:val="en-US"/>
        </w:rPr>
        <w:t xml:space="preserve"> </w:t>
      </w:r>
      <w:r w:rsidR="00282D15">
        <w:rPr>
          <w:lang w:val="en-US"/>
        </w:rPr>
        <w:t xml:space="preserve">From pairwise comparison </w:t>
      </w:r>
      <w:r w:rsidR="00FD47FF">
        <w:rPr>
          <w:lang w:val="en-US"/>
        </w:rPr>
        <w:t xml:space="preserve">it appears that </w:t>
      </w:r>
      <w:r w:rsidR="002C3D66">
        <w:rPr>
          <w:lang w:val="en-US"/>
        </w:rPr>
        <w:t xml:space="preserve">high integration </w:t>
      </w:r>
      <w:r w:rsidR="003E5CF7">
        <w:rPr>
          <w:lang w:val="en-US"/>
        </w:rPr>
        <w:t>is not</w:t>
      </w:r>
      <w:r w:rsidR="00981D91">
        <w:rPr>
          <w:lang w:val="en-US"/>
        </w:rPr>
        <w:t xml:space="preserve"> statistically</w:t>
      </w:r>
      <w:r w:rsidR="003E5CF7">
        <w:rPr>
          <w:lang w:val="en-US"/>
        </w:rPr>
        <w:t xml:space="preserve"> significant in relation to the No integration (p = </w:t>
      </w:r>
      <w:r w:rsidR="00DC226F">
        <w:rPr>
          <w:lang w:val="en-US"/>
        </w:rPr>
        <w:t>0.93)</w:t>
      </w:r>
      <w:r w:rsidR="00FC0C23">
        <w:rPr>
          <w:lang w:val="en-US"/>
        </w:rPr>
        <w:t xml:space="preserve">. </w:t>
      </w:r>
      <w:r w:rsidR="000F4EA6">
        <w:rPr>
          <w:lang w:val="en-US"/>
        </w:rPr>
        <w:t xml:space="preserve">The </w:t>
      </w:r>
      <w:r w:rsidR="00C50FD9">
        <w:rPr>
          <w:lang w:val="en-US"/>
        </w:rPr>
        <w:t xml:space="preserve">overview of the analysis is presented in </w:t>
      </w:r>
      <w:commentRangeStart w:id="306"/>
      <w:r w:rsidR="00CB030E">
        <w:rPr>
          <w:lang w:val="en-US"/>
        </w:rPr>
        <w:t>Table</w:t>
      </w:r>
      <w:r w:rsidR="00C50FD9">
        <w:rPr>
          <w:lang w:val="en-US"/>
        </w:rPr>
        <w:t xml:space="preserve"> </w:t>
      </w:r>
      <w:r w:rsidR="00347EC9">
        <w:rPr>
          <w:lang w:val="en-US"/>
        </w:rPr>
        <w:t xml:space="preserve">1 </w:t>
      </w:r>
      <w:commentRangeEnd w:id="306"/>
      <w:r w:rsidR="00622513">
        <w:rPr>
          <w:rStyle w:val="CommentReference"/>
        </w:rPr>
        <w:commentReference w:id="306"/>
      </w:r>
      <w:r w:rsidR="00C50FD9">
        <w:rPr>
          <w:lang w:val="en-US"/>
        </w:rPr>
        <w:t>.</w:t>
      </w:r>
      <w:r w:rsidR="00352F76">
        <w:rPr>
          <w:lang w:val="en-US"/>
        </w:rPr>
        <w:t xml:space="preserve"> </w:t>
      </w:r>
    </w:p>
    <w:p w14:paraId="5F44721F" w14:textId="77777777" w:rsidR="00B500B7" w:rsidRDefault="00B500B7" w:rsidP="00B500B7">
      <w:pPr>
        <w:rPr>
          <w:lang w:val="en-US"/>
        </w:rPr>
      </w:pPr>
    </w:p>
    <w:p w14:paraId="6CCE54DF" w14:textId="77777777" w:rsidR="00B500B7" w:rsidRDefault="00B500B7" w:rsidP="00B500B7">
      <w:pPr>
        <w:rPr>
          <w:lang w:val="en-US"/>
        </w:rPr>
      </w:pPr>
    </w:p>
    <w:p w14:paraId="5FCC3AF0" w14:textId="77777777" w:rsidR="00D756B5" w:rsidRDefault="00D756B5" w:rsidP="2B71DCD2">
      <w:pPr>
        <w:rPr>
          <w:lang w:val="en-US"/>
        </w:rPr>
      </w:pPr>
    </w:p>
    <w:p w14:paraId="7AF734AF" w14:textId="77777777" w:rsidR="00436FA7" w:rsidRDefault="00436FA7" w:rsidP="00691127">
      <w:pPr>
        <w:ind w:left="0"/>
        <w:rPr>
          <w:lang w:val="en-US"/>
        </w:rPr>
      </w:pPr>
    </w:p>
    <w:p w14:paraId="3D302A9F" w14:textId="7B02AAB9" w:rsidR="00C50FD9" w:rsidRDefault="00347EC9" w:rsidP="00691127">
      <w:pPr>
        <w:ind w:left="0"/>
        <w:rPr>
          <w:lang w:val="en-US"/>
        </w:rPr>
      </w:pPr>
      <w:r w:rsidRPr="00347EC9">
        <w:rPr>
          <w:noProof/>
          <w:lang w:val="en-US"/>
        </w:rPr>
        <w:lastRenderedPageBreak/>
        <w:drawing>
          <wp:inline distT="0" distB="0" distL="0" distR="0" wp14:anchorId="3BAA9F70" wp14:editId="5FE6FF91">
            <wp:extent cx="9467318" cy="1475794"/>
            <wp:effectExtent l="0" t="4762" r="0" b="0"/>
            <wp:docPr id="153579273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2732" name="Picture 1" descr="A white background with black text&#10;&#10;AI-generated content may be incorrect."/>
                    <pic:cNvPicPr/>
                  </pic:nvPicPr>
                  <pic:blipFill>
                    <a:blip r:embed="rId24"/>
                    <a:stretch>
                      <a:fillRect/>
                    </a:stretch>
                  </pic:blipFill>
                  <pic:spPr>
                    <a:xfrm rot="16200000">
                      <a:off x="0" y="0"/>
                      <a:ext cx="9488572" cy="1479107"/>
                    </a:xfrm>
                    <a:prstGeom prst="rect">
                      <a:avLst/>
                    </a:prstGeom>
                  </pic:spPr>
                </pic:pic>
              </a:graphicData>
            </a:graphic>
          </wp:inline>
        </w:drawing>
      </w:r>
      <w:r w:rsidRPr="00347EC9">
        <w:rPr>
          <w:lang w:val="en-US"/>
        </w:rPr>
        <w:t xml:space="preserve"> </w:t>
      </w:r>
      <w:r w:rsidR="00F05F71">
        <w:rPr>
          <w:lang w:val="en-US"/>
        </w:rPr>
        <w:t xml:space="preserve">Figure 4.2: </w:t>
      </w:r>
      <w:r w:rsidR="00D34D6D">
        <w:rPr>
          <w:lang w:val="en-US"/>
        </w:rPr>
        <w:t xml:space="preserve">table of </w:t>
      </w:r>
      <w:r w:rsidR="00F05F71">
        <w:rPr>
          <w:lang w:val="en-US"/>
        </w:rPr>
        <w:t>Integration matrix.</w:t>
      </w:r>
      <w:r w:rsidR="00C50FD9">
        <w:rPr>
          <w:lang w:val="en-US"/>
        </w:rPr>
        <w:br w:type="page"/>
      </w:r>
    </w:p>
    <w:p w14:paraId="0931F430" w14:textId="38289C82" w:rsidR="00F65BAC" w:rsidRDefault="00B73BBB" w:rsidP="00295717">
      <w:pPr>
        <w:pStyle w:val="Heading4"/>
        <w:rPr>
          <w:lang w:val="en-US"/>
        </w:rPr>
      </w:pPr>
      <w:bookmarkStart w:id="307" w:name="_Toc197521792"/>
      <w:r>
        <w:rPr>
          <w:lang w:val="en-US"/>
        </w:rPr>
        <w:lastRenderedPageBreak/>
        <w:t xml:space="preserve">Effect </w:t>
      </w:r>
      <w:r w:rsidR="00895309">
        <w:rPr>
          <w:lang w:val="en-US"/>
        </w:rPr>
        <w:t xml:space="preserve">of message integration on </w:t>
      </w:r>
      <w:commentRangeStart w:id="308"/>
      <w:commentRangeStart w:id="309"/>
      <w:r w:rsidR="00895309">
        <w:rPr>
          <w:lang w:val="en-US"/>
        </w:rPr>
        <w:t>r</w:t>
      </w:r>
      <w:r w:rsidR="00F65BAC">
        <w:rPr>
          <w:lang w:val="en-US"/>
        </w:rPr>
        <w:t>ecall</w:t>
      </w:r>
      <w:r w:rsidR="00895309">
        <w:rPr>
          <w:lang w:val="en-US"/>
        </w:rPr>
        <w:t xml:space="preserve"> of information</w:t>
      </w:r>
      <w:commentRangeEnd w:id="308"/>
      <w:r w:rsidR="003B6972">
        <w:rPr>
          <w:rStyle w:val="CommentReference"/>
          <w:color w:val="auto"/>
        </w:rPr>
        <w:commentReference w:id="308"/>
      </w:r>
      <w:commentRangeEnd w:id="309"/>
      <w:r w:rsidR="00BC011B">
        <w:rPr>
          <w:rStyle w:val="CommentReference"/>
          <w:color w:val="auto"/>
        </w:rPr>
        <w:commentReference w:id="309"/>
      </w:r>
      <w:bookmarkEnd w:id="307"/>
    </w:p>
    <w:p w14:paraId="19E548F5" w14:textId="3F7534B5" w:rsidR="00164841" w:rsidRDefault="00F65BAC" w:rsidP="00F65BAC">
      <w:pPr>
        <w:rPr>
          <w:lang w:val="en-US"/>
        </w:rPr>
      </w:pPr>
      <w:r>
        <w:rPr>
          <w:lang w:val="en-US"/>
        </w:rPr>
        <w:t xml:space="preserve">A </w:t>
      </w:r>
      <w:r w:rsidR="00D8261C">
        <w:rPr>
          <w:lang w:val="en-US"/>
        </w:rPr>
        <w:t>one-way</w:t>
      </w:r>
      <w:r>
        <w:rPr>
          <w:lang w:val="en-US"/>
        </w:rPr>
        <w:t xml:space="preserve"> analysis of covariance </w:t>
      </w:r>
      <w:r w:rsidR="00164841">
        <w:rPr>
          <w:lang w:val="en-US"/>
        </w:rPr>
        <w:t xml:space="preserve">demonstrated a significant positive relation between </w:t>
      </w:r>
      <w:r w:rsidR="0010274B">
        <w:rPr>
          <w:lang w:val="en-US"/>
        </w:rPr>
        <w:t xml:space="preserve">the </w:t>
      </w:r>
      <w:r w:rsidR="00D95B9A">
        <w:rPr>
          <w:lang w:val="en-US"/>
        </w:rPr>
        <w:t>high integrat</w:t>
      </w:r>
      <w:r w:rsidR="0010274B">
        <w:rPr>
          <w:lang w:val="en-US"/>
        </w:rPr>
        <w:t>ion story and recall</w:t>
      </w:r>
      <w:r w:rsidR="00BC2391">
        <w:rPr>
          <w:lang w:val="en-US"/>
        </w:rPr>
        <w:t xml:space="preserve"> </w:t>
      </w:r>
      <w:r w:rsidR="0010274B">
        <w:rPr>
          <w:lang w:val="en-US"/>
        </w:rPr>
        <w:t>(M = 063, SD = .13), compared to low integration</w:t>
      </w:r>
      <w:r w:rsidR="00BC2391">
        <w:rPr>
          <w:lang w:val="en-US"/>
        </w:rPr>
        <w:t xml:space="preserve"> </w:t>
      </w:r>
      <w:r w:rsidR="0010274B">
        <w:rPr>
          <w:lang w:val="en-US"/>
        </w:rPr>
        <w:t xml:space="preserve">(M = </w:t>
      </w:r>
      <w:r w:rsidR="00D2523D">
        <w:rPr>
          <w:lang w:val="en-US"/>
        </w:rPr>
        <w:t>.</w:t>
      </w:r>
      <w:r w:rsidR="000B21FB">
        <w:rPr>
          <w:lang w:val="en-US"/>
        </w:rPr>
        <w:t>40, SD = .21)</w:t>
      </w:r>
      <w:r w:rsidR="00721DDE">
        <w:rPr>
          <w:lang w:val="en-US"/>
        </w:rPr>
        <w:t>. This means that when the integration is higher, there is a higher reported recall of information</w:t>
      </w:r>
      <w:r w:rsidR="0097567C">
        <w:rPr>
          <w:lang w:val="en-US"/>
        </w:rPr>
        <w:t xml:space="preserve"> </w:t>
      </w:r>
      <w:r w:rsidR="00956FEB">
        <w:rPr>
          <w:lang w:val="en-US"/>
        </w:rPr>
        <w:t>(</w:t>
      </w:r>
      <w:r w:rsidR="009B12F2">
        <w:rPr>
          <w:lang w:val="en-US"/>
        </w:rPr>
        <w:t xml:space="preserve">MD = .224, </w:t>
      </w:r>
      <w:r w:rsidR="00956FEB">
        <w:rPr>
          <w:lang w:val="en-US"/>
        </w:rPr>
        <w:t>p = 0.005)</w:t>
      </w:r>
      <w:r w:rsidR="0097567C">
        <w:rPr>
          <w:lang w:val="en-US"/>
        </w:rPr>
        <w:t>, therefore supporting the hypothesis.</w:t>
      </w:r>
      <w:r w:rsidR="007915C5">
        <w:rPr>
          <w:lang w:val="en-US"/>
        </w:rPr>
        <w:t xml:space="preserve"> </w:t>
      </w:r>
      <w:proofErr w:type="gramStart"/>
      <w:r w:rsidR="00B54761">
        <w:rPr>
          <w:lang w:val="en-US"/>
        </w:rPr>
        <w:t>F</w:t>
      </w:r>
      <w:r w:rsidR="00E74ACF">
        <w:rPr>
          <w:lang w:val="en-US"/>
        </w:rPr>
        <w:t>(</w:t>
      </w:r>
      <w:proofErr w:type="gramEnd"/>
      <w:r w:rsidR="00E74ACF">
        <w:rPr>
          <w:lang w:val="en-US"/>
        </w:rPr>
        <w:t xml:space="preserve">2, 26) = </w:t>
      </w:r>
      <w:r w:rsidR="00EC1FE1">
        <w:rPr>
          <w:lang w:val="en-US"/>
        </w:rPr>
        <w:t>4.672, p = .018.</w:t>
      </w:r>
    </w:p>
    <w:p w14:paraId="762E9DEC" w14:textId="77777777" w:rsidR="00721DDE" w:rsidRDefault="00721DDE" w:rsidP="00F65BAC">
      <w:pPr>
        <w:rPr>
          <w:lang w:val="en-US"/>
        </w:rPr>
      </w:pPr>
    </w:p>
    <w:p w14:paraId="01A29079" w14:textId="5FE94AA1" w:rsidR="00721DDE" w:rsidRDefault="00C667D0" w:rsidP="00F65BAC">
      <w:r w:rsidRPr="2C350C93">
        <w:t>While</w:t>
      </w:r>
      <w:r w:rsidR="00F21388" w:rsidRPr="2C350C93">
        <w:t xml:space="preserve"> No integration stimulus reported </w:t>
      </w:r>
      <w:r w:rsidR="0046466B" w:rsidRPr="2C350C93">
        <w:t>an average lower recall</w:t>
      </w:r>
      <w:r w:rsidR="0097567C" w:rsidRPr="2C350C93">
        <w:t xml:space="preserve"> </w:t>
      </w:r>
      <w:r w:rsidR="0046466B" w:rsidRPr="2C350C93">
        <w:t>(</w:t>
      </w:r>
      <w:r w:rsidR="002B471A" w:rsidRPr="2C350C93">
        <w:t xml:space="preserve">M = .49, SD = </w:t>
      </w:r>
      <w:r w:rsidR="00A62F0A" w:rsidRPr="2C350C93">
        <w:t>.15</w:t>
      </w:r>
      <w:r w:rsidR="00BA0038" w:rsidRPr="2C350C93">
        <w:t xml:space="preserve">) compared to </w:t>
      </w:r>
      <w:commentRangeStart w:id="310"/>
      <w:r w:rsidR="00BA0038" w:rsidRPr="2C350C93">
        <w:t>high integration</w:t>
      </w:r>
      <w:commentRangeEnd w:id="310"/>
      <w:r w:rsidR="000501AF">
        <w:rPr>
          <w:rStyle w:val="CommentReference"/>
        </w:rPr>
        <w:commentReference w:id="310"/>
      </w:r>
      <w:r w:rsidR="00BA0038" w:rsidRPr="2C350C93">
        <w:t>, this has not been found significant</w:t>
      </w:r>
      <w:r w:rsidR="0097567C" w:rsidRPr="2C350C93">
        <w:t xml:space="preserve"> </w:t>
      </w:r>
      <w:r w:rsidR="00BA0038" w:rsidRPr="2C350C93">
        <w:t xml:space="preserve">(p = </w:t>
      </w:r>
      <w:r w:rsidR="00913964" w:rsidRPr="2C350C93">
        <w:t>.158</w:t>
      </w:r>
      <w:proofErr w:type="gramStart"/>
      <w:r w:rsidR="00913964" w:rsidRPr="2C350C93">
        <w:t>)</w:t>
      </w:r>
      <w:proofErr w:type="gramEnd"/>
      <w:r w:rsidR="00A64B1C" w:rsidRPr="2C350C93">
        <w:t xml:space="preserve"> </w:t>
      </w:r>
      <w:commentRangeStart w:id="311"/>
      <w:r w:rsidR="00A64B1C" w:rsidRPr="2C350C93">
        <w:t xml:space="preserve">nor </w:t>
      </w:r>
      <w:r w:rsidR="00656ECE" w:rsidRPr="2C350C93">
        <w:t>has significance been reached between no integration stimulus and low integration</w:t>
      </w:r>
      <w:r w:rsidR="00D8261C" w:rsidRPr="2C350C93">
        <w:t xml:space="preserve"> </w:t>
      </w:r>
      <w:commentRangeEnd w:id="311"/>
      <w:r w:rsidR="00D06B30">
        <w:rPr>
          <w:rStyle w:val="CommentReference"/>
        </w:rPr>
        <w:commentReference w:id="311"/>
      </w:r>
      <w:r w:rsidR="00656ECE" w:rsidRPr="2C350C93">
        <w:t>(p = .</w:t>
      </w:r>
      <w:r w:rsidR="00CF6499" w:rsidRPr="2C350C93">
        <w:t>288)</w:t>
      </w:r>
      <w:r w:rsidR="00D8261C" w:rsidRPr="2C350C93">
        <w:t>.</w:t>
      </w:r>
    </w:p>
    <w:p w14:paraId="6F11309D" w14:textId="77777777" w:rsidR="00A64B1C" w:rsidRDefault="00A64B1C" w:rsidP="00285B6B">
      <w:pPr>
        <w:ind w:left="0"/>
        <w:rPr>
          <w:lang w:val="en-US"/>
        </w:rPr>
      </w:pPr>
    </w:p>
    <w:p w14:paraId="25DCC586" w14:textId="3B438645" w:rsidR="007915C5" w:rsidRDefault="00C3108E" w:rsidP="00295717">
      <w:pPr>
        <w:pStyle w:val="Heading4"/>
        <w:rPr>
          <w:lang w:val="en-US"/>
        </w:rPr>
      </w:pPr>
      <w:bookmarkStart w:id="312" w:name="_Toc197521793"/>
      <w:r>
        <w:rPr>
          <w:lang w:val="en-US"/>
        </w:rPr>
        <w:t xml:space="preserve">Effects </w:t>
      </w:r>
      <w:r w:rsidR="0037651A">
        <w:rPr>
          <w:lang w:val="en-US"/>
        </w:rPr>
        <w:t xml:space="preserve">of message integration on </w:t>
      </w:r>
      <w:r w:rsidR="007915C5">
        <w:rPr>
          <w:lang w:val="en-US"/>
        </w:rPr>
        <w:t>Transportation</w:t>
      </w:r>
      <w:r>
        <w:rPr>
          <w:lang w:val="en-US"/>
        </w:rPr>
        <w:t xml:space="preserve"> &amp; </w:t>
      </w:r>
      <w:bookmarkEnd w:id="312"/>
      <w:r w:rsidR="00C26B3C">
        <w:rPr>
          <w:lang w:val="en-US"/>
        </w:rPr>
        <w:t>Identification</w:t>
      </w:r>
    </w:p>
    <w:p w14:paraId="47B92C14" w14:textId="7912917C" w:rsidR="007915C5" w:rsidRDefault="006A6464" w:rsidP="00F65BAC">
      <w:pPr>
        <w:rPr>
          <w:lang w:val="en-US"/>
        </w:rPr>
      </w:pPr>
      <w:r>
        <w:rPr>
          <w:lang w:val="en-US"/>
        </w:rPr>
        <w:t xml:space="preserve">A </w:t>
      </w:r>
      <w:r w:rsidR="007B12F2">
        <w:rPr>
          <w:lang w:val="en-US"/>
        </w:rPr>
        <w:t>one-way</w:t>
      </w:r>
      <w:r>
        <w:rPr>
          <w:lang w:val="en-US"/>
        </w:rPr>
        <w:t xml:space="preserve"> ANOVA demonstrated </w:t>
      </w:r>
      <w:commentRangeStart w:id="313"/>
      <w:r w:rsidR="00E2288F">
        <w:rPr>
          <w:lang w:val="en-US"/>
        </w:rPr>
        <w:t xml:space="preserve">that integration is </w:t>
      </w:r>
      <w:r w:rsidR="001D233C">
        <w:rPr>
          <w:lang w:val="en-US"/>
        </w:rPr>
        <w:t>statistically significance</w:t>
      </w:r>
      <w:r w:rsidR="007B12F2">
        <w:rPr>
          <w:lang w:val="en-US"/>
        </w:rPr>
        <w:t xml:space="preserve"> </w:t>
      </w:r>
      <w:r w:rsidR="00E2288F">
        <w:rPr>
          <w:lang w:val="en-US"/>
        </w:rPr>
        <w:t>for transportation</w:t>
      </w:r>
      <w:commentRangeEnd w:id="313"/>
      <w:r w:rsidR="00751766">
        <w:rPr>
          <w:rStyle w:val="CommentReference"/>
        </w:rPr>
        <w:commentReference w:id="313"/>
      </w:r>
      <w:r w:rsidR="005442CC">
        <w:rPr>
          <w:lang w:val="en-US"/>
        </w:rPr>
        <w:t xml:space="preserve"> </w:t>
      </w:r>
      <w:r w:rsidR="00895DDB">
        <w:rPr>
          <w:lang w:val="en-US"/>
        </w:rPr>
        <w:t>(</w:t>
      </w:r>
      <w:proofErr w:type="gramStart"/>
      <w:r w:rsidR="00895DDB">
        <w:rPr>
          <w:lang w:val="en-US"/>
        </w:rPr>
        <w:t>F(</w:t>
      </w:r>
      <w:proofErr w:type="gramEnd"/>
      <w:r w:rsidR="00980A4A">
        <w:rPr>
          <w:lang w:val="en-US"/>
        </w:rPr>
        <w:t>2, 26) = 4.483</w:t>
      </w:r>
      <w:r w:rsidR="0000756C">
        <w:rPr>
          <w:lang w:val="en-US"/>
        </w:rPr>
        <w:t>, p = .021)</w:t>
      </w:r>
      <w:r w:rsidR="0046119B">
        <w:rPr>
          <w:lang w:val="en-US"/>
        </w:rPr>
        <w:t xml:space="preserve"> as demonstrated in Figure </w:t>
      </w:r>
      <w:r w:rsidR="00D96F57">
        <w:rPr>
          <w:lang w:val="en-US"/>
        </w:rPr>
        <w:t>4.3</w:t>
      </w:r>
      <w:r w:rsidR="00895DDB">
        <w:rPr>
          <w:lang w:val="en-US"/>
        </w:rPr>
        <w:t>, but not for identification</w:t>
      </w:r>
      <w:r w:rsidR="005442CC">
        <w:rPr>
          <w:lang w:val="en-US"/>
        </w:rPr>
        <w:t xml:space="preserve"> </w:t>
      </w:r>
      <w:r w:rsidR="00FB4231">
        <w:rPr>
          <w:lang w:val="en-US"/>
        </w:rPr>
        <w:t>(</w:t>
      </w:r>
      <w:proofErr w:type="gramStart"/>
      <w:r w:rsidR="00FB4231">
        <w:rPr>
          <w:lang w:val="en-US"/>
        </w:rPr>
        <w:t>F(</w:t>
      </w:r>
      <w:proofErr w:type="gramEnd"/>
      <w:r w:rsidR="00FB4231">
        <w:rPr>
          <w:lang w:val="en-US"/>
        </w:rPr>
        <w:t>1,21)</w:t>
      </w:r>
      <w:r w:rsidR="0000756C">
        <w:rPr>
          <w:lang w:val="en-US"/>
        </w:rPr>
        <w:t xml:space="preserve"> = 3.402,</w:t>
      </w:r>
      <w:r w:rsidR="00FB4231">
        <w:rPr>
          <w:lang w:val="en-US"/>
        </w:rPr>
        <w:t xml:space="preserve"> p</w:t>
      </w:r>
      <w:r w:rsidR="0000756C">
        <w:rPr>
          <w:lang w:val="en-US"/>
        </w:rPr>
        <w:t xml:space="preserve"> </w:t>
      </w:r>
      <w:r w:rsidR="00FB4231">
        <w:rPr>
          <w:lang w:val="en-US"/>
        </w:rPr>
        <w:t>=</w:t>
      </w:r>
      <w:r w:rsidR="0000756C">
        <w:rPr>
          <w:lang w:val="en-US"/>
        </w:rPr>
        <w:t xml:space="preserve"> </w:t>
      </w:r>
      <w:r w:rsidR="00895DDB">
        <w:rPr>
          <w:lang w:val="en-US"/>
        </w:rPr>
        <w:t>.</w:t>
      </w:r>
      <w:r w:rsidR="00FB4231">
        <w:rPr>
          <w:lang w:val="en-US"/>
        </w:rPr>
        <w:t>079)</w:t>
      </w:r>
      <w:r w:rsidR="0000756C">
        <w:rPr>
          <w:lang w:val="en-US"/>
        </w:rPr>
        <w:t>.</w:t>
      </w:r>
      <w:r w:rsidR="00EB5D74">
        <w:rPr>
          <w:lang w:val="en-US"/>
        </w:rPr>
        <w:t xml:space="preserve"> </w:t>
      </w:r>
      <w:r w:rsidR="00D96F57">
        <w:t>T</w:t>
      </w:r>
      <w:r w:rsidR="00D96F57" w:rsidRPr="00D96F57">
        <w:t>herefore</w:t>
      </w:r>
      <w:r w:rsidR="00C94912">
        <w:t>,</w:t>
      </w:r>
      <w:r w:rsidR="00D96F57" w:rsidRPr="00D96F57">
        <w:t xml:space="preserve"> demonstrating that high integrated story is related to higher transportation</w:t>
      </w:r>
      <w:r w:rsidR="00D96F57">
        <w:t>.</w:t>
      </w:r>
    </w:p>
    <w:p w14:paraId="44CE28D9" w14:textId="77777777" w:rsidR="0046119B" w:rsidRDefault="0046119B" w:rsidP="00F65BAC">
      <w:pPr>
        <w:rPr>
          <w:lang w:val="en-US"/>
        </w:rPr>
      </w:pPr>
    </w:p>
    <w:p w14:paraId="4ABB6679" w14:textId="02D84D1C" w:rsidR="0046119B" w:rsidRDefault="0046119B" w:rsidP="00F65BAC">
      <w:pPr>
        <w:rPr>
          <w:lang w:val="en-US"/>
        </w:rPr>
      </w:pPr>
      <w:r w:rsidRPr="0046119B">
        <w:rPr>
          <w:noProof/>
        </w:rPr>
        <w:drawing>
          <wp:inline distT="0" distB="0" distL="0" distR="0" wp14:anchorId="3F12D728" wp14:editId="1E1F9E6E">
            <wp:extent cx="5731510" cy="2861310"/>
            <wp:effectExtent l="0" t="0" r="2540" b="0"/>
            <wp:docPr id="4" name="Picture 3" descr="A graph of a number of pink rectangular objects&#10;&#10;AI-generated content may be incorrect.">
              <a:extLst xmlns:a="http://schemas.openxmlformats.org/drawingml/2006/main">
                <a:ext uri="{FF2B5EF4-FFF2-40B4-BE49-F238E27FC236}">
                  <a16:creationId xmlns:a16="http://schemas.microsoft.com/office/drawing/2014/main" id="{5B5A8C01-99F3-433E-EA51-A10EEECBA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number of pink rectangular objects&#10;&#10;AI-generated content may be incorrect.">
                      <a:extLst>
                        <a:ext uri="{FF2B5EF4-FFF2-40B4-BE49-F238E27FC236}">
                          <a16:creationId xmlns:a16="http://schemas.microsoft.com/office/drawing/2014/main" id="{5B5A8C01-99F3-433E-EA51-A10EEECBAB2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2207DEAB" w14:textId="3B63B718" w:rsidR="0046119B" w:rsidRDefault="0046119B" w:rsidP="00F65BAC">
      <w:pPr>
        <w:rPr>
          <w:lang w:val="en-US"/>
        </w:rPr>
      </w:pPr>
      <w:r>
        <w:rPr>
          <w:lang w:val="en-US"/>
        </w:rPr>
        <w:t xml:space="preserve">Figure </w:t>
      </w:r>
      <w:r w:rsidR="00F05F71">
        <w:rPr>
          <w:lang w:val="en-US"/>
        </w:rPr>
        <w:t>4.3</w:t>
      </w:r>
      <w:r>
        <w:rPr>
          <w:lang w:val="en-US"/>
        </w:rPr>
        <w:t xml:space="preserve">: Bar graph of transportation </w:t>
      </w:r>
      <w:proofErr w:type="gramStart"/>
      <w:r>
        <w:rPr>
          <w:lang w:val="en-US"/>
        </w:rPr>
        <w:t>mean</w:t>
      </w:r>
      <w:proofErr w:type="gramEnd"/>
      <w:r>
        <w:rPr>
          <w:lang w:val="en-US"/>
        </w:rPr>
        <w:t xml:space="preserve"> across </w:t>
      </w:r>
      <w:r w:rsidR="00953711">
        <w:rPr>
          <w:lang w:val="en-US"/>
        </w:rPr>
        <w:t xml:space="preserve">the </w:t>
      </w:r>
      <w:r>
        <w:rPr>
          <w:lang w:val="en-US"/>
        </w:rPr>
        <w:t>different stimuli.</w:t>
      </w:r>
    </w:p>
    <w:p w14:paraId="55C7312D" w14:textId="77777777" w:rsidR="00B41DE9" w:rsidRDefault="00B41DE9" w:rsidP="00F65BAC">
      <w:pPr>
        <w:rPr>
          <w:lang w:val="en-US"/>
        </w:rPr>
      </w:pPr>
    </w:p>
    <w:p w14:paraId="38DFC2BD" w14:textId="69E10F38" w:rsidR="007104E6" w:rsidRDefault="00B41DE9" w:rsidP="009D44B9">
      <w:pPr>
        <w:rPr>
          <w:lang w:val="en-US"/>
        </w:rPr>
      </w:pPr>
      <w:r>
        <w:rPr>
          <w:lang w:val="en-US"/>
        </w:rPr>
        <w:t>The High integration story</w:t>
      </w:r>
      <w:r w:rsidR="00AA7396">
        <w:rPr>
          <w:lang w:val="en-US"/>
        </w:rPr>
        <w:t xml:space="preserve"> </w:t>
      </w:r>
      <w:r>
        <w:rPr>
          <w:lang w:val="en-US"/>
        </w:rPr>
        <w:t xml:space="preserve">(M = </w:t>
      </w:r>
      <w:r w:rsidR="00B30B15">
        <w:rPr>
          <w:lang w:val="en-US"/>
        </w:rPr>
        <w:t xml:space="preserve">4.08, SD = .90) </w:t>
      </w:r>
      <w:r w:rsidR="009D533A">
        <w:rPr>
          <w:lang w:val="en-US"/>
        </w:rPr>
        <w:t>showed</w:t>
      </w:r>
      <w:r w:rsidR="00C63849">
        <w:rPr>
          <w:lang w:val="en-US"/>
        </w:rPr>
        <w:t xml:space="preserve"> </w:t>
      </w:r>
      <w:r w:rsidR="005442CC">
        <w:rPr>
          <w:lang w:val="en-US"/>
        </w:rPr>
        <w:t>significantly higher</w:t>
      </w:r>
      <w:r w:rsidR="009D533A">
        <w:rPr>
          <w:lang w:val="en-US"/>
        </w:rPr>
        <w:t xml:space="preserve"> transportation</w:t>
      </w:r>
      <w:r w:rsidR="005442CC">
        <w:rPr>
          <w:lang w:val="en-US"/>
        </w:rPr>
        <w:t xml:space="preserve"> than the no integration story</w:t>
      </w:r>
      <w:r w:rsidR="00AA7396">
        <w:rPr>
          <w:lang w:val="en-US"/>
        </w:rPr>
        <w:t xml:space="preserve"> </w:t>
      </w:r>
      <w:r w:rsidR="005442CC">
        <w:rPr>
          <w:lang w:val="en-US"/>
        </w:rPr>
        <w:t>(</w:t>
      </w:r>
      <w:r w:rsidR="009D533A">
        <w:rPr>
          <w:lang w:val="en-US"/>
        </w:rPr>
        <w:t>M =</w:t>
      </w:r>
      <w:r w:rsidR="00864775">
        <w:rPr>
          <w:lang w:val="en-US"/>
        </w:rPr>
        <w:t xml:space="preserve"> 2.92, SD = .048; p = </w:t>
      </w:r>
      <w:r w:rsidR="0012381B">
        <w:rPr>
          <w:lang w:val="en-US"/>
        </w:rPr>
        <w:t>.007</w:t>
      </w:r>
      <w:r w:rsidR="005442CC">
        <w:rPr>
          <w:lang w:val="en-US"/>
        </w:rPr>
        <w:t xml:space="preserve">). Yet the no integration </w:t>
      </w:r>
      <w:r w:rsidR="00E271AE">
        <w:rPr>
          <w:lang w:val="en-US"/>
        </w:rPr>
        <w:t>did not have</w:t>
      </w:r>
      <w:r w:rsidR="005442CC">
        <w:rPr>
          <w:lang w:val="en-US"/>
        </w:rPr>
        <w:t xml:space="preserve"> significantly lower </w:t>
      </w:r>
      <w:r w:rsidR="00E271AE">
        <w:rPr>
          <w:lang w:val="en-US"/>
        </w:rPr>
        <w:t xml:space="preserve">transportation </w:t>
      </w:r>
      <w:r w:rsidR="005442CC">
        <w:rPr>
          <w:lang w:val="en-US"/>
        </w:rPr>
        <w:t>than the low integration story</w:t>
      </w:r>
      <w:r w:rsidR="00AA7396">
        <w:rPr>
          <w:lang w:val="en-US"/>
        </w:rPr>
        <w:t xml:space="preserve"> </w:t>
      </w:r>
      <w:r w:rsidR="005442CC">
        <w:rPr>
          <w:lang w:val="en-US"/>
        </w:rPr>
        <w:t>(</w:t>
      </w:r>
      <w:r w:rsidR="0012381B">
        <w:rPr>
          <w:lang w:val="en-US"/>
        </w:rPr>
        <w:t xml:space="preserve">M = </w:t>
      </w:r>
      <w:r w:rsidR="006C6CF5">
        <w:rPr>
          <w:lang w:val="en-US"/>
        </w:rPr>
        <w:t>3.48</w:t>
      </w:r>
      <w:r w:rsidR="0012381B">
        <w:rPr>
          <w:lang w:val="en-US"/>
        </w:rPr>
        <w:t xml:space="preserve">, </w:t>
      </w:r>
      <w:r w:rsidR="006C6CF5">
        <w:rPr>
          <w:lang w:val="en-US"/>
        </w:rPr>
        <w:t xml:space="preserve">SD = </w:t>
      </w:r>
      <w:r w:rsidR="00BC2E3F">
        <w:rPr>
          <w:lang w:val="en-US"/>
        </w:rPr>
        <w:t xml:space="preserve">.74; p = </w:t>
      </w:r>
      <w:r w:rsidR="00E271AE">
        <w:rPr>
          <w:lang w:val="en-US"/>
        </w:rPr>
        <w:t>.149</w:t>
      </w:r>
      <w:r w:rsidR="005442CC">
        <w:rPr>
          <w:lang w:val="en-US"/>
        </w:rPr>
        <w:t xml:space="preserve">). </w:t>
      </w:r>
      <w:r w:rsidR="009D44B9">
        <w:rPr>
          <w:lang w:val="en-US"/>
        </w:rPr>
        <w:t>The low integration story was also not significantly lower</w:t>
      </w:r>
      <w:r w:rsidR="00E271AE">
        <w:rPr>
          <w:lang w:val="en-US"/>
        </w:rPr>
        <w:t xml:space="preserve"> in transportation</w:t>
      </w:r>
      <w:r w:rsidR="009D44B9">
        <w:rPr>
          <w:lang w:val="en-US"/>
        </w:rPr>
        <w:t xml:space="preserve"> than the high integration story</w:t>
      </w:r>
      <w:r w:rsidR="00AA7396">
        <w:rPr>
          <w:lang w:val="en-US"/>
        </w:rPr>
        <w:t xml:space="preserve"> </w:t>
      </w:r>
      <w:r w:rsidR="009D44B9">
        <w:rPr>
          <w:lang w:val="en-US"/>
        </w:rPr>
        <w:t>(p = .074).</w:t>
      </w:r>
    </w:p>
    <w:p w14:paraId="0D3BCD82" w14:textId="77777777" w:rsidR="007104E6" w:rsidRDefault="007104E6" w:rsidP="00F65BAC">
      <w:pPr>
        <w:rPr>
          <w:lang w:val="en-US"/>
        </w:rPr>
      </w:pPr>
    </w:p>
    <w:p w14:paraId="33A9BB40" w14:textId="21E9295C" w:rsidR="0037651A" w:rsidRDefault="0037651A" w:rsidP="00295717">
      <w:pPr>
        <w:pStyle w:val="Heading4"/>
        <w:rPr>
          <w:lang w:val="en-US"/>
        </w:rPr>
      </w:pPr>
      <w:bookmarkStart w:id="314" w:name="_Toc197521794"/>
      <w:commentRangeStart w:id="315"/>
      <w:commentRangeStart w:id="316"/>
      <w:r>
        <w:rPr>
          <w:lang w:val="en-US"/>
        </w:rPr>
        <w:lastRenderedPageBreak/>
        <w:t>Effects of message integration on audience evaluation</w:t>
      </w:r>
      <w:commentRangeEnd w:id="315"/>
      <w:r w:rsidR="004F5CC6">
        <w:rPr>
          <w:rStyle w:val="CommentReference"/>
          <w:color w:val="auto"/>
        </w:rPr>
        <w:commentReference w:id="315"/>
      </w:r>
      <w:commentRangeEnd w:id="316"/>
      <w:r w:rsidR="00FA0F72">
        <w:rPr>
          <w:rStyle w:val="CommentReference"/>
          <w:color w:val="auto"/>
        </w:rPr>
        <w:commentReference w:id="316"/>
      </w:r>
      <w:bookmarkEnd w:id="314"/>
    </w:p>
    <w:p w14:paraId="3D52DD4E" w14:textId="3390F40B" w:rsidR="0037651A" w:rsidRDefault="00CB5346" w:rsidP="00F65BAC">
      <w:pPr>
        <w:rPr>
          <w:lang w:val="en-US"/>
        </w:rPr>
      </w:pPr>
      <w:r>
        <w:rPr>
          <w:lang w:val="en-US"/>
        </w:rPr>
        <w:t>A one</w:t>
      </w:r>
      <w:r w:rsidR="00E202BC">
        <w:rPr>
          <w:lang w:val="en-US"/>
        </w:rPr>
        <w:t>-</w:t>
      </w:r>
      <w:r>
        <w:rPr>
          <w:lang w:val="en-US"/>
        </w:rPr>
        <w:t xml:space="preserve">way ANOVA demonstrated that integration is not statistically significant for audience evaluation. </w:t>
      </w:r>
      <w:proofErr w:type="gramStart"/>
      <w:r>
        <w:rPr>
          <w:lang w:val="en-US"/>
        </w:rPr>
        <w:t>F(</w:t>
      </w:r>
      <w:proofErr w:type="gramEnd"/>
      <w:r>
        <w:rPr>
          <w:lang w:val="en-US"/>
        </w:rPr>
        <w:t>2, 26</w:t>
      </w:r>
      <w:r w:rsidR="00E202BC">
        <w:rPr>
          <w:lang w:val="en-US"/>
        </w:rPr>
        <w:t xml:space="preserve">) = 2.110; p = .142). </w:t>
      </w:r>
      <w:r w:rsidR="005C6D97">
        <w:rPr>
          <w:lang w:val="en-US"/>
        </w:rPr>
        <w:t>While</w:t>
      </w:r>
      <w:r w:rsidR="00212A79">
        <w:rPr>
          <w:lang w:val="en-US"/>
        </w:rPr>
        <w:t xml:space="preserve"> the high integration story</w:t>
      </w:r>
      <w:r w:rsidR="00CC568D">
        <w:rPr>
          <w:lang w:val="en-US"/>
        </w:rPr>
        <w:t xml:space="preserve"> </w:t>
      </w:r>
      <w:r w:rsidR="004F5CC6">
        <w:rPr>
          <w:lang w:val="en-US"/>
        </w:rPr>
        <w:t>(</w:t>
      </w:r>
      <w:r w:rsidR="00EC0762">
        <w:rPr>
          <w:lang w:val="en-US"/>
        </w:rPr>
        <w:t>M = 4.77, SD = 1.24)</w:t>
      </w:r>
      <w:r w:rsidR="006E266F">
        <w:rPr>
          <w:lang w:val="en-US"/>
        </w:rPr>
        <w:t xml:space="preserve"> has </w:t>
      </w:r>
      <w:r w:rsidR="003F0EC5">
        <w:rPr>
          <w:lang w:val="en-US"/>
        </w:rPr>
        <w:t xml:space="preserve">a higher </w:t>
      </w:r>
      <w:proofErr w:type="gramStart"/>
      <w:r w:rsidR="003F0EC5">
        <w:rPr>
          <w:lang w:val="en-US"/>
        </w:rPr>
        <w:t>mean</w:t>
      </w:r>
      <w:proofErr w:type="gramEnd"/>
      <w:r w:rsidR="003F0EC5">
        <w:rPr>
          <w:lang w:val="en-US"/>
        </w:rPr>
        <w:t xml:space="preserve"> on audience involvement </w:t>
      </w:r>
      <w:r w:rsidR="003F7E0A">
        <w:rPr>
          <w:lang w:val="en-US"/>
        </w:rPr>
        <w:t xml:space="preserve">but does not reach significance </w:t>
      </w:r>
      <w:r w:rsidR="003F0EC5">
        <w:rPr>
          <w:lang w:val="en-US"/>
        </w:rPr>
        <w:t>compared to low integration</w:t>
      </w:r>
      <w:r w:rsidR="00D97BA7">
        <w:rPr>
          <w:lang w:val="en-US"/>
        </w:rPr>
        <w:t xml:space="preserve"> </w:t>
      </w:r>
      <w:r w:rsidR="003F0EC5">
        <w:rPr>
          <w:lang w:val="en-US"/>
        </w:rPr>
        <w:t>(</w:t>
      </w:r>
      <w:r w:rsidR="00D627BF">
        <w:rPr>
          <w:lang w:val="en-US"/>
        </w:rPr>
        <w:t>M= 3.</w:t>
      </w:r>
      <w:r w:rsidR="003F7E0A">
        <w:rPr>
          <w:lang w:val="en-US"/>
        </w:rPr>
        <w:t xml:space="preserve">85, SD = 1.16; p = </w:t>
      </w:r>
      <w:r w:rsidR="00D62F44">
        <w:rPr>
          <w:lang w:val="en-US"/>
        </w:rPr>
        <w:t>.066</w:t>
      </w:r>
      <w:r w:rsidR="003F0EC5">
        <w:rPr>
          <w:lang w:val="en-US"/>
        </w:rPr>
        <w:t>) and no integration</w:t>
      </w:r>
      <w:r w:rsidR="00D97BA7">
        <w:rPr>
          <w:lang w:val="en-US"/>
        </w:rPr>
        <w:t xml:space="preserve"> </w:t>
      </w:r>
      <w:r w:rsidR="003F0EC5">
        <w:rPr>
          <w:lang w:val="en-US"/>
        </w:rPr>
        <w:t>(</w:t>
      </w:r>
      <w:r w:rsidR="00D62F44">
        <w:rPr>
          <w:lang w:val="en-US"/>
        </w:rPr>
        <w:t xml:space="preserve">M= 3.87, SD = .87; p = </w:t>
      </w:r>
      <w:r w:rsidR="009C2CC3">
        <w:rPr>
          <w:lang w:val="en-US"/>
        </w:rPr>
        <w:t>.137</w:t>
      </w:r>
      <w:r w:rsidR="003F0EC5">
        <w:rPr>
          <w:lang w:val="en-US"/>
        </w:rPr>
        <w:t>). The sig</w:t>
      </w:r>
      <w:r w:rsidR="00531192">
        <w:rPr>
          <w:lang w:val="en-US"/>
        </w:rPr>
        <w:t>nificance between low integration and no integration reaches near randomness</w:t>
      </w:r>
      <w:r w:rsidR="00E7512D">
        <w:rPr>
          <w:lang w:val="en-US"/>
        </w:rPr>
        <w:t xml:space="preserve"> </w:t>
      </w:r>
      <w:r w:rsidR="009C2CC3">
        <w:rPr>
          <w:lang w:val="en-US"/>
        </w:rPr>
        <w:t>(</w:t>
      </w:r>
      <w:r w:rsidR="00531192">
        <w:rPr>
          <w:lang w:val="en-US"/>
        </w:rPr>
        <w:t xml:space="preserve">p = </w:t>
      </w:r>
      <w:r w:rsidR="00E7512D">
        <w:rPr>
          <w:lang w:val="en-US"/>
        </w:rPr>
        <w:t>.976).</w:t>
      </w:r>
    </w:p>
    <w:p w14:paraId="402B2335" w14:textId="77777777" w:rsidR="00EF604F" w:rsidRDefault="00EF604F" w:rsidP="00F65BAC">
      <w:pPr>
        <w:rPr>
          <w:lang w:val="en-US"/>
        </w:rPr>
      </w:pPr>
    </w:p>
    <w:p w14:paraId="4B427315" w14:textId="068683E3" w:rsidR="0037651A" w:rsidRDefault="0037651A" w:rsidP="00295717">
      <w:pPr>
        <w:pStyle w:val="Heading4"/>
        <w:rPr>
          <w:lang w:val="en-US"/>
        </w:rPr>
      </w:pPr>
      <w:bookmarkStart w:id="317" w:name="_Toc197521795"/>
      <w:commentRangeStart w:id="318"/>
      <w:commentRangeStart w:id="319"/>
      <w:commentRangeStart w:id="320"/>
      <w:r>
        <w:rPr>
          <w:lang w:val="en-US"/>
        </w:rPr>
        <w:t xml:space="preserve">Effects </w:t>
      </w:r>
      <w:commentRangeEnd w:id="318"/>
      <w:r w:rsidR="006234C2">
        <w:rPr>
          <w:rStyle w:val="CommentReference"/>
          <w:color w:val="auto"/>
        </w:rPr>
        <w:commentReference w:id="318"/>
      </w:r>
      <w:commentRangeEnd w:id="319"/>
      <w:r w:rsidR="009F662D">
        <w:rPr>
          <w:rStyle w:val="CommentReference"/>
          <w:color w:val="auto"/>
        </w:rPr>
        <w:commentReference w:id="319"/>
      </w:r>
      <w:commentRangeEnd w:id="320"/>
      <w:r w:rsidR="009F662D">
        <w:rPr>
          <w:rStyle w:val="CommentReference"/>
          <w:color w:val="auto"/>
        </w:rPr>
        <w:commentReference w:id="320"/>
      </w:r>
      <w:r>
        <w:rPr>
          <w:lang w:val="en-US"/>
        </w:rPr>
        <w:t>of message integration on personal relevance</w:t>
      </w:r>
      <w:bookmarkEnd w:id="317"/>
    </w:p>
    <w:p w14:paraId="2FA58CF6" w14:textId="2882DCA9" w:rsidR="00D7134B" w:rsidRDefault="00725D1E" w:rsidP="00EF604F">
      <w:pPr>
        <w:rPr>
          <w:lang w:val="en-US"/>
        </w:rPr>
      </w:pPr>
      <w:r>
        <w:rPr>
          <w:lang w:val="en-US"/>
        </w:rPr>
        <w:t>A one</w:t>
      </w:r>
      <w:r w:rsidR="004E75C5">
        <w:rPr>
          <w:lang w:val="en-US"/>
        </w:rPr>
        <w:t>-</w:t>
      </w:r>
      <w:r>
        <w:rPr>
          <w:lang w:val="en-US"/>
        </w:rPr>
        <w:t xml:space="preserve">way Anova demonstrated that integration is reaching </w:t>
      </w:r>
      <w:commentRangeStart w:id="321"/>
      <w:r>
        <w:rPr>
          <w:lang w:val="en-US"/>
        </w:rPr>
        <w:t xml:space="preserve">near </w:t>
      </w:r>
      <w:commentRangeEnd w:id="321"/>
      <w:r w:rsidR="00041BF2">
        <w:rPr>
          <w:rStyle w:val="CommentReference"/>
        </w:rPr>
        <w:commentReference w:id="321"/>
      </w:r>
      <w:r>
        <w:rPr>
          <w:lang w:val="en-US"/>
        </w:rPr>
        <w:t>s</w:t>
      </w:r>
      <w:r w:rsidR="00C117B5">
        <w:rPr>
          <w:lang w:val="en-US"/>
        </w:rPr>
        <w:t>ignificance for personal relevance</w:t>
      </w:r>
      <w:r w:rsidR="00D97BA7">
        <w:rPr>
          <w:lang w:val="en-US"/>
        </w:rPr>
        <w:t xml:space="preserve"> </w:t>
      </w:r>
      <w:r w:rsidR="00C117B5">
        <w:rPr>
          <w:lang w:val="en-US"/>
        </w:rPr>
        <w:t>(</w:t>
      </w:r>
      <w:proofErr w:type="gramStart"/>
      <w:r w:rsidR="00C117B5">
        <w:rPr>
          <w:lang w:val="en-US"/>
        </w:rPr>
        <w:t>F(</w:t>
      </w:r>
      <w:proofErr w:type="gramEnd"/>
      <w:r w:rsidR="00C117B5">
        <w:rPr>
          <w:lang w:val="en-US"/>
        </w:rPr>
        <w:t xml:space="preserve">2,26) = 2.789, </w:t>
      </w:r>
      <w:r w:rsidR="004E75C5">
        <w:rPr>
          <w:lang w:val="en-US"/>
        </w:rPr>
        <w:t xml:space="preserve">p = .080). Significance has been reached between </w:t>
      </w:r>
      <w:r w:rsidR="00DF1F82">
        <w:rPr>
          <w:lang w:val="en-US"/>
        </w:rPr>
        <w:t>high integration</w:t>
      </w:r>
      <w:r w:rsidR="00D97BA7">
        <w:rPr>
          <w:lang w:val="en-US"/>
        </w:rPr>
        <w:t xml:space="preserve"> </w:t>
      </w:r>
      <w:r w:rsidR="00DF1F82">
        <w:rPr>
          <w:lang w:val="en-US"/>
        </w:rPr>
        <w:t>(M = 3.3</w:t>
      </w:r>
      <w:r w:rsidR="00FA4F88">
        <w:rPr>
          <w:lang w:val="en-US"/>
        </w:rPr>
        <w:t xml:space="preserve">, SD = </w:t>
      </w:r>
      <w:r w:rsidR="00FE7703">
        <w:rPr>
          <w:lang w:val="en-US"/>
        </w:rPr>
        <w:t xml:space="preserve">1.20) and </w:t>
      </w:r>
      <w:r w:rsidR="00AB6617">
        <w:rPr>
          <w:lang w:val="en-US"/>
        </w:rPr>
        <w:t>no integration</w:t>
      </w:r>
      <w:r w:rsidR="00D97BA7">
        <w:rPr>
          <w:lang w:val="en-US"/>
        </w:rPr>
        <w:t xml:space="preserve"> </w:t>
      </w:r>
      <w:r w:rsidR="00AB6617">
        <w:rPr>
          <w:lang w:val="en-US"/>
        </w:rPr>
        <w:t xml:space="preserve">(M = 2.17, SD = .92; p = </w:t>
      </w:r>
      <w:r w:rsidR="00EB1A8A">
        <w:rPr>
          <w:lang w:val="en-US"/>
        </w:rPr>
        <w:t>.035</w:t>
      </w:r>
      <w:r w:rsidR="00AB6617">
        <w:rPr>
          <w:lang w:val="en-US"/>
        </w:rPr>
        <w:t>)</w:t>
      </w:r>
      <w:r w:rsidR="00947E3E">
        <w:rPr>
          <w:lang w:val="en-US"/>
        </w:rPr>
        <w:t>.</w:t>
      </w:r>
      <w:r w:rsidR="00942CDC">
        <w:rPr>
          <w:lang w:val="en-US"/>
        </w:rPr>
        <w:t xml:space="preserve"> </w:t>
      </w:r>
      <w:r w:rsidR="00947E3E">
        <w:rPr>
          <w:lang w:val="en-US"/>
        </w:rPr>
        <w:t>H</w:t>
      </w:r>
      <w:r w:rsidR="00942CDC">
        <w:rPr>
          <w:lang w:val="en-US"/>
        </w:rPr>
        <w:t>owever</w:t>
      </w:r>
      <w:r w:rsidR="00947E3E">
        <w:rPr>
          <w:lang w:val="en-US"/>
        </w:rPr>
        <w:t>,</w:t>
      </w:r>
      <w:r w:rsidR="00942CDC">
        <w:rPr>
          <w:lang w:val="en-US"/>
        </w:rPr>
        <w:t xml:space="preserve"> it has not been reached for </w:t>
      </w:r>
      <w:r w:rsidR="00947E3E">
        <w:rPr>
          <w:lang w:val="en-US"/>
        </w:rPr>
        <w:t>low integration</w:t>
      </w:r>
      <w:r w:rsidR="00D97BA7">
        <w:rPr>
          <w:lang w:val="en-US"/>
        </w:rPr>
        <w:t xml:space="preserve"> </w:t>
      </w:r>
      <w:r w:rsidR="00947E3E">
        <w:rPr>
          <w:lang w:val="en-US"/>
        </w:rPr>
        <w:t xml:space="preserve">(M = </w:t>
      </w:r>
      <w:r w:rsidR="002D3A6D">
        <w:rPr>
          <w:lang w:val="en-US"/>
        </w:rPr>
        <w:t>2.</w:t>
      </w:r>
      <w:r w:rsidR="00892072">
        <w:rPr>
          <w:lang w:val="en-US"/>
        </w:rPr>
        <w:t>59, SD = .88) and high integration</w:t>
      </w:r>
      <w:r w:rsidR="00C26B3C">
        <w:rPr>
          <w:lang w:val="en-US"/>
        </w:rPr>
        <w:t xml:space="preserve"> </w:t>
      </w:r>
      <w:r w:rsidR="00892072">
        <w:rPr>
          <w:lang w:val="en-US"/>
        </w:rPr>
        <w:t xml:space="preserve">(p = </w:t>
      </w:r>
      <w:r w:rsidR="00CF4A2B">
        <w:rPr>
          <w:lang w:val="en-US"/>
        </w:rPr>
        <w:t>.096) or no integration</w:t>
      </w:r>
      <w:r w:rsidR="00D97BA7">
        <w:rPr>
          <w:lang w:val="en-US"/>
        </w:rPr>
        <w:t xml:space="preserve"> </w:t>
      </w:r>
      <w:r w:rsidR="00CF4A2B">
        <w:rPr>
          <w:lang w:val="en-US"/>
        </w:rPr>
        <w:t>(p = .400).</w:t>
      </w:r>
    </w:p>
    <w:p w14:paraId="7BC2345B" w14:textId="77777777" w:rsidR="00EF604F" w:rsidRDefault="00EF604F" w:rsidP="00EF604F">
      <w:pPr>
        <w:rPr>
          <w:lang w:val="en-US"/>
        </w:rPr>
      </w:pPr>
    </w:p>
    <w:p w14:paraId="10CC157D" w14:textId="2BAB2F3F" w:rsidR="005C0657" w:rsidRDefault="005C0657" w:rsidP="00295717">
      <w:pPr>
        <w:pStyle w:val="Heading4"/>
        <w:rPr>
          <w:lang w:val="en-US"/>
        </w:rPr>
      </w:pPr>
      <w:bookmarkStart w:id="322" w:name="_Toc197521796"/>
      <w:r>
        <w:rPr>
          <w:lang w:val="en-US"/>
        </w:rPr>
        <w:t>Effects of message integration on SMP</w:t>
      </w:r>
      <w:bookmarkEnd w:id="322"/>
    </w:p>
    <w:p w14:paraId="0AA6D4F0" w14:textId="5122DDC2" w:rsidR="00097D7E" w:rsidRDefault="008865F5" w:rsidP="00F4503F">
      <w:pPr>
        <w:rPr>
          <w:lang w:val="en-US"/>
        </w:rPr>
      </w:pPr>
      <w:r>
        <w:rPr>
          <w:lang w:val="en-US"/>
        </w:rPr>
        <w:t xml:space="preserve">A one-way analysis demonstrated that integration was statistically significant </w:t>
      </w:r>
      <w:r w:rsidR="005C2B70">
        <w:rPr>
          <w:lang w:val="en-US"/>
        </w:rPr>
        <w:t>for Systematic Message Processing</w:t>
      </w:r>
      <w:r w:rsidR="00D97BA7">
        <w:rPr>
          <w:lang w:val="en-US"/>
        </w:rPr>
        <w:t xml:space="preserve"> </w:t>
      </w:r>
      <w:r w:rsidR="00097D7E">
        <w:rPr>
          <w:lang w:val="en-US"/>
        </w:rPr>
        <w:t>(</w:t>
      </w:r>
      <w:proofErr w:type="gramStart"/>
      <w:r w:rsidR="00097D7E">
        <w:rPr>
          <w:lang w:val="en-US"/>
        </w:rPr>
        <w:t>F(</w:t>
      </w:r>
      <w:proofErr w:type="gramEnd"/>
      <w:r w:rsidR="00097D7E">
        <w:rPr>
          <w:lang w:val="en-US"/>
        </w:rPr>
        <w:t>2,24</w:t>
      </w:r>
      <w:r w:rsidR="00AA0AA7">
        <w:rPr>
          <w:lang w:val="en-US"/>
        </w:rPr>
        <w:t>) = 3.431, p = .049)</w:t>
      </w:r>
      <w:r w:rsidR="00112FC2">
        <w:rPr>
          <w:lang w:val="en-US"/>
        </w:rPr>
        <w:t xml:space="preserve">. </w:t>
      </w:r>
      <w:r w:rsidR="00B1363F">
        <w:rPr>
          <w:lang w:val="en-US"/>
        </w:rPr>
        <w:t>Significance has been reached between high integration</w:t>
      </w:r>
      <w:r w:rsidR="00D97BA7">
        <w:rPr>
          <w:lang w:val="en-US"/>
        </w:rPr>
        <w:t xml:space="preserve"> </w:t>
      </w:r>
      <w:r w:rsidR="00327BFB">
        <w:rPr>
          <w:lang w:val="en-US"/>
        </w:rPr>
        <w:t xml:space="preserve">(M = </w:t>
      </w:r>
      <w:r w:rsidR="00CB52EF">
        <w:rPr>
          <w:lang w:val="en-US"/>
        </w:rPr>
        <w:t>4.</w:t>
      </w:r>
      <w:r w:rsidR="00E8613F">
        <w:rPr>
          <w:lang w:val="en-US"/>
        </w:rPr>
        <w:t>88, SD = .83) and low integration</w:t>
      </w:r>
      <w:r w:rsidR="00D97BA7">
        <w:rPr>
          <w:lang w:val="en-US"/>
        </w:rPr>
        <w:t xml:space="preserve"> </w:t>
      </w:r>
      <w:r w:rsidR="00E8613F">
        <w:rPr>
          <w:lang w:val="en-US"/>
        </w:rPr>
        <w:t xml:space="preserve">(M = </w:t>
      </w:r>
      <w:r w:rsidR="002840A0">
        <w:rPr>
          <w:lang w:val="en-US"/>
        </w:rPr>
        <w:t>3.5</w:t>
      </w:r>
      <w:r w:rsidR="006A406F">
        <w:rPr>
          <w:lang w:val="en-US"/>
        </w:rPr>
        <w:t xml:space="preserve">9, SD = 1.40; p = </w:t>
      </w:r>
      <w:r w:rsidR="00DB108F">
        <w:rPr>
          <w:lang w:val="en-US"/>
        </w:rPr>
        <w:t>.017</w:t>
      </w:r>
      <w:r w:rsidR="006A406F">
        <w:rPr>
          <w:lang w:val="en-US"/>
        </w:rPr>
        <w:t xml:space="preserve">). </w:t>
      </w:r>
      <w:r w:rsidR="00D630ED">
        <w:rPr>
          <w:lang w:val="en-US"/>
        </w:rPr>
        <w:t>Significance has not been reached in relation</w:t>
      </w:r>
      <w:r w:rsidR="00A3470C">
        <w:rPr>
          <w:lang w:val="en-US"/>
        </w:rPr>
        <w:t xml:space="preserve"> </w:t>
      </w:r>
      <w:proofErr w:type="gramStart"/>
      <w:r w:rsidR="00A3470C">
        <w:rPr>
          <w:lang w:val="en-US"/>
        </w:rPr>
        <w:t>between</w:t>
      </w:r>
      <w:proofErr w:type="gramEnd"/>
      <w:r w:rsidR="00A3470C">
        <w:rPr>
          <w:lang w:val="en-US"/>
        </w:rPr>
        <w:t xml:space="preserve"> no integration</w:t>
      </w:r>
      <w:r w:rsidR="00D97BA7">
        <w:rPr>
          <w:lang w:val="en-US"/>
        </w:rPr>
        <w:t xml:space="preserve"> </w:t>
      </w:r>
      <w:r w:rsidR="006D6F9A">
        <w:rPr>
          <w:lang w:val="en-US"/>
        </w:rPr>
        <w:t>(M = 3.84, SD = 1.16)</w:t>
      </w:r>
      <w:r w:rsidR="00222AAE">
        <w:rPr>
          <w:lang w:val="en-US"/>
        </w:rPr>
        <w:t xml:space="preserve"> and high integration</w:t>
      </w:r>
      <w:r w:rsidR="00D97BA7">
        <w:rPr>
          <w:lang w:val="en-US"/>
        </w:rPr>
        <w:t xml:space="preserve"> </w:t>
      </w:r>
      <w:r w:rsidR="00222AAE">
        <w:rPr>
          <w:lang w:val="en-US"/>
        </w:rPr>
        <w:t xml:space="preserve">(p = </w:t>
      </w:r>
      <w:r w:rsidR="00977733">
        <w:rPr>
          <w:lang w:val="en-US"/>
        </w:rPr>
        <w:t>.122) or low integration</w:t>
      </w:r>
      <w:r w:rsidR="00D97BA7">
        <w:rPr>
          <w:lang w:val="en-US"/>
        </w:rPr>
        <w:t xml:space="preserve"> </w:t>
      </w:r>
      <w:r w:rsidR="00977733">
        <w:rPr>
          <w:lang w:val="en-US"/>
        </w:rPr>
        <w:t>(p = .688)</w:t>
      </w:r>
      <w:r w:rsidR="00EF1780">
        <w:rPr>
          <w:lang w:val="en-US"/>
        </w:rPr>
        <w:t>.</w:t>
      </w:r>
    </w:p>
    <w:p w14:paraId="3B8AA907" w14:textId="30B19721" w:rsidR="00EA4B80" w:rsidRDefault="00A144C3" w:rsidP="00EA4B80">
      <w:pPr>
        <w:pStyle w:val="Heading3"/>
        <w:rPr>
          <w:lang w:val="en-US"/>
        </w:rPr>
      </w:pPr>
      <w:bookmarkStart w:id="323" w:name="_Toc197521797"/>
      <w:r>
        <w:rPr>
          <w:lang w:val="en-US"/>
        </w:rPr>
        <w:t>4.</w:t>
      </w:r>
      <w:r w:rsidR="004C199B">
        <w:rPr>
          <w:lang w:val="en-US"/>
        </w:rPr>
        <w:t>3</w:t>
      </w:r>
      <w:r>
        <w:rPr>
          <w:lang w:val="en-US"/>
        </w:rPr>
        <w:t xml:space="preserve">.2 </w:t>
      </w:r>
      <w:commentRangeStart w:id="324"/>
      <w:r w:rsidR="00EA4B80">
        <w:rPr>
          <w:lang w:val="en-US"/>
        </w:rPr>
        <w:t>Correlations</w:t>
      </w:r>
      <w:commentRangeEnd w:id="324"/>
      <w:r w:rsidR="00613953">
        <w:rPr>
          <w:rStyle w:val="CommentReference"/>
          <w:color w:val="auto"/>
        </w:rPr>
        <w:commentReference w:id="324"/>
      </w:r>
      <w:bookmarkEnd w:id="323"/>
    </w:p>
    <w:p w14:paraId="43B2BCE3" w14:textId="7A8E92D6" w:rsidR="0092486D" w:rsidRPr="0092486D" w:rsidRDefault="0092486D" w:rsidP="00F4503F">
      <w:pPr>
        <w:rPr>
          <w:lang w:val="en-US"/>
        </w:rPr>
      </w:pPr>
      <w:r>
        <w:rPr>
          <w:lang w:val="en-US"/>
        </w:rPr>
        <w:t>From a Pearson correlation test it is determined that there is significance positive correlation between Transportation and identification(</w:t>
      </w:r>
      <w:proofErr w:type="gramStart"/>
      <w:r>
        <w:rPr>
          <w:lang w:val="en-US"/>
        </w:rPr>
        <w:t>r(</w:t>
      </w:r>
      <w:proofErr w:type="gramEnd"/>
      <w:r>
        <w:rPr>
          <w:lang w:val="en-US"/>
        </w:rPr>
        <w:t xml:space="preserve">23) = .69, p = &lt;.001). Identification was not tested on the No integration participants. </w:t>
      </w:r>
    </w:p>
    <w:p w14:paraId="431BA0B3" w14:textId="6BEB5F1D" w:rsidR="00AB54B8" w:rsidRDefault="004778E9" w:rsidP="00F4503F">
      <w:pPr>
        <w:pStyle w:val="Heading4"/>
        <w:rPr>
          <w:lang w:val="en-US"/>
        </w:rPr>
      </w:pPr>
      <w:bookmarkStart w:id="325" w:name="_Toc197521798"/>
      <w:r>
        <w:rPr>
          <w:lang w:val="en-US"/>
        </w:rPr>
        <w:t>Effects on Recall</w:t>
      </w:r>
      <w:bookmarkEnd w:id="325"/>
    </w:p>
    <w:p w14:paraId="062F4356" w14:textId="2C063D6A" w:rsidR="00DC7D05" w:rsidRDefault="008715C0" w:rsidP="00DC7D05">
      <w:pPr>
        <w:rPr>
          <w:lang w:val="en-US"/>
        </w:rPr>
      </w:pPr>
      <w:r>
        <w:rPr>
          <w:lang w:val="en-US"/>
        </w:rPr>
        <w:t xml:space="preserve">Recall was </w:t>
      </w:r>
      <w:r w:rsidR="0092486D">
        <w:rPr>
          <w:lang w:val="en-US"/>
        </w:rPr>
        <w:t xml:space="preserve">not </w:t>
      </w:r>
      <w:proofErr w:type="gramStart"/>
      <w:r w:rsidR="0092486D">
        <w:rPr>
          <w:lang w:val="en-US"/>
        </w:rPr>
        <w:t>significant</w:t>
      </w:r>
      <w:proofErr w:type="gramEnd"/>
      <w:r w:rsidR="0092486D">
        <w:rPr>
          <w:lang w:val="en-US"/>
        </w:rPr>
        <w:t xml:space="preserve"> correlated towards </w:t>
      </w:r>
      <w:r w:rsidR="00692CF7">
        <w:rPr>
          <w:lang w:val="en-US"/>
        </w:rPr>
        <w:t>transportation</w:t>
      </w:r>
      <w:r w:rsidR="005C64F7">
        <w:rPr>
          <w:lang w:val="en-US"/>
        </w:rPr>
        <w:t xml:space="preserve"> (</w:t>
      </w:r>
      <w:proofErr w:type="gramStart"/>
      <w:r w:rsidR="00E50DA0">
        <w:rPr>
          <w:lang w:val="en-US"/>
        </w:rPr>
        <w:t>r(</w:t>
      </w:r>
      <w:proofErr w:type="gramEnd"/>
      <w:r w:rsidR="00E50DA0">
        <w:rPr>
          <w:lang w:val="en-US"/>
        </w:rPr>
        <w:t xml:space="preserve">29) = </w:t>
      </w:r>
      <w:r>
        <w:rPr>
          <w:lang w:val="en-US"/>
        </w:rPr>
        <w:t>.24, p = .203)</w:t>
      </w:r>
      <w:r w:rsidR="005C64F7">
        <w:rPr>
          <w:lang w:val="en-US"/>
        </w:rPr>
        <w:t xml:space="preserve">, </w:t>
      </w:r>
      <w:r w:rsidR="00120A00">
        <w:rPr>
          <w:lang w:val="en-US"/>
        </w:rPr>
        <w:t>i</w:t>
      </w:r>
      <w:r w:rsidR="005C64F7">
        <w:rPr>
          <w:lang w:val="en-US"/>
        </w:rPr>
        <w:t>dentification (</w:t>
      </w:r>
      <w:proofErr w:type="gramStart"/>
      <w:r w:rsidR="005C64F7">
        <w:rPr>
          <w:lang w:val="en-US"/>
        </w:rPr>
        <w:t>r(</w:t>
      </w:r>
      <w:proofErr w:type="gramEnd"/>
      <w:r w:rsidR="0001503A">
        <w:rPr>
          <w:lang w:val="en-US"/>
        </w:rPr>
        <w:t xml:space="preserve">23) = .23, p = .293), </w:t>
      </w:r>
      <w:r w:rsidR="00E00198">
        <w:rPr>
          <w:lang w:val="en-US"/>
        </w:rPr>
        <w:t>audience evaluation (</w:t>
      </w:r>
      <w:proofErr w:type="gramStart"/>
      <w:r w:rsidR="00E00198">
        <w:rPr>
          <w:lang w:val="en-US"/>
        </w:rPr>
        <w:t>r(</w:t>
      </w:r>
      <w:proofErr w:type="gramEnd"/>
      <w:r w:rsidR="00E00198">
        <w:rPr>
          <w:lang w:val="en-US"/>
        </w:rPr>
        <w:t xml:space="preserve">29) = .35, p = .061), </w:t>
      </w:r>
      <w:r w:rsidR="00120A00">
        <w:rPr>
          <w:lang w:val="en-US"/>
        </w:rPr>
        <w:t>p</w:t>
      </w:r>
      <w:r w:rsidR="00192205">
        <w:rPr>
          <w:lang w:val="en-US"/>
        </w:rPr>
        <w:t xml:space="preserve">ersonal </w:t>
      </w:r>
      <w:r w:rsidR="00120A00">
        <w:rPr>
          <w:lang w:val="en-US"/>
        </w:rPr>
        <w:t>r</w:t>
      </w:r>
      <w:r w:rsidR="00192205">
        <w:rPr>
          <w:lang w:val="en-US"/>
        </w:rPr>
        <w:t>elevance (</w:t>
      </w:r>
      <w:proofErr w:type="gramStart"/>
      <w:r w:rsidR="00192205">
        <w:rPr>
          <w:lang w:val="en-US"/>
        </w:rPr>
        <w:t>r(</w:t>
      </w:r>
      <w:proofErr w:type="gramEnd"/>
      <w:r w:rsidR="00192205">
        <w:rPr>
          <w:lang w:val="en-US"/>
        </w:rPr>
        <w:t>2</w:t>
      </w:r>
      <w:r w:rsidR="00290E58">
        <w:rPr>
          <w:lang w:val="en-US"/>
        </w:rPr>
        <w:t>9</w:t>
      </w:r>
      <w:r w:rsidR="00192205">
        <w:rPr>
          <w:lang w:val="en-US"/>
        </w:rPr>
        <w:t xml:space="preserve">) = </w:t>
      </w:r>
      <w:r w:rsidR="00290E58">
        <w:rPr>
          <w:lang w:val="en-US"/>
        </w:rPr>
        <w:t xml:space="preserve">.24, p = .207), or </w:t>
      </w:r>
      <w:r w:rsidR="00DC7D05">
        <w:rPr>
          <w:lang w:val="en-US"/>
        </w:rPr>
        <w:t>integration(</w:t>
      </w:r>
      <w:proofErr w:type="gramStart"/>
      <w:r w:rsidR="00DC7D05">
        <w:rPr>
          <w:lang w:val="en-US"/>
        </w:rPr>
        <w:t>r(</w:t>
      </w:r>
      <w:proofErr w:type="gramEnd"/>
      <w:r w:rsidR="00DC7D05">
        <w:rPr>
          <w:lang w:val="en-US"/>
        </w:rPr>
        <w:t>29) = .20, p = .295).</w:t>
      </w:r>
    </w:p>
    <w:p w14:paraId="178D09C9" w14:textId="77777777" w:rsidR="00DC7D05" w:rsidRDefault="00DC7D05" w:rsidP="00DC7D05">
      <w:pPr>
        <w:rPr>
          <w:lang w:val="en-US"/>
        </w:rPr>
      </w:pPr>
    </w:p>
    <w:p w14:paraId="6C721D06" w14:textId="55FD172C" w:rsidR="00E83574" w:rsidRDefault="00DC7D05" w:rsidP="00931AA1">
      <w:pPr>
        <w:rPr>
          <w:lang w:val="en-US"/>
        </w:rPr>
      </w:pPr>
      <w:r>
        <w:rPr>
          <w:lang w:val="en-US"/>
        </w:rPr>
        <w:t xml:space="preserve">A Pearson two tailed correlation test demonstrated </w:t>
      </w:r>
      <w:proofErr w:type="gramStart"/>
      <w:r>
        <w:rPr>
          <w:lang w:val="en-US"/>
        </w:rPr>
        <w:t>statistically</w:t>
      </w:r>
      <w:proofErr w:type="gramEnd"/>
      <w:r>
        <w:rPr>
          <w:lang w:val="en-US"/>
        </w:rPr>
        <w:t xml:space="preserve"> significance with positive correlation between </w:t>
      </w:r>
      <w:commentRangeStart w:id="326"/>
      <w:r>
        <w:rPr>
          <w:lang w:val="en-US"/>
        </w:rPr>
        <w:t xml:space="preserve">Systematic Message Processing </w:t>
      </w:r>
      <w:commentRangeEnd w:id="326"/>
      <w:r>
        <w:rPr>
          <w:rStyle w:val="CommentReference"/>
        </w:rPr>
        <w:commentReference w:id="326"/>
      </w:r>
      <w:r>
        <w:rPr>
          <w:lang w:val="en-US"/>
        </w:rPr>
        <w:t>and Recall of Information</w:t>
      </w:r>
      <w:r w:rsidR="007945EA">
        <w:rPr>
          <w:lang w:val="en-US"/>
        </w:rPr>
        <w:t xml:space="preserve"> </w:t>
      </w:r>
      <w:r>
        <w:rPr>
          <w:lang w:val="en-US"/>
        </w:rPr>
        <w:t>(</w:t>
      </w:r>
      <w:proofErr w:type="gramStart"/>
      <w:r>
        <w:rPr>
          <w:lang w:val="en-US"/>
        </w:rPr>
        <w:t>r(</w:t>
      </w:r>
      <w:proofErr w:type="gramEnd"/>
      <w:r>
        <w:rPr>
          <w:lang w:val="en-US"/>
        </w:rPr>
        <w:t>27) = .43, p = .</w:t>
      </w:r>
      <w:commentRangeStart w:id="327"/>
      <w:r>
        <w:rPr>
          <w:lang w:val="en-US"/>
        </w:rPr>
        <w:t>024</w:t>
      </w:r>
      <w:commentRangeEnd w:id="327"/>
      <w:r w:rsidR="00C050D3">
        <w:rPr>
          <w:rStyle w:val="CommentReference"/>
        </w:rPr>
        <w:commentReference w:id="327"/>
      </w:r>
      <w:r>
        <w:rPr>
          <w:lang w:val="en-US"/>
        </w:rPr>
        <w:t>).</w:t>
      </w:r>
    </w:p>
    <w:p w14:paraId="05D54538" w14:textId="77777777" w:rsidR="00E83574" w:rsidRDefault="00E83574" w:rsidP="000232AB">
      <w:pPr>
        <w:rPr>
          <w:lang w:val="en-US"/>
        </w:rPr>
      </w:pPr>
    </w:p>
    <w:p w14:paraId="7120DE65" w14:textId="1D8D7CED" w:rsidR="00E21913" w:rsidRPr="006451C4" w:rsidRDefault="00E21913" w:rsidP="006451C4">
      <w:pPr>
        <w:pStyle w:val="Heading4"/>
      </w:pPr>
      <w:bookmarkStart w:id="328" w:name="_Toc197521799"/>
      <w:r w:rsidRPr="006451C4">
        <w:t>Effects on SMP</w:t>
      </w:r>
      <w:bookmarkEnd w:id="328"/>
    </w:p>
    <w:p w14:paraId="50C68C53" w14:textId="513787EA" w:rsidR="00E21913" w:rsidRDefault="00A22A9D" w:rsidP="000232AB">
      <w:pPr>
        <w:rPr>
          <w:lang w:val="en-US"/>
        </w:rPr>
      </w:pPr>
      <w:r>
        <w:rPr>
          <w:lang w:val="en-US"/>
        </w:rPr>
        <w:t xml:space="preserve">A Pearson correlation test determined no significant correlation between </w:t>
      </w:r>
      <w:r w:rsidR="007812CE">
        <w:rPr>
          <w:lang w:val="en-US"/>
        </w:rPr>
        <w:t>Systematic Message Processing and transportation</w:t>
      </w:r>
      <w:r w:rsidR="004A1D91">
        <w:rPr>
          <w:lang w:val="en-US"/>
        </w:rPr>
        <w:t>(</w:t>
      </w:r>
      <w:proofErr w:type="gramStart"/>
      <w:r w:rsidR="004A1D91">
        <w:rPr>
          <w:lang w:val="en-US"/>
        </w:rPr>
        <w:t>r(</w:t>
      </w:r>
      <w:proofErr w:type="gramEnd"/>
      <w:r w:rsidR="004A1D91">
        <w:rPr>
          <w:lang w:val="en-US"/>
        </w:rPr>
        <w:t xml:space="preserve">27) = </w:t>
      </w:r>
      <w:r w:rsidR="00B161A4">
        <w:rPr>
          <w:lang w:val="en-US"/>
        </w:rPr>
        <w:t>.30, p = 0.135)</w:t>
      </w:r>
      <w:r w:rsidR="0036589A">
        <w:rPr>
          <w:lang w:val="en-US"/>
        </w:rPr>
        <w:t xml:space="preserve"> </w:t>
      </w:r>
      <w:r w:rsidR="007812CE">
        <w:rPr>
          <w:lang w:val="en-US"/>
        </w:rPr>
        <w:t xml:space="preserve">or </w:t>
      </w:r>
      <w:r w:rsidR="0036589A">
        <w:rPr>
          <w:lang w:val="en-US"/>
        </w:rPr>
        <w:t>identification</w:t>
      </w:r>
      <w:r w:rsidR="007812CE">
        <w:rPr>
          <w:lang w:val="en-US"/>
        </w:rPr>
        <w:t>(</w:t>
      </w:r>
      <w:proofErr w:type="gramStart"/>
      <w:r w:rsidR="007812CE">
        <w:rPr>
          <w:lang w:val="en-US"/>
        </w:rPr>
        <w:t>r(</w:t>
      </w:r>
      <w:proofErr w:type="gramEnd"/>
      <w:r w:rsidR="00EA0AFD">
        <w:rPr>
          <w:lang w:val="en-US"/>
        </w:rPr>
        <w:t xml:space="preserve">22) = .42, p = .055) while the latter is bordering significance. </w:t>
      </w:r>
      <w:r w:rsidR="006D2B2E">
        <w:rPr>
          <w:lang w:val="en-US"/>
        </w:rPr>
        <w:t xml:space="preserve"> </w:t>
      </w:r>
    </w:p>
    <w:p w14:paraId="215624DE" w14:textId="77777777" w:rsidR="00E21913" w:rsidRDefault="00E21913" w:rsidP="000232AB">
      <w:pPr>
        <w:rPr>
          <w:lang w:val="en-US"/>
        </w:rPr>
      </w:pPr>
    </w:p>
    <w:p w14:paraId="037DB7E2" w14:textId="37D0C845" w:rsidR="00931AA1" w:rsidRDefault="00C26B3C" w:rsidP="000232AB">
      <w:pPr>
        <w:rPr>
          <w:lang w:val="en-US"/>
        </w:rPr>
      </w:pPr>
      <w:r>
        <w:rPr>
          <w:lang w:val="en-US"/>
        </w:rPr>
        <w:lastRenderedPageBreak/>
        <w:t>A P</w:t>
      </w:r>
      <w:r w:rsidR="00931AA1">
        <w:rPr>
          <w:lang w:val="en-US"/>
        </w:rPr>
        <w:t xml:space="preserve">earson correlation test did determine statistically significant positive correlation between </w:t>
      </w:r>
      <w:r w:rsidR="003F7942">
        <w:rPr>
          <w:lang w:val="en-US"/>
        </w:rPr>
        <w:t xml:space="preserve">Systematic Message Processing and </w:t>
      </w:r>
      <w:r w:rsidR="006A2537">
        <w:rPr>
          <w:lang w:val="en-US"/>
        </w:rPr>
        <w:t>personal relevance</w:t>
      </w:r>
      <w:r w:rsidR="00E514BA">
        <w:rPr>
          <w:lang w:val="en-US"/>
        </w:rPr>
        <w:t>(</w:t>
      </w:r>
      <w:proofErr w:type="gramStart"/>
      <w:r w:rsidR="00DA5C45">
        <w:rPr>
          <w:lang w:val="en-US"/>
        </w:rPr>
        <w:t>r(</w:t>
      </w:r>
      <w:proofErr w:type="gramEnd"/>
      <w:r w:rsidR="00DA5C45">
        <w:rPr>
          <w:lang w:val="en-US"/>
        </w:rPr>
        <w:t>27)</w:t>
      </w:r>
      <w:r w:rsidR="00357716">
        <w:rPr>
          <w:lang w:val="en-US"/>
        </w:rPr>
        <w:t xml:space="preserve"> = .43, p = .026) as well as with audience evaluation(</w:t>
      </w:r>
      <w:proofErr w:type="gramStart"/>
      <w:r w:rsidR="00357716">
        <w:rPr>
          <w:lang w:val="en-US"/>
        </w:rPr>
        <w:t>r(</w:t>
      </w:r>
      <w:proofErr w:type="gramEnd"/>
      <w:r w:rsidR="008501DF">
        <w:rPr>
          <w:lang w:val="en-US"/>
        </w:rPr>
        <w:t>27) = .39, p = .044) and integration(</w:t>
      </w:r>
      <w:proofErr w:type="gramStart"/>
      <w:r w:rsidR="00077BA6">
        <w:rPr>
          <w:lang w:val="en-US"/>
        </w:rPr>
        <w:t>r(</w:t>
      </w:r>
      <w:proofErr w:type="gramEnd"/>
      <w:r w:rsidR="00077BA6">
        <w:rPr>
          <w:lang w:val="en-US"/>
        </w:rPr>
        <w:t>27) = .48, p = .012).</w:t>
      </w:r>
    </w:p>
    <w:p w14:paraId="69BE5A4A" w14:textId="77777777" w:rsidR="00077BA6" w:rsidRDefault="00077BA6" w:rsidP="000232AB">
      <w:pPr>
        <w:rPr>
          <w:lang w:val="en-US"/>
        </w:rPr>
      </w:pPr>
    </w:p>
    <w:p w14:paraId="055B1605" w14:textId="2B5F3FDF" w:rsidR="008879B6" w:rsidRDefault="008879B6" w:rsidP="008879B6">
      <w:pPr>
        <w:pStyle w:val="Heading4"/>
        <w:rPr>
          <w:lang w:val="en-US"/>
        </w:rPr>
      </w:pPr>
      <w:bookmarkStart w:id="329" w:name="_Toc197521800"/>
      <w:r>
        <w:rPr>
          <w:lang w:val="en-US"/>
        </w:rPr>
        <w:t>Effects on Integration</w:t>
      </w:r>
      <w:bookmarkEnd w:id="329"/>
    </w:p>
    <w:p w14:paraId="797D914A" w14:textId="49043635" w:rsidR="00931AA1" w:rsidRDefault="000C7A42" w:rsidP="008066F1">
      <w:pPr>
        <w:rPr>
          <w:lang w:val="en-US"/>
        </w:rPr>
      </w:pPr>
      <w:r>
        <w:rPr>
          <w:lang w:val="en-US"/>
        </w:rPr>
        <w:t>A Pearson two-tailed correlation test determined there is no significant correlation between integration and Transportation</w:t>
      </w:r>
      <w:r w:rsidR="009230B2">
        <w:rPr>
          <w:lang w:val="en-US"/>
        </w:rPr>
        <w:t>(</w:t>
      </w:r>
      <w:proofErr w:type="gramStart"/>
      <w:r w:rsidR="009230B2">
        <w:rPr>
          <w:lang w:val="en-US"/>
        </w:rPr>
        <w:t>r</w:t>
      </w:r>
      <w:r w:rsidR="00D72C49">
        <w:rPr>
          <w:lang w:val="en-US"/>
        </w:rPr>
        <w:t>(</w:t>
      </w:r>
      <w:proofErr w:type="gramEnd"/>
      <w:r w:rsidR="00D72C49">
        <w:rPr>
          <w:lang w:val="en-US"/>
        </w:rPr>
        <w:t xml:space="preserve">29) = .03, p = .878), </w:t>
      </w:r>
      <w:r w:rsidR="00FD18E7">
        <w:rPr>
          <w:lang w:val="en-US"/>
        </w:rPr>
        <w:t>i</w:t>
      </w:r>
      <w:r w:rsidR="00D72C49">
        <w:rPr>
          <w:lang w:val="en-US"/>
        </w:rPr>
        <w:t>dentification(</w:t>
      </w:r>
      <w:proofErr w:type="gramStart"/>
      <w:r w:rsidR="00D72C49">
        <w:rPr>
          <w:lang w:val="en-US"/>
        </w:rPr>
        <w:t>r(</w:t>
      </w:r>
      <w:proofErr w:type="gramEnd"/>
      <w:r w:rsidR="001C6AB1">
        <w:rPr>
          <w:lang w:val="en-US"/>
        </w:rPr>
        <w:t>23) = .36, p = .095</w:t>
      </w:r>
      <w:r w:rsidR="00017F29">
        <w:rPr>
          <w:lang w:val="en-US"/>
        </w:rPr>
        <w:t xml:space="preserve">), </w:t>
      </w:r>
      <w:r w:rsidR="00FD18E7">
        <w:rPr>
          <w:lang w:val="en-US"/>
        </w:rPr>
        <w:t>p</w:t>
      </w:r>
      <w:r w:rsidR="00017F29">
        <w:rPr>
          <w:lang w:val="en-US"/>
        </w:rPr>
        <w:t xml:space="preserve">ersonal </w:t>
      </w:r>
      <w:r w:rsidR="00FD18E7">
        <w:rPr>
          <w:lang w:val="en-US"/>
        </w:rPr>
        <w:t>r</w:t>
      </w:r>
      <w:r w:rsidR="00017F29">
        <w:rPr>
          <w:lang w:val="en-US"/>
        </w:rPr>
        <w:t>elevance(</w:t>
      </w:r>
      <w:proofErr w:type="gramStart"/>
      <w:r w:rsidR="00017F29">
        <w:rPr>
          <w:lang w:val="en-US"/>
        </w:rPr>
        <w:t>r(</w:t>
      </w:r>
      <w:proofErr w:type="gramEnd"/>
      <w:r w:rsidR="00017F29">
        <w:rPr>
          <w:lang w:val="en-US"/>
        </w:rPr>
        <w:t xml:space="preserve">29) = .07, p = .728), and </w:t>
      </w:r>
      <w:r w:rsidR="00FD18E7">
        <w:rPr>
          <w:lang w:val="en-US"/>
        </w:rPr>
        <w:t>a</w:t>
      </w:r>
      <w:r w:rsidR="00017F29">
        <w:rPr>
          <w:lang w:val="en-US"/>
        </w:rPr>
        <w:t xml:space="preserve">udience </w:t>
      </w:r>
      <w:r w:rsidR="00FD18E7">
        <w:rPr>
          <w:lang w:val="en-US"/>
        </w:rPr>
        <w:t>e</w:t>
      </w:r>
      <w:r w:rsidR="00017F29">
        <w:rPr>
          <w:lang w:val="en-US"/>
        </w:rPr>
        <w:t>valuation(</w:t>
      </w:r>
      <w:proofErr w:type="gramStart"/>
      <w:r w:rsidR="00017F29">
        <w:rPr>
          <w:lang w:val="en-US"/>
        </w:rPr>
        <w:t>r(</w:t>
      </w:r>
      <w:proofErr w:type="gramEnd"/>
      <w:r w:rsidR="008066F1">
        <w:rPr>
          <w:lang w:val="en-US"/>
        </w:rPr>
        <w:t xml:space="preserve">29) = .37, p = .051). </w:t>
      </w:r>
    </w:p>
    <w:p w14:paraId="10DF6DA8" w14:textId="77777777" w:rsidR="00BC240E" w:rsidRDefault="00BC240E" w:rsidP="008066F1">
      <w:pPr>
        <w:rPr>
          <w:lang w:val="en-US"/>
        </w:rPr>
      </w:pPr>
    </w:p>
    <w:p w14:paraId="18EB3359" w14:textId="2F3BAD56" w:rsidR="00E21913" w:rsidRDefault="00AA6DA5" w:rsidP="007474E1">
      <w:pPr>
        <w:pStyle w:val="Heading4"/>
        <w:rPr>
          <w:lang w:val="en-US"/>
        </w:rPr>
      </w:pPr>
      <w:bookmarkStart w:id="330" w:name="_Toc197521801"/>
      <w:r>
        <w:rPr>
          <w:lang w:val="en-US"/>
        </w:rPr>
        <w:t>Effects on Audience Evaluation</w:t>
      </w:r>
      <w:bookmarkEnd w:id="330"/>
    </w:p>
    <w:p w14:paraId="3D7CF9C8" w14:textId="6094F5B1" w:rsidR="0076088D" w:rsidRDefault="00C646A4" w:rsidP="00BC240E">
      <w:pPr>
        <w:rPr>
          <w:lang w:val="en-US"/>
        </w:rPr>
      </w:pPr>
      <w:r>
        <w:rPr>
          <w:lang w:val="en-US"/>
        </w:rPr>
        <w:t xml:space="preserve">A </w:t>
      </w:r>
      <w:r w:rsidR="00C21125">
        <w:rPr>
          <w:lang w:val="en-US"/>
        </w:rPr>
        <w:t>P</w:t>
      </w:r>
      <w:r>
        <w:rPr>
          <w:lang w:val="en-US"/>
        </w:rPr>
        <w:t xml:space="preserve">earson correlation test determined </w:t>
      </w:r>
      <w:r w:rsidR="00C26B3C">
        <w:rPr>
          <w:lang w:val="en-US"/>
        </w:rPr>
        <w:t>a positive</w:t>
      </w:r>
      <w:r w:rsidR="004B6883">
        <w:rPr>
          <w:lang w:val="en-US"/>
        </w:rPr>
        <w:t xml:space="preserve"> significant </w:t>
      </w:r>
      <w:r w:rsidR="001A35A5">
        <w:rPr>
          <w:lang w:val="en-US"/>
        </w:rPr>
        <w:t>correlation</w:t>
      </w:r>
      <w:r w:rsidR="004B6883">
        <w:rPr>
          <w:lang w:val="en-US"/>
        </w:rPr>
        <w:t xml:space="preserve"> between audience evaluation and </w:t>
      </w:r>
      <w:r w:rsidR="00FD18E7">
        <w:rPr>
          <w:lang w:val="en-US"/>
        </w:rPr>
        <w:t>t</w:t>
      </w:r>
      <w:r w:rsidR="004B6883">
        <w:rPr>
          <w:lang w:val="en-US"/>
        </w:rPr>
        <w:t>ransportation (</w:t>
      </w:r>
      <w:proofErr w:type="gramStart"/>
      <w:r w:rsidR="004B6883">
        <w:rPr>
          <w:lang w:val="en-US"/>
        </w:rPr>
        <w:t>r(</w:t>
      </w:r>
      <w:proofErr w:type="gramEnd"/>
      <w:r w:rsidR="004B6883">
        <w:rPr>
          <w:lang w:val="en-US"/>
        </w:rPr>
        <w:t xml:space="preserve">29) = .67, p = </w:t>
      </w:r>
      <w:r w:rsidR="0083297E">
        <w:rPr>
          <w:lang w:val="en-US"/>
        </w:rPr>
        <w:t>&lt;.001), identification (</w:t>
      </w:r>
      <w:proofErr w:type="gramStart"/>
      <w:r w:rsidR="0083297E">
        <w:rPr>
          <w:lang w:val="en-US"/>
        </w:rPr>
        <w:t>r(</w:t>
      </w:r>
      <w:proofErr w:type="gramEnd"/>
      <w:r w:rsidR="0083297E">
        <w:rPr>
          <w:lang w:val="en-US"/>
        </w:rPr>
        <w:t>23) = .87, p = &lt; .001), and personal relevance (</w:t>
      </w:r>
      <w:proofErr w:type="gramStart"/>
      <w:r w:rsidR="0083297E">
        <w:rPr>
          <w:lang w:val="en-US"/>
        </w:rPr>
        <w:t>r(</w:t>
      </w:r>
      <w:proofErr w:type="gramEnd"/>
      <w:r w:rsidR="0083297E">
        <w:rPr>
          <w:lang w:val="en-US"/>
        </w:rPr>
        <w:t xml:space="preserve">29) = </w:t>
      </w:r>
      <w:r w:rsidR="001C2587">
        <w:rPr>
          <w:lang w:val="en-US"/>
        </w:rPr>
        <w:t>.54, p = .003)</w:t>
      </w:r>
    </w:p>
    <w:p w14:paraId="1F1C09FA" w14:textId="77777777" w:rsidR="00BC240E" w:rsidRDefault="00BC240E" w:rsidP="00BC240E">
      <w:pPr>
        <w:rPr>
          <w:lang w:val="en-US"/>
        </w:rPr>
      </w:pPr>
    </w:p>
    <w:p w14:paraId="0F911460" w14:textId="0580DC70" w:rsidR="0076088D" w:rsidRDefault="0076088D" w:rsidP="00F17474">
      <w:pPr>
        <w:pStyle w:val="Heading4"/>
        <w:rPr>
          <w:lang w:val="en-US"/>
        </w:rPr>
      </w:pPr>
      <w:bookmarkStart w:id="331" w:name="_Toc197521802"/>
      <w:r>
        <w:rPr>
          <w:lang w:val="en-US"/>
        </w:rPr>
        <w:t>Effect on Personal relevance</w:t>
      </w:r>
      <w:bookmarkEnd w:id="331"/>
    </w:p>
    <w:p w14:paraId="6C34AA53" w14:textId="6949D92B" w:rsidR="00FA3ECE" w:rsidRDefault="00A02637" w:rsidP="00FA3ECE">
      <w:pPr>
        <w:rPr>
          <w:lang w:val="en-US"/>
        </w:rPr>
      </w:pPr>
      <w:r>
        <w:rPr>
          <w:lang w:val="en-US"/>
        </w:rPr>
        <w:t xml:space="preserve">A correlation test </w:t>
      </w:r>
      <w:r w:rsidR="0039440A">
        <w:rPr>
          <w:lang w:val="en-US"/>
        </w:rPr>
        <w:t>determined significant positive correlation between personal relevance and identification (</w:t>
      </w:r>
      <w:proofErr w:type="gramStart"/>
      <w:r w:rsidR="0039440A">
        <w:rPr>
          <w:lang w:val="en-US"/>
        </w:rPr>
        <w:t>r(</w:t>
      </w:r>
      <w:proofErr w:type="gramEnd"/>
      <w:r w:rsidR="0039440A">
        <w:rPr>
          <w:lang w:val="en-US"/>
        </w:rPr>
        <w:t>23) = .5</w:t>
      </w:r>
      <w:r w:rsidR="00EA5112">
        <w:rPr>
          <w:lang w:val="en-US"/>
        </w:rPr>
        <w:t>8, p = .003)</w:t>
      </w:r>
      <w:r w:rsidR="00485542">
        <w:rPr>
          <w:lang w:val="en-US"/>
        </w:rPr>
        <w:t xml:space="preserve"> as well as transportation (</w:t>
      </w:r>
      <w:proofErr w:type="gramStart"/>
      <w:r w:rsidR="00485542">
        <w:rPr>
          <w:lang w:val="en-US"/>
        </w:rPr>
        <w:t>r(</w:t>
      </w:r>
      <w:proofErr w:type="gramEnd"/>
      <w:r w:rsidR="00485542">
        <w:rPr>
          <w:lang w:val="en-US"/>
        </w:rPr>
        <w:t xml:space="preserve">29) = </w:t>
      </w:r>
      <w:r w:rsidR="00E91347">
        <w:rPr>
          <w:lang w:val="en-US"/>
        </w:rPr>
        <w:t>.67, p = &lt;.001)</w:t>
      </w:r>
    </w:p>
    <w:p w14:paraId="636CA5EA" w14:textId="77777777" w:rsidR="00FA3ECE" w:rsidRDefault="00FA3ECE" w:rsidP="00FA3ECE">
      <w:pPr>
        <w:rPr>
          <w:lang w:val="en-US"/>
        </w:rPr>
      </w:pPr>
    </w:p>
    <w:p w14:paraId="4F2EADE1" w14:textId="50AA31CE" w:rsidR="005C7F66" w:rsidRDefault="005C7F66" w:rsidP="00FA3ECE">
      <w:pPr>
        <w:rPr>
          <w:lang w:val="en-US"/>
        </w:rPr>
      </w:pPr>
      <w:r>
        <w:rPr>
          <w:lang w:val="en-US"/>
        </w:rPr>
        <w:t xml:space="preserve">All correlations </w:t>
      </w:r>
      <w:r w:rsidR="00FC773E">
        <w:rPr>
          <w:lang w:val="en-US"/>
        </w:rPr>
        <w:t xml:space="preserve">can be seen in Figure </w:t>
      </w:r>
      <w:r w:rsidR="00A46D0A">
        <w:rPr>
          <w:lang w:val="en-US"/>
        </w:rPr>
        <w:t>4.4</w:t>
      </w:r>
      <w:r w:rsidR="00FC773E">
        <w:rPr>
          <w:lang w:val="en-US"/>
        </w:rPr>
        <w:t xml:space="preserve"> in which green lines demonstrate significant </w:t>
      </w:r>
      <w:r w:rsidR="00710CFC">
        <w:rPr>
          <w:lang w:val="en-US"/>
        </w:rPr>
        <w:t xml:space="preserve">correlations and the number besides it </w:t>
      </w:r>
      <w:r w:rsidR="00163B35">
        <w:rPr>
          <w:lang w:val="en-US"/>
        </w:rPr>
        <w:t>the</w:t>
      </w:r>
      <w:r w:rsidR="00710CFC">
        <w:rPr>
          <w:lang w:val="en-US"/>
        </w:rPr>
        <w:t xml:space="preserve"> </w:t>
      </w:r>
      <w:r w:rsidR="00163B35">
        <w:rPr>
          <w:lang w:val="en-US"/>
        </w:rPr>
        <w:t xml:space="preserve">correlation </w:t>
      </w:r>
      <w:r w:rsidR="00710CFC">
        <w:rPr>
          <w:lang w:val="en-US"/>
        </w:rPr>
        <w:t xml:space="preserve">strength. </w:t>
      </w:r>
    </w:p>
    <w:p w14:paraId="0191FBC7" w14:textId="77777777" w:rsidR="00C8538F" w:rsidRDefault="00C8538F" w:rsidP="00FA3ECE">
      <w:pPr>
        <w:rPr>
          <w:lang w:val="en-US"/>
        </w:rPr>
      </w:pPr>
    </w:p>
    <w:p w14:paraId="52BABEA6" w14:textId="77777777" w:rsidR="00710CFC" w:rsidRDefault="00710CFC" w:rsidP="00FA3ECE">
      <w:pPr>
        <w:rPr>
          <w:lang w:val="en-US"/>
        </w:rPr>
      </w:pPr>
    </w:p>
    <w:p w14:paraId="27986DFC" w14:textId="4924984B" w:rsidR="00710CFC" w:rsidRDefault="00261E92" w:rsidP="00FA3ECE">
      <w:pPr>
        <w:rPr>
          <w:lang w:val="en-US"/>
        </w:rPr>
      </w:pPr>
      <w:r w:rsidRPr="00261E92">
        <w:rPr>
          <w:noProof/>
          <w:lang w:val="en-US"/>
        </w:rPr>
        <w:lastRenderedPageBreak/>
        <w:drawing>
          <wp:inline distT="0" distB="0" distL="0" distR="0" wp14:anchorId="1BF35CB9" wp14:editId="36063D82">
            <wp:extent cx="5731510" cy="4398645"/>
            <wp:effectExtent l="0" t="0" r="2540" b="1905"/>
            <wp:docPr id="4969905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9059" name="Picture 1" descr="A diagram of a network&#10;&#10;AI-generated content may be incorrect."/>
                    <pic:cNvPicPr/>
                  </pic:nvPicPr>
                  <pic:blipFill>
                    <a:blip r:embed="rId26"/>
                    <a:stretch>
                      <a:fillRect/>
                    </a:stretch>
                  </pic:blipFill>
                  <pic:spPr>
                    <a:xfrm>
                      <a:off x="0" y="0"/>
                      <a:ext cx="5731510" cy="4398645"/>
                    </a:xfrm>
                    <a:prstGeom prst="rect">
                      <a:avLst/>
                    </a:prstGeom>
                  </pic:spPr>
                </pic:pic>
              </a:graphicData>
            </a:graphic>
          </wp:inline>
        </w:drawing>
      </w:r>
    </w:p>
    <w:p w14:paraId="5CD76BD4" w14:textId="66DEEDC6" w:rsidR="00710CFC" w:rsidRPr="00FA3ECE" w:rsidRDefault="00710CFC" w:rsidP="00FA3ECE">
      <w:pPr>
        <w:rPr>
          <w:lang w:val="en-US"/>
        </w:rPr>
      </w:pPr>
      <w:r>
        <w:rPr>
          <w:lang w:val="en-US"/>
        </w:rPr>
        <w:t xml:space="preserve">Figure </w:t>
      </w:r>
      <w:r w:rsidR="00D96F57">
        <w:rPr>
          <w:lang w:val="en-US"/>
        </w:rPr>
        <w:t>4.</w:t>
      </w:r>
      <w:r w:rsidR="00A46D0A">
        <w:rPr>
          <w:lang w:val="en-US"/>
        </w:rPr>
        <w:t>4</w:t>
      </w:r>
      <w:r>
        <w:rPr>
          <w:lang w:val="en-US"/>
        </w:rPr>
        <w:t xml:space="preserve">: </w:t>
      </w:r>
      <w:proofErr w:type="spellStart"/>
      <w:r w:rsidR="00C34E12">
        <w:rPr>
          <w:lang w:val="en-US"/>
        </w:rPr>
        <w:t>Septagon</w:t>
      </w:r>
      <w:proofErr w:type="spellEnd"/>
      <w:r w:rsidR="00C34E12">
        <w:rPr>
          <w:lang w:val="en-US"/>
        </w:rPr>
        <w:t xml:space="preserve"> of correlations, green lines demonstrate significant correlations and the number the strength.</w:t>
      </w:r>
    </w:p>
    <w:p w14:paraId="336AB6B2" w14:textId="77777777" w:rsidR="00C26B18" w:rsidRPr="00C26B18" w:rsidRDefault="00C26B18" w:rsidP="000E277F">
      <w:pPr>
        <w:ind w:left="0"/>
      </w:pPr>
    </w:p>
    <w:p w14:paraId="16CC38E7" w14:textId="24E3457F" w:rsidR="348B46B3" w:rsidRDefault="348B46B3" w:rsidP="348B46B3"/>
    <w:p w14:paraId="3F52F51F" w14:textId="21A95B4F" w:rsidR="28A5575B" w:rsidRDefault="004C199B" w:rsidP="348B46B3">
      <w:pPr>
        <w:pStyle w:val="Heading2"/>
      </w:pPr>
      <w:bookmarkStart w:id="332" w:name="_Toc197521803"/>
      <w:r>
        <w:t xml:space="preserve">4.4 </w:t>
      </w:r>
      <w:commentRangeStart w:id="333"/>
      <w:r w:rsidR="207FD202">
        <w:t xml:space="preserve">Participant </w:t>
      </w:r>
      <w:commentRangeEnd w:id="333"/>
      <w:r w:rsidR="004F795B">
        <w:rPr>
          <w:rStyle w:val="CommentReference"/>
        </w:rPr>
        <w:commentReference w:id="333"/>
      </w:r>
      <w:r w:rsidR="207FD202">
        <w:t>comments</w:t>
      </w:r>
      <w:bookmarkEnd w:id="332"/>
    </w:p>
    <w:p w14:paraId="0D512E82" w14:textId="77777777" w:rsidR="00433730" w:rsidRDefault="000E277F" w:rsidP="00433730">
      <w:r>
        <w:t>During a pilot test multiple participants made comments during the test or contacted the researcher afterwards</w:t>
      </w:r>
      <w:r w:rsidR="00E936ED">
        <w:t xml:space="preserve">. When the experiment was applied on a large scale and more participants </w:t>
      </w:r>
      <w:proofErr w:type="gramStart"/>
      <w:r w:rsidR="00E936ED">
        <w:t>where</w:t>
      </w:r>
      <w:proofErr w:type="gramEnd"/>
      <w:r w:rsidR="00E936ED">
        <w:t xml:space="preserve"> gathered multiple participants also left comments at the end </w:t>
      </w:r>
      <w:r w:rsidR="00433730">
        <w:t>of the survey. Common themes included:</w:t>
      </w:r>
    </w:p>
    <w:p w14:paraId="36164661" w14:textId="77777777" w:rsidR="000F17F0" w:rsidRDefault="00433730" w:rsidP="00012700">
      <w:pPr>
        <w:pStyle w:val="ListParagraph"/>
        <w:numPr>
          <w:ilvl w:val="2"/>
          <w:numId w:val="66"/>
        </w:numPr>
        <w:ind w:left="1276"/>
      </w:pPr>
      <w:r>
        <w:t xml:space="preserve">Clarity. </w:t>
      </w:r>
    </w:p>
    <w:p w14:paraId="0DB1F605" w14:textId="77777777" w:rsidR="00F47FB4" w:rsidRPr="00F47FB4" w:rsidRDefault="000F17F0" w:rsidP="00012700">
      <w:pPr>
        <w:pStyle w:val="ListParagraph"/>
        <w:numPr>
          <w:ilvl w:val="3"/>
          <w:numId w:val="66"/>
        </w:numPr>
        <w:ind w:left="1701"/>
      </w:pPr>
      <w:r w:rsidRPr="000F17F0">
        <w:rPr>
          <w:highlight w:val="white"/>
          <w:lang w:val="en-US"/>
        </w:rPr>
        <w:t>Participants found the question “I could picture myself in the scenes of events described in the story” confusing as it did not state if it was meant as bystander or main character.</w:t>
      </w:r>
    </w:p>
    <w:p w14:paraId="54DA23AB" w14:textId="77777777" w:rsidR="008F67C8" w:rsidRPr="008F67C8" w:rsidRDefault="00F47FB4" w:rsidP="00012700">
      <w:pPr>
        <w:pStyle w:val="ListParagraph"/>
        <w:numPr>
          <w:ilvl w:val="3"/>
          <w:numId w:val="66"/>
        </w:numPr>
        <w:ind w:left="1701"/>
      </w:pPr>
      <w:r w:rsidRPr="00F47FB4">
        <w:rPr>
          <w:highlight w:val="white"/>
          <w:lang w:val="en-US"/>
        </w:rPr>
        <w:t>Participants mentioned multiple transportation and identification questions could be interpreted in different ways.</w:t>
      </w:r>
    </w:p>
    <w:p w14:paraId="734610A0" w14:textId="77777777" w:rsidR="00855900" w:rsidRPr="00855900" w:rsidRDefault="008F67C8" w:rsidP="00012700">
      <w:pPr>
        <w:pStyle w:val="ListParagraph"/>
        <w:numPr>
          <w:ilvl w:val="3"/>
          <w:numId w:val="66"/>
        </w:numPr>
        <w:ind w:left="1701"/>
      </w:pPr>
      <w:r w:rsidRPr="008F67C8">
        <w:rPr>
          <w:highlight w:val="white"/>
          <w:lang w:val="en-US"/>
        </w:rPr>
        <w:t>The second transportation question was found to be a weird sentence</w:t>
      </w:r>
    </w:p>
    <w:p w14:paraId="09C0842A" w14:textId="77777777" w:rsidR="00EC2C54" w:rsidRPr="00EC2C54" w:rsidRDefault="00855900" w:rsidP="00012700">
      <w:pPr>
        <w:pStyle w:val="ListParagraph"/>
        <w:numPr>
          <w:ilvl w:val="3"/>
          <w:numId w:val="66"/>
        </w:numPr>
        <w:ind w:left="1701"/>
      </w:pPr>
      <w:r w:rsidRPr="00855900">
        <w:rPr>
          <w:highlight w:val="white"/>
          <w:lang w:val="en-US"/>
        </w:rPr>
        <w:t>The question about being mentally involved was found to be unclear what was meant for the fact sheet.</w:t>
      </w:r>
    </w:p>
    <w:p w14:paraId="33208ACC" w14:textId="189BEAE1" w:rsidR="00EC2C54" w:rsidRDefault="00EC2C54" w:rsidP="00012700">
      <w:pPr>
        <w:pStyle w:val="ListParagraph"/>
        <w:numPr>
          <w:ilvl w:val="3"/>
          <w:numId w:val="66"/>
        </w:numPr>
        <w:ind w:left="1701"/>
      </w:pPr>
      <w:r>
        <w:t xml:space="preserve">Participants of the no integration study were confused by the questions as it mentioned a story or narrative. </w:t>
      </w:r>
    </w:p>
    <w:p w14:paraId="7DFD74B6" w14:textId="77777777" w:rsidR="009165F8" w:rsidRDefault="00433730" w:rsidP="00012700">
      <w:pPr>
        <w:pStyle w:val="ListParagraph"/>
        <w:numPr>
          <w:ilvl w:val="2"/>
          <w:numId w:val="66"/>
        </w:numPr>
        <w:ind w:left="1276"/>
      </w:pPr>
      <w:r>
        <w:t xml:space="preserve">Readability. </w:t>
      </w:r>
    </w:p>
    <w:p w14:paraId="798FEBA8" w14:textId="77777777" w:rsidR="00AB5575" w:rsidRDefault="00433730" w:rsidP="00012700">
      <w:pPr>
        <w:pStyle w:val="ListParagraph"/>
        <w:numPr>
          <w:ilvl w:val="3"/>
          <w:numId w:val="66"/>
        </w:numPr>
        <w:ind w:left="1701"/>
      </w:pPr>
      <w:r>
        <w:t xml:space="preserve">The </w:t>
      </w:r>
      <w:r w:rsidR="009165F8">
        <w:t>consent form was considered hard to read by multiple participants as it was quite long and didn’t always make logical sense to them.</w:t>
      </w:r>
    </w:p>
    <w:p w14:paraId="099D8A16" w14:textId="77777777" w:rsidR="00AB5575" w:rsidRPr="00AB5575" w:rsidRDefault="00AB5575" w:rsidP="00012700">
      <w:pPr>
        <w:pStyle w:val="ListParagraph"/>
        <w:numPr>
          <w:ilvl w:val="3"/>
          <w:numId w:val="66"/>
        </w:numPr>
        <w:ind w:left="1701"/>
      </w:pPr>
      <w:r w:rsidRPr="00AB5575">
        <w:rPr>
          <w:highlight w:val="white"/>
          <w:lang w:val="en-US"/>
        </w:rPr>
        <w:lastRenderedPageBreak/>
        <w:t xml:space="preserve">In the low integration story, the use of </w:t>
      </w:r>
      <w:proofErr w:type="spellStart"/>
      <w:r w:rsidRPr="00AB5575">
        <w:rPr>
          <w:highlight w:val="white"/>
          <w:lang w:val="en-US"/>
        </w:rPr>
        <w:t>em</w:t>
      </w:r>
      <w:proofErr w:type="spellEnd"/>
      <w:r w:rsidRPr="00AB5575">
        <w:rPr>
          <w:highlight w:val="white"/>
          <w:lang w:val="en-US"/>
        </w:rPr>
        <w:t>-dash was confusing to some participants.</w:t>
      </w:r>
    </w:p>
    <w:p w14:paraId="66F68859" w14:textId="77777777" w:rsidR="00F47FB4" w:rsidRPr="00F47FB4" w:rsidRDefault="00AB5575" w:rsidP="00012700">
      <w:pPr>
        <w:pStyle w:val="ListParagraph"/>
        <w:numPr>
          <w:ilvl w:val="3"/>
          <w:numId w:val="66"/>
        </w:numPr>
        <w:ind w:left="1701"/>
      </w:pPr>
      <w:r w:rsidRPr="00AB5575">
        <w:rPr>
          <w:highlight w:val="white"/>
          <w:lang w:val="en-US"/>
        </w:rPr>
        <w:t>In the low integration story certain sentences are hard to read. Such as “to be the parent who made the least” and “new addition to her life”.</w:t>
      </w:r>
    </w:p>
    <w:p w14:paraId="556FD613" w14:textId="55709041" w:rsidR="009165F8" w:rsidRDefault="00F47FB4" w:rsidP="00012700">
      <w:pPr>
        <w:pStyle w:val="ListParagraph"/>
        <w:numPr>
          <w:ilvl w:val="3"/>
          <w:numId w:val="66"/>
        </w:numPr>
        <w:ind w:left="1701"/>
      </w:pPr>
      <w:r w:rsidRPr="00F47FB4">
        <w:rPr>
          <w:lang w:val="en-US"/>
        </w:rPr>
        <w:t xml:space="preserve">Participants mentioned that the low integration story has some </w:t>
      </w:r>
      <w:proofErr w:type="gramStart"/>
      <w:r w:rsidRPr="00F47FB4">
        <w:rPr>
          <w:lang w:val="en-US"/>
        </w:rPr>
        <w:t>really long</w:t>
      </w:r>
      <w:proofErr w:type="gramEnd"/>
      <w:r w:rsidRPr="00F47FB4">
        <w:rPr>
          <w:lang w:val="en-US"/>
        </w:rPr>
        <w:t xml:space="preserve"> sentences.</w:t>
      </w:r>
    </w:p>
    <w:p w14:paraId="6D512F5D" w14:textId="77777777" w:rsidR="00EC2C54" w:rsidRDefault="00433730" w:rsidP="00012700">
      <w:pPr>
        <w:pStyle w:val="ListParagraph"/>
        <w:numPr>
          <w:ilvl w:val="2"/>
          <w:numId w:val="66"/>
        </w:numPr>
        <w:ind w:left="1276"/>
      </w:pPr>
      <w:r>
        <w:t xml:space="preserve">Language specific words. </w:t>
      </w:r>
    </w:p>
    <w:p w14:paraId="1DD9A96A" w14:textId="41A836F5" w:rsidR="00433730" w:rsidRDefault="00433730" w:rsidP="00012700">
      <w:pPr>
        <w:pStyle w:val="ListParagraph"/>
        <w:numPr>
          <w:ilvl w:val="3"/>
          <w:numId w:val="66"/>
        </w:numPr>
        <w:ind w:left="1701"/>
      </w:pPr>
      <w:r>
        <w:t xml:space="preserve">Participants mentioned that they did not know what “Chi O” was in the Low Integration story. </w:t>
      </w:r>
    </w:p>
    <w:p w14:paraId="1096E4BE" w14:textId="77777777" w:rsidR="008F67C8" w:rsidRDefault="001C7689" w:rsidP="00012700">
      <w:pPr>
        <w:pStyle w:val="ListParagraph"/>
        <w:numPr>
          <w:ilvl w:val="2"/>
          <w:numId w:val="66"/>
        </w:numPr>
        <w:ind w:left="1276"/>
      </w:pPr>
      <w:r>
        <w:t>Enjoyment.</w:t>
      </w:r>
    </w:p>
    <w:p w14:paraId="2C16B726" w14:textId="77777777" w:rsidR="00A275E1" w:rsidRPr="00A275E1" w:rsidRDefault="008F67C8" w:rsidP="00012700">
      <w:pPr>
        <w:pStyle w:val="ListParagraph"/>
        <w:numPr>
          <w:ilvl w:val="3"/>
          <w:numId w:val="66"/>
        </w:numPr>
        <w:ind w:left="1701"/>
      </w:pPr>
      <w:r w:rsidRPr="008F67C8">
        <w:rPr>
          <w:highlight w:val="white"/>
          <w:lang w:val="en-US"/>
        </w:rPr>
        <w:t xml:space="preserve">High integration still didn’t care about characters and felt </w:t>
      </w:r>
      <w:proofErr w:type="gramStart"/>
      <w:r w:rsidRPr="008F67C8">
        <w:rPr>
          <w:highlight w:val="white"/>
          <w:lang w:val="en-US"/>
        </w:rPr>
        <w:t>as</w:t>
      </w:r>
      <w:proofErr w:type="gramEnd"/>
      <w:r w:rsidRPr="008F67C8">
        <w:rPr>
          <w:highlight w:val="white"/>
          <w:lang w:val="en-US"/>
        </w:rPr>
        <w:t xml:space="preserve"> info dump. </w:t>
      </w:r>
    </w:p>
    <w:p w14:paraId="189A5D8F" w14:textId="77777777" w:rsidR="00EC2C54" w:rsidRPr="00EC2C54" w:rsidRDefault="00A275E1" w:rsidP="00012700">
      <w:pPr>
        <w:pStyle w:val="ListParagraph"/>
        <w:numPr>
          <w:ilvl w:val="3"/>
          <w:numId w:val="66"/>
        </w:numPr>
        <w:ind w:left="1701"/>
      </w:pPr>
      <w:r w:rsidRPr="00A275E1">
        <w:rPr>
          <w:highlight w:val="white"/>
          <w:lang w:val="en-US"/>
        </w:rPr>
        <w:t xml:space="preserve">Participants mentioned that the high integration story had multiple grammar issues, and it took them out of the story. </w:t>
      </w:r>
    </w:p>
    <w:p w14:paraId="7C583E94" w14:textId="77777777" w:rsidR="00EC2C54" w:rsidRDefault="00EC2C54" w:rsidP="00012700">
      <w:pPr>
        <w:pStyle w:val="ListParagraph"/>
        <w:numPr>
          <w:ilvl w:val="3"/>
          <w:numId w:val="66"/>
        </w:numPr>
        <w:ind w:left="1701"/>
      </w:pPr>
      <w:r>
        <w:t>Participants mention the story is poorly written</w:t>
      </w:r>
    </w:p>
    <w:p w14:paraId="64EB305E" w14:textId="77777777" w:rsidR="00EC2C54" w:rsidRDefault="00EC2C54" w:rsidP="00012700">
      <w:pPr>
        <w:pStyle w:val="ListParagraph"/>
        <w:numPr>
          <w:ilvl w:val="3"/>
          <w:numId w:val="66"/>
        </w:numPr>
        <w:ind w:left="1701"/>
      </w:pPr>
      <w:commentRangeStart w:id="334"/>
      <w:r>
        <w:t>Participant mentions there is awkward exposition</w:t>
      </w:r>
      <w:commentRangeEnd w:id="334"/>
      <w:r w:rsidR="00B34A73">
        <w:rPr>
          <w:rStyle w:val="CommentReference"/>
        </w:rPr>
        <w:commentReference w:id="334"/>
      </w:r>
    </w:p>
    <w:p w14:paraId="05E4D129" w14:textId="1EFD7821" w:rsidR="00EC2C54" w:rsidRDefault="00EC2C54" w:rsidP="00012700">
      <w:pPr>
        <w:pStyle w:val="ListParagraph"/>
        <w:numPr>
          <w:ilvl w:val="3"/>
          <w:numId w:val="66"/>
        </w:numPr>
        <w:ind w:left="1701"/>
      </w:pPr>
      <w:r>
        <w:t>Participant mentions a lack of focus in the story causing confusion</w:t>
      </w:r>
    </w:p>
    <w:p w14:paraId="5FD5E45E" w14:textId="77777777" w:rsidR="00AB5575" w:rsidRDefault="001C7689" w:rsidP="00012700">
      <w:pPr>
        <w:pStyle w:val="ListParagraph"/>
        <w:numPr>
          <w:ilvl w:val="2"/>
          <w:numId w:val="66"/>
        </w:numPr>
        <w:ind w:left="1276"/>
      </w:pPr>
      <w:r>
        <w:t xml:space="preserve">Relevance. </w:t>
      </w:r>
    </w:p>
    <w:p w14:paraId="5FE53148" w14:textId="77777777" w:rsidR="00AB5575" w:rsidRDefault="00AB5575" w:rsidP="00012700">
      <w:pPr>
        <w:pStyle w:val="ListParagraph"/>
        <w:numPr>
          <w:ilvl w:val="3"/>
          <w:numId w:val="66"/>
        </w:numPr>
        <w:ind w:left="1701"/>
      </w:pPr>
      <w:r>
        <w:t xml:space="preserve">Some participants perceived the questions related to the USA as irrelevant as they were not from that country. </w:t>
      </w:r>
    </w:p>
    <w:p w14:paraId="04894EDB" w14:textId="77777777" w:rsidR="000F17F0" w:rsidRPr="000F17F0" w:rsidRDefault="00AB5575" w:rsidP="00012700">
      <w:pPr>
        <w:pStyle w:val="ListParagraph"/>
        <w:numPr>
          <w:ilvl w:val="3"/>
          <w:numId w:val="66"/>
        </w:numPr>
        <w:ind w:left="1701"/>
      </w:pPr>
      <w:r w:rsidRPr="00AB5575">
        <w:rPr>
          <w:highlight w:val="white"/>
          <w:lang w:val="en-US"/>
        </w:rPr>
        <w:t>Participants mention multiple questions feel like they do not apply to the story.</w:t>
      </w:r>
    </w:p>
    <w:p w14:paraId="2DE244E8" w14:textId="77777777" w:rsidR="000F17F0" w:rsidRPr="000F17F0" w:rsidRDefault="000F17F0" w:rsidP="00012700">
      <w:pPr>
        <w:pStyle w:val="ListParagraph"/>
        <w:numPr>
          <w:ilvl w:val="3"/>
          <w:numId w:val="66"/>
        </w:numPr>
        <w:ind w:left="1701"/>
      </w:pPr>
      <w:r w:rsidRPr="000F17F0">
        <w:rPr>
          <w:highlight w:val="white"/>
          <w:lang w:val="en-US"/>
        </w:rPr>
        <w:t>A participant mentions that the audience evaluation questions ask multiple double questions</w:t>
      </w:r>
    </w:p>
    <w:p w14:paraId="28E0CC25" w14:textId="77777777" w:rsidR="00F47FB4" w:rsidRPr="00F47FB4" w:rsidRDefault="000F17F0" w:rsidP="00012700">
      <w:pPr>
        <w:pStyle w:val="ListParagraph"/>
        <w:numPr>
          <w:ilvl w:val="3"/>
          <w:numId w:val="66"/>
        </w:numPr>
        <w:ind w:left="1701"/>
      </w:pPr>
      <w:r w:rsidRPr="000F17F0">
        <w:rPr>
          <w:highlight w:val="white"/>
          <w:lang w:val="en-US"/>
        </w:rPr>
        <w:t xml:space="preserve">To some participants that read the low integration story the girl on the phone felt irrelevant. Her name was not remembered and </w:t>
      </w:r>
      <w:proofErr w:type="gramStart"/>
      <w:r w:rsidRPr="000F17F0">
        <w:rPr>
          <w:highlight w:val="white"/>
          <w:lang w:val="en-US"/>
        </w:rPr>
        <w:t>even</w:t>
      </w:r>
      <w:proofErr w:type="gramEnd"/>
      <w:r w:rsidRPr="000F17F0">
        <w:rPr>
          <w:highlight w:val="white"/>
          <w:lang w:val="en-US"/>
        </w:rPr>
        <w:t xml:space="preserve"> unknown where she was. </w:t>
      </w:r>
    </w:p>
    <w:p w14:paraId="74D5E287" w14:textId="77777777" w:rsidR="005C47EA" w:rsidRPr="005C47EA" w:rsidRDefault="00F47FB4" w:rsidP="00012700">
      <w:pPr>
        <w:pStyle w:val="ListParagraph"/>
        <w:numPr>
          <w:ilvl w:val="3"/>
          <w:numId w:val="66"/>
        </w:numPr>
        <w:ind w:left="1701"/>
      </w:pPr>
      <w:r w:rsidRPr="00F47FB4">
        <w:rPr>
          <w:highlight w:val="white"/>
          <w:lang w:val="en-US"/>
        </w:rPr>
        <w:t>Participants mentioned that the character doesn’t really make decisions therefore it is hard to answer some identification questions.</w:t>
      </w:r>
    </w:p>
    <w:p w14:paraId="73A05D8C" w14:textId="77777777" w:rsidR="005C47EA" w:rsidRPr="005C47EA" w:rsidRDefault="005C47EA" w:rsidP="00012700">
      <w:pPr>
        <w:pStyle w:val="ListParagraph"/>
        <w:numPr>
          <w:ilvl w:val="3"/>
          <w:numId w:val="66"/>
        </w:numPr>
        <w:ind w:left="1701"/>
      </w:pPr>
      <w:r w:rsidRPr="005C47EA">
        <w:rPr>
          <w:highlight w:val="white"/>
          <w:lang w:val="en-US"/>
        </w:rPr>
        <w:t xml:space="preserve">Participants noted that the questions ‘After finishing the narrative, I found it easy to put it out of my mind.’ and “The events in the narrative have changed my life.” are irrelevant, since barely any time has passed since reading the story. </w:t>
      </w:r>
    </w:p>
    <w:p w14:paraId="420A01B6" w14:textId="5B3AEBE7" w:rsidR="003D6122" w:rsidRDefault="005C47EA" w:rsidP="00012700">
      <w:pPr>
        <w:pStyle w:val="ListParagraph"/>
        <w:numPr>
          <w:ilvl w:val="3"/>
          <w:numId w:val="66"/>
        </w:numPr>
        <w:ind w:left="1701"/>
      </w:pPr>
      <w:r w:rsidRPr="005C47EA">
        <w:rPr>
          <w:lang w:val="en-US"/>
        </w:rPr>
        <w:t>A participant mentioned that certain questions regarding personal relevance are about brain visualization. Since the participant has Aphantasia and cannot visualize, they cannot answer the question correctly.</w:t>
      </w:r>
    </w:p>
    <w:p w14:paraId="7C3C1D81" w14:textId="77777777" w:rsidR="002A2C01" w:rsidRPr="002A2C01" w:rsidRDefault="002A2C01" w:rsidP="002A2C01">
      <w:pPr>
        <w:ind w:left="0"/>
        <w:rPr>
          <w:lang w:val="en-US"/>
        </w:rPr>
      </w:pPr>
    </w:p>
    <w:p w14:paraId="22DD62C1" w14:textId="77777777" w:rsidR="0089302C" w:rsidRPr="00416FA9" w:rsidRDefault="0089302C" w:rsidP="0089302C">
      <w:pPr>
        <w:rPr>
          <w:lang w:val="en-US"/>
        </w:rPr>
      </w:pPr>
    </w:p>
    <w:p w14:paraId="2E843A2F" w14:textId="77777777" w:rsidR="0089302C" w:rsidRPr="00416FA9" w:rsidRDefault="0089302C" w:rsidP="0089302C">
      <w:pPr>
        <w:rPr>
          <w:lang w:val="en-US"/>
        </w:rPr>
      </w:pPr>
    </w:p>
    <w:p w14:paraId="47564592" w14:textId="77777777" w:rsidR="0089302C" w:rsidRPr="0089302C" w:rsidRDefault="0089302C" w:rsidP="30462E6D">
      <w:pPr>
        <w:spacing w:after="160"/>
        <w:rPr>
          <w:rFonts w:ascii="Aptos" w:eastAsia="Aptos" w:hAnsi="Aptos" w:cs="Aptos"/>
          <w:color w:val="000000" w:themeColor="text1"/>
          <w:lang w:val="en-US"/>
        </w:rPr>
      </w:pPr>
    </w:p>
    <w:p w14:paraId="10A6B34A" w14:textId="43166253" w:rsidR="30462E6D" w:rsidRDefault="30462E6D" w:rsidP="30462E6D">
      <w:pPr>
        <w:spacing w:line="360" w:lineRule="auto"/>
      </w:pPr>
    </w:p>
    <w:p w14:paraId="00000089" w14:textId="77777777" w:rsidR="00F670F2" w:rsidRDefault="004F3F82">
      <w:pPr>
        <w:spacing w:line="360" w:lineRule="auto"/>
        <w:jc w:val="center"/>
      </w:pPr>
      <w:r>
        <w:br w:type="page"/>
      </w:r>
    </w:p>
    <w:p w14:paraId="0000008A" w14:textId="737B5B3B" w:rsidR="00F670F2" w:rsidRDefault="43B23AD3">
      <w:pPr>
        <w:pStyle w:val="Heading1"/>
      </w:pPr>
      <w:bookmarkStart w:id="335" w:name="_vicnvul2g08z"/>
      <w:bookmarkStart w:id="336" w:name="_Toc197521804"/>
      <w:bookmarkEnd w:id="335"/>
      <w:r>
        <w:lastRenderedPageBreak/>
        <w:t>Chapter 5: Discussion of Data</w:t>
      </w:r>
      <w:bookmarkEnd w:id="336"/>
    </w:p>
    <w:p w14:paraId="3F79CE41" w14:textId="727DF1A1" w:rsidR="00DD301B" w:rsidRDefault="00DD301B" w:rsidP="00DD301B">
      <w:pPr>
        <w:pStyle w:val="Heading2"/>
      </w:pPr>
      <w:r>
        <w:t>Introduction</w:t>
      </w:r>
    </w:p>
    <w:p w14:paraId="6F4BBDCF" w14:textId="696D78D8" w:rsidR="00703C0E" w:rsidRDefault="00ED2F48" w:rsidP="00703C0E">
      <w:pPr>
        <w:rPr>
          <w:rFonts w:ascii="Aptos" w:eastAsia="Aptos" w:hAnsi="Aptos" w:cs="Aptos"/>
          <w:color w:val="000000" w:themeColor="text1"/>
          <w:sz w:val="24"/>
          <w:szCs w:val="24"/>
          <w:lang w:val="en-US"/>
        </w:rPr>
      </w:pPr>
      <w:r w:rsidRPr="00ED2F48">
        <w:t>This chapter interprets the findings of the present study in relation to existing scholarship on narrative integration and information recall among young adults.</w:t>
      </w:r>
      <w:r w:rsidR="00817920">
        <w:t xml:space="preserve"> </w:t>
      </w:r>
      <w:r w:rsidR="00817920" w:rsidRPr="00817920">
        <w:t>The primary objective of the research was to determine whether varying levels of educational content integration within a written short story about Chlamydia would differentially affect participants’ ability to recall health‐related information</w:t>
      </w:r>
      <w:r w:rsidR="00343F95">
        <w:t xml:space="preserve">, leading to the research question: </w:t>
      </w:r>
      <w:r w:rsidR="00343F95" w:rsidRPr="5E8ADF62">
        <w:rPr>
          <w:rFonts w:ascii="Aptos" w:eastAsia="Aptos" w:hAnsi="Aptos" w:cs="Aptos"/>
          <w:color w:val="000000" w:themeColor="text1"/>
          <w:sz w:val="24"/>
          <w:szCs w:val="24"/>
          <w:lang w:val="en-US"/>
        </w:rPr>
        <w:t>Between high integrated and low integrated information in short stories, which one is more effective at recalling specific information in young adults?</w:t>
      </w:r>
      <w:r w:rsidR="006F04C9">
        <w:rPr>
          <w:rFonts w:ascii="Aptos" w:eastAsia="Aptos" w:hAnsi="Aptos" w:cs="Aptos"/>
          <w:color w:val="000000" w:themeColor="text1"/>
          <w:sz w:val="24"/>
          <w:szCs w:val="24"/>
          <w:lang w:val="en-US"/>
        </w:rPr>
        <w:t xml:space="preserve"> As this is a quantitative study, </w:t>
      </w:r>
    </w:p>
    <w:p w14:paraId="23577376" w14:textId="77777777" w:rsidR="006F04C9" w:rsidRDefault="006F04C9" w:rsidP="00703C0E">
      <w:pPr>
        <w:rPr>
          <w:rFonts w:ascii="Aptos" w:eastAsia="Aptos" w:hAnsi="Aptos" w:cs="Aptos"/>
          <w:color w:val="000000" w:themeColor="text1"/>
          <w:sz w:val="24"/>
          <w:szCs w:val="24"/>
          <w:lang w:val="en-US"/>
        </w:rPr>
      </w:pPr>
    </w:p>
    <w:p w14:paraId="516CF383" w14:textId="77777777" w:rsidR="000F47F8" w:rsidRDefault="000F47F8" w:rsidP="00703C0E"/>
    <w:p w14:paraId="2B73AD1C" w14:textId="77777777" w:rsidR="00246C04" w:rsidRDefault="00246C04" w:rsidP="00246C04"/>
    <w:p w14:paraId="0EF73CC0" w14:textId="77777777" w:rsidR="00246C04" w:rsidRDefault="00246C04" w:rsidP="00246C04"/>
    <w:p w14:paraId="7BFAD3DF" w14:textId="77777777" w:rsidR="005C4220" w:rsidRDefault="005C4220" w:rsidP="00974390">
      <w:pPr>
        <w:spacing w:line="360" w:lineRule="auto"/>
      </w:pPr>
    </w:p>
    <w:p w14:paraId="101B5616" w14:textId="77777777" w:rsidR="00343F95" w:rsidRDefault="00974390" w:rsidP="00343F95">
      <w:pPr>
        <w:spacing w:line="360" w:lineRule="auto"/>
      </w:pPr>
      <w:r>
        <w:t xml:space="preserve"> </w:t>
      </w:r>
      <w:r w:rsidR="00343F95">
        <w:t xml:space="preserve">This section allows you to argue what your data means and how this contributes to your larger argument. This section is less based on current knowledge and therefore allows you to voice your own views without additional references (although good references are still a good thing to have, or you should refer to </w:t>
      </w:r>
      <w:proofErr w:type="gramStart"/>
      <w:r w:rsidR="00343F95">
        <w:t>you</w:t>
      </w:r>
      <w:proofErr w:type="gramEnd"/>
      <w:r w:rsidR="00343F95">
        <w:t xml:space="preserve"> findings.) Be aware that this section can grow quite quickly and remind yourself to check if the argument you are making is relevant for this thesis.</w:t>
      </w:r>
    </w:p>
    <w:p w14:paraId="4FD18457" w14:textId="39D4544C" w:rsidR="00974390" w:rsidRDefault="00974390" w:rsidP="005C4220">
      <w:pPr>
        <w:spacing w:line="360" w:lineRule="auto"/>
        <w:ind w:left="0"/>
      </w:pPr>
    </w:p>
    <w:p w14:paraId="57D07B4E" w14:textId="77777777" w:rsidR="000F47F8" w:rsidRDefault="000F47F8" w:rsidP="00703C0E"/>
    <w:p w14:paraId="3F197CB2" w14:textId="77777777" w:rsidR="00974390" w:rsidRDefault="00974390" w:rsidP="00703C0E"/>
    <w:p w14:paraId="3D7A1CAC" w14:textId="4036E61E" w:rsidR="00343F95" w:rsidRDefault="00343F95">
      <w:r>
        <w:br w:type="page"/>
      </w:r>
    </w:p>
    <w:p w14:paraId="1526E491" w14:textId="77777777" w:rsidR="000F47F8" w:rsidRDefault="000F47F8" w:rsidP="00703C0E"/>
    <w:p w14:paraId="06BDE558" w14:textId="77777777" w:rsidR="00703C0E" w:rsidRDefault="00703C0E" w:rsidP="00703C0E"/>
    <w:p w14:paraId="3FAA3661" w14:textId="77777777" w:rsidR="00703C0E" w:rsidRPr="00703C0E" w:rsidRDefault="00703C0E" w:rsidP="00703C0E"/>
    <w:p w14:paraId="0000008C" w14:textId="02D12A75" w:rsidR="00F670F2" w:rsidRDefault="43B23AD3">
      <w:pPr>
        <w:pStyle w:val="Heading2"/>
      </w:pPr>
      <w:bookmarkStart w:id="337" w:name="_9mdq9p75ojqo"/>
      <w:bookmarkStart w:id="338" w:name="_Toc197521805"/>
      <w:bookmarkEnd w:id="337"/>
      <w:r>
        <w:t>5.</w:t>
      </w:r>
      <w:r w:rsidR="00343F95">
        <w:t>2</w:t>
      </w:r>
      <w:r>
        <w:t xml:space="preserve"> </w:t>
      </w:r>
      <w:r w:rsidR="004F3F82">
        <w:tab/>
      </w:r>
      <w:r w:rsidR="01375A25">
        <w:t>Research results</w:t>
      </w:r>
      <w:bookmarkEnd w:id="338"/>
    </w:p>
    <w:p w14:paraId="2C88D662" w14:textId="77777777" w:rsidR="00343F95" w:rsidRDefault="00343F95" w:rsidP="00343F95">
      <w:pPr>
        <w:spacing w:line="360" w:lineRule="auto"/>
      </w:pPr>
      <w:r>
        <w:t xml:space="preserve">In this study we found correlation between message integration and information recall, in which higher integration correlated with higher recall. However, because you only use 2 stories there are many other factors that could have influence which are not being looked at. </w:t>
      </w:r>
      <w:proofErr w:type="gramStart"/>
      <w:r>
        <w:t>Also</w:t>
      </w:r>
      <w:proofErr w:type="gramEnd"/>
      <w:r>
        <w:t xml:space="preserve"> because you had high stress you might have wrongly interpreted the data.</w:t>
      </w:r>
    </w:p>
    <w:p w14:paraId="37BAC542" w14:textId="77777777" w:rsidR="00343F95" w:rsidRDefault="00343F95" w:rsidP="00343F95">
      <w:pPr>
        <w:spacing w:line="360" w:lineRule="auto"/>
      </w:pPr>
    </w:p>
    <w:p w14:paraId="261109A4" w14:textId="77777777" w:rsidR="00343F95" w:rsidRDefault="00343F95" w:rsidP="00343F95">
      <w:r w:rsidRPr="000F47F8">
        <w:t>Consistent with hypotheses derived from Entertainment–Education (EE) theory and dual‐process models of persuasion, the high‐integration group—whose narratives wove factual details seamlessly into the storyline—demonstrated significantly greater information recall than did the low‐integration and factual‐only groups. These results corroborate prior evidence that tighter narrative integration can enhance retention (Quintero Johnson et al., 2012</w:t>
      </w:r>
      <w:r>
        <w:t>).</w:t>
      </w:r>
    </w:p>
    <w:p w14:paraId="2592AAAB" w14:textId="77777777" w:rsidR="00564E7F" w:rsidRDefault="00564E7F" w:rsidP="00343F95"/>
    <w:p w14:paraId="016AB084" w14:textId="77777777" w:rsidR="00564E7F" w:rsidRDefault="00564E7F" w:rsidP="00564E7F">
      <w:r>
        <w:t xml:space="preserve">It is unknown how effective other ways of getting information is compared to reading such as </w:t>
      </w:r>
      <w:proofErr w:type="spellStart"/>
      <w:r>
        <w:t>advertiments</w:t>
      </w:r>
      <w:proofErr w:type="spellEnd"/>
      <w:r>
        <w:t xml:space="preserve"> through posters, videos, etc. </w:t>
      </w:r>
      <w:proofErr w:type="gramStart"/>
      <w:r>
        <w:t>Therefore</w:t>
      </w:r>
      <w:proofErr w:type="gramEnd"/>
      <w:r>
        <w:t xml:space="preserve"> it cannot be concluded that my research is not influenced by that. </w:t>
      </w:r>
    </w:p>
    <w:p w14:paraId="4BB41F13" w14:textId="46C7FE11" w:rsidR="00564E7F" w:rsidRDefault="00564E7F" w:rsidP="00343F95"/>
    <w:p w14:paraId="6FD3A941" w14:textId="77777777" w:rsidR="00343F95" w:rsidRDefault="00343F95" w:rsidP="00343F95">
      <w:pPr>
        <w:spacing w:line="360" w:lineRule="auto"/>
      </w:pPr>
    </w:p>
    <w:p w14:paraId="7985D615" w14:textId="3E8F062D" w:rsidR="00E73F0D" w:rsidRDefault="00E73F0D" w:rsidP="00343F95">
      <w:pPr>
        <w:spacing w:line="360" w:lineRule="auto"/>
        <w:rPr>
          <w:b/>
          <w:bCs/>
        </w:rPr>
      </w:pPr>
      <w:r w:rsidRPr="00E73F0D">
        <w:rPr>
          <w:b/>
          <w:bCs/>
        </w:rPr>
        <w:t>Methodology</w:t>
      </w:r>
    </w:p>
    <w:p w14:paraId="06EC8E99" w14:textId="2C510C56" w:rsidR="00E73F0D" w:rsidRPr="00E73F0D" w:rsidRDefault="00E73F0D" w:rsidP="00343F95">
      <w:pPr>
        <w:spacing w:line="360" w:lineRule="auto"/>
      </w:pPr>
      <w:r>
        <w:t xml:space="preserve">Methodology has not been fully used. As Johnson also tested results with high and low recall. This is due to time </w:t>
      </w:r>
      <w:r w:rsidR="00564E7F">
        <w:t xml:space="preserve">issues. This might also mean that certain elements could be overlooked or miscalculated. As well because the researcher has never made a thesis before. </w:t>
      </w:r>
    </w:p>
    <w:p w14:paraId="3FF0E2A2" w14:textId="013D7B4B" w:rsidR="00343F95" w:rsidRDefault="00343F95" w:rsidP="00343F95">
      <w:pPr>
        <w:ind w:left="0"/>
      </w:pPr>
    </w:p>
    <w:p w14:paraId="22F1097C" w14:textId="77777777" w:rsidR="00343F95" w:rsidRDefault="00343F95" w:rsidP="00343F95">
      <w:pPr>
        <w:ind w:left="0"/>
      </w:pPr>
    </w:p>
    <w:p w14:paraId="67F87134" w14:textId="77777777" w:rsidR="00703C0E" w:rsidRDefault="00703C0E" w:rsidP="30462E6D">
      <w:pPr>
        <w:spacing w:line="360" w:lineRule="auto"/>
      </w:pPr>
    </w:p>
    <w:p w14:paraId="205FF7F8" w14:textId="77777777" w:rsidR="00703C0E" w:rsidRDefault="00703C0E" w:rsidP="30462E6D">
      <w:pPr>
        <w:spacing w:line="360" w:lineRule="auto"/>
      </w:pPr>
    </w:p>
    <w:p w14:paraId="01B5DD7E" w14:textId="669017DF" w:rsidR="30462E6D" w:rsidRDefault="30462E6D" w:rsidP="30462E6D">
      <w:pPr>
        <w:spacing w:line="360" w:lineRule="auto"/>
      </w:pPr>
    </w:p>
    <w:p w14:paraId="35751945" w14:textId="1F7904AF" w:rsidR="00086820" w:rsidRDefault="00086820" w:rsidP="30462E6D">
      <w:pPr>
        <w:spacing w:line="360" w:lineRule="auto"/>
      </w:pPr>
      <w:r>
        <w:t>The</w:t>
      </w:r>
      <w:r w:rsidR="009E6C80">
        <w:t xml:space="preserve">re is no significant difference between No integration and high integration, the values might be similar due to chance.  </w:t>
      </w:r>
    </w:p>
    <w:p w14:paraId="74672660" w14:textId="77777777" w:rsidR="00086820" w:rsidRDefault="00086820" w:rsidP="30462E6D">
      <w:pPr>
        <w:spacing w:line="360" w:lineRule="auto"/>
      </w:pPr>
    </w:p>
    <w:p w14:paraId="1C350A83" w14:textId="6343959C" w:rsidR="00110E0A" w:rsidRDefault="00110E0A" w:rsidP="30462E6D">
      <w:pPr>
        <w:spacing w:line="360" w:lineRule="auto"/>
      </w:pPr>
      <w:r w:rsidRPr="00110E0A">
        <w:t>These findings suggest that embedding health information into narrative structures may enhance educational outcomes for young adults.</w:t>
      </w:r>
    </w:p>
    <w:p w14:paraId="1E8C31B5" w14:textId="414F3DC6" w:rsidR="30462E6D" w:rsidRDefault="30462E6D" w:rsidP="30462E6D">
      <w:pPr>
        <w:spacing w:line="360" w:lineRule="auto"/>
      </w:pPr>
    </w:p>
    <w:p w14:paraId="3630D2BD" w14:textId="7D96E9A4" w:rsidR="5C268082" w:rsidRDefault="71BDD3F6" w:rsidP="30462E6D">
      <w:pPr>
        <w:pStyle w:val="Heading2"/>
      </w:pPr>
      <w:r>
        <w:lastRenderedPageBreak/>
        <w:t xml:space="preserve"> </w:t>
      </w:r>
      <w:bookmarkStart w:id="339" w:name="_Toc197521806"/>
      <w:r w:rsidR="5C268082">
        <w:t>5.2 Biases</w:t>
      </w:r>
      <w:bookmarkEnd w:id="339"/>
    </w:p>
    <w:p w14:paraId="25D5F764" w14:textId="4795958C" w:rsidR="2D40A0B5" w:rsidRDefault="2D40A0B5" w:rsidP="2D40A0B5"/>
    <w:p w14:paraId="508F1387" w14:textId="77777777" w:rsidR="001C0F8A" w:rsidRDefault="001C0F8A" w:rsidP="2D40A0B5"/>
    <w:p w14:paraId="6D4E615C" w14:textId="77777777" w:rsidR="001C0F8A" w:rsidRDefault="001C0F8A" w:rsidP="2D40A0B5"/>
    <w:p w14:paraId="62D9B544" w14:textId="1BCF88D0" w:rsidR="3B2A9450" w:rsidRDefault="3B2A9450" w:rsidP="30462E6D">
      <w:pPr>
        <w:spacing w:after="160"/>
      </w:pPr>
      <w:r w:rsidRPr="30462E6D">
        <w:rPr>
          <w:rFonts w:ascii="Aptos" w:eastAsia="Aptos" w:hAnsi="Aptos" w:cs="Aptos"/>
          <w:color w:val="000000" w:themeColor="text1"/>
        </w:rPr>
        <w:t xml:space="preserve">During the research the researcher had to take into </w:t>
      </w:r>
      <w:proofErr w:type="gramStart"/>
      <w:r w:rsidRPr="30462E6D">
        <w:rPr>
          <w:rFonts w:ascii="Aptos" w:eastAsia="Aptos" w:hAnsi="Aptos" w:cs="Aptos"/>
          <w:color w:val="000000" w:themeColor="text1"/>
        </w:rPr>
        <w:t>account  that</w:t>
      </w:r>
      <w:proofErr w:type="gramEnd"/>
      <w:r w:rsidRPr="30462E6D">
        <w:rPr>
          <w:rFonts w:ascii="Aptos" w:eastAsia="Aptos" w:hAnsi="Aptos" w:cs="Aptos"/>
          <w:color w:val="000000" w:themeColor="text1"/>
        </w:rPr>
        <w:t xml:space="preserve"> certain biases could not be avoided. </w:t>
      </w:r>
    </w:p>
    <w:p w14:paraId="7C970649" w14:textId="71B0514A" w:rsidR="3B2A9450" w:rsidRDefault="3B2A9450" w:rsidP="007930FD">
      <w:pPr>
        <w:pStyle w:val="ListParagraph"/>
        <w:numPr>
          <w:ilvl w:val="0"/>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Example bias</w:t>
      </w:r>
    </w:p>
    <w:p w14:paraId="4A3C574F" w14:textId="1A50B1FE" w:rsidR="3B2A9450" w:rsidRDefault="3B2A9450" w:rsidP="007930FD">
      <w:pPr>
        <w:pStyle w:val="ListParagraph"/>
        <w:numPr>
          <w:ilvl w:val="1"/>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The researcher has only tested with one short story. This means that other short stories</w:t>
      </w:r>
    </w:p>
    <w:p w14:paraId="3B04CDB8" w14:textId="2657547B" w:rsidR="3B2A9450" w:rsidRDefault="3B2A9450" w:rsidP="007930FD">
      <w:pPr>
        <w:pStyle w:val="ListParagraph"/>
        <w:numPr>
          <w:ilvl w:val="0"/>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text length bias</w:t>
      </w:r>
    </w:p>
    <w:p w14:paraId="2470135A" w14:textId="5BA2E6BE" w:rsidR="3B2A9450" w:rsidRDefault="3B2A9450" w:rsidP="007930FD">
      <w:pPr>
        <w:pStyle w:val="ListParagraph"/>
        <w:numPr>
          <w:ilvl w:val="1"/>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It is unknown what the effects are of shorter texts</w:t>
      </w:r>
    </w:p>
    <w:p w14:paraId="0B1E2B34" w14:textId="40001CE6" w:rsidR="3B2A9450" w:rsidRDefault="3B2A9450" w:rsidP="007930FD">
      <w:pPr>
        <w:pStyle w:val="ListParagraph"/>
        <w:numPr>
          <w:ilvl w:val="0"/>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Location bias</w:t>
      </w:r>
    </w:p>
    <w:p w14:paraId="49260CBA" w14:textId="05DC239B" w:rsidR="3B2A9450" w:rsidRDefault="3B2A9450" w:rsidP="007930FD">
      <w:pPr>
        <w:pStyle w:val="ListParagraph"/>
        <w:numPr>
          <w:ilvl w:val="1"/>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Most participants live in The Netherlands</w:t>
      </w:r>
    </w:p>
    <w:p w14:paraId="55C5CAF7" w14:textId="5C0E18A2" w:rsidR="3B2A9450" w:rsidRDefault="3B2A9450" w:rsidP="007930FD">
      <w:pPr>
        <w:pStyle w:val="ListParagraph"/>
        <w:numPr>
          <w:ilvl w:val="0"/>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Social bias: since the participants have not discussed the story with other people, it did not have time to grow and evolve beyond themselves.</w:t>
      </w:r>
    </w:p>
    <w:p w14:paraId="7D859298" w14:textId="7EFC3ECC" w:rsidR="3B2A9450" w:rsidRDefault="3B2A9450" w:rsidP="007930FD">
      <w:pPr>
        <w:pStyle w:val="ListParagraph"/>
        <w:numPr>
          <w:ilvl w:val="0"/>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Culture bias:</w:t>
      </w:r>
    </w:p>
    <w:p w14:paraId="39A091D1" w14:textId="74845541" w:rsidR="3B2A9450" w:rsidRDefault="3B2A9450" w:rsidP="007930FD">
      <w:pPr>
        <w:pStyle w:val="ListParagraph"/>
        <w:numPr>
          <w:ilvl w:val="0"/>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Intelligence bias: some people might understand it better and have different values</w:t>
      </w:r>
    </w:p>
    <w:p w14:paraId="6F6D8ADA" w14:textId="2FED3A87" w:rsidR="3B2A9450" w:rsidRDefault="3B2A9450" w:rsidP="007930FD">
      <w:pPr>
        <w:pStyle w:val="ListParagraph"/>
        <w:numPr>
          <w:ilvl w:val="0"/>
          <w:numId w:val="13"/>
        </w:numPr>
        <w:spacing w:before="220" w:after="220"/>
        <w:rPr>
          <w:rFonts w:ascii="Aptos" w:eastAsia="Aptos" w:hAnsi="Aptos" w:cs="Aptos"/>
          <w:color w:val="000000" w:themeColor="text1"/>
        </w:rPr>
      </w:pPr>
      <w:r w:rsidRPr="30462E6D">
        <w:rPr>
          <w:rFonts w:ascii="Aptos" w:eastAsia="Aptos" w:hAnsi="Aptos" w:cs="Aptos"/>
          <w:color w:val="000000" w:themeColor="text1"/>
        </w:rPr>
        <w:t>Socio-economic bias:</w:t>
      </w:r>
    </w:p>
    <w:p w14:paraId="29F01FE3" w14:textId="47DF8C18" w:rsidR="00395C32" w:rsidRDefault="00395C32" w:rsidP="007930FD">
      <w:pPr>
        <w:pStyle w:val="ListParagraph"/>
        <w:numPr>
          <w:ilvl w:val="0"/>
          <w:numId w:val="13"/>
        </w:numPr>
        <w:spacing w:before="220" w:after="220"/>
        <w:rPr>
          <w:rFonts w:ascii="Aptos" w:eastAsia="Aptos" w:hAnsi="Aptos" w:cs="Aptos"/>
          <w:color w:val="000000" w:themeColor="text1"/>
        </w:rPr>
      </w:pPr>
      <w:r>
        <w:rPr>
          <w:rFonts w:ascii="Aptos" w:eastAsia="Aptos" w:hAnsi="Aptos" w:cs="Aptos"/>
          <w:color w:val="000000" w:themeColor="text1"/>
        </w:rPr>
        <w:t xml:space="preserve">Promotion bias: It is mainly promoted in groups aimed to writers and book </w:t>
      </w:r>
      <w:proofErr w:type="gramStart"/>
      <w:r>
        <w:rPr>
          <w:rFonts w:ascii="Aptos" w:eastAsia="Aptos" w:hAnsi="Aptos" w:cs="Aptos"/>
          <w:color w:val="000000" w:themeColor="text1"/>
        </w:rPr>
        <w:t>readers,</w:t>
      </w:r>
      <w:proofErr w:type="gramEnd"/>
      <w:r>
        <w:rPr>
          <w:rFonts w:ascii="Aptos" w:eastAsia="Aptos" w:hAnsi="Aptos" w:cs="Aptos"/>
          <w:color w:val="000000" w:themeColor="text1"/>
        </w:rPr>
        <w:t xml:space="preserve"> therefore they might have certain expectations and can be more critical of stories than the average person.</w:t>
      </w:r>
    </w:p>
    <w:p w14:paraId="39B36605" w14:textId="77777777" w:rsidR="00C144B3" w:rsidRPr="0070270E" w:rsidRDefault="00C144B3" w:rsidP="00C144B3">
      <w:pPr>
        <w:pStyle w:val="ListParagraph"/>
        <w:numPr>
          <w:ilvl w:val="0"/>
          <w:numId w:val="13"/>
        </w:numPr>
      </w:pPr>
      <w:r w:rsidRPr="0070270E">
        <w:t>Mention that it is one story, the topic might cause for bias</w:t>
      </w:r>
    </w:p>
    <w:p w14:paraId="6963EE21" w14:textId="73F50C46" w:rsidR="00C144B3" w:rsidRDefault="2E15A9CD" w:rsidP="007930FD">
      <w:pPr>
        <w:pStyle w:val="ListParagraph"/>
        <w:numPr>
          <w:ilvl w:val="0"/>
          <w:numId w:val="13"/>
        </w:numPr>
        <w:spacing w:before="220" w:after="220"/>
        <w:rPr>
          <w:rFonts w:ascii="Aptos" w:eastAsia="Aptos" w:hAnsi="Aptos" w:cs="Aptos"/>
          <w:color w:val="000000" w:themeColor="text1"/>
        </w:rPr>
      </w:pPr>
      <w:r w:rsidRPr="5E8ADF62">
        <w:rPr>
          <w:rFonts w:ascii="Aptos" w:eastAsia="Aptos" w:hAnsi="Aptos" w:cs="Aptos"/>
          <w:color w:val="000000" w:themeColor="text1"/>
        </w:rPr>
        <w:t xml:space="preserve">This study refrains from using the term audience involvement. This is due the large different definitions and does not directly apply. </w:t>
      </w:r>
    </w:p>
    <w:p w14:paraId="3F3D73E9" w14:textId="2B07689B" w:rsidR="30462E6D" w:rsidRDefault="30462E6D" w:rsidP="30462E6D"/>
    <w:p w14:paraId="037B4C82" w14:textId="43068120" w:rsidR="5C268082" w:rsidRDefault="5C268082" w:rsidP="0092094E">
      <w:pPr>
        <w:pStyle w:val="Heading2"/>
      </w:pPr>
      <w:bookmarkStart w:id="340" w:name="_Toc197521808"/>
      <w:r>
        <w:t>5.</w:t>
      </w:r>
      <w:r w:rsidR="0092094E">
        <w:t>3</w:t>
      </w:r>
      <w:r>
        <w:t xml:space="preserve"> Scope</w:t>
      </w:r>
      <w:r w:rsidR="6C958146">
        <w:t xml:space="preserve"> limitations</w:t>
      </w:r>
      <w:bookmarkEnd w:id="340"/>
    </w:p>
    <w:p w14:paraId="37E6BC15" w14:textId="1814ACA4" w:rsidR="5C268082" w:rsidRDefault="5C268082">
      <w:r>
        <w:t xml:space="preserve">This research question has been limited </w:t>
      </w:r>
      <w:proofErr w:type="gramStart"/>
      <w:r>
        <w:t>In</w:t>
      </w:r>
      <w:proofErr w:type="gramEnd"/>
      <w:r>
        <w:t xml:space="preserve"> a variety of ways:</w:t>
      </w:r>
    </w:p>
    <w:p w14:paraId="3074C806" w14:textId="3A63460F" w:rsidR="5C268082" w:rsidRDefault="5C268082" w:rsidP="007930FD">
      <w:pPr>
        <w:pStyle w:val="ListParagraph"/>
        <w:numPr>
          <w:ilvl w:val="0"/>
          <w:numId w:val="14"/>
        </w:numPr>
      </w:pPr>
      <w:r>
        <w:t xml:space="preserve">The target audience is limited to young adults between the ages of 18 and 25. This audience has been chosen since they are adults, allowing for easy access that can give </w:t>
      </w:r>
      <w:proofErr w:type="gramStart"/>
      <w:r>
        <w:t>permission</w:t>
      </w:r>
      <w:proofErr w:type="gramEnd"/>
      <w:r>
        <w:t xml:space="preserve"> and their brain is still developing until the age of 25. </w:t>
      </w:r>
    </w:p>
    <w:p w14:paraId="440CC274" w14:textId="2D2654C8" w:rsidR="5C268082" w:rsidRDefault="5C268082" w:rsidP="007930FD">
      <w:pPr>
        <w:pStyle w:val="ListParagraph"/>
        <w:numPr>
          <w:ilvl w:val="0"/>
          <w:numId w:val="14"/>
        </w:numPr>
      </w:pPr>
      <w:r>
        <w:t xml:space="preserve">The short story has also been limited to be between 3000 and 4000 words in length. There is a bias since the related factual presentation is only between 500 and 600 words and therefore not the same length. </w:t>
      </w:r>
    </w:p>
    <w:p w14:paraId="2E34C2EF" w14:textId="3DE29910" w:rsidR="00D97571" w:rsidRDefault="00D97571" w:rsidP="007930FD">
      <w:pPr>
        <w:pStyle w:val="ListParagraph"/>
        <w:numPr>
          <w:ilvl w:val="0"/>
          <w:numId w:val="14"/>
        </w:numPr>
      </w:pPr>
      <w:r>
        <w:t xml:space="preserve">Many books of literature were not available to the researcher. </w:t>
      </w:r>
      <w:proofErr w:type="gramStart"/>
      <w:r w:rsidR="00ED6856">
        <w:t>Therefore</w:t>
      </w:r>
      <w:proofErr w:type="gramEnd"/>
      <w:r w:rsidR="00ED6856">
        <w:t xml:space="preserve"> it would be good to review the literature with looking at more books. </w:t>
      </w:r>
    </w:p>
    <w:p w14:paraId="68BF1FA4" w14:textId="3A0007B7" w:rsidR="5C268082" w:rsidRDefault="5C268082" w:rsidP="007930FD">
      <w:pPr>
        <w:pStyle w:val="ListParagraph"/>
        <w:numPr>
          <w:ilvl w:val="0"/>
          <w:numId w:val="14"/>
        </w:numPr>
      </w:pPr>
      <w:r>
        <w:t xml:space="preserve">The genre of the short story has also been limited to be genre of fantasy to make sure there is a noticeable difference between the factual statements and written prose. </w:t>
      </w:r>
    </w:p>
    <w:p w14:paraId="63905456" w14:textId="74CF850A" w:rsidR="5C268082" w:rsidRDefault="5C268082" w:rsidP="007930FD">
      <w:pPr>
        <w:pStyle w:val="ListParagraph"/>
        <w:numPr>
          <w:ilvl w:val="0"/>
          <w:numId w:val="14"/>
        </w:numPr>
      </w:pPr>
      <w:r>
        <w:t xml:space="preserve">The topic has been limited to be related to </w:t>
      </w:r>
      <w:commentRangeStart w:id="341"/>
      <w:r w:rsidRPr="30462E6D">
        <w:rPr>
          <w:rFonts w:ascii="Aptos" w:eastAsia="Aptos" w:hAnsi="Aptos" w:cs="Aptos"/>
        </w:rPr>
        <w:t xml:space="preserve">nutritional </w:t>
      </w:r>
      <w:r>
        <w:t>information</w:t>
      </w:r>
      <w:commentRangeEnd w:id="341"/>
      <w:r>
        <w:commentReference w:id="341"/>
      </w:r>
      <w:r>
        <w:t xml:space="preserve"> specifically carbohydrates. This has been chosen to look at dietary behaviour change while knowing it is clearly fictional. </w:t>
      </w:r>
    </w:p>
    <w:p w14:paraId="4C0BA489" w14:textId="21FB9535" w:rsidR="5C268082" w:rsidRDefault="5C268082" w:rsidP="007930FD">
      <w:pPr>
        <w:pStyle w:val="ListParagraph"/>
        <w:numPr>
          <w:ilvl w:val="0"/>
          <w:numId w:val="14"/>
        </w:numPr>
      </w:pPr>
      <w:r>
        <w:t>The recall time has also been limited to two weeks due to the time for this research.</w:t>
      </w:r>
    </w:p>
    <w:p w14:paraId="0F80E1A8" w14:textId="5CBF22E7" w:rsidR="5C268082" w:rsidRDefault="5C268082" w:rsidP="007930FD">
      <w:pPr>
        <w:pStyle w:val="ListParagraph"/>
        <w:numPr>
          <w:ilvl w:val="0"/>
          <w:numId w:val="14"/>
        </w:numPr>
      </w:pPr>
      <w:r>
        <w:lastRenderedPageBreak/>
        <w:t xml:space="preserve">The factual presentation will be a bullet point list. </w:t>
      </w:r>
    </w:p>
    <w:p w14:paraId="494112E9" w14:textId="42488E57" w:rsidR="5C268082" w:rsidRDefault="5C268082" w:rsidP="007930FD">
      <w:pPr>
        <w:pStyle w:val="ListParagraph"/>
        <w:numPr>
          <w:ilvl w:val="0"/>
          <w:numId w:val="14"/>
        </w:numPr>
      </w:pPr>
      <w:r>
        <w:t xml:space="preserve">The researcher is not </w:t>
      </w:r>
      <w:proofErr w:type="gramStart"/>
      <w:r>
        <w:t>taking into account</w:t>
      </w:r>
      <w:proofErr w:type="gramEnd"/>
      <w:r>
        <w:t xml:space="preserve"> the emotional response the story has</w:t>
      </w:r>
      <w:commentRangeStart w:id="342"/>
      <w:r>
        <w:t>.</w:t>
      </w:r>
      <w:commentRangeEnd w:id="342"/>
      <w:r>
        <w:commentReference w:id="342"/>
      </w:r>
    </w:p>
    <w:p w14:paraId="2A876C46" w14:textId="735B4E06" w:rsidR="30462E6D" w:rsidRDefault="30462E6D" w:rsidP="30462E6D">
      <w:pPr>
        <w:spacing w:line="360" w:lineRule="auto"/>
      </w:pPr>
    </w:p>
    <w:p w14:paraId="4BD13121" w14:textId="11A9DEA6" w:rsidR="249FD4DB" w:rsidRDefault="249FD4DB" w:rsidP="30462E6D">
      <w:pPr>
        <w:pStyle w:val="Heading2"/>
      </w:pPr>
      <w:bookmarkStart w:id="343" w:name="_Toc197521809"/>
      <w:r>
        <w:t>5.</w:t>
      </w:r>
      <w:r w:rsidR="0092094E">
        <w:t>4</w:t>
      </w:r>
      <w:r>
        <w:t xml:space="preserve"> Discussion</w:t>
      </w:r>
      <w:bookmarkEnd w:id="343"/>
    </w:p>
    <w:p w14:paraId="7A997CF3" w14:textId="58EF95CE" w:rsidR="30462E6D" w:rsidRDefault="30462E6D" w:rsidP="30462E6D">
      <w:pPr>
        <w:spacing w:line="360" w:lineRule="auto"/>
      </w:pPr>
    </w:p>
    <w:p w14:paraId="0603C85B" w14:textId="59571FBE" w:rsidR="249FD4DB" w:rsidRDefault="249FD4DB" w:rsidP="30462E6D">
      <w:pPr>
        <w:spacing w:after="160"/>
      </w:pPr>
      <w:r w:rsidRPr="30462E6D">
        <w:rPr>
          <w:rFonts w:ascii="Aptos" w:eastAsia="Aptos" w:hAnsi="Aptos" w:cs="Aptos"/>
          <w:color w:val="000000" w:themeColor="text1"/>
        </w:rPr>
        <w:t>the next section will be the ‘’Discussions’’ section and will be dedicated to discussing the findings of this research and in what degree the research questions have been answered.</w:t>
      </w:r>
    </w:p>
    <w:p w14:paraId="676538AC" w14:textId="4578F95E" w:rsidR="30462E6D" w:rsidRDefault="30462E6D" w:rsidP="30462E6D">
      <w:pPr>
        <w:spacing w:line="360" w:lineRule="auto"/>
      </w:pPr>
    </w:p>
    <w:p w14:paraId="066A02BF" w14:textId="488683D6" w:rsidR="1975EB0B" w:rsidRDefault="1975EB0B" w:rsidP="30462E6D">
      <w:pPr>
        <w:spacing w:after="160"/>
      </w:pPr>
      <w:r w:rsidRPr="30462E6D">
        <w:rPr>
          <w:rFonts w:ascii="Aptos" w:eastAsia="Aptos" w:hAnsi="Aptos" w:cs="Aptos"/>
          <w:color w:val="000000" w:themeColor="text1"/>
        </w:rPr>
        <w:t>In this section, the findings of this research are discussed.</w:t>
      </w:r>
    </w:p>
    <w:p w14:paraId="3F83525B" w14:textId="265E7F7D" w:rsidR="1975EB0B" w:rsidRDefault="1975EB0B" w:rsidP="30462E6D">
      <w:pPr>
        <w:spacing w:after="160"/>
      </w:pPr>
      <w:r w:rsidRPr="30462E6D">
        <w:rPr>
          <w:rFonts w:ascii="Aptos" w:eastAsia="Aptos" w:hAnsi="Aptos" w:cs="Aptos"/>
          <w:color w:val="000000" w:themeColor="text1"/>
        </w:rPr>
        <w:t>The concepts discussed in the literature review, along with detailed information found in the theoretical framework will be employed during the finding’s discussion.</w:t>
      </w:r>
    </w:p>
    <w:p w14:paraId="59438657" w14:textId="0C4EDEE7" w:rsidR="30462E6D" w:rsidRDefault="30462E6D"/>
    <w:p w14:paraId="03BEB207" w14:textId="5D8B7A59" w:rsidR="1975EB0B" w:rsidRDefault="1975EB0B" w:rsidP="30462E6D">
      <w:pPr>
        <w:spacing w:after="160"/>
        <w:rPr>
          <w:rFonts w:ascii="Aptos" w:eastAsia="Aptos" w:hAnsi="Aptos" w:cs="Aptos"/>
          <w:color w:val="000000" w:themeColor="text1"/>
        </w:rPr>
      </w:pPr>
      <w:r w:rsidRPr="30462E6D">
        <w:rPr>
          <w:rFonts w:ascii="Aptos" w:eastAsia="Aptos" w:hAnsi="Aptos" w:cs="Aptos"/>
          <w:color w:val="000000" w:themeColor="text1"/>
        </w:rPr>
        <w:t xml:space="preserve">It is my personal belief that play is the best version of learning since it is through interaction. However, </w:t>
      </w:r>
      <w:proofErr w:type="gramStart"/>
      <w:r w:rsidRPr="30462E6D">
        <w:rPr>
          <w:rFonts w:ascii="Aptos" w:eastAsia="Aptos" w:hAnsi="Aptos" w:cs="Aptos"/>
          <w:color w:val="000000" w:themeColor="text1"/>
        </w:rPr>
        <w:t>…..</w:t>
      </w:r>
      <w:proofErr w:type="gramEnd"/>
    </w:p>
    <w:p w14:paraId="50B7ADBB" w14:textId="77777777" w:rsidR="00760145" w:rsidRDefault="00760145" w:rsidP="30462E6D">
      <w:pPr>
        <w:spacing w:after="160"/>
        <w:rPr>
          <w:rFonts w:ascii="Aptos" w:eastAsia="Aptos" w:hAnsi="Aptos" w:cs="Aptos"/>
          <w:color w:val="000000" w:themeColor="text1"/>
        </w:rPr>
      </w:pPr>
    </w:p>
    <w:p w14:paraId="1BADCBD5" w14:textId="6FD1A2B1" w:rsidR="00760145" w:rsidRDefault="00760145" w:rsidP="30462E6D">
      <w:pPr>
        <w:spacing w:after="160"/>
        <w:rPr>
          <w:rFonts w:ascii="Aptos" w:eastAsia="Aptos" w:hAnsi="Aptos" w:cs="Aptos"/>
          <w:color w:val="000000" w:themeColor="text1"/>
        </w:rPr>
      </w:pPr>
      <w:r>
        <w:rPr>
          <w:rFonts w:ascii="Aptos" w:eastAsia="Aptos" w:hAnsi="Aptos" w:cs="Aptos"/>
          <w:color w:val="000000" w:themeColor="text1"/>
        </w:rPr>
        <w:t xml:space="preserve">Originally, there was intent to also test retention of information compared to recall. A follow-up was done after 2 weeks of retention of information. But due to a lack of participants this was not analysed. </w:t>
      </w:r>
    </w:p>
    <w:p w14:paraId="63755738" w14:textId="77777777" w:rsidR="00D95977" w:rsidRDefault="00D95977" w:rsidP="30462E6D">
      <w:pPr>
        <w:spacing w:after="160"/>
        <w:rPr>
          <w:rFonts w:ascii="Aptos" w:eastAsia="Aptos" w:hAnsi="Aptos" w:cs="Aptos"/>
          <w:color w:val="000000" w:themeColor="text1"/>
        </w:rPr>
      </w:pPr>
    </w:p>
    <w:p w14:paraId="3BA642E0" w14:textId="2E140F97" w:rsidR="00D95977" w:rsidRDefault="00D95977" w:rsidP="30462E6D">
      <w:pPr>
        <w:spacing w:after="160"/>
      </w:pPr>
      <w:r w:rsidRPr="00D95977">
        <w:rPr>
          <w:lang w:val="en-US"/>
        </w:rPr>
        <w:t>“There is also a relation proven between message integration and identification where people who read a low integrated message had higher identification than people who read a high integrated message” The research is weak and does not have enough different stories to determine this</w:t>
      </w:r>
      <w:r w:rsidRPr="00D95977">
        <w:t> </w:t>
      </w:r>
    </w:p>
    <w:p w14:paraId="40F8663C" w14:textId="77777777" w:rsidR="004D62D1" w:rsidRDefault="004D62D1" w:rsidP="30462E6D">
      <w:pPr>
        <w:spacing w:after="160"/>
      </w:pPr>
    </w:p>
    <w:p w14:paraId="2D7490FF" w14:textId="77777777" w:rsidR="004D62D1" w:rsidRDefault="004D62D1" w:rsidP="30462E6D">
      <w:pPr>
        <w:spacing w:after="160"/>
      </w:pPr>
    </w:p>
    <w:p w14:paraId="3CEFDBE0" w14:textId="21559A88" w:rsidR="004D62D1" w:rsidRDefault="004D62D1" w:rsidP="30462E6D">
      <w:pPr>
        <w:spacing w:after="160"/>
      </w:pPr>
      <w:r>
        <w:t>We can’t say the why.</w:t>
      </w:r>
    </w:p>
    <w:p w14:paraId="52A78DA3" w14:textId="77777777" w:rsidR="00D95977" w:rsidRDefault="00D95977" w:rsidP="30462E6D">
      <w:pPr>
        <w:spacing w:after="160"/>
      </w:pPr>
    </w:p>
    <w:p w14:paraId="2EFF32DE" w14:textId="2D4F01BD" w:rsidR="30462E6D" w:rsidRDefault="30462E6D"/>
    <w:p w14:paraId="4DA81153" w14:textId="746FC4C2" w:rsidR="483FF263" w:rsidRDefault="483FF263" w:rsidP="2D40A0B5">
      <w:pPr>
        <w:pStyle w:val="Heading2"/>
      </w:pPr>
      <w:bookmarkStart w:id="344" w:name="_Toc197521810"/>
      <w:r>
        <w:t>5.</w:t>
      </w:r>
      <w:r w:rsidR="0092094E">
        <w:t>5</w:t>
      </w:r>
      <w:r>
        <w:t xml:space="preserve"> Ethical considerations</w:t>
      </w:r>
      <w:bookmarkEnd w:id="344"/>
    </w:p>
    <w:p w14:paraId="25D83475" w14:textId="6DD96659" w:rsidR="483FF263" w:rsidRDefault="483FF263" w:rsidP="2D40A0B5">
      <w:r w:rsidRPr="2D40A0B5">
        <w:rPr>
          <w:rFonts w:ascii="Aptos" w:eastAsia="Aptos" w:hAnsi="Aptos" w:cs="Aptos"/>
          <w:color w:val="000000" w:themeColor="text1"/>
        </w:rPr>
        <w:t>Due to the nature of the research, it is prone to abuse. While this research is intended to help governments to help their citizens to create healthier diets, it can also be abused by food corporations to promote and market their unhealthy products.</w:t>
      </w:r>
    </w:p>
    <w:p w14:paraId="04F45F9F" w14:textId="325F2F47" w:rsidR="2D40A0B5" w:rsidRDefault="2D40A0B5" w:rsidP="2D40A0B5"/>
    <w:p w14:paraId="11E063D8" w14:textId="313D0694" w:rsidR="5E8ADF62" w:rsidRDefault="5E8ADF62"/>
    <w:p w14:paraId="6264FF21" w14:textId="0624898B" w:rsidR="30462E6D" w:rsidRDefault="30462E6D" w:rsidP="30462E6D">
      <w:pPr>
        <w:spacing w:line="360" w:lineRule="auto"/>
      </w:pPr>
    </w:p>
    <w:p w14:paraId="4A82BD6E" w14:textId="20156089" w:rsidR="43B23AD3" w:rsidRDefault="0092094E" w:rsidP="0870C566">
      <w:pPr>
        <w:pStyle w:val="Heading2"/>
        <w:rPr>
          <w:lang w:val="en-US"/>
        </w:rPr>
      </w:pPr>
      <w:bookmarkStart w:id="345" w:name="_Toc197521811"/>
      <w:r>
        <w:rPr>
          <w:lang w:val="en-US"/>
        </w:rPr>
        <w:lastRenderedPageBreak/>
        <w:t xml:space="preserve">5.6 </w:t>
      </w:r>
      <w:r w:rsidR="3870993C" w:rsidRPr="2B71DCD2">
        <w:rPr>
          <w:lang w:val="en-US"/>
        </w:rPr>
        <w:t>Practical implications</w:t>
      </w:r>
      <w:bookmarkEnd w:id="345"/>
    </w:p>
    <w:p w14:paraId="2863BCD6" w14:textId="77777777" w:rsidR="004D62D1" w:rsidRPr="004D62D1" w:rsidRDefault="004D62D1" w:rsidP="004D62D1">
      <w:pPr>
        <w:rPr>
          <w:lang w:val="en-US"/>
        </w:rPr>
      </w:pPr>
    </w:p>
    <w:p w14:paraId="3DE1E651" w14:textId="7037591C" w:rsidR="2B71DCD2" w:rsidRDefault="2B71DCD2" w:rsidP="2B71DCD2">
      <w:pPr>
        <w:rPr>
          <w:lang w:val="en-US"/>
        </w:rPr>
      </w:pPr>
    </w:p>
    <w:p w14:paraId="07FA4D9B" w14:textId="41BD3B35" w:rsidR="4FAD32BD" w:rsidRDefault="00BA4ED5" w:rsidP="2B71DCD2">
      <w:pPr>
        <w:pStyle w:val="Heading2"/>
        <w:rPr>
          <w:lang w:val="en-US"/>
        </w:rPr>
      </w:pPr>
      <w:bookmarkStart w:id="346" w:name="_Toc197521812"/>
      <w:r>
        <w:rPr>
          <w:lang w:val="en-US"/>
        </w:rPr>
        <w:t xml:space="preserve">5.7 </w:t>
      </w:r>
      <w:r w:rsidR="4FAD32BD" w:rsidRPr="2B71DCD2">
        <w:rPr>
          <w:lang w:val="en-US"/>
        </w:rPr>
        <w:t xml:space="preserve">Improvements </w:t>
      </w:r>
      <w:proofErr w:type="gramStart"/>
      <w:r w:rsidR="4FAD32BD" w:rsidRPr="2B71DCD2">
        <w:rPr>
          <w:lang w:val="en-US"/>
        </w:rPr>
        <w:t>on</w:t>
      </w:r>
      <w:proofErr w:type="gramEnd"/>
      <w:r w:rsidR="4FAD32BD" w:rsidRPr="2B71DCD2">
        <w:rPr>
          <w:lang w:val="en-US"/>
        </w:rPr>
        <w:t xml:space="preserve"> methodology</w:t>
      </w:r>
      <w:bookmarkEnd w:id="346"/>
    </w:p>
    <w:p w14:paraId="7C173B1A" w14:textId="77777777" w:rsidR="00886679" w:rsidRDefault="00886679" w:rsidP="0070270E">
      <w:pPr>
        <w:rPr>
          <w:lang w:val="en-US"/>
        </w:rPr>
      </w:pPr>
    </w:p>
    <w:p w14:paraId="0A3BCB44" w14:textId="77777777" w:rsidR="00886679" w:rsidRDefault="00886679" w:rsidP="0070270E">
      <w:pPr>
        <w:rPr>
          <w:lang w:val="en-US"/>
        </w:rPr>
      </w:pPr>
    </w:p>
    <w:p w14:paraId="7EB19DCA" w14:textId="725B5C57" w:rsidR="00D51D23" w:rsidRDefault="00D51D23" w:rsidP="0070270E">
      <w:pPr>
        <w:rPr>
          <w:lang w:val="en-US"/>
        </w:rPr>
      </w:pPr>
      <w:r>
        <w:rPr>
          <w:lang w:val="en-US"/>
        </w:rPr>
        <w:t xml:space="preserve">The integration question should be asked directly after the </w:t>
      </w:r>
      <w:r w:rsidR="00886679">
        <w:rPr>
          <w:lang w:val="en-US"/>
        </w:rPr>
        <w:t xml:space="preserve">Stimulus, since it is </w:t>
      </w:r>
    </w:p>
    <w:p w14:paraId="7548FD7A" w14:textId="77777777" w:rsidR="00D51D23" w:rsidRDefault="00D51D23" w:rsidP="0070270E">
      <w:pPr>
        <w:rPr>
          <w:lang w:val="en-US"/>
        </w:rPr>
      </w:pPr>
    </w:p>
    <w:p w14:paraId="236B22C2" w14:textId="77777777" w:rsidR="00D51D23" w:rsidRDefault="00D51D23" w:rsidP="0070270E">
      <w:pPr>
        <w:rPr>
          <w:lang w:val="en-US"/>
        </w:rPr>
      </w:pPr>
    </w:p>
    <w:p w14:paraId="5212FE4A" w14:textId="5DEFD08A" w:rsidR="43B23AD3" w:rsidRPr="0070270E" w:rsidRDefault="41FC473B" w:rsidP="0070270E">
      <w:r w:rsidRPr="309FEA10">
        <w:rPr>
          <w:lang w:val="en-US"/>
        </w:rPr>
        <w:t>Because the</w:t>
      </w:r>
    </w:p>
    <w:p w14:paraId="33201953" w14:textId="2883D1FA" w:rsidR="43B23AD3" w:rsidRPr="0070270E" w:rsidRDefault="43B23AD3" w:rsidP="309FEA10">
      <w:pPr>
        <w:rPr>
          <w:lang w:val="en-US"/>
        </w:rPr>
      </w:pPr>
    </w:p>
    <w:p w14:paraId="5222267B" w14:textId="2366B249" w:rsidR="43B23AD3" w:rsidRPr="0070270E" w:rsidRDefault="005D2D9E" w:rsidP="309FEA10">
      <w:pPr>
        <w:rPr>
          <w:lang w:val="en-US"/>
        </w:rPr>
      </w:pPr>
      <w:proofErr w:type="gramStart"/>
      <w:r w:rsidRPr="309FEA10">
        <w:rPr>
          <w:lang w:val="en-US"/>
        </w:rPr>
        <w:t>In order to</w:t>
      </w:r>
      <w:proofErr w:type="gramEnd"/>
      <w:r w:rsidRPr="309FEA10">
        <w:rPr>
          <w:lang w:val="en-US"/>
        </w:rPr>
        <w:t xml:space="preserve"> prevent </w:t>
      </w:r>
      <w:proofErr w:type="gramStart"/>
      <w:r w:rsidRPr="309FEA10">
        <w:rPr>
          <w:lang w:val="en-US"/>
        </w:rPr>
        <w:t>high cut-off</w:t>
      </w:r>
      <w:proofErr w:type="gramEnd"/>
      <w:r w:rsidRPr="309FEA10">
        <w:rPr>
          <w:lang w:val="en-US"/>
        </w:rPr>
        <w:t xml:space="preserve"> rates in any replication or continuation studies, code should be implemented to send reminders to participants when they have received a survey but </w:t>
      </w:r>
      <w:proofErr w:type="gramStart"/>
      <w:r w:rsidRPr="309FEA10">
        <w:rPr>
          <w:lang w:val="en-US"/>
        </w:rPr>
        <w:t>not</w:t>
      </w:r>
      <w:proofErr w:type="gramEnd"/>
      <w:r w:rsidRPr="309FEA10">
        <w:rPr>
          <w:lang w:val="en-US"/>
        </w:rPr>
        <w:t xml:space="preserve"> filled it in. </w:t>
      </w:r>
    </w:p>
    <w:p w14:paraId="3608BA9C" w14:textId="77777777" w:rsidR="43B23AD3" w:rsidRPr="0070270E" w:rsidRDefault="43B23AD3" w:rsidP="309FEA10">
      <w:pPr>
        <w:rPr>
          <w:lang w:val="en-US"/>
        </w:rPr>
      </w:pPr>
    </w:p>
    <w:p w14:paraId="11844992" w14:textId="1E5FB0D2" w:rsidR="43B23AD3" w:rsidRPr="0070270E" w:rsidRDefault="005D2D9E" w:rsidP="0070270E">
      <w:r>
        <w:t xml:space="preserve">The methodology assumed for a large sample size. An explanation for the low participation count could be due to the lack of incentive. Future researchers should </w:t>
      </w:r>
      <w:proofErr w:type="gramStart"/>
      <w:r>
        <w:t>take into account</w:t>
      </w:r>
      <w:proofErr w:type="gramEnd"/>
      <w:r>
        <w:t xml:space="preserve"> different methods to ensures a participant size that reaches statistical significance.</w:t>
      </w:r>
    </w:p>
    <w:p w14:paraId="53771CBC" w14:textId="2C718F80" w:rsidR="43B23AD3" w:rsidRPr="0070270E" w:rsidRDefault="41FC473B" w:rsidP="0070270E">
      <w:r w:rsidRPr="309FEA10">
        <w:rPr>
          <w:lang w:val="en-US"/>
        </w:rPr>
        <w:t xml:space="preserve"> </w:t>
      </w:r>
      <w:r w:rsidR="4FAD32BD">
        <w:br w:type="page"/>
      </w:r>
    </w:p>
    <w:p w14:paraId="75E0A097" w14:textId="0708960E" w:rsidR="309FEA10" w:rsidRDefault="309FEA10" w:rsidP="309FEA10"/>
    <w:p w14:paraId="52C00336" w14:textId="5F1B48A6" w:rsidR="309FEA10" w:rsidRDefault="309FEA10"/>
    <w:p w14:paraId="0FE57D21" w14:textId="0A71B876" w:rsidR="309FEA10" w:rsidRDefault="309FEA10"/>
    <w:p w14:paraId="5D24449D" w14:textId="5618CD7E" w:rsidR="309FEA10" w:rsidRDefault="309FEA10"/>
    <w:p w14:paraId="0000008E" w14:textId="3B52FD5A" w:rsidR="00F670F2" w:rsidRDefault="43B23AD3">
      <w:pPr>
        <w:pStyle w:val="Heading1"/>
      </w:pPr>
      <w:bookmarkStart w:id="347" w:name="_ns7ehxk6nlm4"/>
      <w:bookmarkStart w:id="348" w:name="_Toc197521813"/>
      <w:bookmarkEnd w:id="347"/>
      <w:r>
        <w:t>Chapter 6: Conclusion</w:t>
      </w:r>
      <w:r w:rsidR="357D5DA5">
        <w:t>s</w:t>
      </w:r>
      <w:bookmarkEnd w:id="348"/>
    </w:p>
    <w:p w14:paraId="27F3060A" w14:textId="516868AE" w:rsidR="0001364A" w:rsidRPr="00541C03" w:rsidRDefault="0001364A" w:rsidP="00541C03">
      <w:pPr>
        <w:spacing w:after="160"/>
        <w:rPr>
          <w:rFonts w:ascii="Aptos" w:eastAsia="Aptos" w:hAnsi="Aptos" w:cs="Aptos"/>
          <w:color w:val="000000" w:themeColor="text1"/>
        </w:rPr>
      </w:pPr>
      <w:r>
        <w:rPr>
          <w:rFonts w:ascii="Aptos" w:eastAsia="Aptos" w:hAnsi="Aptos" w:cs="Aptos"/>
          <w:color w:val="000000" w:themeColor="text1"/>
        </w:rPr>
        <w:t>This ch</w:t>
      </w:r>
      <w:r>
        <w:rPr>
          <w:rFonts w:ascii="Aptos" w:eastAsia="Aptos" w:hAnsi="Aptos" w:cs="Aptos"/>
          <w:color w:val="000000" w:themeColor="text1"/>
        </w:rPr>
        <w:t xml:space="preserve">apter </w:t>
      </w:r>
      <w:r w:rsidR="00D20733">
        <w:rPr>
          <w:rFonts w:ascii="Aptos" w:eastAsia="Aptos" w:hAnsi="Aptos" w:cs="Aptos"/>
          <w:color w:val="000000" w:themeColor="text1"/>
        </w:rPr>
        <w:t xml:space="preserve">will </w:t>
      </w:r>
      <w:r w:rsidR="005C4220">
        <w:rPr>
          <w:rFonts w:ascii="Aptos" w:eastAsia="Aptos" w:hAnsi="Aptos" w:cs="Aptos"/>
          <w:color w:val="000000" w:themeColor="text1"/>
        </w:rPr>
        <w:t>summarize</w:t>
      </w:r>
      <w:r w:rsidR="00D20733">
        <w:rPr>
          <w:rFonts w:ascii="Aptos" w:eastAsia="Aptos" w:hAnsi="Aptos" w:cs="Aptos"/>
          <w:color w:val="000000" w:themeColor="text1"/>
        </w:rPr>
        <w:t xml:space="preserve"> everything written and </w:t>
      </w:r>
      <w:r w:rsidR="00D20733" w:rsidRPr="30462E6D">
        <w:rPr>
          <w:rFonts w:ascii="Aptos" w:eastAsia="Aptos" w:hAnsi="Aptos" w:cs="Aptos"/>
          <w:color w:val="000000" w:themeColor="text1"/>
        </w:rPr>
        <w:t>presented in this thesis,</w:t>
      </w:r>
      <w:r w:rsidR="00D20733" w:rsidRPr="00D20733">
        <w:rPr>
          <w:rFonts w:ascii="Aptos" w:eastAsia="Aptos" w:hAnsi="Aptos" w:cs="Aptos"/>
          <w:color w:val="000000" w:themeColor="text1"/>
        </w:rPr>
        <w:t xml:space="preserve"> </w:t>
      </w:r>
      <w:r w:rsidR="00D20733" w:rsidRPr="30462E6D">
        <w:rPr>
          <w:rFonts w:ascii="Aptos" w:eastAsia="Aptos" w:hAnsi="Aptos" w:cs="Aptos"/>
          <w:color w:val="000000" w:themeColor="text1"/>
        </w:rPr>
        <w:t>in the hopes to highlight the purpose of this thesis and make clear statements and describe with simple words the findings of the asked research questions.</w:t>
      </w:r>
      <w:r w:rsidR="00D20733">
        <w:rPr>
          <w:rFonts w:ascii="Aptos" w:eastAsia="Aptos" w:hAnsi="Aptos" w:cs="Aptos"/>
          <w:color w:val="000000" w:themeColor="text1"/>
        </w:rPr>
        <w:t xml:space="preserve"> </w:t>
      </w:r>
      <w:r w:rsidR="00D20733" w:rsidRPr="30462E6D">
        <w:rPr>
          <w:rFonts w:ascii="Aptos" w:eastAsia="Aptos" w:hAnsi="Aptos" w:cs="Aptos"/>
          <w:color w:val="000000" w:themeColor="text1"/>
        </w:rPr>
        <w:t xml:space="preserve">Also, this </w:t>
      </w:r>
      <w:r w:rsidR="00D20733">
        <w:rPr>
          <w:rFonts w:ascii="Aptos" w:eastAsia="Aptos" w:hAnsi="Aptos" w:cs="Aptos"/>
          <w:color w:val="000000" w:themeColor="text1"/>
        </w:rPr>
        <w:t>chapter</w:t>
      </w:r>
      <w:r w:rsidR="00D20733" w:rsidRPr="30462E6D">
        <w:rPr>
          <w:rFonts w:ascii="Aptos" w:eastAsia="Aptos" w:hAnsi="Aptos" w:cs="Aptos"/>
          <w:color w:val="000000" w:themeColor="text1"/>
        </w:rPr>
        <w:t xml:space="preserve"> will describe how future research can expand further to these findings in new topics.</w:t>
      </w:r>
    </w:p>
    <w:p w14:paraId="3DC2C434" w14:textId="79A9B04C" w:rsidR="003613A1" w:rsidRDefault="003613A1" w:rsidP="00541C03">
      <w:pPr>
        <w:ind w:left="0"/>
        <w:rPr>
          <w:sz w:val="28"/>
          <w:szCs w:val="28"/>
        </w:rPr>
      </w:pPr>
      <w:bookmarkStart w:id="349" w:name="_qr641svuetdy"/>
      <w:bookmarkStart w:id="350" w:name="_Toc197521814"/>
      <w:bookmarkEnd w:id="349"/>
    </w:p>
    <w:p w14:paraId="00000090" w14:textId="2DD7757B" w:rsidR="00F670F2" w:rsidRDefault="43B23AD3">
      <w:pPr>
        <w:pStyle w:val="Heading2"/>
      </w:pPr>
      <w:r>
        <w:t xml:space="preserve">6.1 </w:t>
      </w:r>
      <w:r w:rsidR="004F3F82">
        <w:tab/>
      </w:r>
      <w:r w:rsidR="59936A36">
        <w:t xml:space="preserve">summery of the </w:t>
      </w:r>
      <w:commentRangeStart w:id="351"/>
      <w:r w:rsidR="59936A36">
        <w:t>findings</w:t>
      </w:r>
      <w:bookmarkEnd w:id="350"/>
      <w:commentRangeEnd w:id="351"/>
      <w:r w:rsidR="004B0405">
        <w:rPr>
          <w:rStyle w:val="CommentReference"/>
        </w:rPr>
        <w:commentReference w:id="351"/>
      </w:r>
    </w:p>
    <w:p w14:paraId="4CF8EC3A" w14:textId="43D6F03F" w:rsidR="000F621D" w:rsidRDefault="00541C03" w:rsidP="004B0405">
      <w:pPr>
        <w:spacing w:after="160"/>
        <w:rPr>
          <w:rFonts w:ascii="Aptos" w:eastAsia="Aptos" w:hAnsi="Aptos" w:cs="Aptos"/>
          <w:color w:val="000000" w:themeColor="text1"/>
          <w:sz w:val="24"/>
          <w:szCs w:val="24"/>
          <w:lang w:val="en-US"/>
        </w:rPr>
      </w:pPr>
      <w:r>
        <w:t xml:space="preserve">In this study, the goal was to answer the research question: </w:t>
      </w:r>
      <w:r w:rsidRPr="5E8ADF62">
        <w:rPr>
          <w:rFonts w:ascii="Aptos" w:eastAsia="Aptos" w:hAnsi="Aptos" w:cs="Aptos"/>
          <w:color w:val="000000" w:themeColor="text1"/>
          <w:sz w:val="24"/>
          <w:szCs w:val="24"/>
          <w:lang w:val="en-US"/>
        </w:rPr>
        <w:t>Between high integrated and low integrated information in short stories, which one is more effective at recalling specific information in young adults?</w:t>
      </w:r>
      <w:r w:rsidR="00907253">
        <w:rPr>
          <w:rFonts w:ascii="Aptos" w:eastAsia="Aptos" w:hAnsi="Aptos" w:cs="Aptos"/>
          <w:color w:val="000000" w:themeColor="text1"/>
          <w:sz w:val="24"/>
          <w:szCs w:val="24"/>
          <w:lang w:val="en-US"/>
        </w:rPr>
        <w:t xml:space="preserve"> Using an online survey with </w:t>
      </w:r>
      <w:r w:rsidR="004C64EA">
        <w:rPr>
          <w:rFonts w:ascii="Aptos" w:eastAsia="Aptos" w:hAnsi="Aptos" w:cs="Aptos"/>
          <w:color w:val="000000" w:themeColor="text1"/>
          <w:sz w:val="24"/>
          <w:szCs w:val="24"/>
          <w:lang w:val="en-US"/>
        </w:rPr>
        <w:t>Likert</w:t>
      </w:r>
      <w:r w:rsidR="00241842">
        <w:rPr>
          <w:rFonts w:ascii="Aptos" w:eastAsia="Aptos" w:hAnsi="Aptos" w:cs="Aptos"/>
          <w:color w:val="000000" w:themeColor="text1"/>
          <w:sz w:val="24"/>
          <w:szCs w:val="24"/>
          <w:lang w:val="en-US"/>
        </w:rPr>
        <w:t xml:space="preserve"> scale questions and open recall questions</w:t>
      </w:r>
      <w:r w:rsidR="002B1A7A">
        <w:rPr>
          <w:rFonts w:ascii="Aptos" w:eastAsia="Aptos" w:hAnsi="Aptos" w:cs="Aptos"/>
          <w:color w:val="000000" w:themeColor="text1"/>
          <w:sz w:val="24"/>
          <w:szCs w:val="24"/>
          <w:lang w:val="en-US"/>
        </w:rPr>
        <w:t xml:space="preserve">, we </w:t>
      </w:r>
      <w:r w:rsidR="009A7903">
        <w:rPr>
          <w:rFonts w:ascii="Aptos" w:eastAsia="Aptos" w:hAnsi="Aptos" w:cs="Aptos"/>
          <w:color w:val="000000" w:themeColor="text1"/>
          <w:sz w:val="24"/>
          <w:szCs w:val="24"/>
          <w:lang w:val="en-US"/>
        </w:rPr>
        <w:t>investigated</w:t>
      </w:r>
      <w:r w:rsidR="002B1A7A">
        <w:rPr>
          <w:rFonts w:ascii="Aptos" w:eastAsia="Aptos" w:hAnsi="Aptos" w:cs="Aptos"/>
          <w:color w:val="000000" w:themeColor="text1"/>
          <w:sz w:val="24"/>
          <w:szCs w:val="24"/>
          <w:lang w:val="en-US"/>
        </w:rPr>
        <w:t xml:space="preserve"> the effects of message integration on </w:t>
      </w:r>
      <w:r w:rsidR="009B480F">
        <w:rPr>
          <w:rFonts w:ascii="Aptos" w:eastAsia="Aptos" w:hAnsi="Aptos" w:cs="Aptos"/>
          <w:color w:val="000000" w:themeColor="text1"/>
          <w:sz w:val="24"/>
          <w:szCs w:val="24"/>
          <w:lang w:val="en-US"/>
        </w:rPr>
        <w:t xml:space="preserve">information recall. Our findings </w:t>
      </w:r>
      <w:r w:rsidR="004C64EA">
        <w:rPr>
          <w:rFonts w:ascii="Aptos" w:eastAsia="Aptos" w:hAnsi="Aptos" w:cs="Aptos"/>
          <w:color w:val="000000" w:themeColor="text1"/>
          <w:sz w:val="24"/>
          <w:szCs w:val="24"/>
          <w:lang w:val="en-US"/>
        </w:rPr>
        <w:t>indicate</w:t>
      </w:r>
      <w:r w:rsidR="00872FD4">
        <w:rPr>
          <w:rFonts w:ascii="Aptos" w:eastAsia="Aptos" w:hAnsi="Aptos" w:cs="Aptos"/>
          <w:color w:val="000000" w:themeColor="text1"/>
          <w:sz w:val="24"/>
          <w:szCs w:val="24"/>
          <w:lang w:val="en-US"/>
        </w:rPr>
        <w:t xml:space="preserve"> a positive correlation between the variables. </w:t>
      </w:r>
      <w:r w:rsidR="004B0405">
        <w:rPr>
          <w:rFonts w:ascii="Aptos" w:eastAsia="Aptos" w:hAnsi="Aptos" w:cs="Aptos"/>
          <w:color w:val="000000" w:themeColor="text1"/>
          <w:sz w:val="24"/>
          <w:szCs w:val="24"/>
          <w:lang w:val="en-US"/>
        </w:rPr>
        <w:t>This suggests</w:t>
      </w:r>
      <w:r w:rsidR="004C64EA">
        <w:rPr>
          <w:rFonts w:ascii="Aptos" w:eastAsia="Aptos" w:hAnsi="Aptos" w:cs="Aptos"/>
          <w:color w:val="000000" w:themeColor="text1"/>
          <w:sz w:val="24"/>
          <w:szCs w:val="24"/>
          <w:lang w:val="en-US"/>
        </w:rPr>
        <w:t xml:space="preserve"> that </w:t>
      </w:r>
      <w:r w:rsidR="00DE22CE">
        <w:rPr>
          <w:rFonts w:ascii="Aptos" w:eastAsia="Aptos" w:hAnsi="Aptos" w:cs="Aptos"/>
          <w:color w:val="000000" w:themeColor="text1"/>
          <w:sz w:val="24"/>
          <w:szCs w:val="24"/>
          <w:lang w:val="en-US"/>
        </w:rPr>
        <w:t>the higher</w:t>
      </w:r>
      <w:r w:rsidR="004C64EA">
        <w:rPr>
          <w:rFonts w:ascii="Aptos" w:eastAsia="Aptos" w:hAnsi="Aptos" w:cs="Aptos"/>
          <w:color w:val="000000" w:themeColor="text1"/>
          <w:sz w:val="24"/>
          <w:szCs w:val="24"/>
          <w:lang w:val="en-US"/>
        </w:rPr>
        <w:t xml:space="preserve"> integrat</w:t>
      </w:r>
      <w:r w:rsidR="00DE22CE">
        <w:rPr>
          <w:rFonts w:ascii="Aptos" w:eastAsia="Aptos" w:hAnsi="Aptos" w:cs="Aptos"/>
          <w:color w:val="000000" w:themeColor="text1"/>
          <w:sz w:val="24"/>
          <w:szCs w:val="24"/>
          <w:lang w:val="en-US"/>
        </w:rPr>
        <w:t xml:space="preserve">ed </w:t>
      </w:r>
      <w:r w:rsidR="004C64EA">
        <w:rPr>
          <w:rFonts w:ascii="Aptos" w:eastAsia="Aptos" w:hAnsi="Aptos" w:cs="Aptos"/>
          <w:color w:val="000000" w:themeColor="text1"/>
          <w:sz w:val="24"/>
          <w:szCs w:val="24"/>
          <w:lang w:val="en-US"/>
        </w:rPr>
        <w:t xml:space="preserve">message </w:t>
      </w:r>
      <w:r w:rsidR="004B0405">
        <w:rPr>
          <w:rFonts w:ascii="Aptos" w:eastAsia="Aptos" w:hAnsi="Aptos" w:cs="Aptos"/>
          <w:color w:val="000000" w:themeColor="text1"/>
          <w:sz w:val="24"/>
          <w:szCs w:val="24"/>
          <w:lang w:val="en-US"/>
        </w:rPr>
        <w:t>could lead</w:t>
      </w:r>
      <w:r w:rsidR="00DE22CE">
        <w:rPr>
          <w:rFonts w:ascii="Aptos" w:eastAsia="Aptos" w:hAnsi="Aptos" w:cs="Aptos"/>
          <w:color w:val="000000" w:themeColor="text1"/>
          <w:sz w:val="24"/>
          <w:szCs w:val="24"/>
          <w:lang w:val="en-US"/>
        </w:rPr>
        <w:t xml:space="preserve"> to higher recall of the message</w:t>
      </w:r>
      <w:commentRangeStart w:id="352"/>
      <w:r w:rsidR="00DE22CE">
        <w:rPr>
          <w:rFonts w:ascii="Aptos" w:eastAsia="Aptos" w:hAnsi="Aptos" w:cs="Aptos"/>
          <w:color w:val="000000" w:themeColor="text1"/>
          <w:sz w:val="24"/>
          <w:szCs w:val="24"/>
          <w:lang w:val="en-US"/>
        </w:rPr>
        <w:t>.</w:t>
      </w:r>
      <w:commentRangeEnd w:id="352"/>
      <w:r w:rsidR="004B0405">
        <w:rPr>
          <w:rStyle w:val="CommentReference"/>
        </w:rPr>
        <w:commentReference w:id="352"/>
      </w:r>
      <w:r w:rsidR="004B0405">
        <w:rPr>
          <w:rFonts w:ascii="Aptos" w:eastAsia="Aptos" w:hAnsi="Aptos" w:cs="Aptos"/>
          <w:color w:val="000000" w:themeColor="text1"/>
          <w:sz w:val="24"/>
          <w:szCs w:val="24"/>
          <w:lang w:val="en-US"/>
        </w:rPr>
        <w:t xml:space="preserve"> </w:t>
      </w:r>
      <w:r w:rsidR="000F621D">
        <w:rPr>
          <w:rFonts w:ascii="Aptos" w:eastAsia="Aptos" w:hAnsi="Aptos" w:cs="Aptos"/>
          <w:color w:val="000000" w:themeColor="text1"/>
          <w:sz w:val="24"/>
          <w:szCs w:val="24"/>
          <w:lang w:val="en-US"/>
        </w:rPr>
        <w:t>We also highlight the positive correlation between ………</w:t>
      </w:r>
    </w:p>
    <w:p w14:paraId="71316786" w14:textId="77777777" w:rsidR="000F621D" w:rsidRDefault="000F621D" w:rsidP="004B0405">
      <w:pPr>
        <w:spacing w:after="160"/>
        <w:rPr>
          <w:rFonts w:ascii="Aptos" w:eastAsia="Aptos" w:hAnsi="Aptos" w:cs="Aptos"/>
          <w:color w:val="000000" w:themeColor="text1"/>
          <w:sz w:val="24"/>
          <w:szCs w:val="24"/>
          <w:lang w:val="en-US"/>
        </w:rPr>
      </w:pPr>
    </w:p>
    <w:p w14:paraId="47EEBC25" w14:textId="44E69E83" w:rsidR="009A7903" w:rsidRDefault="004B0405" w:rsidP="00C662EF">
      <w:pPr>
        <w:spacing w:after="160"/>
        <w:rPr>
          <w:rFonts w:ascii="Aptos" w:eastAsia="Aptos" w:hAnsi="Aptos" w:cs="Aptos"/>
          <w:color w:val="000000" w:themeColor="text1"/>
          <w:sz w:val="24"/>
          <w:szCs w:val="24"/>
          <w:lang w:val="en-US"/>
        </w:rPr>
      </w:pPr>
      <w:r>
        <w:rPr>
          <w:rFonts w:ascii="Aptos" w:eastAsia="Aptos" w:hAnsi="Aptos" w:cs="Aptos"/>
          <w:color w:val="000000" w:themeColor="text1"/>
        </w:rPr>
        <w:t>The results suggest that message integration plays a curial role in influencing recall for young adults.</w:t>
      </w:r>
      <w:r>
        <w:rPr>
          <w:rFonts w:ascii="Aptos" w:eastAsia="Aptos" w:hAnsi="Aptos" w:cs="Aptos"/>
          <w:color w:val="000000" w:themeColor="text1"/>
        </w:rPr>
        <w:t xml:space="preserve"> </w:t>
      </w:r>
      <w:r>
        <w:rPr>
          <w:rFonts w:ascii="Aptos" w:eastAsia="Aptos" w:hAnsi="Aptos" w:cs="Aptos"/>
          <w:color w:val="000000" w:themeColor="text1"/>
        </w:rPr>
        <w:t>These findings contribute to the broader understanding of the Entertainment-Education Strategy and offer practical implications for future applications</w:t>
      </w:r>
      <w:commentRangeStart w:id="353"/>
      <w:r>
        <w:rPr>
          <w:rFonts w:ascii="Aptos" w:eastAsia="Aptos" w:hAnsi="Aptos" w:cs="Aptos"/>
          <w:color w:val="000000" w:themeColor="text1"/>
        </w:rPr>
        <w:t>.</w:t>
      </w:r>
      <w:commentRangeEnd w:id="353"/>
      <w:r w:rsidR="00386F25">
        <w:rPr>
          <w:rStyle w:val="CommentReference"/>
        </w:rPr>
        <w:commentReference w:id="353"/>
      </w:r>
      <w:r w:rsidR="00C662EF">
        <w:rPr>
          <w:rFonts w:ascii="Aptos" w:eastAsia="Aptos" w:hAnsi="Aptos" w:cs="Aptos"/>
          <w:color w:val="000000" w:themeColor="text1"/>
        </w:rPr>
        <w:t xml:space="preserve"> </w:t>
      </w:r>
      <w:r w:rsidR="00386F25">
        <w:rPr>
          <w:rFonts w:ascii="Aptos" w:eastAsia="Aptos" w:hAnsi="Aptos" w:cs="Aptos"/>
          <w:color w:val="000000" w:themeColor="text1"/>
        </w:rPr>
        <w:t xml:space="preserve"> It </w:t>
      </w:r>
      <w:r w:rsidR="00AA433F">
        <w:rPr>
          <w:rFonts w:ascii="Aptos" w:eastAsia="Aptos" w:hAnsi="Aptos" w:cs="Aptos"/>
          <w:color w:val="000000" w:themeColor="text1"/>
        </w:rPr>
        <w:t>is</w:t>
      </w:r>
      <w:r w:rsidR="00386F25">
        <w:rPr>
          <w:rFonts w:ascii="Aptos" w:eastAsia="Aptos" w:hAnsi="Aptos" w:cs="Aptos"/>
          <w:color w:val="000000" w:themeColor="text1"/>
        </w:rPr>
        <w:t xml:space="preserve"> vital that </w:t>
      </w:r>
      <w:r w:rsidR="00BC7EFC">
        <w:rPr>
          <w:rFonts w:ascii="Aptos" w:eastAsia="Aptos" w:hAnsi="Aptos" w:cs="Aptos"/>
          <w:color w:val="000000" w:themeColor="text1"/>
        </w:rPr>
        <w:t>the EE strategy is further developed</w:t>
      </w:r>
      <w:r w:rsidR="00DD69C4">
        <w:rPr>
          <w:rFonts w:ascii="Aptos" w:eastAsia="Aptos" w:hAnsi="Aptos" w:cs="Aptos"/>
          <w:color w:val="000000" w:themeColor="text1"/>
        </w:rPr>
        <w:t xml:space="preserve"> to increase the effectiveness of its messaging. This research </w:t>
      </w:r>
      <w:r w:rsidR="000D75D7">
        <w:rPr>
          <w:rFonts w:ascii="Aptos" w:eastAsia="Aptos" w:hAnsi="Aptos" w:cs="Aptos"/>
          <w:color w:val="000000" w:themeColor="text1"/>
        </w:rPr>
        <w:t xml:space="preserve">provides a foundation for quantitative </w:t>
      </w:r>
      <w:r w:rsidR="003979EF">
        <w:rPr>
          <w:rFonts w:ascii="Aptos" w:eastAsia="Aptos" w:hAnsi="Aptos" w:cs="Aptos"/>
          <w:color w:val="000000" w:themeColor="text1"/>
        </w:rPr>
        <w:t>research</w:t>
      </w:r>
      <w:r w:rsidR="00982FBE">
        <w:rPr>
          <w:rFonts w:ascii="Aptos" w:eastAsia="Aptos" w:hAnsi="Aptos" w:cs="Aptos"/>
          <w:color w:val="000000" w:themeColor="text1"/>
        </w:rPr>
        <w:t xml:space="preserve"> to build upon. </w:t>
      </w:r>
    </w:p>
    <w:p w14:paraId="277CA194" w14:textId="77777777" w:rsidR="00DE22CE" w:rsidRDefault="00DE22CE" w:rsidP="00541C03">
      <w:pPr>
        <w:rPr>
          <w:rFonts w:ascii="Aptos" w:eastAsia="Aptos" w:hAnsi="Aptos" w:cs="Aptos"/>
          <w:color w:val="000000" w:themeColor="text1"/>
          <w:sz w:val="24"/>
          <w:szCs w:val="24"/>
          <w:lang w:val="en-US"/>
        </w:rPr>
      </w:pPr>
    </w:p>
    <w:p w14:paraId="47BC983D" w14:textId="77777777" w:rsidR="00DE22CE" w:rsidRDefault="00DE22CE" w:rsidP="00541C03"/>
    <w:p w14:paraId="69DC1F8E" w14:textId="4A10ADAE" w:rsidR="004B0405" w:rsidRDefault="004B0405" w:rsidP="004B0405">
      <w:pPr>
        <w:spacing w:after="160"/>
        <w:rPr>
          <w:rFonts w:ascii="Aptos" w:eastAsia="Aptos" w:hAnsi="Aptos" w:cs="Aptos"/>
          <w:color w:val="000000" w:themeColor="text1"/>
        </w:rPr>
      </w:pPr>
      <w:proofErr w:type="spellStart"/>
      <w:r>
        <w:rPr>
          <w:rFonts w:ascii="Aptos" w:eastAsia="Aptos" w:hAnsi="Aptos" w:cs="Aptos"/>
          <w:color w:val="000000" w:themeColor="text1"/>
        </w:rPr>
        <w:t>Emphisize</w:t>
      </w:r>
      <w:proofErr w:type="spellEnd"/>
      <w:r>
        <w:rPr>
          <w:rFonts w:ascii="Aptos" w:eastAsia="Aptos" w:hAnsi="Aptos" w:cs="Aptos"/>
          <w:color w:val="000000" w:themeColor="text1"/>
        </w:rPr>
        <w:t xml:space="preserve"> the importance </w:t>
      </w:r>
    </w:p>
    <w:p w14:paraId="3CB37D01" w14:textId="77777777" w:rsidR="004B0405" w:rsidRDefault="004B0405" w:rsidP="004B0405">
      <w:pPr>
        <w:spacing w:after="160"/>
        <w:rPr>
          <w:rFonts w:ascii="Aptos" w:eastAsia="Aptos" w:hAnsi="Aptos" w:cs="Aptos"/>
          <w:color w:val="000000" w:themeColor="text1"/>
        </w:rPr>
      </w:pPr>
      <w:r>
        <w:rPr>
          <w:rFonts w:ascii="Aptos" w:eastAsia="Aptos" w:hAnsi="Aptos" w:cs="Aptos"/>
          <w:color w:val="000000" w:themeColor="text1"/>
        </w:rPr>
        <w:t xml:space="preserve">Highlight important of the findings and how they contribute to the field and address research field. </w:t>
      </w:r>
    </w:p>
    <w:p w14:paraId="4CCF50DA" w14:textId="77777777" w:rsidR="004B0405" w:rsidRDefault="004B0405" w:rsidP="004B0405">
      <w:pPr>
        <w:spacing w:after="160"/>
        <w:rPr>
          <w:rFonts w:ascii="Aptos" w:eastAsia="Aptos" w:hAnsi="Aptos" w:cs="Aptos"/>
          <w:color w:val="000000" w:themeColor="text1"/>
        </w:rPr>
      </w:pPr>
      <w:r>
        <w:rPr>
          <w:rFonts w:ascii="Aptos" w:eastAsia="Aptos" w:hAnsi="Aptos" w:cs="Aptos"/>
          <w:color w:val="000000" w:themeColor="text1"/>
        </w:rPr>
        <w:t xml:space="preserve">What is the political position. Where do you position yourself. Why does this research matter. </w:t>
      </w:r>
    </w:p>
    <w:p w14:paraId="485D8B98" w14:textId="77777777" w:rsidR="004B0405" w:rsidRDefault="004B0405" w:rsidP="004B0405">
      <w:pPr>
        <w:spacing w:after="160"/>
        <w:rPr>
          <w:rFonts w:ascii="Aptos" w:eastAsia="Aptos" w:hAnsi="Aptos" w:cs="Aptos"/>
          <w:color w:val="000000" w:themeColor="text1"/>
        </w:rPr>
      </w:pPr>
      <w:r>
        <w:rPr>
          <w:rFonts w:ascii="Aptos" w:eastAsia="Aptos" w:hAnsi="Aptos" w:cs="Aptos"/>
          <w:color w:val="000000" w:themeColor="text1"/>
        </w:rPr>
        <w:t xml:space="preserve">Trigger them to acknowledge your paper is important. Even better if you motivate them to make a change or do stuff. </w:t>
      </w:r>
    </w:p>
    <w:p w14:paraId="4E576586" w14:textId="77777777" w:rsidR="00541C03" w:rsidRDefault="00541C03" w:rsidP="004B0405">
      <w:pPr>
        <w:spacing w:after="160"/>
        <w:ind w:left="0"/>
        <w:rPr>
          <w:rFonts w:ascii="Aptos" w:eastAsia="Aptos" w:hAnsi="Aptos" w:cs="Aptos"/>
          <w:color w:val="000000" w:themeColor="text1"/>
        </w:rPr>
      </w:pPr>
    </w:p>
    <w:p w14:paraId="382FA1F9" w14:textId="5C3B19A0" w:rsidR="003E1ACC" w:rsidRDefault="003E1ACC" w:rsidP="30462E6D">
      <w:pPr>
        <w:spacing w:after="160"/>
        <w:rPr>
          <w:rFonts w:ascii="Aptos" w:eastAsia="Aptos" w:hAnsi="Aptos" w:cs="Aptos"/>
          <w:color w:val="000000" w:themeColor="text1"/>
        </w:rPr>
      </w:pPr>
    </w:p>
    <w:p w14:paraId="72A6ADD3" w14:textId="77777777" w:rsidR="007A7B0C" w:rsidRDefault="007A7B0C" w:rsidP="30462E6D">
      <w:pPr>
        <w:spacing w:after="160"/>
        <w:rPr>
          <w:rFonts w:ascii="Aptos" w:eastAsia="Aptos" w:hAnsi="Aptos" w:cs="Aptos"/>
          <w:color w:val="000000" w:themeColor="text1"/>
        </w:rPr>
      </w:pPr>
    </w:p>
    <w:p w14:paraId="23148D9C" w14:textId="4D6676E9" w:rsidR="00F3534C" w:rsidRDefault="00F3534C" w:rsidP="30462E6D">
      <w:pPr>
        <w:spacing w:after="160"/>
        <w:rPr>
          <w:rFonts w:ascii="Aptos" w:eastAsia="Aptos" w:hAnsi="Aptos" w:cs="Aptos"/>
          <w:color w:val="000000" w:themeColor="text1"/>
        </w:rPr>
      </w:pPr>
      <w:proofErr w:type="gramStart"/>
      <w:r>
        <w:rPr>
          <w:rFonts w:ascii="Aptos" w:eastAsia="Aptos" w:hAnsi="Aptos" w:cs="Aptos"/>
          <w:color w:val="000000" w:themeColor="text1"/>
        </w:rPr>
        <w:t>However</w:t>
      </w:r>
      <w:proofErr w:type="gramEnd"/>
      <w:r>
        <w:rPr>
          <w:rFonts w:ascii="Aptos" w:eastAsia="Aptos" w:hAnsi="Aptos" w:cs="Aptos"/>
          <w:color w:val="000000" w:themeColor="text1"/>
        </w:rPr>
        <w:t xml:space="preserve"> the study has limitations, including a small sample size and short duration which should be addressed in future research</w:t>
      </w:r>
      <w:r w:rsidR="006A0F60">
        <w:rPr>
          <w:rFonts w:ascii="Aptos" w:eastAsia="Aptos" w:hAnsi="Aptos" w:cs="Aptos"/>
          <w:color w:val="000000" w:themeColor="text1"/>
        </w:rPr>
        <w:t>.</w:t>
      </w:r>
      <w:r w:rsidR="004B0405">
        <w:rPr>
          <w:rFonts w:ascii="Aptos" w:eastAsia="Aptos" w:hAnsi="Aptos" w:cs="Aptos"/>
          <w:color w:val="000000" w:themeColor="text1"/>
        </w:rPr>
        <w:t xml:space="preserve"> </w:t>
      </w:r>
    </w:p>
    <w:p w14:paraId="653AD218" w14:textId="3EC99492" w:rsidR="00F3534C" w:rsidRDefault="00F3534C" w:rsidP="30462E6D">
      <w:pPr>
        <w:spacing w:after="160"/>
        <w:rPr>
          <w:rFonts w:ascii="Aptos" w:eastAsia="Aptos" w:hAnsi="Aptos" w:cs="Aptos"/>
          <w:color w:val="000000" w:themeColor="text1"/>
        </w:rPr>
      </w:pPr>
      <w:r>
        <w:rPr>
          <w:rFonts w:ascii="Aptos" w:eastAsia="Aptos" w:hAnsi="Aptos" w:cs="Aptos"/>
          <w:color w:val="000000" w:themeColor="text1"/>
        </w:rPr>
        <w:t xml:space="preserve">Future studies should explore different populations and longer time frames to validate and expand upon </w:t>
      </w:r>
      <w:proofErr w:type="spellStart"/>
      <w:r>
        <w:rPr>
          <w:rFonts w:ascii="Aptos" w:eastAsia="Aptos" w:hAnsi="Aptos" w:cs="Aptos"/>
          <w:color w:val="000000" w:themeColor="text1"/>
        </w:rPr>
        <w:t>thee</w:t>
      </w:r>
      <w:proofErr w:type="spellEnd"/>
      <w:r>
        <w:rPr>
          <w:rFonts w:ascii="Aptos" w:eastAsia="Aptos" w:hAnsi="Aptos" w:cs="Aptos"/>
          <w:color w:val="000000" w:themeColor="text1"/>
        </w:rPr>
        <w:t xml:space="preserve"> results.</w:t>
      </w:r>
    </w:p>
    <w:p w14:paraId="295E8A7F" w14:textId="77777777" w:rsidR="00F3534C" w:rsidRDefault="00F3534C" w:rsidP="30462E6D">
      <w:pPr>
        <w:spacing w:after="160"/>
        <w:rPr>
          <w:rFonts w:ascii="Aptos" w:eastAsia="Aptos" w:hAnsi="Aptos" w:cs="Aptos"/>
          <w:color w:val="000000" w:themeColor="text1"/>
        </w:rPr>
      </w:pPr>
    </w:p>
    <w:p w14:paraId="51175F62" w14:textId="77777777" w:rsidR="003F0383" w:rsidRDefault="003F0383" w:rsidP="30462E6D">
      <w:pPr>
        <w:spacing w:after="160"/>
        <w:rPr>
          <w:rFonts w:ascii="Aptos" w:eastAsia="Aptos" w:hAnsi="Aptos" w:cs="Aptos"/>
          <w:color w:val="000000" w:themeColor="text1"/>
        </w:rPr>
      </w:pPr>
    </w:p>
    <w:p w14:paraId="455DA6E5" w14:textId="77777777" w:rsidR="00F3534C" w:rsidRDefault="00F3534C" w:rsidP="30462E6D">
      <w:pPr>
        <w:spacing w:after="160"/>
        <w:rPr>
          <w:rFonts w:ascii="Aptos" w:eastAsia="Aptos" w:hAnsi="Aptos" w:cs="Aptos"/>
          <w:color w:val="000000" w:themeColor="text1"/>
        </w:rPr>
      </w:pPr>
    </w:p>
    <w:p w14:paraId="7089A739" w14:textId="77777777" w:rsidR="001035F0" w:rsidRDefault="001035F0" w:rsidP="30462E6D">
      <w:pPr>
        <w:spacing w:after="160"/>
        <w:rPr>
          <w:rFonts w:ascii="Aptos" w:eastAsia="Aptos" w:hAnsi="Aptos" w:cs="Aptos"/>
          <w:color w:val="000000" w:themeColor="text1"/>
        </w:rPr>
      </w:pPr>
    </w:p>
    <w:p w14:paraId="201C4638" w14:textId="77777777" w:rsidR="001035F0" w:rsidRDefault="001035F0" w:rsidP="30462E6D">
      <w:pPr>
        <w:spacing w:after="160"/>
        <w:rPr>
          <w:rFonts w:ascii="Aptos" w:eastAsia="Aptos" w:hAnsi="Aptos" w:cs="Aptos"/>
          <w:color w:val="000000" w:themeColor="text1"/>
        </w:rPr>
      </w:pPr>
    </w:p>
    <w:p w14:paraId="16AEBE26" w14:textId="77777777" w:rsidR="00575A82" w:rsidRDefault="00575A82" w:rsidP="30462E6D">
      <w:pPr>
        <w:spacing w:after="160"/>
        <w:rPr>
          <w:rFonts w:ascii="Aptos" w:eastAsia="Aptos" w:hAnsi="Aptos" w:cs="Aptos"/>
          <w:color w:val="000000" w:themeColor="text1"/>
        </w:rPr>
      </w:pPr>
    </w:p>
    <w:p w14:paraId="026C6BA5" w14:textId="77777777" w:rsidR="006311BE" w:rsidRDefault="006311BE" w:rsidP="30462E6D">
      <w:pPr>
        <w:spacing w:after="160"/>
        <w:rPr>
          <w:rFonts w:ascii="Aptos" w:eastAsia="Aptos" w:hAnsi="Aptos" w:cs="Aptos"/>
          <w:color w:val="000000" w:themeColor="text1"/>
        </w:rPr>
      </w:pPr>
    </w:p>
    <w:p w14:paraId="580FDBA2" w14:textId="0158068B" w:rsidR="30462E6D" w:rsidRDefault="30462E6D" w:rsidP="30462E6D">
      <w:pPr>
        <w:spacing w:after="160"/>
        <w:rPr>
          <w:rFonts w:ascii="Aptos" w:eastAsia="Aptos" w:hAnsi="Aptos" w:cs="Aptos"/>
          <w:color w:val="000000" w:themeColor="text1"/>
        </w:rPr>
      </w:pPr>
    </w:p>
    <w:p w14:paraId="2156CCA0" w14:textId="6505E787" w:rsidR="00D96E3B" w:rsidRDefault="00D96E3B" w:rsidP="00D96E3B">
      <w:r>
        <w:t xml:space="preserve">. </w:t>
      </w:r>
    </w:p>
    <w:p w14:paraId="258AC9A0" w14:textId="77777777" w:rsidR="00D96E3B" w:rsidRDefault="00D96E3B" w:rsidP="30462E6D">
      <w:pPr>
        <w:spacing w:after="160"/>
        <w:rPr>
          <w:rFonts w:ascii="Aptos" w:eastAsia="Aptos" w:hAnsi="Aptos" w:cs="Aptos"/>
          <w:color w:val="000000" w:themeColor="text1"/>
        </w:rPr>
      </w:pPr>
    </w:p>
    <w:p w14:paraId="7A37FBB5" w14:textId="77777777" w:rsidR="00F7474B" w:rsidRDefault="00F7474B">
      <w:pPr>
        <w:rPr>
          <w:sz w:val="28"/>
          <w:szCs w:val="28"/>
        </w:rPr>
      </w:pPr>
      <w:bookmarkStart w:id="354" w:name="_Toc197521815"/>
      <w:r>
        <w:br w:type="page"/>
      </w:r>
    </w:p>
    <w:bookmarkEnd w:id="354"/>
    <w:p w14:paraId="79E24474" w14:textId="34E881A7" w:rsidR="5E8ADF62" w:rsidRDefault="5E8ADF62"/>
    <w:p w14:paraId="2AD67F25" w14:textId="36240314" w:rsidR="5E8ADF62" w:rsidRDefault="5E8ADF62"/>
    <w:p w14:paraId="179E733E" w14:textId="046B3C97" w:rsidR="00EB782E" w:rsidRDefault="00EB782E" w:rsidP="00084E79"/>
    <w:p w14:paraId="05FF56DA" w14:textId="1EDDD269" w:rsidR="003613A1" w:rsidRDefault="003613A1" w:rsidP="00584025">
      <w:pPr>
        <w:ind w:left="0"/>
        <w:rPr>
          <w:sz w:val="28"/>
          <w:szCs w:val="28"/>
        </w:rPr>
      </w:pPr>
    </w:p>
    <w:p w14:paraId="13E65990" w14:textId="73EDD488" w:rsidR="00EB782E" w:rsidRDefault="00F7474B" w:rsidP="00EB782E">
      <w:pPr>
        <w:pStyle w:val="Heading2"/>
      </w:pPr>
      <w:r>
        <w:t xml:space="preserve">6.3 </w:t>
      </w:r>
      <w:r w:rsidR="00EB782E">
        <w:t xml:space="preserve">Limitations </w:t>
      </w:r>
    </w:p>
    <w:p w14:paraId="03CF5138" w14:textId="38D98416" w:rsidR="00FE376A" w:rsidRDefault="00FE376A" w:rsidP="00FE376A">
      <w:r>
        <w:t xml:space="preserve">There are several factors that limit this study and should be considered for </w:t>
      </w:r>
      <w:proofErr w:type="spellStart"/>
      <w:r>
        <w:t>contuation</w:t>
      </w:r>
      <w:proofErr w:type="spellEnd"/>
      <w:r>
        <w:t xml:space="preserve"> of the study</w:t>
      </w:r>
    </w:p>
    <w:p w14:paraId="0D3B1054" w14:textId="77777777" w:rsidR="00FE376A" w:rsidRPr="00FE376A" w:rsidRDefault="00FE376A" w:rsidP="00FE376A"/>
    <w:p w14:paraId="34CCFB8B" w14:textId="77777777" w:rsidR="00C44AE0" w:rsidRDefault="00FE376A" w:rsidP="00C44AE0">
      <w:pPr>
        <w:pStyle w:val="ListParagraph"/>
        <w:numPr>
          <w:ilvl w:val="0"/>
          <w:numId w:val="96"/>
        </w:numPr>
      </w:pPr>
      <w:r>
        <w:t xml:space="preserve">Small </w:t>
      </w:r>
      <w:r w:rsidR="00C5739C">
        <w:t>sample size. The study had a total of 29 participants</w:t>
      </w:r>
      <w:r w:rsidR="00C33EF2">
        <w:t xml:space="preserve">. Future studies should </w:t>
      </w:r>
    </w:p>
    <w:p w14:paraId="2BFA5993" w14:textId="5A02B455" w:rsidR="00C44AE0" w:rsidRDefault="00C44AE0" w:rsidP="00C44AE0">
      <w:pPr>
        <w:pStyle w:val="ListParagraph"/>
        <w:numPr>
          <w:ilvl w:val="0"/>
          <w:numId w:val="96"/>
        </w:numPr>
      </w:pPr>
      <w:r>
        <w:t xml:space="preserve">Sample bias. </w:t>
      </w:r>
      <w:r w:rsidRPr="00265843">
        <w:t xml:space="preserve">The participants are mostly from </w:t>
      </w:r>
      <w:r>
        <w:t>w</w:t>
      </w:r>
      <w:r w:rsidRPr="00265843">
        <w:t>estern civilizations, as the survey was distributed through English-language websites. This also introduces a cultural bias.</w:t>
      </w:r>
    </w:p>
    <w:p w14:paraId="33479171" w14:textId="72D87531" w:rsidR="00C44AE0" w:rsidRDefault="00C44AE0" w:rsidP="00C44AE0">
      <w:pPr>
        <w:numPr>
          <w:ilvl w:val="0"/>
          <w:numId w:val="96"/>
        </w:numPr>
        <w:jc w:val="both"/>
        <w:rPr>
          <w:lang w:val="en-US"/>
        </w:rPr>
      </w:pPr>
      <w:r w:rsidRPr="00416FA9">
        <w:rPr>
          <w:lang w:val="en-US"/>
        </w:rPr>
        <w:t>Time</w:t>
      </w:r>
      <w:r>
        <w:rPr>
          <w:lang w:val="en-US"/>
        </w:rPr>
        <w:t>-Skill</w:t>
      </w:r>
      <w:r w:rsidRPr="00416FA9">
        <w:rPr>
          <w:lang w:val="en-US"/>
        </w:rPr>
        <w:t xml:space="preserve"> limitation. This research has a limitation of completion of 1 academic year.</w:t>
      </w:r>
      <w:r>
        <w:rPr>
          <w:lang w:val="en-US"/>
        </w:rPr>
        <w:t xml:space="preserve"> As the researcher has not written a thesis before, </w:t>
      </w:r>
      <w:r w:rsidR="00FE28EA">
        <w:rPr>
          <w:lang w:val="en-US"/>
        </w:rPr>
        <w:t xml:space="preserve">the </w:t>
      </w:r>
    </w:p>
    <w:p w14:paraId="0B0F05BC" w14:textId="6F4E8B6C" w:rsidR="00C44AE0" w:rsidRPr="00416FA9" w:rsidRDefault="00C44AE0" w:rsidP="00C44AE0">
      <w:pPr>
        <w:numPr>
          <w:ilvl w:val="0"/>
          <w:numId w:val="96"/>
        </w:numPr>
        <w:jc w:val="both"/>
        <w:rPr>
          <w:lang w:val="en-US"/>
        </w:rPr>
      </w:pPr>
      <w:r w:rsidRPr="00416FA9">
        <w:rPr>
          <w:lang w:val="en-US"/>
        </w:rPr>
        <w:t xml:space="preserve"> Therefore, certain academia knowledge could not be obtained. Limiting the knowledge of the researcher.</w:t>
      </w:r>
    </w:p>
    <w:p w14:paraId="212EC6D3" w14:textId="77777777" w:rsidR="005970F6" w:rsidRPr="00416FA9" w:rsidRDefault="005970F6" w:rsidP="005970F6">
      <w:pPr>
        <w:numPr>
          <w:ilvl w:val="0"/>
          <w:numId w:val="96"/>
        </w:numPr>
        <w:jc w:val="both"/>
        <w:rPr>
          <w:lang w:val="en-US"/>
        </w:rPr>
      </w:pPr>
      <w:r w:rsidRPr="00416FA9">
        <w:rPr>
          <w:lang w:val="en-US"/>
        </w:rPr>
        <w:t xml:space="preserve">Limited interpretation of the data. As the researcher has not done quantitative or academic research before, it can be understood that the interpretations of the data might be limited due to lack of experience and knowledge.  </w:t>
      </w:r>
    </w:p>
    <w:p w14:paraId="3C3A3C79" w14:textId="77777777" w:rsidR="005970F6" w:rsidRDefault="005970F6" w:rsidP="00542CC5">
      <w:pPr>
        <w:pStyle w:val="ListParagraph"/>
        <w:numPr>
          <w:ilvl w:val="0"/>
          <w:numId w:val="96"/>
        </w:numPr>
      </w:pPr>
    </w:p>
    <w:p w14:paraId="20BC68B4" w14:textId="54B198A8" w:rsidR="00C33EF2" w:rsidRDefault="006A0F60" w:rsidP="005970F6">
      <w:pPr>
        <w:pStyle w:val="ListParagraph"/>
        <w:numPr>
          <w:ilvl w:val="1"/>
          <w:numId w:val="96"/>
        </w:numPr>
      </w:pPr>
      <w:r>
        <w:t xml:space="preserve">Only part of the </w:t>
      </w:r>
      <w:r w:rsidR="005970F6">
        <w:t>data is properly analysed. More analyses could be done</w:t>
      </w:r>
    </w:p>
    <w:p w14:paraId="0735414E" w14:textId="0BAD1231" w:rsidR="00542CC5" w:rsidRDefault="00F7474B" w:rsidP="00542CC5">
      <w:pPr>
        <w:pStyle w:val="ListParagraph"/>
        <w:numPr>
          <w:ilvl w:val="0"/>
          <w:numId w:val="96"/>
        </w:numPr>
      </w:pPr>
      <w:r>
        <w:t xml:space="preserve">This </w:t>
      </w:r>
      <w:r w:rsidR="00542CC5">
        <w:t>study is limited by solo project development</w:t>
      </w:r>
    </w:p>
    <w:p w14:paraId="26DF57B4" w14:textId="471084BE" w:rsidR="00F7474B" w:rsidRDefault="00542CC5" w:rsidP="00542CC5">
      <w:pPr>
        <w:pStyle w:val="ListParagraph"/>
        <w:numPr>
          <w:ilvl w:val="0"/>
          <w:numId w:val="96"/>
        </w:numPr>
      </w:pPr>
      <w:r>
        <w:t>first time thesis writing</w:t>
      </w:r>
    </w:p>
    <w:p w14:paraId="12EE134D" w14:textId="77777777" w:rsidR="00542CC5" w:rsidRDefault="00542CC5" w:rsidP="00542CC5">
      <w:pPr>
        <w:pStyle w:val="ListParagraph"/>
        <w:numPr>
          <w:ilvl w:val="0"/>
          <w:numId w:val="96"/>
        </w:numPr>
      </w:pPr>
    </w:p>
    <w:p w14:paraId="78293093" w14:textId="77777777" w:rsidR="00F7474B" w:rsidRDefault="00F7474B" w:rsidP="00F7474B"/>
    <w:p w14:paraId="090BE107" w14:textId="5B6057D8" w:rsidR="00542CC5" w:rsidRDefault="00542CC5" w:rsidP="00584025">
      <w:pPr>
        <w:ind w:left="0"/>
        <w:jc w:val="both"/>
      </w:pPr>
    </w:p>
    <w:p w14:paraId="17060AA8" w14:textId="77777777" w:rsidR="0092321B" w:rsidRPr="0092321B" w:rsidRDefault="0092321B" w:rsidP="0092321B"/>
    <w:p w14:paraId="50B62951" w14:textId="117F9F19" w:rsidR="00542CC5" w:rsidRDefault="00542CC5">
      <w:r>
        <w:br w:type="page"/>
      </w:r>
    </w:p>
    <w:p w14:paraId="057A614A" w14:textId="6A4BCBE9" w:rsidR="00084E79" w:rsidRPr="00084E79" w:rsidRDefault="003A7B17" w:rsidP="5E8ADF62">
      <w:pPr>
        <w:pStyle w:val="Heading2"/>
      </w:pPr>
      <w:r>
        <w:lastRenderedPageBreak/>
        <w:t xml:space="preserve">6.4 </w:t>
      </w:r>
      <w:r w:rsidR="3A527949">
        <w:t>F</w:t>
      </w:r>
      <w:r w:rsidR="4687F85E">
        <w:t>uture</w:t>
      </w:r>
      <w:r w:rsidR="00EB782E">
        <w:t xml:space="preserve"> research</w:t>
      </w:r>
    </w:p>
    <w:p w14:paraId="5C4B10E1" w14:textId="2D7336F9" w:rsidR="003F3FB4" w:rsidRDefault="003F3FB4" w:rsidP="003F3FB4">
      <w:r>
        <w:t xml:space="preserve">As pointed out throughout the thesis, there are several subjects future research is </w:t>
      </w:r>
      <w:r w:rsidR="00541C03">
        <w:t>incentivised</w:t>
      </w:r>
      <w:r w:rsidR="00532B39">
        <w:t xml:space="preserve"> for the field of EE</w:t>
      </w:r>
      <w:r>
        <w:t>:</w:t>
      </w:r>
    </w:p>
    <w:p w14:paraId="7FA86B1E" w14:textId="6BF11C66" w:rsidR="1D7C96EA" w:rsidRDefault="1D7C96EA" w:rsidP="5E8ADF62">
      <w:pPr>
        <w:pStyle w:val="Heading3"/>
      </w:pPr>
      <w:r>
        <w:t>6.4.1 Quantitative methodology development</w:t>
      </w:r>
    </w:p>
    <w:p w14:paraId="54FB8866" w14:textId="101D7085" w:rsidR="0001364A" w:rsidRDefault="79053F1F" w:rsidP="0001364A">
      <w:pPr>
        <w:spacing w:line="360" w:lineRule="auto"/>
        <w:rPr>
          <w:lang w:val="en-US"/>
        </w:rPr>
      </w:pPr>
      <w:r>
        <w:t>Methodology development for</w:t>
      </w:r>
      <w:r w:rsidR="22A80756">
        <w:t xml:space="preserve"> quantitative research in EE</w:t>
      </w:r>
      <w:r w:rsidR="1CD2A6DA">
        <w:t>, specifically the use of online surveys for written stories.</w:t>
      </w:r>
      <w:r w:rsidR="44252FD5">
        <w:t xml:space="preserve"> </w:t>
      </w:r>
      <w:r w:rsidR="2F817A3A">
        <w:t>It is incentivized to create a baseline story</w:t>
      </w:r>
      <w:r w:rsidR="44AE8157">
        <w:t xml:space="preserve"> that teaches about a health topic</w:t>
      </w:r>
      <w:r w:rsidR="2F817A3A">
        <w:t xml:space="preserve"> that can be shared among EE scholars to derive from</w:t>
      </w:r>
      <w:r w:rsidR="460BE61E">
        <w:t xml:space="preserve"> and make alterations on for their own study</w:t>
      </w:r>
      <w:r w:rsidR="2F817A3A">
        <w:t xml:space="preserve">. </w:t>
      </w:r>
      <w:r w:rsidR="7BFF4164">
        <w:t>This story should be about a general applicable topic</w:t>
      </w:r>
      <w:r w:rsidR="5F686F5F">
        <w:t xml:space="preserve"> literacy</w:t>
      </w:r>
      <w:r w:rsidR="7BFF4164">
        <w:t xml:space="preserve"> </w:t>
      </w:r>
      <w:r w:rsidR="62F62D2A">
        <w:t xml:space="preserve">that affect daily behaviour </w:t>
      </w:r>
      <w:r w:rsidR="7BFF4164">
        <w:t xml:space="preserve">such as </w:t>
      </w:r>
      <w:r w:rsidR="64A7A1DB">
        <w:t>personal finance</w:t>
      </w:r>
      <w:r w:rsidR="7BFF4164">
        <w:t>, food, hygiene,</w:t>
      </w:r>
      <w:r w:rsidR="55202195">
        <w:t xml:space="preserve"> social interaction and relationship maintenance</w:t>
      </w:r>
      <w:r w:rsidR="7BFF4164">
        <w:t xml:space="preserve"> or physical exercise</w:t>
      </w:r>
      <w:r w:rsidR="5610B48A">
        <w:t xml:space="preserve"> a</w:t>
      </w:r>
      <w:r w:rsidR="56C49580">
        <w:t>s it a</w:t>
      </w:r>
      <w:proofErr w:type="spellStart"/>
      <w:r w:rsidR="4E788440" w:rsidRPr="5E8ADF62">
        <w:rPr>
          <w:lang w:val="en-US"/>
        </w:rPr>
        <w:t>pplies</w:t>
      </w:r>
      <w:proofErr w:type="spellEnd"/>
      <w:r w:rsidR="56C49580" w:rsidRPr="5E8ADF62">
        <w:rPr>
          <w:lang w:val="en-US"/>
        </w:rPr>
        <w:t xml:space="preserve"> to </w:t>
      </w:r>
      <w:r w:rsidR="5FC38539" w:rsidRPr="5E8ADF62">
        <w:rPr>
          <w:lang w:val="en-US"/>
        </w:rPr>
        <w:t xml:space="preserve">a large </w:t>
      </w:r>
      <w:r w:rsidR="56C49580" w:rsidRPr="5E8ADF62">
        <w:rPr>
          <w:lang w:val="en-US"/>
        </w:rPr>
        <w:t>variety of audiences.</w:t>
      </w:r>
      <w:r w:rsidR="6D0F5510" w:rsidRPr="5E8ADF62">
        <w:rPr>
          <w:lang w:val="en-US"/>
        </w:rPr>
        <w:t xml:space="preserve"> </w:t>
      </w:r>
      <w:r w:rsidR="43C60C31" w:rsidRPr="5E8ADF62">
        <w:rPr>
          <w:lang w:val="en-US"/>
        </w:rPr>
        <w:t xml:space="preserve">It is integral that the products of EE are </w:t>
      </w:r>
      <w:proofErr w:type="spellStart"/>
      <w:r w:rsidR="43C60C31" w:rsidRPr="5E8ADF62">
        <w:rPr>
          <w:lang w:val="en-US"/>
        </w:rPr>
        <w:t>publically</w:t>
      </w:r>
      <w:proofErr w:type="spellEnd"/>
      <w:r w:rsidR="43C60C31" w:rsidRPr="5E8ADF62">
        <w:rPr>
          <w:lang w:val="en-US"/>
        </w:rPr>
        <w:t xml:space="preserve"> available. </w:t>
      </w:r>
      <w:r w:rsidR="6D0F5510" w:rsidRPr="5E8ADF62">
        <w:rPr>
          <w:lang w:val="en-US"/>
        </w:rPr>
        <w:t xml:space="preserve">This would allow for more fast development research and replication studies. </w:t>
      </w:r>
      <w:r w:rsidR="482950E3" w:rsidRPr="5E8ADF62">
        <w:rPr>
          <w:lang w:val="en-US"/>
        </w:rPr>
        <w:t>By building on the methodology given in this thesis the processes of data gathering and processing can be automated further using Appendix F.</w:t>
      </w:r>
      <w:r w:rsidR="7796B78D" w:rsidRPr="5E8ADF62">
        <w:rPr>
          <w:lang w:val="en-US"/>
        </w:rPr>
        <w:t xml:space="preserve"> The current methodology can be further updated </w:t>
      </w:r>
      <w:r w:rsidR="299905FB" w:rsidRPr="5E8ADF62">
        <w:rPr>
          <w:lang w:val="en-US"/>
        </w:rPr>
        <w:t>with backed up literature</w:t>
      </w:r>
      <w:r w:rsidR="7796B78D" w:rsidRPr="5E8ADF62">
        <w:rPr>
          <w:lang w:val="en-US"/>
        </w:rPr>
        <w:t xml:space="preserve"> to increase the </w:t>
      </w:r>
      <w:r w:rsidR="62A91018" w:rsidRPr="5E8ADF62">
        <w:rPr>
          <w:lang w:val="en-US"/>
        </w:rPr>
        <w:t>likelihood</w:t>
      </w:r>
      <w:r w:rsidR="7796B78D" w:rsidRPr="5E8ADF62">
        <w:rPr>
          <w:lang w:val="en-US"/>
        </w:rPr>
        <w:t xml:space="preserve"> of a bigger target audience</w:t>
      </w:r>
      <w:r w:rsidR="1C24C2ED" w:rsidRPr="5E8ADF62">
        <w:rPr>
          <w:lang w:val="en-US"/>
        </w:rPr>
        <w:t xml:space="preserve"> including maximizing survey duration compared to cognitive load</w:t>
      </w:r>
      <w:r w:rsidR="7796B78D" w:rsidRPr="5E8ADF62">
        <w:rPr>
          <w:lang w:val="en-US"/>
        </w:rPr>
        <w:t xml:space="preserve">. </w:t>
      </w:r>
      <w:r w:rsidR="0B0BBBE9" w:rsidRPr="5E8ADF62">
        <w:rPr>
          <w:lang w:val="en-US"/>
        </w:rPr>
        <w:t xml:space="preserve">Language difficulty and </w:t>
      </w:r>
      <w:proofErr w:type="gramStart"/>
      <w:r w:rsidR="0B0BBBE9" w:rsidRPr="5E8ADF62">
        <w:rPr>
          <w:lang w:val="en-US"/>
        </w:rPr>
        <w:t>influence</w:t>
      </w:r>
      <w:proofErr w:type="gramEnd"/>
      <w:r w:rsidR="0B0BBBE9" w:rsidRPr="5E8ADF62">
        <w:rPr>
          <w:lang w:val="en-US"/>
        </w:rPr>
        <w:t xml:space="preserve"> of grammar quality on recall should also be checked</w:t>
      </w:r>
      <w:r w:rsidR="107BEB0E" w:rsidRPr="5E8ADF62">
        <w:rPr>
          <w:lang w:val="en-US"/>
        </w:rPr>
        <w:t xml:space="preserve"> as </w:t>
      </w:r>
      <w:proofErr w:type="spellStart"/>
      <w:r w:rsidR="107BEB0E" w:rsidRPr="5E8ADF62">
        <w:rPr>
          <w:lang w:val="en-US"/>
        </w:rPr>
        <w:t>measurments</w:t>
      </w:r>
      <w:proofErr w:type="spellEnd"/>
      <w:r w:rsidR="0B0BBBE9" w:rsidRPr="5E8ADF62">
        <w:rPr>
          <w:lang w:val="en-US"/>
        </w:rPr>
        <w:t xml:space="preserve"> as it might have influenced previous studies. </w:t>
      </w:r>
      <w:r w:rsidR="1A777504" w:rsidRPr="5E8ADF62">
        <w:rPr>
          <w:lang w:val="en-US"/>
        </w:rPr>
        <w:t xml:space="preserve">It should be possible </w:t>
      </w:r>
      <w:proofErr w:type="gramStart"/>
      <w:r w:rsidR="1A777504" w:rsidRPr="5E8ADF62">
        <w:rPr>
          <w:lang w:val="en-US"/>
        </w:rPr>
        <w:t>for people to</w:t>
      </w:r>
      <w:proofErr w:type="gramEnd"/>
      <w:r w:rsidR="1A777504" w:rsidRPr="5E8ADF62">
        <w:rPr>
          <w:lang w:val="en-US"/>
        </w:rPr>
        <w:t xml:space="preserve"> </w:t>
      </w:r>
      <w:r w:rsidR="19FB6569" w:rsidRPr="5E8ADF62">
        <w:rPr>
          <w:lang w:val="en-US"/>
        </w:rPr>
        <w:t>participants</w:t>
      </w:r>
      <w:r w:rsidR="1A777504" w:rsidRPr="5E8ADF62">
        <w:rPr>
          <w:lang w:val="en-US"/>
        </w:rPr>
        <w:t xml:space="preserve"> to receive the report at the end</w:t>
      </w:r>
      <w:r w:rsidR="3036BC71" w:rsidRPr="5E8ADF62">
        <w:rPr>
          <w:lang w:val="en-US"/>
        </w:rPr>
        <w:t xml:space="preserve"> of the study</w:t>
      </w:r>
      <w:r w:rsidR="1A777504" w:rsidRPr="5E8ADF62">
        <w:rPr>
          <w:lang w:val="en-US"/>
        </w:rPr>
        <w:t xml:space="preserve"> </w:t>
      </w:r>
      <w:r w:rsidR="11B00322" w:rsidRPr="5E8ADF62">
        <w:rPr>
          <w:lang w:val="en-US"/>
        </w:rPr>
        <w:t xml:space="preserve">by clicking a link </w:t>
      </w:r>
      <w:r w:rsidR="71D64E16" w:rsidRPr="5E8ADF62">
        <w:rPr>
          <w:lang w:val="en-US"/>
        </w:rPr>
        <w:t xml:space="preserve">on the </w:t>
      </w:r>
      <w:proofErr w:type="spellStart"/>
      <w:r w:rsidR="71D64E16" w:rsidRPr="5E8ADF62">
        <w:rPr>
          <w:lang w:val="en-US"/>
        </w:rPr>
        <w:t>submittion</w:t>
      </w:r>
      <w:proofErr w:type="spellEnd"/>
      <w:r w:rsidR="71D64E16" w:rsidRPr="5E8ADF62">
        <w:rPr>
          <w:lang w:val="en-US"/>
        </w:rPr>
        <w:t xml:space="preserve"> </w:t>
      </w:r>
      <w:proofErr w:type="gramStart"/>
      <w:r w:rsidR="71D64E16" w:rsidRPr="5E8ADF62">
        <w:rPr>
          <w:lang w:val="en-US"/>
        </w:rPr>
        <w:t>page</w:t>
      </w:r>
      <w:proofErr w:type="gramEnd"/>
      <w:r w:rsidR="11B00322" w:rsidRPr="5E8ADF62">
        <w:rPr>
          <w:lang w:val="en-US"/>
        </w:rPr>
        <w:t xml:space="preserve"> bringing them to a new form to fill in their email address.</w:t>
      </w:r>
      <w:r w:rsidR="0614D11D" w:rsidRPr="5E8ADF62">
        <w:rPr>
          <w:lang w:val="en-US"/>
        </w:rPr>
        <w:t xml:space="preserve"> In the current methodology t</w:t>
      </w:r>
      <w:r w:rsidR="1D5D16D0" w:rsidRPr="5E8ADF62">
        <w:rPr>
          <w:lang w:val="en-US"/>
        </w:rPr>
        <w:t>he question about how people learned about the study can be removed as well.</w:t>
      </w:r>
      <w:r w:rsidR="0E684A33" w:rsidRPr="5E8ADF62">
        <w:rPr>
          <w:lang w:val="en-US"/>
        </w:rPr>
        <w:t xml:space="preserve"> </w:t>
      </w:r>
      <w:r w:rsidR="71F71890" w:rsidRPr="5E8ADF62">
        <w:rPr>
          <w:lang w:val="en-US"/>
        </w:rPr>
        <w:t>The methodology should be shared and updated through public repository.</w:t>
      </w:r>
    </w:p>
    <w:p w14:paraId="42EC1112" w14:textId="76FBD068" w:rsidR="0001364A" w:rsidRDefault="0001364A" w:rsidP="0001364A">
      <w:pPr>
        <w:pStyle w:val="ListParagraph"/>
        <w:numPr>
          <w:ilvl w:val="0"/>
          <w:numId w:val="95"/>
        </w:numPr>
        <w:spacing w:line="360" w:lineRule="auto"/>
        <w:rPr>
          <w:lang w:val="en-US"/>
        </w:rPr>
      </w:pPr>
      <w:r>
        <w:rPr>
          <w:lang w:val="en-US"/>
        </w:rPr>
        <w:t xml:space="preserve"> </w:t>
      </w:r>
    </w:p>
    <w:p w14:paraId="5EB52A74" w14:textId="12D667A5" w:rsidR="0001364A" w:rsidRPr="0001364A" w:rsidRDefault="0001364A" w:rsidP="0001364A">
      <w:pPr>
        <w:pStyle w:val="ListParagraph"/>
        <w:numPr>
          <w:ilvl w:val="0"/>
          <w:numId w:val="95"/>
        </w:numPr>
        <w:rPr>
          <w:lang w:val="en-US"/>
        </w:rPr>
      </w:pPr>
      <w:r w:rsidRPr="0001364A">
        <w:rPr>
          <w:lang w:val="en-US"/>
        </w:rPr>
        <w:t>The scales should be asked in a different order based on importance. The integration question should be asked immediately after</w:t>
      </w:r>
      <w:r>
        <w:rPr>
          <w:lang w:val="en-US"/>
        </w:rPr>
        <w:t>. Avoid tiredness</w:t>
      </w:r>
    </w:p>
    <w:p w14:paraId="096ABBD9" w14:textId="77777777" w:rsidR="0001364A" w:rsidRPr="0001364A" w:rsidRDefault="0001364A" w:rsidP="0001364A">
      <w:pPr>
        <w:pStyle w:val="ListParagraph"/>
        <w:numPr>
          <w:ilvl w:val="0"/>
          <w:numId w:val="95"/>
        </w:numPr>
        <w:spacing w:line="360" w:lineRule="auto"/>
        <w:rPr>
          <w:lang w:val="en-US"/>
        </w:rPr>
      </w:pPr>
    </w:p>
    <w:p w14:paraId="5E34767A" w14:textId="4A898EC8" w:rsidR="5E8ADF62" w:rsidRDefault="5E8ADF62" w:rsidP="5E8ADF62">
      <w:pPr>
        <w:spacing w:line="360" w:lineRule="auto"/>
        <w:rPr>
          <w:lang w:val="en-US"/>
        </w:rPr>
      </w:pPr>
    </w:p>
    <w:p w14:paraId="7E4EFEB5" w14:textId="1AB18AB4" w:rsidR="38449BF6" w:rsidRDefault="38449BF6" w:rsidP="5E8ADF62">
      <w:pPr>
        <w:pStyle w:val="Heading3"/>
        <w:rPr>
          <w:lang w:val="en-US"/>
        </w:rPr>
      </w:pPr>
      <w:r w:rsidRPr="5E8ADF62">
        <w:rPr>
          <w:lang w:val="en-US"/>
        </w:rPr>
        <w:t>Scoping review on EE</w:t>
      </w:r>
    </w:p>
    <w:p w14:paraId="01564E8F" w14:textId="1FB2E44B" w:rsidR="00C414CA" w:rsidRDefault="0E684A33" w:rsidP="5E8ADF62">
      <w:pPr>
        <w:spacing w:line="360" w:lineRule="auto"/>
        <w:rPr>
          <w:color w:val="000000" w:themeColor="text1"/>
        </w:rPr>
      </w:pPr>
      <w:r w:rsidRPr="5E8ADF62">
        <w:rPr>
          <w:rFonts w:ascii="Aptos" w:eastAsia="Aptos" w:hAnsi="Aptos" w:cs="Aptos"/>
          <w:color w:val="000000" w:themeColor="text1"/>
        </w:rPr>
        <w:t xml:space="preserve">A scoping review should be done of all known </w:t>
      </w:r>
      <w:r w:rsidR="22514A9B" w:rsidRPr="5E8ADF62">
        <w:rPr>
          <w:rFonts w:ascii="Aptos" w:eastAsia="Aptos" w:hAnsi="Aptos" w:cs="Aptos"/>
          <w:color w:val="000000" w:themeColor="text1"/>
        </w:rPr>
        <w:t>measurements</w:t>
      </w:r>
      <w:r w:rsidRPr="5E8ADF62">
        <w:rPr>
          <w:rFonts w:ascii="Aptos" w:eastAsia="Aptos" w:hAnsi="Aptos" w:cs="Aptos"/>
          <w:color w:val="000000" w:themeColor="text1"/>
        </w:rPr>
        <w:t xml:space="preserve"> </w:t>
      </w:r>
      <w:r w:rsidR="4EA8505B" w:rsidRPr="5E8ADF62">
        <w:rPr>
          <w:rFonts w:ascii="Aptos" w:eastAsia="Aptos" w:hAnsi="Aptos" w:cs="Aptos"/>
          <w:color w:val="000000" w:themeColor="text1"/>
        </w:rPr>
        <w:t>that influence recall and retention of information</w:t>
      </w:r>
      <w:r w:rsidR="21A55D1E" w:rsidRPr="5E8ADF62">
        <w:rPr>
          <w:rFonts w:ascii="Aptos" w:eastAsia="Aptos" w:hAnsi="Aptos" w:cs="Aptos"/>
          <w:color w:val="000000" w:themeColor="text1"/>
        </w:rPr>
        <w:t xml:space="preserve"> in stories</w:t>
      </w:r>
      <w:r w:rsidR="4EA8505B" w:rsidRPr="5E8ADF62">
        <w:rPr>
          <w:rFonts w:ascii="Aptos" w:eastAsia="Aptos" w:hAnsi="Aptos" w:cs="Aptos"/>
          <w:color w:val="000000" w:themeColor="text1"/>
        </w:rPr>
        <w:t xml:space="preserve">. </w:t>
      </w:r>
      <w:r w:rsidR="6CBE8137" w:rsidRPr="5E8ADF62">
        <w:rPr>
          <w:rFonts w:ascii="Aptos" w:eastAsia="Aptos" w:hAnsi="Aptos" w:cs="Aptos"/>
          <w:color w:val="000000" w:themeColor="text1"/>
        </w:rPr>
        <w:t xml:space="preserve">This could also identify gaps of </w:t>
      </w:r>
      <w:r w:rsidR="3BEF1577" w:rsidRPr="5E8ADF62">
        <w:rPr>
          <w:rFonts w:ascii="Aptos" w:eastAsia="Aptos" w:hAnsi="Aptos" w:cs="Aptos"/>
          <w:color w:val="000000" w:themeColor="text1"/>
        </w:rPr>
        <w:t xml:space="preserve">mechanisms </w:t>
      </w:r>
      <w:r w:rsidR="6CBE8137" w:rsidRPr="5E8ADF62">
        <w:rPr>
          <w:rFonts w:ascii="Aptos" w:eastAsia="Aptos" w:hAnsi="Aptos" w:cs="Aptos"/>
          <w:color w:val="000000" w:themeColor="text1"/>
        </w:rPr>
        <w:t xml:space="preserve">that do not have solid measurements </w:t>
      </w:r>
      <w:r w:rsidR="75105280" w:rsidRPr="5E8ADF62">
        <w:rPr>
          <w:rFonts w:ascii="Aptos" w:eastAsia="Aptos" w:hAnsi="Aptos" w:cs="Aptos"/>
          <w:color w:val="000000" w:themeColor="text1"/>
        </w:rPr>
        <w:t xml:space="preserve">and scales </w:t>
      </w:r>
      <w:r w:rsidR="6CBE8137" w:rsidRPr="5E8ADF62">
        <w:rPr>
          <w:rFonts w:ascii="Aptos" w:eastAsia="Aptos" w:hAnsi="Aptos" w:cs="Aptos"/>
          <w:color w:val="000000" w:themeColor="text1"/>
        </w:rPr>
        <w:t xml:space="preserve">yet. The measurements that do exists should be able to provide </w:t>
      </w:r>
      <w:r w:rsidR="7149D785" w:rsidRPr="5E8ADF62">
        <w:rPr>
          <w:rFonts w:ascii="Aptos" w:eastAsia="Aptos" w:hAnsi="Aptos" w:cs="Aptos"/>
          <w:color w:val="000000" w:themeColor="text1"/>
        </w:rPr>
        <w:t xml:space="preserve">a line </w:t>
      </w:r>
      <w:r w:rsidR="6CBE8137" w:rsidRPr="5E8ADF62">
        <w:rPr>
          <w:rFonts w:ascii="Aptos" w:eastAsia="Aptos" w:hAnsi="Aptos" w:cs="Aptos"/>
          <w:color w:val="000000" w:themeColor="text1"/>
        </w:rPr>
        <w:t xml:space="preserve">graph on the amount of </w:t>
      </w:r>
      <w:r w:rsidR="6D9571B9" w:rsidRPr="5E8ADF62">
        <w:rPr>
          <w:rFonts w:ascii="Aptos" w:eastAsia="Aptos" w:hAnsi="Aptos" w:cs="Aptos"/>
          <w:color w:val="000000" w:themeColor="text1"/>
        </w:rPr>
        <w:t>recall they provide</w:t>
      </w:r>
      <w:r w:rsidR="09E8F88F" w:rsidRPr="5E8ADF62">
        <w:rPr>
          <w:rFonts w:ascii="Aptos" w:eastAsia="Aptos" w:hAnsi="Aptos" w:cs="Aptos"/>
          <w:color w:val="000000" w:themeColor="text1"/>
        </w:rPr>
        <w:t>, such as Emotional engagement (</w:t>
      </w:r>
      <w:r w:rsidR="09E8F88F" w:rsidRPr="5E8ADF62">
        <w:rPr>
          <w:rFonts w:ascii="Times New Roman" w:eastAsia="Times New Roman" w:hAnsi="Times New Roman" w:cs="Times New Roman"/>
          <w:color w:val="000000" w:themeColor="text1"/>
          <w:sz w:val="24"/>
          <w:szCs w:val="24"/>
        </w:rPr>
        <w:t>Immordino-Yang and Damasio 2007</w:t>
      </w:r>
      <w:r w:rsidR="3F3B2C5D" w:rsidRPr="5E8ADF62">
        <w:rPr>
          <w:rFonts w:ascii="Times New Roman" w:eastAsia="Times New Roman" w:hAnsi="Times New Roman" w:cs="Times New Roman"/>
          <w:color w:val="000000" w:themeColor="text1"/>
          <w:sz w:val="24"/>
          <w:szCs w:val="24"/>
        </w:rPr>
        <w:t xml:space="preserve">; </w:t>
      </w:r>
      <w:proofErr w:type="spellStart"/>
      <w:r w:rsidR="3F3B2C5D" w:rsidRPr="5E8ADF62">
        <w:rPr>
          <w:color w:val="000000" w:themeColor="text1"/>
        </w:rPr>
        <w:t>Gutjar</w:t>
      </w:r>
      <w:proofErr w:type="spellEnd"/>
      <w:r w:rsidR="3F3B2C5D" w:rsidRPr="5E8ADF62">
        <w:rPr>
          <w:color w:val="000000" w:themeColor="text1"/>
        </w:rPr>
        <w:t xml:space="preserve"> &amp; </w:t>
      </w:r>
      <w:proofErr w:type="spellStart"/>
      <w:r w:rsidR="3F3B2C5D" w:rsidRPr="5E8ADF62">
        <w:rPr>
          <w:color w:val="000000" w:themeColor="text1"/>
        </w:rPr>
        <w:t>dalenberg</w:t>
      </w:r>
      <w:proofErr w:type="spellEnd"/>
      <w:r w:rsidR="3F3B2C5D" w:rsidRPr="5E8ADF62">
        <w:rPr>
          <w:color w:val="000000" w:themeColor="text1"/>
        </w:rPr>
        <w:t xml:space="preserve"> 2014</w:t>
      </w:r>
      <w:r w:rsidR="09E8F88F" w:rsidRPr="5E8ADF62">
        <w:rPr>
          <w:rFonts w:ascii="Times New Roman" w:eastAsia="Times New Roman" w:hAnsi="Times New Roman" w:cs="Times New Roman"/>
          <w:color w:val="000000" w:themeColor="text1"/>
          <w:sz w:val="24"/>
          <w:szCs w:val="24"/>
        </w:rPr>
        <w:t>), Cognitive Load (</w:t>
      </w:r>
      <w:proofErr w:type="spellStart"/>
      <w:r w:rsidR="09E8F88F" w:rsidRPr="5E8ADF62">
        <w:rPr>
          <w:rFonts w:ascii="Times New Roman" w:eastAsia="Times New Roman" w:hAnsi="Times New Roman" w:cs="Times New Roman"/>
          <w:color w:val="000000" w:themeColor="text1"/>
          <w:sz w:val="24"/>
          <w:szCs w:val="24"/>
        </w:rPr>
        <w:t>Sweller</w:t>
      </w:r>
      <w:proofErr w:type="spellEnd"/>
      <w:r w:rsidR="09E8F88F" w:rsidRPr="5E8ADF62">
        <w:rPr>
          <w:rFonts w:ascii="Times New Roman" w:eastAsia="Times New Roman" w:hAnsi="Times New Roman" w:cs="Times New Roman"/>
          <w:color w:val="000000" w:themeColor="text1"/>
          <w:sz w:val="24"/>
          <w:szCs w:val="24"/>
        </w:rPr>
        <w:t xml:space="preserve">, 1988), </w:t>
      </w:r>
      <w:proofErr w:type="spellStart"/>
      <w:r w:rsidR="09E8F88F" w:rsidRPr="5E8ADF62">
        <w:rPr>
          <w:rFonts w:ascii="Times New Roman" w:eastAsia="Times New Roman" w:hAnsi="Times New Roman" w:cs="Times New Roman"/>
          <w:color w:val="000000" w:themeColor="text1"/>
          <w:sz w:val="24"/>
          <w:szCs w:val="24"/>
        </w:rPr>
        <w:t>repitition</w:t>
      </w:r>
      <w:proofErr w:type="spellEnd"/>
      <w:r w:rsidR="09E8F88F" w:rsidRPr="5E8ADF62">
        <w:rPr>
          <w:rFonts w:ascii="Times New Roman" w:eastAsia="Times New Roman" w:hAnsi="Times New Roman" w:cs="Times New Roman"/>
          <w:color w:val="000000" w:themeColor="text1"/>
          <w:sz w:val="24"/>
          <w:szCs w:val="24"/>
        </w:rPr>
        <w:t xml:space="preserve"> (</w:t>
      </w:r>
      <w:r w:rsidR="09E8F88F" w:rsidRPr="5E8ADF62">
        <w:rPr>
          <w:rFonts w:ascii="Segoe UI" w:eastAsia="Segoe UI" w:hAnsi="Segoe UI" w:cs="Segoe UI"/>
          <w:color w:val="202122"/>
          <w:sz w:val="18"/>
          <w:szCs w:val="18"/>
        </w:rPr>
        <w:t xml:space="preserve">Lakoff, G., &amp; Johnson, M. (2008). </w:t>
      </w:r>
      <w:r w:rsidR="09E8F88F" w:rsidRPr="5E8ADF62">
        <w:rPr>
          <w:rFonts w:ascii="Segoe UI" w:eastAsia="Segoe UI" w:hAnsi="Segoe UI" w:cs="Segoe UI"/>
          <w:i/>
          <w:iCs/>
          <w:color w:val="202122"/>
          <w:sz w:val="18"/>
          <w:szCs w:val="18"/>
        </w:rPr>
        <w:t xml:space="preserve">Metaphors we live </w:t>
      </w:r>
      <w:r w:rsidR="09E8F88F" w:rsidRPr="5E8ADF62">
        <w:rPr>
          <w:rFonts w:ascii="Segoe UI" w:eastAsia="Segoe UI" w:hAnsi="Segoe UI" w:cs="Segoe UI"/>
          <w:i/>
          <w:iCs/>
          <w:color w:val="202122"/>
          <w:sz w:val="18"/>
          <w:szCs w:val="18"/>
        </w:rPr>
        <w:lastRenderedPageBreak/>
        <w:t>by</w:t>
      </w:r>
      <w:r w:rsidR="09E8F88F" w:rsidRPr="5E8ADF62">
        <w:rPr>
          <w:rFonts w:ascii="Segoe UI" w:eastAsia="Segoe UI" w:hAnsi="Segoe UI" w:cs="Segoe UI"/>
          <w:color w:val="202122"/>
          <w:sz w:val="18"/>
          <w:szCs w:val="18"/>
        </w:rPr>
        <w:t>. University of Chicago press.</w:t>
      </w:r>
      <w:r w:rsidR="09E8F88F" w:rsidRPr="5E8ADF62">
        <w:rPr>
          <w:rFonts w:ascii="Times New Roman" w:eastAsia="Times New Roman" w:hAnsi="Times New Roman" w:cs="Times New Roman"/>
          <w:color w:val="000000" w:themeColor="text1"/>
          <w:sz w:val="24"/>
          <w:szCs w:val="24"/>
        </w:rPr>
        <w:t>)</w:t>
      </w:r>
      <w:r w:rsidR="4641363D" w:rsidRPr="5E8ADF62">
        <w:rPr>
          <w:rFonts w:ascii="Times New Roman" w:eastAsia="Times New Roman" w:hAnsi="Times New Roman" w:cs="Times New Roman"/>
          <w:color w:val="000000" w:themeColor="text1"/>
          <w:sz w:val="24"/>
          <w:szCs w:val="24"/>
        </w:rPr>
        <w:t xml:space="preserve">, </w:t>
      </w:r>
      <w:r w:rsidR="4641363D" w:rsidRPr="5E8ADF62">
        <w:rPr>
          <w:color w:val="000000" w:themeColor="text1"/>
          <w:lang w:val="en-US"/>
        </w:rPr>
        <w:t>Processing fluency (</w:t>
      </w:r>
      <w:r w:rsidR="5511C2B0" w:rsidRPr="5E8ADF62">
        <w:rPr>
          <w:color w:val="000000" w:themeColor="text1"/>
          <w:lang w:val="en-US"/>
        </w:rPr>
        <w:t xml:space="preserve">Huang,2018), Point of </w:t>
      </w:r>
      <w:proofErr w:type="gramStart"/>
      <w:r w:rsidR="5511C2B0" w:rsidRPr="5E8ADF62">
        <w:rPr>
          <w:color w:val="000000" w:themeColor="text1"/>
          <w:lang w:val="en-US"/>
        </w:rPr>
        <w:t>view(</w:t>
      </w:r>
      <w:proofErr w:type="gramEnd"/>
      <w:r w:rsidR="5511C2B0" w:rsidRPr="5E8ADF62">
        <w:rPr>
          <w:color w:val="000000" w:themeColor="text1"/>
          <w:lang w:val="en-US"/>
        </w:rPr>
        <w:t xml:space="preserve">Tompkins, 2014), </w:t>
      </w:r>
      <w:proofErr w:type="gramStart"/>
      <w:r w:rsidR="5511C2B0" w:rsidRPr="00365CAC">
        <w:rPr>
          <w:color w:val="000000" w:themeColor="text1"/>
          <w:lang w:val="en-US"/>
        </w:rPr>
        <w:t>presence</w:t>
      </w:r>
      <w:r w:rsidR="5511C2B0" w:rsidRPr="5E8ADF62">
        <w:rPr>
          <w:color w:val="000000" w:themeColor="text1"/>
        </w:rPr>
        <w:t>(</w:t>
      </w:r>
      <w:proofErr w:type="spellStart"/>
      <w:proofErr w:type="gramEnd"/>
      <w:r w:rsidR="5511C2B0" w:rsidRPr="5E8ADF62">
        <w:rPr>
          <w:color w:val="000000" w:themeColor="text1"/>
        </w:rPr>
        <w:t>Biocca</w:t>
      </w:r>
      <w:proofErr w:type="spellEnd"/>
      <w:r w:rsidR="5511C2B0" w:rsidRPr="5E8ADF62">
        <w:rPr>
          <w:color w:val="000000" w:themeColor="text1"/>
        </w:rPr>
        <w:t xml:space="preserve"> &amp; Harms, 2002)</w:t>
      </w:r>
      <w:r w:rsidR="70CF6284" w:rsidRPr="5E8ADF62">
        <w:rPr>
          <w:color w:val="000000" w:themeColor="text1"/>
        </w:rPr>
        <w:t xml:space="preserve">, flow, persuasion resistance, message subtility, </w:t>
      </w:r>
      <w:r w:rsidR="2E18921A" w:rsidRPr="5E8ADF62">
        <w:rPr>
          <w:color w:val="000000" w:themeColor="text1"/>
        </w:rPr>
        <w:t xml:space="preserve">intent to learn, and </w:t>
      </w:r>
      <w:proofErr w:type="spellStart"/>
      <w:r w:rsidR="2E18921A" w:rsidRPr="5E8ADF62">
        <w:rPr>
          <w:color w:val="000000" w:themeColor="text1"/>
        </w:rPr>
        <w:t>perceivence</w:t>
      </w:r>
      <w:proofErr w:type="spellEnd"/>
      <w:r w:rsidR="2E18921A" w:rsidRPr="5E8ADF62">
        <w:rPr>
          <w:color w:val="000000" w:themeColor="text1"/>
        </w:rPr>
        <w:t xml:space="preserve"> of learning. </w:t>
      </w:r>
    </w:p>
    <w:p w14:paraId="26975F7F" w14:textId="35A86882" w:rsidR="00C414CA" w:rsidRDefault="00C414CA" w:rsidP="5E8ADF62">
      <w:pPr>
        <w:spacing w:line="360" w:lineRule="auto"/>
        <w:rPr>
          <w:color w:val="000000" w:themeColor="text1"/>
        </w:rPr>
      </w:pPr>
    </w:p>
    <w:p w14:paraId="6A0FF1EF" w14:textId="521EF3B9" w:rsidR="00C414CA" w:rsidRDefault="00C414CA" w:rsidP="5E8ADF62">
      <w:pPr>
        <w:spacing w:after="160" w:line="360" w:lineRule="auto"/>
        <w:rPr>
          <w:color w:val="000000" w:themeColor="text1"/>
          <w:lang w:val="en-US"/>
        </w:rPr>
      </w:pPr>
    </w:p>
    <w:p w14:paraId="77C0FAFD" w14:textId="6AEC9BB1" w:rsidR="00C414CA" w:rsidRDefault="19068282" w:rsidP="5E8ADF62">
      <w:pPr>
        <w:spacing w:after="160" w:line="360" w:lineRule="auto"/>
        <w:rPr>
          <w:rFonts w:ascii="Aptos" w:eastAsia="Aptos" w:hAnsi="Aptos" w:cs="Aptos"/>
          <w:color w:val="000000" w:themeColor="text1"/>
        </w:rPr>
      </w:pPr>
      <w:r w:rsidRPr="5E8ADF62">
        <w:rPr>
          <w:rFonts w:ascii="Aptos" w:eastAsia="Aptos" w:hAnsi="Aptos" w:cs="Aptos"/>
          <w:color w:val="000000" w:themeColor="text1"/>
        </w:rPr>
        <w:t>This thesis did not go into how emotional states effect recall, which has been known to in</w:t>
      </w:r>
      <w:r w:rsidR="57236E89" w:rsidRPr="5E8ADF62">
        <w:rPr>
          <w:rFonts w:ascii="Aptos" w:eastAsia="Aptos" w:hAnsi="Aptos" w:cs="Aptos"/>
          <w:color w:val="000000" w:themeColor="text1"/>
        </w:rPr>
        <w:t xml:space="preserve">fluence </w:t>
      </w:r>
      <w:proofErr w:type="gramStart"/>
      <w:r w:rsidR="57236E89" w:rsidRPr="5E8ADF62">
        <w:rPr>
          <w:rFonts w:ascii="Aptos" w:eastAsia="Aptos" w:hAnsi="Aptos" w:cs="Aptos"/>
          <w:color w:val="000000" w:themeColor="text1"/>
        </w:rPr>
        <w:t>recall</w:t>
      </w:r>
      <w:r w:rsidR="0005BAF6" w:rsidRPr="5E8ADF62">
        <w:rPr>
          <w:rFonts w:ascii="Aptos" w:eastAsia="Aptos" w:hAnsi="Aptos" w:cs="Aptos"/>
          <w:color w:val="000000" w:themeColor="text1"/>
        </w:rPr>
        <w:t>(</w:t>
      </w:r>
      <w:proofErr w:type="gramEnd"/>
      <w:r w:rsidR="0005BAF6" w:rsidRPr="5E8ADF62">
        <w:rPr>
          <w:rFonts w:ascii="Times New Roman" w:eastAsia="Times New Roman" w:hAnsi="Times New Roman" w:cs="Times New Roman"/>
          <w:color w:val="000000" w:themeColor="text1"/>
          <w:sz w:val="24"/>
          <w:szCs w:val="24"/>
        </w:rPr>
        <w:t>Immordino-Yang and Damasio 2007)</w:t>
      </w:r>
      <w:r w:rsidR="57236E89" w:rsidRPr="5E8ADF62">
        <w:rPr>
          <w:rFonts w:ascii="Aptos" w:eastAsia="Aptos" w:hAnsi="Aptos" w:cs="Aptos"/>
          <w:color w:val="000000" w:themeColor="text1"/>
        </w:rPr>
        <w:t xml:space="preserve">. </w:t>
      </w:r>
      <w:r w:rsidR="6D9571B9" w:rsidRPr="5E8ADF62">
        <w:rPr>
          <w:rFonts w:ascii="Aptos" w:eastAsia="Aptos" w:hAnsi="Aptos" w:cs="Aptos"/>
          <w:color w:val="000000" w:themeColor="text1"/>
        </w:rPr>
        <w:t xml:space="preserve"> </w:t>
      </w:r>
      <w:r w:rsidR="3103979F" w:rsidRPr="5E8ADF62">
        <w:rPr>
          <w:rFonts w:ascii="Aptos" w:eastAsia="Aptos" w:hAnsi="Aptos" w:cs="Aptos"/>
          <w:color w:val="000000" w:themeColor="text1"/>
        </w:rPr>
        <w:t xml:space="preserve"> Such research would also allow </w:t>
      </w:r>
      <w:r w:rsidR="022731B6" w:rsidRPr="5E8ADF62">
        <w:rPr>
          <w:rFonts w:ascii="Aptos" w:eastAsia="Aptos" w:hAnsi="Aptos" w:cs="Aptos"/>
          <w:color w:val="000000" w:themeColor="text1"/>
        </w:rPr>
        <w:t>in trends and gaps of knowledge</w:t>
      </w:r>
      <w:r w:rsidR="7333B9A9" w:rsidRPr="5E8ADF62">
        <w:rPr>
          <w:rFonts w:ascii="Aptos" w:eastAsia="Aptos" w:hAnsi="Aptos" w:cs="Aptos"/>
          <w:color w:val="000000" w:themeColor="text1"/>
        </w:rPr>
        <w:t xml:space="preserve"> for example the relation between recall and audience involvement, demonstrating the point where narrative dominance occurs</w:t>
      </w:r>
      <w:r w:rsidR="022731B6" w:rsidRPr="5E8ADF62">
        <w:rPr>
          <w:rFonts w:ascii="Aptos" w:eastAsia="Aptos" w:hAnsi="Aptos" w:cs="Aptos"/>
          <w:color w:val="000000" w:themeColor="text1"/>
        </w:rPr>
        <w:t>.</w:t>
      </w:r>
      <w:r w:rsidR="0DE11D97" w:rsidRPr="5E8ADF62">
        <w:rPr>
          <w:rFonts w:ascii="Aptos" w:eastAsia="Aptos" w:hAnsi="Aptos" w:cs="Aptos"/>
          <w:color w:val="000000" w:themeColor="text1"/>
        </w:rPr>
        <w:t xml:space="preserve"> A scoping review could provide a foundation on which guidelines could be build. </w:t>
      </w:r>
    </w:p>
    <w:p w14:paraId="20CAC9C8" w14:textId="662A57F8" w:rsidR="00C414CA" w:rsidRDefault="00C414CA" w:rsidP="5E8ADF62">
      <w:pPr>
        <w:spacing w:after="160" w:line="360" w:lineRule="auto"/>
        <w:rPr>
          <w:rFonts w:ascii="Aptos" w:eastAsia="Aptos" w:hAnsi="Aptos" w:cs="Aptos"/>
          <w:color w:val="000000" w:themeColor="text1"/>
        </w:rPr>
      </w:pPr>
    </w:p>
    <w:p w14:paraId="06AFA418" w14:textId="4910BEC0" w:rsidR="00C414CA" w:rsidRDefault="20B92AEE" w:rsidP="5E8ADF62">
      <w:pPr>
        <w:pStyle w:val="Heading3"/>
        <w:rPr>
          <w:rFonts w:ascii="Aptos" w:eastAsia="Aptos" w:hAnsi="Aptos" w:cs="Aptos"/>
          <w:color w:val="000000" w:themeColor="text1"/>
          <w:sz w:val="22"/>
          <w:szCs w:val="22"/>
        </w:rPr>
      </w:pPr>
      <w:r>
        <w:t>Cross media comparison</w:t>
      </w:r>
    </w:p>
    <w:p w14:paraId="1A6C10AE" w14:textId="5CABA54E" w:rsidR="00C414CA" w:rsidRDefault="4D564ED3" w:rsidP="5E8ADF62">
      <w:pPr>
        <w:spacing w:after="160" w:line="360" w:lineRule="auto"/>
        <w:rPr>
          <w:rFonts w:ascii="Aptos" w:eastAsia="Aptos" w:hAnsi="Aptos" w:cs="Aptos"/>
          <w:color w:val="000000" w:themeColor="text1"/>
        </w:rPr>
      </w:pPr>
      <w:r w:rsidRPr="5E8ADF62">
        <w:rPr>
          <w:rFonts w:ascii="Aptos" w:eastAsia="Aptos" w:hAnsi="Aptos" w:cs="Aptos"/>
          <w:color w:val="000000" w:themeColor="text1"/>
        </w:rPr>
        <w:t>There is a need for cross media comparison</w:t>
      </w:r>
      <w:r w:rsidR="355BD52D" w:rsidRPr="5E8ADF62">
        <w:rPr>
          <w:rFonts w:ascii="Aptos" w:eastAsia="Aptos" w:hAnsi="Aptos" w:cs="Aptos"/>
          <w:color w:val="000000" w:themeColor="text1"/>
        </w:rPr>
        <w:t xml:space="preserve"> in the field of EE</w:t>
      </w:r>
      <w:r w:rsidRPr="5E8ADF62">
        <w:rPr>
          <w:rFonts w:ascii="Aptos" w:eastAsia="Aptos" w:hAnsi="Aptos" w:cs="Aptos"/>
          <w:color w:val="000000" w:themeColor="text1"/>
        </w:rPr>
        <w:t>. With the games bringing interaction to for example using The Witcher franc</w:t>
      </w:r>
      <w:r w:rsidR="66EDA603" w:rsidRPr="5E8ADF62">
        <w:rPr>
          <w:rFonts w:ascii="Aptos" w:eastAsia="Aptos" w:hAnsi="Aptos" w:cs="Aptos"/>
          <w:color w:val="000000" w:themeColor="text1"/>
        </w:rPr>
        <w:t xml:space="preserve">hise. </w:t>
      </w:r>
    </w:p>
    <w:p w14:paraId="243DC54D" w14:textId="0B0D5090" w:rsidR="00C414CA" w:rsidRDefault="00C414CA" w:rsidP="5E8ADF62">
      <w:pPr>
        <w:spacing w:after="160" w:line="360" w:lineRule="auto"/>
        <w:rPr>
          <w:rFonts w:ascii="Aptos" w:eastAsia="Aptos" w:hAnsi="Aptos" w:cs="Aptos"/>
          <w:color w:val="000000" w:themeColor="text1"/>
        </w:rPr>
      </w:pPr>
    </w:p>
    <w:p w14:paraId="7D327937" w14:textId="594B7C1F" w:rsidR="00C414CA" w:rsidRDefault="0081ECF4" w:rsidP="5E8ADF62">
      <w:pPr>
        <w:pStyle w:val="Heading3"/>
        <w:rPr>
          <w:rFonts w:ascii="Aptos" w:eastAsia="Aptos" w:hAnsi="Aptos" w:cs="Aptos"/>
          <w:color w:val="000000" w:themeColor="text1"/>
          <w:sz w:val="22"/>
          <w:szCs w:val="22"/>
        </w:rPr>
      </w:pPr>
      <w:r>
        <w:t>Approach to topic</w:t>
      </w:r>
    </w:p>
    <w:p w14:paraId="38245981" w14:textId="473A0558" w:rsidR="00C414CA" w:rsidRDefault="1B521A03" w:rsidP="5E8ADF62">
      <w:pPr>
        <w:spacing w:after="160" w:line="360" w:lineRule="auto"/>
        <w:rPr>
          <w:rFonts w:ascii="Aptos" w:eastAsia="Aptos" w:hAnsi="Aptos" w:cs="Aptos"/>
          <w:color w:val="000000" w:themeColor="text1"/>
        </w:rPr>
      </w:pPr>
      <w:r w:rsidRPr="5E8ADF62">
        <w:rPr>
          <w:rFonts w:ascii="Aptos" w:eastAsia="Aptos" w:hAnsi="Aptos" w:cs="Aptos"/>
          <w:color w:val="000000" w:themeColor="text1"/>
        </w:rPr>
        <w:t xml:space="preserve">There is still a lot unknown in the field of EE </w:t>
      </w:r>
      <w:r w:rsidR="392946E7" w:rsidRPr="5E8ADF62">
        <w:rPr>
          <w:rFonts w:ascii="Aptos" w:eastAsia="Aptos" w:hAnsi="Aptos" w:cs="Aptos"/>
          <w:color w:val="000000" w:themeColor="text1"/>
        </w:rPr>
        <w:t>relating to how role models should approach a topic whether it should be primarily monologue, dialogue where different answered are discussed and their faults, through actions, or otherwise.</w:t>
      </w:r>
    </w:p>
    <w:p w14:paraId="079BB82B" w14:textId="6C8BD1D9" w:rsidR="00C414CA" w:rsidRDefault="00C414CA" w:rsidP="5E8ADF62">
      <w:pPr>
        <w:spacing w:after="160" w:line="360" w:lineRule="auto"/>
        <w:rPr>
          <w:rFonts w:ascii="Aptos" w:eastAsia="Aptos" w:hAnsi="Aptos" w:cs="Aptos"/>
          <w:color w:val="000000" w:themeColor="text1"/>
        </w:rPr>
      </w:pPr>
    </w:p>
    <w:p w14:paraId="62B050E3" w14:textId="3867DA3A" w:rsidR="5E8ADF62" w:rsidRDefault="5E8ADF62" w:rsidP="5E8ADF62">
      <w:pPr>
        <w:spacing w:after="160" w:line="360" w:lineRule="auto"/>
        <w:rPr>
          <w:rFonts w:ascii="Aptos" w:eastAsia="Aptos" w:hAnsi="Aptos" w:cs="Aptos"/>
          <w:color w:val="000000" w:themeColor="text1"/>
        </w:rPr>
      </w:pPr>
    </w:p>
    <w:p w14:paraId="478B4997" w14:textId="1B928796" w:rsidR="5E8ADF62" w:rsidRDefault="5E8ADF62" w:rsidP="5E8ADF62">
      <w:pPr>
        <w:spacing w:after="160" w:line="360" w:lineRule="auto"/>
        <w:rPr>
          <w:rFonts w:ascii="Aptos" w:eastAsia="Aptos" w:hAnsi="Aptos" w:cs="Aptos"/>
          <w:color w:val="000000" w:themeColor="text1"/>
        </w:rPr>
      </w:pPr>
    </w:p>
    <w:p w14:paraId="3AA2B8B0" w14:textId="32BE2A60" w:rsidR="5E8ADF62" w:rsidRDefault="5E8ADF62" w:rsidP="5E8ADF62">
      <w:pPr>
        <w:spacing w:after="160" w:line="360" w:lineRule="auto"/>
        <w:rPr>
          <w:rFonts w:ascii="Aptos" w:eastAsia="Aptos" w:hAnsi="Aptos" w:cs="Aptos"/>
          <w:color w:val="000000" w:themeColor="text1"/>
        </w:rPr>
      </w:pPr>
    </w:p>
    <w:p w14:paraId="1DCF492D" w14:textId="77777777" w:rsidR="007A7B0C" w:rsidRDefault="007A7B0C" w:rsidP="5E8ADF62">
      <w:pPr>
        <w:spacing w:after="160" w:line="360" w:lineRule="auto"/>
        <w:rPr>
          <w:rFonts w:ascii="Aptos" w:eastAsia="Aptos" w:hAnsi="Aptos" w:cs="Aptos"/>
          <w:color w:val="000000" w:themeColor="text1"/>
        </w:rPr>
      </w:pPr>
    </w:p>
    <w:p w14:paraId="3CB0596E" w14:textId="77777777" w:rsidR="007A7B0C" w:rsidRDefault="007A7B0C" w:rsidP="5E8ADF62">
      <w:pPr>
        <w:spacing w:after="160" w:line="360" w:lineRule="auto"/>
        <w:rPr>
          <w:rFonts w:ascii="Aptos" w:eastAsia="Aptos" w:hAnsi="Aptos" w:cs="Aptos"/>
          <w:color w:val="000000" w:themeColor="text1"/>
        </w:rPr>
      </w:pPr>
    </w:p>
    <w:p w14:paraId="2AFA1729" w14:textId="628424B4" w:rsidR="0097A1A9" w:rsidRDefault="0097A1A9" w:rsidP="5E8ADF62">
      <w:pPr>
        <w:spacing w:after="160" w:line="360" w:lineRule="auto"/>
        <w:rPr>
          <w:rFonts w:ascii="Aptos" w:eastAsia="Aptos" w:hAnsi="Aptos" w:cs="Aptos"/>
        </w:rPr>
      </w:pPr>
      <w:r w:rsidRPr="5E8ADF62">
        <w:rPr>
          <w:rFonts w:ascii="Aptos" w:eastAsia="Aptos" w:hAnsi="Aptos" w:cs="Aptos"/>
        </w:rPr>
        <w:t>In conclusion, while the field of Entertainment–Education remains underexplored, its relevance grows alongside the expanding influence of the entertainment industry</w:t>
      </w:r>
      <w:r w:rsidR="7251AA3A" w:rsidRPr="5E8ADF62">
        <w:rPr>
          <w:rFonts w:ascii="Aptos" w:eastAsia="Aptos" w:hAnsi="Aptos" w:cs="Aptos"/>
        </w:rPr>
        <w:t xml:space="preserve"> on daily life</w:t>
      </w:r>
      <w:r w:rsidRPr="5E8ADF62">
        <w:rPr>
          <w:rFonts w:ascii="Aptos" w:eastAsia="Aptos" w:hAnsi="Aptos" w:cs="Aptos"/>
        </w:rPr>
        <w:t xml:space="preserve">. As media continues to shape how we learn, think, and relate to one another, it </w:t>
      </w:r>
      <w:r w:rsidRPr="5E8ADF62">
        <w:rPr>
          <w:rFonts w:ascii="Aptos" w:eastAsia="Aptos" w:hAnsi="Aptos" w:cs="Aptos"/>
        </w:rPr>
        <w:lastRenderedPageBreak/>
        <w:t xml:space="preserve">becomes </w:t>
      </w:r>
      <w:r w:rsidR="379A88ED" w:rsidRPr="5E8ADF62">
        <w:rPr>
          <w:rFonts w:ascii="Aptos" w:eastAsia="Aptos" w:hAnsi="Aptos" w:cs="Aptos"/>
        </w:rPr>
        <w:t>imperative</w:t>
      </w:r>
      <w:r w:rsidRPr="5E8ADF62">
        <w:rPr>
          <w:rFonts w:ascii="Aptos" w:eastAsia="Aptos" w:hAnsi="Aptos" w:cs="Aptos"/>
        </w:rPr>
        <w:t xml:space="preserve"> to understand not only how stories educate, but also how to wield them responsibly, ensuring their messages do not cause harm</w:t>
      </w:r>
      <w:r w:rsidR="08874583" w:rsidRPr="5E8ADF62">
        <w:rPr>
          <w:rFonts w:ascii="Aptos" w:eastAsia="Aptos" w:hAnsi="Aptos" w:cs="Aptos"/>
        </w:rPr>
        <w:t xml:space="preserve"> or mislead</w:t>
      </w:r>
      <w:r w:rsidRPr="5E8ADF62">
        <w:rPr>
          <w:rFonts w:ascii="Aptos" w:eastAsia="Aptos" w:hAnsi="Aptos" w:cs="Aptos"/>
        </w:rPr>
        <w:t xml:space="preserve">. </w:t>
      </w:r>
    </w:p>
    <w:p w14:paraId="205C6EC1" w14:textId="77571826" w:rsidR="3C9A46C7" w:rsidRDefault="3C9A46C7" w:rsidP="3C9A46C7">
      <w:pPr>
        <w:spacing w:line="360" w:lineRule="auto"/>
      </w:pPr>
    </w:p>
    <w:p w14:paraId="797BF220" w14:textId="78D564F4" w:rsidR="5E8ADF62" w:rsidRDefault="5E8ADF62" w:rsidP="5E8ADF62">
      <w:pPr>
        <w:spacing w:line="360" w:lineRule="auto"/>
      </w:pPr>
    </w:p>
    <w:p w14:paraId="6BC97685" w14:textId="77777777" w:rsidR="00A76800" w:rsidRDefault="00A76800"/>
    <w:p w14:paraId="1E6C66C9" w14:textId="55B30EF8" w:rsidR="009956A7" w:rsidRDefault="3E09060A">
      <w:r>
        <w:t xml:space="preserve"> </w:t>
      </w:r>
      <w:r w:rsidR="00864C19">
        <w:br w:type="page"/>
      </w:r>
    </w:p>
    <w:p w14:paraId="078A8D20" w14:textId="250DB4F5" w:rsidR="009956A7" w:rsidRDefault="009956A7" w:rsidP="009956A7">
      <w:pPr>
        <w:pStyle w:val="Heading1"/>
      </w:pPr>
      <w:bookmarkStart w:id="355" w:name="_Toc197521817"/>
      <w:commentRangeStart w:id="356"/>
      <w:commentRangeStart w:id="357"/>
      <w:r>
        <w:lastRenderedPageBreak/>
        <w:t>Bibliography</w:t>
      </w:r>
      <w:commentRangeEnd w:id="356"/>
      <w:r w:rsidR="00310A8C">
        <w:rPr>
          <w:rStyle w:val="CommentReference"/>
          <w:b w:val="0"/>
        </w:rPr>
        <w:commentReference w:id="356"/>
      </w:r>
      <w:bookmarkEnd w:id="355"/>
      <w:commentRangeEnd w:id="357"/>
      <w:r w:rsidR="00F50E6E">
        <w:rPr>
          <w:rStyle w:val="CommentReference"/>
          <w:b w:val="0"/>
        </w:rPr>
        <w:commentReference w:id="357"/>
      </w:r>
    </w:p>
    <w:sdt>
      <w:sdtPr>
        <w:rPr>
          <w:strike/>
          <w:color w:val="000000"/>
        </w:rPr>
        <w:tag w:val="MENDELEY_BIBLIOGRAPHY"/>
        <w:id w:val="223494006"/>
        <w:placeholder>
          <w:docPart w:val="A4B5C1ED9E5F474985BB3E506AF38190"/>
        </w:placeholder>
      </w:sdtPr>
      <w:sdtEndPr>
        <w:rPr>
          <w:color w:val="000000" w:themeColor="text1"/>
        </w:rPr>
      </w:sdtEndPr>
      <w:sdtContent>
        <w:p w14:paraId="268963FD" w14:textId="77777777" w:rsidR="00CD60C3" w:rsidRDefault="00CD60C3">
          <w:pPr>
            <w:autoSpaceDE w:val="0"/>
            <w:autoSpaceDN w:val="0"/>
            <w:ind w:hanging="480"/>
            <w:divId w:val="821698576"/>
            <w:rPr>
              <w:rFonts w:eastAsia="Times New Roman"/>
              <w:sz w:val="24"/>
              <w:szCs w:val="24"/>
            </w:rPr>
          </w:pPr>
          <w:r>
            <w:rPr>
              <w:rFonts w:eastAsia="Times New Roman"/>
            </w:rPr>
            <w:t xml:space="preserve">Allen, I. E., &amp; Seaman, C. A. (2007). </w:t>
          </w:r>
          <w:r>
            <w:rPr>
              <w:rFonts w:eastAsia="Times New Roman"/>
              <w:i/>
              <w:iCs/>
            </w:rPr>
            <w:t>Likert Scales and Data Analyses</w:t>
          </w:r>
          <w:r>
            <w:rPr>
              <w:rFonts w:eastAsia="Times New Roman"/>
            </w:rPr>
            <w:t>. https://www.bayviewanalytics.com/reports/asq/likert-scales-and-data-analyses.pdf</w:t>
          </w:r>
        </w:p>
        <w:p w14:paraId="7FCD98F4" w14:textId="77777777" w:rsidR="00CD60C3" w:rsidRDefault="00CD60C3">
          <w:pPr>
            <w:autoSpaceDE w:val="0"/>
            <w:autoSpaceDN w:val="0"/>
            <w:ind w:hanging="480"/>
            <w:divId w:val="759982929"/>
            <w:rPr>
              <w:rFonts w:eastAsia="Times New Roman"/>
            </w:rPr>
          </w:pPr>
          <w:r>
            <w:rPr>
              <w:rFonts w:eastAsia="Times New Roman"/>
            </w:rPr>
            <w:t xml:space="preserve">Arain, M., Haque, M., Johal, L., Mathur, P., Nel, W., Rais, A., Sandhu, R., &amp; Sharma, S. (2013). Maturation of the adolescent brain. In </w:t>
          </w:r>
          <w:r>
            <w:rPr>
              <w:rFonts w:eastAsia="Times New Roman"/>
              <w:i/>
              <w:iCs/>
            </w:rPr>
            <w:t>Neuropsychiatric Disease and Treatment</w:t>
          </w:r>
          <w:r>
            <w:rPr>
              <w:rFonts w:eastAsia="Times New Roman"/>
            </w:rPr>
            <w:t xml:space="preserve"> (Vol. 9, pp. 449–461). Dove Medical Press Ltd. https://doi.org/10.2147/NDT.S39776</w:t>
          </w:r>
        </w:p>
        <w:p w14:paraId="0D71C3C0" w14:textId="77777777" w:rsidR="00CD60C3" w:rsidRDefault="00CD60C3">
          <w:pPr>
            <w:autoSpaceDE w:val="0"/>
            <w:autoSpaceDN w:val="0"/>
            <w:ind w:hanging="480"/>
            <w:divId w:val="1143811566"/>
            <w:rPr>
              <w:rFonts w:eastAsia="Times New Roman"/>
            </w:rPr>
          </w:pPr>
          <w:r>
            <w:rPr>
              <w:rFonts w:eastAsia="Times New Roman"/>
            </w:rPr>
            <w:t xml:space="preserve">Armstrong, R. L. (1987). The midpoint on a five-point </w:t>
          </w:r>
          <w:proofErr w:type="spellStart"/>
          <w:r>
            <w:rPr>
              <w:rFonts w:eastAsia="Times New Roman"/>
            </w:rPr>
            <w:t>likert</w:t>
          </w:r>
          <w:proofErr w:type="spellEnd"/>
          <w:r>
            <w:rPr>
              <w:rFonts w:eastAsia="Times New Roman"/>
            </w:rPr>
            <w:t xml:space="preserve">-type scale. </w:t>
          </w:r>
          <w:r>
            <w:rPr>
              <w:rFonts w:eastAsia="Times New Roman"/>
              <w:i/>
              <w:iCs/>
            </w:rPr>
            <w:t>@ Perceptual and Motor Skills</w:t>
          </w:r>
          <w:r>
            <w:rPr>
              <w:rFonts w:eastAsia="Times New Roman"/>
            </w:rPr>
            <w:t xml:space="preserve">, </w:t>
          </w:r>
          <w:r>
            <w:rPr>
              <w:rFonts w:eastAsia="Times New Roman"/>
              <w:i/>
              <w:iCs/>
            </w:rPr>
            <w:t>64</w:t>
          </w:r>
          <w:r>
            <w:rPr>
              <w:rFonts w:eastAsia="Times New Roman"/>
            </w:rPr>
            <w:t>(2), 359–362. https://doi.org/https://doi.org/10.2466/pms.1987.64.2.359</w:t>
          </w:r>
        </w:p>
        <w:p w14:paraId="606F6102" w14:textId="77777777" w:rsidR="00CD60C3" w:rsidRDefault="00CD60C3">
          <w:pPr>
            <w:autoSpaceDE w:val="0"/>
            <w:autoSpaceDN w:val="0"/>
            <w:ind w:hanging="480"/>
            <w:divId w:val="631714770"/>
            <w:rPr>
              <w:rFonts w:eastAsia="Times New Roman"/>
            </w:rPr>
          </w:pPr>
          <w:r>
            <w:rPr>
              <w:rFonts w:eastAsia="Times New Roman"/>
            </w:rPr>
            <w:t xml:space="preserve">Bandura. A. (1971). </w:t>
          </w:r>
          <w:r>
            <w:rPr>
              <w:rFonts w:eastAsia="Times New Roman"/>
              <w:i/>
              <w:iCs/>
            </w:rPr>
            <w:t>Social Learning Theory</w:t>
          </w:r>
          <w:r>
            <w:rPr>
              <w:rFonts w:eastAsia="Times New Roman"/>
            </w:rPr>
            <w:t>.</w:t>
          </w:r>
        </w:p>
        <w:p w14:paraId="2BE975C6" w14:textId="77777777" w:rsidR="00CD60C3" w:rsidRDefault="00CD60C3">
          <w:pPr>
            <w:autoSpaceDE w:val="0"/>
            <w:autoSpaceDN w:val="0"/>
            <w:ind w:hanging="480"/>
            <w:divId w:val="601686691"/>
            <w:rPr>
              <w:rFonts w:eastAsia="Times New Roman"/>
            </w:rPr>
          </w:pPr>
          <w:r>
            <w:rPr>
              <w:rFonts w:eastAsia="Times New Roman"/>
            </w:rPr>
            <w:t xml:space="preserve">Bandura, A., &amp; Cervone, D. (1986). </w:t>
          </w:r>
          <w:r>
            <w:rPr>
              <w:rFonts w:eastAsia="Times New Roman"/>
              <w:i/>
              <w:iCs/>
            </w:rPr>
            <w:t>Differential Engagement of Self-Reactive Influences in Cognitive Motivation</w:t>
          </w:r>
          <w:r>
            <w:rPr>
              <w:rFonts w:eastAsia="Times New Roman"/>
            </w:rPr>
            <w:t>.</w:t>
          </w:r>
        </w:p>
        <w:p w14:paraId="365803EC" w14:textId="77777777" w:rsidR="00CD60C3" w:rsidRDefault="00CD60C3">
          <w:pPr>
            <w:autoSpaceDE w:val="0"/>
            <w:autoSpaceDN w:val="0"/>
            <w:ind w:hanging="480"/>
            <w:divId w:val="801192954"/>
            <w:rPr>
              <w:rFonts w:eastAsia="Times New Roman"/>
            </w:rPr>
          </w:pPr>
          <w:r>
            <w:rPr>
              <w:rFonts w:eastAsia="Times New Roman"/>
            </w:rPr>
            <w:t xml:space="preserve">Bandura, A., Ross, D., &amp; Ross, S. A. (1963). imitation of film-mediated aggressive models. </w:t>
          </w:r>
          <w:r>
            <w:rPr>
              <w:rFonts w:eastAsia="Times New Roman"/>
              <w:i/>
              <w:iCs/>
            </w:rPr>
            <w:t>Journal of Abnormal and Social Psychology</w:t>
          </w:r>
          <w:r>
            <w:rPr>
              <w:rFonts w:eastAsia="Times New Roman"/>
            </w:rPr>
            <w:t xml:space="preserve">, </w:t>
          </w:r>
          <w:r>
            <w:rPr>
              <w:rFonts w:eastAsia="Times New Roman"/>
              <w:i/>
              <w:iCs/>
            </w:rPr>
            <w:t>66</w:t>
          </w:r>
          <w:r>
            <w:rPr>
              <w:rFonts w:eastAsia="Times New Roman"/>
            </w:rPr>
            <w:t>(1), 3–11.</w:t>
          </w:r>
        </w:p>
        <w:p w14:paraId="699B4A27" w14:textId="77777777" w:rsidR="00CD60C3" w:rsidRDefault="00CD60C3">
          <w:pPr>
            <w:autoSpaceDE w:val="0"/>
            <w:autoSpaceDN w:val="0"/>
            <w:ind w:hanging="480"/>
            <w:divId w:val="452332238"/>
            <w:rPr>
              <w:rFonts w:eastAsia="Times New Roman"/>
            </w:rPr>
          </w:pPr>
          <w:r>
            <w:rPr>
              <w:rFonts w:eastAsia="Times New Roman"/>
            </w:rPr>
            <w:t xml:space="preserve">Cambridge University Press. (2024). </w:t>
          </w:r>
          <w:r>
            <w:rPr>
              <w:rFonts w:eastAsia="Times New Roman"/>
              <w:i/>
              <w:iCs/>
            </w:rPr>
            <w:t>Learning</w:t>
          </w:r>
          <w:r>
            <w:rPr>
              <w:rFonts w:eastAsia="Times New Roman"/>
            </w:rPr>
            <w:t>. Cambridge Advanced Learner’s Dictionary &amp; Thesaurus. https://dictionary.cambridge.org/dictionary/english/learning</w:t>
          </w:r>
        </w:p>
        <w:p w14:paraId="057896B5" w14:textId="77777777" w:rsidR="00CD60C3" w:rsidRDefault="00CD60C3">
          <w:pPr>
            <w:autoSpaceDE w:val="0"/>
            <w:autoSpaceDN w:val="0"/>
            <w:ind w:hanging="480"/>
            <w:divId w:val="1776752959"/>
            <w:rPr>
              <w:rFonts w:eastAsia="Times New Roman"/>
            </w:rPr>
          </w:pPr>
          <w:r>
            <w:rPr>
              <w:rFonts w:eastAsia="Times New Roman"/>
            </w:rPr>
            <w:t xml:space="preserve">Christian Wheeler, S., Green, M. C., &amp; Brock, T. C. (1999). Fictional narratives change beliefs: Replications of Prentice, </w:t>
          </w:r>
          <w:proofErr w:type="spellStart"/>
          <w:r>
            <w:rPr>
              <w:rFonts w:eastAsia="Times New Roman"/>
            </w:rPr>
            <w:t>Gerrig</w:t>
          </w:r>
          <w:proofErr w:type="spellEnd"/>
          <w:r>
            <w:rPr>
              <w:rFonts w:eastAsia="Times New Roman"/>
            </w:rPr>
            <w:t xml:space="preserve">, and Bailis (1997) with mixed corroboration. In </w:t>
          </w:r>
          <w:r>
            <w:rPr>
              <w:rFonts w:eastAsia="Times New Roman"/>
              <w:i/>
              <w:iCs/>
            </w:rPr>
            <w:t>Psychonomic Bulletin &amp; Review 199~</w:t>
          </w:r>
          <w:r>
            <w:rPr>
              <w:rFonts w:eastAsia="Times New Roman"/>
            </w:rPr>
            <w:t xml:space="preserve"> (Vol. 6, Issue I).</w:t>
          </w:r>
        </w:p>
        <w:p w14:paraId="7E3A5DBD" w14:textId="77777777" w:rsidR="00CD60C3" w:rsidRDefault="00CD60C3">
          <w:pPr>
            <w:autoSpaceDE w:val="0"/>
            <w:autoSpaceDN w:val="0"/>
            <w:ind w:hanging="480"/>
            <w:divId w:val="382681770"/>
            <w:rPr>
              <w:rFonts w:eastAsia="Times New Roman"/>
            </w:rPr>
          </w:pPr>
          <w:r>
            <w:rPr>
              <w:rFonts w:eastAsia="Times New Roman"/>
            </w:rPr>
            <w:t xml:space="preserve">Clason, G. S. (1926). </w:t>
          </w:r>
          <w:r>
            <w:rPr>
              <w:rFonts w:eastAsia="Times New Roman"/>
              <w:i/>
              <w:iCs/>
            </w:rPr>
            <w:t>The Richest Man in Babylon</w:t>
          </w:r>
          <w:r>
            <w:rPr>
              <w:rFonts w:eastAsia="Times New Roman"/>
            </w:rPr>
            <w:t>.</w:t>
          </w:r>
        </w:p>
        <w:p w14:paraId="202B2083" w14:textId="77777777" w:rsidR="00CD60C3" w:rsidRDefault="00CD60C3">
          <w:pPr>
            <w:autoSpaceDE w:val="0"/>
            <w:autoSpaceDN w:val="0"/>
            <w:ind w:hanging="480"/>
            <w:divId w:val="1618413565"/>
            <w:rPr>
              <w:rFonts w:eastAsia="Times New Roman"/>
            </w:rPr>
          </w:pPr>
          <w:r>
            <w:rPr>
              <w:rFonts w:eastAsia="Times New Roman"/>
            </w:rPr>
            <w:t xml:space="preserve">Clement, C. (1999). </w:t>
          </w:r>
          <w:r>
            <w:rPr>
              <w:rFonts w:eastAsia="Times New Roman"/>
              <w:i/>
              <w:iCs/>
            </w:rPr>
            <w:t>Theo’s Odyssey</w:t>
          </w:r>
          <w:r>
            <w:rPr>
              <w:rFonts w:eastAsia="Times New Roman"/>
            </w:rPr>
            <w:t>.</w:t>
          </w:r>
        </w:p>
        <w:p w14:paraId="318AF704" w14:textId="77777777" w:rsidR="00CD60C3" w:rsidRDefault="00CD60C3">
          <w:pPr>
            <w:autoSpaceDE w:val="0"/>
            <w:autoSpaceDN w:val="0"/>
            <w:ind w:hanging="480"/>
            <w:divId w:val="776828042"/>
            <w:rPr>
              <w:rFonts w:eastAsia="Times New Roman"/>
            </w:rPr>
          </w:pPr>
          <w:r>
            <w:rPr>
              <w:rFonts w:eastAsia="Times New Roman"/>
            </w:rPr>
            <w:t xml:space="preserve">Cohen, J. (2001). Defining Identification: A Theoretical Look at the Identification of Audiences </w:t>
          </w:r>
          <w:proofErr w:type="gramStart"/>
          <w:r>
            <w:rPr>
              <w:rFonts w:eastAsia="Times New Roman"/>
            </w:rPr>
            <w:t>With</w:t>
          </w:r>
          <w:proofErr w:type="gramEnd"/>
          <w:r>
            <w:rPr>
              <w:rFonts w:eastAsia="Times New Roman"/>
            </w:rPr>
            <w:t xml:space="preserve"> Media Characters. </w:t>
          </w:r>
          <w:r>
            <w:rPr>
              <w:rFonts w:eastAsia="Times New Roman"/>
              <w:i/>
              <w:iCs/>
            </w:rPr>
            <w:t>Mass Communication and Society</w:t>
          </w:r>
          <w:r>
            <w:rPr>
              <w:rFonts w:eastAsia="Times New Roman"/>
            </w:rPr>
            <w:t xml:space="preserve">, </w:t>
          </w:r>
          <w:r>
            <w:rPr>
              <w:rFonts w:eastAsia="Times New Roman"/>
              <w:i/>
              <w:iCs/>
            </w:rPr>
            <w:t>4</w:t>
          </w:r>
          <w:r>
            <w:rPr>
              <w:rFonts w:eastAsia="Times New Roman"/>
            </w:rPr>
            <w:t>(3), 245–264. https://doi.org/10.1207/s15327825mcs0403_01</w:t>
          </w:r>
        </w:p>
        <w:p w14:paraId="3B331B7C" w14:textId="77777777" w:rsidR="00CD60C3" w:rsidRDefault="00CD60C3">
          <w:pPr>
            <w:autoSpaceDE w:val="0"/>
            <w:autoSpaceDN w:val="0"/>
            <w:ind w:hanging="480"/>
            <w:divId w:val="56242967"/>
            <w:rPr>
              <w:rFonts w:eastAsia="Times New Roman"/>
            </w:rPr>
          </w:pPr>
          <w:r>
            <w:rPr>
              <w:rFonts w:eastAsia="Times New Roman"/>
            </w:rPr>
            <w:t xml:space="preserve">DiMartino, M. D., &amp; Konietzko, B. (2005). </w:t>
          </w:r>
          <w:r>
            <w:rPr>
              <w:rFonts w:eastAsia="Times New Roman"/>
              <w:i/>
              <w:iCs/>
            </w:rPr>
            <w:t>Avatar: The Last Airbender</w:t>
          </w:r>
          <w:r>
            <w:rPr>
              <w:rFonts w:eastAsia="Times New Roman"/>
            </w:rPr>
            <w:t xml:space="preserve"> [Broadcast]. Nickelodeon.</w:t>
          </w:r>
        </w:p>
        <w:p w14:paraId="32B24561" w14:textId="77777777" w:rsidR="00CD60C3" w:rsidRDefault="00CD60C3">
          <w:pPr>
            <w:autoSpaceDE w:val="0"/>
            <w:autoSpaceDN w:val="0"/>
            <w:ind w:hanging="480"/>
            <w:divId w:val="1931161529"/>
            <w:rPr>
              <w:rFonts w:eastAsia="Times New Roman"/>
            </w:rPr>
          </w:pPr>
          <w:proofErr w:type="spellStart"/>
          <w:r>
            <w:rPr>
              <w:rFonts w:eastAsia="Times New Roman"/>
            </w:rPr>
            <w:t>Dojyomaru</w:t>
          </w:r>
          <w:proofErr w:type="spellEnd"/>
          <w:r>
            <w:rPr>
              <w:rFonts w:eastAsia="Times New Roman"/>
            </w:rPr>
            <w:t xml:space="preserve">. (2021, July). </w:t>
          </w:r>
          <w:r>
            <w:rPr>
              <w:rFonts w:ascii="MS Mincho" w:eastAsia="MS Mincho" w:hAnsi="MS Mincho" w:cs="MS Mincho" w:hint="eastAsia"/>
              <w:i/>
              <w:iCs/>
            </w:rPr>
            <w:t>現実主義勇者の王国再建記</w:t>
          </w:r>
          <w:r>
            <w:rPr>
              <w:rFonts w:eastAsia="Times New Roman"/>
              <w:i/>
              <w:iCs/>
            </w:rPr>
            <w:t>[How a realist hero rebuilt the kingdom]</w:t>
          </w:r>
          <w:r>
            <w:rPr>
              <w:rFonts w:eastAsia="Times New Roman"/>
            </w:rPr>
            <w:t xml:space="preserve"> [Broadcast]. </w:t>
          </w:r>
          <w:proofErr w:type="spellStart"/>
          <w:r>
            <w:rPr>
              <w:rFonts w:eastAsia="Times New Roman"/>
            </w:rPr>
            <w:t>J.</w:t>
          </w:r>
          <w:proofErr w:type="gramStart"/>
          <w:r>
            <w:rPr>
              <w:rFonts w:eastAsia="Times New Roman"/>
            </w:rPr>
            <w:t>C.Staff</w:t>
          </w:r>
          <w:proofErr w:type="spellEnd"/>
          <w:proofErr w:type="gramEnd"/>
          <w:r>
            <w:rPr>
              <w:rFonts w:eastAsia="Times New Roman"/>
            </w:rPr>
            <w:t>.</w:t>
          </w:r>
        </w:p>
        <w:p w14:paraId="7C1C7233" w14:textId="77777777" w:rsidR="00CD60C3" w:rsidRDefault="00CD60C3">
          <w:pPr>
            <w:autoSpaceDE w:val="0"/>
            <w:autoSpaceDN w:val="0"/>
            <w:ind w:hanging="480"/>
            <w:divId w:val="365328663"/>
            <w:rPr>
              <w:rFonts w:eastAsia="Times New Roman"/>
            </w:rPr>
          </w:pPr>
          <w:r>
            <w:rPr>
              <w:rFonts w:eastAsia="Times New Roman"/>
            </w:rPr>
            <w:t xml:space="preserve">Dudley, M. Z., Squires, G. K., Petroske, T. M., Dawson, S., &amp; Brewer, J. (2023). The Use of Narrative in Science and Health Communication: A Scoping Review. In </w:t>
          </w:r>
          <w:r>
            <w:rPr>
              <w:rFonts w:eastAsia="Times New Roman"/>
              <w:i/>
              <w:iCs/>
            </w:rPr>
            <w:t xml:space="preserve">Patient Education and </w:t>
          </w:r>
          <w:proofErr w:type="spellStart"/>
          <w:r>
            <w:rPr>
              <w:rFonts w:eastAsia="Times New Roman"/>
              <w:i/>
              <w:iCs/>
            </w:rPr>
            <w:t>Counseling</w:t>
          </w:r>
          <w:proofErr w:type="spellEnd"/>
          <w:r>
            <w:rPr>
              <w:rFonts w:eastAsia="Times New Roman"/>
            </w:rPr>
            <w:t xml:space="preserve"> (Vol. 112). Elsevier Ireland Ltd. https://doi.org/10.1016/j.pec.2023.107752</w:t>
          </w:r>
        </w:p>
        <w:p w14:paraId="6A56182B" w14:textId="77777777" w:rsidR="00CD60C3" w:rsidRDefault="00CD60C3">
          <w:pPr>
            <w:autoSpaceDE w:val="0"/>
            <w:autoSpaceDN w:val="0"/>
            <w:ind w:hanging="480"/>
            <w:divId w:val="1147435352"/>
            <w:rPr>
              <w:rFonts w:eastAsia="Times New Roman"/>
            </w:rPr>
          </w:pPr>
          <w:r>
            <w:rPr>
              <w:rFonts w:eastAsia="Times New Roman"/>
            </w:rPr>
            <w:t xml:space="preserve">Ferrara, E. La, Chong, A., &amp; Duryea, S. (2012). Soap Operas and Fertility: Evidence from Brazil. </w:t>
          </w:r>
          <w:r>
            <w:rPr>
              <w:rFonts w:eastAsia="Times New Roman"/>
              <w:i/>
              <w:iCs/>
            </w:rPr>
            <w:t>American Economic Journal: Applied Economics</w:t>
          </w:r>
          <w:r>
            <w:rPr>
              <w:rFonts w:eastAsia="Times New Roman"/>
            </w:rPr>
            <w:t xml:space="preserve">, </w:t>
          </w:r>
          <w:r>
            <w:rPr>
              <w:rFonts w:eastAsia="Times New Roman"/>
              <w:i/>
              <w:iCs/>
            </w:rPr>
            <w:t>4</w:t>
          </w:r>
          <w:r>
            <w:rPr>
              <w:rFonts w:eastAsia="Times New Roman"/>
            </w:rPr>
            <w:t>, 1–31. www.cepr.org</w:t>
          </w:r>
        </w:p>
        <w:p w14:paraId="03EA1D64" w14:textId="77777777" w:rsidR="00CD60C3" w:rsidRDefault="00CD60C3">
          <w:pPr>
            <w:autoSpaceDE w:val="0"/>
            <w:autoSpaceDN w:val="0"/>
            <w:ind w:hanging="480"/>
            <w:divId w:val="1815486244"/>
            <w:rPr>
              <w:rFonts w:eastAsia="Times New Roman"/>
            </w:rPr>
          </w:pPr>
          <w:r>
            <w:rPr>
              <w:rFonts w:eastAsia="Times New Roman"/>
            </w:rPr>
            <w:t xml:space="preserve">Fisch, S. M. (2000). A Capacity Model of Children’s Comprehension of Educational Content on Television. </w:t>
          </w:r>
          <w:r>
            <w:rPr>
              <w:rFonts w:eastAsia="Times New Roman"/>
              <w:i/>
              <w:iCs/>
            </w:rPr>
            <w:t>Media Psychology</w:t>
          </w:r>
          <w:r>
            <w:rPr>
              <w:rFonts w:eastAsia="Times New Roman"/>
            </w:rPr>
            <w:t xml:space="preserve">, </w:t>
          </w:r>
          <w:r>
            <w:rPr>
              <w:rFonts w:eastAsia="Times New Roman"/>
              <w:i/>
              <w:iCs/>
            </w:rPr>
            <w:t>2</w:t>
          </w:r>
          <w:r>
            <w:rPr>
              <w:rFonts w:eastAsia="Times New Roman"/>
            </w:rPr>
            <w:t>(1), 63–91. https://doi.org/10.1207/S1532785XMEP0201_4</w:t>
          </w:r>
        </w:p>
        <w:p w14:paraId="47762ACB" w14:textId="77777777" w:rsidR="00CD60C3" w:rsidRDefault="00CD60C3">
          <w:pPr>
            <w:autoSpaceDE w:val="0"/>
            <w:autoSpaceDN w:val="0"/>
            <w:ind w:hanging="480"/>
            <w:divId w:val="1157377426"/>
            <w:rPr>
              <w:rFonts w:eastAsia="Times New Roman"/>
            </w:rPr>
          </w:pPr>
          <w:r>
            <w:rPr>
              <w:rFonts w:eastAsia="Times New Roman"/>
            </w:rPr>
            <w:t xml:space="preserve">Gaarder, J. (1991). </w:t>
          </w:r>
          <w:r>
            <w:rPr>
              <w:rFonts w:eastAsia="Times New Roman"/>
              <w:i/>
              <w:iCs/>
            </w:rPr>
            <w:t xml:space="preserve">Sophie’s </w:t>
          </w:r>
          <w:proofErr w:type="gramStart"/>
          <w:r>
            <w:rPr>
              <w:rFonts w:eastAsia="Times New Roman"/>
              <w:i/>
              <w:iCs/>
            </w:rPr>
            <w:t>world :</w:t>
          </w:r>
          <w:proofErr w:type="gramEnd"/>
          <w:r>
            <w:rPr>
              <w:rFonts w:eastAsia="Times New Roman"/>
              <w:i/>
              <w:iCs/>
            </w:rPr>
            <w:t xml:space="preserve"> a novel about the history of philosophy</w:t>
          </w:r>
          <w:r>
            <w:rPr>
              <w:rFonts w:eastAsia="Times New Roman"/>
            </w:rPr>
            <w:t xml:space="preserve"> (P. Miller, Trans.). Berkley Books. https://www.rcboe.org/cms/lib/GA01903614/Centricity/Domain/2820/sophies%20world%20full%20text.pdf</w:t>
          </w:r>
        </w:p>
        <w:p w14:paraId="1B5480B2" w14:textId="77777777" w:rsidR="00CD60C3" w:rsidRDefault="00CD60C3">
          <w:pPr>
            <w:autoSpaceDE w:val="0"/>
            <w:autoSpaceDN w:val="0"/>
            <w:ind w:hanging="480"/>
            <w:divId w:val="1561404769"/>
            <w:rPr>
              <w:rFonts w:eastAsia="Times New Roman"/>
            </w:rPr>
          </w:pPr>
          <w:r>
            <w:rPr>
              <w:rFonts w:eastAsia="Times New Roman"/>
            </w:rPr>
            <w:t xml:space="preserve">Goldratt, E. M. (2014). </w:t>
          </w:r>
          <w:r>
            <w:rPr>
              <w:rFonts w:eastAsia="Times New Roman"/>
              <w:i/>
              <w:iCs/>
            </w:rPr>
            <w:t>The Goal, A Process of Ongoing Improvement</w:t>
          </w:r>
          <w:r>
            <w:rPr>
              <w:rFonts w:eastAsia="Times New Roman"/>
            </w:rPr>
            <w:t>.</w:t>
          </w:r>
        </w:p>
        <w:p w14:paraId="13D9E311" w14:textId="77777777" w:rsidR="00CD60C3" w:rsidRDefault="00CD60C3">
          <w:pPr>
            <w:autoSpaceDE w:val="0"/>
            <w:autoSpaceDN w:val="0"/>
            <w:ind w:hanging="480"/>
            <w:divId w:val="746268620"/>
            <w:rPr>
              <w:rFonts w:eastAsia="Times New Roman"/>
            </w:rPr>
          </w:pPr>
          <w:r>
            <w:rPr>
              <w:rFonts w:eastAsia="Times New Roman"/>
            </w:rPr>
            <w:lastRenderedPageBreak/>
            <w:t xml:space="preserve">Green, M. C. (2004). Transportation into narrative worlds: The role of prior knowledge and perceived realism. In </w:t>
          </w:r>
          <w:r>
            <w:rPr>
              <w:rFonts w:eastAsia="Times New Roman"/>
              <w:i/>
              <w:iCs/>
            </w:rPr>
            <w:t>The Effects of Personal Involvement in Narrative Discourse: A Special Issue of Discourse Processes</w:t>
          </w:r>
          <w:r>
            <w:rPr>
              <w:rFonts w:eastAsia="Times New Roman"/>
            </w:rPr>
            <w:t xml:space="preserve"> (pp. 247–266). Taylor and Francis. https://doi.org/10.1207/s15326950dp3802_5</w:t>
          </w:r>
        </w:p>
        <w:p w14:paraId="28E8B1B5" w14:textId="77777777" w:rsidR="00CD60C3" w:rsidRDefault="00CD60C3">
          <w:pPr>
            <w:autoSpaceDE w:val="0"/>
            <w:autoSpaceDN w:val="0"/>
            <w:ind w:hanging="480"/>
            <w:divId w:val="1370298424"/>
            <w:rPr>
              <w:rFonts w:eastAsia="Times New Roman"/>
            </w:rPr>
          </w:pPr>
          <w:r>
            <w:rPr>
              <w:rFonts w:eastAsia="Times New Roman"/>
            </w:rPr>
            <w:t xml:space="preserve">Green, M. C., &amp; Brock, T. C. (2000). The role of transportation in the persuasiveness of public narratives. </w:t>
          </w:r>
          <w:r>
            <w:rPr>
              <w:rFonts w:eastAsia="Times New Roman"/>
              <w:i/>
              <w:iCs/>
            </w:rPr>
            <w:t>Journal of Personality and Social Psychology</w:t>
          </w:r>
          <w:r>
            <w:rPr>
              <w:rFonts w:eastAsia="Times New Roman"/>
            </w:rPr>
            <w:t xml:space="preserve">, </w:t>
          </w:r>
          <w:r>
            <w:rPr>
              <w:rFonts w:eastAsia="Times New Roman"/>
              <w:i/>
              <w:iCs/>
            </w:rPr>
            <w:t>79</w:t>
          </w:r>
          <w:r>
            <w:rPr>
              <w:rFonts w:eastAsia="Times New Roman"/>
            </w:rPr>
            <w:t>(5), 701–721. https://doi.org/10.1037/0022-3514.79.5.701</w:t>
          </w:r>
        </w:p>
        <w:p w14:paraId="01F63EE1" w14:textId="77777777" w:rsidR="00CD60C3" w:rsidRDefault="00CD60C3">
          <w:pPr>
            <w:autoSpaceDE w:val="0"/>
            <w:autoSpaceDN w:val="0"/>
            <w:ind w:hanging="480"/>
            <w:divId w:val="616983730"/>
            <w:rPr>
              <w:rFonts w:eastAsia="Times New Roman"/>
            </w:rPr>
          </w:pPr>
          <w:r>
            <w:rPr>
              <w:rFonts w:eastAsia="Times New Roman"/>
            </w:rPr>
            <w:t xml:space="preserve">Halverson, J. R., Goodall, H. L., &amp; Corman, S. R. (2011). Master narratives of Islamist extremism. In </w:t>
          </w:r>
          <w:r>
            <w:rPr>
              <w:rFonts w:eastAsia="Times New Roman"/>
              <w:i/>
              <w:iCs/>
            </w:rPr>
            <w:t xml:space="preserve">Master Narratives of </w:t>
          </w:r>
          <w:proofErr w:type="spellStart"/>
          <w:r>
            <w:rPr>
              <w:rFonts w:eastAsia="Times New Roman"/>
              <w:i/>
              <w:iCs/>
            </w:rPr>
            <w:t>Lslamist</w:t>
          </w:r>
          <w:proofErr w:type="spellEnd"/>
          <w:r>
            <w:rPr>
              <w:rFonts w:eastAsia="Times New Roman"/>
              <w:i/>
              <w:iCs/>
            </w:rPr>
            <w:t xml:space="preserve"> Extremism</w:t>
          </w:r>
          <w:r>
            <w:rPr>
              <w:rFonts w:eastAsia="Times New Roman"/>
            </w:rPr>
            <w:t>. Palgrave Macmillan. https://doi.org/10.1007/978-0-230-11723-5</w:t>
          </w:r>
        </w:p>
        <w:p w14:paraId="5ED6F436" w14:textId="77777777" w:rsidR="00CD60C3" w:rsidRDefault="00CD60C3">
          <w:pPr>
            <w:autoSpaceDE w:val="0"/>
            <w:autoSpaceDN w:val="0"/>
            <w:ind w:hanging="480"/>
            <w:divId w:val="1039355631"/>
            <w:rPr>
              <w:rFonts w:eastAsia="Times New Roman"/>
            </w:rPr>
          </w:pPr>
          <w:proofErr w:type="spellStart"/>
          <w:r>
            <w:rPr>
              <w:rFonts w:eastAsia="Times New Roman"/>
            </w:rPr>
            <w:t>Hursting</w:t>
          </w:r>
          <w:proofErr w:type="spellEnd"/>
          <w:r>
            <w:rPr>
              <w:rFonts w:eastAsia="Times New Roman"/>
            </w:rPr>
            <w:t xml:space="preserve">, L. M., &amp; Comello, M. L. G. (2021). Creating Narrative Entertainment for Health Communication: Perspectives from Practice. </w:t>
          </w:r>
          <w:r>
            <w:rPr>
              <w:rFonts w:eastAsia="Times New Roman"/>
              <w:i/>
              <w:iCs/>
            </w:rPr>
            <w:t>Journal of Creative Communications</w:t>
          </w:r>
          <w:r>
            <w:rPr>
              <w:rFonts w:eastAsia="Times New Roman"/>
            </w:rPr>
            <w:t xml:space="preserve">, </w:t>
          </w:r>
          <w:r>
            <w:rPr>
              <w:rFonts w:eastAsia="Times New Roman"/>
              <w:i/>
              <w:iCs/>
            </w:rPr>
            <w:t>16</w:t>
          </w:r>
          <w:r>
            <w:rPr>
              <w:rFonts w:eastAsia="Times New Roman"/>
            </w:rPr>
            <w:t>(3), 249–265. https://doi.org/10.1177/0973258621992847</w:t>
          </w:r>
        </w:p>
        <w:p w14:paraId="7763977B" w14:textId="77777777" w:rsidR="00CD60C3" w:rsidRDefault="00CD60C3">
          <w:pPr>
            <w:autoSpaceDE w:val="0"/>
            <w:autoSpaceDN w:val="0"/>
            <w:ind w:hanging="480"/>
            <w:divId w:val="521826114"/>
            <w:rPr>
              <w:rFonts w:eastAsia="Times New Roman"/>
            </w:rPr>
          </w:pPr>
          <w:r>
            <w:rPr>
              <w:rFonts w:eastAsia="Times New Roman"/>
            </w:rPr>
            <w:t xml:space="preserve">Iino, S., &amp; Inagaki, R. (2019). </w:t>
          </w:r>
          <w:r>
            <w:rPr>
              <w:rFonts w:eastAsia="Times New Roman"/>
              <w:i/>
              <w:iCs/>
            </w:rPr>
            <w:t>Dr. STONE</w:t>
          </w:r>
          <w:r>
            <w:rPr>
              <w:rFonts w:eastAsia="Times New Roman"/>
            </w:rPr>
            <w:t xml:space="preserve"> [Broadcast]. Tokyo MX.</w:t>
          </w:r>
        </w:p>
        <w:p w14:paraId="42B72EB0" w14:textId="77777777" w:rsidR="00CD60C3" w:rsidRDefault="00CD60C3">
          <w:pPr>
            <w:autoSpaceDE w:val="0"/>
            <w:autoSpaceDN w:val="0"/>
            <w:ind w:hanging="480"/>
            <w:divId w:val="1106774273"/>
            <w:rPr>
              <w:rFonts w:eastAsia="Times New Roman"/>
            </w:rPr>
          </w:pPr>
          <w:proofErr w:type="spellStart"/>
          <w:r>
            <w:rPr>
              <w:rFonts w:eastAsia="Times New Roman"/>
            </w:rPr>
            <w:t>Kahlor</w:t>
          </w:r>
          <w:proofErr w:type="spellEnd"/>
          <w:r>
            <w:rPr>
              <w:rFonts w:eastAsia="Times New Roman"/>
            </w:rPr>
            <w:t xml:space="preserve">, L., Dunwoody, S., Griffin, R. J., Neuwirth, K., &amp; Giese, J. (2003). Studying Heuristic-Systematic Processing of Risk Communication. </w:t>
          </w:r>
          <w:r>
            <w:rPr>
              <w:rFonts w:eastAsia="Times New Roman"/>
              <w:i/>
              <w:iCs/>
            </w:rPr>
            <w:t>Risk Analysis</w:t>
          </w:r>
          <w:r>
            <w:rPr>
              <w:rFonts w:eastAsia="Times New Roman"/>
            </w:rPr>
            <w:t xml:space="preserve">, </w:t>
          </w:r>
          <w:r>
            <w:rPr>
              <w:rFonts w:eastAsia="Times New Roman"/>
              <w:i/>
              <w:iCs/>
            </w:rPr>
            <w:t>23</w:t>
          </w:r>
          <w:r>
            <w:rPr>
              <w:rFonts w:eastAsia="Times New Roman"/>
            </w:rPr>
            <w:t>(2), 355–368. https://doi.org/10.1111/1539-6924.00314</w:t>
          </w:r>
        </w:p>
        <w:p w14:paraId="0886EA16" w14:textId="77777777" w:rsidR="00CD60C3" w:rsidRDefault="00CD60C3">
          <w:pPr>
            <w:autoSpaceDE w:val="0"/>
            <w:autoSpaceDN w:val="0"/>
            <w:ind w:hanging="480"/>
            <w:divId w:val="1465586107"/>
            <w:rPr>
              <w:rFonts w:eastAsia="Times New Roman"/>
            </w:rPr>
          </w:pPr>
          <w:r>
            <w:rPr>
              <w:rFonts w:eastAsia="Times New Roman"/>
            </w:rPr>
            <w:t xml:space="preserve">Katz, E., &amp; Foulkes, D. (1962). On the use of the mass media as “escape”: Clarification of a concept. </w:t>
          </w:r>
          <w:r>
            <w:rPr>
              <w:rFonts w:eastAsia="Times New Roman"/>
              <w:i/>
              <w:iCs/>
            </w:rPr>
            <w:t>Public Opinion Quarterly</w:t>
          </w:r>
          <w:r>
            <w:rPr>
              <w:rFonts w:eastAsia="Times New Roman"/>
            </w:rPr>
            <w:t xml:space="preserve">, </w:t>
          </w:r>
          <w:r>
            <w:rPr>
              <w:rFonts w:eastAsia="Times New Roman"/>
              <w:i/>
              <w:iCs/>
            </w:rPr>
            <w:t>26</w:t>
          </w:r>
          <w:r>
            <w:rPr>
              <w:rFonts w:eastAsia="Times New Roman"/>
            </w:rPr>
            <w:t>, 377–388. https://doi.org/10.1086/267111</w:t>
          </w:r>
        </w:p>
        <w:p w14:paraId="3ACF00CB" w14:textId="77777777" w:rsidR="00CD60C3" w:rsidRDefault="00CD60C3">
          <w:pPr>
            <w:autoSpaceDE w:val="0"/>
            <w:autoSpaceDN w:val="0"/>
            <w:ind w:hanging="480"/>
            <w:divId w:val="276371284"/>
            <w:rPr>
              <w:rFonts w:eastAsia="Times New Roman"/>
            </w:rPr>
          </w:pPr>
          <w:r>
            <w:rPr>
              <w:rFonts w:eastAsia="Times New Roman"/>
            </w:rPr>
            <w:t xml:space="preserve">Kearney, M. S., &amp; Levine, P. B. (2014). Media Influences on Social Outcomes: The Impact of MTV’s ‘16 and Pregnant’ on Teen Childbearing. </w:t>
          </w:r>
          <w:r>
            <w:rPr>
              <w:rFonts w:eastAsia="Times New Roman"/>
              <w:i/>
              <w:iCs/>
            </w:rPr>
            <w:t>National Bureau of Economic Research</w:t>
          </w:r>
          <w:r>
            <w:rPr>
              <w:rFonts w:eastAsia="Times New Roman"/>
            </w:rPr>
            <w:t>. http://www.nber.org/papers/w19795</w:t>
          </w:r>
        </w:p>
        <w:p w14:paraId="325E4B6E" w14:textId="77777777" w:rsidR="00CD60C3" w:rsidRDefault="00CD60C3">
          <w:pPr>
            <w:autoSpaceDE w:val="0"/>
            <w:autoSpaceDN w:val="0"/>
            <w:ind w:hanging="480"/>
            <w:divId w:val="525796368"/>
            <w:rPr>
              <w:rFonts w:eastAsia="Times New Roman"/>
            </w:rPr>
          </w:pPr>
          <w:r w:rsidRPr="006D450C">
            <w:rPr>
              <w:rFonts w:eastAsia="Times New Roman"/>
              <w:lang w:val="nl-NL"/>
            </w:rPr>
            <w:t xml:space="preserve">King, S. C., &amp; </w:t>
          </w:r>
          <w:proofErr w:type="spellStart"/>
          <w:r w:rsidRPr="006D450C">
            <w:rPr>
              <w:rFonts w:eastAsia="Times New Roman"/>
              <w:lang w:val="nl-NL"/>
            </w:rPr>
            <w:t>Meiselman</w:t>
          </w:r>
          <w:proofErr w:type="spellEnd"/>
          <w:r w:rsidRPr="006D450C">
            <w:rPr>
              <w:rFonts w:eastAsia="Times New Roman"/>
              <w:lang w:val="nl-NL"/>
            </w:rPr>
            <w:t xml:space="preserve">, H. L. (2010). </w:t>
          </w:r>
          <w:r>
            <w:rPr>
              <w:rFonts w:eastAsia="Times New Roman"/>
            </w:rPr>
            <w:t xml:space="preserve">Development of a method to measure consumer emotions associated with foods. </w:t>
          </w:r>
          <w:r>
            <w:rPr>
              <w:rFonts w:eastAsia="Times New Roman"/>
              <w:i/>
              <w:iCs/>
            </w:rPr>
            <w:t>Food Quality and Preference</w:t>
          </w:r>
          <w:r>
            <w:rPr>
              <w:rFonts w:eastAsia="Times New Roman"/>
            </w:rPr>
            <w:t xml:space="preserve">, </w:t>
          </w:r>
          <w:r>
            <w:rPr>
              <w:rFonts w:eastAsia="Times New Roman"/>
              <w:i/>
              <w:iCs/>
            </w:rPr>
            <w:t>21</w:t>
          </w:r>
          <w:r>
            <w:rPr>
              <w:rFonts w:eastAsia="Times New Roman"/>
            </w:rPr>
            <w:t>(2), 168–177. https://doi.org/10.1016/j.foodqual.2009.02.005</w:t>
          </w:r>
        </w:p>
        <w:p w14:paraId="66809313" w14:textId="77777777" w:rsidR="00CD60C3" w:rsidRDefault="00CD60C3">
          <w:pPr>
            <w:autoSpaceDE w:val="0"/>
            <w:autoSpaceDN w:val="0"/>
            <w:ind w:hanging="480"/>
            <w:divId w:val="179199072"/>
            <w:rPr>
              <w:rFonts w:eastAsia="Times New Roman"/>
            </w:rPr>
          </w:pPr>
          <w:proofErr w:type="spellStart"/>
          <w:r>
            <w:rPr>
              <w:rFonts w:eastAsia="Times New Roman"/>
            </w:rPr>
            <w:t>Krumpal</w:t>
          </w:r>
          <w:proofErr w:type="spellEnd"/>
          <w:r>
            <w:rPr>
              <w:rFonts w:eastAsia="Times New Roman"/>
            </w:rPr>
            <w:t xml:space="preserve">, I. (2013). Determinants of social desirability bias in sensitive surveys: A literature review. In </w:t>
          </w:r>
          <w:r>
            <w:rPr>
              <w:rFonts w:eastAsia="Times New Roman"/>
              <w:i/>
              <w:iCs/>
            </w:rPr>
            <w:t>Quality and Quantity</w:t>
          </w:r>
          <w:r>
            <w:rPr>
              <w:rFonts w:eastAsia="Times New Roman"/>
            </w:rPr>
            <w:t xml:space="preserve"> (Vol. 47, Issue 4, pp. 2025–2047). Kluwer Academic Publishers. https://doi.org/10.1007/s11135-011-9640-9</w:t>
          </w:r>
        </w:p>
        <w:p w14:paraId="6D97311E" w14:textId="77777777" w:rsidR="00CD60C3" w:rsidRDefault="00CD60C3">
          <w:pPr>
            <w:autoSpaceDE w:val="0"/>
            <w:autoSpaceDN w:val="0"/>
            <w:ind w:hanging="480"/>
            <w:divId w:val="1880313502"/>
            <w:rPr>
              <w:rFonts w:eastAsia="Times New Roman"/>
            </w:rPr>
          </w:pPr>
          <w:proofErr w:type="spellStart"/>
          <w:r>
            <w:rPr>
              <w:rFonts w:eastAsia="Times New Roman"/>
            </w:rPr>
            <w:t>Lankoski</w:t>
          </w:r>
          <w:proofErr w:type="spellEnd"/>
          <w:r>
            <w:rPr>
              <w:rFonts w:eastAsia="Times New Roman"/>
            </w:rPr>
            <w:t xml:space="preserve">, P. (2015). </w:t>
          </w:r>
          <w:r>
            <w:rPr>
              <w:rFonts w:eastAsia="Times New Roman"/>
              <w:i/>
              <w:iCs/>
            </w:rPr>
            <w:t>Game research methods</w:t>
          </w:r>
          <w:r>
            <w:rPr>
              <w:rFonts w:eastAsia="Times New Roman"/>
            </w:rPr>
            <w:t>. https://doi.org/10.25969/mediarep/13581</w:t>
          </w:r>
        </w:p>
        <w:p w14:paraId="5C443758" w14:textId="77777777" w:rsidR="00CD60C3" w:rsidRDefault="00CD60C3">
          <w:pPr>
            <w:autoSpaceDE w:val="0"/>
            <w:autoSpaceDN w:val="0"/>
            <w:ind w:hanging="480"/>
            <w:divId w:val="14187989"/>
            <w:rPr>
              <w:rFonts w:eastAsia="Times New Roman"/>
            </w:rPr>
          </w:pPr>
          <w:r>
            <w:rPr>
              <w:rFonts w:eastAsia="Times New Roman"/>
            </w:rPr>
            <w:t xml:space="preserve">Likert, R. (1932). </w:t>
          </w:r>
          <w:r>
            <w:rPr>
              <w:rFonts w:eastAsia="Times New Roman"/>
              <w:i/>
              <w:iCs/>
            </w:rPr>
            <w:t>A Technique for the Measurement of Attitudes</w:t>
          </w:r>
          <w:r>
            <w:rPr>
              <w:rFonts w:eastAsia="Times New Roman"/>
            </w:rPr>
            <w:t>. https://legacy.voteview.com/pdf/Likert_1932.pdf</w:t>
          </w:r>
        </w:p>
        <w:p w14:paraId="400C1717" w14:textId="77777777" w:rsidR="00CD60C3" w:rsidRDefault="00CD60C3">
          <w:pPr>
            <w:autoSpaceDE w:val="0"/>
            <w:autoSpaceDN w:val="0"/>
            <w:ind w:hanging="480"/>
            <w:divId w:val="949362815"/>
            <w:rPr>
              <w:rFonts w:eastAsia="Times New Roman"/>
            </w:rPr>
          </w:pPr>
          <w:r>
            <w:rPr>
              <w:rFonts w:eastAsia="Times New Roman"/>
            </w:rPr>
            <w:t xml:space="preserve">McNett, G. (2016). Using Stories to Facilitate Learning. </w:t>
          </w:r>
          <w:r>
            <w:rPr>
              <w:rFonts w:eastAsia="Times New Roman"/>
              <w:i/>
              <w:iCs/>
            </w:rPr>
            <w:t>College Teaching</w:t>
          </w:r>
          <w:r>
            <w:rPr>
              <w:rFonts w:eastAsia="Times New Roman"/>
            </w:rPr>
            <w:t xml:space="preserve">, </w:t>
          </w:r>
          <w:r>
            <w:rPr>
              <w:rFonts w:eastAsia="Times New Roman"/>
              <w:i/>
              <w:iCs/>
            </w:rPr>
            <w:t>64</w:t>
          </w:r>
          <w:r>
            <w:rPr>
              <w:rFonts w:eastAsia="Times New Roman"/>
            </w:rPr>
            <w:t>(4), 184–193. https://doi.org/10.1080/87567555.2016.1189389</w:t>
          </w:r>
        </w:p>
        <w:p w14:paraId="2ADEAB51" w14:textId="77777777" w:rsidR="00CD60C3" w:rsidRDefault="00CD60C3">
          <w:pPr>
            <w:autoSpaceDE w:val="0"/>
            <w:autoSpaceDN w:val="0"/>
            <w:ind w:hanging="480"/>
            <w:divId w:val="1932860122"/>
            <w:rPr>
              <w:rFonts w:eastAsia="Times New Roman"/>
            </w:rPr>
          </w:pPr>
          <w:r>
            <w:rPr>
              <w:rFonts w:eastAsia="Times New Roman"/>
            </w:rPr>
            <w:t xml:space="preserve">Merriam-webster. (2025). </w:t>
          </w:r>
          <w:r>
            <w:rPr>
              <w:rFonts w:eastAsia="Times New Roman"/>
              <w:i/>
              <w:iCs/>
            </w:rPr>
            <w:t>Pedagogy</w:t>
          </w:r>
          <w:r>
            <w:rPr>
              <w:rFonts w:eastAsia="Times New Roman"/>
            </w:rPr>
            <w:t>. Https://Www.Merriam-Webster.Com/Dictionary/Pedagogy. https://www.merriam-webster.com/dictionary/pedagogy</w:t>
          </w:r>
        </w:p>
        <w:p w14:paraId="3B5F13B9" w14:textId="77777777" w:rsidR="00CD60C3" w:rsidRDefault="00CD60C3">
          <w:pPr>
            <w:autoSpaceDE w:val="0"/>
            <w:autoSpaceDN w:val="0"/>
            <w:ind w:hanging="480"/>
            <w:divId w:val="2022732720"/>
            <w:rPr>
              <w:rFonts w:eastAsia="Times New Roman"/>
            </w:rPr>
          </w:pPr>
          <w:r>
            <w:rPr>
              <w:rFonts w:eastAsia="Times New Roman"/>
            </w:rPr>
            <w:t xml:space="preserve">Moyer-Gusé, E. (2008). Toward a theory of entertainment persuasion: Explaining the persuasive effects of entertainment-education messages. </w:t>
          </w:r>
          <w:r>
            <w:rPr>
              <w:rFonts w:eastAsia="Times New Roman"/>
              <w:i/>
              <w:iCs/>
            </w:rPr>
            <w:t>Communication Theory</w:t>
          </w:r>
          <w:r>
            <w:rPr>
              <w:rFonts w:eastAsia="Times New Roman"/>
            </w:rPr>
            <w:t xml:space="preserve">, </w:t>
          </w:r>
          <w:r>
            <w:rPr>
              <w:rFonts w:eastAsia="Times New Roman"/>
              <w:i/>
              <w:iCs/>
            </w:rPr>
            <w:t>18</w:t>
          </w:r>
          <w:r>
            <w:rPr>
              <w:rFonts w:eastAsia="Times New Roman"/>
            </w:rPr>
            <w:t>(3), 407–425. https://doi.org/10.1111/j.1468-2885.2008.00328.x</w:t>
          </w:r>
        </w:p>
        <w:p w14:paraId="49847D1E" w14:textId="77777777" w:rsidR="00CD60C3" w:rsidRDefault="00CD60C3">
          <w:pPr>
            <w:autoSpaceDE w:val="0"/>
            <w:autoSpaceDN w:val="0"/>
            <w:ind w:hanging="480"/>
            <w:divId w:val="1670131607"/>
            <w:rPr>
              <w:rFonts w:eastAsia="Times New Roman"/>
            </w:rPr>
          </w:pPr>
          <w:r>
            <w:rPr>
              <w:rFonts w:eastAsia="Times New Roman"/>
            </w:rPr>
            <w:t xml:space="preserve">Neisser, U., Gwyneth, B., Bouchard, T. J. J., Boykin, A. W., Brody, N., Ceci, S. J., Halpern, D. F., Loehlin, J. C., Perloff, R., Sternberg, R. J., &amp; Urbina, S. (1996). Intelligence: Knowns and Unknowns. </w:t>
          </w:r>
          <w:r>
            <w:rPr>
              <w:rFonts w:eastAsia="Times New Roman"/>
              <w:i/>
              <w:iCs/>
            </w:rPr>
            <w:t>American Psychologist</w:t>
          </w:r>
          <w:r>
            <w:rPr>
              <w:rFonts w:eastAsia="Times New Roman"/>
            </w:rPr>
            <w:t xml:space="preserve">, </w:t>
          </w:r>
          <w:r>
            <w:rPr>
              <w:rFonts w:eastAsia="Times New Roman"/>
              <w:i/>
              <w:iCs/>
            </w:rPr>
            <w:t>51</w:t>
          </w:r>
          <w:r>
            <w:rPr>
              <w:rFonts w:eastAsia="Times New Roman"/>
            </w:rPr>
            <w:t>(2), 77–101. https://doi.org/10.1037/0003-066x.51.2.77</w:t>
          </w:r>
        </w:p>
        <w:p w14:paraId="7AC0CABA" w14:textId="77777777" w:rsidR="00CD60C3" w:rsidRDefault="00CD60C3">
          <w:pPr>
            <w:autoSpaceDE w:val="0"/>
            <w:autoSpaceDN w:val="0"/>
            <w:ind w:hanging="480"/>
            <w:divId w:val="1769082313"/>
            <w:rPr>
              <w:rFonts w:eastAsia="Times New Roman"/>
            </w:rPr>
          </w:pPr>
          <w:proofErr w:type="spellStart"/>
          <w:r>
            <w:rPr>
              <w:rFonts w:eastAsia="Times New Roman"/>
            </w:rPr>
            <w:t>Nestrud</w:t>
          </w:r>
          <w:proofErr w:type="spellEnd"/>
          <w:r>
            <w:rPr>
              <w:rFonts w:eastAsia="Times New Roman"/>
            </w:rPr>
            <w:t xml:space="preserve">, M. A., Meiselman, H. L., King, S. C., Lesher, L. L., &amp; Cardello, A. V. (2016). Development of EsSense25, a shorter version of the </w:t>
          </w:r>
          <w:proofErr w:type="spellStart"/>
          <w:r>
            <w:rPr>
              <w:rFonts w:eastAsia="Times New Roman"/>
            </w:rPr>
            <w:t>EsSense</w:t>
          </w:r>
          <w:proofErr w:type="spellEnd"/>
          <w:r>
            <w:rPr>
              <w:rFonts w:eastAsia="Times New Roman"/>
            </w:rPr>
            <w:t xml:space="preserve"> Profile®. </w:t>
          </w:r>
          <w:r>
            <w:rPr>
              <w:rFonts w:eastAsia="Times New Roman"/>
              <w:i/>
              <w:iCs/>
            </w:rPr>
            <w:t>Food Quality and Preference</w:t>
          </w:r>
          <w:r>
            <w:rPr>
              <w:rFonts w:eastAsia="Times New Roman"/>
            </w:rPr>
            <w:t xml:space="preserve">, </w:t>
          </w:r>
          <w:r>
            <w:rPr>
              <w:rFonts w:eastAsia="Times New Roman"/>
              <w:i/>
              <w:iCs/>
            </w:rPr>
            <w:t>48</w:t>
          </w:r>
          <w:r>
            <w:rPr>
              <w:rFonts w:eastAsia="Times New Roman"/>
            </w:rPr>
            <w:t>, 107–117. https://doi.org/10.1016/j.foodqual.2015.08.005</w:t>
          </w:r>
        </w:p>
        <w:p w14:paraId="512E31D0" w14:textId="77777777" w:rsidR="00CD60C3" w:rsidRDefault="00CD60C3">
          <w:pPr>
            <w:autoSpaceDE w:val="0"/>
            <w:autoSpaceDN w:val="0"/>
            <w:ind w:hanging="480"/>
            <w:divId w:val="682703692"/>
            <w:rPr>
              <w:rFonts w:eastAsia="Times New Roman"/>
            </w:rPr>
          </w:pPr>
          <w:r>
            <w:rPr>
              <w:rFonts w:eastAsia="Times New Roman"/>
            </w:rPr>
            <w:lastRenderedPageBreak/>
            <w:t xml:space="preserve">Oxford Learner’s Dictionaries. (2024). </w:t>
          </w:r>
          <w:r>
            <w:rPr>
              <w:rFonts w:eastAsia="Times New Roman"/>
              <w:i/>
              <w:iCs/>
            </w:rPr>
            <w:t>Storytelling</w:t>
          </w:r>
          <w:r>
            <w:rPr>
              <w:rFonts w:eastAsia="Times New Roman"/>
            </w:rPr>
            <w:t>. https://www.oxfordlearnersdictionaries.com/definition/english/storytelling</w:t>
          </w:r>
        </w:p>
        <w:p w14:paraId="7439D64C" w14:textId="77777777" w:rsidR="00CD60C3" w:rsidRDefault="00CD60C3">
          <w:pPr>
            <w:autoSpaceDE w:val="0"/>
            <w:autoSpaceDN w:val="0"/>
            <w:ind w:hanging="480"/>
            <w:divId w:val="512843428"/>
            <w:rPr>
              <w:rFonts w:eastAsia="Times New Roman"/>
            </w:rPr>
          </w:pPr>
          <w:r>
            <w:rPr>
              <w:rFonts w:eastAsia="Times New Roman"/>
            </w:rPr>
            <w:t xml:space="preserve">Postman, N. (2011). </w:t>
          </w:r>
          <w:r>
            <w:rPr>
              <w:rFonts w:eastAsia="Times New Roman"/>
              <w:i/>
              <w:iCs/>
            </w:rPr>
            <w:t>Amusing Ourselves to Death</w:t>
          </w:r>
          <w:r>
            <w:rPr>
              <w:rFonts w:eastAsia="Times New Roman"/>
            </w:rPr>
            <w:t>. Penguin USA.</w:t>
          </w:r>
        </w:p>
        <w:p w14:paraId="69DF045D" w14:textId="77777777" w:rsidR="00CD60C3" w:rsidRDefault="00CD60C3">
          <w:pPr>
            <w:autoSpaceDE w:val="0"/>
            <w:autoSpaceDN w:val="0"/>
            <w:ind w:hanging="480"/>
            <w:divId w:val="1644384769"/>
            <w:rPr>
              <w:rFonts w:eastAsia="Times New Roman"/>
            </w:rPr>
          </w:pPr>
          <w:r>
            <w:rPr>
              <w:rFonts w:eastAsia="Times New Roman"/>
            </w:rPr>
            <w:t xml:space="preserve">Prentice, D. A., </w:t>
          </w:r>
          <w:proofErr w:type="spellStart"/>
          <w:r>
            <w:rPr>
              <w:rFonts w:eastAsia="Times New Roman"/>
            </w:rPr>
            <w:t>Gerrig</w:t>
          </w:r>
          <w:proofErr w:type="spellEnd"/>
          <w:r>
            <w:rPr>
              <w:rFonts w:eastAsia="Times New Roman"/>
            </w:rPr>
            <w:t xml:space="preserve">, R. J., &amp; Ballis, D. S. (1997). What readers bring to the processing of fictional texts. In </w:t>
          </w:r>
          <w:r>
            <w:rPr>
              <w:rFonts w:eastAsia="Times New Roman"/>
              <w:i/>
              <w:iCs/>
            </w:rPr>
            <w:t>Psychonomic Bulletin &amp; Review</w:t>
          </w:r>
          <w:r>
            <w:rPr>
              <w:rFonts w:eastAsia="Times New Roman"/>
            </w:rPr>
            <w:t xml:space="preserve"> (Vol. 4, Issue 3).</w:t>
          </w:r>
        </w:p>
        <w:p w14:paraId="2BB74D36" w14:textId="77777777" w:rsidR="00CD60C3" w:rsidRDefault="00CD60C3">
          <w:pPr>
            <w:autoSpaceDE w:val="0"/>
            <w:autoSpaceDN w:val="0"/>
            <w:ind w:hanging="480"/>
            <w:divId w:val="986084154"/>
            <w:rPr>
              <w:rFonts w:eastAsia="Times New Roman"/>
            </w:rPr>
          </w:pPr>
          <w:r>
            <w:rPr>
              <w:rFonts w:eastAsia="Times New Roman"/>
            </w:rPr>
            <w:t xml:space="preserve">Quintero Johnson, J. M., Harrison, K., &amp; Quick, B. L. (2012). Understanding the effectiveness of the entertainment-education strategy: An investigation of how audience involvement, message processing, and message design influence health information recall. </w:t>
          </w:r>
          <w:r>
            <w:rPr>
              <w:rFonts w:eastAsia="Times New Roman"/>
              <w:i/>
              <w:iCs/>
            </w:rPr>
            <w:t>Journal of Health Communication</w:t>
          </w:r>
          <w:r>
            <w:rPr>
              <w:rFonts w:eastAsia="Times New Roman"/>
            </w:rPr>
            <w:t xml:space="preserve">, </w:t>
          </w:r>
          <w:r>
            <w:rPr>
              <w:rFonts w:eastAsia="Times New Roman"/>
              <w:i/>
              <w:iCs/>
            </w:rPr>
            <w:t>18</w:t>
          </w:r>
          <w:r>
            <w:rPr>
              <w:rFonts w:eastAsia="Times New Roman"/>
            </w:rPr>
            <w:t>(2), 160–178. https://doi.org/10.1080/10810730.2012.688244</w:t>
          </w:r>
        </w:p>
        <w:p w14:paraId="3219D9E6" w14:textId="77777777" w:rsidR="00CD60C3" w:rsidRDefault="00CD60C3">
          <w:pPr>
            <w:autoSpaceDE w:val="0"/>
            <w:autoSpaceDN w:val="0"/>
            <w:ind w:hanging="480"/>
            <w:divId w:val="1920213559"/>
            <w:rPr>
              <w:rFonts w:eastAsia="Times New Roman"/>
            </w:rPr>
          </w:pPr>
          <w:r>
            <w:rPr>
              <w:rFonts w:eastAsia="Times New Roman"/>
            </w:rPr>
            <w:t xml:space="preserve">Seo, Y., Li, X., Choi, Y. K., &amp; Yoon, S. (2018). Narrative Transportation and Paratextual Features of Social Media in Viral Advertising. </w:t>
          </w:r>
          <w:r>
            <w:rPr>
              <w:rFonts w:eastAsia="Times New Roman"/>
              <w:i/>
              <w:iCs/>
            </w:rPr>
            <w:t>Journal of Advertising</w:t>
          </w:r>
          <w:r>
            <w:rPr>
              <w:rFonts w:eastAsia="Times New Roman"/>
            </w:rPr>
            <w:t xml:space="preserve">, </w:t>
          </w:r>
          <w:r>
            <w:rPr>
              <w:rFonts w:eastAsia="Times New Roman"/>
              <w:i/>
              <w:iCs/>
            </w:rPr>
            <w:t>47</w:t>
          </w:r>
          <w:r>
            <w:rPr>
              <w:rFonts w:eastAsia="Times New Roman"/>
            </w:rPr>
            <w:t>(1), 83–95. https://doi.org/10.1080/00913367.2017.1405752</w:t>
          </w:r>
        </w:p>
        <w:p w14:paraId="24C918C2" w14:textId="77777777" w:rsidR="00CD60C3" w:rsidRDefault="00CD60C3">
          <w:pPr>
            <w:autoSpaceDE w:val="0"/>
            <w:autoSpaceDN w:val="0"/>
            <w:ind w:hanging="480"/>
            <w:divId w:val="197400389"/>
            <w:rPr>
              <w:rFonts w:eastAsia="Times New Roman"/>
            </w:rPr>
          </w:pPr>
          <w:r>
            <w:rPr>
              <w:rFonts w:eastAsia="Times New Roman"/>
            </w:rPr>
            <w:t xml:space="preserve">Singhal, A., &amp; Rogers, E. M. (2002). A Theoretical Agenda for Entertainment-Education. </w:t>
          </w:r>
          <w:r>
            <w:rPr>
              <w:rFonts w:eastAsia="Times New Roman"/>
              <w:i/>
              <w:iCs/>
            </w:rPr>
            <w:t>Communication Theory</w:t>
          </w:r>
          <w:r>
            <w:rPr>
              <w:rFonts w:eastAsia="Times New Roman"/>
            </w:rPr>
            <w:t xml:space="preserve">, </w:t>
          </w:r>
          <w:r>
            <w:rPr>
              <w:rFonts w:eastAsia="Times New Roman"/>
              <w:i/>
              <w:iCs/>
            </w:rPr>
            <w:t>12</w:t>
          </w:r>
          <w:r>
            <w:rPr>
              <w:rFonts w:eastAsia="Times New Roman"/>
            </w:rPr>
            <w:t>(2), 117–135.</w:t>
          </w:r>
        </w:p>
        <w:p w14:paraId="51C799E6" w14:textId="77777777" w:rsidR="00CD60C3" w:rsidRDefault="00CD60C3">
          <w:pPr>
            <w:autoSpaceDE w:val="0"/>
            <w:autoSpaceDN w:val="0"/>
            <w:ind w:hanging="480"/>
            <w:divId w:val="1119911388"/>
            <w:rPr>
              <w:rFonts w:eastAsia="Times New Roman"/>
            </w:rPr>
          </w:pPr>
          <w:r>
            <w:rPr>
              <w:rFonts w:eastAsia="Times New Roman"/>
            </w:rPr>
            <w:t xml:space="preserve">Singhal, A., &amp; Rogers, E. M. (2012). Entertainment-education: A communication strategy for social change. In </w:t>
          </w:r>
          <w:r>
            <w:rPr>
              <w:rFonts w:eastAsia="Times New Roman"/>
              <w:i/>
              <w:iCs/>
            </w:rPr>
            <w:t>Entertainment-Education: A Communication Strategy for Social Change</w:t>
          </w:r>
          <w:r>
            <w:rPr>
              <w:rFonts w:eastAsia="Times New Roman"/>
            </w:rPr>
            <w:t>. Taylor and Francis. https://doi.org/10.4324/9781410607119</w:t>
          </w:r>
        </w:p>
        <w:p w14:paraId="7167FB12" w14:textId="77777777" w:rsidR="00CD60C3" w:rsidRDefault="00CD60C3">
          <w:pPr>
            <w:autoSpaceDE w:val="0"/>
            <w:autoSpaceDN w:val="0"/>
            <w:ind w:hanging="480"/>
            <w:divId w:val="1144393076"/>
            <w:rPr>
              <w:rFonts w:eastAsia="Times New Roman"/>
            </w:rPr>
          </w:pPr>
          <w:r>
            <w:rPr>
              <w:rFonts w:eastAsia="Times New Roman"/>
            </w:rPr>
            <w:t xml:space="preserve">Slater, D. (1990). Processing social information in messages: Social group familiarity, fiction versus nonfiction, and subsequent beliefs. </w:t>
          </w:r>
          <w:r>
            <w:rPr>
              <w:rFonts w:eastAsia="Times New Roman"/>
              <w:i/>
              <w:iCs/>
            </w:rPr>
            <w:t>Communication Research</w:t>
          </w:r>
          <w:r>
            <w:rPr>
              <w:rFonts w:eastAsia="Times New Roman"/>
            </w:rPr>
            <w:t xml:space="preserve">, </w:t>
          </w:r>
          <w:r>
            <w:rPr>
              <w:rFonts w:eastAsia="Times New Roman"/>
              <w:i/>
              <w:iCs/>
            </w:rPr>
            <w:t>17</w:t>
          </w:r>
          <w:r>
            <w:rPr>
              <w:rFonts w:eastAsia="Times New Roman"/>
            </w:rPr>
            <w:t>, 327–343.</w:t>
          </w:r>
        </w:p>
        <w:p w14:paraId="3D17DEAB" w14:textId="77777777" w:rsidR="00CD60C3" w:rsidRDefault="00CD60C3">
          <w:pPr>
            <w:autoSpaceDE w:val="0"/>
            <w:autoSpaceDN w:val="0"/>
            <w:ind w:hanging="480"/>
            <w:divId w:val="296421408"/>
            <w:rPr>
              <w:rFonts w:eastAsia="Times New Roman"/>
            </w:rPr>
          </w:pPr>
          <w:r>
            <w:rPr>
              <w:rFonts w:eastAsia="Times New Roman"/>
            </w:rPr>
            <w:t xml:space="preserve">Slater, M. D., &amp; Rouner, D. (2002). Entertainment-Education and Elaboration Likelihood: Understanding the Processing of Narrative Persuasion. </w:t>
          </w:r>
          <w:r>
            <w:rPr>
              <w:rFonts w:eastAsia="Times New Roman"/>
              <w:i/>
              <w:iCs/>
            </w:rPr>
            <w:t>Communication Theory</w:t>
          </w:r>
          <w:r>
            <w:rPr>
              <w:rFonts w:eastAsia="Times New Roman"/>
            </w:rPr>
            <w:t xml:space="preserve">, </w:t>
          </w:r>
          <w:r>
            <w:rPr>
              <w:rFonts w:eastAsia="Times New Roman"/>
              <w:i/>
              <w:iCs/>
            </w:rPr>
            <w:t>12</w:t>
          </w:r>
          <w:r>
            <w:rPr>
              <w:rFonts w:eastAsia="Times New Roman"/>
            </w:rPr>
            <w:t>(2), 173–191. https://doi.org/10.1111/j.1468-2885.2002.tb00265.x</w:t>
          </w:r>
        </w:p>
        <w:p w14:paraId="57C62D25" w14:textId="77777777" w:rsidR="00CD60C3" w:rsidRDefault="00CD60C3">
          <w:pPr>
            <w:autoSpaceDE w:val="0"/>
            <w:autoSpaceDN w:val="0"/>
            <w:ind w:hanging="480"/>
            <w:divId w:val="1290434176"/>
            <w:rPr>
              <w:rFonts w:eastAsia="Times New Roman"/>
            </w:rPr>
          </w:pPr>
          <w:r>
            <w:rPr>
              <w:rFonts w:eastAsia="Times New Roman"/>
            </w:rPr>
            <w:t xml:space="preserve">Sood, S. (2002). Audience involvement and entertainment-education. </w:t>
          </w:r>
          <w:r>
            <w:rPr>
              <w:rFonts w:eastAsia="Times New Roman"/>
              <w:i/>
              <w:iCs/>
            </w:rPr>
            <w:t>Communication Theory</w:t>
          </w:r>
          <w:r>
            <w:rPr>
              <w:rFonts w:eastAsia="Times New Roman"/>
            </w:rPr>
            <w:t xml:space="preserve">, </w:t>
          </w:r>
          <w:r>
            <w:rPr>
              <w:rFonts w:eastAsia="Times New Roman"/>
              <w:i/>
              <w:iCs/>
            </w:rPr>
            <w:t>12</w:t>
          </w:r>
          <w:r>
            <w:rPr>
              <w:rFonts w:eastAsia="Times New Roman"/>
            </w:rPr>
            <w:t>(2), 153–172. https://doi.org/10.1111/j.1468-2885.2002.tb00264.x</w:t>
          </w:r>
        </w:p>
        <w:p w14:paraId="68BEDB47" w14:textId="77777777" w:rsidR="00CD60C3" w:rsidRDefault="00CD60C3">
          <w:pPr>
            <w:autoSpaceDE w:val="0"/>
            <w:autoSpaceDN w:val="0"/>
            <w:ind w:hanging="480"/>
            <w:divId w:val="67390670"/>
            <w:rPr>
              <w:rFonts w:eastAsia="Times New Roman"/>
            </w:rPr>
          </w:pPr>
          <w:r>
            <w:rPr>
              <w:rFonts w:eastAsia="Times New Roman"/>
            </w:rPr>
            <w:t xml:space="preserve">Strange, J. J., &amp; Leung, C. C. (1999). How Anecdotal Accounts in News and in Fiction Can Influence Judgments of a Social Problem’s Urgency, Causes, and Cures. </w:t>
          </w:r>
          <w:r>
            <w:rPr>
              <w:rFonts w:eastAsia="Times New Roman"/>
              <w:i/>
              <w:iCs/>
            </w:rPr>
            <w:t>Personality and Social Psychology Bulletin</w:t>
          </w:r>
          <w:r>
            <w:rPr>
              <w:rFonts w:eastAsia="Times New Roman"/>
            </w:rPr>
            <w:t xml:space="preserve">, </w:t>
          </w:r>
          <w:r>
            <w:rPr>
              <w:rFonts w:eastAsia="Times New Roman"/>
              <w:i/>
              <w:iCs/>
            </w:rPr>
            <w:t>25</w:t>
          </w:r>
          <w:r>
            <w:rPr>
              <w:rFonts w:eastAsia="Times New Roman"/>
            </w:rPr>
            <w:t>, 436–449.</w:t>
          </w:r>
        </w:p>
        <w:p w14:paraId="7CEF0FC7" w14:textId="77777777" w:rsidR="00CD60C3" w:rsidRDefault="00CD60C3">
          <w:pPr>
            <w:autoSpaceDE w:val="0"/>
            <w:autoSpaceDN w:val="0"/>
            <w:ind w:hanging="480"/>
            <w:divId w:val="2008482225"/>
            <w:rPr>
              <w:rFonts w:eastAsia="Times New Roman"/>
            </w:rPr>
          </w:pPr>
          <w:r>
            <w:rPr>
              <w:rFonts w:eastAsia="Times New Roman"/>
            </w:rPr>
            <w:t xml:space="preserve">Suzuki, K. (2018). </w:t>
          </w:r>
          <w:r>
            <w:rPr>
              <w:rFonts w:ascii="MS Mincho" w:eastAsia="MS Mincho" w:hAnsi="MS Mincho" w:cs="MS Mincho" w:hint="eastAsia"/>
              <w:i/>
              <w:iCs/>
            </w:rPr>
            <w:t>はたらく細胞</w:t>
          </w:r>
          <w:r>
            <w:rPr>
              <w:rFonts w:eastAsia="Times New Roman"/>
              <w:i/>
              <w:iCs/>
            </w:rPr>
            <w:t>[Cells at Work!]</w:t>
          </w:r>
          <w:r>
            <w:rPr>
              <w:rFonts w:eastAsia="Times New Roman"/>
            </w:rPr>
            <w:t xml:space="preserve"> [Broadcast].</w:t>
          </w:r>
        </w:p>
        <w:p w14:paraId="7A3D2F17" w14:textId="77777777" w:rsidR="00CD60C3" w:rsidRDefault="00CD60C3">
          <w:pPr>
            <w:autoSpaceDE w:val="0"/>
            <w:autoSpaceDN w:val="0"/>
            <w:ind w:hanging="480"/>
            <w:divId w:val="1223754127"/>
            <w:rPr>
              <w:rFonts w:eastAsia="Times New Roman"/>
            </w:rPr>
          </w:pPr>
          <w:r>
            <w:rPr>
              <w:rFonts w:eastAsia="Times New Roman"/>
            </w:rPr>
            <w:t xml:space="preserve">The Oxford Pocket Dictionary of Current English. (2025, May 7). </w:t>
          </w:r>
          <w:r>
            <w:rPr>
              <w:rFonts w:eastAsia="Times New Roman"/>
              <w:i/>
              <w:iCs/>
            </w:rPr>
            <w:t>Case study</w:t>
          </w:r>
          <w:r>
            <w:rPr>
              <w:rFonts w:eastAsia="Times New Roman"/>
            </w:rPr>
            <w:t>. Encyclopedia.Com. https://www.encyclopedia.com/humanities/dictionaries-thesauruses-pictures-and-press-releases/case-study</w:t>
          </w:r>
        </w:p>
        <w:p w14:paraId="1844717B" w14:textId="77777777" w:rsidR="00CD60C3" w:rsidRPr="006D450C" w:rsidRDefault="00CD60C3">
          <w:pPr>
            <w:autoSpaceDE w:val="0"/>
            <w:autoSpaceDN w:val="0"/>
            <w:ind w:hanging="480"/>
            <w:divId w:val="1111047394"/>
            <w:rPr>
              <w:rFonts w:eastAsia="Times New Roman"/>
              <w:lang w:val="nl-NL"/>
            </w:rPr>
          </w:pPr>
          <w:proofErr w:type="gramStart"/>
          <w:r w:rsidRPr="006D450C">
            <w:rPr>
              <w:rFonts w:eastAsia="Times New Roman"/>
              <w:lang w:val="nl-NL"/>
            </w:rPr>
            <w:t>van</w:t>
          </w:r>
          <w:proofErr w:type="gramEnd"/>
          <w:r w:rsidRPr="006D450C">
            <w:rPr>
              <w:rFonts w:eastAsia="Times New Roman"/>
              <w:lang w:val="nl-NL"/>
            </w:rPr>
            <w:t xml:space="preserve"> den Berg, L. (2024). </w:t>
          </w:r>
          <w:r w:rsidRPr="006D450C">
            <w:rPr>
              <w:rFonts w:eastAsia="Times New Roman"/>
              <w:i/>
              <w:iCs/>
              <w:lang w:val="nl-NL"/>
            </w:rPr>
            <w:t xml:space="preserve">Transcript Interview Aaron </w:t>
          </w:r>
          <w:proofErr w:type="spellStart"/>
          <w:r w:rsidRPr="006D450C">
            <w:rPr>
              <w:rFonts w:eastAsia="Times New Roman"/>
              <w:i/>
              <w:iCs/>
              <w:lang w:val="nl-NL"/>
            </w:rPr>
            <w:t>Ehasz</w:t>
          </w:r>
          <w:proofErr w:type="spellEnd"/>
          <w:r w:rsidRPr="006D450C">
            <w:rPr>
              <w:rFonts w:eastAsia="Times New Roman"/>
              <w:lang w:val="nl-NL"/>
            </w:rPr>
            <w:t>.</w:t>
          </w:r>
        </w:p>
        <w:p w14:paraId="14C2335C" w14:textId="77777777" w:rsidR="00CD60C3" w:rsidRDefault="00CD60C3">
          <w:pPr>
            <w:autoSpaceDE w:val="0"/>
            <w:autoSpaceDN w:val="0"/>
            <w:ind w:hanging="480"/>
            <w:divId w:val="368921997"/>
            <w:rPr>
              <w:rFonts w:eastAsia="Times New Roman"/>
            </w:rPr>
          </w:pPr>
          <w:r w:rsidRPr="006D450C">
            <w:rPr>
              <w:rFonts w:eastAsia="Times New Roman"/>
              <w:lang w:val="nl-NL"/>
            </w:rPr>
            <w:t xml:space="preserve">Van </w:t>
          </w:r>
          <w:proofErr w:type="spellStart"/>
          <w:r w:rsidRPr="006D450C">
            <w:rPr>
              <w:rFonts w:eastAsia="Times New Roman"/>
              <w:lang w:val="nl-NL"/>
            </w:rPr>
            <w:t>Laer</w:t>
          </w:r>
          <w:proofErr w:type="spellEnd"/>
          <w:r w:rsidRPr="006D450C">
            <w:rPr>
              <w:rFonts w:eastAsia="Times New Roman"/>
              <w:lang w:val="nl-NL"/>
            </w:rPr>
            <w:t xml:space="preserve">, T., De Ruyter, K., Visconti, L. M., &amp; Wetzels, M. (2014). </w:t>
          </w:r>
          <w:r>
            <w:rPr>
              <w:rFonts w:eastAsia="Times New Roman"/>
            </w:rPr>
            <w:t xml:space="preserve">The extended transportation-imagery model: A meta-analysis of the antecedents and consequences of consumers’ narrative transportation. </w:t>
          </w:r>
          <w:r>
            <w:rPr>
              <w:rFonts w:eastAsia="Times New Roman"/>
              <w:i/>
              <w:iCs/>
            </w:rPr>
            <w:t>Journal of Consumer Research</w:t>
          </w:r>
          <w:r>
            <w:rPr>
              <w:rFonts w:eastAsia="Times New Roman"/>
            </w:rPr>
            <w:t xml:space="preserve">, </w:t>
          </w:r>
          <w:r>
            <w:rPr>
              <w:rFonts w:eastAsia="Times New Roman"/>
              <w:i/>
              <w:iCs/>
            </w:rPr>
            <w:t>40</w:t>
          </w:r>
          <w:r>
            <w:rPr>
              <w:rFonts w:eastAsia="Times New Roman"/>
            </w:rPr>
            <w:t>(5), 797–817. https://doi.org/10.1086/673383</w:t>
          </w:r>
        </w:p>
        <w:p w14:paraId="79390252" w14:textId="77777777" w:rsidR="00CD60C3" w:rsidRDefault="00CD60C3">
          <w:pPr>
            <w:autoSpaceDE w:val="0"/>
            <w:autoSpaceDN w:val="0"/>
            <w:ind w:hanging="480"/>
            <w:divId w:val="1440950127"/>
            <w:rPr>
              <w:rFonts w:eastAsia="Times New Roman"/>
            </w:rPr>
          </w:pPr>
          <w:r>
            <w:rPr>
              <w:rFonts w:eastAsia="Times New Roman"/>
            </w:rPr>
            <w:t xml:space="preserve">Wolf, M. J. (1999). </w:t>
          </w:r>
          <w:r>
            <w:rPr>
              <w:rFonts w:eastAsia="Times New Roman"/>
              <w:i/>
              <w:iCs/>
            </w:rPr>
            <w:t>The entertainment economy</w:t>
          </w:r>
          <w:r>
            <w:rPr>
              <w:rFonts w:eastAsia="Times New Roman"/>
            </w:rPr>
            <w:t>. Random House.</w:t>
          </w:r>
        </w:p>
        <w:p w14:paraId="1B1B02F2" w14:textId="77777777" w:rsidR="00CD60C3" w:rsidRDefault="00CD60C3">
          <w:pPr>
            <w:autoSpaceDE w:val="0"/>
            <w:autoSpaceDN w:val="0"/>
            <w:ind w:hanging="480"/>
            <w:divId w:val="627275566"/>
            <w:rPr>
              <w:rFonts w:eastAsia="Times New Roman"/>
            </w:rPr>
          </w:pPr>
          <w:proofErr w:type="spellStart"/>
          <w:r>
            <w:rPr>
              <w:rFonts w:eastAsia="Times New Roman"/>
            </w:rPr>
            <w:t>WordReference</w:t>
          </w:r>
          <w:proofErr w:type="spellEnd"/>
          <w:r>
            <w:rPr>
              <w:rFonts w:eastAsia="Times New Roman"/>
            </w:rPr>
            <w:t xml:space="preserve"> Random House Unabridged Dictionary of American English. (2025). </w:t>
          </w:r>
          <w:r>
            <w:rPr>
              <w:rFonts w:eastAsia="Times New Roman"/>
              <w:i/>
              <w:iCs/>
            </w:rPr>
            <w:t>Prose</w:t>
          </w:r>
          <w:r>
            <w:rPr>
              <w:rFonts w:eastAsia="Times New Roman"/>
            </w:rPr>
            <w:t>. Https://Www.Wordreference.Com/Definition/Prose#:~:Text=prose%20(Pr%C5%8Dz)%2C%20n.,Distinguished%20from%20poetry%20or%20verse. https://www.wordreference.com/definition/prose#:~:text=prose%20(pr%C5%8Dz)%2C%20n.,distinguished%20from%20poetry%20or%20verse.</w:t>
          </w:r>
        </w:p>
        <w:p w14:paraId="764CBAD4" w14:textId="77777777" w:rsidR="00CD60C3" w:rsidRDefault="00CD60C3">
          <w:pPr>
            <w:autoSpaceDE w:val="0"/>
            <w:autoSpaceDN w:val="0"/>
            <w:ind w:hanging="480"/>
            <w:divId w:val="497843974"/>
            <w:rPr>
              <w:rFonts w:eastAsia="Times New Roman"/>
            </w:rPr>
          </w:pPr>
          <w:r>
            <w:rPr>
              <w:rFonts w:eastAsia="Times New Roman"/>
            </w:rPr>
            <w:t xml:space="preserve">Zillmann, D., &amp; </w:t>
          </w:r>
          <w:proofErr w:type="spellStart"/>
          <w:r>
            <w:rPr>
              <w:rFonts w:eastAsia="Times New Roman"/>
            </w:rPr>
            <w:t>Vorderer</w:t>
          </w:r>
          <w:proofErr w:type="spellEnd"/>
          <w:r>
            <w:rPr>
              <w:rFonts w:eastAsia="Times New Roman"/>
            </w:rPr>
            <w:t xml:space="preserve">, P. (2000). </w:t>
          </w:r>
          <w:r>
            <w:rPr>
              <w:rFonts w:eastAsia="Times New Roman"/>
              <w:i/>
              <w:iCs/>
            </w:rPr>
            <w:t>Media entertainment: The psychology of its appeal</w:t>
          </w:r>
          <w:r>
            <w:rPr>
              <w:rFonts w:eastAsia="Times New Roman"/>
            </w:rPr>
            <w:t>.</w:t>
          </w:r>
        </w:p>
        <w:p w14:paraId="78A84AB4" w14:textId="77777777" w:rsidR="00CD60C3" w:rsidRDefault="00CD60C3">
          <w:pPr>
            <w:autoSpaceDE w:val="0"/>
            <w:autoSpaceDN w:val="0"/>
            <w:ind w:hanging="480"/>
            <w:divId w:val="611592976"/>
            <w:rPr>
              <w:rFonts w:eastAsia="Times New Roman"/>
            </w:rPr>
          </w:pPr>
          <w:r>
            <w:rPr>
              <w:rFonts w:eastAsia="Times New Roman"/>
            </w:rPr>
            <w:lastRenderedPageBreak/>
            <w:t xml:space="preserve">Zuckerman, M., Li, C., Lin, S., &amp; Hall, J. A. (2020). The Negative Intelligence–Religiosity Relation: New and Confirming Evidence. </w:t>
          </w:r>
          <w:r>
            <w:rPr>
              <w:rFonts w:eastAsia="Times New Roman"/>
              <w:i/>
              <w:iCs/>
            </w:rPr>
            <w:t>Personality and Social Psychology Bulletin</w:t>
          </w:r>
          <w:r>
            <w:rPr>
              <w:rFonts w:eastAsia="Times New Roman"/>
            </w:rPr>
            <w:t xml:space="preserve">, </w:t>
          </w:r>
          <w:r>
            <w:rPr>
              <w:rFonts w:eastAsia="Times New Roman"/>
              <w:i/>
              <w:iCs/>
            </w:rPr>
            <w:t>46</w:t>
          </w:r>
          <w:r>
            <w:rPr>
              <w:rFonts w:eastAsia="Times New Roman"/>
            </w:rPr>
            <w:t>(6), 856–868. https://doi.org/10.1177/0146167219879122</w:t>
          </w:r>
        </w:p>
        <w:p w14:paraId="0D8AE3DB" w14:textId="6B46C69C" w:rsidR="009956A7" w:rsidRPr="00BD3055" w:rsidRDefault="00CD60C3" w:rsidP="009956A7">
          <w:r>
            <w:rPr>
              <w:rFonts w:eastAsia="Times New Roman"/>
            </w:rPr>
            <w:t> </w:t>
          </w:r>
        </w:p>
      </w:sdtContent>
    </w:sdt>
    <w:p w14:paraId="7E806E9F" w14:textId="77777777" w:rsidR="0087444F" w:rsidRDefault="0087444F" w:rsidP="009956A7"/>
    <w:p w14:paraId="208B97B2" w14:textId="77777777" w:rsidR="0087444F" w:rsidRPr="00AC6AC8" w:rsidRDefault="0087444F" w:rsidP="00E256CD">
      <w:pPr>
        <w:ind w:left="0"/>
        <w:rPr>
          <w:lang w:val="nl-NL"/>
        </w:rPr>
      </w:pPr>
    </w:p>
    <w:p w14:paraId="5486255E" w14:textId="77777777" w:rsidR="0087444F" w:rsidRDefault="0087444F" w:rsidP="0087444F">
      <w:pPr>
        <w:spacing w:before="200" w:line="360" w:lineRule="auto"/>
      </w:pPr>
    </w:p>
    <w:p w14:paraId="00000096" w14:textId="2AD7FBC3" w:rsidR="00F670F2" w:rsidRDefault="004F3F82" w:rsidP="008A0A0E">
      <w:pPr>
        <w:ind w:left="0"/>
      </w:pPr>
      <w:r>
        <w:br w:type="page"/>
      </w:r>
    </w:p>
    <w:p w14:paraId="00000097" w14:textId="77777777" w:rsidR="00F670F2" w:rsidRDefault="00F670F2">
      <w:pPr>
        <w:spacing w:line="360" w:lineRule="auto"/>
        <w:jc w:val="center"/>
      </w:pPr>
    </w:p>
    <w:p w14:paraId="00000098" w14:textId="618D76AE" w:rsidR="00F670F2" w:rsidRDefault="43B23AD3">
      <w:pPr>
        <w:pStyle w:val="Heading1"/>
      </w:pPr>
      <w:bookmarkStart w:id="358" w:name="_mjbtf5of1cyj"/>
      <w:bookmarkStart w:id="359" w:name="_Toc197521818"/>
      <w:bookmarkEnd w:id="358"/>
      <w:r>
        <w:t>Appendix A</w:t>
      </w:r>
      <w:r w:rsidR="00793F38">
        <w:t>: Transcript Interview Aaron Ehasz</w:t>
      </w:r>
      <w:bookmarkEnd w:id="359"/>
    </w:p>
    <w:p w14:paraId="00000099" w14:textId="72020CE0" w:rsidR="00F670F2" w:rsidRDefault="00F670F2">
      <w:pPr>
        <w:spacing w:line="360" w:lineRule="auto"/>
      </w:pPr>
    </w:p>
    <w:p w14:paraId="7DAFF8FB" w14:textId="53CE4838" w:rsidR="000A6042" w:rsidRPr="000A6042" w:rsidRDefault="000A6042" w:rsidP="000A6042">
      <w:pPr>
        <w:spacing w:line="360" w:lineRule="auto"/>
      </w:pPr>
      <w:bookmarkStart w:id="360" w:name="_urx9ni29trwl"/>
      <w:bookmarkEnd w:id="360"/>
      <w:r>
        <w:rPr>
          <w:lang w:val="en-US"/>
        </w:rPr>
        <w:t>I</w:t>
      </w:r>
      <w:r w:rsidRPr="000A6042">
        <w:rPr>
          <w:lang w:val="en-US"/>
        </w:rPr>
        <w:t>nterview Aaron Ehasz</w:t>
      </w:r>
      <w:r w:rsidRPr="000A6042">
        <w:t> </w:t>
      </w:r>
    </w:p>
    <w:p w14:paraId="62EFC0FF" w14:textId="77777777" w:rsidR="000A6042" w:rsidRPr="000A6042" w:rsidRDefault="000A6042" w:rsidP="000A6042">
      <w:pPr>
        <w:spacing w:line="360" w:lineRule="auto"/>
      </w:pPr>
      <w:r w:rsidRPr="000A6042">
        <w:rPr>
          <w:lang w:val="en-US"/>
        </w:rPr>
        <w:t>Date: 15 October 2024 9.00 AM PST</w:t>
      </w:r>
      <w:r w:rsidRPr="000A6042">
        <w:t> </w:t>
      </w:r>
    </w:p>
    <w:p w14:paraId="22CBF4BE" w14:textId="77777777" w:rsidR="000A6042" w:rsidRPr="000A6042" w:rsidRDefault="000A6042" w:rsidP="000A6042">
      <w:pPr>
        <w:spacing w:line="360" w:lineRule="auto"/>
      </w:pPr>
      <w:r w:rsidRPr="000A6042">
        <w:rPr>
          <w:lang w:val="en-US"/>
        </w:rPr>
        <w:t>Duration: 1 Hour</w:t>
      </w:r>
      <w:r w:rsidRPr="000A6042">
        <w:t> </w:t>
      </w:r>
    </w:p>
    <w:p w14:paraId="0578EB67" w14:textId="77777777" w:rsidR="000A6042" w:rsidRPr="000A6042" w:rsidRDefault="000A6042" w:rsidP="000A6042">
      <w:pPr>
        <w:spacing w:line="360" w:lineRule="auto"/>
        <w:ind w:firstLine="1440"/>
      </w:pPr>
      <w:r w:rsidRPr="000A6042">
        <w:t> </w:t>
      </w:r>
    </w:p>
    <w:p w14:paraId="0AEB81BF" w14:textId="77777777" w:rsidR="000A6042" w:rsidRPr="000A6042" w:rsidRDefault="000A6042" w:rsidP="000A6042">
      <w:pPr>
        <w:spacing w:line="360" w:lineRule="auto"/>
      </w:pPr>
      <w:r w:rsidRPr="000A6042">
        <w:rPr>
          <w:lang w:val="en-US"/>
        </w:rPr>
        <w:t xml:space="preserve">Speaker 1: Aaron Ehasz, CEO of </w:t>
      </w:r>
      <w:proofErr w:type="spellStart"/>
      <w:r w:rsidRPr="000A6042">
        <w:rPr>
          <w:lang w:val="en-US"/>
        </w:rPr>
        <w:t>Wonderstorm</w:t>
      </w:r>
      <w:proofErr w:type="spellEnd"/>
      <w:r w:rsidRPr="000A6042">
        <w:rPr>
          <w:lang w:val="en-US"/>
        </w:rPr>
        <w:t>, Head writer for Avatar: The Last Airbender</w:t>
      </w:r>
      <w:r w:rsidRPr="000A6042">
        <w:t> </w:t>
      </w:r>
    </w:p>
    <w:p w14:paraId="07DD4020" w14:textId="77777777" w:rsidR="000A6042" w:rsidRPr="000A6042" w:rsidRDefault="000A6042" w:rsidP="000A6042">
      <w:pPr>
        <w:spacing w:line="360" w:lineRule="auto"/>
      </w:pPr>
      <w:r w:rsidRPr="000A6042">
        <w:rPr>
          <w:lang w:val="en-US"/>
        </w:rPr>
        <w:t>Speaker 2: Leon van den Berg, Master Student Game Technologies, Breda University of Applied Science.</w:t>
      </w:r>
      <w:r w:rsidRPr="000A6042">
        <w:t> </w:t>
      </w:r>
    </w:p>
    <w:p w14:paraId="4DF1C6E5" w14:textId="77777777" w:rsidR="000A6042" w:rsidRPr="000A6042" w:rsidRDefault="000A6042" w:rsidP="000A6042">
      <w:pPr>
        <w:spacing w:line="360" w:lineRule="auto"/>
        <w:ind w:firstLine="1440"/>
      </w:pPr>
      <w:r w:rsidRPr="000A6042">
        <w:t> </w:t>
      </w:r>
    </w:p>
    <w:p w14:paraId="4F680CAB" w14:textId="77777777" w:rsidR="000A6042" w:rsidRPr="000A6042" w:rsidRDefault="000A6042" w:rsidP="000A6042">
      <w:pPr>
        <w:pStyle w:val="Heading2"/>
      </w:pPr>
      <w:bookmarkStart w:id="361" w:name="_Toc197521819"/>
      <w:r w:rsidRPr="000A6042">
        <w:rPr>
          <w:lang w:val="en-US"/>
        </w:rPr>
        <w:t>Background:</w:t>
      </w:r>
      <w:bookmarkEnd w:id="361"/>
      <w:r w:rsidRPr="000A6042">
        <w:t> </w:t>
      </w:r>
    </w:p>
    <w:p w14:paraId="65BACEEA" w14:textId="77777777" w:rsidR="000A6042" w:rsidRPr="000A6042" w:rsidRDefault="000A6042" w:rsidP="000A6042">
      <w:pPr>
        <w:spacing w:line="360" w:lineRule="auto"/>
      </w:pPr>
      <w:r w:rsidRPr="000A6042">
        <w:rPr>
          <w:lang w:val="en-US"/>
        </w:rPr>
        <w:t>Leon is researching the topic of learning through prose for his Master Thesis. A reference point is Avatar: The Last Airbender, as it is known for its digestible manner of giving out life lessons. </w:t>
      </w:r>
      <w:r w:rsidRPr="000A6042">
        <w:t> </w:t>
      </w:r>
    </w:p>
    <w:p w14:paraId="4AA0DC32" w14:textId="77777777" w:rsidR="000A6042" w:rsidRPr="000A6042" w:rsidRDefault="000A6042" w:rsidP="000A6042">
      <w:pPr>
        <w:spacing w:line="360" w:lineRule="auto"/>
        <w:ind w:firstLine="1440"/>
      </w:pPr>
      <w:r w:rsidRPr="000A6042">
        <w:t> </w:t>
      </w:r>
    </w:p>
    <w:p w14:paraId="182C474D" w14:textId="77777777" w:rsidR="000A6042" w:rsidRPr="000A6042" w:rsidRDefault="000A6042" w:rsidP="000A6042">
      <w:pPr>
        <w:pStyle w:val="Heading2"/>
      </w:pPr>
      <w:bookmarkStart w:id="362" w:name="_Toc197521820"/>
      <w:r w:rsidRPr="000A6042">
        <w:rPr>
          <w:lang w:val="en-US"/>
        </w:rPr>
        <w:t>Disclaimer:</w:t>
      </w:r>
      <w:bookmarkEnd w:id="362"/>
      <w:r w:rsidRPr="000A6042">
        <w:t> </w:t>
      </w:r>
    </w:p>
    <w:p w14:paraId="281571E7" w14:textId="1B876FF3" w:rsidR="000A6042" w:rsidRDefault="000A6042" w:rsidP="3C9A46C7">
      <w:pPr>
        <w:spacing w:line="360" w:lineRule="auto"/>
      </w:pPr>
      <w:r>
        <w:t xml:space="preserve">This is a clean transcript. All stutters, quick repetitions, and false starts have been removed. The filler words “Uh” and “Um” have also been removed. However, the filler words “Yeah”, “Like”, “I mean”, “And”, “So”, and “You know” have not been removed. Sentences have not been </w:t>
      </w:r>
      <w:r w:rsidR="000D777C">
        <w:t>rephrased,</w:t>
      </w:r>
      <w:r>
        <w:t xml:space="preserve"> and grammar has not been corrected. </w:t>
      </w:r>
    </w:p>
    <w:p w14:paraId="711DA18B" w14:textId="77777777" w:rsidR="001037BB" w:rsidRDefault="001037BB" w:rsidP="000A6042">
      <w:pPr>
        <w:spacing w:line="360" w:lineRule="auto"/>
      </w:pPr>
    </w:p>
    <w:p w14:paraId="02BD82D7" w14:textId="2E022154" w:rsidR="006E1539" w:rsidRDefault="006E1539" w:rsidP="006E1539">
      <w:pPr>
        <w:pStyle w:val="Heading2"/>
      </w:pPr>
      <w:bookmarkStart w:id="363" w:name="_Toc197521821"/>
      <w:r>
        <w:t>Take aways:</w:t>
      </w:r>
      <w:bookmarkEnd w:id="363"/>
    </w:p>
    <w:p w14:paraId="2AE9E0E6" w14:textId="7E52EFB2" w:rsidR="000D777C" w:rsidRPr="000D777C" w:rsidRDefault="000D777C" w:rsidP="00012700">
      <w:pPr>
        <w:numPr>
          <w:ilvl w:val="0"/>
          <w:numId w:val="76"/>
        </w:numPr>
        <w:spacing w:line="360" w:lineRule="auto"/>
      </w:pPr>
      <w:r w:rsidRPr="000D777C">
        <w:rPr>
          <w:lang w:val="en-US"/>
        </w:rPr>
        <w:t xml:space="preserve">Aaron is </w:t>
      </w:r>
      <w:proofErr w:type="gramStart"/>
      <w:r>
        <w:rPr>
          <w:lang w:val="en-US"/>
        </w:rPr>
        <w:t>c</w:t>
      </w:r>
      <w:r w:rsidRPr="000D777C">
        <w:rPr>
          <w:lang w:val="en-US"/>
        </w:rPr>
        <w:t>o</w:t>
      </w:r>
      <w:proofErr w:type="gramEnd"/>
      <w:r>
        <w:rPr>
          <w:lang w:val="en-US"/>
        </w:rPr>
        <w:t>-</w:t>
      </w:r>
      <w:r w:rsidRPr="000D777C">
        <w:rPr>
          <w:lang w:val="en-US"/>
        </w:rPr>
        <w:t xml:space="preserve">founder of </w:t>
      </w:r>
      <w:proofErr w:type="spellStart"/>
      <w:r w:rsidRPr="000D777C">
        <w:rPr>
          <w:lang w:val="en-US"/>
        </w:rPr>
        <w:t>Wonderstorm</w:t>
      </w:r>
      <w:proofErr w:type="spellEnd"/>
      <w:r w:rsidRPr="000D777C">
        <w:rPr>
          <w:lang w:val="en-US"/>
        </w:rPr>
        <w:t>, where they build transmedia. The intention is to build franchises that have great storytelling opportunities and great game opportunities in the same world they build. </w:t>
      </w:r>
      <w:r w:rsidRPr="000D777C">
        <w:t> </w:t>
      </w:r>
    </w:p>
    <w:p w14:paraId="696590A6" w14:textId="77777777" w:rsidR="000D777C" w:rsidRPr="000D777C" w:rsidRDefault="000D777C" w:rsidP="00012700">
      <w:pPr>
        <w:numPr>
          <w:ilvl w:val="0"/>
          <w:numId w:val="77"/>
        </w:numPr>
        <w:spacing w:line="360" w:lineRule="auto"/>
      </w:pPr>
      <w:proofErr w:type="gramStart"/>
      <w:r w:rsidRPr="000D777C">
        <w:rPr>
          <w:lang w:val="en-US"/>
        </w:rPr>
        <w:t>In order to</w:t>
      </w:r>
      <w:proofErr w:type="gramEnd"/>
      <w:r w:rsidRPr="000D777C">
        <w:rPr>
          <w:lang w:val="en-US"/>
        </w:rPr>
        <w:t xml:space="preserve"> teach, it is not about the Moral of the story, but about the character motivation and drive related to the moral. Why is that moral important? What is the conflict </w:t>
      </w:r>
      <w:proofErr w:type="gramStart"/>
      <w:r w:rsidRPr="000D777C">
        <w:rPr>
          <w:lang w:val="en-US"/>
        </w:rPr>
        <w:t>with the moral.</w:t>
      </w:r>
      <w:proofErr w:type="gramEnd"/>
      <w:r w:rsidRPr="000D777C">
        <w:rPr>
          <w:lang w:val="en-US"/>
        </w:rPr>
        <w:t xml:space="preserve"> You start preaching when you spell it out to the viewer.</w:t>
      </w:r>
      <w:r w:rsidRPr="000D777C">
        <w:t> </w:t>
      </w:r>
    </w:p>
    <w:p w14:paraId="786B2561" w14:textId="77777777" w:rsidR="000D777C" w:rsidRPr="000D777C" w:rsidRDefault="000D777C" w:rsidP="00012700">
      <w:pPr>
        <w:numPr>
          <w:ilvl w:val="0"/>
          <w:numId w:val="78"/>
        </w:numPr>
        <w:spacing w:line="360" w:lineRule="auto"/>
      </w:pPr>
      <w:r w:rsidRPr="000D777C">
        <w:rPr>
          <w:lang w:val="en-US"/>
        </w:rPr>
        <w:t>Let the viewer connect with the character first, and after they care make the character interact with the moral of the story.</w:t>
      </w:r>
      <w:r w:rsidRPr="000D777C">
        <w:t> </w:t>
      </w:r>
    </w:p>
    <w:p w14:paraId="4185E024" w14:textId="77777777" w:rsidR="000D777C" w:rsidRPr="000D777C" w:rsidRDefault="000D777C" w:rsidP="00012700">
      <w:pPr>
        <w:numPr>
          <w:ilvl w:val="0"/>
          <w:numId w:val="79"/>
        </w:numPr>
        <w:spacing w:line="360" w:lineRule="auto"/>
      </w:pPr>
      <w:r w:rsidRPr="000D777C">
        <w:rPr>
          <w:lang w:val="en-US"/>
        </w:rPr>
        <w:t xml:space="preserve">Iroh does not try to teach the </w:t>
      </w:r>
      <w:proofErr w:type="gramStart"/>
      <w:r w:rsidRPr="000D777C">
        <w:rPr>
          <w:lang w:val="en-US"/>
        </w:rPr>
        <w:t>viewer,</w:t>
      </w:r>
      <w:proofErr w:type="gramEnd"/>
      <w:r w:rsidRPr="000D777C">
        <w:rPr>
          <w:lang w:val="en-US"/>
        </w:rPr>
        <w:t xml:space="preserve"> he tries to help Zuko by telling him what he needs to hear in the moment to get through a situation. </w:t>
      </w:r>
      <w:r w:rsidRPr="000D777C">
        <w:t> </w:t>
      </w:r>
    </w:p>
    <w:p w14:paraId="47F4A01E" w14:textId="77777777" w:rsidR="000D777C" w:rsidRPr="000D777C" w:rsidRDefault="000D777C" w:rsidP="00012700">
      <w:pPr>
        <w:numPr>
          <w:ilvl w:val="0"/>
          <w:numId w:val="80"/>
        </w:numPr>
        <w:spacing w:line="360" w:lineRule="auto"/>
      </w:pPr>
      <w:r w:rsidRPr="000D777C">
        <w:rPr>
          <w:lang w:val="en-US"/>
        </w:rPr>
        <w:lastRenderedPageBreak/>
        <w:t>Iroh sometimes says basic phases of common knowledge, but at a moment in time that Zuko needs it and struggles with it.</w:t>
      </w:r>
      <w:r w:rsidRPr="000D777C">
        <w:t> </w:t>
      </w:r>
    </w:p>
    <w:p w14:paraId="0EAF6CFA" w14:textId="77777777" w:rsidR="000D777C" w:rsidRPr="000D777C" w:rsidRDefault="000D777C" w:rsidP="00012700">
      <w:pPr>
        <w:numPr>
          <w:ilvl w:val="0"/>
          <w:numId w:val="81"/>
        </w:numPr>
        <w:spacing w:line="360" w:lineRule="auto"/>
      </w:pPr>
      <w:r w:rsidRPr="000D777C">
        <w:rPr>
          <w:lang w:val="en-US"/>
        </w:rPr>
        <w:t xml:space="preserve">When someone is teaching Wisdom, it needs to come from a place of humility and experience, not from ego or superiority. It needs to be </w:t>
      </w:r>
      <w:proofErr w:type="gramStart"/>
      <w:r w:rsidRPr="000D777C">
        <w:rPr>
          <w:lang w:val="en-US"/>
        </w:rPr>
        <w:t>appropriate for the time</w:t>
      </w:r>
      <w:proofErr w:type="gramEnd"/>
      <w:r w:rsidRPr="000D777C">
        <w:rPr>
          <w:lang w:val="en-US"/>
        </w:rPr>
        <w:t xml:space="preserve"> for the listener, not for the teacher.</w:t>
      </w:r>
      <w:r w:rsidRPr="000D777C">
        <w:t> </w:t>
      </w:r>
    </w:p>
    <w:p w14:paraId="7AF470A2" w14:textId="77777777" w:rsidR="000D777C" w:rsidRPr="000D777C" w:rsidRDefault="000D777C" w:rsidP="00012700">
      <w:pPr>
        <w:numPr>
          <w:ilvl w:val="0"/>
          <w:numId w:val="82"/>
        </w:numPr>
        <w:spacing w:line="360" w:lineRule="auto"/>
      </w:pPr>
      <w:r w:rsidRPr="000D777C">
        <w:rPr>
          <w:lang w:val="en-US"/>
        </w:rPr>
        <w:t>By making characters real and complex, you allow them to exist outside of yourself and make their own choices which you can sometimes nudge.</w:t>
      </w:r>
      <w:r w:rsidRPr="000D777C">
        <w:t> </w:t>
      </w:r>
    </w:p>
    <w:p w14:paraId="0E91F170" w14:textId="77777777" w:rsidR="000D777C" w:rsidRPr="000D777C" w:rsidRDefault="000D777C" w:rsidP="00012700">
      <w:pPr>
        <w:numPr>
          <w:ilvl w:val="0"/>
          <w:numId w:val="83"/>
        </w:numPr>
        <w:spacing w:line="360" w:lineRule="auto"/>
      </w:pPr>
      <w:r w:rsidRPr="000D777C">
        <w:rPr>
          <w:lang w:val="en-US"/>
        </w:rPr>
        <w:t xml:space="preserve">Having a group of writers around you </w:t>
      </w:r>
      <w:proofErr w:type="gramStart"/>
      <w:r w:rsidRPr="000D777C">
        <w:rPr>
          <w:lang w:val="en-US"/>
        </w:rPr>
        <w:t>to talk</w:t>
      </w:r>
      <w:proofErr w:type="gramEnd"/>
      <w:r w:rsidRPr="000D777C">
        <w:rPr>
          <w:lang w:val="en-US"/>
        </w:rPr>
        <w:t xml:space="preserve"> about what a character would do in a situation </w:t>
      </w:r>
      <w:proofErr w:type="gramStart"/>
      <w:r w:rsidRPr="000D777C">
        <w:rPr>
          <w:lang w:val="en-US"/>
        </w:rPr>
        <w:t>allows to</w:t>
      </w:r>
      <w:proofErr w:type="gramEnd"/>
      <w:r w:rsidRPr="000D777C">
        <w:rPr>
          <w:lang w:val="en-US"/>
        </w:rPr>
        <w:t xml:space="preserve"> the character to have a more dimensionality. You need to see from different perspectives.</w:t>
      </w:r>
      <w:r w:rsidRPr="000D777C">
        <w:t> </w:t>
      </w:r>
    </w:p>
    <w:p w14:paraId="0FE80F76" w14:textId="77777777" w:rsidR="000D777C" w:rsidRPr="000D777C" w:rsidRDefault="000D777C" w:rsidP="00012700">
      <w:pPr>
        <w:numPr>
          <w:ilvl w:val="0"/>
          <w:numId w:val="84"/>
        </w:numPr>
        <w:spacing w:line="360" w:lineRule="auto"/>
      </w:pPr>
      <w:r w:rsidRPr="000D777C">
        <w:rPr>
          <w:lang w:val="en-US"/>
        </w:rPr>
        <w:t xml:space="preserve">To avoid </w:t>
      </w:r>
      <w:proofErr w:type="spellStart"/>
      <w:r w:rsidRPr="000D777C">
        <w:rPr>
          <w:lang w:val="en-US"/>
        </w:rPr>
        <w:t>flanderization</w:t>
      </w:r>
      <w:proofErr w:type="spellEnd"/>
      <w:r w:rsidRPr="000D777C">
        <w:rPr>
          <w:lang w:val="en-US"/>
        </w:rPr>
        <w:t xml:space="preserve"> you need to keep in mind that there are many things that are true that aren’t </w:t>
      </w:r>
      <w:proofErr w:type="gramStart"/>
      <w:r w:rsidRPr="000D777C">
        <w:rPr>
          <w:lang w:val="en-US"/>
        </w:rPr>
        <w:t>compatible, but</w:t>
      </w:r>
      <w:proofErr w:type="gramEnd"/>
      <w:r w:rsidRPr="000D777C">
        <w:rPr>
          <w:lang w:val="en-US"/>
        </w:rPr>
        <w:t xml:space="preserve"> aren't contradictory.  </w:t>
      </w:r>
      <w:r w:rsidRPr="000D777C">
        <w:t> </w:t>
      </w:r>
    </w:p>
    <w:p w14:paraId="54A5D711" w14:textId="77777777" w:rsidR="000D777C" w:rsidRPr="000D777C" w:rsidRDefault="000D777C" w:rsidP="00012700">
      <w:pPr>
        <w:numPr>
          <w:ilvl w:val="0"/>
          <w:numId w:val="85"/>
        </w:numPr>
        <w:spacing w:line="360" w:lineRule="auto"/>
      </w:pPr>
      <w:r w:rsidRPr="000D777C">
        <w:rPr>
          <w:lang w:val="en-US"/>
        </w:rPr>
        <w:t>Comic relief can not only be seen as a break of seriousness, but also as the relief of a rock where a wave down in drama might also allow for the peaks of drama to seem higher. The difference in depth allows more serious moments to feel more serious.</w:t>
      </w:r>
      <w:r w:rsidRPr="000D777C">
        <w:t> </w:t>
      </w:r>
    </w:p>
    <w:p w14:paraId="79387FAA" w14:textId="77777777" w:rsidR="000D777C" w:rsidRPr="000D777C" w:rsidRDefault="000D777C" w:rsidP="00012700">
      <w:pPr>
        <w:numPr>
          <w:ilvl w:val="0"/>
          <w:numId w:val="86"/>
        </w:numPr>
        <w:spacing w:line="360" w:lineRule="auto"/>
      </w:pPr>
      <w:r w:rsidRPr="000D777C">
        <w:rPr>
          <w:lang w:val="en-US"/>
        </w:rPr>
        <w:t>Creating empathy for characters is important to connect viewers with the character. </w:t>
      </w:r>
      <w:r w:rsidRPr="000D777C">
        <w:t> </w:t>
      </w:r>
    </w:p>
    <w:p w14:paraId="07868A75" w14:textId="77777777" w:rsidR="000D777C" w:rsidRPr="000D777C" w:rsidRDefault="000D777C" w:rsidP="00012700">
      <w:pPr>
        <w:numPr>
          <w:ilvl w:val="0"/>
          <w:numId w:val="87"/>
        </w:numPr>
        <w:spacing w:line="360" w:lineRule="auto"/>
      </w:pPr>
      <w:r w:rsidRPr="000D777C">
        <w:rPr>
          <w:lang w:val="en-US"/>
        </w:rPr>
        <w:t xml:space="preserve">Using very </w:t>
      </w:r>
      <w:proofErr w:type="spellStart"/>
      <w:r w:rsidRPr="000D777C">
        <w:rPr>
          <w:lang w:val="en-US"/>
        </w:rPr>
        <w:t>scholary</w:t>
      </w:r>
      <w:proofErr w:type="spellEnd"/>
      <w:r w:rsidRPr="000D777C">
        <w:rPr>
          <w:lang w:val="en-US"/>
        </w:rPr>
        <w:t xml:space="preserve"> words can alienate part of your audience, as they may not understand everything. Instead use </w:t>
      </w:r>
      <w:proofErr w:type="gramStart"/>
      <w:r w:rsidRPr="000D777C">
        <w:rPr>
          <w:lang w:val="en-US"/>
        </w:rPr>
        <w:t>an 8</w:t>
      </w:r>
      <w:r w:rsidRPr="000D777C">
        <w:rPr>
          <w:vertAlign w:val="superscript"/>
          <w:lang w:val="en-US"/>
        </w:rPr>
        <w:t>th</w:t>
      </w:r>
      <w:proofErr w:type="gramEnd"/>
      <w:r w:rsidRPr="000D777C">
        <w:rPr>
          <w:lang w:val="en-US"/>
        </w:rPr>
        <w:t xml:space="preserve"> grade vocabulary to the best of your ability. Instead use precision with simple words to make it meaningful.</w:t>
      </w:r>
      <w:r w:rsidRPr="000D777C">
        <w:t> </w:t>
      </w:r>
    </w:p>
    <w:p w14:paraId="4F7A5AFB" w14:textId="77777777" w:rsidR="000D777C" w:rsidRPr="000D777C" w:rsidRDefault="000D777C" w:rsidP="00012700">
      <w:pPr>
        <w:numPr>
          <w:ilvl w:val="0"/>
          <w:numId w:val="88"/>
        </w:numPr>
        <w:spacing w:line="360" w:lineRule="auto"/>
      </w:pPr>
      <w:r w:rsidRPr="000D777C">
        <w:rPr>
          <w:lang w:val="en-US"/>
        </w:rPr>
        <w:t>Look at what the audience struggles with. If they try to overcome obstacles and the character has similar issues, it resonates, as they can see themselves more as that character.</w:t>
      </w:r>
      <w:r w:rsidRPr="000D777C">
        <w:t> </w:t>
      </w:r>
    </w:p>
    <w:p w14:paraId="24013D08" w14:textId="77777777" w:rsidR="000D777C" w:rsidRPr="000D777C" w:rsidRDefault="000D777C" w:rsidP="00012700">
      <w:pPr>
        <w:numPr>
          <w:ilvl w:val="0"/>
          <w:numId w:val="89"/>
        </w:numPr>
        <w:spacing w:line="360" w:lineRule="auto"/>
      </w:pPr>
      <w:r w:rsidRPr="000D777C">
        <w:rPr>
          <w:lang w:val="en-US"/>
        </w:rPr>
        <w:t xml:space="preserve">When dealing with teaching nutrition to young adults a problem might be that they already know the information. </w:t>
      </w:r>
      <w:proofErr w:type="gramStart"/>
      <w:r w:rsidRPr="000D777C">
        <w:rPr>
          <w:lang w:val="en-US"/>
        </w:rPr>
        <w:t>Therefore</w:t>
      </w:r>
      <w:proofErr w:type="gramEnd"/>
      <w:r w:rsidRPr="000D777C">
        <w:rPr>
          <w:lang w:val="en-US"/>
        </w:rPr>
        <w:t xml:space="preserve"> it is more about what drives people. What motivates them and what obstacle </w:t>
      </w:r>
      <w:proofErr w:type="gramStart"/>
      <w:r w:rsidRPr="000D777C">
        <w:rPr>
          <w:lang w:val="en-US"/>
        </w:rPr>
        <w:t>are they</w:t>
      </w:r>
      <w:proofErr w:type="gramEnd"/>
      <w:r w:rsidRPr="000D777C">
        <w:rPr>
          <w:lang w:val="en-US"/>
        </w:rPr>
        <w:t xml:space="preserve"> facing that prevents them from making the change. Are they just used to it? What makes people resistant to </w:t>
      </w:r>
      <w:proofErr w:type="gramStart"/>
      <w:r w:rsidRPr="000D777C">
        <w:rPr>
          <w:lang w:val="en-US"/>
        </w:rPr>
        <w:t>the change</w:t>
      </w:r>
      <w:proofErr w:type="gramEnd"/>
      <w:r w:rsidRPr="000D777C">
        <w:rPr>
          <w:lang w:val="en-US"/>
        </w:rPr>
        <w:t>?</w:t>
      </w:r>
      <w:r w:rsidRPr="000D777C">
        <w:t> </w:t>
      </w:r>
    </w:p>
    <w:p w14:paraId="6297EDD9" w14:textId="77777777" w:rsidR="006E1539" w:rsidRDefault="006E1539" w:rsidP="000A6042">
      <w:pPr>
        <w:spacing w:line="360" w:lineRule="auto"/>
      </w:pPr>
    </w:p>
    <w:p w14:paraId="4AD9340C" w14:textId="09AE9105" w:rsidR="001037BB" w:rsidRDefault="001037BB">
      <w:r>
        <w:br w:type="page"/>
      </w:r>
    </w:p>
    <w:p w14:paraId="534F34B4" w14:textId="4C19A4E6" w:rsidR="00793F38" w:rsidRPr="006F04C9" w:rsidRDefault="00793F38" w:rsidP="00793F38">
      <w:pPr>
        <w:pStyle w:val="Heading2"/>
        <w:rPr>
          <w:lang w:val="nl-NL"/>
        </w:rPr>
      </w:pPr>
      <w:bookmarkStart w:id="364" w:name="_Toc197521822"/>
      <w:r w:rsidRPr="006F04C9">
        <w:rPr>
          <w:lang w:val="nl-NL"/>
        </w:rPr>
        <w:lastRenderedPageBreak/>
        <w:t>Clean transcript</w:t>
      </w:r>
      <w:bookmarkEnd w:id="364"/>
      <w:r w:rsidRPr="006F04C9">
        <w:rPr>
          <w:lang w:val="nl-NL"/>
        </w:rPr>
        <w:t> </w:t>
      </w:r>
    </w:p>
    <w:p w14:paraId="20A5BBE1" w14:textId="77777777" w:rsidR="00793F38" w:rsidRPr="006F04C9" w:rsidRDefault="00793F38" w:rsidP="00793F38">
      <w:pPr>
        <w:spacing w:line="360" w:lineRule="auto"/>
        <w:rPr>
          <w:lang w:val="nl-NL"/>
        </w:rPr>
      </w:pPr>
      <w:r w:rsidRPr="006F04C9">
        <w:rPr>
          <w:lang w:val="nl-NL"/>
        </w:rPr>
        <w:t xml:space="preserve">Speaker 1: Aaron </w:t>
      </w:r>
      <w:proofErr w:type="spellStart"/>
      <w:r w:rsidRPr="006F04C9">
        <w:rPr>
          <w:lang w:val="nl-NL"/>
        </w:rPr>
        <w:t>Ehasz</w:t>
      </w:r>
      <w:proofErr w:type="spellEnd"/>
      <w:r w:rsidRPr="006F04C9">
        <w:rPr>
          <w:lang w:val="nl-NL"/>
        </w:rPr>
        <w:t>  </w:t>
      </w:r>
    </w:p>
    <w:p w14:paraId="11255C17" w14:textId="77777777" w:rsidR="00793F38" w:rsidRPr="006F04C9" w:rsidRDefault="00793F38" w:rsidP="00793F38">
      <w:pPr>
        <w:spacing w:line="360" w:lineRule="auto"/>
        <w:rPr>
          <w:lang w:val="nl-NL"/>
        </w:rPr>
      </w:pPr>
      <w:r w:rsidRPr="006F04C9">
        <w:rPr>
          <w:lang w:val="nl-NL"/>
        </w:rPr>
        <w:t>Speaker 2: Leon van den Berg  </w:t>
      </w:r>
    </w:p>
    <w:p w14:paraId="614A9E6B" w14:textId="77777777" w:rsidR="00793F38" w:rsidRPr="00046BEB" w:rsidRDefault="00793F38" w:rsidP="00793F38">
      <w:pPr>
        <w:spacing w:line="360" w:lineRule="auto"/>
        <w:rPr>
          <w:lang w:val="en-US"/>
        </w:rPr>
      </w:pPr>
      <w:r w:rsidRPr="00046BEB">
        <w:rPr>
          <w:lang w:val="en-US"/>
        </w:rPr>
        <w:t>  </w:t>
      </w:r>
    </w:p>
    <w:p w14:paraId="06AC5454" w14:textId="77777777" w:rsidR="00793F38" w:rsidRPr="00793F38" w:rsidRDefault="00793F38" w:rsidP="00793F38">
      <w:pPr>
        <w:spacing w:line="360" w:lineRule="auto"/>
      </w:pPr>
      <w:r w:rsidRPr="00793F38">
        <w:rPr>
          <w:lang w:val="en-US"/>
        </w:rPr>
        <w:t>00:00:00 Speaker 2</w:t>
      </w:r>
      <w:r w:rsidRPr="00793F38">
        <w:t>  </w:t>
      </w:r>
    </w:p>
    <w:p w14:paraId="1C2BCBBF" w14:textId="77777777" w:rsidR="00793F38" w:rsidRPr="00793F38" w:rsidRDefault="00793F38" w:rsidP="00793F38">
      <w:pPr>
        <w:spacing w:line="360" w:lineRule="auto"/>
      </w:pPr>
      <w:r w:rsidRPr="00793F38">
        <w:rPr>
          <w:lang w:val="en-US"/>
        </w:rPr>
        <w:t xml:space="preserve">Yes. </w:t>
      </w:r>
      <w:proofErr w:type="gramStart"/>
      <w:r w:rsidRPr="00793F38">
        <w:rPr>
          <w:lang w:val="en-US"/>
        </w:rPr>
        <w:t>So</w:t>
      </w:r>
      <w:proofErr w:type="gramEnd"/>
      <w:r w:rsidRPr="00793F38">
        <w:rPr>
          <w:lang w:val="en-US"/>
        </w:rPr>
        <w:t xml:space="preserve"> I'm recording right now, so I am Leon. I'm doing a </w:t>
      </w:r>
      <w:proofErr w:type="gramStart"/>
      <w:r w:rsidRPr="00793F38">
        <w:rPr>
          <w:lang w:val="en-US"/>
        </w:rPr>
        <w:t>masters in Game Technologies</w:t>
      </w:r>
      <w:proofErr w:type="gramEnd"/>
      <w:r w:rsidRPr="00793F38">
        <w:rPr>
          <w:lang w:val="en-US"/>
        </w:rPr>
        <w:t xml:space="preserve">, but for that I am looking at learning through prose, so learning from stories. </w:t>
      </w:r>
      <w:proofErr w:type="gramStart"/>
      <w:r w:rsidRPr="00793F38">
        <w:rPr>
          <w:lang w:val="en-US"/>
        </w:rPr>
        <w:t>So</w:t>
      </w:r>
      <w:proofErr w:type="gramEnd"/>
      <w:r w:rsidRPr="00793F38">
        <w:rPr>
          <w:lang w:val="en-US"/>
        </w:rPr>
        <w:t xml:space="preserve"> my specific research question—</w:t>
      </w:r>
      <w:r w:rsidRPr="00793F38">
        <w:t>  </w:t>
      </w:r>
    </w:p>
    <w:p w14:paraId="57341ED3" w14:textId="77777777" w:rsidR="00793F38" w:rsidRPr="00793F38" w:rsidRDefault="00793F38" w:rsidP="00793F38">
      <w:pPr>
        <w:spacing w:line="360" w:lineRule="auto"/>
      </w:pPr>
      <w:r w:rsidRPr="00793F38">
        <w:rPr>
          <w:lang w:val="en-US"/>
        </w:rPr>
        <w:t>00:00:13 Speaker 1</w:t>
      </w:r>
      <w:r w:rsidRPr="00793F38">
        <w:t>  </w:t>
      </w:r>
    </w:p>
    <w:p w14:paraId="058F6696" w14:textId="77777777" w:rsidR="00793F38" w:rsidRPr="00793F38" w:rsidRDefault="00793F38" w:rsidP="00793F38">
      <w:pPr>
        <w:spacing w:line="360" w:lineRule="auto"/>
      </w:pPr>
      <w:r w:rsidRPr="00793F38">
        <w:rPr>
          <w:lang w:val="en-US"/>
        </w:rPr>
        <w:t xml:space="preserve">Okay, </w:t>
      </w:r>
      <w:proofErr w:type="gramStart"/>
      <w:r w:rsidRPr="00793F38">
        <w:rPr>
          <w:lang w:val="en-US"/>
        </w:rPr>
        <w:t>What</w:t>
      </w:r>
      <w:proofErr w:type="gramEnd"/>
      <w:r w:rsidRPr="00793F38">
        <w:rPr>
          <w:lang w:val="en-US"/>
        </w:rPr>
        <w:t xml:space="preserve"> kind of ... technology game technology, you said.</w:t>
      </w:r>
      <w:r w:rsidRPr="00793F38">
        <w:t>  </w:t>
      </w:r>
    </w:p>
    <w:p w14:paraId="695F4B7A" w14:textId="77777777" w:rsidR="00793F38" w:rsidRPr="00793F38" w:rsidRDefault="00793F38" w:rsidP="00793F38">
      <w:pPr>
        <w:spacing w:line="360" w:lineRule="auto"/>
      </w:pPr>
      <w:r w:rsidRPr="00793F38">
        <w:rPr>
          <w:lang w:val="en-US"/>
        </w:rPr>
        <w:t>00:00:15 Speaker 2</w:t>
      </w:r>
      <w:r w:rsidRPr="00793F38">
        <w:t>  </w:t>
      </w:r>
    </w:p>
    <w:p w14:paraId="07DF7000" w14:textId="77777777" w:rsidR="00793F38" w:rsidRPr="00793F38" w:rsidRDefault="00793F38" w:rsidP="00793F38">
      <w:pPr>
        <w:spacing w:line="360" w:lineRule="auto"/>
      </w:pPr>
      <w:r w:rsidRPr="00793F38">
        <w:rPr>
          <w:lang w:val="en-US"/>
        </w:rPr>
        <w:t xml:space="preserve">Yes, but it's an extension of it. </w:t>
      </w:r>
      <w:proofErr w:type="gramStart"/>
      <w:r w:rsidRPr="00793F38">
        <w:rPr>
          <w:lang w:val="en-US"/>
        </w:rPr>
        <w:t>So</w:t>
      </w:r>
      <w:proofErr w:type="gramEnd"/>
      <w:r w:rsidRPr="00793F38">
        <w:rPr>
          <w:lang w:val="en-US"/>
        </w:rPr>
        <w:t xml:space="preserve"> I have a </w:t>
      </w:r>
      <w:proofErr w:type="gramStart"/>
      <w:r w:rsidRPr="00793F38">
        <w:rPr>
          <w:lang w:val="en-US"/>
        </w:rPr>
        <w:t>bachelors in game design</w:t>
      </w:r>
      <w:proofErr w:type="gramEnd"/>
      <w:r w:rsidRPr="00793F38">
        <w:rPr>
          <w:lang w:val="en-US"/>
        </w:rPr>
        <w:t>. I also read that you have worked for Riot Games as well.</w:t>
      </w:r>
      <w:r w:rsidRPr="00793F38">
        <w:t>  </w:t>
      </w:r>
    </w:p>
    <w:p w14:paraId="21D859F6" w14:textId="77777777" w:rsidR="00793F38" w:rsidRPr="00793F38" w:rsidRDefault="00793F38" w:rsidP="00793F38">
      <w:pPr>
        <w:spacing w:line="360" w:lineRule="auto"/>
      </w:pPr>
      <w:r w:rsidRPr="00793F38">
        <w:rPr>
          <w:lang w:val="en-US"/>
        </w:rPr>
        <w:t>00:00:23 Speaker 1</w:t>
      </w:r>
      <w:r w:rsidRPr="00793F38">
        <w:t>  </w:t>
      </w:r>
    </w:p>
    <w:p w14:paraId="0400016C" w14:textId="77777777" w:rsidR="00793F38" w:rsidRPr="00793F38" w:rsidRDefault="00793F38" w:rsidP="00793F38">
      <w:pPr>
        <w:spacing w:line="360" w:lineRule="auto"/>
      </w:pPr>
      <w:r w:rsidRPr="00793F38">
        <w:rPr>
          <w:lang w:val="en-US"/>
        </w:rPr>
        <w:t> [Inaudible] What did you do? A riot? </w:t>
      </w:r>
      <w:r w:rsidRPr="00793F38">
        <w:t>  </w:t>
      </w:r>
    </w:p>
    <w:p w14:paraId="0F43318D" w14:textId="77777777" w:rsidR="00793F38" w:rsidRPr="00793F38" w:rsidRDefault="00793F38" w:rsidP="00793F38">
      <w:pPr>
        <w:spacing w:line="360" w:lineRule="auto"/>
      </w:pPr>
      <w:r w:rsidRPr="00793F38">
        <w:rPr>
          <w:lang w:val="en-US"/>
        </w:rPr>
        <w:t>00:00:26 Speaker 2</w:t>
      </w:r>
      <w:r w:rsidRPr="00793F38">
        <w:t>  </w:t>
      </w:r>
    </w:p>
    <w:p w14:paraId="1FD0B33C" w14:textId="77777777" w:rsidR="00793F38" w:rsidRPr="00793F38" w:rsidRDefault="00793F38" w:rsidP="00793F38">
      <w:pPr>
        <w:spacing w:line="360" w:lineRule="auto"/>
      </w:pPr>
      <w:r w:rsidRPr="00793F38">
        <w:rPr>
          <w:lang w:val="en-US"/>
        </w:rPr>
        <w:t xml:space="preserve">Riot Games, but I haven't worked for Riot. I have worked for other game studios, published one as well, but currently everything at like narrative design more specifically. </w:t>
      </w:r>
      <w:proofErr w:type="gramStart"/>
      <w:r w:rsidRPr="00793F38">
        <w:rPr>
          <w:lang w:val="en-US"/>
        </w:rPr>
        <w:t>So</w:t>
      </w:r>
      <w:proofErr w:type="gramEnd"/>
      <w:r w:rsidRPr="00793F38">
        <w:rPr>
          <w:lang w:val="en-US"/>
        </w:rPr>
        <w:t xml:space="preserve"> I'm looking at how </w:t>
      </w:r>
      <w:proofErr w:type="gramStart"/>
      <w:r w:rsidRPr="00793F38">
        <w:rPr>
          <w:lang w:val="en-US"/>
        </w:rPr>
        <w:t>can you</w:t>
      </w:r>
      <w:proofErr w:type="gramEnd"/>
      <w:r w:rsidRPr="00793F38">
        <w:rPr>
          <w:lang w:val="en-US"/>
        </w:rPr>
        <w:t xml:space="preserve"> effectively teach someone about nutrition, In this case through stories.</w:t>
      </w:r>
      <w:r w:rsidRPr="00793F38">
        <w:t>  </w:t>
      </w:r>
    </w:p>
    <w:p w14:paraId="2478C370" w14:textId="77777777" w:rsidR="00793F38" w:rsidRPr="00793F38" w:rsidRDefault="00793F38" w:rsidP="00793F38">
      <w:pPr>
        <w:spacing w:line="360" w:lineRule="auto"/>
      </w:pPr>
      <w:r w:rsidRPr="00793F38">
        <w:rPr>
          <w:lang w:val="en-US"/>
        </w:rPr>
        <w:t>00:00:38 Speaker 1</w:t>
      </w:r>
      <w:r w:rsidRPr="00793F38">
        <w:t>  </w:t>
      </w:r>
    </w:p>
    <w:p w14:paraId="47EE73D5" w14:textId="77777777" w:rsidR="00793F38" w:rsidRPr="00793F38" w:rsidRDefault="00793F38" w:rsidP="00793F38">
      <w:pPr>
        <w:spacing w:line="360" w:lineRule="auto"/>
      </w:pPr>
      <w:r w:rsidRPr="00793F38">
        <w:rPr>
          <w:lang w:val="en-US"/>
        </w:rPr>
        <w:t>OK.</w:t>
      </w:r>
      <w:r w:rsidRPr="00793F38">
        <w:t>  </w:t>
      </w:r>
    </w:p>
    <w:p w14:paraId="21DE8B8C" w14:textId="77777777" w:rsidR="00793F38" w:rsidRPr="00793F38" w:rsidRDefault="00793F38" w:rsidP="00793F38">
      <w:pPr>
        <w:spacing w:line="360" w:lineRule="auto"/>
      </w:pPr>
      <w:r w:rsidRPr="00793F38">
        <w:rPr>
          <w:lang w:val="en-US"/>
        </w:rPr>
        <w:t>00:00:46 Speaker 2</w:t>
      </w:r>
      <w:r w:rsidRPr="00793F38">
        <w:t>  </w:t>
      </w:r>
    </w:p>
    <w:p w14:paraId="719C332D" w14:textId="77777777" w:rsidR="00793F38" w:rsidRPr="00793F38" w:rsidRDefault="00793F38" w:rsidP="00793F38">
      <w:pPr>
        <w:spacing w:line="360" w:lineRule="auto"/>
      </w:pPr>
      <w:r w:rsidRPr="00793F38">
        <w:rPr>
          <w:lang w:val="en-US"/>
        </w:rPr>
        <w:t>And I came across —, like people in the Netherlands are big fan of Avatar: The Last Airbender, including myself as well like, hey, this is teaching a lot about certain topics and I was like, hey, I want to do an interview on how that is done. And then I came across your name and I was like, let's try to set something up.</w:t>
      </w:r>
      <w:r w:rsidRPr="00793F38">
        <w:t>  </w:t>
      </w:r>
    </w:p>
    <w:p w14:paraId="106443D4" w14:textId="77777777" w:rsidR="00793F38" w:rsidRPr="00793F38" w:rsidRDefault="00793F38" w:rsidP="00793F38">
      <w:pPr>
        <w:spacing w:line="360" w:lineRule="auto"/>
      </w:pPr>
      <w:r w:rsidRPr="00793F38">
        <w:rPr>
          <w:lang w:val="en-US"/>
        </w:rPr>
        <w:t>00:01:06 Speaker 2</w:t>
      </w:r>
      <w:r w:rsidRPr="00793F38">
        <w:t>  </w:t>
      </w:r>
    </w:p>
    <w:p w14:paraId="718AE6DE" w14:textId="77777777" w:rsidR="00793F38" w:rsidRPr="00793F38" w:rsidRDefault="00793F38" w:rsidP="00793F38">
      <w:pPr>
        <w:spacing w:line="360" w:lineRule="auto"/>
      </w:pPr>
      <w:r w:rsidRPr="00793F38">
        <w:rPr>
          <w:lang w:val="en-US"/>
        </w:rPr>
        <w:t>Yeah, that's about me.  What about you?</w:t>
      </w:r>
      <w:r w:rsidRPr="00793F38">
        <w:t>  </w:t>
      </w:r>
    </w:p>
    <w:p w14:paraId="78C7BE18" w14:textId="77777777" w:rsidR="00793F38" w:rsidRPr="00793F38" w:rsidRDefault="00793F38" w:rsidP="00793F38">
      <w:pPr>
        <w:spacing w:line="360" w:lineRule="auto"/>
      </w:pPr>
      <w:r w:rsidRPr="00793F38">
        <w:rPr>
          <w:lang w:val="en-US"/>
        </w:rPr>
        <w:t>00:01:10 Speaker 1</w:t>
      </w:r>
      <w:r w:rsidRPr="00793F38">
        <w:t>  </w:t>
      </w:r>
    </w:p>
    <w:p w14:paraId="21D48AD8" w14:textId="77777777" w:rsidR="00793F38" w:rsidRPr="00793F38" w:rsidRDefault="00793F38" w:rsidP="00793F38">
      <w:pPr>
        <w:spacing w:line="360" w:lineRule="auto"/>
      </w:pPr>
      <w:r w:rsidRPr="00793F38">
        <w:rPr>
          <w:lang w:val="en-US"/>
        </w:rPr>
        <w:t xml:space="preserve">Yeah, I mean. My </w:t>
      </w:r>
      <w:proofErr w:type="gramStart"/>
      <w:r w:rsidRPr="00793F38">
        <w:rPr>
          <w:lang w:val="en-US"/>
        </w:rPr>
        <w:t>kind of original</w:t>
      </w:r>
      <w:proofErr w:type="gramEnd"/>
      <w:r w:rsidRPr="00793F38">
        <w:rPr>
          <w:lang w:val="en-US"/>
        </w:rPr>
        <w:t xml:space="preserve"> career launch was writing on some shows like Mission Hill and Futurama and during my first job at Mission Hill, I met </w:t>
      </w:r>
      <w:proofErr w:type="gramStart"/>
      <w:r w:rsidRPr="00793F38">
        <w:rPr>
          <w:lang w:val="en-US"/>
        </w:rPr>
        <w:t>Mike[</w:t>
      </w:r>
      <w:proofErr w:type="gramEnd"/>
      <w:r w:rsidRPr="00793F38">
        <w:rPr>
          <w:lang w:val="en-US"/>
        </w:rPr>
        <w:t xml:space="preserve">Micheal] DiMartino and Bryan Konietzko, who went on to create Avatar: </w:t>
      </w:r>
      <w:proofErr w:type="gramStart"/>
      <w:r w:rsidRPr="00793F38">
        <w:rPr>
          <w:lang w:val="en-US"/>
        </w:rPr>
        <w:t>the</w:t>
      </w:r>
      <w:proofErr w:type="gramEnd"/>
      <w:r w:rsidRPr="00793F38">
        <w:rPr>
          <w:lang w:val="en-US"/>
        </w:rPr>
        <w:t xml:space="preserve"> Last Airbender. And so, they— We had enjoyed working together on Mission Hill, so they came to me and said, hey, do you want to help us bring this to life? And so, they </w:t>
      </w:r>
      <w:proofErr w:type="gramStart"/>
      <w:r w:rsidRPr="00793F38">
        <w:rPr>
          <w:lang w:val="en-US"/>
        </w:rPr>
        <w:t>brought</w:t>
      </w:r>
      <w:proofErr w:type="gramEnd"/>
      <w:r w:rsidRPr="00793F38">
        <w:rPr>
          <w:lang w:val="en-US"/>
        </w:rPr>
        <w:t xml:space="preserve"> me on as the head writer of that show and we got a couple of seasons of it, and then I did a few other things, and </w:t>
      </w:r>
      <w:r w:rsidRPr="00793F38">
        <w:rPr>
          <w:lang w:val="en-US"/>
        </w:rPr>
        <w:lastRenderedPageBreak/>
        <w:t xml:space="preserve">then I ended up kind of ... not pivoting, but trying something new. I went to Riot Games for three years as creative director and so I got to work on </w:t>
      </w:r>
      <w:proofErr w:type="gramStart"/>
      <w:r w:rsidRPr="00793F38">
        <w:rPr>
          <w:lang w:val="en-US"/>
        </w:rPr>
        <w:t>League</w:t>
      </w:r>
      <w:proofErr w:type="gramEnd"/>
      <w:r w:rsidRPr="00793F38">
        <w:rPr>
          <w:lang w:val="en-US"/>
        </w:rPr>
        <w:t xml:space="preserve"> and I got to be there developing some of the champions like VI and Jinx who now are leading Arcane and stuff like that and had a good time and met a lot of great people. And then in 2015, I started with my co-founders, a company called </w:t>
      </w:r>
      <w:proofErr w:type="spellStart"/>
      <w:r w:rsidRPr="00793F38">
        <w:rPr>
          <w:lang w:val="en-US"/>
        </w:rPr>
        <w:t>Wonderstorm</w:t>
      </w:r>
      <w:proofErr w:type="spellEnd"/>
      <w:r w:rsidRPr="00793F38">
        <w:rPr>
          <w:lang w:val="en-US"/>
        </w:rPr>
        <w:t xml:space="preserve">, to build transmedia. So, the intention was to build franchises that would have great storytelling opportunities and great game opportunities from </w:t>
      </w:r>
      <w:proofErr w:type="gramStart"/>
      <w:r w:rsidRPr="00793F38">
        <w:rPr>
          <w:lang w:val="en-US"/>
        </w:rPr>
        <w:t>kind</w:t>
      </w:r>
      <w:proofErr w:type="gramEnd"/>
      <w:r w:rsidRPr="00793F38">
        <w:rPr>
          <w:lang w:val="en-US"/>
        </w:rPr>
        <w:t xml:space="preserve"> of the same worlds we were building and the first franchise we built together is The Dragon Prince. We've been </w:t>
      </w:r>
      <w:proofErr w:type="gramStart"/>
      <w:r w:rsidRPr="00793F38">
        <w:rPr>
          <w:lang w:val="en-US"/>
        </w:rPr>
        <w:t>really fortunate</w:t>
      </w:r>
      <w:proofErr w:type="gramEnd"/>
      <w:r w:rsidRPr="00793F38">
        <w:rPr>
          <w:lang w:val="en-US"/>
        </w:rPr>
        <w:t xml:space="preserve"> the show has, you </w:t>
      </w:r>
      <w:proofErr w:type="gramStart"/>
      <w:r w:rsidRPr="00793F38">
        <w:rPr>
          <w:lang w:val="en-US"/>
        </w:rPr>
        <w:t>know—,</w:t>
      </w:r>
      <w:proofErr w:type="gramEnd"/>
      <w:r w:rsidRPr="00793F38">
        <w:rPr>
          <w:lang w:val="en-US"/>
        </w:rPr>
        <w:t xml:space="preserve"> Netflix gave it three seasons to start, and it managed to find a </w:t>
      </w:r>
      <w:proofErr w:type="gramStart"/>
      <w:r w:rsidRPr="00793F38">
        <w:rPr>
          <w:lang w:val="en-US"/>
        </w:rPr>
        <w:t>really dedicated</w:t>
      </w:r>
      <w:proofErr w:type="gramEnd"/>
      <w:r w:rsidRPr="00793F38">
        <w:rPr>
          <w:lang w:val="en-US"/>
        </w:rPr>
        <w:t xml:space="preserve"> and growing audience. And so, Netflix said, OK, let's go all the way and do 7 full seasons of the Dragon Prince. So, we're now like, at the end of that run of that story and that saga and that's I guess the summary of who I am and what I'm doing. </w:t>
      </w:r>
      <w:r w:rsidRPr="00793F38">
        <w:t> </w:t>
      </w:r>
    </w:p>
    <w:p w14:paraId="71DF3823" w14:textId="77777777" w:rsidR="00793F38" w:rsidRPr="00793F38" w:rsidRDefault="00793F38" w:rsidP="00793F38">
      <w:pPr>
        <w:spacing w:line="360" w:lineRule="auto"/>
      </w:pPr>
      <w:r w:rsidRPr="00793F38">
        <w:rPr>
          <w:lang w:val="en-US"/>
        </w:rPr>
        <w:t>00:03:07 Speaker 2</w:t>
      </w:r>
      <w:r w:rsidRPr="00793F38">
        <w:t>  </w:t>
      </w:r>
    </w:p>
    <w:p w14:paraId="1B799559" w14:textId="77777777" w:rsidR="00793F38" w:rsidRPr="00793F38" w:rsidRDefault="00793F38" w:rsidP="00793F38">
      <w:pPr>
        <w:spacing w:line="360" w:lineRule="auto"/>
      </w:pPr>
      <w:r w:rsidRPr="00793F38">
        <w:rPr>
          <w:lang w:val="en-US"/>
        </w:rPr>
        <w:t>Yes, I also heard that there are three additional seasons of a new show or addition to the Dragon Prince.</w:t>
      </w:r>
      <w:r w:rsidRPr="00793F38">
        <w:t>  </w:t>
      </w:r>
    </w:p>
    <w:p w14:paraId="226329E9" w14:textId="77777777" w:rsidR="00793F38" w:rsidRPr="00793F38" w:rsidRDefault="00793F38" w:rsidP="00793F38">
      <w:pPr>
        <w:spacing w:line="360" w:lineRule="auto"/>
      </w:pPr>
      <w:r w:rsidRPr="00793F38">
        <w:rPr>
          <w:lang w:val="en-US"/>
        </w:rPr>
        <w:t>00:03:15 Speaker 1</w:t>
      </w:r>
      <w:r w:rsidRPr="00793F38">
        <w:t>  </w:t>
      </w:r>
    </w:p>
    <w:p w14:paraId="514B9A6C" w14:textId="77777777" w:rsidR="00793F38" w:rsidRPr="00793F38" w:rsidRDefault="00793F38" w:rsidP="00793F38">
      <w:pPr>
        <w:spacing w:line="360" w:lineRule="auto"/>
      </w:pPr>
      <w:r w:rsidRPr="00793F38">
        <w:rPr>
          <w:lang w:val="en-US"/>
        </w:rPr>
        <w:t>Yes, People —, maybe we've called it the third arc. </w:t>
      </w:r>
      <w:r w:rsidRPr="00793F38">
        <w:t> </w:t>
      </w:r>
    </w:p>
    <w:p w14:paraId="5C7005B6" w14:textId="77777777" w:rsidR="00793F38" w:rsidRPr="00793F38" w:rsidRDefault="00793F38" w:rsidP="00793F38">
      <w:pPr>
        <w:spacing w:line="360" w:lineRule="auto"/>
      </w:pPr>
      <w:r w:rsidRPr="00793F38">
        <w:rPr>
          <w:lang w:val="en-US"/>
        </w:rPr>
        <w:t>00:03:19 Speaker 2</w:t>
      </w:r>
      <w:r w:rsidRPr="00793F38">
        <w:t>  </w:t>
      </w:r>
    </w:p>
    <w:p w14:paraId="50980736" w14:textId="77777777" w:rsidR="00793F38" w:rsidRPr="00793F38" w:rsidRDefault="00793F38" w:rsidP="00793F38">
      <w:pPr>
        <w:spacing w:line="360" w:lineRule="auto"/>
      </w:pPr>
      <w:r w:rsidRPr="00793F38">
        <w:rPr>
          <w:lang w:val="en-US"/>
        </w:rPr>
        <w:t>Yeah.</w:t>
      </w:r>
      <w:r w:rsidRPr="00793F38">
        <w:t>  </w:t>
      </w:r>
    </w:p>
    <w:p w14:paraId="73597243" w14:textId="77777777" w:rsidR="00793F38" w:rsidRPr="00793F38" w:rsidRDefault="00793F38" w:rsidP="00793F38">
      <w:pPr>
        <w:spacing w:line="360" w:lineRule="auto"/>
      </w:pPr>
      <w:r w:rsidRPr="00793F38">
        <w:rPr>
          <w:lang w:val="en-US"/>
        </w:rPr>
        <w:t>00:03:19 Speaker 1</w:t>
      </w:r>
      <w:r w:rsidRPr="00793F38">
        <w:t>  </w:t>
      </w:r>
    </w:p>
    <w:p w14:paraId="498177C4" w14:textId="77777777" w:rsidR="00793F38" w:rsidRPr="00793F38" w:rsidRDefault="00793F38" w:rsidP="00793F38">
      <w:pPr>
        <w:spacing w:line="360" w:lineRule="auto"/>
      </w:pPr>
      <w:r w:rsidRPr="00793F38">
        <w:rPr>
          <w:lang w:val="en-US"/>
        </w:rPr>
        <w:t>So, we're going to New York Comic Con this coming weekend, and I'll probably talk a little bit more about where it fits in. It was —, it's a part of the story that Justin and I had always intended to tell, it just happens to come kind of after the completion of the Dragon Prince Saga.</w:t>
      </w:r>
      <w:r w:rsidRPr="00793F38">
        <w:t>  </w:t>
      </w:r>
    </w:p>
    <w:p w14:paraId="06DC64C3" w14:textId="77777777" w:rsidR="00793F38" w:rsidRPr="00793F38" w:rsidRDefault="00793F38" w:rsidP="00793F38">
      <w:pPr>
        <w:spacing w:line="360" w:lineRule="auto"/>
      </w:pPr>
      <w:r w:rsidRPr="00793F38">
        <w:rPr>
          <w:lang w:val="en-US"/>
        </w:rPr>
        <w:t>00:03:43 Speaker 1</w:t>
      </w:r>
      <w:r w:rsidRPr="00793F38">
        <w:t>  </w:t>
      </w:r>
    </w:p>
    <w:p w14:paraId="5012360D" w14:textId="77777777" w:rsidR="00793F38" w:rsidRPr="00793F38" w:rsidRDefault="00793F38" w:rsidP="00793F38">
      <w:pPr>
        <w:spacing w:line="360" w:lineRule="auto"/>
      </w:pPr>
      <w:r w:rsidRPr="00793F38">
        <w:rPr>
          <w:lang w:val="en-US"/>
        </w:rPr>
        <w:t xml:space="preserve">There's another, essentially a trilogy. I mean, sometimes it's like is it all part of the same saga? Maybe? I mean, </w:t>
      </w:r>
      <w:proofErr w:type="gramStart"/>
      <w:r w:rsidRPr="00793F38">
        <w:rPr>
          <w:lang w:val="en-US"/>
        </w:rPr>
        <w:t>but it's</w:t>
      </w:r>
      <w:proofErr w:type="gramEnd"/>
      <w:r w:rsidRPr="00793F38">
        <w:rPr>
          <w:lang w:val="en-US"/>
        </w:rPr>
        <w:t xml:space="preserve"> the third arc is the best way I could describe it in the short term.</w:t>
      </w:r>
      <w:r w:rsidRPr="00793F38">
        <w:t>  </w:t>
      </w:r>
    </w:p>
    <w:p w14:paraId="65B066D0" w14:textId="77777777" w:rsidR="00793F38" w:rsidRPr="00793F38" w:rsidRDefault="00793F38" w:rsidP="00793F38">
      <w:pPr>
        <w:spacing w:line="360" w:lineRule="auto"/>
      </w:pPr>
      <w:r w:rsidRPr="00793F38">
        <w:rPr>
          <w:lang w:val="en-US"/>
        </w:rPr>
        <w:t>00:03:57 Speaker 2</w:t>
      </w:r>
      <w:r w:rsidRPr="00793F38">
        <w:t>  </w:t>
      </w:r>
    </w:p>
    <w:p w14:paraId="3B652E74" w14:textId="77777777" w:rsidR="00793F38" w:rsidRPr="00793F38" w:rsidRDefault="00793F38" w:rsidP="00793F38">
      <w:pPr>
        <w:spacing w:line="360" w:lineRule="auto"/>
      </w:pPr>
      <w:r w:rsidRPr="00793F38">
        <w:rPr>
          <w:lang w:val="en-US"/>
        </w:rPr>
        <w:t xml:space="preserve">OK, that's very cool. But today I want to focus on Avatar: The Last Airbender. You have been the head writer for that for also three years and it is sometimes referred to by a variety of people that it can teaches about valuable life lessons, very digestibly, and I was wondering  </w:t>
      </w:r>
      <w:proofErr w:type="spellStart"/>
      <w:r w:rsidRPr="00793F38">
        <w:rPr>
          <w:lang w:val="en-US"/>
        </w:rPr>
        <w:t>were</w:t>
      </w:r>
      <w:proofErr w:type="spellEnd"/>
      <w:r w:rsidRPr="00793F38">
        <w:rPr>
          <w:lang w:val="en-US"/>
        </w:rPr>
        <w:t xml:space="preserve"> there any methods that you and the team applied in order to get to that kind of point to teach so digestible?</w:t>
      </w:r>
      <w:r w:rsidRPr="00793F38">
        <w:t>  </w:t>
      </w:r>
    </w:p>
    <w:p w14:paraId="33B3D967" w14:textId="77777777" w:rsidR="00793F38" w:rsidRPr="00793F38" w:rsidRDefault="00793F38" w:rsidP="00793F38">
      <w:pPr>
        <w:spacing w:line="360" w:lineRule="auto"/>
      </w:pPr>
      <w:r w:rsidRPr="00793F38">
        <w:rPr>
          <w:lang w:val="en-US"/>
        </w:rPr>
        <w:t>00:04:26 Speaker 1</w:t>
      </w:r>
      <w:r w:rsidRPr="00793F38">
        <w:t>  </w:t>
      </w:r>
    </w:p>
    <w:p w14:paraId="15A82647" w14:textId="77777777" w:rsidR="00793F38" w:rsidRPr="00793F38" w:rsidRDefault="00793F38" w:rsidP="00793F38">
      <w:pPr>
        <w:spacing w:line="360" w:lineRule="auto"/>
      </w:pPr>
      <w:proofErr w:type="gramStart"/>
      <w:r w:rsidRPr="00793F38">
        <w:rPr>
          <w:lang w:val="en-US"/>
        </w:rPr>
        <w:lastRenderedPageBreak/>
        <w:t>So</w:t>
      </w:r>
      <w:proofErr w:type="gramEnd"/>
      <w:r w:rsidRPr="00793F38">
        <w:rPr>
          <w:lang w:val="en-US"/>
        </w:rPr>
        <w:t xml:space="preserve"> </w:t>
      </w:r>
      <w:proofErr w:type="gramStart"/>
      <w:r w:rsidRPr="00793F38">
        <w:rPr>
          <w:lang w:val="en-US"/>
        </w:rPr>
        <w:t>first of all</w:t>
      </w:r>
      <w:proofErr w:type="gramEnd"/>
      <w:r w:rsidRPr="00793F38">
        <w:rPr>
          <w:lang w:val="en-US"/>
        </w:rPr>
        <w:t xml:space="preserve">. I love that it's seen that way as something that is, for lack of a better word, like </w:t>
      </w:r>
      <w:proofErr w:type="gramStart"/>
      <w:r w:rsidRPr="00793F38">
        <w:rPr>
          <w:lang w:val="en-US"/>
        </w:rPr>
        <w:t>nutritious</w:t>
      </w:r>
      <w:proofErr w:type="gramEnd"/>
      <w:r w:rsidRPr="00793F38">
        <w:rPr>
          <w:lang w:val="en-US"/>
        </w:rPr>
        <w:t xml:space="preserve"> as a story. That there's something to get from it.</w:t>
      </w:r>
      <w:r w:rsidRPr="00793F38">
        <w:t>  </w:t>
      </w:r>
    </w:p>
    <w:p w14:paraId="6ED12DCF" w14:textId="77777777" w:rsidR="00793F38" w:rsidRPr="00793F38" w:rsidRDefault="00793F38" w:rsidP="00793F38">
      <w:pPr>
        <w:spacing w:line="360" w:lineRule="auto"/>
      </w:pPr>
      <w:r w:rsidRPr="00793F38">
        <w:rPr>
          <w:lang w:val="en-US"/>
        </w:rPr>
        <w:t>00:04:42 Speaker 1</w:t>
      </w:r>
      <w:r w:rsidRPr="00793F38">
        <w:t>  </w:t>
      </w:r>
    </w:p>
    <w:p w14:paraId="69D74AFE" w14:textId="77777777" w:rsidR="00793F38" w:rsidRPr="00793F38" w:rsidRDefault="00793F38" w:rsidP="00793F38">
      <w:pPr>
        <w:spacing w:line="360" w:lineRule="auto"/>
      </w:pPr>
      <w:r w:rsidRPr="00793F38">
        <w:rPr>
          <w:lang w:val="en-US"/>
        </w:rPr>
        <w:t>I want to tell a quick story about what doesn't work.</w:t>
      </w:r>
      <w:r w:rsidRPr="00793F38">
        <w:t>  </w:t>
      </w:r>
    </w:p>
    <w:p w14:paraId="0364E897" w14:textId="77777777" w:rsidR="00793F38" w:rsidRPr="00793F38" w:rsidRDefault="00793F38" w:rsidP="00793F38">
      <w:pPr>
        <w:spacing w:line="360" w:lineRule="auto"/>
      </w:pPr>
      <w:r w:rsidRPr="00793F38">
        <w:rPr>
          <w:lang w:val="en-US"/>
        </w:rPr>
        <w:t>00:04:47 Speaker 2</w:t>
      </w:r>
      <w:r w:rsidRPr="00793F38">
        <w:t>  </w:t>
      </w:r>
    </w:p>
    <w:p w14:paraId="513B9510" w14:textId="77777777" w:rsidR="00793F38" w:rsidRPr="00793F38" w:rsidRDefault="00793F38" w:rsidP="00793F38">
      <w:pPr>
        <w:spacing w:line="360" w:lineRule="auto"/>
      </w:pPr>
      <w:r w:rsidRPr="00793F38">
        <w:rPr>
          <w:lang w:val="en-US"/>
        </w:rPr>
        <w:t>OK. Yeah.</w:t>
      </w:r>
      <w:r w:rsidRPr="00793F38">
        <w:t>  </w:t>
      </w:r>
    </w:p>
    <w:p w14:paraId="75D26718" w14:textId="77777777" w:rsidR="00793F38" w:rsidRPr="00793F38" w:rsidRDefault="00793F38" w:rsidP="00793F38">
      <w:pPr>
        <w:spacing w:line="360" w:lineRule="auto"/>
      </w:pPr>
      <w:r w:rsidRPr="00793F38">
        <w:rPr>
          <w:lang w:val="en-US"/>
        </w:rPr>
        <w:t>00:04:49 Speaker 1</w:t>
      </w:r>
      <w:r w:rsidRPr="00793F38">
        <w:t>  </w:t>
      </w:r>
    </w:p>
    <w:p w14:paraId="23C9ED38" w14:textId="77777777" w:rsidR="00793F38" w:rsidRPr="00793F38" w:rsidRDefault="00793F38" w:rsidP="00793F38">
      <w:pPr>
        <w:spacing w:line="360" w:lineRule="auto"/>
      </w:pPr>
      <w:r w:rsidRPr="00793F38">
        <w:rPr>
          <w:lang w:val="en-US"/>
        </w:rPr>
        <w:t>And the contrast of that may shed some light on how we approach things. There's an episode called the Water Bending Scroll.</w:t>
      </w:r>
      <w:r w:rsidRPr="00793F38">
        <w:t>  </w:t>
      </w:r>
    </w:p>
    <w:p w14:paraId="149E4D98" w14:textId="77777777" w:rsidR="00793F38" w:rsidRPr="00793F38" w:rsidRDefault="00793F38" w:rsidP="00793F38">
      <w:pPr>
        <w:spacing w:line="360" w:lineRule="auto"/>
      </w:pPr>
      <w:r w:rsidRPr="00793F38">
        <w:rPr>
          <w:lang w:val="en-US"/>
        </w:rPr>
        <w:t>00:04:58 Speaker 2</w:t>
      </w:r>
      <w:r w:rsidRPr="00793F38">
        <w:t>  </w:t>
      </w:r>
    </w:p>
    <w:p w14:paraId="1813884D" w14:textId="77777777" w:rsidR="00793F38" w:rsidRPr="00793F38" w:rsidRDefault="00793F38" w:rsidP="00793F38">
      <w:pPr>
        <w:spacing w:line="360" w:lineRule="auto"/>
      </w:pPr>
      <w:r w:rsidRPr="00793F38">
        <w:rPr>
          <w:lang w:val="en-US"/>
        </w:rPr>
        <w:t>Yeah.</w:t>
      </w:r>
      <w:r w:rsidRPr="00793F38">
        <w:t>  </w:t>
      </w:r>
    </w:p>
    <w:p w14:paraId="4060C1C6" w14:textId="77777777" w:rsidR="00793F38" w:rsidRPr="00793F38" w:rsidRDefault="00793F38" w:rsidP="00793F38">
      <w:pPr>
        <w:spacing w:line="360" w:lineRule="auto"/>
      </w:pPr>
      <w:r w:rsidRPr="00793F38">
        <w:rPr>
          <w:lang w:val="en-US"/>
        </w:rPr>
        <w:t>00:04:59 Speaker 1</w:t>
      </w:r>
      <w:r w:rsidRPr="00793F38">
        <w:t>  </w:t>
      </w:r>
    </w:p>
    <w:p w14:paraId="5AF68D90" w14:textId="77777777" w:rsidR="00793F38" w:rsidRPr="00793F38" w:rsidRDefault="00793F38" w:rsidP="00793F38">
      <w:pPr>
        <w:spacing w:line="360" w:lineRule="auto"/>
      </w:pPr>
      <w:r w:rsidRPr="00793F38">
        <w:rPr>
          <w:lang w:val="en-US"/>
        </w:rPr>
        <w:t xml:space="preserve">And in the story, it's very early in the first season, Aang, and </w:t>
      </w:r>
      <w:proofErr w:type="spellStart"/>
      <w:r w:rsidRPr="00793F38">
        <w:rPr>
          <w:lang w:val="en-US"/>
        </w:rPr>
        <w:t>Sokka</w:t>
      </w:r>
      <w:proofErr w:type="spellEnd"/>
      <w:r w:rsidRPr="00793F38">
        <w:rPr>
          <w:lang w:val="en-US"/>
        </w:rPr>
        <w:t xml:space="preserve"> and Katara encounter some, </w:t>
      </w:r>
      <w:proofErr w:type="gramStart"/>
      <w:r w:rsidRPr="00793F38">
        <w:rPr>
          <w:lang w:val="en-US"/>
        </w:rPr>
        <w:t>You</w:t>
      </w:r>
      <w:proofErr w:type="gramEnd"/>
      <w:r w:rsidRPr="00793F38">
        <w:rPr>
          <w:lang w:val="en-US"/>
        </w:rPr>
        <w:t xml:space="preserve"> know, they go to like a pirate village or whatever, and there's a scroll that has some water bending techniques on it. It would help. So, they level up. They learn these techniques. And I think </w:t>
      </w:r>
      <w:proofErr w:type="gramStart"/>
      <w:r w:rsidRPr="00793F38">
        <w:rPr>
          <w:lang w:val="en-US"/>
        </w:rPr>
        <w:t>what's</w:t>
      </w:r>
      <w:proofErr w:type="gramEnd"/>
      <w:r w:rsidRPr="00793F38">
        <w:rPr>
          <w:lang w:val="en-US"/>
        </w:rPr>
        <w:t xml:space="preserve"> happened in the episode is earlier in the episode Katara </w:t>
      </w:r>
      <w:proofErr w:type="gramStart"/>
      <w:r w:rsidRPr="00793F38">
        <w:rPr>
          <w:lang w:val="en-US"/>
        </w:rPr>
        <w:t>has started</w:t>
      </w:r>
      <w:proofErr w:type="gramEnd"/>
      <w:r w:rsidRPr="00793F38">
        <w:rPr>
          <w:lang w:val="en-US"/>
        </w:rPr>
        <w:t xml:space="preserve"> teaching Aang some water bending and she, you know, she's very proud. She's </w:t>
      </w:r>
      <w:proofErr w:type="gramStart"/>
      <w:r w:rsidRPr="00793F38">
        <w:rPr>
          <w:lang w:val="en-US"/>
        </w:rPr>
        <w:t>only</w:t>
      </w:r>
      <w:proofErr w:type="gramEnd"/>
      <w:r w:rsidRPr="00793F38">
        <w:rPr>
          <w:lang w:val="en-US"/>
        </w:rPr>
        <w:t xml:space="preserve"> water Bender in her tribe. That's kind of what's made her special, and the freaking avatar is so good at it so fast. It's like when we all know that feeling of, like, there's something we </w:t>
      </w:r>
      <w:proofErr w:type="gramStart"/>
      <w:r w:rsidRPr="00793F38">
        <w:rPr>
          <w:lang w:val="en-US"/>
        </w:rPr>
        <w:t>practice</w:t>
      </w:r>
      <w:proofErr w:type="gramEnd"/>
      <w:r w:rsidRPr="00793F38">
        <w:rPr>
          <w:lang w:val="en-US"/>
        </w:rPr>
        <w:t xml:space="preserve"> and we care about. And there's, like, a prodigy who walks in and it's like, oh, let me try that. And they're just so good at it, </w:t>
      </w:r>
      <w:proofErr w:type="gramStart"/>
      <w:r w:rsidRPr="00793F38">
        <w:rPr>
          <w:lang w:val="en-US"/>
        </w:rPr>
        <w:t>that</w:t>
      </w:r>
      <w:proofErr w:type="gramEnd"/>
      <w:r w:rsidRPr="00793F38">
        <w:rPr>
          <w:lang w:val="en-US"/>
        </w:rPr>
        <w:t xml:space="preserve"> </w:t>
      </w:r>
      <w:proofErr w:type="gramStart"/>
      <w:r w:rsidRPr="00793F38">
        <w:rPr>
          <w:lang w:val="en-US"/>
        </w:rPr>
        <w:t>it's</w:t>
      </w:r>
      <w:proofErr w:type="gramEnd"/>
      <w:r w:rsidRPr="00793F38">
        <w:rPr>
          <w:lang w:val="en-US"/>
        </w:rPr>
        <w:t xml:space="preserve"> like. Damn it. Like, why can't I be that good? And </w:t>
      </w:r>
      <w:proofErr w:type="gramStart"/>
      <w:r w:rsidRPr="00793F38">
        <w:rPr>
          <w:lang w:val="en-US"/>
        </w:rPr>
        <w:t>you</w:t>
      </w:r>
      <w:proofErr w:type="gramEnd"/>
      <w:r w:rsidRPr="00793F38">
        <w:rPr>
          <w:lang w:val="en-US"/>
        </w:rPr>
        <w:t xml:space="preserve"> kind of, you're jealous. You're a little angry. You're a little, you feel selfish and weird about it. Anyway. </w:t>
      </w:r>
      <w:proofErr w:type="gramStart"/>
      <w:r w:rsidRPr="00793F38">
        <w:rPr>
          <w:lang w:val="en-US"/>
        </w:rPr>
        <w:t>So</w:t>
      </w:r>
      <w:proofErr w:type="gramEnd"/>
      <w:r w:rsidRPr="00793F38">
        <w:rPr>
          <w:lang w:val="en-US"/>
        </w:rPr>
        <w:t xml:space="preserve"> this situation drives her to steal the scroll, and she takes the scroll and that causes all these things to happen, and the pirates chase them and there's All these things and blah blah blah.</w:t>
      </w:r>
      <w:r w:rsidRPr="00793F38">
        <w:t>  </w:t>
      </w:r>
    </w:p>
    <w:p w14:paraId="3FA1B5D6" w14:textId="77777777" w:rsidR="00793F38" w:rsidRPr="00793F38" w:rsidRDefault="00793F38" w:rsidP="00793F38">
      <w:pPr>
        <w:spacing w:line="360" w:lineRule="auto"/>
      </w:pPr>
      <w:r w:rsidRPr="00793F38">
        <w:rPr>
          <w:lang w:val="en-US"/>
        </w:rPr>
        <w:t>00:06:12 Speaker 1</w:t>
      </w:r>
      <w:r w:rsidRPr="00793F38">
        <w:t>  </w:t>
      </w:r>
    </w:p>
    <w:p w14:paraId="39C9BB7E" w14:textId="77777777" w:rsidR="00793F38" w:rsidRPr="00793F38" w:rsidRDefault="00793F38" w:rsidP="00793F38">
      <w:pPr>
        <w:spacing w:line="360" w:lineRule="auto"/>
      </w:pPr>
      <w:r w:rsidRPr="00793F38">
        <w:rPr>
          <w:lang w:val="en-US"/>
        </w:rPr>
        <w:t xml:space="preserve">And the note we got from the network was, hey, stealing is wrong. Someone has to say stealing is wrong at the end of the episode. You can't just have a character </w:t>
      </w:r>
      <w:proofErr w:type="gramStart"/>
      <w:r w:rsidRPr="00793F38">
        <w:rPr>
          <w:lang w:val="en-US"/>
        </w:rPr>
        <w:t>steal</w:t>
      </w:r>
      <w:proofErr w:type="gramEnd"/>
      <w:r w:rsidRPr="00793F38">
        <w:rPr>
          <w:lang w:val="en-US"/>
        </w:rPr>
        <w:t xml:space="preserve"> something without someone saying the moral, which is that stealing is wrong. And this was a </w:t>
      </w:r>
      <w:proofErr w:type="gramStart"/>
      <w:r w:rsidRPr="00793F38">
        <w:rPr>
          <w:lang w:val="en-US"/>
        </w:rPr>
        <w:t>pretty big</w:t>
      </w:r>
      <w:proofErr w:type="gramEnd"/>
      <w:r w:rsidRPr="00793F38">
        <w:rPr>
          <w:lang w:val="en-US"/>
        </w:rPr>
        <w:t xml:space="preserve"> dilemma for me because I didn't want to do that. I feel like every freaking 5-year-old knows stealing is wrong. I don’t have to say that. I don't have to have a preaching moment.</w:t>
      </w:r>
      <w:r w:rsidRPr="00793F38">
        <w:t>  </w:t>
      </w:r>
    </w:p>
    <w:p w14:paraId="0B2AA812" w14:textId="77777777" w:rsidR="00793F38" w:rsidRPr="00793F38" w:rsidRDefault="00793F38" w:rsidP="00793F38">
      <w:pPr>
        <w:spacing w:line="360" w:lineRule="auto"/>
      </w:pPr>
      <w:r w:rsidRPr="00793F38">
        <w:rPr>
          <w:lang w:val="en-US"/>
        </w:rPr>
        <w:t>00:06:40 Speaker 1</w:t>
      </w:r>
      <w:r w:rsidRPr="00793F38">
        <w:t>  </w:t>
      </w:r>
    </w:p>
    <w:p w14:paraId="7E7E5F1A" w14:textId="77777777" w:rsidR="00793F38" w:rsidRPr="00793F38" w:rsidRDefault="00793F38" w:rsidP="00793F38">
      <w:pPr>
        <w:spacing w:line="360" w:lineRule="auto"/>
      </w:pPr>
      <w:r w:rsidRPr="00793F38">
        <w:rPr>
          <w:lang w:val="en-US"/>
        </w:rPr>
        <w:t>To me, what's powerful, or more interesting, is seeing what forces drive a character that you love that you believe in, that you connect with?</w:t>
      </w:r>
      <w:r w:rsidRPr="00793F38">
        <w:t>  </w:t>
      </w:r>
    </w:p>
    <w:p w14:paraId="51135ADC" w14:textId="77777777" w:rsidR="00793F38" w:rsidRPr="00793F38" w:rsidRDefault="00793F38" w:rsidP="00793F38">
      <w:pPr>
        <w:spacing w:line="360" w:lineRule="auto"/>
      </w:pPr>
      <w:r w:rsidRPr="00793F38">
        <w:rPr>
          <w:lang w:val="en-US"/>
        </w:rPr>
        <w:t>00:06:52 Speaker 1</w:t>
      </w:r>
      <w:r w:rsidRPr="00793F38">
        <w:t>  </w:t>
      </w:r>
    </w:p>
    <w:p w14:paraId="6E9191D8" w14:textId="77777777" w:rsidR="00793F38" w:rsidRPr="00793F38" w:rsidRDefault="00793F38" w:rsidP="00793F38">
      <w:pPr>
        <w:spacing w:line="360" w:lineRule="auto"/>
      </w:pPr>
      <w:r w:rsidRPr="00793F38">
        <w:rPr>
          <w:lang w:val="en-US"/>
        </w:rPr>
        <w:lastRenderedPageBreak/>
        <w:t>Who you see as a good person, a virtuous person.</w:t>
      </w:r>
      <w:r w:rsidRPr="00793F38">
        <w:t>  </w:t>
      </w:r>
    </w:p>
    <w:p w14:paraId="61950932" w14:textId="77777777" w:rsidR="00793F38" w:rsidRPr="00793F38" w:rsidRDefault="00793F38" w:rsidP="00793F38">
      <w:pPr>
        <w:spacing w:line="360" w:lineRule="auto"/>
      </w:pPr>
      <w:r w:rsidRPr="00793F38">
        <w:rPr>
          <w:lang w:val="en-US"/>
        </w:rPr>
        <w:t>00:06:57 Speaker 1</w:t>
      </w:r>
      <w:r w:rsidRPr="00793F38">
        <w:t>  </w:t>
      </w:r>
    </w:p>
    <w:p w14:paraId="2D8EBB93" w14:textId="77777777" w:rsidR="00793F38" w:rsidRPr="00793F38" w:rsidRDefault="00793F38" w:rsidP="00793F38">
      <w:pPr>
        <w:spacing w:line="360" w:lineRule="auto"/>
      </w:pPr>
      <w:r w:rsidRPr="00793F38">
        <w:rPr>
          <w:lang w:val="en-US"/>
        </w:rPr>
        <w:t>What would drive her to steal? What feelings would get so deep inside her ... that she would steal and additionally, maybe what rationalizations might she go through in that process?</w:t>
      </w:r>
      <w:r w:rsidRPr="00793F38">
        <w:t>  </w:t>
      </w:r>
    </w:p>
    <w:p w14:paraId="57BECC45" w14:textId="77777777" w:rsidR="00793F38" w:rsidRPr="00793F38" w:rsidRDefault="00793F38" w:rsidP="00793F38">
      <w:pPr>
        <w:spacing w:line="360" w:lineRule="auto"/>
      </w:pPr>
      <w:r w:rsidRPr="00793F38">
        <w:rPr>
          <w:lang w:val="en-US"/>
        </w:rPr>
        <w:t>00:07:09 Speaker 1</w:t>
      </w:r>
      <w:r w:rsidRPr="00793F38">
        <w:t>  </w:t>
      </w:r>
    </w:p>
    <w:p w14:paraId="4DAF530D" w14:textId="77777777" w:rsidR="00793F38" w:rsidRPr="00793F38" w:rsidRDefault="00793F38" w:rsidP="00793F38">
      <w:pPr>
        <w:spacing w:line="360" w:lineRule="auto"/>
      </w:pPr>
      <w:r w:rsidRPr="00793F38">
        <w:rPr>
          <w:lang w:val="en-US"/>
        </w:rPr>
        <w:t>To me, that is more interesting in developing empathy in having a deeper understanding of maybe why it was wrong even though all these things, even though she felt that way, even though they were pirates.</w:t>
      </w:r>
      <w:r w:rsidRPr="00793F38">
        <w:t>  </w:t>
      </w:r>
    </w:p>
    <w:p w14:paraId="5A11E759" w14:textId="77777777" w:rsidR="00793F38" w:rsidRPr="00793F38" w:rsidRDefault="00793F38" w:rsidP="00793F38">
      <w:pPr>
        <w:spacing w:line="360" w:lineRule="auto"/>
      </w:pPr>
      <w:r w:rsidRPr="00793F38">
        <w:rPr>
          <w:lang w:val="en-US"/>
        </w:rPr>
        <w:t>00:07:27 Speaker 1</w:t>
      </w:r>
      <w:r w:rsidRPr="00793F38">
        <w:t>  </w:t>
      </w:r>
    </w:p>
    <w:p w14:paraId="7BE52210" w14:textId="77777777" w:rsidR="00793F38" w:rsidRPr="00793F38" w:rsidRDefault="00793F38" w:rsidP="00793F38">
      <w:pPr>
        <w:spacing w:line="360" w:lineRule="auto"/>
      </w:pPr>
      <w:r w:rsidRPr="00793F38">
        <w:rPr>
          <w:lang w:val="en-US"/>
        </w:rPr>
        <w:t>You still have a gut that it's still wrong, so to me it's like you trust the audience to follow a story of these authentic characters and understand their real feelings and you don't get preachy about it. And the teaching just comes from that shared experience. The authenticity of that shared experience with the character going through it.</w:t>
      </w:r>
      <w:r w:rsidRPr="00793F38">
        <w:t>  </w:t>
      </w:r>
    </w:p>
    <w:p w14:paraId="2058ACC3" w14:textId="77777777" w:rsidR="00793F38" w:rsidRPr="00793F38" w:rsidRDefault="00793F38" w:rsidP="00793F38">
      <w:pPr>
        <w:spacing w:line="360" w:lineRule="auto"/>
      </w:pPr>
      <w:r w:rsidRPr="00793F38">
        <w:rPr>
          <w:lang w:val="en-US"/>
        </w:rPr>
        <w:t>00:07:48 Speaker 1</w:t>
      </w:r>
      <w:r w:rsidRPr="00793F38">
        <w:t>  </w:t>
      </w:r>
    </w:p>
    <w:p w14:paraId="04E86C84" w14:textId="77777777" w:rsidR="00793F38" w:rsidRPr="00793F38" w:rsidRDefault="00793F38" w:rsidP="00793F38">
      <w:pPr>
        <w:spacing w:line="360" w:lineRule="auto"/>
      </w:pPr>
      <w:r w:rsidRPr="00793F38">
        <w:rPr>
          <w:lang w:val="en-US"/>
        </w:rPr>
        <w:t xml:space="preserve">You never have to say stealing is wrong. So, I think they still made us say it at the end. We </w:t>
      </w:r>
      <w:proofErr w:type="gramStart"/>
      <w:r w:rsidRPr="00793F38">
        <w:rPr>
          <w:lang w:val="en-US"/>
        </w:rPr>
        <w:t>had</w:t>
      </w:r>
      <w:proofErr w:type="gramEnd"/>
      <w:r w:rsidRPr="00793F38">
        <w:rPr>
          <w:lang w:val="en-US"/>
        </w:rPr>
        <w:t xml:space="preserve"> to say, like stealing is wrong, unless it's from pirates or something. Something like that. But it was </w:t>
      </w:r>
      <w:proofErr w:type="gramStart"/>
      <w:r w:rsidRPr="00793F38">
        <w:rPr>
          <w:lang w:val="en-US"/>
        </w:rPr>
        <w:t>definitely a</w:t>
      </w:r>
      <w:proofErr w:type="gramEnd"/>
      <w:r w:rsidRPr="00793F38">
        <w:rPr>
          <w:lang w:val="en-US"/>
        </w:rPr>
        <w:t xml:space="preserve"> nod to </w:t>
      </w:r>
      <w:proofErr w:type="gramStart"/>
      <w:r w:rsidRPr="00793F38">
        <w:rPr>
          <w:lang w:val="en-US"/>
        </w:rPr>
        <w:t>the</w:t>
      </w:r>
      <w:proofErr w:type="gramEnd"/>
      <w:r w:rsidRPr="00793F38">
        <w:rPr>
          <w:lang w:val="en-US"/>
        </w:rPr>
        <w:t>, you know, we had to do it for the network, but we wanted to kind of undercut it so that these kids knew we were joking a little bit. But to me, that experience of being called on it and having someone say; there's a lesson here and you have to teach it, and going through it and saying, gosh, no, what I really want to do is tell the story, portray the characters as realistically as possible, and let the experience of sharing that be what teaches. So that's kind of the first thing I would say I think about that.</w:t>
      </w:r>
      <w:r w:rsidRPr="00793F38">
        <w:t>  </w:t>
      </w:r>
    </w:p>
    <w:p w14:paraId="6397B5DB" w14:textId="77777777" w:rsidR="00793F38" w:rsidRPr="00793F38" w:rsidRDefault="00793F38" w:rsidP="00793F38">
      <w:pPr>
        <w:spacing w:line="360" w:lineRule="auto"/>
      </w:pPr>
      <w:r w:rsidRPr="00793F38">
        <w:rPr>
          <w:lang w:val="en-US"/>
        </w:rPr>
        <w:t>00:08:34 Speaker 2</w:t>
      </w:r>
      <w:r w:rsidRPr="00793F38">
        <w:t>  </w:t>
      </w:r>
    </w:p>
    <w:p w14:paraId="4E286B59" w14:textId="77777777" w:rsidR="00793F38" w:rsidRPr="00793F38" w:rsidRDefault="00793F38" w:rsidP="00793F38">
      <w:pPr>
        <w:spacing w:line="360" w:lineRule="auto"/>
      </w:pPr>
      <w:r w:rsidRPr="00793F38">
        <w:rPr>
          <w:lang w:val="en-US"/>
        </w:rPr>
        <w:t xml:space="preserve">Because you also </w:t>
      </w:r>
      <w:proofErr w:type="gramStart"/>
      <w:r w:rsidRPr="00793F38">
        <w:rPr>
          <w:lang w:val="en-US"/>
        </w:rPr>
        <w:t>have like</w:t>
      </w:r>
      <w:proofErr w:type="gramEnd"/>
      <w:r w:rsidRPr="00793F38">
        <w:rPr>
          <w:lang w:val="en-US"/>
        </w:rPr>
        <w:t xml:space="preserve"> Uncle Iroh in this show, for example also very notice very quotable in what his teachings </w:t>
      </w:r>
      <w:proofErr w:type="gramStart"/>
      <w:r w:rsidRPr="00793F38">
        <w:rPr>
          <w:lang w:val="en-US"/>
        </w:rPr>
        <w:t>so</w:t>
      </w:r>
      <w:proofErr w:type="gramEnd"/>
      <w:r w:rsidRPr="00793F38">
        <w:rPr>
          <w:lang w:val="en-US"/>
        </w:rPr>
        <w:t xml:space="preserve"> to say.</w:t>
      </w:r>
      <w:r w:rsidRPr="00793F38">
        <w:t>  </w:t>
      </w:r>
    </w:p>
    <w:p w14:paraId="7FAB1889" w14:textId="77777777" w:rsidR="00793F38" w:rsidRPr="00793F38" w:rsidRDefault="00793F38" w:rsidP="00793F38">
      <w:pPr>
        <w:spacing w:line="360" w:lineRule="auto"/>
      </w:pPr>
      <w:r w:rsidRPr="00793F38">
        <w:rPr>
          <w:lang w:val="en-US"/>
        </w:rPr>
        <w:t>00:08:42 Speaker 1</w:t>
      </w:r>
      <w:r w:rsidRPr="00793F38">
        <w:t>  </w:t>
      </w:r>
    </w:p>
    <w:p w14:paraId="61D92C7D" w14:textId="77777777" w:rsidR="00793F38" w:rsidRPr="00793F38" w:rsidRDefault="00793F38" w:rsidP="00793F38">
      <w:pPr>
        <w:spacing w:line="360" w:lineRule="auto"/>
      </w:pPr>
      <w:r w:rsidRPr="00793F38">
        <w:rPr>
          <w:lang w:val="en-US"/>
        </w:rPr>
        <w:t>Yeah, yeah, I mean. So that would be, I mean like. Where does Iroh fit into something like that?</w:t>
      </w:r>
      <w:r w:rsidRPr="00793F38">
        <w:t>  </w:t>
      </w:r>
    </w:p>
    <w:p w14:paraId="638CA6D4" w14:textId="77777777" w:rsidR="00793F38" w:rsidRPr="00793F38" w:rsidRDefault="00793F38" w:rsidP="00793F38">
      <w:pPr>
        <w:spacing w:line="360" w:lineRule="auto"/>
      </w:pPr>
      <w:r w:rsidRPr="00793F38">
        <w:rPr>
          <w:lang w:val="en-US"/>
        </w:rPr>
        <w:t>00:08:52 Speaker 1</w:t>
      </w:r>
      <w:r w:rsidRPr="00793F38">
        <w:t>  </w:t>
      </w:r>
    </w:p>
    <w:p w14:paraId="25E8F0AE" w14:textId="77777777" w:rsidR="00793F38" w:rsidRPr="00793F38" w:rsidRDefault="00793F38" w:rsidP="00793F38">
      <w:pPr>
        <w:spacing w:line="360" w:lineRule="auto"/>
      </w:pPr>
      <w:r w:rsidRPr="00793F38">
        <w:rPr>
          <w:lang w:val="en-US"/>
        </w:rPr>
        <w:t xml:space="preserve">That's a bit more developing a character who has some wisdom and something to say and making them compelling and believable. And </w:t>
      </w:r>
      <w:proofErr w:type="gramStart"/>
      <w:r w:rsidRPr="00793F38">
        <w:rPr>
          <w:lang w:val="en-US"/>
        </w:rPr>
        <w:t>believable</w:t>
      </w:r>
      <w:proofErr w:type="gramEnd"/>
      <w:r w:rsidRPr="00793F38">
        <w:rPr>
          <w:lang w:val="en-US"/>
        </w:rPr>
        <w:t xml:space="preserve"> that they know what they're talking about, right? So. I mean, if you took all the things that he said and you gave them to another character, it might not work, but you get this sense that he's very powerful, that he's been through a lot, that he's humbled, that he's experienced things, </w:t>
      </w:r>
      <w:r w:rsidRPr="00793F38">
        <w:rPr>
          <w:lang w:val="en-US"/>
        </w:rPr>
        <w:lastRenderedPageBreak/>
        <w:t xml:space="preserve">but that he's not— This is not coming from a place of ego. So, you don't question his motives. You learn that he loves Zuko, he wants to make a difference in his life. The things he says, he tries to </w:t>
      </w:r>
      <w:proofErr w:type="gramStart"/>
      <w:r w:rsidRPr="00793F38">
        <w:rPr>
          <w:lang w:val="en-US"/>
        </w:rPr>
        <w:t>say to</w:t>
      </w:r>
      <w:proofErr w:type="gramEnd"/>
      <w:r w:rsidRPr="00793F38">
        <w:rPr>
          <w:lang w:val="en-US"/>
        </w:rPr>
        <w:t xml:space="preserve"> make a difference. So, you believe in his motives. You believe in his experience, and then hopefully the things he says don't overextend. Again, </w:t>
      </w:r>
      <w:proofErr w:type="gramStart"/>
      <w:r w:rsidRPr="00793F38">
        <w:rPr>
          <w:lang w:val="en-US"/>
        </w:rPr>
        <w:t>It's</w:t>
      </w:r>
      <w:proofErr w:type="gramEnd"/>
      <w:r w:rsidRPr="00793F38">
        <w:rPr>
          <w:lang w:val="en-US"/>
        </w:rPr>
        <w:t xml:space="preserve"> like we want to find something that does feel like deep wisdom. I don't know, like in the sense of—, I feel like in Korra, I'm going to be honest, there was something he </w:t>
      </w:r>
      <w:proofErr w:type="gramStart"/>
      <w:r w:rsidRPr="00793F38">
        <w:rPr>
          <w:lang w:val="en-US"/>
        </w:rPr>
        <w:t>said</w:t>
      </w:r>
      <w:proofErr w:type="gramEnd"/>
      <w:r w:rsidRPr="00793F38">
        <w:rPr>
          <w:lang w:val="en-US"/>
        </w:rPr>
        <w:t xml:space="preserve"> and I was like, </w:t>
      </w:r>
      <w:proofErr w:type="spellStart"/>
      <w:r w:rsidRPr="00793F38">
        <w:rPr>
          <w:lang w:val="en-US"/>
        </w:rPr>
        <w:t>ohh</w:t>
      </w:r>
      <w:proofErr w:type="spellEnd"/>
      <w:r w:rsidRPr="00793F38">
        <w:rPr>
          <w:lang w:val="en-US"/>
        </w:rPr>
        <w:t xml:space="preserve"> man. ooh, that doesn't feel right. That feels like wisdom </w:t>
      </w:r>
      <w:proofErr w:type="spellStart"/>
      <w:r w:rsidRPr="00793F38">
        <w:rPr>
          <w:lang w:val="en-US"/>
        </w:rPr>
        <w:t>esque</w:t>
      </w:r>
      <w:proofErr w:type="spellEnd"/>
      <w:r w:rsidRPr="00793F38">
        <w:rPr>
          <w:lang w:val="en-US"/>
        </w:rPr>
        <w:t>. It feels like —, it sounds like wisdom, but it's not. </w:t>
      </w:r>
      <w:r w:rsidRPr="00793F38">
        <w:t>  </w:t>
      </w:r>
    </w:p>
    <w:p w14:paraId="7465F8A2" w14:textId="77777777" w:rsidR="00793F38" w:rsidRPr="00793F38" w:rsidRDefault="00793F38" w:rsidP="00793F38">
      <w:pPr>
        <w:spacing w:line="360" w:lineRule="auto"/>
      </w:pPr>
      <w:r w:rsidRPr="00793F38">
        <w:rPr>
          <w:lang w:val="en-US"/>
        </w:rPr>
        <w:t>00:10:08 Speaker 1</w:t>
      </w:r>
      <w:r w:rsidRPr="00793F38">
        <w:t>  </w:t>
      </w:r>
    </w:p>
    <w:p w14:paraId="07004C40" w14:textId="77777777" w:rsidR="00793F38" w:rsidRPr="00793F38" w:rsidRDefault="00793F38" w:rsidP="00793F38">
      <w:pPr>
        <w:spacing w:line="360" w:lineRule="auto"/>
      </w:pPr>
      <w:r w:rsidRPr="00793F38">
        <w:rPr>
          <w:lang w:val="en-US"/>
        </w:rPr>
        <w:t>But that's tricky. I mean like, because like, if you don't know something or believe something, don't give it to a character like Iroh. If you're not sure about it. If it just sounds like wisdom.</w:t>
      </w:r>
      <w:r w:rsidRPr="00793F38">
        <w:t>  </w:t>
      </w:r>
    </w:p>
    <w:p w14:paraId="3179EE38" w14:textId="77777777" w:rsidR="00793F38" w:rsidRPr="00793F38" w:rsidRDefault="00793F38" w:rsidP="00793F38">
      <w:pPr>
        <w:spacing w:line="360" w:lineRule="auto"/>
      </w:pPr>
      <w:r w:rsidRPr="00793F38">
        <w:rPr>
          <w:lang w:val="en-US"/>
        </w:rPr>
        <w:t>00:10:20 Speaker 1</w:t>
      </w:r>
      <w:r w:rsidRPr="00793F38">
        <w:t>  </w:t>
      </w:r>
    </w:p>
    <w:p w14:paraId="2DB4B250" w14:textId="77777777" w:rsidR="00793F38" w:rsidRPr="00793F38" w:rsidRDefault="00793F38" w:rsidP="00793F38">
      <w:pPr>
        <w:spacing w:line="360" w:lineRule="auto"/>
      </w:pPr>
      <w:r w:rsidRPr="00793F38">
        <w:rPr>
          <w:lang w:val="en-US"/>
        </w:rPr>
        <w:t>Sometimes the things you give him to say, and I don't know. I can't think of anything. Maybe you give me examples.</w:t>
      </w:r>
      <w:r w:rsidRPr="00793F38">
        <w:t>  </w:t>
      </w:r>
    </w:p>
    <w:p w14:paraId="082963FC" w14:textId="77777777" w:rsidR="00793F38" w:rsidRPr="00793F38" w:rsidRDefault="00793F38" w:rsidP="00793F38">
      <w:pPr>
        <w:spacing w:line="360" w:lineRule="auto"/>
      </w:pPr>
      <w:r w:rsidRPr="00793F38">
        <w:rPr>
          <w:lang w:val="en-US"/>
        </w:rPr>
        <w:t>00:10:27 Speaker 1</w:t>
      </w:r>
      <w:r w:rsidRPr="00793F38">
        <w:t>  </w:t>
      </w:r>
    </w:p>
    <w:p w14:paraId="36ED6183" w14:textId="77777777" w:rsidR="00793F38" w:rsidRPr="00793F38" w:rsidRDefault="00793F38" w:rsidP="00793F38">
      <w:pPr>
        <w:spacing w:line="360" w:lineRule="auto"/>
      </w:pPr>
      <w:r w:rsidRPr="00793F38">
        <w:rPr>
          <w:lang w:val="en-US"/>
        </w:rPr>
        <w:t xml:space="preserve">I can think of one example like he says at the end of season 1, he says to Zuko “A man needs his rest”. Now. It's just a fundamental thing. It's such a simple thing, right? </w:t>
      </w:r>
      <w:proofErr w:type="gramStart"/>
      <w:r w:rsidRPr="00793F38">
        <w:rPr>
          <w:lang w:val="en-US"/>
        </w:rPr>
        <w:t>It's like, how</w:t>
      </w:r>
      <w:proofErr w:type="gramEnd"/>
      <w:r w:rsidRPr="00793F38">
        <w:rPr>
          <w:lang w:val="en-US"/>
        </w:rPr>
        <w:t xml:space="preserve"> do you argue that? Right? I mean, like, maybe there's someone who disagrees, but it's like. You look at</w:t>
      </w:r>
      <w:proofErr w:type="gramStart"/>
      <w:r w:rsidRPr="00793F38">
        <w:rPr>
          <w:lang w:val="en-US"/>
        </w:rPr>
        <w:t>, in particular, you</w:t>
      </w:r>
      <w:proofErr w:type="gramEnd"/>
      <w:r w:rsidRPr="00793F38">
        <w:rPr>
          <w:lang w:val="en-US"/>
        </w:rPr>
        <w:t xml:space="preserve"> look at Zuko.</w:t>
      </w:r>
      <w:r w:rsidRPr="00793F38">
        <w:t>  </w:t>
      </w:r>
    </w:p>
    <w:p w14:paraId="4BC2A373" w14:textId="77777777" w:rsidR="00793F38" w:rsidRPr="00793F38" w:rsidRDefault="00793F38" w:rsidP="00793F38">
      <w:pPr>
        <w:spacing w:line="360" w:lineRule="auto"/>
      </w:pPr>
      <w:r w:rsidRPr="00793F38">
        <w:rPr>
          <w:lang w:val="en-US"/>
        </w:rPr>
        <w:t>00:10:47 Speaker 1</w:t>
      </w:r>
      <w:r w:rsidRPr="00793F38">
        <w:t>  </w:t>
      </w:r>
    </w:p>
    <w:p w14:paraId="050549D9" w14:textId="77777777" w:rsidR="00793F38" w:rsidRPr="00793F38" w:rsidRDefault="00793F38" w:rsidP="00793F38">
      <w:pPr>
        <w:spacing w:line="360" w:lineRule="auto"/>
      </w:pPr>
      <w:r w:rsidRPr="00793F38">
        <w:rPr>
          <w:lang w:val="en-US"/>
        </w:rPr>
        <w:t xml:space="preserve">It's what Zuko needed to hear. Zuko's been struggling and fighting and straining and just obsessed. And this is just a moment... where he says a man needs his rest. He's just saying stop. Like maybe, you know you can change, you can grow, you know, through the process of rest. I don't know. But yeah, that's I guess what I would say on a character like Iroh, which is you </w:t>
      </w:r>
      <w:proofErr w:type="gramStart"/>
      <w:r w:rsidRPr="00793F38">
        <w:rPr>
          <w:lang w:val="en-US"/>
        </w:rPr>
        <w:t>have to</w:t>
      </w:r>
      <w:proofErr w:type="gramEnd"/>
      <w:r w:rsidRPr="00793F38">
        <w:rPr>
          <w:lang w:val="en-US"/>
        </w:rPr>
        <w:t xml:space="preserve"> invest in the character. So, he's believable and his </w:t>
      </w:r>
      <w:proofErr w:type="gramStart"/>
      <w:r w:rsidRPr="00793F38">
        <w:rPr>
          <w:lang w:val="en-US"/>
        </w:rPr>
        <w:t>motives, he or her</w:t>
      </w:r>
      <w:proofErr w:type="gramEnd"/>
      <w:r w:rsidRPr="00793F38">
        <w:rPr>
          <w:lang w:val="en-US"/>
        </w:rPr>
        <w:t>, he or she, are believable.</w:t>
      </w:r>
      <w:r w:rsidRPr="00793F38">
        <w:t>  </w:t>
      </w:r>
    </w:p>
    <w:p w14:paraId="36EEBFDB" w14:textId="77777777" w:rsidR="00793F38" w:rsidRPr="00793F38" w:rsidRDefault="00793F38" w:rsidP="00793F38">
      <w:pPr>
        <w:spacing w:line="360" w:lineRule="auto"/>
      </w:pPr>
      <w:r w:rsidRPr="00793F38">
        <w:rPr>
          <w:lang w:val="en-US"/>
        </w:rPr>
        <w:t>00:11:19 Speaker 1</w:t>
      </w:r>
      <w:r w:rsidRPr="00793F38">
        <w:t>  </w:t>
      </w:r>
    </w:p>
    <w:p w14:paraId="00430CFA" w14:textId="77777777" w:rsidR="00793F38" w:rsidRPr="00793F38" w:rsidRDefault="00793F38" w:rsidP="00793F38">
      <w:pPr>
        <w:spacing w:line="360" w:lineRule="auto"/>
      </w:pPr>
      <w:r w:rsidRPr="00793F38">
        <w:rPr>
          <w:lang w:val="en-US"/>
        </w:rPr>
        <w:t xml:space="preserve">And you </w:t>
      </w:r>
      <w:proofErr w:type="gramStart"/>
      <w:r w:rsidRPr="00793F38">
        <w:rPr>
          <w:lang w:val="en-US"/>
        </w:rPr>
        <w:t>have to</w:t>
      </w:r>
      <w:proofErr w:type="gramEnd"/>
      <w:r w:rsidRPr="00793F38">
        <w:rPr>
          <w:lang w:val="en-US"/>
        </w:rPr>
        <w:t>, you know, the things they say if they're saying them as wisdom. You try to make sure they're not overextending, that there's a humility to the wisdom that you choose or an appropriateness to the moment.</w:t>
      </w:r>
      <w:r w:rsidRPr="00793F38">
        <w:t>  </w:t>
      </w:r>
    </w:p>
    <w:p w14:paraId="27559330" w14:textId="77777777" w:rsidR="00793F38" w:rsidRPr="00793F38" w:rsidRDefault="00793F38" w:rsidP="00793F38">
      <w:pPr>
        <w:spacing w:line="360" w:lineRule="auto"/>
      </w:pPr>
      <w:r w:rsidRPr="00793F38">
        <w:rPr>
          <w:lang w:val="en-US"/>
        </w:rPr>
        <w:t>00:11:34 Speaker 2</w:t>
      </w:r>
      <w:r w:rsidRPr="00793F38">
        <w:t>  </w:t>
      </w:r>
    </w:p>
    <w:p w14:paraId="18FC4D0B" w14:textId="77777777" w:rsidR="00793F38" w:rsidRPr="00793F38" w:rsidRDefault="00793F38" w:rsidP="00793F38">
      <w:pPr>
        <w:spacing w:line="360" w:lineRule="auto"/>
      </w:pPr>
      <w:r w:rsidRPr="00793F38">
        <w:rPr>
          <w:lang w:val="en-US"/>
        </w:rPr>
        <w:t>So yeah, because like someone else noted to me like, hey, you know, a lot of shows that go into a longer length of more TV time, they often go into Flanderization, which is like, you know, the exaggeration of a single trade and become very 2 dimensional.</w:t>
      </w:r>
      <w:r w:rsidRPr="00793F38">
        <w:t>  </w:t>
      </w:r>
    </w:p>
    <w:p w14:paraId="22244E21" w14:textId="77777777" w:rsidR="00793F38" w:rsidRPr="00793F38" w:rsidRDefault="00793F38" w:rsidP="00793F38">
      <w:pPr>
        <w:spacing w:line="360" w:lineRule="auto"/>
      </w:pPr>
      <w:r w:rsidRPr="00793F38">
        <w:rPr>
          <w:lang w:val="en-US"/>
        </w:rPr>
        <w:t>00:11:49 Speaker 1</w:t>
      </w:r>
      <w:r w:rsidRPr="00793F38">
        <w:t>  </w:t>
      </w:r>
    </w:p>
    <w:p w14:paraId="65D60521" w14:textId="77777777" w:rsidR="00793F38" w:rsidRPr="00793F38" w:rsidRDefault="00793F38" w:rsidP="00793F38">
      <w:pPr>
        <w:spacing w:line="360" w:lineRule="auto"/>
      </w:pPr>
      <w:r w:rsidRPr="00793F38">
        <w:rPr>
          <w:lang w:val="en-US"/>
        </w:rPr>
        <w:lastRenderedPageBreak/>
        <w:t>Say that word one more time.</w:t>
      </w:r>
      <w:r w:rsidRPr="00793F38">
        <w:t>  </w:t>
      </w:r>
    </w:p>
    <w:p w14:paraId="5E8FA538" w14:textId="77777777" w:rsidR="00793F38" w:rsidRPr="00793F38" w:rsidRDefault="00793F38" w:rsidP="00793F38">
      <w:pPr>
        <w:spacing w:line="360" w:lineRule="auto"/>
      </w:pPr>
      <w:r w:rsidRPr="00793F38">
        <w:rPr>
          <w:lang w:val="en-US"/>
        </w:rPr>
        <w:t>00:11:51 Speaker 2</w:t>
      </w:r>
      <w:r w:rsidRPr="00793F38">
        <w:t>  </w:t>
      </w:r>
    </w:p>
    <w:p w14:paraId="47C23434" w14:textId="77777777" w:rsidR="00793F38" w:rsidRPr="00793F38" w:rsidRDefault="00793F38" w:rsidP="00793F38">
      <w:pPr>
        <w:spacing w:line="360" w:lineRule="auto"/>
      </w:pPr>
      <w:r w:rsidRPr="00793F38">
        <w:rPr>
          <w:lang w:val="en-US"/>
        </w:rPr>
        <w:t>Flanderization. It's the progressive exaggeration of a single trait or set of traits or fictional character until it overtakes all other characterizations basically.</w:t>
      </w:r>
      <w:r w:rsidRPr="00793F38">
        <w:t>  </w:t>
      </w:r>
    </w:p>
    <w:p w14:paraId="00598716" w14:textId="77777777" w:rsidR="00793F38" w:rsidRPr="00793F38" w:rsidRDefault="00793F38" w:rsidP="00793F38">
      <w:pPr>
        <w:spacing w:line="360" w:lineRule="auto"/>
      </w:pPr>
      <w:r w:rsidRPr="00793F38">
        <w:rPr>
          <w:lang w:val="en-US"/>
        </w:rPr>
        <w:t>00:12:00 Speaker 1</w:t>
      </w:r>
      <w:r w:rsidRPr="00793F38">
        <w:t>  </w:t>
      </w:r>
    </w:p>
    <w:p w14:paraId="05A00274" w14:textId="77777777" w:rsidR="00793F38" w:rsidRPr="00793F38" w:rsidRDefault="00793F38" w:rsidP="00793F38">
      <w:pPr>
        <w:spacing w:line="360" w:lineRule="auto"/>
      </w:pPr>
      <w:r w:rsidRPr="00793F38">
        <w:rPr>
          <w:lang w:val="en-US"/>
        </w:rPr>
        <w:t>Where does that come from? Where does Flanderization come from?</w:t>
      </w:r>
      <w:r w:rsidRPr="00793F38">
        <w:t>  </w:t>
      </w:r>
    </w:p>
    <w:p w14:paraId="668ADD1A" w14:textId="77777777" w:rsidR="00793F38" w:rsidRPr="00793F38" w:rsidRDefault="00793F38" w:rsidP="00793F38">
      <w:pPr>
        <w:spacing w:line="360" w:lineRule="auto"/>
      </w:pPr>
      <w:r w:rsidRPr="00793F38">
        <w:rPr>
          <w:lang w:val="en-US"/>
        </w:rPr>
        <w:t>00:12:02 Speaker 2 </w:t>
      </w:r>
      <w:r w:rsidRPr="00793F38">
        <w:t>  </w:t>
      </w:r>
    </w:p>
    <w:p w14:paraId="78512929" w14:textId="77777777" w:rsidR="00793F38" w:rsidRPr="00793F38" w:rsidRDefault="00793F38" w:rsidP="00793F38">
      <w:pPr>
        <w:spacing w:line="360" w:lineRule="auto"/>
      </w:pPr>
      <w:r w:rsidRPr="00793F38">
        <w:rPr>
          <w:lang w:val="en-US"/>
        </w:rPr>
        <w:t xml:space="preserve">I don't know, honestly, but it's something I heard from another narrative designer. Basically. He used it </w:t>
      </w:r>
      <w:proofErr w:type="gramStart"/>
      <w:r w:rsidRPr="00793F38">
        <w:rPr>
          <w:lang w:val="en-US"/>
        </w:rPr>
        <w:t>as</w:t>
      </w:r>
      <w:proofErr w:type="gramEnd"/>
      <w:r w:rsidRPr="00793F38">
        <w:rPr>
          <w:lang w:val="en-US"/>
        </w:rPr>
        <w:t xml:space="preserve"> said like hey, you know, the balance in Avatar: The Last Airbender is quite consistent and doesn't go into that </w:t>
      </w:r>
      <w:proofErr w:type="spellStart"/>
      <w:r w:rsidRPr="00793F38">
        <w:rPr>
          <w:lang w:val="en-US"/>
        </w:rPr>
        <w:t>flanderization</w:t>
      </w:r>
      <w:proofErr w:type="spellEnd"/>
      <w:r w:rsidRPr="00793F38">
        <w:rPr>
          <w:lang w:val="en-US"/>
        </w:rPr>
        <w:t xml:space="preserve"> where you start deep character and </w:t>
      </w:r>
      <w:proofErr w:type="gramStart"/>
      <w:r w:rsidRPr="00793F38">
        <w:rPr>
          <w:lang w:val="en-US"/>
        </w:rPr>
        <w:t>later on</w:t>
      </w:r>
      <w:proofErr w:type="gramEnd"/>
      <w:r w:rsidRPr="00793F38">
        <w:rPr>
          <w:lang w:val="en-US"/>
        </w:rPr>
        <w:t xml:space="preserve"> become very flat. Did you use any tools or methods to make sure that the characters stay consistent.</w:t>
      </w:r>
      <w:r w:rsidRPr="00793F38">
        <w:t>  </w:t>
      </w:r>
    </w:p>
    <w:p w14:paraId="5CA50779" w14:textId="77777777" w:rsidR="00793F38" w:rsidRPr="00793F38" w:rsidRDefault="00793F38" w:rsidP="00793F38">
      <w:pPr>
        <w:spacing w:line="360" w:lineRule="auto"/>
      </w:pPr>
      <w:r w:rsidRPr="00793F38">
        <w:rPr>
          <w:lang w:val="en-US"/>
        </w:rPr>
        <w:t>00:12:29 Speaker 1</w:t>
      </w:r>
      <w:r w:rsidRPr="00793F38">
        <w:t>  </w:t>
      </w:r>
    </w:p>
    <w:p w14:paraId="421C9748" w14:textId="77777777" w:rsidR="00793F38" w:rsidRPr="00793F38" w:rsidRDefault="00793F38" w:rsidP="00793F38">
      <w:pPr>
        <w:spacing w:line="360" w:lineRule="auto"/>
      </w:pPr>
      <w:r w:rsidRPr="00793F38">
        <w:rPr>
          <w:lang w:val="en-US"/>
        </w:rPr>
        <w:t>No tools, but I see, well</w:t>
      </w:r>
      <w:proofErr w:type="gramStart"/>
      <w:r w:rsidRPr="00793F38">
        <w:rPr>
          <w:lang w:val="en-US"/>
        </w:rPr>
        <w:t>.....</w:t>
      </w:r>
      <w:proofErr w:type="gramEnd"/>
      <w:r w:rsidRPr="00793F38">
        <w:rPr>
          <w:lang w:val="en-US"/>
        </w:rPr>
        <w:t xml:space="preserve"> I try to see characters as complex. Always. Even if someone is </w:t>
      </w:r>
      <w:proofErr w:type="gramStart"/>
      <w:r w:rsidRPr="00793F38">
        <w:rPr>
          <w:lang w:val="en-US"/>
        </w:rPr>
        <w:t>more simple</w:t>
      </w:r>
      <w:proofErr w:type="gramEnd"/>
      <w:r w:rsidRPr="00793F38">
        <w:rPr>
          <w:lang w:val="en-US"/>
        </w:rPr>
        <w:t xml:space="preserve"> or has a simple drive or a very simple need, that's OK. We still have some complexity which makes them, you know, more authentic.</w:t>
      </w:r>
      <w:r w:rsidRPr="00793F38">
        <w:t>  </w:t>
      </w:r>
    </w:p>
    <w:p w14:paraId="5DE47554" w14:textId="77777777" w:rsidR="00793F38" w:rsidRPr="00793F38" w:rsidRDefault="00793F38" w:rsidP="00793F38">
      <w:pPr>
        <w:spacing w:line="360" w:lineRule="auto"/>
      </w:pPr>
      <w:r w:rsidRPr="00793F38">
        <w:rPr>
          <w:lang w:val="en-US"/>
        </w:rPr>
        <w:t>00:12:53 Speaker 1</w:t>
      </w:r>
      <w:r w:rsidRPr="00793F38">
        <w:t>  </w:t>
      </w:r>
    </w:p>
    <w:p w14:paraId="2075FEFE" w14:textId="77777777" w:rsidR="00793F38" w:rsidRPr="00793F38" w:rsidRDefault="00793F38" w:rsidP="00793F38">
      <w:pPr>
        <w:spacing w:line="360" w:lineRule="auto"/>
      </w:pPr>
      <w:r w:rsidRPr="00793F38">
        <w:rPr>
          <w:lang w:val="en-US"/>
        </w:rPr>
        <w:t>You know, one of the things that I've said again and again about how I think about writing is like, it's very character first and I kind of go through the illusion of the character exists outside of me and I'm not going to make them do what I want them to do, and I'm not going to make them say what I want them to say. And there are times when I may want them to say something and I'm wrong. That character, now that I've gotten to know them, and now that I've gotten to understand them, gosh, they're never going to say that. That character, I sure want them to keep going, But the truth is, they're not ready to keep going, and they're going to turn around. And I try to trust those instincts, and it can be torturous like finding and discovering who the character is instead of deciding.</w:t>
      </w:r>
      <w:r w:rsidRPr="00793F38">
        <w:t>  </w:t>
      </w:r>
    </w:p>
    <w:p w14:paraId="69C42A31" w14:textId="77777777" w:rsidR="00793F38" w:rsidRPr="00793F38" w:rsidRDefault="00793F38" w:rsidP="00793F38">
      <w:pPr>
        <w:spacing w:line="360" w:lineRule="auto"/>
      </w:pPr>
      <w:r w:rsidRPr="00793F38">
        <w:rPr>
          <w:lang w:val="en-US"/>
        </w:rPr>
        <w:t>00:13:43 Speaker 1</w:t>
      </w:r>
      <w:r w:rsidRPr="00793F38">
        <w:t>  </w:t>
      </w:r>
    </w:p>
    <w:p w14:paraId="2593846D" w14:textId="77777777" w:rsidR="00793F38" w:rsidRPr="00793F38" w:rsidRDefault="00793F38" w:rsidP="00793F38">
      <w:pPr>
        <w:spacing w:line="360" w:lineRule="auto"/>
      </w:pPr>
      <w:r w:rsidRPr="00793F38">
        <w:rPr>
          <w:lang w:val="en-US"/>
        </w:rPr>
        <w:t xml:space="preserve">You know you </w:t>
      </w:r>
      <w:proofErr w:type="gramStart"/>
      <w:r w:rsidRPr="00793F38">
        <w:rPr>
          <w:lang w:val="en-US"/>
        </w:rPr>
        <w:t>have to</w:t>
      </w:r>
      <w:proofErr w:type="gramEnd"/>
      <w:r w:rsidRPr="00793F38">
        <w:rPr>
          <w:lang w:val="en-US"/>
        </w:rPr>
        <w:t xml:space="preserve"> like —, and again it's a little bit of like a creative trick that you play with yourself. But you </w:t>
      </w:r>
      <w:proofErr w:type="gramStart"/>
      <w:r w:rsidRPr="00793F38">
        <w:rPr>
          <w:lang w:val="en-US"/>
        </w:rPr>
        <w:t>have to</w:t>
      </w:r>
      <w:proofErr w:type="gramEnd"/>
      <w:r w:rsidRPr="00793F38">
        <w:rPr>
          <w:lang w:val="en-US"/>
        </w:rPr>
        <w:t xml:space="preserve"> be consistent about it. You know, when you have a writing partner or you have a group of people who are working on something, you can actually, this would be a tool, you can almost do that more effectively, because now that you've made the decision that the character exists outside of you, it exists outside of all of us.</w:t>
      </w:r>
      <w:r w:rsidRPr="00793F38">
        <w:t>  </w:t>
      </w:r>
    </w:p>
    <w:p w14:paraId="274C0F48" w14:textId="77777777" w:rsidR="00793F38" w:rsidRPr="00793F38" w:rsidRDefault="00793F38" w:rsidP="00793F38">
      <w:pPr>
        <w:spacing w:line="360" w:lineRule="auto"/>
      </w:pPr>
      <w:r w:rsidRPr="00793F38">
        <w:rPr>
          <w:lang w:val="en-US"/>
        </w:rPr>
        <w:t>00:14:07 Speaker 1</w:t>
      </w:r>
      <w:r w:rsidRPr="00793F38">
        <w:t>  </w:t>
      </w:r>
    </w:p>
    <w:p w14:paraId="2BF31426" w14:textId="77777777" w:rsidR="00793F38" w:rsidRPr="00793F38" w:rsidRDefault="00793F38" w:rsidP="00793F38">
      <w:pPr>
        <w:spacing w:line="360" w:lineRule="auto"/>
      </w:pPr>
      <w:r w:rsidRPr="00793F38">
        <w:rPr>
          <w:lang w:val="en-US"/>
        </w:rPr>
        <w:lastRenderedPageBreak/>
        <w:t xml:space="preserve">And we're all talking about this character now from different perspectives, and there might be one person in the room who says, yes, character is going to keep going, they're going to press over the border, and two people who are, like, no way, they're scared and two people who are like, well, maybe they're </w:t>
      </w:r>
      <w:proofErr w:type="spellStart"/>
      <w:r w:rsidRPr="00793F38">
        <w:rPr>
          <w:lang w:val="en-US"/>
        </w:rPr>
        <w:t>gonna</w:t>
      </w:r>
      <w:proofErr w:type="spellEnd"/>
      <w:r w:rsidRPr="00793F38">
        <w:rPr>
          <w:lang w:val="en-US"/>
        </w:rPr>
        <w:t xml:space="preserve"> find another way to accomplish what they want, but whatever. And </w:t>
      </w:r>
      <w:proofErr w:type="gramStart"/>
      <w:r w:rsidRPr="00793F38">
        <w:rPr>
          <w:lang w:val="en-US"/>
        </w:rPr>
        <w:t>so</w:t>
      </w:r>
      <w:proofErr w:type="gramEnd"/>
      <w:r w:rsidRPr="00793F38">
        <w:rPr>
          <w:lang w:val="en-US"/>
        </w:rPr>
        <w:t xml:space="preserve"> you can kind of contemplate all these things, but what you're hopefully doing is finding the truth of what the character will do, what the character may want, how the character may change. So, to me, that process, if you have a group, it creates some dimensionality to a character because we're all seeing that character from a different perspective. The imagination of each person who is helping to create that character is a lens with a different perspective that allows you to create dimension around that character.</w:t>
      </w:r>
      <w:r w:rsidRPr="00793F38">
        <w:t>  </w:t>
      </w:r>
    </w:p>
    <w:p w14:paraId="2758CB3A" w14:textId="77777777" w:rsidR="00793F38" w:rsidRPr="00793F38" w:rsidRDefault="00793F38" w:rsidP="00793F38">
      <w:pPr>
        <w:spacing w:line="360" w:lineRule="auto"/>
      </w:pPr>
      <w:r w:rsidRPr="00793F38">
        <w:rPr>
          <w:lang w:val="en-US"/>
        </w:rPr>
        <w:t>00:14:56 Speaker 1</w:t>
      </w:r>
      <w:r w:rsidRPr="00793F38">
        <w:t>  </w:t>
      </w:r>
    </w:p>
    <w:p w14:paraId="1479263F" w14:textId="77777777" w:rsidR="00793F38" w:rsidRPr="00793F38" w:rsidRDefault="00793F38" w:rsidP="00793F38">
      <w:pPr>
        <w:spacing w:line="360" w:lineRule="auto"/>
      </w:pPr>
      <w:r w:rsidRPr="00793F38">
        <w:rPr>
          <w:lang w:val="en-US"/>
        </w:rPr>
        <w:t>When you're writing alone, you find ways to do that on your own. You've tried to say: “or could it be this</w:t>
      </w:r>
      <w:proofErr w:type="gramStart"/>
      <w:r w:rsidRPr="00793F38">
        <w:rPr>
          <w:lang w:val="en-US"/>
        </w:rPr>
        <w:t>?</w:t>
      </w:r>
      <w:proofErr w:type="gramEnd"/>
      <w:r w:rsidRPr="00793F38">
        <w:rPr>
          <w:lang w:val="en-US"/>
        </w:rPr>
        <w:t xml:space="preserve"> What if it was this? Or maybe it's this,” and you try to understand and see all these things and you </w:t>
      </w:r>
      <w:proofErr w:type="gramStart"/>
      <w:r w:rsidRPr="00793F38">
        <w:rPr>
          <w:lang w:val="en-US"/>
        </w:rPr>
        <w:t>have to</w:t>
      </w:r>
      <w:proofErr w:type="gramEnd"/>
      <w:r w:rsidRPr="00793F38">
        <w:rPr>
          <w:lang w:val="en-US"/>
        </w:rPr>
        <w:t xml:space="preserve"> free yourself to do that. So that's part of how we strive for complexity. You know, </w:t>
      </w:r>
      <w:proofErr w:type="gramStart"/>
      <w:r w:rsidRPr="00793F38">
        <w:rPr>
          <w:lang w:val="en-US"/>
        </w:rPr>
        <w:t>In</w:t>
      </w:r>
      <w:proofErr w:type="gramEnd"/>
      <w:r w:rsidRPr="00793F38">
        <w:rPr>
          <w:lang w:val="en-US"/>
        </w:rPr>
        <w:t xml:space="preserve"> a moment that I don't remember, I think it might not have made it into Avatar, which is unfortunate, That I saw as a very small moment of complexity, </w:t>
      </w:r>
      <w:proofErr w:type="gramStart"/>
      <w:r w:rsidRPr="00793F38">
        <w:rPr>
          <w:lang w:val="en-US"/>
        </w:rPr>
        <w:t>There's</w:t>
      </w:r>
      <w:proofErr w:type="gramEnd"/>
      <w:r w:rsidRPr="00793F38">
        <w:rPr>
          <w:lang w:val="en-US"/>
        </w:rPr>
        <w:t xml:space="preserve"> a moment in season 3 when Azula and Zuko are talking. It's early in the season, I think. I think there are turtle ducks and maybe they're sharing food with them. She eating? She might be eating in the scene, and I hope she's eating because that was certainly what was in the script. And what I had </w:t>
      </w:r>
      <w:proofErr w:type="gramStart"/>
      <w:r w:rsidRPr="00793F38">
        <w:rPr>
          <w:lang w:val="en-US"/>
        </w:rPr>
        <w:t>written in</w:t>
      </w:r>
      <w:proofErr w:type="gramEnd"/>
      <w:r w:rsidRPr="00793F38">
        <w:rPr>
          <w:lang w:val="en-US"/>
        </w:rPr>
        <w:t xml:space="preserve"> at the end of the scene and it's like we kind of know </w:t>
      </w:r>
      <w:proofErr w:type="gramStart"/>
      <w:r w:rsidRPr="00793F38">
        <w:rPr>
          <w:lang w:val="en-US"/>
        </w:rPr>
        <w:t>she's —,</w:t>
      </w:r>
      <w:proofErr w:type="gramEnd"/>
      <w:r w:rsidRPr="00793F38">
        <w:rPr>
          <w:lang w:val="en-US"/>
        </w:rPr>
        <w:t xml:space="preserve"> there's something devious going on, because Azula was always a bit devious, Azula always lies, right?</w:t>
      </w:r>
      <w:r w:rsidRPr="00793F38">
        <w:t>  </w:t>
      </w:r>
    </w:p>
    <w:p w14:paraId="06BCFEE1" w14:textId="77777777" w:rsidR="00793F38" w:rsidRPr="00793F38" w:rsidRDefault="00793F38" w:rsidP="00793F38">
      <w:pPr>
        <w:spacing w:line="360" w:lineRule="auto"/>
      </w:pPr>
      <w:r w:rsidRPr="00793F38">
        <w:rPr>
          <w:lang w:val="en-US"/>
        </w:rPr>
        <w:t>00:15:59 Speaker 1</w:t>
      </w:r>
      <w:r w:rsidRPr="00793F38">
        <w:t>  </w:t>
      </w:r>
    </w:p>
    <w:p w14:paraId="1B8AB5DD" w14:textId="77777777" w:rsidR="00793F38" w:rsidRPr="00793F38" w:rsidRDefault="00793F38" w:rsidP="00793F38">
      <w:pPr>
        <w:spacing w:line="360" w:lineRule="auto"/>
      </w:pPr>
      <w:r w:rsidRPr="00793F38">
        <w:rPr>
          <w:lang w:val="en-US"/>
        </w:rPr>
        <w:t>And I think we're starting to figure out that like, OK, she's giving credit to Zuko. Not because she wants to share with him, but because when the truth is revealed, the Avatar is still alive, he'll be seen as the failure. Not her. So that's why she's giving the credit. Right. So, we're starting to go. Oh, wow, we see what's happening here. It's a trap.</w:t>
      </w:r>
      <w:r w:rsidRPr="00793F38">
        <w:t>  </w:t>
      </w:r>
    </w:p>
    <w:p w14:paraId="336F94A3" w14:textId="77777777" w:rsidR="00793F38" w:rsidRPr="00793F38" w:rsidRDefault="00793F38" w:rsidP="00793F38">
      <w:pPr>
        <w:spacing w:line="360" w:lineRule="auto"/>
      </w:pPr>
      <w:r w:rsidRPr="00793F38">
        <w:rPr>
          <w:lang w:val="en-US"/>
        </w:rPr>
        <w:t>00:16:20 Speaker 1</w:t>
      </w:r>
      <w:r w:rsidRPr="00793F38">
        <w:t>  </w:t>
      </w:r>
    </w:p>
    <w:p w14:paraId="5AA5F147" w14:textId="77777777" w:rsidR="00793F38" w:rsidRPr="00793F38" w:rsidRDefault="00793F38" w:rsidP="00793F38">
      <w:pPr>
        <w:spacing w:line="360" w:lineRule="auto"/>
      </w:pPr>
      <w:r w:rsidRPr="00793F38">
        <w:rPr>
          <w:lang w:val="en-US"/>
        </w:rPr>
        <w:t xml:space="preserve">In the scene, which is with the turtle ducks, she's eating, I believe, and at the end of the scene she offers him a piece, </w:t>
      </w:r>
      <w:proofErr w:type="spellStart"/>
      <w:r w:rsidRPr="00793F38">
        <w:rPr>
          <w:lang w:val="en-US"/>
        </w:rPr>
        <w:t>mhh</w:t>
      </w:r>
      <w:proofErr w:type="spellEnd"/>
      <w:r w:rsidRPr="00793F38">
        <w:rPr>
          <w:lang w:val="en-US"/>
        </w:rPr>
        <w:t>, “you want a piece”?</w:t>
      </w:r>
      <w:r w:rsidRPr="00793F38">
        <w:t>  </w:t>
      </w:r>
    </w:p>
    <w:p w14:paraId="2B26163F" w14:textId="77777777" w:rsidR="00793F38" w:rsidRPr="00793F38" w:rsidRDefault="00793F38" w:rsidP="00793F38">
      <w:pPr>
        <w:spacing w:line="360" w:lineRule="auto"/>
      </w:pPr>
      <w:r w:rsidRPr="00793F38">
        <w:rPr>
          <w:lang w:val="en-US"/>
        </w:rPr>
        <w:t>00:16:28 Speaker 1</w:t>
      </w:r>
      <w:r w:rsidRPr="00793F38">
        <w:t>  </w:t>
      </w:r>
    </w:p>
    <w:p w14:paraId="6F30467A" w14:textId="77777777" w:rsidR="00793F38" w:rsidRPr="00793F38" w:rsidRDefault="00793F38" w:rsidP="00793F38">
      <w:pPr>
        <w:spacing w:line="360" w:lineRule="auto"/>
      </w:pPr>
      <w:r w:rsidRPr="00793F38">
        <w:rPr>
          <w:lang w:val="en-US"/>
        </w:rPr>
        <w:t xml:space="preserve">OK. And the network didn't understand that. Why? Why would she give him a piece of chicken or whatever it was, and I know it seems small, but it was meant to be a sign.  it's Like she's manipulative and she is — When I say crazy, she's really </w:t>
      </w:r>
      <w:proofErr w:type="gramStart"/>
      <w:r w:rsidRPr="00793F38">
        <w:rPr>
          <w:lang w:val="en-US"/>
        </w:rPr>
        <w:t>has</w:t>
      </w:r>
      <w:proofErr w:type="gramEnd"/>
      <w:r w:rsidRPr="00793F38">
        <w:rPr>
          <w:lang w:val="en-US"/>
        </w:rPr>
        <w:t xml:space="preserve"> problems.</w:t>
      </w:r>
      <w:r w:rsidRPr="00793F38">
        <w:t>  </w:t>
      </w:r>
    </w:p>
    <w:p w14:paraId="2A0C9D20" w14:textId="77777777" w:rsidR="00793F38" w:rsidRPr="00793F38" w:rsidRDefault="00793F38" w:rsidP="00793F38">
      <w:pPr>
        <w:spacing w:line="360" w:lineRule="auto"/>
      </w:pPr>
      <w:r w:rsidRPr="00793F38">
        <w:rPr>
          <w:lang w:val="en-US"/>
        </w:rPr>
        <w:t>00:16:47 Speaker 1</w:t>
      </w:r>
      <w:r w:rsidRPr="00793F38">
        <w:t>  </w:t>
      </w:r>
    </w:p>
    <w:p w14:paraId="40F49031" w14:textId="77777777" w:rsidR="00793F38" w:rsidRPr="00793F38" w:rsidRDefault="00793F38" w:rsidP="00793F38">
      <w:pPr>
        <w:spacing w:line="360" w:lineRule="auto"/>
      </w:pPr>
      <w:r w:rsidRPr="00793F38">
        <w:rPr>
          <w:lang w:val="en-US"/>
        </w:rPr>
        <w:lastRenderedPageBreak/>
        <w:t xml:space="preserve">But she's </w:t>
      </w:r>
      <w:proofErr w:type="gramStart"/>
      <w:r w:rsidRPr="00793F38">
        <w:rPr>
          <w:lang w:val="en-US"/>
        </w:rPr>
        <w:t>also —, she is</w:t>
      </w:r>
      <w:proofErr w:type="gramEnd"/>
      <w:r w:rsidRPr="00793F38">
        <w:rPr>
          <w:lang w:val="en-US"/>
        </w:rPr>
        <w:t xml:space="preserve"> human.</w:t>
      </w:r>
      <w:r w:rsidRPr="00793F38">
        <w:t>  </w:t>
      </w:r>
    </w:p>
    <w:p w14:paraId="014C9127" w14:textId="77777777" w:rsidR="00793F38" w:rsidRPr="00793F38" w:rsidRDefault="00793F38" w:rsidP="00793F38">
      <w:pPr>
        <w:spacing w:line="360" w:lineRule="auto"/>
      </w:pPr>
      <w:r w:rsidRPr="00793F38">
        <w:rPr>
          <w:lang w:val="en-US"/>
        </w:rPr>
        <w:t>00:16:51 Speaker 1</w:t>
      </w:r>
      <w:r w:rsidRPr="00793F38">
        <w:t>  </w:t>
      </w:r>
    </w:p>
    <w:p w14:paraId="7169477A" w14:textId="77777777" w:rsidR="00793F38" w:rsidRPr="00793F38" w:rsidRDefault="00793F38" w:rsidP="00793F38">
      <w:pPr>
        <w:spacing w:line="360" w:lineRule="auto"/>
      </w:pPr>
      <w:r w:rsidRPr="00793F38">
        <w:rPr>
          <w:lang w:val="en-US"/>
        </w:rPr>
        <w:t xml:space="preserve">She's not a monster. Or she's not intended to </w:t>
      </w:r>
      <w:proofErr w:type="gramStart"/>
      <w:r w:rsidRPr="00793F38">
        <w:rPr>
          <w:lang w:val="en-US"/>
        </w:rPr>
        <w:t>be,</w:t>
      </w:r>
      <w:proofErr w:type="gramEnd"/>
      <w:r w:rsidRPr="00793F38">
        <w:rPr>
          <w:lang w:val="en-US"/>
        </w:rPr>
        <w:t xml:space="preserve"> a full monster. </w:t>
      </w:r>
      <w:proofErr w:type="gramStart"/>
      <w:r w:rsidRPr="00793F38">
        <w:rPr>
          <w:lang w:val="en-US"/>
        </w:rPr>
        <w:t>She's has</w:t>
      </w:r>
      <w:proofErr w:type="gramEnd"/>
      <w:r w:rsidRPr="00793F38">
        <w:rPr>
          <w:lang w:val="en-US"/>
        </w:rPr>
        <w:t xml:space="preserve"> significant problems. And he is her brother.</w:t>
      </w:r>
      <w:r w:rsidRPr="00793F38">
        <w:t>  </w:t>
      </w:r>
    </w:p>
    <w:p w14:paraId="6EE80A01" w14:textId="77777777" w:rsidR="00793F38" w:rsidRPr="00793F38" w:rsidRDefault="00793F38" w:rsidP="00793F38">
      <w:pPr>
        <w:spacing w:line="360" w:lineRule="auto"/>
      </w:pPr>
      <w:r w:rsidRPr="00793F38">
        <w:rPr>
          <w:lang w:val="en-US"/>
        </w:rPr>
        <w:t>00:17:00 Speaker 1</w:t>
      </w:r>
      <w:r w:rsidRPr="00793F38">
        <w:t>  </w:t>
      </w:r>
    </w:p>
    <w:p w14:paraId="56D4C950" w14:textId="77777777" w:rsidR="00793F38" w:rsidRPr="00793F38" w:rsidRDefault="00793F38" w:rsidP="00793F38">
      <w:pPr>
        <w:spacing w:line="360" w:lineRule="auto"/>
      </w:pPr>
      <w:proofErr w:type="gramStart"/>
      <w:r w:rsidRPr="00793F38">
        <w:rPr>
          <w:lang w:val="en-US"/>
        </w:rPr>
        <w:t>And actually, after</w:t>
      </w:r>
      <w:proofErr w:type="gramEnd"/>
      <w:r w:rsidRPr="00793F38">
        <w:rPr>
          <w:lang w:val="en-US"/>
        </w:rPr>
        <w:t xml:space="preserve"> their father, Zuko is the person she loves more than anyone.</w:t>
      </w:r>
      <w:r w:rsidRPr="00793F38">
        <w:t>  </w:t>
      </w:r>
    </w:p>
    <w:p w14:paraId="3C3BF321" w14:textId="77777777" w:rsidR="00793F38" w:rsidRPr="00793F38" w:rsidRDefault="00793F38" w:rsidP="00793F38">
      <w:pPr>
        <w:spacing w:line="360" w:lineRule="auto"/>
      </w:pPr>
      <w:r w:rsidRPr="00793F38">
        <w:rPr>
          <w:lang w:val="en-US"/>
        </w:rPr>
        <w:t>00:17:06 Speaker 1</w:t>
      </w:r>
      <w:r w:rsidRPr="00793F38">
        <w:t>  </w:t>
      </w:r>
    </w:p>
    <w:p w14:paraId="62EB167F" w14:textId="77777777" w:rsidR="00793F38" w:rsidRPr="00793F38" w:rsidRDefault="00793F38" w:rsidP="00793F38">
      <w:pPr>
        <w:spacing w:line="360" w:lineRule="auto"/>
      </w:pPr>
      <w:r w:rsidRPr="00793F38">
        <w:rPr>
          <w:lang w:val="en-US"/>
        </w:rPr>
        <w:t xml:space="preserve">And the instinct to just offer him a piece of chicken, it's not a trick. It's not poison and everything she does isn't </w:t>
      </w:r>
      <w:proofErr w:type="spellStart"/>
      <w:r w:rsidRPr="00793F38">
        <w:rPr>
          <w:lang w:val="en-US"/>
        </w:rPr>
        <w:t>gonna</w:t>
      </w:r>
      <w:proofErr w:type="spellEnd"/>
      <w:r w:rsidRPr="00793F38">
        <w:rPr>
          <w:lang w:val="en-US"/>
        </w:rPr>
        <w:t xml:space="preserve"> be, you know, to me, that sounds like that would be </w:t>
      </w:r>
      <w:proofErr w:type="spellStart"/>
      <w:r w:rsidRPr="00793F38">
        <w:rPr>
          <w:lang w:val="en-US"/>
        </w:rPr>
        <w:t>flanderization</w:t>
      </w:r>
      <w:proofErr w:type="spellEnd"/>
      <w:r w:rsidRPr="00793F38">
        <w:rPr>
          <w:lang w:val="en-US"/>
        </w:rPr>
        <w:t xml:space="preserve">. Right. Is if everything she did, “would you like a piece of chicken?” And it's like rotten, or it's </w:t>
      </w:r>
      <w:proofErr w:type="spellStart"/>
      <w:r w:rsidRPr="00793F38">
        <w:rPr>
          <w:lang w:val="en-US"/>
        </w:rPr>
        <w:t>gonna</w:t>
      </w:r>
      <w:proofErr w:type="spellEnd"/>
      <w:r w:rsidRPr="00793F38">
        <w:rPr>
          <w:lang w:val="en-US"/>
        </w:rPr>
        <w:t xml:space="preserve"> cause him to be more deceivable. No.</w:t>
      </w:r>
      <w:r w:rsidRPr="00793F38">
        <w:t>  </w:t>
      </w:r>
    </w:p>
    <w:p w14:paraId="6FCAFA59" w14:textId="77777777" w:rsidR="00793F38" w:rsidRPr="00793F38" w:rsidRDefault="00793F38" w:rsidP="00793F38">
      <w:pPr>
        <w:spacing w:line="360" w:lineRule="auto"/>
      </w:pPr>
      <w:r w:rsidRPr="00793F38">
        <w:rPr>
          <w:lang w:val="en-US"/>
        </w:rPr>
        <w:t>00:17:24 Speaker 1</w:t>
      </w:r>
      <w:r w:rsidRPr="00793F38">
        <w:t>  </w:t>
      </w:r>
    </w:p>
    <w:p w14:paraId="58F31DF8" w14:textId="77777777" w:rsidR="00793F38" w:rsidRPr="00793F38" w:rsidRDefault="00793F38" w:rsidP="00793F38">
      <w:pPr>
        <w:spacing w:line="360" w:lineRule="auto"/>
      </w:pPr>
      <w:r w:rsidRPr="00793F38">
        <w:rPr>
          <w:lang w:val="en-US"/>
        </w:rPr>
        <w:t>She may have a plot going on to screw him over, but also here's, you know, “oh, that's pretty good. You want a piece?” I don't know. It's possible. And it's funny. That kind of complexity that sometimes I think a network executive is trying to see. I want some clarity in storytelling, but that complexity in characters is something —</w:t>
      </w:r>
      <w:proofErr w:type="gramStart"/>
      <w:r w:rsidRPr="00793F38">
        <w:rPr>
          <w:lang w:val="en-US"/>
        </w:rPr>
        <w:t>,  these</w:t>
      </w:r>
      <w:proofErr w:type="gramEnd"/>
      <w:r w:rsidRPr="00793F38">
        <w:rPr>
          <w:lang w:val="en-US"/>
        </w:rPr>
        <w:t xml:space="preserve"> are </w:t>
      </w:r>
      <w:proofErr w:type="gramStart"/>
      <w:r w:rsidRPr="00793F38">
        <w:rPr>
          <w:lang w:val="en-US"/>
        </w:rPr>
        <w:t>teaching</w:t>
      </w:r>
      <w:proofErr w:type="gramEnd"/>
      <w:r w:rsidRPr="00793F38">
        <w:rPr>
          <w:lang w:val="en-US"/>
        </w:rPr>
        <w:t xml:space="preserve"> in preschool. Hopefully they teach people as preschoolers to embrace that which </w:t>
      </w:r>
      <w:proofErr w:type="gramStart"/>
      <w:r w:rsidRPr="00793F38">
        <w:rPr>
          <w:lang w:val="en-US"/>
        </w:rPr>
        <w:t>is —,</w:t>
      </w:r>
      <w:proofErr w:type="gramEnd"/>
      <w:r w:rsidRPr="00793F38">
        <w:rPr>
          <w:lang w:val="en-US"/>
        </w:rPr>
        <w:t xml:space="preserve"> and I have a kid at preschool, </w:t>
      </w:r>
      <w:proofErr w:type="gramStart"/>
      <w:r w:rsidRPr="00793F38">
        <w:rPr>
          <w:lang w:val="en-US"/>
        </w:rPr>
        <w:t>So</w:t>
      </w:r>
      <w:proofErr w:type="gramEnd"/>
      <w:r w:rsidRPr="00793F38">
        <w:rPr>
          <w:lang w:val="en-US"/>
        </w:rPr>
        <w:t xml:space="preserve"> that's part of what I'm talking about.</w:t>
      </w:r>
      <w:r w:rsidRPr="00793F38">
        <w:t>  </w:t>
      </w:r>
    </w:p>
    <w:p w14:paraId="01D193D5" w14:textId="77777777" w:rsidR="00793F38" w:rsidRPr="00793F38" w:rsidRDefault="00793F38" w:rsidP="00793F38">
      <w:pPr>
        <w:spacing w:line="360" w:lineRule="auto"/>
      </w:pPr>
      <w:r w:rsidRPr="00793F38">
        <w:rPr>
          <w:lang w:val="en-US"/>
        </w:rPr>
        <w:t>00:17:57 Speaker 1</w:t>
      </w:r>
      <w:r w:rsidRPr="00793F38">
        <w:t>  </w:t>
      </w:r>
    </w:p>
    <w:p w14:paraId="6020F299" w14:textId="77777777" w:rsidR="00793F38" w:rsidRPr="00793F38" w:rsidRDefault="00793F38" w:rsidP="00793F38">
      <w:pPr>
        <w:spacing w:line="360" w:lineRule="auto"/>
      </w:pPr>
      <w:r w:rsidRPr="00793F38">
        <w:rPr>
          <w:lang w:val="en-US"/>
        </w:rPr>
        <w:t xml:space="preserve">But they talk about something like instead of shutting down like a, say, a kid wants, you know, he's hungry. They want a snack. Well, it's not snack time yet. instead of shutting it down, like, you're not hungry. </w:t>
      </w:r>
      <w:proofErr w:type="gramStart"/>
      <w:r w:rsidRPr="00793F38">
        <w:rPr>
          <w:lang w:val="en-US"/>
        </w:rPr>
        <w:t>your</w:t>
      </w:r>
      <w:proofErr w:type="gramEnd"/>
      <w:r w:rsidRPr="00793F38">
        <w:rPr>
          <w:lang w:val="en-US"/>
        </w:rPr>
        <w:t xml:space="preserve"> </w:t>
      </w:r>
      <w:proofErr w:type="gramStart"/>
      <w:r w:rsidRPr="00793F38">
        <w:rPr>
          <w:lang w:val="en-US"/>
        </w:rPr>
        <w:t>feeling is</w:t>
      </w:r>
      <w:proofErr w:type="gramEnd"/>
      <w:r w:rsidRPr="00793F38">
        <w:rPr>
          <w:lang w:val="en-US"/>
        </w:rPr>
        <w:t xml:space="preserve"> wrong or whatever. They say, </w:t>
      </w:r>
      <w:proofErr w:type="gramStart"/>
      <w:r w:rsidRPr="00793F38">
        <w:rPr>
          <w:lang w:val="en-US"/>
        </w:rPr>
        <w:t>well</w:t>
      </w:r>
      <w:proofErr w:type="gramEnd"/>
      <w:r w:rsidRPr="00793F38">
        <w:rPr>
          <w:lang w:val="en-US"/>
        </w:rPr>
        <w:t xml:space="preserve">, you're </w:t>
      </w:r>
      <w:proofErr w:type="gramStart"/>
      <w:r w:rsidRPr="00793F38">
        <w:rPr>
          <w:lang w:val="en-US"/>
        </w:rPr>
        <w:t>really hungry.</w:t>
      </w:r>
      <w:proofErr w:type="gramEnd"/>
      <w:r w:rsidRPr="00793F38">
        <w:rPr>
          <w:lang w:val="en-US"/>
        </w:rPr>
        <w:t xml:space="preserve"> </w:t>
      </w:r>
      <w:proofErr w:type="gramStart"/>
      <w:r w:rsidRPr="00793F38">
        <w:rPr>
          <w:lang w:val="en-US"/>
        </w:rPr>
        <w:t>And also</w:t>
      </w:r>
      <w:proofErr w:type="gramEnd"/>
      <w:r w:rsidRPr="00793F38">
        <w:rPr>
          <w:lang w:val="en-US"/>
        </w:rPr>
        <w:t xml:space="preserve">, it's not snack time yet. We will </w:t>
      </w:r>
      <w:proofErr w:type="gramStart"/>
      <w:r w:rsidRPr="00793F38">
        <w:rPr>
          <w:lang w:val="en-US"/>
        </w:rPr>
        <w:t>get to</w:t>
      </w:r>
      <w:proofErr w:type="gramEnd"/>
      <w:r w:rsidRPr="00793F38">
        <w:rPr>
          <w:lang w:val="en-US"/>
        </w:rPr>
        <w:t xml:space="preserve"> snack time. It's this idea that like both of those things can be true and you're frustrated.</w:t>
      </w:r>
      <w:r w:rsidRPr="00793F38">
        <w:t>  </w:t>
      </w:r>
    </w:p>
    <w:p w14:paraId="6B07B578" w14:textId="77777777" w:rsidR="00793F38" w:rsidRPr="00793F38" w:rsidRDefault="00793F38" w:rsidP="00793F38">
      <w:pPr>
        <w:spacing w:line="360" w:lineRule="auto"/>
      </w:pPr>
      <w:r w:rsidRPr="00793F38">
        <w:rPr>
          <w:lang w:val="en-US"/>
        </w:rPr>
        <w:t>00:18:26 Speaker 1</w:t>
      </w:r>
      <w:r w:rsidRPr="00793F38">
        <w:t>  </w:t>
      </w:r>
    </w:p>
    <w:p w14:paraId="21C99DEE" w14:textId="77777777" w:rsidR="00793F38" w:rsidRPr="00793F38" w:rsidRDefault="00793F38" w:rsidP="00793F38">
      <w:pPr>
        <w:spacing w:line="360" w:lineRule="auto"/>
      </w:pPr>
      <w:r w:rsidRPr="00793F38">
        <w:rPr>
          <w:lang w:val="en-US"/>
        </w:rPr>
        <w:t xml:space="preserve">And it's still not snack time. and there's something in being able to hold both if you're a kid, but also if you're the person saying it, that is deeply empathetic and powerful because Two things can Be true, that are not —, There are many things that are true that aren’t </w:t>
      </w:r>
      <w:proofErr w:type="gramStart"/>
      <w:r w:rsidRPr="00793F38">
        <w:rPr>
          <w:lang w:val="en-US"/>
        </w:rPr>
        <w:t>compatible, but</w:t>
      </w:r>
      <w:proofErr w:type="gramEnd"/>
      <w:r w:rsidRPr="00793F38">
        <w:rPr>
          <w:lang w:val="en-US"/>
        </w:rPr>
        <w:t xml:space="preserve"> aren't contradictory.</w:t>
      </w:r>
      <w:r w:rsidRPr="00793F38">
        <w:t>  </w:t>
      </w:r>
    </w:p>
    <w:p w14:paraId="4EBC6523" w14:textId="77777777" w:rsidR="00793F38" w:rsidRPr="00793F38" w:rsidRDefault="00793F38" w:rsidP="00793F38">
      <w:pPr>
        <w:spacing w:line="360" w:lineRule="auto"/>
      </w:pPr>
      <w:r w:rsidRPr="00793F38">
        <w:rPr>
          <w:lang w:val="en-US"/>
        </w:rPr>
        <w:t>00:18:46 Speaker 1</w:t>
      </w:r>
      <w:r w:rsidRPr="00793F38">
        <w:t>  </w:t>
      </w:r>
    </w:p>
    <w:p w14:paraId="2C80D9F7" w14:textId="77777777" w:rsidR="00793F38" w:rsidRPr="00793F38" w:rsidRDefault="00793F38" w:rsidP="00793F38">
      <w:pPr>
        <w:spacing w:line="360" w:lineRule="auto"/>
      </w:pPr>
      <w:r w:rsidRPr="00793F38">
        <w:rPr>
          <w:lang w:val="en-US"/>
        </w:rPr>
        <w:t xml:space="preserve">And allowing both to be true is to me, is richer, is richer to that young person who's “Like oh, OK. Yeah, I'm acknowledged. I'm validated, even though —”. and it's important in characters. Right, it's important that Azula be able to be devious, but also, even though she is, </w:t>
      </w:r>
      <w:proofErr w:type="gramStart"/>
      <w:r w:rsidRPr="00793F38">
        <w:rPr>
          <w:lang w:val="en-US"/>
        </w:rPr>
        <w:t>You</w:t>
      </w:r>
      <w:proofErr w:type="gramEnd"/>
      <w:r w:rsidRPr="00793F38">
        <w:rPr>
          <w:lang w:val="en-US"/>
        </w:rPr>
        <w:t xml:space="preserve"> know. She still </w:t>
      </w:r>
      <w:proofErr w:type="gramStart"/>
      <w:r w:rsidRPr="00793F38">
        <w:rPr>
          <w:lang w:val="en-US"/>
        </w:rPr>
        <w:t>does love</w:t>
      </w:r>
      <w:proofErr w:type="gramEnd"/>
      <w:r w:rsidRPr="00793F38">
        <w:rPr>
          <w:lang w:val="en-US"/>
        </w:rPr>
        <w:t xml:space="preserve"> Zuko. She's just not very good at doing it. And it's probably you know, Got some toxicity in there somewhere so. I don't know.</w:t>
      </w:r>
      <w:r w:rsidRPr="00793F38">
        <w:t>  </w:t>
      </w:r>
    </w:p>
    <w:p w14:paraId="6636A1EF" w14:textId="77777777" w:rsidR="00793F38" w:rsidRPr="00793F38" w:rsidRDefault="00793F38" w:rsidP="00793F38">
      <w:pPr>
        <w:spacing w:line="360" w:lineRule="auto"/>
      </w:pPr>
      <w:r w:rsidRPr="00793F38">
        <w:rPr>
          <w:lang w:val="en-US"/>
        </w:rPr>
        <w:t>00:19:16 Speaker 2</w:t>
      </w:r>
      <w:r w:rsidRPr="00793F38">
        <w:t>  </w:t>
      </w:r>
    </w:p>
    <w:p w14:paraId="58EF396C" w14:textId="77777777" w:rsidR="00793F38" w:rsidRPr="00793F38" w:rsidRDefault="00793F38" w:rsidP="00793F38">
      <w:pPr>
        <w:spacing w:line="360" w:lineRule="auto"/>
      </w:pPr>
      <w:r w:rsidRPr="00793F38">
        <w:rPr>
          <w:lang w:val="en-US"/>
        </w:rPr>
        <w:lastRenderedPageBreak/>
        <w:t>I think it also allows for certain</w:t>
      </w:r>
      <w:proofErr w:type="gramStart"/>
      <w:r w:rsidRPr="00793F38">
        <w:rPr>
          <w:lang w:val="en-US"/>
        </w:rPr>
        <w:t>, like</w:t>
      </w:r>
      <w:proofErr w:type="gramEnd"/>
      <w:r w:rsidRPr="00793F38">
        <w:rPr>
          <w:lang w:val="en-US"/>
        </w:rPr>
        <w:t xml:space="preserve"> seriousness and humorous </w:t>
      </w:r>
      <w:proofErr w:type="gramStart"/>
      <w:r w:rsidRPr="00793F38">
        <w:rPr>
          <w:lang w:val="en-US"/>
        </w:rPr>
        <w:t>event</w:t>
      </w:r>
      <w:proofErr w:type="gramEnd"/>
      <w:r w:rsidRPr="00793F38">
        <w:rPr>
          <w:lang w:val="en-US"/>
        </w:rPr>
        <w:t xml:space="preserve">. Because you don't know </w:t>
      </w:r>
      <w:proofErr w:type="gramStart"/>
      <w:r w:rsidRPr="00793F38">
        <w:rPr>
          <w:lang w:val="en-US"/>
        </w:rPr>
        <w:t>what —,</w:t>
      </w:r>
      <w:proofErr w:type="gramEnd"/>
      <w:r w:rsidRPr="00793F38">
        <w:rPr>
          <w:lang w:val="en-US"/>
        </w:rPr>
        <w:t xml:space="preserve"> how she might have meant it sometimes and —.</w:t>
      </w:r>
      <w:r w:rsidRPr="00793F38">
        <w:t>  </w:t>
      </w:r>
    </w:p>
    <w:p w14:paraId="6C7AB7C7" w14:textId="77777777" w:rsidR="00793F38" w:rsidRPr="00793F38" w:rsidRDefault="00793F38" w:rsidP="00793F38">
      <w:pPr>
        <w:spacing w:line="360" w:lineRule="auto"/>
      </w:pPr>
      <w:r w:rsidRPr="00793F38">
        <w:rPr>
          <w:lang w:val="en-US"/>
        </w:rPr>
        <w:t>00:19:25 Speaker 1</w:t>
      </w:r>
      <w:r w:rsidRPr="00793F38">
        <w:t>  </w:t>
      </w:r>
    </w:p>
    <w:p w14:paraId="3AE93B70" w14:textId="77777777" w:rsidR="00793F38" w:rsidRPr="00793F38" w:rsidRDefault="00793F38" w:rsidP="00793F38">
      <w:pPr>
        <w:spacing w:line="360" w:lineRule="auto"/>
      </w:pPr>
      <w:r w:rsidRPr="00793F38">
        <w:rPr>
          <w:lang w:val="en-US"/>
        </w:rPr>
        <w:t>Yeah, absolutely. Absolutely. And very often, you know.</w:t>
      </w:r>
      <w:r w:rsidRPr="00793F38">
        <w:t>  </w:t>
      </w:r>
    </w:p>
    <w:p w14:paraId="209A1221" w14:textId="77777777" w:rsidR="00793F38" w:rsidRPr="00793F38" w:rsidRDefault="00793F38" w:rsidP="00793F38">
      <w:pPr>
        <w:spacing w:line="360" w:lineRule="auto"/>
      </w:pPr>
      <w:r w:rsidRPr="00793F38">
        <w:rPr>
          <w:lang w:val="en-US"/>
        </w:rPr>
        <w:t>00:19:31 Speaker 1</w:t>
      </w:r>
      <w:r w:rsidRPr="00793F38">
        <w:t>  </w:t>
      </w:r>
    </w:p>
    <w:p w14:paraId="51B638AE" w14:textId="77777777" w:rsidR="00793F38" w:rsidRPr="00793F38" w:rsidRDefault="00793F38" w:rsidP="00793F38">
      <w:pPr>
        <w:spacing w:line="360" w:lineRule="auto"/>
      </w:pPr>
      <w:r w:rsidRPr="00793F38">
        <w:rPr>
          <w:lang w:val="en-US"/>
        </w:rPr>
        <w:t xml:space="preserve">It's OK when there's ambiguity or </w:t>
      </w:r>
      <w:proofErr w:type="gramStart"/>
      <w:r w:rsidRPr="00793F38">
        <w:rPr>
          <w:lang w:val="en-US"/>
        </w:rPr>
        <w:t>that there's like</w:t>
      </w:r>
      <w:proofErr w:type="gramEnd"/>
      <w:r w:rsidRPr="00793F38">
        <w:rPr>
          <w:lang w:val="en-US"/>
        </w:rPr>
        <w:t xml:space="preserve"> 90% of people perceive it one way and 10% perceive it another. There's a great character there. If you're like, not quite sure, I mean I again, it's like over a piece of chicken. Who cares, but </w:t>
      </w:r>
      <w:proofErr w:type="gramStart"/>
      <w:r w:rsidRPr="00793F38">
        <w:rPr>
          <w:lang w:val="en-US"/>
        </w:rPr>
        <w:t>like</w:t>
      </w:r>
      <w:proofErr w:type="gramEnd"/>
      <w:r w:rsidRPr="00793F38">
        <w:rPr>
          <w:lang w:val="en-US"/>
        </w:rPr>
        <w:t xml:space="preserve">. But those little moments also do make a difference to characters. I think </w:t>
      </w:r>
      <w:proofErr w:type="gramStart"/>
      <w:r w:rsidRPr="00793F38">
        <w:rPr>
          <w:lang w:val="en-US"/>
        </w:rPr>
        <w:t>about</w:t>
      </w:r>
      <w:proofErr w:type="gramEnd"/>
      <w:r w:rsidRPr="00793F38">
        <w:rPr>
          <w:lang w:val="en-US"/>
        </w:rPr>
        <w:t xml:space="preserve"> very early on with Iroh.</w:t>
      </w:r>
      <w:r w:rsidRPr="00793F38">
        <w:t>  </w:t>
      </w:r>
    </w:p>
    <w:p w14:paraId="56A949FF" w14:textId="77777777" w:rsidR="00793F38" w:rsidRPr="00793F38" w:rsidRDefault="00793F38" w:rsidP="00793F38">
      <w:pPr>
        <w:spacing w:line="360" w:lineRule="auto"/>
      </w:pPr>
      <w:r w:rsidRPr="00793F38">
        <w:rPr>
          <w:lang w:val="en-US"/>
        </w:rPr>
        <w:t>00:19:56 Speaker 1</w:t>
      </w:r>
      <w:r w:rsidRPr="00793F38">
        <w:t>  </w:t>
      </w:r>
    </w:p>
    <w:p w14:paraId="37888CDC" w14:textId="77777777" w:rsidR="00793F38" w:rsidRPr="00793F38" w:rsidRDefault="00793F38" w:rsidP="00793F38">
      <w:pPr>
        <w:spacing w:line="360" w:lineRule="auto"/>
      </w:pPr>
      <w:r w:rsidRPr="00793F38">
        <w:rPr>
          <w:lang w:val="en-US"/>
        </w:rPr>
        <w:t xml:space="preserve">In the original —, kind of the original version that, when I kind of came on board and </w:t>
      </w:r>
      <w:proofErr w:type="gramStart"/>
      <w:r w:rsidRPr="00793F38">
        <w:rPr>
          <w:lang w:val="en-US"/>
        </w:rPr>
        <w:t>Mike[</w:t>
      </w:r>
      <w:proofErr w:type="gramEnd"/>
      <w:r w:rsidRPr="00793F38">
        <w:rPr>
          <w:lang w:val="en-US"/>
        </w:rPr>
        <w:t>Micheal] and Bryan had their first scripts, he was like a stern taskmaster.</w:t>
      </w:r>
      <w:r w:rsidRPr="00793F38">
        <w:t>  </w:t>
      </w:r>
    </w:p>
    <w:p w14:paraId="0C90A9DE" w14:textId="77777777" w:rsidR="00793F38" w:rsidRPr="00793F38" w:rsidRDefault="00793F38" w:rsidP="00793F38">
      <w:pPr>
        <w:spacing w:line="360" w:lineRule="auto"/>
      </w:pPr>
      <w:r w:rsidRPr="00793F38">
        <w:rPr>
          <w:lang w:val="en-US"/>
        </w:rPr>
        <w:t>00:20:07 Speaker 1</w:t>
      </w:r>
      <w:r w:rsidRPr="00793F38">
        <w:t>  </w:t>
      </w:r>
    </w:p>
    <w:p w14:paraId="24D16A3D" w14:textId="77777777" w:rsidR="00793F38" w:rsidRPr="00793F38" w:rsidRDefault="00793F38" w:rsidP="00793F38">
      <w:pPr>
        <w:spacing w:line="360" w:lineRule="auto"/>
      </w:pPr>
      <w:r w:rsidRPr="00793F38">
        <w:rPr>
          <w:lang w:val="en-US"/>
        </w:rPr>
        <w:t xml:space="preserve">He was very stern and flat and serious, you know. “Drill it again, Zuko”, you know that stuff. Which he does in the pilot. But we, and when I say we like me and the writing team, we're like we need to find more complexity for this character. He's going to be </w:t>
      </w:r>
      <w:proofErr w:type="gramStart"/>
      <w:r w:rsidRPr="00793F38">
        <w:rPr>
          <w:lang w:val="en-US"/>
        </w:rPr>
        <w:t>really Important</w:t>
      </w:r>
      <w:proofErr w:type="gramEnd"/>
      <w:r w:rsidRPr="00793F38">
        <w:rPr>
          <w:lang w:val="en-US"/>
        </w:rPr>
        <w:t xml:space="preserve">. we need </w:t>
      </w:r>
      <w:proofErr w:type="gramStart"/>
      <w:r w:rsidRPr="00793F38">
        <w:rPr>
          <w:lang w:val="en-US"/>
        </w:rPr>
        <w:t>to —.</w:t>
      </w:r>
      <w:proofErr w:type="gramEnd"/>
      <w:r w:rsidRPr="00793F38">
        <w:rPr>
          <w:lang w:val="en-US"/>
        </w:rPr>
        <w:t xml:space="preserve"> and some of it is like we found a little bit of sense of humor in the fact that he was like retired. He likes tea. He has a few things that he's —, he eats a little too much, you know. He has </w:t>
      </w:r>
      <w:proofErr w:type="gramStart"/>
      <w:r w:rsidRPr="00793F38">
        <w:rPr>
          <w:lang w:val="en-US"/>
        </w:rPr>
        <w:t>the</w:t>
      </w:r>
      <w:proofErr w:type="gramEnd"/>
      <w:r w:rsidRPr="00793F38">
        <w:rPr>
          <w:lang w:val="en-US"/>
        </w:rPr>
        <w:t xml:space="preserve"> passion for some of the things in life, and it doesn't contradict the depth of his experience and, you know, wisdom, it </w:t>
      </w:r>
      <w:proofErr w:type="gramStart"/>
      <w:r w:rsidRPr="00793F38">
        <w:rPr>
          <w:lang w:val="en-US"/>
        </w:rPr>
        <w:t>actually just</w:t>
      </w:r>
      <w:proofErr w:type="gramEnd"/>
      <w:r w:rsidRPr="00793F38">
        <w:rPr>
          <w:lang w:val="en-US"/>
        </w:rPr>
        <w:t xml:space="preserve"> gives it a roundness. You start to, oh, you like him. You know? He's like, yeah, like he's got some quirks and he's humorous and he's not just, you know, an empty stern taskmaster. So, I don't know, finding those details sometimes that, you know, seem a little off topic for the character can bring something out to them or — you know.</w:t>
      </w:r>
      <w:r w:rsidRPr="00793F38">
        <w:t>  </w:t>
      </w:r>
    </w:p>
    <w:p w14:paraId="10E56FAB" w14:textId="77777777" w:rsidR="00793F38" w:rsidRPr="00793F38" w:rsidRDefault="00793F38" w:rsidP="00793F38">
      <w:pPr>
        <w:spacing w:line="360" w:lineRule="auto"/>
      </w:pPr>
      <w:r w:rsidRPr="00793F38">
        <w:rPr>
          <w:lang w:val="en-US"/>
        </w:rPr>
        <w:t>00:21:10 Speaker 2</w:t>
      </w:r>
      <w:r w:rsidRPr="00793F38">
        <w:t>  </w:t>
      </w:r>
    </w:p>
    <w:p w14:paraId="4CF9ADDD" w14:textId="77777777" w:rsidR="00793F38" w:rsidRPr="00793F38" w:rsidRDefault="00793F38" w:rsidP="00793F38">
      <w:pPr>
        <w:spacing w:line="360" w:lineRule="auto"/>
      </w:pPr>
      <w:r w:rsidRPr="00793F38">
        <w:rPr>
          <w:lang w:val="en-US"/>
        </w:rPr>
        <w:t>Yeah. So is it also like then that —, I don't want to say contradictory but like —. Avatar is, also, with Uncle Iroh for example, very good at balancing the humor and the seriousness within the same scene.</w:t>
      </w:r>
      <w:r w:rsidRPr="00793F38">
        <w:t>  </w:t>
      </w:r>
    </w:p>
    <w:p w14:paraId="218FE0B6" w14:textId="77777777" w:rsidR="00793F38" w:rsidRPr="00793F38" w:rsidRDefault="00793F38" w:rsidP="00793F38">
      <w:pPr>
        <w:spacing w:line="360" w:lineRule="auto"/>
      </w:pPr>
      <w:r w:rsidRPr="00793F38">
        <w:rPr>
          <w:lang w:val="en-US"/>
        </w:rPr>
        <w:t>00:21:24 Speaker 1</w:t>
      </w:r>
      <w:r w:rsidRPr="00793F38">
        <w:t>  </w:t>
      </w:r>
    </w:p>
    <w:p w14:paraId="27AC6F66" w14:textId="77777777" w:rsidR="00793F38" w:rsidRPr="00793F38" w:rsidRDefault="00793F38" w:rsidP="00793F38">
      <w:pPr>
        <w:spacing w:line="360" w:lineRule="auto"/>
      </w:pPr>
      <w:r w:rsidRPr="00793F38">
        <w:rPr>
          <w:lang w:val="en-US"/>
        </w:rPr>
        <w:t>In Yin and Yang or Yin and Yang. I'm not sure how to pronounce it. When you see it, and again there are people who Own that symbol more culturally than I do, so I'm throwing this out there. I don't think we see the black inside the white half or the white inside the black half as contradicting that half.</w:t>
      </w:r>
      <w:r w:rsidRPr="00793F38">
        <w:t>  </w:t>
      </w:r>
    </w:p>
    <w:p w14:paraId="1D3A6842" w14:textId="77777777" w:rsidR="00793F38" w:rsidRPr="00793F38" w:rsidRDefault="00793F38" w:rsidP="00793F38">
      <w:pPr>
        <w:spacing w:line="360" w:lineRule="auto"/>
      </w:pPr>
      <w:r w:rsidRPr="00793F38">
        <w:rPr>
          <w:lang w:val="en-US"/>
        </w:rPr>
        <w:t>00:21:44 Speaker 1</w:t>
      </w:r>
      <w:r w:rsidRPr="00793F38">
        <w:t>  </w:t>
      </w:r>
    </w:p>
    <w:p w14:paraId="64BE7B66" w14:textId="77777777" w:rsidR="00793F38" w:rsidRPr="00793F38" w:rsidRDefault="00793F38" w:rsidP="00793F38">
      <w:pPr>
        <w:spacing w:line="360" w:lineRule="auto"/>
      </w:pPr>
      <w:r w:rsidRPr="00793F38">
        <w:rPr>
          <w:lang w:val="en-US"/>
        </w:rPr>
        <w:t>They introduce that kind of balance. They introduce something different. They introduce a connection to the other, they introduce complexity, right? They don't contradict it.</w:t>
      </w:r>
      <w:r w:rsidRPr="00793F38">
        <w:t>  </w:t>
      </w:r>
    </w:p>
    <w:p w14:paraId="7A90E692" w14:textId="77777777" w:rsidR="00793F38" w:rsidRPr="00793F38" w:rsidRDefault="00793F38" w:rsidP="00793F38">
      <w:pPr>
        <w:spacing w:line="360" w:lineRule="auto"/>
      </w:pPr>
      <w:r w:rsidRPr="00793F38">
        <w:rPr>
          <w:lang w:val="en-US"/>
        </w:rPr>
        <w:lastRenderedPageBreak/>
        <w:t>00:21:56 Speaker 1</w:t>
      </w:r>
      <w:r w:rsidRPr="00793F38">
        <w:t>  </w:t>
      </w:r>
    </w:p>
    <w:p w14:paraId="23EA6C2C" w14:textId="77777777" w:rsidR="00793F38" w:rsidRPr="00793F38" w:rsidRDefault="00793F38" w:rsidP="00793F38">
      <w:pPr>
        <w:spacing w:line="360" w:lineRule="auto"/>
      </w:pPr>
      <w:r w:rsidRPr="00793F38">
        <w:rPr>
          <w:lang w:val="en-US"/>
        </w:rPr>
        <w:t>And there's something to that idea that I think you can think about characters that way. One more thing, when we're talking about seriousness and comedy and Uncle Iroh.</w:t>
      </w:r>
      <w:r w:rsidRPr="00793F38">
        <w:t>  </w:t>
      </w:r>
    </w:p>
    <w:p w14:paraId="734494A5" w14:textId="77777777" w:rsidR="00793F38" w:rsidRPr="00793F38" w:rsidRDefault="00793F38" w:rsidP="00793F38">
      <w:pPr>
        <w:spacing w:line="360" w:lineRule="auto"/>
      </w:pPr>
      <w:r w:rsidRPr="00793F38">
        <w:rPr>
          <w:lang w:val="en-US"/>
        </w:rPr>
        <w:t>00:22:12 Speaker 1</w:t>
      </w:r>
      <w:r w:rsidRPr="00793F38">
        <w:t>  </w:t>
      </w:r>
    </w:p>
    <w:p w14:paraId="290774C8" w14:textId="77777777" w:rsidR="00793F38" w:rsidRPr="00793F38" w:rsidRDefault="00793F38" w:rsidP="00793F38">
      <w:pPr>
        <w:spacing w:line="360" w:lineRule="auto"/>
      </w:pPr>
      <w:r w:rsidRPr="00793F38">
        <w:rPr>
          <w:lang w:val="en-US"/>
        </w:rPr>
        <w:t>You're familiar with the concept of comic relief, like Shakespeare?</w:t>
      </w:r>
      <w:r w:rsidRPr="00793F38">
        <w:t>  </w:t>
      </w:r>
    </w:p>
    <w:p w14:paraId="1E17D36E" w14:textId="77777777" w:rsidR="00793F38" w:rsidRPr="00793F38" w:rsidRDefault="00793F38" w:rsidP="00793F38">
      <w:pPr>
        <w:spacing w:line="360" w:lineRule="auto"/>
      </w:pPr>
      <w:r w:rsidRPr="00793F38">
        <w:rPr>
          <w:lang w:val="en-US"/>
        </w:rPr>
        <w:t>00:22:14 Speaker 2</w:t>
      </w:r>
      <w:r w:rsidRPr="00793F38">
        <w:t>  </w:t>
      </w:r>
    </w:p>
    <w:p w14:paraId="1316F456" w14:textId="77777777" w:rsidR="00793F38" w:rsidRPr="00793F38" w:rsidRDefault="00793F38" w:rsidP="00793F38">
      <w:pPr>
        <w:spacing w:line="360" w:lineRule="auto"/>
      </w:pPr>
      <w:r w:rsidRPr="00793F38">
        <w:rPr>
          <w:lang w:val="en-US"/>
        </w:rPr>
        <w:t>Yes.</w:t>
      </w:r>
      <w:r w:rsidRPr="00793F38">
        <w:t>  </w:t>
      </w:r>
    </w:p>
    <w:p w14:paraId="72A844C1" w14:textId="77777777" w:rsidR="00793F38" w:rsidRPr="00793F38" w:rsidRDefault="00793F38" w:rsidP="00793F38">
      <w:pPr>
        <w:spacing w:line="360" w:lineRule="auto"/>
      </w:pPr>
      <w:r w:rsidRPr="00793F38">
        <w:rPr>
          <w:lang w:val="en-US"/>
        </w:rPr>
        <w:t>00:22:17 Speaker 1</w:t>
      </w:r>
      <w:r w:rsidRPr="00793F38">
        <w:t>  </w:t>
      </w:r>
    </w:p>
    <w:p w14:paraId="3C62A530" w14:textId="77777777" w:rsidR="00793F38" w:rsidRPr="00793F38" w:rsidRDefault="00793F38" w:rsidP="00793F38">
      <w:pPr>
        <w:spacing w:line="360" w:lineRule="auto"/>
      </w:pPr>
      <w:r w:rsidRPr="00793F38">
        <w:rPr>
          <w:lang w:val="en-US"/>
        </w:rPr>
        <w:t xml:space="preserve">OK. I may be misinterpreting it. But I will tell you how I have always interpreted it. Whether this is correct or not. I have interpreted it not as relief like, oh, you need a break. Like relief like, oh, I had a headache, I took some medicine and now I have some relief. Though it is that. I interpret it more as relief the way a carving or a sculpture has relief, right, which is that the details —, the things you remove, the relief is what gives the dimension, right? So, </w:t>
      </w:r>
      <w:proofErr w:type="gramStart"/>
      <w:r w:rsidRPr="00793F38">
        <w:rPr>
          <w:lang w:val="en-US"/>
        </w:rPr>
        <w:t>It's</w:t>
      </w:r>
      <w:proofErr w:type="gramEnd"/>
      <w:r w:rsidRPr="00793F38">
        <w:rPr>
          <w:lang w:val="en-US"/>
        </w:rPr>
        <w:t xml:space="preserve"> the difference. So, the comedy, which is the — maybe a wave down in the </w:t>
      </w:r>
      <w:proofErr w:type="gramStart"/>
      <w:r w:rsidRPr="00793F38">
        <w:rPr>
          <w:lang w:val="en-US"/>
        </w:rPr>
        <w:t>drama</w:t>
      </w:r>
      <w:proofErr w:type="gramEnd"/>
      <w:r w:rsidRPr="00793F38">
        <w:rPr>
          <w:lang w:val="en-US"/>
        </w:rPr>
        <w:t xml:space="preserve"> is what makes the peak of the dramatic part seem higher. It's the difference in the depth of the comic moments that allows the serious moments to feel more serious and not </w:t>
      </w:r>
      <w:proofErr w:type="spellStart"/>
      <w:r w:rsidRPr="00793F38">
        <w:rPr>
          <w:lang w:val="en-US"/>
        </w:rPr>
        <w:t>drudgerous</w:t>
      </w:r>
      <w:proofErr w:type="spellEnd"/>
      <w:r w:rsidRPr="00793F38">
        <w:rPr>
          <w:lang w:val="en-US"/>
        </w:rPr>
        <w:t xml:space="preserve">. Feel you </w:t>
      </w:r>
      <w:proofErr w:type="gramStart"/>
      <w:r w:rsidRPr="00793F38">
        <w:rPr>
          <w:lang w:val="en-US"/>
        </w:rPr>
        <w:t>know —,</w:t>
      </w:r>
      <w:proofErr w:type="gramEnd"/>
      <w:r w:rsidRPr="00793F38">
        <w:rPr>
          <w:lang w:val="en-US"/>
        </w:rPr>
        <w:t xml:space="preserve"> it's that kind </w:t>
      </w:r>
      <w:proofErr w:type="gramStart"/>
      <w:r w:rsidRPr="00793F38">
        <w:rPr>
          <w:lang w:val="en-US"/>
        </w:rPr>
        <w:t>of —,</w:t>
      </w:r>
      <w:proofErr w:type="gramEnd"/>
      <w:r w:rsidRPr="00793F38">
        <w:rPr>
          <w:lang w:val="en-US"/>
        </w:rPr>
        <w:t xml:space="preserve"> It's the difference. And </w:t>
      </w:r>
      <w:proofErr w:type="gramStart"/>
      <w:r w:rsidRPr="00793F38">
        <w:rPr>
          <w:lang w:val="en-US"/>
        </w:rPr>
        <w:t>the comic</w:t>
      </w:r>
      <w:proofErr w:type="gramEnd"/>
      <w:r w:rsidRPr="00793F38">
        <w:rPr>
          <w:lang w:val="en-US"/>
        </w:rPr>
        <w:t xml:space="preserve"> relief doesn't in any way undermine those dramatic moments, it accentuates.</w:t>
      </w:r>
      <w:r w:rsidRPr="00793F38">
        <w:t>  </w:t>
      </w:r>
    </w:p>
    <w:p w14:paraId="2F67ECB1" w14:textId="77777777" w:rsidR="00793F38" w:rsidRPr="00793F38" w:rsidRDefault="00793F38" w:rsidP="00793F38">
      <w:pPr>
        <w:spacing w:line="360" w:lineRule="auto"/>
      </w:pPr>
      <w:r w:rsidRPr="00793F38">
        <w:rPr>
          <w:lang w:val="en-US"/>
        </w:rPr>
        <w:t>00:23:19 Speaker 2</w:t>
      </w:r>
      <w:r w:rsidRPr="00793F38">
        <w:t>  </w:t>
      </w:r>
    </w:p>
    <w:p w14:paraId="40F01C5D" w14:textId="77777777" w:rsidR="00793F38" w:rsidRPr="00793F38" w:rsidRDefault="00793F38" w:rsidP="00793F38">
      <w:pPr>
        <w:spacing w:line="360" w:lineRule="auto"/>
      </w:pPr>
      <w:r w:rsidRPr="00793F38">
        <w:rPr>
          <w:lang w:val="en-US"/>
        </w:rPr>
        <w:t xml:space="preserve">That's a very interesting view. Is that like, I know that's the, what was it called again? I want to say the musical </w:t>
      </w:r>
      <w:proofErr w:type="gramStart"/>
      <w:r w:rsidRPr="00793F38">
        <w:rPr>
          <w:lang w:val="en-US"/>
        </w:rPr>
        <w:t>in</w:t>
      </w:r>
      <w:proofErr w:type="gramEnd"/>
      <w:r w:rsidRPr="00793F38">
        <w:rPr>
          <w:lang w:val="en-US"/>
        </w:rPr>
        <w:t xml:space="preserve"> season 3. I don't know, the play season 3, but the players, the Ember Island players, I think it was called. They are very </w:t>
      </w:r>
      <w:proofErr w:type="gramStart"/>
      <w:r w:rsidRPr="00793F38">
        <w:rPr>
          <w:lang w:val="en-US"/>
        </w:rPr>
        <w:t>comical</w:t>
      </w:r>
      <w:proofErr w:type="gramEnd"/>
      <w:r w:rsidRPr="00793F38">
        <w:rPr>
          <w:lang w:val="en-US"/>
        </w:rPr>
        <w:t xml:space="preserve"> and they have the break where it is actually very serious.</w:t>
      </w:r>
      <w:r w:rsidRPr="00793F38">
        <w:t>  </w:t>
      </w:r>
    </w:p>
    <w:p w14:paraId="567D025C" w14:textId="77777777" w:rsidR="00793F38" w:rsidRPr="00793F38" w:rsidRDefault="00793F38" w:rsidP="00793F38">
      <w:pPr>
        <w:spacing w:line="360" w:lineRule="auto"/>
      </w:pPr>
      <w:r w:rsidRPr="00793F38">
        <w:rPr>
          <w:lang w:val="en-US"/>
        </w:rPr>
        <w:t>00:23:41 Speaker 1</w:t>
      </w:r>
      <w:r w:rsidRPr="00793F38">
        <w:t>  </w:t>
      </w:r>
    </w:p>
    <w:p w14:paraId="14D076D0" w14:textId="77777777" w:rsidR="00793F38" w:rsidRPr="00793F38" w:rsidRDefault="00793F38" w:rsidP="00793F38">
      <w:pPr>
        <w:spacing w:line="360" w:lineRule="auto"/>
      </w:pPr>
      <w:r w:rsidRPr="00793F38">
        <w:rPr>
          <w:lang w:val="en-US"/>
        </w:rPr>
        <w:t>Yeah.</w:t>
      </w:r>
      <w:r w:rsidRPr="00793F38">
        <w:t>  </w:t>
      </w:r>
    </w:p>
    <w:p w14:paraId="1C6AD8EA" w14:textId="77777777" w:rsidR="00793F38" w:rsidRPr="00793F38" w:rsidRDefault="00793F38" w:rsidP="00793F38">
      <w:pPr>
        <w:spacing w:line="360" w:lineRule="auto"/>
      </w:pPr>
      <w:r w:rsidRPr="00793F38">
        <w:rPr>
          <w:lang w:val="en-US"/>
        </w:rPr>
        <w:t>00:23:41 Speaker 2</w:t>
      </w:r>
      <w:r w:rsidRPr="00793F38">
        <w:t>  </w:t>
      </w:r>
    </w:p>
    <w:p w14:paraId="4A104A32" w14:textId="77777777" w:rsidR="00793F38" w:rsidRPr="00793F38" w:rsidRDefault="00793F38" w:rsidP="00793F38">
      <w:pPr>
        <w:spacing w:line="360" w:lineRule="auto"/>
      </w:pPr>
      <w:r w:rsidRPr="00793F38">
        <w:rPr>
          <w:lang w:val="en-US"/>
        </w:rPr>
        <w:t xml:space="preserve">Do you have like —, how do you decide to switch from humor to seriousness and back to know when that relief </w:t>
      </w:r>
      <w:proofErr w:type="gramStart"/>
      <w:r w:rsidRPr="00793F38">
        <w:rPr>
          <w:lang w:val="en-US"/>
        </w:rPr>
        <w:t>has to</w:t>
      </w:r>
      <w:proofErr w:type="gramEnd"/>
      <w:r w:rsidRPr="00793F38">
        <w:rPr>
          <w:lang w:val="en-US"/>
        </w:rPr>
        <w:t xml:space="preserve"> come?</w:t>
      </w:r>
      <w:r w:rsidRPr="00793F38">
        <w:t>  </w:t>
      </w:r>
    </w:p>
    <w:p w14:paraId="6DFB3B0D" w14:textId="77777777" w:rsidR="00793F38" w:rsidRPr="00793F38" w:rsidRDefault="00793F38" w:rsidP="00793F38">
      <w:pPr>
        <w:spacing w:line="360" w:lineRule="auto"/>
      </w:pPr>
      <w:r w:rsidRPr="00793F38">
        <w:rPr>
          <w:lang w:val="en-US"/>
        </w:rPr>
        <w:t>00:23:51 Speaker 1</w:t>
      </w:r>
      <w:r w:rsidRPr="00793F38">
        <w:t>  </w:t>
      </w:r>
    </w:p>
    <w:p w14:paraId="5A154839" w14:textId="77777777" w:rsidR="00793F38" w:rsidRPr="00793F38" w:rsidRDefault="00793F38" w:rsidP="00793F38">
      <w:pPr>
        <w:spacing w:line="360" w:lineRule="auto"/>
      </w:pPr>
      <w:r w:rsidRPr="00793F38">
        <w:rPr>
          <w:lang w:val="en-US"/>
        </w:rPr>
        <w:t>I think everyone's going to have their own rhythms and instincts. And I think they change at different ages and based on expectation. I mean it's</w:t>
      </w:r>
      <w:proofErr w:type="gramStart"/>
      <w:r w:rsidRPr="00793F38">
        <w:rPr>
          <w:lang w:val="en-US"/>
        </w:rPr>
        <w:t>— ,</w:t>
      </w:r>
      <w:proofErr w:type="gramEnd"/>
      <w:r w:rsidRPr="00793F38">
        <w:rPr>
          <w:lang w:val="en-US"/>
        </w:rPr>
        <w:t xml:space="preserve"> I've </w:t>
      </w:r>
      <w:proofErr w:type="gramStart"/>
      <w:r w:rsidRPr="00793F38">
        <w:rPr>
          <w:lang w:val="en-US"/>
        </w:rPr>
        <w:t>definitely seen</w:t>
      </w:r>
      <w:proofErr w:type="gramEnd"/>
      <w:r w:rsidRPr="00793F38">
        <w:rPr>
          <w:lang w:val="en-US"/>
        </w:rPr>
        <w:t>, with Dragon Prince, I've seen some people who are older audience members kind of not always love that rhythm and be like, oh, why did they make a joke there that made me —</w:t>
      </w:r>
      <w:proofErr w:type="gramStart"/>
      <w:r w:rsidRPr="00793F38">
        <w:rPr>
          <w:lang w:val="en-US"/>
        </w:rPr>
        <w:t>,  that</w:t>
      </w:r>
      <w:proofErr w:type="gramEnd"/>
      <w:r w:rsidRPr="00793F38">
        <w:rPr>
          <w:lang w:val="en-US"/>
        </w:rPr>
        <w:t xml:space="preserve"> undermined the drama for me.</w:t>
      </w:r>
      <w:r w:rsidRPr="00793F38">
        <w:t>  </w:t>
      </w:r>
    </w:p>
    <w:p w14:paraId="7D809F20" w14:textId="77777777" w:rsidR="00793F38" w:rsidRPr="00793F38" w:rsidRDefault="00793F38" w:rsidP="00793F38">
      <w:pPr>
        <w:spacing w:line="360" w:lineRule="auto"/>
      </w:pPr>
      <w:r w:rsidRPr="00793F38">
        <w:rPr>
          <w:lang w:val="en-US"/>
        </w:rPr>
        <w:t>00:24:17 Speaker 1</w:t>
      </w:r>
      <w:r w:rsidRPr="00793F38">
        <w:t>  </w:t>
      </w:r>
    </w:p>
    <w:p w14:paraId="4A658875" w14:textId="77777777" w:rsidR="00793F38" w:rsidRPr="00793F38" w:rsidRDefault="00793F38" w:rsidP="00793F38">
      <w:pPr>
        <w:spacing w:line="360" w:lineRule="auto"/>
      </w:pPr>
      <w:r w:rsidRPr="00793F38">
        <w:rPr>
          <w:lang w:val="en-US"/>
        </w:rPr>
        <w:lastRenderedPageBreak/>
        <w:t xml:space="preserve">And so, you know, even I </w:t>
      </w:r>
      <w:proofErr w:type="gramStart"/>
      <w:r w:rsidRPr="00793F38">
        <w:rPr>
          <w:lang w:val="en-US"/>
        </w:rPr>
        <w:t>like,</w:t>
      </w:r>
      <w:proofErr w:type="gramEnd"/>
      <w:r w:rsidRPr="00793F38">
        <w:rPr>
          <w:lang w:val="en-US"/>
        </w:rPr>
        <w:t xml:space="preserve"> who I really appreciate the need to have both comedy and drama. I'm still working to find the correct balance and, you know. I think you just </w:t>
      </w:r>
      <w:proofErr w:type="gramStart"/>
      <w:r w:rsidRPr="00793F38">
        <w:rPr>
          <w:lang w:val="en-US"/>
        </w:rPr>
        <w:t>have to</w:t>
      </w:r>
      <w:proofErr w:type="gramEnd"/>
      <w:r w:rsidRPr="00793F38">
        <w:rPr>
          <w:lang w:val="en-US"/>
        </w:rPr>
        <w:t xml:space="preserve"> watch out for moments that deserve to be followed up with some quiet or seriousness and not undermine them too much with like a quick joke or something like —. You just </w:t>
      </w:r>
      <w:proofErr w:type="gramStart"/>
      <w:r w:rsidRPr="00793F38">
        <w:rPr>
          <w:lang w:val="en-US"/>
        </w:rPr>
        <w:t>have to</w:t>
      </w:r>
      <w:proofErr w:type="gramEnd"/>
      <w:r w:rsidRPr="00793F38">
        <w:rPr>
          <w:lang w:val="en-US"/>
        </w:rPr>
        <w:t xml:space="preserve"> try to —. It's a little bit having some audience empathy and saying well, Let's change tax now and do some comedy, but maybe they won't really want it. This drum, we don't want to undercut this, I don't know. The best I can say is instinct and empathy and play with it and take feedback, right? If you're writing something or trying something and you have a chance to evolve it, listen to what someone is telling you, not one person necessarily. Hopefully 10 people and you get different opinions and they help you shape or reshape your instincts and ideas about what you wanted to achieve, and it may be that what you wanted to achieve was that two people are deliriously happy with the scene, and eight people hate it and not that eight people kind of like it. You know, sometimes there are situations where that's what you want. </w:t>
      </w:r>
      <w:proofErr w:type="gramStart"/>
      <w:r w:rsidRPr="00793F38">
        <w:rPr>
          <w:lang w:val="en-US"/>
        </w:rPr>
        <w:t>So</w:t>
      </w:r>
      <w:proofErr w:type="gramEnd"/>
      <w:r w:rsidRPr="00793F38">
        <w:rPr>
          <w:lang w:val="en-US"/>
        </w:rPr>
        <w:t xml:space="preserve"> I don't know.</w:t>
      </w:r>
      <w:r w:rsidRPr="00793F38">
        <w:t>  </w:t>
      </w:r>
    </w:p>
    <w:p w14:paraId="3430D7D5" w14:textId="77777777" w:rsidR="00793F38" w:rsidRPr="00793F38" w:rsidRDefault="00793F38" w:rsidP="00793F38">
      <w:pPr>
        <w:spacing w:line="360" w:lineRule="auto"/>
      </w:pPr>
      <w:r w:rsidRPr="00793F38">
        <w:rPr>
          <w:lang w:val="en-US"/>
        </w:rPr>
        <w:t>00:25:30 Speaker 2</w:t>
      </w:r>
      <w:r w:rsidRPr="00793F38">
        <w:t>  </w:t>
      </w:r>
    </w:p>
    <w:p w14:paraId="50D4CC5C" w14:textId="77777777" w:rsidR="00793F38" w:rsidRPr="00793F38" w:rsidRDefault="00793F38" w:rsidP="00793F38">
      <w:pPr>
        <w:spacing w:line="360" w:lineRule="auto"/>
      </w:pPr>
      <w:r w:rsidRPr="00793F38">
        <w:rPr>
          <w:lang w:val="en-US"/>
        </w:rPr>
        <w:t>You want to create still stronger emotions in a sense then.</w:t>
      </w:r>
      <w:r w:rsidRPr="00793F38">
        <w:t>  </w:t>
      </w:r>
    </w:p>
    <w:p w14:paraId="0EB0D84A" w14:textId="77777777" w:rsidR="00793F38" w:rsidRPr="00793F38" w:rsidRDefault="00793F38" w:rsidP="00793F38">
      <w:pPr>
        <w:spacing w:line="360" w:lineRule="auto"/>
      </w:pPr>
      <w:r w:rsidRPr="00793F38">
        <w:rPr>
          <w:lang w:val="en-US"/>
        </w:rPr>
        <w:t>00:25:35 Speaker 1</w:t>
      </w:r>
      <w:r w:rsidRPr="00793F38">
        <w:t>  </w:t>
      </w:r>
    </w:p>
    <w:p w14:paraId="316653D1" w14:textId="77777777" w:rsidR="00793F38" w:rsidRPr="00793F38" w:rsidRDefault="00793F38" w:rsidP="00793F38">
      <w:pPr>
        <w:spacing w:line="360" w:lineRule="auto"/>
      </w:pPr>
      <w:r w:rsidRPr="00793F38">
        <w:rPr>
          <w:lang w:val="en-US"/>
        </w:rPr>
        <w:t>Yeah.</w:t>
      </w:r>
      <w:r w:rsidRPr="00793F38">
        <w:t>  </w:t>
      </w:r>
    </w:p>
    <w:p w14:paraId="3DAA56F6" w14:textId="77777777" w:rsidR="00793F38" w:rsidRPr="00793F38" w:rsidRDefault="00793F38" w:rsidP="00793F38">
      <w:pPr>
        <w:spacing w:line="360" w:lineRule="auto"/>
      </w:pPr>
      <w:r w:rsidRPr="00793F38">
        <w:rPr>
          <w:lang w:val="en-US"/>
        </w:rPr>
        <w:t>00:25:36 Speaker 2</w:t>
      </w:r>
      <w:r w:rsidRPr="00793F38">
        <w:t>  </w:t>
      </w:r>
    </w:p>
    <w:p w14:paraId="4AD6F3A2" w14:textId="77777777" w:rsidR="00793F38" w:rsidRPr="00793F38" w:rsidRDefault="00793F38" w:rsidP="00793F38">
      <w:pPr>
        <w:spacing w:line="360" w:lineRule="auto"/>
      </w:pPr>
      <w:r w:rsidRPr="00793F38">
        <w:rPr>
          <w:lang w:val="en-US"/>
        </w:rPr>
        <w:t>It's like when you're making the show as well, you mentioned that you know you let the characters become their own instead of you forcing your view on it, but you're still going through the beats of the story. So how do you go through the beats while nudging them?</w:t>
      </w:r>
      <w:r w:rsidRPr="00793F38">
        <w:t>  </w:t>
      </w:r>
    </w:p>
    <w:p w14:paraId="334D66A5" w14:textId="77777777" w:rsidR="00793F38" w:rsidRPr="00793F38" w:rsidRDefault="00793F38" w:rsidP="00793F38">
      <w:pPr>
        <w:spacing w:line="360" w:lineRule="auto"/>
      </w:pPr>
      <w:r w:rsidRPr="00793F38">
        <w:rPr>
          <w:lang w:val="en-US"/>
        </w:rPr>
        <w:t>00:25:42 Speaker 1</w:t>
      </w:r>
      <w:r w:rsidRPr="00793F38">
        <w:t>  </w:t>
      </w:r>
    </w:p>
    <w:p w14:paraId="3B6784C9" w14:textId="77777777" w:rsidR="00793F38" w:rsidRPr="00793F38" w:rsidRDefault="00793F38" w:rsidP="00793F38">
      <w:pPr>
        <w:spacing w:line="360" w:lineRule="auto"/>
      </w:pPr>
      <w:r w:rsidRPr="00793F38">
        <w:rPr>
          <w:lang w:val="en-US"/>
        </w:rPr>
        <w:t xml:space="preserve">Yeah. I mean, obviously there's a balance, right? There's like I am creating the story. And I am discovering the characters and letting them do what they want. So, there's sort of a balance where part of it is like you're being like a —, You're having a light touch. You're a god with a light touch. You're like, well, what if this happened? Or what if this was introduced? Or what if this —. </w:t>
      </w:r>
      <w:proofErr w:type="gramStart"/>
      <w:r w:rsidRPr="00793F38">
        <w:rPr>
          <w:lang w:val="en-US"/>
        </w:rPr>
        <w:t>you</w:t>
      </w:r>
      <w:proofErr w:type="gramEnd"/>
      <w:r w:rsidRPr="00793F38">
        <w:rPr>
          <w:lang w:val="en-US"/>
        </w:rPr>
        <w:t xml:space="preserve"> try to have a light touch and —, but then back off when you understand, </w:t>
      </w:r>
      <w:proofErr w:type="gramStart"/>
      <w:r w:rsidRPr="00793F38">
        <w:rPr>
          <w:lang w:val="en-US"/>
        </w:rPr>
        <w:t>Oh</w:t>
      </w:r>
      <w:proofErr w:type="gramEnd"/>
      <w:r w:rsidRPr="00793F38">
        <w:rPr>
          <w:lang w:val="en-US"/>
        </w:rPr>
        <w:t xml:space="preserve">, the character is going to do this. Oh, this is how the character is going to drive it. Because </w:t>
      </w:r>
      <w:proofErr w:type="gramStart"/>
      <w:r w:rsidRPr="00793F38">
        <w:rPr>
          <w:lang w:val="en-US"/>
        </w:rPr>
        <w:t>If</w:t>
      </w:r>
      <w:proofErr w:type="gramEnd"/>
      <w:r w:rsidRPr="00793F38">
        <w:rPr>
          <w:lang w:val="en-US"/>
        </w:rPr>
        <w:t xml:space="preserve"> you can get to that point where once you've introduced the ideas you want, and now the characters are pushing each part of the story forward in the way you want it to. Well, it's much more powerful. </w:t>
      </w:r>
      <w:proofErr w:type="gramStart"/>
      <w:r w:rsidRPr="00793F38">
        <w:rPr>
          <w:lang w:val="en-US"/>
        </w:rPr>
        <w:t>So</w:t>
      </w:r>
      <w:proofErr w:type="gramEnd"/>
      <w:r w:rsidRPr="00793F38">
        <w:rPr>
          <w:lang w:val="en-US"/>
        </w:rPr>
        <w:t xml:space="preserve"> It's finding a balance. You know.</w:t>
      </w:r>
      <w:r w:rsidRPr="00793F38">
        <w:t>  </w:t>
      </w:r>
    </w:p>
    <w:p w14:paraId="0D5DD961" w14:textId="77777777" w:rsidR="00793F38" w:rsidRPr="00793F38" w:rsidRDefault="00793F38" w:rsidP="00793F38">
      <w:pPr>
        <w:spacing w:line="360" w:lineRule="auto"/>
      </w:pPr>
      <w:r w:rsidRPr="00793F38">
        <w:rPr>
          <w:lang w:val="en-US"/>
        </w:rPr>
        <w:t>00:26:36 Speaker 1</w:t>
      </w:r>
      <w:r w:rsidRPr="00793F38">
        <w:t>  </w:t>
      </w:r>
    </w:p>
    <w:p w14:paraId="64692737" w14:textId="77777777" w:rsidR="00793F38" w:rsidRPr="00793F38" w:rsidRDefault="00793F38" w:rsidP="00793F38">
      <w:pPr>
        <w:spacing w:line="360" w:lineRule="auto"/>
      </w:pPr>
      <w:r w:rsidRPr="00793F38">
        <w:rPr>
          <w:lang w:val="en-US"/>
        </w:rPr>
        <w:t xml:space="preserve">Some of it is holding those beats of the story to the standard of: will they happen given these characters and who they are, and so you're thinking, would they do this? You </w:t>
      </w:r>
      <w:proofErr w:type="gramStart"/>
      <w:r w:rsidRPr="00793F38">
        <w:rPr>
          <w:lang w:val="en-US"/>
        </w:rPr>
        <w:t xml:space="preserve">just </w:t>
      </w:r>
      <w:r w:rsidRPr="00793F38">
        <w:rPr>
          <w:lang w:val="en-US"/>
        </w:rPr>
        <w:lastRenderedPageBreak/>
        <w:t>you</w:t>
      </w:r>
      <w:proofErr w:type="gramEnd"/>
      <w:r w:rsidRPr="00793F38">
        <w:rPr>
          <w:lang w:val="en-US"/>
        </w:rPr>
        <w:t xml:space="preserve"> never want to be in a situation where a story beat that you want to happen is forcing you to do something that is </w:t>
      </w:r>
      <w:proofErr w:type="gramStart"/>
      <w:r w:rsidRPr="00793F38">
        <w:rPr>
          <w:lang w:val="en-US"/>
        </w:rPr>
        <w:t>actually out</w:t>
      </w:r>
      <w:proofErr w:type="gramEnd"/>
      <w:r w:rsidRPr="00793F38">
        <w:rPr>
          <w:lang w:val="en-US"/>
        </w:rPr>
        <w:t xml:space="preserve"> of character for this </w:t>
      </w:r>
      <w:proofErr w:type="gramStart"/>
      <w:r w:rsidRPr="00793F38">
        <w:rPr>
          <w:lang w:val="en-US"/>
        </w:rPr>
        <w:t>character, or</w:t>
      </w:r>
      <w:proofErr w:type="gramEnd"/>
      <w:r w:rsidRPr="00793F38">
        <w:rPr>
          <w:lang w:val="en-US"/>
        </w:rPr>
        <w:t xml:space="preserve"> forcing someone to do something that they wouldn't really do because you need to. </w:t>
      </w:r>
      <w:proofErr w:type="gramStart"/>
      <w:r w:rsidRPr="00793F38">
        <w:rPr>
          <w:lang w:val="en-US"/>
        </w:rPr>
        <w:t>Now while</w:t>
      </w:r>
      <w:proofErr w:type="gramEnd"/>
      <w:r w:rsidRPr="00793F38">
        <w:rPr>
          <w:lang w:val="en-US"/>
        </w:rPr>
        <w:t xml:space="preserve"> I'm talking about being out of character just for one moment. I would also say, and this goes back to the Azula chicken moment, there are moments that seem out of character that </w:t>
      </w:r>
      <w:proofErr w:type="gramStart"/>
      <w:r w:rsidRPr="00793F38">
        <w:rPr>
          <w:lang w:val="en-US"/>
        </w:rPr>
        <w:t>actually are</w:t>
      </w:r>
      <w:proofErr w:type="gramEnd"/>
      <w:r w:rsidRPr="00793F38">
        <w:rPr>
          <w:lang w:val="en-US"/>
        </w:rPr>
        <w:t xml:space="preserve"> revelations of who the character is. </w:t>
      </w:r>
      <w:proofErr w:type="gramStart"/>
      <w:r w:rsidRPr="00793F38">
        <w:rPr>
          <w:lang w:val="en-US"/>
        </w:rPr>
        <w:t>So</w:t>
      </w:r>
      <w:proofErr w:type="gramEnd"/>
      <w:r w:rsidRPr="00793F38">
        <w:rPr>
          <w:lang w:val="en-US"/>
        </w:rPr>
        <w:t xml:space="preserve"> if you do it wrong, people see it and go, </w:t>
      </w:r>
      <w:proofErr w:type="gramStart"/>
      <w:r w:rsidRPr="00793F38">
        <w:rPr>
          <w:lang w:val="en-US"/>
        </w:rPr>
        <w:t>Oh</w:t>
      </w:r>
      <w:proofErr w:type="gramEnd"/>
      <w:r w:rsidRPr="00793F38">
        <w:rPr>
          <w:lang w:val="en-US"/>
        </w:rPr>
        <w:t xml:space="preserve"> my God, that's not who I knew or whatever you know. And it's very much like it's a violation of, you know, the suspense of disbelief and all the things you expect the audience to do when they come into a story because you expect them to connect to a character and know them and, You know, so if you get to that point and like this is out of character, you've messed up. However, there are many things that are like, “Oh my God. I never would have expected them to do that. But it not only does it make sense. I understand this character more deeply”. And again, if you've done this right. You've pushed back on, I mean, the forces of </w:t>
      </w:r>
      <w:proofErr w:type="spellStart"/>
      <w:r w:rsidRPr="00793F38">
        <w:rPr>
          <w:lang w:val="en-US"/>
        </w:rPr>
        <w:t>flanderization</w:t>
      </w:r>
      <w:proofErr w:type="spellEnd"/>
      <w:r w:rsidRPr="00793F38">
        <w:rPr>
          <w:lang w:val="en-US"/>
        </w:rPr>
        <w:t xml:space="preserve"> or whatever you called it, because now the character is not flatter. They are more nuanced. They're more unexpected.</w:t>
      </w:r>
      <w:r w:rsidRPr="00793F38">
        <w:t>  </w:t>
      </w:r>
    </w:p>
    <w:p w14:paraId="31126609" w14:textId="77777777" w:rsidR="00793F38" w:rsidRPr="00793F38" w:rsidRDefault="00793F38" w:rsidP="00793F38">
      <w:pPr>
        <w:spacing w:line="360" w:lineRule="auto"/>
      </w:pPr>
      <w:r w:rsidRPr="00793F38">
        <w:rPr>
          <w:lang w:val="en-US"/>
        </w:rPr>
        <w:t>00:28:17 Speaker 1</w:t>
      </w:r>
      <w:r w:rsidRPr="00793F38">
        <w:t>  </w:t>
      </w:r>
    </w:p>
    <w:p w14:paraId="29E1472E" w14:textId="77777777" w:rsidR="00793F38" w:rsidRPr="00793F38" w:rsidRDefault="00793F38" w:rsidP="00793F38">
      <w:pPr>
        <w:spacing w:line="360" w:lineRule="auto"/>
      </w:pPr>
      <w:r w:rsidRPr="00793F38">
        <w:rPr>
          <w:lang w:val="en-US"/>
        </w:rPr>
        <w:t xml:space="preserve">But again, the outcome when you have those moments </w:t>
      </w:r>
      <w:proofErr w:type="gramStart"/>
      <w:r w:rsidRPr="00793F38">
        <w:rPr>
          <w:lang w:val="en-US"/>
        </w:rPr>
        <w:t>has to</w:t>
      </w:r>
      <w:proofErr w:type="gramEnd"/>
      <w:r w:rsidRPr="00793F38">
        <w:rPr>
          <w:lang w:val="en-US"/>
        </w:rPr>
        <w:t xml:space="preserve"> be unexpected. But true. Organic and true. So maybe I didn't predict it, I didn't expect it. And even maybe for a moment it seemed out of character. But then I realized how deeply true it was, and it was a revelation. And everything was —</w:t>
      </w:r>
      <w:proofErr w:type="gramStart"/>
      <w:r w:rsidRPr="00793F38">
        <w:rPr>
          <w:lang w:val="en-US"/>
        </w:rPr>
        <w:t>,  so</w:t>
      </w:r>
      <w:proofErr w:type="gramEnd"/>
      <w:r w:rsidRPr="00793F38">
        <w:rPr>
          <w:lang w:val="en-US"/>
        </w:rPr>
        <w:t xml:space="preserve"> those are valuable moments. If you can execute them well and they're disasters if you mess them up.</w:t>
      </w:r>
      <w:r w:rsidRPr="00793F38">
        <w:t>  </w:t>
      </w:r>
    </w:p>
    <w:p w14:paraId="4274765E" w14:textId="77777777" w:rsidR="00793F38" w:rsidRPr="00793F38" w:rsidRDefault="00793F38" w:rsidP="00793F38">
      <w:pPr>
        <w:spacing w:line="360" w:lineRule="auto"/>
      </w:pPr>
      <w:r w:rsidRPr="00793F38">
        <w:rPr>
          <w:lang w:val="en-US"/>
        </w:rPr>
        <w:t>00:28:42 Speaker 2</w:t>
      </w:r>
      <w:r w:rsidRPr="00793F38">
        <w:t>  </w:t>
      </w:r>
    </w:p>
    <w:p w14:paraId="08EDD901" w14:textId="77777777" w:rsidR="00793F38" w:rsidRPr="00793F38" w:rsidRDefault="00793F38" w:rsidP="00793F38">
      <w:pPr>
        <w:spacing w:line="360" w:lineRule="auto"/>
      </w:pPr>
      <w:r w:rsidRPr="00793F38">
        <w:rPr>
          <w:lang w:val="en-US"/>
        </w:rPr>
        <w:t xml:space="preserve">OK, I want to </w:t>
      </w:r>
      <w:proofErr w:type="gramStart"/>
      <w:r w:rsidRPr="00793F38">
        <w:rPr>
          <w:lang w:val="en-US"/>
        </w:rPr>
        <w:t>continue on</w:t>
      </w:r>
      <w:proofErr w:type="gramEnd"/>
      <w:r w:rsidRPr="00793F38">
        <w:rPr>
          <w:lang w:val="en-US"/>
        </w:rPr>
        <w:t xml:space="preserve">, but before we </w:t>
      </w:r>
      <w:proofErr w:type="gramStart"/>
      <w:r w:rsidRPr="00793F38">
        <w:rPr>
          <w:lang w:val="en-US"/>
        </w:rPr>
        <w:t>continue on</w:t>
      </w:r>
      <w:proofErr w:type="gramEnd"/>
      <w:r w:rsidRPr="00793F38">
        <w:rPr>
          <w:lang w:val="en-US"/>
        </w:rPr>
        <w:t xml:space="preserve">, I did get a notification like hey, the zoom meeting will stop in 10 minutes. So, before we move on to the next question, I would say like hey, I </w:t>
      </w:r>
      <w:proofErr w:type="gramStart"/>
      <w:r w:rsidRPr="00793F38">
        <w:rPr>
          <w:lang w:val="en-US"/>
        </w:rPr>
        <w:t>will  close</w:t>
      </w:r>
      <w:proofErr w:type="gramEnd"/>
      <w:r w:rsidRPr="00793F38">
        <w:rPr>
          <w:lang w:val="en-US"/>
        </w:rPr>
        <w:t xml:space="preserve"> this meeting, start a new one. </w:t>
      </w:r>
      <w:r w:rsidRPr="00793F38">
        <w:t>  </w:t>
      </w:r>
    </w:p>
    <w:p w14:paraId="27AAC193" w14:textId="77777777" w:rsidR="00793F38" w:rsidRPr="00793F38" w:rsidRDefault="00793F38" w:rsidP="00793F38">
      <w:pPr>
        <w:spacing w:line="360" w:lineRule="auto"/>
      </w:pPr>
      <w:r w:rsidRPr="00793F38">
        <w:t>  </w:t>
      </w:r>
    </w:p>
    <w:p w14:paraId="5CD0DF72" w14:textId="77777777" w:rsidR="00793F38" w:rsidRPr="00793F38" w:rsidRDefault="00793F38" w:rsidP="00793F38">
      <w:pPr>
        <w:spacing w:line="360" w:lineRule="auto"/>
      </w:pPr>
      <w:r w:rsidRPr="00793F38">
        <w:rPr>
          <w:lang w:val="en-US"/>
        </w:rPr>
        <w:t>END PART 1</w:t>
      </w:r>
      <w:r w:rsidRPr="00793F38">
        <w:t>  </w:t>
      </w:r>
    </w:p>
    <w:p w14:paraId="5418F759" w14:textId="77777777" w:rsidR="00793F38" w:rsidRPr="00793F38" w:rsidRDefault="00793F38" w:rsidP="00793F38">
      <w:pPr>
        <w:spacing w:line="360" w:lineRule="auto"/>
      </w:pPr>
      <w:r w:rsidRPr="00793F38">
        <w:t>  </w:t>
      </w:r>
    </w:p>
    <w:p w14:paraId="5CD5F07D" w14:textId="77777777" w:rsidR="00793F38" w:rsidRPr="00793F38" w:rsidRDefault="00793F38" w:rsidP="00793F38">
      <w:pPr>
        <w:spacing w:line="360" w:lineRule="auto"/>
      </w:pPr>
      <w:r w:rsidRPr="00793F38">
        <w:t>  </w:t>
      </w:r>
    </w:p>
    <w:p w14:paraId="1677DF7A" w14:textId="77777777" w:rsidR="00793F38" w:rsidRPr="00793F38" w:rsidRDefault="00793F38" w:rsidP="00793F38">
      <w:pPr>
        <w:spacing w:line="360" w:lineRule="auto"/>
      </w:pPr>
      <w:r w:rsidRPr="00793F38">
        <w:t>  </w:t>
      </w:r>
    </w:p>
    <w:p w14:paraId="0FC50CA9" w14:textId="77777777" w:rsidR="00793F38" w:rsidRPr="00793F38" w:rsidRDefault="00793F38" w:rsidP="00793F38">
      <w:pPr>
        <w:spacing w:line="360" w:lineRule="auto"/>
      </w:pPr>
      <w:r w:rsidRPr="00793F38">
        <w:t>  </w:t>
      </w:r>
    </w:p>
    <w:p w14:paraId="158371DC" w14:textId="77777777" w:rsidR="00793F38" w:rsidRPr="00793F38" w:rsidRDefault="00793F38" w:rsidP="00793F38">
      <w:pPr>
        <w:spacing w:line="360" w:lineRule="auto"/>
      </w:pPr>
      <w:r w:rsidRPr="00793F38">
        <w:t> </w:t>
      </w:r>
    </w:p>
    <w:p w14:paraId="6EB3BCD1" w14:textId="77777777" w:rsidR="00793F38" w:rsidRPr="00793F38" w:rsidRDefault="00793F38" w:rsidP="00793F38">
      <w:pPr>
        <w:spacing w:line="360" w:lineRule="auto"/>
      </w:pPr>
      <w:r w:rsidRPr="00793F38">
        <w:t> </w:t>
      </w:r>
    </w:p>
    <w:p w14:paraId="005F8B1A" w14:textId="77777777" w:rsidR="00793F38" w:rsidRPr="00793F38" w:rsidRDefault="00793F38" w:rsidP="00793F38">
      <w:pPr>
        <w:spacing w:line="360" w:lineRule="auto"/>
      </w:pPr>
      <w:r w:rsidRPr="00793F38">
        <w:t> </w:t>
      </w:r>
    </w:p>
    <w:p w14:paraId="6C680A95" w14:textId="77777777" w:rsidR="00793F38" w:rsidRPr="00793F38" w:rsidRDefault="00793F38" w:rsidP="00793F38">
      <w:pPr>
        <w:spacing w:line="360" w:lineRule="auto"/>
      </w:pPr>
      <w:r w:rsidRPr="00793F38">
        <w:rPr>
          <w:lang w:val="en-US"/>
        </w:rPr>
        <w:t>Clean transcript Part 2 V1</w:t>
      </w:r>
      <w:r w:rsidRPr="00793F38">
        <w:t> </w:t>
      </w:r>
    </w:p>
    <w:p w14:paraId="6E6AE16D" w14:textId="77777777" w:rsidR="00793F38" w:rsidRPr="00793F38" w:rsidRDefault="00793F38" w:rsidP="00793F38">
      <w:pPr>
        <w:spacing w:line="360" w:lineRule="auto"/>
      </w:pPr>
      <w:r w:rsidRPr="00793F38">
        <w:rPr>
          <w:lang w:val="en-US"/>
        </w:rPr>
        <w:t>00:00:00 Speaker 2</w:t>
      </w:r>
      <w:r w:rsidRPr="00793F38">
        <w:t>  </w:t>
      </w:r>
    </w:p>
    <w:p w14:paraId="1556FF06" w14:textId="77777777" w:rsidR="00793F38" w:rsidRPr="00793F38" w:rsidRDefault="00793F38" w:rsidP="00793F38">
      <w:pPr>
        <w:spacing w:line="360" w:lineRule="auto"/>
      </w:pPr>
      <w:r w:rsidRPr="00793F38">
        <w:rPr>
          <w:lang w:val="en-US"/>
        </w:rPr>
        <w:lastRenderedPageBreak/>
        <w:t xml:space="preserve">Yeah. So next up, I wanted to talk about the language that you use, because Avatar is quite — is also aimed for children, of course. Did you have to change the language </w:t>
      </w:r>
      <w:proofErr w:type="gramStart"/>
      <w:r w:rsidRPr="00793F38">
        <w:rPr>
          <w:lang w:val="en-US"/>
        </w:rPr>
        <w:t>because of</w:t>
      </w:r>
      <w:proofErr w:type="gramEnd"/>
      <w:r w:rsidRPr="00793F38">
        <w:rPr>
          <w:lang w:val="en-US"/>
        </w:rPr>
        <w:t xml:space="preserve"> it was aimed </w:t>
      </w:r>
      <w:proofErr w:type="gramStart"/>
      <w:r w:rsidRPr="00793F38">
        <w:rPr>
          <w:lang w:val="en-US"/>
        </w:rPr>
        <w:t>to</w:t>
      </w:r>
      <w:proofErr w:type="gramEnd"/>
      <w:r w:rsidRPr="00793F38">
        <w:rPr>
          <w:lang w:val="en-US"/>
        </w:rPr>
        <w:t xml:space="preserve"> children that you had to limit the </w:t>
      </w:r>
      <w:proofErr w:type="gramStart"/>
      <w:r w:rsidRPr="00793F38">
        <w:rPr>
          <w:lang w:val="en-US"/>
        </w:rPr>
        <w:t>amount</w:t>
      </w:r>
      <w:proofErr w:type="gramEnd"/>
      <w:r w:rsidRPr="00793F38">
        <w:rPr>
          <w:lang w:val="en-US"/>
        </w:rPr>
        <w:t xml:space="preserve"> of words in the sentence or it's quite —, Yeah, the way you cuss, for example, or other ways of directiveness or subtext.</w:t>
      </w:r>
      <w:r w:rsidRPr="00793F38">
        <w:t>  </w:t>
      </w:r>
    </w:p>
    <w:p w14:paraId="4582365D" w14:textId="77777777" w:rsidR="00793F38" w:rsidRPr="00793F38" w:rsidRDefault="00793F38" w:rsidP="00793F38">
      <w:pPr>
        <w:spacing w:line="360" w:lineRule="auto"/>
      </w:pPr>
      <w:r w:rsidRPr="00793F38">
        <w:rPr>
          <w:lang w:val="en-US"/>
        </w:rPr>
        <w:t>00:00:30 Speaker 1</w:t>
      </w:r>
      <w:r w:rsidRPr="00793F38">
        <w:t>  </w:t>
      </w:r>
    </w:p>
    <w:p w14:paraId="2F6C5591" w14:textId="77777777" w:rsidR="00793F38" w:rsidRPr="00793F38" w:rsidRDefault="00793F38" w:rsidP="00793F38">
      <w:pPr>
        <w:spacing w:line="360" w:lineRule="auto"/>
      </w:pPr>
      <w:r w:rsidRPr="00793F38">
        <w:rPr>
          <w:lang w:val="en-US"/>
        </w:rPr>
        <w:t xml:space="preserve">Very little. I mean, look, I think I'm a good fit for writing that can appeal to younger audiences and adult audiences because I'm not </w:t>
      </w:r>
      <w:proofErr w:type="gramStart"/>
      <w:r w:rsidRPr="00793F38">
        <w:rPr>
          <w:lang w:val="en-US"/>
        </w:rPr>
        <w:t>a particularly</w:t>
      </w:r>
      <w:proofErr w:type="gramEnd"/>
      <w:r w:rsidRPr="00793F38">
        <w:rPr>
          <w:lang w:val="en-US"/>
        </w:rPr>
        <w:t xml:space="preserve"> like —. Have you heard the expression of “50 Cent word”?</w:t>
      </w:r>
      <w:r w:rsidRPr="00793F38">
        <w:t>  </w:t>
      </w:r>
    </w:p>
    <w:p w14:paraId="6A1B75F6" w14:textId="77777777" w:rsidR="00793F38" w:rsidRPr="00793F38" w:rsidRDefault="00793F38" w:rsidP="00793F38">
      <w:pPr>
        <w:spacing w:line="360" w:lineRule="auto"/>
      </w:pPr>
      <w:r w:rsidRPr="00793F38">
        <w:rPr>
          <w:lang w:val="en-US"/>
        </w:rPr>
        <w:t>00:00:47 Speaker 2</w:t>
      </w:r>
      <w:r w:rsidRPr="00793F38">
        <w:t>  </w:t>
      </w:r>
    </w:p>
    <w:p w14:paraId="3A8959DA" w14:textId="77777777" w:rsidR="00793F38" w:rsidRPr="00793F38" w:rsidRDefault="00793F38" w:rsidP="00793F38">
      <w:pPr>
        <w:spacing w:line="360" w:lineRule="auto"/>
      </w:pPr>
      <w:r w:rsidRPr="00793F38">
        <w:rPr>
          <w:lang w:val="en-US"/>
        </w:rPr>
        <w:t>I have not.</w:t>
      </w:r>
      <w:r w:rsidRPr="00793F38">
        <w:t>  </w:t>
      </w:r>
    </w:p>
    <w:p w14:paraId="4248C0DC" w14:textId="77777777" w:rsidR="00793F38" w:rsidRPr="00793F38" w:rsidRDefault="00793F38" w:rsidP="00793F38">
      <w:pPr>
        <w:spacing w:line="360" w:lineRule="auto"/>
      </w:pPr>
      <w:r w:rsidRPr="00793F38">
        <w:rPr>
          <w:lang w:val="en-US"/>
        </w:rPr>
        <w:t>00:00:49 Speaker 1</w:t>
      </w:r>
      <w:r w:rsidRPr="00793F38">
        <w:t>  </w:t>
      </w:r>
    </w:p>
    <w:p w14:paraId="7C1B8864" w14:textId="77777777" w:rsidR="00793F38" w:rsidRPr="00793F38" w:rsidRDefault="00793F38" w:rsidP="00793F38">
      <w:pPr>
        <w:spacing w:line="360" w:lineRule="auto"/>
      </w:pPr>
      <w:r w:rsidRPr="00793F38">
        <w:rPr>
          <w:lang w:val="en-US"/>
        </w:rPr>
        <w:t xml:space="preserve">Okay. In American culture, or at least when I was growing up, there was an expression. There's, like, if some if you use like or an SAT word, a 50 Cent word would be like. If you said if you were like. Just using a rarely used word that sounds like something like only like a professor would use or something. Very scholarly, right? Something that not everyone understands. You know, I have always tended to be a writer who uses like, I use like an </w:t>
      </w:r>
      <w:proofErr w:type="gramStart"/>
      <w:r w:rsidRPr="00793F38">
        <w:rPr>
          <w:lang w:val="en-US"/>
        </w:rPr>
        <w:t>eighth grade</w:t>
      </w:r>
      <w:proofErr w:type="gramEnd"/>
      <w:r w:rsidRPr="00793F38">
        <w:rPr>
          <w:lang w:val="en-US"/>
        </w:rPr>
        <w:t xml:space="preserve"> vocabulary to the best of my ability, you know, like I try to tell the story. And part of that is like, I like telling stories and the way people talk, and people usually don't talk using fancy words. Now, there may be a character who specifically uses words like that and the risk when you use words like that is that you lose some of who you're talking to. You know </w:t>
      </w:r>
      <w:proofErr w:type="gramStart"/>
      <w:r w:rsidRPr="00793F38">
        <w:rPr>
          <w:lang w:val="en-US"/>
        </w:rPr>
        <w:t>you —.</w:t>
      </w:r>
      <w:proofErr w:type="gramEnd"/>
      <w:r w:rsidRPr="00793F38">
        <w:rPr>
          <w:lang w:val="en-US"/>
        </w:rPr>
        <w:t xml:space="preserve"> Maybe you impress people a little bit, or maybe there's some people who are like, oh, wow, they're so smart. Listen to those extremely fine words they're using. But then you're also the people who are like, I only understood 80% of what they just said. I don't know. </w:t>
      </w:r>
      <w:proofErr w:type="gramStart"/>
      <w:r w:rsidRPr="00793F38">
        <w:rPr>
          <w:lang w:val="en-US"/>
        </w:rPr>
        <w:t>So</w:t>
      </w:r>
      <w:proofErr w:type="gramEnd"/>
      <w:r w:rsidRPr="00793F38">
        <w:rPr>
          <w:lang w:val="en-US"/>
        </w:rPr>
        <w:t xml:space="preserve"> I've always just been more of a fan of, like.</w:t>
      </w:r>
      <w:r w:rsidRPr="00793F38">
        <w:t>  </w:t>
      </w:r>
    </w:p>
    <w:p w14:paraId="474C67AD" w14:textId="77777777" w:rsidR="00793F38" w:rsidRPr="00793F38" w:rsidRDefault="00793F38" w:rsidP="00793F38">
      <w:pPr>
        <w:spacing w:line="360" w:lineRule="auto"/>
      </w:pPr>
      <w:r w:rsidRPr="00793F38">
        <w:rPr>
          <w:lang w:val="en-US"/>
        </w:rPr>
        <w:t>00:01:57 Speaker 1</w:t>
      </w:r>
      <w:r w:rsidRPr="00793F38">
        <w:t> </w:t>
      </w:r>
    </w:p>
    <w:p w14:paraId="593241B8" w14:textId="77777777" w:rsidR="00793F38" w:rsidRPr="00793F38" w:rsidRDefault="00793F38" w:rsidP="00793F38">
      <w:pPr>
        <w:spacing w:line="360" w:lineRule="auto"/>
      </w:pPr>
      <w:r w:rsidRPr="00793F38">
        <w:rPr>
          <w:lang w:val="en-US"/>
        </w:rPr>
        <w:t>Using the simplest possible words that are the right words, if possible, right? So, there are cases where those words are — you use a word with precision and that's something that's meaningful. So anyway, in terms of writing to kids at older — if you're talking about like curse words or things like that...</w:t>
      </w:r>
      <w:r w:rsidRPr="00793F38">
        <w:t>  </w:t>
      </w:r>
    </w:p>
    <w:p w14:paraId="781022EE" w14:textId="77777777" w:rsidR="00793F38" w:rsidRPr="00793F38" w:rsidRDefault="00793F38" w:rsidP="00793F38">
      <w:pPr>
        <w:spacing w:line="360" w:lineRule="auto"/>
      </w:pPr>
      <w:r w:rsidRPr="00793F38">
        <w:rPr>
          <w:lang w:val="en-US"/>
        </w:rPr>
        <w:t>00:02:16 Speaker 1</w:t>
      </w:r>
      <w:r w:rsidRPr="00793F38">
        <w:t> </w:t>
      </w:r>
    </w:p>
    <w:p w14:paraId="1E1904AA" w14:textId="77777777" w:rsidR="00793F38" w:rsidRPr="00793F38" w:rsidRDefault="00793F38" w:rsidP="00793F38">
      <w:pPr>
        <w:spacing w:line="360" w:lineRule="auto"/>
      </w:pPr>
      <w:r w:rsidRPr="00793F38">
        <w:rPr>
          <w:lang w:val="en-US"/>
        </w:rPr>
        <w:t xml:space="preserve">No, there were not issues with curse words, however when you're writing for Nickelodeon and this was less true for Netflix, but it was true for Nickelodeon, There's something called standards and practices that is sort of like kind of the basic </w:t>
      </w:r>
      <w:r w:rsidRPr="00793F38">
        <w:rPr>
          <w:lang w:val="en-US"/>
        </w:rPr>
        <w:lastRenderedPageBreak/>
        <w:t>understanding of what's appropriate in a show that is going to go out to younger audiences and what leads to a rating that makes it appropriate for those audiences.</w:t>
      </w:r>
      <w:r w:rsidRPr="00793F38">
        <w:t>  </w:t>
      </w:r>
    </w:p>
    <w:p w14:paraId="40D4BF81" w14:textId="77777777" w:rsidR="00793F38" w:rsidRPr="00793F38" w:rsidRDefault="00793F38" w:rsidP="00793F38">
      <w:pPr>
        <w:spacing w:line="360" w:lineRule="auto"/>
      </w:pPr>
      <w:r w:rsidRPr="00793F38">
        <w:rPr>
          <w:lang w:val="en-US"/>
        </w:rPr>
        <w:t>00:02:40 Speaker 1</w:t>
      </w:r>
      <w:r w:rsidRPr="00793F38">
        <w:t> </w:t>
      </w:r>
    </w:p>
    <w:p w14:paraId="3CC39839" w14:textId="77777777" w:rsidR="00793F38" w:rsidRPr="00793F38" w:rsidRDefault="00793F38" w:rsidP="00793F38">
      <w:pPr>
        <w:spacing w:line="360" w:lineRule="auto"/>
      </w:pPr>
      <w:r w:rsidRPr="00793F38">
        <w:rPr>
          <w:lang w:val="en-US"/>
        </w:rPr>
        <w:t xml:space="preserve">And there would be things like: Saying the word kill too often is problematic. I don't even remember. We could say it all maybe </w:t>
      </w:r>
      <w:proofErr w:type="gramStart"/>
      <w:r w:rsidRPr="00793F38">
        <w:rPr>
          <w:lang w:val="en-US"/>
        </w:rPr>
        <w:t>once in a while</w:t>
      </w:r>
      <w:proofErr w:type="gramEnd"/>
      <w:r w:rsidRPr="00793F38">
        <w:rPr>
          <w:lang w:val="en-US"/>
        </w:rPr>
        <w:t>.</w:t>
      </w:r>
      <w:r w:rsidRPr="00793F38">
        <w:t>  </w:t>
      </w:r>
    </w:p>
    <w:p w14:paraId="36B38CD0" w14:textId="77777777" w:rsidR="00793F38" w:rsidRPr="00793F38" w:rsidRDefault="00793F38" w:rsidP="00793F38">
      <w:pPr>
        <w:spacing w:line="360" w:lineRule="auto"/>
      </w:pPr>
      <w:r w:rsidRPr="00793F38">
        <w:rPr>
          <w:lang w:val="en-US"/>
        </w:rPr>
        <w:t>00:02:49 Speaker 2</w:t>
      </w:r>
      <w:r w:rsidRPr="00793F38">
        <w:t> </w:t>
      </w:r>
    </w:p>
    <w:p w14:paraId="212DD3B1" w14:textId="77777777" w:rsidR="00793F38" w:rsidRPr="00793F38" w:rsidRDefault="00793F38" w:rsidP="00793F38">
      <w:pPr>
        <w:spacing w:line="360" w:lineRule="auto"/>
      </w:pPr>
      <w:r w:rsidRPr="00793F38">
        <w:rPr>
          <w:lang w:val="en-US"/>
        </w:rPr>
        <w:t>There have been mentions of “kill”, but there's also very mentions of like where you avoid the word “Kill”.</w:t>
      </w:r>
      <w:r w:rsidRPr="00793F38">
        <w:t>  </w:t>
      </w:r>
    </w:p>
    <w:p w14:paraId="761EF5C1" w14:textId="77777777" w:rsidR="00793F38" w:rsidRPr="00793F38" w:rsidRDefault="00793F38" w:rsidP="00793F38">
      <w:pPr>
        <w:spacing w:line="360" w:lineRule="auto"/>
      </w:pPr>
      <w:r w:rsidRPr="00793F38">
        <w:rPr>
          <w:lang w:val="en-US"/>
        </w:rPr>
        <w:t>00:02:54 Speaker 1</w:t>
      </w:r>
      <w:r w:rsidRPr="00793F38">
        <w:t> </w:t>
      </w:r>
    </w:p>
    <w:p w14:paraId="1CC6DFC2" w14:textId="77777777" w:rsidR="00793F38" w:rsidRPr="00793F38" w:rsidRDefault="00793F38" w:rsidP="00793F38">
      <w:pPr>
        <w:spacing w:line="360" w:lineRule="auto"/>
      </w:pPr>
      <w:r w:rsidRPr="00793F38">
        <w:rPr>
          <w:lang w:val="en-US"/>
        </w:rPr>
        <w:t>So it might be that you could say it like once an episode or something weird like that, and so the result was you'd always “I'm going to find him and end him.”</w:t>
      </w:r>
      <w:r w:rsidRPr="00793F38">
        <w:t>  </w:t>
      </w:r>
    </w:p>
    <w:p w14:paraId="1482C5A9" w14:textId="77777777" w:rsidR="00793F38" w:rsidRPr="00793F38" w:rsidRDefault="00793F38" w:rsidP="00793F38">
      <w:pPr>
        <w:spacing w:line="360" w:lineRule="auto"/>
      </w:pPr>
      <w:r w:rsidRPr="00793F38">
        <w:rPr>
          <w:lang w:val="en-US"/>
        </w:rPr>
        <w:t>00:03:02 Speaker 1</w:t>
      </w:r>
      <w:r w:rsidRPr="00793F38">
        <w:t> </w:t>
      </w:r>
    </w:p>
    <w:p w14:paraId="77E59000" w14:textId="77777777" w:rsidR="00793F38" w:rsidRPr="00793F38" w:rsidRDefault="00793F38" w:rsidP="00793F38">
      <w:pPr>
        <w:spacing w:line="360" w:lineRule="auto"/>
      </w:pPr>
      <w:r w:rsidRPr="00793F38">
        <w:rPr>
          <w:lang w:val="en-US"/>
        </w:rPr>
        <w:t xml:space="preserve">You know, it would be like a little — and I get it. </w:t>
      </w:r>
      <w:proofErr w:type="gramStart"/>
      <w:r w:rsidRPr="00793F38">
        <w:rPr>
          <w:lang w:val="en-US"/>
        </w:rPr>
        <w:t>it's</w:t>
      </w:r>
      <w:proofErr w:type="gramEnd"/>
      <w:r w:rsidRPr="00793F38">
        <w:rPr>
          <w:lang w:val="en-US"/>
        </w:rPr>
        <w:t xml:space="preserve"> a little </w:t>
      </w:r>
      <w:proofErr w:type="gramStart"/>
      <w:r w:rsidRPr="00793F38">
        <w:rPr>
          <w:lang w:val="en-US"/>
        </w:rPr>
        <w:t>less of</w:t>
      </w:r>
      <w:proofErr w:type="gramEnd"/>
      <w:r w:rsidRPr="00793F38">
        <w:rPr>
          <w:lang w:val="en-US"/>
        </w:rPr>
        <w:t xml:space="preserve"> like a visceral word or expression to do that. You know, it gets the idea across, but it's not as kind of vulgar in </w:t>
      </w:r>
      <w:proofErr w:type="gramStart"/>
      <w:r w:rsidRPr="00793F38">
        <w:rPr>
          <w:lang w:val="en-US"/>
        </w:rPr>
        <w:t>a</w:t>
      </w:r>
      <w:proofErr w:type="gramEnd"/>
      <w:r w:rsidRPr="00793F38">
        <w:rPr>
          <w:lang w:val="en-US"/>
        </w:rPr>
        <w:t xml:space="preserve"> in a sense of like being just, like easily violent. It's a little more intellectually violent, I guess.</w:t>
      </w:r>
      <w:r w:rsidRPr="00793F38">
        <w:t>  </w:t>
      </w:r>
    </w:p>
    <w:p w14:paraId="3CD24543" w14:textId="77777777" w:rsidR="00793F38" w:rsidRPr="00793F38" w:rsidRDefault="00793F38" w:rsidP="00793F38">
      <w:pPr>
        <w:spacing w:line="360" w:lineRule="auto"/>
      </w:pPr>
      <w:r w:rsidRPr="00793F38">
        <w:rPr>
          <w:lang w:val="en-US"/>
        </w:rPr>
        <w:t>00:03:28 Speaker 1</w:t>
      </w:r>
      <w:r w:rsidRPr="00793F38">
        <w:t> </w:t>
      </w:r>
    </w:p>
    <w:p w14:paraId="69B7FF84" w14:textId="77777777" w:rsidR="00793F38" w:rsidRPr="00793F38" w:rsidRDefault="00793F38" w:rsidP="00793F38">
      <w:pPr>
        <w:spacing w:line="360" w:lineRule="auto"/>
      </w:pPr>
      <w:r w:rsidRPr="00793F38">
        <w:rPr>
          <w:lang w:val="en-US"/>
        </w:rPr>
        <w:t>So yeah, those moments happened when we were asked to.</w:t>
      </w:r>
      <w:r w:rsidRPr="00793F38">
        <w:t>  </w:t>
      </w:r>
    </w:p>
    <w:p w14:paraId="52D26589" w14:textId="77777777" w:rsidR="00793F38" w:rsidRPr="00793F38" w:rsidRDefault="00793F38" w:rsidP="00793F38">
      <w:pPr>
        <w:spacing w:line="360" w:lineRule="auto"/>
      </w:pPr>
      <w:r w:rsidRPr="00793F38">
        <w:rPr>
          <w:lang w:val="en-US"/>
        </w:rPr>
        <w:t>00:03:32 Speaker 2</w:t>
      </w:r>
      <w:r w:rsidRPr="00793F38">
        <w:t>  </w:t>
      </w:r>
    </w:p>
    <w:p w14:paraId="6C8E18E6" w14:textId="77777777" w:rsidR="00793F38" w:rsidRPr="00793F38" w:rsidRDefault="00793F38" w:rsidP="00793F38">
      <w:pPr>
        <w:spacing w:line="360" w:lineRule="auto"/>
      </w:pPr>
      <w:r w:rsidRPr="00793F38">
        <w:rPr>
          <w:lang w:val="en-US"/>
        </w:rPr>
        <w:t>Yeah, because I think that my favorite one is still like Azula say to Zuko “I'm going to celebrate becoming an only child”</w:t>
      </w:r>
      <w:r w:rsidRPr="00793F38">
        <w:t>  </w:t>
      </w:r>
    </w:p>
    <w:p w14:paraId="225E317C" w14:textId="77777777" w:rsidR="00793F38" w:rsidRPr="00793F38" w:rsidRDefault="00793F38" w:rsidP="00793F38">
      <w:pPr>
        <w:spacing w:line="360" w:lineRule="auto"/>
      </w:pPr>
      <w:r w:rsidRPr="00793F38">
        <w:rPr>
          <w:lang w:val="en-US"/>
        </w:rPr>
        <w:t>00:03:41 Speaker 1</w:t>
      </w:r>
      <w:r w:rsidRPr="00793F38">
        <w:t>  </w:t>
      </w:r>
    </w:p>
    <w:p w14:paraId="129D1454" w14:textId="77777777" w:rsidR="00793F38" w:rsidRPr="00793F38" w:rsidRDefault="00793F38" w:rsidP="00793F38">
      <w:pPr>
        <w:spacing w:line="360" w:lineRule="auto"/>
      </w:pPr>
      <w:r w:rsidRPr="00793F38">
        <w:rPr>
          <w:lang w:val="en-US"/>
        </w:rPr>
        <w:t>Yeah, that's so much better than something that would have been more direct. Yeah, exactly.</w:t>
      </w:r>
      <w:r w:rsidRPr="00793F38">
        <w:t>  </w:t>
      </w:r>
    </w:p>
    <w:p w14:paraId="2F21896C" w14:textId="77777777" w:rsidR="00793F38" w:rsidRPr="00793F38" w:rsidRDefault="00793F38" w:rsidP="00793F38">
      <w:pPr>
        <w:spacing w:line="360" w:lineRule="auto"/>
      </w:pPr>
      <w:r w:rsidRPr="00793F38">
        <w:rPr>
          <w:lang w:val="en-US"/>
        </w:rPr>
        <w:t>00:03:47 Speaker 2</w:t>
      </w:r>
      <w:r w:rsidRPr="00793F38">
        <w:t>  </w:t>
      </w:r>
    </w:p>
    <w:p w14:paraId="34A1C2D6" w14:textId="77777777" w:rsidR="00793F38" w:rsidRPr="00793F38" w:rsidRDefault="00793F38" w:rsidP="00793F38">
      <w:pPr>
        <w:spacing w:line="360" w:lineRule="auto"/>
      </w:pPr>
      <w:r w:rsidRPr="00793F38">
        <w:rPr>
          <w:lang w:val="en-US"/>
        </w:rPr>
        <w:t xml:space="preserve">But there </w:t>
      </w:r>
      <w:proofErr w:type="gramStart"/>
      <w:r w:rsidRPr="00793F38">
        <w:rPr>
          <w:lang w:val="en-US"/>
        </w:rPr>
        <w:t>is</w:t>
      </w:r>
      <w:proofErr w:type="gramEnd"/>
      <w:r w:rsidRPr="00793F38">
        <w:rPr>
          <w:lang w:val="en-US"/>
        </w:rPr>
        <w:t xml:space="preserve"> instances where it is mentioned because there is, for example, Azula says like, as a child, she says to </w:t>
      </w:r>
      <w:proofErr w:type="spellStart"/>
      <w:r w:rsidRPr="00793F38">
        <w:rPr>
          <w:lang w:val="en-US"/>
        </w:rPr>
        <w:t>Zuko"Dad</w:t>
      </w:r>
      <w:proofErr w:type="spellEnd"/>
      <w:r w:rsidRPr="00793F38">
        <w:rPr>
          <w:lang w:val="en-US"/>
        </w:rPr>
        <w:t xml:space="preserve"> is going to kill you. He really is.” That's one of the sentences or where — Yeah, there are Some of them but it's very </w:t>
      </w:r>
      <w:proofErr w:type="gramStart"/>
      <w:r w:rsidRPr="00793F38">
        <w:rPr>
          <w:lang w:val="en-US"/>
        </w:rPr>
        <w:t>minimally</w:t>
      </w:r>
      <w:proofErr w:type="gramEnd"/>
      <w:r w:rsidRPr="00793F38">
        <w:rPr>
          <w:lang w:val="en-US"/>
        </w:rPr>
        <w:t>.</w:t>
      </w:r>
      <w:r w:rsidRPr="00793F38">
        <w:t>  </w:t>
      </w:r>
    </w:p>
    <w:p w14:paraId="3CBC53F9" w14:textId="77777777" w:rsidR="00793F38" w:rsidRPr="00793F38" w:rsidRDefault="00793F38" w:rsidP="00793F38">
      <w:pPr>
        <w:spacing w:line="360" w:lineRule="auto"/>
      </w:pPr>
      <w:r w:rsidRPr="00793F38">
        <w:rPr>
          <w:lang w:val="en-US"/>
        </w:rPr>
        <w:t>00:04:03 Speaker 1</w:t>
      </w:r>
      <w:r w:rsidRPr="00793F38">
        <w:t> </w:t>
      </w:r>
    </w:p>
    <w:p w14:paraId="1FEE5532" w14:textId="77777777" w:rsidR="00793F38" w:rsidRPr="00793F38" w:rsidRDefault="00793F38" w:rsidP="00793F38">
      <w:pPr>
        <w:spacing w:line="360" w:lineRule="auto"/>
      </w:pPr>
      <w:r w:rsidRPr="00793F38">
        <w:rPr>
          <w:lang w:val="en-US"/>
        </w:rPr>
        <w:t xml:space="preserve">Yeah. </w:t>
      </w:r>
      <w:proofErr w:type="gramStart"/>
      <w:r w:rsidRPr="00793F38">
        <w:rPr>
          <w:lang w:val="en-US"/>
        </w:rPr>
        <w:t>Once in a while</w:t>
      </w:r>
      <w:proofErr w:type="gramEnd"/>
      <w:r w:rsidRPr="00793F38">
        <w:rPr>
          <w:lang w:val="en-US"/>
        </w:rPr>
        <w:t xml:space="preserve"> we needed it, so.</w:t>
      </w:r>
      <w:r w:rsidRPr="00793F38">
        <w:t>  </w:t>
      </w:r>
    </w:p>
    <w:p w14:paraId="15471B8F" w14:textId="77777777" w:rsidR="00793F38" w:rsidRPr="00793F38" w:rsidRDefault="00793F38" w:rsidP="00793F38">
      <w:pPr>
        <w:spacing w:line="360" w:lineRule="auto"/>
      </w:pPr>
      <w:r w:rsidRPr="00793F38">
        <w:rPr>
          <w:lang w:val="en-US"/>
        </w:rPr>
        <w:t>00:04:10 Speaker 2</w:t>
      </w:r>
      <w:r w:rsidRPr="00793F38">
        <w:t> </w:t>
      </w:r>
    </w:p>
    <w:p w14:paraId="63F8FFDC" w14:textId="77777777" w:rsidR="00793F38" w:rsidRPr="00793F38" w:rsidRDefault="00793F38" w:rsidP="00793F38">
      <w:pPr>
        <w:spacing w:line="360" w:lineRule="auto"/>
      </w:pPr>
      <w:proofErr w:type="gramStart"/>
      <w:r w:rsidRPr="00793F38">
        <w:rPr>
          <w:lang w:val="en-US"/>
        </w:rPr>
        <w:t>So</w:t>
      </w:r>
      <w:proofErr w:type="gramEnd"/>
      <w:r w:rsidRPr="00793F38">
        <w:rPr>
          <w:lang w:val="en-US"/>
        </w:rPr>
        <w:t xml:space="preserve"> have any other people ever contacted you or contacted the crew about how the show has impacted their lives in any sense?</w:t>
      </w:r>
      <w:r w:rsidRPr="00793F38">
        <w:t>  </w:t>
      </w:r>
    </w:p>
    <w:p w14:paraId="627C7CA0" w14:textId="77777777" w:rsidR="00793F38" w:rsidRPr="00793F38" w:rsidRDefault="00793F38" w:rsidP="00793F38">
      <w:pPr>
        <w:spacing w:line="360" w:lineRule="auto"/>
      </w:pPr>
      <w:r w:rsidRPr="00793F38">
        <w:rPr>
          <w:lang w:val="en-US"/>
        </w:rPr>
        <w:t>00:04:21 Speaker 1</w:t>
      </w:r>
      <w:r w:rsidRPr="00793F38">
        <w:t> </w:t>
      </w:r>
    </w:p>
    <w:p w14:paraId="5CC600EE" w14:textId="77777777" w:rsidR="00793F38" w:rsidRPr="00793F38" w:rsidRDefault="00793F38" w:rsidP="00793F38">
      <w:pPr>
        <w:spacing w:line="360" w:lineRule="auto"/>
      </w:pPr>
      <w:r w:rsidRPr="00793F38">
        <w:rPr>
          <w:lang w:val="en-US"/>
        </w:rPr>
        <w:t xml:space="preserve">Yeah, I </w:t>
      </w:r>
      <w:proofErr w:type="gramStart"/>
      <w:r w:rsidRPr="00793F38">
        <w:rPr>
          <w:lang w:val="en-US"/>
        </w:rPr>
        <w:t>mean actually, it's</w:t>
      </w:r>
      <w:proofErr w:type="gramEnd"/>
      <w:r w:rsidRPr="00793F38">
        <w:rPr>
          <w:lang w:val="en-US"/>
        </w:rPr>
        <w:t xml:space="preserve"> been really humbling how people have responded to the show and that very often, you know, if I'm at a convention or something, someone will </w:t>
      </w:r>
      <w:r w:rsidRPr="00793F38">
        <w:rPr>
          <w:lang w:val="en-US"/>
        </w:rPr>
        <w:lastRenderedPageBreak/>
        <w:t xml:space="preserve">nervously, like, very nervously come up and say the nicest thing in the world. It's like, you know, don't be nervous, you're saying the nicest thing, like to me and to my ears, that makes me </w:t>
      </w:r>
      <w:proofErr w:type="gramStart"/>
      <w:r w:rsidRPr="00793F38">
        <w:rPr>
          <w:lang w:val="en-US"/>
        </w:rPr>
        <w:t>really happy</w:t>
      </w:r>
      <w:proofErr w:type="gramEnd"/>
      <w:r w:rsidRPr="00793F38">
        <w:rPr>
          <w:lang w:val="en-US"/>
        </w:rPr>
        <w:t xml:space="preserve">. So. Yeah. I mean, I'm </w:t>
      </w:r>
      <w:proofErr w:type="gramStart"/>
      <w:r w:rsidRPr="00793F38">
        <w:rPr>
          <w:lang w:val="en-US"/>
        </w:rPr>
        <w:t>really grateful</w:t>
      </w:r>
      <w:proofErr w:type="gramEnd"/>
      <w:r w:rsidRPr="00793F38">
        <w:rPr>
          <w:lang w:val="en-US"/>
        </w:rPr>
        <w:t xml:space="preserve"> that. You know. The show has been able to have an impact. That people feel as positive. That they feel like they got something out of it. I mean, I've seen jokes online about it being like. You know, my therapy is rewatching avatar or things like that. You know, it's like, that's awesome. That's amazing. And that's, you know, to me What is deep, </w:t>
      </w:r>
      <w:proofErr w:type="gramStart"/>
      <w:r w:rsidRPr="00793F38">
        <w:rPr>
          <w:lang w:val="en-US"/>
        </w:rPr>
        <w:t>Deeply</w:t>
      </w:r>
      <w:proofErr w:type="gramEnd"/>
      <w:r w:rsidRPr="00793F38">
        <w:rPr>
          <w:lang w:val="en-US"/>
        </w:rPr>
        <w:t xml:space="preserve"> important about —</w:t>
      </w:r>
      <w:r w:rsidRPr="00793F38">
        <w:t>  </w:t>
      </w:r>
    </w:p>
    <w:p w14:paraId="331E9F80" w14:textId="77777777" w:rsidR="00793F38" w:rsidRPr="00793F38" w:rsidRDefault="00793F38" w:rsidP="00793F38">
      <w:pPr>
        <w:spacing w:line="360" w:lineRule="auto"/>
      </w:pPr>
      <w:r w:rsidRPr="00793F38">
        <w:rPr>
          <w:lang w:val="en-US"/>
        </w:rPr>
        <w:t>00:05:17 Speaker 1</w:t>
      </w:r>
      <w:r w:rsidRPr="00793F38">
        <w:t> </w:t>
      </w:r>
    </w:p>
    <w:p w14:paraId="38D9C0B3" w14:textId="77777777" w:rsidR="00793F38" w:rsidRPr="00793F38" w:rsidRDefault="00793F38" w:rsidP="00793F38">
      <w:pPr>
        <w:spacing w:line="360" w:lineRule="auto"/>
      </w:pPr>
      <w:r w:rsidRPr="00793F38">
        <w:rPr>
          <w:lang w:val="en-US"/>
        </w:rPr>
        <w:t xml:space="preserve">It is </w:t>
      </w:r>
      <w:proofErr w:type="gramStart"/>
      <w:r w:rsidRPr="00793F38">
        <w:rPr>
          <w:lang w:val="en-US"/>
        </w:rPr>
        <w:t>hopefully</w:t>
      </w:r>
      <w:proofErr w:type="gramEnd"/>
      <w:r w:rsidRPr="00793F38">
        <w:rPr>
          <w:lang w:val="en-US"/>
        </w:rPr>
        <w:t xml:space="preserve"> these characters are authentic enough that they feel real and that their emotions feel real and their experiences feel real in a way that —</w:t>
      </w:r>
      <w:r w:rsidRPr="00793F38">
        <w:t>  </w:t>
      </w:r>
    </w:p>
    <w:p w14:paraId="14C26CA5" w14:textId="77777777" w:rsidR="00793F38" w:rsidRPr="00793F38" w:rsidRDefault="00793F38" w:rsidP="00793F38">
      <w:pPr>
        <w:spacing w:line="360" w:lineRule="auto"/>
      </w:pPr>
      <w:r w:rsidRPr="00793F38">
        <w:rPr>
          <w:lang w:val="en-US"/>
        </w:rPr>
        <w:t>00:05:25 Speaker 1</w:t>
      </w:r>
      <w:r w:rsidRPr="00793F38">
        <w:t> </w:t>
      </w:r>
    </w:p>
    <w:p w14:paraId="01CEB2B6" w14:textId="77777777" w:rsidR="00793F38" w:rsidRPr="00793F38" w:rsidRDefault="00793F38" w:rsidP="00793F38">
      <w:pPr>
        <w:spacing w:line="360" w:lineRule="auto"/>
      </w:pPr>
      <w:r w:rsidRPr="00793F38">
        <w:rPr>
          <w:lang w:val="en-US"/>
        </w:rPr>
        <w:t>If you're going through hard things and you're struggling to overcome obstacles, or you're going through stuff, it resonates. Oh, I see myself in this character.</w:t>
      </w:r>
      <w:r w:rsidRPr="00793F38">
        <w:t>  </w:t>
      </w:r>
    </w:p>
    <w:p w14:paraId="71AAAF81" w14:textId="77777777" w:rsidR="00793F38" w:rsidRPr="00793F38" w:rsidRDefault="00793F38" w:rsidP="00793F38">
      <w:pPr>
        <w:spacing w:line="360" w:lineRule="auto"/>
      </w:pPr>
      <w:r w:rsidRPr="00793F38">
        <w:rPr>
          <w:lang w:val="en-US"/>
        </w:rPr>
        <w:t>00:05:35 Speaker 1</w:t>
      </w:r>
      <w:r w:rsidRPr="00793F38">
        <w:t> </w:t>
      </w:r>
    </w:p>
    <w:p w14:paraId="3C1BDB55" w14:textId="77777777" w:rsidR="00793F38" w:rsidRPr="00793F38" w:rsidRDefault="00793F38" w:rsidP="00793F38">
      <w:pPr>
        <w:spacing w:line="360" w:lineRule="auto"/>
      </w:pPr>
      <w:r w:rsidRPr="00793F38">
        <w:rPr>
          <w:lang w:val="en-US"/>
        </w:rPr>
        <w:t>And then my other hope is that these characters are ultimately as much as real as their struggles are as real as their challenges are.</w:t>
      </w:r>
      <w:r w:rsidRPr="00793F38">
        <w:t>  </w:t>
      </w:r>
    </w:p>
    <w:p w14:paraId="13BA12D7" w14:textId="77777777" w:rsidR="00793F38" w:rsidRPr="00793F38" w:rsidRDefault="00793F38" w:rsidP="00793F38">
      <w:pPr>
        <w:spacing w:line="360" w:lineRule="auto"/>
      </w:pPr>
      <w:r w:rsidRPr="00793F38">
        <w:rPr>
          <w:lang w:val="en-US"/>
        </w:rPr>
        <w:t>00:05:46 Speaker 1</w:t>
      </w:r>
      <w:r w:rsidRPr="00793F38">
        <w:t> </w:t>
      </w:r>
    </w:p>
    <w:p w14:paraId="6471761B" w14:textId="77777777" w:rsidR="00793F38" w:rsidRPr="00793F38" w:rsidRDefault="00793F38" w:rsidP="00793F38">
      <w:pPr>
        <w:spacing w:line="360" w:lineRule="auto"/>
      </w:pPr>
      <w:r w:rsidRPr="00793F38">
        <w:rPr>
          <w:lang w:val="en-US"/>
        </w:rPr>
        <w:t xml:space="preserve">There's an optimism that they </w:t>
      </w:r>
      <w:proofErr w:type="gramStart"/>
      <w:r w:rsidRPr="00793F38">
        <w:rPr>
          <w:lang w:val="en-US"/>
        </w:rPr>
        <w:t>will overcome that they can</w:t>
      </w:r>
      <w:proofErr w:type="gramEnd"/>
      <w:r w:rsidRPr="00793F38">
        <w:rPr>
          <w:lang w:val="en-US"/>
        </w:rPr>
        <w:t xml:space="preserve"> overcome them. It may take persistence. There may be a lot of failure, there may be struggle, there may be humiliation and frustration, but there's ultimately some deep, hopefully some deep optimism.</w:t>
      </w:r>
      <w:r w:rsidRPr="00793F38">
        <w:t>  </w:t>
      </w:r>
    </w:p>
    <w:p w14:paraId="6FCCC5E5" w14:textId="77777777" w:rsidR="00793F38" w:rsidRPr="00793F38" w:rsidRDefault="00793F38" w:rsidP="00793F38">
      <w:pPr>
        <w:spacing w:line="360" w:lineRule="auto"/>
      </w:pPr>
      <w:r w:rsidRPr="00793F38">
        <w:rPr>
          <w:lang w:val="en-US"/>
        </w:rPr>
        <w:t>00:06:03 Speaker 1</w:t>
      </w:r>
      <w:r w:rsidRPr="00793F38">
        <w:t> </w:t>
      </w:r>
    </w:p>
    <w:p w14:paraId="1DD0C519" w14:textId="77777777" w:rsidR="00793F38" w:rsidRPr="00793F38" w:rsidRDefault="00793F38" w:rsidP="00793F38">
      <w:pPr>
        <w:spacing w:line="360" w:lineRule="auto"/>
      </w:pPr>
      <w:r w:rsidRPr="00793F38">
        <w:rPr>
          <w:lang w:val="en-US"/>
        </w:rPr>
        <w:t xml:space="preserve">Positivity. These characters find that they're worth something. That they can change things. like that. Those are those are hopefully </w:t>
      </w:r>
      <w:proofErr w:type="gramStart"/>
      <w:r w:rsidRPr="00793F38">
        <w:rPr>
          <w:lang w:val="en-US"/>
        </w:rPr>
        <w:t>kind</w:t>
      </w:r>
      <w:proofErr w:type="gramEnd"/>
      <w:r w:rsidRPr="00793F38">
        <w:rPr>
          <w:lang w:val="en-US"/>
        </w:rPr>
        <w:t xml:space="preserve"> of </w:t>
      </w:r>
      <w:proofErr w:type="gramStart"/>
      <w:r w:rsidRPr="00793F38">
        <w:rPr>
          <w:lang w:val="en-US"/>
        </w:rPr>
        <w:t>the deep</w:t>
      </w:r>
      <w:proofErr w:type="gramEnd"/>
      <w:r w:rsidRPr="00793F38">
        <w:rPr>
          <w:lang w:val="en-US"/>
        </w:rPr>
        <w:t xml:space="preserve"> feelings people come away with when they watch Avatar or The Dragon Prince for that matter.</w:t>
      </w:r>
      <w:r w:rsidRPr="00793F38">
        <w:t>  </w:t>
      </w:r>
    </w:p>
    <w:p w14:paraId="6D2620ED" w14:textId="77777777" w:rsidR="00793F38" w:rsidRPr="00793F38" w:rsidRDefault="00793F38" w:rsidP="00793F38">
      <w:pPr>
        <w:spacing w:line="360" w:lineRule="auto"/>
      </w:pPr>
      <w:r w:rsidRPr="00793F38">
        <w:rPr>
          <w:lang w:val="en-US"/>
        </w:rPr>
        <w:t>00:06:18 Speaker 2</w:t>
      </w:r>
      <w:r w:rsidRPr="00793F38">
        <w:t> </w:t>
      </w:r>
    </w:p>
    <w:p w14:paraId="6ACA23EC" w14:textId="77777777" w:rsidR="00793F38" w:rsidRPr="00793F38" w:rsidRDefault="00793F38" w:rsidP="00793F38">
      <w:pPr>
        <w:spacing w:line="360" w:lineRule="auto"/>
      </w:pPr>
      <w:r w:rsidRPr="00793F38">
        <w:rPr>
          <w:lang w:val="en-US"/>
        </w:rPr>
        <w:t xml:space="preserve">So did you set out to like, hey, you know, I want to make an impact on people. I want to </w:t>
      </w:r>
      <w:proofErr w:type="gramStart"/>
      <w:r w:rsidRPr="00793F38">
        <w:rPr>
          <w:lang w:val="en-US"/>
        </w:rPr>
        <w:t>teach</w:t>
      </w:r>
      <w:proofErr w:type="gramEnd"/>
      <w:r w:rsidRPr="00793F38">
        <w:rPr>
          <w:lang w:val="en-US"/>
        </w:rPr>
        <w:t xml:space="preserve"> about these values, about these lessons to people or is it more happenstance that just happened during the show?</w:t>
      </w:r>
      <w:r w:rsidRPr="00793F38">
        <w:t>  </w:t>
      </w:r>
    </w:p>
    <w:p w14:paraId="67D11070" w14:textId="77777777" w:rsidR="00793F38" w:rsidRPr="00793F38" w:rsidRDefault="00793F38" w:rsidP="00793F38">
      <w:pPr>
        <w:spacing w:line="360" w:lineRule="auto"/>
      </w:pPr>
      <w:r w:rsidRPr="00793F38">
        <w:rPr>
          <w:lang w:val="en-US"/>
        </w:rPr>
        <w:t>00:06:32 Speaker 1</w:t>
      </w:r>
      <w:r w:rsidRPr="00793F38">
        <w:t> </w:t>
      </w:r>
    </w:p>
    <w:p w14:paraId="5A7094B1" w14:textId="77777777" w:rsidR="00793F38" w:rsidRPr="00793F38" w:rsidRDefault="00793F38" w:rsidP="00793F38">
      <w:pPr>
        <w:spacing w:line="360" w:lineRule="auto"/>
      </w:pPr>
      <w:r w:rsidRPr="00793F38">
        <w:rPr>
          <w:lang w:val="en-US"/>
        </w:rPr>
        <w:t xml:space="preserve">I don't know. I'm not sure.  What I remember setting out to do, I remember seeing — so I had written on like Futurama and other quote-unquote adult shows before, and I thought, OK, well, this is weird. I'm working on this show </w:t>
      </w:r>
      <w:proofErr w:type="gramStart"/>
      <w:r w:rsidRPr="00793F38">
        <w:rPr>
          <w:lang w:val="en-US"/>
        </w:rPr>
        <w:t>now that is</w:t>
      </w:r>
      <w:proofErr w:type="gramEnd"/>
      <w:r w:rsidRPr="00793F38">
        <w:rPr>
          <w:lang w:val="en-US"/>
        </w:rPr>
        <w:t xml:space="preserve"> at Nickelodeon. It's a kid show.</w:t>
      </w:r>
      <w:r w:rsidRPr="00793F38">
        <w:t>  </w:t>
      </w:r>
    </w:p>
    <w:p w14:paraId="2C053BBE" w14:textId="77777777" w:rsidR="00793F38" w:rsidRPr="00793F38" w:rsidRDefault="00793F38" w:rsidP="00793F38">
      <w:pPr>
        <w:spacing w:line="360" w:lineRule="auto"/>
      </w:pPr>
      <w:r w:rsidRPr="00793F38">
        <w:rPr>
          <w:lang w:val="en-US"/>
        </w:rPr>
        <w:t>00:06:51 Speaker 1</w:t>
      </w:r>
      <w:r w:rsidRPr="00793F38">
        <w:t>  </w:t>
      </w:r>
    </w:p>
    <w:p w14:paraId="5FD1C203" w14:textId="77777777" w:rsidR="00793F38" w:rsidRPr="00793F38" w:rsidRDefault="00793F38" w:rsidP="00793F38">
      <w:pPr>
        <w:spacing w:line="360" w:lineRule="auto"/>
      </w:pPr>
      <w:r w:rsidRPr="00793F38">
        <w:rPr>
          <w:lang w:val="en-US"/>
        </w:rPr>
        <w:lastRenderedPageBreak/>
        <w:t xml:space="preserve">But I never wanted to </w:t>
      </w:r>
      <w:proofErr w:type="gramStart"/>
      <w:r w:rsidRPr="00793F38">
        <w:rPr>
          <w:lang w:val="en-US"/>
        </w:rPr>
        <w:t>write down</w:t>
      </w:r>
      <w:proofErr w:type="gramEnd"/>
      <w:r w:rsidRPr="00793F38">
        <w:rPr>
          <w:lang w:val="en-US"/>
        </w:rPr>
        <w:t xml:space="preserve"> to kids, and I thought about some shows like </w:t>
      </w:r>
      <w:proofErr w:type="spellStart"/>
      <w:r w:rsidRPr="00793F38">
        <w:rPr>
          <w:lang w:val="en-US"/>
        </w:rPr>
        <w:t>Robotech</w:t>
      </w:r>
      <w:proofErr w:type="spellEnd"/>
      <w:r w:rsidRPr="00793F38">
        <w:rPr>
          <w:lang w:val="en-US"/>
        </w:rPr>
        <w:t xml:space="preserve">. I thought about some stories like Elf Quest, that mattered to me when I was young. When I was </w:t>
      </w:r>
      <w:proofErr w:type="gramStart"/>
      <w:r w:rsidRPr="00793F38">
        <w:rPr>
          <w:lang w:val="en-US"/>
        </w:rPr>
        <w:t>a</w:t>
      </w:r>
      <w:proofErr w:type="gramEnd"/>
      <w:r w:rsidRPr="00793F38">
        <w:rPr>
          <w:lang w:val="en-US"/>
        </w:rPr>
        <w:t xml:space="preserve"> Older kid when I was like 11 or 12. And I and they really mattered to </w:t>
      </w:r>
      <w:proofErr w:type="gramStart"/>
      <w:r w:rsidRPr="00793F38">
        <w:rPr>
          <w:lang w:val="en-US"/>
        </w:rPr>
        <w:t>me</w:t>
      </w:r>
      <w:proofErr w:type="gramEnd"/>
      <w:r w:rsidRPr="00793F38">
        <w:rPr>
          <w:lang w:val="en-US"/>
        </w:rPr>
        <w:t xml:space="preserve"> and they really affected my character and how I grew up and how I thought about the world.</w:t>
      </w:r>
      <w:r w:rsidRPr="00793F38">
        <w:t>  </w:t>
      </w:r>
    </w:p>
    <w:p w14:paraId="0D0CCCB4" w14:textId="77777777" w:rsidR="00793F38" w:rsidRPr="00793F38" w:rsidRDefault="00793F38" w:rsidP="00793F38">
      <w:pPr>
        <w:spacing w:line="360" w:lineRule="auto"/>
      </w:pPr>
      <w:r w:rsidRPr="00793F38">
        <w:rPr>
          <w:lang w:val="en-US"/>
        </w:rPr>
        <w:t>00:07:18 Speaker 1</w:t>
      </w:r>
      <w:r w:rsidRPr="00793F38">
        <w:t>  </w:t>
      </w:r>
    </w:p>
    <w:p w14:paraId="3F15C02D" w14:textId="77777777" w:rsidR="00793F38" w:rsidRPr="00793F38" w:rsidRDefault="00793F38" w:rsidP="00793F38">
      <w:pPr>
        <w:spacing w:line="360" w:lineRule="auto"/>
      </w:pPr>
      <w:r w:rsidRPr="00793F38">
        <w:rPr>
          <w:lang w:val="en-US"/>
        </w:rPr>
        <w:t>And I was obsessed with those shows. I loved them and they mattered to me. And that's all I thought. I was thinking oh, like this is an opportunity if I'm going to do something that's quote kids show we should make something that matters for the kids who watch it.</w:t>
      </w:r>
      <w:r w:rsidRPr="00793F38">
        <w:t>  </w:t>
      </w:r>
    </w:p>
    <w:p w14:paraId="407A4D53" w14:textId="77777777" w:rsidR="00793F38" w:rsidRPr="00793F38" w:rsidRDefault="00793F38" w:rsidP="00793F38">
      <w:pPr>
        <w:spacing w:line="360" w:lineRule="auto"/>
      </w:pPr>
      <w:r w:rsidRPr="00793F38">
        <w:rPr>
          <w:lang w:val="en-US"/>
        </w:rPr>
        <w:t>00:07:30 Speaker 1</w:t>
      </w:r>
      <w:r w:rsidRPr="00793F38">
        <w:t> </w:t>
      </w:r>
    </w:p>
    <w:p w14:paraId="2EF52DDD" w14:textId="77777777" w:rsidR="00793F38" w:rsidRPr="00793F38" w:rsidRDefault="00793F38" w:rsidP="00793F38">
      <w:pPr>
        <w:spacing w:line="360" w:lineRule="auto"/>
      </w:pPr>
      <w:r w:rsidRPr="00793F38">
        <w:rPr>
          <w:lang w:val="en-US"/>
        </w:rPr>
        <w:t xml:space="preserve">Something that they can be obsessed with. And </w:t>
      </w:r>
      <w:proofErr w:type="gramStart"/>
      <w:r w:rsidRPr="00793F38">
        <w:rPr>
          <w:lang w:val="en-US"/>
        </w:rPr>
        <w:t>so</w:t>
      </w:r>
      <w:proofErr w:type="gramEnd"/>
      <w:r w:rsidRPr="00793F38">
        <w:rPr>
          <w:lang w:val="en-US"/>
        </w:rPr>
        <w:t xml:space="preserve"> it was like more on that sense </w:t>
      </w:r>
      <w:proofErr w:type="gramStart"/>
      <w:r w:rsidRPr="00793F38">
        <w:rPr>
          <w:lang w:val="en-US"/>
        </w:rPr>
        <w:t>Of</w:t>
      </w:r>
      <w:proofErr w:type="gramEnd"/>
      <w:r w:rsidRPr="00793F38">
        <w:rPr>
          <w:lang w:val="en-US"/>
        </w:rPr>
        <w:t xml:space="preserve"> like wanting kids to really be able to dig in and connect and care about it and then in terms of like the values or whatever happened to play out. I think some of that just came from who the characters were, and maybe a sense that like, I don't know, I'm not sure. I wanted it to matter. I wanted it to connect. I wanted it to be something kids would obsess with and then in terms of values. and </w:t>
      </w:r>
      <w:proofErr w:type="gramStart"/>
      <w:r w:rsidRPr="00793F38">
        <w:rPr>
          <w:lang w:val="en-US"/>
        </w:rPr>
        <w:t>by the way like</w:t>
      </w:r>
      <w:proofErr w:type="gramEnd"/>
      <w:r w:rsidRPr="00793F38">
        <w:rPr>
          <w:lang w:val="en-US"/>
        </w:rPr>
        <w:t xml:space="preserve"> Mike and Bryan were bringing </w:t>
      </w:r>
      <w:proofErr w:type="gramStart"/>
      <w:r w:rsidRPr="00793F38">
        <w:rPr>
          <w:lang w:val="en-US"/>
        </w:rPr>
        <w:t>really clear</w:t>
      </w:r>
      <w:proofErr w:type="gramEnd"/>
      <w:r w:rsidRPr="00793F38">
        <w:rPr>
          <w:lang w:val="en-US"/>
        </w:rPr>
        <w:t xml:space="preserve"> values and eastern ideas that were new to western audiences and things like that, so.</w:t>
      </w:r>
      <w:r w:rsidRPr="00793F38">
        <w:t>  </w:t>
      </w:r>
    </w:p>
    <w:p w14:paraId="0EED406B" w14:textId="77777777" w:rsidR="00793F38" w:rsidRPr="00793F38" w:rsidRDefault="00793F38" w:rsidP="00793F38">
      <w:pPr>
        <w:spacing w:line="360" w:lineRule="auto"/>
      </w:pPr>
      <w:r w:rsidRPr="00793F38">
        <w:rPr>
          <w:lang w:val="en-US"/>
        </w:rPr>
        <w:t>00:08:09 Speaker 1</w:t>
      </w:r>
      <w:r w:rsidRPr="00793F38">
        <w:t> </w:t>
      </w:r>
    </w:p>
    <w:p w14:paraId="3ECD0723" w14:textId="77777777" w:rsidR="00793F38" w:rsidRPr="00793F38" w:rsidRDefault="00793F38" w:rsidP="00793F38">
      <w:pPr>
        <w:spacing w:line="360" w:lineRule="auto"/>
      </w:pPr>
      <w:r w:rsidRPr="00793F38">
        <w:rPr>
          <w:lang w:val="en-US"/>
        </w:rPr>
        <w:t xml:space="preserve">You know, it was almost like the battle was to not make it preachy. But to have it be there. Have there be something meaningful but not forced on </w:t>
      </w:r>
      <w:proofErr w:type="gramStart"/>
      <w:r w:rsidRPr="00793F38">
        <w:rPr>
          <w:lang w:val="en-US"/>
        </w:rPr>
        <w:t>anyone not</w:t>
      </w:r>
      <w:proofErr w:type="gramEnd"/>
      <w:r w:rsidRPr="00793F38">
        <w:rPr>
          <w:lang w:val="en-US"/>
        </w:rPr>
        <w:t xml:space="preserve"> you </w:t>
      </w:r>
      <w:proofErr w:type="gramStart"/>
      <w:r w:rsidRPr="00793F38">
        <w:rPr>
          <w:lang w:val="en-US"/>
        </w:rPr>
        <w:t>know —.</w:t>
      </w:r>
      <w:proofErr w:type="gramEnd"/>
      <w:r w:rsidRPr="00793F38">
        <w:rPr>
          <w:lang w:val="en-US"/>
        </w:rPr>
        <w:t xml:space="preserve"> I think early on there is some risk that Aang could be </w:t>
      </w:r>
      <w:proofErr w:type="gramStart"/>
      <w:r w:rsidRPr="00793F38">
        <w:rPr>
          <w:lang w:val="en-US"/>
        </w:rPr>
        <w:t>pretty preachy</w:t>
      </w:r>
      <w:proofErr w:type="gramEnd"/>
      <w:r w:rsidRPr="00793F38">
        <w:rPr>
          <w:lang w:val="en-US"/>
        </w:rPr>
        <w:t xml:space="preserve"> and we and it wasn't effective. It wasn't effective when he was Like, you know. </w:t>
      </w:r>
      <w:r w:rsidRPr="00793F38">
        <w:t>  </w:t>
      </w:r>
    </w:p>
    <w:p w14:paraId="5A97A161" w14:textId="77777777" w:rsidR="00793F38" w:rsidRPr="00793F38" w:rsidRDefault="00793F38" w:rsidP="00793F38">
      <w:pPr>
        <w:spacing w:line="360" w:lineRule="auto"/>
      </w:pPr>
      <w:r w:rsidRPr="00793F38">
        <w:rPr>
          <w:lang w:val="en-US"/>
        </w:rPr>
        <w:t>00:08:36 Speaker 1</w:t>
      </w:r>
      <w:r w:rsidRPr="00793F38">
        <w:t> </w:t>
      </w:r>
    </w:p>
    <w:p w14:paraId="0616F403" w14:textId="77777777" w:rsidR="00793F38" w:rsidRPr="00793F38" w:rsidRDefault="00793F38" w:rsidP="00793F38">
      <w:pPr>
        <w:spacing w:line="360" w:lineRule="auto"/>
      </w:pPr>
      <w:r w:rsidRPr="00793F38">
        <w:rPr>
          <w:lang w:val="en-US"/>
        </w:rPr>
        <w:t xml:space="preserve">“Well, the monks always said” and it was like you </w:t>
      </w:r>
      <w:proofErr w:type="gramStart"/>
      <w:r w:rsidRPr="00793F38">
        <w:rPr>
          <w:lang w:val="en-US"/>
        </w:rPr>
        <w:t>actually end</w:t>
      </w:r>
      <w:proofErr w:type="gramEnd"/>
      <w:r w:rsidRPr="00793F38">
        <w:rPr>
          <w:lang w:val="en-US"/>
        </w:rPr>
        <w:t xml:space="preserve"> up sympathizing more with </w:t>
      </w:r>
      <w:proofErr w:type="spellStart"/>
      <w:r w:rsidRPr="00793F38">
        <w:rPr>
          <w:lang w:val="en-US"/>
        </w:rPr>
        <w:t>Sokka</w:t>
      </w:r>
      <w:proofErr w:type="spellEnd"/>
      <w:r w:rsidRPr="00793F38">
        <w:rPr>
          <w:lang w:val="en-US"/>
        </w:rPr>
        <w:t>. You're like. “Dude, shut up.” Like, I don't, like no.</w:t>
      </w:r>
      <w:r w:rsidRPr="00793F38">
        <w:t>  </w:t>
      </w:r>
    </w:p>
    <w:p w14:paraId="399BCE8A" w14:textId="77777777" w:rsidR="00793F38" w:rsidRPr="00793F38" w:rsidRDefault="00793F38" w:rsidP="00793F38">
      <w:pPr>
        <w:spacing w:line="360" w:lineRule="auto"/>
      </w:pPr>
      <w:r w:rsidRPr="00793F38">
        <w:rPr>
          <w:lang w:val="en-US"/>
        </w:rPr>
        <w:t>00:08:45 Speaker 1</w:t>
      </w:r>
      <w:r w:rsidRPr="00793F38">
        <w:t> </w:t>
      </w:r>
    </w:p>
    <w:p w14:paraId="294F477F" w14:textId="77777777" w:rsidR="00793F38" w:rsidRPr="00793F38" w:rsidRDefault="00793F38" w:rsidP="00793F38">
      <w:pPr>
        <w:spacing w:line="360" w:lineRule="auto"/>
      </w:pPr>
      <w:r w:rsidRPr="00793F38">
        <w:rPr>
          <w:lang w:val="en-US"/>
        </w:rPr>
        <w:t>But I don't know, but there's a place for that too. </w:t>
      </w:r>
      <w:r w:rsidRPr="00793F38">
        <w:t>  </w:t>
      </w:r>
    </w:p>
    <w:p w14:paraId="617691ED" w14:textId="77777777" w:rsidR="00793F38" w:rsidRPr="00793F38" w:rsidRDefault="00793F38" w:rsidP="00793F38">
      <w:pPr>
        <w:spacing w:line="360" w:lineRule="auto"/>
      </w:pPr>
      <w:r w:rsidRPr="00793F38">
        <w:rPr>
          <w:lang w:val="en-US"/>
        </w:rPr>
        <w:t>00:08:46 Speaker 2</w:t>
      </w:r>
      <w:r w:rsidRPr="00793F38">
        <w:t> </w:t>
      </w:r>
    </w:p>
    <w:p w14:paraId="1CC9132E" w14:textId="77777777" w:rsidR="00793F38" w:rsidRPr="00793F38" w:rsidRDefault="00793F38" w:rsidP="00793F38">
      <w:pPr>
        <w:spacing w:line="360" w:lineRule="auto"/>
      </w:pPr>
      <w:r w:rsidRPr="00793F38">
        <w:rPr>
          <w:lang w:val="en-US"/>
        </w:rPr>
        <w:t>So how do you make sure that someone is not preachy. In that sense. because you want to give this lesson in a sense, but you don't want to make it preachy. So how did you have a process to go, how to go about that?</w:t>
      </w:r>
      <w:r w:rsidRPr="00793F38">
        <w:t>  </w:t>
      </w:r>
    </w:p>
    <w:p w14:paraId="68F19CA2" w14:textId="77777777" w:rsidR="00793F38" w:rsidRPr="00793F38" w:rsidRDefault="00793F38" w:rsidP="00793F38">
      <w:pPr>
        <w:spacing w:line="360" w:lineRule="auto"/>
      </w:pPr>
      <w:r w:rsidRPr="00793F38">
        <w:rPr>
          <w:lang w:val="en-US"/>
        </w:rPr>
        <w:t>00:09:04 Speaker 1</w:t>
      </w:r>
      <w:r w:rsidRPr="00793F38">
        <w:t> </w:t>
      </w:r>
    </w:p>
    <w:p w14:paraId="1812D349" w14:textId="77777777" w:rsidR="00793F38" w:rsidRPr="00793F38" w:rsidRDefault="00793F38" w:rsidP="00793F38">
      <w:pPr>
        <w:spacing w:line="360" w:lineRule="auto"/>
      </w:pPr>
      <w:r w:rsidRPr="00793F38">
        <w:rPr>
          <w:lang w:val="en-US"/>
        </w:rPr>
        <w:t xml:space="preserve">I mean, you just have a sense for that when you're — Sometimes I think preachiness is wanting to be superior. There's a layer of it in a character that is like “I'm saying this </w:t>
      </w:r>
      <w:proofErr w:type="gramStart"/>
      <w:r w:rsidRPr="00793F38">
        <w:rPr>
          <w:lang w:val="en-US"/>
        </w:rPr>
        <w:lastRenderedPageBreak/>
        <w:t>cause</w:t>
      </w:r>
      <w:proofErr w:type="gramEnd"/>
      <w:r w:rsidRPr="00793F38">
        <w:rPr>
          <w:lang w:val="en-US"/>
        </w:rPr>
        <w:t xml:space="preserve"> I know a thing and you don't and now you know it.” I don't know how to. I mean, I'm doing like a crazy voice to get it across like.</w:t>
      </w:r>
      <w:r w:rsidRPr="00793F38">
        <w:t>  </w:t>
      </w:r>
    </w:p>
    <w:p w14:paraId="25406898" w14:textId="77777777" w:rsidR="00793F38" w:rsidRPr="00793F38" w:rsidRDefault="00793F38" w:rsidP="00793F38">
      <w:pPr>
        <w:spacing w:line="360" w:lineRule="auto"/>
      </w:pPr>
      <w:r w:rsidRPr="00793F38">
        <w:rPr>
          <w:lang w:val="en-US"/>
        </w:rPr>
        <w:t>00:09:24 Speaker 1</w:t>
      </w:r>
      <w:r w:rsidRPr="00793F38">
        <w:t> </w:t>
      </w:r>
    </w:p>
    <w:p w14:paraId="32F9573A" w14:textId="77777777" w:rsidR="00793F38" w:rsidRPr="00793F38" w:rsidRDefault="00793F38" w:rsidP="00793F38">
      <w:pPr>
        <w:spacing w:line="360" w:lineRule="auto"/>
      </w:pPr>
      <w:r w:rsidRPr="00793F38">
        <w:rPr>
          <w:lang w:val="en-US"/>
        </w:rPr>
        <w:t xml:space="preserve">Whereas teacher teaching I think Is humble and empathetic, right. Real teaching is like how Iroh is, right? He recognized, can he even be heard, cannot be heard right now. Is </w:t>
      </w:r>
      <w:proofErr w:type="gramStart"/>
      <w:r w:rsidRPr="00793F38">
        <w:rPr>
          <w:lang w:val="en-US"/>
        </w:rPr>
        <w:t>there a thing</w:t>
      </w:r>
      <w:proofErr w:type="gramEnd"/>
      <w:r w:rsidRPr="00793F38">
        <w:rPr>
          <w:lang w:val="en-US"/>
        </w:rPr>
        <w:t xml:space="preserve"> I'm going to say? Even though he's not ready to hear it. Because one day, maybe he'll remember it, if </w:t>
      </w:r>
      <w:proofErr w:type="gramStart"/>
      <w:r w:rsidRPr="00793F38">
        <w:rPr>
          <w:lang w:val="en-US"/>
        </w:rPr>
        <w:t>he'll</w:t>
      </w:r>
      <w:proofErr w:type="gramEnd"/>
      <w:r w:rsidRPr="00793F38">
        <w:rPr>
          <w:lang w:val="en-US"/>
        </w:rPr>
        <w:t xml:space="preserve"> </w:t>
      </w:r>
      <w:proofErr w:type="gramStart"/>
      <w:r w:rsidRPr="00793F38">
        <w:rPr>
          <w:lang w:val="en-US"/>
        </w:rPr>
        <w:t>hear</w:t>
      </w:r>
      <w:proofErr w:type="gramEnd"/>
      <w:r w:rsidRPr="00793F38">
        <w:rPr>
          <w:lang w:val="en-US"/>
        </w:rPr>
        <w:t xml:space="preserve"> it. He's thinking, getting through to Zuko is not about him being superior. It's about having experiences and sharing the right ideas at the right time that are just enough to help Zuko connect the dots, to help Zuko grow, help Zuko evolve, right. And maybe it's something like that. Preachiness this is like saying a thing like “stealing is wrong” and teaching is telling a story about someone who was good and made a mistake and stole something and why they went through it? What drove them to that understanding that. </w:t>
      </w:r>
      <w:proofErr w:type="gramStart"/>
      <w:r w:rsidRPr="00793F38">
        <w:rPr>
          <w:lang w:val="en-US"/>
        </w:rPr>
        <w:t>that's</w:t>
      </w:r>
      <w:proofErr w:type="gramEnd"/>
      <w:r w:rsidRPr="00793F38">
        <w:rPr>
          <w:lang w:val="en-US"/>
        </w:rPr>
        <w:t xml:space="preserve"> </w:t>
      </w:r>
      <w:proofErr w:type="gramStart"/>
      <w:r w:rsidRPr="00793F38">
        <w:rPr>
          <w:lang w:val="en-US"/>
        </w:rPr>
        <w:t>teaching to</w:t>
      </w:r>
      <w:proofErr w:type="gramEnd"/>
      <w:r w:rsidRPr="00793F38">
        <w:rPr>
          <w:lang w:val="en-US"/>
        </w:rPr>
        <w:t xml:space="preserve"> me maybe and not preaching, I don't know. I mean, I'm just speculating these are not the questions.</w:t>
      </w:r>
      <w:r w:rsidRPr="00793F38">
        <w:t>  </w:t>
      </w:r>
    </w:p>
    <w:p w14:paraId="229414E7" w14:textId="77777777" w:rsidR="00793F38" w:rsidRPr="00793F38" w:rsidRDefault="00793F38" w:rsidP="00793F38">
      <w:pPr>
        <w:spacing w:line="360" w:lineRule="auto"/>
      </w:pPr>
      <w:r w:rsidRPr="00793F38">
        <w:rPr>
          <w:lang w:val="en-US"/>
        </w:rPr>
        <w:t>00:10:28 Speaker 2</w:t>
      </w:r>
      <w:r w:rsidRPr="00793F38">
        <w:t> </w:t>
      </w:r>
    </w:p>
    <w:p w14:paraId="25F2AAAD" w14:textId="77777777" w:rsidR="00793F38" w:rsidRPr="00793F38" w:rsidRDefault="00793F38" w:rsidP="00793F38">
      <w:pPr>
        <w:spacing w:line="360" w:lineRule="auto"/>
      </w:pPr>
      <w:r w:rsidRPr="00793F38">
        <w:rPr>
          <w:lang w:val="en-US"/>
        </w:rPr>
        <w:t>Yeah, I think you're formulating this very well. If I understand correctly, you're mentioning that teaching is about raising others up while preaching is about showing yourself above others. Am I getting that correct in the sense.</w:t>
      </w:r>
      <w:r w:rsidRPr="00793F38">
        <w:t>  </w:t>
      </w:r>
    </w:p>
    <w:p w14:paraId="698A70A2" w14:textId="77777777" w:rsidR="00793F38" w:rsidRPr="00793F38" w:rsidRDefault="00793F38" w:rsidP="00793F38">
      <w:pPr>
        <w:spacing w:line="360" w:lineRule="auto"/>
      </w:pPr>
      <w:r w:rsidRPr="00793F38">
        <w:rPr>
          <w:lang w:val="en-US"/>
        </w:rPr>
        <w:t>00:10:39 Speaker 1</w:t>
      </w:r>
      <w:r w:rsidRPr="00793F38">
        <w:t> </w:t>
      </w:r>
    </w:p>
    <w:p w14:paraId="7F0FE31F" w14:textId="77777777" w:rsidR="00793F38" w:rsidRPr="00793F38" w:rsidRDefault="00793F38" w:rsidP="00793F38">
      <w:pPr>
        <w:spacing w:line="360" w:lineRule="auto"/>
      </w:pPr>
      <w:r w:rsidRPr="00793F38">
        <w:rPr>
          <w:lang w:val="en-US"/>
        </w:rPr>
        <w:t>I think that may be a part of it. I do think there's something to the actual communication. So yeah, there is the motive.</w:t>
      </w:r>
      <w:r w:rsidRPr="00793F38">
        <w:t>  </w:t>
      </w:r>
    </w:p>
    <w:p w14:paraId="1F890829" w14:textId="77777777" w:rsidR="00793F38" w:rsidRPr="00793F38" w:rsidRDefault="00793F38" w:rsidP="00793F38">
      <w:pPr>
        <w:spacing w:line="360" w:lineRule="auto"/>
      </w:pPr>
      <w:r w:rsidRPr="00793F38">
        <w:rPr>
          <w:lang w:val="en-US"/>
        </w:rPr>
        <w:t>00:10:48 Speaker 1</w:t>
      </w:r>
      <w:r w:rsidRPr="00793F38">
        <w:t> </w:t>
      </w:r>
    </w:p>
    <w:p w14:paraId="670AD5F3" w14:textId="77777777" w:rsidR="00793F38" w:rsidRPr="00793F38" w:rsidRDefault="00793F38" w:rsidP="00793F38">
      <w:pPr>
        <w:spacing w:line="360" w:lineRule="auto"/>
      </w:pPr>
      <w:r w:rsidRPr="00793F38">
        <w:rPr>
          <w:lang w:val="en-US"/>
        </w:rPr>
        <w:t xml:space="preserve">Which is </w:t>
      </w:r>
      <w:proofErr w:type="gramStart"/>
      <w:r w:rsidRPr="00793F38">
        <w:rPr>
          <w:lang w:val="en-US"/>
        </w:rPr>
        <w:t>a preaching</w:t>
      </w:r>
      <w:proofErr w:type="gramEnd"/>
      <w:r w:rsidRPr="00793F38">
        <w:rPr>
          <w:lang w:val="en-US"/>
        </w:rPr>
        <w:t xml:space="preserve"> might have, you know, but, you know, there may be people preaching or saying things that are complex, right? That </w:t>
      </w:r>
      <w:proofErr w:type="gramStart"/>
      <w:r w:rsidRPr="00793F38">
        <w:rPr>
          <w:lang w:val="en-US"/>
        </w:rPr>
        <w:t>are —.</w:t>
      </w:r>
      <w:proofErr w:type="gramEnd"/>
      <w:r w:rsidRPr="00793F38">
        <w:rPr>
          <w:lang w:val="en-US"/>
        </w:rPr>
        <w:t xml:space="preserve"> I want to raise someone up, but I also want to feel more, more superior than maybe both. There's complexity there, so I don't know, it's, I think, that's part of it. And then I think there's something about the effectiveness too that maybe have to do with Some Empathy for </w:t>
      </w:r>
      <w:proofErr w:type="gramStart"/>
      <w:r w:rsidRPr="00793F38">
        <w:rPr>
          <w:lang w:val="en-US"/>
        </w:rPr>
        <w:t>The</w:t>
      </w:r>
      <w:proofErr w:type="gramEnd"/>
      <w:r w:rsidRPr="00793F38">
        <w:rPr>
          <w:lang w:val="en-US"/>
        </w:rPr>
        <w:t xml:space="preserve"> person whom you're trying to impart something to.</w:t>
      </w:r>
      <w:r w:rsidRPr="00793F38">
        <w:t>  </w:t>
      </w:r>
    </w:p>
    <w:p w14:paraId="25BEA8F1" w14:textId="77777777" w:rsidR="00793F38" w:rsidRPr="00793F38" w:rsidRDefault="00793F38" w:rsidP="00793F38">
      <w:pPr>
        <w:spacing w:line="360" w:lineRule="auto"/>
      </w:pPr>
      <w:r w:rsidRPr="00793F38">
        <w:rPr>
          <w:lang w:val="en-US"/>
        </w:rPr>
        <w:t>00:11:31 Speaker 2</w:t>
      </w:r>
      <w:r w:rsidRPr="00793F38">
        <w:t> </w:t>
      </w:r>
    </w:p>
    <w:p w14:paraId="1E63DAFA" w14:textId="77777777" w:rsidR="00793F38" w:rsidRPr="00793F38" w:rsidRDefault="00793F38" w:rsidP="00793F38">
      <w:pPr>
        <w:spacing w:line="360" w:lineRule="auto"/>
      </w:pPr>
      <w:r w:rsidRPr="00793F38">
        <w:rPr>
          <w:lang w:val="en-US"/>
        </w:rPr>
        <w:t>OK. Yeah.</w:t>
      </w:r>
      <w:r w:rsidRPr="00793F38">
        <w:t>  </w:t>
      </w:r>
    </w:p>
    <w:p w14:paraId="77D46FD9" w14:textId="77777777" w:rsidR="00793F38" w:rsidRPr="00793F38" w:rsidRDefault="00793F38" w:rsidP="00793F38">
      <w:pPr>
        <w:spacing w:line="360" w:lineRule="auto"/>
      </w:pPr>
      <w:r w:rsidRPr="00793F38">
        <w:rPr>
          <w:lang w:val="en-US"/>
        </w:rPr>
        <w:t>00:11:32 Speaker 1</w:t>
      </w:r>
      <w:r w:rsidRPr="00793F38">
        <w:t> </w:t>
      </w:r>
    </w:p>
    <w:p w14:paraId="2BD3DF87" w14:textId="77777777" w:rsidR="00793F38" w:rsidRPr="00793F38" w:rsidRDefault="00793F38" w:rsidP="00793F38">
      <w:pPr>
        <w:spacing w:line="360" w:lineRule="auto"/>
      </w:pPr>
      <w:r w:rsidRPr="00793F38">
        <w:rPr>
          <w:lang w:val="en-US"/>
        </w:rPr>
        <w:t>I don't know.</w:t>
      </w:r>
      <w:r w:rsidRPr="00793F38">
        <w:t>  </w:t>
      </w:r>
    </w:p>
    <w:p w14:paraId="7A331615" w14:textId="77777777" w:rsidR="00793F38" w:rsidRPr="00793F38" w:rsidRDefault="00793F38" w:rsidP="00793F38">
      <w:pPr>
        <w:spacing w:line="360" w:lineRule="auto"/>
      </w:pPr>
      <w:r w:rsidRPr="00793F38">
        <w:rPr>
          <w:lang w:val="en-US"/>
        </w:rPr>
        <w:t>00:11:33 Speaker 2</w:t>
      </w:r>
      <w:r w:rsidRPr="00793F38">
        <w:t> </w:t>
      </w:r>
    </w:p>
    <w:p w14:paraId="14E30DE1" w14:textId="77777777" w:rsidR="00793F38" w:rsidRPr="00793F38" w:rsidRDefault="00793F38" w:rsidP="00793F38">
      <w:pPr>
        <w:spacing w:line="360" w:lineRule="auto"/>
      </w:pPr>
      <w:r w:rsidRPr="00793F38">
        <w:rPr>
          <w:lang w:val="en-US"/>
        </w:rPr>
        <w:t>Yeah, it's a very difficult process as —.</w:t>
      </w:r>
      <w:r w:rsidRPr="00793F38">
        <w:t>  </w:t>
      </w:r>
    </w:p>
    <w:p w14:paraId="65983A17" w14:textId="77777777" w:rsidR="00793F38" w:rsidRPr="00793F38" w:rsidRDefault="00793F38" w:rsidP="00793F38">
      <w:pPr>
        <w:spacing w:line="360" w:lineRule="auto"/>
      </w:pPr>
      <w:r w:rsidRPr="00793F38">
        <w:rPr>
          <w:lang w:val="en-US"/>
        </w:rPr>
        <w:t>00:11:35 Speaker 1</w:t>
      </w:r>
      <w:r w:rsidRPr="00793F38">
        <w:t> </w:t>
      </w:r>
    </w:p>
    <w:p w14:paraId="1BF97DE4" w14:textId="77777777" w:rsidR="00793F38" w:rsidRPr="00793F38" w:rsidRDefault="00793F38" w:rsidP="00793F38">
      <w:pPr>
        <w:spacing w:line="360" w:lineRule="auto"/>
      </w:pPr>
      <w:r w:rsidRPr="00793F38">
        <w:rPr>
          <w:lang w:val="en-US"/>
        </w:rPr>
        <w:lastRenderedPageBreak/>
        <w:t xml:space="preserve">You're trying to figure out how to do something that's educational. I mean, the answer is like, yeah, be aware of. Like, if you're just having someone say a lesson, hopefully there's a depth to it. There's a reason to understand it, and it's not just, I think they're saying —, can you give me an example of the kinds of things you are hoping to do with these tools an example? </w:t>
      </w:r>
      <w:r w:rsidRPr="00793F38">
        <w:t>  </w:t>
      </w:r>
    </w:p>
    <w:p w14:paraId="4D5F5F21" w14:textId="77777777" w:rsidR="00793F38" w:rsidRPr="00793F38" w:rsidRDefault="00793F38" w:rsidP="00793F38">
      <w:pPr>
        <w:spacing w:line="360" w:lineRule="auto"/>
      </w:pPr>
      <w:r w:rsidRPr="00793F38">
        <w:rPr>
          <w:lang w:val="en-US"/>
        </w:rPr>
        <w:t>00:11:58 Speaker 2</w:t>
      </w:r>
      <w:r w:rsidRPr="00793F38">
        <w:t> </w:t>
      </w:r>
    </w:p>
    <w:p w14:paraId="5ED163E1" w14:textId="77777777" w:rsidR="00793F38" w:rsidRPr="00793F38" w:rsidRDefault="00793F38" w:rsidP="00793F38">
      <w:pPr>
        <w:spacing w:line="360" w:lineRule="auto"/>
      </w:pPr>
      <w:r w:rsidRPr="00793F38">
        <w:rPr>
          <w:lang w:val="en-US"/>
        </w:rPr>
        <w:t xml:space="preserve">So, one thing that I will be doing in my research is I will be making a short story where the — I will be testing beforehand — before the story. I'll ask them like, hey, what does your dietary habit look like? So, what are you eating for breakfast, lunch, dinner, for example? Are you watching your </w:t>
      </w:r>
      <w:proofErr w:type="gramStart"/>
      <w:r w:rsidRPr="00793F38">
        <w:rPr>
          <w:lang w:val="en-US"/>
        </w:rPr>
        <w:t>carbohydrates</w:t>
      </w:r>
      <w:proofErr w:type="gramEnd"/>
      <w:r w:rsidRPr="00793F38">
        <w:rPr>
          <w:lang w:val="en-US"/>
        </w:rPr>
        <w:t xml:space="preserve"> is one thing that we'll be watching at and seeing how healthy that is. Then write a story about nutrition, a short story between </w:t>
      </w:r>
      <w:proofErr w:type="gramStart"/>
      <w:r w:rsidRPr="00793F38">
        <w:rPr>
          <w:lang w:val="en-US"/>
        </w:rPr>
        <w:t>4000—,</w:t>
      </w:r>
      <w:proofErr w:type="gramEnd"/>
      <w:r w:rsidRPr="00793F38">
        <w:rPr>
          <w:lang w:val="en-US"/>
        </w:rPr>
        <w:t xml:space="preserve"> around 4000 words, maybe between 4000 and 7000 even, and then afterwards, given the same question </w:t>
      </w:r>
      <w:proofErr w:type="gramStart"/>
      <w:r w:rsidRPr="00793F38">
        <w:rPr>
          <w:lang w:val="en-US"/>
        </w:rPr>
        <w:t>like</w:t>
      </w:r>
      <w:proofErr w:type="gramEnd"/>
      <w:r w:rsidRPr="00793F38">
        <w:rPr>
          <w:lang w:val="en-US"/>
        </w:rPr>
        <w:t xml:space="preserve"> hey, did your views change and after two weeks check if their actual behavior and retention of that information.</w:t>
      </w:r>
      <w:r w:rsidRPr="00793F38">
        <w:t>  </w:t>
      </w:r>
    </w:p>
    <w:p w14:paraId="21F1A859" w14:textId="77777777" w:rsidR="00793F38" w:rsidRPr="00793F38" w:rsidRDefault="00793F38" w:rsidP="00793F38">
      <w:pPr>
        <w:spacing w:line="360" w:lineRule="auto"/>
      </w:pPr>
      <w:r w:rsidRPr="00793F38">
        <w:rPr>
          <w:lang w:val="en-US"/>
        </w:rPr>
        <w:t>00:12:37 Speaker 1</w:t>
      </w:r>
      <w:r w:rsidRPr="00793F38">
        <w:t> </w:t>
      </w:r>
    </w:p>
    <w:p w14:paraId="4ED4309A" w14:textId="77777777" w:rsidR="00793F38" w:rsidRPr="00793F38" w:rsidRDefault="00793F38" w:rsidP="00793F38">
      <w:pPr>
        <w:spacing w:line="360" w:lineRule="auto"/>
      </w:pPr>
      <w:r w:rsidRPr="00793F38">
        <w:rPr>
          <w:lang w:val="en-US"/>
        </w:rPr>
        <w:t>What age? What age are you targeting?</w:t>
      </w:r>
      <w:r w:rsidRPr="00793F38">
        <w:t>  </w:t>
      </w:r>
    </w:p>
    <w:p w14:paraId="3D596EB8" w14:textId="77777777" w:rsidR="00793F38" w:rsidRPr="00793F38" w:rsidRDefault="00793F38" w:rsidP="00793F38">
      <w:pPr>
        <w:spacing w:line="360" w:lineRule="auto"/>
      </w:pPr>
      <w:r w:rsidRPr="00793F38">
        <w:rPr>
          <w:lang w:val="en-US"/>
        </w:rPr>
        <w:t>00:12:39 Speaker 2</w:t>
      </w:r>
      <w:r w:rsidRPr="00793F38">
        <w:t> </w:t>
      </w:r>
    </w:p>
    <w:p w14:paraId="2AF95C77" w14:textId="77777777" w:rsidR="00793F38" w:rsidRPr="00793F38" w:rsidRDefault="00793F38" w:rsidP="00793F38">
      <w:pPr>
        <w:spacing w:line="360" w:lineRule="auto"/>
      </w:pPr>
      <w:r w:rsidRPr="00793F38">
        <w:rPr>
          <w:lang w:val="en-US"/>
        </w:rPr>
        <w:t>I'm sorry.</w:t>
      </w:r>
      <w:r w:rsidRPr="00793F38">
        <w:t>  </w:t>
      </w:r>
    </w:p>
    <w:p w14:paraId="3B5D0FFB" w14:textId="77777777" w:rsidR="00793F38" w:rsidRPr="00793F38" w:rsidRDefault="00793F38" w:rsidP="00793F38">
      <w:pPr>
        <w:spacing w:line="360" w:lineRule="auto"/>
      </w:pPr>
      <w:r w:rsidRPr="00793F38">
        <w:rPr>
          <w:lang w:val="en-US"/>
        </w:rPr>
        <w:t>00:12:40 Speaker 1</w:t>
      </w:r>
      <w:r w:rsidRPr="00793F38">
        <w:t> </w:t>
      </w:r>
    </w:p>
    <w:p w14:paraId="7C3AE659" w14:textId="77777777" w:rsidR="00793F38" w:rsidRPr="00793F38" w:rsidRDefault="00793F38" w:rsidP="00793F38">
      <w:pPr>
        <w:spacing w:line="360" w:lineRule="auto"/>
      </w:pPr>
      <w:r w:rsidRPr="00793F38">
        <w:rPr>
          <w:lang w:val="en-US"/>
        </w:rPr>
        <w:t>What age are you doing this with?</w:t>
      </w:r>
      <w:r w:rsidRPr="00793F38">
        <w:t>  </w:t>
      </w:r>
    </w:p>
    <w:p w14:paraId="7AA3E02F" w14:textId="77777777" w:rsidR="00793F38" w:rsidRPr="00793F38" w:rsidRDefault="00793F38" w:rsidP="00793F38">
      <w:pPr>
        <w:spacing w:line="360" w:lineRule="auto"/>
      </w:pPr>
      <w:r w:rsidRPr="00793F38">
        <w:rPr>
          <w:lang w:val="en-US"/>
        </w:rPr>
        <w:t>00:12:42 Speaker 2</w:t>
      </w:r>
      <w:r w:rsidRPr="00793F38">
        <w:t> </w:t>
      </w:r>
    </w:p>
    <w:p w14:paraId="7BDC7504" w14:textId="77777777" w:rsidR="00793F38" w:rsidRPr="00793F38" w:rsidRDefault="00793F38" w:rsidP="00793F38">
      <w:pPr>
        <w:spacing w:line="360" w:lineRule="auto"/>
      </w:pPr>
      <w:r w:rsidRPr="00793F38">
        <w:rPr>
          <w:lang w:val="en-US"/>
        </w:rPr>
        <w:t xml:space="preserve">Currently, because of legal reasons, I can't change to minors because that takes a very long </w:t>
      </w:r>
      <w:proofErr w:type="gramStart"/>
      <w:r w:rsidRPr="00793F38">
        <w:rPr>
          <w:lang w:val="en-US"/>
        </w:rPr>
        <w:t>time</w:t>
      </w:r>
      <w:proofErr w:type="gramEnd"/>
      <w:r w:rsidRPr="00793F38">
        <w:rPr>
          <w:lang w:val="en-US"/>
        </w:rPr>
        <w:t xml:space="preserve"> and I only have one year in total. So currently 18 to 25 is my target audience because they're still developing in a sense. They're little young adults, and that's the lowest age I can target. So therefore 18 to 25 and after two weeks check again like </w:t>
      </w:r>
      <w:proofErr w:type="spellStart"/>
      <w:proofErr w:type="gramStart"/>
      <w:r w:rsidRPr="00793F38">
        <w:rPr>
          <w:lang w:val="en-US"/>
        </w:rPr>
        <w:t>hey</w:t>
      </w:r>
      <w:proofErr w:type="spellEnd"/>
      <w:proofErr w:type="gramEnd"/>
      <w:r w:rsidRPr="00793F38">
        <w:rPr>
          <w:lang w:val="en-US"/>
        </w:rPr>
        <w:t xml:space="preserve"> did their eating patterns change? Did they keep the information that they got from the </w:t>
      </w:r>
      <w:proofErr w:type="gramStart"/>
      <w:r w:rsidRPr="00793F38">
        <w:rPr>
          <w:lang w:val="en-US"/>
        </w:rPr>
        <w:t>story</w:t>
      </w:r>
      <w:proofErr w:type="gramEnd"/>
      <w:r w:rsidRPr="00793F38">
        <w:rPr>
          <w:lang w:val="en-US"/>
        </w:rPr>
        <w:t xml:space="preserve"> do they still remember it?</w:t>
      </w:r>
      <w:r w:rsidRPr="00793F38">
        <w:t>  </w:t>
      </w:r>
    </w:p>
    <w:p w14:paraId="538203BA" w14:textId="77777777" w:rsidR="00793F38" w:rsidRPr="00793F38" w:rsidRDefault="00793F38" w:rsidP="00793F38">
      <w:pPr>
        <w:spacing w:line="360" w:lineRule="auto"/>
      </w:pPr>
      <w:r w:rsidRPr="00793F38">
        <w:rPr>
          <w:lang w:val="en-US"/>
        </w:rPr>
        <w:t>00:13:14 Speaker 1</w:t>
      </w:r>
      <w:r w:rsidRPr="00793F38">
        <w:t> </w:t>
      </w:r>
    </w:p>
    <w:p w14:paraId="3DD5D85A" w14:textId="77777777" w:rsidR="00793F38" w:rsidRPr="00793F38" w:rsidRDefault="00793F38" w:rsidP="00793F38">
      <w:pPr>
        <w:spacing w:line="360" w:lineRule="auto"/>
      </w:pPr>
      <w:r w:rsidRPr="00793F38">
        <w:rPr>
          <w:lang w:val="en-US"/>
        </w:rPr>
        <w:t xml:space="preserve">So, </w:t>
      </w:r>
      <w:proofErr w:type="gramStart"/>
      <w:r w:rsidRPr="00793F38">
        <w:rPr>
          <w:lang w:val="en-US"/>
        </w:rPr>
        <w:t>Is</w:t>
      </w:r>
      <w:proofErr w:type="gramEnd"/>
      <w:r w:rsidRPr="00793F38">
        <w:rPr>
          <w:lang w:val="en-US"/>
        </w:rPr>
        <w:t xml:space="preserve"> someone </w:t>
      </w:r>
      <w:proofErr w:type="spellStart"/>
      <w:r w:rsidRPr="00793F38">
        <w:rPr>
          <w:lang w:val="en-US"/>
        </w:rPr>
        <w:t>gonna</w:t>
      </w:r>
      <w:proofErr w:type="spellEnd"/>
      <w:r w:rsidRPr="00793F38">
        <w:rPr>
          <w:lang w:val="en-US"/>
        </w:rPr>
        <w:t xml:space="preserve"> say? Well, here's the curriculum. Here's what we want someone to learn. Is that part of it?</w:t>
      </w:r>
      <w:r w:rsidRPr="00793F38">
        <w:t>  </w:t>
      </w:r>
    </w:p>
    <w:p w14:paraId="4FD9D01B" w14:textId="77777777" w:rsidR="00793F38" w:rsidRPr="00793F38" w:rsidRDefault="00793F38" w:rsidP="00793F38">
      <w:pPr>
        <w:spacing w:line="360" w:lineRule="auto"/>
      </w:pPr>
      <w:r w:rsidRPr="00793F38">
        <w:rPr>
          <w:lang w:val="en-US"/>
        </w:rPr>
        <w:t>00:13:20 Speaker 2</w:t>
      </w:r>
      <w:r w:rsidRPr="00793F38">
        <w:t> </w:t>
      </w:r>
    </w:p>
    <w:p w14:paraId="72118CB9" w14:textId="77777777" w:rsidR="00793F38" w:rsidRPr="00793F38" w:rsidRDefault="00793F38" w:rsidP="00793F38">
      <w:pPr>
        <w:spacing w:line="360" w:lineRule="auto"/>
      </w:pPr>
      <w:r w:rsidRPr="00793F38">
        <w:rPr>
          <w:lang w:val="en-US"/>
        </w:rPr>
        <w:t xml:space="preserve">No, I am just </w:t>
      </w:r>
      <w:proofErr w:type="gramStart"/>
      <w:r w:rsidRPr="00793F38">
        <w:rPr>
          <w:lang w:val="en-US"/>
        </w:rPr>
        <w:t>saying</w:t>
      </w:r>
      <w:proofErr w:type="gramEnd"/>
      <w:r w:rsidRPr="00793F38">
        <w:rPr>
          <w:lang w:val="en-US"/>
        </w:rPr>
        <w:t xml:space="preserve"> like, hey, you know, I'm going to write a story, and I'm going to give to another group I'm going to give the facts like, hey, this is what is in the story. </w:t>
      </w:r>
      <w:proofErr w:type="gramStart"/>
      <w:r w:rsidRPr="00793F38">
        <w:rPr>
          <w:lang w:val="en-US"/>
        </w:rPr>
        <w:t>So</w:t>
      </w:r>
      <w:proofErr w:type="gramEnd"/>
      <w:r w:rsidRPr="00793F38">
        <w:rPr>
          <w:lang w:val="en-US"/>
        </w:rPr>
        <w:t xml:space="preserve"> for example, in Avatar we have the, you know, stealing is wrong, for example. Right. </w:t>
      </w:r>
      <w:proofErr w:type="gramStart"/>
      <w:r w:rsidRPr="00793F38">
        <w:rPr>
          <w:lang w:val="en-US"/>
        </w:rPr>
        <w:t>So</w:t>
      </w:r>
      <w:proofErr w:type="gramEnd"/>
      <w:r w:rsidRPr="00793F38">
        <w:rPr>
          <w:lang w:val="en-US"/>
        </w:rPr>
        <w:t xml:space="preserve"> if one group I would show the episode so to say. And one group I would just tell </w:t>
      </w:r>
      <w:proofErr w:type="gramStart"/>
      <w:r w:rsidRPr="00793F38">
        <w:rPr>
          <w:lang w:val="en-US"/>
        </w:rPr>
        <w:t>stealing</w:t>
      </w:r>
      <w:proofErr w:type="gramEnd"/>
      <w:r w:rsidRPr="00793F38">
        <w:rPr>
          <w:lang w:val="en-US"/>
        </w:rPr>
        <w:t xml:space="preserve"> is wrong and then compare like, hey, after two weeks, do they still remember it and did it </w:t>
      </w:r>
      <w:r w:rsidRPr="00793F38">
        <w:rPr>
          <w:lang w:val="en-US"/>
        </w:rPr>
        <w:lastRenderedPageBreak/>
        <w:t xml:space="preserve">change their behavior </w:t>
      </w:r>
      <w:proofErr w:type="gramStart"/>
      <w:r w:rsidRPr="00793F38">
        <w:rPr>
          <w:lang w:val="en-US"/>
        </w:rPr>
        <w:t>In</w:t>
      </w:r>
      <w:proofErr w:type="gramEnd"/>
      <w:r w:rsidRPr="00793F38">
        <w:rPr>
          <w:lang w:val="en-US"/>
        </w:rPr>
        <w:t xml:space="preserve"> any sense. </w:t>
      </w:r>
      <w:proofErr w:type="gramStart"/>
      <w:r w:rsidRPr="00793F38">
        <w:rPr>
          <w:lang w:val="en-US"/>
        </w:rPr>
        <w:t>and</w:t>
      </w:r>
      <w:proofErr w:type="gramEnd"/>
      <w:r w:rsidRPr="00793F38">
        <w:rPr>
          <w:lang w:val="en-US"/>
        </w:rPr>
        <w:t xml:space="preserve"> that's what I'm doing, but on the topic of nutrition of the topic of, like, eating.</w:t>
      </w:r>
      <w:r w:rsidRPr="00793F38">
        <w:t>  </w:t>
      </w:r>
    </w:p>
    <w:p w14:paraId="26508B25" w14:textId="77777777" w:rsidR="00793F38" w:rsidRPr="00793F38" w:rsidRDefault="00793F38" w:rsidP="00793F38">
      <w:pPr>
        <w:spacing w:line="360" w:lineRule="auto"/>
      </w:pPr>
      <w:r w:rsidRPr="00793F38">
        <w:rPr>
          <w:lang w:val="en-US"/>
        </w:rPr>
        <w:t>00:13:52 Speaker 1</w:t>
      </w:r>
      <w:r w:rsidRPr="00793F38">
        <w:t> </w:t>
      </w:r>
    </w:p>
    <w:p w14:paraId="7AF6E0AE" w14:textId="77777777" w:rsidR="00793F38" w:rsidRPr="00793F38" w:rsidRDefault="00793F38" w:rsidP="00793F38">
      <w:pPr>
        <w:spacing w:line="360" w:lineRule="auto"/>
      </w:pPr>
      <w:r w:rsidRPr="00793F38">
        <w:rPr>
          <w:lang w:val="en-US"/>
        </w:rPr>
        <w:t>Yeah.</w:t>
      </w:r>
      <w:r w:rsidRPr="00793F38">
        <w:t>  </w:t>
      </w:r>
    </w:p>
    <w:p w14:paraId="6C167609" w14:textId="77777777" w:rsidR="00793F38" w:rsidRPr="00793F38" w:rsidRDefault="00793F38" w:rsidP="00793F38">
      <w:pPr>
        <w:spacing w:line="360" w:lineRule="auto"/>
      </w:pPr>
      <w:r w:rsidRPr="00793F38">
        <w:rPr>
          <w:lang w:val="en-US"/>
        </w:rPr>
        <w:t>00:13:53 Speaker 2</w:t>
      </w:r>
      <w:r w:rsidRPr="00793F38">
        <w:t> </w:t>
      </w:r>
    </w:p>
    <w:p w14:paraId="34BB16CE" w14:textId="77777777" w:rsidR="00793F38" w:rsidRPr="00793F38" w:rsidRDefault="00793F38" w:rsidP="00793F38">
      <w:pPr>
        <w:spacing w:line="360" w:lineRule="auto"/>
      </w:pPr>
      <w:proofErr w:type="gramStart"/>
      <w:r w:rsidRPr="00793F38">
        <w:rPr>
          <w:lang w:val="en-US"/>
        </w:rPr>
        <w:t>So</w:t>
      </w:r>
      <w:proofErr w:type="gramEnd"/>
      <w:r w:rsidRPr="00793F38">
        <w:rPr>
          <w:lang w:val="en-US"/>
        </w:rPr>
        <w:t xml:space="preserve"> trying to </w:t>
      </w:r>
      <w:proofErr w:type="gramStart"/>
      <w:r w:rsidRPr="00793F38">
        <w:rPr>
          <w:lang w:val="en-US"/>
        </w:rPr>
        <w:t>figure</w:t>
      </w:r>
      <w:proofErr w:type="gramEnd"/>
      <w:r w:rsidRPr="00793F38">
        <w:rPr>
          <w:lang w:val="en-US"/>
        </w:rPr>
        <w:t xml:space="preserve"> out right now is like, hey, you know, how did you go about it? Because </w:t>
      </w:r>
      <w:proofErr w:type="spellStart"/>
      <w:proofErr w:type="gramStart"/>
      <w:r w:rsidRPr="00793F38">
        <w:rPr>
          <w:lang w:val="en-US"/>
        </w:rPr>
        <w:t>your</w:t>
      </w:r>
      <w:proofErr w:type="spellEnd"/>
      <w:proofErr w:type="gramEnd"/>
      <w:r w:rsidRPr="00793F38">
        <w:rPr>
          <w:lang w:val="en-US"/>
        </w:rPr>
        <w:t xml:space="preserve"> did like writing for younger audience is also applicable to adults in a sense. And there —.</w:t>
      </w:r>
      <w:r w:rsidRPr="00793F38">
        <w:t>  </w:t>
      </w:r>
    </w:p>
    <w:p w14:paraId="0866A718" w14:textId="77777777" w:rsidR="00793F38" w:rsidRPr="00793F38" w:rsidRDefault="00793F38" w:rsidP="00793F38">
      <w:pPr>
        <w:spacing w:line="360" w:lineRule="auto"/>
      </w:pPr>
      <w:r w:rsidRPr="00793F38">
        <w:rPr>
          <w:lang w:val="en-US"/>
        </w:rPr>
        <w:t>00:14:05 Speaker 1</w:t>
      </w:r>
      <w:r w:rsidRPr="00793F38">
        <w:t> </w:t>
      </w:r>
    </w:p>
    <w:p w14:paraId="6524F76B" w14:textId="77777777" w:rsidR="00793F38" w:rsidRPr="00793F38" w:rsidRDefault="00793F38" w:rsidP="00793F38">
      <w:pPr>
        <w:spacing w:line="360" w:lineRule="auto"/>
      </w:pPr>
      <w:proofErr w:type="gramStart"/>
      <w:r w:rsidRPr="00793F38">
        <w:rPr>
          <w:lang w:val="en-US"/>
        </w:rPr>
        <w:t>I mean —.</w:t>
      </w:r>
      <w:proofErr w:type="gramEnd"/>
      <w:r w:rsidRPr="00793F38">
        <w:t>  </w:t>
      </w:r>
    </w:p>
    <w:p w14:paraId="5634AA72" w14:textId="77777777" w:rsidR="00793F38" w:rsidRPr="00793F38" w:rsidRDefault="00793F38" w:rsidP="00793F38">
      <w:pPr>
        <w:spacing w:line="360" w:lineRule="auto"/>
      </w:pPr>
      <w:r w:rsidRPr="00793F38">
        <w:rPr>
          <w:lang w:val="en-US"/>
        </w:rPr>
        <w:t>00:14:06 Speaker 2</w:t>
      </w:r>
      <w:r w:rsidRPr="00793F38">
        <w:t> </w:t>
      </w:r>
    </w:p>
    <w:p w14:paraId="3D7BCACE" w14:textId="77777777" w:rsidR="00793F38" w:rsidRPr="00793F38" w:rsidRDefault="00793F38" w:rsidP="00793F38">
      <w:pPr>
        <w:spacing w:line="360" w:lineRule="auto"/>
      </w:pPr>
      <w:r w:rsidRPr="00793F38">
        <w:rPr>
          <w:lang w:val="en-US"/>
        </w:rPr>
        <w:t>Yeah.</w:t>
      </w:r>
      <w:r w:rsidRPr="00793F38">
        <w:t>  </w:t>
      </w:r>
    </w:p>
    <w:p w14:paraId="5120102F" w14:textId="77777777" w:rsidR="00793F38" w:rsidRPr="00793F38" w:rsidRDefault="00793F38" w:rsidP="00793F38">
      <w:pPr>
        <w:spacing w:line="360" w:lineRule="auto"/>
      </w:pPr>
      <w:r w:rsidRPr="00793F38">
        <w:rPr>
          <w:lang w:val="en-US"/>
        </w:rPr>
        <w:t>00:14:08 Speaker 1</w:t>
      </w:r>
      <w:r w:rsidRPr="00793F38">
        <w:t> </w:t>
      </w:r>
    </w:p>
    <w:p w14:paraId="5619C2A0" w14:textId="77777777" w:rsidR="00793F38" w:rsidRPr="00793F38" w:rsidRDefault="00793F38" w:rsidP="00793F38">
      <w:pPr>
        <w:spacing w:line="360" w:lineRule="auto"/>
      </w:pPr>
      <w:r w:rsidRPr="00793F38">
        <w:rPr>
          <w:lang w:val="en-US"/>
        </w:rPr>
        <w:t xml:space="preserve">Do you know </w:t>
      </w:r>
      <w:proofErr w:type="gramStart"/>
      <w:r w:rsidRPr="00793F38">
        <w:rPr>
          <w:lang w:val="en-US"/>
        </w:rPr>
        <w:t>The</w:t>
      </w:r>
      <w:proofErr w:type="gramEnd"/>
      <w:r w:rsidRPr="00793F38">
        <w:rPr>
          <w:lang w:val="en-US"/>
        </w:rPr>
        <w:t xml:space="preserve"> expression where the rubber meets the road.</w:t>
      </w:r>
      <w:r w:rsidRPr="00793F38">
        <w:t>  </w:t>
      </w:r>
    </w:p>
    <w:p w14:paraId="354C4F04" w14:textId="77777777" w:rsidR="00793F38" w:rsidRPr="00793F38" w:rsidRDefault="00793F38" w:rsidP="00793F38">
      <w:pPr>
        <w:spacing w:line="360" w:lineRule="auto"/>
      </w:pPr>
      <w:r w:rsidRPr="00793F38">
        <w:rPr>
          <w:lang w:val="en-US"/>
        </w:rPr>
        <w:t>00:14:10 Speaker 2</w:t>
      </w:r>
      <w:r w:rsidRPr="00793F38">
        <w:t> </w:t>
      </w:r>
    </w:p>
    <w:p w14:paraId="4B800C97" w14:textId="77777777" w:rsidR="00793F38" w:rsidRPr="00793F38" w:rsidRDefault="00793F38" w:rsidP="00793F38">
      <w:pPr>
        <w:spacing w:line="360" w:lineRule="auto"/>
      </w:pPr>
      <w:r w:rsidRPr="00793F38">
        <w:rPr>
          <w:lang w:val="en-US"/>
        </w:rPr>
        <w:t>I do not.</w:t>
      </w:r>
      <w:r w:rsidRPr="00793F38">
        <w:t>  </w:t>
      </w:r>
    </w:p>
    <w:p w14:paraId="0A6FE948" w14:textId="77777777" w:rsidR="00793F38" w:rsidRPr="00793F38" w:rsidRDefault="00793F38" w:rsidP="00793F38">
      <w:pPr>
        <w:spacing w:line="360" w:lineRule="auto"/>
      </w:pPr>
      <w:r w:rsidRPr="00793F38">
        <w:rPr>
          <w:lang w:val="en-US"/>
        </w:rPr>
        <w:t>00:14:12 Speaker 1</w:t>
      </w:r>
      <w:r w:rsidRPr="00793F38">
        <w:t> </w:t>
      </w:r>
    </w:p>
    <w:p w14:paraId="02551C44" w14:textId="77777777" w:rsidR="00793F38" w:rsidRPr="00793F38" w:rsidRDefault="00793F38" w:rsidP="00793F38">
      <w:pPr>
        <w:spacing w:line="360" w:lineRule="auto"/>
      </w:pPr>
      <w:r w:rsidRPr="00793F38">
        <w:rPr>
          <w:lang w:val="en-US"/>
        </w:rPr>
        <w:t xml:space="preserve">OK, that's an expression that it, I mean, it's like it's a car expression, but it's like, oh, you can talk about, you know, all the like specs and details of the engine and the, you know, whatever. But at the end of the day, it's like where the tires hit the road. It's like, is it translating, is the power, are the things about this car </w:t>
      </w:r>
      <w:proofErr w:type="gramStart"/>
      <w:r w:rsidRPr="00793F38">
        <w:rPr>
          <w:lang w:val="en-US"/>
        </w:rPr>
        <w:t>actually translating</w:t>
      </w:r>
      <w:proofErr w:type="gramEnd"/>
      <w:r w:rsidRPr="00793F38">
        <w:rPr>
          <w:lang w:val="en-US"/>
        </w:rPr>
        <w:t xml:space="preserve"> to the car going faster or gripping the corner better or whatever, where the rubber meets the road is like that's where it matters. </w:t>
      </w:r>
      <w:proofErr w:type="gramStart"/>
      <w:r w:rsidRPr="00793F38">
        <w:rPr>
          <w:lang w:val="en-US"/>
        </w:rPr>
        <w:t>so</w:t>
      </w:r>
      <w:proofErr w:type="gramEnd"/>
      <w:r w:rsidRPr="00793F38">
        <w:rPr>
          <w:lang w:val="en-US"/>
        </w:rPr>
        <w:t xml:space="preserve"> here, To me, it's like.</w:t>
      </w:r>
      <w:r w:rsidRPr="00793F38">
        <w:t>  </w:t>
      </w:r>
    </w:p>
    <w:p w14:paraId="162A1D85" w14:textId="77777777" w:rsidR="00793F38" w:rsidRPr="00793F38" w:rsidRDefault="00793F38" w:rsidP="00793F38">
      <w:pPr>
        <w:spacing w:line="360" w:lineRule="auto"/>
      </w:pPr>
      <w:r w:rsidRPr="00793F38">
        <w:rPr>
          <w:lang w:val="en-US"/>
        </w:rPr>
        <w:t>00:14:44 Speaker 1</w:t>
      </w:r>
      <w:r w:rsidRPr="00793F38">
        <w:t> </w:t>
      </w:r>
    </w:p>
    <w:p w14:paraId="68BB2F5D" w14:textId="77777777" w:rsidR="00793F38" w:rsidRPr="00793F38" w:rsidRDefault="00793F38" w:rsidP="00793F38">
      <w:pPr>
        <w:spacing w:line="360" w:lineRule="auto"/>
      </w:pPr>
      <w:r w:rsidRPr="00793F38">
        <w:rPr>
          <w:lang w:val="en-US"/>
        </w:rPr>
        <w:t>There's some idea that you're going to be trying to get across and see if it has affected people some weeks later.</w:t>
      </w:r>
      <w:r w:rsidRPr="00793F38">
        <w:t>  </w:t>
      </w:r>
    </w:p>
    <w:p w14:paraId="7014EE88" w14:textId="77777777" w:rsidR="00793F38" w:rsidRPr="00793F38" w:rsidRDefault="00793F38" w:rsidP="00793F38">
      <w:pPr>
        <w:spacing w:line="360" w:lineRule="auto"/>
      </w:pPr>
      <w:r w:rsidRPr="00793F38">
        <w:rPr>
          <w:lang w:val="en-US"/>
        </w:rPr>
        <w:t>00:14:52 Speaker 1</w:t>
      </w:r>
      <w:r w:rsidRPr="00793F38">
        <w:t> </w:t>
      </w:r>
    </w:p>
    <w:p w14:paraId="6E0FB8E3" w14:textId="77777777" w:rsidR="00793F38" w:rsidRPr="00793F38" w:rsidRDefault="00793F38" w:rsidP="00793F38">
      <w:pPr>
        <w:spacing w:line="360" w:lineRule="auto"/>
      </w:pPr>
      <w:r w:rsidRPr="00793F38">
        <w:rPr>
          <w:lang w:val="en-US"/>
        </w:rPr>
        <w:t xml:space="preserve">And there's this set of obstacles that prevent them from having that affects them, right. There's that's the road or I don't Know, Whatever, but it's like, </w:t>
      </w:r>
      <w:proofErr w:type="gramStart"/>
      <w:r w:rsidRPr="00793F38">
        <w:rPr>
          <w:lang w:val="en-US"/>
        </w:rPr>
        <w:t>You</w:t>
      </w:r>
      <w:proofErr w:type="gramEnd"/>
      <w:r w:rsidRPr="00793F38">
        <w:rPr>
          <w:lang w:val="en-US"/>
        </w:rPr>
        <w:t xml:space="preserve"> know, does this person eat junk food because they're, </w:t>
      </w:r>
      <w:proofErr w:type="gramStart"/>
      <w:r w:rsidRPr="00793F38">
        <w:rPr>
          <w:lang w:val="en-US"/>
        </w:rPr>
        <w:t>You</w:t>
      </w:r>
      <w:proofErr w:type="gramEnd"/>
      <w:r w:rsidRPr="00793F38">
        <w:rPr>
          <w:lang w:val="en-US"/>
        </w:rPr>
        <w:t xml:space="preserve"> know, they're just used to It. like are you trying to get someone to eat more vegetables? Are you trying to get someone to, you know, like what are the feelings and compulsions that make the information hard emotionally, right? So not just like, here's the information, because probably nutrition is a great example of like every single person you sit down with has already fucking heard everything. Single thing, that you would say. </w:t>
      </w:r>
      <w:proofErr w:type="gramStart"/>
      <w:r w:rsidRPr="00793F38">
        <w:rPr>
          <w:lang w:val="en-US"/>
        </w:rPr>
        <w:t>So</w:t>
      </w:r>
      <w:proofErr w:type="gramEnd"/>
      <w:r w:rsidRPr="00793F38">
        <w:rPr>
          <w:lang w:val="en-US"/>
        </w:rPr>
        <w:t xml:space="preserve"> it's more a question of like, can you give </w:t>
      </w:r>
      <w:r w:rsidRPr="00793F38">
        <w:rPr>
          <w:lang w:val="en-US"/>
        </w:rPr>
        <w:lastRenderedPageBreak/>
        <w:t>them an emotional lesson that allows them to hear it more deeply or to try something new, you know.</w:t>
      </w:r>
      <w:r w:rsidRPr="00793F38">
        <w:t>  </w:t>
      </w:r>
    </w:p>
    <w:p w14:paraId="6C34C271" w14:textId="77777777" w:rsidR="00793F38" w:rsidRPr="00793F38" w:rsidRDefault="00793F38" w:rsidP="00793F38">
      <w:pPr>
        <w:spacing w:line="360" w:lineRule="auto"/>
      </w:pPr>
      <w:r w:rsidRPr="00793F38">
        <w:rPr>
          <w:lang w:val="en-US"/>
        </w:rPr>
        <w:t>00:15:44 Speaker 2</w:t>
      </w:r>
      <w:r w:rsidRPr="00793F38">
        <w:t> </w:t>
      </w:r>
    </w:p>
    <w:p w14:paraId="3F144B22" w14:textId="77777777" w:rsidR="00793F38" w:rsidRPr="00793F38" w:rsidRDefault="00793F38" w:rsidP="00793F38">
      <w:pPr>
        <w:spacing w:line="360" w:lineRule="auto"/>
      </w:pPr>
      <w:r w:rsidRPr="00793F38">
        <w:rPr>
          <w:lang w:val="en-US"/>
        </w:rPr>
        <w:t>Yeah.</w:t>
      </w:r>
      <w:r w:rsidRPr="00793F38">
        <w:t>  </w:t>
      </w:r>
    </w:p>
    <w:p w14:paraId="0893285A" w14:textId="77777777" w:rsidR="00793F38" w:rsidRPr="00793F38" w:rsidRDefault="00793F38" w:rsidP="00793F38">
      <w:pPr>
        <w:spacing w:line="360" w:lineRule="auto"/>
      </w:pPr>
      <w:r w:rsidRPr="00793F38">
        <w:rPr>
          <w:lang w:val="en-US"/>
        </w:rPr>
        <w:t>00:15:44 Speaker 1</w:t>
      </w:r>
      <w:r w:rsidRPr="00793F38">
        <w:t> </w:t>
      </w:r>
    </w:p>
    <w:p w14:paraId="107FC5BC" w14:textId="77777777" w:rsidR="00793F38" w:rsidRPr="00793F38" w:rsidRDefault="00793F38" w:rsidP="00793F38">
      <w:pPr>
        <w:spacing w:line="360" w:lineRule="auto"/>
      </w:pPr>
      <w:proofErr w:type="gramStart"/>
      <w:r w:rsidRPr="00793F38">
        <w:rPr>
          <w:lang w:val="en-US"/>
        </w:rPr>
        <w:t>So</w:t>
      </w:r>
      <w:proofErr w:type="gramEnd"/>
      <w:r w:rsidRPr="00793F38">
        <w:rPr>
          <w:lang w:val="en-US"/>
        </w:rPr>
        <w:t xml:space="preserve"> it's sort of having </w:t>
      </w:r>
      <w:proofErr w:type="gramStart"/>
      <w:r w:rsidRPr="00793F38">
        <w:rPr>
          <w:lang w:val="en-US"/>
        </w:rPr>
        <w:t>the empathy</w:t>
      </w:r>
      <w:proofErr w:type="gramEnd"/>
      <w:r w:rsidRPr="00793F38">
        <w:rPr>
          <w:lang w:val="en-US"/>
        </w:rPr>
        <w:t xml:space="preserve"> to say: what causes the resistance to these ideas, which people have probably already heard. Now maybe I'm wrong, maybe there's something someone hasn't heard. But what makes people resistant to it? You know, if we were talking about a </w:t>
      </w:r>
      <w:proofErr w:type="gramStart"/>
      <w:r w:rsidRPr="00793F38">
        <w:rPr>
          <w:lang w:val="en-US"/>
        </w:rPr>
        <w:t>5 year old</w:t>
      </w:r>
      <w:proofErr w:type="gramEnd"/>
      <w:r w:rsidRPr="00793F38">
        <w:rPr>
          <w:lang w:val="en-US"/>
        </w:rPr>
        <w:t xml:space="preserve">, I would do —. I guess I would </w:t>
      </w:r>
      <w:proofErr w:type="gramStart"/>
      <w:r w:rsidRPr="00793F38">
        <w:rPr>
          <w:lang w:val="en-US"/>
        </w:rPr>
        <w:t>do</w:t>
      </w:r>
      <w:proofErr w:type="gramEnd"/>
      <w:r w:rsidRPr="00793F38">
        <w:rPr>
          <w:lang w:val="en-US"/>
        </w:rPr>
        <w:t xml:space="preserve"> a story about a character trying new things, and maybe they're awful every day and then. OK, there's something that's actually pretty good or I don't know. I'm not exactly sure, but I would </w:t>
      </w:r>
      <w:proofErr w:type="gramStart"/>
      <w:r w:rsidRPr="00793F38">
        <w:rPr>
          <w:lang w:val="en-US"/>
        </w:rPr>
        <w:t>like I would want</w:t>
      </w:r>
      <w:proofErr w:type="gramEnd"/>
      <w:r w:rsidRPr="00793F38">
        <w:rPr>
          <w:lang w:val="en-US"/>
        </w:rPr>
        <w:t xml:space="preserve"> them to see themselves in like rejecting them </w:t>
      </w:r>
      <w:proofErr w:type="gramStart"/>
      <w:r w:rsidRPr="00793F38">
        <w:rPr>
          <w:lang w:val="en-US"/>
        </w:rPr>
        <w:t>over and over again</w:t>
      </w:r>
      <w:proofErr w:type="gramEnd"/>
      <w:r w:rsidRPr="00793F38">
        <w:rPr>
          <w:lang w:val="en-US"/>
        </w:rPr>
        <w:t xml:space="preserve">. “No, I don't want it.” </w:t>
      </w:r>
      <w:proofErr w:type="gramStart"/>
      <w:r w:rsidRPr="00793F38">
        <w:rPr>
          <w:lang w:val="en-US"/>
        </w:rPr>
        <w:t>So</w:t>
      </w:r>
      <w:proofErr w:type="gramEnd"/>
      <w:r w:rsidRPr="00793F38">
        <w:rPr>
          <w:lang w:val="en-US"/>
        </w:rPr>
        <w:t xml:space="preserve"> for That </w:t>
      </w:r>
      <w:proofErr w:type="gramStart"/>
      <w:r w:rsidRPr="00793F38">
        <w:rPr>
          <w:lang w:val="en-US"/>
        </w:rPr>
        <w:t>18 to 25 year old</w:t>
      </w:r>
      <w:proofErr w:type="gramEnd"/>
      <w:r w:rsidRPr="00793F38">
        <w:rPr>
          <w:lang w:val="en-US"/>
        </w:rPr>
        <w:t>. I don't know, I mean.</w:t>
      </w:r>
      <w:r w:rsidRPr="00793F38">
        <w:t>  </w:t>
      </w:r>
    </w:p>
    <w:p w14:paraId="10D18A40" w14:textId="77777777" w:rsidR="00793F38" w:rsidRPr="00793F38" w:rsidRDefault="00793F38" w:rsidP="00793F38">
      <w:pPr>
        <w:spacing w:line="360" w:lineRule="auto"/>
      </w:pPr>
      <w:r w:rsidRPr="00793F38">
        <w:rPr>
          <w:lang w:val="en-US"/>
        </w:rPr>
        <w:t>00:16:30 Speaker 1</w:t>
      </w:r>
      <w:r w:rsidRPr="00793F38">
        <w:t> </w:t>
      </w:r>
    </w:p>
    <w:p w14:paraId="51B181A1" w14:textId="77777777" w:rsidR="00793F38" w:rsidRPr="00793F38" w:rsidRDefault="00793F38" w:rsidP="00793F38">
      <w:pPr>
        <w:spacing w:line="360" w:lineRule="auto"/>
      </w:pPr>
      <w:r w:rsidRPr="00793F38">
        <w:rPr>
          <w:lang w:val="en-US"/>
        </w:rPr>
        <w:t xml:space="preserve">Is it eating 2 pieces of pizza and not 4 like that's? I know that I should only eat 2 pieces of pizza and not 4 but, </w:t>
      </w:r>
      <w:proofErr w:type="gramStart"/>
      <w:r w:rsidRPr="00793F38">
        <w:rPr>
          <w:lang w:val="en-US"/>
        </w:rPr>
        <w:t>For</w:t>
      </w:r>
      <w:proofErr w:type="gramEnd"/>
      <w:r w:rsidRPr="00793F38">
        <w:rPr>
          <w:lang w:val="en-US"/>
        </w:rPr>
        <w:t xml:space="preserve"> most of my life, Pizza’s here and I eat four. like why, you know? So, I don't know.</w:t>
      </w:r>
      <w:r w:rsidRPr="00793F38">
        <w:t>  </w:t>
      </w:r>
    </w:p>
    <w:p w14:paraId="21C6E92A" w14:textId="77777777" w:rsidR="00793F38" w:rsidRPr="00793F38" w:rsidRDefault="00793F38" w:rsidP="00793F38">
      <w:pPr>
        <w:spacing w:line="360" w:lineRule="auto"/>
      </w:pPr>
      <w:r w:rsidRPr="00793F38">
        <w:rPr>
          <w:lang w:val="en-US"/>
        </w:rPr>
        <w:t>00:16:46 Speaker 2</w:t>
      </w:r>
      <w:r w:rsidRPr="00793F38">
        <w:t> </w:t>
      </w:r>
    </w:p>
    <w:p w14:paraId="66EBA468" w14:textId="77777777" w:rsidR="00793F38" w:rsidRPr="00793F38" w:rsidRDefault="00793F38" w:rsidP="00793F38">
      <w:pPr>
        <w:spacing w:line="360" w:lineRule="auto"/>
      </w:pPr>
      <w:r w:rsidRPr="00793F38">
        <w:rPr>
          <w:lang w:val="en-US"/>
        </w:rPr>
        <w:t>Yeah. It's about the emotional —.</w:t>
      </w:r>
      <w:r w:rsidRPr="00793F38">
        <w:t>  </w:t>
      </w:r>
    </w:p>
    <w:p w14:paraId="790F13CD" w14:textId="77777777" w:rsidR="00793F38" w:rsidRPr="00793F38" w:rsidRDefault="00793F38" w:rsidP="00793F38">
      <w:pPr>
        <w:spacing w:line="360" w:lineRule="auto"/>
      </w:pPr>
      <w:r w:rsidRPr="00793F38">
        <w:rPr>
          <w:lang w:val="en-US"/>
        </w:rPr>
        <w:t>00:16:47 Speaker 1</w:t>
      </w:r>
      <w:r w:rsidRPr="00793F38">
        <w:t> </w:t>
      </w:r>
    </w:p>
    <w:p w14:paraId="5277A080" w14:textId="77777777" w:rsidR="00793F38" w:rsidRPr="00793F38" w:rsidRDefault="00793F38" w:rsidP="00793F38">
      <w:pPr>
        <w:spacing w:line="360" w:lineRule="auto"/>
      </w:pPr>
      <w:r w:rsidRPr="00793F38">
        <w:rPr>
          <w:lang w:val="en-US"/>
        </w:rPr>
        <w:t>Or That's not what you're trying to impart.</w:t>
      </w:r>
      <w:r w:rsidRPr="00793F38">
        <w:t>  </w:t>
      </w:r>
    </w:p>
    <w:p w14:paraId="5255203F" w14:textId="77777777" w:rsidR="00793F38" w:rsidRPr="00793F38" w:rsidRDefault="00793F38" w:rsidP="00793F38">
      <w:pPr>
        <w:spacing w:line="360" w:lineRule="auto"/>
      </w:pPr>
      <w:r w:rsidRPr="00793F38">
        <w:rPr>
          <w:lang w:val="en-US"/>
        </w:rPr>
        <w:t>00:16:48 Speaker 2</w:t>
      </w:r>
      <w:r w:rsidRPr="00793F38">
        <w:t> </w:t>
      </w:r>
    </w:p>
    <w:p w14:paraId="26C2F13F" w14:textId="77777777" w:rsidR="00793F38" w:rsidRPr="00793F38" w:rsidRDefault="00793F38" w:rsidP="00793F38">
      <w:pPr>
        <w:spacing w:line="360" w:lineRule="auto"/>
      </w:pPr>
      <w:r w:rsidRPr="00793F38">
        <w:rPr>
          <w:lang w:val="en-US"/>
        </w:rPr>
        <w:t>Exactly. I'm trying to see like, hey, does it have a factor for us? But if I could create a positive connection with a certain type of character that also has a positive connection towards foods or negative association, does it affect also the behavior of the reader in a sense?</w:t>
      </w:r>
      <w:r w:rsidRPr="00793F38">
        <w:t>  </w:t>
      </w:r>
    </w:p>
    <w:p w14:paraId="1FADC7FE" w14:textId="77777777" w:rsidR="00793F38" w:rsidRPr="00793F38" w:rsidRDefault="00793F38" w:rsidP="00793F38">
      <w:pPr>
        <w:spacing w:line="360" w:lineRule="auto"/>
      </w:pPr>
      <w:r w:rsidRPr="00793F38">
        <w:rPr>
          <w:lang w:val="en-US"/>
        </w:rPr>
        <w:t>00:17:03 Speaker 1</w:t>
      </w:r>
      <w:r w:rsidRPr="00793F38">
        <w:t> </w:t>
      </w:r>
    </w:p>
    <w:p w14:paraId="68DE2766" w14:textId="77777777" w:rsidR="00793F38" w:rsidRPr="00793F38" w:rsidRDefault="00793F38" w:rsidP="00793F38">
      <w:pPr>
        <w:spacing w:line="360" w:lineRule="auto"/>
      </w:pPr>
      <w:r w:rsidRPr="00793F38">
        <w:rPr>
          <w:lang w:val="en-US"/>
        </w:rPr>
        <w:t>Yeah.</w:t>
      </w:r>
      <w:r w:rsidRPr="00793F38">
        <w:t>  </w:t>
      </w:r>
    </w:p>
    <w:p w14:paraId="2D9A62E0" w14:textId="77777777" w:rsidR="00793F38" w:rsidRPr="00793F38" w:rsidRDefault="00793F38" w:rsidP="00793F38">
      <w:pPr>
        <w:spacing w:line="360" w:lineRule="auto"/>
      </w:pPr>
      <w:r w:rsidRPr="00793F38">
        <w:rPr>
          <w:lang w:val="en-US"/>
        </w:rPr>
        <w:t>00:17:04 Speaker 2</w:t>
      </w:r>
      <w:r w:rsidRPr="00793F38">
        <w:t> </w:t>
      </w:r>
    </w:p>
    <w:p w14:paraId="16CFF7A8" w14:textId="77777777" w:rsidR="00793F38" w:rsidRPr="00793F38" w:rsidRDefault="00793F38" w:rsidP="00793F38">
      <w:pPr>
        <w:spacing w:line="360" w:lineRule="auto"/>
      </w:pPr>
      <w:r w:rsidRPr="00793F38">
        <w:rPr>
          <w:lang w:val="en-US"/>
        </w:rPr>
        <w:t>And currently I'm not sure, but I'm trying to figure that out. That's what my research is about.</w:t>
      </w:r>
      <w:r w:rsidRPr="00793F38">
        <w:t>  </w:t>
      </w:r>
    </w:p>
    <w:p w14:paraId="435C980F" w14:textId="77777777" w:rsidR="00793F38" w:rsidRPr="00793F38" w:rsidRDefault="00793F38" w:rsidP="00793F38">
      <w:pPr>
        <w:spacing w:line="360" w:lineRule="auto"/>
      </w:pPr>
      <w:r w:rsidRPr="00793F38">
        <w:rPr>
          <w:lang w:val="en-US"/>
        </w:rPr>
        <w:t>00:17:17 Speaker 1</w:t>
      </w:r>
      <w:r w:rsidRPr="00793F38">
        <w:t> </w:t>
      </w:r>
    </w:p>
    <w:p w14:paraId="524261D9" w14:textId="77777777" w:rsidR="00793F38" w:rsidRPr="00793F38" w:rsidRDefault="00793F38" w:rsidP="00793F38">
      <w:pPr>
        <w:spacing w:line="360" w:lineRule="auto"/>
      </w:pPr>
      <w:r w:rsidRPr="00793F38">
        <w:rPr>
          <w:lang w:val="en-US"/>
        </w:rPr>
        <w:t>I don't know.</w:t>
      </w:r>
      <w:r w:rsidRPr="00793F38">
        <w:t>  </w:t>
      </w:r>
    </w:p>
    <w:p w14:paraId="57B098F9" w14:textId="77777777" w:rsidR="00793F38" w:rsidRPr="00793F38" w:rsidRDefault="00793F38" w:rsidP="00793F38">
      <w:pPr>
        <w:spacing w:line="360" w:lineRule="auto"/>
      </w:pPr>
      <w:r w:rsidRPr="00793F38">
        <w:rPr>
          <w:lang w:val="en-US"/>
        </w:rPr>
        <w:t>00:17:18 Speaker 2</w:t>
      </w:r>
      <w:r w:rsidRPr="00793F38">
        <w:t> </w:t>
      </w:r>
    </w:p>
    <w:p w14:paraId="2CE96BD0" w14:textId="77777777" w:rsidR="00793F38" w:rsidRPr="00793F38" w:rsidRDefault="00793F38" w:rsidP="00793F38">
      <w:pPr>
        <w:spacing w:line="360" w:lineRule="auto"/>
      </w:pPr>
      <w:r w:rsidRPr="00793F38">
        <w:rPr>
          <w:lang w:val="en-US"/>
        </w:rPr>
        <w:t xml:space="preserve">Yeah, I'll keep you in the loop of that if you want. At the end of the year, </w:t>
      </w:r>
      <w:proofErr w:type="gramStart"/>
      <w:r w:rsidRPr="00793F38">
        <w:rPr>
          <w:lang w:val="en-US"/>
        </w:rPr>
        <w:t>The</w:t>
      </w:r>
      <w:proofErr w:type="gramEnd"/>
      <w:r w:rsidRPr="00793F38">
        <w:rPr>
          <w:lang w:val="en-US"/>
        </w:rPr>
        <w:t xml:space="preserve"> end of </w:t>
      </w:r>
      <w:proofErr w:type="gramStart"/>
      <w:r w:rsidRPr="00793F38">
        <w:rPr>
          <w:lang w:val="en-US"/>
        </w:rPr>
        <w:t>The</w:t>
      </w:r>
      <w:proofErr w:type="gramEnd"/>
      <w:r w:rsidRPr="00793F38">
        <w:rPr>
          <w:lang w:val="en-US"/>
        </w:rPr>
        <w:t xml:space="preserve"> school year, So I would say in June, my paper will also be published and if you </w:t>
      </w:r>
      <w:proofErr w:type="gramStart"/>
      <w:r w:rsidRPr="00793F38">
        <w:rPr>
          <w:lang w:val="en-US"/>
        </w:rPr>
        <w:t>want</w:t>
      </w:r>
      <w:proofErr w:type="gramEnd"/>
      <w:r w:rsidRPr="00793F38">
        <w:rPr>
          <w:lang w:val="en-US"/>
        </w:rPr>
        <w:t xml:space="preserve"> I can </w:t>
      </w:r>
      <w:r w:rsidRPr="00793F38">
        <w:rPr>
          <w:lang w:val="en-US"/>
        </w:rPr>
        <w:lastRenderedPageBreak/>
        <w:t xml:space="preserve">send it to you Of course as well. But for now, yeah, I have more Questions. I don't think they're as important. I think the main thing that we can get from this is like when you wrote on Avatar: </w:t>
      </w:r>
      <w:proofErr w:type="gramStart"/>
      <w:r w:rsidRPr="00793F38">
        <w:rPr>
          <w:lang w:val="en-US"/>
        </w:rPr>
        <w:t>the</w:t>
      </w:r>
      <w:proofErr w:type="gramEnd"/>
      <w:r w:rsidRPr="00793F38">
        <w:rPr>
          <w:lang w:val="en-US"/>
        </w:rPr>
        <w:t xml:space="preserve"> Last Airbender, a lot of the writing just came a bit more natural. You didn't go into it to like, to just teach in a specific way and to teach certain lessons, if I'm correct. It just, Well happens.</w:t>
      </w:r>
      <w:r w:rsidRPr="00793F38">
        <w:t>  </w:t>
      </w:r>
    </w:p>
    <w:p w14:paraId="11D9DEDC" w14:textId="77777777" w:rsidR="00793F38" w:rsidRPr="00793F38" w:rsidRDefault="00793F38" w:rsidP="00793F38">
      <w:pPr>
        <w:spacing w:line="360" w:lineRule="auto"/>
      </w:pPr>
      <w:r w:rsidRPr="00793F38">
        <w:rPr>
          <w:lang w:val="en-US"/>
        </w:rPr>
        <w:t>00:17:56 Speaker 1</w:t>
      </w:r>
      <w:r w:rsidRPr="00793F38">
        <w:t> </w:t>
      </w:r>
    </w:p>
    <w:p w14:paraId="6E475EA8" w14:textId="77777777" w:rsidR="00793F38" w:rsidRPr="00793F38" w:rsidRDefault="00793F38" w:rsidP="00793F38">
      <w:pPr>
        <w:spacing w:line="360" w:lineRule="auto"/>
      </w:pPr>
      <w:r w:rsidRPr="00793F38">
        <w:rPr>
          <w:lang w:val="en-US"/>
        </w:rPr>
        <w:t xml:space="preserve">You know they're going to be there, but you </w:t>
      </w:r>
      <w:proofErr w:type="gramStart"/>
      <w:r w:rsidRPr="00793F38">
        <w:rPr>
          <w:lang w:val="en-US"/>
        </w:rPr>
        <w:t>have to</w:t>
      </w:r>
      <w:proofErr w:type="gramEnd"/>
      <w:r w:rsidRPr="00793F38">
        <w:rPr>
          <w:lang w:val="en-US"/>
        </w:rPr>
        <w:t xml:space="preserve">. You </w:t>
      </w:r>
      <w:proofErr w:type="gramStart"/>
      <w:r w:rsidRPr="00793F38">
        <w:rPr>
          <w:lang w:val="en-US"/>
        </w:rPr>
        <w:t>have To</w:t>
      </w:r>
      <w:proofErr w:type="gramEnd"/>
      <w:r w:rsidRPr="00793F38">
        <w:rPr>
          <w:lang w:val="en-US"/>
        </w:rPr>
        <w:t xml:space="preserve"> Serve authenticity first.</w:t>
      </w:r>
      <w:r w:rsidRPr="00793F38">
        <w:t>  </w:t>
      </w:r>
    </w:p>
    <w:p w14:paraId="430750D6" w14:textId="77777777" w:rsidR="00793F38" w:rsidRPr="00793F38" w:rsidRDefault="00793F38" w:rsidP="00793F38">
      <w:pPr>
        <w:spacing w:line="360" w:lineRule="auto"/>
      </w:pPr>
      <w:r w:rsidRPr="00793F38">
        <w:rPr>
          <w:lang w:val="en-US"/>
        </w:rPr>
        <w:t>00:18:01 Speaker 2</w:t>
      </w:r>
      <w:r w:rsidRPr="00793F38">
        <w:t> </w:t>
      </w:r>
    </w:p>
    <w:p w14:paraId="0AB4FAB0" w14:textId="77777777" w:rsidR="00793F38" w:rsidRPr="00793F38" w:rsidRDefault="00793F38" w:rsidP="00793F38">
      <w:pPr>
        <w:spacing w:line="360" w:lineRule="auto"/>
      </w:pPr>
      <w:r w:rsidRPr="00793F38">
        <w:rPr>
          <w:lang w:val="en-US"/>
        </w:rPr>
        <w:t>Yeah.</w:t>
      </w:r>
      <w:r w:rsidRPr="00793F38">
        <w:t>  </w:t>
      </w:r>
    </w:p>
    <w:p w14:paraId="5C01D65A" w14:textId="77777777" w:rsidR="00793F38" w:rsidRPr="00793F38" w:rsidRDefault="00793F38" w:rsidP="00793F38">
      <w:pPr>
        <w:spacing w:line="360" w:lineRule="auto"/>
      </w:pPr>
      <w:r w:rsidRPr="00793F38">
        <w:rPr>
          <w:lang w:val="en-US"/>
        </w:rPr>
        <w:t>00:18:02 Speaker 1</w:t>
      </w:r>
      <w:r w:rsidRPr="00793F38">
        <w:t> </w:t>
      </w:r>
    </w:p>
    <w:p w14:paraId="4D891F2C" w14:textId="77777777" w:rsidR="00793F38" w:rsidRPr="00793F38" w:rsidRDefault="00793F38" w:rsidP="00793F38">
      <w:pPr>
        <w:spacing w:line="360" w:lineRule="auto"/>
      </w:pPr>
      <w:r w:rsidRPr="00793F38">
        <w:rPr>
          <w:lang w:val="en-US"/>
        </w:rPr>
        <w:t>And emotional connection 1st. And then if you can do that. You know, you earn the trust and belief of that audience and then maybe they take something away, I don't know.</w:t>
      </w:r>
      <w:r w:rsidRPr="00793F38">
        <w:t>  </w:t>
      </w:r>
    </w:p>
    <w:p w14:paraId="207DCB14" w14:textId="77777777" w:rsidR="00793F38" w:rsidRPr="00793F38" w:rsidRDefault="00793F38" w:rsidP="00793F38">
      <w:pPr>
        <w:spacing w:line="360" w:lineRule="auto"/>
      </w:pPr>
      <w:r w:rsidRPr="00793F38">
        <w:rPr>
          <w:lang w:val="en-US"/>
        </w:rPr>
        <w:t>00:18:14 Speaker 2</w:t>
      </w:r>
      <w:r w:rsidRPr="00793F38">
        <w:t> </w:t>
      </w:r>
    </w:p>
    <w:p w14:paraId="14E48DEB" w14:textId="77777777" w:rsidR="00793F38" w:rsidRPr="00793F38" w:rsidRDefault="00793F38" w:rsidP="00793F38">
      <w:pPr>
        <w:spacing w:line="360" w:lineRule="auto"/>
      </w:pPr>
      <w:r w:rsidRPr="00793F38">
        <w:rPr>
          <w:lang w:val="en-US"/>
        </w:rPr>
        <w:t>That was something that you really liked when you worked on the story?</w:t>
      </w:r>
      <w:r w:rsidRPr="00793F38">
        <w:t> </w:t>
      </w:r>
    </w:p>
    <w:p w14:paraId="1F252712" w14:textId="77777777" w:rsidR="00793F38" w:rsidRPr="00793F38" w:rsidRDefault="00793F38" w:rsidP="00793F38">
      <w:pPr>
        <w:spacing w:line="360" w:lineRule="auto"/>
      </w:pPr>
      <w:proofErr w:type="gramStart"/>
      <w:r w:rsidRPr="00793F38">
        <w:rPr>
          <w:lang w:val="en-US"/>
        </w:rPr>
        <w:t>00</w:t>
      </w:r>
      <w:proofErr w:type="gramEnd"/>
      <w:r w:rsidRPr="00793F38">
        <w:rPr>
          <w:lang w:val="en-US"/>
        </w:rPr>
        <w:t>:18:18 Speaker 1</w:t>
      </w:r>
      <w:r w:rsidRPr="00793F38">
        <w:t> </w:t>
      </w:r>
    </w:p>
    <w:p w14:paraId="6F58A7F1" w14:textId="77777777" w:rsidR="00793F38" w:rsidRPr="00793F38" w:rsidRDefault="00793F38" w:rsidP="00793F38">
      <w:pPr>
        <w:spacing w:line="360" w:lineRule="auto"/>
      </w:pPr>
      <w:r w:rsidRPr="00793F38">
        <w:rPr>
          <w:lang w:val="en-US"/>
        </w:rPr>
        <w:t>That I really liked?</w:t>
      </w:r>
      <w:r w:rsidRPr="00793F38">
        <w:t>  </w:t>
      </w:r>
    </w:p>
    <w:p w14:paraId="372FB08D" w14:textId="77777777" w:rsidR="00793F38" w:rsidRPr="00793F38" w:rsidRDefault="00793F38" w:rsidP="00793F38">
      <w:pPr>
        <w:spacing w:line="360" w:lineRule="auto"/>
      </w:pPr>
      <w:r w:rsidRPr="00793F38">
        <w:rPr>
          <w:lang w:val="en-US"/>
        </w:rPr>
        <w:t>00:18:19 Speaker 2</w:t>
      </w:r>
      <w:r w:rsidRPr="00793F38">
        <w:t> </w:t>
      </w:r>
    </w:p>
    <w:p w14:paraId="3B94EF8F" w14:textId="77777777" w:rsidR="00793F38" w:rsidRPr="00793F38" w:rsidRDefault="00793F38" w:rsidP="00793F38">
      <w:pPr>
        <w:spacing w:line="360" w:lineRule="auto"/>
      </w:pPr>
      <w:r w:rsidRPr="00793F38">
        <w:rPr>
          <w:lang w:val="en-US"/>
        </w:rPr>
        <w:t xml:space="preserve">There was something that you really </w:t>
      </w:r>
      <w:proofErr w:type="gramStart"/>
      <w:r w:rsidRPr="00793F38">
        <w:rPr>
          <w:lang w:val="en-US"/>
        </w:rPr>
        <w:t>liked that</w:t>
      </w:r>
      <w:proofErr w:type="gramEnd"/>
      <w:r w:rsidRPr="00793F38">
        <w:rPr>
          <w:lang w:val="en-US"/>
        </w:rPr>
        <w:t xml:space="preserve"> when you —., while working on the story of what's happening with the characters and with the plot itself. </w:t>
      </w:r>
      <w:r w:rsidRPr="00793F38">
        <w:t>  </w:t>
      </w:r>
    </w:p>
    <w:p w14:paraId="5BB70EB9" w14:textId="77777777" w:rsidR="00793F38" w:rsidRPr="00793F38" w:rsidRDefault="00793F38" w:rsidP="00793F38">
      <w:pPr>
        <w:spacing w:line="360" w:lineRule="auto"/>
      </w:pPr>
      <w:r w:rsidRPr="00793F38">
        <w:rPr>
          <w:lang w:val="en-US"/>
        </w:rPr>
        <w:t>00:18:28 Speaker 1</w:t>
      </w:r>
      <w:r w:rsidRPr="00793F38">
        <w:t> </w:t>
      </w:r>
    </w:p>
    <w:p w14:paraId="18BCBDE1" w14:textId="77777777" w:rsidR="00793F38" w:rsidRPr="00793F38" w:rsidRDefault="00793F38" w:rsidP="00793F38">
      <w:pPr>
        <w:spacing w:line="360" w:lineRule="auto"/>
      </w:pPr>
      <w:r w:rsidRPr="00793F38">
        <w:rPr>
          <w:lang w:val="en-US"/>
        </w:rPr>
        <w:t>Ask that question one more time.</w:t>
      </w:r>
      <w:r w:rsidRPr="00793F38">
        <w:t>  </w:t>
      </w:r>
    </w:p>
    <w:p w14:paraId="1BCD1F15" w14:textId="77777777" w:rsidR="00793F38" w:rsidRPr="00793F38" w:rsidRDefault="00793F38" w:rsidP="00793F38">
      <w:pPr>
        <w:spacing w:line="360" w:lineRule="auto"/>
      </w:pPr>
      <w:r w:rsidRPr="00793F38">
        <w:rPr>
          <w:lang w:val="en-US"/>
        </w:rPr>
        <w:t>00:18:30 Speaker 2</w:t>
      </w:r>
      <w:r w:rsidRPr="00793F38">
        <w:t> </w:t>
      </w:r>
    </w:p>
    <w:p w14:paraId="272E20E7" w14:textId="77777777" w:rsidR="00793F38" w:rsidRPr="00793F38" w:rsidRDefault="00793F38" w:rsidP="00793F38">
      <w:pPr>
        <w:spacing w:line="360" w:lineRule="auto"/>
      </w:pPr>
      <w:r w:rsidRPr="00793F38">
        <w:rPr>
          <w:lang w:val="en-US"/>
        </w:rPr>
        <w:t xml:space="preserve">When you're working on the story of Avatar: The Last Airbender, what </w:t>
      </w:r>
      <w:proofErr w:type="gramStart"/>
      <w:r w:rsidRPr="00793F38">
        <w:rPr>
          <w:lang w:val="en-US"/>
        </w:rPr>
        <w:t>there</w:t>
      </w:r>
      <w:proofErr w:type="gramEnd"/>
      <w:r w:rsidRPr="00793F38">
        <w:rPr>
          <w:lang w:val="en-US"/>
        </w:rPr>
        <w:t xml:space="preserve"> something that you really liked about how the characters, for example, were developing?</w:t>
      </w:r>
      <w:r w:rsidRPr="00793F38">
        <w:t>  </w:t>
      </w:r>
    </w:p>
    <w:p w14:paraId="2FB10134" w14:textId="77777777" w:rsidR="00793F38" w:rsidRPr="00793F38" w:rsidRDefault="00793F38" w:rsidP="00793F38">
      <w:pPr>
        <w:spacing w:line="360" w:lineRule="auto"/>
      </w:pPr>
      <w:r w:rsidRPr="00793F38">
        <w:rPr>
          <w:lang w:val="en-US"/>
        </w:rPr>
        <w:t>00:18:40</w:t>
      </w:r>
      <w:r w:rsidRPr="00793F38">
        <w:t>  </w:t>
      </w:r>
    </w:p>
    <w:p w14:paraId="34880614" w14:textId="77777777" w:rsidR="00793F38" w:rsidRPr="00793F38" w:rsidRDefault="00793F38" w:rsidP="00793F38">
      <w:pPr>
        <w:spacing w:line="360" w:lineRule="auto"/>
      </w:pPr>
      <w:r w:rsidRPr="00793F38">
        <w:rPr>
          <w:lang w:val="en-US"/>
        </w:rPr>
        <w:t>[</w:t>
      </w:r>
      <w:proofErr w:type="spellStart"/>
      <w:r w:rsidRPr="00793F38">
        <w:rPr>
          <w:lang w:val="en-US"/>
        </w:rPr>
        <w:t>Inaudiable</w:t>
      </w:r>
      <w:proofErr w:type="spellEnd"/>
      <w:r w:rsidRPr="00793F38">
        <w:rPr>
          <w:lang w:val="en-US"/>
        </w:rPr>
        <w:t>] </w:t>
      </w:r>
      <w:r w:rsidRPr="00793F38">
        <w:t> </w:t>
      </w:r>
    </w:p>
    <w:p w14:paraId="615DED1A" w14:textId="77777777" w:rsidR="00793F38" w:rsidRPr="00793F38" w:rsidRDefault="00793F38" w:rsidP="00793F38">
      <w:pPr>
        <w:spacing w:line="360" w:lineRule="auto"/>
      </w:pPr>
      <w:r w:rsidRPr="00793F38">
        <w:rPr>
          <w:lang w:val="en-US"/>
        </w:rPr>
        <w:t>00:18:43 Speaker 1</w:t>
      </w:r>
      <w:r w:rsidRPr="00793F38">
        <w:t> </w:t>
      </w:r>
    </w:p>
    <w:p w14:paraId="6B5DF55B" w14:textId="77777777" w:rsidR="00793F38" w:rsidRPr="00793F38" w:rsidRDefault="00793F38" w:rsidP="00793F38">
      <w:pPr>
        <w:spacing w:line="360" w:lineRule="auto"/>
      </w:pPr>
      <w:r w:rsidRPr="00793F38">
        <w:rPr>
          <w:lang w:val="en-US"/>
        </w:rPr>
        <w:t xml:space="preserve">Oh, I mean, I enjoyed that We </w:t>
      </w:r>
      <w:proofErr w:type="spellStart"/>
      <w:r w:rsidRPr="00793F38">
        <w:rPr>
          <w:lang w:val="en-US"/>
        </w:rPr>
        <w:t>deflanderized</w:t>
      </w:r>
      <w:proofErr w:type="spellEnd"/>
      <w:r w:rsidRPr="00793F38">
        <w:rPr>
          <w:lang w:val="en-US"/>
        </w:rPr>
        <w:t xml:space="preserve"> Zuko, you know, Zuko started </w:t>
      </w:r>
      <w:proofErr w:type="gramStart"/>
      <w:r w:rsidRPr="00793F38">
        <w:rPr>
          <w:lang w:val="en-US"/>
        </w:rPr>
        <w:t>more simple</w:t>
      </w:r>
      <w:proofErr w:type="gramEnd"/>
      <w:r w:rsidRPr="00793F38">
        <w:rPr>
          <w:lang w:val="en-US"/>
        </w:rPr>
        <w:t xml:space="preserve"> like “I must capture the avatar. my Honor. Blah, blah blah.” I enjoyed that slowly we were able to Make him a little more complicated. Really The moment where we realized we were —, that —, You know, the occasional discordant notes of complexity in him could become a song was in that Zuko alone episode halfway through season 2, it's like, oh, here we go. He's a real character. He's not just an obsessed villain. </w:t>
      </w:r>
      <w:proofErr w:type="gramStart"/>
      <w:r w:rsidRPr="00793F38">
        <w:rPr>
          <w:lang w:val="en-US"/>
        </w:rPr>
        <w:t>So</w:t>
      </w:r>
      <w:proofErr w:type="gramEnd"/>
      <w:r w:rsidRPr="00793F38">
        <w:rPr>
          <w:lang w:val="en-US"/>
        </w:rPr>
        <w:t xml:space="preserve"> I enjoyed that a lot.</w:t>
      </w:r>
      <w:r w:rsidRPr="00793F38">
        <w:t>  </w:t>
      </w:r>
    </w:p>
    <w:p w14:paraId="0E9A8804" w14:textId="77777777" w:rsidR="00793F38" w:rsidRPr="00793F38" w:rsidRDefault="00793F38" w:rsidP="00793F38">
      <w:pPr>
        <w:spacing w:line="360" w:lineRule="auto"/>
      </w:pPr>
      <w:r w:rsidRPr="00793F38">
        <w:rPr>
          <w:lang w:val="en-US"/>
        </w:rPr>
        <w:t>00:19:20 Speaker 2</w:t>
      </w:r>
      <w:r w:rsidRPr="00793F38">
        <w:t> </w:t>
      </w:r>
    </w:p>
    <w:p w14:paraId="5960C0EB" w14:textId="77777777" w:rsidR="00793F38" w:rsidRPr="00793F38" w:rsidRDefault="00793F38" w:rsidP="00793F38">
      <w:pPr>
        <w:spacing w:line="360" w:lineRule="auto"/>
      </w:pPr>
      <w:r w:rsidRPr="00793F38">
        <w:rPr>
          <w:lang w:val="en-US"/>
        </w:rPr>
        <w:lastRenderedPageBreak/>
        <w:t xml:space="preserve">And was that </w:t>
      </w:r>
      <w:proofErr w:type="gramStart"/>
      <w:r w:rsidRPr="00793F38">
        <w:rPr>
          <w:lang w:val="en-US"/>
        </w:rPr>
        <w:t>was</w:t>
      </w:r>
      <w:proofErr w:type="gramEnd"/>
      <w:r w:rsidRPr="00793F38">
        <w:rPr>
          <w:lang w:val="en-US"/>
        </w:rPr>
        <w:t xml:space="preserve"> that plan —, you were planning for three seasons or was that planned that transition or was it just like that's how the character like, is it naturally evolved?</w:t>
      </w:r>
      <w:r w:rsidRPr="00793F38">
        <w:t>  </w:t>
      </w:r>
    </w:p>
    <w:p w14:paraId="6FD5CB70" w14:textId="77777777" w:rsidR="00793F38" w:rsidRPr="00793F38" w:rsidRDefault="00793F38" w:rsidP="00793F38">
      <w:pPr>
        <w:spacing w:line="360" w:lineRule="auto"/>
      </w:pPr>
      <w:r w:rsidRPr="00793F38">
        <w:rPr>
          <w:lang w:val="en-US"/>
        </w:rPr>
        <w:t>00:19:29 Speaker 1</w:t>
      </w:r>
      <w:r w:rsidRPr="00793F38">
        <w:t> </w:t>
      </w:r>
    </w:p>
    <w:p w14:paraId="77EA803E" w14:textId="77777777" w:rsidR="00793F38" w:rsidRPr="00793F38" w:rsidRDefault="00793F38" w:rsidP="00793F38">
      <w:pPr>
        <w:spacing w:line="360" w:lineRule="auto"/>
      </w:pPr>
      <w:r w:rsidRPr="00793F38">
        <w:rPr>
          <w:lang w:val="en-US"/>
        </w:rPr>
        <w:t xml:space="preserve">Yeah. </w:t>
      </w:r>
      <w:proofErr w:type="gramStart"/>
      <w:r w:rsidRPr="00793F38">
        <w:rPr>
          <w:lang w:val="en-US"/>
        </w:rPr>
        <w:t>So</w:t>
      </w:r>
      <w:proofErr w:type="gramEnd"/>
      <w:r w:rsidRPr="00793F38">
        <w:rPr>
          <w:lang w:val="en-US"/>
        </w:rPr>
        <w:t xml:space="preserve"> Mike and Bryan planned for Zuko to switch sides and become a good guy at the End of season 2. So that that was in the plan.</w:t>
      </w:r>
      <w:r w:rsidRPr="00793F38">
        <w:t>  </w:t>
      </w:r>
    </w:p>
    <w:p w14:paraId="7A46D4C3" w14:textId="77777777" w:rsidR="00793F38" w:rsidRPr="00793F38" w:rsidRDefault="00793F38" w:rsidP="00793F38">
      <w:pPr>
        <w:spacing w:line="360" w:lineRule="auto"/>
      </w:pPr>
      <w:r w:rsidRPr="00793F38">
        <w:rPr>
          <w:lang w:val="en-US"/>
        </w:rPr>
        <w:t>00:19:41 Speaker 1</w:t>
      </w:r>
      <w:r w:rsidRPr="00793F38">
        <w:t> </w:t>
      </w:r>
    </w:p>
    <w:p w14:paraId="0A5D41FE" w14:textId="77777777" w:rsidR="00793F38" w:rsidRPr="00793F38" w:rsidRDefault="00793F38" w:rsidP="00793F38">
      <w:pPr>
        <w:spacing w:line="360" w:lineRule="auto"/>
      </w:pPr>
      <w:r w:rsidRPr="00793F38">
        <w:rPr>
          <w:lang w:val="en-US"/>
        </w:rPr>
        <w:t xml:space="preserve">I think what maybe wasn't in the plan. as much. Or I don't know, what I'm talking About more is like, how did we unravel him in a good way so that he wasn't just this tight, you know, I must capture the avatar </w:t>
      </w:r>
      <w:proofErr w:type="gramStart"/>
      <w:r w:rsidRPr="00793F38">
        <w:rPr>
          <w:lang w:val="en-US"/>
        </w:rPr>
        <w:t>guy, but</w:t>
      </w:r>
      <w:proofErr w:type="gramEnd"/>
      <w:r w:rsidRPr="00793F38">
        <w:rPr>
          <w:lang w:val="en-US"/>
        </w:rPr>
        <w:t xml:space="preserve"> became a little more. I mean, he's still a stiff at the end But He's a much more complex. We see goodness in him. We see, you know. Humorous awkwardness and things like that. </w:t>
      </w:r>
      <w:proofErr w:type="gramStart"/>
      <w:r w:rsidRPr="00793F38">
        <w:rPr>
          <w:lang w:val="en-US"/>
        </w:rPr>
        <w:t>So.</w:t>
      </w:r>
      <w:proofErr w:type="gramEnd"/>
      <w:r w:rsidRPr="00793F38">
        <w:rPr>
          <w:lang w:val="en-US"/>
        </w:rPr>
        <w:t xml:space="preserve"> I don't know.</w:t>
      </w:r>
      <w:r w:rsidRPr="00793F38">
        <w:t>  </w:t>
      </w:r>
    </w:p>
    <w:p w14:paraId="36B95835" w14:textId="77777777" w:rsidR="00793F38" w:rsidRPr="00793F38" w:rsidRDefault="00793F38" w:rsidP="00793F38">
      <w:pPr>
        <w:spacing w:line="360" w:lineRule="auto"/>
      </w:pPr>
      <w:r w:rsidRPr="00793F38">
        <w:rPr>
          <w:lang w:val="en-US"/>
        </w:rPr>
        <w:t>00:20:13 Speaker 1</w:t>
      </w:r>
      <w:r w:rsidRPr="00793F38">
        <w:t> </w:t>
      </w:r>
    </w:p>
    <w:p w14:paraId="7F79C629" w14:textId="77777777" w:rsidR="00793F38" w:rsidRPr="00793F38" w:rsidRDefault="00793F38" w:rsidP="00793F38">
      <w:pPr>
        <w:spacing w:line="360" w:lineRule="auto"/>
      </w:pPr>
      <w:r w:rsidRPr="00793F38">
        <w:rPr>
          <w:lang w:val="en-US"/>
        </w:rPr>
        <w:t>It was part of the plan. That he would switch sides. It was not part of plan how we would get there and how we would evolve his Character in a way</w:t>
      </w:r>
      <w:proofErr w:type="gramStart"/>
      <w:r w:rsidRPr="00793F38">
        <w:rPr>
          <w:lang w:val="en-US"/>
        </w:rPr>
        <w:t xml:space="preserve"> That</w:t>
      </w:r>
      <w:proofErr w:type="gramEnd"/>
      <w:r w:rsidRPr="00793F38">
        <w:rPr>
          <w:lang w:val="en-US"/>
        </w:rPr>
        <w:t xml:space="preserve"> made it believable that he was changing and that made it feel like real redemption. That was a challenge. That was —, that was not obvious from the beginning. That was something we had to figure out, and we had to follow Zuko.</w:t>
      </w:r>
      <w:r w:rsidRPr="00793F38">
        <w:t>  </w:t>
      </w:r>
    </w:p>
    <w:p w14:paraId="7DB41C16" w14:textId="77777777" w:rsidR="00793F38" w:rsidRPr="00793F38" w:rsidRDefault="00793F38" w:rsidP="00793F38">
      <w:pPr>
        <w:spacing w:line="360" w:lineRule="auto"/>
      </w:pPr>
      <w:r w:rsidRPr="00793F38">
        <w:rPr>
          <w:lang w:val="en-US"/>
        </w:rPr>
        <w:t>00:20:37 Speaker 1</w:t>
      </w:r>
      <w:r w:rsidRPr="00793F38">
        <w:t> </w:t>
      </w:r>
    </w:p>
    <w:p w14:paraId="01A66850" w14:textId="77777777" w:rsidR="00793F38" w:rsidRPr="00793F38" w:rsidRDefault="00793F38" w:rsidP="00793F38">
      <w:pPr>
        <w:spacing w:line="360" w:lineRule="auto"/>
      </w:pPr>
      <w:r w:rsidRPr="00793F38">
        <w:rPr>
          <w:lang w:val="en-US"/>
        </w:rPr>
        <w:t xml:space="preserve">And we had to follow Iroh and, you know, one of the big pivot points for that was at the end of Season 2, which was </w:t>
      </w:r>
      <w:proofErr w:type="gramStart"/>
      <w:r w:rsidRPr="00793F38">
        <w:rPr>
          <w:lang w:val="en-US"/>
        </w:rPr>
        <w:t>actually in</w:t>
      </w:r>
      <w:proofErr w:type="gramEnd"/>
      <w:r w:rsidRPr="00793F38">
        <w:rPr>
          <w:lang w:val="en-US"/>
        </w:rPr>
        <w:t xml:space="preserve"> the original plan. That was when he Was going to switch.</w:t>
      </w:r>
      <w:r w:rsidRPr="00793F38">
        <w:t>  </w:t>
      </w:r>
    </w:p>
    <w:p w14:paraId="67FC8353" w14:textId="77777777" w:rsidR="00793F38" w:rsidRPr="00793F38" w:rsidRDefault="00793F38" w:rsidP="00793F38">
      <w:pPr>
        <w:spacing w:line="360" w:lineRule="auto"/>
      </w:pPr>
      <w:r w:rsidRPr="00793F38">
        <w:rPr>
          <w:lang w:val="en-US"/>
        </w:rPr>
        <w:t>00:20:48 Speaker 1</w:t>
      </w:r>
      <w:r w:rsidRPr="00793F38">
        <w:t> </w:t>
      </w:r>
    </w:p>
    <w:p w14:paraId="5D47052E" w14:textId="77777777" w:rsidR="00793F38" w:rsidRPr="00793F38" w:rsidRDefault="00793F38" w:rsidP="00793F38">
      <w:pPr>
        <w:spacing w:line="360" w:lineRule="auto"/>
      </w:pPr>
      <w:r w:rsidRPr="00793F38">
        <w:rPr>
          <w:lang w:val="en-US"/>
        </w:rPr>
        <w:t xml:space="preserve">This was a moment where we had — where I knew and realized, </w:t>
      </w:r>
      <w:proofErr w:type="gramStart"/>
      <w:r w:rsidRPr="00793F38">
        <w:rPr>
          <w:lang w:val="en-US"/>
        </w:rPr>
        <w:t>actually Azula</w:t>
      </w:r>
      <w:proofErr w:type="gramEnd"/>
      <w:r w:rsidRPr="00793F38">
        <w:rPr>
          <w:lang w:val="en-US"/>
        </w:rPr>
        <w:t xml:space="preserve"> was giving him the opportunity to go home and as bad as it feels, as much as we all want him to change sides, as much as we all want him to listen to Iroh and find himself, he's not ready Yet.</w:t>
      </w:r>
      <w:r w:rsidRPr="00793F38">
        <w:t>  </w:t>
      </w:r>
    </w:p>
    <w:p w14:paraId="089EAEF3" w14:textId="77777777" w:rsidR="00793F38" w:rsidRPr="00793F38" w:rsidRDefault="00793F38" w:rsidP="00793F38">
      <w:pPr>
        <w:spacing w:line="360" w:lineRule="auto"/>
      </w:pPr>
      <w:r w:rsidRPr="00793F38">
        <w:rPr>
          <w:lang w:val="en-US"/>
        </w:rPr>
        <w:t>00:21:04 Speaker 1</w:t>
      </w:r>
      <w:r w:rsidRPr="00793F38">
        <w:t> </w:t>
      </w:r>
    </w:p>
    <w:p w14:paraId="4AAA4FB5" w14:textId="77777777" w:rsidR="00793F38" w:rsidRPr="00793F38" w:rsidRDefault="00793F38" w:rsidP="00793F38">
      <w:pPr>
        <w:spacing w:line="360" w:lineRule="auto"/>
      </w:pPr>
      <w:r w:rsidRPr="00793F38">
        <w:rPr>
          <w:lang w:val="en-US"/>
        </w:rPr>
        <w:t xml:space="preserve">And he's going to go with Azula because he's always wanted it, and it's going to hurt. But that's where he </w:t>
      </w:r>
      <w:proofErr w:type="gramStart"/>
      <w:r w:rsidRPr="00793F38">
        <w:rPr>
          <w:lang w:val="en-US"/>
        </w:rPr>
        <w:t>has to</w:t>
      </w:r>
      <w:proofErr w:type="gramEnd"/>
      <w:r w:rsidRPr="00793F38">
        <w:rPr>
          <w:lang w:val="en-US"/>
        </w:rPr>
        <w:t xml:space="preserve"> go to really find himself. </w:t>
      </w:r>
      <w:proofErr w:type="gramStart"/>
      <w:r w:rsidRPr="00793F38">
        <w:rPr>
          <w:lang w:val="en-US"/>
        </w:rPr>
        <w:t>So</w:t>
      </w:r>
      <w:proofErr w:type="gramEnd"/>
      <w:r w:rsidRPr="00793F38">
        <w:rPr>
          <w:lang w:val="en-US"/>
        </w:rPr>
        <w:t xml:space="preserve"> there are moments like that occur so.</w:t>
      </w:r>
      <w:r w:rsidRPr="00793F38">
        <w:t>  </w:t>
      </w:r>
    </w:p>
    <w:p w14:paraId="02C0ABC6" w14:textId="77777777" w:rsidR="00793F38" w:rsidRPr="00793F38" w:rsidRDefault="00793F38" w:rsidP="00793F38">
      <w:pPr>
        <w:spacing w:line="360" w:lineRule="auto"/>
      </w:pPr>
      <w:r w:rsidRPr="00793F38">
        <w:rPr>
          <w:lang w:val="en-US"/>
        </w:rPr>
        <w:t>00:21:14 Speaker 2</w:t>
      </w:r>
      <w:r w:rsidRPr="00793F38">
        <w:t> </w:t>
      </w:r>
    </w:p>
    <w:p w14:paraId="348A7650" w14:textId="77777777" w:rsidR="00793F38" w:rsidRPr="00793F38" w:rsidRDefault="00793F38" w:rsidP="00793F38">
      <w:pPr>
        <w:spacing w:line="360" w:lineRule="auto"/>
      </w:pPr>
      <w:r w:rsidRPr="00793F38">
        <w:rPr>
          <w:lang w:val="en-US"/>
        </w:rPr>
        <w:t xml:space="preserve">OK, wow. Yeah, that's great insight to know, Like, you have this story beats in a sense, but you just move them until it feels ready for the character to be there. Yeah. I think the rest of the — I have what I need for the rest of my research. For now, I think so. </w:t>
      </w:r>
      <w:proofErr w:type="gramStart"/>
      <w:r w:rsidRPr="00793F38">
        <w:rPr>
          <w:lang w:val="en-US"/>
        </w:rPr>
        <w:t>It's been</w:t>
      </w:r>
      <w:proofErr w:type="gramEnd"/>
      <w:r w:rsidRPr="00793F38">
        <w:rPr>
          <w:lang w:val="en-US"/>
        </w:rPr>
        <w:t xml:space="preserve"> </w:t>
      </w:r>
      <w:proofErr w:type="gramStart"/>
      <w:r w:rsidRPr="00793F38">
        <w:rPr>
          <w:lang w:val="en-US"/>
        </w:rPr>
        <w:t>really great</w:t>
      </w:r>
      <w:proofErr w:type="gramEnd"/>
      <w:r w:rsidRPr="00793F38">
        <w:rPr>
          <w:lang w:val="en-US"/>
        </w:rPr>
        <w:t xml:space="preserve"> to meet and talk with you. I have like a lot of friends </w:t>
      </w:r>
      <w:proofErr w:type="gramStart"/>
      <w:r w:rsidRPr="00793F38">
        <w:rPr>
          <w:lang w:val="en-US"/>
        </w:rPr>
        <w:t>who</w:t>
      </w:r>
      <w:proofErr w:type="gramEnd"/>
      <w:r w:rsidRPr="00793F38">
        <w:rPr>
          <w:lang w:val="en-US"/>
        </w:rPr>
        <w:t xml:space="preserve"> always like. </w:t>
      </w:r>
      <w:proofErr w:type="spellStart"/>
      <w:r w:rsidRPr="00793F38">
        <w:rPr>
          <w:lang w:val="en-US"/>
        </w:rPr>
        <w:t>Ohh</w:t>
      </w:r>
      <w:proofErr w:type="spellEnd"/>
      <w:r w:rsidRPr="00793F38">
        <w:rPr>
          <w:lang w:val="en-US"/>
        </w:rPr>
        <w:t>. You're meeting with that person. Wow. You with Aaron. Like that's yeah. So.</w:t>
      </w:r>
      <w:r w:rsidRPr="00793F38">
        <w:t>  </w:t>
      </w:r>
    </w:p>
    <w:p w14:paraId="3EE9BB6C" w14:textId="77777777" w:rsidR="00793F38" w:rsidRPr="00793F38" w:rsidRDefault="00793F38" w:rsidP="00793F38">
      <w:pPr>
        <w:spacing w:line="360" w:lineRule="auto"/>
      </w:pPr>
      <w:r w:rsidRPr="00793F38">
        <w:rPr>
          <w:lang w:val="en-US"/>
        </w:rPr>
        <w:t>00:21:44 Speaker 1</w:t>
      </w:r>
      <w:r w:rsidRPr="00793F38">
        <w:t> </w:t>
      </w:r>
    </w:p>
    <w:p w14:paraId="27C7FF58" w14:textId="77777777" w:rsidR="00793F38" w:rsidRPr="00793F38" w:rsidRDefault="00793F38" w:rsidP="00793F38">
      <w:pPr>
        <w:spacing w:line="360" w:lineRule="auto"/>
      </w:pPr>
      <w:r w:rsidRPr="00793F38">
        <w:rPr>
          <w:lang w:val="en-US"/>
        </w:rPr>
        <w:lastRenderedPageBreak/>
        <w:t xml:space="preserve">Tell them to watch the Dragon Prince. We </w:t>
      </w:r>
      <w:proofErr w:type="spellStart"/>
      <w:r w:rsidRPr="00793F38">
        <w:rPr>
          <w:lang w:val="en-US"/>
        </w:rPr>
        <w:t>gotta</w:t>
      </w:r>
      <w:proofErr w:type="spellEnd"/>
      <w:r w:rsidRPr="00793F38">
        <w:rPr>
          <w:lang w:val="en-US"/>
        </w:rPr>
        <w:t xml:space="preserve"> make more awesome stuff I need people to watch it on Netflix so There you go.</w:t>
      </w:r>
      <w:r w:rsidRPr="00793F38">
        <w:t>  </w:t>
      </w:r>
    </w:p>
    <w:p w14:paraId="3E9B9608" w14:textId="77777777" w:rsidR="00793F38" w:rsidRPr="00793F38" w:rsidRDefault="00793F38" w:rsidP="00793F38">
      <w:pPr>
        <w:spacing w:line="360" w:lineRule="auto"/>
      </w:pPr>
      <w:r w:rsidRPr="00793F38">
        <w:rPr>
          <w:lang w:val="en-US"/>
        </w:rPr>
        <w:t>00:21:49 Speaker 2</w:t>
      </w:r>
      <w:r w:rsidRPr="00793F38">
        <w:t> </w:t>
      </w:r>
    </w:p>
    <w:p w14:paraId="08FE2C6F" w14:textId="17B3B14E" w:rsidR="001037BB" w:rsidRPr="000A6042" w:rsidRDefault="00793F38" w:rsidP="00793F38">
      <w:pPr>
        <w:spacing w:line="360" w:lineRule="auto"/>
      </w:pPr>
      <w:r w:rsidRPr="00793F38">
        <w:rPr>
          <w:lang w:val="en-US"/>
        </w:rPr>
        <w:t xml:space="preserve">I will tell my friends that. Yeah, I will talk to all the narrative designs as well about it. for now, </w:t>
      </w:r>
      <w:proofErr w:type="gramStart"/>
      <w:r w:rsidRPr="00793F38">
        <w:rPr>
          <w:lang w:val="en-US"/>
        </w:rPr>
        <w:t>It</w:t>
      </w:r>
      <w:proofErr w:type="gramEnd"/>
      <w:r w:rsidRPr="00793F38">
        <w:rPr>
          <w:lang w:val="en-US"/>
        </w:rPr>
        <w:t xml:space="preserve"> was very nice meeting you. I will send you the transcript of this as well. After I have written it out all.</w:t>
      </w:r>
      <w:r w:rsidRPr="00793F38">
        <w:t>  </w:t>
      </w:r>
    </w:p>
    <w:p w14:paraId="0000009F" w14:textId="59C535DB" w:rsidR="00F670F2" w:rsidRDefault="004F3F82">
      <w:pPr>
        <w:spacing w:line="360" w:lineRule="auto"/>
        <w:ind w:firstLine="1440"/>
      </w:pPr>
      <w:r>
        <w:br w:type="page"/>
      </w:r>
    </w:p>
    <w:p w14:paraId="0DA40ADA" w14:textId="77777777" w:rsidR="00940DFB" w:rsidRPr="00416FA9" w:rsidRDefault="00940DFB" w:rsidP="00940DFB">
      <w:pPr>
        <w:pStyle w:val="Heading1"/>
        <w:rPr>
          <w:lang w:val="en-US"/>
        </w:rPr>
      </w:pPr>
      <w:bookmarkStart w:id="365" w:name="_Toc197521823"/>
      <w:r w:rsidRPr="348B46B3">
        <w:rPr>
          <w:lang w:val="en-US"/>
        </w:rPr>
        <w:lastRenderedPageBreak/>
        <w:t xml:space="preserve">Appendix </w:t>
      </w:r>
      <w:r>
        <w:rPr>
          <w:lang w:val="en-US"/>
        </w:rPr>
        <w:t>B</w:t>
      </w:r>
      <w:r w:rsidRPr="348B46B3">
        <w:rPr>
          <w:lang w:val="en-US"/>
        </w:rPr>
        <w:t>: Participant gathering</w:t>
      </w:r>
      <w:bookmarkEnd w:id="365"/>
    </w:p>
    <w:p w14:paraId="6940FA86" w14:textId="77777777" w:rsidR="00940DFB" w:rsidRPr="00416FA9" w:rsidRDefault="00940DFB" w:rsidP="00940DFB">
      <w:pPr>
        <w:rPr>
          <w:lang w:val="en-US"/>
        </w:rPr>
      </w:pPr>
      <w:r w:rsidRPr="00416FA9">
        <w:rPr>
          <w:lang w:val="en-US"/>
        </w:rPr>
        <w:t>The participants will be found through the following means:</w:t>
      </w:r>
    </w:p>
    <w:p w14:paraId="7CD7E2C2" w14:textId="77777777" w:rsidR="00940DFB" w:rsidRDefault="00940DFB" w:rsidP="00012700">
      <w:pPr>
        <w:numPr>
          <w:ilvl w:val="0"/>
          <w:numId w:val="72"/>
        </w:numPr>
      </w:pPr>
      <w:proofErr w:type="spellStart"/>
      <w:r>
        <w:t>Redditpost</w:t>
      </w:r>
      <w:proofErr w:type="spellEnd"/>
      <w:r>
        <w:t xml:space="preserve"> on the subreddits: </w:t>
      </w:r>
    </w:p>
    <w:p w14:paraId="012324E4" w14:textId="77777777" w:rsidR="00940DFB" w:rsidRDefault="00940DFB" w:rsidP="00012700">
      <w:pPr>
        <w:numPr>
          <w:ilvl w:val="1"/>
          <w:numId w:val="72"/>
        </w:numPr>
      </w:pPr>
      <w:r>
        <w:t xml:space="preserve">r/writing </w:t>
      </w:r>
    </w:p>
    <w:p w14:paraId="21A8F2BC" w14:textId="77777777" w:rsidR="00940DFB" w:rsidRDefault="00940DFB" w:rsidP="00012700">
      <w:pPr>
        <w:numPr>
          <w:ilvl w:val="1"/>
          <w:numId w:val="72"/>
        </w:numPr>
        <w:shd w:val="clear" w:color="auto" w:fill="FFFFFF"/>
      </w:pPr>
      <w:r>
        <w:t>r/pedagogy</w:t>
      </w:r>
    </w:p>
    <w:p w14:paraId="6974EB43" w14:textId="77777777" w:rsidR="00940DFB" w:rsidRDefault="00940DFB" w:rsidP="00012700">
      <w:pPr>
        <w:numPr>
          <w:ilvl w:val="1"/>
          <w:numId w:val="72"/>
        </w:numPr>
        <w:shd w:val="clear" w:color="auto" w:fill="FFFFFF"/>
      </w:pPr>
      <w:r>
        <w:t>r/research</w:t>
      </w:r>
    </w:p>
    <w:p w14:paraId="457268CB" w14:textId="77777777" w:rsidR="00940DFB" w:rsidRPr="00BF27F8" w:rsidRDefault="00940DFB" w:rsidP="00012700">
      <w:pPr>
        <w:numPr>
          <w:ilvl w:val="1"/>
          <w:numId w:val="72"/>
        </w:numPr>
        <w:shd w:val="clear" w:color="auto" w:fill="FFFFFF"/>
      </w:pPr>
      <w:r w:rsidRPr="00BF27F8">
        <w:t>r/</w:t>
      </w:r>
      <w:proofErr w:type="spellStart"/>
      <w:r w:rsidRPr="00BF27F8">
        <w:t>shortstories</w:t>
      </w:r>
      <w:proofErr w:type="spellEnd"/>
    </w:p>
    <w:p w14:paraId="17CAFCA4" w14:textId="77777777" w:rsidR="00940DFB" w:rsidRPr="00BF27F8" w:rsidRDefault="00940DFB" w:rsidP="00012700">
      <w:pPr>
        <w:numPr>
          <w:ilvl w:val="1"/>
          <w:numId w:val="72"/>
        </w:numPr>
        <w:shd w:val="clear" w:color="auto" w:fill="FFFFFF" w:themeFill="background1"/>
      </w:pPr>
      <w:r w:rsidRPr="00BF27F8">
        <w:t>R/</w:t>
      </w:r>
      <w:proofErr w:type="spellStart"/>
      <w:r w:rsidRPr="00BF27F8">
        <w:t>samplesizeUK</w:t>
      </w:r>
      <w:proofErr w:type="spellEnd"/>
    </w:p>
    <w:p w14:paraId="614AE170" w14:textId="77777777" w:rsidR="00940DFB" w:rsidRDefault="00940DFB" w:rsidP="00012700">
      <w:pPr>
        <w:numPr>
          <w:ilvl w:val="1"/>
          <w:numId w:val="72"/>
        </w:numPr>
        <w:shd w:val="clear" w:color="auto" w:fill="FFFFFF" w:themeFill="background1"/>
      </w:pPr>
      <w:r>
        <w:t>r/</w:t>
      </w:r>
      <w:proofErr w:type="spellStart"/>
      <w:r>
        <w:t>samplesize</w:t>
      </w:r>
      <w:proofErr w:type="spellEnd"/>
    </w:p>
    <w:p w14:paraId="10B778EE" w14:textId="77777777" w:rsidR="00940DFB" w:rsidRDefault="00940DFB" w:rsidP="00012700">
      <w:pPr>
        <w:numPr>
          <w:ilvl w:val="0"/>
          <w:numId w:val="72"/>
        </w:numPr>
      </w:pPr>
      <w:proofErr w:type="spellStart"/>
      <w:r>
        <w:t>Linkedin</w:t>
      </w:r>
      <w:proofErr w:type="spellEnd"/>
      <w:r>
        <w:t xml:space="preserve"> post on</w:t>
      </w:r>
    </w:p>
    <w:p w14:paraId="474C71CE" w14:textId="77777777" w:rsidR="00940DFB" w:rsidRDefault="00940DFB" w:rsidP="00012700">
      <w:pPr>
        <w:numPr>
          <w:ilvl w:val="1"/>
          <w:numId w:val="72"/>
        </w:numPr>
      </w:pPr>
      <w:r>
        <w:rPr>
          <w:highlight w:val="white"/>
        </w:rPr>
        <w:t>UX Writing &amp; Content Design</w:t>
      </w:r>
    </w:p>
    <w:p w14:paraId="5AB6C5F9" w14:textId="77777777" w:rsidR="00940DFB" w:rsidRPr="00416FA9" w:rsidRDefault="00940DFB" w:rsidP="00012700">
      <w:pPr>
        <w:numPr>
          <w:ilvl w:val="1"/>
          <w:numId w:val="72"/>
        </w:numPr>
        <w:shd w:val="clear" w:color="auto" w:fill="FFFFFF"/>
        <w:rPr>
          <w:lang w:val="en-US"/>
        </w:rPr>
      </w:pPr>
      <w:r w:rsidRPr="00416FA9">
        <w:rPr>
          <w:lang w:val="en-US"/>
        </w:rPr>
        <w:t>Mastering the Art of Writing: A Group for Content Writers</w:t>
      </w:r>
    </w:p>
    <w:p w14:paraId="30D5CF01" w14:textId="77777777" w:rsidR="00940DFB" w:rsidRDefault="00940DFB" w:rsidP="00012700">
      <w:pPr>
        <w:numPr>
          <w:ilvl w:val="1"/>
          <w:numId w:val="72"/>
        </w:numPr>
        <w:rPr>
          <w:highlight w:val="white"/>
        </w:rPr>
      </w:pPr>
      <w:r>
        <w:rPr>
          <w:highlight w:val="white"/>
        </w:rPr>
        <w:t>Technical Writing Community</w:t>
      </w:r>
    </w:p>
    <w:p w14:paraId="15732245" w14:textId="77777777" w:rsidR="00940DFB" w:rsidRPr="00D56153" w:rsidRDefault="00940DFB" w:rsidP="00012700">
      <w:pPr>
        <w:numPr>
          <w:ilvl w:val="1"/>
          <w:numId w:val="72"/>
        </w:numPr>
        <w:rPr>
          <w:highlight w:val="white"/>
        </w:rPr>
      </w:pPr>
      <w:r w:rsidRPr="00D56153">
        <w:rPr>
          <w:highlight w:val="white"/>
        </w:rPr>
        <w:t>Brainstorming For Writers</w:t>
      </w:r>
    </w:p>
    <w:p w14:paraId="7CF680C9" w14:textId="77777777" w:rsidR="00940DFB" w:rsidRPr="00D56153" w:rsidRDefault="00940DFB" w:rsidP="00012700">
      <w:pPr>
        <w:numPr>
          <w:ilvl w:val="1"/>
          <w:numId w:val="72"/>
        </w:numPr>
      </w:pPr>
      <w:r w:rsidRPr="00D56153">
        <w:t>Technical Writing &amp; Content Management</w:t>
      </w:r>
    </w:p>
    <w:p w14:paraId="17B7A96A" w14:textId="77777777" w:rsidR="00940DFB" w:rsidRPr="00D56153" w:rsidRDefault="00940DFB" w:rsidP="00012700">
      <w:pPr>
        <w:numPr>
          <w:ilvl w:val="1"/>
          <w:numId w:val="72"/>
        </w:numPr>
        <w:rPr>
          <w:highlight w:val="white"/>
        </w:rPr>
      </w:pPr>
      <w:r w:rsidRPr="00D56153">
        <w:rPr>
          <w:highlight w:val="white"/>
        </w:rPr>
        <w:t xml:space="preserve">Book Writing, </w:t>
      </w:r>
      <w:proofErr w:type="spellStart"/>
      <w:r w:rsidRPr="00D56153">
        <w:rPr>
          <w:highlight w:val="white"/>
        </w:rPr>
        <w:t>Self Publishing</w:t>
      </w:r>
      <w:proofErr w:type="spellEnd"/>
      <w:r w:rsidRPr="00D56153">
        <w:rPr>
          <w:highlight w:val="white"/>
        </w:rPr>
        <w:t xml:space="preserve"> &amp; Marketing</w:t>
      </w:r>
    </w:p>
    <w:p w14:paraId="7BEB0DDD" w14:textId="77777777" w:rsidR="00940DFB" w:rsidRPr="00D56153" w:rsidRDefault="00940DFB" w:rsidP="00012700">
      <w:pPr>
        <w:numPr>
          <w:ilvl w:val="1"/>
          <w:numId w:val="72"/>
        </w:numPr>
      </w:pPr>
      <w:r w:rsidRPr="00D56153">
        <w:t>Creative Writers, Artists &amp; Designers</w:t>
      </w:r>
    </w:p>
    <w:p w14:paraId="037FC6A2" w14:textId="77777777" w:rsidR="00940DFB" w:rsidRPr="00D56153" w:rsidRDefault="00940DFB" w:rsidP="00012700">
      <w:pPr>
        <w:numPr>
          <w:ilvl w:val="1"/>
          <w:numId w:val="72"/>
        </w:numPr>
      </w:pPr>
      <w:r w:rsidRPr="00D56153">
        <w:t>Teaching Short Story Writing</w:t>
      </w:r>
    </w:p>
    <w:p w14:paraId="57F3E554" w14:textId="77777777" w:rsidR="00940DFB" w:rsidRPr="00D56153" w:rsidRDefault="00940DFB" w:rsidP="00012700">
      <w:pPr>
        <w:numPr>
          <w:ilvl w:val="1"/>
          <w:numId w:val="72"/>
        </w:numPr>
        <w:rPr>
          <w:lang w:val="en-US"/>
        </w:rPr>
      </w:pPr>
      <w:r w:rsidRPr="00D56153">
        <w:rPr>
          <w:lang w:val="en-US"/>
        </w:rPr>
        <w:t>Book Story: Writers Authors Poets Readers ~~ writing editing design publication marketing</w:t>
      </w:r>
    </w:p>
    <w:p w14:paraId="42B1B55C" w14:textId="77777777" w:rsidR="00940DFB" w:rsidRPr="00D56153" w:rsidRDefault="00940DFB" w:rsidP="00012700">
      <w:pPr>
        <w:numPr>
          <w:ilvl w:val="0"/>
          <w:numId w:val="72"/>
        </w:numPr>
      </w:pPr>
      <w:r w:rsidRPr="00D56153">
        <w:t>Facebook post groups</w:t>
      </w:r>
    </w:p>
    <w:p w14:paraId="04C1DD22" w14:textId="77777777" w:rsidR="00940DFB" w:rsidRPr="00D56153" w:rsidRDefault="00940DFB" w:rsidP="00012700">
      <w:pPr>
        <w:numPr>
          <w:ilvl w:val="1"/>
          <w:numId w:val="72"/>
        </w:numPr>
        <w:rPr>
          <w:lang w:val="en-US"/>
        </w:rPr>
      </w:pPr>
      <w:r w:rsidRPr="00D56153">
        <w:rPr>
          <w:lang w:val="en-US"/>
        </w:rPr>
        <w:t>A Novel Connection: Promote Your Books</w:t>
      </w:r>
    </w:p>
    <w:p w14:paraId="1C4D2085" w14:textId="77777777" w:rsidR="00940DFB" w:rsidRPr="00D56153" w:rsidRDefault="00940DFB" w:rsidP="00012700">
      <w:pPr>
        <w:numPr>
          <w:ilvl w:val="1"/>
          <w:numId w:val="72"/>
        </w:numPr>
      </w:pPr>
      <w:r w:rsidRPr="00D56153">
        <w:t>Authors Promoting Authors</w:t>
      </w:r>
    </w:p>
    <w:p w14:paraId="55E54683" w14:textId="77777777" w:rsidR="00940DFB" w:rsidRPr="00D56153" w:rsidRDefault="00940DFB" w:rsidP="00012700">
      <w:pPr>
        <w:numPr>
          <w:ilvl w:val="1"/>
          <w:numId w:val="72"/>
        </w:numPr>
      </w:pPr>
      <w:r w:rsidRPr="00D56153">
        <w:t>Authors &amp; Writers - Book Promotion &amp; Discussion</w:t>
      </w:r>
    </w:p>
    <w:p w14:paraId="57CEF245" w14:textId="77777777" w:rsidR="00940DFB" w:rsidRPr="00D56153" w:rsidRDefault="00940DFB" w:rsidP="00012700">
      <w:pPr>
        <w:numPr>
          <w:ilvl w:val="1"/>
          <w:numId w:val="72"/>
        </w:numPr>
      </w:pPr>
      <w:r w:rsidRPr="00D56153">
        <w:t>All Things Books</w:t>
      </w:r>
    </w:p>
    <w:p w14:paraId="39312360" w14:textId="77777777" w:rsidR="00940DFB" w:rsidRPr="00D56153" w:rsidRDefault="00940DFB" w:rsidP="00012700">
      <w:pPr>
        <w:numPr>
          <w:ilvl w:val="1"/>
          <w:numId w:val="72"/>
        </w:numPr>
      </w:pPr>
      <w:r w:rsidRPr="00D56153">
        <w:t>AUTHORS AND WRITERS</w:t>
      </w:r>
    </w:p>
    <w:p w14:paraId="2D26D957" w14:textId="77777777" w:rsidR="00940DFB" w:rsidRPr="00D56153" w:rsidRDefault="00940DFB" w:rsidP="00012700">
      <w:pPr>
        <w:numPr>
          <w:ilvl w:val="1"/>
          <w:numId w:val="72"/>
        </w:numPr>
      </w:pPr>
      <w:r w:rsidRPr="00D56153">
        <w:t>Book writing and editing</w:t>
      </w:r>
    </w:p>
    <w:p w14:paraId="466CB2AD" w14:textId="77777777" w:rsidR="00940DFB" w:rsidRPr="00D56153" w:rsidRDefault="00940DFB" w:rsidP="00012700">
      <w:pPr>
        <w:numPr>
          <w:ilvl w:val="1"/>
          <w:numId w:val="72"/>
        </w:numPr>
      </w:pPr>
      <w:r w:rsidRPr="00D56153">
        <w:t>Book Promotion</w:t>
      </w:r>
    </w:p>
    <w:p w14:paraId="530F690B" w14:textId="77777777" w:rsidR="00940DFB" w:rsidRPr="00D56153" w:rsidRDefault="00940DFB" w:rsidP="00012700">
      <w:pPr>
        <w:numPr>
          <w:ilvl w:val="1"/>
          <w:numId w:val="72"/>
        </w:numPr>
      </w:pPr>
      <w:r w:rsidRPr="00D56153">
        <w:rPr>
          <w:lang w:val="en-US"/>
        </w:rPr>
        <w:t xml:space="preserve">Book Writing, Editing, Publishing &amp; Marketing. </w:t>
      </w:r>
      <w:r w:rsidRPr="00D56153">
        <w:t>Write and Grow Rich!</w:t>
      </w:r>
    </w:p>
    <w:p w14:paraId="0667C638" w14:textId="77777777" w:rsidR="00940DFB" w:rsidRPr="00D56153" w:rsidRDefault="00940DFB" w:rsidP="00012700">
      <w:pPr>
        <w:numPr>
          <w:ilvl w:val="1"/>
          <w:numId w:val="72"/>
        </w:numPr>
      </w:pPr>
      <w:r w:rsidRPr="00D56153">
        <w:t>Inner Circle Writers' Group</w:t>
      </w:r>
    </w:p>
    <w:p w14:paraId="562BFA5B" w14:textId="77777777" w:rsidR="00940DFB" w:rsidRPr="00D56153" w:rsidRDefault="00940DFB" w:rsidP="00012700">
      <w:pPr>
        <w:numPr>
          <w:ilvl w:val="1"/>
          <w:numId w:val="72"/>
        </w:numPr>
      </w:pPr>
      <w:r w:rsidRPr="00D56153">
        <w:t>Indie author book promotions</w:t>
      </w:r>
    </w:p>
    <w:p w14:paraId="70304EBF" w14:textId="77777777" w:rsidR="00940DFB" w:rsidRPr="00D56153" w:rsidRDefault="00940DFB" w:rsidP="00012700">
      <w:pPr>
        <w:numPr>
          <w:ilvl w:val="1"/>
          <w:numId w:val="72"/>
        </w:numPr>
      </w:pPr>
      <w:r w:rsidRPr="00D56153">
        <w:t>New Writers and Authors</w:t>
      </w:r>
    </w:p>
    <w:p w14:paraId="0849DF7D" w14:textId="77777777" w:rsidR="00940DFB" w:rsidRPr="00D56153" w:rsidRDefault="00940DFB" w:rsidP="00012700">
      <w:pPr>
        <w:numPr>
          <w:ilvl w:val="1"/>
          <w:numId w:val="72"/>
        </w:numPr>
      </w:pPr>
      <w:r w:rsidRPr="00D56153">
        <w:t>Promote your book</w:t>
      </w:r>
    </w:p>
    <w:p w14:paraId="150F79AE" w14:textId="77777777" w:rsidR="00940DFB" w:rsidRPr="00D56153" w:rsidRDefault="00940DFB" w:rsidP="00012700">
      <w:pPr>
        <w:numPr>
          <w:ilvl w:val="1"/>
          <w:numId w:val="72"/>
        </w:numPr>
      </w:pPr>
      <w:proofErr w:type="spellStart"/>
      <w:r w:rsidRPr="00D56153">
        <w:t>Surveycircle</w:t>
      </w:r>
      <w:proofErr w:type="spellEnd"/>
    </w:p>
    <w:p w14:paraId="0DBBD5B1" w14:textId="77777777" w:rsidR="00940DFB" w:rsidRPr="00D56153" w:rsidRDefault="00940DFB" w:rsidP="00012700">
      <w:pPr>
        <w:numPr>
          <w:ilvl w:val="1"/>
          <w:numId w:val="72"/>
        </w:numPr>
      </w:pPr>
      <w:r w:rsidRPr="00D56153">
        <w:t>Short stories and poetry writers</w:t>
      </w:r>
    </w:p>
    <w:p w14:paraId="298D6220" w14:textId="77777777" w:rsidR="00940DFB" w:rsidRPr="00D56153" w:rsidRDefault="00940DFB" w:rsidP="00012700">
      <w:pPr>
        <w:numPr>
          <w:ilvl w:val="1"/>
          <w:numId w:val="72"/>
        </w:numPr>
      </w:pPr>
      <w:r w:rsidRPr="00D56153">
        <w:t>THE WRITERS FORUM</w:t>
      </w:r>
    </w:p>
    <w:p w14:paraId="2FFA1C66" w14:textId="77777777" w:rsidR="00940DFB" w:rsidRPr="00D56153" w:rsidRDefault="00940DFB" w:rsidP="00012700">
      <w:pPr>
        <w:numPr>
          <w:ilvl w:val="1"/>
          <w:numId w:val="72"/>
        </w:numPr>
      </w:pPr>
      <w:r w:rsidRPr="00D56153">
        <w:t>The writer’s link</w:t>
      </w:r>
    </w:p>
    <w:p w14:paraId="2920466E" w14:textId="77777777" w:rsidR="00940DFB" w:rsidRPr="00D56153" w:rsidRDefault="00940DFB" w:rsidP="00012700">
      <w:pPr>
        <w:numPr>
          <w:ilvl w:val="1"/>
          <w:numId w:val="72"/>
        </w:numPr>
      </w:pPr>
      <w:r w:rsidRPr="00D56153">
        <w:t>Writers Community</w:t>
      </w:r>
    </w:p>
    <w:p w14:paraId="563AA77A" w14:textId="77777777" w:rsidR="00940DFB" w:rsidRPr="00D56153" w:rsidRDefault="00940DFB" w:rsidP="00012700">
      <w:pPr>
        <w:numPr>
          <w:ilvl w:val="1"/>
          <w:numId w:val="72"/>
        </w:numPr>
      </w:pPr>
      <w:r w:rsidRPr="00D56153">
        <w:t>Writers Group</w:t>
      </w:r>
    </w:p>
    <w:p w14:paraId="2337D208" w14:textId="77777777" w:rsidR="00940DFB" w:rsidRPr="00D56153" w:rsidRDefault="00940DFB" w:rsidP="00012700">
      <w:pPr>
        <w:numPr>
          <w:ilvl w:val="1"/>
          <w:numId w:val="72"/>
        </w:numPr>
      </w:pPr>
      <w:r w:rsidRPr="00D56153">
        <w:t>The Writing Writers</w:t>
      </w:r>
    </w:p>
    <w:p w14:paraId="2F814729" w14:textId="77777777" w:rsidR="00940DFB" w:rsidRPr="00D56153" w:rsidRDefault="00940DFB" w:rsidP="00012700">
      <w:pPr>
        <w:numPr>
          <w:ilvl w:val="1"/>
          <w:numId w:val="72"/>
        </w:numPr>
        <w:rPr>
          <w:lang w:val="en-US"/>
        </w:rPr>
      </w:pPr>
      <w:r w:rsidRPr="00D56153">
        <w:rPr>
          <w:rFonts w:ascii="Arial Unicode MS" w:eastAsia="Arial Unicode MS" w:hAnsi="Arial Unicode MS" w:cs="Arial Unicode MS"/>
          <w:lang w:val="en-US"/>
        </w:rPr>
        <w:t>#WriteTip： Writing Tips, Tricks, Tools, Techniques and Theories</w:t>
      </w:r>
    </w:p>
    <w:p w14:paraId="0D93C9F6" w14:textId="77777777" w:rsidR="00940DFB" w:rsidRPr="00D56153" w:rsidRDefault="00940DFB" w:rsidP="00012700">
      <w:pPr>
        <w:numPr>
          <w:ilvl w:val="0"/>
          <w:numId w:val="72"/>
        </w:numPr>
      </w:pPr>
      <w:r w:rsidRPr="00D56153">
        <w:t>Discord post groups</w:t>
      </w:r>
    </w:p>
    <w:p w14:paraId="79B7A294" w14:textId="77777777" w:rsidR="00940DFB" w:rsidRPr="00D56153" w:rsidRDefault="00940DFB" w:rsidP="00012700">
      <w:pPr>
        <w:numPr>
          <w:ilvl w:val="1"/>
          <w:numId w:val="72"/>
        </w:numPr>
        <w:rPr>
          <w:lang w:val="en-US"/>
        </w:rPr>
      </w:pPr>
      <w:r w:rsidRPr="00D56153">
        <w:rPr>
          <w:lang w:val="en-US"/>
        </w:rPr>
        <w:t xml:space="preserve">creative writing </w:t>
      </w:r>
      <w:proofErr w:type="gramStart"/>
      <w:r w:rsidRPr="00D56153">
        <w:rPr>
          <w:lang w:val="en-US"/>
        </w:rPr>
        <w:t>club(</w:t>
      </w:r>
      <w:proofErr w:type="gramEnd"/>
      <w:r w:rsidRPr="00D56153">
        <w:rPr>
          <w:lang w:val="en-US"/>
        </w:rPr>
        <w:t>Breda University club)</w:t>
      </w:r>
    </w:p>
    <w:p w14:paraId="14E4FB28" w14:textId="77777777" w:rsidR="00940DFB" w:rsidRPr="00D56153" w:rsidRDefault="00940DFB" w:rsidP="00012700">
      <w:pPr>
        <w:numPr>
          <w:ilvl w:val="1"/>
          <w:numId w:val="72"/>
        </w:numPr>
      </w:pPr>
      <w:r w:rsidRPr="00D56153">
        <w:t>BUAS Narrative guild</w:t>
      </w:r>
    </w:p>
    <w:p w14:paraId="2A4E90C6" w14:textId="77777777" w:rsidR="00940DFB" w:rsidRPr="00D56153" w:rsidRDefault="00940DFB" w:rsidP="00012700">
      <w:pPr>
        <w:numPr>
          <w:ilvl w:val="1"/>
          <w:numId w:val="72"/>
        </w:numPr>
      </w:pPr>
      <w:r w:rsidRPr="00D56153">
        <w:t>narrative house</w:t>
      </w:r>
    </w:p>
    <w:p w14:paraId="2314BC25" w14:textId="77777777" w:rsidR="00940DFB" w:rsidRPr="00D56153" w:rsidRDefault="00940DFB" w:rsidP="00012700">
      <w:pPr>
        <w:numPr>
          <w:ilvl w:val="1"/>
          <w:numId w:val="72"/>
        </w:numPr>
      </w:pPr>
      <w:r w:rsidRPr="00D56153">
        <w:lastRenderedPageBreak/>
        <w:t>The writing hub</w:t>
      </w:r>
    </w:p>
    <w:p w14:paraId="6D82A477" w14:textId="77777777" w:rsidR="00940DFB" w:rsidRPr="00D56153" w:rsidRDefault="00940DFB" w:rsidP="00012700">
      <w:pPr>
        <w:numPr>
          <w:ilvl w:val="1"/>
          <w:numId w:val="72"/>
        </w:numPr>
      </w:pPr>
      <w:r w:rsidRPr="00D56153">
        <w:t>Mages of Pages</w:t>
      </w:r>
    </w:p>
    <w:p w14:paraId="47EC5EF1" w14:textId="77777777" w:rsidR="00940DFB" w:rsidRPr="00D56153" w:rsidRDefault="00940DFB" w:rsidP="00012700">
      <w:pPr>
        <w:numPr>
          <w:ilvl w:val="1"/>
          <w:numId w:val="72"/>
        </w:numPr>
      </w:pPr>
      <w:r w:rsidRPr="00D56153">
        <w:t>Writers bubble</w:t>
      </w:r>
    </w:p>
    <w:p w14:paraId="52032B2D" w14:textId="77777777" w:rsidR="00940DFB" w:rsidRPr="00D56153" w:rsidRDefault="00940DFB" w:rsidP="00012700">
      <w:pPr>
        <w:numPr>
          <w:ilvl w:val="1"/>
          <w:numId w:val="72"/>
        </w:numPr>
      </w:pPr>
      <w:r w:rsidRPr="00D56153">
        <w:t xml:space="preserve">The </w:t>
      </w:r>
      <w:proofErr w:type="gramStart"/>
      <w:r w:rsidRPr="00D56153">
        <w:t>writers</w:t>
      </w:r>
      <w:proofErr w:type="gramEnd"/>
      <w:r w:rsidRPr="00D56153">
        <w:t xml:space="preserve"> factory</w:t>
      </w:r>
    </w:p>
    <w:p w14:paraId="5E9C3F34" w14:textId="77777777" w:rsidR="00940DFB" w:rsidRPr="00D56153" w:rsidRDefault="00940DFB" w:rsidP="00012700">
      <w:pPr>
        <w:numPr>
          <w:ilvl w:val="1"/>
          <w:numId w:val="72"/>
        </w:numPr>
      </w:pPr>
      <w:r w:rsidRPr="00D56153">
        <w:t>Fantasy Writers Forever!</w:t>
      </w:r>
    </w:p>
    <w:p w14:paraId="2B319046" w14:textId="77777777" w:rsidR="00940DFB" w:rsidRPr="00D56153" w:rsidRDefault="00940DFB" w:rsidP="00012700">
      <w:pPr>
        <w:numPr>
          <w:ilvl w:val="1"/>
          <w:numId w:val="72"/>
        </w:numPr>
      </w:pPr>
      <w:proofErr w:type="spellStart"/>
      <w:r w:rsidRPr="00D56153">
        <w:t>Bookdun</w:t>
      </w:r>
      <w:proofErr w:type="spellEnd"/>
    </w:p>
    <w:p w14:paraId="277893DD" w14:textId="77777777" w:rsidR="00940DFB" w:rsidRPr="00D56153" w:rsidRDefault="00940DFB" w:rsidP="00012700">
      <w:pPr>
        <w:numPr>
          <w:ilvl w:val="0"/>
          <w:numId w:val="72"/>
        </w:numPr>
      </w:pPr>
      <w:proofErr w:type="spellStart"/>
      <w:r w:rsidRPr="00D56153">
        <w:t>Whatsapp</w:t>
      </w:r>
      <w:proofErr w:type="spellEnd"/>
      <w:r w:rsidRPr="00D56153">
        <w:t xml:space="preserve"> groups</w:t>
      </w:r>
    </w:p>
    <w:p w14:paraId="7B4BB15D" w14:textId="77777777" w:rsidR="00940DFB" w:rsidRPr="00D56153" w:rsidRDefault="00940DFB" w:rsidP="00012700">
      <w:pPr>
        <w:numPr>
          <w:ilvl w:val="1"/>
          <w:numId w:val="72"/>
        </w:numPr>
      </w:pPr>
      <w:r w:rsidRPr="00D56153">
        <w:t xml:space="preserve">Writing club </w:t>
      </w:r>
      <w:proofErr w:type="spellStart"/>
      <w:r w:rsidRPr="00D56153">
        <w:t>sunday</w:t>
      </w:r>
      <w:proofErr w:type="spellEnd"/>
    </w:p>
    <w:p w14:paraId="3387BC89" w14:textId="77777777" w:rsidR="00940DFB" w:rsidRPr="00D56153" w:rsidRDefault="00940DFB" w:rsidP="00012700">
      <w:pPr>
        <w:numPr>
          <w:ilvl w:val="0"/>
          <w:numId w:val="72"/>
        </w:numPr>
      </w:pPr>
      <w:r w:rsidRPr="00D56153">
        <w:t xml:space="preserve">print flyers on </w:t>
      </w:r>
      <w:proofErr w:type="spellStart"/>
      <w:r w:rsidRPr="00D56153">
        <w:t>breda</w:t>
      </w:r>
      <w:proofErr w:type="spellEnd"/>
      <w:r w:rsidRPr="00D56153">
        <w:t xml:space="preserve"> university</w:t>
      </w:r>
    </w:p>
    <w:p w14:paraId="7958AAFC" w14:textId="77777777" w:rsidR="00940DFB" w:rsidRPr="00D56153" w:rsidRDefault="00940DFB" w:rsidP="00012700">
      <w:pPr>
        <w:numPr>
          <w:ilvl w:val="0"/>
          <w:numId w:val="72"/>
        </w:numPr>
      </w:pPr>
      <w:r w:rsidRPr="00D56153">
        <w:t>Debate club Tilburg</w:t>
      </w:r>
    </w:p>
    <w:p w14:paraId="59A46FDE" w14:textId="77777777" w:rsidR="00940DFB" w:rsidRPr="00D56153" w:rsidRDefault="00940DFB" w:rsidP="00012700">
      <w:pPr>
        <w:numPr>
          <w:ilvl w:val="0"/>
          <w:numId w:val="72"/>
        </w:numPr>
      </w:pPr>
      <w:r w:rsidRPr="00D56153">
        <w:t>friends and family texts</w:t>
      </w:r>
    </w:p>
    <w:p w14:paraId="70B2686B" w14:textId="77777777" w:rsidR="00940DFB" w:rsidRPr="00D56153" w:rsidRDefault="00940DFB" w:rsidP="00012700">
      <w:pPr>
        <w:numPr>
          <w:ilvl w:val="0"/>
          <w:numId w:val="72"/>
        </w:numPr>
        <w:rPr>
          <w:lang w:val="en-US"/>
        </w:rPr>
      </w:pPr>
      <w:r w:rsidRPr="00D56153">
        <w:rPr>
          <w:lang w:val="en-US"/>
        </w:rPr>
        <w:t>Unilife</w:t>
      </w:r>
    </w:p>
    <w:p w14:paraId="075CC709" w14:textId="77777777" w:rsidR="00940DFB" w:rsidRPr="00D56153" w:rsidRDefault="00940DFB" w:rsidP="00012700">
      <w:pPr>
        <w:numPr>
          <w:ilvl w:val="0"/>
          <w:numId w:val="72"/>
        </w:numPr>
        <w:rPr>
          <w:lang w:val="en-US"/>
        </w:rPr>
      </w:pPr>
      <w:proofErr w:type="spellStart"/>
      <w:r w:rsidRPr="00D56153">
        <w:rPr>
          <w:lang w:val="en-US"/>
        </w:rPr>
        <w:t>surveyswap</w:t>
      </w:r>
      <w:proofErr w:type="spellEnd"/>
    </w:p>
    <w:p w14:paraId="0D4C68FB" w14:textId="77777777" w:rsidR="00940DFB" w:rsidRPr="00416FA9" w:rsidRDefault="00940DFB" w:rsidP="00940DFB">
      <w:pPr>
        <w:rPr>
          <w:lang w:val="en-US"/>
        </w:rPr>
      </w:pPr>
    </w:p>
    <w:p w14:paraId="47642E50" w14:textId="77777777" w:rsidR="00940DFB" w:rsidRPr="00416FA9" w:rsidRDefault="00940DFB" w:rsidP="00940DFB">
      <w:pPr>
        <w:rPr>
          <w:lang w:val="en-US"/>
        </w:rPr>
      </w:pPr>
    </w:p>
    <w:p w14:paraId="7B05192F" w14:textId="427EA3DC" w:rsidR="00940DFB" w:rsidRDefault="00940DFB">
      <w:pPr>
        <w:rPr>
          <w:b/>
          <w:sz w:val="36"/>
          <w:szCs w:val="36"/>
          <w:lang w:val="en-US"/>
        </w:rPr>
      </w:pPr>
      <w:r>
        <w:rPr>
          <w:lang w:val="en-US"/>
        </w:rPr>
        <w:br w:type="page"/>
      </w:r>
    </w:p>
    <w:p w14:paraId="79868E30" w14:textId="3CCA8930" w:rsidR="00EB5157" w:rsidRPr="00416FA9" w:rsidRDefault="00EB5157" w:rsidP="00EB5157">
      <w:pPr>
        <w:pStyle w:val="Heading1"/>
        <w:rPr>
          <w:lang w:val="en-US"/>
        </w:rPr>
      </w:pPr>
      <w:bookmarkStart w:id="366" w:name="_Toc197521824"/>
      <w:r w:rsidRPr="00416FA9">
        <w:rPr>
          <w:lang w:val="en-US"/>
        </w:rPr>
        <w:lastRenderedPageBreak/>
        <w:t xml:space="preserve">Appendix </w:t>
      </w:r>
      <w:r w:rsidR="00940DFB">
        <w:rPr>
          <w:lang w:val="en-US"/>
        </w:rPr>
        <w:t>C</w:t>
      </w:r>
      <w:r w:rsidRPr="00416FA9">
        <w:rPr>
          <w:lang w:val="en-US"/>
        </w:rPr>
        <w:t>: Message on Forums</w:t>
      </w:r>
      <w:bookmarkEnd w:id="366"/>
    </w:p>
    <w:p w14:paraId="3A09CCF6" w14:textId="77777777" w:rsidR="00EB5157" w:rsidRPr="00416FA9" w:rsidRDefault="00EB5157" w:rsidP="00EB5157">
      <w:pPr>
        <w:rPr>
          <w:lang w:val="en-US"/>
        </w:rPr>
      </w:pPr>
      <w:r w:rsidRPr="00416FA9">
        <w:rPr>
          <w:lang w:val="en-US"/>
        </w:rPr>
        <w:t>Hi everyone,</w:t>
      </w:r>
    </w:p>
    <w:p w14:paraId="2508C738" w14:textId="4E7DA3F3" w:rsidR="00EB5157" w:rsidRPr="00416FA9" w:rsidRDefault="00EB5157" w:rsidP="00EB5157">
      <w:pPr>
        <w:rPr>
          <w:lang w:val="en-US"/>
        </w:rPr>
      </w:pPr>
      <w:r w:rsidRPr="00416FA9">
        <w:rPr>
          <w:lang w:val="en-US"/>
        </w:rPr>
        <w:t xml:space="preserve">I am </w:t>
      </w:r>
      <w:r w:rsidR="001C5916">
        <w:rPr>
          <w:lang w:val="en-US"/>
        </w:rPr>
        <w:t>part of</w:t>
      </w:r>
      <w:r w:rsidRPr="00416FA9">
        <w:rPr>
          <w:lang w:val="en-US"/>
        </w:rPr>
        <w:t xml:space="preserve"> a narrative</w:t>
      </w:r>
      <w:r w:rsidR="0044631C">
        <w:rPr>
          <w:lang w:val="en-US"/>
        </w:rPr>
        <w:t xml:space="preserve"> research</w:t>
      </w:r>
      <w:r w:rsidRPr="00416FA9">
        <w:rPr>
          <w:lang w:val="en-US"/>
        </w:rPr>
        <w:t xml:space="preserve"> study</w:t>
      </w:r>
      <w:r w:rsidR="003E77DE">
        <w:rPr>
          <w:lang w:val="en-US"/>
        </w:rPr>
        <w:t xml:space="preserve"> </w:t>
      </w:r>
      <w:r w:rsidRPr="00416FA9">
        <w:rPr>
          <w:lang w:val="en-US"/>
        </w:rPr>
        <w:t xml:space="preserve">and could use your help. I’m looking for </w:t>
      </w:r>
      <w:r w:rsidR="003E77DE">
        <w:rPr>
          <w:lang w:val="en-US"/>
        </w:rPr>
        <w:t>people</w:t>
      </w:r>
      <w:r w:rsidRPr="00416FA9">
        <w:rPr>
          <w:lang w:val="en-US"/>
        </w:rPr>
        <w:t xml:space="preserve"> aged </w:t>
      </w:r>
      <w:r w:rsidR="009D684F">
        <w:rPr>
          <w:lang w:val="en-US"/>
        </w:rPr>
        <w:t xml:space="preserve">18 to </w:t>
      </w:r>
      <w:r w:rsidRPr="00416FA9">
        <w:rPr>
          <w:lang w:val="en-US"/>
        </w:rPr>
        <w:t xml:space="preserve">25 to fill out a short survey. It takes about </w:t>
      </w:r>
      <w:r w:rsidR="003E77DE">
        <w:rPr>
          <w:lang w:val="en-US"/>
        </w:rPr>
        <w:t>15</w:t>
      </w:r>
      <w:r w:rsidRPr="00416FA9">
        <w:rPr>
          <w:lang w:val="en-US"/>
        </w:rPr>
        <w:t xml:space="preserve"> minutes and is anonymous. </w:t>
      </w:r>
      <w:r w:rsidR="00735563">
        <w:rPr>
          <w:lang w:val="en-US"/>
        </w:rPr>
        <w:t xml:space="preserve">The goal of the study is to help writers create better stories. </w:t>
      </w:r>
      <w:r w:rsidRPr="00416FA9">
        <w:rPr>
          <w:lang w:val="en-US"/>
        </w:rPr>
        <w:t xml:space="preserve">I would really appreciate it if you could fill this in and send it to friends &amp; family. The more people fill it in, the better. You can sign up for the study with the link below, you will then get an email with the survey within 5 minutes. Thanks in advance. </w:t>
      </w:r>
    </w:p>
    <w:p w14:paraId="5CCF7E9E" w14:textId="77777777" w:rsidR="00EB5157" w:rsidRPr="00416FA9" w:rsidRDefault="00EB5157" w:rsidP="00EB5157">
      <w:pPr>
        <w:rPr>
          <w:lang w:val="en-US"/>
        </w:rPr>
      </w:pPr>
    </w:p>
    <w:p w14:paraId="59DD3371" w14:textId="59A271D8" w:rsidR="00030B54" w:rsidRDefault="00EB5157" w:rsidP="00030B54">
      <w:r w:rsidRPr="00416FA9">
        <w:rPr>
          <w:lang w:val="en-US"/>
        </w:rPr>
        <w:t xml:space="preserve">Link: </w:t>
      </w:r>
      <w:hyperlink r:id="rId27">
        <w:r w:rsidRPr="00416FA9">
          <w:rPr>
            <w:color w:val="1155CC"/>
            <w:u w:val="single"/>
            <w:lang w:val="en-US"/>
          </w:rPr>
          <w:t>https://forms.gle/h1ZYzhM5MDsvc4NA6</w:t>
        </w:r>
      </w:hyperlink>
    </w:p>
    <w:p w14:paraId="4CE7C3B7" w14:textId="77777777" w:rsidR="00030B54" w:rsidRDefault="00030B54" w:rsidP="00030B54"/>
    <w:p w14:paraId="70663DEB" w14:textId="77777777" w:rsidR="00030B54" w:rsidRDefault="00030B54" w:rsidP="00030B54"/>
    <w:p w14:paraId="4FCB5744" w14:textId="77777777" w:rsidR="00416CD3" w:rsidRDefault="00416CD3" w:rsidP="00030B54"/>
    <w:p w14:paraId="100932B4" w14:textId="50398501" w:rsidR="00416CD3" w:rsidRDefault="00416CD3" w:rsidP="00030B54">
      <w:r>
        <w:rPr>
          <w:noProof/>
        </w:rPr>
        <w:drawing>
          <wp:inline distT="0" distB="0" distL="0" distR="0" wp14:anchorId="4492A03C" wp14:editId="247CB636">
            <wp:extent cx="2681785" cy="2681785"/>
            <wp:effectExtent l="0" t="0" r="4445" b="4445"/>
            <wp:docPr id="208129086" name="Picture 1"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9086" name="Picture 1" descr="A qr code on a white background&#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5407" cy="2685407"/>
                    </a:xfrm>
                    <a:prstGeom prst="rect">
                      <a:avLst/>
                    </a:prstGeom>
                    <a:noFill/>
                    <a:ln>
                      <a:noFill/>
                    </a:ln>
                  </pic:spPr>
                </pic:pic>
              </a:graphicData>
            </a:graphic>
          </wp:inline>
        </w:drawing>
      </w:r>
    </w:p>
    <w:p w14:paraId="1567E5F8" w14:textId="45032D40" w:rsidR="004A5E0C" w:rsidRPr="00030B54" w:rsidRDefault="004A5E0C" w:rsidP="00030B54">
      <w:r>
        <w:t>Figure 7.1</w:t>
      </w:r>
      <w:r w:rsidR="00B65372">
        <w:t xml:space="preserve">. QR code for </w:t>
      </w:r>
      <w:r w:rsidR="004E4609">
        <w:t>sign up form</w:t>
      </w:r>
    </w:p>
    <w:p w14:paraId="3E1C74EE" w14:textId="77777777" w:rsidR="00EB5157" w:rsidRDefault="00EB5157">
      <w:pPr>
        <w:rPr>
          <w:b/>
          <w:sz w:val="36"/>
          <w:szCs w:val="36"/>
          <w:lang w:val="en-US"/>
        </w:rPr>
      </w:pPr>
      <w:r>
        <w:rPr>
          <w:lang w:val="en-US"/>
        </w:rPr>
        <w:br w:type="page"/>
      </w:r>
    </w:p>
    <w:p w14:paraId="4BA02884" w14:textId="5F1B233A" w:rsidR="0087444F" w:rsidRPr="00416FA9" w:rsidRDefault="776FB92D" w:rsidP="3C9A46C7">
      <w:pPr>
        <w:pStyle w:val="Heading1"/>
        <w:rPr>
          <w:lang w:val="en-US"/>
        </w:rPr>
      </w:pPr>
      <w:bookmarkStart w:id="367" w:name="_Toc197521825"/>
      <w:r w:rsidRPr="3C9A46C7">
        <w:rPr>
          <w:lang w:val="en-US"/>
        </w:rPr>
        <w:lastRenderedPageBreak/>
        <w:t xml:space="preserve">Appendix </w:t>
      </w:r>
      <w:r w:rsidR="00940DFB">
        <w:rPr>
          <w:lang w:val="en-US"/>
        </w:rPr>
        <w:t>D</w:t>
      </w:r>
      <w:r w:rsidRPr="3C9A46C7">
        <w:rPr>
          <w:lang w:val="en-US"/>
        </w:rPr>
        <w:t xml:space="preserve">: </w:t>
      </w:r>
      <w:r w:rsidR="00597ACD">
        <w:rPr>
          <w:lang w:val="en-US"/>
        </w:rPr>
        <w:t>Leaflet</w:t>
      </w:r>
      <w:bookmarkEnd w:id="367"/>
    </w:p>
    <w:p w14:paraId="62894795" w14:textId="77777777" w:rsidR="004E4609" w:rsidRDefault="39706245" w:rsidP="009B0EBD">
      <w:r>
        <w:rPr>
          <w:noProof/>
        </w:rPr>
        <w:drawing>
          <wp:inline distT="0" distB="0" distL="0" distR="0" wp14:anchorId="25E10D42" wp14:editId="113B40FF">
            <wp:extent cx="4328314" cy="7696200"/>
            <wp:effectExtent l="0" t="0" r="0" b="0"/>
            <wp:docPr id="440542807" name="Picture 44054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0608" cy="7700279"/>
                    </a:xfrm>
                    <a:prstGeom prst="rect">
                      <a:avLst/>
                    </a:prstGeom>
                  </pic:spPr>
                </pic:pic>
              </a:graphicData>
            </a:graphic>
          </wp:inline>
        </w:drawing>
      </w:r>
    </w:p>
    <w:p w14:paraId="39708E2A" w14:textId="14A13BFD" w:rsidR="0087444F" w:rsidRPr="009B0EBD" w:rsidRDefault="004E4609" w:rsidP="009B0EBD">
      <w:r>
        <w:t xml:space="preserve">Figure 7.2 </w:t>
      </w:r>
      <w:r w:rsidR="003833DE">
        <w:t>Leaflet</w:t>
      </w:r>
      <w:r w:rsidR="0087444F">
        <w:br/>
      </w:r>
    </w:p>
    <w:p w14:paraId="5F4F2350" w14:textId="2FE99095" w:rsidR="0087444F" w:rsidRPr="00416FA9" w:rsidRDefault="0087444F" w:rsidP="3C9A46C7">
      <w:r>
        <w:br w:type="page"/>
      </w:r>
    </w:p>
    <w:p w14:paraId="757A1293" w14:textId="10D5B8C5" w:rsidR="0087444F" w:rsidRPr="00416FA9" w:rsidRDefault="0087444F" w:rsidP="0087444F">
      <w:pPr>
        <w:pStyle w:val="Heading1"/>
        <w:rPr>
          <w:lang w:val="en-US"/>
        </w:rPr>
      </w:pPr>
      <w:bookmarkStart w:id="368" w:name="_Toc197521826"/>
      <w:r w:rsidRPr="3C9A46C7">
        <w:rPr>
          <w:lang w:val="en-US"/>
        </w:rPr>
        <w:lastRenderedPageBreak/>
        <w:t xml:space="preserve">Appendix </w:t>
      </w:r>
      <w:r w:rsidR="00940DFB">
        <w:rPr>
          <w:lang w:val="en-US"/>
        </w:rPr>
        <w:t>E</w:t>
      </w:r>
      <w:r w:rsidRPr="3C9A46C7">
        <w:rPr>
          <w:lang w:val="en-US"/>
        </w:rPr>
        <w:t>: Participation survey</w:t>
      </w:r>
      <w:bookmarkEnd w:id="368"/>
    </w:p>
    <w:p w14:paraId="1ADEF9C3" w14:textId="77777777" w:rsidR="00003932" w:rsidRPr="00003932" w:rsidRDefault="00003932" w:rsidP="00003932">
      <w:r w:rsidRPr="00003932">
        <w:t>By sending us your email you consent to partake in the study. </w:t>
      </w:r>
    </w:p>
    <w:p w14:paraId="772062D0" w14:textId="77777777" w:rsidR="00003932" w:rsidRPr="00003932" w:rsidRDefault="00003932" w:rsidP="00003932">
      <w:r w:rsidRPr="00003932">
        <w:t xml:space="preserve">During any point of the </w:t>
      </w:r>
      <w:proofErr w:type="gramStart"/>
      <w:r w:rsidRPr="00003932">
        <w:t>study</w:t>
      </w:r>
      <w:proofErr w:type="gramEnd"/>
      <w:r w:rsidRPr="00003932">
        <w:t xml:space="preserve"> you stop partaking in the study. If you choose to stop, you will not be able to start again.</w:t>
      </w:r>
    </w:p>
    <w:p w14:paraId="307BAF83" w14:textId="77777777" w:rsidR="00003932" w:rsidRPr="00003932" w:rsidRDefault="00003932" w:rsidP="00003932">
      <w:r w:rsidRPr="00003932">
        <w:t xml:space="preserve">You </w:t>
      </w:r>
      <w:proofErr w:type="gramStart"/>
      <w:r w:rsidRPr="00003932">
        <w:t>will be only be</w:t>
      </w:r>
      <w:proofErr w:type="gramEnd"/>
      <w:r w:rsidRPr="00003932">
        <w:t xml:space="preserve"> allowed to partake once in this study.</w:t>
      </w:r>
    </w:p>
    <w:p w14:paraId="14090870" w14:textId="77777777" w:rsidR="00003932" w:rsidRPr="00003932" w:rsidRDefault="00003932" w:rsidP="00003932"/>
    <w:p w14:paraId="672779A0" w14:textId="2DDEC292" w:rsidR="0087444F" w:rsidRPr="00003932" w:rsidRDefault="00003932" w:rsidP="00003932">
      <w:pPr>
        <w:rPr>
          <w:color w:val="FFFFFF" w:themeColor="background1"/>
          <w:lang w:val="en-US"/>
        </w:rPr>
      </w:pPr>
      <w:r w:rsidRPr="00003932">
        <w:t xml:space="preserve">After filling in your email address and pressing submit, you will be </w:t>
      </w:r>
      <w:proofErr w:type="gramStart"/>
      <w:r w:rsidRPr="00003932">
        <w:t>send</w:t>
      </w:r>
      <w:proofErr w:type="gramEnd"/>
      <w:r w:rsidRPr="00003932">
        <w:t xml:space="preserve"> an automated email with the survey within 5 minutes. Please check your spam folder for an email from </w:t>
      </w:r>
      <w:r w:rsidRPr="00003932">
        <w:rPr>
          <w:color w:val="FFFFFF" w:themeColor="background1"/>
          <w:highlight w:val="black"/>
        </w:rPr>
        <w:t>[REDACTED EMAILADDRESS].</w:t>
      </w:r>
    </w:p>
    <w:p w14:paraId="58054317" w14:textId="77777777" w:rsidR="00003932" w:rsidRDefault="00003932" w:rsidP="0087444F">
      <w:pPr>
        <w:rPr>
          <w:lang w:val="en-US"/>
        </w:rPr>
      </w:pPr>
    </w:p>
    <w:p w14:paraId="56147004" w14:textId="77777777" w:rsidR="00003932" w:rsidRDefault="00003932" w:rsidP="0087444F">
      <w:pPr>
        <w:rPr>
          <w:lang w:val="en-US"/>
        </w:rPr>
      </w:pPr>
    </w:p>
    <w:p w14:paraId="1A1AA9E9" w14:textId="47BDACAE" w:rsidR="2D40A0B5" w:rsidRPr="00C24C67" w:rsidRDefault="2D40A0B5" w:rsidP="007E6153">
      <w:pPr>
        <w:pStyle w:val="ListParagraph"/>
        <w:ind w:left="1080"/>
        <w:rPr>
          <w:lang w:val="en-US"/>
        </w:rPr>
      </w:pPr>
    </w:p>
    <w:p w14:paraId="18E1DC5B" w14:textId="0FE2F809" w:rsidR="00B95285" w:rsidRDefault="00B95285">
      <w:pPr>
        <w:rPr>
          <w:lang w:val="en-US"/>
        </w:rPr>
      </w:pPr>
      <w:r>
        <w:rPr>
          <w:lang w:val="en-US"/>
        </w:rPr>
        <w:br w:type="page"/>
      </w:r>
    </w:p>
    <w:p w14:paraId="177823A4" w14:textId="05E84B87" w:rsidR="00B95285" w:rsidRPr="00416FA9" w:rsidRDefault="00B95285" w:rsidP="00B95285">
      <w:pPr>
        <w:pStyle w:val="Heading1"/>
        <w:rPr>
          <w:lang w:val="en-US"/>
        </w:rPr>
      </w:pPr>
      <w:bookmarkStart w:id="369" w:name="_Toc197521827"/>
      <w:r w:rsidRPr="3C9A46C7">
        <w:rPr>
          <w:lang w:val="en-US"/>
        </w:rPr>
        <w:lastRenderedPageBreak/>
        <w:t xml:space="preserve">Appendix </w:t>
      </w:r>
      <w:r w:rsidR="00940DFB">
        <w:rPr>
          <w:lang w:val="en-US"/>
        </w:rPr>
        <w:t>F</w:t>
      </w:r>
      <w:r w:rsidRPr="3C9A46C7">
        <w:rPr>
          <w:lang w:val="en-US"/>
        </w:rPr>
        <w:t>: Script survey automation</w:t>
      </w:r>
      <w:bookmarkEnd w:id="369"/>
    </w:p>
    <w:p w14:paraId="76FBF6A2"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185ABC"/>
          <w:sz w:val="20"/>
          <w:szCs w:val="20"/>
          <w:lang w:val="en-US"/>
        </w:rPr>
        <w:t>function</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sendRandomSurvey</w:t>
      </w:r>
      <w:proofErr w:type="spell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202124"/>
          <w:sz w:val="20"/>
          <w:szCs w:val="20"/>
          <w:lang w:val="en-US"/>
        </w:rPr>
        <w:t>e</w:t>
      </w:r>
      <w:r w:rsidRPr="00416FA9">
        <w:rPr>
          <w:rFonts w:ascii="Roboto Mono" w:eastAsia="Roboto Mono" w:hAnsi="Roboto Mono" w:cs="Roboto Mono"/>
          <w:color w:val="3C4043"/>
          <w:sz w:val="20"/>
          <w:szCs w:val="20"/>
          <w:lang w:val="en-US"/>
        </w:rPr>
        <w:t>) {</w:t>
      </w:r>
      <w:proofErr w:type="gramEnd"/>
    </w:p>
    <w:p w14:paraId="3B319D90"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sheet</w:t>
      </w:r>
      <w:r w:rsidRPr="00416FA9">
        <w:rPr>
          <w:rFonts w:ascii="Roboto Mono" w:eastAsia="Roboto Mono" w:hAnsi="Roboto Mono" w:cs="Roboto Mono"/>
          <w:color w:val="3C4043"/>
          <w:sz w:val="20"/>
          <w:szCs w:val="20"/>
          <w:lang w:val="en-US"/>
        </w:rPr>
        <w:t xml:space="preserve"> = </w:t>
      </w:r>
      <w:proofErr w:type="spellStart"/>
      <w:r w:rsidRPr="00416FA9">
        <w:rPr>
          <w:rFonts w:ascii="Roboto Mono" w:eastAsia="Roboto Mono" w:hAnsi="Roboto Mono" w:cs="Roboto Mono"/>
          <w:color w:val="C92786"/>
          <w:sz w:val="20"/>
          <w:szCs w:val="20"/>
          <w:lang w:val="en-US"/>
        </w:rPr>
        <w:t>SpreadsheetApp</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getActiveSpreadsheet</w:t>
      </w:r>
      <w:proofErr w:type="spell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797668C3" w14:textId="77777777" w:rsidR="00B95285" w:rsidRPr="00416FA9" w:rsidRDefault="5C497A7A" w:rsidP="7157A52D">
      <w:pPr>
        <w:shd w:val="clear" w:color="auto" w:fill="F8F9FA"/>
        <w:spacing w:line="324" w:lineRule="auto"/>
        <w:rPr>
          <w:rFonts w:ascii="Roboto Mono" w:eastAsia="Roboto Mono" w:hAnsi="Roboto Mono" w:cs="Roboto Mono"/>
          <w:color w:val="5F6368"/>
          <w:sz w:val="20"/>
          <w:szCs w:val="20"/>
        </w:rPr>
      </w:pPr>
      <w:r w:rsidRPr="7157A52D">
        <w:rPr>
          <w:rFonts w:ascii="Roboto Mono" w:eastAsia="Roboto Mono" w:hAnsi="Roboto Mono" w:cs="Roboto Mono"/>
          <w:color w:val="3C4043"/>
          <w:sz w:val="20"/>
          <w:szCs w:val="20"/>
        </w:rPr>
        <w:t xml:space="preserve">  </w:t>
      </w:r>
      <w:r w:rsidRPr="7157A52D">
        <w:rPr>
          <w:rFonts w:ascii="Roboto Mono" w:eastAsia="Roboto Mono" w:hAnsi="Roboto Mono" w:cs="Roboto Mono"/>
          <w:color w:val="185ABC"/>
          <w:sz w:val="20"/>
          <w:szCs w:val="20"/>
        </w:rPr>
        <w:t>var</w:t>
      </w:r>
      <w:r w:rsidRPr="7157A52D">
        <w:rPr>
          <w:rFonts w:ascii="Roboto Mono" w:eastAsia="Roboto Mono" w:hAnsi="Roboto Mono" w:cs="Roboto Mono"/>
          <w:color w:val="3C4043"/>
          <w:sz w:val="20"/>
          <w:szCs w:val="20"/>
        </w:rPr>
        <w:t xml:space="preserve"> </w:t>
      </w:r>
      <w:proofErr w:type="spellStart"/>
      <w:r w:rsidRPr="7157A52D">
        <w:rPr>
          <w:rFonts w:ascii="Roboto Mono" w:eastAsia="Roboto Mono" w:hAnsi="Roboto Mono" w:cs="Roboto Mono"/>
          <w:color w:val="202124"/>
          <w:sz w:val="20"/>
          <w:szCs w:val="20"/>
        </w:rPr>
        <w:t>responseSheet</w:t>
      </w:r>
      <w:proofErr w:type="spellEnd"/>
      <w:r w:rsidRPr="7157A52D">
        <w:rPr>
          <w:rFonts w:ascii="Roboto Mono" w:eastAsia="Roboto Mono" w:hAnsi="Roboto Mono" w:cs="Roboto Mono"/>
          <w:color w:val="3C4043"/>
          <w:sz w:val="20"/>
          <w:szCs w:val="20"/>
        </w:rPr>
        <w:t xml:space="preserve"> = </w:t>
      </w:r>
      <w:proofErr w:type="spellStart"/>
      <w:proofErr w:type="gramStart"/>
      <w:r w:rsidRPr="7157A52D">
        <w:rPr>
          <w:rFonts w:ascii="Roboto Mono" w:eastAsia="Roboto Mono" w:hAnsi="Roboto Mono" w:cs="Roboto Mono"/>
          <w:color w:val="202124"/>
          <w:sz w:val="20"/>
          <w:szCs w:val="20"/>
        </w:rPr>
        <w:t>sheet</w:t>
      </w:r>
      <w:r w:rsidRPr="7157A52D">
        <w:rPr>
          <w:rFonts w:ascii="Roboto Mono" w:eastAsia="Roboto Mono" w:hAnsi="Roboto Mono" w:cs="Roboto Mono"/>
          <w:color w:val="3C4043"/>
          <w:sz w:val="20"/>
          <w:szCs w:val="20"/>
        </w:rPr>
        <w:t>.</w:t>
      </w:r>
      <w:r w:rsidRPr="7157A52D">
        <w:rPr>
          <w:rFonts w:ascii="Roboto Mono" w:eastAsia="Roboto Mono" w:hAnsi="Roboto Mono" w:cs="Roboto Mono"/>
          <w:color w:val="202124"/>
          <w:sz w:val="20"/>
          <w:szCs w:val="20"/>
        </w:rPr>
        <w:t>getSheets</w:t>
      </w:r>
      <w:proofErr w:type="spellEnd"/>
      <w:r w:rsidRPr="7157A52D">
        <w:rPr>
          <w:rFonts w:ascii="Roboto Mono" w:eastAsia="Roboto Mono" w:hAnsi="Roboto Mono" w:cs="Roboto Mono"/>
          <w:color w:val="3C4043"/>
          <w:sz w:val="20"/>
          <w:szCs w:val="20"/>
        </w:rPr>
        <w:t>()[</w:t>
      </w:r>
      <w:proofErr w:type="gramEnd"/>
      <w:r w:rsidRPr="7157A52D">
        <w:rPr>
          <w:rFonts w:ascii="Roboto Mono" w:eastAsia="Roboto Mono" w:hAnsi="Roboto Mono" w:cs="Roboto Mono"/>
          <w:color w:val="098591"/>
          <w:sz w:val="20"/>
          <w:szCs w:val="20"/>
        </w:rPr>
        <w:t>0</w:t>
      </w:r>
      <w:r w:rsidRPr="7157A52D">
        <w:rPr>
          <w:rFonts w:ascii="Roboto Mono" w:eastAsia="Roboto Mono" w:hAnsi="Roboto Mono" w:cs="Roboto Mono"/>
          <w:color w:val="3C4043"/>
          <w:sz w:val="20"/>
          <w:szCs w:val="20"/>
        </w:rPr>
        <w:t xml:space="preserve">]; </w:t>
      </w:r>
      <w:r w:rsidRPr="7157A52D">
        <w:rPr>
          <w:rFonts w:ascii="Roboto Mono" w:eastAsia="Roboto Mono" w:hAnsi="Roboto Mono" w:cs="Roboto Mono"/>
          <w:color w:val="5F6368"/>
          <w:sz w:val="20"/>
          <w:szCs w:val="20"/>
        </w:rPr>
        <w:t>// Assumes the first sheet stores responses</w:t>
      </w:r>
    </w:p>
    <w:p w14:paraId="4E9DFDAB" w14:textId="77777777" w:rsidR="00B95285" w:rsidRPr="00416FA9" w:rsidRDefault="00B95285" w:rsidP="00B95285">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surveyLinks</w:t>
      </w:r>
      <w:proofErr w:type="spellEnd"/>
      <w:r w:rsidRPr="00416FA9">
        <w:rPr>
          <w:rFonts w:ascii="Roboto Mono" w:eastAsia="Roboto Mono" w:hAnsi="Roboto Mono" w:cs="Roboto Mono"/>
          <w:color w:val="3C4043"/>
          <w:sz w:val="20"/>
          <w:szCs w:val="20"/>
          <w:lang w:val="en-US"/>
        </w:rPr>
        <w:t xml:space="preserve"> = </w:t>
      </w:r>
      <w:proofErr w:type="spellStart"/>
      <w:proofErr w:type="gramStart"/>
      <w:r w:rsidRPr="00416FA9">
        <w:rPr>
          <w:rFonts w:ascii="Roboto Mono" w:eastAsia="Roboto Mono" w:hAnsi="Roboto Mono" w:cs="Roboto Mono"/>
          <w:color w:val="202124"/>
          <w:sz w:val="20"/>
          <w:szCs w:val="20"/>
          <w:lang w:val="en-US"/>
        </w:rPr>
        <w:t>sheet</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getSheetByName</w:t>
      </w:r>
      <w:proofErr w:type="spellEnd"/>
      <w:proofErr w:type="gram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"Survey Links"</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Tab with survey links</w:t>
      </w:r>
    </w:p>
    <w:p w14:paraId="1E197AA4"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p>
    <w:p w14:paraId="5282A02C" w14:textId="77777777" w:rsidR="00B95285" w:rsidRPr="00416FA9" w:rsidRDefault="00B95285" w:rsidP="00B95285">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emailColumn</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2</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Column with email addresses (adjust if necessary)</w:t>
      </w:r>
    </w:p>
    <w:p w14:paraId="78479378" w14:textId="77777777" w:rsidR="00B95285" w:rsidRPr="00416FA9" w:rsidRDefault="00B95285" w:rsidP="00B95285">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sentColumn</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4</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Column to track if a survey has been sent</w:t>
      </w:r>
    </w:p>
    <w:p w14:paraId="6CF15A7A" w14:textId="77777777" w:rsidR="00B95285" w:rsidRPr="00416FA9" w:rsidRDefault="00B95285" w:rsidP="00B95285">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links</w:t>
      </w:r>
      <w:r w:rsidRPr="00416FA9">
        <w:rPr>
          <w:rFonts w:ascii="Roboto Mono" w:eastAsia="Roboto Mono" w:hAnsi="Roboto Mono" w:cs="Roboto Mono"/>
          <w:color w:val="3C4043"/>
          <w:sz w:val="20"/>
          <w:szCs w:val="20"/>
          <w:lang w:val="en-US"/>
        </w:rPr>
        <w:t xml:space="preserve"> = </w:t>
      </w:r>
      <w:proofErr w:type="spellStart"/>
      <w:r w:rsidRPr="00416FA9">
        <w:rPr>
          <w:rFonts w:ascii="Roboto Mono" w:eastAsia="Roboto Mono" w:hAnsi="Roboto Mono" w:cs="Roboto Mono"/>
          <w:color w:val="202124"/>
          <w:sz w:val="20"/>
          <w:szCs w:val="20"/>
          <w:lang w:val="en-US"/>
        </w:rPr>
        <w:t>surveyLinks</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getRange</w:t>
      </w:r>
      <w:proofErr w:type="spell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"A1:A3"</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getValues</w:t>
      </w:r>
      <w:proofErr w:type="spellEnd"/>
      <w:proofErr w:type="gram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flat</w:t>
      </w:r>
      <w:proofErr w:type="gramEnd"/>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Survey links array</w:t>
      </w:r>
    </w:p>
    <w:p w14:paraId="0228EC24"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
    <w:p w14:paraId="76F7D141"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lastRow</w:t>
      </w:r>
      <w:proofErr w:type="spellEnd"/>
      <w:r w:rsidRPr="00416FA9">
        <w:rPr>
          <w:rFonts w:ascii="Roboto Mono" w:eastAsia="Roboto Mono" w:hAnsi="Roboto Mono" w:cs="Roboto Mono"/>
          <w:color w:val="3C4043"/>
          <w:sz w:val="20"/>
          <w:szCs w:val="20"/>
          <w:lang w:val="en-US"/>
        </w:rPr>
        <w:t xml:space="preserve"> = </w:t>
      </w:r>
      <w:proofErr w:type="spellStart"/>
      <w:r w:rsidRPr="00416FA9">
        <w:rPr>
          <w:rFonts w:ascii="Roboto Mono" w:eastAsia="Roboto Mono" w:hAnsi="Roboto Mono" w:cs="Roboto Mono"/>
          <w:color w:val="202124"/>
          <w:sz w:val="20"/>
          <w:szCs w:val="20"/>
          <w:lang w:val="en-US"/>
        </w:rPr>
        <w:t>responseSheet</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getLastRow</w:t>
      </w:r>
      <w:proofErr w:type="spell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1C23A2F4"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email</w:t>
      </w:r>
      <w:r w:rsidRPr="00416FA9">
        <w:rPr>
          <w:rFonts w:ascii="Roboto Mono" w:eastAsia="Roboto Mono" w:hAnsi="Roboto Mono" w:cs="Roboto Mono"/>
          <w:color w:val="3C4043"/>
          <w:sz w:val="20"/>
          <w:szCs w:val="20"/>
          <w:lang w:val="en-US"/>
        </w:rPr>
        <w:t xml:space="preserve"> = </w:t>
      </w:r>
      <w:proofErr w:type="spellStart"/>
      <w:r w:rsidRPr="00416FA9">
        <w:rPr>
          <w:rFonts w:ascii="Roboto Mono" w:eastAsia="Roboto Mono" w:hAnsi="Roboto Mono" w:cs="Roboto Mono"/>
          <w:color w:val="202124"/>
          <w:sz w:val="20"/>
          <w:szCs w:val="20"/>
          <w:lang w:val="en-US"/>
        </w:rPr>
        <w:t>responseSheet</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getRange</w:t>
      </w:r>
      <w:proofErr w:type="spellEnd"/>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lastRow</w:t>
      </w:r>
      <w:proofErr w:type="spellEnd"/>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emailColumn</w:t>
      </w:r>
      <w:proofErr w:type="spellEnd"/>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getValue</w:t>
      </w:r>
      <w:proofErr w:type="spellEnd"/>
      <w:proofErr w:type="gram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1E2F2A42"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surveySent</w:t>
      </w:r>
      <w:proofErr w:type="spellEnd"/>
      <w:r w:rsidRPr="00416FA9">
        <w:rPr>
          <w:rFonts w:ascii="Roboto Mono" w:eastAsia="Roboto Mono" w:hAnsi="Roboto Mono" w:cs="Roboto Mono"/>
          <w:color w:val="3C4043"/>
          <w:sz w:val="20"/>
          <w:szCs w:val="20"/>
          <w:lang w:val="en-US"/>
        </w:rPr>
        <w:t xml:space="preserve"> = </w:t>
      </w:r>
      <w:proofErr w:type="spellStart"/>
      <w:r w:rsidRPr="00416FA9">
        <w:rPr>
          <w:rFonts w:ascii="Roboto Mono" w:eastAsia="Roboto Mono" w:hAnsi="Roboto Mono" w:cs="Roboto Mono"/>
          <w:color w:val="202124"/>
          <w:sz w:val="20"/>
          <w:szCs w:val="20"/>
          <w:lang w:val="en-US"/>
        </w:rPr>
        <w:t>responseSheet</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getRange</w:t>
      </w:r>
      <w:proofErr w:type="spellEnd"/>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lastRow</w:t>
      </w:r>
      <w:proofErr w:type="spellEnd"/>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sentColumn</w:t>
      </w:r>
      <w:proofErr w:type="spellEnd"/>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getValue</w:t>
      </w:r>
      <w:proofErr w:type="spellEnd"/>
      <w:proofErr w:type="gram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1274E19F"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p>
    <w:p w14:paraId="29005AB8"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if</w:t>
      </w:r>
      <w:r w:rsidRPr="00416FA9">
        <w:rPr>
          <w:rFonts w:ascii="Roboto Mono" w:eastAsia="Roboto Mono" w:hAnsi="Roboto Mono" w:cs="Roboto Mono"/>
          <w:color w:val="3C4043"/>
          <w:sz w:val="20"/>
          <w:szCs w:val="20"/>
          <w:lang w:val="en-US"/>
        </w:rPr>
        <w:t xml:space="preserve"> </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surveySent</w:t>
      </w:r>
      <w:proofErr w:type="spellEnd"/>
      <w:proofErr w:type="gramEnd"/>
      <w:r w:rsidRPr="00416FA9">
        <w:rPr>
          <w:rFonts w:ascii="Roboto Mono" w:eastAsia="Roboto Mono" w:hAnsi="Roboto Mono" w:cs="Roboto Mono"/>
          <w:color w:val="3C4043"/>
          <w:sz w:val="20"/>
          <w:szCs w:val="20"/>
          <w:lang w:val="en-US"/>
        </w:rPr>
        <w:t>) {</w:t>
      </w:r>
    </w:p>
    <w:p w14:paraId="0DA5030A" w14:textId="77777777" w:rsidR="00B95285" w:rsidRPr="00416FA9" w:rsidRDefault="00B95285" w:rsidP="00B95285">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Choose a random link</w:t>
      </w:r>
    </w:p>
    <w:p w14:paraId="0E7240F8"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randomLink</w:t>
      </w:r>
      <w:proofErr w:type="spellEnd"/>
      <w:r w:rsidRPr="00416FA9">
        <w:rPr>
          <w:rFonts w:ascii="Roboto Mono" w:eastAsia="Roboto Mono" w:hAnsi="Roboto Mono" w:cs="Roboto Mono"/>
          <w:color w:val="3C4043"/>
          <w:sz w:val="20"/>
          <w:szCs w:val="20"/>
          <w:lang w:val="en-US"/>
        </w:rPr>
        <w:t xml:space="preserve"> = </w:t>
      </w:r>
      <w:proofErr w:type="gramStart"/>
      <w:r w:rsidRPr="00416FA9">
        <w:rPr>
          <w:rFonts w:ascii="Roboto Mono" w:eastAsia="Roboto Mono" w:hAnsi="Roboto Mono" w:cs="Roboto Mono"/>
          <w:color w:val="202124"/>
          <w:sz w:val="20"/>
          <w:szCs w:val="20"/>
          <w:lang w:val="en-US"/>
        </w:rPr>
        <w:t>links</w:t>
      </w:r>
      <w:r w:rsidRPr="00416FA9">
        <w:rPr>
          <w:rFonts w:ascii="Roboto Mono" w:eastAsia="Roboto Mono" w:hAnsi="Roboto Mono" w:cs="Roboto Mono"/>
          <w:color w:val="3C4043"/>
          <w:sz w:val="20"/>
          <w:szCs w:val="20"/>
          <w:lang w:val="en-US"/>
        </w:rPr>
        <w:t>[</w:t>
      </w:r>
      <w:proofErr w:type="spellStart"/>
      <w:proofErr w:type="gramEnd"/>
      <w:r w:rsidRPr="00416FA9">
        <w:rPr>
          <w:rFonts w:ascii="Roboto Mono" w:eastAsia="Roboto Mono" w:hAnsi="Roboto Mono" w:cs="Roboto Mono"/>
          <w:color w:val="C92786"/>
          <w:sz w:val="20"/>
          <w:szCs w:val="20"/>
          <w:lang w:val="en-US"/>
        </w:rPr>
        <w:t>Math</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floor</w:t>
      </w:r>
      <w:proofErr w:type="spellEnd"/>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C92786"/>
          <w:sz w:val="20"/>
          <w:szCs w:val="20"/>
          <w:lang w:val="en-US"/>
        </w:rPr>
        <w:t>Math</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random</w:t>
      </w:r>
      <w:proofErr w:type="spellEnd"/>
      <w:r w:rsidRPr="00416FA9">
        <w:rPr>
          <w:rFonts w:ascii="Roboto Mono" w:eastAsia="Roboto Mono" w:hAnsi="Roboto Mono" w:cs="Roboto Mono"/>
          <w:color w:val="3C4043"/>
          <w:sz w:val="20"/>
          <w:szCs w:val="20"/>
          <w:lang w:val="en-US"/>
        </w:rPr>
        <w:t xml:space="preserve">() * </w:t>
      </w:r>
      <w:proofErr w:type="spellStart"/>
      <w:proofErr w:type="gramStart"/>
      <w:r w:rsidRPr="00416FA9">
        <w:rPr>
          <w:rFonts w:ascii="Roboto Mono" w:eastAsia="Roboto Mono" w:hAnsi="Roboto Mono" w:cs="Roboto Mono"/>
          <w:color w:val="202124"/>
          <w:sz w:val="20"/>
          <w:szCs w:val="20"/>
          <w:lang w:val="en-US"/>
        </w:rPr>
        <w:t>links</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length</w:t>
      </w:r>
      <w:proofErr w:type="spellEnd"/>
      <w:proofErr w:type="gram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5033359F" w14:textId="77777777" w:rsidR="00B95285" w:rsidRPr="00416FA9" w:rsidRDefault="00B95285" w:rsidP="00B95285">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Send email</w:t>
      </w:r>
    </w:p>
    <w:p w14:paraId="579CF232"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C92786"/>
          <w:sz w:val="20"/>
          <w:szCs w:val="20"/>
          <w:lang w:val="en-US"/>
        </w:rPr>
        <w:t>GmailApp</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sendEmail</w:t>
      </w:r>
      <w:proofErr w:type="spellEnd"/>
      <w:r w:rsidRPr="00416FA9">
        <w:rPr>
          <w:rFonts w:ascii="Roboto Mono" w:eastAsia="Roboto Mono" w:hAnsi="Roboto Mono" w:cs="Roboto Mono"/>
          <w:color w:val="3C4043"/>
          <w:sz w:val="20"/>
          <w:szCs w:val="20"/>
          <w:lang w:val="en-US"/>
        </w:rPr>
        <w:t>(</w:t>
      </w:r>
    </w:p>
    <w:p w14:paraId="3B045569"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email</w:t>
      </w:r>
      <w:r w:rsidRPr="00416FA9">
        <w:rPr>
          <w:rFonts w:ascii="Roboto Mono" w:eastAsia="Roboto Mono" w:hAnsi="Roboto Mono" w:cs="Roboto Mono"/>
          <w:color w:val="3C4043"/>
          <w:sz w:val="20"/>
          <w:szCs w:val="20"/>
          <w:lang w:val="en-US"/>
        </w:rPr>
        <w:t>,</w:t>
      </w:r>
    </w:p>
    <w:p w14:paraId="304D708A"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B31412"/>
          <w:sz w:val="20"/>
          <w:szCs w:val="20"/>
          <w:lang w:val="en-US"/>
        </w:rPr>
        <w:t>"Your Survey Invitation"</w:t>
      </w:r>
      <w:r w:rsidRPr="00416FA9">
        <w:rPr>
          <w:rFonts w:ascii="Roboto Mono" w:eastAsia="Roboto Mono" w:hAnsi="Roboto Mono" w:cs="Roboto Mono"/>
          <w:color w:val="3C4043"/>
          <w:sz w:val="20"/>
          <w:szCs w:val="20"/>
          <w:lang w:val="en-US"/>
        </w:rPr>
        <w:t>,</w:t>
      </w:r>
    </w:p>
    <w:p w14:paraId="25E33E58" w14:textId="77777777" w:rsidR="00B95285" w:rsidRPr="00416FA9" w:rsidRDefault="00B95285" w:rsidP="00B95285">
      <w:pPr>
        <w:shd w:val="clear" w:color="auto" w:fill="F8F9FA"/>
        <w:spacing w:line="324" w:lineRule="auto"/>
        <w:rPr>
          <w:rFonts w:ascii="Roboto Mono" w:eastAsia="Roboto Mono" w:hAnsi="Roboto Mono" w:cs="Roboto Mono"/>
          <w:color w:val="B31412"/>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B31412"/>
          <w:sz w:val="20"/>
          <w:szCs w:val="20"/>
          <w:lang w:val="en-US"/>
        </w:rPr>
        <w:t xml:space="preserve">`Thank you for participating! Please complete the survey here: </w:t>
      </w:r>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randomLink</w:t>
      </w:r>
      <w:proofErr w:type="spell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w:t>
      </w:r>
    </w:p>
    <w:p w14:paraId="19DB7224"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
    <w:p w14:paraId="12B67D16" w14:textId="77777777" w:rsidR="00B95285" w:rsidRPr="00416FA9" w:rsidRDefault="00B95285" w:rsidP="00B95285">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Mark as sent</w:t>
      </w:r>
    </w:p>
    <w:p w14:paraId="7DE97CB2"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responseSheet</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getRange</w:t>
      </w:r>
      <w:proofErr w:type="spellEnd"/>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lastRow</w:t>
      </w:r>
      <w:proofErr w:type="spellEnd"/>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sentColumn</w:t>
      </w:r>
      <w:proofErr w:type="spellEnd"/>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setValue</w:t>
      </w:r>
      <w:proofErr w:type="spellEnd"/>
      <w:proofErr w:type="gram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"Sent"</w:t>
      </w:r>
      <w:proofErr w:type="gramStart"/>
      <w:r w:rsidRPr="00416FA9">
        <w:rPr>
          <w:rFonts w:ascii="Roboto Mono" w:eastAsia="Roboto Mono" w:hAnsi="Roboto Mono" w:cs="Roboto Mono"/>
          <w:color w:val="3C4043"/>
          <w:sz w:val="20"/>
          <w:szCs w:val="20"/>
          <w:lang w:val="en-US"/>
        </w:rPr>
        <w:t>);</w:t>
      </w:r>
      <w:proofErr w:type="gramEnd"/>
    </w:p>
    <w:p w14:paraId="0161B25A"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
    <w:p w14:paraId="1C03D993"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w:t>
      </w:r>
    </w:p>
    <w:p w14:paraId="5ABE9CB1"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185ABC"/>
          <w:sz w:val="20"/>
          <w:szCs w:val="20"/>
          <w:lang w:val="en-US"/>
        </w:rPr>
        <w:t>function</w:t>
      </w:r>
      <w:r w:rsidRPr="00416FA9">
        <w:rPr>
          <w:rFonts w:ascii="Roboto Mono" w:eastAsia="Roboto Mono" w:hAnsi="Roboto Mono" w:cs="Roboto Mono"/>
          <w:color w:val="3C4043"/>
          <w:sz w:val="20"/>
          <w:szCs w:val="20"/>
          <w:lang w:val="en-US"/>
        </w:rPr>
        <w:t xml:space="preserve"> </w:t>
      </w:r>
      <w:proofErr w:type="spellStart"/>
      <w:proofErr w:type="gramStart"/>
      <w:r w:rsidRPr="00416FA9">
        <w:rPr>
          <w:rFonts w:ascii="Roboto Mono" w:eastAsia="Roboto Mono" w:hAnsi="Roboto Mono" w:cs="Roboto Mono"/>
          <w:color w:val="202124"/>
          <w:sz w:val="20"/>
          <w:szCs w:val="20"/>
          <w:lang w:val="en-US"/>
        </w:rPr>
        <w:t>setTrigger</w:t>
      </w:r>
      <w:proofErr w:type="spellEnd"/>
      <w:r w:rsidRPr="00416FA9">
        <w:rPr>
          <w:rFonts w:ascii="Roboto Mono" w:eastAsia="Roboto Mono" w:hAnsi="Roboto Mono" w:cs="Roboto Mono"/>
          <w:color w:val="3C4043"/>
          <w:sz w:val="20"/>
          <w:szCs w:val="20"/>
          <w:lang w:val="en-US"/>
        </w:rPr>
        <w:t>(</w:t>
      </w:r>
      <w:proofErr w:type="gramEnd"/>
      <w:r w:rsidRPr="00416FA9">
        <w:rPr>
          <w:rFonts w:ascii="Roboto Mono" w:eastAsia="Roboto Mono" w:hAnsi="Roboto Mono" w:cs="Roboto Mono"/>
          <w:color w:val="3C4043"/>
          <w:sz w:val="20"/>
          <w:szCs w:val="20"/>
          <w:lang w:val="en-US"/>
        </w:rPr>
        <w:t>) {</w:t>
      </w:r>
    </w:p>
    <w:p w14:paraId="5D8E11CC"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sheet</w:t>
      </w:r>
      <w:r w:rsidRPr="00416FA9">
        <w:rPr>
          <w:rFonts w:ascii="Roboto Mono" w:eastAsia="Roboto Mono" w:hAnsi="Roboto Mono" w:cs="Roboto Mono"/>
          <w:color w:val="3C4043"/>
          <w:sz w:val="20"/>
          <w:szCs w:val="20"/>
          <w:lang w:val="en-US"/>
        </w:rPr>
        <w:t xml:space="preserve"> = </w:t>
      </w:r>
      <w:proofErr w:type="spellStart"/>
      <w:r w:rsidRPr="00416FA9">
        <w:rPr>
          <w:rFonts w:ascii="Roboto Mono" w:eastAsia="Roboto Mono" w:hAnsi="Roboto Mono" w:cs="Roboto Mono"/>
          <w:color w:val="C92786"/>
          <w:sz w:val="20"/>
          <w:szCs w:val="20"/>
          <w:lang w:val="en-US"/>
        </w:rPr>
        <w:t>SpreadsheetApp</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getActiveSpreadsheet</w:t>
      </w:r>
      <w:proofErr w:type="spell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2E4D9906"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C92786"/>
          <w:sz w:val="20"/>
          <w:szCs w:val="20"/>
          <w:lang w:val="en-US"/>
        </w:rPr>
        <w:t>ScriptApp</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newTrigger</w:t>
      </w:r>
      <w:proofErr w:type="spell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w:t>
      </w:r>
      <w:proofErr w:type="spellStart"/>
      <w:r w:rsidRPr="00416FA9">
        <w:rPr>
          <w:rFonts w:ascii="Roboto Mono" w:eastAsia="Roboto Mono" w:hAnsi="Roboto Mono" w:cs="Roboto Mono"/>
          <w:color w:val="B31412"/>
          <w:sz w:val="20"/>
          <w:szCs w:val="20"/>
          <w:lang w:val="en-US"/>
        </w:rPr>
        <w:t>sendRandomSurvey</w:t>
      </w:r>
      <w:proofErr w:type="spellEnd"/>
      <w:r w:rsidRPr="00416FA9">
        <w:rPr>
          <w:rFonts w:ascii="Roboto Mono" w:eastAsia="Roboto Mono" w:hAnsi="Roboto Mono" w:cs="Roboto Mono"/>
          <w:color w:val="B31412"/>
          <w:sz w:val="20"/>
          <w:szCs w:val="20"/>
          <w:lang w:val="en-US"/>
        </w:rPr>
        <w:t>"</w:t>
      </w:r>
      <w:r w:rsidRPr="00416FA9">
        <w:rPr>
          <w:rFonts w:ascii="Roboto Mono" w:eastAsia="Roboto Mono" w:hAnsi="Roboto Mono" w:cs="Roboto Mono"/>
          <w:color w:val="3C4043"/>
          <w:sz w:val="20"/>
          <w:szCs w:val="20"/>
          <w:lang w:val="en-US"/>
        </w:rPr>
        <w:t>)</w:t>
      </w:r>
    </w:p>
    <w:p w14:paraId="71F453D1"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forSpreadsheet</w:t>
      </w:r>
      <w:proofErr w:type="spellEnd"/>
      <w:proofErr w:type="gram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sheet</w:t>
      </w:r>
      <w:r w:rsidRPr="00416FA9">
        <w:rPr>
          <w:rFonts w:ascii="Roboto Mono" w:eastAsia="Roboto Mono" w:hAnsi="Roboto Mono" w:cs="Roboto Mono"/>
          <w:color w:val="3C4043"/>
          <w:sz w:val="20"/>
          <w:szCs w:val="20"/>
          <w:lang w:val="en-US"/>
        </w:rPr>
        <w:t>)</w:t>
      </w:r>
    </w:p>
    <w:p w14:paraId="4540748F"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lastRenderedPageBreak/>
        <w:t xml:space="preserve">    </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onFormSubmit</w:t>
      </w:r>
      <w:proofErr w:type="spellEnd"/>
      <w:proofErr w:type="gramEnd"/>
      <w:r w:rsidRPr="00416FA9">
        <w:rPr>
          <w:rFonts w:ascii="Roboto Mono" w:eastAsia="Roboto Mono" w:hAnsi="Roboto Mono" w:cs="Roboto Mono"/>
          <w:color w:val="3C4043"/>
          <w:sz w:val="20"/>
          <w:szCs w:val="20"/>
          <w:lang w:val="en-US"/>
        </w:rPr>
        <w:t>()</w:t>
      </w:r>
    </w:p>
    <w:p w14:paraId="54C460B3"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gramStart"/>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create</w:t>
      </w:r>
      <w:proofErr w:type="gram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0CBE8933" w14:textId="77777777" w:rsidR="00B95285" w:rsidRPr="00416FA9" w:rsidRDefault="00B95285" w:rsidP="00B95285">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w:t>
      </w:r>
    </w:p>
    <w:p w14:paraId="11522593" w14:textId="77777777" w:rsidR="005E7F9A" w:rsidRPr="00C24C67" w:rsidRDefault="005E7F9A" w:rsidP="005E7F9A">
      <w:pPr>
        <w:rPr>
          <w:lang w:val="en-US"/>
        </w:rPr>
      </w:pPr>
    </w:p>
    <w:p w14:paraId="4D8B01A7" w14:textId="5CBC628E" w:rsidR="005E7F9A" w:rsidRPr="00C24C67" w:rsidRDefault="005E7F9A" w:rsidP="005E7F9A">
      <w:pPr>
        <w:rPr>
          <w:lang w:val="en-US"/>
        </w:rPr>
      </w:pPr>
    </w:p>
    <w:p w14:paraId="3CC55D02" w14:textId="272A1AA7" w:rsidR="00BE4184" w:rsidRDefault="00BE4184">
      <w:r>
        <w:br w:type="page"/>
      </w:r>
    </w:p>
    <w:p w14:paraId="4D838F06" w14:textId="6F5B6DF0" w:rsidR="00BE4184" w:rsidRPr="00416FA9" w:rsidRDefault="00BE4184" w:rsidP="00BE4184">
      <w:pPr>
        <w:pStyle w:val="Heading1"/>
        <w:rPr>
          <w:lang w:val="en-US"/>
        </w:rPr>
      </w:pPr>
      <w:bookmarkStart w:id="370" w:name="_Toc197521828"/>
      <w:r w:rsidRPr="00416FA9">
        <w:rPr>
          <w:lang w:val="en-US"/>
        </w:rPr>
        <w:lastRenderedPageBreak/>
        <w:t xml:space="preserve">Appendix </w:t>
      </w:r>
      <w:r w:rsidR="00940DFB">
        <w:rPr>
          <w:lang w:val="en-US"/>
        </w:rPr>
        <w:t>G</w:t>
      </w:r>
      <w:r w:rsidRPr="00416FA9">
        <w:rPr>
          <w:lang w:val="en-US"/>
        </w:rPr>
        <w:t>: Pre-stimulus form</w:t>
      </w:r>
      <w:bookmarkEnd w:id="370"/>
    </w:p>
    <w:p w14:paraId="4B12CA65" w14:textId="77777777" w:rsidR="00BE4184" w:rsidRPr="00416FA9" w:rsidRDefault="00BE4184" w:rsidP="00BE4184">
      <w:pPr>
        <w:pStyle w:val="Heading2"/>
        <w:rPr>
          <w:rFonts w:ascii="Verdana" w:eastAsia="Verdana" w:hAnsi="Verdana" w:cs="Verdana"/>
          <w:b/>
          <w:sz w:val="46"/>
          <w:szCs w:val="46"/>
          <w:lang w:val="en-US"/>
        </w:rPr>
      </w:pPr>
      <w:bookmarkStart w:id="371" w:name="_a23913xaj48q" w:colFirst="0" w:colLast="0"/>
      <w:bookmarkStart w:id="372" w:name="_Toc197521829"/>
      <w:bookmarkEnd w:id="371"/>
      <w:r w:rsidRPr="00416FA9">
        <w:rPr>
          <w:lang w:val="en-US"/>
        </w:rPr>
        <w:t>Consent form</w:t>
      </w:r>
      <w:bookmarkEnd w:id="372"/>
    </w:p>
    <w:p w14:paraId="2AEB7024" w14:textId="77777777" w:rsidR="00BE4184" w:rsidRPr="00416FA9" w:rsidRDefault="00BE4184" w:rsidP="00BE4184">
      <w:pPr>
        <w:spacing w:before="220" w:after="220"/>
        <w:rPr>
          <w:rFonts w:ascii="Verdana" w:eastAsia="Verdana" w:hAnsi="Verdana" w:cs="Verdana"/>
          <w:sz w:val="21"/>
          <w:szCs w:val="21"/>
          <w:lang w:val="en-US"/>
        </w:rPr>
      </w:pPr>
      <w:r w:rsidRPr="00416FA9">
        <w:rPr>
          <w:rFonts w:ascii="Verdana" w:eastAsia="Verdana" w:hAnsi="Verdana" w:cs="Verdana"/>
          <w:sz w:val="21"/>
          <w:szCs w:val="21"/>
          <w:lang w:val="en-US"/>
        </w:rPr>
        <w:t>Researchers: Leon van den Berg, Breda University of Applied Sciences, 151447@buas.nl</w:t>
      </w:r>
    </w:p>
    <w:p w14:paraId="2539DAB0" w14:textId="77777777" w:rsidR="00BE4184" w:rsidRPr="00416FA9" w:rsidRDefault="00BE4184" w:rsidP="00BE4184">
      <w:pPr>
        <w:spacing w:before="220" w:after="220"/>
        <w:rPr>
          <w:rFonts w:ascii="Verdana" w:eastAsia="Verdana" w:hAnsi="Verdana" w:cs="Verdana"/>
          <w:sz w:val="21"/>
          <w:szCs w:val="21"/>
          <w:lang w:val="en-US"/>
        </w:rPr>
      </w:pPr>
      <w:r w:rsidRPr="00416FA9">
        <w:rPr>
          <w:rFonts w:ascii="Verdana" w:eastAsia="Verdana" w:hAnsi="Verdana" w:cs="Verdana"/>
          <w:sz w:val="21"/>
          <w:szCs w:val="21"/>
          <w:lang w:val="en-US"/>
        </w:rPr>
        <w:br/>
        <w:t xml:space="preserve">Welcome to this study. </w:t>
      </w:r>
    </w:p>
    <w:p w14:paraId="378761F6" w14:textId="77777777" w:rsidR="00BE4184" w:rsidRPr="00416FA9" w:rsidRDefault="00BE4184" w:rsidP="00BE4184">
      <w:pPr>
        <w:spacing w:before="220" w:after="220"/>
        <w:rPr>
          <w:rFonts w:ascii="Verdana" w:eastAsia="Verdana" w:hAnsi="Verdana" w:cs="Verdana"/>
          <w:sz w:val="21"/>
          <w:szCs w:val="21"/>
          <w:lang w:val="en-US"/>
        </w:rPr>
      </w:pPr>
      <w:r w:rsidRPr="00416FA9">
        <w:rPr>
          <w:rFonts w:ascii="Verdana" w:eastAsia="Verdana" w:hAnsi="Verdana" w:cs="Verdana"/>
          <w:sz w:val="21"/>
          <w:szCs w:val="21"/>
          <w:lang w:val="en-US"/>
        </w:rPr>
        <w:t xml:space="preserve">In this narrative study we </w:t>
      </w:r>
      <w:proofErr w:type="gramStart"/>
      <w:r w:rsidRPr="00416FA9">
        <w:rPr>
          <w:rFonts w:ascii="Verdana" w:eastAsia="Verdana" w:hAnsi="Verdana" w:cs="Verdana"/>
          <w:sz w:val="21"/>
          <w:szCs w:val="21"/>
          <w:lang w:val="en-US"/>
        </w:rPr>
        <w:t>ask</w:t>
      </w:r>
      <w:proofErr w:type="gramEnd"/>
      <w:r w:rsidRPr="00416FA9">
        <w:rPr>
          <w:rFonts w:ascii="Verdana" w:eastAsia="Verdana" w:hAnsi="Verdana" w:cs="Verdana"/>
          <w:sz w:val="21"/>
          <w:szCs w:val="21"/>
          <w:lang w:val="en-US"/>
        </w:rPr>
        <w:t xml:space="preserve"> a few demographics followed by </w:t>
      </w:r>
      <w:proofErr w:type="gramStart"/>
      <w:r w:rsidRPr="00416FA9">
        <w:rPr>
          <w:rFonts w:ascii="Verdana" w:eastAsia="Verdana" w:hAnsi="Verdana" w:cs="Verdana"/>
          <w:sz w:val="21"/>
          <w:szCs w:val="21"/>
          <w:lang w:val="en-US"/>
        </w:rPr>
        <w:t>the reading of</w:t>
      </w:r>
      <w:proofErr w:type="gramEnd"/>
      <w:r w:rsidRPr="00416FA9">
        <w:rPr>
          <w:rFonts w:ascii="Verdana" w:eastAsia="Verdana" w:hAnsi="Verdana" w:cs="Verdana"/>
          <w:sz w:val="21"/>
          <w:szCs w:val="21"/>
          <w:lang w:val="en-US"/>
        </w:rPr>
        <w:t xml:space="preserve"> a short story. After reading, you will be asked to fill in a short survey. The study will take approximately 20 minutes in total. The goal of this study is to identify variables that </w:t>
      </w:r>
      <w:proofErr w:type="gramStart"/>
      <w:r w:rsidRPr="00416FA9">
        <w:rPr>
          <w:rFonts w:ascii="Verdana" w:eastAsia="Verdana" w:hAnsi="Verdana" w:cs="Verdana"/>
          <w:sz w:val="21"/>
          <w:szCs w:val="21"/>
          <w:lang w:val="en-US"/>
        </w:rPr>
        <w:t>have to</w:t>
      </w:r>
      <w:proofErr w:type="gramEnd"/>
      <w:r w:rsidRPr="00416FA9">
        <w:rPr>
          <w:rFonts w:ascii="Verdana" w:eastAsia="Verdana" w:hAnsi="Verdana" w:cs="Verdana"/>
          <w:sz w:val="21"/>
          <w:szCs w:val="21"/>
          <w:lang w:val="en-US"/>
        </w:rPr>
        <w:t xml:space="preserve"> be </w:t>
      </w:r>
      <w:proofErr w:type="gramStart"/>
      <w:r w:rsidRPr="00416FA9">
        <w:rPr>
          <w:rFonts w:ascii="Verdana" w:eastAsia="Verdana" w:hAnsi="Verdana" w:cs="Verdana"/>
          <w:sz w:val="21"/>
          <w:szCs w:val="21"/>
          <w:lang w:val="en-US"/>
        </w:rPr>
        <w:t>taken into account</w:t>
      </w:r>
      <w:proofErr w:type="gramEnd"/>
      <w:r w:rsidRPr="00416FA9">
        <w:rPr>
          <w:rFonts w:ascii="Verdana" w:eastAsia="Verdana" w:hAnsi="Verdana" w:cs="Verdana"/>
          <w:sz w:val="21"/>
          <w:szCs w:val="21"/>
          <w:lang w:val="en-US"/>
        </w:rPr>
        <w:t xml:space="preserve"> when creating stories. </w:t>
      </w:r>
    </w:p>
    <w:p w14:paraId="5FC5F3E8" w14:textId="77777777" w:rsidR="00BE4184" w:rsidRPr="00416FA9" w:rsidRDefault="00BE4184" w:rsidP="00BE4184">
      <w:pPr>
        <w:spacing w:before="220" w:after="220"/>
        <w:rPr>
          <w:rFonts w:ascii="Verdana" w:eastAsia="Verdana" w:hAnsi="Verdana" w:cs="Verdana"/>
          <w:sz w:val="21"/>
          <w:szCs w:val="21"/>
          <w:lang w:val="en-US"/>
        </w:rPr>
      </w:pPr>
      <w:r w:rsidRPr="00416FA9">
        <w:rPr>
          <w:rFonts w:ascii="Verdana" w:eastAsia="Verdana" w:hAnsi="Verdana" w:cs="Verdana"/>
          <w:sz w:val="21"/>
          <w:szCs w:val="21"/>
          <w:lang w:val="en-US"/>
        </w:rPr>
        <w:t>If you have any questions regarding the research, you can contact Leon van den Berg (151447@buas.nl).</w:t>
      </w:r>
    </w:p>
    <w:p w14:paraId="482AE771" w14:textId="77777777" w:rsidR="00BE4184" w:rsidRPr="00416FA9" w:rsidRDefault="00BE4184" w:rsidP="00BE4184">
      <w:pPr>
        <w:spacing w:before="220" w:after="220"/>
        <w:rPr>
          <w:rFonts w:ascii="Verdana" w:eastAsia="Verdana" w:hAnsi="Verdana" w:cs="Verdana"/>
          <w:sz w:val="21"/>
          <w:szCs w:val="21"/>
          <w:lang w:val="en-US"/>
        </w:rPr>
      </w:pPr>
      <w:r w:rsidRPr="00416FA9">
        <w:rPr>
          <w:rFonts w:ascii="Verdana" w:eastAsia="Verdana" w:hAnsi="Verdana" w:cs="Verdana"/>
          <w:sz w:val="21"/>
          <w:szCs w:val="21"/>
          <w:lang w:val="en-US"/>
        </w:rPr>
        <w:br/>
        <w:t>By agreeing to take part in this study, you confirm the following:</w:t>
      </w:r>
    </w:p>
    <w:p w14:paraId="30FDC3ED" w14:textId="77777777" w:rsidR="00BE4184" w:rsidRPr="00416FA9" w:rsidRDefault="00BE4184" w:rsidP="00012700">
      <w:pPr>
        <w:numPr>
          <w:ilvl w:val="0"/>
          <w:numId w:val="68"/>
        </w:numPr>
        <w:spacing w:before="220"/>
        <w:rPr>
          <w:lang w:val="en-US"/>
        </w:rPr>
      </w:pPr>
      <w:r w:rsidRPr="00416FA9">
        <w:rPr>
          <w:rFonts w:ascii="Verdana" w:eastAsia="Verdana" w:hAnsi="Verdana" w:cs="Verdana"/>
          <w:sz w:val="21"/>
          <w:szCs w:val="21"/>
          <w:lang w:val="en-US"/>
        </w:rPr>
        <w:t>You are at least 18 years old and not older than 25 years.</w:t>
      </w:r>
    </w:p>
    <w:p w14:paraId="125227D4"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 xml:space="preserve">You have not participated </w:t>
      </w:r>
      <w:proofErr w:type="gramStart"/>
      <w:r w:rsidRPr="00416FA9">
        <w:rPr>
          <w:rFonts w:ascii="Verdana" w:eastAsia="Verdana" w:hAnsi="Verdana" w:cs="Verdana"/>
          <w:sz w:val="21"/>
          <w:szCs w:val="21"/>
          <w:lang w:val="en-US"/>
        </w:rPr>
        <w:t>before in this survey</w:t>
      </w:r>
      <w:proofErr w:type="gramEnd"/>
      <w:r w:rsidRPr="00416FA9">
        <w:rPr>
          <w:rFonts w:ascii="Verdana" w:eastAsia="Verdana" w:hAnsi="Verdana" w:cs="Verdana"/>
          <w:sz w:val="21"/>
          <w:szCs w:val="21"/>
          <w:lang w:val="en-US"/>
        </w:rPr>
        <w:t>.</w:t>
      </w:r>
    </w:p>
    <w:p w14:paraId="74CEA37D"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You will not share the story or questions in this study or talk about the study in such a way to bias other potential participants.</w:t>
      </w:r>
    </w:p>
    <w:p w14:paraId="3662EA72"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To not look up information regarding the questions in this study while actively participating in this survey.</w:t>
      </w:r>
    </w:p>
    <w:p w14:paraId="0BC8F0F5"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You have had ample time and opportunity to contact the researcher for any clarifications or questions regarding the study and your participation.</w:t>
      </w:r>
    </w:p>
    <w:p w14:paraId="36D09CCE"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That you had sufficient time to decide whether you would participate or not.</w:t>
      </w:r>
    </w:p>
    <w:p w14:paraId="7C1C4E58"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 xml:space="preserve">Your participation is </w:t>
      </w:r>
      <w:proofErr w:type="gramStart"/>
      <w:r w:rsidRPr="00416FA9">
        <w:rPr>
          <w:rFonts w:ascii="Verdana" w:eastAsia="Verdana" w:hAnsi="Verdana" w:cs="Verdana"/>
          <w:sz w:val="21"/>
          <w:szCs w:val="21"/>
          <w:lang w:val="en-US"/>
        </w:rPr>
        <w:t>voluntarily</w:t>
      </w:r>
      <w:proofErr w:type="gramEnd"/>
      <w:r w:rsidRPr="00416FA9">
        <w:rPr>
          <w:rFonts w:ascii="Verdana" w:eastAsia="Verdana" w:hAnsi="Verdana" w:cs="Verdana"/>
          <w:sz w:val="21"/>
          <w:szCs w:val="21"/>
          <w:lang w:val="en-US"/>
        </w:rPr>
        <w:t xml:space="preserve"> and you maintain your right to withdraw from this study at any time, without any negative consequences and without explanation. </w:t>
      </w:r>
    </w:p>
    <w:p w14:paraId="64F6790F"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You consent to your survey answers being collected, anonymized, and used as data for research purposes and related publications.</w:t>
      </w:r>
    </w:p>
    <w:p w14:paraId="5E8F0E49"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Your data may be securely stored and used solely for the purposes of this research.</w:t>
      </w:r>
    </w:p>
    <w:p w14:paraId="3123FE8E"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That you have the right to request access to your collected research data as well as to rectify it. You also understand you have the right to request the erasing of your research data.</w:t>
      </w:r>
    </w:p>
    <w:p w14:paraId="4CE966FA"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That you will fill in the survey honestly and to the best of your knowledge.</w:t>
      </w:r>
    </w:p>
    <w:p w14:paraId="3120530C"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 xml:space="preserve">You understand that your anonymized words may be used in reports and other publications </w:t>
      </w:r>
      <w:proofErr w:type="gramStart"/>
      <w:r w:rsidRPr="00416FA9">
        <w:rPr>
          <w:rFonts w:ascii="Verdana" w:eastAsia="Verdana" w:hAnsi="Verdana" w:cs="Verdana"/>
          <w:sz w:val="21"/>
          <w:szCs w:val="21"/>
          <w:lang w:val="en-US"/>
        </w:rPr>
        <w:t>as a result of</w:t>
      </w:r>
      <w:proofErr w:type="gramEnd"/>
      <w:r w:rsidRPr="00416FA9">
        <w:rPr>
          <w:rFonts w:ascii="Verdana" w:eastAsia="Verdana" w:hAnsi="Verdana" w:cs="Verdana"/>
          <w:sz w:val="21"/>
          <w:szCs w:val="21"/>
          <w:lang w:val="en-US"/>
        </w:rPr>
        <w:t xml:space="preserve"> this study.</w:t>
      </w:r>
    </w:p>
    <w:p w14:paraId="401EBF1D" w14:textId="77777777" w:rsidR="00BE4184" w:rsidRPr="00416FA9" w:rsidRDefault="00BE4184" w:rsidP="00012700">
      <w:pPr>
        <w:numPr>
          <w:ilvl w:val="0"/>
          <w:numId w:val="68"/>
        </w:numPr>
        <w:rPr>
          <w:lang w:val="en-US"/>
        </w:rPr>
      </w:pPr>
      <w:r w:rsidRPr="00416FA9">
        <w:rPr>
          <w:rFonts w:ascii="Verdana" w:eastAsia="Verdana" w:hAnsi="Verdana" w:cs="Verdana"/>
          <w:sz w:val="21"/>
          <w:szCs w:val="21"/>
          <w:lang w:val="en-US"/>
        </w:rPr>
        <w:t xml:space="preserve">You might be contacted two weeks after filling in the survey for a </w:t>
      </w:r>
      <w:proofErr w:type="gramStart"/>
      <w:r w:rsidRPr="00416FA9">
        <w:rPr>
          <w:rFonts w:ascii="Verdana" w:eastAsia="Verdana" w:hAnsi="Verdana" w:cs="Verdana"/>
          <w:sz w:val="21"/>
          <w:szCs w:val="21"/>
          <w:lang w:val="en-US"/>
        </w:rPr>
        <w:t>10 minute follow up</w:t>
      </w:r>
      <w:proofErr w:type="gramEnd"/>
      <w:r w:rsidRPr="00416FA9">
        <w:rPr>
          <w:rFonts w:ascii="Verdana" w:eastAsia="Verdana" w:hAnsi="Verdana" w:cs="Verdana"/>
          <w:sz w:val="21"/>
          <w:szCs w:val="21"/>
          <w:lang w:val="en-US"/>
        </w:rPr>
        <w:t xml:space="preserve"> survey.</w:t>
      </w:r>
    </w:p>
    <w:p w14:paraId="76968782" w14:textId="77777777" w:rsidR="00BE4184" w:rsidRPr="00416FA9" w:rsidRDefault="00BE4184" w:rsidP="00012700">
      <w:pPr>
        <w:numPr>
          <w:ilvl w:val="0"/>
          <w:numId w:val="68"/>
        </w:numPr>
        <w:spacing w:after="220"/>
        <w:rPr>
          <w:lang w:val="en-US"/>
        </w:rPr>
      </w:pPr>
      <w:r w:rsidRPr="00416FA9">
        <w:rPr>
          <w:rFonts w:ascii="Verdana" w:eastAsia="Verdana" w:hAnsi="Verdana" w:cs="Verdana"/>
          <w:sz w:val="21"/>
          <w:szCs w:val="21"/>
          <w:lang w:val="en-US"/>
        </w:rPr>
        <w:t xml:space="preserve">Your views on certain </w:t>
      </w:r>
      <w:proofErr w:type="gramStart"/>
      <w:r w:rsidRPr="00416FA9">
        <w:rPr>
          <w:rFonts w:ascii="Verdana" w:eastAsia="Verdana" w:hAnsi="Verdana" w:cs="Verdana"/>
          <w:sz w:val="21"/>
          <w:szCs w:val="21"/>
          <w:lang w:val="en-US"/>
        </w:rPr>
        <w:t>health related</w:t>
      </w:r>
      <w:proofErr w:type="gramEnd"/>
      <w:r w:rsidRPr="00416FA9">
        <w:rPr>
          <w:rFonts w:ascii="Verdana" w:eastAsia="Verdana" w:hAnsi="Verdana" w:cs="Verdana"/>
          <w:sz w:val="21"/>
          <w:szCs w:val="21"/>
          <w:lang w:val="en-US"/>
        </w:rPr>
        <w:t xml:space="preserve"> topics within the story might change.</w:t>
      </w:r>
    </w:p>
    <w:p w14:paraId="07D98D7A" w14:textId="77777777" w:rsidR="00BE4184" w:rsidRPr="00416FA9" w:rsidRDefault="00BE4184" w:rsidP="00BE4184">
      <w:pPr>
        <w:rPr>
          <w:lang w:val="en-US"/>
        </w:rPr>
      </w:pPr>
    </w:p>
    <w:p w14:paraId="40152F8D"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lastRenderedPageBreak/>
        <w:t xml:space="preserve">I have read and agree to the </w:t>
      </w:r>
      <w:proofErr w:type="gramStart"/>
      <w:r w:rsidRPr="00416FA9">
        <w:rPr>
          <w:rFonts w:ascii="Inter" w:eastAsia="Inter" w:hAnsi="Inter" w:cs="Inter"/>
          <w:color w:val="2C3345"/>
          <w:sz w:val="24"/>
          <w:szCs w:val="24"/>
          <w:highlight w:val="white"/>
          <w:lang w:val="en-US"/>
        </w:rPr>
        <w:t>above mentioned</w:t>
      </w:r>
      <w:proofErr w:type="gramEnd"/>
      <w:r w:rsidRPr="00416FA9">
        <w:rPr>
          <w:rFonts w:ascii="Inter" w:eastAsia="Inter" w:hAnsi="Inter" w:cs="Inter"/>
          <w:color w:val="2C3345"/>
          <w:sz w:val="24"/>
          <w:szCs w:val="24"/>
          <w:highlight w:val="white"/>
          <w:lang w:val="en-US"/>
        </w:rPr>
        <w:t xml:space="preserve"> conditions</w:t>
      </w:r>
    </w:p>
    <w:p w14:paraId="07CE10D6" w14:textId="77777777" w:rsidR="00BE4184" w:rsidRDefault="00BE4184" w:rsidP="00012700">
      <w:pPr>
        <w:numPr>
          <w:ilvl w:val="0"/>
          <w:numId w:val="71"/>
        </w:numPr>
        <w:rPr>
          <w:rFonts w:ascii="Inter" w:eastAsia="Inter" w:hAnsi="Inter" w:cs="Inter"/>
          <w:color w:val="2C3345"/>
          <w:sz w:val="24"/>
          <w:szCs w:val="24"/>
          <w:highlight w:val="white"/>
        </w:rPr>
      </w:pPr>
      <w:r>
        <w:rPr>
          <w:rFonts w:ascii="Inter" w:eastAsia="Inter" w:hAnsi="Inter" w:cs="Inter"/>
          <w:color w:val="2C3345"/>
          <w:sz w:val="24"/>
          <w:szCs w:val="24"/>
          <w:highlight w:val="white"/>
        </w:rPr>
        <w:t>Yes</w:t>
      </w:r>
    </w:p>
    <w:p w14:paraId="0768A8B4" w14:textId="77777777" w:rsidR="00BE4184" w:rsidRDefault="00BE4184" w:rsidP="00BE4184">
      <w:pPr>
        <w:rPr>
          <w:rFonts w:ascii="Inter" w:eastAsia="Inter" w:hAnsi="Inter" w:cs="Inter"/>
          <w:color w:val="2C3345"/>
          <w:sz w:val="24"/>
          <w:szCs w:val="24"/>
          <w:highlight w:val="white"/>
        </w:rPr>
      </w:pPr>
    </w:p>
    <w:p w14:paraId="551CB564"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Please describe what you already know about this study besides what has been said in the consent form.</w:t>
      </w:r>
    </w:p>
    <w:p w14:paraId="4967996A"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t>
      </w:r>
    </w:p>
    <w:p w14:paraId="26755A6A" w14:textId="77777777" w:rsidR="00BE4184" w:rsidRPr="00416FA9" w:rsidRDefault="00BE4184" w:rsidP="00BE4184">
      <w:pPr>
        <w:rPr>
          <w:rFonts w:ascii="Inter" w:eastAsia="Inter" w:hAnsi="Inter" w:cs="Inter"/>
          <w:color w:val="2C3345"/>
          <w:sz w:val="24"/>
          <w:szCs w:val="24"/>
          <w:highlight w:val="white"/>
          <w:lang w:val="en-US"/>
        </w:rPr>
      </w:pPr>
    </w:p>
    <w:p w14:paraId="7F1A655A" w14:textId="77777777" w:rsidR="00BE4184" w:rsidRPr="00416FA9" w:rsidRDefault="00BE4184" w:rsidP="00BE4184">
      <w:pPr>
        <w:rPr>
          <w:rFonts w:ascii="Inter" w:eastAsia="Inter" w:hAnsi="Inter" w:cs="Inter"/>
          <w:color w:val="2C3345"/>
          <w:sz w:val="24"/>
          <w:szCs w:val="24"/>
          <w:highlight w:val="white"/>
          <w:lang w:val="en-US"/>
        </w:rPr>
      </w:pPr>
    </w:p>
    <w:p w14:paraId="32AF2D86"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 xml:space="preserve">Please </w:t>
      </w:r>
      <w:proofErr w:type="gramStart"/>
      <w:r w:rsidRPr="00416FA9">
        <w:rPr>
          <w:rFonts w:ascii="Inter" w:eastAsia="Inter" w:hAnsi="Inter" w:cs="Inter"/>
          <w:color w:val="2C3345"/>
          <w:sz w:val="24"/>
          <w:szCs w:val="24"/>
          <w:highlight w:val="white"/>
          <w:lang w:val="en-US"/>
        </w:rPr>
        <w:t>write</w:t>
      </w:r>
      <w:proofErr w:type="gramEnd"/>
      <w:r w:rsidRPr="00416FA9">
        <w:rPr>
          <w:rFonts w:ascii="Inter" w:eastAsia="Inter" w:hAnsi="Inter" w:cs="Inter"/>
          <w:color w:val="2C3345"/>
          <w:sz w:val="24"/>
          <w:szCs w:val="24"/>
          <w:highlight w:val="white"/>
          <w:lang w:val="en-US"/>
        </w:rPr>
        <w:t xml:space="preserve"> your email address </w:t>
      </w:r>
    </w:p>
    <w:p w14:paraId="05724307" w14:textId="77777777" w:rsidR="00BE4184"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t>
      </w:r>
    </w:p>
    <w:p w14:paraId="1CA19518" w14:textId="77777777" w:rsidR="00FD6F79" w:rsidRPr="00416FA9" w:rsidRDefault="00FD6F79" w:rsidP="00BE4184">
      <w:pPr>
        <w:rPr>
          <w:rFonts w:ascii="Inter" w:eastAsia="Inter" w:hAnsi="Inter" w:cs="Inter"/>
          <w:color w:val="2C3345"/>
          <w:sz w:val="24"/>
          <w:szCs w:val="24"/>
          <w:highlight w:val="white"/>
          <w:lang w:val="en-US"/>
        </w:rPr>
      </w:pPr>
    </w:p>
    <w:p w14:paraId="0B8212C0" w14:textId="77777777" w:rsidR="00BE4184" w:rsidRPr="00416FA9" w:rsidRDefault="00BE4184" w:rsidP="006F414B">
      <w:pPr>
        <w:rPr>
          <w:lang w:val="en-US"/>
        </w:rPr>
      </w:pPr>
      <w:bookmarkStart w:id="373" w:name="_ycwm5twx3wda" w:colFirst="0" w:colLast="0"/>
      <w:bookmarkEnd w:id="373"/>
    </w:p>
    <w:p w14:paraId="181613DD" w14:textId="77777777" w:rsidR="00BE4184" w:rsidRPr="00416FA9" w:rsidRDefault="00BE4184" w:rsidP="00BE4184">
      <w:pPr>
        <w:pStyle w:val="Heading2"/>
        <w:rPr>
          <w:lang w:val="en-US"/>
        </w:rPr>
      </w:pPr>
      <w:bookmarkStart w:id="374" w:name="_s5iq1kq77bfd" w:colFirst="0" w:colLast="0"/>
      <w:bookmarkStart w:id="375" w:name="_Toc197521830"/>
      <w:bookmarkEnd w:id="374"/>
      <w:r w:rsidRPr="00416FA9">
        <w:rPr>
          <w:lang w:val="en-US"/>
        </w:rPr>
        <w:t>Demographic questions</w:t>
      </w:r>
      <w:bookmarkEnd w:id="375"/>
    </w:p>
    <w:p w14:paraId="2204BD09"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What is your age?</w:t>
      </w:r>
    </w:p>
    <w:p w14:paraId="2AD4BB24"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t>
      </w:r>
    </w:p>
    <w:p w14:paraId="3E1C28BF" w14:textId="77777777" w:rsidR="00BE4184" w:rsidRPr="00416FA9" w:rsidRDefault="00BE4184" w:rsidP="00BE4184">
      <w:pPr>
        <w:rPr>
          <w:rFonts w:ascii="Inter" w:eastAsia="Inter" w:hAnsi="Inter" w:cs="Inter"/>
          <w:color w:val="2C3345"/>
          <w:sz w:val="24"/>
          <w:szCs w:val="24"/>
          <w:highlight w:val="white"/>
          <w:lang w:val="en-US"/>
        </w:rPr>
      </w:pPr>
    </w:p>
    <w:p w14:paraId="59540AF7"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What is your gender by birth?</w:t>
      </w:r>
    </w:p>
    <w:p w14:paraId="08358EEF"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t>
      </w:r>
    </w:p>
    <w:p w14:paraId="09B91B34" w14:textId="77777777" w:rsidR="00BE4184" w:rsidRPr="00416FA9" w:rsidRDefault="00BE4184" w:rsidP="00BE4184">
      <w:pPr>
        <w:rPr>
          <w:rFonts w:ascii="Inter" w:eastAsia="Inter" w:hAnsi="Inter" w:cs="Inter"/>
          <w:color w:val="2C3345"/>
          <w:sz w:val="24"/>
          <w:szCs w:val="24"/>
          <w:highlight w:val="white"/>
          <w:lang w:val="en-US"/>
        </w:rPr>
      </w:pPr>
    </w:p>
    <w:p w14:paraId="1D554C18"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What is your last received degree?</w:t>
      </w:r>
    </w:p>
    <w:p w14:paraId="6C550304" w14:textId="77777777" w:rsidR="00BE4184" w:rsidRPr="00416FA9" w:rsidRDefault="00BE4184" w:rsidP="00012700">
      <w:pPr>
        <w:numPr>
          <w:ilvl w:val="0"/>
          <w:numId w:val="69"/>
        </w:numPr>
        <w:rPr>
          <w:lang w:val="en-US"/>
        </w:rPr>
      </w:pPr>
      <w:r w:rsidRPr="00416FA9">
        <w:rPr>
          <w:rFonts w:ascii="Inter" w:eastAsia="Inter" w:hAnsi="Inter" w:cs="Inter"/>
          <w:color w:val="2C3345"/>
          <w:sz w:val="23"/>
          <w:szCs w:val="23"/>
          <w:highlight w:val="white"/>
          <w:lang w:val="en-US"/>
        </w:rPr>
        <w:t>Didn’t Finish High School/12th grade</w:t>
      </w:r>
    </w:p>
    <w:p w14:paraId="1461A98A" w14:textId="77777777" w:rsidR="00BE4184" w:rsidRPr="00416FA9" w:rsidRDefault="00BE4184" w:rsidP="00012700">
      <w:pPr>
        <w:numPr>
          <w:ilvl w:val="0"/>
          <w:numId w:val="69"/>
        </w:numPr>
        <w:rPr>
          <w:rFonts w:ascii="Inter" w:eastAsia="Inter" w:hAnsi="Inter" w:cs="Inter"/>
          <w:color w:val="2C3345"/>
          <w:sz w:val="23"/>
          <w:szCs w:val="23"/>
          <w:highlight w:val="white"/>
          <w:lang w:val="en-US"/>
        </w:rPr>
      </w:pPr>
      <w:r w:rsidRPr="00416FA9">
        <w:rPr>
          <w:rFonts w:ascii="Inter" w:eastAsia="Inter" w:hAnsi="Inter" w:cs="Inter"/>
          <w:color w:val="2C3345"/>
          <w:sz w:val="23"/>
          <w:szCs w:val="23"/>
          <w:highlight w:val="white"/>
          <w:lang w:val="en-US"/>
        </w:rPr>
        <w:t>High School Graduate or GED (General Education Diploma)</w:t>
      </w:r>
    </w:p>
    <w:p w14:paraId="01B1DAFE" w14:textId="77777777" w:rsidR="00BE4184" w:rsidRPr="00416FA9" w:rsidRDefault="00BE4184" w:rsidP="00012700">
      <w:pPr>
        <w:numPr>
          <w:ilvl w:val="0"/>
          <w:numId w:val="69"/>
        </w:numPr>
        <w:rPr>
          <w:rFonts w:ascii="Inter" w:eastAsia="Inter" w:hAnsi="Inter" w:cs="Inter"/>
          <w:color w:val="2C3345"/>
          <w:sz w:val="23"/>
          <w:szCs w:val="23"/>
          <w:highlight w:val="white"/>
          <w:lang w:val="en-US"/>
        </w:rPr>
      </w:pPr>
      <w:r w:rsidRPr="00416FA9">
        <w:rPr>
          <w:rFonts w:ascii="Inter" w:eastAsia="Inter" w:hAnsi="Inter" w:cs="Inter"/>
          <w:color w:val="2C3345"/>
          <w:sz w:val="23"/>
          <w:szCs w:val="23"/>
          <w:highlight w:val="white"/>
          <w:lang w:val="en-US"/>
        </w:rPr>
        <w:t xml:space="preserve">Associate </w:t>
      </w:r>
      <w:proofErr w:type="gramStart"/>
      <w:r w:rsidRPr="00416FA9">
        <w:rPr>
          <w:rFonts w:ascii="Inter" w:eastAsia="Inter" w:hAnsi="Inter" w:cs="Inter"/>
          <w:color w:val="2C3345"/>
          <w:sz w:val="23"/>
          <w:szCs w:val="23"/>
          <w:highlight w:val="white"/>
          <w:lang w:val="en-US"/>
        </w:rPr>
        <w:t>degree(</w:t>
      </w:r>
      <w:proofErr w:type="gramEnd"/>
      <w:r w:rsidRPr="00416FA9">
        <w:rPr>
          <w:rFonts w:ascii="Inter" w:eastAsia="Inter" w:hAnsi="Inter" w:cs="Inter"/>
          <w:color w:val="2C3345"/>
          <w:sz w:val="23"/>
          <w:szCs w:val="23"/>
          <w:highlight w:val="white"/>
          <w:lang w:val="en-US"/>
        </w:rPr>
        <w:t>2 years of college)</w:t>
      </w:r>
    </w:p>
    <w:p w14:paraId="1F2AFD2B" w14:textId="77777777" w:rsidR="00BE4184" w:rsidRPr="00416FA9" w:rsidRDefault="00BE4184" w:rsidP="00012700">
      <w:pPr>
        <w:numPr>
          <w:ilvl w:val="0"/>
          <w:numId w:val="69"/>
        </w:numPr>
        <w:rPr>
          <w:rFonts w:ascii="Inter" w:eastAsia="Inter" w:hAnsi="Inter" w:cs="Inter"/>
          <w:color w:val="2C3345"/>
          <w:sz w:val="23"/>
          <w:szCs w:val="23"/>
          <w:highlight w:val="white"/>
          <w:lang w:val="en-US"/>
        </w:rPr>
      </w:pPr>
      <w:r w:rsidRPr="00416FA9">
        <w:rPr>
          <w:rFonts w:ascii="Inter" w:eastAsia="Inter" w:hAnsi="Inter" w:cs="Inter"/>
          <w:color w:val="2C3345"/>
          <w:sz w:val="23"/>
          <w:szCs w:val="23"/>
          <w:highlight w:val="white"/>
          <w:lang w:val="en-US"/>
        </w:rPr>
        <w:t xml:space="preserve">College bachelors </w:t>
      </w:r>
      <w:proofErr w:type="gramStart"/>
      <w:r w:rsidRPr="00416FA9">
        <w:rPr>
          <w:rFonts w:ascii="Inter" w:eastAsia="Inter" w:hAnsi="Inter" w:cs="Inter"/>
          <w:color w:val="2C3345"/>
          <w:sz w:val="23"/>
          <w:szCs w:val="23"/>
          <w:highlight w:val="white"/>
          <w:lang w:val="en-US"/>
        </w:rPr>
        <w:t>graduate(</w:t>
      </w:r>
      <w:proofErr w:type="gramEnd"/>
      <w:r w:rsidRPr="00416FA9">
        <w:rPr>
          <w:rFonts w:ascii="Inter" w:eastAsia="Inter" w:hAnsi="Inter" w:cs="Inter"/>
          <w:color w:val="2C3345"/>
          <w:sz w:val="23"/>
          <w:szCs w:val="23"/>
          <w:highlight w:val="white"/>
          <w:lang w:val="en-US"/>
        </w:rPr>
        <w:t>BA or BS)</w:t>
      </w:r>
    </w:p>
    <w:p w14:paraId="4F3F2B9F" w14:textId="77777777" w:rsidR="00BE4184" w:rsidRPr="00416FA9" w:rsidRDefault="00BE4184" w:rsidP="00012700">
      <w:pPr>
        <w:numPr>
          <w:ilvl w:val="0"/>
          <w:numId w:val="69"/>
        </w:numPr>
        <w:rPr>
          <w:rFonts w:ascii="Inter" w:eastAsia="Inter" w:hAnsi="Inter" w:cs="Inter"/>
          <w:color w:val="2C3345"/>
          <w:sz w:val="23"/>
          <w:szCs w:val="23"/>
          <w:highlight w:val="white"/>
          <w:lang w:val="en-US"/>
        </w:rPr>
      </w:pPr>
      <w:r w:rsidRPr="00416FA9">
        <w:rPr>
          <w:rFonts w:ascii="Inter" w:eastAsia="Inter" w:hAnsi="Inter" w:cs="Inter"/>
          <w:color w:val="2C3345"/>
          <w:sz w:val="23"/>
          <w:szCs w:val="23"/>
          <w:highlight w:val="white"/>
          <w:lang w:val="en-US"/>
        </w:rPr>
        <w:t>Master’s degree (or other post-graduate training)</w:t>
      </w:r>
    </w:p>
    <w:p w14:paraId="45794ACD" w14:textId="77777777" w:rsidR="00BE4184" w:rsidRPr="00416FA9" w:rsidRDefault="00BE4184" w:rsidP="00012700">
      <w:pPr>
        <w:numPr>
          <w:ilvl w:val="0"/>
          <w:numId w:val="69"/>
        </w:numPr>
        <w:rPr>
          <w:rFonts w:ascii="Inter" w:eastAsia="Inter" w:hAnsi="Inter" w:cs="Inter"/>
          <w:color w:val="2C3345"/>
          <w:sz w:val="23"/>
          <w:szCs w:val="23"/>
          <w:highlight w:val="white"/>
          <w:lang w:val="en-US"/>
        </w:rPr>
      </w:pPr>
      <w:r w:rsidRPr="00416FA9">
        <w:rPr>
          <w:rFonts w:ascii="Inter" w:eastAsia="Inter" w:hAnsi="Inter" w:cs="Inter"/>
          <w:color w:val="2C3345"/>
          <w:sz w:val="23"/>
          <w:szCs w:val="23"/>
          <w:highlight w:val="white"/>
          <w:lang w:val="en-US"/>
        </w:rPr>
        <w:t xml:space="preserve">Doctoral degree (PhD., MD, EdD, DVM, DDS, JD, </w:t>
      </w:r>
      <w:proofErr w:type="spellStart"/>
      <w:r w:rsidRPr="00416FA9">
        <w:rPr>
          <w:rFonts w:ascii="Inter" w:eastAsia="Inter" w:hAnsi="Inter" w:cs="Inter"/>
          <w:color w:val="2C3345"/>
          <w:sz w:val="23"/>
          <w:szCs w:val="23"/>
          <w:highlight w:val="white"/>
          <w:lang w:val="en-US"/>
        </w:rPr>
        <w:t>etc</w:t>
      </w:r>
      <w:proofErr w:type="spellEnd"/>
      <w:r w:rsidRPr="00416FA9">
        <w:rPr>
          <w:rFonts w:ascii="Inter" w:eastAsia="Inter" w:hAnsi="Inter" w:cs="Inter"/>
          <w:color w:val="2C3345"/>
          <w:sz w:val="23"/>
          <w:szCs w:val="23"/>
          <w:highlight w:val="white"/>
          <w:lang w:val="en-US"/>
        </w:rPr>
        <w:t>)</w:t>
      </w:r>
    </w:p>
    <w:p w14:paraId="593784B8" w14:textId="77777777" w:rsidR="00BE4184" w:rsidRPr="00416FA9" w:rsidRDefault="00BE4184" w:rsidP="00BE4184">
      <w:pPr>
        <w:rPr>
          <w:rFonts w:ascii="Inter" w:eastAsia="Inter" w:hAnsi="Inter" w:cs="Inter"/>
          <w:color w:val="2C3345"/>
          <w:sz w:val="23"/>
          <w:szCs w:val="23"/>
          <w:highlight w:val="white"/>
          <w:lang w:val="en-US"/>
        </w:rPr>
      </w:pPr>
    </w:p>
    <w:p w14:paraId="41EB766A"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Are you currently studying for a form of higher education?</w:t>
      </w:r>
    </w:p>
    <w:p w14:paraId="012A85BF" w14:textId="77777777" w:rsidR="00BE4184" w:rsidRDefault="00BE4184" w:rsidP="00012700">
      <w:pPr>
        <w:numPr>
          <w:ilvl w:val="0"/>
          <w:numId w:val="70"/>
        </w:numPr>
      </w:pPr>
      <w:r>
        <w:t>Yes</w:t>
      </w:r>
    </w:p>
    <w:p w14:paraId="57599D91" w14:textId="77777777" w:rsidR="00BE4184" w:rsidRDefault="00BE4184" w:rsidP="00012700">
      <w:pPr>
        <w:numPr>
          <w:ilvl w:val="0"/>
          <w:numId w:val="70"/>
        </w:numPr>
      </w:pPr>
      <w:r>
        <w:t>No</w:t>
      </w:r>
    </w:p>
    <w:p w14:paraId="23FEB1D3" w14:textId="77777777" w:rsidR="00BE4184" w:rsidRDefault="00BE4184" w:rsidP="00BE4184"/>
    <w:p w14:paraId="7CF8AB0A"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What is the main language you use in your daily life (e.g., at work, home, or with friends)?</w:t>
      </w:r>
    </w:p>
    <w:p w14:paraId="6AC69218"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t>
      </w:r>
    </w:p>
    <w:p w14:paraId="5EDF9F79" w14:textId="77777777" w:rsidR="00BE4184" w:rsidRPr="00416FA9" w:rsidRDefault="00BE4184" w:rsidP="00BE4184">
      <w:pPr>
        <w:rPr>
          <w:rFonts w:ascii="Inter" w:eastAsia="Inter" w:hAnsi="Inter" w:cs="Inter"/>
          <w:color w:val="2C3345"/>
          <w:sz w:val="24"/>
          <w:szCs w:val="24"/>
          <w:highlight w:val="white"/>
          <w:lang w:val="en-US"/>
        </w:rPr>
      </w:pPr>
    </w:p>
    <w:p w14:paraId="43F5CF6E"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did you learn about this study?</w:t>
      </w:r>
    </w:p>
    <w:p w14:paraId="48238D12" w14:textId="77777777" w:rsidR="00BE4184" w:rsidRPr="00416FA9" w:rsidRDefault="00BE4184" w:rsidP="00BE4184">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t>
      </w:r>
    </w:p>
    <w:p w14:paraId="16E7CAC7" w14:textId="77777777" w:rsidR="00BE4184" w:rsidRPr="00416FA9" w:rsidRDefault="00BE4184" w:rsidP="00BE4184">
      <w:pPr>
        <w:rPr>
          <w:rFonts w:ascii="Inter" w:eastAsia="Inter" w:hAnsi="Inter" w:cs="Inter"/>
          <w:color w:val="2C3345"/>
          <w:sz w:val="24"/>
          <w:szCs w:val="24"/>
          <w:highlight w:val="white"/>
          <w:lang w:val="en-US"/>
        </w:rPr>
      </w:pPr>
    </w:p>
    <w:p w14:paraId="154D31FE" w14:textId="58283530" w:rsidR="0054618A" w:rsidRDefault="0054618A">
      <w:r>
        <w:br w:type="page"/>
      </w:r>
    </w:p>
    <w:p w14:paraId="60C4A2A6" w14:textId="7E50466C" w:rsidR="0054618A" w:rsidRPr="00416FA9" w:rsidRDefault="0054618A" w:rsidP="0054618A">
      <w:pPr>
        <w:pStyle w:val="Heading1"/>
        <w:rPr>
          <w:lang w:val="en-US"/>
        </w:rPr>
      </w:pPr>
      <w:bookmarkStart w:id="376" w:name="_Toc197521831"/>
      <w:r w:rsidRPr="00416FA9">
        <w:rPr>
          <w:lang w:val="en-US"/>
        </w:rPr>
        <w:lastRenderedPageBreak/>
        <w:t xml:space="preserve">Appendix </w:t>
      </w:r>
      <w:r w:rsidR="00940DFB">
        <w:rPr>
          <w:lang w:val="en-US"/>
        </w:rPr>
        <w:t>H</w:t>
      </w:r>
      <w:r w:rsidRPr="00416FA9">
        <w:rPr>
          <w:lang w:val="en-US"/>
        </w:rPr>
        <w:t>: facts Chlamydia</w:t>
      </w:r>
      <w:bookmarkEnd w:id="376"/>
    </w:p>
    <w:p w14:paraId="72A0980A" w14:textId="77777777" w:rsidR="0054618A" w:rsidRPr="00416FA9" w:rsidRDefault="0054618A" w:rsidP="0054618A">
      <w:pPr>
        <w:spacing w:before="240" w:after="240"/>
        <w:rPr>
          <w:b/>
          <w:lang w:val="en-US"/>
        </w:rPr>
      </w:pPr>
      <w:r w:rsidRPr="00416FA9">
        <w:rPr>
          <w:b/>
          <w:lang w:val="en-US"/>
        </w:rPr>
        <w:t>What is Chlamydia?</w:t>
      </w:r>
    </w:p>
    <w:p w14:paraId="15F59A64" w14:textId="77777777" w:rsidR="0054618A" w:rsidRPr="00416FA9" w:rsidRDefault="0054618A" w:rsidP="0054618A">
      <w:pPr>
        <w:spacing w:before="240" w:after="240"/>
        <w:rPr>
          <w:lang w:val="en-US"/>
        </w:rPr>
      </w:pPr>
      <w:r w:rsidRPr="00416FA9">
        <w:rPr>
          <w:lang w:val="en-US"/>
        </w:rPr>
        <w:t>Chlamydia trachomatis</w:t>
      </w:r>
      <w:r w:rsidRPr="00416FA9">
        <w:rPr>
          <w:i/>
          <w:lang w:val="en-US"/>
        </w:rPr>
        <w:t xml:space="preserve"> infections </w:t>
      </w:r>
      <w:r w:rsidRPr="00416FA9">
        <w:rPr>
          <w:lang w:val="en-US"/>
        </w:rPr>
        <w:t>are the most prevalent of all sexually transmitted diseases and, since 1994, have comprised the largest proportion of all STDs reported to the Centers for Disease Control.  Chlamydia is a bacterial infection that can easily be cured with antibiotics, but it is usually asymptomatic and often undiagnosed. Untreated, it can cause severe health consequences for women,</w:t>
      </w:r>
    </w:p>
    <w:p w14:paraId="0A30B164" w14:textId="77777777" w:rsidR="0054618A" w:rsidRPr="00416FA9" w:rsidRDefault="0054618A" w:rsidP="0054618A">
      <w:pPr>
        <w:spacing w:before="240" w:after="240"/>
        <w:rPr>
          <w:lang w:val="en-US"/>
        </w:rPr>
      </w:pPr>
      <w:r w:rsidRPr="00416FA9">
        <w:rPr>
          <w:lang w:val="en-US"/>
        </w:rPr>
        <w:t xml:space="preserve"> </w:t>
      </w:r>
    </w:p>
    <w:p w14:paraId="0912129D" w14:textId="77777777" w:rsidR="0054618A" w:rsidRPr="00416FA9" w:rsidRDefault="0054618A" w:rsidP="0054618A">
      <w:pPr>
        <w:spacing w:before="240" w:after="240"/>
        <w:rPr>
          <w:b/>
          <w:lang w:val="en-US"/>
        </w:rPr>
      </w:pPr>
      <w:r w:rsidRPr="00416FA9">
        <w:rPr>
          <w:b/>
          <w:lang w:val="en-US"/>
        </w:rPr>
        <w:t>How do I Get Chlamydia?</w:t>
      </w:r>
    </w:p>
    <w:p w14:paraId="1560B6E0" w14:textId="77777777" w:rsidR="0054618A" w:rsidRPr="00416FA9" w:rsidRDefault="0054618A" w:rsidP="0054618A">
      <w:pPr>
        <w:spacing w:before="240" w:after="240"/>
        <w:rPr>
          <w:lang w:val="en-US"/>
        </w:rPr>
      </w:pPr>
      <w:r w:rsidRPr="00416FA9">
        <w:rPr>
          <w:lang w:val="en-US"/>
        </w:rPr>
        <w:t>Chlamydia can be transmitted during vaginal, anal, or oral sex. Chlamydia can also be passed from an infected mother to her baby during vaginal childbirth.   Any sexually active person can be infected with chlamydia. The greater the number of sex partners, the greater the risk of infection.</w:t>
      </w:r>
    </w:p>
    <w:p w14:paraId="3A547ECD" w14:textId="77777777" w:rsidR="0054618A" w:rsidRPr="00416FA9" w:rsidRDefault="0054618A" w:rsidP="0054618A">
      <w:pPr>
        <w:spacing w:before="240" w:after="240"/>
        <w:rPr>
          <w:lang w:val="en-US"/>
        </w:rPr>
      </w:pPr>
      <w:r w:rsidRPr="00416FA9">
        <w:rPr>
          <w:lang w:val="en-US"/>
        </w:rPr>
        <w:t xml:space="preserve"> </w:t>
      </w:r>
    </w:p>
    <w:p w14:paraId="569146A1" w14:textId="77777777" w:rsidR="0054618A" w:rsidRPr="00416FA9" w:rsidRDefault="0054618A" w:rsidP="0054618A">
      <w:pPr>
        <w:spacing w:before="240" w:after="240"/>
        <w:rPr>
          <w:b/>
          <w:lang w:val="en-US"/>
        </w:rPr>
      </w:pPr>
      <w:r w:rsidRPr="00416FA9">
        <w:rPr>
          <w:b/>
          <w:lang w:val="en-US"/>
        </w:rPr>
        <w:t>What Are the Symptoms?</w:t>
      </w:r>
    </w:p>
    <w:p w14:paraId="1E4F6542" w14:textId="77777777" w:rsidR="0054618A" w:rsidRPr="00416FA9" w:rsidRDefault="0054618A" w:rsidP="0054618A">
      <w:pPr>
        <w:spacing w:before="240" w:after="240"/>
        <w:rPr>
          <w:lang w:val="en-US"/>
        </w:rPr>
      </w:pPr>
      <w:r w:rsidRPr="00416FA9">
        <w:rPr>
          <w:lang w:val="en-US"/>
        </w:rPr>
        <w:t>In women, the bacteria initially infect the cervix and the urethra (urine canal). Women who have symptoms might have an abnormal vaginal discharge or a burning sensation when urinating. When the infection spreads from the cervix to the fallopian tubes (tubes that carry eggs from the ovaries to the uterus), some women still have no signs or symptoms; others have lower abdominal pain, low back pain, nausea, fever, pain during intercourse, or bleeding between menstrual periods.</w:t>
      </w:r>
    </w:p>
    <w:p w14:paraId="66EC557D" w14:textId="77777777" w:rsidR="0054618A" w:rsidRPr="00416FA9" w:rsidRDefault="0054618A" w:rsidP="0054618A">
      <w:pPr>
        <w:spacing w:before="240" w:after="240"/>
        <w:rPr>
          <w:lang w:val="en-US"/>
        </w:rPr>
      </w:pPr>
      <w:r w:rsidRPr="00416FA9">
        <w:rPr>
          <w:lang w:val="en-US"/>
        </w:rPr>
        <w:t xml:space="preserve">About half of infected men have no symptoms. If symptoms do occur, they usually appear within 1 to 3 weeks after exposure.  Men with signs or symptoms might have a discharge from their penis or a burning sensation when urinating. Men might also have </w:t>
      </w:r>
      <w:proofErr w:type="gramStart"/>
      <w:r w:rsidRPr="00416FA9">
        <w:rPr>
          <w:lang w:val="en-US"/>
        </w:rPr>
        <w:t>burning</w:t>
      </w:r>
      <w:proofErr w:type="gramEnd"/>
      <w:r w:rsidRPr="00416FA9">
        <w:rPr>
          <w:lang w:val="en-US"/>
        </w:rPr>
        <w:t xml:space="preserve"> and itching around the opening of the penis. Pain and swelling in the testicles are uncommon.</w:t>
      </w:r>
    </w:p>
    <w:p w14:paraId="13988550" w14:textId="77777777" w:rsidR="0054618A" w:rsidRPr="00416FA9" w:rsidRDefault="0054618A" w:rsidP="0054618A">
      <w:pPr>
        <w:spacing w:before="240" w:after="240"/>
        <w:rPr>
          <w:lang w:val="en-US"/>
        </w:rPr>
      </w:pPr>
      <w:r w:rsidRPr="00416FA9">
        <w:rPr>
          <w:lang w:val="en-US"/>
        </w:rPr>
        <w:t xml:space="preserve"> </w:t>
      </w:r>
    </w:p>
    <w:p w14:paraId="5D3F0CED" w14:textId="77777777" w:rsidR="0054618A" w:rsidRPr="00416FA9" w:rsidRDefault="0054618A" w:rsidP="0054618A">
      <w:pPr>
        <w:spacing w:before="240" w:after="240"/>
        <w:rPr>
          <w:b/>
          <w:lang w:val="en-US"/>
        </w:rPr>
      </w:pPr>
      <w:r w:rsidRPr="00416FA9">
        <w:rPr>
          <w:b/>
          <w:lang w:val="en-US"/>
        </w:rPr>
        <w:t>How Do I Find Out if I Have Chlamydia?</w:t>
      </w:r>
    </w:p>
    <w:p w14:paraId="56DFC925" w14:textId="77777777" w:rsidR="0054618A" w:rsidRPr="00416FA9" w:rsidRDefault="0054618A" w:rsidP="0054618A">
      <w:pPr>
        <w:spacing w:before="240" w:after="240"/>
        <w:rPr>
          <w:lang w:val="en-US"/>
        </w:rPr>
      </w:pPr>
      <w:r w:rsidRPr="00416FA9">
        <w:rPr>
          <w:lang w:val="en-US"/>
        </w:rPr>
        <w:t>There are laboratory tests to diagnose chlamydia. Some can be performed on urine, other tests require that a specimen be collected from a site such as the penis or cervix.   All sex partners should be evaluated, tested, and treated. Persons with chlamydia should abstain from sexual intercourse until they and their sex partners have completed treatment, otherwise re-infection is possible.</w:t>
      </w:r>
    </w:p>
    <w:p w14:paraId="6234839B" w14:textId="77777777" w:rsidR="0054618A" w:rsidRPr="00416FA9" w:rsidRDefault="0054618A" w:rsidP="0054618A">
      <w:pPr>
        <w:spacing w:before="240" w:after="240"/>
        <w:rPr>
          <w:lang w:val="en-US"/>
        </w:rPr>
      </w:pPr>
      <w:r w:rsidRPr="00416FA9">
        <w:rPr>
          <w:lang w:val="en-US"/>
        </w:rPr>
        <w:t xml:space="preserve"> </w:t>
      </w:r>
    </w:p>
    <w:p w14:paraId="13A9B21E" w14:textId="77777777" w:rsidR="0054618A" w:rsidRPr="00416FA9" w:rsidRDefault="0054618A" w:rsidP="0054618A">
      <w:pPr>
        <w:spacing w:before="240" w:after="240"/>
        <w:rPr>
          <w:b/>
          <w:lang w:val="en-US"/>
        </w:rPr>
      </w:pPr>
      <w:r w:rsidRPr="00416FA9">
        <w:rPr>
          <w:b/>
          <w:lang w:val="en-US"/>
        </w:rPr>
        <w:lastRenderedPageBreak/>
        <w:t>Am I at Risk for Contracting Chlamydia?</w:t>
      </w:r>
    </w:p>
    <w:p w14:paraId="7022F672" w14:textId="77777777" w:rsidR="0054618A" w:rsidRPr="00416FA9" w:rsidRDefault="0054618A" w:rsidP="0054618A">
      <w:pPr>
        <w:spacing w:before="240" w:after="240"/>
        <w:rPr>
          <w:lang w:val="en-US"/>
        </w:rPr>
      </w:pPr>
      <w:r w:rsidRPr="00416FA9">
        <w:rPr>
          <w:lang w:val="en-US"/>
        </w:rPr>
        <w:t>An estimated 2.8 million Americans are infected with chlamydia each year. In 2004, the overall rate of reported chlamydia infection among women in the United States was over 3 times higher than the rate among men.  Women are frequently re-infected if their sex partners are not treated.    Among women, the highest age-specific rates of reported chlamydia in 2004 were among 15- to 19-year-olds and 20- to 24-year-olds.  Age-specific rates among men, while substantially lower than the rates in women, were highest in the 20- to 24-year-olds.</w:t>
      </w:r>
    </w:p>
    <w:p w14:paraId="0855738C" w14:textId="77777777" w:rsidR="0054618A" w:rsidRPr="00416FA9" w:rsidRDefault="0054618A" w:rsidP="0054618A">
      <w:pPr>
        <w:spacing w:before="240" w:after="240"/>
        <w:rPr>
          <w:lang w:val="en-US"/>
        </w:rPr>
      </w:pPr>
      <w:r w:rsidRPr="00416FA9">
        <w:rPr>
          <w:lang w:val="en-US"/>
        </w:rPr>
        <w:t xml:space="preserve"> </w:t>
      </w:r>
    </w:p>
    <w:p w14:paraId="513E6659" w14:textId="77777777" w:rsidR="0054618A" w:rsidRPr="00416FA9" w:rsidRDefault="0054618A" w:rsidP="0054618A">
      <w:pPr>
        <w:spacing w:before="240" w:after="240"/>
        <w:rPr>
          <w:b/>
          <w:lang w:val="en-US"/>
        </w:rPr>
      </w:pPr>
      <w:r w:rsidRPr="00416FA9">
        <w:rPr>
          <w:b/>
          <w:lang w:val="en-US"/>
        </w:rPr>
        <w:t>How is Chlamydia Treated?</w:t>
      </w:r>
    </w:p>
    <w:p w14:paraId="61E94FC7" w14:textId="77777777" w:rsidR="0054618A" w:rsidRPr="00416FA9" w:rsidRDefault="0054618A" w:rsidP="0054618A">
      <w:pPr>
        <w:spacing w:before="240" w:after="240"/>
        <w:rPr>
          <w:lang w:val="en-US"/>
        </w:rPr>
      </w:pPr>
      <w:r w:rsidRPr="00416FA9">
        <w:rPr>
          <w:lang w:val="en-US"/>
        </w:rPr>
        <w:t>Chlamydia can be easily treated and cured with antibiotics.</w:t>
      </w:r>
    </w:p>
    <w:p w14:paraId="4EA67144" w14:textId="77777777" w:rsidR="0054618A" w:rsidRPr="00416FA9" w:rsidRDefault="0054618A" w:rsidP="0054618A">
      <w:pPr>
        <w:spacing w:before="240" w:after="240"/>
        <w:rPr>
          <w:lang w:val="en-US"/>
        </w:rPr>
      </w:pPr>
      <w:r w:rsidRPr="00416FA9">
        <w:rPr>
          <w:lang w:val="en-US"/>
        </w:rPr>
        <w:t xml:space="preserve"> </w:t>
      </w:r>
    </w:p>
    <w:p w14:paraId="62540DBA" w14:textId="77777777" w:rsidR="0054618A" w:rsidRPr="00416FA9" w:rsidRDefault="0054618A" w:rsidP="0054618A">
      <w:pPr>
        <w:spacing w:before="240" w:after="240"/>
        <w:rPr>
          <w:b/>
          <w:lang w:val="en-US"/>
        </w:rPr>
      </w:pPr>
      <w:r w:rsidRPr="00416FA9">
        <w:rPr>
          <w:b/>
          <w:lang w:val="en-US"/>
        </w:rPr>
        <w:t>How Can I Avoid Getting Chlamydia?</w:t>
      </w:r>
    </w:p>
    <w:p w14:paraId="4D9F721C" w14:textId="77777777" w:rsidR="0054618A" w:rsidRPr="00416FA9" w:rsidRDefault="0054618A" w:rsidP="0054618A">
      <w:pPr>
        <w:spacing w:before="240" w:after="240"/>
        <w:rPr>
          <w:lang w:val="en-US"/>
        </w:rPr>
      </w:pPr>
      <w:r w:rsidRPr="00416FA9">
        <w:rPr>
          <w:lang w:val="en-US"/>
        </w:rPr>
        <w:t>The surest way to avoid transmission of sexually transmitted diseases is to abstain from sexual contact, or to be in a long-term mutually monogamous relationship with a partner who has been tested and is known to be uninfected.  Latex male condoms, when used consistently and correctly, can reduce the risk of transmission of Chlamydia.</w:t>
      </w:r>
    </w:p>
    <w:p w14:paraId="78E97855" w14:textId="77777777" w:rsidR="0054618A" w:rsidRPr="00416FA9" w:rsidRDefault="0054618A" w:rsidP="0054618A">
      <w:pPr>
        <w:spacing w:before="240" w:after="240"/>
        <w:rPr>
          <w:lang w:val="en-US"/>
        </w:rPr>
      </w:pPr>
      <w:r w:rsidRPr="00416FA9">
        <w:rPr>
          <w:lang w:val="en-US"/>
        </w:rPr>
        <w:t xml:space="preserve"> </w:t>
      </w:r>
    </w:p>
    <w:p w14:paraId="2FBA3EC1" w14:textId="77777777" w:rsidR="0054618A" w:rsidRPr="00416FA9" w:rsidRDefault="0054618A" w:rsidP="0054618A">
      <w:pPr>
        <w:rPr>
          <w:b/>
          <w:lang w:val="en-US"/>
        </w:rPr>
      </w:pPr>
    </w:p>
    <w:p w14:paraId="17063EEB" w14:textId="77777777" w:rsidR="0054618A" w:rsidRPr="00416FA9" w:rsidRDefault="0054618A" w:rsidP="0054618A">
      <w:pPr>
        <w:rPr>
          <w:lang w:val="en-US"/>
        </w:rPr>
      </w:pPr>
      <w:r w:rsidRPr="00416FA9">
        <w:rPr>
          <w:lang w:val="en-US"/>
        </w:rPr>
        <w:br w:type="page"/>
      </w:r>
    </w:p>
    <w:p w14:paraId="65A877D0" w14:textId="7297D854" w:rsidR="0054618A" w:rsidRPr="00416FA9" w:rsidRDefault="0054618A" w:rsidP="0054618A">
      <w:pPr>
        <w:pStyle w:val="Heading1"/>
        <w:rPr>
          <w:lang w:val="en-US"/>
        </w:rPr>
      </w:pPr>
      <w:bookmarkStart w:id="377" w:name="_csfx59hu6k9f" w:colFirst="0" w:colLast="0"/>
      <w:bookmarkStart w:id="378" w:name="_Toc197521832"/>
      <w:bookmarkEnd w:id="377"/>
      <w:r w:rsidRPr="00416FA9">
        <w:rPr>
          <w:lang w:val="en-US"/>
        </w:rPr>
        <w:lastRenderedPageBreak/>
        <w:t xml:space="preserve">Appendix </w:t>
      </w:r>
      <w:r w:rsidR="00940DFB">
        <w:rPr>
          <w:lang w:val="en-US"/>
        </w:rPr>
        <w:t>I</w:t>
      </w:r>
      <w:r w:rsidRPr="00416FA9">
        <w:rPr>
          <w:lang w:val="en-US"/>
        </w:rPr>
        <w:t>: Story low integration Chlamydia</w:t>
      </w:r>
      <w:bookmarkEnd w:id="378"/>
    </w:p>
    <w:p w14:paraId="0B095A7B"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Tammy was late.  Again.  She was supposed to be to work in five minutes, and she still had to stop for something to eat.</w:t>
      </w:r>
    </w:p>
    <w:p w14:paraId="00E0D417"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“Can’t you just grab some popcorn?  George wouldn’t care, </w:t>
      </w:r>
      <w:proofErr w:type="spellStart"/>
      <w:r w:rsidRPr="00416FA9">
        <w:rPr>
          <w:rFonts w:ascii="Georgia" w:eastAsia="Georgia" w:hAnsi="Georgia" w:cs="Georgia"/>
          <w:lang w:val="en-US"/>
        </w:rPr>
        <w:t>y’know</w:t>
      </w:r>
      <w:proofErr w:type="spellEnd"/>
      <w:r w:rsidRPr="00416FA9">
        <w:rPr>
          <w:rFonts w:ascii="Georgia" w:eastAsia="Georgia" w:hAnsi="Georgia" w:cs="Georgia"/>
          <w:lang w:val="en-US"/>
        </w:rPr>
        <w:t xml:space="preserve">.” Andi’s voice boomed through the tiny </w:t>
      </w:r>
      <w:proofErr w:type="gramStart"/>
      <w:r w:rsidRPr="00416FA9">
        <w:rPr>
          <w:rFonts w:ascii="Georgia" w:eastAsia="Georgia" w:hAnsi="Georgia" w:cs="Georgia"/>
          <w:lang w:val="en-US"/>
        </w:rPr>
        <w:t>ear piece</w:t>
      </w:r>
      <w:proofErr w:type="gramEnd"/>
      <w:r w:rsidRPr="00416FA9">
        <w:rPr>
          <w:rFonts w:ascii="Georgia" w:eastAsia="Georgia" w:hAnsi="Georgia" w:cs="Georgia"/>
          <w:lang w:val="en-US"/>
        </w:rPr>
        <w:t>.  Andi, a fellow Chi O, was Tammy’s only friend who managed to sound as loud over a cell phone as she did in person.</w:t>
      </w:r>
    </w:p>
    <w:p w14:paraId="4C351AB2"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Tammy started her car and backed out of the parking space, glancing in her mirror as she did so.  Couldn’t be too careful on campus, especially not after that kid on the bike was killed last year.</w:t>
      </w:r>
    </w:p>
    <w:p w14:paraId="2C4DFC2D"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“No, </w:t>
      </w:r>
      <w:proofErr w:type="spellStart"/>
      <w:r w:rsidRPr="00416FA9">
        <w:rPr>
          <w:rFonts w:ascii="Georgia" w:eastAsia="Georgia" w:hAnsi="Georgia" w:cs="Georgia"/>
          <w:lang w:val="en-US"/>
        </w:rPr>
        <w:t>y’know</w:t>
      </w:r>
      <w:proofErr w:type="spellEnd"/>
      <w:r w:rsidRPr="00416FA9">
        <w:rPr>
          <w:rFonts w:ascii="Georgia" w:eastAsia="Georgia" w:hAnsi="Georgia" w:cs="Georgia"/>
          <w:lang w:val="en-US"/>
        </w:rPr>
        <w:t xml:space="preserve"> I can’t handle popcorn anymore.  It’s all I ate the first semester I worked there,” Tammy laughed.  It was true, though—all the free popcorn you wanted seemed like a nice perk of working at a movie theater at first.  However, after weeks of eating it for dinner every night that she worked, she’d reached her limit.  Just the smell made any hunger pangs she was feeling run and hide.</w:t>
      </w:r>
    </w:p>
    <w:p w14:paraId="46D023A9"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“Fair ‘</w:t>
      </w:r>
      <w:proofErr w:type="spellStart"/>
      <w:r w:rsidRPr="00416FA9">
        <w:rPr>
          <w:rFonts w:ascii="Georgia" w:eastAsia="Georgia" w:hAnsi="Georgia" w:cs="Georgia"/>
          <w:lang w:val="en-US"/>
        </w:rPr>
        <w:t>nough</w:t>
      </w:r>
      <w:proofErr w:type="spellEnd"/>
      <w:r w:rsidRPr="00416FA9">
        <w:rPr>
          <w:rFonts w:ascii="Georgia" w:eastAsia="Georgia" w:hAnsi="Georgia" w:cs="Georgia"/>
          <w:lang w:val="en-US"/>
        </w:rPr>
        <w:t>.  Just don’t stop at Subway.  Last time I was there, I threw up for, like, two days, I swear.”</w:t>
      </w:r>
    </w:p>
    <w:p w14:paraId="39F4F804"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“Nope, McDonald’s.  I can’t get enough of their McNuggets—they must fill those things with heroin.”  She pulled </w:t>
      </w:r>
      <w:proofErr w:type="gramStart"/>
      <w:r w:rsidRPr="00416FA9">
        <w:rPr>
          <w:rFonts w:ascii="Georgia" w:eastAsia="Georgia" w:hAnsi="Georgia" w:cs="Georgia"/>
          <w:lang w:val="en-US"/>
        </w:rPr>
        <w:t>out</w:t>
      </w:r>
      <w:proofErr w:type="gramEnd"/>
      <w:r w:rsidRPr="00416FA9">
        <w:rPr>
          <w:rFonts w:ascii="Georgia" w:eastAsia="Georgia" w:hAnsi="Georgia" w:cs="Georgia"/>
          <w:lang w:val="en-US"/>
        </w:rPr>
        <w:t xml:space="preserve"> the parking garage and began to head off-campus, a winding, annoying trip of one-way streets that looped around to a main street.  She wondered who thought that would ever be a good set-up.</w:t>
      </w:r>
    </w:p>
    <w:p w14:paraId="05DB8155"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“Listen to this, Jul.  Apparently now Britney is apologizing for that whole baby on the lap while driving thing.  You can’t hardly drive with the radio on, and she’s </w:t>
      </w:r>
      <w:proofErr w:type="spellStart"/>
      <w:r w:rsidRPr="00416FA9">
        <w:rPr>
          <w:rFonts w:ascii="Georgia" w:eastAsia="Georgia" w:hAnsi="Georgia" w:cs="Georgia"/>
          <w:lang w:val="en-US"/>
        </w:rPr>
        <w:t>drivin</w:t>
      </w:r>
      <w:proofErr w:type="spellEnd"/>
      <w:r w:rsidRPr="00416FA9">
        <w:rPr>
          <w:rFonts w:ascii="Georgia" w:eastAsia="Georgia" w:hAnsi="Georgia" w:cs="Georgia"/>
          <w:lang w:val="en-US"/>
        </w:rPr>
        <w:t>’ around while holding a baby?”</w:t>
      </w:r>
    </w:p>
    <w:p w14:paraId="50FD3F1E"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“That might be true.  And, somehow, you still insist on </w:t>
      </w:r>
      <w:proofErr w:type="gramStart"/>
      <w:r w:rsidRPr="00416FA9">
        <w:rPr>
          <w:rFonts w:ascii="Georgia" w:eastAsia="Georgia" w:hAnsi="Georgia" w:cs="Georgia"/>
          <w:lang w:val="en-US"/>
        </w:rPr>
        <w:t>reading me</w:t>
      </w:r>
      <w:proofErr w:type="gramEnd"/>
      <w:r w:rsidRPr="00416FA9">
        <w:rPr>
          <w:rFonts w:ascii="Georgia" w:eastAsia="Georgia" w:hAnsi="Georgia" w:cs="Georgia"/>
          <w:lang w:val="en-US"/>
        </w:rPr>
        <w:t xml:space="preserve"> magazines while I drive.  </w:t>
      </w:r>
      <w:proofErr w:type="gramStart"/>
      <w:r w:rsidRPr="00416FA9">
        <w:rPr>
          <w:rFonts w:ascii="Georgia" w:eastAsia="Georgia" w:hAnsi="Georgia" w:cs="Georgia"/>
          <w:lang w:val="en-US"/>
        </w:rPr>
        <w:t>So</w:t>
      </w:r>
      <w:proofErr w:type="gramEnd"/>
      <w:r w:rsidRPr="00416FA9">
        <w:rPr>
          <w:rFonts w:ascii="Georgia" w:eastAsia="Georgia" w:hAnsi="Georgia" w:cs="Georgia"/>
          <w:lang w:val="en-US"/>
        </w:rPr>
        <w:t xml:space="preserve"> who’s really to blame?” Tammy joked back.</w:t>
      </w:r>
    </w:p>
    <w:p w14:paraId="1E6B464E"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“I know.  No one else is here now, though, you know that.  It’s always dead around here on Thursday afternoons.  And you work on Thursday afternoons.  So, see, it just works out so well.”</w:t>
      </w:r>
    </w:p>
    <w:p w14:paraId="1474E11A"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“Can’t argue with that logic, I </w:t>
      </w:r>
      <w:proofErr w:type="spellStart"/>
      <w:r w:rsidRPr="00416FA9">
        <w:rPr>
          <w:rFonts w:ascii="Georgia" w:eastAsia="Georgia" w:hAnsi="Georgia" w:cs="Georgia"/>
          <w:lang w:val="en-US"/>
        </w:rPr>
        <w:t>s’pose</w:t>
      </w:r>
      <w:proofErr w:type="spellEnd"/>
      <w:r w:rsidRPr="00416FA9">
        <w:rPr>
          <w:rFonts w:ascii="Georgia" w:eastAsia="Georgia" w:hAnsi="Georgia" w:cs="Georgia"/>
          <w:lang w:val="en-US"/>
        </w:rPr>
        <w:t xml:space="preserve">,” Tammy said as she pulled out onto the street that led her </w:t>
      </w:r>
      <w:proofErr w:type="gramStart"/>
      <w:r w:rsidRPr="00416FA9">
        <w:rPr>
          <w:rFonts w:ascii="Georgia" w:eastAsia="Georgia" w:hAnsi="Georgia" w:cs="Georgia"/>
          <w:lang w:val="en-US"/>
        </w:rPr>
        <w:t>off of</w:t>
      </w:r>
      <w:proofErr w:type="gramEnd"/>
      <w:r w:rsidRPr="00416FA9">
        <w:rPr>
          <w:rFonts w:ascii="Georgia" w:eastAsia="Georgia" w:hAnsi="Georgia" w:cs="Georgia"/>
          <w:lang w:val="en-US"/>
        </w:rPr>
        <w:t xml:space="preserve"> campus and toward those golden arches.  “Okay, what </w:t>
      </w:r>
      <w:proofErr w:type="spellStart"/>
      <w:r w:rsidRPr="00416FA9">
        <w:rPr>
          <w:rFonts w:ascii="Georgia" w:eastAsia="Georgia" w:hAnsi="Georgia" w:cs="Georgia"/>
          <w:lang w:val="en-US"/>
        </w:rPr>
        <w:t>else’ve</w:t>
      </w:r>
      <w:proofErr w:type="spellEnd"/>
      <w:r w:rsidRPr="00416FA9">
        <w:rPr>
          <w:rFonts w:ascii="Georgia" w:eastAsia="Georgia" w:hAnsi="Georgia" w:cs="Georgia"/>
          <w:lang w:val="en-US"/>
        </w:rPr>
        <w:t xml:space="preserve"> you got today?”</w:t>
      </w:r>
    </w:p>
    <w:p w14:paraId="62EC4FDA"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Andi started reading about the current dramas of the stars: </w:t>
      </w:r>
      <w:proofErr w:type="spellStart"/>
      <w:r w:rsidRPr="00416FA9">
        <w:rPr>
          <w:rFonts w:ascii="Georgia" w:eastAsia="Georgia" w:hAnsi="Georgia" w:cs="Georgia"/>
          <w:lang w:val="en-US"/>
        </w:rPr>
        <w:t>Brangelina’s</w:t>
      </w:r>
      <w:proofErr w:type="spellEnd"/>
      <w:r w:rsidRPr="00416FA9">
        <w:rPr>
          <w:rFonts w:ascii="Georgia" w:eastAsia="Georgia" w:hAnsi="Georgia" w:cs="Georgia"/>
          <w:lang w:val="en-US"/>
        </w:rPr>
        <w:t xml:space="preserve"> growing child and Jennifer’s reactions; the newest gay cowboy jokes; a round-up of the newest happenings on American Idol.  Tammy tuned out as she glanced at the clock as she slowed for a stop sign: 3:02.  She was officially late.  Hopefully </w:t>
      </w:r>
      <w:proofErr w:type="gramStart"/>
      <w:r w:rsidRPr="00416FA9">
        <w:rPr>
          <w:rFonts w:ascii="Georgia" w:eastAsia="Georgia" w:hAnsi="Georgia" w:cs="Georgia"/>
          <w:lang w:val="en-US"/>
        </w:rPr>
        <w:t>George either</w:t>
      </w:r>
      <w:proofErr w:type="gramEnd"/>
      <w:r w:rsidRPr="00416FA9">
        <w:rPr>
          <w:rFonts w:ascii="Georgia" w:eastAsia="Georgia" w:hAnsi="Georgia" w:cs="Georgia"/>
          <w:lang w:val="en-US"/>
        </w:rPr>
        <w:t xml:space="preserve"> wouldn’t notice or wouldn’t care too much.  She needed the </w:t>
      </w:r>
      <w:proofErr w:type="gramStart"/>
      <w:r w:rsidRPr="00416FA9">
        <w:rPr>
          <w:rFonts w:ascii="Georgia" w:eastAsia="Georgia" w:hAnsi="Georgia" w:cs="Georgia"/>
          <w:lang w:val="en-US"/>
        </w:rPr>
        <w:t>job,</w:t>
      </w:r>
      <w:proofErr w:type="gramEnd"/>
      <w:r w:rsidRPr="00416FA9">
        <w:rPr>
          <w:rFonts w:ascii="Georgia" w:eastAsia="Georgia" w:hAnsi="Georgia" w:cs="Georgia"/>
          <w:lang w:val="en-US"/>
        </w:rPr>
        <w:t xml:space="preserve"> more this semester as her parents slowly cut her off at home.  Since their divorce two years ago, each had been working as hard as possible, it seemed, to be the parent who made the least—</w:t>
      </w:r>
      <w:r w:rsidRPr="00416FA9">
        <w:rPr>
          <w:rFonts w:ascii="Georgia" w:eastAsia="Georgia" w:hAnsi="Georgia" w:cs="Georgia"/>
          <w:lang w:val="en-US"/>
        </w:rPr>
        <w:lastRenderedPageBreak/>
        <w:t>that way they wouldn’t get stuck with the bulk of her tuition.   So, she needed the job right now.  Unfortunately, she’d been late a lot recently.  With eighteen hours this semester, plus Chi O stuff, plus her job, plus Jason—a nice, but time-consuming, new addition to her life—she felt she was always running somewhere and always behind.</w:t>
      </w:r>
    </w:p>
    <w:p w14:paraId="1EC03AE2"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“Here’s one for you: Chlamydia, the STD you might not even realize you have,” Andi affected an overly serious tone as she read the headline, which pulled Tammy back from her thoughts and into the conversation. She began to pull statistics from the article, “Chlamydia is the </w:t>
      </w:r>
      <w:proofErr w:type="gramStart"/>
      <w:r w:rsidRPr="00416FA9">
        <w:rPr>
          <w:rFonts w:ascii="Georgia" w:eastAsia="Georgia" w:hAnsi="Georgia" w:cs="Georgia"/>
          <w:lang w:val="en-US"/>
        </w:rPr>
        <w:t>most commonly reported</w:t>
      </w:r>
      <w:proofErr w:type="gramEnd"/>
      <w:r w:rsidRPr="00416FA9">
        <w:rPr>
          <w:rFonts w:ascii="Georgia" w:eastAsia="Georgia" w:hAnsi="Georgia" w:cs="Georgia"/>
          <w:lang w:val="en-US"/>
        </w:rPr>
        <w:t xml:space="preserve"> STD in the US and affects an estimated 2.8 million Americans a year.  The rates among women are 3 times higher than that among men.  …Have you and Jason talked about this?”</w:t>
      </w:r>
    </w:p>
    <w:p w14:paraId="4F9FBE07"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“Oh, so funny.”</w:t>
      </w:r>
    </w:p>
    <w:p w14:paraId="3E49E8C9"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“No, really, you should ask him.  Apparently for women, it’s most common among 15- to 19-year-olds and for men it’s 20- to 24-year-olds—you both fit that!  But it’s easy to fix with some antibiotics.  And there are a couple easy tests to detect it: He could get a urine test—for once, he’d have to pee on the stick—or they do some sort of swab thing, which can’t be pleasant. But it says here that probably half of the guys who have it don’t even know it.  They don’t have any symptoms or anything.  He could be a walking bacteria factory. Have you asked him if it hurts when he pees—apparently if he’s going to have symptoms, that’s a big one,” she giggled as she read.</w:t>
      </w:r>
    </w:p>
    <w:p w14:paraId="3474437B"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“Screw off, Andi.”</w:t>
      </w:r>
    </w:p>
    <w:p w14:paraId="6B4DA511"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“Okay, okay, fair ‘</w:t>
      </w:r>
      <w:proofErr w:type="spellStart"/>
      <w:r w:rsidRPr="00416FA9">
        <w:rPr>
          <w:rFonts w:ascii="Georgia" w:eastAsia="Georgia" w:hAnsi="Georgia" w:cs="Georgia"/>
          <w:lang w:val="en-US"/>
        </w:rPr>
        <w:t>nough</w:t>
      </w:r>
      <w:proofErr w:type="spellEnd"/>
      <w:r w:rsidRPr="00416FA9">
        <w:rPr>
          <w:rFonts w:ascii="Georgia" w:eastAsia="Georgia" w:hAnsi="Georgia" w:cs="Georgia"/>
          <w:lang w:val="en-US"/>
        </w:rPr>
        <w:t>.  But still, it does sound quite nasty.  If you’re lucky enough to have symptoms, you could get a little burning, a little discharge—love the vaginal discharge—maybe painful sex, nausea, fever, cramps, lower back pain … should I keep going on?”</w:t>
      </w:r>
    </w:p>
    <w:p w14:paraId="1CC25FC9"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w:t>
      </w:r>
      <w:proofErr w:type="spellStart"/>
      <w:r w:rsidRPr="00416FA9">
        <w:rPr>
          <w:rFonts w:ascii="Georgia" w:eastAsia="Georgia" w:hAnsi="Georgia" w:cs="Georgia"/>
          <w:lang w:val="en-US"/>
        </w:rPr>
        <w:t>Ooo</w:t>
      </w:r>
      <w:proofErr w:type="spellEnd"/>
      <w:r w:rsidRPr="00416FA9">
        <w:rPr>
          <w:rFonts w:ascii="Georgia" w:eastAsia="Georgia" w:hAnsi="Georgia" w:cs="Georgia"/>
          <w:lang w:val="en-US"/>
        </w:rPr>
        <w:t>, yes, read me more.  You really know how to make a girl hungry.”</w:t>
      </w:r>
    </w:p>
    <w:p w14:paraId="67E156FE"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“Are you there yet?”</w:t>
      </w:r>
    </w:p>
    <w:p w14:paraId="4AD33839"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“Yeah,” Tammy said as she pulled into the parking lot of the McDonald’s and made her way around to the drive-thru window.</w:t>
      </w:r>
    </w:p>
    <w:p w14:paraId="2420B667"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“Ouch, how come women always seem to have it the worst?  Says here that women who go untreated can develop pelvic inflammatory disease, ectopic pregnancy, and infertility.  None of those sound nice.”</w:t>
      </w:r>
    </w:p>
    <w:p w14:paraId="16026324"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“Yeah, women are always screwed.  Hold on a minute, ‘kay?”  Tammy leaned out the window toward the drive-thru microphone, which piped a muffled, “Welcome to McDonald’s.  How can I help you today?”  She looked at the dollar menu, despite the fact she always got the same thing.  “Yeah, can I get a four-piece Chicken </w:t>
      </w:r>
      <w:proofErr w:type="spellStart"/>
      <w:r w:rsidRPr="00416FA9">
        <w:rPr>
          <w:rFonts w:ascii="Georgia" w:eastAsia="Georgia" w:hAnsi="Georgia" w:cs="Georgia"/>
          <w:lang w:val="en-US"/>
        </w:rPr>
        <w:t>McNugget</w:t>
      </w:r>
      <w:proofErr w:type="spellEnd"/>
      <w:r w:rsidRPr="00416FA9">
        <w:rPr>
          <w:rFonts w:ascii="Georgia" w:eastAsia="Georgia" w:hAnsi="Georgia" w:cs="Georgia"/>
          <w:lang w:val="en-US"/>
        </w:rPr>
        <w:t>, medium fries and a medium Diet Coke?”</w:t>
      </w:r>
    </w:p>
    <w:p w14:paraId="74A207C2"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She dipped her hand into her purse as she pulled around the drive-thru lane’s curve, glancing down to see what bills she pulled out.</w:t>
      </w:r>
    </w:p>
    <w:p w14:paraId="071099B6"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lastRenderedPageBreak/>
        <w:t xml:space="preserve">“‘Kay, go ahead,” she told Andi, as she pulled </w:t>
      </w:r>
      <w:proofErr w:type="gramStart"/>
      <w:r w:rsidRPr="00416FA9">
        <w:rPr>
          <w:rFonts w:ascii="Georgia" w:eastAsia="Georgia" w:hAnsi="Georgia" w:cs="Georgia"/>
          <w:lang w:val="en-US"/>
        </w:rPr>
        <w:t>a five dollars</w:t>
      </w:r>
      <w:proofErr w:type="gramEnd"/>
      <w:r w:rsidRPr="00416FA9">
        <w:rPr>
          <w:rFonts w:ascii="Georgia" w:eastAsia="Georgia" w:hAnsi="Georgia" w:cs="Georgia"/>
          <w:lang w:val="en-US"/>
        </w:rPr>
        <w:t xml:space="preserve"> from her bag.  The dollar menu had been her saving grace recently.  She paid </w:t>
      </w:r>
      <w:proofErr w:type="gramStart"/>
      <w:r w:rsidRPr="00416FA9">
        <w:rPr>
          <w:rFonts w:ascii="Georgia" w:eastAsia="Georgia" w:hAnsi="Georgia" w:cs="Georgia"/>
          <w:lang w:val="en-US"/>
        </w:rPr>
        <w:t>at</w:t>
      </w:r>
      <w:proofErr w:type="gramEnd"/>
      <w:r w:rsidRPr="00416FA9">
        <w:rPr>
          <w:rFonts w:ascii="Georgia" w:eastAsia="Georgia" w:hAnsi="Georgia" w:cs="Georgia"/>
          <w:lang w:val="en-US"/>
        </w:rPr>
        <w:t xml:space="preserve"> the window and waited for her food.  3:08.  Chances were dwindling that George would miss her absence.  It would be at least </w:t>
      </w:r>
      <w:proofErr w:type="gramStart"/>
      <w:r w:rsidRPr="00416FA9">
        <w:rPr>
          <w:rFonts w:ascii="Georgia" w:eastAsia="Georgia" w:hAnsi="Georgia" w:cs="Georgia"/>
          <w:lang w:val="en-US"/>
        </w:rPr>
        <w:t>quarter after</w:t>
      </w:r>
      <w:proofErr w:type="gramEnd"/>
      <w:r w:rsidRPr="00416FA9">
        <w:rPr>
          <w:rFonts w:ascii="Georgia" w:eastAsia="Georgia" w:hAnsi="Georgia" w:cs="Georgia"/>
          <w:lang w:val="en-US"/>
        </w:rPr>
        <w:t xml:space="preserve"> before she’d </w:t>
      </w:r>
      <w:proofErr w:type="gramStart"/>
      <w:r w:rsidRPr="00416FA9">
        <w:rPr>
          <w:rFonts w:ascii="Georgia" w:eastAsia="Georgia" w:hAnsi="Georgia" w:cs="Georgia"/>
          <w:lang w:val="en-US"/>
        </w:rPr>
        <w:t>get</w:t>
      </w:r>
      <w:proofErr w:type="gramEnd"/>
      <w:r w:rsidRPr="00416FA9">
        <w:rPr>
          <w:rFonts w:ascii="Georgia" w:eastAsia="Georgia" w:hAnsi="Georgia" w:cs="Georgia"/>
          <w:lang w:val="en-US"/>
        </w:rPr>
        <w:t xml:space="preserve"> there now.</w:t>
      </w:r>
    </w:p>
    <w:p w14:paraId="22E594E4"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“Not much else. All the standard warnings: You should ideally be abstinent (right), or, if that proves too tough to handle, at least, monogamous; you all should be tested; he should wear a condom.  Nothing you haven’t heard before, I’m sure.  If you do have it, though, it says that you both need to get </w:t>
      </w:r>
      <w:proofErr w:type="gramStart"/>
      <w:r w:rsidRPr="00416FA9">
        <w:rPr>
          <w:rFonts w:ascii="Georgia" w:eastAsia="Georgia" w:hAnsi="Georgia" w:cs="Georgia"/>
          <w:lang w:val="en-US"/>
        </w:rPr>
        <w:t>treatment</w:t>
      </w:r>
      <w:proofErr w:type="gramEnd"/>
      <w:r w:rsidRPr="00416FA9">
        <w:rPr>
          <w:rFonts w:ascii="Georgia" w:eastAsia="Georgia" w:hAnsi="Georgia" w:cs="Georgia"/>
          <w:lang w:val="en-US"/>
        </w:rPr>
        <w:t xml:space="preserve"> or you can just reinfect each other.  Which makes sense, I guess.”</w:t>
      </w:r>
    </w:p>
    <w:p w14:paraId="5C8DA407"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“Makes sense to me,” Tammy replied, half paying attention as she grabbed her food from the woman at the window.  “Thanks,” she said, pulling a fry from the bag as she set it down on the passenger seat. </w:t>
      </w:r>
    </w:p>
    <w:p w14:paraId="40DA7909"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As she turned back onto the street, Tammy didn’t even see the car that had pulled out of the parking lot next to </w:t>
      </w:r>
      <w:proofErr w:type="gramStart"/>
      <w:r w:rsidRPr="00416FA9">
        <w:rPr>
          <w:rFonts w:ascii="Georgia" w:eastAsia="Georgia" w:hAnsi="Georgia" w:cs="Georgia"/>
          <w:lang w:val="en-US"/>
        </w:rPr>
        <w:t>the McDonald’s</w:t>
      </w:r>
      <w:proofErr w:type="gramEnd"/>
      <w:r w:rsidRPr="00416FA9">
        <w:rPr>
          <w:rFonts w:ascii="Georgia" w:eastAsia="Georgia" w:hAnsi="Georgia" w:cs="Georgia"/>
          <w:lang w:val="en-US"/>
        </w:rPr>
        <w:t xml:space="preserve">, only realizing she’d hit it as the screech of metal cut through the air and her teeth slammed through her fry.  She jerked against the </w:t>
      </w:r>
      <w:proofErr w:type="gramStart"/>
      <w:r w:rsidRPr="00416FA9">
        <w:rPr>
          <w:rFonts w:ascii="Georgia" w:eastAsia="Georgia" w:hAnsi="Georgia" w:cs="Georgia"/>
          <w:lang w:val="en-US"/>
        </w:rPr>
        <w:t>seat-belt</w:t>
      </w:r>
      <w:proofErr w:type="gramEnd"/>
      <w:r w:rsidRPr="00416FA9">
        <w:rPr>
          <w:rFonts w:ascii="Georgia" w:eastAsia="Georgia" w:hAnsi="Georgia" w:cs="Georgia"/>
          <w:lang w:val="en-US"/>
        </w:rPr>
        <w:t>, which locked and sent her crashing back into the driver’s seat.  Her earpiece slipped from her ear, the bag of food, her phone and her purse dumped across the floor of the car, the car itself veered off unevenly to the side even as it came to a stop.  Everything stopped, and Tammy sat in the driver’s seat, her chest aching, her breath not quite coming.</w:t>
      </w:r>
    </w:p>
    <w:p w14:paraId="1862159B"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“Tammy…Tammy!”  Andi’s voice now sounded distant and tiny, floating up from the earpiece that lay on the console.</w:t>
      </w:r>
    </w:p>
    <w:p w14:paraId="05E38BCB"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Automatically, not yet in control of her body, she reached down and picked up the earpiece, pushing it snuggly back into place.</w:t>
      </w:r>
    </w:p>
    <w:p w14:paraId="05768BDE"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“I, uh, I’ve </w:t>
      </w:r>
      <w:proofErr w:type="spellStart"/>
      <w:r w:rsidRPr="00416FA9">
        <w:rPr>
          <w:rFonts w:ascii="Georgia" w:eastAsia="Georgia" w:hAnsi="Georgia" w:cs="Georgia"/>
          <w:lang w:val="en-US"/>
        </w:rPr>
        <w:t>gotta</w:t>
      </w:r>
      <w:proofErr w:type="spellEnd"/>
      <w:r w:rsidRPr="00416FA9">
        <w:rPr>
          <w:rFonts w:ascii="Georgia" w:eastAsia="Georgia" w:hAnsi="Georgia" w:cs="Georgia"/>
          <w:lang w:val="en-US"/>
        </w:rPr>
        <w:t xml:space="preserve"> go, Andi.  I’ll call you back,” her voice sounded as far away to her as Andi’s had.</w:t>
      </w:r>
    </w:p>
    <w:p w14:paraId="2FE08211"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“Jesus, Tammy, are you okay?  What the hell happened?”</w:t>
      </w:r>
    </w:p>
    <w:p w14:paraId="52EA856A"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“Nothing….  I’m fine.  I, uh, I hit a car.  I need to go.  Call you back,” she hit the END button. </w:t>
      </w:r>
    </w:p>
    <w:p w14:paraId="0A0D190A"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Someone was at her car window, at her level, talking through the window.  “Hey, you alright in there?  </w:t>
      </w:r>
      <w:proofErr w:type="gramStart"/>
      <w:r w:rsidRPr="00416FA9">
        <w:rPr>
          <w:rFonts w:ascii="Georgia" w:eastAsia="Georgia" w:hAnsi="Georgia" w:cs="Georgia"/>
          <w:lang w:val="en-US"/>
        </w:rPr>
        <w:t>You</w:t>
      </w:r>
      <w:proofErr w:type="gramEnd"/>
      <w:r w:rsidRPr="00416FA9">
        <w:rPr>
          <w:rFonts w:ascii="Georgia" w:eastAsia="Georgia" w:hAnsi="Georgia" w:cs="Georgia"/>
          <w:lang w:val="en-US"/>
        </w:rPr>
        <w:t xml:space="preserve"> okay?  I didn’t even see you.”  It was a guy, and he was talking. </w:t>
      </w:r>
    </w:p>
    <w:p w14:paraId="33864CD5"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And vaguely, Tammy knew she had to get out of the car.  She had to talk to him.  She was </w:t>
      </w:r>
      <w:proofErr w:type="gramStart"/>
      <w:r w:rsidRPr="00416FA9">
        <w:rPr>
          <w:rFonts w:ascii="Georgia" w:eastAsia="Georgia" w:hAnsi="Georgia" w:cs="Georgia"/>
          <w:lang w:val="en-US"/>
        </w:rPr>
        <w:t>fine, but</w:t>
      </w:r>
      <w:proofErr w:type="gramEnd"/>
      <w:r w:rsidRPr="00416FA9">
        <w:rPr>
          <w:rFonts w:ascii="Georgia" w:eastAsia="Georgia" w:hAnsi="Georgia" w:cs="Georgia"/>
          <w:lang w:val="en-US"/>
        </w:rPr>
        <w:t xml:space="preserve"> couldn’t seem to say that.  Fumbling for the seatbelt, she pushed the button and released herself from its confines.  This seemed to help her breathing, and she managed to get the door open and pull herself out. </w:t>
      </w:r>
    </w:p>
    <w:p w14:paraId="423E43B2"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w:t>
      </w:r>
      <w:proofErr w:type="gramStart"/>
      <w:r w:rsidRPr="00416FA9">
        <w:rPr>
          <w:rFonts w:ascii="Georgia" w:eastAsia="Georgia" w:hAnsi="Georgia" w:cs="Georgia"/>
          <w:lang w:val="en-US"/>
        </w:rPr>
        <w:t>You</w:t>
      </w:r>
      <w:proofErr w:type="gramEnd"/>
      <w:r w:rsidRPr="00416FA9">
        <w:rPr>
          <w:rFonts w:ascii="Georgia" w:eastAsia="Georgia" w:hAnsi="Georgia" w:cs="Georgia"/>
          <w:lang w:val="en-US"/>
        </w:rPr>
        <w:t xml:space="preserve"> okay?  Man, I can’t believe we crashed!  I never—look, I’m </w:t>
      </w:r>
      <w:proofErr w:type="gramStart"/>
      <w:r w:rsidRPr="00416FA9">
        <w:rPr>
          <w:rFonts w:ascii="Georgia" w:eastAsia="Georgia" w:hAnsi="Georgia" w:cs="Georgia"/>
          <w:lang w:val="en-US"/>
        </w:rPr>
        <w:t>really sorry</w:t>
      </w:r>
      <w:proofErr w:type="gramEnd"/>
      <w:r w:rsidRPr="00416FA9">
        <w:rPr>
          <w:rFonts w:ascii="Georgia" w:eastAsia="Georgia" w:hAnsi="Georgia" w:cs="Georgia"/>
          <w:lang w:val="en-US"/>
        </w:rPr>
        <w:t>.”</w:t>
      </w:r>
    </w:p>
    <w:p w14:paraId="69B7E5F8"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 xml:space="preserve">Okay, she told herself, take a deep breath.  She </w:t>
      </w:r>
      <w:proofErr w:type="gramStart"/>
      <w:r w:rsidRPr="00416FA9">
        <w:rPr>
          <w:rFonts w:ascii="Georgia" w:eastAsia="Georgia" w:hAnsi="Georgia" w:cs="Georgia"/>
          <w:lang w:val="en-US"/>
        </w:rPr>
        <w:t>did, and</w:t>
      </w:r>
      <w:proofErr w:type="gramEnd"/>
      <w:r w:rsidRPr="00416FA9">
        <w:rPr>
          <w:rFonts w:ascii="Georgia" w:eastAsia="Georgia" w:hAnsi="Georgia" w:cs="Georgia"/>
          <w:lang w:val="en-US"/>
        </w:rPr>
        <w:t xml:space="preserve"> felt better.  Took another.  Her first coherent thought was that she needed to call George: She was </w:t>
      </w:r>
      <w:proofErr w:type="gramStart"/>
      <w:r w:rsidRPr="00416FA9">
        <w:rPr>
          <w:rFonts w:ascii="Georgia" w:eastAsia="Georgia" w:hAnsi="Georgia" w:cs="Georgia"/>
          <w:lang w:val="en-US"/>
        </w:rPr>
        <w:t xml:space="preserve">definitely </w:t>
      </w:r>
      <w:r w:rsidRPr="00416FA9">
        <w:rPr>
          <w:rFonts w:ascii="Georgia" w:eastAsia="Georgia" w:hAnsi="Georgia" w:cs="Georgia"/>
          <w:lang w:val="en-US"/>
        </w:rPr>
        <w:lastRenderedPageBreak/>
        <w:t>going</w:t>
      </w:r>
      <w:proofErr w:type="gramEnd"/>
      <w:r w:rsidRPr="00416FA9">
        <w:rPr>
          <w:rFonts w:ascii="Georgia" w:eastAsia="Georgia" w:hAnsi="Georgia" w:cs="Georgia"/>
          <w:lang w:val="en-US"/>
        </w:rPr>
        <w:t xml:space="preserve"> to be late </w:t>
      </w:r>
      <w:proofErr w:type="gramStart"/>
      <w:r w:rsidRPr="00416FA9">
        <w:rPr>
          <w:rFonts w:ascii="Georgia" w:eastAsia="Georgia" w:hAnsi="Georgia" w:cs="Georgia"/>
          <w:lang w:val="en-US"/>
        </w:rPr>
        <w:t>to</w:t>
      </w:r>
      <w:proofErr w:type="gramEnd"/>
      <w:r w:rsidRPr="00416FA9">
        <w:rPr>
          <w:rFonts w:ascii="Georgia" w:eastAsia="Georgia" w:hAnsi="Georgia" w:cs="Georgia"/>
          <w:lang w:val="en-US"/>
        </w:rPr>
        <w:t xml:space="preserve"> work now.  But, she </w:t>
      </w:r>
      <w:proofErr w:type="gramStart"/>
      <w:r w:rsidRPr="00416FA9">
        <w:rPr>
          <w:rFonts w:ascii="Georgia" w:eastAsia="Georgia" w:hAnsi="Georgia" w:cs="Georgia"/>
          <w:lang w:val="en-US"/>
        </w:rPr>
        <w:t>thought,</w:t>
      </w:r>
      <w:proofErr w:type="gramEnd"/>
      <w:r w:rsidRPr="00416FA9">
        <w:rPr>
          <w:rFonts w:ascii="Georgia" w:eastAsia="Georgia" w:hAnsi="Georgia" w:cs="Georgia"/>
          <w:lang w:val="en-US"/>
        </w:rPr>
        <w:t xml:space="preserve"> this must count as a good excuse.  Silver linings, right?</w:t>
      </w:r>
    </w:p>
    <w:p w14:paraId="4EFE40EC" w14:textId="77777777" w:rsidR="0054618A" w:rsidRPr="00416FA9" w:rsidRDefault="0054618A" w:rsidP="0054618A">
      <w:pPr>
        <w:spacing w:before="240" w:after="240"/>
        <w:rPr>
          <w:rFonts w:ascii="Georgia" w:eastAsia="Georgia" w:hAnsi="Georgia" w:cs="Georgia"/>
          <w:lang w:val="en-US"/>
        </w:rPr>
      </w:pPr>
      <w:r w:rsidRPr="00416FA9">
        <w:rPr>
          <w:rFonts w:ascii="Georgia" w:eastAsia="Georgia" w:hAnsi="Georgia" w:cs="Georgia"/>
          <w:lang w:val="en-US"/>
        </w:rPr>
        <w:t>“I’m okay,” she said to the man whose car she collided with.  “Are you?”</w:t>
      </w:r>
    </w:p>
    <w:p w14:paraId="198D6767" w14:textId="0FA69DEF" w:rsidR="00007E3C" w:rsidRDefault="00007E3C">
      <w:r>
        <w:br w:type="page"/>
      </w:r>
    </w:p>
    <w:p w14:paraId="1F7A8418" w14:textId="79603212" w:rsidR="00007E3C" w:rsidRPr="00416FA9" w:rsidRDefault="00007E3C" w:rsidP="00007E3C">
      <w:pPr>
        <w:pStyle w:val="Heading1"/>
        <w:rPr>
          <w:lang w:val="en-US"/>
        </w:rPr>
      </w:pPr>
      <w:bookmarkStart w:id="379" w:name="_Toc197521833"/>
      <w:r w:rsidRPr="00416FA9">
        <w:rPr>
          <w:lang w:val="en-US"/>
        </w:rPr>
        <w:lastRenderedPageBreak/>
        <w:t xml:space="preserve">Appendix </w:t>
      </w:r>
      <w:r w:rsidR="00940DFB">
        <w:rPr>
          <w:lang w:val="en-US"/>
        </w:rPr>
        <w:t>J</w:t>
      </w:r>
      <w:r w:rsidRPr="00416FA9">
        <w:rPr>
          <w:lang w:val="en-US"/>
        </w:rPr>
        <w:t>: Story high integration Chlamydia</w:t>
      </w:r>
      <w:bookmarkEnd w:id="379"/>
    </w:p>
    <w:p w14:paraId="3A2A4956"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“Tammy Warner,” she says her name in that hushed tone people seemed to reserve for libraries and doctor’s offices.  She wishes she were at the library, glancing around the waiting room at the handful of other women who are seated randomly around its peach-colored interior.  They read or watch the </w:t>
      </w:r>
      <w:proofErr w:type="gramStart"/>
      <w:r w:rsidRPr="00416FA9">
        <w:rPr>
          <w:rFonts w:ascii="Georgia" w:eastAsia="Georgia" w:hAnsi="Georgia" w:cs="Georgia"/>
          <w:lang w:val="en-US"/>
        </w:rPr>
        <w:t>television</w:t>
      </w:r>
      <w:proofErr w:type="gramEnd"/>
      <w:r w:rsidRPr="00416FA9">
        <w:rPr>
          <w:rFonts w:ascii="Georgia" w:eastAsia="Georgia" w:hAnsi="Georgia" w:cs="Georgia"/>
          <w:lang w:val="en-US"/>
        </w:rPr>
        <w:t xml:space="preserve"> and she hopes that they are not listening to her.  “I’m supposed to have an appointment with Dr. Edgars at 2:15.”</w:t>
      </w:r>
    </w:p>
    <w:p w14:paraId="034C4010"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“Just have a seat, Tammy, and we’ll call your name when it’s time.”  The receptionist smiles that professional smile that she probably shows to new mothers and cervical cancer patients alike.</w:t>
      </w:r>
    </w:p>
    <w:p w14:paraId="1F4254CB"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Tammy knows no one likes going to the doctor, but she thinks she holds a special sort of distaste for it.  And no doctor is worse than the gyno.  Sometimes she wonders what sort of equivalent men face, but she can never come up with anything quite as invasive—not even the prostate exam they start getting someday. </w:t>
      </w:r>
    </w:p>
    <w:p w14:paraId="4EBBC551"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She sits down and picks up a copy of Women’s Day that looks well read.  It might be the same one she looked at last time she was </w:t>
      </w:r>
      <w:proofErr w:type="gramStart"/>
      <w:r w:rsidRPr="00416FA9">
        <w:rPr>
          <w:rFonts w:ascii="Georgia" w:eastAsia="Georgia" w:hAnsi="Georgia" w:cs="Georgia"/>
          <w:lang w:val="en-US"/>
        </w:rPr>
        <w:t>here—</w:t>
      </w:r>
      <w:proofErr w:type="gramEnd"/>
      <w:r w:rsidRPr="00416FA9">
        <w:rPr>
          <w:rFonts w:ascii="Georgia" w:eastAsia="Georgia" w:hAnsi="Georgia" w:cs="Georgia"/>
          <w:lang w:val="en-US"/>
        </w:rPr>
        <w:t>it’d only been a couple months, after all.  As she flips idly through it, barely seeing the pictures let alone actually reading anything, her mind turns to Jason.</w:t>
      </w:r>
    </w:p>
    <w:p w14:paraId="148D8F8B"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They’d been seeing each other exclusively for almost a year now.  They had met during his senior year, her freshman, in a gen ed.  In a class of hundreds, they sat next to each other on the first day and began talking as a way of passing 75 dull minutes.  He was crushingly hot in that sort of rock star way that was so unusual on what she most often felt was a jock-filled campus.  One day, </w:t>
      </w:r>
      <w:proofErr w:type="gramStart"/>
      <w:r w:rsidRPr="00416FA9">
        <w:rPr>
          <w:rFonts w:ascii="Georgia" w:eastAsia="Georgia" w:hAnsi="Georgia" w:cs="Georgia"/>
          <w:lang w:val="en-US"/>
        </w:rPr>
        <w:t>he’d</w:t>
      </w:r>
      <w:proofErr w:type="gramEnd"/>
      <w:r w:rsidRPr="00416FA9">
        <w:rPr>
          <w:rFonts w:ascii="Georgia" w:eastAsia="Georgia" w:hAnsi="Georgia" w:cs="Georgia"/>
          <w:lang w:val="en-US"/>
        </w:rPr>
        <w:t xml:space="preserve"> asked her if she wanted to grab some food after class, and from there everything developed </w:t>
      </w:r>
      <w:proofErr w:type="gramStart"/>
      <w:r w:rsidRPr="00416FA9">
        <w:rPr>
          <w:rFonts w:ascii="Georgia" w:eastAsia="Georgia" w:hAnsi="Georgia" w:cs="Georgia"/>
          <w:lang w:val="en-US"/>
        </w:rPr>
        <w:t>pretty naturally</w:t>
      </w:r>
      <w:proofErr w:type="gramEnd"/>
      <w:r w:rsidRPr="00416FA9">
        <w:rPr>
          <w:rFonts w:ascii="Georgia" w:eastAsia="Georgia" w:hAnsi="Georgia" w:cs="Georgia"/>
          <w:lang w:val="en-US"/>
        </w:rPr>
        <w:t xml:space="preserve">.  He was like a silver lining in a world full of school and work-related activities. They saw each other most days and spent several nights a week together.  Their friends got along fine; her Chi-O sisters approved; she’d met his family over the holidays: She thought she could trust him. </w:t>
      </w:r>
    </w:p>
    <w:p w14:paraId="15C8762E"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And yet, Friday night, they had both come back to his place, more than a little drunk.  Her friend had just told her about a way to avoid hangovers: take two vitamins and drink some water before going to bed.  It sounded better than spending Saturday </w:t>
      </w:r>
      <w:proofErr w:type="gramStart"/>
      <w:r w:rsidRPr="00416FA9">
        <w:rPr>
          <w:rFonts w:ascii="Georgia" w:eastAsia="Georgia" w:hAnsi="Georgia" w:cs="Georgia"/>
          <w:lang w:val="en-US"/>
        </w:rPr>
        <w:t>sick</w:t>
      </w:r>
      <w:proofErr w:type="gramEnd"/>
      <w:r w:rsidRPr="00416FA9">
        <w:rPr>
          <w:rFonts w:ascii="Georgia" w:eastAsia="Georgia" w:hAnsi="Georgia" w:cs="Georgia"/>
          <w:lang w:val="en-US"/>
        </w:rPr>
        <w:t xml:space="preserve">, so she went to grab some vitamins from Jason’s medicine cabinet, and that’s when she found the antibiotics.  She poured out the contents of the tiny orange bottle and </w:t>
      </w:r>
      <w:proofErr w:type="gramStart"/>
      <w:r w:rsidRPr="00416FA9">
        <w:rPr>
          <w:rFonts w:ascii="Georgia" w:eastAsia="Georgia" w:hAnsi="Georgia" w:cs="Georgia"/>
          <w:lang w:val="en-US"/>
        </w:rPr>
        <w:t>counted —</w:t>
      </w:r>
      <w:proofErr w:type="gramEnd"/>
      <w:r w:rsidRPr="00416FA9">
        <w:rPr>
          <w:rFonts w:ascii="Georgia" w:eastAsia="Georgia" w:hAnsi="Georgia" w:cs="Georgia"/>
          <w:lang w:val="en-US"/>
        </w:rPr>
        <w:t xml:space="preserve"> </w:t>
      </w:r>
      <w:proofErr w:type="gramStart"/>
      <w:r w:rsidRPr="00416FA9">
        <w:rPr>
          <w:rFonts w:ascii="Georgia" w:eastAsia="Georgia" w:hAnsi="Georgia" w:cs="Georgia"/>
          <w:lang w:val="en-US"/>
        </w:rPr>
        <w:t>he</w:t>
      </w:r>
      <w:proofErr w:type="gramEnd"/>
      <w:r w:rsidRPr="00416FA9">
        <w:rPr>
          <w:rFonts w:ascii="Georgia" w:eastAsia="Georgia" w:hAnsi="Georgia" w:cs="Georgia"/>
          <w:lang w:val="en-US"/>
        </w:rPr>
        <w:t xml:space="preserve"> hadn’t taken a single pill!  No wonder none of her symptoms had disappeared!</w:t>
      </w:r>
    </w:p>
    <w:p w14:paraId="466A7C68"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“What were you thinking?” she confronted him immediately, something that probably would have gone more smoothly were they sober.  But he </w:t>
      </w:r>
      <w:r w:rsidRPr="00416FA9">
        <w:rPr>
          <w:rFonts w:ascii="Georgia" w:eastAsia="Georgia" w:hAnsi="Georgia" w:cs="Georgia"/>
          <w:i/>
          <w:lang w:val="en-US"/>
        </w:rPr>
        <w:t>should</w:t>
      </w:r>
      <w:r w:rsidRPr="00416FA9">
        <w:rPr>
          <w:rFonts w:ascii="Georgia" w:eastAsia="Georgia" w:hAnsi="Georgia" w:cs="Georgia"/>
          <w:lang w:val="en-US"/>
        </w:rPr>
        <w:t xml:space="preserve"> have taken them all. </w:t>
      </w:r>
    </w:p>
    <w:p w14:paraId="7E33765F"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When she had first given Jason the prescription for the pills two months ago, she’d explained everything.  She told him that she had gone to the doctor because sex had been painful recently, it had hurt to pee, and she’d been running a </w:t>
      </w:r>
      <w:proofErr w:type="gramStart"/>
      <w:r w:rsidRPr="00416FA9">
        <w:rPr>
          <w:rFonts w:ascii="Georgia" w:eastAsia="Georgia" w:hAnsi="Georgia" w:cs="Georgia"/>
          <w:lang w:val="en-US"/>
        </w:rPr>
        <w:t>low grade</w:t>
      </w:r>
      <w:proofErr w:type="gramEnd"/>
      <w:r w:rsidRPr="00416FA9">
        <w:rPr>
          <w:rFonts w:ascii="Georgia" w:eastAsia="Georgia" w:hAnsi="Georgia" w:cs="Georgia"/>
          <w:lang w:val="en-US"/>
        </w:rPr>
        <w:t xml:space="preserve"> fever for </w:t>
      </w:r>
      <w:r w:rsidRPr="00416FA9">
        <w:rPr>
          <w:rFonts w:ascii="Georgia" w:eastAsia="Georgia" w:hAnsi="Georgia" w:cs="Georgia"/>
          <w:lang w:val="en-US"/>
        </w:rPr>
        <w:lastRenderedPageBreak/>
        <w:t xml:space="preserve">about a week.  She didn’t know what to think, but it concerned her enough to </w:t>
      </w:r>
      <w:proofErr w:type="gramStart"/>
      <w:r w:rsidRPr="00416FA9">
        <w:rPr>
          <w:rFonts w:ascii="Georgia" w:eastAsia="Georgia" w:hAnsi="Georgia" w:cs="Georgia"/>
          <w:lang w:val="en-US"/>
        </w:rPr>
        <w:t>look into</w:t>
      </w:r>
      <w:proofErr w:type="gramEnd"/>
      <w:r w:rsidRPr="00416FA9">
        <w:rPr>
          <w:rFonts w:ascii="Georgia" w:eastAsia="Georgia" w:hAnsi="Georgia" w:cs="Georgia"/>
          <w:lang w:val="en-US"/>
        </w:rPr>
        <w:t xml:space="preserve"> it.  She told the doctor about her symptoms, and he’d asked her if she had experienced any others: nausea, lower abdominal pain, vaginal discharge.  She </w:t>
      </w:r>
      <w:proofErr w:type="gramStart"/>
      <w:r w:rsidRPr="00416FA9">
        <w:rPr>
          <w:rFonts w:ascii="Georgia" w:eastAsia="Georgia" w:hAnsi="Georgia" w:cs="Georgia"/>
          <w:lang w:val="en-US"/>
        </w:rPr>
        <w:t>said she</w:t>
      </w:r>
      <w:proofErr w:type="gramEnd"/>
      <w:r w:rsidRPr="00416FA9">
        <w:rPr>
          <w:rFonts w:ascii="Georgia" w:eastAsia="Georgia" w:hAnsi="Georgia" w:cs="Georgia"/>
          <w:lang w:val="en-US"/>
        </w:rPr>
        <w:t xml:space="preserve"> no, thinking that might be a good sign.  He asked her about her sexual activity, noting that if she wasn’t abstinent, then being in a long-term monogamous relationship and insisting on condom use were the best ways to protect yourself from disease.  She assured him that she was in just such a relationship, omitting the fact that they didn’t use condoms.  But after a year together…?  After running a series of tests, including the standard “pee in a cup” test and the (more humiliating, she felt) one where the nurse swabbed her insides with a giant Q-Tip, the doctor told her that she had Chlamydia, one of the </w:t>
      </w:r>
      <w:proofErr w:type="gramStart"/>
      <w:r w:rsidRPr="00416FA9">
        <w:rPr>
          <w:rFonts w:ascii="Georgia" w:eastAsia="Georgia" w:hAnsi="Georgia" w:cs="Georgia"/>
          <w:lang w:val="en-US"/>
        </w:rPr>
        <w:t>most commonly reported</w:t>
      </w:r>
      <w:proofErr w:type="gramEnd"/>
      <w:r w:rsidRPr="00416FA9">
        <w:rPr>
          <w:rFonts w:ascii="Georgia" w:eastAsia="Georgia" w:hAnsi="Georgia" w:cs="Georgia"/>
          <w:lang w:val="en-US"/>
        </w:rPr>
        <w:t xml:space="preserve"> </w:t>
      </w:r>
      <w:proofErr w:type="gramStart"/>
      <w:r w:rsidRPr="00416FA9">
        <w:rPr>
          <w:rFonts w:ascii="Georgia" w:eastAsia="Georgia" w:hAnsi="Georgia" w:cs="Georgia"/>
          <w:lang w:val="en-US"/>
        </w:rPr>
        <w:t>sexually-transmitted</w:t>
      </w:r>
      <w:proofErr w:type="gramEnd"/>
      <w:r w:rsidRPr="00416FA9">
        <w:rPr>
          <w:rFonts w:ascii="Georgia" w:eastAsia="Georgia" w:hAnsi="Georgia" w:cs="Georgia"/>
          <w:lang w:val="en-US"/>
        </w:rPr>
        <w:t xml:space="preserve"> diseases. 2.8 million people in this country alone are infected each year, he’d told her, among </w:t>
      </w:r>
      <w:proofErr w:type="gramStart"/>
      <w:r w:rsidRPr="00416FA9">
        <w:rPr>
          <w:rFonts w:ascii="Georgia" w:eastAsia="Georgia" w:hAnsi="Georgia" w:cs="Georgia"/>
          <w:lang w:val="en-US"/>
        </w:rPr>
        <w:t>a number of</w:t>
      </w:r>
      <w:proofErr w:type="gramEnd"/>
      <w:r w:rsidRPr="00416FA9">
        <w:rPr>
          <w:rFonts w:ascii="Georgia" w:eastAsia="Georgia" w:hAnsi="Georgia" w:cs="Georgia"/>
          <w:lang w:val="en-US"/>
        </w:rPr>
        <w:t xml:space="preserve"> other </w:t>
      </w:r>
      <w:proofErr w:type="gramStart"/>
      <w:r w:rsidRPr="00416FA9">
        <w:rPr>
          <w:rFonts w:ascii="Georgia" w:eastAsia="Georgia" w:hAnsi="Georgia" w:cs="Georgia"/>
          <w:lang w:val="en-US"/>
        </w:rPr>
        <w:t>statistics</w:t>
      </w:r>
      <w:proofErr w:type="gramEnd"/>
      <w:r w:rsidRPr="00416FA9">
        <w:rPr>
          <w:rFonts w:ascii="Georgia" w:eastAsia="Georgia" w:hAnsi="Georgia" w:cs="Georgia"/>
          <w:lang w:val="en-US"/>
        </w:rPr>
        <w:t xml:space="preserve"> that she tried to commit to memory as he </w:t>
      </w:r>
      <w:proofErr w:type="gramStart"/>
      <w:r w:rsidRPr="00416FA9">
        <w:rPr>
          <w:rFonts w:ascii="Georgia" w:eastAsia="Georgia" w:hAnsi="Georgia" w:cs="Georgia"/>
          <w:lang w:val="en-US"/>
        </w:rPr>
        <w:t>spoke</w:t>
      </w:r>
      <w:proofErr w:type="gramEnd"/>
      <w:r w:rsidRPr="00416FA9">
        <w:rPr>
          <w:rFonts w:ascii="Georgia" w:eastAsia="Georgia" w:hAnsi="Georgia" w:cs="Georgia"/>
          <w:lang w:val="en-US"/>
        </w:rPr>
        <w:t xml:space="preserve"> them.  Statistics like, since she was 19 and Jason was 22, they both fell within the age groups that are at the highest risk—15- to </w:t>
      </w:r>
      <w:proofErr w:type="gramStart"/>
      <w:r w:rsidRPr="00416FA9">
        <w:rPr>
          <w:rFonts w:ascii="Georgia" w:eastAsia="Georgia" w:hAnsi="Georgia" w:cs="Georgia"/>
          <w:lang w:val="en-US"/>
        </w:rPr>
        <w:t>19-year olds</w:t>
      </w:r>
      <w:proofErr w:type="gramEnd"/>
      <w:r w:rsidRPr="00416FA9">
        <w:rPr>
          <w:rFonts w:ascii="Georgia" w:eastAsia="Georgia" w:hAnsi="Georgia" w:cs="Georgia"/>
          <w:lang w:val="en-US"/>
        </w:rPr>
        <w:t xml:space="preserve"> for women, and 20- to 24-year-olds for men.  She related them now to Jason, trying to sound as “scientific” as possible because it made the conversation seem less … weird.</w:t>
      </w:r>
    </w:p>
    <w:p w14:paraId="17511D7D"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“So, he wants me to take the drugs, too?  But I feel fine,” Jason had said.</w:t>
      </w:r>
    </w:p>
    <w:p w14:paraId="1DE50B5F"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“My doctor says that most people don’t have any symptoms.  But men experience even less symptoms than women – only about half of the guys who have it even know they do.  And, when they do have </w:t>
      </w:r>
      <w:proofErr w:type="gramStart"/>
      <w:r w:rsidRPr="00416FA9">
        <w:rPr>
          <w:rFonts w:ascii="Georgia" w:eastAsia="Georgia" w:hAnsi="Georgia" w:cs="Georgia"/>
          <w:lang w:val="en-US"/>
        </w:rPr>
        <w:t>some,</w:t>
      </w:r>
      <w:proofErr w:type="gramEnd"/>
      <w:r w:rsidRPr="00416FA9">
        <w:rPr>
          <w:rFonts w:ascii="Georgia" w:eastAsia="Georgia" w:hAnsi="Georgia" w:cs="Georgia"/>
          <w:lang w:val="en-US"/>
        </w:rPr>
        <w:t xml:space="preserve"> like burning when they go to the </w:t>
      </w:r>
      <w:proofErr w:type="gramStart"/>
      <w:r w:rsidRPr="00416FA9">
        <w:rPr>
          <w:rFonts w:ascii="Georgia" w:eastAsia="Georgia" w:hAnsi="Georgia" w:cs="Georgia"/>
          <w:lang w:val="en-US"/>
        </w:rPr>
        <w:t>bathroom,  they</w:t>
      </w:r>
      <w:proofErr w:type="gramEnd"/>
      <w:r w:rsidRPr="00416FA9">
        <w:rPr>
          <w:rFonts w:ascii="Georgia" w:eastAsia="Georgia" w:hAnsi="Georgia" w:cs="Georgia"/>
          <w:lang w:val="en-US"/>
        </w:rPr>
        <w:t xml:space="preserve"> might not report it.  So, even though women report it 3 times more than men, that doesn’t mean men don’t have it just as frequently.”</w:t>
      </w:r>
    </w:p>
    <w:p w14:paraId="76F1EF82"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Jason was silent, looking extremely uncomfortable.  She could understand—it wasn’t exactly something she was dying to talk about.  </w:t>
      </w:r>
      <w:proofErr w:type="gramStart"/>
      <w:r w:rsidRPr="00416FA9">
        <w:rPr>
          <w:rFonts w:ascii="Georgia" w:eastAsia="Georgia" w:hAnsi="Georgia" w:cs="Georgia"/>
          <w:lang w:val="en-US"/>
        </w:rPr>
        <w:t>Still</w:t>
      </w:r>
      <w:proofErr w:type="gramEnd"/>
      <w:r w:rsidRPr="00416FA9">
        <w:rPr>
          <w:rFonts w:ascii="Georgia" w:eastAsia="Georgia" w:hAnsi="Georgia" w:cs="Georgia"/>
          <w:lang w:val="en-US"/>
        </w:rPr>
        <w:t xml:space="preserve"> she </w:t>
      </w:r>
      <w:r w:rsidRPr="00416FA9">
        <w:rPr>
          <w:rFonts w:ascii="Georgia" w:eastAsia="Georgia" w:hAnsi="Georgia" w:cs="Georgia"/>
          <w:i/>
          <w:lang w:val="en-US"/>
        </w:rPr>
        <w:t xml:space="preserve">was </w:t>
      </w:r>
      <w:r w:rsidRPr="00416FA9">
        <w:rPr>
          <w:rFonts w:ascii="Georgia" w:eastAsia="Georgia" w:hAnsi="Georgia" w:cs="Georgia"/>
          <w:lang w:val="en-US"/>
        </w:rPr>
        <w:t>talking about it, and it was something they both needed to deal with.</w:t>
      </w:r>
    </w:p>
    <w:p w14:paraId="3A7E50AD"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“Look, I’m not asking you to go get tested or anything like that.  I just need to make sure that we both get rid of it, if we </w:t>
      </w:r>
      <w:proofErr w:type="gramStart"/>
      <w:r w:rsidRPr="00416FA9">
        <w:rPr>
          <w:rFonts w:ascii="Georgia" w:eastAsia="Georgia" w:hAnsi="Georgia" w:cs="Georgia"/>
          <w:lang w:val="en-US"/>
        </w:rPr>
        <w:t>do both</w:t>
      </w:r>
      <w:proofErr w:type="gramEnd"/>
      <w:r w:rsidRPr="00416FA9">
        <w:rPr>
          <w:rFonts w:ascii="Georgia" w:eastAsia="Georgia" w:hAnsi="Georgia" w:cs="Georgia"/>
          <w:lang w:val="en-US"/>
        </w:rPr>
        <w:t xml:space="preserve"> have it.  Which chances are we do, given the amount of time we spend there,” she motioned with her eyes toward his bed.  “I’m not saying I got it from you, or anything, but if I have it, we both probably do.  And re-infection is </w:t>
      </w:r>
      <w:proofErr w:type="gramStart"/>
      <w:r w:rsidRPr="00416FA9">
        <w:rPr>
          <w:rFonts w:ascii="Georgia" w:eastAsia="Georgia" w:hAnsi="Georgia" w:cs="Georgia"/>
          <w:lang w:val="en-US"/>
        </w:rPr>
        <w:t>really common</w:t>
      </w:r>
      <w:proofErr w:type="gramEnd"/>
      <w:r w:rsidRPr="00416FA9">
        <w:rPr>
          <w:rFonts w:ascii="Georgia" w:eastAsia="Georgia" w:hAnsi="Georgia" w:cs="Georgia"/>
          <w:lang w:val="en-US"/>
        </w:rPr>
        <w:t xml:space="preserve"> if both partners don’t do something about it. It’s </w:t>
      </w:r>
      <w:proofErr w:type="gramStart"/>
      <w:r w:rsidRPr="00416FA9">
        <w:rPr>
          <w:rFonts w:ascii="Georgia" w:eastAsia="Georgia" w:hAnsi="Georgia" w:cs="Georgia"/>
          <w:lang w:val="en-US"/>
        </w:rPr>
        <w:t>really easy</w:t>
      </w:r>
      <w:proofErr w:type="gramEnd"/>
      <w:r w:rsidRPr="00416FA9">
        <w:rPr>
          <w:rFonts w:ascii="Georgia" w:eastAsia="Georgia" w:hAnsi="Georgia" w:cs="Georgia"/>
          <w:lang w:val="en-US"/>
        </w:rPr>
        <w:t xml:space="preserve"> to treat with these simple antibiotics,” she waved the prescription at him.</w:t>
      </w:r>
    </w:p>
    <w:p w14:paraId="1AE9DFD5"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And, she didn’t say this, but while it didn’t have long-term consequences for men, Dr. Edgars outlined the potentially severe health consequences for women who go untreated: pelvic inflammatory disease, ectopic pregnancy, even infertility.  None of which sounded pleasant.</w:t>
      </w:r>
    </w:p>
    <w:p w14:paraId="193C9FD6" w14:textId="77777777" w:rsidR="00007E3C" w:rsidRPr="00416FA9" w:rsidRDefault="298B9702" w:rsidP="7157A52D">
      <w:pPr>
        <w:spacing w:before="240" w:after="240"/>
        <w:rPr>
          <w:rFonts w:ascii="Georgia" w:eastAsia="Georgia" w:hAnsi="Georgia" w:cs="Georgia"/>
        </w:rPr>
      </w:pPr>
      <w:r w:rsidRPr="7157A52D">
        <w:rPr>
          <w:rFonts w:ascii="Georgia" w:eastAsia="Georgia" w:hAnsi="Georgia" w:cs="Georgia"/>
        </w:rPr>
        <w:t xml:space="preserve">“Well, it’s just some pills, right?”  He smiled and pulled her closer, “If it helps us continue to spend time there”—now </w:t>
      </w:r>
      <w:r w:rsidRPr="7157A52D">
        <w:rPr>
          <w:rFonts w:ascii="Georgia" w:eastAsia="Georgia" w:hAnsi="Georgia" w:cs="Georgia"/>
          <w:i/>
          <w:iCs/>
        </w:rPr>
        <w:t>he</w:t>
      </w:r>
      <w:r w:rsidRPr="7157A52D">
        <w:rPr>
          <w:rFonts w:ascii="Georgia" w:eastAsia="Georgia" w:hAnsi="Georgia" w:cs="Georgia"/>
        </w:rPr>
        <w:t xml:space="preserve"> motioned to the bed</w:t>
      </w:r>
      <w:proofErr w:type="gramStart"/>
      <w:r w:rsidRPr="7157A52D">
        <w:rPr>
          <w:rFonts w:ascii="Georgia" w:eastAsia="Georgia" w:hAnsi="Georgia" w:cs="Georgia"/>
        </w:rPr>
        <w:t>—“</w:t>
      </w:r>
      <w:proofErr w:type="gramEnd"/>
      <w:r w:rsidRPr="7157A52D">
        <w:rPr>
          <w:rFonts w:ascii="Georgia" w:eastAsia="Georgia" w:hAnsi="Georgia" w:cs="Georgia"/>
        </w:rPr>
        <w:t>then I’m all for it.”</w:t>
      </w:r>
    </w:p>
    <w:p w14:paraId="45CC83B9"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And she had thought that was it.  She’d taken the antibiotics over the next several days, and did feel better while she was on them.  However, as soon as she stopped, everything seemed to come back—it hurt to have sex and to go to the bathroom, and </w:t>
      </w:r>
      <w:r w:rsidRPr="00416FA9">
        <w:rPr>
          <w:rFonts w:ascii="Georgia" w:eastAsia="Georgia" w:hAnsi="Georgia" w:cs="Georgia"/>
          <w:lang w:val="en-US"/>
        </w:rPr>
        <w:lastRenderedPageBreak/>
        <w:t>her fever returned.  She had waited for it to get better, thinking that maybe it just took a while for her body to return to normal.</w:t>
      </w:r>
    </w:p>
    <w:p w14:paraId="51E625C6"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She was still </w:t>
      </w:r>
      <w:proofErr w:type="gramStart"/>
      <w:r w:rsidRPr="00416FA9">
        <w:rPr>
          <w:rFonts w:ascii="Georgia" w:eastAsia="Georgia" w:hAnsi="Georgia" w:cs="Georgia"/>
          <w:lang w:val="en-US"/>
        </w:rPr>
        <w:t>waiting</w:t>
      </w:r>
      <w:proofErr w:type="gramEnd"/>
      <w:r w:rsidRPr="00416FA9">
        <w:rPr>
          <w:rFonts w:ascii="Georgia" w:eastAsia="Georgia" w:hAnsi="Georgia" w:cs="Georgia"/>
          <w:lang w:val="en-US"/>
        </w:rPr>
        <w:t xml:space="preserve"> the night that she found out Jason hadn’t taken any of the antibiotics.</w:t>
      </w:r>
    </w:p>
    <w:p w14:paraId="05440768"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And he had no excuse.  He drunkenly mumbled something about not wanting to take anything he didn’t need to and that she was the only one who </w:t>
      </w:r>
      <w:proofErr w:type="gramStart"/>
      <w:r w:rsidRPr="00416FA9">
        <w:rPr>
          <w:rFonts w:ascii="Georgia" w:eastAsia="Georgia" w:hAnsi="Georgia" w:cs="Georgia"/>
          <w:lang w:val="en-US"/>
        </w:rPr>
        <w:t>definitely had</w:t>
      </w:r>
      <w:proofErr w:type="gramEnd"/>
      <w:r w:rsidRPr="00416FA9">
        <w:rPr>
          <w:rFonts w:ascii="Georgia" w:eastAsia="Georgia" w:hAnsi="Georgia" w:cs="Georgia"/>
          <w:lang w:val="en-US"/>
        </w:rPr>
        <w:t xml:space="preserve"> the disease.  They fought, and although she can play it over word-for-word in her head, she tries to focus on the magazine pages.  The thing she can’t get over, what she keeps seeing, is his uncaring look.  He looked more interested </w:t>
      </w:r>
      <w:proofErr w:type="gramStart"/>
      <w:r w:rsidRPr="00416FA9">
        <w:rPr>
          <w:rFonts w:ascii="Georgia" w:eastAsia="Georgia" w:hAnsi="Georgia" w:cs="Georgia"/>
          <w:lang w:val="en-US"/>
        </w:rPr>
        <w:t>at</w:t>
      </w:r>
      <w:proofErr w:type="gramEnd"/>
      <w:r w:rsidRPr="00416FA9">
        <w:rPr>
          <w:rFonts w:ascii="Georgia" w:eastAsia="Georgia" w:hAnsi="Georgia" w:cs="Georgia"/>
          <w:lang w:val="en-US"/>
        </w:rPr>
        <w:t xml:space="preserve"> the Xbox game that stood paused on his television screen, which he kept glancing at during the fight.  It was so unlike him—not to be cliché, she tells herself, but he always listened to her.  Which is why his actions strike her as so bizarre.  She wonders if it was just because he was uncomfortable.  If his discomfort could be so great as to make him avoid doing </w:t>
      </w:r>
      <w:proofErr w:type="gramStart"/>
      <w:r w:rsidRPr="00416FA9">
        <w:rPr>
          <w:rFonts w:ascii="Georgia" w:eastAsia="Georgia" w:hAnsi="Georgia" w:cs="Georgia"/>
          <w:lang w:val="en-US"/>
        </w:rPr>
        <w:t>something so</w:t>
      </w:r>
      <w:proofErr w:type="gramEnd"/>
      <w:r w:rsidRPr="00416FA9">
        <w:rPr>
          <w:rFonts w:ascii="Georgia" w:eastAsia="Georgia" w:hAnsi="Georgia" w:cs="Georgia"/>
          <w:lang w:val="en-US"/>
        </w:rPr>
        <w:t xml:space="preserve"> simple </w:t>
      </w:r>
      <w:proofErr w:type="gramStart"/>
      <w:r w:rsidRPr="00416FA9">
        <w:rPr>
          <w:rFonts w:ascii="Georgia" w:eastAsia="Georgia" w:hAnsi="Georgia" w:cs="Georgia"/>
          <w:lang w:val="en-US"/>
        </w:rPr>
        <w:t>as</w:t>
      </w:r>
      <w:proofErr w:type="gramEnd"/>
      <w:r w:rsidRPr="00416FA9">
        <w:rPr>
          <w:rFonts w:ascii="Georgia" w:eastAsia="Georgia" w:hAnsi="Georgia" w:cs="Georgia"/>
          <w:lang w:val="en-US"/>
        </w:rPr>
        <w:t xml:space="preserve"> taking some pills that, if nothing was wrong with him, wouldn’t do him any harm </w:t>
      </w:r>
      <w:proofErr w:type="gramStart"/>
      <w:r w:rsidRPr="00416FA9">
        <w:rPr>
          <w:rFonts w:ascii="Georgia" w:eastAsia="Georgia" w:hAnsi="Georgia" w:cs="Georgia"/>
          <w:lang w:val="en-US"/>
        </w:rPr>
        <w:t>any way</w:t>
      </w:r>
      <w:proofErr w:type="gramEnd"/>
      <w:r w:rsidRPr="00416FA9">
        <w:rPr>
          <w:rFonts w:ascii="Georgia" w:eastAsia="Georgia" w:hAnsi="Georgia" w:cs="Georgia"/>
          <w:lang w:val="en-US"/>
        </w:rPr>
        <w:t xml:space="preserve">.  So great as to cause a fight that seems like it could end their relationship.  She tries to see herself trusting him </w:t>
      </w:r>
      <w:proofErr w:type="gramStart"/>
      <w:r w:rsidRPr="00416FA9">
        <w:rPr>
          <w:rFonts w:ascii="Georgia" w:eastAsia="Georgia" w:hAnsi="Georgia" w:cs="Georgia"/>
          <w:lang w:val="en-US"/>
        </w:rPr>
        <w:t>again, but</w:t>
      </w:r>
      <w:proofErr w:type="gramEnd"/>
      <w:r w:rsidRPr="00416FA9">
        <w:rPr>
          <w:rFonts w:ascii="Georgia" w:eastAsia="Georgia" w:hAnsi="Georgia" w:cs="Georgia"/>
          <w:lang w:val="en-US"/>
        </w:rPr>
        <w:t xml:space="preserve"> can’t.</w:t>
      </w:r>
    </w:p>
    <w:p w14:paraId="1DDCD888"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“Tammy Warner.”</w:t>
      </w:r>
    </w:p>
    <w:p w14:paraId="3C6B9247"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The name, called out into the </w:t>
      </w:r>
      <w:proofErr w:type="gramStart"/>
      <w:r w:rsidRPr="00416FA9">
        <w:rPr>
          <w:rFonts w:ascii="Georgia" w:eastAsia="Georgia" w:hAnsi="Georgia" w:cs="Georgia"/>
          <w:lang w:val="en-US"/>
        </w:rPr>
        <w:t>near-silence</w:t>
      </w:r>
      <w:proofErr w:type="gramEnd"/>
      <w:r w:rsidRPr="00416FA9">
        <w:rPr>
          <w:rFonts w:ascii="Georgia" w:eastAsia="Georgia" w:hAnsi="Georgia" w:cs="Georgia"/>
          <w:lang w:val="en-US"/>
        </w:rPr>
        <w:t xml:space="preserve"> of the waiting room, silence broken only by the televisions, breaks into her thoughts.  She </w:t>
      </w:r>
      <w:proofErr w:type="gramStart"/>
      <w:r w:rsidRPr="00416FA9">
        <w:rPr>
          <w:rFonts w:ascii="Georgia" w:eastAsia="Georgia" w:hAnsi="Georgia" w:cs="Georgia"/>
          <w:lang w:val="en-US"/>
        </w:rPr>
        <w:t>looks</w:t>
      </w:r>
      <w:proofErr w:type="gramEnd"/>
      <w:r w:rsidRPr="00416FA9">
        <w:rPr>
          <w:rFonts w:ascii="Georgia" w:eastAsia="Georgia" w:hAnsi="Georgia" w:cs="Georgia"/>
          <w:lang w:val="en-US"/>
        </w:rPr>
        <w:t xml:space="preserve"> up, her breath caught.  Across the room, a nurse waits in the door that connects to the rest of the office and the examination rooms.  She smiles benignly at Tammy.</w:t>
      </w:r>
    </w:p>
    <w:p w14:paraId="05D78277"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It can’t be that bad.  After all, it was only a couple of months ago that she was diagnosed.  She is </w:t>
      </w:r>
      <w:proofErr w:type="gramStart"/>
      <w:r w:rsidRPr="00416FA9">
        <w:rPr>
          <w:rFonts w:ascii="Georgia" w:eastAsia="Georgia" w:hAnsi="Georgia" w:cs="Georgia"/>
          <w:lang w:val="en-US"/>
        </w:rPr>
        <w:t>sure,</w:t>
      </w:r>
      <w:proofErr w:type="gramEnd"/>
      <w:r w:rsidRPr="00416FA9">
        <w:rPr>
          <w:rFonts w:ascii="Georgia" w:eastAsia="Georgia" w:hAnsi="Georgia" w:cs="Georgia"/>
          <w:lang w:val="en-US"/>
        </w:rPr>
        <w:t xml:space="preserve"> she reminds </w:t>
      </w:r>
      <w:proofErr w:type="gramStart"/>
      <w:r w:rsidRPr="00416FA9">
        <w:rPr>
          <w:rFonts w:ascii="Georgia" w:eastAsia="Georgia" w:hAnsi="Georgia" w:cs="Georgia"/>
          <w:lang w:val="en-US"/>
        </w:rPr>
        <w:t>herself,</w:t>
      </w:r>
      <w:proofErr w:type="gramEnd"/>
      <w:r w:rsidRPr="00416FA9">
        <w:rPr>
          <w:rFonts w:ascii="Georgia" w:eastAsia="Georgia" w:hAnsi="Georgia" w:cs="Georgia"/>
          <w:lang w:val="en-US"/>
        </w:rPr>
        <w:t xml:space="preserve"> that nothing could have gotten that much worse in that amount of time.  </w:t>
      </w:r>
      <w:proofErr w:type="gramStart"/>
      <w:r w:rsidRPr="00416FA9">
        <w:rPr>
          <w:rFonts w:ascii="Georgia" w:eastAsia="Georgia" w:hAnsi="Georgia" w:cs="Georgia"/>
          <w:lang w:val="en-US"/>
        </w:rPr>
        <w:t>Except</w:t>
      </w:r>
      <w:proofErr w:type="gramEnd"/>
      <w:r w:rsidRPr="00416FA9">
        <w:rPr>
          <w:rFonts w:ascii="Georgia" w:eastAsia="Georgia" w:hAnsi="Georgia" w:cs="Georgia"/>
          <w:lang w:val="en-US"/>
        </w:rPr>
        <w:t xml:space="preserve"> her relationship with Jason, the other voice inside her points out.  That certainly seems to have gone to shit.  The roiling that travels from her stomach up to her throat and back down again belies the calming thoughts she tries to insist upon.</w:t>
      </w:r>
    </w:p>
    <w:p w14:paraId="37B4CC73"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 xml:space="preserve">A sigh.  </w:t>
      </w:r>
      <w:proofErr w:type="gramStart"/>
      <w:r w:rsidRPr="00416FA9">
        <w:rPr>
          <w:rFonts w:ascii="Georgia" w:eastAsia="Georgia" w:hAnsi="Georgia" w:cs="Georgia"/>
          <w:lang w:val="en-US"/>
        </w:rPr>
        <w:t>Put</w:t>
      </w:r>
      <w:proofErr w:type="gramEnd"/>
      <w:r w:rsidRPr="00416FA9">
        <w:rPr>
          <w:rFonts w:ascii="Georgia" w:eastAsia="Georgia" w:hAnsi="Georgia" w:cs="Georgia"/>
          <w:lang w:val="en-US"/>
        </w:rPr>
        <w:t xml:space="preserve"> down the magazine, she tells herself.  Stand up.</w:t>
      </w:r>
    </w:p>
    <w:p w14:paraId="2E141A9D" w14:textId="77777777" w:rsidR="00007E3C" w:rsidRPr="00416FA9" w:rsidRDefault="00007E3C" w:rsidP="00007E3C">
      <w:pPr>
        <w:spacing w:before="240" w:after="240"/>
        <w:rPr>
          <w:rFonts w:ascii="Georgia" w:eastAsia="Georgia" w:hAnsi="Georgia" w:cs="Georgia"/>
          <w:lang w:val="en-US"/>
        </w:rPr>
      </w:pPr>
      <w:r w:rsidRPr="00416FA9">
        <w:rPr>
          <w:rFonts w:ascii="Georgia" w:eastAsia="Georgia" w:hAnsi="Georgia" w:cs="Georgia"/>
          <w:lang w:val="en-US"/>
        </w:rPr>
        <w:t>Here you go.</w:t>
      </w:r>
    </w:p>
    <w:p w14:paraId="544DD3C6" w14:textId="77777777" w:rsidR="00007E3C" w:rsidRPr="00416FA9" w:rsidRDefault="00007E3C" w:rsidP="00007E3C">
      <w:pPr>
        <w:rPr>
          <w:lang w:val="en-US"/>
        </w:rPr>
      </w:pPr>
    </w:p>
    <w:p w14:paraId="48C22B7F" w14:textId="77777777" w:rsidR="00007E3C" w:rsidRPr="00416FA9" w:rsidRDefault="00007E3C" w:rsidP="00007E3C">
      <w:pPr>
        <w:rPr>
          <w:lang w:val="en-US"/>
        </w:rPr>
      </w:pPr>
    </w:p>
    <w:p w14:paraId="5C0B756F" w14:textId="77777777" w:rsidR="00007E3C" w:rsidRPr="00416FA9" w:rsidRDefault="00007E3C" w:rsidP="00007E3C">
      <w:pPr>
        <w:rPr>
          <w:lang w:val="en-US"/>
        </w:rPr>
      </w:pPr>
    </w:p>
    <w:p w14:paraId="3EA51C69" w14:textId="77777777" w:rsidR="00007E3C" w:rsidRPr="00416FA9" w:rsidRDefault="00007E3C" w:rsidP="00007E3C">
      <w:pPr>
        <w:pStyle w:val="Heading1"/>
        <w:rPr>
          <w:lang w:val="en-US"/>
        </w:rPr>
      </w:pPr>
      <w:bookmarkStart w:id="380" w:name="_wlj26xev1oz6" w:colFirst="0" w:colLast="0"/>
      <w:bookmarkEnd w:id="380"/>
      <w:r w:rsidRPr="00416FA9">
        <w:rPr>
          <w:lang w:val="en-US"/>
        </w:rPr>
        <w:br w:type="page"/>
      </w:r>
    </w:p>
    <w:p w14:paraId="5F3FB000" w14:textId="628C646C" w:rsidR="00007E3C" w:rsidRPr="00416FA9" w:rsidRDefault="00007E3C" w:rsidP="00007E3C">
      <w:pPr>
        <w:pStyle w:val="Heading1"/>
        <w:rPr>
          <w:lang w:val="en-US"/>
        </w:rPr>
      </w:pPr>
      <w:bookmarkStart w:id="381" w:name="_yy5twnac0b2l" w:colFirst="0" w:colLast="0"/>
      <w:bookmarkStart w:id="382" w:name="_Toc197521834"/>
      <w:bookmarkEnd w:id="381"/>
      <w:r w:rsidRPr="00416FA9">
        <w:rPr>
          <w:lang w:val="en-US"/>
        </w:rPr>
        <w:lastRenderedPageBreak/>
        <w:t xml:space="preserve">Appendix </w:t>
      </w:r>
      <w:r w:rsidR="00940DFB">
        <w:rPr>
          <w:lang w:val="en-US"/>
        </w:rPr>
        <w:t>K</w:t>
      </w:r>
      <w:r w:rsidRPr="00416FA9">
        <w:rPr>
          <w:lang w:val="en-US"/>
        </w:rPr>
        <w:t>: Post-Stimulus Questions</w:t>
      </w:r>
      <w:bookmarkEnd w:id="382"/>
    </w:p>
    <w:p w14:paraId="294FD142" w14:textId="77777777" w:rsidR="00007E3C" w:rsidRPr="00416FA9" w:rsidRDefault="00007E3C" w:rsidP="00FD6F79">
      <w:pPr>
        <w:pStyle w:val="Heading2"/>
        <w:rPr>
          <w:lang w:val="en-US"/>
        </w:rPr>
      </w:pPr>
      <w:bookmarkStart w:id="383" w:name="_Toc197521835"/>
      <w:r w:rsidRPr="00416FA9">
        <w:rPr>
          <w:highlight w:val="white"/>
          <w:lang w:val="en-US"/>
        </w:rPr>
        <w:t>Transportation questions</w:t>
      </w:r>
      <w:bookmarkEnd w:id="383"/>
    </w:p>
    <w:p w14:paraId="761BA1F9" w14:textId="77777777" w:rsidR="00007E3C" w:rsidRPr="00416FA9" w:rsidRDefault="00007E3C" w:rsidP="00007E3C">
      <w:pPr>
        <w:rPr>
          <w:rFonts w:ascii="Inter" w:eastAsia="Inter" w:hAnsi="Inter" w:cs="Inter"/>
          <w:color w:val="57647E"/>
          <w:sz w:val="21"/>
          <w:szCs w:val="21"/>
          <w:highlight w:val="white"/>
          <w:lang w:val="en-US"/>
        </w:rPr>
      </w:pPr>
      <w:r w:rsidRPr="00416FA9">
        <w:rPr>
          <w:rFonts w:ascii="Inter" w:eastAsia="Inter" w:hAnsi="Inter" w:cs="Inter"/>
          <w:color w:val="57647E"/>
          <w:sz w:val="21"/>
          <w:szCs w:val="21"/>
          <w:highlight w:val="white"/>
          <w:lang w:val="en-US"/>
        </w:rPr>
        <w:t>The following questions are about how you feel as part of the story. Please fill in how much you agree with the following statements</w:t>
      </w:r>
    </w:p>
    <w:p w14:paraId="1D21B4DC" w14:textId="77777777" w:rsidR="00007E3C" w:rsidRPr="00416FA9" w:rsidRDefault="00007E3C" w:rsidP="00007E3C">
      <w:pPr>
        <w:rPr>
          <w:rFonts w:ascii="Inter" w:eastAsia="Inter" w:hAnsi="Inter" w:cs="Inter"/>
          <w:color w:val="57647E"/>
          <w:sz w:val="21"/>
          <w:szCs w:val="21"/>
          <w:highlight w:val="white"/>
          <w:lang w:val="en-US"/>
        </w:rPr>
      </w:pPr>
    </w:p>
    <w:p w14:paraId="312428E0"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While I was reading the narrative, I could easily picture the events in it taking place.</w:t>
      </w:r>
    </w:p>
    <w:p w14:paraId="5340E1C1" w14:textId="77777777" w:rsidR="00007E3C" w:rsidRPr="00416FA9" w:rsidRDefault="00007E3C" w:rsidP="00007E3C">
      <w:pPr>
        <w:rPr>
          <w:rFonts w:ascii="Inter" w:eastAsia="Inter" w:hAnsi="Inter" w:cs="Inter"/>
          <w:color w:val="2C3345"/>
          <w:sz w:val="24"/>
          <w:szCs w:val="24"/>
          <w:highlight w:val="white"/>
          <w:lang w:val="en-US"/>
        </w:rPr>
      </w:pPr>
    </w:p>
    <w:p w14:paraId="7B2194C8"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While I was reading the narrative, activity going on in the room around me was on my mind.</w:t>
      </w:r>
    </w:p>
    <w:p w14:paraId="5255BD88" w14:textId="77777777" w:rsidR="00007E3C" w:rsidRPr="00416FA9" w:rsidRDefault="00007E3C" w:rsidP="00007E3C">
      <w:pPr>
        <w:rPr>
          <w:rFonts w:ascii="Inter" w:eastAsia="Inter" w:hAnsi="Inter" w:cs="Inter"/>
          <w:color w:val="2C3345"/>
          <w:sz w:val="24"/>
          <w:szCs w:val="24"/>
          <w:highlight w:val="white"/>
          <w:lang w:val="en-US"/>
        </w:rPr>
      </w:pPr>
    </w:p>
    <w:p w14:paraId="3E54F46E"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could picture myself in the scenes of events described in the narrative.</w:t>
      </w:r>
    </w:p>
    <w:p w14:paraId="5C31FA9F" w14:textId="77777777" w:rsidR="00007E3C" w:rsidRPr="00416FA9" w:rsidRDefault="00007E3C" w:rsidP="00007E3C">
      <w:pPr>
        <w:rPr>
          <w:rFonts w:ascii="Inter" w:eastAsia="Inter" w:hAnsi="Inter" w:cs="Inter"/>
          <w:color w:val="2C3345"/>
          <w:sz w:val="24"/>
          <w:szCs w:val="24"/>
          <w:highlight w:val="white"/>
          <w:lang w:val="en-US"/>
        </w:rPr>
      </w:pPr>
    </w:p>
    <w:p w14:paraId="04689DBA"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was mentally involved in the story while reading it.</w:t>
      </w:r>
    </w:p>
    <w:p w14:paraId="3C7794A1" w14:textId="77777777" w:rsidR="00007E3C" w:rsidRPr="00416FA9" w:rsidRDefault="00007E3C" w:rsidP="00007E3C">
      <w:pPr>
        <w:rPr>
          <w:rFonts w:ascii="Inter" w:eastAsia="Inter" w:hAnsi="Inter" w:cs="Inter"/>
          <w:color w:val="2C3345"/>
          <w:sz w:val="24"/>
          <w:szCs w:val="24"/>
          <w:highlight w:val="white"/>
          <w:lang w:val="en-US"/>
        </w:rPr>
      </w:pPr>
    </w:p>
    <w:p w14:paraId="528DB6D5"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After finishing the narrative, I found it easy to put it out of my mind.</w:t>
      </w:r>
    </w:p>
    <w:p w14:paraId="21ABFB1F" w14:textId="77777777" w:rsidR="00007E3C" w:rsidRPr="00416FA9" w:rsidRDefault="00007E3C" w:rsidP="00007E3C">
      <w:pPr>
        <w:rPr>
          <w:rFonts w:ascii="Inter" w:eastAsia="Inter" w:hAnsi="Inter" w:cs="Inter"/>
          <w:color w:val="2C3345"/>
          <w:sz w:val="24"/>
          <w:szCs w:val="24"/>
          <w:highlight w:val="white"/>
          <w:lang w:val="en-US"/>
        </w:rPr>
      </w:pPr>
    </w:p>
    <w:p w14:paraId="5DCDA3C2"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wanted to learn how the narrative ended.</w:t>
      </w:r>
    </w:p>
    <w:p w14:paraId="35103EF7" w14:textId="77777777" w:rsidR="00007E3C" w:rsidRPr="00416FA9" w:rsidRDefault="00007E3C" w:rsidP="00007E3C">
      <w:pPr>
        <w:rPr>
          <w:lang w:val="en-US"/>
        </w:rPr>
      </w:pPr>
    </w:p>
    <w:p w14:paraId="4B4C5C60"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The narrative affected me emotionally.</w:t>
      </w:r>
    </w:p>
    <w:p w14:paraId="4B80B620" w14:textId="77777777" w:rsidR="00007E3C" w:rsidRPr="00416FA9" w:rsidRDefault="00007E3C" w:rsidP="00007E3C">
      <w:pPr>
        <w:rPr>
          <w:rFonts w:ascii="Inter" w:eastAsia="Inter" w:hAnsi="Inter" w:cs="Inter"/>
          <w:color w:val="2C3345"/>
          <w:sz w:val="24"/>
          <w:szCs w:val="24"/>
          <w:highlight w:val="white"/>
          <w:lang w:val="en-US"/>
        </w:rPr>
      </w:pPr>
    </w:p>
    <w:p w14:paraId="23D7CF01"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found myself thinking of ways the narrative could have turned out differently.</w:t>
      </w:r>
    </w:p>
    <w:p w14:paraId="292D29FD" w14:textId="77777777" w:rsidR="00007E3C" w:rsidRPr="00416FA9" w:rsidRDefault="00007E3C" w:rsidP="00007E3C">
      <w:pPr>
        <w:rPr>
          <w:rFonts w:ascii="Inter" w:eastAsia="Inter" w:hAnsi="Inter" w:cs="Inter"/>
          <w:color w:val="2C3345"/>
          <w:sz w:val="24"/>
          <w:szCs w:val="24"/>
          <w:highlight w:val="white"/>
          <w:lang w:val="en-US"/>
        </w:rPr>
      </w:pPr>
    </w:p>
    <w:p w14:paraId="44B09378"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found my mind wandering while reading the narrative.</w:t>
      </w:r>
    </w:p>
    <w:p w14:paraId="45164427" w14:textId="77777777" w:rsidR="00007E3C" w:rsidRPr="00416FA9" w:rsidRDefault="00007E3C" w:rsidP="00007E3C">
      <w:pPr>
        <w:rPr>
          <w:rFonts w:ascii="Inter" w:eastAsia="Inter" w:hAnsi="Inter" w:cs="Inter"/>
          <w:color w:val="2C3345"/>
          <w:sz w:val="24"/>
          <w:szCs w:val="24"/>
          <w:highlight w:val="white"/>
          <w:lang w:val="en-US"/>
        </w:rPr>
      </w:pPr>
    </w:p>
    <w:p w14:paraId="024152AE"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The events in the narrative are relevant to my everyday life.</w:t>
      </w:r>
    </w:p>
    <w:p w14:paraId="1F0D8DC4" w14:textId="77777777" w:rsidR="00007E3C" w:rsidRPr="00416FA9" w:rsidRDefault="00007E3C" w:rsidP="00007E3C">
      <w:pPr>
        <w:rPr>
          <w:rFonts w:ascii="Inter" w:eastAsia="Inter" w:hAnsi="Inter" w:cs="Inter"/>
          <w:color w:val="2C3345"/>
          <w:sz w:val="24"/>
          <w:szCs w:val="24"/>
          <w:highlight w:val="white"/>
          <w:lang w:val="en-US"/>
        </w:rPr>
      </w:pPr>
    </w:p>
    <w:p w14:paraId="660466A7"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The events in the narrative have changed my life.</w:t>
      </w:r>
    </w:p>
    <w:p w14:paraId="51E30C54" w14:textId="77777777" w:rsidR="00007E3C" w:rsidRPr="00416FA9" w:rsidRDefault="00007E3C" w:rsidP="00007E3C">
      <w:pPr>
        <w:rPr>
          <w:rFonts w:ascii="Inter" w:eastAsia="Inter" w:hAnsi="Inter" w:cs="Inter"/>
          <w:color w:val="2C3345"/>
          <w:sz w:val="24"/>
          <w:szCs w:val="24"/>
          <w:highlight w:val="white"/>
          <w:lang w:val="en-US"/>
        </w:rPr>
      </w:pPr>
    </w:p>
    <w:p w14:paraId="0E5CCF6E"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While reading the narrative I had a vivid image of the main character.</w:t>
      </w:r>
    </w:p>
    <w:p w14:paraId="198E6B6E" w14:textId="77777777" w:rsidR="00007E3C" w:rsidRPr="00416FA9" w:rsidRDefault="00007E3C" w:rsidP="00007E3C">
      <w:pPr>
        <w:rPr>
          <w:rFonts w:ascii="Inter" w:eastAsia="Inter" w:hAnsi="Inter" w:cs="Inter"/>
          <w:color w:val="2C3345"/>
          <w:sz w:val="24"/>
          <w:szCs w:val="24"/>
          <w:highlight w:val="white"/>
          <w:lang w:val="en-US"/>
        </w:rPr>
      </w:pPr>
    </w:p>
    <w:p w14:paraId="07BC24D8" w14:textId="77777777" w:rsidR="00007E3C" w:rsidRPr="00416FA9" w:rsidRDefault="00007E3C" w:rsidP="00007E3C">
      <w:pPr>
        <w:rPr>
          <w:rFonts w:ascii="Inter" w:eastAsia="Inter" w:hAnsi="Inter" w:cs="Inter"/>
          <w:color w:val="2C3345"/>
          <w:sz w:val="24"/>
          <w:szCs w:val="24"/>
          <w:highlight w:val="white"/>
          <w:lang w:val="en-US"/>
        </w:rPr>
      </w:pPr>
      <w:r w:rsidRPr="00416FA9">
        <w:rPr>
          <w:lang w:val="en-US"/>
        </w:rPr>
        <w:br w:type="page"/>
      </w:r>
    </w:p>
    <w:p w14:paraId="57DE29B1" w14:textId="77777777" w:rsidR="00007E3C" w:rsidRPr="00416FA9" w:rsidRDefault="00007E3C" w:rsidP="00FD6F79">
      <w:pPr>
        <w:pStyle w:val="Heading2"/>
        <w:rPr>
          <w:sz w:val="24"/>
          <w:szCs w:val="24"/>
          <w:highlight w:val="white"/>
          <w:lang w:val="en-US"/>
        </w:rPr>
      </w:pPr>
      <w:bookmarkStart w:id="384" w:name="_Toc197521836"/>
      <w:r w:rsidRPr="00416FA9">
        <w:rPr>
          <w:highlight w:val="white"/>
          <w:lang w:val="en-US"/>
        </w:rPr>
        <w:lastRenderedPageBreak/>
        <w:t>Identification questions</w:t>
      </w:r>
      <w:bookmarkEnd w:id="384"/>
    </w:p>
    <w:p w14:paraId="00F24020" w14:textId="77777777" w:rsidR="00007E3C" w:rsidRPr="00416FA9" w:rsidRDefault="00007E3C" w:rsidP="00007E3C">
      <w:pPr>
        <w:rPr>
          <w:rFonts w:ascii="Inter" w:eastAsia="Inter" w:hAnsi="Inter" w:cs="Inter"/>
          <w:color w:val="57647E"/>
          <w:sz w:val="21"/>
          <w:szCs w:val="21"/>
          <w:highlight w:val="white"/>
          <w:lang w:val="en-US"/>
        </w:rPr>
      </w:pPr>
      <w:r w:rsidRPr="00416FA9">
        <w:rPr>
          <w:rFonts w:ascii="Inter" w:eastAsia="Inter" w:hAnsi="Inter" w:cs="Inter"/>
          <w:color w:val="57647E"/>
          <w:sz w:val="21"/>
          <w:szCs w:val="21"/>
          <w:highlight w:val="white"/>
          <w:lang w:val="en-US"/>
        </w:rPr>
        <w:t>The following questions are about how you feel towards the events and characters in the story. Please fill in how much you agree with the following statements</w:t>
      </w:r>
    </w:p>
    <w:p w14:paraId="6892B06A" w14:textId="77777777" w:rsidR="00007E3C" w:rsidRPr="00416FA9" w:rsidRDefault="00007E3C" w:rsidP="00007E3C">
      <w:pPr>
        <w:rPr>
          <w:rFonts w:ascii="Inter" w:eastAsia="Inter" w:hAnsi="Inter" w:cs="Inter"/>
          <w:color w:val="57647E"/>
          <w:sz w:val="21"/>
          <w:szCs w:val="21"/>
          <w:highlight w:val="white"/>
          <w:lang w:val="en-US"/>
        </w:rPr>
      </w:pPr>
    </w:p>
    <w:p w14:paraId="5E86B377" w14:textId="77777777" w:rsidR="00007E3C" w:rsidRPr="00416FA9" w:rsidRDefault="00007E3C" w:rsidP="00007E3C">
      <w:pPr>
        <w:rPr>
          <w:rFonts w:ascii="Inter" w:eastAsia="Inter" w:hAnsi="Inter" w:cs="Inter"/>
          <w:color w:val="57647E"/>
          <w:sz w:val="21"/>
          <w:szCs w:val="21"/>
          <w:highlight w:val="white"/>
          <w:lang w:val="en-US"/>
        </w:rPr>
      </w:pPr>
      <w:r w:rsidRPr="00416FA9">
        <w:rPr>
          <w:rFonts w:ascii="Inter" w:eastAsia="Inter" w:hAnsi="Inter" w:cs="Inter"/>
          <w:color w:val="2C3345"/>
          <w:sz w:val="24"/>
          <w:szCs w:val="24"/>
          <w:highlight w:val="white"/>
          <w:lang w:val="en-US"/>
        </w:rPr>
        <w:t>While reading the story, I felt as if I was part of the action.</w:t>
      </w:r>
    </w:p>
    <w:p w14:paraId="709FC32E" w14:textId="77777777" w:rsidR="00007E3C" w:rsidRPr="00416FA9" w:rsidRDefault="00007E3C" w:rsidP="00007E3C">
      <w:pPr>
        <w:rPr>
          <w:rFonts w:ascii="Inter" w:eastAsia="Inter" w:hAnsi="Inter" w:cs="Inter"/>
          <w:color w:val="2C3345"/>
          <w:sz w:val="24"/>
          <w:szCs w:val="24"/>
          <w:highlight w:val="white"/>
          <w:lang w:val="en-US"/>
        </w:rPr>
      </w:pPr>
    </w:p>
    <w:p w14:paraId="3C0FAB94"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While reading the story, I forgot myself and was fully absorbed.</w:t>
      </w:r>
    </w:p>
    <w:p w14:paraId="40362DF3" w14:textId="77777777" w:rsidR="00007E3C" w:rsidRPr="00416FA9" w:rsidRDefault="00007E3C" w:rsidP="00007E3C">
      <w:pPr>
        <w:rPr>
          <w:rFonts w:ascii="Inter" w:eastAsia="Inter" w:hAnsi="Inter" w:cs="Inter"/>
          <w:color w:val="2C3345"/>
          <w:sz w:val="24"/>
          <w:szCs w:val="24"/>
          <w:highlight w:val="white"/>
          <w:lang w:val="en-US"/>
        </w:rPr>
      </w:pPr>
    </w:p>
    <w:p w14:paraId="798D8D4E"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 xml:space="preserve">I was able to understand the events in the story in a manner </w:t>
      </w:r>
      <w:proofErr w:type="gramStart"/>
      <w:r w:rsidRPr="00416FA9">
        <w:rPr>
          <w:rFonts w:ascii="Inter" w:eastAsia="Inter" w:hAnsi="Inter" w:cs="Inter"/>
          <w:color w:val="2C3345"/>
          <w:sz w:val="24"/>
          <w:szCs w:val="24"/>
          <w:highlight w:val="white"/>
          <w:lang w:val="en-US"/>
        </w:rPr>
        <w:t>similar to</w:t>
      </w:r>
      <w:proofErr w:type="gramEnd"/>
      <w:r w:rsidRPr="00416FA9">
        <w:rPr>
          <w:rFonts w:ascii="Inter" w:eastAsia="Inter" w:hAnsi="Inter" w:cs="Inter"/>
          <w:color w:val="2C3345"/>
          <w:sz w:val="24"/>
          <w:szCs w:val="24"/>
          <w:highlight w:val="white"/>
          <w:lang w:val="en-US"/>
        </w:rPr>
        <w:t xml:space="preserve"> that in which the main character understood them.</w:t>
      </w:r>
    </w:p>
    <w:p w14:paraId="4672D4DC" w14:textId="77777777" w:rsidR="00007E3C" w:rsidRPr="00416FA9" w:rsidRDefault="00007E3C" w:rsidP="00007E3C">
      <w:pPr>
        <w:rPr>
          <w:rFonts w:ascii="Inter" w:eastAsia="Inter" w:hAnsi="Inter" w:cs="Inter"/>
          <w:color w:val="2C3345"/>
          <w:sz w:val="24"/>
          <w:szCs w:val="24"/>
          <w:highlight w:val="white"/>
          <w:lang w:val="en-US"/>
        </w:rPr>
      </w:pPr>
    </w:p>
    <w:p w14:paraId="3E5CC893"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think I have a good understanding of the main character.</w:t>
      </w:r>
    </w:p>
    <w:p w14:paraId="08878247" w14:textId="77777777" w:rsidR="00007E3C" w:rsidRPr="00416FA9" w:rsidRDefault="00007E3C" w:rsidP="00007E3C">
      <w:pPr>
        <w:rPr>
          <w:rFonts w:ascii="Inter" w:eastAsia="Inter" w:hAnsi="Inter" w:cs="Inter"/>
          <w:color w:val="2C3345"/>
          <w:sz w:val="24"/>
          <w:szCs w:val="24"/>
          <w:highlight w:val="white"/>
          <w:lang w:val="en-US"/>
        </w:rPr>
      </w:pPr>
    </w:p>
    <w:p w14:paraId="519D8D39"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tend to understand the reasons why the main character does what he/she does.</w:t>
      </w:r>
    </w:p>
    <w:p w14:paraId="243F9CB9" w14:textId="77777777" w:rsidR="00007E3C" w:rsidRPr="00416FA9" w:rsidRDefault="00007E3C" w:rsidP="00007E3C">
      <w:pPr>
        <w:rPr>
          <w:rFonts w:ascii="Inter" w:eastAsia="Inter" w:hAnsi="Inter" w:cs="Inter"/>
          <w:color w:val="2C3345"/>
          <w:sz w:val="24"/>
          <w:szCs w:val="24"/>
          <w:highlight w:val="white"/>
          <w:lang w:val="en-US"/>
        </w:rPr>
      </w:pPr>
    </w:p>
    <w:p w14:paraId="376C36F4"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While reading the story, I could feel the emotions the main character portrayed.</w:t>
      </w:r>
    </w:p>
    <w:p w14:paraId="4D850EFF" w14:textId="77777777" w:rsidR="00007E3C" w:rsidRPr="00416FA9" w:rsidRDefault="00007E3C" w:rsidP="00007E3C">
      <w:pPr>
        <w:rPr>
          <w:rFonts w:ascii="Inter" w:eastAsia="Inter" w:hAnsi="Inter" w:cs="Inter"/>
          <w:color w:val="2C3345"/>
          <w:sz w:val="24"/>
          <w:szCs w:val="24"/>
          <w:highlight w:val="white"/>
          <w:lang w:val="en-US"/>
        </w:rPr>
      </w:pPr>
    </w:p>
    <w:p w14:paraId="049D3D1C"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While reading, I felt I could really get into the main character’s head.</w:t>
      </w:r>
    </w:p>
    <w:p w14:paraId="1F3E00F0" w14:textId="77777777" w:rsidR="00007E3C" w:rsidRPr="00416FA9" w:rsidRDefault="00007E3C" w:rsidP="00007E3C">
      <w:pPr>
        <w:rPr>
          <w:rFonts w:ascii="Inter" w:eastAsia="Inter" w:hAnsi="Inter" w:cs="Inter"/>
          <w:color w:val="2C3345"/>
          <w:sz w:val="24"/>
          <w:szCs w:val="24"/>
          <w:highlight w:val="white"/>
          <w:lang w:val="en-US"/>
        </w:rPr>
      </w:pPr>
    </w:p>
    <w:p w14:paraId="28B6BFA5"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At key moments in the story, I felt I knew exactly what the main character was going through.</w:t>
      </w:r>
    </w:p>
    <w:p w14:paraId="05E2E939" w14:textId="77777777" w:rsidR="00007E3C" w:rsidRPr="00416FA9" w:rsidRDefault="00007E3C" w:rsidP="00007E3C">
      <w:pPr>
        <w:rPr>
          <w:rFonts w:ascii="Inter" w:eastAsia="Inter" w:hAnsi="Inter" w:cs="Inter"/>
          <w:color w:val="2C3345"/>
          <w:sz w:val="24"/>
          <w:szCs w:val="24"/>
          <w:highlight w:val="white"/>
          <w:lang w:val="en-US"/>
        </w:rPr>
      </w:pPr>
    </w:p>
    <w:p w14:paraId="6D19DFBC"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While reading this story, I wanted the main character to succeed in achieving his/her goal.</w:t>
      </w:r>
    </w:p>
    <w:p w14:paraId="14A919B3" w14:textId="77777777" w:rsidR="00007E3C" w:rsidRPr="00416FA9" w:rsidRDefault="00007E3C" w:rsidP="00007E3C">
      <w:pPr>
        <w:rPr>
          <w:rFonts w:ascii="Inter" w:eastAsia="Inter" w:hAnsi="Inter" w:cs="Inter"/>
          <w:color w:val="2C3345"/>
          <w:sz w:val="24"/>
          <w:szCs w:val="24"/>
          <w:highlight w:val="white"/>
          <w:lang w:val="en-US"/>
        </w:rPr>
      </w:pPr>
    </w:p>
    <w:p w14:paraId="364B98CE"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When the main character succeeded, I felt joy but when he/she failed, I was sad.</w:t>
      </w:r>
    </w:p>
    <w:p w14:paraId="0D31FA32" w14:textId="77777777" w:rsidR="00007E3C" w:rsidRPr="00416FA9" w:rsidRDefault="00007E3C" w:rsidP="00007E3C">
      <w:pPr>
        <w:rPr>
          <w:rFonts w:ascii="Inter" w:eastAsia="Inter" w:hAnsi="Inter" w:cs="Inter"/>
          <w:color w:val="2C3345"/>
          <w:sz w:val="24"/>
          <w:szCs w:val="24"/>
          <w:highlight w:val="white"/>
          <w:lang w:val="en-US"/>
        </w:rPr>
      </w:pPr>
    </w:p>
    <w:p w14:paraId="5157FE18" w14:textId="77777777" w:rsidR="00007E3C" w:rsidRPr="00416FA9" w:rsidRDefault="00007E3C" w:rsidP="00007E3C">
      <w:pPr>
        <w:rPr>
          <w:rFonts w:ascii="Inter" w:eastAsia="Inter" w:hAnsi="Inter" w:cs="Inter"/>
          <w:color w:val="2C3345"/>
          <w:sz w:val="24"/>
          <w:szCs w:val="24"/>
          <w:highlight w:val="white"/>
          <w:lang w:val="en-US"/>
        </w:rPr>
      </w:pPr>
      <w:r w:rsidRPr="00416FA9">
        <w:rPr>
          <w:lang w:val="en-US"/>
        </w:rPr>
        <w:br w:type="page"/>
      </w:r>
    </w:p>
    <w:p w14:paraId="37BBC5D2" w14:textId="77777777" w:rsidR="00007E3C" w:rsidRPr="00416FA9" w:rsidRDefault="00007E3C" w:rsidP="00FD6F79">
      <w:pPr>
        <w:pStyle w:val="Heading2"/>
        <w:rPr>
          <w:highlight w:val="white"/>
          <w:lang w:val="en-US"/>
        </w:rPr>
      </w:pPr>
      <w:bookmarkStart w:id="385" w:name="_Toc197521837"/>
      <w:r w:rsidRPr="00416FA9">
        <w:rPr>
          <w:highlight w:val="white"/>
          <w:lang w:val="en-US"/>
        </w:rPr>
        <w:lastRenderedPageBreak/>
        <w:t>Personal relevance</w:t>
      </w:r>
      <w:bookmarkEnd w:id="385"/>
    </w:p>
    <w:p w14:paraId="39A0E0BB" w14:textId="77777777" w:rsidR="00007E3C" w:rsidRPr="00416FA9" w:rsidRDefault="00007E3C" w:rsidP="006F414B">
      <w:pPr>
        <w:rPr>
          <w:highlight w:val="white"/>
          <w:lang w:val="en-US"/>
        </w:rPr>
      </w:pPr>
      <w:r w:rsidRPr="00416FA9">
        <w:rPr>
          <w:highlight w:val="white"/>
          <w:lang w:val="en-US"/>
        </w:rPr>
        <w:t xml:space="preserve">The following questions </w:t>
      </w:r>
      <w:proofErr w:type="gramStart"/>
      <w:r w:rsidRPr="00416FA9">
        <w:rPr>
          <w:highlight w:val="white"/>
          <w:lang w:val="en-US"/>
        </w:rPr>
        <w:t>are about</w:t>
      </w:r>
      <w:proofErr w:type="gramEnd"/>
      <w:r w:rsidRPr="00416FA9">
        <w:rPr>
          <w:highlight w:val="white"/>
          <w:lang w:val="en-US"/>
        </w:rPr>
        <w:t xml:space="preserve"> </w:t>
      </w:r>
      <w:proofErr w:type="gramStart"/>
      <w:r w:rsidRPr="00416FA9">
        <w:rPr>
          <w:highlight w:val="white"/>
          <w:lang w:val="en-US"/>
        </w:rPr>
        <w:t>relevant the story is</w:t>
      </w:r>
      <w:proofErr w:type="gramEnd"/>
      <w:r w:rsidRPr="00416FA9">
        <w:rPr>
          <w:highlight w:val="white"/>
          <w:lang w:val="en-US"/>
        </w:rPr>
        <w:t xml:space="preserve"> to you. Please fill in how much you agree with the following statements.</w:t>
      </w:r>
    </w:p>
    <w:p w14:paraId="6BDA3ECC" w14:textId="77777777" w:rsidR="00007E3C" w:rsidRPr="00416FA9" w:rsidRDefault="00007E3C" w:rsidP="006F414B">
      <w:pPr>
        <w:rPr>
          <w:highlight w:val="white"/>
          <w:lang w:val="en-US"/>
        </w:rPr>
      </w:pPr>
    </w:p>
    <w:p w14:paraId="2EA80249"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I relate to the main character of the story.</w:t>
      </w:r>
    </w:p>
    <w:p w14:paraId="7E6C6CD4" w14:textId="77777777" w:rsidR="00007E3C" w:rsidRPr="00416FA9" w:rsidRDefault="00007E3C" w:rsidP="006F414B">
      <w:pPr>
        <w:rPr>
          <w:color w:val="2C3345"/>
          <w:sz w:val="24"/>
          <w:szCs w:val="24"/>
          <w:highlight w:val="white"/>
          <w:lang w:val="en-US"/>
        </w:rPr>
      </w:pPr>
    </w:p>
    <w:p w14:paraId="2097F7B4"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I saw myself as one of the characters in the story.</w:t>
      </w:r>
    </w:p>
    <w:p w14:paraId="01068372" w14:textId="77777777" w:rsidR="00007E3C" w:rsidRPr="00416FA9" w:rsidRDefault="00007E3C" w:rsidP="006F414B">
      <w:pPr>
        <w:rPr>
          <w:color w:val="2C3345"/>
          <w:sz w:val="24"/>
          <w:szCs w:val="24"/>
          <w:highlight w:val="white"/>
          <w:lang w:val="en-US"/>
        </w:rPr>
      </w:pPr>
    </w:p>
    <w:p w14:paraId="71ED51BA"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I saw myself in the situation in the story.</w:t>
      </w:r>
    </w:p>
    <w:p w14:paraId="386537F2" w14:textId="77777777" w:rsidR="00007E3C" w:rsidRPr="00416FA9" w:rsidRDefault="00007E3C" w:rsidP="006F414B">
      <w:pPr>
        <w:rPr>
          <w:color w:val="2C3345"/>
          <w:sz w:val="24"/>
          <w:szCs w:val="24"/>
          <w:highlight w:val="white"/>
          <w:lang w:val="en-US"/>
        </w:rPr>
      </w:pPr>
    </w:p>
    <w:p w14:paraId="1E20092C"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This story reminded me of my own experiences.</w:t>
      </w:r>
    </w:p>
    <w:p w14:paraId="4E0C90AF" w14:textId="77777777" w:rsidR="00007E3C" w:rsidRPr="00416FA9" w:rsidRDefault="00007E3C" w:rsidP="006F414B">
      <w:pPr>
        <w:rPr>
          <w:color w:val="2C3345"/>
          <w:sz w:val="24"/>
          <w:szCs w:val="24"/>
          <w:highlight w:val="white"/>
          <w:lang w:val="en-US"/>
        </w:rPr>
      </w:pPr>
    </w:p>
    <w:p w14:paraId="53177026"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The story topic was relevant to my current life or concerns.</w:t>
      </w:r>
    </w:p>
    <w:p w14:paraId="45365532" w14:textId="77777777" w:rsidR="00007E3C" w:rsidRPr="00416FA9" w:rsidRDefault="00007E3C" w:rsidP="006F414B">
      <w:pPr>
        <w:rPr>
          <w:color w:val="2C3345"/>
          <w:sz w:val="24"/>
          <w:szCs w:val="24"/>
          <w:highlight w:val="white"/>
          <w:lang w:val="en-US"/>
        </w:rPr>
      </w:pPr>
    </w:p>
    <w:p w14:paraId="506F2E83"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The story changes the way I think about some real-world issues.</w:t>
      </w:r>
    </w:p>
    <w:p w14:paraId="54583F24" w14:textId="77777777" w:rsidR="00007E3C" w:rsidRPr="00416FA9" w:rsidRDefault="00007E3C" w:rsidP="006F414B">
      <w:pPr>
        <w:rPr>
          <w:color w:val="2C3345"/>
          <w:sz w:val="24"/>
          <w:szCs w:val="24"/>
          <w:highlight w:val="white"/>
          <w:lang w:val="en-US"/>
        </w:rPr>
      </w:pPr>
    </w:p>
    <w:p w14:paraId="587B22F7"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I can imagine applying a lesson or insight from the story in my own life.</w:t>
      </w:r>
    </w:p>
    <w:p w14:paraId="06F9443C" w14:textId="77777777" w:rsidR="00007E3C" w:rsidRPr="00416FA9" w:rsidRDefault="00007E3C" w:rsidP="00007E3C">
      <w:pPr>
        <w:rPr>
          <w:rFonts w:ascii="Inter" w:eastAsia="Inter" w:hAnsi="Inter" w:cs="Inter"/>
          <w:color w:val="2C3345"/>
          <w:sz w:val="24"/>
          <w:szCs w:val="24"/>
          <w:highlight w:val="white"/>
          <w:lang w:val="en-US"/>
        </w:rPr>
      </w:pPr>
    </w:p>
    <w:p w14:paraId="23BB77DB" w14:textId="77777777" w:rsidR="00007E3C" w:rsidRPr="00416FA9" w:rsidRDefault="00007E3C" w:rsidP="00007E3C">
      <w:pPr>
        <w:rPr>
          <w:rFonts w:ascii="Inter" w:eastAsia="Inter" w:hAnsi="Inter" w:cs="Inter"/>
          <w:color w:val="2C3345"/>
          <w:sz w:val="24"/>
          <w:szCs w:val="24"/>
          <w:highlight w:val="white"/>
          <w:lang w:val="en-US"/>
        </w:rPr>
      </w:pPr>
    </w:p>
    <w:p w14:paraId="69F1E007" w14:textId="77777777" w:rsidR="00007E3C" w:rsidRPr="00416FA9" w:rsidRDefault="00007E3C" w:rsidP="00007E3C">
      <w:pPr>
        <w:rPr>
          <w:rFonts w:ascii="Inter" w:eastAsia="Inter" w:hAnsi="Inter" w:cs="Inter"/>
          <w:color w:val="2C3345"/>
          <w:sz w:val="30"/>
          <w:szCs w:val="30"/>
          <w:highlight w:val="white"/>
          <w:lang w:val="en-US"/>
        </w:rPr>
      </w:pPr>
      <w:r w:rsidRPr="00416FA9">
        <w:rPr>
          <w:lang w:val="en-US"/>
        </w:rPr>
        <w:br w:type="page"/>
      </w:r>
    </w:p>
    <w:p w14:paraId="7F2C53B7" w14:textId="408D85EB" w:rsidR="00007E3C" w:rsidRPr="00416FA9" w:rsidRDefault="00FD6F79" w:rsidP="00FD6F79">
      <w:pPr>
        <w:pStyle w:val="Heading2"/>
        <w:rPr>
          <w:color w:val="57647E"/>
          <w:sz w:val="21"/>
          <w:szCs w:val="21"/>
          <w:highlight w:val="white"/>
          <w:lang w:val="en-US"/>
        </w:rPr>
      </w:pPr>
      <w:bookmarkStart w:id="386" w:name="_Toc197521838"/>
      <w:r>
        <w:rPr>
          <w:highlight w:val="white"/>
          <w:lang w:val="en-US"/>
        </w:rPr>
        <w:lastRenderedPageBreak/>
        <w:t>Recall</w:t>
      </w:r>
      <w:r w:rsidR="00007E3C" w:rsidRPr="00416FA9">
        <w:rPr>
          <w:highlight w:val="white"/>
          <w:lang w:val="en-US"/>
        </w:rPr>
        <w:t xml:space="preserve"> questions</w:t>
      </w:r>
      <w:bookmarkEnd w:id="386"/>
    </w:p>
    <w:p w14:paraId="62949840" w14:textId="77777777" w:rsidR="00007E3C" w:rsidRPr="00416FA9" w:rsidRDefault="00007E3C" w:rsidP="006F414B">
      <w:pPr>
        <w:rPr>
          <w:color w:val="2C3345"/>
          <w:sz w:val="30"/>
          <w:szCs w:val="30"/>
          <w:highlight w:val="white"/>
          <w:lang w:val="en-US"/>
        </w:rPr>
      </w:pPr>
      <w:r w:rsidRPr="00416FA9">
        <w:rPr>
          <w:highlight w:val="white"/>
          <w:lang w:val="en-US"/>
        </w:rPr>
        <w:t>Please do not look back at the story or look up information about the topic when filling in these questions as it would defeat the purpose of this study</w:t>
      </w:r>
    </w:p>
    <w:p w14:paraId="79A1CA5B" w14:textId="77777777" w:rsidR="00007E3C" w:rsidRPr="00416FA9" w:rsidRDefault="00007E3C" w:rsidP="006F414B">
      <w:pPr>
        <w:rPr>
          <w:color w:val="2C3345"/>
          <w:sz w:val="30"/>
          <w:szCs w:val="30"/>
          <w:highlight w:val="white"/>
          <w:lang w:val="en-US"/>
        </w:rPr>
      </w:pPr>
    </w:p>
    <w:p w14:paraId="4EDCEF9B" w14:textId="77777777" w:rsidR="00007E3C" w:rsidRPr="00416FA9" w:rsidRDefault="00007E3C" w:rsidP="006F414B">
      <w:pPr>
        <w:rPr>
          <w:color w:val="2C3345"/>
          <w:sz w:val="30"/>
          <w:szCs w:val="30"/>
          <w:highlight w:val="white"/>
          <w:lang w:val="en-US"/>
        </w:rPr>
      </w:pPr>
      <w:r w:rsidRPr="00416FA9">
        <w:rPr>
          <w:color w:val="2C3345"/>
          <w:sz w:val="24"/>
          <w:szCs w:val="24"/>
          <w:highlight w:val="white"/>
          <w:lang w:val="en-US"/>
        </w:rPr>
        <w:t>According to the story you read, what are some common symptoms of chlamydia?</w:t>
      </w:r>
    </w:p>
    <w:p w14:paraId="0CE0F28A" w14:textId="77777777" w:rsidR="00007E3C" w:rsidRPr="00416FA9" w:rsidRDefault="00007E3C" w:rsidP="006F414B">
      <w:pPr>
        <w:rPr>
          <w:color w:val="2C3345"/>
          <w:sz w:val="30"/>
          <w:szCs w:val="30"/>
          <w:highlight w:val="white"/>
          <w:lang w:val="en-US"/>
        </w:rPr>
      </w:pPr>
      <w:r w:rsidRPr="00416FA9">
        <w:rPr>
          <w:color w:val="2C3345"/>
          <w:sz w:val="24"/>
          <w:szCs w:val="24"/>
          <w:highlight w:val="white"/>
          <w:lang w:val="en-US"/>
        </w:rPr>
        <w:t>…….…….…….…….…….…….…….…….…….…….…….…….</w:t>
      </w:r>
    </w:p>
    <w:p w14:paraId="2CC55AD2" w14:textId="77777777" w:rsidR="00007E3C" w:rsidRPr="00416FA9" w:rsidRDefault="00007E3C" w:rsidP="006F414B">
      <w:pPr>
        <w:rPr>
          <w:color w:val="2C3345"/>
          <w:sz w:val="30"/>
          <w:szCs w:val="30"/>
          <w:highlight w:val="white"/>
          <w:lang w:val="en-US"/>
        </w:rPr>
      </w:pPr>
      <w:r w:rsidRPr="00416FA9">
        <w:rPr>
          <w:color w:val="2C3345"/>
          <w:sz w:val="24"/>
          <w:szCs w:val="24"/>
          <w:highlight w:val="white"/>
          <w:lang w:val="en-US"/>
        </w:rPr>
        <w:t>Who is most likely to report having chlamydia?</w:t>
      </w:r>
    </w:p>
    <w:p w14:paraId="2A39F718" w14:textId="77777777" w:rsidR="00007E3C" w:rsidRPr="00416FA9" w:rsidRDefault="00007E3C" w:rsidP="006F414B">
      <w:pPr>
        <w:rPr>
          <w:color w:val="2C3345"/>
          <w:sz w:val="30"/>
          <w:szCs w:val="30"/>
          <w:highlight w:val="white"/>
          <w:lang w:val="en-US"/>
        </w:rPr>
      </w:pPr>
      <w:r w:rsidRPr="00416FA9">
        <w:rPr>
          <w:color w:val="2C3345"/>
          <w:sz w:val="24"/>
          <w:szCs w:val="24"/>
          <w:highlight w:val="white"/>
          <w:lang w:val="en-US"/>
        </w:rPr>
        <w:t>…….…….…….…….…….…….…….…….…….…….…….…….</w:t>
      </w:r>
    </w:p>
    <w:p w14:paraId="0CC90E2B"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What are the three ways you can protect yourself against chlamydia?</w:t>
      </w:r>
    </w:p>
    <w:p w14:paraId="18312ED0"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t>
      </w:r>
    </w:p>
    <w:p w14:paraId="31DD94F7"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Approximately how many people are affected by chlamydia each in the U.S.?</w:t>
      </w:r>
    </w:p>
    <w:p w14:paraId="1CA89270"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t>
      </w:r>
    </w:p>
    <w:p w14:paraId="0A0689D7"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What two tests are used to detect chlamydia?</w:t>
      </w:r>
    </w:p>
    <w:p w14:paraId="37E2A498"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t>
      </w:r>
    </w:p>
    <w:p w14:paraId="0CD12A7F"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For both men and woman, what age group is most at risk for contracting chlamydia?</w:t>
      </w:r>
    </w:p>
    <w:p w14:paraId="4F58045B"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t>
      </w:r>
    </w:p>
    <w:p w14:paraId="7EABF610"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How is chlamydia treated?</w:t>
      </w:r>
    </w:p>
    <w:p w14:paraId="260BD04E"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t>
      </w:r>
    </w:p>
    <w:p w14:paraId="2E4309FE"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What is the most common symptom for men who are infected with chlamydia?</w:t>
      </w:r>
    </w:p>
    <w:p w14:paraId="5CE31DF4"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t>
      </w:r>
    </w:p>
    <w:p w14:paraId="1000FAD3"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 xml:space="preserve">What are the </w:t>
      </w:r>
      <w:proofErr w:type="gramStart"/>
      <w:r w:rsidRPr="00416FA9">
        <w:rPr>
          <w:color w:val="2C3345"/>
          <w:sz w:val="24"/>
          <w:szCs w:val="24"/>
          <w:highlight w:val="white"/>
          <w:lang w:val="en-US"/>
        </w:rPr>
        <w:t>long term</w:t>
      </w:r>
      <w:proofErr w:type="gramEnd"/>
      <w:r w:rsidRPr="00416FA9">
        <w:rPr>
          <w:color w:val="2C3345"/>
          <w:sz w:val="24"/>
          <w:szCs w:val="24"/>
          <w:highlight w:val="white"/>
          <w:lang w:val="en-US"/>
        </w:rPr>
        <w:t xml:space="preserve"> risks for women who contract chlamydia?</w:t>
      </w:r>
    </w:p>
    <w:p w14:paraId="10A33AAF" w14:textId="77777777" w:rsidR="00007E3C" w:rsidRPr="00416FA9" w:rsidRDefault="00007E3C" w:rsidP="006F414B">
      <w:pPr>
        <w:rPr>
          <w:color w:val="2C3345"/>
          <w:sz w:val="24"/>
          <w:szCs w:val="24"/>
          <w:highlight w:val="white"/>
          <w:lang w:val="en-US"/>
        </w:rPr>
      </w:pPr>
      <w:r w:rsidRPr="00416FA9">
        <w:rPr>
          <w:color w:val="2C3345"/>
          <w:sz w:val="24"/>
          <w:szCs w:val="24"/>
          <w:highlight w:val="white"/>
          <w:lang w:val="en-US"/>
        </w:rPr>
        <w:t>…….…….…….…….…….…….…….…….…….…….…….…….</w:t>
      </w:r>
    </w:p>
    <w:p w14:paraId="610F10BB" w14:textId="77777777" w:rsidR="00007E3C" w:rsidRPr="00416FA9" w:rsidRDefault="00007E3C" w:rsidP="00007E3C">
      <w:pPr>
        <w:rPr>
          <w:rFonts w:ascii="Inter" w:eastAsia="Inter" w:hAnsi="Inter" w:cs="Inter"/>
          <w:color w:val="2C3345"/>
          <w:sz w:val="24"/>
          <w:szCs w:val="24"/>
          <w:highlight w:val="white"/>
          <w:lang w:val="en-US"/>
        </w:rPr>
      </w:pPr>
    </w:p>
    <w:p w14:paraId="1A01C8E0" w14:textId="77777777" w:rsidR="00007E3C" w:rsidRPr="00416FA9" w:rsidRDefault="00007E3C" w:rsidP="00007E3C">
      <w:pPr>
        <w:rPr>
          <w:rFonts w:ascii="Inter" w:eastAsia="Inter" w:hAnsi="Inter" w:cs="Inter"/>
          <w:color w:val="2C3345"/>
          <w:sz w:val="24"/>
          <w:szCs w:val="24"/>
          <w:highlight w:val="white"/>
          <w:lang w:val="en-US"/>
        </w:rPr>
      </w:pPr>
    </w:p>
    <w:p w14:paraId="51840547" w14:textId="77777777" w:rsidR="00007E3C" w:rsidRPr="00416FA9" w:rsidRDefault="00007E3C" w:rsidP="00007E3C">
      <w:pPr>
        <w:rPr>
          <w:rFonts w:ascii="Inter" w:eastAsia="Inter" w:hAnsi="Inter" w:cs="Inter"/>
          <w:color w:val="2C3345"/>
          <w:sz w:val="24"/>
          <w:szCs w:val="24"/>
          <w:highlight w:val="white"/>
          <w:lang w:val="en-US"/>
        </w:rPr>
      </w:pPr>
      <w:r w:rsidRPr="00416FA9">
        <w:rPr>
          <w:lang w:val="en-US"/>
        </w:rPr>
        <w:br w:type="page"/>
      </w:r>
    </w:p>
    <w:p w14:paraId="50CB4EB5" w14:textId="77777777" w:rsidR="00007E3C" w:rsidRPr="00FD6F79" w:rsidRDefault="00007E3C" w:rsidP="00FD6F79">
      <w:pPr>
        <w:pStyle w:val="Heading2"/>
        <w:rPr>
          <w:strike/>
          <w:sz w:val="24"/>
          <w:szCs w:val="24"/>
          <w:highlight w:val="white"/>
          <w:lang w:val="en-US"/>
        </w:rPr>
      </w:pPr>
      <w:bookmarkStart w:id="387" w:name="_Toc197521839"/>
      <w:r w:rsidRPr="00FD6F79">
        <w:rPr>
          <w:strike/>
          <w:highlight w:val="white"/>
          <w:lang w:val="en-US"/>
        </w:rPr>
        <w:lastRenderedPageBreak/>
        <w:t>Learning questions</w:t>
      </w:r>
      <w:bookmarkEnd w:id="387"/>
    </w:p>
    <w:p w14:paraId="22974E65" w14:textId="77777777" w:rsidR="00007E3C" w:rsidRPr="00FD6F79" w:rsidRDefault="00007E3C" w:rsidP="00007E3C">
      <w:pPr>
        <w:rPr>
          <w:rFonts w:ascii="Inter" w:eastAsia="Inter" w:hAnsi="Inter" w:cs="Inter"/>
          <w:strike/>
          <w:color w:val="2C3345"/>
          <w:sz w:val="24"/>
          <w:szCs w:val="24"/>
          <w:highlight w:val="white"/>
          <w:lang w:val="en-US"/>
        </w:rPr>
      </w:pPr>
    </w:p>
    <w:p w14:paraId="21A74DF6" w14:textId="77777777" w:rsidR="00007E3C" w:rsidRPr="00FD6F79" w:rsidRDefault="00007E3C" w:rsidP="00007E3C">
      <w:pPr>
        <w:rPr>
          <w:rFonts w:ascii="Inter" w:eastAsia="Inter" w:hAnsi="Inter" w:cs="Inter"/>
          <w:strike/>
          <w:color w:val="2C3345"/>
          <w:sz w:val="24"/>
          <w:szCs w:val="24"/>
          <w:highlight w:val="white"/>
          <w:lang w:val="en-US"/>
        </w:rPr>
      </w:pPr>
      <w:r w:rsidRPr="00FD6F79">
        <w:rPr>
          <w:rFonts w:ascii="Inter" w:eastAsia="Inter" w:hAnsi="Inter" w:cs="Inter"/>
          <w:strike/>
          <w:color w:val="2C3345"/>
          <w:sz w:val="24"/>
          <w:szCs w:val="24"/>
          <w:highlight w:val="white"/>
          <w:lang w:val="en-US"/>
        </w:rPr>
        <w:t>I have learned something from this story.</w:t>
      </w:r>
    </w:p>
    <w:p w14:paraId="2A66A4F8" w14:textId="77777777" w:rsidR="00007E3C" w:rsidRPr="00FD6F79" w:rsidRDefault="00007E3C" w:rsidP="00007E3C">
      <w:pPr>
        <w:rPr>
          <w:rFonts w:ascii="Inter" w:eastAsia="Inter" w:hAnsi="Inter" w:cs="Inter"/>
          <w:strike/>
          <w:color w:val="2C3345"/>
          <w:sz w:val="24"/>
          <w:szCs w:val="24"/>
          <w:highlight w:val="white"/>
          <w:lang w:val="en-US"/>
        </w:rPr>
      </w:pPr>
    </w:p>
    <w:p w14:paraId="3ED38653" w14:textId="77777777" w:rsidR="00007E3C" w:rsidRPr="00FD6F79" w:rsidRDefault="00007E3C" w:rsidP="00007E3C">
      <w:pPr>
        <w:rPr>
          <w:rFonts w:ascii="Inter" w:eastAsia="Inter" w:hAnsi="Inter" w:cs="Inter"/>
          <w:strike/>
          <w:color w:val="2C3345"/>
          <w:sz w:val="24"/>
          <w:szCs w:val="24"/>
          <w:highlight w:val="white"/>
          <w:lang w:val="en-US"/>
        </w:rPr>
      </w:pPr>
      <w:r w:rsidRPr="00FD6F79">
        <w:rPr>
          <w:rFonts w:ascii="Inter" w:eastAsia="Inter" w:hAnsi="Inter" w:cs="Inter"/>
          <w:strike/>
          <w:color w:val="2C3345"/>
          <w:sz w:val="24"/>
          <w:szCs w:val="24"/>
          <w:highlight w:val="white"/>
          <w:lang w:val="en-US"/>
        </w:rPr>
        <w:t>The message of the story was clear to me.</w:t>
      </w:r>
    </w:p>
    <w:p w14:paraId="53D4FBE3" w14:textId="77777777" w:rsidR="00007E3C" w:rsidRPr="00FD6F79" w:rsidRDefault="00007E3C" w:rsidP="00007E3C">
      <w:pPr>
        <w:rPr>
          <w:rFonts w:ascii="Inter" w:eastAsia="Inter" w:hAnsi="Inter" w:cs="Inter"/>
          <w:strike/>
          <w:color w:val="2C3345"/>
          <w:sz w:val="24"/>
          <w:szCs w:val="24"/>
          <w:highlight w:val="white"/>
          <w:lang w:val="en-US"/>
        </w:rPr>
      </w:pPr>
    </w:p>
    <w:p w14:paraId="2CD01639" w14:textId="77777777" w:rsidR="00007E3C" w:rsidRPr="00FD6F79" w:rsidRDefault="00007E3C" w:rsidP="00007E3C">
      <w:pPr>
        <w:rPr>
          <w:rFonts w:ascii="Inter" w:eastAsia="Inter" w:hAnsi="Inter" w:cs="Inter"/>
          <w:strike/>
          <w:color w:val="2C3345"/>
          <w:sz w:val="24"/>
          <w:szCs w:val="24"/>
          <w:highlight w:val="white"/>
          <w:lang w:val="en-US"/>
        </w:rPr>
      </w:pPr>
      <w:r w:rsidRPr="00FD6F79">
        <w:rPr>
          <w:rFonts w:ascii="Inter" w:eastAsia="Inter" w:hAnsi="Inter" w:cs="Inter"/>
          <w:strike/>
          <w:color w:val="2C3345"/>
          <w:sz w:val="24"/>
          <w:szCs w:val="24"/>
          <w:highlight w:val="white"/>
          <w:lang w:val="en-US"/>
        </w:rPr>
        <w:t>The story made me curious to learn more about the topic.</w:t>
      </w:r>
    </w:p>
    <w:p w14:paraId="45F14B9E" w14:textId="77777777" w:rsidR="00007E3C" w:rsidRPr="00FD6F79" w:rsidRDefault="00007E3C" w:rsidP="00007E3C">
      <w:pPr>
        <w:rPr>
          <w:rFonts w:ascii="Inter" w:eastAsia="Inter" w:hAnsi="Inter" w:cs="Inter"/>
          <w:strike/>
          <w:color w:val="2C3345"/>
          <w:sz w:val="24"/>
          <w:szCs w:val="24"/>
          <w:highlight w:val="white"/>
          <w:lang w:val="en-US"/>
        </w:rPr>
      </w:pPr>
    </w:p>
    <w:p w14:paraId="54EECE1B" w14:textId="77777777" w:rsidR="00007E3C" w:rsidRPr="00FD6F79" w:rsidRDefault="00007E3C" w:rsidP="00007E3C">
      <w:pPr>
        <w:rPr>
          <w:rFonts w:ascii="Inter" w:eastAsia="Inter" w:hAnsi="Inter" w:cs="Inter"/>
          <w:strike/>
          <w:color w:val="2C3345"/>
          <w:sz w:val="24"/>
          <w:szCs w:val="24"/>
          <w:highlight w:val="white"/>
          <w:lang w:val="en-US"/>
        </w:rPr>
      </w:pPr>
      <w:r w:rsidRPr="00FD6F79">
        <w:rPr>
          <w:rFonts w:ascii="Inter" w:eastAsia="Inter" w:hAnsi="Inter" w:cs="Inter"/>
          <w:strike/>
          <w:color w:val="2C3345"/>
          <w:sz w:val="24"/>
          <w:szCs w:val="24"/>
          <w:highlight w:val="white"/>
          <w:lang w:val="en-US"/>
        </w:rPr>
        <w:t>I had a lot of prior knowledge about the topic addressed in the story.</w:t>
      </w:r>
    </w:p>
    <w:p w14:paraId="6865B640" w14:textId="77777777" w:rsidR="00007E3C" w:rsidRPr="00FD6F79" w:rsidRDefault="00007E3C" w:rsidP="00007E3C">
      <w:pPr>
        <w:rPr>
          <w:rFonts w:ascii="Inter" w:eastAsia="Inter" w:hAnsi="Inter" w:cs="Inter"/>
          <w:strike/>
          <w:color w:val="2C3345"/>
          <w:sz w:val="24"/>
          <w:szCs w:val="24"/>
          <w:highlight w:val="white"/>
          <w:lang w:val="en-US"/>
        </w:rPr>
      </w:pPr>
    </w:p>
    <w:p w14:paraId="210DAA4A" w14:textId="77777777" w:rsidR="00007E3C" w:rsidRPr="00FD6F79" w:rsidRDefault="00007E3C" w:rsidP="00007E3C">
      <w:pPr>
        <w:rPr>
          <w:rFonts w:ascii="Inter" w:eastAsia="Inter" w:hAnsi="Inter" w:cs="Inter"/>
          <w:strike/>
          <w:color w:val="2C3345"/>
          <w:sz w:val="24"/>
          <w:szCs w:val="24"/>
          <w:highlight w:val="white"/>
          <w:lang w:val="en-US"/>
        </w:rPr>
      </w:pPr>
      <w:r w:rsidRPr="00FD6F79">
        <w:rPr>
          <w:rFonts w:ascii="Inter" w:eastAsia="Inter" w:hAnsi="Inter" w:cs="Inter"/>
          <w:strike/>
          <w:color w:val="2C3345"/>
          <w:sz w:val="24"/>
          <w:szCs w:val="24"/>
          <w:highlight w:val="white"/>
          <w:lang w:val="en-US"/>
        </w:rPr>
        <w:t>The story challenges the cultural and/or societal values I hold.</w:t>
      </w:r>
    </w:p>
    <w:p w14:paraId="244AA816" w14:textId="77777777" w:rsidR="00007E3C" w:rsidRPr="00416FA9" w:rsidRDefault="00007E3C" w:rsidP="00007E3C">
      <w:pPr>
        <w:rPr>
          <w:rFonts w:ascii="Inter" w:eastAsia="Inter" w:hAnsi="Inter" w:cs="Inter"/>
          <w:color w:val="2C3345"/>
          <w:sz w:val="24"/>
          <w:szCs w:val="24"/>
          <w:highlight w:val="white"/>
          <w:lang w:val="en-US"/>
        </w:rPr>
      </w:pPr>
    </w:p>
    <w:p w14:paraId="5F1F073E" w14:textId="77777777" w:rsidR="00007E3C" w:rsidRPr="00416FA9" w:rsidRDefault="00007E3C" w:rsidP="00007E3C">
      <w:pPr>
        <w:rPr>
          <w:rFonts w:ascii="Inter" w:eastAsia="Inter" w:hAnsi="Inter" w:cs="Inter"/>
          <w:color w:val="2C3345"/>
          <w:sz w:val="24"/>
          <w:szCs w:val="24"/>
          <w:highlight w:val="white"/>
          <w:lang w:val="en-US"/>
        </w:rPr>
      </w:pPr>
    </w:p>
    <w:p w14:paraId="4465B8A7" w14:textId="77777777" w:rsidR="00007E3C" w:rsidRPr="00416FA9" w:rsidRDefault="00007E3C" w:rsidP="00FD6F79">
      <w:pPr>
        <w:pStyle w:val="Heading2"/>
        <w:rPr>
          <w:sz w:val="24"/>
          <w:szCs w:val="24"/>
          <w:highlight w:val="white"/>
          <w:lang w:val="en-US"/>
        </w:rPr>
      </w:pPr>
      <w:bookmarkStart w:id="388" w:name="_Toc197521840"/>
      <w:r w:rsidRPr="00416FA9">
        <w:rPr>
          <w:highlight w:val="white"/>
          <w:lang w:val="en-US"/>
        </w:rPr>
        <w:t>Integration check</w:t>
      </w:r>
      <w:bookmarkEnd w:id="388"/>
    </w:p>
    <w:p w14:paraId="0D69C46D"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Please rate to what degree you believe the health information in the story was an integral part of story.</w:t>
      </w:r>
    </w:p>
    <w:p w14:paraId="2DA13056" w14:textId="77777777" w:rsidR="00007E3C" w:rsidRPr="00416FA9" w:rsidRDefault="00007E3C" w:rsidP="00007E3C">
      <w:pPr>
        <w:rPr>
          <w:rFonts w:ascii="Inter" w:eastAsia="Inter" w:hAnsi="Inter" w:cs="Inter"/>
          <w:color w:val="2C3345"/>
          <w:sz w:val="24"/>
          <w:szCs w:val="24"/>
          <w:highlight w:val="white"/>
          <w:lang w:val="en-US"/>
        </w:rPr>
      </w:pPr>
    </w:p>
    <w:p w14:paraId="1BC82990" w14:textId="77777777" w:rsidR="00007E3C" w:rsidRPr="00416FA9" w:rsidRDefault="00007E3C" w:rsidP="00007E3C">
      <w:pPr>
        <w:rPr>
          <w:rFonts w:ascii="Inter" w:eastAsia="Inter" w:hAnsi="Inter" w:cs="Inter"/>
          <w:color w:val="2C3345"/>
          <w:sz w:val="24"/>
          <w:szCs w:val="24"/>
          <w:highlight w:val="white"/>
          <w:lang w:val="en-US"/>
        </w:rPr>
      </w:pPr>
    </w:p>
    <w:p w14:paraId="68EF3660" w14:textId="27050700" w:rsidR="00007E3C" w:rsidRPr="00416FA9" w:rsidRDefault="00763EAC" w:rsidP="00763EAC">
      <w:pPr>
        <w:pStyle w:val="Heading2"/>
        <w:rPr>
          <w:lang w:val="en-US"/>
        </w:rPr>
      </w:pPr>
      <w:bookmarkStart w:id="389" w:name="_Toc197521841"/>
      <w:r>
        <w:rPr>
          <w:lang w:val="en-US"/>
        </w:rPr>
        <w:t>#</w:t>
      </w:r>
      <w:r w:rsidR="00007E3C" w:rsidRPr="00416FA9">
        <w:rPr>
          <w:lang w:val="en-US"/>
        </w:rPr>
        <w:t>Systematic Message processing</w:t>
      </w:r>
      <w:bookmarkEnd w:id="389"/>
    </w:p>
    <w:p w14:paraId="3C060280" w14:textId="77777777" w:rsidR="00007E3C" w:rsidRPr="00416FA9" w:rsidRDefault="00007E3C" w:rsidP="00007E3C">
      <w:pPr>
        <w:rPr>
          <w:rFonts w:ascii="Inter" w:eastAsia="Inter" w:hAnsi="Inter" w:cs="Inter"/>
          <w:color w:val="2C3345"/>
          <w:sz w:val="24"/>
          <w:szCs w:val="24"/>
          <w:highlight w:val="white"/>
          <w:lang w:val="en-US"/>
        </w:rPr>
      </w:pPr>
    </w:p>
    <w:p w14:paraId="4D9ACB7B"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 xml:space="preserve">I thought about what actions </w:t>
      </w:r>
      <w:proofErr w:type="gramStart"/>
      <w:r w:rsidRPr="00416FA9">
        <w:rPr>
          <w:rFonts w:ascii="Inter" w:eastAsia="Inter" w:hAnsi="Inter" w:cs="Inter"/>
          <w:color w:val="2C3345"/>
          <w:sz w:val="24"/>
          <w:szCs w:val="24"/>
          <w:highlight w:val="white"/>
          <w:lang w:val="en-US"/>
        </w:rPr>
        <w:t>I myself</w:t>
      </w:r>
      <w:proofErr w:type="gramEnd"/>
      <w:r w:rsidRPr="00416FA9">
        <w:rPr>
          <w:rFonts w:ascii="Inter" w:eastAsia="Inter" w:hAnsi="Inter" w:cs="Inter"/>
          <w:color w:val="2C3345"/>
          <w:sz w:val="24"/>
          <w:szCs w:val="24"/>
          <w:highlight w:val="white"/>
          <w:lang w:val="en-US"/>
        </w:rPr>
        <w:t xml:space="preserve"> might take based on what I read.</w:t>
      </w:r>
    </w:p>
    <w:p w14:paraId="467D0580" w14:textId="77777777" w:rsidR="00007E3C" w:rsidRPr="00416FA9" w:rsidRDefault="00007E3C" w:rsidP="00007E3C">
      <w:pPr>
        <w:rPr>
          <w:rFonts w:ascii="Inter" w:eastAsia="Inter" w:hAnsi="Inter" w:cs="Inter"/>
          <w:color w:val="2C3345"/>
          <w:sz w:val="24"/>
          <w:szCs w:val="24"/>
          <w:highlight w:val="white"/>
          <w:lang w:val="en-US"/>
        </w:rPr>
      </w:pPr>
    </w:p>
    <w:p w14:paraId="4548D4D8"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found myself making connections between the story and what I’ve read or heard about elsewhere.</w:t>
      </w:r>
    </w:p>
    <w:p w14:paraId="161A380A" w14:textId="77777777" w:rsidR="00007E3C" w:rsidRPr="00416FA9" w:rsidRDefault="00007E3C" w:rsidP="00007E3C">
      <w:pPr>
        <w:rPr>
          <w:rFonts w:ascii="Inter" w:eastAsia="Inter" w:hAnsi="Inter" w:cs="Inter"/>
          <w:color w:val="2C3345"/>
          <w:sz w:val="24"/>
          <w:szCs w:val="24"/>
          <w:highlight w:val="white"/>
          <w:lang w:val="en-US"/>
        </w:rPr>
      </w:pPr>
    </w:p>
    <w:p w14:paraId="06E49BBF" w14:textId="77777777" w:rsidR="00007E3C"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I thought about how what I had read related to other things I know.</w:t>
      </w:r>
    </w:p>
    <w:p w14:paraId="78D88F79" w14:textId="77777777" w:rsidR="00763EAC" w:rsidRPr="00416FA9" w:rsidRDefault="00763EAC" w:rsidP="00007E3C">
      <w:pPr>
        <w:rPr>
          <w:rFonts w:ascii="Inter" w:eastAsia="Inter" w:hAnsi="Inter" w:cs="Inter"/>
          <w:color w:val="2C3345"/>
          <w:sz w:val="24"/>
          <w:szCs w:val="24"/>
          <w:highlight w:val="white"/>
          <w:lang w:val="en-US"/>
        </w:rPr>
      </w:pPr>
    </w:p>
    <w:p w14:paraId="0B37A623" w14:textId="77777777" w:rsidR="00007E3C" w:rsidRPr="00416FA9" w:rsidRDefault="00007E3C" w:rsidP="00007E3C">
      <w:pPr>
        <w:rPr>
          <w:rFonts w:ascii="Inter" w:eastAsia="Inter" w:hAnsi="Inter" w:cs="Inter"/>
          <w:color w:val="2C3345"/>
          <w:sz w:val="24"/>
          <w:szCs w:val="24"/>
          <w:highlight w:val="white"/>
          <w:lang w:val="en-US"/>
        </w:rPr>
      </w:pPr>
    </w:p>
    <w:p w14:paraId="70ED4595" w14:textId="77777777" w:rsidR="00007E3C" w:rsidRPr="00416FA9" w:rsidRDefault="00007E3C" w:rsidP="00763EAC">
      <w:pPr>
        <w:pStyle w:val="Heading2"/>
        <w:rPr>
          <w:sz w:val="24"/>
          <w:szCs w:val="24"/>
          <w:highlight w:val="white"/>
          <w:lang w:val="en-US"/>
        </w:rPr>
      </w:pPr>
      <w:bookmarkStart w:id="390" w:name="_Toc197521842"/>
      <w:r w:rsidRPr="00416FA9">
        <w:rPr>
          <w:highlight w:val="white"/>
          <w:lang w:val="en-US"/>
        </w:rPr>
        <w:t>Audience Evaluation questions</w:t>
      </w:r>
      <w:bookmarkEnd w:id="390"/>
    </w:p>
    <w:p w14:paraId="59936029" w14:textId="77777777" w:rsidR="00007E3C" w:rsidRPr="00416FA9" w:rsidRDefault="00007E3C" w:rsidP="00007E3C">
      <w:pPr>
        <w:rPr>
          <w:rFonts w:ascii="Inter" w:eastAsia="Inter" w:hAnsi="Inter" w:cs="Inter"/>
          <w:color w:val="2C3345"/>
          <w:sz w:val="24"/>
          <w:szCs w:val="24"/>
          <w:highlight w:val="white"/>
          <w:lang w:val="en-US"/>
        </w:rPr>
      </w:pPr>
    </w:p>
    <w:p w14:paraId="05DCE8A1"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much did you enjoy this story?</w:t>
      </w:r>
    </w:p>
    <w:p w14:paraId="06D512E7" w14:textId="77777777" w:rsidR="00007E3C" w:rsidRPr="00416FA9" w:rsidRDefault="00007E3C" w:rsidP="00007E3C">
      <w:pPr>
        <w:rPr>
          <w:rFonts w:ascii="Inter" w:eastAsia="Inter" w:hAnsi="Inter" w:cs="Inter"/>
          <w:color w:val="2C3345"/>
          <w:sz w:val="24"/>
          <w:szCs w:val="24"/>
          <w:highlight w:val="white"/>
          <w:lang w:val="en-US"/>
        </w:rPr>
      </w:pPr>
    </w:p>
    <w:p w14:paraId="3742D40D"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enjoyable do you find the subject matter?</w:t>
      </w:r>
    </w:p>
    <w:p w14:paraId="19CDD00A" w14:textId="77777777" w:rsidR="00007E3C" w:rsidRPr="00416FA9" w:rsidRDefault="00007E3C" w:rsidP="00007E3C">
      <w:pPr>
        <w:rPr>
          <w:rFonts w:ascii="Inter" w:eastAsia="Inter" w:hAnsi="Inter" w:cs="Inter"/>
          <w:color w:val="2C3345"/>
          <w:sz w:val="24"/>
          <w:szCs w:val="24"/>
          <w:highlight w:val="white"/>
          <w:lang w:val="en-US"/>
        </w:rPr>
      </w:pPr>
    </w:p>
    <w:p w14:paraId="07B2D6E5"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enjoyable do you find this type of story?</w:t>
      </w:r>
    </w:p>
    <w:p w14:paraId="72EAB8B3" w14:textId="77777777" w:rsidR="00007E3C" w:rsidRPr="00416FA9" w:rsidRDefault="00007E3C" w:rsidP="00007E3C">
      <w:pPr>
        <w:rPr>
          <w:rFonts w:ascii="Inter" w:eastAsia="Inter" w:hAnsi="Inter" w:cs="Inter"/>
          <w:color w:val="2C3345"/>
          <w:sz w:val="24"/>
          <w:szCs w:val="24"/>
          <w:highlight w:val="white"/>
          <w:lang w:val="en-US"/>
        </w:rPr>
      </w:pPr>
    </w:p>
    <w:p w14:paraId="31BC9CFF"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interesting did you find this story?</w:t>
      </w:r>
    </w:p>
    <w:p w14:paraId="2BDFA0C1" w14:textId="77777777" w:rsidR="00007E3C" w:rsidRPr="00416FA9" w:rsidRDefault="00007E3C" w:rsidP="00007E3C">
      <w:pPr>
        <w:rPr>
          <w:rFonts w:ascii="Inter" w:eastAsia="Inter" w:hAnsi="Inter" w:cs="Inter"/>
          <w:color w:val="2C3345"/>
          <w:sz w:val="24"/>
          <w:szCs w:val="24"/>
          <w:highlight w:val="white"/>
          <w:lang w:val="en-US"/>
        </w:rPr>
      </w:pPr>
    </w:p>
    <w:p w14:paraId="3D26D5D8"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interesting did you find the characters in this story?</w:t>
      </w:r>
    </w:p>
    <w:p w14:paraId="15E68F1F" w14:textId="77777777" w:rsidR="00007E3C" w:rsidRPr="00416FA9" w:rsidRDefault="00007E3C" w:rsidP="00007E3C">
      <w:pPr>
        <w:rPr>
          <w:rFonts w:ascii="Inter" w:eastAsia="Inter" w:hAnsi="Inter" w:cs="Inter"/>
          <w:color w:val="2C3345"/>
          <w:sz w:val="24"/>
          <w:szCs w:val="24"/>
          <w:highlight w:val="white"/>
          <w:lang w:val="en-US"/>
        </w:rPr>
      </w:pPr>
    </w:p>
    <w:p w14:paraId="490D4EF6"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interesting did you find the subject matter?</w:t>
      </w:r>
    </w:p>
    <w:p w14:paraId="1E9AFDC6" w14:textId="77777777" w:rsidR="00007E3C" w:rsidRPr="00416FA9" w:rsidRDefault="00007E3C" w:rsidP="00007E3C">
      <w:pPr>
        <w:rPr>
          <w:rFonts w:ascii="Inter" w:eastAsia="Inter" w:hAnsi="Inter" w:cs="Inter"/>
          <w:color w:val="2C3345"/>
          <w:sz w:val="24"/>
          <w:szCs w:val="24"/>
          <w:highlight w:val="white"/>
          <w:lang w:val="en-US"/>
        </w:rPr>
      </w:pPr>
    </w:p>
    <w:p w14:paraId="3B065691"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entertaining did you find this story?</w:t>
      </w:r>
    </w:p>
    <w:p w14:paraId="7D33D702" w14:textId="77777777" w:rsidR="00007E3C" w:rsidRPr="00416FA9" w:rsidRDefault="00007E3C" w:rsidP="00007E3C">
      <w:pPr>
        <w:rPr>
          <w:rFonts w:ascii="Inter" w:eastAsia="Inter" w:hAnsi="Inter" w:cs="Inter"/>
          <w:color w:val="2C3345"/>
          <w:sz w:val="24"/>
          <w:szCs w:val="24"/>
          <w:highlight w:val="white"/>
          <w:lang w:val="en-US"/>
        </w:rPr>
      </w:pPr>
    </w:p>
    <w:p w14:paraId="48CC5BDD"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realistic did you find this story?</w:t>
      </w:r>
    </w:p>
    <w:p w14:paraId="62ED1C1A" w14:textId="77777777" w:rsidR="00007E3C" w:rsidRPr="00416FA9" w:rsidRDefault="00007E3C" w:rsidP="00007E3C">
      <w:pPr>
        <w:rPr>
          <w:rFonts w:ascii="Inter" w:eastAsia="Inter" w:hAnsi="Inter" w:cs="Inter"/>
          <w:color w:val="2C3345"/>
          <w:sz w:val="24"/>
          <w:szCs w:val="24"/>
          <w:highlight w:val="white"/>
          <w:lang w:val="en-US"/>
        </w:rPr>
      </w:pPr>
    </w:p>
    <w:p w14:paraId="3D5C0416"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realistic did you find the characters in this story?</w:t>
      </w:r>
    </w:p>
    <w:p w14:paraId="0E159663" w14:textId="77777777" w:rsidR="00007E3C" w:rsidRPr="00416FA9" w:rsidRDefault="00007E3C" w:rsidP="00007E3C">
      <w:pPr>
        <w:rPr>
          <w:rFonts w:ascii="Inter" w:eastAsia="Inter" w:hAnsi="Inter" w:cs="Inter"/>
          <w:color w:val="2C3345"/>
          <w:sz w:val="24"/>
          <w:szCs w:val="24"/>
          <w:highlight w:val="white"/>
          <w:lang w:val="en-US"/>
        </w:rPr>
      </w:pPr>
    </w:p>
    <w:p w14:paraId="6D3717FF"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How realistic did you find the writing style of this story?</w:t>
      </w:r>
    </w:p>
    <w:p w14:paraId="75A08F23" w14:textId="77777777" w:rsidR="00007E3C" w:rsidRPr="00416FA9" w:rsidRDefault="00007E3C" w:rsidP="00007E3C">
      <w:pPr>
        <w:rPr>
          <w:rFonts w:ascii="Inter" w:eastAsia="Inter" w:hAnsi="Inter" w:cs="Inter"/>
          <w:color w:val="2C3345"/>
          <w:sz w:val="24"/>
          <w:szCs w:val="24"/>
          <w:highlight w:val="white"/>
          <w:lang w:val="en-US"/>
        </w:rPr>
      </w:pPr>
    </w:p>
    <w:p w14:paraId="2BA03B82" w14:textId="77777777" w:rsidR="00007E3C" w:rsidRPr="00416FA9" w:rsidRDefault="00007E3C" w:rsidP="00007E3C">
      <w:pPr>
        <w:rPr>
          <w:rFonts w:ascii="Inter" w:eastAsia="Inter" w:hAnsi="Inter" w:cs="Inter"/>
          <w:color w:val="2C3345"/>
          <w:sz w:val="24"/>
          <w:szCs w:val="24"/>
          <w:highlight w:val="white"/>
          <w:lang w:val="en-US"/>
        </w:rPr>
      </w:pPr>
      <w:r w:rsidRPr="00416FA9">
        <w:rPr>
          <w:rFonts w:ascii="Inter" w:eastAsia="Inter" w:hAnsi="Inter" w:cs="Inter"/>
          <w:color w:val="2C3345"/>
          <w:sz w:val="24"/>
          <w:szCs w:val="24"/>
          <w:highlight w:val="white"/>
          <w:lang w:val="en-US"/>
        </w:rPr>
        <w:t>Would you recommend this story to a friend?</w:t>
      </w:r>
    </w:p>
    <w:p w14:paraId="3D17C591" w14:textId="77777777" w:rsidR="00007E3C" w:rsidRPr="00416FA9" w:rsidRDefault="00007E3C" w:rsidP="00007E3C">
      <w:pPr>
        <w:rPr>
          <w:rFonts w:ascii="Inter" w:eastAsia="Inter" w:hAnsi="Inter" w:cs="Inter"/>
          <w:color w:val="2C3345"/>
          <w:sz w:val="24"/>
          <w:szCs w:val="24"/>
          <w:highlight w:val="white"/>
          <w:lang w:val="en-US"/>
        </w:rPr>
      </w:pPr>
    </w:p>
    <w:p w14:paraId="54030F43" w14:textId="77777777" w:rsidR="00007E3C" w:rsidRPr="00416FA9" w:rsidRDefault="00007E3C" w:rsidP="00007E3C">
      <w:pPr>
        <w:rPr>
          <w:rFonts w:ascii="Inter" w:eastAsia="Inter" w:hAnsi="Inter" w:cs="Inter"/>
          <w:color w:val="2C3345"/>
          <w:sz w:val="24"/>
          <w:szCs w:val="24"/>
          <w:highlight w:val="white"/>
          <w:lang w:val="en-US"/>
        </w:rPr>
      </w:pPr>
    </w:p>
    <w:p w14:paraId="0CB1AEB4" w14:textId="3DA17682" w:rsidR="00007E3C" w:rsidRPr="00416FA9" w:rsidRDefault="00007E3C" w:rsidP="00EB5157">
      <w:pPr>
        <w:ind w:left="0"/>
        <w:rPr>
          <w:lang w:val="en-US"/>
        </w:rPr>
      </w:pPr>
      <w:bookmarkStart w:id="391" w:name="_mrz66yiymm5q" w:colFirst="0" w:colLast="0"/>
      <w:bookmarkEnd w:id="391"/>
    </w:p>
    <w:p w14:paraId="1787DA07" w14:textId="77777777" w:rsidR="00007E3C" w:rsidRPr="00416FA9" w:rsidRDefault="00007E3C" w:rsidP="00007E3C">
      <w:pPr>
        <w:rPr>
          <w:lang w:val="en-US"/>
        </w:rPr>
      </w:pPr>
    </w:p>
    <w:p w14:paraId="51C3FF94" w14:textId="77777777" w:rsidR="00007E3C" w:rsidRPr="00416FA9" w:rsidRDefault="00007E3C" w:rsidP="00007E3C">
      <w:pPr>
        <w:rPr>
          <w:lang w:val="en-US"/>
        </w:rPr>
      </w:pPr>
    </w:p>
    <w:p w14:paraId="6730C414" w14:textId="77777777" w:rsidR="00007E3C" w:rsidRPr="00416FA9" w:rsidRDefault="00007E3C" w:rsidP="00007E3C">
      <w:pPr>
        <w:rPr>
          <w:lang w:val="en-US"/>
        </w:rPr>
      </w:pPr>
      <w:r w:rsidRPr="00416FA9">
        <w:rPr>
          <w:lang w:val="en-US"/>
        </w:rPr>
        <w:br w:type="page"/>
      </w:r>
    </w:p>
    <w:p w14:paraId="753F5985" w14:textId="08ED66AC" w:rsidR="00007E3C" w:rsidRPr="00416FA9" w:rsidRDefault="075BDC6F" w:rsidP="348B46B3">
      <w:pPr>
        <w:pStyle w:val="Heading1"/>
        <w:rPr>
          <w:lang w:val="en-US"/>
        </w:rPr>
      </w:pPr>
      <w:bookmarkStart w:id="392" w:name="_emb79jhdvio4"/>
      <w:bookmarkStart w:id="393" w:name="_Toc197521843"/>
      <w:bookmarkEnd w:id="392"/>
      <w:r w:rsidRPr="348B46B3">
        <w:rPr>
          <w:lang w:val="en-US"/>
        </w:rPr>
        <w:lastRenderedPageBreak/>
        <w:t xml:space="preserve">Appendix </w:t>
      </w:r>
      <w:r w:rsidR="00940DFB">
        <w:rPr>
          <w:lang w:val="en-US"/>
        </w:rPr>
        <w:t>L</w:t>
      </w:r>
      <w:r w:rsidRPr="348B46B3">
        <w:rPr>
          <w:lang w:val="en-US"/>
        </w:rPr>
        <w:t>: Judging open questions</w:t>
      </w:r>
      <w:bookmarkEnd w:id="393"/>
    </w:p>
    <w:p w14:paraId="3F67B0FE" w14:textId="206F5922" w:rsidR="00007E3C" w:rsidRPr="00416FA9" w:rsidRDefault="0A765F65" w:rsidP="348B46B3">
      <w:pPr>
        <w:rPr>
          <w:rFonts w:ascii="Arial" w:eastAsia="Arial" w:hAnsi="Arial" w:cs="Arial"/>
          <w:color w:val="000000" w:themeColor="text1"/>
        </w:rPr>
      </w:pPr>
      <w:r w:rsidRPr="348B46B3">
        <w:rPr>
          <w:rFonts w:ascii="Arial" w:eastAsia="Arial" w:hAnsi="Arial" w:cs="Arial"/>
          <w:color w:val="000000" w:themeColor="text1"/>
        </w:rPr>
        <w:t>The maximum value for any question is 1.</w:t>
      </w:r>
    </w:p>
    <w:p w14:paraId="4DB01B98" w14:textId="1A7B1D81" w:rsidR="00007E3C" w:rsidRPr="00416FA9" w:rsidRDefault="0A765F65" w:rsidP="348B46B3">
      <w:r w:rsidRPr="348B46B3">
        <w:rPr>
          <w:rFonts w:ascii="Arial" w:eastAsia="Arial" w:hAnsi="Arial" w:cs="Arial"/>
          <w:color w:val="000000" w:themeColor="text1"/>
        </w:rPr>
        <w:t>Any empty cell is replaced with 0.</w:t>
      </w:r>
    </w:p>
    <w:p w14:paraId="74470861" w14:textId="435E45C5" w:rsidR="00007E3C" w:rsidRPr="00416FA9" w:rsidRDefault="0A765F65" w:rsidP="348B46B3">
      <w:r w:rsidRPr="348B46B3">
        <w:rPr>
          <w:rFonts w:ascii="Arial" w:eastAsia="Arial" w:hAnsi="Arial" w:cs="Arial"/>
          <w:color w:val="000000" w:themeColor="text1"/>
        </w:rPr>
        <w:t>any cell with a singular symbol or any form of ‘I do not know the answer’, is replaced with 0</w:t>
      </w:r>
    </w:p>
    <w:p w14:paraId="08983C9E" w14:textId="02A75793" w:rsidR="00007E3C" w:rsidRPr="00416FA9" w:rsidRDefault="00007E3C" w:rsidP="348B46B3"/>
    <w:p w14:paraId="537841A7" w14:textId="3909FE06" w:rsidR="00007E3C" w:rsidRPr="00416FA9" w:rsidRDefault="0A765F65" w:rsidP="348B46B3">
      <w:r w:rsidRPr="348B46B3">
        <w:rPr>
          <w:rFonts w:ascii="Arial" w:eastAsia="Arial" w:hAnsi="Arial" w:cs="Arial"/>
          <w:color w:val="000000" w:themeColor="text1"/>
        </w:rPr>
        <w:t xml:space="preserve">To questions that have multiple answers; answers that are incorrect do not reduce the </w:t>
      </w:r>
      <w:proofErr w:type="gramStart"/>
      <w:r w:rsidRPr="348B46B3">
        <w:rPr>
          <w:rFonts w:ascii="Arial" w:eastAsia="Arial" w:hAnsi="Arial" w:cs="Arial"/>
          <w:color w:val="000000" w:themeColor="text1"/>
        </w:rPr>
        <w:t>amount</w:t>
      </w:r>
      <w:proofErr w:type="gramEnd"/>
      <w:r w:rsidRPr="348B46B3">
        <w:rPr>
          <w:rFonts w:ascii="Arial" w:eastAsia="Arial" w:hAnsi="Arial" w:cs="Arial"/>
          <w:color w:val="000000" w:themeColor="text1"/>
        </w:rPr>
        <w:t xml:space="preserve"> of points given. It is also not noted down when a lot of people have the same wrong answer.</w:t>
      </w:r>
    </w:p>
    <w:p w14:paraId="5D5C54FA" w14:textId="66B29006" w:rsidR="00007E3C" w:rsidRPr="00416FA9" w:rsidRDefault="00007E3C" w:rsidP="348B46B3"/>
    <w:p w14:paraId="057A232C" w14:textId="52C68A02" w:rsidR="00007E3C" w:rsidRPr="00416FA9" w:rsidRDefault="0A765F65" w:rsidP="348B46B3">
      <w:r w:rsidRPr="348B46B3">
        <w:rPr>
          <w:rFonts w:ascii="Arial" w:eastAsia="Arial" w:hAnsi="Arial" w:cs="Arial"/>
          <w:color w:val="000000" w:themeColor="text1"/>
        </w:rPr>
        <w:t xml:space="preserve">To questions that have multiple answers: It is not being tracked which answer they say is correct. </w:t>
      </w:r>
    </w:p>
    <w:p w14:paraId="4296D7ED" w14:textId="36177A4D" w:rsidR="00007E3C" w:rsidRPr="00416FA9" w:rsidRDefault="00007E3C" w:rsidP="348B46B3"/>
    <w:p w14:paraId="3FC577AB" w14:textId="2DC2CD4B" w:rsidR="00007E3C" w:rsidRPr="00416FA9" w:rsidRDefault="0A765F65" w:rsidP="348B46B3">
      <w:r w:rsidRPr="348B46B3">
        <w:rPr>
          <w:rFonts w:ascii="Arial" w:eastAsia="Arial" w:hAnsi="Arial" w:cs="Arial"/>
          <w:color w:val="000000" w:themeColor="text1"/>
        </w:rPr>
        <w:t>mistakes are not counted.</w:t>
      </w:r>
    </w:p>
    <w:p w14:paraId="3C5D35F6" w14:textId="78B4E5D2" w:rsidR="00007E3C" w:rsidRPr="00416FA9" w:rsidRDefault="00007E3C" w:rsidP="348B46B3"/>
    <w:p w14:paraId="084A9EE6" w14:textId="1324F95A" w:rsidR="00007E3C" w:rsidRPr="00416FA9" w:rsidRDefault="0A765F65" w:rsidP="348B46B3">
      <w:pPr>
        <w:pStyle w:val="Heading2"/>
        <w:spacing w:before="360" w:after="120"/>
      </w:pPr>
      <w:bookmarkStart w:id="394" w:name="_Toc197521844"/>
      <w:r w:rsidRPr="348B46B3">
        <w:rPr>
          <w:rFonts w:ascii="Arial" w:eastAsia="Arial" w:hAnsi="Arial" w:cs="Arial"/>
          <w:color w:val="000000" w:themeColor="text1"/>
          <w:sz w:val="32"/>
          <w:szCs w:val="32"/>
        </w:rPr>
        <w:t>1: According to the story you read, what are some common symptoms of chlamydia?</w:t>
      </w:r>
      <w:bookmarkEnd w:id="394"/>
    </w:p>
    <w:p w14:paraId="7BAA3C11" w14:textId="0035F5F0" w:rsidR="00007E3C" w:rsidRPr="00416FA9" w:rsidRDefault="0A765F65" w:rsidP="348B46B3">
      <w:r w:rsidRPr="348B46B3">
        <w:rPr>
          <w:rFonts w:ascii="Arial" w:eastAsia="Arial" w:hAnsi="Arial" w:cs="Arial"/>
          <w:color w:val="000000" w:themeColor="text1"/>
        </w:rPr>
        <w:t xml:space="preserve">Woman: </w:t>
      </w:r>
    </w:p>
    <w:p w14:paraId="716A51CA" w14:textId="68CC6651"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infect the cervix and the urethra (urine canal)</w:t>
      </w:r>
    </w:p>
    <w:p w14:paraId="70639617" w14:textId="227A82B4"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burning sensation when urinating</w:t>
      </w:r>
    </w:p>
    <w:p w14:paraId="2C4A7430" w14:textId="584102CC"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abnormal vaginal discharge</w:t>
      </w:r>
    </w:p>
    <w:p w14:paraId="5E6113C4" w14:textId="0ACCFDE7"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lower abdominal pain</w:t>
      </w:r>
    </w:p>
    <w:p w14:paraId="4E8C8F4F" w14:textId="6647EB89"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low back pain</w:t>
      </w:r>
    </w:p>
    <w:p w14:paraId="33F2B9BB" w14:textId="2CEBD377"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nausea</w:t>
      </w:r>
    </w:p>
    <w:p w14:paraId="7023D2D8" w14:textId="1B0F6C36"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fever</w:t>
      </w:r>
    </w:p>
    <w:p w14:paraId="7D0928A2" w14:textId="7F7E42BD"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pain during intercourse</w:t>
      </w:r>
    </w:p>
    <w:p w14:paraId="3D3FE4F4" w14:textId="7CDF2CB8"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bleeding between menstrual periods.</w:t>
      </w:r>
    </w:p>
    <w:p w14:paraId="1CBD0E24" w14:textId="3FC42554"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pelvic inflammatory disease, ectopic pregnancy, even infertility.</w:t>
      </w:r>
    </w:p>
    <w:p w14:paraId="0C64785C" w14:textId="4B849680"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burning sensation around vagina</w:t>
      </w:r>
    </w:p>
    <w:p w14:paraId="5E12EC17" w14:textId="1207EE21"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vaginal discharge</w:t>
      </w:r>
    </w:p>
    <w:p w14:paraId="04025661" w14:textId="15EF7E43" w:rsidR="00007E3C" w:rsidRPr="00416FA9" w:rsidRDefault="0A765F65" w:rsidP="348B46B3">
      <w:pPr>
        <w:pStyle w:val="ListParagraph"/>
        <w:numPr>
          <w:ilvl w:val="0"/>
          <w:numId w:val="1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 cramps</w:t>
      </w:r>
    </w:p>
    <w:p w14:paraId="241BAE53" w14:textId="26CA682F" w:rsidR="00007E3C" w:rsidRPr="00416FA9" w:rsidRDefault="00007E3C" w:rsidP="348B46B3"/>
    <w:p w14:paraId="3EFB9D54" w14:textId="7BC3A7E1" w:rsidR="00007E3C" w:rsidRPr="00416FA9" w:rsidRDefault="0A765F65" w:rsidP="348B46B3">
      <w:r w:rsidRPr="348B46B3">
        <w:rPr>
          <w:rFonts w:ascii="Georgia" w:eastAsia="Georgia" w:hAnsi="Georgia" w:cs="Georgia"/>
          <w:color w:val="000000" w:themeColor="text1"/>
        </w:rPr>
        <w:t>Men</w:t>
      </w:r>
    </w:p>
    <w:p w14:paraId="2E7B43C8" w14:textId="60291182" w:rsidR="00007E3C" w:rsidRPr="00416FA9" w:rsidRDefault="0A765F65" w:rsidP="348B46B3">
      <w:pPr>
        <w:pStyle w:val="ListParagraph"/>
        <w:numPr>
          <w:ilvl w:val="0"/>
          <w:numId w:val="11"/>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discharge from their penis</w:t>
      </w:r>
    </w:p>
    <w:p w14:paraId="656E3972" w14:textId="51E349C7" w:rsidR="00007E3C" w:rsidRPr="00416FA9" w:rsidRDefault="0A765F65" w:rsidP="348B46B3">
      <w:pPr>
        <w:pStyle w:val="ListParagraph"/>
        <w:numPr>
          <w:ilvl w:val="0"/>
          <w:numId w:val="11"/>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burning sensation when urinating</w:t>
      </w:r>
    </w:p>
    <w:p w14:paraId="36724665" w14:textId="169832B5" w:rsidR="00007E3C" w:rsidRPr="00416FA9" w:rsidRDefault="0A765F65" w:rsidP="348B46B3">
      <w:pPr>
        <w:pStyle w:val="ListParagraph"/>
        <w:numPr>
          <w:ilvl w:val="0"/>
          <w:numId w:val="11"/>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burning and itching around the opening of the penis</w:t>
      </w:r>
    </w:p>
    <w:p w14:paraId="378D7E98" w14:textId="6F5D4C77" w:rsidR="00007E3C" w:rsidRPr="00416FA9" w:rsidRDefault="0A765F65" w:rsidP="348B46B3">
      <w:pPr>
        <w:pStyle w:val="ListParagraph"/>
        <w:numPr>
          <w:ilvl w:val="0"/>
          <w:numId w:val="11"/>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Pain and swelling in the testicles</w:t>
      </w:r>
    </w:p>
    <w:p w14:paraId="5CB76EFA" w14:textId="24654CCA" w:rsidR="00007E3C" w:rsidRPr="00416FA9" w:rsidRDefault="0A765F65" w:rsidP="348B46B3">
      <w:pPr>
        <w:pStyle w:val="ListParagraph"/>
        <w:numPr>
          <w:ilvl w:val="0"/>
          <w:numId w:val="11"/>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 hurts when he pees</w:t>
      </w:r>
    </w:p>
    <w:p w14:paraId="0D1EC496" w14:textId="4C682DCA" w:rsidR="00007E3C" w:rsidRPr="00416FA9" w:rsidRDefault="00007E3C" w:rsidP="348B46B3"/>
    <w:p w14:paraId="758E60E0" w14:textId="6E9FDD79" w:rsidR="00007E3C" w:rsidRPr="00416FA9" w:rsidRDefault="0A765F65" w:rsidP="348B46B3">
      <w:pPr>
        <w:pStyle w:val="ListParagraph"/>
        <w:numPr>
          <w:ilvl w:val="0"/>
          <w:numId w:val="10"/>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lastRenderedPageBreak/>
        <w:t>peeing hurts</w:t>
      </w:r>
    </w:p>
    <w:p w14:paraId="286492B6" w14:textId="3F7AB4F3" w:rsidR="00007E3C" w:rsidRPr="00416FA9" w:rsidRDefault="00007E3C" w:rsidP="348B46B3"/>
    <w:p w14:paraId="3E5E4DD9" w14:textId="4E2D42E0" w:rsidR="00007E3C" w:rsidRPr="00416FA9" w:rsidRDefault="0A765F65" w:rsidP="348B46B3">
      <w:r w:rsidRPr="348B46B3">
        <w:rPr>
          <w:rFonts w:ascii="Arial" w:eastAsia="Arial" w:hAnsi="Arial" w:cs="Arial"/>
          <w:color w:val="000000" w:themeColor="text1"/>
        </w:rPr>
        <w:t xml:space="preserve">Note: any of the </w:t>
      </w:r>
      <w:proofErr w:type="gramStart"/>
      <w:r w:rsidRPr="348B46B3">
        <w:rPr>
          <w:rFonts w:ascii="Arial" w:eastAsia="Arial" w:hAnsi="Arial" w:cs="Arial"/>
          <w:color w:val="000000" w:themeColor="text1"/>
        </w:rPr>
        <w:t>above mentioned</w:t>
      </w:r>
      <w:proofErr w:type="gramEnd"/>
      <w:r w:rsidRPr="348B46B3">
        <w:rPr>
          <w:rFonts w:ascii="Arial" w:eastAsia="Arial" w:hAnsi="Arial" w:cs="Arial"/>
          <w:color w:val="000000" w:themeColor="text1"/>
        </w:rPr>
        <w:t xml:space="preserve"> symptoms give a total of 1 point.</w:t>
      </w:r>
    </w:p>
    <w:p w14:paraId="7271A552" w14:textId="0210FD1B" w:rsidR="00007E3C" w:rsidRPr="00416FA9" w:rsidRDefault="0A765F65" w:rsidP="348B46B3">
      <w:r w:rsidRPr="348B46B3">
        <w:rPr>
          <w:rFonts w:ascii="Arial" w:eastAsia="Arial" w:hAnsi="Arial" w:cs="Arial"/>
          <w:color w:val="000000" w:themeColor="text1"/>
        </w:rPr>
        <w:t>0</w:t>
      </w:r>
    </w:p>
    <w:p w14:paraId="63C3E4AD" w14:textId="0FE56B8D" w:rsidR="00007E3C" w:rsidRPr="00416FA9" w:rsidRDefault="0A765F65" w:rsidP="348B46B3">
      <w:pPr>
        <w:pStyle w:val="Heading2"/>
        <w:spacing w:before="360" w:after="120"/>
      </w:pPr>
      <w:bookmarkStart w:id="395" w:name="_Toc197521845"/>
      <w:r w:rsidRPr="348B46B3">
        <w:rPr>
          <w:rFonts w:ascii="Arial" w:eastAsia="Arial" w:hAnsi="Arial" w:cs="Arial"/>
          <w:color w:val="000000" w:themeColor="text1"/>
          <w:sz w:val="32"/>
          <w:szCs w:val="32"/>
        </w:rPr>
        <w:t>2: Who is most likely to report having chlamydia?</w:t>
      </w:r>
      <w:bookmarkEnd w:id="395"/>
    </w:p>
    <w:p w14:paraId="2864C7D5" w14:textId="4A97B41D" w:rsidR="00007E3C" w:rsidRPr="00416FA9" w:rsidRDefault="0A765F65" w:rsidP="348B46B3">
      <w:pPr>
        <w:pStyle w:val="ListParagraph"/>
        <w:numPr>
          <w:ilvl w:val="0"/>
          <w:numId w:val="9"/>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women / young </w:t>
      </w:r>
      <w:proofErr w:type="gramStart"/>
      <w:r w:rsidRPr="348B46B3">
        <w:rPr>
          <w:rFonts w:ascii="Arial" w:eastAsia="Arial" w:hAnsi="Arial" w:cs="Arial"/>
          <w:color w:val="000000" w:themeColor="text1"/>
        </w:rPr>
        <w:t>woman(</w:t>
      </w:r>
      <w:proofErr w:type="gramEnd"/>
      <w:r w:rsidRPr="348B46B3">
        <w:rPr>
          <w:rFonts w:ascii="Arial" w:eastAsia="Arial" w:hAnsi="Arial" w:cs="Arial"/>
          <w:color w:val="000000" w:themeColor="text1"/>
        </w:rPr>
        <w:t>0.5)</w:t>
      </w:r>
    </w:p>
    <w:p w14:paraId="7A673D20" w14:textId="2F9FC801" w:rsidR="00007E3C" w:rsidRPr="00416FA9" w:rsidRDefault="0A765F65" w:rsidP="348B46B3">
      <w:pPr>
        <w:pStyle w:val="ListParagraph"/>
        <w:numPr>
          <w:ilvl w:val="0"/>
          <w:numId w:val="9"/>
        </w:numPr>
        <w:spacing w:before="220" w:after="220"/>
        <w:rPr>
          <w:rFonts w:ascii="Arial" w:eastAsia="Arial" w:hAnsi="Arial" w:cs="Arial"/>
          <w:color w:val="000000" w:themeColor="text1"/>
        </w:rPr>
      </w:pPr>
      <w:r w:rsidRPr="348B46B3">
        <w:rPr>
          <w:rFonts w:ascii="Arial" w:eastAsia="Arial" w:hAnsi="Arial" w:cs="Arial"/>
          <w:color w:val="000000" w:themeColor="text1"/>
        </w:rPr>
        <w:t>for woman 15 and 19 years old (0.25)</w:t>
      </w:r>
    </w:p>
    <w:p w14:paraId="1F70A497" w14:textId="21BAF10A" w:rsidR="00007E3C" w:rsidRPr="00416FA9" w:rsidRDefault="0A765F65" w:rsidP="348B46B3">
      <w:pPr>
        <w:pStyle w:val="ListParagraph"/>
        <w:numPr>
          <w:ilvl w:val="0"/>
          <w:numId w:val="9"/>
        </w:numPr>
        <w:spacing w:before="220" w:after="220"/>
        <w:rPr>
          <w:rFonts w:ascii="Arial" w:eastAsia="Arial" w:hAnsi="Arial" w:cs="Arial"/>
          <w:color w:val="000000" w:themeColor="text1"/>
        </w:rPr>
      </w:pPr>
      <w:r w:rsidRPr="348B46B3">
        <w:rPr>
          <w:rFonts w:ascii="Arial" w:eastAsia="Arial" w:hAnsi="Arial" w:cs="Arial"/>
          <w:color w:val="000000" w:themeColor="text1"/>
        </w:rPr>
        <w:t>for men between 20 and 24 years old. (0.25)</w:t>
      </w:r>
    </w:p>
    <w:p w14:paraId="39366A49" w14:textId="605E7D42" w:rsidR="00007E3C" w:rsidRPr="00416FA9" w:rsidRDefault="0A765F65" w:rsidP="348B46B3">
      <w:pPr>
        <w:pStyle w:val="ListParagraph"/>
        <w:numPr>
          <w:ilvl w:val="1"/>
          <w:numId w:val="9"/>
        </w:numPr>
        <w:spacing w:before="220" w:after="220"/>
        <w:rPr>
          <w:rFonts w:ascii="Arial" w:eastAsia="Arial" w:hAnsi="Arial" w:cs="Arial"/>
          <w:color w:val="000000" w:themeColor="text1"/>
        </w:rPr>
      </w:pPr>
      <w:r w:rsidRPr="348B46B3">
        <w:rPr>
          <w:rFonts w:ascii="Arial" w:eastAsia="Arial" w:hAnsi="Arial" w:cs="Arial"/>
          <w:color w:val="000000" w:themeColor="text1"/>
        </w:rPr>
        <w:t>saying 20-25 years old is considered 0 points.</w:t>
      </w:r>
    </w:p>
    <w:p w14:paraId="0FD0F078" w14:textId="566C3F74" w:rsidR="00007E3C" w:rsidRPr="00416FA9" w:rsidRDefault="00007E3C" w:rsidP="348B46B3"/>
    <w:p w14:paraId="09753291" w14:textId="5F4819D3" w:rsidR="00007E3C" w:rsidRPr="00416FA9" w:rsidRDefault="0A765F65" w:rsidP="348B46B3">
      <w:pPr>
        <w:pStyle w:val="ListParagraph"/>
        <w:numPr>
          <w:ilvl w:val="0"/>
          <w:numId w:val="8"/>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young </w:t>
      </w:r>
      <w:proofErr w:type="gramStart"/>
      <w:r w:rsidRPr="348B46B3">
        <w:rPr>
          <w:rFonts w:ascii="Arial" w:eastAsia="Arial" w:hAnsi="Arial" w:cs="Arial"/>
          <w:color w:val="000000" w:themeColor="text1"/>
        </w:rPr>
        <w:t>adults(</w:t>
      </w:r>
      <w:proofErr w:type="gramEnd"/>
      <w:r w:rsidRPr="348B46B3">
        <w:rPr>
          <w:rFonts w:ascii="Arial" w:eastAsia="Arial" w:hAnsi="Arial" w:cs="Arial"/>
          <w:color w:val="000000" w:themeColor="text1"/>
        </w:rPr>
        <w:t>0)</w:t>
      </w:r>
    </w:p>
    <w:p w14:paraId="7713E346" w14:textId="03DAAB35" w:rsidR="00007E3C" w:rsidRPr="00416FA9" w:rsidRDefault="0A765F65" w:rsidP="348B46B3">
      <w:pPr>
        <w:pStyle w:val="ListParagraph"/>
        <w:numPr>
          <w:ilvl w:val="0"/>
          <w:numId w:val="8"/>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people with multiple sex </w:t>
      </w:r>
      <w:proofErr w:type="gramStart"/>
      <w:r w:rsidRPr="348B46B3">
        <w:rPr>
          <w:rFonts w:ascii="Arial" w:eastAsia="Arial" w:hAnsi="Arial" w:cs="Arial"/>
          <w:color w:val="000000" w:themeColor="text1"/>
        </w:rPr>
        <w:t>partners(</w:t>
      </w:r>
      <w:proofErr w:type="gramEnd"/>
      <w:r w:rsidRPr="348B46B3">
        <w:rPr>
          <w:rFonts w:ascii="Arial" w:eastAsia="Arial" w:hAnsi="Arial" w:cs="Arial"/>
          <w:color w:val="000000" w:themeColor="text1"/>
        </w:rPr>
        <w:t>0)</w:t>
      </w:r>
    </w:p>
    <w:p w14:paraId="0B315AB6" w14:textId="05CE5F63" w:rsidR="00007E3C" w:rsidRPr="00416FA9" w:rsidRDefault="0A765F65" w:rsidP="348B46B3">
      <w:pPr>
        <w:pStyle w:val="ListParagraph"/>
        <w:numPr>
          <w:ilvl w:val="0"/>
          <w:numId w:val="8"/>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The </w:t>
      </w:r>
      <w:proofErr w:type="gramStart"/>
      <w:r w:rsidRPr="348B46B3">
        <w:rPr>
          <w:rFonts w:ascii="Arial" w:eastAsia="Arial" w:hAnsi="Arial" w:cs="Arial"/>
          <w:color w:val="000000" w:themeColor="text1"/>
        </w:rPr>
        <w:t>woman(</w:t>
      </w:r>
      <w:proofErr w:type="gramEnd"/>
      <w:r w:rsidRPr="348B46B3">
        <w:rPr>
          <w:rFonts w:ascii="Arial" w:eastAsia="Arial" w:hAnsi="Arial" w:cs="Arial"/>
          <w:color w:val="000000" w:themeColor="text1"/>
        </w:rPr>
        <w:t>0)</w:t>
      </w:r>
    </w:p>
    <w:p w14:paraId="67DCDAC2" w14:textId="1759364D" w:rsidR="00007E3C" w:rsidRPr="00416FA9" w:rsidRDefault="0A765F65" w:rsidP="348B46B3">
      <w:pPr>
        <w:pStyle w:val="ListParagraph"/>
        <w:numPr>
          <w:ilvl w:val="1"/>
          <w:numId w:val="8"/>
        </w:numPr>
        <w:spacing w:before="220" w:after="220"/>
        <w:rPr>
          <w:rFonts w:ascii="Arial" w:eastAsia="Arial" w:hAnsi="Arial" w:cs="Arial"/>
          <w:color w:val="000000" w:themeColor="text1"/>
        </w:rPr>
      </w:pPr>
      <w:r w:rsidRPr="348B46B3">
        <w:rPr>
          <w:rFonts w:ascii="Arial" w:eastAsia="Arial" w:hAnsi="Arial" w:cs="Arial"/>
          <w:color w:val="000000" w:themeColor="text1"/>
        </w:rPr>
        <w:t>Refers to the character.</w:t>
      </w:r>
    </w:p>
    <w:p w14:paraId="7ED049CE" w14:textId="557E8F7A" w:rsidR="00007E3C" w:rsidRPr="00416FA9" w:rsidRDefault="00007E3C" w:rsidP="348B46B3"/>
    <w:p w14:paraId="4749978B" w14:textId="35B4EA4F" w:rsidR="00007E3C" w:rsidRPr="00416FA9" w:rsidRDefault="0A765F65" w:rsidP="348B46B3">
      <w:pPr>
        <w:pStyle w:val="Heading2"/>
        <w:spacing w:before="280" w:after="120"/>
      </w:pPr>
      <w:bookmarkStart w:id="396" w:name="_Toc197521846"/>
      <w:r w:rsidRPr="348B46B3">
        <w:rPr>
          <w:rFonts w:ascii="Arial" w:eastAsia="Arial" w:hAnsi="Arial" w:cs="Arial"/>
          <w:color w:val="000000" w:themeColor="text1"/>
          <w:sz w:val="32"/>
          <w:szCs w:val="32"/>
        </w:rPr>
        <w:t>3: What are the three ways you can protect yourself against chlamydia?</w:t>
      </w:r>
      <w:bookmarkEnd w:id="396"/>
    </w:p>
    <w:p w14:paraId="2E014EB5" w14:textId="6CFAB71B" w:rsidR="00007E3C" w:rsidRPr="00416FA9" w:rsidRDefault="0A765F65" w:rsidP="348B46B3">
      <w:pPr>
        <w:pStyle w:val="ListParagraph"/>
        <w:numPr>
          <w:ilvl w:val="0"/>
          <w:numId w:val="7"/>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abstain from sex(⅓)</w:t>
      </w:r>
    </w:p>
    <w:p w14:paraId="35DD9627" w14:textId="664FC798" w:rsidR="00007E3C" w:rsidRPr="00416FA9" w:rsidRDefault="0A765F65" w:rsidP="348B46B3">
      <w:pPr>
        <w:pStyle w:val="ListParagraph"/>
        <w:numPr>
          <w:ilvl w:val="0"/>
          <w:numId w:val="7"/>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monogamous </w:t>
      </w:r>
      <w:proofErr w:type="gramStart"/>
      <w:r w:rsidRPr="348B46B3">
        <w:rPr>
          <w:rFonts w:ascii="Georgia" w:eastAsia="Georgia" w:hAnsi="Georgia" w:cs="Georgia"/>
          <w:color w:val="000000" w:themeColor="text1"/>
        </w:rPr>
        <w:t>relationship  (</w:t>
      </w:r>
      <w:proofErr w:type="gramEnd"/>
      <w:r w:rsidRPr="348B46B3">
        <w:rPr>
          <w:rFonts w:ascii="Georgia" w:eastAsia="Georgia" w:hAnsi="Georgia" w:cs="Georgia"/>
          <w:color w:val="000000" w:themeColor="text1"/>
        </w:rPr>
        <w:t>⅓)</w:t>
      </w:r>
    </w:p>
    <w:p w14:paraId="2767A463" w14:textId="380A5436" w:rsidR="00007E3C" w:rsidRPr="00416FA9" w:rsidRDefault="0A765F65" w:rsidP="348B46B3">
      <w:pPr>
        <w:pStyle w:val="ListParagraph"/>
        <w:numPr>
          <w:ilvl w:val="0"/>
          <w:numId w:val="7"/>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condoms(⅓)</w:t>
      </w:r>
    </w:p>
    <w:p w14:paraId="0AF296C4" w14:textId="528D1815" w:rsidR="00007E3C" w:rsidRPr="00416FA9" w:rsidRDefault="0A765F65" w:rsidP="348B46B3">
      <w:pPr>
        <w:pStyle w:val="ListParagraph"/>
        <w:numPr>
          <w:ilvl w:val="0"/>
          <w:numId w:val="7"/>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practising safe </w:t>
      </w:r>
      <w:proofErr w:type="gramStart"/>
      <w:r w:rsidRPr="348B46B3">
        <w:rPr>
          <w:rFonts w:ascii="Georgia" w:eastAsia="Georgia" w:hAnsi="Georgia" w:cs="Georgia"/>
          <w:color w:val="000000" w:themeColor="text1"/>
        </w:rPr>
        <w:t>sex(</w:t>
      </w:r>
      <w:proofErr w:type="gramEnd"/>
      <w:r w:rsidRPr="348B46B3">
        <w:rPr>
          <w:rFonts w:ascii="Georgia" w:eastAsia="Georgia" w:hAnsi="Georgia" w:cs="Georgia"/>
          <w:color w:val="000000" w:themeColor="text1"/>
        </w:rPr>
        <w:t>0)</w:t>
      </w:r>
    </w:p>
    <w:p w14:paraId="32120535" w14:textId="00409018" w:rsidR="00007E3C" w:rsidRPr="00416FA9" w:rsidRDefault="0A765F65" w:rsidP="348B46B3">
      <w:pPr>
        <w:pStyle w:val="ListParagraph"/>
        <w:numPr>
          <w:ilvl w:val="0"/>
          <w:numId w:val="7"/>
        </w:numPr>
        <w:spacing w:before="220" w:after="220"/>
        <w:rPr>
          <w:rFonts w:ascii="Georgia" w:eastAsia="Georgia" w:hAnsi="Georgia" w:cs="Georgia"/>
          <w:color w:val="000000" w:themeColor="text1"/>
        </w:rPr>
      </w:pPr>
      <w:proofErr w:type="gramStart"/>
      <w:r w:rsidRPr="348B46B3">
        <w:rPr>
          <w:rFonts w:ascii="Georgia" w:eastAsia="Georgia" w:hAnsi="Georgia" w:cs="Georgia"/>
          <w:color w:val="000000" w:themeColor="text1"/>
        </w:rPr>
        <w:t>antibiotics(</w:t>
      </w:r>
      <w:proofErr w:type="gramEnd"/>
      <w:r w:rsidRPr="348B46B3">
        <w:rPr>
          <w:rFonts w:ascii="Georgia" w:eastAsia="Georgia" w:hAnsi="Georgia" w:cs="Georgia"/>
          <w:color w:val="000000" w:themeColor="text1"/>
        </w:rPr>
        <w:t>0)</w:t>
      </w:r>
    </w:p>
    <w:p w14:paraId="3C789AFF" w14:textId="41982D7D" w:rsidR="00007E3C" w:rsidRPr="00416FA9" w:rsidRDefault="0A765F65" w:rsidP="348B46B3">
      <w:pPr>
        <w:pStyle w:val="ListParagraph"/>
        <w:numPr>
          <w:ilvl w:val="0"/>
          <w:numId w:val="7"/>
        </w:numPr>
        <w:spacing w:before="220" w:after="220"/>
        <w:rPr>
          <w:rFonts w:ascii="Georgia" w:eastAsia="Georgia" w:hAnsi="Georgia" w:cs="Georgia"/>
          <w:color w:val="000000" w:themeColor="text1"/>
        </w:rPr>
      </w:pPr>
      <w:proofErr w:type="gramStart"/>
      <w:r w:rsidRPr="348B46B3">
        <w:rPr>
          <w:rFonts w:ascii="Georgia" w:eastAsia="Georgia" w:hAnsi="Georgia" w:cs="Georgia"/>
          <w:color w:val="000000" w:themeColor="text1"/>
        </w:rPr>
        <w:t>protection(</w:t>
      </w:r>
      <w:proofErr w:type="gramEnd"/>
      <w:r w:rsidRPr="348B46B3">
        <w:rPr>
          <w:rFonts w:ascii="Georgia" w:eastAsia="Georgia" w:hAnsi="Georgia" w:cs="Georgia"/>
          <w:color w:val="000000" w:themeColor="text1"/>
        </w:rPr>
        <w:t>0)</w:t>
      </w:r>
    </w:p>
    <w:p w14:paraId="130BAFE1" w14:textId="4F131E2F" w:rsidR="00007E3C" w:rsidRPr="00416FA9" w:rsidRDefault="0A765F65" w:rsidP="348B46B3">
      <w:pPr>
        <w:pStyle w:val="ListParagraph"/>
        <w:numPr>
          <w:ilvl w:val="0"/>
          <w:numId w:val="7"/>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frequent </w:t>
      </w:r>
      <w:proofErr w:type="gramStart"/>
      <w:r w:rsidRPr="348B46B3">
        <w:rPr>
          <w:rFonts w:ascii="Georgia" w:eastAsia="Georgia" w:hAnsi="Georgia" w:cs="Georgia"/>
          <w:color w:val="000000" w:themeColor="text1"/>
        </w:rPr>
        <w:t>testing(</w:t>
      </w:r>
      <w:proofErr w:type="gramEnd"/>
      <w:r w:rsidRPr="348B46B3">
        <w:rPr>
          <w:rFonts w:ascii="Georgia" w:eastAsia="Georgia" w:hAnsi="Georgia" w:cs="Georgia"/>
          <w:color w:val="000000" w:themeColor="text1"/>
        </w:rPr>
        <w:t>0)</w:t>
      </w:r>
    </w:p>
    <w:p w14:paraId="1C3AA0A9" w14:textId="317B7DC5" w:rsidR="00007E3C" w:rsidRPr="00416FA9" w:rsidRDefault="00007E3C" w:rsidP="348B46B3"/>
    <w:p w14:paraId="2D634CD2" w14:textId="67370A13" w:rsidR="00007E3C" w:rsidRPr="00416FA9" w:rsidRDefault="0A765F65" w:rsidP="348B46B3">
      <w:pPr>
        <w:pStyle w:val="Heading2"/>
        <w:spacing w:before="280" w:after="120"/>
      </w:pPr>
      <w:bookmarkStart w:id="397" w:name="_Toc197521847"/>
      <w:r w:rsidRPr="348B46B3">
        <w:rPr>
          <w:rFonts w:ascii="Arial" w:eastAsia="Arial" w:hAnsi="Arial" w:cs="Arial"/>
          <w:color w:val="000000" w:themeColor="text1"/>
          <w:sz w:val="32"/>
          <w:szCs w:val="32"/>
        </w:rPr>
        <w:t>4: Approximately how many people are affected by chlamydia each year in the U.S.?</w:t>
      </w:r>
      <w:bookmarkEnd w:id="397"/>
    </w:p>
    <w:p w14:paraId="3A7823D6" w14:textId="7B2CFF89" w:rsidR="00007E3C" w:rsidRPr="00416FA9" w:rsidRDefault="0A765F65" w:rsidP="348B46B3">
      <w:pPr>
        <w:pStyle w:val="ListParagraph"/>
        <w:numPr>
          <w:ilvl w:val="0"/>
          <w:numId w:val="6"/>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2.8 </w:t>
      </w:r>
      <w:proofErr w:type="gramStart"/>
      <w:r w:rsidRPr="348B46B3">
        <w:rPr>
          <w:rFonts w:ascii="Arial" w:eastAsia="Arial" w:hAnsi="Arial" w:cs="Arial"/>
          <w:color w:val="000000" w:themeColor="text1"/>
        </w:rPr>
        <w:t>million  (</w:t>
      </w:r>
      <w:proofErr w:type="gramEnd"/>
      <w:r w:rsidRPr="348B46B3">
        <w:rPr>
          <w:rFonts w:ascii="Arial" w:eastAsia="Arial" w:hAnsi="Arial" w:cs="Arial"/>
          <w:color w:val="000000" w:themeColor="text1"/>
        </w:rPr>
        <w:t>1)</w:t>
      </w:r>
    </w:p>
    <w:p w14:paraId="1D3DCA50" w14:textId="43C0DC05" w:rsidR="00007E3C" w:rsidRPr="00416FA9" w:rsidRDefault="0A765F65" w:rsidP="348B46B3">
      <w:pPr>
        <w:pStyle w:val="ListParagraph"/>
        <w:numPr>
          <w:ilvl w:val="0"/>
          <w:numId w:val="6"/>
        </w:numPr>
        <w:spacing w:before="220" w:after="220"/>
        <w:rPr>
          <w:rFonts w:ascii="Arial" w:eastAsia="Arial" w:hAnsi="Arial" w:cs="Arial"/>
          <w:color w:val="000000" w:themeColor="text1"/>
        </w:rPr>
      </w:pPr>
      <w:r w:rsidRPr="348B46B3">
        <w:rPr>
          <w:rFonts w:ascii="Arial" w:eastAsia="Arial" w:hAnsi="Arial" w:cs="Arial"/>
          <w:color w:val="000000" w:themeColor="text1"/>
        </w:rPr>
        <w:t>2.8 (0)</w:t>
      </w:r>
    </w:p>
    <w:p w14:paraId="7AC17E03" w14:textId="09DFB062" w:rsidR="00007E3C" w:rsidRPr="00416FA9" w:rsidRDefault="00007E3C" w:rsidP="348B46B3"/>
    <w:p w14:paraId="4FBA9293" w14:textId="38CC328F" w:rsidR="00007E3C" w:rsidRPr="00416FA9" w:rsidRDefault="0A765F65" w:rsidP="348B46B3">
      <w:pPr>
        <w:pStyle w:val="Heading2"/>
        <w:spacing w:before="240" w:after="240"/>
      </w:pPr>
      <w:bookmarkStart w:id="398" w:name="_Toc197521848"/>
      <w:r w:rsidRPr="348B46B3">
        <w:rPr>
          <w:rFonts w:ascii="Arial" w:eastAsia="Arial" w:hAnsi="Arial" w:cs="Arial"/>
          <w:color w:val="000000" w:themeColor="text1"/>
          <w:sz w:val="32"/>
          <w:szCs w:val="32"/>
        </w:rPr>
        <w:lastRenderedPageBreak/>
        <w:t>5: What two tests are used to detect chlamydia?</w:t>
      </w:r>
      <w:bookmarkEnd w:id="398"/>
    </w:p>
    <w:p w14:paraId="7E51F6B9" w14:textId="47E6ED28" w:rsidR="00007E3C" w:rsidRPr="00416FA9" w:rsidRDefault="0A765F65" w:rsidP="348B46B3">
      <w:pPr>
        <w:pStyle w:val="ListParagraph"/>
        <w:numPr>
          <w:ilvl w:val="0"/>
          <w:numId w:val="5"/>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Urine tests / pee / </w:t>
      </w:r>
      <w:proofErr w:type="gramStart"/>
      <w:r w:rsidRPr="348B46B3">
        <w:rPr>
          <w:rFonts w:ascii="Arial" w:eastAsia="Arial" w:hAnsi="Arial" w:cs="Arial"/>
          <w:color w:val="000000" w:themeColor="text1"/>
        </w:rPr>
        <w:t>urinate(</w:t>
      </w:r>
      <w:proofErr w:type="gramEnd"/>
      <w:r w:rsidRPr="348B46B3">
        <w:rPr>
          <w:rFonts w:ascii="Arial" w:eastAsia="Arial" w:hAnsi="Arial" w:cs="Arial"/>
          <w:color w:val="000000" w:themeColor="text1"/>
        </w:rPr>
        <w:t>0.5)</w:t>
      </w:r>
    </w:p>
    <w:p w14:paraId="020E42EE" w14:textId="618F423D" w:rsidR="00007E3C" w:rsidRPr="00416FA9" w:rsidRDefault="0A765F65" w:rsidP="348B46B3">
      <w:pPr>
        <w:pStyle w:val="ListParagraph"/>
        <w:numPr>
          <w:ilvl w:val="0"/>
          <w:numId w:val="5"/>
        </w:numPr>
        <w:spacing w:before="220" w:after="220"/>
        <w:rPr>
          <w:rFonts w:ascii="Arial" w:eastAsia="Arial" w:hAnsi="Arial" w:cs="Arial"/>
          <w:color w:val="000000" w:themeColor="text1"/>
        </w:rPr>
      </w:pPr>
      <w:r w:rsidRPr="348B46B3">
        <w:rPr>
          <w:rFonts w:ascii="Arial" w:eastAsia="Arial" w:hAnsi="Arial" w:cs="Arial"/>
          <w:color w:val="000000" w:themeColor="text1"/>
        </w:rPr>
        <w:t>Swab tests / Taking material from inside the vagina/</w:t>
      </w:r>
      <w:proofErr w:type="gramStart"/>
      <w:r w:rsidRPr="348B46B3">
        <w:rPr>
          <w:rFonts w:ascii="Arial" w:eastAsia="Arial" w:hAnsi="Arial" w:cs="Arial"/>
          <w:color w:val="000000" w:themeColor="text1"/>
        </w:rPr>
        <w:t>penis(</w:t>
      </w:r>
      <w:proofErr w:type="gramEnd"/>
      <w:r w:rsidRPr="348B46B3">
        <w:rPr>
          <w:rFonts w:ascii="Arial" w:eastAsia="Arial" w:hAnsi="Arial" w:cs="Arial"/>
          <w:color w:val="000000" w:themeColor="text1"/>
        </w:rPr>
        <w:t>0.5)</w:t>
      </w:r>
    </w:p>
    <w:p w14:paraId="005BBCC2" w14:textId="4A988957" w:rsidR="00007E3C" w:rsidRPr="00416FA9" w:rsidRDefault="00007E3C" w:rsidP="348B46B3"/>
    <w:p w14:paraId="773D813E" w14:textId="4D495975" w:rsidR="00007E3C" w:rsidRPr="00416FA9" w:rsidRDefault="0A765F65" w:rsidP="348B46B3">
      <w:pPr>
        <w:pStyle w:val="Heading2"/>
        <w:spacing w:before="240" w:after="240"/>
      </w:pPr>
      <w:bookmarkStart w:id="399" w:name="_Toc197521849"/>
      <w:r w:rsidRPr="348B46B3">
        <w:rPr>
          <w:rFonts w:ascii="Arial" w:eastAsia="Arial" w:hAnsi="Arial" w:cs="Arial"/>
          <w:color w:val="000000" w:themeColor="text1"/>
          <w:sz w:val="32"/>
          <w:szCs w:val="32"/>
        </w:rPr>
        <w:t>6: For both men and women, what age group is most at risk for contracting chlamydia?</w:t>
      </w:r>
      <w:bookmarkEnd w:id="399"/>
    </w:p>
    <w:p w14:paraId="1FBDBF1D" w14:textId="6D2A11FA" w:rsidR="00007E3C" w:rsidRPr="00416FA9" w:rsidRDefault="0A765F65" w:rsidP="348B46B3">
      <w:r w:rsidRPr="348B46B3">
        <w:rPr>
          <w:rFonts w:ascii="Arial" w:eastAsia="Arial" w:hAnsi="Arial" w:cs="Arial"/>
          <w:color w:val="000000" w:themeColor="text1"/>
        </w:rPr>
        <w:t xml:space="preserve">Woman: 15 to 19 year </w:t>
      </w:r>
      <w:proofErr w:type="gramStart"/>
      <w:r w:rsidRPr="348B46B3">
        <w:rPr>
          <w:rFonts w:ascii="Arial" w:eastAsia="Arial" w:hAnsi="Arial" w:cs="Arial"/>
          <w:color w:val="000000" w:themeColor="text1"/>
        </w:rPr>
        <w:t>old(</w:t>
      </w:r>
      <w:proofErr w:type="gramEnd"/>
      <w:r w:rsidRPr="348B46B3">
        <w:rPr>
          <w:rFonts w:ascii="Arial" w:eastAsia="Arial" w:hAnsi="Arial" w:cs="Arial"/>
          <w:color w:val="000000" w:themeColor="text1"/>
        </w:rPr>
        <w:t>0.5)</w:t>
      </w:r>
    </w:p>
    <w:p w14:paraId="49B2F2C6" w14:textId="3AA79776" w:rsidR="00007E3C" w:rsidRPr="00416FA9" w:rsidRDefault="0A765F65" w:rsidP="348B46B3">
      <w:r w:rsidRPr="348B46B3">
        <w:rPr>
          <w:rFonts w:ascii="Arial" w:eastAsia="Arial" w:hAnsi="Arial" w:cs="Arial"/>
          <w:color w:val="000000" w:themeColor="text1"/>
        </w:rPr>
        <w:t xml:space="preserve">Men: 20 to 24 year </w:t>
      </w:r>
      <w:proofErr w:type="gramStart"/>
      <w:r w:rsidRPr="348B46B3">
        <w:rPr>
          <w:rFonts w:ascii="Arial" w:eastAsia="Arial" w:hAnsi="Arial" w:cs="Arial"/>
          <w:color w:val="000000" w:themeColor="text1"/>
        </w:rPr>
        <w:t>old(</w:t>
      </w:r>
      <w:proofErr w:type="gramEnd"/>
      <w:r w:rsidRPr="348B46B3">
        <w:rPr>
          <w:rFonts w:ascii="Arial" w:eastAsia="Arial" w:hAnsi="Arial" w:cs="Arial"/>
          <w:color w:val="000000" w:themeColor="text1"/>
        </w:rPr>
        <w:t>0.5)</w:t>
      </w:r>
    </w:p>
    <w:p w14:paraId="2A57EB5F" w14:textId="7FFFACBF" w:rsidR="00007E3C" w:rsidRPr="00416FA9" w:rsidRDefault="0A765F65" w:rsidP="348B46B3">
      <w:r w:rsidRPr="348B46B3">
        <w:rPr>
          <w:rFonts w:ascii="Arial" w:eastAsia="Arial" w:hAnsi="Arial" w:cs="Arial"/>
          <w:color w:val="000000" w:themeColor="text1"/>
        </w:rPr>
        <w:t>young adults: 0</w:t>
      </w:r>
    </w:p>
    <w:p w14:paraId="4802C087" w14:textId="3B2D3E1A" w:rsidR="00007E3C" w:rsidRPr="00416FA9" w:rsidRDefault="00007E3C" w:rsidP="348B46B3"/>
    <w:p w14:paraId="223E01CD" w14:textId="110242AE" w:rsidR="00007E3C" w:rsidRPr="00416FA9" w:rsidRDefault="0A765F65" w:rsidP="348B46B3">
      <w:r w:rsidRPr="348B46B3">
        <w:rPr>
          <w:rFonts w:ascii="Arial" w:eastAsia="Arial" w:hAnsi="Arial" w:cs="Arial"/>
          <w:color w:val="000000" w:themeColor="text1"/>
        </w:rPr>
        <w:t>Note: if participants did not specify the gender of the age group the answer is deemed incorrect.</w:t>
      </w:r>
    </w:p>
    <w:p w14:paraId="3EE0D22D" w14:textId="345F535A" w:rsidR="00007E3C" w:rsidRPr="00416FA9" w:rsidRDefault="0A765F65" w:rsidP="348B46B3">
      <w:r w:rsidRPr="348B46B3">
        <w:rPr>
          <w:rFonts w:ascii="Arial" w:eastAsia="Arial" w:hAnsi="Arial" w:cs="Arial"/>
          <w:color w:val="000000" w:themeColor="text1"/>
        </w:rPr>
        <w:t xml:space="preserve">Note:  </w:t>
      </w:r>
      <w:proofErr w:type="gramStart"/>
      <w:r w:rsidRPr="348B46B3">
        <w:rPr>
          <w:rFonts w:ascii="Arial" w:eastAsia="Arial" w:hAnsi="Arial" w:cs="Arial"/>
          <w:color w:val="000000" w:themeColor="text1"/>
        </w:rPr>
        <w:t>20 to 24 year old</w:t>
      </w:r>
      <w:proofErr w:type="gramEnd"/>
      <w:r w:rsidRPr="348B46B3">
        <w:rPr>
          <w:rFonts w:ascii="Arial" w:eastAsia="Arial" w:hAnsi="Arial" w:cs="Arial"/>
          <w:color w:val="000000" w:themeColor="text1"/>
        </w:rPr>
        <w:t xml:space="preserve"> for woman has been removed as some integration stories do not provide this answer.</w:t>
      </w:r>
    </w:p>
    <w:p w14:paraId="4CB7988A" w14:textId="3EC2C6BE" w:rsidR="00007E3C" w:rsidRPr="00416FA9" w:rsidRDefault="0A765F65" w:rsidP="348B46B3">
      <w:r w:rsidRPr="348B46B3">
        <w:rPr>
          <w:rFonts w:ascii="Arial" w:eastAsia="Arial" w:hAnsi="Arial" w:cs="Arial"/>
          <w:color w:val="000000" w:themeColor="text1"/>
        </w:rPr>
        <w:t xml:space="preserve">Note: even if participants mention the age off by 1(for example 25 or 23) the answer is considered incorrect. It has been considered to judge based on single </w:t>
      </w:r>
      <w:proofErr w:type="gramStart"/>
      <w:r w:rsidRPr="348B46B3">
        <w:rPr>
          <w:rFonts w:ascii="Arial" w:eastAsia="Arial" w:hAnsi="Arial" w:cs="Arial"/>
          <w:color w:val="000000" w:themeColor="text1"/>
        </w:rPr>
        <w:t>ages(</w:t>
      </w:r>
      <w:proofErr w:type="gramEnd"/>
      <w:r w:rsidRPr="348B46B3">
        <w:rPr>
          <w:rFonts w:ascii="Arial" w:eastAsia="Arial" w:hAnsi="Arial" w:cs="Arial"/>
          <w:color w:val="000000" w:themeColor="text1"/>
        </w:rPr>
        <w:t>15,19,20,24</w:t>
      </w:r>
      <w:proofErr w:type="gramStart"/>
      <w:r w:rsidRPr="348B46B3">
        <w:rPr>
          <w:rFonts w:ascii="Arial" w:eastAsia="Arial" w:hAnsi="Arial" w:cs="Arial"/>
          <w:color w:val="000000" w:themeColor="text1"/>
        </w:rPr>
        <w:t>),</w:t>
      </w:r>
      <w:proofErr w:type="gramEnd"/>
      <w:r w:rsidRPr="348B46B3">
        <w:rPr>
          <w:rFonts w:ascii="Arial" w:eastAsia="Arial" w:hAnsi="Arial" w:cs="Arial"/>
          <w:color w:val="000000" w:themeColor="text1"/>
        </w:rPr>
        <w:t xml:space="preserve"> however this was deemed too in depth and unlikely to make significant change.</w:t>
      </w:r>
    </w:p>
    <w:p w14:paraId="0C41B4CE" w14:textId="345AE50E" w:rsidR="00007E3C" w:rsidRPr="00416FA9" w:rsidRDefault="00007E3C" w:rsidP="348B46B3"/>
    <w:p w14:paraId="4BAF7E95" w14:textId="0937AF09" w:rsidR="00007E3C" w:rsidRPr="00416FA9" w:rsidRDefault="0A765F65" w:rsidP="348B46B3">
      <w:pPr>
        <w:pStyle w:val="Heading2"/>
        <w:spacing w:before="240" w:after="240"/>
      </w:pPr>
      <w:bookmarkStart w:id="400" w:name="_Toc197521850"/>
      <w:r w:rsidRPr="348B46B3">
        <w:rPr>
          <w:rFonts w:ascii="Arial" w:eastAsia="Arial" w:hAnsi="Arial" w:cs="Arial"/>
          <w:color w:val="000000" w:themeColor="text1"/>
          <w:sz w:val="32"/>
          <w:szCs w:val="32"/>
        </w:rPr>
        <w:t>7: How is chlamydia treated?</w:t>
      </w:r>
      <w:bookmarkEnd w:id="400"/>
    </w:p>
    <w:p w14:paraId="283E3C01" w14:textId="63C1B159" w:rsidR="00007E3C" w:rsidRPr="00416FA9" w:rsidRDefault="0A765F65" w:rsidP="348B46B3">
      <w:pPr>
        <w:pStyle w:val="ListParagraph"/>
        <w:numPr>
          <w:ilvl w:val="0"/>
          <w:numId w:val="4"/>
        </w:numPr>
        <w:spacing w:before="220" w:after="220"/>
        <w:rPr>
          <w:rFonts w:ascii="Arial" w:eastAsia="Arial" w:hAnsi="Arial" w:cs="Arial"/>
          <w:color w:val="000000" w:themeColor="text1"/>
        </w:rPr>
      </w:pPr>
      <w:proofErr w:type="gramStart"/>
      <w:r w:rsidRPr="348B46B3">
        <w:rPr>
          <w:rFonts w:ascii="Arial" w:eastAsia="Arial" w:hAnsi="Arial" w:cs="Arial"/>
          <w:color w:val="000000" w:themeColor="text1"/>
        </w:rPr>
        <w:t>antibiotics(</w:t>
      </w:r>
      <w:proofErr w:type="gramEnd"/>
      <w:r w:rsidRPr="348B46B3">
        <w:rPr>
          <w:rFonts w:ascii="Arial" w:eastAsia="Arial" w:hAnsi="Arial" w:cs="Arial"/>
          <w:color w:val="000000" w:themeColor="text1"/>
        </w:rPr>
        <w:t>1)</w:t>
      </w:r>
    </w:p>
    <w:p w14:paraId="4F050F64" w14:textId="54A46AD4" w:rsidR="00007E3C" w:rsidRPr="00416FA9" w:rsidRDefault="0A765F65" w:rsidP="348B46B3">
      <w:pPr>
        <w:pStyle w:val="ListParagraph"/>
        <w:numPr>
          <w:ilvl w:val="0"/>
          <w:numId w:val="4"/>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go to </w:t>
      </w:r>
      <w:proofErr w:type="gramStart"/>
      <w:r w:rsidRPr="348B46B3">
        <w:rPr>
          <w:rFonts w:ascii="Arial" w:eastAsia="Arial" w:hAnsi="Arial" w:cs="Arial"/>
          <w:color w:val="000000" w:themeColor="text1"/>
        </w:rPr>
        <w:t>doctor(</w:t>
      </w:r>
      <w:proofErr w:type="gramEnd"/>
      <w:r w:rsidRPr="348B46B3">
        <w:rPr>
          <w:rFonts w:ascii="Arial" w:eastAsia="Arial" w:hAnsi="Arial" w:cs="Arial"/>
          <w:color w:val="000000" w:themeColor="text1"/>
        </w:rPr>
        <w:t>0)</w:t>
      </w:r>
    </w:p>
    <w:p w14:paraId="576D91D0" w14:textId="668FADAD" w:rsidR="00007E3C" w:rsidRPr="00416FA9" w:rsidRDefault="0A765F65" w:rsidP="348B46B3">
      <w:pPr>
        <w:pStyle w:val="ListParagraph"/>
        <w:numPr>
          <w:ilvl w:val="0"/>
          <w:numId w:val="4"/>
        </w:numPr>
        <w:spacing w:before="220" w:after="220"/>
        <w:rPr>
          <w:rFonts w:ascii="Arial" w:eastAsia="Arial" w:hAnsi="Arial" w:cs="Arial"/>
          <w:color w:val="000000" w:themeColor="text1"/>
        </w:rPr>
      </w:pPr>
      <w:proofErr w:type="gramStart"/>
      <w:r w:rsidRPr="348B46B3">
        <w:rPr>
          <w:rFonts w:ascii="Arial" w:eastAsia="Arial" w:hAnsi="Arial" w:cs="Arial"/>
          <w:color w:val="000000" w:themeColor="text1"/>
        </w:rPr>
        <w:t>Pills(</w:t>
      </w:r>
      <w:proofErr w:type="gramEnd"/>
      <w:r w:rsidRPr="348B46B3">
        <w:rPr>
          <w:rFonts w:ascii="Arial" w:eastAsia="Arial" w:hAnsi="Arial" w:cs="Arial"/>
          <w:color w:val="000000" w:themeColor="text1"/>
        </w:rPr>
        <w:t>0)</w:t>
      </w:r>
    </w:p>
    <w:p w14:paraId="3F55139B" w14:textId="4B87CB25" w:rsidR="00007E3C" w:rsidRPr="00416FA9" w:rsidRDefault="00007E3C" w:rsidP="348B46B3"/>
    <w:p w14:paraId="3FBC06D2" w14:textId="1E97E316" w:rsidR="00007E3C" w:rsidRPr="00416FA9" w:rsidRDefault="0A765F65" w:rsidP="348B46B3">
      <w:pPr>
        <w:pStyle w:val="Heading2"/>
        <w:spacing w:before="240" w:after="240"/>
      </w:pPr>
      <w:bookmarkStart w:id="401" w:name="_Toc197521851"/>
      <w:r w:rsidRPr="348B46B3">
        <w:rPr>
          <w:rFonts w:ascii="Arial" w:eastAsia="Arial" w:hAnsi="Arial" w:cs="Arial"/>
          <w:color w:val="000000" w:themeColor="text1"/>
          <w:sz w:val="32"/>
          <w:szCs w:val="32"/>
        </w:rPr>
        <w:t>8: What is the most common symptom for men who are infected with chlamydia?</w:t>
      </w:r>
      <w:bookmarkEnd w:id="401"/>
    </w:p>
    <w:p w14:paraId="4517EF46" w14:textId="14476747" w:rsidR="00007E3C" w:rsidRPr="00416FA9" w:rsidRDefault="0A765F65" w:rsidP="348B46B3">
      <w:pPr>
        <w:pStyle w:val="ListParagraph"/>
        <w:numPr>
          <w:ilvl w:val="0"/>
          <w:numId w:val="3"/>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hurts when peeing / burning when in bathroom / burning and itching around opening of penis / painful urination / discharge from their penis (1)</w:t>
      </w:r>
    </w:p>
    <w:p w14:paraId="718F1890" w14:textId="21FB488B" w:rsidR="00007E3C" w:rsidRPr="00416FA9" w:rsidRDefault="0A765F65" w:rsidP="348B46B3">
      <w:pPr>
        <w:pStyle w:val="ListParagraph"/>
        <w:numPr>
          <w:ilvl w:val="0"/>
          <w:numId w:val="3"/>
        </w:numPr>
        <w:spacing w:before="220" w:after="220"/>
        <w:rPr>
          <w:rFonts w:ascii="Arial" w:eastAsia="Arial" w:hAnsi="Arial" w:cs="Arial"/>
          <w:color w:val="000000" w:themeColor="text1"/>
        </w:rPr>
      </w:pPr>
      <w:r w:rsidRPr="348B46B3">
        <w:rPr>
          <w:rFonts w:ascii="Arial" w:eastAsia="Arial" w:hAnsi="Arial" w:cs="Arial"/>
          <w:color w:val="000000" w:themeColor="text1"/>
        </w:rPr>
        <w:t>it is common for men not to show symptoms (0)</w:t>
      </w:r>
    </w:p>
    <w:p w14:paraId="52E3C1FE" w14:textId="308B7A50" w:rsidR="00007E3C" w:rsidRPr="00416FA9" w:rsidRDefault="0A765F65" w:rsidP="348B46B3">
      <w:pPr>
        <w:pStyle w:val="ListParagraph"/>
        <w:numPr>
          <w:ilvl w:val="0"/>
          <w:numId w:val="3"/>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Pain and swelling in the </w:t>
      </w:r>
      <w:proofErr w:type="gramStart"/>
      <w:r w:rsidRPr="348B46B3">
        <w:rPr>
          <w:rFonts w:ascii="Georgia" w:eastAsia="Georgia" w:hAnsi="Georgia" w:cs="Georgia"/>
          <w:color w:val="000000" w:themeColor="text1"/>
        </w:rPr>
        <w:t>testicles(</w:t>
      </w:r>
      <w:proofErr w:type="gramEnd"/>
      <w:r w:rsidRPr="348B46B3">
        <w:rPr>
          <w:rFonts w:ascii="Georgia" w:eastAsia="Georgia" w:hAnsi="Georgia" w:cs="Georgia"/>
          <w:color w:val="000000" w:themeColor="text1"/>
        </w:rPr>
        <w:t>0)</w:t>
      </w:r>
    </w:p>
    <w:p w14:paraId="7B1773CB" w14:textId="194047C1" w:rsidR="00007E3C" w:rsidRPr="00416FA9" w:rsidRDefault="0A765F65" w:rsidP="348B46B3">
      <w:pPr>
        <w:pStyle w:val="ListParagraph"/>
        <w:numPr>
          <w:ilvl w:val="0"/>
          <w:numId w:val="3"/>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irritation (0)</w:t>
      </w:r>
    </w:p>
    <w:p w14:paraId="5AB3726E" w14:textId="7AE51F05" w:rsidR="00007E3C" w:rsidRPr="00416FA9" w:rsidRDefault="0A765F65" w:rsidP="348B46B3">
      <w:pPr>
        <w:pStyle w:val="ListParagraph"/>
        <w:numPr>
          <w:ilvl w:val="0"/>
          <w:numId w:val="3"/>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discharge (0)</w:t>
      </w:r>
    </w:p>
    <w:p w14:paraId="52A7E8E1" w14:textId="06C78CE9" w:rsidR="00007E3C" w:rsidRPr="00416FA9" w:rsidRDefault="0A765F65" w:rsidP="348B46B3">
      <w:pPr>
        <w:pStyle w:val="ListParagraph"/>
        <w:numPr>
          <w:ilvl w:val="0"/>
          <w:numId w:val="3"/>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hard to pee (0)</w:t>
      </w:r>
    </w:p>
    <w:p w14:paraId="18F5F63E" w14:textId="30DBEE5E" w:rsidR="00007E3C" w:rsidRPr="00416FA9" w:rsidRDefault="00007E3C" w:rsidP="348B46B3"/>
    <w:p w14:paraId="185B6A72" w14:textId="34701779" w:rsidR="00007E3C" w:rsidRPr="00416FA9" w:rsidRDefault="00007E3C" w:rsidP="348B46B3"/>
    <w:p w14:paraId="3F04C0A9" w14:textId="26FE4AA7" w:rsidR="00007E3C" w:rsidRPr="00416FA9" w:rsidRDefault="0A765F65" w:rsidP="348B46B3">
      <w:pPr>
        <w:pStyle w:val="Heading2"/>
        <w:spacing w:before="240" w:after="240"/>
      </w:pPr>
      <w:bookmarkStart w:id="402" w:name="_Toc197521852"/>
      <w:r w:rsidRPr="348B46B3">
        <w:rPr>
          <w:rFonts w:ascii="Arial" w:eastAsia="Arial" w:hAnsi="Arial" w:cs="Arial"/>
          <w:color w:val="000000" w:themeColor="text1"/>
          <w:sz w:val="32"/>
          <w:szCs w:val="32"/>
        </w:rPr>
        <w:t xml:space="preserve">9: What are the </w:t>
      </w:r>
      <w:proofErr w:type="gramStart"/>
      <w:r w:rsidRPr="348B46B3">
        <w:rPr>
          <w:rFonts w:ascii="Arial" w:eastAsia="Arial" w:hAnsi="Arial" w:cs="Arial"/>
          <w:color w:val="000000" w:themeColor="text1"/>
          <w:sz w:val="32"/>
          <w:szCs w:val="32"/>
        </w:rPr>
        <w:t>long term</w:t>
      </w:r>
      <w:proofErr w:type="gramEnd"/>
      <w:r w:rsidRPr="348B46B3">
        <w:rPr>
          <w:rFonts w:ascii="Arial" w:eastAsia="Arial" w:hAnsi="Arial" w:cs="Arial"/>
          <w:color w:val="000000" w:themeColor="text1"/>
          <w:sz w:val="32"/>
          <w:szCs w:val="32"/>
        </w:rPr>
        <w:t xml:space="preserve"> risks for women who contract chlamydia?</w:t>
      </w:r>
      <w:bookmarkEnd w:id="402"/>
    </w:p>
    <w:p w14:paraId="2C984392" w14:textId="1778AAF8" w:rsidR="00007E3C" w:rsidRPr="00416FA9" w:rsidRDefault="0A765F65" w:rsidP="348B46B3">
      <w:pPr>
        <w:pStyle w:val="ListParagraph"/>
        <w:numPr>
          <w:ilvl w:val="0"/>
          <w:numId w:val="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pelvic inflammatory disease / pelvic </w:t>
      </w:r>
      <w:proofErr w:type="gramStart"/>
      <w:r w:rsidRPr="348B46B3">
        <w:rPr>
          <w:rFonts w:ascii="Georgia" w:eastAsia="Georgia" w:hAnsi="Georgia" w:cs="Georgia"/>
          <w:color w:val="000000" w:themeColor="text1"/>
        </w:rPr>
        <w:t>inflammation(</w:t>
      </w:r>
      <w:proofErr w:type="gramEnd"/>
      <w:r w:rsidRPr="348B46B3">
        <w:rPr>
          <w:rFonts w:ascii="Georgia" w:eastAsia="Georgia" w:hAnsi="Georgia" w:cs="Georgia"/>
          <w:color w:val="000000" w:themeColor="text1"/>
        </w:rPr>
        <w:t>0.33)</w:t>
      </w:r>
    </w:p>
    <w:p w14:paraId="649C86DC" w14:textId="257977D3" w:rsidR="00007E3C" w:rsidRPr="00416FA9" w:rsidRDefault="0A765F65" w:rsidP="348B46B3">
      <w:pPr>
        <w:pStyle w:val="ListParagraph"/>
        <w:numPr>
          <w:ilvl w:val="0"/>
          <w:numId w:val="2"/>
        </w:numPr>
        <w:spacing w:before="220" w:after="220"/>
        <w:rPr>
          <w:rFonts w:ascii="Georgia" w:eastAsia="Georgia" w:hAnsi="Georgia" w:cs="Georgia"/>
          <w:color w:val="000000" w:themeColor="text1"/>
        </w:rPr>
      </w:pPr>
      <w:r w:rsidRPr="348B46B3">
        <w:rPr>
          <w:rFonts w:ascii="Georgia" w:eastAsia="Georgia" w:hAnsi="Georgia" w:cs="Georgia"/>
          <w:color w:val="000000" w:themeColor="text1"/>
        </w:rPr>
        <w:t xml:space="preserve">ectopic </w:t>
      </w:r>
      <w:proofErr w:type="gramStart"/>
      <w:r w:rsidRPr="348B46B3">
        <w:rPr>
          <w:rFonts w:ascii="Georgia" w:eastAsia="Georgia" w:hAnsi="Georgia" w:cs="Georgia"/>
          <w:color w:val="000000" w:themeColor="text1"/>
        </w:rPr>
        <w:t>pregnancy(</w:t>
      </w:r>
      <w:proofErr w:type="gramEnd"/>
      <w:r w:rsidRPr="348B46B3">
        <w:rPr>
          <w:rFonts w:ascii="Georgia" w:eastAsia="Georgia" w:hAnsi="Georgia" w:cs="Georgia"/>
          <w:color w:val="000000" w:themeColor="text1"/>
        </w:rPr>
        <w:t>0.33)</w:t>
      </w:r>
    </w:p>
    <w:p w14:paraId="7E79FBFF" w14:textId="27ED83CE" w:rsidR="00007E3C" w:rsidRPr="00416FA9" w:rsidRDefault="0A765F65" w:rsidP="348B46B3">
      <w:pPr>
        <w:pStyle w:val="ListParagraph"/>
        <w:numPr>
          <w:ilvl w:val="0"/>
          <w:numId w:val="2"/>
        </w:numPr>
        <w:spacing w:before="220" w:after="220"/>
        <w:rPr>
          <w:rFonts w:ascii="Georgia" w:eastAsia="Georgia" w:hAnsi="Georgia" w:cs="Georgia"/>
          <w:color w:val="000000" w:themeColor="text1"/>
        </w:rPr>
      </w:pPr>
      <w:proofErr w:type="gramStart"/>
      <w:r w:rsidRPr="348B46B3">
        <w:rPr>
          <w:rFonts w:ascii="Georgia" w:eastAsia="Georgia" w:hAnsi="Georgia" w:cs="Georgia"/>
          <w:color w:val="000000" w:themeColor="text1"/>
        </w:rPr>
        <w:t>infertility(</w:t>
      </w:r>
      <w:proofErr w:type="gramEnd"/>
      <w:r w:rsidRPr="348B46B3">
        <w:rPr>
          <w:rFonts w:ascii="Georgia" w:eastAsia="Georgia" w:hAnsi="Georgia" w:cs="Georgia"/>
          <w:color w:val="000000" w:themeColor="text1"/>
        </w:rPr>
        <w:t>0.33)</w:t>
      </w:r>
    </w:p>
    <w:p w14:paraId="39F04B80" w14:textId="490802FC" w:rsidR="00007E3C" w:rsidRPr="00416FA9" w:rsidRDefault="0A765F65" w:rsidP="348B46B3">
      <w:pPr>
        <w:pStyle w:val="ListParagraph"/>
        <w:numPr>
          <w:ilvl w:val="0"/>
          <w:numId w:val="2"/>
        </w:numPr>
        <w:spacing w:before="220" w:after="220"/>
        <w:rPr>
          <w:rFonts w:ascii="Arial" w:eastAsia="Arial" w:hAnsi="Arial" w:cs="Arial"/>
          <w:color w:val="000000" w:themeColor="text1"/>
        </w:rPr>
      </w:pPr>
      <w:proofErr w:type="gramStart"/>
      <w:r w:rsidRPr="348B46B3">
        <w:rPr>
          <w:rFonts w:ascii="Arial" w:eastAsia="Arial" w:hAnsi="Arial" w:cs="Arial"/>
          <w:color w:val="000000" w:themeColor="text1"/>
        </w:rPr>
        <w:t>death(</w:t>
      </w:r>
      <w:proofErr w:type="gramEnd"/>
      <w:r w:rsidRPr="348B46B3">
        <w:rPr>
          <w:rFonts w:ascii="Arial" w:eastAsia="Arial" w:hAnsi="Arial" w:cs="Arial"/>
          <w:color w:val="000000" w:themeColor="text1"/>
        </w:rPr>
        <w:t>0)</w:t>
      </w:r>
    </w:p>
    <w:p w14:paraId="1075461E" w14:textId="06A96AE7" w:rsidR="00007E3C" w:rsidRPr="00416FA9" w:rsidRDefault="0A765F65" w:rsidP="348B46B3">
      <w:pPr>
        <w:pStyle w:val="ListParagraph"/>
        <w:numPr>
          <w:ilvl w:val="0"/>
          <w:numId w:val="2"/>
        </w:numPr>
        <w:spacing w:before="220" w:after="220"/>
        <w:rPr>
          <w:rFonts w:ascii="Arial" w:eastAsia="Arial" w:hAnsi="Arial" w:cs="Arial"/>
          <w:color w:val="000000" w:themeColor="text1"/>
        </w:rPr>
      </w:pPr>
      <w:r w:rsidRPr="348B46B3">
        <w:rPr>
          <w:rFonts w:ascii="Arial" w:eastAsia="Arial" w:hAnsi="Arial" w:cs="Arial"/>
          <w:color w:val="000000" w:themeColor="text1"/>
        </w:rPr>
        <w:t>health issues (0)</w:t>
      </w:r>
    </w:p>
    <w:p w14:paraId="37DF4852" w14:textId="077FFCBC" w:rsidR="00007E3C" w:rsidRPr="00416FA9" w:rsidRDefault="0A765F65" w:rsidP="348B46B3">
      <w:pPr>
        <w:pStyle w:val="ListParagraph"/>
        <w:numPr>
          <w:ilvl w:val="0"/>
          <w:numId w:val="2"/>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easier </w:t>
      </w:r>
      <w:proofErr w:type="gramStart"/>
      <w:r w:rsidRPr="348B46B3">
        <w:rPr>
          <w:rFonts w:ascii="Arial" w:eastAsia="Arial" w:hAnsi="Arial" w:cs="Arial"/>
          <w:color w:val="000000" w:themeColor="text1"/>
        </w:rPr>
        <w:t>reinfection(</w:t>
      </w:r>
      <w:proofErr w:type="gramEnd"/>
      <w:r w:rsidRPr="348B46B3">
        <w:rPr>
          <w:rFonts w:ascii="Arial" w:eastAsia="Arial" w:hAnsi="Arial" w:cs="Arial"/>
          <w:color w:val="000000" w:themeColor="text1"/>
        </w:rPr>
        <w:t>0)</w:t>
      </w:r>
    </w:p>
    <w:p w14:paraId="60E09E2E" w14:textId="4C1A8052" w:rsidR="00007E3C" w:rsidRPr="00416FA9" w:rsidRDefault="0A765F65" w:rsidP="348B46B3">
      <w:pPr>
        <w:pStyle w:val="ListParagraph"/>
        <w:numPr>
          <w:ilvl w:val="0"/>
          <w:numId w:val="2"/>
        </w:numPr>
        <w:spacing w:before="220" w:after="220"/>
        <w:rPr>
          <w:rFonts w:ascii="Arial" w:eastAsia="Arial" w:hAnsi="Arial" w:cs="Arial"/>
          <w:color w:val="000000" w:themeColor="text1"/>
        </w:rPr>
      </w:pPr>
      <w:r w:rsidRPr="348B46B3">
        <w:rPr>
          <w:rFonts w:ascii="Arial" w:eastAsia="Arial" w:hAnsi="Arial" w:cs="Arial"/>
          <w:color w:val="000000" w:themeColor="text1"/>
        </w:rPr>
        <w:t>pelvic pain / Chronic pelvic pains (0)</w:t>
      </w:r>
    </w:p>
    <w:p w14:paraId="24E5D38F" w14:textId="71029616" w:rsidR="00007E3C" w:rsidRPr="00416FA9" w:rsidRDefault="0A765F65" w:rsidP="348B46B3">
      <w:pPr>
        <w:pStyle w:val="ListParagraph"/>
        <w:numPr>
          <w:ilvl w:val="0"/>
          <w:numId w:val="2"/>
        </w:numPr>
        <w:spacing w:before="220" w:after="220"/>
        <w:rPr>
          <w:rFonts w:ascii="Arial" w:eastAsia="Arial" w:hAnsi="Arial" w:cs="Arial"/>
          <w:color w:val="000000" w:themeColor="text1"/>
        </w:rPr>
      </w:pPr>
      <w:r w:rsidRPr="348B46B3">
        <w:rPr>
          <w:rFonts w:ascii="Arial" w:eastAsia="Arial" w:hAnsi="Arial" w:cs="Arial"/>
          <w:color w:val="000000" w:themeColor="text1"/>
        </w:rPr>
        <w:t>infection (0)</w:t>
      </w:r>
    </w:p>
    <w:p w14:paraId="3FF87470" w14:textId="4F105D83" w:rsidR="00007E3C" w:rsidRPr="00416FA9" w:rsidRDefault="0A765F65" w:rsidP="348B46B3">
      <w:pPr>
        <w:pStyle w:val="ListParagraph"/>
        <w:numPr>
          <w:ilvl w:val="0"/>
          <w:numId w:val="2"/>
        </w:numPr>
        <w:spacing w:before="220" w:after="220"/>
        <w:rPr>
          <w:rFonts w:ascii="Arial" w:eastAsia="Arial" w:hAnsi="Arial" w:cs="Arial"/>
          <w:color w:val="000000" w:themeColor="text1"/>
        </w:rPr>
      </w:pPr>
      <w:r w:rsidRPr="348B46B3">
        <w:rPr>
          <w:rFonts w:ascii="Arial" w:eastAsia="Arial" w:hAnsi="Arial" w:cs="Arial"/>
          <w:color w:val="000000" w:themeColor="text1"/>
        </w:rPr>
        <w:t>lower fertility (0)</w:t>
      </w:r>
    </w:p>
    <w:p w14:paraId="00FAC9F9" w14:textId="79FB1542" w:rsidR="00007E3C" w:rsidRPr="00416FA9" w:rsidRDefault="0A765F65" w:rsidP="348B46B3">
      <w:pPr>
        <w:pStyle w:val="ListParagraph"/>
        <w:numPr>
          <w:ilvl w:val="0"/>
          <w:numId w:val="2"/>
        </w:numPr>
        <w:spacing w:before="220" w:after="220"/>
        <w:rPr>
          <w:rFonts w:ascii="Arial" w:eastAsia="Arial" w:hAnsi="Arial" w:cs="Arial"/>
          <w:color w:val="000000" w:themeColor="text1"/>
        </w:rPr>
      </w:pPr>
      <w:r w:rsidRPr="348B46B3">
        <w:rPr>
          <w:rFonts w:ascii="Arial" w:eastAsia="Arial" w:hAnsi="Arial" w:cs="Arial"/>
          <w:color w:val="000000" w:themeColor="text1"/>
        </w:rPr>
        <w:t xml:space="preserve">infection in the </w:t>
      </w:r>
      <w:proofErr w:type="gramStart"/>
      <w:r w:rsidRPr="348B46B3">
        <w:rPr>
          <w:rFonts w:ascii="Arial" w:eastAsia="Arial" w:hAnsi="Arial" w:cs="Arial"/>
          <w:color w:val="000000" w:themeColor="text1"/>
        </w:rPr>
        <w:t>uterus(</w:t>
      </w:r>
      <w:proofErr w:type="gramEnd"/>
      <w:r w:rsidRPr="348B46B3">
        <w:rPr>
          <w:rFonts w:ascii="Arial" w:eastAsia="Arial" w:hAnsi="Arial" w:cs="Arial"/>
          <w:color w:val="000000" w:themeColor="text1"/>
        </w:rPr>
        <w:t>0)</w:t>
      </w:r>
    </w:p>
    <w:p w14:paraId="68077010" w14:textId="14A827BA" w:rsidR="00007E3C" w:rsidRPr="00416FA9" w:rsidRDefault="0A765F65" w:rsidP="348B46B3">
      <w:pPr>
        <w:pStyle w:val="ListParagraph"/>
        <w:numPr>
          <w:ilvl w:val="0"/>
          <w:numId w:val="2"/>
        </w:numPr>
        <w:spacing w:before="220" w:after="220"/>
        <w:rPr>
          <w:rFonts w:ascii="Arial" w:eastAsia="Arial" w:hAnsi="Arial" w:cs="Arial"/>
          <w:color w:val="000000" w:themeColor="text1"/>
        </w:rPr>
      </w:pPr>
      <w:r w:rsidRPr="348B46B3">
        <w:rPr>
          <w:rFonts w:ascii="Arial" w:eastAsia="Arial" w:hAnsi="Arial" w:cs="Arial"/>
          <w:color w:val="000000" w:themeColor="text1"/>
        </w:rPr>
        <w:t>vaginal pain</w:t>
      </w:r>
    </w:p>
    <w:p w14:paraId="7D87FB8D" w14:textId="6B8B70D7" w:rsidR="00007E3C" w:rsidRPr="00416FA9" w:rsidRDefault="00007E3C" w:rsidP="3C9A46C7"/>
    <w:p w14:paraId="7CFAB66E" w14:textId="16733322" w:rsidR="00007E3C" w:rsidRPr="00416FA9" w:rsidRDefault="00007E3C" w:rsidP="348B46B3"/>
    <w:p w14:paraId="75E90F51" w14:textId="1FA8EFB0" w:rsidR="00007E3C" w:rsidRPr="00416FA9" w:rsidRDefault="0A765F65" w:rsidP="348B46B3">
      <w:r w:rsidRPr="348B46B3">
        <w:rPr>
          <w:rFonts w:ascii="Georgia" w:eastAsia="Georgia" w:hAnsi="Georgia" w:cs="Georgia"/>
          <w:color w:val="000000" w:themeColor="text1"/>
        </w:rPr>
        <w:t xml:space="preserve">Note: </w:t>
      </w:r>
      <w:proofErr w:type="gramStart"/>
      <w:r w:rsidRPr="348B46B3">
        <w:rPr>
          <w:rFonts w:ascii="Georgia" w:eastAsia="Georgia" w:hAnsi="Georgia" w:cs="Georgia"/>
          <w:color w:val="000000" w:themeColor="text1"/>
        </w:rPr>
        <w:t>This questions</w:t>
      </w:r>
      <w:proofErr w:type="gramEnd"/>
      <w:r w:rsidRPr="348B46B3">
        <w:rPr>
          <w:rFonts w:ascii="Georgia" w:eastAsia="Georgia" w:hAnsi="Georgia" w:cs="Georgia"/>
          <w:color w:val="000000" w:themeColor="text1"/>
        </w:rPr>
        <w:t xml:space="preserve"> is not included in the fact sheet, since it is not mentioned. </w:t>
      </w:r>
    </w:p>
    <w:p w14:paraId="52CDA1B9" w14:textId="2D8DA6C2" w:rsidR="00007E3C" w:rsidRPr="00416FA9" w:rsidRDefault="00007E3C" w:rsidP="348B46B3"/>
    <w:p w14:paraId="33183902" w14:textId="48682FCB" w:rsidR="00007E3C" w:rsidRPr="00416FA9" w:rsidRDefault="00007E3C" w:rsidP="348B46B3"/>
    <w:p w14:paraId="628AEBCE" w14:textId="52EB7794" w:rsidR="00007E3C" w:rsidRPr="00416FA9" w:rsidRDefault="00007E3C" w:rsidP="348B46B3"/>
    <w:p w14:paraId="59F7F73F" w14:textId="4A7AAE4F" w:rsidR="00043CB0" w:rsidRPr="00940DFB" w:rsidRDefault="00043CB0" w:rsidP="00940DFB">
      <w:pPr>
        <w:ind w:left="0"/>
      </w:pPr>
      <w:r>
        <w:rPr>
          <w:lang w:val="en-US"/>
        </w:rPr>
        <w:br w:type="page"/>
      </w:r>
    </w:p>
    <w:p w14:paraId="77E7C37F" w14:textId="1A5787C2" w:rsidR="00043CB0" w:rsidRPr="00416FA9" w:rsidRDefault="151F3A82" w:rsidP="00043CB0">
      <w:pPr>
        <w:pStyle w:val="Heading1"/>
        <w:rPr>
          <w:lang w:val="en-US"/>
        </w:rPr>
      </w:pPr>
      <w:bookmarkStart w:id="403" w:name="_Toc197521853"/>
      <w:r w:rsidRPr="309FEA10">
        <w:rPr>
          <w:lang w:val="en-US"/>
        </w:rPr>
        <w:lastRenderedPageBreak/>
        <w:t xml:space="preserve">Appendix </w:t>
      </w:r>
      <w:r w:rsidR="009A7F1A">
        <w:rPr>
          <w:lang w:val="en-US"/>
        </w:rPr>
        <w:t>M</w:t>
      </w:r>
      <w:r w:rsidRPr="309FEA10">
        <w:rPr>
          <w:lang w:val="en-US"/>
        </w:rPr>
        <w:t xml:space="preserve">: </w:t>
      </w:r>
      <w:r w:rsidR="6003DF80" w:rsidRPr="309FEA10">
        <w:rPr>
          <w:lang w:val="en-US"/>
        </w:rPr>
        <w:t>Data analysis details</w:t>
      </w:r>
      <w:bookmarkEnd w:id="403"/>
    </w:p>
    <w:p w14:paraId="2A2D33A5" w14:textId="308FCD7B" w:rsidR="7798DCFD" w:rsidRDefault="7798DCFD" w:rsidP="2B71DCD2">
      <w:pPr>
        <w:spacing w:after="160" w:line="257" w:lineRule="auto"/>
        <w:ind w:hanging="360"/>
      </w:pPr>
      <w:r w:rsidRPr="2B71DCD2">
        <w:rPr>
          <w:rFonts w:ascii="Aptos" w:eastAsia="Aptos" w:hAnsi="Aptos" w:cs="Aptos"/>
          <w:lang w:val="en-US"/>
        </w:rPr>
        <w:t>How to do analysis</w:t>
      </w:r>
      <w:r w:rsidR="00FD6547">
        <w:rPr>
          <w:rFonts w:ascii="Aptos" w:eastAsia="Aptos" w:hAnsi="Aptos" w:cs="Aptos"/>
          <w:lang w:val="en-US"/>
        </w:rPr>
        <w:t>:</w:t>
      </w:r>
    </w:p>
    <w:p w14:paraId="05672B68" w14:textId="77777777" w:rsidR="00C43FF7" w:rsidRDefault="00C43FF7" w:rsidP="00C43FF7">
      <w:pPr>
        <w:pStyle w:val="ListParagraph"/>
        <w:numPr>
          <w:ilvl w:val="0"/>
          <w:numId w:val="1"/>
        </w:numPr>
        <w:spacing w:line="257" w:lineRule="auto"/>
        <w:ind w:left="720"/>
        <w:rPr>
          <w:rFonts w:ascii="Aptos" w:eastAsia="Aptos" w:hAnsi="Aptos" w:cs="Aptos"/>
          <w:lang w:val="en-US"/>
        </w:rPr>
      </w:pPr>
      <w:r>
        <w:rPr>
          <w:rFonts w:ascii="Aptos" w:eastAsia="Aptos" w:hAnsi="Aptos" w:cs="Aptos"/>
          <w:lang w:val="en-US"/>
        </w:rPr>
        <w:t>Clean up</w:t>
      </w:r>
    </w:p>
    <w:p w14:paraId="1837E1D6" w14:textId="3DB28A0F" w:rsidR="008665FA" w:rsidRPr="00C43FF7" w:rsidRDefault="007553D1" w:rsidP="00C621D6">
      <w:pPr>
        <w:pStyle w:val="ListParagraph"/>
        <w:numPr>
          <w:ilvl w:val="1"/>
          <w:numId w:val="1"/>
        </w:numPr>
        <w:spacing w:line="257" w:lineRule="auto"/>
        <w:rPr>
          <w:rFonts w:ascii="Aptos" w:eastAsia="Aptos" w:hAnsi="Aptos" w:cs="Aptos"/>
          <w:lang w:val="en-US"/>
        </w:rPr>
      </w:pPr>
      <w:r w:rsidRPr="00C43FF7">
        <w:rPr>
          <w:rFonts w:ascii="Aptos" w:eastAsia="Aptos" w:hAnsi="Aptos" w:cs="Aptos"/>
          <w:lang w:val="en-US"/>
        </w:rPr>
        <w:t>In the google form</w:t>
      </w:r>
      <w:r w:rsidR="00117875" w:rsidRPr="00C43FF7">
        <w:rPr>
          <w:rFonts w:ascii="Aptos" w:eastAsia="Aptos" w:hAnsi="Aptos" w:cs="Aptos"/>
          <w:lang w:val="en-US"/>
        </w:rPr>
        <w:t xml:space="preserve"> create a new tab called “Clean Data”</w:t>
      </w:r>
    </w:p>
    <w:p w14:paraId="0297A004" w14:textId="38511486" w:rsidR="00117875" w:rsidRDefault="00117875" w:rsidP="00C621D6">
      <w:pPr>
        <w:pStyle w:val="ListParagraph"/>
        <w:numPr>
          <w:ilvl w:val="1"/>
          <w:numId w:val="1"/>
        </w:numPr>
        <w:spacing w:line="257" w:lineRule="auto"/>
        <w:rPr>
          <w:rFonts w:ascii="Aptos" w:eastAsia="Aptos" w:hAnsi="Aptos" w:cs="Aptos"/>
          <w:lang w:val="en-US"/>
        </w:rPr>
      </w:pPr>
      <w:r>
        <w:rPr>
          <w:rFonts w:ascii="Aptos" w:eastAsia="Aptos" w:hAnsi="Aptos" w:cs="Aptos"/>
          <w:lang w:val="en-US"/>
        </w:rPr>
        <w:t>Copy all data from “All data” into the “Clean Data” sheet</w:t>
      </w:r>
    </w:p>
    <w:p w14:paraId="550695F5" w14:textId="70A354DC" w:rsidR="00117875" w:rsidRDefault="00FC5A8E" w:rsidP="00C621D6">
      <w:pPr>
        <w:pStyle w:val="ListParagraph"/>
        <w:numPr>
          <w:ilvl w:val="1"/>
          <w:numId w:val="1"/>
        </w:numPr>
        <w:spacing w:line="257" w:lineRule="auto"/>
        <w:rPr>
          <w:rFonts w:ascii="Aptos" w:eastAsia="Aptos" w:hAnsi="Aptos" w:cs="Aptos"/>
          <w:lang w:val="en-US"/>
        </w:rPr>
      </w:pPr>
      <w:r>
        <w:rPr>
          <w:rFonts w:ascii="Aptos" w:eastAsia="Aptos" w:hAnsi="Aptos" w:cs="Aptos"/>
          <w:lang w:val="en-US"/>
        </w:rPr>
        <w:t>Remove any participant</w:t>
      </w:r>
      <w:r w:rsidR="00E45816">
        <w:rPr>
          <w:rFonts w:ascii="Aptos" w:eastAsia="Aptos" w:hAnsi="Aptos" w:cs="Aptos"/>
          <w:lang w:val="en-US"/>
        </w:rPr>
        <w:t xml:space="preserve"> </w:t>
      </w:r>
      <w:r w:rsidR="00757FAB">
        <w:rPr>
          <w:rFonts w:ascii="Aptos" w:eastAsia="Aptos" w:hAnsi="Aptos" w:cs="Aptos"/>
          <w:lang w:val="en-US"/>
        </w:rPr>
        <w:t>row</w:t>
      </w:r>
      <w:r w:rsidR="00E45816">
        <w:rPr>
          <w:rFonts w:ascii="Aptos" w:eastAsia="Aptos" w:hAnsi="Aptos" w:cs="Aptos"/>
          <w:lang w:val="en-US"/>
        </w:rPr>
        <w:t xml:space="preserve"> where the age does not lie between 18 and 25</w:t>
      </w:r>
    </w:p>
    <w:p w14:paraId="53F06116" w14:textId="46629DD0" w:rsidR="00E45816" w:rsidRDefault="00E45816" w:rsidP="00C621D6">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Remove any participant </w:t>
      </w:r>
      <w:r w:rsidR="00757FAB">
        <w:rPr>
          <w:rFonts w:ascii="Aptos" w:eastAsia="Aptos" w:hAnsi="Aptos" w:cs="Aptos"/>
          <w:lang w:val="en-US"/>
        </w:rPr>
        <w:t>row</w:t>
      </w:r>
      <w:r>
        <w:rPr>
          <w:rFonts w:ascii="Aptos" w:eastAsia="Aptos" w:hAnsi="Aptos" w:cs="Aptos"/>
          <w:lang w:val="en-US"/>
        </w:rPr>
        <w:t xml:space="preserve"> that did not fill in enough answers</w:t>
      </w:r>
    </w:p>
    <w:p w14:paraId="210FF74F" w14:textId="7567BE0B" w:rsidR="00500EE2" w:rsidRPr="00500EE2" w:rsidRDefault="00C43FF7"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Remove any participants </w:t>
      </w:r>
      <w:r w:rsidR="00757FAB">
        <w:rPr>
          <w:rFonts w:ascii="Aptos" w:eastAsia="Aptos" w:hAnsi="Aptos" w:cs="Aptos"/>
          <w:lang w:val="en-US"/>
        </w:rPr>
        <w:t xml:space="preserve">row </w:t>
      </w:r>
      <w:r>
        <w:rPr>
          <w:rFonts w:ascii="Aptos" w:eastAsia="Aptos" w:hAnsi="Aptos" w:cs="Aptos"/>
          <w:lang w:val="en-US"/>
        </w:rPr>
        <w:t>that have a substantial bias</w:t>
      </w:r>
    </w:p>
    <w:p w14:paraId="55759AFF" w14:textId="001B80E3" w:rsidR="00DC7690" w:rsidRPr="00DC7690" w:rsidRDefault="00500EE2" w:rsidP="00DC7690">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Remove any </w:t>
      </w:r>
      <w:r w:rsidR="00757FAB">
        <w:rPr>
          <w:rFonts w:ascii="Aptos" w:eastAsia="Aptos" w:hAnsi="Aptos" w:cs="Aptos"/>
          <w:lang w:val="en-US"/>
        </w:rPr>
        <w:t>column that is empty</w:t>
      </w:r>
      <w:r w:rsidR="006B285C">
        <w:rPr>
          <w:rFonts w:ascii="Aptos" w:eastAsia="Aptos" w:hAnsi="Aptos" w:cs="Aptos"/>
          <w:lang w:val="en-US"/>
        </w:rPr>
        <w:t xml:space="preserve"> or nearly empty</w:t>
      </w:r>
    </w:p>
    <w:p w14:paraId="1D9C2628" w14:textId="40F24BB1" w:rsidR="00C7205F" w:rsidRDefault="00C7205F" w:rsidP="00C621D6">
      <w:pPr>
        <w:pStyle w:val="ListParagraph"/>
        <w:numPr>
          <w:ilvl w:val="1"/>
          <w:numId w:val="1"/>
        </w:numPr>
        <w:spacing w:line="257" w:lineRule="auto"/>
        <w:rPr>
          <w:rFonts w:ascii="Aptos" w:eastAsia="Aptos" w:hAnsi="Aptos" w:cs="Aptos"/>
          <w:lang w:val="en-US"/>
        </w:rPr>
      </w:pPr>
      <w:r>
        <w:rPr>
          <w:rFonts w:ascii="Aptos" w:eastAsia="Aptos" w:hAnsi="Aptos" w:cs="Aptos"/>
          <w:lang w:val="en-US"/>
        </w:rPr>
        <w:t>Mark any empty cell as red</w:t>
      </w:r>
    </w:p>
    <w:p w14:paraId="3E2D742E" w14:textId="191B780A" w:rsidR="005F4EF3" w:rsidRPr="005F4EF3" w:rsidRDefault="00757FAB" w:rsidP="005F4EF3">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Add </w:t>
      </w:r>
      <w:r w:rsidR="00EB777C">
        <w:rPr>
          <w:rFonts w:ascii="Aptos" w:eastAsia="Aptos" w:hAnsi="Aptos" w:cs="Aptos"/>
          <w:lang w:val="en-US"/>
        </w:rPr>
        <w:t>inverted columns for T2, T5, T9, SMP7, SMP8, SMP9</w:t>
      </w:r>
      <w:r w:rsidR="000E33D3">
        <w:rPr>
          <w:rFonts w:ascii="Aptos" w:eastAsia="Aptos" w:hAnsi="Aptos" w:cs="Aptos"/>
          <w:lang w:val="en-US"/>
        </w:rPr>
        <w:t xml:space="preserve"> and fill them with the formula “=8</w:t>
      </w:r>
      <w:r w:rsidR="00C7205F">
        <w:rPr>
          <w:rFonts w:ascii="Aptos" w:eastAsia="Aptos" w:hAnsi="Aptos" w:cs="Aptos"/>
          <w:lang w:val="en-US"/>
        </w:rPr>
        <w:t xml:space="preserve"> </w:t>
      </w:r>
      <w:r w:rsidR="000E33D3">
        <w:rPr>
          <w:rFonts w:ascii="Aptos" w:eastAsia="Aptos" w:hAnsi="Aptos" w:cs="Aptos"/>
          <w:lang w:val="en-US"/>
        </w:rPr>
        <w:t xml:space="preserve">- [previous </w:t>
      </w:r>
      <w:r w:rsidR="00C7205F">
        <w:rPr>
          <w:rFonts w:ascii="Aptos" w:eastAsia="Aptos" w:hAnsi="Aptos" w:cs="Aptos"/>
          <w:lang w:val="en-US"/>
        </w:rPr>
        <w:t>cell]</w:t>
      </w:r>
      <w:r w:rsidR="000E33D3">
        <w:rPr>
          <w:rFonts w:ascii="Aptos" w:eastAsia="Aptos" w:hAnsi="Aptos" w:cs="Aptos"/>
          <w:lang w:val="en-US"/>
        </w:rPr>
        <w:t>”</w:t>
      </w:r>
    </w:p>
    <w:p w14:paraId="68243D90" w14:textId="77777777" w:rsidR="00500EE2" w:rsidRDefault="00500EE2" w:rsidP="2B71DCD2">
      <w:pPr>
        <w:pStyle w:val="ListParagraph"/>
        <w:numPr>
          <w:ilvl w:val="0"/>
          <w:numId w:val="1"/>
        </w:numPr>
        <w:spacing w:line="257" w:lineRule="auto"/>
        <w:ind w:left="720"/>
        <w:rPr>
          <w:rFonts w:ascii="Aptos" w:eastAsia="Aptos" w:hAnsi="Aptos" w:cs="Aptos"/>
          <w:lang w:val="en-US"/>
        </w:rPr>
      </w:pPr>
      <w:r>
        <w:rPr>
          <w:rFonts w:ascii="Aptos" w:eastAsia="Aptos" w:hAnsi="Aptos" w:cs="Aptos"/>
          <w:lang w:val="en-US"/>
        </w:rPr>
        <w:t>Set variables</w:t>
      </w:r>
    </w:p>
    <w:p w14:paraId="4A238FFD" w14:textId="1E7F81EC" w:rsidR="00DC7690" w:rsidRPr="00DC7690" w:rsidRDefault="00500EE2" w:rsidP="00DC7690">
      <w:pPr>
        <w:pStyle w:val="ListParagraph"/>
        <w:numPr>
          <w:ilvl w:val="1"/>
          <w:numId w:val="1"/>
        </w:numPr>
        <w:spacing w:line="257" w:lineRule="auto"/>
        <w:rPr>
          <w:rFonts w:ascii="Aptos" w:eastAsia="Aptos" w:hAnsi="Aptos" w:cs="Aptos"/>
          <w:lang w:val="en-US"/>
        </w:rPr>
      </w:pPr>
      <w:r>
        <w:rPr>
          <w:rFonts w:ascii="Aptos" w:eastAsia="Aptos" w:hAnsi="Aptos" w:cs="Aptos"/>
          <w:lang w:val="en-US"/>
        </w:rPr>
        <w:t>Download the sheet</w:t>
      </w:r>
    </w:p>
    <w:p w14:paraId="4A718F71" w14:textId="5C2E9F8D" w:rsidR="00500EE2" w:rsidRDefault="00500EE2"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Remove all</w:t>
      </w:r>
      <w:r w:rsidR="00C7205F">
        <w:rPr>
          <w:rFonts w:ascii="Aptos" w:eastAsia="Aptos" w:hAnsi="Aptos" w:cs="Aptos"/>
          <w:lang w:val="en-US"/>
        </w:rPr>
        <w:t xml:space="preserve"> other sheets except Clean Data</w:t>
      </w:r>
    </w:p>
    <w:p w14:paraId="088C2D26" w14:textId="1254813C" w:rsidR="00D94149" w:rsidRDefault="00D94149" w:rsidP="00D94149">
      <w:pPr>
        <w:pStyle w:val="ListParagraph"/>
        <w:numPr>
          <w:ilvl w:val="1"/>
          <w:numId w:val="1"/>
        </w:numPr>
        <w:spacing w:line="257" w:lineRule="auto"/>
        <w:rPr>
          <w:rFonts w:ascii="Aptos" w:eastAsia="Aptos" w:hAnsi="Aptos" w:cs="Aptos"/>
          <w:lang w:val="en-US"/>
        </w:rPr>
      </w:pPr>
      <w:r>
        <w:rPr>
          <w:rFonts w:ascii="Aptos" w:eastAsia="Aptos" w:hAnsi="Aptos" w:cs="Aptos"/>
          <w:lang w:val="en-US"/>
        </w:rPr>
        <w:t>Remove the ID, OTHER, and LOOKEDUP column</w:t>
      </w:r>
    </w:p>
    <w:p w14:paraId="1111818E" w14:textId="13075264" w:rsidR="005F4EF3" w:rsidRDefault="005F4EF3"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Remove </w:t>
      </w:r>
      <w:r w:rsidR="00ED5922">
        <w:rPr>
          <w:rFonts w:ascii="Aptos" w:eastAsia="Aptos" w:hAnsi="Aptos" w:cs="Aptos"/>
          <w:lang w:val="en-US"/>
        </w:rPr>
        <w:t>the second row with the codes</w:t>
      </w:r>
    </w:p>
    <w:p w14:paraId="6DF7E55F" w14:textId="62319ECA" w:rsidR="00C7205F" w:rsidRDefault="00C7205F"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Open SPSS</w:t>
      </w:r>
      <w:r w:rsidR="00EA3F6B">
        <w:rPr>
          <w:rFonts w:ascii="Aptos" w:eastAsia="Aptos" w:hAnsi="Aptos" w:cs="Aptos"/>
          <w:lang w:val="en-US"/>
        </w:rPr>
        <w:t xml:space="preserve"> -&gt; File -&gt; import data -&gt; excel</w:t>
      </w:r>
      <w:r w:rsidR="00281EBE">
        <w:rPr>
          <w:rFonts w:ascii="Aptos" w:eastAsia="Aptos" w:hAnsi="Aptos" w:cs="Aptos"/>
          <w:lang w:val="en-US"/>
        </w:rPr>
        <w:t xml:space="preserve"> and </w:t>
      </w:r>
      <w:r w:rsidR="00281EBE" w:rsidRPr="00281EBE">
        <w:rPr>
          <w:rFonts w:ascii="Aptos" w:eastAsia="Aptos" w:hAnsi="Aptos" w:cs="Aptos"/>
          <w:color w:val="FF0000"/>
          <w:lang w:val="en-US"/>
        </w:rPr>
        <w:t>set the header</w:t>
      </w:r>
    </w:p>
    <w:p w14:paraId="055C9178" w14:textId="76867E75" w:rsidR="00EA3F6B" w:rsidRDefault="00281EBE"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In variable view</w:t>
      </w:r>
      <w:r w:rsidR="00ED5922">
        <w:rPr>
          <w:rFonts w:ascii="Aptos" w:eastAsia="Aptos" w:hAnsi="Aptos" w:cs="Aptos"/>
          <w:lang w:val="en-US"/>
        </w:rPr>
        <w:t xml:space="preserve"> set the </w:t>
      </w:r>
      <w:commentRangeStart w:id="404"/>
      <w:r w:rsidR="00ED5922" w:rsidRPr="004D5076">
        <w:rPr>
          <w:rFonts w:ascii="Aptos" w:eastAsia="Aptos" w:hAnsi="Aptos" w:cs="Aptos"/>
          <w:color w:val="FF0000"/>
          <w:lang w:val="en-US"/>
        </w:rPr>
        <w:t xml:space="preserve">names </w:t>
      </w:r>
      <w:commentRangeEnd w:id="404"/>
      <w:r w:rsidR="0061194F">
        <w:rPr>
          <w:rStyle w:val="CommentReference"/>
        </w:rPr>
        <w:commentReference w:id="404"/>
      </w:r>
      <w:r w:rsidR="00ED5922">
        <w:rPr>
          <w:rFonts w:ascii="Aptos" w:eastAsia="Aptos" w:hAnsi="Aptos" w:cs="Aptos"/>
          <w:lang w:val="en-US"/>
        </w:rPr>
        <w:t>as the codes</w:t>
      </w:r>
      <w:r w:rsidR="000D1821">
        <w:rPr>
          <w:rFonts w:ascii="Aptos" w:eastAsia="Aptos" w:hAnsi="Aptos" w:cs="Aptos"/>
          <w:lang w:val="en-US"/>
        </w:rPr>
        <w:t xml:space="preserve"> in the second row of google sheets</w:t>
      </w:r>
    </w:p>
    <w:p w14:paraId="7A7086F2" w14:textId="166DE9BC" w:rsidR="004D5076" w:rsidRDefault="00DB0BB2"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Set CODE</w:t>
      </w:r>
      <w:r w:rsidR="00C140AF">
        <w:rPr>
          <w:rFonts w:ascii="Aptos" w:eastAsia="Aptos" w:hAnsi="Aptos" w:cs="Aptos"/>
          <w:lang w:val="en-US"/>
        </w:rPr>
        <w:t xml:space="preserve"> and </w:t>
      </w:r>
      <w:r w:rsidR="00C140AF" w:rsidRPr="000F2EEC">
        <w:rPr>
          <w:rFonts w:ascii="Aptos" w:eastAsia="Aptos" w:hAnsi="Aptos" w:cs="Aptos"/>
          <w:lang w:val="en-US"/>
        </w:rPr>
        <w:t>TYPE</w:t>
      </w:r>
      <w:r w:rsidRPr="000F2EEC">
        <w:rPr>
          <w:rFonts w:ascii="Aptos" w:eastAsia="Aptos" w:hAnsi="Aptos" w:cs="Aptos"/>
          <w:lang w:val="en-US"/>
        </w:rPr>
        <w:t xml:space="preserve"> </w:t>
      </w:r>
      <w:r>
        <w:rPr>
          <w:rFonts w:ascii="Aptos" w:eastAsia="Aptos" w:hAnsi="Aptos" w:cs="Aptos"/>
          <w:lang w:val="en-US"/>
        </w:rPr>
        <w:t xml:space="preserve">to </w:t>
      </w:r>
      <w:r w:rsidR="00F003A7">
        <w:rPr>
          <w:rFonts w:ascii="Aptos" w:eastAsia="Aptos" w:hAnsi="Aptos" w:cs="Aptos"/>
          <w:lang w:val="en-US"/>
        </w:rPr>
        <w:t xml:space="preserve">the measure of </w:t>
      </w:r>
      <w:r>
        <w:rPr>
          <w:rFonts w:ascii="Aptos" w:eastAsia="Aptos" w:hAnsi="Aptos" w:cs="Aptos"/>
          <w:lang w:val="en-US"/>
        </w:rPr>
        <w:t>nominal</w:t>
      </w:r>
      <w:r w:rsidR="00C140AF">
        <w:rPr>
          <w:rFonts w:ascii="Aptos" w:eastAsia="Aptos" w:hAnsi="Aptos" w:cs="Aptos"/>
          <w:lang w:val="en-US"/>
        </w:rPr>
        <w:t>.</w:t>
      </w:r>
    </w:p>
    <w:p w14:paraId="0C6C1D26" w14:textId="11AC8A05" w:rsidR="00C140AF" w:rsidRDefault="001D1B8C"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Set D4 to </w:t>
      </w:r>
      <w:r w:rsidR="00F003A7">
        <w:rPr>
          <w:rFonts w:ascii="Aptos" w:eastAsia="Aptos" w:hAnsi="Aptos" w:cs="Aptos"/>
          <w:lang w:val="en-US"/>
        </w:rPr>
        <w:t xml:space="preserve">the measure of </w:t>
      </w:r>
      <w:r>
        <w:rPr>
          <w:rFonts w:ascii="Aptos" w:eastAsia="Aptos" w:hAnsi="Aptos" w:cs="Aptos"/>
          <w:lang w:val="en-US"/>
        </w:rPr>
        <w:t>ordinal</w:t>
      </w:r>
    </w:p>
    <w:p w14:paraId="7265D639" w14:textId="0AD6DAF3" w:rsidR="00F003A7" w:rsidRDefault="00F003A7" w:rsidP="00500EE2">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Set </w:t>
      </w:r>
      <w:r w:rsidR="00E84F9E">
        <w:rPr>
          <w:rFonts w:ascii="Aptos" w:eastAsia="Aptos" w:hAnsi="Aptos" w:cs="Aptos"/>
          <w:lang w:val="en-US"/>
        </w:rPr>
        <w:t xml:space="preserve">D1, </w:t>
      </w:r>
      <w:r>
        <w:rPr>
          <w:rFonts w:ascii="Aptos" w:eastAsia="Aptos" w:hAnsi="Aptos" w:cs="Aptos"/>
          <w:lang w:val="en-US"/>
        </w:rPr>
        <w:t>all Transportation, Identification, Personal relevance, Recall, SMP, And Audience evaluation</w:t>
      </w:r>
      <w:r w:rsidR="000F2EEC">
        <w:rPr>
          <w:rFonts w:ascii="Aptos" w:eastAsia="Aptos" w:hAnsi="Aptos" w:cs="Aptos"/>
          <w:lang w:val="en-US"/>
        </w:rPr>
        <w:t>, Integration</w:t>
      </w:r>
      <w:r>
        <w:rPr>
          <w:rFonts w:ascii="Aptos" w:eastAsia="Aptos" w:hAnsi="Aptos" w:cs="Aptos"/>
          <w:lang w:val="en-US"/>
        </w:rPr>
        <w:t xml:space="preserve"> questions to the measure of Scale.</w:t>
      </w:r>
    </w:p>
    <w:p w14:paraId="676C0464" w14:textId="0B7043D4" w:rsidR="00362157" w:rsidRPr="00283F55" w:rsidRDefault="00362157" w:rsidP="00500EE2">
      <w:pPr>
        <w:pStyle w:val="ListParagraph"/>
        <w:numPr>
          <w:ilvl w:val="1"/>
          <w:numId w:val="1"/>
        </w:numPr>
        <w:spacing w:line="257" w:lineRule="auto"/>
        <w:rPr>
          <w:rFonts w:ascii="Aptos" w:eastAsia="Aptos" w:hAnsi="Aptos" w:cs="Aptos"/>
          <w:b/>
          <w:bCs/>
          <w:color w:val="FF0000"/>
          <w:lang w:val="en-US"/>
        </w:rPr>
      </w:pPr>
      <w:r w:rsidRPr="00283F55">
        <w:rPr>
          <w:rFonts w:ascii="Aptos" w:eastAsia="Aptos" w:hAnsi="Aptos" w:cs="Aptos"/>
          <w:b/>
          <w:bCs/>
          <w:color w:val="FF0000"/>
          <w:lang w:val="en-US"/>
        </w:rPr>
        <w:t>Create new variables</w:t>
      </w:r>
    </w:p>
    <w:p w14:paraId="70B263EA" w14:textId="6C69912B" w:rsidR="00362157" w:rsidRDefault="00362157" w:rsidP="00362157">
      <w:pPr>
        <w:pStyle w:val="ListParagraph"/>
        <w:numPr>
          <w:ilvl w:val="2"/>
          <w:numId w:val="1"/>
        </w:numPr>
        <w:spacing w:line="257" w:lineRule="auto"/>
        <w:rPr>
          <w:rFonts w:ascii="Aptos" w:eastAsia="Aptos" w:hAnsi="Aptos" w:cs="Aptos"/>
          <w:b/>
          <w:bCs/>
          <w:color w:val="FF0000"/>
          <w:lang w:val="en-US"/>
        </w:rPr>
      </w:pPr>
      <w:r w:rsidRPr="00283F55">
        <w:rPr>
          <w:rFonts w:ascii="Aptos" w:eastAsia="Aptos" w:hAnsi="Aptos" w:cs="Aptos"/>
          <w:b/>
          <w:bCs/>
          <w:color w:val="FF0000"/>
          <w:lang w:val="en-US"/>
        </w:rPr>
        <w:t>Click on transform</w:t>
      </w:r>
    </w:p>
    <w:p w14:paraId="4D88CB58" w14:textId="6788420E" w:rsidR="00283F55" w:rsidRPr="00283F55" w:rsidRDefault="00283F55" w:rsidP="00283F55">
      <w:pPr>
        <w:pStyle w:val="ListParagraph"/>
        <w:numPr>
          <w:ilvl w:val="1"/>
          <w:numId w:val="1"/>
        </w:numPr>
        <w:spacing w:line="257" w:lineRule="auto"/>
        <w:rPr>
          <w:rFonts w:ascii="Aptos" w:eastAsia="Aptos" w:hAnsi="Aptos" w:cs="Aptos"/>
          <w:b/>
          <w:bCs/>
          <w:color w:val="FF0000"/>
          <w:lang w:val="en-US"/>
        </w:rPr>
      </w:pPr>
      <w:r>
        <w:rPr>
          <w:rFonts w:ascii="Aptos" w:eastAsia="Aptos" w:hAnsi="Aptos" w:cs="Aptos"/>
          <w:color w:val="FF0000"/>
          <w:lang w:val="en-US"/>
        </w:rPr>
        <w:t>Fill in values</w:t>
      </w:r>
    </w:p>
    <w:p w14:paraId="758EEA7D" w14:textId="7B15805A" w:rsidR="007209E1" w:rsidRDefault="007209E1" w:rsidP="007209E1">
      <w:pPr>
        <w:pStyle w:val="ListParagraph"/>
        <w:numPr>
          <w:ilvl w:val="0"/>
          <w:numId w:val="1"/>
        </w:numPr>
        <w:spacing w:line="257" w:lineRule="auto"/>
        <w:rPr>
          <w:rFonts w:ascii="Aptos" w:eastAsia="Aptos" w:hAnsi="Aptos" w:cs="Aptos"/>
          <w:lang w:val="en-US"/>
        </w:rPr>
      </w:pPr>
      <w:r>
        <w:rPr>
          <w:rFonts w:ascii="Aptos" w:eastAsia="Aptos" w:hAnsi="Aptos" w:cs="Aptos"/>
          <w:lang w:val="en-US"/>
        </w:rPr>
        <w:t>Analysis</w:t>
      </w:r>
    </w:p>
    <w:p w14:paraId="0133523F" w14:textId="643C424B" w:rsidR="00193C00" w:rsidRPr="00B61BEE" w:rsidRDefault="003F047D" w:rsidP="007209E1">
      <w:pPr>
        <w:pStyle w:val="ListParagraph"/>
        <w:numPr>
          <w:ilvl w:val="1"/>
          <w:numId w:val="1"/>
        </w:numPr>
        <w:spacing w:line="257" w:lineRule="auto"/>
        <w:rPr>
          <w:rFonts w:ascii="Aptos" w:eastAsia="Aptos" w:hAnsi="Aptos" w:cs="Aptos"/>
          <w:lang w:val="en-US"/>
        </w:rPr>
      </w:pPr>
      <w:r w:rsidRPr="00B61BEE">
        <w:rPr>
          <w:rFonts w:ascii="Aptos" w:eastAsia="Aptos" w:hAnsi="Aptos" w:cs="Aptos"/>
          <w:lang w:val="en-US"/>
        </w:rPr>
        <w:t xml:space="preserve">Make </w:t>
      </w:r>
      <w:r w:rsidR="00193C00" w:rsidRPr="00B61BEE">
        <w:rPr>
          <w:rFonts w:ascii="Aptos" w:eastAsia="Aptos" w:hAnsi="Aptos" w:cs="Aptos"/>
          <w:lang w:val="en-US"/>
        </w:rPr>
        <w:t xml:space="preserve">each </w:t>
      </w:r>
      <w:r w:rsidR="009E3981">
        <w:rPr>
          <w:rFonts w:ascii="Aptos" w:eastAsia="Aptos" w:hAnsi="Aptos" w:cs="Aptos"/>
          <w:lang w:val="en-US"/>
        </w:rPr>
        <w:t xml:space="preserve">measurement </w:t>
      </w:r>
      <w:r w:rsidR="00193C00" w:rsidRPr="00B61BEE">
        <w:rPr>
          <w:rFonts w:ascii="Aptos" w:eastAsia="Aptos" w:hAnsi="Aptos" w:cs="Aptos"/>
          <w:lang w:val="en-US"/>
        </w:rPr>
        <w:t xml:space="preserve">scale into new </w:t>
      </w:r>
      <w:r w:rsidR="009E3981" w:rsidRPr="00B61BEE">
        <w:rPr>
          <w:rFonts w:ascii="Aptos" w:eastAsia="Aptos" w:hAnsi="Aptos" w:cs="Aptos"/>
          <w:lang w:val="en-US"/>
        </w:rPr>
        <w:t>dependent</w:t>
      </w:r>
      <w:r w:rsidR="00CB7E06" w:rsidRPr="00B61BEE">
        <w:rPr>
          <w:rFonts w:ascii="Aptos" w:eastAsia="Aptos" w:hAnsi="Aptos" w:cs="Aptos"/>
          <w:lang w:val="en-US"/>
        </w:rPr>
        <w:t xml:space="preserve"> </w:t>
      </w:r>
      <w:r w:rsidR="00B61BEE">
        <w:rPr>
          <w:rFonts w:ascii="Aptos" w:eastAsia="Aptos" w:hAnsi="Aptos" w:cs="Aptos"/>
          <w:lang w:val="en-US"/>
        </w:rPr>
        <w:t xml:space="preserve">scale </w:t>
      </w:r>
      <w:r w:rsidR="00193C00" w:rsidRPr="00B61BEE">
        <w:rPr>
          <w:rFonts w:ascii="Aptos" w:eastAsia="Aptos" w:hAnsi="Aptos" w:cs="Aptos"/>
          <w:lang w:val="en-US"/>
        </w:rPr>
        <w:t>variables</w:t>
      </w:r>
    </w:p>
    <w:p w14:paraId="0D2D3A4A" w14:textId="582F9E39" w:rsidR="00DA259A" w:rsidRPr="00B61BEE" w:rsidRDefault="00DA259A" w:rsidP="00C84DA9">
      <w:pPr>
        <w:pStyle w:val="ListParagraph"/>
        <w:numPr>
          <w:ilvl w:val="2"/>
          <w:numId w:val="1"/>
        </w:numPr>
        <w:spacing w:line="257" w:lineRule="auto"/>
        <w:rPr>
          <w:rFonts w:ascii="Aptos" w:eastAsia="Aptos" w:hAnsi="Aptos" w:cs="Aptos"/>
          <w:lang w:val="en-US"/>
        </w:rPr>
      </w:pPr>
      <w:r w:rsidRPr="00B61BEE">
        <w:rPr>
          <w:rFonts w:ascii="Aptos" w:eastAsia="Aptos" w:hAnsi="Aptos" w:cs="Aptos"/>
          <w:lang w:val="en-US"/>
        </w:rPr>
        <w:t>SPSS -&gt; Transform -&gt; compute variable</w:t>
      </w:r>
    </w:p>
    <w:p w14:paraId="6949062E" w14:textId="2054A63F" w:rsidR="0081562F" w:rsidRPr="00B61BEE" w:rsidRDefault="0081562F" w:rsidP="00C84DA9">
      <w:pPr>
        <w:pStyle w:val="ListParagraph"/>
        <w:numPr>
          <w:ilvl w:val="2"/>
          <w:numId w:val="1"/>
        </w:numPr>
        <w:spacing w:line="257" w:lineRule="auto"/>
        <w:rPr>
          <w:rFonts w:ascii="Aptos" w:eastAsia="Aptos" w:hAnsi="Aptos" w:cs="Aptos"/>
          <w:lang w:val="en-US"/>
        </w:rPr>
      </w:pPr>
      <w:r w:rsidRPr="00B61BEE">
        <w:rPr>
          <w:rFonts w:ascii="Aptos" w:eastAsia="Aptos" w:hAnsi="Aptos" w:cs="Aptos"/>
          <w:lang w:val="en-US"/>
        </w:rPr>
        <w:t xml:space="preserve">Name target variable ‘[Scale </w:t>
      </w:r>
      <w:proofErr w:type="gramStart"/>
      <w:r w:rsidRPr="00B61BEE">
        <w:rPr>
          <w:rFonts w:ascii="Aptos" w:eastAsia="Aptos" w:hAnsi="Aptos" w:cs="Aptos"/>
          <w:lang w:val="en-US"/>
        </w:rPr>
        <w:t>name]Total</w:t>
      </w:r>
      <w:proofErr w:type="gramEnd"/>
      <w:r w:rsidRPr="00B61BEE">
        <w:rPr>
          <w:rFonts w:ascii="Aptos" w:eastAsia="Aptos" w:hAnsi="Aptos" w:cs="Aptos"/>
          <w:lang w:val="en-US"/>
        </w:rPr>
        <w:t>’</w:t>
      </w:r>
    </w:p>
    <w:p w14:paraId="6BDE51F1" w14:textId="34A8F3EE" w:rsidR="0081562F" w:rsidRPr="00B61BEE" w:rsidRDefault="0068519A" w:rsidP="00C84DA9">
      <w:pPr>
        <w:pStyle w:val="ListParagraph"/>
        <w:numPr>
          <w:ilvl w:val="2"/>
          <w:numId w:val="1"/>
        </w:numPr>
        <w:spacing w:line="257" w:lineRule="auto"/>
        <w:rPr>
          <w:rFonts w:ascii="Aptos" w:eastAsia="Aptos" w:hAnsi="Aptos" w:cs="Aptos"/>
          <w:lang w:val="en-US"/>
        </w:rPr>
      </w:pPr>
      <w:r w:rsidRPr="00B61BEE">
        <w:rPr>
          <w:rFonts w:ascii="Aptos" w:eastAsia="Aptos" w:hAnsi="Aptos" w:cs="Aptos"/>
          <w:lang w:val="en-US"/>
        </w:rPr>
        <w:t xml:space="preserve">Filter </w:t>
      </w:r>
      <w:proofErr w:type="gramStart"/>
      <w:r w:rsidRPr="00B61BEE">
        <w:rPr>
          <w:rFonts w:ascii="Aptos" w:eastAsia="Aptos" w:hAnsi="Aptos" w:cs="Aptos"/>
          <w:lang w:val="en-US"/>
        </w:rPr>
        <w:t>by:</w:t>
      </w:r>
      <w:proofErr w:type="gramEnd"/>
      <w:r w:rsidRPr="00B61BEE">
        <w:rPr>
          <w:rFonts w:ascii="Aptos" w:eastAsia="Aptos" w:hAnsi="Aptos" w:cs="Aptos"/>
          <w:lang w:val="en-US"/>
        </w:rPr>
        <w:t xml:space="preserve"> mean, press button up</w:t>
      </w:r>
    </w:p>
    <w:p w14:paraId="113931FC" w14:textId="21A47BFA" w:rsidR="00951411" w:rsidRDefault="0081562F" w:rsidP="00B61BEE">
      <w:pPr>
        <w:pStyle w:val="ListParagraph"/>
        <w:numPr>
          <w:ilvl w:val="2"/>
          <w:numId w:val="1"/>
        </w:numPr>
        <w:spacing w:line="257" w:lineRule="auto"/>
        <w:rPr>
          <w:rFonts w:ascii="Aptos" w:eastAsia="Aptos" w:hAnsi="Aptos" w:cs="Aptos"/>
          <w:lang w:val="en-US"/>
        </w:rPr>
      </w:pPr>
      <w:r w:rsidRPr="00B61BEE">
        <w:rPr>
          <w:rFonts w:ascii="Aptos" w:eastAsia="Aptos" w:hAnsi="Aptos" w:cs="Aptos"/>
          <w:lang w:val="en-US"/>
        </w:rPr>
        <w:t xml:space="preserve">Select all questions of the </w:t>
      </w:r>
      <w:proofErr w:type="gramStart"/>
      <w:r w:rsidRPr="00B61BEE">
        <w:rPr>
          <w:rFonts w:ascii="Aptos" w:eastAsia="Aptos" w:hAnsi="Aptos" w:cs="Aptos"/>
          <w:lang w:val="en-US"/>
        </w:rPr>
        <w:t>scale</w:t>
      </w:r>
      <w:r w:rsidR="00B57571" w:rsidRPr="00B61BEE">
        <w:rPr>
          <w:rFonts w:ascii="Aptos" w:eastAsia="Aptos" w:hAnsi="Aptos" w:cs="Aptos"/>
          <w:lang w:val="en-US"/>
        </w:rPr>
        <w:t>(</w:t>
      </w:r>
      <w:proofErr w:type="gramEnd"/>
      <w:r w:rsidR="00B57571" w:rsidRPr="00B61BEE">
        <w:rPr>
          <w:rFonts w:ascii="Aptos" w:eastAsia="Aptos" w:hAnsi="Aptos" w:cs="Aptos"/>
          <w:lang w:val="en-US"/>
        </w:rPr>
        <w:t xml:space="preserve">transportation, identification, </w:t>
      </w:r>
      <w:proofErr w:type="spellStart"/>
      <w:r w:rsidR="00B57571" w:rsidRPr="00B61BEE">
        <w:rPr>
          <w:rFonts w:ascii="Aptos" w:eastAsia="Aptos" w:hAnsi="Aptos" w:cs="Aptos"/>
          <w:lang w:val="en-US"/>
        </w:rPr>
        <w:t>etc</w:t>
      </w:r>
      <w:proofErr w:type="spellEnd"/>
      <w:r w:rsidR="00B57571" w:rsidRPr="00B61BEE">
        <w:rPr>
          <w:rFonts w:ascii="Aptos" w:eastAsia="Aptos" w:hAnsi="Aptos" w:cs="Aptos"/>
          <w:lang w:val="en-US"/>
        </w:rPr>
        <w:t>) that are relevant and thus not the non-inverted ones</w:t>
      </w:r>
      <w:r w:rsidR="00366A18" w:rsidRPr="00B61BEE">
        <w:rPr>
          <w:rFonts w:ascii="Aptos" w:eastAsia="Aptos" w:hAnsi="Aptos" w:cs="Aptos"/>
          <w:lang w:val="en-US"/>
        </w:rPr>
        <w:t>. Make sure there is a comma between them</w:t>
      </w:r>
    </w:p>
    <w:p w14:paraId="4305AC9A" w14:textId="494A2E19" w:rsidR="00307E56" w:rsidRDefault="00C575F5" w:rsidP="007209E1">
      <w:pPr>
        <w:pStyle w:val="ListParagraph"/>
        <w:numPr>
          <w:ilvl w:val="1"/>
          <w:numId w:val="1"/>
        </w:numPr>
        <w:spacing w:line="257" w:lineRule="auto"/>
        <w:rPr>
          <w:rFonts w:ascii="Aptos" w:eastAsia="Aptos" w:hAnsi="Aptos" w:cs="Aptos"/>
          <w:lang w:val="en-US"/>
        </w:rPr>
      </w:pPr>
      <w:r>
        <w:rPr>
          <w:rFonts w:ascii="Aptos" w:eastAsia="Aptos" w:hAnsi="Aptos" w:cs="Aptos"/>
          <w:lang w:val="en-US"/>
        </w:rPr>
        <w:t xml:space="preserve">One way </w:t>
      </w:r>
      <w:r w:rsidR="00307E56">
        <w:rPr>
          <w:rFonts w:ascii="Aptos" w:eastAsia="Aptos" w:hAnsi="Aptos" w:cs="Aptos"/>
          <w:lang w:val="en-US"/>
        </w:rPr>
        <w:t>ANOVA</w:t>
      </w:r>
      <w:r w:rsidR="00193C00">
        <w:rPr>
          <w:rFonts w:ascii="Aptos" w:eastAsia="Aptos" w:hAnsi="Aptos" w:cs="Aptos"/>
          <w:lang w:val="en-US"/>
        </w:rPr>
        <w:t xml:space="preserve"> </w:t>
      </w:r>
    </w:p>
    <w:p w14:paraId="713D6586" w14:textId="7DE1A957" w:rsidR="00307E56" w:rsidRDefault="00307E56" w:rsidP="00307E56">
      <w:pPr>
        <w:pStyle w:val="ListParagraph"/>
        <w:numPr>
          <w:ilvl w:val="2"/>
          <w:numId w:val="1"/>
        </w:numPr>
        <w:spacing w:line="257" w:lineRule="auto"/>
        <w:rPr>
          <w:rFonts w:ascii="Aptos" w:eastAsia="Aptos" w:hAnsi="Aptos" w:cs="Aptos"/>
          <w:lang w:val="en-US"/>
        </w:rPr>
      </w:pPr>
      <w:r>
        <w:rPr>
          <w:rFonts w:ascii="Aptos" w:eastAsia="Aptos" w:hAnsi="Aptos" w:cs="Aptos"/>
          <w:lang w:val="en-US"/>
        </w:rPr>
        <w:t xml:space="preserve">SPSS -&gt; Analyze -&gt; </w:t>
      </w:r>
      <w:r w:rsidR="00E006F1">
        <w:rPr>
          <w:rFonts w:ascii="Aptos" w:eastAsia="Aptos" w:hAnsi="Aptos" w:cs="Aptos"/>
          <w:lang w:val="en-US"/>
        </w:rPr>
        <w:t xml:space="preserve">General Linear Model -&gt; </w:t>
      </w:r>
      <w:proofErr w:type="spellStart"/>
      <w:r w:rsidR="00E006F1">
        <w:rPr>
          <w:rFonts w:ascii="Aptos" w:eastAsia="Aptos" w:hAnsi="Aptos" w:cs="Aptos"/>
          <w:lang w:val="en-US"/>
        </w:rPr>
        <w:t>Unavariate</w:t>
      </w:r>
      <w:proofErr w:type="spellEnd"/>
    </w:p>
    <w:p w14:paraId="148617DE" w14:textId="4C0E4872" w:rsidR="00734EBC" w:rsidRDefault="00734EBC" w:rsidP="00307E56">
      <w:pPr>
        <w:pStyle w:val="ListParagraph"/>
        <w:numPr>
          <w:ilvl w:val="2"/>
          <w:numId w:val="1"/>
        </w:numPr>
        <w:spacing w:line="257" w:lineRule="auto"/>
        <w:rPr>
          <w:rFonts w:ascii="Aptos" w:eastAsia="Aptos" w:hAnsi="Aptos" w:cs="Aptos"/>
          <w:lang w:val="en-US"/>
        </w:rPr>
      </w:pPr>
      <w:r>
        <w:rPr>
          <w:rFonts w:ascii="Aptos" w:eastAsia="Aptos" w:hAnsi="Aptos" w:cs="Aptos"/>
          <w:lang w:val="en-US"/>
        </w:rPr>
        <w:t xml:space="preserve">In fixed vector add </w:t>
      </w:r>
      <w:r w:rsidR="00DF5B3B">
        <w:rPr>
          <w:rFonts w:ascii="Aptos" w:eastAsia="Aptos" w:hAnsi="Aptos" w:cs="Aptos"/>
          <w:lang w:val="en-US"/>
        </w:rPr>
        <w:t>Type</w:t>
      </w:r>
    </w:p>
    <w:p w14:paraId="54E0D2F1" w14:textId="6BD395EE" w:rsidR="00193C00" w:rsidRDefault="00193C00" w:rsidP="00307E56">
      <w:pPr>
        <w:pStyle w:val="ListParagraph"/>
        <w:numPr>
          <w:ilvl w:val="2"/>
          <w:numId w:val="1"/>
        </w:numPr>
        <w:spacing w:line="257" w:lineRule="auto"/>
        <w:rPr>
          <w:rFonts w:ascii="Aptos" w:eastAsia="Aptos" w:hAnsi="Aptos" w:cs="Aptos"/>
          <w:lang w:val="en-US"/>
        </w:rPr>
      </w:pPr>
      <w:r>
        <w:rPr>
          <w:rFonts w:ascii="Aptos" w:eastAsia="Aptos" w:hAnsi="Aptos" w:cs="Aptos"/>
          <w:lang w:val="en-US"/>
        </w:rPr>
        <w:t xml:space="preserve">In </w:t>
      </w:r>
      <w:r w:rsidR="009E3981">
        <w:rPr>
          <w:rFonts w:ascii="Aptos" w:eastAsia="Aptos" w:hAnsi="Aptos" w:cs="Aptos"/>
          <w:lang w:val="en-US"/>
        </w:rPr>
        <w:t>Dependent</w:t>
      </w:r>
      <w:r>
        <w:rPr>
          <w:rFonts w:ascii="Aptos" w:eastAsia="Aptos" w:hAnsi="Aptos" w:cs="Aptos"/>
          <w:lang w:val="en-US"/>
        </w:rPr>
        <w:t xml:space="preserve"> variable add </w:t>
      </w:r>
      <w:r w:rsidR="00EA4B80">
        <w:rPr>
          <w:rFonts w:ascii="Aptos" w:eastAsia="Aptos" w:hAnsi="Aptos" w:cs="Aptos"/>
          <w:lang w:val="en-US"/>
        </w:rPr>
        <w:t xml:space="preserve">[Scale </w:t>
      </w:r>
      <w:proofErr w:type="gramStart"/>
      <w:r w:rsidR="00EA4B80">
        <w:rPr>
          <w:rFonts w:ascii="Aptos" w:eastAsia="Aptos" w:hAnsi="Aptos" w:cs="Aptos"/>
          <w:lang w:val="en-US"/>
        </w:rPr>
        <w:t>name]Total</w:t>
      </w:r>
      <w:proofErr w:type="gramEnd"/>
      <w:r w:rsidR="00EA4B80">
        <w:rPr>
          <w:rFonts w:ascii="Aptos" w:eastAsia="Aptos" w:hAnsi="Aptos" w:cs="Aptos"/>
          <w:lang w:val="en-US"/>
        </w:rPr>
        <w:t>/</w:t>
      </w:r>
      <w:r w:rsidR="00DF5B3B" w:rsidRPr="00DF5B3B">
        <w:rPr>
          <w:rFonts w:ascii="Aptos" w:eastAsia="Aptos" w:hAnsi="Aptos" w:cs="Aptos"/>
          <w:lang w:val="en-US"/>
        </w:rPr>
        <w:t xml:space="preserve"> </w:t>
      </w:r>
      <w:r w:rsidR="00DF5B3B">
        <w:rPr>
          <w:rFonts w:ascii="Aptos" w:eastAsia="Aptos" w:hAnsi="Aptos" w:cs="Aptos"/>
          <w:lang w:val="en-US"/>
        </w:rPr>
        <w:t>Integration</w:t>
      </w:r>
    </w:p>
    <w:p w14:paraId="5137EC69" w14:textId="55FB0643" w:rsidR="008027AC" w:rsidRPr="003B7156" w:rsidRDefault="0071227E" w:rsidP="008027AC">
      <w:pPr>
        <w:pStyle w:val="ListParagraph"/>
        <w:numPr>
          <w:ilvl w:val="2"/>
          <w:numId w:val="1"/>
        </w:numPr>
        <w:spacing w:line="257" w:lineRule="auto"/>
        <w:rPr>
          <w:rFonts w:ascii="Aptos" w:eastAsia="Aptos" w:hAnsi="Aptos" w:cs="Aptos"/>
          <w:lang w:val="en-US"/>
        </w:rPr>
      </w:pPr>
      <w:r>
        <w:rPr>
          <w:rFonts w:ascii="Aptos" w:eastAsia="Aptos" w:hAnsi="Aptos" w:cs="Aptos"/>
          <w:lang w:val="en-US"/>
        </w:rPr>
        <w:t>Click on options, enable Descriptive statistics</w:t>
      </w:r>
      <w:r w:rsidR="008027AC">
        <w:rPr>
          <w:rFonts w:ascii="Aptos" w:eastAsia="Aptos" w:hAnsi="Aptos" w:cs="Aptos"/>
          <w:lang w:val="en-US"/>
        </w:rPr>
        <w:t xml:space="preserve"> </w:t>
      </w:r>
      <w:r w:rsidR="008027AC" w:rsidRPr="008027AC">
        <w:rPr>
          <w:rFonts w:ascii="Aptos" w:eastAsia="Aptos" w:hAnsi="Aptos" w:cs="Aptos"/>
          <w:color w:val="FF0000"/>
          <w:lang w:val="en-US"/>
        </w:rPr>
        <w:t>&amp; enable effect size</w:t>
      </w:r>
    </w:p>
    <w:p w14:paraId="598047B0" w14:textId="5F4182D0" w:rsidR="003B7156" w:rsidRDefault="003B7156" w:rsidP="008027AC">
      <w:pPr>
        <w:pStyle w:val="ListParagraph"/>
        <w:numPr>
          <w:ilvl w:val="2"/>
          <w:numId w:val="1"/>
        </w:numPr>
        <w:spacing w:line="257" w:lineRule="auto"/>
        <w:rPr>
          <w:rFonts w:ascii="Aptos" w:eastAsia="Aptos" w:hAnsi="Aptos" w:cs="Aptos"/>
          <w:lang w:val="en-US"/>
        </w:rPr>
      </w:pPr>
      <w:r>
        <w:rPr>
          <w:rFonts w:ascii="Aptos" w:eastAsia="Aptos" w:hAnsi="Aptos" w:cs="Aptos"/>
          <w:lang w:val="en-US"/>
        </w:rPr>
        <w:t>Click on EM Means</w:t>
      </w:r>
      <w:r w:rsidR="00946A2F">
        <w:rPr>
          <w:rFonts w:ascii="Aptos" w:eastAsia="Aptos" w:hAnsi="Aptos" w:cs="Aptos"/>
          <w:lang w:val="en-US"/>
        </w:rPr>
        <w:t xml:space="preserve"> -&gt; display means for Integration</w:t>
      </w:r>
      <w:r w:rsidR="00D75751">
        <w:rPr>
          <w:rFonts w:ascii="Aptos" w:eastAsia="Aptos" w:hAnsi="Aptos" w:cs="Aptos"/>
          <w:lang w:val="en-US"/>
        </w:rPr>
        <w:t xml:space="preserve"> and enable Compare main effects</w:t>
      </w:r>
    </w:p>
    <w:p w14:paraId="2C9C62D4" w14:textId="12CCD24D" w:rsidR="00A035F7" w:rsidRDefault="00A035F7" w:rsidP="008027AC">
      <w:pPr>
        <w:pStyle w:val="ListParagraph"/>
        <w:numPr>
          <w:ilvl w:val="2"/>
          <w:numId w:val="1"/>
        </w:numPr>
        <w:spacing w:line="257" w:lineRule="auto"/>
        <w:rPr>
          <w:rFonts w:ascii="Aptos" w:eastAsia="Aptos" w:hAnsi="Aptos" w:cs="Aptos"/>
          <w:lang w:val="en-US"/>
        </w:rPr>
      </w:pPr>
      <w:r>
        <w:rPr>
          <w:rFonts w:ascii="Aptos" w:eastAsia="Aptos" w:hAnsi="Aptos" w:cs="Aptos"/>
          <w:lang w:val="en-US"/>
        </w:rPr>
        <w:t>Read out the descriptive statistics</w:t>
      </w:r>
      <w:r w:rsidR="000F3BD7">
        <w:rPr>
          <w:rFonts w:ascii="Aptos" w:eastAsia="Aptos" w:hAnsi="Aptos" w:cs="Aptos"/>
          <w:lang w:val="en-US"/>
        </w:rPr>
        <w:t xml:space="preserve"> for Mean and SD.</w:t>
      </w:r>
    </w:p>
    <w:p w14:paraId="362AFD8D" w14:textId="0918DFE0" w:rsidR="000F3BD7" w:rsidRDefault="000F3BD7" w:rsidP="008027AC">
      <w:pPr>
        <w:pStyle w:val="ListParagraph"/>
        <w:numPr>
          <w:ilvl w:val="2"/>
          <w:numId w:val="1"/>
        </w:numPr>
        <w:spacing w:line="257" w:lineRule="auto"/>
        <w:rPr>
          <w:rFonts w:ascii="Aptos" w:eastAsia="Aptos" w:hAnsi="Aptos" w:cs="Aptos"/>
          <w:lang w:val="en-US"/>
        </w:rPr>
      </w:pPr>
      <w:r>
        <w:rPr>
          <w:rFonts w:ascii="Aptos" w:eastAsia="Aptos" w:hAnsi="Aptos" w:cs="Aptos"/>
          <w:lang w:val="en-US"/>
        </w:rPr>
        <w:t xml:space="preserve">Read out the Univariate Tests for p-value(significance) should be smaller than 0.05 for significance. </w:t>
      </w:r>
    </w:p>
    <w:p w14:paraId="6BCAC432" w14:textId="04674644" w:rsidR="007512A3" w:rsidRPr="008027AC" w:rsidRDefault="007512A3" w:rsidP="008027AC">
      <w:pPr>
        <w:pStyle w:val="ListParagraph"/>
        <w:numPr>
          <w:ilvl w:val="2"/>
          <w:numId w:val="1"/>
        </w:numPr>
        <w:spacing w:line="257" w:lineRule="auto"/>
        <w:rPr>
          <w:rFonts w:ascii="Aptos" w:eastAsia="Aptos" w:hAnsi="Aptos" w:cs="Aptos"/>
          <w:lang w:val="en-US"/>
        </w:rPr>
      </w:pPr>
      <w:r>
        <w:rPr>
          <w:rFonts w:ascii="Aptos" w:eastAsia="Aptos" w:hAnsi="Aptos" w:cs="Aptos"/>
          <w:lang w:val="en-US"/>
        </w:rPr>
        <w:lastRenderedPageBreak/>
        <w:t>Read out the</w:t>
      </w:r>
      <w:r w:rsidR="00994162">
        <w:rPr>
          <w:rFonts w:ascii="Aptos" w:eastAsia="Aptos" w:hAnsi="Aptos" w:cs="Aptos"/>
          <w:lang w:val="en-US"/>
        </w:rPr>
        <w:t xml:space="preserve"> Univariate Tests for</w:t>
      </w:r>
      <w:r>
        <w:rPr>
          <w:rFonts w:ascii="Aptos" w:eastAsia="Aptos" w:hAnsi="Aptos" w:cs="Aptos"/>
          <w:lang w:val="en-US"/>
        </w:rPr>
        <w:t xml:space="preserve"> </w:t>
      </w:r>
      <w:proofErr w:type="gramStart"/>
      <w:r>
        <w:rPr>
          <w:rFonts w:ascii="Aptos" w:eastAsia="Aptos" w:hAnsi="Aptos" w:cs="Aptos"/>
          <w:lang w:val="en-US"/>
        </w:rPr>
        <w:t>F</w:t>
      </w:r>
      <w:r w:rsidR="00994162">
        <w:rPr>
          <w:rFonts w:ascii="Aptos" w:eastAsia="Aptos" w:hAnsi="Aptos" w:cs="Aptos"/>
          <w:lang w:val="en-US"/>
        </w:rPr>
        <w:t>(</w:t>
      </w:r>
      <w:proofErr w:type="gramEnd"/>
      <w:r w:rsidR="00994162">
        <w:rPr>
          <w:rFonts w:ascii="Aptos" w:eastAsia="Aptos" w:hAnsi="Aptos" w:cs="Aptos"/>
          <w:lang w:val="en-US"/>
        </w:rPr>
        <w:t xml:space="preserve">X, Y) = Z as X = Contrast </w:t>
      </w:r>
      <w:proofErr w:type="spellStart"/>
      <w:r w:rsidR="00994162">
        <w:rPr>
          <w:rFonts w:ascii="Aptos" w:eastAsia="Aptos" w:hAnsi="Aptos" w:cs="Aptos"/>
          <w:lang w:val="en-US"/>
        </w:rPr>
        <w:t>df</w:t>
      </w:r>
      <w:proofErr w:type="spellEnd"/>
      <w:r w:rsidR="00994162">
        <w:rPr>
          <w:rFonts w:ascii="Aptos" w:eastAsia="Aptos" w:hAnsi="Aptos" w:cs="Aptos"/>
          <w:lang w:val="en-US"/>
        </w:rPr>
        <w:t xml:space="preserve">, Y = Error </w:t>
      </w:r>
      <w:proofErr w:type="spellStart"/>
      <w:r w:rsidR="00994162">
        <w:rPr>
          <w:rFonts w:ascii="Aptos" w:eastAsia="Aptos" w:hAnsi="Aptos" w:cs="Aptos"/>
          <w:lang w:val="en-US"/>
        </w:rPr>
        <w:t>df</w:t>
      </w:r>
      <w:proofErr w:type="spellEnd"/>
      <w:r w:rsidR="00DA4967">
        <w:rPr>
          <w:rFonts w:ascii="Aptos" w:eastAsia="Aptos" w:hAnsi="Aptos" w:cs="Aptos"/>
          <w:lang w:val="en-US"/>
        </w:rPr>
        <w:t>, Z = Contrast F</w:t>
      </w:r>
    </w:p>
    <w:p w14:paraId="6864929A" w14:textId="7D89DFAE" w:rsidR="007E1F59" w:rsidRPr="00B044BA" w:rsidRDefault="007E1F59" w:rsidP="007209E1">
      <w:pPr>
        <w:pStyle w:val="ListParagraph"/>
        <w:numPr>
          <w:ilvl w:val="1"/>
          <w:numId w:val="1"/>
        </w:numPr>
        <w:spacing w:line="257" w:lineRule="auto"/>
        <w:rPr>
          <w:rFonts w:ascii="Aptos" w:eastAsia="Aptos" w:hAnsi="Aptos" w:cs="Aptos"/>
          <w:lang w:val="en-US"/>
        </w:rPr>
      </w:pPr>
      <w:r w:rsidRPr="00B044BA">
        <w:rPr>
          <w:rFonts w:ascii="Aptos" w:eastAsia="Aptos" w:hAnsi="Aptos" w:cs="Aptos"/>
          <w:lang w:val="en-US"/>
        </w:rPr>
        <w:t>Frequency table</w:t>
      </w:r>
    </w:p>
    <w:p w14:paraId="5914EB9C" w14:textId="1001FF3D" w:rsidR="000C3958" w:rsidRPr="00B044BA" w:rsidRDefault="000C3958" w:rsidP="000C3958">
      <w:pPr>
        <w:pStyle w:val="ListParagraph"/>
        <w:numPr>
          <w:ilvl w:val="2"/>
          <w:numId w:val="1"/>
        </w:numPr>
        <w:spacing w:line="257" w:lineRule="auto"/>
        <w:rPr>
          <w:rFonts w:ascii="Aptos" w:eastAsia="Aptos" w:hAnsi="Aptos" w:cs="Aptos"/>
          <w:lang w:val="en-US"/>
        </w:rPr>
      </w:pPr>
      <w:r w:rsidRPr="00B044BA">
        <w:rPr>
          <w:rFonts w:ascii="Aptos" w:eastAsia="Aptos" w:hAnsi="Aptos" w:cs="Aptos"/>
          <w:lang w:val="en-US"/>
        </w:rPr>
        <w:t xml:space="preserve">SPSS - &gt; </w:t>
      </w:r>
      <w:proofErr w:type="spellStart"/>
      <w:r w:rsidRPr="00B044BA">
        <w:rPr>
          <w:rFonts w:ascii="Aptos" w:eastAsia="Aptos" w:hAnsi="Aptos" w:cs="Aptos"/>
          <w:lang w:val="en-US"/>
        </w:rPr>
        <w:t>analyse</w:t>
      </w:r>
      <w:proofErr w:type="spellEnd"/>
      <w:r w:rsidRPr="00B044BA">
        <w:rPr>
          <w:rFonts w:ascii="Aptos" w:eastAsia="Aptos" w:hAnsi="Aptos" w:cs="Aptos"/>
          <w:lang w:val="en-US"/>
        </w:rPr>
        <w:t xml:space="preserve"> -&gt; descriptive statistics -&gt; frequencies</w:t>
      </w:r>
    </w:p>
    <w:p w14:paraId="3BAA9740" w14:textId="2F598290" w:rsidR="00AA536C" w:rsidRPr="00B044BA" w:rsidRDefault="00AA536C" w:rsidP="000C3958">
      <w:pPr>
        <w:pStyle w:val="ListParagraph"/>
        <w:numPr>
          <w:ilvl w:val="2"/>
          <w:numId w:val="1"/>
        </w:numPr>
        <w:spacing w:line="257" w:lineRule="auto"/>
        <w:rPr>
          <w:rFonts w:ascii="Aptos" w:eastAsia="Aptos" w:hAnsi="Aptos" w:cs="Aptos"/>
          <w:lang w:val="en-US"/>
        </w:rPr>
      </w:pPr>
      <w:r w:rsidRPr="00B044BA">
        <w:rPr>
          <w:rFonts w:ascii="Aptos" w:eastAsia="Aptos" w:hAnsi="Aptos" w:cs="Aptos"/>
          <w:lang w:val="en-US"/>
        </w:rPr>
        <w:t xml:space="preserve">Add </w:t>
      </w:r>
      <w:r w:rsidR="00244FE9" w:rsidRPr="00B044BA">
        <w:rPr>
          <w:rFonts w:ascii="Aptos" w:eastAsia="Aptos" w:hAnsi="Aptos" w:cs="Aptos"/>
          <w:lang w:val="en-US"/>
        </w:rPr>
        <w:t>demographic variables.</w:t>
      </w:r>
    </w:p>
    <w:p w14:paraId="656417A1" w14:textId="5D1ACE2E" w:rsidR="007209E1" w:rsidRPr="00834FE3" w:rsidRDefault="007209E1" w:rsidP="007209E1">
      <w:pPr>
        <w:pStyle w:val="ListParagraph"/>
        <w:numPr>
          <w:ilvl w:val="1"/>
          <w:numId w:val="1"/>
        </w:numPr>
        <w:spacing w:line="257" w:lineRule="auto"/>
        <w:rPr>
          <w:rFonts w:ascii="Aptos" w:eastAsia="Aptos" w:hAnsi="Aptos" w:cs="Aptos"/>
          <w:lang w:val="en-US"/>
        </w:rPr>
      </w:pPr>
      <w:r w:rsidRPr="00834FE3">
        <w:rPr>
          <w:rFonts w:ascii="Aptos" w:eastAsia="Aptos" w:hAnsi="Aptos" w:cs="Aptos"/>
          <w:lang w:val="en-US"/>
        </w:rPr>
        <w:t>Correlation</w:t>
      </w:r>
      <w:r w:rsidR="000C2C61" w:rsidRPr="00834FE3">
        <w:rPr>
          <w:rFonts w:ascii="Aptos" w:eastAsia="Aptos" w:hAnsi="Aptos" w:cs="Aptos"/>
          <w:lang w:val="en-US"/>
        </w:rPr>
        <w:t xml:space="preserve"> analysis</w:t>
      </w:r>
    </w:p>
    <w:p w14:paraId="5C5D1D71" w14:textId="6EB77021" w:rsidR="000B3DB5" w:rsidRPr="00834FE3" w:rsidRDefault="000B3DB5" w:rsidP="000B3DB5">
      <w:pPr>
        <w:pStyle w:val="ListParagraph"/>
        <w:numPr>
          <w:ilvl w:val="2"/>
          <w:numId w:val="1"/>
        </w:numPr>
        <w:spacing w:line="257" w:lineRule="auto"/>
        <w:rPr>
          <w:rFonts w:ascii="Aptos" w:eastAsia="Aptos" w:hAnsi="Aptos" w:cs="Aptos"/>
          <w:lang w:val="en-US"/>
        </w:rPr>
      </w:pPr>
      <w:r w:rsidRPr="00834FE3">
        <w:rPr>
          <w:rFonts w:ascii="Aptos" w:eastAsia="Aptos" w:hAnsi="Aptos" w:cs="Aptos"/>
          <w:lang w:val="en-US"/>
        </w:rPr>
        <w:t xml:space="preserve">SPSS -&gt; </w:t>
      </w:r>
      <w:proofErr w:type="spellStart"/>
      <w:r w:rsidRPr="00834FE3">
        <w:rPr>
          <w:rFonts w:ascii="Aptos" w:eastAsia="Aptos" w:hAnsi="Aptos" w:cs="Aptos"/>
          <w:lang w:val="en-US"/>
        </w:rPr>
        <w:t>analyse</w:t>
      </w:r>
      <w:proofErr w:type="spellEnd"/>
      <w:r w:rsidRPr="00834FE3">
        <w:rPr>
          <w:rFonts w:ascii="Aptos" w:eastAsia="Aptos" w:hAnsi="Aptos" w:cs="Aptos"/>
          <w:lang w:val="en-US"/>
        </w:rPr>
        <w:t xml:space="preserve"> -&gt; correlate -&gt; bivariate</w:t>
      </w:r>
    </w:p>
    <w:p w14:paraId="253D4F25" w14:textId="24F9EE39" w:rsidR="00834FE3" w:rsidRPr="00834FE3" w:rsidRDefault="00834FE3" w:rsidP="000B3DB5">
      <w:pPr>
        <w:pStyle w:val="ListParagraph"/>
        <w:numPr>
          <w:ilvl w:val="2"/>
          <w:numId w:val="1"/>
        </w:numPr>
        <w:spacing w:line="257" w:lineRule="auto"/>
        <w:rPr>
          <w:rFonts w:ascii="Aptos" w:eastAsia="Aptos" w:hAnsi="Aptos" w:cs="Aptos"/>
          <w:lang w:val="en-US"/>
        </w:rPr>
      </w:pPr>
      <w:r w:rsidRPr="00834FE3">
        <w:rPr>
          <w:rFonts w:ascii="Aptos" w:eastAsia="Aptos" w:hAnsi="Aptos" w:cs="Aptos"/>
          <w:lang w:val="en-US"/>
        </w:rPr>
        <w:t>Add 2 scale variables</w:t>
      </w:r>
    </w:p>
    <w:p w14:paraId="2846D10B" w14:textId="77777777" w:rsidR="00C43FF7" w:rsidRDefault="00C43FF7" w:rsidP="00C43FF7">
      <w:pPr>
        <w:spacing w:line="257" w:lineRule="auto"/>
        <w:rPr>
          <w:rFonts w:ascii="Aptos" w:eastAsia="Aptos" w:hAnsi="Aptos" w:cs="Aptos"/>
          <w:lang w:val="en-US"/>
        </w:rPr>
      </w:pPr>
    </w:p>
    <w:p w14:paraId="44111BE7" w14:textId="77777777" w:rsidR="000D1821" w:rsidRDefault="000D1821" w:rsidP="00C43FF7">
      <w:pPr>
        <w:spacing w:line="257" w:lineRule="auto"/>
        <w:rPr>
          <w:rFonts w:ascii="Aptos" w:eastAsia="Aptos" w:hAnsi="Aptos" w:cs="Aptos"/>
          <w:lang w:val="en-US"/>
        </w:rPr>
      </w:pPr>
    </w:p>
    <w:p w14:paraId="3E5E12ED" w14:textId="77777777" w:rsidR="000D1821" w:rsidRPr="00C43FF7" w:rsidRDefault="000D1821" w:rsidP="00C43FF7">
      <w:pPr>
        <w:spacing w:line="257" w:lineRule="auto"/>
        <w:rPr>
          <w:rFonts w:ascii="Aptos" w:eastAsia="Aptos" w:hAnsi="Aptos" w:cs="Aptos"/>
          <w:lang w:val="en-US"/>
        </w:rPr>
      </w:pPr>
    </w:p>
    <w:p w14:paraId="645B2C36" w14:textId="6C12619E" w:rsidR="7798DCFD" w:rsidRDefault="7798DCFD" w:rsidP="2B71DCD2">
      <w:pPr>
        <w:pStyle w:val="ListParagraph"/>
        <w:numPr>
          <w:ilvl w:val="0"/>
          <w:numId w:val="1"/>
        </w:numPr>
        <w:spacing w:line="257" w:lineRule="auto"/>
        <w:ind w:left="720"/>
        <w:rPr>
          <w:rFonts w:ascii="Aptos" w:eastAsia="Aptos" w:hAnsi="Aptos" w:cs="Aptos"/>
          <w:lang w:val="en-US"/>
        </w:rPr>
      </w:pPr>
      <w:r w:rsidRPr="2B71DCD2">
        <w:rPr>
          <w:rFonts w:ascii="Aptos" w:eastAsia="Aptos" w:hAnsi="Aptos" w:cs="Aptos"/>
          <w:lang w:val="en-US"/>
        </w:rPr>
        <w:t xml:space="preserve">Add a new row for inverted </w:t>
      </w:r>
      <w:proofErr w:type="gramStart"/>
      <w:r w:rsidRPr="2B71DCD2">
        <w:rPr>
          <w:rFonts w:ascii="Aptos" w:eastAsia="Aptos" w:hAnsi="Aptos" w:cs="Aptos"/>
          <w:lang w:val="en-US"/>
        </w:rPr>
        <w:t>number</w:t>
      </w:r>
      <w:proofErr w:type="gramEnd"/>
      <w:r w:rsidRPr="2B71DCD2">
        <w:rPr>
          <w:rFonts w:ascii="Aptos" w:eastAsia="Aptos" w:hAnsi="Aptos" w:cs="Aptos"/>
          <w:lang w:val="en-US"/>
        </w:rPr>
        <w:t xml:space="preserve"> and invert the numbers that need to be inverted</w:t>
      </w:r>
    </w:p>
    <w:p w14:paraId="537B5909" w14:textId="291E4BF1" w:rsidR="7798DCFD" w:rsidRDefault="7798DCFD" w:rsidP="2B71DCD2">
      <w:pPr>
        <w:pStyle w:val="ListParagraph"/>
        <w:numPr>
          <w:ilvl w:val="1"/>
          <w:numId w:val="1"/>
        </w:numPr>
        <w:spacing w:line="257" w:lineRule="auto"/>
        <w:ind w:left="1440"/>
        <w:rPr>
          <w:rFonts w:ascii="Aptos" w:eastAsia="Aptos" w:hAnsi="Aptos" w:cs="Aptos"/>
          <w:lang w:val="en-US"/>
        </w:rPr>
      </w:pPr>
      <w:r w:rsidRPr="2B71DCD2">
        <w:rPr>
          <w:rFonts w:ascii="Aptos" w:eastAsia="Aptos" w:hAnsi="Aptos" w:cs="Aptos"/>
          <w:lang w:val="en-US"/>
        </w:rPr>
        <w:t>Transportation</w:t>
      </w:r>
    </w:p>
    <w:p w14:paraId="38317B0C" w14:textId="518B0765" w:rsidR="7798DCFD" w:rsidRDefault="7798DCFD" w:rsidP="2B71DCD2">
      <w:pPr>
        <w:pStyle w:val="ListParagraph"/>
        <w:numPr>
          <w:ilvl w:val="1"/>
          <w:numId w:val="1"/>
        </w:numPr>
        <w:spacing w:line="257" w:lineRule="auto"/>
        <w:ind w:left="1440"/>
        <w:rPr>
          <w:rFonts w:ascii="Aptos" w:eastAsia="Aptos" w:hAnsi="Aptos" w:cs="Aptos"/>
          <w:lang w:val="en-US"/>
        </w:rPr>
      </w:pPr>
      <w:r w:rsidRPr="2B71DCD2">
        <w:rPr>
          <w:rFonts w:ascii="Aptos" w:eastAsia="Aptos" w:hAnsi="Aptos" w:cs="Aptos"/>
          <w:lang w:val="en-US"/>
        </w:rPr>
        <w:t>SMP?</w:t>
      </w:r>
    </w:p>
    <w:p w14:paraId="2A368D7A" w14:textId="27E5938B" w:rsidR="7798DCFD" w:rsidRDefault="7798DCFD" w:rsidP="2B71DCD2">
      <w:pPr>
        <w:pStyle w:val="ListParagraph"/>
        <w:numPr>
          <w:ilvl w:val="1"/>
          <w:numId w:val="1"/>
        </w:numPr>
        <w:spacing w:line="257" w:lineRule="auto"/>
        <w:ind w:left="1440"/>
        <w:rPr>
          <w:rFonts w:ascii="Aptos" w:eastAsia="Aptos" w:hAnsi="Aptos" w:cs="Aptos"/>
          <w:lang w:val="en-US"/>
        </w:rPr>
      </w:pPr>
      <w:r w:rsidRPr="2B71DCD2">
        <w:rPr>
          <w:rFonts w:ascii="Aptos" w:eastAsia="Aptos" w:hAnsi="Aptos" w:cs="Aptos"/>
          <w:lang w:val="en-US"/>
        </w:rPr>
        <w:t xml:space="preserve">Google sheet </w:t>
      </w:r>
      <w:proofErr w:type="spellStart"/>
      <w:r w:rsidRPr="2B71DCD2">
        <w:rPr>
          <w:rFonts w:ascii="Aptos" w:eastAsia="Aptos" w:hAnsi="Aptos" w:cs="Aptos"/>
          <w:lang w:val="en-US"/>
        </w:rPr>
        <w:t>formule</w:t>
      </w:r>
      <w:proofErr w:type="spellEnd"/>
      <w:r w:rsidRPr="2B71DCD2">
        <w:rPr>
          <w:rFonts w:ascii="Aptos" w:eastAsia="Aptos" w:hAnsi="Aptos" w:cs="Aptos"/>
          <w:lang w:val="en-US"/>
        </w:rPr>
        <w:t xml:space="preserve"> =8 – [target box]</w:t>
      </w:r>
    </w:p>
    <w:p w14:paraId="15236971" w14:textId="57370549" w:rsidR="7798DCFD" w:rsidRDefault="7798DCFD" w:rsidP="2B71DCD2">
      <w:pPr>
        <w:pStyle w:val="ListParagraph"/>
        <w:numPr>
          <w:ilvl w:val="0"/>
          <w:numId w:val="1"/>
        </w:numPr>
        <w:spacing w:line="257" w:lineRule="auto"/>
        <w:ind w:left="720"/>
        <w:rPr>
          <w:rFonts w:ascii="Aptos" w:eastAsia="Aptos" w:hAnsi="Aptos" w:cs="Aptos"/>
          <w:lang w:val="en-US"/>
        </w:rPr>
      </w:pPr>
      <w:proofErr w:type="gramStart"/>
      <w:r w:rsidRPr="2B71DCD2">
        <w:rPr>
          <w:rFonts w:ascii="Aptos" w:eastAsia="Aptos" w:hAnsi="Aptos" w:cs="Aptos"/>
          <w:lang w:val="en-US"/>
        </w:rPr>
        <w:t>Download</w:t>
      </w:r>
      <w:proofErr w:type="gramEnd"/>
      <w:r w:rsidRPr="2B71DCD2">
        <w:rPr>
          <w:rFonts w:ascii="Aptos" w:eastAsia="Aptos" w:hAnsi="Aptos" w:cs="Aptos"/>
          <w:lang w:val="en-US"/>
        </w:rPr>
        <w:t xml:space="preserve"> google sheets</w:t>
      </w:r>
    </w:p>
    <w:p w14:paraId="24368438" w14:textId="1BB0D786" w:rsidR="7798DCFD" w:rsidRDefault="7798DCFD" w:rsidP="2B71DCD2">
      <w:pPr>
        <w:pStyle w:val="ListParagraph"/>
        <w:numPr>
          <w:ilvl w:val="0"/>
          <w:numId w:val="1"/>
        </w:numPr>
        <w:spacing w:line="257" w:lineRule="auto"/>
        <w:ind w:left="720"/>
        <w:rPr>
          <w:rFonts w:ascii="Aptos" w:eastAsia="Aptos" w:hAnsi="Aptos" w:cs="Aptos"/>
          <w:lang w:val="en-US"/>
        </w:rPr>
      </w:pPr>
      <w:r w:rsidRPr="2B71DCD2">
        <w:rPr>
          <w:rFonts w:ascii="Aptos" w:eastAsia="Aptos" w:hAnsi="Aptos" w:cs="Aptos"/>
          <w:lang w:val="en-US"/>
        </w:rPr>
        <w:t>Remove all sheets except Clean Data</w:t>
      </w:r>
    </w:p>
    <w:p w14:paraId="0BBFD9EA" w14:textId="74102CCA" w:rsidR="2B71DCD2" w:rsidRDefault="2B71DCD2" w:rsidP="2B71DCD2">
      <w:pPr>
        <w:rPr>
          <w:lang w:val="en-US"/>
        </w:rPr>
      </w:pPr>
    </w:p>
    <w:p w14:paraId="03E62B65" w14:textId="05AB231F" w:rsidR="2B71DCD2" w:rsidRDefault="2B71DCD2" w:rsidP="2B71DCD2">
      <w:pPr>
        <w:rPr>
          <w:lang w:val="en-US"/>
        </w:rPr>
      </w:pPr>
    </w:p>
    <w:p w14:paraId="1E5D28F4" w14:textId="77777777" w:rsidR="006F414B" w:rsidRDefault="006F414B">
      <w:pPr>
        <w:rPr>
          <w:b/>
          <w:sz w:val="36"/>
          <w:szCs w:val="36"/>
          <w:lang w:val="en-US"/>
        </w:rPr>
      </w:pPr>
      <w:r>
        <w:rPr>
          <w:lang w:val="en-US"/>
        </w:rPr>
        <w:br w:type="page"/>
      </w:r>
    </w:p>
    <w:p w14:paraId="087C278A" w14:textId="334AAEF3" w:rsidR="006F414B" w:rsidRPr="00416FA9" w:rsidRDefault="006F414B" w:rsidP="006F414B">
      <w:pPr>
        <w:pStyle w:val="Heading1"/>
        <w:rPr>
          <w:lang w:val="en-US"/>
        </w:rPr>
      </w:pPr>
      <w:bookmarkStart w:id="405" w:name="_Toc197521854"/>
      <w:r w:rsidRPr="00416FA9">
        <w:rPr>
          <w:lang w:val="en-US"/>
        </w:rPr>
        <w:lastRenderedPageBreak/>
        <w:t xml:space="preserve">Appendix </w:t>
      </w:r>
      <w:r w:rsidR="009A7F1A">
        <w:rPr>
          <w:lang w:val="en-US"/>
        </w:rPr>
        <w:t>N</w:t>
      </w:r>
      <w:r w:rsidRPr="00416FA9">
        <w:rPr>
          <w:lang w:val="en-US"/>
        </w:rPr>
        <w:t xml:space="preserve">: </w:t>
      </w:r>
      <w:proofErr w:type="gramStart"/>
      <w:r w:rsidRPr="00416FA9">
        <w:rPr>
          <w:lang w:val="en-US"/>
        </w:rPr>
        <w:t>Two week</w:t>
      </w:r>
      <w:proofErr w:type="gramEnd"/>
      <w:r w:rsidRPr="00416FA9">
        <w:rPr>
          <w:lang w:val="en-US"/>
        </w:rPr>
        <w:t xml:space="preserve"> later script</w:t>
      </w:r>
      <w:bookmarkEnd w:id="405"/>
    </w:p>
    <w:p w14:paraId="1E059E98"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185ABC"/>
          <w:sz w:val="20"/>
          <w:szCs w:val="20"/>
          <w:lang w:val="en-US"/>
        </w:rPr>
        <w:t>function</w:t>
      </w:r>
      <w:r w:rsidRPr="00416FA9">
        <w:rPr>
          <w:rFonts w:ascii="Roboto Mono" w:eastAsia="Roboto Mono" w:hAnsi="Roboto Mono" w:cs="Roboto Mono"/>
          <w:color w:val="3C4043"/>
          <w:sz w:val="20"/>
          <w:szCs w:val="20"/>
          <w:lang w:val="en-US"/>
        </w:rPr>
        <w:t xml:space="preserve"> </w:t>
      </w:r>
      <w:proofErr w:type="spellStart"/>
      <w:proofErr w:type="gramStart"/>
      <w:r w:rsidRPr="00416FA9">
        <w:rPr>
          <w:rFonts w:ascii="Roboto Mono" w:eastAsia="Roboto Mono" w:hAnsi="Roboto Mono" w:cs="Roboto Mono"/>
          <w:color w:val="202124"/>
          <w:sz w:val="20"/>
          <w:szCs w:val="20"/>
          <w:lang w:val="en-US"/>
        </w:rPr>
        <w:t>sendFollowUpEmails</w:t>
      </w:r>
      <w:proofErr w:type="spellEnd"/>
      <w:r w:rsidRPr="00416FA9">
        <w:rPr>
          <w:rFonts w:ascii="Roboto Mono" w:eastAsia="Roboto Mono" w:hAnsi="Roboto Mono" w:cs="Roboto Mono"/>
          <w:color w:val="3C4043"/>
          <w:sz w:val="20"/>
          <w:szCs w:val="20"/>
          <w:lang w:val="en-US"/>
        </w:rPr>
        <w:t>(</w:t>
      </w:r>
      <w:proofErr w:type="gramEnd"/>
      <w:r w:rsidRPr="00416FA9">
        <w:rPr>
          <w:rFonts w:ascii="Roboto Mono" w:eastAsia="Roboto Mono" w:hAnsi="Roboto Mono" w:cs="Roboto Mono"/>
          <w:color w:val="3C4043"/>
          <w:sz w:val="20"/>
          <w:szCs w:val="20"/>
          <w:lang w:val="en-US"/>
        </w:rPr>
        <w:t>) {</w:t>
      </w:r>
    </w:p>
    <w:p w14:paraId="58A1EF4E"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sheet</w:t>
      </w:r>
      <w:r w:rsidRPr="00416FA9">
        <w:rPr>
          <w:rFonts w:ascii="Roboto Mono" w:eastAsia="Roboto Mono" w:hAnsi="Roboto Mono" w:cs="Roboto Mono"/>
          <w:color w:val="3C4043"/>
          <w:sz w:val="20"/>
          <w:szCs w:val="20"/>
          <w:lang w:val="en-US"/>
        </w:rPr>
        <w:t xml:space="preserve"> = </w:t>
      </w:r>
      <w:proofErr w:type="spellStart"/>
      <w:r w:rsidRPr="00416FA9">
        <w:rPr>
          <w:rFonts w:ascii="Roboto Mono" w:eastAsia="Roboto Mono" w:hAnsi="Roboto Mono" w:cs="Roboto Mono"/>
          <w:color w:val="C92786"/>
          <w:sz w:val="20"/>
          <w:szCs w:val="20"/>
          <w:lang w:val="en-US"/>
        </w:rPr>
        <w:t>SpreadsheetApp</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getActiveSpreadsheet</w:t>
      </w:r>
      <w:proofErr w:type="spell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getActiveSheet</w:t>
      </w:r>
      <w:proofErr w:type="spellEnd"/>
      <w:proofErr w:type="gram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gramEnd"/>
    </w:p>
    <w:p w14:paraId="5766651E"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data</w:t>
      </w:r>
      <w:r w:rsidRPr="00416FA9">
        <w:rPr>
          <w:rFonts w:ascii="Roboto Mono" w:eastAsia="Roboto Mono" w:hAnsi="Roboto Mono" w:cs="Roboto Mono"/>
          <w:color w:val="3C4043"/>
          <w:sz w:val="20"/>
          <w:szCs w:val="20"/>
          <w:lang w:val="en-US"/>
        </w:rPr>
        <w:t xml:space="preserve"> = </w:t>
      </w:r>
      <w:proofErr w:type="spellStart"/>
      <w:proofErr w:type="gramStart"/>
      <w:r w:rsidRPr="00416FA9">
        <w:rPr>
          <w:rFonts w:ascii="Roboto Mono" w:eastAsia="Roboto Mono" w:hAnsi="Roboto Mono" w:cs="Roboto Mono"/>
          <w:color w:val="202124"/>
          <w:sz w:val="20"/>
          <w:szCs w:val="20"/>
          <w:lang w:val="en-US"/>
        </w:rPr>
        <w:t>sheet</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getDataRange</w:t>
      </w:r>
      <w:proofErr w:type="spellEnd"/>
      <w:proofErr w:type="gram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getValues</w:t>
      </w:r>
      <w:proofErr w:type="spellEnd"/>
      <w:proofErr w:type="gramEnd"/>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Get all data from the sheet</w:t>
      </w:r>
    </w:p>
    <w:p w14:paraId="0E420B50"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today</w:t>
      </w:r>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185ABC"/>
          <w:sz w:val="20"/>
          <w:szCs w:val="20"/>
          <w:lang w:val="en-US"/>
        </w:rPr>
        <w:t>new</w:t>
      </w:r>
      <w:r w:rsidRPr="00416FA9">
        <w:rPr>
          <w:rFonts w:ascii="Roboto Mono" w:eastAsia="Roboto Mono" w:hAnsi="Roboto Mono" w:cs="Roboto Mono"/>
          <w:color w:val="3C4043"/>
          <w:sz w:val="20"/>
          <w:szCs w:val="20"/>
          <w:lang w:val="en-US"/>
        </w:rPr>
        <w:t xml:space="preserve"> </w:t>
      </w:r>
      <w:proofErr w:type="gramStart"/>
      <w:r w:rsidRPr="00416FA9">
        <w:rPr>
          <w:rFonts w:ascii="Roboto Mono" w:eastAsia="Roboto Mono" w:hAnsi="Roboto Mono" w:cs="Roboto Mono"/>
          <w:color w:val="C92786"/>
          <w:sz w:val="20"/>
          <w:szCs w:val="20"/>
          <w:lang w:val="en-US"/>
        </w:rPr>
        <w:t>Date</w:t>
      </w:r>
      <w:r w:rsidRPr="00416FA9">
        <w:rPr>
          <w:rFonts w:ascii="Roboto Mono" w:eastAsia="Roboto Mono" w:hAnsi="Roboto Mono" w:cs="Roboto Mono"/>
          <w:color w:val="3C4043"/>
          <w:sz w:val="20"/>
          <w:szCs w:val="20"/>
          <w:lang w:val="en-US"/>
        </w:rPr>
        <w:t>();</w:t>
      </w:r>
      <w:proofErr w:type="gramEnd"/>
    </w:p>
    <w:p w14:paraId="16B8C69E"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p>
    <w:p w14:paraId="49A86AF9"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emailColumn</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3</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Column with email addresses (adjust if necessary)</w:t>
      </w:r>
    </w:p>
    <w:p w14:paraId="5D1CA88C"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dateColumn</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1</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Column with "Date Added"</w:t>
      </w:r>
    </w:p>
    <w:p w14:paraId="2F7AF7C0"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followUpColumn</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68</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Column with "Follow-Up Sent" status, Column BP</w:t>
      </w:r>
    </w:p>
    <w:p w14:paraId="1B7F4204"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formLink</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B31412"/>
          <w:sz w:val="20"/>
          <w:szCs w:val="20"/>
          <w:lang w:val="en-US"/>
        </w:rPr>
        <w:t>"https://forms.gle/RL6cKaCch66hghq99"</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Replace with your new form link</w:t>
      </w:r>
    </w:p>
    <w:p w14:paraId="7C144EF1"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p>
    <w:p w14:paraId="32257C4C"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for</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i</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1</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i</w:t>
      </w:r>
      <w:proofErr w:type="spellEnd"/>
      <w:r w:rsidRPr="00416FA9">
        <w:rPr>
          <w:rFonts w:ascii="Roboto Mono" w:eastAsia="Roboto Mono" w:hAnsi="Roboto Mono" w:cs="Roboto Mono"/>
          <w:color w:val="3C4043"/>
          <w:sz w:val="20"/>
          <w:szCs w:val="20"/>
          <w:lang w:val="en-US"/>
        </w:rPr>
        <w:t xml:space="preserve"> &lt; </w:t>
      </w:r>
      <w:proofErr w:type="spellStart"/>
      <w:proofErr w:type="gramStart"/>
      <w:r w:rsidRPr="00416FA9">
        <w:rPr>
          <w:rFonts w:ascii="Roboto Mono" w:eastAsia="Roboto Mono" w:hAnsi="Roboto Mono" w:cs="Roboto Mono"/>
          <w:color w:val="202124"/>
          <w:sz w:val="20"/>
          <w:szCs w:val="20"/>
          <w:lang w:val="en-US"/>
        </w:rPr>
        <w:t>data</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length</w:t>
      </w:r>
      <w:proofErr w:type="spellEnd"/>
      <w:proofErr w:type="gramEnd"/>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i</w:t>
      </w:r>
      <w:proofErr w:type="spellEnd"/>
      <w:r w:rsidRPr="00416FA9">
        <w:rPr>
          <w:rFonts w:ascii="Roboto Mono" w:eastAsia="Roboto Mono" w:hAnsi="Roboto Mono" w:cs="Roboto Mono"/>
          <w:color w:val="3C4043"/>
          <w:sz w:val="20"/>
          <w:szCs w:val="20"/>
          <w:lang w:val="en-US"/>
        </w:rPr>
        <w:t>+</w:t>
      </w:r>
      <w:proofErr w:type="gramStart"/>
      <w:r w:rsidRPr="00416FA9">
        <w:rPr>
          <w:rFonts w:ascii="Roboto Mono" w:eastAsia="Roboto Mono" w:hAnsi="Roboto Mono" w:cs="Roboto Mono"/>
          <w:color w:val="3C4043"/>
          <w:sz w:val="20"/>
          <w:szCs w:val="20"/>
          <w:lang w:val="en-US"/>
        </w:rPr>
        <w:t>+) {</w:t>
      </w:r>
      <w:proofErr w:type="gramEnd"/>
    </w:p>
    <w:p w14:paraId="631E361D" w14:textId="75512761" w:rsidR="006F414B" w:rsidRPr="00416FA9" w:rsidRDefault="3EF9032A" w:rsidP="006F414B">
      <w:pPr>
        <w:shd w:val="clear" w:color="auto" w:fill="F8F9FA"/>
        <w:spacing w:line="324" w:lineRule="auto"/>
        <w:rPr>
          <w:rFonts w:ascii="Roboto Mono" w:eastAsia="Roboto Mono" w:hAnsi="Roboto Mono" w:cs="Roboto Mono"/>
          <w:color w:val="3C4043"/>
          <w:sz w:val="20"/>
          <w:szCs w:val="20"/>
          <w:lang w:val="en-US"/>
        </w:rPr>
      </w:pPr>
      <w:r w:rsidRPr="5E16132D">
        <w:rPr>
          <w:rFonts w:ascii="Roboto Mono" w:eastAsia="Roboto Mono" w:hAnsi="Roboto Mono" w:cs="Roboto Mono"/>
          <w:color w:val="3C4043"/>
          <w:sz w:val="20"/>
          <w:szCs w:val="20"/>
          <w:lang w:val="en-US"/>
        </w:rPr>
        <w:t xml:space="preserve">    </w:t>
      </w:r>
      <w:r w:rsidRPr="5E16132D">
        <w:rPr>
          <w:rFonts w:ascii="Roboto Mono" w:eastAsia="Roboto Mono" w:hAnsi="Roboto Mono" w:cs="Roboto Mono"/>
          <w:color w:val="185ABC"/>
          <w:sz w:val="20"/>
          <w:szCs w:val="20"/>
          <w:lang w:val="en-US"/>
        </w:rPr>
        <w:t>var</w:t>
      </w:r>
      <w:r w:rsidRPr="5E16132D">
        <w:rPr>
          <w:rFonts w:ascii="Roboto Mono" w:eastAsia="Roboto Mono" w:hAnsi="Roboto Mono" w:cs="Roboto Mono"/>
          <w:color w:val="3C4043"/>
          <w:sz w:val="20"/>
          <w:szCs w:val="20"/>
          <w:lang w:val="en-US"/>
        </w:rPr>
        <w:t xml:space="preserve"> </w:t>
      </w:r>
      <w:r w:rsidRPr="5E16132D">
        <w:rPr>
          <w:rFonts w:ascii="Roboto Mono" w:eastAsia="Roboto Mono" w:hAnsi="Roboto Mono" w:cs="Roboto Mono"/>
          <w:color w:val="202124"/>
          <w:sz w:val="20"/>
          <w:szCs w:val="20"/>
          <w:lang w:val="en-US"/>
        </w:rPr>
        <w:t>email</w:t>
      </w:r>
      <w:r w:rsidRPr="5E16132D">
        <w:rPr>
          <w:rFonts w:ascii="Roboto Mono" w:eastAsia="Roboto Mono" w:hAnsi="Roboto Mono" w:cs="Roboto Mono"/>
          <w:color w:val="3C4043"/>
          <w:sz w:val="20"/>
          <w:szCs w:val="20"/>
          <w:lang w:val="en-US"/>
        </w:rPr>
        <w:t xml:space="preserve"> = </w:t>
      </w:r>
      <w:r w:rsidRPr="5E16132D">
        <w:rPr>
          <w:rFonts w:ascii="Roboto Mono" w:eastAsia="Roboto Mono" w:hAnsi="Roboto Mono" w:cs="Roboto Mono"/>
          <w:color w:val="202124"/>
          <w:sz w:val="20"/>
          <w:szCs w:val="20"/>
          <w:lang w:val="en-US"/>
        </w:rPr>
        <w:t>data</w:t>
      </w:r>
      <w:r w:rsidRPr="5E16132D">
        <w:rPr>
          <w:rFonts w:ascii="Roboto Mono" w:eastAsia="Roboto Mono" w:hAnsi="Roboto Mono" w:cs="Roboto Mono"/>
          <w:color w:val="3C4043"/>
          <w:sz w:val="20"/>
          <w:szCs w:val="20"/>
          <w:lang w:val="en-US"/>
        </w:rPr>
        <w:t>[</w:t>
      </w:r>
      <w:proofErr w:type="spellStart"/>
      <w:r w:rsidRPr="5E16132D">
        <w:rPr>
          <w:rFonts w:ascii="Roboto Mono" w:eastAsia="Roboto Mono" w:hAnsi="Roboto Mono" w:cs="Roboto Mono"/>
          <w:color w:val="202124"/>
          <w:sz w:val="20"/>
          <w:szCs w:val="20"/>
          <w:lang w:val="en-US"/>
        </w:rPr>
        <w:t>i</w:t>
      </w:r>
      <w:proofErr w:type="spellEnd"/>
      <w:proofErr w:type="gramStart"/>
      <w:r w:rsidRPr="5E16132D">
        <w:rPr>
          <w:rFonts w:ascii="Roboto Mono" w:eastAsia="Roboto Mono" w:hAnsi="Roboto Mono" w:cs="Roboto Mono"/>
          <w:color w:val="3C4043"/>
          <w:sz w:val="20"/>
          <w:szCs w:val="20"/>
          <w:lang w:val="en-US"/>
        </w:rPr>
        <w:t>][</w:t>
      </w:r>
      <w:proofErr w:type="spellStart"/>
      <w:proofErr w:type="gramEnd"/>
      <w:r w:rsidRPr="5E16132D">
        <w:rPr>
          <w:rFonts w:ascii="Roboto Mono" w:eastAsia="Roboto Mono" w:hAnsi="Roboto Mono" w:cs="Roboto Mono"/>
          <w:color w:val="202124"/>
          <w:sz w:val="20"/>
          <w:szCs w:val="20"/>
          <w:lang w:val="en-US"/>
        </w:rPr>
        <w:t>emailColumn</w:t>
      </w:r>
      <w:proofErr w:type="spellEnd"/>
      <w:r w:rsidRPr="5E16132D">
        <w:rPr>
          <w:rFonts w:ascii="Roboto Mono" w:eastAsia="Roboto Mono" w:hAnsi="Roboto Mono" w:cs="Roboto Mono"/>
          <w:color w:val="3C4043"/>
          <w:sz w:val="20"/>
          <w:szCs w:val="20"/>
          <w:lang w:val="en-US"/>
        </w:rPr>
        <w:t xml:space="preserve"> - </w:t>
      </w:r>
      <w:r w:rsidRPr="5E16132D">
        <w:rPr>
          <w:rFonts w:ascii="Roboto Mono" w:eastAsia="Roboto Mono" w:hAnsi="Roboto Mono" w:cs="Roboto Mono"/>
          <w:color w:val="098591"/>
          <w:sz w:val="20"/>
          <w:szCs w:val="20"/>
          <w:lang w:val="en-US"/>
        </w:rPr>
        <w:t>1</w:t>
      </w:r>
      <w:proofErr w:type="gramStart"/>
      <w:r w:rsidRPr="5E16132D">
        <w:rPr>
          <w:rFonts w:ascii="Roboto Mono" w:eastAsia="Roboto Mono" w:hAnsi="Roboto Mono" w:cs="Roboto Mono"/>
          <w:color w:val="3C4043"/>
          <w:sz w:val="20"/>
          <w:szCs w:val="20"/>
          <w:lang w:val="en-US"/>
        </w:rPr>
        <w:t>];</w:t>
      </w:r>
      <w:proofErr w:type="gramEnd"/>
    </w:p>
    <w:p w14:paraId="190EF3D1" w14:textId="6187BABD" w:rsidR="006F414B" w:rsidRPr="00416FA9" w:rsidRDefault="3EF9032A" w:rsidP="006F414B">
      <w:pPr>
        <w:shd w:val="clear" w:color="auto" w:fill="F8F9FA"/>
        <w:spacing w:line="324" w:lineRule="auto"/>
        <w:rPr>
          <w:rFonts w:ascii="Roboto Mono" w:eastAsia="Roboto Mono" w:hAnsi="Roboto Mono" w:cs="Roboto Mono"/>
          <w:color w:val="3C4043"/>
          <w:sz w:val="20"/>
          <w:szCs w:val="20"/>
          <w:lang w:val="en-US"/>
        </w:rPr>
      </w:pPr>
      <w:r w:rsidRPr="5E16132D">
        <w:rPr>
          <w:rFonts w:ascii="Roboto Mono" w:eastAsia="Roboto Mono" w:hAnsi="Roboto Mono" w:cs="Roboto Mono"/>
          <w:color w:val="3C4043"/>
          <w:sz w:val="20"/>
          <w:szCs w:val="20"/>
          <w:lang w:val="en-US"/>
        </w:rPr>
        <w:t xml:space="preserve">    </w:t>
      </w:r>
      <w:r w:rsidRPr="5E16132D">
        <w:rPr>
          <w:rFonts w:ascii="Roboto Mono" w:eastAsia="Roboto Mono" w:hAnsi="Roboto Mono" w:cs="Roboto Mono"/>
          <w:color w:val="185ABC"/>
          <w:sz w:val="20"/>
          <w:szCs w:val="20"/>
          <w:lang w:val="en-US"/>
        </w:rPr>
        <w:t>var</w:t>
      </w:r>
      <w:r w:rsidRPr="5E16132D">
        <w:rPr>
          <w:rFonts w:ascii="Roboto Mono" w:eastAsia="Roboto Mono" w:hAnsi="Roboto Mono" w:cs="Roboto Mono"/>
          <w:color w:val="3C4043"/>
          <w:sz w:val="20"/>
          <w:szCs w:val="20"/>
          <w:lang w:val="en-US"/>
        </w:rPr>
        <w:t xml:space="preserve"> </w:t>
      </w:r>
      <w:proofErr w:type="spellStart"/>
      <w:r w:rsidRPr="5E16132D">
        <w:rPr>
          <w:rFonts w:ascii="Roboto Mono" w:eastAsia="Roboto Mono" w:hAnsi="Roboto Mono" w:cs="Roboto Mono"/>
          <w:color w:val="202124"/>
          <w:sz w:val="20"/>
          <w:szCs w:val="20"/>
          <w:lang w:val="en-US"/>
        </w:rPr>
        <w:t>dateAdded</w:t>
      </w:r>
      <w:proofErr w:type="spellEnd"/>
      <w:r w:rsidRPr="5E16132D">
        <w:rPr>
          <w:rFonts w:ascii="Roboto Mono" w:eastAsia="Roboto Mono" w:hAnsi="Roboto Mono" w:cs="Roboto Mono"/>
          <w:color w:val="3C4043"/>
          <w:sz w:val="20"/>
          <w:szCs w:val="20"/>
          <w:lang w:val="en-US"/>
        </w:rPr>
        <w:t xml:space="preserve"> = </w:t>
      </w:r>
      <w:r w:rsidRPr="5E16132D">
        <w:rPr>
          <w:rFonts w:ascii="Roboto Mono" w:eastAsia="Roboto Mono" w:hAnsi="Roboto Mono" w:cs="Roboto Mono"/>
          <w:color w:val="202124"/>
          <w:sz w:val="20"/>
          <w:szCs w:val="20"/>
          <w:lang w:val="en-US"/>
        </w:rPr>
        <w:t>data</w:t>
      </w:r>
      <w:r w:rsidRPr="5E16132D">
        <w:rPr>
          <w:rFonts w:ascii="Roboto Mono" w:eastAsia="Roboto Mono" w:hAnsi="Roboto Mono" w:cs="Roboto Mono"/>
          <w:color w:val="3C4043"/>
          <w:sz w:val="20"/>
          <w:szCs w:val="20"/>
          <w:lang w:val="en-US"/>
        </w:rPr>
        <w:t>[</w:t>
      </w:r>
      <w:proofErr w:type="spellStart"/>
      <w:r w:rsidRPr="5E16132D">
        <w:rPr>
          <w:rFonts w:ascii="Roboto Mono" w:eastAsia="Roboto Mono" w:hAnsi="Roboto Mono" w:cs="Roboto Mono"/>
          <w:color w:val="202124"/>
          <w:sz w:val="20"/>
          <w:szCs w:val="20"/>
          <w:lang w:val="en-US"/>
        </w:rPr>
        <w:t>i</w:t>
      </w:r>
      <w:proofErr w:type="spellEnd"/>
      <w:proofErr w:type="gramStart"/>
      <w:r w:rsidRPr="5E16132D">
        <w:rPr>
          <w:rFonts w:ascii="Roboto Mono" w:eastAsia="Roboto Mono" w:hAnsi="Roboto Mono" w:cs="Roboto Mono"/>
          <w:color w:val="3C4043"/>
          <w:sz w:val="20"/>
          <w:szCs w:val="20"/>
          <w:lang w:val="en-US"/>
        </w:rPr>
        <w:t>][</w:t>
      </w:r>
      <w:proofErr w:type="spellStart"/>
      <w:proofErr w:type="gramEnd"/>
      <w:r w:rsidRPr="5E16132D">
        <w:rPr>
          <w:rFonts w:ascii="Roboto Mono" w:eastAsia="Roboto Mono" w:hAnsi="Roboto Mono" w:cs="Roboto Mono"/>
          <w:color w:val="202124"/>
          <w:sz w:val="20"/>
          <w:szCs w:val="20"/>
          <w:lang w:val="en-US"/>
        </w:rPr>
        <w:t>dateColumn</w:t>
      </w:r>
      <w:proofErr w:type="spellEnd"/>
      <w:r w:rsidRPr="5E16132D">
        <w:rPr>
          <w:rFonts w:ascii="Roboto Mono" w:eastAsia="Roboto Mono" w:hAnsi="Roboto Mono" w:cs="Roboto Mono"/>
          <w:color w:val="3C4043"/>
          <w:sz w:val="20"/>
          <w:szCs w:val="20"/>
          <w:lang w:val="en-US"/>
        </w:rPr>
        <w:t xml:space="preserve"> - </w:t>
      </w:r>
      <w:r w:rsidRPr="5E16132D">
        <w:rPr>
          <w:rFonts w:ascii="Roboto Mono" w:eastAsia="Roboto Mono" w:hAnsi="Roboto Mono" w:cs="Roboto Mono"/>
          <w:color w:val="098591"/>
          <w:sz w:val="20"/>
          <w:szCs w:val="20"/>
          <w:lang w:val="en-US"/>
        </w:rPr>
        <w:t>1</w:t>
      </w:r>
      <w:proofErr w:type="gramStart"/>
      <w:r w:rsidRPr="5E16132D">
        <w:rPr>
          <w:rFonts w:ascii="Roboto Mono" w:eastAsia="Roboto Mono" w:hAnsi="Roboto Mono" w:cs="Roboto Mono"/>
          <w:color w:val="3C4043"/>
          <w:sz w:val="20"/>
          <w:szCs w:val="20"/>
          <w:lang w:val="en-US"/>
        </w:rPr>
        <w:t>];</w:t>
      </w:r>
      <w:proofErr w:type="gramEnd"/>
    </w:p>
    <w:p w14:paraId="6DAC6760" w14:textId="7E35D198" w:rsidR="006F414B" w:rsidRPr="00416FA9" w:rsidRDefault="3EF9032A" w:rsidP="006F414B">
      <w:pPr>
        <w:shd w:val="clear" w:color="auto" w:fill="F8F9FA"/>
        <w:spacing w:line="324" w:lineRule="auto"/>
        <w:rPr>
          <w:rFonts w:ascii="Roboto Mono" w:eastAsia="Roboto Mono" w:hAnsi="Roboto Mono" w:cs="Roboto Mono"/>
          <w:color w:val="3C4043"/>
          <w:sz w:val="20"/>
          <w:szCs w:val="20"/>
          <w:lang w:val="en-US"/>
        </w:rPr>
      </w:pPr>
      <w:r w:rsidRPr="5E16132D">
        <w:rPr>
          <w:rFonts w:ascii="Roboto Mono" w:eastAsia="Roboto Mono" w:hAnsi="Roboto Mono" w:cs="Roboto Mono"/>
          <w:color w:val="3C4043"/>
          <w:sz w:val="20"/>
          <w:szCs w:val="20"/>
          <w:lang w:val="en-US"/>
        </w:rPr>
        <w:t xml:space="preserve">    </w:t>
      </w:r>
      <w:r w:rsidRPr="5E16132D">
        <w:rPr>
          <w:rFonts w:ascii="Roboto Mono" w:eastAsia="Roboto Mono" w:hAnsi="Roboto Mono" w:cs="Roboto Mono"/>
          <w:color w:val="185ABC"/>
          <w:sz w:val="20"/>
          <w:szCs w:val="20"/>
          <w:lang w:val="en-US"/>
        </w:rPr>
        <w:t>var</w:t>
      </w:r>
      <w:r w:rsidRPr="5E16132D">
        <w:rPr>
          <w:rFonts w:ascii="Roboto Mono" w:eastAsia="Roboto Mono" w:hAnsi="Roboto Mono" w:cs="Roboto Mono"/>
          <w:color w:val="3C4043"/>
          <w:sz w:val="20"/>
          <w:szCs w:val="20"/>
          <w:lang w:val="en-US"/>
        </w:rPr>
        <w:t xml:space="preserve"> </w:t>
      </w:r>
      <w:proofErr w:type="spellStart"/>
      <w:r w:rsidRPr="5E16132D">
        <w:rPr>
          <w:rFonts w:ascii="Roboto Mono" w:eastAsia="Roboto Mono" w:hAnsi="Roboto Mono" w:cs="Roboto Mono"/>
          <w:color w:val="202124"/>
          <w:sz w:val="20"/>
          <w:szCs w:val="20"/>
          <w:lang w:val="en-US"/>
        </w:rPr>
        <w:t>followUpSent</w:t>
      </w:r>
      <w:proofErr w:type="spellEnd"/>
      <w:r w:rsidRPr="5E16132D">
        <w:rPr>
          <w:rFonts w:ascii="Roboto Mono" w:eastAsia="Roboto Mono" w:hAnsi="Roboto Mono" w:cs="Roboto Mono"/>
          <w:color w:val="3C4043"/>
          <w:sz w:val="20"/>
          <w:szCs w:val="20"/>
          <w:lang w:val="en-US"/>
        </w:rPr>
        <w:t xml:space="preserve"> = </w:t>
      </w:r>
      <w:r w:rsidRPr="5E16132D">
        <w:rPr>
          <w:rFonts w:ascii="Roboto Mono" w:eastAsia="Roboto Mono" w:hAnsi="Roboto Mono" w:cs="Roboto Mono"/>
          <w:color w:val="202124"/>
          <w:sz w:val="20"/>
          <w:szCs w:val="20"/>
          <w:lang w:val="en-US"/>
        </w:rPr>
        <w:t>data</w:t>
      </w:r>
      <w:r w:rsidRPr="5E16132D">
        <w:rPr>
          <w:rFonts w:ascii="Roboto Mono" w:eastAsia="Roboto Mono" w:hAnsi="Roboto Mono" w:cs="Roboto Mono"/>
          <w:color w:val="3C4043"/>
          <w:sz w:val="20"/>
          <w:szCs w:val="20"/>
          <w:lang w:val="en-US"/>
        </w:rPr>
        <w:t>[</w:t>
      </w:r>
      <w:proofErr w:type="spellStart"/>
      <w:r w:rsidRPr="5E16132D">
        <w:rPr>
          <w:rFonts w:ascii="Roboto Mono" w:eastAsia="Roboto Mono" w:hAnsi="Roboto Mono" w:cs="Roboto Mono"/>
          <w:color w:val="202124"/>
          <w:sz w:val="20"/>
          <w:szCs w:val="20"/>
          <w:lang w:val="en-US"/>
        </w:rPr>
        <w:t>i</w:t>
      </w:r>
      <w:proofErr w:type="spellEnd"/>
      <w:proofErr w:type="gramStart"/>
      <w:r w:rsidRPr="5E16132D">
        <w:rPr>
          <w:rFonts w:ascii="Roboto Mono" w:eastAsia="Roboto Mono" w:hAnsi="Roboto Mono" w:cs="Roboto Mono"/>
          <w:color w:val="3C4043"/>
          <w:sz w:val="20"/>
          <w:szCs w:val="20"/>
          <w:lang w:val="en-US"/>
        </w:rPr>
        <w:t>][</w:t>
      </w:r>
      <w:proofErr w:type="spellStart"/>
      <w:proofErr w:type="gramEnd"/>
      <w:r w:rsidRPr="5E16132D">
        <w:rPr>
          <w:rFonts w:ascii="Roboto Mono" w:eastAsia="Roboto Mono" w:hAnsi="Roboto Mono" w:cs="Roboto Mono"/>
          <w:color w:val="202124"/>
          <w:sz w:val="20"/>
          <w:szCs w:val="20"/>
          <w:lang w:val="en-US"/>
        </w:rPr>
        <w:t>followUpColumn</w:t>
      </w:r>
      <w:proofErr w:type="spellEnd"/>
      <w:r w:rsidRPr="5E16132D">
        <w:rPr>
          <w:rFonts w:ascii="Roboto Mono" w:eastAsia="Roboto Mono" w:hAnsi="Roboto Mono" w:cs="Roboto Mono"/>
          <w:color w:val="3C4043"/>
          <w:sz w:val="20"/>
          <w:szCs w:val="20"/>
          <w:lang w:val="en-US"/>
        </w:rPr>
        <w:t xml:space="preserve"> - </w:t>
      </w:r>
      <w:r w:rsidRPr="5E16132D">
        <w:rPr>
          <w:rFonts w:ascii="Roboto Mono" w:eastAsia="Roboto Mono" w:hAnsi="Roboto Mono" w:cs="Roboto Mono"/>
          <w:color w:val="098591"/>
          <w:sz w:val="20"/>
          <w:szCs w:val="20"/>
          <w:lang w:val="en-US"/>
        </w:rPr>
        <w:t>1</w:t>
      </w:r>
      <w:proofErr w:type="gramStart"/>
      <w:r w:rsidRPr="5E16132D">
        <w:rPr>
          <w:rFonts w:ascii="Roboto Mono" w:eastAsia="Roboto Mono" w:hAnsi="Roboto Mono" w:cs="Roboto Mono"/>
          <w:color w:val="3C4043"/>
          <w:sz w:val="20"/>
          <w:szCs w:val="20"/>
          <w:lang w:val="en-US"/>
        </w:rPr>
        <w:t>];</w:t>
      </w:r>
      <w:proofErr w:type="gramEnd"/>
    </w:p>
    <w:p w14:paraId="0A06AE89"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p>
    <w:p w14:paraId="3D627D89"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if</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email</w:t>
      </w:r>
      <w:r w:rsidRPr="00416FA9">
        <w:rPr>
          <w:rFonts w:ascii="Roboto Mono" w:eastAsia="Roboto Mono" w:hAnsi="Roboto Mono" w:cs="Roboto Mono"/>
          <w:color w:val="3C4043"/>
          <w:sz w:val="20"/>
          <w:szCs w:val="20"/>
          <w:lang w:val="en-US"/>
        </w:rPr>
        <w:t xml:space="preserve"> &amp;&amp; </w:t>
      </w:r>
      <w:proofErr w:type="spellStart"/>
      <w:r w:rsidRPr="00416FA9">
        <w:rPr>
          <w:rFonts w:ascii="Roboto Mono" w:eastAsia="Roboto Mono" w:hAnsi="Roboto Mono" w:cs="Roboto Mono"/>
          <w:color w:val="202124"/>
          <w:sz w:val="20"/>
          <w:szCs w:val="20"/>
          <w:lang w:val="en-US"/>
        </w:rPr>
        <w:t>dateAdded</w:t>
      </w:r>
      <w:proofErr w:type="spellEnd"/>
      <w:r w:rsidRPr="00416FA9">
        <w:rPr>
          <w:rFonts w:ascii="Roboto Mono" w:eastAsia="Roboto Mono" w:hAnsi="Roboto Mono" w:cs="Roboto Mono"/>
          <w:color w:val="3C4043"/>
          <w:sz w:val="20"/>
          <w:szCs w:val="20"/>
          <w:lang w:val="en-US"/>
        </w:rPr>
        <w:t xml:space="preserve"> &amp;</w:t>
      </w:r>
      <w:proofErr w:type="gramStart"/>
      <w:r w:rsidRPr="00416FA9">
        <w:rPr>
          <w:rFonts w:ascii="Roboto Mono" w:eastAsia="Roboto Mono" w:hAnsi="Roboto Mono" w:cs="Roboto Mono"/>
          <w:color w:val="3C4043"/>
          <w:sz w:val="20"/>
          <w:szCs w:val="20"/>
          <w:lang w:val="en-US"/>
        </w:rPr>
        <w:t>&amp; !</w:t>
      </w:r>
      <w:proofErr w:type="spellStart"/>
      <w:r w:rsidRPr="00416FA9">
        <w:rPr>
          <w:rFonts w:ascii="Roboto Mono" w:eastAsia="Roboto Mono" w:hAnsi="Roboto Mono" w:cs="Roboto Mono"/>
          <w:color w:val="202124"/>
          <w:sz w:val="20"/>
          <w:szCs w:val="20"/>
          <w:lang w:val="en-US"/>
        </w:rPr>
        <w:t>followUpSent</w:t>
      </w:r>
      <w:proofErr w:type="spellEnd"/>
      <w:proofErr w:type="gramEnd"/>
      <w:r w:rsidRPr="00416FA9">
        <w:rPr>
          <w:rFonts w:ascii="Roboto Mono" w:eastAsia="Roboto Mono" w:hAnsi="Roboto Mono" w:cs="Roboto Mono"/>
          <w:color w:val="3C4043"/>
          <w:sz w:val="20"/>
          <w:szCs w:val="20"/>
          <w:lang w:val="en-US"/>
        </w:rPr>
        <w:t>) {</w:t>
      </w:r>
    </w:p>
    <w:p w14:paraId="0676BA5A"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var</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timeDifference</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202124"/>
          <w:sz w:val="20"/>
          <w:szCs w:val="20"/>
          <w:lang w:val="en-US"/>
        </w:rPr>
        <w:t>today</w:t>
      </w:r>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185ABC"/>
          <w:sz w:val="20"/>
          <w:szCs w:val="20"/>
          <w:lang w:val="en-US"/>
        </w:rPr>
        <w:t>new</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C92786"/>
          <w:sz w:val="20"/>
          <w:szCs w:val="20"/>
          <w:lang w:val="en-US"/>
        </w:rPr>
        <w:t>Date</w:t>
      </w:r>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dateAdded</w:t>
      </w:r>
      <w:proofErr w:type="spellEnd"/>
      <w:r w:rsidRPr="00416FA9">
        <w:rPr>
          <w:rFonts w:ascii="Roboto Mono" w:eastAsia="Roboto Mono" w:hAnsi="Roboto Mono" w:cs="Roboto Mono"/>
          <w:color w:val="3C4043"/>
          <w:sz w:val="20"/>
          <w:szCs w:val="20"/>
          <w:lang w:val="en-US"/>
        </w:rPr>
        <w:t>)) / (</w:t>
      </w:r>
      <w:r w:rsidRPr="00416FA9">
        <w:rPr>
          <w:rFonts w:ascii="Roboto Mono" w:eastAsia="Roboto Mono" w:hAnsi="Roboto Mono" w:cs="Roboto Mono"/>
          <w:color w:val="098591"/>
          <w:sz w:val="20"/>
          <w:szCs w:val="20"/>
          <w:lang w:val="en-US"/>
        </w:rPr>
        <w:t>1000</w:t>
      </w:r>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60</w:t>
      </w:r>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60</w:t>
      </w:r>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24</w:t>
      </w: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Calculate days since submission</w:t>
      </w:r>
    </w:p>
    <w:p w14:paraId="13D7D069"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p>
    <w:p w14:paraId="59630B15"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185ABC"/>
          <w:sz w:val="20"/>
          <w:szCs w:val="20"/>
          <w:lang w:val="en-US"/>
        </w:rPr>
        <w:t>if</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timeDifference</w:t>
      </w:r>
      <w:proofErr w:type="spellEnd"/>
      <w:r w:rsidRPr="00416FA9">
        <w:rPr>
          <w:rFonts w:ascii="Roboto Mono" w:eastAsia="Roboto Mono" w:hAnsi="Roboto Mono" w:cs="Roboto Mono"/>
          <w:color w:val="3C4043"/>
          <w:sz w:val="20"/>
          <w:szCs w:val="20"/>
          <w:lang w:val="en-US"/>
        </w:rPr>
        <w:t xml:space="preserve"> &gt;= </w:t>
      </w:r>
      <w:proofErr w:type="gramStart"/>
      <w:r w:rsidRPr="00416FA9">
        <w:rPr>
          <w:rFonts w:ascii="Roboto Mono" w:eastAsia="Roboto Mono" w:hAnsi="Roboto Mono" w:cs="Roboto Mono"/>
          <w:color w:val="098591"/>
          <w:sz w:val="20"/>
          <w:szCs w:val="20"/>
          <w:lang w:val="en-US"/>
        </w:rPr>
        <w:t>14</w:t>
      </w:r>
      <w:r w:rsidRPr="00416FA9">
        <w:rPr>
          <w:rFonts w:ascii="Roboto Mono" w:eastAsia="Roboto Mono" w:hAnsi="Roboto Mono" w:cs="Roboto Mono"/>
          <w:color w:val="3C4043"/>
          <w:sz w:val="20"/>
          <w:szCs w:val="20"/>
          <w:lang w:val="en-US"/>
        </w:rPr>
        <w:t>) {</w:t>
      </w:r>
      <w:proofErr w:type="gramEnd"/>
    </w:p>
    <w:p w14:paraId="47AD14A6"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Send follow-up email</w:t>
      </w:r>
    </w:p>
    <w:p w14:paraId="55FDECFC"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C92786"/>
          <w:sz w:val="20"/>
          <w:szCs w:val="20"/>
          <w:lang w:val="en-US"/>
        </w:rPr>
        <w:t>GmailApp</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sendEmail</w:t>
      </w:r>
      <w:proofErr w:type="spellEnd"/>
      <w:r w:rsidRPr="00416FA9">
        <w:rPr>
          <w:rFonts w:ascii="Roboto Mono" w:eastAsia="Roboto Mono" w:hAnsi="Roboto Mono" w:cs="Roboto Mono"/>
          <w:color w:val="3C4043"/>
          <w:sz w:val="20"/>
          <w:szCs w:val="20"/>
          <w:lang w:val="en-US"/>
        </w:rPr>
        <w:t>(</w:t>
      </w:r>
    </w:p>
    <w:p w14:paraId="097960BC"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202124"/>
          <w:sz w:val="20"/>
          <w:szCs w:val="20"/>
          <w:lang w:val="en-US"/>
        </w:rPr>
        <w:t>email</w:t>
      </w:r>
      <w:r w:rsidRPr="00416FA9">
        <w:rPr>
          <w:rFonts w:ascii="Roboto Mono" w:eastAsia="Roboto Mono" w:hAnsi="Roboto Mono" w:cs="Roboto Mono"/>
          <w:color w:val="3C4043"/>
          <w:sz w:val="20"/>
          <w:szCs w:val="20"/>
          <w:lang w:val="en-US"/>
        </w:rPr>
        <w:t>,</w:t>
      </w:r>
    </w:p>
    <w:p w14:paraId="1080AFF7"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B31412"/>
          <w:sz w:val="20"/>
          <w:szCs w:val="20"/>
          <w:lang w:val="en-US"/>
        </w:rPr>
        <w:t>"Follow-Up Survey"</w:t>
      </w:r>
      <w:r w:rsidRPr="00416FA9">
        <w:rPr>
          <w:rFonts w:ascii="Roboto Mono" w:eastAsia="Roboto Mono" w:hAnsi="Roboto Mono" w:cs="Roboto Mono"/>
          <w:color w:val="3C4043"/>
          <w:sz w:val="20"/>
          <w:szCs w:val="20"/>
          <w:lang w:val="en-US"/>
        </w:rPr>
        <w:t>,</w:t>
      </w:r>
    </w:p>
    <w:p w14:paraId="33EB5BE4" w14:textId="77777777" w:rsidR="006F414B" w:rsidRPr="00416FA9" w:rsidRDefault="006F414B" w:rsidP="006F414B">
      <w:pPr>
        <w:shd w:val="clear" w:color="auto" w:fill="F8F9FA"/>
        <w:spacing w:line="324" w:lineRule="auto"/>
        <w:rPr>
          <w:rFonts w:ascii="Roboto Mono" w:eastAsia="Roboto Mono" w:hAnsi="Roboto Mono" w:cs="Roboto Mono"/>
          <w:color w:val="B31412"/>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B31412"/>
          <w:sz w:val="20"/>
          <w:szCs w:val="20"/>
          <w:lang w:val="en-US"/>
        </w:rPr>
        <w:t xml:space="preserve">`Previously you </w:t>
      </w:r>
      <w:proofErr w:type="gramStart"/>
      <w:r w:rsidRPr="00416FA9">
        <w:rPr>
          <w:rFonts w:ascii="Roboto Mono" w:eastAsia="Roboto Mono" w:hAnsi="Roboto Mono" w:cs="Roboto Mono"/>
          <w:color w:val="B31412"/>
          <w:sz w:val="20"/>
          <w:szCs w:val="20"/>
          <w:lang w:val="en-US"/>
        </w:rPr>
        <w:t>have participated</w:t>
      </w:r>
      <w:proofErr w:type="gramEnd"/>
      <w:r w:rsidRPr="00416FA9">
        <w:rPr>
          <w:rFonts w:ascii="Roboto Mono" w:eastAsia="Roboto Mono" w:hAnsi="Roboto Mono" w:cs="Roboto Mono"/>
          <w:color w:val="B31412"/>
          <w:sz w:val="20"/>
          <w:szCs w:val="20"/>
          <w:lang w:val="en-US"/>
        </w:rPr>
        <w:t xml:space="preserve"> in a narrative survey. You have been randomly selected to do a follow-up. We would like to do a small </w:t>
      </w:r>
      <w:proofErr w:type="gramStart"/>
      <w:r w:rsidRPr="00416FA9">
        <w:rPr>
          <w:rFonts w:ascii="Roboto Mono" w:eastAsia="Roboto Mono" w:hAnsi="Roboto Mono" w:cs="Roboto Mono"/>
          <w:color w:val="B31412"/>
          <w:sz w:val="20"/>
          <w:szCs w:val="20"/>
          <w:lang w:val="en-US"/>
        </w:rPr>
        <w:t>10 minute</w:t>
      </w:r>
      <w:proofErr w:type="gramEnd"/>
      <w:r w:rsidRPr="00416FA9">
        <w:rPr>
          <w:rFonts w:ascii="Roboto Mono" w:eastAsia="Roboto Mono" w:hAnsi="Roboto Mono" w:cs="Roboto Mono"/>
          <w:color w:val="B31412"/>
          <w:sz w:val="20"/>
          <w:szCs w:val="20"/>
          <w:lang w:val="en-US"/>
        </w:rPr>
        <w:t xml:space="preserve"> follow-up. Here is the link to your follow-up survey: </w:t>
      </w:r>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formLink</w:t>
      </w:r>
      <w:proofErr w:type="spell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w:t>
      </w:r>
    </w:p>
    <w:p w14:paraId="67310667"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
    <w:p w14:paraId="5ECF8FAF"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p>
    <w:p w14:paraId="5BC8067D"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Mark as sent</w:t>
      </w:r>
    </w:p>
    <w:p w14:paraId="23ADC20D"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spellStart"/>
      <w:proofErr w:type="gramStart"/>
      <w:r w:rsidRPr="00416FA9">
        <w:rPr>
          <w:rFonts w:ascii="Roboto Mono" w:eastAsia="Roboto Mono" w:hAnsi="Roboto Mono" w:cs="Roboto Mono"/>
          <w:color w:val="202124"/>
          <w:sz w:val="20"/>
          <w:szCs w:val="20"/>
          <w:lang w:val="en-US"/>
        </w:rPr>
        <w:t>sheet</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getRange</w:t>
      </w:r>
      <w:proofErr w:type="spellEnd"/>
      <w:proofErr w:type="gramEnd"/>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i</w:t>
      </w:r>
      <w:proofErr w:type="spellEnd"/>
      <w:r w:rsidRPr="00416FA9">
        <w:rPr>
          <w:rFonts w:ascii="Roboto Mono" w:eastAsia="Roboto Mono" w:hAnsi="Roboto Mono" w:cs="Roboto Mono"/>
          <w:color w:val="3C4043"/>
          <w:sz w:val="20"/>
          <w:szCs w:val="20"/>
          <w:lang w:val="en-US"/>
        </w:rPr>
        <w:t xml:space="preserve"> + </w:t>
      </w:r>
      <w:r w:rsidRPr="00416FA9">
        <w:rPr>
          <w:rFonts w:ascii="Roboto Mono" w:eastAsia="Roboto Mono" w:hAnsi="Roboto Mono" w:cs="Roboto Mono"/>
          <w:color w:val="098591"/>
          <w:sz w:val="20"/>
          <w:szCs w:val="20"/>
          <w:lang w:val="en-US"/>
        </w:rPr>
        <w:t>1</w:t>
      </w: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202124"/>
          <w:sz w:val="20"/>
          <w:szCs w:val="20"/>
          <w:lang w:val="en-US"/>
        </w:rPr>
        <w:t>followUpColumn</w:t>
      </w:r>
      <w:proofErr w:type="spellEnd"/>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setValue</w:t>
      </w:r>
      <w:proofErr w:type="spellEnd"/>
      <w:proofErr w:type="gram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"Sent"</w:t>
      </w:r>
      <w:proofErr w:type="gramStart"/>
      <w:r w:rsidRPr="00416FA9">
        <w:rPr>
          <w:rFonts w:ascii="Roboto Mono" w:eastAsia="Roboto Mono" w:hAnsi="Roboto Mono" w:cs="Roboto Mono"/>
          <w:color w:val="3C4043"/>
          <w:sz w:val="20"/>
          <w:szCs w:val="20"/>
          <w:lang w:val="en-US"/>
        </w:rPr>
        <w:t>);</w:t>
      </w:r>
      <w:proofErr w:type="gramEnd"/>
    </w:p>
    <w:p w14:paraId="5BFA41FD"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
    <w:p w14:paraId="2AC27BE0"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lastRenderedPageBreak/>
        <w:t xml:space="preserve">    }</w:t>
      </w:r>
    </w:p>
    <w:p w14:paraId="0217089C"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
    <w:p w14:paraId="48B2000B"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w:t>
      </w:r>
    </w:p>
    <w:p w14:paraId="6FB888C0"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p>
    <w:p w14:paraId="15632E08"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185ABC"/>
          <w:sz w:val="20"/>
          <w:szCs w:val="20"/>
          <w:lang w:val="en-US"/>
        </w:rPr>
        <w:t>function</w:t>
      </w:r>
      <w:r w:rsidRPr="00416FA9">
        <w:rPr>
          <w:rFonts w:ascii="Roboto Mono" w:eastAsia="Roboto Mono" w:hAnsi="Roboto Mono" w:cs="Roboto Mono"/>
          <w:color w:val="3C4043"/>
          <w:sz w:val="20"/>
          <w:szCs w:val="20"/>
          <w:lang w:val="en-US"/>
        </w:rPr>
        <w:t xml:space="preserve"> </w:t>
      </w:r>
      <w:proofErr w:type="spellStart"/>
      <w:proofErr w:type="gramStart"/>
      <w:r w:rsidRPr="00416FA9">
        <w:rPr>
          <w:rFonts w:ascii="Roboto Mono" w:eastAsia="Roboto Mono" w:hAnsi="Roboto Mono" w:cs="Roboto Mono"/>
          <w:color w:val="202124"/>
          <w:sz w:val="20"/>
          <w:szCs w:val="20"/>
          <w:lang w:val="en-US"/>
        </w:rPr>
        <w:t>setDailyTrigger</w:t>
      </w:r>
      <w:proofErr w:type="spellEnd"/>
      <w:r w:rsidRPr="00416FA9">
        <w:rPr>
          <w:rFonts w:ascii="Roboto Mono" w:eastAsia="Roboto Mono" w:hAnsi="Roboto Mono" w:cs="Roboto Mono"/>
          <w:color w:val="3C4043"/>
          <w:sz w:val="20"/>
          <w:szCs w:val="20"/>
          <w:lang w:val="en-US"/>
        </w:rPr>
        <w:t>(</w:t>
      </w:r>
      <w:proofErr w:type="gramEnd"/>
      <w:r w:rsidRPr="00416FA9">
        <w:rPr>
          <w:rFonts w:ascii="Roboto Mono" w:eastAsia="Roboto Mono" w:hAnsi="Roboto Mono" w:cs="Roboto Mono"/>
          <w:color w:val="3C4043"/>
          <w:sz w:val="20"/>
          <w:szCs w:val="20"/>
          <w:lang w:val="en-US"/>
        </w:rPr>
        <w:t>) {</w:t>
      </w:r>
    </w:p>
    <w:p w14:paraId="18E99B30" w14:textId="77777777" w:rsidR="006F414B" w:rsidRPr="00416FA9" w:rsidRDefault="006F414B" w:rsidP="006F414B">
      <w:pPr>
        <w:shd w:val="clear" w:color="auto" w:fill="F8F9FA"/>
        <w:spacing w:line="324" w:lineRule="auto"/>
        <w:rPr>
          <w:rFonts w:ascii="Roboto Mono" w:eastAsia="Roboto Mono" w:hAnsi="Roboto Mono" w:cs="Roboto Mono"/>
          <w:color w:val="5F6368"/>
          <w:sz w:val="20"/>
          <w:szCs w:val="20"/>
          <w:lang w:val="en-US"/>
        </w:rPr>
      </w:pPr>
      <w:r w:rsidRPr="00416FA9">
        <w:rPr>
          <w:rFonts w:ascii="Roboto Mono" w:eastAsia="Roboto Mono" w:hAnsi="Roboto Mono" w:cs="Roboto Mono"/>
          <w:color w:val="3C4043"/>
          <w:sz w:val="20"/>
          <w:szCs w:val="20"/>
          <w:lang w:val="en-US"/>
        </w:rPr>
        <w:t xml:space="preserve">  </w:t>
      </w:r>
      <w:r w:rsidRPr="00416FA9">
        <w:rPr>
          <w:rFonts w:ascii="Roboto Mono" w:eastAsia="Roboto Mono" w:hAnsi="Roboto Mono" w:cs="Roboto Mono"/>
          <w:color w:val="5F6368"/>
          <w:sz w:val="20"/>
          <w:szCs w:val="20"/>
          <w:lang w:val="en-US"/>
        </w:rPr>
        <w:t>// Create a trigger to run the script daily</w:t>
      </w:r>
    </w:p>
    <w:p w14:paraId="54F32F57"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spellStart"/>
      <w:r w:rsidRPr="00416FA9">
        <w:rPr>
          <w:rFonts w:ascii="Roboto Mono" w:eastAsia="Roboto Mono" w:hAnsi="Roboto Mono" w:cs="Roboto Mono"/>
          <w:color w:val="C92786"/>
          <w:sz w:val="20"/>
          <w:szCs w:val="20"/>
          <w:lang w:val="en-US"/>
        </w:rPr>
        <w:t>ScriptApp</w:t>
      </w:r>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202124"/>
          <w:sz w:val="20"/>
          <w:szCs w:val="20"/>
          <w:lang w:val="en-US"/>
        </w:rPr>
        <w:t>newTrigger</w:t>
      </w:r>
      <w:proofErr w:type="spell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B31412"/>
          <w:sz w:val="20"/>
          <w:szCs w:val="20"/>
          <w:lang w:val="en-US"/>
        </w:rPr>
        <w:t>"</w:t>
      </w:r>
      <w:proofErr w:type="spellStart"/>
      <w:r w:rsidRPr="00416FA9">
        <w:rPr>
          <w:rFonts w:ascii="Roboto Mono" w:eastAsia="Roboto Mono" w:hAnsi="Roboto Mono" w:cs="Roboto Mono"/>
          <w:color w:val="B31412"/>
          <w:sz w:val="20"/>
          <w:szCs w:val="20"/>
          <w:lang w:val="en-US"/>
        </w:rPr>
        <w:t>sendFollowUpEmails</w:t>
      </w:r>
      <w:proofErr w:type="spellEnd"/>
      <w:r w:rsidRPr="00416FA9">
        <w:rPr>
          <w:rFonts w:ascii="Roboto Mono" w:eastAsia="Roboto Mono" w:hAnsi="Roboto Mono" w:cs="Roboto Mono"/>
          <w:color w:val="B31412"/>
          <w:sz w:val="20"/>
          <w:szCs w:val="20"/>
          <w:lang w:val="en-US"/>
        </w:rPr>
        <w:t>"</w:t>
      </w:r>
      <w:r w:rsidRPr="00416FA9">
        <w:rPr>
          <w:rFonts w:ascii="Roboto Mono" w:eastAsia="Roboto Mono" w:hAnsi="Roboto Mono" w:cs="Roboto Mono"/>
          <w:color w:val="3C4043"/>
          <w:sz w:val="20"/>
          <w:szCs w:val="20"/>
          <w:lang w:val="en-US"/>
        </w:rPr>
        <w:t>)</w:t>
      </w:r>
    </w:p>
    <w:p w14:paraId="106C1192"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timeBased</w:t>
      </w:r>
      <w:proofErr w:type="spellEnd"/>
      <w:proofErr w:type="gramEnd"/>
      <w:r w:rsidRPr="00416FA9">
        <w:rPr>
          <w:rFonts w:ascii="Roboto Mono" w:eastAsia="Roboto Mono" w:hAnsi="Roboto Mono" w:cs="Roboto Mono"/>
          <w:color w:val="3C4043"/>
          <w:sz w:val="20"/>
          <w:szCs w:val="20"/>
          <w:lang w:val="en-US"/>
        </w:rPr>
        <w:t>()</w:t>
      </w:r>
    </w:p>
    <w:p w14:paraId="1CEAD646" w14:textId="77777777" w:rsidR="006F414B" w:rsidRPr="00416FA9" w:rsidRDefault="006F414B" w:rsidP="006F414B">
      <w:pPr>
        <w:shd w:val="clear" w:color="auto" w:fill="F8F9FA"/>
        <w:spacing w:line="324" w:lineRule="auto"/>
        <w:rPr>
          <w:rFonts w:ascii="Roboto Mono" w:eastAsia="Roboto Mono" w:hAnsi="Roboto Mono" w:cs="Roboto Mono"/>
          <w:color w:val="3C4043"/>
          <w:sz w:val="20"/>
          <w:szCs w:val="20"/>
          <w:lang w:val="en-US"/>
        </w:rPr>
      </w:pPr>
      <w:r w:rsidRPr="00416FA9">
        <w:rPr>
          <w:rFonts w:ascii="Roboto Mono" w:eastAsia="Roboto Mono" w:hAnsi="Roboto Mono" w:cs="Roboto Mono"/>
          <w:color w:val="3C4043"/>
          <w:sz w:val="20"/>
          <w:szCs w:val="20"/>
          <w:lang w:val="en-US"/>
        </w:rPr>
        <w:t xml:space="preserve">    </w:t>
      </w:r>
      <w:proofErr w:type="gramStart"/>
      <w:r w:rsidRPr="00416FA9">
        <w:rPr>
          <w:rFonts w:ascii="Roboto Mono" w:eastAsia="Roboto Mono" w:hAnsi="Roboto Mono" w:cs="Roboto Mono"/>
          <w:color w:val="3C4043"/>
          <w:sz w:val="20"/>
          <w:szCs w:val="20"/>
          <w:lang w:val="en-US"/>
        </w:rPr>
        <w:t>.</w:t>
      </w:r>
      <w:proofErr w:type="spellStart"/>
      <w:r w:rsidRPr="00416FA9">
        <w:rPr>
          <w:rFonts w:ascii="Roboto Mono" w:eastAsia="Roboto Mono" w:hAnsi="Roboto Mono" w:cs="Roboto Mono"/>
          <w:color w:val="202124"/>
          <w:sz w:val="20"/>
          <w:szCs w:val="20"/>
          <w:lang w:val="en-US"/>
        </w:rPr>
        <w:t>everyDays</w:t>
      </w:r>
      <w:proofErr w:type="spellEnd"/>
      <w:proofErr w:type="gramEnd"/>
      <w:r w:rsidRPr="00416FA9">
        <w:rPr>
          <w:rFonts w:ascii="Roboto Mono" w:eastAsia="Roboto Mono" w:hAnsi="Roboto Mono" w:cs="Roboto Mono"/>
          <w:color w:val="3C4043"/>
          <w:sz w:val="20"/>
          <w:szCs w:val="20"/>
          <w:lang w:val="en-US"/>
        </w:rPr>
        <w:t>(</w:t>
      </w:r>
      <w:r w:rsidRPr="00416FA9">
        <w:rPr>
          <w:rFonts w:ascii="Roboto Mono" w:eastAsia="Roboto Mono" w:hAnsi="Roboto Mono" w:cs="Roboto Mono"/>
          <w:color w:val="098591"/>
          <w:sz w:val="20"/>
          <w:szCs w:val="20"/>
          <w:lang w:val="en-US"/>
        </w:rPr>
        <w:t>1</w:t>
      </w:r>
      <w:r w:rsidRPr="00416FA9">
        <w:rPr>
          <w:rFonts w:ascii="Roboto Mono" w:eastAsia="Roboto Mono" w:hAnsi="Roboto Mono" w:cs="Roboto Mono"/>
          <w:color w:val="3C4043"/>
          <w:sz w:val="20"/>
          <w:szCs w:val="20"/>
          <w:lang w:val="en-US"/>
        </w:rPr>
        <w:t>)</w:t>
      </w:r>
    </w:p>
    <w:p w14:paraId="782AF2CC" w14:textId="77777777" w:rsidR="006F414B" w:rsidRDefault="006F414B" w:rsidP="006F414B">
      <w:pPr>
        <w:shd w:val="clear" w:color="auto" w:fill="F8F9FA"/>
        <w:spacing w:line="324" w:lineRule="auto"/>
        <w:rPr>
          <w:rFonts w:ascii="Roboto Mono" w:eastAsia="Roboto Mono" w:hAnsi="Roboto Mono" w:cs="Roboto Mono"/>
          <w:color w:val="3C4043"/>
          <w:sz w:val="20"/>
          <w:szCs w:val="20"/>
        </w:rPr>
      </w:pPr>
      <w:r w:rsidRPr="00416FA9">
        <w:rPr>
          <w:rFonts w:ascii="Roboto Mono" w:eastAsia="Roboto Mono" w:hAnsi="Roboto Mono" w:cs="Roboto Mono"/>
          <w:color w:val="3C4043"/>
          <w:sz w:val="20"/>
          <w:szCs w:val="20"/>
          <w:lang w:val="en-US"/>
        </w:rPr>
        <w:t xml:space="preserve">    </w:t>
      </w:r>
      <w:proofErr w:type="gramStart"/>
      <w:r>
        <w:rPr>
          <w:rFonts w:ascii="Roboto Mono" w:eastAsia="Roboto Mono" w:hAnsi="Roboto Mono" w:cs="Roboto Mono"/>
          <w:color w:val="3C4043"/>
          <w:sz w:val="20"/>
          <w:szCs w:val="20"/>
        </w:rPr>
        <w:t>.</w:t>
      </w:r>
      <w:r>
        <w:rPr>
          <w:rFonts w:ascii="Roboto Mono" w:eastAsia="Roboto Mono" w:hAnsi="Roboto Mono" w:cs="Roboto Mono"/>
          <w:color w:val="202124"/>
          <w:sz w:val="20"/>
          <w:szCs w:val="20"/>
        </w:rPr>
        <w:t>create</w:t>
      </w:r>
      <w:proofErr w:type="gramEnd"/>
      <w:r>
        <w:rPr>
          <w:rFonts w:ascii="Roboto Mono" w:eastAsia="Roboto Mono" w:hAnsi="Roboto Mono" w:cs="Roboto Mono"/>
          <w:color w:val="3C4043"/>
          <w:sz w:val="20"/>
          <w:szCs w:val="20"/>
        </w:rPr>
        <w:t>(</w:t>
      </w:r>
      <w:proofErr w:type="gramStart"/>
      <w:r>
        <w:rPr>
          <w:rFonts w:ascii="Roboto Mono" w:eastAsia="Roboto Mono" w:hAnsi="Roboto Mono" w:cs="Roboto Mono"/>
          <w:color w:val="3C4043"/>
          <w:sz w:val="20"/>
          <w:szCs w:val="20"/>
        </w:rPr>
        <w:t>);</w:t>
      </w:r>
      <w:proofErr w:type="gramEnd"/>
    </w:p>
    <w:p w14:paraId="22B1853B" w14:textId="77777777" w:rsidR="006F414B" w:rsidRDefault="006F414B" w:rsidP="006F414B">
      <w:pPr>
        <w:shd w:val="clear" w:color="auto" w:fill="F8F9FA"/>
        <w:spacing w:line="324" w:lineRule="auto"/>
        <w:rPr>
          <w:rFonts w:ascii="Roboto Mono" w:eastAsia="Roboto Mono" w:hAnsi="Roboto Mono" w:cs="Roboto Mono"/>
          <w:color w:val="3C4043"/>
          <w:sz w:val="20"/>
          <w:szCs w:val="20"/>
        </w:rPr>
      </w:pPr>
      <w:r>
        <w:rPr>
          <w:rFonts w:ascii="Roboto Mono" w:eastAsia="Roboto Mono" w:hAnsi="Roboto Mono" w:cs="Roboto Mono"/>
          <w:color w:val="3C4043"/>
          <w:sz w:val="20"/>
          <w:szCs w:val="20"/>
        </w:rPr>
        <w:t>}</w:t>
      </w:r>
    </w:p>
    <w:p w14:paraId="0F50EB7F" w14:textId="77777777" w:rsidR="006F414B" w:rsidRDefault="006F414B" w:rsidP="006F414B">
      <w:pPr>
        <w:shd w:val="clear" w:color="auto" w:fill="F8F9FA"/>
        <w:spacing w:line="324" w:lineRule="auto"/>
        <w:rPr>
          <w:rFonts w:ascii="Roboto Mono" w:eastAsia="Roboto Mono" w:hAnsi="Roboto Mono" w:cs="Roboto Mono"/>
          <w:color w:val="3C4043"/>
          <w:sz w:val="20"/>
          <w:szCs w:val="20"/>
        </w:rPr>
      </w:pPr>
    </w:p>
    <w:p w14:paraId="2E67306B" w14:textId="77777777" w:rsidR="006F414B" w:rsidRDefault="006F414B" w:rsidP="006F414B"/>
    <w:p w14:paraId="060596E5" w14:textId="4F55742F" w:rsidR="00E84B82" w:rsidRDefault="00E84B82">
      <w:pPr>
        <w:rPr>
          <w:lang w:val="en-US"/>
        </w:rPr>
      </w:pPr>
      <w:r>
        <w:rPr>
          <w:lang w:val="en-US"/>
        </w:rPr>
        <w:br w:type="page"/>
      </w:r>
    </w:p>
    <w:p w14:paraId="1C571C8C" w14:textId="69023881" w:rsidR="009D3EDE" w:rsidRDefault="00E84B82" w:rsidP="00E84B82">
      <w:pPr>
        <w:pStyle w:val="Heading1"/>
        <w:rPr>
          <w:lang w:val="en-US"/>
        </w:rPr>
      </w:pPr>
      <w:r>
        <w:rPr>
          <w:lang w:val="en-US"/>
        </w:rPr>
        <w:lastRenderedPageBreak/>
        <w:t>Appendix O: Survey tool considerations</w:t>
      </w:r>
    </w:p>
    <w:p w14:paraId="03BCAAD0" w14:textId="77777777" w:rsidR="00E84B82" w:rsidRPr="00416FA9" w:rsidRDefault="00E84B82" w:rsidP="00E84B82">
      <w:pPr>
        <w:jc w:val="both"/>
        <w:rPr>
          <w:lang w:val="en-US"/>
        </w:rPr>
      </w:pPr>
    </w:p>
    <w:p w14:paraId="77F1A275" w14:textId="77777777" w:rsidR="00E84B82" w:rsidRPr="00416FA9" w:rsidRDefault="00E84B82" w:rsidP="00E84B82">
      <w:pPr>
        <w:jc w:val="both"/>
        <w:rPr>
          <w:lang w:val="en-US"/>
        </w:rPr>
      </w:pPr>
      <w:r w:rsidRPr="00416FA9">
        <w:rPr>
          <w:lang w:val="en-US"/>
        </w:rPr>
        <w:t>For this study the following survey tools have been considered:</w:t>
      </w:r>
    </w:p>
    <w:p w14:paraId="0BF26BDA" w14:textId="77777777" w:rsidR="00E84B82" w:rsidRPr="00416FA9" w:rsidRDefault="00E84B82" w:rsidP="00E84B82">
      <w:pPr>
        <w:numPr>
          <w:ilvl w:val="0"/>
          <w:numId w:val="56"/>
        </w:numPr>
        <w:jc w:val="both"/>
        <w:rPr>
          <w:lang w:val="en-US"/>
        </w:rPr>
      </w:pPr>
      <w:r w:rsidRPr="00416FA9">
        <w:rPr>
          <w:lang w:val="en-US"/>
        </w:rPr>
        <w:t xml:space="preserve">Google forms. This tool is easy to use and can </w:t>
      </w:r>
      <w:proofErr w:type="gramStart"/>
      <w:r w:rsidRPr="00416FA9">
        <w:rPr>
          <w:lang w:val="en-US"/>
        </w:rPr>
        <w:t>use</w:t>
      </w:r>
      <w:proofErr w:type="gramEnd"/>
      <w:r w:rsidRPr="00416FA9">
        <w:rPr>
          <w:lang w:val="en-US"/>
        </w:rPr>
        <w:t xml:space="preserve"> scripting. </w:t>
      </w:r>
      <w:proofErr w:type="gramStart"/>
      <w:r w:rsidRPr="00416FA9">
        <w:rPr>
          <w:lang w:val="en-US"/>
        </w:rPr>
        <w:t>However</w:t>
      </w:r>
      <w:proofErr w:type="gramEnd"/>
      <w:r w:rsidRPr="00416FA9">
        <w:rPr>
          <w:lang w:val="en-US"/>
        </w:rPr>
        <w:t xml:space="preserve"> there is always an option to go back to the previous page. This creates the problem that people can go back to the story again to reread it and therefore bias their answers post-stimuli.</w:t>
      </w:r>
    </w:p>
    <w:p w14:paraId="6E203BB8" w14:textId="77777777" w:rsidR="00E84B82" w:rsidRPr="00416FA9" w:rsidRDefault="00E84B82" w:rsidP="00E84B82">
      <w:pPr>
        <w:numPr>
          <w:ilvl w:val="0"/>
          <w:numId w:val="56"/>
        </w:numPr>
        <w:jc w:val="both"/>
        <w:rPr>
          <w:lang w:val="en-US"/>
        </w:rPr>
      </w:pPr>
      <w:r w:rsidRPr="00416FA9">
        <w:rPr>
          <w:lang w:val="en-US"/>
        </w:rPr>
        <w:t xml:space="preserve">Microsoft forms. This tool only </w:t>
      </w:r>
      <w:proofErr w:type="gramStart"/>
      <w:r w:rsidRPr="00416FA9">
        <w:rPr>
          <w:lang w:val="en-US"/>
        </w:rPr>
        <w:t>allows for</w:t>
      </w:r>
      <w:proofErr w:type="gramEnd"/>
      <w:r w:rsidRPr="00416FA9">
        <w:rPr>
          <w:lang w:val="en-US"/>
        </w:rPr>
        <w:t xml:space="preserve"> one page of questions, therefore making it not useful for stimulus testing.</w:t>
      </w:r>
    </w:p>
    <w:p w14:paraId="65A00484" w14:textId="77777777" w:rsidR="00E84B82" w:rsidRPr="00416FA9" w:rsidRDefault="00E84B82" w:rsidP="00E84B82">
      <w:pPr>
        <w:numPr>
          <w:ilvl w:val="0"/>
          <w:numId w:val="56"/>
        </w:numPr>
        <w:jc w:val="both"/>
        <w:rPr>
          <w:lang w:val="en-US"/>
        </w:rPr>
      </w:pPr>
      <w:proofErr w:type="spellStart"/>
      <w:r w:rsidRPr="00416FA9">
        <w:rPr>
          <w:lang w:val="en-US"/>
        </w:rPr>
        <w:t>Typeform</w:t>
      </w:r>
      <w:proofErr w:type="spellEnd"/>
      <w:r w:rsidRPr="00416FA9">
        <w:rPr>
          <w:lang w:val="en-US"/>
        </w:rPr>
        <w:t xml:space="preserve">. This type of survey tool only allows one question to be asked at the time and therefore does not have sections. This </w:t>
      </w:r>
      <w:proofErr w:type="gramStart"/>
      <w:r w:rsidRPr="00416FA9">
        <w:rPr>
          <w:lang w:val="en-US"/>
        </w:rPr>
        <w:t>causes for</w:t>
      </w:r>
      <w:proofErr w:type="gramEnd"/>
      <w:r w:rsidRPr="00416FA9">
        <w:rPr>
          <w:lang w:val="en-US"/>
        </w:rPr>
        <w:t xml:space="preserve"> double the </w:t>
      </w:r>
      <w:proofErr w:type="gramStart"/>
      <w:r w:rsidRPr="00416FA9">
        <w:rPr>
          <w:lang w:val="en-US"/>
        </w:rPr>
        <w:t>amount</w:t>
      </w:r>
      <w:proofErr w:type="gramEnd"/>
      <w:r w:rsidRPr="00416FA9">
        <w:rPr>
          <w:lang w:val="en-US"/>
        </w:rPr>
        <w:t xml:space="preserve"> of clicks and might tire the participant out faster when having multiple questions. This </w:t>
      </w:r>
      <w:proofErr w:type="gramStart"/>
      <w:r w:rsidRPr="00416FA9">
        <w:rPr>
          <w:lang w:val="en-US"/>
        </w:rPr>
        <w:t>form type</w:t>
      </w:r>
      <w:proofErr w:type="gramEnd"/>
      <w:r w:rsidRPr="00416FA9">
        <w:rPr>
          <w:lang w:val="en-US"/>
        </w:rPr>
        <w:t xml:space="preserve"> makes sure participants cannot go back to previous questions.</w:t>
      </w:r>
    </w:p>
    <w:p w14:paraId="46DA33C3" w14:textId="77777777" w:rsidR="00E84B82" w:rsidRPr="00416FA9" w:rsidRDefault="00E84B82" w:rsidP="00E84B82">
      <w:pPr>
        <w:numPr>
          <w:ilvl w:val="0"/>
          <w:numId w:val="56"/>
        </w:numPr>
        <w:jc w:val="both"/>
        <w:rPr>
          <w:lang w:val="en-US"/>
        </w:rPr>
      </w:pPr>
      <w:proofErr w:type="spellStart"/>
      <w:proofErr w:type="gramStart"/>
      <w:r w:rsidRPr="00416FA9">
        <w:rPr>
          <w:lang w:val="en-US"/>
        </w:rPr>
        <w:t>Surveymonkey</w:t>
      </w:r>
      <w:proofErr w:type="spellEnd"/>
      <w:proofErr w:type="gramEnd"/>
      <w:r w:rsidRPr="00416FA9">
        <w:rPr>
          <w:lang w:val="en-US"/>
        </w:rPr>
        <w:t xml:space="preserve">. Certain needed features of this site are paid services such as textboxes. </w:t>
      </w:r>
      <w:proofErr w:type="gramStart"/>
      <w:r w:rsidRPr="00416FA9">
        <w:rPr>
          <w:lang w:val="en-US"/>
        </w:rPr>
        <w:t>Therefore</w:t>
      </w:r>
      <w:proofErr w:type="gramEnd"/>
      <w:r w:rsidRPr="00416FA9">
        <w:rPr>
          <w:lang w:val="en-US"/>
        </w:rPr>
        <w:t xml:space="preserve"> this tool is not appropriate for this study as funding is lacking.</w:t>
      </w:r>
    </w:p>
    <w:p w14:paraId="3C00AAB0" w14:textId="77777777" w:rsidR="00E84B82" w:rsidRPr="00416FA9" w:rsidRDefault="00E84B82" w:rsidP="00E84B82">
      <w:pPr>
        <w:numPr>
          <w:ilvl w:val="0"/>
          <w:numId w:val="56"/>
        </w:numPr>
        <w:jc w:val="both"/>
        <w:rPr>
          <w:lang w:val="en-US"/>
        </w:rPr>
      </w:pPr>
      <w:r w:rsidRPr="00416FA9">
        <w:rPr>
          <w:lang w:val="en-US"/>
        </w:rPr>
        <w:t>Qualtrics. This is a paid service. Due to not having funds, this is automatically not applicable for this study.</w:t>
      </w:r>
    </w:p>
    <w:p w14:paraId="00A0FC88" w14:textId="77777777" w:rsidR="00E84B82" w:rsidRPr="00416FA9" w:rsidRDefault="00E84B82" w:rsidP="00E84B82">
      <w:pPr>
        <w:numPr>
          <w:ilvl w:val="0"/>
          <w:numId w:val="56"/>
        </w:numPr>
        <w:jc w:val="both"/>
        <w:rPr>
          <w:lang w:val="en-US"/>
        </w:rPr>
      </w:pPr>
      <w:proofErr w:type="spellStart"/>
      <w:r w:rsidRPr="00416FA9">
        <w:rPr>
          <w:lang w:val="en-US"/>
        </w:rPr>
        <w:t>Jotform</w:t>
      </w:r>
      <w:proofErr w:type="spellEnd"/>
      <w:r w:rsidRPr="00416FA9">
        <w:rPr>
          <w:lang w:val="en-US"/>
        </w:rPr>
        <w:t xml:space="preserve">. </w:t>
      </w:r>
      <w:proofErr w:type="gramStart"/>
      <w:r w:rsidRPr="00416FA9">
        <w:rPr>
          <w:lang w:val="en-US"/>
        </w:rPr>
        <w:t>Allows</w:t>
      </w:r>
      <w:proofErr w:type="gramEnd"/>
      <w:r w:rsidRPr="00416FA9">
        <w:rPr>
          <w:lang w:val="en-US"/>
        </w:rPr>
        <w:t xml:space="preserve"> up to 5 surveys and </w:t>
      </w:r>
      <w:proofErr w:type="gramStart"/>
      <w:r w:rsidRPr="00416FA9">
        <w:rPr>
          <w:lang w:val="en-US"/>
        </w:rPr>
        <w:t>maximum</w:t>
      </w:r>
      <w:proofErr w:type="gramEnd"/>
      <w:r w:rsidRPr="00416FA9">
        <w:rPr>
          <w:lang w:val="en-US"/>
        </w:rPr>
        <w:t xml:space="preserve"> of 100 responses per month. </w:t>
      </w:r>
      <w:proofErr w:type="gramStart"/>
      <w:r w:rsidRPr="00416FA9">
        <w:rPr>
          <w:lang w:val="en-US"/>
        </w:rPr>
        <w:t>However</w:t>
      </w:r>
      <w:proofErr w:type="gramEnd"/>
      <w:r w:rsidRPr="00416FA9">
        <w:rPr>
          <w:lang w:val="en-US"/>
        </w:rPr>
        <w:t xml:space="preserve"> it does </w:t>
      </w:r>
      <w:proofErr w:type="gramStart"/>
      <w:r w:rsidRPr="00416FA9">
        <w:rPr>
          <w:lang w:val="en-US"/>
        </w:rPr>
        <w:t>allow</w:t>
      </w:r>
      <w:proofErr w:type="gramEnd"/>
      <w:r w:rsidRPr="00416FA9">
        <w:rPr>
          <w:lang w:val="en-US"/>
        </w:rPr>
        <w:t xml:space="preserve"> to block the option to go back to a previous page.</w:t>
      </w:r>
    </w:p>
    <w:p w14:paraId="3B0491AC" w14:textId="77777777" w:rsidR="00E84B82" w:rsidRPr="00416FA9" w:rsidRDefault="00E84B82" w:rsidP="00E84B82">
      <w:pPr>
        <w:jc w:val="both"/>
        <w:rPr>
          <w:lang w:val="en-US"/>
        </w:rPr>
      </w:pPr>
    </w:p>
    <w:p w14:paraId="1E998CD6" w14:textId="77777777" w:rsidR="00E84B82" w:rsidRPr="00007E3C" w:rsidRDefault="00E84B82" w:rsidP="009D3EDE">
      <w:pPr>
        <w:spacing w:before="200" w:line="360" w:lineRule="auto"/>
        <w:ind w:left="0"/>
        <w:rPr>
          <w:lang w:val="en-US"/>
        </w:rPr>
      </w:pPr>
    </w:p>
    <w:p w14:paraId="2037A50A" w14:textId="11C333FF" w:rsidR="00DB051F" w:rsidRDefault="00DB051F">
      <w:r>
        <w:br w:type="page"/>
      </w:r>
    </w:p>
    <w:p w14:paraId="000000AA" w14:textId="7BFF2E9D" w:rsidR="00F670F2" w:rsidRDefault="004F3F82">
      <w:pPr>
        <w:spacing w:line="360" w:lineRule="auto"/>
        <w:jc w:val="center"/>
      </w:pPr>
      <w:r>
        <w:lastRenderedPageBreak/>
        <w:t>This template is based on a template by:</w:t>
      </w:r>
    </w:p>
    <w:p w14:paraId="000000AB" w14:textId="77777777" w:rsidR="00F670F2" w:rsidRPr="0044583E" w:rsidRDefault="004F3F82">
      <w:pPr>
        <w:spacing w:line="360" w:lineRule="auto"/>
        <w:jc w:val="center"/>
        <w:rPr>
          <w:lang w:val="nl-NL"/>
        </w:rPr>
      </w:pPr>
      <w:r>
        <w:t xml:space="preserve"> </w:t>
      </w:r>
      <w:r w:rsidRPr="0044583E">
        <w:rPr>
          <w:lang w:val="nl-NL"/>
        </w:rPr>
        <w:t xml:space="preserve">Steve </w:t>
      </w:r>
      <w:proofErr w:type="spellStart"/>
      <w:r w:rsidRPr="0044583E">
        <w:rPr>
          <w:lang w:val="nl-NL"/>
        </w:rPr>
        <w:t>Gunn</w:t>
      </w:r>
      <w:proofErr w:type="spellEnd"/>
      <w:r w:rsidRPr="0044583E">
        <w:rPr>
          <w:lang w:val="nl-NL"/>
        </w:rPr>
        <w:t xml:space="preserve"> (http://users.ecs.soton.ac.uk/srg/softwaretools/document/templates/)</w:t>
      </w:r>
    </w:p>
    <w:p w14:paraId="000000AC" w14:textId="77777777" w:rsidR="00F670F2" w:rsidRDefault="004F3F82">
      <w:pPr>
        <w:spacing w:line="360" w:lineRule="auto"/>
        <w:jc w:val="center"/>
      </w:pPr>
      <w:r>
        <w:t>Sunil Patel (http://www.sunilpatel.co.uk/thesis-template/)</w:t>
      </w:r>
    </w:p>
    <w:p w14:paraId="000000AD" w14:textId="77777777" w:rsidR="00F670F2" w:rsidRDefault="00F670F2">
      <w:pPr>
        <w:spacing w:line="360" w:lineRule="auto"/>
        <w:jc w:val="center"/>
      </w:pPr>
    </w:p>
    <w:p w14:paraId="000000AE" w14:textId="77777777" w:rsidR="00F670F2" w:rsidRDefault="004F3F82">
      <w:pPr>
        <w:spacing w:line="360" w:lineRule="auto"/>
        <w:jc w:val="center"/>
      </w:pPr>
      <w:r>
        <w:t>Template license:</w:t>
      </w:r>
    </w:p>
    <w:p w14:paraId="000000AF" w14:textId="77777777" w:rsidR="00F670F2" w:rsidRDefault="004F3F82">
      <w:pPr>
        <w:spacing w:line="360" w:lineRule="auto"/>
        <w:jc w:val="center"/>
      </w:pPr>
      <w:r>
        <w:t>CC BY-NC-SA 3.0 (http://creativecommons.org/licenses/by-nc-sa/3.0/)</w:t>
      </w:r>
    </w:p>
    <w:p w14:paraId="000000B0" w14:textId="77777777" w:rsidR="00F670F2" w:rsidRDefault="00F670F2">
      <w:pPr>
        <w:spacing w:line="360" w:lineRule="auto"/>
        <w:jc w:val="center"/>
      </w:pPr>
    </w:p>
    <w:sectPr w:rsidR="00F670F2">
      <w:headerReference w:type="default" r:id="rId30"/>
      <w:footerReference w:type="default" r:id="rId31"/>
      <w:headerReference w:type="first" r:id="rId32"/>
      <w:footerReference w:type="first" r:id="rId33"/>
      <w:pgSz w:w="11906" w:h="16838"/>
      <w:pgMar w:top="1440" w:right="1440" w:bottom="1440" w:left="1440"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rg, Leon van den (151447)" w:date="2025-05-06T14:39:00Z" w:initials="B(">
    <w:p w14:paraId="7A84EA95" w14:textId="2110D4BF" w:rsidR="009708BD" w:rsidRDefault="00E8723C">
      <w:pPr>
        <w:pStyle w:val="CommentText"/>
      </w:pPr>
      <w:r>
        <w:rPr>
          <w:rStyle w:val="CommentReference"/>
        </w:rPr>
        <w:annotationRef/>
      </w:r>
      <w:r w:rsidRPr="13625A93">
        <w:t>you don't have to mention it is outside of the classroom or educational setting in the title, but good to mention in introduction</w:t>
      </w:r>
    </w:p>
  </w:comment>
  <w:comment w:id="3" w:author="Berg, Leon van den (151447)" w:date="2025-06-02T15:55:00Z" w:initials="Lv">
    <w:p w14:paraId="4652E741" w14:textId="77777777" w:rsidR="0001364A" w:rsidRDefault="0001364A" w:rsidP="0001364A">
      <w:pPr>
        <w:pStyle w:val="CommentText"/>
        <w:ind w:left="0"/>
      </w:pPr>
      <w:r>
        <w:rPr>
          <w:rStyle w:val="CommentReference"/>
        </w:rPr>
        <w:annotationRef/>
      </w:r>
      <w:r>
        <w:t xml:space="preserve">Normal text here (Cambria 11 - 1.5 spacing) </w:t>
      </w:r>
    </w:p>
  </w:comment>
  <w:comment w:id="6" w:author="Berg, Leon van den (151447)" w:date="2025-05-22T10:22:00Z" w:initials="Lv">
    <w:p w14:paraId="55976747" w14:textId="57696BF6" w:rsidR="003A67EA" w:rsidRDefault="003A67EA" w:rsidP="003A67EA">
      <w:pPr>
        <w:pStyle w:val="CommentText"/>
        <w:ind w:left="0"/>
      </w:pPr>
      <w:r>
        <w:rPr>
          <w:rStyle w:val="CommentReference"/>
        </w:rPr>
        <w:annotationRef/>
      </w:r>
      <w:r>
        <w:t>Maybe remove</w:t>
      </w:r>
    </w:p>
  </w:comment>
  <w:comment w:id="11" w:author="Berg, Leon van den (151447)" w:date="2025-05-20T01:17:00Z" w:initials="Lv">
    <w:p w14:paraId="1DF2F09A" w14:textId="6E7E002F" w:rsidR="005A5665" w:rsidRDefault="005A5665" w:rsidP="005A5665">
      <w:pPr>
        <w:pStyle w:val="CommentText"/>
        <w:ind w:left="0"/>
      </w:pPr>
      <w:r>
        <w:rPr>
          <w:rStyle w:val="CommentReference"/>
        </w:rPr>
        <w:annotationRef/>
      </w:r>
      <w:r>
        <w:t xml:space="preserve">It can be quite tricky to insert an image properly in a google docs and keep it aligned properly. I recommend inserting a 2 cell table and using the top cell for the image, centering it and shaping the cell to the image size, and using the second cell to add the required reference which then stays centered with the image. </w:t>
      </w:r>
    </w:p>
  </w:comment>
  <w:comment w:id="16" w:author="Berg, Leon van den (151447)" w:date="2025-05-20T16:37:00Z" w:initials="Lv">
    <w:p w14:paraId="06302847" w14:textId="77777777" w:rsidR="00B77B7F" w:rsidRDefault="00B77B7F" w:rsidP="00B77B7F">
      <w:pPr>
        <w:pStyle w:val="CommentText"/>
        <w:ind w:left="0"/>
      </w:pPr>
      <w:r>
        <w:rPr>
          <w:rStyle w:val="CommentReference"/>
        </w:rPr>
        <w:annotationRef/>
      </w:r>
      <w:r>
        <w:t xml:space="preserve">LINDA: You are missing where you prove somewhere that there is a problem that could be solved by short stories that can teach. It's clear that short stories that can teach an out of classroom audience would  be valuable, but you never bring up or prove that there is a </w:t>
      </w:r>
      <w:r>
        <w:rPr>
          <w:i/>
          <w:iCs/>
        </w:rPr>
        <w:t>problem</w:t>
      </w:r>
      <w:r>
        <w:t xml:space="preserve"> because we do not have these short stories yet. which you could. You could bring up how difficult it is to bring important information accross to audiences when you cant force them to sit down and test their learning like you can in a classroom</w:t>
      </w:r>
    </w:p>
  </w:comment>
  <w:comment w:id="17" w:author="Berg, Leon van den (151447)" w:date="2025-05-20T16:37:00Z" w:initials="Lv">
    <w:p w14:paraId="7ECCFCBB" w14:textId="77777777" w:rsidR="00B77B7F" w:rsidRDefault="00B77B7F" w:rsidP="00B77B7F">
      <w:pPr>
        <w:pStyle w:val="CommentText"/>
        <w:ind w:left="0"/>
      </w:pPr>
      <w:r>
        <w:rPr>
          <w:rStyle w:val="CommentReference"/>
        </w:rPr>
        <w:annotationRef/>
      </w:r>
      <w:r>
        <w:t xml:space="preserve">The problem needs to be clear and how your research connects to it. </w:t>
      </w:r>
    </w:p>
  </w:comment>
  <w:comment w:id="18" w:author="Berg, Leon van den (151447)" w:date="2025-05-20T16:37:00Z" w:initials="Lv">
    <w:p w14:paraId="15373093" w14:textId="77777777" w:rsidR="00C579E2" w:rsidRDefault="00C579E2" w:rsidP="00C579E2">
      <w:pPr>
        <w:pStyle w:val="CommentText"/>
        <w:ind w:left="0"/>
      </w:pPr>
      <w:r>
        <w:rPr>
          <w:rStyle w:val="CommentReference"/>
        </w:rPr>
        <w:annotationRef/>
      </w:r>
      <w:r>
        <w:t xml:space="preserve">it is not clear which industry might benefit from this. </w:t>
      </w:r>
    </w:p>
  </w:comment>
  <w:comment w:id="19" w:author="Berg, Leon van den (151447)" w:date="2025-05-19T15:40:00Z" w:initials="Lv">
    <w:p w14:paraId="641C3107" w14:textId="0C1EA508" w:rsidR="00B03B3A" w:rsidRDefault="00B03B3A" w:rsidP="00B03B3A">
      <w:pPr>
        <w:pStyle w:val="CommentText"/>
        <w:ind w:left="0"/>
      </w:pPr>
      <w:r>
        <w:rPr>
          <w:rStyle w:val="CommentReference"/>
        </w:rPr>
        <w:annotationRef/>
      </w:r>
      <w:r>
        <w:t>FIX CITATIONS TO BE CLICKED ON</w:t>
      </w:r>
    </w:p>
  </w:comment>
  <w:comment w:id="21" w:author="Pastoors, Jonas" w:date="2025-06-02T10:41:00Z" w:initials="PJ">
    <w:p w14:paraId="101114F8" w14:textId="17F76FB3" w:rsidR="00DA7EEA" w:rsidRDefault="00DA7EEA">
      <w:pPr>
        <w:pStyle w:val="CommentText"/>
      </w:pPr>
      <w:r>
        <w:rPr>
          <w:rStyle w:val="CommentReference"/>
        </w:rPr>
        <w:annotationRef/>
      </w:r>
      <w:r w:rsidRPr="54E690C0">
        <w:t>Give context to what? The information? I'm sure McNett makes a good argument but this is unconvincing :D</w:t>
      </w:r>
    </w:p>
  </w:comment>
  <w:comment w:id="22" w:author="Pastoors, Jonas" w:date="2025-06-02T10:43:00Z" w:initials="PJ">
    <w:p w14:paraId="4355A18B" w14:textId="77777777" w:rsidR="00044E56" w:rsidRDefault="00413C10" w:rsidP="00044E56">
      <w:pPr>
        <w:pStyle w:val="CommentText"/>
      </w:pPr>
      <w:r>
        <w:rPr>
          <w:rStyle w:val="CommentReference"/>
        </w:rPr>
        <w:annotationRef/>
      </w:r>
      <w:r w:rsidR="00044E56">
        <w:t>You're throwing a bunch of technical terms at the reader without context. What do any of these even mean? I am not saying you should explain that in the first paragraph, that is not the place for it. Reconsider what you want to put in your first paragraph though</w:t>
      </w:r>
    </w:p>
  </w:comment>
  <w:comment w:id="20" w:author="Pastoors, Jonas" w:date="2025-06-02T10:44:00Z" w:initials="PJ">
    <w:p w14:paraId="04F07242" w14:textId="3304E3A7" w:rsidR="003C3109" w:rsidRDefault="003C3109">
      <w:pPr>
        <w:pStyle w:val="CommentText"/>
      </w:pPr>
      <w:r>
        <w:rPr>
          <w:rStyle w:val="CommentReference"/>
        </w:rPr>
        <w:annotationRef/>
      </w:r>
      <w:r w:rsidRPr="145F5C71">
        <w:t>The job of your first paragraph is to introduce the topic and raise some interest in what comes next. I'd rewrite it to make it easier to understand and introduce the technical lingo a bit later</w:t>
      </w:r>
    </w:p>
  </w:comment>
  <w:comment w:id="23" w:author="Effinger, Linda" w:date="2025-05-20T14:38:00Z" w:initials="EL">
    <w:p w14:paraId="241B7100" w14:textId="1F930677" w:rsidR="00E0309A" w:rsidRDefault="00E0309A">
      <w:pPr>
        <w:pStyle w:val="CommentText"/>
      </w:pPr>
      <w:r>
        <w:rPr>
          <w:rStyle w:val="CommentReference"/>
        </w:rPr>
        <w:annotationRef/>
      </w:r>
      <w:r w:rsidRPr="45507023">
        <w:t>is effect recall a term? or is is this effect of recall? effect on recall? I think you're missing a word somewhere here</w:t>
      </w:r>
    </w:p>
  </w:comment>
  <w:comment w:id="24" w:author="Effinger, Linda" w:date="2025-05-20T14:42:00Z" w:initials="EL">
    <w:p w14:paraId="7EA0FBD4" w14:textId="7C02AD29" w:rsidR="009F5A76" w:rsidRDefault="009F5A76">
      <w:pPr>
        <w:pStyle w:val="CommentText"/>
      </w:pPr>
      <w:r>
        <w:rPr>
          <w:rStyle w:val="CommentReference"/>
        </w:rPr>
        <w:annotationRef/>
      </w:r>
      <w:r w:rsidRPr="5454B418">
        <w:t>This is the first time you bring up this term and it's not quite self explanatory. You were just talking about recall of info in short stories. How does the lack of research done on recall create an opportunity to study message retention? These are not quite the same terms, avoid using them interchangably.</w:t>
      </w:r>
    </w:p>
  </w:comment>
  <w:comment w:id="25" w:author="Effinger, Linda" w:date="2025-05-20T14:48:00Z" w:initials="EL">
    <w:p w14:paraId="1C917624" w14:textId="67223529" w:rsidR="006064A5" w:rsidRDefault="006064A5">
      <w:pPr>
        <w:pStyle w:val="CommentText"/>
      </w:pPr>
      <w:r>
        <w:rPr>
          <w:rStyle w:val="CommentReference"/>
        </w:rPr>
        <w:annotationRef/>
      </w:r>
      <w:r w:rsidRPr="4DFC7C32">
        <w:t>You never establish that the research on short stories in an educational setting focuses on the communication with two readers. What does that mean? What is this refering to? Source??</w:t>
      </w:r>
    </w:p>
  </w:comment>
  <w:comment w:id="26" w:author="Pastoors, Jonas" w:date="2025-06-02T10:50:00Z" w:initials="JP">
    <w:p w14:paraId="6150528F" w14:textId="77777777" w:rsidR="009E00BD" w:rsidRDefault="009E00BD" w:rsidP="009E00BD">
      <w:pPr>
        <w:pStyle w:val="CommentText"/>
        <w:ind w:left="0"/>
      </w:pPr>
      <w:r>
        <w:rPr>
          <w:rStyle w:val="CommentReference"/>
        </w:rPr>
        <w:annotationRef/>
      </w:r>
      <w:r>
        <w:t>+1</w:t>
      </w:r>
    </w:p>
  </w:comment>
  <w:comment w:id="27" w:author="Pastoors, Jonas" w:date="2025-06-02T10:53:00Z" w:initials="JP">
    <w:p w14:paraId="1C183C96" w14:textId="77777777" w:rsidR="00C62221" w:rsidRDefault="00C62221" w:rsidP="00C62221">
      <w:pPr>
        <w:pStyle w:val="CommentText"/>
        <w:ind w:left="0"/>
      </w:pPr>
      <w:r>
        <w:rPr>
          <w:rStyle w:val="CommentReference"/>
        </w:rPr>
        <w:annotationRef/>
      </w:r>
      <w:r>
        <w:t>Is there any info about the intention of the following authors? A quote would do wonders to illustrate your point here</w:t>
      </w:r>
    </w:p>
  </w:comment>
  <w:comment w:id="29" w:author="Pastoors, Jonas" w:date="2025-06-02T10:55:00Z" w:initials="JP">
    <w:p w14:paraId="342A3377" w14:textId="77777777" w:rsidR="00D60793" w:rsidRDefault="00D60793" w:rsidP="00D60793">
      <w:pPr>
        <w:pStyle w:val="CommentText"/>
        <w:ind w:left="0"/>
      </w:pPr>
      <w:r>
        <w:rPr>
          <w:rStyle w:val="CommentReference"/>
        </w:rPr>
        <w:annotationRef/>
      </w:r>
      <w:r>
        <w:t>That is SUCH a wide field. What religion is taught?</w:t>
      </w:r>
    </w:p>
  </w:comment>
  <w:comment w:id="30" w:author="Pastoors, Jonas" w:date="2025-06-02T10:57:00Z" w:initials="JP">
    <w:p w14:paraId="69217D72" w14:textId="77777777" w:rsidR="006741AB" w:rsidRDefault="006741AB" w:rsidP="006741AB">
      <w:pPr>
        <w:pStyle w:val="CommentText"/>
        <w:ind w:left="0"/>
      </w:pPr>
      <w:r>
        <w:rPr>
          <w:rStyle w:val="CommentReference"/>
        </w:rPr>
        <w:annotationRef/>
      </w:r>
      <w:r>
        <w:t>In, like, a corporate setting?</w:t>
      </w:r>
    </w:p>
  </w:comment>
  <w:comment w:id="31" w:author="Pastoors, Jonas" w:date="2025-06-02T10:57:00Z" w:initials="JP">
    <w:p w14:paraId="05D7B765" w14:textId="77777777" w:rsidR="006741AB" w:rsidRDefault="006741AB" w:rsidP="006741AB">
      <w:pPr>
        <w:pStyle w:val="CommentText"/>
        <w:ind w:left="0"/>
      </w:pPr>
      <w:r>
        <w:rPr>
          <w:rStyle w:val="CommentReference"/>
        </w:rPr>
        <w:annotationRef/>
      </w:r>
      <w:r>
        <w:t>Whats Avatar teaching specifically?</w:t>
      </w:r>
    </w:p>
  </w:comment>
  <w:comment w:id="32" w:author="Pastoors, Jonas" w:date="2025-06-02T10:59:00Z" w:initials="JP">
    <w:p w14:paraId="5010C6B1" w14:textId="77777777" w:rsidR="001C2DD3" w:rsidRDefault="001C2DD3" w:rsidP="001C2DD3">
      <w:pPr>
        <w:pStyle w:val="CommentText"/>
        <w:ind w:left="0"/>
      </w:pPr>
      <w:r>
        <w:rPr>
          <w:rStyle w:val="CommentReference"/>
        </w:rPr>
        <w:annotationRef/>
      </w:r>
      <w:r>
        <w:t>This belongs in your discussion, move there</w:t>
      </w:r>
    </w:p>
  </w:comment>
  <w:comment w:id="33" w:author="Pastoors, Jonas" w:date="2025-06-02T11:01:00Z" w:initials="JP">
    <w:p w14:paraId="6504BFEF" w14:textId="77777777" w:rsidR="00911933" w:rsidRDefault="00911933" w:rsidP="00911933">
      <w:pPr>
        <w:pStyle w:val="CommentText"/>
        <w:ind w:left="1200"/>
      </w:pPr>
      <w:r>
        <w:rPr>
          <w:rStyle w:val="CommentReference"/>
        </w:rPr>
        <w:annotationRef/>
      </w:r>
      <w:r>
        <w:t>So, how would I as an interested audience member access that source? You just cite it as „</w:t>
      </w:r>
      <w:r>
        <w:rPr>
          <w:lang w:val="nl-NL"/>
        </w:rPr>
        <w:t xml:space="preserve">van den Berg, L. (2024). </w:t>
      </w:r>
      <w:r>
        <w:rPr>
          <w:i/>
          <w:iCs/>
          <w:lang w:val="nl-NL"/>
        </w:rPr>
        <w:t>Transcript Interview Aaron Ehasz</w:t>
      </w:r>
      <w:r>
        <w:rPr>
          <w:lang w:val="nl-NL"/>
        </w:rPr>
        <w:t>.”, which is not very helpful. Id say put it in your appendix and point to it there</w:t>
      </w:r>
    </w:p>
  </w:comment>
  <w:comment w:id="34" w:author="Pastoors, Jonas" w:date="2025-06-02T11:03:00Z" w:initials="JP">
    <w:p w14:paraId="27D413AC" w14:textId="77777777" w:rsidR="002E0F38" w:rsidRDefault="002E0F38" w:rsidP="002E0F38">
      <w:pPr>
        <w:pStyle w:val="CommentText"/>
        <w:ind w:left="0"/>
      </w:pPr>
      <w:r>
        <w:rPr>
          <w:rStyle w:val="CommentReference"/>
        </w:rPr>
        <w:annotationRef/>
      </w:r>
      <w:r>
        <w:t>Oh now you point to the appendix. I would rephrase to make it less confusing. Immediately make clear that this is an interview *you conducted* and point to the appendix</w:t>
      </w:r>
    </w:p>
  </w:comment>
  <w:comment w:id="36" w:author="Pastoors, Jonas" w:date="2025-06-02T11:18:00Z" w:initials="JP">
    <w:p w14:paraId="13D31410" w14:textId="77777777" w:rsidR="00233EF0" w:rsidRDefault="00233EF0" w:rsidP="00233EF0">
      <w:pPr>
        <w:pStyle w:val="CommentText"/>
        <w:ind w:left="0"/>
      </w:pPr>
      <w:r>
        <w:rPr>
          <w:rStyle w:val="CommentReference"/>
        </w:rPr>
        <w:annotationRef/>
      </w:r>
      <w:r>
        <w:t>Above its only EE. Where did strategy come from?</w:t>
      </w:r>
    </w:p>
  </w:comment>
  <w:comment w:id="37" w:author="Berg, Leon van den (151447)" w:date="2025-06-01T15:38:00Z" w:initials="Lv">
    <w:p w14:paraId="2969208B" w14:textId="67244140" w:rsidR="00723677" w:rsidRDefault="00723677" w:rsidP="00723677">
      <w:pPr>
        <w:pStyle w:val="CommentText"/>
        <w:ind w:left="0"/>
      </w:pPr>
      <w:r>
        <w:rPr>
          <w:rStyle w:val="CommentReference"/>
        </w:rPr>
        <w:annotationRef/>
      </w:r>
      <w:r>
        <w:t>ASK LINDA: Why remove?</w:t>
      </w:r>
    </w:p>
  </w:comment>
  <w:comment w:id="42" w:author="Effinger, Linda" w:date="2025-05-20T15:36:00Z" w:initials="EL">
    <w:p w14:paraId="3DBE6427" w14:textId="2CA2782B" w:rsidR="00240C5E" w:rsidRDefault="00240C5E">
      <w:pPr>
        <w:pStyle w:val="CommentText"/>
      </w:pPr>
      <w:r>
        <w:rPr>
          <w:rStyle w:val="CommentReference"/>
        </w:rPr>
        <w:annotationRef/>
      </w:r>
      <w:r w:rsidRPr="2DD857A7">
        <w:t>Given how often this comes up, and how you mention it in a way that makes it sound like an actual institution, maybe mention something about who started this field, which institution does the main research on this field, something like that.</w:t>
      </w:r>
    </w:p>
  </w:comment>
  <w:comment w:id="43" w:author="Berg, Leon van den (151447)" w:date="2025-06-01T21:06:00Z" w:initials="Lv">
    <w:p w14:paraId="01FE7C74" w14:textId="77777777" w:rsidR="00065424" w:rsidRDefault="00065424" w:rsidP="00065424">
      <w:pPr>
        <w:pStyle w:val="CommentText"/>
        <w:ind w:left="0"/>
      </w:pPr>
      <w:r>
        <w:rPr>
          <w:rStyle w:val="CommentReference"/>
        </w:rPr>
        <w:annotationRef/>
      </w:r>
      <w:r>
        <w:t>I do this in the Literature review. Is that good?</w:t>
      </w:r>
    </w:p>
  </w:comment>
  <w:comment w:id="44" w:author="Pastoors, Jonas" w:date="2025-06-02T11:20:00Z" w:initials="JP">
    <w:p w14:paraId="737AC8C5" w14:textId="77777777" w:rsidR="00161E2E" w:rsidRDefault="00161E2E" w:rsidP="00161E2E">
      <w:pPr>
        <w:pStyle w:val="CommentText"/>
        <w:ind w:left="0"/>
      </w:pPr>
      <w:r>
        <w:rPr>
          <w:rStyle w:val="CommentReference"/>
        </w:rPr>
        <w:annotationRef/>
      </w:r>
      <w:r>
        <w:t>What I‘m missing here is what specifically you are trying to do. Your study is effectively a replication of previous work, you should mention that</w:t>
      </w:r>
    </w:p>
  </w:comment>
  <w:comment w:id="46" w:author="Berg, Leon van den (151447)" w:date="2025-06-01T21:04:00Z" w:initials="Lv">
    <w:p w14:paraId="481999A8" w14:textId="362594E6" w:rsidR="00065424" w:rsidRDefault="00065424" w:rsidP="00065424">
      <w:pPr>
        <w:pStyle w:val="CommentText"/>
        <w:ind w:left="0"/>
      </w:pPr>
      <w:r>
        <w:rPr>
          <w:rStyle w:val="CommentReference"/>
        </w:rPr>
        <w:annotationRef/>
      </w:r>
      <w:r>
        <w:rPr>
          <w:highlight w:val="white"/>
        </w:rPr>
        <w:t>This increased resistance is thought to stem from the perception that young adults already possess a lot of information and therefore are more likely to consider themselves an informed audience that will question, analyse, and criticize new information.</w:t>
      </w:r>
      <w:r>
        <w:rPr>
          <w:highlight w:val="white"/>
        </w:rPr>
        <w:br/>
      </w:r>
      <w:r>
        <w:rPr>
          <w:highlight w:val="white"/>
        </w:rPr>
        <w:br/>
        <w:t>NO source</w:t>
      </w:r>
    </w:p>
  </w:comment>
  <w:comment w:id="48" w:author="Berg, Leon van den (151447)" w:date="2025-06-02T11:13:00Z" w:initials="Lv">
    <w:p w14:paraId="19060D7E" w14:textId="77777777" w:rsidR="00195E3C" w:rsidRDefault="00195E3C" w:rsidP="00195E3C">
      <w:pPr>
        <w:pStyle w:val="CommentText"/>
        <w:ind w:left="0"/>
      </w:pPr>
      <w:r>
        <w:rPr>
          <w:rStyle w:val="CommentReference"/>
        </w:rPr>
        <w:annotationRef/>
      </w:r>
      <w:r>
        <w:t>Feedback Laura: In general hard to read and not well-structured. A lot of repitition causing for lower attention. You should funnel more from big concepts to small.</w:t>
      </w:r>
      <w:r>
        <w:br/>
      </w:r>
      <w:r>
        <w:br/>
        <w:t xml:space="preserve">The problem is not clear which makes arguments also not always have a purpose. Make the cause for research clear. Problem analysis, problem description, research goal. </w:t>
      </w:r>
      <w:r>
        <w:br/>
      </w:r>
      <w:r>
        <w:br/>
        <w:t>You need more coherance</w:t>
      </w:r>
    </w:p>
  </w:comment>
  <w:comment w:id="50" w:author="Pastoors, Jonas" w:date="2025-06-02T11:24:00Z" w:initials="JP">
    <w:p w14:paraId="30C94A75" w14:textId="77777777" w:rsidR="00744F32" w:rsidRDefault="00744F32" w:rsidP="00744F32">
      <w:pPr>
        <w:pStyle w:val="CommentText"/>
        <w:ind w:left="0"/>
      </w:pPr>
      <w:r>
        <w:rPr>
          <w:rStyle w:val="CommentReference"/>
        </w:rPr>
        <w:annotationRef/>
      </w:r>
      <w:r>
        <w:t>The range is almost a hundred years here is INSANE. Its probably a worthwhile argument to put into your introduction, taht people have been interested in this since at least 1926. Here Id substitute it with a more recent source though</w:t>
      </w:r>
    </w:p>
  </w:comment>
  <w:comment w:id="52" w:author="Pastoors, Jonas" w:date="2025-06-02T11:25:00Z" w:initials="JP">
    <w:p w14:paraId="27052004" w14:textId="77777777" w:rsidR="00B93698" w:rsidRDefault="00B93698" w:rsidP="00B93698">
      <w:pPr>
        <w:pStyle w:val="CommentText"/>
        <w:ind w:left="0"/>
      </w:pPr>
      <w:r>
        <w:rPr>
          <w:rStyle w:val="CommentReference"/>
        </w:rPr>
        <w:annotationRef/>
      </w:r>
      <w:r>
        <w:t>Second time you mention these and I have still no idea what they mean</w:t>
      </w:r>
    </w:p>
  </w:comment>
  <w:comment w:id="54" w:author="Effinger, Linda" w:date="2025-05-28T11:27:00Z" w:initials="EL">
    <w:p w14:paraId="3ACE2ABB" w14:textId="0B466DFB" w:rsidR="00E8723C" w:rsidRDefault="00E8723C">
      <w:pPr>
        <w:pStyle w:val="CommentText"/>
      </w:pPr>
      <w:r>
        <w:rPr>
          <w:rStyle w:val="CommentReference"/>
        </w:rPr>
        <w:annotationRef/>
      </w:r>
      <w:r w:rsidRPr="484667B5">
        <w:t>Source</w:t>
      </w:r>
    </w:p>
  </w:comment>
  <w:comment w:id="55" w:author="Berg, Leon van den (151447)" w:date="2025-06-01T21:07:00Z" w:initials="Lv">
    <w:p w14:paraId="5B1A9553" w14:textId="77777777" w:rsidR="00326657" w:rsidRDefault="00326657" w:rsidP="00326657">
      <w:pPr>
        <w:pStyle w:val="CommentText"/>
        <w:ind w:left="0"/>
      </w:pPr>
      <w:r>
        <w:rPr>
          <w:rStyle w:val="CommentReference"/>
        </w:rPr>
        <w:annotationRef/>
      </w:r>
      <w:r>
        <w:t>Even when I say “could be”?</w:t>
      </w:r>
    </w:p>
  </w:comment>
  <w:comment w:id="56" w:author="Pastoors, Jonas" w:date="2025-06-02T11:26:00Z" w:initials="JP">
    <w:p w14:paraId="707FA5A7" w14:textId="77777777" w:rsidR="0040620C" w:rsidRDefault="0040620C" w:rsidP="0040620C">
      <w:pPr>
        <w:pStyle w:val="CommentText"/>
        <w:ind w:left="0"/>
      </w:pPr>
      <w:r>
        <w:rPr>
          <w:rStyle w:val="CommentReference"/>
        </w:rPr>
        <w:annotationRef/>
      </w:r>
      <w:r>
        <w:t>Yes. This is not the place for you to be hypothesizing. Literature review reviews literature, not your own (perhaps well founded) ideas.</w:t>
      </w:r>
    </w:p>
  </w:comment>
  <w:comment w:id="59" w:author="Berg, Leon van den (151447)" w:date="2025-05-28T09:53:00Z" w:initials="B(">
    <w:p w14:paraId="6F320E25" w14:textId="224BC585" w:rsidR="00E8723C" w:rsidRDefault="00E8723C">
      <w:pPr>
        <w:pStyle w:val="CommentText"/>
      </w:pPr>
      <w:r>
        <w:rPr>
          <w:rStyle w:val="CommentReference"/>
        </w:rPr>
        <w:annotationRef/>
      </w:r>
      <w:r w:rsidRPr="6691E236">
        <w:t>Other quotes:</w:t>
      </w:r>
    </w:p>
  </w:comment>
  <w:comment w:id="60" w:author="Berg, Leon van den (151447)" w:date="2025-05-28T09:53:00Z" w:initials="B(">
    <w:p w14:paraId="5CF7C8E8" w14:textId="6911C0F2" w:rsidR="00E8723C" w:rsidRDefault="00E8723C">
      <w:pPr>
        <w:pStyle w:val="CommentText"/>
      </w:pPr>
      <w:r>
        <w:rPr>
          <w:rStyle w:val="CommentReference"/>
        </w:rPr>
        <w:annotationRef/>
      </w:r>
      <w:r w:rsidRPr="0FABE759">
        <w:t xml:space="preserve">anybody who’s going to provide </w:t>
      </w:r>
      <w:r w:rsidRPr="0FABE759">
        <w:t>leadership</w:t>
      </w:r>
    </w:p>
    <w:p w14:paraId="62652D2D" w14:textId="229C5956" w:rsidR="00E8723C" w:rsidRDefault="00E8723C">
      <w:pPr>
        <w:pStyle w:val="CommentText"/>
      </w:pPr>
      <w:r w:rsidRPr="2959A5A4">
        <w:t>for change—is to figure out how to break through the inertia of habit to get people to pay</w:t>
      </w:r>
    </w:p>
    <w:p w14:paraId="47E4329F" w14:textId="7B2449B2" w:rsidR="00E8723C" w:rsidRDefault="00E8723C">
      <w:pPr>
        <w:pStyle w:val="CommentText"/>
      </w:pPr>
      <w:r w:rsidRPr="1069EE79">
        <w:t>attention. Often that breakthrough happens by urgency of need. Sometimes it happens because of</w:t>
      </w:r>
    </w:p>
    <w:p w14:paraId="1F690FE8" w14:textId="5C9FEEE8" w:rsidR="00E8723C" w:rsidRDefault="00E8723C">
      <w:pPr>
        <w:pStyle w:val="CommentText"/>
      </w:pPr>
      <w:r w:rsidRPr="0D446125">
        <w:t>anger—and by anger I don’t mean rage, I mean outrage. It’s the contradiction between the world</w:t>
      </w:r>
    </w:p>
    <w:p w14:paraId="4FEC0011" w14:textId="69CFF0D4" w:rsidR="00E8723C" w:rsidRDefault="00E8723C">
      <w:pPr>
        <w:pStyle w:val="CommentText"/>
      </w:pPr>
      <w:r w:rsidRPr="6889C21A">
        <w:t>as it is and the world as it ought to be. Our experience of that tension can break through the</w:t>
      </w:r>
    </w:p>
    <w:p w14:paraId="1DEFBCDD" w14:textId="7A81F01E" w:rsidR="00E8723C" w:rsidRDefault="00E8723C">
      <w:pPr>
        <w:pStyle w:val="CommentText"/>
      </w:pPr>
      <w:r w:rsidRPr="1A0BEE42">
        <w:t>inertia and apathy of things as they always are.(ganz 2009)</w:t>
      </w:r>
    </w:p>
  </w:comment>
  <w:comment w:id="61" w:author="Berg, Leon van den (151447)" w:date="2025-05-28T09:53:00Z" w:initials="B(">
    <w:p w14:paraId="53352A14" w14:textId="4DA15EFD" w:rsidR="00E8723C" w:rsidRDefault="00E8723C">
      <w:pPr>
        <w:pStyle w:val="CommentText"/>
      </w:pPr>
      <w:r>
        <w:rPr>
          <w:rStyle w:val="CommentReference"/>
        </w:rPr>
        <w:annotationRef/>
      </w:r>
      <w:r w:rsidRPr="37CFF330">
        <w:t>A story communicates fear, hope, and anxiety, and because we can feel it, we get the moral not</w:t>
      </w:r>
    </w:p>
    <w:p w14:paraId="42DDA31F" w14:textId="7FA76CC8" w:rsidR="00E8723C" w:rsidRDefault="00E8723C">
      <w:pPr>
        <w:pStyle w:val="CommentText"/>
      </w:pPr>
      <w:r w:rsidRPr="08ED4225">
        <w:t>just as a concept, but as a teaching of our hearts. That’s the power of story. That’s why most of</w:t>
      </w:r>
    </w:p>
    <w:p w14:paraId="637FAAB8" w14:textId="29D730BF" w:rsidR="00E8723C" w:rsidRDefault="00E8723C">
      <w:pPr>
        <w:pStyle w:val="CommentText"/>
      </w:pPr>
      <w:r w:rsidRPr="3AB97417">
        <w:t>our faith traditions interpret themselves as stories, because they are teaching our hearts how to</w:t>
      </w:r>
    </w:p>
    <w:p w14:paraId="443B2DE1" w14:textId="0F3AE676" w:rsidR="00E8723C" w:rsidRDefault="00E8723C">
      <w:pPr>
        <w:pStyle w:val="CommentText"/>
      </w:pPr>
      <w:r w:rsidRPr="34A4F042">
        <w:t xml:space="preserve">live as choiceful human </w:t>
      </w:r>
      <w:r w:rsidRPr="34A4F042">
        <w:t>beings capable of embracing hope over fear, self-worth and self-love</w:t>
      </w:r>
    </w:p>
    <w:p w14:paraId="7E0326EA" w14:textId="382EEB34" w:rsidR="00E8723C" w:rsidRDefault="00E8723C">
      <w:pPr>
        <w:pStyle w:val="CommentText"/>
      </w:pPr>
      <w:r w:rsidRPr="3F67F19C">
        <w:t>over self-doubt, and love over isolation and alienation.(ganz 2009)</w:t>
      </w:r>
    </w:p>
  </w:comment>
  <w:comment w:id="62" w:author="Berg, Leon van den (151447)" w:date="2025-05-28T09:53:00Z" w:initials="B(">
    <w:p w14:paraId="7696C128" w14:textId="6CFCCDCE" w:rsidR="00E8723C" w:rsidRDefault="00E8723C">
      <w:pPr>
        <w:pStyle w:val="CommentText"/>
      </w:pPr>
      <w:r>
        <w:rPr>
          <w:rStyle w:val="CommentReference"/>
        </w:rPr>
        <w:annotationRef/>
      </w:r>
      <w:r w:rsidRPr="7D4052F0">
        <w:t>Although much has been written about</w:t>
      </w:r>
    </w:p>
    <w:p w14:paraId="77990F16" w14:textId="7F7ED358" w:rsidR="00E8723C" w:rsidRDefault="00E8723C">
      <w:pPr>
        <w:pStyle w:val="CommentText"/>
      </w:pPr>
      <w:r w:rsidRPr="3F4909E5">
        <w:t>using children’s stories to teach critical</w:t>
      </w:r>
    </w:p>
    <w:p w14:paraId="7788414A" w14:textId="70972167" w:rsidR="00E8723C" w:rsidRDefault="00E8723C">
      <w:pPr>
        <w:pStyle w:val="CommentText"/>
      </w:pPr>
      <w:r w:rsidRPr="3B2276A8">
        <w:t>thinking to children (Cianciolo 1988:</w:t>
      </w:r>
    </w:p>
    <w:p w14:paraId="5203E55E" w14:textId="440F547B" w:rsidR="00E8723C" w:rsidRDefault="00E8723C">
      <w:pPr>
        <w:pStyle w:val="CommentText"/>
      </w:pPr>
      <w:r w:rsidRPr="4DD52820">
        <w:t>Kruise 1987; Riechen and Miller 1990),</w:t>
      </w:r>
    </w:p>
    <w:p w14:paraId="635A4019" w14:textId="59030E05" w:rsidR="00E8723C" w:rsidRDefault="00E8723C">
      <w:pPr>
        <w:pStyle w:val="CommentText"/>
      </w:pPr>
      <w:r w:rsidRPr="7FD6CC23">
        <w:t>the idea does not seem to have been</w:t>
      </w:r>
    </w:p>
    <w:p w14:paraId="555D204E" w14:textId="37A7EB5C" w:rsidR="00E8723C" w:rsidRDefault="00E8723C">
      <w:pPr>
        <w:pStyle w:val="CommentText"/>
      </w:pPr>
      <w:r w:rsidRPr="28FDD2D4">
        <w:t>applied to college level work. (Young 1996)</w:t>
      </w:r>
    </w:p>
  </w:comment>
  <w:comment w:id="63" w:author="Berg, Leon van den (151447)" w:date="2025-05-28T09:53:00Z" w:initials="B(">
    <w:p w14:paraId="7AB4B8A1" w14:textId="4D62E694" w:rsidR="00E8723C" w:rsidRDefault="00E8723C">
      <w:pPr>
        <w:pStyle w:val="CommentText"/>
      </w:pPr>
      <w:r>
        <w:rPr>
          <w:rStyle w:val="CommentReference"/>
        </w:rPr>
        <w:annotationRef/>
      </w:r>
      <w:r w:rsidRPr="1676B278">
        <w:t>Stories can be used to alleviate frustratin regarding understanding of a topic (Young 1996)</w:t>
      </w:r>
    </w:p>
  </w:comment>
  <w:comment w:id="64" w:author="Berg, Leon van den (151447)" w:date="2025-05-28T09:53:00Z" w:initials="B(">
    <w:p w14:paraId="7710C099" w14:textId="13109A02" w:rsidR="00E8723C" w:rsidRDefault="00E8723C">
      <w:pPr>
        <w:pStyle w:val="CommentText"/>
      </w:pPr>
      <w:r>
        <w:rPr>
          <w:rStyle w:val="CommentReference"/>
        </w:rPr>
        <w:annotationRef/>
      </w:r>
      <w:r w:rsidRPr="15C5656A">
        <w:t>Since ancient times, religious leaders, politicians, and marketers have relied on stories to change</w:t>
      </w:r>
    </w:p>
    <w:p w14:paraId="26B5D9AB" w14:textId="3F7351C3" w:rsidR="00E8723C" w:rsidRDefault="00E8723C">
      <w:pPr>
        <w:pStyle w:val="CommentText"/>
      </w:pPr>
      <w:r w:rsidRPr="304EA996">
        <w:t>people’s attitudes, beliefs, and behavior (Gottschall, 2012)</w:t>
      </w:r>
    </w:p>
  </w:comment>
  <w:comment w:id="65" w:author="Berg, Leon van den (151447)" w:date="2025-05-28T09:53:00Z" w:initials="B(">
    <w:p w14:paraId="0AA8CC4E" w14:textId="518EC1FE" w:rsidR="00E8723C" w:rsidRDefault="00E8723C">
      <w:pPr>
        <w:pStyle w:val="CommentText"/>
      </w:pPr>
      <w:r>
        <w:rPr>
          <w:rStyle w:val="CommentReference"/>
        </w:rPr>
        <w:annotationRef/>
      </w:r>
      <w:r w:rsidRPr="7B47DFB2">
        <w:t>Empirical research has repeatedly</w:t>
      </w:r>
    </w:p>
    <w:p w14:paraId="64B9ABD3" w14:textId="070683D3" w:rsidR="00E8723C" w:rsidRDefault="00E8723C">
      <w:pPr>
        <w:pStyle w:val="CommentText"/>
      </w:pPr>
      <w:r w:rsidRPr="1C3D62CA">
        <w:t xml:space="preserve">demonstrated the power of narratives to persuade recipients, even if the stories were </w:t>
      </w:r>
      <w:r w:rsidRPr="1C3D62CA">
        <w:t>introduced</w:t>
      </w:r>
    </w:p>
    <w:p w14:paraId="1163EC29" w14:textId="562E65C7" w:rsidR="00E8723C" w:rsidRDefault="00E8723C">
      <w:pPr>
        <w:pStyle w:val="CommentText"/>
      </w:pPr>
      <w:r w:rsidRPr="54CF6902">
        <w:t>as fictional (e.g., Appel &amp; Mara, 2013; Green &amp; Brock, 2000; Prentice, Gerrig, &amp; Bailis, 1997)</w:t>
      </w:r>
    </w:p>
  </w:comment>
  <w:comment w:id="67" w:author="Berg, Leon van den (151447)" w:date="2025-05-28T09:52:00Z" w:initials="B(">
    <w:p w14:paraId="00FA7CEA" w14:textId="30723AC1" w:rsidR="00E8723C" w:rsidRDefault="00E8723C">
      <w:pPr>
        <w:pStyle w:val="CommentText"/>
      </w:pPr>
      <w:r>
        <w:rPr>
          <w:rStyle w:val="CommentReference"/>
        </w:rPr>
        <w:annotationRef/>
      </w:r>
      <w:r w:rsidRPr="65ED5820">
        <w:t>some sentences are long and convoluted. Best to fix.</w:t>
      </w:r>
    </w:p>
  </w:comment>
  <w:comment w:id="68" w:author="Berg, Leon van den (151447)" w:date="2025-05-28T09:52:00Z" w:initials="B(">
    <w:p w14:paraId="352F63AD" w14:textId="1E7D22C0" w:rsidR="00E8723C" w:rsidRDefault="00E8723C">
      <w:pPr>
        <w:pStyle w:val="CommentText"/>
      </w:pPr>
      <w:r>
        <w:rPr>
          <w:rStyle w:val="CommentReference"/>
        </w:rPr>
        <w:annotationRef/>
      </w:r>
      <w:r w:rsidRPr="6EC7960B">
        <w:t>Doe EE do prevention?</w:t>
      </w:r>
    </w:p>
  </w:comment>
  <w:comment w:id="66" w:author="Pastoors, Jonas" w:date="2025-06-02T11:28:00Z" w:initials="JP">
    <w:p w14:paraId="45C8AA47" w14:textId="77777777" w:rsidR="009A237C" w:rsidRDefault="009A237C" w:rsidP="009A237C">
      <w:pPr>
        <w:pStyle w:val="CommentText"/>
        <w:ind w:left="0"/>
      </w:pPr>
      <w:r>
        <w:rPr>
          <w:rStyle w:val="CommentReference"/>
        </w:rPr>
        <w:annotationRef/>
      </w:r>
      <w:r>
        <w:t>Bad Form to have a question as a title. Just call the chapter Entertainment Education</w:t>
      </w:r>
    </w:p>
  </w:comment>
  <w:comment w:id="58" w:author="Pastoors, Jonas" w:date="2025-06-02T13:17:00Z" w:initials="JP">
    <w:p w14:paraId="596BACC0" w14:textId="77777777" w:rsidR="008A2537" w:rsidRDefault="008A2537" w:rsidP="008A2537">
      <w:pPr>
        <w:pStyle w:val="CommentText"/>
        <w:ind w:left="0"/>
      </w:pPr>
      <w:r>
        <w:rPr>
          <w:rStyle w:val="CommentReference"/>
        </w:rPr>
        <w:annotationRef/>
      </w:r>
      <w:r>
        <w:t>This chapter is already a massive improvement on what you submitted in block be. It will mainly benefit from splitting up your paragraphs and adding sub-sections to make your argumentation easier to follow</w:t>
      </w:r>
    </w:p>
  </w:comment>
  <w:comment w:id="69" w:author="Pastoors, Jonas" w:date="2025-06-02T11:29:00Z" w:initials="JP">
    <w:p w14:paraId="7E5AD589" w14:textId="23401A20" w:rsidR="00AA4DB4" w:rsidRDefault="00AA4DB4" w:rsidP="00AA4DB4">
      <w:pPr>
        <w:pStyle w:val="CommentText"/>
        <w:ind w:left="0"/>
      </w:pPr>
      <w:r>
        <w:rPr>
          <w:rStyle w:val="CommentReference"/>
        </w:rPr>
        <w:annotationRef/>
      </w:r>
      <w:r>
        <w:t>Requrase as: Earliest research angles, earliest research falling within the field, etc</w:t>
      </w:r>
    </w:p>
  </w:comment>
  <w:comment w:id="70" w:author="Pastoors, Jonas" w:date="2025-06-02T11:34:00Z" w:initials="JP">
    <w:p w14:paraId="32BC8A8D" w14:textId="77777777" w:rsidR="003519CA" w:rsidRDefault="003519CA" w:rsidP="003519CA">
      <w:pPr>
        <w:pStyle w:val="CommentText"/>
        <w:ind w:left="0"/>
      </w:pPr>
      <w:r>
        <w:rPr>
          <w:rStyle w:val="CommentReference"/>
        </w:rPr>
        <w:annotationRef/>
      </w:r>
      <w:r>
        <w:t>This sentence could be two sentences</w:t>
      </w:r>
    </w:p>
  </w:comment>
  <w:comment w:id="71" w:author="Pastoors, Jonas" w:date="2025-06-02T11:35:00Z" w:initials="JP">
    <w:p w14:paraId="28CB0F4E" w14:textId="77777777" w:rsidR="00837900" w:rsidRDefault="00837900" w:rsidP="00837900">
      <w:pPr>
        <w:pStyle w:val="CommentText"/>
        <w:ind w:left="0"/>
      </w:pPr>
      <w:r>
        <w:rPr>
          <w:rStyle w:val="CommentReference"/>
        </w:rPr>
        <w:annotationRef/>
      </w:r>
      <w:r>
        <w:t>Finally, sources! I am so happy! :'D</w:t>
      </w:r>
    </w:p>
  </w:comment>
  <w:comment w:id="73" w:author="Berg, Leon van den (151447)" w:date="2025-05-28T09:51:00Z" w:initials="B(">
    <w:p w14:paraId="1C53B65C" w14:textId="5404B0B3" w:rsidR="00E8723C" w:rsidRDefault="00E8723C">
      <w:pPr>
        <w:pStyle w:val="CommentText"/>
      </w:pPr>
      <w:r>
        <w:rPr>
          <w:rStyle w:val="CommentReference"/>
        </w:rPr>
        <w:annotationRef/>
      </w:r>
      <w:r w:rsidRPr="18D88634">
        <w:t>inventions or interventions?</w:t>
      </w:r>
    </w:p>
  </w:comment>
  <w:comment w:id="74" w:author="Berg, Leon van den (151447)" w:date="2025-05-28T09:52:00Z" w:initials="B(">
    <w:p w14:paraId="7002A6B2" w14:textId="6EABDCFE" w:rsidR="00E8723C" w:rsidRDefault="00E8723C">
      <w:pPr>
        <w:pStyle w:val="CommentText"/>
      </w:pPr>
      <w:r>
        <w:rPr>
          <w:rStyle w:val="CommentReference"/>
        </w:rPr>
        <w:annotationRef/>
      </w:r>
      <w:r w:rsidRPr="0BE86F9D">
        <w:t>you use inventions, interventions and programs</w:t>
      </w:r>
    </w:p>
  </w:comment>
  <w:comment w:id="75" w:author="Pastoors, Jonas" w:date="2025-06-02T11:36:00Z" w:initials="JP">
    <w:p w14:paraId="69EFDBD9" w14:textId="77777777" w:rsidR="00344D66" w:rsidRDefault="00344D66" w:rsidP="00344D66">
      <w:pPr>
        <w:pStyle w:val="CommentText"/>
        <w:ind w:left="0"/>
      </w:pPr>
      <w:r>
        <w:rPr>
          <w:rStyle w:val="CommentReference"/>
        </w:rPr>
        <w:annotationRef/>
      </w:r>
      <w:r>
        <w:t>Perhaps a good spot to end your paragraph. Having walls of text makes it so much harder to read</w:t>
      </w:r>
    </w:p>
  </w:comment>
  <w:comment w:id="76" w:author="Pastoors, Jonas" w:date="2025-06-02T11:36:00Z" w:initials="JP">
    <w:p w14:paraId="2E613A59" w14:textId="77777777" w:rsidR="003C085E" w:rsidRDefault="003C085E" w:rsidP="003C085E">
      <w:pPr>
        <w:pStyle w:val="CommentText"/>
        <w:ind w:left="0"/>
      </w:pPr>
      <w:r>
        <w:rPr>
          <w:rStyle w:val="CommentReference"/>
        </w:rPr>
        <w:annotationRef/>
      </w:r>
      <w:r>
        <w:t>I am still unsure what the strategy is you are referring to</w:t>
      </w:r>
    </w:p>
  </w:comment>
  <w:comment w:id="79" w:author="Effinger, Linda" w:date="2025-05-28T11:42:00Z" w:initials="EL">
    <w:p w14:paraId="4E563032" w14:textId="47060AC9" w:rsidR="00E8723C" w:rsidRDefault="00E8723C">
      <w:pPr>
        <w:pStyle w:val="CommentText"/>
      </w:pPr>
      <w:r>
        <w:rPr>
          <w:rStyle w:val="CommentReference"/>
        </w:rPr>
        <w:annotationRef/>
      </w:r>
      <w:r w:rsidRPr="71CE6A43">
        <w:t>change this text as neccesary, but do mention what it actually is</w:t>
      </w:r>
    </w:p>
  </w:comment>
  <w:comment w:id="77" w:author="Berg, Leon van den (151447)" w:date="2025-06-01T23:54:00Z" w:initials="Lv">
    <w:p w14:paraId="41A17915" w14:textId="77777777" w:rsidR="00647AAA" w:rsidRDefault="00647AAA" w:rsidP="00647AAA">
      <w:pPr>
        <w:pStyle w:val="CommentText"/>
        <w:ind w:left="0"/>
      </w:pPr>
      <w:r>
        <w:rPr>
          <w:rStyle w:val="CommentReference"/>
        </w:rPr>
        <w:annotationRef/>
      </w:r>
      <w:r>
        <w:t>ASK LINDA. Is this allowed. They do not say this in this manner</w:t>
      </w:r>
    </w:p>
  </w:comment>
  <w:comment w:id="82" w:author="Pastoors, Jonas" w:date="2025-06-02T11:37:00Z" w:initials="JP">
    <w:p w14:paraId="10E5A0D9" w14:textId="77777777" w:rsidR="00896BC6" w:rsidRDefault="00896BC6" w:rsidP="00896BC6">
      <w:pPr>
        <w:pStyle w:val="CommentText"/>
        <w:ind w:left="0"/>
      </w:pPr>
      <w:r>
        <w:rPr>
          <w:rStyle w:val="CommentReference"/>
        </w:rPr>
        <w:annotationRef/>
      </w:r>
      <w:r>
        <w:t>Meaning what?</w:t>
      </w:r>
    </w:p>
  </w:comment>
  <w:comment w:id="83" w:author="Pastoors, Jonas" w:date="2025-06-02T11:39:00Z" w:initials="JP">
    <w:p w14:paraId="727D923F" w14:textId="77777777" w:rsidR="00843000" w:rsidRDefault="00843000" w:rsidP="00843000">
      <w:pPr>
        <w:pStyle w:val="CommentText"/>
        <w:ind w:left="0"/>
      </w:pPr>
      <w:r>
        <w:rPr>
          <w:rStyle w:val="CommentReference"/>
        </w:rPr>
        <w:annotationRef/>
      </w:r>
      <w:r>
        <w:t>That reads like health information SPECIFICALLY is super important to the field, but as I understand it so far it is just one of many possible applications?</w:t>
      </w:r>
    </w:p>
  </w:comment>
  <w:comment w:id="84" w:author="Pastoors, Jonas" w:date="2025-06-02T11:41:00Z" w:initials="JP">
    <w:p w14:paraId="0BF2C57E" w14:textId="77777777" w:rsidR="001B7D33" w:rsidRDefault="001B7D33" w:rsidP="001B7D33">
      <w:pPr>
        <w:pStyle w:val="CommentText"/>
        <w:ind w:left="0"/>
      </w:pPr>
      <w:r>
        <w:rPr>
          <w:rStyle w:val="CommentReference"/>
        </w:rPr>
        <w:annotationRef/>
      </w:r>
      <w:r>
        <w:t>Who is referring to it as strategy. I feel like I‘m missing some important context here</w:t>
      </w:r>
    </w:p>
  </w:comment>
  <w:comment w:id="85" w:author="Pastoors, Jonas" w:date="2025-06-02T11:42:00Z" w:initials="JP">
    <w:p w14:paraId="2B37D054" w14:textId="77777777" w:rsidR="00E164A5" w:rsidRDefault="00E164A5" w:rsidP="00E164A5">
      <w:pPr>
        <w:pStyle w:val="CommentText"/>
        <w:ind w:left="0"/>
      </w:pPr>
      <w:r>
        <w:rPr>
          <w:rStyle w:val="CommentReference"/>
        </w:rPr>
        <w:annotationRef/>
      </w:r>
      <w:r>
        <w:t>Some scholars implies multiple voices, yet you cite a single author</w:t>
      </w:r>
    </w:p>
  </w:comment>
  <w:comment w:id="86" w:author="Pastoors, Jonas" w:date="2025-06-02T11:43:00Z" w:initials="JP">
    <w:p w14:paraId="16DB4469" w14:textId="77777777" w:rsidR="00850C38" w:rsidRDefault="00850C38" w:rsidP="00850C38">
      <w:pPr>
        <w:pStyle w:val="CommentText"/>
        <w:ind w:left="0"/>
      </w:pPr>
      <w:r>
        <w:rPr>
          <w:rStyle w:val="CommentReference"/>
        </w:rPr>
        <w:annotationRef/>
      </w:r>
      <w:r>
        <w:t>This is a good example and entirely different from those you mention in your intro. I‘d also mention it there</w:t>
      </w:r>
    </w:p>
  </w:comment>
  <w:comment w:id="87" w:author="Pastoors, Jonas" w:date="2025-06-02T11:43:00Z" w:initials="JP">
    <w:p w14:paraId="463DDC45" w14:textId="77777777" w:rsidR="00D05FF9" w:rsidRDefault="00D05FF9" w:rsidP="00D05FF9">
      <w:pPr>
        <w:pStyle w:val="CommentText"/>
        <w:ind w:left="0"/>
      </w:pPr>
      <w:r>
        <w:rPr>
          <w:rStyle w:val="CommentReference"/>
        </w:rPr>
        <w:annotationRef/>
      </w:r>
      <w:r>
        <w:t>Citation needed</w:t>
      </w:r>
    </w:p>
  </w:comment>
  <w:comment w:id="88" w:author="Effinger, Linda" w:date="2025-05-28T11:46:00Z" w:initials="EL">
    <w:p w14:paraId="3FFFC680" w14:textId="6350216C" w:rsidR="00E8723C" w:rsidRDefault="00E8723C">
      <w:pPr>
        <w:pStyle w:val="CommentText"/>
      </w:pPr>
      <w:r>
        <w:rPr>
          <w:rStyle w:val="CommentReference"/>
        </w:rPr>
        <w:annotationRef/>
      </w:r>
      <w:r w:rsidRPr="74A6E14A">
        <w:t>cool. Source, but also here is a  great chance to the review part of the lit review. Who  is the academic lense, who is the practical lense? What differentiates academic from practical?</w:t>
      </w:r>
    </w:p>
  </w:comment>
  <w:comment w:id="89" w:author="Berg, Leon van den (151447)" w:date="2025-06-02T00:04:00Z" w:initials="Lv">
    <w:p w14:paraId="1E7A85F7" w14:textId="77777777" w:rsidR="00B06B24" w:rsidRDefault="00B06B24" w:rsidP="00B06B24">
      <w:pPr>
        <w:pStyle w:val="CommentText"/>
        <w:ind w:left="0"/>
      </w:pPr>
      <w:r>
        <w:rPr>
          <w:rStyle w:val="CommentReference"/>
        </w:rPr>
        <w:annotationRef/>
      </w:r>
      <w:r>
        <w:t>I refer more to the fact that theoretical papers refer to EE as a field of study, however actual field research leading to empirical evidence often refers to it as a strategy. There is not one source for it, nor is it a person, it is observed. How should this be worded differently?</w:t>
      </w:r>
    </w:p>
  </w:comment>
  <w:comment w:id="90" w:author="Pastoors, Jonas" w:date="2025-06-02T11:44:00Z" w:initials="JP">
    <w:p w14:paraId="630CB3FD" w14:textId="77777777" w:rsidR="009624BA" w:rsidRDefault="00650E44" w:rsidP="009624BA">
      <w:pPr>
        <w:pStyle w:val="CommentText"/>
        <w:ind w:left="0"/>
      </w:pPr>
      <w:r>
        <w:rPr>
          <w:rStyle w:val="CommentReference"/>
        </w:rPr>
        <w:annotationRef/>
      </w:r>
      <w:r w:rsidR="009624BA">
        <w:t>„There is not one source for it, nor is it a person, it is observed. “ Well then make an argument for your observation by citing the sources the observation is based on. You cant just make claims</w:t>
      </w:r>
    </w:p>
  </w:comment>
  <w:comment w:id="91" w:author="Pastoors, Jonas" w:date="2025-06-02T11:48:00Z" w:initials="JP">
    <w:p w14:paraId="7FB5537F" w14:textId="77777777" w:rsidR="00A32B23" w:rsidRDefault="00A32B23" w:rsidP="00A32B23">
      <w:pPr>
        <w:pStyle w:val="CommentText"/>
        <w:ind w:left="0"/>
      </w:pPr>
      <w:r>
        <w:rPr>
          <w:rStyle w:val="CommentReference"/>
        </w:rPr>
        <w:annotationRef/>
      </w:r>
      <w:r>
        <w:t>Source</w:t>
      </w:r>
    </w:p>
  </w:comment>
  <w:comment w:id="93" w:author="Berg, Leon van den (151447)" w:date="2025-06-02T00:07:00Z" w:initials="Lv">
    <w:p w14:paraId="433EDBC5" w14:textId="06AC175B" w:rsidR="00FC383F" w:rsidRDefault="00FC383F" w:rsidP="00FC383F">
      <w:pPr>
        <w:pStyle w:val="CommentText"/>
        <w:ind w:left="0"/>
      </w:pPr>
      <w:r>
        <w:rPr>
          <w:rStyle w:val="CommentReference"/>
        </w:rPr>
        <w:annotationRef/>
      </w:r>
      <w:r>
        <w:t>Ask linda. Why remove this. It shows danger</w:t>
      </w:r>
    </w:p>
  </w:comment>
  <w:comment w:id="92" w:author="Pastoors, Jonas" w:date="2025-06-02T11:50:00Z" w:initials="JP">
    <w:p w14:paraId="722D6A7B" w14:textId="77777777" w:rsidR="000A13D5" w:rsidRDefault="000A13D5" w:rsidP="000A13D5">
      <w:pPr>
        <w:pStyle w:val="CommentText"/>
        <w:ind w:left="0"/>
      </w:pPr>
      <w:r>
        <w:rPr>
          <w:rStyle w:val="CommentReference"/>
        </w:rPr>
        <w:annotationRef/>
      </w:r>
      <w:r>
        <w:t>Relevant argument, but what is it doing in this chapter? This is an overview of literature not the argument why your topic is relevant</w:t>
      </w:r>
    </w:p>
  </w:comment>
  <w:comment w:id="95" w:author="Pastoors, Jonas" w:date="2025-06-02T12:00:00Z" w:initials="JP">
    <w:p w14:paraId="5AD9F486" w14:textId="77777777" w:rsidR="00705C49" w:rsidRDefault="00705C49" w:rsidP="00705C49">
      <w:pPr>
        <w:pStyle w:val="CommentText"/>
        <w:ind w:left="0"/>
      </w:pPr>
      <w:r>
        <w:rPr>
          <w:rStyle w:val="CommentReference"/>
        </w:rPr>
        <w:annotationRef/>
      </w:r>
      <w:r>
        <w:t>Is that negative per se? I checked out the paper and that judgment seems to be coming from you. The paper has a more positive outlook on its results „Our work suggests that programs targeted to the culture of the local population have the potential of reaching an overwhelming amount of people at very low costs, and could thus be used by policymakers to convey important social and economic messages (e.g., about HIV/ AIDS prevention, children’s education, the rights of minorities, etc.). “</w:t>
      </w:r>
    </w:p>
  </w:comment>
  <w:comment w:id="96" w:author="Effinger, Linda" w:date="2025-05-28T11:49:00Z" w:initials="EL">
    <w:p w14:paraId="7EB3B626" w14:textId="26BD2569" w:rsidR="00E8723C" w:rsidRDefault="00E8723C">
      <w:pPr>
        <w:pStyle w:val="CommentText"/>
      </w:pPr>
      <w:r>
        <w:rPr>
          <w:rStyle w:val="CommentReference"/>
        </w:rPr>
        <w:annotationRef/>
      </w:r>
      <w:r w:rsidRPr="4270ECD1">
        <w:t>the fertility of brazilian women didn't change, they just chose not to make use of it</w:t>
      </w:r>
    </w:p>
  </w:comment>
  <w:comment w:id="97" w:author="Berg, Leon van den (151447)" w:date="2025-06-02T00:14:00Z" w:initials="Lv">
    <w:p w14:paraId="56F69C45" w14:textId="77777777" w:rsidR="0052506B" w:rsidRDefault="0052506B" w:rsidP="0052506B">
      <w:pPr>
        <w:pStyle w:val="CommentText"/>
        <w:ind w:left="0"/>
      </w:pPr>
      <w:r>
        <w:rPr>
          <w:rStyle w:val="CommentReference"/>
        </w:rPr>
        <w:annotationRef/>
      </w:r>
      <w:r>
        <w:t>I want to agree but can’t. The paper itself is talking about fertility.</w:t>
      </w:r>
    </w:p>
  </w:comment>
  <w:comment w:id="98" w:author="Pastoors, Jonas" w:date="2025-06-02T11:56:00Z" w:initials="JP">
    <w:p w14:paraId="03985747" w14:textId="77777777" w:rsidR="00D741AB" w:rsidRDefault="00D741AB" w:rsidP="00D741AB">
      <w:pPr>
        <w:pStyle w:val="CommentText"/>
        <w:ind w:left="0"/>
      </w:pPr>
      <w:r>
        <w:rPr>
          <w:rStyle w:val="CommentReference"/>
        </w:rPr>
        <w:annotationRef/>
      </w:r>
      <w:r>
        <w:t xml:space="preserve">Fertility rate seems to be indeed the correct term </w:t>
      </w:r>
      <w:hyperlink r:id="rId1" w:history="1">
        <w:r w:rsidRPr="00693C2D">
          <w:rPr>
            <w:rStyle w:val="Hyperlink"/>
          </w:rPr>
          <w:t>https://en.wikipedia.org/wiki/Total_fertility_rate</w:t>
        </w:r>
      </w:hyperlink>
    </w:p>
  </w:comment>
  <w:comment w:id="100" w:author="Berg, Leon van den (151447)" w:date="2025-06-02T00:19:00Z" w:initials="Lv">
    <w:p w14:paraId="68B56AE5" w14:textId="00D2E4E3" w:rsidR="00915317" w:rsidRDefault="00915317" w:rsidP="00915317">
      <w:pPr>
        <w:pStyle w:val="CommentText"/>
        <w:ind w:left="0"/>
      </w:pPr>
      <w:r>
        <w:rPr>
          <w:rStyle w:val="CommentReference"/>
        </w:rPr>
        <w:annotationRef/>
      </w:r>
      <w:r>
        <w:t>CHECK SOURCE. Got blocked</w:t>
      </w:r>
      <w:r>
        <w:br/>
      </w:r>
      <w:hyperlink r:id="rId2" w:history="1">
        <w:r w:rsidRPr="00A40269">
          <w:rPr>
            <w:rStyle w:val="Hyperlink"/>
          </w:rPr>
          <w:t>https://scholar.google.com/scholar?hl=nl&amp;as_sdt=0%2C5&amp;q=Bandura%2C+A.+%282001%29.+Social+cognitive+theory+of+mass+communication.+Media+Psychology%2C+3%2C+265%E2%80%93298.&amp;btnG=</w:t>
        </w:r>
      </w:hyperlink>
    </w:p>
  </w:comment>
  <w:comment w:id="101" w:author="Berg, Leon van den (151447)" w:date="2025-06-02T09:49:00Z" w:initials="Lv">
    <w:p w14:paraId="00629168" w14:textId="77777777" w:rsidR="0035533A" w:rsidRDefault="0035533A" w:rsidP="0035533A">
      <w:pPr>
        <w:pStyle w:val="CommentText"/>
        <w:ind w:left="0"/>
      </w:pPr>
      <w:r>
        <w:rPr>
          <w:rStyle w:val="CommentReference"/>
        </w:rPr>
        <w:annotationRef/>
      </w:r>
      <w:r>
        <w:t>Ask Linda. Is this a correct sentence. It is improved</w:t>
      </w:r>
    </w:p>
  </w:comment>
  <w:comment w:id="99" w:author="Pastoors, Jonas" w:date="2025-06-02T12:03:00Z" w:initials="JP">
    <w:p w14:paraId="548082C8" w14:textId="77777777" w:rsidR="00FD6F87" w:rsidRDefault="00FD6F87" w:rsidP="00FD6F87">
      <w:pPr>
        <w:pStyle w:val="CommentText"/>
        <w:ind w:left="0"/>
      </w:pPr>
      <w:r>
        <w:rPr>
          <w:rStyle w:val="CommentReference"/>
        </w:rPr>
        <w:annotationRef/>
      </w:r>
      <w:r>
        <w:t>You‘re making it sound like this is still in the context of the Brazilian Telenovelas, which is not the case. This is an entirely new example which is not super clear here</w:t>
      </w:r>
    </w:p>
  </w:comment>
  <w:comment w:id="102" w:author="Effinger, Linda" w:date="2025-05-28T11:51:00Z" w:initials="EL">
    <w:p w14:paraId="306A4C9B" w14:textId="59DE967A" w:rsidR="00E8723C" w:rsidRDefault="00E8723C">
      <w:pPr>
        <w:pStyle w:val="CommentText"/>
      </w:pPr>
      <w:r>
        <w:rPr>
          <w:rStyle w:val="CommentReference"/>
        </w:rPr>
        <w:annotationRef/>
      </w:r>
      <w:r w:rsidRPr="09E45B06">
        <w:t>maybe its because the sentence before this doesnt make sense, but i don't see how this relates to anything previously mentioned</w:t>
      </w:r>
    </w:p>
  </w:comment>
  <w:comment w:id="103" w:author="Berg, Leon van den (151447)" w:date="2025-06-02T10:16:00Z" w:initials="Lv">
    <w:p w14:paraId="269AEE00" w14:textId="77777777" w:rsidR="00543D27" w:rsidRDefault="00543D27" w:rsidP="00543D27">
      <w:pPr>
        <w:pStyle w:val="CommentText"/>
        <w:ind w:left="0"/>
      </w:pPr>
      <w:r>
        <w:rPr>
          <w:rStyle w:val="CommentReference"/>
        </w:rPr>
        <w:annotationRef/>
      </w:r>
      <w:r>
        <w:t>Ask Linda: Is this better?</w:t>
      </w:r>
    </w:p>
  </w:comment>
  <w:comment w:id="105" w:author="Pastoors, Jonas" w:date="2025-06-02T12:13:00Z" w:initials="JP">
    <w:p w14:paraId="62C4B9CB" w14:textId="77777777" w:rsidR="009E3D17" w:rsidRDefault="009E3D17" w:rsidP="009E3D17">
      <w:pPr>
        <w:pStyle w:val="CommentText"/>
        <w:ind w:left="0"/>
      </w:pPr>
      <w:r>
        <w:rPr>
          <w:rStyle w:val="CommentReference"/>
        </w:rPr>
        <w:annotationRef/>
      </w:r>
      <w:r>
        <w:t>These are two EXTREMELY old sources for that bold of a claim. Do you have anything covering this after the fall of the Soviet Union?</w:t>
      </w:r>
    </w:p>
  </w:comment>
  <w:comment w:id="106" w:author="Pastoors, Jonas" w:date="2025-06-02T12:15:00Z" w:initials="JP">
    <w:p w14:paraId="61850601" w14:textId="77777777" w:rsidR="00B936EF" w:rsidRDefault="00B936EF" w:rsidP="00B936EF">
      <w:pPr>
        <w:pStyle w:val="CommentText"/>
        <w:ind w:left="0"/>
      </w:pPr>
      <w:r>
        <w:rPr>
          <w:rStyle w:val="CommentReference"/>
        </w:rPr>
        <w:annotationRef/>
      </w:r>
      <w:r>
        <w:t>Thats such vague language. Be specific!</w:t>
      </w:r>
    </w:p>
  </w:comment>
  <w:comment w:id="107" w:author="Pastoors, Jonas" w:date="2025-06-02T12:16:00Z" w:initials="JP">
    <w:p w14:paraId="5A36A862" w14:textId="77777777" w:rsidR="009C6D09" w:rsidRDefault="009C6D09" w:rsidP="009C6D09">
      <w:pPr>
        <w:pStyle w:val="CommentText"/>
        <w:ind w:left="0"/>
      </w:pPr>
      <w:r>
        <w:rPr>
          <w:rStyle w:val="CommentReference"/>
        </w:rPr>
        <w:annotationRef/>
      </w:r>
      <w:r>
        <w:t xml:space="preserve">Okay who does Singhal consider to be many? Scholars? People? </w:t>
      </w:r>
    </w:p>
  </w:comment>
  <w:comment w:id="108" w:author="Berg, Leon van den (151447)" w:date="2025-06-02T00:24:00Z" w:initials="Lv">
    <w:p w14:paraId="536288AE" w14:textId="6C4C3DC1" w:rsidR="00C054DB" w:rsidRDefault="00C054DB" w:rsidP="00C054DB">
      <w:pPr>
        <w:pStyle w:val="CommentText"/>
        <w:ind w:left="0"/>
      </w:pPr>
      <w:r>
        <w:rPr>
          <w:rStyle w:val="CommentReference"/>
        </w:rPr>
        <w:annotationRef/>
      </w:r>
      <w:r>
        <w:t>Ask Linda. What was wrong with the original sentence?</w:t>
      </w:r>
    </w:p>
  </w:comment>
  <w:comment w:id="113" w:author="Pastoors, Jonas" w:date="2025-06-02T12:23:00Z" w:initials="JP">
    <w:p w14:paraId="5FD2A90A" w14:textId="77777777" w:rsidR="00F278DA" w:rsidRDefault="00F278DA" w:rsidP="00F278DA">
      <w:pPr>
        <w:pStyle w:val="CommentText"/>
        <w:ind w:left="0"/>
      </w:pPr>
      <w:r>
        <w:rPr>
          <w:rStyle w:val="CommentReference"/>
        </w:rPr>
        <w:annotationRef/>
      </w:r>
      <w:r>
        <w:t>This reads like it should be at the beginning of this chapter</w:t>
      </w:r>
    </w:p>
  </w:comment>
  <w:comment w:id="114" w:author="Pastoors, Jonas" w:date="2025-06-02T12:25:00Z" w:initials="JP">
    <w:p w14:paraId="566007AA" w14:textId="77777777" w:rsidR="007119F4" w:rsidRDefault="007119F4" w:rsidP="007119F4">
      <w:pPr>
        <w:pStyle w:val="CommentText"/>
        <w:ind w:left="0"/>
      </w:pPr>
      <w:r>
        <w:rPr>
          <w:rStyle w:val="CommentReference"/>
        </w:rPr>
        <w:annotationRef/>
      </w:r>
      <w:r>
        <w:t>This is a whole bucket of terms you are just throwing out without context or explanation. Are these needed?</w:t>
      </w:r>
    </w:p>
  </w:comment>
  <w:comment w:id="118" w:author="Pastoors, Jonas" w:date="2025-06-02T12:26:00Z" w:initials="JP">
    <w:p w14:paraId="5FA0FAF1" w14:textId="77777777" w:rsidR="00D36B92" w:rsidRDefault="00D36B92" w:rsidP="00D36B92">
      <w:pPr>
        <w:pStyle w:val="CommentText"/>
        <w:ind w:left="0"/>
      </w:pPr>
      <w:r>
        <w:rPr>
          <w:rStyle w:val="CommentReference"/>
        </w:rPr>
        <w:annotationRef/>
      </w:r>
      <w:r>
        <w:t>What is this word lol</w:t>
      </w:r>
    </w:p>
  </w:comment>
  <w:comment w:id="116" w:author="Effinger, Linda" w:date="2025-05-28T11:57:00Z" w:initials="EL">
    <w:p w14:paraId="0F4CE996" w14:textId="200A288C" w:rsidR="00E8723C" w:rsidRDefault="00E8723C">
      <w:pPr>
        <w:pStyle w:val="CommentText"/>
      </w:pPr>
      <w:r>
        <w:rPr>
          <w:rStyle w:val="CommentReference"/>
        </w:rPr>
        <w:annotationRef/>
      </w:r>
      <w:r w:rsidRPr="373B13F5">
        <w:t>While not wrong, this is a very convoluted sentence. I'm reading it for the 4th time now and am finally getting through it</w:t>
      </w:r>
    </w:p>
  </w:comment>
  <w:comment w:id="117" w:author="Pastoors, Jonas" w:date="2025-06-02T12:29:00Z" w:initials="JP">
    <w:p w14:paraId="147B397B" w14:textId="77777777" w:rsidR="00C94D7F" w:rsidRDefault="00C94D7F" w:rsidP="00C94D7F">
      <w:pPr>
        <w:pStyle w:val="CommentText"/>
        <w:ind w:left="0"/>
      </w:pPr>
      <w:r>
        <w:rPr>
          <w:rStyle w:val="CommentReference"/>
        </w:rPr>
        <w:annotationRef/>
      </w:r>
      <w:r>
        <w:t>There is also potential to simplify the terms you are using. „Espoused“ lol</w:t>
      </w:r>
    </w:p>
  </w:comment>
  <w:comment w:id="122" w:author="Effinger, Linda" w:date="2025-05-28T11:59:00Z" w:initials="EL">
    <w:p w14:paraId="2D11AD4A" w14:textId="630AC46F" w:rsidR="00E8723C" w:rsidRDefault="00E8723C">
      <w:pPr>
        <w:pStyle w:val="CommentText"/>
      </w:pPr>
      <w:r>
        <w:rPr>
          <w:rStyle w:val="CommentReference"/>
        </w:rPr>
        <w:annotationRef/>
      </w:r>
      <w:r w:rsidRPr="3F516520">
        <w:t xml:space="preserve">just this? Keep it more general like you have all paragraph so far. </w:t>
      </w:r>
    </w:p>
    <w:p w14:paraId="5AFD0BCE" w14:textId="7DA00AC9" w:rsidR="00E8723C" w:rsidRDefault="00E8723C">
      <w:pPr>
        <w:pStyle w:val="CommentText"/>
      </w:pPr>
    </w:p>
    <w:p w14:paraId="7C295A9F" w14:textId="36769F7F" w:rsidR="00E8723C" w:rsidRDefault="00E8723C">
      <w:pPr>
        <w:pStyle w:val="CommentText"/>
      </w:pPr>
      <w:r w:rsidRPr="37E83610">
        <w:t>reinforcing rather than reducing the beliefs targets as undesired by the EE medium.</w:t>
      </w:r>
    </w:p>
  </w:comment>
  <w:comment w:id="125" w:author="Pastoors, Jonas" w:date="2025-06-02T12:31:00Z" w:initials="JP">
    <w:p w14:paraId="5730BB67" w14:textId="77777777" w:rsidR="00E248CC" w:rsidRDefault="00E248CC" w:rsidP="00E248CC">
      <w:pPr>
        <w:pStyle w:val="CommentText"/>
        <w:ind w:left="0"/>
      </w:pPr>
      <w:r>
        <w:rPr>
          <w:rStyle w:val="CommentReference"/>
        </w:rPr>
        <w:annotationRef/>
      </w:r>
      <w:r>
        <w:t>Cant find that source</w:t>
      </w:r>
    </w:p>
  </w:comment>
  <w:comment w:id="131" w:author="Berg, Leon van den (151447)" w:date="2025-05-30T17:30:00Z" w:initials="B(">
    <w:p w14:paraId="773CBD13" w14:textId="13885454" w:rsidR="00E8723C" w:rsidRDefault="00E8723C">
      <w:pPr>
        <w:pStyle w:val="CommentText"/>
      </w:pPr>
      <w:r>
        <w:rPr>
          <w:rStyle w:val="CommentReference"/>
        </w:rPr>
        <w:annotationRef/>
      </w:r>
      <w:r w:rsidRPr="0991F570">
        <w:t>quotes:</w:t>
      </w:r>
    </w:p>
  </w:comment>
  <w:comment w:id="132" w:author="Berg, Leon van den (151447)" w:date="2025-05-30T17:30:00Z" w:initials="B(">
    <w:p w14:paraId="15F1B2BB" w14:textId="2CA073A6" w:rsidR="00E8723C" w:rsidRDefault="00E8723C">
      <w:pPr>
        <w:pStyle w:val="CommentText"/>
      </w:pPr>
      <w:r>
        <w:rPr>
          <w:rStyle w:val="CommentReference"/>
        </w:rPr>
        <w:annotationRef/>
      </w:r>
      <w:r w:rsidRPr="768D0BAD">
        <w:rPr>
          <w:b/>
          <w:bCs/>
        </w:rPr>
        <w:t>Narrative-based learning</w:t>
      </w:r>
      <w:r w:rsidRPr="17253034">
        <w:t>. This model learning model is grounded in the theory that humans define their experiences within the context of narratives and serves as cognitive structures and a means of communication, as well as aiding people in framing and understanding their perceptions of the world.(B Bruner, J. (1991) </w:t>
      </w:r>
    </w:p>
  </w:comment>
  <w:comment w:id="133" w:author="Berg, Leon van den (151447)" w:date="2025-05-30T17:30:00Z" w:initials="B(">
    <w:p w14:paraId="2C833D52" w14:textId="7CBE9015" w:rsidR="00E8723C" w:rsidRDefault="00E8723C">
      <w:pPr>
        <w:pStyle w:val="CommentText"/>
      </w:pPr>
      <w:r>
        <w:rPr>
          <w:rStyle w:val="CommentReference"/>
        </w:rPr>
        <w:annotationRef/>
      </w:r>
      <w:r w:rsidRPr="7B859F6C">
        <w:t>“Narrative learning falls under the larger category of constructivist learning theory, which understands learning as construction of meaning from experience.”(clark 2008) </w:t>
      </w:r>
    </w:p>
  </w:comment>
  <w:comment w:id="134" w:author="Berg, Leon van den (151447)" w:date="2025-05-30T17:30:00Z" w:initials="B(">
    <w:p w14:paraId="547B747D" w14:textId="362431A6" w:rsidR="00E8723C" w:rsidRDefault="00E8723C">
      <w:pPr>
        <w:pStyle w:val="CommentText"/>
      </w:pPr>
      <w:r>
        <w:rPr>
          <w:rStyle w:val="CommentReference"/>
        </w:rPr>
        <w:annotationRef/>
      </w:r>
      <w:r w:rsidRPr="50F86FF2">
        <w:t>According to McNett people naturally interpreted our world through a lens of characters, action, and interaction. He mentions people naturally recognize and discriminate among individuals and evaluate relationships. And are particularly attuned to faces, emotions, and interactions. </w:t>
      </w:r>
    </w:p>
  </w:comment>
  <w:comment w:id="135" w:author="Berg, Leon van den (151447)" w:date="2025-05-30T17:31:00Z" w:initials="B(">
    <w:p w14:paraId="75058584" w14:textId="5B3A262A" w:rsidR="00E8723C" w:rsidRDefault="00E8723C">
      <w:pPr>
        <w:pStyle w:val="CommentText"/>
      </w:pPr>
      <w:r>
        <w:rPr>
          <w:rStyle w:val="CommentReference"/>
        </w:rPr>
        <w:annotationRef/>
      </w:r>
      <w:r w:rsidRPr="6B9F1307">
        <w:t>McNett mentions that Students are likely to derive conclusions or make inferences from any story.</w:t>
      </w:r>
    </w:p>
  </w:comment>
  <w:comment w:id="136" w:author="Berg, Leon van den (151447)" w:date="2025-05-30T17:30:00Z" w:initials="B(">
    <w:p w14:paraId="608C231C" w14:textId="5EEC98BC" w:rsidR="00E8723C" w:rsidRDefault="00E8723C">
      <w:pPr>
        <w:pStyle w:val="CommentText"/>
      </w:pPr>
      <w:r>
        <w:rPr>
          <w:rStyle w:val="CommentReference"/>
        </w:rPr>
        <w:annotationRef/>
      </w:r>
      <w:r w:rsidRPr="24301667">
        <w:t>Maybe talk about the singular focus and cognitive load of short stories and focus on emotional impact.</w:t>
      </w:r>
    </w:p>
  </w:comment>
  <w:comment w:id="130" w:author="Pastoors, Jonas" w:date="2025-06-02T13:40:00Z" w:initials="JP">
    <w:p w14:paraId="59E968C5" w14:textId="77777777" w:rsidR="00AC565F" w:rsidRDefault="00AC565F" w:rsidP="00AC565F">
      <w:pPr>
        <w:pStyle w:val="CommentText"/>
        <w:ind w:left="0"/>
      </w:pPr>
      <w:r>
        <w:rPr>
          <w:rStyle w:val="CommentReference"/>
        </w:rPr>
        <w:annotationRef/>
      </w:r>
      <w:r>
        <w:t>Your paragraph-size is much more manageable but the quality overall drops of compared to the last chapter. It‘s less substantiated with sources and has more typos and grammar issues. Would benefit from a little more depth</w:t>
      </w:r>
    </w:p>
  </w:comment>
  <w:comment w:id="137" w:author="Berg, Leon van den (151447)" w:date="2025-05-30T17:29:00Z" w:initials="B(">
    <w:p w14:paraId="3E380883" w14:textId="5A7BDCA4" w:rsidR="00E8723C" w:rsidRDefault="00E8723C">
      <w:pPr>
        <w:pStyle w:val="CommentText"/>
      </w:pPr>
      <w:r>
        <w:rPr>
          <w:rStyle w:val="CommentReference"/>
        </w:rPr>
        <w:annotationRef/>
      </w:r>
      <w:r w:rsidRPr="04420B52">
        <w:t>Relies a lot on Mcnett</w:t>
      </w:r>
    </w:p>
  </w:comment>
  <w:comment w:id="138" w:author="Berg, Leon van den (151447)" w:date="2025-05-30T17:31:00Z" w:initials="B(">
    <w:p w14:paraId="2AD016B2" w14:textId="113B7DCD" w:rsidR="00E8723C" w:rsidRDefault="00E8723C">
      <w:pPr>
        <w:pStyle w:val="CommentText"/>
      </w:pPr>
      <w:r>
        <w:rPr>
          <w:rStyle w:val="CommentReference"/>
        </w:rPr>
        <w:annotationRef/>
      </w:r>
      <w:r w:rsidRPr="2ED9C0C0">
        <w:t>Does this need a source?</w:t>
      </w:r>
    </w:p>
  </w:comment>
  <w:comment w:id="139" w:author="Pastoors, Jonas" w:date="2025-06-02T13:23:00Z" w:initials="JP">
    <w:p w14:paraId="152DA14F" w14:textId="77777777" w:rsidR="00BC4454" w:rsidRDefault="00BC4454" w:rsidP="00BC4454">
      <w:pPr>
        <w:pStyle w:val="CommentText"/>
        <w:ind w:left="0"/>
      </w:pPr>
      <w:r>
        <w:rPr>
          <w:rStyle w:val="CommentReference"/>
        </w:rPr>
        <w:annotationRef/>
      </w:r>
      <w:r>
        <w:t>Human brains</w:t>
      </w:r>
    </w:p>
  </w:comment>
  <w:comment w:id="140" w:author="Pastoors, Jonas" w:date="2025-06-02T13:24:00Z" w:initials="JP">
    <w:p w14:paraId="5B8C6C61" w14:textId="77777777" w:rsidR="001852A8" w:rsidRDefault="001852A8" w:rsidP="001852A8">
      <w:pPr>
        <w:pStyle w:val="CommentText"/>
        <w:ind w:left="0"/>
      </w:pPr>
      <w:r>
        <w:rPr>
          <w:rStyle w:val="CommentReference"/>
        </w:rPr>
        <w:annotationRef/>
      </w:r>
      <w:r>
        <w:t>Just say “scholars such as Rosenwald and Ochberg, as well as Boyd…“ Some is just so vague</w:t>
      </w:r>
    </w:p>
  </w:comment>
  <w:comment w:id="142" w:author="Pastoors, Jonas" w:date="2025-06-02T13:25:00Z" w:initials="JP">
    <w:p w14:paraId="47481ACB" w14:textId="77777777" w:rsidR="009677CF" w:rsidRDefault="009677CF" w:rsidP="009677CF">
      <w:pPr>
        <w:pStyle w:val="CommentText"/>
        <w:ind w:left="0"/>
      </w:pPr>
      <w:r>
        <w:rPr>
          <w:rStyle w:val="CommentReference"/>
        </w:rPr>
        <w:annotationRef/>
      </w:r>
      <w:r>
        <w:t>again</w:t>
      </w:r>
    </w:p>
  </w:comment>
  <w:comment w:id="141" w:author="Pastoors, Jonas" w:date="2025-06-02T13:26:00Z" w:initials="JP">
    <w:p w14:paraId="33979A7E" w14:textId="77777777" w:rsidR="009677CF" w:rsidRDefault="009677CF" w:rsidP="009677CF">
      <w:pPr>
        <w:pStyle w:val="CommentText"/>
        <w:ind w:left="0"/>
      </w:pPr>
      <w:r>
        <w:rPr>
          <w:rStyle w:val="CommentReference"/>
        </w:rPr>
        <w:annotationRef/>
      </w:r>
      <w:r>
        <w:t>You should rework this paragraph to make it less vague and more coherent</w:t>
      </w:r>
    </w:p>
  </w:comment>
  <w:comment w:id="143" w:author="Pastoors, Jonas" w:date="2025-06-02T13:29:00Z" w:initials="JP">
    <w:p w14:paraId="540625F3" w14:textId="77777777" w:rsidR="001F52DC" w:rsidRDefault="001F52DC" w:rsidP="001F52DC">
      <w:pPr>
        <w:pStyle w:val="CommentText"/>
        <w:ind w:left="0"/>
      </w:pPr>
      <w:r>
        <w:rPr>
          <w:rStyle w:val="CommentReference"/>
        </w:rPr>
        <w:annotationRef/>
      </w:r>
      <w:r>
        <w:t>grammar</w:t>
      </w:r>
    </w:p>
  </w:comment>
  <w:comment w:id="144" w:author="Pastoors, Jonas" w:date="2025-06-02T13:30:00Z" w:initials="JP">
    <w:p w14:paraId="21A81855" w14:textId="77777777" w:rsidR="005E3A7B" w:rsidRDefault="005E3A7B" w:rsidP="005E3A7B">
      <w:pPr>
        <w:pStyle w:val="CommentText"/>
        <w:ind w:left="0"/>
      </w:pPr>
      <w:r>
        <w:rPr>
          <w:rStyle w:val="CommentReference"/>
        </w:rPr>
        <w:annotationRef/>
      </w:r>
      <w:r>
        <w:t>No source for these?</w:t>
      </w:r>
    </w:p>
  </w:comment>
  <w:comment w:id="146" w:author="Pastoors, Jonas" w:date="2025-06-02T13:31:00Z" w:initials="JP">
    <w:p w14:paraId="7AE54725" w14:textId="77777777" w:rsidR="00FD7DA0" w:rsidRDefault="00FD7DA0" w:rsidP="00FD7DA0">
      <w:pPr>
        <w:pStyle w:val="CommentText"/>
        <w:ind w:left="0"/>
      </w:pPr>
      <w:r>
        <w:rPr>
          <w:rStyle w:val="CommentReference"/>
        </w:rPr>
        <w:annotationRef/>
      </w:r>
      <w:r>
        <w:t>vague</w:t>
      </w:r>
    </w:p>
  </w:comment>
  <w:comment w:id="145" w:author="Pastoors, Jonas" w:date="2025-06-02T13:32:00Z" w:initials="JP">
    <w:p w14:paraId="52733F5F" w14:textId="77777777" w:rsidR="002F6344" w:rsidRDefault="002F6344" w:rsidP="002F6344">
      <w:pPr>
        <w:pStyle w:val="CommentText"/>
        <w:ind w:left="0"/>
      </w:pPr>
      <w:r>
        <w:rPr>
          <w:rStyle w:val="CommentReference"/>
        </w:rPr>
        <w:annotationRef/>
      </w:r>
      <w:r>
        <w:t>Not sure what the function of this sentence here is. Is it contextualizing the categories above?</w:t>
      </w:r>
    </w:p>
  </w:comment>
  <w:comment w:id="147" w:author="Pastoors, Jonas" w:date="2025-06-02T13:34:00Z" w:initials="JP">
    <w:p w14:paraId="2EECEA8F" w14:textId="77777777" w:rsidR="00990071" w:rsidRDefault="00990071" w:rsidP="00990071">
      <w:pPr>
        <w:pStyle w:val="CommentText"/>
        <w:ind w:left="0"/>
      </w:pPr>
      <w:r>
        <w:rPr>
          <w:rStyle w:val="CommentReference"/>
        </w:rPr>
        <w:annotationRef/>
      </w:r>
      <w:r>
        <w:t>grammar</w:t>
      </w:r>
    </w:p>
  </w:comment>
  <w:comment w:id="148" w:author="Pastoors, Jonas" w:date="2025-06-02T13:36:00Z" w:initials="JP">
    <w:p w14:paraId="4AFE0B37" w14:textId="77777777" w:rsidR="0055131A" w:rsidRDefault="0055131A" w:rsidP="0055131A">
      <w:pPr>
        <w:pStyle w:val="CommentText"/>
        <w:ind w:left="0"/>
      </w:pPr>
      <w:r>
        <w:rPr>
          <w:rStyle w:val="CommentReference"/>
        </w:rPr>
        <w:annotationRef/>
      </w:r>
      <w:r>
        <w:t>This is a circular definition, not sure its useful here</w:t>
      </w:r>
    </w:p>
  </w:comment>
  <w:comment w:id="149" w:author="Pastoors, Jonas" w:date="2025-06-02T13:38:00Z" w:initials="JP">
    <w:p w14:paraId="6DA75589" w14:textId="77777777" w:rsidR="001169EE" w:rsidRDefault="001169EE" w:rsidP="001169EE">
      <w:pPr>
        <w:pStyle w:val="CommentText"/>
        <w:ind w:left="0"/>
      </w:pPr>
      <w:r>
        <w:rPr>
          <w:rStyle w:val="CommentReference"/>
        </w:rPr>
        <w:annotationRef/>
      </w:r>
      <w:r>
        <w:t>I am not getting what you are trying to say here</w:t>
      </w:r>
    </w:p>
  </w:comment>
  <w:comment w:id="150" w:author="Berg, Leon van den (151447)" w:date="2025-05-30T17:32:00Z" w:initials="B(">
    <w:p w14:paraId="0EE7B74B" w14:textId="57F25BF3" w:rsidR="00E8723C" w:rsidRDefault="00E8723C">
      <w:pPr>
        <w:pStyle w:val="CommentText"/>
      </w:pPr>
      <w:r>
        <w:rPr>
          <w:rStyle w:val="CommentReference"/>
        </w:rPr>
        <w:annotationRef/>
      </w:r>
      <w:r w:rsidRPr="7F50BA91">
        <w:t>Source needed</w:t>
      </w:r>
    </w:p>
  </w:comment>
  <w:comment w:id="151" w:author="Berg, Leon van den (151447)" w:date="2025-05-30T17:32:00Z" w:initials="B(">
    <w:p w14:paraId="7C474E1C" w14:textId="6A60A7A5" w:rsidR="00E8723C" w:rsidRDefault="00E8723C">
      <w:pPr>
        <w:pStyle w:val="CommentText"/>
      </w:pPr>
      <w:r>
        <w:rPr>
          <w:rStyle w:val="CommentReference"/>
        </w:rPr>
        <w:annotationRef/>
      </w:r>
      <w:r w:rsidRPr="7C7DB0B5">
        <w:t>any sources for the lack of info of learning in informal settings?</w:t>
      </w:r>
    </w:p>
  </w:comment>
  <w:comment w:id="152" w:author="Berg, Leon van den (151447)" w:date="2025-05-30T17:32:00Z" w:initials="B(">
    <w:p w14:paraId="185397E3" w14:textId="09897FC5" w:rsidR="00E8723C" w:rsidRDefault="00E8723C">
      <w:pPr>
        <w:pStyle w:val="CommentText"/>
      </w:pPr>
      <w:r>
        <w:rPr>
          <w:rStyle w:val="CommentReference"/>
        </w:rPr>
        <w:annotationRef/>
      </w:r>
      <w:r w:rsidRPr="4F5138B5">
        <w:t>quotes:</w:t>
      </w:r>
    </w:p>
  </w:comment>
  <w:comment w:id="153" w:author="Berg, Leon van den (151447)" w:date="2025-05-30T17:33:00Z" w:initials="B(">
    <w:p w14:paraId="666E3026" w14:textId="366C9F20" w:rsidR="00E8723C" w:rsidRDefault="00E8723C">
      <w:pPr>
        <w:pStyle w:val="CommentText"/>
      </w:pPr>
      <w:r>
        <w:rPr>
          <w:rStyle w:val="CommentReference"/>
        </w:rPr>
        <w:annotationRef/>
      </w:r>
      <w:r w:rsidRPr="4A00D023">
        <w:t>Educational storytelling leverages narrative structures to enhance message absorption and reduce cognitive resistance. </w:t>
      </w:r>
    </w:p>
  </w:comment>
  <w:comment w:id="154" w:author="Pastoors, Jonas" w:date="2025-06-02T13:49:00Z" w:initials="JP">
    <w:p w14:paraId="118ED679" w14:textId="77777777" w:rsidR="00592CC2" w:rsidRDefault="00592CC2" w:rsidP="00592CC2">
      <w:pPr>
        <w:pStyle w:val="CommentText"/>
        <w:ind w:left="0"/>
      </w:pPr>
      <w:r>
        <w:rPr>
          <w:rStyle w:val="CommentReference"/>
        </w:rPr>
        <w:annotationRef/>
      </w:r>
      <w:r>
        <w:t>Didn‘t you quote a source from 1926 earlier?</w:t>
      </w:r>
    </w:p>
  </w:comment>
  <w:comment w:id="155" w:author="Berg, Leon van den (151447)" w:date="2025-05-30T17:33:00Z" w:initials="B(">
    <w:p w14:paraId="416A4AF8" w14:textId="4EDA5096" w:rsidR="00E8723C" w:rsidRDefault="00E8723C">
      <w:pPr>
        <w:pStyle w:val="CommentText"/>
      </w:pPr>
      <w:r>
        <w:rPr>
          <w:rStyle w:val="CommentReference"/>
        </w:rPr>
        <w:annotationRef/>
      </w:r>
      <w:r w:rsidRPr="0C469903">
        <w:t>Does this need a source?</w:t>
      </w:r>
    </w:p>
  </w:comment>
  <w:comment w:id="156" w:author="Pastoors, Jonas" w:date="2025-06-02T13:49:00Z" w:initials="JP">
    <w:p w14:paraId="2E0395BB" w14:textId="77777777" w:rsidR="00E966FC" w:rsidRDefault="00E966FC" w:rsidP="00E966FC">
      <w:pPr>
        <w:pStyle w:val="CommentText"/>
        <w:ind w:left="0"/>
      </w:pPr>
      <w:r>
        <w:rPr>
          <w:rStyle w:val="CommentReference"/>
        </w:rPr>
        <w:annotationRef/>
      </w:r>
      <w:r>
        <w:t>absolutely</w:t>
      </w:r>
    </w:p>
  </w:comment>
  <w:comment w:id="157" w:author="Berg, Leon van den (151447)" w:date="2025-05-30T17:33:00Z" w:initials="B(">
    <w:p w14:paraId="5CF914AC" w14:textId="44720175" w:rsidR="00E8723C" w:rsidRDefault="00E8723C">
      <w:pPr>
        <w:pStyle w:val="CommentText"/>
      </w:pPr>
      <w:r>
        <w:rPr>
          <w:rStyle w:val="CommentReference"/>
        </w:rPr>
        <w:annotationRef/>
      </w:r>
      <w:r w:rsidRPr="3A975821">
        <w:t>source</w:t>
      </w:r>
    </w:p>
  </w:comment>
  <w:comment w:id="158" w:author="Berg, Leon van den (151447)" w:date="2025-05-30T17:33:00Z" w:initials="B(">
    <w:p w14:paraId="2C6920FF" w14:textId="39A1617C" w:rsidR="00E8723C" w:rsidRDefault="00E8723C">
      <w:pPr>
        <w:pStyle w:val="CommentText"/>
      </w:pPr>
      <w:r>
        <w:rPr>
          <w:rStyle w:val="CommentReference"/>
        </w:rPr>
        <w:annotationRef/>
      </w:r>
      <w:r w:rsidRPr="442E07A1">
        <w:t>needs source</w:t>
      </w:r>
    </w:p>
  </w:comment>
  <w:comment w:id="159" w:author="Pastoors, Jonas" w:date="2025-06-02T13:54:00Z" w:initials="JP">
    <w:p w14:paraId="314017C0" w14:textId="77777777" w:rsidR="006477FE" w:rsidRDefault="006477FE" w:rsidP="006477FE">
      <w:pPr>
        <w:pStyle w:val="CommentText"/>
        <w:ind w:left="0"/>
      </w:pPr>
      <w:r>
        <w:rPr>
          <w:rStyle w:val="CommentReference"/>
        </w:rPr>
        <w:annotationRef/>
      </w:r>
      <w:r>
        <w:t>I‘ve read this a couple of times and I‘m not getting it</w:t>
      </w:r>
    </w:p>
  </w:comment>
  <w:comment w:id="160" w:author="Pastoors, Jonas" w:date="2025-06-02T13:55:00Z" w:initials="JP">
    <w:p w14:paraId="6F3ADD29" w14:textId="77777777" w:rsidR="00713CC4" w:rsidRDefault="00713CC4" w:rsidP="00713CC4">
      <w:pPr>
        <w:pStyle w:val="CommentText"/>
        <w:ind w:left="0"/>
      </w:pPr>
      <w:r>
        <w:rPr>
          <w:rStyle w:val="CommentReference"/>
        </w:rPr>
        <w:annotationRef/>
      </w:r>
      <w:r>
        <w:t>You only need to use a single ‚selectively‘ here</w:t>
      </w:r>
    </w:p>
  </w:comment>
  <w:comment w:id="161" w:author="Berg, Leon van den (151447)" w:date="2025-06-02T20:02:00Z" w:initials="Lv">
    <w:p w14:paraId="6B8A6BCC" w14:textId="77777777" w:rsidR="006D450C" w:rsidRDefault="006D450C" w:rsidP="006D450C">
      <w:pPr>
        <w:pStyle w:val="CommentText"/>
        <w:ind w:left="0"/>
      </w:pPr>
      <w:r>
        <w:rPr>
          <w:rStyle w:val="CommentReference"/>
        </w:rPr>
        <w:annotationRef/>
      </w:r>
      <w:r>
        <w:t>Like this?</w:t>
      </w:r>
    </w:p>
  </w:comment>
  <w:comment w:id="162" w:author="Pastoors, Jonas" w:date="2025-06-02T13:58:00Z" w:initials="JP">
    <w:p w14:paraId="38901D5D" w14:textId="69CCE320" w:rsidR="007D0090" w:rsidRDefault="007D0090" w:rsidP="007D0090">
      <w:pPr>
        <w:pStyle w:val="CommentText"/>
        <w:ind w:left="0"/>
      </w:pPr>
      <w:r>
        <w:rPr>
          <w:rStyle w:val="CommentReference"/>
        </w:rPr>
        <w:annotationRef/>
      </w:r>
      <w:r>
        <w:t>I think you can just call this chapter Recall in Written Short Stories and be fine</w:t>
      </w:r>
    </w:p>
  </w:comment>
  <w:comment w:id="163" w:author="Pastoors, Jonas" w:date="2025-06-02T14:02:00Z" w:initials="JP">
    <w:p w14:paraId="5836B900" w14:textId="77777777" w:rsidR="00A75FD2" w:rsidRDefault="00A75FD2" w:rsidP="00A75FD2">
      <w:pPr>
        <w:pStyle w:val="CommentText"/>
        <w:ind w:left="0"/>
      </w:pPr>
      <w:r>
        <w:rPr>
          <w:rStyle w:val="CommentReference"/>
        </w:rPr>
        <w:annotationRef/>
      </w:r>
      <w:r>
        <w:t>Citation needed</w:t>
      </w:r>
    </w:p>
  </w:comment>
  <w:comment w:id="165" w:author="Berg, Leon van den (151447)" w:date="2025-05-30T16:48:00Z" w:initials="B(">
    <w:p w14:paraId="5BC04E74" w14:textId="48D41F8B" w:rsidR="00E8723C" w:rsidRDefault="00E8723C">
      <w:pPr>
        <w:pStyle w:val="CommentText"/>
      </w:pPr>
      <w:r>
        <w:rPr>
          <w:rStyle w:val="CommentReference"/>
        </w:rPr>
        <w:annotationRef/>
      </w:r>
      <w:r w:rsidRPr="12707F1E">
        <w:t>This leads to the hypothesis: </w:t>
      </w:r>
    </w:p>
    <w:p w14:paraId="1DEF53FB" w14:textId="409CA458" w:rsidR="00E8723C" w:rsidRDefault="00E8723C">
      <w:pPr>
        <w:pStyle w:val="CommentText"/>
      </w:pPr>
      <w:r w:rsidRPr="20EF43C5">
        <w:t> </w:t>
      </w:r>
    </w:p>
    <w:p w14:paraId="6A844E6E" w14:textId="61843F41" w:rsidR="00E8723C" w:rsidRDefault="00E8723C">
      <w:pPr>
        <w:pStyle w:val="CommentText"/>
      </w:pPr>
      <w:r w:rsidRPr="37036407">
        <w:rPr>
          <w:b/>
          <w:bCs/>
        </w:rPr>
        <w:t>Hypothesis</w:t>
      </w:r>
      <w:r w:rsidRPr="00FB9AE6">
        <w:t xml:space="preserve"> 1: participants who experience high transportation levels have lower recall of embedded information than participants with low transportation levels. </w:t>
      </w:r>
    </w:p>
  </w:comment>
  <w:comment w:id="166" w:author="Berg, Leon van den (151447)" w:date="2025-05-30T16:48:00Z" w:initials="B(">
    <w:p w14:paraId="0DD02E5A" w14:textId="0A0432F2" w:rsidR="00E8723C" w:rsidRDefault="00E8723C">
      <w:pPr>
        <w:pStyle w:val="CommentText"/>
      </w:pPr>
      <w:r>
        <w:rPr>
          <w:rStyle w:val="CommentReference"/>
        </w:rPr>
        <w:annotationRef/>
      </w:r>
      <w:r w:rsidRPr="084D34A6">
        <w:t>Cut because of time</w:t>
      </w:r>
    </w:p>
  </w:comment>
  <w:comment w:id="167" w:author="Berg, Leon van den (151447)" w:date="2025-05-30T17:36:00Z" w:initials="B(">
    <w:p w14:paraId="6ACDBB04" w14:textId="6B7151C3" w:rsidR="00E8723C" w:rsidRDefault="00E8723C">
      <w:pPr>
        <w:pStyle w:val="CommentText"/>
      </w:pPr>
      <w:r>
        <w:rPr>
          <w:rStyle w:val="CommentReference"/>
        </w:rPr>
        <w:annotationRef/>
      </w:r>
      <w:r w:rsidRPr="1264D3F3">
        <w:t>Thus, this leads us to our following hypothesis: </w:t>
      </w:r>
    </w:p>
    <w:p w14:paraId="6121DBE0" w14:textId="4D74381D" w:rsidR="00E8723C" w:rsidRDefault="00E8723C">
      <w:pPr>
        <w:pStyle w:val="CommentText"/>
      </w:pPr>
      <w:r w:rsidRPr="3D5C05BB">
        <w:rPr>
          <w:b/>
          <w:bCs/>
        </w:rPr>
        <w:t>Hypothesis 3</w:t>
      </w:r>
      <w:r w:rsidRPr="661419E6">
        <w:t>: There is no significant difference in transportation levels between low-level and high-level message integration. </w:t>
      </w:r>
    </w:p>
  </w:comment>
  <w:comment w:id="169" w:author="Berg, Leon van den (151447)" w:date="2025-05-30T17:48:00Z" w:initials="B(">
    <w:p w14:paraId="457390B9" w14:textId="4FC43D40" w:rsidR="00E8723C" w:rsidRDefault="00E8723C">
      <w:pPr>
        <w:pStyle w:val="CommentText"/>
      </w:pPr>
      <w:r>
        <w:rPr>
          <w:rStyle w:val="CommentReference"/>
        </w:rPr>
        <w:annotationRef/>
      </w:r>
      <w:r w:rsidRPr="6FA57076">
        <w:t>Should this be here or in discussion?</w:t>
      </w:r>
    </w:p>
  </w:comment>
  <w:comment w:id="170" w:author="Berg, Leon van den (151447)" w:date="2025-05-30T17:48:00Z" w:initials="B(">
    <w:p w14:paraId="48A3A780" w14:textId="5A0744DB" w:rsidR="00E8723C" w:rsidRDefault="00E8723C">
      <w:pPr>
        <w:pStyle w:val="CommentText"/>
      </w:pPr>
      <w:r>
        <w:rPr>
          <w:rStyle w:val="CommentReference"/>
        </w:rPr>
        <w:annotationRef/>
      </w:r>
      <w:r w:rsidRPr="30BE32FB">
        <w:t>Due to the lack of data we will make this into a hypothesis: </w:t>
      </w:r>
    </w:p>
    <w:p w14:paraId="0307254F" w14:textId="57F76CE0" w:rsidR="00E8723C" w:rsidRDefault="00E8723C">
      <w:pPr>
        <w:pStyle w:val="CommentText"/>
      </w:pPr>
      <w:r w:rsidRPr="294D2EAF">
        <w:t> </w:t>
      </w:r>
    </w:p>
    <w:p w14:paraId="7FCA4B3A" w14:textId="34E96FD1" w:rsidR="00E8723C" w:rsidRDefault="00E8723C">
      <w:pPr>
        <w:pStyle w:val="CommentText"/>
      </w:pPr>
      <w:r w:rsidRPr="2F34F504">
        <w:rPr>
          <w:b/>
          <w:bCs/>
        </w:rPr>
        <w:t>Hypothesis</w:t>
      </w:r>
      <w:r w:rsidRPr="1377CEE8">
        <w:t xml:space="preserve"> 4: High identification will show significant negative correlation to recall of information compared to low identification.  </w:t>
      </w:r>
    </w:p>
  </w:comment>
  <w:comment w:id="171" w:author="Berg, Leon van den (151447)" w:date="2025-05-30T17:49:00Z" w:initials="B(">
    <w:p w14:paraId="71A89C2B" w14:textId="67AEBE77" w:rsidR="00E8723C" w:rsidRDefault="00E8723C">
      <w:pPr>
        <w:pStyle w:val="CommentText"/>
      </w:pPr>
      <w:r>
        <w:rPr>
          <w:rStyle w:val="CommentReference"/>
        </w:rPr>
        <w:annotationRef/>
      </w:r>
      <w:r w:rsidRPr="482DF721">
        <w:t>Have numbers above the bars</w:t>
      </w:r>
    </w:p>
  </w:comment>
  <w:comment w:id="177" w:author="Berg, Leon van den (151447)" w:date="2025-05-30T18:36:00Z" w:initials="B(">
    <w:p w14:paraId="398992CF" w14:textId="3A6B5084" w:rsidR="00E8723C" w:rsidRDefault="00E8723C">
      <w:pPr>
        <w:pStyle w:val="CommentText"/>
      </w:pPr>
      <w:r>
        <w:rPr>
          <w:rStyle w:val="CommentReference"/>
        </w:rPr>
        <w:annotationRef/>
      </w:r>
      <w:r w:rsidRPr="71B24EEB">
        <w:t>Quote</w:t>
      </w:r>
    </w:p>
  </w:comment>
  <w:comment w:id="178" w:author="Berg, Leon van den (151447)" w:date="2025-05-30T18:36:00Z" w:initials="B(">
    <w:p w14:paraId="214459C4" w14:textId="3AFECBE6" w:rsidR="00E8723C" w:rsidRDefault="00E8723C">
      <w:pPr>
        <w:pStyle w:val="CommentText"/>
      </w:pPr>
      <w:r>
        <w:rPr>
          <w:rStyle w:val="CommentReference"/>
        </w:rPr>
        <w:annotationRef/>
      </w:r>
      <w:r w:rsidRPr="78EB3FAC">
        <w:t>“Evidence suggests that the extent to which a persuasive message topic is personally relevant to the target audience influences message processing and the ability to recall message information (Petty &amp; Cacioppo, 1979;Petty &amp; Wegener, 1999) </w:t>
      </w:r>
    </w:p>
  </w:comment>
  <w:comment w:id="181" w:author="Berg, Leon van den (151447)" w:date="2025-05-20T16:58:00Z" w:initials="Lv">
    <w:p w14:paraId="29929576" w14:textId="77777777" w:rsidR="00CE5C58" w:rsidRDefault="00CE5C58" w:rsidP="00CE5C58">
      <w:pPr>
        <w:pStyle w:val="CommentText"/>
      </w:pPr>
      <w:r>
        <w:rPr>
          <w:rStyle w:val="CommentReference"/>
        </w:rPr>
        <w:annotationRef/>
      </w:r>
      <w:r>
        <w:t xml:space="preserve">Introduction maybe: </w:t>
      </w:r>
      <w:r>
        <w:rPr>
          <w:highlight w:val="white"/>
        </w:rPr>
        <w:t>The data that will be collected to solve this problem is data related to the factors that influence recall of information in short stories. The knowledge found in this research can be used in creative industries such as writing, movies, and games to enhance the intended experience. </w:t>
      </w:r>
    </w:p>
  </w:comment>
  <w:comment w:id="182" w:author="Berg, Leon van den (151447)" w:date="2025-03-01T16:26:00Z" w:initials="Lv">
    <w:p w14:paraId="1277A29D" w14:textId="02AF2A2E" w:rsidR="007B44D7" w:rsidRDefault="007B44D7" w:rsidP="007B44D7">
      <w:pPr>
        <w:pStyle w:val="CommentText"/>
        <w:ind w:left="0"/>
      </w:pPr>
      <w:r>
        <w:rPr>
          <w:rStyle w:val="CommentReference"/>
        </w:rPr>
        <w:annotationRef/>
      </w:r>
      <w:r>
        <w:t>Mention that people cannot sign up if you want to get the results of the study.</w:t>
      </w:r>
    </w:p>
  </w:comment>
  <w:comment w:id="183" w:author="Berg, Leon van den (151447)" w:date="2025-05-27T11:07:00Z" w:initials="B(">
    <w:p w14:paraId="7BE34C99" w14:textId="1D2C6A01" w:rsidR="00E8723C" w:rsidRDefault="00E8723C">
      <w:pPr>
        <w:pStyle w:val="CommentText"/>
      </w:pPr>
      <w:r>
        <w:rPr>
          <w:rStyle w:val="CommentReference"/>
        </w:rPr>
        <w:annotationRef/>
      </w:r>
      <w:r w:rsidRPr="7F027D54">
        <w:t>Mention you are using Randomized Controlled Trials (RCTs)</w:t>
      </w:r>
    </w:p>
  </w:comment>
  <w:comment w:id="184" w:author="Berg, Leon van den (151447)" w:date="2025-05-27T11:07:00Z" w:initials="B(">
    <w:p w14:paraId="1C384126" w14:textId="75D61306" w:rsidR="00E8723C" w:rsidRDefault="00E8723C">
      <w:pPr>
        <w:pStyle w:val="CommentText"/>
      </w:pPr>
      <w:r>
        <w:rPr>
          <w:rStyle w:val="CommentReference"/>
        </w:rPr>
        <w:annotationRef/>
      </w:r>
      <w:r w:rsidRPr="78BE6286">
        <w:rPr>
          <w:b/>
          <w:bCs/>
        </w:rPr>
        <w:t>Randomized Controlled Trials (RCTs)</w:t>
      </w:r>
      <w:r w:rsidRPr="673E8D26">
        <w:t xml:space="preserve"> are a type of scientific experiment widely considered the </w:t>
      </w:r>
      <w:r w:rsidRPr="0C0D91EA">
        <w:rPr>
          <w:b/>
          <w:bCs/>
        </w:rPr>
        <w:t>gold standard</w:t>
      </w:r>
      <w:r w:rsidRPr="304E8FEB">
        <w:t xml:space="preserve"> for testing the </w:t>
      </w:r>
      <w:r w:rsidRPr="0A865AC5">
        <w:rPr>
          <w:b/>
          <w:bCs/>
        </w:rPr>
        <w:t>effectiveness of interventions</w:t>
      </w:r>
      <w:r w:rsidRPr="5592B873">
        <w:t xml:space="preserve"> in medicine, psychology, education, and other fields.</w:t>
      </w:r>
    </w:p>
    <w:p w14:paraId="3DD81BB8" w14:textId="7E293809" w:rsidR="00E8723C" w:rsidRDefault="00E8723C">
      <w:pPr>
        <w:pStyle w:val="CommentText"/>
      </w:pPr>
      <w:r w:rsidRPr="0909B739">
        <w:t>Definition</w:t>
      </w:r>
    </w:p>
    <w:p w14:paraId="02C974B7" w14:textId="033D663C" w:rsidR="00E8723C" w:rsidRDefault="00E8723C">
      <w:pPr>
        <w:pStyle w:val="CommentText"/>
      </w:pPr>
      <w:r w:rsidRPr="2822E07E">
        <w:t xml:space="preserve">An RCT is a </w:t>
      </w:r>
      <w:r w:rsidRPr="4A794B1F">
        <w:rPr>
          <w:b/>
          <w:bCs/>
        </w:rPr>
        <w:t>study in which participants are randomly assigned</w:t>
      </w:r>
      <w:r w:rsidRPr="3C8A9BB9">
        <w:t xml:space="preserve"> to one of two or more groups:</w:t>
      </w:r>
    </w:p>
    <w:p w14:paraId="47DF6021" w14:textId="6EFF5EE3" w:rsidR="00E8723C" w:rsidRDefault="00E8723C">
      <w:pPr>
        <w:pStyle w:val="CommentText"/>
      </w:pPr>
      <w:r w:rsidRPr="09308EE6">
        <w:rPr>
          <w:b/>
          <w:bCs/>
        </w:rPr>
        <w:t>Intervention group(s)</w:t>
      </w:r>
      <w:r w:rsidRPr="43177149">
        <w:t>: receive the treatment or condition being tested.</w:t>
      </w:r>
    </w:p>
    <w:p w14:paraId="017F5A6A" w14:textId="1C2E70CE" w:rsidR="00E8723C" w:rsidRDefault="00E8723C">
      <w:pPr>
        <w:pStyle w:val="CommentText"/>
      </w:pPr>
      <w:r w:rsidRPr="1166D22B">
        <w:rPr>
          <w:b/>
          <w:bCs/>
        </w:rPr>
        <w:t>Control group</w:t>
      </w:r>
      <w:r w:rsidRPr="2B3FAE44">
        <w:t>: receives either a placebo, standard treatment, or no intervention.</w:t>
      </w:r>
    </w:p>
    <w:p w14:paraId="68B576DF" w14:textId="5241BC3C" w:rsidR="00E8723C" w:rsidRDefault="00E8723C">
      <w:pPr>
        <w:pStyle w:val="CommentText"/>
      </w:pPr>
      <w:r w:rsidRPr="77887699">
        <w:t>Key</w:t>
      </w:r>
      <w:r w:rsidRPr="77887699">
        <w:t xml:space="preserve"> Features</w:t>
      </w:r>
    </w:p>
    <w:p w14:paraId="232AF84D" w14:textId="5E3398DD" w:rsidR="00E8723C" w:rsidRDefault="00E8723C">
      <w:pPr>
        <w:pStyle w:val="CommentText"/>
      </w:pPr>
      <w:r w:rsidRPr="6AD82CE9">
        <w:rPr>
          <w:b/>
          <w:bCs/>
        </w:rPr>
        <w:t>Randomization</w:t>
      </w:r>
      <w:r w:rsidRPr="04DD20EC">
        <w:t>:</w:t>
      </w:r>
    </w:p>
    <w:p w14:paraId="3B0798D8" w14:textId="7AEAA373" w:rsidR="00E8723C" w:rsidRDefault="00E8723C">
      <w:pPr>
        <w:pStyle w:val="CommentText"/>
      </w:pPr>
      <w:r w:rsidRPr="0FEA240C">
        <w:t>Participants are assigned to groups using a random method (e.g., computer-generated).</w:t>
      </w:r>
    </w:p>
    <w:p w14:paraId="2F5B584A" w14:textId="1D4D35D3" w:rsidR="00E8723C" w:rsidRDefault="00E8723C">
      <w:pPr>
        <w:pStyle w:val="CommentText"/>
      </w:pPr>
      <w:r w:rsidRPr="0071A256">
        <w:t xml:space="preserve">This minimizes </w:t>
      </w:r>
      <w:r w:rsidRPr="53F0A1EF">
        <w:rPr>
          <w:b/>
          <w:bCs/>
        </w:rPr>
        <w:t>selection bias</w:t>
      </w:r>
      <w:r w:rsidRPr="48B848C4">
        <w:t xml:space="preserve"> and helps ensure groups are </w:t>
      </w:r>
      <w:r w:rsidRPr="3832EADE">
        <w:rPr>
          <w:b/>
          <w:bCs/>
        </w:rPr>
        <w:t>comparable</w:t>
      </w:r>
      <w:r w:rsidRPr="42D4C1D9">
        <w:t xml:space="preserve"> at baseline.</w:t>
      </w:r>
    </w:p>
    <w:p w14:paraId="333A37F5" w14:textId="668E7789" w:rsidR="00E8723C" w:rsidRDefault="00E8723C">
      <w:pPr>
        <w:pStyle w:val="CommentText"/>
      </w:pPr>
      <w:r w:rsidRPr="2A21D2B3">
        <w:rPr>
          <w:b/>
          <w:bCs/>
        </w:rPr>
        <w:t>Control</w:t>
      </w:r>
      <w:r w:rsidRPr="56B08C60">
        <w:t>:</w:t>
      </w:r>
    </w:p>
    <w:p w14:paraId="587B2285" w14:textId="7D0DF5C0" w:rsidR="00E8723C" w:rsidRDefault="00E8723C">
      <w:pPr>
        <w:pStyle w:val="CommentText"/>
      </w:pPr>
      <w:r w:rsidRPr="0CDA40F6">
        <w:t>Allows comparison between those who receive the treatment and those who do not.</w:t>
      </w:r>
    </w:p>
    <w:p w14:paraId="534E43EE" w14:textId="63E60871" w:rsidR="00E8723C" w:rsidRDefault="00E8723C">
      <w:pPr>
        <w:pStyle w:val="CommentText"/>
      </w:pPr>
      <w:r w:rsidRPr="25CE6FD7">
        <w:t xml:space="preserve">Helps isolate the </w:t>
      </w:r>
      <w:r w:rsidRPr="064E933E">
        <w:rPr>
          <w:b/>
          <w:bCs/>
        </w:rPr>
        <w:t>effect of the intervention</w:t>
      </w:r>
      <w:r w:rsidRPr="46661577">
        <w:t>.</w:t>
      </w:r>
    </w:p>
    <w:p w14:paraId="0C1A6E4F" w14:textId="7CFF20C7" w:rsidR="00E8723C" w:rsidRDefault="00E8723C">
      <w:pPr>
        <w:pStyle w:val="CommentText"/>
      </w:pPr>
      <w:r w:rsidRPr="1075CC87">
        <w:rPr>
          <w:b/>
          <w:bCs/>
        </w:rPr>
        <w:t>Blinding (optional but common)</w:t>
      </w:r>
      <w:r w:rsidRPr="3DB127B6">
        <w:t>:</w:t>
      </w:r>
    </w:p>
    <w:p w14:paraId="26830556" w14:textId="169AD058" w:rsidR="00E8723C" w:rsidRDefault="00E8723C">
      <w:pPr>
        <w:pStyle w:val="CommentText"/>
      </w:pPr>
      <w:r w:rsidRPr="1DC472E8">
        <w:rPr>
          <w:b/>
          <w:bCs/>
        </w:rPr>
        <w:t>Single-blind</w:t>
      </w:r>
      <w:r w:rsidRPr="7F42702C">
        <w:t>: participants don’t know which group they’re in.</w:t>
      </w:r>
    </w:p>
    <w:p w14:paraId="1CD9291A" w14:textId="0224913D" w:rsidR="00E8723C" w:rsidRDefault="00E8723C">
      <w:pPr>
        <w:pStyle w:val="CommentText"/>
      </w:pPr>
      <w:r w:rsidRPr="65DD806A">
        <w:rPr>
          <w:b/>
          <w:bCs/>
        </w:rPr>
        <w:t>Double-blind</w:t>
      </w:r>
      <w:r w:rsidRPr="2E47AE43">
        <w:t>: neither participants nor researchers know group assignments.</w:t>
      </w:r>
    </w:p>
    <w:p w14:paraId="5D3AFD7C" w14:textId="7811DC5A" w:rsidR="00E8723C" w:rsidRDefault="00E8723C">
      <w:pPr>
        <w:pStyle w:val="CommentText"/>
      </w:pPr>
      <w:r w:rsidRPr="0301E2D6">
        <w:t xml:space="preserve">Prevents </w:t>
      </w:r>
      <w:r w:rsidRPr="306B1D30">
        <w:rPr>
          <w:b/>
          <w:bCs/>
        </w:rPr>
        <w:t>bias in behavior, treatment, or measurement</w:t>
      </w:r>
      <w:r w:rsidRPr="30FC1336">
        <w:t>.</w:t>
      </w:r>
    </w:p>
    <w:p w14:paraId="4B8DC4C2" w14:textId="71ADDDFE" w:rsidR="00E8723C" w:rsidRDefault="00E8723C">
      <w:pPr>
        <w:pStyle w:val="CommentText"/>
      </w:pPr>
      <w:r w:rsidRPr="5D5EAD51">
        <w:rPr>
          <w:b/>
          <w:bCs/>
        </w:rPr>
        <w:t>Outcome Measurement</w:t>
      </w:r>
      <w:r w:rsidRPr="4871C41A">
        <w:t>:</w:t>
      </w:r>
    </w:p>
    <w:p w14:paraId="79EB5ED5" w14:textId="143C719A" w:rsidR="00E8723C" w:rsidRDefault="00E8723C">
      <w:pPr>
        <w:pStyle w:val="CommentText"/>
      </w:pPr>
      <w:r w:rsidRPr="7FE36840">
        <w:t>Researchers track predefined outcomes (e.g., blood pressure, test scores, memory recall).</w:t>
      </w:r>
    </w:p>
    <w:p w14:paraId="150B95B1" w14:textId="0EAFA105" w:rsidR="00E8723C" w:rsidRDefault="00E8723C">
      <w:pPr>
        <w:pStyle w:val="CommentText"/>
      </w:pPr>
      <w:r w:rsidRPr="23E77403">
        <w:t>Differences between groups are attributed to the intervention (if all else is equal).</w:t>
      </w:r>
    </w:p>
    <w:p w14:paraId="5C2373E2" w14:textId="74E38DF8" w:rsidR="00E8723C" w:rsidRDefault="00E8723C">
      <w:pPr>
        <w:pStyle w:val="CommentText"/>
      </w:pPr>
    </w:p>
  </w:comment>
  <w:comment w:id="185" w:author="Berg, Leon van den (151447)" w:date="2025-05-27T11:07:00Z" w:initials="B(">
    <w:p w14:paraId="7FBD0DD7" w14:textId="06967573" w:rsidR="00E8723C" w:rsidRDefault="00E8723C">
      <w:pPr>
        <w:pStyle w:val="CommentText"/>
      </w:pPr>
      <w:r>
        <w:rPr>
          <w:rStyle w:val="CommentReference"/>
        </w:rPr>
        <w:annotationRef/>
      </w:r>
      <w:r w:rsidRPr="07CC9E33">
        <w:t>Why RCTs Are Powerful</w:t>
      </w:r>
    </w:p>
    <w:p w14:paraId="0089EC25" w14:textId="59BDAC93" w:rsidR="00E8723C" w:rsidRDefault="00E8723C">
      <w:pPr>
        <w:pStyle w:val="CommentText"/>
      </w:pPr>
      <w:r w:rsidRPr="1670381D">
        <w:rPr>
          <w:b/>
          <w:bCs/>
        </w:rPr>
        <w:t>Causality</w:t>
      </w:r>
      <w:r w:rsidRPr="0E8C4EF6">
        <w:t>: Because of randomization, differences in outcomes can more confidently be attributed to the intervention, not other variables.</w:t>
      </w:r>
    </w:p>
    <w:p w14:paraId="5ED44A73" w14:textId="452E8E86" w:rsidR="00E8723C" w:rsidRDefault="00E8723C">
      <w:pPr>
        <w:pStyle w:val="CommentText"/>
      </w:pPr>
      <w:r w:rsidRPr="4D64906F">
        <w:rPr>
          <w:b/>
          <w:bCs/>
        </w:rPr>
        <w:t>Minimizes Confounding Variables</w:t>
      </w:r>
      <w:r w:rsidRPr="1B0E61D5">
        <w:t xml:space="preserve">: Random assignment helps evenly distribute potential </w:t>
      </w:r>
      <w:r w:rsidRPr="1B0E61D5">
        <w:t>confounders across groups.</w:t>
      </w:r>
    </w:p>
  </w:comment>
  <w:comment w:id="186" w:author="Berg, Leon van den (151447)" w:date="2025-01-30T11:54:00Z" w:initials="Lv">
    <w:p w14:paraId="6D15E6B4" w14:textId="77777777" w:rsidR="004D2714" w:rsidRDefault="004D2714" w:rsidP="004D2714">
      <w:pPr>
        <w:pStyle w:val="CommentText"/>
        <w:ind w:left="0"/>
      </w:pPr>
      <w:r>
        <w:rPr>
          <w:rStyle w:val="CommentReference"/>
        </w:rPr>
        <w:annotationRef/>
      </w:r>
      <w:r>
        <w:t>Does rasch model apply?</w:t>
      </w:r>
      <w:r>
        <w:br/>
      </w:r>
      <w:r>
        <w:br/>
        <w:t xml:space="preserve">The </w:t>
      </w:r>
      <w:r>
        <w:rPr>
          <w:b/>
          <w:bCs/>
        </w:rPr>
        <w:t>Rasch model</w:t>
      </w:r>
      <w:r>
        <w:t xml:space="preserve"> is a mathematical model used in psychometrics for analyzing data from assessments and surveys, particularly those involving Likert scales, tests, or questionnaires. It is based on </w:t>
      </w:r>
      <w:r>
        <w:rPr>
          <w:b/>
          <w:bCs/>
        </w:rPr>
        <w:t>Item Response Theory (IRT)</w:t>
      </w:r>
      <w:r>
        <w:t>.</w:t>
      </w:r>
      <w:r>
        <w:br/>
      </w:r>
      <w:r>
        <w:br/>
        <w:t>The model evaluates two key parameters:</w:t>
      </w:r>
    </w:p>
    <w:p w14:paraId="7C408797" w14:textId="77777777" w:rsidR="004D2714" w:rsidRDefault="004D2714" w:rsidP="004D2714">
      <w:pPr>
        <w:pStyle w:val="CommentText"/>
        <w:ind w:left="0"/>
      </w:pPr>
      <w:r>
        <w:rPr>
          <w:b/>
          <w:bCs/>
        </w:rPr>
        <w:t>Item difficulty</w:t>
      </w:r>
      <w:r>
        <w:t>: How challenging an item (e.g., question or task) is.</w:t>
      </w:r>
    </w:p>
    <w:p w14:paraId="2F7F06B9" w14:textId="77777777" w:rsidR="004D2714" w:rsidRDefault="004D2714" w:rsidP="004D2714">
      <w:pPr>
        <w:pStyle w:val="CommentText"/>
        <w:ind w:left="0"/>
      </w:pPr>
      <w:r>
        <w:rPr>
          <w:b/>
          <w:bCs/>
        </w:rPr>
        <w:t>Person ability</w:t>
      </w:r>
      <w:r>
        <w:t>: A respondent's level of the trait being measured (e.g., math ability, attitude).</w:t>
      </w:r>
    </w:p>
  </w:comment>
  <w:comment w:id="188" w:author="Effinger, Linda" w:date="2025-02-05T10:08:00Z" w:initials="EL">
    <w:p w14:paraId="1B4B6508" w14:textId="52E994E9" w:rsidR="00520A87" w:rsidRDefault="00520A87">
      <w:pPr>
        <w:pStyle w:val="CommentText"/>
      </w:pPr>
      <w:r>
        <w:rPr>
          <w:rStyle w:val="CommentReference"/>
        </w:rPr>
        <w:annotationRef/>
      </w:r>
      <w:r w:rsidRPr="08F192E6">
        <w:t>What does this mean?</w:t>
      </w:r>
    </w:p>
  </w:comment>
  <w:comment w:id="189" w:author="Berg, Leon van den (151447)" w:date="2025-05-13T15:34:00Z" w:initials="Lv">
    <w:p w14:paraId="186C4E4D" w14:textId="77777777" w:rsidR="00C82397" w:rsidRDefault="00C82397" w:rsidP="00C82397">
      <w:pPr>
        <w:pStyle w:val="CommentText"/>
        <w:ind w:left="0"/>
      </w:pPr>
      <w:r>
        <w:rPr>
          <w:rStyle w:val="CommentReference"/>
        </w:rPr>
        <w:annotationRef/>
      </w:r>
      <w:r>
        <w:t xml:space="preserve">Phrasing. </w:t>
      </w:r>
    </w:p>
  </w:comment>
  <w:comment w:id="190" w:author="leon van den berg" w:date="2025-01-15T14:48:00Z" w:initials="">
    <w:p w14:paraId="35A5D113" w14:textId="38E93120" w:rsidR="005D1D7E" w:rsidRDefault="005D1D7E" w:rsidP="005D1D7E">
      <w:pPr>
        <w:widowControl w:val="0"/>
        <w:pBdr>
          <w:top w:val="nil"/>
          <w:left w:val="nil"/>
          <w:bottom w:val="nil"/>
          <w:right w:val="nil"/>
          <w:between w:val="nil"/>
        </w:pBdr>
        <w:spacing w:line="240" w:lineRule="auto"/>
        <w:rPr>
          <w:color w:val="000000"/>
        </w:rPr>
      </w:pPr>
      <w:r>
        <w:rPr>
          <w:rFonts w:ascii="Arial" w:eastAsia="Arial" w:hAnsi="Arial" w:cs="Arial"/>
          <w:color w:val="000000"/>
        </w:rPr>
        <w:t>Why not ask less learning questions?</w:t>
      </w:r>
    </w:p>
  </w:comment>
  <w:comment w:id="196" w:author="Berg, Leon van den (151447)" w:date="2025-02-12T15:59:00Z" w:initials="Lv">
    <w:p w14:paraId="28B7C126" w14:textId="77777777" w:rsidR="00B5405D" w:rsidRDefault="00B5405D" w:rsidP="00B5405D">
      <w:pPr>
        <w:pStyle w:val="CommentText"/>
        <w:ind w:left="0"/>
      </w:pPr>
      <w:r>
        <w:rPr>
          <w:rStyle w:val="CommentReference"/>
        </w:rPr>
        <w:annotationRef/>
      </w:r>
      <w:r>
        <w:t>Give sources of the effect of a timer on reading a short story</w:t>
      </w:r>
    </w:p>
  </w:comment>
  <w:comment w:id="197" w:author="Berg, Leon van den (151447)" w:date="2025-01-28T14:32:00Z" w:initials="Lv">
    <w:p w14:paraId="5DB359DA" w14:textId="50D91C85" w:rsidR="000C1AB6" w:rsidRDefault="000C1AB6" w:rsidP="000C1AB6">
      <w:pPr>
        <w:pStyle w:val="CommentText"/>
        <w:ind w:left="0"/>
      </w:pPr>
      <w:r>
        <w:rPr>
          <w:rStyle w:val="CommentReference"/>
        </w:rPr>
        <w:annotationRef/>
      </w:r>
      <w:r>
        <w:t>Should this be mentioned? If so, Also mention Open AI’s ChatGPT and NotebookLM</w:t>
      </w:r>
    </w:p>
  </w:comment>
  <w:comment w:id="200" w:author="Berg, Leon van den (151447)" w:date="2025-05-07T14:22:00Z" w:initials="Lv">
    <w:p w14:paraId="05BA93E4" w14:textId="77777777" w:rsidR="000B4AB0" w:rsidRDefault="000B4AB0" w:rsidP="000B4AB0">
      <w:pPr>
        <w:pStyle w:val="CommentText"/>
        <w:ind w:left="0"/>
      </w:pPr>
      <w:r>
        <w:rPr>
          <w:rStyle w:val="CommentReference"/>
        </w:rPr>
        <w:annotationRef/>
      </w:r>
      <w:r>
        <w:t xml:space="preserve">Is this still a thing? </w:t>
      </w:r>
    </w:p>
  </w:comment>
  <w:comment w:id="201" w:author="Berg, Leon van den (151447)" w:date="2025-01-23T23:54:00Z" w:initials="Lv">
    <w:p w14:paraId="36B67C8A" w14:textId="71E5BE4D" w:rsidR="000C1D28" w:rsidRDefault="000C1D28" w:rsidP="000C1D28">
      <w:pPr>
        <w:pStyle w:val="CommentText"/>
        <w:ind w:left="0"/>
      </w:pPr>
      <w:r>
        <w:rPr>
          <w:rStyle w:val="CommentReference"/>
        </w:rPr>
        <w:annotationRef/>
      </w:r>
      <w:r>
        <w:t>Needs better format</w:t>
      </w:r>
    </w:p>
  </w:comment>
  <w:comment w:id="204" w:author="Berg, Leon van den (151447)" w:date="2025-01-30T12:01:00Z" w:initials="Lv">
    <w:p w14:paraId="5CA89736" w14:textId="77777777" w:rsidR="00572923" w:rsidRDefault="00DF7E16" w:rsidP="00572923">
      <w:pPr>
        <w:pStyle w:val="CommentText"/>
        <w:ind w:left="0"/>
      </w:pPr>
      <w:r>
        <w:rPr>
          <w:rStyle w:val="CommentReference"/>
        </w:rPr>
        <w:annotationRef/>
      </w:r>
      <w:r w:rsidR="00572923">
        <w:t>Lit review says, no relation between transportation and gender. Is there relation to recall and gender?</w:t>
      </w:r>
    </w:p>
  </w:comment>
  <w:comment w:id="205" w:author="Berg, Leon van den (151447)" w:date="2025-01-24T02:19:00Z" w:initials="Lv">
    <w:p w14:paraId="56E7F2C5" w14:textId="0482B4AA" w:rsidR="00C84A49" w:rsidRDefault="00C84A49" w:rsidP="00C84A49">
      <w:pPr>
        <w:pStyle w:val="CommentText"/>
        <w:ind w:left="0"/>
      </w:pPr>
      <w:r>
        <w:rPr>
          <w:rStyle w:val="CommentReference"/>
        </w:rPr>
        <w:annotationRef/>
      </w:r>
      <w:r>
        <w:rPr>
          <w:color w:val="000000"/>
        </w:rPr>
        <w:t>Zuckerman, Miron; Li, Chen; Lin, Shengxin; Hall, Judith A. (15 October 2019). "The Negative Intelligence–Religiosity Relation: New and Confirming Evidence". Personality and Social Psychology Bulletin. 46 (6): 856–868.</w:t>
      </w:r>
    </w:p>
  </w:comment>
  <w:comment w:id="206" w:author="leon van den berg" w:date="2025-01-16T23:22:00Z" w:initials="">
    <w:p w14:paraId="0F9A736D" w14:textId="77777777" w:rsidR="005354C6" w:rsidRDefault="005354C6" w:rsidP="005354C6">
      <w:pPr>
        <w:widowControl w:val="0"/>
        <w:pBdr>
          <w:top w:val="nil"/>
          <w:left w:val="nil"/>
          <w:bottom w:val="nil"/>
          <w:right w:val="nil"/>
          <w:between w:val="nil"/>
        </w:pBdr>
        <w:spacing w:line="240" w:lineRule="auto"/>
        <w:rPr>
          <w:color w:val="000000"/>
        </w:rPr>
      </w:pPr>
      <w:r>
        <w:rPr>
          <w:rFonts w:ascii="Arial" w:eastAsia="Arial" w:hAnsi="Arial" w:cs="Arial"/>
          <w:color w:val="000000"/>
        </w:rPr>
        <w:t>How? Source. You are talking about IQ</w:t>
      </w:r>
    </w:p>
  </w:comment>
  <w:comment w:id="207" w:author="Berg, Leon van den (151447)" w:date="2025-01-23T23:58:00Z" w:initials="Lv">
    <w:p w14:paraId="0DF4BD39" w14:textId="77777777" w:rsidR="0096345B" w:rsidRDefault="0096345B" w:rsidP="0096345B">
      <w:pPr>
        <w:pStyle w:val="CommentText"/>
        <w:ind w:left="0"/>
      </w:pPr>
      <w:r>
        <w:rPr>
          <w:rStyle w:val="CommentReference"/>
        </w:rPr>
        <w:annotationRef/>
      </w:r>
      <w:r>
        <w:t>Needs sources on effect of dyslexia and how it affects reading intepretation</w:t>
      </w:r>
    </w:p>
  </w:comment>
  <w:comment w:id="210" w:author="leon van den berg" w:date="2025-01-16T23:32:00Z" w:initials="">
    <w:p w14:paraId="7C74F779" w14:textId="77777777" w:rsidR="005354C6" w:rsidRDefault="005354C6" w:rsidP="005354C6">
      <w:pPr>
        <w:widowControl w:val="0"/>
        <w:pBdr>
          <w:top w:val="nil"/>
          <w:left w:val="nil"/>
          <w:bottom w:val="nil"/>
          <w:right w:val="nil"/>
          <w:between w:val="nil"/>
        </w:pBdr>
        <w:spacing w:line="240" w:lineRule="auto"/>
        <w:rPr>
          <w:color w:val="000000"/>
        </w:rPr>
      </w:pPr>
      <w:r>
        <w:rPr>
          <w:rFonts w:ascii="Arial" w:eastAsia="Arial" w:hAnsi="Arial" w:cs="Arial"/>
          <w:color w:val="000000"/>
        </w:rPr>
        <w:t>It wasn't used due to time constraints with technical debt.</w:t>
      </w:r>
    </w:p>
  </w:comment>
  <w:comment w:id="211" w:author="Berg, Leon van den (151447)" w:date="2025-01-30T16:07:00Z" w:initials="Lv">
    <w:p w14:paraId="2F4E1C09" w14:textId="77777777" w:rsidR="001419AD" w:rsidRDefault="001419AD" w:rsidP="001419AD">
      <w:pPr>
        <w:pStyle w:val="CommentText"/>
        <w:ind w:left="0"/>
      </w:pPr>
      <w:r>
        <w:rPr>
          <w:rStyle w:val="CommentReference"/>
        </w:rPr>
        <w:annotationRef/>
      </w:r>
      <w:r>
        <w:t xml:space="preserve">Replace the Scale Rating with an </w:t>
      </w:r>
      <w:r>
        <w:rPr>
          <w:b/>
          <w:bCs/>
        </w:rPr>
        <w:t>Input Table</w:t>
      </w:r>
      <w:r>
        <w:t xml:space="preserve"> element.</w:t>
      </w:r>
    </w:p>
    <w:p w14:paraId="62964EC6" w14:textId="77777777" w:rsidR="001419AD" w:rsidRDefault="001419AD" w:rsidP="001419AD">
      <w:pPr>
        <w:pStyle w:val="CommentText"/>
        <w:ind w:left="0"/>
      </w:pPr>
      <w:r>
        <w:t>Set one column for your scale (1-7) and another column for "N/A."</w:t>
      </w:r>
    </w:p>
    <w:p w14:paraId="46AB5EB9" w14:textId="77777777" w:rsidR="001419AD" w:rsidRDefault="001419AD" w:rsidP="001419AD">
      <w:pPr>
        <w:pStyle w:val="CommentText"/>
        <w:ind w:left="0"/>
      </w:pPr>
      <w:r>
        <w:t>This allows users to choose between the scale or "N/A" within the same field.</w:t>
      </w:r>
    </w:p>
  </w:comment>
  <w:comment w:id="212" w:author="Berg, Leon van den (151447)" w:date="2025-01-24T02:33:00Z" w:initials="Lv">
    <w:p w14:paraId="1136773C" w14:textId="5C0AB9B1" w:rsidR="00AE3FE6" w:rsidRDefault="00AE3FE6" w:rsidP="00AE3FE6">
      <w:pPr>
        <w:pStyle w:val="CommentText"/>
      </w:pPr>
      <w:r>
        <w:rPr>
          <w:rStyle w:val="CommentReference"/>
        </w:rPr>
        <w:annotationRef/>
      </w:r>
      <w:r>
        <w:rPr>
          <w:color w:val="000000"/>
        </w:rPr>
        <w:t>The neutral option can be seen as an easy option to take when a respondent is unsure, and so whether it is a true neutral option is questionable. A 1987 study found negligible differences between the use of "undecided" and "neutral" as the middle option in a five-point Likert scale.</w:t>
      </w:r>
    </w:p>
    <w:p w14:paraId="718905D2" w14:textId="77777777" w:rsidR="00AE3FE6" w:rsidRDefault="00AE3FE6" w:rsidP="00AE3FE6">
      <w:pPr>
        <w:pStyle w:val="CommentText"/>
      </w:pPr>
    </w:p>
    <w:p w14:paraId="30B13F01" w14:textId="77777777" w:rsidR="00AE3FE6" w:rsidRDefault="00AE3FE6" w:rsidP="00AE3FE6">
      <w:pPr>
        <w:pStyle w:val="CommentText"/>
      </w:pPr>
    </w:p>
    <w:p w14:paraId="1ACACAA1" w14:textId="77777777" w:rsidR="00AE3FE6" w:rsidRDefault="00AE3FE6" w:rsidP="00AE3FE6">
      <w:pPr>
        <w:pStyle w:val="CommentText"/>
      </w:pPr>
    </w:p>
    <w:p w14:paraId="4DB30B98" w14:textId="77777777" w:rsidR="00AE3FE6" w:rsidRDefault="00AE3FE6" w:rsidP="00AE3FE6">
      <w:pPr>
        <w:pStyle w:val="CommentText"/>
      </w:pPr>
      <w:r>
        <w:rPr>
          <w:color w:val="000000"/>
        </w:rPr>
        <w:t>Armstrong, Robert (1987). "The midpoint on a Five-Point Likert-Type Scale". Perceptual and Motor Skills. 64 (2): 359–362. doi:10.2466/pms.1987.64.2.359. S2CID 145705789.</w:t>
      </w:r>
    </w:p>
  </w:comment>
  <w:comment w:id="217" w:author="leon van den berg" w:date="2025-01-16T23:00:00Z" w:initials="">
    <w:p w14:paraId="0BF06C84" w14:textId="77777777" w:rsidR="005354C6" w:rsidRDefault="005354C6" w:rsidP="005354C6">
      <w:pPr>
        <w:widowControl w:val="0"/>
        <w:pBdr>
          <w:top w:val="nil"/>
          <w:left w:val="nil"/>
          <w:bottom w:val="nil"/>
          <w:right w:val="nil"/>
          <w:between w:val="nil"/>
        </w:pBdr>
        <w:spacing w:line="240" w:lineRule="auto"/>
        <w:rPr>
          <w:color w:val="000000"/>
        </w:rPr>
      </w:pPr>
      <w:r>
        <w:rPr>
          <w:rFonts w:ascii="Arial" w:eastAsia="Arial" w:hAnsi="Arial" w:cs="Arial"/>
          <w:color w:val="000000"/>
        </w:rPr>
        <w:t>Get feedback from Johnson</w:t>
      </w:r>
    </w:p>
  </w:comment>
  <w:comment w:id="218" w:author="leon van den berg" w:date="2025-01-16T23:34:00Z" w:initials="">
    <w:p w14:paraId="217FBABA" w14:textId="77777777" w:rsidR="005354C6" w:rsidRDefault="005354C6" w:rsidP="005354C6">
      <w:pPr>
        <w:widowControl w:val="0"/>
        <w:pBdr>
          <w:top w:val="nil"/>
          <w:left w:val="nil"/>
          <w:bottom w:val="nil"/>
          <w:right w:val="nil"/>
          <w:between w:val="nil"/>
        </w:pBdr>
        <w:spacing w:line="240" w:lineRule="auto"/>
        <w:rPr>
          <w:color w:val="000000"/>
        </w:rPr>
      </w:pPr>
      <w:r>
        <w:rPr>
          <w:rFonts w:ascii="Arial" w:eastAsia="Arial" w:hAnsi="Arial" w:cs="Arial"/>
          <w:color w:val="000000"/>
        </w:rPr>
        <w:t>Jonas: On what basis did you make these questions? Did you come up with them completely yourself or did you consider what that type of questions in other papers might look like? If not why not</w:t>
      </w:r>
    </w:p>
  </w:comment>
  <w:comment w:id="221" w:author="Berg, Leon van den (151447)" w:date="2025-01-30T11:57:00Z" w:initials="Lv">
    <w:p w14:paraId="13C2F4CA" w14:textId="77777777" w:rsidR="008E558C" w:rsidRDefault="008E558C" w:rsidP="008E558C">
      <w:pPr>
        <w:pStyle w:val="CommentText"/>
        <w:ind w:left="0"/>
      </w:pPr>
      <w:r>
        <w:rPr>
          <w:rStyle w:val="CommentReference"/>
        </w:rPr>
        <w:annotationRef/>
      </w:r>
      <w:r>
        <w:t>Change to recall</w:t>
      </w:r>
    </w:p>
  </w:comment>
  <w:comment w:id="222" w:author="leon van den berg" w:date="2025-01-20T16:19:00Z" w:initials="">
    <w:p w14:paraId="3C2B42F1" w14:textId="1B04224B" w:rsidR="005354C6" w:rsidRDefault="005354C6" w:rsidP="005354C6">
      <w:pPr>
        <w:widowControl w:val="0"/>
        <w:pBdr>
          <w:top w:val="nil"/>
          <w:left w:val="nil"/>
          <w:bottom w:val="nil"/>
          <w:right w:val="nil"/>
          <w:between w:val="nil"/>
        </w:pBdr>
        <w:spacing w:line="240" w:lineRule="auto"/>
        <w:rPr>
          <w:color w:val="000000"/>
        </w:rPr>
      </w:pPr>
      <w:r>
        <w:rPr>
          <w:rFonts w:ascii="Arial" w:eastAsia="Arial" w:hAnsi="Arial" w:cs="Arial"/>
          <w:color w:val="000000"/>
        </w:rPr>
        <w:t>There is a way to account for guessing on multiple choice questions and factor it out. Thomas knowns. Ask him to explain it in detail for future studies.</w:t>
      </w:r>
    </w:p>
  </w:comment>
  <w:comment w:id="228" w:author="leon van den berg" w:date="2025-01-16T23:00:00Z" w:initials="">
    <w:p w14:paraId="74CB55BC" w14:textId="77777777" w:rsidR="005354C6" w:rsidRDefault="005354C6" w:rsidP="005354C6">
      <w:pPr>
        <w:widowControl w:val="0"/>
        <w:pBdr>
          <w:top w:val="nil"/>
          <w:left w:val="nil"/>
          <w:bottom w:val="nil"/>
          <w:right w:val="nil"/>
          <w:between w:val="nil"/>
        </w:pBdr>
        <w:spacing w:line="240" w:lineRule="auto"/>
        <w:rPr>
          <w:color w:val="000000"/>
        </w:rPr>
      </w:pPr>
      <w:r>
        <w:rPr>
          <w:rFonts w:ascii="Arial" w:eastAsia="Arial" w:hAnsi="Arial" w:cs="Arial"/>
          <w:color w:val="000000"/>
        </w:rPr>
        <w:t>Get feedback from Johnson</w:t>
      </w:r>
    </w:p>
  </w:comment>
  <w:comment w:id="241" w:author="leon van den berg" w:date="2025-01-22T14:09:00Z" w:initials="">
    <w:p w14:paraId="6123AE2E" w14:textId="078F9B2C" w:rsidR="00FE3A3E" w:rsidRDefault="00FE3A3E" w:rsidP="00FE3A3E">
      <w:pPr>
        <w:widowControl w:val="0"/>
        <w:pBdr>
          <w:top w:val="nil"/>
          <w:left w:val="nil"/>
          <w:bottom w:val="nil"/>
          <w:right w:val="nil"/>
          <w:between w:val="nil"/>
        </w:pBdr>
        <w:spacing w:line="240" w:lineRule="auto"/>
        <w:rPr>
          <w:color w:val="000000"/>
        </w:rPr>
      </w:pPr>
      <w:r>
        <w:rPr>
          <w:rFonts w:ascii="Arial" w:eastAsia="Arial" w:hAnsi="Arial" w:cs="Arial"/>
          <w:color w:val="000000"/>
        </w:rPr>
        <w:t>Mention:  The collected data consists two categories. Data stemming from surveys created by the thesis’s author and data stemming from articles.</w:t>
      </w:r>
    </w:p>
  </w:comment>
  <w:comment w:id="242" w:author="leon van den berg" w:date="2025-01-22T14:09:00Z" w:initials="">
    <w:p w14:paraId="30DE11B3" w14:textId="77777777" w:rsidR="00FE3A3E" w:rsidRDefault="00FE3A3E" w:rsidP="00FE3A3E">
      <w:pPr>
        <w:widowControl w:val="0"/>
        <w:pBdr>
          <w:top w:val="nil"/>
          <w:left w:val="nil"/>
          <w:bottom w:val="nil"/>
          <w:right w:val="nil"/>
          <w:between w:val="nil"/>
        </w:pBdr>
        <w:spacing w:line="240" w:lineRule="auto"/>
        <w:rPr>
          <w:color w:val="000000"/>
        </w:rPr>
      </w:pPr>
      <w:r>
        <w:rPr>
          <w:rFonts w:ascii="Arial" w:eastAsia="Arial" w:hAnsi="Arial" w:cs="Arial"/>
          <w:color w:val="000000"/>
        </w:rPr>
        <w:t>The results of both type of data are compared and act supplementary to each other, then they are analyzed to answer the research questions asked by this thesis.</w:t>
      </w:r>
    </w:p>
  </w:comment>
  <w:comment w:id="243" w:author="leon van den berg" w:date="2025-01-16T23:38:00Z" w:initials="">
    <w:p w14:paraId="5259C496" w14:textId="77777777" w:rsidR="00FE3A3E" w:rsidRDefault="00FE3A3E" w:rsidP="00FE3A3E">
      <w:pPr>
        <w:widowControl w:val="0"/>
        <w:pBdr>
          <w:top w:val="nil"/>
          <w:left w:val="nil"/>
          <w:bottom w:val="nil"/>
          <w:right w:val="nil"/>
          <w:between w:val="nil"/>
        </w:pBdr>
        <w:spacing w:line="240" w:lineRule="auto"/>
        <w:rPr>
          <w:color w:val="000000"/>
        </w:rPr>
      </w:pPr>
      <w:r>
        <w:rPr>
          <w:rFonts w:ascii="Arial" w:eastAsia="Arial" w:hAnsi="Arial" w:cs="Arial"/>
          <w:color w:val="000000"/>
        </w:rPr>
        <w:t>Jonas: you are collecting the email adress in combination with personal data like age and nationality and potentially sensitive data like gender by birth. This is a big no-no and probably would require you to make a data management plan.</w:t>
      </w:r>
    </w:p>
  </w:comment>
  <w:comment w:id="244" w:author="leon van den berg" w:date="2025-01-16T16:27:00Z" w:initials="">
    <w:p w14:paraId="58D7900C" w14:textId="77777777" w:rsidR="00FE3A3E" w:rsidRDefault="00FE3A3E" w:rsidP="00FE3A3E">
      <w:pPr>
        <w:widowControl w:val="0"/>
        <w:pBdr>
          <w:top w:val="nil"/>
          <w:left w:val="nil"/>
          <w:bottom w:val="nil"/>
          <w:right w:val="nil"/>
          <w:between w:val="nil"/>
        </w:pBdr>
        <w:spacing w:line="240" w:lineRule="auto"/>
        <w:rPr>
          <w:color w:val="000000"/>
        </w:rPr>
      </w:pPr>
      <w:r>
        <w:rPr>
          <w:rFonts w:ascii="Arial" w:eastAsia="Arial" w:hAnsi="Arial" w:cs="Arial"/>
          <w:color w:val="000000"/>
        </w:rPr>
        <w:t>mention: Data can be kept up to 10 years.</w:t>
      </w:r>
    </w:p>
  </w:comment>
  <w:comment w:id="245" w:author="Berg, Leon van den (151447)" w:date="2025-02-26T11:46:00Z" w:initials="Lv">
    <w:p w14:paraId="1F48A0BD" w14:textId="77777777" w:rsidR="002053B6" w:rsidRDefault="002053B6" w:rsidP="002053B6">
      <w:pPr>
        <w:pStyle w:val="CommentText"/>
        <w:ind w:left="0"/>
      </w:pPr>
      <w:r>
        <w:rPr>
          <w:rStyle w:val="CommentReference"/>
        </w:rPr>
        <w:annotationRef/>
      </w:r>
      <w:r>
        <w:t>Isthis level of detil needed?</w:t>
      </w:r>
    </w:p>
  </w:comment>
  <w:comment w:id="246" w:author="Berg, Leon van den (151447)" w:date="2025-02-26T11:47:00Z" w:initials="Lv">
    <w:p w14:paraId="5FF88803" w14:textId="77777777" w:rsidR="00594492" w:rsidRDefault="00594492" w:rsidP="00594492">
      <w:pPr>
        <w:pStyle w:val="CommentText"/>
        <w:ind w:left="0"/>
      </w:pPr>
      <w:r>
        <w:rPr>
          <w:rStyle w:val="CommentReference"/>
        </w:rPr>
        <w:annotationRef/>
      </w:r>
      <w:r>
        <w:t>Is this level of detail needed? Mak more concise</w:t>
      </w:r>
    </w:p>
  </w:comment>
  <w:comment w:id="250" w:author="leon van den berg" w:date="2025-01-22T15:31:00Z" w:initials="">
    <w:p w14:paraId="361D5101" w14:textId="2ACC261B"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WHAT DATA POINTS you analyse. how do you replicate answers.</w:t>
      </w:r>
    </w:p>
    <w:p w14:paraId="1DB96710" w14:textId="77777777" w:rsidR="00774C42" w:rsidRDefault="00774C42" w:rsidP="00774C42">
      <w:pPr>
        <w:widowControl w:val="0"/>
        <w:pBdr>
          <w:top w:val="nil"/>
          <w:left w:val="nil"/>
          <w:bottom w:val="nil"/>
          <w:right w:val="nil"/>
          <w:between w:val="nil"/>
        </w:pBdr>
        <w:spacing w:line="240" w:lineRule="auto"/>
        <w:rPr>
          <w:color w:val="000000"/>
        </w:rPr>
      </w:pPr>
    </w:p>
    <w:p w14:paraId="6CB3802A"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Example: Method X for datapoint X and Y!!!!</w:t>
      </w:r>
    </w:p>
  </w:comment>
  <w:comment w:id="251" w:author="leon van den berg" w:date="2025-01-22T15:36:00Z" w:initials="">
    <w:p w14:paraId="3D48C3AB"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Exact replication is now not possible yet</w:t>
      </w:r>
    </w:p>
  </w:comment>
  <w:comment w:id="248" w:author="Berg, Leon van den (151447)" w:date="2025-01-30T11:58:00Z" w:initials="Lv">
    <w:p w14:paraId="7F256868" w14:textId="77777777" w:rsidR="00B60B89" w:rsidRDefault="00B60B89" w:rsidP="00B60B89">
      <w:pPr>
        <w:pStyle w:val="CommentText"/>
        <w:ind w:left="0"/>
      </w:pPr>
      <w:r>
        <w:rPr>
          <w:rStyle w:val="CommentReference"/>
        </w:rPr>
        <w:annotationRef/>
      </w:r>
      <w:r>
        <w:rPr>
          <w:b/>
          <w:bCs/>
        </w:rPr>
        <w:t xml:space="preserve">MENTION: </w:t>
      </w:r>
    </w:p>
    <w:p w14:paraId="59235B0F" w14:textId="77777777" w:rsidR="00B60B89" w:rsidRDefault="00B60B89" w:rsidP="00B60B89">
      <w:pPr>
        <w:pStyle w:val="CommentText"/>
        <w:ind w:left="0"/>
      </w:pPr>
      <w:r>
        <w:rPr>
          <w:b/>
          <w:bCs/>
        </w:rPr>
        <w:t>Format Responses</w:t>
      </w:r>
      <w:r>
        <w:t xml:space="preserve">: The recall questions are open questions. They will be made numerical to binary responses. 1 for correct answer and 0 for incorrect answers. </w:t>
      </w:r>
    </w:p>
    <w:p w14:paraId="0B3CF6F7" w14:textId="77777777" w:rsidR="00B60B89" w:rsidRDefault="00B60B89" w:rsidP="00B60B89">
      <w:pPr>
        <w:pStyle w:val="CommentText"/>
        <w:ind w:left="0"/>
      </w:pPr>
      <w:r>
        <w:rPr>
          <w:b/>
          <w:bCs/>
        </w:rPr>
        <w:t>Clean Your Data</w:t>
      </w:r>
      <w:r>
        <w:t>: Remove incomplete or invalid responses.</w:t>
      </w:r>
    </w:p>
  </w:comment>
  <w:comment w:id="249" w:author="Berg, Leon van den (151447)" w:date="2025-01-30T14:37:00Z" w:initials="Lv">
    <w:p w14:paraId="79DD6977" w14:textId="77777777" w:rsidR="003476EB" w:rsidRDefault="003476EB" w:rsidP="003476EB">
      <w:pPr>
        <w:pStyle w:val="CommentText"/>
        <w:ind w:left="0"/>
      </w:pPr>
      <w:r>
        <w:rPr>
          <w:rStyle w:val="CommentReference"/>
        </w:rPr>
        <w:annotationRef/>
      </w:r>
      <w:r>
        <w:t xml:space="preserve">We will also use Partial Credit Scoring for questions with multiple answers. For example when 3 symptoms have to be given. All 3 correct is 3 points, 2 correct is 2 points, etc. </w:t>
      </w:r>
    </w:p>
  </w:comment>
  <w:comment w:id="252" w:author="Berg, Leon van den (151447)" w:date="2025-05-07T14:27:00Z" w:initials="Lv">
    <w:p w14:paraId="78E60832" w14:textId="77777777" w:rsidR="0027160F" w:rsidRDefault="0027160F" w:rsidP="0027160F">
      <w:pPr>
        <w:pStyle w:val="CommentText"/>
        <w:ind w:left="0"/>
      </w:pPr>
      <w:r>
        <w:rPr>
          <w:rStyle w:val="CommentReference"/>
        </w:rPr>
        <w:annotationRef/>
      </w:r>
      <w:r>
        <w:t>False. It is mostly ANOVA</w:t>
      </w:r>
    </w:p>
  </w:comment>
  <w:comment w:id="253" w:author="leon van den berg" w:date="2025-01-22T15:28:00Z" w:initials="">
    <w:p w14:paraId="2B874D11" w14:textId="275D50DB"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what specific data points do you compare</w:t>
      </w:r>
    </w:p>
  </w:comment>
  <w:comment w:id="254" w:author="Berg, Leon van den (151447)" w:date="2025-04-07T20:35:00Z" w:initials="B(">
    <w:p w14:paraId="222AEB9D" w14:textId="7FE0DE3E" w:rsidR="0070270E" w:rsidRDefault="0070270E">
      <w:pPr>
        <w:pStyle w:val="CommentText"/>
      </w:pPr>
      <w:r>
        <w:rPr>
          <w:rStyle w:val="CommentReference"/>
        </w:rPr>
        <w:annotationRef/>
      </w:r>
      <w:r w:rsidRPr="609F464B">
        <w:t>DO THIS</w:t>
      </w:r>
    </w:p>
  </w:comment>
  <w:comment w:id="255" w:author="leon van den berg" w:date="2025-01-17T12:57:00Z" w:initials="">
    <w:p w14:paraId="00A445C5"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The following data points have been calculated and with their method:</w:t>
      </w:r>
    </w:p>
  </w:comment>
  <w:comment w:id="256" w:author="leon van den berg" w:date="2025-01-17T12:58:00Z" w:initials="">
    <w:p w14:paraId="391539B5"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#Demographic analysis</w:t>
      </w:r>
    </w:p>
    <w:p w14:paraId="7E53B5DC"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1. Median Age. In excel put =MEDIAN(C2:C7) in cell.</w:t>
      </w:r>
    </w:p>
    <w:p w14:paraId="6C74ADCF"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 xml:space="preserve">2. Standard Diviation Age. </w:t>
      </w:r>
    </w:p>
    <w:p w14:paraId="533CC5D3"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3. Average age. In excel put =AVERAGE(C2:C7) in cell.</w:t>
      </w:r>
    </w:p>
    <w:p w14:paraId="5D7E1195"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4. Standard deviation Average age.</w:t>
      </w:r>
    </w:p>
    <w:p w14:paraId="48756A7A"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5. Gender percentage. Any participant who has filled in the “other” option, their answer has been replaced with “Other”. Then in excel the column is selected and the option Analyse Data” has been pressed. As option it is asked for percentage distribution.</w:t>
      </w:r>
    </w:p>
    <w:p w14:paraId="5B82B2FE"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6. Nationality. In excel, select column, and click analyse data and ask for percentage distribution.</w:t>
      </w:r>
    </w:p>
    <w:p w14:paraId="4019B0F6"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7. Last degree. In excel select column and click analyse data and ask for percentage distribution.</w:t>
      </w:r>
    </w:p>
    <w:p w14:paraId="34A69C6B"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8. Currently studying. In excel select column and click analyse data and ask for percentage distribution.</w:t>
      </w:r>
    </w:p>
    <w:p w14:paraId="76CB808C"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9. Main language. In excel select column and click analyse data and ask for percentage distribution.</w:t>
      </w:r>
    </w:p>
  </w:comment>
  <w:comment w:id="257" w:author="leon van den berg" w:date="2025-01-17T12:58:00Z" w:initials="">
    <w:p w14:paraId="780F663B"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#Transportation:</w:t>
      </w:r>
    </w:p>
    <w:p w14:paraId="01D1CA84"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 xml:space="preserve">Three of the transportation questions were reversed: </w:t>
      </w:r>
    </w:p>
    <w:p w14:paraId="6852DEC7"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 While I was reading the narrative, activity going on in the room around me was on my mind.</w:t>
      </w:r>
    </w:p>
    <w:p w14:paraId="4E39544F"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 After finishing the narrative, I found it easy to put it out of my mind.</w:t>
      </w:r>
    </w:p>
    <w:p w14:paraId="08642748"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 I found my mind wandering while reading the narrative.</w:t>
      </w:r>
    </w:p>
    <w:p w14:paraId="05439AB3"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To invert them in SPSS, under transform, the compute variable was opened. For the Target Variable the variable name was entered and for Numeric Expression it was said 8 - [VariableName].</w:t>
      </w:r>
    </w:p>
    <w:p w14:paraId="0D927895"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Then all questions individually where added and divided</w:t>
      </w:r>
    </w:p>
  </w:comment>
  <w:comment w:id="258" w:author="leon van den berg" w:date="2025-01-17T12:58:00Z" w:initials="">
    <w:p w14:paraId="47289E68"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#Identification</w:t>
      </w:r>
    </w:p>
    <w:p w14:paraId="7C51D10C" w14:textId="77777777" w:rsidR="00774C42" w:rsidRDefault="00774C42" w:rsidP="00774C42">
      <w:pPr>
        <w:widowControl w:val="0"/>
        <w:pBdr>
          <w:top w:val="nil"/>
          <w:left w:val="nil"/>
          <w:bottom w:val="nil"/>
          <w:right w:val="nil"/>
          <w:between w:val="nil"/>
        </w:pBdr>
        <w:spacing w:line="240" w:lineRule="auto"/>
        <w:rPr>
          <w:color w:val="000000"/>
        </w:rPr>
      </w:pPr>
    </w:p>
    <w:p w14:paraId="69CDAE52"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I can ask for [woman] [who are studying] their identification levels. I can ask for more than 1 parameter.</w:t>
      </w:r>
    </w:p>
    <w:p w14:paraId="12A56E76" w14:textId="77777777" w:rsidR="00774C42" w:rsidRDefault="00774C42" w:rsidP="00774C42">
      <w:pPr>
        <w:widowControl w:val="0"/>
        <w:pBdr>
          <w:top w:val="nil"/>
          <w:left w:val="nil"/>
          <w:bottom w:val="nil"/>
          <w:right w:val="nil"/>
          <w:between w:val="nil"/>
        </w:pBdr>
        <w:spacing w:line="240" w:lineRule="auto"/>
        <w:rPr>
          <w:color w:val="000000"/>
        </w:rPr>
      </w:pPr>
    </w:p>
    <w:p w14:paraId="6F8B6334" w14:textId="77777777" w:rsidR="00774C42" w:rsidRDefault="00774C42" w:rsidP="00774C42">
      <w:pPr>
        <w:widowControl w:val="0"/>
        <w:pBdr>
          <w:top w:val="nil"/>
          <w:left w:val="nil"/>
          <w:bottom w:val="nil"/>
          <w:right w:val="nil"/>
          <w:between w:val="nil"/>
        </w:pBdr>
        <w:spacing w:line="240" w:lineRule="auto"/>
        <w:rPr>
          <w:color w:val="000000"/>
        </w:rPr>
      </w:pPr>
    </w:p>
    <w:p w14:paraId="5169C6E3"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#Personal Relevance</w:t>
      </w:r>
    </w:p>
    <w:p w14:paraId="61FFDC30" w14:textId="77777777" w:rsidR="00774C42" w:rsidRDefault="00774C42" w:rsidP="00774C42">
      <w:pPr>
        <w:widowControl w:val="0"/>
        <w:pBdr>
          <w:top w:val="nil"/>
          <w:left w:val="nil"/>
          <w:bottom w:val="nil"/>
          <w:right w:val="nil"/>
          <w:between w:val="nil"/>
        </w:pBdr>
        <w:spacing w:line="240" w:lineRule="auto"/>
        <w:rPr>
          <w:color w:val="000000"/>
        </w:rPr>
      </w:pPr>
    </w:p>
    <w:p w14:paraId="2FAF0298" w14:textId="77777777" w:rsidR="00774C42" w:rsidRDefault="00774C42" w:rsidP="00774C42">
      <w:pPr>
        <w:widowControl w:val="0"/>
        <w:pBdr>
          <w:top w:val="nil"/>
          <w:left w:val="nil"/>
          <w:bottom w:val="nil"/>
          <w:right w:val="nil"/>
          <w:between w:val="nil"/>
        </w:pBdr>
        <w:spacing w:line="240" w:lineRule="auto"/>
        <w:rPr>
          <w:color w:val="000000"/>
        </w:rPr>
      </w:pPr>
    </w:p>
    <w:p w14:paraId="68033CEF"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#Retention</w:t>
      </w:r>
    </w:p>
    <w:p w14:paraId="5F45941C" w14:textId="77777777" w:rsidR="00774C42" w:rsidRDefault="00774C42" w:rsidP="00774C42">
      <w:pPr>
        <w:widowControl w:val="0"/>
        <w:pBdr>
          <w:top w:val="nil"/>
          <w:left w:val="nil"/>
          <w:bottom w:val="nil"/>
          <w:right w:val="nil"/>
          <w:between w:val="nil"/>
        </w:pBdr>
        <w:spacing w:line="240" w:lineRule="auto"/>
        <w:rPr>
          <w:color w:val="000000"/>
        </w:rPr>
      </w:pPr>
    </w:p>
    <w:p w14:paraId="0B4FD69C" w14:textId="77777777" w:rsidR="00774C42" w:rsidRDefault="00774C42" w:rsidP="00774C42">
      <w:pPr>
        <w:widowControl w:val="0"/>
        <w:pBdr>
          <w:top w:val="nil"/>
          <w:left w:val="nil"/>
          <w:bottom w:val="nil"/>
          <w:right w:val="nil"/>
          <w:between w:val="nil"/>
        </w:pBdr>
        <w:spacing w:line="240" w:lineRule="auto"/>
        <w:rPr>
          <w:color w:val="000000"/>
        </w:rPr>
      </w:pPr>
    </w:p>
    <w:p w14:paraId="10E8C962"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#Sense of Perceived Learning</w:t>
      </w:r>
    </w:p>
    <w:p w14:paraId="4D827C9B" w14:textId="77777777" w:rsidR="00774C42" w:rsidRDefault="00774C42" w:rsidP="00774C42">
      <w:pPr>
        <w:widowControl w:val="0"/>
        <w:pBdr>
          <w:top w:val="nil"/>
          <w:left w:val="nil"/>
          <w:bottom w:val="nil"/>
          <w:right w:val="nil"/>
          <w:between w:val="nil"/>
        </w:pBdr>
        <w:spacing w:line="240" w:lineRule="auto"/>
        <w:rPr>
          <w:color w:val="000000"/>
        </w:rPr>
      </w:pPr>
    </w:p>
    <w:p w14:paraId="21F33581" w14:textId="77777777" w:rsidR="00774C42" w:rsidRDefault="00774C42" w:rsidP="00774C42">
      <w:pPr>
        <w:widowControl w:val="0"/>
        <w:pBdr>
          <w:top w:val="nil"/>
          <w:left w:val="nil"/>
          <w:bottom w:val="nil"/>
          <w:right w:val="nil"/>
          <w:between w:val="nil"/>
        </w:pBdr>
        <w:spacing w:line="240" w:lineRule="auto"/>
        <w:rPr>
          <w:color w:val="000000"/>
        </w:rPr>
      </w:pPr>
    </w:p>
    <w:p w14:paraId="0A585E9F"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#Integration</w:t>
      </w:r>
    </w:p>
    <w:p w14:paraId="7B32BB8C" w14:textId="77777777" w:rsidR="00774C42" w:rsidRDefault="00774C42" w:rsidP="00774C42">
      <w:pPr>
        <w:widowControl w:val="0"/>
        <w:pBdr>
          <w:top w:val="nil"/>
          <w:left w:val="nil"/>
          <w:bottom w:val="nil"/>
          <w:right w:val="nil"/>
          <w:between w:val="nil"/>
        </w:pBdr>
        <w:spacing w:line="240" w:lineRule="auto"/>
        <w:rPr>
          <w:color w:val="000000"/>
        </w:rPr>
      </w:pPr>
    </w:p>
    <w:p w14:paraId="6451D621" w14:textId="77777777" w:rsidR="00774C42" w:rsidRDefault="00774C42" w:rsidP="00774C42">
      <w:pPr>
        <w:widowControl w:val="0"/>
        <w:pBdr>
          <w:top w:val="nil"/>
          <w:left w:val="nil"/>
          <w:bottom w:val="nil"/>
          <w:right w:val="nil"/>
          <w:between w:val="nil"/>
        </w:pBdr>
        <w:spacing w:line="240" w:lineRule="auto"/>
        <w:rPr>
          <w:color w:val="000000"/>
        </w:rPr>
      </w:pPr>
    </w:p>
    <w:p w14:paraId="32909BF6"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#Audience Evaluation</w:t>
      </w:r>
    </w:p>
    <w:p w14:paraId="70BBFC63" w14:textId="77777777" w:rsidR="00774C42" w:rsidRDefault="00774C42" w:rsidP="00774C42">
      <w:pPr>
        <w:widowControl w:val="0"/>
        <w:pBdr>
          <w:top w:val="nil"/>
          <w:left w:val="nil"/>
          <w:bottom w:val="nil"/>
          <w:right w:val="nil"/>
          <w:between w:val="nil"/>
        </w:pBdr>
        <w:spacing w:line="240" w:lineRule="auto"/>
        <w:rPr>
          <w:color w:val="000000"/>
        </w:rPr>
      </w:pPr>
    </w:p>
    <w:p w14:paraId="76CE61DD"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#SMP</w:t>
      </w:r>
    </w:p>
  </w:comment>
  <w:comment w:id="259" w:author="leon van den berg" w:date="2025-01-17T12:59:00Z" w:initials="">
    <w:p w14:paraId="668D5DE2"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reliability analysis</w:t>
      </w:r>
    </w:p>
    <w:p w14:paraId="58579804"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Cronbach alpha</w:t>
      </w:r>
    </w:p>
    <w:p w14:paraId="336FC764"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2 tail T-Test</w:t>
      </w:r>
    </w:p>
    <w:p w14:paraId="62411D6B"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Confirmatory Factor Analysis(CFA) has been used on transportation and identification measurements in order to assess using a statistical modeling method how accurately different systems measure and evaluate a concept.</w:t>
      </w:r>
    </w:p>
  </w:comment>
  <w:comment w:id="260" w:author="leon van den berg" w:date="2025-01-20T16:11:00Z" w:initials="">
    <w:p w14:paraId="771286C2"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You need to do Anova test. Age + transportation vs integration</w:t>
      </w:r>
    </w:p>
  </w:comment>
  <w:comment w:id="261" w:author="leon van den berg" w:date="2025-01-15T15:20:00Z" w:initials="">
    <w:p w14:paraId="1CC8A81B"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!!How do you deal with this in data analysis?</w:t>
      </w:r>
    </w:p>
  </w:comment>
  <w:comment w:id="264" w:author="leon van den berg" w:date="2025-01-22T14:22:00Z" w:initials="">
    <w:p w14:paraId="58955326"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Mention "Difficult to compare " as limitation as well as possibly lack of sufficient data, not getting enough through this method.</w:t>
      </w:r>
    </w:p>
  </w:comment>
  <w:comment w:id="265" w:author="Berg, Leon van den (151447)" w:date="2025-02-13T11:02:00Z" w:initials="Lv">
    <w:p w14:paraId="32DD9C11" w14:textId="77777777" w:rsidR="00972B38" w:rsidRDefault="00972B38" w:rsidP="00972B38">
      <w:pPr>
        <w:pStyle w:val="CommentText"/>
        <w:ind w:left="0"/>
      </w:pPr>
      <w:r>
        <w:rPr>
          <w:rStyle w:val="CommentReference"/>
        </w:rPr>
        <w:annotationRef/>
      </w:r>
      <w:r>
        <w:t>Add Bias: long questionaire, people might opt out</w:t>
      </w:r>
    </w:p>
  </w:comment>
  <w:comment w:id="266" w:author="leon van den berg" w:date="2025-01-22T19:53:00Z" w:initials="">
    <w:p w14:paraId="73A3C1C7" w14:textId="74D26F24"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Maybe mention that there is no control group which get no stimulus, but just the retention questions</w:t>
      </w:r>
    </w:p>
  </w:comment>
  <w:comment w:id="267" w:author="leon van den berg" w:date="2025-01-15T16:22:00Z" w:initials="">
    <w:p w14:paraId="6C4DDB7D"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SOURCES?</w:t>
      </w:r>
    </w:p>
  </w:comment>
  <w:comment w:id="268" w:author="leon van den berg" w:date="2025-01-18T22:49:00Z" w:initials="">
    <w:p w14:paraId="01EA2F58"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Matlin, M. W.; Stang, D. J. (1978). The Pollyanna Principle: Selectivity in Language, Memory, and Thought. Schenkman Publishing Company. ISBN 978-0-87073-815-9.</w:t>
      </w:r>
    </w:p>
  </w:comment>
  <w:comment w:id="269" w:author="leon van den berg" w:date="2025-01-15T16:29:00Z" w:initials="">
    <w:p w14:paraId="1026E9DC" w14:textId="77777777"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A study by Walker, Skowronski, Gibbons, Vogl, and Thompson (2003) titled "On the emotions that accompany autobiographical memories: Dysphoria disrupts the fading affect bias" provides empirical evidence for this phenomenon.</w:t>
      </w:r>
    </w:p>
  </w:comment>
  <w:comment w:id="270" w:author="Berg, Leon van den (151447)" w:date="2025-01-24T11:36:00Z" w:initials="Lv">
    <w:p w14:paraId="7BEB833A" w14:textId="77777777" w:rsidR="00333752" w:rsidRDefault="00333752" w:rsidP="00333752">
      <w:pPr>
        <w:pStyle w:val="CommentText"/>
        <w:ind w:left="0"/>
      </w:pPr>
      <w:r>
        <w:rPr>
          <w:rStyle w:val="CommentReference"/>
        </w:rPr>
        <w:annotationRef/>
      </w:r>
      <w:r>
        <w:t>This will be fixed next block</w:t>
      </w:r>
    </w:p>
  </w:comment>
  <w:comment w:id="274" w:author="Effinger, Linda" w:date="2025-02-05T10:26:00Z" w:initials="EL">
    <w:p w14:paraId="3B77EBD5" w14:textId="3B813864" w:rsidR="00520A87" w:rsidRDefault="00520A87">
      <w:pPr>
        <w:pStyle w:val="CommentText"/>
      </w:pPr>
      <w:r>
        <w:rPr>
          <w:rStyle w:val="CommentReference"/>
        </w:rPr>
        <w:annotationRef/>
      </w:r>
      <w:r w:rsidRPr="16831304">
        <w:t>Dutch grammar</w:t>
      </w:r>
    </w:p>
  </w:comment>
  <w:comment w:id="273" w:author="Effinger, Linda" w:date="2025-02-05T10:26:00Z" w:initials="EL">
    <w:p w14:paraId="7E74D077" w14:textId="3168EEE5" w:rsidR="00520A87" w:rsidRDefault="00520A87">
      <w:pPr>
        <w:pStyle w:val="CommentText"/>
      </w:pPr>
      <w:r>
        <w:rPr>
          <w:rStyle w:val="CommentReference"/>
        </w:rPr>
        <w:annotationRef/>
      </w:r>
      <w:r w:rsidRPr="5FF3CFE8">
        <w:t>Why is this split up like this?</w:t>
      </w:r>
    </w:p>
  </w:comment>
  <w:comment w:id="275" w:author="leon van den berg" w:date="2025-01-17T10:29:00Z" w:initials="">
    <w:p w14:paraId="3FE65AD1" w14:textId="17CBA473" w:rsidR="00774C42" w:rsidRDefault="00774C42" w:rsidP="00774C42">
      <w:pPr>
        <w:widowControl w:val="0"/>
        <w:pBdr>
          <w:top w:val="nil"/>
          <w:left w:val="nil"/>
          <w:bottom w:val="nil"/>
          <w:right w:val="nil"/>
          <w:between w:val="nil"/>
        </w:pBdr>
        <w:spacing w:line="240" w:lineRule="auto"/>
        <w:rPr>
          <w:color w:val="000000"/>
        </w:rPr>
      </w:pPr>
      <w:r>
        <w:rPr>
          <w:rFonts w:ascii="Arial" w:eastAsia="Arial" w:hAnsi="Arial" w:cs="Arial"/>
          <w:color w:val="000000"/>
        </w:rPr>
        <w:t>Why not do this yourself?</w:t>
      </w:r>
    </w:p>
  </w:comment>
  <w:comment w:id="278" w:author="Berg, Leon van den (151447)" w:date="2025-04-11T21:13:00Z" w:initials="Lv">
    <w:p w14:paraId="2480F84B" w14:textId="77777777" w:rsidR="002200F4" w:rsidRDefault="002200F4" w:rsidP="002200F4">
      <w:pPr>
        <w:pStyle w:val="CommentText"/>
      </w:pPr>
      <w:r>
        <w:rPr>
          <w:rStyle w:val="CommentReference"/>
        </w:rPr>
        <w:annotationRef/>
      </w:r>
      <w:r>
        <w:rPr>
          <w:color w:val="434343"/>
        </w:rPr>
        <w:t xml:space="preserve">DO Regression test to </w:t>
      </w:r>
      <w:r>
        <w:t>Determine causation</w:t>
      </w:r>
    </w:p>
  </w:comment>
  <w:comment w:id="279" w:author="Berg, Leon van den (151447)" w:date="2025-04-11T21:09:00Z" w:initials="Lv">
    <w:p w14:paraId="1A1FB7D4" w14:textId="1208C55F" w:rsidR="00C8538F" w:rsidRDefault="00C8538F" w:rsidP="00C8538F">
      <w:pPr>
        <w:pStyle w:val="CommentText"/>
      </w:pPr>
      <w:r>
        <w:rPr>
          <w:rStyle w:val="CommentReference"/>
        </w:rPr>
        <w:annotationRef/>
      </w:r>
      <w:r>
        <w:t>Do T-test. Condition is for different groups. That way you test t different mean and standard diviation.</w:t>
      </w:r>
    </w:p>
    <w:p w14:paraId="4DDC0181" w14:textId="77777777" w:rsidR="00C8538F" w:rsidRDefault="00C8538F" w:rsidP="00C8538F">
      <w:pPr>
        <w:pStyle w:val="CommentText"/>
        <w:ind w:left="0"/>
      </w:pPr>
    </w:p>
    <w:p w14:paraId="0C328244" w14:textId="77777777" w:rsidR="00C8538F" w:rsidRDefault="00C8538F" w:rsidP="00C8538F">
      <w:pPr>
        <w:pStyle w:val="CommentText"/>
      </w:pPr>
      <w:r>
        <w:t xml:space="preserve">What is the relevant &amp; important bit. What does it mean. How to read the graph. . What does it shows. </w:t>
      </w:r>
    </w:p>
    <w:p w14:paraId="08BC1A5C" w14:textId="77777777" w:rsidR="00C8538F" w:rsidRDefault="00C8538F" w:rsidP="00C8538F">
      <w:pPr>
        <w:pStyle w:val="CommentText"/>
      </w:pPr>
    </w:p>
    <w:p w14:paraId="3860F2CB" w14:textId="77777777" w:rsidR="00C8538F" w:rsidRDefault="00C8538F" w:rsidP="00C8538F">
      <w:pPr>
        <w:pStyle w:val="CommentText"/>
      </w:pPr>
      <w:r>
        <w:t>Inferential analysis</w:t>
      </w:r>
    </w:p>
  </w:comment>
  <w:comment w:id="280" w:author="Berg, Leon van den (151447)" w:date="2025-04-11T21:16:00Z" w:initials="Lv">
    <w:p w14:paraId="00B687EC" w14:textId="77777777" w:rsidR="000E277F" w:rsidRDefault="000E277F" w:rsidP="000E277F">
      <w:pPr>
        <w:pStyle w:val="CommentText"/>
        <w:ind w:left="0"/>
      </w:pPr>
      <w:r>
        <w:rPr>
          <w:rStyle w:val="CommentReference"/>
        </w:rPr>
        <w:annotationRef/>
      </w:r>
      <w:r>
        <w:t>What are Deviations and anomalies &amp; outliers</w:t>
      </w:r>
    </w:p>
  </w:comment>
  <w:comment w:id="281" w:author="Berg, Leon van den (151447)" w:date="2025-04-11T11:10:00Z" w:initials="Lv">
    <w:p w14:paraId="51D4B44D" w14:textId="0C8FF11B" w:rsidR="00C34DA1" w:rsidRDefault="00C34DA1" w:rsidP="00C34DA1">
      <w:pPr>
        <w:pStyle w:val="CommentText"/>
        <w:ind w:left="0"/>
      </w:pPr>
      <w:r>
        <w:rPr>
          <w:rStyle w:val="CommentReference"/>
        </w:rPr>
        <w:annotationRef/>
      </w:r>
      <w:r>
        <w:t>Do Corfirmary factor analysis</w:t>
      </w:r>
    </w:p>
  </w:comment>
  <w:comment w:id="282" w:author="Berg, Leon van den (151447)" w:date="2025-04-11T20:25:00Z" w:initials="Lv">
    <w:p w14:paraId="171BA6D4" w14:textId="77777777" w:rsidR="00FC78E9" w:rsidRDefault="00FC78E9" w:rsidP="00FC78E9">
      <w:pPr>
        <w:pStyle w:val="CommentText"/>
        <w:ind w:left="0"/>
      </w:pPr>
      <w:r>
        <w:rPr>
          <w:rStyle w:val="CommentReference"/>
        </w:rPr>
        <w:annotationRef/>
      </w:r>
      <w:r>
        <w:t>Report Cronbach alpha</w:t>
      </w:r>
    </w:p>
  </w:comment>
  <w:comment w:id="283" w:author="Berg, Leon van den (151447)" w:date="2025-04-11T10:18:00Z" w:initials="Lv">
    <w:p w14:paraId="3E028A5E" w14:textId="5ADDF33D" w:rsidR="007130F4" w:rsidRDefault="007130F4" w:rsidP="007130F4">
      <w:pPr>
        <w:pStyle w:val="CommentText"/>
        <w:ind w:left="0"/>
      </w:pPr>
      <w:r>
        <w:rPr>
          <w:rStyle w:val="CommentReference"/>
        </w:rPr>
        <w:annotationRef/>
      </w:r>
      <w:r>
        <w:t>What does reaching significance mean and not significance. Two means are the same is it always insignificant?</w:t>
      </w:r>
    </w:p>
  </w:comment>
  <w:comment w:id="285" w:author="Berg, Leon van den (151447)" w:date="2025-05-09T15:17:00Z" w:initials="Lv">
    <w:p w14:paraId="0995E236" w14:textId="77777777" w:rsidR="000E7264" w:rsidRDefault="000E7264" w:rsidP="000E7264">
      <w:pPr>
        <w:pStyle w:val="CommentText"/>
        <w:ind w:left="0"/>
      </w:pPr>
      <w:r>
        <w:rPr>
          <w:rStyle w:val="CommentReference"/>
        </w:rPr>
        <w:annotationRef/>
      </w:r>
      <w:r>
        <w:t>Mention outliers. IF oyu don’t have them mention that as well</w:t>
      </w:r>
    </w:p>
  </w:comment>
  <w:comment w:id="286" w:author="Berg, Leon van den (151447)" w:date="2025-04-10T20:20:00Z" w:initials="Lv">
    <w:p w14:paraId="7B260C7B" w14:textId="5352E06E" w:rsidR="00480E05" w:rsidRDefault="00480E05" w:rsidP="00480E05">
      <w:pPr>
        <w:pStyle w:val="CommentText"/>
        <w:ind w:left="0"/>
      </w:pPr>
      <w:r>
        <w:rPr>
          <w:rStyle w:val="CommentReference"/>
        </w:rPr>
        <w:annotationRef/>
      </w:r>
      <w:r>
        <w:t>Mention that SD is different between Excel and SPSS</w:t>
      </w:r>
    </w:p>
  </w:comment>
  <w:comment w:id="290" w:author="Berg, Leon van den (151447)" w:date="2025-05-09T15:49:00Z" w:initials="Lv">
    <w:p w14:paraId="096FC19B" w14:textId="77777777" w:rsidR="00671F71" w:rsidRDefault="00671F71" w:rsidP="00671F71">
      <w:pPr>
        <w:pStyle w:val="CommentText"/>
        <w:ind w:left="0"/>
      </w:pPr>
      <w:r>
        <w:rPr>
          <w:rStyle w:val="CommentReference"/>
        </w:rPr>
        <w:annotationRef/>
      </w:r>
      <w:r>
        <w:t>What does this mean? From where?</w:t>
      </w:r>
    </w:p>
  </w:comment>
  <w:comment w:id="291" w:author="Berg, Leon van den (151447)" w:date="2025-05-09T15:49:00Z" w:initials="Lv">
    <w:p w14:paraId="57D525CB" w14:textId="77777777" w:rsidR="00671F71" w:rsidRDefault="00671F71" w:rsidP="00671F71">
      <w:pPr>
        <w:pStyle w:val="CommentText"/>
        <w:ind w:left="0"/>
      </w:pPr>
      <w:r>
        <w:rPr>
          <w:rStyle w:val="CommentReference"/>
        </w:rPr>
        <w:annotationRef/>
      </w:r>
      <w:r>
        <w:t>EU?</w:t>
      </w:r>
    </w:p>
  </w:comment>
  <w:comment w:id="294" w:author="Berg, Leon van den (151447)" w:date="2025-05-08T16:28:00Z" w:initials="Lv">
    <w:p w14:paraId="4464E0D9" w14:textId="269435E7" w:rsidR="00BF2DE5" w:rsidRDefault="00BF2DE5" w:rsidP="00BF2DE5">
      <w:pPr>
        <w:pStyle w:val="CommentText"/>
        <w:ind w:left="0"/>
      </w:pPr>
      <w:r>
        <w:rPr>
          <w:rStyle w:val="CommentReference"/>
        </w:rPr>
        <w:annotationRef/>
      </w:r>
      <w:r>
        <w:rPr>
          <w:highlight w:val="white"/>
        </w:rPr>
        <w:t>Justify and explain why you picked certain analytical tools and how they aid your process in answering your research question to help future researchers to decide whether or not to use your methodology</w:t>
      </w:r>
      <w:r>
        <w:t xml:space="preserve"> </w:t>
      </w:r>
    </w:p>
  </w:comment>
  <w:comment w:id="295" w:author="Berg, Leon van den (151447)" w:date="2025-05-08T16:29:00Z" w:initials="Lv">
    <w:p w14:paraId="638861E0" w14:textId="77777777" w:rsidR="00A16145" w:rsidRDefault="00A16145" w:rsidP="00A16145">
      <w:pPr>
        <w:pStyle w:val="CommentText"/>
        <w:numPr>
          <w:ilvl w:val="0"/>
          <w:numId w:val="90"/>
        </w:numPr>
      </w:pPr>
      <w:r>
        <w:rPr>
          <w:rStyle w:val="CommentReference"/>
        </w:rPr>
        <w:annotationRef/>
      </w:r>
      <w:r>
        <w:rPr>
          <w:highlight w:val="white"/>
        </w:rPr>
        <w:t>You do not always justify the choices of analytical method.​</w:t>
      </w:r>
    </w:p>
  </w:comment>
  <w:comment w:id="296" w:author="Berg, Leon van den (151447)" w:date="2025-05-08T16:29:00Z" w:initials="Lv">
    <w:p w14:paraId="1A0D9F21" w14:textId="77777777" w:rsidR="00B46965" w:rsidRDefault="00B46965" w:rsidP="00B46965">
      <w:pPr>
        <w:pStyle w:val="CommentText"/>
        <w:numPr>
          <w:ilvl w:val="0"/>
          <w:numId w:val="91"/>
        </w:numPr>
      </w:pPr>
      <w:r>
        <w:rPr>
          <w:rStyle w:val="CommentReference"/>
        </w:rPr>
        <w:annotationRef/>
      </w:r>
      <w:r>
        <w:rPr>
          <w:highlight w:val="white"/>
        </w:rPr>
        <w:t>You do not mention where you answer your research question.​</w:t>
      </w:r>
    </w:p>
    <w:p w14:paraId="179E6A57" w14:textId="77777777" w:rsidR="00B46965" w:rsidRDefault="00B46965" w:rsidP="00B46965">
      <w:pPr>
        <w:pStyle w:val="CommentText"/>
        <w:numPr>
          <w:ilvl w:val="0"/>
          <w:numId w:val="91"/>
        </w:numPr>
      </w:pPr>
      <w:r>
        <w:rPr>
          <w:highlight w:val="white"/>
        </w:rPr>
        <w:t>You present data but do not explain the number and it is not clear how it related to your research question.​</w:t>
      </w:r>
    </w:p>
    <w:p w14:paraId="33624BAC" w14:textId="77777777" w:rsidR="00B46965" w:rsidRDefault="00B46965" w:rsidP="00B46965">
      <w:pPr>
        <w:pStyle w:val="CommentText"/>
        <w:numPr>
          <w:ilvl w:val="0"/>
          <w:numId w:val="91"/>
        </w:numPr>
      </w:pPr>
      <w:r>
        <w:rPr>
          <w:highlight w:val="white"/>
        </w:rPr>
        <w:t>Your participant comments are unclear of what they mean and how to weigh them. There is no critical evaluation and context. ​</w:t>
      </w:r>
    </w:p>
    <w:p w14:paraId="1C1C6F7F" w14:textId="77777777" w:rsidR="00B46965" w:rsidRDefault="00B46965" w:rsidP="00B46965">
      <w:pPr>
        <w:pStyle w:val="CommentText"/>
        <w:numPr>
          <w:ilvl w:val="0"/>
          <w:numId w:val="91"/>
        </w:numPr>
      </w:pPr>
      <w:r>
        <w:rPr>
          <w:highlight w:val="white"/>
        </w:rPr>
        <w:t>The funnel chart is not proportional, thus it is non-sensical.​</w:t>
      </w:r>
    </w:p>
  </w:comment>
  <w:comment w:id="297" w:author="Berg, Leon van den (151447)" w:date="2025-05-08T16:30:00Z" w:initials="Lv">
    <w:p w14:paraId="7897D75A" w14:textId="77777777" w:rsidR="005B517C" w:rsidRDefault="005B517C" w:rsidP="005B517C">
      <w:pPr>
        <w:pStyle w:val="CommentText"/>
        <w:numPr>
          <w:ilvl w:val="0"/>
          <w:numId w:val="92"/>
        </w:numPr>
      </w:pPr>
      <w:r>
        <w:rPr>
          <w:rStyle w:val="CommentReference"/>
        </w:rPr>
        <w:annotationRef/>
      </w:r>
      <w:r>
        <w:rPr>
          <w:highlight w:val="white"/>
        </w:rPr>
        <w:t>You do not have sources in your results chapter.​</w:t>
      </w:r>
    </w:p>
    <w:p w14:paraId="742D8071" w14:textId="77777777" w:rsidR="005B517C" w:rsidRDefault="005B517C" w:rsidP="005B517C">
      <w:pPr>
        <w:pStyle w:val="CommentText"/>
        <w:numPr>
          <w:ilvl w:val="0"/>
          <w:numId w:val="92"/>
        </w:numPr>
      </w:pPr>
      <w:r>
        <w:rPr>
          <w:highlight w:val="white"/>
        </w:rPr>
        <w:t>Specify what falls under European.​</w:t>
      </w:r>
    </w:p>
    <w:p w14:paraId="10A56CDC" w14:textId="77777777" w:rsidR="005B517C" w:rsidRDefault="005B517C" w:rsidP="005B517C">
      <w:pPr>
        <w:pStyle w:val="CommentText"/>
        <w:numPr>
          <w:ilvl w:val="0"/>
          <w:numId w:val="92"/>
        </w:numPr>
      </w:pPr>
      <w:r>
        <w:rPr>
          <w:highlight w:val="white"/>
        </w:rPr>
        <w:t>Very little connection between data, making it hard to follow. ​</w:t>
      </w:r>
    </w:p>
    <w:p w14:paraId="354DE680" w14:textId="77777777" w:rsidR="005B517C" w:rsidRDefault="005B517C" w:rsidP="005B517C">
      <w:pPr>
        <w:pStyle w:val="CommentText"/>
        <w:numPr>
          <w:ilvl w:val="0"/>
          <w:numId w:val="92"/>
        </w:numPr>
      </w:pPr>
      <w:r>
        <w:rPr>
          <w:highlight w:val="white"/>
        </w:rPr>
        <w:t>A lot of grammar and spelling mistakes​</w:t>
      </w:r>
    </w:p>
    <w:p w14:paraId="52604773" w14:textId="77777777" w:rsidR="005B517C" w:rsidRDefault="005B517C" w:rsidP="005B517C">
      <w:pPr>
        <w:pStyle w:val="CommentText"/>
        <w:numPr>
          <w:ilvl w:val="0"/>
          <w:numId w:val="92"/>
        </w:numPr>
      </w:pPr>
      <w:r>
        <w:rPr>
          <w:highlight w:val="white"/>
        </w:rPr>
        <w:t>There is no "near significance". It is binary.​</w:t>
      </w:r>
    </w:p>
  </w:comment>
  <w:comment w:id="298" w:author="Berg, Leon van den (151447)" w:date="2025-05-08T15:56:00Z" w:initials="Lv">
    <w:p w14:paraId="649D1AF6" w14:textId="2BA29346" w:rsidR="00E44153" w:rsidRDefault="00E44153" w:rsidP="00E44153">
      <w:pPr>
        <w:pStyle w:val="CommentText"/>
        <w:ind w:left="0"/>
      </w:pPr>
      <w:r>
        <w:rPr>
          <w:rStyle w:val="CommentReference"/>
        </w:rPr>
        <w:annotationRef/>
      </w:r>
      <w:r>
        <w:rPr>
          <w:highlight w:val="white"/>
        </w:rPr>
        <w:t>Explain more how the results relate to your topic and to what part of your research question. ​</w:t>
      </w:r>
    </w:p>
  </w:comment>
  <w:comment w:id="299" w:author="Berg, Leon van den (151447)" w:date="2025-05-08T15:57:00Z" w:initials="Lv">
    <w:p w14:paraId="73A387EE" w14:textId="77777777" w:rsidR="00934DBC" w:rsidRDefault="00934DBC" w:rsidP="00934DBC">
      <w:pPr>
        <w:pStyle w:val="CommentText"/>
        <w:ind w:left="0"/>
      </w:pPr>
      <w:r>
        <w:rPr>
          <w:rStyle w:val="CommentReference"/>
        </w:rPr>
        <w:annotationRef/>
      </w:r>
      <w:r>
        <w:rPr>
          <w:highlight w:val="white"/>
        </w:rPr>
        <w:t>Explain more what certain data means. ​</w:t>
      </w:r>
    </w:p>
  </w:comment>
  <w:comment w:id="300" w:author="Berg, Leon van den (151447)" w:date="2025-05-08T15:57:00Z" w:initials="Lv">
    <w:p w14:paraId="3AEC7A32" w14:textId="77777777" w:rsidR="00072DFB" w:rsidRDefault="00072DFB" w:rsidP="00072DFB">
      <w:pPr>
        <w:pStyle w:val="CommentText"/>
        <w:ind w:left="0"/>
      </w:pPr>
      <w:r>
        <w:rPr>
          <w:rStyle w:val="CommentReference"/>
        </w:rPr>
        <w:annotationRef/>
      </w:r>
      <w:r>
        <w:t xml:space="preserve">Add context to data gathering, currently lack of it impedes understanding </w:t>
      </w:r>
    </w:p>
  </w:comment>
  <w:comment w:id="302" w:author="Berg, Leon van den (151447)" w:date="2025-05-09T15:19:00Z" w:initials="Lv">
    <w:p w14:paraId="7D20C686" w14:textId="77777777" w:rsidR="0086475A" w:rsidRDefault="0086475A" w:rsidP="0086475A">
      <w:pPr>
        <w:pStyle w:val="CommentText"/>
        <w:ind w:left="0"/>
      </w:pPr>
      <w:r>
        <w:rPr>
          <w:rStyle w:val="CommentReference"/>
        </w:rPr>
        <w:annotationRef/>
      </w:r>
      <w:r>
        <w:t>What are you talking about. Context. What are you doing. What do numbers mean.</w:t>
      </w:r>
    </w:p>
  </w:comment>
  <w:comment w:id="303" w:author="Berg, Leon van den (151447)" w:date="2025-05-09T15:19:00Z" w:initials="Lv">
    <w:p w14:paraId="25701FB3" w14:textId="77777777" w:rsidR="005F07A0" w:rsidRDefault="005F07A0" w:rsidP="005F07A0">
      <w:pPr>
        <w:pStyle w:val="CommentText"/>
        <w:ind w:left="0"/>
      </w:pPr>
      <w:r>
        <w:rPr>
          <w:rStyle w:val="CommentReference"/>
        </w:rPr>
        <w:annotationRef/>
      </w:r>
      <w:r>
        <w:t>Make it easier to read. clarity</w:t>
      </w:r>
    </w:p>
  </w:comment>
  <w:comment w:id="304" w:author="Berg, Leon van den (151447)" w:date="2025-05-09T15:34:00Z" w:initials="Lv">
    <w:p w14:paraId="6F809F24" w14:textId="77777777" w:rsidR="006B531B" w:rsidRDefault="006B531B" w:rsidP="006B531B">
      <w:pPr>
        <w:pStyle w:val="CommentText"/>
        <w:ind w:left="0"/>
      </w:pPr>
      <w:r>
        <w:rPr>
          <w:rStyle w:val="CommentReference"/>
        </w:rPr>
        <w:annotationRef/>
      </w:r>
      <w:r>
        <w:t>Explain more clearly why you use ANOVA and correlation</w:t>
      </w:r>
    </w:p>
  </w:comment>
  <w:comment w:id="306" w:author="Berg, Leon van den (151447)" w:date="2025-04-09T18:08:00Z" w:initials="Lv">
    <w:p w14:paraId="790D7D45" w14:textId="0EB2F888" w:rsidR="00622513" w:rsidRDefault="00622513" w:rsidP="00622513">
      <w:pPr>
        <w:pStyle w:val="CommentText"/>
        <w:ind w:left="0"/>
      </w:pPr>
      <w:r>
        <w:rPr>
          <w:rStyle w:val="CommentReference"/>
        </w:rPr>
        <w:annotationRef/>
      </w:r>
      <w:r>
        <w:t>Say if the numbers are statistically significant or not</w:t>
      </w:r>
    </w:p>
  </w:comment>
  <w:comment w:id="308" w:author="Berg, Leon van den (151447)" w:date="2025-04-10T20:50:00Z" w:initials="Lv">
    <w:p w14:paraId="79411407" w14:textId="77777777" w:rsidR="003B6972" w:rsidRDefault="003B6972" w:rsidP="003B6972">
      <w:pPr>
        <w:pStyle w:val="CommentText"/>
        <w:ind w:left="0"/>
      </w:pPr>
      <w:r>
        <w:rPr>
          <w:rStyle w:val="CommentReference"/>
        </w:rPr>
        <w:annotationRef/>
      </w:r>
      <w:r>
        <w:t>Johnon uses bonferroni correction. What is that?</w:t>
      </w:r>
    </w:p>
  </w:comment>
  <w:comment w:id="309" w:author="Berg, Leon van den (151447)" w:date="2025-04-11T21:48:00Z" w:initials="Lv">
    <w:p w14:paraId="245D5F7A" w14:textId="77777777" w:rsidR="00BC011B" w:rsidRDefault="00BC011B" w:rsidP="00BC011B">
      <w:pPr>
        <w:pStyle w:val="CommentText"/>
        <w:ind w:left="0"/>
      </w:pPr>
      <w:r>
        <w:rPr>
          <w:rStyle w:val="CommentReference"/>
        </w:rPr>
        <w:annotationRef/>
      </w:r>
      <w:r>
        <w:t>High vs low. One to another</w:t>
      </w:r>
    </w:p>
  </w:comment>
  <w:comment w:id="310" w:author="Berg, Leon van den (151447)" w:date="2025-04-11T21:50:00Z" w:initials="Lv">
    <w:p w14:paraId="33051D1A" w14:textId="77777777" w:rsidR="000501AF" w:rsidRDefault="000501AF" w:rsidP="000501AF">
      <w:pPr>
        <w:pStyle w:val="CommentText"/>
        <w:ind w:left="0"/>
      </w:pPr>
      <w:r>
        <w:rPr>
          <w:rStyle w:val="CommentReference"/>
        </w:rPr>
        <w:annotationRef/>
      </w:r>
      <w:r>
        <w:t>Mention Mean again</w:t>
      </w:r>
    </w:p>
  </w:comment>
  <w:comment w:id="311" w:author="Berg, Leon van den (151447)" w:date="2025-04-11T21:52:00Z" w:initials="Lv">
    <w:p w14:paraId="6C7B0BB2" w14:textId="77777777" w:rsidR="00D06B30" w:rsidRDefault="00D06B30" w:rsidP="00D06B30">
      <w:pPr>
        <w:pStyle w:val="CommentText"/>
        <w:ind w:left="0"/>
      </w:pPr>
      <w:r>
        <w:rPr>
          <w:rStyle w:val="CommentReference"/>
        </w:rPr>
        <w:annotationRef/>
      </w:r>
      <w:r>
        <w:t>Weird phrasing</w:t>
      </w:r>
    </w:p>
  </w:comment>
  <w:comment w:id="313" w:author="Berg, Leon van den (151447)" w:date="2025-04-11T22:00:00Z" w:initials="Lv">
    <w:p w14:paraId="51DE5762" w14:textId="77777777" w:rsidR="00751766" w:rsidRDefault="00751766" w:rsidP="00751766">
      <w:pPr>
        <w:pStyle w:val="CommentText"/>
        <w:ind w:left="0"/>
      </w:pPr>
      <w:r>
        <w:rPr>
          <w:rStyle w:val="CommentReference"/>
        </w:rPr>
        <w:annotationRef/>
      </w:r>
      <w:r>
        <w:t>Confusing sentence</w:t>
      </w:r>
    </w:p>
  </w:comment>
  <w:comment w:id="315" w:author="Berg, Leon van den (151447)" w:date="2025-04-10T21:40:00Z" w:initials="Lv">
    <w:p w14:paraId="69323271" w14:textId="6EC9F38A" w:rsidR="004F5CC6" w:rsidRDefault="004F5CC6" w:rsidP="004F5CC6">
      <w:pPr>
        <w:pStyle w:val="CommentText"/>
        <w:ind w:left="0"/>
      </w:pPr>
      <w:r>
        <w:rPr>
          <w:rStyle w:val="CommentReference"/>
        </w:rPr>
        <w:annotationRef/>
      </w:r>
      <w:r>
        <w:t>Is this an interesting find?</w:t>
      </w:r>
    </w:p>
  </w:comment>
  <w:comment w:id="316" w:author="Berg, Leon van den (151447)" w:date="2025-04-10T21:48:00Z" w:initials="Lv">
    <w:p w14:paraId="281BE8EA" w14:textId="77777777" w:rsidR="00FA0F72" w:rsidRDefault="00FA0F72" w:rsidP="00FA0F72">
      <w:pPr>
        <w:pStyle w:val="CommentText"/>
        <w:ind w:left="0"/>
      </w:pPr>
      <w:r>
        <w:rPr>
          <w:rStyle w:val="CommentReference"/>
        </w:rPr>
        <w:annotationRef/>
      </w:r>
      <w:r>
        <w:t>Yes. There is no difference between no integration and low integration in how much it is liked. With correlation with recall and audience evaluation it can be determined what is better</w:t>
      </w:r>
    </w:p>
  </w:comment>
  <w:comment w:id="318" w:author="Berg, Leon van den (151447)" w:date="2025-05-09T15:52:00Z" w:initials="Lv">
    <w:p w14:paraId="2B2309CE" w14:textId="77777777" w:rsidR="006234C2" w:rsidRDefault="006234C2" w:rsidP="006234C2">
      <w:pPr>
        <w:pStyle w:val="CommentText"/>
        <w:ind w:left="0"/>
      </w:pPr>
      <w:r>
        <w:rPr>
          <w:rStyle w:val="CommentReference"/>
        </w:rPr>
        <w:annotationRef/>
      </w:r>
      <w:r>
        <w:t>Make more clear for each paragraph what it means</w:t>
      </w:r>
    </w:p>
  </w:comment>
  <w:comment w:id="319" w:author="Berg, Leon van den (151447)" w:date="2025-05-09T15:52:00Z" w:initials="Lv">
    <w:p w14:paraId="082D5343" w14:textId="77777777" w:rsidR="009F662D" w:rsidRDefault="009F662D" w:rsidP="009F662D">
      <w:pPr>
        <w:pStyle w:val="CommentText"/>
        <w:ind w:left="0"/>
      </w:pPr>
      <w:r>
        <w:rPr>
          <w:rStyle w:val="CommentReference"/>
        </w:rPr>
        <w:annotationRef/>
      </w:r>
      <w:r>
        <w:t xml:space="preserve">What part of the research question is being answered. </w:t>
      </w:r>
    </w:p>
  </w:comment>
  <w:comment w:id="320" w:author="Berg, Leon van den (151447)" w:date="2025-05-09T15:53:00Z" w:initials="Lv">
    <w:p w14:paraId="07FFFD0D" w14:textId="77777777" w:rsidR="009F662D" w:rsidRDefault="009F662D" w:rsidP="009F662D">
      <w:pPr>
        <w:pStyle w:val="CommentText"/>
        <w:ind w:left="0"/>
      </w:pPr>
      <w:r>
        <w:rPr>
          <w:rStyle w:val="CommentReference"/>
        </w:rPr>
        <w:annotationRef/>
      </w:r>
      <w:r>
        <w:t>Why is the is relevant and what exactly is being measured. Put yourself in the shoes of someone who has not written this thesis</w:t>
      </w:r>
    </w:p>
  </w:comment>
  <w:comment w:id="321" w:author="Berg, Leon van den (151447)" w:date="2025-05-09T15:53:00Z" w:initials="Lv">
    <w:p w14:paraId="40EF28A5" w14:textId="77777777" w:rsidR="00041BF2" w:rsidRDefault="00041BF2" w:rsidP="00041BF2">
      <w:pPr>
        <w:pStyle w:val="CommentText"/>
        <w:ind w:left="0"/>
      </w:pPr>
      <w:r>
        <w:rPr>
          <w:rStyle w:val="CommentReference"/>
        </w:rPr>
        <w:annotationRef/>
      </w:r>
      <w:r>
        <w:t>NO</w:t>
      </w:r>
    </w:p>
  </w:comment>
  <w:comment w:id="324" w:author="Berg, Leon van den (151447)" w:date="2025-04-11T17:19:00Z" w:initials="Lv">
    <w:p w14:paraId="663B3047" w14:textId="148FEF08" w:rsidR="006971F3" w:rsidRDefault="00613953" w:rsidP="006971F3">
      <w:pPr>
        <w:pStyle w:val="CommentText"/>
        <w:ind w:left="0"/>
      </w:pPr>
      <w:r>
        <w:rPr>
          <w:rStyle w:val="CommentReference"/>
        </w:rPr>
        <w:annotationRef/>
      </w:r>
      <w:r w:rsidR="006971F3">
        <w:t>This is now done between all forms of integration. Is there collelation when you exclude No integration? Since ANOVA showed signifiance between low and high but not with no integration</w:t>
      </w:r>
    </w:p>
  </w:comment>
  <w:comment w:id="326" w:author="Berg, Leon van den (151447)" w:date="2025-04-11T17:25:00Z" w:initials="Lv">
    <w:p w14:paraId="71865692" w14:textId="77777777" w:rsidR="00DC7D05" w:rsidRDefault="00DC7D05" w:rsidP="00DC7D05">
      <w:pPr>
        <w:pStyle w:val="CommentText"/>
        <w:ind w:left="0"/>
      </w:pPr>
      <w:r>
        <w:rPr>
          <w:rStyle w:val="CommentReference"/>
        </w:rPr>
        <w:annotationRef/>
      </w:r>
      <w:r>
        <w:t>Might be wrongly analysed</w:t>
      </w:r>
    </w:p>
  </w:comment>
  <w:comment w:id="327" w:author="Berg, Leon van den (151447)" w:date="2025-04-11T22:04:00Z" w:initials="Lv">
    <w:p w14:paraId="6B17D43C" w14:textId="77777777" w:rsidR="00C050D3" w:rsidRDefault="00C050D3" w:rsidP="00C050D3">
      <w:pPr>
        <w:pStyle w:val="CommentText"/>
        <w:ind w:left="0"/>
      </w:pPr>
      <w:r>
        <w:rPr>
          <w:rStyle w:val="CommentReference"/>
        </w:rPr>
        <w:annotationRef/>
      </w:r>
      <w:r>
        <w:t>Explain that if one increases, the other does too</w:t>
      </w:r>
    </w:p>
  </w:comment>
  <w:comment w:id="333" w:author="Berg, Leon van den (151447)" w:date="2025-05-09T15:27:00Z" w:initials="Lv">
    <w:p w14:paraId="6DAE131D" w14:textId="77777777" w:rsidR="004F795B" w:rsidRDefault="004F795B" w:rsidP="004F795B">
      <w:pPr>
        <w:pStyle w:val="CommentText"/>
        <w:ind w:left="0"/>
      </w:pPr>
      <w:r>
        <w:rPr>
          <w:rStyle w:val="CommentReference"/>
        </w:rPr>
        <w:annotationRef/>
      </w:r>
      <w:r>
        <w:t xml:space="preserve">Mention that the comments do not invalidate the results of the data. How many people gave comments, why should it not be discarded. </w:t>
      </w:r>
    </w:p>
  </w:comment>
  <w:comment w:id="334" w:author="Berg, Leon van den (151447)" w:date="2025-05-09T15:22:00Z" w:initials="Lv">
    <w:p w14:paraId="66855D3E" w14:textId="694AC0E7" w:rsidR="00B34A73" w:rsidRDefault="00B34A73" w:rsidP="00B34A73">
      <w:pPr>
        <w:pStyle w:val="CommentText"/>
        <w:ind w:left="0"/>
      </w:pPr>
      <w:r>
        <w:rPr>
          <w:rStyle w:val="CommentReference"/>
        </w:rPr>
        <w:annotationRef/>
      </w:r>
      <w:r>
        <w:t xml:space="preserve">This is raw data. </w:t>
      </w:r>
    </w:p>
  </w:comment>
  <w:comment w:id="341" w:author="Berg, Leon van den (151447)" w:date="2024-09-23T14:03:00Z" w:initials="B(">
    <w:p w14:paraId="09C6FFE2" w14:textId="0B1B2778" w:rsidR="30462E6D" w:rsidRDefault="30462E6D">
      <w:r>
        <w:t>It is unknown if nutrition is different perceived and learned from compared to other topics</w:t>
      </w:r>
      <w:r>
        <w:annotationRef/>
      </w:r>
    </w:p>
  </w:comment>
  <w:comment w:id="342" w:author="Berg, Leon van den (151447)" w:date="2024-09-23T14:04:00Z" w:initials="B(">
    <w:p w14:paraId="448F8E3F" w14:textId="3D3A6B32" w:rsidR="30462E6D" w:rsidRDefault="30462E6D">
      <w:r>
        <w:t>ALSO BIAS: writing style.</w:t>
      </w:r>
      <w:r>
        <w:annotationRef/>
      </w:r>
    </w:p>
  </w:comment>
  <w:comment w:id="351" w:author="Berg, Leon van den (151447)" w:date="2025-06-02T17:38:00Z" w:initials="Lv">
    <w:p w14:paraId="1BCBF858" w14:textId="5C0A5EC1" w:rsidR="004B0405" w:rsidRDefault="004B0405" w:rsidP="004B0405">
      <w:pPr>
        <w:pStyle w:val="CommentText"/>
      </w:pPr>
      <w:r>
        <w:rPr>
          <w:rStyle w:val="CommentReference"/>
        </w:rPr>
        <w:annotationRef/>
      </w:r>
      <w:r>
        <w:rPr>
          <w:color w:val="000000"/>
        </w:rPr>
        <w:t xml:space="preserve">Summerizes key findings and insights. Say what it might lead to. </w:t>
      </w:r>
    </w:p>
  </w:comment>
  <w:comment w:id="352" w:author="Berg, Leon van den (151447)" w:date="2025-06-02T17:36:00Z" w:initials="Lv">
    <w:p w14:paraId="18673623" w14:textId="08863A9A" w:rsidR="004B0405" w:rsidRDefault="004B0405" w:rsidP="004B0405">
      <w:pPr>
        <w:pStyle w:val="CommentText"/>
        <w:ind w:left="0"/>
      </w:pPr>
      <w:r>
        <w:rPr>
          <w:rStyle w:val="CommentReference"/>
        </w:rPr>
        <w:annotationRef/>
      </w:r>
      <w:r>
        <w:t xml:space="preserve">(did this by this amount). </w:t>
      </w:r>
    </w:p>
  </w:comment>
  <w:comment w:id="353" w:author="Berg, Leon van den (151447)" w:date="2025-06-02T17:43:00Z" w:initials="Lv">
    <w:p w14:paraId="65CA9CDD" w14:textId="77777777" w:rsidR="00386F25" w:rsidRDefault="00386F25" w:rsidP="00386F25">
      <w:pPr>
        <w:pStyle w:val="CommentText"/>
        <w:ind w:left="0"/>
      </w:pPr>
      <w:r>
        <w:rPr>
          <w:rStyle w:val="CommentReference"/>
        </w:rPr>
        <w:annotationRef/>
      </w:r>
      <w:r>
        <w:t>Any recommendations?</w:t>
      </w:r>
      <w:r>
        <w:br/>
      </w:r>
      <w:r>
        <w:rPr>
          <w:color w:val="000000"/>
        </w:rPr>
        <w:t>Based on these findings, it is recommended that EE scholars/policy makers  …..(do action)</w:t>
      </w:r>
    </w:p>
  </w:comment>
  <w:comment w:id="356" w:author="Berg, Leon van den (151447)" w:date="2025-05-07T14:48:00Z" w:initials="Lv">
    <w:p w14:paraId="5F525BFF" w14:textId="7C697662" w:rsidR="00310A8C" w:rsidRDefault="00310A8C" w:rsidP="00310A8C">
      <w:pPr>
        <w:pStyle w:val="CommentText"/>
      </w:pPr>
      <w:r>
        <w:rPr>
          <w:rStyle w:val="CommentReference"/>
        </w:rPr>
        <w:annotationRef/>
      </w:r>
      <w:r>
        <w:t xml:space="preserve">When you make a reference in your text, such as to the work of A. S.  </w:t>
      </w:r>
    </w:p>
    <w:p w14:paraId="5116A34E" w14:textId="77777777" w:rsidR="00310A8C" w:rsidRDefault="00310A8C" w:rsidP="00310A8C">
      <w:pPr>
        <w:pStyle w:val="CommentText"/>
      </w:pPr>
      <w:r>
        <w:t xml:space="preserve">Arnold, use footnotes to include the full reference information.1 The first reference needs to be the full bibliographic information for the reference. If you reference the same source a second time, you can write the author’s name and ‘ibid’ instead.2 If they wrote multiple works then you can add additional information to that shorter reference, such as a date (where there is only one publication that year) or the title (if necessary for clarity) to the footnote. In these citations, as in all academic writing, clarity is the first goal and brevity is the second: the important question is ‘can a reader easily understand which text I am referencing, based on the information I have given them in my footnote?’.  </w:t>
      </w:r>
    </w:p>
  </w:comment>
  <w:comment w:id="357" w:author="Berg, Leon van den (151447)" w:date="2025-06-01T21:10:00Z" w:initials="Lv">
    <w:p w14:paraId="06E61019" w14:textId="77777777" w:rsidR="00F50E6E" w:rsidRDefault="00F50E6E" w:rsidP="00F50E6E">
      <w:pPr>
        <w:pStyle w:val="CommentText"/>
        <w:ind w:left="0"/>
      </w:pPr>
      <w:r>
        <w:rPr>
          <w:rStyle w:val="CommentReference"/>
        </w:rPr>
        <w:annotationRef/>
      </w:r>
      <w:r>
        <w:t>Make it so that they are links to where they can be found. Like the paper “Reflecting on the journey” does</w:t>
      </w:r>
    </w:p>
  </w:comment>
  <w:comment w:id="404" w:author="Berg, Leon van den (151447)" w:date="2025-04-10T16:42:00Z" w:initials="Lv">
    <w:p w14:paraId="225BF7CB" w14:textId="2E372CE2" w:rsidR="009E3981" w:rsidRDefault="0061194F" w:rsidP="009E3981">
      <w:pPr>
        <w:pStyle w:val="CommentText"/>
        <w:ind w:left="0"/>
      </w:pPr>
      <w:r>
        <w:rPr>
          <w:rStyle w:val="CommentReference"/>
        </w:rPr>
        <w:annotationRef/>
      </w:r>
      <w:r w:rsidR="009E3981">
        <w:t>label is better. Do a retest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84EA95" w15:done="0"/>
  <w15:commentEx w15:paraId="4652E741" w15:done="0"/>
  <w15:commentEx w15:paraId="55976747" w15:done="0"/>
  <w15:commentEx w15:paraId="1DF2F09A" w15:done="0"/>
  <w15:commentEx w15:paraId="06302847" w15:done="0"/>
  <w15:commentEx w15:paraId="7ECCFCBB" w15:paraIdParent="06302847" w15:done="0"/>
  <w15:commentEx w15:paraId="15373093" w15:paraIdParent="06302847" w15:done="0"/>
  <w15:commentEx w15:paraId="641C3107" w15:done="0"/>
  <w15:commentEx w15:paraId="101114F8" w15:done="0"/>
  <w15:commentEx w15:paraId="4355A18B" w15:done="0"/>
  <w15:commentEx w15:paraId="04F07242" w15:done="0"/>
  <w15:commentEx w15:paraId="241B7100" w15:done="0"/>
  <w15:commentEx w15:paraId="7EA0FBD4" w15:done="0"/>
  <w15:commentEx w15:paraId="1C917624" w15:done="0"/>
  <w15:commentEx w15:paraId="6150528F" w15:paraIdParent="1C917624" w15:done="0"/>
  <w15:commentEx w15:paraId="1C183C96" w15:done="0"/>
  <w15:commentEx w15:paraId="342A3377" w15:done="0"/>
  <w15:commentEx w15:paraId="69217D72" w15:done="0"/>
  <w15:commentEx w15:paraId="05D7B765" w15:done="0"/>
  <w15:commentEx w15:paraId="5010C6B1" w15:done="0"/>
  <w15:commentEx w15:paraId="6504BFEF" w15:done="0"/>
  <w15:commentEx w15:paraId="27D413AC" w15:done="0"/>
  <w15:commentEx w15:paraId="13D31410" w15:done="0"/>
  <w15:commentEx w15:paraId="2969208B" w15:done="0"/>
  <w15:commentEx w15:paraId="3DBE6427" w15:done="0"/>
  <w15:commentEx w15:paraId="01FE7C74" w15:paraIdParent="3DBE6427" w15:done="0"/>
  <w15:commentEx w15:paraId="737AC8C5" w15:done="0"/>
  <w15:commentEx w15:paraId="481999A8" w15:done="0"/>
  <w15:commentEx w15:paraId="19060D7E" w15:done="0"/>
  <w15:commentEx w15:paraId="30C94A75" w15:done="0"/>
  <w15:commentEx w15:paraId="27052004" w15:done="0"/>
  <w15:commentEx w15:paraId="3ACE2ABB" w15:done="0"/>
  <w15:commentEx w15:paraId="5B1A9553" w15:paraIdParent="3ACE2ABB" w15:done="0"/>
  <w15:commentEx w15:paraId="707FA5A7" w15:paraIdParent="3ACE2ABB" w15:done="0"/>
  <w15:commentEx w15:paraId="6F320E25" w15:done="0"/>
  <w15:commentEx w15:paraId="1DEFBCDD" w15:paraIdParent="6F320E25" w15:done="0"/>
  <w15:commentEx w15:paraId="7E0326EA" w15:paraIdParent="6F320E25" w15:done="0"/>
  <w15:commentEx w15:paraId="555D204E" w15:paraIdParent="6F320E25" w15:done="0"/>
  <w15:commentEx w15:paraId="7AB4B8A1" w15:paraIdParent="6F320E25" w15:done="0"/>
  <w15:commentEx w15:paraId="26B5D9AB" w15:paraIdParent="6F320E25" w15:done="0"/>
  <w15:commentEx w15:paraId="1163EC29" w15:paraIdParent="6F320E25" w15:done="0"/>
  <w15:commentEx w15:paraId="00FA7CEA" w15:done="0"/>
  <w15:commentEx w15:paraId="352F63AD" w15:done="0"/>
  <w15:commentEx w15:paraId="45C8AA47" w15:done="0"/>
  <w15:commentEx w15:paraId="596BACC0" w15:done="0"/>
  <w15:commentEx w15:paraId="7E5AD589" w15:done="0"/>
  <w15:commentEx w15:paraId="32BC8A8D" w15:done="0"/>
  <w15:commentEx w15:paraId="28CB0F4E" w15:done="0"/>
  <w15:commentEx w15:paraId="1C53B65C" w15:done="0"/>
  <w15:commentEx w15:paraId="7002A6B2" w15:paraIdParent="1C53B65C" w15:done="0"/>
  <w15:commentEx w15:paraId="69EFDBD9" w15:done="0"/>
  <w15:commentEx w15:paraId="2E613A59" w15:done="0"/>
  <w15:commentEx w15:paraId="4E563032" w15:done="0"/>
  <w15:commentEx w15:paraId="41A17915" w15:done="0"/>
  <w15:commentEx w15:paraId="10E5A0D9" w15:done="0"/>
  <w15:commentEx w15:paraId="727D923F" w15:done="0"/>
  <w15:commentEx w15:paraId="0BF2C57E" w15:done="0"/>
  <w15:commentEx w15:paraId="2B37D054" w15:done="0"/>
  <w15:commentEx w15:paraId="16DB4469" w15:done="0"/>
  <w15:commentEx w15:paraId="463DDC45" w15:done="0"/>
  <w15:commentEx w15:paraId="3FFFC680" w15:done="0"/>
  <w15:commentEx w15:paraId="1E7A85F7" w15:paraIdParent="3FFFC680" w15:done="0"/>
  <w15:commentEx w15:paraId="630CB3FD" w15:paraIdParent="3FFFC680" w15:done="0"/>
  <w15:commentEx w15:paraId="7FB5537F" w15:done="0"/>
  <w15:commentEx w15:paraId="433EDBC5" w15:done="0"/>
  <w15:commentEx w15:paraId="722D6A7B" w15:done="0"/>
  <w15:commentEx w15:paraId="5AD9F486" w15:done="0"/>
  <w15:commentEx w15:paraId="7EB3B626" w15:done="0"/>
  <w15:commentEx w15:paraId="56F69C45" w15:paraIdParent="7EB3B626" w15:done="0"/>
  <w15:commentEx w15:paraId="03985747" w15:paraIdParent="7EB3B626" w15:done="0"/>
  <w15:commentEx w15:paraId="68B56AE5" w15:done="0"/>
  <w15:commentEx w15:paraId="00629168" w15:done="0"/>
  <w15:commentEx w15:paraId="548082C8" w15:done="0"/>
  <w15:commentEx w15:paraId="306A4C9B" w15:done="0"/>
  <w15:commentEx w15:paraId="269AEE00" w15:paraIdParent="306A4C9B" w15:done="0"/>
  <w15:commentEx w15:paraId="62C4B9CB" w15:done="0"/>
  <w15:commentEx w15:paraId="61850601" w15:done="0"/>
  <w15:commentEx w15:paraId="5A36A862" w15:done="0"/>
  <w15:commentEx w15:paraId="536288AE" w15:done="0"/>
  <w15:commentEx w15:paraId="5FD2A90A" w15:done="0"/>
  <w15:commentEx w15:paraId="566007AA" w15:done="0"/>
  <w15:commentEx w15:paraId="5FA0FAF1" w15:done="0"/>
  <w15:commentEx w15:paraId="0F4CE996" w15:done="0"/>
  <w15:commentEx w15:paraId="147B397B" w15:paraIdParent="0F4CE996" w15:done="0"/>
  <w15:commentEx w15:paraId="7C295A9F" w15:done="0"/>
  <w15:commentEx w15:paraId="5730BB67" w15:done="0"/>
  <w15:commentEx w15:paraId="773CBD13" w15:done="0"/>
  <w15:commentEx w15:paraId="15F1B2BB" w15:paraIdParent="773CBD13" w15:done="0"/>
  <w15:commentEx w15:paraId="2C833D52" w15:paraIdParent="773CBD13" w15:done="0"/>
  <w15:commentEx w15:paraId="547B747D" w15:paraIdParent="773CBD13" w15:done="0"/>
  <w15:commentEx w15:paraId="75058584" w15:paraIdParent="773CBD13" w15:done="0"/>
  <w15:commentEx w15:paraId="608C231C" w15:done="0"/>
  <w15:commentEx w15:paraId="59E968C5" w15:done="0"/>
  <w15:commentEx w15:paraId="3E380883" w15:done="0"/>
  <w15:commentEx w15:paraId="2AD016B2" w15:done="0"/>
  <w15:commentEx w15:paraId="152DA14F" w15:done="0"/>
  <w15:commentEx w15:paraId="5B8C6C61" w15:done="0"/>
  <w15:commentEx w15:paraId="47481ACB" w15:done="0"/>
  <w15:commentEx w15:paraId="33979A7E" w15:done="0"/>
  <w15:commentEx w15:paraId="540625F3" w15:done="0"/>
  <w15:commentEx w15:paraId="21A81855" w15:done="0"/>
  <w15:commentEx w15:paraId="7AE54725" w15:done="0"/>
  <w15:commentEx w15:paraId="52733F5F" w15:done="0"/>
  <w15:commentEx w15:paraId="2EECEA8F" w15:done="0"/>
  <w15:commentEx w15:paraId="4AFE0B37" w15:done="0"/>
  <w15:commentEx w15:paraId="6DA75589" w15:done="0"/>
  <w15:commentEx w15:paraId="0EE7B74B" w15:done="0"/>
  <w15:commentEx w15:paraId="7C474E1C" w15:done="0"/>
  <w15:commentEx w15:paraId="185397E3" w15:done="0"/>
  <w15:commentEx w15:paraId="666E3026" w15:paraIdParent="185397E3" w15:done="0"/>
  <w15:commentEx w15:paraId="118ED679" w15:done="0"/>
  <w15:commentEx w15:paraId="416A4AF8" w15:done="0"/>
  <w15:commentEx w15:paraId="2E0395BB" w15:paraIdParent="416A4AF8" w15:done="0"/>
  <w15:commentEx w15:paraId="5CF914AC" w15:done="0"/>
  <w15:commentEx w15:paraId="2C6920FF" w15:done="0"/>
  <w15:commentEx w15:paraId="314017C0" w15:done="0"/>
  <w15:commentEx w15:paraId="6F3ADD29" w15:done="0"/>
  <w15:commentEx w15:paraId="6B8A6BCC" w15:paraIdParent="6F3ADD29" w15:done="0"/>
  <w15:commentEx w15:paraId="38901D5D" w15:done="0"/>
  <w15:commentEx w15:paraId="5836B900" w15:done="0"/>
  <w15:commentEx w15:paraId="6A844E6E" w15:done="0"/>
  <w15:commentEx w15:paraId="0DD02E5A" w15:paraIdParent="6A844E6E" w15:done="0"/>
  <w15:commentEx w15:paraId="6121DBE0" w15:done="0"/>
  <w15:commentEx w15:paraId="457390B9" w15:done="0"/>
  <w15:commentEx w15:paraId="7FCA4B3A" w15:done="0"/>
  <w15:commentEx w15:paraId="71A89C2B" w15:done="0"/>
  <w15:commentEx w15:paraId="398992CF" w15:done="0"/>
  <w15:commentEx w15:paraId="214459C4" w15:paraIdParent="398992CF" w15:done="0"/>
  <w15:commentEx w15:paraId="29929576" w15:done="0"/>
  <w15:commentEx w15:paraId="1277A29D" w15:done="0"/>
  <w15:commentEx w15:paraId="7BE34C99" w15:done="0"/>
  <w15:commentEx w15:paraId="5C2373E2" w15:paraIdParent="7BE34C99" w15:done="0"/>
  <w15:commentEx w15:paraId="5ED44A73" w15:paraIdParent="7BE34C99" w15:done="0"/>
  <w15:commentEx w15:paraId="2F7F06B9" w15:done="0"/>
  <w15:commentEx w15:paraId="1B4B6508" w15:done="0"/>
  <w15:commentEx w15:paraId="186C4E4D" w15:paraIdParent="1B4B6508" w15:done="0"/>
  <w15:commentEx w15:paraId="35A5D113" w15:done="0"/>
  <w15:commentEx w15:paraId="28B7C126" w15:done="0"/>
  <w15:commentEx w15:paraId="5DB359DA" w15:done="0"/>
  <w15:commentEx w15:paraId="05BA93E4" w15:done="0"/>
  <w15:commentEx w15:paraId="36B67C8A" w15:done="0"/>
  <w15:commentEx w15:paraId="5CA89736" w15:done="0"/>
  <w15:commentEx w15:paraId="56E7F2C5" w15:done="0"/>
  <w15:commentEx w15:paraId="0F9A736D" w15:done="0"/>
  <w15:commentEx w15:paraId="0DF4BD39" w15:done="0"/>
  <w15:commentEx w15:paraId="7C74F779" w15:done="0"/>
  <w15:commentEx w15:paraId="46AB5EB9" w15:paraIdParent="7C74F779" w15:done="0"/>
  <w15:commentEx w15:paraId="4DB30B98" w15:done="0"/>
  <w15:commentEx w15:paraId="0BF06C84" w15:done="0"/>
  <w15:commentEx w15:paraId="217FBABA" w15:done="0"/>
  <w15:commentEx w15:paraId="13C2F4CA" w15:done="0"/>
  <w15:commentEx w15:paraId="3C2B42F1" w15:done="0"/>
  <w15:commentEx w15:paraId="74CB55BC" w15:done="0"/>
  <w15:commentEx w15:paraId="6123AE2E" w15:done="0"/>
  <w15:commentEx w15:paraId="30DE11B3" w15:done="0"/>
  <w15:commentEx w15:paraId="5259C496" w15:done="0"/>
  <w15:commentEx w15:paraId="58D7900C" w15:done="0"/>
  <w15:commentEx w15:paraId="1F48A0BD" w15:done="0"/>
  <w15:commentEx w15:paraId="5FF88803" w15:done="0"/>
  <w15:commentEx w15:paraId="6CB3802A" w15:done="0"/>
  <w15:commentEx w15:paraId="3D48C3AB" w15:done="0"/>
  <w15:commentEx w15:paraId="0B3CF6F7" w15:done="0"/>
  <w15:commentEx w15:paraId="79DD6977" w15:paraIdParent="0B3CF6F7" w15:done="0"/>
  <w15:commentEx w15:paraId="78E60832" w15:done="0"/>
  <w15:commentEx w15:paraId="2B874D11" w15:done="0"/>
  <w15:commentEx w15:paraId="222AEB9D" w15:done="0"/>
  <w15:commentEx w15:paraId="00A445C5" w15:done="0"/>
  <w15:commentEx w15:paraId="76CB808C" w15:done="0"/>
  <w15:commentEx w15:paraId="0D927895" w15:done="0"/>
  <w15:commentEx w15:paraId="76CE61DD" w15:done="0"/>
  <w15:commentEx w15:paraId="62411D6B" w15:done="0"/>
  <w15:commentEx w15:paraId="771286C2" w15:done="0"/>
  <w15:commentEx w15:paraId="1CC8A81B" w15:done="0"/>
  <w15:commentEx w15:paraId="58955326" w15:done="0"/>
  <w15:commentEx w15:paraId="32DD9C11" w15:done="0"/>
  <w15:commentEx w15:paraId="73A3C1C7" w15:done="0"/>
  <w15:commentEx w15:paraId="6C4DDB7D" w15:done="0"/>
  <w15:commentEx w15:paraId="01EA2F58" w15:done="0"/>
  <w15:commentEx w15:paraId="1026E9DC" w15:done="0"/>
  <w15:commentEx w15:paraId="7BEB833A" w15:done="0"/>
  <w15:commentEx w15:paraId="3B77EBD5" w15:done="0"/>
  <w15:commentEx w15:paraId="7E74D077" w15:done="0"/>
  <w15:commentEx w15:paraId="3FE65AD1" w15:done="0"/>
  <w15:commentEx w15:paraId="2480F84B" w15:done="0"/>
  <w15:commentEx w15:paraId="3860F2CB" w15:done="0"/>
  <w15:commentEx w15:paraId="00B687EC" w15:done="0"/>
  <w15:commentEx w15:paraId="51D4B44D" w15:done="0"/>
  <w15:commentEx w15:paraId="171BA6D4" w15:done="0"/>
  <w15:commentEx w15:paraId="3E028A5E" w15:done="0"/>
  <w15:commentEx w15:paraId="0995E236" w15:done="0"/>
  <w15:commentEx w15:paraId="7B260C7B" w15:done="0"/>
  <w15:commentEx w15:paraId="096FC19B" w15:done="0"/>
  <w15:commentEx w15:paraId="57D525CB" w15:paraIdParent="096FC19B" w15:done="0"/>
  <w15:commentEx w15:paraId="4464E0D9" w15:done="0"/>
  <w15:commentEx w15:paraId="638861E0" w15:paraIdParent="4464E0D9" w15:done="0"/>
  <w15:commentEx w15:paraId="1C1C6F7F" w15:done="0"/>
  <w15:commentEx w15:paraId="52604773" w15:paraIdParent="1C1C6F7F" w15:done="0"/>
  <w15:commentEx w15:paraId="649D1AF6" w15:done="0"/>
  <w15:commentEx w15:paraId="73A387EE" w15:paraIdParent="649D1AF6" w15:done="0"/>
  <w15:commentEx w15:paraId="3AEC7A32" w15:paraIdParent="649D1AF6" w15:done="0"/>
  <w15:commentEx w15:paraId="7D20C686" w15:done="0"/>
  <w15:commentEx w15:paraId="25701FB3" w15:paraIdParent="7D20C686" w15:done="0"/>
  <w15:commentEx w15:paraId="6F809F24" w15:done="0"/>
  <w15:commentEx w15:paraId="790D7D45" w15:done="0"/>
  <w15:commentEx w15:paraId="79411407" w15:done="0"/>
  <w15:commentEx w15:paraId="245D5F7A" w15:paraIdParent="79411407" w15:done="0"/>
  <w15:commentEx w15:paraId="33051D1A" w15:done="0"/>
  <w15:commentEx w15:paraId="6C7B0BB2" w15:done="0"/>
  <w15:commentEx w15:paraId="51DE5762" w15:done="0"/>
  <w15:commentEx w15:paraId="69323271" w15:done="0"/>
  <w15:commentEx w15:paraId="281BE8EA" w15:paraIdParent="69323271" w15:done="0"/>
  <w15:commentEx w15:paraId="2B2309CE" w15:done="0"/>
  <w15:commentEx w15:paraId="082D5343" w15:paraIdParent="2B2309CE" w15:done="0"/>
  <w15:commentEx w15:paraId="07FFFD0D" w15:paraIdParent="2B2309CE" w15:done="0"/>
  <w15:commentEx w15:paraId="40EF28A5" w15:done="0"/>
  <w15:commentEx w15:paraId="663B3047" w15:done="0"/>
  <w15:commentEx w15:paraId="71865692" w15:done="0"/>
  <w15:commentEx w15:paraId="6B17D43C" w15:done="0"/>
  <w15:commentEx w15:paraId="6DAE131D" w15:done="0"/>
  <w15:commentEx w15:paraId="66855D3E" w15:done="0"/>
  <w15:commentEx w15:paraId="09C6FFE2" w15:done="0"/>
  <w15:commentEx w15:paraId="448F8E3F" w15:done="0"/>
  <w15:commentEx w15:paraId="1BCBF858" w15:done="0"/>
  <w15:commentEx w15:paraId="18673623" w15:done="0"/>
  <w15:commentEx w15:paraId="65CA9CDD" w15:done="0"/>
  <w15:commentEx w15:paraId="5116A34E" w15:done="0"/>
  <w15:commentEx w15:paraId="06E61019" w15:paraIdParent="5116A34E" w15:done="0"/>
  <w15:commentEx w15:paraId="225BF7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082C2CC" w16cex:dateUtc="2025-05-06T12:39:00Z"/>
  <w16cex:commentExtensible w16cex:durableId="4D6F35C8" w16cex:dateUtc="2025-06-02T13:55:00Z"/>
  <w16cex:commentExtensible w16cex:durableId="26A7D45B" w16cex:dateUtc="2025-05-22T08:22:00Z"/>
  <w16cex:commentExtensible w16cex:durableId="74D0E714" w16cex:dateUtc="2025-05-19T23:17:00Z"/>
  <w16cex:commentExtensible w16cex:durableId="7CA8947E" w16cex:dateUtc="2025-05-20T14:37:00Z"/>
  <w16cex:commentExtensible w16cex:durableId="0B8430EF" w16cex:dateUtc="2025-05-20T14:37:00Z"/>
  <w16cex:commentExtensible w16cex:durableId="682505C5" w16cex:dateUtc="2025-05-20T14:37:00Z"/>
  <w16cex:commentExtensible w16cex:durableId="75169D62" w16cex:dateUtc="2025-05-19T13:40:00Z"/>
  <w16cex:commentExtensible w16cex:durableId="1B0B4B8C" w16cex:dateUtc="2025-06-02T08:41:00Z"/>
  <w16cex:commentExtensible w16cex:durableId="2A3ED5D1" w16cex:dateUtc="2025-06-02T08:43:00Z"/>
  <w16cex:commentExtensible w16cex:durableId="2896C5C0" w16cex:dateUtc="2025-06-02T08:44:00Z"/>
  <w16cex:commentExtensible w16cex:durableId="70E6D4E8" w16cex:dateUtc="2025-05-20T12:38:00Z"/>
  <w16cex:commentExtensible w16cex:durableId="26CEEC0B" w16cex:dateUtc="2025-05-20T12:42:00Z"/>
  <w16cex:commentExtensible w16cex:durableId="486D21C3" w16cex:dateUtc="2025-05-20T12:48:00Z"/>
  <w16cex:commentExtensible w16cex:durableId="68E9BDC0" w16cex:dateUtc="2025-06-02T08:50:00Z"/>
  <w16cex:commentExtensible w16cex:durableId="5E374308" w16cex:dateUtc="2025-06-02T08:53:00Z"/>
  <w16cex:commentExtensible w16cex:durableId="36904257" w16cex:dateUtc="2025-06-02T08:55:00Z"/>
  <w16cex:commentExtensible w16cex:durableId="6B42C447" w16cex:dateUtc="2025-06-02T08:57:00Z"/>
  <w16cex:commentExtensible w16cex:durableId="4B33D17D" w16cex:dateUtc="2025-06-02T08:57:00Z"/>
  <w16cex:commentExtensible w16cex:durableId="10ABD1EF" w16cex:dateUtc="2025-06-02T08:59:00Z"/>
  <w16cex:commentExtensible w16cex:durableId="5760948E" w16cex:dateUtc="2025-06-02T09:01:00Z"/>
  <w16cex:commentExtensible w16cex:durableId="57E06AD4" w16cex:dateUtc="2025-06-02T09:03:00Z"/>
  <w16cex:commentExtensible w16cex:durableId="4302A6DD" w16cex:dateUtc="2025-06-02T09:18:00Z"/>
  <w16cex:commentExtensible w16cex:durableId="11EC72A1" w16cex:dateUtc="2025-06-01T13:38:00Z"/>
  <w16cex:commentExtensible w16cex:durableId="43F20583" w16cex:dateUtc="2025-05-20T13:36:00Z"/>
  <w16cex:commentExtensible w16cex:durableId="73F1BAA9" w16cex:dateUtc="2025-06-01T19:06:00Z"/>
  <w16cex:commentExtensible w16cex:durableId="22B76012" w16cex:dateUtc="2025-06-02T09:20:00Z"/>
  <w16cex:commentExtensible w16cex:durableId="70682FC5" w16cex:dateUtc="2025-06-01T19:04:00Z"/>
  <w16cex:commentExtensible w16cex:durableId="17187671" w16cex:dateUtc="2025-06-02T09:13:00Z"/>
  <w16cex:commentExtensible w16cex:durableId="3AF89F39" w16cex:dateUtc="2025-06-02T09:24:00Z"/>
  <w16cex:commentExtensible w16cex:durableId="1CF6490D" w16cex:dateUtc="2025-06-02T09:25:00Z"/>
  <w16cex:commentExtensible w16cex:durableId="28C1567D" w16cex:dateUtc="2025-05-28T09:27:00Z"/>
  <w16cex:commentExtensible w16cex:durableId="401B1DDE" w16cex:dateUtc="2025-06-01T19:07:00Z"/>
  <w16cex:commentExtensible w16cex:durableId="4998A0AF" w16cex:dateUtc="2025-06-02T09:26:00Z"/>
  <w16cex:commentExtensible w16cex:durableId="623CCD40" w16cex:dateUtc="2025-05-28T07:53:00Z"/>
  <w16cex:commentExtensible w16cex:durableId="3E0481E9" w16cex:dateUtc="2025-05-28T07:53:00Z"/>
  <w16cex:commentExtensible w16cex:durableId="5E0EA594" w16cex:dateUtc="2025-05-28T07:53:00Z"/>
  <w16cex:commentExtensible w16cex:durableId="5023F4D9" w16cex:dateUtc="2025-05-28T07:53:00Z"/>
  <w16cex:commentExtensible w16cex:durableId="575F799F" w16cex:dateUtc="2025-05-28T07:53:00Z"/>
  <w16cex:commentExtensible w16cex:durableId="078706A4" w16cex:dateUtc="2025-05-28T07:53:00Z"/>
  <w16cex:commentExtensible w16cex:durableId="330BE947" w16cex:dateUtc="2025-05-28T07:53:00Z"/>
  <w16cex:commentExtensible w16cex:durableId="7573581C" w16cex:dateUtc="2025-05-28T07:52:00Z"/>
  <w16cex:commentExtensible w16cex:durableId="5E39076B" w16cex:dateUtc="2025-05-28T07:52:00Z"/>
  <w16cex:commentExtensible w16cex:durableId="234B813E" w16cex:dateUtc="2025-06-02T09:28:00Z"/>
  <w16cex:commentExtensible w16cex:durableId="1859068E" w16cex:dateUtc="2025-06-02T11:17:00Z"/>
  <w16cex:commentExtensible w16cex:durableId="3CD5266E" w16cex:dateUtc="2025-06-02T09:29:00Z"/>
  <w16cex:commentExtensible w16cex:durableId="49679ED3" w16cex:dateUtc="2025-06-02T09:34:00Z"/>
  <w16cex:commentExtensible w16cex:durableId="52B2DBCB" w16cex:dateUtc="2025-06-02T09:35:00Z"/>
  <w16cex:commentExtensible w16cex:durableId="1D70F754" w16cex:dateUtc="2025-05-28T07:51:00Z"/>
  <w16cex:commentExtensible w16cex:durableId="35AC8C81" w16cex:dateUtc="2025-05-28T07:52:00Z"/>
  <w16cex:commentExtensible w16cex:durableId="039A6589" w16cex:dateUtc="2025-06-02T09:36:00Z"/>
  <w16cex:commentExtensible w16cex:durableId="45ECD38F" w16cex:dateUtc="2025-06-02T09:36:00Z"/>
  <w16cex:commentExtensible w16cex:durableId="1E45F6A3" w16cex:dateUtc="2025-05-28T09:42:00Z"/>
  <w16cex:commentExtensible w16cex:durableId="0F353D28" w16cex:dateUtc="2025-06-01T21:54:00Z"/>
  <w16cex:commentExtensible w16cex:durableId="1B51ED71" w16cex:dateUtc="2025-06-02T09:37:00Z"/>
  <w16cex:commentExtensible w16cex:durableId="585DC139" w16cex:dateUtc="2025-06-02T09:39:00Z"/>
  <w16cex:commentExtensible w16cex:durableId="6449E389" w16cex:dateUtc="2025-06-02T09:41:00Z"/>
  <w16cex:commentExtensible w16cex:durableId="4F994EA2" w16cex:dateUtc="2025-06-02T09:42:00Z"/>
  <w16cex:commentExtensible w16cex:durableId="5716271A" w16cex:dateUtc="2025-06-02T09:43:00Z"/>
  <w16cex:commentExtensible w16cex:durableId="76125199" w16cex:dateUtc="2025-06-02T09:43:00Z"/>
  <w16cex:commentExtensible w16cex:durableId="6E31AB27" w16cex:dateUtc="2025-05-28T09:46:00Z"/>
  <w16cex:commentExtensible w16cex:durableId="2A2F3774" w16cex:dateUtc="2025-06-01T22:04:00Z"/>
  <w16cex:commentExtensible w16cex:durableId="1F3275E4" w16cex:dateUtc="2025-06-02T09:44:00Z"/>
  <w16cex:commentExtensible w16cex:durableId="1A76A408" w16cex:dateUtc="2025-06-02T09:48:00Z"/>
  <w16cex:commentExtensible w16cex:durableId="59465AE1" w16cex:dateUtc="2025-06-01T22:07:00Z"/>
  <w16cex:commentExtensible w16cex:durableId="22238CC7" w16cex:dateUtc="2025-06-02T09:50:00Z"/>
  <w16cex:commentExtensible w16cex:durableId="68562424" w16cex:dateUtc="2025-06-02T10:00:00Z"/>
  <w16cex:commentExtensible w16cex:durableId="54B0ECF9" w16cex:dateUtc="2025-05-28T09:49:00Z"/>
  <w16cex:commentExtensible w16cex:durableId="4AF7EBC2" w16cex:dateUtc="2025-06-01T22:14:00Z"/>
  <w16cex:commentExtensible w16cex:durableId="4FF47E4F" w16cex:dateUtc="2025-06-02T09:56:00Z"/>
  <w16cex:commentExtensible w16cex:durableId="2E1EC67A" w16cex:dateUtc="2025-06-01T22:19:00Z"/>
  <w16cex:commentExtensible w16cex:durableId="29F97787" w16cex:dateUtc="2025-06-02T07:49:00Z"/>
  <w16cex:commentExtensible w16cex:durableId="6AC78C18" w16cex:dateUtc="2025-06-02T10:03:00Z"/>
  <w16cex:commentExtensible w16cex:durableId="3B72F253" w16cex:dateUtc="2025-05-28T09:51:00Z"/>
  <w16cex:commentExtensible w16cex:durableId="3193E63D" w16cex:dateUtc="2025-06-02T08:16:00Z"/>
  <w16cex:commentExtensible w16cex:durableId="548453CF" w16cex:dateUtc="2025-06-02T10:13:00Z"/>
  <w16cex:commentExtensible w16cex:durableId="2E766E7E" w16cex:dateUtc="2025-06-02T10:15:00Z"/>
  <w16cex:commentExtensible w16cex:durableId="2656B646" w16cex:dateUtc="2025-06-02T10:16:00Z"/>
  <w16cex:commentExtensible w16cex:durableId="753B2460" w16cex:dateUtc="2025-06-01T22:24:00Z"/>
  <w16cex:commentExtensible w16cex:durableId="1541DA9E" w16cex:dateUtc="2025-06-02T10:23:00Z"/>
  <w16cex:commentExtensible w16cex:durableId="1E874D93" w16cex:dateUtc="2025-06-02T10:25:00Z"/>
  <w16cex:commentExtensible w16cex:durableId="5DBBA742" w16cex:dateUtc="2025-06-02T10:26:00Z"/>
  <w16cex:commentExtensible w16cex:durableId="4237C15A" w16cex:dateUtc="2025-05-28T09:57:00Z"/>
  <w16cex:commentExtensible w16cex:durableId="7BF01A55" w16cex:dateUtc="2025-06-02T10:29:00Z"/>
  <w16cex:commentExtensible w16cex:durableId="4C8FE023" w16cex:dateUtc="2025-05-28T09:59:00Z"/>
  <w16cex:commentExtensible w16cex:durableId="398875E3" w16cex:dateUtc="2025-06-02T10:31:00Z"/>
  <w16cex:commentExtensible w16cex:durableId="495414B4" w16cex:dateUtc="2025-05-30T15:30:00Z"/>
  <w16cex:commentExtensible w16cex:durableId="35E3FA89" w16cex:dateUtc="2025-05-30T15:30:00Z"/>
  <w16cex:commentExtensible w16cex:durableId="6143A410" w16cex:dateUtc="2025-05-30T15:30:00Z"/>
  <w16cex:commentExtensible w16cex:durableId="7DB4E045" w16cex:dateUtc="2025-05-30T15:30:00Z"/>
  <w16cex:commentExtensible w16cex:durableId="1DEBE0AA" w16cex:dateUtc="2025-05-30T15:31:00Z"/>
  <w16cex:commentExtensible w16cex:durableId="773B0025" w16cex:dateUtc="2025-05-30T15:30:00Z"/>
  <w16cex:commentExtensible w16cex:durableId="18460678" w16cex:dateUtc="2025-06-02T11:40:00Z"/>
  <w16cex:commentExtensible w16cex:durableId="12BA4319" w16cex:dateUtc="2025-05-30T15:29:00Z"/>
  <w16cex:commentExtensible w16cex:durableId="5BF49EBA" w16cex:dateUtc="2025-05-30T15:31:00Z"/>
  <w16cex:commentExtensible w16cex:durableId="5CADDF21" w16cex:dateUtc="2025-06-02T11:23:00Z"/>
  <w16cex:commentExtensible w16cex:durableId="6AB67B60" w16cex:dateUtc="2025-06-02T11:24:00Z"/>
  <w16cex:commentExtensible w16cex:durableId="42B3F72F" w16cex:dateUtc="2025-06-02T11:25:00Z"/>
  <w16cex:commentExtensible w16cex:durableId="6F129D73" w16cex:dateUtc="2025-06-02T11:26:00Z"/>
  <w16cex:commentExtensible w16cex:durableId="326F5277" w16cex:dateUtc="2025-06-02T11:29:00Z"/>
  <w16cex:commentExtensible w16cex:durableId="12E56055" w16cex:dateUtc="2025-06-02T11:30:00Z"/>
  <w16cex:commentExtensible w16cex:durableId="552ADB02" w16cex:dateUtc="2025-06-02T11:31:00Z"/>
  <w16cex:commentExtensible w16cex:durableId="4355B16C" w16cex:dateUtc="2025-06-02T11:32:00Z"/>
  <w16cex:commentExtensible w16cex:durableId="5815B86E" w16cex:dateUtc="2025-06-02T11:34:00Z"/>
  <w16cex:commentExtensible w16cex:durableId="609A9251" w16cex:dateUtc="2025-06-02T11:36:00Z"/>
  <w16cex:commentExtensible w16cex:durableId="06B442FF" w16cex:dateUtc="2025-06-02T11:38:00Z"/>
  <w16cex:commentExtensible w16cex:durableId="3950E187" w16cex:dateUtc="2025-05-30T15:32:00Z"/>
  <w16cex:commentExtensible w16cex:durableId="5AB321F7" w16cex:dateUtc="2025-05-30T15:32:00Z"/>
  <w16cex:commentExtensible w16cex:durableId="7DAF07B1" w16cex:dateUtc="2025-05-30T15:32:00Z"/>
  <w16cex:commentExtensible w16cex:durableId="3D257B9F" w16cex:dateUtc="2025-05-30T15:33:00Z"/>
  <w16cex:commentExtensible w16cex:durableId="13582CF2" w16cex:dateUtc="2025-06-02T11:49:00Z"/>
  <w16cex:commentExtensible w16cex:durableId="4C32FAF9" w16cex:dateUtc="2025-05-30T15:33:00Z"/>
  <w16cex:commentExtensible w16cex:durableId="0352454B" w16cex:dateUtc="2025-06-02T11:49:00Z"/>
  <w16cex:commentExtensible w16cex:durableId="7636C7D9" w16cex:dateUtc="2025-05-30T15:33:00Z"/>
  <w16cex:commentExtensible w16cex:durableId="38CB5CB5" w16cex:dateUtc="2025-05-30T15:33:00Z"/>
  <w16cex:commentExtensible w16cex:durableId="77A70DF5" w16cex:dateUtc="2025-06-02T11:54:00Z"/>
  <w16cex:commentExtensible w16cex:durableId="0502DA1F" w16cex:dateUtc="2025-06-02T11:55:00Z"/>
  <w16cex:commentExtensible w16cex:durableId="4EFBD3F5" w16cex:dateUtc="2025-06-02T18:02:00Z"/>
  <w16cex:commentExtensible w16cex:durableId="3B78E749" w16cex:dateUtc="2025-06-02T11:58:00Z"/>
  <w16cex:commentExtensible w16cex:durableId="3DF51143" w16cex:dateUtc="2025-06-02T12:02:00Z"/>
  <w16cex:commentExtensible w16cex:durableId="76198B7A" w16cex:dateUtc="2025-05-30T14:48:00Z"/>
  <w16cex:commentExtensible w16cex:durableId="5751C4AC" w16cex:dateUtc="2025-05-30T14:48:00Z"/>
  <w16cex:commentExtensible w16cex:durableId="0A5C2697" w16cex:dateUtc="2025-05-30T15:36:00Z"/>
  <w16cex:commentExtensible w16cex:durableId="11B03C38" w16cex:dateUtc="2025-05-30T15:48:00Z"/>
  <w16cex:commentExtensible w16cex:durableId="32DC9576" w16cex:dateUtc="2025-05-30T15:48:00Z"/>
  <w16cex:commentExtensible w16cex:durableId="2912506D" w16cex:dateUtc="2025-05-30T15:49:00Z"/>
  <w16cex:commentExtensible w16cex:durableId="3DBE11F6" w16cex:dateUtc="2025-05-30T16:36:00Z"/>
  <w16cex:commentExtensible w16cex:durableId="0FCFD0D4" w16cex:dateUtc="2025-05-30T16:36:00Z"/>
  <w16cex:commentExtensible w16cex:durableId="221AEA58" w16cex:dateUtc="2025-05-20T14:58:00Z"/>
  <w16cex:commentExtensible w16cex:durableId="15FEA659" w16cex:dateUtc="2025-03-01T15:26:00Z"/>
  <w16cex:commentExtensible w16cex:durableId="2EDA3A0B" w16cex:dateUtc="2025-05-27T09:07:00Z"/>
  <w16cex:commentExtensible w16cex:durableId="67FA937C" w16cex:dateUtc="2025-05-27T09:07:00Z"/>
  <w16cex:commentExtensible w16cex:durableId="402E342C" w16cex:dateUtc="2025-05-27T09:07:00Z"/>
  <w16cex:commentExtensible w16cex:durableId="208DC14E" w16cex:dateUtc="2025-01-30T10:54:00Z"/>
  <w16cex:commentExtensible w16cex:durableId="6153194A" w16cex:dateUtc="2025-02-05T09:08:00Z"/>
  <w16cex:commentExtensible w16cex:durableId="7CF7732B" w16cex:dateUtc="2025-05-13T13:34:00Z"/>
  <w16cex:commentExtensible w16cex:durableId="4CF13787" w16cex:dateUtc="2025-02-12T14:59:00Z"/>
  <w16cex:commentExtensible w16cex:durableId="4F695037" w16cex:dateUtc="2025-01-28T13:32:00Z"/>
  <w16cex:commentExtensible w16cex:durableId="71DC4885" w16cex:dateUtc="2025-05-07T12:22:00Z"/>
  <w16cex:commentExtensible w16cex:durableId="069329E7" w16cex:dateUtc="2025-01-23T22:54:00Z"/>
  <w16cex:commentExtensible w16cex:durableId="60D1B024" w16cex:dateUtc="2025-01-30T11:01:00Z"/>
  <w16cex:commentExtensible w16cex:durableId="7A7D3B8F" w16cex:dateUtc="2025-01-24T01:19:00Z"/>
  <w16cex:commentExtensible w16cex:durableId="0465A24F" w16cex:dateUtc="2025-01-23T22:58:00Z"/>
  <w16cex:commentExtensible w16cex:durableId="16721E2D" w16cex:dateUtc="2025-01-30T15:07:00Z"/>
  <w16cex:commentExtensible w16cex:durableId="2B2D1E13" w16cex:dateUtc="2025-01-24T01:33:00Z"/>
  <w16cex:commentExtensible w16cex:durableId="787BAC68" w16cex:dateUtc="2025-01-30T10:57:00Z"/>
  <w16cex:commentExtensible w16cex:durableId="0455C7B3" w16cex:dateUtc="2025-02-26T10:46:00Z"/>
  <w16cex:commentExtensible w16cex:durableId="6799C7BD" w16cex:dateUtc="2025-02-26T10:47:00Z"/>
  <w16cex:commentExtensible w16cex:durableId="014F20A1" w16cex:dateUtc="2025-01-30T10:58:00Z"/>
  <w16cex:commentExtensible w16cex:durableId="095831E7" w16cex:dateUtc="2025-01-30T13:37:00Z"/>
  <w16cex:commentExtensible w16cex:durableId="249A4CE8" w16cex:dateUtc="2025-05-07T12:27:00Z"/>
  <w16cex:commentExtensible w16cex:durableId="672D0DD5" w16cex:dateUtc="2025-04-07T18:35:00Z"/>
  <w16cex:commentExtensible w16cex:durableId="53350522" w16cex:dateUtc="2025-02-13T10:02:00Z"/>
  <w16cex:commentExtensible w16cex:durableId="0AF2C39A" w16cex:dateUtc="2025-01-24T10:36:00Z"/>
  <w16cex:commentExtensible w16cex:durableId="2FF2BD2E" w16cex:dateUtc="2025-02-05T09:26:00Z"/>
  <w16cex:commentExtensible w16cex:durableId="52738AE0" w16cex:dateUtc="2025-02-05T09:26:00Z"/>
  <w16cex:commentExtensible w16cex:durableId="59DBC04B" w16cex:dateUtc="2025-04-11T19:13:00Z"/>
  <w16cex:commentExtensible w16cex:durableId="57989E8D" w16cex:dateUtc="2025-04-11T19:09:00Z"/>
  <w16cex:commentExtensible w16cex:durableId="2275FC8E" w16cex:dateUtc="2025-04-11T19:16:00Z"/>
  <w16cex:commentExtensible w16cex:durableId="32BA44B1" w16cex:dateUtc="2025-04-11T09:10:00Z"/>
  <w16cex:commentExtensible w16cex:durableId="4573580E" w16cex:dateUtc="2025-04-11T18:25:00Z"/>
  <w16cex:commentExtensible w16cex:durableId="5F7593D1" w16cex:dateUtc="2025-04-11T08:18:00Z"/>
  <w16cex:commentExtensible w16cex:durableId="068C3321" w16cex:dateUtc="2025-05-09T13:17:00Z"/>
  <w16cex:commentExtensible w16cex:durableId="3597831E" w16cex:dateUtc="2025-04-10T18:20:00Z"/>
  <w16cex:commentExtensible w16cex:durableId="7124231B" w16cex:dateUtc="2025-05-09T13:49:00Z"/>
  <w16cex:commentExtensible w16cex:durableId="4322ED74" w16cex:dateUtc="2025-05-09T13:49:00Z"/>
  <w16cex:commentExtensible w16cex:durableId="1D1F0344" w16cex:dateUtc="2025-05-08T14:28:00Z"/>
  <w16cex:commentExtensible w16cex:durableId="06982399" w16cex:dateUtc="2025-05-08T14:29:00Z"/>
  <w16cex:commentExtensible w16cex:durableId="5D3DB9FA" w16cex:dateUtc="2025-05-08T14:29:00Z"/>
  <w16cex:commentExtensible w16cex:durableId="0457B2FC" w16cex:dateUtc="2025-05-08T14:30:00Z"/>
  <w16cex:commentExtensible w16cex:durableId="36908D45" w16cex:dateUtc="2025-05-08T13:56:00Z"/>
  <w16cex:commentExtensible w16cex:durableId="70972819" w16cex:dateUtc="2025-05-08T13:57:00Z"/>
  <w16cex:commentExtensible w16cex:durableId="5F8BA0ED" w16cex:dateUtc="2025-05-08T13:57:00Z"/>
  <w16cex:commentExtensible w16cex:durableId="7FE6DEC5" w16cex:dateUtc="2025-05-09T13:19:00Z"/>
  <w16cex:commentExtensible w16cex:durableId="0A0952EB" w16cex:dateUtc="2025-05-09T13:19:00Z"/>
  <w16cex:commentExtensible w16cex:durableId="7B03E4B9" w16cex:dateUtc="2025-05-09T13:34:00Z"/>
  <w16cex:commentExtensible w16cex:durableId="2A07CBB6" w16cex:dateUtc="2025-04-09T16:08:00Z"/>
  <w16cex:commentExtensible w16cex:durableId="2527B316" w16cex:dateUtc="2025-04-10T18:50:00Z"/>
  <w16cex:commentExtensible w16cex:durableId="2B4CA7E0" w16cex:dateUtc="2025-04-11T19:48:00Z"/>
  <w16cex:commentExtensible w16cex:durableId="61039F85" w16cex:dateUtc="2025-04-11T19:50:00Z"/>
  <w16cex:commentExtensible w16cex:durableId="7056113E" w16cex:dateUtc="2025-04-11T19:52:00Z"/>
  <w16cex:commentExtensible w16cex:durableId="3837F82A" w16cex:dateUtc="2025-04-11T20:00:00Z"/>
  <w16cex:commentExtensible w16cex:durableId="3CC1E46D" w16cex:dateUtc="2025-04-10T19:40:00Z"/>
  <w16cex:commentExtensible w16cex:durableId="634F594B" w16cex:dateUtc="2025-04-10T19:48:00Z"/>
  <w16cex:commentExtensible w16cex:durableId="79ED72EA" w16cex:dateUtc="2025-05-09T13:52:00Z"/>
  <w16cex:commentExtensible w16cex:durableId="3B505F5C" w16cex:dateUtc="2025-05-09T13:52:00Z"/>
  <w16cex:commentExtensible w16cex:durableId="0109671F" w16cex:dateUtc="2025-05-09T13:53:00Z"/>
  <w16cex:commentExtensible w16cex:durableId="01F78B3C" w16cex:dateUtc="2025-05-09T13:53:00Z"/>
  <w16cex:commentExtensible w16cex:durableId="263791FC" w16cex:dateUtc="2025-04-11T15:19:00Z"/>
  <w16cex:commentExtensible w16cex:durableId="6F10FBDA" w16cex:dateUtc="2025-04-11T15:25:00Z"/>
  <w16cex:commentExtensible w16cex:durableId="3233B34F" w16cex:dateUtc="2025-04-11T20:04:00Z"/>
  <w16cex:commentExtensible w16cex:durableId="7792E7A8" w16cex:dateUtc="2025-05-09T13:27:00Z"/>
  <w16cex:commentExtensible w16cex:durableId="44AA7C54" w16cex:dateUtc="2025-05-09T13:22:00Z"/>
  <w16cex:commentExtensible w16cex:durableId="6AB14609" w16cex:dateUtc="2024-09-23T12:03:00Z"/>
  <w16cex:commentExtensible w16cex:durableId="0A9007EC" w16cex:dateUtc="2024-09-23T12:04:00Z"/>
  <w16cex:commentExtensible w16cex:durableId="2B4CE06F" w16cex:dateUtc="2025-06-02T15:38:00Z"/>
  <w16cex:commentExtensible w16cex:durableId="77728EAA" w16cex:dateUtc="2025-06-02T15:36:00Z"/>
  <w16cex:commentExtensible w16cex:durableId="4B526AC9" w16cex:dateUtc="2025-06-02T15:43:00Z"/>
  <w16cex:commentExtensible w16cex:durableId="6D19B956" w16cex:dateUtc="2025-05-07T12:48:00Z"/>
  <w16cex:commentExtensible w16cex:durableId="4DA92CAF" w16cex:dateUtc="2025-06-01T19:10:00Z"/>
  <w16cex:commentExtensible w16cex:durableId="6B3DBE31" w16cex:dateUtc="2025-04-10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84EA95" w16cid:durableId="2082C2CC"/>
  <w16cid:commentId w16cid:paraId="4652E741" w16cid:durableId="4D6F35C8"/>
  <w16cid:commentId w16cid:paraId="55976747" w16cid:durableId="26A7D45B"/>
  <w16cid:commentId w16cid:paraId="1DF2F09A" w16cid:durableId="74D0E714"/>
  <w16cid:commentId w16cid:paraId="06302847" w16cid:durableId="7CA8947E"/>
  <w16cid:commentId w16cid:paraId="7ECCFCBB" w16cid:durableId="0B8430EF"/>
  <w16cid:commentId w16cid:paraId="15373093" w16cid:durableId="682505C5"/>
  <w16cid:commentId w16cid:paraId="641C3107" w16cid:durableId="75169D62"/>
  <w16cid:commentId w16cid:paraId="101114F8" w16cid:durableId="1B0B4B8C"/>
  <w16cid:commentId w16cid:paraId="4355A18B" w16cid:durableId="2A3ED5D1"/>
  <w16cid:commentId w16cid:paraId="04F07242" w16cid:durableId="2896C5C0"/>
  <w16cid:commentId w16cid:paraId="241B7100" w16cid:durableId="70E6D4E8"/>
  <w16cid:commentId w16cid:paraId="7EA0FBD4" w16cid:durableId="26CEEC0B"/>
  <w16cid:commentId w16cid:paraId="1C917624" w16cid:durableId="486D21C3"/>
  <w16cid:commentId w16cid:paraId="6150528F" w16cid:durableId="68E9BDC0"/>
  <w16cid:commentId w16cid:paraId="1C183C96" w16cid:durableId="5E374308"/>
  <w16cid:commentId w16cid:paraId="342A3377" w16cid:durableId="36904257"/>
  <w16cid:commentId w16cid:paraId="69217D72" w16cid:durableId="6B42C447"/>
  <w16cid:commentId w16cid:paraId="05D7B765" w16cid:durableId="4B33D17D"/>
  <w16cid:commentId w16cid:paraId="5010C6B1" w16cid:durableId="10ABD1EF"/>
  <w16cid:commentId w16cid:paraId="6504BFEF" w16cid:durableId="5760948E"/>
  <w16cid:commentId w16cid:paraId="27D413AC" w16cid:durableId="57E06AD4"/>
  <w16cid:commentId w16cid:paraId="13D31410" w16cid:durableId="4302A6DD"/>
  <w16cid:commentId w16cid:paraId="2969208B" w16cid:durableId="11EC72A1"/>
  <w16cid:commentId w16cid:paraId="3DBE6427" w16cid:durableId="43F20583"/>
  <w16cid:commentId w16cid:paraId="01FE7C74" w16cid:durableId="73F1BAA9"/>
  <w16cid:commentId w16cid:paraId="737AC8C5" w16cid:durableId="22B76012"/>
  <w16cid:commentId w16cid:paraId="481999A8" w16cid:durableId="70682FC5"/>
  <w16cid:commentId w16cid:paraId="19060D7E" w16cid:durableId="17187671"/>
  <w16cid:commentId w16cid:paraId="30C94A75" w16cid:durableId="3AF89F39"/>
  <w16cid:commentId w16cid:paraId="27052004" w16cid:durableId="1CF6490D"/>
  <w16cid:commentId w16cid:paraId="3ACE2ABB" w16cid:durableId="28C1567D"/>
  <w16cid:commentId w16cid:paraId="5B1A9553" w16cid:durableId="401B1DDE"/>
  <w16cid:commentId w16cid:paraId="707FA5A7" w16cid:durableId="4998A0AF"/>
  <w16cid:commentId w16cid:paraId="6F320E25" w16cid:durableId="623CCD40"/>
  <w16cid:commentId w16cid:paraId="1DEFBCDD" w16cid:durableId="3E0481E9"/>
  <w16cid:commentId w16cid:paraId="7E0326EA" w16cid:durableId="5E0EA594"/>
  <w16cid:commentId w16cid:paraId="555D204E" w16cid:durableId="5023F4D9"/>
  <w16cid:commentId w16cid:paraId="7AB4B8A1" w16cid:durableId="575F799F"/>
  <w16cid:commentId w16cid:paraId="26B5D9AB" w16cid:durableId="078706A4"/>
  <w16cid:commentId w16cid:paraId="1163EC29" w16cid:durableId="330BE947"/>
  <w16cid:commentId w16cid:paraId="00FA7CEA" w16cid:durableId="7573581C"/>
  <w16cid:commentId w16cid:paraId="352F63AD" w16cid:durableId="5E39076B"/>
  <w16cid:commentId w16cid:paraId="45C8AA47" w16cid:durableId="234B813E"/>
  <w16cid:commentId w16cid:paraId="596BACC0" w16cid:durableId="1859068E"/>
  <w16cid:commentId w16cid:paraId="7E5AD589" w16cid:durableId="3CD5266E"/>
  <w16cid:commentId w16cid:paraId="32BC8A8D" w16cid:durableId="49679ED3"/>
  <w16cid:commentId w16cid:paraId="28CB0F4E" w16cid:durableId="52B2DBCB"/>
  <w16cid:commentId w16cid:paraId="1C53B65C" w16cid:durableId="1D70F754"/>
  <w16cid:commentId w16cid:paraId="7002A6B2" w16cid:durableId="35AC8C81"/>
  <w16cid:commentId w16cid:paraId="69EFDBD9" w16cid:durableId="039A6589"/>
  <w16cid:commentId w16cid:paraId="2E613A59" w16cid:durableId="45ECD38F"/>
  <w16cid:commentId w16cid:paraId="4E563032" w16cid:durableId="1E45F6A3"/>
  <w16cid:commentId w16cid:paraId="41A17915" w16cid:durableId="0F353D28"/>
  <w16cid:commentId w16cid:paraId="10E5A0D9" w16cid:durableId="1B51ED71"/>
  <w16cid:commentId w16cid:paraId="727D923F" w16cid:durableId="585DC139"/>
  <w16cid:commentId w16cid:paraId="0BF2C57E" w16cid:durableId="6449E389"/>
  <w16cid:commentId w16cid:paraId="2B37D054" w16cid:durableId="4F994EA2"/>
  <w16cid:commentId w16cid:paraId="16DB4469" w16cid:durableId="5716271A"/>
  <w16cid:commentId w16cid:paraId="463DDC45" w16cid:durableId="76125199"/>
  <w16cid:commentId w16cid:paraId="3FFFC680" w16cid:durableId="6E31AB27"/>
  <w16cid:commentId w16cid:paraId="1E7A85F7" w16cid:durableId="2A2F3774"/>
  <w16cid:commentId w16cid:paraId="630CB3FD" w16cid:durableId="1F3275E4"/>
  <w16cid:commentId w16cid:paraId="7FB5537F" w16cid:durableId="1A76A408"/>
  <w16cid:commentId w16cid:paraId="433EDBC5" w16cid:durableId="59465AE1"/>
  <w16cid:commentId w16cid:paraId="722D6A7B" w16cid:durableId="22238CC7"/>
  <w16cid:commentId w16cid:paraId="5AD9F486" w16cid:durableId="68562424"/>
  <w16cid:commentId w16cid:paraId="7EB3B626" w16cid:durableId="54B0ECF9"/>
  <w16cid:commentId w16cid:paraId="56F69C45" w16cid:durableId="4AF7EBC2"/>
  <w16cid:commentId w16cid:paraId="03985747" w16cid:durableId="4FF47E4F"/>
  <w16cid:commentId w16cid:paraId="68B56AE5" w16cid:durableId="2E1EC67A"/>
  <w16cid:commentId w16cid:paraId="00629168" w16cid:durableId="29F97787"/>
  <w16cid:commentId w16cid:paraId="548082C8" w16cid:durableId="6AC78C18"/>
  <w16cid:commentId w16cid:paraId="306A4C9B" w16cid:durableId="3B72F253"/>
  <w16cid:commentId w16cid:paraId="269AEE00" w16cid:durableId="3193E63D"/>
  <w16cid:commentId w16cid:paraId="62C4B9CB" w16cid:durableId="548453CF"/>
  <w16cid:commentId w16cid:paraId="61850601" w16cid:durableId="2E766E7E"/>
  <w16cid:commentId w16cid:paraId="5A36A862" w16cid:durableId="2656B646"/>
  <w16cid:commentId w16cid:paraId="536288AE" w16cid:durableId="753B2460"/>
  <w16cid:commentId w16cid:paraId="5FD2A90A" w16cid:durableId="1541DA9E"/>
  <w16cid:commentId w16cid:paraId="566007AA" w16cid:durableId="1E874D93"/>
  <w16cid:commentId w16cid:paraId="5FA0FAF1" w16cid:durableId="5DBBA742"/>
  <w16cid:commentId w16cid:paraId="0F4CE996" w16cid:durableId="4237C15A"/>
  <w16cid:commentId w16cid:paraId="147B397B" w16cid:durableId="7BF01A55"/>
  <w16cid:commentId w16cid:paraId="7C295A9F" w16cid:durableId="4C8FE023"/>
  <w16cid:commentId w16cid:paraId="5730BB67" w16cid:durableId="398875E3"/>
  <w16cid:commentId w16cid:paraId="773CBD13" w16cid:durableId="495414B4"/>
  <w16cid:commentId w16cid:paraId="15F1B2BB" w16cid:durableId="35E3FA89"/>
  <w16cid:commentId w16cid:paraId="2C833D52" w16cid:durableId="6143A410"/>
  <w16cid:commentId w16cid:paraId="547B747D" w16cid:durableId="7DB4E045"/>
  <w16cid:commentId w16cid:paraId="75058584" w16cid:durableId="1DEBE0AA"/>
  <w16cid:commentId w16cid:paraId="608C231C" w16cid:durableId="773B0025"/>
  <w16cid:commentId w16cid:paraId="59E968C5" w16cid:durableId="18460678"/>
  <w16cid:commentId w16cid:paraId="3E380883" w16cid:durableId="12BA4319"/>
  <w16cid:commentId w16cid:paraId="2AD016B2" w16cid:durableId="5BF49EBA"/>
  <w16cid:commentId w16cid:paraId="152DA14F" w16cid:durableId="5CADDF21"/>
  <w16cid:commentId w16cid:paraId="5B8C6C61" w16cid:durableId="6AB67B60"/>
  <w16cid:commentId w16cid:paraId="47481ACB" w16cid:durableId="42B3F72F"/>
  <w16cid:commentId w16cid:paraId="33979A7E" w16cid:durableId="6F129D73"/>
  <w16cid:commentId w16cid:paraId="540625F3" w16cid:durableId="326F5277"/>
  <w16cid:commentId w16cid:paraId="21A81855" w16cid:durableId="12E56055"/>
  <w16cid:commentId w16cid:paraId="7AE54725" w16cid:durableId="552ADB02"/>
  <w16cid:commentId w16cid:paraId="52733F5F" w16cid:durableId="4355B16C"/>
  <w16cid:commentId w16cid:paraId="2EECEA8F" w16cid:durableId="5815B86E"/>
  <w16cid:commentId w16cid:paraId="4AFE0B37" w16cid:durableId="609A9251"/>
  <w16cid:commentId w16cid:paraId="6DA75589" w16cid:durableId="06B442FF"/>
  <w16cid:commentId w16cid:paraId="0EE7B74B" w16cid:durableId="3950E187"/>
  <w16cid:commentId w16cid:paraId="7C474E1C" w16cid:durableId="5AB321F7"/>
  <w16cid:commentId w16cid:paraId="185397E3" w16cid:durableId="7DAF07B1"/>
  <w16cid:commentId w16cid:paraId="666E3026" w16cid:durableId="3D257B9F"/>
  <w16cid:commentId w16cid:paraId="118ED679" w16cid:durableId="13582CF2"/>
  <w16cid:commentId w16cid:paraId="416A4AF8" w16cid:durableId="4C32FAF9"/>
  <w16cid:commentId w16cid:paraId="2E0395BB" w16cid:durableId="0352454B"/>
  <w16cid:commentId w16cid:paraId="5CF914AC" w16cid:durableId="7636C7D9"/>
  <w16cid:commentId w16cid:paraId="2C6920FF" w16cid:durableId="38CB5CB5"/>
  <w16cid:commentId w16cid:paraId="314017C0" w16cid:durableId="77A70DF5"/>
  <w16cid:commentId w16cid:paraId="6F3ADD29" w16cid:durableId="0502DA1F"/>
  <w16cid:commentId w16cid:paraId="6B8A6BCC" w16cid:durableId="4EFBD3F5"/>
  <w16cid:commentId w16cid:paraId="38901D5D" w16cid:durableId="3B78E749"/>
  <w16cid:commentId w16cid:paraId="5836B900" w16cid:durableId="3DF51143"/>
  <w16cid:commentId w16cid:paraId="6A844E6E" w16cid:durableId="76198B7A"/>
  <w16cid:commentId w16cid:paraId="0DD02E5A" w16cid:durableId="5751C4AC"/>
  <w16cid:commentId w16cid:paraId="6121DBE0" w16cid:durableId="0A5C2697"/>
  <w16cid:commentId w16cid:paraId="457390B9" w16cid:durableId="11B03C38"/>
  <w16cid:commentId w16cid:paraId="7FCA4B3A" w16cid:durableId="32DC9576"/>
  <w16cid:commentId w16cid:paraId="71A89C2B" w16cid:durableId="2912506D"/>
  <w16cid:commentId w16cid:paraId="398992CF" w16cid:durableId="3DBE11F6"/>
  <w16cid:commentId w16cid:paraId="214459C4" w16cid:durableId="0FCFD0D4"/>
  <w16cid:commentId w16cid:paraId="29929576" w16cid:durableId="221AEA58"/>
  <w16cid:commentId w16cid:paraId="1277A29D" w16cid:durableId="15FEA659"/>
  <w16cid:commentId w16cid:paraId="7BE34C99" w16cid:durableId="2EDA3A0B"/>
  <w16cid:commentId w16cid:paraId="5C2373E2" w16cid:durableId="67FA937C"/>
  <w16cid:commentId w16cid:paraId="5ED44A73" w16cid:durableId="402E342C"/>
  <w16cid:commentId w16cid:paraId="2F7F06B9" w16cid:durableId="208DC14E"/>
  <w16cid:commentId w16cid:paraId="1B4B6508" w16cid:durableId="6153194A"/>
  <w16cid:commentId w16cid:paraId="186C4E4D" w16cid:durableId="7CF7732B"/>
  <w16cid:commentId w16cid:paraId="35A5D113" w16cid:durableId="607B9E98"/>
  <w16cid:commentId w16cid:paraId="28B7C126" w16cid:durableId="4CF13787"/>
  <w16cid:commentId w16cid:paraId="5DB359DA" w16cid:durableId="4F695037"/>
  <w16cid:commentId w16cid:paraId="05BA93E4" w16cid:durableId="71DC4885"/>
  <w16cid:commentId w16cid:paraId="36B67C8A" w16cid:durableId="069329E7"/>
  <w16cid:commentId w16cid:paraId="5CA89736" w16cid:durableId="60D1B024"/>
  <w16cid:commentId w16cid:paraId="56E7F2C5" w16cid:durableId="7A7D3B8F"/>
  <w16cid:commentId w16cid:paraId="0F9A736D" w16cid:durableId="15023CB3"/>
  <w16cid:commentId w16cid:paraId="0DF4BD39" w16cid:durableId="0465A24F"/>
  <w16cid:commentId w16cid:paraId="7C74F779" w16cid:durableId="4253607E"/>
  <w16cid:commentId w16cid:paraId="46AB5EB9" w16cid:durableId="16721E2D"/>
  <w16cid:commentId w16cid:paraId="4DB30B98" w16cid:durableId="2B2D1E13"/>
  <w16cid:commentId w16cid:paraId="0BF06C84" w16cid:durableId="2259185D"/>
  <w16cid:commentId w16cid:paraId="217FBABA" w16cid:durableId="3D79952B"/>
  <w16cid:commentId w16cid:paraId="13C2F4CA" w16cid:durableId="787BAC68"/>
  <w16cid:commentId w16cid:paraId="3C2B42F1" w16cid:durableId="4E272C92"/>
  <w16cid:commentId w16cid:paraId="74CB55BC" w16cid:durableId="1BDF5E1B"/>
  <w16cid:commentId w16cid:paraId="6123AE2E" w16cid:durableId="284FE96F"/>
  <w16cid:commentId w16cid:paraId="30DE11B3" w16cid:durableId="42BC7C78"/>
  <w16cid:commentId w16cid:paraId="5259C496" w16cid:durableId="7E3241A8"/>
  <w16cid:commentId w16cid:paraId="58D7900C" w16cid:durableId="068024A7"/>
  <w16cid:commentId w16cid:paraId="1F48A0BD" w16cid:durableId="0455C7B3"/>
  <w16cid:commentId w16cid:paraId="5FF88803" w16cid:durableId="6799C7BD"/>
  <w16cid:commentId w16cid:paraId="6CB3802A" w16cid:durableId="6C9F4620"/>
  <w16cid:commentId w16cid:paraId="3D48C3AB" w16cid:durableId="26A44FAF"/>
  <w16cid:commentId w16cid:paraId="0B3CF6F7" w16cid:durableId="014F20A1"/>
  <w16cid:commentId w16cid:paraId="79DD6977" w16cid:durableId="095831E7"/>
  <w16cid:commentId w16cid:paraId="78E60832" w16cid:durableId="249A4CE8"/>
  <w16cid:commentId w16cid:paraId="2B874D11" w16cid:durableId="6716B02F"/>
  <w16cid:commentId w16cid:paraId="222AEB9D" w16cid:durableId="672D0DD5"/>
  <w16cid:commentId w16cid:paraId="00A445C5" w16cid:durableId="64B3A5FF"/>
  <w16cid:commentId w16cid:paraId="76CB808C" w16cid:durableId="3E4571E2"/>
  <w16cid:commentId w16cid:paraId="0D927895" w16cid:durableId="326E0BD4"/>
  <w16cid:commentId w16cid:paraId="76CE61DD" w16cid:durableId="724BEBEE"/>
  <w16cid:commentId w16cid:paraId="62411D6B" w16cid:durableId="7B2B9F24"/>
  <w16cid:commentId w16cid:paraId="771286C2" w16cid:durableId="2C363A87"/>
  <w16cid:commentId w16cid:paraId="1CC8A81B" w16cid:durableId="2F28980A"/>
  <w16cid:commentId w16cid:paraId="58955326" w16cid:durableId="05737CA3"/>
  <w16cid:commentId w16cid:paraId="32DD9C11" w16cid:durableId="53350522"/>
  <w16cid:commentId w16cid:paraId="73A3C1C7" w16cid:durableId="4FBAC93D"/>
  <w16cid:commentId w16cid:paraId="6C4DDB7D" w16cid:durableId="4E10BA54"/>
  <w16cid:commentId w16cid:paraId="01EA2F58" w16cid:durableId="5D9CE39B"/>
  <w16cid:commentId w16cid:paraId="1026E9DC" w16cid:durableId="2314F3D7"/>
  <w16cid:commentId w16cid:paraId="7BEB833A" w16cid:durableId="0AF2C39A"/>
  <w16cid:commentId w16cid:paraId="3B77EBD5" w16cid:durableId="2FF2BD2E"/>
  <w16cid:commentId w16cid:paraId="7E74D077" w16cid:durableId="52738AE0"/>
  <w16cid:commentId w16cid:paraId="3FE65AD1" w16cid:durableId="1C3C1B73"/>
  <w16cid:commentId w16cid:paraId="2480F84B" w16cid:durableId="59DBC04B"/>
  <w16cid:commentId w16cid:paraId="3860F2CB" w16cid:durableId="57989E8D"/>
  <w16cid:commentId w16cid:paraId="00B687EC" w16cid:durableId="2275FC8E"/>
  <w16cid:commentId w16cid:paraId="51D4B44D" w16cid:durableId="32BA44B1"/>
  <w16cid:commentId w16cid:paraId="171BA6D4" w16cid:durableId="4573580E"/>
  <w16cid:commentId w16cid:paraId="3E028A5E" w16cid:durableId="5F7593D1"/>
  <w16cid:commentId w16cid:paraId="0995E236" w16cid:durableId="068C3321"/>
  <w16cid:commentId w16cid:paraId="7B260C7B" w16cid:durableId="3597831E"/>
  <w16cid:commentId w16cid:paraId="096FC19B" w16cid:durableId="7124231B"/>
  <w16cid:commentId w16cid:paraId="57D525CB" w16cid:durableId="4322ED74"/>
  <w16cid:commentId w16cid:paraId="4464E0D9" w16cid:durableId="1D1F0344"/>
  <w16cid:commentId w16cid:paraId="638861E0" w16cid:durableId="06982399"/>
  <w16cid:commentId w16cid:paraId="1C1C6F7F" w16cid:durableId="5D3DB9FA"/>
  <w16cid:commentId w16cid:paraId="52604773" w16cid:durableId="0457B2FC"/>
  <w16cid:commentId w16cid:paraId="649D1AF6" w16cid:durableId="36908D45"/>
  <w16cid:commentId w16cid:paraId="73A387EE" w16cid:durableId="70972819"/>
  <w16cid:commentId w16cid:paraId="3AEC7A32" w16cid:durableId="5F8BA0ED"/>
  <w16cid:commentId w16cid:paraId="7D20C686" w16cid:durableId="7FE6DEC5"/>
  <w16cid:commentId w16cid:paraId="25701FB3" w16cid:durableId="0A0952EB"/>
  <w16cid:commentId w16cid:paraId="6F809F24" w16cid:durableId="7B03E4B9"/>
  <w16cid:commentId w16cid:paraId="790D7D45" w16cid:durableId="2A07CBB6"/>
  <w16cid:commentId w16cid:paraId="79411407" w16cid:durableId="2527B316"/>
  <w16cid:commentId w16cid:paraId="245D5F7A" w16cid:durableId="2B4CA7E0"/>
  <w16cid:commentId w16cid:paraId="33051D1A" w16cid:durableId="61039F85"/>
  <w16cid:commentId w16cid:paraId="6C7B0BB2" w16cid:durableId="7056113E"/>
  <w16cid:commentId w16cid:paraId="51DE5762" w16cid:durableId="3837F82A"/>
  <w16cid:commentId w16cid:paraId="69323271" w16cid:durableId="3CC1E46D"/>
  <w16cid:commentId w16cid:paraId="281BE8EA" w16cid:durableId="634F594B"/>
  <w16cid:commentId w16cid:paraId="2B2309CE" w16cid:durableId="79ED72EA"/>
  <w16cid:commentId w16cid:paraId="082D5343" w16cid:durableId="3B505F5C"/>
  <w16cid:commentId w16cid:paraId="07FFFD0D" w16cid:durableId="0109671F"/>
  <w16cid:commentId w16cid:paraId="40EF28A5" w16cid:durableId="01F78B3C"/>
  <w16cid:commentId w16cid:paraId="663B3047" w16cid:durableId="263791FC"/>
  <w16cid:commentId w16cid:paraId="71865692" w16cid:durableId="6F10FBDA"/>
  <w16cid:commentId w16cid:paraId="6B17D43C" w16cid:durableId="3233B34F"/>
  <w16cid:commentId w16cid:paraId="6DAE131D" w16cid:durableId="7792E7A8"/>
  <w16cid:commentId w16cid:paraId="66855D3E" w16cid:durableId="44AA7C54"/>
  <w16cid:commentId w16cid:paraId="09C6FFE2" w16cid:durableId="6AB14609"/>
  <w16cid:commentId w16cid:paraId="448F8E3F" w16cid:durableId="0A9007EC"/>
  <w16cid:commentId w16cid:paraId="1BCBF858" w16cid:durableId="2B4CE06F"/>
  <w16cid:commentId w16cid:paraId="18673623" w16cid:durableId="77728EAA"/>
  <w16cid:commentId w16cid:paraId="65CA9CDD" w16cid:durableId="4B526AC9"/>
  <w16cid:commentId w16cid:paraId="5116A34E" w16cid:durableId="6D19B956"/>
  <w16cid:commentId w16cid:paraId="06E61019" w16cid:durableId="4DA92CAF"/>
  <w16cid:commentId w16cid:paraId="225BF7CB" w16cid:durableId="6B3DBE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396BE" w14:textId="77777777" w:rsidR="00BD5940" w:rsidRDefault="00BD5940">
      <w:pPr>
        <w:spacing w:line="240" w:lineRule="auto"/>
      </w:pPr>
      <w:r>
        <w:separator/>
      </w:r>
    </w:p>
  </w:endnote>
  <w:endnote w:type="continuationSeparator" w:id="0">
    <w:p w14:paraId="3628D7E7" w14:textId="77777777" w:rsidR="00BD5940" w:rsidRDefault="00BD5940">
      <w:pPr>
        <w:spacing w:line="240" w:lineRule="auto"/>
      </w:pPr>
      <w:r>
        <w:continuationSeparator/>
      </w:r>
    </w:p>
  </w:endnote>
  <w:endnote w:type="continuationNotice" w:id="1">
    <w:p w14:paraId="1909BA40" w14:textId="77777777" w:rsidR="00BD5940" w:rsidRDefault="00BD59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Inter">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6" w14:textId="3C4FF9AB" w:rsidR="00F670F2" w:rsidRDefault="004F3F82">
    <w:pPr>
      <w:jc w:val="right"/>
    </w:pPr>
    <w:r>
      <w:fldChar w:fldCharType="begin"/>
    </w:r>
    <w:r>
      <w:instrText>PAGE</w:instrText>
    </w:r>
    <w:r>
      <w:fldChar w:fldCharType="separate"/>
    </w:r>
    <w:r w:rsidR="00A5212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5" w14:textId="77777777" w:rsidR="00F670F2" w:rsidRDefault="00F670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43529" w14:textId="77777777" w:rsidR="00BD5940" w:rsidRDefault="00BD5940">
      <w:pPr>
        <w:spacing w:line="240" w:lineRule="auto"/>
      </w:pPr>
      <w:r>
        <w:separator/>
      </w:r>
    </w:p>
  </w:footnote>
  <w:footnote w:type="continuationSeparator" w:id="0">
    <w:p w14:paraId="67DE901B" w14:textId="77777777" w:rsidR="00BD5940" w:rsidRDefault="00BD5940">
      <w:pPr>
        <w:spacing w:line="240" w:lineRule="auto"/>
      </w:pPr>
      <w:r>
        <w:continuationSeparator/>
      </w:r>
    </w:p>
  </w:footnote>
  <w:footnote w:type="continuationNotice" w:id="1">
    <w:p w14:paraId="45973674" w14:textId="77777777" w:rsidR="00BD5940" w:rsidRDefault="00BD59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1" w14:textId="77777777" w:rsidR="00F670F2" w:rsidRDefault="00F670F2">
    <w:pPr>
      <w:jc w:val="right"/>
    </w:pPr>
  </w:p>
  <w:p w14:paraId="000000B2" w14:textId="77777777" w:rsidR="00F670F2" w:rsidRDefault="00F670F2">
    <w:pPr>
      <w:jc w:val="right"/>
    </w:pPr>
  </w:p>
  <w:p w14:paraId="000000B3" w14:textId="77777777" w:rsidR="00F670F2" w:rsidRDefault="00F670F2">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4" w14:textId="77777777" w:rsidR="00F670F2" w:rsidRDefault="00F670F2"/>
</w:hdr>
</file>

<file path=word/intelligence2.xml><?xml version="1.0" encoding="utf-8"?>
<int2:intelligence xmlns:int2="http://schemas.microsoft.com/office/intelligence/2020/intelligence" xmlns:oel="http://schemas.microsoft.com/office/2019/extlst">
  <int2:observations>
    <int2:textHash int2:hashCode="F/V9kZmW4ha2mk" int2:id="0zt3G5f9">
      <int2:state int2:value="Rejected" int2:type="AugLoop_Text_Critique"/>
    </int2:textHash>
    <int2:textHash int2:hashCode="cBQ6jsYYnzj2fF" int2:id="582nLOP6">
      <int2:state int2:value="Rejected" int2:type="AugLoop_Text_Critique"/>
    </int2:textHash>
    <int2:textHash int2:hashCode="r0WwIORCfh3osM" int2:id="9soBtyOS">
      <int2:state int2:value="Rejected" int2:type="AugLoop_Text_Critique"/>
    </int2:textHash>
    <int2:textHash int2:hashCode="xts154dAFb1H4q" int2:id="beIMQMiO">
      <int2:state int2:value="Rejected" int2:type="AugLoop_Text_Critique"/>
    </int2:textHash>
    <int2:bookmark int2:bookmarkName="_Int_w5RyODUX" int2:invalidationBookmarkName="" int2:hashCode="XwD3oKn15X3rOY" int2:id="hi57aYs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0C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10594"/>
    <w:multiLevelType w:val="multilevel"/>
    <w:tmpl w:val="659C9E2A"/>
    <w:lvl w:ilvl="0">
      <w:start w:val="4"/>
      <w:numFmt w:val="decimal"/>
      <w:lvlText w:val="%1."/>
      <w:lvlJc w:val="left"/>
      <w:pPr>
        <w:ind w:left="720" w:hanging="360"/>
      </w:pPr>
      <w:rPr>
        <w:rFonts w:ascii="Cambria" w:eastAsia="Cambria" w:hAnsi="Cambria" w:cs="Cambria"/>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411251D"/>
    <w:multiLevelType w:val="multilevel"/>
    <w:tmpl w:val="12E65AF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8E4681"/>
    <w:multiLevelType w:val="multilevel"/>
    <w:tmpl w:val="031213FE"/>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77076C9"/>
    <w:multiLevelType w:val="multilevel"/>
    <w:tmpl w:val="990C06E4"/>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792271A"/>
    <w:multiLevelType w:val="multilevel"/>
    <w:tmpl w:val="907EB77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1D7BF9"/>
    <w:multiLevelType w:val="multilevel"/>
    <w:tmpl w:val="B79ED72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A104943"/>
    <w:multiLevelType w:val="multilevel"/>
    <w:tmpl w:val="CD42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161768"/>
    <w:multiLevelType w:val="hybridMultilevel"/>
    <w:tmpl w:val="396AFE10"/>
    <w:lvl w:ilvl="0" w:tplc="5D1C9856">
      <w:start w:val="1"/>
      <w:numFmt w:val="bullet"/>
      <w:lvlText w:val=""/>
      <w:lvlJc w:val="left"/>
      <w:pPr>
        <w:ind w:left="1080" w:hanging="360"/>
      </w:pPr>
      <w:rPr>
        <w:rFonts w:ascii="Symbol" w:hAnsi="Symbol" w:hint="default"/>
      </w:rPr>
    </w:lvl>
    <w:lvl w:ilvl="1" w:tplc="B6F41E0A">
      <w:start w:val="1"/>
      <w:numFmt w:val="bullet"/>
      <w:lvlText w:val="o"/>
      <w:lvlJc w:val="left"/>
      <w:pPr>
        <w:ind w:left="1800" w:hanging="360"/>
      </w:pPr>
      <w:rPr>
        <w:rFonts w:ascii="Courier New" w:hAnsi="Courier New" w:hint="default"/>
      </w:rPr>
    </w:lvl>
    <w:lvl w:ilvl="2" w:tplc="BAB6585A">
      <w:start w:val="1"/>
      <w:numFmt w:val="bullet"/>
      <w:lvlText w:val=""/>
      <w:lvlJc w:val="left"/>
      <w:pPr>
        <w:ind w:left="2520" w:hanging="360"/>
      </w:pPr>
      <w:rPr>
        <w:rFonts w:ascii="Wingdings" w:hAnsi="Wingdings" w:hint="default"/>
      </w:rPr>
    </w:lvl>
    <w:lvl w:ilvl="3" w:tplc="D10E8B66">
      <w:start w:val="1"/>
      <w:numFmt w:val="bullet"/>
      <w:lvlText w:val=""/>
      <w:lvlJc w:val="left"/>
      <w:pPr>
        <w:ind w:left="3240" w:hanging="360"/>
      </w:pPr>
      <w:rPr>
        <w:rFonts w:ascii="Symbol" w:hAnsi="Symbol" w:hint="default"/>
      </w:rPr>
    </w:lvl>
    <w:lvl w:ilvl="4" w:tplc="71C060C4">
      <w:start w:val="1"/>
      <w:numFmt w:val="bullet"/>
      <w:lvlText w:val="o"/>
      <w:lvlJc w:val="left"/>
      <w:pPr>
        <w:ind w:left="3960" w:hanging="360"/>
      </w:pPr>
      <w:rPr>
        <w:rFonts w:ascii="Courier New" w:hAnsi="Courier New" w:hint="default"/>
      </w:rPr>
    </w:lvl>
    <w:lvl w:ilvl="5" w:tplc="968E479A">
      <w:start w:val="1"/>
      <w:numFmt w:val="bullet"/>
      <w:lvlText w:val=""/>
      <w:lvlJc w:val="left"/>
      <w:pPr>
        <w:ind w:left="4680" w:hanging="360"/>
      </w:pPr>
      <w:rPr>
        <w:rFonts w:ascii="Wingdings" w:hAnsi="Wingdings" w:hint="default"/>
      </w:rPr>
    </w:lvl>
    <w:lvl w:ilvl="6" w:tplc="371CA47C">
      <w:start w:val="1"/>
      <w:numFmt w:val="bullet"/>
      <w:lvlText w:val=""/>
      <w:lvlJc w:val="left"/>
      <w:pPr>
        <w:ind w:left="5400" w:hanging="360"/>
      </w:pPr>
      <w:rPr>
        <w:rFonts w:ascii="Symbol" w:hAnsi="Symbol" w:hint="default"/>
      </w:rPr>
    </w:lvl>
    <w:lvl w:ilvl="7" w:tplc="A69667EA">
      <w:start w:val="1"/>
      <w:numFmt w:val="bullet"/>
      <w:lvlText w:val="o"/>
      <w:lvlJc w:val="left"/>
      <w:pPr>
        <w:ind w:left="6120" w:hanging="360"/>
      </w:pPr>
      <w:rPr>
        <w:rFonts w:ascii="Courier New" w:hAnsi="Courier New" w:hint="default"/>
      </w:rPr>
    </w:lvl>
    <w:lvl w:ilvl="8" w:tplc="E1785A72">
      <w:start w:val="1"/>
      <w:numFmt w:val="bullet"/>
      <w:lvlText w:val=""/>
      <w:lvlJc w:val="left"/>
      <w:pPr>
        <w:ind w:left="6840" w:hanging="360"/>
      </w:pPr>
      <w:rPr>
        <w:rFonts w:ascii="Wingdings" w:hAnsi="Wingdings" w:hint="default"/>
      </w:rPr>
    </w:lvl>
  </w:abstractNum>
  <w:abstractNum w:abstractNumId="9" w15:restartNumberingAfterBreak="0">
    <w:nsid w:val="0BA01BC9"/>
    <w:multiLevelType w:val="multilevel"/>
    <w:tmpl w:val="5D02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44302B"/>
    <w:multiLevelType w:val="multilevel"/>
    <w:tmpl w:val="2238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367016"/>
    <w:multiLevelType w:val="multilevel"/>
    <w:tmpl w:val="B2ECB2BC"/>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0E341683"/>
    <w:multiLevelType w:val="hybridMultilevel"/>
    <w:tmpl w:val="7B084658"/>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0FF671DA"/>
    <w:multiLevelType w:val="multilevel"/>
    <w:tmpl w:val="F2CAC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1837F1A"/>
    <w:multiLevelType w:val="multilevel"/>
    <w:tmpl w:val="BCB61C5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3458A1A"/>
    <w:multiLevelType w:val="hybridMultilevel"/>
    <w:tmpl w:val="E738FDBC"/>
    <w:lvl w:ilvl="0" w:tplc="9E2C6BD2">
      <w:start w:val="1"/>
      <w:numFmt w:val="bullet"/>
      <w:lvlText w:val=""/>
      <w:lvlJc w:val="left"/>
      <w:pPr>
        <w:ind w:left="1080" w:hanging="360"/>
      </w:pPr>
      <w:rPr>
        <w:rFonts w:ascii="Symbol" w:hAnsi="Symbol" w:hint="default"/>
      </w:rPr>
    </w:lvl>
    <w:lvl w:ilvl="1" w:tplc="AF1083AA">
      <w:start w:val="1"/>
      <w:numFmt w:val="bullet"/>
      <w:lvlText w:val="o"/>
      <w:lvlJc w:val="left"/>
      <w:pPr>
        <w:ind w:left="1800" w:hanging="360"/>
      </w:pPr>
      <w:rPr>
        <w:rFonts w:ascii="Courier New" w:hAnsi="Courier New" w:hint="default"/>
      </w:rPr>
    </w:lvl>
    <w:lvl w:ilvl="2" w:tplc="83943FE4">
      <w:start w:val="1"/>
      <w:numFmt w:val="bullet"/>
      <w:lvlText w:val=""/>
      <w:lvlJc w:val="left"/>
      <w:pPr>
        <w:ind w:left="2520" w:hanging="360"/>
      </w:pPr>
      <w:rPr>
        <w:rFonts w:ascii="Wingdings" w:hAnsi="Wingdings" w:hint="default"/>
      </w:rPr>
    </w:lvl>
    <w:lvl w:ilvl="3" w:tplc="6A407C02">
      <w:start w:val="1"/>
      <w:numFmt w:val="bullet"/>
      <w:lvlText w:val=""/>
      <w:lvlJc w:val="left"/>
      <w:pPr>
        <w:ind w:left="3240" w:hanging="360"/>
      </w:pPr>
      <w:rPr>
        <w:rFonts w:ascii="Symbol" w:hAnsi="Symbol" w:hint="default"/>
      </w:rPr>
    </w:lvl>
    <w:lvl w:ilvl="4" w:tplc="ECE48CBE">
      <w:start w:val="1"/>
      <w:numFmt w:val="bullet"/>
      <w:lvlText w:val="o"/>
      <w:lvlJc w:val="left"/>
      <w:pPr>
        <w:ind w:left="3960" w:hanging="360"/>
      </w:pPr>
      <w:rPr>
        <w:rFonts w:ascii="Courier New" w:hAnsi="Courier New" w:hint="default"/>
      </w:rPr>
    </w:lvl>
    <w:lvl w:ilvl="5" w:tplc="FD58A35C">
      <w:start w:val="1"/>
      <w:numFmt w:val="bullet"/>
      <w:lvlText w:val=""/>
      <w:lvlJc w:val="left"/>
      <w:pPr>
        <w:ind w:left="4680" w:hanging="360"/>
      </w:pPr>
      <w:rPr>
        <w:rFonts w:ascii="Wingdings" w:hAnsi="Wingdings" w:hint="default"/>
      </w:rPr>
    </w:lvl>
    <w:lvl w:ilvl="6" w:tplc="698CBBC4">
      <w:start w:val="1"/>
      <w:numFmt w:val="bullet"/>
      <w:lvlText w:val=""/>
      <w:lvlJc w:val="left"/>
      <w:pPr>
        <w:ind w:left="5400" w:hanging="360"/>
      </w:pPr>
      <w:rPr>
        <w:rFonts w:ascii="Symbol" w:hAnsi="Symbol" w:hint="default"/>
      </w:rPr>
    </w:lvl>
    <w:lvl w:ilvl="7" w:tplc="EBA80C62">
      <w:start w:val="1"/>
      <w:numFmt w:val="bullet"/>
      <w:lvlText w:val="o"/>
      <w:lvlJc w:val="left"/>
      <w:pPr>
        <w:ind w:left="6120" w:hanging="360"/>
      </w:pPr>
      <w:rPr>
        <w:rFonts w:ascii="Courier New" w:hAnsi="Courier New" w:hint="default"/>
      </w:rPr>
    </w:lvl>
    <w:lvl w:ilvl="8" w:tplc="8E74736C">
      <w:start w:val="1"/>
      <w:numFmt w:val="bullet"/>
      <w:lvlText w:val=""/>
      <w:lvlJc w:val="left"/>
      <w:pPr>
        <w:ind w:left="6840" w:hanging="360"/>
      </w:pPr>
      <w:rPr>
        <w:rFonts w:ascii="Wingdings" w:hAnsi="Wingdings" w:hint="default"/>
      </w:rPr>
    </w:lvl>
  </w:abstractNum>
  <w:abstractNum w:abstractNumId="16" w15:restartNumberingAfterBreak="0">
    <w:nsid w:val="1389125E"/>
    <w:multiLevelType w:val="hybridMultilevel"/>
    <w:tmpl w:val="6C3EF29A"/>
    <w:lvl w:ilvl="0" w:tplc="2000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13E156D0"/>
    <w:multiLevelType w:val="multilevel"/>
    <w:tmpl w:val="5C22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C90CA3"/>
    <w:multiLevelType w:val="multilevel"/>
    <w:tmpl w:val="060AECC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56A2ED2"/>
    <w:multiLevelType w:val="multilevel"/>
    <w:tmpl w:val="B18A68D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62116A3"/>
    <w:multiLevelType w:val="multilevel"/>
    <w:tmpl w:val="207A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000968"/>
    <w:multiLevelType w:val="multilevel"/>
    <w:tmpl w:val="3D16E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95D344A"/>
    <w:multiLevelType w:val="hybridMultilevel"/>
    <w:tmpl w:val="841E178E"/>
    <w:lvl w:ilvl="0" w:tplc="01902814">
      <w:start w:val="1"/>
      <w:numFmt w:val="bullet"/>
      <w:lvlText w:val=""/>
      <w:lvlJc w:val="left"/>
      <w:pPr>
        <w:ind w:left="1440" w:hanging="360"/>
      </w:pPr>
      <w:rPr>
        <w:rFonts w:ascii="Symbol" w:hAnsi="Symbol"/>
      </w:rPr>
    </w:lvl>
    <w:lvl w:ilvl="1" w:tplc="CBF87B3A">
      <w:start w:val="1"/>
      <w:numFmt w:val="bullet"/>
      <w:lvlText w:val=""/>
      <w:lvlJc w:val="left"/>
      <w:pPr>
        <w:ind w:left="1440" w:hanging="360"/>
      </w:pPr>
      <w:rPr>
        <w:rFonts w:ascii="Symbol" w:hAnsi="Symbol"/>
      </w:rPr>
    </w:lvl>
    <w:lvl w:ilvl="2" w:tplc="05946088">
      <w:start w:val="1"/>
      <w:numFmt w:val="bullet"/>
      <w:lvlText w:val=""/>
      <w:lvlJc w:val="left"/>
      <w:pPr>
        <w:ind w:left="1440" w:hanging="360"/>
      </w:pPr>
      <w:rPr>
        <w:rFonts w:ascii="Symbol" w:hAnsi="Symbol"/>
      </w:rPr>
    </w:lvl>
    <w:lvl w:ilvl="3" w:tplc="C900A9B4">
      <w:start w:val="1"/>
      <w:numFmt w:val="bullet"/>
      <w:lvlText w:val=""/>
      <w:lvlJc w:val="left"/>
      <w:pPr>
        <w:ind w:left="1440" w:hanging="360"/>
      </w:pPr>
      <w:rPr>
        <w:rFonts w:ascii="Symbol" w:hAnsi="Symbol"/>
      </w:rPr>
    </w:lvl>
    <w:lvl w:ilvl="4" w:tplc="F30A586C">
      <w:start w:val="1"/>
      <w:numFmt w:val="bullet"/>
      <w:lvlText w:val=""/>
      <w:lvlJc w:val="left"/>
      <w:pPr>
        <w:ind w:left="1440" w:hanging="360"/>
      </w:pPr>
      <w:rPr>
        <w:rFonts w:ascii="Symbol" w:hAnsi="Symbol"/>
      </w:rPr>
    </w:lvl>
    <w:lvl w:ilvl="5" w:tplc="C1708B66">
      <w:start w:val="1"/>
      <w:numFmt w:val="bullet"/>
      <w:lvlText w:val=""/>
      <w:lvlJc w:val="left"/>
      <w:pPr>
        <w:ind w:left="1440" w:hanging="360"/>
      </w:pPr>
      <w:rPr>
        <w:rFonts w:ascii="Symbol" w:hAnsi="Symbol"/>
      </w:rPr>
    </w:lvl>
    <w:lvl w:ilvl="6" w:tplc="6B68E16E">
      <w:start w:val="1"/>
      <w:numFmt w:val="bullet"/>
      <w:lvlText w:val=""/>
      <w:lvlJc w:val="left"/>
      <w:pPr>
        <w:ind w:left="1440" w:hanging="360"/>
      </w:pPr>
      <w:rPr>
        <w:rFonts w:ascii="Symbol" w:hAnsi="Symbol"/>
      </w:rPr>
    </w:lvl>
    <w:lvl w:ilvl="7" w:tplc="D41CD12E">
      <w:start w:val="1"/>
      <w:numFmt w:val="bullet"/>
      <w:lvlText w:val=""/>
      <w:lvlJc w:val="left"/>
      <w:pPr>
        <w:ind w:left="1440" w:hanging="360"/>
      </w:pPr>
      <w:rPr>
        <w:rFonts w:ascii="Symbol" w:hAnsi="Symbol"/>
      </w:rPr>
    </w:lvl>
    <w:lvl w:ilvl="8" w:tplc="6D0E2BAE">
      <w:start w:val="1"/>
      <w:numFmt w:val="bullet"/>
      <w:lvlText w:val=""/>
      <w:lvlJc w:val="left"/>
      <w:pPr>
        <w:ind w:left="1440" w:hanging="360"/>
      </w:pPr>
      <w:rPr>
        <w:rFonts w:ascii="Symbol" w:hAnsi="Symbol"/>
      </w:rPr>
    </w:lvl>
  </w:abstractNum>
  <w:abstractNum w:abstractNumId="23" w15:restartNumberingAfterBreak="0">
    <w:nsid w:val="1996407C"/>
    <w:multiLevelType w:val="multilevel"/>
    <w:tmpl w:val="43266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BCDAF02"/>
    <w:multiLevelType w:val="hybridMultilevel"/>
    <w:tmpl w:val="9C76F4CA"/>
    <w:lvl w:ilvl="0" w:tplc="8A3209AE">
      <w:start w:val="1"/>
      <w:numFmt w:val="bullet"/>
      <w:lvlText w:val="·"/>
      <w:lvlJc w:val="left"/>
      <w:pPr>
        <w:ind w:left="1080" w:hanging="360"/>
      </w:pPr>
      <w:rPr>
        <w:rFonts w:ascii="Symbol" w:hAnsi="Symbol" w:hint="default"/>
      </w:rPr>
    </w:lvl>
    <w:lvl w:ilvl="1" w:tplc="9E8E54A2">
      <w:start w:val="1"/>
      <w:numFmt w:val="bullet"/>
      <w:lvlText w:val="o"/>
      <w:lvlJc w:val="left"/>
      <w:pPr>
        <w:ind w:left="1800" w:hanging="360"/>
      </w:pPr>
      <w:rPr>
        <w:rFonts w:ascii="Symbol" w:hAnsi="Symbol" w:hint="default"/>
      </w:rPr>
    </w:lvl>
    <w:lvl w:ilvl="2" w:tplc="1C044B52">
      <w:start w:val="1"/>
      <w:numFmt w:val="bullet"/>
      <w:lvlText w:val=""/>
      <w:lvlJc w:val="left"/>
      <w:pPr>
        <w:ind w:left="2520" w:hanging="360"/>
      </w:pPr>
      <w:rPr>
        <w:rFonts w:ascii="Wingdings" w:hAnsi="Wingdings" w:hint="default"/>
      </w:rPr>
    </w:lvl>
    <w:lvl w:ilvl="3" w:tplc="D968F594">
      <w:start w:val="1"/>
      <w:numFmt w:val="bullet"/>
      <w:lvlText w:val=""/>
      <w:lvlJc w:val="left"/>
      <w:pPr>
        <w:ind w:left="3240" w:hanging="360"/>
      </w:pPr>
      <w:rPr>
        <w:rFonts w:ascii="Symbol" w:hAnsi="Symbol" w:hint="default"/>
      </w:rPr>
    </w:lvl>
    <w:lvl w:ilvl="4" w:tplc="EF4A7EA6">
      <w:start w:val="1"/>
      <w:numFmt w:val="bullet"/>
      <w:lvlText w:val="o"/>
      <w:lvlJc w:val="left"/>
      <w:pPr>
        <w:ind w:left="3960" w:hanging="360"/>
      </w:pPr>
      <w:rPr>
        <w:rFonts w:ascii="Courier New" w:hAnsi="Courier New" w:hint="default"/>
      </w:rPr>
    </w:lvl>
    <w:lvl w:ilvl="5" w:tplc="2CD8EA32">
      <w:start w:val="1"/>
      <w:numFmt w:val="bullet"/>
      <w:lvlText w:val=""/>
      <w:lvlJc w:val="left"/>
      <w:pPr>
        <w:ind w:left="4680" w:hanging="360"/>
      </w:pPr>
      <w:rPr>
        <w:rFonts w:ascii="Wingdings" w:hAnsi="Wingdings" w:hint="default"/>
      </w:rPr>
    </w:lvl>
    <w:lvl w:ilvl="6" w:tplc="2940EE68">
      <w:start w:val="1"/>
      <w:numFmt w:val="bullet"/>
      <w:lvlText w:val=""/>
      <w:lvlJc w:val="left"/>
      <w:pPr>
        <w:ind w:left="5400" w:hanging="360"/>
      </w:pPr>
      <w:rPr>
        <w:rFonts w:ascii="Symbol" w:hAnsi="Symbol" w:hint="default"/>
      </w:rPr>
    </w:lvl>
    <w:lvl w:ilvl="7" w:tplc="B9CA0BBC">
      <w:start w:val="1"/>
      <w:numFmt w:val="bullet"/>
      <w:lvlText w:val="o"/>
      <w:lvlJc w:val="left"/>
      <w:pPr>
        <w:ind w:left="6120" w:hanging="360"/>
      </w:pPr>
      <w:rPr>
        <w:rFonts w:ascii="Courier New" w:hAnsi="Courier New" w:hint="default"/>
      </w:rPr>
    </w:lvl>
    <w:lvl w:ilvl="8" w:tplc="9028F2C4">
      <w:start w:val="1"/>
      <w:numFmt w:val="bullet"/>
      <w:lvlText w:val=""/>
      <w:lvlJc w:val="left"/>
      <w:pPr>
        <w:ind w:left="6840" w:hanging="360"/>
      </w:pPr>
      <w:rPr>
        <w:rFonts w:ascii="Wingdings" w:hAnsi="Wingdings" w:hint="default"/>
      </w:rPr>
    </w:lvl>
  </w:abstractNum>
  <w:abstractNum w:abstractNumId="25" w15:restartNumberingAfterBreak="0">
    <w:nsid w:val="1BD02414"/>
    <w:multiLevelType w:val="multilevel"/>
    <w:tmpl w:val="8D206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CCD1189"/>
    <w:multiLevelType w:val="multilevel"/>
    <w:tmpl w:val="D73E125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CD5622C"/>
    <w:multiLevelType w:val="hybridMultilevel"/>
    <w:tmpl w:val="03B0AF70"/>
    <w:lvl w:ilvl="0" w:tplc="ECAC1102">
      <w:start w:val="1"/>
      <w:numFmt w:val="bullet"/>
      <w:lvlText w:val=""/>
      <w:lvlJc w:val="left"/>
      <w:pPr>
        <w:ind w:left="1080" w:hanging="360"/>
      </w:pPr>
      <w:rPr>
        <w:rFonts w:ascii="Symbol" w:hAnsi="Symbol" w:hint="default"/>
      </w:rPr>
    </w:lvl>
    <w:lvl w:ilvl="1" w:tplc="01907104">
      <w:start w:val="1"/>
      <w:numFmt w:val="bullet"/>
      <w:lvlText w:val="o"/>
      <w:lvlJc w:val="left"/>
      <w:pPr>
        <w:ind w:left="1800" w:hanging="360"/>
      </w:pPr>
      <w:rPr>
        <w:rFonts w:ascii="Courier New" w:hAnsi="Courier New" w:hint="default"/>
      </w:rPr>
    </w:lvl>
    <w:lvl w:ilvl="2" w:tplc="307E9AE0">
      <w:start w:val="1"/>
      <w:numFmt w:val="bullet"/>
      <w:lvlText w:val=""/>
      <w:lvlJc w:val="left"/>
      <w:pPr>
        <w:ind w:left="2520" w:hanging="360"/>
      </w:pPr>
      <w:rPr>
        <w:rFonts w:ascii="Wingdings" w:hAnsi="Wingdings" w:hint="default"/>
      </w:rPr>
    </w:lvl>
    <w:lvl w:ilvl="3" w:tplc="23D86660">
      <w:start w:val="1"/>
      <w:numFmt w:val="bullet"/>
      <w:lvlText w:val=""/>
      <w:lvlJc w:val="left"/>
      <w:pPr>
        <w:ind w:left="3240" w:hanging="360"/>
      </w:pPr>
      <w:rPr>
        <w:rFonts w:ascii="Symbol" w:hAnsi="Symbol" w:hint="default"/>
      </w:rPr>
    </w:lvl>
    <w:lvl w:ilvl="4" w:tplc="F08259AC">
      <w:start w:val="1"/>
      <w:numFmt w:val="bullet"/>
      <w:lvlText w:val="o"/>
      <w:lvlJc w:val="left"/>
      <w:pPr>
        <w:ind w:left="3960" w:hanging="360"/>
      </w:pPr>
      <w:rPr>
        <w:rFonts w:ascii="Courier New" w:hAnsi="Courier New" w:hint="default"/>
      </w:rPr>
    </w:lvl>
    <w:lvl w:ilvl="5" w:tplc="9B709832">
      <w:start w:val="1"/>
      <w:numFmt w:val="bullet"/>
      <w:lvlText w:val=""/>
      <w:lvlJc w:val="left"/>
      <w:pPr>
        <w:ind w:left="4680" w:hanging="360"/>
      </w:pPr>
      <w:rPr>
        <w:rFonts w:ascii="Wingdings" w:hAnsi="Wingdings" w:hint="default"/>
      </w:rPr>
    </w:lvl>
    <w:lvl w:ilvl="6" w:tplc="2DE0775A">
      <w:start w:val="1"/>
      <w:numFmt w:val="bullet"/>
      <w:lvlText w:val=""/>
      <w:lvlJc w:val="left"/>
      <w:pPr>
        <w:ind w:left="5400" w:hanging="360"/>
      </w:pPr>
      <w:rPr>
        <w:rFonts w:ascii="Symbol" w:hAnsi="Symbol" w:hint="default"/>
      </w:rPr>
    </w:lvl>
    <w:lvl w:ilvl="7" w:tplc="4DAE69AA">
      <w:start w:val="1"/>
      <w:numFmt w:val="bullet"/>
      <w:lvlText w:val="o"/>
      <w:lvlJc w:val="left"/>
      <w:pPr>
        <w:ind w:left="6120" w:hanging="360"/>
      </w:pPr>
      <w:rPr>
        <w:rFonts w:ascii="Courier New" w:hAnsi="Courier New" w:hint="default"/>
      </w:rPr>
    </w:lvl>
    <w:lvl w:ilvl="8" w:tplc="1514E612">
      <w:start w:val="1"/>
      <w:numFmt w:val="bullet"/>
      <w:lvlText w:val=""/>
      <w:lvlJc w:val="left"/>
      <w:pPr>
        <w:ind w:left="6840" w:hanging="360"/>
      </w:pPr>
      <w:rPr>
        <w:rFonts w:ascii="Wingdings" w:hAnsi="Wingdings" w:hint="default"/>
      </w:rPr>
    </w:lvl>
  </w:abstractNum>
  <w:abstractNum w:abstractNumId="28" w15:restartNumberingAfterBreak="0">
    <w:nsid w:val="1CEA66CF"/>
    <w:multiLevelType w:val="multilevel"/>
    <w:tmpl w:val="DF4CF7C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D451A65"/>
    <w:multiLevelType w:val="multilevel"/>
    <w:tmpl w:val="31666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right"/>
      <w:pPr>
        <w:ind w:left="2160" w:hanging="360"/>
      </w:pPr>
      <w:rPr>
        <w:rFonts w:ascii="Cambria" w:eastAsia="Cambria" w:hAnsi="Cambria" w:cs="Cambria"/>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DEEDE02"/>
    <w:multiLevelType w:val="hybridMultilevel"/>
    <w:tmpl w:val="AC34D2A4"/>
    <w:lvl w:ilvl="0" w:tplc="6A2ED2EA">
      <w:start w:val="1"/>
      <w:numFmt w:val="bullet"/>
      <w:lvlText w:val=""/>
      <w:lvlJc w:val="left"/>
      <w:pPr>
        <w:ind w:left="1080" w:hanging="360"/>
      </w:pPr>
      <w:rPr>
        <w:rFonts w:ascii="Symbol" w:hAnsi="Symbol" w:hint="default"/>
      </w:rPr>
    </w:lvl>
    <w:lvl w:ilvl="1" w:tplc="FE78EB8A">
      <w:start w:val="1"/>
      <w:numFmt w:val="bullet"/>
      <w:lvlText w:val="o"/>
      <w:lvlJc w:val="left"/>
      <w:pPr>
        <w:ind w:left="1800" w:hanging="360"/>
      </w:pPr>
      <w:rPr>
        <w:rFonts w:ascii="Courier New" w:hAnsi="Courier New" w:hint="default"/>
      </w:rPr>
    </w:lvl>
    <w:lvl w:ilvl="2" w:tplc="B82C1CF0">
      <w:start w:val="1"/>
      <w:numFmt w:val="bullet"/>
      <w:lvlText w:val=""/>
      <w:lvlJc w:val="left"/>
      <w:pPr>
        <w:ind w:left="2520" w:hanging="360"/>
      </w:pPr>
      <w:rPr>
        <w:rFonts w:ascii="Wingdings" w:hAnsi="Wingdings" w:hint="default"/>
      </w:rPr>
    </w:lvl>
    <w:lvl w:ilvl="3" w:tplc="922E5F98">
      <w:start w:val="1"/>
      <w:numFmt w:val="bullet"/>
      <w:lvlText w:val=""/>
      <w:lvlJc w:val="left"/>
      <w:pPr>
        <w:ind w:left="3240" w:hanging="360"/>
      </w:pPr>
      <w:rPr>
        <w:rFonts w:ascii="Symbol" w:hAnsi="Symbol" w:hint="default"/>
      </w:rPr>
    </w:lvl>
    <w:lvl w:ilvl="4" w:tplc="DDBAA1A0">
      <w:start w:val="1"/>
      <w:numFmt w:val="bullet"/>
      <w:lvlText w:val="o"/>
      <w:lvlJc w:val="left"/>
      <w:pPr>
        <w:ind w:left="3960" w:hanging="360"/>
      </w:pPr>
      <w:rPr>
        <w:rFonts w:ascii="Courier New" w:hAnsi="Courier New" w:hint="default"/>
      </w:rPr>
    </w:lvl>
    <w:lvl w:ilvl="5" w:tplc="1EE4827C">
      <w:start w:val="1"/>
      <w:numFmt w:val="bullet"/>
      <w:lvlText w:val=""/>
      <w:lvlJc w:val="left"/>
      <w:pPr>
        <w:ind w:left="4680" w:hanging="360"/>
      </w:pPr>
      <w:rPr>
        <w:rFonts w:ascii="Wingdings" w:hAnsi="Wingdings" w:hint="default"/>
      </w:rPr>
    </w:lvl>
    <w:lvl w:ilvl="6" w:tplc="4002F4CC">
      <w:start w:val="1"/>
      <w:numFmt w:val="bullet"/>
      <w:lvlText w:val=""/>
      <w:lvlJc w:val="left"/>
      <w:pPr>
        <w:ind w:left="5400" w:hanging="360"/>
      </w:pPr>
      <w:rPr>
        <w:rFonts w:ascii="Symbol" w:hAnsi="Symbol" w:hint="default"/>
      </w:rPr>
    </w:lvl>
    <w:lvl w:ilvl="7" w:tplc="E62E3136">
      <w:start w:val="1"/>
      <w:numFmt w:val="bullet"/>
      <w:lvlText w:val="o"/>
      <w:lvlJc w:val="left"/>
      <w:pPr>
        <w:ind w:left="6120" w:hanging="360"/>
      </w:pPr>
      <w:rPr>
        <w:rFonts w:ascii="Courier New" w:hAnsi="Courier New" w:hint="default"/>
      </w:rPr>
    </w:lvl>
    <w:lvl w:ilvl="8" w:tplc="588A2E56">
      <w:start w:val="1"/>
      <w:numFmt w:val="bullet"/>
      <w:lvlText w:val=""/>
      <w:lvlJc w:val="left"/>
      <w:pPr>
        <w:ind w:left="6840" w:hanging="360"/>
      </w:pPr>
      <w:rPr>
        <w:rFonts w:ascii="Wingdings" w:hAnsi="Wingdings" w:hint="default"/>
      </w:rPr>
    </w:lvl>
  </w:abstractNum>
  <w:abstractNum w:abstractNumId="31" w15:restartNumberingAfterBreak="0">
    <w:nsid w:val="1E11859D"/>
    <w:multiLevelType w:val="hybridMultilevel"/>
    <w:tmpl w:val="AAAE4EA6"/>
    <w:lvl w:ilvl="0" w:tplc="984E8994">
      <w:start w:val="1"/>
      <w:numFmt w:val="bullet"/>
      <w:lvlText w:val=""/>
      <w:lvlJc w:val="left"/>
      <w:pPr>
        <w:ind w:left="1080" w:hanging="360"/>
      </w:pPr>
      <w:rPr>
        <w:rFonts w:ascii="Symbol" w:hAnsi="Symbol" w:hint="default"/>
      </w:rPr>
    </w:lvl>
    <w:lvl w:ilvl="1" w:tplc="7C183FC4">
      <w:start w:val="1"/>
      <w:numFmt w:val="bullet"/>
      <w:lvlText w:val="o"/>
      <w:lvlJc w:val="left"/>
      <w:pPr>
        <w:ind w:left="1800" w:hanging="360"/>
      </w:pPr>
      <w:rPr>
        <w:rFonts w:ascii="Courier New" w:hAnsi="Courier New" w:hint="default"/>
      </w:rPr>
    </w:lvl>
    <w:lvl w:ilvl="2" w:tplc="90628AE8">
      <w:start w:val="1"/>
      <w:numFmt w:val="bullet"/>
      <w:lvlText w:val=""/>
      <w:lvlJc w:val="left"/>
      <w:pPr>
        <w:ind w:left="2520" w:hanging="360"/>
      </w:pPr>
      <w:rPr>
        <w:rFonts w:ascii="Wingdings" w:hAnsi="Wingdings" w:hint="default"/>
      </w:rPr>
    </w:lvl>
    <w:lvl w:ilvl="3" w:tplc="639E0EB4">
      <w:start w:val="1"/>
      <w:numFmt w:val="bullet"/>
      <w:lvlText w:val=""/>
      <w:lvlJc w:val="left"/>
      <w:pPr>
        <w:ind w:left="3240" w:hanging="360"/>
      </w:pPr>
      <w:rPr>
        <w:rFonts w:ascii="Symbol" w:hAnsi="Symbol" w:hint="default"/>
      </w:rPr>
    </w:lvl>
    <w:lvl w:ilvl="4" w:tplc="5D841B30">
      <w:start w:val="1"/>
      <w:numFmt w:val="bullet"/>
      <w:lvlText w:val="o"/>
      <w:lvlJc w:val="left"/>
      <w:pPr>
        <w:ind w:left="3960" w:hanging="360"/>
      </w:pPr>
      <w:rPr>
        <w:rFonts w:ascii="Courier New" w:hAnsi="Courier New" w:hint="default"/>
      </w:rPr>
    </w:lvl>
    <w:lvl w:ilvl="5" w:tplc="5F8C195C">
      <w:start w:val="1"/>
      <w:numFmt w:val="bullet"/>
      <w:lvlText w:val=""/>
      <w:lvlJc w:val="left"/>
      <w:pPr>
        <w:ind w:left="4680" w:hanging="360"/>
      </w:pPr>
      <w:rPr>
        <w:rFonts w:ascii="Wingdings" w:hAnsi="Wingdings" w:hint="default"/>
      </w:rPr>
    </w:lvl>
    <w:lvl w:ilvl="6" w:tplc="4134C760">
      <w:start w:val="1"/>
      <w:numFmt w:val="bullet"/>
      <w:lvlText w:val=""/>
      <w:lvlJc w:val="left"/>
      <w:pPr>
        <w:ind w:left="5400" w:hanging="360"/>
      </w:pPr>
      <w:rPr>
        <w:rFonts w:ascii="Symbol" w:hAnsi="Symbol" w:hint="default"/>
      </w:rPr>
    </w:lvl>
    <w:lvl w:ilvl="7" w:tplc="5456DF8C">
      <w:start w:val="1"/>
      <w:numFmt w:val="bullet"/>
      <w:lvlText w:val="o"/>
      <w:lvlJc w:val="left"/>
      <w:pPr>
        <w:ind w:left="6120" w:hanging="360"/>
      </w:pPr>
      <w:rPr>
        <w:rFonts w:ascii="Courier New" w:hAnsi="Courier New" w:hint="default"/>
      </w:rPr>
    </w:lvl>
    <w:lvl w:ilvl="8" w:tplc="9C341160">
      <w:start w:val="1"/>
      <w:numFmt w:val="bullet"/>
      <w:lvlText w:val=""/>
      <w:lvlJc w:val="left"/>
      <w:pPr>
        <w:ind w:left="6840" w:hanging="360"/>
      </w:pPr>
      <w:rPr>
        <w:rFonts w:ascii="Wingdings" w:hAnsi="Wingdings" w:hint="default"/>
      </w:rPr>
    </w:lvl>
  </w:abstractNum>
  <w:abstractNum w:abstractNumId="32" w15:restartNumberingAfterBreak="0">
    <w:nsid w:val="1E8C8EB6"/>
    <w:multiLevelType w:val="hybridMultilevel"/>
    <w:tmpl w:val="CDEC50B4"/>
    <w:lvl w:ilvl="0" w:tplc="6B204CE4">
      <w:start w:val="1"/>
      <w:numFmt w:val="bullet"/>
      <w:lvlText w:val=""/>
      <w:lvlJc w:val="left"/>
      <w:pPr>
        <w:ind w:left="1080" w:hanging="360"/>
      </w:pPr>
      <w:rPr>
        <w:rFonts w:ascii="Symbol" w:hAnsi="Symbol" w:hint="default"/>
      </w:rPr>
    </w:lvl>
    <w:lvl w:ilvl="1" w:tplc="2C8E9752">
      <w:start w:val="1"/>
      <w:numFmt w:val="bullet"/>
      <w:lvlText w:val="o"/>
      <w:lvlJc w:val="left"/>
      <w:pPr>
        <w:ind w:left="1800" w:hanging="360"/>
      </w:pPr>
      <w:rPr>
        <w:rFonts w:ascii="Courier New" w:hAnsi="Courier New" w:hint="default"/>
      </w:rPr>
    </w:lvl>
    <w:lvl w:ilvl="2" w:tplc="B366CCDA">
      <w:start w:val="1"/>
      <w:numFmt w:val="bullet"/>
      <w:lvlText w:val=""/>
      <w:lvlJc w:val="left"/>
      <w:pPr>
        <w:ind w:left="2520" w:hanging="360"/>
      </w:pPr>
      <w:rPr>
        <w:rFonts w:ascii="Wingdings" w:hAnsi="Wingdings" w:hint="default"/>
      </w:rPr>
    </w:lvl>
    <w:lvl w:ilvl="3" w:tplc="3E3E2308">
      <w:start w:val="1"/>
      <w:numFmt w:val="bullet"/>
      <w:lvlText w:val=""/>
      <w:lvlJc w:val="left"/>
      <w:pPr>
        <w:ind w:left="3240" w:hanging="360"/>
      </w:pPr>
      <w:rPr>
        <w:rFonts w:ascii="Symbol" w:hAnsi="Symbol" w:hint="default"/>
      </w:rPr>
    </w:lvl>
    <w:lvl w:ilvl="4" w:tplc="2B7E0DFC">
      <w:start w:val="1"/>
      <w:numFmt w:val="bullet"/>
      <w:lvlText w:val="o"/>
      <w:lvlJc w:val="left"/>
      <w:pPr>
        <w:ind w:left="3960" w:hanging="360"/>
      </w:pPr>
      <w:rPr>
        <w:rFonts w:ascii="Courier New" w:hAnsi="Courier New" w:hint="default"/>
      </w:rPr>
    </w:lvl>
    <w:lvl w:ilvl="5" w:tplc="DE002BDE">
      <w:start w:val="1"/>
      <w:numFmt w:val="bullet"/>
      <w:lvlText w:val=""/>
      <w:lvlJc w:val="left"/>
      <w:pPr>
        <w:ind w:left="4680" w:hanging="360"/>
      </w:pPr>
      <w:rPr>
        <w:rFonts w:ascii="Wingdings" w:hAnsi="Wingdings" w:hint="default"/>
      </w:rPr>
    </w:lvl>
    <w:lvl w:ilvl="6" w:tplc="719E4E6C">
      <w:start w:val="1"/>
      <w:numFmt w:val="bullet"/>
      <w:lvlText w:val=""/>
      <w:lvlJc w:val="left"/>
      <w:pPr>
        <w:ind w:left="5400" w:hanging="360"/>
      </w:pPr>
      <w:rPr>
        <w:rFonts w:ascii="Symbol" w:hAnsi="Symbol" w:hint="default"/>
      </w:rPr>
    </w:lvl>
    <w:lvl w:ilvl="7" w:tplc="F362A47A">
      <w:start w:val="1"/>
      <w:numFmt w:val="bullet"/>
      <w:lvlText w:val="o"/>
      <w:lvlJc w:val="left"/>
      <w:pPr>
        <w:ind w:left="6120" w:hanging="360"/>
      </w:pPr>
      <w:rPr>
        <w:rFonts w:ascii="Courier New" w:hAnsi="Courier New" w:hint="default"/>
      </w:rPr>
    </w:lvl>
    <w:lvl w:ilvl="8" w:tplc="55C84866">
      <w:start w:val="1"/>
      <w:numFmt w:val="bullet"/>
      <w:lvlText w:val=""/>
      <w:lvlJc w:val="left"/>
      <w:pPr>
        <w:ind w:left="6840" w:hanging="360"/>
      </w:pPr>
      <w:rPr>
        <w:rFonts w:ascii="Wingdings" w:hAnsi="Wingdings" w:hint="default"/>
      </w:rPr>
    </w:lvl>
  </w:abstractNum>
  <w:abstractNum w:abstractNumId="33" w15:restartNumberingAfterBreak="0">
    <w:nsid w:val="1ECC1F90"/>
    <w:multiLevelType w:val="multilevel"/>
    <w:tmpl w:val="1C9C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F0A7E9A"/>
    <w:multiLevelType w:val="multilevel"/>
    <w:tmpl w:val="6C00BCF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F894A45"/>
    <w:multiLevelType w:val="hybridMultilevel"/>
    <w:tmpl w:val="A43C2A58"/>
    <w:lvl w:ilvl="0" w:tplc="C1740D74">
      <w:start w:val="1"/>
      <w:numFmt w:val="bullet"/>
      <w:lvlText w:val=""/>
      <w:lvlJc w:val="left"/>
      <w:pPr>
        <w:ind w:left="1080" w:hanging="360"/>
      </w:pPr>
      <w:rPr>
        <w:rFonts w:ascii="Symbol" w:hAnsi="Symbol" w:hint="default"/>
      </w:rPr>
    </w:lvl>
    <w:lvl w:ilvl="1" w:tplc="6D9A2712">
      <w:start w:val="1"/>
      <w:numFmt w:val="bullet"/>
      <w:lvlText w:val="o"/>
      <w:lvlJc w:val="left"/>
      <w:pPr>
        <w:ind w:left="1800" w:hanging="360"/>
      </w:pPr>
      <w:rPr>
        <w:rFonts w:ascii="Courier New" w:hAnsi="Courier New" w:hint="default"/>
      </w:rPr>
    </w:lvl>
    <w:lvl w:ilvl="2" w:tplc="5E066E42">
      <w:start w:val="1"/>
      <w:numFmt w:val="bullet"/>
      <w:lvlText w:val=""/>
      <w:lvlJc w:val="left"/>
      <w:pPr>
        <w:ind w:left="2520" w:hanging="360"/>
      </w:pPr>
      <w:rPr>
        <w:rFonts w:ascii="Wingdings" w:hAnsi="Wingdings" w:hint="default"/>
      </w:rPr>
    </w:lvl>
    <w:lvl w:ilvl="3" w:tplc="7D2C8FC6">
      <w:start w:val="1"/>
      <w:numFmt w:val="bullet"/>
      <w:lvlText w:val=""/>
      <w:lvlJc w:val="left"/>
      <w:pPr>
        <w:ind w:left="3240" w:hanging="360"/>
      </w:pPr>
      <w:rPr>
        <w:rFonts w:ascii="Symbol" w:hAnsi="Symbol" w:hint="default"/>
      </w:rPr>
    </w:lvl>
    <w:lvl w:ilvl="4" w:tplc="00B209A4">
      <w:start w:val="1"/>
      <w:numFmt w:val="bullet"/>
      <w:lvlText w:val="o"/>
      <w:lvlJc w:val="left"/>
      <w:pPr>
        <w:ind w:left="3960" w:hanging="360"/>
      </w:pPr>
      <w:rPr>
        <w:rFonts w:ascii="Courier New" w:hAnsi="Courier New" w:hint="default"/>
      </w:rPr>
    </w:lvl>
    <w:lvl w:ilvl="5" w:tplc="4094F562">
      <w:start w:val="1"/>
      <w:numFmt w:val="bullet"/>
      <w:lvlText w:val=""/>
      <w:lvlJc w:val="left"/>
      <w:pPr>
        <w:ind w:left="4680" w:hanging="360"/>
      </w:pPr>
      <w:rPr>
        <w:rFonts w:ascii="Wingdings" w:hAnsi="Wingdings" w:hint="default"/>
      </w:rPr>
    </w:lvl>
    <w:lvl w:ilvl="6" w:tplc="3F2AAB36">
      <w:start w:val="1"/>
      <w:numFmt w:val="bullet"/>
      <w:lvlText w:val=""/>
      <w:lvlJc w:val="left"/>
      <w:pPr>
        <w:ind w:left="5400" w:hanging="360"/>
      </w:pPr>
      <w:rPr>
        <w:rFonts w:ascii="Symbol" w:hAnsi="Symbol" w:hint="default"/>
      </w:rPr>
    </w:lvl>
    <w:lvl w:ilvl="7" w:tplc="CD8047C8">
      <w:start w:val="1"/>
      <w:numFmt w:val="bullet"/>
      <w:lvlText w:val="o"/>
      <w:lvlJc w:val="left"/>
      <w:pPr>
        <w:ind w:left="6120" w:hanging="360"/>
      </w:pPr>
      <w:rPr>
        <w:rFonts w:ascii="Courier New" w:hAnsi="Courier New" w:hint="default"/>
      </w:rPr>
    </w:lvl>
    <w:lvl w:ilvl="8" w:tplc="574A485E">
      <w:start w:val="1"/>
      <w:numFmt w:val="bullet"/>
      <w:lvlText w:val=""/>
      <w:lvlJc w:val="left"/>
      <w:pPr>
        <w:ind w:left="6840" w:hanging="360"/>
      </w:pPr>
      <w:rPr>
        <w:rFonts w:ascii="Wingdings" w:hAnsi="Wingdings" w:hint="default"/>
      </w:rPr>
    </w:lvl>
  </w:abstractNum>
  <w:abstractNum w:abstractNumId="36" w15:restartNumberingAfterBreak="0">
    <w:nsid w:val="1FEB1FC8"/>
    <w:multiLevelType w:val="multilevel"/>
    <w:tmpl w:val="D302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0A9D427"/>
    <w:multiLevelType w:val="hybridMultilevel"/>
    <w:tmpl w:val="41362278"/>
    <w:lvl w:ilvl="0" w:tplc="BA40D17E">
      <w:start w:val="1"/>
      <w:numFmt w:val="bullet"/>
      <w:lvlText w:val=""/>
      <w:lvlJc w:val="left"/>
      <w:pPr>
        <w:ind w:left="1080" w:hanging="360"/>
      </w:pPr>
      <w:rPr>
        <w:rFonts w:ascii="Symbol" w:hAnsi="Symbol" w:hint="default"/>
      </w:rPr>
    </w:lvl>
    <w:lvl w:ilvl="1" w:tplc="7EC61794">
      <w:start w:val="1"/>
      <w:numFmt w:val="bullet"/>
      <w:lvlText w:val="o"/>
      <w:lvlJc w:val="left"/>
      <w:pPr>
        <w:ind w:left="1800" w:hanging="360"/>
      </w:pPr>
      <w:rPr>
        <w:rFonts w:ascii="Courier New" w:hAnsi="Courier New" w:hint="default"/>
      </w:rPr>
    </w:lvl>
    <w:lvl w:ilvl="2" w:tplc="03CE4C9C">
      <w:start w:val="1"/>
      <w:numFmt w:val="bullet"/>
      <w:lvlText w:val=""/>
      <w:lvlJc w:val="left"/>
      <w:pPr>
        <w:ind w:left="2520" w:hanging="360"/>
      </w:pPr>
      <w:rPr>
        <w:rFonts w:ascii="Wingdings" w:hAnsi="Wingdings" w:hint="default"/>
      </w:rPr>
    </w:lvl>
    <w:lvl w:ilvl="3" w:tplc="7B48E85A">
      <w:start w:val="1"/>
      <w:numFmt w:val="bullet"/>
      <w:lvlText w:val=""/>
      <w:lvlJc w:val="left"/>
      <w:pPr>
        <w:ind w:left="3240" w:hanging="360"/>
      </w:pPr>
      <w:rPr>
        <w:rFonts w:ascii="Symbol" w:hAnsi="Symbol" w:hint="default"/>
      </w:rPr>
    </w:lvl>
    <w:lvl w:ilvl="4" w:tplc="6A7A3C02">
      <w:start w:val="1"/>
      <w:numFmt w:val="bullet"/>
      <w:lvlText w:val="o"/>
      <w:lvlJc w:val="left"/>
      <w:pPr>
        <w:ind w:left="3960" w:hanging="360"/>
      </w:pPr>
      <w:rPr>
        <w:rFonts w:ascii="Courier New" w:hAnsi="Courier New" w:hint="default"/>
      </w:rPr>
    </w:lvl>
    <w:lvl w:ilvl="5" w:tplc="9EF21170">
      <w:start w:val="1"/>
      <w:numFmt w:val="bullet"/>
      <w:lvlText w:val=""/>
      <w:lvlJc w:val="left"/>
      <w:pPr>
        <w:ind w:left="4680" w:hanging="360"/>
      </w:pPr>
      <w:rPr>
        <w:rFonts w:ascii="Wingdings" w:hAnsi="Wingdings" w:hint="default"/>
      </w:rPr>
    </w:lvl>
    <w:lvl w:ilvl="6" w:tplc="7BE20960">
      <w:start w:val="1"/>
      <w:numFmt w:val="bullet"/>
      <w:lvlText w:val=""/>
      <w:lvlJc w:val="left"/>
      <w:pPr>
        <w:ind w:left="5400" w:hanging="360"/>
      </w:pPr>
      <w:rPr>
        <w:rFonts w:ascii="Symbol" w:hAnsi="Symbol" w:hint="default"/>
      </w:rPr>
    </w:lvl>
    <w:lvl w:ilvl="7" w:tplc="04BE3E0A">
      <w:start w:val="1"/>
      <w:numFmt w:val="bullet"/>
      <w:lvlText w:val="o"/>
      <w:lvlJc w:val="left"/>
      <w:pPr>
        <w:ind w:left="6120" w:hanging="360"/>
      </w:pPr>
      <w:rPr>
        <w:rFonts w:ascii="Courier New" w:hAnsi="Courier New" w:hint="default"/>
      </w:rPr>
    </w:lvl>
    <w:lvl w:ilvl="8" w:tplc="74C87B14">
      <w:start w:val="1"/>
      <w:numFmt w:val="bullet"/>
      <w:lvlText w:val=""/>
      <w:lvlJc w:val="left"/>
      <w:pPr>
        <w:ind w:left="6840" w:hanging="360"/>
      </w:pPr>
      <w:rPr>
        <w:rFonts w:ascii="Wingdings" w:hAnsi="Wingdings" w:hint="default"/>
      </w:rPr>
    </w:lvl>
  </w:abstractNum>
  <w:abstractNum w:abstractNumId="38" w15:restartNumberingAfterBreak="0">
    <w:nsid w:val="20E058AC"/>
    <w:multiLevelType w:val="multilevel"/>
    <w:tmpl w:val="08E82A3C"/>
    <w:lvl w:ilvl="0">
      <w:start w:val="3"/>
      <w:numFmt w:val="decimal"/>
      <w:lvlText w:val="%1."/>
      <w:lvlJc w:val="left"/>
      <w:pPr>
        <w:ind w:left="720" w:hanging="360"/>
      </w:pPr>
      <w:rPr>
        <w:rFonts w:ascii="Cambria" w:eastAsia="Cambria" w:hAnsi="Cambria" w:cs="Cambria"/>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23C208C8"/>
    <w:multiLevelType w:val="multilevel"/>
    <w:tmpl w:val="FD7C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4EB3608"/>
    <w:multiLevelType w:val="hybridMultilevel"/>
    <w:tmpl w:val="AB626B8E"/>
    <w:lvl w:ilvl="0" w:tplc="1AB86C38">
      <w:start w:val="1"/>
      <w:numFmt w:val="bullet"/>
      <w:lvlText w:val="-"/>
      <w:lvlJc w:val="left"/>
      <w:pPr>
        <w:ind w:left="360" w:hanging="360"/>
      </w:pPr>
      <w:rPr>
        <w:rFonts w:ascii="Aptos" w:hAnsi="Aptos" w:hint="default"/>
      </w:rPr>
    </w:lvl>
    <w:lvl w:ilvl="1" w:tplc="43240A5C">
      <w:start w:val="1"/>
      <w:numFmt w:val="bullet"/>
      <w:lvlText w:val="o"/>
      <w:lvlJc w:val="left"/>
      <w:pPr>
        <w:ind w:left="1080" w:hanging="360"/>
      </w:pPr>
      <w:rPr>
        <w:rFonts w:ascii="Courier New" w:hAnsi="Courier New" w:hint="default"/>
      </w:rPr>
    </w:lvl>
    <w:lvl w:ilvl="2" w:tplc="E82CA18E">
      <w:start w:val="1"/>
      <w:numFmt w:val="bullet"/>
      <w:lvlText w:val=""/>
      <w:lvlJc w:val="left"/>
      <w:pPr>
        <w:ind w:left="1800" w:hanging="360"/>
      </w:pPr>
      <w:rPr>
        <w:rFonts w:ascii="Wingdings" w:hAnsi="Wingdings" w:hint="default"/>
      </w:rPr>
    </w:lvl>
    <w:lvl w:ilvl="3" w:tplc="2E747314">
      <w:start w:val="1"/>
      <w:numFmt w:val="bullet"/>
      <w:lvlText w:val=""/>
      <w:lvlJc w:val="left"/>
      <w:pPr>
        <w:ind w:left="2520" w:hanging="360"/>
      </w:pPr>
      <w:rPr>
        <w:rFonts w:ascii="Symbol" w:hAnsi="Symbol" w:hint="default"/>
      </w:rPr>
    </w:lvl>
    <w:lvl w:ilvl="4" w:tplc="631A546E">
      <w:start w:val="1"/>
      <w:numFmt w:val="bullet"/>
      <w:lvlText w:val="o"/>
      <w:lvlJc w:val="left"/>
      <w:pPr>
        <w:ind w:left="3240" w:hanging="360"/>
      </w:pPr>
      <w:rPr>
        <w:rFonts w:ascii="Courier New" w:hAnsi="Courier New" w:hint="default"/>
      </w:rPr>
    </w:lvl>
    <w:lvl w:ilvl="5" w:tplc="86060D10">
      <w:start w:val="1"/>
      <w:numFmt w:val="bullet"/>
      <w:lvlText w:val=""/>
      <w:lvlJc w:val="left"/>
      <w:pPr>
        <w:ind w:left="3960" w:hanging="360"/>
      </w:pPr>
      <w:rPr>
        <w:rFonts w:ascii="Wingdings" w:hAnsi="Wingdings" w:hint="default"/>
      </w:rPr>
    </w:lvl>
    <w:lvl w:ilvl="6" w:tplc="A558AD08">
      <w:start w:val="1"/>
      <w:numFmt w:val="bullet"/>
      <w:lvlText w:val=""/>
      <w:lvlJc w:val="left"/>
      <w:pPr>
        <w:ind w:left="4680" w:hanging="360"/>
      </w:pPr>
      <w:rPr>
        <w:rFonts w:ascii="Symbol" w:hAnsi="Symbol" w:hint="default"/>
      </w:rPr>
    </w:lvl>
    <w:lvl w:ilvl="7" w:tplc="7FF09A90">
      <w:start w:val="1"/>
      <w:numFmt w:val="bullet"/>
      <w:lvlText w:val="o"/>
      <w:lvlJc w:val="left"/>
      <w:pPr>
        <w:ind w:left="5400" w:hanging="360"/>
      </w:pPr>
      <w:rPr>
        <w:rFonts w:ascii="Courier New" w:hAnsi="Courier New" w:hint="default"/>
      </w:rPr>
    </w:lvl>
    <w:lvl w:ilvl="8" w:tplc="07604B6A">
      <w:start w:val="1"/>
      <w:numFmt w:val="bullet"/>
      <w:lvlText w:val=""/>
      <w:lvlJc w:val="left"/>
      <w:pPr>
        <w:ind w:left="6120" w:hanging="360"/>
      </w:pPr>
      <w:rPr>
        <w:rFonts w:ascii="Wingdings" w:hAnsi="Wingdings" w:hint="default"/>
      </w:rPr>
    </w:lvl>
  </w:abstractNum>
  <w:abstractNum w:abstractNumId="41" w15:restartNumberingAfterBreak="0">
    <w:nsid w:val="26AF470A"/>
    <w:multiLevelType w:val="multilevel"/>
    <w:tmpl w:val="09542DA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7581F4F"/>
    <w:multiLevelType w:val="multilevel"/>
    <w:tmpl w:val="84705B38"/>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291537C6"/>
    <w:multiLevelType w:val="hybridMultilevel"/>
    <w:tmpl w:val="E53AA73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29A96471"/>
    <w:multiLevelType w:val="hybridMultilevel"/>
    <w:tmpl w:val="0B0E93DE"/>
    <w:lvl w:ilvl="0" w:tplc="5A8CFF34">
      <w:start w:val="1"/>
      <w:numFmt w:val="bullet"/>
      <w:lvlText w:val=""/>
      <w:lvlJc w:val="left"/>
      <w:pPr>
        <w:ind w:left="1540" w:hanging="360"/>
      </w:pPr>
      <w:rPr>
        <w:rFonts w:ascii="Symbol" w:hAnsi="Symbol"/>
      </w:rPr>
    </w:lvl>
    <w:lvl w:ilvl="1" w:tplc="0E7850DE">
      <w:start w:val="1"/>
      <w:numFmt w:val="bullet"/>
      <w:lvlText w:val=""/>
      <w:lvlJc w:val="left"/>
      <w:pPr>
        <w:ind w:left="1540" w:hanging="360"/>
      </w:pPr>
      <w:rPr>
        <w:rFonts w:ascii="Symbol" w:hAnsi="Symbol"/>
      </w:rPr>
    </w:lvl>
    <w:lvl w:ilvl="2" w:tplc="A30A261C">
      <w:start w:val="1"/>
      <w:numFmt w:val="bullet"/>
      <w:lvlText w:val=""/>
      <w:lvlJc w:val="left"/>
      <w:pPr>
        <w:ind w:left="1540" w:hanging="360"/>
      </w:pPr>
      <w:rPr>
        <w:rFonts w:ascii="Symbol" w:hAnsi="Symbol"/>
      </w:rPr>
    </w:lvl>
    <w:lvl w:ilvl="3" w:tplc="75C47446">
      <w:start w:val="1"/>
      <w:numFmt w:val="bullet"/>
      <w:lvlText w:val=""/>
      <w:lvlJc w:val="left"/>
      <w:pPr>
        <w:ind w:left="1540" w:hanging="360"/>
      </w:pPr>
      <w:rPr>
        <w:rFonts w:ascii="Symbol" w:hAnsi="Symbol"/>
      </w:rPr>
    </w:lvl>
    <w:lvl w:ilvl="4" w:tplc="0E007B58">
      <w:start w:val="1"/>
      <w:numFmt w:val="bullet"/>
      <w:lvlText w:val=""/>
      <w:lvlJc w:val="left"/>
      <w:pPr>
        <w:ind w:left="1540" w:hanging="360"/>
      </w:pPr>
      <w:rPr>
        <w:rFonts w:ascii="Symbol" w:hAnsi="Symbol"/>
      </w:rPr>
    </w:lvl>
    <w:lvl w:ilvl="5" w:tplc="6486EA18">
      <w:start w:val="1"/>
      <w:numFmt w:val="bullet"/>
      <w:lvlText w:val=""/>
      <w:lvlJc w:val="left"/>
      <w:pPr>
        <w:ind w:left="1540" w:hanging="360"/>
      </w:pPr>
      <w:rPr>
        <w:rFonts w:ascii="Symbol" w:hAnsi="Symbol"/>
      </w:rPr>
    </w:lvl>
    <w:lvl w:ilvl="6" w:tplc="3DDA35AA">
      <w:start w:val="1"/>
      <w:numFmt w:val="bullet"/>
      <w:lvlText w:val=""/>
      <w:lvlJc w:val="left"/>
      <w:pPr>
        <w:ind w:left="1540" w:hanging="360"/>
      </w:pPr>
      <w:rPr>
        <w:rFonts w:ascii="Symbol" w:hAnsi="Symbol"/>
      </w:rPr>
    </w:lvl>
    <w:lvl w:ilvl="7" w:tplc="05BEB174">
      <w:start w:val="1"/>
      <w:numFmt w:val="bullet"/>
      <w:lvlText w:val=""/>
      <w:lvlJc w:val="left"/>
      <w:pPr>
        <w:ind w:left="1540" w:hanging="360"/>
      </w:pPr>
      <w:rPr>
        <w:rFonts w:ascii="Symbol" w:hAnsi="Symbol"/>
      </w:rPr>
    </w:lvl>
    <w:lvl w:ilvl="8" w:tplc="353A7ECA">
      <w:start w:val="1"/>
      <w:numFmt w:val="bullet"/>
      <w:lvlText w:val=""/>
      <w:lvlJc w:val="left"/>
      <w:pPr>
        <w:ind w:left="1540" w:hanging="360"/>
      </w:pPr>
      <w:rPr>
        <w:rFonts w:ascii="Symbol" w:hAnsi="Symbol"/>
      </w:rPr>
    </w:lvl>
  </w:abstractNum>
  <w:abstractNum w:abstractNumId="45" w15:restartNumberingAfterBreak="0">
    <w:nsid w:val="2AD32787"/>
    <w:multiLevelType w:val="multilevel"/>
    <w:tmpl w:val="2CE8101C"/>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2DBFE3DF"/>
    <w:multiLevelType w:val="hybridMultilevel"/>
    <w:tmpl w:val="FE16361E"/>
    <w:lvl w:ilvl="0" w:tplc="6ED0C4A6">
      <w:start w:val="1"/>
      <w:numFmt w:val="bullet"/>
      <w:lvlText w:val=""/>
      <w:lvlJc w:val="left"/>
      <w:pPr>
        <w:ind w:left="1080" w:hanging="360"/>
      </w:pPr>
      <w:rPr>
        <w:rFonts w:ascii="Symbol" w:hAnsi="Symbol" w:hint="default"/>
      </w:rPr>
    </w:lvl>
    <w:lvl w:ilvl="1" w:tplc="A028AEB4">
      <w:start w:val="1"/>
      <w:numFmt w:val="bullet"/>
      <w:lvlText w:val="o"/>
      <w:lvlJc w:val="left"/>
      <w:pPr>
        <w:ind w:left="1800" w:hanging="360"/>
      </w:pPr>
      <w:rPr>
        <w:rFonts w:ascii="Courier New" w:hAnsi="Courier New" w:hint="default"/>
      </w:rPr>
    </w:lvl>
    <w:lvl w:ilvl="2" w:tplc="CA245B0E">
      <w:start w:val="1"/>
      <w:numFmt w:val="bullet"/>
      <w:lvlText w:val=""/>
      <w:lvlJc w:val="left"/>
      <w:pPr>
        <w:ind w:left="2520" w:hanging="360"/>
      </w:pPr>
      <w:rPr>
        <w:rFonts w:ascii="Wingdings" w:hAnsi="Wingdings" w:hint="default"/>
      </w:rPr>
    </w:lvl>
    <w:lvl w:ilvl="3" w:tplc="84CE4708">
      <w:start w:val="1"/>
      <w:numFmt w:val="bullet"/>
      <w:lvlText w:val=""/>
      <w:lvlJc w:val="left"/>
      <w:pPr>
        <w:ind w:left="3240" w:hanging="360"/>
      </w:pPr>
      <w:rPr>
        <w:rFonts w:ascii="Symbol" w:hAnsi="Symbol" w:hint="default"/>
      </w:rPr>
    </w:lvl>
    <w:lvl w:ilvl="4" w:tplc="507AE59C">
      <w:start w:val="1"/>
      <w:numFmt w:val="bullet"/>
      <w:lvlText w:val="o"/>
      <w:lvlJc w:val="left"/>
      <w:pPr>
        <w:ind w:left="3960" w:hanging="360"/>
      </w:pPr>
      <w:rPr>
        <w:rFonts w:ascii="Courier New" w:hAnsi="Courier New" w:hint="default"/>
      </w:rPr>
    </w:lvl>
    <w:lvl w:ilvl="5" w:tplc="44667290">
      <w:start w:val="1"/>
      <w:numFmt w:val="bullet"/>
      <w:lvlText w:val=""/>
      <w:lvlJc w:val="left"/>
      <w:pPr>
        <w:ind w:left="4680" w:hanging="360"/>
      </w:pPr>
      <w:rPr>
        <w:rFonts w:ascii="Wingdings" w:hAnsi="Wingdings" w:hint="default"/>
      </w:rPr>
    </w:lvl>
    <w:lvl w:ilvl="6" w:tplc="9CB41BD8">
      <w:start w:val="1"/>
      <w:numFmt w:val="bullet"/>
      <w:lvlText w:val=""/>
      <w:lvlJc w:val="left"/>
      <w:pPr>
        <w:ind w:left="5400" w:hanging="360"/>
      </w:pPr>
      <w:rPr>
        <w:rFonts w:ascii="Symbol" w:hAnsi="Symbol" w:hint="default"/>
      </w:rPr>
    </w:lvl>
    <w:lvl w:ilvl="7" w:tplc="751E6B4A">
      <w:start w:val="1"/>
      <w:numFmt w:val="bullet"/>
      <w:lvlText w:val="o"/>
      <w:lvlJc w:val="left"/>
      <w:pPr>
        <w:ind w:left="6120" w:hanging="360"/>
      </w:pPr>
      <w:rPr>
        <w:rFonts w:ascii="Courier New" w:hAnsi="Courier New" w:hint="default"/>
      </w:rPr>
    </w:lvl>
    <w:lvl w:ilvl="8" w:tplc="75222BC2">
      <w:start w:val="1"/>
      <w:numFmt w:val="bullet"/>
      <w:lvlText w:val=""/>
      <w:lvlJc w:val="left"/>
      <w:pPr>
        <w:ind w:left="6840" w:hanging="360"/>
      </w:pPr>
      <w:rPr>
        <w:rFonts w:ascii="Wingdings" w:hAnsi="Wingdings" w:hint="default"/>
      </w:rPr>
    </w:lvl>
  </w:abstractNum>
  <w:abstractNum w:abstractNumId="47" w15:restartNumberingAfterBreak="0">
    <w:nsid w:val="31DA3183"/>
    <w:multiLevelType w:val="multilevel"/>
    <w:tmpl w:val="3FB80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2B20CDB"/>
    <w:multiLevelType w:val="multilevel"/>
    <w:tmpl w:val="D1787AE8"/>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3384052B"/>
    <w:multiLevelType w:val="multilevel"/>
    <w:tmpl w:val="E4342B1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36DD76F4"/>
    <w:multiLevelType w:val="multilevel"/>
    <w:tmpl w:val="80AE386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37DC267B"/>
    <w:multiLevelType w:val="multilevel"/>
    <w:tmpl w:val="E190E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9ED6803"/>
    <w:multiLevelType w:val="multilevel"/>
    <w:tmpl w:val="0FC2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494D88"/>
    <w:multiLevelType w:val="hybridMultilevel"/>
    <w:tmpl w:val="1D9C4270"/>
    <w:lvl w:ilvl="0" w:tplc="56B84124">
      <w:start w:val="1"/>
      <w:numFmt w:val="bullet"/>
      <w:lvlText w:val=""/>
      <w:lvlJc w:val="left"/>
      <w:pPr>
        <w:ind w:left="1540" w:hanging="360"/>
      </w:pPr>
      <w:rPr>
        <w:rFonts w:ascii="Symbol" w:hAnsi="Symbol"/>
      </w:rPr>
    </w:lvl>
    <w:lvl w:ilvl="1" w:tplc="748ECD12">
      <w:start w:val="1"/>
      <w:numFmt w:val="bullet"/>
      <w:lvlText w:val=""/>
      <w:lvlJc w:val="left"/>
      <w:pPr>
        <w:ind w:left="1540" w:hanging="360"/>
      </w:pPr>
      <w:rPr>
        <w:rFonts w:ascii="Symbol" w:hAnsi="Symbol"/>
      </w:rPr>
    </w:lvl>
    <w:lvl w:ilvl="2" w:tplc="AFE45F5E">
      <w:start w:val="1"/>
      <w:numFmt w:val="bullet"/>
      <w:lvlText w:val=""/>
      <w:lvlJc w:val="left"/>
      <w:pPr>
        <w:ind w:left="1540" w:hanging="360"/>
      </w:pPr>
      <w:rPr>
        <w:rFonts w:ascii="Symbol" w:hAnsi="Symbol"/>
      </w:rPr>
    </w:lvl>
    <w:lvl w:ilvl="3" w:tplc="2F4A7822">
      <w:start w:val="1"/>
      <w:numFmt w:val="bullet"/>
      <w:lvlText w:val=""/>
      <w:lvlJc w:val="left"/>
      <w:pPr>
        <w:ind w:left="1540" w:hanging="360"/>
      </w:pPr>
      <w:rPr>
        <w:rFonts w:ascii="Symbol" w:hAnsi="Symbol"/>
      </w:rPr>
    </w:lvl>
    <w:lvl w:ilvl="4" w:tplc="229C2718">
      <w:start w:val="1"/>
      <w:numFmt w:val="bullet"/>
      <w:lvlText w:val=""/>
      <w:lvlJc w:val="left"/>
      <w:pPr>
        <w:ind w:left="1540" w:hanging="360"/>
      </w:pPr>
      <w:rPr>
        <w:rFonts w:ascii="Symbol" w:hAnsi="Symbol"/>
      </w:rPr>
    </w:lvl>
    <w:lvl w:ilvl="5" w:tplc="14D211D8">
      <w:start w:val="1"/>
      <w:numFmt w:val="bullet"/>
      <w:lvlText w:val=""/>
      <w:lvlJc w:val="left"/>
      <w:pPr>
        <w:ind w:left="1540" w:hanging="360"/>
      </w:pPr>
      <w:rPr>
        <w:rFonts w:ascii="Symbol" w:hAnsi="Symbol"/>
      </w:rPr>
    </w:lvl>
    <w:lvl w:ilvl="6" w:tplc="FA5E8FA2">
      <w:start w:val="1"/>
      <w:numFmt w:val="bullet"/>
      <w:lvlText w:val=""/>
      <w:lvlJc w:val="left"/>
      <w:pPr>
        <w:ind w:left="1540" w:hanging="360"/>
      </w:pPr>
      <w:rPr>
        <w:rFonts w:ascii="Symbol" w:hAnsi="Symbol"/>
      </w:rPr>
    </w:lvl>
    <w:lvl w:ilvl="7" w:tplc="A5C028EA">
      <w:start w:val="1"/>
      <w:numFmt w:val="bullet"/>
      <w:lvlText w:val=""/>
      <w:lvlJc w:val="left"/>
      <w:pPr>
        <w:ind w:left="1540" w:hanging="360"/>
      </w:pPr>
      <w:rPr>
        <w:rFonts w:ascii="Symbol" w:hAnsi="Symbol"/>
      </w:rPr>
    </w:lvl>
    <w:lvl w:ilvl="8" w:tplc="E6BA1718">
      <w:start w:val="1"/>
      <w:numFmt w:val="bullet"/>
      <w:lvlText w:val=""/>
      <w:lvlJc w:val="left"/>
      <w:pPr>
        <w:ind w:left="1540" w:hanging="360"/>
      </w:pPr>
      <w:rPr>
        <w:rFonts w:ascii="Symbol" w:hAnsi="Symbol"/>
      </w:rPr>
    </w:lvl>
  </w:abstractNum>
  <w:abstractNum w:abstractNumId="54" w15:restartNumberingAfterBreak="0">
    <w:nsid w:val="3BE1750E"/>
    <w:multiLevelType w:val="multilevel"/>
    <w:tmpl w:val="EE26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CBE17A3"/>
    <w:multiLevelType w:val="multilevel"/>
    <w:tmpl w:val="D75E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DB4AB3D"/>
    <w:multiLevelType w:val="hybridMultilevel"/>
    <w:tmpl w:val="C5562762"/>
    <w:lvl w:ilvl="0" w:tplc="1F30C5EA">
      <w:start w:val="1"/>
      <w:numFmt w:val="bullet"/>
      <w:lvlText w:val=""/>
      <w:lvlJc w:val="left"/>
      <w:pPr>
        <w:ind w:left="1080" w:hanging="360"/>
      </w:pPr>
      <w:rPr>
        <w:rFonts w:ascii="Symbol" w:hAnsi="Symbol" w:hint="default"/>
      </w:rPr>
    </w:lvl>
    <w:lvl w:ilvl="1" w:tplc="5E7C43CC">
      <w:start w:val="1"/>
      <w:numFmt w:val="bullet"/>
      <w:lvlText w:val="o"/>
      <w:lvlJc w:val="left"/>
      <w:pPr>
        <w:ind w:left="1800" w:hanging="360"/>
      </w:pPr>
      <w:rPr>
        <w:rFonts w:ascii="Courier New" w:hAnsi="Courier New" w:hint="default"/>
      </w:rPr>
    </w:lvl>
    <w:lvl w:ilvl="2" w:tplc="76389CF8">
      <w:start w:val="1"/>
      <w:numFmt w:val="bullet"/>
      <w:lvlText w:val=""/>
      <w:lvlJc w:val="left"/>
      <w:pPr>
        <w:ind w:left="2520" w:hanging="360"/>
      </w:pPr>
      <w:rPr>
        <w:rFonts w:ascii="Wingdings" w:hAnsi="Wingdings" w:hint="default"/>
      </w:rPr>
    </w:lvl>
    <w:lvl w:ilvl="3" w:tplc="3CA26558">
      <w:start w:val="1"/>
      <w:numFmt w:val="bullet"/>
      <w:lvlText w:val=""/>
      <w:lvlJc w:val="left"/>
      <w:pPr>
        <w:ind w:left="3240" w:hanging="360"/>
      </w:pPr>
      <w:rPr>
        <w:rFonts w:ascii="Symbol" w:hAnsi="Symbol" w:hint="default"/>
      </w:rPr>
    </w:lvl>
    <w:lvl w:ilvl="4" w:tplc="54B046E6">
      <w:start w:val="1"/>
      <w:numFmt w:val="bullet"/>
      <w:lvlText w:val="o"/>
      <w:lvlJc w:val="left"/>
      <w:pPr>
        <w:ind w:left="3960" w:hanging="360"/>
      </w:pPr>
      <w:rPr>
        <w:rFonts w:ascii="Courier New" w:hAnsi="Courier New" w:hint="default"/>
      </w:rPr>
    </w:lvl>
    <w:lvl w:ilvl="5" w:tplc="3C8ADCF4">
      <w:start w:val="1"/>
      <w:numFmt w:val="bullet"/>
      <w:lvlText w:val=""/>
      <w:lvlJc w:val="left"/>
      <w:pPr>
        <w:ind w:left="4680" w:hanging="360"/>
      </w:pPr>
      <w:rPr>
        <w:rFonts w:ascii="Wingdings" w:hAnsi="Wingdings" w:hint="default"/>
      </w:rPr>
    </w:lvl>
    <w:lvl w:ilvl="6" w:tplc="1D92D8B6">
      <w:start w:val="1"/>
      <w:numFmt w:val="bullet"/>
      <w:lvlText w:val=""/>
      <w:lvlJc w:val="left"/>
      <w:pPr>
        <w:ind w:left="5400" w:hanging="360"/>
      </w:pPr>
      <w:rPr>
        <w:rFonts w:ascii="Symbol" w:hAnsi="Symbol" w:hint="default"/>
      </w:rPr>
    </w:lvl>
    <w:lvl w:ilvl="7" w:tplc="5A4A5606">
      <w:start w:val="1"/>
      <w:numFmt w:val="bullet"/>
      <w:lvlText w:val="o"/>
      <w:lvlJc w:val="left"/>
      <w:pPr>
        <w:ind w:left="6120" w:hanging="360"/>
      </w:pPr>
      <w:rPr>
        <w:rFonts w:ascii="Courier New" w:hAnsi="Courier New" w:hint="default"/>
      </w:rPr>
    </w:lvl>
    <w:lvl w:ilvl="8" w:tplc="9F66A19A">
      <w:start w:val="1"/>
      <w:numFmt w:val="bullet"/>
      <w:lvlText w:val=""/>
      <w:lvlJc w:val="left"/>
      <w:pPr>
        <w:ind w:left="6840" w:hanging="360"/>
      </w:pPr>
      <w:rPr>
        <w:rFonts w:ascii="Wingdings" w:hAnsi="Wingdings" w:hint="default"/>
      </w:rPr>
    </w:lvl>
  </w:abstractNum>
  <w:abstractNum w:abstractNumId="57" w15:restartNumberingAfterBreak="0">
    <w:nsid w:val="3F096A89"/>
    <w:multiLevelType w:val="multilevel"/>
    <w:tmpl w:val="8C808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F833AB1"/>
    <w:multiLevelType w:val="multilevel"/>
    <w:tmpl w:val="942C0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14230A7"/>
    <w:multiLevelType w:val="multilevel"/>
    <w:tmpl w:val="4118A0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1B1E341"/>
    <w:multiLevelType w:val="hybridMultilevel"/>
    <w:tmpl w:val="663EEBF4"/>
    <w:lvl w:ilvl="0" w:tplc="A0E2A58E">
      <w:start w:val="1"/>
      <w:numFmt w:val="bullet"/>
      <w:lvlText w:val=""/>
      <w:lvlJc w:val="left"/>
      <w:pPr>
        <w:ind w:left="1080" w:hanging="360"/>
      </w:pPr>
      <w:rPr>
        <w:rFonts w:ascii="Symbol" w:hAnsi="Symbol" w:hint="default"/>
      </w:rPr>
    </w:lvl>
    <w:lvl w:ilvl="1" w:tplc="DC00A392">
      <w:start w:val="1"/>
      <w:numFmt w:val="bullet"/>
      <w:lvlText w:val="o"/>
      <w:lvlJc w:val="left"/>
      <w:pPr>
        <w:ind w:left="1800" w:hanging="360"/>
      </w:pPr>
      <w:rPr>
        <w:rFonts w:ascii="Courier New" w:hAnsi="Courier New" w:hint="default"/>
      </w:rPr>
    </w:lvl>
    <w:lvl w:ilvl="2" w:tplc="AA1C7EA6">
      <w:start w:val="1"/>
      <w:numFmt w:val="bullet"/>
      <w:lvlText w:val=""/>
      <w:lvlJc w:val="left"/>
      <w:pPr>
        <w:ind w:left="2520" w:hanging="360"/>
      </w:pPr>
      <w:rPr>
        <w:rFonts w:ascii="Wingdings" w:hAnsi="Wingdings" w:hint="default"/>
      </w:rPr>
    </w:lvl>
    <w:lvl w:ilvl="3" w:tplc="0670699C">
      <w:start w:val="1"/>
      <w:numFmt w:val="bullet"/>
      <w:lvlText w:val=""/>
      <w:lvlJc w:val="left"/>
      <w:pPr>
        <w:ind w:left="3240" w:hanging="360"/>
      </w:pPr>
      <w:rPr>
        <w:rFonts w:ascii="Symbol" w:hAnsi="Symbol" w:hint="default"/>
      </w:rPr>
    </w:lvl>
    <w:lvl w:ilvl="4" w:tplc="26644A86">
      <w:start w:val="1"/>
      <w:numFmt w:val="bullet"/>
      <w:lvlText w:val="o"/>
      <w:lvlJc w:val="left"/>
      <w:pPr>
        <w:ind w:left="3960" w:hanging="360"/>
      </w:pPr>
      <w:rPr>
        <w:rFonts w:ascii="Courier New" w:hAnsi="Courier New" w:hint="default"/>
      </w:rPr>
    </w:lvl>
    <w:lvl w:ilvl="5" w:tplc="834C9682">
      <w:start w:val="1"/>
      <w:numFmt w:val="bullet"/>
      <w:lvlText w:val=""/>
      <w:lvlJc w:val="left"/>
      <w:pPr>
        <w:ind w:left="4680" w:hanging="360"/>
      </w:pPr>
      <w:rPr>
        <w:rFonts w:ascii="Wingdings" w:hAnsi="Wingdings" w:hint="default"/>
      </w:rPr>
    </w:lvl>
    <w:lvl w:ilvl="6" w:tplc="91308332">
      <w:start w:val="1"/>
      <w:numFmt w:val="bullet"/>
      <w:lvlText w:val=""/>
      <w:lvlJc w:val="left"/>
      <w:pPr>
        <w:ind w:left="5400" w:hanging="360"/>
      </w:pPr>
      <w:rPr>
        <w:rFonts w:ascii="Symbol" w:hAnsi="Symbol" w:hint="default"/>
      </w:rPr>
    </w:lvl>
    <w:lvl w:ilvl="7" w:tplc="7F86B5DC">
      <w:start w:val="1"/>
      <w:numFmt w:val="bullet"/>
      <w:lvlText w:val="o"/>
      <w:lvlJc w:val="left"/>
      <w:pPr>
        <w:ind w:left="6120" w:hanging="360"/>
      </w:pPr>
      <w:rPr>
        <w:rFonts w:ascii="Courier New" w:hAnsi="Courier New" w:hint="default"/>
      </w:rPr>
    </w:lvl>
    <w:lvl w:ilvl="8" w:tplc="36A811E8">
      <w:start w:val="1"/>
      <w:numFmt w:val="bullet"/>
      <w:lvlText w:val=""/>
      <w:lvlJc w:val="left"/>
      <w:pPr>
        <w:ind w:left="6840" w:hanging="360"/>
      </w:pPr>
      <w:rPr>
        <w:rFonts w:ascii="Wingdings" w:hAnsi="Wingdings" w:hint="default"/>
      </w:rPr>
    </w:lvl>
  </w:abstractNum>
  <w:abstractNum w:abstractNumId="61" w15:restartNumberingAfterBreak="0">
    <w:nsid w:val="43E73ACD"/>
    <w:multiLevelType w:val="multilevel"/>
    <w:tmpl w:val="F530B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42F13E9"/>
    <w:multiLevelType w:val="hybridMultilevel"/>
    <w:tmpl w:val="205E18EC"/>
    <w:lvl w:ilvl="0" w:tplc="FFFFFFFF">
      <w:start w:val="1"/>
      <w:numFmt w:val="decimal"/>
      <w:lvlText w:val="%1."/>
      <w:lvlJc w:val="left"/>
      <w:pPr>
        <w:ind w:left="1440" w:hanging="360"/>
      </w:p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3" w15:restartNumberingAfterBreak="0">
    <w:nsid w:val="44650B6D"/>
    <w:multiLevelType w:val="multilevel"/>
    <w:tmpl w:val="E910B1F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58003E5"/>
    <w:multiLevelType w:val="multilevel"/>
    <w:tmpl w:val="0ECE3D7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46DF2A6D"/>
    <w:multiLevelType w:val="multilevel"/>
    <w:tmpl w:val="B3E62B0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77355DD"/>
    <w:multiLevelType w:val="multilevel"/>
    <w:tmpl w:val="85185EBC"/>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4ABD02EC"/>
    <w:multiLevelType w:val="hybridMultilevel"/>
    <w:tmpl w:val="BA90B75A"/>
    <w:lvl w:ilvl="0" w:tplc="894A82B0">
      <w:start w:val="1"/>
      <w:numFmt w:val="bullet"/>
      <w:lvlText w:val=""/>
      <w:lvlJc w:val="left"/>
      <w:pPr>
        <w:ind w:left="1080" w:hanging="360"/>
      </w:pPr>
      <w:rPr>
        <w:rFonts w:ascii="Symbol" w:hAnsi="Symbol" w:hint="default"/>
      </w:rPr>
    </w:lvl>
    <w:lvl w:ilvl="1" w:tplc="223A7EF8">
      <w:start w:val="1"/>
      <w:numFmt w:val="bullet"/>
      <w:lvlText w:val="o"/>
      <w:lvlJc w:val="left"/>
      <w:pPr>
        <w:ind w:left="1800" w:hanging="360"/>
      </w:pPr>
      <w:rPr>
        <w:rFonts w:ascii="Courier New" w:hAnsi="Courier New" w:hint="default"/>
      </w:rPr>
    </w:lvl>
    <w:lvl w:ilvl="2" w:tplc="564AD0A2">
      <w:start w:val="1"/>
      <w:numFmt w:val="bullet"/>
      <w:lvlText w:val=""/>
      <w:lvlJc w:val="left"/>
      <w:pPr>
        <w:ind w:left="2520" w:hanging="360"/>
      </w:pPr>
      <w:rPr>
        <w:rFonts w:ascii="Wingdings" w:hAnsi="Wingdings" w:hint="default"/>
      </w:rPr>
    </w:lvl>
    <w:lvl w:ilvl="3" w:tplc="7BB8A7BA">
      <w:start w:val="1"/>
      <w:numFmt w:val="bullet"/>
      <w:lvlText w:val=""/>
      <w:lvlJc w:val="left"/>
      <w:pPr>
        <w:ind w:left="3240" w:hanging="360"/>
      </w:pPr>
      <w:rPr>
        <w:rFonts w:ascii="Symbol" w:hAnsi="Symbol" w:hint="default"/>
      </w:rPr>
    </w:lvl>
    <w:lvl w:ilvl="4" w:tplc="FA4E3568">
      <w:start w:val="1"/>
      <w:numFmt w:val="bullet"/>
      <w:lvlText w:val="o"/>
      <w:lvlJc w:val="left"/>
      <w:pPr>
        <w:ind w:left="3960" w:hanging="360"/>
      </w:pPr>
      <w:rPr>
        <w:rFonts w:ascii="Courier New" w:hAnsi="Courier New" w:hint="default"/>
      </w:rPr>
    </w:lvl>
    <w:lvl w:ilvl="5" w:tplc="20C45396">
      <w:start w:val="1"/>
      <w:numFmt w:val="bullet"/>
      <w:lvlText w:val=""/>
      <w:lvlJc w:val="left"/>
      <w:pPr>
        <w:ind w:left="4680" w:hanging="360"/>
      </w:pPr>
      <w:rPr>
        <w:rFonts w:ascii="Wingdings" w:hAnsi="Wingdings" w:hint="default"/>
      </w:rPr>
    </w:lvl>
    <w:lvl w:ilvl="6" w:tplc="261E9738">
      <w:start w:val="1"/>
      <w:numFmt w:val="bullet"/>
      <w:lvlText w:val=""/>
      <w:lvlJc w:val="left"/>
      <w:pPr>
        <w:ind w:left="5400" w:hanging="360"/>
      </w:pPr>
      <w:rPr>
        <w:rFonts w:ascii="Symbol" w:hAnsi="Symbol" w:hint="default"/>
      </w:rPr>
    </w:lvl>
    <w:lvl w:ilvl="7" w:tplc="A98A7E2C">
      <w:start w:val="1"/>
      <w:numFmt w:val="bullet"/>
      <w:lvlText w:val="o"/>
      <w:lvlJc w:val="left"/>
      <w:pPr>
        <w:ind w:left="6120" w:hanging="360"/>
      </w:pPr>
      <w:rPr>
        <w:rFonts w:ascii="Courier New" w:hAnsi="Courier New" w:hint="default"/>
      </w:rPr>
    </w:lvl>
    <w:lvl w:ilvl="8" w:tplc="CC7C2A42">
      <w:start w:val="1"/>
      <w:numFmt w:val="bullet"/>
      <w:lvlText w:val=""/>
      <w:lvlJc w:val="left"/>
      <w:pPr>
        <w:ind w:left="6840" w:hanging="360"/>
      </w:pPr>
      <w:rPr>
        <w:rFonts w:ascii="Wingdings" w:hAnsi="Wingdings" w:hint="default"/>
      </w:rPr>
    </w:lvl>
  </w:abstractNum>
  <w:abstractNum w:abstractNumId="68" w15:restartNumberingAfterBreak="0">
    <w:nsid w:val="4EB7B7BF"/>
    <w:multiLevelType w:val="hybridMultilevel"/>
    <w:tmpl w:val="75F80732"/>
    <w:lvl w:ilvl="0" w:tplc="4C3ADF9C">
      <w:start w:val="1"/>
      <w:numFmt w:val="bullet"/>
      <w:lvlText w:val=""/>
      <w:lvlJc w:val="left"/>
      <w:pPr>
        <w:ind w:left="1080" w:hanging="360"/>
      </w:pPr>
      <w:rPr>
        <w:rFonts w:ascii="Symbol" w:hAnsi="Symbol" w:hint="default"/>
      </w:rPr>
    </w:lvl>
    <w:lvl w:ilvl="1" w:tplc="01E4CAE6">
      <w:start w:val="1"/>
      <w:numFmt w:val="bullet"/>
      <w:lvlText w:val="o"/>
      <w:lvlJc w:val="left"/>
      <w:pPr>
        <w:ind w:left="1800" w:hanging="360"/>
      </w:pPr>
      <w:rPr>
        <w:rFonts w:ascii="Courier New" w:hAnsi="Courier New" w:hint="default"/>
      </w:rPr>
    </w:lvl>
    <w:lvl w:ilvl="2" w:tplc="5AF87358">
      <w:start w:val="1"/>
      <w:numFmt w:val="bullet"/>
      <w:lvlText w:val=""/>
      <w:lvlJc w:val="left"/>
      <w:pPr>
        <w:ind w:left="2520" w:hanging="360"/>
      </w:pPr>
      <w:rPr>
        <w:rFonts w:ascii="Wingdings" w:hAnsi="Wingdings" w:hint="default"/>
      </w:rPr>
    </w:lvl>
    <w:lvl w:ilvl="3" w:tplc="79F668DA">
      <w:start w:val="1"/>
      <w:numFmt w:val="bullet"/>
      <w:lvlText w:val=""/>
      <w:lvlJc w:val="left"/>
      <w:pPr>
        <w:ind w:left="3240" w:hanging="360"/>
      </w:pPr>
      <w:rPr>
        <w:rFonts w:ascii="Symbol" w:hAnsi="Symbol" w:hint="default"/>
      </w:rPr>
    </w:lvl>
    <w:lvl w:ilvl="4" w:tplc="CBB8DD0A">
      <w:start w:val="1"/>
      <w:numFmt w:val="bullet"/>
      <w:lvlText w:val="o"/>
      <w:lvlJc w:val="left"/>
      <w:pPr>
        <w:ind w:left="3960" w:hanging="360"/>
      </w:pPr>
      <w:rPr>
        <w:rFonts w:ascii="Courier New" w:hAnsi="Courier New" w:hint="default"/>
      </w:rPr>
    </w:lvl>
    <w:lvl w:ilvl="5" w:tplc="48A0A798">
      <w:start w:val="1"/>
      <w:numFmt w:val="bullet"/>
      <w:lvlText w:val=""/>
      <w:lvlJc w:val="left"/>
      <w:pPr>
        <w:ind w:left="4680" w:hanging="360"/>
      </w:pPr>
      <w:rPr>
        <w:rFonts w:ascii="Wingdings" w:hAnsi="Wingdings" w:hint="default"/>
      </w:rPr>
    </w:lvl>
    <w:lvl w:ilvl="6" w:tplc="FDC64240">
      <w:start w:val="1"/>
      <w:numFmt w:val="bullet"/>
      <w:lvlText w:val=""/>
      <w:lvlJc w:val="left"/>
      <w:pPr>
        <w:ind w:left="5400" w:hanging="360"/>
      </w:pPr>
      <w:rPr>
        <w:rFonts w:ascii="Symbol" w:hAnsi="Symbol" w:hint="default"/>
      </w:rPr>
    </w:lvl>
    <w:lvl w:ilvl="7" w:tplc="0A082B94">
      <w:start w:val="1"/>
      <w:numFmt w:val="bullet"/>
      <w:lvlText w:val="o"/>
      <w:lvlJc w:val="left"/>
      <w:pPr>
        <w:ind w:left="6120" w:hanging="360"/>
      </w:pPr>
      <w:rPr>
        <w:rFonts w:ascii="Courier New" w:hAnsi="Courier New" w:hint="default"/>
      </w:rPr>
    </w:lvl>
    <w:lvl w:ilvl="8" w:tplc="505C2816">
      <w:start w:val="1"/>
      <w:numFmt w:val="bullet"/>
      <w:lvlText w:val=""/>
      <w:lvlJc w:val="left"/>
      <w:pPr>
        <w:ind w:left="6840" w:hanging="360"/>
      </w:pPr>
      <w:rPr>
        <w:rFonts w:ascii="Wingdings" w:hAnsi="Wingdings" w:hint="default"/>
      </w:rPr>
    </w:lvl>
  </w:abstractNum>
  <w:abstractNum w:abstractNumId="69" w15:restartNumberingAfterBreak="0">
    <w:nsid w:val="4EE560F9"/>
    <w:multiLevelType w:val="multilevel"/>
    <w:tmpl w:val="DE80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2A968D9"/>
    <w:multiLevelType w:val="multilevel"/>
    <w:tmpl w:val="14DC7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57E66E36"/>
    <w:multiLevelType w:val="multilevel"/>
    <w:tmpl w:val="B9849574"/>
    <w:lvl w:ilvl="0">
      <w:start w:val="1"/>
      <w:numFmt w:val="decimal"/>
      <w:lvlText w:val="%1."/>
      <w:lvlJc w:val="left"/>
      <w:pPr>
        <w:ind w:left="720" w:hanging="360"/>
      </w:pPr>
      <w:rPr>
        <w:rFonts w:ascii="Cambria" w:eastAsia="Cambria" w:hAnsi="Cambria" w:cs="Cambria"/>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5AFE0105"/>
    <w:multiLevelType w:val="multilevel"/>
    <w:tmpl w:val="96E8C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D623E54"/>
    <w:multiLevelType w:val="multilevel"/>
    <w:tmpl w:val="CFFA447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DB41699"/>
    <w:multiLevelType w:val="multilevel"/>
    <w:tmpl w:val="45A8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E77448D"/>
    <w:multiLevelType w:val="multilevel"/>
    <w:tmpl w:val="1A9C13AE"/>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5F102BE9"/>
    <w:multiLevelType w:val="multilevel"/>
    <w:tmpl w:val="6BBEC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FCCC9CE"/>
    <w:multiLevelType w:val="hybridMultilevel"/>
    <w:tmpl w:val="A5B6A6BA"/>
    <w:lvl w:ilvl="0" w:tplc="A85EC88A">
      <w:start w:val="1"/>
      <w:numFmt w:val="decimal"/>
      <w:lvlText w:val="%1."/>
      <w:lvlJc w:val="left"/>
      <w:pPr>
        <w:ind w:left="360" w:hanging="360"/>
      </w:pPr>
      <w:rPr>
        <w:rFonts w:ascii="Cambria" w:hAnsi="Cambria" w:hint="default"/>
      </w:rPr>
    </w:lvl>
    <w:lvl w:ilvl="1" w:tplc="FB14F858">
      <w:start w:val="1"/>
      <w:numFmt w:val="lowerLetter"/>
      <w:lvlText w:val="%2."/>
      <w:lvlJc w:val="left"/>
      <w:pPr>
        <w:ind w:left="1800" w:hanging="360"/>
      </w:pPr>
    </w:lvl>
    <w:lvl w:ilvl="2" w:tplc="035C3FC0">
      <w:start w:val="1"/>
      <w:numFmt w:val="lowerRoman"/>
      <w:lvlText w:val="%3."/>
      <w:lvlJc w:val="right"/>
      <w:pPr>
        <w:ind w:left="2520" w:hanging="180"/>
      </w:pPr>
    </w:lvl>
    <w:lvl w:ilvl="3" w:tplc="2A00B8EC">
      <w:start w:val="1"/>
      <w:numFmt w:val="decimal"/>
      <w:lvlText w:val="%4."/>
      <w:lvlJc w:val="left"/>
      <w:pPr>
        <w:ind w:left="3240" w:hanging="360"/>
      </w:pPr>
    </w:lvl>
    <w:lvl w:ilvl="4" w:tplc="E07A6708">
      <w:start w:val="1"/>
      <w:numFmt w:val="lowerLetter"/>
      <w:lvlText w:val="%5."/>
      <w:lvlJc w:val="left"/>
      <w:pPr>
        <w:ind w:left="3960" w:hanging="360"/>
      </w:pPr>
    </w:lvl>
    <w:lvl w:ilvl="5" w:tplc="1B54B8C2">
      <w:start w:val="1"/>
      <w:numFmt w:val="lowerRoman"/>
      <w:lvlText w:val="%6."/>
      <w:lvlJc w:val="right"/>
      <w:pPr>
        <w:ind w:left="4680" w:hanging="180"/>
      </w:pPr>
    </w:lvl>
    <w:lvl w:ilvl="6" w:tplc="87D69BE8">
      <w:start w:val="1"/>
      <w:numFmt w:val="decimal"/>
      <w:lvlText w:val="%7."/>
      <w:lvlJc w:val="left"/>
      <w:pPr>
        <w:ind w:left="5400" w:hanging="360"/>
      </w:pPr>
    </w:lvl>
    <w:lvl w:ilvl="7" w:tplc="A8706DB0">
      <w:start w:val="1"/>
      <w:numFmt w:val="lowerLetter"/>
      <w:lvlText w:val="%8."/>
      <w:lvlJc w:val="left"/>
      <w:pPr>
        <w:ind w:left="6120" w:hanging="360"/>
      </w:pPr>
    </w:lvl>
    <w:lvl w:ilvl="8" w:tplc="5E123C54">
      <w:start w:val="1"/>
      <w:numFmt w:val="lowerRoman"/>
      <w:lvlText w:val="%9."/>
      <w:lvlJc w:val="right"/>
      <w:pPr>
        <w:ind w:left="6840" w:hanging="180"/>
      </w:pPr>
    </w:lvl>
  </w:abstractNum>
  <w:abstractNum w:abstractNumId="78" w15:restartNumberingAfterBreak="0">
    <w:nsid w:val="600732C7"/>
    <w:multiLevelType w:val="multilevel"/>
    <w:tmpl w:val="69A0A48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42F2B01"/>
    <w:multiLevelType w:val="multilevel"/>
    <w:tmpl w:val="E2624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63A01A3"/>
    <w:multiLevelType w:val="multilevel"/>
    <w:tmpl w:val="CE60C3F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967550B"/>
    <w:multiLevelType w:val="multilevel"/>
    <w:tmpl w:val="B3CE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CDD2BA5"/>
    <w:multiLevelType w:val="hybridMultilevel"/>
    <w:tmpl w:val="3342C04A"/>
    <w:lvl w:ilvl="0" w:tplc="1AB86C38">
      <w:start w:val="1"/>
      <w:numFmt w:val="bullet"/>
      <w:lvlText w:val="-"/>
      <w:lvlJc w:val="left"/>
      <w:pPr>
        <w:ind w:left="1080" w:hanging="360"/>
      </w:pPr>
      <w:rPr>
        <w:rFonts w:ascii="Aptos" w:hAnsi="Apto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3" w15:restartNumberingAfterBreak="0">
    <w:nsid w:val="6EA44652"/>
    <w:multiLevelType w:val="multilevel"/>
    <w:tmpl w:val="041AA4FC"/>
    <w:lvl w:ilvl="0">
      <w:start w:val="2"/>
      <w:numFmt w:val="decimal"/>
      <w:lvlText w:val="%1."/>
      <w:lvlJc w:val="left"/>
      <w:pPr>
        <w:ind w:left="720" w:hanging="360"/>
      </w:pPr>
      <w:rPr>
        <w:rFonts w:ascii="Cambria" w:eastAsia="Cambria" w:hAnsi="Cambria" w:cs="Cambria"/>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70152656"/>
    <w:multiLevelType w:val="multilevel"/>
    <w:tmpl w:val="B79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1407D75"/>
    <w:multiLevelType w:val="multilevel"/>
    <w:tmpl w:val="9AA8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1906B37"/>
    <w:multiLevelType w:val="multilevel"/>
    <w:tmpl w:val="BC6E6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2B96CEE"/>
    <w:multiLevelType w:val="multilevel"/>
    <w:tmpl w:val="8A066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2E91267"/>
    <w:multiLevelType w:val="multilevel"/>
    <w:tmpl w:val="746CC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60A2F91"/>
    <w:multiLevelType w:val="multilevel"/>
    <w:tmpl w:val="FB1E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6225501"/>
    <w:multiLevelType w:val="multilevel"/>
    <w:tmpl w:val="9B360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6AA846E"/>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2" w15:restartNumberingAfterBreak="0">
    <w:nsid w:val="78F7637D"/>
    <w:multiLevelType w:val="multilevel"/>
    <w:tmpl w:val="F2D8FAC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939613B"/>
    <w:multiLevelType w:val="multilevel"/>
    <w:tmpl w:val="A8EE3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975524F"/>
    <w:multiLevelType w:val="multilevel"/>
    <w:tmpl w:val="F058F086"/>
    <w:lvl w:ilvl="0">
      <w:start w:val="1"/>
      <w:numFmt w:val="bullet"/>
      <w:lvlText w:val="●"/>
      <w:lvlJc w:val="left"/>
      <w:pPr>
        <w:ind w:left="720" w:hanging="360"/>
      </w:pPr>
      <w:rPr>
        <w:rFonts w:ascii="Verdana" w:eastAsia="Verdana" w:hAnsi="Verdana" w:cs="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E21143B"/>
    <w:multiLevelType w:val="hybridMultilevel"/>
    <w:tmpl w:val="A0A08528"/>
    <w:lvl w:ilvl="0" w:tplc="B6D0CD64">
      <w:start w:val="1"/>
      <w:numFmt w:val="bullet"/>
      <w:lvlText w:val=""/>
      <w:lvlJc w:val="left"/>
      <w:pPr>
        <w:ind w:left="1540" w:hanging="360"/>
      </w:pPr>
      <w:rPr>
        <w:rFonts w:ascii="Symbol" w:hAnsi="Symbol"/>
      </w:rPr>
    </w:lvl>
    <w:lvl w:ilvl="1" w:tplc="F620EFF4">
      <w:start w:val="1"/>
      <w:numFmt w:val="bullet"/>
      <w:lvlText w:val=""/>
      <w:lvlJc w:val="left"/>
      <w:pPr>
        <w:ind w:left="1540" w:hanging="360"/>
      </w:pPr>
      <w:rPr>
        <w:rFonts w:ascii="Symbol" w:hAnsi="Symbol"/>
      </w:rPr>
    </w:lvl>
    <w:lvl w:ilvl="2" w:tplc="F034B2EE">
      <w:start w:val="1"/>
      <w:numFmt w:val="bullet"/>
      <w:lvlText w:val=""/>
      <w:lvlJc w:val="left"/>
      <w:pPr>
        <w:ind w:left="1540" w:hanging="360"/>
      </w:pPr>
      <w:rPr>
        <w:rFonts w:ascii="Symbol" w:hAnsi="Symbol"/>
      </w:rPr>
    </w:lvl>
    <w:lvl w:ilvl="3" w:tplc="054EBEF2">
      <w:start w:val="1"/>
      <w:numFmt w:val="bullet"/>
      <w:lvlText w:val=""/>
      <w:lvlJc w:val="left"/>
      <w:pPr>
        <w:ind w:left="1540" w:hanging="360"/>
      </w:pPr>
      <w:rPr>
        <w:rFonts w:ascii="Symbol" w:hAnsi="Symbol"/>
      </w:rPr>
    </w:lvl>
    <w:lvl w:ilvl="4" w:tplc="BFCCA79A">
      <w:start w:val="1"/>
      <w:numFmt w:val="bullet"/>
      <w:lvlText w:val=""/>
      <w:lvlJc w:val="left"/>
      <w:pPr>
        <w:ind w:left="1540" w:hanging="360"/>
      </w:pPr>
      <w:rPr>
        <w:rFonts w:ascii="Symbol" w:hAnsi="Symbol"/>
      </w:rPr>
    </w:lvl>
    <w:lvl w:ilvl="5" w:tplc="4BA2FE82">
      <w:start w:val="1"/>
      <w:numFmt w:val="bullet"/>
      <w:lvlText w:val=""/>
      <w:lvlJc w:val="left"/>
      <w:pPr>
        <w:ind w:left="1540" w:hanging="360"/>
      </w:pPr>
      <w:rPr>
        <w:rFonts w:ascii="Symbol" w:hAnsi="Symbol"/>
      </w:rPr>
    </w:lvl>
    <w:lvl w:ilvl="6" w:tplc="46B26992">
      <w:start w:val="1"/>
      <w:numFmt w:val="bullet"/>
      <w:lvlText w:val=""/>
      <w:lvlJc w:val="left"/>
      <w:pPr>
        <w:ind w:left="1540" w:hanging="360"/>
      </w:pPr>
      <w:rPr>
        <w:rFonts w:ascii="Symbol" w:hAnsi="Symbol"/>
      </w:rPr>
    </w:lvl>
    <w:lvl w:ilvl="7" w:tplc="65D4DD34">
      <w:start w:val="1"/>
      <w:numFmt w:val="bullet"/>
      <w:lvlText w:val=""/>
      <w:lvlJc w:val="left"/>
      <w:pPr>
        <w:ind w:left="1540" w:hanging="360"/>
      </w:pPr>
      <w:rPr>
        <w:rFonts w:ascii="Symbol" w:hAnsi="Symbol"/>
      </w:rPr>
    </w:lvl>
    <w:lvl w:ilvl="8" w:tplc="A7C81900">
      <w:start w:val="1"/>
      <w:numFmt w:val="bullet"/>
      <w:lvlText w:val=""/>
      <w:lvlJc w:val="left"/>
      <w:pPr>
        <w:ind w:left="1540" w:hanging="360"/>
      </w:pPr>
      <w:rPr>
        <w:rFonts w:ascii="Symbol" w:hAnsi="Symbol"/>
      </w:rPr>
    </w:lvl>
  </w:abstractNum>
  <w:num w:numId="1" w16cid:durableId="522474454">
    <w:abstractNumId w:val="24"/>
  </w:num>
  <w:num w:numId="2" w16cid:durableId="1281496347">
    <w:abstractNumId w:val="31"/>
  </w:num>
  <w:num w:numId="3" w16cid:durableId="1077435942">
    <w:abstractNumId w:val="46"/>
  </w:num>
  <w:num w:numId="4" w16cid:durableId="1108623837">
    <w:abstractNumId w:val="32"/>
  </w:num>
  <w:num w:numId="5" w16cid:durableId="125508372">
    <w:abstractNumId w:val="68"/>
  </w:num>
  <w:num w:numId="6" w16cid:durableId="829559362">
    <w:abstractNumId w:val="60"/>
  </w:num>
  <w:num w:numId="7" w16cid:durableId="737247004">
    <w:abstractNumId w:val="67"/>
  </w:num>
  <w:num w:numId="8" w16cid:durableId="1841921382">
    <w:abstractNumId w:val="8"/>
  </w:num>
  <w:num w:numId="9" w16cid:durableId="849640949">
    <w:abstractNumId w:val="37"/>
  </w:num>
  <w:num w:numId="10" w16cid:durableId="890388721">
    <w:abstractNumId w:val="30"/>
  </w:num>
  <w:num w:numId="11" w16cid:durableId="1944920959">
    <w:abstractNumId w:val="56"/>
  </w:num>
  <w:num w:numId="12" w16cid:durableId="1524442568">
    <w:abstractNumId w:val="15"/>
  </w:num>
  <w:num w:numId="13" w16cid:durableId="712732580">
    <w:abstractNumId w:val="27"/>
  </w:num>
  <w:num w:numId="14" w16cid:durableId="25256122">
    <w:abstractNumId w:val="35"/>
  </w:num>
  <w:num w:numId="15" w16cid:durableId="1982730681">
    <w:abstractNumId w:val="0"/>
  </w:num>
  <w:num w:numId="16" w16cid:durableId="639576155">
    <w:abstractNumId w:val="91"/>
  </w:num>
  <w:num w:numId="17" w16cid:durableId="1782186438">
    <w:abstractNumId w:val="40"/>
  </w:num>
  <w:num w:numId="18" w16cid:durableId="1864511541">
    <w:abstractNumId w:val="52"/>
  </w:num>
  <w:num w:numId="19" w16cid:durableId="879364818">
    <w:abstractNumId w:val="78"/>
  </w:num>
  <w:num w:numId="20" w16cid:durableId="898201274">
    <w:abstractNumId w:val="6"/>
  </w:num>
  <w:num w:numId="21" w16cid:durableId="257446807">
    <w:abstractNumId w:val="2"/>
  </w:num>
  <w:num w:numId="22" w16cid:durableId="50617177">
    <w:abstractNumId w:val="45"/>
  </w:num>
  <w:num w:numId="23" w16cid:durableId="255137021">
    <w:abstractNumId w:val="14"/>
  </w:num>
  <w:num w:numId="24" w16cid:durableId="1028876205">
    <w:abstractNumId w:val="48"/>
  </w:num>
  <w:num w:numId="25" w16cid:durableId="231352820">
    <w:abstractNumId w:val="63"/>
  </w:num>
  <w:num w:numId="26" w16cid:durableId="393823324">
    <w:abstractNumId w:val="59"/>
  </w:num>
  <w:num w:numId="27" w16cid:durableId="952595212">
    <w:abstractNumId w:val="41"/>
  </w:num>
  <w:num w:numId="28" w16cid:durableId="1201236929">
    <w:abstractNumId w:val="34"/>
  </w:num>
  <w:num w:numId="29" w16cid:durableId="1822699884">
    <w:abstractNumId w:val="4"/>
  </w:num>
  <w:num w:numId="30" w16cid:durableId="677805857">
    <w:abstractNumId w:val="50"/>
  </w:num>
  <w:num w:numId="31" w16cid:durableId="430396036">
    <w:abstractNumId w:val="3"/>
  </w:num>
  <w:num w:numId="32" w16cid:durableId="1636259438">
    <w:abstractNumId w:val="49"/>
  </w:num>
  <w:num w:numId="33" w16cid:durableId="286741718">
    <w:abstractNumId w:val="28"/>
  </w:num>
  <w:num w:numId="34" w16cid:durableId="454444640">
    <w:abstractNumId w:val="66"/>
  </w:num>
  <w:num w:numId="35" w16cid:durableId="830214075">
    <w:abstractNumId w:val="71"/>
  </w:num>
  <w:num w:numId="36" w16cid:durableId="738021138">
    <w:abstractNumId w:val="83"/>
  </w:num>
  <w:num w:numId="37" w16cid:durableId="960842103">
    <w:abstractNumId w:val="1"/>
  </w:num>
  <w:num w:numId="38" w16cid:durableId="1255088053">
    <w:abstractNumId w:val="65"/>
  </w:num>
  <w:num w:numId="39" w16cid:durableId="1008824928">
    <w:abstractNumId w:val="19"/>
  </w:num>
  <w:num w:numId="40" w16cid:durableId="375348305">
    <w:abstractNumId w:val="64"/>
  </w:num>
  <w:num w:numId="41" w16cid:durableId="755439962">
    <w:abstractNumId w:val="38"/>
  </w:num>
  <w:num w:numId="42" w16cid:durableId="353776814">
    <w:abstractNumId w:val="11"/>
  </w:num>
  <w:num w:numId="43" w16cid:durableId="488516624">
    <w:abstractNumId w:val="75"/>
  </w:num>
  <w:num w:numId="44" w16cid:durableId="778068564">
    <w:abstractNumId w:val="5"/>
  </w:num>
  <w:num w:numId="45" w16cid:durableId="94636430">
    <w:abstractNumId w:val="42"/>
  </w:num>
  <w:num w:numId="46" w16cid:durableId="1352489136">
    <w:abstractNumId w:val="73"/>
  </w:num>
  <w:num w:numId="47" w16cid:durableId="1897935844">
    <w:abstractNumId w:val="18"/>
  </w:num>
  <w:num w:numId="48" w16cid:durableId="1426684239">
    <w:abstractNumId w:val="92"/>
  </w:num>
  <w:num w:numId="49" w16cid:durableId="720253969">
    <w:abstractNumId w:val="26"/>
  </w:num>
  <w:num w:numId="50" w16cid:durableId="672683723">
    <w:abstractNumId w:val="80"/>
  </w:num>
  <w:num w:numId="51" w16cid:durableId="67581547">
    <w:abstractNumId w:val="23"/>
  </w:num>
  <w:num w:numId="52" w16cid:durableId="343631952">
    <w:abstractNumId w:val="21"/>
  </w:num>
  <w:num w:numId="53" w16cid:durableId="74865892">
    <w:abstractNumId w:val="79"/>
  </w:num>
  <w:num w:numId="54" w16cid:durableId="1978947283">
    <w:abstractNumId w:val="70"/>
  </w:num>
  <w:num w:numId="55" w16cid:durableId="1495025213">
    <w:abstractNumId w:val="87"/>
  </w:num>
  <w:num w:numId="56" w16cid:durableId="295378659">
    <w:abstractNumId w:val="57"/>
  </w:num>
  <w:num w:numId="57" w16cid:durableId="93984025">
    <w:abstractNumId w:val="13"/>
  </w:num>
  <w:num w:numId="58" w16cid:durableId="554046666">
    <w:abstractNumId w:val="54"/>
  </w:num>
  <w:num w:numId="59" w16cid:durableId="2011640495">
    <w:abstractNumId w:val="61"/>
  </w:num>
  <w:num w:numId="60" w16cid:durableId="212010360">
    <w:abstractNumId w:val="47"/>
  </w:num>
  <w:num w:numId="61" w16cid:durableId="847671889">
    <w:abstractNumId w:val="51"/>
  </w:num>
  <w:num w:numId="62" w16cid:durableId="1650359290">
    <w:abstractNumId w:val="88"/>
  </w:num>
  <w:num w:numId="63" w16cid:durableId="238097177">
    <w:abstractNumId w:val="58"/>
  </w:num>
  <w:num w:numId="64" w16cid:durableId="1949659966">
    <w:abstractNumId w:val="55"/>
  </w:num>
  <w:num w:numId="65" w16cid:durableId="1149177521">
    <w:abstractNumId w:val="25"/>
  </w:num>
  <w:num w:numId="66" w16cid:durableId="575435314">
    <w:abstractNumId w:val="29"/>
  </w:num>
  <w:num w:numId="67" w16cid:durableId="560556809">
    <w:abstractNumId w:val="90"/>
  </w:num>
  <w:num w:numId="68" w16cid:durableId="336805820">
    <w:abstractNumId w:val="94"/>
  </w:num>
  <w:num w:numId="69" w16cid:durableId="1390181887">
    <w:abstractNumId w:val="86"/>
  </w:num>
  <w:num w:numId="70" w16cid:durableId="496533142">
    <w:abstractNumId w:val="76"/>
  </w:num>
  <w:num w:numId="71" w16cid:durableId="430005971">
    <w:abstractNumId w:val="72"/>
  </w:num>
  <w:num w:numId="72" w16cid:durableId="1647930398">
    <w:abstractNumId w:val="93"/>
  </w:num>
  <w:num w:numId="73" w16cid:durableId="1408727889">
    <w:abstractNumId w:val="16"/>
  </w:num>
  <w:num w:numId="74" w16cid:durableId="272247868">
    <w:abstractNumId w:val="43"/>
  </w:num>
  <w:num w:numId="75" w16cid:durableId="474572026">
    <w:abstractNumId w:val="22"/>
  </w:num>
  <w:num w:numId="76" w16cid:durableId="1507787944">
    <w:abstractNumId w:val="69"/>
  </w:num>
  <w:num w:numId="77" w16cid:durableId="1338343359">
    <w:abstractNumId w:val="74"/>
  </w:num>
  <w:num w:numId="78" w16cid:durableId="103622411">
    <w:abstractNumId w:val="33"/>
  </w:num>
  <w:num w:numId="79" w16cid:durableId="872235477">
    <w:abstractNumId w:val="84"/>
  </w:num>
  <w:num w:numId="80" w16cid:durableId="99184285">
    <w:abstractNumId w:val="9"/>
  </w:num>
  <w:num w:numId="81" w16cid:durableId="1265652680">
    <w:abstractNumId w:val="17"/>
  </w:num>
  <w:num w:numId="82" w16cid:durableId="1816412143">
    <w:abstractNumId w:val="7"/>
  </w:num>
  <w:num w:numId="83" w16cid:durableId="1523399644">
    <w:abstractNumId w:val="85"/>
  </w:num>
  <w:num w:numId="84" w16cid:durableId="347635464">
    <w:abstractNumId w:val="20"/>
  </w:num>
  <w:num w:numId="85" w16cid:durableId="98532808">
    <w:abstractNumId w:val="89"/>
  </w:num>
  <w:num w:numId="86" w16cid:durableId="729113571">
    <w:abstractNumId w:val="36"/>
  </w:num>
  <w:num w:numId="87" w16cid:durableId="838622180">
    <w:abstractNumId w:val="39"/>
  </w:num>
  <w:num w:numId="88" w16cid:durableId="2053071784">
    <w:abstractNumId w:val="10"/>
  </w:num>
  <w:num w:numId="89" w16cid:durableId="867720957">
    <w:abstractNumId w:val="81"/>
  </w:num>
  <w:num w:numId="90" w16cid:durableId="1267931607">
    <w:abstractNumId w:val="95"/>
  </w:num>
  <w:num w:numId="91" w16cid:durableId="1121530020">
    <w:abstractNumId w:val="44"/>
  </w:num>
  <w:num w:numId="92" w16cid:durableId="564801758">
    <w:abstractNumId w:val="53"/>
  </w:num>
  <w:num w:numId="93" w16cid:durableId="1838350947">
    <w:abstractNumId w:val="62"/>
  </w:num>
  <w:num w:numId="94" w16cid:durableId="409740682">
    <w:abstractNumId w:val="77"/>
  </w:num>
  <w:num w:numId="95" w16cid:durableId="438767432">
    <w:abstractNumId w:val="82"/>
  </w:num>
  <w:num w:numId="96" w16cid:durableId="1178957431">
    <w:abstractNumId w:val="12"/>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rg, Leon van den (151447)">
    <w15:presenceInfo w15:providerId="AD" w15:userId="S::151447@buas.nl::59afd276-ec8c-494c-b7aa-e033fbdaa639"/>
  </w15:person>
  <w15:person w15:author="Pastoors, Jonas">
    <w15:presenceInfo w15:providerId="AD" w15:userId="S::pastoors.j@buas.nl::2536abc8-9015-472c-8344-a58abe020d0b"/>
  </w15:person>
  <w15:person w15:author="Effinger, Linda">
    <w15:presenceInfo w15:providerId="AD" w15:userId="S::effinger.l@buas.nl::72306622-8207-4a44-a68e-1c022c195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140144"/>
    <w:rsid w:val="00000170"/>
    <w:rsid w:val="000007EF"/>
    <w:rsid w:val="00001F07"/>
    <w:rsid w:val="00002F24"/>
    <w:rsid w:val="00003011"/>
    <w:rsid w:val="0000355E"/>
    <w:rsid w:val="0000366B"/>
    <w:rsid w:val="0000366F"/>
    <w:rsid w:val="00003932"/>
    <w:rsid w:val="00003D70"/>
    <w:rsid w:val="0000434D"/>
    <w:rsid w:val="00004A77"/>
    <w:rsid w:val="00004DA1"/>
    <w:rsid w:val="00005093"/>
    <w:rsid w:val="00006522"/>
    <w:rsid w:val="00006BFF"/>
    <w:rsid w:val="00006C9A"/>
    <w:rsid w:val="0000756C"/>
    <w:rsid w:val="000078D3"/>
    <w:rsid w:val="00007940"/>
    <w:rsid w:val="00007E3C"/>
    <w:rsid w:val="00010C42"/>
    <w:rsid w:val="00011245"/>
    <w:rsid w:val="00011298"/>
    <w:rsid w:val="00011BA6"/>
    <w:rsid w:val="00011ED8"/>
    <w:rsid w:val="000120CB"/>
    <w:rsid w:val="00012320"/>
    <w:rsid w:val="00012700"/>
    <w:rsid w:val="000127ED"/>
    <w:rsid w:val="0001364A"/>
    <w:rsid w:val="00013962"/>
    <w:rsid w:val="00013984"/>
    <w:rsid w:val="00013B0E"/>
    <w:rsid w:val="00014A02"/>
    <w:rsid w:val="0001503A"/>
    <w:rsid w:val="0001572F"/>
    <w:rsid w:val="00015A49"/>
    <w:rsid w:val="00015A52"/>
    <w:rsid w:val="00015CE6"/>
    <w:rsid w:val="00016651"/>
    <w:rsid w:val="00017A33"/>
    <w:rsid w:val="00017F29"/>
    <w:rsid w:val="00020353"/>
    <w:rsid w:val="00020DE2"/>
    <w:rsid w:val="0002194F"/>
    <w:rsid w:val="00021B23"/>
    <w:rsid w:val="00021F30"/>
    <w:rsid w:val="00022DF6"/>
    <w:rsid w:val="000232AB"/>
    <w:rsid w:val="00023561"/>
    <w:rsid w:val="00024103"/>
    <w:rsid w:val="00024489"/>
    <w:rsid w:val="00024EEC"/>
    <w:rsid w:val="000258D2"/>
    <w:rsid w:val="00025EB2"/>
    <w:rsid w:val="00026044"/>
    <w:rsid w:val="00026A53"/>
    <w:rsid w:val="000274AB"/>
    <w:rsid w:val="00027F85"/>
    <w:rsid w:val="000301DB"/>
    <w:rsid w:val="000309E3"/>
    <w:rsid w:val="00030A08"/>
    <w:rsid w:val="00030B54"/>
    <w:rsid w:val="00030B66"/>
    <w:rsid w:val="00031326"/>
    <w:rsid w:val="0003145F"/>
    <w:rsid w:val="00032058"/>
    <w:rsid w:val="00032129"/>
    <w:rsid w:val="00032710"/>
    <w:rsid w:val="00032E4C"/>
    <w:rsid w:val="000338E1"/>
    <w:rsid w:val="00033C57"/>
    <w:rsid w:val="00033D0E"/>
    <w:rsid w:val="00034027"/>
    <w:rsid w:val="00034B68"/>
    <w:rsid w:val="00034BC0"/>
    <w:rsid w:val="00035736"/>
    <w:rsid w:val="000362FF"/>
    <w:rsid w:val="00036CB2"/>
    <w:rsid w:val="00037CF1"/>
    <w:rsid w:val="000404DB"/>
    <w:rsid w:val="00040B48"/>
    <w:rsid w:val="00040CBC"/>
    <w:rsid w:val="00041429"/>
    <w:rsid w:val="00041675"/>
    <w:rsid w:val="00041BF2"/>
    <w:rsid w:val="000423CC"/>
    <w:rsid w:val="0004250D"/>
    <w:rsid w:val="00042EBC"/>
    <w:rsid w:val="000432C4"/>
    <w:rsid w:val="00043723"/>
    <w:rsid w:val="00043728"/>
    <w:rsid w:val="00043864"/>
    <w:rsid w:val="0004390C"/>
    <w:rsid w:val="00043928"/>
    <w:rsid w:val="00043CB0"/>
    <w:rsid w:val="00044480"/>
    <w:rsid w:val="00044E56"/>
    <w:rsid w:val="00046125"/>
    <w:rsid w:val="00046BEB"/>
    <w:rsid w:val="00047585"/>
    <w:rsid w:val="00047AD3"/>
    <w:rsid w:val="00047D83"/>
    <w:rsid w:val="000501AF"/>
    <w:rsid w:val="000502BD"/>
    <w:rsid w:val="000507B7"/>
    <w:rsid w:val="000508E1"/>
    <w:rsid w:val="00050AC8"/>
    <w:rsid w:val="00051E8A"/>
    <w:rsid w:val="0005333E"/>
    <w:rsid w:val="0005337F"/>
    <w:rsid w:val="000533C3"/>
    <w:rsid w:val="00053843"/>
    <w:rsid w:val="00053ECD"/>
    <w:rsid w:val="00054764"/>
    <w:rsid w:val="0005481E"/>
    <w:rsid w:val="00054FB5"/>
    <w:rsid w:val="00055038"/>
    <w:rsid w:val="000560AD"/>
    <w:rsid w:val="00056171"/>
    <w:rsid w:val="000566ED"/>
    <w:rsid w:val="00056D75"/>
    <w:rsid w:val="00057301"/>
    <w:rsid w:val="0005734F"/>
    <w:rsid w:val="00057ADE"/>
    <w:rsid w:val="00057C94"/>
    <w:rsid w:val="00058C77"/>
    <w:rsid w:val="0005BAF6"/>
    <w:rsid w:val="000613A7"/>
    <w:rsid w:val="00061572"/>
    <w:rsid w:val="00063E7C"/>
    <w:rsid w:val="00064EC0"/>
    <w:rsid w:val="00065424"/>
    <w:rsid w:val="000662DF"/>
    <w:rsid w:val="00066328"/>
    <w:rsid w:val="00066383"/>
    <w:rsid w:val="00066866"/>
    <w:rsid w:val="00066CD2"/>
    <w:rsid w:val="00066FA4"/>
    <w:rsid w:val="00067BF1"/>
    <w:rsid w:val="00071B3C"/>
    <w:rsid w:val="00071D9E"/>
    <w:rsid w:val="000723FA"/>
    <w:rsid w:val="00072DFB"/>
    <w:rsid w:val="00073777"/>
    <w:rsid w:val="00073872"/>
    <w:rsid w:val="00073AA4"/>
    <w:rsid w:val="00073ABC"/>
    <w:rsid w:val="00074AEC"/>
    <w:rsid w:val="000759B2"/>
    <w:rsid w:val="00075C59"/>
    <w:rsid w:val="000761F6"/>
    <w:rsid w:val="000769B4"/>
    <w:rsid w:val="00077BA6"/>
    <w:rsid w:val="000803F5"/>
    <w:rsid w:val="00080570"/>
    <w:rsid w:val="000825AA"/>
    <w:rsid w:val="000833E5"/>
    <w:rsid w:val="00083D77"/>
    <w:rsid w:val="000845C3"/>
    <w:rsid w:val="000846DE"/>
    <w:rsid w:val="00084735"/>
    <w:rsid w:val="00084A07"/>
    <w:rsid w:val="00084B6E"/>
    <w:rsid w:val="00084E79"/>
    <w:rsid w:val="000852B3"/>
    <w:rsid w:val="000853DF"/>
    <w:rsid w:val="00085AB8"/>
    <w:rsid w:val="00086820"/>
    <w:rsid w:val="000869B8"/>
    <w:rsid w:val="00086B63"/>
    <w:rsid w:val="00087C56"/>
    <w:rsid w:val="00090597"/>
    <w:rsid w:val="000911AD"/>
    <w:rsid w:val="0009216D"/>
    <w:rsid w:val="00092880"/>
    <w:rsid w:val="00092887"/>
    <w:rsid w:val="000928DE"/>
    <w:rsid w:val="00092BEC"/>
    <w:rsid w:val="000941E5"/>
    <w:rsid w:val="000956EF"/>
    <w:rsid w:val="00096F3B"/>
    <w:rsid w:val="00097D7E"/>
    <w:rsid w:val="000A0279"/>
    <w:rsid w:val="000A02D1"/>
    <w:rsid w:val="000A07D9"/>
    <w:rsid w:val="000A13D5"/>
    <w:rsid w:val="000A16A0"/>
    <w:rsid w:val="000A1971"/>
    <w:rsid w:val="000A293E"/>
    <w:rsid w:val="000A33D4"/>
    <w:rsid w:val="000A44B7"/>
    <w:rsid w:val="000A6042"/>
    <w:rsid w:val="000A61C9"/>
    <w:rsid w:val="000A782B"/>
    <w:rsid w:val="000B0BF5"/>
    <w:rsid w:val="000B0F96"/>
    <w:rsid w:val="000B11A2"/>
    <w:rsid w:val="000B21FB"/>
    <w:rsid w:val="000B2723"/>
    <w:rsid w:val="000B2857"/>
    <w:rsid w:val="000B2EC2"/>
    <w:rsid w:val="000B3423"/>
    <w:rsid w:val="000B3761"/>
    <w:rsid w:val="000B3DB5"/>
    <w:rsid w:val="000B4178"/>
    <w:rsid w:val="000B47F1"/>
    <w:rsid w:val="000B4856"/>
    <w:rsid w:val="000B48DA"/>
    <w:rsid w:val="000B4AB0"/>
    <w:rsid w:val="000B59A0"/>
    <w:rsid w:val="000B62E5"/>
    <w:rsid w:val="000B6A02"/>
    <w:rsid w:val="000B7060"/>
    <w:rsid w:val="000B70F4"/>
    <w:rsid w:val="000B7F67"/>
    <w:rsid w:val="000C1AB6"/>
    <w:rsid w:val="000C1D28"/>
    <w:rsid w:val="000C2332"/>
    <w:rsid w:val="000C2C61"/>
    <w:rsid w:val="000C3301"/>
    <w:rsid w:val="000C3958"/>
    <w:rsid w:val="000C4F33"/>
    <w:rsid w:val="000C5F45"/>
    <w:rsid w:val="000C62E3"/>
    <w:rsid w:val="000C647C"/>
    <w:rsid w:val="000C6637"/>
    <w:rsid w:val="000C6CD1"/>
    <w:rsid w:val="000C7A42"/>
    <w:rsid w:val="000C7CD1"/>
    <w:rsid w:val="000D05B8"/>
    <w:rsid w:val="000D09D0"/>
    <w:rsid w:val="000D1821"/>
    <w:rsid w:val="000D19C6"/>
    <w:rsid w:val="000D1AD7"/>
    <w:rsid w:val="000D24D5"/>
    <w:rsid w:val="000D3423"/>
    <w:rsid w:val="000D3A04"/>
    <w:rsid w:val="000D3D2E"/>
    <w:rsid w:val="000D407A"/>
    <w:rsid w:val="000D49D4"/>
    <w:rsid w:val="000D49ED"/>
    <w:rsid w:val="000D4DBE"/>
    <w:rsid w:val="000D4F9F"/>
    <w:rsid w:val="000D5001"/>
    <w:rsid w:val="000D567F"/>
    <w:rsid w:val="000D5DD7"/>
    <w:rsid w:val="000D75D7"/>
    <w:rsid w:val="000D777C"/>
    <w:rsid w:val="000D7983"/>
    <w:rsid w:val="000E09FA"/>
    <w:rsid w:val="000E0EBA"/>
    <w:rsid w:val="000E1038"/>
    <w:rsid w:val="000E112D"/>
    <w:rsid w:val="000E119D"/>
    <w:rsid w:val="000E277F"/>
    <w:rsid w:val="000E2BAF"/>
    <w:rsid w:val="000E2EBA"/>
    <w:rsid w:val="000E3056"/>
    <w:rsid w:val="000E33D3"/>
    <w:rsid w:val="000E358C"/>
    <w:rsid w:val="000E3DF9"/>
    <w:rsid w:val="000E40FC"/>
    <w:rsid w:val="000E4576"/>
    <w:rsid w:val="000E47B4"/>
    <w:rsid w:val="000E4DB3"/>
    <w:rsid w:val="000E5374"/>
    <w:rsid w:val="000E604A"/>
    <w:rsid w:val="000E614B"/>
    <w:rsid w:val="000E7264"/>
    <w:rsid w:val="000F013F"/>
    <w:rsid w:val="000F0268"/>
    <w:rsid w:val="000F06AB"/>
    <w:rsid w:val="000F0A39"/>
    <w:rsid w:val="000F11EF"/>
    <w:rsid w:val="000F17F0"/>
    <w:rsid w:val="000F1ADB"/>
    <w:rsid w:val="000F21BA"/>
    <w:rsid w:val="000F287B"/>
    <w:rsid w:val="000F2EEC"/>
    <w:rsid w:val="000F3BD7"/>
    <w:rsid w:val="000F413D"/>
    <w:rsid w:val="000F478E"/>
    <w:rsid w:val="000F47F8"/>
    <w:rsid w:val="000F4C8A"/>
    <w:rsid w:val="000F4EA6"/>
    <w:rsid w:val="000F4EB4"/>
    <w:rsid w:val="000F58B0"/>
    <w:rsid w:val="000F5F0C"/>
    <w:rsid w:val="000F621D"/>
    <w:rsid w:val="000F71FB"/>
    <w:rsid w:val="000F78FB"/>
    <w:rsid w:val="001002BD"/>
    <w:rsid w:val="00100470"/>
    <w:rsid w:val="00102177"/>
    <w:rsid w:val="001024D7"/>
    <w:rsid w:val="0010274B"/>
    <w:rsid w:val="00102B85"/>
    <w:rsid w:val="00103233"/>
    <w:rsid w:val="001035F0"/>
    <w:rsid w:val="001037BB"/>
    <w:rsid w:val="00103EFA"/>
    <w:rsid w:val="00103FE4"/>
    <w:rsid w:val="00104134"/>
    <w:rsid w:val="001048FC"/>
    <w:rsid w:val="00105220"/>
    <w:rsid w:val="001054E4"/>
    <w:rsid w:val="001055DC"/>
    <w:rsid w:val="00105B40"/>
    <w:rsid w:val="00106378"/>
    <w:rsid w:val="00106DAA"/>
    <w:rsid w:val="00106EAD"/>
    <w:rsid w:val="0010748E"/>
    <w:rsid w:val="00110AC3"/>
    <w:rsid w:val="00110E0A"/>
    <w:rsid w:val="00112B03"/>
    <w:rsid w:val="00112FC2"/>
    <w:rsid w:val="00113A60"/>
    <w:rsid w:val="00113C2C"/>
    <w:rsid w:val="00113C5A"/>
    <w:rsid w:val="00113C9F"/>
    <w:rsid w:val="00114A87"/>
    <w:rsid w:val="001159FF"/>
    <w:rsid w:val="0011646C"/>
    <w:rsid w:val="001169EE"/>
    <w:rsid w:val="00116ED1"/>
    <w:rsid w:val="00116F87"/>
    <w:rsid w:val="00117875"/>
    <w:rsid w:val="0012071F"/>
    <w:rsid w:val="00120A00"/>
    <w:rsid w:val="00120D7A"/>
    <w:rsid w:val="00121351"/>
    <w:rsid w:val="00121DBB"/>
    <w:rsid w:val="001227A8"/>
    <w:rsid w:val="0012381B"/>
    <w:rsid w:val="00123889"/>
    <w:rsid w:val="0012437F"/>
    <w:rsid w:val="00125B35"/>
    <w:rsid w:val="00127F06"/>
    <w:rsid w:val="00130036"/>
    <w:rsid w:val="00130839"/>
    <w:rsid w:val="001308C3"/>
    <w:rsid w:val="00131704"/>
    <w:rsid w:val="00131B5D"/>
    <w:rsid w:val="0013294E"/>
    <w:rsid w:val="00133A3A"/>
    <w:rsid w:val="00134677"/>
    <w:rsid w:val="00134F49"/>
    <w:rsid w:val="001357AD"/>
    <w:rsid w:val="00135F8E"/>
    <w:rsid w:val="00136486"/>
    <w:rsid w:val="00136B50"/>
    <w:rsid w:val="00136F56"/>
    <w:rsid w:val="001370B6"/>
    <w:rsid w:val="001377A9"/>
    <w:rsid w:val="00137F6C"/>
    <w:rsid w:val="00140A8C"/>
    <w:rsid w:val="00141704"/>
    <w:rsid w:val="001419AD"/>
    <w:rsid w:val="00141B2F"/>
    <w:rsid w:val="0014227D"/>
    <w:rsid w:val="00143383"/>
    <w:rsid w:val="0014491A"/>
    <w:rsid w:val="00144A62"/>
    <w:rsid w:val="00144CDB"/>
    <w:rsid w:val="00145103"/>
    <w:rsid w:val="00146E29"/>
    <w:rsid w:val="00147B3A"/>
    <w:rsid w:val="001502B6"/>
    <w:rsid w:val="00150DA6"/>
    <w:rsid w:val="00151251"/>
    <w:rsid w:val="00151716"/>
    <w:rsid w:val="00152221"/>
    <w:rsid w:val="001523BC"/>
    <w:rsid w:val="00152BDC"/>
    <w:rsid w:val="00153A4D"/>
    <w:rsid w:val="00155901"/>
    <w:rsid w:val="001567C7"/>
    <w:rsid w:val="001570ED"/>
    <w:rsid w:val="00157954"/>
    <w:rsid w:val="001604BE"/>
    <w:rsid w:val="00161994"/>
    <w:rsid w:val="00161E2E"/>
    <w:rsid w:val="001623B6"/>
    <w:rsid w:val="001627A8"/>
    <w:rsid w:val="0016316B"/>
    <w:rsid w:val="00163B35"/>
    <w:rsid w:val="00163CAB"/>
    <w:rsid w:val="00164451"/>
    <w:rsid w:val="00164485"/>
    <w:rsid w:val="00164608"/>
    <w:rsid w:val="0016460A"/>
    <w:rsid w:val="00164841"/>
    <w:rsid w:val="00165B92"/>
    <w:rsid w:val="0016639D"/>
    <w:rsid w:val="00166421"/>
    <w:rsid w:val="0016797E"/>
    <w:rsid w:val="00170F7E"/>
    <w:rsid w:val="001717DD"/>
    <w:rsid w:val="00174DD9"/>
    <w:rsid w:val="001751D1"/>
    <w:rsid w:val="00175D4A"/>
    <w:rsid w:val="00175EB4"/>
    <w:rsid w:val="00176AF6"/>
    <w:rsid w:val="00176FDC"/>
    <w:rsid w:val="0017761B"/>
    <w:rsid w:val="0018066F"/>
    <w:rsid w:val="00180AD0"/>
    <w:rsid w:val="00180D0D"/>
    <w:rsid w:val="00180D9D"/>
    <w:rsid w:val="00183180"/>
    <w:rsid w:val="001832E7"/>
    <w:rsid w:val="00183557"/>
    <w:rsid w:val="00183D79"/>
    <w:rsid w:val="00184479"/>
    <w:rsid w:val="001849E2"/>
    <w:rsid w:val="00184F1D"/>
    <w:rsid w:val="001851C5"/>
    <w:rsid w:val="001852A8"/>
    <w:rsid w:val="00185566"/>
    <w:rsid w:val="00185A85"/>
    <w:rsid w:val="00187288"/>
    <w:rsid w:val="001876BB"/>
    <w:rsid w:val="001902AD"/>
    <w:rsid w:val="001904D3"/>
    <w:rsid w:val="00190BCB"/>
    <w:rsid w:val="00191AD6"/>
    <w:rsid w:val="00191C5D"/>
    <w:rsid w:val="00192205"/>
    <w:rsid w:val="0019336B"/>
    <w:rsid w:val="00193C00"/>
    <w:rsid w:val="0019572E"/>
    <w:rsid w:val="00195E3C"/>
    <w:rsid w:val="001960F8"/>
    <w:rsid w:val="001962D8"/>
    <w:rsid w:val="00196489"/>
    <w:rsid w:val="00196ED0"/>
    <w:rsid w:val="0019715C"/>
    <w:rsid w:val="001A0117"/>
    <w:rsid w:val="001A0DD2"/>
    <w:rsid w:val="001A0E9A"/>
    <w:rsid w:val="001A1939"/>
    <w:rsid w:val="001A1E7E"/>
    <w:rsid w:val="001A2426"/>
    <w:rsid w:val="001A2B9C"/>
    <w:rsid w:val="001A35A5"/>
    <w:rsid w:val="001A37B9"/>
    <w:rsid w:val="001A3944"/>
    <w:rsid w:val="001A3BB8"/>
    <w:rsid w:val="001A49D9"/>
    <w:rsid w:val="001A553C"/>
    <w:rsid w:val="001A5649"/>
    <w:rsid w:val="001A58CB"/>
    <w:rsid w:val="001A59F3"/>
    <w:rsid w:val="001A63D7"/>
    <w:rsid w:val="001A741C"/>
    <w:rsid w:val="001B03B3"/>
    <w:rsid w:val="001B03F0"/>
    <w:rsid w:val="001B1142"/>
    <w:rsid w:val="001B1615"/>
    <w:rsid w:val="001B1736"/>
    <w:rsid w:val="001B1F59"/>
    <w:rsid w:val="001B208A"/>
    <w:rsid w:val="001B2A90"/>
    <w:rsid w:val="001B32E1"/>
    <w:rsid w:val="001B359B"/>
    <w:rsid w:val="001B4176"/>
    <w:rsid w:val="001B44DA"/>
    <w:rsid w:val="001B477D"/>
    <w:rsid w:val="001B5D78"/>
    <w:rsid w:val="001B6A83"/>
    <w:rsid w:val="001B6B8E"/>
    <w:rsid w:val="001B711D"/>
    <w:rsid w:val="001B7781"/>
    <w:rsid w:val="001B7D33"/>
    <w:rsid w:val="001C0F8A"/>
    <w:rsid w:val="001C16F5"/>
    <w:rsid w:val="001C19DB"/>
    <w:rsid w:val="001C20BC"/>
    <w:rsid w:val="001C2187"/>
    <w:rsid w:val="001C236E"/>
    <w:rsid w:val="001C2587"/>
    <w:rsid w:val="001C2947"/>
    <w:rsid w:val="001C2DD3"/>
    <w:rsid w:val="001C2E90"/>
    <w:rsid w:val="001C3509"/>
    <w:rsid w:val="001C389D"/>
    <w:rsid w:val="001C4FB0"/>
    <w:rsid w:val="001C570E"/>
    <w:rsid w:val="001C5916"/>
    <w:rsid w:val="001C66D6"/>
    <w:rsid w:val="001C6AB1"/>
    <w:rsid w:val="001C6B97"/>
    <w:rsid w:val="001C6C51"/>
    <w:rsid w:val="001C7011"/>
    <w:rsid w:val="001C7689"/>
    <w:rsid w:val="001C7D65"/>
    <w:rsid w:val="001C7F9B"/>
    <w:rsid w:val="001D002B"/>
    <w:rsid w:val="001D06EA"/>
    <w:rsid w:val="001D0B84"/>
    <w:rsid w:val="001D1B8C"/>
    <w:rsid w:val="001D233C"/>
    <w:rsid w:val="001D2433"/>
    <w:rsid w:val="001D2E15"/>
    <w:rsid w:val="001D3317"/>
    <w:rsid w:val="001D33C5"/>
    <w:rsid w:val="001D3BCC"/>
    <w:rsid w:val="001D40E8"/>
    <w:rsid w:val="001D5785"/>
    <w:rsid w:val="001D5D4E"/>
    <w:rsid w:val="001D5E5C"/>
    <w:rsid w:val="001D63CE"/>
    <w:rsid w:val="001D64A2"/>
    <w:rsid w:val="001D7C89"/>
    <w:rsid w:val="001D7F05"/>
    <w:rsid w:val="001E0DBB"/>
    <w:rsid w:val="001E1502"/>
    <w:rsid w:val="001E173B"/>
    <w:rsid w:val="001E1B13"/>
    <w:rsid w:val="001E1E9D"/>
    <w:rsid w:val="001E37B7"/>
    <w:rsid w:val="001E3CAD"/>
    <w:rsid w:val="001E3F7A"/>
    <w:rsid w:val="001E439A"/>
    <w:rsid w:val="001E45E8"/>
    <w:rsid w:val="001E4EA1"/>
    <w:rsid w:val="001E5256"/>
    <w:rsid w:val="001E5459"/>
    <w:rsid w:val="001E5ABA"/>
    <w:rsid w:val="001E6E07"/>
    <w:rsid w:val="001E6EA2"/>
    <w:rsid w:val="001E6ECB"/>
    <w:rsid w:val="001E70A6"/>
    <w:rsid w:val="001F1B6A"/>
    <w:rsid w:val="001F1CD3"/>
    <w:rsid w:val="001F2780"/>
    <w:rsid w:val="001F2CD5"/>
    <w:rsid w:val="001F39EF"/>
    <w:rsid w:val="001F3AEE"/>
    <w:rsid w:val="001F3FA7"/>
    <w:rsid w:val="001F44BE"/>
    <w:rsid w:val="001F48E3"/>
    <w:rsid w:val="001F4D3F"/>
    <w:rsid w:val="001F52DC"/>
    <w:rsid w:val="00200362"/>
    <w:rsid w:val="00200E25"/>
    <w:rsid w:val="0020196D"/>
    <w:rsid w:val="00202CD6"/>
    <w:rsid w:val="00203153"/>
    <w:rsid w:val="00203B59"/>
    <w:rsid w:val="00203C06"/>
    <w:rsid w:val="002053B6"/>
    <w:rsid w:val="002054CF"/>
    <w:rsid w:val="00205DCF"/>
    <w:rsid w:val="00206614"/>
    <w:rsid w:val="00206FA0"/>
    <w:rsid w:val="00207C29"/>
    <w:rsid w:val="00207E6A"/>
    <w:rsid w:val="0021023D"/>
    <w:rsid w:val="002118B4"/>
    <w:rsid w:val="002123F6"/>
    <w:rsid w:val="00212A79"/>
    <w:rsid w:val="0021334B"/>
    <w:rsid w:val="00213A1C"/>
    <w:rsid w:val="00214CD8"/>
    <w:rsid w:val="0021507C"/>
    <w:rsid w:val="002163A4"/>
    <w:rsid w:val="00216E01"/>
    <w:rsid w:val="0021708D"/>
    <w:rsid w:val="0021783E"/>
    <w:rsid w:val="002200F4"/>
    <w:rsid w:val="00220F24"/>
    <w:rsid w:val="00221539"/>
    <w:rsid w:val="0022179A"/>
    <w:rsid w:val="00221966"/>
    <w:rsid w:val="00221F48"/>
    <w:rsid w:val="00222AAE"/>
    <w:rsid w:val="00222F5B"/>
    <w:rsid w:val="0022402F"/>
    <w:rsid w:val="00224C0D"/>
    <w:rsid w:val="00224CB9"/>
    <w:rsid w:val="00225CEC"/>
    <w:rsid w:val="00226BE7"/>
    <w:rsid w:val="002277A4"/>
    <w:rsid w:val="00227C3C"/>
    <w:rsid w:val="0023205B"/>
    <w:rsid w:val="00232607"/>
    <w:rsid w:val="002326AD"/>
    <w:rsid w:val="002328D8"/>
    <w:rsid w:val="00232BDF"/>
    <w:rsid w:val="00232E6A"/>
    <w:rsid w:val="00232F01"/>
    <w:rsid w:val="002335DD"/>
    <w:rsid w:val="0023380D"/>
    <w:rsid w:val="00233EF0"/>
    <w:rsid w:val="00233F2C"/>
    <w:rsid w:val="002341B6"/>
    <w:rsid w:val="00234733"/>
    <w:rsid w:val="002352B7"/>
    <w:rsid w:val="00235C8F"/>
    <w:rsid w:val="00235EB8"/>
    <w:rsid w:val="00235FE8"/>
    <w:rsid w:val="00236AF1"/>
    <w:rsid w:val="00236B4C"/>
    <w:rsid w:val="00237B38"/>
    <w:rsid w:val="0023DA09"/>
    <w:rsid w:val="002406DA"/>
    <w:rsid w:val="00240897"/>
    <w:rsid w:val="00240C5E"/>
    <w:rsid w:val="00240E98"/>
    <w:rsid w:val="002413F9"/>
    <w:rsid w:val="00241842"/>
    <w:rsid w:val="00241C7F"/>
    <w:rsid w:val="00242576"/>
    <w:rsid w:val="00242608"/>
    <w:rsid w:val="00242917"/>
    <w:rsid w:val="00242C55"/>
    <w:rsid w:val="00242D74"/>
    <w:rsid w:val="00242DF2"/>
    <w:rsid w:val="00243376"/>
    <w:rsid w:val="00244C9E"/>
    <w:rsid w:val="00244DF2"/>
    <w:rsid w:val="00244F87"/>
    <w:rsid w:val="00244FE9"/>
    <w:rsid w:val="00245232"/>
    <w:rsid w:val="00245248"/>
    <w:rsid w:val="00245415"/>
    <w:rsid w:val="0024588E"/>
    <w:rsid w:val="0024671A"/>
    <w:rsid w:val="00246863"/>
    <w:rsid w:val="00246C04"/>
    <w:rsid w:val="00247B5E"/>
    <w:rsid w:val="00247C53"/>
    <w:rsid w:val="00250EB5"/>
    <w:rsid w:val="002510BA"/>
    <w:rsid w:val="00252420"/>
    <w:rsid w:val="00252572"/>
    <w:rsid w:val="00253756"/>
    <w:rsid w:val="002539B4"/>
    <w:rsid w:val="002540AE"/>
    <w:rsid w:val="00254476"/>
    <w:rsid w:val="00257EE5"/>
    <w:rsid w:val="0026039B"/>
    <w:rsid w:val="00260826"/>
    <w:rsid w:val="00261E92"/>
    <w:rsid w:val="00262A2B"/>
    <w:rsid w:val="00264558"/>
    <w:rsid w:val="0026470C"/>
    <w:rsid w:val="00264AAA"/>
    <w:rsid w:val="00264F7A"/>
    <w:rsid w:val="00265654"/>
    <w:rsid w:val="0026583D"/>
    <w:rsid w:val="00265843"/>
    <w:rsid w:val="0026594E"/>
    <w:rsid w:val="00266955"/>
    <w:rsid w:val="00266A4F"/>
    <w:rsid w:val="002677C4"/>
    <w:rsid w:val="002677F0"/>
    <w:rsid w:val="00270EA8"/>
    <w:rsid w:val="00271425"/>
    <w:rsid w:val="0027160F"/>
    <w:rsid w:val="00271751"/>
    <w:rsid w:val="00271B10"/>
    <w:rsid w:val="002720A6"/>
    <w:rsid w:val="0027243A"/>
    <w:rsid w:val="00273000"/>
    <w:rsid w:val="0027301F"/>
    <w:rsid w:val="00274E22"/>
    <w:rsid w:val="00274EC6"/>
    <w:rsid w:val="002750A6"/>
    <w:rsid w:val="00275363"/>
    <w:rsid w:val="00276E08"/>
    <w:rsid w:val="00276F24"/>
    <w:rsid w:val="00277AB9"/>
    <w:rsid w:val="00278E33"/>
    <w:rsid w:val="002806C5"/>
    <w:rsid w:val="002814E1"/>
    <w:rsid w:val="002815B3"/>
    <w:rsid w:val="00281EBE"/>
    <w:rsid w:val="0028205C"/>
    <w:rsid w:val="0028232B"/>
    <w:rsid w:val="002827DA"/>
    <w:rsid w:val="00282D15"/>
    <w:rsid w:val="00282DD8"/>
    <w:rsid w:val="00283EBB"/>
    <w:rsid w:val="00283F55"/>
    <w:rsid w:val="002840A0"/>
    <w:rsid w:val="002848A0"/>
    <w:rsid w:val="002850A4"/>
    <w:rsid w:val="00285B6B"/>
    <w:rsid w:val="0028607E"/>
    <w:rsid w:val="00286701"/>
    <w:rsid w:val="00286737"/>
    <w:rsid w:val="00287095"/>
    <w:rsid w:val="00287389"/>
    <w:rsid w:val="002874D0"/>
    <w:rsid w:val="002875FB"/>
    <w:rsid w:val="0028785A"/>
    <w:rsid w:val="002879FF"/>
    <w:rsid w:val="00287A85"/>
    <w:rsid w:val="00287D5C"/>
    <w:rsid w:val="002901CD"/>
    <w:rsid w:val="002904C6"/>
    <w:rsid w:val="00290E58"/>
    <w:rsid w:val="00292AF6"/>
    <w:rsid w:val="002950C7"/>
    <w:rsid w:val="00295717"/>
    <w:rsid w:val="00295BC6"/>
    <w:rsid w:val="002960C4"/>
    <w:rsid w:val="002966E5"/>
    <w:rsid w:val="00296E4A"/>
    <w:rsid w:val="002972E8"/>
    <w:rsid w:val="00297684"/>
    <w:rsid w:val="00297DAF"/>
    <w:rsid w:val="002A03AF"/>
    <w:rsid w:val="002A2C01"/>
    <w:rsid w:val="002A3500"/>
    <w:rsid w:val="002A38C2"/>
    <w:rsid w:val="002A3C6F"/>
    <w:rsid w:val="002A447E"/>
    <w:rsid w:val="002A4B7A"/>
    <w:rsid w:val="002A51D3"/>
    <w:rsid w:val="002A54A0"/>
    <w:rsid w:val="002A6357"/>
    <w:rsid w:val="002A650F"/>
    <w:rsid w:val="002A6736"/>
    <w:rsid w:val="002A6E1A"/>
    <w:rsid w:val="002A7144"/>
    <w:rsid w:val="002A747C"/>
    <w:rsid w:val="002A7B3F"/>
    <w:rsid w:val="002B0071"/>
    <w:rsid w:val="002B0587"/>
    <w:rsid w:val="002B076D"/>
    <w:rsid w:val="002B0C45"/>
    <w:rsid w:val="002B0DAB"/>
    <w:rsid w:val="002B1A7A"/>
    <w:rsid w:val="002B2846"/>
    <w:rsid w:val="002B38E7"/>
    <w:rsid w:val="002B471A"/>
    <w:rsid w:val="002B4927"/>
    <w:rsid w:val="002B4C7E"/>
    <w:rsid w:val="002B529A"/>
    <w:rsid w:val="002B641A"/>
    <w:rsid w:val="002B64A0"/>
    <w:rsid w:val="002B6C7E"/>
    <w:rsid w:val="002B6EB7"/>
    <w:rsid w:val="002B72CE"/>
    <w:rsid w:val="002B79F0"/>
    <w:rsid w:val="002B7BF4"/>
    <w:rsid w:val="002C0FB6"/>
    <w:rsid w:val="002C1096"/>
    <w:rsid w:val="002C166A"/>
    <w:rsid w:val="002C2D05"/>
    <w:rsid w:val="002C3775"/>
    <w:rsid w:val="002C3D66"/>
    <w:rsid w:val="002C5756"/>
    <w:rsid w:val="002C5D52"/>
    <w:rsid w:val="002C68A4"/>
    <w:rsid w:val="002C6956"/>
    <w:rsid w:val="002D2280"/>
    <w:rsid w:val="002D24DE"/>
    <w:rsid w:val="002D2AC0"/>
    <w:rsid w:val="002D3A6D"/>
    <w:rsid w:val="002D3E7D"/>
    <w:rsid w:val="002D41D1"/>
    <w:rsid w:val="002D4834"/>
    <w:rsid w:val="002D54ED"/>
    <w:rsid w:val="002D6AD0"/>
    <w:rsid w:val="002D7226"/>
    <w:rsid w:val="002D7621"/>
    <w:rsid w:val="002D7ABF"/>
    <w:rsid w:val="002D7D9A"/>
    <w:rsid w:val="002D7E5A"/>
    <w:rsid w:val="002E023B"/>
    <w:rsid w:val="002E0766"/>
    <w:rsid w:val="002E09DA"/>
    <w:rsid w:val="002E0F38"/>
    <w:rsid w:val="002E11C6"/>
    <w:rsid w:val="002E13A3"/>
    <w:rsid w:val="002E150B"/>
    <w:rsid w:val="002E161D"/>
    <w:rsid w:val="002E1AC7"/>
    <w:rsid w:val="002E30F0"/>
    <w:rsid w:val="002E4D37"/>
    <w:rsid w:val="002E5925"/>
    <w:rsid w:val="002E5A3B"/>
    <w:rsid w:val="002E7487"/>
    <w:rsid w:val="002E74DC"/>
    <w:rsid w:val="002E7D8F"/>
    <w:rsid w:val="002E7FC8"/>
    <w:rsid w:val="002F0AAD"/>
    <w:rsid w:val="002F19CD"/>
    <w:rsid w:val="002F1E7E"/>
    <w:rsid w:val="002F3BC8"/>
    <w:rsid w:val="002F4966"/>
    <w:rsid w:val="002F5412"/>
    <w:rsid w:val="002F57CD"/>
    <w:rsid w:val="002F5DD8"/>
    <w:rsid w:val="002F5E04"/>
    <w:rsid w:val="002F5E85"/>
    <w:rsid w:val="002F6297"/>
    <w:rsid w:val="002F6344"/>
    <w:rsid w:val="002F6417"/>
    <w:rsid w:val="002F6BB6"/>
    <w:rsid w:val="002F7830"/>
    <w:rsid w:val="00300656"/>
    <w:rsid w:val="00300BE0"/>
    <w:rsid w:val="00300EFF"/>
    <w:rsid w:val="00301D21"/>
    <w:rsid w:val="00301ED0"/>
    <w:rsid w:val="003022C0"/>
    <w:rsid w:val="00302D5B"/>
    <w:rsid w:val="00303A07"/>
    <w:rsid w:val="00303F08"/>
    <w:rsid w:val="00304697"/>
    <w:rsid w:val="003046E8"/>
    <w:rsid w:val="003048FA"/>
    <w:rsid w:val="00304922"/>
    <w:rsid w:val="00304E40"/>
    <w:rsid w:val="00305684"/>
    <w:rsid w:val="003056BF"/>
    <w:rsid w:val="00306839"/>
    <w:rsid w:val="00307480"/>
    <w:rsid w:val="00307E56"/>
    <w:rsid w:val="0031045C"/>
    <w:rsid w:val="00310A8C"/>
    <w:rsid w:val="0031131F"/>
    <w:rsid w:val="003113AA"/>
    <w:rsid w:val="00311A9E"/>
    <w:rsid w:val="00312B21"/>
    <w:rsid w:val="0031320D"/>
    <w:rsid w:val="003132A3"/>
    <w:rsid w:val="003136E6"/>
    <w:rsid w:val="00314196"/>
    <w:rsid w:val="00314A68"/>
    <w:rsid w:val="00314AFF"/>
    <w:rsid w:val="00316BAE"/>
    <w:rsid w:val="00317050"/>
    <w:rsid w:val="003172BA"/>
    <w:rsid w:val="00317D9A"/>
    <w:rsid w:val="0032042D"/>
    <w:rsid w:val="003206FA"/>
    <w:rsid w:val="00320ECF"/>
    <w:rsid w:val="00320F24"/>
    <w:rsid w:val="0032173F"/>
    <w:rsid w:val="00321902"/>
    <w:rsid w:val="00321BB6"/>
    <w:rsid w:val="00321C12"/>
    <w:rsid w:val="00321FFF"/>
    <w:rsid w:val="00323487"/>
    <w:rsid w:val="0032385E"/>
    <w:rsid w:val="00325266"/>
    <w:rsid w:val="00325290"/>
    <w:rsid w:val="003254C9"/>
    <w:rsid w:val="00325817"/>
    <w:rsid w:val="00325845"/>
    <w:rsid w:val="00325AEF"/>
    <w:rsid w:val="003265A9"/>
    <w:rsid w:val="00326657"/>
    <w:rsid w:val="00326A40"/>
    <w:rsid w:val="00326B17"/>
    <w:rsid w:val="0032718F"/>
    <w:rsid w:val="00327BFB"/>
    <w:rsid w:val="00327D78"/>
    <w:rsid w:val="00330707"/>
    <w:rsid w:val="00331158"/>
    <w:rsid w:val="0033148E"/>
    <w:rsid w:val="0033151A"/>
    <w:rsid w:val="00331FBA"/>
    <w:rsid w:val="003330A2"/>
    <w:rsid w:val="00333752"/>
    <w:rsid w:val="00333913"/>
    <w:rsid w:val="00333EA7"/>
    <w:rsid w:val="00334A3D"/>
    <w:rsid w:val="00334CF2"/>
    <w:rsid w:val="00334F9B"/>
    <w:rsid w:val="00335C4A"/>
    <w:rsid w:val="003362D7"/>
    <w:rsid w:val="00336D9B"/>
    <w:rsid w:val="00337847"/>
    <w:rsid w:val="00337B1A"/>
    <w:rsid w:val="00340224"/>
    <w:rsid w:val="00340898"/>
    <w:rsid w:val="00340DB4"/>
    <w:rsid w:val="0034166A"/>
    <w:rsid w:val="00341D11"/>
    <w:rsid w:val="00342C1A"/>
    <w:rsid w:val="003439D2"/>
    <w:rsid w:val="00343F95"/>
    <w:rsid w:val="00344264"/>
    <w:rsid w:val="0034463A"/>
    <w:rsid w:val="00344A12"/>
    <w:rsid w:val="00344D66"/>
    <w:rsid w:val="00344DC3"/>
    <w:rsid w:val="00344E8B"/>
    <w:rsid w:val="003450BF"/>
    <w:rsid w:val="003457E7"/>
    <w:rsid w:val="00345825"/>
    <w:rsid w:val="00345D61"/>
    <w:rsid w:val="00346B74"/>
    <w:rsid w:val="003476EB"/>
    <w:rsid w:val="00347E93"/>
    <w:rsid w:val="00347EC9"/>
    <w:rsid w:val="00350A8A"/>
    <w:rsid w:val="00350E67"/>
    <w:rsid w:val="003519CA"/>
    <w:rsid w:val="00352CC6"/>
    <w:rsid w:val="00352F76"/>
    <w:rsid w:val="003531B6"/>
    <w:rsid w:val="0035370C"/>
    <w:rsid w:val="00353B31"/>
    <w:rsid w:val="0035432F"/>
    <w:rsid w:val="00354E6D"/>
    <w:rsid w:val="0035533A"/>
    <w:rsid w:val="00356448"/>
    <w:rsid w:val="00357716"/>
    <w:rsid w:val="0035787E"/>
    <w:rsid w:val="00360259"/>
    <w:rsid w:val="003613A1"/>
    <w:rsid w:val="00361F01"/>
    <w:rsid w:val="00362157"/>
    <w:rsid w:val="00362B30"/>
    <w:rsid w:val="00362E8C"/>
    <w:rsid w:val="00365372"/>
    <w:rsid w:val="0036589A"/>
    <w:rsid w:val="00365CAC"/>
    <w:rsid w:val="00366A18"/>
    <w:rsid w:val="00366DD9"/>
    <w:rsid w:val="00367BA3"/>
    <w:rsid w:val="00367F35"/>
    <w:rsid w:val="00367FA5"/>
    <w:rsid w:val="00370567"/>
    <w:rsid w:val="00370883"/>
    <w:rsid w:val="00370FB4"/>
    <w:rsid w:val="003732F4"/>
    <w:rsid w:val="003733AF"/>
    <w:rsid w:val="0037343B"/>
    <w:rsid w:val="003734E3"/>
    <w:rsid w:val="0037492D"/>
    <w:rsid w:val="00374AEE"/>
    <w:rsid w:val="00374DD7"/>
    <w:rsid w:val="003750E0"/>
    <w:rsid w:val="0037628C"/>
    <w:rsid w:val="0037651A"/>
    <w:rsid w:val="0038164E"/>
    <w:rsid w:val="003817A2"/>
    <w:rsid w:val="00381B1A"/>
    <w:rsid w:val="00381C42"/>
    <w:rsid w:val="0038264F"/>
    <w:rsid w:val="00382903"/>
    <w:rsid w:val="003833DE"/>
    <w:rsid w:val="00383C83"/>
    <w:rsid w:val="00383CF0"/>
    <w:rsid w:val="0038485D"/>
    <w:rsid w:val="0038497D"/>
    <w:rsid w:val="00384DBF"/>
    <w:rsid w:val="00385A6B"/>
    <w:rsid w:val="00385AEF"/>
    <w:rsid w:val="00386F25"/>
    <w:rsid w:val="0038714D"/>
    <w:rsid w:val="0039056D"/>
    <w:rsid w:val="0039180B"/>
    <w:rsid w:val="00391DD1"/>
    <w:rsid w:val="003933D1"/>
    <w:rsid w:val="0039440A"/>
    <w:rsid w:val="003945C9"/>
    <w:rsid w:val="00394731"/>
    <w:rsid w:val="00394BBC"/>
    <w:rsid w:val="0039534D"/>
    <w:rsid w:val="00395A0C"/>
    <w:rsid w:val="00395C32"/>
    <w:rsid w:val="003963D9"/>
    <w:rsid w:val="00396E00"/>
    <w:rsid w:val="003979EF"/>
    <w:rsid w:val="003A0192"/>
    <w:rsid w:val="003A01AC"/>
    <w:rsid w:val="003A082E"/>
    <w:rsid w:val="003A0C8C"/>
    <w:rsid w:val="003A0DC3"/>
    <w:rsid w:val="003A1910"/>
    <w:rsid w:val="003A1B22"/>
    <w:rsid w:val="003A1FD9"/>
    <w:rsid w:val="003A2FD5"/>
    <w:rsid w:val="003A44DB"/>
    <w:rsid w:val="003A46E4"/>
    <w:rsid w:val="003A5B48"/>
    <w:rsid w:val="003A67EA"/>
    <w:rsid w:val="003A6977"/>
    <w:rsid w:val="003A6A21"/>
    <w:rsid w:val="003A6DA6"/>
    <w:rsid w:val="003A74D9"/>
    <w:rsid w:val="003A78A8"/>
    <w:rsid w:val="003A7B17"/>
    <w:rsid w:val="003B0131"/>
    <w:rsid w:val="003B01FE"/>
    <w:rsid w:val="003B02A8"/>
    <w:rsid w:val="003B03C7"/>
    <w:rsid w:val="003B06C3"/>
    <w:rsid w:val="003B0766"/>
    <w:rsid w:val="003B0990"/>
    <w:rsid w:val="003B0AF8"/>
    <w:rsid w:val="003B0FF4"/>
    <w:rsid w:val="003B128B"/>
    <w:rsid w:val="003B1AA8"/>
    <w:rsid w:val="003B25A6"/>
    <w:rsid w:val="003B2E4E"/>
    <w:rsid w:val="003B33CB"/>
    <w:rsid w:val="003B4E83"/>
    <w:rsid w:val="003B4F7E"/>
    <w:rsid w:val="003B5001"/>
    <w:rsid w:val="003B531F"/>
    <w:rsid w:val="003B5E1D"/>
    <w:rsid w:val="003B657F"/>
    <w:rsid w:val="003B6645"/>
    <w:rsid w:val="003B664A"/>
    <w:rsid w:val="003B6972"/>
    <w:rsid w:val="003B69CF"/>
    <w:rsid w:val="003B7156"/>
    <w:rsid w:val="003B71AA"/>
    <w:rsid w:val="003B73E1"/>
    <w:rsid w:val="003B756B"/>
    <w:rsid w:val="003B7A9D"/>
    <w:rsid w:val="003C085E"/>
    <w:rsid w:val="003C09CC"/>
    <w:rsid w:val="003C1A63"/>
    <w:rsid w:val="003C1D22"/>
    <w:rsid w:val="003C2356"/>
    <w:rsid w:val="003C3109"/>
    <w:rsid w:val="003C3ED0"/>
    <w:rsid w:val="003C5F5E"/>
    <w:rsid w:val="003C71C3"/>
    <w:rsid w:val="003C7FD6"/>
    <w:rsid w:val="003D03B8"/>
    <w:rsid w:val="003D0E0D"/>
    <w:rsid w:val="003D0F26"/>
    <w:rsid w:val="003D2112"/>
    <w:rsid w:val="003D3D96"/>
    <w:rsid w:val="003D3FC4"/>
    <w:rsid w:val="003D43B8"/>
    <w:rsid w:val="003D444A"/>
    <w:rsid w:val="003D4CCF"/>
    <w:rsid w:val="003D538F"/>
    <w:rsid w:val="003D5864"/>
    <w:rsid w:val="003D5FAF"/>
    <w:rsid w:val="003D6122"/>
    <w:rsid w:val="003D7DE9"/>
    <w:rsid w:val="003E0A66"/>
    <w:rsid w:val="003E1ACC"/>
    <w:rsid w:val="003E22CD"/>
    <w:rsid w:val="003E332E"/>
    <w:rsid w:val="003E4337"/>
    <w:rsid w:val="003E4624"/>
    <w:rsid w:val="003E4629"/>
    <w:rsid w:val="003E50C0"/>
    <w:rsid w:val="003E5BE0"/>
    <w:rsid w:val="003E5C6B"/>
    <w:rsid w:val="003E5CF7"/>
    <w:rsid w:val="003E5DC0"/>
    <w:rsid w:val="003E5F46"/>
    <w:rsid w:val="003E6F0D"/>
    <w:rsid w:val="003E7211"/>
    <w:rsid w:val="003E772F"/>
    <w:rsid w:val="003E77DE"/>
    <w:rsid w:val="003F0383"/>
    <w:rsid w:val="003F047D"/>
    <w:rsid w:val="003F06FB"/>
    <w:rsid w:val="003F0EC5"/>
    <w:rsid w:val="003F235B"/>
    <w:rsid w:val="003F344B"/>
    <w:rsid w:val="003F3D4D"/>
    <w:rsid w:val="003F3FB4"/>
    <w:rsid w:val="003F4108"/>
    <w:rsid w:val="003F4285"/>
    <w:rsid w:val="003F469C"/>
    <w:rsid w:val="003F4943"/>
    <w:rsid w:val="003F4DD9"/>
    <w:rsid w:val="003F6140"/>
    <w:rsid w:val="003F628F"/>
    <w:rsid w:val="003F66B1"/>
    <w:rsid w:val="003F6E96"/>
    <w:rsid w:val="003F746C"/>
    <w:rsid w:val="003F75C1"/>
    <w:rsid w:val="003F7739"/>
    <w:rsid w:val="003F7868"/>
    <w:rsid w:val="003F7942"/>
    <w:rsid w:val="003F7E0A"/>
    <w:rsid w:val="00400A55"/>
    <w:rsid w:val="00400BAC"/>
    <w:rsid w:val="004021F9"/>
    <w:rsid w:val="00404177"/>
    <w:rsid w:val="00405232"/>
    <w:rsid w:val="00405507"/>
    <w:rsid w:val="004055CE"/>
    <w:rsid w:val="0040620C"/>
    <w:rsid w:val="00407297"/>
    <w:rsid w:val="0040E03A"/>
    <w:rsid w:val="004103A6"/>
    <w:rsid w:val="0041065F"/>
    <w:rsid w:val="004107F9"/>
    <w:rsid w:val="004115F7"/>
    <w:rsid w:val="004119B6"/>
    <w:rsid w:val="004120BD"/>
    <w:rsid w:val="004129F9"/>
    <w:rsid w:val="00412B69"/>
    <w:rsid w:val="00412FC6"/>
    <w:rsid w:val="00413905"/>
    <w:rsid w:val="00413C10"/>
    <w:rsid w:val="00415DDF"/>
    <w:rsid w:val="004167B9"/>
    <w:rsid w:val="00416CD3"/>
    <w:rsid w:val="0041713E"/>
    <w:rsid w:val="004175E4"/>
    <w:rsid w:val="004177F7"/>
    <w:rsid w:val="00417C75"/>
    <w:rsid w:val="00417EAE"/>
    <w:rsid w:val="00417F68"/>
    <w:rsid w:val="00420721"/>
    <w:rsid w:val="00420C49"/>
    <w:rsid w:val="00421375"/>
    <w:rsid w:val="00421F8D"/>
    <w:rsid w:val="00422657"/>
    <w:rsid w:val="0042340E"/>
    <w:rsid w:val="00423851"/>
    <w:rsid w:val="00423A4D"/>
    <w:rsid w:val="00423CA5"/>
    <w:rsid w:val="00424633"/>
    <w:rsid w:val="00426022"/>
    <w:rsid w:val="0042623C"/>
    <w:rsid w:val="00426E75"/>
    <w:rsid w:val="0042758B"/>
    <w:rsid w:val="00427E61"/>
    <w:rsid w:val="004311F4"/>
    <w:rsid w:val="004312AC"/>
    <w:rsid w:val="0043197B"/>
    <w:rsid w:val="00431B3C"/>
    <w:rsid w:val="00431B8A"/>
    <w:rsid w:val="00432B31"/>
    <w:rsid w:val="0043357B"/>
    <w:rsid w:val="00433640"/>
    <w:rsid w:val="00433730"/>
    <w:rsid w:val="0043404F"/>
    <w:rsid w:val="004345C5"/>
    <w:rsid w:val="004361C0"/>
    <w:rsid w:val="00436514"/>
    <w:rsid w:val="004365FB"/>
    <w:rsid w:val="00436FA7"/>
    <w:rsid w:val="004374B7"/>
    <w:rsid w:val="0043773B"/>
    <w:rsid w:val="00440A91"/>
    <w:rsid w:val="00441CAC"/>
    <w:rsid w:val="00442495"/>
    <w:rsid w:val="004429DC"/>
    <w:rsid w:val="00442DF9"/>
    <w:rsid w:val="00443665"/>
    <w:rsid w:val="0044436F"/>
    <w:rsid w:val="00444564"/>
    <w:rsid w:val="00444D95"/>
    <w:rsid w:val="0044540B"/>
    <w:rsid w:val="0044583E"/>
    <w:rsid w:val="0044612A"/>
    <w:rsid w:val="0044631C"/>
    <w:rsid w:val="004467ED"/>
    <w:rsid w:val="0044680F"/>
    <w:rsid w:val="004501E3"/>
    <w:rsid w:val="00451641"/>
    <w:rsid w:val="004519A3"/>
    <w:rsid w:val="00451CCA"/>
    <w:rsid w:val="004521F0"/>
    <w:rsid w:val="0045257A"/>
    <w:rsid w:val="00453431"/>
    <w:rsid w:val="00454AA4"/>
    <w:rsid w:val="00454F9C"/>
    <w:rsid w:val="004565EF"/>
    <w:rsid w:val="004568DB"/>
    <w:rsid w:val="00456F40"/>
    <w:rsid w:val="004578A9"/>
    <w:rsid w:val="004602EE"/>
    <w:rsid w:val="00460348"/>
    <w:rsid w:val="004605BD"/>
    <w:rsid w:val="0046119B"/>
    <w:rsid w:val="0046187A"/>
    <w:rsid w:val="00462DA9"/>
    <w:rsid w:val="00464338"/>
    <w:rsid w:val="004643CC"/>
    <w:rsid w:val="0046466B"/>
    <w:rsid w:val="00464B69"/>
    <w:rsid w:val="00465CCE"/>
    <w:rsid w:val="00466BFB"/>
    <w:rsid w:val="00466C79"/>
    <w:rsid w:val="00470091"/>
    <w:rsid w:val="00471517"/>
    <w:rsid w:val="00471F9A"/>
    <w:rsid w:val="00473686"/>
    <w:rsid w:val="00473B89"/>
    <w:rsid w:val="00473E7B"/>
    <w:rsid w:val="0047476B"/>
    <w:rsid w:val="004749CB"/>
    <w:rsid w:val="004749F8"/>
    <w:rsid w:val="00474C40"/>
    <w:rsid w:val="00475557"/>
    <w:rsid w:val="00475F15"/>
    <w:rsid w:val="0047654E"/>
    <w:rsid w:val="00476B37"/>
    <w:rsid w:val="004778E9"/>
    <w:rsid w:val="00480653"/>
    <w:rsid w:val="00480E05"/>
    <w:rsid w:val="004812EA"/>
    <w:rsid w:val="00482323"/>
    <w:rsid w:val="004834C1"/>
    <w:rsid w:val="004845B7"/>
    <w:rsid w:val="00484C1B"/>
    <w:rsid w:val="00485542"/>
    <w:rsid w:val="004857BD"/>
    <w:rsid w:val="00485BFC"/>
    <w:rsid w:val="00485E6F"/>
    <w:rsid w:val="00486285"/>
    <w:rsid w:val="00486432"/>
    <w:rsid w:val="00486C92"/>
    <w:rsid w:val="0048709D"/>
    <w:rsid w:val="00487433"/>
    <w:rsid w:val="0048752F"/>
    <w:rsid w:val="00487A79"/>
    <w:rsid w:val="0048C0F8"/>
    <w:rsid w:val="0049014B"/>
    <w:rsid w:val="00490B67"/>
    <w:rsid w:val="00491004"/>
    <w:rsid w:val="00491E36"/>
    <w:rsid w:val="004925F6"/>
    <w:rsid w:val="004926E8"/>
    <w:rsid w:val="00492A8D"/>
    <w:rsid w:val="0049484B"/>
    <w:rsid w:val="00495EE6"/>
    <w:rsid w:val="004961CD"/>
    <w:rsid w:val="00496BF5"/>
    <w:rsid w:val="00497A5B"/>
    <w:rsid w:val="004A03E9"/>
    <w:rsid w:val="004A06EC"/>
    <w:rsid w:val="004A1D91"/>
    <w:rsid w:val="004A251B"/>
    <w:rsid w:val="004A2A79"/>
    <w:rsid w:val="004A2B3C"/>
    <w:rsid w:val="004A31C1"/>
    <w:rsid w:val="004A3484"/>
    <w:rsid w:val="004A4591"/>
    <w:rsid w:val="004A4A49"/>
    <w:rsid w:val="004A53CB"/>
    <w:rsid w:val="004A5E0C"/>
    <w:rsid w:val="004A6BB8"/>
    <w:rsid w:val="004B0405"/>
    <w:rsid w:val="004B0BF2"/>
    <w:rsid w:val="004B2A88"/>
    <w:rsid w:val="004B2C96"/>
    <w:rsid w:val="004B31E7"/>
    <w:rsid w:val="004B3B13"/>
    <w:rsid w:val="004B43AA"/>
    <w:rsid w:val="004B47D8"/>
    <w:rsid w:val="004B4D35"/>
    <w:rsid w:val="004B6883"/>
    <w:rsid w:val="004C0139"/>
    <w:rsid w:val="004C1228"/>
    <w:rsid w:val="004C199B"/>
    <w:rsid w:val="004C20FB"/>
    <w:rsid w:val="004C30A1"/>
    <w:rsid w:val="004C3635"/>
    <w:rsid w:val="004C38EE"/>
    <w:rsid w:val="004C3E0C"/>
    <w:rsid w:val="004C4077"/>
    <w:rsid w:val="004C4983"/>
    <w:rsid w:val="004C64EA"/>
    <w:rsid w:val="004C658A"/>
    <w:rsid w:val="004C6D1B"/>
    <w:rsid w:val="004C7D74"/>
    <w:rsid w:val="004D03EA"/>
    <w:rsid w:val="004D0B19"/>
    <w:rsid w:val="004D1382"/>
    <w:rsid w:val="004D13E9"/>
    <w:rsid w:val="004D150C"/>
    <w:rsid w:val="004D1EC4"/>
    <w:rsid w:val="004D1F11"/>
    <w:rsid w:val="004D259D"/>
    <w:rsid w:val="004D2714"/>
    <w:rsid w:val="004D2B66"/>
    <w:rsid w:val="004D2BB6"/>
    <w:rsid w:val="004D2C32"/>
    <w:rsid w:val="004D2F34"/>
    <w:rsid w:val="004D36A8"/>
    <w:rsid w:val="004D3707"/>
    <w:rsid w:val="004D3957"/>
    <w:rsid w:val="004D3C18"/>
    <w:rsid w:val="004D4566"/>
    <w:rsid w:val="004D4AF0"/>
    <w:rsid w:val="004D5076"/>
    <w:rsid w:val="004D5650"/>
    <w:rsid w:val="004D6035"/>
    <w:rsid w:val="004D624D"/>
    <w:rsid w:val="004D62D1"/>
    <w:rsid w:val="004D6988"/>
    <w:rsid w:val="004D7EAF"/>
    <w:rsid w:val="004E0BE9"/>
    <w:rsid w:val="004E10B1"/>
    <w:rsid w:val="004E1888"/>
    <w:rsid w:val="004E1FC2"/>
    <w:rsid w:val="004E2D47"/>
    <w:rsid w:val="004E2DFD"/>
    <w:rsid w:val="004E369C"/>
    <w:rsid w:val="004E40A7"/>
    <w:rsid w:val="004E4609"/>
    <w:rsid w:val="004E53ED"/>
    <w:rsid w:val="004E58B4"/>
    <w:rsid w:val="004E5EE8"/>
    <w:rsid w:val="004E6099"/>
    <w:rsid w:val="004E61C6"/>
    <w:rsid w:val="004E689A"/>
    <w:rsid w:val="004E6F39"/>
    <w:rsid w:val="004E75C5"/>
    <w:rsid w:val="004E7D46"/>
    <w:rsid w:val="004E7FC9"/>
    <w:rsid w:val="004F0BEF"/>
    <w:rsid w:val="004F0FF0"/>
    <w:rsid w:val="004F16E6"/>
    <w:rsid w:val="004F2E49"/>
    <w:rsid w:val="004F3F82"/>
    <w:rsid w:val="004F476E"/>
    <w:rsid w:val="004F4D78"/>
    <w:rsid w:val="004F5388"/>
    <w:rsid w:val="004F54A5"/>
    <w:rsid w:val="004F5CC6"/>
    <w:rsid w:val="004F5D1C"/>
    <w:rsid w:val="004F7042"/>
    <w:rsid w:val="004F7135"/>
    <w:rsid w:val="004F78BB"/>
    <w:rsid w:val="004F795B"/>
    <w:rsid w:val="004F7A73"/>
    <w:rsid w:val="004F7B10"/>
    <w:rsid w:val="005007BE"/>
    <w:rsid w:val="005007C9"/>
    <w:rsid w:val="00500A73"/>
    <w:rsid w:val="00500EE2"/>
    <w:rsid w:val="00500FD6"/>
    <w:rsid w:val="0050174F"/>
    <w:rsid w:val="00501AF8"/>
    <w:rsid w:val="005020D2"/>
    <w:rsid w:val="0050347C"/>
    <w:rsid w:val="00503978"/>
    <w:rsid w:val="00503E07"/>
    <w:rsid w:val="005041B6"/>
    <w:rsid w:val="00504284"/>
    <w:rsid w:val="00504A70"/>
    <w:rsid w:val="00504EFF"/>
    <w:rsid w:val="005052C4"/>
    <w:rsid w:val="00505731"/>
    <w:rsid w:val="005064FE"/>
    <w:rsid w:val="005067C8"/>
    <w:rsid w:val="00506C5C"/>
    <w:rsid w:val="00506CF9"/>
    <w:rsid w:val="00507B1C"/>
    <w:rsid w:val="00507BB9"/>
    <w:rsid w:val="00507C14"/>
    <w:rsid w:val="00507F5F"/>
    <w:rsid w:val="0051141B"/>
    <w:rsid w:val="00511A73"/>
    <w:rsid w:val="00511D90"/>
    <w:rsid w:val="0051290C"/>
    <w:rsid w:val="00512AFC"/>
    <w:rsid w:val="0051357C"/>
    <w:rsid w:val="00513B86"/>
    <w:rsid w:val="00513C4C"/>
    <w:rsid w:val="00513CEF"/>
    <w:rsid w:val="00513D0E"/>
    <w:rsid w:val="00514F71"/>
    <w:rsid w:val="00515992"/>
    <w:rsid w:val="0051656F"/>
    <w:rsid w:val="005172CB"/>
    <w:rsid w:val="005177BA"/>
    <w:rsid w:val="005178F4"/>
    <w:rsid w:val="00520033"/>
    <w:rsid w:val="005201AF"/>
    <w:rsid w:val="005202B1"/>
    <w:rsid w:val="005205AB"/>
    <w:rsid w:val="005206B2"/>
    <w:rsid w:val="00520A87"/>
    <w:rsid w:val="00520EC2"/>
    <w:rsid w:val="00521B87"/>
    <w:rsid w:val="00521FE3"/>
    <w:rsid w:val="00522E19"/>
    <w:rsid w:val="00522E7F"/>
    <w:rsid w:val="0052366C"/>
    <w:rsid w:val="00524398"/>
    <w:rsid w:val="005243A9"/>
    <w:rsid w:val="00524D0A"/>
    <w:rsid w:val="0052506B"/>
    <w:rsid w:val="0052568D"/>
    <w:rsid w:val="00525E31"/>
    <w:rsid w:val="005260C3"/>
    <w:rsid w:val="00527FDE"/>
    <w:rsid w:val="0053080B"/>
    <w:rsid w:val="00530C99"/>
    <w:rsid w:val="00531192"/>
    <w:rsid w:val="00531FA3"/>
    <w:rsid w:val="005321B3"/>
    <w:rsid w:val="005326C5"/>
    <w:rsid w:val="005328F1"/>
    <w:rsid w:val="00532B39"/>
    <w:rsid w:val="00533297"/>
    <w:rsid w:val="005338B7"/>
    <w:rsid w:val="00534225"/>
    <w:rsid w:val="0053528F"/>
    <w:rsid w:val="005354C6"/>
    <w:rsid w:val="005355DC"/>
    <w:rsid w:val="00535792"/>
    <w:rsid w:val="00537943"/>
    <w:rsid w:val="00537B97"/>
    <w:rsid w:val="00537DEC"/>
    <w:rsid w:val="00540633"/>
    <w:rsid w:val="00541C03"/>
    <w:rsid w:val="00542CC5"/>
    <w:rsid w:val="0054340D"/>
    <w:rsid w:val="00543674"/>
    <w:rsid w:val="00543A68"/>
    <w:rsid w:val="00543D27"/>
    <w:rsid w:val="005442CC"/>
    <w:rsid w:val="005450E7"/>
    <w:rsid w:val="005457FA"/>
    <w:rsid w:val="00545D16"/>
    <w:rsid w:val="0054618A"/>
    <w:rsid w:val="005467F3"/>
    <w:rsid w:val="00546DDC"/>
    <w:rsid w:val="00546E6A"/>
    <w:rsid w:val="0054757F"/>
    <w:rsid w:val="00550341"/>
    <w:rsid w:val="00550C79"/>
    <w:rsid w:val="0055131A"/>
    <w:rsid w:val="00552793"/>
    <w:rsid w:val="0055297A"/>
    <w:rsid w:val="00553FF7"/>
    <w:rsid w:val="005555C3"/>
    <w:rsid w:val="005578B9"/>
    <w:rsid w:val="005601E5"/>
    <w:rsid w:val="005608CE"/>
    <w:rsid w:val="0056091C"/>
    <w:rsid w:val="00560A9E"/>
    <w:rsid w:val="00560E7F"/>
    <w:rsid w:val="00561846"/>
    <w:rsid w:val="0056190B"/>
    <w:rsid w:val="00561988"/>
    <w:rsid w:val="00561BEC"/>
    <w:rsid w:val="00561E20"/>
    <w:rsid w:val="00562294"/>
    <w:rsid w:val="00562778"/>
    <w:rsid w:val="00562E8C"/>
    <w:rsid w:val="005640B6"/>
    <w:rsid w:val="0056482F"/>
    <w:rsid w:val="005648BC"/>
    <w:rsid w:val="00564E7F"/>
    <w:rsid w:val="00565401"/>
    <w:rsid w:val="00565697"/>
    <w:rsid w:val="00566D67"/>
    <w:rsid w:val="00567210"/>
    <w:rsid w:val="00567373"/>
    <w:rsid w:val="00570BE3"/>
    <w:rsid w:val="0057170B"/>
    <w:rsid w:val="00571E59"/>
    <w:rsid w:val="005720DE"/>
    <w:rsid w:val="005728D3"/>
    <w:rsid w:val="00572923"/>
    <w:rsid w:val="0057294F"/>
    <w:rsid w:val="00572F74"/>
    <w:rsid w:val="0057389E"/>
    <w:rsid w:val="00573B90"/>
    <w:rsid w:val="00573F11"/>
    <w:rsid w:val="00574B0B"/>
    <w:rsid w:val="00575431"/>
    <w:rsid w:val="00575A82"/>
    <w:rsid w:val="00576118"/>
    <w:rsid w:val="005769AA"/>
    <w:rsid w:val="0057788D"/>
    <w:rsid w:val="0058007F"/>
    <w:rsid w:val="005806EC"/>
    <w:rsid w:val="00580781"/>
    <w:rsid w:val="00580C74"/>
    <w:rsid w:val="00580E29"/>
    <w:rsid w:val="005820F9"/>
    <w:rsid w:val="0058391A"/>
    <w:rsid w:val="00583A71"/>
    <w:rsid w:val="00583AD2"/>
    <w:rsid w:val="00583BD5"/>
    <w:rsid w:val="00583F8E"/>
    <w:rsid w:val="00584025"/>
    <w:rsid w:val="00585CCD"/>
    <w:rsid w:val="0058609A"/>
    <w:rsid w:val="005862AD"/>
    <w:rsid w:val="00586424"/>
    <w:rsid w:val="005866AA"/>
    <w:rsid w:val="005870AC"/>
    <w:rsid w:val="0058743B"/>
    <w:rsid w:val="005876F1"/>
    <w:rsid w:val="005900EA"/>
    <w:rsid w:val="00591288"/>
    <w:rsid w:val="0059135E"/>
    <w:rsid w:val="005920DA"/>
    <w:rsid w:val="00592CC2"/>
    <w:rsid w:val="00592D8E"/>
    <w:rsid w:val="005934FE"/>
    <w:rsid w:val="00593ACC"/>
    <w:rsid w:val="00593DDD"/>
    <w:rsid w:val="00593DFD"/>
    <w:rsid w:val="00593FE3"/>
    <w:rsid w:val="005942A0"/>
    <w:rsid w:val="00594492"/>
    <w:rsid w:val="00594CF5"/>
    <w:rsid w:val="00595F3B"/>
    <w:rsid w:val="005970F6"/>
    <w:rsid w:val="00597375"/>
    <w:rsid w:val="0059785C"/>
    <w:rsid w:val="00597ACD"/>
    <w:rsid w:val="00597C95"/>
    <w:rsid w:val="005A0FAE"/>
    <w:rsid w:val="005A1788"/>
    <w:rsid w:val="005A1DD5"/>
    <w:rsid w:val="005A26FD"/>
    <w:rsid w:val="005A2F2F"/>
    <w:rsid w:val="005A5665"/>
    <w:rsid w:val="005A5ECA"/>
    <w:rsid w:val="005A66E0"/>
    <w:rsid w:val="005A7671"/>
    <w:rsid w:val="005A780B"/>
    <w:rsid w:val="005A7816"/>
    <w:rsid w:val="005A7ADA"/>
    <w:rsid w:val="005A7CC6"/>
    <w:rsid w:val="005A7CF7"/>
    <w:rsid w:val="005A7F9B"/>
    <w:rsid w:val="005B0D0E"/>
    <w:rsid w:val="005B17C0"/>
    <w:rsid w:val="005B18ED"/>
    <w:rsid w:val="005B1F88"/>
    <w:rsid w:val="005B20A4"/>
    <w:rsid w:val="005B2124"/>
    <w:rsid w:val="005B265D"/>
    <w:rsid w:val="005B2C85"/>
    <w:rsid w:val="005B40FF"/>
    <w:rsid w:val="005B4B4A"/>
    <w:rsid w:val="005B517C"/>
    <w:rsid w:val="005B52F3"/>
    <w:rsid w:val="005B5E71"/>
    <w:rsid w:val="005B60F2"/>
    <w:rsid w:val="005B6901"/>
    <w:rsid w:val="005B6AD9"/>
    <w:rsid w:val="005B720F"/>
    <w:rsid w:val="005B7513"/>
    <w:rsid w:val="005B7540"/>
    <w:rsid w:val="005B793F"/>
    <w:rsid w:val="005B7AF6"/>
    <w:rsid w:val="005B7B98"/>
    <w:rsid w:val="005C00A3"/>
    <w:rsid w:val="005C0657"/>
    <w:rsid w:val="005C0883"/>
    <w:rsid w:val="005C0939"/>
    <w:rsid w:val="005C09D2"/>
    <w:rsid w:val="005C0BB0"/>
    <w:rsid w:val="005C0C3B"/>
    <w:rsid w:val="005C0E54"/>
    <w:rsid w:val="005C0E7B"/>
    <w:rsid w:val="005C1231"/>
    <w:rsid w:val="005C1EE6"/>
    <w:rsid w:val="005C1F28"/>
    <w:rsid w:val="005C27EB"/>
    <w:rsid w:val="005C28D2"/>
    <w:rsid w:val="005C2B70"/>
    <w:rsid w:val="005C30DF"/>
    <w:rsid w:val="005C312E"/>
    <w:rsid w:val="005C4206"/>
    <w:rsid w:val="005C421B"/>
    <w:rsid w:val="005C4220"/>
    <w:rsid w:val="005C4321"/>
    <w:rsid w:val="005C47EA"/>
    <w:rsid w:val="005C5033"/>
    <w:rsid w:val="005C507D"/>
    <w:rsid w:val="005C5128"/>
    <w:rsid w:val="005C52E7"/>
    <w:rsid w:val="005C64F7"/>
    <w:rsid w:val="005C6B0E"/>
    <w:rsid w:val="005C6D97"/>
    <w:rsid w:val="005C731F"/>
    <w:rsid w:val="005C7741"/>
    <w:rsid w:val="005C7F66"/>
    <w:rsid w:val="005D01BF"/>
    <w:rsid w:val="005D101A"/>
    <w:rsid w:val="005D1D7E"/>
    <w:rsid w:val="005D2D9E"/>
    <w:rsid w:val="005D2E53"/>
    <w:rsid w:val="005D3985"/>
    <w:rsid w:val="005D3AF6"/>
    <w:rsid w:val="005D3D93"/>
    <w:rsid w:val="005D4633"/>
    <w:rsid w:val="005D46CE"/>
    <w:rsid w:val="005D4733"/>
    <w:rsid w:val="005D4E6A"/>
    <w:rsid w:val="005D5B0D"/>
    <w:rsid w:val="005D5CF8"/>
    <w:rsid w:val="005D5FA2"/>
    <w:rsid w:val="005D5FD2"/>
    <w:rsid w:val="005D68F7"/>
    <w:rsid w:val="005D6D29"/>
    <w:rsid w:val="005D7CAA"/>
    <w:rsid w:val="005E0E52"/>
    <w:rsid w:val="005E1833"/>
    <w:rsid w:val="005E1BFD"/>
    <w:rsid w:val="005E2B2D"/>
    <w:rsid w:val="005E3A7B"/>
    <w:rsid w:val="005E41D3"/>
    <w:rsid w:val="005E4EC0"/>
    <w:rsid w:val="005E5050"/>
    <w:rsid w:val="005E5E6D"/>
    <w:rsid w:val="005E719A"/>
    <w:rsid w:val="005E7402"/>
    <w:rsid w:val="005E77F8"/>
    <w:rsid w:val="005E7F71"/>
    <w:rsid w:val="005E7F9A"/>
    <w:rsid w:val="005F0100"/>
    <w:rsid w:val="005F07A0"/>
    <w:rsid w:val="005F14A1"/>
    <w:rsid w:val="005F20A7"/>
    <w:rsid w:val="005F24F3"/>
    <w:rsid w:val="005F25BB"/>
    <w:rsid w:val="005F26E1"/>
    <w:rsid w:val="005F3D69"/>
    <w:rsid w:val="005F3F78"/>
    <w:rsid w:val="005F435C"/>
    <w:rsid w:val="005F4DE1"/>
    <w:rsid w:val="005F4EF3"/>
    <w:rsid w:val="005F5A18"/>
    <w:rsid w:val="005F5AEB"/>
    <w:rsid w:val="005F6349"/>
    <w:rsid w:val="005F76FC"/>
    <w:rsid w:val="005F7EEE"/>
    <w:rsid w:val="0060056F"/>
    <w:rsid w:val="00600BE8"/>
    <w:rsid w:val="00600F25"/>
    <w:rsid w:val="006020CF"/>
    <w:rsid w:val="0060396B"/>
    <w:rsid w:val="00603A53"/>
    <w:rsid w:val="0060574F"/>
    <w:rsid w:val="006057E0"/>
    <w:rsid w:val="00605F71"/>
    <w:rsid w:val="006064A5"/>
    <w:rsid w:val="00606565"/>
    <w:rsid w:val="00606990"/>
    <w:rsid w:val="006069A8"/>
    <w:rsid w:val="00606D09"/>
    <w:rsid w:val="00607258"/>
    <w:rsid w:val="006072FE"/>
    <w:rsid w:val="0060764E"/>
    <w:rsid w:val="0060767B"/>
    <w:rsid w:val="00607BF3"/>
    <w:rsid w:val="006107EE"/>
    <w:rsid w:val="00610BB0"/>
    <w:rsid w:val="0061194F"/>
    <w:rsid w:val="0061230D"/>
    <w:rsid w:val="0061243F"/>
    <w:rsid w:val="006128E9"/>
    <w:rsid w:val="00612FD5"/>
    <w:rsid w:val="00613953"/>
    <w:rsid w:val="00613B18"/>
    <w:rsid w:val="00613CA9"/>
    <w:rsid w:val="006146CB"/>
    <w:rsid w:val="00614886"/>
    <w:rsid w:val="0061617B"/>
    <w:rsid w:val="006166D7"/>
    <w:rsid w:val="00616733"/>
    <w:rsid w:val="006172CF"/>
    <w:rsid w:val="00617584"/>
    <w:rsid w:val="00617D1A"/>
    <w:rsid w:val="00617E3E"/>
    <w:rsid w:val="00620432"/>
    <w:rsid w:val="00621089"/>
    <w:rsid w:val="00621135"/>
    <w:rsid w:val="00621877"/>
    <w:rsid w:val="00622513"/>
    <w:rsid w:val="00622C66"/>
    <w:rsid w:val="00622CDD"/>
    <w:rsid w:val="006231EE"/>
    <w:rsid w:val="0062321B"/>
    <w:rsid w:val="006234C2"/>
    <w:rsid w:val="00625A46"/>
    <w:rsid w:val="00626252"/>
    <w:rsid w:val="00626859"/>
    <w:rsid w:val="00626AC1"/>
    <w:rsid w:val="00626BFF"/>
    <w:rsid w:val="00627226"/>
    <w:rsid w:val="00627FC2"/>
    <w:rsid w:val="00627FCA"/>
    <w:rsid w:val="00630088"/>
    <w:rsid w:val="006303C8"/>
    <w:rsid w:val="006304C1"/>
    <w:rsid w:val="00630EF0"/>
    <w:rsid w:val="006311BE"/>
    <w:rsid w:val="00631867"/>
    <w:rsid w:val="006318F7"/>
    <w:rsid w:val="00631C3D"/>
    <w:rsid w:val="006332CC"/>
    <w:rsid w:val="0063369F"/>
    <w:rsid w:val="00634D3D"/>
    <w:rsid w:val="00634E41"/>
    <w:rsid w:val="00635827"/>
    <w:rsid w:val="006364FE"/>
    <w:rsid w:val="006367B5"/>
    <w:rsid w:val="006373A3"/>
    <w:rsid w:val="0064099D"/>
    <w:rsid w:val="00640C2C"/>
    <w:rsid w:val="00641203"/>
    <w:rsid w:val="006414FD"/>
    <w:rsid w:val="00642B9F"/>
    <w:rsid w:val="00642ED0"/>
    <w:rsid w:val="0064310B"/>
    <w:rsid w:val="006434EC"/>
    <w:rsid w:val="006435F0"/>
    <w:rsid w:val="0064370F"/>
    <w:rsid w:val="00643AAF"/>
    <w:rsid w:val="00643EAA"/>
    <w:rsid w:val="006445B7"/>
    <w:rsid w:val="006447BB"/>
    <w:rsid w:val="006451C4"/>
    <w:rsid w:val="006457CB"/>
    <w:rsid w:val="00645DCB"/>
    <w:rsid w:val="00645FB6"/>
    <w:rsid w:val="00647556"/>
    <w:rsid w:val="006477FE"/>
    <w:rsid w:val="00647AAA"/>
    <w:rsid w:val="006504C4"/>
    <w:rsid w:val="006508C8"/>
    <w:rsid w:val="00650E44"/>
    <w:rsid w:val="006516F4"/>
    <w:rsid w:val="00651701"/>
    <w:rsid w:val="00651E9B"/>
    <w:rsid w:val="00652439"/>
    <w:rsid w:val="006527A1"/>
    <w:rsid w:val="00652BCF"/>
    <w:rsid w:val="00652D73"/>
    <w:rsid w:val="0065340A"/>
    <w:rsid w:val="0065389D"/>
    <w:rsid w:val="00653AD5"/>
    <w:rsid w:val="00653F1C"/>
    <w:rsid w:val="006553A1"/>
    <w:rsid w:val="00655F8F"/>
    <w:rsid w:val="0065650B"/>
    <w:rsid w:val="00656BBD"/>
    <w:rsid w:val="00656ECE"/>
    <w:rsid w:val="00657CE0"/>
    <w:rsid w:val="0066046C"/>
    <w:rsid w:val="00660551"/>
    <w:rsid w:val="00661332"/>
    <w:rsid w:val="006614D5"/>
    <w:rsid w:val="006615D6"/>
    <w:rsid w:val="00661C28"/>
    <w:rsid w:val="00661C63"/>
    <w:rsid w:val="00662E0B"/>
    <w:rsid w:val="00663726"/>
    <w:rsid w:val="00663986"/>
    <w:rsid w:val="006659CB"/>
    <w:rsid w:val="00665BED"/>
    <w:rsid w:val="00666834"/>
    <w:rsid w:val="00666AF8"/>
    <w:rsid w:val="00667D3A"/>
    <w:rsid w:val="0067016A"/>
    <w:rsid w:val="0067021E"/>
    <w:rsid w:val="0067058E"/>
    <w:rsid w:val="006705BC"/>
    <w:rsid w:val="00670768"/>
    <w:rsid w:val="006709CE"/>
    <w:rsid w:val="00670C72"/>
    <w:rsid w:val="0067163A"/>
    <w:rsid w:val="00671A3F"/>
    <w:rsid w:val="00671CD6"/>
    <w:rsid w:val="00671D12"/>
    <w:rsid w:val="00671D57"/>
    <w:rsid w:val="00671F71"/>
    <w:rsid w:val="00672446"/>
    <w:rsid w:val="006725B6"/>
    <w:rsid w:val="00672739"/>
    <w:rsid w:val="00672E4A"/>
    <w:rsid w:val="0067362B"/>
    <w:rsid w:val="00673A39"/>
    <w:rsid w:val="00674070"/>
    <w:rsid w:val="0067418E"/>
    <w:rsid w:val="006741AB"/>
    <w:rsid w:val="0067421C"/>
    <w:rsid w:val="00674A4E"/>
    <w:rsid w:val="0067528B"/>
    <w:rsid w:val="00676238"/>
    <w:rsid w:val="00676EE4"/>
    <w:rsid w:val="006776C7"/>
    <w:rsid w:val="0067798D"/>
    <w:rsid w:val="00680D0A"/>
    <w:rsid w:val="00680DDB"/>
    <w:rsid w:val="006817BA"/>
    <w:rsid w:val="006820FF"/>
    <w:rsid w:val="00682AD0"/>
    <w:rsid w:val="00682CF4"/>
    <w:rsid w:val="00682D3D"/>
    <w:rsid w:val="00683091"/>
    <w:rsid w:val="00683130"/>
    <w:rsid w:val="00683AF2"/>
    <w:rsid w:val="00683F96"/>
    <w:rsid w:val="00683FED"/>
    <w:rsid w:val="00684A1A"/>
    <w:rsid w:val="00684DF2"/>
    <w:rsid w:val="0068519A"/>
    <w:rsid w:val="00685C5E"/>
    <w:rsid w:val="00685D48"/>
    <w:rsid w:val="00685FC3"/>
    <w:rsid w:val="00686E67"/>
    <w:rsid w:val="006871A4"/>
    <w:rsid w:val="0068767F"/>
    <w:rsid w:val="00687F3B"/>
    <w:rsid w:val="00690763"/>
    <w:rsid w:val="00691127"/>
    <w:rsid w:val="00691281"/>
    <w:rsid w:val="00691340"/>
    <w:rsid w:val="0069171E"/>
    <w:rsid w:val="00691A20"/>
    <w:rsid w:val="00692CF7"/>
    <w:rsid w:val="00694415"/>
    <w:rsid w:val="00695036"/>
    <w:rsid w:val="00695391"/>
    <w:rsid w:val="00696025"/>
    <w:rsid w:val="0069623A"/>
    <w:rsid w:val="00696431"/>
    <w:rsid w:val="006971F3"/>
    <w:rsid w:val="006978F5"/>
    <w:rsid w:val="006A02A5"/>
    <w:rsid w:val="006A0F60"/>
    <w:rsid w:val="006A1A4E"/>
    <w:rsid w:val="006A207E"/>
    <w:rsid w:val="006A2121"/>
    <w:rsid w:val="006A2317"/>
    <w:rsid w:val="006A2537"/>
    <w:rsid w:val="006A30EC"/>
    <w:rsid w:val="006A3E97"/>
    <w:rsid w:val="006A406F"/>
    <w:rsid w:val="006A5620"/>
    <w:rsid w:val="006A5947"/>
    <w:rsid w:val="006A6464"/>
    <w:rsid w:val="006A6E98"/>
    <w:rsid w:val="006A7903"/>
    <w:rsid w:val="006B01A1"/>
    <w:rsid w:val="006B08F6"/>
    <w:rsid w:val="006B285C"/>
    <w:rsid w:val="006B2F99"/>
    <w:rsid w:val="006B3622"/>
    <w:rsid w:val="006B3F35"/>
    <w:rsid w:val="006B4212"/>
    <w:rsid w:val="006B4346"/>
    <w:rsid w:val="006B44FC"/>
    <w:rsid w:val="006B48BB"/>
    <w:rsid w:val="006B51C3"/>
    <w:rsid w:val="006B531B"/>
    <w:rsid w:val="006B76D7"/>
    <w:rsid w:val="006B7E68"/>
    <w:rsid w:val="006C0549"/>
    <w:rsid w:val="006C0596"/>
    <w:rsid w:val="006C11BC"/>
    <w:rsid w:val="006C1357"/>
    <w:rsid w:val="006C1CD0"/>
    <w:rsid w:val="006C2108"/>
    <w:rsid w:val="006C2E3E"/>
    <w:rsid w:val="006C3321"/>
    <w:rsid w:val="006C3615"/>
    <w:rsid w:val="006C49E8"/>
    <w:rsid w:val="006C4FF0"/>
    <w:rsid w:val="006C5249"/>
    <w:rsid w:val="006C5D50"/>
    <w:rsid w:val="006C68FD"/>
    <w:rsid w:val="006C6CF5"/>
    <w:rsid w:val="006C71A5"/>
    <w:rsid w:val="006C7504"/>
    <w:rsid w:val="006C7596"/>
    <w:rsid w:val="006D0A79"/>
    <w:rsid w:val="006D0D0C"/>
    <w:rsid w:val="006D0F6F"/>
    <w:rsid w:val="006D1338"/>
    <w:rsid w:val="006D24BB"/>
    <w:rsid w:val="006D28AF"/>
    <w:rsid w:val="006D2B2E"/>
    <w:rsid w:val="006D34FE"/>
    <w:rsid w:val="006D389B"/>
    <w:rsid w:val="006D3AFE"/>
    <w:rsid w:val="006D43AF"/>
    <w:rsid w:val="006D450C"/>
    <w:rsid w:val="006D46FF"/>
    <w:rsid w:val="006D470A"/>
    <w:rsid w:val="006D5555"/>
    <w:rsid w:val="006D6249"/>
    <w:rsid w:val="006D6F9A"/>
    <w:rsid w:val="006D7124"/>
    <w:rsid w:val="006E102A"/>
    <w:rsid w:val="006E1034"/>
    <w:rsid w:val="006E1539"/>
    <w:rsid w:val="006E1729"/>
    <w:rsid w:val="006E2446"/>
    <w:rsid w:val="006E266F"/>
    <w:rsid w:val="006E2C3F"/>
    <w:rsid w:val="006E35D3"/>
    <w:rsid w:val="006E50F7"/>
    <w:rsid w:val="006E61A3"/>
    <w:rsid w:val="006E6BED"/>
    <w:rsid w:val="006F04C9"/>
    <w:rsid w:val="006F0586"/>
    <w:rsid w:val="006F0727"/>
    <w:rsid w:val="006F30C3"/>
    <w:rsid w:val="006F4097"/>
    <w:rsid w:val="006F414B"/>
    <w:rsid w:val="006F46B1"/>
    <w:rsid w:val="006F4DDC"/>
    <w:rsid w:val="006F5262"/>
    <w:rsid w:val="006F5508"/>
    <w:rsid w:val="006F61F7"/>
    <w:rsid w:val="006F6BA1"/>
    <w:rsid w:val="006F6F09"/>
    <w:rsid w:val="006F72E5"/>
    <w:rsid w:val="006F7781"/>
    <w:rsid w:val="007004D4"/>
    <w:rsid w:val="00700A50"/>
    <w:rsid w:val="00700A7F"/>
    <w:rsid w:val="00700BA5"/>
    <w:rsid w:val="007012E7"/>
    <w:rsid w:val="00701370"/>
    <w:rsid w:val="007017AD"/>
    <w:rsid w:val="007019F5"/>
    <w:rsid w:val="00701D97"/>
    <w:rsid w:val="0070270E"/>
    <w:rsid w:val="007027CE"/>
    <w:rsid w:val="00702DB1"/>
    <w:rsid w:val="00703C0E"/>
    <w:rsid w:val="00705554"/>
    <w:rsid w:val="00705C49"/>
    <w:rsid w:val="00706562"/>
    <w:rsid w:val="00706593"/>
    <w:rsid w:val="00706D43"/>
    <w:rsid w:val="00707D91"/>
    <w:rsid w:val="00707F50"/>
    <w:rsid w:val="00707F53"/>
    <w:rsid w:val="007104E6"/>
    <w:rsid w:val="00710CFC"/>
    <w:rsid w:val="007119F4"/>
    <w:rsid w:val="0071227E"/>
    <w:rsid w:val="00712D2E"/>
    <w:rsid w:val="007130F4"/>
    <w:rsid w:val="0071367F"/>
    <w:rsid w:val="00713929"/>
    <w:rsid w:val="00713B16"/>
    <w:rsid w:val="00713C3B"/>
    <w:rsid w:val="00713CC4"/>
    <w:rsid w:val="007146D0"/>
    <w:rsid w:val="00715AFF"/>
    <w:rsid w:val="0071617D"/>
    <w:rsid w:val="00716A20"/>
    <w:rsid w:val="00716BAB"/>
    <w:rsid w:val="0071740C"/>
    <w:rsid w:val="00717708"/>
    <w:rsid w:val="0072048D"/>
    <w:rsid w:val="007209E1"/>
    <w:rsid w:val="00721397"/>
    <w:rsid w:val="00721444"/>
    <w:rsid w:val="0072166B"/>
    <w:rsid w:val="00721DDE"/>
    <w:rsid w:val="007221FB"/>
    <w:rsid w:val="007224B8"/>
    <w:rsid w:val="00722A62"/>
    <w:rsid w:val="00722E29"/>
    <w:rsid w:val="00723677"/>
    <w:rsid w:val="00723CF5"/>
    <w:rsid w:val="0072478C"/>
    <w:rsid w:val="00724837"/>
    <w:rsid w:val="00724A16"/>
    <w:rsid w:val="00725822"/>
    <w:rsid w:val="00725840"/>
    <w:rsid w:val="00725D1E"/>
    <w:rsid w:val="00726228"/>
    <w:rsid w:val="00727F1D"/>
    <w:rsid w:val="00727FCE"/>
    <w:rsid w:val="007309C6"/>
    <w:rsid w:val="0073237F"/>
    <w:rsid w:val="00732C61"/>
    <w:rsid w:val="00732E9F"/>
    <w:rsid w:val="00733F36"/>
    <w:rsid w:val="00734EBC"/>
    <w:rsid w:val="00734F07"/>
    <w:rsid w:val="00735563"/>
    <w:rsid w:val="00737275"/>
    <w:rsid w:val="00737458"/>
    <w:rsid w:val="00740772"/>
    <w:rsid w:val="007407FD"/>
    <w:rsid w:val="00740897"/>
    <w:rsid w:val="00740E87"/>
    <w:rsid w:val="0074184F"/>
    <w:rsid w:val="007419C1"/>
    <w:rsid w:val="007421AB"/>
    <w:rsid w:val="00742935"/>
    <w:rsid w:val="007437DF"/>
    <w:rsid w:val="00743F69"/>
    <w:rsid w:val="007440F4"/>
    <w:rsid w:val="00744F32"/>
    <w:rsid w:val="007455D7"/>
    <w:rsid w:val="00745BA5"/>
    <w:rsid w:val="00745DF0"/>
    <w:rsid w:val="007474E1"/>
    <w:rsid w:val="007478CC"/>
    <w:rsid w:val="00747969"/>
    <w:rsid w:val="00750ABB"/>
    <w:rsid w:val="00750ECC"/>
    <w:rsid w:val="00750F3B"/>
    <w:rsid w:val="007510CB"/>
    <w:rsid w:val="00751277"/>
    <w:rsid w:val="007512A3"/>
    <w:rsid w:val="00751766"/>
    <w:rsid w:val="00752400"/>
    <w:rsid w:val="00752A91"/>
    <w:rsid w:val="00753668"/>
    <w:rsid w:val="00754219"/>
    <w:rsid w:val="00754D5F"/>
    <w:rsid w:val="007553D1"/>
    <w:rsid w:val="007558F5"/>
    <w:rsid w:val="00756027"/>
    <w:rsid w:val="0075629A"/>
    <w:rsid w:val="007571BC"/>
    <w:rsid w:val="00757B01"/>
    <w:rsid w:val="00757FAB"/>
    <w:rsid w:val="00759AFC"/>
    <w:rsid w:val="0076001F"/>
    <w:rsid w:val="00760145"/>
    <w:rsid w:val="007603E3"/>
    <w:rsid w:val="0076088D"/>
    <w:rsid w:val="007610B4"/>
    <w:rsid w:val="00761510"/>
    <w:rsid w:val="00761826"/>
    <w:rsid w:val="00762AA1"/>
    <w:rsid w:val="00763EAC"/>
    <w:rsid w:val="00764497"/>
    <w:rsid w:val="0076592A"/>
    <w:rsid w:val="00765FB1"/>
    <w:rsid w:val="00766D56"/>
    <w:rsid w:val="00767549"/>
    <w:rsid w:val="007700DB"/>
    <w:rsid w:val="0077062F"/>
    <w:rsid w:val="00771072"/>
    <w:rsid w:val="00771B1D"/>
    <w:rsid w:val="0077333C"/>
    <w:rsid w:val="0077354F"/>
    <w:rsid w:val="00773FC6"/>
    <w:rsid w:val="00774297"/>
    <w:rsid w:val="00774C42"/>
    <w:rsid w:val="00774CF3"/>
    <w:rsid w:val="0077505F"/>
    <w:rsid w:val="00775AC3"/>
    <w:rsid w:val="00776036"/>
    <w:rsid w:val="00777040"/>
    <w:rsid w:val="0077733B"/>
    <w:rsid w:val="00777562"/>
    <w:rsid w:val="00780655"/>
    <w:rsid w:val="00780920"/>
    <w:rsid w:val="00780D5B"/>
    <w:rsid w:val="007812CE"/>
    <w:rsid w:val="007813A7"/>
    <w:rsid w:val="007820CC"/>
    <w:rsid w:val="007825E2"/>
    <w:rsid w:val="007830AB"/>
    <w:rsid w:val="007835AD"/>
    <w:rsid w:val="00783A15"/>
    <w:rsid w:val="0078428A"/>
    <w:rsid w:val="007842F7"/>
    <w:rsid w:val="00784B57"/>
    <w:rsid w:val="00785231"/>
    <w:rsid w:val="00785AF1"/>
    <w:rsid w:val="00785DC5"/>
    <w:rsid w:val="00785F76"/>
    <w:rsid w:val="007864DC"/>
    <w:rsid w:val="007874E9"/>
    <w:rsid w:val="00787E58"/>
    <w:rsid w:val="007901D2"/>
    <w:rsid w:val="00790F33"/>
    <w:rsid w:val="0079140E"/>
    <w:rsid w:val="007914AA"/>
    <w:rsid w:val="007915C5"/>
    <w:rsid w:val="00791AAF"/>
    <w:rsid w:val="00791CE5"/>
    <w:rsid w:val="007927DF"/>
    <w:rsid w:val="007930FD"/>
    <w:rsid w:val="007939B5"/>
    <w:rsid w:val="007939D6"/>
    <w:rsid w:val="00793DF0"/>
    <w:rsid w:val="00793F38"/>
    <w:rsid w:val="007942A3"/>
    <w:rsid w:val="007945EA"/>
    <w:rsid w:val="00794A7F"/>
    <w:rsid w:val="00794AB9"/>
    <w:rsid w:val="00794D99"/>
    <w:rsid w:val="00794DF9"/>
    <w:rsid w:val="0079521A"/>
    <w:rsid w:val="0079574B"/>
    <w:rsid w:val="00796975"/>
    <w:rsid w:val="00796A4C"/>
    <w:rsid w:val="00796F42"/>
    <w:rsid w:val="00797116"/>
    <w:rsid w:val="007A0F98"/>
    <w:rsid w:val="007A2B20"/>
    <w:rsid w:val="007A2C5C"/>
    <w:rsid w:val="007A363A"/>
    <w:rsid w:val="007A3F56"/>
    <w:rsid w:val="007A58A0"/>
    <w:rsid w:val="007A59B1"/>
    <w:rsid w:val="007A5DD7"/>
    <w:rsid w:val="007A786C"/>
    <w:rsid w:val="007A7B0C"/>
    <w:rsid w:val="007B058E"/>
    <w:rsid w:val="007B0637"/>
    <w:rsid w:val="007B06EC"/>
    <w:rsid w:val="007B0A5A"/>
    <w:rsid w:val="007B1170"/>
    <w:rsid w:val="007B12F2"/>
    <w:rsid w:val="007B1A87"/>
    <w:rsid w:val="007B1E18"/>
    <w:rsid w:val="007B21A5"/>
    <w:rsid w:val="007B230B"/>
    <w:rsid w:val="007B30DF"/>
    <w:rsid w:val="007B3477"/>
    <w:rsid w:val="007B363F"/>
    <w:rsid w:val="007B44D7"/>
    <w:rsid w:val="007B64E4"/>
    <w:rsid w:val="007B67C1"/>
    <w:rsid w:val="007B7A7C"/>
    <w:rsid w:val="007B7BC5"/>
    <w:rsid w:val="007C00DC"/>
    <w:rsid w:val="007C0289"/>
    <w:rsid w:val="007C0384"/>
    <w:rsid w:val="007C0949"/>
    <w:rsid w:val="007C095D"/>
    <w:rsid w:val="007C1078"/>
    <w:rsid w:val="007C1749"/>
    <w:rsid w:val="007C2D66"/>
    <w:rsid w:val="007C2F83"/>
    <w:rsid w:val="007C3110"/>
    <w:rsid w:val="007C3179"/>
    <w:rsid w:val="007C3B1B"/>
    <w:rsid w:val="007C4466"/>
    <w:rsid w:val="007C4854"/>
    <w:rsid w:val="007C486E"/>
    <w:rsid w:val="007C577F"/>
    <w:rsid w:val="007C5CFA"/>
    <w:rsid w:val="007C608A"/>
    <w:rsid w:val="007C6181"/>
    <w:rsid w:val="007C623E"/>
    <w:rsid w:val="007C6487"/>
    <w:rsid w:val="007C657C"/>
    <w:rsid w:val="007C72EE"/>
    <w:rsid w:val="007D0090"/>
    <w:rsid w:val="007D0A24"/>
    <w:rsid w:val="007D0AED"/>
    <w:rsid w:val="007D17D2"/>
    <w:rsid w:val="007D186D"/>
    <w:rsid w:val="007D1F95"/>
    <w:rsid w:val="007D2BBD"/>
    <w:rsid w:val="007D4089"/>
    <w:rsid w:val="007D43F7"/>
    <w:rsid w:val="007D4FAB"/>
    <w:rsid w:val="007D4FCE"/>
    <w:rsid w:val="007D5C0F"/>
    <w:rsid w:val="007D693B"/>
    <w:rsid w:val="007D79CD"/>
    <w:rsid w:val="007D7F7B"/>
    <w:rsid w:val="007E0ED6"/>
    <w:rsid w:val="007E110F"/>
    <w:rsid w:val="007E13AE"/>
    <w:rsid w:val="007E1F59"/>
    <w:rsid w:val="007E260A"/>
    <w:rsid w:val="007E2F29"/>
    <w:rsid w:val="007E3993"/>
    <w:rsid w:val="007E39D5"/>
    <w:rsid w:val="007E3BE9"/>
    <w:rsid w:val="007E5159"/>
    <w:rsid w:val="007E5811"/>
    <w:rsid w:val="007E5D15"/>
    <w:rsid w:val="007E5E11"/>
    <w:rsid w:val="007E6153"/>
    <w:rsid w:val="007E62EC"/>
    <w:rsid w:val="007E6330"/>
    <w:rsid w:val="007E68F2"/>
    <w:rsid w:val="007E6D28"/>
    <w:rsid w:val="007E7392"/>
    <w:rsid w:val="007E77E9"/>
    <w:rsid w:val="007E7BCD"/>
    <w:rsid w:val="007E7E8F"/>
    <w:rsid w:val="007F063C"/>
    <w:rsid w:val="007F08A2"/>
    <w:rsid w:val="007F1B2E"/>
    <w:rsid w:val="007F2B8C"/>
    <w:rsid w:val="007F31F5"/>
    <w:rsid w:val="007F333C"/>
    <w:rsid w:val="007F39A2"/>
    <w:rsid w:val="007F3A4D"/>
    <w:rsid w:val="007F46D0"/>
    <w:rsid w:val="007F4B9B"/>
    <w:rsid w:val="007F5100"/>
    <w:rsid w:val="007F66A1"/>
    <w:rsid w:val="007F69AF"/>
    <w:rsid w:val="007F743E"/>
    <w:rsid w:val="007F74A6"/>
    <w:rsid w:val="007F7EBA"/>
    <w:rsid w:val="00800453"/>
    <w:rsid w:val="008027AC"/>
    <w:rsid w:val="008027BA"/>
    <w:rsid w:val="00802DAF"/>
    <w:rsid w:val="0080314B"/>
    <w:rsid w:val="0080450D"/>
    <w:rsid w:val="00804B78"/>
    <w:rsid w:val="00804E4B"/>
    <w:rsid w:val="00805301"/>
    <w:rsid w:val="00806360"/>
    <w:rsid w:val="008066F1"/>
    <w:rsid w:val="00806B14"/>
    <w:rsid w:val="00806DCA"/>
    <w:rsid w:val="008070E8"/>
    <w:rsid w:val="008075EF"/>
    <w:rsid w:val="00807C45"/>
    <w:rsid w:val="00811711"/>
    <w:rsid w:val="0081171C"/>
    <w:rsid w:val="00811B91"/>
    <w:rsid w:val="00812815"/>
    <w:rsid w:val="00812A24"/>
    <w:rsid w:val="00812A78"/>
    <w:rsid w:val="0081318C"/>
    <w:rsid w:val="0081327D"/>
    <w:rsid w:val="008139CD"/>
    <w:rsid w:val="008153CE"/>
    <w:rsid w:val="00815588"/>
    <w:rsid w:val="0081562F"/>
    <w:rsid w:val="0081600C"/>
    <w:rsid w:val="008160D9"/>
    <w:rsid w:val="008168EF"/>
    <w:rsid w:val="00816B79"/>
    <w:rsid w:val="0081777A"/>
    <w:rsid w:val="00817920"/>
    <w:rsid w:val="00817B44"/>
    <w:rsid w:val="0081ECF4"/>
    <w:rsid w:val="00820454"/>
    <w:rsid w:val="0082098B"/>
    <w:rsid w:val="0082103C"/>
    <w:rsid w:val="008210D0"/>
    <w:rsid w:val="008212FE"/>
    <w:rsid w:val="0082161A"/>
    <w:rsid w:val="00821B9A"/>
    <w:rsid w:val="00822D5C"/>
    <w:rsid w:val="0082332C"/>
    <w:rsid w:val="0082510C"/>
    <w:rsid w:val="00825A02"/>
    <w:rsid w:val="00825EFC"/>
    <w:rsid w:val="00826B86"/>
    <w:rsid w:val="00830651"/>
    <w:rsid w:val="00830EDD"/>
    <w:rsid w:val="0083279E"/>
    <w:rsid w:val="0083297E"/>
    <w:rsid w:val="00832F27"/>
    <w:rsid w:val="008337E2"/>
    <w:rsid w:val="00833B1B"/>
    <w:rsid w:val="00833B9F"/>
    <w:rsid w:val="00833CA6"/>
    <w:rsid w:val="00834EF8"/>
    <w:rsid w:val="00834FE3"/>
    <w:rsid w:val="0083526C"/>
    <w:rsid w:val="008357EF"/>
    <w:rsid w:val="00835FCD"/>
    <w:rsid w:val="008365F6"/>
    <w:rsid w:val="00836B11"/>
    <w:rsid w:val="008370BA"/>
    <w:rsid w:val="008373DA"/>
    <w:rsid w:val="00837900"/>
    <w:rsid w:val="00840348"/>
    <w:rsid w:val="00840524"/>
    <w:rsid w:val="00840FA5"/>
    <w:rsid w:val="008413BB"/>
    <w:rsid w:val="00841A17"/>
    <w:rsid w:val="00841CC9"/>
    <w:rsid w:val="00843000"/>
    <w:rsid w:val="00843F46"/>
    <w:rsid w:val="00844FE1"/>
    <w:rsid w:val="008459FA"/>
    <w:rsid w:val="00846945"/>
    <w:rsid w:val="00846E67"/>
    <w:rsid w:val="00847381"/>
    <w:rsid w:val="008501DF"/>
    <w:rsid w:val="008502D4"/>
    <w:rsid w:val="00850C38"/>
    <w:rsid w:val="00851B4D"/>
    <w:rsid w:val="0085276D"/>
    <w:rsid w:val="00852965"/>
    <w:rsid w:val="0085395D"/>
    <w:rsid w:val="008557D8"/>
    <w:rsid w:val="00855876"/>
    <w:rsid w:val="00855900"/>
    <w:rsid w:val="008567B8"/>
    <w:rsid w:val="00856DCA"/>
    <w:rsid w:val="00856F17"/>
    <w:rsid w:val="00860331"/>
    <w:rsid w:val="0086053C"/>
    <w:rsid w:val="00860EC2"/>
    <w:rsid w:val="00860ED5"/>
    <w:rsid w:val="008631E3"/>
    <w:rsid w:val="0086332C"/>
    <w:rsid w:val="00863F64"/>
    <w:rsid w:val="00864651"/>
    <w:rsid w:val="0086475A"/>
    <w:rsid w:val="00864775"/>
    <w:rsid w:val="00864885"/>
    <w:rsid w:val="00864B85"/>
    <w:rsid w:val="00864C19"/>
    <w:rsid w:val="00864DBF"/>
    <w:rsid w:val="00865219"/>
    <w:rsid w:val="00865248"/>
    <w:rsid w:val="00865478"/>
    <w:rsid w:val="008656A9"/>
    <w:rsid w:val="00865932"/>
    <w:rsid w:val="00865B5F"/>
    <w:rsid w:val="00865EC1"/>
    <w:rsid w:val="008665FA"/>
    <w:rsid w:val="00866C3B"/>
    <w:rsid w:val="00866CA9"/>
    <w:rsid w:val="00867387"/>
    <w:rsid w:val="008673D6"/>
    <w:rsid w:val="00867D09"/>
    <w:rsid w:val="00870AFE"/>
    <w:rsid w:val="008715C0"/>
    <w:rsid w:val="00872FD4"/>
    <w:rsid w:val="008731C2"/>
    <w:rsid w:val="008739FA"/>
    <w:rsid w:val="00873F9E"/>
    <w:rsid w:val="00873FA1"/>
    <w:rsid w:val="00874015"/>
    <w:rsid w:val="00874309"/>
    <w:rsid w:val="0087444F"/>
    <w:rsid w:val="00874642"/>
    <w:rsid w:val="00875184"/>
    <w:rsid w:val="00875799"/>
    <w:rsid w:val="00877253"/>
    <w:rsid w:val="0087726A"/>
    <w:rsid w:val="008807DB"/>
    <w:rsid w:val="00880CE2"/>
    <w:rsid w:val="00881000"/>
    <w:rsid w:val="00881064"/>
    <w:rsid w:val="008814CB"/>
    <w:rsid w:val="008820E4"/>
    <w:rsid w:val="00882434"/>
    <w:rsid w:val="0088256B"/>
    <w:rsid w:val="008830F5"/>
    <w:rsid w:val="00883481"/>
    <w:rsid w:val="00883591"/>
    <w:rsid w:val="00883943"/>
    <w:rsid w:val="00884AF5"/>
    <w:rsid w:val="00884D6B"/>
    <w:rsid w:val="00884E80"/>
    <w:rsid w:val="008856A4"/>
    <w:rsid w:val="00885C12"/>
    <w:rsid w:val="008865F5"/>
    <w:rsid w:val="00886679"/>
    <w:rsid w:val="00886708"/>
    <w:rsid w:val="00886A67"/>
    <w:rsid w:val="00886F1E"/>
    <w:rsid w:val="0088768B"/>
    <w:rsid w:val="008879B6"/>
    <w:rsid w:val="00887A72"/>
    <w:rsid w:val="00890614"/>
    <w:rsid w:val="008907E9"/>
    <w:rsid w:val="00890B68"/>
    <w:rsid w:val="008913E4"/>
    <w:rsid w:val="008916C7"/>
    <w:rsid w:val="0089190B"/>
    <w:rsid w:val="00891E59"/>
    <w:rsid w:val="00892072"/>
    <w:rsid w:val="00892888"/>
    <w:rsid w:val="0089302C"/>
    <w:rsid w:val="008931F0"/>
    <w:rsid w:val="00893CA7"/>
    <w:rsid w:val="00894367"/>
    <w:rsid w:val="00894CBA"/>
    <w:rsid w:val="00895309"/>
    <w:rsid w:val="00895DDB"/>
    <w:rsid w:val="00896927"/>
    <w:rsid w:val="00896BC6"/>
    <w:rsid w:val="00897FD2"/>
    <w:rsid w:val="008A04D3"/>
    <w:rsid w:val="008A0A0E"/>
    <w:rsid w:val="008A19EF"/>
    <w:rsid w:val="008A1D8B"/>
    <w:rsid w:val="008A2537"/>
    <w:rsid w:val="008A28F7"/>
    <w:rsid w:val="008A32DF"/>
    <w:rsid w:val="008A3316"/>
    <w:rsid w:val="008A34BE"/>
    <w:rsid w:val="008A35AE"/>
    <w:rsid w:val="008A39A2"/>
    <w:rsid w:val="008A3E36"/>
    <w:rsid w:val="008A4309"/>
    <w:rsid w:val="008A4699"/>
    <w:rsid w:val="008A47C9"/>
    <w:rsid w:val="008A493D"/>
    <w:rsid w:val="008A4B2D"/>
    <w:rsid w:val="008A51CC"/>
    <w:rsid w:val="008A5232"/>
    <w:rsid w:val="008A5B79"/>
    <w:rsid w:val="008A5DC5"/>
    <w:rsid w:val="008A6329"/>
    <w:rsid w:val="008A6A2C"/>
    <w:rsid w:val="008A7A1F"/>
    <w:rsid w:val="008B00AD"/>
    <w:rsid w:val="008B02C2"/>
    <w:rsid w:val="008B051C"/>
    <w:rsid w:val="008B0DF7"/>
    <w:rsid w:val="008B1157"/>
    <w:rsid w:val="008B1426"/>
    <w:rsid w:val="008B15D0"/>
    <w:rsid w:val="008B1648"/>
    <w:rsid w:val="008B193D"/>
    <w:rsid w:val="008B1AAA"/>
    <w:rsid w:val="008B2294"/>
    <w:rsid w:val="008B5191"/>
    <w:rsid w:val="008B51EB"/>
    <w:rsid w:val="008B53F2"/>
    <w:rsid w:val="008B5BA5"/>
    <w:rsid w:val="008B730A"/>
    <w:rsid w:val="008B7D8F"/>
    <w:rsid w:val="008C0206"/>
    <w:rsid w:val="008C1C2E"/>
    <w:rsid w:val="008C2A7C"/>
    <w:rsid w:val="008C3097"/>
    <w:rsid w:val="008C35FF"/>
    <w:rsid w:val="008C766A"/>
    <w:rsid w:val="008C7B10"/>
    <w:rsid w:val="008C7B5A"/>
    <w:rsid w:val="008D0358"/>
    <w:rsid w:val="008D2659"/>
    <w:rsid w:val="008D2C18"/>
    <w:rsid w:val="008D30BD"/>
    <w:rsid w:val="008D3C9A"/>
    <w:rsid w:val="008D438A"/>
    <w:rsid w:val="008D450A"/>
    <w:rsid w:val="008D4517"/>
    <w:rsid w:val="008D5150"/>
    <w:rsid w:val="008D5632"/>
    <w:rsid w:val="008D6666"/>
    <w:rsid w:val="008D66BB"/>
    <w:rsid w:val="008D6DFB"/>
    <w:rsid w:val="008E03FE"/>
    <w:rsid w:val="008E044B"/>
    <w:rsid w:val="008E0649"/>
    <w:rsid w:val="008E082B"/>
    <w:rsid w:val="008E1622"/>
    <w:rsid w:val="008E162A"/>
    <w:rsid w:val="008E1654"/>
    <w:rsid w:val="008E1E42"/>
    <w:rsid w:val="008E2C1D"/>
    <w:rsid w:val="008E4ADD"/>
    <w:rsid w:val="008E558C"/>
    <w:rsid w:val="008E59DF"/>
    <w:rsid w:val="008E7DA7"/>
    <w:rsid w:val="008F07B4"/>
    <w:rsid w:val="008F1421"/>
    <w:rsid w:val="008F2260"/>
    <w:rsid w:val="008F2312"/>
    <w:rsid w:val="008F23C6"/>
    <w:rsid w:val="008F2F29"/>
    <w:rsid w:val="008F3DAB"/>
    <w:rsid w:val="008F44B0"/>
    <w:rsid w:val="008F52D9"/>
    <w:rsid w:val="008F580E"/>
    <w:rsid w:val="008F5D96"/>
    <w:rsid w:val="008F6054"/>
    <w:rsid w:val="008F619E"/>
    <w:rsid w:val="008F67C8"/>
    <w:rsid w:val="008F7D20"/>
    <w:rsid w:val="00900B01"/>
    <w:rsid w:val="00900BD5"/>
    <w:rsid w:val="00901232"/>
    <w:rsid w:val="009014EB"/>
    <w:rsid w:val="00901D82"/>
    <w:rsid w:val="00902E8E"/>
    <w:rsid w:val="0090352F"/>
    <w:rsid w:val="00903AD5"/>
    <w:rsid w:val="00903EF9"/>
    <w:rsid w:val="009059AA"/>
    <w:rsid w:val="009070D1"/>
    <w:rsid w:val="00907134"/>
    <w:rsid w:val="00907253"/>
    <w:rsid w:val="00910413"/>
    <w:rsid w:val="00910CC8"/>
    <w:rsid w:val="00911933"/>
    <w:rsid w:val="00912268"/>
    <w:rsid w:val="0091299F"/>
    <w:rsid w:val="00912D01"/>
    <w:rsid w:val="00912E0A"/>
    <w:rsid w:val="00912FAD"/>
    <w:rsid w:val="009137E7"/>
    <w:rsid w:val="00913964"/>
    <w:rsid w:val="0091485D"/>
    <w:rsid w:val="0091487E"/>
    <w:rsid w:val="00915317"/>
    <w:rsid w:val="009153AD"/>
    <w:rsid w:val="00915755"/>
    <w:rsid w:val="00915952"/>
    <w:rsid w:val="00915C67"/>
    <w:rsid w:val="009165F8"/>
    <w:rsid w:val="00916F53"/>
    <w:rsid w:val="00917124"/>
    <w:rsid w:val="009173B2"/>
    <w:rsid w:val="00917E29"/>
    <w:rsid w:val="009207EE"/>
    <w:rsid w:val="0092094E"/>
    <w:rsid w:val="00920A4D"/>
    <w:rsid w:val="00920EFE"/>
    <w:rsid w:val="009218C5"/>
    <w:rsid w:val="00922607"/>
    <w:rsid w:val="00922FC1"/>
    <w:rsid w:val="009230A5"/>
    <w:rsid w:val="009230B2"/>
    <w:rsid w:val="0092321B"/>
    <w:rsid w:val="00923777"/>
    <w:rsid w:val="00923D46"/>
    <w:rsid w:val="00923DAB"/>
    <w:rsid w:val="00924237"/>
    <w:rsid w:val="0092486D"/>
    <w:rsid w:val="00925289"/>
    <w:rsid w:val="00925307"/>
    <w:rsid w:val="009255EE"/>
    <w:rsid w:val="00925820"/>
    <w:rsid w:val="00925867"/>
    <w:rsid w:val="00925F5A"/>
    <w:rsid w:val="00926490"/>
    <w:rsid w:val="009267F5"/>
    <w:rsid w:val="00926926"/>
    <w:rsid w:val="00926A5E"/>
    <w:rsid w:val="00927A3F"/>
    <w:rsid w:val="00927BC8"/>
    <w:rsid w:val="0093082B"/>
    <w:rsid w:val="00930FC0"/>
    <w:rsid w:val="009319DE"/>
    <w:rsid w:val="00931AA1"/>
    <w:rsid w:val="00931B40"/>
    <w:rsid w:val="00931BBE"/>
    <w:rsid w:val="00932B09"/>
    <w:rsid w:val="0093398B"/>
    <w:rsid w:val="0093494B"/>
    <w:rsid w:val="00934DBC"/>
    <w:rsid w:val="0093558C"/>
    <w:rsid w:val="00937C28"/>
    <w:rsid w:val="00940DFB"/>
    <w:rsid w:val="009414CD"/>
    <w:rsid w:val="00941CDF"/>
    <w:rsid w:val="00942578"/>
    <w:rsid w:val="00942CDC"/>
    <w:rsid w:val="00943CF0"/>
    <w:rsid w:val="009441D7"/>
    <w:rsid w:val="009450CA"/>
    <w:rsid w:val="009454CA"/>
    <w:rsid w:val="009459D5"/>
    <w:rsid w:val="009459DB"/>
    <w:rsid w:val="00945E77"/>
    <w:rsid w:val="00945FEF"/>
    <w:rsid w:val="0094676D"/>
    <w:rsid w:val="00946A2F"/>
    <w:rsid w:val="0094771B"/>
    <w:rsid w:val="00947B48"/>
    <w:rsid w:val="00947E3E"/>
    <w:rsid w:val="00950A28"/>
    <w:rsid w:val="00950D28"/>
    <w:rsid w:val="009511C9"/>
    <w:rsid w:val="00951411"/>
    <w:rsid w:val="009533EC"/>
    <w:rsid w:val="00953711"/>
    <w:rsid w:val="00954B8B"/>
    <w:rsid w:val="00954D87"/>
    <w:rsid w:val="0095566C"/>
    <w:rsid w:val="00955826"/>
    <w:rsid w:val="00955EE7"/>
    <w:rsid w:val="00956800"/>
    <w:rsid w:val="00956B5B"/>
    <w:rsid w:val="00956FEB"/>
    <w:rsid w:val="00957604"/>
    <w:rsid w:val="00957BA4"/>
    <w:rsid w:val="00960E5D"/>
    <w:rsid w:val="0096149D"/>
    <w:rsid w:val="0096179E"/>
    <w:rsid w:val="00961B19"/>
    <w:rsid w:val="00961F73"/>
    <w:rsid w:val="00961FB5"/>
    <w:rsid w:val="009624BA"/>
    <w:rsid w:val="00962CD9"/>
    <w:rsid w:val="0096345B"/>
    <w:rsid w:val="00963CE4"/>
    <w:rsid w:val="009649EA"/>
    <w:rsid w:val="00966486"/>
    <w:rsid w:val="0096713A"/>
    <w:rsid w:val="00967263"/>
    <w:rsid w:val="009677CF"/>
    <w:rsid w:val="009708BD"/>
    <w:rsid w:val="00970E7E"/>
    <w:rsid w:val="009718A2"/>
    <w:rsid w:val="00971EC5"/>
    <w:rsid w:val="00972194"/>
    <w:rsid w:val="009722E5"/>
    <w:rsid w:val="00972B38"/>
    <w:rsid w:val="00972D3E"/>
    <w:rsid w:val="009734E6"/>
    <w:rsid w:val="00973622"/>
    <w:rsid w:val="00974297"/>
    <w:rsid w:val="00974390"/>
    <w:rsid w:val="00974480"/>
    <w:rsid w:val="0097469B"/>
    <w:rsid w:val="0097495E"/>
    <w:rsid w:val="00974BE5"/>
    <w:rsid w:val="0097534D"/>
    <w:rsid w:val="0097567C"/>
    <w:rsid w:val="00976391"/>
    <w:rsid w:val="0097671B"/>
    <w:rsid w:val="00976794"/>
    <w:rsid w:val="00976965"/>
    <w:rsid w:val="00977733"/>
    <w:rsid w:val="0097A1A9"/>
    <w:rsid w:val="00980425"/>
    <w:rsid w:val="00980A4A"/>
    <w:rsid w:val="00980D0C"/>
    <w:rsid w:val="00981141"/>
    <w:rsid w:val="00981381"/>
    <w:rsid w:val="00981D91"/>
    <w:rsid w:val="0098275B"/>
    <w:rsid w:val="00982FBE"/>
    <w:rsid w:val="0098318A"/>
    <w:rsid w:val="0098367A"/>
    <w:rsid w:val="0098499C"/>
    <w:rsid w:val="0098551C"/>
    <w:rsid w:val="0098598C"/>
    <w:rsid w:val="00986198"/>
    <w:rsid w:val="00986587"/>
    <w:rsid w:val="00986A35"/>
    <w:rsid w:val="00986F46"/>
    <w:rsid w:val="009874DC"/>
    <w:rsid w:val="00990071"/>
    <w:rsid w:val="00990607"/>
    <w:rsid w:val="009907E7"/>
    <w:rsid w:val="00990921"/>
    <w:rsid w:val="00990CAE"/>
    <w:rsid w:val="00990E02"/>
    <w:rsid w:val="0099141C"/>
    <w:rsid w:val="009922A4"/>
    <w:rsid w:val="009937E0"/>
    <w:rsid w:val="00993ECF"/>
    <w:rsid w:val="00994162"/>
    <w:rsid w:val="0099442A"/>
    <w:rsid w:val="00994B78"/>
    <w:rsid w:val="00995648"/>
    <w:rsid w:val="009956A7"/>
    <w:rsid w:val="009963A0"/>
    <w:rsid w:val="00996731"/>
    <w:rsid w:val="009A0631"/>
    <w:rsid w:val="009A0D95"/>
    <w:rsid w:val="009A1BB5"/>
    <w:rsid w:val="009A1EF9"/>
    <w:rsid w:val="009A237C"/>
    <w:rsid w:val="009A320A"/>
    <w:rsid w:val="009A3C8D"/>
    <w:rsid w:val="009A7525"/>
    <w:rsid w:val="009A7903"/>
    <w:rsid w:val="009A7AD4"/>
    <w:rsid w:val="009A7F1A"/>
    <w:rsid w:val="009B024F"/>
    <w:rsid w:val="009B0EBD"/>
    <w:rsid w:val="009B0FB2"/>
    <w:rsid w:val="009B12F2"/>
    <w:rsid w:val="009B1BFE"/>
    <w:rsid w:val="009B1C39"/>
    <w:rsid w:val="009B23F0"/>
    <w:rsid w:val="009B253A"/>
    <w:rsid w:val="009B480F"/>
    <w:rsid w:val="009B5AE1"/>
    <w:rsid w:val="009B6A1A"/>
    <w:rsid w:val="009B74E6"/>
    <w:rsid w:val="009B79AB"/>
    <w:rsid w:val="009B7E4B"/>
    <w:rsid w:val="009C05AB"/>
    <w:rsid w:val="009C1566"/>
    <w:rsid w:val="009C20BC"/>
    <w:rsid w:val="009C283B"/>
    <w:rsid w:val="009C2CC3"/>
    <w:rsid w:val="009C3425"/>
    <w:rsid w:val="009C38E6"/>
    <w:rsid w:val="009C3B67"/>
    <w:rsid w:val="009C4786"/>
    <w:rsid w:val="009C4EFA"/>
    <w:rsid w:val="009C4F41"/>
    <w:rsid w:val="009C615E"/>
    <w:rsid w:val="009C65F3"/>
    <w:rsid w:val="009C6D09"/>
    <w:rsid w:val="009C6F5C"/>
    <w:rsid w:val="009C7AB4"/>
    <w:rsid w:val="009D0164"/>
    <w:rsid w:val="009D108A"/>
    <w:rsid w:val="009D1ABD"/>
    <w:rsid w:val="009D3CBC"/>
    <w:rsid w:val="009D3EDE"/>
    <w:rsid w:val="009D411B"/>
    <w:rsid w:val="009D4444"/>
    <w:rsid w:val="009D44B9"/>
    <w:rsid w:val="009D533A"/>
    <w:rsid w:val="009D684F"/>
    <w:rsid w:val="009D73FB"/>
    <w:rsid w:val="009D75BB"/>
    <w:rsid w:val="009E00BD"/>
    <w:rsid w:val="009E11E9"/>
    <w:rsid w:val="009E17F4"/>
    <w:rsid w:val="009E327A"/>
    <w:rsid w:val="009E376D"/>
    <w:rsid w:val="009E3981"/>
    <w:rsid w:val="009E3D17"/>
    <w:rsid w:val="009E3D8D"/>
    <w:rsid w:val="009E4CFC"/>
    <w:rsid w:val="009E690C"/>
    <w:rsid w:val="009E6A1C"/>
    <w:rsid w:val="009E6C35"/>
    <w:rsid w:val="009E6C80"/>
    <w:rsid w:val="009E7764"/>
    <w:rsid w:val="009E77A6"/>
    <w:rsid w:val="009E7D9D"/>
    <w:rsid w:val="009F1160"/>
    <w:rsid w:val="009F174E"/>
    <w:rsid w:val="009F21AE"/>
    <w:rsid w:val="009F2829"/>
    <w:rsid w:val="009F2B2A"/>
    <w:rsid w:val="009F34F8"/>
    <w:rsid w:val="009F3D72"/>
    <w:rsid w:val="009F3F3E"/>
    <w:rsid w:val="009F4A11"/>
    <w:rsid w:val="009F526A"/>
    <w:rsid w:val="009F5672"/>
    <w:rsid w:val="009F5A76"/>
    <w:rsid w:val="009F614D"/>
    <w:rsid w:val="009F6158"/>
    <w:rsid w:val="009F62C6"/>
    <w:rsid w:val="009F662D"/>
    <w:rsid w:val="009F6E0F"/>
    <w:rsid w:val="009F7348"/>
    <w:rsid w:val="009F74E6"/>
    <w:rsid w:val="009F7BA3"/>
    <w:rsid w:val="00A002A2"/>
    <w:rsid w:val="00A0048D"/>
    <w:rsid w:val="00A00E42"/>
    <w:rsid w:val="00A01EAA"/>
    <w:rsid w:val="00A022F2"/>
    <w:rsid w:val="00A023A5"/>
    <w:rsid w:val="00A02637"/>
    <w:rsid w:val="00A02928"/>
    <w:rsid w:val="00A03280"/>
    <w:rsid w:val="00A035F7"/>
    <w:rsid w:val="00A03852"/>
    <w:rsid w:val="00A04C88"/>
    <w:rsid w:val="00A059AB"/>
    <w:rsid w:val="00A05C83"/>
    <w:rsid w:val="00A07382"/>
    <w:rsid w:val="00A0741C"/>
    <w:rsid w:val="00A075E7"/>
    <w:rsid w:val="00A07AA4"/>
    <w:rsid w:val="00A102E9"/>
    <w:rsid w:val="00A10AE3"/>
    <w:rsid w:val="00A11478"/>
    <w:rsid w:val="00A1177C"/>
    <w:rsid w:val="00A11FB2"/>
    <w:rsid w:val="00A125F7"/>
    <w:rsid w:val="00A1274B"/>
    <w:rsid w:val="00A1373B"/>
    <w:rsid w:val="00A144C3"/>
    <w:rsid w:val="00A146D9"/>
    <w:rsid w:val="00A16145"/>
    <w:rsid w:val="00A179AD"/>
    <w:rsid w:val="00A20530"/>
    <w:rsid w:val="00A2070F"/>
    <w:rsid w:val="00A209C7"/>
    <w:rsid w:val="00A20D16"/>
    <w:rsid w:val="00A22672"/>
    <w:rsid w:val="00A226DE"/>
    <w:rsid w:val="00A228A2"/>
    <w:rsid w:val="00A22A9D"/>
    <w:rsid w:val="00A2552E"/>
    <w:rsid w:val="00A26927"/>
    <w:rsid w:val="00A26AAD"/>
    <w:rsid w:val="00A275D1"/>
    <w:rsid w:val="00A275E1"/>
    <w:rsid w:val="00A27E52"/>
    <w:rsid w:val="00A30576"/>
    <w:rsid w:val="00A30BFE"/>
    <w:rsid w:val="00A30CA0"/>
    <w:rsid w:val="00A30F2E"/>
    <w:rsid w:val="00A315B8"/>
    <w:rsid w:val="00A32B23"/>
    <w:rsid w:val="00A33C7A"/>
    <w:rsid w:val="00A3470C"/>
    <w:rsid w:val="00A349C6"/>
    <w:rsid w:val="00A35113"/>
    <w:rsid w:val="00A35279"/>
    <w:rsid w:val="00A36004"/>
    <w:rsid w:val="00A365A1"/>
    <w:rsid w:val="00A36C82"/>
    <w:rsid w:val="00A37793"/>
    <w:rsid w:val="00A4009E"/>
    <w:rsid w:val="00A404CC"/>
    <w:rsid w:val="00A40842"/>
    <w:rsid w:val="00A4125D"/>
    <w:rsid w:val="00A41825"/>
    <w:rsid w:val="00A41879"/>
    <w:rsid w:val="00A41E0D"/>
    <w:rsid w:val="00A421AB"/>
    <w:rsid w:val="00A43AC4"/>
    <w:rsid w:val="00A43D25"/>
    <w:rsid w:val="00A454A4"/>
    <w:rsid w:val="00A45C8F"/>
    <w:rsid w:val="00A46B2F"/>
    <w:rsid w:val="00A46BB1"/>
    <w:rsid w:val="00A46C00"/>
    <w:rsid w:val="00A46D0A"/>
    <w:rsid w:val="00A47134"/>
    <w:rsid w:val="00A47B49"/>
    <w:rsid w:val="00A47FE9"/>
    <w:rsid w:val="00A50121"/>
    <w:rsid w:val="00A505F4"/>
    <w:rsid w:val="00A518CD"/>
    <w:rsid w:val="00A52109"/>
    <w:rsid w:val="00A52129"/>
    <w:rsid w:val="00A529C5"/>
    <w:rsid w:val="00A52F88"/>
    <w:rsid w:val="00A53D5B"/>
    <w:rsid w:val="00A546EE"/>
    <w:rsid w:val="00A54921"/>
    <w:rsid w:val="00A54CD8"/>
    <w:rsid w:val="00A55065"/>
    <w:rsid w:val="00A550FE"/>
    <w:rsid w:val="00A5519E"/>
    <w:rsid w:val="00A56F8B"/>
    <w:rsid w:val="00A5788E"/>
    <w:rsid w:val="00A57D8F"/>
    <w:rsid w:val="00A57F0A"/>
    <w:rsid w:val="00A605FA"/>
    <w:rsid w:val="00A6103C"/>
    <w:rsid w:val="00A61905"/>
    <w:rsid w:val="00A61989"/>
    <w:rsid w:val="00A627CB"/>
    <w:rsid w:val="00A62938"/>
    <w:rsid w:val="00A629AA"/>
    <w:rsid w:val="00A62F0A"/>
    <w:rsid w:val="00A6398A"/>
    <w:rsid w:val="00A639BD"/>
    <w:rsid w:val="00A63BC3"/>
    <w:rsid w:val="00A63FDC"/>
    <w:rsid w:val="00A64683"/>
    <w:rsid w:val="00A64A31"/>
    <w:rsid w:val="00A64B1C"/>
    <w:rsid w:val="00A64B8F"/>
    <w:rsid w:val="00A6515C"/>
    <w:rsid w:val="00A6525D"/>
    <w:rsid w:val="00A65413"/>
    <w:rsid w:val="00A65BDF"/>
    <w:rsid w:val="00A674B2"/>
    <w:rsid w:val="00A67730"/>
    <w:rsid w:val="00A67F14"/>
    <w:rsid w:val="00A70D02"/>
    <w:rsid w:val="00A71B4B"/>
    <w:rsid w:val="00A71C81"/>
    <w:rsid w:val="00A7274E"/>
    <w:rsid w:val="00A728C3"/>
    <w:rsid w:val="00A72A7F"/>
    <w:rsid w:val="00A73B94"/>
    <w:rsid w:val="00A744BE"/>
    <w:rsid w:val="00A75403"/>
    <w:rsid w:val="00A7596F"/>
    <w:rsid w:val="00A75BC3"/>
    <w:rsid w:val="00A75C3B"/>
    <w:rsid w:val="00A75FD2"/>
    <w:rsid w:val="00A76800"/>
    <w:rsid w:val="00A76B05"/>
    <w:rsid w:val="00A76CE1"/>
    <w:rsid w:val="00A777CF"/>
    <w:rsid w:val="00A77AAF"/>
    <w:rsid w:val="00A77DC1"/>
    <w:rsid w:val="00A77DC3"/>
    <w:rsid w:val="00A807C1"/>
    <w:rsid w:val="00A809F9"/>
    <w:rsid w:val="00A81D37"/>
    <w:rsid w:val="00A83093"/>
    <w:rsid w:val="00A83695"/>
    <w:rsid w:val="00A851EC"/>
    <w:rsid w:val="00A8655F"/>
    <w:rsid w:val="00A87448"/>
    <w:rsid w:val="00A90076"/>
    <w:rsid w:val="00A90312"/>
    <w:rsid w:val="00A90FFE"/>
    <w:rsid w:val="00A913C5"/>
    <w:rsid w:val="00A9239C"/>
    <w:rsid w:val="00A92547"/>
    <w:rsid w:val="00A92752"/>
    <w:rsid w:val="00A92765"/>
    <w:rsid w:val="00A92CFF"/>
    <w:rsid w:val="00A939EA"/>
    <w:rsid w:val="00A93E84"/>
    <w:rsid w:val="00A945E6"/>
    <w:rsid w:val="00A947E3"/>
    <w:rsid w:val="00A9501E"/>
    <w:rsid w:val="00A9580B"/>
    <w:rsid w:val="00A96366"/>
    <w:rsid w:val="00A96CC2"/>
    <w:rsid w:val="00AA005A"/>
    <w:rsid w:val="00AA024F"/>
    <w:rsid w:val="00AA0AA7"/>
    <w:rsid w:val="00AA0C16"/>
    <w:rsid w:val="00AA1EBE"/>
    <w:rsid w:val="00AA2015"/>
    <w:rsid w:val="00AA23FD"/>
    <w:rsid w:val="00AA2D51"/>
    <w:rsid w:val="00AA433F"/>
    <w:rsid w:val="00AA4356"/>
    <w:rsid w:val="00AA4585"/>
    <w:rsid w:val="00AA4DB4"/>
    <w:rsid w:val="00AA516E"/>
    <w:rsid w:val="00AA536C"/>
    <w:rsid w:val="00AA555F"/>
    <w:rsid w:val="00AA689F"/>
    <w:rsid w:val="00AA6DA5"/>
    <w:rsid w:val="00AA7396"/>
    <w:rsid w:val="00AA7561"/>
    <w:rsid w:val="00AB01A4"/>
    <w:rsid w:val="00AB03C4"/>
    <w:rsid w:val="00AB0CEA"/>
    <w:rsid w:val="00AB1987"/>
    <w:rsid w:val="00AB2450"/>
    <w:rsid w:val="00AB285A"/>
    <w:rsid w:val="00AB2A4B"/>
    <w:rsid w:val="00AB2B59"/>
    <w:rsid w:val="00AB352A"/>
    <w:rsid w:val="00AB3DD6"/>
    <w:rsid w:val="00AB4924"/>
    <w:rsid w:val="00AB51F5"/>
    <w:rsid w:val="00AB54B8"/>
    <w:rsid w:val="00AB5575"/>
    <w:rsid w:val="00AB5D55"/>
    <w:rsid w:val="00AB628C"/>
    <w:rsid w:val="00AB642F"/>
    <w:rsid w:val="00AB6617"/>
    <w:rsid w:val="00AB701E"/>
    <w:rsid w:val="00AC0414"/>
    <w:rsid w:val="00AC0775"/>
    <w:rsid w:val="00AC1465"/>
    <w:rsid w:val="00AC18E8"/>
    <w:rsid w:val="00AC1C6B"/>
    <w:rsid w:val="00AC201F"/>
    <w:rsid w:val="00AC2197"/>
    <w:rsid w:val="00AC2B84"/>
    <w:rsid w:val="00AC4460"/>
    <w:rsid w:val="00AC565F"/>
    <w:rsid w:val="00AC5698"/>
    <w:rsid w:val="00AC5795"/>
    <w:rsid w:val="00AC64EF"/>
    <w:rsid w:val="00AC6814"/>
    <w:rsid w:val="00AC6AC8"/>
    <w:rsid w:val="00AC6CDA"/>
    <w:rsid w:val="00AC736D"/>
    <w:rsid w:val="00AD0515"/>
    <w:rsid w:val="00AD1243"/>
    <w:rsid w:val="00AD169B"/>
    <w:rsid w:val="00AD1798"/>
    <w:rsid w:val="00AD2211"/>
    <w:rsid w:val="00AD2941"/>
    <w:rsid w:val="00AD2B6C"/>
    <w:rsid w:val="00AD3236"/>
    <w:rsid w:val="00AD37AF"/>
    <w:rsid w:val="00AD3BCE"/>
    <w:rsid w:val="00AD3EE8"/>
    <w:rsid w:val="00AD4225"/>
    <w:rsid w:val="00AD4AEB"/>
    <w:rsid w:val="00AD64E5"/>
    <w:rsid w:val="00AD651A"/>
    <w:rsid w:val="00ADD472"/>
    <w:rsid w:val="00AE1C53"/>
    <w:rsid w:val="00AE3E74"/>
    <w:rsid w:val="00AE3FE6"/>
    <w:rsid w:val="00AE43CD"/>
    <w:rsid w:val="00AE539E"/>
    <w:rsid w:val="00AE6ADB"/>
    <w:rsid w:val="00AE6DF3"/>
    <w:rsid w:val="00AE75AC"/>
    <w:rsid w:val="00AF0F6C"/>
    <w:rsid w:val="00AF1628"/>
    <w:rsid w:val="00AF2AD6"/>
    <w:rsid w:val="00AF3019"/>
    <w:rsid w:val="00AF34FC"/>
    <w:rsid w:val="00AF3599"/>
    <w:rsid w:val="00AF45FD"/>
    <w:rsid w:val="00AF4660"/>
    <w:rsid w:val="00AF482B"/>
    <w:rsid w:val="00AF483F"/>
    <w:rsid w:val="00AF493C"/>
    <w:rsid w:val="00AF4A44"/>
    <w:rsid w:val="00AF533D"/>
    <w:rsid w:val="00AF540B"/>
    <w:rsid w:val="00AF56F2"/>
    <w:rsid w:val="00AF5A8C"/>
    <w:rsid w:val="00AF6AAD"/>
    <w:rsid w:val="00AF76D4"/>
    <w:rsid w:val="00AF7F92"/>
    <w:rsid w:val="00B00665"/>
    <w:rsid w:val="00B0202A"/>
    <w:rsid w:val="00B0365A"/>
    <w:rsid w:val="00B03ADA"/>
    <w:rsid w:val="00B03B3A"/>
    <w:rsid w:val="00B03DCC"/>
    <w:rsid w:val="00B044BA"/>
    <w:rsid w:val="00B04CD6"/>
    <w:rsid w:val="00B062FA"/>
    <w:rsid w:val="00B06A7E"/>
    <w:rsid w:val="00B06B24"/>
    <w:rsid w:val="00B06C8C"/>
    <w:rsid w:val="00B1203F"/>
    <w:rsid w:val="00B12066"/>
    <w:rsid w:val="00B1233E"/>
    <w:rsid w:val="00B12558"/>
    <w:rsid w:val="00B12912"/>
    <w:rsid w:val="00B129D4"/>
    <w:rsid w:val="00B12E03"/>
    <w:rsid w:val="00B12E6F"/>
    <w:rsid w:val="00B1363F"/>
    <w:rsid w:val="00B13CF1"/>
    <w:rsid w:val="00B13E9E"/>
    <w:rsid w:val="00B14647"/>
    <w:rsid w:val="00B1485D"/>
    <w:rsid w:val="00B14B9C"/>
    <w:rsid w:val="00B14BF2"/>
    <w:rsid w:val="00B1614E"/>
    <w:rsid w:val="00B161A4"/>
    <w:rsid w:val="00B16EBD"/>
    <w:rsid w:val="00B17ADD"/>
    <w:rsid w:val="00B17C0A"/>
    <w:rsid w:val="00B2019F"/>
    <w:rsid w:val="00B20273"/>
    <w:rsid w:val="00B202F3"/>
    <w:rsid w:val="00B203AC"/>
    <w:rsid w:val="00B224F9"/>
    <w:rsid w:val="00B24171"/>
    <w:rsid w:val="00B241CF"/>
    <w:rsid w:val="00B254A6"/>
    <w:rsid w:val="00B25CC6"/>
    <w:rsid w:val="00B25F64"/>
    <w:rsid w:val="00B26B2B"/>
    <w:rsid w:val="00B26D7D"/>
    <w:rsid w:val="00B26DAC"/>
    <w:rsid w:val="00B27665"/>
    <w:rsid w:val="00B27690"/>
    <w:rsid w:val="00B27D55"/>
    <w:rsid w:val="00B27E14"/>
    <w:rsid w:val="00B30B15"/>
    <w:rsid w:val="00B312B3"/>
    <w:rsid w:val="00B32017"/>
    <w:rsid w:val="00B3262A"/>
    <w:rsid w:val="00B32BDA"/>
    <w:rsid w:val="00B33967"/>
    <w:rsid w:val="00B34A73"/>
    <w:rsid w:val="00B35C51"/>
    <w:rsid w:val="00B377D5"/>
    <w:rsid w:val="00B418DB"/>
    <w:rsid w:val="00B41DE9"/>
    <w:rsid w:val="00B41EF0"/>
    <w:rsid w:val="00B421CD"/>
    <w:rsid w:val="00B4245F"/>
    <w:rsid w:val="00B4315F"/>
    <w:rsid w:val="00B43C6C"/>
    <w:rsid w:val="00B44797"/>
    <w:rsid w:val="00B462BF"/>
    <w:rsid w:val="00B464BF"/>
    <w:rsid w:val="00B46965"/>
    <w:rsid w:val="00B46B03"/>
    <w:rsid w:val="00B4722B"/>
    <w:rsid w:val="00B47524"/>
    <w:rsid w:val="00B4789B"/>
    <w:rsid w:val="00B47FA6"/>
    <w:rsid w:val="00B500B7"/>
    <w:rsid w:val="00B503A2"/>
    <w:rsid w:val="00B50DA3"/>
    <w:rsid w:val="00B5101E"/>
    <w:rsid w:val="00B51B9D"/>
    <w:rsid w:val="00B5330C"/>
    <w:rsid w:val="00B539B7"/>
    <w:rsid w:val="00B5405D"/>
    <w:rsid w:val="00B5421C"/>
    <w:rsid w:val="00B54761"/>
    <w:rsid w:val="00B5503F"/>
    <w:rsid w:val="00B5504E"/>
    <w:rsid w:val="00B55400"/>
    <w:rsid w:val="00B5678A"/>
    <w:rsid w:val="00B57571"/>
    <w:rsid w:val="00B57929"/>
    <w:rsid w:val="00B6070F"/>
    <w:rsid w:val="00B60B89"/>
    <w:rsid w:val="00B61783"/>
    <w:rsid w:val="00B61BEE"/>
    <w:rsid w:val="00B61C2E"/>
    <w:rsid w:val="00B62175"/>
    <w:rsid w:val="00B62D0D"/>
    <w:rsid w:val="00B6355B"/>
    <w:rsid w:val="00B63A9C"/>
    <w:rsid w:val="00B63B03"/>
    <w:rsid w:val="00B63EAA"/>
    <w:rsid w:val="00B643CA"/>
    <w:rsid w:val="00B65372"/>
    <w:rsid w:val="00B65D95"/>
    <w:rsid w:val="00B65F30"/>
    <w:rsid w:val="00B66C09"/>
    <w:rsid w:val="00B67106"/>
    <w:rsid w:val="00B674FE"/>
    <w:rsid w:val="00B67B32"/>
    <w:rsid w:val="00B704F2"/>
    <w:rsid w:val="00B70E8C"/>
    <w:rsid w:val="00B71018"/>
    <w:rsid w:val="00B71C40"/>
    <w:rsid w:val="00B72076"/>
    <w:rsid w:val="00B72372"/>
    <w:rsid w:val="00B72A82"/>
    <w:rsid w:val="00B739A8"/>
    <w:rsid w:val="00B73BBB"/>
    <w:rsid w:val="00B744C5"/>
    <w:rsid w:val="00B7485E"/>
    <w:rsid w:val="00B74AAC"/>
    <w:rsid w:val="00B75128"/>
    <w:rsid w:val="00B768E5"/>
    <w:rsid w:val="00B76C81"/>
    <w:rsid w:val="00B771BB"/>
    <w:rsid w:val="00B77B7F"/>
    <w:rsid w:val="00B77D07"/>
    <w:rsid w:val="00B80656"/>
    <w:rsid w:val="00B8146B"/>
    <w:rsid w:val="00B81CDC"/>
    <w:rsid w:val="00B82F6B"/>
    <w:rsid w:val="00B84198"/>
    <w:rsid w:val="00B8445D"/>
    <w:rsid w:val="00B846A7"/>
    <w:rsid w:val="00B84B23"/>
    <w:rsid w:val="00B854E2"/>
    <w:rsid w:val="00B856AD"/>
    <w:rsid w:val="00B8572E"/>
    <w:rsid w:val="00B85832"/>
    <w:rsid w:val="00B8594B"/>
    <w:rsid w:val="00B9065A"/>
    <w:rsid w:val="00B90C89"/>
    <w:rsid w:val="00B912D6"/>
    <w:rsid w:val="00B9139F"/>
    <w:rsid w:val="00B91B33"/>
    <w:rsid w:val="00B925E7"/>
    <w:rsid w:val="00B9261F"/>
    <w:rsid w:val="00B92E37"/>
    <w:rsid w:val="00B92E3E"/>
    <w:rsid w:val="00B92FBA"/>
    <w:rsid w:val="00B93369"/>
    <w:rsid w:val="00B93698"/>
    <w:rsid w:val="00B936EF"/>
    <w:rsid w:val="00B93C7A"/>
    <w:rsid w:val="00B95285"/>
    <w:rsid w:val="00B9616E"/>
    <w:rsid w:val="00B96EF8"/>
    <w:rsid w:val="00B97935"/>
    <w:rsid w:val="00B97EDD"/>
    <w:rsid w:val="00BA0038"/>
    <w:rsid w:val="00BA07C5"/>
    <w:rsid w:val="00BA0A86"/>
    <w:rsid w:val="00BA171E"/>
    <w:rsid w:val="00BA1764"/>
    <w:rsid w:val="00BA2023"/>
    <w:rsid w:val="00BA2EC1"/>
    <w:rsid w:val="00BA31F0"/>
    <w:rsid w:val="00BA36FA"/>
    <w:rsid w:val="00BA3B67"/>
    <w:rsid w:val="00BA3D9E"/>
    <w:rsid w:val="00BA49D1"/>
    <w:rsid w:val="00BA4DF5"/>
    <w:rsid w:val="00BA4ED5"/>
    <w:rsid w:val="00BA53C1"/>
    <w:rsid w:val="00BA5422"/>
    <w:rsid w:val="00BA5FEE"/>
    <w:rsid w:val="00BA6152"/>
    <w:rsid w:val="00BA63FD"/>
    <w:rsid w:val="00BA6C63"/>
    <w:rsid w:val="00BA6CAE"/>
    <w:rsid w:val="00BA7560"/>
    <w:rsid w:val="00BA77BE"/>
    <w:rsid w:val="00BA78BF"/>
    <w:rsid w:val="00BB01D4"/>
    <w:rsid w:val="00BB1D2B"/>
    <w:rsid w:val="00BB1FF3"/>
    <w:rsid w:val="00BB2088"/>
    <w:rsid w:val="00BB280A"/>
    <w:rsid w:val="00BB2E45"/>
    <w:rsid w:val="00BB353B"/>
    <w:rsid w:val="00BB390C"/>
    <w:rsid w:val="00BB4052"/>
    <w:rsid w:val="00BB4B6A"/>
    <w:rsid w:val="00BB4EDB"/>
    <w:rsid w:val="00BB5E4D"/>
    <w:rsid w:val="00BB5FAC"/>
    <w:rsid w:val="00BB5FC1"/>
    <w:rsid w:val="00BB6456"/>
    <w:rsid w:val="00BB6E1D"/>
    <w:rsid w:val="00BB7DB5"/>
    <w:rsid w:val="00BB7DC0"/>
    <w:rsid w:val="00BC0037"/>
    <w:rsid w:val="00BC010F"/>
    <w:rsid w:val="00BC011B"/>
    <w:rsid w:val="00BC05E0"/>
    <w:rsid w:val="00BC2391"/>
    <w:rsid w:val="00BC240E"/>
    <w:rsid w:val="00BC2C50"/>
    <w:rsid w:val="00BC2E3F"/>
    <w:rsid w:val="00BC340E"/>
    <w:rsid w:val="00BC41A0"/>
    <w:rsid w:val="00BC4454"/>
    <w:rsid w:val="00BC474C"/>
    <w:rsid w:val="00BC52AE"/>
    <w:rsid w:val="00BC57A8"/>
    <w:rsid w:val="00BC6E3F"/>
    <w:rsid w:val="00BC7528"/>
    <w:rsid w:val="00BC766B"/>
    <w:rsid w:val="00BC7EFC"/>
    <w:rsid w:val="00BD043A"/>
    <w:rsid w:val="00BD0AFD"/>
    <w:rsid w:val="00BD0E0B"/>
    <w:rsid w:val="00BD1BD3"/>
    <w:rsid w:val="00BD1D32"/>
    <w:rsid w:val="00BD1DC1"/>
    <w:rsid w:val="00BD2CF8"/>
    <w:rsid w:val="00BD3055"/>
    <w:rsid w:val="00BD3DB9"/>
    <w:rsid w:val="00BD5940"/>
    <w:rsid w:val="00BD62A8"/>
    <w:rsid w:val="00BE04AD"/>
    <w:rsid w:val="00BE13D1"/>
    <w:rsid w:val="00BE1638"/>
    <w:rsid w:val="00BE17A0"/>
    <w:rsid w:val="00BE1E18"/>
    <w:rsid w:val="00BE234A"/>
    <w:rsid w:val="00BE2CB5"/>
    <w:rsid w:val="00BE3C00"/>
    <w:rsid w:val="00BE4184"/>
    <w:rsid w:val="00BE43DE"/>
    <w:rsid w:val="00BE4D67"/>
    <w:rsid w:val="00BE5444"/>
    <w:rsid w:val="00BE55B0"/>
    <w:rsid w:val="00BE6043"/>
    <w:rsid w:val="00BE6127"/>
    <w:rsid w:val="00BE7827"/>
    <w:rsid w:val="00BF0172"/>
    <w:rsid w:val="00BF08C6"/>
    <w:rsid w:val="00BF0DF8"/>
    <w:rsid w:val="00BF137B"/>
    <w:rsid w:val="00BF27F8"/>
    <w:rsid w:val="00BF2DE5"/>
    <w:rsid w:val="00BF365F"/>
    <w:rsid w:val="00BF4752"/>
    <w:rsid w:val="00BF4FC3"/>
    <w:rsid w:val="00BF56D7"/>
    <w:rsid w:val="00BF58A1"/>
    <w:rsid w:val="00BF5BAA"/>
    <w:rsid w:val="00BF5F22"/>
    <w:rsid w:val="00BF63DB"/>
    <w:rsid w:val="00BF68AB"/>
    <w:rsid w:val="00BF6FF1"/>
    <w:rsid w:val="00BF7008"/>
    <w:rsid w:val="00BF7151"/>
    <w:rsid w:val="00BF71D1"/>
    <w:rsid w:val="00BF7ED4"/>
    <w:rsid w:val="00C011A2"/>
    <w:rsid w:val="00C017EE"/>
    <w:rsid w:val="00C0200D"/>
    <w:rsid w:val="00C02266"/>
    <w:rsid w:val="00C02BDB"/>
    <w:rsid w:val="00C037DB"/>
    <w:rsid w:val="00C03E96"/>
    <w:rsid w:val="00C04235"/>
    <w:rsid w:val="00C04EB2"/>
    <w:rsid w:val="00C050D3"/>
    <w:rsid w:val="00C05371"/>
    <w:rsid w:val="00C054DB"/>
    <w:rsid w:val="00C05650"/>
    <w:rsid w:val="00C06031"/>
    <w:rsid w:val="00C06388"/>
    <w:rsid w:val="00C06877"/>
    <w:rsid w:val="00C07C5B"/>
    <w:rsid w:val="00C10F5E"/>
    <w:rsid w:val="00C11472"/>
    <w:rsid w:val="00C117B5"/>
    <w:rsid w:val="00C1187F"/>
    <w:rsid w:val="00C1195D"/>
    <w:rsid w:val="00C122C2"/>
    <w:rsid w:val="00C125A9"/>
    <w:rsid w:val="00C129E6"/>
    <w:rsid w:val="00C13403"/>
    <w:rsid w:val="00C140AF"/>
    <w:rsid w:val="00C14243"/>
    <w:rsid w:val="00C144B3"/>
    <w:rsid w:val="00C1451C"/>
    <w:rsid w:val="00C1481D"/>
    <w:rsid w:val="00C14AC8"/>
    <w:rsid w:val="00C14E46"/>
    <w:rsid w:val="00C15221"/>
    <w:rsid w:val="00C16F95"/>
    <w:rsid w:val="00C16FE1"/>
    <w:rsid w:val="00C172E2"/>
    <w:rsid w:val="00C17345"/>
    <w:rsid w:val="00C1760B"/>
    <w:rsid w:val="00C17A4B"/>
    <w:rsid w:val="00C200E6"/>
    <w:rsid w:val="00C20798"/>
    <w:rsid w:val="00C21125"/>
    <w:rsid w:val="00C211C4"/>
    <w:rsid w:val="00C21606"/>
    <w:rsid w:val="00C21643"/>
    <w:rsid w:val="00C2283F"/>
    <w:rsid w:val="00C22F83"/>
    <w:rsid w:val="00C242E9"/>
    <w:rsid w:val="00C2483D"/>
    <w:rsid w:val="00C24C67"/>
    <w:rsid w:val="00C25AD8"/>
    <w:rsid w:val="00C25B5A"/>
    <w:rsid w:val="00C2667B"/>
    <w:rsid w:val="00C26B18"/>
    <w:rsid w:val="00C26B3C"/>
    <w:rsid w:val="00C2793E"/>
    <w:rsid w:val="00C30645"/>
    <w:rsid w:val="00C307ED"/>
    <w:rsid w:val="00C30A88"/>
    <w:rsid w:val="00C30F55"/>
    <w:rsid w:val="00C3108E"/>
    <w:rsid w:val="00C31EEE"/>
    <w:rsid w:val="00C3261E"/>
    <w:rsid w:val="00C332C0"/>
    <w:rsid w:val="00C33854"/>
    <w:rsid w:val="00C33EF2"/>
    <w:rsid w:val="00C34DA1"/>
    <w:rsid w:val="00C34E12"/>
    <w:rsid w:val="00C3654B"/>
    <w:rsid w:val="00C36CFC"/>
    <w:rsid w:val="00C36EF0"/>
    <w:rsid w:val="00C3731F"/>
    <w:rsid w:val="00C3790E"/>
    <w:rsid w:val="00C37E24"/>
    <w:rsid w:val="00C3DC72"/>
    <w:rsid w:val="00C407C7"/>
    <w:rsid w:val="00C40894"/>
    <w:rsid w:val="00C40F28"/>
    <w:rsid w:val="00C41471"/>
    <w:rsid w:val="00C414CA"/>
    <w:rsid w:val="00C4227F"/>
    <w:rsid w:val="00C4259D"/>
    <w:rsid w:val="00C4268E"/>
    <w:rsid w:val="00C42D3F"/>
    <w:rsid w:val="00C432A3"/>
    <w:rsid w:val="00C432E7"/>
    <w:rsid w:val="00C435FF"/>
    <w:rsid w:val="00C43670"/>
    <w:rsid w:val="00C438F9"/>
    <w:rsid w:val="00C43F3F"/>
    <w:rsid w:val="00C43FF7"/>
    <w:rsid w:val="00C44AE0"/>
    <w:rsid w:val="00C4579F"/>
    <w:rsid w:val="00C4614C"/>
    <w:rsid w:val="00C46505"/>
    <w:rsid w:val="00C46EA6"/>
    <w:rsid w:val="00C50C9A"/>
    <w:rsid w:val="00C50FD9"/>
    <w:rsid w:val="00C5149A"/>
    <w:rsid w:val="00C5184D"/>
    <w:rsid w:val="00C52F0A"/>
    <w:rsid w:val="00C53431"/>
    <w:rsid w:val="00C535DB"/>
    <w:rsid w:val="00C54B30"/>
    <w:rsid w:val="00C57121"/>
    <w:rsid w:val="00C5739C"/>
    <w:rsid w:val="00C575F5"/>
    <w:rsid w:val="00C57692"/>
    <w:rsid w:val="00C579E2"/>
    <w:rsid w:val="00C60510"/>
    <w:rsid w:val="00C6066C"/>
    <w:rsid w:val="00C60C5E"/>
    <w:rsid w:val="00C61196"/>
    <w:rsid w:val="00C6174A"/>
    <w:rsid w:val="00C61EA0"/>
    <w:rsid w:val="00C621D6"/>
    <w:rsid w:val="00C62221"/>
    <w:rsid w:val="00C62AC5"/>
    <w:rsid w:val="00C62C3B"/>
    <w:rsid w:val="00C63627"/>
    <w:rsid w:val="00C63849"/>
    <w:rsid w:val="00C646A4"/>
    <w:rsid w:val="00C64772"/>
    <w:rsid w:val="00C65CB5"/>
    <w:rsid w:val="00C662EF"/>
    <w:rsid w:val="00C665DF"/>
    <w:rsid w:val="00C667D0"/>
    <w:rsid w:val="00C67734"/>
    <w:rsid w:val="00C679F4"/>
    <w:rsid w:val="00C67CDE"/>
    <w:rsid w:val="00C7205F"/>
    <w:rsid w:val="00C7282D"/>
    <w:rsid w:val="00C72B7C"/>
    <w:rsid w:val="00C73A5E"/>
    <w:rsid w:val="00C742D8"/>
    <w:rsid w:val="00C74C0E"/>
    <w:rsid w:val="00C750D0"/>
    <w:rsid w:val="00C75102"/>
    <w:rsid w:val="00C752AE"/>
    <w:rsid w:val="00C7587B"/>
    <w:rsid w:val="00C76C0C"/>
    <w:rsid w:val="00C7775F"/>
    <w:rsid w:val="00C779E5"/>
    <w:rsid w:val="00C77D36"/>
    <w:rsid w:val="00C77FCF"/>
    <w:rsid w:val="00C806B4"/>
    <w:rsid w:val="00C807E6"/>
    <w:rsid w:val="00C80E40"/>
    <w:rsid w:val="00C81708"/>
    <w:rsid w:val="00C81D6A"/>
    <w:rsid w:val="00C81DC2"/>
    <w:rsid w:val="00C82397"/>
    <w:rsid w:val="00C82467"/>
    <w:rsid w:val="00C83949"/>
    <w:rsid w:val="00C84A49"/>
    <w:rsid w:val="00C84DA9"/>
    <w:rsid w:val="00C84EF8"/>
    <w:rsid w:val="00C8529E"/>
    <w:rsid w:val="00C8538F"/>
    <w:rsid w:val="00C85666"/>
    <w:rsid w:val="00C85772"/>
    <w:rsid w:val="00C85E6D"/>
    <w:rsid w:val="00C85EDD"/>
    <w:rsid w:val="00C86362"/>
    <w:rsid w:val="00C865F5"/>
    <w:rsid w:val="00C86AE8"/>
    <w:rsid w:val="00C919F3"/>
    <w:rsid w:val="00C91F1F"/>
    <w:rsid w:val="00C927A2"/>
    <w:rsid w:val="00C9486A"/>
    <w:rsid w:val="00C948D5"/>
    <w:rsid w:val="00C94912"/>
    <w:rsid w:val="00C94D7F"/>
    <w:rsid w:val="00C95979"/>
    <w:rsid w:val="00C95E7C"/>
    <w:rsid w:val="00C960B4"/>
    <w:rsid w:val="00C9611E"/>
    <w:rsid w:val="00C96448"/>
    <w:rsid w:val="00C96525"/>
    <w:rsid w:val="00C9716C"/>
    <w:rsid w:val="00C9780D"/>
    <w:rsid w:val="00CA0204"/>
    <w:rsid w:val="00CA06D1"/>
    <w:rsid w:val="00CA10A9"/>
    <w:rsid w:val="00CA170B"/>
    <w:rsid w:val="00CA1FBD"/>
    <w:rsid w:val="00CA4008"/>
    <w:rsid w:val="00CA4C9B"/>
    <w:rsid w:val="00CA4D28"/>
    <w:rsid w:val="00CA5649"/>
    <w:rsid w:val="00CA60A8"/>
    <w:rsid w:val="00CA6589"/>
    <w:rsid w:val="00CA6899"/>
    <w:rsid w:val="00CA6F76"/>
    <w:rsid w:val="00CA7120"/>
    <w:rsid w:val="00CA78CA"/>
    <w:rsid w:val="00CA7A19"/>
    <w:rsid w:val="00CA7BC9"/>
    <w:rsid w:val="00CA7C78"/>
    <w:rsid w:val="00CB030E"/>
    <w:rsid w:val="00CB0C7D"/>
    <w:rsid w:val="00CB2CA0"/>
    <w:rsid w:val="00CB33A1"/>
    <w:rsid w:val="00CB3C08"/>
    <w:rsid w:val="00CB410E"/>
    <w:rsid w:val="00CB443C"/>
    <w:rsid w:val="00CB46FF"/>
    <w:rsid w:val="00CB4956"/>
    <w:rsid w:val="00CB4C9B"/>
    <w:rsid w:val="00CB52EF"/>
    <w:rsid w:val="00CB5346"/>
    <w:rsid w:val="00CB6A10"/>
    <w:rsid w:val="00CB6A31"/>
    <w:rsid w:val="00CB7693"/>
    <w:rsid w:val="00CB7E06"/>
    <w:rsid w:val="00CC0501"/>
    <w:rsid w:val="00CC2210"/>
    <w:rsid w:val="00CC3254"/>
    <w:rsid w:val="00CC3342"/>
    <w:rsid w:val="00CC385A"/>
    <w:rsid w:val="00CC3A76"/>
    <w:rsid w:val="00CC4B49"/>
    <w:rsid w:val="00CC5638"/>
    <w:rsid w:val="00CC568D"/>
    <w:rsid w:val="00CC6551"/>
    <w:rsid w:val="00CC753D"/>
    <w:rsid w:val="00CC75B9"/>
    <w:rsid w:val="00CD02D1"/>
    <w:rsid w:val="00CD0CBE"/>
    <w:rsid w:val="00CD0F4F"/>
    <w:rsid w:val="00CD18F0"/>
    <w:rsid w:val="00CD1FB7"/>
    <w:rsid w:val="00CD2049"/>
    <w:rsid w:val="00CD2110"/>
    <w:rsid w:val="00CD2720"/>
    <w:rsid w:val="00CD2AAB"/>
    <w:rsid w:val="00CD2E54"/>
    <w:rsid w:val="00CD36C2"/>
    <w:rsid w:val="00CD45C5"/>
    <w:rsid w:val="00CD60C3"/>
    <w:rsid w:val="00CD6865"/>
    <w:rsid w:val="00CE058E"/>
    <w:rsid w:val="00CE0713"/>
    <w:rsid w:val="00CE0CF4"/>
    <w:rsid w:val="00CE0E1A"/>
    <w:rsid w:val="00CE13CB"/>
    <w:rsid w:val="00CE1518"/>
    <w:rsid w:val="00CE3246"/>
    <w:rsid w:val="00CE43E9"/>
    <w:rsid w:val="00CE4CCD"/>
    <w:rsid w:val="00CE544A"/>
    <w:rsid w:val="00CE56BA"/>
    <w:rsid w:val="00CE5B4E"/>
    <w:rsid w:val="00CE5C58"/>
    <w:rsid w:val="00CE5CDB"/>
    <w:rsid w:val="00CE692E"/>
    <w:rsid w:val="00CE7596"/>
    <w:rsid w:val="00CE7C38"/>
    <w:rsid w:val="00CF02A2"/>
    <w:rsid w:val="00CF082A"/>
    <w:rsid w:val="00CF0940"/>
    <w:rsid w:val="00CF1672"/>
    <w:rsid w:val="00CF1A30"/>
    <w:rsid w:val="00CF2161"/>
    <w:rsid w:val="00CF253D"/>
    <w:rsid w:val="00CF2541"/>
    <w:rsid w:val="00CF27B5"/>
    <w:rsid w:val="00CF3336"/>
    <w:rsid w:val="00CF3DE6"/>
    <w:rsid w:val="00CF40F5"/>
    <w:rsid w:val="00CF4A2B"/>
    <w:rsid w:val="00CF5574"/>
    <w:rsid w:val="00CF587C"/>
    <w:rsid w:val="00CF5F54"/>
    <w:rsid w:val="00CF6499"/>
    <w:rsid w:val="00D005FD"/>
    <w:rsid w:val="00D00A83"/>
    <w:rsid w:val="00D00DBE"/>
    <w:rsid w:val="00D01A13"/>
    <w:rsid w:val="00D02F39"/>
    <w:rsid w:val="00D0315B"/>
    <w:rsid w:val="00D03A8A"/>
    <w:rsid w:val="00D0490F"/>
    <w:rsid w:val="00D04D79"/>
    <w:rsid w:val="00D05335"/>
    <w:rsid w:val="00D0542C"/>
    <w:rsid w:val="00D05FF9"/>
    <w:rsid w:val="00D06AA4"/>
    <w:rsid w:val="00D06B30"/>
    <w:rsid w:val="00D06BA9"/>
    <w:rsid w:val="00D07331"/>
    <w:rsid w:val="00D10271"/>
    <w:rsid w:val="00D10ECE"/>
    <w:rsid w:val="00D11B9E"/>
    <w:rsid w:val="00D11EC5"/>
    <w:rsid w:val="00D12215"/>
    <w:rsid w:val="00D12506"/>
    <w:rsid w:val="00D12956"/>
    <w:rsid w:val="00D142FC"/>
    <w:rsid w:val="00D14322"/>
    <w:rsid w:val="00D1592B"/>
    <w:rsid w:val="00D15A70"/>
    <w:rsid w:val="00D16284"/>
    <w:rsid w:val="00D1717F"/>
    <w:rsid w:val="00D17190"/>
    <w:rsid w:val="00D17EA2"/>
    <w:rsid w:val="00D17F75"/>
    <w:rsid w:val="00D20733"/>
    <w:rsid w:val="00D20CA1"/>
    <w:rsid w:val="00D21313"/>
    <w:rsid w:val="00D22571"/>
    <w:rsid w:val="00D22664"/>
    <w:rsid w:val="00D232C2"/>
    <w:rsid w:val="00D23562"/>
    <w:rsid w:val="00D24828"/>
    <w:rsid w:val="00D248BB"/>
    <w:rsid w:val="00D2523D"/>
    <w:rsid w:val="00D27001"/>
    <w:rsid w:val="00D271B3"/>
    <w:rsid w:val="00D27EB2"/>
    <w:rsid w:val="00D30283"/>
    <w:rsid w:val="00D304AF"/>
    <w:rsid w:val="00D30760"/>
    <w:rsid w:val="00D3100B"/>
    <w:rsid w:val="00D31763"/>
    <w:rsid w:val="00D31788"/>
    <w:rsid w:val="00D3267A"/>
    <w:rsid w:val="00D33FC5"/>
    <w:rsid w:val="00D348BD"/>
    <w:rsid w:val="00D34D6D"/>
    <w:rsid w:val="00D35042"/>
    <w:rsid w:val="00D361A2"/>
    <w:rsid w:val="00D364F7"/>
    <w:rsid w:val="00D36B92"/>
    <w:rsid w:val="00D416D6"/>
    <w:rsid w:val="00D4229F"/>
    <w:rsid w:val="00D42A5C"/>
    <w:rsid w:val="00D43B34"/>
    <w:rsid w:val="00D4590A"/>
    <w:rsid w:val="00D45B92"/>
    <w:rsid w:val="00D46659"/>
    <w:rsid w:val="00D468D8"/>
    <w:rsid w:val="00D46918"/>
    <w:rsid w:val="00D46CC8"/>
    <w:rsid w:val="00D4719D"/>
    <w:rsid w:val="00D4795C"/>
    <w:rsid w:val="00D51778"/>
    <w:rsid w:val="00D51D23"/>
    <w:rsid w:val="00D51EE3"/>
    <w:rsid w:val="00D51FCD"/>
    <w:rsid w:val="00D52DF2"/>
    <w:rsid w:val="00D53A89"/>
    <w:rsid w:val="00D54001"/>
    <w:rsid w:val="00D54F38"/>
    <w:rsid w:val="00D55424"/>
    <w:rsid w:val="00D56153"/>
    <w:rsid w:val="00D561AA"/>
    <w:rsid w:val="00D561CF"/>
    <w:rsid w:val="00D56454"/>
    <w:rsid w:val="00D56A6D"/>
    <w:rsid w:val="00D56A8C"/>
    <w:rsid w:val="00D56B55"/>
    <w:rsid w:val="00D57282"/>
    <w:rsid w:val="00D57343"/>
    <w:rsid w:val="00D57F8C"/>
    <w:rsid w:val="00D6007D"/>
    <w:rsid w:val="00D6033A"/>
    <w:rsid w:val="00D60793"/>
    <w:rsid w:val="00D61B19"/>
    <w:rsid w:val="00D627BF"/>
    <w:rsid w:val="00D628BF"/>
    <w:rsid w:val="00D628CF"/>
    <w:rsid w:val="00D62A58"/>
    <w:rsid w:val="00D62F44"/>
    <w:rsid w:val="00D630ED"/>
    <w:rsid w:val="00D6394E"/>
    <w:rsid w:val="00D647E0"/>
    <w:rsid w:val="00D64D4A"/>
    <w:rsid w:val="00D669E9"/>
    <w:rsid w:val="00D66EA5"/>
    <w:rsid w:val="00D678C7"/>
    <w:rsid w:val="00D70187"/>
    <w:rsid w:val="00D70D4A"/>
    <w:rsid w:val="00D710F2"/>
    <w:rsid w:val="00D7125B"/>
    <w:rsid w:val="00D7134B"/>
    <w:rsid w:val="00D713AA"/>
    <w:rsid w:val="00D71D22"/>
    <w:rsid w:val="00D71D7D"/>
    <w:rsid w:val="00D72C49"/>
    <w:rsid w:val="00D741AB"/>
    <w:rsid w:val="00D74F89"/>
    <w:rsid w:val="00D756B5"/>
    <w:rsid w:val="00D75751"/>
    <w:rsid w:val="00D75F26"/>
    <w:rsid w:val="00D76DA1"/>
    <w:rsid w:val="00D76DB3"/>
    <w:rsid w:val="00D76EC3"/>
    <w:rsid w:val="00D776B2"/>
    <w:rsid w:val="00D8029D"/>
    <w:rsid w:val="00D80F48"/>
    <w:rsid w:val="00D80FA2"/>
    <w:rsid w:val="00D81F19"/>
    <w:rsid w:val="00D821B8"/>
    <w:rsid w:val="00D8261C"/>
    <w:rsid w:val="00D826CB"/>
    <w:rsid w:val="00D83176"/>
    <w:rsid w:val="00D84E6A"/>
    <w:rsid w:val="00D85210"/>
    <w:rsid w:val="00D8650D"/>
    <w:rsid w:val="00D8671E"/>
    <w:rsid w:val="00D8715E"/>
    <w:rsid w:val="00D87561"/>
    <w:rsid w:val="00D87C8D"/>
    <w:rsid w:val="00D901A8"/>
    <w:rsid w:val="00D906FE"/>
    <w:rsid w:val="00D90A99"/>
    <w:rsid w:val="00D90BB5"/>
    <w:rsid w:val="00D90C85"/>
    <w:rsid w:val="00D9191D"/>
    <w:rsid w:val="00D93AD5"/>
    <w:rsid w:val="00D94149"/>
    <w:rsid w:val="00D9482E"/>
    <w:rsid w:val="00D95977"/>
    <w:rsid w:val="00D95B9A"/>
    <w:rsid w:val="00D96E3B"/>
    <w:rsid w:val="00D96F57"/>
    <w:rsid w:val="00D971E2"/>
    <w:rsid w:val="00D9737B"/>
    <w:rsid w:val="00D97539"/>
    <w:rsid w:val="00D97571"/>
    <w:rsid w:val="00D976D4"/>
    <w:rsid w:val="00D977D3"/>
    <w:rsid w:val="00D97B24"/>
    <w:rsid w:val="00D97B97"/>
    <w:rsid w:val="00D97BA7"/>
    <w:rsid w:val="00D97F15"/>
    <w:rsid w:val="00DA11CF"/>
    <w:rsid w:val="00DA198B"/>
    <w:rsid w:val="00DA210E"/>
    <w:rsid w:val="00DA259A"/>
    <w:rsid w:val="00DA28AE"/>
    <w:rsid w:val="00DA360F"/>
    <w:rsid w:val="00DA4967"/>
    <w:rsid w:val="00DA5C45"/>
    <w:rsid w:val="00DA5DAD"/>
    <w:rsid w:val="00DA6B4B"/>
    <w:rsid w:val="00DA7A60"/>
    <w:rsid w:val="00DA7EEA"/>
    <w:rsid w:val="00DA7F96"/>
    <w:rsid w:val="00DB051F"/>
    <w:rsid w:val="00DB05D3"/>
    <w:rsid w:val="00DB0BB2"/>
    <w:rsid w:val="00DB108F"/>
    <w:rsid w:val="00DB133E"/>
    <w:rsid w:val="00DB1A76"/>
    <w:rsid w:val="00DB1BCC"/>
    <w:rsid w:val="00DB29A7"/>
    <w:rsid w:val="00DB3111"/>
    <w:rsid w:val="00DB322B"/>
    <w:rsid w:val="00DB350A"/>
    <w:rsid w:val="00DB39A8"/>
    <w:rsid w:val="00DB3EAF"/>
    <w:rsid w:val="00DB4915"/>
    <w:rsid w:val="00DB4DF5"/>
    <w:rsid w:val="00DB67E8"/>
    <w:rsid w:val="00DB7646"/>
    <w:rsid w:val="00DC005B"/>
    <w:rsid w:val="00DC03EA"/>
    <w:rsid w:val="00DC0D08"/>
    <w:rsid w:val="00DC1436"/>
    <w:rsid w:val="00DC19DB"/>
    <w:rsid w:val="00DC226F"/>
    <w:rsid w:val="00DC29B3"/>
    <w:rsid w:val="00DC33DC"/>
    <w:rsid w:val="00DC3438"/>
    <w:rsid w:val="00DC4D57"/>
    <w:rsid w:val="00DC4EB0"/>
    <w:rsid w:val="00DC501F"/>
    <w:rsid w:val="00DC6531"/>
    <w:rsid w:val="00DC7099"/>
    <w:rsid w:val="00DC7268"/>
    <w:rsid w:val="00DC7690"/>
    <w:rsid w:val="00DC7947"/>
    <w:rsid w:val="00DC7D05"/>
    <w:rsid w:val="00DD02A2"/>
    <w:rsid w:val="00DD0B44"/>
    <w:rsid w:val="00DD1907"/>
    <w:rsid w:val="00DD1E1E"/>
    <w:rsid w:val="00DD24D7"/>
    <w:rsid w:val="00DD2BC3"/>
    <w:rsid w:val="00DD301B"/>
    <w:rsid w:val="00DD3161"/>
    <w:rsid w:val="00DD33BB"/>
    <w:rsid w:val="00DD343B"/>
    <w:rsid w:val="00DD3EBE"/>
    <w:rsid w:val="00DD4BD8"/>
    <w:rsid w:val="00DD4DF5"/>
    <w:rsid w:val="00DD5D16"/>
    <w:rsid w:val="00DD69C4"/>
    <w:rsid w:val="00DD72DE"/>
    <w:rsid w:val="00DD7D80"/>
    <w:rsid w:val="00DE022B"/>
    <w:rsid w:val="00DE0262"/>
    <w:rsid w:val="00DE125A"/>
    <w:rsid w:val="00DE1692"/>
    <w:rsid w:val="00DE2298"/>
    <w:rsid w:val="00DE22CE"/>
    <w:rsid w:val="00DE2500"/>
    <w:rsid w:val="00DE2D5D"/>
    <w:rsid w:val="00DE3419"/>
    <w:rsid w:val="00DE3A25"/>
    <w:rsid w:val="00DE4363"/>
    <w:rsid w:val="00DE4B2D"/>
    <w:rsid w:val="00DE571C"/>
    <w:rsid w:val="00DE5E11"/>
    <w:rsid w:val="00DE60E9"/>
    <w:rsid w:val="00DE6654"/>
    <w:rsid w:val="00DE6A25"/>
    <w:rsid w:val="00DE71AF"/>
    <w:rsid w:val="00DF006C"/>
    <w:rsid w:val="00DF00B4"/>
    <w:rsid w:val="00DF08BD"/>
    <w:rsid w:val="00DF1737"/>
    <w:rsid w:val="00DF1F82"/>
    <w:rsid w:val="00DF200E"/>
    <w:rsid w:val="00DF21FC"/>
    <w:rsid w:val="00DF2273"/>
    <w:rsid w:val="00DF264E"/>
    <w:rsid w:val="00DF27E1"/>
    <w:rsid w:val="00DF34DE"/>
    <w:rsid w:val="00DF4FB5"/>
    <w:rsid w:val="00DF505B"/>
    <w:rsid w:val="00DF5B3B"/>
    <w:rsid w:val="00DF5CE7"/>
    <w:rsid w:val="00DF61F2"/>
    <w:rsid w:val="00DF6875"/>
    <w:rsid w:val="00DF6E13"/>
    <w:rsid w:val="00DF7A9F"/>
    <w:rsid w:val="00DF7E16"/>
    <w:rsid w:val="00DF7EDC"/>
    <w:rsid w:val="00E00198"/>
    <w:rsid w:val="00E006F1"/>
    <w:rsid w:val="00E00850"/>
    <w:rsid w:val="00E00FA2"/>
    <w:rsid w:val="00E01B42"/>
    <w:rsid w:val="00E01C75"/>
    <w:rsid w:val="00E02BDD"/>
    <w:rsid w:val="00E02D00"/>
    <w:rsid w:val="00E03020"/>
    <w:rsid w:val="00E0309A"/>
    <w:rsid w:val="00E032DA"/>
    <w:rsid w:val="00E03371"/>
    <w:rsid w:val="00E03C69"/>
    <w:rsid w:val="00E04BAC"/>
    <w:rsid w:val="00E051C2"/>
    <w:rsid w:val="00E055FC"/>
    <w:rsid w:val="00E06018"/>
    <w:rsid w:val="00E060EB"/>
    <w:rsid w:val="00E06497"/>
    <w:rsid w:val="00E06F47"/>
    <w:rsid w:val="00E10C75"/>
    <w:rsid w:val="00E1354C"/>
    <w:rsid w:val="00E135E3"/>
    <w:rsid w:val="00E13750"/>
    <w:rsid w:val="00E13A90"/>
    <w:rsid w:val="00E13CD5"/>
    <w:rsid w:val="00E13EB0"/>
    <w:rsid w:val="00E14784"/>
    <w:rsid w:val="00E15538"/>
    <w:rsid w:val="00E164A5"/>
    <w:rsid w:val="00E16A4D"/>
    <w:rsid w:val="00E16C4A"/>
    <w:rsid w:val="00E17A71"/>
    <w:rsid w:val="00E17CA6"/>
    <w:rsid w:val="00E202BC"/>
    <w:rsid w:val="00E2037D"/>
    <w:rsid w:val="00E21913"/>
    <w:rsid w:val="00E21B8D"/>
    <w:rsid w:val="00E222AD"/>
    <w:rsid w:val="00E22688"/>
    <w:rsid w:val="00E2288F"/>
    <w:rsid w:val="00E22D12"/>
    <w:rsid w:val="00E22E60"/>
    <w:rsid w:val="00E23062"/>
    <w:rsid w:val="00E231D2"/>
    <w:rsid w:val="00E2372B"/>
    <w:rsid w:val="00E23986"/>
    <w:rsid w:val="00E248CC"/>
    <w:rsid w:val="00E24F03"/>
    <w:rsid w:val="00E254D9"/>
    <w:rsid w:val="00E256CD"/>
    <w:rsid w:val="00E25D07"/>
    <w:rsid w:val="00E267CC"/>
    <w:rsid w:val="00E271AE"/>
    <w:rsid w:val="00E27B80"/>
    <w:rsid w:val="00E304B6"/>
    <w:rsid w:val="00E30BEC"/>
    <w:rsid w:val="00E30E60"/>
    <w:rsid w:val="00E30EA9"/>
    <w:rsid w:val="00E31342"/>
    <w:rsid w:val="00E319EA"/>
    <w:rsid w:val="00E31A1D"/>
    <w:rsid w:val="00E31C0D"/>
    <w:rsid w:val="00E330AC"/>
    <w:rsid w:val="00E332BF"/>
    <w:rsid w:val="00E33329"/>
    <w:rsid w:val="00E33BFA"/>
    <w:rsid w:val="00E34333"/>
    <w:rsid w:val="00E359BD"/>
    <w:rsid w:val="00E35C6F"/>
    <w:rsid w:val="00E37D5F"/>
    <w:rsid w:val="00E406AD"/>
    <w:rsid w:val="00E41442"/>
    <w:rsid w:val="00E42FA1"/>
    <w:rsid w:val="00E43490"/>
    <w:rsid w:val="00E434FA"/>
    <w:rsid w:val="00E440AB"/>
    <w:rsid w:val="00E44153"/>
    <w:rsid w:val="00E4427C"/>
    <w:rsid w:val="00E44A89"/>
    <w:rsid w:val="00E45816"/>
    <w:rsid w:val="00E45BAB"/>
    <w:rsid w:val="00E45C13"/>
    <w:rsid w:val="00E462D6"/>
    <w:rsid w:val="00E464E6"/>
    <w:rsid w:val="00E46F42"/>
    <w:rsid w:val="00E470D4"/>
    <w:rsid w:val="00E47A2F"/>
    <w:rsid w:val="00E503C1"/>
    <w:rsid w:val="00E50DA0"/>
    <w:rsid w:val="00E514BA"/>
    <w:rsid w:val="00E51ED9"/>
    <w:rsid w:val="00E524B8"/>
    <w:rsid w:val="00E52995"/>
    <w:rsid w:val="00E52A11"/>
    <w:rsid w:val="00E5348B"/>
    <w:rsid w:val="00E54153"/>
    <w:rsid w:val="00E552B8"/>
    <w:rsid w:val="00E55544"/>
    <w:rsid w:val="00E56447"/>
    <w:rsid w:val="00E569A6"/>
    <w:rsid w:val="00E57EF1"/>
    <w:rsid w:val="00E60926"/>
    <w:rsid w:val="00E60BB1"/>
    <w:rsid w:val="00E60BC2"/>
    <w:rsid w:val="00E60FCD"/>
    <w:rsid w:val="00E610B6"/>
    <w:rsid w:val="00E615D9"/>
    <w:rsid w:val="00E61BB8"/>
    <w:rsid w:val="00E625B8"/>
    <w:rsid w:val="00E626DF"/>
    <w:rsid w:val="00E62A6E"/>
    <w:rsid w:val="00E62E5D"/>
    <w:rsid w:val="00E633BD"/>
    <w:rsid w:val="00E634B6"/>
    <w:rsid w:val="00E6353B"/>
    <w:rsid w:val="00E657A8"/>
    <w:rsid w:val="00E66186"/>
    <w:rsid w:val="00E674C5"/>
    <w:rsid w:val="00E702D9"/>
    <w:rsid w:val="00E708AC"/>
    <w:rsid w:val="00E70928"/>
    <w:rsid w:val="00E70D46"/>
    <w:rsid w:val="00E70F08"/>
    <w:rsid w:val="00E71AA7"/>
    <w:rsid w:val="00E71B80"/>
    <w:rsid w:val="00E71BC6"/>
    <w:rsid w:val="00E72223"/>
    <w:rsid w:val="00E722EC"/>
    <w:rsid w:val="00E72455"/>
    <w:rsid w:val="00E72503"/>
    <w:rsid w:val="00E72DB8"/>
    <w:rsid w:val="00E732E7"/>
    <w:rsid w:val="00E7360E"/>
    <w:rsid w:val="00E73A5A"/>
    <w:rsid w:val="00E73F0D"/>
    <w:rsid w:val="00E74ACF"/>
    <w:rsid w:val="00E7512D"/>
    <w:rsid w:val="00E751B2"/>
    <w:rsid w:val="00E755B4"/>
    <w:rsid w:val="00E76360"/>
    <w:rsid w:val="00E7684A"/>
    <w:rsid w:val="00E76875"/>
    <w:rsid w:val="00E76BE6"/>
    <w:rsid w:val="00E76BFF"/>
    <w:rsid w:val="00E77072"/>
    <w:rsid w:val="00E773BD"/>
    <w:rsid w:val="00E77708"/>
    <w:rsid w:val="00E802D6"/>
    <w:rsid w:val="00E80735"/>
    <w:rsid w:val="00E80986"/>
    <w:rsid w:val="00E80A31"/>
    <w:rsid w:val="00E80BFD"/>
    <w:rsid w:val="00E81859"/>
    <w:rsid w:val="00E81A24"/>
    <w:rsid w:val="00E81ED7"/>
    <w:rsid w:val="00E82997"/>
    <w:rsid w:val="00E832D7"/>
    <w:rsid w:val="00E833FC"/>
    <w:rsid w:val="00E83574"/>
    <w:rsid w:val="00E83F7F"/>
    <w:rsid w:val="00E844AB"/>
    <w:rsid w:val="00E84B82"/>
    <w:rsid w:val="00E84EAC"/>
    <w:rsid w:val="00E84F9E"/>
    <w:rsid w:val="00E85ACF"/>
    <w:rsid w:val="00E85F31"/>
    <w:rsid w:val="00E8613F"/>
    <w:rsid w:val="00E863E2"/>
    <w:rsid w:val="00E86FFC"/>
    <w:rsid w:val="00E8723C"/>
    <w:rsid w:val="00E90403"/>
    <w:rsid w:val="00E91347"/>
    <w:rsid w:val="00E9157E"/>
    <w:rsid w:val="00E91DF0"/>
    <w:rsid w:val="00E91F97"/>
    <w:rsid w:val="00E92C44"/>
    <w:rsid w:val="00E92D57"/>
    <w:rsid w:val="00E93196"/>
    <w:rsid w:val="00E93564"/>
    <w:rsid w:val="00E936ED"/>
    <w:rsid w:val="00E93793"/>
    <w:rsid w:val="00E94231"/>
    <w:rsid w:val="00E947C5"/>
    <w:rsid w:val="00E966FC"/>
    <w:rsid w:val="00E96B83"/>
    <w:rsid w:val="00E97443"/>
    <w:rsid w:val="00E975F2"/>
    <w:rsid w:val="00E97EB2"/>
    <w:rsid w:val="00E97F08"/>
    <w:rsid w:val="00EA09C5"/>
    <w:rsid w:val="00EA0A72"/>
    <w:rsid w:val="00EA0AFD"/>
    <w:rsid w:val="00EA11BC"/>
    <w:rsid w:val="00EA1815"/>
    <w:rsid w:val="00EA253D"/>
    <w:rsid w:val="00EA3193"/>
    <w:rsid w:val="00EA341B"/>
    <w:rsid w:val="00EA3A2C"/>
    <w:rsid w:val="00EA3B26"/>
    <w:rsid w:val="00EA3C0D"/>
    <w:rsid w:val="00EA3C76"/>
    <w:rsid w:val="00EA3F6B"/>
    <w:rsid w:val="00EA4032"/>
    <w:rsid w:val="00EA480B"/>
    <w:rsid w:val="00EA4B80"/>
    <w:rsid w:val="00EA50EB"/>
    <w:rsid w:val="00EA510C"/>
    <w:rsid w:val="00EA5112"/>
    <w:rsid w:val="00EA5EEE"/>
    <w:rsid w:val="00EA650D"/>
    <w:rsid w:val="00EA6C93"/>
    <w:rsid w:val="00EA6FB6"/>
    <w:rsid w:val="00EA73A8"/>
    <w:rsid w:val="00EB03C6"/>
    <w:rsid w:val="00EB0F56"/>
    <w:rsid w:val="00EB179F"/>
    <w:rsid w:val="00EB1A8A"/>
    <w:rsid w:val="00EB1F7B"/>
    <w:rsid w:val="00EB2711"/>
    <w:rsid w:val="00EB2BCF"/>
    <w:rsid w:val="00EB35A8"/>
    <w:rsid w:val="00EB3DF9"/>
    <w:rsid w:val="00EB4686"/>
    <w:rsid w:val="00EB48B3"/>
    <w:rsid w:val="00EB5157"/>
    <w:rsid w:val="00EB5D74"/>
    <w:rsid w:val="00EB5F5C"/>
    <w:rsid w:val="00EB70C0"/>
    <w:rsid w:val="00EB777C"/>
    <w:rsid w:val="00EB782E"/>
    <w:rsid w:val="00EC02F7"/>
    <w:rsid w:val="00EC0762"/>
    <w:rsid w:val="00EC19D2"/>
    <w:rsid w:val="00EC1FE1"/>
    <w:rsid w:val="00EC217B"/>
    <w:rsid w:val="00EC27CD"/>
    <w:rsid w:val="00EC2C54"/>
    <w:rsid w:val="00EC2CD5"/>
    <w:rsid w:val="00EC32A7"/>
    <w:rsid w:val="00EC3A56"/>
    <w:rsid w:val="00EC4107"/>
    <w:rsid w:val="00EC4D66"/>
    <w:rsid w:val="00EC5865"/>
    <w:rsid w:val="00EC5F79"/>
    <w:rsid w:val="00EC66DE"/>
    <w:rsid w:val="00EC6AF6"/>
    <w:rsid w:val="00EC6E88"/>
    <w:rsid w:val="00EC6F9C"/>
    <w:rsid w:val="00ED230B"/>
    <w:rsid w:val="00ED2344"/>
    <w:rsid w:val="00ED2F48"/>
    <w:rsid w:val="00ED501D"/>
    <w:rsid w:val="00ED5388"/>
    <w:rsid w:val="00ED5922"/>
    <w:rsid w:val="00ED6856"/>
    <w:rsid w:val="00EE0121"/>
    <w:rsid w:val="00EE0205"/>
    <w:rsid w:val="00EE0DE4"/>
    <w:rsid w:val="00EE1AB9"/>
    <w:rsid w:val="00EE231E"/>
    <w:rsid w:val="00EE2DC3"/>
    <w:rsid w:val="00EE3111"/>
    <w:rsid w:val="00EE3355"/>
    <w:rsid w:val="00EE372C"/>
    <w:rsid w:val="00EE7168"/>
    <w:rsid w:val="00EE7AC7"/>
    <w:rsid w:val="00EE7E0A"/>
    <w:rsid w:val="00EF01DC"/>
    <w:rsid w:val="00EF09B3"/>
    <w:rsid w:val="00EF0DA2"/>
    <w:rsid w:val="00EF15C2"/>
    <w:rsid w:val="00EF1780"/>
    <w:rsid w:val="00EF23E0"/>
    <w:rsid w:val="00EF28FA"/>
    <w:rsid w:val="00EF2CA1"/>
    <w:rsid w:val="00EF45E4"/>
    <w:rsid w:val="00EF46A0"/>
    <w:rsid w:val="00EF4FA0"/>
    <w:rsid w:val="00EF5303"/>
    <w:rsid w:val="00EF5A32"/>
    <w:rsid w:val="00EF5A46"/>
    <w:rsid w:val="00EF604F"/>
    <w:rsid w:val="00EF607E"/>
    <w:rsid w:val="00EF7531"/>
    <w:rsid w:val="00EF7D96"/>
    <w:rsid w:val="00EF7E13"/>
    <w:rsid w:val="00F0020A"/>
    <w:rsid w:val="00F003A7"/>
    <w:rsid w:val="00F01F3E"/>
    <w:rsid w:val="00F01FA3"/>
    <w:rsid w:val="00F02A1A"/>
    <w:rsid w:val="00F02A9C"/>
    <w:rsid w:val="00F032AE"/>
    <w:rsid w:val="00F03C7C"/>
    <w:rsid w:val="00F040F8"/>
    <w:rsid w:val="00F05A86"/>
    <w:rsid w:val="00F05EDD"/>
    <w:rsid w:val="00F05F71"/>
    <w:rsid w:val="00F06B6C"/>
    <w:rsid w:val="00F06DBA"/>
    <w:rsid w:val="00F0785C"/>
    <w:rsid w:val="00F07980"/>
    <w:rsid w:val="00F07A47"/>
    <w:rsid w:val="00F07C43"/>
    <w:rsid w:val="00F1021E"/>
    <w:rsid w:val="00F10657"/>
    <w:rsid w:val="00F10ABA"/>
    <w:rsid w:val="00F10B1F"/>
    <w:rsid w:val="00F12229"/>
    <w:rsid w:val="00F12679"/>
    <w:rsid w:val="00F12896"/>
    <w:rsid w:val="00F131D9"/>
    <w:rsid w:val="00F13A7E"/>
    <w:rsid w:val="00F13C06"/>
    <w:rsid w:val="00F140CC"/>
    <w:rsid w:val="00F152E7"/>
    <w:rsid w:val="00F16435"/>
    <w:rsid w:val="00F164B2"/>
    <w:rsid w:val="00F17085"/>
    <w:rsid w:val="00F171C9"/>
    <w:rsid w:val="00F1744D"/>
    <w:rsid w:val="00F17474"/>
    <w:rsid w:val="00F200E5"/>
    <w:rsid w:val="00F2019A"/>
    <w:rsid w:val="00F20607"/>
    <w:rsid w:val="00F21122"/>
    <w:rsid w:val="00F21388"/>
    <w:rsid w:val="00F21729"/>
    <w:rsid w:val="00F218E3"/>
    <w:rsid w:val="00F21943"/>
    <w:rsid w:val="00F21C19"/>
    <w:rsid w:val="00F21F98"/>
    <w:rsid w:val="00F22869"/>
    <w:rsid w:val="00F22AA9"/>
    <w:rsid w:val="00F23C20"/>
    <w:rsid w:val="00F24738"/>
    <w:rsid w:val="00F24FAF"/>
    <w:rsid w:val="00F25337"/>
    <w:rsid w:val="00F2548A"/>
    <w:rsid w:val="00F255E8"/>
    <w:rsid w:val="00F25822"/>
    <w:rsid w:val="00F25A4C"/>
    <w:rsid w:val="00F25A5D"/>
    <w:rsid w:val="00F2611F"/>
    <w:rsid w:val="00F26933"/>
    <w:rsid w:val="00F26DDD"/>
    <w:rsid w:val="00F26F8E"/>
    <w:rsid w:val="00F27372"/>
    <w:rsid w:val="00F274D7"/>
    <w:rsid w:val="00F278DA"/>
    <w:rsid w:val="00F27C03"/>
    <w:rsid w:val="00F30369"/>
    <w:rsid w:val="00F30778"/>
    <w:rsid w:val="00F30D96"/>
    <w:rsid w:val="00F31A73"/>
    <w:rsid w:val="00F32036"/>
    <w:rsid w:val="00F32258"/>
    <w:rsid w:val="00F32A5C"/>
    <w:rsid w:val="00F32B86"/>
    <w:rsid w:val="00F33283"/>
    <w:rsid w:val="00F334A1"/>
    <w:rsid w:val="00F34F06"/>
    <w:rsid w:val="00F351ED"/>
    <w:rsid w:val="00F3534C"/>
    <w:rsid w:val="00F35A66"/>
    <w:rsid w:val="00F35AFC"/>
    <w:rsid w:val="00F3680B"/>
    <w:rsid w:val="00F36861"/>
    <w:rsid w:val="00F36A07"/>
    <w:rsid w:val="00F37337"/>
    <w:rsid w:val="00F37859"/>
    <w:rsid w:val="00F37989"/>
    <w:rsid w:val="00F4089A"/>
    <w:rsid w:val="00F41719"/>
    <w:rsid w:val="00F429E6"/>
    <w:rsid w:val="00F43A2F"/>
    <w:rsid w:val="00F44B14"/>
    <w:rsid w:val="00F44BD4"/>
    <w:rsid w:val="00F4503F"/>
    <w:rsid w:val="00F45757"/>
    <w:rsid w:val="00F45F00"/>
    <w:rsid w:val="00F46DB9"/>
    <w:rsid w:val="00F4754D"/>
    <w:rsid w:val="00F47FB4"/>
    <w:rsid w:val="00F50E6E"/>
    <w:rsid w:val="00F51417"/>
    <w:rsid w:val="00F5170B"/>
    <w:rsid w:val="00F51809"/>
    <w:rsid w:val="00F51964"/>
    <w:rsid w:val="00F521AA"/>
    <w:rsid w:val="00F52ACD"/>
    <w:rsid w:val="00F52E3F"/>
    <w:rsid w:val="00F53026"/>
    <w:rsid w:val="00F553F4"/>
    <w:rsid w:val="00F55667"/>
    <w:rsid w:val="00F56B8B"/>
    <w:rsid w:val="00F5789F"/>
    <w:rsid w:val="00F60075"/>
    <w:rsid w:val="00F60D8A"/>
    <w:rsid w:val="00F61D22"/>
    <w:rsid w:val="00F61F78"/>
    <w:rsid w:val="00F62415"/>
    <w:rsid w:val="00F62758"/>
    <w:rsid w:val="00F6295A"/>
    <w:rsid w:val="00F62A08"/>
    <w:rsid w:val="00F62A4A"/>
    <w:rsid w:val="00F6352B"/>
    <w:rsid w:val="00F63773"/>
    <w:rsid w:val="00F63DA1"/>
    <w:rsid w:val="00F63F4E"/>
    <w:rsid w:val="00F6424A"/>
    <w:rsid w:val="00F6479D"/>
    <w:rsid w:val="00F64B16"/>
    <w:rsid w:val="00F64EED"/>
    <w:rsid w:val="00F64F86"/>
    <w:rsid w:val="00F65512"/>
    <w:rsid w:val="00F65BAC"/>
    <w:rsid w:val="00F670F2"/>
    <w:rsid w:val="00F7032D"/>
    <w:rsid w:val="00F703CD"/>
    <w:rsid w:val="00F709C8"/>
    <w:rsid w:val="00F70AE8"/>
    <w:rsid w:val="00F72B44"/>
    <w:rsid w:val="00F73467"/>
    <w:rsid w:val="00F73533"/>
    <w:rsid w:val="00F73F6B"/>
    <w:rsid w:val="00F746E1"/>
    <w:rsid w:val="00F7474B"/>
    <w:rsid w:val="00F74852"/>
    <w:rsid w:val="00F74941"/>
    <w:rsid w:val="00F7539C"/>
    <w:rsid w:val="00F77A3E"/>
    <w:rsid w:val="00F77CEE"/>
    <w:rsid w:val="00F80350"/>
    <w:rsid w:val="00F803ED"/>
    <w:rsid w:val="00F808AA"/>
    <w:rsid w:val="00F80BD8"/>
    <w:rsid w:val="00F8158E"/>
    <w:rsid w:val="00F8181B"/>
    <w:rsid w:val="00F822D9"/>
    <w:rsid w:val="00F832C1"/>
    <w:rsid w:val="00F8408C"/>
    <w:rsid w:val="00F840FE"/>
    <w:rsid w:val="00F8498E"/>
    <w:rsid w:val="00F84995"/>
    <w:rsid w:val="00F84F7D"/>
    <w:rsid w:val="00F8586B"/>
    <w:rsid w:val="00F85AD8"/>
    <w:rsid w:val="00F85F4C"/>
    <w:rsid w:val="00F86450"/>
    <w:rsid w:val="00F86BC1"/>
    <w:rsid w:val="00F86F9C"/>
    <w:rsid w:val="00F87833"/>
    <w:rsid w:val="00F87DD1"/>
    <w:rsid w:val="00F90C1C"/>
    <w:rsid w:val="00F91961"/>
    <w:rsid w:val="00F9197F"/>
    <w:rsid w:val="00F91E2C"/>
    <w:rsid w:val="00F9267E"/>
    <w:rsid w:val="00F935FF"/>
    <w:rsid w:val="00F959A0"/>
    <w:rsid w:val="00F95C56"/>
    <w:rsid w:val="00F96EA6"/>
    <w:rsid w:val="00F97C49"/>
    <w:rsid w:val="00F97D40"/>
    <w:rsid w:val="00F97DFB"/>
    <w:rsid w:val="00F97ED3"/>
    <w:rsid w:val="00FA0F72"/>
    <w:rsid w:val="00FA1EDD"/>
    <w:rsid w:val="00FA23EF"/>
    <w:rsid w:val="00FA24D0"/>
    <w:rsid w:val="00FA2538"/>
    <w:rsid w:val="00FA2717"/>
    <w:rsid w:val="00FA27D0"/>
    <w:rsid w:val="00FA28E8"/>
    <w:rsid w:val="00FA2F9F"/>
    <w:rsid w:val="00FA2FE1"/>
    <w:rsid w:val="00FA323F"/>
    <w:rsid w:val="00FA3ECE"/>
    <w:rsid w:val="00FA40B6"/>
    <w:rsid w:val="00FA42A4"/>
    <w:rsid w:val="00FA478B"/>
    <w:rsid w:val="00FA4F88"/>
    <w:rsid w:val="00FA5935"/>
    <w:rsid w:val="00FA64A8"/>
    <w:rsid w:val="00FA73A8"/>
    <w:rsid w:val="00FA7D2F"/>
    <w:rsid w:val="00FA7E41"/>
    <w:rsid w:val="00FB0D38"/>
    <w:rsid w:val="00FB0D71"/>
    <w:rsid w:val="00FB1A26"/>
    <w:rsid w:val="00FB1DC0"/>
    <w:rsid w:val="00FB1F68"/>
    <w:rsid w:val="00FB34AB"/>
    <w:rsid w:val="00FB3603"/>
    <w:rsid w:val="00FB37E7"/>
    <w:rsid w:val="00FB41B5"/>
    <w:rsid w:val="00FB4231"/>
    <w:rsid w:val="00FB600C"/>
    <w:rsid w:val="00FB72AC"/>
    <w:rsid w:val="00FB7B14"/>
    <w:rsid w:val="00FB7C62"/>
    <w:rsid w:val="00FC0C23"/>
    <w:rsid w:val="00FC127B"/>
    <w:rsid w:val="00FC1624"/>
    <w:rsid w:val="00FC1FBE"/>
    <w:rsid w:val="00FC2089"/>
    <w:rsid w:val="00FC29BE"/>
    <w:rsid w:val="00FC2F43"/>
    <w:rsid w:val="00FC3827"/>
    <w:rsid w:val="00FC383F"/>
    <w:rsid w:val="00FC4152"/>
    <w:rsid w:val="00FC4303"/>
    <w:rsid w:val="00FC4705"/>
    <w:rsid w:val="00FC5069"/>
    <w:rsid w:val="00FC546F"/>
    <w:rsid w:val="00FC577F"/>
    <w:rsid w:val="00FC595B"/>
    <w:rsid w:val="00FC5A8E"/>
    <w:rsid w:val="00FC63D5"/>
    <w:rsid w:val="00FC7117"/>
    <w:rsid w:val="00FC773E"/>
    <w:rsid w:val="00FC78E9"/>
    <w:rsid w:val="00FD06E3"/>
    <w:rsid w:val="00FD0EEC"/>
    <w:rsid w:val="00FD18E7"/>
    <w:rsid w:val="00FD1C97"/>
    <w:rsid w:val="00FD336D"/>
    <w:rsid w:val="00FD4112"/>
    <w:rsid w:val="00FD45B8"/>
    <w:rsid w:val="00FD47FF"/>
    <w:rsid w:val="00FD4941"/>
    <w:rsid w:val="00FD5749"/>
    <w:rsid w:val="00FD6547"/>
    <w:rsid w:val="00FD6659"/>
    <w:rsid w:val="00FD6A86"/>
    <w:rsid w:val="00FD6F79"/>
    <w:rsid w:val="00FD6F87"/>
    <w:rsid w:val="00FD7DA0"/>
    <w:rsid w:val="00FE0427"/>
    <w:rsid w:val="00FE15A9"/>
    <w:rsid w:val="00FE215F"/>
    <w:rsid w:val="00FE2893"/>
    <w:rsid w:val="00FE28EA"/>
    <w:rsid w:val="00FE3031"/>
    <w:rsid w:val="00FE358B"/>
    <w:rsid w:val="00FE366F"/>
    <w:rsid w:val="00FE376A"/>
    <w:rsid w:val="00FE3A3E"/>
    <w:rsid w:val="00FE437F"/>
    <w:rsid w:val="00FE4631"/>
    <w:rsid w:val="00FE48EB"/>
    <w:rsid w:val="00FE7504"/>
    <w:rsid w:val="00FE7703"/>
    <w:rsid w:val="00FF010A"/>
    <w:rsid w:val="00FF08D0"/>
    <w:rsid w:val="00FF15AD"/>
    <w:rsid w:val="00FF2327"/>
    <w:rsid w:val="00FF2549"/>
    <w:rsid w:val="00FF3D5B"/>
    <w:rsid w:val="00FF3F1A"/>
    <w:rsid w:val="00FF45E3"/>
    <w:rsid w:val="00FF4CA8"/>
    <w:rsid w:val="00FF528B"/>
    <w:rsid w:val="00FF5A7A"/>
    <w:rsid w:val="00FF627B"/>
    <w:rsid w:val="00FF6492"/>
    <w:rsid w:val="00FF6B30"/>
    <w:rsid w:val="00FF6B41"/>
    <w:rsid w:val="00FF6CBF"/>
    <w:rsid w:val="00FF6D22"/>
    <w:rsid w:val="00FF7766"/>
    <w:rsid w:val="00FF7B0B"/>
    <w:rsid w:val="00FF7D24"/>
    <w:rsid w:val="00FF7F81"/>
    <w:rsid w:val="011168C2"/>
    <w:rsid w:val="0123644A"/>
    <w:rsid w:val="01375A25"/>
    <w:rsid w:val="01429652"/>
    <w:rsid w:val="016CE7B2"/>
    <w:rsid w:val="01738E68"/>
    <w:rsid w:val="0178D54A"/>
    <w:rsid w:val="019F397D"/>
    <w:rsid w:val="01A56FCF"/>
    <w:rsid w:val="01A7AEB2"/>
    <w:rsid w:val="01AF1EF2"/>
    <w:rsid w:val="01B75B6E"/>
    <w:rsid w:val="01B7FAEA"/>
    <w:rsid w:val="01C20A43"/>
    <w:rsid w:val="01C23085"/>
    <w:rsid w:val="01C7B6B2"/>
    <w:rsid w:val="01D9A311"/>
    <w:rsid w:val="01DF24DB"/>
    <w:rsid w:val="0202C213"/>
    <w:rsid w:val="022731B6"/>
    <w:rsid w:val="022C28CB"/>
    <w:rsid w:val="02421354"/>
    <w:rsid w:val="02772CD7"/>
    <w:rsid w:val="0281693C"/>
    <w:rsid w:val="028181F3"/>
    <w:rsid w:val="029566DF"/>
    <w:rsid w:val="029DB15A"/>
    <w:rsid w:val="029F64FF"/>
    <w:rsid w:val="02A23311"/>
    <w:rsid w:val="02ACC406"/>
    <w:rsid w:val="02C3C8BF"/>
    <w:rsid w:val="02DB8747"/>
    <w:rsid w:val="02FCFE0F"/>
    <w:rsid w:val="03295AD0"/>
    <w:rsid w:val="03351721"/>
    <w:rsid w:val="034E4B55"/>
    <w:rsid w:val="0358E834"/>
    <w:rsid w:val="0360279B"/>
    <w:rsid w:val="039DB1A0"/>
    <w:rsid w:val="03C1D110"/>
    <w:rsid w:val="03FDBF13"/>
    <w:rsid w:val="0408E9CB"/>
    <w:rsid w:val="040CFA2B"/>
    <w:rsid w:val="0411E6CB"/>
    <w:rsid w:val="041329CF"/>
    <w:rsid w:val="04321411"/>
    <w:rsid w:val="0434FF90"/>
    <w:rsid w:val="0457246A"/>
    <w:rsid w:val="0467E8A3"/>
    <w:rsid w:val="04921E39"/>
    <w:rsid w:val="049C8A02"/>
    <w:rsid w:val="049DA45B"/>
    <w:rsid w:val="04A4AC24"/>
    <w:rsid w:val="04A89E81"/>
    <w:rsid w:val="04C4075D"/>
    <w:rsid w:val="04D14F48"/>
    <w:rsid w:val="04D446AC"/>
    <w:rsid w:val="04E0667A"/>
    <w:rsid w:val="0503C608"/>
    <w:rsid w:val="051432B5"/>
    <w:rsid w:val="0523B0C0"/>
    <w:rsid w:val="053CBECE"/>
    <w:rsid w:val="05605520"/>
    <w:rsid w:val="0563B889"/>
    <w:rsid w:val="059BCB03"/>
    <w:rsid w:val="05A93854"/>
    <w:rsid w:val="05B621AB"/>
    <w:rsid w:val="05C45E9D"/>
    <w:rsid w:val="05C8D9E4"/>
    <w:rsid w:val="05EF940D"/>
    <w:rsid w:val="06014771"/>
    <w:rsid w:val="060A1458"/>
    <w:rsid w:val="061365B6"/>
    <w:rsid w:val="0614D11D"/>
    <w:rsid w:val="0644D089"/>
    <w:rsid w:val="064C76A2"/>
    <w:rsid w:val="064D2917"/>
    <w:rsid w:val="064E6D7C"/>
    <w:rsid w:val="06559BFB"/>
    <w:rsid w:val="0659ECD7"/>
    <w:rsid w:val="06AAEC0F"/>
    <w:rsid w:val="06CC0D58"/>
    <w:rsid w:val="06F3B9B2"/>
    <w:rsid w:val="071B4285"/>
    <w:rsid w:val="07322B3F"/>
    <w:rsid w:val="073E54F8"/>
    <w:rsid w:val="07477073"/>
    <w:rsid w:val="075BDC6F"/>
    <w:rsid w:val="077310CA"/>
    <w:rsid w:val="078903BC"/>
    <w:rsid w:val="079CC3BA"/>
    <w:rsid w:val="07A39F8D"/>
    <w:rsid w:val="07A8E93A"/>
    <w:rsid w:val="07B27E6E"/>
    <w:rsid w:val="07BBA99D"/>
    <w:rsid w:val="07D307C3"/>
    <w:rsid w:val="07F3DCFC"/>
    <w:rsid w:val="0806B50A"/>
    <w:rsid w:val="080DC9D5"/>
    <w:rsid w:val="0819B9D7"/>
    <w:rsid w:val="081EE05C"/>
    <w:rsid w:val="08324ABC"/>
    <w:rsid w:val="083E5917"/>
    <w:rsid w:val="084F5400"/>
    <w:rsid w:val="085F750B"/>
    <w:rsid w:val="0870C566"/>
    <w:rsid w:val="08874583"/>
    <w:rsid w:val="08915753"/>
    <w:rsid w:val="0896603E"/>
    <w:rsid w:val="0897C882"/>
    <w:rsid w:val="08A00E04"/>
    <w:rsid w:val="08BB577F"/>
    <w:rsid w:val="08C5D285"/>
    <w:rsid w:val="08D00DB7"/>
    <w:rsid w:val="08D7BF7F"/>
    <w:rsid w:val="08DFC67D"/>
    <w:rsid w:val="0900BA0D"/>
    <w:rsid w:val="090BD359"/>
    <w:rsid w:val="092D2D7A"/>
    <w:rsid w:val="094C205D"/>
    <w:rsid w:val="095ECA78"/>
    <w:rsid w:val="0986A0CE"/>
    <w:rsid w:val="09D3D747"/>
    <w:rsid w:val="09E8F88F"/>
    <w:rsid w:val="09FCE074"/>
    <w:rsid w:val="09FEEFDC"/>
    <w:rsid w:val="0A0F3E7E"/>
    <w:rsid w:val="0A13C017"/>
    <w:rsid w:val="0A1E3613"/>
    <w:rsid w:val="0A26DDE6"/>
    <w:rsid w:val="0A28BE13"/>
    <w:rsid w:val="0A5FA549"/>
    <w:rsid w:val="0A765F65"/>
    <w:rsid w:val="0A88654B"/>
    <w:rsid w:val="0A9634A5"/>
    <w:rsid w:val="0ABE69AF"/>
    <w:rsid w:val="0AE574C0"/>
    <w:rsid w:val="0B0BBBE9"/>
    <w:rsid w:val="0B1E0682"/>
    <w:rsid w:val="0B228C17"/>
    <w:rsid w:val="0B27D51E"/>
    <w:rsid w:val="0B2B5F3D"/>
    <w:rsid w:val="0B2E2933"/>
    <w:rsid w:val="0B3DFDFA"/>
    <w:rsid w:val="0B5CBD38"/>
    <w:rsid w:val="0B71DEA3"/>
    <w:rsid w:val="0B7BB6E0"/>
    <w:rsid w:val="0B8D711E"/>
    <w:rsid w:val="0B91D180"/>
    <w:rsid w:val="0BAB275F"/>
    <w:rsid w:val="0BF28B1A"/>
    <w:rsid w:val="0BF406DE"/>
    <w:rsid w:val="0BF4AEB9"/>
    <w:rsid w:val="0BFAF667"/>
    <w:rsid w:val="0C005414"/>
    <w:rsid w:val="0C00E508"/>
    <w:rsid w:val="0C041D19"/>
    <w:rsid w:val="0C1C3E80"/>
    <w:rsid w:val="0C2D3119"/>
    <w:rsid w:val="0C43AA08"/>
    <w:rsid w:val="0C4F8B52"/>
    <w:rsid w:val="0C6AAD19"/>
    <w:rsid w:val="0C8EFF3E"/>
    <w:rsid w:val="0CAB295C"/>
    <w:rsid w:val="0CE732BC"/>
    <w:rsid w:val="0CE814A4"/>
    <w:rsid w:val="0CFE8F41"/>
    <w:rsid w:val="0D061AC2"/>
    <w:rsid w:val="0D0F6768"/>
    <w:rsid w:val="0D1D1215"/>
    <w:rsid w:val="0D39434D"/>
    <w:rsid w:val="0D4F19F9"/>
    <w:rsid w:val="0D5A0DFD"/>
    <w:rsid w:val="0D870BF6"/>
    <w:rsid w:val="0D94C9F2"/>
    <w:rsid w:val="0DAD967C"/>
    <w:rsid w:val="0DB3EA91"/>
    <w:rsid w:val="0DB4E238"/>
    <w:rsid w:val="0DC333F8"/>
    <w:rsid w:val="0DD71371"/>
    <w:rsid w:val="0DE11D97"/>
    <w:rsid w:val="0E0276BB"/>
    <w:rsid w:val="0E078FC7"/>
    <w:rsid w:val="0E0FAA0B"/>
    <w:rsid w:val="0E20E7DF"/>
    <w:rsid w:val="0E53F265"/>
    <w:rsid w:val="0E563DD6"/>
    <w:rsid w:val="0E684A33"/>
    <w:rsid w:val="0E730B08"/>
    <w:rsid w:val="0E781EDF"/>
    <w:rsid w:val="0E83DD38"/>
    <w:rsid w:val="0E8DAF7E"/>
    <w:rsid w:val="0E970E13"/>
    <w:rsid w:val="0E981B5F"/>
    <w:rsid w:val="0E9A3E8F"/>
    <w:rsid w:val="0E9D3F8B"/>
    <w:rsid w:val="0EE8CB82"/>
    <w:rsid w:val="0F0079AB"/>
    <w:rsid w:val="0F240154"/>
    <w:rsid w:val="0F43D39B"/>
    <w:rsid w:val="0F4A28E6"/>
    <w:rsid w:val="0F5829E7"/>
    <w:rsid w:val="0F5C6240"/>
    <w:rsid w:val="0F861539"/>
    <w:rsid w:val="0F86DEE7"/>
    <w:rsid w:val="0F9DFE58"/>
    <w:rsid w:val="0FBD9B23"/>
    <w:rsid w:val="0FD02537"/>
    <w:rsid w:val="0FF26999"/>
    <w:rsid w:val="10126120"/>
    <w:rsid w:val="101590C5"/>
    <w:rsid w:val="10359B26"/>
    <w:rsid w:val="103A0885"/>
    <w:rsid w:val="10630DA1"/>
    <w:rsid w:val="107BEB0E"/>
    <w:rsid w:val="108510E2"/>
    <w:rsid w:val="10A2B9E7"/>
    <w:rsid w:val="10AED055"/>
    <w:rsid w:val="10BAE924"/>
    <w:rsid w:val="10BD2889"/>
    <w:rsid w:val="10C73EEC"/>
    <w:rsid w:val="10D225CD"/>
    <w:rsid w:val="10D233CD"/>
    <w:rsid w:val="10DB3BF9"/>
    <w:rsid w:val="10F4FEBD"/>
    <w:rsid w:val="10F542A7"/>
    <w:rsid w:val="111AFA94"/>
    <w:rsid w:val="1126136C"/>
    <w:rsid w:val="11369D7E"/>
    <w:rsid w:val="114ED35E"/>
    <w:rsid w:val="11598F05"/>
    <w:rsid w:val="115A33AB"/>
    <w:rsid w:val="1180238F"/>
    <w:rsid w:val="118E61E0"/>
    <w:rsid w:val="11B00322"/>
    <w:rsid w:val="11C0FA97"/>
    <w:rsid w:val="11C43C34"/>
    <w:rsid w:val="11D1BDD8"/>
    <w:rsid w:val="11F4BE70"/>
    <w:rsid w:val="11F79A72"/>
    <w:rsid w:val="1206781C"/>
    <w:rsid w:val="122C1868"/>
    <w:rsid w:val="122CF99D"/>
    <w:rsid w:val="122ECAC7"/>
    <w:rsid w:val="1230232A"/>
    <w:rsid w:val="124ECDD0"/>
    <w:rsid w:val="12503D76"/>
    <w:rsid w:val="12554F13"/>
    <w:rsid w:val="125C89EB"/>
    <w:rsid w:val="12677B6C"/>
    <w:rsid w:val="126FD2EA"/>
    <w:rsid w:val="1282E193"/>
    <w:rsid w:val="1289E78C"/>
    <w:rsid w:val="128E1C67"/>
    <w:rsid w:val="129931F8"/>
    <w:rsid w:val="12AD7C0F"/>
    <w:rsid w:val="12BF5CCE"/>
    <w:rsid w:val="12E7DC60"/>
    <w:rsid w:val="12EE2030"/>
    <w:rsid w:val="12FC8053"/>
    <w:rsid w:val="1349BE3F"/>
    <w:rsid w:val="13E8E38F"/>
    <w:rsid w:val="13EBC04A"/>
    <w:rsid w:val="140E2B56"/>
    <w:rsid w:val="14189E8C"/>
    <w:rsid w:val="1419C14E"/>
    <w:rsid w:val="1423BA5A"/>
    <w:rsid w:val="1437D478"/>
    <w:rsid w:val="1437D493"/>
    <w:rsid w:val="1437D78B"/>
    <w:rsid w:val="14578D58"/>
    <w:rsid w:val="1459552C"/>
    <w:rsid w:val="14862770"/>
    <w:rsid w:val="14A96896"/>
    <w:rsid w:val="14B90188"/>
    <w:rsid w:val="14EE60F6"/>
    <w:rsid w:val="14F375EC"/>
    <w:rsid w:val="14F58462"/>
    <w:rsid w:val="14FB642D"/>
    <w:rsid w:val="1513805B"/>
    <w:rsid w:val="151DEFC5"/>
    <w:rsid w:val="151F3A82"/>
    <w:rsid w:val="15231F9D"/>
    <w:rsid w:val="154AAE09"/>
    <w:rsid w:val="154CF006"/>
    <w:rsid w:val="1577EE09"/>
    <w:rsid w:val="15885A58"/>
    <w:rsid w:val="15984D36"/>
    <w:rsid w:val="15B55CD0"/>
    <w:rsid w:val="15B8ABC6"/>
    <w:rsid w:val="15CC3B26"/>
    <w:rsid w:val="160E5579"/>
    <w:rsid w:val="161814A5"/>
    <w:rsid w:val="162B86D1"/>
    <w:rsid w:val="163D30CB"/>
    <w:rsid w:val="1641A370"/>
    <w:rsid w:val="1650E521"/>
    <w:rsid w:val="165C2E9B"/>
    <w:rsid w:val="166D613B"/>
    <w:rsid w:val="168640DD"/>
    <w:rsid w:val="1687809D"/>
    <w:rsid w:val="16959A79"/>
    <w:rsid w:val="169D512C"/>
    <w:rsid w:val="16C67DCE"/>
    <w:rsid w:val="16F4250E"/>
    <w:rsid w:val="173DB305"/>
    <w:rsid w:val="175FAF02"/>
    <w:rsid w:val="1762C67F"/>
    <w:rsid w:val="176D5615"/>
    <w:rsid w:val="177C17DA"/>
    <w:rsid w:val="177FAA8B"/>
    <w:rsid w:val="1794F175"/>
    <w:rsid w:val="1796AD0D"/>
    <w:rsid w:val="1797A210"/>
    <w:rsid w:val="17A320F1"/>
    <w:rsid w:val="17A6D9A1"/>
    <w:rsid w:val="17C99528"/>
    <w:rsid w:val="17EB2657"/>
    <w:rsid w:val="180F68AF"/>
    <w:rsid w:val="18123455"/>
    <w:rsid w:val="181413F3"/>
    <w:rsid w:val="18164382"/>
    <w:rsid w:val="181F67C0"/>
    <w:rsid w:val="182F0C8B"/>
    <w:rsid w:val="184EB032"/>
    <w:rsid w:val="186A6E4E"/>
    <w:rsid w:val="186D9E68"/>
    <w:rsid w:val="187363AD"/>
    <w:rsid w:val="18DAE9EE"/>
    <w:rsid w:val="18EAB3AF"/>
    <w:rsid w:val="18FAC231"/>
    <w:rsid w:val="19068282"/>
    <w:rsid w:val="19123B01"/>
    <w:rsid w:val="1975EB0B"/>
    <w:rsid w:val="197B721E"/>
    <w:rsid w:val="1996D57D"/>
    <w:rsid w:val="19CA7962"/>
    <w:rsid w:val="19E71078"/>
    <w:rsid w:val="19F3F636"/>
    <w:rsid w:val="19F9FB84"/>
    <w:rsid w:val="19FB6569"/>
    <w:rsid w:val="1A21DEC2"/>
    <w:rsid w:val="1A2C958E"/>
    <w:rsid w:val="1A66E135"/>
    <w:rsid w:val="1A6C1654"/>
    <w:rsid w:val="1A74CD3B"/>
    <w:rsid w:val="1A777504"/>
    <w:rsid w:val="1A89A2D7"/>
    <w:rsid w:val="1A8C9DB9"/>
    <w:rsid w:val="1AA2A4A9"/>
    <w:rsid w:val="1AA49B4D"/>
    <w:rsid w:val="1AB93BDD"/>
    <w:rsid w:val="1ABD15E4"/>
    <w:rsid w:val="1ACF1D8B"/>
    <w:rsid w:val="1AD7D1E2"/>
    <w:rsid w:val="1AE9A495"/>
    <w:rsid w:val="1AFE755B"/>
    <w:rsid w:val="1B04FBD7"/>
    <w:rsid w:val="1B1FCB96"/>
    <w:rsid w:val="1B2638FE"/>
    <w:rsid w:val="1B2C376E"/>
    <w:rsid w:val="1B32C510"/>
    <w:rsid w:val="1B38EBA5"/>
    <w:rsid w:val="1B49B7E7"/>
    <w:rsid w:val="1B4F9170"/>
    <w:rsid w:val="1B521A03"/>
    <w:rsid w:val="1B593FDF"/>
    <w:rsid w:val="1B5DF790"/>
    <w:rsid w:val="1B6B6582"/>
    <w:rsid w:val="1B6DF069"/>
    <w:rsid w:val="1B8E1115"/>
    <w:rsid w:val="1B8E7A33"/>
    <w:rsid w:val="1BA33084"/>
    <w:rsid w:val="1BA9E869"/>
    <w:rsid w:val="1BC55070"/>
    <w:rsid w:val="1BCAC95A"/>
    <w:rsid w:val="1BD71BF3"/>
    <w:rsid w:val="1BE06DA8"/>
    <w:rsid w:val="1BE1C42F"/>
    <w:rsid w:val="1BE209CF"/>
    <w:rsid w:val="1BEDEE4B"/>
    <w:rsid w:val="1C07BD8A"/>
    <w:rsid w:val="1C24C2ED"/>
    <w:rsid w:val="1C2AD96D"/>
    <w:rsid w:val="1C2D9DCE"/>
    <w:rsid w:val="1C311A5C"/>
    <w:rsid w:val="1C4EE465"/>
    <w:rsid w:val="1C50478A"/>
    <w:rsid w:val="1C66D839"/>
    <w:rsid w:val="1C6E7F37"/>
    <w:rsid w:val="1C756CA3"/>
    <w:rsid w:val="1C763F5F"/>
    <w:rsid w:val="1CAECAD5"/>
    <w:rsid w:val="1CBCB58D"/>
    <w:rsid w:val="1CC024B9"/>
    <w:rsid w:val="1CC7F029"/>
    <w:rsid w:val="1CD2A6DA"/>
    <w:rsid w:val="1CFB8247"/>
    <w:rsid w:val="1D17E84C"/>
    <w:rsid w:val="1D18099D"/>
    <w:rsid w:val="1D19AF22"/>
    <w:rsid w:val="1D2CD81A"/>
    <w:rsid w:val="1D3B660F"/>
    <w:rsid w:val="1D4276AD"/>
    <w:rsid w:val="1D496EAB"/>
    <w:rsid w:val="1D4C130A"/>
    <w:rsid w:val="1D5988BE"/>
    <w:rsid w:val="1D5D16D0"/>
    <w:rsid w:val="1D7C96EA"/>
    <w:rsid w:val="1D80F26A"/>
    <w:rsid w:val="1D97C702"/>
    <w:rsid w:val="1DBE0C21"/>
    <w:rsid w:val="1DC529C5"/>
    <w:rsid w:val="1DD1AC60"/>
    <w:rsid w:val="1DD987B7"/>
    <w:rsid w:val="1DE428B3"/>
    <w:rsid w:val="1DE69596"/>
    <w:rsid w:val="1DE99D85"/>
    <w:rsid w:val="1E06B113"/>
    <w:rsid w:val="1E17E9D9"/>
    <w:rsid w:val="1E39140D"/>
    <w:rsid w:val="1E45A603"/>
    <w:rsid w:val="1E4E0D2E"/>
    <w:rsid w:val="1E673AC6"/>
    <w:rsid w:val="1E686A57"/>
    <w:rsid w:val="1E70BDAB"/>
    <w:rsid w:val="1E80C947"/>
    <w:rsid w:val="1E9CF791"/>
    <w:rsid w:val="1EAC9F1B"/>
    <w:rsid w:val="1EB26E97"/>
    <w:rsid w:val="1EC1F3FE"/>
    <w:rsid w:val="1EC7D7F7"/>
    <w:rsid w:val="1ECA3578"/>
    <w:rsid w:val="1ECED1E0"/>
    <w:rsid w:val="1EDDD9A7"/>
    <w:rsid w:val="1EE08982"/>
    <w:rsid w:val="1EED8E08"/>
    <w:rsid w:val="1F159890"/>
    <w:rsid w:val="1F17E2AB"/>
    <w:rsid w:val="1F25A3F8"/>
    <w:rsid w:val="1F2BBF9D"/>
    <w:rsid w:val="1F2FDEF4"/>
    <w:rsid w:val="1F36EFB3"/>
    <w:rsid w:val="1F496FFB"/>
    <w:rsid w:val="1F574B73"/>
    <w:rsid w:val="1F5C5CF8"/>
    <w:rsid w:val="1F62F603"/>
    <w:rsid w:val="1F67782D"/>
    <w:rsid w:val="1F6D13F7"/>
    <w:rsid w:val="1F6FF4B6"/>
    <w:rsid w:val="1F707DE6"/>
    <w:rsid w:val="1F8E43F9"/>
    <w:rsid w:val="1F8EDB83"/>
    <w:rsid w:val="1F93256E"/>
    <w:rsid w:val="1F9AE414"/>
    <w:rsid w:val="1FBC7698"/>
    <w:rsid w:val="1FDC906B"/>
    <w:rsid w:val="1FF511AE"/>
    <w:rsid w:val="1FF9B027"/>
    <w:rsid w:val="2005B251"/>
    <w:rsid w:val="20208C26"/>
    <w:rsid w:val="20482546"/>
    <w:rsid w:val="205909C4"/>
    <w:rsid w:val="20771DA2"/>
    <w:rsid w:val="207A7D86"/>
    <w:rsid w:val="207FD202"/>
    <w:rsid w:val="2080FB53"/>
    <w:rsid w:val="208F47A1"/>
    <w:rsid w:val="209499DE"/>
    <w:rsid w:val="209DD823"/>
    <w:rsid w:val="20A11458"/>
    <w:rsid w:val="20B92AEE"/>
    <w:rsid w:val="20D5053D"/>
    <w:rsid w:val="20EFE0B3"/>
    <w:rsid w:val="2103488E"/>
    <w:rsid w:val="211F463D"/>
    <w:rsid w:val="2148A246"/>
    <w:rsid w:val="2157321D"/>
    <w:rsid w:val="2166ABAF"/>
    <w:rsid w:val="216DFC7F"/>
    <w:rsid w:val="2170E610"/>
    <w:rsid w:val="217F8BCB"/>
    <w:rsid w:val="2187661D"/>
    <w:rsid w:val="219AD0C5"/>
    <w:rsid w:val="21A55D1E"/>
    <w:rsid w:val="21D42661"/>
    <w:rsid w:val="21DB6214"/>
    <w:rsid w:val="21F08581"/>
    <w:rsid w:val="21F11639"/>
    <w:rsid w:val="21F681BB"/>
    <w:rsid w:val="22046ED9"/>
    <w:rsid w:val="223120FE"/>
    <w:rsid w:val="22461C25"/>
    <w:rsid w:val="22514A9B"/>
    <w:rsid w:val="2267BA56"/>
    <w:rsid w:val="2286436D"/>
    <w:rsid w:val="228BC443"/>
    <w:rsid w:val="22996C49"/>
    <w:rsid w:val="22A80756"/>
    <w:rsid w:val="22AE750C"/>
    <w:rsid w:val="22B912F3"/>
    <w:rsid w:val="22BA06B9"/>
    <w:rsid w:val="22C7D7E0"/>
    <w:rsid w:val="22E21059"/>
    <w:rsid w:val="22F0A218"/>
    <w:rsid w:val="22F279FE"/>
    <w:rsid w:val="23127E3E"/>
    <w:rsid w:val="231DF610"/>
    <w:rsid w:val="232DFE00"/>
    <w:rsid w:val="2335F8E0"/>
    <w:rsid w:val="233ECCFD"/>
    <w:rsid w:val="234F3F50"/>
    <w:rsid w:val="235B4E64"/>
    <w:rsid w:val="235F9CE5"/>
    <w:rsid w:val="2386DCCD"/>
    <w:rsid w:val="2388498A"/>
    <w:rsid w:val="239711F7"/>
    <w:rsid w:val="2399AA20"/>
    <w:rsid w:val="23B53519"/>
    <w:rsid w:val="23ECAF15"/>
    <w:rsid w:val="23F127A5"/>
    <w:rsid w:val="23FE5D66"/>
    <w:rsid w:val="240388D0"/>
    <w:rsid w:val="240D16ED"/>
    <w:rsid w:val="24180409"/>
    <w:rsid w:val="2426FA9B"/>
    <w:rsid w:val="242DA491"/>
    <w:rsid w:val="243A7CD5"/>
    <w:rsid w:val="2441BE74"/>
    <w:rsid w:val="24530919"/>
    <w:rsid w:val="245D2820"/>
    <w:rsid w:val="24712FE4"/>
    <w:rsid w:val="24900DBD"/>
    <w:rsid w:val="249FD4DB"/>
    <w:rsid w:val="24B45E23"/>
    <w:rsid w:val="24DB3DC4"/>
    <w:rsid w:val="24DE2022"/>
    <w:rsid w:val="24DFC3FD"/>
    <w:rsid w:val="24F6AE69"/>
    <w:rsid w:val="25104C83"/>
    <w:rsid w:val="2537D256"/>
    <w:rsid w:val="253A28B7"/>
    <w:rsid w:val="2541379F"/>
    <w:rsid w:val="25785998"/>
    <w:rsid w:val="25917EB0"/>
    <w:rsid w:val="259332E7"/>
    <w:rsid w:val="25CE4C6C"/>
    <w:rsid w:val="25CFCFB9"/>
    <w:rsid w:val="25D642CE"/>
    <w:rsid w:val="25E696CD"/>
    <w:rsid w:val="2617C96C"/>
    <w:rsid w:val="26256A02"/>
    <w:rsid w:val="2630C040"/>
    <w:rsid w:val="264DAF1E"/>
    <w:rsid w:val="265107C4"/>
    <w:rsid w:val="265B5457"/>
    <w:rsid w:val="267B945E"/>
    <w:rsid w:val="2683B03C"/>
    <w:rsid w:val="268760E3"/>
    <w:rsid w:val="2692B4AF"/>
    <w:rsid w:val="26951172"/>
    <w:rsid w:val="269CB70C"/>
    <w:rsid w:val="26A46167"/>
    <w:rsid w:val="26A71750"/>
    <w:rsid w:val="26F9A2A0"/>
    <w:rsid w:val="26FD4500"/>
    <w:rsid w:val="2709C4BE"/>
    <w:rsid w:val="27188178"/>
    <w:rsid w:val="2723F211"/>
    <w:rsid w:val="273224C0"/>
    <w:rsid w:val="2732BB27"/>
    <w:rsid w:val="27424316"/>
    <w:rsid w:val="274F9476"/>
    <w:rsid w:val="277036E5"/>
    <w:rsid w:val="27728A12"/>
    <w:rsid w:val="277CC684"/>
    <w:rsid w:val="2793FBDF"/>
    <w:rsid w:val="279C5C73"/>
    <w:rsid w:val="27B1CD35"/>
    <w:rsid w:val="27ED165E"/>
    <w:rsid w:val="27F53098"/>
    <w:rsid w:val="27F6544B"/>
    <w:rsid w:val="27F8A88C"/>
    <w:rsid w:val="27FAA774"/>
    <w:rsid w:val="27FBADA7"/>
    <w:rsid w:val="280A7349"/>
    <w:rsid w:val="281617E6"/>
    <w:rsid w:val="2817070A"/>
    <w:rsid w:val="28170C87"/>
    <w:rsid w:val="2823E4EF"/>
    <w:rsid w:val="28556AD1"/>
    <w:rsid w:val="2860874B"/>
    <w:rsid w:val="288E6F48"/>
    <w:rsid w:val="2890C4EE"/>
    <w:rsid w:val="28A5575B"/>
    <w:rsid w:val="28CEAF62"/>
    <w:rsid w:val="28F4658E"/>
    <w:rsid w:val="2905951F"/>
    <w:rsid w:val="2912AF12"/>
    <w:rsid w:val="291945A1"/>
    <w:rsid w:val="2919BAD6"/>
    <w:rsid w:val="29691A15"/>
    <w:rsid w:val="2971127C"/>
    <w:rsid w:val="29774AE3"/>
    <w:rsid w:val="298380AA"/>
    <w:rsid w:val="298966BB"/>
    <w:rsid w:val="298B9702"/>
    <w:rsid w:val="298BCCE4"/>
    <w:rsid w:val="298C7254"/>
    <w:rsid w:val="298F3886"/>
    <w:rsid w:val="299905FB"/>
    <w:rsid w:val="29C0FF6B"/>
    <w:rsid w:val="29C9F59D"/>
    <w:rsid w:val="29DCD8DD"/>
    <w:rsid w:val="29E5CBF1"/>
    <w:rsid w:val="29FF2D56"/>
    <w:rsid w:val="2A010FF4"/>
    <w:rsid w:val="2A0675EC"/>
    <w:rsid w:val="2A0B4379"/>
    <w:rsid w:val="2A1DF02D"/>
    <w:rsid w:val="2A28026B"/>
    <w:rsid w:val="2A33FFFF"/>
    <w:rsid w:val="2A52B76A"/>
    <w:rsid w:val="2A550B8B"/>
    <w:rsid w:val="2A641370"/>
    <w:rsid w:val="2A6D4AB1"/>
    <w:rsid w:val="2A75E5D7"/>
    <w:rsid w:val="2A838238"/>
    <w:rsid w:val="2A932A49"/>
    <w:rsid w:val="2A95AA43"/>
    <w:rsid w:val="2AA0DC81"/>
    <w:rsid w:val="2ACCEFA3"/>
    <w:rsid w:val="2B0728FF"/>
    <w:rsid w:val="2B1361F7"/>
    <w:rsid w:val="2B19BCAE"/>
    <w:rsid w:val="2B1D89E6"/>
    <w:rsid w:val="2B200D49"/>
    <w:rsid w:val="2B4C4F23"/>
    <w:rsid w:val="2B55184B"/>
    <w:rsid w:val="2B644975"/>
    <w:rsid w:val="2B6565C3"/>
    <w:rsid w:val="2B71DCD2"/>
    <w:rsid w:val="2BA8ADD4"/>
    <w:rsid w:val="2BBD5EC7"/>
    <w:rsid w:val="2BC06E9E"/>
    <w:rsid w:val="2BC1E601"/>
    <w:rsid w:val="2BDD69DA"/>
    <w:rsid w:val="2BEAD7AA"/>
    <w:rsid w:val="2C07AD87"/>
    <w:rsid w:val="2C1ECCF8"/>
    <w:rsid w:val="2C302845"/>
    <w:rsid w:val="2C350C93"/>
    <w:rsid w:val="2C5BF00C"/>
    <w:rsid w:val="2C66B71E"/>
    <w:rsid w:val="2C78BD48"/>
    <w:rsid w:val="2C7DD9AC"/>
    <w:rsid w:val="2C86686E"/>
    <w:rsid w:val="2CA1C2BA"/>
    <w:rsid w:val="2CC082F1"/>
    <w:rsid w:val="2CC80985"/>
    <w:rsid w:val="2CD5EAED"/>
    <w:rsid w:val="2CDF6DB5"/>
    <w:rsid w:val="2D0954E8"/>
    <w:rsid w:val="2D13DA67"/>
    <w:rsid w:val="2D3932C8"/>
    <w:rsid w:val="2D40A0B5"/>
    <w:rsid w:val="2D47ED7D"/>
    <w:rsid w:val="2D5CF286"/>
    <w:rsid w:val="2D6627C5"/>
    <w:rsid w:val="2D756991"/>
    <w:rsid w:val="2D7870D7"/>
    <w:rsid w:val="2D932CE4"/>
    <w:rsid w:val="2D996BE9"/>
    <w:rsid w:val="2D99FEAE"/>
    <w:rsid w:val="2D9F7D16"/>
    <w:rsid w:val="2DA19CD0"/>
    <w:rsid w:val="2DA83A37"/>
    <w:rsid w:val="2DC4F855"/>
    <w:rsid w:val="2DCAC538"/>
    <w:rsid w:val="2DCF2C23"/>
    <w:rsid w:val="2DD71E67"/>
    <w:rsid w:val="2E0B561E"/>
    <w:rsid w:val="2E1252A3"/>
    <w:rsid w:val="2E15A9CD"/>
    <w:rsid w:val="2E18921A"/>
    <w:rsid w:val="2E21D413"/>
    <w:rsid w:val="2E3201BA"/>
    <w:rsid w:val="2E341790"/>
    <w:rsid w:val="2E34835B"/>
    <w:rsid w:val="2E42F1DC"/>
    <w:rsid w:val="2E4C480C"/>
    <w:rsid w:val="2E615C54"/>
    <w:rsid w:val="2E753996"/>
    <w:rsid w:val="2E760701"/>
    <w:rsid w:val="2E798751"/>
    <w:rsid w:val="2E87F4D3"/>
    <w:rsid w:val="2E8CD098"/>
    <w:rsid w:val="2E9B103D"/>
    <w:rsid w:val="2EAB3EDF"/>
    <w:rsid w:val="2EE5B5A1"/>
    <w:rsid w:val="2EE69974"/>
    <w:rsid w:val="2F108EDB"/>
    <w:rsid w:val="2F1BF317"/>
    <w:rsid w:val="2F25B61C"/>
    <w:rsid w:val="2F34B2FB"/>
    <w:rsid w:val="2F3683C8"/>
    <w:rsid w:val="2F42ABB0"/>
    <w:rsid w:val="2F552E45"/>
    <w:rsid w:val="2F75D3A8"/>
    <w:rsid w:val="2F817A3A"/>
    <w:rsid w:val="2F87074A"/>
    <w:rsid w:val="2FB21495"/>
    <w:rsid w:val="2FB8B95C"/>
    <w:rsid w:val="2FCECD56"/>
    <w:rsid w:val="2FCF252A"/>
    <w:rsid w:val="2FDA8AFF"/>
    <w:rsid w:val="2FE12920"/>
    <w:rsid w:val="2FE58842"/>
    <w:rsid w:val="300AD8D6"/>
    <w:rsid w:val="302E9489"/>
    <w:rsid w:val="3036BC71"/>
    <w:rsid w:val="30462E6D"/>
    <w:rsid w:val="3047455D"/>
    <w:rsid w:val="3056F6A3"/>
    <w:rsid w:val="3061627A"/>
    <w:rsid w:val="30631875"/>
    <w:rsid w:val="3091F50F"/>
    <w:rsid w:val="309FEA10"/>
    <w:rsid w:val="30AA8980"/>
    <w:rsid w:val="30BA89A0"/>
    <w:rsid w:val="30CEA70D"/>
    <w:rsid w:val="30D026CC"/>
    <w:rsid w:val="30DA16EE"/>
    <w:rsid w:val="30E35B31"/>
    <w:rsid w:val="30E7A7C4"/>
    <w:rsid w:val="30F0A2B1"/>
    <w:rsid w:val="30F4A16F"/>
    <w:rsid w:val="30F79BC9"/>
    <w:rsid w:val="3103979F"/>
    <w:rsid w:val="310764E9"/>
    <w:rsid w:val="3127C340"/>
    <w:rsid w:val="31295199"/>
    <w:rsid w:val="3139AD08"/>
    <w:rsid w:val="313B4CE9"/>
    <w:rsid w:val="315919FE"/>
    <w:rsid w:val="31631327"/>
    <w:rsid w:val="31642BF0"/>
    <w:rsid w:val="3170C7A3"/>
    <w:rsid w:val="31842424"/>
    <w:rsid w:val="3189B491"/>
    <w:rsid w:val="319BC843"/>
    <w:rsid w:val="31B6F5DD"/>
    <w:rsid w:val="31BBA387"/>
    <w:rsid w:val="31E4EA09"/>
    <w:rsid w:val="31E525BE"/>
    <w:rsid w:val="31E55CD5"/>
    <w:rsid w:val="31F453E6"/>
    <w:rsid w:val="320FED78"/>
    <w:rsid w:val="321F1A4D"/>
    <w:rsid w:val="323049ED"/>
    <w:rsid w:val="32449761"/>
    <w:rsid w:val="324C36EA"/>
    <w:rsid w:val="324C959B"/>
    <w:rsid w:val="325FE771"/>
    <w:rsid w:val="326AB8D0"/>
    <w:rsid w:val="326F548B"/>
    <w:rsid w:val="327C0B31"/>
    <w:rsid w:val="328A8D42"/>
    <w:rsid w:val="3295E817"/>
    <w:rsid w:val="32AECB33"/>
    <w:rsid w:val="32C0C63C"/>
    <w:rsid w:val="32E919FF"/>
    <w:rsid w:val="32E9CABB"/>
    <w:rsid w:val="331D8D4F"/>
    <w:rsid w:val="332B9B23"/>
    <w:rsid w:val="332E0EA2"/>
    <w:rsid w:val="333C5D39"/>
    <w:rsid w:val="3352EBAD"/>
    <w:rsid w:val="335DB672"/>
    <w:rsid w:val="338960D1"/>
    <w:rsid w:val="3398FD62"/>
    <w:rsid w:val="33B1F704"/>
    <w:rsid w:val="33B50EA1"/>
    <w:rsid w:val="33BFA67E"/>
    <w:rsid w:val="33CC50FD"/>
    <w:rsid w:val="33D3147A"/>
    <w:rsid w:val="33E3E52F"/>
    <w:rsid w:val="33F40B53"/>
    <w:rsid w:val="3406C456"/>
    <w:rsid w:val="34467E3D"/>
    <w:rsid w:val="3456D50D"/>
    <w:rsid w:val="3457469C"/>
    <w:rsid w:val="34644C03"/>
    <w:rsid w:val="346B8EE3"/>
    <w:rsid w:val="3482D691"/>
    <w:rsid w:val="348526D5"/>
    <w:rsid w:val="348B46B3"/>
    <w:rsid w:val="348DD358"/>
    <w:rsid w:val="3491031E"/>
    <w:rsid w:val="34A582DA"/>
    <w:rsid w:val="34C8C8C1"/>
    <w:rsid w:val="34D9E3FA"/>
    <w:rsid w:val="34E580C3"/>
    <w:rsid w:val="34E61830"/>
    <w:rsid w:val="350E3D69"/>
    <w:rsid w:val="35126BCE"/>
    <w:rsid w:val="3534D014"/>
    <w:rsid w:val="35352993"/>
    <w:rsid w:val="353FF71D"/>
    <w:rsid w:val="35470C4E"/>
    <w:rsid w:val="354CD728"/>
    <w:rsid w:val="3556B661"/>
    <w:rsid w:val="3559ABE7"/>
    <w:rsid w:val="355BD52D"/>
    <w:rsid w:val="3568270C"/>
    <w:rsid w:val="35780B91"/>
    <w:rsid w:val="35786A95"/>
    <w:rsid w:val="357D5DA5"/>
    <w:rsid w:val="35A83239"/>
    <w:rsid w:val="35B3D378"/>
    <w:rsid w:val="35B923A7"/>
    <w:rsid w:val="35D1033D"/>
    <w:rsid w:val="35D3B51E"/>
    <w:rsid w:val="35D61827"/>
    <w:rsid w:val="35F8A6B7"/>
    <w:rsid w:val="3600EBB6"/>
    <w:rsid w:val="36032056"/>
    <w:rsid w:val="361A3FA4"/>
    <w:rsid w:val="36352A46"/>
    <w:rsid w:val="3642EA6B"/>
    <w:rsid w:val="36550653"/>
    <w:rsid w:val="365678B7"/>
    <w:rsid w:val="36BCBD6C"/>
    <w:rsid w:val="36CAA2C0"/>
    <w:rsid w:val="36D7EA30"/>
    <w:rsid w:val="36DA8897"/>
    <w:rsid w:val="36E26F4E"/>
    <w:rsid w:val="37061511"/>
    <w:rsid w:val="370CC32E"/>
    <w:rsid w:val="376074D8"/>
    <w:rsid w:val="376D5E1E"/>
    <w:rsid w:val="376E45E0"/>
    <w:rsid w:val="376EBC27"/>
    <w:rsid w:val="379A88ED"/>
    <w:rsid w:val="37DDBDDF"/>
    <w:rsid w:val="37E62BB0"/>
    <w:rsid w:val="37EAC4B1"/>
    <w:rsid w:val="37EB9D22"/>
    <w:rsid w:val="38254EEB"/>
    <w:rsid w:val="3833C791"/>
    <w:rsid w:val="383EB47A"/>
    <w:rsid w:val="38449BF6"/>
    <w:rsid w:val="3850FE26"/>
    <w:rsid w:val="385A105E"/>
    <w:rsid w:val="385E0C34"/>
    <w:rsid w:val="3861FBA3"/>
    <w:rsid w:val="3870993C"/>
    <w:rsid w:val="387DB2A5"/>
    <w:rsid w:val="388099FF"/>
    <w:rsid w:val="38C07347"/>
    <w:rsid w:val="38CEE9D0"/>
    <w:rsid w:val="38DE1DBB"/>
    <w:rsid w:val="38EBD9CB"/>
    <w:rsid w:val="38F54736"/>
    <w:rsid w:val="38F5F74D"/>
    <w:rsid w:val="390460E5"/>
    <w:rsid w:val="3907E814"/>
    <w:rsid w:val="390C5D5F"/>
    <w:rsid w:val="3914BBEF"/>
    <w:rsid w:val="392946E7"/>
    <w:rsid w:val="3929F1E7"/>
    <w:rsid w:val="39458DD4"/>
    <w:rsid w:val="39512E60"/>
    <w:rsid w:val="3958053C"/>
    <w:rsid w:val="39706245"/>
    <w:rsid w:val="39722D5D"/>
    <w:rsid w:val="398BCF90"/>
    <w:rsid w:val="39950FF0"/>
    <w:rsid w:val="39977A86"/>
    <w:rsid w:val="39AD4C81"/>
    <w:rsid w:val="39B2EF37"/>
    <w:rsid w:val="39CA1EDC"/>
    <w:rsid w:val="39D33C3E"/>
    <w:rsid w:val="3A1A069D"/>
    <w:rsid w:val="3A35B22A"/>
    <w:rsid w:val="3A45A619"/>
    <w:rsid w:val="3A498EC1"/>
    <w:rsid w:val="3A527949"/>
    <w:rsid w:val="3A6193C4"/>
    <w:rsid w:val="3A6A8129"/>
    <w:rsid w:val="3A761E68"/>
    <w:rsid w:val="3A78E027"/>
    <w:rsid w:val="3A7E654F"/>
    <w:rsid w:val="3A85E7DF"/>
    <w:rsid w:val="3A9FA9B2"/>
    <w:rsid w:val="3AC44DF3"/>
    <w:rsid w:val="3AC76E34"/>
    <w:rsid w:val="3AD1AD58"/>
    <w:rsid w:val="3B23DEDD"/>
    <w:rsid w:val="3B2A9450"/>
    <w:rsid w:val="3B4FD6C9"/>
    <w:rsid w:val="3B51B397"/>
    <w:rsid w:val="3B77F4D3"/>
    <w:rsid w:val="3B7AC431"/>
    <w:rsid w:val="3B89A445"/>
    <w:rsid w:val="3B8C2141"/>
    <w:rsid w:val="3B99E333"/>
    <w:rsid w:val="3BB4FEAB"/>
    <w:rsid w:val="3BC13A2D"/>
    <w:rsid w:val="3BCCFA3A"/>
    <w:rsid w:val="3BEF1577"/>
    <w:rsid w:val="3BF2C72F"/>
    <w:rsid w:val="3C03822B"/>
    <w:rsid w:val="3C0BAB2D"/>
    <w:rsid w:val="3C10D4D6"/>
    <w:rsid w:val="3C2098B9"/>
    <w:rsid w:val="3C306AC5"/>
    <w:rsid w:val="3C59CCCC"/>
    <w:rsid w:val="3C64720C"/>
    <w:rsid w:val="3C671936"/>
    <w:rsid w:val="3C71D8F1"/>
    <w:rsid w:val="3C72DEB7"/>
    <w:rsid w:val="3C79B404"/>
    <w:rsid w:val="3C8E8C81"/>
    <w:rsid w:val="3C9A46C7"/>
    <w:rsid w:val="3CCB19A4"/>
    <w:rsid w:val="3CDDAB62"/>
    <w:rsid w:val="3CE099FE"/>
    <w:rsid w:val="3CF2E901"/>
    <w:rsid w:val="3CF4B703"/>
    <w:rsid w:val="3D1F9A5F"/>
    <w:rsid w:val="3D283C8E"/>
    <w:rsid w:val="3D2B1833"/>
    <w:rsid w:val="3D3BB197"/>
    <w:rsid w:val="3D3C54CF"/>
    <w:rsid w:val="3D4F4176"/>
    <w:rsid w:val="3D604303"/>
    <w:rsid w:val="3D73F67F"/>
    <w:rsid w:val="3D8A8E7E"/>
    <w:rsid w:val="3D94A7CC"/>
    <w:rsid w:val="3DAF8BEA"/>
    <w:rsid w:val="3DB092D9"/>
    <w:rsid w:val="3DB66690"/>
    <w:rsid w:val="3DBEEC5E"/>
    <w:rsid w:val="3DDA88D1"/>
    <w:rsid w:val="3DDD0433"/>
    <w:rsid w:val="3DE2F3B6"/>
    <w:rsid w:val="3DE4E0C6"/>
    <w:rsid w:val="3DE72C94"/>
    <w:rsid w:val="3DF4D5A6"/>
    <w:rsid w:val="3E09060A"/>
    <w:rsid w:val="3E0FAA17"/>
    <w:rsid w:val="3E179DED"/>
    <w:rsid w:val="3E244BEB"/>
    <w:rsid w:val="3E2E3246"/>
    <w:rsid w:val="3E3CAD7E"/>
    <w:rsid w:val="3E41796E"/>
    <w:rsid w:val="3E53C8B4"/>
    <w:rsid w:val="3E546EAA"/>
    <w:rsid w:val="3E619903"/>
    <w:rsid w:val="3E75D12B"/>
    <w:rsid w:val="3E922275"/>
    <w:rsid w:val="3EB79C2C"/>
    <w:rsid w:val="3EC1BBD4"/>
    <w:rsid w:val="3EDC5601"/>
    <w:rsid w:val="3EDCD8BE"/>
    <w:rsid w:val="3EE90E92"/>
    <w:rsid w:val="3EEA1F61"/>
    <w:rsid w:val="3EF9032A"/>
    <w:rsid w:val="3F1A06C6"/>
    <w:rsid w:val="3F1FCBCA"/>
    <w:rsid w:val="3F258B87"/>
    <w:rsid w:val="3F3B2C5D"/>
    <w:rsid w:val="3F534B16"/>
    <w:rsid w:val="3F5E5001"/>
    <w:rsid w:val="3F875A75"/>
    <w:rsid w:val="3F9E9907"/>
    <w:rsid w:val="3FA9AF0A"/>
    <w:rsid w:val="3FAC6714"/>
    <w:rsid w:val="3FE24321"/>
    <w:rsid w:val="400D2C2B"/>
    <w:rsid w:val="40210FF2"/>
    <w:rsid w:val="40300DBA"/>
    <w:rsid w:val="40349161"/>
    <w:rsid w:val="403C7047"/>
    <w:rsid w:val="403CBB32"/>
    <w:rsid w:val="404BEDAF"/>
    <w:rsid w:val="40525F18"/>
    <w:rsid w:val="405E7C70"/>
    <w:rsid w:val="406805A4"/>
    <w:rsid w:val="4068FD80"/>
    <w:rsid w:val="40CA73F6"/>
    <w:rsid w:val="40D1DC72"/>
    <w:rsid w:val="40D4DC1B"/>
    <w:rsid w:val="40DCC18C"/>
    <w:rsid w:val="41014B0A"/>
    <w:rsid w:val="4104ED05"/>
    <w:rsid w:val="41419BC7"/>
    <w:rsid w:val="415E0044"/>
    <w:rsid w:val="41623477"/>
    <w:rsid w:val="416F233B"/>
    <w:rsid w:val="4174861C"/>
    <w:rsid w:val="417F6F2C"/>
    <w:rsid w:val="418979A6"/>
    <w:rsid w:val="41AA72D3"/>
    <w:rsid w:val="41C0632B"/>
    <w:rsid w:val="41E64A7D"/>
    <w:rsid w:val="41FC473B"/>
    <w:rsid w:val="42014A5F"/>
    <w:rsid w:val="420248EC"/>
    <w:rsid w:val="4250B53E"/>
    <w:rsid w:val="425713EF"/>
    <w:rsid w:val="426C234C"/>
    <w:rsid w:val="427BFD4C"/>
    <w:rsid w:val="427E5664"/>
    <w:rsid w:val="428278BD"/>
    <w:rsid w:val="4293E3AA"/>
    <w:rsid w:val="42A516AD"/>
    <w:rsid w:val="42AA9653"/>
    <w:rsid w:val="42AAA124"/>
    <w:rsid w:val="42BE2588"/>
    <w:rsid w:val="42CF6EB7"/>
    <w:rsid w:val="42D9F166"/>
    <w:rsid w:val="42E2BF26"/>
    <w:rsid w:val="42F02A3D"/>
    <w:rsid w:val="42FD3549"/>
    <w:rsid w:val="42FD88E7"/>
    <w:rsid w:val="4300D605"/>
    <w:rsid w:val="43269C2E"/>
    <w:rsid w:val="434128B9"/>
    <w:rsid w:val="435AF992"/>
    <w:rsid w:val="437F974B"/>
    <w:rsid w:val="439A93CA"/>
    <w:rsid w:val="43AE5DC6"/>
    <w:rsid w:val="43B23AD3"/>
    <w:rsid w:val="43B70EB2"/>
    <w:rsid w:val="43B7FB6F"/>
    <w:rsid w:val="43C60C31"/>
    <w:rsid w:val="43E0D467"/>
    <w:rsid w:val="43F76416"/>
    <w:rsid w:val="44049E72"/>
    <w:rsid w:val="44162EE3"/>
    <w:rsid w:val="44247E39"/>
    <w:rsid w:val="44252FD5"/>
    <w:rsid w:val="442C4B97"/>
    <w:rsid w:val="44376957"/>
    <w:rsid w:val="44713E5E"/>
    <w:rsid w:val="447C3E8C"/>
    <w:rsid w:val="44A619F9"/>
    <w:rsid w:val="44AE8157"/>
    <w:rsid w:val="44BC968D"/>
    <w:rsid w:val="44C28D4F"/>
    <w:rsid w:val="44D26AFF"/>
    <w:rsid w:val="44D9F637"/>
    <w:rsid w:val="44E7454C"/>
    <w:rsid w:val="45664574"/>
    <w:rsid w:val="45790873"/>
    <w:rsid w:val="45A9CE53"/>
    <w:rsid w:val="45BEFC78"/>
    <w:rsid w:val="45C749FF"/>
    <w:rsid w:val="45CC97A5"/>
    <w:rsid w:val="45D2B70B"/>
    <w:rsid w:val="45DE8D6A"/>
    <w:rsid w:val="460BE61E"/>
    <w:rsid w:val="461E8153"/>
    <w:rsid w:val="46225DCB"/>
    <w:rsid w:val="4626437D"/>
    <w:rsid w:val="4630FF8E"/>
    <w:rsid w:val="46329A09"/>
    <w:rsid w:val="4641363D"/>
    <w:rsid w:val="46545C22"/>
    <w:rsid w:val="4682D289"/>
    <w:rsid w:val="4687F85E"/>
    <w:rsid w:val="468ACFC6"/>
    <w:rsid w:val="468E52ED"/>
    <w:rsid w:val="46B9E110"/>
    <w:rsid w:val="46C75FCD"/>
    <w:rsid w:val="46C83026"/>
    <w:rsid w:val="46E35521"/>
    <w:rsid w:val="46ECB714"/>
    <w:rsid w:val="46F580C2"/>
    <w:rsid w:val="46F889A5"/>
    <w:rsid w:val="46F8C4BA"/>
    <w:rsid w:val="4703117F"/>
    <w:rsid w:val="47055741"/>
    <w:rsid w:val="4705B7D0"/>
    <w:rsid w:val="470A46A5"/>
    <w:rsid w:val="470D8D18"/>
    <w:rsid w:val="473676C5"/>
    <w:rsid w:val="4736B90E"/>
    <w:rsid w:val="473F3B32"/>
    <w:rsid w:val="4741E9B1"/>
    <w:rsid w:val="4746C0EE"/>
    <w:rsid w:val="4755FAE1"/>
    <w:rsid w:val="4756DEA0"/>
    <w:rsid w:val="47865D95"/>
    <w:rsid w:val="478CB5A3"/>
    <w:rsid w:val="47C70EC5"/>
    <w:rsid w:val="47E2BDBF"/>
    <w:rsid w:val="47E62706"/>
    <w:rsid w:val="4818D329"/>
    <w:rsid w:val="481A883E"/>
    <w:rsid w:val="48227653"/>
    <w:rsid w:val="482950E3"/>
    <w:rsid w:val="483FF263"/>
    <w:rsid w:val="48570356"/>
    <w:rsid w:val="485A9DB7"/>
    <w:rsid w:val="485BC81A"/>
    <w:rsid w:val="486043DF"/>
    <w:rsid w:val="487BE968"/>
    <w:rsid w:val="48919BF9"/>
    <w:rsid w:val="48B0DAD1"/>
    <w:rsid w:val="48F7146C"/>
    <w:rsid w:val="491F0069"/>
    <w:rsid w:val="4922A38F"/>
    <w:rsid w:val="49289165"/>
    <w:rsid w:val="4931F9DC"/>
    <w:rsid w:val="49599E99"/>
    <w:rsid w:val="4983F194"/>
    <w:rsid w:val="499B5443"/>
    <w:rsid w:val="49B18687"/>
    <w:rsid w:val="49C8FB9A"/>
    <w:rsid w:val="49D5B7ED"/>
    <w:rsid w:val="49E9A04B"/>
    <w:rsid w:val="49F0FFF9"/>
    <w:rsid w:val="4A1221EB"/>
    <w:rsid w:val="4A1842FE"/>
    <w:rsid w:val="4A1A4440"/>
    <w:rsid w:val="4A21543E"/>
    <w:rsid w:val="4A276D45"/>
    <w:rsid w:val="4A2DD4A3"/>
    <w:rsid w:val="4A3C7DF0"/>
    <w:rsid w:val="4A45BF35"/>
    <w:rsid w:val="4A6EFC78"/>
    <w:rsid w:val="4A9DA91E"/>
    <w:rsid w:val="4ABDF46A"/>
    <w:rsid w:val="4AC18CA9"/>
    <w:rsid w:val="4ADEEF1F"/>
    <w:rsid w:val="4AF7F7E4"/>
    <w:rsid w:val="4B0943C9"/>
    <w:rsid w:val="4B0B4B47"/>
    <w:rsid w:val="4B12A876"/>
    <w:rsid w:val="4B27506A"/>
    <w:rsid w:val="4B3614A6"/>
    <w:rsid w:val="4B368704"/>
    <w:rsid w:val="4B3E72A4"/>
    <w:rsid w:val="4B4122A6"/>
    <w:rsid w:val="4B6EF827"/>
    <w:rsid w:val="4B73A2F8"/>
    <w:rsid w:val="4B8BC8BF"/>
    <w:rsid w:val="4BB92988"/>
    <w:rsid w:val="4BD1566D"/>
    <w:rsid w:val="4BDEE026"/>
    <w:rsid w:val="4BF1FC84"/>
    <w:rsid w:val="4BF2109E"/>
    <w:rsid w:val="4BFB77A5"/>
    <w:rsid w:val="4C021A73"/>
    <w:rsid w:val="4C5679EB"/>
    <w:rsid w:val="4C6E1C91"/>
    <w:rsid w:val="4C726A39"/>
    <w:rsid w:val="4C75273C"/>
    <w:rsid w:val="4C7B00A4"/>
    <w:rsid w:val="4CA0599D"/>
    <w:rsid w:val="4CA393A4"/>
    <w:rsid w:val="4CA64D9E"/>
    <w:rsid w:val="4CA91729"/>
    <w:rsid w:val="4CA92F95"/>
    <w:rsid w:val="4CB19BB8"/>
    <w:rsid w:val="4CB53B09"/>
    <w:rsid w:val="4CCE158B"/>
    <w:rsid w:val="4CD5107D"/>
    <w:rsid w:val="4CD77324"/>
    <w:rsid w:val="4CDC62EA"/>
    <w:rsid w:val="4CDFFACE"/>
    <w:rsid w:val="4D00D926"/>
    <w:rsid w:val="4D06A46C"/>
    <w:rsid w:val="4D22E0E0"/>
    <w:rsid w:val="4D564ED3"/>
    <w:rsid w:val="4D670C73"/>
    <w:rsid w:val="4D6E3B32"/>
    <w:rsid w:val="4D7C597B"/>
    <w:rsid w:val="4D7DC3E7"/>
    <w:rsid w:val="4D879D4A"/>
    <w:rsid w:val="4DA3E02D"/>
    <w:rsid w:val="4DAE858B"/>
    <w:rsid w:val="4DB2751B"/>
    <w:rsid w:val="4DE010D6"/>
    <w:rsid w:val="4DE4630C"/>
    <w:rsid w:val="4E23A09D"/>
    <w:rsid w:val="4E289C6B"/>
    <w:rsid w:val="4E2AA575"/>
    <w:rsid w:val="4E36CDB0"/>
    <w:rsid w:val="4E5DEDEE"/>
    <w:rsid w:val="4E788440"/>
    <w:rsid w:val="4E7AB936"/>
    <w:rsid w:val="4E88DECE"/>
    <w:rsid w:val="4EA8505B"/>
    <w:rsid w:val="4EAD106F"/>
    <w:rsid w:val="4EC4EA3D"/>
    <w:rsid w:val="4ECA3B51"/>
    <w:rsid w:val="4ED1B0BF"/>
    <w:rsid w:val="4EEB5F08"/>
    <w:rsid w:val="4F052C25"/>
    <w:rsid w:val="4F07AB7C"/>
    <w:rsid w:val="4F0D2289"/>
    <w:rsid w:val="4F139F09"/>
    <w:rsid w:val="4F1B352F"/>
    <w:rsid w:val="4F4117D4"/>
    <w:rsid w:val="4F45C5D6"/>
    <w:rsid w:val="4F4BDE57"/>
    <w:rsid w:val="4F874214"/>
    <w:rsid w:val="4F8CE051"/>
    <w:rsid w:val="4F96DF28"/>
    <w:rsid w:val="4F9B729A"/>
    <w:rsid w:val="4FA33764"/>
    <w:rsid w:val="4FAD32BD"/>
    <w:rsid w:val="4FBD7B8A"/>
    <w:rsid w:val="4FBDCB97"/>
    <w:rsid w:val="4FF4E4DD"/>
    <w:rsid w:val="500C913B"/>
    <w:rsid w:val="501BAD2E"/>
    <w:rsid w:val="5023060B"/>
    <w:rsid w:val="502911AD"/>
    <w:rsid w:val="5033F923"/>
    <w:rsid w:val="504049D7"/>
    <w:rsid w:val="50610F74"/>
    <w:rsid w:val="5066A434"/>
    <w:rsid w:val="5086438E"/>
    <w:rsid w:val="509413BE"/>
    <w:rsid w:val="5098E885"/>
    <w:rsid w:val="50C06E9D"/>
    <w:rsid w:val="50C71116"/>
    <w:rsid w:val="50D4FA73"/>
    <w:rsid w:val="50D6C7F4"/>
    <w:rsid w:val="50E72CBD"/>
    <w:rsid w:val="51114D11"/>
    <w:rsid w:val="511C30A5"/>
    <w:rsid w:val="51404E8E"/>
    <w:rsid w:val="5147CD02"/>
    <w:rsid w:val="5148F8E0"/>
    <w:rsid w:val="514F259D"/>
    <w:rsid w:val="5162C105"/>
    <w:rsid w:val="517FD14C"/>
    <w:rsid w:val="518304ED"/>
    <w:rsid w:val="5191868D"/>
    <w:rsid w:val="51B20020"/>
    <w:rsid w:val="51B3A48C"/>
    <w:rsid w:val="51B3BC52"/>
    <w:rsid w:val="51CA6C44"/>
    <w:rsid w:val="51E9FA8C"/>
    <w:rsid w:val="520A057F"/>
    <w:rsid w:val="52163554"/>
    <w:rsid w:val="521D7B6B"/>
    <w:rsid w:val="52203A93"/>
    <w:rsid w:val="523AB32C"/>
    <w:rsid w:val="524ABC21"/>
    <w:rsid w:val="525BDE63"/>
    <w:rsid w:val="5266D7DB"/>
    <w:rsid w:val="526E7F1B"/>
    <w:rsid w:val="52754575"/>
    <w:rsid w:val="527B6327"/>
    <w:rsid w:val="52D4CB4E"/>
    <w:rsid w:val="52E2FB58"/>
    <w:rsid w:val="52E72814"/>
    <w:rsid w:val="52F83A59"/>
    <w:rsid w:val="530C1CC4"/>
    <w:rsid w:val="530F0899"/>
    <w:rsid w:val="5316A447"/>
    <w:rsid w:val="531F6779"/>
    <w:rsid w:val="532C5888"/>
    <w:rsid w:val="53392DCC"/>
    <w:rsid w:val="53551566"/>
    <w:rsid w:val="539499AE"/>
    <w:rsid w:val="53AF336F"/>
    <w:rsid w:val="53B04CC1"/>
    <w:rsid w:val="53B64DD3"/>
    <w:rsid w:val="53C3A3E5"/>
    <w:rsid w:val="53C9AACB"/>
    <w:rsid w:val="53CC84BF"/>
    <w:rsid w:val="53D26331"/>
    <w:rsid w:val="53D8A925"/>
    <w:rsid w:val="53EF8D7B"/>
    <w:rsid w:val="53FFB9F8"/>
    <w:rsid w:val="54390F14"/>
    <w:rsid w:val="5460275F"/>
    <w:rsid w:val="5460AAFF"/>
    <w:rsid w:val="54737FA2"/>
    <w:rsid w:val="54DC005D"/>
    <w:rsid w:val="5503ED76"/>
    <w:rsid w:val="5511C2B0"/>
    <w:rsid w:val="55152DFC"/>
    <w:rsid w:val="55202195"/>
    <w:rsid w:val="5529D648"/>
    <w:rsid w:val="552A674B"/>
    <w:rsid w:val="553601CA"/>
    <w:rsid w:val="5537823F"/>
    <w:rsid w:val="5540F198"/>
    <w:rsid w:val="5551EDCC"/>
    <w:rsid w:val="555BB1CA"/>
    <w:rsid w:val="556424BE"/>
    <w:rsid w:val="556CFE72"/>
    <w:rsid w:val="5587D8BB"/>
    <w:rsid w:val="558D38BF"/>
    <w:rsid w:val="559758B5"/>
    <w:rsid w:val="559D2525"/>
    <w:rsid w:val="55A3F888"/>
    <w:rsid w:val="55A48405"/>
    <w:rsid w:val="55A5839C"/>
    <w:rsid w:val="55A78D11"/>
    <w:rsid w:val="55BB4F24"/>
    <w:rsid w:val="55C41A33"/>
    <w:rsid w:val="55E4DB80"/>
    <w:rsid w:val="55EC989C"/>
    <w:rsid w:val="55EDA7A8"/>
    <w:rsid w:val="55EE1031"/>
    <w:rsid w:val="55F3B174"/>
    <w:rsid w:val="55F70461"/>
    <w:rsid w:val="560F586C"/>
    <w:rsid w:val="5610B48A"/>
    <w:rsid w:val="56195AF0"/>
    <w:rsid w:val="5628A5D6"/>
    <w:rsid w:val="562FCE7C"/>
    <w:rsid w:val="563297B2"/>
    <w:rsid w:val="564F96E7"/>
    <w:rsid w:val="566007EF"/>
    <w:rsid w:val="567BDE0E"/>
    <w:rsid w:val="567EA097"/>
    <w:rsid w:val="56880A94"/>
    <w:rsid w:val="568C8895"/>
    <w:rsid w:val="56ACEAEC"/>
    <w:rsid w:val="56BB90D7"/>
    <w:rsid w:val="56BE8D71"/>
    <w:rsid w:val="56C21017"/>
    <w:rsid w:val="56C49580"/>
    <w:rsid w:val="56C658A8"/>
    <w:rsid w:val="56C94A8E"/>
    <w:rsid w:val="56CE898A"/>
    <w:rsid w:val="56DEED80"/>
    <w:rsid w:val="57053530"/>
    <w:rsid w:val="57106CEF"/>
    <w:rsid w:val="5715C520"/>
    <w:rsid w:val="571B1ED2"/>
    <w:rsid w:val="57236E89"/>
    <w:rsid w:val="575BF378"/>
    <w:rsid w:val="57612732"/>
    <w:rsid w:val="57637B03"/>
    <w:rsid w:val="576EEC9A"/>
    <w:rsid w:val="57798BD5"/>
    <w:rsid w:val="579D85C8"/>
    <w:rsid w:val="57A6E691"/>
    <w:rsid w:val="57AEEE8F"/>
    <w:rsid w:val="57E8F137"/>
    <w:rsid w:val="580232E5"/>
    <w:rsid w:val="5810E377"/>
    <w:rsid w:val="5824C789"/>
    <w:rsid w:val="584ED1C7"/>
    <w:rsid w:val="585C61CD"/>
    <w:rsid w:val="585F279A"/>
    <w:rsid w:val="587DD1F7"/>
    <w:rsid w:val="58A81E0A"/>
    <w:rsid w:val="58A83514"/>
    <w:rsid w:val="58DD0421"/>
    <w:rsid w:val="58E0EE6C"/>
    <w:rsid w:val="59046436"/>
    <w:rsid w:val="591A1814"/>
    <w:rsid w:val="5949C41A"/>
    <w:rsid w:val="594A205D"/>
    <w:rsid w:val="5951A811"/>
    <w:rsid w:val="595917B5"/>
    <w:rsid w:val="5965CE10"/>
    <w:rsid w:val="5973714E"/>
    <w:rsid w:val="59851866"/>
    <w:rsid w:val="59936A36"/>
    <w:rsid w:val="59A79555"/>
    <w:rsid w:val="59B0B522"/>
    <w:rsid w:val="59BBF8F0"/>
    <w:rsid w:val="59CAC0B8"/>
    <w:rsid w:val="59CCF1B5"/>
    <w:rsid w:val="59E1E87F"/>
    <w:rsid w:val="59F033A6"/>
    <w:rsid w:val="5A11823A"/>
    <w:rsid w:val="5A12DF36"/>
    <w:rsid w:val="5A19A258"/>
    <w:rsid w:val="5A389365"/>
    <w:rsid w:val="5A3CFDA4"/>
    <w:rsid w:val="5A777124"/>
    <w:rsid w:val="5A9DE3C2"/>
    <w:rsid w:val="5ABEC58E"/>
    <w:rsid w:val="5AC3E6A5"/>
    <w:rsid w:val="5ADC586F"/>
    <w:rsid w:val="5B022B1C"/>
    <w:rsid w:val="5B1FF88D"/>
    <w:rsid w:val="5B2434AC"/>
    <w:rsid w:val="5B631780"/>
    <w:rsid w:val="5B816061"/>
    <w:rsid w:val="5B8EFE7C"/>
    <w:rsid w:val="5BA9B466"/>
    <w:rsid w:val="5BB8D4AE"/>
    <w:rsid w:val="5BC2CD60"/>
    <w:rsid w:val="5BCA3D68"/>
    <w:rsid w:val="5BD38EEB"/>
    <w:rsid w:val="5BD8288A"/>
    <w:rsid w:val="5C268082"/>
    <w:rsid w:val="5C296ED9"/>
    <w:rsid w:val="5C497A7A"/>
    <w:rsid w:val="5C799133"/>
    <w:rsid w:val="5CA75440"/>
    <w:rsid w:val="5CABA14B"/>
    <w:rsid w:val="5CDBF4B6"/>
    <w:rsid w:val="5CE64337"/>
    <w:rsid w:val="5CE675DD"/>
    <w:rsid w:val="5CF80119"/>
    <w:rsid w:val="5D06BDC3"/>
    <w:rsid w:val="5D150C9B"/>
    <w:rsid w:val="5D275B36"/>
    <w:rsid w:val="5D422A86"/>
    <w:rsid w:val="5D501927"/>
    <w:rsid w:val="5D6CB41C"/>
    <w:rsid w:val="5D84651D"/>
    <w:rsid w:val="5D90CB64"/>
    <w:rsid w:val="5DA04AE8"/>
    <w:rsid w:val="5DA5400E"/>
    <w:rsid w:val="5DCAF453"/>
    <w:rsid w:val="5DD23D95"/>
    <w:rsid w:val="5DDDEBC8"/>
    <w:rsid w:val="5E149AC6"/>
    <w:rsid w:val="5E16132D"/>
    <w:rsid w:val="5E17FF2D"/>
    <w:rsid w:val="5E180149"/>
    <w:rsid w:val="5E19E56A"/>
    <w:rsid w:val="5E1CE6EA"/>
    <w:rsid w:val="5E277BEE"/>
    <w:rsid w:val="5E2ECAC8"/>
    <w:rsid w:val="5E380050"/>
    <w:rsid w:val="5E3F33A3"/>
    <w:rsid w:val="5E485319"/>
    <w:rsid w:val="5E73530B"/>
    <w:rsid w:val="5E745CAC"/>
    <w:rsid w:val="5E8ADF62"/>
    <w:rsid w:val="5EAF8652"/>
    <w:rsid w:val="5ED37172"/>
    <w:rsid w:val="5ED3A9A4"/>
    <w:rsid w:val="5EDDDE05"/>
    <w:rsid w:val="5EE36FA4"/>
    <w:rsid w:val="5EE69823"/>
    <w:rsid w:val="5EE80722"/>
    <w:rsid w:val="5EEA14C0"/>
    <w:rsid w:val="5EF85327"/>
    <w:rsid w:val="5F08847D"/>
    <w:rsid w:val="5F1502D8"/>
    <w:rsid w:val="5F1A69BF"/>
    <w:rsid w:val="5F1DF541"/>
    <w:rsid w:val="5F31A41B"/>
    <w:rsid w:val="5F34B361"/>
    <w:rsid w:val="5F686F5F"/>
    <w:rsid w:val="5F68AAFB"/>
    <w:rsid w:val="5F8C0505"/>
    <w:rsid w:val="5F8DF03E"/>
    <w:rsid w:val="5FA0A74C"/>
    <w:rsid w:val="5FA2CB73"/>
    <w:rsid w:val="5FBAFD8F"/>
    <w:rsid w:val="5FC38539"/>
    <w:rsid w:val="5FC71904"/>
    <w:rsid w:val="5FEF6D23"/>
    <w:rsid w:val="5FEF9CFB"/>
    <w:rsid w:val="5FFFEC83"/>
    <w:rsid w:val="6003DF80"/>
    <w:rsid w:val="600BB351"/>
    <w:rsid w:val="600E6A5A"/>
    <w:rsid w:val="6043A616"/>
    <w:rsid w:val="6047890B"/>
    <w:rsid w:val="604ABA25"/>
    <w:rsid w:val="606353F5"/>
    <w:rsid w:val="606A3C07"/>
    <w:rsid w:val="606ECDBB"/>
    <w:rsid w:val="60786626"/>
    <w:rsid w:val="607AC8FC"/>
    <w:rsid w:val="607CD8A2"/>
    <w:rsid w:val="609FC0D2"/>
    <w:rsid w:val="60A0B246"/>
    <w:rsid w:val="60ABA4E0"/>
    <w:rsid w:val="60B8F1E4"/>
    <w:rsid w:val="60EC418C"/>
    <w:rsid w:val="60EEE4F3"/>
    <w:rsid w:val="61171A3B"/>
    <w:rsid w:val="6156C19F"/>
    <w:rsid w:val="6164D943"/>
    <w:rsid w:val="61720601"/>
    <w:rsid w:val="617E2238"/>
    <w:rsid w:val="6192D6B6"/>
    <w:rsid w:val="61971564"/>
    <w:rsid w:val="61A65077"/>
    <w:rsid w:val="61A9176D"/>
    <w:rsid w:val="61CA5DD1"/>
    <w:rsid w:val="61D6E134"/>
    <w:rsid w:val="61DF35CD"/>
    <w:rsid w:val="61E3EB9C"/>
    <w:rsid w:val="61ED7304"/>
    <w:rsid w:val="620F512B"/>
    <w:rsid w:val="62156394"/>
    <w:rsid w:val="6217E7F6"/>
    <w:rsid w:val="621DE4F2"/>
    <w:rsid w:val="62253775"/>
    <w:rsid w:val="6239958A"/>
    <w:rsid w:val="6266A6ED"/>
    <w:rsid w:val="626AABBE"/>
    <w:rsid w:val="62729341"/>
    <w:rsid w:val="62788D3D"/>
    <w:rsid w:val="62A04D72"/>
    <w:rsid w:val="62A90963"/>
    <w:rsid w:val="62A91018"/>
    <w:rsid w:val="62AE5B0A"/>
    <w:rsid w:val="62BD5859"/>
    <w:rsid w:val="62D49FF6"/>
    <w:rsid w:val="62E2DAE9"/>
    <w:rsid w:val="62F62D2A"/>
    <w:rsid w:val="630170D9"/>
    <w:rsid w:val="6313F06F"/>
    <w:rsid w:val="6315B768"/>
    <w:rsid w:val="63195F39"/>
    <w:rsid w:val="6352106E"/>
    <w:rsid w:val="63579768"/>
    <w:rsid w:val="63580A07"/>
    <w:rsid w:val="6385DC61"/>
    <w:rsid w:val="638B0A7F"/>
    <w:rsid w:val="638FCA88"/>
    <w:rsid w:val="63A872E6"/>
    <w:rsid w:val="63B0921F"/>
    <w:rsid w:val="63D241A8"/>
    <w:rsid w:val="63D79A23"/>
    <w:rsid w:val="640C0957"/>
    <w:rsid w:val="640C25C1"/>
    <w:rsid w:val="6412017E"/>
    <w:rsid w:val="64282BF0"/>
    <w:rsid w:val="643C7F9E"/>
    <w:rsid w:val="6459528F"/>
    <w:rsid w:val="64609E5B"/>
    <w:rsid w:val="646516B4"/>
    <w:rsid w:val="646FD4A0"/>
    <w:rsid w:val="647D6B13"/>
    <w:rsid w:val="649981B6"/>
    <w:rsid w:val="64A7A1DB"/>
    <w:rsid w:val="64B3F7A9"/>
    <w:rsid w:val="64B6CADF"/>
    <w:rsid w:val="64BFC673"/>
    <w:rsid w:val="64FE0775"/>
    <w:rsid w:val="65313AFA"/>
    <w:rsid w:val="653FD88F"/>
    <w:rsid w:val="6555FA10"/>
    <w:rsid w:val="655ADAB5"/>
    <w:rsid w:val="655C38BF"/>
    <w:rsid w:val="659316E0"/>
    <w:rsid w:val="6594E979"/>
    <w:rsid w:val="65A362BD"/>
    <w:rsid w:val="65A77A2D"/>
    <w:rsid w:val="65A8B929"/>
    <w:rsid w:val="65C16036"/>
    <w:rsid w:val="65F0B8C1"/>
    <w:rsid w:val="65FC7BE5"/>
    <w:rsid w:val="663CFCA9"/>
    <w:rsid w:val="664777E2"/>
    <w:rsid w:val="665C04C6"/>
    <w:rsid w:val="66AC3C11"/>
    <w:rsid w:val="66BB8BE4"/>
    <w:rsid w:val="66C82DEF"/>
    <w:rsid w:val="66DB4DFB"/>
    <w:rsid w:val="66DF9FCD"/>
    <w:rsid w:val="66E183A6"/>
    <w:rsid w:val="66EDA603"/>
    <w:rsid w:val="67055E0F"/>
    <w:rsid w:val="67140144"/>
    <w:rsid w:val="671D6517"/>
    <w:rsid w:val="673A6781"/>
    <w:rsid w:val="6769C3CD"/>
    <w:rsid w:val="676B9731"/>
    <w:rsid w:val="6770F868"/>
    <w:rsid w:val="6786DB5D"/>
    <w:rsid w:val="6793AF87"/>
    <w:rsid w:val="679723C9"/>
    <w:rsid w:val="67E15E57"/>
    <w:rsid w:val="67E7A545"/>
    <w:rsid w:val="680116E6"/>
    <w:rsid w:val="6803156B"/>
    <w:rsid w:val="681BD70F"/>
    <w:rsid w:val="68392FA0"/>
    <w:rsid w:val="68456139"/>
    <w:rsid w:val="68F87FFB"/>
    <w:rsid w:val="69233DAA"/>
    <w:rsid w:val="69275EAB"/>
    <w:rsid w:val="69533BF1"/>
    <w:rsid w:val="69565636"/>
    <w:rsid w:val="697256D5"/>
    <w:rsid w:val="697B40F2"/>
    <w:rsid w:val="69956A83"/>
    <w:rsid w:val="6996C5A7"/>
    <w:rsid w:val="699AE6CE"/>
    <w:rsid w:val="699BEF6C"/>
    <w:rsid w:val="69A38F0F"/>
    <w:rsid w:val="69B800B9"/>
    <w:rsid w:val="69D5FAE7"/>
    <w:rsid w:val="69EBC000"/>
    <w:rsid w:val="69EF14E1"/>
    <w:rsid w:val="69F3A9E0"/>
    <w:rsid w:val="69FB1F87"/>
    <w:rsid w:val="6A030DBC"/>
    <w:rsid w:val="6A078615"/>
    <w:rsid w:val="6A207CA8"/>
    <w:rsid w:val="6A2D8FC9"/>
    <w:rsid w:val="6A57E5D1"/>
    <w:rsid w:val="6A59BE2A"/>
    <w:rsid w:val="6A65FB53"/>
    <w:rsid w:val="6A6A8568"/>
    <w:rsid w:val="6A6D25E1"/>
    <w:rsid w:val="6A8B2148"/>
    <w:rsid w:val="6A8FBCAD"/>
    <w:rsid w:val="6AC3260E"/>
    <w:rsid w:val="6ACA4486"/>
    <w:rsid w:val="6AD2F251"/>
    <w:rsid w:val="6ADE2B50"/>
    <w:rsid w:val="6ADF5CB4"/>
    <w:rsid w:val="6AE439B0"/>
    <w:rsid w:val="6AE5DABF"/>
    <w:rsid w:val="6AE72FAB"/>
    <w:rsid w:val="6B071D07"/>
    <w:rsid w:val="6B1BF42A"/>
    <w:rsid w:val="6B1DC587"/>
    <w:rsid w:val="6B3BDC76"/>
    <w:rsid w:val="6B75C5BE"/>
    <w:rsid w:val="6B7D7F13"/>
    <w:rsid w:val="6B8CAC99"/>
    <w:rsid w:val="6B8EEF74"/>
    <w:rsid w:val="6B906499"/>
    <w:rsid w:val="6BBD5B6F"/>
    <w:rsid w:val="6BC88581"/>
    <w:rsid w:val="6BEF7D4F"/>
    <w:rsid w:val="6C0A761D"/>
    <w:rsid w:val="6C4CF621"/>
    <w:rsid w:val="6C5A2117"/>
    <w:rsid w:val="6C5DEAAF"/>
    <w:rsid w:val="6C5EE4B2"/>
    <w:rsid w:val="6C6158FD"/>
    <w:rsid w:val="6C7DD3E5"/>
    <w:rsid w:val="6C866265"/>
    <w:rsid w:val="6C8E8413"/>
    <w:rsid w:val="6C8EB438"/>
    <w:rsid w:val="6C958146"/>
    <w:rsid w:val="6CA86ADC"/>
    <w:rsid w:val="6CBE70BD"/>
    <w:rsid w:val="6CBE8137"/>
    <w:rsid w:val="6CD63AF7"/>
    <w:rsid w:val="6CE55151"/>
    <w:rsid w:val="6D0F5510"/>
    <w:rsid w:val="6D102CD3"/>
    <w:rsid w:val="6D5F03A9"/>
    <w:rsid w:val="6D5F2B9B"/>
    <w:rsid w:val="6D5F6DEA"/>
    <w:rsid w:val="6D68EA26"/>
    <w:rsid w:val="6D6D89FC"/>
    <w:rsid w:val="6D857BA7"/>
    <w:rsid w:val="6D8962E0"/>
    <w:rsid w:val="6D9571B9"/>
    <w:rsid w:val="6D972C27"/>
    <w:rsid w:val="6D999F9F"/>
    <w:rsid w:val="6DB21936"/>
    <w:rsid w:val="6DBB3DB7"/>
    <w:rsid w:val="6DE0CA28"/>
    <w:rsid w:val="6DFDD5E9"/>
    <w:rsid w:val="6E2112E8"/>
    <w:rsid w:val="6E3C18F4"/>
    <w:rsid w:val="6E55051B"/>
    <w:rsid w:val="6E5DA54D"/>
    <w:rsid w:val="6E708F74"/>
    <w:rsid w:val="6EB9BC45"/>
    <w:rsid w:val="6EE54488"/>
    <w:rsid w:val="6EF1079A"/>
    <w:rsid w:val="6EF2DAA9"/>
    <w:rsid w:val="6F033A54"/>
    <w:rsid w:val="6F034770"/>
    <w:rsid w:val="6F048C1C"/>
    <w:rsid w:val="6F0DA8E9"/>
    <w:rsid w:val="6F31F506"/>
    <w:rsid w:val="6F536AB9"/>
    <w:rsid w:val="6F6F5516"/>
    <w:rsid w:val="6F7A9932"/>
    <w:rsid w:val="6F885CE0"/>
    <w:rsid w:val="6F8BF9C5"/>
    <w:rsid w:val="6F97707D"/>
    <w:rsid w:val="6FD3C289"/>
    <w:rsid w:val="6FDE5513"/>
    <w:rsid w:val="6FDE866A"/>
    <w:rsid w:val="6FE5ACE0"/>
    <w:rsid w:val="6FE7708E"/>
    <w:rsid w:val="70126B3A"/>
    <w:rsid w:val="702589FC"/>
    <w:rsid w:val="702C26BE"/>
    <w:rsid w:val="7054F6E0"/>
    <w:rsid w:val="706B25FB"/>
    <w:rsid w:val="7088FF5C"/>
    <w:rsid w:val="709AC7E0"/>
    <w:rsid w:val="70B71407"/>
    <w:rsid w:val="70CF6284"/>
    <w:rsid w:val="70DBF601"/>
    <w:rsid w:val="70F2699C"/>
    <w:rsid w:val="710EA74C"/>
    <w:rsid w:val="7117F152"/>
    <w:rsid w:val="71308A06"/>
    <w:rsid w:val="71491FA7"/>
    <w:rsid w:val="7149D785"/>
    <w:rsid w:val="714B7229"/>
    <w:rsid w:val="7157A52D"/>
    <w:rsid w:val="715D0011"/>
    <w:rsid w:val="71A8AF08"/>
    <w:rsid w:val="71BDD3F6"/>
    <w:rsid w:val="71D40885"/>
    <w:rsid w:val="71D64E16"/>
    <w:rsid w:val="71E5FCDA"/>
    <w:rsid w:val="71F71890"/>
    <w:rsid w:val="72473001"/>
    <w:rsid w:val="7251AA3A"/>
    <w:rsid w:val="726D2078"/>
    <w:rsid w:val="727EBF1E"/>
    <w:rsid w:val="72873528"/>
    <w:rsid w:val="72A9CDF5"/>
    <w:rsid w:val="72AD18E0"/>
    <w:rsid w:val="72B46D9E"/>
    <w:rsid w:val="72B62C81"/>
    <w:rsid w:val="72CA772A"/>
    <w:rsid w:val="72E46A19"/>
    <w:rsid w:val="72F120EF"/>
    <w:rsid w:val="7324F43B"/>
    <w:rsid w:val="7333B9A9"/>
    <w:rsid w:val="7338286E"/>
    <w:rsid w:val="7343F882"/>
    <w:rsid w:val="73479332"/>
    <w:rsid w:val="734C0E8A"/>
    <w:rsid w:val="7355E475"/>
    <w:rsid w:val="736E7E9B"/>
    <w:rsid w:val="7378045F"/>
    <w:rsid w:val="73785A11"/>
    <w:rsid w:val="737AE37A"/>
    <w:rsid w:val="737EC27D"/>
    <w:rsid w:val="73C28C32"/>
    <w:rsid w:val="73E6D4CC"/>
    <w:rsid w:val="73EC0E2A"/>
    <w:rsid w:val="73FE8041"/>
    <w:rsid w:val="74003B29"/>
    <w:rsid w:val="740E3E1D"/>
    <w:rsid w:val="741016E2"/>
    <w:rsid w:val="741BE2A6"/>
    <w:rsid w:val="741FBA28"/>
    <w:rsid w:val="742A118A"/>
    <w:rsid w:val="74471575"/>
    <w:rsid w:val="746559EA"/>
    <w:rsid w:val="746A651C"/>
    <w:rsid w:val="746AD301"/>
    <w:rsid w:val="746D351A"/>
    <w:rsid w:val="7479CAEA"/>
    <w:rsid w:val="74B2D047"/>
    <w:rsid w:val="74DC98A9"/>
    <w:rsid w:val="74DDFA85"/>
    <w:rsid w:val="74F9323F"/>
    <w:rsid w:val="750219D6"/>
    <w:rsid w:val="75105280"/>
    <w:rsid w:val="75110D8D"/>
    <w:rsid w:val="752236A2"/>
    <w:rsid w:val="753178D5"/>
    <w:rsid w:val="753A46BE"/>
    <w:rsid w:val="754B5495"/>
    <w:rsid w:val="7566D4B5"/>
    <w:rsid w:val="758C37F6"/>
    <w:rsid w:val="759074DC"/>
    <w:rsid w:val="75988498"/>
    <w:rsid w:val="759A8856"/>
    <w:rsid w:val="759AB323"/>
    <w:rsid w:val="75BB476B"/>
    <w:rsid w:val="75BBDC75"/>
    <w:rsid w:val="75E0ED62"/>
    <w:rsid w:val="75FBD61D"/>
    <w:rsid w:val="76136AA4"/>
    <w:rsid w:val="762ADB64"/>
    <w:rsid w:val="76466337"/>
    <w:rsid w:val="764906DA"/>
    <w:rsid w:val="7668B8E5"/>
    <w:rsid w:val="76B60A99"/>
    <w:rsid w:val="76C3A756"/>
    <w:rsid w:val="76DD8A4B"/>
    <w:rsid w:val="76EE18D2"/>
    <w:rsid w:val="770F5FAD"/>
    <w:rsid w:val="77100207"/>
    <w:rsid w:val="776C0F8F"/>
    <w:rsid w:val="776C9BE0"/>
    <w:rsid w:val="776FB92D"/>
    <w:rsid w:val="7796B78D"/>
    <w:rsid w:val="7798DCFD"/>
    <w:rsid w:val="77CB9F4A"/>
    <w:rsid w:val="77D68744"/>
    <w:rsid w:val="77E9DCE6"/>
    <w:rsid w:val="77F7204F"/>
    <w:rsid w:val="7801CDDF"/>
    <w:rsid w:val="7808A7E2"/>
    <w:rsid w:val="782E820F"/>
    <w:rsid w:val="7831AFE5"/>
    <w:rsid w:val="7837CF78"/>
    <w:rsid w:val="786ABCA6"/>
    <w:rsid w:val="78738BF9"/>
    <w:rsid w:val="7881C7C6"/>
    <w:rsid w:val="788BB469"/>
    <w:rsid w:val="78BEEDF2"/>
    <w:rsid w:val="78BFAEF7"/>
    <w:rsid w:val="78F1E784"/>
    <w:rsid w:val="790009C6"/>
    <w:rsid w:val="79053F1F"/>
    <w:rsid w:val="7918167B"/>
    <w:rsid w:val="791BC6EB"/>
    <w:rsid w:val="79288C60"/>
    <w:rsid w:val="7932B771"/>
    <w:rsid w:val="796CEF0C"/>
    <w:rsid w:val="798A9803"/>
    <w:rsid w:val="798BF900"/>
    <w:rsid w:val="798DC67C"/>
    <w:rsid w:val="79A11344"/>
    <w:rsid w:val="79A6608C"/>
    <w:rsid w:val="79EA4F78"/>
    <w:rsid w:val="7A257DF8"/>
    <w:rsid w:val="7A3F9579"/>
    <w:rsid w:val="7A54C07D"/>
    <w:rsid w:val="7A60B75C"/>
    <w:rsid w:val="7A7A87DE"/>
    <w:rsid w:val="7A88F9F8"/>
    <w:rsid w:val="7A8B42C7"/>
    <w:rsid w:val="7A9EE739"/>
    <w:rsid w:val="7AB9B188"/>
    <w:rsid w:val="7AC53B00"/>
    <w:rsid w:val="7ACF5A4D"/>
    <w:rsid w:val="7ADBF663"/>
    <w:rsid w:val="7B009B73"/>
    <w:rsid w:val="7B0AF502"/>
    <w:rsid w:val="7B181A2F"/>
    <w:rsid w:val="7B2145DA"/>
    <w:rsid w:val="7B22BD00"/>
    <w:rsid w:val="7B26453C"/>
    <w:rsid w:val="7B344001"/>
    <w:rsid w:val="7B4727A0"/>
    <w:rsid w:val="7B4EC080"/>
    <w:rsid w:val="7B63BB1B"/>
    <w:rsid w:val="7B70826B"/>
    <w:rsid w:val="7B791FC1"/>
    <w:rsid w:val="7B95E4B7"/>
    <w:rsid w:val="7B962162"/>
    <w:rsid w:val="7BA5BB43"/>
    <w:rsid w:val="7BB1B0F8"/>
    <w:rsid w:val="7BB475BA"/>
    <w:rsid w:val="7BC6B224"/>
    <w:rsid w:val="7BCA8A22"/>
    <w:rsid w:val="7BFF4164"/>
    <w:rsid w:val="7C0B3B02"/>
    <w:rsid w:val="7C1E70B0"/>
    <w:rsid w:val="7C2F4CE1"/>
    <w:rsid w:val="7C4B5DE4"/>
    <w:rsid w:val="7C5381E5"/>
    <w:rsid w:val="7C62FDD3"/>
    <w:rsid w:val="7C6C2418"/>
    <w:rsid w:val="7C734BCE"/>
    <w:rsid w:val="7CAD635C"/>
    <w:rsid w:val="7CB13669"/>
    <w:rsid w:val="7CB4263F"/>
    <w:rsid w:val="7CB547A7"/>
    <w:rsid w:val="7CBB384E"/>
    <w:rsid w:val="7CC83EFC"/>
    <w:rsid w:val="7CCBF76E"/>
    <w:rsid w:val="7CD7C5E5"/>
    <w:rsid w:val="7CE78A35"/>
    <w:rsid w:val="7CF5BE50"/>
    <w:rsid w:val="7D0B215B"/>
    <w:rsid w:val="7D244D13"/>
    <w:rsid w:val="7D32CCE9"/>
    <w:rsid w:val="7D33A668"/>
    <w:rsid w:val="7D3CFF80"/>
    <w:rsid w:val="7D967304"/>
    <w:rsid w:val="7DA0A900"/>
    <w:rsid w:val="7DA71C9B"/>
    <w:rsid w:val="7DB5649C"/>
    <w:rsid w:val="7DCC4CE1"/>
    <w:rsid w:val="7DD9945F"/>
    <w:rsid w:val="7DE4E50D"/>
    <w:rsid w:val="7E0EF679"/>
    <w:rsid w:val="7E138C96"/>
    <w:rsid w:val="7E1E6428"/>
    <w:rsid w:val="7E330BCF"/>
    <w:rsid w:val="7E3C3DA3"/>
    <w:rsid w:val="7E519195"/>
    <w:rsid w:val="7E5F7D7E"/>
    <w:rsid w:val="7E792BD5"/>
    <w:rsid w:val="7E9CD722"/>
    <w:rsid w:val="7EE44A03"/>
    <w:rsid w:val="7EF27C8A"/>
    <w:rsid w:val="7F16944D"/>
    <w:rsid w:val="7F270761"/>
    <w:rsid w:val="7F29C458"/>
    <w:rsid w:val="7F766CCF"/>
    <w:rsid w:val="7F786460"/>
    <w:rsid w:val="7F7F51A3"/>
    <w:rsid w:val="7F9DD837"/>
    <w:rsid w:val="7FB0D3A3"/>
    <w:rsid w:val="7FB1BB17"/>
    <w:rsid w:val="7FB51E34"/>
    <w:rsid w:val="7FBA2A58"/>
    <w:rsid w:val="7FD78010"/>
    <w:rsid w:val="7FE7AB8A"/>
    <w:rsid w:val="7FE877D4"/>
    <w:rsid w:val="7FFA79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7203BF9"/>
  <w15:docId w15:val="{29F94F16-E36A-430F-BB2D-739DF23E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n-GB" w:eastAsia="ja-JP"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line="360" w:lineRule="auto"/>
      <w:outlineLvl w:val="0"/>
    </w:pPr>
    <w:rPr>
      <w:b/>
      <w:sz w:val="36"/>
      <w:szCs w:val="36"/>
    </w:rPr>
  </w:style>
  <w:style w:type="paragraph" w:styleId="Heading2">
    <w:name w:val="heading 2"/>
    <w:basedOn w:val="Normal"/>
    <w:next w:val="Normal"/>
    <w:uiPriority w:val="9"/>
    <w:unhideWhenUsed/>
    <w:qFormat/>
    <w:pPr>
      <w:keepNext/>
      <w:keepLines/>
      <w:spacing w:line="360" w:lineRule="auto"/>
      <w:outlineLvl w:val="1"/>
    </w:pPr>
    <w:rPr>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360" w:lineRule="auto"/>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44583E"/>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44583E"/>
  </w:style>
  <w:style w:type="paragraph" w:styleId="Footer">
    <w:name w:val="footer"/>
    <w:basedOn w:val="Normal"/>
    <w:link w:val="FooterChar"/>
    <w:uiPriority w:val="99"/>
    <w:semiHidden/>
    <w:unhideWhenUsed/>
    <w:rsid w:val="0044583E"/>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44583E"/>
  </w:style>
  <w:style w:type="paragraph" w:styleId="ListParagraph">
    <w:name w:val="List Paragraph"/>
    <w:basedOn w:val="Normal"/>
    <w:uiPriority w:val="34"/>
    <w:qFormat/>
    <w:rsid w:val="30462E6D"/>
    <w:pPr>
      <w:contextualSpacing/>
    </w:p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E46F42"/>
    <w:rPr>
      <w:color w:val="666666"/>
    </w:rPr>
  </w:style>
  <w:style w:type="character" w:styleId="UnresolvedMention">
    <w:name w:val="Unresolved Mention"/>
    <w:basedOn w:val="DefaultParagraphFont"/>
    <w:uiPriority w:val="99"/>
    <w:semiHidden/>
    <w:unhideWhenUsed/>
    <w:rsid w:val="005E7F9A"/>
    <w:rPr>
      <w:color w:val="605E5C"/>
      <w:shd w:val="clear" w:color="auto" w:fill="E1DFDD"/>
    </w:rPr>
  </w:style>
  <w:style w:type="character" w:styleId="FollowedHyperlink">
    <w:name w:val="FollowedHyperlink"/>
    <w:basedOn w:val="DefaultParagraphFont"/>
    <w:uiPriority w:val="99"/>
    <w:semiHidden/>
    <w:unhideWhenUsed/>
    <w:rsid w:val="007610B4"/>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055038"/>
    <w:rPr>
      <w:b/>
      <w:bCs/>
    </w:rPr>
  </w:style>
  <w:style w:type="character" w:customStyle="1" w:styleId="CommentSubjectChar">
    <w:name w:val="Comment Subject Char"/>
    <w:basedOn w:val="CommentTextChar"/>
    <w:link w:val="CommentSubject"/>
    <w:uiPriority w:val="99"/>
    <w:semiHidden/>
    <w:rsid w:val="00055038"/>
    <w:rPr>
      <w:b/>
      <w:bCs/>
      <w:sz w:val="20"/>
      <w:szCs w:val="20"/>
    </w:rPr>
  </w:style>
  <w:style w:type="character" w:customStyle="1" w:styleId="Heading1Char">
    <w:name w:val="Heading 1 Char"/>
    <w:basedOn w:val="DefaultParagraphFont"/>
    <w:link w:val="Heading1"/>
    <w:uiPriority w:val="9"/>
    <w:rsid w:val="00F21F98"/>
    <w:rPr>
      <w:b/>
      <w:sz w:val="36"/>
      <w:szCs w:val="36"/>
    </w:rPr>
  </w:style>
  <w:style w:type="paragraph" w:styleId="Bibliography">
    <w:name w:val="Bibliography"/>
    <w:basedOn w:val="Normal"/>
    <w:next w:val="Normal"/>
    <w:uiPriority w:val="37"/>
    <w:unhideWhenUsed/>
    <w:rsid w:val="00F21F98"/>
  </w:style>
  <w:style w:type="paragraph" w:styleId="NormalWeb">
    <w:name w:val="Normal (Web)"/>
    <w:basedOn w:val="Normal"/>
    <w:uiPriority w:val="99"/>
    <w:unhideWhenUsed/>
    <w:rsid w:val="00056D75"/>
    <w:pPr>
      <w:spacing w:before="100" w:beforeAutospacing="1" w:after="100" w:afterAutospacing="1" w:line="240" w:lineRule="auto"/>
      <w:ind w:left="0"/>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E055FC"/>
    <w:pPr>
      <w:spacing w:after="100"/>
      <w:ind w:left="660"/>
    </w:pPr>
  </w:style>
  <w:style w:type="paragraph" w:styleId="TOC5">
    <w:name w:val="toc 5"/>
    <w:basedOn w:val="Normal"/>
    <w:next w:val="Normal"/>
    <w:autoRedefine/>
    <w:uiPriority w:val="39"/>
    <w:unhideWhenUsed/>
    <w:rsid w:val="00E055FC"/>
    <w:pPr>
      <w:spacing w:after="100" w:line="278" w:lineRule="auto"/>
      <w:ind w:left="960"/>
    </w:pPr>
    <w:rPr>
      <w:rFonts w:asciiTheme="minorHAnsi" w:eastAsiaTheme="minorEastAsia" w:hAnsiTheme="minorHAnsi" w:cstheme="minorBidi"/>
      <w:kern w:val="2"/>
      <w:sz w:val="24"/>
      <w:szCs w:val="24"/>
      <w:lang w:val="en-150" w:eastAsia="en-150"/>
      <w14:ligatures w14:val="standardContextual"/>
    </w:rPr>
  </w:style>
  <w:style w:type="paragraph" w:styleId="TOC6">
    <w:name w:val="toc 6"/>
    <w:basedOn w:val="Normal"/>
    <w:next w:val="Normal"/>
    <w:autoRedefine/>
    <w:uiPriority w:val="39"/>
    <w:unhideWhenUsed/>
    <w:rsid w:val="00E055FC"/>
    <w:pPr>
      <w:spacing w:after="100" w:line="278" w:lineRule="auto"/>
      <w:ind w:left="1200"/>
    </w:pPr>
    <w:rPr>
      <w:rFonts w:asciiTheme="minorHAnsi" w:eastAsiaTheme="minorEastAsia" w:hAnsiTheme="minorHAnsi" w:cstheme="minorBidi"/>
      <w:kern w:val="2"/>
      <w:sz w:val="24"/>
      <w:szCs w:val="24"/>
      <w:lang w:val="en-150" w:eastAsia="en-150"/>
      <w14:ligatures w14:val="standardContextual"/>
    </w:rPr>
  </w:style>
  <w:style w:type="paragraph" w:styleId="TOC7">
    <w:name w:val="toc 7"/>
    <w:basedOn w:val="Normal"/>
    <w:next w:val="Normal"/>
    <w:autoRedefine/>
    <w:uiPriority w:val="39"/>
    <w:unhideWhenUsed/>
    <w:rsid w:val="00E055FC"/>
    <w:pPr>
      <w:spacing w:after="100" w:line="278" w:lineRule="auto"/>
      <w:ind w:left="1440"/>
    </w:pPr>
    <w:rPr>
      <w:rFonts w:asciiTheme="minorHAnsi" w:eastAsiaTheme="minorEastAsia" w:hAnsiTheme="minorHAnsi" w:cstheme="minorBidi"/>
      <w:kern w:val="2"/>
      <w:sz w:val="24"/>
      <w:szCs w:val="24"/>
      <w:lang w:val="en-150" w:eastAsia="en-150"/>
      <w14:ligatures w14:val="standardContextual"/>
    </w:rPr>
  </w:style>
  <w:style w:type="paragraph" w:styleId="TOC8">
    <w:name w:val="toc 8"/>
    <w:basedOn w:val="Normal"/>
    <w:next w:val="Normal"/>
    <w:autoRedefine/>
    <w:uiPriority w:val="39"/>
    <w:unhideWhenUsed/>
    <w:rsid w:val="00E055FC"/>
    <w:pPr>
      <w:spacing w:after="100" w:line="278" w:lineRule="auto"/>
      <w:ind w:left="1680"/>
    </w:pPr>
    <w:rPr>
      <w:rFonts w:asciiTheme="minorHAnsi" w:eastAsiaTheme="minorEastAsia" w:hAnsiTheme="minorHAnsi" w:cstheme="minorBidi"/>
      <w:kern w:val="2"/>
      <w:sz w:val="24"/>
      <w:szCs w:val="24"/>
      <w:lang w:val="en-150" w:eastAsia="en-150"/>
      <w14:ligatures w14:val="standardContextual"/>
    </w:rPr>
  </w:style>
  <w:style w:type="paragraph" w:styleId="TOC9">
    <w:name w:val="toc 9"/>
    <w:basedOn w:val="Normal"/>
    <w:next w:val="Normal"/>
    <w:autoRedefine/>
    <w:uiPriority w:val="39"/>
    <w:unhideWhenUsed/>
    <w:rsid w:val="00E055FC"/>
    <w:pPr>
      <w:spacing w:after="100" w:line="278" w:lineRule="auto"/>
      <w:ind w:left="1920"/>
    </w:pPr>
    <w:rPr>
      <w:rFonts w:asciiTheme="minorHAnsi" w:eastAsiaTheme="minorEastAsia" w:hAnsiTheme="minorHAnsi" w:cstheme="minorBidi"/>
      <w:kern w:val="2"/>
      <w:sz w:val="24"/>
      <w:szCs w:val="24"/>
      <w:lang w:val="en-150" w:eastAsia="en-15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930">
      <w:bodyDiv w:val="1"/>
      <w:marLeft w:val="0"/>
      <w:marRight w:val="0"/>
      <w:marTop w:val="0"/>
      <w:marBottom w:val="0"/>
      <w:divBdr>
        <w:top w:val="none" w:sz="0" w:space="0" w:color="auto"/>
        <w:left w:val="none" w:sz="0" w:space="0" w:color="auto"/>
        <w:bottom w:val="none" w:sz="0" w:space="0" w:color="auto"/>
        <w:right w:val="none" w:sz="0" w:space="0" w:color="auto"/>
      </w:divBdr>
    </w:div>
    <w:div w:id="134542">
      <w:bodyDiv w:val="1"/>
      <w:marLeft w:val="0"/>
      <w:marRight w:val="0"/>
      <w:marTop w:val="0"/>
      <w:marBottom w:val="0"/>
      <w:divBdr>
        <w:top w:val="none" w:sz="0" w:space="0" w:color="auto"/>
        <w:left w:val="none" w:sz="0" w:space="0" w:color="auto"/>
        <w:bottom w:val="none" w:sz="0" w:space="0" w:color="auto"/>
        <w:right w:val="none" w:sz="0" w:space="0" w:color="auto"/>
      </w:divBdr>
    </w:div>
    <w:div w:id="162236">
      <w:bodyDiv w:val="1"/>
      <w:marLeft w:val="0"/>
      <w:marRight w:val="0"/>
      <w:marTop w:val="0"/>
      <w:marBottom w:val="0"/>
      <w:divBdr>
        <w:top w:val="none" w:sz="0" w:space="0" w:color="auto"/>
        <w:left w:val="none" w:sz="0" w:space="0" w:color="auto"/>
        <w:bottom w:val="none" w:sz="0" w:space="0" w:color="auto"/>
        <w:right w:val="none" w:sz="0" w:space="0" w:color="auto"/>
      </w:divBdr>
    </w:div>
    <w:div w:id="278808">
      <w:bodyDiv w:val="1"/>
      <w:marLeft w:val="0"/>
      <w:marRight w:val="0"/>
      <w:marTop w:val="0"/>
      <w:marBottom w:val="0"/>
      <w:divBdr>
        <w:top w:val="none" w:sz="0" w:space="0" w:color="auto"/>
        <w:left w:val="none" w:sz="0" w:space="0" w:color="auto"/>
        <w:bottom w:val="none" w:sz="0" w:space="0" w:color="auto"/>
        <w:right w:val="none" w:sz="0" w:space="0" w:color="auto"/>
      </w:divBdr>
    </w:div>
    <w:div w:id="280652">
      <w:bodyDiv w:val="1"/>
      <w:marLeft w:val="0"/>
      <w:marRight w:val="0"/>
      <w:marTop w:val="0"/>
      <w:marBottom w:val="0"/>
      <w:divBdr>
        <w:top w:val="none" w:sz="0" w:space="0" w:color="auto"/>
        <w:left w:val="none" w:sz="0" w:space="0" w:color="auto"/>
        <w:bottom w:val="none" w:sz="0" w:space="0" w:color="auto"/>
        <w:right w:val="none" w:sz="0" w:space="0" w:color="auto"/>
      </w:divBdr>
    </w:div>
    <w:div w:id="352666">
      <w:bodyDiv w:val="1"/>
      <w:marLeft w:val="0"/>
      <w:marRight w:val="0"/>
      <w:marTop w:val="0"/>
      <w:marBottom w:val="0"/>
      <w:divBdr>
        <w:top w:val="none" w:sz="0" w:space="0" w:color="auto"/>
        <w:left w:val="none" w:sz="0" w:space="0" w:color="auto"/>
        <w:bottom w:val="none" w:sz="0" w:space="0" w:color="auto"/>
        <w:right w:val="none" w:sz="0" w:space="0" w:color="auto"/>
      </w:divBdr>
    </w:div>
    <w:div w:id="394444">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476975">
      <w:bodyDiv w:val="1"/>
      <w:marLeft w:val="0"/>
      <w:marRight w:val="0"/>
      <w:marTop w:val="0"/>
      <w:marBottom w:val="0"/>
      <w:divBdr>
        <w:top w:val="none" w:sz="0" w:space="0" w:color="auto"/>
        <w:left w:val="none" w:sz="0" w:space="0" w:color="auto"/>
        <w:bottom w:val="none" w:sz="0" w:space="0" w:color="auto"/>
        <w:right w:val="none" w:sz="0" w:space="0" w:color="auto"/>
      </w:divBdr>
    </w:div>
    <w:div w:id="937043">
      <w:bodyDiv w:val="1"/>
      <w:marLeft w:val="0"/>
      <w:marRight w:val="0"/>
      <w:marTop w:val="0"/>
      <w:marBottom w:val="0"/>
      <w:divBdr>
        <w:top w:val="none" w:sz="0" w:space="0" w:color="auto"/>
        <w:left w:val="none" w:sz="0" w:space="0" w:color="auto"/>
        <w:bottom w:val="none" w:sz="0" w:space="0" w:color="auto"/>
        <w:right w:val="none" w:sz="0" w:space="0" w:color="auto"/>
      </w:divBdr>
    </w:div>
    <w:div w:id="1127660">
      <w:bodyDiv w:val="1"/>
      <w:marLeft w:val="0"/>
      <w:marRight w:val="0"/>
      <w:marTop w:val="0"/>
      <w:marBottom w:val="0"/>
      <w:divBdr>
        <w:top w:val="none" w:sz="0" w:space="0" w:color="auto"/>
        <w:left w:val="none" w:sz="0" w:space="0" w:color="auto"/>
        <w:bottom w:val="none" w:sz="0" w:space="0" w:color="auto"/>
        <w:right w:val="none" w:sz="0" w:space="0" w:color="auto"/>
      </w:divBdr>
    </w:div>
    <w:div w:id="1128420">
      <w:bodyDiv w:val="1"/>
      <w:marLeft w:val="0"/>
      <w:marRight w:val="0"/>
      <w:marTop w:val="0"/>
      <w:marBottom w:val="0"/>
      <w:divBdr>
        <w:top w:val="none" w:sz="0" w:space="0" w:color="auto"/>
        <w:left w:val="none" w:sz="0" w:space="0" w:color="auto"/>
        <w:bottom w:val="none" w:sz="0" w:space="0" w:color="auto"/>
        <w:right w:val="none" w:sz="0" w:space="0" w:color="auto"/>
      </w:divBdr>
    </w:div>
    <w:div w:id="1441958">
      <w:bodyDiv w:val="1"/>
      <w:marLeft w:val="0"/>
      <w:marRight w:val="0"/>
      <w:marTop w:val="0"/>
      <w:marBottom w:val="0"/>
      <w:divBdr>
        <w:top w:val="none" w:sz="0" w:space="0" w:color="auto"/>
        <w:left w:val="none" w:sz="0" w:space="0" w:color="auto"/>
        <w:bottom w:val="none" w:sz="0" w:space="0" w:color="auto"/>
        <w:right w:val="none" w:sz="0" w:space="0" w:color="auto"/>
      </w:divBdr>
    </w:div>
    <w:div w:id="1469210">
      <w:bodyDiv w:val="1"/>
      <w:marLeft w:val="0"/>
      <w:marRight w:val="0"/>
      <w:marTop w:val="0"/>
      <w:marBottom w:val="0"/>
      <w:divBdr>
        <w:top w:val="none" w:sz="0" w:space="0" w:color="auto"/>
        <w:left w:val="none" w:sz="0" w:space="0" w:color="auto"/>
        <w:bottom w:val="none" w:sz="0" w:space="0" w:color="auto"/>
        <w:right w:val="none" w:sz="0" w:space="0" w:color="auto"/>
      </w:divBdr>
    </w:div>
    <w:div w:id="1473229">
      <w:bodyDiv w:val="1"/>
      <w:marLeft w:val="0"/>
      <w:marRight w:val="0"/>
      <w:marTop w:val="0"/>
      <w:marBottom w:val="0"/>
      <w:divBdr>
        <w:top w:val="none" w:sz="0" w:space="0" w:color="auto"/>
        <w:left w:val="none" w:sz="0" w:space="0" w:color="auto"/>
        <w:bottom w:val="none" w:sz="0" w:space="0" w:color="auto"/>
        <w:right w:val="none" w:sz="0" w:space="0" w:color="auto"/>
      </w:divBdr>
    </w:div>
    <w:div w:id="1594722">
      <w:bodyDiv w:val="1"/>
      <w:marLeft w:val="0"/>
      <w:marRight w:val="0"/>
      <w:marTop w:val="0"/>
      <w:marBottom w:val="0"/>
      <w:divBdr>
        <w:top w:val="none" w:sz="0" w:space="0" w:color="auto"/>
        <w:left w:val="none" w:sz="0" w:space="0" w:color="auto"/>
        <w:bottom w:val="none" w:sz="0" w:space="0" w:color="auto"/>
        <w:right w:val="none" w:sz="0" w:space="0" w:color="auto"/>
      </w:divBdr>
    </w:div>
    <w:div w:id="1667805">
      <w:bodyDiv w:val="1"/>
      <w:marLeft w:val="0"/>
      <w:marRight w:val="0"/>
      <w:marTop w:val="0"/>
      <w:marBottom w:val="0"/>
      <w:divBdr>
        <w:top w:val="none" w:sz="0" w:space="0" w:color="auto"/>
        <w:left w:val="none" w:sz="0" w:space="0" w:color="auto"/>
        <w:bottom w:val="none" w:sz="0" w:space="0" w:color="auto"/>
        <w:right w:val="none" w:sz="0" w:space="0" w:color="auto"/>
      </w:divBdr>
    </w:div>
    <w:div w:id="1712602">
      <w:bodyDiv w:val="1"/>
      <w:marLeft w:val="0"/>
      <w:marRight w:val="0"/>
      <w:marTop w:val="0"/>
      <w:marBottom w:val="0"/>
      <w:divBdr>
        <w:top w:val="none" w:sz="0" w:space="0" w:color="auto"/>
        <w:left w:val="none" w:sz="0" w:space="0" w:color="auto"/>
        <w:bottom w:val="none" w:sz="0" w:space="0" w:color="auto"/>
        <w:right w:val="none" w:sz="0" w:space="0" w:color="auto"/>
      </w:divBdr>
    </w:div>
    <w:div w:id="1905917">
      <w:bodyDiv w:val="1"/>
      <w:marLeft w:val="0"/>
      <w:marRight w:val="0"/>
      <w:marTop w:val="0"/>
      <w:marBottom w:val="0"/>
      <w:divBdr>
        <w:top w:val="none" w:sz="0" w:space="0" w:color="auto"/>
        <w:left w:val="none" w:sz="0" w:space="0" w:color="auto"/>
        <w:bottom w:val="none" w:sz="0" w:space="0" w:color="auto"/>
        <w:right w:val="none" w:sz="0" w:space="0" w:color="auto"/>
      </w:divBdr>
    </w:div>
    <w:div w:id="1981025">
      <w:bodyDiv w:val="1"/>
      <w:marLeft w:val="0"/>
      <w:marRight w:val="0"/>
      <w:marTop w:val="0"/>
      <w:marBottom w:val="0"/>
      <w:divBdr>
        <w:top w:val="none" w:sz="0" w:space="0" w:color="auto"/>
        <w:left w:val="none" w:sz="0" w:space="0" w:color="auto"/>
        <w:bottom w:val="none" w:sz="0" w:space="0" w:color="auto"/>
        <w:right w:val="none" w:sz="0" w:space="0" w:color="auto"/>
      </w:divBdr>
    </w:div>
    <w:div w:id="2098078">
      <w:bodyDiv w:val="1"/>
      <w:marLeft w:val="0"/>
      <w:marRight w:val="0"/>
      <w:marTop w:val="0"/>
      <w:marBottom w:val="0"/>
      <w:divBdr>
        <w:top w:val="none" w:sz="0" w:space="0" w:color="auto"/>
        <w:left w:val="none" w:sz="0" w:space="0" w:color="auto"/>
        <w:bottom w:val="none" w:sz="0" w:space="0" w:color="auto"/>
        <w:right w:val="none" w:sz="0" w:space="0" w:color="auto"/>
      </w:divBdr>
    </w:div>
    <w:div w:id="2100027">
      <w:bodyDiv w:val="1"/>
      <w:marLeft w:val="0"/>
      <w:marRight w:val="0"/>
      <w:marTop w:val="0"/>
      <w:marBottom w:val="0"/>
      <w:divBdr>
        <w:top w:val="none" w:sz="0" w:space="0" w:color="auto"/>
        <w:left w:val="none" w:sz="0" w:space="0" w:color="auto"/>
        <w:bottom w:val="none" w:sz="0" w:space="0" w:color="auto"/>
        <w:right w:val="none" w:sz="0" w:space="0" w:color="auto"/>
      </w:divBdr>
    </w:div>
    <w:div w:id="2128872">
      <w:bodyDiv w:val="1"/>
      <w:marLeft w:val="0"/>
      <w:marRight w:val="0"/>
      <w:marTop w:val="0"/>
      <w:marBottom w:val="0"/>
      <w:divBdr>
        <w:top w:val="none" w:sz="0" w:space="0" w:color="auto"/>
        <w:left w:val="none" w:sz="0" w:space="0" w:color="auto"/>
        <w:bottom w:val="none" w:sz="0" w:space="0" w:color="auto"/>
        <w:right w:val="none" w:sz="0" w:space="0" w:color="auto"/>
      </w:divBdr>
    </w:div>
    <w:div w:id="2322727">
      <w:bodyDiv w:val="1"/>
      <w:marLeft w:val="0"/>
      <w:marRight w:val="0"/>
      <w:marTop w:val="0"/>
      <w:marBottom w:val="0"/>
      <w:divBdr>
        <w:top w:val="none" w:sz="0" w:space="0" w:color="auto"/>
        <w:left w:val="none" w:sz="0" w:space="0" w:color="auto"/>
        <w:bottom w:val="none" w:sz="0" w:space="0" w:color="auto"/>
        <w:right w:val="none" w:sz="0" w:space="0" w:color="auto"/>
      </w:divBdr>
    </w:div>
    <w:div w:id="2325877">
      <w:bodyDiv w:val="1"/>
      <w:marLeft w:val="0"/>
      <w:marRight w:val="0"/>
      <w:marTop w:val="0"/>
      <w:marBottom w:val="0"/>
      <w:divBdr>
        <w:top w:val="none" w:sz="0" w:space="0" w:color="auto"/>
        <w:left w:val="none" w:sz="0" w:space="0" w:color="auto"/>
        <w:bottom w:val="none" w:sz="0" w:space="0" w:color="auto"/>
        <w:right w:val="none" w:sz="0" w:space="0" w:color="auto"/>
      </w:divBdr>
    </w:div>
    <w:div w:id="2711158">
      <w:bodyDiv w:val="1"/>
      <w:marLeft w:val="0"/>
      <w:marRight w:val="0"/>
      <w:marTop w:val="0"/>
      <w:marBottom w:val="0"/>
      <w:divBdr>
        <w:top w:val="none" w:sz="0" w:space="0" w:color="auto"/>
        <w:left w:val="none" w:sz="0" w:space="0" w:color="auto"/>
        <w:bottom w:val="none" w:sz="0" w:space="0" w:color="auto"/>
        <w:right w:val="none" w:sz="0" w:space="0" w:color="auto"/>
      </w:divBdr>
    </w:div>
    <w:div w:id="2898767">
      <w:bodyDiv w:val="1"/>
      <w:marLeft w:val="0"/>
      <w:marRight w:val="0"/>
      <w:marTop w:val="0"/>
      <w:marBottom w:val="0"/>
      <w:divBdr>
        <w:top w:val="none" w:sz="0" w:space="0" w:color="auto"/>
        <w:left w:val="none" w:sz="0" w:space="0" w:color="auto"/>
        <w:bottom w:val="none" w:sz="0" w:space="0" w:color="auto"/>
        <w:right w:val="none" w:sz="0" w:space="0" w:color="auto"/>
      </w:divBdr>
    </w:div>
    <w:div w:id="2905234">
      <w:bodyDiv w:val="1"/>
      <w:marLeft w:val="0"/>
      <w:marRight w:val="0"/>
      <w:marTop w:val="0"/>
      <w:marBottom w:val="0"/>
      <w:divBdr>
        <w:top w:val="none" w:sz="0" w:space="0" w:color="auto"/>
        <w:left w:val="none" w:sz="0" w:space="0" w:color="auto"/>
        <w:bottom w:val="none" w:sz="0" w:space="0" w:color="auto"/>
        <w:right w:val="none" w:sz="0" w:space="0" w:color="auto"/>
      </w:divBdr>
    </w:div>
    <w:div w:id="2972350">
      <w:bodyDiv w:val="1"/>
      <w:marLeft w:val="0"/>
      <w:marRight w:val="0"/>
      <w:marTop w:val="0"/>
      <w:marBottom w:val="0"/>
      <w:divBdr>
        <w:top w:val="none" w:sz="0" w:space="0" w:color="auto"/>
        <w:left w:val="none" w:sz="0" w:space="0" w:color="auto"/>
        <w:bottom w:val="none" w:sz="0" w:space="0" w:color="auto"/>
        <w:right w:val="none" w:sz="0" w:space="0" w:color="auto"/>
      </w:divBdr>
    </w:div>
    <w:div w:id="3094695">
      <w:bodyDiv w:val="1"/>
      <w:marLeft w:val="0"/>
      <w:marRight w:val="0"/>
      <w:marTop w:val="0"/>
      <w:marBottom w:val="0"/>
      <w:divBdr>
        <w:top w:val="none" w:sz="0" w:space="0" w:color="auto"/>
        <w:left w:val="none" w:sz="0" w:space="0" w:color="auto"/>
        <w:bottom w:val="none" w:sz="0" w:space="0" w:color="auto"/>
        <w:right w:val="none" w:sz="0" w:space="0" w:color="auto"/>
      </w:divBdr>
    </w:div>
    <w:div w:id="3214204">
      <w:bodyDiv w:val="1"/>
      <w:marLeft w:val="0"/>
      <w:marRight w:val="0"/>
      <w:marTop w:val="0"/>
      <w:marBottom w:val="0"/>
      <w:divBdr>
        <w:top w:val="none" w:sz="0" w:space="0" w:color="auto"/>
        <w:left w:val="none" w:sz="0" w:space="0" w:color="auto"/>
        <w:bottom w:val="none" w:sz="0" w:space="0" w:color="auto"/>
        <w:right w:val="none" w:sz="0" w:space="0" w:color="auto"/>
      </w:divBdr>
    </w:div>
    <w:div w:id="3217234">
      <w:bodyDiv w:val="1"/>
      <w:marLeft w:val="0"/>
      <w:marRight w:val="0"/>
      <w:marTop w:val="0"/>
      <w:marBottom w:val="0"/>
      <w:divBdr>
        <w:top w:val="none" w:sz="0" w:space="0" w:color="auto"/>
        <w:left w:val="none" w:sz="0" w:space="0" w:color="auto"/>
        <w:bottom w:val="none" w:sz="0" w:space="0" w:color="auto"/>
        <w:right w:val="none" w:sz="0" w:space="0" w:color="auto"/>
      </w:divBdr>
    </w:div>
    <w:div w:id="3217692">
      <w:bodyDiv w:val="1"/>
      <w:marLeft w:val="0"/>
      <w:marRight w:val="0"/>
      <w:marTop w:val="0"/>
      <w:marBottom w:val="0"/>
      <w:divBdr>
        <w:top w:val="none" w:sz="0" w:space="0" w:color="auto"/>
        <w:left w:val="none" w:sz="0" w:space="0" w:color="auto"/>
        <w:bottom w:val="none" w:sz="0" w:space="0" w:color="auto"/>
        <w:right w:val="none" w:sz="0" w:space="0" w:color="auto"/>
      </w:divBdr>
    </w:div>
    <w:div w:id="3284271">
      <w:bodyDiv w:val="1"/>
      <w:marLeft w:val="0"/>
      <w:marRight w:val="0"/>
      <w:marTop w:val="0"/>
      <w:marBottom w:val="0"/>
      <w:divBdr>
        <w:top w:val="none" w:sz="0" w:space="0" w:color="auto"/>
        <w:left w:val="none" w:sz="0" w:space="0" w:color="auto"/>
        <w:bottom w:val="none" w:sz="0" w:space="0" w:color="auto"/>
        <w:right w:val="none" w:sz="0" w:space="0" w:color="auto"/>
      </w:divBdr>
    </w:div>
    <w:div w:id="3367674">
      <w:bodyDiv w:val="1"/>
      <w:marLeft w:val="0"/>
      <w:marRight w:val="0"/>
      <w:marTop w:val="0"/>
      <w:marBottom w:val="0"/>
      <w:divBdr>
        <w:top w:val="none" w:sz="0" w:space="0" w:color="auto"/>
        <w:left w:val="none" w:sz="0" w:space="0" w:color="auto"/>
        <w:bottom w:val="none" w:sz="0" w:space="0" w:color="auto"/>
        <w:right w:val="none" w:sz="0" w:space="0" w:color="auto"/>
      </w:divBdr>
    </w:div>
    <w:div w:id="3435165">
      <w:bodyDiv w:val="1"/>
      <w:marLeft w:val="0"/>
      <w:marRight w:val="0"/>
      <w:marTop w:val="0"/>
      <w:marBottom w:val="0"/>
      <w:divBdr>
        <w:top w:val="none" w:sz="0" w:space="0" w:color="auto"/>
        <w:left w:val="none" w:sz="0" w:space="0" w:color="auto"/>
        <w:bottom w:val="none" w:sz="0" w:space="0" w:color="auto"/>
        <w:right w:val="none" w:sz="0" w:space="0" w:color="auto"/>
      </w:divBdr>
    </w:div>
    <w:div w:id="3561244">
      <w:bodyDiv w:val="1"/>
      <w:marLeft w:val="0"/>
      <w:marRight w:val="0"/>
      <w:marTop w:val="0"/>
      <w:marBottom w:val="0"/>
      <w:divBdr>
        <w:top w:val="none" w:sz="0" w:space="0" w:color="auto"/>
        <w:left w:val="none" w:sz="0" w:space="0" w:color="auto"/>
        <w:bottom w:val="none" w:sz="0" w:space="0" w:color="auto"/>
        <w:right w:val="none" w:sz="0" w:space="0" w:color="auto"/>
      </w:divBdr>
    </w:div>
    <w:div w:id="3635198">
      <w:bodyDiv w:val="1"/>
      <w:marLeft w:val="0"/>
      <w:marRight w:val="0"/>
      <w:marTop w:val="0"/>
      <w:marBottom w:val="0"/>
      <w:divBdr>
        <w:top w:val="none" w:sz="0" w:space="0" w:color="auto"/>
        <w:left w:val="none" w:sz="0" w:space="0" w:color="auto"/>
        <w:bottom w:val="none" w:sz="0" w:space="0" w:color="auto"/>
        <w:right w:val="none" w:sz="0" w:space="0" w:color="auto"/>
      </w:divBdr>
    </w:div>
    <w:div w:id="3747568">
      <w:bodyDiv w:val="1"/>
      <w:marLeft w:val="0"/>
      <w:marRight w:val="0"/>
      <w:marTop w:val="0"/>
      <w:marBottom w:val="0"/>
      <w:divBdr>
        <w:top w:val="none" w:sz="0" w:space="0" w:color="auto"/>
        <w:left w:val="none" w:sz="0" w:space="0" w:color="auto"/>
        <w:bottom w:val="none" w:sz="0" w:space="0" w:color="auto"/>
        <w:right w:val="none" w:sz="0" w:space="0" w:color="auto"/>
      </w:divBdr>
    </w:div>
    <w:div w:id="3750543">
      <w:bodyDiv w:val="1"/>
      <w:marLeft w:val="0"/>
      <w:marRight w:val="0"/>
      <w:marTop w:val="0"/>
      <w:marBottom w:val="0"/>
      <w:divBdr>
        <w:top w:val="none" w:sz="0" w:space="0" w:color="auto"/>
        <w:left w:val="none" w:sz="0" w:space="0" w:color="auto"/>
        <w:bottom w:val="none" w:sz="0" w:space="0" w:color="auto"/>
        <w:right w:val="none" w:sz="0" w:space="0" w:color="auto"/>
      </w:divBdr>
    </w:div>
    <w:div w:id="3821361">
      <w:bodyDiv w:val="1"/>
      <w:marLeft w:val="0"/>
      <w:marRight w:val="0"/>
      <w:marTop w:val="0"/>
      <w:marBottom w:val="0"/>
      <w:divBdr>
        <w:top w:val="none" w:sz="0" w:space="0" w:color="auto"/>
        <w:left w:val="none" w:sz="0" w:space="0" w:color="auto"/>
        <w:bottom w:val="none" w:sz="0" w:space="0" w:color="auto"/>
        <w:right w:val="none" w:sz="0" w:space="0" w:color="auto"/>
      </w:divBdr>
    </w:div>
    <w:div w:id="3942677">
      <w:bodyDiv w:val="1"/>
      <w:marLeft w:val="0"/>
      <w:marRight w:val="0"/>
      <w:marTop w:val="0"/>
      <w:marBottom w:val="0"/>
      <w:divBdr>
        <w:top w:val="none" w:sz="0" w:space="0" w:color="auto"/>
        <w:left w:val="none" w:sz="0" w:space="0" w:color="auto"/>
        <w:bottom w:val="none" w:sz="0" w:space="0" w:color="auto"/>
        <w:right w:val="none" w:sz="0" w:space="0" w:color="auto"/>
      </w:divBdr>
    </w:div>
    <w:div w:id="3943255">
      <w:bodyDiv w:val="1"/>
      <w:marLeft w:val="0"/>
      <w:marRight w:val="0"/>
      <w:marTop w:val="0"/>
      <w:marBottom w:val="0"/>
      <w:divBdr>
        <w:top w:val="none" w:sz="0" w:space="0" w:color="auto"/>
        <w:left w:val="none" w:sz="0" w:space="0" w:color="auto"/>
        <w:bottom w:val="none" w:sz="0" w:space="0" w:color="auto"/>
        <w:right w:val="none" w:sz="0" w:space="0" w:color="auto"/>
      </w:divBdr>
    </w:div>
    <w:div w:id="3946404">
      <w:bodyDiv w:val="1"/>
      <w:marLeft w:val="0"/>
      <w:marRight w:val="0"/>
      <w:marTop w:val="0"/>
      <w:marBottom w:val="0"/>
      <w:divBdr>
        <w:top w:val="none" w:sz="0" w:space="0" w:color="auto"/>
        <w:left w:val="none" w:sz="0" w:space="0" w:color="auto"/>
        <w:bottom w:val="none" w:sz="0" w:space="0" w:color="auto"/>
        <w:right w:val="none" w:sz="0" w:space="0" w:color="auto"/>
      </w:divBdr>
    </w:div>
    <w:div w:id="4016624">
      <w:bodyDiv w:val="1"/>
      <w:marLeft w:val="0"/>
      <w:marRight w:val="0"/>
      <w:marTop w:val="0"/>
      <w:marBottom w:val="0"/>
      <w:divBdr>
        <w:top w:val="none" w:sz="0" w:space="0" w:color="auto"/>
        <w:left w:val="none" w:sz="0" w:space="0" w:color="auto"/>
        <w:bottom w:val="none" w:sz="0" w:space="0" w:color="auto"/>
        <w:right w:val="none" w:sz="0" w:space="0" w:color="auto"/>
      </w:divBdr>
    </w:div>
    <w:div w:id="4209868">
      <w:bodyDiv w:val="1"/>
      <w:marLeft w:val="0"/>
      <w:marRight w:val="0"/>
      <w:marTop w:val="0"/>
      <w:marBottom w:val="0"/>
      <w:divBdr>
        <w:top w:val="none" w:sz="0" w:space="0" w:color="auto"/>
        <w:left w:val="none" w:sz="0" w:space="0" w:color="auto"/>
        <w:bottom w:val="none" w:sz="0" w:space="0" w:color="auto"/>
        <w:right w:val="none" w:sz="0" w:space="0" w:color="auto"/>
      </w:divBdr>
    </w:div>
    <w:div w:id="4215936">
      <w:bodyDiv w:val="1"/>
      <w:marLeft w:val="0"/>
      <w:marRight w:val="0"/>
      <w:marTop w:val="0"/>
      <w:marBottom w:val="0"/>
      <w:divBdr>
        <w:top w:val="none" w:sz="0" w:space="0" w:color="auto"/>
        <w:left w:val="none" w:sz="0" w:space="0" w:color="auto"/>
        <w:bottom w:val="none" w:sz="0" w:space="0" w:color="auto"/>
        <w:right w:val="none" w:sz="0" w:space="0" w:color="auto"/>
      </w:divBdr>
    </w:div>
    <w:div w:id="4331078">
      <w:bodyDiv w:val="1"/>
      <w:marLeft w:val="0"/>
      <w:marRight w:val="0"/>
      <w:marTop w:val="0"/>
      <w:marBottom w:val="0"/>
      <w:divBdr>
        <w:top w:val="none" w:sz="0" w:space="0" w:color="auto"/>
        <w:left w:val="none" w:sz="0" w:space="0" w:color="auto"/>
        <w:bottom w:val="none" w:sz="0" w:space="0" w:color="auto"/>
        <w:right w:val="none" w:sz="0" w:space="0" w:color="auto"/>
      </w:divBdr>
    </w:div>
    <w:div w:id="4477523">
      <w:bodyDiv w:val="1"/>
      <w:marLeft w:val="0"/>
      <w:marRight w:val="0"/>
      <w:marTop w:val="0"/>
      <w:marBottom w:val="0"/>
      <w:divBdr>
        <w:top w:val="none" w:sz="0" w:space="0" w:color="auto"/>
        <w:left w:val="none" w:sz="0" w:space="0" w:color="auto"/>
        <w:bottom w:val="none" w:sz="0" w:space="0" w:color="auto"/>
        <w:right w:val="none" w:sz="0" w:space="0" w:color="auto"/>
      </w:divBdr>
    </w:div>
    <w:div w:id="4485059">
      <w:bodyDiv w:val="1"/>
      <w:marLeft w:val="0"/>
      <w:marRight w:val="0"/>
      <w:marTop w:val="0"/>
      <w:marBottom w:val="0"/>
      <w:divBdr>
        <w:top w:val="none" w:sz="0" w:space="0" w:color="auto"/>
        <w:left w:val="none" w:sz="0" w:space="0" w:color="auto"/>
        <w:bottom w:val="none" w:sz="0" w:space="0" w:color="auto"/>
        <w:right w:val="none" w:sz="0" w:space="0" w:color="auto"/>
      </w:divBdr>
    </w:div>
    <w:div w:id="4598942">
      <w:bodyDiv w:val="1"/>
      <w:marLeft w:val="0"/>
      <w:marRight w:val="0"/>
      <w:marTop w:val="0"/>
      <w:marBottom w:val="0"/>
      <w:divBdr>
        <w:top w:val="none" w:sz="0" w:space="0" w:color="auto"/>
        <w:left w:val="none" w:sz="0" w:space="0" w:color="auto"/>
        <w:bottom w:val="none" w:sz="0" w:space="0" w:color="auto"/>
        <w:right w:val="none" w:sz="0" w:space="0" w:color="auto"/>
      </w:divBdr>
    </w:div>
    <w:div w:id="4749253">
      <w:bodyDiv w:val="1"/>
      <w:marLeft w:val="0"/>
      <w:marRight w:val="0"/>
      <w:marTop w:val="0"/>
      <w:marBottom w:val="0"/>
      <w:divBdr>
        <w:top w:val="none" w:sz="0" w:space="0" w:color="auto"/>
        <w:left w:val="none" w:sz="0" w:space="0" w:color="auto"/>
        <w:bottom w:val="none" w:sz="0" w:space="0" w:color="auto"/>
        <w:right w:val="none" w:sz="0" w:space="0" w:color="auto"/>
      </w:divBdr>
    </w:div>
    <w:div w:id="4793791">
      <w:bodyDiv w:val="1"/>
      <w:marLeft w:val="0"/>
      <w:marRight w:val="0"/>
      <w:marTop w:val="0"/>
      <w:marBottom w:val="0"/>
      <w:divBdr>
        <w:top w:val="none" w:sz="0" w:space="0" w:color="auto"/>
        <w:left w:val="none" w:sz="0" w:space="0" w:color="auto"/>
        <w:bottom w:val="none" w:sz="0" w:space="0" w:color="auto"/>
        <w:right w:val="none" w:sz="0" w:space="0" w:color="auto"/>
      </w:divBdr>
    </w:div>
    <w:div w:id="4794836">
      <w:bodyDiv w:val="1"/>
      <w:marLeft w:val="0"/>
      <w:marRight w:val="0"/>
      <w:marTop w:val="0"/>
      <w:marBottom w:val="0"/>
      <w:divBdr>
        <w:top w:val="none" w:sz="0" w:space="0" w:color="auto"/>
        <w:left w:val="none" w:sz="0" w:space="0" w:color="auto"/>
        <w:bottom w:val="none" w:sz="0" w:space="0" w:color="auto"/>
        <w:right w:val="none" w:sz="0" w:space="0" w:color="auto"/>
      </w:divBdr>
    </w:div>
    <w:div w:id="4863379">
      <w:bodyDiv w:val="1"/>
      <w:marLeft w:val="0"/>
      <w:marRight w:val="0"/>
      <w:marTop w:val="0"/>
      <w:marBottom w:val="0"/>
      <w:divBdr>
        <w:top w:val="none" w:sz="0" w:space="0" w:color="auto"/>
        <w:left w:val="none" w:sz="0" w:space="0" w:color="auto"/>
        <w:bottom w:val="none" w:sz="0" w:space="0" w:color="auto"/>
        <w:right w:val="none" w:sz="0" w:space="0" w:color="auto"/>
      </w:divBdr>
    </w:div>
    <w:div w:id="4944990">
      <w:bodyDiv w:val="1"/>
      <w:marLeft w:val="0"/>
      <w:marRight w:val="0"/>
      <w:marTop w:val="0"/>
      <w:marBottom w:val="0"/>
      <w:divBdr>
        <w:top w:val="none" w:sz="0" w:space="0" w:color="auto"/>
        <w:left w:val="none" w:sz="0" w:space="0" w:color="auto"/>
        <w:bottom w:val="none" w:sz="0" w:space="0" w:color="auto"/>
        <w:right w:val="none" w:sz="0" w:space="0" w:color="auto"/>
      </w:divBdr>
    </w:div>
    <w:div w:id="4984102">
      <w:bodyDiv w:val="1"/>
      <w:marLeft w:val="0"/>
      <w:marRight w:val="0"/>
      <w:marTop w:val="0"/>
      <w:marBottom w:val="0"/>
      <w:divBdr>
        <w:top w:val="none" w:sz="0" w:space="0" w:color="auto"/>
        <w:left w:val="none" w:sz="0" w:space="0" w:color="auto"/>
        <w:bottom w:val="none" w:sz="0" w:space="0" w:color="auto"/>
        <w:right w:val="none" w:sz="0" w:space="0" w:color="auto"/>
      </w:divBdr>
    </w:div>
    <w:div w:id="5206526">
      <w:bodyDiv w:val="1"/>
      <w:marLeft w:val="0"/>
      <w:marRight w:val="0"/>
      <w:marTop w:val="0"/>
      <w:marBottom w:val="0"/>
      <w:divBdr>
        <w:top w:val="none" w:sz="0" w:space="0" w:color="auto"/>
        <w:left w:val="none" w:sz="0" w:space="0" w:color="auto"/>
        <w:bottom w:val="none" w:sz="0" w:space="0" w:color="auto"/>
        <w:right w:val="none" w:sz="0" w:space="0" w:color="auto"/>
      </w:divBdr>
    </w:div>
    <w:div w:id="5250153">
      <w:bodyDiv w:val="1"/>
      <w:marLeft w:val="0"/>
      <w:marRight w:val="0"/>
      <w:marTop w:val="0"/>
      <w:marBottom w:val="0"/>
      <w:divBdr>
        <w:top w:val="none" w:sz="0" w:space="0" w:color="auto"/>
        <w:left w:val="none" w:sz="0" w:space="0" w:color="auto"/>
        <w:bottom w:val="none" w:sz="0" w:space="0" w:color="auto"/>
        <w:right w:val="none" w:sz="0" w:space="0" w:color="auto"/>
      </w:divBdr>
    </w:div>
    <w:div w:id="5251120">
      <w:bodyDiv w:val="1"/>
      <w:marLeft w:val="0"/>
      <w:marRight w:val="0"/>
      <w:marTop w:val="0"/>
      <w:marBottom w:val="0"/>
      <w:divBdr>
        <w:top w:val="none" w:sz="0" w:space="0" w:color="auto"/>
        <w:left w:val="none" w:sz="0" w:space="0" w:color="auto"/>
        <w:bottom w:val="none" w:sz="0" w:space="0" w:color="auto"/>
        <w:right w:val="none" w:sz="0" w:space="0" w:color="auto"/>
      </w:divBdr>
    </w:div>
    <w:div w:id="5326275">
      <w:bodyDiv w:val="1"/>
      <w:marLeft w:val="0"/>
      <w:marRight w:val="0"/>
      <w:marTop w:val="0"/>
      <w:marBottom w:val="0"/>
      <w:divBdr>
        <w:top w:val="none" w:sz="0" w:space="0" w:color="auto"/>
        <w:left w:val="none" w:sz="0" w:space="0" w:color="auto"/>
        <w:bottom w:val="none" w:sz="0" w:space="0" w:color="auto"/>
        <w:right w:val="none" w:sz="0" w:space="0" w:color="auto"/>
      </w:divBdr>
    </w:div>
    <w:div w:id="5333275">
      <w:bodyDiv w:val="1"/>
      <w:marLeft w:val="0"/>
      <w:marRight w:val="0"/>
      <w:marTop w:val="0"/>
      <w:marBottom w:val="0"/>
      <w:divBdr>
        <w:top w:val="none" w:sz="0" w:space="0" w:color="auto"/>
        <w:left w:val="none" w:sz="0" w:space="0" w:color="auto"/>
        <w:bottom w:val="none" w:sz="0" w:space="0" w:color="auto"/>
        <w:right w:val="none" w:sz="0" w:space="0" w:color="auto"/>
      </w:divBdr>
    </w:div>
    <w:div w:id="5442437">
      <w:bodyDiv w:val="1"/>
      <w:marLeft w:val="0"/>
      <w:marRight w:val="0"/>
      <w:marTop w:val="0"/>
      <w:marBottom w:val="0"/>
      <w:divBdr>
        <w:top w:val="none" w:sz="0" w:space="0" w:color="auto"/>
        <w:left w:val="none" w:sz="0" w:space="0" w:color="auto"/>
        <w:bottom w:val="none" w:sz="0" w:space="0" w:color="auto"/>
        <w:right w:val="none" w:sz="0" w:space="0" w:color="auto"/>
      </w:divBdr>
    </w:div>
    <w:div w:id="5445880">
      <w:bodyDiv w:val="1"/>
      <w:marLeft w:val="0"/>
      <w:marRight w:val="0"/>
      <w:marTop w:val="0"/>
      <w:marBottom w:val="0"/>
      <w:divBdr>
        <w:top w:val="none" w:sz="0" w:space="0" w:color="auto"/>
        <w:left w:val="none" w:sz="0" w:space="0" w:color="auto"/>
        <w:bottom w:val="none" w:sz="0" w:space="0" w:color="auto"/>
        <w:right w:val="none" w:sz="0" w:space="0" w:color="auto"/>
      </w:divBdr>
    </w:div>
    <w:div w:id="5520665">
      <w:bodyDiv w:val="1"/>
      <w:marLeft w:val="0"/>
      <w:marRight w:val="0"/>
      <w:marTop w:val="0"/>
      <w:marBottom w:val="0"/>
      <w:divBdr>
        <w:top w:val="none" w:sz="0" w:space="0" w:color="auto"/>
        <w:left w:val="none" w:sz="0" w:space="0" w:color="auto"/>
        <w:bottom w:val="none" w:sz="0" w:space="0" w:color="auto"/>
        <w:right w:val="none" w:sz="0" w:space="0" w:color="auto"/>
      </w:divBdr>
      <w:divsChild>
        <w:div w:id="10030202">
          <w:marLeft w:val="480"/>
          <w:marRight w:val="0"/>
          <w:marTop w:val="0"/>
          <w:marBottom w:val="0"/>
          <w:divBdr>
            <w:top w:val="none" w:sz="0" w:space="0" w:color="auto"/>
            <w:left w:val="none" w:sz="0" w:space="0" w:color="auto"/>
            <w:bottom w:val="none" w:sz="0" w:space="0" w:color="auto"/>
            <w:right w:val="none" w:sz="0" w:space="0" w:color="auto"/>
          </w:divBdr>
        </w:div>
        <w:div w:id="28190043">
          <w:marLeft w:val="480"/>
          <w:marRight w:val="0"/>
          <w:marTop w:val="0"/>
          <w:marBottom w:val="0"/>
          <w:divBdr>
            <w:top w:val="none" w:sz="0" w:space="0" w:color="auto"/>
            <w:left w:val="none" w:sz="0" w:space="0" w:color="auto"/>
            <w:bottom w:val="none" w:sz="0" w:space="0" w:color="auto"/>
            <w:right w:val="none" w:sz="0" w:space="0" w:color="auto"/>
          </w:divBdr>
        </w:div>
        <w:div w:id="86388024">
          <w:marLeft w:val="480"/>
          <w:marRight w:val="0"/>
          <w:marTop w:val="0"/>
          <w:marBottom w:val="0"/>
          <w:divBdr>
            <w:top w:val="none" w:sz="0" w:space="0" w:color="auto"/>
            <w:left w:val="none" w:sz="0" w:space="0" w:color="auto"/>
            <w:bottom w:val="none" w:sz="0" w:space="0" w:color="auto"/>
            <w:right w:val="none" w:sz="0" w:space="0" w:color="auto"/>
          </w:divBdr>
        </w:div>
        <w:div w:id="96558104">
          <w:marLeft w:val="480"/>
          <w:marRight w:val="0"/>
          <w:marTop w:val="0"/>
          <w:marBottom w:val="0"/>
          <w:divBdr>
            <w:top w:val="none" w:sz="0" w:space="0" w:color="auto"/>
            <w:left w:val="none" w:sz="0" w:space="0" w:color="auto"/>
            <w:bottom w:val="none" w:sz="0" w:space="0" w:color="auto"/>
            <w:right w:val="none" w:sz="0" w:space="0" w:color="auto"/>
          </w:divBdr>
        </w:div>
        <w:div w:id="99767314">
          <w:marLeft w:val="480"/>
          <w:marRight w:val="0"/>
          <w:marTop w:val="0"/>
          <w:marBottom w:val="0"/>
          <w:divBdr>
            <w:top w:val="none" w:sz="0" w:space="0" w:color="auto"/>
            <w:left w:val="none" w:sz="0" w:space="0" w:color="auto"/>
            <w:bottom w:val="none" w:sz="0" w:space="0" w:color="auto"/>
            <w:right w:val="none" w:sz="0" w:space="0" w:color="auto"/>
          </w:divBdr>
        </w:div>
        <w:div w:id="100607865">
          <w:marLeft w:val="480"/>
          <w:marRight w:val="0"/>
          <w:marTop w:val="0"/>
          <w:marBottom w:val="0"/>
          <w:divBdr>
            <w:top w:val="none" w:sz="0" w:space="0" w:color="auto"/>
            <w:left w:val="none" w:sz="0" w:space="0" w:color="auto"/>
            <w:bottom w:val="none" w:sz="0" w:space="0" w:color="auto"/>
            <w:right w:val="none" w:sz="0" w:space="0" w:color="auto"/>
          </w:divBdr>
        </w:div>
        <w:div w:id="168253350">
          <w:marLeft w:val="480"/>
          <w:marRight w:val="0"/>
          <w:marTop w:val="0"/>
          <w:marBottom w:val="0"/>
          <w:divBdr>
            <w:top w:val="none" w:sz="0" w:space="0" w:color="auto"/>
            <w:left w:val="none" w:sz="0" w:space="0" w:color="auto"/>
            <w:bottom w:val="none" w:sz="0" w:space="0" w:color="auto"/>
            <w:right w:val="none" w:sz="0" w:space="0" w:color="auto"/>
          </w:divBdr>
        </w:div>
        <w:div w:id="235633909">
          <w:marLeft w:val="480"/>
          <w:marRight w:val="0"/>
          <w:marTop w:val="0"/>
          <w:marBottom w:val="0"/>
          <w:divBdr>
            <w:top w:val="none" w:sz="0" w:space="0" w:color="auto"/>
            <w:left w:val="none" w:sz="0" w:space="0" w:color="auto"/>
            <w:bottom w:val="none" w:sz="0" w:space="0" w:color="auto"/>
            <w:right w:val="none" w:sz="0" w:space="0" w:color="auto"/>
          </w:divBdr>
        </w:div>
        <w:div w:id="268243629">
          <w:marLeft w:val="480"/>
          <w:marRight w:val="0"/>
          <w:marTop w:val="0"/>
          <w:marBottom w:val="0"/>
          <w:divBdr>
            <w:top w:val="none" w:sz="0" w:space="0" w:color="auto"/>
            <w:left w:val="none" w:sz="0" w:space="0" w:color="auto"/>
            <w:bottom w:val="none" w:sz="0" w:space="0" w:color="auto"/>
            <w:right w:val="none" w:sz="0" w:space="0" w:color="auto"/>
          </w:divBdr>
        </w:div>
        <w:div w:id="281108227">
          <w:marLeft w:val="480"/>
          <w:marRight w:val="0"/>
          <w:marTop w:val="0"/>
          <w:marBottom w:val="0"/>
          <w:divBdr>
            <w:top w:val="none" w:sz="0" w:space="0" w:color="auto"/>
            <w:left w:val="none" w:sz="0" w:space="0" w:color="auto"/>
            <w:bottom w:val="none" w:sz="0" w:space="0" w:color="auto"/>
            <w:right w:val="none" w:sz="0" w:space="0" w:color="auto"/>
          </w:divBdr>
        </w:div>
        <w:div w:id="299380140">
          <w:marLeft w:val="480"/>
          <w:marRight w:val="0"/>
          <w:marTop w:val="0"/>
          <w:marBottom w:val="0"/>
          <w:divBdr>
            <w:top w:val="none" w:sz="0" w:space="0" w:color="auto"/>
            <w:left w:val="none" w:sz="0" w:space="0" w:color="auto"/>
            <w:bottom w:val="none" w:sz="0" w:space="0" w:color="auto"/>
            <w:right w:val="none" w:sz="0" w:space="0" w:color="auto"/>
          </w:divBdr>
        </w:div>
        <w:div w:id="319847248">
          <w:marLeft w:val="480"/>
          <w:marRight w:val="0"/>
          <w:marTop w:val="0"/>
          <w:marBottom w:val="0"/>
          <w:divBdr>
            <w:top w:val="none" w:sz="0" w:space="0" w:color="auto"/>
            <w:left w:val="none" w:sz="0" w:space="0" w:color="auto"/>
            <w:bottom w:val="none" w:sz="0" w:space="0" w:color="auto"/>
            <w:right w:val="none" w:sz="0" w:space="0" w:color="auto"/>
          </w:divBdr>
        </w:div>
        <w:div w:id="448280292">
          <w:marLeft w:val="480"/>
          <w:marRight w:val="0"/>
          <w:marTop w:val="0"/>
          <w:marBottom w:val="0"/>
          <w:divBdr>
            <w:top w:val="none" w:sz="0" w:space="0" w:color="auto"/>
            <w:left w:val="none" w:sz="0" w:space="0" w:color="auto"/>
            <w:bottom w:val="none" w:sz="0" w:space="0" w:color="auto"/>
            <w:right w:val="none" w:sz="0" w:space="0" w:color="auto"/>
          </w:divBdr>
        </w:div>
        <w:div w:id="520781360">
          <w:marLeft w:val="480"/>
          <w:marRight w:val="0"/>
          <w:marTop w:val="0"/>
          <w:marBottom w:val="0"/>
          <w:divBdr>
            <w:top w:val="none" w:sz="0" w:space="0" w:color="auto"/>
            <w:left w:val="none" w:sz="0" w:space="0" w:color="auto"/>
            <w:bottom w:val="none" w:sz="0" w:space="0" w:color="auto"/>
            <w:right w:val="none" w:sz="0" w:space="0" w:color="auto"/>
          </w:divBdr>
        </w:div>
        <w:div w:id="608777212">
          <w:marLeft w:val="480"/>
          <w:marRight w:val="0"/>
          <w:marTop w:val="0"/>
          <w:marBottom w:val="0"/>
          <w:divBdr>
            <w:top w:val="none" w:sz="0" w:space="0" w:color="auto"/>
            <w:left w:val="none" w:sz="0" w:space="0" w:color="auto"/>
            <w:bottom w:val="none" w:sz="0" w:space="0" w:color="auto"/>
            <w:right w:val="none" w:sz="0" w:space="0" w:color="auto"/>
          </w:divBdr>
        </w:div>
        <w:div w:id="785350245">
          <w:marLeft w:val="480"/>
          <w:marRight w:val="0"/>
          <w:marTop w:val="0"/>
          <w:marBottom w:val="0"/>
          <w:divBdr>
            <w:top w:val="none" w:sz="0" w:space="0" w:color="auto"/>
            <w:left w:val="none" w:sz="0" w:space="0" w:color="auto"/>
            <w:bottom w:val="none" w:sz="0" w:space="0" w:color="auto"/>
            <w:right w:val="none" w:sz="0" w:space="0" w:color="auto"/>
          </w:divBdr>
        </w:div>
        <w:div w:id="835850000">
          <w:marLeft w:val="480"/>
          <w:marRight w:val="0"/>
          <w:marTop w:val="0"/>
          <w:marBottom w:val="0"/>
          <w:divBdr>
            <w:top w:val="none" w:sz="0" w:space="0" w:color="auto"/>
            <w:left w:val="none" w:sz="0" w:space="0" w:color="auto"/>
            <w:bottom w:val="none" w:sz="0" w:space="0" w:color="auto"/>
            <w:right w:val="none" w:sz="0" w:space="0" w:color="auto"/>
          </w:divBdr>
        </w:div>
        <w:div w:id="854152909">
          <w:marLeft w:val="480"/>
          <w:marRight w:val="0"/>
          <w:marTop w:val="0"/>
          <w:marBottom w:val="0"/>
          <w:divBdr>
            <w:top w:val="none" w:sz="0" w:space="0" w:color="auto"/>
            <w:left w:val="none" w:sz="0" w:space="0" w:color="auto"/>
            <w:bottom w:val="none" w:sz="0" w:space="0" w:color="auto"/>
            <w:right w:val="none" w:sz="0" w:space="0" w:color="auto"/>
          </w:divBdr>
        </w:div>
        <w:div w:id="883516257">
          <w:marLeft w:val="480"/>
          <w:marRight w:val="0"/>
          <w:marTop w:val="0"/>
          <w:marBottom w:val="0"/>
          <w:divBdr>
            <w:top w:val="none" w:sz="0" w:space="0" w:color="auto"/>
            <w:left w:val="none" w:sz="0" w:space="0" w:color="auto"/>
            <w:bottom w:val="none" w:sz="0" w:space="0" w:color="auto"/>
            <w:right w:val="none" w:sz="0" w:space="0" w:color="auto"/>
          </w:divBdr>
        </w:div>
        <w:div w:id="893273959">
          <w:marLeft w:val="480"/>
          <w:marRight w:val="0"/>
          <w:marTop w:val="0"/>
          <w:marBottom w:val="0"/>
          <w:divBdr>
            <w:top w:val="none" w:sz="0" w:space="0" w:color="auto"/>
            <w:left w:val="none" w:sz="0" w:space="0" w:color="auto"/>
            <w:bottom w:val="none" w:sz="0" w:space="0" w:color="auto"/>
            <w:right w:val="none" w:sz="0" w:space="0" w:color="auto"/>
          </w:divBdr>
        </w:div>
        <w:div w:id="907109613">
          <w:marLeft w:val="480"/>
          <w:marRight w:val="0"/>
          <w:marTop w:val="0"/>
          <w:marBottom w:val="0"/>
          <w:divBdr>
            <w:top w:val="none" w:sz="0" w:space="0" w:color="auto"/>
            <w:left w:val="none" w:sz="0" w:space="0" w:color="auto"/>
            <w:bottom w:val="none" w:sz="0" w:space="0" w:color="auto"/>
            <w:right w:val="none" w:sz="0" w:space="0" w:color="auto"/>
          </w:divBdr>
        </w:div>
        <w:div w:id="907419393">
          <w:marLeft w:val="480"/>
          <w:marRight w:val="0"/>
          <w:marTop w:val="0"/>
          <w:marBottom w:val="0"/>
          <w:divBdr>
            <w:top w:val="none" w:sz="0" w:space="0" w:color="auto"/>
            <w:left w:val="none" w:sz="0" w:space="0" w:color="auto"/>
            <w:bottom w:val="none" w:sz="0" w:space="0" w:color="auto"/>
            <w:right w:val="none" w:sz="0" w:space="0" w:color="auto"/>
          </w:divBdr>
        </w:div>
      </w:divsChild>
    </w:div>
    <w:div w:id="5636978">
      <w:bodyDiv w:val="1"/>
      <w:marLeft w:val="0"/>
      <w:marRight w:val="0"/>
      <w:marTop w:val="0"/>
      <w:marBottom w:val="0"/>
      <w:divBdr>
        <w:top w:val="none" w:sz="0" w:space="0" w:color="auto"/>
        <w:left w:val="none" w:sz="0" w:space="0" w:color="auto"/>
        <w:bottom w:val="none" w:sz="0" w:space="0" w:color="auto"/>
        <w:right w:val="none" w:sz="0" w:space="0" w:color="auto"/>
      </w:divBdr>
    </w:div>
    <w:div w:id="5637409">
      <w:bodyDiv w:val="1"/>
      <w:marLeft w:val="0"/>
      <w:marRight w:val="0"/>
      <w:marTop w:val="0"/>
      <w:marBottom w:val="0"/>
      <w:divBdr>
        <w:top w:val="none" w:sz="0" w:space="0" w:color="auto"/>
        <w:left w:val="none" w:sz="0" w:space="0" w:color="auto"/>
        <w:bottom w:val="none" w:sz="0" w:space="0" w:color="auto"/>
        <w:right w:val="none" w:sz="0" w:space="0" w:color="auto"/>
      </w:divBdr>
    </w:div>
    <w:div w:id="5640264">
      <w:bodyDiv w:val="1"/>
      <w:marLeft w:val="0"/>
      <w:marRight w:val="0"/>
      <w:marTop w:val="0"/>
      <w:marBottom w:val="0"/>
      <w:divBdr>
        <w:top w:val="none" w:sz="0" w:space="0" w:color="auto"/>
        <w:left w:val="none" w:sz="0" w:space="0" w:color="auto"/>
        <w:bottom w:val="none" w:sz="0" w:space="0" w:color="auto"/>
        <w:right w:val="none" w:sz="0" w:space="0" w:color="auto"/>
      </w:divBdr>
    </w:div>
    <w:div w:id="5907731">
      <w:bodyDiv w:val="1"/>
      <w:marLeft w:val="0"/>
      <w:marRight w:val="0"/>
      <w:marTop w:val="0"/>
      <w:marBottom w:val="0"/>
      <w:divBdr>
        <w:top w:val="none" w:sz="0" w:space="0" w:color="auto"/>
        <w:left w:val="none" w:sz="0" w:space="0" w:color="auto"/>
        <w:bottom w:val="none" w:sz="0" w:space="0" w:color="auto"/>
        <w:right w:val="none" w:sz="0" w:space="0" w:color="auto"/>
      </w:divBdr>
    </w:div>
    <w:div w:id="5981767">
      <w:bodyDiv w:val="1"/>
      <w:marLeft w:val="0"/>
      <w:marRight w:val="0"/>
      <w:marTop w:val="0"/>
      <w:marBottom w:val="0"/>
      <w:divBdr>
        <w:top w:val="none" w:sz="0" w:space="0" w:color="auto"/>
        <w:left w:val="none" w:sz="0" w:space="0" w:color="auto"/>
        <w:bottom w:val="none" w:sz="0" w:space="0" w:color="auto"/>
        <w:right w:val="none" w:sz="0" w:space="0" w:color="auto"/>
      </w:divBdr>
    </w:div>
    <w:div w:id="6056109">
      <w:bodyDiv w:val="1"/>
      <w:marLeft w:val="0"/>
      <w:marRight w:val="0"/>
      <w:marTop w:val="0"/>
      <w:marBottom w:val="0"/>
      <w:divBdr>
        <w:top w:val="none" w:sz="0" w:space="0" w:color="auto"/>
        <w:left w:val="none" w:sz="0" w:space="0" w:color="auto"/>
        <w:bottom w:val="none" w:sz="0" w:space="0" w:color="auto"/>
        <w:right w:val="none" w:sz="0" w:space="0" w:color="auto"/>
      </w:divBdr>
    </w:div>
    <w:div w:id="6059171">
      <w:bodyDiv w:val="1"/>
      <w:marLeft w:val="0"/>
      <w:marRight w:val="0"/>
      <w:marTop w:val="0"/>
      <w:marBottom w:val="0"/>
      <w:divBdr>
        <w:top w:val="none" w:sz="0" w:space="0" w:color="auto"/>
        <w:left w:val="none" w:sz="0" w:space="0" w:color="auto"/>
        <w:bottom w:val="none" w:sz="0" w:space="0" w:color="auto"/>
        <w:right w:val="none" w:sz="0" w:space="0" w:color="auto"/>
      </w:divBdr>
    </w:div>
    <w:div w:id="6294453">
      <w:bodyDiv w:val="1"/>
      <w:marLeft w:val="0"/>
      <w:marRight w:val="0"/>
      <w:marTop w:val="0"/>
      <w:marBottom w:val="0"/>
      <w:divBdr>
        <w:top w:val="none" w:sz="0" w:space="0" w:color="auto"/>
        <w:left w:val="none" w:sz="0" w:space="0" w:color="auto"/>
        <w:bottom w:val="none" w:sz="0" w:space="0" w:color="auto"/>
        <w:right w:val="none" w:sz="0" w:space="0" w:color="auto"/>
      </w:divBdr>
    </w:div>
    <w:div w:id="6299941">
      <w:bodyDiv w:val="1"/>
      <w:marLeft w:val="0"/>
      <w:marRight w:val="0"/>
      <w:marTop w:val="0"/>
      <w:marBottom w:val="0"/>
      <w:divBdr>
        <w:top w:val="none" w:sz="0" w:space="0" w:color="auto"/>
        <w:left w:val="none" w:sz="0" w:space="0" w:color="auto"/>
        <w:bottom w:val="none" w:sz="0" w:space="0" w:color="auto"/>
        <w:right w:val="none" w:sz="0" w:space="0" w:color="auto"/>
      </w:divBdr>
    </w:div>
    <w:div w:id="6300240">
      <w:bodyDiv w:val="1"/>
      <w:marLeft w:val="0"/>
      <w:marRight w:val="0"/>
      <w:marTop w:val="0"/>
      <w:marBottom w:val="0"/>
      <w:divBdr>
        <w:top w:val="none" w:sz="0" w:space="0" w:color="auto"/>
        <w:left w:val="none" w:sz="0" w:space="0" w:color="auto"/>
        <w:bottom w:val="none" w:sz="0" w:space="0" w:color="auto"/>
        <w:right w:val="none" w:sz="0" w:space="0" w:color="auto"/>
      </w:divBdr>
    </w:div>
    <w:div w:id="6374251">
      <w:bodyDiv w:val="1"/>
      <w:marLeft w:val="0"/>
      <w:marRight w:val="0"/>
      <w:marTop w:val="0"/>
      <w:marBottom w:val="0"/>
      <w:divBdr>
        <w:top w:val="none" w:sz="0" w:space="0" w:color="auto"/>
        <w:left w:val="none" w:sz="0" w:space="0" w:color="auto"/>
        <w:bottom w:val="none" w:sz="0" w:space="0" w:color="auto"/>
        <w:right w:val="none" w:sz="0" w:space="0" w:color="auto"/>
      </w:divBdr>
    </w:div>
    <w:div w:id="6488929">
      <w:bodyDiv w:val="1"/>
      <w:marLeft w:val="0"/>
      <w:marRight w:val="0"/>
      <w:marTop w:val="0"/>
      <w:marBottom w:val="0"/>
      <w:divBdr>
        <w:top w:val="none" w:sz="0" w:space="0" w:color="auto"/>
        <w:left w:val="none" w:sz="0" w:space="0" w:color="auto"/>
        <w:bottom w:val="none" w:sz="0" w:space="0" w:color="auto"/>
        <w:right w:val="none" w:sz="0" w:space="0" w:color="auto"/>
      </w:divBdr>
      <w:divsChild>
        <w:div w:id="47146739">
          <w:marLeft w:val="480"/>
          <w:marRight w:val="0"/>
          <w:marTop w:val="0"/>
          <w:marBottom w:val="0"/>
          <w:divBdr>
            <w:top w:val="none" w:sz="0" w:space="0" w:color="auto"/>
            <w:left w:val="none" w:sz="0" w:space="0" w:color="auto"/>
            <w:bottom w:val="none" w:sz="0" w:space="0" w:color="auto"/>
            <w:right w:val="none" w:sz="0" w:space="0" w:color="auto"/>
          </w:divBdr>
        </w:div>
        <w:div w:id="77483270">
          <w:marLeft w:val="480"/>
          <w:marRight w:val="0"/>
          <w:marTop w:val="0"/>
          <w:marBottom w:val="0"/>
          <w:divBdr>
            <w:top w:val="none" w:sz="0" w:space="0" w:color="auto"/>
            <w:left w:val="none" w:sz="0" w:space="0" w:color="auto"/>
            <w:bottom w:val="none" w:sz="0" w:space="0" w:color="auto"/>
            <w:right w:val="none" w:sz="0" w:space="0" w:color="auto"/>
          </w:divBdr>
        </w:div>
        <w:div w:id="111942966">
          <w:marLeft w:val="480"/>
          <w:marRight w:val="0"/>
          <w:marTop w:val="0"/>
          <w:marBottom w:val="0"/>
          <w:divBdr>
            <w:top w:val="none" w:sz="0" w:space="0" w:color="auto"/>
            <w:left w:val="none" w:sz="0" w:space="0" w:color="auto"/>
            <w:bottom w:val="none" w:sz="0" w:space="0" w:color="auto"/>
            <w:right w:val="none" w:sz="0" w:space="0" w:color="auto"/>
          </w:divBdr>
        </w:div>
        <w:div w:id="116875051">
          <w:marLeft w:val="480"/>
          <w:marRight w:val="0"/>
          <w:marTop w:val="0"/>
          <w:marBottom w:val="0"/>
          <w:divBdr>
            <w:top w:val="none" w:sz="0" w:space="0" w:color="auto"/>
            <w:left w:val="none" w:sz="0" w:space="0" w:color="auto"/>
            <w:bottom w:val="none" w:sz="0" w:space="0" w:color="auto"/>
            <w:right w:val="none" w:sz="0" w:space="0" w:color="auto"/>
          </w:divBdr>
        </w:div>
        <w:div w:id="128742524">
          <w:marLeft w:val="480"/>
          <w:marRight w:val="0"/>
          <w:marTop w:val="0"/>
          <w:marBottom w:val="0"/>
          <w:divBdr>
            <w:top w:val="none" w:sz="0" w:space="0" w:color="auto"/>
            <w:left w:val="none" w:sz="0" w:space="0" w:color="auto"/>
            <w:bottom w:val="none" w:sz="0" w:space="0" w:color="auto"/>
            <w:right w:val="none" w:sz="0" w:space="0" w:color="auto"/>
          </w:divBdr>
        </w:div>
        <w:div w:id="137038255">
          <w:marLeft w:val="480"/>
          <w:marRight w:val="0"/>
          <w:marTop w:val="0"/>
          <w:marBottom w:val="0"/>
          <w:divBdr>
            <w:top w:val="none" w:sz="0" w:space="0" w:color="auto"/>
            <w:left w:val="none" w:sz="0" w:space="0" w:color="auto"/>
            <w:bottom w:val="none" w:sz="0" w:space="0" w:color="auto"/>
            <w:right w:val="none" w:sz="0" w:space="0" w:color="auto"/>
          </w:divBdr>
        </w:div>
        <w:div w:id="189536659">
          <w:marLeft w:val="480"/>
          <w:marRight w:val="0"/>
          <w:marTop w:val="0"/>
          <w:marBottom w:val="0"/>
          <w:divBdr>
            <w:top w:val="none" w:sz="0" w:space="0" w:color="auto"/>
            <w:left w:val="none" w:sz="0" w:space="0" w:color="auto"/>
            <w:bottom w:val="none" w:sz="0" w:space="0" w:color="auto"/>
            <w:right w:val="none" w:sz="0" w:space="0" w:color="auto"/>
          </w:divBdr>
        </w:div>
        <w:div w:id="202405830">
          <w:marLeft w:val="480"/>
          <w:marRight w:val="0"/>
          <w:marTop w:val="0"/>
          <w:marBottom w:val="0"/>
          <w:divBdr>
            <w:top w:val="none" w:sz="0" w:space="0" w:color="auto"/>
            <w:left w:val="none" w:sz="0" w:space="0" w:color="auto"/>
            <w:bottom w:val="none" w:sz="0" w:space="0" w:color="auto"/>
            <w:right w:val="none" w:sz="0" w:space="0" w:color="auto"/>
          </w:divBdr>
        </w:div>
        <w:div w:id="354382766">
          <w:marLeft w:val="480"/>
          <w:marRight w:val="0"/>
          <w:marTop w:val="0"/>
          <w:marBottom w:val="0"/>
          <w:divBdr>
            <w:top w:val="none" w:sz="0" w:space="0" w:color="auto"/>
            <w:left w:val="none" w:sz="0" w:space="0" w:color="auto"/>
            <w:bottom w:val="none" w:sz="0" w:space="0" w:color="auto"/>
            <w:right w:val="none" w:sz="0" w:space="0" w:color="auto"/>
          </w:divBdr>
        </w:div>
        <w:div w:id="383873814">
          <w:marLeft w:val="480"/>
          <w:marRight w:val="0"/>
          <w:marTop w:val="0"/>
          <w:marBottom w:val="0"/>
          <w:divBdr>
            <w:top w:val="none" w:sz="0" w:space="0" w:color="auto"/>
            <w:left w:val="none" w:sz="0" w:space="0" w:color="auto"/>
            <w:bottom w:val="none" w:sz="0" w:space="0" w:color="auto"/>
            <w:right w:val="none" w:sz="0" w:space="0" w:color="auto"/>
          </w:divBdr>
        </w:div>
        <w:div w:id="468212320">
          <w:marLeft w:val="480"/>
          <w:marRight w:val="0"/>
          <w:marTop w:val="0"/>
          <w:marBottom w:val="0"/>
          <w:divBdr>
            <w:top w:val="none" w:sz="0" w:space="0" w:color="auto"/>
            <w:left w:val="none" w:sz="0" w:space="0" w:color="auto"/>
            <w:bottom w:val="none" w:sz="0" w:space="0" w:color="auto"/>
            <w:right w:val="none" w:sz="0" w:space="0" w:color="auto"/>
          </w:divBdr>
        </w:div>
        <w:div w:id="471557005">
          <w:marLeft w:val="480"/>
          <w:marRight w:val="0"/>
          <w:marTop w:val="0"/>
          <w:marBottom w:val="0"/>
          <w:divBdr>
            <w:top w:val="none" w:sz="0" w:space="0" w:color="auto"/>
            <w:left w:val="none" w:sz="0" w:space="0" w:color="auto"/>
            <w:bottom w:val="none" w:sz="0" w:space="0" w:color="auto"/>
            <w:right w:val="none" w:sz="0" w:space="0" w:color="auto"/>
          </w:divBdr>
        </w:div>
        <w:div w:id="475533932">
          <w:marLeft w:val="480"/>
          <w:marRight w:val="0"/>
          <w:marTop w:val="0"/>
          <w:marBottom w:val="0"/>
          <w:divBdr>
            <w:top w:val="none" w:sz="0" w:space="0" w:color="auto"/>
            <w:left w:val="none" w:sz="0" w:space="0" w:color="auto"/>
            <w:bottom w:val="none" w:sz="0" w:space="0" w:color="auto"/>
            <w:right w:val="none" w:sz="0" w:space="0" w:color="auto"/>
          </w:divBdr>
        </w:div>
        <w:div w:id="517499848">
          <w:marLeft w:val="480"/>
          <w:marRight w:val="0"/>
          <w:marTop w:val="0"/>
          <w:marBottom w:val="0"/>
          <w:divBdr>
            <w:top w:val="none" w:sz="0" w:space="0" w:color="auto"/>
            <w:left w:val="none" w:sz="0" w:space="0" w:color="auto"/>
            <w:bottom w:val="none" w:sz="0" w:space="0" w:color="auto"/>
            <w:right w:val="none" w:sz="0" w:space="0" w:color="auto"/>
          </w:divBdr>
        </w:div>
        <w:div w:id="528952165">
          <w:marLeft w:val="480"/>
          <w:marRight w:val="0"/>
          <w:marTop w:val="0"/>
          <w:marBottom w:val="0"/>
          <w:divBdr>
            <w:top w:val="none" w:sz="0" w:space="0" w:color="auto"/>
            <w:left w:val="none" w:sz="0" w:space="0" w:color="auto"/>
            <w:bottom w:val="none" w:sz="0" w:space="0" w:color="auto"/>
            <w:right w:val="none" w:sz="0" w:space="0" w:color="auto"/>
          </w:divBdr>
        </w:div>
        <w:div w:id="596720217">
          <w:marLeft w:val="480"/>
          <w:marRight w:val="0"/>
          <w:marTop w:val="0"/>
          <w:marBottom w:val="0"/>
          <w:divBdr>
            <w:top w:val="none" w:sz="0" w:space="0" w:color="auto"/>
            <w:left w:val="none" w:sz="0" w:space="0" w:color="auto"/>
            <w:bottom w:val="none" w:sz="0" w:space="0" w:color="auto"/>
            <w:right w:val="none" w:sz="0" w:space="0" w:color="auto"/>
          </w:divBdr>
        </w:div>
        <w:div w:id="661351334">
          <w:marLeft w:val="480"/>
          <w:marRight w:val="0"/>
          <w:marTop w:val="0"/>
          <w:marBottom w:val="0"/>
          <w:divBdr>
            <w:top w:val="none" w:sz="0" w:space="0" w:color="auto"/>
            <w:left w:val="none" w:sz="0" w:space="0" w:color="auto"/>
            <w:bottom w:val="none" w:sz="0" w:space="0" w:color="auto"/>
            <w:right w:val="none" w:sz="0" w:space="0" w:color="auto"/>
          </w:divBdr>
        </w:div>
        <w:div w:id="679814855">
          <w:marLeft w:val="480"/>
          <w:marRight w:val="0"/>
          <w:marTop w:val="0"/>
          <w:marBottom w:val="0"/>
          <w:divBdr>
            <w:top w:val="none" w:sz="0" w:space="0" w:color="auto"/>
            <w:left w:val="none" w:sz="0" w:space="0" w:color="auto"/>
            <w:bottom w:val="none" w:sz="0" w:space="0" w:color="auto"/>
            <w:right w:val="none" w:sz="0" w:space="0" w:color="auto"/>
          </w:divBdr>
        </w:div>
        <w:div w:id="744887225">
          <w:marLeft w:val="480"/>
          <w:marRight w:val="0"/>
          <w:marTop w:val="0"/>
          <w:marBottom w:val="0"/>
          <w:divBdr>
            <w:top w:val="none" w:sz="0" w:space="0" w:color="auto"/>
            <w:left w:val="none" w:sz="0" w:space="0" w:color="auto"/>
            <w:bottom w:val="none" w:sz="0" w:space="0" w:color="auto"/>
            <w:right w:val="none" w:sz="0" w:space="0" w:color="auto"/>
          </w:divBdr>
        </w:div>
        <w:div w:id="766847467">
          <w:marLeft w:val="480"/>
          <w:marRight w:val="0"/>
          <w:marTop w:val="0"/>
          <w:marBottom w:val="0"/>
          <w:divBdr>
            <w:top w:val="none" w:sz="0" w:space="0" w:color="auto"/>
            <w:left w:val="none" w:sz="0" w:space="0" w:color="auto"/>
            <w:bottom w:val="none" w:sz="0" w:space="0" w:color="auto"/>
            <w:right w:val="none" w:sz="0" w:space="0" w:color="auto"/>
          </w:divBdr>
        </w:div>
        <w:div w:id="778330220">
          <w:marLeft w:val="480"/>
          <w:marRight w:val="0"/>
          <w:marTop w:val="0"/>
          <w:marBottom w:val="0"/>
          <w:divBdr>
            <w:top w:val="none" w:sz="0" w:space="0" w:color="auto"/>
            <w:left w:val="none" w:sz="0" w:space="0" w:color="auto"/>
            <w:bottom w:val="none" w:sz="0" w:space="0" w:color="auto"/>
            <w:right w:val="none" w:sz="0" w:space="0" w:color="auto"/>
          </w:divBdr>
        </w:div>
        <w:div w:id="887377298">
          <w:marLeft w:val="480"/>
          <w:marRight w:val="0"/>
          <w:marTop w:val="0"/>
          <w:marBottom w:val="0"/>
          <w:divBdr>
            <w:top w:val="none" w:sz="0" w:space="0" w:color="auto"/>
            <w:left w:val="none" w:sz="0" w:space="0" w:color="auto"/>
            <w:bottom w:val="none" w:sz="0" w:space="0" w:color="auto"/>
            <w:right w:val="none" w:sz="0" w:space="0" w:color="auto"/>
          </w:divBdr>
        </w:div>
        <w:div w:id="896235153">
          <w:marLeft w:val="480"/>
          <w:marRight w:val="0"/>
          <w:marTop w:val="0"/>
          <w:marBottom w:val="0"/>
          <w:divBdr>
            <w:top w:val="none" w:sz="0" w:space="0" w:color="auto"/>
            <w:left w:val="none" w:sz="0" w:space="0" w:color="auto"/>
            <w:bottom w:val="none" w:sz="0" w:space="0" w:color="auto"/>
            <w:right w:val="none" w:sz="0" w:space="0" w:color="auto"/>
          </w:divBdr>
        </w:div>
        <w:div w:id="898323152">
          <w:marLeft w:val="480"/>
          <w:marRight w:val="0"/>
          <w:marTop w:val="0"/>
          <w:marBottom w:val="0"/>
          <w:divBdr>
            <w:top w:val="none" w:sz="0" w:space="0" w:color="auto"/>
            <w:left w:val="none" w:sz="0" w:space="0" w:color="auto"/>
            <w:bottom w:val="none" w:sz="0" w:space="0" w:color="auto"/>
            <w:right w:val="none" w:sz="0" w:space="0" w:color="auto"/>
          </w:divBdr>
        </w:div>
      </w:divsChild>
    </w:div>
    <w:div w:id="6685634">
      <w:bodyDiv w:val="1"/>
      <w:marLeft w:val="0"/>
      <w:marRight w:val="0"/>
      <w:marTop w:val="0"/>
      <w:marBottom w:val="0"/>
      <w:divBdr>
        <w:top w:val="none" w:sz="0" w:space="0" w:color="auto"/>
        <w:left w:val="none" w:sz="0" w:space="0" w:color="auto"/>
        <w:bottom w:val="none" w:sz="0" w:space="0" w:color="auto"/>
        <w:right w:val="none" w:sz="0" w:space="0" w:color="auto"/>
      </w:divBdr>
    </w:div>
    <w:div w:id="6713395">
      <w:bodyDiv w:val="1"/>
      <w:marLeft w:val="0"/>
      <w:marRight w:val="0"/>
      <w:marTop w:val="0"/>
      <w:marBottom w:val="0"/>
      <w:divBdr>
        <w:top w:val="none" w:sz="0" w:space="0" w:color="auto"/>
        <w:left w:val="none" w:sz="0" w:space="0" w:color="auto"/>
        <w:bottom w:val="none" w:sz="0" w:space="0" w:color="auto"/>
        <w:right w:val="none" w:sz="0" w:space="0" w:color="auto"/>
      </w:divBdr>
    </w:div>
    <w:div w:id="6754966">
      <w:bodyDiv w:val="1"/>
      <w:marLeft w:val="0"/>
      <w:marRight w:val="0"/>
      <w:marTop w:val="0"/>
      <w:marBottom w:val="0"/>
      <w:divBdr>
        <w:top w:val="none" w:sz="0" w:space="0" w:color="auto"/>
        <w:left w:val="none" w:sz="0" w:space="0" w:color="auto"/>
        <w:bottom w:val="none" w:sz="0" w:space="0" w:color="auto"/>
        <w:right w:val="none" w:sz="0" w:space="0" w:color="auto"/>
      </w:divBdr>
    </w:div>
    <w:div w:id="7031348">
      <w:bodyDiv w:val="1"/>
      <w:marLeft w:val="0"/>
      <w:marRight w:val="0"/>
      <w:marTop w:val="0"/>
      <w:marBottom w:val="0"/>
      <w:divBdr>
        <w:top w:val="none" w:sz="0" w:space="0" w:color="auto"/>
        <w:left w:val="none" w:sz="0" w:space="0" w:color="auto"/>
        <w:bottom w:val="none" w:sz="0" w:space="0" w:color="auto"/>
        <w:right w:val="none" w:sz="0" w:space="0" w:color="auto"/>
      </w:divBdr>
    </w:div>
    <w:div w:id="7146838">
      <w:bodyDiv w:val="1"/>
      <w:marLeft w:val="0"/>
      <w:marRight w:val="0"/>
      <w:marTop w:val="0"/>
      <w:marBottom w:val="0"/>
      <w:divBdr>
        <w:top w:val="none" w:sz="0" w:space="0" w:color="auto"/>
        <w:left w:val="none" w:sz="0" w:space="0" w:color="auto"/>
        <w:bottom w:val="none" w:sz="0" w:space="0" w:color="auto"/>
        <w:right w:val="none" w:sz="0" w:space="0" w:color="auto"/>
      </w:divBdr>
    </w:div>
    <w:div w:id="7298672">
      <w:bodyDiv w:val="1"/>
      <w:marLeft w:val="0"/>
      <w:marRight w:val="0"/>
      <w:marTop w:val="0"/>
      <w:marBottom w:val="0"/>
      <w:divBdr>
        <w:top w:val="none" w:sz="0" w:space="0" w:color="auto"/>
        <w:left w:val="none" w:sz="0" w:space="0" w:color="auto"/>
        <w:bottom w:val="none" w:sz="0" w:space="0" w:color="auto"/>
        <w:right w:val="none" w:sz="0" w:space="0" w:color="auto"/>
      </w:divBdr>
    </w:div>
    <w:div w:id="7340787">
      <w:bodyDiv w:val="1"/>
      <w:marLeft w:val="0"/>
      <w:marRight w:val="0"/>
      <w:marTop w:val="0"/>
      <w:marBottom w:val="0"/>
      <w:divBdr>
        <w:top w:val="none" w:sz="0" w:space="0" w:color="auto"/>
        <w:left w:val="none" w:sz="0" w:space="0" w:color="auto"/>
        <w:bottom w:val="none" w:sz="0" w:space="0" w:color="auto"/>
        <w:right w:val="none" w:sz="0" w:space="0" w:color="auto"/>
      </w:divBdr>
    </w:div>
    <w:div w:id="7605731">
      <w:bodyDiv w:val="1"/>
      <w:marLeft w:val="0"/>
      <w:marRight w:val="0"/>
      <w:marTop w:val="0"/>
      <w:marBottom w:val="0"/>
      <w:divBdr>
        <w:top w:val="none" w:sz="0" w:space="0" w:color="auto"/>
        <w:left w:val="none" w:sz="0" w:space="0" w:color="auto"/>
        <w:bottom w:val="none" w:sz="0" w:space="0" w:color="auto"/>
        <w:right w:val="none" w:sz="0" w:space="0" w:color="auto"/>
      </w:divBdr>
    </w:div>
    <w:div w:id="7611122">
      <w:bodyDiv w:val="1"/>
      <w:marLeft w:val="0"/>
      <w:marRight w:val="0"/>
      <w:marTop w:val="0"/>
      <w:marBottom w:val="0"/>
      <w:divBdr>
        <w:top w:val="none" w:sz="0" w:space="0" w:color="auto"/>
        <w:left w:val="none" w:sz="0" w:space="0" w:color="auto"/>
        <w:bottom w:val="none" w:sz="0" w:space="0" w:color="auto"/>
        <w:right w:val="none" w:sz="0" w:space="0" w:color="auto"/>
      </w:divBdr>
      <w:divsChild>
        <w:div w:id="40255395">
          <w:marLeft w:val="480"/>
          <w:marRight w:val="0"/>
          <w:marTop w:val="0"/>
          <w:marBottom w:val="0"/>
          <w:divBdr>
            <w:top w:val="none" w:sz="0" w:space="0" w:color="auto"/>
            <w:left w:val="none" w:sz="0" w:space="0" w:color="auto"/>
            <w:bottom w:val="none" w:sz="0" w:space="0" w:color="auto"/>
            <w:right w:val="none" w:sz="0" w:space="0" w:color="auto"/>
          </w:divBdr>
        </w:div>
        <w:div w:id="60443758">
          <w:marLeft w:val="480"/>
          <w:marRight w:val="0"/>
          <w:marTop w:val="0"/>
          <w:marBottom w:val="0"/>
          <w:divBdr>
            <w:top w:val="none" w:sz="0" w:space="0" w:color="auto"/>
            <w:left w:val="none" w:sz="0" w:space="0" w:color="auto"/>
            <w:bottom w:val="none" w:sz="0" w:space="0" w:color="auto"/>
            <w:right w:val="none" w:sz="0" w:space="0" w:color="auto"/>
          </w:divBdr>
        </w:div>
        <w:div w:id="72440277">
          <w:marLeft w:val="480"/>
          <w:marRight w:val="0"/>
          <w:marTop w:val="0"/>
          <w:marBottom w:val="0"/>
          <w:divBdr>
            <w:top w:val="none" w:sz="0" w:space="0" w:color="auto"/>
            <w:left w:val="none" w:sz="0" w:space="0" w:color="auto"/>
            <w:bottom w:val="none" w:sz="0" w:space="0" w:color="auto"/>
            <w:right w:val="none" w:sz="0" w:space="0" w:color="auto"/>
          </w:divBdr>
        </w:div>
        <w:div w:id="76753038">
          <w:marLeft w:val="480"/>
          <w:marRight w:val="0"/>
          <w:marTop w:val="0"/>
          <w:marBottom w:val="0"/>
          <w:divBdr>
            <w:top w:val="none" w:sz="0" w:space="0" w:color="auto"/>
            <w:left w:val="none" w:sz="0" w:space="0" w:color="auto"/>
            <w:bottom w:val="none" w:sz="0" w:space="0" w:color="auto"/>
            <w:right w:val="none" w:sz="0" w:space="0" w:color="auto"/>
          </w:divBdr>
        </w:div>
        <w:div w:id="83840955">
          <w:marLeft w:val="480"/>
          <w:marRight w:val="0"/>
          <w:marTop w:val="0"/>
          <w:marBottom w:val="0"/>
          <w:divBdr>
            <w:top w:val="none" w:sz="0" w:space="0" w:color="auto"/>
            <w:left w:val="none" w:sz="0" w:space="0" w:color="auto"/>
            <w:bottom w:val="none" w:sz="0" w:space="0" w:color="auto"/>
            <w:right w:val="none" w:sz="0" w:space="0" w:color="auto"/>
          </w:divBdr>
        </w:div>
        <w:div w:id="87507788">
          <w:marLeft w:val="480"/>
          <w:marRight w:val="0"/>
          <w:marTop w:val="0"/>
          <w:marBottom w:val="0"/>
          <w:divBdr>
            <w:top w:val="none" w:sz="0" w:space="0" w:color="auto"/>
            <w:left w:val="none" w:sz="0" w:space="0" w:color="auto"/>
            <w:bottom w:val="none" w:sz="0" w:space="0" w:color="auto"/>
            <w:right w:val="none" w:sz="0" w:space="0" w:color="auto"/>
          </w:divBdr>
        </w:div>
        <w:div w:id="105776853">
          <w:marLeft w:val="480"/>
          <w:marRight w:val="0"/>
          <w:marTop w:val="0"/>
          <w:marBottom w:val="0"/>
          <w:divBdr>
            <w:top w:val="none" w:sz="0" w:space="0" w:color="auto"/>
            <w:left w:val="none" w:sz="0" w:space="0" w:color="auto"/>
            <w:bottom w:val="none" w:sz="0" w:space="0" w:color="auto"/>
            <w:right w:val="none" w:sz="0" w:space="0" w:color="auto"/>
          </w:divBdr>
        </w:div>
        <w:div w:id="127087764">
          <w:marLeft w:val="480"/>
          <w:marRight w:val="0"/>
          <w:marTop w:val="0"/>
          <w:marBottom w:val="0"/>
          <w:divBdr>
            <w:top w:val="none" w:sz="0" w:space="0" w:color="auto"/>
            <w:left w:val="none" w:sz="0" w:space="0" w:color="auto"/>
            <w:bottom w:val="none" w:sz="0" w:space="0" w:color="auto"/>
            <w:right w:val="none" w:sz="0" w:space="0" w:color="auto"/>
          </w:divBdr>
        </w:div>
        <w:div w:id="155612533">
          <w:marLeft w:val="480"/>
          <w:marRight w:val="0"/>
          <w:marTop w:val="0"/>
          <w:marBottom w:val="0"/>
          <w:divBdr>
            <w:top w:val="none" w:sz="0" w:space="0" w:color="auto"/>
            <w:left w:val="none" w:sz="0" w:space="0" w:color="auto"/>
            <w:bottom w:val="none" w:sz="0" w:space="0" w:color="auto"/>
            <w:right w:val="none" w:sz="0" w:space="0" w:color="auto"/>
          </w:divBdr>
        </w:div>
        <w:div w:id="179513631">
          <w:marLeft w:val="480"/>
          <w:marRight w:val="0"/>
          <w:marTop w:val="0"/>
          <w:marBottom w:val="0"/>
          <w:divBdr>
            <w:top w:val="none" w:sz="0" w:space="0" w:color="auto"/>
            <w:left w:val="none" w:sz="0" w:space="0" w:color="auto"/>
            <w:bottom w:val="none" w:sz="0" w:space="0" w:color="auto"/>
            <w:right w:val="none" w:sz="0" w:space="0" w:color="auto"/>
          </w:divBdr>
        </w:div>
        <w:div w:id="211889521">
          <w:marLeft w:val="480"/>
          <w:marRight w:val="0"/>
          <w:marTop w:val="0"/>
          <w:marBottom w:val="0"/>
          <w:divBdr>
            <w:top w:val="none" w:sz="0" w:space="0" w:color="auto"/>
            <w:left w:val="none" w:sz="0" w:space="0" w:color="auto"/>
            <w:bottom w:val="none" w:sz="0" w:space="0" w:color="auto"/>
            <w:right w:val="none" w:sz="0" w:space="0" w:color="auto"/>
          </w:divBdr>
        </w:div>
        <w:div w:id="226110230">
          <w:marLeft w:val="480"/>
          <w:marRight w:val="0"/>
          <w:marTop w:val="0"/>
          <w:marBottom w:val="0"/>
          <w:divBdr>
            <w:top w:val="none" w:sz="0" w:space="0" w:color="auto"/>
            <w:left w:val="none" w:sz="0" w:space="0" w:color="auto"/>
            <w:bottom w:val="none" w:sz="0" w:space="0" w:color="auto"/>
            <w:right w:val="none" w:sz="0" w:space="0" w:color="auto"/>
          </w:divBdr>
        </w:div>
        <w:div w:id="329213155">
          <w:marLeft w:val="480"/>
          <w:marRight w:val="0"/>
          <w:marTop w:val="0"/>
          <w:marBottom w:val="0"/>
          <w:divBdr>
            <w:top w:val="none" w:sz="0" w:space="0" w:color="auto"/>
            <w:left w:val="none" w:sz="0" w:space="0" w:color="auto"/>
            <w:bottom w:val="none" w:sz="0" w:space="0" w:color="auto"/>
            <w:right w:val="none" w:sz="0" w:space="0" w:color="auto"/>
          </w:divBdr>
        </w:div>
        <w:div w:id="360784634">
          <w:marLeft w:val="480"/>
          <w:marRight w:val="0"/>
          <w:marTop w:val="0"/>
          <w:marBottom w:val="0"/>
          <w:divBdr>
            <w:top w:val="none" w:sz="0" w:space="0" w:color="auto"/>
            <w:left w:val="none" w:sz="0" w:space="0" w:color="auto"/>
            <w:bottom w:val="none" w:sz="0" w:space="0" w:color="auto"/>
            <w:right w:val="none" w:sz="0" w:space="0" w:color="auto"/>
          </w:divBdr>
        </w:div>
        <w:div w:id="396055943">
          <w:marLeft w:val="480"/>
          <w:marRight w:val="0"/>
          <w:marTop w:val="0"/>
          <w:marBottom w:val="0"/>
          <w:divBdr>
            <w:top w:val="none" w:sz="0" w:space="0" w:color="auto"/>
            <w:left w:val="none" w:sz="0" w:space="0" w:color="auto"/>
            <w:bottom w:val="none" w:sz="0" w:space="0" w:color="auto"/>
            <w:right w:val="none" w:sz="0" w:space="0" w:color="auto"/>
          </w:divBdr>
        </w:div>
        <w:div w:id="416636600">
          <w:marLeft w:val="480"/>
          <w:marRight w:val="0"/>
          <w:marTop w:val="0"/>
          <w:marBottom w:val="0"/>
          <w:divBdr>
            <w:top w:val="none" w:sz="0" w:space="0" w:color="auto"/>
            <w:left w:val="none" w:sz="0" w:space="0" w:color="auto"/>
            <w:bottom w:val="none" w:sz="0" w:space="0" w:color="auto"/>
            <w:right w:val="none" w:sz="0" w:space="0" w:color="auto"/>
          </w:divBdr>
        </w:div>
        <w:div w:id="433744540">
          <w:marLeft w:val="480"/>
          <w:marRight w:val="0"/>
          <w:marTop w:val="0"/>
          <w:marBottom w:val="0"/>
          <w:divBdr>
            <w:top w:val="none" w:sz="0" w:space="0" w:color="auto"/>
            <w:left w:val="none" w:sz="0" w:space="0" w:color="auto"/>
            <w:bottom w:val="none" w:sz="0" w:space="0" w:color="auto"/>
            <w:right w:val="none" w:sz="0" w:space="0" w:color="auto"/>
          </w:divBdr>
        </w:div>
        <w:div w:id="437454110">
          <w:marLeft w:val="480"/>
          <w:marRight w:val="0"/>
          <w:marTop w:val="0"/>
          <w:marBottom w:val="0"/>
          <w:divBdr>
            <w:top w:val="none" w:sz="0" w:space="0" w:color="auto"/>
            <w:left w:val="none" w:sz="0" w:space="0" w:color="auto"/>
            <w:bottom w:val="none" w:sz="0" w:space="0" w:color="auto"/>
            <w:right w:val="none" w:sz="0" w:space="0" w:color="auto"/>
          </w:divBdr>
        </w:div>
        <w:div w:id="523904717">
          <w:marLeft w:val="480"/>
          <w:marRight w:val="0"/>
          <w:marTop w:val="0"/>
          <w:marBottom w:val="0"/>
          <w:divBdr>
            <w:top w:val="none" w:sz="0" w:space="0" w:color="auto"/>
            <w:left w:val="none" w:sz="0" w:space="0" w:color="auto"/>
            <w:bottom w:val="none" w:sz="0" w:space="0" w:color="auto"/>
            <w:right w:val="none" w:sz="0" w:space="0" w:color="auto"/>
          </w:divBdr>
        </w:div>
        <w:div w:id="569584498">
          <w:marLeft w:val="480"/>
          <w:marRight w:val="0"/>
          <w:marTop w:val="0"/>
          <w:marBottom w:val="0"/>
          <w:divBdr>
            <w:top w:val="none" w:sz="0" w:space="0" w:color="auto"/>
            <w:left w:val="none" w:sz="0" w:space="0" w:color="auto"/>
            <w:bottom w:val="none" w:sz="0" w:space="0" w:color="auto"/>
            <w:right w:val="none" w:sz="0" w:space="0" w:color="auto"/>
          </w:divBdr>
        </w:div>
        <w:div w:id="609704463">
          <w:marLeft w:val="480"/>
          <w:marRight w:val="0"/>
          <w:marTop w:val="0"/>
          <w:marBottom w:val="0"/>
          <w:divBdr>
            <w:top w:val="none" w:sz="0" w:space="0" w:color="auto"/>
            <w:left w:val="none" w:sz="0" w:space="0" w:color="auto"/>
            <w:bottom w:val="none" w:sz="0" w:space="0" w:color="auto"/>
            <w:right w:val="none" w:sz="0" w:space="0" w:color="auto"/>
          </w:divBdr>
        </w:div>
        <w:div w:id="630986865">
          <w:marLeft w:val="480"/>
          <w:marRight w:val="0"/>
          <w:marTop w:val="0"/>
          <w:marBottom w:val="0"/>
          <w:divBdr>
            <w:top w:val="none" w:sz="0" w:space="0" w:color="auto"/>
            <w:left w:val="none" w:sz="0" w:space="0" w:color="auto"/>
            <w:bottom w:val="none" w:sz="0" w:space="0" w:color="auto"/>
            <w:right w:val="none" w:sz="0" w:space="0" w:color="auto"/>
          </w:divBdr>
        </w:div>
        <w:div w:id="703868659">
          <w:marLeft w:val="480"/>
          <w:marRight w:val="0"/>
          <w:marTop w:val="0"/>
          <w:marBottom w:val="0"/>
          <w:divBdr>
            <w:top w:val="none" w:sz="0" w:space="0" w:color="auto"/>
            <w:left w:val="none" w:sz="0" w:space="0" w:color="auto"/>
            <w:bottom w:val="none" w:sz="0" w:space="0" w:color="auto"/>
            <w:right w:val="none" w:sz="0" w:space="0" w:color="auto"/>
          </w:divBdr>
        </w:div>
        <w:div w:id="869030925">
          <w:marLeft w:val="480"/>
          <w:marRight w:val="0"/>
          <w:marTop w:val="0"/>
          <w:marBottom w:val="0"/>
          <w:divBdr>
            <w:top w:val="none" w:sz="0" w:space="0" w:color="auto"/>
            <w:left w:val="none" w:sz="0" w:space="0" w:color="auto"/>
            <w:bottom w:val="none" w:sz="0" w:space="0" w:color="auto"/>
            <w:right w:val="none" w:sz="0" w:space="0" w:color="auto"/>
          </w:divBdr>
        </w:div>
        <w:div w:id="896548626">
          <w:marLeft w:val="480"/>
          <w:marRight w:val="0"/>
          <w:marTop w:val="0"/>
          <w:marBottom w:val="0"/>
          <w:divBdr>
            <w:top w:val="none" w:sz="0" w:space="0" w:color="auto"/>
            <w:left w:val="none" w:sz="0" w:space="0" w:color="auto"/>
            <w:bottom w:val="none" w:sz="0" w:space="0" w:color="auto"/>
            <w:right w:val="none" w:sz="0" w:space="0" w:color="auto"/>
          </w:divBdr>
        </w:div>
      </w:divsChild>
    </w:div>
    <w:div w:id="7678614">
      <w:bodyDiv w:val="1"/>
      <w:marLeft w:val="0"/>
      <w:marRight w:val="0"/>
      <w:marTop w:val="0"/>
      <w:marBottom w:val="0"/>
      <w:divBdr>
        <w:top w:val="none" w:sz="0" w:space="0" w:color="auto"/>
        <w:left w:val="none" w:sz="0" w:space="0" w:color="auto"/>
        <w:bottom w:val="none" w:sz="0" w:space="0" w:color="auto"/>
        <w:right w:val="none" w:sz="0" w:space="0" w:color="auto"/>
      </w:divBdr>
    </w:div>
    <w:div w:id="7682865">
      <w:bodyDiv w:val="1"/>
      <w:marLeft w:val="0"/>
      <w:marRight w:val="0"/>
      <w:marTop w:val="0"/>
      <w:marBottom w:val="0"/>
      <w:divBdr>
        <w:top w:val="none" w:sz="0" w:space="0" w:color="auto"/>
        <w:left w:val="none" w:sz="0" w:space="0" w:color="auto"/>
        <w:bottom w:val="none" w:sz="0" w:space="0" w:color="auto"/>
        <w:right w:val="none" w:sz="0" w:space="0" w:color="auto"/>
      </w:divBdr>
    </w:div>
    <w:div w:id="7804368">
      <w:bodyDiv w:val="1"/>
      <w:marLeft w:val="0"/>
      <w:marRight w:val="0"/>
      <w:marTop w:val="0"/>
      <w:marBottom w:val="0"/>
      <w:divBdr>
        <w:top w:val="none" w:sz="0" w:space="0" w:color="auto"/>
        <w:left w:val="none" w:sz="0" w:space="0" w:color="auto"/>
        <w:bottom w:val="none" w:sz="0" w:space="0" w:color="auto"/>
        <w:right w:val="none" w:sz="0" w:space="0" w:color="auto"/>
      </w:divBdr>
    </w:div>
    <w:div w:id="7948815">
      <w:bodyDiv w:val="1"/>
      <w:marLeft w:val="0"/>
      <w:marRight w:val="0"/>
      <w:marTop w:val="0"/>
      <w:marBottom w:val="0"/>
      <w:divBdr>
        <w:top w:val="none" w:sz="0" w:space="0" w:color="auto"/>
        <w:left w:val="none" w:sz="0" w:space="0" w:color="auto"/>
        <w:bottom w:val="none" w:sz="0" w:space="0" w:color="auto"/>
        <w:right w:val="none" w:sz="0" w:space="0" w:color="auto"/>
      </w:divBdr>
    </w:div>
    <w:div w:id="7953589">
      <w:bodyDiv w:val="1"/>
      <w:marLeft w:val="0"/>
      <w:marRight w:val="0"/>
      <w:marTop w:val="0"/>
      <w:marBottom w:val="0"/>
      <w:divBdr>
        <w:top w:val="none" w:sz="0" w:space="0" w:color="auto"/>
        <w:left w:val="none" w:sz="0" w:space="0" w:color="auto"/>
        <w:bottom w:val="none" w:sz="0" w:space="0" w:color="auto"/>
        <w:right w:val="none" w:sz="0" w:space="0" w:color="auto"/>
      </w:divBdr>
    </w:div>
    <w:div w:id="8022488">
      <w:bodyDiv w:val="1"/>
      <w:marLeft w:val="0"/>
      <w:marRight w:val="0"/>
      <w:marTop w:val="0"/>
      <w:marBottom w:val="0"/>
      <w:divBdr>
        <w:top w:val="none" w:sz="0" w:space="0" w:color="auto"/>
        <w:left w:val="none" w:sz="0" w:space="0" w:color="auto"/>
        <w:bottom w:val="none" w:sz="0" w:space="0" w:color="auto"/>
        <w:right w:val="none" w:sz="0" w:space="0" w:color="auto"/>
      </w:divBdr>
    </w:div>
    <w:div w:id="8065693">
      <w:bodyDiv w:val="1"/>
      <w:marLeft w:val="0"/>
      <w:marRight w:val="0"/>
      <w:marTop w:val="0"/>
      <w:marBottom w:val="0"/>
      <w:divBdr>
        <w:top w:val="none" w:sz="0" w:space="0" w:color="auto"/>
        <w:left w:val="none" w:sz="0" w:space="0" w:color="auto"/>
        <w:bottom w:val="none" w:sz="0" w:space="0" w:color="auto"/>
        <w:right w:val="none" w:sz="0" w:space="0" w:color="auto"/>
      </w:divBdr>
    </w:div>
    <w:div w:id="8072559">
      <w:bodyDiv w:val="1"/>
      <w:marLeft w:val="0"/>
      <w:marRight w:val="0"/>
      <w:marTop w:val="0"/>
      <w:marBottom w:val="0"/>
      <w:divBdr>
        <w:top w:val="none" w:sz="0" w:space="0" w:color="auto"/>
        <w:left w:val="none" w:sz="0" w:space="0" w:color="auto"/>
        <w:bottom w:val="none" w:sz="0" w:space="0" w:color="auto"/>
        <w:right w:val="none" w:sz="0" w:space="0" w:color="auto"/>
      </w:divBdr>
    </w:div>
    <w:div w:id="8142496">
      <w:bodyDiv w:val="1"/>
      <w:marLeft w:val="0"/>
      <w:marRight w:val="0"/>
      <w:marTop w:val="0"/>
      <w:marBottom w:val="0"/>
      <w:divBdr>
        <w:top w:val="none" w:sz="0" w:space="0" w:color="auto"/>
        <w:left w:val="none" w:sz="0" w:space="0" w:color="auto"/>
        <w:bottom w:val="none" w:sz="0" w:space="0" w:color="auto"/>
        <w:right w:val="none" w:sz="0" w:space="0" w:color="auto"/>
      </w:divBdr>
    </w:div>
    <w:div w:id="8144128">
      <w:bodyDiv w:val="1"/>
      <w:marLeft w:val="0"/>
      <w:marRight w:val="0"/>
      <w:marTop w:val="0"/>
      <w:marBottom w:val="0"/>
      <w:divBdr>
        <w:top w:val="none" w:sz="0" w:space="0" w:color="auto"/>
        <w:left w:val="none" w:sz="0" w:space="0" w:color="auto"/>
        <w:bottom w:val="none" w:sz="0" w:space="0" w:color="auto"/>
        <w:right w:val="none" w:sz="0" w:space="0" w:color="auto"/>
      </w:divBdr>
    </w:div>
    <w:div w:id="8215938">
      <w:bodyDiv w:val="1"/>
      <w:marLeft w:val="0"/>
      <w:marRight w:val="0"/>
      <w:marTop w:val="0"/>
      <w:marBottom w:val="0"/>
      <w:divBdr>
        <w:top w:val="none" w:sz="0" w:space="0" w:color="auto"/>
        <w:left w:val="none" w:sz="0" w:space="0" w:color="auto"/>
        <w:bottom w:val="none" w:sz="0" w:space="0" w:color="auto"/>
        <w:right w:val="none" w:sz="0" w:space="0" w:color="auto"/>
      </w:divBdr>
    </w:div>
    <w:div w:id="8219698">
      <w:bodyDiv w:val="1"/>
      <w:marLeft w:val="0"/>
      <w:marRight w:val="0"/>
      <w:marTop w:val="0"/>
      <w:marBottom w:val="0"/>
      <w:divBdr>
        <w:top w:val="none" w:sz="0" w:space="0" w:color="auto"/>
        <w:left w:val="none" w:sz="0" w:space="0" w:color="auto"/>
        <w:bottom w:val="none" w:sz="0" w:space="0" w:color="auto"/>
        <w:right w:val="none" w:sz="0" w:space="0" w:color="auto"/>
      </w:divBdr>
    </w:div>
    <w:div w:id="8334677">
      <w:bodyDiv w:val="1"/>
      <w:marLeft w:val="0"/>
      <w:marRight w:val="0"/>
      <w:marTop w:val="0"/>
      <w:marBottom w:val="0"/>
      <w:divBdr>
        <w:top w:val="none" w:sz="0" w:space="0" w:color="auto"/>
        <w:left w:val="none" w:sz="0" w:space="0" w:color="auto"/>
        <w:bottom w:val="none" w:sz="0" w:space="0" w:color="auto"/>
        <w:right w:val="none" w:sz="0" w:space="0" w:color="auto"/>
      </w:divBdr>
      <w:divsChild>
        <w:div w:id="27143029">
          <w:marLeft w:val="480"/>
          <w:marRight w:val="0"/>
          <w:marTop w:val="0"/>
          <w:marBottom w:val="0"/>
          <w:divBdr>
            <w:top w:val="none" w:sz="0" w:space="0" w:color="auto"/>
            <w:left w:val="none" w:sz="0" w:space="0" w:color="auto"/>
            <w:bottom w:val="none" w:sz="0" w:space="0" w:color="auto"/>
            <w:right w:val="none" w:sz="0" w:space="0" w:color="auto"/>
          </w:divBdr>
        </w:div>
        <w:div w:id="87240701">
          <w:marLeft w:val="480"/>
          <w:marRight w:val="0"/>
          <w:marTop w:val="0"/>
          <w:marBottom w:val="0"/>
          <w:divBdr>
            <w:top w:val="none" w:sz="0" w:space="0" w:color="auto"/>
            <w:left w:val="none" w:sz="0" w:space="0" w:color="auto"/>
            <w:bottom w:val="none" w:sz="0" w:space="0" w:color="auto"/>
            <w:right w:val="none" w:sz="0" w:space="0" w:color="auto"/>
          </w:divBdr>
        </w:div>
        <w:div w:id="105926211">
          <w:marLeft w:val="480"/>
          <w:marRight w:val="0"/>
          <w:marTop w:val="0"/>
          <w:marBottom w:val="0"/>
          <w:divBdr>
            <w:top w:val="none" w:sz="0" w:space="0" w:color="auto"/>
            <w:left w:val="none" w:sz="0" w:space="0" w:color="auto"/>
            <w:bottom w:val="none" w:sz="0" w:space="0" w:color="auto"/>
            <w:right w:val="none" w:sz="0" w:space="0" w:color="auto"/>
          </w:divBdr>
        </w:div>
        <w:div w:id="116921693">
          <w:marLeft w:val="480"/>
          <w:marRight w:val="0"/>
          <w:marTop w:val="0"/>
          <w:marBottom w:val="0"/>
          <w:divBdr>
            <w:top w:val="none" w:sz="0" w:space="0" w:color="auto"/>
            <w:left w:val="none" w:sz="0" w:space="0" w:color="auto"/>
            <w:bottom w:val="none" w:sz="0" w:space="0" w:color="auto"/>
            <w:right w:val="none" w:sz="0" w:space="0" w:color="auto"/>
          </w:divBdr>
        </w:div>
        <w:div w:id="130514936">
          <w:marLeft w:val="480"/>
          <w:marRight w:val="0"/>
          <w:marTop w:val="0"/>
          <w:marBottom w:val="0"/>
          <w:divBdr>
            <w:top w:val="none" w:sz="0" w:space="0" w:color="auto"/>
            <w:left w:val="none" w:sz="0" w:space="0" w:color="auto"/>
            <w:bottom w:val="none" w:sz="0" w:space="0" w:color="auto"/>
            <w:right w:val="none" w:sz="0" w:space="0" w:color="auto"/>
          </w:divBdr>
        </w:div>
        <w:div w:id="196507260">
          <w:marLeft w:val="480"/>
          <w:marRight w:val="0"/>
          <w:marTop w:val="0"/>
          <w:marBottom w:val="0"/>
          <w:divBdr>
            <w:top w:val="none" w:sz="0" w:space="0" w:color="auto"/>
            <w:left w:val="none" w:sz="0" w:space="0" w:color="auto"/>
            <w:bottom w:val="none" w:sz="0" w:space="0" w:color="auto"/>
            <w:right w:val="none" w:sz="0" w:space="0" w:color="auto"/>
          </w:divBdr>
        </w:div>
        <w:div w:id="213011186">
          <w:marLeft w:val="480"/>
          <w:marRight w:val="0"/>
          <w:marTop w:val="0"/>
          <w:marBottom w:val="0"/>
          <w:divBdr>
            <w:top w:val="none" w:sz="0" w:space="0" w:color="auto"/>
            <w:left w:val="none" w:sz="0" w:space="0" w:color="auto"/>
            <w:bottom w:val="none" w:sz="0" w:space="0" w:color="auto"/>
            <w:right w:val="none" w:sz="0" w:space="0" w:color="auto"/>
          </w:divBdr>
        </w:div>
        <w:div w:id="272641222">
          <w:marLeft w:val="480"/>
          <w:marRight w:val="0"/>
          <w:marTop w:val="0"/>
          <w:marBottom w:val="0"/>
          <w:divBdr>
            <w:top w:val="none" w:sz="0" w:space="0" w:color="auto"/>
            <w:left w:val="none" w:sz="0" w:space="0" w:color="auto"/>
            <w:bottom w:val="none" w:sz="0" w:space="0" w:color="auto"/>
            <w:right w:val="none" w:sz="0" w:space="0" w:color="auto"/>
          </w:divBdr>
        </w:div>
        <w:div w:id="324943489">
          <w:marLeft w:val="480"/>
          <w:marRight w:val="0"/>
          <w:marTop w:val="0"/>
          <w:marBottom w:val="0"/>
          <w:divBdr>
            <w:top w:val="none" w:sz="0" w:space="0" w:color="auto"/>
            <w:left w:val="none" w:sz="0" w:space="0" w:color="auto"/>
            <w:bottom w:val="none" w:sz="0" w:space="0" w:color="auto"/>
            <w:right w:val="none" w:sz="0" w:space="0" w:color="auto"/>
          </w:divBdr>
        </w:div>
        <w:div w:id="345064349">
          <w:marLeft w:val="480"/>
          <w:marRight w:val="0"/>
          <w:marTop w:val="0"/>
          <w:marBottom w:val="0"/>
          <w:divBdr>
            <w:top w:val="none" w:sz="0" w:space="0" w:color="auto"/>
            <w:left w:val="none" w:sz="0" w:space="0" w:color="auto"/>
            <w:bottom w:val="none" w:sz="0" w:space="0" w:color="auto"/>
            <w:right w:val="none" w:sz="0" w:space="0" w:color="auto"/>
          </w:divBdr>
        </w:div>
        <w:div w:id="396560533">
          <w:marLeft w:val="480"/>
          <w:marRight w:val="0"/>
          <w:marTop w:val="0"/>
          <w:marBottom w:val="0"/>
          <w:divBdr>
            <w:top w:val="none" w:sz="0" w:space="0" w:color="auto"/>
            <w:left w:val="none" w:sz="0" w:space="0" w:color="auto"/>
            <w:bottom w:val="none" w:sz="0" w:space="0" w:color="auto"/>
            <w:right w:val="none" w:sz="0" w:space="0" w:color="auto"/>
          </w:divBdr>
        </w:div>
        <w:div w:id="399715768">
          <w:marLeft w:val="480"/>
          <w:marRight w:val="0"/>
          <w:marTop w:val="0"/>
          <w:marBottom w:val="0"/>
          <w:divBdr>
            <w:top w:val="none" w:sz="0" w:space="0" w:color="auto"/>
            <w:left w:val="none" w:sz="0" w:space="0" w:color="auto"/>
            <w:bottom w:val="none" w:sz="0" w:space="0" w:color="auto"/>
            <w:right w:val="none" w:sz="0" w:space="0" w:color="auto"/>
          </w:divBdr>
        </w:div>
        <w:div w:id="408116486">
          <w:marLeft w:val="480"/>
          <w:marRight w:val="0"/>
          <w:marTop w:val="0"/>
          <w:marBottom w:val="0"/>
          <w:divBdr>
            <w:top w:val="none" w:sz="0" w:space="0" w:color="auto"/>
            <w:left w:val="none" w:sz="0" w:space="0" w:color="auto"/>
            <w:bottom w:val="none" w:sz="0" w:space="0" w:color="auto"/>
            <w:right w:val="none" w:sz="0" w:space="0" w:color="auto"/>
          </w:divBdr>
        </w:div>
        <w:div w:id="411123905">
          <w:marLeft w:val="480"/>
          <w:marRight w:val="0"/>
          <w:marTop w:val="0"/>
          <w:marBottom w:val="0"/>
          <w:divBdr>
            <w:top w:val="none" w:sz="0" w:space="0" w:color="auto"/>
            <w:left w:val="none" w:sz="0" w:space="0" w:color="auto"/>
            <w:bottom w:val="none" w:sz="0" w:space="0" w:color="auto"/>
            <w:right w:val="none" w:sz="0" w:space="0" w:color="auto"/>
          </w:divBdr>
        </w:div>
        <w:div w:id="469324841">
          <w:marLeft w:val="480"/>
          <w:marRight w:val="0"/>
          <w:marTop w:val="0"/>
          <w:marBottom w:val="0"/>
          <w:divBdr>
            <w:top w:val="none" w:sz="0" w:space="0" w:color="auto"/>
            <w:left w:val="none" w:sz="0" w:space="0" w:color="auto"/>
            <w:bottom w:val="none" w:sz="0" w:space="0" w:color="auto"/>
            <w:right w:val="none" w:sz="0" w:space="0" w:color="auto"/>
          </w:divBdr>
        </w:div>
        <w:div w:id="492718307">
          <w:marLeft w:val="480"/>
          <w:marRight w:val="0"/>
          <w:marTop w:val="0"/>
          <w:marBottom w:val="0"/>
          <w:divBdr>
            <w:top w:val="none" w:sz="0" w:space="0" w:color="auto"/>
            <w:left w:val="none" w:sz="0" w:space="0" w:color="auto"/>
            <w:bottom w:val="none" w:sz="0" w:space="0" w:color="auto"/>
            <w:right w:val="none" w:sz="0" w:space="0" w:color="auto"/>
          </w:divBdr>
        </w:div>
        <w:div w:id="492841980">
          <w:marLeft w:val="480"/>
          <w:marRight w:val="0"/>
          <w:marTop w:val="0"/>
          <w:marBottom w:val="0"/>
          <w:divBdr>
            <w:top w:val="none" w:sz="0" w:space="0" w:color="auto"/>
            <w:left w:val="none" w:sz="0" w:space="0" w:color="auto"/>
            <w:bottom w:val="none" w:sz="0" w:space="0" w:color="auto"/>
            <w:right w:val="none" w:sz="0" w:space="0" w:color="auto"/>
          </w:divBdr>
        </w:div>
        <w:div w:id="678508947">
          <w:marLeft w:val="480"/>
          <w:marRight w:val="0"/>
          <w:marTop w:val="0"/>
          <w:marBottom w:val="0"/>
          <w:divBdr>
            <w:top w:val="none" w:sz="0" w:space="0" w:color="auto"/>
            <w:left w:val="none" w:sz="0" w:space="0" w:color="auto"/>
            <w:bottom w:val="none" w:sz="0" w:space="0" w:color="auto"/>
            <w:right w:val="none" w:sz="0" w:space="0" w:color="auto"/>
          </w:divBdr>
        </w:div>
        <w:div w:id="680546581">
          <w:marLeft w:val="480"/>
          <w:marRight w:val="0"/>
          <w:marTop w:val="0"/>
          <w:marBottom w:val="0"/>
          <w:divBdr>
            <w:top w:val="none" w:sz="0" w:space="0" w:color="auto"/>
            <w:left w:val="none" w:sz="0" w:space="0" w:color="auto"/>
            <w:bottom w:val="none" w:sz="0" w:space="0" w:color="auto"/>
            <w:right w:val="none" w:sz="0" w:space="0" w:color="auto"/>
          </w:divBdr>
        </w:div>
        <w:div w:id="732433512">
          <w:marLeft w:val="480"/>
          <w:marRight w:val="0"/>
          <w:marTop w:val="0"/>
          <w:marBottom w:val="0"/>
          <w:divBdr>
            <w:top w:val="none" w:sz="0" w:space="0" w:color="auto"/>
            <w:left w:val="none" w:sz="0" w:space="0" w:color="auto"/>
            <w:bottom w:val="none" w:sz="0" w:space="0" w:color="auto"/>
            <w:right w:val="none" w:sz="0" w:space="0" w:color="auto"/>
          </w:divBdr>
        </w:div>
        <w:div w:id="742991504">
          <w:marLeft w:val="480"/>
          <w:marRight w:val="0"/>
          <w:marTop w:val="0"/>
          <w:marBottom w:val="0"/>
          <w:divBdr>
            <w:top w:val="none" w:sz="0" w:space="0" w:color="auto"/>
            <w:left w:val="none" w:sz="0" w:space="0" w:color="auto"/>
            <w:bottom w:val="none" w:sz="0" w:space="0" w:color="auto"/>
            <w:right w:val="none" w:sz="0" w:space="0" w:color="auto"/>
          </w:divBdr>
        </w:div>
        <w:div w:id="774910360">
          <w:marLeft w:val="480"/>
          <w:marRight w:val="0"/>
          <w:marTop w:val="0"/>
          <w:marBottom w:val="0"/>
          <w:divBdr>
            <w:top w:val="none" w:sz="0" w:space="0" w:color="auto"/>
            <w:left w:val="none" w:sz="0" w:space="0" w:color="auto"/>
            <w:bottom w:val="none" w:sz="0" w:space="0" w:color="auto"/>
            <w:right w:val="none" w:sz="0" w:space="0" w:color="auto"/>
          </w:divBdr>
        </w:div>
        <w:div w:id="833884038">
          <w:marLeft w:val="480"/>
          <w:marRight w:val="0"/>
          <w:marTop w:val="0"/>
          <w:marBottom w:val="0"/>
          <w:divBdr>
            <w:top w:val="none" w:sz="0" w:space="0" w:color="auto"/>
            <w:left w:val="none" w:sz="0" w:space="0" w:color="auto"/>
            <w:bottom w:val="none" w:sz="0" w:space="0" w:color="auto"/>
            <w:right w:val="none" w:sz="0" w:space="0" w:color="auto"/>
          </w:divBdr>
        </w:div>
        <w:div w:id="866063528">
          <w:marLeft w:val="480"/>
          <w:marRight w:val="0"/>
          <w:marTop w:val="0"/>
          <w:marBottom w:val="0"/>
          <w:divBdr>
            <w:top w:val="none" w:sz="0" w:space="0" w:color="auto"/>
            <w:left w:val="none" w:sz="0" w:space="0" w:color="auto"/>
            <w:bottom w:val="none" w:sz="0" w:space="0" w:color="auto"/>
            <w:right w:val="none" w:sz="0" w:space="0" w:color="auto"/>
          </w:divBdr>
        </w:div>
        <w:div w:id="879165924">
          <w:marLeft w:val="480"/>
          <w:marRight w:val="0"/>
          <w:marTop w:val="0"/>
          <w:marBottom w:val="0"/>
          <w:divBdr>
            <w:top w:val="none" w:sz="0" w:space="0" w:color="auto"/>
            <w:left w:val="none" w:sz="0" w:space="0" w:color="auto"/>
            <w:bottom w:val="none" w:sz="0" w:space="0" w:color="auto"/>
            <w:right w:val="none" w:sz="0" w:space="0" w:color="auto"/>
          </w:divBdr>
        </w:div>
      </w:divsChild>
    </w:div>
    <w:div w:id="8415775">
      <w:bodyDiv w:val="1"/>
      <w:marLeft w:val="0"/>
      <w:marRight w:val="0"/>
      <w:marTop w:val="0"/>
      <w:marBottom w:val="0"/>
      <w:divBdr>
        <w:top w:val="none" w:sz="0" w:space="0" w:color="auto"/>
        <w:left w:val="none" w:sz="0" w:space="0" w:color="auto"/>
        <w:bottom w:val="none" w:sz="0" w:space="0" w:color="auto"/>
        <w:right w:val="none" w:sz="0" w:space="0" w:color="auto"/>
      </w:divBdr>
    </w:div>
    <w:div w:id="8455823">
      <w:bodyDiv w:val="1"/>
      <w:marLeft w:val="0"/>
      <w:marRight w:val="0"/>
      <w:marTop w:val="0"/>
      <w:marBottom w:val="0"/>
      <w:divBdr>
        <w:top w:val="none" w:sz="0" w:space="0" w:color="auto"/>
        <w:left w:val="none" w:sz="0" w:space="0" w:color="auto"/>
        <w:bottom w:val="none" w:sz="0" w:space="0" w:color="auto"/>
        <w:right w:val="none" w:sz="0" w:space="0" w:color="auto"/>
      </w:divBdr>
    </w:div>
    <w:div w:id="8526669">
      <w:bodyDiv w:val="1"/>
      <w:marLeft w:val="0"/>
      <w:marRight w:val="0"/>
      <w:marTop w:val="0"/>
      <w:marBottom w:val="0"/>
      <w:divBdr>
        <w:top w:val="none" w:sz="0" w:space="0" w:color="auto"/>
        <w:left w:val="none" w:sz="0" w:space="0" w:color="auto"/>
        <w:bottom w:val="none" w:sz="0" w:space="0" w:color="auto"/>
        <w:right w:val="none" w:sz="0" w:space="0" w:color="auto"/>
      </w:divBdr>
    </w:div>
    <w:div w:id="8527024">
      <w:bodyDiv w:val="1"/>
      <w:marLeft w:val="0"/>
      <w:marRight w:val="0"/>
      <w:marTop w:val="0"/>
      <w:marBottom w:val="0"/>
      <w:divBdr>
        <w:top w:val="none" w:sz="0" w:space="0" w:color="auto"/>
        <w:left w:val="none" w:sz="0" w:space="0" w:color="auto"/>
        <w:bottom w:val="none" w:sz="0" w:space="0" w:color="auto"/>
        <w:right w:val="none" w:sz="0" w:space="0" w:color="auto"/>
      </w:divBdr>
    </w:div>
    <w:div w:id="8607494">
      <w:bodyDiv w:val="1"/>
      <w:marLeft w:val="0"/>
      <w:marRight w:val="0"/>
      <w:marTop w:val="0"/>
      <w:marBottom w:val="0"/>
      <w:divBdr>
        <w:top w:val="none" w:sz="0" w:space="0" w:color="auto"/>
        <w:left w:val="none" w:sz="0" w:space="0" w:color="auto"/>
        <w:bottom w:val="none" w:sz="0" w:space="0" w:color="auto"/>
        <w:right w:val="none" w:sz="0" w:space="0" w:color="auto"/>
      </w:divBdr>
    </w:div>
    <w:div w:id="8677184">
      <w:bodyDiv w:val="1"/>
      <w:marLeft w:val="0"/>
      <w:marRight w:val="0"/>
      <w:marTop w:val="0"/>
      <w:marBottom w:val="0"/>
      <w:divBdr>
        <w:top w:val="none" w:sz="0" w:space="0" w:color="auto"/>
        <w:left w:val="none" w:sz="0" w:space="0" w:color="auto"/>
        <w:bottom w:val="none" w:sz="0" w:space="0" w:color="auto"/>
        <w:right w:val="none" w:sz="0" w:space="0" w:color="auto"/>
      </w:divBdr>
    </w:div>
    <w:div w:id="8796499">
      <w:bodyDiv w:val="1"/>
      <w:marLeft w:val="0"/>
      <w:marRight w:val="0"/>
      <w:marTop w:val="0"/>
      <w:marBottom w:val="0"/>
      <w:divBdr>
        <w:top w:val="none" w:sz="0" w:space="0" w:color="auto"/>
        <w:left w:val="none" w:sz="0" w:space="0" w:color="auto"/>
        <w:bottom w:val="none" w:sz="0" w:space="0" w:color="auto"/>
        <w:right w:val="none" w:sz="0" w:space="0" w:color="auto"/>
      </w:divBdr>
    </w:div>
    <w:div w:id="8869566">
      <w:bodyDiv w:val="1"/>
      <w:marLeft w:val="0"/>
      <w:marRight w:val="0"/>
      <w:marTop w:val="0"/>
      <w:marBottom w:val="0"/>
      <w:divBdr>
        <w:top w:val="none" w:sz="0" w:space="0" w:color="auto"/>
        <w:left w:val="none" w:sz="0" w:space="0" w:color="auto"/>
        <w:bottom w:val="none" w:sz="0" w:space="0" w:color="auto"/>
        <w:right w:val="none" w:sz="0" w:space="0" w:color="auto"/>
      </w:divBdr>
    </w:div>
    <w:div w:id="8914588">
      <w:bodyDiv w:val="1"/>
      <w:marLeft w:val="0"/>
      <w:marRight w:val="0"/>
      <w:marTop w:val="0"/>
      <w:marBottom w:val="0"/>
      <w:divBdr>
        <w:top w:val="none" w:sz="0" w:space="0" w:color="auto"/>
        <w:left w:val="none" w:sz="0" w:space="0" w:color="auto"/>
        <w:bottom w:val="none" w:sz="0" w:space="0" w:color="auto"/>
        <w:right w:val="none" w:sz="0" w:space="0" w:color="auto"/>
      </w:divBdr>
    </w:div>
    <w:div w:id="8988089">
      <w:bodyDiv w:val="1"/>
      <w:marLeft w:val="0"/>
      <w:marRight w:val="0"/>
      <w:marTop w:val="0"/>
      <w:marBottom w:val="0"/>
      <w:divBdr>
        <w:top w:val="none" w:sz="0" w:space="0" w:color="auto"/>
        <w:left w:val="none" w:sz="0" w:space="0" w:color="auto"/>
        <w:bottom w:val="none" w:sz="0" w:space="0" w:color="auto"/>
        <w:right w:val="none" w:sz="0" w:space="0" w:color="auto"/>
      </w:divBdr>
    </w:div>
    <w:div w:id="8990670">
      <w:bodyDiv w:val="1"/>
      <w:marLeft w:val="0"/>
      <w:marRight w:val="0"/>
      <w:marTop w:val="0"/>
      <w:marBottom w:val="0"/>
      <w:divBdr>
        <w:top w:val="none" w:sz="0" w:space="0" w:color="auto"/>
        <w:left w:val="none" w:sz="0" w:space="0" w:color="auto"/>
        <w:bottom w:val="none" w:sz="0" w:space="0" w:color="auto"/>
        <w:right w:val="none" w:sz="0" w:space="0" w:color="auto"/>
      </w:divBdr>
    </w:div>
    <w:div w:id="9064024">
      <w:bodyDiv w:val="1"/>
      <w:marLeft w:val="0"/>
      <w:marRight w:val="0"/>
      <w:marTop w:val="0"/>
      <w:marBottom w:val="0"/>
      <w:divBdr>
        <w:top w:val="none" w:sz="0" w:space="0" w:color="auto"/>
        <w:left w:val="none" w:sz="0" w:space="0" w:color="auto"/>
        <w:bottom w:val="none" w:sz="0" w:space="0" w:color="auto"/>
        <w:right w:val="none" w:sz="0" w:space="0" w:color="auto"/>
      </w:divBdr>
    </w:div>
    <w:div w:id="9064343">
      <w:bodyDiv w:val="1"/>
      <w:marLeft w:val="0"/>
      <w:marRight w:val="0"/>
      <w:marTop w:val="0"/>
      <w:marBottom w:val="0"/>
      <w:divBdr>
        <w:top w:val="none" w:sz="0" w:space="0" w:color="auto"/>
        <w:left w:val="none" w:sz="0" w:space="0" w:color="auto"/>
        <w:bottom w:val="none" w:sz="0" w:space="0" w:color="auto"/>
        <w:right w:val="none" w:sz="0" w:space="0" w:color="auto"/>
      </w:divBdr>
    </w:div>
    <w:div w:id="9064519">
      <w:bodyDiv w:val="1"/>
      <w:marLeft w:val="0"/>
      <w:marRight w:val="0"/>
      <w:marTop w:val="0"/>
      <w:marBottom w:val="0"/>
      <w:divBdr>
        <w:top w:val="none" w:sz="0" w:space="0" w:color="auto"/>
        <w:left w:val="none" w:sz="0" w:space="0" w:color="auto"/>
        <w:bottom w:val="none" w:sz="0" w:space="0" w:color="auto"/>
        <w:right w:val="none" w:sz="0" w:space="0" w:color="auto"/>
      </w:divBdr>
    </w:div>
    <w:div w:id="9067084">
      <w:bodyDiv w:val="1"/>
      <w:marLeft w:val="0"/>
      <w:marRight w:val="0"/>
      <w:marTop w:val="0"/>
      <w:marBottom w:val="0"/>
      <w:divBdr>
        <w:top w:val="none" w:sz="0" w:space="0" w:color="auto"/>
        <w:left w:val="none" w:sz="0" w:space="0" w:color="auto"/>
        <w:bottom w:val="none" w:sz="0" w:space="0" w:color="auto"/>
        <w:right w:val="none" w:sz="0" w:space="0" w:color="auto"/>
      </w:divBdr>
    </w:div>
    <w:div w:id="9141272">
      <w:bodyDiv w:val="1"/>
      <w:marLeft w:val="0"/>
      <w:marRight w:val="0"/>
      <w:marTop w:val="0"/>
      <w:marBottom w:val="0"/>
      <w:divBdr>
        <w:top w:val="none" w:sz="0" w:space="0" w:color="auto"/>
        <w:left w:val="none" w:sz="0" w:space="0" w:color="auto"/>
        <w:bottom w:val="none" w:sz="0" w:space="0" w:color="auto"/>
        <w:right w:val="none" w:sz="0" w:space="0" w:color="auto"/>
      </w:divBdr>
    </w:div>
    <w:div w:id="9187485">
      <w:bodyDiv w:val="1"/>
      <w:marLeft w:val="0"/>
      <w:marRight w:val="0"/>
      <w:marTop w:val="0"/>
      <w:marBottom w:val="0"/>
      <w:divBdr>
        <w:top w:val="none" w:sz="0" w:space="0" w:color="auto"/>
        <w:left w:val="none" w:sz="0" w:space="0" w:color="auto"/>
        <w:bottom w:val="none" w:sz="0" w:space="0" w:color="auto"/>
        <w:right w:val="none" w:sz="0" w:space="0" w:color="auto"/>
      </w:divBdr>
      <w:divsChild>
        <w:div w:id="26880124">
          <w:marLeft w:val="480"/>
          <w:marRight w:val="0"/>
          <w:marTop w:val="0"/>
          <w:marBottom w:val="0"/>
          <w:divBdr>
            <w:top w:val="none" w:sz="0" w:space="0" w:color="auto"/>
            <w:left w:val="none" w:sz="0" w:space="0" w:color="auto"/>
            <w:bottom w:val="none" w:sz="0" w:space="0" w:color="auto"/>
            <w:right w:val="none" w:sz="0" w:space="0" w:color="auto"/>
          </w:divBdr>
        </w:div>
        <w:div w:id="162089126">
          <w:marLeft w:val="480"/>
          <w:marRight w:val="0"/>
          <w:marTop w:val="0"/>
          <w:marBottom w:val="0"/>
          <w:divBdr>
            <w:top w:val="none" w:sz="0" w:space="0" w:color="auto"/>
            <w:left w:val="none" w:sz="0" w:space="0" w:color="auto"/>
            <w:bottom w:val="none" w:sz="0" w:space="0" w:color="auto"/>
            <w:right w:val="none" w:sz="0" w:space="0" w:color="auto"/>
          </w:divBdr>
        </w:div>
        <w:div w:id="300235446">
          <w:marLeft w:val="480"/>
          <w:marRight w:val="0"/>
          <w:marTop w:val="0"/>
          <w:marBottom w:val="0"/>
          <w:divBdr>
            <w:top w:val="none" w:sz="0" w:space="0" w:color="auto"/>
            <w:left w:val="none" w:sz="0" w:space="0" w:color="auto"/>
            <w:bottom w:val="none" w:sz="0" w:space="0" w:color="auto"/>
            <w:right w:val="none" w:sz="0" w:space="0" w:color="auto"/>
          </w:divBdr>
        </w:div>
        <w:div w:id="339435918">
          <w:marLeft w:val="480"/>
          <w:marRight w:val="0"/>
          <w:marTop w:val="0"/>
          <w:marBottom w:val="0"/>
          <w:divBdr>
            <w:top w:val="none" w:sz="0" w:space="0" w:color="auto"/>
            <w:left w:val="none" w:sz="0" w:space="0" w:color="auto"/>
            <w:bottom w:val="none" w:sz="0" w:space="0" w:color="auto"/>
            <w:right w:val="none" w:sz="0" w:space="0" w:color="auto"/>
          </w:divBdr>
        </w:div>
        <w:div w:id="449206110">
          <w:marLeft w:val="480"/>
          <w:marRight w:val="0"/>
          <w:marTop w:val="0"/>
          <w:marBottom w:val="0"/>
          <w:divBdr>
            <w:top w:val="none" w:sz="0" w:space="0" w:color="auto"/>
            <w:left w:val="none" w:sz="0" w:space="0" w:color="auto"/>
            <w:bottom w:val="none" w:sz="0" w:space="0" w:color="auto"/>
            <w:right w:val="none" w:sz="0" w:space="0" w:color="auto"/>
          </w:divBdr>
        </w:div>
        <w:div w:id="459684851">
          <w:marLeft w:val="480"/>
          <w:marRight w:val="0"/>
          <w:marTop w:val="0"/>
          <w:marBottom w:val="0"/>
          <w:divBdr>
            <w:top w:val="none" w:sz="0" w:space="0" w:color="auto"/>
            <w:left w:val="none" w:sz="0" w:space="0" w:color="auto"/>
            <w:bottom w:val="none" w:sz="0" w:space="0" w:color="auto"/>
            <w:right w:val="none" w:sz="0" w:space="0" w:color="auto"/>
          </w:divBdr>
        </w:div>
        <w:div w:id="795298007">
          <w:marLeft w:val="480"/>
          <w:marRight w:val="0"/>
          <w:marTop w:val="0"/>
          <w:marBottom w:val="0"/>
          <w:divBdr>
            <w:top w:val="none" w:sz="0" w:space="0" w:color="auto"/>
            <w:left w:val="none" w:sz="0" w:space="0" w:color="auto"/>
            <w:bottom w:val="none" w:sz="0" w:space="0" w:color="auto"/>
            <w:right w:val="none" w:sz="0" w:space="0" w:color="auto"/>
          </w:divBdr>
        </w:div>
        <w:div w:id="807211699">
          <w:marLeft w:val="480"/>
          <w:marRight w:val="0"/>
          <w:marTop w:val="0"/>
          <w:marBottom w:val="0"/>
          <w:divBdr>
            <w:top w:val="none" w:sz="0" w:space="0" w:color="auto"/>
            <w:left w:val="none" w:sz="0" w:space="0" w:color="auto"/>
            <w:bottom w:val="none" w:sz="0" w:space="0" w:color="auto"/>
            <w:right w:val="none" w:sz="0" w:space="0" w:color="auto"/>
          </w:divBdr>
        </w:div>
        <w:div w:id="827861743">
          <w:marLeft w:val="480"/>
          <w:marRight w:val="0"/>
          <w:marTop w:val="0"/>
          <w:marBottom w:val="0"/>
          <w:divBdr>
            <w:top w:val="none" w:sz="0" w:space="0" w:color="auto"/>
            <w:left w:val="none" w:sz="0" w:space="0" w:color="auto"/>
            <w:bottom w:val="none" w:sz="0" w:space="0" w:color="auto"/>
            <w:right w:val="none" w:sz="0" w:space="0" w:color="auto"/>
          </w:divBdr>
        </w:div>
      </w:divsChild>
    </w:div>
    <w:div w:id="9530404">
      <w:bodyDiv w:val="1"/>
      <w:marLeft w:val="0"/>
      <w:marRight w:val="0"/>
      <w:marTop w:val="0"/>
      <w:marBottom w:val="0"/>
      <w:divBdr>
        <w:top w:val="none" w:sz="0" w:space="0" w:color="auto"/>
        <w:left w:val="none" w:sz="0" w:space="0" w:color="auto"/>
        <w:bottom w:val="none" w:sz="0" w:space="0" w:color="auto"/>
        <w:right w:val="none" w:sz="0" w:space="0" w:color="auto"/>
      </w:divBdr>
    </w:div>
    <w:div w:id="9533030">
      <w:bodyDiv w:val="1"/>
      <w:marLeft w:val="0"/>
      <w:marRight w:val="0"/>
      <w:marTop w:val="0"/>
      <w:marBottom w:val="0"/>
      <w:divBdr>
        <w:top w:val="none" w:sz="0" w:space="0" w:color="auto"/>
        <w:left w:val="none" w:sz="0" w:space="0" w:color="auto"/>
        <w:bottom w:val="none" w:sz="0" w:space="0" w:color="auto"/>
        <w:right w:val="none" w:sz="0" w:space="0" w:color="auto"/>
      </w:divBdr>
    </w:div>
    <w:div w:id="9576333">
      <w:bodyDiv w:val="1"/>
      <w:marLeft w:val="0"/>
      <w:marRight w:val="0"/>
      <w:marTop w:val="0"/>
      <w:marBottom w:val="0"/>
      <w:divBdr>
        <w:top w:val="none" w:sz="0" w:space="0" w:color="auto"/>
        <w:left w:val="none" w:sz="0" w:space="0" w:color="auto"/>
        <w:bottom w:val="none" w:sz="0" w:space="0" w:color="auto"/>
        <w:right w:val="none" w:sz="0" w:space="0" w:color="auto"/>
      </w:divBdr>
    </w:div>
    <w:div w:id="9648433">
      <w:bodyDiv w:val="1"/>
      <w:marLeft w:val="0"/>
      <w:marRight w:val="0"/>
      <w:marTop w:val="0"/>
      <w:marBottom w:val="0"/>
      <w:divBdr>
        <w:top w:val="none" w:sz="0" w:space="0" w:color="auto"/>
        <w:left w:val="none" w:sz="0" w:space="0" w:color="auto"/>
        <w:bottom w:val="none" w:sz="0" w:space="0" w:color="auto"/>
        <w:right w:val="none" w:sz="0" w:space="0" w:color="auto"/>
      </w:divBdr>
    </w:div>
    <w:div w:id="9838344">
      <w:bodyDiv w:val="1"/>
      <w:marLeft w:val="0"/>
      <w:marRight w:val="0"/>
      <w:marTop w:val="0"/>
      <w:marBottom w:val="0"/>
      <w:divBdr>
        <w:top w:val="none" w:sz="0" w:space="0" w:color="auto"/>
        <w:left w:val="none" w:sz="0" w:space="0" w:color="auto"/>
        <w:bottom w:val="none" w:sz="0" w:space="0" w:color="auto"/>
        <w:right w:val="none" w:sz="0" w:space="0" w:color="auto"/>
      </w:divBdr>
    </w:div>
    <w:div w:id="9911391">
      <w:bodyDiv w:val="1"/>
      <w:marLeft w:val="0"/>
      <w:marRight w:val="0"/>
      <w:marTop w:val="0"/>
      <w:marBottom w:val="0"/>
      <w:divBdr>
        <w:top w:val="none" w:sz="0" w:space="0" w:color="auto"/>
        <w:left w:val="none" w:sz="0" w:space="0" w:color="auto"/>
        <w:bottom w:val="none" w:sz="0" w:space="0" w:color="auto"/>
        <w:right w:val="none" w:sz="0" w:space="0" w:color="auto"/>
      </w:divBdr>
    </w:div>
    <w:div w:id="10109138">
      <w:bodyDiv w:val="1"/>
      <w:marLeft w:val="0"/>
      <w:marRight w:val="0"/>
      <w:marTop w:val="0"/>
      <w:marBottom w:val="0"/>
      <w:divBdr>
        <w:top w:val="none" w:sz="0" w:space="0" w:color="auto"/>
        <w:left w:val="none" w:sz="0" w:space="0" w:color="auto"/>
        <w:bottom w:val="none" w:sz="0" w:space="0" w:color="auto"/>
        <w:right w:val="none" w:sz="0" w:space="0" w:color="auto"/>
      </w:divBdr>
    </w:div>
    <w:div w:id="10189720">
      <w:bodyDiv w:val="1"/>
      <w:marLeft w:val="0"/>
      <w:marRight w:val="0"/>
      <w:marTop w:val="0"/>
      <w:marBottom w:val="0"/>
      <w:divBdr>
        <w:top w:val="none" w:sz="0" w:space="0" w:color="auto"/>
        <w:left w:val="none" w:sz="0" w:space="0" w:color="auto"/>
        <w:bottom w:val="none" w:sz="0" w:space="0" w:color="auto"/>
        <w:right w:val="none" w:sz="0" w:space="0" w:color="auto"/>
      </w:divBdr>
    </w:div>
    <w:div w:id="10420381">
      <w:bodyDiv w:val="1"/>
      <w:marLeft w:val="0"/>
      <w:marRight w:val="0"/>
      <w:marTop w:val="0"/>
      <w:marBottom w:val="0"/>
      <w:divBdr>
        <w:top w:val="none" w:sz="0" w:space="0" w:color="auto"/>
        <w:left w:val="none" w:sz="0" w:space="0" w:color="auto"/>
        <w:bottom w:val="none" w:sz="0" w:space="0" w:color="auto"/>
        <w:right w:val="none" w:sz="0" w:space="0" w:color="auto"/>
      </w:divBdr>
    </w:div>
    <w:div w:id="10569020">
      <w:bodyDiv w:val="1"/>
      <w:marLeft w:val="0"/>
      <w:marRight w:val="0"/>
      <w:marTop w:val="0"/>
      <w:marBottom w:val="0"/>
      <w:divBdr>
        <w:top w:val="none" w:sz="0" w:space="0" w:color="auto"/>
        <w:left w:val="none" w:sz="0" w:space="0" w:color="auto"/>
        <w:bottom w:val="none" w:sz="0" w:space="0" w:color="auto"/>
        <w:right w:val="none" w:sz="0" w:space="0" w:color="auto"/>
      </w:divBdr>
    </w:div>
    <w:div w:id="10768584">
      <w:bodyDiv w:val="1"/>
      <w:marLeft w:val="0"/>
      <w:marRight w:val="0"/>
      <w:marTop w:val="0"/>
      <w:marBottom w:val="0"/>
      <w:divBdr>
        <w:top w:val="none" w:sz="0" w:space="0" w:color="auto"/>
        <w:left w:val="none" w:sz="0" w:space="0" w:color="auto"/>
        <w:bottom w:val="none" w:sz="0" w:space="0" w:color="auto"/>
        <w:right w:val="none" w:sz="0" w:space="0" w:color="auto"/>
      </w:divBdr>
    </w:div>
    <w:div w:id="10960516">
      <w:bodyDiv w:val="1"/>
      <w:marLeft w:val="0"/>
      <w:marRight w:val="0"/>
      <w:marTop w:val="0"/>
      <w:marBottom w:val="0"/>
      <w:divBdr>
        <w:top w:val="none" w:sz="0" w:space="0" w:color="auto"/>
        <w:left w:val="none" w:sz="0" w:space="0" w:color="auto"/>
        <w:bottom w:val="none" w:sz="0" w:space="0" w:color="auto"/>
        <w:right w:val="none" w:sz="0" w:space="0" w:color="auto"/>
      </w:divBdr>
    </w:div>
    <w:div w:id="11033683">
      <w:bodyDiv w:val="1"/>
      <w:marLeft w:val="0"/>
      <w:marRight w:val="0"/>
      <w:marTop w:val="0"/>
      <w:marBottom w:val="0"/>
      <w:divBdr>
        <w:top w:val="none" w:sz="0" w:space="0" w:color="auto"/>
        <w:left w:val="none" w:sz="0" w:space="0" w:color="auto"/>
        <w:bottom w:val="none" w:sz="0" w:space="0" w:color="auto"/>
        <w:right w:val="none" w:sz="0" w:space="0" w:color="auto"/>
      </w:divBdr>
    </w:div>
    <w:div w:id="11035332">
      <w:bodyDiv w:val="1"/>
      <w:marLeft w:val="0"/>
      <w:marRight w:val="0"/>
      <w:marTop w:val="0"/>
      <w:marBottom w:val="0"/>
      <w:divBdr>
        <w:top w:val="none" w:sz="0" w:space="0" w:color="auto"/>
        <w:left w:val="none" w:sz="0" w:space="0" w:color="auto"/>
        <w:bottom w:val="none" w:sz="0" w:space="0" w:color="auto"/>
        <w:right w:val="none" w:sz="0" w:space="0" w:color="auto"/>
      </w:divBdr>
    </w:div>
    <w:div w:id="11108334">
      <w:bodyDiv w:val="1"/>
      <w:marLeft w:val="0"/>
      <w:marRight w:val="0"/>
      <w:marTop w:val="0"/>
      <w:marBottom w:val="0"/>
      <w:divBdr>
        <w:top w:val="none" w:sz="0" w:space="0" w:color="auto"/>
        <w:left w:val="none" w:sz="0" w:space="0" w:color="auto"/>
        <w:bottom w:val="none" w:sz="0" w:space="0" w:color="auto"/>
        <w:right w:val="none" w:sz="0" w:space="0" w:color="auto"/>
      </w:divBdr>
    </w:div>
    <w:div w:id="11154036">
      <w:bodyDiv w:val="1"/>
      <w:marLeft w:val="0"/>
      <w:marRight w:val="0"/>
      <w:marTop w:val="0"/>
      <w:marBottom w:val="0"/>
      <w:divBdr>
        <w:top w:val="none" w:sz="0" w:space="0" w:color="auto"/>
        <w:left w:val="none" w:sz="0" w:space="0" w:color="auto"/>
        <w:bottom w:val="none" w:sz="0" w:space="0" w:color="auto"/>
        <w:right w:val="none" w:sz="0" w:space="0" w:color="auto"/>
      </w:divBdr>
    </w:div>
    <w:div w:id="11155606">
      <w:bodyDiv w:val="1"/>
      <w:marLeft w:val="0"/>
      <w:marRight w:val="0"/>
      <w:marTop w:val="0"/>
      <w:marBottom w:val="0"/>
      <w:divBdr>
        <w:top w:val="none" w:sz="0" w:space="0" w:color="auto"/>
        <w:left w:val="none" w:sz="0" w:space="0" w:color="auto"/>
        <w:bottom w:val="none" w:sz="0" w:space="0" w:color="auto"/>
        <w:right w:val="none" w:sz="0" w:space="0" w:color="auto"/>
      </w:divBdr>
    </w:div>
    <w:div w:id="11230178">
      <w:bodyDiv w:val="1"/>
      <w:marLeft w:val="0"/>
      <w:marRight w:val="0"/>
      <w:marTop w:val="0"/>
      <w:marBottom w:val="0"/>
      <w:divBdr>
        <w:top w:val="none" w:sz="0" w:space="0" w:color="auto"/>
        <w:left w:val="none" w:sz="0" w:space="0" w:color="auto"/>
        <w:bottom w:val="none" w:sz="0" w:space="0" w:color="auto"/>
        <w:right w:val="none" w:sz="0" w:space="0" w:color="auto"/>
      </w:divBdr>
    </w:div>
    <w:div w:id="11299795">
      <w:bodyDiv w:val="1"/>
      <w:marLeft w:val="0"/>
      <w:marRight w:val="0"/>
      <w:marTop w:val="0"/>
      <w:marBottom w:val="0"/>
      <w:divBdr>
        <w:top w:val="none" w:sz="0" w:space="0" w:color="auto"/>
        <w:left w:val="none" w:sz="0" w:space="0" w:color="auto"/>
        <w:bottom w:val="none" w:sz="0" w:space="0" w:color="auto"/>
        <w:right w:val="none" w:sz="0" w:space="0" w:color="auto"/>
      </w:divBdr>
    </w:div>
    <w:div w:id="11304190">
      <w:bodyDiv w:val="1"/>
      <w:marLeft w:val="0"/>
      <w:marRight w:val="0"/>
      <w:marTop w:val="0"/>
      <w:marBottom w:val="0"/>
      <w:divBdr>
        <w:top w:val="none" w:sz="0" w:space="0" w:color="auto"/>
        <w:left w:val="none" w:sz="0" w:space="0" w:color="auto"/>
        <w:bottom w:val="none" w:sz="0" w:space="0" w:color="auto"/>
        <w:right w:val="none" w:sz="0" w:space="0" w:color="auto"/>
      </w:divBdr>
    </w:div>
    <w:div w:id="11342929">
      <w:bodyDiv w:val="1"/>
      <w:marLeft w:val="0"/>
      <w:marRight w:val="0"/>
      <w:marTop w:val="0"/>
      <w:marBottom w:val="0"/>
      <w:divBdr>
        <w:top w:val="none" w:sz="0" w:space="0" w:color="auto"/>
        <w:left w:val="none" w:sz="0" w:space="0" w:color="auto"/>
        <w:bottom w:val="none" w:sz="0" w:space="0" w:color="auto"/>
        <w:right w:val="none" w:sz="0" w:space="0" w:color="auto"/>
      </w:divBdr>
    </w:div>
    <w:div w:id="11345485">
      <w:bodyDiv w:val="1"/>
      <w:marLeft w:val="0"/>
      <w:marRight w:val="0"/>
      <w:marTop w:val="0"/>
      <w:marBottom w:val="0"/>
      <w:divBdr>
        <w:top w:val="none" w:sz="0" w:space="0" w:color="auto"/>
        <w:left w:val="none" w:sz="0" w:space="0" w:color="auto"/>
        <w:bottom w:val="none" w:sz="0" w:space="0" w:color="auto"/>
        <w:right w:val="none" w:sz="0" w:space="0" w:color="auto"/>
      </w:divBdr>
    </w:div>
    <w:div w:id="11541555">
      <w:bodyDiv w:val="1"/>
      <w:marLeft w:val="0"/>
      <w:marRight w:val="0"/>
      <w:marTop w:val="0"/>
      <w:marBottom w:val="0"/>
      <w:divBdr>
        <w:top w:val="none" w:sz="0" w:space="0" w:color="auto"/>
        <w:left w:val="none" w:sz="0" w:space="0" w:color="auto"/>
        <w:bottom w:val="none" w:sz="0" w:space="0" w:color="auto"/>
        <w:right w:val="none" w:sz="0" w:space="0" w:color="auto"/>
      </w:divBdr>
    </w:div>
    <w:div w:id="11542740">
      <w:bodyDiv w:val="1"/>
      <w:marLeft w:val="0"/>
      <w:marRight w:val="0"/>
      <w:marTop w:val="0"/>
      <w:marBottom w:val="0"/>
      <w:divBdr>
        <w:top w:val="none" w:sz="0" w:space="0" w:color="auto"/>
        <w:left w:val="none" w:sz="0" w:space="0" w:color="auto"/>
        <w:bottom w:val="none" w:sz="0" w:space="0" w:color="auto"/>
        <w:right w:val="none" w:sz="0" w:space="0" w:color="auto"/>
      </w:divBdr>
    </w:div>
    <w:div w:id="11609844">
      <w:bodyDiv w:val="1"/>
      <w:marLeft w:val="0"/>
      <w:marRight w:val="0"/>
      <w:marTop w:val="0"/>
      <w:marBottom w:val="0"/>
      <w:divBdr>
        <w:top w:val="none" w:sz="0" w:space="0" w:color="auto"/>
        <w:left w:val="none" w:sz="0" w:space="0" w:color="auto"/>
        <w:bottom w:val="none" w:sz="0" w:space="0" w:color="auto"/>
        <w:right w:val="none" w:sz="0" w:space="0" w:color="auto"/>
      </w:divBdr>
    </w:div>
    <w:div w:id="11614300">
      <w:bodyDiv w:val="1"/>
      <w:marLeft w:val="0"/>
      <w:marRight w:val="0"/>
      <w:marTop w:val="0"/>
      <w:marBottom w:val="0"/>
      <w:divBdr>
        <w:top w:val="none" w:sz="0" w:space="0" w:color="auto"/>
        <w:left w:val="none" w:sz="0" w:space="0" w:color="auto"/>
        <w:bottom w:val="none" w:sz="0" w:space="0" w:color="auto"/>
        <w:right w:val="none" w:sz="0" w:space="0" w:color="auto"/>
      </w:divBdr>
    </w:div>
    <w:div w:id="11761737">
      <w:bodyDiv w:val="1"/>
      <w:marLeft w:val="0"/>
      <w:marRight w:val="0"/>
      <w:marTop w:val="0"/>
      <w:marBottom w:val="0"/>
      <w:divBdr>
        <w:top w:val="none" w:sz="0" w:space="0" w:color="auto"/>
        <w:left w:val="none" w:sz="0" w:space="0" w:color="auto"/>
        <w:bottom w:val="none" w:sz="0" w:space="0" w:color="auto"/>
        <w:right w:val="none" w:sz="0" w:space="0" w:color="auto"/>
      </w:divBdr>
      <w:divsChild>
        <w:div w:id="253055722">
          <w:marLeft w:val="480"/>
          <w:marRight w:val="0"/>
          <w:marTop w:val="0"/>
          <w:marBottom w:val="0"/>
          <w:divBdr>
            <w:top w:val="none" w:sz="0" w:space="0" w:color="auto"/>
            <w:left w:val="none" w:sz="0" w:space="0" w:color="auto"/>
            <w:bottom w:val="none" w:sz="0" w:space="0" w:color="auto"/>
            <w:right w:val="none" w:sz="0" w:space="0" w:color="auto"/>
          </w:divBdr>
        </w:div>
        <w:div w:id="308091635">
          <w:marLeft w:val="480"/>
          <w:marRight w:val="0"/>
          <w:marTop w:val="0"/>
          <w:marBottom w:val="0"/>
          <w:divBdr>
            <w:top w:val="none" w:sz="0" w:space="0" w:color="auto"/>
            <w:left w:val="none" w:sz="0" w:space="0" w:color="auto"/>
            <w:bottom w:val="none" w:sz="0" w:space="0" w:color="auto"/>
            <w:right w:val="none" w:sz="0" w:space="0" w:color="auto"/>
          </w:divBdr>
        </w:div>
        <w:div w:id="426467783">
          <w:marLeft w:val="480"/>
          <w:marRight w:val="0"/>
          <w:marTop w:val="0"/>
          <w:marBottom w:val="0"/>
          <w:divBdr>
            <w:top w:val="none" w:sz="0" w:space="0" w:color="auto"/>
            <w:left w:val="none" w:sz="0" w:space="0" w:color="auto"/>
            <w:bottom w:val="none" w:sz="0" w:space="0" w:color="auto"/>
            <w:right w:val="none" w:sz="0" w:space="0" w:color="auto"/>
          </w:divBdr>
        </w:div>
        <w:div w:id="497501521">
          <w:marLeft w:val="480"/>
          <w:marRight w:val="0"/>
          <w:marTop w:val="0"/>
          <w:marBottom w:val="0"/>
          <w:divBdr>
            <w:top w:val="none" w:sz="0" w:space="0" w:color="auto"/>
            <w:left w:val="none" w:sz="0" w:space="0" w:color="auto"/>
            <w:bottom w:val="none" w:sz="0" w:space="0" w:color="auto"/>
            <w:right w:val="none" w:sz="0" w:space="0" w:color="auto"/>
          </w:divBdr>
        </w:div>
        <w:div w:id="563565230">
          <w:marLeft w:val="480"/>
          <w:marRight w:val="0"/>
          <w:marTop w:val="0"/>
          <w:marBottom w:val="0"/>
          <w:divBdr>
            <w:top w:val="none" w:sz="0" w:space="0" w:color="auto"/>
            <w:left w:val="none" w:sz="0" w:space="0" w:color="auto"/>
            <w:bottom w:val="none" w:sz="0" w:space="0" w:color="auto"/>
            <w:right w:val="none" w:sz="0" w:space="0" w:color="auto"/>
          </w:divBdr>
        </w:div>
        <w:div w:id="610169828">
          <w:marLeft w:val="480"/>
          <w:marRight w:val="0"/>
          <w:marTop w:val="0"/>
          <w:marBottom w:val="0"/>
          <w:divBdr>
            <w:top w:val="none" w:sz="0" w:space="0" w:color="auto"/>
            <w:left w:val="none" w:sz="0" w:space="0" w:color="auto"/>
            <w:bottom w:val="none" w:sz="0" w:space="0" w:color="auto"/>
            <w:right w:val="none" w:sz="0" w:space="0" w:color="auto"/>
          </w:divBdr>
        </w:div>
        <w:div w:id="617182301">
          <w:marLeft w:val="480"/>
          <w:marRight w:val="0"/>
          <w:marTop w:val="0"/>
          <w:marBottom w:val="0"/>
          <w:divBdr>
            <w:top w:val="none" w:sz="0" w:space="0" w:color="auto"/>
            <w:left w:val="none" w:sz="0" w:space="0" w:color="auto"/>
            <w:bottom w:val="none" w:sz="0" w:space="0" w:color="auto"/>
            <w:right w:val="none" w:sz="0" w:space="0" w:color="auto"/>
          </w:divBdr>
        </w:div>
        <w:div w:id="630787712">
          <w:marLeft w:val="480"/>
          <w:marRight w:val="0"/>
          <w:marTop w:val="0"/>
          <w:marBottom w:val="0"/>
          <w:divBdr>
            <w:top w:val="none" w:sz="0" w:space="0" w:color="auto"/>
            <w:left w:val="none" w:sz="0" w:space="0" w:color="auto"/>
            <w:bottom w:val="none" w:sz="0" w:space="0" w:color="auto"/>
            <w:right w:val="none" w:sz="0" w:space="0" w:color="auto"/>
          </w:divBdr>
        </w:div>
        <w:div w:id="631787689">
          <w:marLeft w:val="480"/>
          <w:marRight w:val="0"/>
          <w:marTop w:val="0"/>
          <w:marBottom w:val="0"/>
          <w:divBdr>
            <w:top w:val="none" w:sz="0" w:space="0" w:color="auto"/>
            <w:left w:val="none" w:sz="0" w:space="0" w:color="auto"/>
            <w:bottom w:val="none" w:sz="0" w:space="0" w:color="auto"/>
            <w:right w:val="none" w:sz="0" w:space="0" w:color="auto"/>
          </w:divBdr>
        </w:div>
        <w:div w:id="730889219">
          <w:marLeft w:val="480"/>
          <w:marRight w:val="0"/>
          <w:marTop w:val="0"/>
          <w:marBottom w:val="0"/>
          <w:divBdr>
            <w:top w:val="none" w:sz="0" w:space="0" w:color="auto"/>
            <w:left w:val="none" w:sz="0" w:space="0" w:color="auto"/>
            <w:bottom w:val="none" w:sz="0" w:space="0" w:color="auto"/>
            <w:right w:val="none" w:sz="0" w:space="0" w:color="auto"/>
          </w:divBdr>
        </w:div>
        <w:div w:id="764612368">
          <w:marLeft w:val="480"/>
          <w:marRight w:val="0"/>
          <w:marTop w:val="0"/>
          <w:marBottom w:val="0"/>
          <w:divBdr>
            <w:top w:val="none" w:sz="0" w:space="0" w:color="auto"/>
            <w:left w:val="none" w:sz="0" w:space="0" w:color="auto"/>
            <w:bottom w:val="none" w:sz="0" w:space="0" w:color="auto"/>
            <w:right w:val="none" w:sz="0" w:space="0" w:color="auto"/>
          </w:divBdr>
        </w:div>
        <w:div w:id="874731373">
          <w:marLeft w:val="480"/>
          <w:marRight w:val="0"/>
          <w:marTop w:val="0"/>
          <w:marBottom w:val="0"/>
          <w:divBdr>
            <w:top w:val="none" w:sz="0" w:space="0" w:color="auto"/>
            <w:left w:val="none" w:sz="0" w:space="0" w:color="auto"/>
            <w:bottom w:val="none" w:sz="0" w:space="0" w:color="auto"/>
            <w:right w:val="none" w:sz="0" w:space="0" w:color="auto"/>
          </w:divBdr>
        </w:div>
      </w:divsChild>
    </w:div>
    <w:div w:id="11763401">
      <w:bodyDiv w:val="1"/>
      <w:marLeft w:val="0"/>
      <w:marRight w:val="0"/>
      <w:marTop w:val="0"/>
      <w:marBottom w:val="0"/>
      <w:divBdr>
        <w:top w:val="none" w:sz="0" w:space="0" w:color="auto"/>
        <w:left w:val="none" w:sz="0" w:space="0" w:color="auto"/>
        <w:bottom w:val="none" w:sz="0" w:space="0" w:color="auto"/>
        <w:right w:val="none" w:sz="0" w:space="0" w:color="auto"/>
      </w:divBdr>
    </w:div>
    <w:div w:id="11807660">
      <w:bodyDiv w:val="1"/>
      <w:marLeft w:val="0"/>
      <w:marRight w:val="0"/>
      <w:marTop w:val="0"/>
      <w:marBottom w:val="0"/>
      <w:divBdr>
        <w:top w:val="none" w:sz="0" w:space="0" w:color="auto"/>
        <w:left w:val="none" w:sz="0" w:space="0" w:color="auto"/>
        <w:bottom w:val="none" w:sz="0" w:space="0" w:color="auto"/>
        <w:right w:val="none" w:sz="0" w:space="0" w:color="auto"/>
      </w:divBdr>
    </w:div>
    <w:div w:id="11877204">
      <w:bodyDiv w:val="1"/>
      <w:marLeft w:val="0"/>
      <w:marRight w:val="0"/>
      <w:marTop w:val="0"/>
      <w:marBottom w:val="0"/>
      <w:divBdr>
        <w:top w:val="none" w:sz="0" w:space="0" w:color="auto"/>
        <w:left w:val="none" w:sz="0" w:space="0" w:color="auto"/>
        <w:bottom w:val="none" w:sz="0" w:space="0" w:color="auto"/>
        <w:right w:val="none" w:sz="0" w:space="0" w:color="auto"/>
      </w:divBdr>
    </w:div>
    <w:div w:id="11954958">
      <w:bodyDiv w:val="1"/>
      <w:marLeft w:val="0"/>
      <w:marRight w:val="0"/>
      <w:marTop w:val="0"/>
      <w:marBottom w:val="0"/>
      <w:divBdr>
        <w:top w:val="none" w:sz="0" w:space="0" w:color="auto"/>
        <w:left w:val="none" w:sz="0" w:space="0" w:color="auto"/>
        <w:bottom w:val="none" w:sz="0" w:space="0" w:color="auto"/>
        <w:right w:val="none" w:sz="0" w:space="0" w:color="auto"/>
      </w:divBdr>
    </w:div>
    <w:div w:id="11995271">
      <w:bodyDiv w:val="1"/>
      <w:marLeft w:val="0"/>
      <w:marRight w:val="0"/>
      <w:marTop w:val="0"/>
      <w:marBottom w:val="0"/>
      <w:divBdr>
        <w:top w:val="none" w:sz="0" w:space="0" w:color="auto"/>
        <w:left w:val="none" w:sz="0" w:space="0" w:color="auto"/>
        <w:bottom w:val="none" w:sz="0" w:space="0" w:color="auto"/>
        <w:right w:val="none" w:sz="0" w:space="0" w:color="auto"/>
      </w:divBdr>
    </w:div>
    <w:div w:id="12004880">
      <w:bodyDiv w:val="1"/>
      <w:marLeft w:val="0"/>
      <w:marRight w:val="0"/>
      <w:marTop w:val="0"/>
      <w:marBottom w:val="0"/>
      <w:divBdr>
        <w:top w:val="none" w:sz="0" w:space="0" w:color="auto"/>
        <w:left w:val="none" w:sz="0" w:space="0" w:color="auto"/>
        <w:bottom w:val="none" w:sz="0" w:space="0" w:color="auto"/>
        <w:right w:val="none" w:sz="0" w:space="0" w:color="auto"/>
      </w:divBdr>
    </w:div>
    <w:div w:id="12154271">
      <w:bodyDiv w:val="1"/>
      <w:marLeft w:val="0"/>
      <w:marRight w:val="0"/>
      <w:marTop w:val="0"/>
      <w:marBottom w:val="0"/>
      <w:divBdr>
        <w:top w:val="none" w:sz="0" w:space="0" w:color="auto"/>
        <w:left w:val="none" w:sz="0" w:space="0" w:color="auto"/>
        <w:bottom w:val="none" w:sz="0" w:space="0" w:color="auto"/>
        <w:right w:val="none" w:sz="0" w:space="0" w:color="auto"/>
      </w:divBdr>
    </w:div>
    <w:div w:id="12198062">
      <w:bodyDiv w:val="1"/>
      <w:marLeft w:val="0"/>
      <w:marRight w:val="0"/>
      <w:marTop w:val="0"/>
      <w:marBottom w:val="0"/>
      <w:divBdr>
        <w:top w:val="none" w:sz="0" w:space="0" w:color="auto"/>
        <w:left w:val="none" w:sz="0" w:space="0" w:color="auto"/>
        <w:bottom w:val="none" w:sz="0" w:space="0" w:color="auto"/>
        <w:right w:val="none" w:sz="0" w:space="0" w:color="auto"/>
      </w:divBdr>
    </w:div>
    <w:div w:id="12344894">
      <w:bodyDiv w:val="1"/>
      <w:marLeft w:val="0"/>
      <w:marRight w:val="0"/>
      <w:marTop w:val="0"/>
      <w:marBottom w:val="0"/>
      <w:divBdr>
        <w:top w:val="none" w:sz="0" w:space="0" w:color="auto"/>
        <w:left w:val="none" w:sz="0" w:space="0" w:color="auto"/>
        <w:bottom w:val="none" w:sz="0" w:space="0" w:color="auto"/>
        <w:right w:val="none" w:sz="0" w:space="0" w:color="auto"/>
      </w:divBdr>
    </w:div>
    <w:div w:id="12345717">
      <w:bodyDiv w:val="1"/>
      <w:marLeft w:val="0"/>
      <w:marRight w:val="0"/>
      <w:marTop w:val="0"/>
      <w:marBottom w:val="0"/>
      <w:divBdr>
        <w:top w:val="none" w:sz="0" w:space="0" w:color="auto"/>
        <w:left w:val="none" w:sz="0" w:space="0" w:color="auto"/>
        <w:bottom w:val="none" w:sz="0" w:space="0" w:color="auto"/>
        <w:right w:val="none" w:sz="0" w:space="0" w:color="auto"/>
      </w:divBdr>
    </w:div>
    <w:div w:id="12389009">
      <w:bodyDiv w:val="1"/>
      <w:marLeft w:val="0"/>
      <w:marRight w:val="0"/>
      <w:marTop w:val="0"/>
      <w:marBottom w:val="0"/>
      <w:divBdr>
        <w:top w:val="none" w:sz="0" w:space="0" w:color="auto"/>
        <w:left w:val="none" w:sz="0" w:space="0" w:color="auto"/>
        <w:bottom w:val="none" w:sz="0" w:space="0" w:color="auto"/>
        <w:right w:val="none" w:sz="0" w:space="0" w:color="auto"/>
      </w:divBdr>
    </w:div>
    <w:div w:id="12458534">
      <w:bodyDiv w:val="1"/>
      <w:marLeft w:val="0"/>
      <w:marRight w:val="0"/>
      <w:marTop w:val="0"/>
      <w:marBottom w:val="0"/>
      <w:divBdr>
        <w:top w:val="none" w:sz="0" w:space="0" w:color="auto"/>
        <w:left w:val="none" w:sz="0" w:space="0" w:color="auto"/>
        <w:bottom w:val="none" w:sz="0" w:space="0" w:color="auto"/>
        <w:right w:val="none" w:sz="0" w:space="0" w:color="auto"/>
      </w:divBdr>
    </w:div>
    <w:div w:id="12465990">
      <w:bodyDiv w:val="1"/>
      <w:marLeft w:val="0"/>
      <w:marRight w:val="0"/>
      <w:marTop w:val="0"/>
      <w:marBottom w:val="0"/>
      <w:divBdr>
        <w:top w:val="none" w:sz="0" w:space="0" w:color="auto"/>
        <w:left w:val="none" w:sz="0" w:space="0" w:color="auto"/>
        <w:bottom w:val="none" w:sz="0" w:space="0" w:color="auto"/>
        <w:right w:val="none" w:sz="0" w:space="0" w:color="auto"/>
      </w:divBdr>
    </w:div>
    <w:div w:id="12539648">
      <w:bodyDiv w:val="1"/>
      <w:marLeft w:val="0"/>
      <w:marRight w:val="0"/>
      <w:marTop w:val="0"/>
      <w:marBottom w:val="0"/>
      <w:divBdr>
        <w:top w:val="none" w:sz="0" w:space="0" w:color="auto"/>
        <w:left w:val="none" w:sz="0" w:space="0" w:color="auto"/>
        <w:bottom w:val="none" w:sz="0" w:space="0" w:color="auto"/>
        <w:right w:val="none" w:sz="0" w:space="0" w:color="auto"/>
      </w:divBdr>
    </w:div>
    <w:div w:id="12653508">
      <w:bodyDiv w:val="1"/>
      <w:marLeft w:val="0"/>
      <w:marRight w:val="0"/>
      <w:marTop w:val="0"/>
      <w:marBottom w:val="0"/>
      <w:divBdr>
        <w:top w:val="none" w:sz="0" w:space="0" w:color="auto"/>
        <w:left w:val="none" w:sz="0" w:space="0" w:color="auto"/>
        <w:bottom w:val="none" w:sz="0" w:space="0" w:color="auto"/>
        <w:right w:val="none" w:sz="0" w:space="0" w:color="auto"/>
      </w:divBdr>
    </w:div>
    <w:div w:id="12801334">
      <w:bodyDiv w:val="1"/>
      <w:marLeft w:val="0"/>
      <w:marRight w:val="0"/>
      <w:marTop w:val="0"/>
      <w:marBottom w:val="0"/>
      <w:divBdr>
        <w:top w:val="none" w:sz="0" w:space="0" w:color="auto"/>
        <w:left w:val="none" w:sz="0" w:space="0" w:color="auto"/>
        <w:bottom w:val="none" w:sz="0" w:space="0" w:color="auto"/>
        <w:right w:val="none" w:sz="0" w:space="0" w:color="auto"/>
      </w:divBdr>
    </w:div>
    <w:div w:id="12806597">
      <w:bodyDiv w:val="1"/>
      <w:marLeft w:val="0"/>
      <w:marRight w:val="0"/>
      <w:marTop w:val="0"/>
      <w:marBottom w:val="0"/>
      <w:divBdr>
        <w:top w:val="none" w:sz="0" w:space="0" w:color="auto"/>
        <w:left w:val="none" w:sz="0" w:space="0" w:color="auto"/>
        <w:bottom w:val="none" w:sz="0" w:space="0" w:color="auto"/>
        <w:right w:val="none" w:sz="0" w:space="0" w:color="auto"/>
      </w:divBdr>
    </w:div>
    <w:div w:id="12846166">
      <w:bodyDiv w:val="1"/>
      <w:marLeft w:val="0"/>
      <w:marRight w:val="0"/>
      <w:marTop w:val="0"/>
      <w:marBottom w:val="0"/>
      <w:divBdr>
        <w:top w:val="none" w:sz="0" w:space="0" w:color="auto"/>
        <w:left w:val="none" w:sz="0" w:space="0" w:color="auto"/>
        <w:bottom w:val="none" w:sz="0" w:space="0" w:color="auto"/>
        <w:right w:val="none" w:sz="0" w:space="0" w:color="auto"/>
      </w:divBdr>
    </w:div>
    <w:div w:id="12849806">
      <w:bodyDiv w:val="1"/>
      <w:marLeft w:val="0"/>
      <w:marRight w:val="0"/>
      <w:marTop w:val="0"/>
      <w:marBottom w:val="0"/>
      <w:divBdr>
        <w:top w:val="none" w:sz="0" w:space="0" w:color="auto"/>
        <w:left w:val="none" w:sz="0" w:space="0" w:color="auto"/>
        <w:bottom w:val="none" w:sz="0" w:space="0" w:color="auto"/>
        <w:right w:val="none" w:sz="0" w:space="0" w:color="auto"/>
      </w:divBdr>
    </w:div>
    <w:div w:id="12997002">
      <w:bodyDiv w:val="1"/>
      <w:marLeft w:val="0"/>
      <w:marRight w:val="0"/>
      <w:marTop w:val="0"/>
      <w:marBottom w:val="0"/>
      <w:divBdr>
        <w:top w:val="none" w:sz="0" w:space="0" w:color="auto"/>
        <w:left w:val="none" w:sz="0" w:space="0" w:color="auto"/>
        <w:bottom w:val="none" w:sz="0" w:space="0" w:color="auto"/>
        <w:right w:val="none" w:sz="0" w:space="0" w:color="auto"/>
      </w:divBdr>
    </w:div>
    <w:div w:id="13002878">
      <w:bodyDiv w:val="1"/>
      <w:marLeft w:val="0"/>
      <w:marRight w:val="0"/>
      <w:marTop w:val="0"/>
      <w:marBottom w:val="0"/>
      <w:divBdr>
        <w:top w:val="none" w:sz="0" w:space="0" w:color="auto"/>
        <w:left w:val="none" w:sz="0" w:space="0" w:color="auto"/>
        <w:bottom w:val="none" w:sz="0" w:space="0" w:color="auto"/>
        <w:right w:val="none" w:sz="0" w:space="0" w:color="auto"/>
      </w:divBdr>
    </w:div>
    <w:div w:id="13112765">
      <w:bodyDiv w:val="1"/>
      <w:marLeft w:val="0"/>
      <w:marRight w:val="0"/>
      <w:marTop w:val="0"/>
      <w:marBottom w:val="0"/>
      <w:divBdr>
        <w:top w:val="none" w:sz="0" w:space="0" w:color="auto"/>
        <w:left w:val="none" w:sz="0" w:space="0" w:color="auto"/>
        <w:bottom w:val="none" w:sz="0" w:space="0" w:color="auto"/>
        <w:right w:val="none" w:sz="0" w:space="0" w:color="auto"/>
      </w:divBdr>
    </w:div>
    <w:div w:id="13190009">
      <w:bodyDiv w:val="1"/>
      <w:marLeft w:val="0"/>
      <w:marRight w:val="0"/>
      <w:marTop w:val="0"/>
      <w:marBottom w:val="0"/>
      <w:divBdr>
        <w:top w:val="none" w:sz="0" w:space="0" w:color="auto"/>
        <w:left w:val="none" w:sz="0" w:space="0" w:color="auto"/>
        <w:bottom w:val="none" w:sz="0" w:space="0" w:color="auto"/>
        <w:right w:val="none" w:sz="0" w:space="0" w:color="auto"/>
      </w:divBdr>
    </w:div>
    <w:div w:id="13269745">
      <w:bodyDiv w:val="1"/>
      <w:marLeft w:val="0"/>
      <w:marRight w:val="0"/>
      <w:marTop w:val="0"/>
      <w:marBottom w:val="0"/>
      <w:divBdr>
        <w:top w:val="none" w:sz="0" w:space="0" w:color="auto"/>
        <w:left w:val="none" w:sz="0" w:space="0" w:color="auto"/>
        <w:bottom w:val="none" w:sz="0" w:space="0" w:color="auto"/>
        <w:right w:val="none" w:sz="0" w:space="0" w:color="auto"/>
      </w:divBdr>
    </w:div>
    <w:div w:id="13270074">
      <w:bodyDiv w:val="1"/>
      <w:marLeft w:val="0"/>
      <w:marRight w:val="0"/>
      <w:marTop w:val="0"/>
      <w:marBottom w:val="0"/>
      <w:divBdr>
        <w:top w:val="none" w:sz="0" w:space="0" w:color="auto"/>
        <w:left w:val="none" w:sz="0" w:space="0" w:color="auto"/>
        <w:bottom w:val="none" w:sz="0" w:space="0" w:color="auto"/>
        <w:right w:val="none" w:sz="0" w:space="0" w:color="auto"/>
      </w:divBdr>
    </w:div>
    <w:div w:id="13464554">
      <w:bodyDiv w:val="1"/>
      <w:marLeft w:val="0"/>
      <w:marRight w:val="0"/>
      <w:marTop w:val="0"/>
      <w:marBottom w:val="0"/>
      <w:divBdr>
        <w:top w:val="none" w:sz="0" w:space="0" w:color="auto"/>
        <w:left w:val="none" w:sz="0" w:space="0" w:color="auto"/>
        <w:bottom w:val="none" w:sz="0" w:space="0" w:color="auto"/>
        <w:right w:val="none" w:sz="0" w:space="0" w:color="auto"/>
      </w:divBdr>
    </w:div>
    <w:div w:id="13701114">
      <w:bodyDiv w:val="1"/>
      <w:marLeft w:val="0"/>
      <w:marRight w:val="0"/>
      <w:marTop w:val="0"/>
      <w:marBottom w:val="0"/>
      <w:divBdr>
        <w:top w:val="none" w:sz="0" w:space="0" w:color="auto"/>
        <w:left w:val="none" w:sz="0" w:space="0" w:color="auto"/>
        <w:bottom w:val="none" w:sz="0" w:space="0" w:color="auto"/>
        <w:right w:val="none" w:sz="0" w:space="0" w:color="auto"/>
      </w:divBdr>
    </w:div>
    <w:div w:id="13772587">
      <w:bodyDiv w:val="1"/>
      <w:marLeft w:val="0"/>
      <w:marRight w:val="0"/>
      <w:marTop w:val="0"/>
      <w:marBottom w:val="0"/>
      <w:divBdr>
        <w:top w:val="none" w:sz="0" w:space="0" w:color="auto"/>
        <w:left w:val="none" w:sz="0" w:space="0" w:color="auto"/>
        <w:bottom w:val="none" w:sz="0" w:space="0" w:color="auto"/>
        <w:right w:val="none" w:sz="0" w:space="0" w:color="auto"/>
      </w:divBdr>
    </w:div>
    <w:div w:id="13851979">
      <w:bodyDiv w:val="1"/>
      <w:marLeft w:val="0"/>
      <w:marRight w:val="0"/>
      <w:marTop w:val="0"/>
      <w:marBottom w:val="0"/>
      <w:divBdr>
        <w:top w:val="none" w:sz="0" w:space="0" w:color="auto"/>
        <w:left w:val="none" w:sz="0" w:space="0" w:color="auto"/>
        <w:bottom w:val="none" w:sz="0" w:space="0" w:color="auto"/>
        <w:right w:val="none" w:sz="0" w:space="0" w:color="auto"/>
      </w:divBdr>
    </w:div>
    <w:div w:id="13962428">
      <w:bodyDiv w:val="1"/>
      <w:marLeft w:val="0"/>
      <w:marRight w:val="0"/>
      <w:marTop w:val="0"/>
      <w:marBottom w:val="0"/>
      <w:divBdr>
        <w:top w:val="none" w:sz="0" w:space="0" w:color="auto"/>
        <w:left w:val="none" w:sz="0" w:space="0" w:color="auto"/>
        <w:bottom w:val="none" w:sz="0" w:space="0" w:color="auto"/>
        <w:right w:val="none" w:sz="0" w:space="0" w:color="auto"/>
      </w:divBdr>
    </w:div>
    <w:div w:id="13968540">
      <w:bodyDiv w:val="1"/>
      <w:marLeft w:val="0"/>
      <w:marRight w:val="0"/>
      <w:marTop w:val="0"/>
      <w:marBottom w:val="0"/>
      <w:divBdr>
        <w:top w:val="none" w:sz="0" w:space="0" w:color="auto"/>
        <w:left w:val="none" w:sz="0" w:space="0" w:color="auto"/>
        <w:bottom w:val="none" w:sz="0" w:space="0" w:color="auto"/>
        <w:right w:val="none" w:sz="0" w:space="0" w:color="auto"/>
      </w:divBdr>
    </w:div>
    <w:div w:id="14042995">
      <w:bodyDiv w:val="1"/>
      <w:marLeft w:val="0"/>
      <w:marRight w:val="0"/>
      <w:marTop w:val="0"/>
      <w:marBottom w:val="0"/>
      <w:divBdr>
        <w:top w:val="none" w:sz="0" w:space="0" w:color="auto"/>
        <w:left w:val="none" w:sz="0" w:space="0" w:color="auto"/>
        <w:bottom w:val="none" w:sz="0" w:space="0" w:color="auto"/>
        <w:right w:val="none" w:sz="0" w:space="0" w:color="auto"/>
      </w:divBdr>
    </w:div>
    <w:div w:id="14045237">
      <w:bodyDiv w:val="1"/>
      <w:marLeft w:val="0"/>
      <w:marRight w:val="0"/>
      <w:marTop w:val="0"/>
      <w:marBottom w:val="0"/>
      <w:divBdr>
        <w:top w:val="none" w:sz="0" w:space="0" w:color="auto"/>
        <w:left w:val="none" w:sz="0" w:space="0" w:color="auto"/>
        <w:bottom w:val="none" w:sz="0" w:space="0" w:color="auto"/>
        <w:right w:val="none" w:sz="0" w:space="0" w:color="auto"/>
      </w:divBdr>
    </w:div>
    <w:div w:id="14573581">
      <w:bodyDiv w:val="1"/>
      <w:marLeft w:val="0"/>
      <w:marRight w:val="0"/>
      <w:marTop w:val="0"/>
      <w:marBottom w:val="0"/>
      <w:divBdr>
        <w:top w:val="none" w:sz="0" w:space="0" w:color="auto"/>
        <w:left w:val="none" w:sz="0" w:space="0" w:color="auto"/>
        <w:bottom w:val="none" w:sz="0" w:space="0" w:color="auto"/>
        <w:right w:val="none" w:sz="0" w:space="0" w:color="auto"/>
      </w:divBdr>
    </w:div>
    <w:div w:id="14575161">
      <w:bodyDiv w:val="1"/>
      <w:marLeft w:val="0"/>
      <w:marRight w:val="0"/>
      <w:marTop w:val="0"/>
      <w:marBottom w:val="0"/>
      <w:divBdr>
        <w:top w:val="none" w:sz="0" w:space="0" w:color="auto"/>
        <w:left w:val="none" w:sz="0" w:space="0" w:color="auto"/>
        <w:bottom w:val="none" w:sz="0" w:space="0" w:color="auto"/>
        <w:right w:val="none" w:sz="0" w:space="0" w:color="auto"/>
      </w:divBdr>
    </w:div>
    <w:div w:id="14619992">
      <w:bodyDiv w:val="1"/>
      <w:marLeft w:val="0"/>
      <w:marRight w:val="0"/>
      <w:marTop w:val="0"/>
      <w:marBottom w:val="0"/>
      <w:divBdr>
        <w:top w:val="none" w:sz="0" w:space="0" w:color="auto"/>
        <w:left w:val="none" w:sz="0" w:space="0" w:color="auto"/>
        <w:bottom w:val="none" w:sz="0" w:space="0" w:color="auto"/>
        <w:right w:val="none" w:sz="0" w:space="0" w:color="auto"/>
      </w:divBdr>
    </w:div>
    <w:div w:id="14621456">
      <w:bodyDiv w:val="1"/>
      <w:marLeft w:val="0"/>
      <w:marRight w:val="0"/>
      <w:marTop w:val="0"/>
      <w:marBottom w:val="0"/>
      <w:divBdr>
        <w:top w:val="none" w:sz="0" w:space="0" w:color="auto"/>
        <w:left w:val="none" w:sz="0" w:space="0" w:color="auto"/>
        <w:bottom w:val="none" w:sz="0" w:space="0" w:color="auto"/>
        <w:right w:val="none" w:sz="0" w:space="0" w:color="auto"/>
      </w:divBdr>
    </w:div>
    <w:div w:id="14697354">
      <w:bodyDiv w:val="1"/>
      <w:marLeft w:val="0"/>
      <w:marRight w:val="0"/>
      <w:marTop w:val="0"/>
      <w:marBottom w:val="0"/>
      <w:divBdr>
        <w:top w:val="none" w:sz="0" w:space="0" w:color="auto"/>
        <w:left w:val="none" w:sz="0" w:space="0" w:color="auto"/>
        <w:bottom w:val="none" w:sz="0" w:space="0" w:color="auto"/>
        <w:right w:val="none" w:sz="0" w:space="0" w:color="auto"/>
      </w:divBdr>
    </w:div>
    <w:div w:id="14700199">
      <w:bodyDiv w:val="1"/>
      <w:marLeft w:val="0"/>
      <w:marRight w:val="0"/>
      <w:marTop w:val="0"/>
      <w:marBottom w:val="0"/>
      <w:divBdr>
        <w:top w:val="none" w:sz="0" w:space="0" w:color="auto"/>
        <w:left w:val="none" w:sz="0" w:space="0" w:color="auto"/>
        <w:bottom w:val="none" w:sz="0" w:space="0" w:color="auto"/>
        <w:right w:val="none" w:sz="0" w:space="0" w:color="auto"/>
      </w:divBdr>
    </w:div>
    <w:div w:id="14812286">
      <w:bodyDiv w:val="1"/>
      <w:marLeft w:val="0"/>
      <w:marRight w:val="0"/>
      <w:marTop w:val="0"/>
      <w:marBottom w:val="0"/>
      <w:divBdr>
        <w:top w:val="none" w:sz="0" w:space="0" w:color="auto"/>
        <w:left w:val="none" w:sz="0" w:space="0" w:color="auto"/>
        <w:bottom w:val="none" w:sz="0" w:space="0" w:color="auto"/>
        <w:right w:val="none" w:sz="0" w:space="0" w:color="auto"/>
      </w:divBdr>
    </w:div>
    <w:div w:id="14888011">
      <w:bodyDiv w:val="1"/>
      <w:marLeft w:val="0"/>
      <w:marRight w:val="0"/>
      <w:marTop w:val="0"/>
      <w:marBottom w:val="0"/>
      <w:divBdr>
        <w:top w:val="none" w:sz="0" w:space="0" w:color="auto"/>
        <w:left w:val="none" w:sz="0" w:space="0" w:color="auto"/>
        <w:bottom w:val="none" w:sz="0" w:space="0" w:color="auto"/>
        <w:right w:val="none" w:sz="0" w:space="0" w:color="auto"/>
      </w:divBdr>
    </w:div>
    <w:div w:id="14892510">
      <w:bodyDiv w:val="1"/>
      <w:marLeft w:val="0"/>
      <w:marRight w:val="0"/>
      <w:marTop w:val="0"/>
      <w:marBottom w:val="0"/>
      <w:divBdr>
        <w:top w:val="none" w:sz="0" w:space="0" w:color="auto"/>
        <w:left w:val="none" w:sz="0" w:space="0" w:color="auto"/>
        <w:bottom w:val="none" w:sz="0" w:space="0" w:color="auto"/>
        <w:right w:val="none" w:sz="0" w:space="0" w:color="auto"/>
      </w:divBdr>
    </w:div>
    <w:div w:id="14962647">
      <w:bodyDiv w:val="1"/>
      <w:marLeft w:val="0"/>
      <w:marRight w:val="0"/>
      <w:marTop w:val="0"/>
      <w:marBottom w:val="0"/>
      <w:divBdr>
        <w:top w:val="none" w:sz="0" w:space="0" w:color="auto"/>
        <w:left w:val="none" w:sz="0" w:space="0" w:color="auto"/>
        <w:bottom w:val="none" w:sz="0" w:space="0" w:color="auto"/>
        <w:right w:val="none" w:sz="0" w:space="0" w:color="auto"/>
      </w:divBdr>
    </w:div>
    <w:div w:id="15080049">
      <w:bodyDiv w:val="1"/>
      <w:marLeft w:val="0"/>
      <w:marRight w:val="0"/>
      <w:marTop w:val="0"/>
      <w:marBottom w:val="0"/>
      <w:divBdr>
        <w:top w:val="none" w:sz="0" w:space="0" w:color="auto"/>
        <w:left w:val="none" w:sz="0" w:space="0" w:color="auto"/>
        <w:bottom w:val="none" w:sz="0" w:space="0" w:color="auto"/>
        <w:right w:val="none" w:sz="0" w:space="0" w:color="auto"/>
      </w:divBdr>
    </w:div>
    <w:div w:id="15160993">
      <w:bodyDiv w:val="1"/>
      <w:marLeft w:val="0"/>
      <w:marRight w:val="0"/>
      <w:marTop w:val="0"/>
      <w:marBottom w:val="0"/>
      <w:divBdr>
        <w:top w:val="none" w:sz="0" w:space="0" w:color="auto"/>
        <w:left w:val="none" w:sz="0" w:space="0" w:color="auto"/>
        <w:bottom w:val="none" w:sz="0" w:space="0" w:color="auto"/>
        <w:right w:val="none" w:sz="0" w:space="0" w:color="auto"/>
      </w:divBdr>
    </w:div>
    <w:div w:id="15230055">
      <w:bodyDiv w:val="1"/>
      <w:marLeft w:val="0"/>
      <w:marRight w:val="0"/>
      <w:marTop w:val="0"/>
      <w:marBottom w:val="0"/>
      <w:divBdr>
        <w:top w:val="none" w:sz="0" w:space="0" w:color="auto"/>
        <w:left w:val="none" w:sz="0" w:space="0" w:color="auto"/>
        <w:bottom w:val="none" w:sz="0" w:space="0" w:color="auto"/>
        <w:right w:val="none" w:sz="0" w:space="0" w:color="auto"/>
      </w:divBdr>
    </w:div>
    <w:div w:id="15235685">
      <w:bodyDiv w:val="1"/>
      <w:marLeft w:val="0"/>
      <w:marRight w:val="0"/>
      <w:marTop w:val="0"/>
      <w:marBottom w:val="0"/>
      <w:divBdr>
        <w:top w:val="none" w:sz="0" w:space="0" w:color="auto"/>
        <w:left w:val="none" w:sz="0" w:space="0" w:color="auto"/>
        <w:bottom w:val="none" w:sz="0" w:space="0" w:color="auto"/>
        <w:right w:val="none" w:sz="0" w:space="0" w:color="auto"/>
      </w:divBdr>
    </w:div>
    <w:div w:id="15424425">
      <w:bodyDiv w:val="1"/>
      <w:marLeft w:val="0"/>
      <w:marRight w:val="0"/>
      <w:marTop w:val="0"/>
      <w:marBottom w:val="0"/>
      <w:divBdr>
        <w:top w:val="none" w:sz="0" w:space="0" w:color="auto"/>
        <w:left w:val="none" w:sz="0" w:space="0" w:color="auto"/>
        <w:bottom w:val="none" w:sz="0" w:space="0" w:color="auto"/>
        <w:right w:val="none" w:sz="0" w:space="0" w:color="auto"/>
      </w:divBdr>
    </w:div>
    <w:div w:id="15431579">
      <w:bodyDiv w:val="1"/>
      <w:marLeft w:val="0"/>
      <w:marRight w:val="0"/>
      <w:marTop w:val="0"/>
      <w:marBottom w:val="0"/>
      <w:divBdr>
        <w:top w:val="none" w:sz="0" w:space="0" w:color="auto"/>
        <w:left w:val="none" w:sz="0" w:space="0" w:color="auto"/>
        <w:bottom w:val="none" w:sz="0" w:space="0" w:color="auto"/>
        <w:right w:val="none" w:sz="0" w:space="0" w:color="auto"/>
      </w:divBdr>
    </w:div>
    <w:div w:id="15615849">
      <w:bodyDiv w:val="1"/>
      <w:marLeft w:val="0"/>
      <w:marRight w:val="0"/>
      <w:marTop w:val="0"/>
      <w:marBottom w:val="0"/>
      <w:divBdr>
        <w:top w:val="none" w:sz="0" w:space="0" w:color="auto"/>
        <w:left w:val="none" w:sz="0" w:space="0" w:color="auto"/>
        <w:bottom w:val="none" w:sz="0" w:space="0" w:color="auto"/>
        <w:right w:val="none" w:sz="0" w:space="0" w:color="auto"/>
      </w:divBdr>
    </w:div>
    <w:div w:id="15619916">
      <w:bodyDiv w:val="1"/>
      <w:marLeft w:val="0"/>
      <w:marRight w:val="0"/>
      <w:marTop w:val="0"/>
      <w:marBottom w:val="0"/>
      <w:divBdr>
        <w:top w:val="none" w:sz="0" w:space="0" w:color="auto"/>
        <w:left w:val="none" w:sz="0" w:space="0" w:color="auto"/>
        <w:bottom w:val="none" w:sz="0" w:space="0" w:color="auto"/>
        <w:right w:val="none" w:sz="0" w:space="0" w:color="auto"/>
      </w:divBdr>
    </w:div>
    <w:div w:id="15621311">
      <w:bodyDiv w:val="1"/>
      <w:marLeft w:val="0"/>
      <w:marRight w:val="0"/>
      <w:marTop w:val="0"/>
      <w:marBottom w:val="0"/>
      <w:divBdr>
        <w:top w:val="none" w:sz="0" w:space="0" w:color="auto"/>
        <w:left w:val="none" w:sz="0" w:space="0" w:color="auto"/>
        <w:bottom w:val="none" w:sz="0" w:space="0" w:color="auto"/>
        <w:right w:val="none" w:sz="0" w:space="0" w:color="auto"/>
      </w:divBdr>
    </w:div>
    <w:div w:id="15663478">
      <w:bodyDiv w:val="1"/>
      <w:marLeft w:val="0"/>
      <w:marRight w:val="0"/>
      <w:marTop w:val="0"/>
      <w:marBottom w:val="0"/>
      <w:divBdr>
        <w:top w:val="none" w:sz="0" w:space="0" w:color="auto"/>
        <w:left w:val="none" w:sz="0" w:space="0" w:color="auto"/>
        <w:bottom w:val="none" w:sz="0" w:space="0" w:color="auto"/>
        <w:right w:val="none" w:sz="0" w:space="0" w:color="auto"/>
      </w:divBdr>
    </w:div>
    <w:div w:id="15934077">
      <w:bodyDiv w:val="1"/>
      <w:marLeft w:val="0"/>
      <w:marRight w:val="0"/>
      <w:marTop w:val="0"/>
      <w:marBottom w:val="0"/>
      <w:divBdr>
        <w:top w:val="none" w:sz="0" w:space="0" w:color="auto"/>
        <w:left w:val="none" w:sz="0" w:space="0" w:color="auto"/>
        <w:bottom w:val="none" w:sz="0" w:space="0" w:color="auto"/>
        <w:right w:val="none" w:sz="0" w:space="0" w:color="auto"/>
      </w:divBdr>
    </w:div>
    <w:div w:id="16123075">
      <w:bodyDiv w:val="1"/>
      <w:marLeft w:val="0"/>
      <w:marRight w:val="0"/>
      <w:marTop w:val="0"/>
      <w:marBottom w:val="0"/>
      <w:divBdr>
        <w:top w:val="none" w:sz="0" w:space="0" w:color="auto"/>
        <w:left w:val="none" w:sz="0" w:space="0" w:color="auto"/>
        <w:bottom w:val="none" w:sz="0" w:space="0" w:color="auto"/>
        <w:right w:val="none" w:sz="0" w:space="0" w:color="auto"/>
      </w:divBdr>
      <w:divsChild>
        <w:div w:id="28460904">
          <w:marLeft w:val="480"/>
          <w:marRight w:val="0"/>
          <w:marTop w:val="0"/>
          <w:marBottom w:val="0"/>
          <w:divBdr>
            <w:top w:val="none" w:sz="0" w:space="0" w:color="auto"/>
            <w:left w:val="none" w:sz="0" w:space="0" w:color="auto"/>
            <w:bottom w:val="none" w:sz="0" w:space="0" w:color="auto"/>
            <w:right w:val="none" w:sz="0" w:space="0" w:color="auto"/>
          </w:divBdr>
        </w:div>
        <w:div w:id="65498162">
          <w:marLeft w:val="480"/>
          <w:marRight w:val="0"/>
          <w:marTop w:val="0"/>
          <w:marBottom w:val="0"/>
          <w:divBdr>
            <w:top w:val="none" w:sz="0" w:space="0" w:color="auto"/>
            <w:left w:val="none" w:sz="0" w:space="0" w:color="auto"/>
            <w:bottom w:val="none" w:sz="0" w:space="0" w:color="auto"/>
            <w:right w:val="none" w:sz="0" w:space="0" w:color="auto"/>
          </w:divBdr>
        </w:div>
        <w:div w:id="153306481">
          <w:marLeft w:val="480"/>
          <w:marRight w:val="0"/>
          <w:marTop w:val="0"/>
          <w:marBottom w:val="0"/>
          <w:divBdr>
            <w:top w:val="none" w:sz="0" w:space="0" w:color="auto"/>
            <w:left w:val="none" w:sz="0" w:space="0" w:color="auto"/>
            <w:bottom w:val="none" w:sz="0" w:space="0" w:color="auto"/>
            <w:right w:val="none" w:sz="0" w:space="0" w:color="auto"/>
          </w:divBdr>
        </w:div>
        <w:div w:id="241523630">
          <w:marLeft w:val="480"/>
          <w:marRight w:val="0"/>
          <w:marTop w:val="0"/>
          <w:marBottom w:val="0"/>
          <w:divBdr>
            <w:top w:val="none" w:sz="0" w:space="0" w:color="auto"/>
            <w:left w:val="none" w:sz="0" w:space="0" w:color="auto"/>
            <w:bottom w:val="none" w:sz="0" w:space="0" w:color="auto"/>
            <w:right w:val="none" w:sz="0" w:space="0" w:color="auto"/>
          </w:divBdr>
        </w:div>
        <w:div w:id="323357751">
          <w:marLeft w:val="480"/>
          <w:marRight w:val="0"/>
          <w:marTop w:val="0"/>
          <w:marBottom w:val="0"/>
          <w:divBdr>
            <w:top w:val="none" w:sz="0" w:space="0" w:color="auto"/>
            <w:left w:val="none" w:sz="0" w:space="0" w:color="auto"/>
            <w:bottom w:val="none" w:sz="0" w:space="0" w:color="auto"/>
            <w:right w:val="none" w:sz="0" w:space="0" w:color="auto"/>
          </w:divBdr>
        </w:div>
        <w:div w:id="329603302">
          <w:marLeft w:val="480"/>
          <w:marRight w:val="0"/>
          <w:marTop w:val="0"/>
          <w:marBottom w:val="0"/>
          <w:divBdr>
            <w:top w:val="none" w:sz="0" w:space="0" w:color="auto"/>
            <w:left w:val="none" w:sz="0" w:space="0" w:color="auto"/>
            <w:bottom w:val="none" w:sz="0" w:space="0" w:color="auto"/>
            <w:right w:val="none" w:sz="0" w:space="0" w:color="auto"/>
          </w:divBdr>
        </w:div>
        <w:div w:id="352534954">
          <w:marLeft w:val="480"/>
          <w:marRight w:val="0"/>
          <w:marTop w:val="0"/>
          <w:marBottom w:val="0"/>
          <w:divBdr>
            <w:top w:val="none" w:sz="0" w:space="0" w:color="auto"/>
            <w:left w:val="none" w:sz="0" w:space="0" w:color="auto"/>
            <w:bottom w:val="none" w:sz="0" w:space="0" w:color="auto"/>
            <w:right w:val="none" w:sz="0" w:space="0" w:color="auto"/>
          </w:divBdr>
        </w:div>
        <w:div w:id="473529327">
          <w:marLeft w:val="480"/>
          <w:marRight w:val="0"/>
          <w:marTop w:val="0"/>
          <w:marBottom w:val="0"/>
          <w:divBdr>
            <w:top w:val="none" w:sz="0" w:space="0" w:color="auto"/>
            <w:left w:val="none" w:sz="0" w:space="0" w:color="auto"/>
            <w:bottom w:val="none" w:sz="0" w:space="0" w:color="auto"/>
            <w:right w:val="none" w:sz="0" w:space="0" w:color="auto"/>
          </w:divBdr>
        </w:div>
        <w:div w:id="491529465">
          <w:marLeft w:val="480"/>
          <w:marRight w:val="0"/>
          <w:marTop w:val="0"/>
          <w:marBottom w:val="0"/>
          <w:divBdr>
            <w:top w:val="none" w:sz="0" w:space="0" w:color="auto"/>
            <w:left w:val="none" w:sz="0" w:space="0" w:color="auto"/>
            <w:bottom w:val="none" w:sz="0" w:space="0" w:color="auto"/>
            <w:right w:val="none" w:sz="0" w:space="0" w:color="auto"/>
          </w:divBdr>
        </w:div>
        <w:div w:id="599411887">
          <w:marLeft w:val="480"/>
          <w:marRight w:val="0"/>
          <w:marTop w:val="0"/>
          <w:marBottom w:val="0"/>
          <w:divBdr>
            <w:top w:val="none" w:sz="0" w:space="0" w:color="auto"/>
            <w:left w:val="none" w:sz="0" w:space="0" w:color="auto"/>
            <w:bottom w:val="none" w:sz="0" w:space="0" w:color="auto"/>
            <w:right w:val="none" w:sz="0" w:space="0" w:color="auto"/>
          </w:divBdr>
        </w:div>
        <w:div w:id="619923449">
          <w:marLeft w:val="480"/>
          <w:marRight w:val="0"/>
          <w:marTop w:val="0"/>
          <w:marBottom w:val="0"/>
          <w:divBdr>
            <w:top w:val="none" w:sz="0" w:space="0" w:color="auto"/>
            <w:left w:val="none" w:sz="0" w:space="0" w:color="auto"/>
            <w:bottom w:val="none" w:sz="0" w:space="0" w:color="auto"/>
            <w:right w:val="none" w:sz="0" w:space="0" w:color="auto"/>
          </w:divBdr>
        </w:div>
        <w:div w:id="625163196">
          <w:marLeft w:val="480"/>
          <w:marRight w:val="0"/>
          <w:marTop w:val="0"/>
          <w:marBottom w:val="0"/>
          <w:divBdr>
            <w:top w:val="none" w:sz="0" w:space="0" w:color="auto"/>
            <w:left w:val="none" w:sz="0" w:space="0" w:color="auto"/>
            <w:bottom w:val="none" w:sz="0" w:space="0" w:color="auto"/>
            <w:right w:val="none" w:sz="0" w:space="0" w:color="auto"/>
          </w:divBdr>
        </w:div>
        <w:div w:id="646520364">
          <w:marLeft w:val="480"/>
          <w:marRight w:val="0"/>
          <w:marTop w:val="0"/>
          <w:marBottom w:val="0"/>
          <w:divBdr>
            <w:top w:val="none" w:sz="0" w:space="0" w:color="auto"/>
            <w:left w:val="none" w:sz="0" w:space="0" w:color="auto"/>
            <w:bottom w:val="none" w:sz="0" w:space="0" w:color="auto"/>
            <w:right w:val="none" w:sz="0" w:space="0" w:color="auto"/>
          </w:divBdr>
        </w:div>
        <w:div w:id="649293113">
          <w:marLeft w:val="480"/>
          <w:marRight w:val="0"/>
          <w:marTop w:val="0"/>
          <w:marBottom w:val="0"/>
          <w:divBdr>
            <w:top w:val="none" w:sz="0" w:space="0" w:color="auto"/>
            <w:left w:val="none" w:sz="0" w:space="0" w:color="auto"/>
            <w:bottom w:val="none" w:sz="0" w:space="0" w:color="auto"/>
            <w:right w:val="none" w:sz="0" w:space="0" w:color="auto"/>
          </w:divBdr>
        </w:div>
        <w:div w:id="723257968">
          <w:marLeft w:val="480"/>
          <w:marRight w:val="0"/>
          <w:marTop w:val="0"/>
          <w:marBottom w:val="0"/>
          <w:divBdr>
            <w:top w:val="none" w:sz="0" w:space="0" w:color="auto"/>
            <w:left w:val="none" w:sz="0" w:space="0" w:color="auto"/>
            <w:bottom w:val="none" w:sz="0" w:space="0" w:color="auto"/>
            <w:right w:val="none" w:sz="0" w:space="0" w:color="auto"/>
          </w:divBdr>
        </w:div>
        <w:div w:id="751436254">
          <w:marLeft w:val="480"/>
          <w:marRight w:val="0"/>
          <w:marTop w:val="0"/>
          <w:marBottom w:val="0"/>
          <w:divBdr>
            <w:top w:val="none" w:sz="0" w:space="0" w:color="auto"/>
            <w:left w:val="none" w:sz="0" w:space="0" w:color="auto"/>
            <w:bottom w:val="none" w:sz="0" w:space="0" w:color="auto"/>
            <w:right w:val="none" w:sz="0" w:space="0" w:color="auto"/>
          </w:divBdr>
        </w:div>
        <w:div w:id="779685908">
          <w:marLeft w:val="480"/>
          <w:marRight w:val="0"/>
          <w:marTop w:val="0"/>
          <w:marBottom w:val="0"/>
          <w:divBdr>
            <w:top w:val="none" w:sz="0" w:space="0" w:color="auto"/>
            <w:left w:val="none" w:sz="0" w:space="0" w:color="auto"/>
            <w:bottom w:val="none" w:sz="0" w:space="0" w:color="auto"/>
            <w:right w:val="none" w:sz="0" w:space="0" w:color="auto"/>
          </w:divBdr>
        </w:div>
      </w:divsChild>
    </w:div>
    <w:div w:id="16198712">
      <w:bodyDiv w:val="1"/>
      <w:marLeft w:val="0"/>
      <w:marRight w:val="0"/>
      <w:marTop w:val="0"/>
      <w:marBottom w:val="0"/>
      <w:divBdr>
        <w:top w:val="none" w:sz="0" w:space="0" w:color="auto"/>
        <w:left w:val="none" w:sz="0" w:space="0" w:color="auto"/>
        <w:bottom w:val="none" w:sz="0" w:space="0" w:color="auto"/>
        <w:right w:val="none" w:sz="0" w:space="0" w:color="auto"/>
      </w:divBdr>
    </w:div>
    <w:div w:id="16319501">
      <w:bodyDiv w:val="1"/>
      <w:marLeft w:val="0"/>
      <w:marRight w:val="0"/>
      <w:marTop w:val="0"/>
      <w:marBottom w:val="0"/>
      <w:divBdr>
        <w:top w:val="none" w:sz="0" w:space="0" w:color="auto"/>
        <w:left w:val="none" w:sz="0" w:space="0" w:color="auto"/>
        <w:bottom w:val="none" w:sz="0" w:space="0" w:color="auto"/>
        <w:right w:val="none" w:sz="0" w:space="0" w:color="auto"/>
      </w:divBdr>
    </w:div>
    <w:div w:id="16394488">
      <w:bodyDiv w:val="1"/>
      <w:marLeft w:val="0"/>
      <w:marRight w:val="0"/>
      <w:marTop w:val="0"/>
      <w:marBottom w:val="0"/>
      <w:divBdr>
        <w:top w:val="none" w:sz="0" w:space="0" w:color="auto"/>
        <w:left w:val="none" w:sz="0" w:space="0" w:color="auto"/>
        <w:bottom w:val="none" w:sz="0" w:space="0" w:color="auto"/>
        <w:right w:val="none" w:sz="0" w:space="0" w:color="auto"/>
      </w:divBdr>
    </w:div>
    <w:div w:id="16543886">
      <w:bodyDiv w:val="1"/>
      <w:marLeft w:val="0"/>
      <w:marRight w:val="0"/>
      <w:marTop w:val="0"/>
      <w:marBottom w:val="0"/>
      <w:divBdr>
        <w:top w:val="none" w:sz="0" w:space="0" w:color="auto"/>
        <w:left w:val="none" w:sz="0" w:space="0" w:color="auto"/>
        <w:bottom w:val="none" w:sz="0" w:space="0" w:color="auto"/>
        <w:right w:val="none" w:sz="0" w:space="0" w:color="auto"/>
      </w:divBdr>
    </w:div>
    <w:div w:id="16590493">
      <w:bodyDiv w:val="1"/>
      <w:marLeft w:val="0"/>
      <w:marRight w:val="0"/>
      <w:marTop w:val="0"/>
      <w:marBottom w:val="0"/>
      <w:divBdr>
        <w:top w:val="none" w:sz="0" w:space="0" w:color="auto"/>
        <w:left w:val="none" w:sz="0" w:space="0" w:color="auto"/>
        <w:bottom w:val="none" w:sz="0" w:space="0" w:color="auto"/>
        <w:right w:val="none" w:sz="0" w:space="0" w:color="auto"/>
      </w:divBdr>
    </w:div>
    <w:div w:id="16663232">
      <w:bodyDiv w:val="1"/>
      <w:marLeft w:val="0"/>
      <w:marRight w:val="0"/>
      <w:marTop w:val="0"/>
      <w:marBottom w:val="0"/>
      <w:divBdr>
        <w:top w:val="none" w:sz="0" w:space="0" w:color="auto"/>
        <w:left w:val="none" w:sz="0" w:space="0" w:color="auto"/>
        <w:bottom w:val="none" w:sz="0" w:space="0" w:color="auto"/>
        <w:right w:val="none" w:sz="0" w:space="0" w:color="auto"/>
      </w:divBdr>
    </w:div>
    <w:div w:id="16666691">
      <w:bodyDiv w:val="1"/>
      <w:marLeft w:val="0"/>
      <w:marRight w:val="0"/>
      <w:marTop w:val="0"/>
      <w:marBottom w:val="0"/>
      <w:divBdr>
        <w:top w:val="none" w:sz="0" w:space="0" w:color="auto"/>
        <w:left w:val="none" w:sz="0" w:space="0" w:color="auto"/>
        <w:bottom w:val="none" w:sz="0" w:space="0" w:color="auto"/>
        <w:right w:val="none" w:sz="0" w:space="0" w:color="auto"/>
      </w:divBdr>
    </w:div>
    <w:div w:id="16740870">
      <w:bodyDiv w:val="1"/>
      <w:marLeft w:val="0"/>
      <w:marRight w:val="0"/>
      <w:marTop w:val="0"/>
      <w:marBottom w:val="0"/>
      <w:divBdr>
        <w:top w:val="none" w:sz="0" w:space="0" w:color="auto"/>
        <w:left w:val="none" w:sz="0" w:space="0" w:color="auto"/>
        <w:bottom w:val="none" w:sz="0" w:space="0" w:color="auto"/>
        <w:right w:val="none" w:sz="0" w:space="0" w:color="auto"/>
      </w:divBdr>
    </w:div>
    <w:div w:id="16976072">
      <w:bodyDiv w:val="1"/>
      <w:marLeft w:val="0"/>
      <w:marRight w:val="0"/>
      <w:marTop w:val="0"/>
      <w:marBottom w:val="0"/>
      <w:divBdr>
        <w:top w:val="none" w:sz="0" w:space="0" w:color="auto"/>
        <w:left w:val="none" w:sz="0" w:space="0" w:color="auto"/>
        <w:bottom w:val="none" w:sz="0" w:space="0" w:color="auto"/>
        <w:right w:val="none" w:sz="0" w:space="0" w:color="auto"/>
      </w:divBdr>
    </w:div>
    <w:div w:id="17048959">
      <w:bodyDiv w:val="1"/>
      <w:marLeft w:val="0"/>
      <w:marRight w:val="0"/>
      <w:marTop w:val="0"/>
      <w:marBottom w:val="0"/>
      <w:divBdr>
        <w:top w:val="none" w:sz="0" w:space="0" w:color="auto"/>
        <w:left w:val="none" w:sz="0" w:space="0" w:color="auto"/>
        <w:bottom w:val="none" w:sz="0" w:space="0" w:color="auto"/>
        <w:right w:val="none" w:sz="0" w:space="0" w:color="auto"/>
      </w:divBdr>
    </w:div>
    <w:div w:id="17119734">
      <w:bodyDiv w:val="1"/>
      <w:marLeft w:val="0"/>
      <w:marRight w:val="0"/>
      <w:marTop w:val="0"/>
      <w:marBottom w:val="0"/>
      <w:divBdr>
        <w:top w:val="none" w:sz="0" w:space="0" w:color="auto"/>
        <w:left w:val="none" w:sz="0" w:space="0" w:color="auto"/>
        <w:bottom w:val="none" w:sz="0" w:space="0" w:color="auto"/>
        <w:right w:val="none" w:sz="0" w:space="0" w:color="auto"/>
      </w:divBdr>
      <w:divsChild>
        <w:div w:id="23749810">
          <w:marLeft w:val="480"/>
          <w:marRight w:val="0"/>
          <w:marTop w:val="0"/>
          <w:marBottom w:val="0"/>
          <w:divBdr>
            <w:top w:val="none" w:sz="0" w:space="0" w:color="auto"/>
            <w:left w:val="none" w:sz="0" w:space="0" w:color="auto"/>
            <w:bottom w:val="none" w:sz="0" w:space="0" w:color="auto"/>
            <w:right w:val="none" w:sz="0" w:space="0" w:color="auto"/>
          </w:divBdr>
        </w:div>
        <w:div w:id="24134611">
          <w:marLeft w:val="480"/>
          <w:marRight w:val="0"/>
          <w:marTop w:val="0"/>
          <w:marBottom w:val="0"/>
          <w:divBdr>
            <w:top w:val="none" w:sz="0" w:space="0" w:color="auto"/>
            <w:left w:val="none" w:sz="0" w:space="0" w:color="auto"/>
            <w:bottom w:val="none" w:sz="0" w:space="0" w:color="auto"/>
            <w:right w:val="none" w:sz="0" w:space="0" w:color="auto"/>
          </w:divBdr>
        </w:div>
        <w:div w:id="34474349">
          <w:marLeft w:val="480"/>
          <w:marRight w:val="0"/>
          <w:marTop w:val="0"/>
          <w:marBottom w:val="0"/>
          <w:divBdr>
            <w:top w:val="none" w:sz="0" w:space="0" w:color="auto"/>
            <w:left w:val="none" w:sz="0" w:space="0" w:color="auto"/>
            <w:bottom w:val="none" w:sz="0" w:space="0" w:color="auto"/>
            <w:right w:val="none" w:sz="0" w:space="0" w:color="auto"/>
          </w:divBdr>
        </w:div>
        <w:div w:id="37822563">
          <w:marLeft w:val="480"/>
          <w:marRight w:val="0"/>
          <w:marTop w:val="0"/>
          <w:marBottom w:val="0"/>
          <w:divBdr>
            <w:top w:val="none" w:sz="0" w:space="0" w:color="auto"/>
            <w:left w:val="none" w:sz="0" w:space="0" w:color="auto"/>
            <w:bottom w:val="none" w:sz="0" w:space="0" w:color="auto"/>
            <w:right w:val="none" w:sz="0" w:space="0" w:color="auto"/>
          </w:divBdr>
        </w:div>
        <w:div w:id="96297892">
          <w:marLeft w:val="480"/>
          <w:marRight w:val="0"/>
          <w:marTop w:val="0"/>
          <w:marBottom w:val="0"/>
          <w:divBdr>
            <w:top w:val="none" w:sz="0" w:space="0" w:color="auto"/>
            <w:left w:val="none" w:sz="0" w:space="0" w:color="auto"/>
            <w:bottom w:val="none" w:sz="0" w:space="0" w:color="auto"/>
            <w:right w:val="none" w:sz="0" w:space="0" w:color="auto"/>
          </w:divBdr>
        </w:div>
        <w:div w:id="123935666">
          <w:marLeft w:val="480"/>
          <w:marRight w:val="0"/>
          <w:marTop w:val="0"/>
          <w:marBottom w:val="0"/>
          <w:divBdr>
            <w:top w:val="none" w:sz="0" w:space="0" w:color="auto"/>
            <w:left w:val="none" w:sz="0" w:space="0" w:color="auto"/>
            <w:bottom w:val="none" w:sz="0" w:space="0" w:color="auto"/>
            <w:right w:val="none" w:sz="0" w:space="0" w:color="auto"/>
          </w:divBdr>
        </w:div>
        <w:div w:id="133832800">
          <w:marLeft w:val="480"/>
          <w:marRight w:val="0"/>
          <w:marTop w:val="0"/>
          <w:marBottom w:val="0"/>
          <w:divBdr>
            <w:top w:val="none" w:sz="0" w:space="0" w:color="auto"/>
            <w:left w:val="none" w:sz="0" w:space="0" w:color="auto"/>
            <w:bottom w:val="none" w:sz="0" w:space="0" w:color="auto"/>
            <w:right w:val="none" w:sz="0" w:space="0" w:color="auto"/>
          </w:divBdr>
        </w:div>
        <w:div w:id="152719534">
          <w:marLeft w:val="480"/>
          <w:marRight w:val="0"/>
          <w:marTop w:val="0"/>
          <w:marBottom w:val="0"/>
          <w:divBdr>
            <w:top w:val="none" w:sz="0" w:space="0" w:color="auto"/>
            <w:left w:val="none" w:sz="0" w:space="0" w:color="auto"/>
            <w:bottom w:val="none" w:sz="0" w:space="0" w:color="auto"/>
            <w:right w:val="none" w:sz="0" w:space="0" w:color="auto"/>
          </w:divBdr>
        </w:div>
        <w:div w:id="167523374">
          <w:marLeft w:val="480"/>
          <w:marRight w:val="0"/>
          <w:marTop w:val="0"/>
          <w:marBottom w:val="0"/>
          <w:divBdr>
            <w:top w:val="none" w:sz="0" w:space="0" w:color="auto"/>
            <w:left w:val="none" w:sz="0" w:space="0" w:color="auto"/>
            <w:bottom w:val="none" w:sz="0" w:space="0" w:color="auto"/>
            <w:right w:val="none" w:sz="0" w:space="0" w:color="auto"/>
          </w:divBdr>
        </w:div>
        <w:div w:id="171188677">
          <w:marLeft w:val="480"/>
          <w:marRight w:val="0"/>
          <w:marTop w:val="0"/>
          <w:marBottom w:val="0"/>
          <w:divBdr>
            <w:top w:val="none" w:sz="0" w:space="0" w:color="auto"/>
            <w:left w:val="none" w:sz="0" w:space="0" w:color="auto"/>
            <w:bottom w:val="none" w:sz="0" w:space="0" w:color="auto"/>
            <w:right w:val="none" w:sz="0" w:space="0" w:color="auto"/>
          </w:divBdr>
        </w:div>
        <w:div w:id="191192830">
          <w:marLeft w:val="480"/>
          <w:marRight w:val="0"/>
          <w:marTop w:val="0"/>
          <w:marBottom w:val="0"/>
          <w:divBdr>
            <w:top w:val="none" w:sz="0" w:space="0" w:color="auto"/>
            <w:left w:val="none" w:sz="0" w:space="0" w:color="auto"/>
            <w:bottom w:val="none" w:sz="0" w:space="0" w:color="auto"/>
            <w:right w:val="none" w:sz="0" w:space="0" w:color="auto"/>
          </w:divBdr>
        </w:div>
        <w:div w:id="223420479">
          <w:marLeft w:val="480"/>
          <w:marRight w:val="0"/>
          <w:marTop w:val="0"/>
          <w:marBottom w:val="0"/>
          <w:divBdr>
            <w:top w:val="none" w:sz="0" w:space="0" w:color="auto"/>
            <w:left w:val="none" w:sz="0" w:space="0" w:color="auto"/>
            <w:bottom w:val="none" w:sz="0" w:space="0" w:color="auto"/>
            <w:right w:val="none" w:sz="0" w:space="0" w:color="auto"/>
          </w:divBdr>
        </w:div>
        <w:div w:id="275139560">
          <w:marLeft w:val="480"/>
          <w:marRight w:val="0"/>
          <w:marTop w:val="0"/>
          <w:marBottom w:val="0"/>
          <w:divBdr>
            <w:top w:val="none" w:sz="0" w:space="0" w:color="auto"/>
            <w:left w:val="none" w:sz="0" w:space="0" w:color="auto"/>
            <w:bottom w:val="none" w:sz="0" w:space="0" w:color="auto"/>
            <w:right w:val="none" w:sz="0" w:space="0" w:color="auto"/>
          </w:divBdr>
        </w:div>
        <w:div w:id="355235070">
          <w:marLeft w:val="480"/>
          <w:marRight w:val="0"/>
          <w:marTop w:val="0"/>
          <w:marBottom w:val="0"/>
          <w:divBdr>
            <w:top w:val="none" w:sz="0" w:space="0" w:color="auto"/>
            <w:left w:val="none" w:sz="0" w:space="0" w:color="auto"/>
            <w:bottom w:val="none" w:sz="0" w:space="0" w:color="auto"/>
            <w:right w:val="none" w:sz="0" w:space="0" w:color="auto"/>
          </w:divBdr>
        </w:div>
        <w:div w:id="367074426">
          <w:marLeft w:val="480"/>
          <w:marRight w:val="0"/>
          <w:marTop w:val="0"/>
          <w:marBottom w:val="0"/>
          <w:divBdr>
            <w:top w:val="none" w:sz="0" w:space="0" w:color="auto"/>
            <w:left w:val="none" w:sz="0" w:space="0" w:color="auto"/>
            <w:bottom w:val="none" w:sz="0" w:space="0" w:color="auto"/>
            <w:right w:val="none" w:sz="0" w:space="0" w:color="auto"/>
          </w:divBdr>
        </w:div>
        <w:div w:id="401173452">
          <w:marLeft w:val="480"/>
          <w:marRight w:val="0"/>
          <w:marTop w:val="0"/>
          <w:marBottom w:val="0"/>
          <w:divBdr>
            <w:top w:val="none" w:sz="0" w:space="0" w:color="auto"/>
            <w:left w:val="none" w:sz="0" w:space="0" w:color="auto"/>
            <w:bottom w:val="none" w:sz="0" w:space="0" w:color="auto"/>
            <w:right w:val="none" w:sz="0" w:space="0" w:color="auto"/>
          </w:divBdr>
        </w:div>
        <w:div w:id="420642182">
          <w:marLeft w:val="480"/>
          <w:marRight w:val="0"/>
          <w:marTop w:val="0"/>
          <w:marBottom w:val="0"/>
          <w:divBdr>
            <w:top w:val="none" w:sz="0" w:space="0" w:color="auto"/>
            <w:left w:val="none" w:sz="0" w:space="0" w:color="auto"/>
            <w:bottom w:val="none" w:sz="0" w:space="0" w:color="auto"/>
            <w:right w:val="none" w:sz="0" w:space="0" w:color="auto"/>
          </w:divBdr>
        </w:div>
        <w:div w:id="445736724">
          <w:marLeft w:val="480"/>
          <w:marRight w:val="0"/>
          <w:marTop w:val="0"/>
          <w:marBottom w:val="0"/>
          <w:divBdr>
            <w:top w:val="none" w:sz="0" w:space="0" w:color="auto"/>
            <w:left w:val="none" w:sz="0" w:space="0" w:color="auto"/>
            <w:bottom w:val="none" w:sz="0" w:space="0" w:color="auto"/>
            <w:right w:val="none" w:sz="0" w:space="0" w:color="auto"/>
          </w:divBdr>
        </w:div>
        <w:div w:id="493495717">
          <w:marLeft w:val="480"/>
          <w:marRight w:val="0"/>
          <w:marTop w:val="0"/>
          <w:marBottom w:val="0"/>
          <w:divBdr>
            <w:top w:val="none" w:sz="0" w:space="0" w:color="auto"/>
            <w:left w:val="none" w:sz="0" w:space="0" w:color="auto"/>
            <w:bottom w:val="none" w:sz="0" w:space="0" w:color="auto"/>
            <w:right w:val="none" w:sz="0" w:space="0" w:color="auto"/>
          </w:divBdr>
        </w:div>
        <w:div w:id="499732475">
          <w:marLeft w:val="480"/>
          <w:marRight w:val="0"/>
          <w:marTop w:val="0"/>
          <w:marBottom w:val="0"/>
          <w:divBdr>
            <w:top w:val="none" w:sz="0" w:space="0" w:color="auto"/>
            <w:left w:val="none" w:sz="0" w:space="0" w:color="auto"/>
            <w:bottom w:val="none" w:sz="0" w:space="0" w:color="auto"/>
            <w:right w:val="none" w:sz="0" w:space="0" w:color="auto"/>
          </w:divBdr>
        </w:div>
        <w:div w:id="519272220">
          <w:marLeft w:val="480"/>
          <w:marRight w:val="0"/>
          <w:marTop w:val="0"/>
          <w:marBottom w:val="0"/>
          <w:divBdr>
            <w:top w:val="none" w:sz="0" w:space="0" w:color="auto"/>
            <w:left w:val="none" w:sz="0" w:space="0" w:color="auto"/>
            <w:bottom w:val="none" w:sz="0" w:space="0" w:color="auto"/>
            <w:right w:val="none" w:sz="0" w:space="0" w:color="auto"/>
          </w:divBdr>
        </w:div>
        <w:div w:id="543491834">
          <w:marLeft w:val="480"/>
          <w:marRight w:val="0"/>
          <w:marTop w:val="0"/>
          <w:marBottom w:val="0"/>
          <w:divBdr>
            <w:top w:val="none" w:sz="0" w:space="0" w:color="auto"/>
            <w:left w:val="none" w:sz="0" w:space="0" w:color="auto"/>
            <w:bottom w:val="none" w:sz="0" w:space="0" w:color="auto"/>
            <w:right w:val="none" w:sz="0" w:space="0" w:color="auto"/>
          </w:divBdr>
        </w:div>
        <w:div w:id="605700889">
          <w:marLeft w:val="480"/>
          <w:marRight w:val="0"/>
          <w:marTop w:val="0"/>
          <w:marBottom w:val="0"/>
          <w:divBdr>
            <w:top w:val="none" w:sz="0" w:space="0" w:color="auto"/>
            <w:left w:val="none" w:sz="0" w:space="0" w:color="auto"/>
            <w:bottom w:val="none" w:sz="0" w:space="0" w:color="auto"/>
            <w:right w:val="none" w:sz="0" w:space="0" w:color="auto"/>
          </w:divBdr>
        </w:div>
        <w:div w:id="679546585">
          <w:marLeft w:val="480"/>
          <w:marRight w:val="0"/>
          <w:marTop w:val="0"/>
          <w:marBottom w:val="0"/>
          <w:divBdr>
            <w:top w:val="none" w:sz="0" w:space="0" w:color="auto"/>
            <w:left w:val="none" w:sz="0" w:space="0" w:color="auto"/>
            <w:bottom w:val="none" w:sz="0" w:space="0" w:color="auto"/>
            <w:right w:val="none" w:sz="0" w:space="0" w:color="auto"/>
          </w:divBdr>
        </w:div>
        <w:div w:id="724062906">
          <w:marLeft w:val="480"/>
          <w:marRight w:val="0"/>
          <w:marTop w:val="0"/>
          <w:marBottom w:val="0"/>
          <w:divBdr>
            <w:top w:val="none" w:sz="0" w:space="0" w:color="auto"/>
            <w:left w:val="none" w:sz="0" w:space="0" w:color="auto"/>
            <w:bottom w:val="none" w:sz="0" w:space="0" w:color="auto"/>
            <w:right w:val="none" w:sz="0" w:space="0" w:color="auto"/>
          </w:divBdr>
        </w:div>
        <w:div w:id="734207736">
          <w:marLeft w:val="480"/>
          <w:marRight w:val="0"/>
          <w:marTop w:val="0"/>
          <w:marBottom w:val="0"/>
          <w:divBdr>
            <w:top w:val="none" w:sz="0" w:space="0" w:color="auto"/>
            <w:left w:val="none" w:sz="0" w:space="0" w:color="auto"/>
            <w:bottom w:val="none" w:sz="0" w:space="0" w:color="auto"/>
            <w:right w:val="none" w:sz="0" w:space="0" w:color="auto"/>
          </w:divBdr>
        </w:div>
        <w:div w:id="768161373">
          <w:marLeft w:val="480"/>
          <w:marRight w:val="0"/>
          <w:marTop w:val="0"/>
          <w:marBottom w:val="0"/>
          <w:divBdr>
            <w:top w:val="none" w:sz="0" w:space="0" w:color="auto"/>
            <w:left w:val="none" w:sz="0" w:space="0" w:color="auto"/>
            <w:bottom w:val="none" w:sz="0" w:space="0" w:color="auto"/>
            <w:right w:val="none" w:sz="0" w:space="0" w:color="auto"/>
          </w:divBdr>
        </w:div>
        <w:div w:id="852495796">
          <w:marLeft w:val="480"/>
          <w:marRight w:val="0"/>
          <w:marTop w:val="0"/>
          <w:marBottom w:val="0"/>
          <w:divBdr>
            <w:top w:val="none" w:sz="0" w:space="0" w:color="auto"/>
            <w:left w:val="none" w:sz="0" w:space="0" w:color="auto"/>
            <w:bottom w:val="none" w:sz="0" w:space="0" w:color="auto"/>
            <w:right w:val="none" w:sz="0" w:space="0" w:color="auto"/>
          </w:divBdr>
        </w:div>
        <w:div w:id="862204970">
          <w:marLeft w:val="480"/>
          <w:marRight w:val="0"/>
          <w:marTop w:val="0"/>
          <w:marBottom w:val="0"/>
          <w:divBdr>
            <w:top w:val="none" w:sz="0" w:space="0" w:color="auto"/>
            <w:left w:val="none" w:sz="0" w:space="0" w:color="auto"/>
            <w:bottom w:val="none" w:sz="0" w:space="0" w:color="auto"/>
            <w:right w:val="none" w:sz="0" w:space="0" w:color="auto"/>
          </w:divBdr>
        </w:div>
        <w:div w:id="885021940">
          <w:marLeft w:val="480"/>
          <w:marRight w:val="0"/>
          <w:marTop w:val="0"/>
          <w:marBottom w:val="0"/>
          <w:divBdr>
            <w:top w:val="none" w:sz="0" w:space="0" w:color="auto"/>
            <w:left w:val="none" w:sz="0" w:space="0" w:color="auto"/>
            <w:bottom w:val="none" w:sz="0" w:space="0" w:color="auto"/>
            <w:right w:val="none" w:sz="0" w:space="0" w:color="auto"/>
          </w:divBdr>
        </w:div>
        <w:div w:id="904142459">
          <w:marLeft w:val="480"/>
          <w:marRight w:val="0"/>
          <w:marTop w:val="0"/>
          <w:marBottom w:val="0"/>
          <w:divBdr>
            <w:top w:val="none" w:sz="0" w:space="0" w:color="auto"/>
            <w:left w:val="none" w:sz="0" w:space="0" w:color="auto"/>
            <w:bottom w:val="none" w:sz="0" w:space="0" w:color="auto"/>
            <w:right w:val="none" w:sz="0" w:space="0" w:color="auto"/>
          </w:divBdr>
        </w:div>
      </w:divsChild>
    </w:div>
    <w:div w:id="17197669">
      <w:bodyDiv w:val="1"/>
      <w:marLeft w:val="0"/>
      <w:marRight w:val="0"/>
      <w:marTop w:val="0"/>
      <w:marBottom w:val="0"/>
      <w:divBdr>
        <w:top w:val="none" w:sz="0" w:space="0" w:color="auto"/>
        <w:left w:val="none" w:sz="0" w:space="0" w:color="auto"/>
        <w:bottom w:val="none" w:sz="0" w:space="0" w:color="auto"/>
        <w:right w:val="none" w:sz="0" w:space="0" w:color="auto"/>
      </w:divBdr>
    </w:div>
    <w:div w:id="17319216">
      <w:bodyDiv w:val="1"/>
      <w:marLeft w:val="0"/>
      <w:marRight w:val="0"/>
      <w:marTop w:val="0"/>
      <w:marBottom w:val="0"/>
      <w:divBdr>
        <w:top w:val="none" w:sz="0" w:space="0" w:color="auto"/>
        <w:left w:val="none" w:sz="0" w:space="0" w:color="auto"/>
        <w:bottom w:val="none" w:sz="0" w:space="0" w:color="auto"/>
        <w:right w:val="none" w:sz="0" w:space="0" w:color="auto"/>
      </w:divBdr>
    </w:div>
    <w:div w:id="17397319">
      <w:bodyDiv w:val="1"/>
      <w:marLeft w:val="0"/>
      <w:marRight w:val="0"/>
      <w:marTop w:val="0"/>
      <w:marBottom w:val="0"/>
      <w:divBdr>
        <w:top w:val="none" w:sz="0" w:space="0" w:color="auto"/>
        <w:left w:val="none" w:sz="0" w:space="0" w:color="auto"/>
        <w:bottom w:val="none" w:sz="0" w:space="0" w:color="auto"/>
        <w:right w:val="none" w:sz="0" w:space="0" w:color="auto"/>
      </w:divBdr>
    </w:div>
    <w:div w:id="17433562">
      <w:bodyDiv w:val="1"/>
      <w:marLeft w:val="0"/>
      <w:marRight w:val="0"/>
      <w:marTop w:val="0"/>
      <w:marBottom w:val="0"/>
      <w:divBdr>
        <w:top w:val="none" w:sz="0" w:space="0" w:color="auto"/>
        <w:left w:val="none" w:sz="0" w:space="0" w:color="auto"/>
        <w:bottom w:val="none" w:sz="0" w:space="0" w:color="auto"/>
        <w:right w:val="none" w:sz="0" w:space="0" w:color="auto"/>
      </w:divBdr>
    </w:div>
    <w:div w:id="17435043">
      <w:bodyDiv w:val="1"/>
      <w:marLeft w:val="0"/>
      <w:marRight w:val="0"/>
      <w:marTop w:val="0"/>
      <w:marBottom w:val="0"/>
      <w:divBdr>
        <w:top w:val="none" w:sz="0" w:space="0" w:color="auto"/>
        <w:left w:val="none" w:sz="0" w:space="0" w:color="auto"/>
        <w:bottom w:val="none" w:sz="0" w:space="0" w:color="auto"/>
        <w:right w:val="none" w:sz="0" w:space="0" w:color="auto"/>
      </w:divBdr>
    </w:div>
    <w:div w:id="17436194">
      <w:bodyDiv w:val="1"/>
      <w:marLeft w:val="0"/>
      <w:marRight w:val="0"/>
      <w:marTop w:val="0"/>
      <w:marBottom w:val="0"/>
      <w:divBdr>
        <w:top w:val="none" w:sz="0" w:space="0" w:color="auto"/>
        <w:left w:val="none" w:sz="0" w:space="0" w:color="auto"/>
        <w:bottom w:val="none" w:sz="0" w:space="0" w:color="auto"/>
        <w:right w:val="none" w:sz="0" w:space="0" w:color="auto"/>
      </w:divBdr>
    </w:div>
    <w:div w:id="17702817">
      <w:bodyDiv w:val="1"/>
      <w:marLeft w:val="0"/>
      <w:marRight w:val="0"/>
      <w:marTop w:val="0"/>
      <w:marBottom w:val="0"/>
      <w:divBdr>
        <w:top w:val="none" w:sz="0" w:space="0" w:color="auto"/>
        <w:left w:val="none" w:sz="0" w:space="0" w:color="auto"/>
        <w:bottom w:val="none" w:sz="0" w:space="0" w:color="auto"/>
        <w:right w:val="none" w:sz="0" w:space="0" w:color="auto"/>
      </w:divBdr>
    </w:div>
    <w:div w:id="17706398">
      <w:bodyDiv w:val="1"/>
      <w:marLeft w:val="0"/>
      <w:marRight w:val="0"/>
      <w:marTop w:val="0"/>
      <w:marBottom w:val="0"/>
      <w:divBdr>
        <w:top w:val="none" w:sz="0" w:space="0" w:color="auto"/>
        <w:left w:val="none" w:sz="0" w:space="0" w:color="auto"/>
        <w:bottom w:val="none" w:sz="0" w:space="0" w:color="auto"/>
        <w:right w:val="none" w:sz="0" w:space="0" w:color="auto"/>
      </w:divBdr>
    </w:div>
    <w:div w:id="17775222">
      <w:bodyDiv w:val="1"/>
      <w:marLeft w:val="0"/>
      <w:marRight w:val="0"/>
      <w:marTop w:val="0"/>
      <w:marBottom w:val="0"/>
      <w:divBdr>
        <w:top w:val="none" w:sz="0" w:space="0" w:color="auto"/>
        <w:left w:val="none" w:sz="0" w:space="0" w:color="auto"/>
        <w:bottom w:val="none" w:sz="0" w:space="0" w:color="auto"/>
        <w:right w:val="none" w:sz="0" w:space="0" w:color="auto"/>
      </w:divBdr>
    </w:div>
    <w:div w:id="17780579">
      <w:bodyDiv w:val="1"/>
      <w:marLeft w:val="0"/>
      <w:marRight w:val="0"/>
      <w:marTop w:val="0"/>
      <w:marBottom w:val="0"/>
      <w:divBdr>
        <w:top w:val="none" w:sz="0" w:space="0" w:color="auto"/>
        <w:left w:val="none" w:sz="0" w:space="0" w:color="auto"/>
        <w:bottom w:val="none" w:sz="0" w:space="0" w:color="auto"/>
        <w:right w:val="none" w:sz="0" w:space="0" w:color="auto"/>
      </w:divBdr>
    </w:div>
    <w:div w:id="17850816">
      <w:bodyDiv w:val="1"/>
      <w:marLeft w:val="0"/>
      <w:marRight w:val="0"/>
      <w:marTop w:val="0"/>
      <w:marBottom w:val="0"/>
      <w:divBdr>
        <w:top w:val="none" w:sz="0" w:space="0" w:color="auto"/>
        <w:left w:val="none" w:sz="0" w:space="0" w:color="auto"/>
        <w:bottom w:val="none" w:sz="0" w:space="0" w:color="auto"/>
        <w:right w:val="none" w:sz="0" w:space="0" w:color="auto"/>
      </w:divBdr>
    </w:div>
    <w:div w:id="17895174">
      <w:bodyDiv w:val="1"/>
      <w:marLeft w:val="0"/>
      <w:marRight w:val="0"/>
      <w:marTop w:val="0"/>
      <w:marBottom w:val="0"/>
      <w:divBdr>
        <w:top w:val="none" w:sz="0" w:space="0" w:color="auto"/>
        <w:left w:val="none" w:sz="0" w:space="0" w:color="auto"/>
        <w:bottom w:val="none" w:sz="0" w:space="0" w:color="auto"/>
        <w:right w:val="none" w:sz="0" w:space="0" w:color="auto"/>
      </w:divBdr>
    </w:div>
    <w:div w:id="18047696">
      <w:bodyDiv w:val="1"/>
      <w:marLeft w:val="0"/>
      <w:marRight w:val="0"/>
      <w:marTop w:val="0"/>
      <w:marBottom w:val="0"/>
      <w:divBdr>
        <w:top w:val="none" w:sz="0" w:space="0" w:color="auto"/>
        <w:left w:val="none" w:sz="0" w:space="0" w:color="auto"/>
        <w:bottom w:val="none" w:sz="0" w:space="0" w:color="auto"/>
        <w:right w:val="none" w:sz="0" w:space="0" w:color="auto"/>
      </w:divBdr>
    </w:div>
    <w:div w:id="18048721">
      <w:bodyDiv w:val="1"/>
      <w:marLeft w:val="0"/>
      <w:marRight w:val="0"/>
      <w:marTop w:val="0"/>
      <w:marBottom w:val="0"/>
      <w:divBdr>
        <w:top w:val="none" w:sz="0" w:space="0" w:color="auto"/>
        <w:left w:val="none" w:sz="0" w:space="0" w:color="auto"/>
        <w:bottom w:val="none" w:sz="0" w:space="0" w:color="auto"/>
        <w:right w:val="none" w:sz="0" w:space="0" w:color="auto"/>
      </w:divBdr>
    </w:div>
    <w:div w:id="18245088">
      <w:bodyDiv w:val="1"/>
      <w:marLeft w:val="0"/>
      <w:marRight w:val="0"/>
      <w:marTop w:val="0"/>
      <w:marBottom w:val="0"/>
      <w:divBdr>
        <w:top w:val="none" w:sz="0" w:space="0" w:color="auto"/>
        <w:left w:val="none" w:sz="0" w:space="0" w:color="auto"/>
        <w:bottom w:val="none" w:sz="0" w:space="0" w:color="auto"/>
        <w:right w:val="none" w:sz="0" w:space="0" w:color="auto"/>
      </w:divBdr>
    </w:div>
    <w:div w:id="18431944">
      <w:bodyDiv w:val="1"/>
      <w:marLeft w:val="0"/>
      <w:marRight w:val="0"/>
      <w:marTop w:val="0"/>
      <w:marBottom w:val="0"/>
      <w:divBdr>
        <w:top w:val="none" w:sz="0" w:space="0" w:color="auto"/>
        <w:left w:val="none" w:sz="0" w:space="0" w:color="auto"/>
        <w:bottom w:val="none" w:sz="0" w:space="0" w:color="auto"/>
        <w:right w:val="none" w:sz="0" w:space="0" w:color="auto"/>
      </w:divBdr>
    </w:div>
    <w:div w:id="18435480">
      <w:bodyDiv w:val="1"/>
      <w:marLeft w:val="0"/>
      <w:marRight w:val="0"/>
      <w:marTop w:val="0"/>
      <w:marBottom w:val="0"/>
      <w:divBdr>
        <w:top w:val="none" w:sz="0" w:space="0" w:color="auto"/>
        <w:left w:val="none" w:sz="0" w:space="0" w:color="auto"/>
        <w:bottom w:val="none" w:sz="0" w:space="0" w:color="auto"/>
        <w:right w:val="none" w:sz="0" w:space="0" w:color="auto"/>
      </w:divBdr>
    </w:div>
    <w:div w:id="18511102">
      <w:bodyDiv w:val="1"/>
      <w:marLeft w:val="0"/>
      <w:marRight w:val="0"/>
      <w:marTop w:val="0"/>
      <w:marBottom w:val="0"/>
      <w:divBdr>
        <w:top w:val="none" w:sz="0" w:space="0" w:color="auto"/>
        <w:left w:val="none" w:sz="0" w:space="0" w:color="auto"/>
        <w:bottom w:val="none" w:sz="0" w:space="0" w:color="auto"/>
        <w:right w:val="none" w:sz="0" w:space="0" w:color="auto"/>
      </w:divBdr>
    </w:div>
    <w:div w:id="18554094">
      <w:bodyDiv w:val="1"/>
      <w:marLeft w:val="0"/>
      <w:marRight w:val="0"/>
      <w:marTop w:val="0"/>
      <w:marBottom w:val="0"/>
      <w:divBdr>
        <w:top w:val="none" w:sz="0" w:space="0" w:color="auto"/>
        <w:left w:val="none" w:sz="0" w:space="0" w:color="auto"/>
        <w:bottom w:val="none" w:sz="0" w:space="0" w:color="auto"/>
        <w:right w:val="none" w:sz="0" w:space="0" w:color="auto"/>
      </w:divBdr>
    </w:div>
    <w:div w:id="18626764">
      <w:bodyDiv w:val="1"/>
      <w:marLeft w:val="0"/>
      <w:marRight w:val="0"/>
      <w:marTop w:val="0"/>
      <w:marBottom w:val="0"/>
      <w:divBdr>
        <w:top w:val="none" w:sz="0" w:space="0" w:color="auto"/>
        <w:left w:val="none" w:sz="0" w:space="0" w:color="auto"/>
        <w:bottom w:val="none" w:sz="0" w:space="0" w:color="auto"/>
        <w:right w:val="none" w:sz="0" w:space="0" w:color="auto"/>
      </w:divBdr>
    </w:div>
    <w:div w:id="18774460">
      <w:bodyDiv w:val="1"/>
      <w:marLeft w:val="0"/>
      <w:marRight w:val="0"/>
      <w:marTop w:val="0"/>
      <w:marBottom w:val="0"/>
      <w:divBdr>
        <w:top w:val="none" w:sz="0" w:space="0" w:color="auto"/>
        <w:left w:val="none" w:sz="0" w:space="0" w:color="auto"/>
        <w:bottom w:val="none" w:sz="0" w:space="0" w:color="auto"/>
        <w:right w:val="none" w:sz="0" w:space="0" w:color="auto"/>
      </w:divBdr>
    </w:div>
    <w:div w:id="18970054">
      <w:bodyDiv w:val="1"/>
      <w:marLeft w:val="0"/>
      <w:marRight w:val="0"/>
      <w:marTop w:val="0"/>
      <w:marBottom w:val="0"/>
      <w:divBdr>
        <w:top w:val="none" w:sz="0" w:space="0" w:color="auto"/>
        <w:left w:val="none" w:sz="0" w:space="0" w:color="auto"/>
        <w:bottom w:val="none" w:sz="0" w:space="0" w:color="auto"/>
        <w:right w:val="none" w:sz="0" w:space="0" w:color="auto"/>
      </w:divBdr>
    </w:div>
    <w:div w:id="19085346">
      <w:bodyDiv w:val="1"/>
      <w:marLeft w:val="0"/>
      <w:marRight w:val="0"/>
      <w:marTop w:val="0"/>
      <w:marBottom w:val="0"/>
      <w:divBdr>
        <w:top w:val="none" w:sz="0" w:space="0" w:color="auto"/>
        <w:left w:val="none" w:sz="0" w:space="0" w:color="auto"/>
        <w:bottom w:val="none" w:sz="0" w:space="0" w:color="auto"/>
        <w:right w:val="none" w:sz="0" w:space="0" w:color="auto"/>
      </w:divBdr>
    </w:div>
    <w:div w:id="19090826">
      <w:bodyDiv w:val="1"/>
      <w:marLeft w:val="0"/>
      <w:marRight w:val="0"/>
      <w:marTop w:val="0"/>
      <w:marBottom w:val="0"/>
      <w:divBdr>
        <w:top w:val="none" w:sz="0" w:space="0" w:color="auto"/>
        <w:left w:val="none" w:sz="0" w:space="0" w:color="auto"/>
        <w:bottom w:val="none" w:sz="0" w:space="0" w:color="auto"/>
        <w:right w:val="none" w:sz="0" w:space="0" w:color="auto"/>
      </w:divBdr>
    </w:div>
    <w:div w:id="19092514">
      <w:bodyDiv w:val="1"/>
      <w:marLeft w:val="0"/>
      <w:marRight w:val="0"/>
      <w:marTop w:val="0"/>
      <w:marBottom w:val="0"/>
      <w:divBdr>
        <w:top w:val="none" w:sz="0" w:space="0" w:color="auto"/>
        <w:left w:val="none" w:sz="0" w:space="0" w:color="auto"/>
        <w:bottom w:val="none" w:sz="0" w:space="0" w:color="auto"/>
        <w:right w:val="none" w:sz="0" w:space="0" w:color="auto"/>
      </w:divBdr>
    </w:div>
    <w:div w:id="19279126">
      <w:bodyDiv w:val="1"/>
      <w:marLeft w:val="0"/>
      <w:marRight w:val="0"/>
      <w:marTop w:val="0"/>
      <w:marBottom w:val="0"/>
      <w:divBdr>
        <w:top w:val="none" w:sz="0" w:space="0" w:color="auto"/>
        <w:left w:val="none" w:sz="0" w:space="0" w:color="auto"/>
        <w:bottom w:val="none" w:sz="0" w:space="0" w:color="auto"/>
        <w:right w:val="none" w:sz="0" w:space="0" w:color="auto"/>
      </w:divBdr>
    </w:div>
    <w:div w:id="19399521">
      <w:bodyDiv w:val="1"/>
      <w:marLeft w:val="0"/>
      <w:marRight w:val="0"/>
      <w:marTop w:val="0"/>
      <w:marBottom w:val="0"/>
      <w:divBdr>
        <w:top w:val="none" w:sz="0" w:space="0" w:color="auto"/>
        <w:left w:val="none" w:sz="0" w:space="0" w:color="auto"/>
        <w:bottom w:val="none" w:sz="0" w:space="0" w:color="auto"/>
        <w:right w:val="none" w:sz="0" w:space="0" w:color="auto"/>
      </w:divBdr>
    </w:div>
    <w:div w:id="19401652">
      <w:bodyDiv w:val="1"/>
      <w:marLeft w:val="0"/>
      <w:marRight w:val="0"/>
      <w:marTop w:val="0"/>
      <w:marBottom w:val="0"/>
      <w:divBdr>
        <w:top w:val="none" w:sz="0" w:space="0" w:color="auto"/>
        <w:left w:val="none" w:sz="0" w:space="0" w:color="auto"/>
        <w:bottom w:val="none" w:sz="0" w:space="0" w:color="auto"/>
        <w:right w:val="none" w:sz="0" w:space="0" w:color="auto"/>
      </w:divBdr>
    </w:div>
    <w:div w:id="19406087">
      <w:bodyDiv w:val="1"/>
      <w:marLeft w:val="0"/>
      <w:marRight w:val="0"/>
      <w:marTop w:val="0"/>
      <w:marBottom w:val="0"/>
      <w:divBdr>
        <w:top w:val="none" w:sz="0" w:space="0" w:color="auto"/>
        <w:left w:val="none" w:sz="0" w:space="0" w:color="auto"/>
        <w:bottom w:val="none" w:sz="0" w:space="0" w:color="auto"/>
        <w:right w:val="none" w:sz="0" w:space="0" w:color="auto"/>
      </w:divBdr>
    </w:div>
    <w:div w:id="19429910">
      <w:bodyDiv w:val="1"/>
      <w:marLeft w:val="0"/>
      <w:marRight w:val="0"/>
      <w:marTop w:val="0"/>
      <w:marBottom w:val="0"/>
      <w:divBdr>
        <w:top w:val="none" w:sz="0" w:space="0" w:color="auto"/>
        <w:left w:val="none" w:sz="0" w:space="0" w:color="auto"/>
        <w:bottom w:val="none" w:sz="0" w:space="0" w:color="auto"/>
        <w:right w:val="none" w:sz="0" w:space="0" w:color="auto"/>
      </w:divBdr>
    </w:div>
    <w:div w:id="19477479">
      <w:bodyDiv w:val="1"/>
      <w:marLeft w:val="0"/>
      <w:marRight w:val="0"/>
      <w:marTop w:val="0"/>
      <w:marBottom w:val="0"/>
      <w:divBdr>
        <w:top w:val="none" w:sz="0" w:space="0" w:color="auto"/>
        <w:left w:val="none" w:sz="0" w:space="0" w:color="auto"/>
        <w:bottom w:val="none" w:sz="0" w:space="0" w:color="auto"/>
        <w:right w:val="none" w:sz="0" w:space="0" w:color="auto"/>
      </w:divBdr>
    </w:div>
    <w:div w:id="19674480">
      <w:bodyDiv w:val="1"/>
      <w:marLeft w:val="0"/>
      <w:marRight w:val="0"/>
      <w:marTop w:val="0"/>
      <w:marBottom w:val="0"/>
      <w:divBdr>
        <w:top w:val="none" w:sz="0" w:space="0" w:color="auto"/>
        <w:left w:val="none" w:sz="0" w:space="0" w:color="auto"/>
        <w:bottom w:val="none" w:sz="0" w:space="0" w:color="auto"/>
        <w:right w:val="none" w:sz="0" w:space="0" w:color="auto"/>
      </w:divBdr>
      <w:divsChild>
        <w:div w:id="11955584">
          <w:marLeft w:val="480"/>
          <w:marRight w:val="0"/>
          <w:marTop w:val="0"/>
          <w:marBottom w:val="0"/>
          <w:divBdr>
            <w:top w:val="none" w:sz="0" w:space="0" w:color="auto"/>
            <w:left w:val="none" w:sz="0" w:space="0" w:color="auto"/>
            <w:bottom w:val="none" w:sz="0" w:space="0" w:color="auto"/>
            <w:right w:val="none" w:sz="0" w:space="0" w:color="auto"/>
          </w:divBdr>
        </w:div>
        <w:div w:id="77219598">
          <w:marLeft w:val="480"/>
          <w:marRight w:val="0"/>
          <w:marTop w:val="0"/>
          <w:marBottom w:val="0"/>
          <w:divBdr>
            <w:top w:val="none" w:sz="0" w:space="0" w:color="auto"/>
            <w:left w:val="none" w:sz="0" w:space="0" w:color="auto"/>
            <w:bottom w:val="none" w:sz="0" w:space="0" w:color="auto"/>
            <w:right w:val="none" w:sz="0" w:space="0" w:color="auto"/>
          </w:divBdr>
        </w:div>
        <w:div w:id="104234250">
          <w:marLeft w:val="480"/>
          <w:marRight w:val="0"/>
          <w:marTop w:val="0"/>
          <w:marBottom w:val="0"/>
          <w:divBdr>
            <w:top w:val="none" w:sz="0" w:space="0" w:color="auto"/>
            <w:left w:val="none" w:sz="0" w:space="0" w:color="auto"/>
            <w:bottom w:val="none" w:sz="0" w:space="0" w:color="auto"/>
            <w:right w:val="none" w:sz="0" w:space="0" w:color="auto"/>
          </w:divBdr>
        </w:div>
        <w:div w:id="132210731">
          <w:marLeft w:val="480"/>
          <w:marRight w:val="0"/>
          <w:marTop w:val="0"/>
          <w:marBottom w:val="0"/>
          <w:divBdr>
            <w:top w:val="none" w:sz="0" w:space="0" w:color="auto"/>
            <w:left w:val="none" w:sz="0" w:space="0" w:color="auto"/>
            <w:bottom w:val="none" w:sz="0" w:space="0" w:color="auto"/>
            <w:right w:val="none" w:sz="0" w:space="0" w:color="auto"/>
          </w:divBdr>
        </w:div>
        <w:div w:id="139730563">
          <w:marLeft w:val="480"/>
          <w:marRight w:val="0"/>
          <w:marTop w:val="0"/>
          <w:marBottom w:val="0"/>
          <w:divBdr>
            <w:top w:val="none" w:sz="0" w:space="0" w:color="auto"/>
            <w:left w:val="none" w:sz="0" w:space="0" w:color="auto"/>
            <w:bottom w:val="none" w:sz="0" w:space="0" w:color="auto"/>
            <w:right w:val="none" w:sz="0" w:space="0" w:color="auto"/>
          </w:divBdr>
        </w:div>
        <w:div w:id="234246705">
          <w:marLeft w:val="480"/>
          <w:marRight w:val="0"/>
          <w:marTop w:val="0"/>
          <w:marBottom w:val="0"/>
          <w:divBdr>
            <w:top w:val="none" w:sz="0" w:space="0" w:color="auto"/>
            <w:left w:val="none" w:sz="0" w:space="0" w:color="auto"/>
            <w:bottom w:val="none" w:sz="0" w:space="0" w:color="auto"/>
            <w:right w:val="none" w:sz="0" w:space="0" w:color="auto"/>
          </w:divBdr>
        </w:div>
        <w:div w:id="279924481">
          <w:marLeft w:val="480"/>
          <w:marRight w:val="0"/>
          <w:marTop w:val="0"/>
          <w:marBottom w:val="0"/>
          <w:divBdr>
            <w:top w:val="none" w:sz="0" w:space="0" w:color="auto"/>
            <w:left w:val="none" w:sz="0" w:space="0" w:color="auto"/>
            <w:bottom w:val="none" w:sz="0" w:space="0" w:color="auto"/>
            <w:right w:val="none" w:sz="0" w:space="0" w:color="auto"/>
          </w:divBdr>
        </w:div>
        <w:div w:id="299923047">
          <w:marLeft w:val="480"/>
          <w:marRight w:val="0"/>
          <w:marTop w:val="0"/>
          <w:marBottom w:val="0"/>
          <w:divBdr>
            <w:top w:val="none" w:sz="0" w:space="0" w:color="auto"/>
            <w:left w:val="none" w:sz="0" w:space="0" w:color="auto"/>
            <w:bottom w:val="none" w:sz="0" w:space="0" w:color="auto"/>
            <w:right w:val="none" w:sz="0" w:space="0" w:color="auto"/>
          </w:divBdr>
        </w:div>
        <w:div w:id="311955181">
          <w:marLeft w:val="480"/>
          <w:marRight w:val="0"/>
          <w:marTop w:val="0"/>
          <w:marBottom w:val="0"/>
          <w:divBdr>
            <w:top w:val="none" w:sz="0" w:space="0" w:color="auto"/>
            <w:left w:val="none" w:sz="0" w:space="0" w:color="auto"/>
            <w:bottom w:val="none" w:sz="0" w:space="0" w:color="auto"/>
            <w:right w:val="none" w:sz="0" w:space="0" w:color="auto"/>
          </w:divBdr>
        </w:div>
        <w:div w:id="324434776">
          <w:marLeft w:val="480"/>
          <w:marRight w:val="0"/>
          <w:marTop w:val="0"/>
          <w:marBottom w:val="0"/>
          <w:divBdr>
            <w:top w:val="none" w:sz="0" w:space="0" w:color="auto"/>
            <w:left w:val="none" w:sz="0" w:space="0" w:color="auto"/>
            <w:bottom w:val="none" w:sz="0" w:space="0" w:color="auto"/>
            <w:right w:val="none" w:sz="0" w:space="0" w:color="auto"/>
          </w:divBdr>
        </w:div>
        <w:div w:id="378363582">
          <w:marLeft w:val="480"/>
          <w:marRight w:val="0"/>
          <w:marTop w:val="0"/>
          <w:marBottom w:val="0"/>
          <w:divBdr>
            <w:top w:val="none" w:sz="0" w:space="0" w:color="auto"/>
            <w:left w:val="none" w:sz="0" w:space="0" w:color="auto"/>
            <w:bottom w:val="none" w:sz="0" w:space="0" w:color="auto"/>
            <w:right w:val="none" w:sz="0" w:space="0" w:color="auto"/>
          </w:divBdr>
        </w:div>
        <w:div w:id="492988819">
          <w:marLeft w:val="480"/>
          <w:marRight w:val="0"/>
          <w:marTop w:val="0"/>
          <w:marBottom w:val="0"/>
          <w:divBdr>
            <w:top w:val="none" w:sz="0" w:space="0" w:color="auto"/>
            <w:left w:val="none" w:sz="0" w:space="0" w:color="auto"/>
            <w:bottom w:val="none" w:sz="0" w:space="0" w:color="auto"/>
            <w:right w:val="none" w:sz="0" w:space="0" w:color="auto"/>
          </w:divBdr>
        </w:div>
        <w:div w:id="516161986">
          <w:marLeft w:val="480"/>
          <w:marRight w:val="0"/>
          <w:marTop w:val="0"/>
          <w:marBottom w:val="0"/>
          <w:divBdr>
            <w:top w:val="none" w:sz="0" w:space="0" w:color="auto"/>
            <w:left w:val="none" w:sz="0" w:space="0" w:color="auto"/>
            <w:bottom w:val="none" w:sz="0" w:space="0" w:color="auto"/>
            <w:right w:val="none" w:sz="0" w:space="0" w:color="auto"/>
          </w:divBdr>
        </w:div>
        <w:div w:id="522018797">
          <w:marLeft w:val="480"/>
          <w:marRight w:val="0"/>
          <w:marTop w:val="0"/>
          <w:marBottom w:val="0"/>
          <w:divBdr>
            <w:top w:val="none" w:sz="0" w:space="0" w:color="auto"/>
            <w:left w:val="none" w:sz="0" w:space="0" w:color="auto"/>
            <w:bottom w:val="none" w:sz="0" w:space="0" w:color="auto"/>
            <w:right w:val="none" w:sz="0" w:space="0" w:color="auto"/>
          </w:divBdr>
        </w:div>
        <w:div w:id="543366251">
          <w:marLeft w:val="480"/>
          <w:marRight w:val="0"/>
          <w:marTop w:val="0"/>
          <w:marBottom w:val="0"/>
          <w:divBdr>
            <w:top w:val="none" w:sz="0" w:space="0" w:color="auto"/>
            <w:left w:val="none" w:sz="0" w:space="0" w:color="auto"/>
            <w:bottom w:val="none" w:sz="0" w:space="0" w:color="auto"/>
            <w:right w:val="none" w:sz="0" w:space="0" w:color="auto"/>
          </w:divBdr>
        </w:div>
        <w:div w:id="628904518">
          <w:marLeft w:val="480"/>
          <w:marRight w:val="0"/>
          <w:marTop w:val="0"/>
          <w:marBottom w:val="0"/>
          <w:divBdr>
            <w:top w:val="none" w:sz="0" w:space="0" w:color="auto"/>
            <w:left w:val="none" w:sz="0" w:space="0" w:color="auto"/>
            <w:bottom w:val="none" w:sz="0" w:space="0" w:color="auto"/>
            <w:right w:val="none" w:sz="0" w:space="0" w:color="auto"/>
          </w:divBdr>
        </w:div>
        <w:div w:id="703557345">
          <w:marLeft w:val="480"/>
          <w:marRight w:val="0"/>
          <w:marTop w:val="0"/>
          <w:marBottom w:val="0"/>
          <w:divBdr>
            <w:top w:val="none" w:sz="0" w:space="0" w:color="auto"/>
            <w:left w:val="none" w:sz="0" w:space="0" w:color="auto"/>
            <w:bottom w:val="none" w:sz="0" w:space="0" w:color="auto"/>
            <w:right w:val="none" w:sz="0" w:space="0" w:color="auto"/>
          </w:divBdr>
        </w:div>
        <w:div w:id="785808116">
          <w:marLeft w:val="480"/>
          <w:marRight w:val="0"/>
          <w:marTop w:val="0"/>
          <w:marBottom w:val="0"/>
          <w:divBdr>
            <w:top w:val="none" w:sz="0" w:space="0" w:color="auto"/>
            <w:left w:val="none" w:sz="0" w:space="0" w:color="auto"/>
            <w:bottom w:val="none" w:sz="0" w:space="0" w:color="auto"/>
            <w:right w:val="none" w:sz="0" w:space="0" w:color="auto"/>
          </w:divBdr>
        </w:div>
        <w:div w:id="828669171">
          <w:marLeft w:val="480"/>
          <w:marRight w:val="0"/>
          <w:marTop w:val="0"/>
          <w:marBottom w:val="0"/>
          <w:divBdr>
            <w:top w:val="none" w:sz="0" w:space="0" w:color="auto"/>
            <w:left w:val="none" w:sz="0" w:space="0" w:color="auto"/>
            <w:bottom w:val="none" w:sz="0" w:space="0" w:color="auto"/>
            <w:right w:val="none" w:sz="0" w:space="0" w:color="auto"/>
          </w:divBdr>
        </w:div>
        <w:div w:id="910388660">
          <w:marLeft w:val="480"/>
          <w:marRight w:val="0"/>
          <w:marTop w:val="0"/>
          <w:marBottom w:val="0"/>
          <w:divBdr>
            <w:top w:val="none" w:sz="0" w:space="0" w:color="auto"/>
            <w:left w:val="none" w:sz="0" w:space="0" w:color="auto"/>
            <w:bottom w:val="none" w:sz="0" w:space="0" w:color="auto"/>
            <w:right w:val="none" w:sz="0" w:space="0" w:color="auto"/>
          </w:divBdr>
        </w:div>
      </w:divsChild>
    </w:div>
    <w:div w:id="19674810">
      <w:bodyDiv w:val="1"/>
      <w:marLeft w:val="0"/>
      <w:marRight w:val="0"/>
      <w:marTop w:val="0"/>
      <w:marBottom w:val="0"/>
      <w:divBdr>
        <w:top w:val="none" w:sz="0" w:space="0" w:color="auto"/>
        <w:left w:val="none" w:sz="0" w:space="0" w:color="auto"/>
        <w:bottom w:val="none" w:sz="0" w:space="0" w:color="auto"/>
        <w:right w:val="none" w:sz="0" w:space="0" w:color="auto"/>
      </w:divBdr>
    </w:div>
    <w:div w:id="19934338">
      <w:bodyDiv w:val="1"/>
      <w:marLeft w:val="0"/>
      <w:marRight w:val="0"/>
      <w:marTop w:val="0"/>
      <w:marBottom w:val="0"/>
      <w:divBdr>
        <w:top w:val="none" w:sz="0" w:space="0" w:color="auto"/>
        <w:left w:val="none" w:sz="0" w:space="0" w:color="auto"/>
        <w:bottom w:val="none" w:sz="0" w:space="0" w:color="auto"/>
        <w:right w:val="none" w:sz="0" w:space="0" w:color="auto"/>
      </w:divBdr>
    </w:div>
    <w:div w:id="20055529">
      <w:bodyDiv w:val="1"/>
      <w:marLeft w:val="0"/>
      <w:marRight w:val="0"/>
      <w:marTop w:val="0"/>
      <w:marBottom w:val="0"/>
      <w:divBdr>
        <w:top w:val="none" w:sz="0" w:space="0" w:color="auto"/>
        <w:left w:val="none" w:sz="0" w:space="0" w:color="auto"/>
        <w:bottom w:val="none" w:sz="0" w:space="0" w:color="auto"/>
        <w:right w:val="none" w:sz="0" w:space="0" w:color="auto"/>
      </w:divBdr>
    </w:div>
    <w:div w:id="20060350">
      <w:bodyDiv w:val="1"/>
      <w:marLeft w:val="0"/>
      <w:marRight w:val="0"/>
      <w:marTop w:val="0"/>
      <w:marBottom w:val="0"/>
      <w:divBdr>
        <w:top w:val="none" w:sz="0" w:space="0" w:color="auto"/>
        <w:left w:val="none" w:sz="0" w:space="0" w:color="auto"/>
        <w:bottom w:val="none" w:sz="0" w:space="0" w:color="auto"/>
        <w:right w:val="none" w:sz="0" w:space="0" w:color="auto"/>
      </w:divBdr>
    </w:div>
    <w:div w:id="20127312">
      <w:bodyDiv w:val="1"/>
      <w:marLeft w:val="0"/>
      <w:marRight w:val="0"/>
      <w:marTop w:val="0"/>
      <w:marBottom w:val="0"/>
      <w:divBdr>
        <w:top w:val="none" w:sz="0" w:space="0" w:color="auto"/>
        <w:left w:val="none" w:sz="0" w:space="0" w:color="auto"/>
        <w:bottom w:val="none" w:sz="0" w:space="0" w:color="auto"/>
        <w:right w:val="none" w:sz="0" w:space="0" w:color="auto"/>
      </w:divBdr>
    </w:div>
    <w:div w:id="20127376">
      <w:bodyDiv w:val="1"/>
      <w:marLeft w:val="0"/>
      <w:marRight w:val="0"/>
      <w:marTop w:val="0"/>
      <w:marBottom w:val="0"/>
      <w:divBdr>
        <w:top w:val="none" w:sz="0" w:space="0" w:color="auto"/>
        <w:left w:val="none" w:sz="0" w:space="0" w:color="auto"/>
        <w:bottom w:val="none" w:sz="0" w:space="0" w:color="auto"/>
        <w:right w:val="none" w:sz="0" w:space="0" w:color="auto"/>
      </w:divBdr>
    </w:div>
    <w:div w:id="20127720">
      <w:bodyDiv w:val="1"/>
      <w:marLeft w:val="0"/>
      <w:marRight w:val="0"/>
      <w:marTop w:val="0"/>
      <w:marBottom w:val="0"/>
      <w:divBdr>
        <w:top w:val="none" w:sz="0" w:space="0" w:color="auto"/>
        <w:left w:val="none" w:sz="0" w:space="0" w:color="auto"/>
        <w:bottom w:val="none" w:sz="0" w:space="0" w:color="auto"/>
        <w:right w:val="none" w:sz="0" w:space="0" w:color="auto"/>
      </w:divBdr>
    </w:div>
    <w:div w:id="20133579">
      <w:bodyDiv w:val="1"/>
      <w:marLeft w:val="0"/>
      <w:marRight w:val="0"/>
      <w:marTop w:val="0"/>
      <w:marBottom w:val="0"/>
      <w:divBdr>
        <w:top w:val="none" w:sz="0" w:space="0" w:color="auto"/>
        <w:left w:val="none" w:sz="0" w:space="0" w:color="auto"/>
        <w:bottom w:val="none" w:sz="0" w:space="0" w:color="auto"/>
        <w:right w:val="none" w:sz="0" w:space="0" w:color="auto"/>
      </w:divBdr>
    </w:div>
    <w:div w:id="20254424">
      <w:bodyDiv w:val="1"/>
      <w:marLeft w:val="0"/>
      <w:marRight w:val="0"/>
      <w:marTop w:val="0"/>
      <w:marBottom w:val="0"/>
      <w:divBdr>
        <w:top w:val="none" w:sz="0" w:space="0" w:color="auto"/>
        <w:left w:val="none" w:sz="0" w:space="0" w:color="auto"/>
        <w:bottom w:val="none" w:sz="0" w:space="0" w:color="auto"/>
        <w:right w:val="none" w:sz="0" w:space="0" w:color="auto"/>
      </w:divBdr>
    </w:div>
    <w:div w:id="20282975">
      <w:bodyDiv w:val="1"/>
      <w:marLeft w:val="0"/>
      <w:marRight w:val="0"/>
      <w:marTop w:val="0"/>
      <w:marBottom w:val="0"/>
      <w:divBdr>
        <w:top w:val="none" w:sz="0" w:space="0" w:color="auto"/>
        <w:left w:val="none" w:sz="0" w:space="0" w:color="auto"/>
        <w:bottom w:val="none" w:sz="0" w:space="0" w:color="auto"/>
        <w:right w:val="none" w:sz="0" w:space="0" w:color="auto"/>
      </w:divBdr>
    </w:div>
    <w:div w:id="20397130">
      <w:bodyDiv w:val="1"/>
      <w:marLeft w:val="0"/>
      <w:marRight w:val="0"/>
      <w:marTop w:val="0"/>
      <w:marBottom w:val="0"/>
      <w:divBdr>
        <w:top w:val="none" w:sz="0" w:space="0" w:color="auto"/>
        <w:left w:val="none" w:sz="0" w:space="0" w:color="auto"/>
        <w:bottom w:val="none" w:sz="0" w:space="0" w:color="auto"/>
        <w:right w:val="none" w:sz="0" w:space="0" w:color="auto"/>
      </w:divBdr>
    </w:div>
    <w:div w:id="20475647">
      <w:bodyDiv w:val="1"/>
      <w:marLeft w:val="0"/>
      <w:marRight w:val="0"/>
      <w:marTop w:val="0"/>
      <w:marBottom w:val="0"/>
      <w:divBdr>
        <w:top w:val="none" w:sz="0" w:space="0" w:color="auto"/>
        <w:left w:val="none" w:sz="0" w:space="0" w:color="auto"/>
        <w:bottom w:val="none" w:sz="0" w:space="0" w:color="auto"/>
        <w:right w:val="none" w:sz="0" w:space="0" w:color="auto"/>
      </w:divBdr>
    </w:div>
    <w:div w:id="20515323">
      <w:bodyDiv w:val="1"/>
      <w:marLeft w:val="0"/>
      <w:marRight w:val="0"/>
      <w:marTop w:val="0"/>
      <w:marBottom w:val="0"/>
      <w:divBdr>
        <w:top w:val="none" w:sz="0" w:space="0" w:color="auto"/>
        <w:left w:val="none" w:sz="0" w:space="0" w:color="auto"/>
        <w:bottom w:val="none" w:sz="0" w:space="0" w:color="auto"/>
        <w:right w:val="none" w:sz="0" w:space="0" w:color="auto"/>
      </w:divBdr>
    </w:div>
    <w:div w:id="20590406">
      <w:bodyDiv w:val="1"/>
      <w:marLeft w:val="0"/>
      <w:marRight w:val="0"/>
      <w:marTop w:val="0"/>
      <w:marBottom w:val="0"/>
      <w:divBdr>
        <w:top w:val="none" w:sz="0" w:space="0" w:color="auto"/>
        <w:left w:val="none" w:sz="0" w:space="0" w:color="auto"/>
        <w:bottom w:val="none" w:sz="0" w:space="0" w:color="auto"/>
        <w:right w:val="none" w:sz="0" w:space="0" w:color="auto"/>
      </w:divBdr>
    </w:div>
    <w:div w:id="20592856">
      <w:bodyDiv w:val="1"/>
      <w:marLeft w:val="0"/>
      <w:marRight w:val="0"/>
      <w:marTop w:val="0"/>
      <w:marBottom w:val="0"/>
      <w:divBdr>
        <w:top w:val="none" w:sz="0" w:space="0" w:color="auto"/>
        <w:left w:val="none" w:sz="0" w:space="0" w:color="auto"/>
        <w:bottom w:val="none" w:sz="0" w:space="0" w:color="auto"/>
        <w:right w:val="none" w:sz="0" w:space="0" w:color="auto"/>
      </w:divBdr>
    </w:div>
    <w:div w:id="20673414">
      <w:bodyDiv w:val="1"/>
      <w:marLeft w:val="0"/>
      <w:marRight w:val="0"/>
      <w:marTop w:val="0"/>
      <w:marBottom w:val="0"/>
      <w:divBdr>
        <w:top w:val="none" w:sz="0" w:space="0" w:color="auto"/>
        <w:left w:val="none" w:sz="0" w:space="0" w:color="auto"/>
        <w:bottom w:val="none" w:sz="0" w:space="0" w:color="auto"/>
        <w:right w:val="none" w:sz="0" w:space="0" w:color="auto"/>
      </w:divBdr>
    </w:div>
    <w:div w:id="20712148">
      <w:bodyDiv w:val="1"/>
      <w:marLeft w:val="0"/>
      <w:marRight w:val="0"/>
      <w:marTop w:val="0"/>
      <w:marBottom w:val="0"/>
      <w:divBdr>
        <w:top w:val="none" w:sz="0" w:space="0" w:color="auto"/>
        <w:left w:val="none" w:sz="0" w:space="0" w:color="auto"/>
        <w:bottom w:val="none" w:sz="0" w:space="0" w:color="auto"/>
        <w:right w:val="none" w:sz="0" w:space="0" w:color="auto"/>
      </w:divBdr>
    </w:div>
    <w:div w:id="20786171">
      <w:bodyDiv w:val="1"/>
      <w:marLeft w:val="0"/>
      <w:marRight w:val="0"/>
      <w:marTop w:val="0"/>
      <w:marBottom w:val="0"/>
      <w:divBdr>
        <w:top w:val="none" w:sz="0" w:space="0" w:color="auto"/>
        <w:left w:val="none" w:sz="0" w:space="0" w:color="auto"/>
        <w:bottom w:val="none" w:sz="0" w:space="0" w:color="auto"/>
        <w:right w:val="none" w:sz="0" w:space="0" w:color="auto"/>
      </w:divBdr>
    </w:div>
    <w:div w:id="20791293">
      <w:bodyDiv w:val="1"/>
      <w:marLeft w:val="0"/>
      <w:marRight w:val="0"/>
      <w:marTop w:val="0"/>
      <w:marBottom w:val="0"/>
      <w:divBdr>
        <w:top w:val="none" w:sz="0" w:space="0" w:color="auto"/>
        <w:left w:val="none" w:sz="0" w:space="0" w:color="auto"/>
        <w:bottom w:val="none" w:sz="0" w:space="0" w:color="auto"/>
        <w:right w:val="none" w:sz="0" w:space="0" w:color="auto"/>
      </w:divBdr>
    </w:div>
    <w:div w:id="20908063">
      <w:bodyDiv w:val="1"/>
      <w:marLeft w:val="0"/>
      <w:marRight w:val="0"/>
      <w:marTop w:val="0"/>
      <w:marBottom w:val="0"/>
      <w:divBdr>
        <w:top w:val="none" w:sz="0" w:space="0" w:color="auto"/>
        <w:left w:val="none" w:sz="0" w:space="0" w:color="auto"/>
        <w:bottom w:val="none" w:sz="0" w:space="0" w:color="auto"/>
        <w:right w:val="none" w:sz="0" w:space="0" w:color="auto"/>
      </w:divBdr>
      <w:divsChild>
        <w:div w:id="1759793408">
          <w:marLeft w:val="480"/>
          <w:marRight w:val="0"/>
          <w:marTop w:val="0"/>
          <w:marBottom w:val="0"/>
          <w:divBdr>
            <w:top w:val="none" w:sz="0" w:space="0" w:color="auto"/>
            <w:left w:val="none" w:sz="0" w:space="0" w:color="auto"/>
            <w:bottom w:val="none" w:sz="0" w:space="0" w:color="auto"/>
            <w:right w:val="none" w:sz="0" w:space="0" w:color="auto"/>
          </w:divBdr>
        </w:div>
        <w:div w:id="151263537">
          <w:marLeft w:val="480"/>
          <w:marRight w:val="0"/>
          <w:marTop w:val="0"/>
          <w:marBottom w:val="0"/>
          <w:divBdr>
            <w:top w:val="none" w:sz="0" w:space="0" w:color="auto"/>
            <w:left w:val="none" w:sz="0" w:space="0" w:color="auto"/>
            <w:bottom w:val="none" w:sz="0" w:space="0" w:color="auto"/>
            <w:right w:val="none" w:sz="0" w:space="0" w:color="auto"/>
          </w:divBdr>
        </w:div>
        <w:div w:id="1674648631">
          <w:marLeft w:val="480"/>
          <w:marRight w:val="0"/>
          <w:marTop w:val="0"/>
          <w:marBottom w:val="0"/>
          <w:divBdr>
            <w:top w:val="none" w:sz="0" w:space="0" w:color="auto"/>
            <w:left w:val="none" w:sz="0" w:space="0" w:color="auto"/>
            <w:bottom w:val="none" w:sz="0" w:space="0" w:color="auto"/>
            <w:right w:val="none" w:sz="0" w:space="0" w:color="auto"/>
          </w:divBdr>
        </w:div>
        <w:div w:id="1931766587">
          <w:marLeft w:val="480"/>
          <w:marRight w:val="0"/>
          <w:marTop w:val="0"/>
          <w:marBottom w:val="0"/>
          <w:divBdr>
            <w:top w:val="none" w:sz="0" w:space="0" w:color="auto"/>
            <w:left w:val="none" w:sz="0" w:space="0" w:color="auto"/>
            <w:bottom w:val="none" w:sz="0" w:space="0" w:color="auto"/>
            <w:right w:val="none" w:sz="0" w:space="0" w:color="auto"/>
          </w:divBdr>
        </w:div>
        <w:div w:id="689257065">
          <w:marLeft w:val="480"/>
          <w:marRight w:val="0"/>
          <w:marTop w:val="0"/>
          <w:marBottom w:val="0"/>
          <w:divBdr>
            <w:top w:val="none" w:sz="0" w:space="0" w:color="auto"/>
            <w:left w:val="none" w:sz="0" w:space="0" w:color="auto"/>
            <w:bottom w:val="none" w:sz="0" w:space="0" w:color="auto"/>
            <w:right w:val="none" w:sz="0" w:space="0" w:color="auto"/>
          </w:divBdr>
        </w:div>
        <w:div w:id="115100497">
          <w:marLeft w:val="480"/>
          <w:marRight w:val="0"/>
          <w:marTop w:val="0"/>
          <w:marBottom w:val="0"/>
          <w:divBdr>
            <w:top w:val="none" w:sz="0" w:space="0" w:color="auto"/>
            <w:left w:val="none" w:sz="0" w:space="0" w:color="auto"/>
            <w:bottom w:val="none" w:sz="0" w:space="0" w:color="auto"/>
            <w:right w:val="none" w:sz="0" w:space="0" w:color="auto"/>
          </w:divBdr>
        </w:div>
        <w:div w:id="772089629">
          <w:marLeft w:val="480"/>
          <w:marRight w:val="0"/>
          <w:marTop w:val="0"/>
          <w:marBottom w:val="0"/>
          <w:divBdr>
            <w:top w:val="none" w:sz="0" w:space="0" w:color="auto"/>
            <w:left w:val="none" w:sz="0" w:space="0" w:color="auto"/>
            <w:bottom w:val="none" w:sz="0" w:space="0" w:color="auto"/>
            <w:right w:val="none" w:sz="0" w:space="0" w:color="auto"/>
          </w:divBdr>
        </w:div>
        <w:div w:id="1072235556">
          <w:marLeft w:val="480"/>
          <w:marRight w:val="0"/>
          <w:marTop w:val="0"/>
          <w:marBottom w:val="0"/>
          <w:divBdr>
            <w:top w:val="none" w:sz="0" w:space="0" w:color="auto"/>
            <w:left w:val="none" w:sz="0" w:space="0" w:color="auto"/>
            <w:bottom w:val="none" w:sz="0" w:space="0" w:color="auto"/>
            <w:right w:val="none" w:sz="0" w:space="0" w:color="auto"/>
          </w:divBdr>
        </w:div>
        <w:div w:id="1548562635">
          <w:marLeft w:val="480"/>
          <w:marRight w:val="0"/>
          <w:marTop w:val="0"/>
          <w:marBottom w:val="0"/>
          <w:divBdr>
            <w:top w:val="none" w:sz="0" w:space="0" w:color="auto"/>
            <w:left w:val="none" w:sz="0" w:space="0" w:color="auto"/>
            <w:bottom w:val="none" w:sz="0" w:space="0" w:color="auto"/>
            <w:right w:val="none" w:sz="0" w:space="0" w:color="auto"/>
          </w:divBdr>
        </w:div>
        <w:div w:id="2119906268">
          <w:marLeft w:val="480"/>
          <w:marRight w:val="0"/>
          <w:marTop w:val="0"/>
          <w:marBottom w:val="0"/>
          <w:divBdr>
            <w:top w:val="none" w:sz="0" w:space="0" w:color="auto"/>
            <w:left w:val="none" w:sz="0" w:space="0" w:color="auto"/>
            <w:bottom w:val="none" w:sz="0" w:space="0" w:color="auto"/>
            <w:right w:val="none" w:sz="0" w:space="0" w:color="auto"/>
          </w:divBdr>
        </w:div>
        <w:div w:id="1704357677">
          <w:marLeft w:val="480"/>
          <w:marRight w:val="0"/>
          <w:marTop w:val="0"/>
          <w:marBottom w:val="0"/>
          <w:divBdr>
            <w:top w:val="none" w:sz="0" w:space="0" w:color="auto"/>
            <w:left w:val="none" w:sz="0" w:space="0" w:color="auto"/>
            <w:bottom w:val="none" w:sz="0" w:space="0" w:color="auto"/>
            <w:right w:val="none" w:sz="0" w:space="0" w:color="auto"/>
          </w:divBdr>
        </w:div>
        <w:div w:id="1111894622">
          <w:marLeft w:val="480"/>
          <w:marRight w:val="0"/>
          <w:marTop w:val="0"/>
          <w:marBottom w:val="0"/>
          <w:divBdr>
            <w:top w:val="none" w:sz="0" w:space="0" w:color="auto"/>
            <w:left w:val="none" w:sz="0" w:space="0" w:color="auto"/>
            <w:bottom w:val="none" w:sz="0" w:space="0" w:color="auto"/>
            <w:right w:val="none" w:sz="0" w:space="0" w:color="auto"/>
          </w:divBdr>
        </w:div>
        <w:div w:id="237835871">
          <w:marLeft w:val="480"/>
          <w:marRight w:val="0"/>
          <w:marTop w:val="0"/>
          <w:marBottom w:val="0"/>
          <w:divBdr>
            <w:top w:val="none" w:sz="0" w:space="0" w:color="auto"/>
            <w:left w:val="none" w:sz="0" w:space="0" w:color="auto"/>
            <w:bottom w:val="none" w:sz="0" w:space="0" w:color="auto"/>
            <w:right w:val="none" w:sz="0" w:space="0" w:color="auto"/>
          </w:divBdr>
        </w:div>
        <w:div w:id="2052143864">
          <w:marLeft w:val="480"/>
          <w:marRight w:val="0"/>
          <w:marTop w:val="0"/>
          <w:marBottom w:val="0"/>
          <w:divBdr>
            <w:top w:val="none" w:sz="0" w:space="0" w:color="auto"/>
            <w:left w:val="none" w:sz="0" w:space="0" w:color="auto"/>
            <w:bottom w:val="none" w:sz="0" w:space="0" w:color="auto"/>
            <w:right w:val="none" w:sz="0" w:space="0" w:color="auto"/>
          </w:divBdr>
        </w:div>
        <w:div w:id="910627171">
          <w:marLeft w:val="480"/>
          <w:marRight w:val="0"/>
          <w:marTop w:val="0"/>
          <w:marBottom w:val="0"/>
          <w:divBdr>
            <w:top w:val="none" w:sz="0" w:space="0" w:color="auto"/>
            <w:left w:val="none" w:sz="0" w:space="0" w:color="auto"/>
            <w:bottom w:val="none" w:sz="0" w:space="0" w:color="auto"/>
            <w:right w:val="none" w:sz="0" w:space="0" w:color="auto"/>
          </w:divBdr>
        </w:div>
        <w:div w:id="1093748190">
          <w:marLeft w:val="480"/>
          <w:marRight w:val="0"/>
          <w:marTop w:val="0"/>
          <w:marBottom w:val="0"/>
          <w:divBdr>
            <w:top w:val="none" w:sz="0" w:space="0" w:color="auto"/>
            <w:left w:val="none" w:sz="0" w:space="0" w:color="auto"/>
            <w:bottom w:val="none" w:sz="0" w:space="0" w:color="auto"/>
            <w:right w:val="none" w:sz="0" w:space="0" w:color="auto"/>
          </w:divBdr>
        </w:div>
        <w:div w:id="2107192037">
          <w:marLeft w:val="480"/>
          <w:marRight w:val="0"/>
          <w:marTop w:val="0"/>
          <w:marBottom w:val="0"/>
          <w:divBdr>
            <w:top w:val="none" w:sz="0" w:space="0" w:color="auto"/>
            <w:left w:val="none" w:sz="0" w:space="0" w:color="auto"/>
            <w:bottom w:val="none" w:sz="0" w:space="0" w:color="auto"/>
            <w:right w:val="none" w:sz="0" w:space="0" w:color="auto"/>
          </w:divBdr>
        </w:div>
        <w:div w:id="1295940410">
          <w:marLeft w:val="480"/>
          <w:marRight w:val="0"/>
          <w:marTop w:val="0"/>
          <w:marBottom w:val="0"/>
          <w:divBdr>
            <w:top w:val="none" w:sz="0" w:space="0" w:color="auto"/>
            <w:left w:val="none" w:sz="0" w:space="0" w:color="auto"/>
            <w:bottom w:val="none" w:sz="0" w:space="0" w:color="auto"/>
            <w:right w:val="none" w:sz="0" w:space="0" w:color="auto"/>
          </w:divBdr>
        </w:div>
        <w:div w:id="410810967">
          <w:marLeft w:val="480"/>
          <w:marRight w:val="0"/>
          <w:marTop w:val="0"/>
          <w:marBottom w:val="0"/>
          <w:divBdr>
            <w:top w:val="none" w:sz="0" w:space="0" w:color="auto"/>
            <w:left w:val="none" w:sz="0" w:space="0" w:color="auto"/>
            <w:bottom w:val="none" w:sz="0" w:space="0" w:color="auto"/>
            <w:right w:val="none" w:sz="0" w:space="0" w:color="auto"/>
          </w:divBdr>
        </w:div>
        <w:div w:id="449861580">
          <w:marLeft w:val="480"/>
          <w:marRight w:val="0"/>
          <w:marTop w:val="0"/>
          <w:marBottom w:val="0"/>
          <w:divBdr>
            <w:top w:val="none" w:sz="0" w:space="0" w:color="auto"/>
            <w:left w:val="none" w:sz="0" w:space="0" w:color="auto"/>
            <w:bottom w:val="none" w:sz="0" w:space="0" w:color="auto"/>
            <w:right w:val="none" w:sz="0" w:space="0" w:color="auto"/>
          </w:divBdr>
        </w:div>
        <w:div w:id="1730883812">
          <w:marLeft w:val="480"/>
          <w:marRight w:val="0"/>
          <w:marTop w:val="0"/>
          <w:marBottom w:val="0"/>
          <w:divBdr>
            <w:top w:val="none" w:sz="0" w:space="0" w:color="auto"/>
            <w:left w:val="none" w:sz="0" w:space="0" w:color="auto"/>
            <w:bottom w:val="none" w:sz="0" w:space="0" w:color="auto"/>
            <w:right w:val="none" w:sz="0" w:space="0" w:color="auto"/>
          </w:divBdr>
        </w:div>
        <w:div w:id="1534033586">
          <w:marLeft w:val="480"/>
          <w:marRight w:val="0"/>
          <w:marTop w:val="0"/>
          <w:marBottom w:val="0"/>
          <w:divBdr>
            <w:top w:val="none" w:sz="0" w:space="0" w:color="auto"/>
            <w:left w:val="none" w:sz="0" w:space="0" w:color="auto"/>
            <w:bottom w:val="none" w:sz="0" w:space="0" w:color="auto"/>
            <w:right w:val="none" w:sz="0" w:space="0" w:color="auto"/>
          </w:divBdr>
        </w:div>
        <w:div w:id="1925533845">
          <w:marLeft w:val="480"/>
          <w:marRight w:val="0"/>
          <w:marTop w:val="0"/>
          <w:marBottom w:val="0"/>
          <w:divBdr>
            <w:top w:val="none" w:sz="0" w:space="0" w:color="auto"/>
            <w:left w:val="none" w:sz="0" w:space="0" w:color="auto"/>
            <w:bottom w:val="none" w:sz="0" w:space="0" w:color="auto"/>
            <w:right w:val="none" w:sz="0" w:space="0" w:color="auto"/>
          </w:divBdr>
        </w:div>
        <w:div w:id="1634750455">
          <w:marLeft w:val="480"/>
          <w:marRight w:val="0"/>
          <w:marTop w:val="0"/>
          <w:marBottom w:val="0"/>
          <w:divBdr>
            <w:top w:val="none" w:sz="0" w:space="0" w:color="auto"/>
            <w:left w:val="none" w:sz="0" w:space="0" w:color="auto"/>
            <w:bottom w:val="none" w:sz="0" w:space="0" w:color="auto"/>
            <w:right w:val="none" w:sz="0" w:space="0" w:color="auto"/>
          </w:divBdr>
        </w:div>
        <w:div w:id="22631246">
          <w:marLeft w:val="480"/>
          <w:marRight w:val="0"/>
          <w:marTop w:val="0"/>
          <w:marBottom w:val="0"/>
          <w:divBdr>
            <w:top w:val="none" w:sz="0" w:space="0" w:color="auto"/>
            <w:left w:val="none" w:sz="0" w:space="0" w:color="auto"/>
            <w:bottom w:val="none" w:sz="0" w:space="0" w:color="auto"/>
            <w:right w:val="none" w:sz="0" w:space="0" w:color="auto"/>
          </w:divBdr>
        </w:div>
        <w:div w:id="831334474">
          <w:marLeft w:val="480"/>
          <w:marRight w:val="0"/>
          <w:marTop w:val="0"/>
          <w:marBottom w:val="0"/>
          <w:divBdr>
            <w:top w:val="none" w:sz="0" w:space="0" w:color="auto"/>
            <w:left w:val="none" w:sz="0" w:space="0" w:color="auto"/>
            <w:bottom w:val="none" w:sz="0" w:space="0" w:color="auto"/>
            <w:right w:val="none" w:sz="0" w:space="0" w:color="auto"/>
          </w:divBdr>
        </w:div>
        <w:div w:id="323046940">
          <w:marLeft w:val="480"/>
          <w:marRight w:val="0"/>
          <w:marTop w:val="0"/>
          <w:marBottom w:val="0"/>
          <w:divBdr>
            <w:top w:val="none" w:sz="0" w:space="0" w:color="auto"/>
            <w:left w:val="none" w:sz="0" w:space="0" w:color="auto"/>
            <w:bottom w:val="none" w:sz="0" w:space="0" w:color="auto"/>
            <w:right w:val="none" w:sz="0" w:space="0" w:color="auto"/>
          </w:divBdr>
        </w:div>
        <w:div w:id="1856647034">
          <w:marLeft w:val="480"/>
          <w:marRight w:val="0"/>
          <w:marTop w:val="0"/>
          <w:marBottom w:val="0"/>
          <w:divBdr>
            <w:top w:val="none" w:sz="0" w:space="0" w:color="auto"/>
            <w:left w:val="none" w:sz="0" w:space="0" w:color="auto"/>
            <w:bottom w:val="none" w:sz="0" w:space="0" w:color="auto"/>
            <w:right w:val="none" w:sz="0" w:space="0" w:color="auto"/>
          </w:divBdr>
        </w:div>
        <w:div w:id="608897422">
          <w:marLeft w:val="480"/>
          <w:marRight w:val="0"/>
          <w:marTop w:val="0"/>
          <w:marBottom w:val="0"/>
          <w:divBdr>
            <w:top w:val="none" w:sz="0" w:space="0" w:color="auto"/>
            <w:left w:val="none" w:sz="0" w:space="0" w:color="auto"/>
            <w:bottom w:val="none" w:sz="0" w:space="0" w:color="auto"/>
            <w:right w:val="none" w:sz="0" w:space="0" w:color="auto"/>
          </w:divBdr>
        </w:div>
        <w:div w:id="557938429">
          <w:marLeft w:val="480"/>
          <w:marRight w:val="0"/>
          <w:marTop w:val="0"/>
          <w:marBottom w:val="0"/>
          <w:divBdr>
            <w:top w:val="none" w:sz="0" w:space="0" w:color="auto"/>
            <w:left w:val="none" w:sz="0" w:space="0" w:color="auto"/>
            <w:bottom w:val="none" w:sz="0" w:space="0" w:color="auto"/>
            <w:right w:val="none" w:sz="0" w:space="0" w:color="auto"/>
          </w:divBdr>
        </w:div>
        <w:div w:id="1262102639">
          <w:marLeft w:val="480"/>
          <w:marRight w:val="0"/>
          <w:marTop w:val="0"/>
          <w:marBottom w:val="0"/>
          <w:divBdr>
            <w:top w:val="none" w:sz="0" w:space="0" w:color="auto"/>
            <w:left w:val="none" w:sz="0" w:space="0" w:color="auto"/>
            <w:bottom w:val="none" w:sz="0" w:space="0" w:color="auto"/>
            <w:right w:val="none" w:sz="0" w:space="0" w:color="auto"/>
          </w:divBdr>
        </w:div>
        <w:div w:id="733165746">
          <w:marLeft w:val="480"/>
          <w:marRight w:val="0"/>
          <w:marTop w:val="0"/>
          <w:marBottom w:val="0"/>
          <w:divBdr>
            <w:top w:val="none" w:sz="0" w:space="0" w:color="auto"/>
            <w:left w:val="none" w:sz="0" w:space="0" w:color="auto"/>
            <w:bottom w:val="none" w:sz="0" w:space="0" w:color="auto"/>
            <w:right w:val="none" w:sz="0" w:space="0" w:color="auto"/>
          </w:divBdr>
        </w:div>
        <w:div w:id="1791237842">
          <w:marLeft w:val="480"/>
          <w:marRight w:val="0"/>
          <w:marTop w:val="0"/>
          <w:marBottom w:val="0"/>
          <w:divBdr>
            <w:top w:val="none" w:sz="0" w:space="0" w:color="auto"/>
            <w:left w:val="none" w:sz="0" w:space="0" w:color="auto"/>
            <w:bottom w:val="none" w:sz="0" w:space="0" w:color="auto"/>
            <w:right w:val="none" w:sz="0" w:space="0" w:color="auto"/>
          </w:divBdr>
        </w:div>
        <w:div w:id="295642148">
          <w:marLeft w:val="480"/>
          <w:marRight w:val="0"/>
          <w:marTop w:val="0"/>
          <w:marBottom w:val="0"/>
          <w:divBdr>
            <w:top w:val="none" w:sz="0" w:space="0" w:color="auto"/>
            <w:left w:val="none" w:sz="0" w:space="0" w:color="auto"/>
            <w:bottom w:val="none" w:sz="0" w:space="0" w:color="auto"/>
            <w:right w:val="none" w:sz="0" w:space="0" w:color="auto"/>
          </w:divBdr>
        </w:div>
        <w:div w:id="1823692001">
          <w:marLeft w:val="480"/>
          <w:marRight w:val="0"/>
          <w:marTop w:val="0"/>
          <w:marBottom w:val="0"/>
          <w:divBdr>
            <w:top w:val="none" w:sz="0" w:space="0" w:color="auto"/>
            <w:left w:val="none" w:sz="0" w:space="0" w:color="auto"/>
            <w:bottom w:val="none" w:sz="0" w:space="0" w:color="auto"/>
            <w:right w:val="none" w:sz="0" w:space="0" w:color="auto"/>
          </w:divBdr>
        </w:div>
        <w:div w:id="1942714955">
          <w:marLeft w:val="480"/>
          <w:marRight w:val="0"/>
          <w:marTop w:val="0"/>
          <w:marBottom w:val="0"/>
          <w:divBdr>
            <w:top w:val="none" w:sz="0" w:space="0" w:color="auto"/>
            <w:left w:val="none" w:sz="0" w:space="0" w:color="auto"/>
            <w:bottom w:val="none" w:sz="0" w:space="0" w:color="auto"/>
            <w:right w:val="none" w:sz="0" w:space="0" w:color="auto"/>
          </w:divBdr>
        </w:div>
        <w:div w:id="1775175031">
          <w:marLeft w:val="480"/>
          <w:marRight w:val="0"/>
          <w:marTop w:val="0"/>
          <w:marBottom w:val="0"/>
          <w:divBdr>
            <w:top w:val="none" w:sz="0" w:space="0" w:color="auto"/>
            <w:left w:val="none" w:sz="0" w:space="0" w:color="auto"/>
            <w:bottom w:val="none" w:sz="0" w:space="0" w:color="auto"/>
            <w:right w:val="none" w:sz="0" w:space="0" w:color="auto"/>
          </w:divBdr>
        </w:div>
        <w:div w:id="1914926444">
          <w:marLeft w:val="480"/>
          <w:marRight w:val="0"/>
          <w:marTop w:val="0"/>
          <w:marBottom w:val="0"/>
          <w:divBdr>
            <w:top w:val="none" w:sz="0" w:space="0" w:color="auto"/>
            <w:left w:val="none" w:sz="0" w:space="0" w:color="auto"/>
            <w:bottom w:val="none" w:sz="0" w:space="0" w:color="auto"/>
            <w:right w:val="none" w:sz="0" w:space="0" w:color="auto"/>
          </w:divBdr>
        </w:div>
        <w:div w:id="1486047325">
          <w:marLeft w:val="480"/>
          <w:marRight w:val="0"/>
          <w:marTop w:val="0"/>
          <w:marBottom w:val="0"/>
          <w:divBdr>
            <w:top w:val="none" w:sz="0" w:space="0" w:color="auto"/>
            <w:left w:val="none" w:sz="0" w:space="0" w:color="auto"/>
            <w:bottom w:val="none" w:sz="0" w:space="0" w:color="auto"/>
            <w:right w:val="none" w:sz="0" w:space="0" w:color="auto"/>
          </w:divBdr>
        </w:div>
        <w:div w:id="1583561419">
          <w:marLeft w:val="480"/>
          <w:marRight w:val="0"/>
          <w:marTop w:val="0"/>
          <w:marBottom w:val="0"/>
          <w:divBdr>
            <w:top w:val="none" w:sz="0" w:space="0" w:color="auto"/>
            <w:left w:val="none" w:sz="0" w:space="0" w:color="auto"/>
            <w:bottom w:val="none" w:sz="0" w:space="0" w:color="auto"/>
            <w:right w:val="none" w:sz="0" w:space="0" w:color="auto"/>
          </w:divBdr>
        </w:div>
        <w:div w:id="108746009">
          <w:marLeft w:val="480"/>
          <w:marRight w:val="0"/>
          <w:marTop w:val="0"/>
          <w:marBottom w:val="0"/>
          <w:divBdr>
            <w:top w:val="none" w:sz="0" w:space="0" w:color="auto"/>
            <w:left w:val="none" w:sz="0" w:space="0" w:color="auto"/>
            <w:bottom w:val="none" w:sz="0" w:space="0" w:color="auto"/>
            <w:right w:val="none" w:sz="0" w:space="0" w:color="auto"/>
          </w:divBdr>
        </w:div>
        <w:div w:id="461466669">
          <w:marLeft w:val="480"/>
          <w:marRight w:val="0"/>
          <w:marTop w:val="0"/>
          <w:marBottom w:val="0"/>
          <w:divBdr>
            <w:top w:val="none" w:sz="0" w:space="0" w:color="auto"/>
            <w:left w:val="none" w:sz="0" w:space="0" w:color="auto"/>
            <w:bottom w:val="none" w:sz="0" w:space="0" w:color="auto"/>
            <w:right w:val="none" w:sz="0" w:space="0" w:color="auto"/>
          </w:divBdr>
        </w:div>
        <w:div w:id="1369524665">
          <w:marLeft w:val="480"/>
          <w:marRight w:val="0"/>
          <w:marTop w:val="0"/>
          <w:marBottom w:val="0"/>
          <w:divBdr>
            <w:top w:val="none" w:sz="0" w:space="0" w:color="auto"/>
            <w:left w:val="none" w:sz="0" w:space="0" w:color="auto"/>
            <w:bottom w:val="none" w:sz="0" w:space="0" w:color="auto"/>
            <w:right w:val="none" w:sz="0" w:space="0" w:color="auto"/>
          </w:divBdr>
        </w:div>
        <w:div w:id="1225602827">
          <w:marLeft w:val="480"/>
          <w:marRight w:val="0"/>
          <w:marTop w:val="0"/>
          <w:marBottom w:val="0"/>
          <w:divBdr>
            <w:top w:val="none" w:sz="0" w:space="0" w:color="auto"/>
            <w:left w:val="none" w:sz="0" w:space="0" w:color="auto"/>
            <w:bottom w:val="none" w:sz="0" w:space="0" w:color="auto"/>
            <w:right w:val="none" w:sz="0" w:space="0" w:color="auto"/>
          </w:divBdr>
        </w:div>
        <w:div w:id="1807432951">
          <w:marLeft w:val="480"/>
          <w:marRight w:val="0"/>
          <w:marTop w:val="0"/>
          <w:marBottom w:val="0"/>
          <w:divBdr>
            <w:top w:val="none" w:sz="0" w:space="0" w:color="auto"/>
            <w:left w:val="none" w:sz="0" w:space="0" w:color="auto"/>
            <w:bottom w:val="none" w:sz="0" w:space="0" w:color="auto"/>
            <w:right w:val="none" w:sz="0" w:space="0" w:color="auto"/>
          </w:divBdr>
        </w:div>
        <w:div w:id="1729038499">
          <w:marLeft w:val="480"/>
          <w:marRight w:val="0"/>
          <w:marTop w:val="0"/>
          <w:marBottom w:val="0"/>
          <w:divBdr>
            <w:top w:val="none" w:sz="0" w:space="0" w:color="auto"/>
            <w:left w:val="none" w:sz="0" w:space="0" w:color="auto"/>
            <w:bottom w:val="none" w:sz="0" w:space="0" w:color="auto"/>
            <w:right w:val="none" w:sz="0" w:space="0" w:color="auto"/>
          </w:divBdr>
        </w:div>
        <w:div w:id="861018633">
          <w:marLeft w:val="480"/>
          <w:marRight w:val="0"/>
          <w:marTop w:val="0"/>
          <w:marBottom w:val="0"/>
          <w:divBdr>
            <w:top w:val="none" w:sz="0" w:space="0" w:color="auto"/>
            <w:left w:val="none" w:sz="0" w:space="0" w:color="auto"/>
            <w:bottom w:val="none" w:sz="0" w:space="0" w:color="auto"/>
            <w:right w:val="none" w:sz="0" w:space="0" w:color="auto"/>
          </w:divBdr>
        </w:div>
        <w:div w:id="501773988">
          <w:marLeft w:val="480"/>
          <w:marRight w:val="0"/>
          <w:marTop w:val="0"/>
          <w:marBottom w:val="0"/>
          <w:divBdr>
            <w:top w:val="none" w:sz="0" w:space="0" w:color="auto"/>
            <w:left w:val="none" w:sz="0" w:space="0" w:color="auto"/>
            <w:bottom w:val="none" w:sz="0" w:space="0" w:color="auto"/>
            <w:right w:val="none" w:sz="0" w:space="0" w:color="auto"/>
          </w:divBdr>
        </w:div>
        <w:div w:id="1476800392">
          <w:marLeft w:val="480"/>
          <w:marRight w:val="0"/>
          <w:marTop w:val="0"/>
          <w:marBottom w:val="0"/>
          <w:divBdr>
            <w:top w:val="none" w:sz="0" w:space="0" w:color="auto"/>
            <w:left w:val="none" w:sz="0" w:space="0" w:color="auto"/>
            <w:bottom w:val="none" w:sz="0" w:space="0" w:color="auto"/>
            <w:right w:val="none" w:sz="0" w:space="0" w:color="auto"/>
          </w:divBdr>
        </w:div>
        <w:div w:id="443233311">
          <w:marLeft w:val="480"/>
          <w:marRight w:val="0"/>
          <w:marTop w:val="0"/>
          <w:marBottom w:val="0"/>
          <w:divBdr>
            <w:top w:val="none" w:sz="0" w:space="0" w:color="auto"/>
            <w:left w:val="none" w:sz="0" w:space="0" w:color="auto"/>
            <w:bottom w:val="none" w:sz="0" w:space="0" w:color="auto"/>
            <w:right w:val="none" w:sz="0" w:space="0" w:color="auto"/>
          </w:divBdr>
        </w:div>
        <w:div w:id="375354201">
          <w:marLeft w:val="480"/>
          <w:marRight w:val="0"/>
          <w:marTop w:val="0"/>
          <w:marBottom w:val="0"/>
          <w:divBdr>
            <w:top w:val="none" w:sz="0" w:space="0" w:color="auto"/>
            <w:left w:val="none" w:sz="0" w:space="0" w:color="auto"/>
            <w:bottom w:val="none" w:sz="0" w:space="0" w:color="auto"/>
            <w:right w:val="none" w:sz="0" w:space="0" w:color="auto"/>
          </w:divBdr>
        </w:div>
      </w:divsChild>
    </w:div>
    <w:div w:id="21058667">
      <w:bodyDiv w:val="1"/>
      <w:marLeft w:val="0"/>
      <w:marRight w:val="0"/>
      <w:marTop w:val="0"/>
      <w:marBottom w:val="0"/>
      <w:divBdr>
        <w:top w:val="none" w:sz="0" w:space="0" w:color="auto"/>
        <w:left w:val="none" w:sz="0" w:space="0" w:color="auto"/>
        <w:bottom w:val="none" w:sz="0" w:space="0" w:color="auto"/>
        <w:right w:val="none" w:sz="0" w:space="0" w:color="auto"/>
      </w:divBdr>
    </w:div>
    <w:div w:id="21323651">
      <w:bodyDiv w:val="1"/>
      <w:marLeft w:val="0"/>
      <w:marRight w:val="0"/>
      <w:marTop w:val="0"/>
      <w:marBottom w:val="0"/>
      <w:divBdr>
        <w:top w:val="none" w:sz="0" w:space="0" w:color="auto"/>
        <w:left w:val="none" w:sz="0" w:space="0" w:color="auto"/>
        <w:bottom w:val="none" w:sz="0" w:space="0" w:color="auto"/>
        <w:right w:val="none" w:sz="0" w:space="0" w:color="auto"/>
      </w:divBdr>
    </w:div>
    <w:div w:id="21365520">
      <w:bodyDiv w:val="1"/>
      <w:marLeft w:val="0"/>
      <w:marRight w:val="0"/>
      <w:marTop w:val="0"/>
      <w:marBottom w:val="0"/>
      <w:divBdr>
        <w:top w:val="none" w:sz="0" w:space="0" w:color="auto"/>
        <w:left w:val="none" w:sz="0" w:space="0" w:color="auto"/>
        <w:bottom w:val="none" w:sz="0" w:space="0" w:color="auto"/>
        <w:right w:val="none" w:sz="0" w:space="0" w:color="auto"/>
      </w:divBdr>
    </w:div>
    <w:div w:id="21370029">
      <w:bodyDiv w:val="1"/>
      <w:marLeft w:val="0"/>
      <w:marRight w:val="0"/>
      <w:marTop w:val="0"/>
      <w:marBottom w:val="0"/>
      <w:divBdr>
        <w:top w:val="none" w:sz="0" w:space="0" w:color="auto"/>
        <w:left w:val="none" w:sz="0" w:space="0" w:color="auto"/>
        <w:bottom w:val="none" w:sz="0" w:space="0" w:color="auto"/>
        <w:right w:val="none" w:sz="0" w:space="0" w:color="auto"/>
      </w:divBdr>
    </w:div>
    <w:div w:id="21441047">
      <w:bodyDiv w:val="1"/>
      <w:marLeft w:val="0"/>
      <w:marRight w:val="0"/>
      <w:marTop w:val="0"/>
      <w:marBottom w:val="0"/>
      <w:divBdr>
        <w:top w:val="none" w:sz="0" w:space="0" w:color="auto"/>
        <w:left w:val="none" w:sz="0" w:space="0" w:color="auto"/>
        <w:bottom w:val="none" w:sz="0" w:space="0" w:color="auto"/>
        <w:right w:val="none" w:sz="0" w:space="0" w:color="auto"/>
      </w:divBdr>
    </w:div>
    <w:div w:id="21520999">
      <w:bodyDiv w:val="1"/>
      <w:marLeft w:val="0"/>
      <w:marRight w:val="0"/>
      <w:marTop w:val="0"/>
      <w:marBottom w:val="0"/>
      <w:divBdr>
        <w:top w:val="none" w:sz="0" w:space="0" w:color="auto"/>
        <w:left w:val="none" w:sz="0" w:space="0" w:color="auto"/>
        <w:bottom w:val="none" w:sz="0" w:space="0" w:color="auto"/>
        <w:right w:val="none" w:sz="0" w:space="0" w:color="auto"/>
      </w:divBdr>
    </w:div>
    <w:div w:id="21521187">
      <w:bodyDiv w:val="1"/>
      <w:marLeft w:val="0"/>
      <w:marRight w:val="0"/>
      <w:marTop w:val="0"/>
      <w:marBottom w:val="0"/>
      <w:divBdr>
        <w:top w:val="none" w:sz="0" w:space="0" w:color="auto"/>
        <w:left w:val="none" w:sz="0" w:space="0" w:color="auto"/>
        <w:bottom w:val="none" w:sz="0" w:space="0" w:color="auto"/>
        <w:right w:val="none" w:sz="0" w:space="0" w:color="auto"/>
      </w:divBdr>
    </w:div>
    <w:div w:id="21638230">
      <w:bodyDiv w:val="1"/>
      <w:marLeft w:val="0"/>
      <w:marRight w:val="0"/>
      <w:marTop w:val="0"/>
      <w:marBottom w:val="0"/>
      <w:divBdr>
        <w:top w:val="none" w:sz="0" w:space="0" w:color="auto"/>
        <w:left w:val="none" w:sz="0" w:space="0" w:color="auto"/>
        <w:bottom w:val="none" w:sz="0" w:space="0" w:color="auto"/>
        <w:right w:val="none" w:sz="0" w:space="0" w:color="auto"/>
      </w:divBdr>
    </w:div>
    <w:div w:id="21640146">
      <w:bodyDiv w:val="1"/>
      <w:marLeft w:val="0"/>
      <w:marRight w:val="0"/>
      <w:marTop w:val="0"/>
      <w:marBottom w:val="0"/>
      <w:divBdr>
        <w:top w:val="none" w:sz="0" w:space="0" w:color="auto"/>
        <w:left w:val="none" w:sz="0" w:space="0" w:color="auto"/>
        <w:bottom w:val="none" w:sz="0" w:space="0" w:color="auto"/>
        <w:right w:val="none" w:sz="0" w:space="0" w:color="auto"/>
      </w:divBdr>
    </w:div>
    <w:div w:id="21707294">
      <w:bodyDiv w:val="1"/>
      <w:marLeft w:val="0"/>
      <w:marRight w:val="0"/>
      <w:marTop w:val="0"/>
      <w:marBottom w:val="0"/>
      <w:divBdr>
        <w:top w:val="none" w:sz="0" w:space="0" w:color="auto"/>
        <w:left w:val="none" w:sz="0" w:space="0" w:color="auto"/>
        <w:bottom w:val="none" w:sz="0" w:space="0" w:color="auto"/>
        <w:right w:val="none" w:sz="0" w:space="0" w:color="auto"/>
      </w:divBdr>
      <w:divsChild>
        <w:div w:id="1070494806">
          <w:marLeft w:val="480"/>
          <w:marRight w:val="0"/>
          <w:marTop w:val="0"/>
          <w:marBottom w:val="0"/>
          <w:divBdr>
            <w:top w:val="none" w:sz="0" w:space="0" w:color="auto"/>
            <w:left w:val="none" w:sz="0" w:space="0" w:color="auto"/>
            <w:bottom w:val="none" w:sz="0" w:space="0" w:color="auto"/>
            <w:right w:val="none" w:sz="0" w:space="0" w:color="auto"/>
          </w:divBdr>
        </w:div>
        <w:div w:id="998657073">
          <w:marLeft w:val="480"/>
          <w:marRight w:val="0"/>
          <w:marTop w:val="0"/>
          <w:marBottom w:val="0"/>
          <w:divBdr>
            <w:top w:val="none" w:sz="0" w:space="0" w:color="auto"/>
            <w:left w:val="none" w:sz="0" w:space="0" w:color="auto"/>
            <w:bottom w:val="none" w:sz="0" w:space="0" w:color="auto"/>
            <w:right w:val="none" w:sz="0" w:space="0" w:color="auto"/>
          </w:divBdr>
        </w:div>
        <w:div w:id="1227182961">
          <w:marLeft w:val="480"/>
          <w:marRight w:val="0"/>
          <w:marTop w:val="0"/>
          <w:marBottom w:val="0"/>
          <w:divBdr>
            <w:top w:val="none" w:sz="0" w:space="0" w:color="auto"/>
            <w:left w:val="none" w:sz="0" w:space="0" w:color="auto"/>
            <w:bottom w:val="none" w:sz="0" w:space="0" w:color="auto"/>
            <w:right w:val="none" w:sz="0" w:space="0" w:color="auto"/>
          </w:divBdr>
        </w:div>
        <w:div w:id="1634209588">
          <w:marLeft w:val="480"/>
          <w:marRight w:val="0"/>
          <w:marTop w:val="0"/>
          <w:marBottom w:val="0"/>
          <w:divBdr>
            <w:top w:val="none" w:sz="0" w:space="0" w:color="auto"/>
            <w:left w:val="none" w:sz="0" w:space="0" w:color="auto"/>
            <w:bottom w:val="none" w:sz="0" w:space="0" w:color="auto"/>
            <w:right w:val="none" w:sz="0" w:space="0" w:color="auto"/>
          </w:divBdr>
        </w:div>
        <w:div w:id="1087848367">
          <w:marLeft w:val="480"/>
          <w:marRight w:val="0"/>
          <w:marTop w:val="0"/>
          <w:marBottom w:val="0"/>
          <w:divBdr>
            <w:top w:val="none" w:sz="0" w:space="0" w:color="auto"/>
            <w:left w:val="none" w:sz="0" w:space="0" w:color="auto"/>
            <w:bottom w:val="none" w:sz="0" w:space="0" w:color="auto"/>
            <w:right w:val="none" w:sz="0" w:space="0" w:color="auto"/>
          </w:divBdr>
        </w:div>
        <w:div w:id="1465852364">
          <w:marLeft w:val="480"/>
          <w:marRight w:val="0"/>
          <w:marTop w:val="0"/>
          <w:marBottom w:val="0"/>
          <w:divBdr>
            <w:top w:val="none" w:sz="0" w:space="0" w:color="auto"/>
            <w:left w:val="none" w:sz="0" w:space="0" w:color="auto"/>
            <w:bottom w:val="none" w:sz="0" w:space="0" w:color="auto"/>
            <w:right w:val="none" w:sz="0" w:space="0" w:color="auto"/>
          </w:divBdr>
        </w:div>
        <w:div w:id="1714229177">
          <w:marLeft w:val="480"/>
          <w:marRight w:val="0"/>
          <w:marTop w:val="0"/>
          <w:marBottom w:val="0"/>
          <w:divBdr>
            <w:top w:val="none" w:sz="0" w:space="0" w:color="auto"/>
            <w:left w:val="none" w:sz="0" w:space="0" w:color="auto"/>
            <w:bottom w:val="none" w:sz="0" w:space="0" w:color="auto"/>
            <w:right w:val="none" w:sz="0" w:space="0" w:color="auto"/>
          </w:divBdr>
        </w:div>
        <w:div w:id="417755312">
          <w:marLeft w:val="480"/>
          <w:marRight w:val="0"/>
          <w:marTop w:val="0"/>
          <w:marBottom w:val="0"/>
          <w:divBdr>
            <w:top w:val="none" w:sz="0" w:space="0" w:color="auto"/>
            <w:left w:val="none" w:sz="0" w:space="0" w:color="auto"/>
            <w:bottom w:val="none" w:sz="0" w:space="0" w:color="auto"/>
            <w:right w:val="none" w:sz="0" w:space="0" w:color="auto"/>
          </w:divBdr>
        </w:div>
        <w:div w:id="1593581908">
          <w:marLeft w:val="480"/>
          <w:marRight w:val="0"/>
          <w:marTop w:val="0"/>
          <w:marBottom w:val="0"/>
          <w:divBdr>
            <w:top w:val="none" w:sz="0" w:space="0" w:color="auto"/>
            <w:left w:val="none" w:sz="0" w:space="0" w:color="auto"/>
            <w:bottom w:val="none" w:sz="0" w:space="0" w:color="auto"/>
            <w:right w:val="none" w:sz="0" w:space="0" w:color="auto"/>
          </w:divBdr>
        </w:div>
        <w:div w:id="713120473">
          <w:marLeft w:val="480"/>
          <w:marRight w:val="0"/>
          <w:marTop w:val="0"/>
          <w:marBottom w:val="0"/>
          <w:divBdr>
            <w:top w:val="none" w:sz="0" w:space="0" w:color="auto"/>
            <w:left w:val="none" w:sz="0" w:space="0" w:color="auto"/>
            <w:bottom w:val="none" w:sz="0" w:space="0" w:color="auto"/>
            <w:right w:val="none" w:sz="0" w:space="0" w:color="auto"/>
          </w:divBdr>
        </w:div>
        <w:div w:id="1347177273">
          <w:marLeft w:val="480"/>
          <w:marRight w:val="0"/>
          <w:marTop w:val="0"/>
          <w:marBottom w:val="0"/>
          <w:divBdr>
            <w:top w:val="none" w:sz="0" w:space="0" w:color="auto"/>
            <w:left w:val="none" w:sz="0" w:space="0" w:color="auto"/>
            <w:bottom w:val="none" w:sz="0" w:space="0" w:color="auto"/>
            <w:right w:val="none" w:sz="0" w:space="0" w:color="auto"/>
          </w:divBdr>
        </w:div>
        <w:div w:id="1119765037">
          <w:marLeft w:val="480"/>
          <w:marRight w:val="0"/>
          <w:marTop w:val="0"/>
          <w:marBottom w:val="0"/>
          <w:divBdr>
            <w:top w:val="none" w:sz="0" w:space="0" w:color="auto"/>
            <w:left w:val="none" w:sz="0" w:space="0" w:color="auto"/>
            <w:bottom w:val="none" w:sz="0" w:space="0" w:color="auto"/>
            <w:right w:val="none" w:sz="0" w:space="0" w:color="auto"/>
          </w:divBdr>
        </w:div>
        <w:div w:id="270628693">
          <w:marLeft w:val="480"/>
          <w:marRight w:val="0"/>
          <w:marTop w:val="0"/>
          <w:marBottom w:val="0"/>
          <w:divBdr>
            <w:top w:val="none" w:sz="0" w:space="0" w:color="auto"/>
            <w:left w:val="none" w:sz="0" w:space="0" w:color="auto"/>
            <w:bottom w:val="none" w:sz="0" w:space="0" w:color="auto"/>
            <w:right w:val="none" w:sz="0" w:space="0" w:color="auto"/>
          </w:divBdr>
        </w:div>
        <w:div w:id="960647811">
          <w:marLeft w:val="480"/>
          <w:marRight w:val="0"/>
          <w:marTop w:val="0"/>
          <w:marBottom w:val="0"/>
          <w:divBdr>
            <w:top w:val="none" w:sz="0" w:space="0" w:color="auto"/>
            <w:left w:val="none" w:sz="0" w:space="0" w:color="auto"/>
            <w:bottom w:val="none" w:sz="0" w:space="0" w:color="auto"/>
            <w:right w:val="none" w:sz="0" w:space="0" w:color="auto"/>
          </w:divBdr>
        </w:div>
        <w:div w:id="1096900391">
          <w:marLeft w:val="480"/>
          <w:marRight w:val="0"/>
          <w:marTop w:val="0"/>
          <w:marBottom w:val="0"/>
          <w:divBdr>
            <w:top w:val="none" w:sz="0" w:space="0" w:color="auto"/>
            <w:left w:val="none" w:sz="0" w:space="0" w:color="auto"/>
            <w:bottom w:val="none" w:sz="0" w:space="0" w:color="auto"/>
            <w:right w:val="none" w:sz="0" w:space="0" w:color="auto"/>
          </w:divBdr>
        </w:div>
        <w:div w:id="1393114504">
          <w:marLeft w:val="480"/>
          <w:marRight w:val="0"/>
          <w:marTop w:val="0"/>
          <w:marBottom w:val="0"/>
          <w:divBdr>
            <w:top w:val="none" w:sz="0" w:space="0" w:color="auto"/>
            <w:left w:val="none" w:sz="0" w:space="0" w:color="auto"/>
            <w:bottom w:val="none" w:sz="0" w:space="0" w:color="auto"/>
            <w:right w:val="none" w:sz="0" w:space="0" w:color="auto"/>
          </w:divBdr>
        </w:div>
        <w:div w:id="603221676">
          <w:marLeft w:val="480"/>
          <w:marRight w:val="0"/>
          <w:marTop w:val="0"/>
          <w:marBottom w:val="0"/>
          <w:divBdr>
            <w:top w:val="none" w:sz="0" w:space="0" w:color="auto"/>
            <w:left w:val="none" w:sz="0" w:space="0" w:color="auto"/>
            <w:bottom w:val="none" w:sz="0" w:space="0" w:color="auto"/>
            <w:right w:val="none" w:sz="0" w:space="0" w:color="auto"/>
          </w:divBdr>
        </w:div>
        <w:div w:id="539364868">
          <w:marLeft w:val="480"/>
          <w:marRight w:val="0"/>
          <w:marTop w:val="0"/>
          <w:marBottom w:val="0"/>
          <w:divBdr>
            <w:top w:val="none" w:sz="0" w:space="0" w:color="auto"/>
            <w:left w:val="none" w:sz="0" w:space="0" w:color="auto"/>
            <w:bottom w:val="none" w:sz="0" w:space="0" w:color="auto"/>
            <w:right w:val="none" w:sz="0" w:space="0" w:color="auto"/>
          </w:divBdr>
        </w:div>
        <w:div w:id="1947493602">
          <w:marLeft w:val="480"/>
          <w:marRight w:val="0"/>
          <w:marTop w:val="0"/>
          <w:marBottom w:val="0"/>
          <w:divBdr>
            <w:top w:val="none" w:sz="0" w:space="0" w:color="auto"/>
            <w:left w:val="none" w:sz="0" w:space="0" w:color="auto"/>
            <w:bottom w:val="none" w:sz="0" w:space="0" w:color="auto"/>
            <w:right w:val="none" w:sz="0" w:space="0" w:color="auto"/>
          </w:divBdr>
        </w:div>
        <w:div w:id="1021391707">
          <w:marLeft w:val="480"/>
          <w:marRight w:val="0"/>
          <w:marTop w:val="0"/>
          <w:marBottom w:val="0"/>
          <w:divBdr>
            <w:top w:val="none" w:sz="0" w:space="0" w:color="auto"/>
            <w:left w:val="none" w:sz="0" w:space="0" w:color="auto"/>
            <w:bottom w:val="none" w:sz="0" w:space="0" w:color="auto"/>
            <w:right w:val="none" w:sz="0" w:space="0" w:color="auto"/>
          </w:divBdr>
        </w:div>
        <w:div w:id="1831290613">
          <w:marLeft w:val="480"/>
          <w:marRight w:val="0"/>
          <w:marTop w:val="0"/>
          <w:marBottom w:val="0"/>
          <w:divBdr>
            <w:top w:val="none" w:sz="0" w:space="0" w:color="auto"/>
            <w:left w:val="none" w:sz="0" w:space="0" w:color="auto"/>
            <w:bottom w:val="none" w:sz="0" w:space="0" w:color="auto"/>
            <w:right w:val="none" w:sz="0" w:space="0" w:color="auto"/>
          </w:divBdr>
        </w:div>
        <w:div w:id="279410625">
          <w:marLeft w:val="480"/>
          <w:marRight w:val="0"/>
          <w:marTop w:val="0"/>
          <w:marBottom w:val="0"/>
          <w:divBdr>
            <w:top w:val="none" w:sz="0" w:space="0" w:color="auto"/>
            <w:left w:val="none" w:sz="0" w:space="0" w:color="auto"/>
            <w:bottom w:val="none" w:sz="0" w:space="0" w:color="auto"/>
            <w:right w:val="none" w:sz="0" w:space="0" w:color="auto"/>
          </w:divBdr>
        </w:div>
        <w:div w:id="1296520879">
          <w:marLeft w:val="480"/>
          <w:marRight w:val="0"/>
          <w:marTop w:val="0"/>
          <w:marBottom w:val="0"/>
          <w:divBdr>
            <w:top w:val="none" w:sz="0" w:space="0" w:color="auto"/>
            <w:left w:val="none" w:sz="0" w:space="0" w:color="auto"/>
            <w:bottom w:val="none" w:sz="0" w:space="0" w:color="auto"/>
            <w:right w:val="none" w:sz="0" w:space="0" w:color="auto"/>
          </w:divBdr>
        </w:div>
        <w:div w:id="398283289">
          <w:marLeft w:val="480"/>
          <w:marRight w:val="0"/>
          <w:marTop w:val="0"/>
          <w:marBottom w:val="0"/>
          <w:divBdr>
            <w:top w:val="none" w:sz="0" w:space="0" w:color="auto"/>
            <w:left w:val="none" w:sz="0" w:space="0" w:color="auto"/>
            <w:bottom w:val="none" w:sz="0" w:space="0" w:color="auto"/>
            <w:right w:val="none" w:sz="0" w:space="0" w:color="auto"/>
          </w:divBdr>
        </w:div>
        <w:div w:id="1667244561">
          <w:marLeft w:val="480"/>
          <w:marRight w:val="0"/>
          <w:marTop w:val="0"/>
          <w:marBottom w:val="0"/>
          <w:divBdr>
            <w:top w:val="none" w:sz="0" w:space="0" w:color="auto"/>
            <w:left w:val="none" w:sz="0" w:space="0" w:color="auto"/>
            <w:bottom w:val="none" w:sz="0" w:space="0" w:color="auto"/>
            <w:right w:val="none" w:sz="0" w:space="0" w:color="auto"/>
          </w:divBdr>
        </w:div>
        <w:div w:id="2134596774">
          <w:marLeft w:val="480"/>
          <w:marRight w:val="0"/>
          <w:marTop w:val="0"/>
          <w:marBottom w:val="0"/>
          <w:divBdr>
            <w:top w:val="none" w:sz="0" w:space="0" w:color="auto"/>
            <w:left w:val="none" w:sz="0" w:space="0" w:color="auto"/>
            <w:bottom w:val="none" w:sz="0" w:space="0" w:color="auto"/>
            <w:right w:val="none" w:sz="0" w:space="0" w:color="auto"/>
          </w:divBdr>
        </w:div>
        <w:div w:id="122963820">
          <w:marLeft w:val="480"/>
          <w:marRight w:val="0"/>
          <w:marTop w:val="0"/>
          <w:marBottom w:val="0"/>
          <w:divBdr>
            <w:top w:val="none" w:sz="0" w:space="0" w:color="auto"/>
            <w:left w:val="none" w:sz="0" w:space="0" w:color="auto"/>
            <w:bottom w:val="none" w:sz="0" w:space="0" w:color="auto"/>
            <w:right w:val="none" w:sz="0" w:space="0" w:color="auto"/>
          </w:divBdr>
        </w:div>
        <w:div w:id="1436100736">
          <w:marLeft w:val="480"/>
          <w:marRight w:val="0"/>
          <w:marTop w:val="0"/>
          <w:marBottom w:val="0"/>
          <w:divBdr>
            <w:top w:val="none" w:sz="0" w:space="0" w:color="auto"/>
            <w:left w:val="none" w:sz="0" w:space="0" w:color="auto"/>
            <w:bottom w:val="none" w:sz="0" w:space="0" w:color="auto"/>
            <w:right w:val="none" w:sz="0" w:space="0" w:color="auto"/>
          </w:divBdr>
        </w:div>
        <w:div w:id="147940954">
          <w:marLeft w:val="480"/>
          <w:marRight w:val="0"/>
          <w:marTop w:val="0"/>
          <w:marBottom w:val="0"/>
          <w:divBdr>
            <w:top w:val="none" w:sz="0" w:space="0" w:color="auto"/>
            <w:left w:val="none" w:sz="0" w:space="0" w:color="auto"/>
            <w:bottom w:val="none" w:sz="0" w:space="0" w:color="auto"/>
            <w:right w:val="none" w:sz="0" w:space="0" w:color="auto"/>
          </w:divBdr>
        </w:div>
        <w:div w:id="729697696">
          <w:marLeft w:val="480"/>
          <w:marRight w:val="0"/>
          <w:marTop w:val="0"/>
          <w:marBottom w:val="0"/>
          <w:divBdr>
            <w:top w:val="none" w:sz="0" w:space="0" w:color="auto"/>
            <w:left w:val="none" w:sz="0" w:space="0" w:color="auto"/>
            <w:bottom w:val="none" w:sz="0" w:space="0" w:color="auto"/>
            <w:right w:val="none" w:sz="0" w:space="0" w:color="auto"/>
          </w:divBdr>
        </w:div>
        <w:div w:id="2105759092">
          <w:marLeft w:val="480"/>
          <w:marRight w:val="0"/>
          <w:marTop w:val="0"/>
          <w:marBottom w:val="0"/>
          <w:divBdr>
            <w:top w:val="none" w:sz="0" w:space="0" w:color="auto"/>
            <w:left w:val="none" w:sz="0" w:space="0" w:color="auto"/>
            <w:bottom w:val="none" w:sz="0" w:space="0" w:color="auto"/>
            <w:right w:val="none" w:sz="0" w:space="0" w:color="auto"/>
          </w:divBdr>
        </w:div>
        <w:div w:id="1019426889">
          <w:marLeft w:val="480"/>
          <w:marRight w:val="0"/>
          <w:marTop w:val="0"/>
          <w:marBottom w:val="0"/>
          <w:divBdr>
            <w:top w:val="none" w:sz="0" w:space="0" w:color="auto"/>
            <w:left w:val="none" w:sz="0" w:space="0" w:color="auto"/>
            <w:bottom w:val="none" w:sz="0" w:space="0" w:color="auto"/>
            <w:right w:val="none" w:sz="0" w:space="0" w:color="auto"/>
          </w:divBdr>
        </w:div>
        <w:div w:id="1168207490">
          <w:marLeft w:val="480"/>
          <w:marRight w:val="0"/>
          <w:marTop w:val="0"/>
          <w:marBottom w:val="0"/>
          <w:divBdr>
            <w:top w:val="none" w:sz="0" w:space="0" w:color="auto"/>
            <w:left w:val="none" w:sz="0" w:space="0" w:color="auto"/>
            <w:bottom w:val="none" w:sz="0" w:space="0" w:color="auto"/>
            <w:right w:val="none" w:sz="0" w:space="0" w:color="auto"/>
          </w:divBdr>
        </w:div>
        <w:div w:id="698818946">
          <w:marLeft w:val="480"/>
          <w:marRight w:val="0"/>
          <w:marTop w:val="0"/>
          <w:marBottom w:val="0"/>
          <w:divBdr>
            <w:top w:val="none" w:sz="0" w:space="0" w:color="auto"/>
            <w:left w:val="none" w:sz="0" w:space="0" w:color="auto"/>
            <w:bottom w:val="none" w:sz="0" w:space="0" w:color="auto"/>
            <w:right w:val="none" w:sz="0" w:space="0" w:color="auto"/>
          </w:divBdr>
        </w:div>
        <w:div w:id="1228614790">
          <w:marLeft w:val="480"/>
          <w:marRight w:val="0"/>
          <w:marTop w:val="0"/>
          <w:marBottom w:val="0"/>
          <w:divBdr>
            <w:top w:val="none" w:sz="0" w:space="0" w:color="auto"/>
            <w:left w:val="none" w:sz="0" w:space="0" w:color="auto"/>
            <w:bottom w:val="none" w:sz="0" w:space="0" w:color="auto"/>
            <w:right w:val="none" w:sz="0" w:space="0" w:color="auto"/>
          </w:divBdr>
        </w:div>
        <w:div w:id="693769710">
          <w:marLeft w:val="480"/>
          <w:marRight w:val="0"/>
          <w:marTop w:val="0"/>
          <w:marBottom w:val="0"/>
          <w:divBdr>
            <w:top w:val="none" w:sz="0" w:space="0" w:color="auto"/>
            <w:left w:val="none" w:sz="0" w:space="0" w:color="auto"/>
            <w:bottom w:val="none" w:sz="0" w:space="0" w:color="auto"/>
            <w:right w:val="none" w:sz="0" w:space="0" w:color="auto"/>
          </w:divBdr>
        </w:div>
        <w:div w:id="2005891747">
          <w:marLeft w:val="480"/>
          <w:marRight w:val="0"/>
          <w:marTop w:val="0"/>
          <w:marBottom w:val="0"/>
          <w:divBdr>
            <w:top w:val="none" w:sz="0" w:space="0" w:color="auto"/>
            <w:left w:val="none" w:sz="0" w:space="0" w:color="auto"/>
            <w:bottom w:val="none" w:sz="0" w:space="0" w:color="auto"/>
            <w:right w:val="none" w:sz="0" w:space="0" w:color="auto"/>
          </w:divBdr>
        </w:div>
        <w:div w:id="1521384419">
          <w:marLeft w:val="480"/>
          <w:marRight w:val="0"/>
          <w:marTop w:val="0"/>
          <w:marBottom w:val="0"/>
          <w:divBdr>
            <w:top w:val="none" w:sz="0" w:space="0" w:color="auto"/>
            <w:left w:val="none" w:sz="0" w:space="0" w:color="auto"/>
            <w:bottom w:val="none" w:sz="0" w:space="0" w:color="auto"/>
            <w:right w:val="none" w:sz="0" w:space="0" w:color="auto"/>
          </w:divBdr>
        </w:div>
        <w:div w:id="1907255372">
          <w:marLeft w:val="480"/>
          <w:marRight w:val="0"/>
          <w:marTop w:val="0"/>
          <w:marBottom w:val="0"/>
          <w:divBdr>
            <w:top w:val="none" w:sz="0" w:space="0" w:color="auto"/>
            <w:left w:val="none" w:sz="0" w:space="0" w:color="auto"/>
            <w:bottom w:val="none" w:sz="0" w:space="0" w:color="auto"/>
            <w:right w:val="none" w:sz="0" w:space="0" w:color="auto"/>
          </w:divBdr>
        </w:div>
        <w:div w:id="1810779576">
          <w:marLeft w:val="480"/>
          <w:marRight w:val="0"/>
          <w:marTop w:val="0"/>
          <w:marBottom w:val="0"/>
          <w:divBdr>
            <w:top w:val="none" w:sz="0" w:space="0" w:color="auto"/>
            <w:left w:val="none" w:sz="0" w:space="0" w:color="auto"/>
            <w:bottom w:val="none" w:sz="0" w:space="0" w:color="auto"/>
            <w:right w:val="none" w:sz="0" w:space="0" w:color="auto"/>
          </w:divBdr>
        </w:div>
        <w:div w:id="1891571135">
          <w:marLeft w:val="480"/>
          <w:marRight w:val="0"/>
          <w:marTop w:val="0"/>
          <w:marBottom w:val="0"/>
          <w:divBdr>
            <w:top w:val="none" w:sz="0" w:space="0" w:color="auto"/>
            <w:left w:val="none" w:sz="0" w:space="0" w:color="auto"/>
            <w:bottom w:val="none" w:sz="0" w:space="0" w:color="auto"/>
            <w:right w:val="none" w:sz="0" w:space="0" w:color="auto"/>
          </w:divBdr>
        </w:div>
      </w:divsChild>
    </w:div>
    <w:div w:id="21758350">
      <w:bodyDiv w:val="1"/>
      <w:marLeft w:val="0"/>
      <w:marRight w:val="0"/>
      <w:marTop w:val="0"/>
      <w:marBottom w:val="0"/>
      <w:divBdr>
        <w:top w:val="none" w:sz="0" w:space="0" w:color="auto"/>
        <w:left w:val="none" w:sz="0" w:space="0" w:color="auto"/>
        <w:bottom w:val="none" w:sz="0" w:space="0" w:color="auto"/>
        <w:right w:val="none" w:sz="0" w:space="0" w:color="auto"/>
      </w:divBdr>
    </w:div>
    <w:div w:id="21978620">
      <w:bodyDiv w:val="1"/>
      <w:marLeft w:val="0"/>
      <w:marRight w:val="0"/>
      <w:marTop w:val="0"/>
      <w:marBottom w:val="0"/>
      <w:divBdr>
        <w:top w:val="none" w:sz="0" w:space="0" w:color="auto"/>
        <w:left w:val="none" w:sz="0" w:space="0" w:color="auto"/>
        <w:bottom w:val="none" w:sz="0" w:space="0" w:color="auto"/>
        <w:right w:val="none" w:sz="0" w:space="0" w:color="auto"/>
      </w:divBdr>
    </w:div>
    <w:div w:id="22052160">
      <w:bodyDiv w:val="1"/>
      <w:marLeft w:val="0"/>
      <w:marRight w:val="0"/>
      <w:marTop w:val="0"/>
      <w:marBottom w:val="0"/>
      <w:divBdr>
        <w:top w:val="none" w:sz="0" w:space="0" w:color="auto"/>
        <w:left w:val="none" w:sz="0" w:space="0" w:color="auto"/>
        <w:bottom w:val="none" w:sz="0" w:space="0" w:color="auto"/>
        <w:right w:val="none" w:sz="0" w:space="0" w:color="auto"/>
      </w:divBdr>
    </w:div>
    <w:div w:id="22244451">
      <w:bodyDiv w:val="1"/>
      <w:marLeft w:val="0"/>
      <w:marRight w:val="0"/>
      <w:marTop w:val="0"/>
      <w:marBottom w:val="0"/>
      <w:divBdr>
        <w:top w:val="none" w:sz="0" w:space="0" w:color="auto"/>
        <w:left w:val="none" w:sz="0" w:space="0" w:color="auto"/>
        <w:bottom w:val="none" w:sz="0" w:space="0" w:color="auto"/>
        <w:right w:val="none" w:sz="0" w:space="0" w:color="auto"/>
      </w:divBdr>
    </w:div>
    <w:div w:id="22293796">
      <w:bodyDiv w:val="1"/>
      <w:marLeft w:val="0"/>
      <w:marRight w:val="0"/>
      <w:marTop w:val="0"/>
      <w:marBottom w:val="0"/>
      <w:divBdr>
        <w:top w:val="none" w:sz="0" w:space="0" w:color="auto"/>
        <w:left w:val="none" w:sz="0" w:space="0" w:color="auto"/>
        <w:bottom w:val="none" w:sz="0" w:space="0" w:color="auto"/>
        <w:right w:val="none" w:sz="0" w:space="0" w:color="auto"/>
      </w:divBdr>
    </w:div>
    <w:div w:id="22369869">
      <w:bodyDiv w:val="1"/>
      <w:marLeft w:val="0"/>
      <w:marRight w:val="0"/>
      <w:marTop w:val="0"/>
      <w:marBottom w:val="0"/>
      <w:divBdr>
        <w:top w:val="none" w:sz="0" w:space="0" w:color="auto"/>
        <w:left w:val="none" w:sz="0" w:space="0" w:color="auto"/>
        <w:bottom w:val="none" w:sz="0" w:space="0" w:color="auto"/>
        <w:right w:val="none" w:sz="0" w:space="0" w:color="auto"/>
      </w:divBdr>
    </w:div>
    <w:div w:id="22438988">
      <w:bodyDiv w:val="1"/>
      <w:marLeft w:val="0"/>
      <w:marRight w:val="0"/>
      <w:marTop w:val="0"/>
      <w:marBottom w:val="0"/>
      <w:divBdr>
        <w:top w:val="none" w:sz="0" w:space="0" w:color="auto"/>
        <w:left w:val="none" w:sz="0" w:space="0" w:color="auto"/>
        <w:bottom w:val="none" w:sz="0" w:space="0" w:color="auto"/>
        <w:right w:val="none" w:sz="0" w:space="0" w:color="auto"/>
      </w:divBdr>
    </w:div>
    <w:div w:id="22439785">
      <w:bodyDiv w:val="1"/>
      <w:marLeft w:val="0"/>
      <w:marRight w:val="0"/>
      <w:marTop w:val="0"/>
      <w:marBottom w:val="0"/>
      <w:divBdr>
        <w:top w:val="none" w:sz="0" w:space="0" w:color="auto"/>
        <w:left w:val="none" w:sz="0" w:space="0" w:color="auto"/>
        <w:bottom w:val="none" w:sz="0" w:space="0" w:color="auto"/>
        <w:right w:val="none" w:sz="0" w:space="0" w:color="auto"/>
      </w:divBdr>
    </w:div>
    <w:div w:id="22440460">
      <w:bodyDiv w:val="1"/>
      <w:marLeft w:val="0"/>
      <w:marRight w:val="0"/>
      <w:marTop w:val="0"/>
      <w:marBottom w:val="0"/>
      <w:divBdr>
        <w:top w:val="none" w:sz="0" w:space="0" w:color="auto"/>
        <w:left w:val="none" w:sz="0" w:space="0" w:color="auto"/>
        <w:bottom w:val="none" w:sz="0" w:space="0" w:color="auto"/>
        <w:right w:val="none" w:sz="0" w:space="0" w:color="auto"/>
      </w:divBdr>
    </w:div>
    <w:div w:id="22900065">
      <w:bodyDiv w:val="1"/>
      <w:marLeft w:val="0"/>
      <w:marRight w:val="0"/>
      <w:marTop w:val="0"/>
      <w:marBottom w:val="0"/>
      <w:divBdr>
        <w:top w:val="none" w:sz="0" w:space="0" w:color="auto"/>
        <w:left w:val="none" w:sz="0" w:space="0" w:color="auto"/>
        <w:bottom w:val="none" w:sz="0" w:space="0" w:color="auto"/>
        <w:right w:val="none" w:sz="0" w:space="0" w:color="auto"/>
      </w:divBdr>
    </w:div>
    <w:div w:id="22902084">
      <w:bodyDiv w:val="1"/>
      <w:marLeft w:val="0"/>
      <w:marRight w:val="0"/>
      <w:marTop w:val="0"/>
      <w:marBottom w:val="0"/>
      <w:divBdr>
        <w:top w:val="none" w:sz="0" w:space="0" w:color="auto"/>
        <w:left w:val="none" w:sz="0" w:space="0" w:color="auto"/>
        <w:bottom w:val="none" w:sz="0" w:space="0" w:color="auto"/>
        <w:right w:val="none" w:sz="0" w:space="0" w:color="auto"/>
      </w:divBdr>
      <w:divsChild>
        <w:div w:id="1517084">
          <w:marLeft w:val="480"/>
          <w:marRight w:val="0"/>
          <w:marTop w:val="0"/>
          <w:marBottom w:val="0"/>
          <w:divBdr>
            <w:top w:val="none" w:sz="0" w:space="0" w:color="auto"/>
            <w:left w:val="none" w:sz="0" w:space="0" w:color="auto"/>
            <w:bottom w:val="none" w:sz="0" w:space="0" w:color="auto"/>
            <w:right w:val="none" w:sz="0" w:space="0" w:color="auto"/>
          </w:divBdr>
        </w:div>
        <w:div w:id="33621233">
          <w:marLeft w:val="480"/>
          <w:marRight w:val="0"/>
          <w:marTop w:val="0"/>
          <w:marBottom w:val="0"/>
          <w:divBdr>
            <w:top w:val="none" w:sz="0" w:space="0" w:color="auto"/>
            <w:left w:val="none" w:sz="0" w:space="0" w:color="auto"/>
            <w:bottom w:val="none" w:sz="0" w:space="0" w:color="auto"/>
            <w:right w:val="none" w:sz="0" w:space="0" w:color="auto"/>
          </w:divBdr>
        </w:div>
        <w:div w:id="45495888">
          <w:marLeft w:val="480"/>
          <w:marRight w:val="0"/>
          <w:marTop w:val="0"/>
          <w:marBottom w:val="0"/>
          <w:divBdr>
            <w:top w:val="none" w:sz="0" w:space="0" w:color="auto"/>
            <w:left w:val="none" w:sz="0" w:space="0" w:color="auto"/>
            <w:bottom w:val="none" w:sz="0" w:space="0" w:color="auto"/>
            <w:right w:val="none" w:sz="0" w:space="0" w:color="auto"/>
          </w:divBdr>
        </w:div>
        <w:div w:id="142544546">
          <w:marLeft w:val="480"/>
          <w:marRight w:val="0"/>
          <w:marTop w:val="0"/>
          <w:marBottom w:val="0"/>
          <w:divBdr>
            <w:top w:val="none" w:sz="0" w:space="0" w:color="auto"/>
            <w:left w:val="none" w:sz="0" w:space="0" w:color="auto"/>
            <w:bottom w:val="none" w:sz="0" w:space="0" w:color="auto"/>
            <w:right w:val="none" w:sz="0" w:space="0" w:color="auto"/>
          </w:divBdr>
        </w:div>
        <w:div w:id="247272609">
          <w:marLeft w:val="480"/>
          <w:marRight w:val="0"/>
          <w:marTop w:val="0"/>
          <w:marBottom w:val="0"/>
          <w:divBdr>
            <w:top w:val="none" w:sz="0" w:space="0" w:color="auto"/>
            <w:left w:val="none" w:sz="0" w:space="0" w:color="auto"/>
            <w:bottom w:val="none" w:sz="0" w:space="0" w:color="auto"/>
            <w:right w:val="none" w:sz="0" w:space="0" w:color="auto"/>
          </w:divBdr>
        </w:div>
        <w:div w:id="284888684">
          <w:marLeft w:val="480"/>
          <w:marRight w:val="0"/>
          <w:marTop w:val="0"/>
          <w:marBottom w:val="0"/>
          <w:divBdr>
            <w:top w:val="none" w:sz="0" w:space="0" w:color="auto"/>
            <w:left w:val="none" w:sz="0" w:space="0" w:color="auto"/>
            <w:bottom w:val="none" w:sz="0" w:space="0" w:color="auto"/>
            <w:right w:val="none" w:sz="0" w:space="0" w:color="auto"/>
          </w:divBdr>
        </w:div>
        <w:div w:id="370150344">
          <w:marLeft w:val="480"/>
          <w:marRight w:val="0"/>
          <w:marTop w:val="0"/>
          <w:marBottom w:val="0"/>
          <w:divBdr>
            <w:top w:val="none" w:sz="0" w:space="0" w:color="auto"/>
            <w:left w:val="none" w:sz="0" w:space="0" w:color="auto"/>
            <w:bottom w:val="none" w:sz="0" w:space="0" w:color="auto"/>
            <w:right w:val="none" w:sz="0" w:space="0" w:color="auto"/>
          </w:divBdr>
        </w:div>
        <w:div w:id="577446884">
          <w:marLeft w:val="480"/>
          <w:marRight w:val="0"/>
          <w:marTop w:val="0"/>
          <w:marBottom w:val="0"/>
          <w:divBdr>
            <w:top w:val="none" w:sz="0" w:space="0" w:color="auto"/>
            <w:left w:val="none" w:sz="0" w:space="0" w:color="auto"/>
            <w:bottom w:val="none" w:sz="0" w:space="0" w:color="auto"/>
            <w:right w:val="none" w:sz="0" w:space="0" w:color="auto"/>
          </w:divBdr>
        </w:div>
        <w:div w:id="585916731">
          <w:marLeft w:val="480"/>
          <w:marRight w:val="0"/>
          <w:marTop w:val="0"/>
          <w:marBottom w:val="0"/>
          <w:divBdr>
            <w:top w:val="none" w:sz="0" w:space="0" w:color="auto"/>
            <w:left w:val="none" w:sz="0" w:space="0" w:color="auto"/>
            <w:bottom w:val="none" w:sz="0" w:space="0" w:color="auto"/>
            <w:right w:val="none" w:sz="0" w:space="0" w:color="auto"/>
          </w:divBdr>
        </w:div>
        <w:div w:id="587812743">
          <w:marLeft w:val="480"/>
          <w:marRight w:val="0"/>
          <w:marTop w:val="0"/>
          <w:marBottom w:val="0"/>
          <w:divBdr>
            <w:top w:val="none" w:sz="0" w:space="0" w:color="auto"/>
            <w:left w:val="none" w:sz="0" w:space="0" w:color="auto"/>
            <w:bottom w:val="none" w:sz="0" w:space="0" w:color="auto"/>
            <w:right w:val="none" w:sz="0" w:space="0" w:color="auto"/>
          </w:divBdr>
        </w:div>
        <w:div w:id="623777102">
          <w:marLeft w:val="480"/>
          <w:marRight w:val="0"/>
          <w:marTop w:val="0"/>
          <w:marBottom w:val="0"/>
          <w:divBdr>
            <w:top w:val="none" w:sz="0" w:space="0" w:color="auto"/>
            <w:left w:val="none" w:sz="0" w:space="0" w:color="auto"/>
            <w:bottom w:val="none" w:sz="0" w:space="0" w:color="auto"/>
            <w:right w:val="none" w:sz="0" w:space="0" w:color="auto"/>
          </w:divBdr>
        </w:div>
        <w:div w:id="717169679">
          <w:marLeft w:val="480"/>
          <w:marRight w:val="0"/>
          <w:marTop w:val="0"/>
          <w:marBottom w:val="0"/>
          <w:divBdr>
            <w:top w:val="none" w:sz="0" w:space="0" w:color="auto"/>
            <w:left w:val="none" w:sz="0" w:space="0" w:color="auto"/>
            <w:bottom w:val="none" w:sz="0" w:space="0" w:color="auto"/>
            <w:right w:val="none" w:sz="0" w:space="0" w:color="auto"/>
          </w:divBdr>
        </w:div>
        <w:div w:id="802888397">
          <w:marLeft w:val="480"/>
          <w:marRight w:val="0"/>
          <w:marTop w:val="0"/>
          <w:marBottom w:val="0"/>
          <w:divBdr>
            <w:top w:val="none" w:sz="0" w:space="0" w:color="auto"/>
            <w:left w:val="none" w:sz="0" w:space="0" w:color="auto"/>
            <w:bottom w:val="none" w:sz="0" w:space="0" w:color="auto"/>
            <w:right w:val="none" w:sz="0" w:space="0" w:color="auto"/>
          </w:divBdr>
        </w:div>
        <w:div w:id="867059983">
          <w:marLeft w:val="480"/>
          <w:marRight w:val="0"/>
          <w:marTop w:val="0"/>
          <w:marBottom w:val="0"/>
          <w:divBdr>
            <w:top w:val="none" w:sz="0" w:space="0" w:color="auto"/>
            <w:left w:val="none" w:sz="0" w:space="0" w:color="auto"/>
            <w:bottom w:val="none" w:sz="0" w:space="0" w:color="auto"/>
            <w:right w:val="none" w:sz="0" w:space="0" w:color="auto"/>
          </w:divBdr>
        </w:div>
        <w:div w:id="904413776">
          <w:marLeft w:val="480"/>
          <w:marRight w:val="0"/>
          <w:marTop w:val="0"/>
          <w:marBottom w:val="0"/>
          <w:divBdr>
            <w:top w:val="none" w:sz="0" w:space="0" w:color="auto"/>
            <w:left w:val="none" w:sz="0" w:space="0" w:color="auto"/>
            <w:bottom w:val="none" w:sz="0" w:space="0" w:color="auto"/>
            <w:right w:val="none" w:sz="0" w:space="0" w:color="auto"/>
          </w:divBdr>
        </w:div>
        <w:div w:id="910891886">
          <w:marLeft w:val="480"/>
          <w:marRight w:val="0"/>
          <w:marTop w:val="0"/>
          <w:marBottom w:val="0"/>
          <w:divBdr>
            <w:top w:val="none" w:sz="0" w:space="0" w:color="auto"/>
            <w:left w:val="none" w:sz="0" w:space="0" w:color="auto"/>
            <w:bottom w:val="none" w:sz="0" w:space="0" w:color="auto"/>
            <w:right w:val="none" w:sz="0" w:space="0" w:color="auto"/>
          </w:divBdr>
        </w:div>
      </w:divsChild>
    </w:div>
    <w:div w:id="23097551">
      <w:bodyDiv w:val="1"/>
      <w:marLeft w:val="0"/>
      <w:marRight w:val="0"/>
      <w:marTop w:val="0"/>
      <w:marBottom w:val="0"/>
      <w:divBdr>
        <w:top w:val="none" w:sz="0" w:space="0" w:color="auto"/>
        <w:left w:val="none" w:sz="0" w:space="0" w:color="auto"/>
        <w:bottom w:val="none" w:sz="0" w:space="0" w:color="auto"/>
        <w:right w:val="none" w:sz="0" w:space="0" w:color="auto"/>
      </w:divBdr>
    </w:div>
    <w:div w:id="23100277">
      <w:bodyDiv w:val="1"/>
      <w:marLeft w:val="0"/>
      <w:marRight w:val="0"/>
      <w:marTop w:val="0"/>
      <w:marBottom w:val="0"/>
      <w:divBdr>
        <w:top w:val="none" w:sz="0" w:space="0" w:color="auto"/>
        <w:left w:val="none" w:sz="0" w:space="0" w:color="auto"/>
        <w:bottom w:val="none" w:sz="0" w:space="0" w:color="auto"/>
        <w:right w:val="none" w:sz="0" w:space="0" w:color="auto"/>
      </w:divBdr>
    </w:div>
    <w:div w:id="23406793">
      <w:bodyDiv w:val="1"/>
      <w:marLeft w:val="0"/>
      <w:marRight w:val="0"/>
      <w:marTop w:val="0"/>
      <w:marBottom w:val="0"/>
      <w:divBdr>
        <w:top w:val="none" w:sz="0" w:space="0" w:color="auto"/>
        <w:left w:val="none" w:sz="0" w:space="0" w:color="auto"/>
        <w:bottom w:val="none" w:sz="0" w:space="0" w:color="auto"/>
        <w:right w:val="none" w:sz="0" w:space="0" w:color="auto"/>
      </w:divBdr>
    </w:div>
    <w:div w:id="23486920">
      <w:bodyDiv w:val="1"/>
      <w:marLeft w:val="0"/>
      <w:marRight w:val="0"/>
      <w:marTop w:val="0"/>
      <w:marBottom w:val="0"/>
      <w:divBdr>
        <w:top w:val="none" w:sz="0" w:space="0" w:color="auto"/>
        <w:left w:val="none" w:sz="0" w:space="0" w:color="auto"/>
        <w:bottom w:val="none" w:sz="0" w:space="0" w:color="auto"/>
        <w:right w:val="none" w:sz="0" w:space="0" w:color="auto"/>
      </w:divBdr>
    </w:div>
    <w:div w:id="23601081">
      <w:bodyDiv w:val="1"/>
      <w:marLeft w:val="0"/>
      <w:marRight w:val="0"/>
      <w:marTop w:val="0"/>
      <w:marBottom w:val="0"/>
      <w:divBdr>
        <w:top w:val="none" w:sz="0" w:space="0" w:color="auto"/>
        <w:left w:val="none" w:sz="0" w:space="0" w:color="auto"/>
        <w:bottom w:val="none" w:sz="0" w:space="0" w:color="auto"/>
        <w:right w:val="none" w:sz="0" w:space="0" w:color="auto"/>
      </w:divBdr>
    </w:div>
    <w:div w:id="23989917">
      <w:bodyDiv w:val="1"/>
      <w:marLeft w:val="0"/>
      <w:marRight w:val="0"/>
      <w:marTop w:val="0"/>
      <w:marBottom w:val="0"/>
      <w:divBdr>
        <w:top w:val="none" w:sz="0" w:space="0" w:color="auto"/>
        <w:left w:val="none" w:sz="0" w:space="0" w:color="auto"/>
        <w:bottom w:val="none" w:sz="0" w:space="0" w:color="auto"/>
        <w:right w:val="none" w:sz="0" w:space="0" w:color="auto"/>
      </w:divBdr>
    </w:div>
    <w:div w:id="24061517">
      <w:bodyDiv w:val="1"/>
      <w:marLeft w:val="0"/>
      <w:marRight w:val="0"/>
      <w:marTop w:val="0"/>
      <w:marBottom w:val="0"/>
      <w:divBdr>
        <w:top w:val="none" w:sz="0" w:space="0" w:color="auto"/>
        <w:left w:val="none" w:sz="0" w:space="0" w:color="auto"/>
        <w:bottom w:val="none" w:sz="0" w:space="0" w:color="auto"/>
        <w:right w:val="none" w:sz="0" w:space="0" w:color="auto"/>
      </w:divBdr>
    </w:div>
    <w:div w:id="24061989">
      <w:bodyDiv w:val="1"/>
      <w:marLeft w:val="0"/>
      <w:marRight w:val="0"/>
      <w:marTop w:val="0"/>
      <w:marBottom w:val="0"/>
      <w:divBdr>
        <w:top w:val="none" w:sz="0" w:space="0" w:color="auto"/>
        <w:left w:val="none" w:sz="0" w:space="0" w:color="auto"/>
        <w:bottom w:val="none" w:sz="0" w:space="0" w:color="auto"/>
        <w:right w:val="none" w:sz="0" w:space="0" w:color="auto"/>
      </w:divBdr>
    </w:div>
    <w:div w:id="24139975">
      <w:bodyDiv w:val="1"/>
      <w:marLeft w:val="0"/>
      <w:marRight w:val="0"/>
      <w:marTop w:val="0"/>
      <w:marBottom w:val="0"/>
      <w:divBdr>
        <w:top w:val="none" w:sz="0" w:space="0" w:color="auto"/>
        <w:left w:val="none" w:sz="0" w:space="0" w:color="auto"/>
        <w:bottom w:val="none" w:sz="0" w:space="0" w:color="auto"/>
        <w:right w:val="none" w:sz="0" w:space="0" w:color="auto"/>
      </w:divBdr>
    </w:div>
    <w:div w:id="24253074">
      <w:bodyDiv w:val="1"/>
      <w:marLeft w:val="0"/>
      <w:marRight w:val="0"/>
      <w:marTop w:val="0"/>
      <w:marBottom w:val="0"/>
      <w:divBdr>
        <w:top w:val="none" w:sz="0" w:space="0" w:color="auto"/>
        <w:left w:val="none" w:sz="0" w:space="0" w:color="auto"/>
        <w:bottom w:val="none" w:sz="0" w:space="0" w:color="auto"/>
        <w:right w:val="none" w:sz="0" w:space="0" w:color="auto"/>
      </w:divBdr>
    </w:div>
    <w:div w:id="24334809">
      <w:bodyDiv w:val="1"/>
      <w:marLeft w:val="0"/>
      <w:marRight w:val="0"/>
      <w:marTop w:val="0"/>
      <w:marBottom w:val="0"/>
      <w:divBdr>
        <w:top w:val="none" w:sz="0" w:space="0" w:color="auto"/>
        <w:left w:val="none" w:sz="0" w:space="0" w:color="auto"/>
        <w:bottom w:val="none" w:sz="0" w:space="0" w:color="auto"/>
        <w:right w:val="none" w:sz="0" w:space="0" w:color="auto"/>
      </w:divBdr>
    </w:div>
    <w:div w:id="24402672">
      <w:bodyDiv w:val="1"/>
      <w:marLeft w:val="0"/>
      <w:marRight w:val="0"/>
      <w:marTop w:val="0"/>
      <w:marBottom w:val="0"/>
      <w:divBdr>
        <w:top w:val="none" w:sz="0" w:space="0" w:color="auto"/>
        <w:left w:val="none" w:sz="0" w:space="0" w:color="auto"/>
        <w:bottom w:val="none" w:sz="0" w:space="0" w:color="auto"/>
        <w:right w:val="none" w:sz="0" w:space="0" w:color="auto"/>
      </w:divBdr>
    </w:div>
    <w:div w:id="24406423">
      <w:bodyDiv w:val="1"/>
      <w:marLeft w:val="0"/>
      <w:marRight w:val="0"/>
      <w:marTop w:val="0"/>
      <w:marBottom w:val="0"/>
      <w:divBdr>
        <w:top w:val="none" w:sz="0" w:space="0" w:color="auto"/>
        <w:left w:val="none" w:sz="0" w:space="0" w:color="auto"/>
        <w:bottom w:val="none" w:sz="0" w:space="0" w:color="auto"/>
        <w:right w:val="none" w:sz="0" w:space="0" w:color="auto"/>
      </w:divBdr>
    </w:div>
    <w:div w:id="24794543">
      <w:bodyDiv w:val="1"/>
      <w:marLeft w:val="0"/>
      <w:marRight w:val="0"/>
      <w:marTop w:val="0"/>
      <w:marBottom w:val="0"/>
      <w:divBdr>
        <w:top w:val="none" w:sz="0" w:space="0" w:color="auto"/>
        <w:left w:val="none" w:sz="0" w:space="0" w:color="auto"/>
        <w:bottom w:val="none" w:sz="0" w:space="0" w:color="auto"/>
        <w:right w:val="none" w:sz="0" w:space="0" w:color="auto"/>
      </w:divBdr>
    </w:div>
    <w:div w:id="24840766">
      <w:bodyDiv w:val="1"/>
      <w:marLeft w:val="0"/>
      <w:marRight w:val="0"/>
      <w:marTop w:val="0"/>
      <w:marBottom w:val="0"/>
      <w:divBdr>
        <w:top w:val="none" w:sz="0" w:space="0" w:color="auto"/>
        <w:left w:val="none" w:sz="0" w:space="0" w:color="auto"/>
        <w:bottom w:val="none" w:sz="0" w:space="0" w:color="auto"/>
        <w:right w:val="none" w:sz="0" w:space="0" w:color="auto"/>
      </w:divBdr>
    </w:div>
    <w:div w:id="24870802">
      <w:bodyDiv w:val="1"/>
      <w:marLeft w:val="0"/>
      <w:marRight w:val="0"/>
      <w:marTop w:val="0"/>
      <w:marBottom w:val="0"/>
      <w:divBdr>
        <w:top w:val="none" w:sz="0" w:space="0" w:color="auto"/>
        <w:left w:val="none" w:sz="0" w:space="0" w:color="auto"/>
        <w:bottom w:val="none" w:sz="0" w:space="0" w:color="auto"/>
        <w:right w:val="none" w:sz="0" w:space="0" w:color="auto"/>
      </w:divBdr>
    </w:div>
    <w:div w:id="24907703">
      <w:bodyDiv w:val="1"/>
      <w:marLeft w:val="0"/>
      <w:marRight w:val="0"/>
      <w:marTop w:val="0"/>
      <w:marBottom w:val="0"/>
      <w:divBdr>
        <w:top w:val="none" w:sz="0" w:space="0" w:color="auto"/>
        <w:left w:val="none" w:sz="0" w:space="0" w:color="auto"/>
        <w:bottom w:val="none" w:sz="0" w:space="0" w:color="auto"/>
        <w:right w:val="none" w:sz="0" w:space="0" w:color="auto"/>
      </w:divBdr>
    </w:div>
    <w:div w:id="24990491">
      <w:bodyDiv w:val="1"/>
      <w:marLeft w:val="0"/>
      <w:marRight w:val="0"/>
      <w:marTop w:val="0"/>
      <w:marBottom w:val="0"/>
      <w:divBdr>
        <w:top w:val="none" w:sz="0" w:space="0" w:color="auto"/>
        <w:left w:val="none" w:sz="0" w:space="0" w:color="auto"/>
        <w:bottom w:val="none" w:sz="0" w:space="0" w:color="auto"/>
        <w:right w:val="none" w:sz="0" w:space="0" w:color="auto"/>
      </w:divBdr>
    </w:div>
    <w:div w:id="25059517">
      <w:bodyDiv w:val="1"/>
      <w:marLeft w:val="0"/>
      <w:marRight w:val="0"/>
      <w:marTop w:val="0"/>
      <w:marBottom w:val="0"/>
      <w:divBdr>
        <w:top w:val="none" w:sz="0" w:space="0" w:color="auto"/>
        <w:left w:val="none" w:sz="0" w:space="0" w:color="auto"/>
        <w:bottom w:val="none" w:sz="0" w:space="0" w:color="auto"/>
        <w:right w:val="none" w:sz="0" w:space="0" w:color="auto"/>
      </w:divBdr>
    </w:div>
    <w:div w:id="25299155">
      <w:bodyDiv w:val="1"/>
      <w:marLeft w:val="0"/>
      <w:marRight w:val="0"/>
      <w:marTop w:val="0"/>
      <w:marBottom w:val="0"/>
      <w:divBdr>
        <w:top w:val="none" w:sz="0" w:space="0" w:color="auto"/>
        <w:left w:val="none" w:sz="0" w:space="0" w:color="auto"/>
        <w:bottom w:val="none" w:sz="0" w:space="0" w:color="auto"/>
        <w:right w:val="none" w:sz="0" w:space="0" w:color="auto"/>
      </w:divBdr>
    </w:div>
    <w:div w:id="25448068">
      <w:bodyDiv w:val="1"/>
      <w:marLeft w:val="0"/>
      <w:marRight w:val="0"/>
      <w:marTop w:val="0"/>
      <w:marBottom w:val="0"/>
      <w:divBdr>
        <w:top w:val="none" w:sz="0" w:space="0" w:color="auto"/>
        <w:left w:val="none" w:sz="0" w:space="0" w:color="auto"/>
        <w:bottom w:val="none" w:sz="0" w:space="0" w:color="auto"/>
        <w:right w:val="none" w:sz="0" w:space="0" w:color="auto"/>
      </w:divBdr>
    </w:div>
    <w:div w:id="25639629">
      <w:bodyDiv w:val="1"/>
      <w:marLeft w:val="0"/>
      <w:marRight w:val="0"/>
      <w:marTop w:val="0"/>
      <w:marBottom w:val="0"/>
      <w:divBdr>
        <w:top w:val="none" w:sz="0" w:space="0" w:color="auto"/>
        <w:left w:val="none" w:sz="0" w:space="0" w:color="auto"/>
        <w:bottom w:val="none" w:sz="0" w:space="0" w:color="auto"/>
        <w:right w:val="none" w:sz="0" w:space="0" w:color="auto"/>
      </w:divBdr>
    </w:div>
    <w:div w:id="25721078">
      <w:bodyDiv w:val="1"/>
      <w:marLeft w:val="0"/>
      <w:marRight w:val="0"/>
      <w:marTop w:val="0"/>
      <w:marBottom w:val="0"/>
      <w:divBdr>
        <w:top w:val="none" w:sz="0" w:space="0" w:color="auto"/>
        <w:left w:val="none" w:sz="0" w:space="0" w:color="auto"/>
        <w:bottom w:val="none" w:sz="0" w:space="0" w:color="auto"/>
        <w:right w:val="none" w:sz="0" w:space="0" w:color="auto"/>
      </w:divBdr>
    </w:div>
    <w:div w:id="25758357">
      <w:bodyDiv w:val="1"/>
      <w:marLeft w:val="0"/>
      <w:marRight w:val="0"/>
      <w:marTop w:val="0"/>
      <w:marBottom w:val="0"/>
      <w:divBdr>
        <w:top w:val="none" w:sz="0" w:space="0" w:color="auto"/>
        <w:left w:val="none" w:sz="0" w:space="0" w:color="auto"/>
        <w:bottom w:val="none" w:sz="0" w:space="0" w:color="auto"/>
        <w:right w:val="none" w:sz="0" w:space="0" w:color="auto"/>
      </w:divBdr>
    </w:div>
    <w:div w:id="25958671">
      <w:bodyDiv w:val="1"/>
      <w:marLeft w:val="0"/>
      <w:marRight w:val="0"/>
      <w:marTop w:val="0"/>
      <w:marBottom w:val="0"/>
      <w:divBdr>
        <w:top w:val="none" w:sz="0" w:space="0" w:color="auto"/>
        <w:left w:val="none" w:sz="0" w:space="0" w:color="auto"/>
        <w:bottom w:val="none" w:sz="0" w:space="0" w:color="auto"/>
        <w:right w:val="none" w:sz="0" w:space="0" w:color="auto"/>
      </w:divBdr>
    </w:div>
    <w:div w:id="26030556">
      <w:bodyDiv w:val="1"/>
      <w:marLeft w:val="0"/>
      <w:marRight w:val="0"/>
      <w:marTop w:val="0"/>
      <w:marBottom w:val="0"/>
      <w:divBdr>
        <w:top w:val="none" w:sz="0" w:space="0" w:color="auto"/>
        <w:left w:val="none" w:sz="0" w:space="0" w:color="auto"/>
        <w:bottom w:val="none" w:sz="0" w:space="0" w:color="auto"/>
        <w:right w:val="none" w:sz="0" w:space="0" w:color="auto"/>
      </w:divBdr>
    </w:div>
    <w:div w:id="26032107">
      <w:bodyDiv w:val="1"/>
      <w:marLeft w:val="0"/>
      <w:marRight w:val="0"/>
      <w:marTop w:val="0"/>
      <w:marBottom w:val="0"/>
      <w:divBdr>
        <w:top w:val="none" w:sz="0" w:space="0" w:color="auto"/>
        <w:left w:val="none" w:sz="0" w:space="0" w:color="auto"/>
        <w:bottom w:val="none" w:sz="0" w:space="0" w:color="auto"/>
        <w:right w:val="none" w:sz="0" w:space="0" w:color="auto"/>
      </w:divBdr>
    </w:div>
    <w:div w:id="26032272">
      <w:bodyDiv w:val="1"/>
      <w:marLeft w:val="0"/>
      <w:marRight w:val="0"/>
      <w:marTop w:val="0"/>
      <w:marBottom w:val="0"/>
      <w:divBdr>
        <w:top w:val="none" w:sz="0" w:space="0" w:color="auto"/>
        <w:left w:val="none" w:sz="0" w:space="0" w:color="auto"/>
        <w:bottom w:val="none" w:sz="0" w:space="0" w:color="auto"/>
        <w:right w:val="none" w:sz="0" w:space="0" w:color="auto"/>
      </w:divBdr>
    </w:div>
    <w:div w:id="26106381">
      <w:bodyDiv w:val="1"/>
      <w:marLeft w:val="0"/>
      <w:marRight w:val="0"/>
      <w:marTop w:val="0"/>
      <w:marBottom w:val="0"/>
      <w:divBdr>
        <w:top w:val="none" w:sz="0" w:space="0" w:color="auto"/>
        <w:left w:val="none" w:sz="0" w:space="0" w:color="auto"/>
        <w:bottom w:val="none" w:sz="0" w:space="0" w:color="auto"/>
        <w:right w:val="none" w:sz="0" w:space="0" w:color="auto"/>
      </w:divBdr>
    </w:div>
    <w:div w:id="26109509">
      <w:bodyDiv w:val="1"/>
      <w:marLeft w:val="0"/>
      <w:marRight w:val="0"/>
      <w:marTop w:val="0"/>
      <w:marBottom w:val="0"/>
      <w:divBdr>
        <w:top w:val="none" w:sz="0" w:space="0" w:color="auto"/>
        <w:left w:val="none" w:sz="0" w:space="0" w:color="auto"/>
        <w:bottom w:val="none" w:sz="0" w:space="0" w:color="auto"/>
        <w:right w:val="none" w:sz="0" w:space="0" w:color="auto"/>
      </w:divBdr>
    </w:div>
    <w:div w:id="26302105">
      <w:bodyDiv w:val="1"/>
      <w:marLeft w:val="0"/>
      <w:marRight w:val="0"/>
      <w:marTop w:val="0"/>
      <w:marBottom w:val="0"/>
      <w:divBdr>
        <w:top w:val="none" w:sz="0" w:space="0" w:color="auto"/>
        <w:left w:val="none" w:sz="0" w:space="0" w:color="auto"/>
        <w:bottom w:val="none" w:sz="0" w:space="0" w:color="auto"/>
        <w:right w:val="none" w:sz="0" w:space="0" w:color="auto"/>
      </w:divBdr>
      <w:divsChild>
        <w:div w:id="127823068">
          <w:marLeft w:val="480"/>
          <w:marRight w:val="0"/>
          <w:marTop w:val="0"/>
          <w:marBottom w:val="0"/>
          <w:divBdr>
            <w:top w:val="none" w:sz="0" w:space="0" w:color="auto"/>
            <w:left w:val="none" w:sz="0" w:space="0" w:color="auto"/>
            <w:bottom w:val="none" w:sz="0" w:space="0" w:color="auto"/>
            <w:right w:val="none" w:sz="0" w:space="0" w:color="auto"/>
          </w:divBdr>
        </w:div>
        <w:div w:id="410320905">
          <w:marLeft w:val="480"/>
          <w:marRight w:val="0"/>
          <w:marTop w:val="0"/>
          <w:marBottom w:val="0"/>
          <w:divBdr>
            <w:top w:val="none" w:sz="0" w:space="0" w:color="auto"/>
            <w:left w:val="none" w:sz="0" w:space="0" w:color="auto"/>
            <w:bottom w:val="none" w:sz="0" w:space="0" w:color="auto"/>
            <w:right w:val="none" w:sz="0" w:space="0" w:color="auto"/>
          </w:divBdr>
        </w:div>
        <w:div w:id="619193468">
          <w:marLeft w:val="480"/>
          <w:marRight w:val="0"/>
          <w:marTop w:val="0"/>
          <w:marBottom w:val="0"/>
          <w:divBdr>
            <w:top w:val="none" w:sz="0" w:space="0" w:color="auto"/>
            <w:left w:val="none" w:sz="0" w:space="0" w:color="auto"/>
            <w:bottom w:val="none" w:sz="0" w:space="0" w:color="auto"/>
            <w:right w:val="none" w:sz="0" w:space="0" w:color="auto"/>
          </w:divBdr>
        </w:div>
      </w:divsChild>
    </w:div>
    <w:div w:id="26302736">
      <w:bodyDiv w:val="1"/>
      <w:marLeft w:val="0"/>
      <w:marRight w:val="0"/>
      <w:marTop w:val="0"/>
      <w:marBottom w:val="0"/>
      <w:divBdr>
        <w:top w:val="none" w:sz="0" w:space="0" w:color="auto"/>
        <w:left w:val="none" w:sz="0" w:space="0" w:color="auto"/>
        <w:bottom w:val="none" w:sz="0" w:space="0" w:color="auto"/>
        <w:right w:val="none" w:sz="0" w:space="0" w:color="auto"/>
      </w:divBdr>
    </w:div>
    <w:div w:id="26373832">
      <w:bodyDiv w:val="1"/>
      <w:marLeft w:val="0"/>
      <w:marRight w:val="0"/>
      <w:marTop w:val="0"/>
      <w:marBottom w:val="0"/>
      <w:divBdr>
        <w:top w:val="none" w:sz="0" w:space="0" w:color="auto"/>
        <w:left w:val="none" w:sz="0" w:space="0" w:color="auto"/>
        <w:bottom w:val="none" w:sz="0" w:space="0" w:color="auto"/>
        <w:right w:val="none" w:sz="0" w:space="0" w:color="auto"/>
      </w:divBdr>
    </w:div>
    <w:div w:id="26418731">
      <w:bodyDiv w:val="1"/>
      <w:marLeft w:val="0"/>
      <w:marRight w:val="0"/>
      <w:marTop w:val="0"/>
      <w:marBottom w:val="0"/>
      <w:divBdr>
        <w:top w:val="none" w:sz="0" w:space="0" w:color="auto"/>
        <w:left w:val="none" w:sz="0" w:space="0" w:color="auto"/>
        <w:bottom w:val="none" w:sz="0" w:space="0" w:color="auto"/>
        <w:right w:val="none" w:sz="0" w:space="0" w:color="auto"/>
      </w:divBdr>
    </w:div>
    <w:div w:id="26418991">
      <w:bodyDiv w:val="1"/>
      <w:marLeft w:val="0"/>
      <w:marRight w:val="0"/>
      <w:marTop w:val="0"/>
      <w:marBottom w:val="0"/>
      <w:divBdr>
        <w:top w:val="none" w:sz="0" w:space="0" w:color="auto"/>
        <w:left w:val="none" w:sz="0" w:space="0" w:color="auto"/>
        <w:bottom w:val="none" w:sz="0" w:space="0" w:color="auto"/>
        <w:right w:val="none" w:sz="0" w:space="0" w:color="auto"/>
      </w:divBdr>
    </w:div>
    <w:div w:id="26495923">
      <w:bodyDiv w:val="1"/>
      <w:marLeft w:val="0"/>
      <w:marRight w:val="0"/>
      <w:marTop w:val="0"/>
      <w:marBottom w:val="0"/>
      <w:divBdr>
        <w:top w:val="none" w:sz="0" w:space="0" w:color="auto"/>
        <w:left w:val="none" w:sz="0" w:space="0" w:color="auto"/>
        <w:bottom w:val="none" w:sz="0" w:space="0" w:color="auto"/>
        <w:right w:val="none" w:sz="0" w:space="0" w:color="auto"/>
      </w:divBdr>
    </w:div>
    <w:div w:id="26611817">
      <w:bodyDiv w:val="1"/>
      <w:marLeft w:val="0"/>
      <w:marRight w:val="0"/>
      <w:marTop w:val="0"/>
      <w:marBottom w:val="0"/>
      <w:divBdr>
        <w:top w:val="none" w:sz="0" w:space="0" w:color="auto"/>
        <w:left w:val="none" w:sz="0" w:space="0" w:color="auto"/>
        <w:bottom w:val="none" w:sz="0" w:space="0" w:color="auto"/>
        <w:right w:val="none" w:sz="0" w:space="0" w:color="auto"/>
      </w:divBdr>
    </w:div>
    <w:div w:id="26689085">
      <w:bodyDiv w:val="1"/>
      <w:marLeft w:val="0"/>
      <w:marRight w:val="0"/>
      <w:marTop w:val="0"/>
      <w:marBottom w:val="0"/>
      <w:divBdr>
        <w:top w:val="none" w:sz="0" w:space="0" w:color="auto"/>
        <w:left w:val="none" w:sz="0" w:space="0" w:color="auto"/>
        <w:bottom w:val="none" w:sz="0" w:space="0" w:color="auto"/>
        <w:right w:val="none" w:sz="0" w:space="0" w:color="auto"/>
      </w:divBdr>
    </w:div>
    <w:div w:id="26834149">
      <w:bodyDiv w:val="1"/>
      <w:marLeft w:val="0"/>
      <w:marRight w:val="0"/>
      <w:marTop w:val="0"/>
      <w:marBottom w:val="0"/>
      <w:divBdr>
        <w:top w:val="none" w:sz="0" w:space="0" w:color="auto"/>
        <w:left w:val="none" w:sz="0" w:space="0" w:color="auto"/>
        <w:bottom w:val="none" w:sz="0" w:space="0" w:color="auto"/>
        <w:right w:val="none" w:sz="0" w:space="0" w:color="auto"/>
      </w:divBdr>
    </w:div>
    <w:div w:id="26835542">
      <w:bodyDiv w:val="1"/>
      <w:marLeft w:val="0"/>
      <w:marRight w:val="0"/>
      <w:marTop w:val="0"/>
      <w:marBottom w:val="0"/>
      <w:divBdr>
        <w:top w:val="none" w:sz="0" w:space="0" w:color="auto"/>
        <w:left w:val="none" w:sz="0" w:space="0" w:color="auto"/>
        <w:bottom w:val="none" w:sz="0" w:space="0" w:color="auto"/>
        <w:right w:val="none" w:sz="0" w:space="0" w:color="auto"/>
      </w:divBdr>
    </w:div>
    <w:div w:id="27075580">
      <w:bodyDiv w:val="1"/>
      <w:marLeft w:val="0"/>
      <w:marRight w:val="0"/>
      <w:marTop w:val="0"/>
      <w:marBottom w:val="0"/>
      <w:divBdr>
        <w:top w:val="none" w:sz="0" w:space="0" w:color="auto"/>
        <w:left w:val="none" w:sz="0" w:space="0" w:color="auto"/>
        <w:bottom w:val="none" w:sz="0" w:space="0" w:color="auto"/>
        <w:right w:val="none" w:sz="0" w:space="0" w:color="auto"/>
      </w:divBdr>
    </w:div>
    <w:div w:id="27340230">
      <w:bodyDiv w:val="1"/>
      <w:marLeft w:val="0"/>
      <w:marRight w:val="0"/>
      <w:marTop w:val="0"/>
      <w:marBottom w:val="0"/>
      <w:divBdr>
        <w:top w:val="none" w:sz="0" w:space="0" w:color="auto"/>
        <w:left w:val="none" w:sz="0" w:space="0" w:color="auto"/>
        <w:bottom w:val="none" w:sz="0" w:space="0" w:color="auto"/>
        <w:right w:val="none" w:sz="0" w:space="0" w:color="auto"/>
      </w:divBdr>
    </w:div>
    <w:div w:id="27529716">
      <w:bodyDiv w:val="1"/>
      <w:marLeft w:val="0"/>
      <w:marRight w:val="0"/>
      <w:marTop w:val="0"/>
      <w:marBottom w:val="0"/>
      <w:divBdr>
        <w:top w:val="none" w:sz="0" w:space="0" w:color="auto"/>
        <w:left w:val="none" w:sz="0" w:space="0" w:color="auto"/>
        <w:bottom w:val="none" w:sz="0" w:space="0" w:color="auto"/>
        <w:right w:val="none" w:sz="0" w:space="0" w:color="auto"/>
      </w:divBdr>
    </w:div>
    <w:div w:id="27533068">
      <w:bodyDiv w:val="1"/>
      <w:marLeft w:val="0"/>
      <w:marRight w:val="0"/>
      <w:marTop w:val="0"/>
      <w:marBottom w:val="0"/>
      <w:divBdr>
        <w:top w:val="none" w:sz="0" w:space="0" w:color="auto"/>
        <w:left w:val="none" w:sz="0" w:space="0" w:color="auto"/>
        <w:bottom w:val="none" w:sz="0" w:space="0" w:color="auto"/>
        <w:right w:val="none" w:sz="0" w:space="0" w:color="auto"/>
      </w:divBdr>
    </w:div>
    <w:div w:id="27606792">
      <w:bodyDiv w:val="1"/>
      <w:marLeft w:val="0"/>
      <w:marRight w:val="0"/>
      <w:marTop w:val="0"/>
      <w:marBottom w:val="0"/>
      <w:divBdr>
        <w:top w:val="none" w:sz="0" w:space="0" w:color="auto"/>
        <w:left w:val="none" w:sz="0" w:space="0" w:color="auto"/>
        <w:bottom w:val="none" w:sz="0" w:space="0" w:color="auto"/>
        <w:right w:val="none" w:sz="0" w:space="0" w:color="auto"/>
      </w:divBdr>
    </w:div>
    <w:div w:id="27612295">
      <w:bodyDiv w:val="1"/>
      <w:marLeft w:val="0"/>
      <w:marRight w:val="0"/>
      <w:marTop w:val="0"/>
      <w:marBottom w:val="0"/>
      <w:divBdr>
        <w:top w:val="none" w:sz="0" w:space="0" w:color="auto"/>
        <w:left w:val="none" w:sz="0" w:space="0" w:color="auto"/>
        <w:bottom w:val="none" w:sz="0" w:space="0" w:color="auto"/>
        <w:right w:val="none" w:sz="0" w:space="0" w:color="auto"/>
      </w:divBdr>
    </w:div>
    <w:div w:id="27727337">
      <w:bodyDiv w:val="1"/>
      <w:marLeft w:val="0"/>
      <w:marRight w:val="0"/>
      <w:marTop w:val="0"/>
      <w:marBottom w:val="0"/>
      <w:divBdr>
        <w:top w:val="none" w:sz="0" w:space="0" w:color="auto"/>
        <w:left w:val="none" w:sz="0" w:space="0" w:color="auto"/>
        <w:bottom w:val="none" w:sz="0" w:space="0" w:color="auto"/>
        <w:right w:val="none" w:sz="0" w:space="0" w:color="auto"/>
      </w:divBdr>
    </w:div>
    <w:div w:id="27730453">
      <w:bodyDiv w:val="1"/>
      <w:marLeft w:val="0"/>
      <w:marRight w:val="0"/>
      <w:marTop w:val="0"/>
      <w:marBottom w:val="0"/>
      <w:divBdr>
        <w:top w:val="none" w:sz="0" w:space="0" w:color="auto"/>
        <w:left w:val="none" w:sz="0" w:space="0" w:color="auto"/>
        <w:bottom w:val="none" w:sz="0" w:space="0" w:color="auto"/>
        <w:right w:val="none" w:sz="0" w:space="0" w:color="auto"/>
      </w:divBdr>
    </w:div>
    <w:div w:id="27801640">
      <w:bodyDiv w:val="1"/>
      <w:marLeft w:val="0"/>
      <w:marRight w:val="0"/>
      <w:marTop w:val="0"/>
      <w:marBottom w:val="0"/>
      <w:divBdr>
        <w:top w:val="none" w:sz="0" w:space="0" w:color="auto"/>
        <w:left w:val="none" w:sz="0" w:space="0" w:color="auto"/>
        <w:bottom w:val="none" w:sz="0" w:space="0" w:color="auto"/>
        <w:right w:val="none" w:sz="0" w:space="0" w:color="auto"/>
      </w:divBdr>
    </w:div>
    <w:div w:id="27922771">
      <w:bodyDiv w:val="1"/>
      <w:marLeft w:val="0"/>
      <w:marRight w:val="0"/>
      <w:marTop w:val="0"/>
      <w:marBottom w:val="0"/>
      <w:divBdr>
        <w:top w:val="none" w:sz="0" w:space="0" w:color="auto"/>
        <w:left w:val="none" w:sz="0" w:space="0" w:color="auto"/>
        <w:bottom w:val="none" w:sz="0" w:space="0" w:color="auto"/>
        <w:right w:val="none" w:sz="0" w:space="0" w:color="auto"/>
      </w:divBdr>
    </w:div>
    <w:div w:id="27999007">
      <w:bodyDiv w:val="1"/>
      <w:marLeft w:val="0"/>
      <w:marRight w:val="0"/>
      <w:marTop w:val="0"/>
      <w:marBottom w:val="0"/>
      <w:divBdr>
        <w:top w:val="none" w:sz="0" w:space="0" w:color="auto"/>
        <w:left w:val="none" w:sz="0" w:space="0" w:color="auto"/>
        <w:bottom w:val="none" w:sz="0" w:space="0" w:color="auto"/>
        <w:right w:val="none" w:sz="0" w:space="0" w:color="auto"/>
      </w:divBdr>
    </w:div>
    <w:div w:id="28068713">
      <w:bodyDiv w:val="1"/>
      <w:marLeft w:val="0"/>
      <w:marRight w:val="0"/>
      <w:marTop w:val="0"/>
      <w:marBottom w:val="0"/>
      <w:divBdr>
        <w:top w:val="none" w:sz="0" w:space="0" w:color="auto"/>
        <w:left w:val="none" w:sz="0" w:space="0" w:color="auto"/>
        <w:bottom w:val="none" w:sz="0" w:space="0" w:color="auto"/>
        <w:right w:val="none" w:sz="0" w:space="0" w:color="auto"/>
      </w:divBdr>
    </w:div>
    <w:div w:id="28145785">
      <w:bodyDiv w:val="1"/>
      <w:marLeft w:val="0"/>
      <w:marRight w:val="0"/>
      <w:marTop w:val="0"/>
      <w:marBottom w:val="0"/>
      <w:divBdr>
        <w:top w:val="none" w:sz="0" w:space="0" w:color="auto"/>
        <w:left w:val="none" w:sz="0" w:space="0" w:color="auto"/>
        <w:bottom w:val="none" w:sz="0" w:space="0" w:color="auto"/>
        <w:right w:val="none" w:sz="0" w:space="0" w:color="auto"/>
      </w:divBdr>
    </w:div>
    <w:div w:id="28145821">
      <w:bodyDiv w:val="1"/>
      <w:marLeft w:val="0"/>
      <w:marRight w:val="0"/>
      <w:marTop w:val="0"/>
      <w:marBottom w:val="0"/>
      <w:divBdr>
        <w:top w:val="none" w:sz="0" w:space="0" w:color="auto"/>
        <w:left w:val="none" w:sz="0" w:space="0" w:color="auto"/>
        <w:bottom w:val="none" w:sz="0" w:space="0" w:color="auto"/>
        <w:right w:val="none" w:sz="0" w:space="0" w:color="auto"/>
      </w:divBdr>
    </w:div>
    <w:div w:id="28380241">
      <w:bodyDiv w:val="1"/>
      <w:marLeft w:val="0"/>
      <w:marRight w:val="0"/>
      <w:marTop w:val="0"/>
      <w:marBottom w:val="0"/>
      <w:divBdr>
        <w:top w:val="none" w:sz="0" w:space="0" w:color="auto"/>
        <w:left w:val="none" w:sz="0" w:space="0" w:color="auto"/>
        <w:bottom w:val="none" w:sz="0" w:space="0" w:color="auto"/>
        <w:right w:val="none" w:sz="0" w:space="0" w:color="auto"/>
      </w:divBdr>
    </w:div>
    <w:div w:id="28533102">
      <w:bodyDiv w:val="1"/>
      <w:marLeft w:val="0"/>
      <w:marRight w:val="0"/>
      <w:marTop w:val="0"/>
      <w:marBottom w:val="0"/>
      <w:divBdr>
        <w:top w:val="none" w:sz="0" w:space="0" w:color="auto"/>
        <w:left w:val="none" w:sz="0" w:space="0" w:color="auto"/>
        <w:bottom w:val="none" w:sz="0" w:space="0" w:color="auto"/>
        <w:right w:val="none" w:sz="0" w:space="0" w:color="auto"/>
      </w:divBdr>
    </w:div>
    <w:div w:id="28535593">
      <w:bodyDiv w:val="1"/>
      <w:marLeft w:val="0"/>
      <w:marRight w:val="0"/>
      <w:marTop w:val="0"/>
      <w:marBottom w:val="0"/>
      <w:divBdr>
        <w:top w:val="none" w:sz="0" w:space="0" w:color="auto"/>
        <w:left w:val="none" w:sz="0" w:space="0" w:color="auto"/>
        <w:bottom w:val="none" w:sz="0" w:space="0" w:color="auto"/>
        <w:right w:val="none" w:sz="0" w:space="0" w:color="auto"/>
      </w:divBdr>
      <w:divsChild>
        <w:div w:id="9573019">
          <w:marLeft w:val="480"/>
          <w:marRight w:val="0"/>
          <w:marTop w:val="0"/>
          <w:marBottom w:val="0"/>
          <w:divBdr>
            <w:top w:val="none" w:sz="0" w:space="0" w:color="auto"/>
            <w:left w:val="none" w:sz="0" w:space="0" w:color="auto"/>
            <w:bottom w:val="none" w:sz="0" w:space="0" w:color="auto"/>
            <w:right w:val="none" w:sz="0" w:space="0" w:color="auto"/>
          </w:divBdr>
        </w:div>
        <w:div w:id="15734939">
          <w:marLeft w:val="480"/>
          <w:marRight w:val="0"/>
          <w:marTop w:val="0"/>
          <w:marBottom w:val="0"/>
          <w:divBdr>
            <w:top w:val="none" w:sz="0" w:space="0" w:color="auto"/>
            <w:left w:val="none" w:sz="0" w:space="0" w:color="auto"/>
            <w:bottom w:val="none" w:sz="0" w:space="0" w:color="auto"/>
            <w:right w:val="none" w:sz="0" w:space="0" w:color="auto"/>
          </w:divBdr>
        </w:div>
        <w:div w:id="20323503">
          <w:marLeft w:val="480"/>
          <w:marRight w:val="0"/>
          <w:marTop w:val="0"/>
          <w:marBottom w:val="0"/>
          <w:divBdr>
            <w:top w:val="none" w:sz="0" w:space="0" w:color="auto"/>
            <w:left w:val="none" w:sz="0" w:space="0" w:color="auto"/>
            <w:bottom w:val="none" w:sz="0" w:space="0" w:color="auto"/>
            <w:right w:val="none" w:sz="0" w:space="0" w:color="auto"/>
          </w:divBdr>
        </w:div>
        <w:div w:id="60640760">
          <w:marLeft w:val="480"/>
          <w:marRight w:val="0"/>
          <w:marTop w:val="0"/>
          <w:marBottom w:val="0"/>
          <w:divBdr>
            <w:top w:val="none" w:sz="0" w:space="0" w:color="auto"/>
            <w:left w:val="none" w:sz="0" w:space="0" w:color="auto"/>
            <w:bottom w:val="none" w:sz="0" w:space="0" w:color="auto"/>
            <w:right w:val="none" w:sz="0" w:space="0" w:color="auto"/>
          </w:divBdr>
        </w:div>
        <w:div w:id="84114905">
          <w:marLeft w:val="480"/>
          <w:marRight w:val="0"/>
          <w:marTop w:val="0"/>
          <w:marBottom w:val="0"/>
          <w:divBdr>
            <w:top w:val="none" w:sz="0" w:space="0" w:color="auto"/>
            <w:left w:val="none" w:sz="0" w:space="0" w:color="auto"/>
            <w:bottom w:val="none" w:sz="0" w:space="0" w:color="auto"/>
            <w:right w:val="none" w:sz="0" w:space="0" w:color="auto"/>
          </w:divBdr>
        </w:div>
        <w:div w:id="311645821">
          <w:marLeft w:val="480"/>
          <w:marRight w:val="0"/>
          <w:marTop w:val="0"/>
          <w:marBottom w:val="0"/>
          <w:divBdr>
            <w:top w:val="none" w:sz="0" w:space="0" w:color="auto"/>
            <w:left w:val="none" w:sz="0" w:space="0" w:color="auto"/>
            <w:bottom w:val="none" w:sz="0" w:space="0" w:color="auto"/>
            <w:right w:val="none" w:sz="0" w:space="0" w:color="auto"/>
          </w:divBdr>
        </w:div>
        <w:div w:id="325861472">
          <w:marLeft w:val="480"/>
          <w:marRight w:val="0"/>
          <w:marTop w:val="0"/>
          <w:marBottom w:val="0"/>
          <w:divBdr>
            <w:top w:val="none" w:sz="0" w:space="0" w:color="auto"/>
            <w:left w:val="none" w:sz="0" w:space="0" w:color="auto"/>
            <w:bottom w:val="none" w:sz="0" w:space="0" w:color="auto"/>
            <w:right w:val="none" w:sz="0" w:space="0" w:color="auto"/>
          </w:divBdr>
        </w:div>
        <w:div w:id="340787889">
          <w:marLeft w:val="480"/>
          <w:marRight w:val="0"/>
          <w:marTop w:val="0"/>
          <w:marBottom w:val="0"/>
          <w:divBdr>
            <w:top w:val="none" w:sz="0" w:space="0" w:color="auto"/>
            <w:left w:val="none" w:sz="0" w:space="0" w:color="auto"/>
            <w:bottom w:val="none" w:sz="0" w:space="0" w:color="auto"/>
            <w:right w:val="none" w:sz="0" w:space="0" w:color="auto"/>
          </w:divBdr>
        </w:div>
        <w:div w:id="396831175">
          <w:marLeft w:val="480"/>
          <w:marRight w:val="0"/>
          <w:marTop w:val="0"/>
          <w:marBottom w:val="0"/>
          <w:divBdr>
            <w:top w:val="none" w:sz="0" w:space="0" w:color="auto"/>
            <w:left w:val="none" w:sz="0" w:space="0" w:color="auto"/>
            <w:bottom w:val="none" w:sz="0" w:space="0" w:color="auto"/>
            <w:right w:val="none" w:sz="0" w:space="0" w:color="auto"/>
          </w:divBdr>
        </w:div>
        <w:div w:id="473642593">
          <w:marLeft w:val="480"/>
          <w:marRight w:val="0"/>
          <w:marTop w:val="0"/>
          <w:marBottom w:val="0"/>
          <w:divBdr>
            <w:top w:val="none" w:sz="0" w:space="0" w:color="auto"/>
            <w:left w:val="none" w:sz="0" w:space="0" w:color="auto"/>
            <w:bottom w:val="none" w:sz="0" w:space="0" w:color="auto"/>
            <w:right w:val="none" w:sz="0" w:space="0" w:color="auto"/>
          </w:divBdr>
        </w:div>
        <w:div w:id="633413241">
          <w:marLeft w:val="480"/>
          <w:marRight w:val="0"/>
          <w:marTop w:val="0"/>
          <w:marBottom w:val="0"/>
          <w:divBdr>
            <w:top w:val="none" w:sz="0" w:space="0" w:color="auto"/>
            <w:left w:val="none" w:sz="0" w:space="0" w:color="auto"/>
            <w:bottom w:val="none" w:sz="0" w:space="0" w:color="auto"/>
            <w:right w:val="none" w:sz="0" w:space="0" w:color="auto"/>
          </w:divBdr>
        </w:div>
        <w:div w:id="634021662">
          <w:marLeft w:val="480"/>
          <w:marRight w:val="0"/>
          <w:marTop w:val="0"/>
          <w:marBottom w:val="0"/>
          <w:divBdr>
            <w:top w:val="none" w:sz="0" w:space="0" w:color="auto"/>
            <w:left w:val="none" w:sz="0" w:space="0" w:color="auto"/>
            <w:bottom w:val="none" w:sz="0" w:space="0" w:color="auto"/>
            <w:right w:val="none" w:sz="0" w:space="0" w:color="auto"/>
          </w:divBdr>
        </w:div>
        <w:div w:id="703947121">
          <w:marLeft w:val="480"/>
          <w:marRight w:val="0"/>
          <w:marTop w:val="0"/>
          <w:marBottom w:val="0"/>
          <w:divBdr>
            <w:top w:val="none" w:sz="0" w:space="0" w:color="auto"/>
            <w:left w:val="none" w:sz="0" w:space="0" w:color="auto"/>
            <w:bottom w:val="none" w:sz="0" w:space="0" w:color="auto"/>
            <w:right w:val="none" w:sz="0" w:space="0" w:color="auto"/>
          </w:divBdr>
        </w:div>
        <w:div w:id="834804119">
          <w:marLeft w:val="480"/>
          <w:marRight w:val="0"/>
          <w:marTop w:val="0"/>
          <w:marBottom w:val="0"/>
          <w:divBdr>
            <w:top w:val="none" w:sz="0" w:space="0" w:color="auto"/>
            <w:left w:val="none" w:sz="0" w:space="0" w:color="auto"/>
            <w:bottom w:val="none" w:sz="0" w:space="0" w:color="auto"/>
            <w:right w:val="none" w:sz="0" w:space="0" w:color="auto"/>
          </w:divBdr>
        </w:div>
        <w:div w:id="905380222">
          <w:marLeft w:val="480"/>
          <w:marRight w:val="0"/>
          <w:marTop w:val="0"/>
          <w:marBottom w:val="0"/>
          <w:divBdr>
            <w:top w:val="none" w:sz="0" w:space="0" w:color="auto"/>
            <w:left w:val="none" w:sz="0" w:space="0" w:color="auto"/>
            <w:bottom w:val="none" w:sz="0" w:space="0" w:color="auto"/>
            <w:right w:val="none" w:sz="0" w:space="0" w:color="auto"/>
          </w:divBdr>
        </w:div>
      </w:divsChild>
    </w:div>
    <w:div w:id="28603071">
      <w:bodyDiv w:val="1"/>
      <w:marLeft w:val="0"/>
      <w:marRight w:val="0"/>
      <w:marTop w:val="0"/>
      <w:marBottom w:val="0"/>
      <w:divBdr>
        <w:top w:val="none" w:sz="0" w:space="0" w:color="auto"/>
        <w:left w:val="none" w:sz="0" w:space="0" w:color="auto"/>
        <w:bottom w:val="none" w:sz="0" w:space="0" w:color="auto"/>
        <w:right w:val="none" w:sz="0" w:space="0" w:color="auto"/>
      </w:divBdr>
    </w:div>
    <w:div w:id="28723442">
      <w:bodyDiv w:val="1"/>
      <w:marLeft w:val="0"/>
      <w:marRight w:val="0"/>
      <w:marTop w:val="0"/>
      <w:marBottom w:val="0"/>
      <w:divBdr>
        <w:top w:val="none" w:sz="0" w:space="0" w:color="auto"/>
        <w:left w:val="none" w:sz="0" w:space="0" w:color="auto"/>
        <w:bottom w:val="none" w:sz="0" w:space="0" w:color="auto"/>
        <w:right w:val="none" w:sz="0" w:space="0" w:color="auto"/>
      </w:divBdr>
    </w:div>
    <w:div w:id="28914735">
      <w:bodyDiv w:val="1"/>
      <w:marLeft w:val="0"/>
      <w:marRight w:val="0"/>
      <w:marTop w:val="0"/>
      <w:marBottom w:val="0"/>
      <w:divBdr>
        <w:top w:val="none" w:sz="0" w:space="0" w:color="auto"/>
        <w:left w:val="none" w:sz="0" w:space="0" w:color="auto"/>
        <w:bottom w:val="none" w:sz="0" w:space="0" w:color="auto"/>
        <w:right w:val="none" w:sz="0" w:space="0" w:color="auto"/>
      </w:divBdr>
    </w:div>
    <w:div w:id="28920993">
      <w:bodyDiv w:val="1"/>
      <w:marLeft w:val="0"/>
      <w:marRight w:val="0"/>
      <w:marTop w:val="0"/>
      <w:marBottom w:val="0"/>
      <w:divBdr>
        <w:top w:val="none" w:sz="0" w:space="0" w:color="auto"/>
        <w:left w:val="none" w:sz="0" w:space="0" w:color="auto"/>
        <w:bottom w:val="none" w:sz="0" w:space="0" w:color="auto"/>
        <w:right w:val="none" w:sz="0" w:space="0" w:color="auto"/>
      </w:divBdr>
    </w:div>
    <w:div w:id="28992990">
      <w:bodyDiv w:val="1"/>
      <w:marLeft w:val="0"/>
      <w:marRight w:val="0"/>
      <w:marTop w:val="0"/>
      <w:marBottom w:val="0"/>
      <w:divBdr>
        <w:top w:val="none" w:sz="0" w:space="0" w:color="auto"/>
        <w:left w:val="none" w:sz="0" w:space="0" w:color="auto"/>
        <w:bottom w:val="none" w:sz="0" w:space="0" w:color="auto"/>
        <w:right w:val="none" w:sz="0" w:space="0" w:color="auto"/>
      </w:divBdr>
    </w:div>
    <w:div w:id="29109985">
      <w:bodyDiv w:val="1"/>
      <w:marLeft w:val="0"/>
      <w:marRight w:val="0"/>
      <w:marTop w:val="0"/>
      <w:marBottom w:val="0"/>
      <w:divBdr>
        <w:top w:val="none" w:sz="0" w:space="0" w:color="auto"/>
        <w:left w:val="none" w:sz="0" w:space="0" w:color="auto"/>
        <w:bottom w:val="none" w:sz="0" w:space="0" w:color="auto"/>
        <w:right w:val="none" w:sz="0" w:space="0" w:color="auto"/>
      </w:divBdr>
    </w:div>
    <w:div w:id="29259208">
      <w:bodyDiv w:val="1"/>
      <w:marLeft w:val="0"/>
      <w:marRight w:val="0"/>
      <w:marTop w:val="0"/>
      <w:marBottom w:val="0"/>
      <w:divBdr>
        <w:top w:val="none" w:sz="0" w:space="0" w:color="auto"/>
        <w:left w:val="none" w:sz="0" w:space="0" w:color="auto"/>
        <w:bottom w:val="none" w:sz="0" w:space="0" w:color="auto"/>
        <w:right w:val="none" w:sz="0" w:space="0" w:color="auto"/>
      </w:divBdr>
    </w:div>
    <w:div w:id="29427316">
      <w:bodyDiv w:val="1"/>
      <w:marLeft w:val="0"/>
      <w:marRight w:val="0"/>
      <w:marTop w:val="0"/>
      <w:marBottom w:val="0"/>
      <w:divBdr>
        <w:top w:val="none" w:sz="0" w:space="0" w:color="auto"/>
        <w:left w:val="none" w:sz="0" w:space="0" w:color="auto"/>
        <w:bottom w:val="none" w:sz="0" w:space="0" w:color="auto"/>
        <w:right w:val="none" w:sz="0" w:space="0" w:color="auto"/>
      </w:divBdr>
    </w:div>
    <w:div w:id="29454291">
      <w:bodyDiv w:val="1"/>
      <w:marLeft w:val="0"/>
      <w:marRight w:val="0"/>
      <w:marTop w:val="0"/>
      <w:marBottom w:val="0"/>
      <w:divBdr>
        <w:top w:val="none" w:sz="0" w:space="0" w:color="auto"/>
        <w:left w:val="none" w:sz="0" w:space="0" w:color="auto"/>
        <w:bottom w:val="none" w:sz="0" w:space="0" w:color="auto"/>
        <w:right w:val="none" w:sz="0" w:space="0" w:color="auto"/>
      </w:divBdr>
      <w:divsChild>
        <w:div w:id="1238444401">
          <w:marLeft w:val="480"/>
          <w:marRight w:val="0"/>
          <w:marTop w:val="0"/>
          <w:marBottom w:val="0"/>
          <w:divBdr>
            <w:top w:val="none" w:sz="0" w:space="0" w:color="auto"/>
            <w:left w:val="none" w:sz="0" w:space="0" w:color="auto"/>
            <w:bottom w:val="none" w:sz="0" w:space="0" w:color="auto"/>
            <w:right w:val="none" w:sz="0" w:space="0" w:color="auto"/>
          </w:divBdr>
        </w:div>
        <w:div w:id="794102806">
          <w:marLeft w:val="480"/>
          <w:marRight w:val="0"/>
          <w:marTop w:val="0"/>
          <w:marBottom w:val="0"/>
          <w:divBdr>
            <w:top w:val="none" w:sz="0" w:space="0" w:color="auto"/>
            <w:left w:val="none" w:sz="0" w:space="0" w:color="auto"/>
            <w:bottom w:val="none" w:sz="0" w:space="0" w:color="auto"/>
            <w:right w:val="none" w:sz="0" w:space="0" w:color="auto"/>
          </w:divBdr>
        </w:div>
        <w:div w:id="1545606228">
          <w:marLeft w:val="480"/>
          <w:marRight w:val="0"/>
          <w:marTop w:val="0"/>
          <w:marBottom w:val="0"/>
          <w:divBdr>
            <w:top w:val="none" w:sz="0" w:space="0" w:color="auto"/>
            <w:left w:val="none" w:sz="0" w:space="0" w:color="auto"/>
            <w:bottom w:val="none" w:sz="0" w:space="0" w:color="auto"/>
            <w:right w:val="none" w:sz="0" w:space="0" w:color="auto"/>
          </w:divBdr>
        </w:div>
        <w:div w:id="54160113">
          <w:marLeft w:val="480"/>
          <w:marRight w:val="0"/>
          <w:marTop w:val="0"/>
          <w:marBottom w:val="0"/>
          <w:divBdr>
            <w:top w:val="none" w:sz="0" w:space="0" w:color="auto"/>
            <w:left w:val="none" w:sz="0" w:space="0" w:color="auto"/>
            <w:bottom w:val="none" w:sz="0" w:space="0" w:color="auto"/>
            <w:right w:val="none" w:sz="0" w:space="0" w:color="auto"/>
          </w:divBdr>
        </w:div>
        <w:div w:id="423840991">
          <w:marLeft w:val="480"/>
          <w:marRight w:val="0"/>
          <w:marTop w:val="0"/>
          <w:marBottom w:val="0"/>
          <w:divBdr>
            <w:top w:val="none" w:sz="0" w:space="0" w:color="auto"/>
            <w:left w:val="none" w:sz="0" w:space="0" w:color="auto"/>
            <w:bottom w:val="none" w:sz="0" w:space="0" w:color="auto"/>
            <w:right w:val="none" w:sz="0" w:space="0" w:color="auto"/>
          </w:divBdr>
        </w:div>
        <w:div w:id="151221875">
          <w:marLeft w:val="480"/>
          <w:marRight w:val="0"/>
          <w:marTop w:val="0"/>
          <w:marBottom w:val="0"/>
          <w:divBdr>
            <w:top w:val="none" w:sz="0" w:space="0" w:color="auto"/>
            <w:left w:val="none" w:sz="0" w:space="0" w:color="auto"/>
            <w:bottom w:val="none" w:sz="0" w:space="0" w:color="auto"/>
            <w:right w:val="none" w:sz="0" w:space="0" w:color="auto"/>
          </w:divBdr>
        </w:div>
        <w:div w:id="2041078587">
          <w:marLeft w:val="480"/>
          <w:marRight w:val="0"/>
          <w:marTop w:val="0"/>
          <w:marBottom w:val="0"/>
          <w:divBdr>
            <w:top w:val="none" w:sz="0" w:space="0" w:color="auto"/>
            <w:left w:val="none" w:sz="0" w:space="0" w:color="auto"/>
            <w:bottom w:val="none" w:sz="0" w:space="0" w:color="auto"/>
            <w:right w:val="none" w:sz="0" w:space="0" w:color="auto"/>
          </w:divBdr>
        </w:div>
        <w:div w:id="1440183122">
          <w:marLeft w:val="480"/>
          <w:marRight w:val="0"/>
          <w:marTop w:val="0"/>
          <w:marBottom w:val="0"/>
          <w:divBdr>
            <w:top w:val="none" w:sz="0" w:space="0" w:color="auto"/>
            <w:left w:val="none" w:sz="0" w:space="0" w:color="auto"/>
            <w:bottom w:val="none" w:sz="0" w:space="0" w:color="auto"/>
            <w:right w:val="none" w:sz="0" w:space="0" w:color="auto"/>
          </w:divBdr>
        </w:div>
        <w:div w:id="548809491">
          <w:marLeft w:val="480"/>
          <w:marRight w:val="0"/>
          <w:marTop w:val="0"/>
          <w:marBottom w:val="0"/>
          <w:divBdr>
            <w:top w:val="none" w:sz="0" w:space="0" w:color="auto"/>
            <w:left w:val="none" w:sz="0" w:space="0" w:color="auto"/>
            <w:bottom w:val="none" w:sz="0" w:space="0" w:color="auto"/>
            <w:right w:val="none" w:sz="0" w:space="0" w:color="auto"/>
          </w:divBdr>
        </w:div>
        <w:div w:id="1015811994">
          <w:marLeft w:val="480"/>
          <w:marRight w:val="0"/>
          <w:marTop w:val="0"/>
          <w:marBottom w:val="0"/>
          <w:divBdr>
            <w:top w:val="none" w:sz="0" w:space="0" w:color="auto"/>
            <w:left w:val="none" w:sz="0" w:space="0" w:color="auto"/>
            <w:bottom w:val="none" w:sz="0" w:space="0" w:color="auto"/>
            <w:right w:val="none" w:sz="0" w:space="0" w:color="auto"/>
          </w:divBdr>
        </w:div>
        <w:div w:id="571431627">
          <w:marLeft w:val="480"/>
          <w:marRight w:val="0"/>
          <w:marTop w:val="0"/>
          <w:marBottom w:val="0"/>
          <w:divBdr>
            <w:top w:val="none" w:sz="0" w:space="0" w:color="auto"/>
            <w:left w:val="none" w:sz="0" w:space="0" w:color="auto"/>
            <w:bottom w:val="none" w:sz="0" w:space="0" w:color="auto"/>
            <w:right w:val="none" w:sz="0" w:space="0" w:color="auto"/>
          </w:divBdr>
        </w:div>
        <w:div w:id="1083526866">
          <w:marLeft w:val="480"/>
          <w:marRight w:val="0"/>
          <w:marTop w:val="0"/>
          <w:marBottom w:val="0"/>
          <w:divBdr>
            <w:top w:val="none" w:sz="0" w:space="0" w:color="auto"/>
            <w:left w:val="none" w:sz="0" w:space="0" w:color="auto"/>
            <w:bottom w:val="none" w:sz="0" w:space="0" w:color="auto"/>
            <w:right w:val="none" w:sz="0" w:space="0" w:color="auto"/>
          </w:divBdr>
        </w:div>
        <w:div w:id="1008825280">
          <w:marLeft w:val="480"/>
          <w:marRight w:val="0"/>
          <w:marTop w:val="0"/>
          <w:marBottom w:val="0"/>
          <w:divBdr>
            <w:top w:val="none" w:sz="0" w:space="0" w:color="auto"/>
            <w:left w:val="none" w:sz="0" w:space="0" w:color="auto"/>
            <w:bottom w:val="none" w:sz="0" w:space="0" w:color="auto"/>
            <w:right w:val="none" w:sz="0" w:space="0" w:color="auto"/>
          </w:divBdr>
        </w:div>
        <w:div w:id="624889865">
          <w:marLeft w:val="480"/>
          <w:marRight w:val="0"/>
          <w:marTop w:val="0"/>
          <w:marBottom w:val="0"/>
          <w:divBdr>
            <w:top w:val="none" w:sz="0" w:space="0" w:color="auto"/>
            <w:left w:val="none" w:sz="0" w:space="0" w:color="auto"/>
            <w:bottom w:val="none" w:sz="0" w:space="0" w:color="auto"/>
            <w:right w:val="none" w:sz="0" w:space="0" w:color="auto"/>
          </w:divBdr>
        </w:div>
        <w:div w:id="627012948">
          <w:marLeft w:val="480"/>
          <w:marRight w:val="0"/>
          <w:marTop w:val="0"/>
          <w:marBottom w:val="0"/>
          <w:divBdr>
            <w:top w:val="none" w:sz="0" w:space="0" w:color="auto"/>
            <w:left w:val="none" w:sz="0" w:space="0" w:color="auto"/>
            <w:bottom w:val="none" w:sz="0" w:space="0" w:color="auto"/>
            <w:right w:val="none" w:sz="0" w:space="0" w:color="auto"/>
          </w:divBdr>
        </w:div>
        <w:div w:id="259879005">
          <w:marLeft w:val="480"/>
          <w:marRight w:val="0"/>
          <w:marTop w:val="0"/>
          <w:marBottom w:val="0"/>
          <w:divBdr>
            <w:top w:val="none" w:sz="0" w:space="0" w:color="auto"/>
            <w:left w:val="none" w:sz="0" w:space="0" w:color="auto"/>
            <w:bottom w:val="none" w:sz="0" w:space="0" w:color="auto"/>
            <w:right w:val="none" w:sz="0" w:space="0" w:color="auto"/>
          </w:divBdr>
        </w:div>
        <w:div w:id="322248451">
          <w:marLeft w:val="480"/>
          <w:marRight w:val="0"/>
          <w:marTop w:val="0"/>
          <w:marBottom w:val="0"/>
          <w:divBdr>
            <w:top w:val="none" w:sz="0" w:space="0" w:color="auto"/>
            <w:left w:val="none" w:sz="0" w:space="0" w:color="auto"/>
            <w:bottom w:val="none" w:sz="0" w:space="0" w:color="auto"/>
            <w:right w:val="none" w:sz="0" w:space="0" w:color="auto"/>
          </w:divBdr>
        </w:div>
        <w:div w:id="258029845">
          <w:marLeft w:val="480"/>
          <w:marRight w:val="0"/>
          <w:marTop w:val="0"/>
          <w:marBottom w:val="0"/>
          <w:divBdr>
            <w:top w:val="none" w:sz="0" w:space="0" w:color="auto"/>
            <w:left w:val="none" w:sz="0" w:space="0" w:color="auto"/>
            <w:bottom w:val="none" w:sz="0" w:space="0" w:color="auto"/>
            <w:right w:val="none" w:sz="0" w:space="0" w:color="auto"/>
          </w:divBdr>
        </w:div>
        <w:div w:id="624893497">
          <w:marLeft w:val="480"/>
          <w:marRight w:val="0"/>
          <w:marTop w:val="0"/>
          <w:marBottom w:val="0"/>
          <w:divBdr>
            <w:top w:val="none" w:sz="0" w:space="0" w:color="auto"/>
            <w:left w:val="none" w:sz="0" w:space="0" w:color="auto"/>
            <w:bottom w:val="none" w:sz="0" w:space="0" w:color="auto"/>
            <w:right w:val="none" w:sz="0" w:space="0" w:color="auto"/>
          </w:divBdr>
        </w:div>
        <w:div w:id="186263651">
          <w:marLeft w:val="480"/>
          <w:marRight w:val="0"/>
          <w:marTop w:val="0"/>
          <w:marBottom w:val="0"/>
          <w:divBdr>
            <w:top w:val="none" w:sz="0" w:space="0" w:color="auto"/>
            <w:left w:val="none" w:sz="0" w:space="0" w:color="auto"/>
            <w:bottom w:val="none" w:sz="0" w:space="0" w:color="auto"/>
            <w:right w:val="none" w:sz="0" w:space="0" w:color="auto"/>
          </w:divBdr>
        </w:div>
        <w:div w:id="2004579289">
          <w:marLeft w:val="480"/>
          <w:marRight w:val="0"/>
          <w:marTop w:val="0"/>
          <w:marBottom w:val="0"/>
          <w:divBdr>
            <w:top w:val="none" w:sz="0" w:space="0" w:color="auto"/>
            <w:left w:val="none" w:sz="0" w:space="0" w:color="auto"/>
            <w:bottom w:val="none" w:sz="0" w:space="0" w:color="auto"/>
            <w:right w:val="none" w:sz="0" w:space="0" w:color="auto"/>
          </w:divBdr>
        </w:div>
        <w:div w:id="1282764753">
          <w:marLeft w:val="480"/>
          <w:marRight w:val="0"/>
          <w:marTop w:val="0"/>
          <w:marBottom w:val="0"/>
          <w:divBdr>
            <w:top w:val="none" w:sz="0" w:space="0" w:color="auto"/>
            <w:left w:val="none" w:sz="0" w:space="0" w:color="auto"/>
            <w:bottom w:val="none" w:sz="0" w:space="0" w:color="auto"/>
            <w:right w:val="none" w:sz="0" w:space="0" w:color="auto"/>
          </w:divBdr>
        </w:div>
        <w:div w:id="1610157266">
          <w:marLeft w:val="480"/>
          <w:marRight w:val="0"/>
          <w:marTop w:val="0"/>
          <w:marBottom w:val="0"/>
          <w:divBdr>
            <w:top w:val="none" w:sz="0" w:space="0" w:color="auto"/>
            <w:left w:val="none" w:sz="0" w:space="0" w:color="auto"/>
            <w:bottom w:val="none" w:sz="0" w:space="0" w:color="auto"/>
            <w:right w:val="none" w:sz="0" w:space="0" w:color="auto"/>
          </w:divBdr>
        </w:div>
        <w:div w:id="1505244314">
          <w:marLeft w:val="480"/>
          <w:marRight w:val="0"/>
          <w:marTop w:val="0"/>
          <w:marBottom w:val="0"/>
          <w:divBdr>
            <w:top w:val="none" w:sz="0" w:space="0" w:color="auto"/>
            <w:left w:val="none" w:sz="0" w:space="0" w:color="auto"/>
            <w:bottom w:val="none" w:sz="0" w:space="0" w:color="auto"/>
            <w:right w:val="none" w:sz="0" w:space="0" w:color="auto"/>
          </w:divBdr>
        </w:div>
        <w:div w:id="1777677520">
          <w:marLeft w:val="480"/>
          <w:marRight w:val="0"/>
          <w:marTop w:val="0"/>
          <w:marBottom w:val="0"/>
          <w:divBdr>
            <w:top w:val="none" w:sz="0" w:space="0" w:color="auto"/>
            <w:left w:val="none" w:sz="0" w:space="0" w:color="auto"/>
            <w:bottom w:val="none" w:sz="0" w:space="0" w:color="auto"/>
            <w:right w:val="none" w:sz="0" w:space="0" w:color="auto"/>
          </w:divBdr>
        </w:div>
        <w:div w:id="1633054313">
          <w:marLeft w:val="480"/>
          <w:marRight w:val="0"/>
          <w:marTop w:val="0"/>
          <w:marBottom w:val="0"/>
          <w:divBdr>
            <w:top w:val="none" w:sz="0" w:space="0" w:color="auto"/>
            <w:left w:val="none" w:sz="0" w:space="0" w:color="auto"/>
            <w:bottom w:val="none" w:sz="0" w:space="0" w:color="auto"/>
            <w:right w:val="none" w:sz="0" w:space="0" w:color="auto"/>
          </w:divBdr>
        </w:div>
        <w:div w:id="443960153">
          <w:marLeft w:val="480"/>
          <w:marRight w:val="0"/>
          <w:marTop w:val="0"/>
          <w:marBottom w:val="0"/>
          <w:divBdr>
            <w:top w:val="none" w:sz="0" w:space="0" w:color="auto"/>
            <w:left w:val="none" w:sz="0" w:space="0" w:color="auto"/>
            <w:bottom w:val="none" w:sz="0" w:space="0" w:color="auto"/>
            <w:right w:val="none" w:sz="0" w:space="0" w:color="auto"/>
          </w:divBdr>
        </w:div>
        <w:div w:id="1585653046">
          <w:marLeft w:val="480"/>
          <w:marRight w:val="0"/>
          <w:marTop w:val="0"/>
          <w:marBottom w:val="0"/>
          <w:divBdr>
            <w:top w:val="none" w:sz="0" w:space="0" w:color="auto"/>
            <w:left w:val="none" w:sz="0" w:space="0" w:color="auto"/>
            <w:bottom w:val="none" w:sz="0" w:space="0" w:color="auto"/>
            <w:right w:val="none" w:sz="0" w:space="0" w:color="auto"/>
          </w:divBdr>
        </w:div>
        <w:div w:id="1452088794">
          <w:marLeft w:val="480"/>
          <w:marRight w:val="0"/>
          <w:marTop w:val="0"/>
          <w:marBottom w:val="0"/>
          <w:divBdr>
            <w:top w:val="none" w:sz="0" w:space="0" w:color="auto"/>
            <w:left w:val="none" w:sz="0" w:space="0" w:color="auto"/>
            <w:bottom w:val="none" w:sz="0" w:space="0" w:color="auto"/>
            <w:right w:val="none" w:sz="0" w:space="0" w:color="auto"/>
          </w:divBdr>
        </w:div>
        <w:div w:id="1932735138">
          <w:marLeft w:val="480"/>
          <w:marRight w:val="0"/>
          <w:marTop w:val="0"/>
          <w:marBottom w:val="0"/>
          <w:divBdr>
            <w:top w:val="none" w:sz="0" w:space="0" w:color="auto"/>
            <w:left w:val="none" w:sz="0" w:space="0" w:color="auto"/>
            <w:bottom w:val="none" w:sz="0" w:space="0" w:color="auto"/>
            <w:right w:val="none" w:sz="0" w:space="0" w:color="auto"/>
          </w:divBdr>
        </w:div>
        <w:div w:id="1711801208">
          <w:marLeft w:val="480"/>
          <w:marRight w:val="0"/>
          <w:marTop w:val="0"/>
          <w:marBottom w:val="0"/>
          <w:divBdr>
            <w:top w:val="none" w:sz="0" w:space="0" w:color="auto"/>
            <w:left w:val="none" w:sz="0" w:space="0" w:color="auto"/>
            <w:bottom w:val="none" w:sz="0" w:space="0" w:color="auto"/>
            <w:right w:val="none" w:sz="0" w:space="0" w:color="auto"/>
          </w:divBdr>
        </w:div>
        <w:div w:id="1464618386">
          <w:marLeft w:val="480"/>
          <w:marRight w:val="0"/>
          <w:marTop w:val="0"/>
          <w:marBottom w:val="0"/>
          <w:divBdr>
            <w:top w:val="none" w:sz="0" w:space="0" w:color="auto"/>
            <w:left w:val="none" w:sz="0" w:space="0" w:color="auto"/>
            <w:bottom w:val="none" w:sz="0" w:space="0" w:color="auto"/>
            <w:right w:val="none" w:sz="0" w:space="0" w:color="auto"/>
          </w:divBdr>
        </w:div>
        <w:div w:id="1063600143">
          <w:marLeft w:val="480"/>
          <w:marRight w:val="0"/>
          <w:marTop w:val="0"/>
          <w:marBottom w:val="0"/>
          <w:divBdr>
            <w:top w:val="none" w:sz="0" w:space="0" w:color="auto"/>
            <w:left w:val="none" w:sz="0" w:space="0" w:color="auto"/>
            <w:bottom w:val="none" w:sz="0" w:space="0" w:color="auto"/>
            <w:right w:val="none" w:sz="0" w:space="0" w:color="auto"/>
          </w:divBdr>
        </w:div>
        <w:div w:id="152378433">
          <w:marLeft w:val="480"/>
          <w:marRight w:val="0"/>
          <w:marTop w:val="0"/>
          <w:marBottom w:val="0"/>
          <w:divBdr>
            <w:top w:val="none" w:sz="0" w:space="0" w:color="auto"/>
            <w:left w:val="none" w:sz="0" w:space="0" w:color="auto"/>
            <w:bottom w:val="none" w:sz="0" w:space="0" w:color="auto"/>
            <w:right w:val="none" w:sz="0" w:space="0" w:color="auto"/>
          </w:divBdr>
        </w:div>
        <w:div w:id="1247152986">
          <w:marLeft w:val="480"/>
          <w:marRight w:val="0"/>
          <w:marTop w:val="0"/>
          <w:marBottom w:val="0"/>
          <w:divBdr>
            <w:top w:val="none" w:sz="0" w:space="0" w:color="auto"/>
            <w:left w:val="none" w:sz="0" w:space="0" w:color="auto"/>
            <w:bottom w:val="none" w:sz="0" w:space="0" w:color="auto"/>
            <w:right w:val="none" w:sz="0" w:space="0" w:color="auto"/>
          </w:divBdr>
        </w:div>
        <w:div w:id="1256397305">
          <w:marLeft w:val="480"/>
          <w:marRight w:val="0"/>
          <w:marTop w:val="0"/>
          <w:marBottom w:val="0"/>
          <w:divBdr>
            <w:top w:val="none" w:sz="0" w:space="0" w:color="auto"/>
            <w:left w:val="none" w:sz="0" w:space="0" w:color="auto"/>
            <w:bottom w:val="none" w:sz="0" w:space="0" w:color="auto"/>
            <w:right w:val="none" w:sz="0" w:space="0" w:color="auto"/>
          </w:divBdr>
        </w:div>
        <w:div w:id="2049910127">
          <w:marLeft w:val="480"/>
          <w:marRight w:val="0"/>
          <w:marTop w:val="0"/>
          <w:marBottom w:val="0"/>
          <w:divBdr>
            <w:top w:val="none" w:sz="0" w:space="0" w:color="auto"/>
            <w:left w:val="none" w:sz="0" w:space="0" w:color="auto"/>
            <w:bottom w:val="none" w:sz="0" w:space="0" w:color="auto"/>
            <w:right w:val="none" w:sz="0" w:space="0" w:color="auto"/>
          </w:divBdr>
        </w:div>
        <w:div w:id="560137149">
          <w:marLeft w:val="480"/>
          <w:marRight w:val="0"/>
          <w:marTop w:val="0"/>
          <w:marBottom w:val="0"/>
          <w:divBdr>
            <w:top w:val="none" w:sz="0" w:space="0" w:color="auto"/>
            <w:left w:val="none" w:sz="0" w:space="0" w:color="auto"/>
            <w:bottom w:val="none" w:sz="0" w:space="0" w:color="auto"/>
            <w:right w:val="none" w:sz="0" w:space="0" w:color="auto"/>
          </w:divBdr>
        </w:div>
        <w:div w:id="1800102750">
          <w:marLeft w:val="480"/>
          <w:marRight w:val="0"/>
          <w:marTop w:val="0"/>
          <w:marBottom w:val="0"/>
          <w:divBdr>
            <w:top w:val="none" w:sz="0" w:space="0" w:color="auto"/>
            <w:left w:val="none" w:sz="0" w:space="0" w:color="auto"/>
            <w:bottom w:val="none" w:sz="0" w:space="0" w:color="auto"/>
            <w:right w:val="none" w:sz="0" w:space="0" w:color="auto"/>
          </w:divBdr>
        </w:div>
        <w:div w:id="225190368">
          <w:marLeft w:val="480"/>
          <w:marRight w:val="0"/>
          <w:marTop w:val="0"/>
          <w:marBottom w:val="0"/>
          <w:divBdr>
            <w:top w:val="none" w:sz="0" w:space="0" w:color="auto"/>
            <w:left w:val="none" w:sz="0" w:space="0" w:color="auto"/>
            <w:bottom w:val="none" w:sz="0" w:space="0" w:color="auto"/>
            <w:right w:val="none" w:sz="0" w:space="0" w:color="auto"/>
          </w:divBdr>
        </w:div>
        <w:div w:id="461535130">
          <w:marLeft w:val="480"/>
          <w:marRight w:val="0"/>
          <w:marTop w:val="0"/>
          <w:marBottom w:val="0"/>
          <w:divBdr>
            <w:top w:val="none" w:sz="0" w:space="0" w:color="auto"/>
            <w:left w:val="none" w:sz="0" w:space="0" w:color="auto"/>
            <w:bottom w:val="none" w:sz="0" w:space="0" w:color="auto"/>
            <w:right w:val="none" w:sz="0" w:space="0" w:color="auto"/>
          </w:divBdr>
        </w:div>
        <w:div w:id="776366494">
          <w:marLeft w:val="480"/>
          <w:marRight w:val="0"/>
          <w:marTop w:val="0"/>
          <w:marBottom w:val="0"/>
          <w:divBdr>
            <w:top w:val="none" w:sz="0" w:space="0" w:color="auto"/>
            <w:left w:val="none" w:sz="0" w:space="0" w:color="auto"/>
            <w:bottom w:val="none" w:sz="0" w:space="0" w:color="auto"/>
            <w:right w:val="none" w:sz="0" w:space="0" w:color="auto"/>
          </w:divBdr>
        </w:div>
        <w:div w:id="450125860">
          <w:marLeft w:val="480"/>
          <w:marRight w:val="0"/>
          <w:marTop w:val="0"/>
          <w:marBottom w:val="0"/>
          <w:divBdr>
            <w:top w:val="none" w:sz="0" w:space="0" w:color="auto"/>
            <w:left w:val="none" w:sz="0" w:space="0" w:color="auto"/>
            <w:bottom w:val="none" w:sz="0" w:space="0" w:color="auto"/>
            <w:right w:val="none" w:sz="0" w:space="0" w:color="auto"/>
          </w:divBdr>
        </w:div>
        <w:div w:id="1654291831">
          <w:marLeft w:val="480"/>
          <w:marRight w:val="0"/>
          <w:marTop w:val="0"/>
          <w:marBottom w:val="0"/>
          <w:divBdr>
            <w:top w:val="none" w:sz="0" w:space="0" w:color="auto"/>
            <w:left w:val="none" w:sz="0" w:space="0" w:color="auto"/>
            <w:bottom w:val="none" w:sz="0" w:space="0" w:color="auto"/>
            <w:right w:val="none" w:sz="0" w:space="0" w:color="auto"/>
          </w:divBdr>
        </w:div>
        <w:div w:id="1043748933">
          <w:marLeft w:val="480"/>
          <w:marRight w:val="0"/>
          <w:marTop w:val="0"/>
          <w:marBottom w:val="0"/>
          <w:divBdr>
            <w:top w:val="none" w:sz="0" w:space="0" w:color="auto"/>
            <w:left w:val="none" w:sz="0" w:space="0" w:color="auto"/>
            <w:bottom w:val="none" w:sz="0" w:space="0" w:color="auto"/>
            <w:right w:val="none" w:sz="0" w:space="0" w:color="auto"/>
          </w:divBdr>
        </w:div>
        <w:div w:id="998341158">
          <w:marLeft w:val="480"/>
          <w:marRight w:val="0"/>
          <w:marTop w:val="0"/>
          <w:marBottom w:val="0"/>
          <w:divBdr>
            <w:top w:val="none" w:sz="0" w:space="0" w:color="auto"/>
            <w:left w:val="none" w:sz="0" w:space="0" w:color="auto"/>
            <w:bottom w:val="none" w:sz="0" w:space="0" w:color="auto"/>
            <w:right w:val="none" w:sz="0" w:space="0" w:color="auto"/>
          </w:divBdr>
        </w:div>
        <w:div w:id="1974366719">
          <w:marLeft w:val="480"/>
          <w:marRight w:val="0"/>
          <w:marTop w:val="0"/>
          <w:marBottom w:val="0"/>
          <w:divBdr>
            <w:top w:val="none" w:sz="0" w:space="0" w:color="auto"/>
            <w:left w:val="none" w:sz="0" w:space="0" w:color="auto"/>
            <w:bottom w:val="none" w:sz="0" w:space="0" w:color="auto"/>
            <w:right w:val="none" w:sz="0" w:space="0" w:color="auto"/>
          </w:divBdr>
        </w:div>
        <w:div w:id="105663617">
          <w:marLeft w:val="480"/>
          <w:marRight w:val="0"/>
          <w:marTop w:val="0"/>
          <w:marBottom w:val="0"/>
          <w:divBdr>
            <w:top w:val="none" w:sz="0" w:space="0" w:color="auto"/>
            <w:left w:val="none" w:sz="0" w:space="0" w:color="auto"/>
            <w:bottom w:val="none" w:sz="0" w:space="0" w:color="auto"/>
            <w:right w:val="none" w:sz="0" w:space="0" w:color="auto"/>
          </w:divBdr>
        </w:div>
        <w:div w:id="2013214376">
          <w:marLeft w:val="480"/>
          <w:marRight w:val="0"/>
          <w:marTop w:val="0"/>
          <w:marBottom w:val="0"/>
          <w:divBdr>
            <w:top w:val="none" w:sz="0" w:space="0" w:color="auto"/>
            <w:left w:val="none" w:sz="0" w:space="0" w:color="auto"/>
            <w:bottom w:val="none" w:sz="0" w:space="0" w:color="auto"/>
            <w:right w:val="none" w:sz="0" w:space="0" w:color="auto"/>
          </w:divBdr>
        </w:div>
        <w:div w:id="154034219">
          <w:marLeft w:val="480"/>
          <w:marRight w:val="0"/>
          <w:marTop w:val="0"/>
          <w:marBottom w:val="0"/>
          <w:divBdr>
            <w:top w:val="none" w:sz="0" w:space="0" w:color="auto"/>
            <w:left w:val="none" w:sz="0" w:space="0" w:color="auto"/>
            <w:bottom w:val="none" w:sz="0" w:space="0" w:color="auto"/>
            <w:right w:val="none" w:sz="0" w:space="0" w:color="auto"/>
          </w:divBdr>
        </w:div>
        <w:div w:id="514072874">
          <w:marLeft w:val="480"/>
          <w:marRight w:val="0"/>
          <w:marTop w:val="0"/>
          <w:marBottom w:val="0"/>
          <w:divBdr>
            <w:top w:val="none" w:sz="0" w:space="0" w:color="auto"/>
            <w:left w:val="none" w:sz="0" w:space="0" w:color="auto"/>
            <w:bottom w:val="none" w:sz="0" w:space="0" w:color="auto"/>
            <w:right w:val="none" w:sz="0" w:space="0" w:color="auto"/>
          </w:divBdr>
        </w:div>
        <w:div w:id="372846070">
          <w:marLeft w:val="480"/>
          <w:marRight w:val="0"/>
          <w:marTop w:val="0"/>
          <w:marBottom w:val="0"/>
          <w:divBdr>
            <w:top w:val="none" w:sz="0" w:space="0" w:color="auto"/>
            <w:left w:val="none" w:sz="0" w:space="0" w:color="auto"/>
            <w:bottom w:val="none" w:sz="0" w:space="0" w:color="auto"/>
            <w:right w:val="none" w:sz="0" w:space="0" w:color="auto"/>
          </w:divBdr>
        </w:div>
        <w:div w:id="883175583">
          <w:marLeft w:val="480"/>
          <w:marRight w:val="0"/>
          <w:marTop w:val="0"/>
          <w:marBottom w:val="0"/>
          <w:divBdr>
            <w:top w:val="none" w:sz="0" w:space="0" w:color="auto"/>
            <w:left w:val="none" w:sz="0" w:space="0" w:color="auto"/>
            <w:bottom w:val="none" w:sz="0" w:space="0" w:color="auto"/>
            <w:right w:val="none" w:sz="0" w:space="0" w:color="auto"/>
          </w:divBdr>
        </w:div>
      </w:divsChild>
    </w:div>
    <w:div w:id="29456172">
      <w:bodyDiv w:val="1"/>
      <w:marLeft w:val="0"/>
      <w:marRight w:val="0"/>
      <w:marTop w:val="0"/>
      <w:marBottom w:val="0"/>
      <w:divBdr>
        <w:top w:val="none" w:sz="0" w:space="0" w:color="auto"/>
        <w:left w:val="none" w:sz="0" w:space="0" w:color="auto"/>
        <w:bottom w:val="none" w:sz="0" w:space="0" w:color="auto"/>
        <w:right w:val="none" w:sz="0" w:space="0" w:color="auto"/>
      </w:divBdr>
    </w:div>
    <w:div w:id="29498921">
      <w:bodyDiv w:val="1"/>
      <w:marLeft w:val="0"/>
      <w:marRight w:val="0"/>
      <w:marTop w:val="0"/>
      <w:marBottom w:val="0"/>
      <w:divBdr>
        <w:top w:val="none" w:sz="0" w:space="0" w:color="auto"/>
        <w:left w:val="none" w:sz="0" w:space="0" w:color="auto"/>
        <w:bottom w:val="none" w:sz="0" w:space="0" w:color="auto"/>
        <w:right w:val="none" w:sz="0" w:space="0" w:color="auto"/>
      </w:divBdr>
    </w:div>
    <w:div w:id="29579037">
      <w:bodyDiv w:val="1"/>
      <w:marLeft w:val="0"/>
      <w:marRight w:val="0"/>
      <w:marTop w:val="0"/>
      <w:marBottom w:val="0"/>
      <w:divBdr>
        <w:top w:val="none" w:sz="0" w:space="0" w:color="auto"/>
        <w:left w:val="none" w:sz="0" w:space="0" w:color="auto"/>
        <w:bottom w:val="none" w:sz="0" w:space="0" w:color="auto"/>
        <w:right w:val="none" w:sz="0" w:space="0" w:color="auto"/>
      </w:divBdr>
    </w:div>
    <w:div w:id="29691298">
      <w:bodyDiv w:val="1"/>
      <w:marLeft w:val="0"/>
      <w:marRight w:val="0"/>
      <w:marTop w:val="0"/>
      <w:marBottom w:val="0"/>
      <w:divBdr>
        <w:top w:val="none" w:sz="0" w:space="0" w:color="auto"/>
        <w:left w:val="none" w:sz="0" w:space="0" w:color="auto"/>
        <w:bottom w:val="none" w:sz="0" w:space="0" w:color="auto"/>
        <w:right w:val="none" w:sz="0" w:space="0" w:color="auto"/>
      </w:divBdr>
    </w:div>
    <w:div w:id="29957029">
      <w:bodyDiv w:val="1"/>
      <w:marLeft w:val="0"/>
      <w:marRight w:val="0"/>
      <w:marTop w:val="0"/>
      <w:marBottom w:val="0"/>
      <w:divBdr>
        <w:top w:val="none" w:sz="0" w:space="0" w:color="auto"/>
        <w:left w:val="none" w:sz="0" w:space="0" w:color="auto"/>
        <w:bottom w:val="none" w:sz="0" w:space="0" w:color="auto"/>
        <w:right w:val="none" w:sz="0" w:space="0" w:color="auto"/>
      </w:divBdr>
    </w:div>
    <w:div w:id="30032947">
      <w:bodyDiv w:val="1"/>
      <w:marLeft w:val="0"/>
      <w:marRight w:val="0"/>
      <w:marTop w:val="0"/>
      <w:marBottom w:val="0"/>
      <w:divBdr>
        <w:top w:val="none" w:sz="0" w:space="0" w:color="auto"/>
        <w:left w:val="none" w:sz="0" w:space="0" w:color="auto"/>
        <w:bottom w:val="none" w:sz="0" w:space="0" w:color="auto"/>
        <w:right w:val="none" w:sz="0" w:space="0" w:color="auto"/>
      </w:divBdr>
    </w:div>
    <w:div w:id="30034108">
      <w:bodyDiv w:val="1"/>
      <w:marLeft w:val="0"/>
      <w:marRight w:val="0"/>
      <w:marTop w:val="0"/>
      <w:marBottom w:val="0"/>
      <w:divBdr>
        <w:top w:val="none" w:sz="0" w:space="0" w:color="auto"/>
        <w:left w:val="none" w:sz="0" w:space="0" w:color="auto"/>
        <w:bottom w:val="none" w:sz="0" w:space="0" w:color="auto"/>
        <w:right w:val="none" w:sz="0" w:space="0" w:color="auto"/>
      </w:divBdr>
    </w:div>
    <w:div w:id="30155156">
      <w:bodyDiv w:val="1"/>
      <w:marLeft w:val="0"/>
      <w:marRight w:val="0"/>
      <w:marTop w:val="0"/>
      <w:marBottom w:val="0"/>
      <w:divBdr>
        <w:top w:val="none" w:sz="0" w:space="0" w:color="auto"/>
        <w:left w:val="none" w:sz="0" w:space="0" w:color="auto"/>
        <w:bottom w:val="none" w:sz="0" w:space="0" w:color="auto"/>
        <w:right w:val="none" w:sz="0" w:space="0" w:color="auto"/>
      </w:divBdr>
      <w:divsChild>
        <w:div w:id="9185717">
          <w:marLeft w:val="480"/>
          <w:marRight w:val="0"/>
          <w:marTop w:val="0"/>
          <w:marBottom w:val="0"/>
          <w:divBdr>
            <w:top w:val="none" w:sz="0" w:space="0" w:color="auto"/>
            <w:left w:val="none" w:sz="0" w:space="0" w:color="auto"/>
            <w:bottom w:val="none" w:sz="0" w:space="0" w:color="auto"/>
            <w:right w:val="none" w:sz="0" w:space="0" w:color="auto"/>
          </w:divBdr>
        </w:div>
        <w:div w:id="25303165">
          <w:marLeft w:val="480"/>
          <w:marRight w:val="0"/>
          <w:marTop w:val="0"/>
          <w:marBottom w:val="0"/>
          <w:divBdr>
            <w:top w:val="none" w:sz="0" w:space="0" w:color="auto"/>
            <w:left w:val="none" w:sz="0" w:space="0" w:color="auto"/>
            <w:bottom w:val="none" w:sz="0" w:space="0" w:color="auto"/>
            <w:right w:val="none" w:sz="0" w:space="0" w:color="auto"/>
          </w:divBdr>
        </w:div>
        <w:div w:id="79563729">
          <w:marLeft w:val="480"/>
          <w:marRight w:val="0"/>
          <w:marTop w:val="0"/>
          <w:marBottom w:val="0"/>
          <w:divBdr>
            <w:top w:val="none" w:sz="0" w:space="0" w:color="auto"/>
            <w:left w:val="none" w:sz="0" w:space="0" w:color="auto"/>
            <w:bottom w:val="none" w:sz="0" w:space="0" w:color="auto"/>
            <w:right w:val="none" w:sz="0" w:space="0" w:color="auto"/>
          </w:divBdr>
        </w:div>
        <w:div w:id="80180939">
          <w:marLeft w:val="480"/>
          <w:marRight w:val="0"/>
          <w:marTop w:val="0"/>
          <w:marBottom w:val="0"/>
          <w:divBdr>
            <w:top w:val="none" w:sz="0" w:space="0" w:color="auto"/>
            <w:left w:val="none" w:sz="0" w:space="0" w:color="auto"/>
            <w:bottom w:val="none" w:sz="0" w:space="0" w:color="auto"/>
            <w:right w:val="none" w:sz="0" w:space="0" w:color="auto"/>
          </w:divBdr>
        </w:div>
        <w:div w:id="113639669">
          <w:marLeft w:val="480"/>
          <w:marRight w:val="0"/>
          <w:marTop w:val="0"/>
          <w:marBottom w:val="0"/>
          <w:divBdr>
            <w:top w:val="none" w:sz="0" w:space="0" w:color="auto"/>
            <w:left w:val="none" w:sz="0" w:space="0" w:color="auto"/>
            <w:bottom w:val="none" w:sz="0" w:space="0" w:color="auto"/>
            <w:right w:val="none" w:sz="0" w:space="0" w:color="auto"/>
          </w:divBdr>
        </w:div>
        <w:div w:id="119611403">
          <w:marLeft w:val="480"/>
          <w:marRight w:val="0"/>
          <w:marTop w:val="0"/>
          <w:marBottom w:val="0"/>
          <w:divBdr>
            <w:top w:val="none" w:sz="0" w:space="0" w:color="auto"/>
            <w:left w:val="none" w:sz="0" w:space="0" w:color="auto"/>
            <w:bottom w:val="none" w:sz="0" w:space="0" w:color="auto"/>
            <w:right w:val="none" w:sz="0" w:space="0" w:color="auto"/>
          </w:divBdr>
        </w:div>
        <w:div w:id="120921580">
          <w:marLeft w:val="480"/>
          <w:marRight w:val="0"/>
          <w:marTop w:val="0"/>
          <w:marBottom w:val="0"/>
          <w:divBdr>
            <w:top w:val="none" w:sz="0" w:space="0" w:color="auto"/>
            <w:left w:val="none" w:sz="0" w:space="0" w:color="auto"/>
            <w:bottom w:val="none" w:sz="0" w:space="0" w:color="auto"/>
            <w:right w:val="none" w:sz="0" w:space="0" w:color="auto"/>
          </w:divBdr>
        </w:div>
        <w:div w:id="181365144">
          <w:marLeft w:val="480"/>
          <w:marRight w:val="0"/>
          <w:marTop w:val="0"/>
          <w:marBottom w:val="0"/>
          <w:divBdr>
            <w:top w:val="none" w:sz="0" w:space="0" w:color="auto"/>
            <w:left w:val="none" w:sz="0" w:space="0" w:color="auto"/>
            <w:bottom w:val="none" w:sz="0" w:space="0" w:color="auto"/>
            <w:right w:val="none" w:sz="0" w:space="0" w:color="auto"/>
          </w:divBdr>
        </w:div>
        <w:div w:id="225192976">
          <w:marLeft w:val="480"/>
          <w:marRight w:val="0"/>
          <w:marTop w:val="0"/>
          <w:marBottom w:val="0"/>
          <w:divBdr>
            <w:top w:val="none" w:sz="0" w:space="0" w:color="auto"/>
            <w:left w:val="none" w:sz="0" w:space="0" w:color="auto"/>
            <w:bottom w:val="none" w:sz="0" w:space="0" w:color="auto"/>
            <w:right w:val="none" w:sz="0" w:space="0" w:color="auto"/>
          </w:divBdr>
        </w:div>
        <w:div w:id="258758823">
          <w:marLeft w:val="480"/>
          <w:marRight w:val="0"/>
          <w:marTop w:val="0"/>
          <w:marBottom w:val="0"/>
          <w:divBdr>
            <w:top w:val="none" w:sz="0" w:space="0" w:color="auto"/>
            <w:left w:val="none" w:sz="0" w:space="0" w:color="auto"/>
            <w:bottom w:val="none" w:sz="0" w:space="0" w:color="auto"/>
            <w:right w:val="none" w:sz="0" w:space="0" w:color="auto"/>
          </w:divBdr>
        </w:div>
        <w:div w:id="268704652">
          <w:marLeft w:val="480"/>
          <w:marRight w:val="0"/>
          <w:marTop w:val="0"/>
          <w:marBottom w:val="0"/>
          <w:divBdr>
            <w:top w:val="none" w:sz="0" w:space="0" w:color="auto"/>
            <w:left w:val="none" w:sz="0" w:space="0" w:color="auto"/>
            <w:bottom w:val="none" w:sz="0" w:space="0" w:color="auto"/>
            <w:right w:val="none" w:sz="0" w:space="0" w:color="auto"/>
          </w:divBdr>
        </w:div>
        <w:div w:id="309360907">
          <w:marLeft w:val="480"/>
          <w:marRight w:val="0"/>
          <w:marTop w:val="0"/>
          <w:marBottom w:val="0"/>
          <w:divBdr>
            <w:top w:val="none" w:sz="0" w:space="0" w:color="auto"/>
            <w:left w:val="none" w:sz="0" w:space="0" w:color="auto"/>
            <w:bottom w:val="none" w:sz="0" w:space="0" w:color="auto"/>
            <w:right w:val="none" w:sz="0" w:space="0" w:color="auto"/>
          </w:divBdr>
        </w:div>
        <w:div w:id="390232762">
          <w:marLeft w:val="480"/>
          <w:marRight w:val="0"/>
          <w:marTop w:val="0"/>
          <w:marBottom w:val="0"/>
          <w:divBdr>
            <w:top w:val="none" w:sz="0" w:space="0" w:color="auto"/>
            <w:left w:val="none" w:sz="0" w:space="0" w:color="auto"/>
            <w:bottom w:val="none" w:sz="0" w:space="0" w:color="auto"/>
            <w:right w:val="none" w:sz="0" w:space="0" w:color="auto"/>
          </w:divBdr>
        </w:div>
        <w:div w:id="460850865">
          <w:marLeft w:val="480"/>
          <w:marRight w:val="0"/>
          <w:marTop w:val="0"/>
          <w:marBottom w:val="0"/>
          <w:divBdr>
            <w:top w:val="none" w:sz="0" w:space="0" w:color="auto"/>
            <w:left w:val="none" w:sz="0" w:space="0" w:color="auto"/>
            <w:bottom w:val="none" w:sz="0" w:space="0" w:color="auto"/>
            <w:right w:val="none" w:sz="0" w:space="0" w:color="auto"/>
          </w:divBdr>
        </w:div>
        <w:div w:id="489829667">
          <w:marLeft w:val="480"/>
          <w:marRight w:val="0"/>
          <w:marTop w:val="0"/>
          <w:marBottom w:val="0"/>
          <w:divBdr>
            <w:top w:val="none" w:sz="0" w:space="0" w:color="auto"/>
            <w:left w:val="none" w:sz="0" w:space="0" w:color="auto"/>
            <w:bottom w:val="none" w:sz="0" w:space="0" w:color="auto"/>
            <w:right w:val="none" w:sz="0" w:space="0" w:color="auto"/>
          </w:divBdr>
        </w:div>
        <w:div w:id="501237726">
          <w:marLeft w:val="480"/>
          <w:marRight w:val="0"/>
          <w:marTop w:val="0"/>
          <w:marBottom w:val="0"/>
          <w:divBdr>
            <w:top w:val="none" w:sz="0" w:space="0" w:color="auto"/>
            <w:left w:val="none" w:sz="0" w:space="0" w:color="auto"/>
            <w:bottom w:val="none" w:sz="0" w:space="0" w:color="auto"/>
            <w:right w:val="none" w:sz="0" w:space="0" w:color="auto"/>
          </w:divBdr>
        </w:div>
        <w:div w:id="554897036">
          <w:marLeft w:val="480"/>
          <w:marRight w:val="0"/>
          <w:marTop w:val="0"/>
          <w:marBottom w:val="0"/>
          <w:divBdr>
            <w:top w:val="none" w:sz="0" w:space="0" w:color="auto"/>
            <w:left w:val="none" w:sz="0" w:space="0" w:color="auto"/>
            <w:bottom w:val="none" w:sz="0" w:space="0" w:color="auto"/>
            <w:right w:val="none" w:sz="0" w:space="0" w:color="auto"/>
          </w:divBdr>
        </w:div>
        <w:div w:id="646251919">
          <w:marLeft w:val="480"/>
          <w:marRight w:val="0"/>
          <w:marTop w:val="0"/>
          <w:marBottom w:val="0"/>
          <w:divBdr>
            <w:top w:val="none" w:sz="0" w:space="0" w:color="auto"/>
            <w:left w:val="none" w:sz="0" w:space="0" w:color="auto"/>
            <w:bottom w:val="none" w:sz="0" w:space="0" w:color="auto"/>
            <w:right w:val="none" w:sz="0" w:space="0" w:color="auto"/>
          </w:divBdr>
        </w:div>
        <w:div w:id="657660301">
          <w:marLeft w:val="480"/>
          <w:marRight w:val="0"/>
          <w:marTop w:val="0"/>
          <w:marBottom w:val="0"/>
          <w:divBdr>
            <w:top w:val="none" w:sz="0" w:space="0" w:color="auto"/>
            <w:left w:val="none" w:sz="0" w:space="0" w:color="auto"/>
            <w:bottom w:val="none" w:sz="0" w:space="0" w:color="auto"/>
            <w:right w:val="none" w:sz="0" w:space="0" w:color="auto"/>
          </w:divBdr>
        </w:div>
        <w:div w:id="664288087">
          <w:marLeft w:val="480"/>
          <w:marRight w:val="0"/>
          <w:marTop w:val="0"/>
          <w:marBottom w:val="0"/>
          <w:divBdr>
            <w:top w:val="none" w:sz="0" w:space="0" w:color="auto"/>
            <w:left w:val="none" w:sz="0" w:space="0" w:color="auto"/>
            <w:bottom w:val="none" w:sz="0" w:space="0" w:color="auto"/>
            <w:right w:val="none" w:sz="0" w:space="0" w:color="auto"/>
          </w:divBdr>
        </w:div>
        <w:div w:id="674377384">
          <w:marLeft w:val="480"/>
          <w:marRight w:val="0"/>
          <w:marTop w:val="0"/>
          <w:marBottom w:val="0"/>
          <w:divBdr>
            <w:top w:val="none" w:sz="0" w:space="0" w:color="auto"/>
            <w:left w:val="none" w:sz="0" w:space="0" w:color="auto"/>
            <w:bottom w:val="none" w:sz="0" w:space="0" w:color="auto"/>
            <w:right w:val="none" w:sz="0" w:space="0" w:color="auto"/>
          </w:divBdr>
        </w:div>
        <w:div w:id="724107849">
          <w:marLeft w:val="480"/>
          <w:marRight w:val="0"/>
          <w:marTop w:val="0"/>
          <w:marBottom w:val="0"/>
          <w:divBdr>
            <w:top w:val="none" w:sz="0" w:space="0" w:color="auto"/>
            <w:left w:val="none" w:sz="0" w:space="0" w:color="auto"/>
            <w:bottom w:val="none" w:sz="0" w:space="0" w:color="auto"/>
            <w:right w:val="none" w:sz="0" w:space="0" w:color="auto"/>
          </w:divBdr>
        </w:div>
        <w:div w:id="737291578">
          <w:marLeft w:val="480"/>
          <w:marRight w:val="0"/>
          <w:marTop w:val="0"/>
          <w:marBottom w:val="0"/>
          <w:divBdr>
            <w:top w:val="none" w:sz="0" w:space="0" w:color="auto"/>
            <w:left w:val="none" w:sz="0" w:space="0" w:color="auto"/>
            <w:bottom w:val="none" w:sz="0" w:space="0" w:color="auto"/>
            <w:right w:val="none" w:sz="0" w:space="0" w:color="auto"/>
          </w:divBdr>
        </w:div>
        <w:div w:id="738753522">
          <w:marLeft w:val="480"/>
          <w:marRight w:val="0"/>
          <w:marTop w:val="0"/>
          <w:marBottom w:val="0"/>
          <w:divBdr>
            <w:top w:val="none" w:sz="0" w:space="0" w:color="auto"/>
            <w:left w:val="none" w:sz="0" w:space="0" w:color="auto"/>
            <w:bottom w:val="none" w:sz="0" w:space="0" w:color="auto"/>
            <w:right w:val="none" w:sz="0" w:space="0" w:color="auto"/>
          </w:divBdr>
        </w:div>
        <w:div w:id="753207303">
          <w:marLeft w:val="480"/>
          <w:marRight w:val="0"/>
          <w:marTop w:val="0"/>
          <w:marBottom w:val="0"/>
          <w:divBdr>
            <w:top w:val="none" w:sz="0" w:space="0" w:color="auto"/>
            <w:left w:val="none" w:sz="0" w:space="0" w:color="auto"/>
            <w:bottom w:val="none" w:sz="0" w:space="0" w:color="auto"/>
            <w:right w:val="none" w:sz="0" w:space="0" w:color="auto"/>
          </w:divBdr>
        </w:div>
        <w:div w:id="790703845">
          <w:marLeft w:val="480"/>
          <w:marRight w:val="0"/>
          <w:marTop w:val="0"/>
          <w:marBottom w:val="0"/>
          <w:divBdr>
            <w:top w:val="none" w:sz="0" w:space="0" w:color="auto"/>
            <w:left w:val="none" w:sz="0" w:space="0" w:color="auto"/>
            <w:bottom w:val="none" w:sz="0" w:space="0" w:color="auto"/>
            <w:right w:val="none" w:sz="0" w:space="0" w:color="auto"/>
          </w:divBdr>
        </w:div>
        <w:div w:id="808592208">
          <w:marLeft w:val="480"/>
          <w:marRight w:val="0"/>
          <w:marTop w:val="0"/>
          <w:marBottom w:val="0"/>
          <w:divBdr>
            <w:top w:val="none" w:sz="0" w:space="0" w:color="auto"/>
            <w:left w:val="none" w:sz="0" w:space="0" w:color="auto"/>
            <w:bottom w:val="none" w:sz="0" w:space="0" w:color="auto"/>
            <w:right w:val="none" w:sz="0" w:space="0" w:color="auto"/>
          </w:divBdr>
        </w:div>
        <w:div w:id="855775935">
          <w:marLeft w:val="480"/>
          <w:marRight w:val="0"/>
          <w:marTop w:val="0"/>
          <w:marBottom w:val="0"/>
          <w:divBdr>
            <w:top w:val="none" w:sz="0" w:space="0" w:color="auto"/>
            <w:left w:val="none" w:sz="0" w:space="0" w:color="auto"/>
            <w:bottom w:val="none" w:sz="0" w:space="0" w:color="auto"/>
            <w:right w:val="none" w:sz="0" w:space="0" w:color="auto"/>
          </w:divBdr>
        </w:div>
        <w:div w:id="865480846">
          <w:marLeft w:val="480"/>
          <w:marRight w:val="0"/>
          <w:marTop w:val="0"/>
          <w:marBottom w:val="0"/>
          <w:divBdr>
            <w:top w:val="none" w:sz="0" w:space="0" w:color="auto"/>
            <w:left w:val="none" w:sz="0" w:space="0" w:color="auto"/>
            <w:bottom w:val="none" w:sz="0" w:space="0" w:color="auto"/>
            <w:right w:val="none" w:sz="0" w:space="0" w:color="auto"/>
          </w:divBdr>
        </w:div>
      </w:divsChild>
    </w:div>
    <w:div w:id="30225425">
      <w:bodyDiv w:val="1"/>
      <w:marLeft w:val="0"/>
      <w:marRight w:val="0"/>
      <w:marTop w:val="0"/>
      <w:marBottom w:val="0"/>
      <w:divBdr>
        <w:top w:val="none" w:sz="0" w:space="0" w:color="auto"/>
        <w:left w:val="none" w:sz="0" w:space="0" w:color="auto"/>
        <w:bottom w:val="none" w:sz="0" w:space="0" w:color="auto"/>
        <w:right w:val="none" w:sz="0" w:space="0" w:color="auto"/>
      </w:divBdr>
    </w:div>
    <w:div w:id="30226053">
      <w:bodyDiv w:val="1"/>
      <w:marLeft w:val="0"/>
      <w:marRight w:val="0"/>
      <w:marTop w:val="0"/>
      <w:marBottom w:val="0"/>
      <w:divBdr>
        <w:top w:val="none" w:sz="0" w:space="0" w:color="auto"/>
        <w:left w:val="none" w:sz="0" w:space="0" w:color="auto"/>
        <w:bottom w:val="none" w:sz="0" w:space="0" w:color="auto"/>
        <w:right w:val="none" w:sz="0" w:space="0" w:color="auto"/>
      </w:divBdr>
      <w:divsChild>
        <w:div w:id="47846817">
          <w:marLeft w:val="480"/>
          <w:marRight w:val="0"/>
          <w:marTop w:val="0"/>
          <w:marBottom w:val="0"/>
          <w:divBdr>
            <w:top w:val="none" w:sz="0" w:space="0" w:color="auto"/>
            <w:left w:val="none" w:sz="0" w:space="0" w:color="auto"/>
            <w:bottom w:val="none" w:sz="0" w:space="0" w:color="auto"/>
            <w:right w:val="none" w:sz="0" w:space="0" w:color="auto"/>
          </w:divBdr>
        </w:div>
        <w:div w:id="59989805">
          <w:marLeft w:val="480"/>
          <w:marRight w:val="0"/>
          <w:marTop w:val="0"/>
          <w:marBottom w:val="0"/>
          <w:divBdr>
            <w:top w:val="none" w:sz="0" w:space="0" w:color="auto"/>
            <w:left w:val="none" w:sz="0" w:space="0" w:color="auto"/>
            <w:bottom w:val="none" w:sz="0" w:space="0" w:color="auto"/>
            <w:right w:val="none" w:sz="0" w:space="0" w:color="auto"/>
          </w:divBdr>
        </w:div>
        <w:div w:id="61954748">
          <w:marLeft w:val="480"/>
          <w:marRight w:val="0"/>
          <w:marTop w:val="0"/>
          <w:marBottom w:val="0"/>
          <w:divBdr>
            <w:top w:val="none" w:sz="0" w:space="0" w:color="auto"/>
            <w:left w:val="none" w:sz="0" w:space="0" w:color="auto"/>
            <w:bottom w:val="none" w:sz="0" w:space="0" w:color="auto"/>
            <w:right w:val="none" w:sz="0" w:space="0" w:color="auto"/>
          </w:divBdr>
        </w:div>
        <w:div w:id="68775955">
          <w:marLeft w:val="480"/>
          <w:marRight w:val="0"/>
          <w:marTop w:val="0"/>
          <w:marBottom w:val="0"/>
          <w:divBdr>
            <w:top w:val="none" w:sz="0" w:space="0" w:color="auto"/>
            <w:left w:val="none" w:sz="0" w:space="0" w:color="auto"/>
            <w:bottom w:val="none" w:sz="0" w:space="0" w:color="auto"/>
            <w:right w:val="none" w:sz="0" w:space="0" w:color="auto"/>
          </w:divBdr>
        </w:div>
        <w:div w:id="70123864">
          <w:marLeft w:val="480"/>
          <w:marRight w:val="0"/>
          <w:marTop w:val="0"/>
          <w:marBottom w:val="0"/>
          <w:divBdr>
            <w:top w:val="none" w:sz="0" w:space="0" w:color="auto"/>
            <w:left w:val="none" w:sz="0" w:space="0" w:color="auto"/>
            <w:bottom w:val="none" w:sz="0" w:space="0" w:color="auto"/>
            <w:right w:val="none" w:sz="0" w:space="0" w:color="auto"/>
          </w:divBdr>
        </w:div>
        <w:div w:id="83189860">
          <w:marLeft w:val="480"/>
          <w:marRight w:val="0"/>
          <w:marTop w:val="0"/>
          <w:marBottom w:val="0"/>
          <w:divBdr>
            <w:top w:val="none" w:sz="0" w:space="0" w:color="auto"/>
            <w:left w:val="none" w:sz="0" w:space="0" w:color="auto"/>
            <w:bottom w:val="none" w:sz="0" w:space="0" w:color="auto"/>
            <w:right w:val="none" w:sz="0" w:space="0" w:color="auto"/>
          </w:divBdr>
        </w:div>
        <w:div w:id="93870296">
          <w:marLeft w:val="480"/>
          <w:marRight w:val="0"/>
          <w:marTop w:val="0"/>
          <w:marBottom w:val="0"/>
          <w:divBdr>
            <w:top w:val="none" w:sz="0" w:space="0" w:color="auto"/>
            <w:left w:val="none" w:sz="0" w:space="0" w:color="auto"/>
            <w:bottom w:val="none" w:sz="0" w:space="0" w:color="auto"/>
            <w:right w:val="none" w:sz="0" w:space="0" w:color="auto"/>
          </w:divBdr>
        </w:div>
        <w:div w:id="94714426">
          <w:marLeft w:val="480"/>
          <w:marRight w:val="0"/>
          <w:marTop w:val="0"/>
          <w:marBottom w:val="0"/>
          <w:divBdr>
            <w:top w:val="none" w:sz="0" w:space="0" w:color="auto"/>
            <w:left w:val="none" w:sz="0" w:space="0" w:color="auto"/>
            <w:bottom w:val="none" w:sz="0" w:space="0" w:color="auto"/>
            <w:right w:val="none" w:sz="0" w:space="0" w:color="auto"/>
          </w:divBdr>
        </w:div>
        <w:div w:id="103773365">
          <w:marLeft w:val="480"/>
          <w:marRight w:val="0"/>
          <w:marTop w:val="0"/>
          <w:marBottom w:val="0"/>
          <w:divBdr>
            <w:top w:val="none" w:sz="0" w:space="0" w:color="auto"/>
            <w:left w:val="none" w:sz="0" w:space="0" w:color="auto"/>
            <w:bottom w:val="none" w:sz="0" w:space="0" w:color="auto"/>
            <w:right w:val="none" w:sz="0" w:space="0" w:color="auto"/>
          </w:divBdr>
        </w:div>
        <w:div w:id="105123873">
          <w:marLeft w:val="480"/>
          <w:marRight w:val="0"/>
          <w:marTop w:val="0"/>
          <w:marBottom w:val="0"/>
          <w:divBdr>
            <w:top w:val="none" w:sz="0" w:space="0" w:color="auto"/>
            <w:left w:val="none" w:sz="0" w:space="0" w:color="auto"/>
            <w:bottom w:val="none" w:sz="0" w:space="0" w:color="auto"/>
            <w:right w:val="none" w:sz="0" w:space="0" w:color="auto"/>
          </w:divBdr>
        </w:div>
        <w:div w:id="157229122">
          <w:marLeft w:val="480"/>
          <w:marRight w:val="0"/>
          <w:marTop w:val="0"/>
          <w:marBottom w:val="0"/>
          <w:divBdr>
            <w:top w:val="none" w:sz="0" w:space="0" w:color="auto"/>
            <w:left w:val="none" w:sz="0" w:space="0" w:color="auto"/>
            <w:bottom w:val="none" w:sz="0" w:space="0" w:color="auto"/>
            <w:right w:val="none" w:sz="0" w:space="0" w:color="auto"/>
          </w:divBdr>
        </w:div>
        <w:div w:id="205411421">
          <w:marLeft w:val="480"/>
          <w:marRight w:val="0"/>
          <w:marTop w:val="0"/>
          <w:marBottom w:val="0"/>
          <w:divBdr>
            <w:top w:val="none" w:sz="0" w:space="0" w:color="auto"/>
            <w:left w:val="none" w:sz="0" w:space="0" w:color="auto"/>
            <w:bottom w:val="none" w:sz="0" w:space="0" w:color="auto"/>
            <w:right w:val="none" w:sz="0" w:space="0" w:color="auto"/>
          </w:divBdr>
        </w:div>
        <w:div w:id="216161204">
          <w:marLeft w:val="480"/>
          <w:marRight w:val="0"/>
          <w:marTop w:val="0"/>
          <w:marBottom w:val="0"/>
          <w:divBdr>
            <w:top w:val="none" w:sz="0" w:space="0" w:color="auto"/>
            <w:left w:val="none" w:sz="0" w:space="0" w:color="auto"/>
            <w:bottom w:val="none" w:sz="0" w:space="0" w:color="auto"/>
            <w:right w:val="none" w:sz="0" w:space="0" w:color="auto"/>
          </w:divBdr>
        </w:div>
        <w:div w:id="246430047">
          <w:marLeft w:val="480"/>
          <w:marRight w:val="0"/>
          <w:marTop w:val="0"/>
          <w:marBottom w:val="0"/>
          <w:divBdr>
            <w:top w:val="none" w:sz="0" w:space="0" w:color="auto"/>
            <w:left w:val="none" w:sz="0" w:space="0" w:color="auto"/>
            <w:bottom w:val="none" w:sz="0" w:space="0" w:color="auto"/>
            <w:right w:val="none" w:sz="0" w:space="0" w:color="auto"/>
          </w:divBdr>
        </w:div>
        <w:div w:id="265844879">
          <w:marLeft w:val="480"/>
          <w:marRight w:val="0"/>
          <w:marTop w:val="0"/>
          <w:marBottom w:val="0"/>
          <w:divBdr>
            <w:top w:val="none" w:sz="0" w:space="0" w:color="auto"/>
            <w:left w:val="none" w:sz="0" w:space="0" w:color="auto"/>
            <w:bottom w:val="none" w:sz="0" w:space="0" w:color="auto"/>
            <w:right w:val="none" w:sz="0" w:space="0" w:color="auto"/>
          </w:divBdr>
        </w:div>
        <w:div w:id="342517582">
          <w:marLeft w:val="480"/>
          <w:marRight w:val="0"/>
          <w:marTop w:val="0"/>
          <w:marBottom w:val="0"/>
          <w:divBdr>
            <w:top w:val="none" w:sz="0" w:space="0" w:color="auto"/>
            <w:left w:val="none" w:sz="0" w:space="0" w:color="auto"/>
            <w:bottom w:val="none" w:sz="0" w:space="0" w:color="auto"/>
            <w:right w:val="none" w:sz="0" w:space="0" w:color="auto"/>
          </w:divBdr>
        </w:div>
        <w:div w:id="375589478">
          <w:marLeft w:val="480"/>
          <w:marRight w:val="0"/>
          <w:marTop w:val="0"/>
          <w:marBottom w:val="0"/>
          <w:divBdr>
            <w:top w:val="none" w:sz="0" w:space="0" w:color="auto"/>
            <w:left w:val="none" w:sz="0" w:space="0" w:color="auto"/>
            <w:bottom w:val="none" w:sz="0" w:space="0" w:color="auto"/>
            <w:right w:val="none" w:sz="0" w:space="0" w:color="auto"/>
          </w:divBdr>
        </w:div>
        <w:div w:id="409155014">
          <w:marLeft w:val="480"/>
          <w:marRight w:val="0"/>
          <w:marTop w:val="0"/>
          <w:marBottom w:val="0"/>
          <w:divBdr>
            <w:top w:val="none" w:sz="0" w:space="0" w:color="auto"/>
            <w:left w:val="none" w:sz="0" w:space="0" w:color="auto"/>
            <w:bottom w:val="none" w:sz="0" w:space="0" w:color="auto"/>
            <w:right w:val="none" w:sz="0" w:space="0" w:color="auto"/>
          </w:divBdr>
        </w:div>
        <w:div w:id="437261554">
          <w:marLeft w:val="480"/>
          <w:marRight w:val="0"/>
          <w:marTop w:val="0"/>
          <w:marBottom w:val="0"/>
          <w:divBdr>
            <w:top w:val="none" w:sz="0" w:space="0" w:color="auto"/>
            <w:left w:val="none" w:sz="0" w:space="0" w:color="auto"/>
            <w:bottom w:val="none" w:sz="0" w:space="0" w:color="auto"/>
            <w:right w:val="none" w:sz="0" w:space="0" w:color="auto"/>
          </w:divBdr>
        </w:div>
        <w:div w:id="506212441">
          <w:marLeft w:val="480"/>
          <w:marRight w:val="0"/>
          <w:marTop w:val="0"/>
          <w:marBottom w:val="0"/>
          <w:divBdr>
            <w:top w:val="none" w:sz="0" w:space="0" w:color="auto"/>
            <w:left w:val="none" w:sz="0" w:space="0" w:color="auto"/>
            <w:bottom w:val="none" w:sz="0" w:space="0" w:color="auto"/>
            <w:right w:val="none" w:sz="0" w:space="0" w:color="auto"/>
          </w:divBdr>
        </w:div>
        <w:div w:id="518548522">
          <w:marLeft w:val="480"/>
          <w:marRight w:val="0"/>
          <w:marTop w:val="0"/>
          <w:marBottom w:val="0"/>
          <w:divBdr>
            <w:top w:val="none" w:sz="0" w:space="0" w:color="auto"/>
            <w:left w:val="none" w:sz="0" w:space="0" w:color="auto"/>
            <w:bottom w:val="none" w:sz="0" w:space="0" w:color="auto"/>
            <w:right w:val="none" w:sz="0" w:space="0" w:color="auto"/>
          </w:divBdr>
        </w:div>
        <w:div w:id="532888134">
          <w:marLeft w:val="480"/>
          <w:marRight w:val="0"/>
          <w:marTop w:val="0"/>
          <w:marBottom w:val="0"/>
          <w:divBdr>
            <w:top w:val="none" w:sz="0" w:space="0" w:color="auto"/>
            <w:left w:val="none" w:sz="0" w:space="0" w:color="auto"/>
            <w:bottom w:val="none" w:sz="0" w:space="0" w:color="auto"/>
            <w:right w:val="none" w:sz="0" w:space="0" w:color="auto"/>
          </w:divBdr>
        </w:div>
        <w:div w:id="574827886">
          <w:marLeft w:val="480"/>
          <w:marRight w:val="0"/>
          <w:marTop w:val="0"/>
          <w:marBottom w:val="0"/>
          <w:divBdr>
            <w:top w:val="none" w:sz="0" w:space="0" w:color="auto"/>
            <w:left w:val="none" w:sz="0" w:space="0" w:color="auto"/>
            <w:bottom w:val="none" w:sz="0" w:space="0" w:color="auto"/>
            <w:right w:val="none" w:sz="0" w:space="0" w:color="auto"/>
          </w:divBdr>
        </w:div>
        <w:div w:id="589316937">
          <w:marLeft w:val="480"/>
          <w:marRight w:val="0"/>
          <w:marTop w:val="0"/>
          <w:marBottom w:val="0"/>
          <w:divBdr>
            <w:top w:val="none" w:sz="0" w:space="0" w:color="auto"/>
            <w:left w:val="none" w:sz="0" w:space="0" w:color="auto"/>
            <w:bottom w:val="none" w:sz="0" w:space="0" w:color="auto"/>
            <w:right w:val="none" w:sz="0" w:space="0" w:color="auto"/>
          </w:divBdr>
        </w:div>
        <w:div w:id="597562167">
          <w:marLeft w:val="480"/>
          <w:marRight w:val="0"/>
          <w:marTop w:val="0"/>
          <w:marBottom w:val="0"/>
          <w:divBdr>
            <w:top w:val="none" w:sz="0" w:space="0" w:color="auto"/>
            <w:left w:val="none" w:sz="0" w:space="0" w:color="auto"/>
            <w:bottom w:val="none" w:sz="0" w:space="0" w:color="auto"/>
            <w:right w:val="none" w:sz="0" w:space="0" w:color="auto"/>
          </w:divBdr>
        </w:div>
        <w:div w:id="649209855">
          <w:marLeft w:val="480"/>
          <w:marRight w:val="0"/>
          <w:marTop w:val="0"/>
          <w:marBottom w:val="0"/>
          <w:divBdr>
            <w:top w:val="none" w:sz="0" w:space="0" w:color="auto"/>
            <w:left w:val="none" w:sz="0" w:space="0" w:color="auto"/>
            <w:bottom w:val="none" w:sz="0" w:space="0" w:color="auto"/>
            <w:right w:val="none" w:sz="0" w:space="0" w:color="auto"/>
          </w:divBdr>
        </w:div>
        <w:div w:id="651327903">
          <w:marLeft w:val="480"/>
          <w:marRight w:val="0"/>
          <w:marTop w:val="0"/>
          <w:marBottom w:val="0"/>
          <w:divBdr>
            <w:top w:val="none" w:sz="0" w:space="0" w:color="auto"/>
            <w:left w:val="none" w:sz="0" w:space="0" w:color="auto"/>
            <w:bottom w:val="none" w:sz="0" w:space="0" w:color="auto"/>
            <w:right w:val="none" w:sz="0" w:space="0" w:color="auto"/>
          </w:divBdr>
        </w:div>
        <w:div w:id="680667964">
          <w:marLeft w:val="480"/>
          <w:marRight w:val="0"/>
          <w:marTop w:val="0"/>
          <w:marBottom w:val="0"/>
          <w:divBdr>
            <w:top w:val="none" w:sz="0" w:space="0" w:color="auto"/>
            <w:left w:val="none" w:sz="0" w:space="0" w:color="auto"/>
            <w:bottom w:val="none" w:sz="0" w:space="0" w:color="auto"/>
            <w:right w:val="none" w:sz="0" w:space="0" w:color="auto"/>
          </w:divBdr>
        </w:div>
        <w:div w:id="726999507">
          <w:marLeft w:val="480"/>
          <w:marRight w:val="0"/>
          <w:marTop w:val="0"/>
          <w:marBottom w:val="0"/>
          <w:divBdr>
            <w:top w:val="none" w:sz="0" w:space="0" w:color="auto"/>
            <w:left w:val="none" w:sz="0" w:space="0" w:color="auto"/>
            <w:bottom w:val="none" w:sz="0" w:space="0" w:color="auto"/>
            <w:right w:val="none" w:sz="0" w:space="0" w:color="auto"/>
          </w:divBdr>
        </w:div>
        <w:div w:id="787162770">
          <w:marLeft w:val="480"/>
          <w:marRight w:val="0"/>
          <w:marTop w:val="0"/>
          <w:marBottom w:val="0"/>
          <w:divBdr>
            <w:top w:val="none" w:sz="0" w:space="0" w:color="auto"/>
            <w:left w:val="none" w:sz="0" w:space="0" w:color="auto"/>
            <w:bottom w:val="none" w:sz="0" w:space="0" w:color="auto"/>
            <w:right w:val="none" w:sz="0" w:space="0" w:color="auto"/>
          </w:divBdr>
        </w:div>
        <w:div w:id="834300408">
          <w:marLeft w:val="480"/>
          <w:marRight w:val="0"/>
          <w:marTop w:val="0"/>
          <w:marBottom w:val="0"/>
          <w:divBdr>
            <w:top w:val="none" w:sz="0" w:space="0" w:color="auto"/>
            <w:left w:val="none" w:sz="0" w:space="0" w:color="auto"/>
            <w:bottom w:val="none" w:sz="0" w:space="0" w:color="auto"/>
            <w:right w:val="none" w:sz="0" w:space="0" w:color="auto"/>
          </w:divBdr>
        </w:div>
        <w:div w:id="834494518">
          <w:marLeft w:val="480"/>
          <w:marRight w:val="0"/>
          <w:marTop w:val="0"/>
          <w:marBottom w:val="0"/>
          <w:divBdr>
            <w:top w:val="none" w:sz="0" w:space="0" w:color="auto"/>
            <w:left w:val="none" w:sz="0" w:space="0" w:color="auto"/>
            <w:bottom w:val="none" w:sz="0" w:space="0" w:color="auto"/>
            <w:right w:val="none" w:sz="0" w:space="0" w:color="auto"/>
          </w:divBdr>
        </w:div>
        <w:div w:id="838695965">
          <w:marLeft w:val="480"/>
          <w:marRight w:val="0"/>
          <w:marTop w:val="0"/>
          <w:marBottom w:val="0"/>
          <w:divBdr>
            <w:top w:val="none" w:sz="0" w:space="0" w:color="auto"/>
            <w:left w:val="none" w:sz="0" w:space="0" w:color="auto"/>
            <w:bottom w:val="none" w:sz="0" w:space="0" w:color="auto"/>
            <w:right w:val="none" w:sz="0" w:space="0" w:color="auto"/>
          </w:divBdr>
        </w:div>
        <w:div w:id="841705801">
          <w:marLeft w:val="480"/>
          <w:marRight w:val="0"/>
          <w:marTop w:val="0"/>
          <w:marBottom w:val="0"/>
          <w:divBdr>
            <w:top w:val="none" w:sz="0" w:space="0" w:color="auto"/>
            <w:left w:val="none" w:sz="0" w:space="0" w:color="auto"/>
            <w:bottom w:val="none" w:sz="0" w:space="0" w:color="auto"/>
            <w:right w:val="none" w:sz="0" w:space="0" w:color="auto"/>
          </w:divBdr>
        </w:div>
        <w:div w:id="862982575">
          <w:marLeft w:val="480"/>
          <w:marRight w:val="0"/>
          <w:marTop w:val="0"/>
          <w:marBottom w:val="0"/>
          <w:divBdr>
            <w:top w:val="none" w:sz="0" w:space="0" w:color="auto"/>
            <w:left w:val="none" w:sz="0" w:space="0" w:color="auto"/>
            <w:bottom w:val="none" w:sz="0" w:space="0" w:color="auto"/>
            <w:right w:val="none" w:sz="0" w:space="0" w:color="auto"/>
          </w:divBdr>
        </w:div>
        <w:div w:id="881088254">
          <w:marLeft w:val="480"/>
          <w:marRight w:val="0"/>
          <w:marTop w:val="0"/>
          <w:marBottom w:val="0"/>
          <w:divBdr>
            <w:top w:val="none" w:sz="0" w:space="0" w:color="auto"/>
            <w:left w:val="none" w:sz="0" w:space="0" w:color="auto"/>
            <w:bottom w:val="none" w:sz="0" w:space="0" w:color="auto"/>
            <w:right w:val="none" w:sz="0" w:space="0" w:color="auto"/>
          </w:divBdr>
        </w:div>
      </w:divsChild>
    </w:div>
    <w:div w:id="30227585">
      <w:bodyDiv w:val="1"/>
      <w:marLeft w:val="0"/>
      <w:marRight w:val="0"/>
      <w:marTop w:val="0"/>
      <w:marBottom w:val="0"/>
      <w:divBdr>
        <w:top w:val="none" w:sz="0" w:space="0" w:color="auto"/>
        <w:left w:val="none" w:sz="0" w:space="0" w:color="auto"/>
        <w:bottom w:val="none" w:sz="0" w:space="0" w:color="auto"/>
        <w:right w:val="none" w:sz="0" w:space="0" w:color="auto"/>
      </w:divBdr>
    </w:div>
    <w:div w:id="30692861">
      <w:bodyDiv w:val="1"/>
      <w:marLeft w:val="0"/>
      <w:marRight w:val="0"/>
      <w:marTop w:val="0"/>
      <w:marBottom w:val="0"/>
      <w:divBdr>
        <w:top w:val="none" w:sz="0" w:space="0" w:color="auto"/>
        <w:left w:val="none" w:sz="0" w:space="0" w:color="auto"/>
        <w:bottom w:val="none" w:sz="0" w:space="0" w:color="auto"/>
        <w:right w:val="none" w:sz="0" w:space="0" w:color="auto"/>
      </w:divBdr>
    </w:div>
    <w:div w:id="30696413">
      <w:bodyDiv w:val="1"/>
      <w:marLeft w:val="0"/>
      <w:marRight w:val="0"/>
      <w:marTop w:val="0"/>
      <w:marBottom w:val="0"/>
      <w:divBdr>
        <w:top w:val="none" w:sz="0" w:space="0" w:color="auto"/>
        <w:left w:val="none" w:sz="0" w:space="0" w:color="auto"/>
        <w:bottom w:val="none" w:sz="0" w:space="0" w:color="auto"/>
        <w:right w:val="none" w:sz="0" w:space="0" w:color="auto"/>
      </w:divBdr>
    </w:div>
    <w:div w:id="30879926">
      <w:bodyDiv w:val="1"/>
      <w:marLeft w:val="0"/>
      <w:marRight w:val="0"/>
      <w:marTop w:val="0"/>
      <w:marBottom w:val="0"/>
      <w:divBdr>
        <w:top w:val="none" w:sz="0" w:space="0" w:color="auto"/>
        <w:left w:val="none" w:sz="0" w:space="0" w:color="auto"/>
        <w:bottom w:val="none" w:sz="0" w:space="0" w:color="auto"/>
        <w:right w:val="none" w:sz="0" w:space="0" w:color="auto"/>
      </w:divBdr>
      <w:divsChild>
        <w:div w:id="186523166">
          <w:marLeft w:val="480"/>
          <w:marRight w:val="0"/>
          <w:marTop w:val="0"/>
          <w:marBottom w:val="0"/>
          <w:divBdr>
            <w:top w:val="none" w:sz="0" w:space="0" w:color="auto"/>
            <w:left w:val="none" w:sz="0" w:space="0" w:color="auto"/>
            <w:bottom w:val="none" w:sz="0" w:space="0" w:color="auto"/>
            <w:right w:val="none" w:sz="0" w:space="0" w:color="auto"/>
          </w:divBdr>
        </w:div>
        <w:div w:id="198666353">
          <w:marLeft w:val="480"/>
          <w:marRight w:val="0"/>
          <w:marTop w:val="0"/>
          <w:marBottom w:val="0"/>
          <w:divBdr>
            <w:top w:val="none" w:sz="0" w:space="0" w:color="auto"/>
            <w:left w:val="none" w:sz="0" w:space="0" w:color="auto"/>
            <w:bottom w:val="none" w:sz="0" w:space="0" w:color="auto"/>
            <w:right w:val="none" w:sz="0" w:space="0" w:color="auto"/>
          </w:divBdr>
        </w:div>
        <w:div w:id="284042150">
          <w:marLeft w:val="480"/>
          <w:marRight w:val="0"/>
          <w:marTop w:val="0"/>
          <w:marBottom w:val="0"/>
          <w:divBdr>
            <w:top w:val="none" w:sz="0" w:space="0" w:color="auto"/>
            <w:left w:val="none" w:sz="0" w:space="0" w:color="auto"/>
            <w:bottom w:val="none" w:sz="0" w:space="0" w:color="auto"/>
            <w:right w:val="none" w:sz="0" w:space="0" w:color="auto"/>
          </w:divBdr>
        </w:div>
        <w:div w:id="742532371">
          <w:marLeft w:val="480"/>
          <w:marRight w:val="0"/>
          <w:marTop w:val="0"/>
          <w:marBottom w:val="0"/>
          <w:divBdr>
            <w:top w:val="none" w:sz="0" w:space="0" w:color="auto"/>
            <w:left w:val="none" w:sz="0" w:space="0" w:color="auto"/>
            <w:bottom w:val="none" w:sz="0" w:space="0" w:color="auto"/>
            <w:right w:val="none" w:sz="0" w:space="0" w:color="auto"/>
          </w:divBdr>
        </w:div>
      </w:divsChild>
    </w:div>
    <w:div w:id="30963375">
      <w:bodyDiv w:val="1"/>
      <w:marLeft w:val="0"/>
      <w:marRight w:val="0"/>
      <w:marTop w:val="0"/>
      <w:marBottom w:val="0"/>
      <w:divBdr>
        <w:top w:val="none" w:sz="0" w:space="0" w:color="auto"/>
        <w:left w:val="none" w:sz="0" w:space="0" w:color="auto"/>
        <w:bottom w:val="none" w:sz="0" w:space="0" w:color="auto"/>
        <w:right w:val="none" w:sz="0" w:space="0" w:color="auto"/>
      </w:divBdr>
    </w:div>
    <w:div w:id="31001549">
      <w:bodyDiv w:val="1"/>
      <w:marLeft w:val="0"/>
      <w:marRight w:val="0"/>
      <w:marTop w:val="0"/>
      <w:marBottom w:val="0"/>
      <w:divBdr>
        <w:top w:val="none" w:sz="0" w:space="0" w:color="auto"/>
        <w:left w:val="none" w:sz="0" w:space="0" w:color="auto"/>
        <w:bottom w:val="none" w:sz="0" w:space="0" w:color="auto"/>
        <w:right w:val="none" w:sz="0" w:space="0" w:color="auto"/>
      </w:divBdr>
    </w:div>
    <w:div w:id="31074893">
      <w:bodyDiv w:val="1"/>
      <w:marLeft w:val="0"/>
      <w:marRight w:val="0"/>
      <w:marTop w:val="0"/>
      <w:marBottom w:val="0"/>
      <w:divBdr>
        <w:top w:val="none" w:sz="0" w:space="0" w:color="auto"/>
        <w:left w:val="none" w:sz="0" w:space="0" w:color="auto"/>
        <w:bottom w:val="none" w:sz="0" w:space="0" w:color="auto"/>
        <w:right w:val="none" w:sz="0" w:space="0" w:color="auto"/>
      </w:divBdr>
    </w:div>
    <w:div w:id="31151115">
      <w:bodyDiv w:val="1"/>
      <w:marLeft w:val="0"/>
      <w:marRight w:val="0"/>
      <w:marTop w:val="0"/>
      <w:marBottom w:val="0"/>
      <w:divBdr>
        <w:top w:val="none" w:sz="0" w:space="0" w:color="auto"/>
        <w:left w:val="none" w:sz="0" w:space="0" w:color="auto"/>
        <w:bottom w:val="none" w:sz="0" w:space="0" w:color="auto"/>
        <w:right w:val="none" w:sz="0" w:space="0" w:color="auto"/>
      </w:divBdr>
    </w:div>
    <w:div w:id="31226796">
      <w:bodyDiv w:val="1"/>
      <w:marLeft w:val="0"/>
      <w:marRight w:val="0"/>
      <w:marTop w:val="0"/>
      <w:marBottom w:val="0"/>
      <w:divBdr>
        <w:top w:val="none" w:sz="0" w:space="0" w:color="auto"/>
        <w:left w:val="none" w:sz="0" w:space="0" w:color="auto"/>
        <w:bottom w:val="none" w:sz="0" w:space="0" w:color="auto"/>
        <w:right w:val="none" w:sz="0" w:space="0" w:color="auto"/>
      </w:divBdr>
    </w:div>
    <w:div w:id="31539371">
      <w:bodyDiv w:val="1"/>
      <w:marLeft w:val="0"/>
      <w:marRight w:val="0"/>
      <w:marTop w:val="0"/>
      <w:marBottom w:val="0"/>
      <w:divBdr>
        <w:top w:val="none" w:sz="0" w:space="0" w:color="auto"/>
        <w:left w:val="none" w:sz="0" w:space="0" w:color="auto"/>
        <w:bottom w:val="none" w:sz="0" w:space="0" w:color="auto"/>
        <w:right w:val="none" w:sz="0" w:space="0" w:color="auto"/>
      </w:divBdr>
    </w:div>
    <w:div w:id="31612450">
      <w:bodyDiv w:val="1"/>
      <w:marLeft w:val="0"/>
      <w:marRight w:val="0"/>
      <w:marTop w:val="0"/>
      <w:marBottom w:val="0"/>
      <w:divBdr>
        <w:top w:val="none" w:sz="0" w:space="0" w:color="auto"/>
        <w:left w:val="none" w:sz="0" w:space="0" w:color="auto"/>
        <w:bottom w:val="none" w:sz="0" w:space="0" w:color="auto"/>
        <w:right w:val="none" w:sz="0" w:space="0" w:color="auto"/>
      </w:divBdr>
    </w:div>
    <w:div w:id="31615508">
      <w:bodyDiv w:val="1"/>
      <w:marLeft w:val="0"/>
      <w:marRight w:val="0"/>
      <w:marTop w:val="0"/>
      <w:marBottom w:val="0"/>
      <w:divBdr>
        <w:top w:val="none" w:sz="0" w:space="0" w:color="auto"/>
        <w:left w:val="none" w:sz="0" w:space="0" w:color="auto"/>
        <w:bottom w:val="none" w:sz="0" w:space="0" w:color="auto"/>
        <w:right w:val="none" w:sz="0" w:space="0" w:color="auto"/>
      </w:divBdr>
    </w:div>
    <w:div w:id="31616147">
      <w:bodyDiv w:val="1"/>
      <w:marLeft w:val="0"/>
      <w:marRight w:val="0"/>
      <w:marTop w:val="0"/>
      <w:marBottom w:val="0"/>
      <w:divBdr>
        <w:top w:val="none" w:sz="0" w:space="0" w:color="auto"/>
        <w:left w:val="none" w:sz="0" w:space="0" w:color="auto"/>
        <w:bottom w:val="none" w:sz="0" w:space="0" w:color="auto"/>
        <w:right w:val="none" w:sz="0" w:space="0" w:color="auto"/>
      </w:divBdr>
    </w:div>
    <w:div w:id="31662943">
      <w:bodyDiv w:val="1"/>
      <w:marLeft w:val="0"/>
      <w:marRight w:val="0"/>
      <w:marTop w:val="0"/>
      <w:marBottom w:val="0"/>
      <w:divBdr>
        <w:top w:val="none" w:sz="0" w:space="0" w:color="auto"/>
        <w:left w:val="none" w:sz="0" w:space="0" w:color="auto"/>
        <w:bottom w:val="none" w:sz="0" w:space="0" w:color="auto"/>
        <w:right w:val="none" w:sz="0" w:space="0" w:color="auto"/>
      </w:divBdr>
    </w:div>
    <w:div w:id="31808079">
      <w:bodyDiv w:val="1"/>
      <w:marLeft w:val="0"/>
      <w:marRight w:val="0"/>
      <w:marTop w:val="0"/>
      <w:marBottom w:val="0"/>
      <w:divBdr>
        <w:top w:val="none" w:sz="0" w:space="0" w:color="auto"/>
        <w:left w:val="none" w:sz="0" w:space="0" w:color="auto"/>
        <w:bottom w:val="none" w:sz="0" w:space="0" w:color="auto"/>
        <w:right w:val="none" w:sz="0" w:space="0" w:color="auto"/>
      </w:divBdr>
      <w:divsChild>
        <w:div w:id="1170215564">
          <w:marLeft w:val="480"/>
          <w:marRight w:val="0"/>
          <w:marTop w:val="0"/>
          <w:marBottom w:val="0"/>
          <w:divBdr>
            <w:top w:val="none" w:sz="0" w:space="0" w:color="auto"/>
            <w:left w:val="none" w:sz="0" w:space="0" w:color="auto"/>
            <w:bottom w:val="none" w:sz="0" w:space="0" w:color="auto"/>
            <w:right w:val="none" w:sz="0" w:space="0" w:color="auto"/>
          </w:divBdr>
        </w:div>
        <w:div w:id="210314457">
          <w:marLeft w:val="480"/>
          <w:marRight w:val="0"/>
          <w:marTop w:val="0"/>
          <w:marBottom w:val="0"/>
          <w:divBdr>
            <w:top w:val="none" w:sz="0" w:space="0" w:color="auto"/>
            <w:left w:val="none" w:sz="0" w:space="0" w:color="auto"/>
            <w:bottom w:val="none" w:sz="0" w:space="0" w:color="auto"/>
            <w:right w:val="none" w:sz="0" w:space="0" w:color="auto"/>
          </w:divBdr>
        </w:div>
        <w:div w:id="799345409">
          <w:marLeft w:val="480"/>
          <w:marRight w:val="0"/>
          <w:marTop w:val="0"/>
          <w:marBottom w:val="0"/>
          <w:divBdr>
            <w:top w:val="none" w:sz="0" w:space="0" w:color="auto"/>
            <w:left w:val="none" w:sz="0" w:space="0" w:color="auto"/>
            <w:bottom w:val="none" w:sz="0" w:space="0" w:color="auto"/>
            <w:right w:val="none" w:sz="0" w:space="0" w:color="auto"/>
          </w:divBdr>
        </w:div>
        <w:div w:id="18816605">
          <w:marLeft w:val="480"/>
          <w:marRight w:val="0"/>
          <w:marTop w:val="0"/>
          <w:marBottom w:val="0"/>
          <w:divBdr>
            <w:top w:val="none" w:sz="0" w:space="0" w:color="auto"/>
            <w:left w:val="none" w:sz="0" w:space="0" w:color="auto"/>
            <w:bottom w:val="none" w:sz="0" w:space="0" w:color="auto"/>
            <w:right w:val="none" w:sz="0" w:space="0" w:color="auto"/>
          </w:divBdr>
        </w:div>
        <w:div w:id="1898662244">
          <w:marLeft w:val="480"/>
          <w:marRight w:val="0"/>
          <w:marTop w:val="0"/>
          <w:marBottom w:val="0"/>
          <w:divBdr>
            <w:top w:val="none" w:sz="0" w:space="0" w:color="auto"/>
            <w:left w:val="none" w:sz="0" w:space="0" w:color="auto"/>
            <w:bottom w:val="none" w:sz="0" w:space="0" w:color="auto"/>
            <w:right w:val="none" w:sz="0" w:space="0" w:color="auto"/>
          </w:divBdr>
        </w:div>
        <w:div w:id="1613317142">
          <w:marLeft w:val="480"/>
          <w:marRight w:val="0"/>
          <w:marTop w:val="0"/>
          <w:marBottom w:val="0"/>
          <w:divBdr>
            <w:top w:val="none" w:sz="0" w:space="0" w:color="auto"/>
            <w:left w:val="none" w:sz="0" w:space="0" w:color="auto"/>
            <w:bottom w:val="none" w:sz="0" w:space="0" w:color="auto"/>
            <w:right w:val="none" w:sz="0" w:space="0" w:color="auto"/>
          </w:divBdr>
        </w:div>
        <w:div w:id="752434958">
          <w:marLeft w:val="480"/>
          <w:marRight w:val="0"/>
          <w:marTop w:val="0"/>
          <w:marBottom w:val="0"/>
          <w:divBdr>
            <w:top w:val="none" w:sz="0" w:space="0" w:color="auto"/>
            <w:left w:val="none" w:sz="0" w:space="0" w:color="auto"/>
            <w:bottom w:val="none" w:sz="0" w:space="0" w:color="auto"/>
            <w:right w:val="none" w:sz="0" w:space="0" w:color="auto"/>
          </w:divBdr>
        </w:div>
        <w:div w:id="1822306739">
          <w:marLeft w:val="480"/>
          <w:marRight w:val="0"/>
          <w:marTop w:val="0"/>
          <w:marBottom w:val="0"/>
          <w:divBdr>
            <w:top w:val="none" w:sz="0" w:space="0" w:color="auto"/>
            <w:left w:val="none" w:sz="0" w:space="0" w:color="auto"/>
            <w:bottom w:val="none" w:sz="0" w:space="0" w:color="auto"/>
            <w:right w:val="none" w:sz="0" w:space="0" w:color="auto"/>
          </w:divBdr>
        </w:div>
        <w:div w:id="261651904">
          <w:marLeft w:val="480"/>
          <w:marRight w:val="0"/>
          <w:marTop w:val="0"/>
          <w:marBottom w:val="0"/>
          <w:divBdr>
            <w:top w:val="none" w:sz="0" w:space="0" w:color="auto"/>
            <w:left w:val="none" w:sz="0" w:space="0" w:color="auto"/>
            <w:bottom w:val="none" w:sz="0" w:space="0" w:color="auto"/>
            <w:right w:val="none" w:sz="0" w:space="0" w:color="auto"/>
          </w:divBdr>
        </w:div>
        <w:div w:id="1722555307">
          <w:marLeft w:val="480"/>
          <w:marRight w:val="0"/>
          <w:marTop w:val="0"/>
          <w:marBottom w:val="0"/>
          <w:divBdr>
            <w:top w:val="none" w:sz="0" w:space="0" w:color="auto"/>
            <w:left w:val="none" w:sz="0" w:space="0" w:color="auto"/>
            <w:bottom w:val="none" w:sz="0" w:space="0" w:color="auto"/>
            <w:right w:val="none" w:sz="0" w:space="0" w:color="auto"/>
          </w:divBdr>
        </w:div>
        <w:div w:id="214006061">
          <w:marLeft w:val="480"/>
          <w:marRight w:val="0"/>
          <w:marTop w:val="0"/>
          <w:marBottom w:val="0"/>
          <w:divBdr>
            <w:top w:val="none" w:sz="0" w:space="0" w:color="auto"/>
            <w:left w:val="none" w:sz="0" w:space="0" w:color="auto"/>
            <w:bottom w:val="none" w:sz="0" w:space="0" w:color="auto"/>
            <w:right w:val="none" w:sz="0" w:space="0" w:color="auto"/>
          </w:divBdr>
        </w:div>
        <w:div w:id="1224945695">
          <w:marLeft w:val="480"/>
          <w:marRight w:val="0"/>
          <w:marTop w:val="0"/>
          <w:marBottom w:val="0"/>
          <w:divBdr>
            <w:top w:val="none" w:sz="0" w:space="0" w:color="auto"/>
            <w:left w:val="none" w:sz="0" w:space="0" w:color="auto"/>
            <w:bottom w:val="none" w:sz="0" w:space="0" w:color="auto"/>
            <w:right w:val="none" w:sz="0" w:space="0" w:color="auto"/>
          </w:divBdr>
        </w:div>
        <w:div w:id="506482787">
          <w:marLeft w:val="480"/>
          <w:marRight w:val="0"/>
          <w:marTop w:val="0"/>
          <w:marBottom w:val="0"/>
          <w:divBdr>
            <w:top w:val="none" w:sz="0" w:space="0" w:color="auto"/>
            <w:left w:val="none" w:sz="0" w:space="0" w:color="auto"/>
            <w:bottom w:val="none" w:sz="0" w:space="0" w:color="auto"/>
            <w:right w:val="none" w:sz="0" w:space="0" w:color="auto"/>
          </w:divBdr>
        </w:div>
        <w:div w:id="1059596396">
          <w:marLeft w:val="480"/>
          <w:marRight w:val="0"/>
          <w:marTop w:val="0"/>
          <w:marBottom w:val="0"/>
          <w:divBdr>
            <w:top w:val="none" w:sz="0" w:space="0" w:color="auto"/>
            <w:left w:val="none" w:sz="0" w:space="0" w:color="auto"/>
            <w:bottom w:val="none" w:sz="0" w:space="0" w:color="auto"/>
            <w:right w:val="none" w:sz="0" w:space="0" w:color="auto"/>
          </w:divBdr>
        </w:div>
        <w:div w:id="1596665110">
          <w:marLeft w:val="480"/>
          <w:marRight w:val="0"/>
          <w:marTop w:val="0"/>
          <w:marBottom w:val="0"/>
          <w:divBdr>
            <w:top w:val="none" w:sz="0" w:space="0" w:color="auto"/>
            <w:left w:val="none" w:sz="0" w:space="0" w:color="auto"/>
            <w:bottom w:val="none" w:sz="0" w:space="0" w:color="auto"/>
            <w:right w:val="none" w:sz="0" w:space="0" w:color="auto"/>
          </w:divBdr>
        </w:div>
        <w:div w:id="1111826502">
          <w:marLeft w:val="480"/>
          <w:marRight w:val="0"/>
          <w:marTop w:val="0"/>
          <w:marBottom w:val="0"/>
          <w:divBdr>
            <w:top w:val="none" w:sz="0" w:space="0" w:color="auto"/>
            <w:left w:val="none" w:sz="0" w:space="0" w:color="auto"/>
            <w:bottom w:val="none" w:sz="0" w:space="0" w:color="auto"/>
            <w:right w:val="none" w:sz="0" w:space="0" w:color="auto"/>
          </w:divBdr>
        </w:div>
        <w:div w:id="267085186">
          <w:marLeft w:val="480"/>
          <w:marRight w:val="0"/>
          <w:marTop w:val="0"/>
          <w:marBottom w:val="0"/>
          <w:divBdr>
            <w:top w:val="none" w:sz="0" w:space="0" w:color="auto"/>
            <w:left w:val="none" w:sz="0" w:space="0" w:color="auto"/>
            <w:bottom w:val="none" w:sz="0" w:space="0" w:color="auto"/>
            <w:right w:val="none" w:sz="0" w:space="0" w:color="auto"/>
          </w:divBdr>
        </w:div>
        <w:div w:id="1840341617">
          <w:marLeft w:val="480"/>
          <w:marRight w:val="0"/>
          <w:marTop w:val="0"/>
          <w:marBottom w:val="0"/>
          <w:divBdr>
            <w:top w:val="none" w:sz="0" w:space="0" w:color="auto"/>
            <w:left w:val="none" w:sz="0" w:space="0" w:color="auto"/>
            <w:bottom w:val="none" w:sz="0" w:space="0" w:color="auto"/>
            <w:right w:val="none" w:sz="0" w:space="0" w:color="auto"/>
          </w:divBdr>
        </w:div>
        <w:div w:id="1061058434">
          <w:marLeft w:val="480"/>
          <w:marRight w:val="0"/>
          <w:marTop w:val="0"/>
          <w:marBottom w:val="0"/>
          <w:divBdr>
            <w:top w:val="none" w:sz="0" w:space="0" w:color="auto"/>
            <w:left w:val="none" w:sz="0" w:space="0" w:color="auto"/>
            <w:bottom w:val="none" w:sz="0" w:space="0" w:color="auto"/>
            <w:right w:val="none" w:sz="0" w:space="0" w:color="auto"/>
          </w:divBdr>
        </w:div>
        <w:div w:id="2136171471">
          <w:marLeft w:val="480"/>
          <w:marRight w:val="0"/>
          <w:marTop w:val="0"/>
          <w:marBottom w:val="0"/>
          <w:divBdr>
            <w:top w:val="none" w:sz="0" w:space="0" w:color="auto"/>
            <w:left w:val="none" w:sz="0" w:space="0" w:color="auto"/>
            <w:bottom w:val="none" w:sz="0" w:space="0" w:color="auto"/>
            <w:right w:val="none" w:sz="0" w:space="0" w:color="auto"/>
          </w:divBdr>
        </w:div>
        <w:div w:id="915673846">
          <w:marLeft w:val="480"/>
          <w:marRight w:val="0"/>
          <w:marTop w:val="0"/>
          <w:marBottom w:val="0"/>
          <w:divBdr>
            <w:top w:val="none" w:sz="0" w:space="0" w:color="auto"/>
            <w:left w:val="none" w:sz="0" w:space="0" w:color="auto"/>
            <w:bottom w:val="none" w:sz="0" w:space="0" w:color="auto"/>
            <w:right w:val="none" w:sz="0" w:space="0" w:color="auto"/>
          </w:divBdr>
        </w:div>
        <w:div w:id="771583363">
          <w:marLeft w:val="480"/>
          <w:marRight w:val="0"/>
          <w:marTop w:val="0"/>
          <w:marBottom w:val="0"/>
          <w:divBdr>
            <w:top w:val="none" w:sz="0" w:space="0" w:color="auto"/>
            <w:left w:val="none" w:sz="0" w:space="0" w:color="auto"/>
            <w:bottom w:val="none" w:sz="0" w:space="0" w:color="auto"/>
            <w:right w:val="none" w:sz="0" w:space="0" w:color="auto"/>
          </w:divBdr>
        </w:div>
        <w:div w:id="1777409869">
          <w:marLeft w:val="480"/>
          <w:marRight w:val="0"/>
          <w:marTop w:val="0"/>
          <w:marBottom w:val="0"/>
          <w:divBdr>
            <w:top w:val="none" w:sz="0" w:space="0" w:color="auto"/>
            <w:left w:val="none" w:sz="0" w:space="0" w:color="auto"/>
            <w:bottom w:val="none" w:sz="0" w:space="0" w:color="auto"/>
            <w:right w:val="none" w:sz="0" w:space="0" w:color="auto"/>
          </w:divBdr>
        </w:div>
        <w:div w:id="1760298557">
          <w:marLeft w:val="480"/>
          <w:marRight w:val="0"/>
          <w:marTop w:val="0"/>
          <w:marBottom w:val="0"/>
          <w:divBdr>
            <w:top w:val="none" w:sz="0" w:space="0" w:color="auto"/>
            <w:left w:val="none" w:sz="0" w:space="0" w:color="auto"/>
            <w:bottom w:val="none" w:sz="0" w:space="0" w:color="auto"/>
            <w:right w:val="none" w:sz="0" w:space="0" w:color="auto"/>
          </w:divBdr>
        </w:div>
        <w:div w:id="2133933511">
          <w:marLeft w:val="480"/>
          <w:marRight w:val="0"/>
          <w:marTop w:val="0"/>
          <w:marBottom w:val="0"/>
          <w:divBdr>
            <w:top w:val="none" w:sz="0" w:space="0" w:color="auto"/>
            <w:left w:val="none" w:sz="0" w:space="0" w:color="auto"/>
            <w:bottom w:val="none" w:sz="0" w:space="0" w:color="auto"/>
            <w:right w:val="none" w:sz="0" w:space="0" w:color="auto"/>
          </w:divBdr>
        </w:div>
        <w:div w:id="383483567">
          <w:marLeft w:val="480"/>
          <w:marRight w:val="0"/>
          <w:marTop w:val="0"/>
          <w:marBottom w:val="0"/>
          <w:divBdr>
            <w:top w:val="none" w:sz="0" w:space="0" w:color="auto"/>
            <w:left w:val="none" w:sz="0" w:space="0" w:color="auto"/>
            <w:bottom w:val="none" w:sz="0" w:space="0" w:color="auto"/>
            <w:right w:val="none" w:sz="0" w:space="0" w:color="auto"/>
          </w:divBdr>
        </w:div>
        <w:div w:id="75176159">
          <w:marLeft w:val="480"/>
          <w:marRight w:val="0"/>
          <w:marTop w:val="0"/>
          <w:marBottom w:val="0"/>
          <w:divBdr>
            <w:top w:val="none" w:sz="0" w:space="0" w:color="auto"/>
            <w:left w:val="none" w:sz="0" w:space="0" w:color="auto"/>
            <w:bottom w:val="none" w:sz="0" w:space="0" w:color="auto"/>
            <w:right w:val="none" w:sz="0" w:space="0" w:color="auto"/>
          </w:divBdr>
        </w:div>
        <w:div w:id="1757631830">
          <w:marLeft w:val="480"/>
          <w:marRight w:val="0"/>
          <w:marTop w:val="0"/>
          <w:marBottom w:val="0"/>
          <w:divBdr>
            <w:top w:val="none" w:sz="0" w:space="0" w:color="auto"/>
            <w:left w:val="none" w:sz="0" w:space="0" w:color="auto"/>
            <w:bottom w:val="none" w:sz="0" w:space="0" w:color="auto"/>
            <w:right w:val="none" w:sz="0" w:space="0" w:color="auto"/>
          </w:divBdr>
        </w:div>
        <w:div w:id="1567570729">
          <w:marLeft w:val="480"/>
          <w:marRight w:val="0"/>
          <w:marTop w:val="0"/>
          <w:marBottom w:val="0"/>
          <w:divBdr>
            <w:top w:val="none" w:sz="0" w:space="0" w:color="auto"/>
            <w:left w:val="none" w:sz="0" w:space="0" w:color="auto"/>
            <w:bottom w:val="none" w:sz="0" w:space="0" w:color="auto"/>
            <w:right w:val="none" w:sz="0" w:space="0" w:color="auto"/>
          </w:divBdr>
        </w:div>
        <w:div w:id="1648977826">
          <w:marLeft w:val="480"/>
          <w:marRight w:val="0"/>
          <w:marTop w:val="0"/>
          <w:marBottom w:val="0"/>
          <w:divBdr>
            <w:top w:val="none" w:sz="0" w:space="0" w:color="auto"/>
            <w:left w:val="none" w:sz="0" w:space="0" w:color="auto"/>
            <w:bottom w:val="none" w:sz="0" w:space="0" w:color="auto"/>
            <w:right w:val="none" w:sz="0" w:space="0" w:color="auto"/>
          </w:divBdr>
        </w:div>
        <w:div w:id="1295332435">
          <w:marLeft w:val="480"/>
          <w:marRight w:val="0"/>
          <w:marTop w:val="0"/>
          <w:marBottom w:val="0"/>
          <w:divBdr>
            <w:top w:val="none" w:sz="0" w:space="0" w:color="auto"/>
            <w:left w:val="none" w:sz="0" w:space="0" w:color="auto"/>
            <w:bottom w:val="none" w:sz="0" w:space="0" w:color="auto"/>
            <w:right w:val="none" w:sz="0" w:space="0" w:color="auto"/>
          </w:divBdr>
        </w:div>
        <w:div w:id="274873845">
          <w:marLeft w:val="480"/>
          <w:marRight w:val="0"/>
          <w:marTop w:val="0"/>
          <w:marBottom w:val="0"/>
          <w:divBdr>
            <w:top w:val="none" w:sz="0" w:space="0" w:color="auto"/>
            <w:left w:val="none" w:sz="0" w:space="0" w:color="auto"/>
            <w:bottom w:val="none" w:sz="0" w:space="0" w:color="auto"/>
            <w:right w:val="none" w:sz="0" w:space="0" w:color="auto"/>
          </w:divBdr>
        </w:div>
        <w:div w:id="896088902">
          <w:marLeft w:val="480"/>
          <w:marRight w:val="0"/>
          <w:marTop w:val="0"/>
          <w:marBottom w:val="0"/>
          <w:divBdr>
            <w:top w:val="none" w:sz="0" w:space="0" w:color="auto"/>
            <w:left w:val="none" w:sz="0" w:space="0" w:color="auto"/>
            <w:bottom w:val="none" w:sz="0" w:space="0" w:color="auto"/>
            <w:right w:val="none" w:sz="0" w:space="0" w:color="auto"/>
          </w:divBdr>
        </w:div>
        <w:div w:id="490218870">
          <w:marLeft w:val="480"/>
          <w:marRight w:val="0"/>
          <w:marTop w:val="0"/>
          <w:marBottom w:val="0"/>
          <w:divBdr>
            <w:top w:val="none" w:sz="0" w:space="0" w:color="auto"/>
            <w:left w:val="none" w:sz="0" w:space="0" w:color="auto"/>
            <w:bottom w:val="none" w:sz="0" w:space="0" w:color="auto"/>
            <w:right w:val="none" w:sz="0" w:space="0" w:color="auto"/>
          </w:divBdr>
        </w:div>
        <w:div w:id="210114578">
          <w:marLeft w:val="480"/>
          <w:marRight w:val="0"/>
          <w:marTop w:val="0"/>
          <w:marBottom w:val="0"/>
          <w:divBdr>
            <w:top w:val="none" w:sz="0" w:space="0" w:color="auto"/>
            <w:left w:val="none" w:sz="0" w:space="0" w:color="auto"/>
            <w:bottom w:val="none" w:sz="0" w:space="0" w:color="auto"/>
            <w:right w:val="none" w:sz="0" w:space="0" w:color="auto"/>
          </w:divBdr>
        </w:div>
        <w:div w:id="309793901">
          <w:marLeft w:val="480"/>
          <w:marRight w:val="0"/>
          <w:marTop w:val="0"/>
          <w:marBottom w:val="0"/>
          <w:divBdr>
            <w:top w:val="none" w:sz="0" w:space="0" w:color="auto"/>
            <w:left w:val="none" w:sz="0" w:space="0" w:color="auto"/>
            <w:bottom w:val="none" w:sz="0" w:space="0" w:color="auto"/>
            <w:right w:val="none" w:sz="0" w:space="0" w:color="auto"/>
          </w:divBdr>
        </w:div>
        <w:div w:id="870412203">
          <w:marLeft w:val="480"/>
          <w:marRight w:val="0"/>
          <w:marTop w:val="0"/>
          <w:marBottom w:val="0"/>
          <w:divBdr>
            <w:top w:val="none" w:sz="0" w:space="0" w:color="auto"/>
            <w:left w:val="none" w:sz="0" w:space="0" w:color="auto"/>
            <w:bottom w:val="none" w:sz="0" w:space="0" w:color="auto"/>
            <w:right w:val="none" w:sz="0" w:space="0" w:color="auto"/>
          </w:divBdr>
        </w:div>
        <w:div w:id="658923873">
          <w:marLeft w:val="480"/>
          <w:marRight w:val="0"/>
          <w:marTop w:val="0"/>
          <w:marBottom w:val="0"/>
          <w:divBdr>
            <w:top w:val="none" w:sz="0" w:space="0" w:color="auto"/>
            <w:left w:val="none" w:sz="0" w:space="0" w:color="auto"/>
            <w:bottom w:val="none" w:sz="0" w:space="0" w:color="auto"/>
            <w:right w:val="none" w:sz="0" w:space="0" w:color="auto"/>
          </w:divBdr>
        </w:div>
      </w:divsChild>
    </w:div>
    <w:div w:id="32191390">
      <w:bodyDiv w:val="1"/>
      <w:marLeft w:val="0"/>
      <w:marRight w:val="0"/>
      <w:marTop w:val="0"/>
      <w:marBottom w:val="0"/>
      <w:divBdr>
        <w:top w:val="none" w:sz="0" w:space="0" w:color="auto"/>
        <w:left w:val="none" w:sz="0" w:space="0" w:color="auto"/>
        <w:bottom w:val="none" w:sz="0" w:space="0" w:color="auto"/>
        <w:right w:val="none" w:sz="0" w:space="0" w:color="auto"/>
      </w:divBdr>
    </w:div>
    <w:div w:id="32317038">
      <w:bodyDiv w:val="1"/>
      <w:marLeft w:val="0"/>
      <w:marRight w:val="0"/>
      <w:marTop w:val="0"/>
      <w:marBottom w:val="0"/>
      <w:divBdr>
        <w:top w:val="none" w:sz="0" w:space="0" w:color="auto"/>
        <w:left w:val="none" w:sz="0" w:space="0" w:color="auto"/>
        <w:bottom w:val="none" w:sz="0" w:space="0" w:color="auto"/>
        <w:right w:val="none" w:sz="0" w:space="0" w:color="auto"/>
      </w:divBdr>
    </w:div>
    <w:div w:id="32465116">
      <w:bodyDiv w:val="1"/>
      <w:marLeft w:val="0"/>
      <w:marRight w:val="0"/>
      <w:marTop w:val="0"/>
      <w:marBottom w:val="0"/>
      <w:divBdr>
        <w:top w:val="none" w:sz="0" w:space="0" w:color="auto"/>
        <w:left w:val="none" w:sz="0" w:space="0" w:color="auto"/>
        <w:bottom w:val="none" w:sz="0" w:space="0" w:color="auto"/>
        <w:right w:val="none" w:sz="0" w:space="0" w:color="auto"/>
      </w:divBdr>
    </w:div>
    <w:div w:id="32467616">
      <w:bodyDiv w:val="1"/>
      <w:marLeft w:val="0"/>
      <w:marRight w:val="0"/>
      <w:marTop w:val="0"/>
      <w:marBottom w:val="0"/>
      <w:divBdr>
        <w:top w:val="none" w:sz="0" w:space="0" w:color="auto"/>
        <w:left w:val="none" w:sz="0" w:space="0" w:color="auto"/>
        <w:bottom w:val="none" w:sz="0" w:space="0" w:color="auto"/>
        <w:right w:val="none" w:sz="0" w:space="0" w:color="auto"/>
      </w:divBdr>
      <w:divsChild>
        <w:div w:id="2094079936">
          <w:marLeft w:val="480"/>
          <w:marRight w:val="0"/>
          <w:marTop w:val="0"/>
          <w:marBottom w:val="0"/>
          <w:divBdr>
            <w:top w:val="none" w:sz="0" w:space="0" w:color="auto"/>
            <w:left w:val="none" w:sz="0" w:space="0" w:color="auto"/>
            <w:bottom w:val="none" w:sz="0" w:space="0" w:color="auto"/>
            <w:right w:val="none" w:sz="0" w:space="0" w:color="auto"/>
          </w:divBdr>
        </w:div>
        <w:div w:id="1137796738">
          <w:marLeft w:val="480"/>
          <w:marRight w:val="0"/>
          <w:marTop w:val="0"/>
          <w:marBottom w:val="0"/>
          <w:divBdr>
            <w:top w:val="none" w:sz="0" w:space="0" w:color="auto"/>
            <w:left w:val="none" w:sz="0" w:space="0" w:color="auto"/>
            <w:bottom w:val="none" w:sz="0" w:space="0" w:color="auto"/>
            <w:right w:val="none" w:sz="0" w:space="0" w:color="auto"/>
          </w:divBdr>
        </w:div>
        <w:div w:id="37825235">
          <w:marLeft w:val="480"/>
          <w:marRight w:val="0"/>
          <w:marTop w:val="0"/>
          <w:marBottom w:val="0"/>
          <w:divBdr>
            <w:top w:val="none" w:sz="0" w:space="0" w:color="auto"/>
            <w:left w:val="none" w:sz="0" w:space="0" w:color="auto"/>
            <w:bottom w:val="none" w:sz="0" w:space="0" w:color="auto"/>
            <w:right w:val="none" w:sz="0" w:space="0" w:color="auto"/>
          </w:divBdr>
        </w:div>
        <w:div w:id="2073846532">
          <w:marLeft w:val="480"/>
          <w:marRight w:val="0"/>
          <w:marTop w:val="0"/>
          <w:marBottom w:val="0"/>
          <w:divBdr>
            <w:top w:val="none" w:sz="0" w:space="0" w:color="auto"/>
            <w:left w:val="none" w:sz="0" w:space="0" w:color="auto"/>
            <w:bottom w:val="none" w:sz="0" w:space="0" w:color="auto"/>
            <w:right w:val="none" w:sz="0" w:space="0" w:color="auto"/>
          </w:divBdr>
        </w:div>
        <w:div w:id="1474911415">
          <w:marLeft w:val="480"/>
          <w:marRight w:val="0"/>
          <w:marTop w:val="0"/>
          <w:marBottom w:val="0"/>
          <w:divBdr>
            <w:top w:val="none" w:sz="0" w:space="0" w:color="auto"/>
            <w:left w:val="none" w:sz="0" w:space="0" w:color="auto"/>
            <w:bottom w:val="none" w:sz="0" w:space="0" w:color="auto"/>
            <w:right w:val="none" w:sz="0" w:space="0" w:color="auto"/>
          </w:divBdr>
        </w:div>
        <w:div w:id="2039506897">
          <w:marLeft w:val="480"/>
          <w:marRight w:val="0"/>
          <w:marTop w:val="0"/>
          <w:marBottom w:val="0"/>
          <w:divBdr>
            <w:top w:val="none" w:sz="0" w:space="0" w:color="auto"/>
            <w:left w:val="none" w:sz="0" w:space="0" w:color="auto"/>
            <w:bottom w:val="none" w:sz="0" w:space="0" w:color="auto"/>
            <w:right w:val="none" w:sz="0" w:space="0" w:color="auto"/>
          </w:divBdr>
        </w:div>
        <w:div w:id="1273050595">
          <w:marLeft w:val="480"/>
          <w:marRight w:val="0"/>
          <w:marTop w:val="0"/>
          <w:marBottom w:val="0"/>
          <w:divBdr>
            <w:top w:val="none" w:sz="0" w:space="0" w:color="auto"/>
            <w:left w:val="none" w:sz="0" w:space="0" w:color="auto"/>
            <w:bottom w:val="none" w:sz="0" w:space="0" w:color="auto"/>
            <w:right w:val="none" w:sz="0" w:space="0" w:color="auto"/>
          </w:divBdr>
        </w:div>
        <w:div w:id="1801146450">
          <w:marLeft w:val="480"/>
          <w:marRight w:val="0"/>
          <w:marTop w:val="0"/>
          <w:marBottom w:val="0"/>
          <w:divBdr>
            <w:top w:val="none" w:sz="0" w:space="0" w:color="auto"/>
            <w:left w:val="none" w:sz="0" w:space="0" w:color="auto"/>
            <w:bottom w:val="none" w:sz="0" w:space="0" w:color="auto"/>
            <w:right w:val="none" w:sz="0" w:space="0" w:color="auto"/>
          </w:divBdr>
        </w:div>
        <w:div w:id="1632903113">
          <w:marLeft w:val="480"/>
          <w:marRight w:val="0"/>
          <w:marTop w:val="0"/>
          <w:marBottom w:val="0"/>
          <w:divBdr>
            <w:top w:val="none" w:sz="0" w:space="0" w:color="auto"/>
            <w:left w:val="none" w:sz="0" w:space="0" w:color="auto"/>
            <w:bottom w:val="none" w:sz="0" w:space="0" w:color="auto"/>
            <w:right w:val="none" w:sz="0" w:space="0" w:color="auto"/>
          </w:divBdr>
        </w:div>
        <w:div w:id="1168516101">
          <w:marLeft w:val="480"/>
          <w:marRight w:val="0"/>
          <w:marTop w:val="0"/>
          <w:marBottom w:val="0"/>
          <w:divBdr>
            <w:top w:val="none" w:sz="0" w:space="0" w:color="auto"/>
            <w:left w:val="none" w:sz="0" w:space="0" w:color="auto"/>
            <w:bottom w:val="none" w:sz="0" w:space="0" w:color="auto"/>
            <w:right w:val="none" w:sz="0" w:space="0" w:color="auto"/>
          </w:divBdr>
        </w:div>
        <w:div w:id="1894808333">
          <w:marLeft w:val="480"/>
          <w:marRight w:val="0"/>
          <w:marTop w:val="0"/>
          <w:marBottom w:val="0"/>
          <w:divBdr>
            <w:top w:val="none" w:sz="0" w:space="0" w:color="auto"/>
            <w:left w:val="none" w:sz="0" w:space="0" w:color="auto"/>
            <w:bottom w:val="none" w:sz="0" w:space="0" w:color="auto"/>
            <w:right w:val="none" w:sz="0" w:space="0" w:color="auto"/>
          </w:divBdr>
        </w:div>
        <w:div w:id="1656644768">
          <w:marLeft w:val="480"/>
          <w:marRight w:val="0"/>
          <w:marTop w:val="0"/>
          <w:marBottom w:val="0"/>
          <w:divBdr>
            <w:top w:val="none" w:sz="0" w:space="0" w:color="auto"/>
            <w:left w:val="none" w:sz="0" w:space="0" w:color="auto"/>
            <w:bottom w:val="none" w:sz="0" w:space="0" w:color="auto"/>
            <w:right w:val="none" w:sz="0" w:space="0" w:color="auto"/>
          </w:divBdr>
        </w:div>
        <w:div w:id="933324243">
          <w:marLeft w:val="480"/>
          <w:marRight w:val="0"/>
          <w:marTop w:val="0"/>
          <w:marBottom w:val="0"/>
          <w:divBdr>
            <w:top w:val="none" w:sz="0" w:space="0" w:color="auto"/>
            <w:left w:val="none" w:sz="0" w:space="0" w:color="auto"/>
            <w:bottom w:val="none" w:sz="0" w:space="0" w:color="auto"/>
            <w:right w:val="none" w:sz="0" w:space="0" w:color="auto"/>
          </w:divBdr>
        </w:div>
        <w:div w:id="449324259">
          <w:marLeft w:val="480"/>
          <w:marRight w:val="0"/>
          <w:marTop w:val="0"/>
          <w:marBottom w:val="0"/>
          <w:divBdr>
            <w:top w:val="none" w:sz="0" w:space="0" w:color="auto"/>
            <w:left w:val="none" w:sz="0" w:space="0" w:color="auto"/>
            <w:bottom w:val="none" w:sz="0" w:space="0" w:color="auto"/>
            <w:right w:val="none" w:sz="0" w:space="0" w:color="auto"/>
          </w:divBdr>
        </w:div>
        <w:div w:id="1304888250">
          <w:marLeft w:val="480"/>
          <w:marRight w:val="0"/>
          <w:marTop w:val="0"/>
          <w:marBottom w:val="0"/>
          <w:divBdr>
            <w:top w:val="none" w:sz="0" w:space="0" w:color="auto"/>
            <w:left w:val="none" w:sz="0" w:space="0" w:color="auto"/>
            <w:bottom w:val="none" w:sz="0" w:space="0" w:color="auto"/>
            <w:right w:val="none" w:sz="0" w:space="0" w:color="auto"/>
          </w:divBdr>
        </w:div>
        <w:div w:id="1369910939">
          <w:marLeft w:val="480"/>
          <w:marRight w:val="0"/>
          <w:marTop w:val="0"/>
          <w:marBottom w:val="0"/>
          <w:divBdr>
            <w:top w:val="none" w:sz="0" w:space="0" w:color="auto"/>
            <w:left w:val="none" w:sz="0" w:space="0" w:color="auto"/>
            <w:bottom w:val="none" w:sz="0" w:space="0" w:color="auto"/>
            <w:right w:val="none" w:sz="0" w:space="0" w:color="auto"/>
          </w:divBdr>
        </w:div>
        <w:div w:id="196941353">
          <w:marLeft w:val="480"/>
          <w:marRight w:val="0"/>
          <w:marTop w:val="0"/>
          <w:marBottom w:val="0"/>
          <w:divBdr>
            <w:top w:val="none" w:sz="0" w:space="0" w:color="auto"/>
            <w:left w:val="none" w:sz="0" w:space="0" w:color="auto"/>
            <w:bottom w:val="none" w:sz="0" w:space="0" w:color="auto"/>
            <w:right w:val="none" w:sz="0" w:space="0" w:color="auto"/>
          </w:divBdr>
        </w:div>
        <w:div w:id="389884164">
          <w:marLeft w:val="480"/>
          <w:marRight w:val="0"/>
          <w:marTop w:val="0"/>
          <w:marBottom w:val="0"/>
          <w:divBdr>
            <w:top w:val="none" w:sz="0" w:space="0" w:color="auto"/>
            <w:left w:val="none" w:sz="0" w:space="0" w:color="auto"/>
            <w:bottom w:val="none" w:sz="0" w:space="0" w:color="auto"/>
            <w:right w:val="none" w:sz="0" w:space="0" w:color="auto"/>
          </w:divBdr>
        </w:div>
        <w:div w:id="1788550126">
          <w:marLeft w:val="480"/>
          <w:marRight w:val="0"/>
          <w:marTop w:val="0"/>
          <w:marBottom w:val="0"/>
          <w:divBdr>
            <w:top w:val="none" w:sz="0" w:space="0" w:color="auto"/>
            <w:left w:val="none" w:sz="0" w:space="0" w:color="auto"/>
            <w:bottom w:val="none" w:sz="0" w:space="0" w:color="auto"/>
            <w:right w:val="none" w:sz="0" w:space="0" w:color="auto"/>
          </w:divBdr>
        </w:div>
        <w:div w:id="881988859">
          <w:marLeft w:val="480"/>
          <w:marRight w:val="0"/>
          <w:marTop w:val="0"/>
          <w:marBottom w:val="0"/>
          <w:divBdr>
            <w:top w:val="none" w:sz="0" w:space="0" w:color="auto"/>
            <w:left w:val="none" w:sz="0" w:space="0" w:color="auto"/>
            <w:bottom w:val="none" w:sz="0" w:space="0" w:color="auto"/>
            <w:right w:val="none" w:sz="0" w:space="0" w:color="auto"/>
          </w:divBdr>
        </w:div>
        <w:div w:id="98381632">
          <w:marLeft w:val="480"/>
          <w:marRight w:val="0"/>
          <w:marTop w:val="0"/>
          <w:marBottom w:val="0"/>
          <w:divBdr>
            <w:top w:val="none" w:sz="0" w:space="0" w:color="auto"/>
            <w:left w:val="none" w:sz="0" w:space="0" w:color="auto"/>
            <w:bottom w:val="none" w:sz="0" w:space="0" w:color="auto"/>
            <w:right w:val="none" w:sz="0" w:space="0" w:color="auto"/>
          </w:divBdr>
        </w:div>
        <w:div w:id="855195346">
          <w:marLeft w:val="480"/>
          <w:marRight w:val="0"/>
          <w:marTop w:val="0"/>
          <w:marBottom w:val="0"/>
          <w:divBdr>
            <w:top w:val="none" w:sz="0" w:space="0" w:color="auto"/>
            <w:left w:val="none" w:sz="0" w:space="0" w:color="auto"/>
            <w:bottom w:val="none" w:sz="0" w:space="0" w:color="auto"/>
            <w:right w:val="none" w:sz="0" w:space="0" w:color="auto"/>
          </w:divBdr>
        </w:div>
        <w:div w:id="1702511194">
          <w:marLeft w:val="480"/>
          <w:marRight w:val="0"/>
          <w:marTop w:val="0"/>
          <w:marBottom w:val="0"/>
          <w:divBdr>
            <w:top w:val="none" w:sz="0" w:space="0" w:color="auto"/>
            <w:left w:val="none" w:sz="0" w:space="0" w:color="auto"/>
            <w:bottom w:val="none" w:sz="0" w:space="0" w:color="auto"/>
            <w:right w:val="none" w:sz="0" w:space="0" w:color="auto"/>
          </w:divBdr>
        </w:div>
        <w:div w:id="1336108699">
          <w:marLeft w:val="480"/>
          <w:marRight w:val="0"/>
          <w:marTop w:val="0"/>
          <w:marBottom w:val="0"/>
          <w:divBdr>
            <w:top w:val="none" w:sz="0" w:space="0" w:color="auto"/>
            <w:left w:val="none" w:sz="0" w:space="0" w:color="auto"/>
            <w:bottom w:val="none" w:sz="0" w:space="0" w:color="auto"/>
            <w:right w:val="none" w:sz="0" w:space="0" w:color="auto"/>
          </w:divBdr>
        </w:div>
        <w:div w:id="309136055">
          <w:marLeft w:val="480"/>
          <w:marRight w:val="0"/>
          <w:marTop w:val="0"/>
          <w:marBottom w:val="0"/>
          <w:divBdr>
            <w:top w:val="none" w:sz="0" w:space="0" w:color="auto"/>
            <w:left w:val="none" w:sz="0" w:space="0" w:color="auto"/>
            <w:bottom w:val="none" w:sz="0" w:space="0" w:color="auto"/>
            <w:right w:val="none" w:sz="0" w:space="0" w:color="auto"/>
          </w:divBdr>
        </w:div>
        <w:div w:id="812066720">
          <w:marLeft w:val="480"/>
          <w:marRight w:val="0"/>
          <w:marTop w:val="0"/>
          <w:marBottom w:val="0"/>
          <w:divBdr>
            <w:top w:val="none" w:sz="0" w:space="0" w:color="auto"/>
            <w:left w:val="none" w:sz="0" w:space="0" w:color="auto"/>
            <w:bottom w:val="none" w:sz="0" w:space="0" w:color="auto"/>
            <w:right w:val="none" w:sz="0" w:space="0" w:color="auto"/>
          </w:divBdr>
        </w:div>
        <w:div w:id="923686911">
          <w:marLeft w:val="480"/>
          <w:marRight w:val="0"/>
          <w:marTop w:val="0"/>
          <w:marBottom w:val="0"/>
          <w:divBdr>
            <w:top w:val="none" w:sz="0" w:space="0" w:color="auto"/>
            <w:left w:val="none" w:sz="0" w:space="0" w:color="auto"/>
            <w:bottom w:val="none" w:sz="0" w:space="0" w:color="auto"/>
            <w:right w:val="none" w:sz="0" w:space="0" w:color="auto"/>
          </w:divBdr>
        </w:div>
        <w:div w:id="208303963">
          <w:marLeft w:val="480"/>
          <w:marRight w:val="0"/>
          <w:marTop w:val="0"/>
          <w:marBottom w:val="0"/>
          <w:divBdr>
            <w:top w:val="none" w:sz="0" w:space="0" w:color="auto"/>
            <w:left w:val="none" w:sz="0" w:space="0" w:color="auto"/>
            <w:bottom w:val="none" w:sz="0" w:space="0" w:color="auto"/>
            <w:right w:val="none" w:sz="0" w:space="0" w:color="auto"/>
          </w:divBdr>
        </w:div>
        <w:div w:id="1933388527">
          <w:marLeft w:val="480"/>
          <w:marRight w:val="0"/>
          <w:marTop w:val="0"/>
          <w:marBottom w:val="0"/>
          <w:divBdr>
            <w:top w:val="none" w:sz="0" w:space="0" w:color="auto"/>
            <w:left w:val="none" w:sz="0" w:space="0" w:color="auto"/>
            <w:bottom w:val="none" w:sz="0" w:space="0" w:color="auto"/>
            <w:right w:val="none" w:sz="0" w:space="0" w:color="auto"/>
          </w:divBdr>
        </w:div>
        <w:div w:id="1612931136">
          <w:marLeft w:val="480"/>
          <w:marRight w:val="0"/>
          <w:marTop w:val="0"/>
          <w:marBottom w:val="0"/>
          <w:divBdr>
            <w:top w:val="none" w:sz="0" w:space="0" w:color="auto"/>
            <w:left w:val="none" w:sz="0" w:space="0" w:color="auto"/>
            <w:bottom w:val="none" w:sz="0" w:space="0" w:color="auto"/>
            <w:right w:val="none" w:sz="0" w:space="0" w:color="auto"/>
          </w:divBdr>
        </w:div>
        <w:div w:id="476074482">
          <w:marLeft w:val="480"/>
          <w:marRight w:val="0"/>
          <w:marTop w:val="0"/>
          <w:marBottom w:val="0"/>
          <w:divBdr>
            <w:top w:val="none" w:sz="0" w:space="0" w:color="auto"/>
            <w:left w:val="none" w:sz="0" w:space="0" w:color="auto"/>
            <w:bottom w:val="none" w:sz="0" w:space="0" w:color="auto"/>
            <w:right w:val="none" w:sz="0" w:space="0" w:color="auto"/>
          </w:divBdr>
        </w:div>
        <w:div w:id="821310114">
          <w:marLeft w:val="480"/>
          <w:marRight w:val="0"/>
          <w:marTop w:val="0"/>
          <w:marBottom w:val="0"/>
          <w:divBdr>
            <w:top w:val="none" w:sz="0" w:space="0" w:color="auto"/>
            <w:left w:val="none" w:sz="0" w:space="0" w:color="auto"/>
            <w:bottom w:val="none" w:sz="0" w:space="0" w:color="auto"/>
            <w:right w:val="none" w:sz="0" w:space="0" w:color="auto"/>
          </w:divBdr>
        </w:div>
        <w:div w:id="572424119">
          <w:marLeft w:val="480"/>
          <w:marRight w:val="0"/>
          <w:marTop w:val="0"/>
          <w:marBottom w:val="0"/>
          <w:divBdr>
            <w:top w:val="none" w:sz="0" w:space="0" w:color="auto"/>
            <w:left w:val="none" w:sz="0" w:space="0" w:color="auto"/>
            <w:bottom w:val="none" w:sz="0" w:space="0" w:color="auto"/>
            <w:right w:val="none" w:sz="0" w:space="0" w:color="auto"/>
          </w:divBdr>
        </w:div>
        <w:div w:id="361634874">
          <w:marLeft w:val="480"/>
          <w:marRight w:val="0"/>
          <w:marTop w:val="0"/>
          <w:marBottom w:val="0"/>
          <w:divBdr>
            <w:top w:val="none" w:sz="0" w:space="0" w:color="auto"/>
            <w:left w:val="none" w:sz="0" w:space="0" w:color="auto"/>
            <w:bottom w:val="none" w:sz="0" w:space="0" w:color="auto"/>
            <w:right w:val="none" w:sz="0" w:space="0" w:color="auto"/>
          </w:divBdr>
        </w:div>
        <w:div w:id="1700005465">
          <w:marLeft w:val="480"/>
          <w:marRight w:val="0"/>
          <w:marTop w:val="0"/>
          <w:marBottom w:val="0"/>
          <w:divBdr>
            <w:top w:val="none" w:sz="0" w:space="0" w:color="auto"/>
            <w:left w:val="none" w:sz="0" w:space="0" w:color="auto"/>
            <w:bottom w:val="none" w:sz="0" w:space="0" w:color="auto"/>
            <w:right w:val="none" w:sz="0" w:space="0" w:color="auto"/>
          </w:divBdr>
        </w:div>
        <w:div w:id="392582632">
          <w:marLeft w:val="480"/>
          <w:marRight w:val="0"/>
          <w:marTop w:val="0"/>
          <w:marBottom w:val="0"/>
          <w:divBdr>
            <w:top w:val="none" w:sz="0" w:space="0" w:color="auto"/>
            <w:left w:val="none" w:sz="0" w:space="0" w:color="auto"/>
            <w:bottom w:val="none" w:sz="0" w:space="0" w:color="auto"/>
            <w:right w:val="none" w:sz="0" w:space="0" w:color="auto"/>
          </w:divBdr>
        </w:div>
        <w:div w:id="51008758">
          <w:marLeft w:val="480"/>
          <w:marRight w:val="0"/>
          <w:marTop w:val="0"/>
          <w:marBottom w:val="0"/>
          <w:divBdr>
            <w:top w:val="none" w:sz="0" w:space="0" w:color="auto"/>
            <w:left w:val="none" w:sz="0" w:space="0" w:color="auto"/>
            <w:bottom w:val="none" w:sz="0" w:space="0" w:color="auto"/>
            <w:right w:val="none" w:sz="0" w:space="0" w:color="auto"/>
          </w:divBdr>
        </w:div>
        <w:div w:id="9722484">
          <w:marLeft w:val="480"/>
          <w:marRight w:val="0"/>
          <w:marTop w:val="0"/>
          <w:marBottom w:val="0"/>
          <w:divBdr>
            <w:top w:val="none" w:sz="0" w:space="0" w:color="auto"/>
            <w:left w:val="none" w:sz="0" w:space="0" w:color="auto"/>
            <w:bottom w:val="none" w:sz="0" w:space="0" w:color="auto"/>
            <w:right w:val="none" w:sz="0" w:space="0" w:color="auto"/>
          </w:divBdr>
        </w:div>
        <w:div w:id="1224566302">
          <w:marLeft w:val="480"/>
          <w:marRight w:val="0"/>
          <w:marTop w:val="0"/>
          <w:marBottom w:val="0"/>
          <w:divBdr>
            <w:top w:val="none" w:sz="0" w:space="0" w:color="auto"/>
            <w:left w:val="none" w:sz="0" w:space="0" w:color="auto"/>
            <w:bottom w:val="none" w:sz="0" w:space="0" w:color="auto"/>
            <w:right w:val="none" w:sz="0" w:space="0" w:color="auto"/>
          </w:divBdr>
        </w:div>
        <w:div w:id="1554267176">
          <w:marLeft w:val="480"/>
          <w:marRight w:val="0"/>
          <w:marTop w:val="0"/>
          <w:marBottom w:val="0"/>
          <w:divBdr>
            <w:top w:val="none" w:sz="0" w:space="0" w:color="auto"/>
            <w:left w:val="none" w:sz="0" w:space="0" w:color="auto"/>
            <w:bottom w:val="none" w:sz="0" w:space="0" w:color="auto"/>
            <w:right w:val="none" w:sz="0" w:space="0" w:color="auto"/>
          </w:divBdr>
        </w:div>
        <w:div w:id="1664308609">
          <w:marLeft w:val="480"/>
          <w:marRight w:val="0"/>
          <w:marTop w:val="0"/>
          <w:marBottom w:val="0"/>
          <w:divBdr>
            <w:top w:val="none" w:sz="0" w:space="0" w:color="auto"/>
            <w:left w:val="none" w:sz="0" w:space="0" w:color="auto"/>
            <w:bottom w:val="none" w:sz="0" w:space="0" w:color="auto"/>
            <w:right w:val="none" w:sz="0" w:space="0" w:color="auto"/>
          </w:divBdr>
        </w:div>
        <w:div w:id="1310210735">
          <w:marLeft w:val="480"/>
          <w:marRight w:val="0"/>
          <w:marTop w:val="0"/>
          <w:marBottom w:val="0"/>
          <w:divBdr>
            <w:top w:val="none" w:sz="0" w:space="0" w:color="auto"/>
            <w:left w:val="none" w:sz="0" w:space="0" w:color="auto"/>
            <w:bottom w:val="none" w:sz="0" w:space="0" w:color="auto"/>
            <w:right w:val="none" w:sz="0" w:space="0" w:color="auto"/>
          </w:divBdr>
        </w:div>
        <w:div w:id="1744336060">
          <w:marLeft w:val="480"/>
          <w:marRight w:val="0"/>
          <w:marTop w:val="0"/>
          <w:marBottom w:val="0"/>
          <w:divBdr>
            <w:top w:val="none" w:sz="0" w:space="0" w:color="auto"/>
            <w:left w:val="none" w:sz="0" w:space="0" w:color="auto"/>
            <w:bottom w:val="none" w:sz="0" w:space="0" w:color="auto"/>
            <w:right w:val="none" w:sz="0" w:space="0" w:color="auto"/>
          </w:divBdr>
        </w:div>
        <w:div w:id="1310477070">
          <w:marLeft w:val="480"/>
          <w:marRight w:val="0"/>
          <w:marTop w:val="0"/>
          <w:marBottom w:val="0"/>
          <w:divBdr>
            <w:top w:val="none" w:sz="0" w:space="0" w:color="auto"/>
            <w:left w:val="none" w:sz="0" w:space="0" w:color="auto"/>
            <w:bottom w:val="none" w:sz="0" w:space="0" w:color="auto"/>
            <w:right w:val="none" w:sz="0" w:space="0" w:color="auto"/>
          </w:divBdr>
        </w:div>
        <w:div w:id="1588612969">
          <w:marLeft w:val="480"/>
          <w:marRight w:val="0"/>
          <w:marTop w:val="0"/>
          <w:marBottom w:val="0"/>
          <w:divBdr>
            <w:top w:val="none" w:sz="0" w:space="0" w:color="auto"/>
            <w:left w:val="none" w:sz="0" w:space="0" w:color="auto"/>
            <w:bottom w:val="none" w:sz="0" w:space="0" w:color="auto"/>
            <w:right w:val="none" w:sz="0" w:space="0" w:color="auto"/>
          </w:divBdr>
        </w:div>
        <w:div w:id="436219867">
          <w:marLeft w:val="480"/>
          <w:marRight w:val="0"/>
          <w:marTop w:val="0"/>
          <w:marBottom w:val="0"/>
          <w:divBdr>
            <w:top w:val="none" w:sz="0" w:space="0" w:color="auto"/>
            <w:left w:val="none" w:sz="0" w:space="0" w:color="auto"/>
            <w:bottom w:val="none" w:sz="0" w:space="0" w:color="auto"/>
            <w:right w:val="none" w:sz="0" w:space="0" w:color="auto"/>
          </w:divBdr>
        </w:div>
        <w:div w:id="1448697396">
          <w:marLeft w:val="480"/>
          <w:marRight w:val="0"/>
          <w:marTop w:val="0"/>
          <w:marBottom w:val="0"/>
          <w:divBdr>
            <w:top w:val="none" w:sz="0" w:space="0" w:color="auto"/>
            <w:left w:val="none" w:sz="0" w:space="0" w:color="auto"/>
            <w:bottom w:val="none" w:sz="0" w:space="0" w:color="auto"/>
            <w:right w:val="none" w:sz="0" w:space="0" w:color="auto"/>
          </w:divBdr>
        </w:div>
        <w:div w:id="348333235">
          <w:marLeft w:val="480"/>
          <w:marRight w:val="0"/>
          <w:marTop w:val="0"/>
          <w:marBottom w:val="0"/>
          <w:divBdr>
            <w:top w:val="none" w:sz="0" w:space="0" w:color="auto"/>
            <w:left w:val="none" w:sz="0" w:space="0" w:color="auto"/>
            <w:bottom w:val="none" w:sz="0" w:space="0" w:color="auto"/>
            <w:right w:val="none" w:sz="0" w:space="0" w:color="auto"/>
          </w:divBdr>
        </w:div>
        <w:div w:id="1237975651">
          <w:marLeft w:val="480"/>
          <w:marRight w:val="0"/>
          <w:marTop w:val="0"/>
          <w:marBottom w:val="0"/>
          <w:divBdr>
            <w:top w:val="none" w:sz="0" w:space="0" w:color="auto"/>
            <w:left w:val="none" w:sz="0" w:space="0" w:color="auto"/>
            <w:bottom w:val="none" w:sz="0" w:space="0" w:color="auto"/>
            <w:right w:val="none" w:sz="0" w:space="0" w:color="auto"/>
          </w:divBdr>
        </w:div>
        <w:div w:id="1974168009">
          <w:marLeft w:val="480"/>
          <w:marRight w:val="0"/>
          <w:marTop w:val="0"/>
          <w:marBottom w:val="0"/>
          <w:divBdr>
            <w:top w:val="none" w:sz="0" w:space="0" w:color="auto"/>
            <w:left w:val="none" w:sz="0" w:space="0" w:color="auto"/>
            <w:bottom w:val="none" w:sz="0" w:space="0" w:color="auto"/>
            <w:right w:val="none" w:sz="0" w:space="0" w:color="auto"/>
          </w:divBdr>
        </w:div>
      </w:divsChild>
    </w:div>
    <w:div w:id="32509867">
      <w:bodyDiv w:val="1"/>
      <w:marLeft w:val="0"/>
      <w:marRight w:val="0"/>
      <w:marTop w:val="0"/>
      <w:marBottom w:val="0"/>
      <w:divBdr>
        <w:top w:val="none" w:sz="0" w:space="0" w:color="auto"/>
        <w:left w:val="none" w:sz="0" w:space="0" w:color="auto"/>
        <w:bottom w:val="none" w:sz="0" w:space="0" w:color="auto"/>
        <w:right w:val="none" w:sz="0" w:space="0" w:color="auto"/>
      </w:divBdr>
    </w:div>
    <w:div w:id="32579513">
      <w:bodyDiv w:val="1"/>
      <w:marLeft w:val="0"/>
      <w:marRight w:val="0"/>
      <w:marTop w:val="0"/>
      <w:marBottom w:val="0"/>
      <w:divBdr>
        <w:top w:val="none" w:sz="0" w:space="0" w:color="auto"/>
        <w:left w:val="none" w:sz="0" w:space="0" w:color="auto"/>
        <w:bottom w:val="none" w:sz="0" w:space="0" w:color="auto"/>
        <w:right w:val="none" w:sz="0" w:space="0" w:color="auto"/>
      </w:divBdr>
    </w:div>
    <w:div w:id="32586659">
      <w:bodyDiv w:val="1"/>
      <w:marLeft w:val="0"/>
      <w:marRight w:val="0"/>
      <w:marTop w:val="0"/>
      <w:marBottom w:val="0"/>
      <w:divBdr>
        <w:top w:val="none" w:sz="0" w:space="0" w:color="auto"/>
        <w:left w:val="none" w:sz="0" w:space="0" w:color="auto"/>
        <w:bottom w:val="none" w:sz="0" w:space="0" w:color="auto"/>
        <w:right w:val="none" w:sz="0" w:space="0" w:color="auto"/>
      </w:divBdr>
    </w:div>
    <w:div w:id="32730251">
      <w:bodyDiv w:val="1"/>
      <w:marLeft w:val="0"/>
      <w:marRight w:val="0"/>
      <w:marTop w:val="0"/>
      <w:marBottom w:val="0"/>
      <w:divBdr>
        <w:top w:val="none" w:sz="0" w:space="0" w:color="auto"/>
        <w:left w:val="none" w:sz="0" w:space="0" w:color="auto"/>
        <w:bottom w:val="none" w:sz="0" w:space="0" w:color="auto"/>
        <w:right w:val="none" w:sz="0" w:space="0" w:color="auto"/>
      </w:divBdr>
    </w:div>
    <w:div w:id="32730987">
      <w:bodyDiv w:val="1"/>
      <w:marLeft w:val="0"/>
      <w:marRight w:val="0"/>
      <w:marTop w:val="0"/>
      <w:marBottom w:val="0"/>
      <w:divBdr>
        <w:top w:val="none" w:sz="0" w:space="0" w:color="auto"/>
        <w:left w:val="none" w:sz="0" w:space="0" w:color="auto"/>
        <w:bottom w:val="none" w:sz="0" w:space="0" w:color="auto"/>
        <w:right w:val="none" w:sz="0" w:space="0" w:color="auto"/>
      </w:divBdr>
    </w:div>
    <w:div w:id="32847923">
      <w:bodyDiv w:val="1"/>
      <w:marLeft w:val="0"/>
      <w:marRight w:val="0"/>
      <w:marTop w:val="0"/>
      <w:marBottom w:val="0"/>
      <w:divBdr>
        <w:top w:val="none" w:sz="0" w:space="0" w:color="auto"/>
        <w:left w:val="none" w:sz="0" w:space="0" w:color="auto"/>
        <w:bottom w:val="none" w:sz="0" w:space="0" w:color="auto"/>
        <w:right w:val="none" w:sz="0" w:space="0" w:color="auto"/>
      </w:divBdr>
    </w:div>
    <w:div w:id="32848952">
      <w:bodyDiv w:val="1"/>
      <w:marLeft w:val="0"/>
      <w:marRight w:val="0"/>
      <w:marTop w:val="0"/>
      <w:marBottom w:val="0"/>
      <w:divBdr>
        <w:top w:val="none" w:sz="0" w:space="0" w:color="auto"/>
        <w:left w:val="none" w:sz="0" w:space="0" w:color="auto"/>
        <w:bottom w:val="none" w:sz="0" w:space="0" w:color="auto"/>
        <w:right w:val="none" w:sz="0" w:space="0" w:color="auto"/>
      </w:divBdr>
    </w:div>
    <w:div w:id="32924709">
      <w:bodyDiv w:val="1"/>
      <w:marLeft w:val="0"/>
      <w:marRight w:val="0"/>
      <w:marTop w:val="0"/>
      <w:marBottom w:val="0"/>
      <w:divBdr>
        <w:top w:val="none" w:sz="0" w:space="0" w:color="auto"/>
        <w:left w:val="none" w:sz="0" w:space="0" w:color="auto"/>
        <w:bottom w:val="none" w:sz="0" w:space="0" w:color="auto"/>
        <w:right w:val="none" w:sz="0" w:space="0" w:color="auto"/>
      </w:divBdr>
    </w:div>
    <w:div w:id="32927065">
      <w:bodyDiv w:val="1"/>
      <w:marLeft w:val="0"/>
      <w:marRight w:val="0"/>
      <w:marTop w:val="0"/>
      <w:marBottom w:val="0"/>
      <w:divBdr>
        <w:top w:val="none" w:sz="0" w:space="0" w:color="auto"/>
        <w:left w:val="none" w:sz="0" w:space="0" w:color="auto"/>
        <w:bottom w:val="none" w:sz="0" w:space="0" w:color="auto"/>
        <w:right w:val="none" w:sz="0" w:space="0" w:color="auto"/>
      </w:divBdr>
      <w:divsChild>
        <w:div w:id="38286275">
          <w:marLeft w:val="480"/>
          <w:marRight w:val="0"/>
          <w:marTop w:val="0"/>
          <w:marBottom w:val="0"/>
          <w:divBdr>
            <w:top w:val="none" w:sz="0" w:space="0" w:color="auto"/>
            <w:left w:val="none" w:sz="0" w:space="0" w:color="auto"/>
            <w:bottom w:val="none" w:sz="0" w:space="0" w:color="auto"/>
            <w:right w:val="none" w:sz="0" w:space="0" w:color="auto"/>
          </w:divBdr>
        </w:div>
        <w:div w:id="47849229">
          <w:marLeft w:val="480"/>
          <w:marRight w:val="0"/>
          <w:marTop w:val="0"/>
          <w:marBottom w:val="0"/>
          <w:divBdr>
            <w:top w:val="none" w:sz="0" w:space="0" w:color="auto"/>
            <w:left w:val="none" w:sz="0" w:space="0" w:color="auto"/>
            <w:bottom w:val="none" w:sz="0" w:space="0" w:color="auto"/>
            <w:right w:val="none" w:sz="0" w:space="0" w:color="auto"/>
          </w:divBdr>
        </w:div>
        <w:div w:id="107045357">
          <w:marLeft w:val="480"/>
          <w:marRight w:val="0"/>
          <w:marTop w:val="0"/>
          <w:marBottom w:val="0"/>
          <w:divBdr>
            <w:top w:val="none" w:sz="0" w:space="0" w:color="auto"/>
            <w:left w:val="none" w:sz="0" w:space="0" w:color="auto"/>
            <w:bottom w:val="none" w:sz="0" w:space="0" w:color="auto"/>
            <w:right w:val="none" w:sz="0" w:space="0" w:color="auto"/>
          </w:divBdr>
        </w:div>
        <w:div w:id="144399059">
          <w:marLeft w:val="480"/>
          <w:marRight w:val="0"/>
          <w:marTop w:val="0"/>
          <w:marBottom w:val="0"/>
          <w:divBdr>
            <w:top w:val="none" w:sz="0" w:space="0" w:color="auto"/>
            <w:left w:val="none" w:sz="0" w:space="0" w:color="auto"/>
            <w:bottom w:val="none" w:sz="0" w:space="0" w:color="auto"/>
            <w:right w:val="none" w:sz="0" w:space="0" w:color="auto"/>
          </w:divBdr>
        </w:div>
        <w:div w:id="213977798">
          <w:marLeft w:val="480"/>
          <w:marRight w:val="0"/>
          <w:marTop w:val="0"/>
          <w:marBottom w:val="0"/>
          <w:divBdr>
            <w:top w:val="none" w:sz="0" w:space="0" w:color="auto"/>
            <w:left w:val="none" w:sz="0" w:space="0" w:color="auto"/>
            <w:bottom w:val="none" w:sz="0" w:space="0" w:color="auto"/>
            <w:right w:val="none" w:sz="0" w:space="0" w:color="auto"/>
          </w:divBdr>
        </w:div>
        <w:div w:id="217673262">
          <w:marLeft w:val="480"/>
          <w:marRight w:val="0"/>
          <w:marTop w:val="0"/>
          <w:marBottom w:val="0"/>
          <w:divBdr>
            <w:top w:val="none" w:sz="0" w:space="0" w:color="auto"/>
            <w:left w:val="none" w:sz="0" w:space="0" w:color="auto"/>
            <w:bottom w:val="none" w:sz="0" w:space="0" w:color="auto"/>
            <w:right w:val="none" w:sz="0" w:space="0" w:color="auto"/>
          </w:divBdr>
        </w:div>
        <w:div w:id="247739557">
          <w:marLeft w:val="480"/>
          <w:marRight w:val="0"/>
          <w:marTop w:val="0"/>
          <w:marBottom w:val="0"/>
          <w:divBdr>
            <w:top w:val="none" w:sz="0" w:space="0" w:color="auto"/>
            <w:left w:val="none" w:sz="0" w:space="0" w:color="auto"/>
            <w:bottom w:val="none" w:sz="0" w:space="0" w:color="auto"/>
            <w:right w:val="none" w:sz="0" w:space="0" w:color="auto"/>
          </w:divBdr>
        </w:div>
        <w:div w:id="309097077">
          <w:marLeft w:val="480"/>
          <w:marRight w:val="0"/>
          <w:marTop w:val="0"/>
          <w:marBottom w:val="0"/>
          <w:divBdr>
            <w:top w:val="none" w:sz="0" w:space="0" w:color="auto"/>
            <w:left w:val="none" w:sz="0" w:space="0" w:color="auto"/>
            <w:bottom w:val="none" w:sz="0" w:space="0" w:color="auto"/>
            <w:right w:val="none" w:sz="0" w:space="0" w:color="auto"/>
          </w:divBdr>
        </w:div>
        <w:div w:id="331570726">
          <w:marLeft w:val="480"/>
          <w:marRight w:val="0"/>
          <w:marTop w:val="0"/>
          <w:marBottom w:val="0"/>
          <w:divBdr>
            <w:top w:val="none" w:sz="0" w:space="0" w:color="auto"/>
            <w:left w:val="none" w:sz="0" w:space="0" w:color="auto"/>
            <w:bottom w:val="none" w:sz="0" w:space="0" w:color="auto"/>
            <w:right w:val="none" w:sz="0" w:space="0" w:color="auto"/>
          </w:divBdr>
        </w:div>
        <w:div w:id="381252546">
          <w:marLeft w:val="480"/>
          <w:marRight w:val="0"/>
          <w:marTop w:val="0"/>
          <w:marBottom w:val="0"/>
          <w:divBdr>
            <w:top w:val="none" w:sz="0" w:space="0" w:color="auto"/>
            <w:left w:val="none" w:sz="0" w:space="0" w:color="auto"/>
            <w:bottom w:val="none" w:sz="0" w:space="0" w:color="auto"/>
            <w:right w:val="none" w:sz="0" w:space="0" w:color="auto"/>
          </w:divBdr>
        </w:div>
        <w:div w:id="398211042">
          <w:marLeft w:val="480"/>
          <w:marRight w:val="0"/>
          <w:marTop w:val="0"/>
          <w:marBottom w:val="0"/>
          <w:divBdr>
            <w:top w:val="none" w:sz="0" w:space="0" w:color="auto"/>
            <w:left w:val="none" w:sz="0" w:space="0" w:color="auto"/>
            <w:bottom w:val="none" w:sz="0" w:space="0" w:color="auto"/>
            <w:right w:val="none" w:sz="0" w:space="0" w:color="auto"/>
          </w:divBdr>
        </w:div>
        <w:div w:id="425152581">
          <w:marLeft w:val="480"/>
          <w:marRight w:val="0"/>
          <w:marTop w:val="0"/>
          <w:marBottom w:val="0"/>
          <w:divBdr>
            <w:top w:val="none" w:sz="0" w:space="0" w:color="auto"/>
            <w:left w:val="none" w:sz="0" w:space="0" w:color="auto"/>
            <w:bottom w:val="none" w:sz="0" w:space="0" w:color="auto"/>
            <w:right w:val="none" w:sz="0" w:space="0" w:color="auto"/>
          </w:divBdr>
        </w:div>
        <w:div w:id="445121230">
          <w:marLeft w:val="480"/>
          <w:marRight w:val="0"/>
          <w:marTop w:val="0"/>
          <w:marBottom w:val="0"/>
          <w:divBdr>
            <w:top w:val="none" w:sz="0" w:space="0" w:color="auto"/>
            <w:left w:val="none" w:sz="0" w:space="0" w:color="auto"/>
            <w:bottom w:val="none" w:sz="0" w:space="0" w:color="auto"/>
            <w:right w:val="none" w:sz="0" w:space="0" w:color="auto"/>
          </w:divBdr>
        </w:div>
        <w:div w:id="482694694">
          <w:marLeft w:val="480"/>
          <w:marRight w:val="0"/>
          <w:marTop w:val="0"/>
          <w:marBottom w:val="0"/>
          <w:divBdr>
            <w:top w:val="none" w:sz="0" w:space="0" w:color="auto"/>
            <w:left w:val="none" w:sz="0" w:space="0" w:color="auto"/>
            <w:bottom w:val="none" w:sz="0" w:space="0" w:color="auto"/>
            <w:right w:val="none" w:sz="0" w:space="0" w:color="auto"/>
          </w:divBdr>
        </w:div>
        <w:div w:id="532495355">
          <w:marLeft w:val="480"/>
          <w:marRight w:val="0"/>
          <w:marTop w:val="0"/>
          <w:marBottom w:val="0"/>
          <w:divBdr>
            <w:top w:val="none" w:sz="0" w:space="0" w:color="auto"/>
            <w:left w:val="none" w:sz="0" w:space="0" w:color="auto"/>
            <w:bottom w:val="none" w:sz="0" w:space="0" w:color="auto"/>
            <w:right w:val="none" w:sz="0" w:space="0" w:color="auto"/>
          </w:divBdr>
        </w:div>
        <w:div w:id="581909821">
          <w:marLeft w:val="480"/>
          <w:marRight w:val="0"/>
          <w:marTop w:val="0"/>
          <w:marBottom w:val="0"/>
          <w:divBdr>
            <w:top w:val="none" w:sz="0" w:space="0" w:color="auto"/>
            <w:left w:val="none" w:sz="0" w:space="0" w:color="auto"/>
            <w:bottom w:val="none" w:sz="0" w:space="0" w:color="auto"/>
            <w:right w:val="none" w:sz="0" w:space="0" w:color="auto"/>
          </w:divBdr>
        </w:div>
        <w:div w:id="620692276">
          <w:marLeft w:val="480"/>
          <w:marRight w:val="0"/>
          <w:marTop w:val="0"/>
          <w:marBottom w:val="0"/>
          <w:divBdr>
            <w:top w:val="none" w:sz="0" w:space="0" w:color="auto"/>
            <w:left w:val="none" w:sz="0" w:space="0" w:color="auto"/>
            <w:bottom w:val="none" w:sz="0" w:space="0" w:color="auto"/>
            <w:right w:val="none" w:sz="0" w:space="0" w:color="auto"/>
          </w:divBdr>
        </w:div>
        <w:div w:id="728118035">
          <w:marLeft w:val="480"/>
          <w:marRight w:val="0"/>
          <w:marTop w:val="0"/>
          <w:marBottom w:val="0"/>
          <w:divBdr>
            <w:top w:val="none" w:sz="0" w:space="0" w:color="auto"/>
            <w:left w:val="none" w:sz="0" w:space="0" w:color="auto"/>
            <w:bottom w:val="none" w:sz="0" w:space="0" w:color="auto"/>
            <w:right w:val="none" w:sz="0" w:space="0" w:color="auto"/>
          </w:divBdr>
        </w:div>
        <w:div w:id="796334575">
          <w:marLeft w:val="480"/>
          <w:marRight w:val="0"/>
          <w:marTop w:val="0"/>
          <w:marBottom w:val="0"/>
          <w:divBdr>
            <w:top w:val="none" w:sz="0" w:space="0" w:color="auto"/>
            <w:left w:val="none" w:sz="0" w:space="0" w:color="auto"/>
            <w:bottom w:val="none" w:sz="0" w:space="0" w:color="auto"/>
            <w:right w:val="none" w:sz="0" w:space="0" w:color="auto"/>
          </w:divBdr>
        </w:div>
        <w:div w:id="815604422">
          <w:marLeft w:val="480"/>
          <w:marRight w:val="0"/>
          <w:marTop w:val="0"/>
          <w:marBottom w:val="0"/>
          <w:divBdr>
            <w:top w:val="none" w:sz="0" w:space="0" w:color="auto"/>
            <w:left w:val="none" w:sz="0" w:space="0" w:color="auto"/>
            <w:bottom w:val="none" w:sz="0" w:space="0" w:color="auto"/>
            <w:right w:val="none" w:sz="0" w:space="0" w:color="auto"/>
          </w:divBdr>
        </w:div>
        <w:div w:id="828247460">
          <w:marLeft w:val="480"/>
          <w:marRight w:val="0"/>
          <w:marTop w:val="0"/>
          <w:marBottom w:val="0"/>
          <w:divBdr>
            <w:top w:val="none" w:sz="0" w:space="0" w:color="auto"/>
            <w:left w:val="none" w:sz="0" w:space="0" w:color="auto"/>
            <w:bottom w:val="none" w:sz="0" w:space="0" w:color="auto"/>
            <w:right w:val="none" w:sz="0" w:space="0" w:color="auto"/>
          </w:divBdr>
        </w:div>
        <w:div w:id="852845499">
          <w:marLeft w:val="480"/>
          <w:marRight w:val="0"/>
          <w:marTop w:val="0"/>
          <w:marBottom w:val="0"/>
          <w:divBdr>
            <w:top w:val="none" w:sz="0" w:space="0" w:color="auto"/>
            <w:left w:val="none" w:sz="0" w:space="0" w:color="auto"/>
            <w:bottom w:val="none" w:sz="0" w:space="0" w:color="auto"/>
            <w:right w:val="none" w:sz="0" w:space="0" w:color="auto"/>
          </w:divBdr>
        </w:div>
        <w:div w:id="894970194">
          <w:marLeft w:val="480"/>
          <w:marRight w:val="0"/>
          <w:marTop w:val="0"/>
          <w:marBottom w:val="0"/>
          <w:divBdr>
            <w:top w:val="none" w:sz="0" w:space="0" w:color="auto"/>
            <w:left w:val="none" w:sz="0" w:space="0" w:color="auto"/>
            <w:bottom w:val="none" w:sz="0" w:space="0" w:color="auto"/>
            <w:right w:val="none" w:sz="0" w:space="0" w:color="auto"/>
          </w:divBdr>
        </w:div>
        <w:div w:id="903026846">
          <w:marLeft w:val="480"/>
          <w:marRight w:val="0"/>
          <w:marTop w:val="0"/>
          <w:marBottom w:val="0"/>
          <w:divBdr>
            <w:top w:val="none" w:sz="0" w:space="0" w:color="auto"/>
            <w:left w:val="none" w:sz="0" w:space="0" w:color="auto"/>
            <w:bottom w:val="none" w:sz="0" w:space="0" w:color="auto"/>
            <w:right w:val="none" w:sz="0" w:space="0" w:color="auto"/>
          </w:divBdr>
        </w:div>
        <w:div w:id="907960105">
          <w:marLeft w:val="480"/>
          <w:marRight w:val="0"/>
          <w:marTop w:val="0"/>
          <w:marBottom w:val="0"/>
          <w:divBdr>
            <w:top w:val="none" w:sz="0" w:space="0" w:color="auto"/>
            <w:left w:val="none" w:sz="0" w:space="0" w:color="auto"/>
            <w:bottom w:val="none" w:sz="0" w:space="0" w:color="auto"/>
            <w:right w:val="none" w:sz="0" w:space="0" w:color="auto"/>
          </w:divBdr>
        </w:div>
      </w:divsChild>
    </w:div>
    <w:div w:id="33044833">
      <w:bodyDiv w:val="1"/>
      <w:marLeft w:val="0"/>
      <w:marRight w:val="0"/>
      <w:marTop w:val="0"/>
      <w:marBottom w:val="0"/>
      <w:divBdr>
        <w:top w:val="none" w:sz="0" w:space="0" w:color="auto"/>
        <w:left w:val="none" w:sz="0" w:space="0" w:color="auto"/>
        <w:bottom w:val="none" w:sz="0" w:space="0" w:color="auto"/>
        <w:right w:val="none" w:sz="0" w:space="0" w:color="auto"/>
      </w:divBdr>
    </w:div>
    <w:div w:id="33114912">
      <w:bodyDiv w:val="1"/>
      <w:marLeft w:val="0"/>
      <w:marRight w:val="0"/>
      <w:marTop w:val="0"/>
      <w:marBottom w:val="0"/>
      <w:divBdr>
        <w:top w:val="none" w:sz="0" w:space="0" w:color="auto"/>
        <w:left w:val="none" w:sz="0" w:space="0" w:color="auto"/>
        <w:bottom w:val="none" w:sz="0" w:space="0" w:color="auto"/>
        <w:right w:val="none" w:sz="0" w:space="0" w:color="auto"/>
      </w:divBdr>
    </w:div>
    <w:div w:id="33117975">
      <w:bodyDiv w:val="1"/>
      <w:marLeft w:val="0"/>
      <w:marRight w:val="0"/>
      <w:marTop w:val="0"/>
      <w:marBottom w:val="0"/>
      <w:divBdr>
        <w:top w:val="none" w:sz="0" w:space="0" w:color="auto"/>
        <w:left w:val="none" w:sz="0" w:space="0" w:color="auto"/>
        <w:bottom w:val="none" w:sz="0" w:space="0" w:color="auto"/>
        <w:right w:val="none" w:sz="0" w:space="0" w:color="auto"/>
      </w:divBdr>
    </w:div>
    <w:div w:id="33162097">
      <w:bodyDiv w:val="1"/>
      <w:marLeft w:val="0"/>
      <w:marRight w:val="0"/>
      <w:marTop w:val="0"/>
      <w:marBottom w:val="0"/>
      <w:divBdr>
        <w:top w:val="none" w:sz="0" w:space="0" w:color="auto"/>
        <w:left w:val="none" w:sz="0" w:space="0" w:color="auto"/>
        <w:bottom w:val="none" w:sz="0" w:space="0" w:color="auto"/>
        <w:right w:val="none" w:sz="0" w:space="0" w:color="auto"/>
      </w:divBdr>
    </w:div>
    <w:div w:id="33238202">
      <w:bodyDiv w:val="1"/>
      <w:marLeft w:val="0"/>
      <w:marRight w:val="0"/>
      <w:marTop w:val="0"/>
      <w:marBottom w:val="0"/>
      <w:divBdr>
        <w:top w:val="none" w:sz="0" w:space="0" w:color="auto"/>
        <w:left w:val="none" w:sz="0" w:space="0" w:color="auto"/>
        <w:bottom w:val="none" w:sz="0" w:space="0" w:color="auto"/>
        <w:right w:val="none" w:sz="0" w:space="0" w:color="auto"/>
      </w:divBdr>
    </w:div>
    <w:div w:id="33238458">
      <w:bodyDiv w:val="1"/>
      <w:marLeft w:val="0"/>
      <w:marRight w:val="0"/>
      <w:marTop w:val="0"/>
      <w:marBottom w:val="0"/>
      <w:divBdr>
        <w:top w:val="none" w:sz="0" w:space="0" w:color="auto"/>
        <w:left w:val="none" w:sz="0" w:space="0" w:color="auto"/>
        <w:bottom w:val="none" w:sz="0" w:space="0" w:color="auto"/>
        <w:right w:val="none" w:sz="0" w:space="0" w:color="auto"/>
      </w:divBdr>
    </w:div>
    <w:div w:id="33310842">
      <w:bodyDiv w:val="1"/>
      <w:marLeft w:val="0"/>
      <w:marRight w:val="0"/>
      <w:marTop w:val="0"/>
      <w:marBottom w:val="0"/>
      <w:divBdr>
        <w:top w:val="none" w:sz="0" w:space="0" w:color="auto"/>
        <w:left w:val="none" w:sz="0" w:space="0" w:color="auto"/>
        <w:bottom w:val="none" w:sz="0" w:space="0" w:color="auto"/>
        <w:right w:val="none" w:sz="0" w:space="0" w:color="auto"/>
      </w:divBdr>
    </w:div>
    <w:div w:id="33316513">
      <w:bodyDiv w:val="1"/>
      <w:marLeft w:val="0"/>
      <w:marRight w:val="0"/>
      <w:marTop w:val="0"/>
      <w:marBottom w:val="0"/>
      <w:divBdr>
        <w:top w:val="none" w:sz="0" w:space="0" w:color="auto"/>
        <w:left w:val="none" w:sz="0" w:space="0" w:color="auto"/>
        <w:bottom w:val="none" w:sz="0" w:space="0" w:color="auto"/>
        <w:right w:val="none" w:sz="0" w:space="0" w:color="auto"/>
      </w:divBdr>
    </w:div>
    <w:div w:id="33386988">
      <w:bodyDiv w:val="1"/>
      <w:marLeft w:val="0"/>
      <w:marRight w:val="0"/>
      <w:marTop w:val="0"/>
      <w:marBottom w:val="0"/>
      <w:divBdr>
        <w:top w:val="none" w:sz="0" w:space="0" w:color="auto"/>
        <w:left w:val="none" w:sz="0" w:space="0" w:color="auto"/>
        <w:bottom w:val="none" w:sz="0" w:space="0" w:color="auto"/>
        <w:right w:val="none" w:sz="0" w:space="0" w:color="auto"/>
      </w:divBdr>
    </w:div>
    <w:div w:id="33429364">
      <w:bodyDiv w:val="1"/>
      <w:marLeft w:val="0"/>
      <w:marRight w:val="0"/>
      <w:marTop w:val="0"/>
      <w:marBottom w:val="0"/>
      <w:divBdr>
        <w:top w:val="none" w:sz="0" w:space="0" w:color="auto"/>
        <w:left w:val="none" w:sz="0" w:space="0" w:color="auto"/>
        <w:bottom w:val="none" w:sz="0" w:space="0" w:color="auto"/>
        <w:right w:val="none" w:sz="0" w:space="0" w:color="auto"/>
      </w:divBdr>
    </w:div>
    <w:div w:id="33434284">
      <w:bodyDiv w:val="1"/>
      <w:marLeft w:val="0"/>
      <w:marRight w:val="0"/>
      <w:marTop w:val="0"/>
      <w:marBottom w:val="0"/>
      <w:divBdr>
        <w:top w:val="none" w:sz="0" w:space="0" w:color="auto"/>
        <w:left w:val="none" w:sz="0" w:space="0" w:color="auto"/>
        <w:bottom w:val="none" w:sz="0" w:space="0" w:color="auto"/>
        <w:right w:val="none" w:sz="0" w:space="0" w:color="auto"/>
      </w:divBdr>
    </w:div>
    <w:div w:id="33652659">
      <w:bodyDiv w:val="1"/>
      <w:marLeft w:val="0"/>
      <w:marRight w:val="0"/>
      <w:marTop w:val="0"/>
      <w:marBottom w:val="0"/>
      <w:divBdr>
        <w:top w:val="none" w:sz="0" w:space="0" w:color="auto"/>
        <w:left w:val="none" w:sz="0" w:space="0" w:color="auto"/>
        <w:bottom w:val="none" w:sz="0" w:space="0" w:color="auto"/>
        <w:right w:val="none" w:sz="0" w:space="0" w:color="auto"/>
      </w:divBdr>
      <w:divsChild>
        <w:div w:id="93524706">
          <w:marLeft w:val="480"/>
          <w:marRight w:val="0"/>
          <w:marTop w:val="0"/>
          <w:marBottom w:val="0"/>
          <w:divBdr>
            <w:top w:val="none" w:sz="0" w:space="0" w:color="auto"/>
            <w:left w:val="none" w:sz="0" w:space="0" w:color="auto"/>
            <w:bottom w:val="none" w:sz="0" w:space="0" w:color="auto"/>
            <w:right w:val="none" w:sz="0" w:space="0" w:color="auto"/>
          </w:divBdr>
        </w:div>
        <w:div w:id="125271838">
          <w:marLeft w:val="480"/>
          <w:marRight w:val="0"/>
          <w:marTop w:val="0"/>
          <w:marBottom w:val="0"/>
          <w:divBdr>
            <w:top w:val="none" w:sz="0" w:space="0" w:color="auto"/>
            <w:left w:val="none" w:sz="0" w:space="0" w:color="auto"/>
            <w:bottom w:val="none" w:sz="0" w:space="0" w:color="auto"/>
            <w:right w:val="none" w:sz="0" w:space="0" w:color="auto"/>
          </w:divBdr>
        </w:div>
        <w:div w:id="193882560">
          <w:marLeft w:val="480"/>
          <w:marRight w:val="0"/>
          <w:marTop w:val="0"/>
          <w:marBottom w:val="0"/>
          <w:divBdr>
            <w:top w:val="none" w:sz="0" w:space="0" w:color="auto"/>
            <w:left w:val="none" w:sz="0" w:space="0" w:color="auto"/>
            <w:bottom w:val="none" w:sz="0" w:space="0" w:color="auto"/>
            <w:right w:val="none" w:sz="0" w:space="0" w:color="auto"/>
          </w:divBdr>
        </w:div>
        <w:div w:id="291788984">
          <w:marLeft w:val="480"/>
          <w:marRight w:val="0"/>
          <w:marTop w:val="0"/>
          <w:marBottom w:val="0"/>
          <w:divBdr>
            <w:top w:val="none" w:sz="0" w:space="0" w:color="auto"/>
            <w:left w:val="none" w:sz="0" w:space="0" w:color="auto"/>
            <w:bottom w:val="none" w:sz="0" w:space="0" w:color="auto"/>
            <w:right w:val="none" w:sz="0" w:space="0" w:color="auto"/>
          </w:divBdr>
        </w:div>
        <w:div w:id="305817009">
          <w:marLeft w:val="480"/>
          <w:marRight w:val="0"/>
          <w:marTop w:val="0"/>
          <w:marBottom w:val="0"/>
          <w:divBdr>
            <w:top w:val="none" w:sz="0" w:space="0" w:color="auto"/>
            <w:left w:val="none" w:sz="0" w:space="0" w:color="auto"/>
            <w:bottom w:val="none" w:sz="0" w:space="0" w:color="auto"/>
            <w:right w:val="none" w:sz="0" w:space="0" w:color="auto"/>
          </w:divBdr>
        </w:div>
        <w:div w:id="347758047">
          <w:marLeft w:val="480"/>
          <w:marRight w:val="0"/>
          <w:marTop w:val="0"/>
          <w:marBottom w:val="0"/>
          <w:divBdr>
            <w:top w:val="none" w:sz="0" w:space="0" w:color="auto"/>
            <w:left w:val="none" w:sz="0" w:space="0" w:color="auto"/>
            <w:bottom w:val="none" w:sz="0" w:space="0" w:color="auto"/>
            <w:right w:val="none" w:sz="0" w:space="0" w:color="auto"/>
          </w:divBdr>
        </w:div>
        <w:div w:id="373386929">
          <w:marLeft w:val="480"/>
          <w:marRight w:val="0"/>
          <w:marTop w:val="0"/>
          <w:marBottom w:val="0"/>
          <w:divBdr>
            <w:top w:val="none" w:sz="0" w:space="0" w:color="auto"/>
            <w:left w:val="none" w:sz="0" w:space="0" w:color="auto"/>
            <w:bottom w:val="none" w:sz="0" w:space="0" w:color="auto"/>
            <w:right w:val="none" w:sz="0" w:space="0" w:color="auto"/>
          </w:divBdr>
        </w:div>
        <w:div w:id="527530907">
          <w:marLeft w:val="480"/>
          <w:marRight w:val="0"/>
          <w:marTop w:val="0"/>
          <w:marBottom w:val="0"/>
          <w:divBdr>
            <w:top w:val="none" w:sz="0" w:space="0" w:color="auto"/>
            <w:left w:val="none" w:sz="0" w:space="0" w:color="auto"/>
            <w:bottom w:val="none" w:sz="0" w:space="0" w:color="auto"/>
            <w:right w:val="none" w:sz="0" w:space="0" w:color="auto"/>
          </w:divBdr>
        </w:div>
        <w:div w:id="544953754">
          <w:marLeft w:val="480"/>
          <w:marRight w:val="0"/>
          <w:marTop w:val="0"/>
          <w:marBottom w:val="0"/>
          <w:divBdr>
            <w:top w:val="none" w:sz="0" w:space="0" w:color="auto"/>
            <w:left w:val="none" w:sz="0" w:space="0" w:color="auto"/>
            <w:bottom w:val="none" w:sz="0" w:space="0" w:color="auto"/>
            <w:right w:val="none" w:sz="0" w:space="0" w:color="auto"/>
          </w:divBdr>
        </w:div>
        <w:div w:id="585303614">
          <w:marLeft w:val="480"/>
          <w:marRight w:val="0"/>
          <w:marTop w:val="0"/>
          <w:marBottom w:val="0"/>
          <w:divBdr>
            <w:top w:val="none" w:sz="0" w:space="0" w:color="auto"/>
            <w:left w:val="none" w:sz="0" w:space="0" w:color="auto"/>
            <w:bottom w:val="none" w:sz="0" w:space="0" w:color="auto"/>
            <w:right w:val="none" w:sz="0" w:space="0" w:color="auto"/>
          </w:divBdr>
        </w:div>
        <w:div w:id="591820334">
          <w:marLeft w:val="480"/>
          <w:marRight w:val="0"/>
          <w:marTop w:val="0"/>
          <w:marBottom w:val="0"/>
          <w:divBdr>
            <w:top w:val="none" w:sz="0" w:space="0" w:color="auto"/>
            <w:left w:val="none" w:sz="0" w:space="0" w:color="auto"/>
            <w:bottom w:val="none" w:sz="0" w:space="0" w:color="auto"/>
            <w:right w:val="none" w:sz="0" w:space="0" w:color="auto"/>
          </w:divBdr>
        </w:div>
        <w:div w:id="607616770">
          <w:marLeft w:val="480"/>
          <w:marRight w:val="0"/>
          <w:marTop w:val="0"/>
          <w:marBottom w:val="0"/>
          <w:divBdr>
            <w:top w:val="none" w:sz="0" w:space="0" w:color="auto"/>
            <w:left w:val="none" w:sz="0" w:space="0" w:color="auto"/>
            <w:bottom w:val="none" w:sz="0" w:space="0" w:color="auto"/>
            <w:right w:val="none" w:sz="0" w:space="0" w:color="auto"/>
          </w:divBdr>
        </w:div>
        <w:div w:id="611519529">
          <w:marLeft w:val="480"/>
          <w:marRight w:val="0"/>
          <w:marTop w:val="0"/>
          <w:marBottom w:val="0"/>
          <w:divBdr>
            <w:top w:val="none" w:sz="0" w:space="0" w:color="auto"/>
            <w:left w:val="none" w:sz="0" w:space="0" w:color="auto"/>
            <w:bottom w:val="none" w:sz="0" w:space="0" w:color="auto"/>
            <w:right w:val="none" w:sz="0" w:space="0" w:color="auto"/>
          </w:divBdr>
        </w:div>
        <w:div w:id="621689979">
          <w:marLeft w:val="480"/>
          <w:marRight w:val="0"/>
          <w:marTop w:val="0"/>
          <w:marBottom w:val="0"/>
          <w:divBdr>
            <w:top w:val="none" w:sz="0" w:space="0" w:color="auto"/>
            <w:left w:val="none" w:sz="0" w:space="0" w:color="auto"/>
            <w:bottom w:val="none" w:sz="0" w:space="0" w:color="auto"/>
            <w:right w:val="none" w:sz="0" w:space="0" w:color="auto"/>
          </w:divBdr>
        </w:div>
        <w:div w:id="651562447">
          <w:marLeft w:val="480"/>
          <w:marRight w:val="0"/>
          <w:marTop w:val="0"/>
          <w:marBottom w:val="0"/>
          <w:divBdr>
            <w:top w:val="none" w:sz="0" w:space="0" w:color="auto"/>
            <w:left w:val="none" w:sz="0" w:space="0" w:color="auto"/>
            <w:bottom w:val="none" w:sz="0" w:space="0" w:color="auto"/>
            <w:right w:val="none" w:sz="0" w:space="0" w:color="auto"/>
          </w:divBdr>
        </w:div>
        <w:div w:id="722562432">
          <w:marLeft w:val="480"/>
          <w:marRight w:val="0"/>
          <w:marTop w:val="0"/>
          <w:marBottom w:val="0"/>
          <w:divBdr>
            <w:top w:val="none" w:sz="0" w:space="0" w:color="auto"/>
            <w:left w:val="none" w:sz="0" w:space="0" w:color="auto"/>
            <w:bottom w:val="none" w:sz="0" w:space="0" w:color="auto"/>
            <w:right w:val="none" w:sz="0" w:space="0" w:color="auto"/>
          </w:divBdr>
        </w:div>
        <w:div w:id="767771177">
          <w:marLeft w:val="480"/>
          <w:marRight w:val="0"/>
          <w:marTop w:val="0"/>
          <w:marBottom w:val="0"/>
          <w:divBdr>
            <w:top w:val="none" w:sz="0" w:space="0" w:color="auto"/>
            <w:left w:val="none" w:sz="0" w:space="0" w:color="auto"/>
            <w:bottom w:val="none" w:sz="0" w:space="0" w:color="auto"/>
            <w:right w:val="none" w:sz="0" w:space="0" w:color="auto"/>
          </w:divBdr>
        </w:div>
        <w:div w:id="781923726">
          <w:marLeft w:val="480"/>
          <w:marRight w:val="0"/>
          <w:marTop w:val="0"/>
          <w:marBottom w:val="0"/>
          <w:divBdr>
            <w:top w:val="none" w:sz="0" w:space="0" w:color="auto"/>
            <w:left w:val="none" w:sz="0" w:space="0" w:color="auto"/>
            <w:bottom w:val="none" w:sz="0" w:space="0" w:color="auto"/>
            <w:right w:val="none" w:sz="0" w:space="0" w:color="auto"/>
          </w:divBdr>
        </w:div>
        <w:div w:id="809907184">
          <w:marLeft w:val="480"/>
          <w:marRight w:val="0"/>
          <w:marTop w:val="0"/>
          <w:marBottom w:val="0"/>
          <w:divBdr>
            <w:top w:val="none" w:sz="0" w:space="0" w:color="auto"/>
            <w:left w:val="none" w:sz="0" w:space="0" w:color="auto"/>
            <w:bottom w:val="none" w:sz="0" w:space="0" w:color="auto"/>
            <w:right w:val="none" w:sz="0" w:space="0" w:color="auto"/>
          </w:divBdr>
        </w:div>
        <w:div w:id="868372312">
          <w:marLeft w:val="480"/>
          <w:marRight w:val="0"/>
          <w:marTop w:val="0"/>
          <w:marBottom w:val="0"/>
          <w:divBdr>
            <w:top w:val="none" w:sz="0" w:space="0" w:color="auto"/>
            <w:left w:val="none" w:sz="0" w:space="0" w:color="auto"/>
            <w:bottom w:val="none" w:sz="0" w:space="0" w:color="auto"/>
            <w:right w:val="none" w:sz="0" w:space="0" w:color="auto"/>
          </w:divBdr>
        </w:div>
      </w:divsChild>
    </w:div>
    <w:div w:id="33652691">
      <w:bodyDiv w:val="1"/>
      <w:marLeft w:val="0"/>
      <w:marRight w:val="0"/>
      <w:marTop w:val="0"/>
      <w:marBottom w:val="0"/>
      <w:divBdr>
        <w:top w:val="none" w:sz="0" w:space="0" w:color="auto"/>
        <w:left w:val="none" w:sz="0" w:space="0" w:color="auto"/>
        <w:bottom w:val="none" w:sz="0" w:space="0" w:color="auto"/>
        <w:right w:val="none" w:sz="0" w:space="0" w:color="auto"/>
      </w:divBdr>
    </w:div>
    <w:div w:id="33698632">
      <w:bodyDiv w:val="1"/>
      <w:marLeft w:val="0"/>
      <w:marRight w:val="0"/>
      <w:marTop w:val="0"/>
      <w:marBottom w:val="0"/>
      <w:divBdr>
        <w:top w:val="none" w:sz="0" w:space="0" w:color="auto"/>
        <w:left w:val="none" w:sz="0" w:space="0" w:color="auto"/>
        <w:bottom w:val="none" w:sz="0" w:space="0" w:color="auto"/>
        <w:right w:val="none" w:sz="0" w:space="0" w:color="auto"/>
      </w:divBdr>
    </w:div>
    <w:div w:id="33703464">
      <w:bodyDiv w:val="1"/>
      <w:marLeft w:val="0"/>
      <w:marRight w:val="0"/>
      <w:marTop w:val="0"/>
      <w:marBottom w:val="0"/>
      <w:divBdr>
        <w:top w:val="none" w:sz="0" w:space="0" w:color="auto"/>
        <w:left w:val="none" w:sz="0" w:space="0" w:color="auto"/>
        <w:bottom w:val="none" w:sz="0" w:space="0" w:color="auto"/>
        <w:right w:val="none" w:sz="0" w:space="0" w:color="auto"/>
      </w:divBdr>
    </w:div>
    <w:div w:id="33818495">
      <w:bodyDiv w:val="1"/>
      <w:marLeft w:val="0"/>
      <w:marRight w:val="0"/>
      <w:marTop w:val="0"/>
      <w:marBottom w:val="0"/>
      <w:divBdr>
        <w:top w:val="none" w:sz="0" w:space="0" w:color="auto"/>
        <w:left w:val="none" w:sz="0" w:space="0" w:color="auto"/>
        <w:bottom w:val="none" w:sz="0" w:space="0" w:color="auto"/>
        <w:right w:val="none" w:sz="0" w:space="0" w:color="auto"/>
      </w:divBdr>
    </w:div>
    <w:div w:id="33821897">
      <w:bodyDiv w:val="1"/>
      <w:marLeft w:val="0"/>
      <w:marRight w:val="0"/>
      <w:marTop w:val="0"/>
      <w:marBottom w:val="0"/>
      <w:divBdr>
        <w:top w:val="none" w:sz="0" w:space="0" w:color="auto"/>
        <w:left w:val="none" w:sz="0" w:space="0" w:color="auto"/>
        <w:bottom w:val="none" w:sz="0" w:space="0" w:color="auto"/>
        <w:right w:val="none" w:sz="0" w:space="0" w:color="auto"/>
      </w:divBdr>
    </w:div>
    <w:div w:id="34083134">
      <w:bodyDiv w:val="1"/>
      <w:marLeft w:val="0"/>
      <w:marRight w:val="0"/>
      <w:marTop w:val="0"/>
      <w:marBottom w:val="0"/>
      <w:divBdr>
        <w:top w:val="none" w:sz="0" w:space="0" w:color="auto"/>
        <w:left w:val="none" w:sz="0" w:space="0" w:color="auto"/>
        <w:bottom w:val="none" w:sz="0" w:space="0" w:color="auto"/>
        <w:right w:val="none" w:sz="0" w:space="0" w:color="auto"/>
      </w:divBdr>
    </w:div>
    <w:div w:id="34159014">
      <w:bodyDiv w:val="1"/>
      <w:marLeft w:val="0"/>
      <w:marRight w:val="0"/>
      <w:marTop w:val="0"/>
      <w:marBottom w:val="0"/>
      <w:divBdr>
        <w:top w:val="none" w:sz="0" w:space="0" w:color="auto"/>
        <w:left w:val="none" w:sz="0" w:space="0" w:color="auto"/>
        <w:bottom w:val="none" w:sz="0" w:space="0" w:color="auto"/>
        <w:right w:val="none" w:sz="0" w:space="0" w:color="auto"/>
      </w:divBdr>
    </w:div>
    <w:div w:id="34353813">
      <w:bodyDiv w:val="1"/>
      <w:marLeft w:val="0"/>
      <w:marRight w:val="0"/>
      <w:marTop w:val="0"/>
      <w:marBottom w:val="0"/>
      <w:divBdr>
        <w:top w:val="none" w:sz="0" w:space="0" w:color="auto"/>
        <w:left w:val="none" w:sz="0" w:space="0" w:color="auto"/>
        <w:bottom w:val="none" w:sz="0" w:space="0" w:color="auto"/>
        <w:right w:val="none" w:sz="0" w:space="0" w:color="auto"/>
      </w:divBdr>
    </w:div>
    <w:div w:id="34431073">
      <w:bodyDiv w:val="1"/>
      <w:marLeft w:val="0"/>
      <w:marRight w:val="0"/>
      <w:marTop w:val="0"/>
      <w:marBottom w:val="0"/>
      <w:divBdr>
        <w:top w:val="none" w:sz="0" w:space="0" w:color="auto"/>
        <w:left w:val="none" w:sz="0" w:space="0" w:color="auto"/>
        <w:bottom w:val="none" w:sz="0" w:space="0" w:color="auto"/>
        <w:right w:val="none" w:sz="0" w:space="0" w:color="auto"/>
      </w:divBdr>
    </w:div>
    <w:div w:id="34546446">
      <w:bodyDiv w:val="1"/>
      <w:marLeft w:val="0"/>
      <w:marRight w:val="0"/>
      <w:marTop w:val="0"/>
      <w:marBottom w:val="0"/>
      <w:divBdr>
        <w:top w:val="none" w:sz="0" w:space="0" w:color="auto"/>
        <w:left w:val="none" w:sz="0" w:space="0" w:color="auto"/>
        <w:bottom w:val="none" w:sz="0" w:space="0" w:color="auto"/>
        <w:right w:val="none" w:sz="0" w:space="0" w:color="auto"/>
      </w:divBdr>
    </w:div>
    <w:div w:id="34736888">
      <w:bodyDiv w:val="1"/>
      <w:marLeft w:val="0"/>
      <w:marRight w:val="0"/>
      <w:marTop w:val="0"/>
      <w:marBottom w:val="0"/>
      <w:divBdr>
        <w:top w:val="none" w:sz="0" w:space="0" w:color="auto"/>
        <w:left w:val="none" w:sz="0" w:space="0" w:color="auto"/>
        <w:bottom w:val="none" w:sz="0" w:space="0" w:color="auto"/>
        <w:right w:val="none" w:sz="0" w:space="0" w:color="auto"/>
      </w:divBdr>
    </w:div>
    <w:div w:id="34816392">
      <w:bodyDiv w:val="1"/>
      <w:marLeft w:val="0"/>
      <w:marRight w:val="0"/>
      <w:marTop w:val="0"/>
      <w:marBottom w:val="0"/>
      <w:divBdr>
        <w:top w:val="none" w:sz="0" w:space="0" w:color="auto"/>
        <w:left w:val="none" w:sz="0" w:space="0" w:color="auto"/>
        <w:bottom w:val="none" w:sz="0" w:space="0" w:color="auto"/>
        <w:right w:val="none" w:sz="0" w:space="0" w:color="auto"/>
      </w:divBdr>
    </w:div>
    <w:div w:id="34818245">
      <w:bodyDiv w:val="1"/>
      <w:marLeft w:val="0"/>
      <w:marRight w:val="0"/>
      <w:marTop w:val="0"/>
      <w:marBottom w:val="0"/>
      <w:divBdr>
        <w:top w:val="none" w:sz="0" w:space="0" w:color="auto"/>
        <w:left w:val="none" w:sz="0" w:space="0" w:color="auto"/>
        <w:bottom w:val="none" w:sz="0" w:space="0" w:color="auto"/>
        <w:right w:val="none" w:sz="0" w:space="0" w:color="auto"/>
      </w:divBdr>
    </w:div>
    <w:div w:id="34931514">
      <w:bodyDiv w:val="1"/>
      <w:marLeft w:val="0"/>
      <w:marRight w:val="0"/>
      <w:marTop w:val="0"/>
      <w:marBottom w:val="0"/>
      <w:divBdr>
        <w:top w:val="none" w:sz="0" w:space="0" w:color="auto"/>
        <w:left w:val="none" w:sz="0" w:space="0" w:color="auto"/>
        <w:bottom w:val="none" w:sz="0" w:space="0" w:color="auto"/>
        <w:right w:val="none" w:sz="0" w:space="0" w:color="auto"/>
      </w:divBdr>
    </w:div>
    <w:div w:id="34935028">
      <w:bodyDiv w:val="1"/>
      <w:marLeft w:val="0"/>
      <w:marRight w:val="0"/>
      <w:marTop w:val="0"/>
      <w:marBottom w:val="0"/>
      <w:divBdr>
        <w:top w:val="none" w:sz="0" w:space="0" w:color="auto"/>
        <w:left w:val="none" w:sz="0" w:space="0" w:color="auto"/>
        <w:bottom w:val="none" w:sz="0" w:space="0" w:color="auto"/>
        <w:right w:val="none" w:sz="0" w:space="0" w:color="auto"/>
      </w:divBdr>
    </w:div>
    <w:div w:id="35087740">
      <w:bodyDiv w:val="1"/>
      <w:marLeft w:val="0"/>
      <w:marRight w:val="0"/>
      <w:marTop w:val="0"/>
      <w:marBottom w:val="0"/>
      <w:divBdr>
        <w:top w:val="none" w:sz="0" w:space="0" w:color="auto"/>
        <w:left w:val="none" w:sz="0" w:space="0" w:color="auto"/>
        <w:bottom w:val="none" w:sz="0" w:space="0" w:color="auto"/>
        <w:right w:val="none" w:sz="0" w:space="0" w:color="auto"/>
      </w:divBdr>
    </w:div>
    <w:div w:id="35202305">
      <w:bodyDiv w:val="1"/>
      <w:marLeft w:val="0"/>
      <w:marRight w:val="0"/>
      <w:marTop w:val="0"/>
      <w:marBottom w:val="0"/>
      <w:divBdr>
        <w:top w:val="none" w:sz="0" w:space="0" w:color="auto"/>
        <w:left w:val="none" w:sz="0" w:space="0" w:color="auto"/>
        <w:bottom w:val="none" w:sz="0" w:space="0" w:color="auto"/>
        <w:right w:val="none" w:sz="0" w:space="0" w:color="auto"/>
      </w:divBdr>
    </w:div>
    <w:div w:id="35279973">
      <w:bodyDiv w:val="1"/>
      <w:marLeft w:val="0"/>
      <w:marRight w:val="0"/>
      <w:marTop w:val="0"/>
      <w:marBottom w:val="0"/>
      <w:divBdr>
        <w:top w:val="none" w:sz="0" w:space="0" w:color="auto"/>
        <w:left w:val="none" w:sz="0" w:space="0" w:color="auto"/>
        <w:bottom w:val="none" w:sz="0" w:space="0" w:color="auto"/>
        <w:right w:val="none" w:sz="0" w:space="0" w:color="auto"/>
      </w:divBdr>
    </w:div>
    <w:div w:id="35392828">
      <w:bodyDiv w:val="1"/>
      <w:marLeft w:val="0"/>
      <w:marRight w:val="0"/>
      <w:marTop w:val="0"/>
      <w:marBottom w:val="0"/>
      <w:divBdr>
        <w:top w:val="none" w:sz="0" w:space="0" w:color="auto"/>
        <w:left w:val="none" w:sz="0" w:space="0" w:color="auto"/>
        <w:bottom w:val="none" w:sz="0" w:space="0" w:color="auto"/>
        <w:right w:val="none" w:sz="0" w:space="0" w:color="auto"/>
      </w:divBdr>
    </w:div>
    <w:div w:id="35549374">
      <w:bodyDiv w:val="1"/>
      <w:marLeft w:val="0"/>
      <w:marRight w:val="0"/>
      <w:marTop w:val="0"/>
      <w:marBottom w:val="0"/>
      <w:divBdr>
        <w:top w:val="none" w:sz="0" w:space="0" w:color="auto"/>
        <w:left w:val="none" w:sz="0" w:space="0" w:color="auto"/>
        <w:bottom w:val="none" w:sz="0" w:space="0" w:color="auto"/>
        <w:right w:val="none" w:sz="0" w:space="0" w:color="auto"/>
      </w:divBdr>
    </w:div>
    <w:div w:id="35587502">
      <w:bodyDiv w:val="1"/>
      <w:marLeft w:val="0"/>
      <w:marRight w:val="0"/>
      <w:marTop w:val="0"/>
      <w:marBottom w:val="0"/>
      <w:divBdr>
        <w:top w:val="none" w:sz="0" w:space="0" w:color="auto"/>
        <w:left w:val="none" w:sz="0" w:space="0" w:color="auto"/>
        <w:bottom w:val="none" w:sz="0" w:space="0" w:color="auto"/>
        <w:right w:val="none" w:sz="0" w:space="0" w:color="auto"/>
      </w:divBdr>
    </w:div>
    <w:div w:id="35587837">
      <w:bodyDiv w:val="1"/>
      <w:marLeft w:val="0"/>
      <w:marRight w:val="0"/>
      <w:marTop w:val="0"/>
      <w:marBottom w:val="0"/>
      <w:divBdr>
        <w:top w:val="none" w:sz="0" w:space="0" w:color="auto"/>
        <w:left w:val="none" w:sz="0" w:space="0" w:color="auto"/>
        <w:bottom w:val="none" w:sz="0" w:space="0" w:color="auto"/>
        <w:right w:val="none" w:sz="0" w:space="0" w:color="auto"/>
      </w:divBdr>
    </w:div>
    <w:div w:id="35664680">
      <w:bodyDiv w:val="1"/>
      <w:marLeft w:val="0"/>
      <w:marRight w:val="0"/>
      <w:marTop w:val="0"/>
      <w:marBottom w:val="0"/>
      <w:divBdr>
        <w:top w:val="none" w:sz="0" w:space="0" w:color="auto"/>
        <w:left w:val="none" w:sz="0" w:space="0" w:color="auto"/>
        <w:bottom w:val="none" w:sz="0" w:space="0" w:color="auto"/>
        <w:right w:val="none" w:sz="0" w:space="0" w:color="auto"/>
      </w:divBdr>
    </w:div>
    <w:div w:id="35785109">
      <w:bodyDiv w:val="1"/>
      <w:marLeft w:val="0"/>
      <w:marRight w:val="0"/>
      <w:marTop w:val="0"/>
      <w:marBottom w:val="0"/>
      <w:divBdr>
        <w:top w:val="none" w:sz="0" w:space="0" w:color="auto"/>
        <w:left w:val="none" w:sz="0" w:space="0" w:color="auto"/>
        <w:bottom w:val="none" w:sz="0" w:space="0" w:color="auto"/>
        <w:right w:val="none" w:sz="0" w:space="0" w:color="auto"/>
      </w:divBdr>
    </w:div>
    <w:div w:id="35811352">
      <w:bodyDiv w:val="1"/>
      <w:marLeft w:val="0"/>
      <w:marRight w:val="0"/>
      <w:marTop w:val="0"/>
      <w:marBottom w:val="0"/>
      <w:divBdr>
        <w:top w:val="none" w:sz="0" w:space="0" w:color="auto"/>
        <w:left w:val="none" w:sz="0" w:space="0" w:color="auto"/>
        <w:bottom w:val="none" w:sz="0" w:space="0" w:color="auto"/>
        <w:right w:val="none" w:sz="0" w:space="0" w:color="auto"/>
      </w:divBdr>
    </w:div>
    <w:div w:id="35813415">
      <w:bodyDiv w:val="1"/>
      <w:marLeft w:val="0"/>
      <w:marRight w:val="0"/>
      <w:marTop w:val="0"/>
      <w:marBottom w:val="0"/>
      <w:divBdr>
        <w:top w:val="none" w:sz="0" w:space="0" w:color="auto"/>
        <w:left w:val="none" w:sz="0" w:space="0" w:color="auto"/>
        <w:bottom w:val="none" w:sz="0" w:space="0" w:color="auto"/>
        <w:right w:val="none" w:sz="0" w:space="0" w:color="auto"/>
      </w:divBdr>
    </w:div>
    <w:div w:id="35857348">
      <w:bodyDiv w:val="1"/>
      <w:marLeft w:val="0"/>
      <w:marRight w:val="0"/>
      <w:marTop w:val="0"/>
      <w:marBottom w:val="0"/>
      <w:divBdr>
        <w:top w:val="none" w:sz="0" w:space="0" w:color="auto"/>
        <w:left w:val="none" w:sz="0" w:space="0" w:color="auto"/>
        <w:bottom w:val="none" w:sz="0" w:space="0" w:color="auto"/>
        <w:right w:val="none" w:sz="0" w:space="0" w:color="auto"/>
      </w:divBdr>
    </w:div>
    <w:div w:id="36004651">
      <w:bodyDiv w:val="1"/>
      <w:marLeft w:val="0"/>
      <w:marRight w:val="0"/>
      <w:marTop w:val="0"/>
      <w:marBottom w:val="0"/>
      <w:divBdr>
        <w:top w:val="none" w:sz="0" w:space="0" w:color="auto"/>
        <w:left w:val="none" w:sz="0" w:space="0" w:color="auto"/>
        <w:bottom w:val="none" w:sz="0" w:space="0" w:color="auto"/>
        <w:right w:val="none" w:sz="0" w:space="0" w:color="auto"/>
      </w:divBdr>
    </w:div>
    <w:div w:id="36200923">
      <w:bodyDiv w:val="1"/>
      <w:marLeft w:val="0"/>
      <w:marRight w:val="0"/>
      <w:marTop w:val="0"/>
      <w:marBottom w:val="0"/>
      <w:divBdr>
        <w:top w:val="none" w:sz="0" w:space="0" w:color="auto"/>
        <w:left w:val="none" w:sz="0" w:space="0" w:color="auto"/>
        <w:bottom w:val="none" w:sz="0" w:space="0" w:color="auto"/>
        <w:right w:val="none" w:sz="0" w:space="0" w:color="auto"/>
      </w:divBdr>
    </w:div>
    <w:div w:id="36205299">
      <w:bodyDiv w:val="1"/>
      <w:marLeft w:val="0"/>
      <w:marRight w:val="0"/>
      <w:marTop w:val="0"/>
      <w:marBottom w:val="0"/>
      <w:divBdr>
        <w:top w:val="none" w:sz="0" w:space="0" w:color="auto"/>
        <w:left w:val="none" w:sz="0" w:space="0" w:color="auto"/>
        <w:bottom w:val="none" w:sz="0" w:space="0" w:color="auto"/>
        <w:right w:val="none" w:sz="0" w:space="0" w:color="auto"/>
      </w:divBdr>
    </w:div>
    <w:div w:id="36246381">
      <w:bodyDiv w:val="1"/>
      <w:marLeft w:val="0"/>
      <w:marRight w:val="0"/>
      <w:marTop w:val="0"/>
      <w:marBottom w:val="0"/>
      <w:divBdr>
        <w:top w:val="none" w:sz="0" w:space="0" w:color="auto"/>
        <w:left w:val="none" w:sz="0" w:space="0" w:color="auto"/>
        <w:bottom w:val="none" w:sz="0" w:space="0" w:color="auto"/>
        <w:right w:val="none" w:sz="0" w:space="0" w:color="auto"/>
      </w:divBdr>
    </w:div>
    <w:div w:id="36247430">
      <w:bodyDiv w:val="1"/>
      <w:marLeft w:val="0"/>
      <w:marRight w:val="0"/>
      <w:marTop w:val="0"/>
      <w:marBottom w:val="0"/>
      <w:divBdr>
        <w:top w:val="none" w:sz="0" w:space="0" w:color="auto"/>
        <w:left w:val="none" w:sz="0" w:space="0" w:color="auto"/>
        <w:bottom w:val="none" w:sz="0" w:space="0" w:color="auto"/>
        <w:right w:val="none" w:sz="0" w:space="0" w:color="auto"/>
      </w:divBdr>
      <w:divsChild>
        <w:div w:id="78253860">
          <w:marLeft w:val="480"/>
          <w:marRight w:val="0"/>
          <w:marTop w:val="0"/>
          <w:marBottom w:val="0"/>
          <w:divBdr>
            <w:top w:val="none" w:sz="0" w:space="0" w:color="auto"/>
            <w:left w:val="none" w:sz="0" w:space="0" w:color="auto"/>
            <w:bottom w:val="none" w:sz="0" w:space="0" w:color="auto"/>
            <w:right w:val="none" w:sz="0" w:space="0" w:color="auto"/>
          </w:divBdr>
        </w:div>
        <w:div w:id="90006573">
          <w:marLeft w:val="480"/>
          <w:marRight w:val="0"/>
          <w:marTop w:val="0"/>
          <w:marBottom w:val="0"/>
          <w:divBdr>
            <w:top w:val="none" w:sz="0" w:space="0" w:color="auto"/>
            <w:left w:val="none" w:sz="0" w:space="0" w:color="auto"/>
            <w:bottom w:val="none" w:sz="0" w:space="0" w:color="auto"/>
            <w:right w:val="none" w:sz="0" w:space="0" w:color="auto"/>
          </w:divBdr>
        </w:div>
        <w:div w:id="127868570">
          <w:marLeft w:val="480"/>
          <w:marRight w:val="0"/>
          <w:marTop w:val="0"/>
          <w:marBottom w:val="0"/>
          <w:divBdr>
            <w:top w:val="none" w:sz="0" w:space="0" w:color="auto"/>
            <w:left w:val="none" w:sz="0" w:space="0" w:color="auto"/>
            <w:bottom w:val="none" w:sz="0" w:space="0" w:color="auto"/>
            <w:right w:val="none" w:sz="0" w:space="0" w:color="auto"/>
          </w:divBdr>
        </w:div>
        <w:div w:id="155270866">
          <w:marLeft w:val="480"/>
          <w:marRight w:val="0"/>
          <w:marTop w:val="0"/>
          <w:marBottom w:val="0"/>
          <w:divBdr>
            <w:top w:val="none" w:sz="0" w:space="0" w:color="auto"/>
            <w:left w:val="none" w:sz="0" w:space="0" w:color="auto"/>
            <w:bottom w:val="none" w:sz="0" w:space="0" w:color="auto"/>
            <w:right w:val="none" w:sz="0" w:space="0" w:color="auto"/>
          </w:divBdr>
        </w:div>
        <w:div w:id="161629934">
          <w:marLeft w:val="480"/>
          <w:marRight w:val="0"/>
          <w:marTop w:val="0"/>
          <w:marBottom w:val="0"/>
          <w:divBdr>
            <w:top w:val="none" w:sz="0" w:space="0" w:color="auto"/>
            <w:left w:val="none" w:sz="0" w:space="0" w:color="auto"/>
            <w:bottom w:val="none" w:sz="0" w:space="0" w:color="auto"/>
            <w:right w:val="none" w:sz="0" w:space="0" w:color="auto"/>
          </w:divBdr>
        </w:div>
        <w:div w:id="180167533">
          <w:marLeft w:val="480"/>
          <w:marRight w:val="0"/>
          <w:marTop w:val="0"/>
          <w:marBottom w:val="0"/>
          <w:divBdr>
            <w:top w:val="none" w:sz="0" w:space="0" w:color="auto"/>
            <w:left w:val="none" w:sz="0" w:space="0" w:color="auto"/>
            <w:bottom w:val="none" w:sz="0" w:space="0" w:color="auto"/>
            <w:right w:val="none" w:sz="0" w:space="0" w:color="auto"/>
          </w:divBdr>
        </w:div>
        <w:div w:id="240797550">
          <w:marLeft w:val="480"/>
          <w:marRight w:val="0"/>
          <w:marTop w:val="0"/>
          <w:marBottom w:val="0"/>
          <w:divBdr>
            <w:top w:val="none" w:sz="0" w:space="0" w:color="auto"/>
            <w:left w:val="none" w:sz="0" w:space="0" w:color="auto"/>
            <w:bottom w:val="none" w:sz="0" w:space="0" w:color="auto"/>
            <w:right w:val="none" w:sz="0" w:space="0" w:color="auto"/>
          </w:divBdr>
        </w:div>
        <w:div w:id="262807365">
          <w:marLeft w:val="480"/>
          <w:marRight w:val="0"/>
          <w:marTop w:val="0"/>
          <w:marBottom w:val="0"/>
          <w:divBdr>
            <w:top w:val="none" w:sz="0" w:space="0" w:color="auto"/>
            <w:left w:val="none" w:sz="0" w:space="0" w:color="auto"/>
            <w:bottom w:val="none" w:sz="0" w:space="0" w:color="auto"/>
            <w:right w:val="none" w:sz="0" w:space="0" w:color="auto"/>
          </w:divBdr>
        </w:div>
        <w:div w:id="269168160">
          <w:marLeft w:val="480"/>
          <w:marRight w:val="0"/>
          <w:marTop w:val="0"/>
          <w:marBottom w:val="0"/>
          <w:divBdr>
            <w:top w:val="none" w:sz="0" w:space="0" w:color="auto"/>
            <w:left w:val="none" w:sz="0" w:space="0" w:color="auto"/>
            <w:bottom w:val="none" w:sz="0" w:space="0" w:color="auto"/>
            <w:right w:val="none" w:sz="0" w:space="0" w:color="auto"/>
          </w:divBdr>
        </w:div>
        <w:div w:id="327632992">
          <w:marLeft w:val="480"/>
          <w:marRight w:val="0"/>
          <w:marTop w:val="0"/>
          <w:marBottom w:val="0"/>
          <w:divBdr>
            <w:top w:val="none" w:sz="0" w:space="0" w:color="auto"/>
            <w:left w:val="none" w:sz="0" w:space="0" w:color="auto"/>
            <w:bottom w:val="none" w:sz="0" w:space="0" w:color="auto"/>
            <w:right w:val="none" w:sz="0" w:space="0" w:color="auto"/>
          </w:divBdr>
        </w:div>
        <w:div w:id="369653282">
          <w:marLeft w:val="480"/>
          <w:marRight w:val="0"/>
          <w:marTop w:val="0"/>
          <w:marBottom w:val="0"/>
          <w:divBdr>
            <w:top w:val="none" w:sz="0" w:space="0" w:color="auto"/>
            <w:left w:val="none" w:sz="0" w:space="0" w:color="auto"/>
            <w:bottom w:val="none" w:sz="0" w:space="0" w:color="auto"/>
            <w:right w:val="none" w:sz="0" w:space="0" w:color="auto"/>
          </w:divBdr>
        </w:div>
        <w:div w:id="440732626">
          <w:marLeft w:val="480"/>
          <w:marRight w:val="0"/>
          <w:marTop w:val="0"/>
          <w:marBottom w:val="0"/>
          <w:divBdr>
            <w:top w:val="none" w:sz="0" w:space="0" w:color="auto"/>
            <w:left w:val="none" w:sz="0" w:space="0" w:color="auto"/>
            <w:bottom w:val="none" w:sz="0" w:space="0" w:color="auto"/>
            <w:right w:val="none" w:sz="0" w:space="0" w:color="auto"/>
          </w:divBdr>
        </w:div>
        <w:div w:id="446698289">
          <w:marLeft w:val="480"/>
          <w:marRight w:val="0"/>
          <w:marTop w:val="0"/>
          <w:marBottom w:val="0"/>
          <w:divBdr>
            <w:top w:val="none" w:sz="0" w:space="0" w:color="auto"/>
            <w:left w:val="none" w:sz="0" w:space="0" w:color="auto"/>
            <w:bottom w:val="none" w:sz="0" w:space="0" w:color="auto"/>
            <w:right w:val="none" w:sz="0" w:space="0" w:color="auto"/>
          </w:divBdr>
        </w:div>
        <w:div w:id="447894950">
          <w:marLeft w:val="480"/>
          <w:marRight w:val="0"/>
          <w:marTop w:val="0"/>
          <w:marBottom w:val="0"/>
          <w:divBdr>
            <w:top w:val="none" w:sz="0" w:space="0" w:color="auto"/>
            <w:left w:val="none" w:sz="0" w:space="0" w:color="auto"/>
            <w:bottom w:val="none" w:sz="0" w:space="0" w:color="auto"/>
            <w:right w:val="none" w:sz="0" w:space="0" w:color="auto"/>
          </w:divBdr>
        </w:div>
        <w:div w:id="455149442">
          <w:marLeft w:val="480"/>
          <w:marRight w:val="0"/>
          <w:marTop w:val="0"/>
          <w:marBottom w:val="0"/>
          <w:divBdr>
            <w:top w:val="none" w:sz="0" w:space="0" w:color="auto"/>
            <w:left w:val="none" w:sz="0" w:space="0" w:color="auto"/>
            <w:bottom w:val="none" w:sz="0" w:space="0" w:color="auto"/>
            <w:right w:val="none" w:sz="0" w:space="0" w:color="auto"/>
          </w:divBdr>
        </w:div>
        <w:div w:id="513106700">
          <w:marLeft w:val="480"/>
          <w:marRight w:val="0"/>
          <w:marTop w:val="0"/>
          <w:marBottom w:val="0"/>
          <w:divBdr>
            <w:top w:val="none" w:sz="0" w:space="0" w:color="auto"/>
            <w:left w:val="none" w:sz="0" w:space="0" w:color="auto"/>
            <w:bottom w:val="none" w:sz="0" w:space="0" w:color="auto"/>
            <w:right w:val="none" w:sz="0" w:space="0" w:color="auto"/>
          </w:divBdr>
        </w:div>
        <w:div w:id="540362087">
          <w:marLeft w:val="480"/>
          <w:marRight w:val="0"/>
          <w:marTop w:val="0"/>
          <w:marBottom w:val="0"/>
          <w:divBdr>
            <w:top w:val="none" w:sz="0" w:space="0" w:color="auto"/>
            <w:left w:val="none" w:sz="0" w:space="0" w:color="auto"/>
            <w:bottom w:val="none" w:sz="0" w:space="0" w:color="auto"/>
            <w:right w:val="none" w:sz="0" w:space="0" w:color="auto"/>
          </w:divBdr>
        </w:div>
        <w:div w:id="576594276">
          <w:marLeft w:val="480"/>
          <w:marRight w:val="0"/>
          <w:marTop w:val="0"/>
          <w:marBottom w:val="0"/>
          <w:divBdr>
            <w:top w:val="none" w:sz="0" w:space="0" w:color="auto"/>
            <w:left w:val="none" w:sz="0" w:space="0" w:color="auto"/>
            <w:bottom w:val="none" w:sz="0" w:space="0" w:color="auto"/>
            <w:right w:val="none" w:sz="0" w:space="0" w:color="auto"/>
          </w:divBdr>
        </w:div>
        <w:div w:id="662972369">
          <w:marLeft w:val="480"/>
          <w:marRight w:val="0"/>
          <w:marTop w:val="0"/>
          <w:marBottom w:val="0"/>
          <w:divBdr>
            <w:top w:val="none" w:sz="0" w:space="0" w:color="auto"/>
            <w:left w:val="none" w:sz="0" w:space="0" w:color="auto"/>
            <w:bottom w:val="none" w:sz="0" w:space="0" w:color="auto"/>
            <w:right w:val="none" w:sz="0" w:space="0" w:color="auto"/>
          </w:divBdr>
        </w:div>
        <w:div w:id="688868574">
          <w:marLeft w:val="480"/>
          <w:marRight w:val="0"/>
          <w:marTop w:val="0"/>
          <w:marBottom w:val="0"/>
          <w:divBdr>
            <w:top w:val="none" w:sz="0" w:space="0" w:color="auto"/>
            <w:left w:val="none" w:sz="0" w:space="0" w:color="auto"/>
            <w:bottom w:val="none" w:sz="0" w:space="0" w:color="auto"/>
            <w:right w:val="none" w:sz="0" w:space="0" w:color="auto"/>
          </w:divBdr>
        </w:div>
        <w:div w:id="765881163">
          <w:marLeft w:val="480"/>
          <w:marRight w:val="0"/>
          <w:marTop w:val="0"/>
          <w:marBottom w:val="0"/>
          <w:divBdr>
            <w:top w:val="none" w:sz="0" w:space="0" w:color="auto"/>
            <w:left w:val="none" w:sz="0" w:space="0" w:color="auto"/>
            <w:bottom w:val="none" w:sz="0" w:space="0" w:color="auto"/>
            <w:right w:val="none" w:sz="0" w:space="0" w:color="auto"/>
          </w:divBdr>
        </w:div>
        <w:div w:id="781456287">
          <w:marLeft w:val="480"/>
          <w:marRight w:val="0"/>
          <w:marTop w:val="0"/>
          <w:marBottom w:val="0"/>
          <w:divBdr>
            <w:top w:val="none" w:sz="0" w:space="0" w:color="auto"/>
            <w:left w:val="none" w:sz="0" w:space="0" w:color="auto"/>
            <w:bottom w:val="none" w:sz="0" w:space="0" w:color="auto"/>
            <w:right w:val="none" w:sz="0" w:space="0" w:color="auto"/>
          </w:divBdr>
        </w:div>
        <w:div w:id="797603218">
          <w:marLeft w:val="480"/>
          <w:marRight w:val="0"/>
          <w:marTop w:val="0"/>
          <w:marBottom w:val="0"/>
          <w:divBdr>
            <w:top w:val="none" w:sz="0" w:space="0" w:color="auto"/>
            <w:left w:val="none" w:sz="0" w:space="0" w:color="auto"/>
            <w:bottom w:val="none" w:sz="0" w:space="0" w:color="auto"/>
            <w:right w:val="none" w:sz="0" w:space="0" w:color="auto"/>
          </w:divBdr>
        </w:div>
        <w:div w:id="797800108">
          <w:marLeft w:val="480"/>
          <w:marRight w:val="0"/>
          <w:marTop w:val="0"/>
          <w:marBottom w:val="0"/>
          <w:divBdr>
            <w:top w:val="none" w:sz="0" w:space="0" w:color="auto"/>
            <w:left w:val="none" w:sz="0" w:space="0" w:color="auto"/>
            <w:bottom w:val="none" w:sz="0" w:space="0" w:color="auto"/>
            <w:right w:val="none" w:sz="0" w:space="0" w:color="auto"/>
          </w:divBdr>
        </w:div>
        <w:div w:id="812865950">
          <w:marLeft w:val="480"/>
          <w:marRight w:val="0"/>
          <w:marTop w:val="0"/>
          <w:marBottom w:val="0"/>
          <w:divBdr>
            <w:top w:val="none" w:sz="0" w:space="0" w:color="auto"/>
            <w:left w:val="none" w:sz="0" w:space="0" w:color="auto"/>
            <w:bottom w:val="none" w:sz="0" w:space="0" w:color="auto"/>
            <w:right w:val="none" w:sz="0" w:space="0" w:color="auto"/>
          </w:divBdr>
        </w:div>
        <w:div w:id="835918474">
          <w:marLeft w:val="480"/>
          <w:marRight w:val="0"/>
          <w:marTop w:val="0"/>
          <w:marBottom w:val="0"/>
          <w:divBdr>
            <w:top w:val="none" w:sz="0" w:space="0" w:color="auto"/>
            <w:left w:val="none" w:sz="0" w:space="0" w:color="auto"/>
            <w:bottom w:val="none" w:sz="0" w:space="0" w:color="auto"/>
            <w:right w:val="none" w:sz="0" w:space="0" w:color="auto"/>
          </w:divBdr>
        </w:div>
        <w:div w:id="844323849">
          <w:marLeft w:val="480"/>
          <w:marRight w:val="0"/>
          <w:marTop w:val="0"/>
          <w:marBottom w:val="0"/>
          <w:divBdr>
            <w:top w:val="none" w:sz="0" w:space="0" w:color="auto"/>
            <w:left w:val="none" w:sz="0" w:space="0" w:color="auto"/>
            <w:bottom w:val="none" w:sz="0" w:space="0" w:color="auto"/>
            <w:right w:val="none" w:sz="0" w:space="0" w:color="auto"/>
          </w:divBdr>
        </w:div>
        <w:div w:id="898246707">
          <w:marLeft w:val="480"/>
          <w:marRight w:val="0"/>
          <w:marTop w:val="0"/>
          <w:marBottom w:val="0"/>
          <w:divBdr>
            <w:top w:val="none" w:sz="0" w:space="0" w:color="auto"/>
            <w:left w:val="none" w:sz="0" w:space="0" w:color="auto"/>
            <w:bottom w:val="none" w:sz="0" w:space="0" w:color="auto"/>
            <w:right w:val="none" w:sz="0" w:space="0" w:color="auto"/>
          </w:divBdr>
        </w:div>
      </w:divsChild>
    </w:div>
    <w:div w:id="36319238">
      <w:bodyDiv w:val="1"/>
      <w:marLeft w:val="0"/>
      <w:marRight w:val="0"/>
      <w:marTop w:val="0"/>
      <w:marBottom w:val="0"/>
      <w:divBdr>
        <w:top w:val="none" w:sz="0" w:space="0" w:color="auto"/>
        <w:left w:val="none" w:sz="0" w:space="0" w:color="auto"/>
        <w:bottom w:val="none" w:sz="0" w:space="0" w:color="auto"/>
        <w:right w:val="none" w:sz="0" w:space="0" w:color="auto"/>
      </w:divBdr>
    </w:div>
    <w:div w:id="36320292">
      <w:bodyDiv w:val="1"/>
      <w:marLeft w:val="0"/>
      <w:marRight w:val="0"/>
      <w:marTop w:val="0"/>
      <w:marBottom w:val="0"/>
      <w:divBdr>
        <w:top w:val="none" w:sz="0" w:space="0" w:color="auto"/>
        <w:left w:val="none" w:sz="0" w:space="0" w:color="auto"/>
        <w:bottom w:val="none" w:sz="0" w:space="0" w:color="auto"/>
        <w:right w:val="none" w:sz="0" w:space="0" w:color="auto"/>
      </w:divBdr>
    </w:div>
    <w:div w:id="36320635">
      <w:bodyDiv w:val="1"/>
      <w:marLeft w:val="0"/>
      <w:marRight w:val="0"/>
      <w:marTop w:val="0"/>
      <w:marBottom w:val="0"/>
      <w:divBdr>
        <w:top w:val="none" w:sz="0" w:space="0" w:color="auto"/>
        <w:left w:val="none" w:sz="0" w:space="0" w:color="auto"/>
        <w:bottom w:val="none" w:sz="0" w:space="0" w:color="auto"/>
        <w:right w:val="none" w:sz="0" w:space="0" w:color="auto"/>
      </w:divBdr>
    </w:div>
    <w:div w:id="36325086">
      <w:bodyDiv w:val="1"/>
      <w:marLeft w:val="0"/>
      <w:marRight w:val="0"/>
      <w:marTop w:val="0"/>
      <w:marBottom w:val="0"/>
      <w:divBdr>
        <w:top w:val="none" w:sz="0" w:space="0" w:color="auto"/>
        <w:left w:val="none" w:sz="0" w:space="0" w:color="auto"/>
        <w:bottom w:val="none" w:sz="0" w:space="0" w:color="auto"/>
        <w:right w:val="none" w:sz="0" w:space="0" w:color="auto"/>
      </w:divBdr>
    </w:div>
    <w:div w:id="36513305">
      <w:bodyDiv w:val="1"/>
      <w:marLeft w:val="0"/>
      <w:marRight w:val="0"/>
      <w:marTop w:val="0"/>
      <w:marBottom w:val="0"/>
      <w:divBdr>
        <w:top w:val="none" w:sz="0" w:space="0" w:color="auto"/>
        <w:left w:val="none" w:sz="0" w:space="0" w:color="auto"/>
        <w:bottom w:val="none" w:sz="0" w:space="0" w:color="auto"/>
        <w:right w:val="none" w:sz="0" w:space="0" w:color="auto"/>
      </w:divBdr>
    </w:div>
    <w:div w:id="36514687">
      <w:bodyDiv w:val="1"/>
      <w:marLeft w:val="0"/>
      <w:marRight w:val="0"/>
      <w:marTop w:val="0"/>
      <w:marBottom w:val="0"/>
      <w:divBdr>
        <w:top w:val="none" w:sz="0" w:space="0" w:color="auto"/>
        <w:left w:val="none" w:sz="0" w:space="0" w:color="auto"/>
        <w:bottom w:val="none" w:sz="0" w:space="0" w:color="auto"/>
        <w:right w:val="none" w:sz="0" w:space="0" w:color="auto"/>
      </w:divBdr>
    </w:div>
    <w:div w:id="36592980">
      <w:bodyDiv w:val="1"/>
      <w:marLeft w:val="0"/>
      <w:marRight w:val="0"/>
      <w:marTop w:val="0"/>
      <w:marBottom w:val="0"/>
      <w:divBdr>
        <w:top w:val="none" w:sz="0" w:space="0" w:color="auto"/>
        <w:left w:val="none" w:sz="0" w:space="0" w:color="auto"/>
        <w:bottom w:val="none" w:sz="0" w:space="0" w:color="auto"/>
        <w:right w:val="none" w:sz="0" w:space="0" w:color="auto"/>
      </w:divBdr>
      <w:divsChild>
        <w:div w:id="57440298">
          <w:marLeft w:val="480"/>
          <w:marRight w:val="0"/>
          <w:marTop w:val="0"/>
          <w:marBottom w:val="0"/>
          <w:divBdr>
            <w:top w:val="none" w:sz="0" w:space="0" w:color="auto"/>
            <w:left w:val="none" w:sz="0" w:space="0" w:color="auto"/>
            <w:bottom w:val="none" w:sz="0" w:space="0" w:color="auto"/>
            <w:right w:val="none" w:sz="0" w:space="0" w:color="auto"/>
          </w:divBdr>
        </w:div>
        <w:div w:id="75055390">
          <w:marLeft w:val="480"/>
          <w:marRight w:val="0"/>
          <w:marTop w:val="0"/>
          <w:marBottom w:val="0"/>
          <w:divBdr>
            <w:top w:val="none" w:sz="0" w:space="0" w:color="auto"/>
            <w:left w:val="none" w:sz="0" w:space="0" w:color="auto"/>
            <w:bottom w:val="none" w:sz="0" w:space="0" w:color="auto"/>
            <w:right w:val="none" w:sz="0" w:space="0" w:color="auto"/>
          </w:divBdr>
        </w:div>
        <w:div w:id="98650125">
          <w:marLeft w:val="480"/>
          <w:marRight w:val="0"/>
          <w:marTop w:val="0"/>
          <w:marBottom w:val="0"/>
          <w:divBdr>
            <w:top w:val="none" w:sz="0" w:space="0" w:color="auto"/>
            <w:left w:val="none" w:sz="0" w:space="0" w:color="auto"/>
            <w:bottom w:val="none" w:sz="0" w:space="0" w:color="auto"/>
            <w:right w:val="none" w:sz="0" w:space="0" w:color="auto"/>
          </w:divBdr>
        </w:div>
        <w:div w:id="164709637">
          <w:marLeft w:val="480"/>
          <w:marRight w:val="0"/>
          <w:marTop w:val="0"/>
          <w:marBottom w:val="0"/>
          <w:divBdr>
            <w:top w:val="none" w:sz="0" w:space="0" w:color="auto"/>
            <w:left w:val="none" w:sz="0" w:space="0" w:color="auto"/>
            <w:bottom w:val="none" w:sz="0" w:space="0" w:color="auto"/>
            <w:right w:val="none" w:sz="0" w:space="0" w:color="auto"/>
          </w:divBdr>
        </w:div>
        <w:div w:id="241529922">
          <w:marLeft w:val="480"/>
          <w:marRight w:val="0"/>
          <w:marTop w:val="0"/>
          <w:marBottom w:val="0"/>
          <w:divBdr>
            <w:top w:val="none" w:sz="0" w:space="0" w:color="auto"/>
            <w:left w:val="none" w:sz="0" w:space="0" w:color="auto"/>
            <w:bottom w:val="none" w:sz="0" w:space="0" w:color="auto"/>
            <w:right w:val="none" w:sz="0" w:space="0" w:color="auto"/>
          </w:divBdr>
        </w:div>
        <w:div w:id="279802022">
          <w:marLeft w:val="480"/>
          <w:marRight w:val="0"/>
          <w:marTop w:val="0"/>
          <w:marBottom w:val="0"/>
          <w:divBdr>
            <w:top w:val="none" w:sz="0" w:space="0" w:color="auto"/>
            <w:left w:val="none" w:sz="0" w:space="0" w:color="auto"/>
            <w:bottom w:val="none" w:sz="0" w:space="0" w:color="auto"/>
            <w:right w:val="none" w:sz="0" w:space="0" w:color="auto"/>
          </w:divBdr>
        </w:div>
        <w:div w:id="290328681">
          <w:marLeft w:val="480"/>
          <w:marRight w:val="0"/>
          <w:marTop w:val="0"/>
          <w:marBottom w:val="0"/>
          <w:divBdr>
            <w:top w:val="none" w:sz="0" w:space="0" w:color="auto"/>
            <w:left w:val="none" w:sz="0" w:space="0" w:color="auto"/>
            <w:bottom w:val="none" w:sz="0" w:space="0" w:color="auto"/>
            <w:right w:val="none" w:sz="0" w:space="0" w:color="auto"/>
          </w:divBdr>
        </w:div>
        <w:div w:id="388915729">
          <w:marLeft w:val="480"/>
          <w:marRight w:val="0"/>
          <w:marTop w:val="0"/>
          <w:marBottom w:val="0"/>
          <w:divBdr>
            <w:top w:val="none" w:sz="0" w:space="0" w:color="auto"/>
            <w:left w:val="none" w:sz="0" w:space="0" w:color="auto"/>
            <w:bottom w:val="none" w:sz="0" w:space="0" w:color="auto"/>
            <w:right w:val="none" w:sz="0" w:space="0" w:color="auto"/>
          </w:divBdr>
        </w:div>
        <w:div w:id="391122312">
          <w:marLeft w:val="480"/>
          <w:marRight w:val="0"/>
          <w:marTop w:val="0"/>
          <w:marBottom w:val="0"/>
          <w:divBdr>
            <w:top w:val="none" w:sz="0" w:space="0" w:color="auto"/>
            <w:left w:val="none" w:sz="0" w:space="0" w:color="auto"/>
            <w:bottom w:val="none" w:sz="0" w:space="0" w:color="auto"/>
            <w:right w:val="none" w:sz="0" w:space="0" w:color="auto"/>
          </w:divBdr>
        </w:div>
        <w:div w:id="392435930">
          <w:marLeft w:val="480"/>
          <w:marRight w:val="0"/>
          <w:marTop w:val="0"/>
          <w:marBottom w:val="0"/>
          <w:divBdr>
            <w:top w:val="none" w:sz="0" w:space="0" w:color="auto"/>
            <w:left w:val="none" w:sz="0" w:space="0" w:color="auto"/>
            <w:bottom w:val="none" w:sz="0" w:space="0" w:color="auto"/>
            <w:right w:val="none" w:sz="0" w:space="0" w:color="auto"/>
          </w:divBdr>
        </w:div>
        <w:div w:id="396125522">
          <w:marLeft w:val="480"/>
          <w:marRight w:val="0"/>
          <w:marTop w:val="0"/>
          <w:marBottom w:val="0"/>
          <w:divBdr>
            <w:top w:val="none" w:sz="0" w:space="0" w:color="auto"/>
            <w:left w:val="none" w:sz="0" w:space="0" w:color="auto"/>
            <w:bottom w:val="none" w:sz="0" w:space="0" w:color="auto"/>
            <w:right w:val="none" w:sz="0" w:space="0" w:color="auto"/>
          </w:divBdr>
        </w:div>
        <w:div w:id="397900952">
          <w:marLeft w:val="480"/>
          <w:marRight w:val="0"/>
          <w:marTop w:val="0"/>
          <w:marBottom w:val="0"/>
          <w:divBdr>
            <w:top w:val="none" w:sz="0" w:space="0" w:color="auto"/>
            <w:left w:val="none" w:sz="0" w:space="0" w:color="auto"/>
            <w:bottom w:val="none" w:sz="0" w:space="0" w:color="auto"/>
            <w:right w:val="none" w:sz="0" w:space="0" w:color="auto"/>
          </w:divBdr>
        </w:div>
        <w:div w:id="481846826">
          <w:marLeft w:val="480"/>
          <w:marRight w:val="0"/>
          <w:marTop w:val="0"/>
          <w:marBottom w:val="0"/>
          <w:divBdr>
            <w:top w:val="none" w:sz="0" w:space="0" w:color="auto"/>
            <w:left w:val="none" w:sz="0" w:space="0" w:color="auto"/>
            <w:bottom w:val="none" w:sz="0" w:space="0" w:color="auto"/>
            <w:right w:val="none" w:sz="0" w:space="0" w:color="auto"/>
          </w:divBdr>
        </w:div>
        <w:div w:id="507713180">
          <w:marLeft w:val="480"/>
          <w:marRight w:val="0"/>
          <w:marTop w:val="0"/>
          <w:marBottom w:val="0"/>
          <w:divBdr>
            <w:top w:val="none" w:sz="0" w:space="0" w:color="auto"/>
            <w:left w:val="none" w:sz="0" w:space="0" w:color="auto"/>
            <w:bottom w:val="none" w:sz="0" w:space="0" w:color="auto"/>
            <w:right w:val="none" w:sz="0" w:space="0" w:color="auto"/>
          </w:divBdr>
        </w:div>
        <w:div w:id="522205822">
          <w:marLeft w:val="480"/>
          <w:marRight w:val="0"/>
          <w:marTop w:val="0"/>
          <w:marBottom w:val="0"/>
          <w:divBdr>
            <w:top w:val="none" w:sz="0" w:space="0" w:color="auto"/>
            <w:left w:val="none" w:sz="0" w:space="0" w:color="auto"/>
            <w:bottom w:val="none" w:sz="0" w:space="0" w:color="auto"/>
            <w:right w:val="none" w:sz="0" w:space="0" w:color="auto"/>
          </w:divBdr>
        </w:div>
        <w:div w:id="536813870">
          <w:marLeft w:val="480"/>
          <w:marRight w:val="0"/>
          <w:marTop w:val="0"/>
          <w:marBottom w:val="0"/>
          <w:divBdr>
            <w:top w:val="none" w:sz="0" w:space="0" w:color="auto"/>
            <w:left w:val="none" w:sz="0" w:space="0" w:color="auto"/>
            <w:bottom w:val="none" w:sz="0" w:space="0" w:color="auto"/>
            <w:right w:val="none" w:sz="0" w:space="0" w:color="auto"/>
          </w:divBdr>
        </w:div>
        <w:div w:id="562064228">
          <w:marLeft w:val="480"/>
          <w:marRight w:val="0"/>
          <w:marTop w:val="0"/>
          <w:marBottom w:val="0"/>
          <w:divBdr>
            <w:top w:val="none" w:sz="0" w:space="0" w:color="auto"/>
            <w:left w:val="none" w:sz="0" w:space="0" w:color="auto"/>
            <w:bottom w:val="none" w:sz="0" w:space="0" w:color="auto"/>
            <w:right w:val="none" w:sz="0" w:space="0" w:color="auto"/>
          </w:divBdr>
        </w:div>
        <w:div w:id="568227150">
          <w:marLeft w:val="480"/>
          <w:marRight w:val="0"/>
          <w:marTop w:val="0"/>
          <w:marBottom w:val="0"/>
          <w:divBdr>
            <w:top w:val="none" w:sz="0" w:space="0" w:color="auto"/>
            <w:left w:val="none" w:sz="0" w:space="0" w:color="auto"/>
            <w:bottom w:val="none" w:sz="0" w:space="0" w:color="auto"/>
            <w:right w:val="none" w:sz="0" w:space="0" w:color="auto"/>
          </w:divBdr>
        </w:div>
        <w:div w:id="610358620">
          <w:marLeft w:val="480"/>
          <w:marRight w:val="0"/>
          <w:marTop w:val="0"/>
          <w:marBottom w:val="0"/>
          <w:divBdr>
            <w:top w:val="none" w:sz="0" w:space="0" w:color="auto"/>
            <w:left w:val="none" w:sz="0" w:space="0" w:color="auto"/>
            <w:bottom w:val="none" w:sz="0" w:space="0" w:color="auto"/>
            <w:right w:val="none" w:sz="0" w:space="0" w:color="auto"/>
          </w:divBdr>
        </w:div>
        <w:div w:id="634794885">
          <w:marLeft w:val="480"/>
          <w:marRight w:val="0"/>
          <w:marTop w:val="0"/>
          <w:marBottom w:val="0"/>
          <w:divBdr>
            <w:top w:val="none" w:sz="0" w:space="0" w:color="auto"/>
            <w:left w:val="none" w:sz="0" w:space="0" w:color="auto"/>
            <w:bottom w:val="none" w:sz="0" w:space="0" w:color="auto"/>
            <w:right w:val="none" w:sz="0" w:space="0" w:color="auto"/>
          </w:divBdr>
        </w:div>
        <w:div w:id="663045387">
          <w:marLeft w:val="480"/>
          <w:marRight w:val="0"/>
          <w:marTop w:val="0"/>
          <w:marBottom w:val="0"/>
          <w:divBdr>
            <w:top w:val="none" w:sz="0" w:space="0" w:color="auto"/>
            <w:left w:val="none" w:sz="0" w:space="0" w:color="auto"/>
            <w:bottom w:val="none" w:sz="0" w:space="0" w:color="auto"/>
            <w:right w:val="none" w:sz="0" w:space="0" w:color="auto"/>
          </w:divBdr>
        </w:div>
        <w:div w:id="702481149">
          <w:marLeft w:val="480"/>
          <w:marRight w:val="0"/>
          <w:marTop w:val="0"/>
          <w:marBottom w:val="0"/>
          <w:divBdr>
            <w:top w:val="none" w:sz="0" w:space="0" w:color="auto"/>
            <w:left w:val="none" w:sz="0" w:space="0" w:color="auto"/>
            <w:bottom w:val="none" w:sz="0" w:space="0" w:color="auto"/>
            <w:right w:val="none" w:sz="0" w:space="0" w:color="auto"/>
          </w:divBdr>
        </w:div>
        <w:div w:id="714698624">
          <w:marLeft w:val="480"/>
          <w:marRight w:val="0"/>
          <w:marTop w:val="0"/>
          <w:marBottom w:val="0"/>
          <w:divBdr>
            <w:top w:val="none" w:sz="0" w:space="0" w:color="auto"/>
            <w:left w:val="none" w:sz="0" w:space="0" w:color="auto"/>
            <w:bottom w:val="none" w:sz="0" w:space="0" w:color="auto"/>
            <w:right w:val="none" w:sz="0" w:space="0" w:color="auto"/>
          </w:divBdr>
        </w:div>
        <w:div w:id="789281486">
          <w:marLeft w:val="480"/>
          <w:marRight w:val="0"/>
          <w:marTop w:val="0"/>
          <w:marBottom w:val="0"/>
          <w:divBdr>
            <w:top w:val="none" w:sz="0" w:space="0" w:color="auto"/>
            <w:left w:val="none" w:sz="0" w:space="0" w:color="auto"/>
            <w:bottom w:val="none" w:sz="0" w:space="0" w:color="auto"/>
            <w:right w:val="none" w:sz="0" w:space="0" w:color="auto"/>
          </w:divBdr>
        </w:div>
        <w:div w:id="806627376">
          <w:marLeft w:val="480"/>
          <w:marRight w:val="0"/>
          <w:marTop w:val="0"/>
          <w:marBottom w:val="0"/>
          <w:divBdr>
            <w:top w:val="none" w:sz="0" w:space="0" w:color="auto"/>
            <w:left w:val="none" w:sz="0" w:space="0" w:color="auto"/>
            <w:bottom w:val="none" w:sz="0" w:space="0" w:color="auto"/>
            <w:right w:val="none" w:sz="0" w:space="0" w:color="auto"/>
          </w:divBdr>
        </w:div>
        <w:div w:id="821432036">
          <w:marLeft w:val="480"/>
          <w:marRight w:val="0"/>
          <w:marTop w:val="0"/>
          <w:marBottom w:val="0"/>
          <w:divBdr>
            <w:top w:val="none" w:sz="0" w:space="0" w:color="auto"/>
            <w:left w:val="none" w:sz="0" w:space="0" w:color="auto"/>
            <w:bottom w:val="none" w:sz="0" w:space="0" w:color="auto"/>
            <w:right w:val="none" w:sz="0" w:space="0" w:color="auto"/>
          </w:divBdr>
        </w:div>
        <w:div w:id="834028798">
          <w:marLeft w:val="480"/>
          <w:marRight w:val="0"/>
          <w:marTop w:val="0"/>
          <w:marBottom w:val="0"/>
          <w:divBdr>
            <w:top w:val="none" w:sz="0" w:space="0" w:color="auto"/>
            <w:left w:val="none" w:sz="0" w:space="0" w:color="auto"/>
            <w:bottom w:val="none" w:sz="0" w:space="0" w:color="auto"/>
            <w:right w:val="none" w:sz="0" w:space="0" w:color="auto"/>
          </w:divBdr>
        </w:div>
      </w:divsChild>
    </w:div>
    <w:div w:id="36778894">
      <w:bodyDiv w:val="1"/>
      <w:marLeft w:val="0"/>
      <w:marRight w:val="0"/>
      <w:marTop w:val="0"/>
      <w:marBottom w:val="0"/>
      <w:divBdr>
        <w:top w:val="none" w:sz="0" w:space="0" w:color="auto"/>
        <w:left w:val="none" w:sz="0" w:space="0" w:color="auto"/>
        <w:bottom w:val="none" w:sz="0" w:space="0" w:color="auto"/>
        <w:right w:val="none" w:sz="0" w:space="0" w:color="auto"/>
      </w:divBdr>
    </w:div>
    <w:div w:id="36785279">
      <w:bodyDiv w:val="1"/>
      <w:marLeft w:val="0"/>
      <w:marRight w:val="0"/>
      <w:marTop w:val="0"/>
      <w:marBottom w:val="0"/>
      <w:divBdr>
        <w:top w:val="none" w:sz="0" w:space="0" w:color="auto"/>
        <w:left w:val="none" w:sz="0" w:space="0" w:color="auto"/>
        <w:bottom w:val="none" w:sz="0" w:space="0" w:color="auto"/>
        <w:right w:val="none" w:sz="0" w:space="0" w:color="auto"/>
      </w:divBdr>
    </w:div>
    <w:div w:id="37097988">
      <w:bodyDiv w:val="1"/>
      <w:marLeft w:val="0"/>
      <w:marRight w:val="0"/>
      <w:marTop w:val="0"/>
      <w:marBottom w:val="0"/>
      <w:divBdr>
        <w:top w:val="none" w:sz="0" w:space="0" w:color="auto"/>
        <w:left w:val="none" w:sz="0" w:space="0" w:color="auto"/>
        <w:bottom w:val="none" w:sz="0" w:space="0" w:color="auto"/>
        <w:right w:val="none" w:sz="0" w:space="0" w:color="auto"/>
      </w:divBdr>
    </w:div>
    <w:div w:id="37125834">
      <w:bodyDiv w:val="1"/>
      <w:marLeft w:val="0"/>
      <w:marRight w:val="0"/>
      <w:marTop w:val="0"/>
      <w:marBottom w:val="0"/>
      <w:divBdr>
        <w:top w:val="none" w:sz="0" w:space="0" w:color="auto"/>
        <w:left w:val="none" w:sz="0" w:space="0" w:color="auto"/>
        <w:bottom w:val="none" w:sz="0" w:space="0" w:color="auto"/>
        <w:right w:val="none" w:sz="0" w:space="0" w:color="auto"/>
      </w:divBdr>
    </w:div>
    <w:div w:id="37246718">
      <w:bodyDiv w:val="1"/>
      <w:marLeft w:val="0"/>
      <w:marRight w:val="0"/>
      <w:marTop w:val="0"/>
      <w:marBottom w:val="0"/>
      <w:divBdr>
        <w:top w:val="none" w:sz="0" w:space="0" w:color="auto"/>
        <w:left w:val="none" w:sz="0" w:space="0" w:color="auto"/>
        <w:bottom w:val="none" w:sz="0" w:space="0" w:color="auto"/>
        <w:right w:val="none" w:sz="0" w:space="0" w:color="auto"/>
      </w:divBdr>
    </w:div>
    <w:div w:id="37552805">
      <w:bodyDiv w:val="1"/>
      <w:marLeft w:val="0"/>
      <w:marRight w:val="0"/>
      <w:marTop w:val="0"/>
      <w:marBottom w:val="0"/>
      <w:divBdr>
        <w:top w:val="none" w:sz="0" w:space="0" w:color="auto"/>
        <w:left w:val="none" w:sz="0" w:space="0" w:color="auto"/>
        <w:bottom w:val="none" w:sz="0" w:space="0" w:color="auto"/>
        <w:right w:val="none" w:sz="0" w:space="0" w:color="auto"/>
      </w:divBdr>
    </w:div>
    <w:div w:id="37626398">
      <w:bodyDiv w:val="1"/>
      <w:marLeft w:val="0"/>
      <w:marRight w:val="0"/>
      <w:marTop w:val="0"/>
      <w:marBottom w:val="0"/>
      <w:divBdr>
        <w:top w:val="none" w:sz="0" w:space="0" w:color="auto"/>
        <w:left w:val="none" w:sz="0" w:space="0" w:color="auto"/>
        <w:bottom w:val="none" w:sz="0" w:space="0" w:color="auto"/>
        <w:right w:val="none" w:sz="0" w:space="0" w:color="auto"/>
      </w:divBdr>
    </w:div>
    <w:div w:id="37703841">
      <w:bodyDiv w:val="1"/>
      <w:marLeft w:val="0"/>
      <w:marRight w:val="0"/>
      <w:marTop w:val="0"/>
      <w:marBottom w:val="0"/>
      <w:divBdr>
        <w:top w:val="none" w:sz="0" w:space="0" w:color="auto"/>
        <w:left w:val="none" w:sz="0" w:space="0" w:color="auto"/>
        <w:bottom w:val="none" w:sz="0" w:space="0" w:color="auto"/>
        <w:right w:val="none" w:sz="0" w:space="0" w:color="auto"/>
      </w:divBdr>
    </w:div>
    <w:div w:id="37900750">
      <w:bodyDiv w:val="1"/>
      <w:marLeft w:val="0"/>
      <w:marRight w:val="0"/>
      <w:marTop w:val="0"/>
      <w:marBottom w:val="0"/>
      <w:divBdr>
        <w:top w:val="none" w:sz="0" w:space="0" w:color="auto"/>
        <w:left w:val="none" w:sz="0" w:space="0" w:color="auto"/>
        <w:bottom w:val="none" w:sz="0" w:space="0" w:color="auto"/>
        <w:right w:val="none" w:sz="0" w:space="0" w:color="auto"/>
      </w:divBdr>
    </w:div>
    <w:div w:id="37973378">
      <w:bodyDiv w:val="1"/>
      <w:marLeft w:val="0"/>
      <w:marRight w:val="0"/>
      <w:marTop w:val="0"/>
      <w:marBottom w:val="0"/>
      <w:divBdr>
        <w:top w:val="none" w:sz="0" w:space="0" w:color="auto"/>
        <w:left w:val="none" w:sz="0" w:space="0" w:color="auto"/>
        <w:bottom w:val="none" w:sz="0" w:space="0" w:color="auto"/>
        <w:right w:val="none" w:sz="0" w:space="0" w:color="auto"/>
      </w:divBdr>
    </w:div>
    <w:div w:id="38020898">
      <w:bodyDiv w:val="1"/>
      <w:marLeft w:val="0"/>
      <w:marRight w:val="0"/>
      <w:marTop w:val="0"/>
      <w:marBottom w:val="0"/>
      <w:divBdr>
        <w:top w:val="none" w:sz="0" w:space="0" w:color="auto"/>
        <w:left w:val="none" w:sz="0" w:space="0" w:color="auto"/>
        <w:bottom w:val="none" w:sz="0" w:space="0" w:color="auto"/>
        <w:right w:val="none" w:sz="0" w:space="0" w:color="auto"/>
      </w:divBdr>
    </w:div>
    <w:div w:id="38357177">
      <w:bodyDiv w:val="1"/>
      <w:marLeft w:val="0"/>
      <w:marRight w:val="0"/>
      <w:marTop w:val="0"/>
      <w:marBottom w:val="0"/>
      <w:divBdr>
        <w:top w:val="none" w:sz="0" w:space="0" w:color="auto"/>
        <w:left w:val="none" w:sz="0" w:space="0" w:color="auto"/>
        <w:bottom w:val="none" w:sz="0" w:space="0" w:color="auto"/>
        <w:right w:val="none" w:sz="0" w:space="0" w:color="auto"/>
      </w:divBdr>
    </w:div>
    <w:div w:id="38362428">
      <w:bodyDiv w:val="1"/>
      <w:marLeft w:val="0"/>
      <w:marRight w:val="0"/>
      <w:marTop w:val="0"/>
      <w:marBottom w:val="0"/>
      <w:divBdr>
        <w:top w:val="none" w:sz="0" w:space="0" w:color="auto"/>
        <w:left w:val="none" w:sz="0" w:space="0" w:color="auto"/>
        <w:bottom w:val="none" w:sz="0" w:space="0" w:color="auto"/>
        <w:right w:val="none" w:sz="0" w:space="0" w:color="auto"/>
      </w:divBdr>
    </w:div>
    <w:div w:id="38362991">
      <w:bodyDiv w:val="1"/>
      <w:marLeft w:val="0"/>
      <w:marRight w:val="0"/>
      <w:marTop w:val="0"/>
      <w:marBottom w:val="0"/>
      <w:divBdr>
        <w:top w:val="none" w:sz="0" w:space="0" w:color="auto"/>
        <w:left w:val="none" w:sz="0" w:space="0" w:color="auto"/>
        <w:bottom w:val="none" w:sz="0" w:space="0" w:color="auto"/>
        <w:right w:val="none" w:sz="0" w:space="0" w:color="auto"/>
      </w:divBdr>
    </w:div>
    <w:div w:id="38408391">
      <w:bodyDiv w:val="1"/>
      <w:marLeft w:val="0"/>
      <w:marRight w:val="0"/>
      <w:marTop w:val="0"/>
      <w:marBottom w:val="0"/>
      <w:divBdr>
        <w:top w:val="none" w:sz="0" w:space="0" w:color="auto"/>
        <w:left w:val="none" w:sz="0" w:space="0" w:color="auto"/>
        <w:bottom w:val="none" w:sz="0" w:space="0" w:color="auto"/>
        <w:right w:val="none" w:sz="0" w:space="0" w:color="auto"/>
      </w:divBdr>
    </w:div>
    <w:div w:id="38553090">
      <w:bodyDiv w:val="1"/>
      <w:marLeft w:val="0"/>
      <w:marRight w:val="0"/>
      <w:marTop w:val="0"/>
      <w:marBottom w:val="0"/>
      <w:divBdr>
        <w:top w:val="none" w:sz="0" w:space="0" w:color="auto"/>
        <w:left w:val="none" w:sz="0" w:space="0" w:color="auto"/>
        <w:bottom w:val="none" w:sz="0" w:space="0" w:color="auto"/>
        <w:right w:val="none" w:sz="0" w:space="0" w:color="auto"/>
      </w:divBdr>
      <w:divsChild>
        <w:div w:id="7558941">
          <w:marLeft w:val="480"/>
          <w:marRight w:val="0"/>
          <w:marTop w:val="0"/>
          <w:marBottom w:val="0"/>
          <w:divBdr>
            <w:top w:val="none" w:sz="0" w:space="0" w:color="auto"/>
            <w:left w:val="none" w:sz="0" w:space="0" w:color="auto"/>
            <w:bottom w:val="none" w:sz="0" w:space="0" w:color="auto"/>
            <w:right w:val="none" w:sz="0" w:space="0" w:color="auto"/>
          </w:divBdr>
        </w:div>
        <w:div w:id="42027587">
          <w:marLeft w:val="480"/>
          <w:marRight w:val="0"/>
          <w:marTop w:val="0"/>
          <w:marBottom w:val="0"/>
          <w:divBdr>
            <w:top w:val="none" w:sz="0" w:space="0" w:color="auto"/>
            <w:left w:val="none" w:sz="0" w:space="0" w:color="auto"/>
            <w:bottom w:val="none" w:sz="0" w:space="0" w:color="auto"/>
            <w:right w:val="none" w:sz="0" w:space="0" w:color="auto"/>
          </w:divBdr>
        </w:div>
        <w:div w:id="114295317">
          <w:marLeft w:val="480"/>
          <w:marRight w:val="0"/>
          <w:marTop w:val="0"/>
          <w:marBottom w:val="0"/>
          <w:divBdr>
            <w:top w:val="none" w:sz="0" w:space="0" w:color="auto"/>
            <w:left w:val="none" w:sz="0" w:space="0" w:color="auto"/>
            <w:bottom w:val="none" w:sz="0" w:space="0" w:color="auto"/>
            <w:right w:val="none" w:sz="0" w:space="0" w:color="auto"/>
          </w:divBdr>
        </w:div>
        <w:div w:id="190388196">
          <w:marLeft w:val="480"/>
          <w:marRight w:val="0"/>
          <w:marTop w:val="0"/>
          <w:marBottom w:val="0"/>
          <w:divBdr>
            <w:top w:val="none" w:sz="0" w:space="0" w:color="auto"/>
            <w:left w:val="none" w:sz="0" w:space="0" w:color="auto"/>
            <w:bottom w:val="none" w:sz="0" w:space="0" w:color="auto"/>
            <w:right w:val="none" w:sz="0" w:space="0" w:color="auto"/>
          </w:divBdr>
        </w:div>
        <w:div w:id="210389671">
          <w:marLeft w:val="480"/>
          <w:marRight w:val="0"/>
          <w:marTop w:val="0"/>
          <w:marBottom w:val="0"/>
          <w:divBdr>
            <w:top w:val="none" w:sz="0" w:space="0" w:color="auto"/>
            <w:left w:val="none" w:sz="0" w:space="0" w:color="auto"/>
            <w:bottom w:val="none" w:sz="0" w:space="0" w:color="auto"/>
            <w:right w:val="none" w:sz="0" w:space="0" w:color="auto"/>
          </w:divBdr>
        </w:div>
        <w:div w:id="283854490">
          <w:marLeft w:val="480"/>
          <w:marRight w:val="0"/>
          <w:marTop w:val="0"/>
          <w:marBottom w:val="0"/>
          <w:divBdr>
            <w:top w:val="none" w:sz="0" w:space="0" w:color="auto"/>
            <w:left w:val="none" w:sz="0" w:space="0" w:color="auto"/>
            <w:bottom w:val="none" w:sz="0" w:space="0" w:color="auto"/>
            <w:right w:val="none" w:sz="0" w:space="0" w:color="auto"/>
          </w:divBdr>
        </w:div>
        <w:div w:id="331880400">
          <w:marLeft w:val="480"/>
          <w:marRight w:val="0"/>
          <w:marTop w:val="0"/>
          <w:marBottom w:val="0"/>
          <w:divBdr>
            <w:top w:val="none" w:sz="0" w:space="0" w:color="auto"/>
            <w:left w:val="none" w:sz="0" w:space="0" w:color="auto"/>
            <w:bottom w:val="none" w:sz="0" w:space="0" w:color="auto"/>
            <w:right w:val="none" w:sz="0" w:space="0" w:color="auto"/>
          </w:divBdr>
        </w:div>
        <w:div w:id="344064585">
          <w:marLeft w:val="480"/>
          <w:marRight w:val="0"/>
          <w:marTop w:val="0"/>
          <w:marBottom w:val="0"/>
          <w:divBdr>
            <w:top w:val="none" w:sz="0" w:space="0" w:color="auto"/>
            <w:left w:val="none" w:sz="0" w:space="0" w:color="auto"/>
            <w:bottom w:val="none" w:sz="0" w:space="0" w:color="auto"/>
            <w:right w:val="none" w:sz="0" w:space="0" w:color="auto"/>
          </w:divBdr>
        </w:div>
        <w:div w:id="386993298">
          <w:marLeft w:val="480"/>
          <w:marRight w:val="0"/>
          <w:marTop w:val="0"/>
          <w:marBottom w:val="0"/>
          <w:divBdr>
            <w:top w:val="none" w:sz="0" w:space="0" w:color="auto"/>
            <w:left w:val="none" w:sz="0" w:space="0" w:color="auto"/>
            <w:bottom w:val="none" w:sz="0" w:space="0" w:color="auto"/>
            <w:right w:val="none" w:sz="0" w:space="0" w:color="auto"/>
          </w:divBdr>
        </w:div>
        <w:div w:id="419447488">
          <w:marLeft w:val="480"/>
          <w:marRight w:val="0"/>
          <w:marTop w:val="0"/>
          <w:marBottom w:val="0"/>
          <w:divBdr>
            <w:top w:val="none" w:sz="0" w:space="0" w:color="auto"/>
            <w:left w:val="none" w:sz="0" w:space="0" w:color="auto"/>
            <w:bottom w:val="none" w:sz="0" w:space="0" w:color="auto"/>
            <w:right w:val="none" w:sz="0" w:space="0" w:color="auto"/>
          </w:divBdr>
        </w:div>
        <w:div w:id="450129578">
          <w:marLeft w:val="480"/>
          <w:marRight w:val="0"/>
          <w:marTop w:val="0"/>
          <w:marBottom w:val="0"/>
          <w:divBdr>
            <w:top w:val="none" w:sz="0" w:space="0" w:color="auto"/>
            <w:left w:val="none" w:sz="0" w:space="0" w:color="auto"/>
            <w:bottom w:val="none" w:sz="0" w:space="0" w:color="auto"/>
            <w:right w:val="none" w:sz="0" w:space="0" w:color="auto"/>
          </w:divBdr>
        </w:div>
        <w:div w:id="453209965">
          <w:marLeft w:val="480"/>
          <w:marRight w:val="0"/>
          <w:marTop w:val="0"/>
          <w:marBottom w:val="0"/>
          <w:divBdr>
            <w:top w:val="none" w:sz="0" w:space="0" w:color="auto"/>
            <w:left w:val="none" w:sz="0" w:space="0" w:color="auto"/>
            <w:bottom w:val="none" w:sz="0" w:space="0" w:color="auto"/>
            <w:right w:val="none" w:sz="0" w:space="0" w:color="auto"/>
          </w:divBdr>
        </w:div>
        <w:div w:id="461073215">
          <w:marLeft w:val="480"/>
          <w:marRight w:val="0"/>
          <w:marTop w:val="0"/>
          <w:marBottom w:val="0"/>
          <w:divBdr>
            <w:top w:val="none" w:sz="0" w:space="0" w:color="auto"/>
            <w:left w:val="none" w:sz="0" w:space="0" w:color="auto"/>
            <w:bottom w:val="none" w:sz="0" w:space="0" w:color="auto"/>
            <w:right w:val="none" w:sz="0" w:space="0" w:color="auto"/>
          </w:divBdr>
        </w:div>
        <w:div w:id="534856579">
          <w:marLeft w:val="480"/>
          <w:marRight w:val="0"/>
          <w:marTop w:val="0"/>
          <w:marBottom w:val="0"/>
          <w:divBdr>
            <w:top w:val="none" w:sz="0" w:space="0" w:color="auto"/>
            <w:left w:val="none" w:sz="0" w:space="0" w:color="auto"/>
            <w:bottom w:val="none" w:sz="0" w:space="0" w:color="auto"/>
            <w:right w:val="none" w:sz="0" w:space="0" w:color="auto"/>
          </w:divBdr>
        </w:div>
        <w:div w:id="580791843">
          <w:marLeft w:val="480"/>
          <w:marRight w:val="0"/>
          <w:marTop w:val="0"/>
          <w:marBottom w:val="0"/>
          <w:divBdr>
            <w:top w:val="none" w:sz="0" w:space="0" w:color="auto"/>
            <w:left w:val="none" w:sz="0" w:space="0" w:color="auto"/>
            <w:bottom w:val="none" w:sz="0" w:space="0" w:color="auto"/>
            <w:right w:val="none" w:sz="0" w:space="0" w:color="auto"/>
          </w:divBdr>
        </w:div>
        <w:div w:id="653265252">
          <w:marLeft w:val="480"/>
          <w:marRight w:val="0"/>
          <w:marTop w:val="0"/>
          <w:marBottom w:val="0"/>
          <w:divBdr>
            <w:top w:val="none" w:sz="0" w:space="0" w:color="auto"/>
            <w:left w:val="none" w:sz="0" w:space="0" w:color="auto"/>
            <w:bottom w:val="none" w:sz="0" w:space="0" w:color="auto"/>
            <w:right w:val="none" w:sz="0" w:space="0" w:color="auto"/>
          </w:divBdr>
        </w:div>
        <w:div w:id="656736419">
          <w:marLeft w:val="480"/>
          <w:marRight w:val="0"/>
          <w:marTop w:val="0"/>
          <w:marBottom w:val="0"/>
          <w:divBdr>
            <w:top w:val="none" w:sz="0" w:space="0" w:color="auto"/>
            <w:left w:val="none" w:sz="0" w:space="0" w:color="auto"/>
            <w:bottom w:val="none" w:sz="0" w:space="0" w:color="auto"/>
            <w:right w:val="none" w:sz="0" w:space="0" w:color="auto"/>
          </w:divBdr>
        </w:div>
        <w:div w:id="669599426">
          <w:marLeft w:val="480"/>
          <w:marRight w:val="0"/>
          <w:marTop w:val="0"/>
          <w:marBottom w:val="0"/>
          <w:divBdr>
            <w:top w:val="none" w:sz="0" w:space="0" w:color="auto"/>
            <w:left w:val="none" w:sz="0" w:space="0" w:color="auto"/>
            <w:bottom w:val="none" w:sz="0" w:space="0" w:color="auto"/>
            <w:right w:val="none" w:sz="0" w:space="0" w:color="auto"/>
          </w:divBdr>
        </w:div>
        <w:div w:id="797142139">
          <w:marLeft w:val="480"/>
          <w:marRight w:val="0"/>
          <w:marTop w:val="0"/>
          <w:marBottom w:val="0"/>
          <w:divBdr>
            <w:top w:val="none" w:sz="0" w:space="0" w:color="auto"/>
            <w:left w:val="none" w:sz="0" w:space="0" w:color="auto"/>
            <w:bottom w:val="none" w:sz="0" w:space="0" w:color="auto"/>
            <w:right w:val="none" w:sz="0" w:space="0" w:color="auto"/>
          </w:divBdr>
        </w:div>
        <w:div w:id="847017791">
          <w:marLeft w:val="480"/>
          <w:marRight w:val="0"/>
          <w:marTop w:val="0"/>
          <w:marBottom w:val="0"/>
          <w:divBdr>
            <w:top w:val="none" w:sz="0" w:space="0" w:color="auto"/>
            <w:left w:val="none" w:sz="0" w:space="0" w:color="auto"/>
            <w:bottom w:val="none" w:sz="0" w:space="0" w:color="auto"/>
            <w:right w:val="none" w:sz="0" w:space="0" w:color="auto"/>
          </w:divBdr>
        </w:div>
        <w:div w:id="863595030">
          <w:marLeft w:val="480"/>
          <w:marRight w:val="0"/>
          <w:marTop w:val="0"/>
          <w:marBottom w:val="0"/>
          <w:divBdr>
            <w:top w:val="none" w:sz="0" w:space="0" w:color="auto"/>
            <w:left w:val="none" w:sz="0" w:space="0" w:color="auto"/>
            <w:bottom w:val="none" w:sz="0" w:space="0" w:color="auto"/>
            <w:right w:val="none" w:sz="0" w:space="0" w:color="auto"/>
          </w:divBdr>
        </w:div>
        <w:div w:id="873155378">
          <w:marLeft w:val="480"/>
          <w:marRight w:val="0"/>
          <w:marTop w:val="0"/>
          <w:marBottom w:val="0"/>
          <w:divBdr>
            <w:top w:val="none" w:sz="0" w:space="0" w:color="auto"/>
            <w:left w:val="none" w:sz="0" w:space="0" w:color="auto"/>
            <w:bottom w:val="none" w:sz="0" w:space="0" w:color="auto"/>
            <w:right w:val="none" w:sz="0" w:space="0" w:color="auto"/>
          </w:divBdr>
        </w:div>
        <w:div w:id="876044480">
          <w:marLeft w:val="480"/>
          <w:marRight w:val="0"/>
          <w:marTop w:val="0"/>
          <w:marBottom w:val="0"/>
          <w:divBdr>
            <w:top w:val="none" w:sz="0" w:space="0" w:color="auto"/>
            <w:left w:val="none" w:sz="0" w:space="0" w:color="auto"/>
            <w:bottom w:val="none" w:sz="0" w:space="0" w:color="auto"/>
            <w:right w:val="none" w:sz="0" w:space="0" w:color="auto"/>
          </w:divBdr>
        </w:div>
        <w:div w:id="877283240">
          <w:marLeft w:val="480"/>
          <w:marRight w:val="0"/>
          <w:marTop w:val="0"/>
          <w:marBottom w:val="0"/>
          <w:divBdr>
            <w:top w:val="none" w:sz="0" w:space="0" w:color="auto"/>
            <w:left w:val="none" w:sz="0" w:space="0" w:color="auto"/>
            <w:bottom w:val="none" w:sz="0" w:space="0" w:color="auto"/>
            <w:right w:val="none" w:sz="0" w:space="0" w:color="auto"/>
          </w:divBdr>
        </w:div>
        <w:div w:id="901252457">
          <w:marLeft w:val="480"/>
          <w:marRight w:val="0"/>
          <w:marTop w:val="0"/>
          <w:marBottom w:val="0"/>
          <w:divBdr>
            <w:top w:val="none" w:sz="0" w:space="0" w:color="auto"/>
            <w:left w:val="none" w:sz="0" w:space="0" w:color="auto"/>
            <w:bottom w:val="none" w:sz="0" w:space="0" w:color="auto"/>
            <w:right w:val="none" w:sz="0" w:space="0" w:color="auto"/>
          </w:divBdr>
        </w:div>
      </w:divsChild>
    </w:div>
    <w:div w:id="38556103">
      <w:bodyDiv w:val="1"/>
      <w:marLeft w:val="0"/>
      <w:marRight w:val="0"/>
      <w:marTop w:val="0"/>
      <w:marBottom w:val="0"/>
      <w:divBdr>
        <w:top w:val="none" w:sz="0" w:space="0" w:color="auto"/>
        <w:left w:val="none" w:sz="0" w:space="0" w:color="auto"/>
        <w:bottom w:val="none" w:sz="0" w:space="0" w:color="auto"/>
        <w:right w:val="none" w:sz="0" w:space="0" w:color="auto"/>
      </w:divBdr>
    </w:div>
    <w:div w:id="38556359">
      <w:bodyDiv w:val="1"/>
      <w:marLeft w:val="0"/>
      <w:marRight w:val="0"/>
      <w:marTop w:val="0"/>
      <w:marBottom w:val="0"/>
      <w:divBdr>
        <w:top w:val="none" w:sz="0" w:space="0" w:color="auto"/>
        <w:left w:val="none" w:sz="0" w:space="0" w:color="auto"/>
        <w:bottom w:val="none" w:sz="0" w:space="0" w:color="auto"/>
        <w:right w:val="none" w:sz="0" w:space="0" w:color="auto"/>
      </w:divBdr>
    </w:div>
    <w:div w:id="38867519">
      <w:bodyDiv w:val="1"/>
      <w:marLeft w:val="0"/>
      <w:marRight w:val="0"/>
      <w:marTop w:val="0"/>
      <w:marBottom w:val="0"/>
      <w:divBdr>
        <w:top w:val="none" w:sz="0" w:space="0" w:color="auto"/>
        <w:left w:val="none" w:sz="0" w:space="0" w:color="auto"/>
        <w:bottom w:val="none" w:sz="0" w:space="0" w:color="auto"/>
        <w:right w:val="none" w:sz="0" w:space="0" w:color="auto"/>
      </w:divBdr>
    </w:div>
    <w:div w:id="38895594">
      <w:bodyDiv w:val="1"/>
      <w:marLeft w:val="0"/>
      <w:marRight w:val="0"/>
      <w:marTop w:val="0"/>
      <w:marBottom w:val="0"/>
      <w:divBdr>
        <w:top w:val="none" w:sz="0" w:space="0" w:color="auto"/>
        <w:left w:val="none" w:sz="0" w:space="0" w:color="auto"/>
        <w:bottom w:val="none" w:sz="0" w:space="0" w:color="auto"/>
        <w:right w:val="none" w:sz="0" w:space="0" w:color="auto"/>
      </w:divBdr>
    </w:div>
    <w:div w:id="39012376">
      <w:bodyDiv w:val="1"/>
      <w:marLeft w:val="0"/>
      <w:marRight w:val="0"/>
      <w:marTop w:val="0"/>
      <w:marBottom w:val="0"/>
      <w:divBdr>
        <w:top w:val="none" w:sz="0" w:space="0" w:color="auto"/>
        <w:left w:val="none" w:sz="0" w:space="0" w:color="auto"/>
        <w:bottom w:val="none" w:sz="0" w:space="0" w:color="auto"/>
        <w:right w:val="none" w:sz="0" w:space="0" w:color="auto"/>
      </w:divBdr>
    </w:div>
    <w:div w:id="39087257">
      <w:bodyDiv w:val="1"/>
      <w:marLeft w:val="0"/>
      <w:marRight w:val="0"/>
      <w:marTop w:val="0"/>
      <w:marBottom w:val="0"/>
      <w:divBdr>
        <w:top w:val="none" w:sz="0" w:space="0" w:color="auto"/>
        <w:left w:val="none" w:sz="0" w:space="0" w:color="auto"/>
        <w:bottom w:val="none" w:sz="0" w:space="0" w:color="auto"/>
        <w:right w:val="none" w:sz="0" w:space="0" w:color="auto"/>
      </w:divBdr>
    </w:div>
    <w:div w:id="39136892">
      <w:bodyDiv w:val="1"/>
      <w:marLeft w:val="0"/>
      <w:marRight w:val="0"/>
      <w:marTop w:val="0"/>
      <w:marBottom w:val="0"/>
      <w:divBdr>
        <w:top w:val="none" w:sz="0" w:space="0" w:color="auto"/>
        <w:left w:val="none" w:sz="0" w:space="0" w:color="auto"/>
        <w:bottom w:val="none" w:sz="0" w:space="0" w:color="auto"/>
        <w:right w:val="none" w:sz="0" w:space="0" w:color="auto"/>
      </w:divBdr>
    </w:div>
    <w:div w:id="39213735">
      <w:bodyDiv w:val="1"/>
      <w:marLeft w:val="0"/>
      <w:marRight w:val="0"/>
      <w:marTop w:val="0"/>
      <w:marBottom w:val="0"/>
      <w:divBdr>
        <w:top w:val="none" w:sz="0" w:space="0" w:color="auto"/>
        <w:left w:val="none" w:sz="0" w:space="0" w:color="auto"/>
        <w:bottom w:val="none" w:sz="0" w:space="0" w:color="auto"/>
        <w:right w:val="none" w:sz="0" w:space="0" w:color="auto"/>
      </w:divBdr>
    </w:div>
    <w:div w:id="39475873">
      <w:bodyDiv w:val="1"/>
      <w:marLeft w:val="0"/>
      <w:marRight w:val="0"/>
      <w:marTop w:val="0"/>
      <w:marBottom w:val="0"/>
      <w:divBdr>
        <w:top w:val="none" w:sz="0" w:space="0" w:color="auto"/>
        <w:left w:val="none" w:sz="0" w:space="0" w:color="auto"/>
        <w:bottom w:val="none" w:sz="0" w:space="0" w:color="auto"/>
        <w:right w:val="none" w:sz="0" w:space="0" w:color="auto"/>
      </w:divBdr>
    </w:div>
    <w:div w:id="39523000">
      <w:bodyDiv w:val="1"/>
      <w:marLeft w:val="0"/>
      <w:marRight w:val="0"/>
      <w:marTop w:val="0"/>
      <w:marBottom w:val="0"/>
      <w:divBdr>
        <w:top w:val="none" w:sz="0" w:space="0" w:color="auto"/>
        <w:left w:val="none" w:sz="0" w:space="0" w:color="auto"/>
        <w:bottom w:val="none" w:sz="0" w:space="0" w:color="auto"/>
        <w:right w:val="none" w:sz="0" w:space="0" w:color="auto"/>
      </w:divBdr>
    </w:div>
    <w:div w:id="39598003">
      <w:bodyDiv w:val="1"/>
      <w:marLeft w:val="0"/>
      <w:marRight w:val="0"/>
      <w:marTop w:val="0"/>
      <w:marBottom w:val="0"/>
      <w:divBdr>
        <w:top w:val="none" w:sz="0" w:space="0" w:color="auto"/>
        <w:left w:val="none" w:sz="0" w:space="0" w:color="auto"/>
        <w:bottom w:val="none" w:sz="0" w:space="0" w:color="auto"/>
        <w:right w:val="none" w:sz="0" w:space="0" w:color="auto"/>
      </w:divBdr>
    </w:div>
    <w:div w:id="39717716">
      <w:bodyDiv w:val="1"/>
      <w:marLeft w:val="0"/>
      <w:marRight w:val="0"/>
      <w:marTop w:val="0"/>
      <w:marBottom w:val="0"/>
      <w:divBdr>
        <w:top w:val="none" w:sz="0" w:space="0" w:color="auto"/>
        <w:left w:val="none" w:sz="0" w:space="0" w:color="auto"/>
        <w:bottom w:val="none" w:sz="0" w:space="0" w:color="auto"/>
        <w:right w:val="none" w:sz="0" w:space="0" w:color="auto"/>
      </w:divBdr>
    </w:div>
    <w:div w:id="39719435">
      <w:bodyDiv w:val="1"/>
      <w:marLeft w:val="0"/>
      <w:marRight w:val="0"/>
      <w:marTop w:val="0"/>
      <w:marBottom w:val="0"/>
      <w:divBdr>
        <w:top w:val="none" w:sz="0" w:space="0" w:color="auto"/>
        <w:left w:val="none" w:sz="0" w:space="0" w:color="auto"/>
        <w:bottom w:val="none" w:sz="0" w:space="0" w:color="auto"/>
        <w:right w:val="none" w:sz="0" w:space="0" w:color="auto"/>
      </w:divBdr>
    </w:div>
    <w:div w:id="39942311">
      <w:bodyDiv w:val="1"/>
      <w:marLeft w:val="0"/>
      <w:marRight w:val="0"/>
      <w:marTop w:val="0"/>
      <w:marBottom w:val="0"/>
      <w:divBdr>
        <w:top w:val="none" w:sz="0" w:space="0" w:color="auto"/>
        <w:left w:val="none" w:sz="0" w:space="0" w:color="auto"/>
        <w:bottom w:val="none" w:sz="0" w:space="0" w:color="auto"/>
        <w:right w:val="none" w:sz="0" w:space="0" w:color="auto"/>
      </w:divBdr>
    </w:div>
    <w:div w:id="39980152">
      <w:bodyDiv w:val="1"/>
      <w:marLeft w:val="0"/>
      <w:marRight w:val="0"/>
      <w:marTop w:val="0"/>
      <w:marBottom w:val="0"/>
      <w:divBdr>
        <w:top w:val="none" w:sz="0" w:space="0" w:color="auto"/>
        <w:left w:val="none" w:sz="0" w:space="0" w:color="auto"/>
        <w:bottom w:val="none" w:sz="0" w:space="0" w:color="auto"/>
        <w:right w:val="none" w:sz="0" w:space="0" w:color="auto"/>
      </w:divBdr>
    </w:div>
    <w:div w:id="40056263">
      <w:bodyDiv w:val="1"/>
      <w:marLeft w:val="0"/>
      <w:marRight w:val="0"/>
      <w:marTop w:val="0"/>
      <w:marBottom w:val="0"/>
      <w:divBdr>
        <w:top w:val="none" w:sz="0" w:space="0" w:color="auto"/>
        <w:left w:val="none" w:sz="0" w:space="0" w:color="auto"/>
        <w:bottom w:val="none" w:sz="0" w:space="0" w:color="auto"/>
        <w:right w:val="none" w:sz="0" w:space="0" w:color="auto"/>
      </w:divBdr>
    </w:div>
    <w:div w:id="40057367">
      <w:bodyDiv w:val="1"/>
      <w:marLeft w:val="0"/>
      <w:marRight w:val="0"/>
      <w:marTop w:val="0"/>
      <w:marBottom w:val="0"/>
      <w:divBdr>
        <w:top w:val="none" w:sz="0" w:space="0" w:color="auto"/>
        <w:left w:val="none" w:sz="0" w:space="0" w:color="auto"/>
        <w:bottom w:val="none" w:sz="0" w:space="0" w:color="auto"/>
        <w:right w:val="none" w:sz="0" w:space="0" w:color="auto"/>
      </w:divBdr>
    </w:div>
    <w:div w:id="40250803">
      <w:bodyDiv w:val="1"/>
      <w:marLeft w:val="0"/>
      <w:marRight w:val="0"/>
      <w:marTop w:val="0"/>
      <w:marBottom w:val="0"/>
      <w:divBdr>
        <w:top w:val="none" w:sz="0" w:space="0" w:color="auto"/>
        <w:left w:val="none" w:sz="0" w:space="0" w:color="auto"/>
        <w:bottom w:val="none" w:sz="0" w:space="0" w:color="auto"/>
        <w:right w:val="none" w:sz="0" w:space="0" w:color="auto"/>
      </w:divBdr>
    </w:div>
    <w:div w:id="40252320">
      <w:bodyDiv w:val="1"/>
      <w:marLeft w:val="0"/>
      <w:marRight w:val="0"/>
      <w:marTop w:val="0"/>
      <w:marBottom w:val="0"/>
      <w:divBdr>
        <w:top w:val="none" w:sz="0" w:space="0" w:color="auto"/>
        <w:left w:val="none" w:sz="0" w:space="0" w:color="auto"/>
        <w:bottom w:val="none" w:sz="0" w:space="0" w:color="auto"/>
        <w:right w:val="none" w:sz="0" w:space="0" w:color="auto"/>
      </w:divBdr>
    </w:div>
    <w:div w:id="40324821">
      <w:bodyDiv w:val="1"/>
      <w:marLeft w:val="0"/>
      <w:marRight w:val="0"/>
      <w:marTop w:val="0"/>
      <w:marBottom w:val="0"/>
      <w:divBdr>
        <w:top w:val="none" w:sz="0" w:space="0" w:color="auto"/>
        <w:left w:val="none" w:sz="0" w:space="0" w:color="auto"/>
        <w:bottom w:val="none" w:sz="0" w:space="0" w:color="auto"/>
        <w:right w:val="none" w:sz="0" w:space="0" w:color="auto"/>
      </w:divBdr>
    </w:div>
    <w:div w:id="40325259">
      <w:bodyDiv w:val="1"/>
      <w:marLeft w:val="0"/>
      <w:marRight w:val="0"/>
      <w:marTop w:val="0"/>
      <w:marBottom w:val="0"/>
      <w:divBdr>
        <w:top w:val="none" w:sz="0" w:space="0" w:color="auto"/>
        <w:left w:val="none" w:sz="0" w:space="0" w:color="auto"/>
        <w:bottom w:val="none" w:sz="0" w:space="0" w:color="auto"/>
        <w:right w:val="none" w:sz="0" w:space="0" w:color="auto"/>
      </w:divBdr>
    </w:div>
    <w:div w:id="40327718">
      <w:bodyDiv w:val="1"/>
      <w:marLeft w:val="0"/>
      <w:marRight w:val="0"/>
      <w:marTop w:val="0"/>
      <w:marBottom w:val="0"/>
      <w:divBdr>
        <w:top w:val="none" w:sz="0" w:space="0" w:color="auto"/>
        <w:left w:val="none" w:sz="0" w:space="0" w:color="auto"/>
        <w:bottom w:val="none" w:sz="0" w:space="0" w:color="auto"/>
        <w:right w:val="none" w:sz="0" w:space="0" w:color="auto"/>
      </w:divBdr>
    </w:div>
    <w:div w:id="40400997">
      <w:bodyDiv w:val="1"/>
      <w:marLeft w:val="0"/>
      <w:marRight w:val="0"/>
      <w:marTop w:val="0"/>
      <w:marBottom w:val="0"/>
      <w:divBdr>
        <w:top w:val="none" w:sz="0" w:space="0" w:color="auto"/>
        <w:left w:val="none" w:sz="0" w:space="0" w:color="auto"/>
        <w:bottom w:val="none" w:sz="0" w:space="0" w:color="auto"/>
        <w:right w:val="none" w:sz="0" w:space="0" w:color="auto"/>
      </w:divBdr>
    </w:div>
    <w:div w:id="40516719">
      <w:bodyDiv w:val="1"/>
      <w:marLeft w:val="0"/>
      <w:marRight w:val="0"/>
      <w:marTop w:val="0"/>
      <w:marBottom w:val="0"/>
      <w:divBdr>
        <w:top w:val="none" w:sz="0" w:space="0" w:color="auto"/>
        <w:left w:val="none" w:sz="0" w:space="0" w:color="auto"/>
        <w:bottom w:val="none" w:sz="0" w:space="0" w:color="auto"/>
        <w:right w:val="none" w:sz="0" w:space="0" w:color="auto"/>
      </w:divBdr>
    </w:div>
    <w:div w:id="40633694">
      <w:bodyDiv w:val="1"/>
      <w:marLeft w:val="0"/>
      <w:marRight w:val="0"/>
      <w:marTop w:val="0"/>
      <w:marBottom w:val="0"/>
      <w:divBdr>
        <w:top w:val="none" w:sz="0" w:space="0" w:color="auto"/>
        <w:left w:val="none" w:sz="0" w:space="0" w:color="auto"/>
        <w:bottom w:val="none" w:sz="0" w:space="0" w:color="auto"/>
        <w:right w:val="none" w:sz="0" w:space="0" w:color="auto"/>
      </w:divBdr>
    </w:div>
    <w:div w:id="40637111">
      <w:bodyDiv w:val="1"/>
      <w:marLeft w:val="0"/>
      <w:marRight w:val="0"/>
      <w:marTop w:val="0"/>
      <w:marBottom w:val="0"/>
      <w:divBdr>
        <w:top w:val="none" w:sz="0" w:space="0" w:color="auto"/>
        <w:left w:val="none" w:sz="0" w:space="0" w:color="auto"/>
        <w:bottom w:val="none" w:sz="0" w:space="0" w:color="auto"/>
        <w:right w:val="none" w:sz="0" w:space="0" w:color="auto"/>
      </w:divBdr>
    </w:div>
    <w:div w:id="40784434">
      <w:bodyDiv w:val="1"/>
      <w:marLeft w:val="0"/>
      <w:marRight w:val="0"/>
      <w:marTop w:val="0"/>
      <w:marBottom w:val="0"/>
      <w:divBdr>
        <w:top w:val="none" w:sz="0" w:space="0" w:color="auto"/>
        <w:left w:val="none" w:sz="0" w:space="0" w:color="auto"/>
        <w:bottom w:val="none" w:sz="0" w:space="0" w:color="auto"/>
        <w:right w:val="none" w:sz="0" w:space="0" w:color="auto"/>
      </w:divBdr>
    </w:div>
    <w:div w:id="40982409">
      <w:bodyDiv w:val="1"/>
      <w:marLeft w:val="0"/>
      <w:marRight w:val="0"/>
      <w:marTop w:val="0"/>
      <w:marBottom w:val="0"/>
      <w:divBdr>
        <w:top w:val="none" w:sz="0" w:space="0" w:color="auto"/>
        <w:left w:val="none" w:sz="0" w:space="0" w:color="auto"/>
        <w:bottom w:val="none" w:sz="0" w:space="0" w:color="auto"/>
        <w:right w:val="none" w:sz="0" w:space="0" w:color="auto"/>
      </w:divBdr>
    </w:div>
    <w:div w:id="40982537">
      <w:bodyDiv w:val="1"/>
      <w:marLeft w:val="0"/>
      <w:marRight w:val="0"/>
      <w:marTop w:val="0"/>
      <w:marBottom w:val="0"/>
      <w:divBdr>
        <w:top w:val="none" w:sz="0" w:space="0" w:color="auto"/>
        <w:left w:val="none" w:sz="0" w:space="0" w:color="auto"/>
        <w:bottom w:val="none" w:sz="0" w:space="0" w:color="auto"/>
        <w:right w:val="none" w:sz="0" w:space="0" w:color="auto"/>
      </w:divBdr>
    </w:div>
    <w:div w:id="41028875">
      <w:bodyDiv w:val="1"/>
      <w:marLeft w:val="0"/>
      <w:marRight w:val="0"/>
      <w:marTop w:val="0"/>
      <w:marBottom w:val="0"/>
      <w:divBdr>
        <w:top w:val="none" w:sz="0" w:space="0" w:color="auto"/>
        <w:left w:val="none" w:sz="0" w:space="0" w:color="auto"/>
        <w:bottom w:val="none" w:sz="0" w:space="0" w:color="auto"/>
        <w:right w:val="none" w:sz="0" w:space="0" w:color="auto"/>
      </w:divBdr>
    </w:div>
    <w:div w:id="41096234">
      <w:bodyDiv w:val="1"/>
      <w:marLeft w:val="0"/>
      <w:marRight w:val="0"/>
      <w:marTop w:val="0"/>
      <w:marBottom w:val="0"/>
      <w:divBdr>
        <w:top w:val="none" w:sz="0" w:space="0" w:color="auto"/>
        <w:left w:val="none" w:sz="0" w:space="0" w:color="auto"/>
        <w:bottom w:val="none" w:sz="0" w:space="0" w:color="auto"/>
        <w:right w:val="none" w:sz="0" w:space="0" w:color="auto"/>
      </w:divBdr>
    </w:div>
    <w:div w:id="41223039">
      <w:bodyDiv w:val="1"/>
      <w:marLeft w:val="0"/>
      <w:marRight w:val="0"/>
      <w:marTop w:val="0"/>
      <w:marBottom w:val="0"/>
      <w:divBdr>
        <w:top w:val="none" w:sz="0" w:space="0" w:color="auto"/>
        <w:left w:val="none" w:sz="0" w:space="0" w:color="auto"/>
        <w:bottom w:val="none" w:sz="0" w:space="0" w:color="auto"/>
        <w:right w:val="none" w:sz="0" w:space="0" w:color="auto"/>
      </w:divBdr>
    </w:div>
    <w:div w:id="41251349">
      <w:bodyDiv w:val="1"/>
      <w:marLeft w:val="0"/>
      <w:marRight w:val="0"/>
      <w:marTop w:val="0"/>
      <w:marBottom w:val="0"/>
      <w:divBdr>
        <w:top w:val="none" w:sz="0" w:space="0" w:color="auto"/>
        <w:left w:val="none" w:sz="0" w:space="0" w:color="auto"/>
        <w:bottom w:val="none" w:sz="0" w:space="0" w:color="auto"/>
        <w:right w:val="none" w:sz="0" w:space="0" w:color="auto"/>
      </w:divBdr>
    </w:div>
    <w:div w:id="41296165">
      <w:bodyDiv w:val="1"/>
      <w:marLeft w:val="0"/>
      <w:marRight w:val="0"/>
      <w:marTop w:val="0"/>
      <w:marBottom w:val="0"/>
      <w:divBdr>
        <w:top w:val="none" w:sz="0" w:space="0" w:color="auto"/>
        <w:left w:val="none" w:sz="0" w:space="0" w:color="auto"/>
        <w:bottom w:val="none" w:sz="0" w:space="0" w:color="auto"/>
        <w:right w:val="none" w:sz="0" w:space="0" w:color="auto"/>
      </w:divBdr>
    </w:div>
    <w:div w:id="41296622">
      <w:bodyDiv w:val="1"/>
      <w:marLeft w:val="0"/>
      <w:marRight w:val="0"/>
      <w:marTop w:val="0"/>
      <w:marBottom w:val="0"/>
      <w:divBdr>
        <w:top w:val="none" w:sz="0" w:space="0" w:color="auto"/>
        <w:left w:val="none" w:sz="0" w:space="0" w:color="auto"/>
        <w:bottom w:val="none" w:sz="0" w:space="0" w:color="auto"/>
        <w:right w:val="none" w:sz="0" w:space="0" w:color="auto"/>
      </w:divBdr>
    </w:div>
    <w:div w:id="41366554">
      <w:bodyDiv w:val="1"/>
      <w:marLeft w:val="0"/>
      <w:marRight w:val="0"/>
      <w:marTop w:val="0"/>
      <w:marBottom w:val="0"/>
      <w:divBdr>
        <w:top w:val="none" w:sz="0" w:space="0" w:color="auto"/>
        <w:left w:val="none" w:sz="0" w:space="0" w:color="auto"/>
        <w:bottom w:val="none" w:sz="0" w:space="0" w:color="auto"/>
        <w:right w:val="none" w:sz="0" w:space="0" w:color="auto"/>
      </w:divBdr>
    </w:div>
    <w:div w:id="41449068">
      <w:bodyDiv w:val="1"/>
      <w:marLeft w:val="0"/>
      <w:marRight w:val="0"/>
      <w:marTop w:val="0"/>
      <w:marBottom w:val="0"/>
      <w:divBdr>
        <w:top w:val="none" w:sz="0" w:space="0" w:color="auto"/>
        <w:left w:val="none" w:sz="0" w:space="0" w:color="auto"/>
        <w:bottom w:val="none" w:sz="0" w:space="0" w:color="auto"/>
        <w:right w:val="none" w:sz="0" w:space="0" w:color="auto"/>
      </w:divBdr>
    </w:div>
    <w:div w:id="41516748">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83232">
      <w:bodyDiv w:val="1"/>
      <w:marLeft w:val="0"/>
      <w:marRight w:val="0"/>
      <w:marTop w:val="0"/>
      <w:marBottom w:val="0"/>
      <w:divBdr>
        <w:top w:val="none" w:sz="0" w:space="0" w:color="auto"/>
        <w:left w:val="none" w:sz="0" w:space="0" w:color="auto"/>
        <w:bottom w:val="none" w:sz="0" w:space="0" w:color="auto"/>
        <w:right w:val="none" w:sz="0" w:space="0" w:color="auto"/>
      </w:divBdr>
    </w:div>
    <w:div w:id="41834905">
      <w:bodyDiv w:val="1"/>
      <w:marLeft w:val="0"/>
      <w:marRight w:val="0"/>
      <w:marTop w:val="0"/>
      <w:marBottom w:val="0"/>
      <w:divBdr>
        <w:top w:val="none" w:sz="0" w:space="0" w:color="auto"/>
        <w:left w:val="none" w:sz="0" w:space="0" w:color="auto"/>
        <w:bottom w:val="none" w:sz="0" w:space="0" w:color="auto"/>
        <w:right w:val="none" w:sz="0" w:space="0" w:color="auto"/>
      </w:divBdr>
    </w:div>
    <w:div w:id="41906295">
      <w:bodyDiv w:val="1"/>
      <w:marLeft w:val="0"/>
      <w:marRight w:val="0"/>
      <w:marTop w:val="0"/>
      <w:marBottom w:val="0"/>
      <w:divBdr>
        <w:top w:val="none" w:sz="0" w:space="0" w:color="auto"/>
        <w:left w:val="none" w:sz="0" w:space="0" w:color="auto"/>
        <w:bottom w:val="none" w:sz="0" w:space="0" w:color="auto"/>
        <w:right w:val="none" w:sz="0" w:space="0" w:color="auto"/>
      </w:divBdr>
    </w:div>
    <w:div w:id="41907378">
      <w:bodyDiv w:val="1"/>
      <w:marLeft w:val="0"/>
      <w:marRight w:val="0"/>
      <w:marTop w:val="0"/>
      <w:marBottom w:val="0"/>
      <w:divBdr>
        <w:top w:val="none" w:sz="0" w:space="0" w:color="auto"/>
        <w:left w:val="none" w:sz="0" w:space="0" w:color="auto"/>
        <w:bottom w:val="none" w:sz="0" w:space="0" w:color="auto"/>
        <w:right w:val="none" w:sz="0" w:space="0" w:color="auto"/>
      </w:divBdr>
    </w:div>
    <w:div w:id="41946804">
      <w:bodyDiv w:val="1"/>
      <w:marLeft w:val="0"/>
      <w:marRight w:val="0"/>
      <w:marTop w:val="0"/>
      <w:marBottom w:val="0"/>
      <w:divBdr>
        <w:top w:val="none" w:sz="0" w:space="0" w:color="auto"/>
        <w:left w:val="none" w:sz="0" w:space="0" w:color="auto"/>
        <w:bottom w:val="none" w:sz="0" w:space="0" w:color="auto"/>
        <w:right w:val="none" w:sz="0" w:space="0" w:color="auto"/>
      </w:divBdr>
    </w:div>
    <w:div w:id="42142421">
      <w:bodyDiv w:val="1"/>
      <w:marLeft w:val="0"/>
      <w:marRight w:val="0"/>
      <w:marTop w:val="0"/>
      <w:marBottom w:val="0"/>
      <w:divBdr>
        <w:top w:val="none" w:sz="0" w:space="0" w:color="auto"/>
        <w:left w:val="none" w:sz="0" w:space="0" w:color="auto"/>
        <w:bottom w:val="none" w:sz="0" w:space="0" w:color="auto"/>
        <w:right w:val="none" w:sz="0" w:space="0" w:color="auto"/>
      </w:divBdr>
    </w:div>
    <w:div w:id="42215535">
      <w:bodyDiv w:val="1"/>
      <w:marLeft w:val="0"/>
      <w:marRight w:val="0"/>
      <w:marTop w:val="0"/>
      <w:marBottom w:val="0"/>
      <w:divBdr>
        <w:top w:val="none" w:sz="0" w:space="0" w:color="auto"/>
        <w:left w:val="none" w:sz="0" w:space="0" w:color="auto"/>
        <w:bottom w:val="none" w:sz="0" w:space="0" w:color="auto"/>
        <w:right w:val="none" w:sz="0" w:space="0" w:color="auto"/>
      </w:divBdr>
    </w:div>
    <w:div w:id="42217985">
      <w:bodyDiv w:val="1"/>
      <w:marLeft w:val="0"/>
      <w:marRight w:val="0"/>
      <w:marTop w:val="0"/>
      <w:marBottom w:val="0"/>
      <w:divBdr>
        <w:top w:val="none" w:sz="0" w:space="0" w:color="auto"/>
        <w:left w:val="none" w:sz="0" w:space="0" w:color="auto"/>
        <w:bottom w:val="none" w:sz="0" w:space="0" w:color="auto"/>
        <w:right w:val="none" w:sz="0" w:space="0" w:color="auto"/>
      </w:divBdr>
    </w:div>
    <w:div w:id="42339299">
      <w:bodyDiv w:val="1"/>
      <w:marLeft w:val="0"/>
      <w:marRight w:val="0"/>
      <w:marTop w:val="0"/>
      <w:marBottom w:val="0"/>
      <w:divBdr>
        <w:top w:val="none" w:sz="0" w:space="0" w:color="auto"/>
        <w:left w:val="none" w:sz="0" w:space="0" w:color="auto"/>
        <w:bottom w:val="none" w:sz="0" w:space="0" w:color="auto"/>
        <w:right w:val="none" w:sz="0" w:space="0" w:color="auto"/>
      </w:divBdr>
    </w:div>
    <w:div w:id="42599752">
      <w:bodyDiv w:val="1"/>
      <w:marLeft w:val="0"/>
      <w:marRight w:val="0"/>
      <w:marTop w:val="0"/>
      <w:marBottom w:val="0"/>
      <w:divBdr>
        <w:top w:val="none" w:sz="0" w:space="0" w:color="auto"/>
        <w:left w:val="none" w:sz="0" w:space="0" w:color="auto"/>
        <w:bottom w:val="none" w:sz="0" w:space="0" w:color="auto"/>
        <w:right w:val="none" w:sz="0" w:space="0" w:color="auto"/>
      </w:divBdr>
    </w:div>
    <w:div w:id="42677292">
      <w:bodyDiv w:val="1"/>
      <w:marLeft w:val="0"/>
      <w:marRight w:val="0"/>
      <w:marTop w:val="0"/>
      <w:marBottom w:val="0"/>
      <w:divBdr>
        <w:top w:val="none" w:sz="0" w:space="0" w:color="auto"/>
        <w:left w:val="none" w:sz="0" w:space="0" w:color="auto"/>
        <w:bottom w:val="none" w:sz="0" w:space="0" w:color="auto"/>
        <w:right w:val="none" w:sz="0" w:space="0" w:color="auto"/>
      </w:divBdr>
    </w:div>
    <w:div w:id="42751364">
      <w:bodyDiv w:val="1"/>
      <w:marLeft w:val="0"/>
      <w:marRight w:val="0"/>
      <w:marTop w:val="0"/>
      <w:marBottom w:val="0"/>
      <w:divBdr>
        <w:top w:val="none" w:sz="0" w:space="0" w:color="auto"/>
        <w:left w:val="none" w:sz="0" w:space="0" w:color="auto"/>
        <w:bottom w:val="none" w:sz="0" w:space="0" w:color="auto"/>
        <w:right w:val="none" w:sz="0" w:space="0" w:color="auto"/>
      </w:divBdr>
    </w:div>
    <w:div w:id="42755635">
      <w:bodyDiv w:val="1"/>
      <w:marLeft w:val="0"/>
      <w:marRight w:val="0"/>
      <w:marTop w:val="0"/>
      <w:marBottom w:val="0"/>
      <w:divBdr>
        <w:top w:val="none" w:sz="0" w:space="0" w:color="auto"/>
        <w:left w:val="none" w:sz="0" w:space="0" w:color="auto"/>
        <w:bottom w:val="none" w:sz="0" w:space="0" w:color="auto"/>
        <w:right w:val="none" w:sz="0" w:space="0" w:color="auto"/>
      </w:divBdr>
    </w:div>
    <w:div w:id="42755708">
      <w:bodyDiv w:val="1"/>
      <w:marLeft w:val="0"/>
      <w:marRight w:val="0"/>
      <w:marTop w:val="0"/>
      <w:marBottom w:val="0"/>
      <w:divBdr>
        <w:top w:val="none" w:sz="0" w:space="0" w:color="auto"/>
        <w:left w:val="none" w:sz="0" w:space="0" w:color="auto"/>
        <w:bottom w:val="none" w:sz="0" w:space="0" w:color="auto"/>
        <w:right w:val="none" w:sz="0" w:space="0" w:color="auto"/>
      </w:divBdr>
    </w:div>
    <w:div w:id="42871658">
      <w:bodyDiv w:val="1"/>
      <w:marLeft w:val="0"/>
      <w:marRight w:val="0"/>
      <w:marTop w:val="0"/>
      <w:marBottom w:val="0"/>
      <w:divBdr>
        <w:top w:val="none" w:sz="0" w:space="0" w:color="auto"/>
        <w:left w:val="none" w:sz="0" w:space="0" w:color="auto"/>
        <w:bottom w:val="none" w:sz="0" w:space="0" w:color="auto"/>
        <w:right w:val="none" w:sz="0" w:space="0" w:color="auto"/>
      </w:divBdr>
    </w:div>
    <w:div w:id="42873739">
      <w:bodyDiv w:val="1"/>
      <w:marLeft w:val="0"/>
      <w:marRight w:val="0"/>
      <w:marTop w:val="0"/>
      <w:marBottom w:val="0"/>
      <w:divBdr>
        <w:top w:val="none" w:sz="0" w:space="0" w:color="auto"/>
        <w:left w:val="none" w:sz="0" w:space="0" w:color="auto"/>
        <w:bottom w:val="none" w:sz="0" w:space="0" w:color="auto"/>
        <w:right w:val="none" w:sz="0" w:space="0" w:color="auto"/>
      </w:divBdr>
    </w:div>
    <w:div w:id="43064836">
      <w:bodyDiv w:val="1"/>
      <w:marLeft w:val="0"/>
      <w:marRight w:val="0"/>
      <w:marTop w:val="0"/>
      <w:marBottom w:val="0"/>
      <w:divBdr>
        <w:top w:val="none" w:sz="0" w:space="0" w:color="auto"/>
        <w:left w:val="none" w:sz="0" w:space="0" w:color="auto"/>
        <w:bottom w:val="none" w:sz="0" w:space="0" w:color="auto"/>
        <w:right w:val="none" w:sz="0" w:space="0" w:color="auto"/>
      </w:divBdr>
    </w:div>
    <w:div w:id="43258650">
      <w:bodyDiv w:val="1"/>
      <w:marLeft w:val="0"/>
      <w:marRight w:val="0"/>
      <w:marTop w:val="0"/>
      <w:marBottom w:val="0"/>
      <w:divBdr>
        <w:top w:val="none" w:sz="0" w:space="0" w:color="auto"/>
        <w:left w:val="none" w:sz="0" w:space="0" w:color="auto"/>
        <w:bottom w:val="none" w:sz="0" w:space="0" w:color="auto"/>
        <w:right w:val="none" w:sz="0" w:space="0" w:color="auto"/>
      </w:divBdr>
    </w:div>
    <w:div w:id="43261320">
      <w:bodyDiv w:val="1"/>
      <w:marLeft w:val="0"/>
      <w:marRight w:val="0"/>
      <w:marTop w:val="0"/>
      <w:marBottom w:val="0"/>
      <w:divBdr>
        <w:top w:val="none" w:sz="0" w:space="0" w:color="auto"/>
        <w:left w:val="none" w:sz="0" w:space="0" w:color="auto"/>
        <w:bottom w:val="none" w:sz="0" w:space="0" w:color="auto"/>
        <w:right w:val="none" w:sz="0" w:space="0" w:color="auto"/>
      </w:divBdr>
    </w:div>
    <w:div w:id="43456665">
      <w:bodyDiv w:val="1"/>
      <w:marLeft w:val="0"/>
      <w:marRight w:val="0"/>
      <w:marTop w:val="0"/>
      <w:marBottom w:val="0"/>
      <w:divBdr>
        <w:top w:val="none" w:sz="0" w:space="0" w:color="auto"/>
        <w:left w:val="none" w:sz="0" w:space="0" w:color="auto"/>
        <w:bottom w:val="none" w:sz="0" w:space="0" w:color="auto"/>
        <w:right w:val="none" w:sz="0" w:space="0" w:color="auto"/>
      </w:divBdr>
    </w:div>
    <w:div w:id="43794223">
      <w:bodyDiv w:val="1"/>
      <w:marLeft w:val="0"/>
      <w:marRight w:val="0"/>
      <w:marTop w:val="0"/>
      <w:marBottom w:val="0"/>
      <w:divBdr>
        <w:top w:val="none" w:sz="0" w:space="0" w:color="auto"/>
        <w:left w:val="none" w:sz="0" w:space="0" w:color="auto"/>
        <w:bottom w:val="none" w:sz="0" w:space="0" w:color="auto"/>
        <w:right w:val="none" w:sz="0" w:space="0" w:color="auto"/>
      </w:divBdr>
    </w:div>
    <w:div w:id="43873072">
      <w:bodyDiv w:val="1"/>
      <w:marLeft w:val="0"/>
      <w:marRight w:val="0"/>
      <w:marTop w:val="0"/>
      <w:marBottom w:val="0"/>
      <w:divBdr>
        <w:top w:val="none" w:sz="0" w:space="0" w:color="auto"/>
        <w:left w:val="none" w:sz="0" w:space="0" w:color="auto"/>
        <w:bottom w:val="none" w:sz="0" w:space="0" w:color="auto"/>
        <w:right w:val="none" w:sz="0" w:space="0" w:color="auto"/>
      </w:divBdr>
    </w:div>
    <w:div w:id="43919423">
      <w:bodyDiv w:val="1"/>
      <w:marLeft w:val="0"/>
      <w:marRight w:val="0"/>
      <w:marTop w:val="0"/>
      <w:marBottom w:val="0"/>
      <w:divBdr>
        <w:top w:val="none" w:sz="0" w:space="0" w:color="auto"/>
        <w:left w:val="none" w:sz="0" w:space="0" w:color="auto"/>
        <w:bottom w:val="none" w:sz="0" w:space="0" w:color="auto"/>
        <w:right w:val="none" w:sz="0" w:space="0" w:color="auto"/>
      </w:divBdr>
    </w:div>
    <w:div w:id="44061474">
      <w:bodyDiv w:val="1"/>
      <w:marLeft w:val="0"/>
      <w:marRight w:val="0"/>
      <w:marTop w:val="0"/>
      <w:marBottom w:val="0"/>
      <w:divBdr>
        <w:top w:val="none" w:sz="0" w:space="0" w:color="auto"/>
        <w:left w:val="none" w:sz="0" w:space="0" w:color="auto"/>
        <w:bottom w:val="none" w:sz="0" w:space="0" w:color="auto"/>
        <w:right w:val="none" w:sz="0" w:space="0" w:color="auto"/>
      </w:divBdr>
    </w:div>
    <w:div w:id="44332406">
      <w:bodyDiv w:val="1"/>
      <w:marLeft w:val="0"/>
      <w:marRight w:val="0"/>
      <w:marTop w:val="0"/>
      <w:marBottom w:val="0"/>
      <w:divBdr>
        <w:top w:val="none" w:sz="0" w:space="0" w:color="auto"/>
        <w:left w:val="none" w:sz="0" w:space="0" w:color="auto"/>
        <w:bottom w:val="none" w:sz="0" w:space="0" w:color="auto"/>
        <w:right w:val="none" w:sz="0" w:space="0" w:color="auto"/>
      </w:divBdr>
    </w:div>
    <w:div w:id="44528662">
      <w:bodyDiv w:val="1"/>
      <w:marLeft w:val="0"/>
      <w:marRight w:val="0"/>
      <w:marTop w:val="0"/>
      <w:marBottom w:val="0"/>
      <w:divBdr>
        <w:top w:val="none" w:sz="0" w:space="0" w:color="auto"/>
        <w:left w:val="none" w:sz="0" w:space="0" w:color="auto"/>
        <w:bottom w:val="none" w:sz="0" w:space="0" w:color="auto"/>
        <w:right w:val="none" w:sz="0" w:space="0" w:color="auto"/>
      </w:divBdr>
    </w:div>
    <w:div w:id="44573548">
      <w:bodyDiv w:val="1"/>
      <w:marLeft w:val="0"/>
      <w:marRight w:val="0"/>
      <w:marTop w:val="0"/>
      <w:marBottom w:val="0"/>
      <w:divBdr>
        <w:top w:val="none" w:sz="0" w:space="0" w:color="auto"/>
        <w:left w:val="none" w:sz="0" w:space="0" w:color="auto"/>
        <w:bottom w:val="none" w:sz="0" w:space="0" w:color="auto"/>
        <w:right w:val="none" w:sz="0" w:space="0" w:color="auto"/>
      </w:divBdr>
    </w:div>
    <w:div w:id="44641490">
      <w:bodyDiv w:val="1"/>
      <w:marLeft w:val="0"/>
      <w:marRight w:val="0"/>
      <w:marTop w:val="0"/>
      <w:marBottom w:val="0"/>
      <w:divBdr>
        <w:top w:val="none" w:sz="0" w:space="0" w:color="auto"/>
        <w:left w:val="none" w:sz="0" w:space="0" w:color="auto"/>
        <w:bottom w:val="none" w:sz="0" w:space="0" w:color="auto"/>
        <w:right w:val="none" w:sz="0" w:space="0" w:color="auto"/>
      </w:divBdr>
    </w:div>
    <w:div w:id="44647166">
      <w:bodyDiv w:val="1"/>
      <w:marLeft w:val="0"/>
      <w:marRight w:val="0"/>
      <w:marTop w:val="0"/>
      <w:marBottom w:val="0"/>
      <w:divBdr>
        <w:top w:val="none" w:sz="0" w:space="0" w:color="auto"/>
        <w:left w:val="none" w:sz="0" w:space="0" w:color="auto"/>
        <w:bottom w:val="none" w:sz="0" w:space="0" w:color="auto"/>
        <w:right w:val="none" w:sz="0" w:space="0" w:color="auto"/>
      </w:divBdr>
    </w:div>
    <w:div w:id="44840039">
      <w:bodyDiv w:val="1"/>
      <w:marLeft w:val="0"/>
      <w:marRight w:val="0"/>
      <w:marTop w:val="0"/>
      <w:marBottom w:val="0"/>
      <w:divBdr>
        <w:top w:val="none" w:sz="0" w:space="0" w:color="auto"/>
        <w:left w:val="none" w:sz="0" w:space="0" w:color="auto"/>
        <w:bottom w:val="none" w:sz="0" w:space="0" w:color="auto"/>
        <w:right w:val="none" w:sz="0" w:space="0" w:color="auto"/>
      </w:divBdr>
    </w:div>
    <w:div w:id="45104287">
      <w:bodyDiv w:val="1"/>
      <w:marLeft w:val="0"/>
      <w:marRight w:val="0"/>
      <w:marTop w:val="0"/>
      <w:marBottom w:val="0"/>
      <w:divBdr>
        <w:top w:val="none" w:sz="0" w:space="0" w:color="auto"/>
        <w:left w:val="none" w:sz="0" w:space="0" w:color="auto"/>
        <w:bottom w:val="none" w:sz="0" w:space="0" w:color="auto"/>
        <w:right w:val="none" w:sz="0" w:space="0" w:color="auto"/>
      </w:divBdr>
    </w:div>
    <w:div w:id="45107696">
      <w:bodyDiv w:val="1"/>
      <w:marLeft w:val="0"/>
      <w:marRight w:val="0"/>
      <w:marTop w:val="0"/>
      <w:marBottom w:val="0"/>
      <w:divBdr>
        <w:top w:val="none" w:sz="0" w:space="0" w:color="auto"/>
        <w:left w:val="none" w:sz="0" w:space="0" w:color="auto"/>
        <w:bottom w:val="none" w:sz="0" w:space="0" w:color="auto"/>
        <w:right w:val="none" w:sz="0" w:space="0" w:color="auto"/>
      </w:divBdr>
    </w:div>
    <w:div w:id="45178847">
      <w:bodyDiv w:val="1"/>
      <w:marLeft w:val="0"/>
      <w:marRight w:val="0"/>
      <w:marTop w:val="0"/>
      <w:marBottom w:val="0"/>
      <w:divBdr>
        <w:top w:val="none" w:sz="0" w:space="0" w:color="auto"/>
        <w:left w:val="none" w:sz="0" w:space="0" w:color="auto"/>
        <w:bottom w:val="none" w:sz="0" w:space="0" w:color="auto"/>
        <w:right w:val="none" w:sz="0" w:space="0" w:color="auto"/>
      </w:divBdr>
    </w:div>
    <w:div w:id="45182405">
      <w:bodyDiv w:val="1"/>
      <w:marLeft w:val="0"/>
      <w:marRight w:val="0"/>
      <w:marTop w:val="0"/>
      <w:marBottom w:val="0"/>
      <w:divBdr>
        <w:top w:val="none" w:sz="0" w:space="0" w:color="auto"/>
        <w:left w:val="none" w:sz="0" w:space="0" w:color="auto"/>
        <w:bottom w:val="none" w:sz="0" w:space="0" w:color="auto"/>
        <w:right w:val="none" w:sz="0" w:space="0" w:color="auto"/>
      </w:divBdr>
    </w:div>
    <w:div w:id="45226601">
      <w:bodyDiv w:val="1"/>
      <w:marLeft w:val="0"/>
      <w:marRight w:val="0"/>
      <w:marTop w:val="0"/>
      <w:marBottom w:val="0"/>
      <w:divBdr>
        <w:top w:val="none" w:sz="0" w:space="0" w:color="auto"/>
        <w:left w:val="none" w:sz="0" w:space="0" w:color="auto"/>
        <w:bottom w:val="none" w:sz="0" w:space="0" w:color="auto"/>
        <w:right w:val="none" w:sz="0" w:space="0" w:color="auto"/>
      </w:divBdr>
    </w:div>
    <w:div w:id="45227692">
      <w:bodyDiv w:val="1"/>
      <w:marLeft w:val="0"/>
      <w:marRight w:val="0"/>
      <w:marTop w:val="0"/>
      <w:marBottom w:val="0"/>
      <w:divBdr>
        <w:top w:val="none" w:sz="0" w:space="0" w:color="auto"/>
        <w:left w:val="none" w:sz="0" w:space="0" w:color="auto"/>
        <w:bottom w:val="none" w:sz="0" w:space="0" w:color="auto"/>
        <w:right w:val="none" w:sz="0" w:space="0" w:color="auto"/>
      </w:divBdr>
    </w:div>
    <w:div w:id="45296733">
      <w:bodyDiv w:val="1"/>
      <w:marLeft w:val="0"/>
      <w:marRight w:val="0"/>
      <w:marTop w:val="0"/>
      <w:marBottom w:val="0"/>
      <w:divBdr>
        <w:top w:val="none" w:sz="0" w:space="0" w:color="auto"/>
        <w:left w:val="none" w:sz="0" w:space="0" w:color="auto"/>
        <w:bottom w:val="none" w:sz="0" w:space="0" w:color="auto"/>
        <w:right w:val="none" w:sz="0" w:space="0" w:color="auto"/>
      </w:divBdr>
    </w:div>
    <w:div w:id="45298588">
      <w:bodyDiv w:val="1"/>
      <w:marLeft w:val="0"/>
      <w:marRight w:val="0"/>
      <w:marTop w:val="0"/>
      <w:marBottom w:val="0"/>
      <w:divBdr>
        <w:top w:val="none" w:sz="0" w:space="0" w:color="auto"/>
        <w:left w:val="none" w:sz="0" w:space="0" w:color="auto"/>
        <w:bottom w:val="none" w:sz="0" w:space="0" w:color="auto"/>
        <w:right w:val="none" w:sz="0" w:space="0" w:color="auto"/>
      </w:divBdr>
    </w:div>
    <w:div w:id="45302138">
      <w:bodyDiv w:val="1"/>
      <w:marLeft w:val="0"/>
      <w:marRight w:val="0"/>
      <w:marTop w:val="0"/>
      <w:marBottom w:val="0"/>
      <w:divBdr>
        <w:top w:val="none" w:sz="0" w:space="0" w:color="auto"/>
        <w:left w:val="none" w:sz="0" w:space="0" w:color="auto"/>
        <w:bottom w:val="none" w:sz="0" w:space="0" w:color="auto"/>
        <w:right w:val="none" w:sz="0" w:space="0" w:color="auto"/>
      </w:divBdr>
    </w:div>
    <w:div w:id="45305055">
      <w:bodyDiv w:val="1"/>
      <w:marLeft w:val="0"/>
      <w:marRight w:val="0"/>
      <w:marTop w:val="0"/>
      <w:marBottom w:val="0"/>
      <w:divBdr>
        <w:top w:val="none" w:sz="0" w:space="0" w:color="auto"/>
        <w:left w:val="none" w:sz="0" w:space="0" w:color="auto"/>
        <w:bottom w:val="none" w:sz="0" w:space="0" w:color="auto"/>
        <w:right w:val="none" w:sz="0" w:space="0" w:color="auto"/>
      </w:divBdr>
    </w:div>
    <w:div w:id="45420402">
      <w:bodyDiv w:val="1"/>
      <w:marLeft w:val="0"/>
      <w:marRight w:val="0"/>
      <w:marTop w:val="0"/>
      <w:marBottom w:val="0"/>
      <w:divBdr>
        <w:top w:val="none" w:sz="0" w:space="0" w:color="auto"/>
        <w:left w:val="none" w:sz="0" w:space="0" w:color="auto"/>
        <w:bottom w:val="none" w:sz="0" w:space="0" w:color="auto"/>
        <w:right w:val="none" w:sz="0" w:space="0" w:color="auto"/>
      </w:divBdr>
    </w:div>
    <w:div w:id="45422716">
      <w:bodyDiv w:val="1"/>
      <w:marLeft w:val="0"/>
      <w:marRight w:val="0"/>
      <w:marTop w:val="0"/>
      <w:marBottom w:val="0"/>
      <w:divBdr>
        <w:top w:val="none" w:sz="0" w:space="0" w:color="auto"/>
        <w:left w:val="none" w:sz="0" w:space="0" w:color="auto"/>
        <w:bottom w:val="none" w:sz="0" w:space="0" w:color="auto"/>
        <w:right w:val="none" w:sz="0" w:space="0" w:color="auto"/>
      </w:divBdr>
    </w:div>
    <w:div w:id="45447213">
      <w:bodyDiv w:val="1"/>
      <w:marLeft w:val="0"/>
      <w:marRight w:val="0"/>
      <w:marTop w:val="0"/>
      <w:marBottom w:val="0"/>
      <w:divBdr>
        <w:top w:val="none" w:sz="0" w:space="0" w:color="auto"/>
        <w:left w:val="none" w:sz="0" w:space="0" w:color="auto"/>
        <w:bottom w:val="none" w:sz="0" w:space="0" w:color="auto"/>
        <w:right w:val="none" w:sz="0" w:space="0" w:color="auto"/>
      </w:divBdr>
    </w:div>
    <w:div w:id="45489531">
      <w:bodyDiv w:val="1"/>
      <w:marLeft w:val="0"/>
      <w:marRight w:val="0"/>
      <w:marTop w:val="0"/>
      <w:marBottom w:val="0"/>
      <w:divBdr>
        <w:top w:val="none" w:sz="0" w:space="0" w:color="auto"/>
        <w:left w:val="none" w:sz="0" w:space="0" w:color="auto"/>
        <w:bottom w:val="none" w:sz="0" w:space="0" w:color="auto"/>
        <w:right w:val="none" w:sz="0" w:space="0" w:color="auto"/>
      </w:divBdr>
    </w:div>
    <w:div w:id="45496879">
      <w:bodyDiv w:val="1"/>
      <w:marLeft w:val="0"/>
      <w:marRight w:val="0"/>
      <w:marTop w:val="0"/>
      <w:marBottom w:val="0"/>
      <w:divBdr>
        <w:top w:val="none" w:sz="0" w:space="0" w:color="auto"/>
        <w:left w:val="none" w:sz="0" w:space="0" w:color="auto"/>
        <w:bottom w:val="none" w:sz="0" w:space="0" w:color="auto"/>
        <w:right w:val="none" w:sz="0" w:space="0" w:color="auto"/>
      </w:divBdr>
    </w:div>
    <w:div w:id="45568866">
      <w:bodyDiv w:val="1"/>
      <w:marLeft w:val="0"/>
      <w:marRight w:val="0"/>
      <w:marTop w:val="0"/>
      <w:marBottom w:val="0"/>
      <w:divBdr>
        <w:top w:val="none" w:sz="0" w:space="0" w:color="auto"/>
        <w:left w:val="none" w:sz="0" w:space="0" w:color="auto"/>
        <w:bottom w:val="none" w:sz="0" w:space="0" w:color="auto"/>
        <w:right w:val="none" w:sz="0" w:space="0" w:color="auto"/>
      </w:divBdr>
    </w:div>
    <w:div w:id="45687951">
      <w:bodyDiv w:val="1"/>
      <w:marLeft w:val="0"/>
      <w:marRight w:val="0"/>
      <w:marTop w:val="0"/>
      <w:marBottom w:val="0"/>
      <w:divBdr>
        <w:top w:val="none" w:sz="0" w:space="0" w:color="auto"/>
        <w:left w:val="none" w:sz="0" w:space="0" w:color="auto"/>
        <w:bottom w:val="none" w:sz="0" w:space="0" w:color="auto"/>
        <w:right w:val="none" w:sz="0" w:space="0" w:color="auto"/>
      </w:divBdr>
    </w:div>
    <w:div w:id="45688779">
      <w:bodyDiv w:val="1"/>
      <w:marLeft w:val="0"/>
      <w:marRight w:val="0"/>
      <w:marTop w:val="0"/>
      <w:marBottom w:val="0"/>
      <w:divBdr>
        <w:top w:val="none" w:sz="0" w:space="0" w:color="auto"/>
        <w:left w:val="none" w:sz="0" w:space="0" w:color="auto"/>
        <w:bottom w:val="none" w:sz="0" w:space="0" w:color="auto"/>
        <w:right w:val="none" w:sz="0" w:space="0" w:color="auto"/>
      </w:divBdr>
    </w:div>
    <w:div w:id="45834213">
      <w:bodyDiv w:val="1"/>
      <w:marLeft w:val="0"/>
      <w:marRight w:val="0"/>
      <w:marTop w:val="0"/>
      <w:marBottom w:val="0"/>
      <w:divBdr>
        <w:top w:val="none" w:sz="0" w:space="0" w:color="auto"/>
        <w:left w:val="none" w:sz="0" w:space="0" w:color="auto"/>
        <w:bottom w:val="none" w:sz="0" w:space="0" w:color="auto"/>
        <w:right w:val="none" w:sz="0" w:space="0" w:color="auto"/>
      </w:divBdr>
    </w:div>
    <w:div w:id="45876316">
      <w:bodyDiv w:val="1"/>
      <w:marLeft w:val="0"/>
      <w:marRight w:val="0"/>
      <w:marTop w:val="0"/>
      <w:marBottom w:val="0"/>
      <w:divBdr>
        <w:top w:val="none" w:sz="0" w:space="0" w:color="auto"/>
        <w:left w:val="none" w:sz="0" w:space="0" w:color="auto"/>
        <w:bottom w:val="none" w:sz="0" w:space="0" w:color="auto"/>
        <w:right w:val="none" w:sz="0" w:space="0" w:color="auto"/>
      </w:divBdr>
    </w:div>
    <w:div w:id="45877906">
      <w:bodyDiv w:val="1"/>
      <w:marLeft w:val="0"/>
      <w:marRight w:val="0"/>
      <w:marTop w:val="0"/>
      <w:marBottom w:val="0"/>
      <w:divBdr>
        <w:top w:val="none" w:sz="0" w:space="0" w:color="auto"/>
        <w:left w:val="none" w:sz="0" w:space="0" w:color="auto"/>
        <w:bottom w:val="none" w:sz="0" w:space="0" w:color="auto"/>
        <w:right w:val="none" w:sz="0" w:space="0" w:color="auto"/>
      </w:divBdr>
    </w:div>
    <w:div w:id="46035657">
      <w:bodyDiv w:val="1"/>
      <w:marLeft w:val="0"/>
      <w:marRight w:val="0"/>
      <w:marTop w:val="0"/>
      <w:marBottom w:val="0"/>
      <w:divBdr>
        <w:top w:val="none" w:sz="0" w:space="0" w:color="auto"/>
        <w:left w:val="none" w:sz="0" w:space="0" w:color="auto"/>
        <w:bottom w:val="none" w:sz="0" w:space="0" w:color="auto"/>
        <w:right w:val="none" w:sz="0" w:space="0" w:color="auto"/>
      </w:divBdr>
    </w:div>
    <w:div w:id="46144573">
      <w:bodyDiv w:val="1"/>
      <w:marLeft w:val="0"/>
      <w:marRight w:val="0"/>
      <w:marTop w:val="0"/>
      <w:marBottom w:val="0"/>
      <w:divBdr>
        <w:top w:val="none" w:sz="0" w:space="0" w:color="auto"/>
        <w:left w:val="none" w:sz="0" w:space="0" w:color="auto"/>
        <w:bottom w:val="none" w:sz="0" w:space="0" w:color="auto"/>
        <w:right w:val="none" w:sz="0" w:space="0" w:color="auto"/>
      </w:divBdr>
      <w:divsChild>
        <w:div w:id="11343384">
          <w:marLeft w:val="480"/>
          <w:marRight w:val="0"/>
          <w:marTop w:val="0"/>
          <w:marBottom w:val="0"/>
          <w:divBdr>
            <w:top w:val="none" w:sz="0" w:space="0" w:color="auto"/>
            <w:left w:val="none" w:sz="0" w:space="0" w:color="auto"/>
            <w:bottom w:val="none" w:sz="0" w:space="0" w:color="auto"/>
            <w:right w:val="none" w:sz="0" w:space="0" w:color="auto"/>
          </w:divBdr>
        </w:div>
        <w:div w:id="151340306">
          <w:marLeft w:val="480"/>
          <w:marRight w:val="0"/>
          <w:marTop w:val="0"/>
          <w:marBottom w:val="0"/>
          <w:divBdr>
            <w:top w:val="none" w:sz="0" w:space="0" w:color="auto"/>
            <w:left w:val="none" w:sz="0" w:space="0" w:color="auto"/>
            <w:bottom w:val="none" w:sz="0" w:space="0" w:color="auto"/>
            <w:right w:val="none" w:sz="0" w:space="0" w:color="auto"/>
          </w:divBdr>
        </w:div>
        <w:div w:id="422802540">
          <w:marLeft w:val="480"/>
          <w:marRight w:val="0"/>
          <w:marTop w:val="0"/>
          <w:marBottom w:val="0"/>
          <w:divBdr>
            <w:top w:val="none" w:sz="0" w:space="0" w:color="auto"/>
            <w:left w:val="none" w:sz="0" w:space="0" w:color="auto"/>
            <w:bottom w:val="none" w:sz="0" w:space="0" w:color="auto"/>
            <w:right w:val="none" w:sz="0" w:space="0" w:color="auto"/>
          </w:divBdr>
        </w:div>
        <w:div w:id="746269010">
          <w:marLeft w:val="480"/>
          <w:marRight w:val="0"/>
          <w:marTop w:val="0"/>
          <w:marBottom w:val="0"/>
          <w:divBdr>
            <w:top w:val="none" w:sz="0" w:space="0" w:color="auto"/>
            <w:left w:val="none" w:sz="0" w:space="0" w:color="auto"/>
            <w:bottom w:val="none" w:sz="0" w:space="0" w:color="auto"/>
            <w:right w:val="none" w:sz="0" w:space="0" w:color="auto"/>
          </w:divBdr>
        </w:div>
      </w:divsChild>
    </w:div>
    <w:div w:id="46145203">
      <w:bodyDiv w:val="1"/>
      <w:marLeft w:val="0"/>
      <w:marRight w:val="0"/>
      <w:marTop w:val="0"/>
      <w:marBottom w:val="0"/>
      <w:divBdr>
        <w:top w:val="none" w:sz="0" w:space="0" w:color="auto"/>
        <w:left w:val="none" w:sz="0" w:space="0" w:color="auto"/>
        <w:bottom w:val="none" w:sz="0" w:space="0" w:color="auto"/>
        <w:right w:val="none" w:sz="0" w:space="0" w:color="auto"/>
      </w:divBdr>
    </w:div>
    <w:div w:id="46270753">
      <w:bodyDiv w:val="1"/>
      <w:marLeft w:val="0"/>
      <w:marRight w:val="0"/>
      <w:marTop w:val="0"/>
      <w:marBottom w:val="0"/>
      <w:divBdr>
        <w:top w:val="none" w:sz="0" w:space="0" w:color="auto"/>
        <w:left w:val="none" w:sz="0" w:space="0" w:color="auto"/>
        <w:bottom w:val="none" w:sz="0" w:space="0" w:color="auto"/>
        <w:right w:val="none" w:sz="0" w:space="0" w:color="auto"/>
      </w:divBdr>
    </w:div>
    <w:div w:id="46297593">
      <w:bodyDiv w:val="1"/>
      <w:marLeft w:val="0"/>
      <w:marRight w:val="0"/>
      <w:marTop w:val="0"/>
      <w:marBottom w:val="0"/>
      <w:divBdr>
        <w:top w:val="none" w:sz="0" w:space="0" w:color="auto"/>
        <w:left w:val="none" w:sz="0" w:space="0" w:color="auto"/>
        <w:bottom w:val="none" w:sz="0" w:space="0" w:color="auto"/>
        <w:right w:val="none" w:sz="0" w:space="0" w:color="auto"/>
      </w:divBdr>
    </w:div>
    <w:div w:id="46343650">
      <w:bodyDiv w:val="1"/>
      <w:marLeft w:val="0"/>
      <w:marRight w:val="0"/>
      <w:marTop w:val="0"/>
      <w:marBottom w:val="0"/>
      <w:divBdr>
        <w:top w:val="none" w:sz="0" w:space="0" w:color="auto"/>
        <w:left w:val="none" w:sz="0" w:space="0" w:color="auto"/>
        <w:bottom w:val="none" w:sz="0" w:space="0" w:color="auto"/>
        <w:right w:val="none" w:sz="0" w:space="0" w:color="auto"/>
      </w:divBdr>
    </w:div>
    <w:div w:id="46534515">
      <w:bodyDiv w:val="1"/>
      <w:marLeft w:val="0"/>
      <w:marRight w:val="0"/>
      <w:marTop w:val="0"/>
      <w:marBottom w:val="0"/>
      <w:divBdr>
        <w:top w:val="none" w:sz="0" w:space="0" w:color="auto"/>
        <w:left w:val="none" w:sz="0" w:space="0" w:color="auto"/>
        <w:bottom w:val="none" w:sz="0" w:space="0" w:color="auto"/>
        <w:right w:val="none" w:sz="0" w:space="0" w:color="auto"/>
      </w:divBdr>
    </w:div>
    <w:div w:id="46606826">
      <w:bodyDiv w:val="1"/>
      <w:marLeft w:val="0"/>
      <w:marRight w:val="0"/>
      <w:marTop w:val="0"/>
      <w:marBottom w:val="0"/>
      <w:divBdr>
        <w:top w:val="none" w:sz="0" w:space="0" w:color="auto"/>
        <w:left w:val="none" w:sz="0" w:space="0" w:color="auto"/>
        <w:bottom w:val="none" w:sz="0" w:space="0" w:color="auto"/>
        <w:right w:val="none" w:sz="0" w:space="0" w:color="auto"/>
      </w:divBdr>
    </w:div>
    <w:div w:id="46691109">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6804685">
      <w:bodyDiv w:val="1"/>
      <w:marLeft w:val="0"/>
      <w:marRight w:val="0"/>
      <w:marTop w:val="0"/>
      <w:marBottom w:val="0"/>
      <w:divBdr>
        <w:top w:val="none" w:sz="0" w:space="0" w:color="auto"/>
        <w:left w:val="none" w:sz="0" w:space="0" w:color="auto"/>
        <w:bottom w:val="none" w:sz="0" w:space="0" w:color="auto"/>
        <w:right w:val="none" w:sz="0" w:space="0" w:color="auto"/>
      </w:divBdr>
    </w:div>
    <w:div w:id="47000564">
      <w:bodyDiv w:val="1"/>
      <w:marLeft w:val="0"/>
      <w:marRight w:val="0"/>
      <w:marTop w:val="0"/>
      <w:marBottom w:val="0"/>
      <w:divBdr>
        <w:top w:val="none" w:sz="0" w:space="0" w:color="auto"/>
        <w:left w:val="none" w:sz="0" w:space="0" w:color="auto"/>
        <w:bottom w:val="none" w:sz="0" w:space="0" w:color="auto"/>
        <w:right w:val="none" w:sz="0" w:space="0" w:color="auto"/>
      </w:divBdr>
    </w:div>
    <w:div w:id="47069410">
      <w:bodyDiv w:val="1"/>
      <w:marLeft w:val="0"/>
      <w:marRight w:val="0"/>
      <w:marTop w:val="0"/>
      <w:marBottom w:val="0"/>
      <w:divBdr>
        <w:top w:val="none" w:sz="0" w:space="0" w:color="auto"/>
        <w:left w:val="none" w:sz="0" w:space="0" w:color="auto"/>
        <w:bottom w:val="none" w:sz="0" w:space="0" w:color="auto"/>
        <w:right w:val="none" w:sz="0" w:space="0" w:color="auto"/>
      </w:divBdr>
    </w:div>
    <w:div w:id="47148984">
      <w:bodyDiv w:val="1"/>
      <w:marLeft w:val="0"/>
      <w:marRight w:val="0"/>
      <w:marTop w:val="0"/>
      <w:marBottom w:val="0"/>
      <w:divBdr>
        <w:top w:val="none" w:sz="0" w:space="0" w:color="auto"/>
        <w:left w:val="none" w:sz="0" w:space="0" w:color="auto"/>
        <w:bottom w:val="none" w:sz="0" w:space="0" w:color="auto"/>
        <w:right w:val="none" w:sz="0" w:space="0" w:color="auto"/>
      </w:divBdr>
    </w:div>
    <w:div w:id="47150096">
      <w:bodyDiv w:val="1"/>
      <w:marLeft w:val="0"/>
      <w:marRight w:val="0"/>
      <w:marTop w:val="0"/>
      <w:marBottom w:val="0"/>
      <w:divBdr>
        <w:top w:val="none" w:sz="0" w:space="0" w:color="auto"/>
        <w:left w:val="none" w:sz="0" w:space="0" w:color="auto"/>
        <w:bottom w:val="none" w:sz="0" w:space="0" w:color="auto"/>
        <w:right w:val="none" w:sz="0" w:space="0" w:color="auto"/>
      </w:divBdr>
    </w:div>
    <w:div w:id="47192819">
      <w:bodyDiv w:val="1"/>
      <w:marLeft w:val="0"/>
      <w:marRight w:val="0"/>
      <w:marTop w:val="0"/>
      <w:marBottom w:val="0"/>
      <w:divBdr>
        <w:top w:val="none" w:sz="0" w:space="0" w:color="auto"/>
        <w:left w:val="none" w:sz="0" w:space="0" w:color="auto"/>
        <w:bottom w:val="none" w:sz="0" w:space="0" w:color="auto"/>
        <w:right w:val="none" w:sz="0" w:space="0" w:color="auto"/>
      </w:divBdr>
    </w:div>
    <w:div w:id="47196034">
      <w:bodyDiv w:val="1"/>
      <w:marLeft w:val="0"/>
      <w:marRight w:val="0"/>
      <w:marTop w:val="0"/>
      <w:marBottom w:val="0"/>
      <w:divBdr>
        <w:top w:val="none" w:sz="0" w:space="0" w:color="auto"/>
        <w:left w:val="none" w:sz="0" w:space="0" w:color="auto"/>
        <w:bottom w:val="none" w:sz="0" w:space="0" w:color="auto"/>
        <w:right w:val="none" w:sz="0" w:space="0" w:color="auto"/>
      </w:divBdr>
    </w:div>
    <w:div w:id="47345658">
      <w:bodyDiv w:val="1"/>
      <w:marLeft w:val="0"/>
      <w:marRight w:val="0"/>
      <w:marTop w:val="0"/>
      <w:marBottom w:val="0"/>
      <w:divBdr>
        <w:top w:val="none" w:sz="0" w:space="0" w:color="auto"/>
        <w:left w:val="none" w:sz="0" w:space="0" w:color="auto"/>
        <w:bottom w:val="none" w:sz="0" w:space="0" w:color="auto"/>
        <w:right w:val="none" w:sz="0" w:space="0" w:color="auto"/>
      </w:divBdr>
    </w:div>
    <w:div w:id="47385334">
      <w:bodyDiv w:val="1"/>
      <w:marLeft w:val="0"/>
      <w:marRight w:val="0"/>
      <w:marTop w:val="0"/>
      <w:marBottom w:val="0"/>
      <w:divBdr>
        <w:top w:val="none" w:sz="0" w:space="0" w:color="auto"/>
        <w:left w:val="none" w:sz="0" w:space="0" w:color="auto"/>
        <w:bottom w:val="none" w:sz="0" w:space="0" w:color="auto"/>
        <w:right w:val="none" w:sz="0" w:space="0" w:color="auto"/>
      </w:divBdr>
    </w:div>
    <w:div w:id="47413836">
      <w:bodyDiv w:val="1"/>
      <w:marLeft w:val="0"/>
      <w:marRight w:val="0"/>
      <w:marTop w:val="0"/>
      <w:marBottom w:val="0"/>
      <w:divBdr>
        <w:top w:val="none" w:sz="0" w:space="0" w:color="auto"/>
        <w:left w:val="none" w:sz="0" w:space="0" w:color="auto"/>
        <w:bottom w:val="none" w:sz="0" w:space="0" w:color="auto"/>
        <w:right w:val="none" w:sz="0" w:space="0" w:color="auto"/>
      </w:divBdr>
    </w:div>
    <w:div w:id="47534264">
      <w:bodyDiv w:val="1"/>
      <w:marLeft w:val="0"/>
      <w:marRight w:val="0"/>
      <w:marTop w:val="0"/>
      <w:marBottom w:val="0"/>
      <w:divBdr>
        <w:top w:val="none" w:sz="0" w:space="0" w:color="auto"/>
        <w:left w:val="none" w:sz="0" w:space="0" w:color="auto"/>
        <w:bottom w:val="none" w:sz="0" w:space="0" w:color="auto"/>
        <w:right w:val="none" w:sz="0" w:space="0" w:color="auto"/>
      </w:divBdr>
    </w:div>
    <w:div w:id="47536129">
      <w:bodyDiv w:val="1"/>
      <w:marLeft w:val="0"/>
      <w:marRight w:val="0"/>
      <w:marTop w:val="0"/>
      <w:marBottom w:val="0"/>
      <w:divBdr>
        <w:top w:val="none" w:sz="0" w:space="0" w:color="auto"/>
        <w:left w:val="none" w:sz="0" w:space="0" w:color="auto"/>
        <w:bottom w:val="none" w:sz="0" w:space="0" w:color="auto"/>
        <w:right w:val="none" w:sz="0" w:space="0" w:color="auto"/>
      </w:divBdr>
    </w:div>
    <w:div w:id="47649564">
      <w:bodyDiv w:val="1"/>
      <w:marLeft w:val="0"/>
      <w:marRight w:val="0"/>
      <w:marTop w:val="0"/>
      <w:marBottom w:val="0"/>
      <w:divBdr>
        <w:top w:val="none" w:sz="0" w:space="0" w:color="auto"/>
        <w:left w:val="none" w:sz="0" w:space="0" w:color="auto"/>
        <w:bottom w:val="none" w:sz="0" w:space="0" w:color="auto"/>
        <w:right w:val="none" w:sz="0" w:space="0" w:color="auto"/>
      </w:divBdr>
    </w:div>
    <w:div w:id="47844430">
      <w:bodyDiv w:val="1"/>
      <w:marLeft w:val="0"/>
      <w:marRight w:val="0"/>
      <w:marTop w:val="0"/>
      <w:marBottom w:val="0"/>
      <w:divBdr>
        <w:top w:val="none" w:sz="0" w:space="0" w:color="auto"/>
        <w:left w:val="none" w:sz="0" w:space="0" w:color="auto"/>
        <w:bottom w:val="none" w:sz="0" w:space="0" w:color="auto"/>
        <w:right w:val="none" w:sz="0" w:space="0" w:color="auto"/>
      </w:divBdr>
    </w:div>
    <w:div w:id="47845607">
      <w:bodyDiv w:val="1"/>
      <w:marLeft w:val="0"/>
      <w:marRight w:val="0"/>
      <w:marTop w:val="0"/>
      <w:marBottom w:val="0"/>
      <w:divBdr>
        <w:top w:val="none" w:sz="0" w:space="0" w:color="auto"/>
        <w:left w:val="none" w:sz="0" w:space="0" w:color="auto"/>
        <w:bottom w:val="none" w:sz="0" w:space="0" w:color="auto"/>
        <w:right w:val="none" w:sz="0" w:space="0" w:color="auto"/>
      </w:divBdr>
    </w:div>
    <w:div w:id="47920735">
      <w:bodyDiv w:val="1"/>
      <w:marLeft w:val="0"/>
      <w:marRight w:val="0"/>
      <w:marTop w:val="0"/>
      <w:marBottom w:val="0"/>
      <w:divBdr>
        <w:top w:val="none" w:sz="0" w:space="0" w:color="auto"/>
        <w:left w:val="none" w:sz="0" w:space="0" w:color="auto"/>
        <w:bottom w:val="none" w:sz="0" w:space="0" w:color="auto"/>
        <w:right w:val="none" w:sz="0" w:space="0" w:color="auto"/>
      </w:divBdr>
    </w:div>
    <w:div w:id="47994537">
      <w:bodyDiv w:val="1"/>
      <w:marLeft w:val="0"/>
      <w:marRight w:val="0"/>
      <w:marTop w:val="0"/>
      <w:marBottom w:val="0"/>
      <w:divBdr>
        <w:top w:val="none" w:sz="0" w:space="0" w:color="auto"/>
        <w:left w:val="none" w:sz="0" w:space="0" w:color="auto"/>
        <w:bottom w:val="none" w:sz="0" w:space="0" w:color="auto"/>
        <w:right w:val="none" w:sz="0" w:space="0" w:color="auto"/>
      </w:divBdr>
    </w:div>
    <w:div w:id="48001919">
      <w:bodyDiv w:val="1"/>
      <w:marLeft w:val="0"/>
      <w:marRight w:val="0"/>
      <w:marTop w:val="0"/>
      <w:marBottom w:val="0"/>
      <w:divBdr>
        <w:top w:val="none" w:sz="0" w:space="0" w:color="auto"/>
        <w:left w:val="none" w:sz="0" w:space="0" w:color="auto"/>
        <w:bottom w:val="none" w:sz="0" w:space="0" w:color="auto"/>
        <w:right w:val="none" w:sz="0" w:space="0" w:color="auto"/>
      </w:divBdr>
    </w:div>
    <w:div w:id="48187580">
      <w:bodyDiv w:val="1"/>
      <w:marLeft w:val="0"/>
      <w:marRight w:val="0"/>
      <w:marTop w:val="0"/>
      <w:marBottom w:val="0"/>
      <w:divBdr>
        <w:top w:val="none" w:sz="0" w:space="0" w:color="auto"/>
        <w:left w:val="none" w:sz="0" w:space="0" w:color="auto"/>
        <w:bottom w:val="none" w:sz="0" w:space="0" w:color="auto"/>
        <w:right w:val="none" w:sz="0" w:space="0" w:color="auto"/>
      </w:divBdr>
    </w:div>
    <w:div w:id="48190625">
      <w:bodyDiv w:val="1"/>
      <w:marLeft w:val="0"/>
      <w:marRight w:val="0"/>
      <w:marTop w:val="0"/>
      <w:marBottom w:val="0"/>
      <w:divBdr>
        <w:top w:val="none" w:sz="0" w:space="0" w:color="auto"/>
        <w:left w:val="none" w:sz="0" w:space="0" w:color="auto"/>
        <w:bottom w:val="none" w:sz="0" w:space="0" w:color="auto"/>
        <w:right w:val="none" w:sz="0" w:space="0" w:color="auto"/>
      </w:divBdr>
    </w:div>
    <w:div w:id="48235756">
      <w:bodyDiv w:val="1"/>
      <w:marLeft w:val="0"/>
      <w:marRight w:val="0"/>
      <w:marTop w:val="0"/>
      <w:marBottom w:val="0"/>
      <w:divBdr>
        <w:top w:val="none" w:sz="0" w:space="0" w:color="auto"/>
        <w:left w:val="none" w:sz="0" w:space="0" w:color="auto"/>
        <w:bottom w:val="none" w:sz="0" w:space="0" w:color="auto"/>
        <w:right w:val="none" w:sz="0" w:space="0" w:color="auto"/>
      </w:divBdr>
    </w:div>
    <w:div w:id="48266877">
      <w:bodyDiv w:val="1"/>
      <w:marLeft w:val="0"/>
      <w:marRight w:val="0"/>
      <w:marTop w:val="0"/>
      <w:marBottom w:val="0"/>
      <w:divBdr>
        <w:top w:val="none" w:sz="0" w:space="0" w:color="auto"/>
        <w:left w:val="none" w:sz="0" w:space="0" w:color="auto"/>
        <w:bottom w:val="none" w:sz="0" w:space="0" w:color="auto"/>
        <w:right w:val="none" w:sz="0" w:space="0" w:color="auto"/>
      </w:divBdr>
    </w:div>
    <w:div w:id="48305202">
      <w:bodyDiv w:val="1"/>
      <w:marLeft w:val="0"/>
      <w:marRight w:val="0"/>
      <w:marTop w:val="0"/>
      <w:marBottom w:val="0"/>
      <w:divBdr>
        <w:top w:val="none" w:sz="0" w:space="0" w:color="auto"/>
        <w:left w:val="none" w:sz="0" w:space="0" w:color="auto"/>
        <w:bottom w:val="none" w:sz="0" w:space="0" w:color="auto"/>
        <w:right w:val="none" w:sz="0" w:space="0" w:color="auto"/>
      </w:divBdr>
    </w:div>
    <w:div w:id="48309408">
      <w:bodyDiv w:val="1"/>
      <w:marLeft w:val="0"/>
      <w:marRight w:val="0"/>
      <w:marTop w:val="0"/>
      <w:marBottom w:val="0"/>
      <w:divBdr>
        <w:top w:val="none" w:sz="0" w:space="0" w:color="auto"/>
        <w:left w:val="none" w:sz="0" w:space="0" w:color="auto"/>
        <w:bottom w:val="none" w:sz="0" w:space="0" w:color="auto"/>
        <w:right w:val="none" w:sz="0" w:space="0" w:color="auto"/>
      </w:divBdr>
    </w:div>
    <w:div w:id="48385175">
      <w:bodyDiv w:val="1"/>
      <w:marLeft w:val="0"/>
      <w:marRight w:val="0"/>
      <w:marTop w:val="0"/>
      <w:marBottom w:val="0"/>
      <w:divBdr>
        <w:top w:val="none" w:sz="0" w:space="0" w:color="auto"/>
        <w:left w:val="none" w:sz="0" w:space="0" w:color="auto"/>
        <w:bottom w:val="none" w:sz="0" w:space="0" w:color="auto"/>
        <w:right w:val="none" w:sz="0" w:space="0" w:color="auto"/>
      </w:divBdr>
    </w:div>
    <w:div w:id="48387644">
      <w:bodyDiv w:val="1"/>
      <w:marLeft w:val="0"/>
      <w:marRight w:val="0"/>
      <w:marTop w:val="0"/>
      <w:marBottom w:val="0"/>
      <w:divBdr>
        <w:top w:val="none" w:sz="0" w:space="0" w:color="auto"/>
        <w:left w:val="none" w:sz="0" w:space="0" w:color="auto"/>
        <w:bottom w:val="none" w:sz="0" w:space="0" w:color="auto"/>
        <w:right w:val="none" w:sz="0" w:space="0" w:color="auto"/>
      </w:divBdr>
      <w:divsChild>
        <w:div w:id="65762238">
          <w:marLeft w:val="480"/>
          <w:marRight w:val="0"/>
          <w:marTop w:val="0"/>
          <w:marBottom w:val="0"/>
          <w:divBdr>
            <w:top w:val="none" w:sz="0" w:space="0" w:color="auto"/>
            <w:left w:val="none" w:sz="0" w:space="0" w:color="auto"/>
            <w:bottom w:val="none" w:sz="0" w:space="0" w:color="auto"/>
            <w:right w:val="none" w:sz="0" w:space="0" w:color="auto"/>
          </w:divBdr>
        </w:div>
        <w:div w:id="87697318">
          <w:marLeft w:val="480"/>
          <w:marRight w:val="0"/>
          <w:marTop w:val="0"/>
          <w:marBottom w:val="0"/>
          <w:divBdr>
            <w:top w:val="none" w:sz="0" w:space="0" w:color="auto"/>
            <w:left w:val="none" w:sz="0" w:space="0" w:color="auto"/>
            <w:bottom w:val="none" w:sz="0" w:space="0" w:color="auto"/>
            <w:right w:val="none" w:sz="0" w:space="0" w:color="auto"/>
          </w:divBdr>
        </w:div>
        <w:div w:id="198203210">
          <w:marLeft w:val="480"/>
          <w:marRight w:val="0"/>
          <w:marTop w:val="0"/>
          <w:marBottom w:val="0"/>
          <w:divBdr>
            <w:top w:val="none" w:sz="0" w:space="0" w:color="auto"/>
            <w:left w:val="none" w:sz="0" w:space="0" w:color="auto"/>
            <w:bottom w:val="none" w:sz="0" w:space="0" w:color="auto"/>
            <w:right w:val="none" w:sz="0" w:space="0" w:color="auto"/>
          </w:divBdr>
        </w:div>
        <w:div w:id="202376572">
          <w:marLeft w:val="480"/>
          <w:marRight w:val="0"/>
          <w:marTop w:val="0"/>
          <w:marBottom w:val="0"/>
          <w:divBdr>
            <w:top w:val="none" w:sz="0" w:space="0" w:color="auto"/>
            <w:left w:val="none" w:sz="0" w:space="0" w:color="auto"/>
            <w:bottom w:val="none" w:sz="0" w:space="0" w:color="auto"/>
            <w:right w:val="none" w:sz="0" w:space="0" w:color="auto"/>
          </w:divBdr>
        </w:div>
        <w:div w:id="206994915">
          <w:marLeft w:val="480"/>
          <w:marRight w:val="0"/>
          <w:marTop w:val="0"/>
          <w:marBottom w:val="0"/>
          <w:divBdr>
            <w:top w:val="none" w:sz="0" w:space="0" w:color="auto"/>
            <w:left w:val="none" w:sz="0" w:space="0" w:color="auto"/>
            <w:bottom w:val="none" w:sz="0" w:space="0" w:color="auto"/>
            <w:right w:val="none" w:sz="0" w:space="0" w:color="auto"/>
          </w:divBdr>
        </w:div>
        <w:div w:id="215822696">
          <w:marLeft w:val="480"/>
          <w:marRight w:val="0"/>
          <w:marTop w:val="0"/>
          <w:marBottom w:val="0"/>
          <w:divBdr>
            <w:top w:val="none" w:sz="0" w:space="0" w:color="auto"/>
            <w:left w:val="none" w:sz="0" w:space="0" w:color="auto"/>
            <w:bottom w:val="none" w:sz="0" w:space="0" w:color="auto"/>
            <w:right w:val="none" w:sz="0" w:space="0" w:color="auto"/>
          </w:divBdr>
        </w:div>
        <w:div w:id="233980025">
          <w:marLeft w:val="480"/>
          <w:marRight w:val="0"/>
          <w:marTop w:val="0"/>
          <w:marBottom w:val="0"/>
          <w:divBdr>
            <w:top w:val="none" w:sz="0" w:space="0" w:color="auto"/>
            <w:left w:val="none" w:sz="0" w:space="0" w:color="auto"/>
            <w:bottom w:val="none" w:sz="0" w:space="0" w:color="auto"/>
            <w:right w:val="none" w:sz="0" w:space="0" w:color="auto"/>
          </w:divBdr>
        </w:div>
        <w:div w:id="279921063">
          <w:marLeft w:val="480"/>
          <w:marRight w:val="0"/>
          <w:marTop w:val="0"/>
          <w:marBottom w:val="0"/>
          <w:divBdr>
            <w:top w:val="none" w:sz="0" w:space="0" w:color="auto"/>
            <w:left w:val="none" w:sz="0" w:space="0" w:color="auto"/>
            <w:bottom w:val="none" w:sz="0" w:space="0" w:color="auto"/>
            <w:right w:val="none" w:sz="0" w:space="0" w:color="auto"/>
          </w:divBdr>
        </w:div>
        <w:div w:id="297806417">
          <w:marLeft w:val="480"/>
          <w:marRight w:val="0"/>
          <w:marTop w:val="0"/>
          <w:marBottom w:val="0"/>
          <w:divBdr>
            <w:top w:val="none" w:sz="0" w:space="0" w:color="auto"/>
            <w:left w:val="none" w:sz="0" w:space="0" w:color="auto"/>
            <w:bottom w:val="none" w:sz="0" w:space="0" w:color="auto"/>
            <w:right w:val="none" w:sz="0" w:space="0" w:color="auto"/>
          </w:divBdr>
        </w:div>
        <w:div w:id="329603780">
          <w:marLeft w:val="480"/>
          <w:marRight w:val="0"/>
          <w:marTop w:val="0"/>
          <w:marBottom w:val="0"/>
          <w:divBdr>
            <w:top w:val="none" w:sz="0" w:space="0" w:color="auto"/>
            <w:left w:val="none" w:sz="0" w:space="0" w:color="auto"/>
            <w:bottom w:val="none" w:sz="0" w:space="0" w:color="auto"/>
            <w:right w:val="none" w:sz="0" w:space="0" w:color="auto"/>
          </w:divBdr>
        </w:div>
        <w:div w:id="344871217">
          <w:marLeft w:val="480"/>
          <w:marRight w:val="0"/>
          <w:marTop w:val="0"/>
          <w:marBottom w:val="0"/>
          <w:divBdr>
            <w:top w:val="none" w:sz="0" w:space="0" w:color="auto"/>
            <w:left w:val="none" w:sz="0" w:space="0" w:color="auto"/>
            <w:bottom w:val="none" w:sz="0" w:space="0" w:color="auto"/>
            <w:right w:val="none" w:sz="0" w:space="0" w:color="auto"/>
          </w:divBdr>
        </w:div>
        <w:div w:id="450637500">
          <w:marLeft w:val="480"/>
          <w:marRight w:val="0"/>
          <w:marTop w:val="0"/>
          <w:marBottom w:val="0"/>
          <w:divBdr>
            <w:top w:val="none" w:sz="0" w:space="0" w:color="auto"/>
            <w:left w:val="none" w:sz="0" w:space="0" w:color="auto"/>
            <w:bottom w:val="none" w:sz="0" w:space="0" w:color="auto"/>
            <w:right w:val="none" w:sz="0" w:space="0" w:color="auto"/>
          </w:divBdr>
        </w:div>
        <w:div w:id="475538193">
          <w:marLeft w:val="480"/>
          <w:marRight w:val="0"/>
          <w:marTop w:val="0"/>
          <w:marBottom w:val="0"/>
          <w:divBdr>
            <w:top w:val="none" w:sz="0" w:space="0" w:color="auto"/>
            <w:left w:val="none" w:sz="0" w:space="0" w:color="auto"/>
            <w:bottom w:val="none" w:sz="0" w:space="0" w:color="auto"/>
            <w:right w:val="none" w:sz="0" w:space="0" w:color="auto"/>
          </w:divBdr>
        </w:div>
        <w:div w:id="477456823">
          <w:marLeft w:val="480"/>
          <w:marRight w:val="0"/>
          <w:marTop w:val="0"/>
          <w:marBottom w:val="0"/>
          <w:divBdr>
            <w:top w:val="none" w:sz="0" w:space="0" w:color="auto"/>
            <w:left w:val="none" w:sz="0" w:space="0" w:color="auto"/>
            <w:bottom w:val="none" w:sz="0" w:space="0" w:color="auto"/>
            <w:right w:val="none" w:sz="0" w:space="0" w:color="auto"/>
          </w:divBdr>
        </w:div>
        <w:div w:id="503981091">
          <w:marLeft w:val="480"/>
          <w:marRight w:val="0"/>
          <w:marTop w:val="0"/>
          <w:marBottom w:val="0"/>
          <w:divBdr>
            <w:top w:val="none" w:sz="0" w:space="0" w:color="auto"/>
            <w:left w:val="none" w:sz="0" w:space="0" w:color="auto"/>
            <w:bottom w:val="none" w:sz="0" w:space="0" w:color="auto"/>
            <w:right w:val="none" w:sz="0" w:space="0" w:color="auto"/>
          </w:divBdr>
        </w:div>
        <w:div w:id="574508401">
          <w:marLeft w:val="480"/>
          <w:marRight w:val="0"/>
          <w:marTop w:val="0"/>
          <w:marBottom w:val="0"/>
          <w:divBdr>
            <w:top w:val="none" w:sz="0" w:space="0" w:color="auto"/>
            <w:left w:val="none" w:sz="0" w:space="0" w:color="auto"/>
            <w:bottom w:val="none" w:sz="0" w:space="0" w:color="auto"/>
            <w:right w:val="none" w:sz="0" w:space="0" w:color="auto"/>
          </w:divBdr>
        </w:div>
        <w:div w:id="596065447">
          <w:marLeft w:val="480"/>
          <w:marRight w:val="0"/>
          <w:marTop w:val="0"/>
          <w:marBottom w:val="0"/>
          <w:divBdr>
            <w:top w:val="none" w:sz="0" w:space="0" w:color="auto"/>
            <w:left w:val="none" w:sz="0" w:space="0" w:color="auto"/>
            <w:bottom w:val="none" w:sz="0" w:space="0" w:color="auto"/>
            <w:right w:val="none" w:sz="0" w:space="0" w:color="auto"/>
          </w:divBdr>
        </w:div>
        <w:div w:id="662198887">
          <w:marLeft w:val="480"/>
          <w:marRight w:val="0"/>
          <w:marTop w:val="0"/>
          <w:marBottom w:val="0"/>
          <w:divBdr>
            <w:top w:val="none" w:sz="0" w:space="0" w:color="auto"/>
            <w:left w:val="none" w:sz="0" w:space="0" w:color="auto"/>
            <w:bottom w:val="none" w:sz="0" w:space="0" w:color="auto"/>
            <w:right w:val="none" w:sz="0" w:space="0" w:color="auto"/>
          </w:divBdr>
        </w:div>
        <w:div w:id="725615442">
          <w:marLeft w:val="480"/>
          <w:marRight w:val="0"/>
          <w:marTop w:val="0"/>
          <w:marBottom w:val="0"/>
          <w:divBdr>
            <w:top w:val="none" w:sz="0" w:space="0" w:color="auto"/>
            <w:left w:val="none" w:sz="0" w:space="0" w:color="auto"/>
            <w:bottom w:val="none" w:sz="0" w:space="0" w:color="auto"/>
            <w:right w:val="none" w:sz="0" w:space="0" w:color="auto"/>
          </w:divBdr>
        </w:div>
        <w:div w:id="726149724">
          <w:marLeft w:val="480"/>
          <w:marRight w:val="0"/>
          <w:marTop w:val="0"/>
          <w:marBottom w:val="0"/>
          <w:divBdr>
            <w:top w:val="none" w:sz="0" w:space="0" w:color="auto"/>
            <w:left w:val="none" w:sz="0" w:space="0" w:color="auto"/>
            <w:bottom w:val="none" w:sz="0" w:space="0" w:color="auto"/>
            <w:right w:val="none" w:sz="0" w:space="0" w:color="auto"/>
          </w:divBdr>
        </w:div>
        <w:div w:id="737559139">
          <w:marLeft w:val="480"/>
          <w:marRight w:val="0"/>
          <w:marTop w:val="0"/>
          <w:marBottom w:val="0"/>
          <w:divBdr>
            <w:top w:val="none" w:sz="0" w:space="0" w:color="auto"/>
            <w:left w:val="none" w:sz="0" w:space="0" w:color="auto"/>
            <w:bottom w:val="none" w:sz="0" w:space="0" w:color="auto"/>
            <w:right w:val="none" w:sz="0" w:space="0" w:color="auto"/>
          </w:divBdr>
        </w:div>
        <w:div w:id="796533251">
          <w:marLeft w:val="480"/>
          <w:marRight w:val="0"/>
          <w:marTop w:val="0"/>
          <w:marBottom w:val="0"/>
          <w:divBdr>
            <w:top w:val="none" w:sz="0" w:space="0" w:color="auto"/>
            <w:left w:val="none" w:sz="0" w:space="0" w:color="auto"/>
            <w:bottom w:val="none" w:sz="0" w:space="0" w:color="auto"/>
            <w:right w:val="none" w:sz="0" w:space="0" w:color="auto"/>
          </w:divBdr>
        </w:div>
        <w:div w:id="839661455">
          <w:marLeft w:val="480"/>
          <w:marRight w:val="0"/>
          <w:marTop w:val="0"/>
          <w:marBottom w:val="0"/>
          <w:divBdr>
            <w:top w:val="none" w:sz="0" w:space="0" w:color="auto"/>
            <w:left w:val="none" w:sz="0" w:space="0" w:color="auto"/>
            <w:bottom w:val="none" w:sz="0" w:space="0" w:color="auto"/>
            <w:right w:val="none" w:sz="0" w:space="0" w:color="auto"/>
          </w:divBdr>
        </w:div>
        <w:div w:id="890459682">
          <w:marLeft w:val="480"/>
          <w:marRight w:val="0"/>
          <w:marTop w:val="0"/>
          <w:marBottom w:val="0"/>
          <w:divBdr>
            <w:top w:val="none" w:sz="0" w:space="0" w:color="auto"/>
            <w:left w:val="none" w:sz="0" w:space="0" w:color="auto"/>
            <w:bottom w:val="none" w:sz="0" w:space="0" w:color="auto"/>
            <w:right w:val="none" w:sz="0" w:space="0" w:color="auto"/>
          </w:divBdr>
        </w:div>
      </w:divsChild>
    </w:div>
    <w:div w:id="48458586">
      <w:bodyDiv w:val="1"/>
      <w:marLeft w:val="0"/>
      <w:marRight w:val="0"/>
      <w:marTop w:val="0"/>
      <w:marBottom w:val="0"/>
      <w:divBdr>
        <w:top w:val="none" w:sz="0" w:space="0" w:color="auto"/>
        <w:left w:val="none" w:sz="0" w:space="0" w:color="auto"/>
        <w:bottom w:val="none" w:sz="0" w:space="0" w:color="auto"/>
        <w:right w:val="none" w:sz="0" w:space="0" w:color="auto"/>
      </w:divBdr>
    </w:div>
    <w:div w:id="48498667">
      <w:bodyDiv w:val="1"/>
      <w:marLeft w:val="0"/>
      <w:marRight w:val="0"/>
      <w:marTop w:val="0"/>
      <w:marBottom w:val="0"/>
      <w:divBdr>
        <w:top w:val="none" w:sz="0" w:space="0" w:color="auto"/>
        <w:left w:val="none" w:sz="0" w:space="0" w:color="auto"/>
        <w:bottom w:val="none" w:sz="0" w:space="0" w:color="auto"/>
        <w:right w:val="none" w:sz="0" w:space="0" w:color="auto"/>
      </w:divBdr>
    </w:div>
    <w:div w:id="48573302">
      <w:bodyDiv w:val="1"/>
      <w:marLeft w:val="0"/>
      <w:marRight w:val="0"/>
      <w:marTop w:val="0"/>
      <w:marBottom w:val="0"/>
      <w:divBdr>
        <w:top w:val="none" w:sz="0" w:space="0" w:color="auto"/>
        <w:left w:val="none" w:sz="0" w:space="0" w:color="auto"/>
        <w:bottom w:val="none" w:sz="0" w:space="0" w:color="auto"/>
        <w:right w:val="none" w:sz="0" w:space="0" w:color="auto"/>
      </w:divBdr>
    </w:div>
    <w:div w:id="48769150">
      <w:bodyDiv w:val="1"/>
      <w:marLeft w:val="0"/>
      <w:marRight w:val="0"/>
      <w:marTop w:val="0"/>
      <w:marBottom w:val="0"/>
      <w:divBdr>
        <w:top w:val="none" w:sz="0" w:space="0" w:color="auto"/>
        <w:left w:val="none" w:sz="0" w:space="0" w:color="auto"/>
        <w:bottom w:val="none" w:sz="0" w:space="0" w:color="auto"/>
        <w:right w:val="none" w:sz="0" w:space="0" w:color="auto"/>
      </w:divBdr>
    </w:div>
    <w:div w:id="48850133">
      <w:bodyDiv w:val="1"/>
      <w:marLeft w:val="0"/>
      <w:marRight w:val="0"/>
      <w:marTop w:val="0"/>
      <w:marBottom w:val="0"/>
      <w:divBdr>
        <w:top w:val="none" w:sz="0" w:space="0" w:color="auto"/>
        <w:left w:val="none" w:sz="0" w:space="0" w:color="auto"/>
        <w:bottom w:val="none" w:sz="0" w:space="0" w:color="auto"/>
        <w:right w:val="none" w:sz="0" w:space="0" w:color="auto"/>
      </w:divBdr>
    </w:div>
    <w:div w:id="48968422">
      <w:bodyDiv w:val="1"/>
      <w:marLeft w:val="0"/>
      <w:marRight w:val="0"/>
      <w:marTop w:val="0"/>
      <w:marBottom w:val="0"/>
      <w:divBdr>
        <w:top w:val="none" w:sz="0" w:space="0" w:color="auto"/>
        <w:left w:val="none" w:sz="0" w:space="0" w:color="auto"/>
        <w:bottom w:val="none" w:sz="0" w:space="0" w:color="auto"/>
        <w:right w:val="none" w:sz="0" w:space="0" w:color="auto"/>
      </w:divBdr>
    </w:div>
    <w:div w:id="49159207">
      <w:bodyDiv w:val="1"/>
      <w:marLeft w:val="0"/>
      <w:marRight w:val="0"/>
      <w:marTop w:val="0"/>
      <w:marBottom w:val="0"/>
      <w:divBdr>
        <w:top w:val="none" w:sz="0" w:space="0" w:color="auto"/>
        <w:left w:val="none" w:sz="0" w:space="0" w:color="auto"/>
        <w:bottom w:val="none" w:sz="0" w:space="0" w:color="auto"/>
        <w:right w:val="none" w:sz="0" w:space="0" w:color="auto"/>
      </w:divBdr>
    </w:div>
    <w:div w:id="49302832">
      <w:bodyDiv w:val="1"/>
      <w:marLeft w:val="0"/>
      <w:marRight w:val="0"/>
      <w:marTop w:val="0"/>
      <w:marBottom w:val="0"/>
      <w:divBdr>
        <w:top w:val="none" w:sz="0" w:space="0" w:color="auto"/>
        <w:left w:val="none" w:sz="0" w:space="0" w:color="auto"/>
        <w:bottom w:val="none" w:sz="0" w:space="0" w:color="auto"/>
        <w:right w:val="none" w:sz="0" w:space="0" w:color="auto"/>
      </w:divBdr>
    </w:div>
    <w:div w:id="49348979">
      <w:bodyDiv w:val="1"/>
      <w:marLeft w:val="0"/>
      <w:marRight w:val="0"/>
      <w:marTop w:val="0"/>
      <w:marBottom w:val="0"/>
      <w:divBdr>
        <w:top w:val="none" w:sz="0" w:space="0" w:color="auto"/>
        <w:left w:val="none" w:sz="0" w:space="0" w:color="auto"/>
        <w:bottom w:val="none" w:sz="0" w:space="0" w:color="auto"/>
        <w:right w:val="none" w:sz="0" w:space="0" w:color="auto"/>
      </w:divBdr>
    </w:div>
    <w:div w:id="49354501">
      <w:bodyDiv w:val="1"/>
      <w:marLeft w:val="0"/>
      <w:marRight w:val="0"/>
      <w:marTop w:val="0"/>
      <w:marBottom w:val="0"/>
      <w:divBdr>
        <w:top w:val="none" w:sz="0" w:space="0" w:color="auto"/>
        <w:left w:val="none" w:sz="0" w:space="0" w:color="auto"/>
        <w:bottom w:val="none" w:sz="0" w:space="0" w:color="auto"/>
        <w:right w:val="none" w:sz="0" w:space="0" w:color="auto"/>
      </w:divBdr>
    </w:div>
    <w:div w:id="49498279">
      <w:bodyDiv w:val="1"/>
      <w:marLeft w:val="0"/>
      <w:marRight w:val="0"/>
      <w:marTop w:val="0"/>
      <w:marBottom w:val="0"/>
      <w:divBdr>
        <w:top w:val="none" w:sz="0" w:space="0" w:color="auto"/>
        <w:left w:val="none" w:sz="0" w:space="0" w:color="auto"/>
        <w:bottom w:val="none" w:sz="0" w:space="0" w:color="auto"/>
        <w:right w:val="none" w:sz="0" w:space="0" w:color="auto"/>
      </w:divBdr>
    </w:div>
    <w:div w:id="49503511">
      <w:bodyDiv w:val="1"/>
      <w:marLeft w:val="0"/>
      <w:marRight w:val="0"/>
      <w:marTop w:val="0"/>
      <w:marBottom w:val="0"/>
      <w:divBdr>
        <w:top w:val="none" w:sz="0" w:space="0" w:color="auto"/>
        <w:left w:val="none" w:sz="0" w:space="0" w:color="auto"/>
        <w:bottom w:val="none" w:sz="0" w:space="0" w:color="auto"/>
        <w:right w:val="none" w:sz="0" w:space="0" w:color="auto"/>
      </w:divBdr>
    </w:div>
    <w:div w:id="49505283">
      <w:bodyDiv w:val="1"/>
      <w:marLeft w:val="0"/>
      <w:marRight w:val="0"/>
      <w:marTop w:val="0"/>
      <w:marBottom w:val="0"/>
      <w:divBdr>
        <w:top w:val="none" w:sz="0" w:space="0" w:color="auto"/>
        <w:left w:val="none" w:sz="0" w:space="0" w:color="auto"/>
        <w:bottom w:val="none" w:sz="0" w:space="0" w:color="auto"/>
        <w:right w:val="none" w:sz="0" w:space="0" w:color="auto"/>
      </w:divBdr>
    </w:div>
    <w:div w:id="49547195">
      <w:bodyDiv w:val="1"/>
      <w:marLeft w:val="0"/>
      <w:marRight w:val="0"/>
      <w:marTop w:val="0"/>
      <w:marBottom w:val="0"/>
      <w:divBdr>
        <w:top w:val="none" w:sz="0" w:space="0" w:color="auto"/>
        <w:left w:val="none" w:sz="0" w:space="0" w:color="auto"/>
        <w:bottom w:val="none" w:sz="0" w:space="0" w:color="auto"/>
        <w:right w:val="none" w:sz="0" w:space="0" w:color="auto"/>
      </w:divBdr>
    </w:div>
    <w:div w:id="49768350">
      <w:bodyDiv w:val="1"/>
      <w:marLeft w:val="0"/>
      <w:marRight w:val="0"/>
      <w:marTop w:val="0"/>
      <w:marBottom w:val="0"/>
      <w:divBdr>
        <w:top w:val="none" w:sz="0" w:space="0" w:color="auto"/>
        <w:left w:val="none" w:sz="0" w:space="0" w:color="auto"/>
        <w:bottom w:val="none" w:sz="0" w:space="0" w:color="auto"/>
        <w:right w:val="none" w:sz="0" w:space="0" w:color="auto"/>
      </w:divBdr>
    </w:div>
    <w:div w:id="49890764">
      <w:bodyDiv w:val="1"/>
      <w:marLeft w:val="0"/>
      <w:marRight w:val="0"/>
      <w:marTop w:val="0"/>
      <w:marBottom w:val="0"/>
      <w:divBdr>
        <w:top w:val="none" w:sz="0" w:space="0" w:color="auto"/>
        <w:left w:val="none" w:sz="0" w:space="0" w:color="auto"/>
        <w:bottom w:val="none" w:sz="0" w:space="0" w:color="auto"/>
        <w:right w:val="none" w:sz="0" w:space="0" w:color="auto"/>
      </w:divBdr>
    </w:div>
    <w:div w:id="49966763">
      <w:bodyDiv w:val="1"/>
      <w:marLeft w:val="0"/>
      <w:marRight w:val="0"/>
      <w:marTop w:val="0"/>
      <w:marBottom w:val="0"/>
      <w:divBdr>
        <w:top w:val="none" w:sz="0" w:space="0" w:color="auto"/>
        <w:left w:val="none" w:sz="0" w:space="0" w:color="auto"/>
        <w:bottom w:val="none" w:sz="0" w:space="0" w:color="auto"/>
        <w:right w:val="none" w:sz="0" w:space="0" w:color="auto"/>
      </w:divBdr>
    </w:div>
    <w:div w:id="50004208">
      <w:bodyDiv w:val="1"/>
      <w:marLeft w:val="0"/>
      <w:marRight w:val="0"/>
      <w:marTop w:val="0"/>
      <w:marBottom w:val="0"/>
      <w:divBdr>
        <w:top w:val="none" w:sz="0" w:space="0" w:color="auto"/>
        <w:left w:val="none" w:sz="0" w:space="0" w:color="auto"/>
        <w:bottom w:val="none" w:sz="0" w:space="0" w:color="auto"/>
        <w:right w:val="none" w:sz="0" w:space="0" w:color="auto"/>
      </w:divBdr>
    </w:div>
    <w:div w:id="50004942">
      <w:bodyDiv w:val="1"/>
      <w:marLeft w:val="0"/>
      <w:marRight w:val="0"/>
      <w:marTop w:val="0"/>
      <w:marBottom w:val="0"/>
      <w:divBdr>
        <w:top w:val="none" w:sz="0" w:space="0" w:color="auto"/>
        <w:left w:val="none" w:sz="0" w:space="0" w:color="auto"/>
        <w:bottom w:val="none" w:sz="0" w:space="0" w:color="auto"/>
        <w:right w:val="none" w:sz="0" w:space="0" w:color="auto"/>
      </w:divBdr>
    </w:div>
    <w:div w:id="50005981">
      <w:bodyDiv w:val="1"/>
      <w:marLeft w:val="0"/>
      <w:marRight w:val="0"/>
      <w:marTop w:val="0"/>
      <w:marBottom w:val="0"/>
      <w:divBdr>
        <w:top w:val="none" w:sz="0" w:space="0" w:color="auto"/>
        <w:left w:val="none" w:sz="0" w:space="0" w:color="auto"/>
        <w:bottom w:val="none" w:sz="0" w:space="0" w:color="auto"/>
        <w:right w:val="none" w:sz="0" w:space="0" w:color="auto"/>
      </w:divBdr>
    </w:div>
    <w:div w:id="50006742">
      <w:bodyDiv w:val="1"/>
      <w:marLeft w:val="0"/>
      <w:marRight w:val="0"/>
      <w:marTop w:val="0"/>
      <w:marBottom w:val="0"/>
      <w:divBdr>
        <w:top w:val="none" w:sz="0" w:space="0" w:color="auto"/>
        <w:left w:val="none" w:sz="0" w:space="0" w:color="auto"/>
        <w:bottom w:val="none" w:sz="0" w:space="0" w:color="auto"/>
        <w:right w:val="none" w:sz="0" w:space="0" w:color="auto"/>
      </w:divBdr>
    </w:div>
    <w:div w:id="50079170">
      <w:bodyDiv w:val="1"/>
      <w:marLeft w:val="0"/>
      <w:marRight w:val="0"/>
      <w:marTop w:val="0"/>
      <w:marBottom w:val="0"/>
      <w:divBdr>
        <w:top w:val="none" w:sz="0" w:space="0" w:color="auto"/>
        <w:left w:val="none" w:sz="0" w:space="0" w:color="auto"/>
        <w:bottom w:val="none" w:sz="0" w:space="0" w:color="auto"/>
        <w:right w:val="none" w:sz="0" w:space="0" w:color="auto"/>
      </w:divBdr>
    </w:div>
    <w:div w:id="50083288">
      <w:bodyDiv w:val="1"/>
      <w:marLeft w:val="0"/>
      <w:marRight w:val="0"/>
      <w:marTop w:val="0"/>
      <w:marBottom w:val="0"/>
      <w:divBdr>
        <w:top w:val="none" w:sz="0" w:space="0" w:color="auto"/>
        <w:left w:val="none" w:sz="0" w:space="0" w:color="auto"/>
        <w:bottom w:val="none" w:sz="0" w:space="0" w:color="auto"/>
        <w:right w:val="none" w:sz="0" w:space="0" w:color="auto"/>
      </w:divBdr>
    </w:div>
    <w:div w:id="50158762">
      <w:bodyDiv w:val="1"/>
      <w:marLeft w:val="0"/>
      <w:marRight w:val="0"/>
      <w:marTop w:val="0"/>
      <w:marBottom w:val="0"/>
      <w:divBdr>
        <w:top w:val="none" w:sz="0" w:space="0" w:color="auto"/>
        <w:left w:val="none" w:sz="0" w:space="0" w:color="auto"/>
        <w:bottom w:val="none" w:sz="0" w:space="0" w:color="auto"/>
        <w:right w:val="none" w:sz="0" w:space="0" w:color="auto"/>
      </w:divBdr>
    </w:div>
    <w:div w:id="50159505">
      <w:bodyDiv w:val="1"/>
      <w:marLeft w:val="0"/>
      <w:marRight w:val="0"/>
      <w:marTop w:val="0"/>
      <w:marBottom w:val="0"/>
      <w:divBdr>
        <w:top w:val="none" w:sz="0" w:space="0" w:color="auto"/>
        <w:left w:val="none" w:sz="0" w:space="0" w:color="auto"/>
        <w:bottom w:val="none" w:sz="0" w:space="0" w:color="auto"/>
        <w:right w:val="none" w:sz="0" w:space="0" w:color="auto"/>
      </w:divBdr>
    </w:div>
    <w:div w:id="50269821">
      <w:bodyDiv w:val="1"/>
      <w:marLeft w:val="0"/>
      <w:marRight w:val="0"/>
      <w:marTop w:val="0"/>
      <w:marBottom w:val="0"/>
      <w:divBdr>
        <w:top w:val="none" w:sz="0" w:space="0" w:color="auto"/>
        <w:left w:val="none" w:sz="0" w:space="0" w:color="auto"/>
        <w:bottom w:val="none" w:sz="0" w:space="0" w:color="auto"/>
        <w:right w:val="none" w:sz="0" w:space="0" w:color="auto"/>
      </w:divBdr>
    </w:div>
    <w:div w:id="50274083">
      <w:bodyDiv w:val="1"/>
      <w:marLeft w:val="0"/>
      <w:marRight w:val="0"/>
      <w:marTop w:val="0"/>
      <w:marBottom w:val="0"/>
      <w:divBdr>
        <w:top w:val="none" w:sz="0" w:space="0" w:color="auto"/>
        <w:left w:val="none" w:sz="0" w:space="0" w:color="auto"/>
        <w:bottom w:val="none" w:sz="0" w:space="0" w:color="auto"/>
        <w:right w:val="none" w:sz="0" w:space="0" w:color="auto"/>
      </w:divBdr>
    </w:div>
    <w:div w:id="50420683">
      <w:bodyDiv w:val="1"/>
      <w:marLeft w:val="0"/>
      <w:marRight w:val="0"/>
      <w:marTop w:val="0"/>
      <w:marBottom w:val="0"/>
      <w:divBdr>
        <w:top w:val="none" w:sz="0" w:space="0" w:color="auto"/>
        <w:left w:val="none" w:sz="0" w:space="0" w:color="auto"/>
        <w:bottom w:val="none" w:sz="0" w:space="0" w:color="auto"/>
        <w:right w:val="none" w:sz="0" w:space="0" w:color="auto"/>
      </w:divBdr>
    </w:div>
    <w:div w:id="50427721">
      <w:bodyDiv w:val="1"/>
      <w:marLeft w:val="0"/>
      <w:marRight w:val="0"/>
      <w:marTop w:val="0"/>
      <w:marBottom w:val="0"/>
      <w:divBdr>
        <w:top w:val="none" w:sz="0" w:space="0" w:color="auto"/>
        <w:left w:val="none" w:sz="0" w:space="0" w:color="auto"/>
        <w:bottom w:val="none" w:sz="0" w:space="0" w:color="auto"/>
        <w:right w:val="none" w:sz="0" w:space="0" w:color="auto"/>
      </w:divBdr>
    </w:div>
    <w:div w:id="50464539">
      <w:bodyDiv w:val="1"/>
      <w:marLeft w:val="0"/>
      <w:marRight w:val="0"/>
      <w:marTop w:val="0"/>
      <w:marBottom w:val="0"/>
      <w:divBdr>
        <w:top w:val="none" w:sz="0" w:space="0" w:color="auto"/>
        <w:left w:val="none" w:sz="0" w:space="0" w:color="auto"/>
        <w:bottom w:val="none" w:sz="0" w:space="0" w:color="auto"/>
        <w:right w:val="none" w:sz="0" w:space="0" w:color="auto"/>
      </w:divBdr>
    </w:div>
    <w:div w:id="50544258">
      <w:bodyDiv w:val="1"/>
      <w:marLeft w:val="0"/>
      <w:marRight w:val="0"/>
      <w:marTop w:val="0"/>
      <w:marBottom w:val="0"/>
      <w:divBdr>
        <w:top w:val="none" w:sz="0" w:space="0" w:color="auto"/>
        <w:left w:val="none" w:sz="0" w:space="0" w:color="auto"/>
        <w:bottom w:val="none" w:sz="0" w:space="0" w:color="auto"/>
        <w:right w:val="none" w:sz="0" w:space="0" w:color="auto"/>
      </w:divBdr>
    </w:div>
    <w:div w:id="50546816">
      <w:bodyDiv w:val="1"/>
      <w:marLeft w:val="0"/>
      <w:marRight w:val="0"/>
      <w:marTop w:val="0"/>
      <w:marBottom w:val="0"/>
      <w:divBdr>
        <w:top w:val="none" w:sz="0" w:space="0" w:color="auto"/>
        <w:left w:val="none" w:sz="0" w:space="0" w:color="auto"/>
        <w:bottom w:val="none" w:sz="0" w:space="0" w:color="auto"/>
        <w:right w:val="none" w:sz="0" w:space="0" w:color="auto"/>
      </w:divBdr>
    </w:div>
    <w:div w:id="50735955">
      <w:bodyDiv w:val="1"/>
      <w:marLeft w:val="0"/>
      <w:marRight w:val="0"/>
      <w:marTop w:val="0"/>
      <w:marBottom w:val="0"/>
      <w:divBdr>
        <w:top w:val="none" w:sz="0" w:space="0" w:color="auto"/>
        <w:left w:val="none" w:sz="0" w:space="0" w:color="auto"/>
        <w:bottom w:val="none" w:sz="0" w:space="0" w:color="auto"/>
        <w:right w:val="none" w:sz="0" w:space="0" w:color="auto"/>
      </w:divBdr>
    </w:div>
    <w:div w:id="50810882">
      <w:bodyDiv w:val="1"/>
      <w:marLeft w:val="0"/>
      <w:marRight w:val="0"/>
      <w:marTop w:val="0"/>
      <w:marBottom w:val="0"/>
      <w:divBdr>
        <w:top w:val="none" w:sz="0" w:space="0" w:color="auto"/>
        <w:left w:val="none" w:sz="0" w:space="0" w:color="auto"/>
        <w:bottom w:val="none" w:sz="0" w:space="0" w:color="auto"/>
        <w:right w:val="none" w:sz="0" w:space="0" w:color="auto"/>
      </w:divBdr>
    </w:div>
    <w:div w:id="51002453">
      <w:bodyDiv w:val="1"/>
      <w:marLeft w:val="0"/>
      <w:marRight w:val="0"/>
      <w:marTop w:val="0"/>
      <w:marBottom w:val="0"/>
      <w:divBdr>
        <w:top w:val="none" w:sz="0" w:space="0" w:color="auto"/>
        <w:left w:val="none" w:sz="0" w:space="0" w:color="auto"/>
        <w:bottom w:val="none" w:sz="0" w:space="0" w:color="auto"/>
        <w:right w:val="none" w:sz="0" w:space="0" w:color="auto"/>
      </w:divBdr>
    </w:div>
    <w:div w:id="51078208">
      <w:bodyDiv w:val="1"/>
      <w:marLeft w:val="0"/>
      <w:marRight w:val="0"/>
      <w:marTop w:val="0"/>
      <w:marBottom w:val="0"/>
      <w:divBdr>
        <w:top w:val="none" w:sz="0" w:space="0" w:color="auto"/>
        <w:left w:val="none" w:sz="0" w:space="0" w:color="auto"/>
        <w:bottom w:val="none" w:sz="0" w:space="0" w:color="auto"/>
        <w:right w:val="none" w:sz="0" w:space="0" w:color="auto"/>
      </w:divBdr>
    </w:div>
    <w:div w:id="51123944">
      <w:bodyDiv w:val="1"/>
      <w:marLeft w:val="0"/>
      <w:marRight w:val="0"/>
      <w:marTop w:val="0"/>
      <w:marBottom w:val="0"/>
      <w:divBdr>
        <w:top w:val="none" w:sz="0" w:space="0" w:color="auto"/>
        <w:left w:val="none" w:sz="0" w:space="0" w:color="auto"/>
        <w:bottom w:val="none" w:sz="0" w:space="0" w:color="auto"/>
        <w:right w:val="none" w:sz="0" w:space="0" w:color="auto"/>
      </w:divBdr>
    </w:div>
    <w:div w:id="51125986">
      <w:bodyDiv w:val="1"/>
      <w:marLeft w:val="0"/>
      <w:marRight w:val="0"/>
      <w:marTop w:val="0"/>
      <w:marBottom w:val="0"/>
      <w:divBdr>
        <w:top w:val="none" w:sz="0" w:space="0" w:color="auto"/>
        <w:left w:val="none" w:sz="0" w:space="0" w:color="auto"/>
        <w:bottom w:val="none" w:sz="0" w:space="0" w:color="auto"/>
        <w:right w:val="none" w:sz="0" w:space="0" w:color="auto"/>
      </w:divBdr>
    </w:div>
    <w:div w:id="51199118">
      <w:bodyDiv w:val="1"/>
      <w:marLeft w:val="0"/>
      <w:marRight w:val="0"/>
      <w:marTop w:val="0"/>
      <w:marBottom w:val="0"/>
      <w:divBdr>
        <w:top w:val="none" w:sz="0" w:space="0" w:color="auto"/>
        <w:left w:val="none" w:sz="0" w:space="0" w:color="auto"/>
        <w:bottom w:val="none" w:sz="0" w:space="0" w:color="auto"/>
        <w:right w:val="none" w:sz="0" w:space="0" w:color="auto"/>
      </w:divBdr>
    </w:div>
    <w:div w:id="51316293">
      <w:bodyDiv w:val="1"/>
      <w:marLeft w:val="0"/>
      <w:marRight w:val="0"/>
      <w:marTop w:val="0"/>
      <w:marBottom w:val="0"/>
      <w:divBdr>
        <w:top w:val="none" w:sz="0" w:space="0" w:color="auto"/>
        <w:left w:val="none" w:sz="0" w:space="0" w:color="auto"/>
        <w:bottom w:val="none" w:sz="0" w:space="0" w:color="auto"/>
        <w:right w:val="none" w:sz="0" w:space="0" w:color="auto"/>
      </w:divBdr>
    </w:div>
    <w:div w:id="51344277">
      <w:bodyDiv w:val="1"/>
      <w:marLeft w:val="0"/>
      <w:marRight w:val="0"/>
      <w:marTop w:val="0"/>
      <w:marBottom w:val="0"/>
      <w:divBdr>
        <w:top w:val="none" w:sz="0" w:space="0" w:color="auto"/>
        <w:left w:val="none" w:sz="0" w:space="0" w:color="auto"/>
        <w:bottom w:val="none" w:sz="0" w:space="0" w:color="auto"/>
        <w:right w:val="none" w:sz="0" w:space="0" w:color="auto"/>
      </w:divBdr>
    </w:div>
    <w:div w:id="51466548">
      <w:bodyDiv w:val="1"/>
      <w:marLeft w:val="0"/>
      <w:marRight w:val="0"/>
      <w:marTop w:val="0"/>
      <w:marBottom w:val="0"/>
      <w:divBdr>
        <w:top w:val="none" w:sz="0" w:space="0" w:color="auto"/>
        <w:left w:val="none" w:sz="0" w:space="0" w:color="auto"/>
        <w:bottom w:val="none" w:sz="0" w:space="0" w:color="auto"/>
        <w:right w:val="none" w:sz="0" w:space="0" w:color="auto"/>
      </w:divBdr>
    </w:div>
    <w:div w:id="51664082">
      <w:bodyDiv w:val="1"/>
      <w:marLeft w:val="0"/>
      <w:marRight w:val="0"/>
      <w:marTop w:val="0"/>
      <w:marBottom w:val="0"/>
      <w:divBdr>
        <w:top w:val="none" w:sz="0" w:space="0" w:color="auto"/>
        <w:left w:val="none" w:sz="0" w:space="0" w:color="auto"/>
        <w:bottom w:val="none" w:sz="0" w:space="0" w:color="auto"/>
        <w:right w:val="none" w:sz="0" w:space="0" w:color="auto"/>
      </w:divBdr>
    </w:div>
    <w:div w:id="51736169">
      <w:bodyDiv w:val="1"/>
      <w:marLeft w:val="0"/>
      <w:marRight w:val="0"/>
      <w:marTop w:val="0"/>
      <w:marBottom w:val="0"/>
      <w:divBdr>
        <w:top w:val="none" w:sz="0" w:space="0" w:color="auto"/>
        <w:left w:val="none" w:sz="0" w:space="0" w:color="auto"/>
        <w:bottom w:val="none" w:sz="0" w:space="0" w:color="auto"/>
        <w:right w:val="none" w:sz="0" w:space="0" w:color="auto"/>
      </w:divBdr>
    </w:div>
    <w:div w:id="51929694">
      <w:bodyDiv w:val="1"/>
      <w:marLeft w:val="0"/>
      <w:marRight w:val="0"/>
      <w:marTop w:val="0"/>
      <w:marBottom w:val="0"/>
      <w:divBdr>
        <w:top w:val="none" w:sz="0" w:space="0" w:color="auto"/>
        <w:left w:val="none" w:sz="0" w:space="0" w:color="auto"/>
        <w:bottom w:val="none" w:sz="0" w:space="0" w:color="auto"/>
        <w:right w:val="none" w:sz="0" w:space="0" w:color="auto"/>
      </w:divBdr>
    </w:div>
    <w:div w:id="52119801">
      <w:bodyDiv w:val="1"/>
      <w:marLeft w:val="0"/>
      <w:marRight w:val="0"/>
      <w:marTop w:val="0"/>
      <w:marBottom w:val="0"/>
      <w:divBdr>
        <w:top w:val="none" w:sz="0" w:space="0" w:color="auto"/>
        <w:left w:val="none" w:sz="0" w:space="0" w:color="auto"/>
        <w:bottom w:val="none" w:sz="0" w:space="0" w:color="auto"/>
        <w:right w:val="none" w:sz="0" w:space="0" w:color="auto"/>
      </w:divBdr>
    </w:div>
    <w:div w:id="52239506">
      <w:bodyDiv w:val="1"/>
      <w:marLeft w:val="0"/>
      <w:marRight w:val="0"/>
      <w:marTop w:val="0"/>
      <w:marBottom w:val="0"/>
      <w:divBdr>
        <w:top w:val="none" w:sz="0" w:space="0" w:color="auto"/>
        <w:left w:val="none" w:sz="0" w:space="0" w:color="auto"/>
        <w:bottom w:val="none" w:sz="0" w:space="0" w:color="auto"/>
        <w:right w:val="none" w:sz="0" w:space="0" w:color="auto"/>
      </w:divBdr>
    </w:div>
    <w:div w:id="52504434">
      <w:bodyDiv w:val="1"/>
      <w:marLeft w:val="0"/>
      <w:marRight w:val="0"/>
      <w:marTop w:val="0"/>
      <w:marBottom w:val="0"/>
      <w:divBdr>
        <w:top w:val="none" w:sz="0" w:space="0" w:color="auto"/>
        <w:left w:val="none" w:sz="0" w:space="0" w:color="auto"/>
        <w:bottom w:val="none" w:sz="0" w:space="0" w:color="auto"/>
        <w:right w:val="none" w:sz="0" w:space="0" w:color="auto"/>
      </w:divBdr>
    </w:div>
    <w:div w:id="52585191">
      <w:bodyDiv w:val="1"/>
      <w:marLeft w:val="0"/>
      <w:marRight w:val="0"/>
      <w:marTop w:val="0"/>
      <w:marBottom w:val="0"/>
      <w:divBdr>
        <w:top w:val="none" w:sz="0" w:space="0" w:color="auto"/>
        <w:left w:val="none" w:sz="0" w:space="0" w:color="auto"/>
        <w:bottom w:val="none" w:sz="0" w:space="0" w:color="auto"/>
        <w:right w:val="none" w:sz="0" w:space="0" w:color="auto"/>
      </w:divBdr>
    </w:div>
    <w:div w:id="52586197">
      <w:bodyDiv w:val="1"/>
      <w:marLeft w:val="0"/>
      <w:marRight w:val="0"/>
      <w:marTop w:val="0"/>
      <w:marBottom w:val="0"/>
      <w:divBdr>
        <w:top w:val="none" w:sz="0" w:space="0" w:color="auto"/>
        <w:left w:val="none" w:sz="0" w:space="0" w:color="auto"/>
        <w:bottom w:val="none" w:sz="0" w:space="0" w:color="auto"/>
        <w:right w:val="none" w:sz="0" w:space="0" w:color="auto"/>
      </w:divBdr>
    </w:div>
    <w:div w:id="52629756">
      <w:bodyDiv w:val="1"/>
      <w:marLeft w:val="0"/>
      <w:marRight w:val="0"/>
      <w:marTop w:val="0"/>
      <w:marBottom w:val="0"/>
      <w:divBdr>
        <w:top w:val="none" w:sz="0" w:space="0" w:color="auto"/>
        <w:left w:val="none" w:sz="0" w:space="0" w:color="auto"/>
        <w:bottom w:val="none" w:sz="0" w:space="0" w:color="auto"/>
        <w:right w:val="none" w:sz="0" w:space="0" w:color="auto"/>
      </w:divBdr>
    </w:div>
    <w:div w:id="52657015">
      <w:bodyDiv w:val="1"/>
      <w:marLeft w:val="0"/>
      <w:marRight w:val="0"/>
      <w:marTop w:val="0"/>
      <w:marBottom w:val="0"/>
      <w:divBdr>
        <w:top w:val="none" w:sz="0" w:space="0" w:color="auto"/>
        <w:left w:val="none" w:sz="0" w:space="0" w:color="auto"/>
        <w:bottom w:val="none" w:sz="0" w:space="0" w:color="auto"/>
        <w:right w:val="none" w:sz="0" w:space="0" w:color="auto"/>
      </w:divBdr>
    </w:div>
    <w:div w:id="52704103">
      <w:bodyDiv w:val="1"/>
      <w:marLeft w:val="0"/>
      <w:marRight w:val="0"/>
      <w:marTop w:val="0"/>
      <w:marBottom w:val="0"/>
      <w:divBdr>
        <w:top w:val="none" w:sz="0" w:space="0" w:color="auto"/>
        <w:left w:val="none" w:sz="0" w:space="0" w:color="auto"/>
        <w:bottom w:val="none" w:sz="0" w:space="0" w:color="auto"/>
        <w:right w:val="none" w:sz="0" w:space="0" w:color="auto"/>
      </w:divBdr>
    </w:div>
    <w:div w:id="52780778">
      <w:bodyDiv w:val="1"/>
      <w:marLeft w:val="0"/>
      <w:marRight w:val="0"/>
      <w:marTop w:val="0"/>
      <w:marBottom w:val="0"/>
      <w:divBdr>
        <w:top w:val="none" w:sz="0" w:space="0" w:color="auto"/>
        <w:left w:val="none" w:sz="0" w:space="0" w:color="auto"/>
        <w:bottom w:val="none" w:sz="0" w:space="0" w:color="auto"/>
        <w:right w:val="none" w:sz="0" w:space="0" w:color="auto"/>
      </w:divBdr>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52966137">
      <w:bodyDiv w:val="1"/>
      <w:marLeft w:val="0"/>
      <w:marRight w:val="0"/>
      <w:marTop w:val="0"/>
      <w:marBottom w:val="0"/>
      <w:divBdr>
        <w:top w:val="none" w:sz="0" w:space="0" w:color="auto"/>
        <w:left w:val="none" w:sz="0" w:space="0" w:color="auto"/>
        <w:bottom w:val="none" w:sz="0" w:space="0" w:color="auto"/>
        <w:right w:val="none" w:sz="0" w:space="0" w:color="auto"/>
      </w:divBdr>
    </w:div>
    <w:div w:id="53047027">
      <w:bodyDiv w:val="1"/>
      <w:marLeft w:val="0"/>
      <w:marRight w:val="0"/>
      <w:marTop w:val="0"/>
      <w:marBottom w:val="0"/>
      <w:divBdr>
        <w:top w:val="none" w:sz="0" w:space="0" w:color="auto"/>
        <w:left w:val="none" w:sz="0" w:space="0" w:color="auto"/>
        <w:bottom w:val="none" w:sz="0" w:space="0" w:color="auto"/>
        <w:right w:val="none" w:sz="0" w:space="0" w:color="auto"/>
      </w:divBdr>
    </w:div>
    <w:div w:id="53165235">
      <w:bodyDiv w:val="1"/>
      <w:marLeft w:val="0"/>
      <w:marRight w:val="0"/>
      <w:marTop w:val="0"/>
      <w:marBottom w:val="0"/>
      <w:divBdr>
        <w:top w:val="none" w:sz="0" w:space="0" w:color="auto"/>
        <w:left w:val="none" w:sz="0" w:space="0" w:color="auto"/>
        <w:bottom w:val="none" w:sz="0" w:space="0" w:color="auto"/>
        <w:right w:val="none" w:sz="0" w:space="0" w:color="auto"/>
      </w:divBdr>
    </w:div>
    <w:div w:id="53282035">
      <w:bodyDiv w:val="1"/>
      <w:marLeft w:val="0"/>
      <w:marRight w:val="0"/>
      <w:marTop w:val="0"/>
      <w:marBottom w:val="0"/>
      <w:divBdr>
        <w:top w:val="none" w:sz="0" w:space="0" w:color="auto"/>
        <w:left w:val="none" w:sz="0" w:space="0" w:color="auto"/>
        <w:bottom w:val="none" w:sz="0" w:space="0" w:color="auto"/>
        <w:right w:val="none" w:sz="0" w:space="0" w:color="auto"/>
      </w:divBdr>
    </w:div>
    <w:div w:id="53312728">
      <w:bodyDiv w:val="1"/>
      <w:marLeft w:val="0"/>
      <w:marRight w:val="0"/>
      <w:marTop w:val="0"/>
      <w:marBottom w:val="0"/>
      <w:divBdr>
        <w:top w:val="none" w:sz="0" w:space="0" w:color="auto"/>
        <w:left w:val="none" w:sz="0" w:space="0" w:color="auto"/>
        <w:bottom w:val="none" w:sz="0" w:space="0" w:color="auto"/>
        <w:right w:val="none" w:sz="0" w:space="0" w:color="auto"/>
      </w:divBdr>
    </w:div>
    <w:div w:id="53504915">
      <w:bodyDiv w:val="1"/>
      <w:marLeft w:val="0"/>
      <w:marRight w:val="0"/>
      <w:marTop w:val="0"/>
      <w:marBottom w:val="0"/>
      <w:divBdr>
        <w:top w:val="none" w:sz="0" w:space="0" w:color="auto"/>
        <w:left w:val="none" w:sz="0" w:space="0" w:color="auto"/>
        <w:bottom w:val="none" w:sz="0" w:space="0" w:color="auto"/>
        <w:right w:val="none" w:sz="0" w:space="0" w:color="auto"/>
      </w:divBdr>
    </w:div>
    <w:div w:id="53891843">
      <w:bodyDiv w:val="1"/>
      <w:marLeft w:val="0"/>
      <w:marRight w:val="0"/>
      <w:marTop w:val="0"/>
      <w:marBottom w:val="0"/>
      <w:divBdr>
        <w:top w:val="none" w:sz="0" w:space="0" w:color="auto"/>
        <w:left w:val="none" w:sz="0" w:space="0" w:color="auto"/>
        <w:bottom w:val="none" w:sz="0" w:space="0" w:color="auto"/>
        <w:right w:val="none" w:sz="0" w:space="0" w:color="auto"/>
      </w:divBdr>
    </w:div>
    <w:div w:id="53893249">
      <w:bodyDiv w:val="1"/>
      <w:marLeft w:val="0"/>
      <w:marRight w:val="0"/>
      <w:marTop w:val="0"/>
      <w:marBottom w:val="0"/>
      <w:divBdr>
        <w:top w:val="none" w:sz="0" w:space="0" w:color="auto"/>
        <w:left w:val="none" w:sz="0" w:space="0" w:color="auto"/>
        <w:bottom w:val="none" w:sz="0" w:space="0" w:color="auto"/>
        <w:right w:val="none" w:sz="0" w:space="0" w:color="auto"/>
      </w:divBdr>
    </w:div>
    <w:div w:id="54009565">
      <w:bodyDiv w:val="1"/>
      <w:marLeft w:val="0"/>
      <w:marRight w:val="0"/>
      <w:marTop w:val="0"/>
      <w:marBottom w:val="0"/>
      <w:divBdr>
        <w:top w:val="none" w:sz="0" w:space="0" w:color="auto"/>
        <w:left w:val="none" w:sz="0" w:space="0" w:color="auto"/>
        <w:bottom w:val="none" w:sz="0" w:space="0" w:color="auto"/>
        <w:right w:val="none" w:sz="0" w:space="0" w:color="auto"/>
      </w:divBdr>
    </w:div>
    <w:div w:id="54089375">
      <w:bodyDiv w:val="1"/>
      <w:marLeft w:val="0"/>
      <w:marRight w:val="0"/>
      <w:marTop w:val="0"/>
      <w:marBottom w:val="0"/>
      <w:divBdr>
        <w:top w:val="none" w:sz="0" w:space="0" w:color="auto"/>
        <w:left w:val="none" w:sz="0" w:space="0" w:color="auto"/>
        <w:bottom w:val="none" w:sz="0" w:space="0" w:color="auto"/>
        <w:right w:val="none" w:sz="0" w:space="0" w:color="auto"/>
      </w:divBdr>
    </w:div>
    <w:div w:id="54202124">
      <w:bodyDiv w:val="1"/>
      <w:marLeft w:val="0"/>
      <w:marRight w:val="0"/>
      <w:marTop w:val="0"/>
      <w:marBottom w:val="0"/>
      <w:divBdr>
        <w:top w:val="none" w:sz="0" w:space="0" w:color="auto"/>
        <w:left w:val="none" w:sz="0" w:space="0" w:color="auto"/>
        <w:bottom w:val="none" w:sz="0" w:space="0" w:color="auto"/>
        <w:right w:val="none" w:sz="0" w:space="0" w:color="auto"/>
      </w:divBdr>
    </w:div>
    <w:div w:id="54207662">
      <w:bodyDiv w:val="1"/>
      <w:marLeft w:val="0"/>
      <w:marRight w:val="0"/>
      <w:marTop w:val="0"/>
      <w:marBottom w:val="0"/>
      <w:divBdr>
        <w:top w:val="none" w:sz="0" w:space="0" w:color="auto"/>
        <w:left w:val="none" w:sz="0" w:space="0" w:color="auto"/>
        <w:bottom w:val="none" w:sz="0" w:space="0" w:color="auto"/>
        <w:right w:val="none" w:sz="0" w:space="0" w:color="auto"/>
      </w:divBdr>
    </w:div>
    <w:div w:id="54279477">
      <w:bodyDiv w:val="1"/>
      <w:marLeft w:val="0"/>
      <w:marRight w:val="0"/>
      <w:marTop w:val="0"/>
      <w:marBottom w:val="0"/>
      <w:divBdr>
        <w:top w:val="none" w:sz="0" w:space="0" w:color="auto"/>
        <w:left w:val="none" w:sz="0" w:space="0" w:color="auto"/>
        <w:bottom w:val="none" w:sz="0" w:space="0" w:color="auto"/>
        <w:right w:val="none" w:sz="0" w:space="0" w:color="auto"/>
      </w:divBdr>
    </w:div>
    <w:div w:id="54359473">
      <w:bodyDiv w:val="1"/>
      <w:marLeft w:val="0"/>
      <w:marRight w:val="0"/>
      <w:marTop w:val="0"/>
      <w:marBottom w:val="0"/>
      <w:divBdr>
        <w:top w:val="none" w:sz="0" w:space="0" w:color="auto"/>
        <w:left w:val="none" w:sz="0" w:space="0" w:color="auto"/>
        <w:bottom w:val="none" w:sz="0" w:space="0" w:color="auto"/>
        <w:right w:val="none" w:sz="0" w:space="0" w:color="auto"/>
      </w:divBdr>
    </w:div>
    <w:div w:id="54397726">
      <w:bodyDiv w:val="1"/>
      <w:marLeft w:val="0"/>
      <w:marRight w:val="0"/>
      <w:marTop w:val="0"/>
      <w:marBottom w:val="0"/>
      <w:divBdr>
        <w:top w:val="none" w:sz="0" w:space="0" w:color="auto"/>
        <w:left w:val="none" w:sz="0" w:space="0" w:color="auto"/>
        <w:bottom w:val="none" w:sz="0" w:space="0" w:color="auto"/>
        <w:right w:val="none" w:sz="0" w:space="0" w:color="auto"/>
      </w:divBdr>
    </w:div>
    <w:div w:id="54471363">
      <w:bodyDiv w:val="1"/>
      <w:marLeft w:val="0"/>
      <w:marRight w:val="0"/>
      <w:marTop w:val="0"/>
      <w:marBottom w:val="0"/>
      <w:divBdr>
        <w:top w:val="none" w:sz="0" w:space="0" w:color="auto"/>
        <w:left w:val="none" w:sz="0" w:space="0" w:color="auto"/>
        <w:bottom w:val="none" w:sz="0" w:space="0" w:color="auto"/>
        <w:right w:val="none" w:sz="0" w:space="0" w:color="auto"/>
      </w:divBdr>
    </w:div>
    <w:div w:id="54544982">
      <w:bodyDiv w:val="1"/>
      <w:marLeft w:val="0"/>
      <w:marRight w:val="0"/>
      <w:marTop w:val="0"/>
      <w:marBottom w:val="0"/>
      <w:divBdr>
        <w:top w:val="none" w:sz="0" w:space="0" w:color="auto"/>
        <w:left w:val="none" w:sz="0" w:space="0" w:color="auto"/>
        <w:bottom w:val="none" w:sz="0" w:space="0" w:color="auto"/>
        <w:right w:val="none" w:sz="0" w:space="0" w:color="auto"/>
      </w:divBdr>
    </w:div>
    <w:div w:id="54554733">
      <w:bodyDiv w:val="1"/>
      <w:marLeft w:val="0"/>
      <w:marRight w:val="0"/>
      <w:marTop w:val="0"/>
      <w:marBottom w:val="0"/>
      <w:divBdr>
        <w:top w:val="none" w:sz="0" w:space="0" w:color="auto"/>
        <w:left w:val="none" w:sz="0" w:space="0" w:color="auto"/>
        <w:bottom w:val="none" w:sz="0" w:space="0" w:color="auto"/>
        <w:right w:val="none" w:sz="0" w:space="0" w:color="auto"/>
      </w:divBdr>
    </w:div>
    <w:div w:id="54739433">
      <w:bodyDiv w:val="1"/>
      <w:marLeft w:val="0"/>
      <w:marRight w:val="0"/>
      <w:marTop w:val="0"/>
      <w:marBottom w:val="0"/>
      <w:divBdr>
        <w:top w:val="none" w:sz="0" w:space="0" w:color="auto"/>
        <w:left w:val="none" w:sz="0" w:space="0" w:color="auto"/>
        <w:bottom w:val="none" w:sz="0" w:space="0" w:color="auto"/>
        <w:right w:val="none" w:sz="0" w:space="0" w:color="auto"/>
      </w:divBdr>
    </w:div>
    <w:div w:id="54739435">
      <w:bodyDiv w:val="1"/>
      <w:marLeft w:val="0"/>
      <w:marRight w:val="0"/>
      <w:marTop w:val="0"/>
      <w:marBottom w:val="0"/>
      <w:divBdr>
        <w:top w:val="none" w:sz="0" w:space="0" w:color="auto"/>
        <w:left w:val="none" w:sz="0" w:space="0" w:color="auto"/>
        <w:bottom w:val="none" w:sz="0" w:space="0" w:color="auto"/>
        <w:right w:val="none" w:sz="0" w:space="0" w:color="auto"/>
      </w:divBdr>
    </w:div>
    <w:div w:id="54740062">
      <w:bodyDiv w:val="1"/>
      <w:marLeft w:val="0"/>
      <w:marRight w:val="0"/>
      <w:marTop w:val="0"/>
      <w:marBottom w:val="0"/>
      <w:divBdr>
        <w:top w:val="none" w:sz="0" w:space="0" w:color="auto"/>
        <w:left w:val="none" w:sz="0" w:space="0" w:color="auto"/>
        <w:bottom w:val="none" w:sz="0" w:space="0" w:color="auto"/>
        <w:right w:val="none" w:sz="0" w:space="0" w:color="auto"/>
      </w:divBdr>
    </w:div>
    <w:div w:id="54742296">
      <w:bodyDiv w:val="1"/>
      <w:marLeft w:val="0"/>
      <w:marRight w:val="0"/>
      <w:marTop w:val="0"/>
      <w:marBottom w:val="0"/>
      <w:divBdr>
        <w:top w:val="none" w:sz="0" w:space="0" w:color="auto"/>
        <w:left w:val="none" w:sz="0" w:space="0" w:color="auto"/>
        <w:bottom w:val="none" w:sz="0" w:space="0" w:color="auto"/>
        <w:right w:val="none" w:sz="0" w:space="0" w:color="auto"/>
      </w:divBdr>
    </w:div>
    <w:div w:id="54788363">
      <w:bodyDiv w:val="1"/>
      <w:marLeft w:val="0"/>
      <w:marRight w:val="0"/>
      <w:marTop w:val="0"/>
      <w:marBottom w:val="0"/>
      <w:divBdr>
        <w:top w:val="none" w:sz="0" w:space="0" w:color="auto"/>
        <w:left w:val="none" w:sz="0" w:space="0" w:color="auto"/>
        <w:bottom w:val="none" w:sz="0" w:space="0" w:color="auto"/>
        <w:right w:val="none" w:sz="0" w:space="0" w:color="auto"/>
      </w:divBdr>
    </w:div>
    <w:div w:id="54817926">
      <w:bodyDiv w:val="1"/>
      <w:marLeft w:val="0"/>
      <w:marRight w:val="0"/>
      <w:marTop w:val="0"/>
      <w:marBottom w:val="0"/>
      <w:divBdr>
        <w:top w:val="none" w:sz="0" w:space="0" w:color="auto"/>
        <w:left w:val="none" w:sz="0" w:space="0" w:color="auto"/>
        <w:bottom w:val="none" w:sz="0" w:space="0" w:color="auto"/>
        <w:right w:val="none" w:sz="0" w:space="0" w:color="auto"/>
      </w:divBdr>
    </w:div>
    <w:div w:id="54819745">
      <w:bodyDiv w:val="1"/>
      <w:marLeft w:val="0"/>
      <w:marRight w:val="0"/>
      <w:marTop w:val="0"/>
      <w:marBottom w:val="0"/>
      <w:divBdr>
        <w:top w:val="none" w:sz="0" w:space="0" w:color="auto"/>
        <w:left w:val="none" w:sz="0" w:space="0" w:color="auto"/>
        <w:bottom w:val="none" w:sz="0" w:space="0" w:color="auto"/>
        <w:right w:val="none" w:sz="0" w:space="0" w:color="auto"/>
      </w:divBdr>
    </w:div>
    <w:div w:id="54938313">
      <w:bodyDiv w:val="1"/>
      <w:marLeft w:val="0"/>
      <w:marRight w:val="0"/>
      <w:marTop w:val="0"/>
      <w:marBottom w:val="0"/>
      <w:divBdr>
        <w:top w:val="none" w:sz="0" w:space="0" w:color="auto"/>
        <w:left w:val="none" w:sz="0" w:space="0" w:color="auto"/>
        <w:bottom w:val="none" w:sz="0" w:space="0" w:color="auto"/>
        <w:right w:val="none" w:sz="0" w:space="0" w:color="auto"/>
      </w:divBdr>
    </w:div>
    <w:div w:id="54939158">
      <w:bodyDiv w:val="1"/>
      <w:marLeft w:val="0"/>
      <w:marRight w:val="0"/>
      <w:marTop w:val="0"/>
      <w:marBottom w:val="0"/>
      <w:divBdr>
        <w:top w:val="none" w:sz="0" w:space="0" w:color="auto"/>
        <w:left w:val="none" w:sz="0" w:space="0" w:color="auto"/>
        <w:bottom w:val="none" w:sz="0" w:space="0" w:color="auto"/>
        <w:right w:val="none" w:sz="0" w:space="0" w:color="auto"/>
      </w:divBdr>
    </w:div>
    <w:div w:id="55395085">
      <w:bodyDiv w:val="1"/>
      <w:marLeft w:val="0"/>
      <w:marRight w:val="0"/>
      <w:marTop w:val="0"/>
      <w:marBottom w:val="0"/>
      <w:divBdr>
        <w:top w:val="none" w:sz="0" w:space="0" w:color="auto"/>
        <w:left w:val="none" w:sz="0" w:space="0" w:color="auto"/>
        <w:bottom w:val="none" w:sz="0" w:space="0" w:color="auto"/>
        <w:right w:val="none" w:sz="0" w:space="0" w:color="auto"/>
      </w:divBdr>
    </w:div>
    <w:div w:id="55588600">
      <w:bodyDiv w:val="1"/>
      <w:marLeft w:val="0"/>
      <w:marRight w:val="0"/>
      <w:marTop w:val="0"/>
      <w:marBottom w:val="0"/>
      <w:divBdr>
        <w:top w:val="none" w:sz="0" w:space="0" w:color="auto"/>
        <w:left w:val="none" w:sz="0" w:space="0" w:color="auto"/>
        <w:bottom w:val="none" w:sz="0" w:space="0" w:color="auto"/>
        <w:right w:val="none" w:sz="0" w:space="0" w:color="auto"/>
      </w:divBdr>
    </w:div>
    <w:div w:id="55590153">
      <w:bodyDiv w:val="1"/>
      <w:marLeft w:val="0"/>
      <w:marRight w:val="0"/>
      <w:marTop w:val="0"/>
      <w:marBottom w:val="0"/>
      <w:divBdr>
        <w:top w:val="none" w:sz="0" w:space="0" w:color="auto"/>
        <w:left w:val="none" w:sz="0" w:space="0" w:color="auto"/>
        <w:bottom w:val="none" w:sz="0" w:space="0" w:color="auto"/>
        <w:right w:val="none" w:sz="0" w:space="0" w:color="auto"/>
      </w:divBdr>
    </w:div>
    <w:div w:id="55781225">
      <w:bodyDiv w:val="1"/>
      <w:marLeft w:val="0"/>
      <w:marRight w:val="0"/>
      <w:marTop w:val="0"/>
      <w:marBottom w:val="0"/>
      <w:divBdr>
        <w:top w:val="none" w:sz="0" w:space="0" w:color="auto"/>
        <w:left w:val="none" w:sz="0" w:space="0" w:color="auto"/>
        <w:bottom w:val="none" w:sz="0" w:space="0" w:color="auto"/>
        <w:right w:val="none" w:sz="0" w:space="0" w:color="auto"/>
      </w:divBdr>
    </w:div>
    <w:div w:id="55787348">
      <w:bodyDiv w:val="1"/>
      <w:marLeft w:val="0"/>
      <w:marRight w:val="0"/>
      <w:marTop w:val="0"/>
      <w:marBottom w:val="0"/>
      <w:divBdr>
        <w:top w:val="none" w:sz="0" w:space="0" w:color="auto"/>
        <w:left w:val="none" w:sz="0" w:space="0" w:color="auto"/>
        <w:bottom w:val="none" w:sz="0" w:space="0" w:color="auto"/>
        <w:right w:val="none" w:sz="0" w:space="0" w:color="auto"/>
      </w:divBdr>
    </w:div>
    <w:div w:id="55864589">
      <w:bodyDiv w:val="1"/>
      <w:marLeft w:val="0"/>
      <w:marRight w:val="0"/>
      <w:marTop w:val="0"/>
      <w:marBottom w:val="0"/>
      <w:divBdr>
        <w:top w:val="none" w:sz="0" w:space="0" w:color="auto"/>
        <w:left w:val="none" w:sz="0" w:space="0" w:color="auto"/>
        <w:bottom w:val="none" w:sz="0" w:space="0" w:color="auto"/>
        <w:right w:val="none" w:sz="0" w:space="0" w:color="auto"/>
      </w:divBdr>
    </w:div>
    <w:div w:id="55906920">
      <w:bodyDiv w:val="1"/>
      <w:marLeft w:val="0"/>
      <w:marRight w:val="0"/>
      <w:marTop w:val="0"/>
      <w:marBottom w:val="0"/>
      <w:divBdr>
        <w:top w:val="none" w:sz="0" w:space="0" w:color="auto"/>
        <w:left w:val="none" w:sz="0" w:space="0" w:color="auto"/>
        <w:bottom w:val="none" w:sz="0" w:space="0" w:color="auto"/>
        <w:right w:val="none" w:sz="0" w:space="0" w:color="auto"/>
      </w:divBdr>
    </w:div>
    <w:div w:id="55977634">
      <w:bodyDiv w:val="1"/>
      <w:marLeft w:val="0"/>
      <w:marRight w:val="0"/>
      <w:marTop w:val="0"/>
      <w:marBottom w:val="0"/>
      <w:divBdr>
        <w:top w:val="none" w:sz="0" w:space="0" w:color="auto"/>
        <w:left w:val="none" w:sz="0" w:space="0" w:color="auto"/>
        <w:bottom w:val="none" w:sz="0" w:space="0" w:color="auto"/>
        <w:right w:val="none" w:sz="0" w:space="0" w:color="auto"/>
      </w:divBdr>
    </w:div>
    <w:div w:id="55981261">
      <w:bodyDiv w:val="1"/>
      <w:marLeft w:val="0"/>
      <w:marRight w:val="0"/>
      <w:marTop w:val="0"/>
      <w:marBottom w:val="0"/>
      <w:divBdr>
        <w:top w:val="none" w:sz="0" w:space="0" w:color="auto"/>
        <w:left w:val="none" w:sz="0" w:space="0" w:color="auto"/>
        <w:bottom w:val="none" w:sz="0" w:space="0" w:color="auto"/>
        <w:right w:val="none" w:sz="0" w:space="0" w:color="auto"/>
      </w:divBdr>
      <w:divsChild>
        <w:div w:id="31807367">
          <w:marLeft w:val="480"/>
          <w:marRight w:val="0"/>
          <w:marTop w:val="0"/>
          <w:marBottom w:val="0"/>
          <w:divBdr>
            <w:top w:val="none" w:sz="0" w:space="0" w:color="auto"/>
            <w:left w:val="none" w:sz="0" w:space="0" w:color="auto"/>
            <w:bottom w:val="none" w:sz="0" w:space="0" w:color="auto"/>
            <w:right w:val="none" w:sz="0" w:space="0" w:color="auto"/>
          </w:divBdr>
        </w:div>
        <w:div w:id="373237652">
          <w:marLeft w:val="480"/>
          <w:marRight w:val="0"/>
          <w:marTop w:val="0"/>
          <w:marBottom w:val="0"/>
          <w:divBdr>
            <w:top w:val="none" w:sz="0" w:space="0" w:color="auto"/>
            <w:left w:val="none" w:sz="0" w:space="0" w:color="auto"/>
            <w:bottom w:val="none" w:sz="0" w:space="0" w:color="auto"/>
            <w:right w:val="none" w:sz="0" w:space="0" w:color="auto"/>
          </w:divBdr>
        </w:div>
        <w:div w:id="398745223">
          <w:marLeft w:val="480"/>
          <w:marRight w:val="0"/>
          <w:marTop w:val="0"/>
          <w:marBottom w:val="0"/>
          <w:divBdr>
            <w:top w:val="none" w:sz="0" w:space="0" w:color="auto"/>
            <w:left w:val="none" w:sz="0" w:space="0" w:color="auto"/>
            <w:bottom w:val="none" w:sz="0" w:space="0" w:color="auto"/>
            <w:right w:val="none" w:sz="0" w:space="0" w:color="auto"/>
          </w:divBdr>
        </w:div>
        <w:div w:id="424620093">
          <w:marLeft w:val="480"/>
          <w:marRight w:val="0"/>
          <w:marTop w:val="0"/>
          <w:marBottom w:val="0"/>
          <w:divBdr>
            <w:top w:val="none" w:sz="0" w:space="0" w:color="auto"/>
            <w:left w:val="none" w:sz="0" w:space="0" w:color="auto"/>
            <w:bottom w:val="none" w:sz="0" w:space="0" w:color="auto"/>
            <w:right w:val="none" w:sz="0" w:space="0" w:color="auto"/>
          </w:divBdr>
        </w:div>
        <w:div w:id="455367084">
          <w:marLeft w:val="480"/>
          <w:marRight w:val="0"/>
          <w:marTop w:val="0"/>
          <w:marBottom w:val="0"/>
          <w:divBdr>
            <w:top w:val="none" w:sz="0" w:space="0" w:color="auto"/>
            <w:left w:val="none" w:sz="0" w:space="0" w:color="auto"/>
            <w:bottom w:val="none" w:sz="0" w:space="0" w:color="auto"/>
            <w:right w:val="none" w:sz="0" w:space="0" w:color="auto"/>
          </w:divBdr>
        </w:div>
        <w:div w:id="523593279">
          <w:marLeft w:val="480"/>
          <w:marRight w:val="0"/>
          <w:marTop w:val="0"/>
          <w:marBottom w:val="0"/>
          <w:divBdr>
            <w:top w:val="none" w:sz="0" w:space="0" w:color="auto"/>
            <w:left w:val="none" w:sz="0" w:space="0" w:color="auto"/>
            <w:bottom w:val="none" w:sz="0" w:space="0" w:color="auto"/>
            <w:right w:val="none" w:sz="0" w:space="0" w:color="auto"/>
          </w:divBdr>
        </w:div>
        <w:div w:id="570500677">
          <w:marLeft w:val="480"/>
          <w:marRight w:val="0"/>
          <w:marTop w:val="0"/>
          <w:marBottom w:val="0"/>
          <w:divBdr>
            <w:top w:val="none" w:sz="0" w:space="0" w:color="auto"/>
            <w:left w:val="none" w:sz="0" w:space="0" w:color="auto"/>
            <w:bottom w:val="none" w:sz="0" w:space="0" w:color="auto"/>
            <w:right w:val="none" w:sz="0" w:space="0" w:color="auto"/>
          </w:divBdr>
        </w:div>
        <w:div w:id="577057625">
          <w:marLeft w:val="480"/>
          <w:marRight w:val="0"/>
          <w:marTop w:val="0"/>
          <w:marBottom w:val="0"/>
          <w:divBdr>
            <w:top w:val="none" w:sz="0" w:space="0" w:color="auto"/>
            <w:left w:val="none" w:sz="0" w:space="0" w:color="auto"/>
            <w:bottom w:val="none" w:sz="0" w:space="0" w:color="auto"/>
            <w:right w:val="none" w:sz="0" w:space="0" w:color="auto"/>
          </w:divBdr>
        </w:div>
        <w:div w:id="634288040">
          <w:marLeft w:val="480"/>
          <w:marRight w:val="0"/>
          <w:marTop w:val="0"/>
          <w:marBottom w:val="0"/>
          <w:divBdr>
            <w:top w:val="none" w:sz="0" w:space="0" w:color="auto"/>
            <w:left w:val="none" w:sz="0" w:space="0" w:color="auto"/>
            <w:bottom w:val="none" w:sz="0" w:space="0" w:color="auto"/>
            <w:right w:val="none" w:sz="0" w:space="0" w:color="auto"/>
          </w:divBdr>
        </w:div>
        <w:div w:id="786046811">
          <w:marLeft w:val="480"/>
          <w:marRight w:val="0"/>
          <w:marTop w:val="0"/>
          <w:marBottom w:val="0"/>
          <w:divBdr>
            <w:top w:val="none" w:sz="0" w:space="0" w:color="auto"/>
            <w:left w:val="none" w:sz="0" w:space="0" w:color="auto"/>
            <w:bottom w:val="none" w:sz="0" w:space="0" w:color="auto"/>
            <w:right w:val="none" w:sz="0" w:space="0" w:color="auto"/>
          </w:divBdr>
        </w:div>
        <w:div w:id="892815856">
          <w:marLeft w:val="480"/>
          <w:marRight w:val="0"/>
          <w:marTop w:val="0"/>
          <w:marBottom w:val="0"/>
          <w:divBdr>
            <w:top w:val="none" w:sz="0" w:space="0" w:color="auto"/>
            <w:left w:val="none" w:sz="0" w:space="0" w:color="auto"/>
            <w:bottom w:val="none" w:sz="0" w:space="0" w:color="auto"/>
            <w:right w:val="none" w:sz="0" w:space="0" w:color="auto"/>
          </w:divBdr>
        </w:div>
      </w:divsChild>
    </w:div>
    <w:div w:id="55982614">
      <w:bodyDiv w:val="1"/>
      <w:marLeft w:val="0"/>
      <w:marRight w:val="0"/>
      <w:marTop w:val="0"/>
      <w:marBottom w:val="0"/>
      <w:divBdr>
        <w:top w:val="none" w:sz="0" w:space="0" w:color="auto"/>
        <w:left w:val="none" w:sz="0" w:space="0" w:color="auto"/>
        <w:bottom w:val="none" w:sz="0" w:space="0" w:color="auto"/>
        <w:right w:val="none" w:sz="0" w:space="0" w:color="auto"/>
      </w:divBdr>
    </w:div>
    <w:div w:id="55982961">
      <w:bodyDiv w:val="1"/>
      <w:marLeft w:val="0"/>
      <w:marRight w:val="0"/>
      <w:marTop w:val="0"/>
      <w:marBottom w:val="0"/>
      <w:divBdr>
        <w:top w:val="none" w:sz="0" w:space="0" w:color="auto"/>
        <w:left w:val="none" w:sz="0" w:space="0" w:color="auto"/>
        <w:bottom w:val="none" w:sz="0" w:space="0" w:color="auto"/>
        <w:right w:val="none" w:sz="0" w:space="0" w:color="auto"/>
      </w:divBdr>
    </w:div>
    <w:div w:id="56049729">
      <w:bodyDiv w:val="1"/>
      <w:marLeft w:val="0"/>
      <w:marRight w:val="0"/>
      <w:marTop w:val="0"/>
      <w:marBottom w:val="0"/>
      <w:divBdr>
        <w:top w:val="none" w:sz="0" w:space="0" w:color="auto"/>
        <w:left w:val="none" w:sz="0" w:space="0" w:color="auto"/>
        <w:bottom w:val="none" w:sz="0" w:space="0" w:color="auto"/>
        <w:right w:val="none" w:sz="0" w:space="0" w:color="auto"/>
      </w:divBdr>
    </w:div>
    <w:div w:id="56247739">
      <w:bodyDiv w:val="1"/>
      <w:marLeft w:val="0"/>
      <w:marRight w:val="0"/>
      <w:marTop w:val="0"/>
      <w:marBottom w:val="0"/>
      <w:divBdr>
        <w:top w:val="none" w:sz="0" w:space="0" w:color="auto"/>
        <w:left w:val="none" w:sz="0" w:space="0" w:color="auto"/>
        <w:bottom w:val="none" w:sz="0" w:space="0" w:color="auto"/>
        <w:right w:val="none" w:sz="0" w:space="0" w:color="auto"/>
      </w:divBdr>
    </w:div>
    <w:div w:id="56319009">
      <w:bodyDiv w:val="1"/>
      <w:marLeft w:val="0"/>
      <w:marRight w:val="0"/>
      <w:marTop w:val="0"/>
      <w:marBottom w:val="0"/>
      <w:divBdr>
        <w:top w:val="none" w:sz="0" w:space="0" w:color="auto"/>
        <w:left w:val="none" w:sz="0" w:space="0" w:color="auto"/>
        <w:bottom w:val="none" w:sz="0" w:space="0" w:color="auto"/>
        <w:right w:val="none" w:sz="0" w:space="0" w:color="auto"/>
      </w:divBdr>
    </w:div>
    <w:div w:id="56324884">
      <w:bodyDiv w:val="1"/>
      <w:marLeft w:val="0"/>
      <w:marRight w:val="0"/>
      <w:marTop w:val="0"/>
      <w:marBottom w:val="0"/>
      <w:divBdr>
        <w:top w:val="none" w:sz="0" w:space="0" w:color="auto"/>
        <w:left w:val="none" w:sz="0" w:space="0" w:color="auto"/>
        <w:bottom w:val="none" w:sz="0" w:space="0" w:color="auto"/>
        <w:right w:val="none" w:sz="0" w:space="0" w:color="auto"/>
      </w:divBdr>
    </w:div>
    <w:div w:id="56562695">
      <w:bodyDiv w:val="1"/>
      <w:marLeft w:val="0"/>
      <w:marRight w:val="0"/>
      <w:marTop w:val="0"/>
      <w:marBottom w:val="0"/>
      <w:divBdr>
        <w:top w:val="none" w:sz="0" w:space="0" w:color="auto"/>
        <w:left w:val="none" w:sz="0" w:space="0" w:color="auto"/>
        <w:bottom w:val="none" w:sz="0" w:space="0" w:color="auto"/>
        <w:right w:val="none" w:sz="0" w:space="0" w:color="auto"/>
      </w:divBdr>
    </w:div>
    <w:div w:id="56707409">
      <w:bodyDiv w:val="1"/>
      <w:marLeft w:val="0"/>
      <w:marRight w:val="0"/>
      <w:marTop w:val="0"/>
      <w:marBottom w:val="0"/>
      <w:divBdr>
        <w:top w:val="none" w:sz="0" w:space="0" w:color="auto"/>
        <w:left w:val="none" w:sz="0" w:space="0" w:color="auto"/>
        <w:bottom w:val="none" w:sz="0" w:space="0" w:color="auto"/>
        <w:right w:val="none" w:sz="0" w:space="0" w:color="auto"/>
      </w:divBdr>
    </w:div>
    <w:div w:id="56709352">
      <w:bodyDiv w:val="1"/>
      <w:marLeft w:val="0"/>
      <w:marRight w:val="0"/>
      <w:marTop w:val="0"/>
      <w:marBottom w:val="0"/>
      <w:divBdr>
        <w:top w:val="none" w:sz="0" w:space="0" w:color="auto"/>
        <w:left w:val="none" w:sz="0" w:space="0" w:color="auto"/>
        <w:bottom w:val="none" w:sz="0" w:space="0" w:color="auto"/>
        <w:right w:val="none" w:sz="0" w:space="0" w:color="auto"/>
      </w:divBdr>
    </w:div>
    <w:div w:id="56710479">
      <w:bodyDiv w:val="1"/>
      <w:marLeft w:val="0"/>
      <w:marRight w:val="0"/>
      <w:marTop w:val="0"/>
      <w:marBottom w:val="0"/>
      <w:divBdr>
        <w:top w:val="none" w:sz="0" w:space="0" w:color="auto"/>
        <w:left w:val="none" w:sz="0" w:space="0" w:color="auto"/>
        <w:bottom w:val="none" w:sz="0" w:space="0" w:color="auto"/>
        <w:right w:val="none" w:sz="0" w:space="0" w:color="auto"/>
      </w:divBdr>
      <w:divsChild>
        <w:div w:id="2562028">
          <w:marLeft w:val="480"/>
          <w:marRight w:val="0"/>
          <w:marTop w:val="0"/>
          <w:marBottom w:val="0"/>
          <w:divBdr>
            <w:top w:val="none" w:sz="0" w:space="0" w:color="auto"/>
            <w:left w:val="none" w:sz="0" w:space="0" w:color="auto"/>
            <w:bottom w:val="none" w:sz="0" w:space="0" w:color="auto"/>
            <w:right w:val="none" w:sz="0" w:space="0" w:color="auto"/>
          </w:divBdr>
        </w:div>
        <w:div w:id="36201714">
          <w:marLeft w:val="480"/>
          <w:marRight w:val="0"/>
          <w:marTop w:val="0"/>
          <w:marBottom w:val="0"/>
          <w:divBdr>
            <w:top w:val="none" w:sz="0" w:space="0" w:color="auto"/>
            <w:left w:val="none" w:sz="0" w:space="0" w:color="auto"/>
            <w:bottom w:val="none" w:sz="0" w:space="0" w:color="auto"/>
            <w:right w:val="none" w:sz="0" w:space="0" w:color="auto"/>
          </w:divBdr>
        </w:div>
        <w:div w:id="65804513">
          <w:marLeft w:val="480"/>
          <w:marRight w:val="0"/>
          <w:marTop w:val="0"/>
          <w:marBottom w:val="0"/>
          <w:divBdr>
            <w:top w:val="none" w:sz="0" w:space="0" w:color="auto"/>
            <w:left w:val="none" w:sz="0" w:space="0" w:color="auto"/>
            <w:bottom w:val="none" w:sz="0" w:space="0" w:color="auto"/>
            <w:right w:val="none" w:sz="0" w:space="0" w:color="auto"/>
          </w:divBdr>
        </w:div>
        <w:div w:id="88164564">
          <w:marLeft w:val="480"/>
          <w:marRight w:val="0"/>
          <w:marTop w:val="0"/>
          <w:marBottom w:val="0"/>
          <w:divBdr>
            <w:top w:val="none" w:sz="0" w:space="0" w:color="auto"/>
            <w:left w:val="none" w:sz="0" w:space="0" w:color="auto"/>
            <w:bottom w:val="none" w:sz="0" w:space="0" w:color="auto"/>
            <w:right w:val="none" w:sz="0" w:space="0" w:color="auto"/>
          </w:divBdr>
        </w:div>
        <w:div w:id="107706488">
          <w:marLeft w:val="480"/>
          <w:marRight w:val="0"/>
          <w:marTop w:val="0"/>
          <w:marBottom w:val="0"/>
          <w:divBdr>
            <w:top w:val="none" w:sz="0" w:space="0" w:color="auto"/>
            <w:left w:val="none" w:sz="0" w:space="0" w:color="auto"/>
            <w:bottom w:val="none" w:sz="0" w:space="0" w:color="auto"/>
            <w:right w:val="none" w:sz="0" w:space="0" w:color="auto"/>
          </w:divBdr>
        </w:div>
        <w:div w:id="189418118">
          <w:marLeft w:val="480"/>
          <w:marRight w:val="0"/>
          <w:marTop w:val="0"/>
          <w:marBottom w:val="0"/>
          <w:divBdr>
            <w:top w:val="none" w:sz="0" w:space="0" w:color="auto"/>
            <w:left w:val="none" w:sz="0" w:space="0" w:color="auto"/>
            <w:bottom w:val="none" w:sz="0" w:space="0" w:color="auto"/>
            <w:right w:val="none" w:sz="0" w:space="0" w:color="auto"/>
          </w:divBdr>
        </w:div>
        <w:div w:id="230970763">
          <w:marLeft w:val="480"/>
          <w:marRight w:val="0"/>
          <w:marTop w:val="0"/>
          <w:marBottom w:val="0"/>
          <w:divBdr>
            <w:top w:val="none" w:sz="0" w:space="0" w:color="auto"/>
            <w:left w:val="none" w:sz="0" w:space="0" w:color="auto"/>
            <w:bottom w:val="none" w:sz="0" w:space="0" w:color="auto"/>
            <w:right w:val="none" w:sz="0" w:space="0" w:color="auto"/>
          </w:divBdr>
        </w:div>
        <w:div w:id="327442007">
          <w:marLeft w:val="480"/>
          <w:marRight w:val="0"/>
          <w:marTop w:val="0"/>
          <w:marBottom w:val="0"/>
          <w:divBdr>
            <w:top w:val="none" w:sz="0" w:space="0" w:color="auto"/>
            <w:left w:val="none" w:sz="0" w:space="0" w:color="auto"/>
            <w:bottom w:val="none" w:sz="0" w:space="0" w:color="auto"/>
            <w:right w:val="none" w:sz="0" w:space="0" w:color="auto"/>
          </w:divBdr>
        </w:div>
        <w:div w:id="356547129">
          <w:marLeft w:val="480"/>
          <w:marRight w:val="0"/>
          <w:marTop w:val="0"/>
          <w:marBottom w:val="0"/>
          <w:divBdr>
            <w:top w:val="none" w:sz="0" w:space="0" w:color="auto"/>
            <w:left w:val="none" w:sz="0" w:space="0" w:color="auto"/>
            <w:bottom w:val="none" w:sz="0" w:space="0" w:color="auto"/>
            <w:right w:val="none" w:sz="0" w:space="0" w:color="auto"/>
          </w:divBdr>
        </w:div>
        <w:div w:id="492644031">
          <w:marLeft w:val="480"/>
          <w:marRight w:val="0"/>
          <w:marTop w:val="0"/>
          <w:marBottom w:val="0"/>
          <w:divBdr>
            <w:top w:val="none" w:sz="0" w:space="0" w:color="auto"/>
            <w:left w:val="none" w:sz="0" w:space="0" w:color="auto"/>
            <w:bottom w:val="none" w:sz="0" w:space="0" w:color="auto"/>
            <w:right w:val="none" w:sz="0" w:space="0" w:color="auto"/>
          </w:divBdr>
        </w:div>
        <w:div w:id="493883946">
          <w:marLeft w:val="480"/>
          <w:marRight w:val="0"/>
          <w:marTop w:val="0"/>
          <w:marBottom w:val="0"/>
          <w:divBdr>
            <w:top w:val="none" w:sz="0" w:space="0" w:color="auto"/>
            <w:left w:val="none" w:sz="0" w:space="0" w:color="auto"/>
            <w:bottom w:val="none" w:sz="0" w:space="0" w:color="auto"/>
            <w:right w:val="none" w:sz="0" w:space="0" w:color="auto"/>
          </w:divBdr>
        </w:div>
        <w:div w:id="508106179">
          <w:marLeft w:val="480"/>
          <w:marRight w:val="0"/>
          <w:marTop w:val="0"/>
          <w:marBottom w:val="0"/>
          <w:divBdr>
            <w:top w:val="none" w:sz="0" w:space="0" w:color="auto"/>
            <w:left w:val="none" w:sz="0" w:space="0" w:color="auto"/>
            <w:bottom w:val="none" w:sz="0" w:space="0" w:color="auto"/>
            <w:right w:val="none" w:sz="0" w:space="0" w:color="auto"/>
          </w:divBdr>
        </w:div>
        <w:div w:id="547840594">
          <w:marLeft w:val="480"/>
          <w:marRight w:val="0"/>
          <w:marTop w:val="0"/>
          <w:marBottom w:val="0"/>
          <w:divBdr>
            <w:top w:val="none" w:sz="0" w:space="0" w:color="auto"/>
            <w:left w:val="none" w:sz="0" w:space="0" w:color="auto"/>
            <w:bottom w:val="none" w:sz="0" w:space="0" w:color="auto"/>
            <w:right w:val="none" w:sz="0" w:space="0" w:color="auto"/>
          </w:divBdr>
        </w:div>
        <w:div w:id="603222577">
          <w:marLeft w:val="480"/>
          <w:marRight w:val="0"/>
          <w:marTop w:val="0"/>
          <w:marBottom w:val="0"/>
          <w:divBdr>
            <w:top w:val="none" w:sz="0" w:space="0" w:color="auto"/>
            <w:left w:val="none" w:sz="0" w:space="0" w:color="auto"/>
            <w:bottom w:val="none" w:sz="0" w:space="0" w:color="auto"/>
            <w:right w:val="none" w:sz="0" w:space="0" w:color="auto"/>
          </w:divBdr>
        </w:div>
        <w:div w:id="630211560">
          <w:marLeft w:val="480"/>
          <w:marRight w:val="0"/>
          <w:marTop w:val="0"/>
          <w:marBottom w:val="0"/>
          <w:divBdr>
            <w:top w:val="none" w:sz="0" w:space="0" w:color="auto"/>
            <w:left w:val="none" w:sz="0" w:space="0" w:color="auto"/>
            <w:bottom w:val="none" w:sz="0" w:space="0" w:color="auto"/>
            <w:right w:val="none" w:sz="0" w:space="0" w:color="auto"/>
          </w:divBdr>
        </w:div>
        <w:div w:id="633221547">
          <w:marLeft w:val="480"/>
          <w:marRight w:val="0"/>
          <w:marTop w:val="0"/>
          <w:marBottom w:val="0"/>
          <w:divBdr>
            <w:top w:val="none" w:sz="0" w:space="0" w:color="auto"/>
            <w:left w:val="none" w:sz="0" w:space="0" w:color="auto"/>
            <w:bottom w:val="none" w:sz="0" w:space="0" w:color="auto"/>
            <w:right w:val="none" w:sz="0" w:space="0" w:color="auto"/>
          </w:divBdr>
        </w:div>
        <w:div w:id="718287307">
          <w:marLeft w:val="480"/>
          <w:marRight w:val="0"/>
          <w:marTop w:val="0"/>
          <w:marBottom w:val="0"/>
          <w:divBdr>
            <w:top w:val="none" w:sz="0" w:space="0" w:color="auto"/>
            <w:left w:val="none" w:sz="0" w:space="0" w:color="auto"/>
            <w:bottom w:val="none" w:sz="0" w:space="0" w:color="auto"/>
            <w:right w:val="none" w:sz="0" w:space="0" w:color="auto"/>
          </w:divBdr>
        </w:div>
        <w:div w:id="731348772">
          <w:marLeft w:val="480"/>
          <w:marRight w:val="0"/>
          <w:marTop w:val="0"/>
          <w:marBottom w:val="0"/>
          <w:divBdr>
            <w:top w:val="none" w:sz="0" w:space="0" w:color="auto"/>
            <w:left w:val="none" w:sz="0" w:space="0" w:color="auto"/>
            <w:bottom w:val="none" w:sz="0" w:space="0" w:color="auto"/>
            <w:right w:val="none" w:sz="0" w:space="0" w:color="auto"/>
          </w:divBdr>
        </w:div>
        <w:div w:id="759060271">
          <w:marLeft w:val="480"/>
          <w:marRight w:val="0"/>
          <w:marTop w:val="0"/>
          <w:marBottom w:val="0"/>
          <w:divBdr>
            <w:top w:val="none" w:sz="0" w:space="0" w:color="auto"/>
            <w:left w:val="none" w:sz="0" w:space="0" w:color="auto"/>
            <w:bottom w:val="none" w:sz="0" w:space="0" w:color="auto"/>
            <w:right w:val="none" w:sz="0" w:space="0" w:color="auto"/>
          </w:divBdr>
        </w:div>
        <w:div w:id="806777172">
          <w:marLeft w:val="480"/>
          <w:marRight w:val="0"/>
          <w:marTop w:val="0"/>
          <w:marBottom w:val="0"/>
          <w:divBdr>
            <w:top w:val="none" w:sz="0" w:space="0" w:color="auto"/>
            <w:left w:val="none" w:sz="0" w:space="0" w:color="auto"/>
            <w:bottom w:val="none" w:sz="0" w:space="0" w:color="auto"/>
            <w:right w:val="none" w:sz="0" w:space="0" w:color="auto"/>
          </w:divBdr>
        </w:div>
        <w:div w:id="825167878">
          <w:marLeft w:val="480"/>
          <w:marRight w:val="0"/>
          <w:marTop w:val="0"/>
          <w:marBottom w:val="0"/>
          <w:divBdr>
            <w:top w:val="none" w:sz="0" w:space="0" w:color="auto"/>
            <w:left w:val="none" w:sz="0" w:space="0" w:color="auto"/>
            <w:bottom w:val="none" w:sz="0" w:space="0" w:color="auto"/>
            <w:right w:val="none" w:sz="0" w:space="0" w:color="auto"/>
          </w:divBdr>
        </w:div>
        <w:div w:id="884100319">
          <w:marLeft w:val="480"/>
          <w:marRight w:val="0"/>
          <w:marTop w:val="0"/>
          <w:marBottom w:val="0"/>
          <w:divBdr>
            <w:top w:val="none" w:sz="0" w:space="0" w:color="auto"/>
            <w:left w:val="none" w:sz="0" w:space="0" w:color="auto"/>
            <w:bottom w:val="none" w:sz="0" w:space="0" w:color="auto"/>
            <w:right w:val="none" w:sz="0" w:space="0" w:color="auto"/>
          </w:divBdr>
        </w:div>
      </w:divsChild>
    </w:div>
    <w:div w:id="56710880">
      <w:bodyDiv w:val="1"/>
      <w:marLeft w:val="0"/>
      <w:marRight w:val="0"/>
      <w:marTop w:val="0"/>
      <w:marBottom w:val="0"/>
      <w:divBdr>
        <w:top w:val="none" w:sz="0" w:space="0" w:color="auto"/>
        <w:left w:val="none" w:sz="0" w:space="0" w:color="auto"/>
        <w:bottom w:val="none" w:sz="0" w:space="0" w:color="auto"/>
        <w:right w:val="none" w:sz="0" w:space="0" w:color="auto"/>
      </w:divBdr>
    </w:div>
    <w:div w:id="56783227">
      <w:bodyDiv w:val="1"/>
      <w:marLeft w:val="0"/>
      <w:marRight w:val="0"/>
      <w:marTop w:val="0"/>
      <w:marBottom w:val="0"/>
      <w:divBdr>
        <w:top w:val="none" w:sz="0" w:space="0" w:color="auto"/>
        <w:left w:val="none" w:sz="0" w:space="0" w:color="auto"/>
        <w:bottom w:val="none" w:sz="0" w:space="0" w:color="auto"/>
        <w:right w:val="none" w:sz="0" w:space="0" w:color="auto"/>
      </w:divBdr>
    </w:div>
    <w:div w:id="56897660">
      <w:bodyDiv w:val="1"/>
      <w:marLeft w:val="0"/>
      <w:marRight w:val="0"/>
      <w:marTop w:val="0"/>
      <w:marBottom w:val="0"/>
      <w:divBdr>
        <w:top w:val="none" w:sz="0" w:space="0" w:color="auto"/>
        <w:left w:val="none" w:sz="0" w:space="0" w:color="auto"/>
        <w:bottom w:val="none" w:sz="0" w:space="0" w:color="auto"/>
        <w:right w:val="none" w:sz="0" w:space="0" w:color="auto"/>
      </w:divBdr>
    </w:div>
    <w:div w:id="56979149">
      <w:bodyDiv w:val="1"/>
      <w:marLeft w:val="0"/>
      <w:marRight w:val="0"/>
      <w:marTop w:val="0"/>
      <w:marBottom w:val="0"/>
      <w:divBdr>
        <w:top w:val="none" w:sz="0" w:space="0" w:color="auto"/>
        <w:left w:val="none" w:sz="0" w:space="0" w:color="auto"/>
        <w:bottom w:val="none" w:sz="0" w:space="0" w:color="auto"/>
        <w:right w:val="none" w:sz="0" w:space="0" w:color="auto"/>
      </w:divBdr>
    </w:div>
    <w:div w:id="57017944">
      <w:bodyDiv w:val="1"/>
      <w:marLeft w:val="0"/>
      <w:marRight w:val="0"/>
      <w:marTop w:val="0"/>
      <w:marBottom w:val="0"/>
      <w:divBdr>
        <w:top w:val="none" w:sz="0" w:space="0" w:color="auto"/>
        <w:left w:val="none" w:sz="0" w:space="0" w:color="auto"/>
        <w:bottom w:val="none" w:sz="0" w:space="0" w:color="auto"/>
        <w:right w:val="none" w:sz="0" w:space="0" w:color="auto"/>
      </w:divBdr>
    </w:div>
    <w:div w:id="57098243">
      <w:bodyDiv w:val="1"/>
      <w:marLeft w:val="0"/>
      <w:marRight w:val="0"/>
      <w:marTop w:val="0"/>
      <w:marBottom w:val="0"/>
      <w:divBdr>
        <w:top w:val="none" w:sz="0" w:space="0" w:color="auto"/>
        <w:left w:val="none" w:sz="0" w:space="0" w:color="auto"/>
        <w:bottom w:val="none" w:sz="0" w:space="0" w:color="auto"/>
        <w:right w:val="none" w:sz="0" w:space="0" w:color="auto"/>
      </w:divBdr>
    </w:div>
    <w:div w:id="57217961">
      <w:bodyDiv w:val="1"/>
      <w:marLeft w:val="0"/>
      <w:marRight w:val="0"/>
      <w:marTop w:val="0"/>
      <w:marBottom w:val="0"/>
      <w:divBdr>
        <w:top w:val="none" w:sz="0" w:space="0" w:color="auto"/>
        <w:left w:val="none" w:sz="0" w:space="0" w:color="auto"/>
        <w:bottom w:val="none" w:sz="0" w:space="0" w:color="auto"/>
        <w:right w:val="none" w:sz="0" w:space="0" w:color="auto"/>
      </w:divBdr>
    </w:div>
    <w:div w:id="57218036">
      <w:bodyDiv w:val="1"/>
      <w:marLeft w:val="0"/>
      <w:marRight w:val="0"/>
      <w:marTop w:val="0"/>
      <w:marBottom w:val="0"/>
      <w:divBdr>
        <w:top w:val="none" w:sz="0" w:space="0" w:color="auto"/>
        <w:left w:val="none" w:sz="0" w:space="0" w:color="auto"/>
        <w:bottom w:val="none" w:sz="0" w:space="0" w:color="auto"/>
        <w:right w:val="none" w:sz="0" w:space="0" w:color="auto"/>
      </w:divBdr>
    </w:div>
    <w:div w:id="57439514">
      <w:bodyDiv w:val="1"/>
      <w:marLeft w:val="0"/>
      <w:marRight w:val="0"/>
      <w:marTop w:val="0"/>
      <w:marBottom w:val="0"/>
      <w:divBdr>
        <w:top w:val="none" w:sz="0" w:space="0" w:color="auto"/>
        <w:left w:val="none" w:sz="0" w:space="0" w:color="auto"/>
        <w:bottom w:val="none" w:sz="0" w:space="0" w:color="auto"/>
        <w:right w:val="none" w:sz="0" w:space="0" w:color="auto"/>
      </w:divBdr>
    </w:div>
    <w:div w:id="57558353">
      <w:bodyDiv w:val="1"/>
      <w:marLeft w:val="0"/>
      <w:marRight w:val="0"/>
      <w:marTop w:val="0"/>
      <w:marBottom w:val="0"/>
      <w:divBdr>
        <w:top w:val="none" w:sz="0" w:space="0" w:color="auto"/>
        <w:left w:val="none" w:sz="0" w:space="0" w:color="auto"/>
        <w:bottom w:val="none" w:sz="0" w:space="0" w:color="auto"/>
        <w:right w:val="none" w:sz="0" w:space="0" w:color="auto"/>
      </w:divBdr>
    </w:div>
    <w:div w:id="57559123">
      <w:bodyDiv w:val="1"/>
      <w:marLeft w:val="0"/>
      <w:marRight w:val="0"/>
      <w:marTop w:val="0"/>
      <w:marBottom w:val="0"/>
      <w:divBdr>
        <w:top w:val="none" w:sz="0" w:space="0" w:color="auto"/>
        <w:left w:val="none" w:sz="0" w:space="0" w:color="auto"/>
        <w:bottom w:val="none" w:sz="0" w:space="0" w:color="auto"/>
        <w:right w:val="none" w:sz="0" w:space="0" w:color="auto"/>
      </w:divBdr>
    </w:div>
    <w:div w:id="57628873">
      <w:bodyDiv w:val="1"/>
      <w:marLeft w:val="0"/>
      <w:marRight w:val="0"/>
      <w:marTop w:val="0"/>
      <w:marBottom w:val="0"/>
      <w:divBdr>
        <w:top w:val="none" w:sz="0" w:space="0" w:color="auto"/>
        <w:left w:val="none" w:sz="0" w:space="0" w:color="auto"/>
        <w:bottom w:val="none" w:sz="0" w:space="0" w:color="auto"/>
        <w:right w:val="none" w:sz="0" w:space="0" w:color="auto"/>
      </w:divBdr>
    </w:div>
    <w:div w:id="57675809">
      <w:bodyDiv w:val="1"/>
      <w:marLeft w:val="0"/>
      <w:marRight w:val="0"/>
      <w:marTop w:val="0"/>
      <w:marBottom w:val="0"/>
      <w:divBdr>
        <w:top w:val="none" w:sz="0" w:space="0" w:color="auto"/>
        <w:left w:val="none" w:sz="0" w:space="0" w:color="auto"/>
        <w:bottom w:val="none" w:sz="0" w:space="0" w:color="auto"/>
        <w:right w:val="none" w:sz="0" w:space="0" w:color="auto"/>
      </w:divBdr>
    </w:div>
    <w:div w:id="57677761">
      <w:bodyDiv w:val="1"/>
      <w:marLeft w:val="0"/>
      <w:marRight w:val="0"/>
      <w:marTop w:val="0"/>
      <w:marBottom w:val="0"/>
      <w:divBdr>
        <w:top w:val="none" w:sz="0" w:space="0" w:color="auto"/>
        <w:left w:val="none" w:sz="0" w:space="0" w:color="auto"/>
        <w:bottom w:val="none" w:sz="0" w:space="0" w:color="auto"/>
        <w:right w:val="none" w:sz="0" w:space="0" w:color="auto"/>
      </w:divBdr>
    </w:div>
    <w:div w:id="57747665">
      <w:bodyDiv w:val="1"/>
      <w:marLeft w:val="0"/>
      <w:marRight w:val="0"/>
      <w:marTop w:val="0"/>
      <w:marBottom w:val="0"/>
      <w:divBdr>
        <w:top w:val="none" w:sz="0" w:space="0" w:color="auto"/>
        <w:left w:val="none" w:sz="0" w:space="0" w:color="auto"/>
        <w:bottom w:val="none" w:sz="0" w:space="0" w:color="auto"/>
        <w:right w:val="none" w:sz="0" w:space="0" w:color="auto"/>
      </w:divBdr>
    </w:div>
    <w:div w:id="57751953">
      <w:bodyDiv w:val="1"/>
      <w:marLeft w:val="0"/>
      <w:marRight w:val="0"/>
      <w:marTop w:val="0"/>
      <w:marBottom w:val="0"/>
      <w:divBdr>
        <w:top w:val="none" w:sz="0" w:space="0" w:color="auto"/>
        <w:left w:val="none" w:sz="0" w:space="0" w:color="auto"/>
        <w:bottom w:val="none" w:sz="0" w:space="0" w:color="auto"/>
        <w:right w:val="none" w:sz="0" w:space="0" w:color="auto"/>
      </w:divBdr>
    </w:div>
    <w:div w:id="57752605">
      <w:bodyDiv w:val="1"/>
      <w:marLeft w:val="0"/>
      <w:marRight w:val="0"/>
      <w:marTop w:val="0"/>
      <w:marBottom w:val="0"/>
      <w:divBdr>
        <w:top w:val="none" w:sz="0" w:space="0" w:color="auto"/>
        <w:left w:val="none" w:sz="0" w:space="0" w:color="auto"/>
        <w:bottom w:val="none" w:sz="0" w:space="0" w:color="auto"/>
        <w:right w:val="none" w:sz="0" w:space="0" w:color="auto"/>
      </w:divBdr>
    </w:div>
    <w:div w:id="57825504">
      <w:bodyDiv w:val="1"/>
      <w:marLeft w:val="0"/>
      <w:marRight w:val="0"/>
      <w:marTop w:val="0"/>
      <w:marBottom w:val="0"/>
      <w:divBdr>
        <w:top w:val="none" w:sz="0" w:space="0" w:color="auto"/>
        <w:left w:val="none" w:sz="0" w:space="0" w:color="auto"/>
        <w:bottom w:val="none" w:sz="0" w:space="0" w:color="auto"/>
        <w:right w:val="none" w:sz="0" w:space="0" w:color="auto"/>
      </w:divBdr>
    </w:div>
    <w:div w:id="57946985">
      <w:bodyDiv w:val="1"/>
      <w:marLeft w:val="0"/>
      <w:marRight w:val="0"/>
      <w:marTop w:val="0"/>
      <w:marBottom w:val="0"/>
      <w:divBdr>
        <w:top w:val="none" w:sz="0" w:space="0" w:color="auto"/>
        <w:left w:val="none" w:sz="0" w:space="0" w:color="auto"/>
        <w:bottom w:val="none" w:sz="0" w:space="0" w:color="auto"/>
        <w:right w:val="none" w:sz="0" w:space="0" w:color="auto"/>
      </w:divBdr>
    </w:div>
    <w:div w:id="58021458">
      <w:bodyDiv w:val="1"/>
      <w:marLeft w:val="0"/>
      <w:marRight w:val="0"/>
      <w:marTop w:val="0"/>
      <w:marBottom w:val="0"/>
      <w:divBdr>
        <w:top w:val="none" w:sz="0" w:space="0" w:color="auto"/>
        <w:left w:val="none" w:sz="0" w:space="0" w:color="auto"/>
        <w:bottom w:val="none" w:sz="0" w:space="0" w:color="auto"/>
        <w:right w:val="none" w:sz="0" w:space="0" w:color="auto"/>
      </w:divBdr>
      <w:divsChild>
        <w:div w:id="50546328">
          <w:marLeft w:val="480"/>
          <w:marRight w:val="0"/>
          <w:marTop w:val="0"/>
          <w:marBottom w:val="0"/>
          <w:divBdr>
            <w:top w:val="none" w:sz="0" w:space="0" w:color="auto"/>
            <w:left w:val="none" w:sz="0" w:space="0" w:color="auto"/>
            <w:bottom w:val="none" w:sz="0" w:space="0" w:color="auto"/>
            <w:right w:val="none" w:sz="0" w:space="0" w:color="auto"/>
          </w:divBdr>
        </w:div>
        <w:div w:id="188028400">
          <w:marLeft w:val="480"/>
          <w:marRight w:val="0"/>
          <w:marTop w:val="0"/>
          <w:marBottom w:val="0"/>
          <w:divBdr>
            <w:top w:val="none" w:sz="0" w:space="0" w:color="auto"/>
            <w:left w:val="none" w:sz="0" w:space="0" w:color="auto"/>
            <w:bottom w:val="none" w:sz="0" w:space="0" w:color="auto"/>
            <w:right w:val="none" w:sz="0" w:space="0" w:color="auto"/>
          </w:divBdr>
        </w:div>
        <w:div w:id="206264629">
          <w:marLeft w:val="480"/>
          <w:marRight w:val="0"/>
          <w:marTop w:val="0"/>
          <w:marBottom w:val="0"/>
          <w:divBdr>
            <w:top w:val="none" w:sz="0" w:space="0" w:color="auto"/>
            <w:left w:val="none" w:sz="0" w:space="0" w:color="auto"/>
            <w:bottom w:val="none" w:sz="0" w:space="0" w:color="auto"/>
            <w:right w:val="none" w:sz="0" w:space="0" w:color="auto"/>
          </w:divBdr>
        </w:div>
        <w:div w:id="341250961">
          <w:marLeft w:val="480"/>
          <w:marRight w:val="0"/>
          <w:marTop w:val="0"/>
          <w:marBottom w:val="0"/>
          <w:divBdr>
            <w:top w:val="none" w:sz="0" w:space="0" w:color="auto"/>
            <w:left w:val="none" w:sz="0" w:space="0" w:color="auto"/>
            <w:bottom w:val="none" w:sz="0" w:space="0" w:color="auto"/>
            <w:right w:val="none" w:sz="0" w:space="0" w:color="auto"/>
          </w:divBdr>
        </w:div>
        <w:div w:id="484081083">
          <w:marLeft w:val="480"/>
          <w:marRight w:val="0"/>
          <w:marTop w:val="0"/>
          <w:marBottom w:val="0"/>
          <w:divBdr>
            <w:top w:val="none" w:sz="0" w:space="0" w:color="auto"/>
            <w:left w:val="none" w:sz="0" w:space="0" w:color="auto"/>
            <w:bottom w:val="none" w:sz="0" w:space="0" w:color="auto"/>
            <w:right w:val="none" w:sz="0" w:space="0" w:color="auto"/>
          </w:divBdr>
        </w:div>
        <w:div w:id="522480970">
          <w:marLeft w:val="480"/>
          <w:marRight w:val="0"/>
          <w:marTop w:val="0"/>
          <w:marBottom w:val="0"/>
          <w:divBdr>
            <w:top w:val="none" w:sz="0" w:space="0" w:color="auto"/>
            <w:left w:val="none" w:sz="0" w:space="0" w:color="auto"/>
            <w:bottom w:val="none" w:sz="0" w:space="0" w:color="auto"/>
            <w:right w:val="none" w:sz="0" w:space="0" w:color="auto"/>
          </w:divBdr>
        </w:div>
        <w:div w:id="531308480">
          <w:marLeft w:val="480"/>
          <w:marRight w:val="0"/>
          <w:marTop w:val="0"/>
          <w:marBottom w:val="0"/>
          <w:divBdr>
            <w:top w:val="none" w:sz="0" w:space="0" w:color="auto"/>
            <w:left w:val="none" w:sz="0" w:space="0" w:color="auto"/>
            <w:bottom w:val="none" w:sz="0" w:space="0" w:color="auto"/>
            <w:right w:val="none" w:sz="0" w:space="0" w:color="auto"/>
          </w:divBdr>
        </w:div>
        <w:div w:id="592056244">
          <w:marLeft w:val="480"/>
          <w:marRight w:val="0"/>
          <w:marTop w:val="0"/>
          <w:marBottom w:val="0"/>
          <w:divBdr>
            <w:top w:val="none" w:sz="0" w:space="0" w:color="auto"/>
            <w:left w:val="none" w:sz="0" w:space="0" w:color="auto"/>
            <w:bottom w:val="none" w:sz="0" w:space="0" w:color="auto"/>
            <w:right w:val="none" w:sz="0" w:space="0" w:color="auto"/>
          </w:divBdr>
        </w:div>
        <w:div w:id="600140199">
          <w:marLeft w:val="480"/>
          <w:marRight w:val="0"/>
          <w:marTop w:val="0"/>
          <w:marBottom w:val="0"/>
          <w:divBdr>
            <w:top w:val="none" w:sz="0" w:space="0" w:color="auto"/>
            <w:left w:val="none" w:sz="0" w:space="0" w:color="auto"/>
            <w:bottom w:val="none" w:sz="0" w:space="0" w:color="auto"/>
            <w:right w:val="none" w:sz="0" w:space="0" w:color="auto"/>
          </w:divBdr>
        </w:div>
        <w:div w:id="761609925">
          <w:marLeft w:val="480"/>
          <w:marRight w:val="0"/>
          <w:marTop w:val="0"/>
          <w:marBottom w:val="0"/>
          <w:divBdr>
            <w:top w:val="none" w:sz="0" w:space="0" w:color="auto"/>
            <w:left w:val="none" w:sz="0" w:space="0" w:color="auto"/>
            <w:bottom w:val="none" w:sz="0" w:space="0" w:color="auto"/>
            <w:right w:val="none" w:sz="0" w:space="0" w:color="auto"/>
          </w:divBdr>
        </w:div>
        <w:div w:id="886643754">
          <w:marLeft w:val="480"/>
          <w:marRight w:val="0"/>
          <w:marTop w:val="0"/>
          <w:marBottom w:val="0"/>
          <w:divBdr>
            <w:top w:val="none" w:sz="0" w:space="0" w:color="auto"/>
            <w:left w:val="none" w:sz="0" w:space="0" w:color="auto"/>
            <w:bottom w:val="none" w:sz="0" w:space="0" w:color="auto"/>
            <w:right w:val="none" w:sz="0" w:space="0" w:color="auto"/>
          </w:divBdr>
        </w:div>
      </w:divsChild>
    </w:div>
    <w:div w:id="58094982">
      <w:bodyDiv w:val="1"/>
      <w:marLeft w:val="0"/>
      <w:marRight w:val="0"/>
      <w:marTop w:val="0"/>
      <w:marBottom w:val="0"/>
      <w:divBdr>
        <w:top w:val="none" w:sz="0" w:space="0" w:color="auto"/>
        <w:left w:val="none" w:sz="0" w:space="0" w:color="auto"/>
        <w:bottom w:val="none" w:sz="0" w:space="0" w:color="auto"/>
        <w:right w:val="none" w:sz="0" w:space="0" w:color="auto"/>
      </w:divBdr>
    </w:div>
    <w:div w:id="58140478">
      <w:bodyDiv w:val="1"/>
      <w:marLeft w:val="0"/>
      <w:marRight w:val="0"/>
      <w:marTop w:val="0"/>
      <w:marBottom w:val="0"/>
      <w:divBdr>
        <w:top w:val="none" w:sz="0" w:space="0" w:color="auto"/>
        <w:left w:val="none" w:sz="0" w:space="0" w:color="auto"/>
        <w:bottom w:val="none" w:sz="0" w:space="0" w:color="auto"/>
        <w:right w:val="none" w:sz="0" w:space="0" w:color="auto"/>
      </w:divBdr>
    </w:div>
    <w:div w:id="58332794">
      <w:bodyDiv w:val="1"/>
      <w:marLeft w:val="0"/>
      <w:marRight w:val="0"/>
      <w:marTop w:val="0"/>
      <w:marBottom w:val="0"/>
      <w:divBdr>
        <w:top w:val="none" w:sz="0" w:space="0" w:color="auto"/>
        <w:left w:val="none" w:sz="0" w:space="0" w:color="auto"/>
        <w:bottom w:val="none" w:sz="0" w:space="0" w:color="auto"/>
        <w:right w:val="none" w:sz="0" w:space="0" w:color="auto"/>
      </w:divBdr>
    </w:div>
    <w:div w:id="58333463">
      <w:bodyDiv w:val="1"/>
      <w:marLeft w:val="0"/>
      <w:marRight w:val="0"/>
      <w:marTop w:val="0"/>
      <w:marBottom w:val="0"/>
      <w:divBdr>
        <w:top w:val="none" w:sz="0" w:space="0" w:color="auto"/>
        <w:left w:val="none" w:sz="0" w:space="0" w:color="auto"/>
        <w:bottom w:val="none" w:sz="0" w:space="0" w:color="auto"/>
        <w:right w:val="none" w:sz="0" w:space="0" w:color="auto"/>
      </w:divBdr>
    </w:div>
    <w:div w:id="58409123">
      <w:bodyDiv w:val="1"/>
      <w:marLeft w:val="0"/>
      <w:marRight w:val="0"/>
      <w:marTop w:val="0"/>
      <w:marBottom w:val="0"/>
      <w:divBdr>
        <w:top w:val="none" w:sz="0" w:space="0" w:color="auto"/>
        <w:left w:val="none" w:sz="0" w:space="0" w:color="auto"/>
        <w:bottom w:val="none" w:sz="0" w:space="0" w:color="auto"/>
        <w:right w:val="none" w:sz="0" w:space="0" w:color="auto"/>
      </w:divBdr>
    </w:div>
    <w:div w:id="58477571">
      <w:bodyDiv w:val="1"/>
      <w:marLeft w:val="0"/>
      <w:marRight w:val="0"/>
      <w:marTop w:val="0"/>
      <w:marBottom w:val="0"/>
      <w:divBdr>
        <w:top w:val="none" w:sz="0" w:space="0" w:color="auto"/>
        <w:left w:val="none" w:sz="0" w:space="0" w:color="auto"/>
        <w:bottom w:val="none" w:sz="0" w:space="0" w:color="auto"/>
        <w:right w:val="none" w:sz="0" w:space="0" w:color="auto"/>
      </w:divBdr>
    </w:div>
    <w:div w:id="58485147">
      <w:bodyDiv w:val="1"/>
      <w:marLeft w:val="0"/>
      <w:marRight w:val="0"/>
      <w:marTop w:val="0"/>
      <w:marBottom w:val="0"/>
      <w:divBdr>
        <w:top w:val="none" w:sz="0" w:space="0" w:color="auto"/>
        <w:left w:val="none" w:sz="0" w:space="0" w:color="auto"/>
        <w:bottom w:val="none" w:sz="0" w:space="0" w:color="auto"/>
        <w:right w:val="none" w:sz="0" w:space="0" w:color="auto"/>
      </w:divBdr>
    </w:div>
    <w:div w:id="58552914">
      <w:bodyDiv w:val="1"/>
      <w:marLeft w:val="0"/>
      <w:marRight w:val="0"/>
      <w:marTop w:val="0"/>
      <w:marBottom w:val="0"/>
      <w:divBdr>
        <w:top w:val="none" w:sz="0" w:space="0" w:color="auto"/>
        <w:left w:val="none" w:sz="0" w:space="0" w:color="auto"/>
        <w:bottom w:val="none" w:sz="0" w:space="0" w:color="auto"/>
        <w:right w:val="none" w:sz="0" w:space="0" w:color="auto"/>
      </w:divBdr>
    </w:div>
    <w:div w:id="58676886">
      <w:bodyDiv w:val="1"/>
      <w:marLeft w:val="0"/>
      <w:marRight w:val="0"/>
      <w:marTop w:val="0"/>
      <w:marBottom w:val="0"/>
      <w:divBdr>
        <w:top w:val="none" w:sz="0" w:space="0" w:color="auto"/>
        <w:left w:val="none" w:sz="0" w:space="0" w:color="auto"/>
        <w:bottom w:val="none" w:sz="0" w:space="0" w:color="auto"/>
        <w:right w:val="none" w:sz="0" w:space="0" w:color="auto"/>
      </w:divBdr>
    </w:div>
    <w:div w:id="58787935">
      <w:bodyDiv w:val="1"/>
      <w:marLeft w:val="0"/>
      <w:marRight w:val="0"/>
      <w:marTop w:val="0"/>
      <w:marBottom w:val="0"/>
      <w:divBdr>
        <w:top w:val="none" w:sz="0" w:space="0" w:color="auto"/>
        <w:left w:val="none" w:sz="0" w:space="0" w:color="auto"/>
        <w:bottom w:val="none" w:sz="0" w:space="0" w:color="auto"/>
        <w:right w:val="none" w:sz="0" w:space="0" w:color="auto"/>
      </w:divBdr>
    </w:div>
    <w:div w:id="58864299">
      <w:bodyDiv w:val="1"/>
      <w:marLeft w:val="0"/>
      <w:marRight w:val="0"/>
      <w:marTop w:val="0"/>
      <w:marBottom w:val="0"/>
      <w:divBdr>
        <w:top w:val="none" w:sz="0" w:space="0" w:color="auto"/>
        <w:left w:val="none" w:sz="0" w:space="0" w:color="auto"/>
        <w:bottom w:val="none" w:sz="0" w:space="0" w:color="auto"/>
        <w:right w:val="none" w:sz="0" w:space="0" w:color="auto"/>
      </w:divBdr>
    </w:div>
    <w:div w:id="58869516">
      <w:bodyDiv w:val="1"/>
      <w:marLeft w:val="0"/>
      <w:marRight w:val="0"/>
      <w:marTop w:val="0"/>
      <w:marBottom w:val="0"/>
      <w:divBdr>
        <w:top w:val="none" w:sz="0" w:space="0" w:color="auto"/>
        <w:left w:val="none" w:sz="0" w:space="0" w:color="auto"/>
        <w:bottom w:val="none" w:sz="0" w:space="0" w:color="auto"/>
        <w:right w:val="none" w:sz="0" w:space="0" w:color="auto"/>
      </w:divBdr>
    </w:div>
    <w:div w:id="58941218">
      <w:bodyDiv w:val="1"/>
      <w:marLeft w:val="0"/>
      <w:marRight w:val="0"/>
      <w:marTop w:val="0"/>
      <w:marBottom w:val="0"/>
      <w:divBdr>
        <w:top w:val="none" w:sz="0" w:space="0" w:color="auto"/>
        <w:left w:val="none" w:sz="0" w:space="0" w:color="auto"/>
        <w:bottom w:val="none" w:sz="0" w:space="0" w:color="auto"/>
        <w:right w:val="none" w:sz="0" w:space="0" w:color="auto"/>
      </w:divBdr>
    </w:div>
    <w:div w:id="58988557">
      <w:bodyDiv w:val="1"/>
      <w:marLeft w:val="0"/>
      <w:marRight w:val="0"/>
      <w:marTop w:val="0"/>
      <w:marBottom w:val="0"/>
      <w:divBdr>
        <w:top w:val="none" w:sz="0" w:space="0" w:color="auto"/>
        <w:left w:val="none" w:sz="0" w:space="0" w:color="auto"/>
        <w:bottom w:val="none" w:sz="0" w:space="0" w:color="auto"/>
        <w:right w:val="none" w:sz="0" w:space="0" w:color="auto"/>
      </w:divBdr>
    </w:div>
    <w:div w:id="59058078">
      <w:bodyDiv w:val="1"/>
      <w:marLeft w:val="0"/>
      <w:marRight w:val="0"/>
      <w:marTop w:val="0"/>
      <w:marBottom w:val="0"/>
      <w:divBdr>
        <w:top w:val="none" w:sz="0" w:space="0" w:color="auto"/>
        <w:left w:val="none" w:sz="0" w:space="0" w:color="auto"/>
        <w:bottom w:val="none" w:sz="0" w:space="0" w:color="auto"/>
        <w:right w:val="none" w:sz="0" w:space="0" w:color="auto"/>
      </w:divBdr>
    </w:div>
    <w:div w:id="59183283">
      <w:bodyDiv w:val="1"/>
      <w:marLeft w:val="0"/>
      <w:marRight w:val="0"/>
      <w:marTop w:val="0"/>
      <w:marBottom w:val="0"/>
      <w:divBdr>
        <w:top w:val="none" w:sz="0" w:space="0" w:color="auto"/>
        <w:left w:val="none" w:sz="0" w:space="0" w:color="auto"/>
        <w:bottom w:val="none" w:sz="0" w:space="0" w:color="auto"/>
        <w:right w:val="none" w:sz="0" w:space="0" w:color="auto"/>
      </w:divBdr>
    </w:div>
    <w:div w:id="59210878">
      <w:bodyDiv w:val="1"/>
      <w:marLeft w:val="0"/>
      <w:marRight w:val="0"/>
      <w:marTop w:val="0"/>
      <w:marBottom w:val="0"/>
      <w:divBdr>
        <w:top w:val="none" w:sz="0" w:space="0" w:color="auto"/>
        <w:left w:val="none" w:sz="0" w:space="0" w:color="auto"/>
        <w:bottom w:val="none" w:sz="0" w:space="0" w:color="auto"/>
        <w:right w:val="none" w:sz="0" w:space="0" w:color="auto"/>
      </w:divBdr>
    </w:div>
    <w:div w:id="59520541">
      <w:bodyDiv w:val="1"/>
      <w:marLeft w:val="0"/>
      <w:marRight w:val="0"/>
      <w:marTop w:val="0"/>
      <w:marBottom w:val="0"/>
      <w:divBdr>
        <w:top w:val="none" w:sz="0" w:space="0" w:color="auto"/>
        <w:left w:val="none" w:sz="0" w:space="0" w:color="auto"/>
        <w:bottom w:val="none" w:sz="0" w:space="0" w:color="auto"/>
        <w:right w:val="none" w:sz="0" w:space="0" w:color="auto"/>
      </w:divBdr>
    </w:div>
    <w:div w:id="59600012">
      <w:bodyDiv w:val="1"/>
      <w:marLeft w:val="0"/>
      <w:marRight w:val="0"/>
      <w:marTop w:val="0"/>
      <w:marBottom w:val="0"/>
      <w:divBdr>
        <w:top w:val="none" w:sz="0" w:space="0" w:color="auto"/>
        <w:left w:val="none" w:sz="0" w:space="0" w:color="auto"/>
        <w:bottom w:val="none" w:sz="0" w:space="0" w:color="auto"/>
        <w:right w:val="none" w:sz="0" w:space="0" w:color="auto"/>
      </w:divBdr>
    </w:div>
    <w:div w:id="59601717">
      <w:bodyDiv w:val="1"/>
      <w:marLeft w:val="0"/>
      <w:marRight w:val="0"/>
      <w:marTop w:val="0"/>
      <w:marBottom w:val="0"/>
      <w:divBdr>
        <w:top w:val="none" w:sz="0" w:space="0" w:color="auto"/>
        <w:left w:val="none" w:sz="0" w:space="0" w:color="auto"/>
        <w:bottom w:val="none" w:sz="0" w:space="0" w:color="auto"/>
        <w:right w:val="none" w:sz="0" w:space="0" w:color="auto"/>
      </w:divBdr>
    </w:div>
    <w:div w:id="59644374">
      <w:bodyDiv w:val="1"/>
      <w:marLeft w:val="0"/>
      <w:marRight w:val="0"/>
      <w:marTop w:val="0"/>
      <w:marBottom w:val="0"/>
      <w:divBdr>
        <w:top w:val="none" w:sz="0" w:space="0" w:color="auto"/>
        <w:left w:val="none" w:sz="0" w:space="0" w:color="auto"/>
        <w:bottom w:val="none" w:sz="0" w:space="0" w:color="auto"/>
        <w:right w:val="none" w:sz="0" w:space="0" w:color="auto"/>
      </w:divBdr>
    </w:div>
    <w:div w:id="59645984">
      <w:bodyDiv w:val="1"/>
      <w:marLeft w:val="0"/>
      <w:marRight w:val="0"/>
      <w:marTop w:val="0"/>
      <w:marBottom w:val="0"/>
      <w:divBdr>
        <w:top w:val="none" w:sz="0" w:space="0" w:color="auto"/>
        <w:left w:val="none" w:sz="0" w:space="0" w:color="auto"/>
        <w:bottom w:val="none" w:sz="0" w:space="0" w:color="auto"/>
        <w:right w:val="none" w:sz="0" w:space="0" w:color="auto"/>
      </w:divBdr>
    </w:div>
    <w:div w:id="59714571">
      <w:bodyDiv w:val="1"/>
      <w:marLeft w:val="0"/>
      <w:marRight w:val="0"/>
      <w:marTop w:val="0"/>
      <w:marBottom w:val="0"/>
      <w:divBdr>
        <w:top w:val="none" w:sz="0" w:space="0" w:color="auto"/>
        <w:left w:val="none" w:sz="0" w:space="0" w:color="auto"/>
        <w:bottom w:val="none" w:sz="0" w:space="0" w:color="auto"/>
        <w:right w:val="none" w:sz="0" w:space="0" w:color="auto"/>
      </w:divBdr>
    </w:div>
    <w:div w:id="59838622">
      <w:bodyDiv w:val="1"/>
      <w:marLeft w:val="0"/>
      <w:marRight w:val="0"/>
      <w:marTop w:val="0"/>
      <w:marBottom w:val="0"/>
      <w:divBdr>
        <w:top w:val="none" w:sz="0" w:space="0" w:color="auto"/>
        <w:left w:val="none" w:sz="0" w:space="0" w:color="auto"/>
        <w:bottom w:val="none" w:sz="0" w:space="0" w:color="auto"/>
        <w:right w:val="none" w:sz="0" w:space="0" w:color="auto"/>
      </w:divBdr>
    </w:div>
    <w:div w:id="59983728">
      <w:bodyDiv w:val="1"/>
      <w:marLeft w:val="0"/>
      <w:marRight w:val="0"/>
      <w:marTop w:val="0"/>
      <w:marBottom w:val="0"/>
      <w:divBdr>
        <w:top w:val="none" w:sz="0" w:space="0" w:color="auto"/>
        <w:left w:val="none" w:sz="0" w:space="0" w:color="auto"/>
        <w:bottom w:val="none" w:sz="0" w:space="0" w:color="auto"/>
        <w:right w:val="none" w:sz="0" w:space="0" w:color="auto"/>
      </w:divBdr>
    </w:div>
    <w:div w:id="60055858">
      <w:bodyDiv w:val="1"/>
      <w:marLeft w:val="0"/>
      <w:marRight w:val="0"/>
      <w:marTop w:val="0"/>
      <w:marBottom w:val="0"/>
      <w:divBdr>
        <w:top w:val="none" w:sz="0" w:space="0" w:color="auto"/>
        <w:left w:val="none" w:sz="0" w:space="0" w:color="auto"/>
        <w:bottom w:val="none" w:sz="0" w:space="0" w:color="auto"/>
        <w:right w:val="none" w:sz="0" w:space="0" w:color="auto"/>
      </w:divBdr>
    </w:div>
    <w:div w:id="60063567">
      <w:bodyDiv w:val="1"/>
      <w:marLeft w:val="0"/>
      <w:marRight w:val="0"/>
      <w:marTop w:val="0"/>
      <w:marBottom w:val="0"/>
      <w:divBdr>
        <w:top w:val="none" w:sz="0" w:space="0" w:color="auto"/>
        <w:left w:val="none" w:sz="0" w:space="0" w:color="auto"/>
        <w:bottom w:val="none" w:sz="0" w:space="0" w:color="auto"/>
        <w:right w:val="none" w:sz="0" w:space="0" w:color="auto"/>
      </w:divBdr>
    </w:div>
    <w:div w:id="60297926">
      <w:bodyDiv w:val="1"/>
      <w:marLeft w:val="0"/>
      <w:marRight w:val="0"/>
      <w:marTop w:val="0"/>
      <w:marBottom w:val="0"/>
      <w:divBdr>
        <w:top w:val="none" w:sz="0" w:space="0" w:color="auto"/>
        <w:left w:val="none" w:sz="0" w:space="0" w:color="auto"/>
        <w:bottom w:val="none" w:sz="0" w:space="0" w:color="auto"/>
        <w:right w:val="none" w:sz="0" w:space="0" w:color="auto"/>
      </w:divBdr>
    </w:div>
    <w:div w:id="60298787">
      <w:bodyDiv w:val="1"/>
      <w:marLeft w:val="0"/>
      <w:marRight w:val="0"/>
      <w:marTop w:val="0"/>
      <w:marBottom w:val="0"/>
      <w:divBdr>
        <w:top w:val="none" w:sz="0" w:space="0" w:color="auto"/>
        <w:left w:val="none" w:sz="0" w:space="0" w:color="auto"/>
        <w:bottom w:val="none" w:sz="0" w:space="0" w:color="auto"/>
        <w:right w:val="none" w:sz="0" w:space="0" w:color="auto"/>
      </w:divBdr>
    </w:div>
    <w:div w:id="60375469">
      <w:bodyDiv w:val="1"/>
      <w:marLeft w:val="0"/>
      <w:marRight w:val="0"/>
      <w:marTop w:val="0"/>
      <w:marBottom w:val="0"/>
      <w:divBdr>
        <w:top w:val="none" w:sz="0" w:space="0" w:color="auto"/>
        <w:left w:val="none" w:sz="0" w:space="0" w:color="auto"/>
        <w:bottom w:val="none" w:sz="0" w:space="0" w:color="auto"/>
        <w:right w:val="none" w:sz="0" w:space="0" w:color="auto"/>
      </w:divBdr>
    </w:div>
    <w:div w:id="60491670">
      <w:bodyDiv w:val="1"/>
      <w:marLeft w:val="0"/>
      <w:marRight w:val="0"/>
      <w:marTop w:val="0"/>
      <w:marBottom w:val="0"/>
      <w:divBdr>
        <w:top w:val="none" w:sz="0" w:space="0" w:color="auto"/>
        <w:left w:val="none" w:sz="0" w:space="0" w:color="auto"/>
        <w:bottom w:val="none" w:sz="0" w:space="0" w:color="auto"/>
        <w:right w:val="none" w:sz="0" w:space="0" w:color="auto"/>
      </w:divBdr>
    </w:div>
    <w:div w:id="60519466">
      <w:bodyDiv w:val="1"/>
      <w:marLeft w:val="0"/>
      <w:marRight w:val="0"/>
      <w:marTop w:val="0"/>
      <w:marBottom w:val="0"/>
      <w:divBdr>
        <w:top w:val="none" w:sz="0" w:space="0" w:color="auto"/>
        <w:left w:val="none" w:sz="0" w:space="0" w:color="auto"/>
        <w:bottom w:val="none" w:sz="0" w:space="0" w:color="auto"/>
        <w:right w:val="none" w:sz="0" w:space="0" w:color="auto"/>
      </w:divBdr>
    </w:div>
    <w:div w:id="60565858">
      <w:bodyDiv w:val="1"/>
      <w:marLeft w:val="0"/>
      <w:marRight w:val="0"/>
      <w:marTop w:val="0"/>
      <w:marBottom w:val="0"/>
      <w:divBdr>
        <w:top w:val="none" w:sz="0" w:space="0" w:color="auto"/>
        <w:left w:val="none" w:sz="0" w:space="0" w:color="auto"/>
        <w:bottom w:val="none" w:sz="0" w:space="0" w:color="auto"/>
        <w:right w:val="none" w:sz="0" w:space="0" w:color="auto"/>
      </w:divBdr>
    </w:div>
    <w:div w:id="60636469">
      <w:bodyDiv w:val="1"/>
      <w:marLeft w:val="0"/>
      <w:marRight w:val="0"/>
      <w:marTop w:val="0"/>
      <w:marBottom w:val="0"/>
      <w:divBdr>
        <w:top w:val="none" w:sz="0" w:space="0" w:color="auto"/>
        <w:left w:val="none" w:sz="0" w:space="0" w:color="auto"/>
        <w:bottom w:val="none" w:sz="0" w:space="0" w:color="auto"/>
        <w:right w:val="none" w:sz="0" w:space="0" w:color="auto"/>
      </w:divBdr>
    </w:div>
    <w:div w:id="60639925">
      <w:bodyDiv w:val="1"/>
      <w:marLeft w:val="0"/>
      <w:marRight w:val="0"/>
      <w:marTop w:val="0"/>
      <w:marBottom w:val="0"/>
      <w:divBdr>
        <w:top w:val="none" w:sz="0" w:space="0" w:color="auto"/>
        <w:left w:val="none" w:sz="0" w:space="0" w:color="auto"/>
        <w:bottom w:val="none" w:sz="0" w:space="0" w:color="auto"/>
        <w:right w:val="none" w:sz="0" w:space="0" w:color="auto"/>
      </w:divBdr>
    </w:div>
    <w:div w:id="60640398">
      <w:bodyDiv w:val="1"/>
      <w:marLeft w:val="0"/>
      <w:marRight w:val="0"/>
      <w:marTop w:val="0"/>
      <w:marBottom w:val="0"/>
      <w:divBdr>
        <w:top w:val="none" w:sz="0" w:space="0" w:color="auto"/>
        <w:left w:val="none" w:sz="0" w:space="0" w:color="auto"/>
        <w:bottom w:val="none" w:sz="0" w:space="0" w:color="auto"/>
        <w:right w:val="none" w:sz="0" w:space="0" w:color="auto"/>
      </w:divBdr>
    </w:div>
    <w:div w:id="60754069">
      <w:bodyDiv w:val="1"/>
      <w:marLeft w:val="0"/>
      <w:marRight w:val="0"/>
      <w:marTop w:val="0"/>
      <w:marBottom w:val="0"/>
      <w:divBdr>
        <w:top w:val="none" w:sz="0" w:space="0" w:color="auto"/>
        <w:left w:val="none" w:sz="0" w:space="0" w:color="auto"/>
        <w:bottom w:val="none" w:sz="0" w:space="0" w:color="auto"/>
        <w:right w:val="none" w:sz="0" w:space="0" w:color="auto"/>
      </w:divBdr>
    </w:div>
    <w:div w:id="60756602">
      <w:bodyDiv w:val="1"/>
      <w:marLeft w:val="0"/>
      <w:marRight w:val="0"/>
      <w:marTop w:val="0"/>
      <w:marBottom w:val="0"/>
      <w:divBdr>
        <w:top w:val="none" w:sz="0" w:space="0" w:color="auto"/>
        <w:left w:val="none" w:sz="0" w:space="0" w:color="auto"/>
        <w:bottom w:val="none" w:sz="0" w:space="0" w:color="auto"/>
        <w:right w:val="none" w:sz="0" w:space="0" w:color="auto"/>
      </w:divBdr>
    </w:div>
    <w:div w:id="60949366">
      <w:bodyDiv w:val="1"/>
      <w:marLeft w:val="0"/>
      <w:marRight w:val="0"/>
      <w:marTop w:val="0"/>
      <w:marBottom w:val="0"/>
      <w:divBdr>
        <w:top w:val="none" w:sz="0" w:space="0" w:color="auto"/>
        <w:left w:val="none" w:sz="0" w:space="0" w:color="auto"/>
        <w:bottom w:val="none" w:sz="0" w:space="0" w:color="auto"/>
        <w:right w:val="none" w:sz="0" w:space="0" w:color="auto"/>
      </w:divBdr>
    </w:div>
    <w:div w:id="61026946">
      <w:bodyDiv w:val="1"/>
      <w:marLeft w:val="0"/>
      <w:marRight w:val="0"/>
      <w:marTop w:val="0"/>
      <w:marBottom w:val="0"/>
      <w:divBdr>
        <w:top w:val="none" w:sz="0" w:space="0" w:color="auto"/>
        <w:left w:val="none" w:sz="0" w:space="0" w:color="auto"/>
        <w:bottom w:val="none" w:sz="0" w:space="0" w:color="auto"/>
        <w:right w:val="none" w:sz="0" w:space="0" w:color="auto"/>
      </w:divBdr>
    </w:div>
    <w:div w:id="61105319">
      <w:bodyDiv w:val="1"/>
      <w:marLeft w:val="0"/>
      <w:marRight w:val="0"/>
      <w:marTop w:val="0"/>
      <w:marBottom w:val="0"/>
      <w:divBdr>
        <w:top w:val="none" w:sz="0" w:space="0" w:color="auto"/>
        <w:left w:val="none" w:sz="0" w:space="0" w:color="auto"/>
        <w:bottom w:val="none" w:sz="0" w:space="0" w:color="auto"/>
        <w:right w:val="none" w:sz="0" w:space="0" w:color="auto"/>
      </w:divBdr>
    </w:div>
    <w:div w:id="61148812">
      <w:bodyDiv w:val="1"/>
      <w:marLeft w:val="0"/>
      <w:marRight w:val="0"/>
      <w:marTop w:val="0"/>
      <w:marBottom w:val="0"/>
      <w:divBdr>
        <w:top w:val="none" w:sz="0" w:space="0" w:color="auto"/>
        <w:left w:val="none" w:sz="0" w:space="0" w:color="auto"/>
        <w:bottom w:val="none" w:sz="0" w:space="0" w:color="auto"/>
        <w:right w:val="none" w:sz="0" w:space="0" w:color="auto"/>
      </w:divBdr>
    </w:div>
    <w:div w:id="61221502">
      <w:bodyDiv w:val="1"/>
      <w:marLeft w:val="0"/>
      <w:marRight w:val="0"/>
      <w:marTop w:val="0"/>
      <w:marBottom w:val="0"/>
      <w:divBdr>
        <w:top w:val="none" w:sz="0" w:space="0" w:color="auto"/>
        <w:left w:val="none" w:sz="0" w:space="0" w:color="auto"/>
        <w:bottom w:val="none" w:sz="0" w:space="0" w:color="auto"/>
        <w:right w:val="none" w:sz="0" w:space="0" w:color="auto"/>
      </w:divBdr>
    </w:div>
    <w:div w:id="61297752">
      <w:bodyDiv w:val="1"/>
      <w:marLeft w:val="0"/>
      <w:marRight w:val="0"/>
      <w:marTop w:val="0"/>
      <w:marBottom w:val="0"/>
      <w:divBdr>
        <w:top w:val="none" w:sz="0" w:space="0" w:color="auto"/>
        <w:left w:val="none" w:sz="0" w:space="0" w:color="auto"/>
        <w:bottom w:val="none" w:sz="0" w:space="0" w:color="auto"/>
        <w:right w:val="none" w:sz="0" w:space="0" w:color="auto"/>
      </w:divBdr>
    </w:div>
    <w:div w:id="61414712">
      <w:bodyDiv w:val="1"/>
      <w:marLeft w:val="0"/>
      <w:marRight w:val="0"/>
      <w:marTop w:val="0"/>
      <w:marBottom w:val="0"/>
      <w:divBdr>
        <w:top w:val="none" w:sz="0" w:space="0" w:color="auto"/>
        <w:left w:val="none" w:sz="0" w:space="0" w:color="auto"/>
        <w:bottom w:val="none" w:sz="0" w:space="0" w:color="auto"/>
        <w:right w:val="none" w:sz="0" w:space="0" w:color="auto"/>
      </w:divBdr>
    </w:div>
    <w:div w:id="61414852">
      <w:bodyDiv w:val="1"/>
      <w:marLeft w:val="0"/>
      <w:marRight w:val="0"/>
      <w:marTop w:val="0"/>
      <w:marBottom w:val="0"/>
      <w:divBdr>
        <w:top w:val="none" w:sz="0" w:space="0" w:color="auto"/>
        <w:left w:val="none" w:sz="0" w:space="0" w:color="auto"/>
        <w:bottom w:val="none" w:sz="0" w:space="0" w:color="auto"/>
        <w:right w:val="none" w:sz="0" w:space="0" w:color="auto"/>
      </w:divBdr>
    </w:div>
    <w:div w:id="61485602">
      <w:bodyDiv w:val="1"/>
      <w:marLeft w:val="0"/>
      <w:marRight w:val="0"/>
      <w:marTop w:val="0"/>
      <w:marBottom w:val="0"/>
      <w:divBdr>
        <w:top w:val="none" w:sz="0" w:space="0" w:color="auto"/>
        <w:left w:val="none" w:sz="0" w:space="0" w:color="auto"/>
        <w:bottom w:val="none" w:sz="0" w:space="0" w:color="auto"/>
        <w:right w:val="none" w:sz="0" w:space="0" w:color="auto"/>
      </w:divBdr>
    </w:div>
    <w:div w:id="61492763">
      <w:bodyDiv w:val="1"/>
      <w:marLeft w:val="0"/>
      <w:marRight w:val="0"/>
      <w:marTop w:val="0"/>
      <w:marBottom w:val="0"/>
      <w:divBdr>
        <w:top w:val="none" w:sz="0" w:space="0" w:color="auto"/>
        <w:left w:val="none" w:sz="0" w:space="0" w:color="auto"/>
        <w:bottom w:val="none" w:sz="0" w:space="0" w:color="auto"/>
        <w:right w:val="none" w:sz="0" w:space="0" w:color="auto"/>
      </w:divBdr>
    </w:div>
    <w:div w:id="61611895">
      <w:bodyDiv w:val="1"/>
      <w:marLeft w:val="0"/>
      <w:marRight w:val="0"/>
      <w:marTop w:val="0"/>
      <w:marBottom w:val="0"/>
      <w:divBdr>
        <w:top w:val="none" w:sz="0" w:space="0" w:color="auto"/>
        <w:left w:val="none" w:sz="0" w:space="0" w:color="auto"/>
        <w:bottom w:val="none" w:sz="0" w:space="0" w:color="auto"/>
        <w:right w:val="none" w:sz="0" w:space="0" w:color="auto"/>
      </w:divBdr>
    </w:div>
    <w:div w:id="61753491">
      <w:bodyDiv w:val="1"/>
      <w:marLeft w:val="0"/>
      <w:marRight w:val="0"/>
      <w:marTop w:val="0"/>
      <w:marBottom w:val="0"/>
      <w:divBdr>
        <w:top w:val="none" w:sz="0" w:space="0" w:color="auto"/>
        <w:left w:val="none" w:sz="0" w:space="0" w:color="auto"/>
        <w:bottom w:val="none" w:sz="0" w:space="0" w:color="auto"/>
        <w:right w:val="none" w:sz="0" w:space="0" w:color="auto"/>
      </w:divBdr>
    </w:div>
    <w:div w:id="61753774">
      <w:bodyDiv w:val="1"/>
      <w:marLeft w:val="0"/>
      <w:marRight w:val="0"/>
      <w:marTop w:val="0"/>
      <w:marBottom w:val="0"/>
      <w:divBdr>
        <w:top w:val="none" w:sz="0" w:space="0" w:color="auto"/>
        <w:left w:val="none" w:sz="0" w:space="0" w:color="auto"/>
        <w:bottom w:val="none" w:sz="0" w:space="0" w:color="auto"/>
        <w:right w:val="none" w:sz="0" w:space="0" w:color="auto"/>
      </w:divBdr>
    </w:div>
    <w:div w:id="61756786">
      <w:bodyDiv w:val="1"/>
      <w:marLeft w:val="0"/>
      <w:marRight w:val="0"/>
      <w:marTop w:val="0"/>
      <w:marBottom w:val="0"/>
      <w:divBdr>
        <w:top w:val="none" w:sz="0" w:space="0" w:color="auto"/>
        <w:left w:val="none" w:sz="0" w:space="0" w:color="auto"/>
        <w:bottom w:val="none" w:sz="0" w:space="0" w:color="auto"/>
        <w:right w:val="none" w:sz="0" w:space="0" w:color="auto"/>
      </w:divBdr>
    </w:div>
    <w:div w:id="61875144">
      <w:bodyDiv w:val="1"/>
      <w:marLeft w:val="0"/>
      <w:marRight w:val="0"/>
      <w:marTop w:val="0"/>
      <w:marBottom w:val="0"/>
      <w:divBdr>
        <w:top w:val="none" w:sz="0" w:space="0" w:color="auto"/>
        <w:left w:val="none" w:sz="0" w:space="0" w:color="auto"/>
        <w:bottom w:val="none" w:sz="0" w:space="0" w:color="auto"/>
        <w:right w:val="none" w:sz="0" w:space="0" w:color="auto"/>
      </w:divBdr>
    </w:div>
    <w:div w:id="62021849">
      <w:bodyDiv w:val="1"/>
      <w:marLeft w:val="0"/>
      <w:marRight w:val="0"/>
      <w:marTop w:val="0"/>
      <w:marBottom w:val="0"/>
      <w:divBdr>
        <w:top w:val="none" w:sz="0" w:space="0" w:color="auto"/>
        <w:left w:val="none" w:sz="0" w:space="0" w:color="auto"/>
        <w:bottom w:val="none" w:sz="0" w:space="0" w:color="auto"/>
        <w:right w:val="none" w:sz="0" w:space="0" w:color="auto"/>
      </w:divBdr>
    </w:div>
    <w:div w:id="62070878">
      <w:bodyDiv w:val="1"/>
      <w:marLeft w:val="0"/>
      <w:marRight w:val="0"/>
      <w:marTop w:val="0"/>
      <w:marBottom w:val="0"/>
      <w:divBdr>
        <w:top w:val="none" w:sz="0" w:space="0" w:color="auto"/>
        <w:left w:val="none" w:sz="0" w:space="0" w:color="auto"/>
        <w:bottom w:val="none" w:sz="0" w:space="0" w:color="auto"/>
        <w:right w:val="none" w:sz="0" w:space="0" w:color="auto"/>
      </w:divBdr>
    </w:div>
    <w:div w:id="62141421">
      <w:bodyDiv w:val="1"/>
      <w:marLeft w:val="0"/>
      <w:marRight w:val="0"/>
      <w:marTop w:val="0"/>
      <w:marBottom w:val="0"/>
      <w:divBdr>
        <w:top w:val="none" w:sz="0" w:space="0" w:color="auto"/>
        <w:left w:val="none" w:sz="0" w:space="0" w:color="auto"/>
        <w:bottom w:val="none" w:sz="0" w:space="0" w:color="auto"/>
        <w:right w:val="none" w:sz="0" w:space="0" w:color="auto"/>
      </w:divBdr>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62261603">
      <w:bodyDiv w:val="1"/>
      <w:marLeft w:val="0"/>
      <w:marRight w:val="0"/>
      <w:marTop w:val="0"/>
      <w:marBottom w:val="0"/>
      <w:divBdr>
        <w:top w:val="none" w:sz="0" w:space="0" w:color="auto"/>
        <w:left w:val="none" w:sz="0" w:space="0" w:color="auto"/>
        <w:bottom w:val="none" w:sz="0" w:space="0" w:color="auto"/>
        <w:right w:val="none" w:sz="0" w:space="0" w:color="auto"/>
      </w:divBdr>
    </w:div>
    <w:div w:id="62262364">
      <w:bodyDiv w:val="1"/>
      <w:marLeft w:val="0"/>
      <w:marRight w:val="0"/>
      <w:marTop w:val="0"/>
      <w:marBottom w:val="0"/>
      <w:divBdr>
        <w:top w:val="none" w:sz="0" w:space="0" w:color="auto"/>
        <w:left w:val="none" w:sz="0" w:space="0" w:color="auto"/>
        <w:bottom w:val="none" w:sz="0" w:space="0" w:color="auto"/>
        <w:right w:val="none" w:sz="0" w:space="0" w:color="auto"/>
      </w:divBdr>
    </w:div>
    <w:div w:id="62342194">
      <w:bodyDiv w:val="1"/>
      <w:marLeft w:val="0"/>
      <w:marRight w:val="0"/>
      <w:marTop w:val="0"/>
      <w:marBottom w:val="0"/>
      <w:divBdr>
        <w:top w:val="none" w:sz="0" w:space="0" w:color="auto"/>
        <w:left w:val="none" w:sz="0" w:space="0" w:color="auto"/>
        <w:bottom w:val="none" w:sz="0" w:space="0" w:color="auto"/>
        <w:right w:val="none" w:sz="0" w:space="0" w:color="auto"/>
      </w:divBdr>
    </w:div>
    <w:div w:id="62342355">
      <w:bodyDiv w:val="1"/>
      <w:marLeft w:val="0"/>
      <w:marRight w:val="0"/>
      <w:marTop w:val="0"/>
      <w:marBottom w:val="0"/>
      <w:divBdr>
        <w:top w:val="none" w:sz="0" w:space="0" w:color="auto"/>
        <w:left w:val="none" w:sz="0" w:space="0" w:color="auto"/>
        <w:bottom w:val="none" w:sz="0" w:space="0" w:color="auto"/>
        <w:right w:val="none" w:sz="0" w:space="0" w:color="auto"/>
      </w:divBdr>
    </w:div>
    <w:div w:id="62487089">
      <w:bodyDiv w:val="1"/>
      <w:marLeft w:val="0"/>
      <w:marRight w:val="0"/>
      <w:marTop w:val="0"/>
      <w:marBottom w:val="0"/>
      <w:divBdr>
        <w:top w:val="none" w:sz="0" w:space="0" w:color="auto"/>
        <w:left w:val="none" w:sz="0" w:space="0" w:color="auto"/>
        <w:bottom w:val="none" w:sz="0" w:space="0" w:color="auto"/>
        <w:right w:val="none" w:sz="0" w:space="0" w:color="auto"/>
      </w:divBdr>
    </w:div>
    <w:div w:id="62678804">
      <w:bodyDiv w:val="1"/>
      <w:marLeft w:val="0"/>
      <w:marRight w:val="0"/>
      <w:marTop w:val="0"/>
      <w:marBottom w:val="0"/>
      <w:divBdr>
        <w:top w:val="none" w:sz="0" w:space="0" w:color="auto"/>
        <w:left w:val="none" w:sz="0" w:space="0" w:color="auto"/>
        <w:bottom w:val="none" w:sz="0" w:space="0" w:color="auto"/>
        <w:right w:val="none" w:sz="0" w:space="0" w:color="auto"/>
      </w:divBdr>
    </w:div>
    <w:div w:id="62800739">
      <w:bodyDiv w:val="1"/>
      <w:marLeft w:val="0"/>
      <w:marRight w:val="0"/>
      <w:marTop w:val="0"/>
      <w:marBottom w:val="0"/>
      <w:divBdr>
        <w:top w:val="none" w:sz="0" w:space="0" w:color="auto"/>
        <w:left w:val="none" w:sz="0" w:space="0" w:color="auto"/>
        <w:bottom w:val="none" w:sz="0" w:space="0" w:color="auto"/>
        <w:right w:val="none" w:sz="0" w:space="0" w:color="auto"/>
      </w:divBdr>
      <w:divsChild>
        <w:div w:id="1530217633">
          <w:marLeft w:val="480"/>
          <w:marRight w:val="0"/>
          <w:marTop w:val="0"/>
          <w:marBottom w:val="0"/>
          <w:divBdr>
            <w:top w:val="none" w:sz="0" w:space="0" w:color="auto"/>
            <w:left w:val="none" w:sz="0" w:space="0" w:color="auto"/>
            <w:bottom w:val="none" w:sz="0" w:space="0" w:color="auto"/>
            <w:right w:val="none" w:sz="0" w:space="0" w:color="auto"/>
          </w:divBdr>
        </w:div>
        <w:div w:id="1267617769">
          <w:marLeft w:val="480"/>
          <w:marRight w:val="0"/>
          <w:marTop w:val="0"/>
          <w:marBottom w:val="0"/>
          <w:divBdr>
            <w:top w:val="none" w:sz="0" w:space="0" w:color="auto"/>
            <w:left w:val="none" w:sz="0" w:space="0" w:color="auto"/>
            <w:bottom w:val="none" w:sz="0" w:space="0" w:color="auto"/>
            <w:right w:val="none" w:sz="0" w:space="0" w:color="auto"/>
          </w:divBdr>
        </w:div>
        <w:div w:id="509372966">
          <w:marLeft w:val="480"/>
          <w:marRight w:val="0"/>
          <w:marTop w:val="0"/>
          <w:marBottom w:val="0"/>
          <w:divBdr>
            <w:top w:val="none" w:sz="0" w:space="0" w:color="auto"/>
            <w:left w:val="none" w:sz="0" w:space="0" w:color="auto"/>
            <w:bottom w:val="none" w:sz="0" w:space="0" w:color="auto"/>
            <w:right w:val="none" w:sz="0" w:space="0" w:color="auto"/>
          </w:divBdr>
        </w:div>
        <w:div w:id="1678650172">
          <w:marLeft w:val="480"/>
          <w:marRight w:val="0"/>
          <w:marTop w:val="0"/>
          <w:marBottom w:val="0"/>
          <w:divBdr>
            <w:top w:val="none" w:sz="0" w:space="0" w:color="auto"/>
            <w:left w:val="none" w:sz="0" w:space="0" w:color="auto"/>
            <w:bottom w:val="none" w:sz="0" w:space="0" w:color="auto"/>
            <w:right w:val="none" w:sz="0" w:space="0" w:color="auto"/>
          </w:divBdr>
        </w:div>
        <w:div w:id="203249405">
          <w:marLeft w:val="480"/>
          <w:marRight w:val="0"/>
          <w:marTop w:val="0"/>
          <w:marBottom w:val="0"/>
          <w:divBdr>
            <w:top w:val="none" w:sz="0" w:space="0" w:color="auto"/>
            <w:left w:val="none" w:sz="0" w:space="0" w:color="auto"/>
            <w:bottom w:val="none" w:sz="0" w:space="0" w:color="auto"/>
            <w:right w:val="none" w:sz="0" w:space="0" w:color="auto"/>
          </w:divBdr>
        </w:div>
        <w:div w:id="860438442">
          <w:marLeft w:val="480"/>
          <w:marRight w:val="0"/>
          <w:marTop w:val="0"/>
          <w:marBottom w:val="0"/>
          <w:divBdr>
            <w:top w:val="none" w:sz="0" w:space="0" w:color="auto"/>
            <w:left w:val="none" w:sz="0" w:space="0" w:color="auto"/>
            <w:bottom w:val="none" w:sz="0" w:space="0" w:color="auto"/>
            <w:right w:val="none" w:sz="0" w:space="0" w:color="auto"/>
          </w:divBdr>
        </w:div>
        <w:div w:id="16272366">
          <w:marLeft w:val="480"/>
          <w:marRight w:val="0"/>
          <w:marTop w:val="0"/>
          <w:marBottom w:val="0"/>
          <w:divBdr>
            <w:top w:val="none" w:sz="0" w:space="0" w:color="auto"/>
            <w:left w:val="none" w:sz="0" w:space="0" w:color="auto"/>
            <w:bottom w:val="none" w:sz="0" w:space="0" w:color="auto"/>
            <w:right w:val="none" w:sz="0" w:space="0" w:color="auto"/>
          </w:divBdr>
        </w:div>
        <w:div w:id="1735473523">
          <w:marLeft w:val="480"/>
          <w:marRight w:val="0"/>
          <w:marTop w:val="0"/>
          <w:marBottom w:val="0"/>
          <w:divBdr>
            <w:top w:val="none" w:sz="0" w:space="0" w:color="auto"/>
            <w:left w:val="none" w:sz="0" w:space="0" w:color="auto"/>
            <w:bottom w:val="none" w:sz="0" w:space="0" w:color="auto"/>
            <w:right w:val="none" w:sz="0" w:space="0" w:color="auto"/>
          </w:divBdr>
        </w:div>
        <w:div w:id="846675430">
          <w:marLeft w:val="480"/>
          <w:marRight w:val="0"/>
          <w:marTop w:val="0"/>
          <w:marBottom w:val="0"/>
          <w:divBdr>
            <w:top w:val="none" w:sz="0" w:space="0" w:color="auto"/>
            <w:left w:val="none" w:sz="0" w:space="0" w:color="auto"/>
            <w:bottom w:val="none" w:sz="0" w:space="0" w:color="auto"/>
            <w:right w:val="none" w:sz="0" w:space="0" w:color="auto"/>
          </w:divBdr>
        </w:div>
        <w:div w:id="1614090352">
          <w:marLeft w:val="480"/>
          <w:marRight w:val="0"/>
          <w:marTop w:val="0"/>
          <w:marBottom w:val="0"/>
          <w:divBdr>
            <w:top w:val="none" w:sz="0" w:space="0" w:color="auto"/>
            <w:left w:val="none" w:sz="0" w:space="0" w:color="auto"/>
            <w:bottom w:val="none" w:sz="0" w:space="0" w:color="auto"/>
            <w:right w:val="none" w:sz="0" w:space="0" w:color="auto"/>
          </w:divBdr>
        </w:div>
        <w:div w:id="296306087">
          <w:marLeft w:val="480"/>
          <w:marRight w:val="0"/>
          <w:marTop w:val="0"/>
          <w:marBottom w:val="0"/>
          <w:divBdr>
            <w:top w:val="none" w:sz="0" w:space="0" w:color="auto"/>
            <w:left w:val="none" w:sz="0" w:space="0" w:color="auto"/>
            <w:bottom w:val="none" w:sz="0" w:space="0" w:color="auto"/>
            <w:right w:val="none" w:sz="0" w:space="0" w:color="auto"/>
          </w:divBdr>
        </w:div>
        <w:div w:id="443618330">
          <w:marLeft w:val="480"/>
          <w:marRight w:val="0"/>
          <w:marTop w:val="0"/>
          <w:marBottom w:val="0"/>
          <w:divBdr>
            <w:top w:val="none" w:sz="0" w:space="0" w:color="auto"/>
            <w:left w:val="none" w:sz="0" w:space="0" w:color="auto"/>
            <w:bottom w:val="none" w:sz="0" w:space="0" w:color="auto"/>
            <w:right w:val="none" w:sz="0" w:space="0" w:color="auto"/>
          </w:divBdr>
        </w:div>
        <w:div w:id="1663925158">
          <w:marLeft w:val="480"/>
          <w:marRight w:val="0"/>
          <w:marTop w:val="0"/>
          <w:marBottom w:val="0"/>
          <w:divBdr>
            <w:top w:val="none" w:sz="0" w:space="0" w:color="auto"/>
            <w:left w:val="none" w:sz="0" w:space="0" w:color="auto"/>
            <w:bottom w:val="none" w:sz="0" w:space="0" w:color="auto"/>
            <w:right w:val="none" w:sz="0" w:space="0" w:color="auto"/>
          </w:divBdr>
        </w:div>
        <w:div w:id="511183598">
          <w:marLeft w:val="480"/>
          <w:marRight w:val="0"/>
          <w:marTop w:val="0"/>
          <w:marBottom w:val="0"/>
          <w:divBdr>
            <w:top w:val="none" w:sz="0" w:space="0" w:color="auto"/>
            <w:left w:val="none" w:sz="0" w:space="0" w:color="auto"/>
            <w:bottom w:val="none" w:sz="0" w:space="0" w:color="auto"/>
            <w:right w:val="none" w:sz="0" w:space="0" w:color="auto"/>
          </w:divBdr>
        </w:div>
        <w:div w:id="1563711669">
          <w:marLeft w:val="480"/>
          <w:marRight w:val="0"/>
          <w:marTop w:val="0"/>
          <w:marBottom w:val="0"/>
          <w:divBdr>
            <w:top w:val="none" w:sz="0" w:space="0" w:color="auto"/>
            <w:left w:val="none" w:sz="0" w:space="0" w:color="auto"/>
            <w:bottom w:val="none" w:sz="0" w:space="0" w:color="auto"/>
            <w:right w:val="none" w:sz="0" w:space="0" w:color="auto"/>
          </w:divBdr>
        </w:div>
        <w:div w:id="2101556766">
          <w:marLeft w:val="480"/>
          <w:marRight w:val="0"/>
          <w:marTop w:val="0"/>
          <w:marBottom w:val="0"/>
          <w:divBdr>
            <w:top w:val="none" w:sz="0" w:space="0" w:color="auto"/>
            <w:left w:val="none" w:sz="0" w:space="0" w:color="auto"/>
            <w:bottom w:val="none" w:sz="0" w:space="0" w:color="auto"/>
            <w:right w:val="none" w:sz="0" w:space="0" w:color="auto"/>
          </w:divBdr>
        </w:div>
        <w:div w:id="802769282">
          <w:marLeft w:val="480"/>
          <w:marRight w:val="0"/>
          <w:marTop w:val="0"/>
          <w:marBottom w:val="0"/>
          <w:divBdr>
            <w:top w:val="none" w:sz="0" w:space="0" w:color="auto"/>
            <w:left w:val="none" w:sz="0" w:space="0" w:color="auto"/>
            <w:bottom w:val="none" w:sz="0" w:space="0" w:color="auto"/>
            <w:right w:val="none" w:sz="0" w:space="0" w:color="auto"/>
          </w:divBdr>
        </w:div>
        <w:div w:id="103965121">
          <w:marLeft w:val="480"/>
          <w:marRight w:val="0"/>
          <w:marTop w:val="0"/>
          <w:marBottom w:val="0"/>
          <w:divBdr>
            <w:top w:val="none" w:sz="0" w:space="0" w:color="auto"/>
            <w:left w:val="none" w:sz="0" w:space="0" w:color="auto"/>
            <w:bottom w:val="none" w:sz="0" w:space="0" w:color="auto"/>
            <w:right w:val="none" w:sz="0" w:space="0" w:color="auto"/>
          </w:divBdr>
        </w:div>
        <w:div w:id="825319852">
          <w:marLeft w:val="480"/>
          <w:marRight w:val="0"/>
          <w:marTop w:val="0"/>
          <w:marBottom w:val="0"/>
          <w:divBdr>
            <w:top w:val="none" w:sz="0" w:space="0" w:color="auto"/>
            <w:left w:val="none" w:sz="0" w:space="0" w:color="auto"/>
            <w:bottom w:val="none" w:sz="0" w:space="0" w:color="auto"/>
            <w:right w:val="none" w:sz="0" w:space="0" w:color="auto"/>
          </w:divBdr>
        </w:div>
        <w:div w:id="868955548">
          <w:marLeft w:val="480"/>
          <w:marRight w:val="0"/>
          <w:marTop w:val="0"/>
          <w:marBottom w:val="0"/>
          <w:divBdr>
            <w:top w:val="none" w:sz="0" w:space="0" w:color="auto"/>
            <w:left w:val="none" w:sz="0" w:space="0" w:color="auto"/>
            <w:bottom w:val="none" w:sz="0" w:space="0" w:color="auto"/>
            <w:right w:val="none" w:sz="0" w:space="0" w:color="auto"/>
          </w:divBdr>
        </w:div>
        <w:div w:id="267079007">
          <w:marLeft w:val="480"/>
          <w:marRight w:val="0"/>
          <w:marTop w:val="0"/>
          <w:marBottom w:val="0"/>
          <w:divBdr>
            <w:top w:val="none" w:sz="0" w:space="0" w:color="auto"/>
            <w:left w:val="none" w:sz="0" w:space="0" w:color="auto"/>
            <w:bottom w:val="none" w:sz="0" w:space="0" w:color="auto"/>
            <w:right w:val="none" w:sz="0" w:space="0" w:color="auto"/>
          </w:divBdr>
        </w:div>
        <w:div w:id="383455531">
          <w:marLeft w:val="480"/>
          <w:marRight w:val="0"/>
          <w:marTop w:val="0"/>
          <w:marBottom w:val="0"/>
          <w:divBdr>
            <w:top w:val="none" w:sz="0" w:space="0" w:color="auto"/>
            <w:left w:val="none" w:sz="0" w:space="0" w:color="auto"/>
            <w:bottom w:val="none" w:sz="0" w:space="0" w:color="auto"/>
            <w:right w:val="none" w:sz="0" w:space="0" w:color="auto"/>
          </w:divBdr>
        </w:div>
        <w:div w:id="576862594">
          <w:marLeft w:val="480"/>
          <w:marRight w:val="0"/>
          <w:marTop w:val="0"/>
          <w:marBottom w:val="0"/>
          <w:divBdr>
            <w:top w:val="none" w:sz="0" w:space="0" w:color="auto"/>
            <w:left w:val="none" w:sz="0" w:space="0" w:color="auto"/>
            <w:bottom w:val="none" w:sz="0" w:space="0" w:color="auto"/>
            <w:right w:val="none" w:sz="0" w:space="0" w:color="auto"/>
          </w:divBdr>
        </w:div>
        <w:div w:id="1687904183">
          <w:marLeft w:val="480"/>
          <w:marRight w:val="0"/>
          <w:marTop w:val="0"/>
          <w:marBottom w:val="0"/>
          <w:divBdr>
            <w:top w:val="none" w:sz="0" w:space="0" w:color="auto"/>
            <w:left w:val="none" w:sz="0" w:space="0" w:color="auto"/>
            <w:bottom w:val="none" w:sz="0" w:space="0" w:color="auto"/>
            <w:right w:val="none" w:sz="0" w:space="0" w:color="auto"/>
          </w:divBdr>
        </w:div>
        <w:div w:id="579876491">
          <w:marLeft w:val="480"/>
          <w:marRight w:val="0"/>
          <w:marTop w:val="0"/>
          <w:marBottom w:val="0"/>
          <w:divBdr>
            <w:top w:val="none" w:sz="0" w:space="0" w:color="auto"/>
            <w:left w:val="none" w:sz="0" w:space="0" w:color="auto"/>
            <w:bottom w:val="none" w:sz="0" w:space="0" w:color="auto"/>
            <w:right w:val="none" w:sz="0" w:space="0" w:color="auto"/>
          </w:divBdr>
        </w:div>
        <w:div w:id="906308599">
          <w:marLeft w:val="480"/>
          <w:marRight w:val="0"/>
          <w:marTop w:val="0"/>
          <w:marBottom w:val="0"/>
          <w:divBdr>
            <w:top w:val="none" w:sz="0" w:space="0" w:color="auto"/>
            <w:left w:val="none" w:sz="0" w:space="0" w:color="auto"/>
            <w:bottom w:val="none" w:sz="0" w:space="0" w:color="auto"/>
            <w:right w:val="none" w:sz="0" w:space="0" w:color="auto"/>
          </w:divBdr>
        </w:div>
        <w:div w:id="184442422">
          <w:marLeft w:val="480"/>
          <w:marRight w:val="0"/>
          <w:marTop w:val="0"/>
          <w:marBottom w:val="0"/>
          <w:divBdr>
            <w:top w:val="none" w:sz="0" w:space="0" w:color="auto"/>
            <w:left w:val="none" w:sz="0" w:space="0" w:color="auto"/>
            <w:bottom w:val="none" w:sz="0" w:space="0" w:color="auto"/>
            <w:right w:val="none" w:sz="0" w:space="0" w:color="auto"/>
          </w:divBdr>
        </w:div>
        <w:div w:id="805585400">
          <w:marLeft w:val="480"/>
          <w:marRight w:val="0"/>
          <w:marTop w:val="0"/>
          <w:marBottom w:val="0"/>
          <w:divBdr>
            <w:top w:val="none" w:sz="0" w:space="0" w:color="auto"/>
            <w:left w:val="none" w:sz="0" w:space="0" w:color="auto"/>
            <w:bottom w:val="none" w:sz="0" w:space="0" w:color="auto"/>
            <w:right w:val="none" w:sz="0" w:space="0" w:color="auto"/>
          </w:divBdr>
        </w:div>
        <w:div w:id="1126894172">
          <w:marLeft w:val="480"/>
          <w:marRight w:val="0"/>
          <w:marTop w:val="0"/>
          <w:marBottom w:val="0"/>
          <w:divBdr>
            <w:top w:val="none" w:sz="0" w:space="0" w:color="auto"/>
            <w:left w:val="none" w:sz="0" w:space="0" w:color="auto"/>
            <w:bottom w:val="none" w:sz="0" w:space="0" w:color="auto"/>
            <w:right w:val="none" w:sz="0" w:space="0" w:color="auto"/>
          </w:divBdr>
        </w:div>
        <w:div w:id="1536457692">
          <w:marLeft w:val="480"/>
          <w:marRight w:val="0"/>
          <w:marTop w:val="0"/>
          <w:marBottom w:val="0"/>
          <w:divBdr>
            <w:top w:val="none" w:sz="0" w:space="0" w:color="auto"/>
            <w:left w:val="none" w:sz="0" w:space="0" w:color="auto"/>
            <w:bottom w:val="none" w:sz="0" w:space="0" w:color="auto"/>
            <w:right w:val="none" w:sz="0" w:space="0" w:color="auto"/>
          </w:divBdr>
        </w:div>
        <w:div w:id="2122801411">
          <w:marLeft w:val="480"/>
          <w:marRight w:val="0"/>
          <w:marTop w:val="0"/>
          <w:marBottom w:val="0"/>
          <w:divBdr>
            <w:top w:val="none" w:sz="0" w:space="0" w:color="auto"/>
            <w:left w:val="none" w:sz="0" w:space="0" w:color="auto"/>
            <w:bottom w:val="none" w:sz="0" w:space="0" w:color="auto"/>
            <w:right w:val="none" w:sz="0" w:space="0" w:color="auto"/>
          </w:divBdr>
        </w:div>
        <w:div w:id="601963108">
          <w:marLeft w:val="480"/>
          <w:marRight w:val="0"/>
          <w:marTop w:val="0"/>
          <w:marBottom w:val="0"/>
          <w:divBdr>
            <w:top w:val="none" w:sz="0" w:space="0" w:color="auto"/>
            <w:left w:val="none" w:sz="0" w:space="0" w:color="auto"/>
            <w:bottom w:val="none" w:sz="0" w:space="0" w:color="auto"/>
            <w:right w:val="none" w:sz="0" w:space="0" w:color="auto"/>
          </w:divBdr>
        </w:div>
        <w:div w:id="418334321">
          <w:marLeft w:val="480"/>
          <w:marRight w:val="0"/>
          <w:marTop w:val="0"/>
          <w:marBottom w:val="0"/>
          <w:divBdr>
            <w:top w:val="none" w:sz="0" w:space="0" w:color="auto"/>
            <w:left w:val="none" w:sz="0" w:space="0" w:color="auto"/>
            <w:bottom w:val="none" w:sz="0" w:space="0" w:color="auto"/>
            <w:right w:val="none" w:sz="0" w:space="0" w:color="auto"/>
          </w:divBdr>
        </w:div>
        <w:div w:id="930896996">
          <w:marLeft w:val="480"/>
          <w:marRight w:val="0"/>
          <w:marTop w:val="0"/>
          <w:marBottom w:val="0"/>
          <w:divBdr>
            <w:top w:val="none" w:sz="0" w:space="0" w:color="auto"/>
            <w:left w:val="none" w:sz="0" w:space="0" w:color="auto"/>
            <w:bottom w:val="none" w:sz="0" w:space="0" w:color="auto"/>
            <w:right w:val="none" w:sz="0" w:space="0" w:color="auto"/>
          </w:divBdr>
        </w:div>
        <w:div w:id="247693210">
          <w:marLeft w:val="480"/>
          <w:marRight w:val="0"/>
          <w:marTop w:val="0"/>
          <w:marBottom w:val="0"/>
          <w:divBdr>
            <w:top w:val="none" w:sz="0" w:space="0" w:color="auto"/>
            <w:left w:val="none" w:sz="0" w:space="0" w:color="auto"/>
            <w:bottom w:val="none" w:sz="0" w:space="0" w:color="auto"/>
            <w:right w:val="none" w:sz="0" w:space="0" w:color="auto"/>
          </w:divBdr>
        </w:div>
        <w:div w:id="560217522">
          <w:marLeft w:val="480"/>
          <w:marRight w:val="0"/>
          <w:marTop w:val="0"/>
          <w:marBottom w:val="0"/>
          <w:divBdr>
            <w:top w:val="none" w:sz="0" w:space="0" w:color="auto"/>
            <w:left w:val="none" w:sz="0" w:space="0" w:color="auto"/>
            <w:bottom w:val="none" w:sz="0" w:space="0" w:color="auto"/>
            <w:right w:val="none" w:sz="0" w:space="0" w:color="auto"/>
          </w:divBdr>
        </w:div>
        <w:div w:id="1671759859">
          <w:marLeft w:val="480"/>
          <w:marRight w:val="0"/>
          <w:marTop w:val="0"/>
          <w:marBottom w:val="0"/>
          <w:divBdr>
            <w:top w:val="none" w:sz="0" w:space="0" w:color="auto"/>
            <w:left w:val="none" w:sz="0" w:space="0" w:color="auto"/>
            <w:bottom w:val="none" w:sz="0" w:space="0" w:color="auto"/>
            <w:right w:val="none" w:sz="0" w:space="0" w:color="auto"/>
          </w:divBdr>
        </w:div>
        <w:div w:id="919022749">
          <w:marLeft w:val="480"/>
          <w:marRight w:val="0"/>
          <w:marTop w:val="0"/>
          <w:marBottom w:val="0"/>
          <w:divBdr>
            <w:top w:val="none" w:sz="0" w:space="0" w:color="auto"/>
            <w:left w:val="none" w:sz="0" w:space="0" w:color="auto"/>
            <w:bottom w:val="none" w:sz="0" w:space="0" w:color="auto"/>
            <w:right w:val="none" w:sz="0" w:space="0" w:color="auto"/>
          </w:divBdr>
        </w:div>
        <w:div w:id="457140508">
          <w:marLeft w:val="480"/>
          <w:marRight w:val="0"/>
          <w:marTop w:val="0"/>
          <w:marBottom w:val="0"/>
          <w:divBdr>
            <w:top w:val="none" w:sz="0" w:space="0" w:color="auto"/>
            <w:left w:val="none" w:sz="0" w:space="0" w:color="auto"/>
            <w:bottom w:val="none" w:sz="0" w:space="0" w:color="auto"/>
            <w:right w:val="none" w:sz="0" w:space="0" w:color="auto"/>
          </w:divBdr>
        </w:div>
        <w:div w:id="877354223">
          <w:marLeft w:val="480"/>
          <w:marRight w:val="0"/>
          <w:marTop w:val="0"/>
          <w:marBottom w:val="0"/>
          <w:divBdr>
            <w:top w:val="none" w:sz="0" w:space="0" w:color="auto"/>
            <w:left w:val="none" w:sz="0" w:space="0" w:color="auto"/>
            <w:bottom w:val="none" w:sz="0" w:space="0" w:color="auto"/>
            <w:right w:val="none" w:sz="0" w:space="0" w:color="auto"/>
          </w:divBdr>
        </w:div>
        <w:div w:id="1870532014">
          <w:marLeft w:val="480"/>
          <w:marRight w:val="0"/>
          <w:marTop w:val="0"/>
          <w:marBottom w:val="0"/>
          <w:divBdr>
            <w:top w:val="none" w:sz="0" w:space="0" w:color="auto"/>
            <w:left w:val="none" w:sz="0" w:space="0" w:color="auto"/>
            <w:bottom w:val="none" w:sz="0" w:space="0" w:color="auto"/>
            <w:right w:val="none" w:sz="0" w:space="0" w:color="auto"/>
          </w:divBdr>
        </w:div>
        <w:div w:id="1870994209">
          <w:marLeft w:val="480"/>
          <w:marRight w:val="0"/>
          <w:marTop w:val="0"/>
          <w:marBottom w:val="0"/>
          <w:divBdr>
            <w:top w:val="none" w:sz="0" w:space="0" w:color="auto"/>
            <w:left w:val="none" w:sz="0" w:space="0" w:color="auto"/>
            <w:bottom w:val="none" w:sz="0" w:space="0" w:color="auto"/>
            <w:right w:val="none" w:sz="0" w:space="0" w:color="auto"/>
          </w:divBdr>
        </w:div>
        <w:div w:id="912087760">
          <w:marLeft w:val="480"/>
          <w:marRight w:val="0"/>
          <w:marTop w:val="0"/>
          <w:marBottom w:val="0"/>
          <w:divBdr>
            <w:top w:val="none" w:sz="0" w:space="0" w:color="auto"/>
            <w:left w:val="none" w:sz="0" w:space="0" w:color="auto"/>
            <w:bottom w:val="none" w:sz="0" w:space="0" w:color="auto"/>
            <w:right w:val="none" w:sz="0" w:space="0" w:color="auto"/>
          </w:divBdr>
        </w:div>
        <w:div w:id="985549177">
          <w:marLeft w:val="480"/>
          <w:marRight w:val="0"/>
          <w:marTop w:val="0"/>
          <w:marBottom w:val="0"/>
          <w:divBdr>
            <w:top w:val="none" w:sz="0" w:space="0" w:color="auto"/>
            <w:left w:val="none" w:sz="0" w:space="0" w:color="auto"/>
            <w:bottom w:val="none" w:sz="0" w:space="0" w:color="auto"/>
            <w:right w:val="none" w:sz="0" w:space="0" w:color="auto"/>
          </w:divBdr>
        </w:div>
        <w:div w:id="1064645375">
          <w:marLeft w:val="480"/>
          <w:marRight w:val="0"/>
          <w:marTop w:val="0"/>
          <w:marBottom w:val="0"/>
          <w:divBdr>
            <w:top w:val="none" w:sz="0" w:space="0" w:color="auto"/>
            <w:left w:val="none" w:sz="0" w:space="0" w:color="auto"/>
            <w:bottom w:val="none" w:sz="0" w:space="0" w:color="auto"/>
            <w:right w:val="none" w:sz="0" w:space="0" w:color="auto"/>
          </w:divBdr>
        </w:div>
        <w:div w:id="2125228114">
          <w:marLeft w:val="480"/>
          <w:marRight w:val="0"/>
          <w:marTop w:val="0"/>
          <w:marBottom w:val="0"/>
          <w:divBdr>
            <w:top w:val="none" w:sz="0" w:space="0" w:color="auto"/>
            <w:left w:val="none" w:sz="0" w:space="0" w:color="auto"/>
            <w:bottom w:val="none" w:sz="0" w:space="0" w:color="auto"/>
            <w:right w:val="none" w:sz="0" w:space="0" w:color="auto"/>
          </w:divBdr>
        </w:div>
        <w:div w:id="2010137035">
          <w:marLeft w:val="480"/>
          <w:marRight w:val="0"/>
          <w:marTop w:val="0"/>
          <w:marBottom w:val="0"/>
          <w:divBdr>
            <w:top w:val="none" w:sz="0" w:space="0" w:color="auto"/>
            <w:left w:val="none" w:sz="0" w:space="0" w:color="auto"/>
            <w:bottom w:val="none" w:sz="0" w:space="0" w:color="auto"/>
            <w:right w:val="none" w:sz="0" w:space="0" w:color="auto"/>
          </w:divBdr>
        </w:div>
        <w:div w:id="1892880254">
          <w:marLeft w:val="480"/>
          <w:marRight w:val="0"/>
          <w:marTop w:val="0"/>
          <w:marBottom w:val="0"/>
          <w:divBdr>
            <w:top w:val="none" w:sz="0" w:space="0" w:color="auto"/>
            <w:left w:val="none" w:sz="0" w:space="0" w:color="auto"/>
            <w:bottom w:val="none" w:sz="0" w:space="0" w:color="auto"/>
            <w:right w:val="none" w:sz="0" w:space="0" w:color="auto"/>
          </w:divBdr>
        </w:div>
        <w:div w:id="958754461">
          <w:marLeft w:val="480"/>
          <w:marRight w:val="0"/>
          <w:marTop w:val="0"/>
          <w:marBottom w:val="0"/>
          <w:divBdr>
            <w:top w:val="none" w:sz="0" w:space="0" w:color="auto"/>
            <w:left w:val="none" w:sz="0" w:space="0" w:color="auto"/>
            <w:bottom w:val="none" w:sz="0" w:space="0" w:color="auto"/>
            <w:right w:val="none" w:sz="0" w:space="0" w:color="auto"/>
          </w:divBdr>
        </w:div>
        <w:div w:id="1195927735">
          <w:marLeft w:val="480"/>
          <w:marRight w:val="0"/>
          <w:marTop w:val="0"/>
          <w:marBottom w:val="0"/>
          <w:divBdr>
            <w:top w:val="none" w:sz="0" w:space="0" w:color="auto"/>
            <w:left w:val="none" w:sz="0" w:space="0" w:color="auto"/>
            <w:bottom w:val="none" w:sz="0" w:space="0" w:color="auto"/>
            <w:right w:val="none" w:sz="0" w:space="0" w:color="auto"/>
          </w:divBdr>
        </w:div>
      </w:divsChild>
    </w:div>
    <w:div w:id="62871097">
      <w:bodyDiv w:val="1"/>
      <w:marLeft w:val="0"/>
      <w:marRight w:val="0"/>
      <w:marTop w:val="0"/>
      <w:marBottom w:val="0"/>
      <w:divBdr>
        <w:top w:val="none" w:sz="0" w:space="0" w:color="auto"/>
        <w:left w:val="none" w:sz="0" w:space="0" w:color="auto"/>
        <w:bottom w:val="none" w:sz="0" w:space="0" w:color="auto"/>
        <w:right w:val="none" w:sz="0" w:space="0" w:color="auto"/>
      </w:divBdr>
    </w:div>
    <w:div w:id="62920529">
      <w:bodyDiv w:val="1"/>
      <w:marLeft w:val="0"/>
      <w:marRight w:val="0"/>
      <w:marTop w:val="0"/>
      <w:marBottom w:val="0"/>
      <w:divBdr>
        <w:top w:val="none" w:sz="0" w:space="0" w:color="auto"/>
        <w:left w:val="none" w:sz="0" w:space="0" w:color="auto"/>
        <w:bottom w:val="none" w:sz="0" w:space="0" w:color="auto"/>
        <w:right w:val="none" w:sz="0" w:space="0" w:color="auto"/>
      </w:divBdr>
    </w:div>
    <w:div w:id="62993129">
      <w:bodyDiv w:val="1"/>
      <w:marLeft w:val="0"/>
      <w:marRight w:val="0"/>
      <w:marTop w:val="0"/>
      <w:marBottom w:val="0"/>
      <w:divBdr>
        <w:top w:val="none" w:sz="0" w:space="0" w:color="auto"/>
        <w:left w:val="none" w:sz="0" w:space="0" w:color="auto"/>
        <w:bottom w:val="none" w:sz="0" w:space="0" w:color="auto"/>
        <w:right w:val="none" w:sz="0" w:space="0" w:color="auto"/>
      </w:divBdr>
    </w:div>
    <w:div w:id="62995034">
      <w:bodyDiv w:val="1"/>
      <w:marLeft w:val="0"/>
      <w:marRight w:val="0"/>
      <w:marTop w:val="0"/>
      <w:marBottom w:val="0"/>
      <w:divBdr>
        <w:top w:val="none" w:sz="0" w:space="0" w:color="auto"/>
        <w:left w:val="none" w:sz="0" w:space="0" w:color="auto"/>
        <w:bottom w:val="none" w:sz="0" w:space="0" w:color="auto"/>
        <w:right w:val="none" w:sz="0" w:space="0" w:color="auto"/>
      </w:divBdr>
    </w:div>
    <w:div w:id="63069012">
      <w:bodyDiv w:val="1"/>
      <w:marLeft w:val="0"/>
      <w:marRight w:val="0"/>
      <w:marTop w:val="0"/>
      <w:marBottom w:val="0"/>
      <w:divBdr>
        <w:top w:val="none" w:sz="0" w:space="0" w:color="auto"/>
        <w:left w:val="none" w:sz="0" w:space="0" w:color="auto"/>
        <w:bottom w:val="none" w:sz="0" w:space="0" w:color="auto"/>
        <w:right w:val="none" w:sz="0" w:space="0" w:color="auto"/>
      </w:divBdr>
      <w:divsChild>
        <w:div w:id="14305214">
          <w:marLeft w:val="480"/>
          <w:marRight w:val="0"/>
          <w:marTop w:val="0"/>
          <w:marBottom w:val="0"/>
          <w:divBdr>
            <w:top w:val="none" w:sz="0" w:space="0" w:color="auto"/>
            <w:left w:val="none" w:sz="0" w:space="0" w:color="auto"/>
            <w:bottom w:val="none" w:sz="0" w:space="0" w:color="auto"/>
            <w:right w:val="none" w:sz="0" w:space="0" w:color="auto"/>
          </w:divBdr>
        </w:div>
        <w:div w:id="32777809">
          <w:marLeft w:val="480"/>
          <w:marRight w:val="0"/>
          <w:marTop w:val="0"/>
          <w:marBottom w:val="0"/>
          <w:divBdr>
            <w:top w:val="none" w:sz="0" w:space="0" w:color="auto"/>
            <w:left w:val="none" w:sz="0" w:space="0" w:color="auto"/>
            <w:bottom w:val="none" w:sz="0" w:space="0" w:color="auto"/>
            <w:right w:val="none" w:sz="0" w:space="0" w:color="auto"/>
          </w:divBdr>
        </w:div>
        <w:div w:id="84083763">
          <w:marLeft w:val="480"/>
          <w:marRight w:val="0"/>
          <w:marTop w:val="0"/>
          <w:marBottom w:val="0"/>
          <w:divBdr>
            <w:top w:val="none" w:sz="0" w:space="0" w:color="auto"/>
            <w:left w:val="none" w:sz="0" w:space="0" w:color="auto"/>
            <w:bottom w:val="none" w:sz="0" w:space="0" w:color="auto"/>
            <w:right w:val="none" w:sz="0" w:space="0" w:color="auto"/>
          </w:divBdr>
        </w:div>
        <w:div w:id="123547462">
          <w:marLeft w:val="480"/>
          <w:marRight w:val="0"/>
          <w:marTop w:val="0"/>
          <w:marBottom w:val="0"/>
          <w:divBdr>
            <w:top w:val="none" w:sz="0" w:space="0" w:color="auto"/>
            <w:left w:val="none" w:sz="0" w:space="0" w:color="auto"/>
            <w:bottom w:val="none" w:sz="0" w:space="0" w:color="auto"/>
            <w:right w:val="none" w:sz="0" w:space="0" w:color="auto"/>
          </w:divBdr>
        </w:div>
        <w:div w:id="148180447">
          <w:marLeft w:val="480"/>
          <w:marRight w:val="0"/>
          <w:marTop w:val="0"/>
          <w:marBottom w:val="0"/>
          <w:divBdr>
            <w:top w:val="none" w:sz="0" w:space="0" w:color="auto"/>
            <w:left w:val="none" w:sz="0" w:space="0" w:color="auto"/>
            <w:bottom w:val="none" w:sz="0" w:space="0" w:color="auto"/>
            <w:right w:val="none" w:sz="0" w:space="0" w:color="auto"/>
          </w:divBdr>
        </w:div>
        <w:div w:id="159538782">
          <w:marLeft w:val="480"/>
          <w:marRight w:val="0"/>
          <w:marTop w:val="0"/>
          <w:marBottom w:val="0"/>
          <w:divBdr>
            <w:top w:val="none" w:sz="0" w:space="0" w:color="auto"/>
            <w:left w:val="none" w:sz="0" w:space="0" w:color="auto"/>
            <w:bottom w:val="none" w:sz="0" w:space="0" w:color="auto"/>
            <w:right w:val="none" w:sz="0" w:space="0" w:color="auto"/>
          </w:divBdr>
        </w:div>
        <w:div w:id="169176139">
          <w:marLeft w:val="480"/>
          <w:marRight w:val="0"/>
          <w:marTop w:val="0"/>
          <w:marBottom w:val="0"/>
          <w:divBdr>
            <w:top w:val="none" w:sz="0" w:space="0" w:color="auto"/>
            <w:left w:val="none" w:sz="0" w:space="0" w:color="auto"/>
            <w:bottom w:val="none" w:sz="0" w:space="0" w:color="auto"/>
            <w:right w:val="none" w:sz="0" w:space="0" w:color="auto"/>
          </w:divBdr>
        </w:div>
        <w:div w:id="193228454">
          <w:marLeft w:val="480"/>
          <w:marRight w:val="0"/>
          <w:marTop w:val="0"/>
          <w:marBottom w:val="0"/>
          <w:divBdr>
            <w:top w:val="none" w:sz="0" w:space="0" w:color="auto"/>
            <w:left w:val="none" w:sz="0" w:space="0" w:color="auto"/>
            <w:bottom w:val="none" w:sz="0" w:space="0" w:color="auto"/>
            <w:right w:val="none" w:sz="0" w:space="0" w:color="auto"/>
          </w:divBdr>
        </w:div>
        <w:div w:id="208566509">
          <w:marLeft w:val="480"/>
          <w:marRight w:val="0"/>
          <w:marTop w:val="0"/>
          <w:marBottom w:val="0"/>
          <w:divBdr>
            <w:top w:val="none" w:sz="0" w:space="0" w:color="auto"/>
            <w:left w:val="none" w:sz="0" w:space="0" w:color="auto"/>
            <w:bottom w:val="none" w:sz="0" w:space="0" w:color="auto"/>
            <w:right w:val="none" w:sz="0" w:space="0" w:color="auto"/>
          </w:divBdr>
        </w:div>
        <w:div w:id="234515266">
          <w:marLeft w:val="480"/>
          <w:marRight w:val="0"/>
          <w:marTop w:val="0"/>
          <w:marBottom w:val="0"/>
          <w:divBdr>
            <w:top w:val="none" w:sz="0" w:space="0" w:color="auto"/>
            <w:left w:val="none" w:sz="0" w:space="0" w:color="auto"/>
            <w:bottom w:val="none" w:sz="0" w:space="0" w:color="auto"/>
            <w:right w:val="none" w:sz="0" w:space="0" w:color="auto"/>
          </w:divBdr>
        </w:div>
        <w:div w:id="265119911">
          <w:marLeft w:val="480"/>
          <w:marRight w:val="0"/>
          <w:marTop w:val="0"/>
          <w:marBottom w:val="0"/>
          <w:divBdr>
            <w:top w:val="none" w:sz="0" w:space="0" w:color="auto"/>
            <w:left w:val="none" w:sz="0" w:space="0" w:color="auto"/>
            <w:bottom w:val="none" w:sz="0" w:space="0" w:color="auto"/>
            <w:right w:val="none" w:sz="0" w:space="0" w:color="auto"/>
          </w:divBdr>
        </w:div>
        <w:div w:id="283003132">
          <w:marLeft w:val="480"/>
          <w:marRight w:val="0"/>
          <w:marTop w:val="0"/>
          <w:marBottom w:val="0"/>
          <w:divBdr>
            <w:top w:val="none" w:sz="0" w:space="0" w:color="auto"/>
            <w:left w:val="none" w:sz="0" w:space="0" w:color="auto"/>
            <w:bottom w:val="none" w:sz="0" w:space="0" w:color="auto"/>
            <w:right w:val="none" w:sz="0" w:space="0" w:color="auto"/>
          </w:divBdr>
        </w:div>
        <w:div w:id="351537736">
          <w:marLeft w:val="480"/>
          <w:marRight w:val="0"/>
          <w:marTop w:val="0"/>
          <w:marBottom w:val="0"/>
          <w:divBdr>
            <w:top w:val="none" w:sz="0" w:space="0" w:color="auto"/>
            <w:left w:val="none" w:sz="0" w:space="0" w:color="auto"/>
            <w:bottom w:val="none" w:sz="0" w:space="0" w:color="auto"/>
            <w:right w:val="none" w:sz="0" w:space="0" w:color="auto"/>
          </w:divBdr>
        </w:div>
        <w:div w:id="377314559">
          <w:marLeft w:val="480"/>
          <w:marRight w:val="0"/>
          <w:marTop w:val="0"/>
          <w:marBottom w:val="0"/>
          <w:divBdr>
            <w:top w:val="none" w:sz="0" w:space="0" w:color="auto"/>
            <w:left w:val="none" w:sz="0" w:space="0" w:color="auto"/>
            <w:bottom w:val="none" w:sz="0" w:space="0" w:color="auto"/>
            <w:right w:val="none" w:sz="0" w:space="0" w:color="auto"/>
          </w:divBdr>
        </w:div>
        <w:div w:id="397021226">
          <w:marLeft w:val="480"/>
          <w:marRight w:val="0"/>
          <w:marTop w:val="0"/>
          <w:marBottom w:val="0"/>
          <w:divBdr>
            <w:top w:val="none" w:sz="0" w:space="0" w:color="auto"/>
            <w:left w:val="none" w:sz="0" w:space="0" w:color="auto"/>
            <w:bottom w:val="none" w:sz="0" w:space="0" w:color="auto"/>
            <w:right w:val="none" w:sz="0" w:space="0" w:color="auto"/>
          </w:divBdr>
        </w:div>
        <w:div w:id="557084206">
          <w:marLeft w:val="480"/>
          <w:marRight w:val="0"/>
          <w:marTop w:val="0"/>
          <w:marBottom w:val="0"/>
          <w:divBdr>
            <w:top w:val="none" w:sz="0" w:space="0" w:color="auto"/>
            <w:left w:val="none" w:sz="0" w:space="0" w:color="auto"/>
            <w:bottom w:val="none" w:sz="0" w:space="0" w:color="auto"/>
            <w:right w:val="none" w:sz="0" w:space="0" w:color="auto"/>
          </w:divBdr>
        </w:div>
        <w:div w:id="567961195">
          <w:marLeft w:val="480"/>
          <w:marRight w:val="0"/>
          <w:marTop w:val="0"/>
          <w:marBottom w:val="0"/>
          <w:divBdr>
            <w:top w:val="none" w:sz="0" w:space="0" w:color="auto"/>
            <w:left w:val="none" w:sz="0" w:space="0" w:color="auto"/>
            <w:bottom w:val="none" w:sz="0" w:space="0" w:color="auto"/>
            <w:right w:val="none" w:sz="0" w:space="0" w:color="auto"/>
          </w:divBdr>
        </w:div>
        <w:div w:id="622229755">
          <w:marLeft w:val="480"/>
          <w:marRight w:val="0"/>
          <w:marTop w:val="0"/>
          <w:marBottom w:val="0"/>
          <w:divBdr>
            <w:top w:val="none" w:sz="0" w:space="0" w:color="auto"/>
            <w:left w:val="none" w:sz="0" w:space="0" w:color="auto"/>
            <w:bottom w:val="none" w:sz="0" w:space="0" w:color="auto"/>
            <w:right w:val="none" w:sz="0" w:space="0" w:color="auto"/>
          </w:divBdr>
        </w:div>
        <w:div w:id="637034768">
          <w:marLeft w:val="480"/>
          <w:marRight w:val="0"/>
          <w:marTop w:val="0"/>
          <w:marBottom w:val="0"/>
          <w:divBdr>
            <w:top w:val="none" w:sz="0" w:space="0" w:color="auto"/>
            <w:left w:val="none" w:sz="0" w:space="0" w:color="auto"/>
            <w:bottom w:val="none" w:sz="0" w:space="0" w:color="auto"/>
            <w:right w:val="none" w:sz="0" w:space="0" w:color="auto"/>
          </w:divBdr>
        </w:div>
        <w:div w:id="695692953">
          <w:marLeft w:val="480"/>
          <w:marRight w:val="0"/>
          <w:marTop w:val="0"/>
          <w:marBottom w:val="0"/>
          <w:divBdr>
            <w:top w:val="none" w:sz="0" w:space="0" w:color="auto"/>
            <w:left w:val="none" w:sz="0" w:space="0" w:color="auto"/>
            <w:bottom w:val="none" w:sz="0" w:space="0" w:color="auto"/>
            <w:right w:val="none" w:sz="0" w:space="0" w:color="auto"/>
          </w:divBdr>
        </w:div>
        <w:div w:id="705176839">
          <w:marLeft w:val="480"/>
          <w:marRight w:val="0"/>
          <w:marTop w:val="0"/>
          <w:marBottom w:val="0"/>
          <w:divBdr>
            <w:top w:val="none" w:sz="0" w:space="0" w:color="auto"/>
            <w:left w:val="none" w:sz="0" w:space="0" w:color="auto"/>
            <w:bottom w:val="none" w:sz="0" w:space="0" w:color="auto"/>
            <w:right w:val="none" w:sz="0" w:space="0" w:color="auto"/>
          </w:divBdr>
        </w:div>
        <w:div w:id="752627243">
          <w:marLeft w:val="480"/>
          <w:marRight w:val="0"/>
          <w:marTop w:val="0"/>
          <w:marBottom w:val="0"/>
          <w:divBdr>
            <w:top w:val="none" w:sz="0" w:space="0" w:color="auto"/>
            <w:left w:val="none" w:sz="0" w:space="0" w:color="auto"/>
            <w:bottom w:val="none" w:sz="0" w:space="0" w:color="auto"/>
            <w:right w:val="none" w:sz="0" w:space="0" w:color="auto"/>
          </w:divBdr>
        </w:div>
        <w:div w:id="857550469">
          <w:marLeft w:val="480"/>
          <w:marRight w:val="0"/>
          <w:marTop w:val="0"/>
          <w:marBottom w:val="0"/>
          <w:divBdr>
            <w:top w:val="none" w:sz="0" w:space="0" w:color="auto"/>
            <w:left w:val="none" w:sz="0" w:space="0" w:color="auto"/>
            <w:bottom w:val="none" w:sz="0" w:space="0" w:color="auto"/>
            <w:right w:val="none" w:sz="0" w:space="0" w:color="auto"/>
          </w:divBdr>
        </w:div>
        <w:div w:id="869222747">
          <w:marLeft w:val="480"/>
          <w:marRight w:val="0"/>
          <w:marTop w:val="0"/>
          <w:marBottom w:val="0"/>
          <w:divBdr>
            <w:top w:val="none" w:sz="0" w:space="0" w:color="auto"/>
            <w:left w:val="none" w:sz="0" w:space="0" w:color="auto"/>
            <w:bottom w:val="none" w:sz="0" w:space="0" w:color="auto"/>
            <w:right w:val="none" w:sz="0" w:space="0" w:color="auto"/>
          </w:divBdr>
        </w:div>
        <w:div w:id="901065817">
          <w:marLeft w:val="480"/>
          <w:marRight w:val="0"/>
          <w:marTop w:val="0"/>
          <w:marBottom w:val="0"/>
          <w:divBdr>
            <w:top w:val="none" w:sz="0" w:space="0" w:color="auto"/>
            <w:left w:val="none" w:sz="0" w:space="0" w:color="auto"/>
            <w:bottom w:val="none" w:sz="0" w:space="0" w:color="auto"/>
            <w:right w:val="none" w:sz="0" w:space="0" w:color="auto"/>
          </w:divBdr>
        </w:div>
      </w:divsChild>
    </w:div>
    <w:div w:id="63113890">
      <w:bodyDiv w:val="1"/>
      <w:marLeft w:val="0"/>
      <w:marRight w:val="0"/>
      <w:marTop w:val="0"/>
      <w:marBottom w:val="0"/>
      <w:divBdr>
        <w:top w:val="none" w:sz="0" w:space="0" w:color="auto"/>
        <w:left w:val="none" w:sz="0" w:space="0" w:color="auto"/>
        <w:bottom w:val="none" w:sz="0" w:space="0" w:color="auto"/>
        <w:right w:val="none" w:sz="0" w:space="0" w:color="auto"/>
      </w:divBdr>
    </w:div>
    <w:div w:id="63186244">
      <w:bodyDiv w:val="1"/>
      <w:marLeft w:val="0"/>
      <w:marRight w:val="0"/>
      <w:marTop w:val="0"/>
      <w:marBottom w:val="0"/>
      <w:divBdr>
        <w:top w:val="none" w:sz="0" w:space="0" w:color="auto"/>
        <w:left w:val="none" w:sz="0" w:space="0" w:color="auto"/>
        <w:bottom w:val="none" w:sz="0" w:space="0" w:color="auto"/>
        <w:right w:val="none" w:sz="0" w:space="0" w:color="auto"/>
      </w:divBdr>
    </w:div>
    <w:div w:id="63264254">
      <w:bodyDiv w:val="1"/>
      <w:marLeft w:val="0"/>
      <w:marRight w:val="0"/>
      <w:marTop w:val="0"/>
      <w:marBottom w:val="0"/>
      <w:divBdr>
        <w:top w:val="none" w:sz="0" w:space="0" w:color="auto"/>
        <w:left w:val="none" w:sz="0" w:space="0" w:color="auto"/>
        <w:bottom w:val="none" w:sz="0" w:space="0" w:color="auto"/>
        <w:right w:val="none" w:sz="0" w:space="0" w:color="auto"/>
      </w:divBdr>
    </w:div>
    <w:div w:id="63339131">
      <w:bodyDiv w:val="1"/>
      <w:marLeft w:val="0"/>
      <w:marRight w:val="0"/>
      <w:marTop w:val="0"/>
      <w:marBottom w:val="0"/>
      <w:divBdr>
        <w:top w:val="none" w:sz="0" w:space="0" w:color="auto"/>
        <w:left w:val="none" w:sz="0" w:space="0" w:color="auto"/>
        <w:bottom w:val="none" w:sz="0" w:space="0" w:color="auto"/>
        <w:right w:val="none" w:sz="0" w:space="0" w:color="auto"/>
      </w:divBdr>
    </w:div>
    <w:div w:id="63375177">
      <w:bodyDiv w:val="1"/>
      <w:marLeft w:val="0"/>
      <w:marRight w:val="0"/>
      <w:marTop w:val="0"/>
      <w:marBottom w:val="0"/>
      <w:divBdr>
        <w:top w:val="none" w:sz="0" w:space="0" w:color="auto"/>
        <w:left w:val="none" w:sz="0" w:space="0" w:color="auto"/>
        <w:bottom w:val="none" w:sz="0" w:space="0" w:color="auto"/>
        <w:right w:val="none" w:sz="0" w:space="0" w:color="auto"/>
      </w:divBdr>
    </w:div>
    <w:div w:id="63381128">
      <w:bodyDiv w:val="1"/>
      <w:marLeft w:val="0"/>
      <w:marRight w:val="0"/>
      <w:marTop w:val="0"/>
      <w:marBottom w:val="0"/>
      <w:divBdr>
        <w:top w:val="none" w:sz="0" w:space="0" w:color="auto"/>
        <w:left w:val="none" w:sz="0" w:space="0" w:color="auto"/>
        <w:bottom w:val="none" w:sz="0" w:space="0" w:color="auto"/>
        <w:right w:val="none" w:sz="0" w:space="0" w:color="auto"/>
      </w:divBdr>
    </w:div>
    <w:div w:id="63534707">
      <w:bodyDiv w:val="1"/>
      <w:marLeft w:val="0"/>
      <w:marRight w:val="0"/>
      <w:marTop w:val="0"/>
      <w:marBottom w:val="0"/>
      <w:divBdr>
        <w:top w:val="none" w:sz="0" w:space="0" w:color="auto"/>
        <w:left w:val="none" w:sz="0" w:space="0" w:color="auto"/>
        <w:bottom w:val="none" w:sz="0" w:space="0" w:color="auto"/>
        <w:right w:val="none" w:sz="0" w:space="0" w:color="auto"/>
      </w:divBdr>
    </w:div>
    <w:div w:id="63727196">
      <w:bodyDiv w:val="1"/>
      <w:marLeft w:val="0"/>
      <w:marRight w:val="0"/>
      <w:marTop w:val="0"/>
      <w:marBottom w:val="0"/>
      <w:divBdr>
        <w:top w:val="none" w:sz="0" w:space="0" w:color="auto"/>
        <w:left w:val="none" w:sz="0" w:space="0" w:color="auto"/>
        <w:bottom w:val="none" w:sz="0" w:space="0" w:color="auto"/>
        <w:right w:val="none" w:sz="0" w:space="0" w:color="auto"/>
      </w:divBdr>
    </w:div>
    <w:div w:id="63798021">
      <w:bodyDiv w:val="1"/>
      <w:marLeft w:val="0"/>
      <w:marRight w:val="0"/>
      <w:marTop w:val="0"/>
      <w:marBottom w:val="0"/>
      <w:divBdr>
        <w:top w:val="none" w:sz="0" w:space="0" w:color="auto"/>
        <w:left w:val="none" w:sz="0" w:space="0" w:color="auto"/>
        <w:bottom w:val="none" w:sz="0" w:space="0" w:color="auto"/>
        <w:right w:val="none" w:sz="0" w:space="0" w:color="auto"/>
      </w:divBdr>
    </w:div>
    <w:div w:id="63845549">
      <w:bodyDiv w:val="1"/>
      <w:marLeft w:val="0"/>
      <w:marRight w:val="0"/>
      <w:marTop w:val="0"/>
      <w:marBottom w:val="0"/>
      <w:divBdr>
        <w:top w:val="none" w:sz="0" w:space="0" w:color="auto"/>
        <w:left w:val="none" w:sz="0" w:space="0" w:color="auto"/>
        <w:bottom w:val="none" w:sz="0" w:space="0" w:color="auto"/>
        <w:right w:val="none" w:sz="0" w:space="0" w:color="auto"/>
      </w:divBdr>
    </w:div>
    <w:div w:id="64038314">
      <w:bodyDiv w:val="1"/>
      <w:marLeft w:val="0"/>
      <w:marRight w:val="0"/>
      <w:marTop w:val="0"/>
      <w:marBottom w:val="0"/>
      <w:divBdr>
        <w:top w:val="none" w:sz="0" w:space="0" w:color="auto"/>
        <w:left w:val="none" w:sz="0" w:space="0" w:color="auto"/>
        <w:bottom w:val="none" w:sz="0" w:space="0" w:color="auto"/>
        <w:right w:val="none" w:sz="0" w:space="0" w:color="auto"/>
      </w:divBdr>
    </w:div>
    <w:div w:id="64106641">
      <w:bodyDiv w:val="1"/>
      <w:marLeft w:val="0"/>
      <w:marRight w:val="0"/>
      <w:marTop w:val="0"/>
      <w:marBottom w:val="0"/>
      <w:divBdr>
        <w:top w:val="none" w:sz="0" w:space="0" w:color="auto"/>
        <w:left w:val="none" w:sz="0" w:space="0" w:color="auto"/>
        <w:bottom w:val="none" w:sz="0" w:space="0" w:color="auto"/>
        <w:right w:val="none" w:sz="0" w:space="0" w:color="auto"/>
      </w:divBdr>
    </w:div>
    <w:div w:id="64183371">
      <w:bodyDiv w:val="1"/>
      <w:marLeft w:val="0"/>
      <w:marRight w:val="0"/>
      <w:marTop w:val="0"/>
      <w:marBottom w:val="0"/>
      <w:divBdr>
        <w:top w:val="none" w:sz="0" w:space="0" w:color="auto"/>
        <w:left w:val="none" w:sz="0" w:space="0" w:color="auto"/>
        <w:bottom w:val="none" w:sz="0" w:space="0" w:color="auto"/>
        <w:right w:val="none" w:sz="0" w:space="0" w:color="auto"/>
      </w:divBdr>
    </w:div>
    <w:div w:id="64188010">
      <w:bodyDiv w:val="1"/>
      <w:marLeft w:val="0"/>
      <w:marRight w:val="0"/>
      <w:marTop w:val="0"/>
      <w:marBottom w:val="0"/>
      <w:divBdr>
        <w:top w:val="none" w:sz="0" w:space="0" w:color="auto"/>
        <w:left w:val="none" w:sz="0" w:space="0" w:color="auto"/>
        <w:bottom w:val="none" w:sz="0" w:space="0" w:color="auto"/>
        <w:right w:val="none" w:sz="0" w:space="0" w:color="auto"/>
      </w:divBdr>
    </w:div>
    <w:div w:id="64378006">
      <w:bodyDiv w:val="1"/>
      <w:marLeft w:val="0"/>
      <w:marRight w:val="0"/>
      <w:marTop w:val="0"/>
      <w:marBottom w:val="0"/>
      <w:divBdr>
        <w:top w:val="none" w:sz="0" w:space="0" w:color="auto"/>
        <w:left w:val="none" w:sz="0" w:space="0" w:color="auto"/>
        <w:bottom w:val="none" w:sz="0" w:space="0" w:color="auto"/>
        <w:right w:val="none" w:sz="0" w:space="0" w:color="auto"/>
      </w:divBdr>
    </w:div>
    <w:div w:id="64572037">
      <w:bodyDiv w:val="1"/>
      <w:marLeft w:val="0"/>
      <w:marRight w:val="0"/>
      <w:marTop w:val="0"/>
      <w:marBottom w:val="0"/>
      <w:divBdr>
        <w:top w:val="none" w:sz="0" w:space="0" w:color="auto"/>
        <w:left w:val="none" w:sz="0" w:space="0" w:color="auto"/>
        <w:bottom w:val="none" w:sz="0" w:space="0" w:color="auto"/>
        <w:right w:val="none" w:sz="0" w:space="0" w:color="auto"/>
      </w:divBdr>
      <w:divsChild>
        <w:div w:id="4214712">
          <w:marLeft w:val="480"/>
          <w:marRight w:val="0"/>
          <w:marTop w:val="0"/>
          <w:marBottom w:val="0"/>
          <w:divBdr>
            <w:top w:val="none" w:sz="0" w:space="0" w:color="auto"/>
            <w:left w:val="none" w:sz="0" w:space="0" w:color="auto"/>
            <w:bottom w:val="none" w:sz="0" w:space="0" w:color="auto"/>
            <w:right w:val="none" w:sz="0" w:space="0" w:color="auto"/>
          </w:divBdr>
        </w:div>
        <w:div w:id="54932040">
          <w:marLeft w:val="480"/>
          <w:marRight w:val="0"/>
          <w:marTop w:val="0"/>
          <w:marBottom w:val="0"/>
          <w:divBdr>
            <w:top w:val="none" w:sz="0" w:space="0" w:color="auto"/>
            <w:left w:val="none" w:sz="0" w:space="0" w:color="auto"/>
            <w:bottom w:val="none" w:sz="0" w:space="0" w:color="auto"/>
            <w:right w:val="none" w:sz="0" w:space="0" w:color="auto"/>
          </w:divBdr>
        </w:div>
        <w:div w:id="248272843">
          <w:marLeft w:val="480"/>
          <w:marRight w:val="0"/>
          <w:marTop w:val="0"/>
          <w:marBottom w:val="0"/>
          <w:divBdr>
            <w:top w:val="none" w:sz="0" w:space="0" w:color="auto"/>
            <w:left w:val="none" w:sz="0" w:space="0" w:color="auto"/>
            <w:bottom w:val="none" w:sz="0" w:space="0" w:color="auto"/>
            <w:right w:val="none" w:sz="0" w:space="0" w:color="auto"/>
          </w:divBdr>
        </w:div>
        <w:div w:id="307325064">
          <w:marLeft w:val="480"/>
          <w:marRight w:val="0"/>
          <w:marTop w:val="0"/>
          <w:marBottom w:val="0"/>
          <w:divBdr>
            <w:top w:val="none" w:sz="0" w:space="0" w:color="auto"/>
            <w:left w:val="none" w:sz="0" w:space="0" w:color="auto"/>
            <w:bottom w:val="none" w:sz="0" w:space="0" w:color="auto"/>
            <w:right w:val="none" w:sz="0" w:space="0" w:color="auto"/>
          </w:divBdr>
        </w:div>
        <w:div w:id="327369592">
          <w:marLeft w:val="480"/>
          <w:marRight w:val="0"/>
          <w:marTop w:val="0"/>
          <w:marBottom w:val="0"/>
          <w:divBdr>
            <w:top w:val="none" w:sz="0" w:space="0" w:color="auto"/>
            <w:left w:val="none" w:sz="0" w:space="0" w:color="auto"/>
            <w:bottom w:val="none" w:sz="0" w:space="0" w:color="auto"/>
            <w:right w:val="none" w:sz="0" w:space="0" w:color="auto"/>
          </w:divBdr>
        </w:div>
        <w:div w:id="382486521">
          <w:marLeft w:val="480"/>
          <w:marRight w:val="0"/>
          <w:marTop w:val="0"/>
          <w:marBottom w:val="0"/>
          <w:divBdr>
            <w:top w:val="none" w:sz="0" w:space="0" w:color="auto"/>
            <w:left w:val="none" w:sz="0" w:space="0" w:color="auto"/>
            <w:bottom w:val="none" w:sz="0" w:space="0" w:color="auto"/>
            <w:right w:val="none" w:sz="0" w:space="0" w:color="auto"/>
          </w:divBdr>
        </w:div>
        <w:div w:id="520126100">
          <w:marLeft w:val="480"/>
          <w:marRight w:val="0"/>
          <w:marTop w:val="0"/>
          <w:marBottom w:val="0"/>
          <w:divBdr>
            <w:top w:val="none" w:sz="0" w:space="0" w:color="auto"/>
            <w:left w:val="none" w:sz="0" w:space="0" w:color="auto"/>
            <w:bottom w:val="none" w:sz="0" w:space="0" w:color="auto"/>
            <w:right w:val="none" w:sz="0" w:space="0" w:color="auto"/>
          </w:divBdr>
        </w:div>
        <w:div w:id="691807800">
          <w:marLeft w:val="480"/>
          <w:marRight w:val="0"/>
          <w:marTop w:val="0"/>
          <w:marBottom w:val="0"/>
          <w:divBdr>
            <w:top w:val="none" w:sz="0" w:space="0" w:color="auto"/>
            <w:left w:val="none" w:sz="0" w:space="0" w:color="auto"/>
            <w:bottom w:val="none" w:sz="0" w:space="0" w:color="auto"/>
            <w:right w:val="none" w:sz="0" w:space="0" w:color="auto"/>
          </w:divBdr>
        </w:div>
        <w:div w:id="730349813">
          <w:marLeft w:val="480"/>
          <w:marRight w:val="0"/>
          <w:marTop w:val="0"/>
          <w:marBottom w:val="0"/>
          <w:divBdr>
            <w:top w:val="none" w:sz="0" w:space="0" w:color="auto"/>
            <w:left w:val="none" w:sz="0" w:space="0" w:color="auto"/>
            <w:bottom w:val="none" w:sz="0" w:space="0" w:color="auto"/>
            <w:right w:val="none" w:sz="0" w:space="0" w:color="auto"/>
          </w:divBdr>
        </w:div>
        <w:div w:id="788009544">
          <w:marLeft w:val="480"/>
          <w:marRight w:val="0"/>
          <w:marTop w:val="0"/>
          <w:marBottom w:val="0"/>
          <w:divBdr>
            <w:top w:val="none" w:sz="0" w:space="0" w:color="auto"/>
            <w:left w:val="none" w:sz="0" w:space="0" w:color="auto"/>
            <w:bottom w:val="none" w:sz="0" w:space="0" w:color="auto"/>
            <w:right w:val="none" w:sz="0" w:space="0" w:color="auto"/>
          </w:divBdr>
        </w:div>
        <w:div w:id="828517274">
          <w:marLeft w:val="480"/>
          <w:marRight w:val="0"/>
          <w:marTop w:val="0"/>
          <w:marBottom w:val="0"/>
          <w:divBdr>
            <w:top w:val="none" w:sz="0" w:space="0" w:color="auto"/>
            <w:left w:val="none" w:sz="0" w:space="0" w:color="auto"/>
            <w:bottom w:val="none" w:sz="0" w:space="0" w:color="auto"/>
            <w:right w:val="none" w:sz="0" w:space="0" w:color="auto"/>
          </w:divBdr>
        </w:div>
        <w:div w:id="869798387">
          <w:marLeft w:val="480"/>
          <w:marRight w:val="0"/>
          <w:marTop w:val="0"/>
          <w:marBottom w:val="0"/>
          <w:divBdr>
            <w:top w:val="none" w:sz="0" w:space="0" w:color="auto"/>
            <w:left w:val="none" w:sz="0" w:space="0" w:color="auto"/>
            <w:bottom w:val="none" w:sz="0" w:space="0" w:color="auto"/>
            <w:right w:val="none" w:sz="0" w:space="0" w:color="auto"/>
          </w:divBdr>
        </w:div>
        <w:div w:id="870994527">
          <w:marLeft w:val="480"/>
          <w:marRight w:val="0"/>
          <w:marTop w:val="0"/>
          <w:marBottom w:val="0"/>
          <w:divBdr>
            <w:top w:val="none" w:sz="0" w:space="0" w:color="auto"/>
            <w:left w:val="none" w:sz="0" w:space="0" w:color="auto"/>
            <w:bottom w:val="none" w:sz="0" w:space="0" w:color="auto"/>
            <w:right w:val="none" w:sz="0" w:space="0" w:color="auto"/>
          </w:divBdr>
        </w:div>
      </w:divsChild>
    </w:div>
    <w:div w:id="64572542">
      <w:bodyDiv w:val="1"/>
      <w:marLeft w:val="0"/>
      <w:marRight w:val="0"/>
      <w:marTop w:val="0"/>
      <w:marBottom w:val="0"/>
      <w:divBdr>
        <w:top w:val="none" w:sz="0" w:space="0" w:color="auto"/>
        <w:left w:val="none" w:sz="0" w:space="0" w:color="auto"/>
        <w:bottom w:val="none" w:sz="0" w:space="0" w:color="auto"/>
        <w:right w:val="none" w:sz="0" w:space="0" w:color="auto"/>
      </w:divBdr>
    </w:div>
    <w:div w:id="64687152">
      <w:bodyDiv w:val="1"/>
      <w:marLeft w:val="0"/>
      <w:marRight w:val="0"/>
      <w:marTop w:val="0"/>
      <w:marBottom w:val="0"/>
      <w:divBdr>
        <w:top w:val="none" w:sz="0" w:space="0" w:color="auto"/>
        <w:left w:val="none" w:sz="0" w:space="0" w:color="auto"/>
        <w:bottom w:val="none" w:sz="0" w:space="0" w:color="auto"/>
        <w:right w:val="none" w:sz="0" w:space="0" w:color="auto"/>
      </w:divBdr>
    </w:div>
    <w:div w:id="64688008">
      <w:bodyDiv w:val="1"/>
      <w:marLeft w:val="0"/>
      <w:marRight w:val="0"/>
      <w:marTop w:val="0"/>
      <w:marBottom w:val="0"/>
      <w:divBdr>
        <w:top w:val="none" w:sz="0" w:space="0" w:color="auto"/>
        <w:left w:val="none" w:sz="0" w:space="0" w:color="auto"/>
        <w:bottom w:val="none" w:sz="0" w:space="0" w:color="auto"/>
        <w:right w:val="none" w:sz="0" w:space="0" w:color="auto"/>
      </w:divBdr>
    </w:div>
    <w:div w:id="64690562">
      <w:bodyDiv w:val="1"/>
      <w:marLeft w:val="0"/>
      <w:marRight w:val="0"/>
      <w:marTop w:val="0"/>
      <w:marBottom w:val="0"/>
      <w:divBdr>
        <w:top w:val="none" w:sz="0" w:space="0" w:color="auto"/>
        <w:left w:val="none" w:sz="0" w:space="0" w:color="auto"/>
        <w:bottom w:val="none" w:sz="0" w:space="0" w:color="auto"/>
        <w:right w:val="none" w:sz="0" w:space="0" w:color="auto"/>
      </w:divBdr>
    </w:div>
    <w:div w:id="64961256">
      <w:bodyDiv w:val="1"/>
      <w:marLeft w:val="0"/>
      <w:marRight w:val="0"/>
      <w:marTop w:val="0"/>
      <w:marBottom w:val="0"/>
      <w:divBdr>
        <w:top w:val="none" w:sz="0" w:space="0" w:color="auto"/>
        <w:left w:val="none" w:sz="0" w:space="0" w:color="auto"/>
        <w:bottom w:val="none" w:sz="0" w:space="0" w:color="auto"/>
        <w:right w:val="none" w:sz="0" w:space="0" w:color="auto"/>
      </w:divBdr>
      <w:divsChild>
        <w:div w:id="9986769">
          <w:marLeft w:val="480"/>
          <w:marRight w:val="0"/>
          <w:marTop w:val="0"/>
          <w:marBottom w:val="0"/>
          <w:divBdr>
            <w:top w:val="none" w:sz="0" w:space="0" w:color="auto"/>
            <w:left w:val="none" w:sz="0" w:space="0" w:color="auto"/>
            <w:bottom w:val="none" w:sz="0" w:space="0" w:color="auto"/>
            <w:right w:val="none" w:sz="0" w:space="0" w:color="auto"/>
          </w:divBdr>
        </w:div>
        <w:div w:id="53818309">
          <w:marLeft w:val="480"/>
          <w:marRight w:val="0"/>
          <w:marTop w:val="0"/>
          <w:marBottom w:val="0"/>
          <w:divBdr>
            <w:top w:val="none" w:sz="0" w:space="0" w:color="auto"/>
            <w:left w:val="none" w:sz="0" w:space="0" w:color="auto"/>
            <w:bottom w:val="none" w:sz="0" w:space="0" w:color="auto"/>
            <w:right w:val="none" w:sz="0" w:space="0" w:color="auto"/>
          </w:divBdr>
        </w:div>
        <w:div w:id="261692831">
          <w:marLeft w:val="480"/>
          <w:marRight w:val="0"/>
          <w:marTop w:val="0"/>
          <w:marBottom w:val="0"/>
          <w:divBdr>
            <w:top w:val="none" w:sz="0" w:space="0" w:color="auto"/>
            <w:left w:val="none" w:sz="0" w:space="0" w:color="auto"/>
            <w:bottom w:val="none" w:sz="0" w:space="0" w:color="auto"/>
            <w:right w:val="none" w:sz="0" w:space="0" w:color="auto"/>
          </w:divBdr>
        </w:div>
        <w:div w:id="571741694">
          <w:marLeft w:val="480"/>
          <w:marRight w:val="0"/>
          <w:marTop w:val="0"/>
          <w:marBottom w:val="0"/>
          <w:divBdr>
            <w:top w:val="none" w:sz="0" w:space="0" w:color="auto"/>
            <w:left w:val="none" w:sz="0" w:space="0" w:color="auto"/>
            <w:bottom w:val="none" w:sz="0" w:space="0" w:color="auto"/>
            <w:right w:val="none" w:sz="0" w:space="0" w:color="auto"/>
          </w:divBdr>
        </w:div>
        <w:div w:id="590821636">
          <w:marLeft w:val="480"/>
          <w:marRight w:val="0"/>
          <w:marTop w:val="0"/>
          <w:marBottom w:val="0"/>
          <w:divBdr>
            <w:top w:val="none" w:sz="0" w:space="0" w:color="auto"/>
            <w:left w:val="none" w:sz="0" w:space="0" w:color="auto"/>
            <w:bottom w:val="none" w:sz="0" w:space="0" w:color="auto"/>
            <w:right w:val="none" w:sz="0" w:space="0" w:color="auto"/>
          </w:divBdr>
        </w:div>
        <w:div w:id="623273504">
          <w:marLeft w:val="480"/>
          <w:marRight w:val="0"/>
          <w:marTop w:val="0"/>
          <w:marBottom w:val="0"/>
          <w:divBdr>
            <w:top w:val="none" w:sz="0" w:space="0" w:color="auto"/>
            <w:left w:val="none" w:sz="0" w:space="0" w:color="auto"/>
            <w:bottom w:val="none" w:sz="0" w:space="0" w:color="auto"/>
            <w:right w:val="none" w:sz="0" w:space="0" w:color="auto"/>
          </w:divBdr>
        </w:div>
        <w:div w:id="748623610">
          <w:marLeft w:val="480"/>
          <w:marRight w:val="0"/>
          <w:marTop w:val="0"/>
          <w:marBottom w:val="0"/>
          <w:divBdr>
            <w:top w:val="none" w:sz="0" w:space="0" w:color="auto"/>
            <w:left w:val="none" w:sz="0" w:space="0" w:color="auto"/>
            <w:bottom w:val="none" w:sz="0" w:space="0" w:color="auto"/>
            <w:right w:val="none" w:sz="0" w:space="0" w:color="auto"/>
          </w:divBdr>
        </w:div>
      </w:divsChild>
    </w:div>
    <w:div w:id="65147917">
      <w:bodyDiv w:val="1"/>
      <w:marLeft w:val="0"/>
      <w:marRight w:val="0"/>
      <w:marTop w:val="0"/>
      <w:marBottom w:val="0"/>
      <w:divBdr>
        <w:top w:val="none" w:sz="0" w:space="0" w:color="auto"/>
        <w:left w:val="none" w:sz="0" w:space="0" w:color="auto"/>
        <w:bottom w:val="none" w:sz="0" w:space="0" w:color="auto"/>
        <w:right w:val="none" w:sz="0" w:space="0" w:color="auto"/>
      </w:divBdr>
    </w:div>
    <w:div w:id="65224080">
      <w:bodyDiv w:val="1"/>
      <w:marLeft w:val="0"/>
      <w:marRight w:val="0"/>
      <w:marTop w:val="0"/>
      <w:marBottom w:val="0"/>
      <w:divBdr>
        <w:top w:val="none" w:sz="0" w:space="0" w:color="auto"/>
        <w:left w:val="none" w:sz="0" w:space="0" w:color="auto"/>
        <w:bottom w:val="none" w:sz="0" w:space="0" w:color="auto"/>
        <w:right w:val="none" w:sz="0" w:space="0" w:color="auto"/>
      </w:divBdr>
    </w:div>
    <w:div w:id="65224119">
      <w:bodyDiv w:val="1"/>
      <w:marLeft w:val="0"/>
      <w:marRight w:val="0"/>
      <w:marTop w:val="0"/>
      <w:marBottom w:val="0"/>
      <w:divBdr>
        <w:top w:val="none" w:sz="0" w:space="0" w:color="auto"/>
        <w:left w:val="none" w:sz="0" w:space="0" w:color="auto"/>
        <w:bottom w:val="none" w:sz="0" w:space="0" w:color="auto"/>
        <w:right w:val="none" w:sz="0" w:space="0" w:color="auto"/>
      </w:divBdr>
    </w:div>
    <w:div w:id="65274203">
      <w:bodyDiv w:val="1"/>
      <w:marLeft w:val="0"/>
      <w:marRight w:val="0"/>
      <w:marTop w:val="0"/>
      <w:marBottom w:val="0"/>
      <w:divBdr>
        <w:top w:val="none" w:sz="0" w:space="0" w:color="auto"/>
        <w:left w:val="none" w:sz="0" w:space="0" w:color="auto"/>
        <w:bottom w:val="none" w:sz="0" w:space="0" w:color="auto"/>
        <w:right w:val="none" w:sz="0" w:space="0" w:color="auto"/>
      </w:divBdr>
    </w:div>
    <w:div w:id="65342734">
      <w:bodyDiv w:val="1"/>
      <w:marLeft w:val="0"/>
      <w:marRight w:val="0"/>
      <w:marTop w:val="0"/>
      <w:marBottom w:val="0"/>
      <w:divBdr>
        <w:top w:val="none" w:sz="0" w:space="0" w:color="auto"/>
        <w:left w:val="none" w:sz="0" w:space="0" w:color="auto"/>
        <w:bottom w:val="none" w:sz="0" w:space="0" w:color="auto"/>
        <w:right w:val="none" w:sz="0" w:space="0" w:color="auto"/>
      </w:divBdr>
      <w:divsChild>
        <w:div w:id="6907579">
          <w:marLeft w:val="480"/>
          <w:marRight w:val="0"/>
          <w:marTop w:val="0"/>
          <w:marBottom w:val="0"/>
          <w:divBdr>
            <w:top w:val="none" w:sz="0" w:space="0" w:color="auto"/>
            <w:left w:val="none" w:sz="0" w:space="0" w:color="auto"/>
            <w:bottom w:val="none" w:sz="0" w:space="0" w:color="auto"/>
            <w:right w:val="none" w:sz="0" w:space="0" w:color="auto"/>
          </w:divBdr>
        </w:div>
        <w:div w:id="70395190">
          <w:marLeft w:val="480"/>
          <w:marRight w:val="0"/>
          <w:marTop w:val="0"/>
          <w:marBottom w:val="0"/>
          <w:divBdr>
            <w:top w:val="none" w:sz="0" w:space="0" w:color="auto"/>
            <w:left w:val="none" w:sz="0" w:space="0" w:color="auto"/>
            <w:bottom w:val="none" w:sz="0" w:space="0" w:color="auto"/>
            <w:right w:val="none" w:sz="0" w:space="0" w:color="auto"/>
          </w:divBdr>
        </w:div>
        <w:div w:id="72630644">
          <w:marLeft w:val="480"/>
          <w:marRight w:val="0"/>
          <w:marTop w:val="0"/>
          <w:marBottom w:val="0"/>
          <w:divBdr>
            <w:top w:val="none" w:sz="0" w:space="0" w:color="auto"/>
            <w:left w:val="none" w:sz="0" w:space="0" w:color="auto"/>
            <w:bottom w:val="none" w:sz="0" w:space="0" w:color="auto"/>
            <w:right w:val="none" w:sz="0" w:space="0" w:color="auto"/>
          </w:divBdr>
        </w:div>
        <w:div w:id="102388374">
          <w:marLeft w:val="480"/>
          <w:marRight w:val="0"/>
          <w:marTop w:val="0"/>
          <w:marBottom w:val="0"/>
          <w:divBdr>
            <w:top w:val="none" w:sz="0" w:space="0" w:color="auto"/>
            <w:left w:val="none" w:sz="0" w:space="0" w:color="auto"/>
            <w:bottom w:val="none" w:sz="0" w:space="0" w:color="auto"/>
            <w:right w:val="none" w:sz="0" w:space="0" w:color="auto"/>
          </w:divBdr>
        </w:div>
        <w:div w:id="117265869">
          <w:marLeft w:val="480"/>
          <w:marRight w:val="0"/>
          <w:marTop w:val="0"/>
          <w:marBottom w:val="0"/>
          <w:divBdr>
            <w:top w:val="none" w:sz="0" w:space="0" w:color="auto"/>
            <w:left w:val="none" w:sz="0" w:space="0" w:color="auto"/>
            <w:bottom w:val="none" w:sz="0" w:space="0" w:color="auto"/>
            <w:right w:val="none" w:sz="0" w:space="0" w:color="auto"/>
          </w:divBdr>
        </w:div>
        <w:div w:id="143159057">
          <w:marLeft w:val="480"/>
          <w:marRight w:val="0"/>
          <w:marTop w:val="0"/>
          <w:marBottom w:val="0"/>
          <w:divBdr>
            <w:top w:val="none" w:sz="0" w:space="0" w:color="auto"/>
            <w:left w:val="none" w:sz="0" w:space="0" w:color="auto"/>
            <w:bottom w:val="none" w:sz="0" w:space="0" w:color="auto"/>
            <w:right w:val="none" w:sz="0" w:space="0" w:color="auto"/>
          </w:divBdr>
        </w:div>
        <w:div w:id="249050259">
          <w:marLeft w:val="480"/>
          <w:marRight w:val="0"/>
          <w:marTop w:val="0"/>
          <w:marBottom w:val="0"/>
          <w:divBdr>
            <w:top w:val="none" w:sz="0" w:space="0" w:color="auto"/>
            <w:left w:val="none" w:sz="0" w:space="0" w:color="auto"/>
            <w:bottom w:val="none" w:sz="0" w:space="0" w:color="auto"/>
            <w:right w:val="none" w:sz="0" w:space="0" w:color="auto"/>
          </w:divBdr>
        </w:div>
        <w:div w:id="281572556">
          <w:marLeft w:val="480"/>
          <w:marRight w:val="0"/>
          <w:marTop w:val="0"/>
          <w:marBottom w:val="0"/>
          <w:divBdr>
            <w:top w:val="none" w:sz="0" w:space="0" w:color="auto"/>
            <w:left w:val="none" w:sz="0" w:space="0" w:color="auto"/>
            <w:bottom w:val="none" w:sz="0" w:space="0" w:color="auto"/>
            <w:right w:val="none" w:sz="0" w:space="0" w:color="auto"/>
          </w:divBdr>
        </w:div>
        <w:div w:id="341857097">
          <w:marLeft w:val="480"/>
          <w:marRight w:val="0"/>
          <w:marTop w:val="0"/>
          <w:marBottom w:val="0"/>
          <w:divBdr>
            <w:top w:val="none" w:sz="0" w:space="0" w:color="auto"/>
            <w:left w:val="none" w:sz="0" w:space="0" w:color="auto"/>
            <w:bottom w:val="none" w:sz="0" w:space="0" w:color="auto"/>
            <w:right w:val="none" w:sz="0" w:space="0" w:color="auto"/>
          </w:divBdr>
        </w:div>
        <w:div w:id="350880367">
          <w:marLeft w:val="480"/>
          <w:marRight w:val="0"/>
          <w:marTop w:val="0"/>
          <w:marBottom w:val="0"/>
          <w:divBdr>
            <w:top w:val="none" w:sz="0" w:space="0" w:color="auto"/>
            <w:left w:val="none" w:sz="0" w:space="0" w:color="auto"/>
            <w:bottom w:val="none" w:sz="0" w:space="0" w:color="auto"/>
            <w:right w:val="none" w:sz="0" w:space="0" w:color="auto"/>
          </w:divBdr>
        </w:div>
        <w:div w:id="355540952">
          <w:marLeft w:val="480"/>
          <w:marRight w:val="0"/>
          <w:marTop w:val="0"/>
          <w:marBottom w:val="0"/>
          <w:divBdr>
            <w:top w:val="none" w:sz="0" w:space="0" w:color="auto"/>
            <w:left w:val="none" w:sz="0" w:space="0" w:color="auto"/>
            <w:bottom w:val="none" w:sz="0" w:space="0" w:color="auto"/>
            <w:right w:val="none" w:sz="0" w:space="0" w:color="auto"/>
          </w:divBdr>
        </w:div>
        <w:div w:id="363795576">
          <w:marLeft w:val="480"/>
          <w:marRight w:val="0"/>
          <w:marTop w:val="0"/>
          <w:marBottom w:val="0"/>
          <w:divBdr>
            <w:top w:val="none" w:sz="0" w:space="0" w:color="auto"/>
            <w:left w:val="none" w:sz="0" w:space="0" w:color="auto"/>
            <w:bottom w:val="none" w:sz="0" w:space="0" w:color="auto"/>
            <w:right w:val="none" w:sz="0" w:space="0" w:color="auto"/>
          </w:divBdr>
        </w:div>
        <w:div w:id="374045833">
          <w:marLeft w:val="480"/>
          <w:marRight w:val="0"/>
          <w:marTop w:val="0"/>
          <w:marBottom w:val="0"/>
          <w:divBdr>
            <w:top w:val="none" w:sz="0" w:space="0" w:color="auto"/>
            <w:left w:val="none" w:sz="0" w:space="0" w:color="auto"/>
            <w:bottom w:val="none" w:sz="0" w:space="0" w:color="auto"/>
            <w:right w:val="none" w:sz="0" w:space="0" w:color="auto"/>
          </w:divBdr>
        </w:div>
        <w:div w:id="419331450">
          <w:marLeft w:val="480"/>
          <w:marRight w:val="0"/>
          <w:marTop w:val="0"/>
          <w:marBottom w:val="0"/>
          <w:divBdr>
            <w:top w:val="none" w:sz="0" w:space="0" w:color="auto"/>
            <w:left w:val="none" w:sz="0" w:space="0" w:color="auto"/>
            <w:bottom w:val="none" w:sz="0" w:space="0" w:color="auto"/>
            <w:right w:val="none" w:sz="0" w:space="0" w:color="auto"/>
          </w:divBdr>
        </w:div>
        <w:div w:id="467476683">
          <w:marLeft w:val="480"/>
          <w:marRight w:val="0"/>
          <w:marTop w:val="0"/>
          <w:marBottom w:val="0"/>
          <w:divBdr>
            <w:top w:val="none" w:sz="0" w:space="0" w:color="auto"/>
            <w:left w:val="none" w:sz="0" w:space="0" w:color="auto"/>
            <w:bottom w:val="none" w:sz="0" w:space="0" w:color="auto"/>
            <w:right w:val="none" w:sz="0" w:space="0" w:color="auto"/>
          </w:divBdr>
        </w:div>
        <w:div w:id="483469496">
          <w:marLeft w:val="480"/>
          <w:marRight w:val="0"/>
          <w:marTop w:val="0"/>
          <w:marBottom w:val="0"/>
          <w:divBdr>
            <w:top w:val="none" w:sz="0" w:space="0" w:color="auto"/>
            <w:left w:val="none" w:sz="0" w:space="0" w:color="auto"/>
            <w:bottom w:val="none" w:sz="0" w:space="0" w:color="auto"/>
            <w:right w:val="none" w:sz="0" w:space="0" w:color="auto"/>
          </w:divBdr>
        </w:div>
        <w:div w:id="485558627">
          <w:marLeft w:val="480"/>
          <w:marRight w:val="0"/>
          <w:marTop w:val="0"/>
          <w:marBottom w:val="0"/>
          <w:divBdr>
            <w:top w:val="none" w:sz="0" w:space="0" w:color="auto"/>
            <w:left w:val="none" w:sz="0" w:space="0" w:color="auto"/>
            <w:bottom w:val="none" w:sz="0" w:space="0" w:color="auto"/>
            <w:right w:val="none" w:sz="0" w:space="0" w:color="auto"/>
          </w:divBdr>
        </w:div>
        <w:div w:id="513344689">
          <w:marLeft w:val="480"/>
          <w:marRight w:val="0"/>
          <w:marTop w:val="0"/>
          <w:marBottom w:val="0"/>
          <w:divBdr>
            <w:top w:val="none" w:sz="0" w:space="0" w:color="auto"/>
            <w:left w:val="none" w:sz="0" w:space="0" w:color="auto"/>
            <w:bottom w:val="none" w:sz="0" w:space="0" w:color="auto"/>
            <w:right w:val="none" w:sz="0" w:space="0" w:color="auto"/>
          </w:divBdr>
        </w:div>
        <w:div w:id="576211868">
          <w:marLeft w:val="480"/>
          <w:marRight w:val="0"/>
          <w:marTop w:val="0"/>
          <w:marBottom w:val="0"/>
          <w:divBdr>
            <w:top w:val="none" w:sz="0" w:space="0" w:color="auto"/>
            <w:left w:val="none" w:sz="0" w:space="0" w:color="auto"/>
            <w:bottom w:val="none" w:sz="0" w:space="0" w:color="auto"/>
            <w:right w:val="none" w:sz="0" w:space="0" w:color="auto"/>
          </w:divBdr>
        </w:div>
        <w:div w:id="620957022">
          <w:marLeft w:val="480"/>
          <w:marRight w:val="0"/>
          <w:marTop w:val="0"/>
          <w:marBottom w:val="0"/>
          <w:divBdr>
            <w:top w:val="none" w:sz="0" w:space="0" w:color="auto"/>
            <w:left w:val="none" w:sz="0" w:space="0" w:color="auto"/>
            <w:bottom w:val="none" w:sz="0" w:space="0" w:color="auto"/>
            <w:right w:val="none" w:sz="0" w:space="0" w:color="auto"/>
          </w:divBdr>
        </w:div>
        <w:div w:id="661395710">
          <w:marLeft w:val="480"/>
          <w:marRight w:val="0"/>
          <w:marTop w:val="0"/>
          <w:marBottom w:val="0"/>
          <w:divBdr>
            <w:top w:val="none" w:sz="0" w:space="0" w:color="auto"/>
            <w:left w:val="none" w:sz="0" w:space="0" w:color="auto"/>
            <w:bottom w:val="none" w:sz="0" w:space="0" w:color="auto"/>
            <w:right w:val="none" w:sz="0" w:space="0" w:color="auto"/>
          </w:divBdr>
        </w:div>
        <w:div w:id="664669587">
          <w:marLeft w:val="480"/>
          <w:marRight w:val="0"/>
          <w:marTop w:val="0"/>
          <w:marBottom w:val="0"/>
          <w:divBdr>
            <w:top w:val="none" w:sz="0" w:space="0" w:color="auto"/>
            <w:left w:val="none" w:sz="0" w:space="0" w:color="auto"/>
            <w:bottom w:val="none" w:sz="0" w:space="0" w:color="auto"/>
            <w:right w:val="none" w:sz="0" w:space="0" w:color="auto"/>
          </w:divBdr>
        </w:div>
        <w:div w:id="669218123">
          <w:marLeft w:val="480"/>
          <w:marRight w:val="0"/>
          <w:marTop w:val="0"/>
          <w:marBottom w:val="0"/>
          <w:divBdr>
            <w:top w:val="none" w:sz="0" w:space="0" w:color="auto"/>
            <w:left w:val="none" w:sz="0" w:space="0" w:color="auto"/>
            <w:bottom w:val="none" w:sz="0" w:space="0" w:color="auto"/>
            <w:right w:val="none" w:sz="0" w:space="0" w:color="auto"/>
          </w:divBdr>
        </w:div>
        <w:div w:id="694815298">
          <w:marLeft w:val="480"/>
          <w:marRight w:val="0"/>
          <w:marTop w:val="0"/>
          <w:marBottom w:val="0"/>
          <w:divBdr>
            <w:top w:val="none" w:sz="0" w:space="0" w:color="auto"/>
            <w:left w:val="none" w:sz="0" w:space="0" w:color="auto"/>
            <w:bottom w:val="none" w:sz="0" w:space="0" w:color="auto"/>
            <w:right w:val="none" w:sz="0" w:space="0" w:color="auto"/>
          </w:divBdr>
        </w:div>
        <w:div w:id="726341528">
          <w:marLeft w:val="480"/>
          <w:marRight w:val="0"/>
          <w:marTop w:val="0"/>
          <w:marBottom w:val="0"/>
          <w:divBdr>
            <w:top w:val="none" w:sz="0" w:space="0" w:color="auto"/>
            <w:left w:val="none" w:sz="0" w:space="0" w:color="auto"/>
            <w:bottom w:val="none" w:sz="0" w:space="0" w:color="auto"/>
            <w:right w:val="none" w:sz="0" w:space="0" w:color="auto"/>
          </w:divBdr>
        </w:div>
        <w:div w:id="754204517">
          <w:marLeft w:val="480"/>
          <w:marRight w:val="0"/>
          <w:marTop w:val="0"/>
          <w:marBottom w:val="0"/>
          <w:divBdr>
            <w:top w:val="none" w:sz="0" w:space="0" w:color="auto"/>
            <w:left w:val="none" w:sz="0" w:space="0" w:color="auto"/>
            <w:bottom w:val="none" w:sz="0" w:space="0" w:color="auto"/>
            <w:right w:val="none" w:sz="0" w:space="0" w:color="auto"/>
          </w:divBdr>
        </w:div>
        <w:div w:id="793056937">
          <w:marLeft w:val="480"/>
          <w:marRight w:val="0"/>
          <w:marTop w:val="0"/>
          <w:marBottom w:val="0"/>
          <w:divBdr>
            <w:top w:val="none" w:sz="0" w:space="0" w:color="auto"/>
            <w:left w:val="none" w:sz="0" w:space="0" w:color="auto"/>
            <w:bottom w:val="none" w:sz="0" w:space="0" w:color="auto"/>
            <w:right w:val="none" w:sz="0" w:space="0" w:color="auto"/>
          </w:divBdr>
        </w:div>
        <w:div w:id="826633375">
          <w:marLeft w:val="480"/>
          <w:marRight w:val="0"/>
          <w:marTop w:val="0"/>
          <w:marBottom w:val="0"/>
          <w:divBdr>
            <w:top w:val="none" w:sz="0" w:space="0" w:color="auto"/>
            <w:left w:val="none" w:sz="0" w:space="0" w:color="auto"/>
            <w:bottom w:val="none" w:sz="0" w:space="0" w:color="auto"/>
            <w:right w:val="none" w:sz="0" w:space="0" w:color="auto"/>
          </w:divBdr>
        </w:div>
        <w:div w:id="870806433">
          <w:marLeft w:val="480"/>
          <w:marRight w:val="0"/>
          <w:marTop w:val="0"/>
          <w:marBottom w:val="0"/>
          <w:divBdr>
            <w:top w:val="none" w:sz="0" w:space="0" w:color="auto"/>
            <w:left w:val="none" w:sz="0" w:space="0" w:color="auto"/>
            <w:bottom w:val="none" w:sz="0" w:space="0" w:color="auto"/>
            <w:right w:val="none" w:sz="0" w:space="0" w:color="auto"/>
          </w:divBdr>
        </w:div>
      </w:divsChild>
    </w:div>
    <w:div w:id="65609929">
      <w:bodyDiv w:val="1"/>
      <w:marLeft w:val="0"/>
      <w:marRight w:val="0"/>
      <w:marTop w:val="0"/>
      <w:marBottom w:val="0"/>
      <w:divBdr>
        <w:top w:val="none" w:sz="0" w:space="0" w:color="auto"/>
        <w:left w:val="none" w:sz="0" w:space="0" w:color="auto"/>
        <w:bottom w:val="none" w:sz="0" w:space="0" w:color="auto"/>
        <w:right w:val="none" w:sz="0" w:space="0" w:color="auto"/>
      </w:divBdr>
    </w:div>
    <w:div w:id="65686119">
      <w:bodyDiv w:val="1"/>
      <w:marLeft w:val="0"/>
      <w:marRight w:val="0"/>
      <w:marTop w:val="0"/>
      <w:marBottom w:val="0"/>
      <w:divBdr>
        <w:top w:val="none" w:sz="0" w:space="0" w:color="auto"/>
        <w:left w:val="none" w:sz="0" w:space="0" w:color="auto"/>
        <w:bottom w:val="none" w:sz="0" w:space="0" w:color="auto"/>
        <w:right w:val="none" w:sz="0" w:space="0" w:color="auto"/>
      </w:divBdr>
    </w:div>
    <w:div w:id="65691518">
      <w:bodyDiv w:val="1"/>
      <w:marLeft w:val="0"/>
      <w:marRight w:val="0"/>
      <w:marTop w:val="0"/>
      <w:marBottom w:val="0"/>
      <w:divBdr>
        <w:top w:val="none" w:sz="0" w:space="0" w:color="auto"/>
        <w:left w:val="none" w:sz="0" w:space="0" w:color="auto"/>
        <w:bottom w:val="none" w:sz="0" w:space="0" w:color="auto"/>
        <w:right w:val="none" w:sz="0" w:space="0" w:color="auto"/>
      </w:divBdr>
    </w:div>
    <w:div w:id="65805920">
      <w:bodyDiv w:val="1"/>
      <w:marLeft w:val="0"/>
      <w:marRight w:val="0"/>
      <w:marTop w:val="0"/>
      <w:marBottom w:val="0"/>
      <w:divBdr>
        <w:top w:val="none" w:sz="0" w:space="0" w:color="auto"/>
        <w:left w:val="none" w:sz="0" w:space="0" w:color="auto"/>
        <w:bottom w:val="none" w:sz="0" w:space="0" w:color="auto"/>
        <w:right w:val="none" w:sz="0" w:space="0" w:color="auto"/>
      </w:divBdr>
    </w:div>
    <w:div w:id="65956797">
      <w:bodyDiv w:val="1"/>
      <w:marLeft w:val="0"/>
      <w:marRight w:val="0"/>
      <w:marTop w:val="0"/>
      <w:marBottom w:val="0"/>
      <w:divBdr>
        <w:top w:val="none" w:sz="0" w:space="0" w:color="auto"/>
        <w:left w:val="none" w:sz="0" w:space="0" w:color="auto"/>
        <w:bottom w:val="none" w:sz="0" w:space="0" w:color="auto"/>
        <w:right w:val="none" w:sz="0" w:space="0" w:color="auto"/>
      </w:divBdr>
    </w:div>
    <w:div w:id="65957481">
      <w:bodyDiv w:val="1"/>
      <w:marLeft w:val="0"/>
      <w:marRight w:val="0"/>
      <w:marTop w:val="0"/>
      <w:marBottom w:val="0"/>
      <w:divBdr>
        <w:top w:val="none" w:sz="0" w:space="0" w:color="auto"/>
        <w:left w:val="none" w:sz="0" w:space="0" w:color="auto"/>
        <w:bottom w:val="none" w:sz="0" w:space="0" w:color="auto"/>
        <w:right w:val="none" w:sz="0" w:space="0" w:color="auto"/>
      </w:divBdr>
    </w:div>
    <w:div w:id="65961172">
      <w:bodyDiv w:val="1"/>
      <w:marLeft w:val="0"/>
      <w:marRight w:val="0"/>
      <w:marTop w:val="0"/>
      <w:marBottom w:val="0"/>
      <w:divBdr>
        <w:top w:val="none" w:sz="0" w:space="0" w:color="auto"/>
        <w:left w:val="none" w:sz="0" w:space="0" w:color="auto"/>
        <w:bottom w:val="none" w:sz="0" w:space="0" w:color="auto"/>
        <w:right w:val="none" w:sz="0" w:space="0" w:color="auto"/>
      </w:divBdr>
    </w:div>
    <w:div w:id="66005355">
      <w:bodyDiv w:val="1"/>
      <w:marLeft w:val="0"/>
      <w:marRight w:val="0"/>
      <w:marTop w:val="0"/>
      <w:marBottom w:val="0"/>
      <w:divBdr>
        <w:top w:val="none" w:sz="0" w:space="0" w:color="auto"/>
        <w:left w:val="none" w:sz="0" w:space="0" w:color="auto"/>
        <w:bottom w:val="none" w:sz="0" w:space="0" w:color="auto"/>
        <w:right w:val="none" w:sz="0" w:space="0" w:color="auto"/>
      </w:divBdr>
    </w:div>
    <w:div w:id="66072733">
      <w:bodyDiv w:val="1"/>
      <w:marLeft w:val="0"/>
      <w:marRight w:val="0"/>
      <w:marTop w:val="0"/>
      <w:marBottom w:val="0"/>
      <w:divBdr>
        <w:top w:val="none" w:sz="0" w:space="0" w:color="auto"/>
        <w:left w:val="none" w:sz="0" w:space="0" w:color="auto"/>
        <w:bottom w:val="none" w:sz="0" w:space="0" w:color="auto"/>
        <w:right w:val="none" w:sz="0" w:space="0" w:color="auto"/>
      </w:divBdr>
    </w:div>
    <w:div w:id="66146571">
      <w:bodyDiv w:val="1"/>
      <w:marLeft w:val="0"/>
      <w:marRight w:val="0"/>
      <w:marTop w:val="0"/>
      <w:marBottom w:val="0"/>
      <w:divBdr>
        <w:top w:val="none" w:sz="0" w:space="0" w:color="auto"/>
        <w:left w:val="none" w:sz="0" w:space="0" w:color="auto"/>
        <w:bottom w:val="none" w:sz="0" w:space="0" w:color="auto"/>
        <w:right w:val="none" w:sz="0" w:space="0" w:color="auto"/>
      </w:divBdr>
    </w:div>
    <w:div w:id="66192730">
      <w:bodyDiv w:val="1"/>
      <w:marLeft w:val="0"/>
      <w:marRight w:val="0"/>
      <w:marTop w:val="0"/>
      <w:marBottom w:val="0"/>
      <w:divBdr>
        <w:top w:val="none" w:sz="0" w:space="0" w:color="auto"/>
        <w:left w:val="none" w:sz="0" w:space="0" w:color="auto"/>
        <w:bottom w:val="none" w:sz="0" w:space="0" w:color="auto"/>
        <w:right w:val="none" w:sz="0" w:space="0" w:color="auto"/>
      </w:divBdr>
    </w:div>
    <w:div w:id="66198867">
      <w:bodyDiv w:val="1"/>
      <w:marLeft w:val="0"/>
      <w:marRight w:val="0"/>
      <w:marTop w:val="0"/>
      <w:marBottom w:val="0"/>
      <w:divBdr>
        <w:top w:val="none" w:sz="0" w:space="0" w:color="auto"/>
        <w:left w:val="none" w:sz="0" w:space="0" w:color="auto"/>
        <w:bottom w:val="none" w:sz="0" w:space="0" w:color="auto"/>
        <w:right w:val="none" w:sz="0" w:space="0" w:color="auto"/>
      </w:divBdr>
    </w:div>
    <w:div w:id="66347515">
      <w:bodyDiv w:val="1"/>
      <w:marLeft w:val="0"/>
      <w:marRight w:val="0"/>
      <w:marTop w:val="0"/>
      <w:marBottom w:val="0"/>
      <w:divBdr>
        <w:top w:val="none" w:sz="0" w:space="0" w:color="auto"/>
        <w:left w:val="none" w:sz="0" w:space="0" w:color="auto"/>
        <w:bottom w:val="none" w:sz="0" w:space="0" w:color="auto"/>
        <w:right w:val="none" w:sz="0" w:space="0" w:color="auto"/>
      </w:divBdr>
    </w:div>
    <w:div w:id="66461344">
      <w:bodyDiv w:val="1"/>
      <w:marLeft w:val="0"/>
      <w:marRight w:val="0"/>
      <w:marTop w:val="0"/>
      <w:marBottom w:val="0"/>
      <w:divBdr>
        <w:top w:val="none" w:sz="0" w:space="0" w:color="auto"/>
        <w:left w:val="none" w:sz="0" w:space="0" w:color="auto"/>
        <w:bottom w:val="none" w:sz="0" w:space="0" w:color="auto"/>
        <w:right w:val="none" w:sz="0" w:space="0" w:color="auto"/>
      </w:divBdr>
    </w:div>
    <w:div w:id="66539557">
      <w:bodyDiv w:val="1"/>
      <w:marLeft w:val="0"/>
      <w:marRight w:val="0"/>
      <w:marTop w:val="0"/>
      <w:marBottom w:val="0"/>
      <w:divBdr>
        <w:top w:val="none" w:sz="0" w:space="0" w:color="auto"/>
        <w:left w:val="none" w:sz="0" w:space="0" w:color="auto"/>
        <w:bottom w:val="none" w:sz="0" w:space="0" w:color="auto"/>
        <w:right w:val="none" w:sz="0" w:space="0" w:color="auto"/>
      </w:divBdr>
    </w:div>
    <w:div w:id="66727423">
      <w:bodyDiv w:val="1"/>
      <w:marLeft w:val="0"/>
      <w:marRight w:val="0"/>
      <w:marTop w:val="0"/>
      <w:marBottom w:val="0"/>
      <w:divBdr>
        <w:top w:val="none" w:sz="0" w:space="0" w:color="auto"/>
        <w:left w:val="none" w:sz="0" w:space="0" w:color="auto"/>
        <w:bottom w:val="none" w:sz="0" w:space="0" w:color="auto"/>
        <w:right w:val="none" w:sz="0" w:space="0" w:color="auto"/>
      </w:divBdr>
    </w:div>
    <w:div w:id="66730474">
      <w:bodyDiv w:val="1"/>
      <w:marLeft w:val="0"/>
      <w:marRight w:val="0"/>
      <w:marTop w:val="0"/>
      <w:marBottom w:val="0"/>
      <w:divBdr>
        <w:top w:val="none" w:sz="0" w:space="0" w:color="auto"/>
        <w:left w:val="none" w:sz="0" w:space="0" w:color="auto"/>
        <w:bottom w:val="none" w:sz="0" w:space="0" w:color="auto"/>
        <w:right w:val="none" w:sz="0" w:space="0" w:color="auto"/>
      </w:divBdr>
    </w:div>
    <w:div w:id="66801881">
      <w:bodyDiv w:val="1"/>
      <w:marLeft w:val="0"/>
      <w:marRight w:val="0"/>
      <w:marTop w:val="0"/>
      <w:marBottom w:val="0"/>
      <w:divBdr>
        <w:top w:val="none" w:sz="0" w:space="0" w:color="auto"/>
        <w:left w:val="none" w:sz="0" w:space="0" w:color="auto"/>
        <w:bottom w:val="none" w:sz="0" w:space="0" w:color="auto"/>
        <w:right w:val="none" w:sz="0" w:space="0" w:color="auto"/>
      </w:divBdr>
    </w:div>
    <w:div w:id="66925305">
      <w:bodyDiv w:val="1"/>
      <w:marLeft w:val="0"/>
      <w:marRight w:val="0"/>
      <w:marTop w:val="0"/>
      <w:marBottom w:val="0"/>
      <w:divBdr>
        <w:top w:val="none" w:sz="0" w:space="0" w:color="auto"/>
        <w:left w:val="none" w:sz="0" w:space="0" w:color="auto"/>
        <w:bottom w:val="none" w:sz="0" w:space="0" w:color="auto"/>
        <w:right w:val="none" w:sz="0" w:space="0" w:color="auto"/>
      </w:divBdr>
    </w:div>
    <w:div w:id="67072903">
      <w:bodyDiv w:val="1"/>
      <w:marLeft w:val="0"/>
      <w:marRight w:val="0"/>
      <w:marTop w:val="0"/>
      <w:marBottom w:val="0"/>
      <w:divBdr>
        <w:top w:val="none" w:sz="0" w:space="0" w:color="auto"/>
        <w:left w:val="none" w:sz="0" w:space="0" w:color="auto"/>
        <w:bottom w:val="none" w:sz="0" w:space="0" w:color="auto"/>
        <w:right w:val="none" w:sz="0" w:space="0" w:color="auto"/>
      </w:divBdr>
    </w:div>
    <w:div w:id="67119495">
      <w:bodyDiv w:val="1"/>
      <w:marLeft w:val="0"/>
      <w:marRight w:val="0"/>
      <w:marTop w:val="0"/>
      <w:marBottom w:val="0"/>
      <w:divBdr>
        <w:top w:val="none" w:sz="0" w:space="0" w:color="auto"/>
        <w:left w:val="none" w:sz="0" w:space="0" w:color="auto"/>
        <w:bottom w:val="none" w:sz="0" w:space="0" w:color="auto"/>
        <w:right w:val="none" w:sz="0" w:space="0" w:color="auto"/>
      </w:divBdr>
    </w:div>
    <w:div w:id="67264992">
      <w:bodyDiv w:val="1"/>
      <w:marLeft w:val="0"/>
      <w:marRight w:val="0"/>
      <w:marTop w:val="0"/>
      <w:marBottom w:val="0"/>
      <w:divBdr>
        <w:top w:val="none" w:sz="0" w:space="0" w:color="auto"/>
        <w:left w:val="none" w:sz="0" w:space="0" w:color="auto"/>
        <w:bottom w:val="none" w:sz="0" w:space="0" w:color="auto"/>
        <w:right w:val="none" w:sz="0" w:space="0" w:color="auto"/>
      </w:divBdr>
    </w:div>
    <w:div w:id="67267139">
      <w:bodyDiv w:val="1"/>
      <w:marLeft w:val="0"/>
      <w:marRight w:val="0"/>
      <w:marTop w:val="0"/>
      <w:marBottom w:val="0"/>
      <w:divBdr>
        <w:top w:val="none" w:sz="0" w:space="0" w:color="auto"/>
        <w:left w:val="none" w:sz="0" w:space="0" w:color="auto"/>
        <w:bottom w:val="none" w:sz="0" w:space="0" w:color="auto"/>
        <w:right w:val="none" w:sz="0" w:space="0" w:color="auto"/>
      </w:divBdr>
    </w:div>
    <w:div w:id="67382055">
      <w:bodyDiv w:val="1"/>
      <w:marLeft w:val="0"/>
      <w:marRight w:val="0"/>
      <w:marTop w:val="0"/>
      <w:marBottom w:val="0"/>
      <w:divBdr>
        <w:top w:val="none" w:sz="0" w:space="0" w:color="auto"/>
        <w:left w:val="none" w:sz="0" w:space="0" w:color="auto"/>
        <w:bottom w:val="none" w:sz="0" w:space="0" w:color="auto"/>
        <w:right w:val="none" w:sz="0" w:space="0" w:color="auto"/>
      </w:divBdr>
    </w:div>
    <w:div w:id="67458451">
      <w:bodyDiv w:val="1"/>
      <w:marLeft w:val="0"/>
      <w:marRight w:val="0"/>
      <w:marTop w:val="0"/>
      <w:marBottom w:val="0"/>
      <w:divBdr>
        <w:top w:val="none" w:sz="0" w:space="0" w:color="auto"/>
        <w:left w:val="none" w:sz="0" w:space="0" w:color="auto"/>
        <w:bottom w:val="none" w:sz="0" w:space="0" w:color="auto"/>
        <w:right w:val="none" w:sz="0" w:space="0" w:color="auto"/>
      </w:divBdr>
    </w:div>
    <w:div w:id="67460375">
      <w:bodyDiv w:val="1"/>
      <w:marLeft w:val="0"/>
      <w:marRight w:val="0"/>
      <w:marTop w:val="0"/>
      <w:marBottom w:val="0"/>
      <w:divBdr>
        <w:top w:val="none" w:sz="0" w:space="0" w:color="auto"/>
        <w:left w:val="none" w:sz="0" w:space="0" w:color="auto"/>
        <w:bottom w:val="none" w:sz="0" w:space="0" w:color="auto"/>
        <w:right w:val="none" w:sz="0" w:space="0" w:color="auto"/>
      </w:divBdr>
    </w:div>
    <w:div w:id="67534627">
      <w:bodyDiv w:val="1"/>
      <w:marLeft w:val="0"/>
      <w:marRight w:val="0"/>
      <w:marTop w:val="0"/>
      <w:marBottom w:val="0"/>
      <w:divBdr>
        <w:top w:val="none" w:sz="0" w:space="0" w:color="auto"/>
        <w:left w:val="none" w:sz="0" w:space="0" w:color="auto"/>
        <w:bottom w:val="none" w:sz="0" w:space="0" w:color="auto"/>
        <w:right w:val="none" w:sz="0" w:space="0" w:color="auto"/>
      </w:divBdr>
    </w:div>
    <w:div w:id="67580728">
      <w:bodyDiv w:val="1"/>
      <w:marLeft w:val="0"/>
      <w:marRight w:val="0"/>
      <w:marTop w:val="0"/>
      <w:marBottom w:val="0"/>
      <w:divBdr>
        <w:top w:val="none" w:sz="0" w:space="0" w:color="auto"/>
        <w:left w:val="none" w:sz="0" w:space="0" w:color="auto"/>
        <w:bottom w:val="none" w:sz="0" w:space="0" w:color="auto"/>
        <w:right w:val="none" w:sz="0" w:space="0" w:color="auto"/>
      </w:divBdr>
    </w:div>
    <w:div w:id="67582112">
      <w:bodyDiv w:val="1"/>
      <w:marLeft w:val="0"/>
      <w:marRight w:val="0"/>
      <w:marTop w:val="0"/>
      <w:marBottom w:val="0"/>
      <w:divBdr>
        <w:top w:val="none" w:sz="0" w:space="0" w:color="auto"/>
        <w:left w:val="none" w:sz="0" w:space="0" w:color="auto"/>
        <w:bottom w:val="none" w:sz="0" w:space="0" w:color="auto"/>
        <w:right w:val="none" w:sz="0" w:space="0" w:color="auto"/>
      </w:divBdr>
    </w:div>
    <w:div w:id="67651529">
      <w:bodyDiv w:val="1"/>
      <w:marLeft w:val="0"/>
      <w:marRight w:val="0"/>
      <w:marTop w:val="0"/>
      <w:marBottom w:val="0"/>
      <w:divBdr>
        <w:top w:val="none" w:sz="0" w:space="0" w:color="auto"/>
        <w:left w:val="none" w:sz="0" w:space="0" w:color="auto"/>
        <w:bottom w:val="none" w:sz="0" w:space="0" w:color="auto"/>
        <w:right w:val="none" w:sz="0" w:space="0" w:color="auto"/>
      </w:divBdr>
    </w:div>
    <w:div w:id="67728582">
      <w:bodyDiv w:val="1"/>
      <w:marLeft w:val="0"/>
      <w:marRight w:val="0"/>
      <w:marTop w:val="0"/>
      <w:marBottom w:val="0"/>
      <w:divBdr>
        <w:top w:val="none" w:sz="0" w:space="0" w:color="auto"/>
        <w:left w:val="none" w:sz="0" w:space="0" w:color="auto"/>
        <w:bottom w:val="none" w:sz="0" w:space="0" w:color="auto"/>
        <w:right w:val="none" w:sz="0" w:space="0" w:color="auto"/>
      </w:divBdr>
    </w:div>
    <w:div w:id="67774743">
      <w:bodyDiv w:val="1"/>
      <w:marLeft w:val="0"/>
      <w:marRight w:val="0"/>
      <w:marTop w:val="0"/>
      <w:marBottom w:val="0"/>
      <w:divBdr>
        <w:top w:val="none" w:sz="0" w:space="0" w:color="auto"/>
        <w:left w:val="none" w:sz="0" w:space="0" w:color="auto"/>
        <w:bottom w:val="none" w:sz="0" w:space="0" w:color="auto"/>
        <w:right w:val="none" w:sz="0" w:space="0" w:color="auto"/>
      </w:divBdr>
    </w:div>
    <w:div w:id="67848395">
      <w:bodyDiv w:val="1"/>
      <w:marLeft w:val="0"/>
      <w:marRight w:val="0"/>
      <w:marTop w:val="0"/>
      <w:marBottom w:val="0"/>
      <w:divBdr>
        <w:top w:val="none" w:sz="0" w:space="0" w:color="auto"/>
        <w:left w:val="none" w:sz="0" w:space="0" w:color="auto"/>
        <w:bottom w:val="none" w:sz="0" w:space="0" w:color="auto"/>
        <w:right w:val="none" w:sz="0" w:space="0" w:color="auto"/>
      </w:divBdr>
    </w:div>
    <w:div w:id="67925849">
      <w:bodyDiv w:val="1"/>
      <w:marLeft w:val="0"/>
      <w:marRight w:val="0"/>
      <w:marTop w:val="0"/>
      <w:marBottom w:val="0"/>
      <w:divBdr>
        <w:top w:val="none" w:sz="0" w:space="0" w:color="auto"/>
        <w:left w:val="none" w:sz="0" w:space="0" w:color="auto"/>
        <w:bottom w:val="none" w:sz="0" w:space="0" w:color="auto"/>
        <w:right w:val="none" w:sz="0" w:space="0" w:color="auto"/>
      </w:divBdr>
    </w:div>
    <w:div w:id="67962717">
      <w:bodyDiv w:val="1"/>
      <w:marLeft w:val="0"/>
      <w:marRight w:val="0"/>
      <w:marTop w:val="0"/>
      <w:marBottom w:val="0"/>
      <w:divBdr>
        <w:top w:val="none" w:sz="0" w:space="0" w:color="auto"/>
        <w:left w:val="none" w:sz="0" w:space="0" w:color="auto"/>
        <w:bottom w:val="none" w:sz="0" w:space="0" w:color="auto"/>
        <w:right w:val="none" w:sz="0" w:space="0" w:color="auto"/>
      </w:divBdr>
    </w:div>
    <w:div w:id="67964930">
      <w:bodyDiv w:val="1"/>
      <w:marLeft w:val="0"/>
      <w:marRight w:val="0"/>
      <w:marTop w:val="0"/>
      <w:marBottom w:val="0"/>
      <w:divBdr>
        <w:top w:val="none" w:sz="0" w:space="0" w:color="auto"/>
        <w:left w:val="none" w:sz="0" w:space="0" w:color="auto"/>
        <w:bottom w:val="none" w:sz="0" w:space="0" w:color="auto"/>
        <w:right w:val="none" w:sz="0" w:space="0" w:color="auto"/>
      </w:divBdr>
    </w:div>
    <w:div w:id="68037150">
      <w:bodyDiv w:val="1"/>
      <w:marLeft w:val="0"/>
      <w:marRight w:val="0"/>
      <w:marTop w:val="0"/>
      <w:marBottom w:val="0"/>
      <w:divBdr>
        <w:top w:val="none" w:sz="0" w:space="0" w:color="auto"/>
        <w:left w:val="none" w:sz="0" w:space="0" w:color="auto"/>
        <w:bottom w:val="none" w:sz="0" w:space="0" w:color="auto"/>
        <w:right w:val="none" w:sz="0" w:space="0" w:color="auto"/>
      </w:divBdr>
    </w:div>
    <w:div w:id="68160518">
      <w:bodyDiv w:val="1"/>
      <w:marLeft w:val="0"/>
      <w:marRight w:val="0"/>
      <w:marTop w:val="0"/>
      <w:marBottom w:val="0"/>
      <w:divBdr>
        <w:top w:val="none" w:sz="0" w:space="0" w:color="auto"/>
        <w:left w:val="none" w:sz="0" w:space="0" w:color="auto"/>
        <w:bottom w:val="none" w:sz="0" w:space="0" w:color="auto"/>
        <w:right w:val="none" w:sz="0" w:space="0" w:color="auto"/>
      </w:divBdr>
    </w:div>
    <w:div w:id="68237376">
      <w:bodyDiv w:val="1"/>
      <w:marLeft w:val="0"/>
      <w:marRight w:val="0"/>
      <w:marTop w:val="0"/>
      <w:marBottom w:val="0"/>
      <w:divBdr>
        <w:top w:val="none" w:sz="0" w:space="0" w:color="auto"/>
        <w:left w:val="none" w:sz="0" w:space="0" w:color="auto"/>
        <w:bottom w:val="none" w:sz="0" w:space="0" w:color="auto"/>
        <w:right w:val="none" w:sz="0" w:space="0" w:color="auto"/>
      </w:divBdr>
    </w:div>
    <w:div w:id="68308654">
      <w:bodyDiv w:val="1"/>
      <w:marLeft w:val="0"/>
      <w:marRight w:val="0"/>
      <w:marTop w:val="0"/>
      <w:marBottom w:val="0"/>
      <w:divBdr>
        <w:top w:val="none" w:sz="0" w:space="0" w:color="auto"/>
        <w:left w:val="none" w:sz="0" w:space="0" w:color="auto"/>
        <w:bottom w:val="none" w:sz="0" w:space="0" w:color="auto"/>
        <w:right w:val="none" w:sz="0" w:space="0" w:color="auto"/>
      </w:divBdr>
    </w:div>
    <w:div w:id="68309230">
      <w:bodyDiv w:val="1"/>
      <w:marLeft w:val="0"/>
      <w:marRight w:val="0"/>
      <w:marTop w:val="0"/>
      <w:marBottom w:val="0"/>
      <w:divBdr>
        <w:top w:val="none" w:sz="0" w:space="0" w:color="auto"/>
        <w:left w:val="none" w:sz="0" w:space="0" w:color="auto"/>
        <w:bottom w:val="none" w:sz="0" w:space="0" w:color="auto"/>
        <w:right w:val="none" w:sz="0" w:space="0" w:color="auto"/>
      </w:divBdr>
    </w:div>
    <w:div w:id="68309398">
      <w:bodyDiv w:val="1"/>
      <w:marLeft w:val="0"/>
      <w:marRight w:val="0"/>
      <w:marTop w:val="0"/>
      <w:marBottom w:val="0"/>
      <w:divBdr>
        <w:top w:val="none" w:sz="0" w:space="0" w:color="auto"/>
        <w:left w:val="none" w:sz="0" w:space="0" w:color="auto"/>
        <w:bottom w:val="none" w:sz="0" w:space="0" w:color="auto"/>
        <w:right w:val="none" w:sz="0" w:space="0" w:color="auto"/>
      </w:divBdr>
    </w:div>
    <w:div w:id="68314037">
      <w:bodyDiv w:val="1"/>
      <w:marLeft w:val="0"/>
      <w:marRight w:val="0"/>
      <w:marTop w:val="0"/>
      <w:marBottom w:val="0"/>
      <w:divBdr>
        <w:top w:val="none" w:sz="0" w:space="0" w:color="auto"/>
        <w:left w:val="none" w:sz="0" w:space="0" w:color="auto"/>
        <w:bottom w:val="none" w:sz="0" w:space="0" w:color="auto"/>
        <w:right w:val="none" w:sz="0" w:space="0" w:color="auto"/>
      </w:divBdr>
    </w:div>
    <w:div w:id="68314363">
      <w:bodyDiv w:val="1"/>
      <w:marLeft w:val="0"/>
      <w:marRight w:val="0"/>
      <w:marTop w:val="0"/>
      <w:marBottom w:val="0"/>
      <w:divBdr>
        <w:top w:val="none" w:sz="0" w:space="0" w:color="auto"/>
        <w:left w:val="none" w:sz="0" w:space="0" w:color="auto"/>
        <w:bottom w:val="none" w:sz="0" w:space="0" w:color="auto"/>
        <w:right w:val="none" w:sz="0" w:space="0" w:color="auto"/>
      </w:divBdr>
    </w:div>
    <w:div w:id="68382956">
      <w:bodyDiv w:val="1"/>
      <w:marLeft w:val="0"/>
      <w:marRight w:val="0"/>
      <w:marTop w:val="0"/>
      <w:marBottom w:val="0"/>
      <w:divBdr>
        <w:top w:val="none" w:sz="0" w:space="0" w:color="auto"/>
        <w:left w:val="none" w:sz="0" w:space="0" w:color="auto"/>
        <w:bottom w:val="none" w:sz="0" w:space="0" w:color="auto"/>
        <w:right w:val="none" w:sz="0" w:space="0" w:color="auto"/>
      </w:divBdr>
    </w:div>
    <w:div w:id="68431995">
      <w:bodyDiv w:val="1"/>
      <w:marLeft w:val="0"/>
      <w:marRight w:val="0"/>
      <w:marTop w:val="0"/>
      <w:marBottom w:val="0"/>
      <w:divBdr>
        <w:top w:val="none" w:sz="0" w:space="0" w:color="auto"/>
        <w:left w:val="none" w:sz="0" w:space="0" w:color="auto"/>
        <w:bottom w:val="none" w:sz="0" w:space="0" w:color="auto"/>
        <w:right w:val="none" w:sz="0" w:space="0" w:color="auto"/>
      </w:divBdr>
    </w:div>
    <w:div w:id="68579719">
      <w:bodyDiv w:val="1"/>
      <w:marLeft w:val="0"/>
      <w:marRight w:val="0"/>
      <w:marTop w:val="0"/>
      <w:marBottom w:val="0"/>
      <w:divBdr>
        <w:top w:val="none" w:sz="0" w:space="0" w:color="auto"/>
        <w:left w:val="none" w:sz="0" w:space="0" w:color="auto"/>
        <w:bottom w:val="none" w:sz="0" w:space="0" w:color="auto"/>
        <w:right w:val="none" w:sz="0" w:space="0" w:color="auto"/>
      </w:divBdr>
    </w:div>
    <w:div w:id="68625110">
      <w:bodyDiv w:val="1"/>
      <w:marLeft w:val="0"/>
      <w:marRight w:val="0"/>
      <w:marTop w:val="0"/>
      <w:marBottom w:val="0"/>
      <w:divBdr>
        <w:top w:val="none" w:sz="0" w:space="0" w:color="auto"/>
        <w:left w:val="none" w:sz="0" w:space="0" w:color="auto"/>
        <w:bottom w:val="none" w:sz="0" w:space="0" w:color="auto"/>
        <w:right w:val="none" w:sz="0" w:space="0" w:color="auto"/>
      </w:divBdr>
    </w:div>
    <w:div w:id="68701848">
      <w:bodyDiv w:val="1"/>
      <w:marLeft w:val="0"/>
      <w:marRight w:val="0"/>
      <w:marTop w:val="0"/>
      <w:marBottom w:val="0"/>
      <w:divBdr>
        <w:top w:val="none" w:sz="0" w:space="0" w:color="auto"/>
        <w:left w:val="none" w:sz="0" w:space="0" w:color="auto"/>
        <w:bottom w:val="none" w:sz="0" w:space="0" w:color="auto"/>
        <w:right w:val="none" w:sz="0" w:space="0" w:color="auto"/>
      </w:divBdr>
      <w:divsChild>
        <w:div w:id="14624074">
          <w:marLeft w:val="480"/>
          <w:marRight w:val="0"/>
          <w:marTop w:val="0"/>
          <w:marBottom w:val="0"/>
          <w:divBdr>
            <w:top w:val="none" w:sz="0" w:space="0" w:color="auto"/>
            <w:left w:val="none" w:sz="0" w:space="0" w:color="auto"/>
            <w:bottom w:val="none" w:sz="0" w:space="0" w:color="auto"/>
            <w:right w:val="none" w:sz="0" w:space="0" w:color="auto"/>
          </w:divBdr>
        </w:div>
        <w:div w:id="41560275">
          <w:marLeft w:val="480"/>
          <w:marRight w:val="0"/>
          <w:marTop w:val="0"/>
          <w:marBottom w:val="0"/>
          <w:divBdr>
            <w:top w:val="none" w:sz="0" w:space="0" w:color="auto"/>
            <w:left w:val="none" w:sz="0" w:space="0" w:color="auto"/>
            <w:bottom w:val="none" w:sz="0" w:space="0" w:color="auto"/>
            <w:right w:val="none" w:sz="0" w:space="0" w:color="auto"/>
          </w:divBdr>
        </w:div>
        <w:div w:id="91515781">
          <w:marLeft w:val="480"/>
          <w:marRight w:val="0"/>
          <w:marTop w:val="0"/>
          <w:marBottom w:val="0"/>
          <w:divBdr>
            <w:top w:val="none" w:sz="0" w:space="0" w:color="auto"/>
            <w:left w:val="none" w:sz="0" w:space="0" w:color="auto"/>
            <w:bottom w:val="none" w:sz="0" w:space="0" w:color="auto"/>
            <w:right w:val="none" w:sz="0" w:space="0" w:color="auto"/>
          </w:divBdr>
        </w:div>
        <w:div w:id="92215356">
          <w:marLeft w:val="480"/>
          <w:marRight w:val="0"/>
          <w:marTop w:val="0"/>
          <w:marBottom w:val="0"/>
          <w:divBdr>
            <w:top w:val="none" w:sz="0" w:space="0" w:color="auto"/>
            <w:left w:val="none" w:sz="0" w:space="0" w:color="auto"/>
            <w:bottom w:val="none" w:sz="0" w:space="0" w:color="auto"/>
            <w:right w:val="none" w:sz="0" w:space="0" w:color="auto"/>
          </w:divBdr>
        </w:div>
        <w:div w:id="129372332">
          <w:marLeft w:val="480"/>
          <w:marRight w:val="0"/>
          <w:marTop w:val="0"/>
          <w:marBottom w:val="0"/>
          <w:divBdr>
            <w:top w:val="none" w:sz="0" w:space="0" w:color="auto"/>
            <w:left w:val="none" w:sz="0" w:space="0" w:color="auto"/>
            <w:bottom w:val="none" w:sz="0" w:space="0" w:color="auto"/>
            <w:right w:val="none" w:sz="0" w:space="0" w:color="auto"/>
          </w:divBdr>
        </w:div>
        <w:div w:id="137040634">
          <w:marLeft w:val="480"/>
          <w:marRight w:val="0"/>
          <w:marTop w:val="0"/>
          <w:marBottom w:val="0"/>
          <w:divBdr>
            <w:top w:val="none" w:sz="0" w:space="0" w:color="auto"/>
            <w:left w:val="none" w:sz="0" w:space="0" w:color="auto"/>
            <w:bottom w:val="none" w:sz="0" w:space="0" w:color="auto"/>
            <w:right w:val="none" w:sz="0" w:space="0" w:color="auto"/>
          </w:divBdr>
        </w:div>
        <w:div w:id="145585502">
          <w:marLeft w:val="480"/>
          <w:marRight w:val="0"/>
          <w:marTop w:val="0"/>
          <w:marBottom w:val="0"/>
          <w:divBdr>
            <w:top w:val="none" w:sz="0" w:space="0" w:color="auto"/>
            <w:left w:val="none" w:sz="0" w:space="0" w:color="auto"/>
            <w:bottom w:val="none" w:sz="0" w:space="0" w:color="auto"/>
            <w:right w:val="none" w:sz="0" w:space="0" w:color="auto"/>
          </w:divBdr>
        </w:div>
        <w:div w:id="174226644">
          <w:marLeft w:val="480"/>
          <w:marRight w:val="0"/>
          <w:marTop w:val="0"/>
          <w:marBottom w:val="0"/>
          <w:divBdr>
            <w:top w:val="none" w:sz="0" w:space="0" w:color="auto"/>
            <w:left w:val="none" w:sz="0" w:space="0" w:color="auto"/>
            <w:bottom w:val="none" w:sz="0" w:space="0" w:color="auto"/>
            <w:right w:val="none" w:sz="0" w:space="0" w:color="auto"/>
          </w:divBdr>
        </w:div>
        <w:div w:id="195705440">
          <w:marLeft w:val="480"/>
          <w:marRight w:val="0"/>
          <w:marTop w:val="0"/>
          <w:marBottom w:val="0"/>
          <w:divBdr>
            <w:top w:val="none" w:sz="0" w:space="0" w:color="auto"/>
            <w:left w:val="none" w:sz="0" w:space="0" w:color="auto"/>
            <w:bottom w:val="none" w:sz="0" w:space="0" w:color="auto"/>
            <w:right w:val="none" w:sz="0" w:space="0" w:color="auto"/>
          </w:divBdr>
        </w:div>
        <w:div w:id="231235089">
          <w:marLeft w:val="480"/>
          <w:marRight w:val="0"/>
          <w:marTop w:val="0"/>
          <w:marBottom w:val="0"/>
          <w:divBdr>
            <w:top w:val="none" w:sz="0" w:space="0" w:color="auto"/>
            <w:left w:val="none" w:sz="0" w:space="0" w:color="auto"/>
            <w:bottom w:val="none" w:sz="0" w:space="0" w:color="auto"/>
            <w:right w:val="none" w:sz="0" w:space="0" w:color="auto"/>
          </w:divBdr>
        </w:div>
        <w:div w:id="239213614">
          <w:marLeft w:val="480"/>
          <w:marRight w:val="0"/>
          <w:marTop w:val="0"/>
          <w:marBottom w:val="0"/>
          <w:divBdr>
            <w:top w:val="none" w:sz="0" w:space="0" w:color="auto"/>
            <w:left w:val="none" w:sz="0" w:space="0" w:color="auto"/>
            <w:bottom w:val="none" w:sz="0" w:space="0" w:color="auto"/>
            <w:right w:val="none" w:sz="0" w:space="0" w:color="auto"/>
          </w:divBdr>
        </w:div>
        <w:div w:id="286860050">
          <w:marLeft w:val="480"/>
          <w:marRight w:val="0"/>
          <w:marTop w:val="0"/>
          <w:marBottom w:val="0"/>
          <w:divBdr>
            <w:top w:val="none" w:sz="0" w:space="0" w:color="auto"/>
            <w:left w:val="none" w:sz="0" w:space="0" w:color="auto"/>
            <w:bottom w:val="none" w:sz="0" w:space="0" w:color="auto"/>
            <w:right w:val="none" w:sz="0" w:space="0" w:color="auto"/>
          </w:divBdr>
        </w:div>
        <w:div w:id="319041983">
          <w:marLeft w:val="480"/>
          <w:marRight w:val="0"/>
          <w:marTop w:val="0"/>
          <w:marBottom w:val="0"/>
          <w:divBdr>
            <w:top w:val="none" w:sz="0" w:space="0" w:color="auto"/>
            <w:left w:val="none" w:sz="0" w:space="0" w:color="auto"/>
            <w:bottom w:val="none" w:sz="0" w:space="0" w:color="auto"/>
            <w:right w:val="none" w:sz="0" w:space="0" w:color="auto"/>
          </w:divBdr>
        </w:div>
        <w:div w:id="391389221">
          <w:marLeft w:val="480"/>
          <w:marRight w:val="0"/>
          <w:marTop w:val="0"/>
          <w:marBottom w:val="0"/>
          <w:divBdr>
            <w:top w:val="none" w:sz="0" w:space="0" w:color="auto"/>
            <w:left w:val="none" w:sz="0" w:space="0" w:color="auto"/>
            <w:bottom w:val="none" w:sz="0" w:space="0" w:color="auto"/>
            <w:right w:val="none" w:sz="0" w:space="0" w:color="auto"/>
          </w:divBdr>
        </w:div>
        <w:div w:id="415826695">
          <w:marLeft w:val="480"/>
          <w:marRight w:val="0"/>
          <w:marTop w:val="0"/>
          <w:marBottom w:val="0"/>
          <w:divBdr>
            <w:top w:val="none" w:sz="0" w:space="0" w:color="auto"/>
            <w:left w:val="none" w:sz="0" w:space="0" w:color="auto"/>
            <w:bottom w:val="none" w:sz="0" w:space="0" w:color="auto"/>
            <w:right w:val="none" w:sz="0" w:space="0" w:color="auto"/>
          </w:divBdr>
        </w:div>
        <w:div w:id="441150176">
          <w:marLeft w:val="480"/>
          <w:marRight w:val="0"/>
          <w:marTop w:val="0"/>
          <w:marBottom w:val="0"/>
          <w:divBdr>
            <w:top w:val="none" w:sz="0" w:space="0" w:color="auto"/>
            <w:left w:val="none" w:sz="0" w:space="0" w:color="auto"/>
            <w:bottom w:val="none" w:sz="0" w:space="0" w:color="auto"/>
            <w:right w:val="none" w:sz="0" w:space="0" w:color="auto"/>
          </w:divBdr>
        </w:div>
        <w:div w:id="502355134">
          <w:marLeft w:val="480"/>
          <w:marRight w:val="0"/>
          <w:marTop w:val="0"/>
          <w:marBottom w:val="0"/>
          <w:divBdr>
            <w:top w:val="none" w:sz="0" w:space="0" w:color="auto"/>
            <w:left w:val="none" w:sz="0" w:space="0" w:color="auto"/>
            <w:bottom w:val="none" w:sz="0" w:space="0" w:color="auto"/>
            <w:right w:val="none" w:sz="0" w:space="0" w:color="auto"/>
          </w:divBdr>
        </w:div>
        <w:div w:id="527647133">
          <w:marLeft w:val="480"/>
          <w:marRight w:val="0"/>
          <w:marTop w:val="0"/>
          <w:marBottom w:val="0"/>
          <w:divBdr>
            <w:top w:val="none" w:sz="0" w:space="0" w:color="auto"/>
            <w:left w:val="none" w:sz="0" w:space="0" w:color="auto"/>
            <w:bottom w:val="none" w:sz="0" w:space="0" w:color="auto"/>
            <w:right w:val="none" w:sz="0" w:space="0" w:color="auto"/>
          </w:divBdr>
        </w:div>
        <w:div w:id="569461727">
          <w:marLeft w:val="480"/>
          <w:marRight w:val="0"/>
          <w:marTop w:val="0"/>
          <w:marBottom w:val="0"/>
          <w:divBdr>
            <w:top w:val="none" w:sz="0" w:space="0" w:color="auto"/>
            <w:left w:val="none" w:sz="0" w:space="0" w:color="auto"/>
            <w:bottom w:val="none" w:sz="0" w:space="0" w:color="auto"/>
            <w:right w:val="none" w:sz="0" w:space="0" w:color="auto"/>
          </w:divBdr>
        </w:div>
        <w:div w:id="591548685">
          <w:marLeft w:val="480"/>
          <w:marRight w:val="0"/>
          <w:marTop w:val="0"/>
          <w:marBottom w:val="0"/>
          <w:divBdr>
            <w:top w:val="none" w:sz="0" w:space="0" w:color="auto"/>
            <w:left w:val="none" w:sz="0" w:space="0" w:color="auto"/>
            <w:bottom w:val="none" w:sz="0" w:space="0" w:color="auto"/>
            <w:right w:val="none" w:sz="0" w:space="0" w:color="auto"/>
          </w:divBdr>
        </w:div>
        <w:div w:id="597953032">
          <w:marLeft w:val="480"/>
          <w:marRight w:val="0"/>
          <w:marTop w:val="0"/>
          <w:marBottom w:val="0"/>
          <w:divBdr>
            <w:top w:val="none" w:sz="0" w:space="0" w:color="auto"/>
            <w:left w:val="none" w:sz="0" w:space="0" w:color="auto"/>
            <w:bottom w:val="none" w:sz="0" w:space="0" w:color="auto"/>
            <w:right w:val="none" w:sz="0" w:space="0" w:color="auto"/>
          </w:divBdr>
        </w:div>
        <w:div w:id="607010679">
          <w:marLeft w:val="480"/>
          <w:marRight w:val="0"/>
          <w:marTop w:val="0"/>
          <w:marBottom w:val="0"/>
          <w:divBdr>
            <w:top w:val="none" w:sz="0" w:space="0" w:color="auto"/>
            <w:left w:val="none" w:sz="0" w:space="0" w:color="auto"/>
            <w:bottom w:val="none" w:sz="0" w:space="0" w:color="auto"/>
            <w:right w:val="none" w:sz="0" w:space="0" w:color="auto"/>
          </w:divBdr>
        </w:div>
        <w:div w:id="678434529">
          <w:marLeft w:val="480"/>
          <w:marRight w:val="0"/>
          <w:marTop w:val="0"/>
          <w:marBottom w:val="0"/>
          <w:divBdr>
            <w:top w:val="none" w:sz="0" w:space="0" w:color="auto"/>
            <w:left w:val="none" w:sz="0" w:space="0" w:color="auto"/>
            <w:bottom w:val="none" w:sz="0" w:space="0" w:color="auto"/>
            <w:right w:val="none" w:sz="0" w:space="0" w:color="auto"/>
          </w:divBdr>
        </w:div>
        <w:div w:id="683559879">
          <w:marLeft w:val="480"/>
          <w:marRight w:val="0"/>
          <w:marTop w:val="0"/>
          <w:marBottom w:val="0"/>
          <w:divBdr>
            <w:top w:val="none" w:sz="0" w:space="0" w:color="auto"/>
            <w:left w:val="none" w:sz="0" w:space="0" w:color="auto"/>
            <w:bottom w:val="none" w:sz="0" w:space="0" w:color="auto"/>
            <w:right w:val="none" w:sz="0" w:space="0" w:color="auto"/>
          </w:divBdr>
        </w:div>
      </w:divsChild>
    </w:div>
    <w:div w:id="68770729">
      <w:bodyDiv w:val="1"/>
      <w:marLeft w:val="0"/>
      <w:marRight w:val="0"/>
      <w:marTop w:val="0"/>
      <w:marBottom w:val="0"/>
      <w:divBdr>
        <w:top w:val="none" w:sz="0" w:space="0" w:color="auto"/>
        <w:left w:val="none" w:sz="0" w:space="0" w:color="auto"/>
        <w:bottom w:val="none" w:sz="0" w:space="0" w:color="auto"/>
        <w:right w:val="none" w:sz="0" w:space="0" w:color="auto"/>
      </w:divBdr>
    </w:div>
    <w:div w:id="68776608">
      <w:bodyDiv w:val="1"/>
      <w:marLeft w:val="0"/>
      <w:marRight w:val="0"/>
      <w:marTop w:val="0"/>
      <w:marBottom w:val="0"/>
      <w:divBdr>
        <w:top w:val="none" w:sz="0" w:space="0" w:color="auto"/>
        <w:left w:val="none" w:sz="0" w:space="0" w:color="auto"/>
        <w:bottom w:val="none" w:sz="0" w:space="0" w:color="auto"/>
        <w:right w:val="none" w:sz="0" w:space="0" w:color="auto"/>
      </w:divBdr>
    </w:div>
    <w:div w:id="68893692">
      <w:bodyDiv w:val="1"/>
      <w:marLeft w:val="0"/>
      <w:marRight w:val="0"/>
      <w:marTop w:val="0"/>
      <w:marBottom w:val="0"/>
      <w:divBdr>
        <w:top w:val="none" w:sz="0" w:space="0" w:color="auto"/>
        <w:left w:val="none" w:sz="0" w:space="0" w:color="auto"/>
        <w:bottom w:val="none" w:sz="0" w:space="0" w:color="auto"/>
        <w:right w:val="none" w:sz="0" w:space="0" w:color="auto"/>
      </w:divBdr>
    </w:div>
    <w:div w:id="69082240">
      <w:bodyDiv w:val="1"/>
      <w:marLeft w:val="0"/>
      <w:marRight w:val="0"/>
      <w:marTop w:val="0"/>
      <w:marBottom w:val="0"/>
      <w:divBdr>
        <w:top w:val="none" w:sz="0" w:space="0" w:color="auto"/>
        <w:left w:val="none" w:sz="0" w:space="0" w:color="auto"/>
        <w:bottom w:val="none" w:sz="0" w:space="0" w:color="auto"/>
        <w:right w:val="none" w:sz="0" w:space="0" w:color="auto"/>
      </w:divBdr>
    </w:div>
    <w:div w:id="69087989">
      <w:bodyDiv w:val="1"/>
      <w:marLeft w:val="0"/>
      <w:marRight w:val="0"/>
      <w:marTop w:val="0"/>
      <w:marBottom w:val="0"/>
      <w:divBdr>
        <w:top w:val="none" w:sz="0" w:space="0" w:color="auto"/>
        <w:left w:val="none" w:sz="0" w:space="0" w:color="auto"/>
        <w:bottom w:val="none" w:sz="0" w:space="0" w:color="auto"/>
        <w:right w:val="none" w:sz="0" w:space="0" w:color="auto"/>
      </w:divBdr>
      <w:divsChild>
        <w:div w:id="55712681">
          <w:marLeft w:val="480"/>
          <w:marRight w:val="0"/>
          <w:marTop w:val="0"/>
          <w:marBottom w:val="0"/>
          <w:divBdr>
            <w:top w:val="none" w:sz="0" w:space="0" w:color="auto"/>
            <w:left w:val="none" w:sz="0" w:space="0" w:color="auto"/>
            <w:bottom w:val="none" w:sz="0" w:space="0" w:color="auto"/>
            <w:right w:val="none" w:sz="0" w:space="0" w:color="auto"/>
          </w:divBdr>
        </w:div>
        <w:div w:id="59252838">
          <w:marLeft w:val="480"/>
          <w:marRight w:val="0"/>
          <w:marTop w:val="0"/>
          <w:marBottom w:val="0"/>
          <w:divBdr>
            <w:top w:val="none" w:sz="0" w:space="0" w:color="auto"/>
            <w:left w:val="none" w:sz="0" w:space="0" w:color="auto"/>
            <w:bottom w:val="none" w:sz="0" w:space="0" w:color="auto"/>
            <w:right w:val="none" w:sz="0" w:space="0" w:color="auto"/>
          </w:divBdr>
        </w:div>
        <w:div w:id="288705763">
          <w:marLeft w:val="480"/>
          <w:marRight w:val="0"/>
          <w:marTop w:val="0"/>
          <w:marBottom w:val="0"/>
          <w:divBdr>
            <w:top w:val="none" w:sz="0" w:space="0" w:color="auto"/>
            <w:left w:val="none" w:sz="0" w:space="0" w:color="auto"/>
            <w:bottom w:val="none" w:sz="0" w:space="0" w:color="auto"/>
            <w:right w:val="none" w:sz="0" w:space="0" w:color="auto"/>
          </w:divBdr>
        </w:div>
        <w:div w:id="726799893">
          <w:marLeft w:val="480"/>
          <w:marRight w:val="0"/>
          <w:marTop w:val="0"/>
          <w:marBottom w:val="0"/>
          <w:divBdr>
            <w:top w:val="none" w:sz="0" w:space="0" w:color="auto"/>
            <w:left w:val="none" w:sz="0" w:space="0" w:color="auto"/>
            <w:bottom w:val="none" w:sz="0" w:space="0" w:color="auto"/>
            <w:right w:val="none" w:sz="0" w:space="0" w:color="auto"/>
          </w:divBdr>
        </w:div>
        <w:div w:id="765734567">
          <w:marLeft w:val="480"/>
          <w:marRight w:val="0"/>
          <w:marTop w:val="0"/>
          <w:marBottom w:val="0"/>
          <w:divBdr>
            <w:top w:val="none" w:sz="0" w:space="0" w:color="auto"/>
            <w:left w:val="none" w:sz="0" w:space="0" w:color="auto"/>
            <w:bottom w:val="none" w:sz="0" w:space="0" w:color="auto"/>
            <w:right w:val="none" w:sz="0" w:space="0" w:color="auto"/>
          </w:divBdr>
        </w:div>
      </w:divsChild>
    </w:div>
    <w:div w:id="69232561">
      <w:bodyDiv w:val="1"/>
      <w:marLeft w:val="0"/>
      <w:marRight w:val="0"/>
      <w:marTop w:val="0"/>
      <w:marBottom w:val="0"/>
      <w:divBdr>
        <w:top w:val="none" w:sz="0" w:space="0" w:color="auto"/>
        <w:left w:val="none" w:sz="0" w:space="0" w:color="auto"/>
        <w:bottom w:val="none" w:sz="0" w:space="0" w:color="auto"/>
        <w:right w:val="none" w:sz="0" w:space="0" w:color="auto"/>
      </w:divBdr>
    </w:div>
    <w:div w:id="69235333">
      <w:bodyDiv w:val="1"/>
      <w:marLeft w:val="0"/>
      <w:marRight w:val="0"/>
      <w:marTop w:val="0"/>
      <w:marBottom w:val="0"/>
      <w:divBdr>
        <w:top w:val="none" w:sz="0" w:space="0" w:color="auto"/>
        <w:left w:val="none" w:sz="0" w:space="0" w:color="auto"/>
        <w:bottom w:val="none" w:sz="0" w:space="0" w:color="auto"/>
        <w:right w:val="none" w:sz="0" w:space="0" w:color="auto"/>
      </w:divBdr>
    </w:div>
    <w:div w:id="69236188">
      <w:bodyDiv w:val="1"/>
      <w:marLeft w:val="0"/>
      <w:marRight w:val="0"/>
      <w:marTop w:val="0"/>
      <w:marBottom w:val="0"/>
      <w:divBdr>
        <w:top w:val="none" w:sz="0" w:space="0" w:color="auto"/>
        <w:left w:val="none" w:sz="0" w:space="0" w:color="auto"/>
        <w:bottom w:val="none" w:sz="0" w:space="0" w:color="auto"/>
        <w:right w:val="none" w:sz="0" w:space="0" w:color="auto"/>
      </w:divBdr>
    </w:div>
    <w:div w:id="69275697">
      <w:bodyDiv w:val="1"/>
      <w:marLeft w:val="0"/>
      <w:marRight w:val="0"/>
      <w:marTop w:val="0"/>
      <w:marBottom w:val="0"/>
      <w:divBdr>
        <w:top w:val="none" w:sz="0" w:space="0" w:color="auto"/>
        <w:left w:val="none" w:sz="0" w:space="0" w:color="auto"/>
        <w:bottom w:val="none" w:sz="0" w:space="0" w:color="auto"/>
        <w:right w:val="none" w:sz="0" w:space="0" w:color="auto"/>
      </w:divBdr>
    </w:div>
    <w:div w:id="69280754">
      <w:bodyDiv w:val="1"/>
      <w:marLeft w:val="0"/>
      <w:marRight w:val="0"/>
      <w:marTop w:val="0"/>
      <w:marBottom w:val="0"/>
      <w:divBdr>
        <w:top w:val="none" w:sz="0" w:space="0" w:color="auto"/>
        <w:left w:val="none" w:sz="0" w:space="0" w:color="auto"/>
        <w:bottom w:val="none" w:sz="0" w:space="0" w:color="auto"/>
        <w:right w:val="none" w:sz="0" w:space="0" w:color="auto"/>
      </w:divBdr>
    </w:div>
    <w:div w:id="69548656">
      <w:bodyDiv w:val="1"/>
      <w:marLeft w:val="0"/>
      <w:marRight w:val="0"/>
      <w:marTop w:val="0"/>
      <w:marBottom w:val="0"/>
      <w:divBdr>
        <w:top w:val="none" w:sz="0" w:space="0" w:color="auto"/>
        <w:left w:val="none" w:sz="0" w:space="0" w:color="auto"/>
        <w:bottom w:val="none" w:sz="0" w:space="0" w:color="auto"/>
        <w:right w:val="none" w:sz="0" w:space="0" w:color="auto"/>
      </w:divBdr>
    </w:div>
    <w:div w:id="69623834">
      <w:bodyDiv w:val="1"/>
      <w:marLeft w:val="0"/>
      <w:marRight w:val="0"/>
      <w:marTop w:val="0"/>
      <w:marBottom w:val="0"/>
      <w:divBdr>
        <w:top w:val="none" w:sz="0" w:space="0" w:color="auto"/>
        <w:left w:val="none" w:sz="0" w:space="0" w:color="auto"/>
        <w:bottom w:val="none" w:sz="0" w:space="0" w:color="auto"/>
        <w:right w:val="none" w:sz="0" w:space="0" w:color="auto"/>
      </w:divBdr>
    </w:div>
    <w:div w:id="69742907">
      <w:bodyDiv w:val="1"/>
      <w:marLeft w:val="0"/>
      <w:marRight w:val="0"/>
      <w:marTop w:val="0"/>
      <w:marBottom w:val="0"/>
      <w:divBdr>
        <w:top w:val="none" w:sz="0" w:space="0" w:color="auto"/>
        <w:left w:val="none" w:sz="0" w:space="0" w:color="auto"/>
        <w:bottom w:val="none" w:sz="0" w:space="0" w:color="auto"/>
        <w:right w:val="none" w:sz="0" w:space="0" w:color="auto"/>
      </w:divBdr>
    </w:div>
    <w:div w:id="69890257">
      <w:bodyDiv w:val="1"/>
      <w:marLeft w:val="0"/>
      <w:marRight w:val="0"/>
      <w:marTop w:val="0"/>
      <w:marBottom w:val="0"/>
      <w:divBdr>
        <w:top w:val="none" w:sz="0" w:space="0" w:color="auto"/>
        <w:left w:val="none" w:sz="0" w:space="0" w:color="auto"/>
        <w:bottom w:val="none" w:sz="0" w:space="0" w:color="auto"/>
        <w:right w:val="none" w:sz="0" w:space="0" w:color="auto"/>
      </w:divBdr>
    </w:div>
    <w:div w:id="69891510">
      <w:bodyDiv w:val="1"/>
      <w:marLeft w:val="0"/>
      <w:marRight w:val="0"/>
      <w:marTop w:val="0"/>
      <w:marBottom w:val="0"/>
      <w:divBdr>
        <w:top w:val="none" w:sz="0" w:space="0" w:color="auto"/>
        <w:left w:val="none" w:sz="0" w:space="0" w:color="auto"/>
        <w:bottom w:val="none" w:sz="0" w:space="0" w:color="auto"/>
        <w:right w:val="none" w:sz="0" w:space="0" w:color="auto"/>
      </w:divBdr>
    </w:div>
    <w:div w:id="69930178">
      <w:bodyDiv w:val="1"/>
      <w:marLeft w:val="0"/>
      <w:marRight w:val="0"/>
      <w:marTop w:val="0"/>
      <w:marBottom w:val="0"/>
      <w:divBdr>
        <w:top w:val="none" w:sz="0" w:space="0" w:color="auto"/>
        <w:left w:val="none" w:sz="0" w:space="0" w:color="auto"/>
        <w:bottom w:val="none" w:sz="0" w:space="0" w:color="auto"/>
        <w:right w:val="none" w:sz="0" w:space="0" w:color="auto"/>
      </w:divBdr>
    </w:div>
    <w:div w:id="70011144">
      <w:bodyDiv w:val="1"/>
      <w:marLeft w:val="0"/>
      <w:marRight w:val="0"/>
      <w:marTop w:val="0"/>
      <w:marBottom w:val="0"/>
      <w:divBdr>
        <w:top w:val="none" w:sz="0" w:space="0" w:color="auto"/>
        <w:left w:val="none" w:sz="0" w:space="0" w:color="auto"/>
        <w:bottom w:val="none" w:sz="0" w:space="0" w:color="auto"/>
        <w:right w:val="none" w:sz="0" w:space="0" w:color="auto"/>
      </w:divBdr>
    </w:div>
    <w:div w:id="70086051">
      <w:bodyDiv w:val="1"/>
      <w:marLeft w:val="0"/>
      <w:marRight w:val="0"/>
      <w:marTop w:val="0"/>
      <w:marBottom w:val="0"/>
      <w:divBdr>
        <w:top w:val="none" w:sz="0" w:space="0" w:color="auto"/>
        <w:left w:val="none" w:sz="0" w:space="0" w:color="auto"/>
        <w:bottom w:val="none" w:sz="0" w:space="0" w:color="auto"/>
        <w:right w:val="none" w:sz="0" w:space="0" w:color="auto"/>
      </w:divBdr>
    </w:div>
    <w:div w:id="70197700">
      <w:bodyDiv w:val="1"/>
      <w:marLeft w:val="0"/>
      <w:marRight w:val="0"/>
      <w:marTop w:val="0"/>
      <w:marBottom w:val="0"/>
      <w:divBdr>
        <w:top w:val="none" w:sz="0" w:space="0" w:color="auto"/>
        <w:left w:val="none" w:sz="0" w:space="0" w:color="auto"/>
        <w:bottom w:val="none" w:sz="0" w:space="0" w:color="auto"/>
        <w:right w:val="none" w:sz="0" w:space="0" w:color="auto"/>
      </w:divBdr>
      <w:divsChild>
        <w:div w:id="1095436721">
          <w:marLeft w:val="480"/>
          <w:marRight w:val="0"/>
          <w:marTop w:val="0"/>
          <w:marBottom w:val="0"/>
          <w:divBdr>
            <w:top w:val="none" w:sz="0" w:space="0" w:color="auto"/>
            <w:left w:val="none" w:sz="0" w:space="0" w:color="auto"/>
            <w:bottom w:val="none" w:sz="0" w:space="0" w:color="auto"/>
            <w:right w:val="none" w:sz="0" w:space="0" w:color="auto"/>
          </w:divBdr>
        </w:div>
        <w:div w:id="1385711574">
          <w:marLeft w:val="480"/>
          <w:marRight w:val="0"/>
          <w:marTop w:val="0"/>
          <w:marBottom w:val="0"/>
          <w:divBdr>
            <w:top w:val="none" w:sz="0" w:space="0" w:color="auto"/>
            <w:left w:val="none" w:sz="0" w:space="0" w:color="auto"/>
            <w:bottom w:val="none" w:sz="0" w:space="0" w:color="auto"/>
            <w:right w:val="none" w:sz="0" w:space="0" w:color="auto"/>
          </w:divBdr>
        </w:div>
        <w:div w:id="170922479">
          <w:marLeft w:val="480"/>
          <w:marRight w:val="0"/>
          <w:marTop w:val="0"/>
          <w:marBottom w:val="0"/>
          <w:divBdr>
            <w:top w:val="none" w:sz="0" w:space="0" w:color="auto"/>
            <w:left w:val="none" w:sz="0" w:space="0" w:color="auto"/>
            <w:bottom w:val="none" w:sz="0" w:space="0" w:color="auto"/>
            <w:right w:val="none" w:sz="0" w:space="0" w:color="auto"/>
          </w:divBdr>
        </w:div>
        <w:div w:id="227108190">
          <w:marLeft w:val="480"/>
          <w:marRight w:val="0"/>
          <w:marTop w:val="0"/>
          <w:marBottom w:val="0"/>
          <w:divBdr>
            <w:top w:val="none" w:sz="0" w:space="0" w:color="auto"/>
            <w:left w:val="none" w:sz="0" w:space="0" w:color="auto"/>
            <w:bottom w:val="none" w:sz="0" w:space="0" w:color="auto"/>
            <w:right w:val="none" w:sz="0" w:space="0" w:color="auto"/>
          </w:divBdr>
        </w:div>
        <w:div w:id="1493059005">
          <w:marLeft w:val="480"/>
          <w:marRight w:val="0"/>
          <w:marTop w:val="0"/>
          <w:marBottom w:val="0"/>
          <w:divBdr>
            <w:top w:val="none" w:sz="0" w:space="0" w:color="auto"/>
            <w:left w:val="none" w:sz="0" w:space="0" w:color="auto"/>
            <w:bottom w:val="none" w:sz="0" w:space="0" w:color="auto"/>
            <w:right w:val="none" w:sz="0" w:space="0" w:color="auto"/>
          </w:divBdr>
        </w:div>
        <w:div w:id="1120025973">
          <w:marLeft w:val="480"/>
          <w:marRight w:val="0"/>
          <w:marTop w:val="0"/>
          <w:marBottom w:val="0"/>
          <w:divBdr>
            <w:top w:val="none" w:sz="0" w:space="0" w:color="auto"/>
            <w:left w:val="none" w:sz="0" w:space="0" w:color="auto"/>
            <w:bottom w:val="none" w:sz="0" w:space="0" w:color="auto"/>
            <w:right w:val="none" w:sz="0" w:space="0" w:color="auto"/>
          </w:divBdr>
        </w:div>
        <w:div w:id="326398260">
          <w:marLeft w:val="480"/>
          <w:marRight w:val="0"/>
          <w:marTop w:val="0"/>
          <w:marBottom w:val="0"/>
          <w:divBdr>
            <w:top w:val="none" w:sz="0" w:space="0" w:color="auto"/>
            <w:left w:val="none" w:sz="0" w:space="0" w:color="auto"/>
            <w:bottom w:val="none" w:sz="0" w:space="0" w:color="auto"/>
            <w:right w:val="none" w:sz="0" w:space="0" w:color="auto"/>
          </w:divBdr>
        </w:div>
        <w:div w:id="2036420827">
          <w:marLeft w:val="480"/>
          <w:marRight w:val="0"/>
          <w:marTop w:val="0"/>
          <w:marBottom w:val="0"/>
          <w:divBdr>
            <w:top w:val="none" w:sz="0" w:space="0" w:color="auto"/>
            <w:left w:val="none" w:sz="0" w:space="0" w:color="auto"/>
            <w:bottom w:val="none" w:sz="0" w:space="0" w:color="auto"/>
            <w:right w:val="none" w:sz="0" w:space="0" w:color="auto"/>
          </w:divBdr>
        </w:div>
        <w:div w:id="1798332581">
          <w:marLeft w:val="480"/>
          <w:marRight w:val="0"/>
          <w:marTop w:val="0"/>
          <w:marBottom w:val="0"/>
          <w:divBdr>
            <w:top w:val="none" w:sz="0" w:space="0" w:color="auto"/>
            <w:left w:val="none" w:sz="0" w:space="0" w:color="auto"/>
            <w:bottom w:val="none" w:sz="0" w:space="0" w:color="auto"/>
            <w:right w:val="none" w:sz="0" w:space="0" w:color="auto"/>
          </w:divBdr>
        </w:div>
        <w:div w:id="1376810767">
          <w:marLeft w:val="480"/>
          <w:marRight w:val="0"/>
          <w:marTop w:val="0"/>
          <w:marBottom w:val="0"/>
          <w:divBdr>
            <w:top w:val="none" w:sz="0" w:space="0" w:color="auto"/>
            <w:left w:val="none" w:sz="0" w:space="0" w:color="auto"/>
            <w:bottom w:val="none" w:sz="0" w:space="0" w:color="auto"/>
            <w:right w:val="none" w:sz="0" w:space="0" w:color="auto"/>
          </w:divBdr>
        </w:div>
        <w:div w:id="1434326863">
          <w:marLeft w:val="480"/>
          <w:marRight w:val="0"/>
          <w:marTop w:val="0"/>
          <w:marBottom w:val="0"/>
          <w:divBdr>
            <w:top w:val="none" w:sz="0" w:space="0" w:color="auto"/>
            <w:left w:val="none" w:sz="0" w:space="0" w:color="auto"/>
            <w:bottom w:val="none" w:sz="0" w:space="0" w:color="auto"/>
            <w:right w:val="none" w:sz="0" w:space="0" w:color="auto"/>
          </w:divBdr>
        </w:div>
        <w:div w:id="547305024">
          <w:marLeft w:val="480"/>
          <w:marRight w:val="0"/>
          <w:marTop w:val="0"/>
          <w:marBottom w:val="0"/>
          <w:divBdr>
            <w:top w:val="none" w:sz="0" w:space="0" w:color="auto"/>
            <w:left w:val="none" w:sz="0" w:space="0" w:color="auto"/>
            <w:bottom w:val="none" w:sz="0" w:space="0" w:color="auto"/>
            <w:right w:val="none" w:sz="0" w:space="0" w:color="auto"/>
          </w:divBdr>
        </w:div>
        <w:div w:id="357120842">
          <w:marLeft w:val="480"/>
          <w:marRight w:val="0"/>
          <w:marTop w:val="0"/>
          <w:marBottom w:val="0"/>
          <w:divBdr>
            <w:top w:val="none" w:sz="0" w:space="0" w:color="auto"/>
            <w:left w:val="none" w:sz="0" w:space="0" w:color="auto"/>
            <w:bottom w:val="none" w:sz="0" w:space="0" w:color="auto"/>
            <w:right w:val="none" w:sz="0" w:space="0" w:color="auto"/>
          </w:divBdr>
        </w:div>
        <w:div w:id="1954633015">
          <w:marLeft w:val="480"/>
          <w:marRight w:val="0"/>
          <w:marTop w:val="0"/>
          <w:marBottom w:val="0"/>
          <w:divBdr>
            <w:top w:val="none" w:sz="0" w:space="0" w:color="auto"/>
            <w:left w:val="none" w:sz="0" w:space="0" w:color="auto"/>
            <w:bottom w:val="none" w:sz="0" w:space="0" w:color="auto"/>
            <w:right w:val="none" w:sz="0" w:space="0" w:color="auto"/>
          </w:divBdr>
        </w:div>
        <w:div w:id="62608378">
          <w:marLeft w:val="480"/>
          <w:marRight w:val="0"/>
          <w:marTop w:val="0"/>
          <w:marBottom w:val="0"/>
          <w:divBdr>
            <w:top w:val="none" w:sz="0" w:space="0" w:color="auto"/>
            <w:left w:val="none" w:sz="0" w:space="0" w:color="auto"/>
            <w:bottom w:val="none" w:sz="0" w:space="0" w:color="auto"/>
            <w:right w:val="none" w:sz="0" w:space="0" w:color="auto"/>
          </w:divBdr>
        </w:div>
        <w:div w:id="255525703">
          <w:marLeft w:val="480"/>
          <w:marRight w:val="0"/>
          <w:marTop w:val="0"/>
          <w:marBottom w:val="0"/>
          <w:divBdr>
            <w:top w:val="none" w:sz="0" w:space="0" w:color="auto"/>
            <w:left w:val="none" w:sz="0" w:space="0" w:color="auto"/>
            <w:bottom w:val="none" w:sz="0" w:space="0" w:color="auto"/>
            <w:right w:val="none" w:sz="0" w:space="0" w:color="auto"/>
          </w:divBdr>
        </w:div>
        <w:div w:id="811556199">
          <w:marLeft w:val="480"/>
          <w:marRight w:val="0"/>
          <w:marTop w:val="0"/>
          <w:marBottom w:val="0"/>
          <w:divBdr>
            <w:top w:val="none" w:sz="0" w:space="0" w:color="auto"/>
            <w:left w:val="none" w:sz="0" w:space="0" w:color="auto"/>
            <w:bottom w:val="none" w:sz="0" w:space="0" w:color="auto"/>
            <w:right w:val="none" w:sz="0" w:space="0" w:color="auto"/>
          </w:divBdr>
        </w:div>
        <w:div w:id="636035045">
          <w:marLeft w:val="480"/>
          <w:marRight w:val="0"/>
          <w:marTop w:val="0"/>
          <w:marBottom w:val="0"/>
          <w:divBdr>
            <w:top w:val="none" w:sz="0" w:space="0" w:color="auto"/>
            <w:left w:val="none" w:sz="0" w:space="0" w:color="auto"/>
            <w:bottom w:val="none" w:sz="0" w:space="0" w:color="auto"/>
            <w:right w:val="none" w:sz="0" w:space="0" w:color="auto"/>
          </w:divBdr>
        </w:div>
        <w:div w:id="705837466">
          <w:marLeft w:val="480"/>
          <w:marRight w:val="0"/>
          <w:marTop w:val="0"/>
          <w:marBottom w:val="0"/>
          <w:divBdr>
            <w:top w:val="none" w:sz="0" w:space="0" w:color="auto"/>
            <w:left w:val="none" w:sz="0" w:space="0" w:color="auto"/>
            <w:bottom w:val="none" w:sz="0" w:space="0" w:color="auto"/>
            <w:right w:val="none" w:sz="0" w:space="0" w:color="auto"/>
          </w:divBdr>
        </w:div>
        <w:div w:id="565842444">
          <w:marLeft w:val="480"/>
          <w:marRight w:val="0"/>
          <w:marTop w:val="0"/>
          <w:marBottom w:val="0"/>
          <w:divBdr>
            <w:top w:val="none" w:sz="0" w:space="0" w:color="auto"/>
            <w:left w:val="none" w:sz="0" w:space="0" w:color="auto"/>
            <w:bottom w:val="none" w:sz="0" w:space="0" w:color="auto"/>
            <w:right w:val="none" w:sz="0" w:space="0" w:color="auto"/>
          </w:divBdr>
        </w:div>
        <w:div w:id="520973846">
          <w:marLeft w:val="480"/>
          <w:marRight w:val="0"/>
          <w:marTop w:val="0"/>
          <w:marBottom w:val="0"/>
          <w:divBdr>
            <w:top w:val="none" w:sz="0" w:space="0" w:color="auto"/>
            <w:left w:val="none" w:sz="0" w:space="0" w:color="auto"/>
            <w:bottom w:val="none" w:sz="0" w:space="0" w:color="auto"/>
            <w:right w:val="none" w:sz="0" w:space="0" w:color="auto"/>
          </w:divBdr>
        </w:div>
        <w:div w:id="1881554720">
          <w:marLeft w:val="480"/>
          <w:marRight w:val="0"/>
          <w:marTop w:val="0"/>
          <w:marBottom w:val="0"/>
          <w:divBdr>
            <w:top w:val="none" w:sz="0" w:space="0" w:color="auto"/>
            <w:left w:val="none" w:sz="0" w:space="0" w:color="auto"/>
            <w:bottom w:val="none" w:sz="0" w:space="0" w:color="auto"/>
            <w:right w:val="none" w:sz="0" w:space="0" w:color="auto"/>
          </w:divBdr>
        </w:div>
        <w:div w:id="1671523509">
          <w:marLeft w:val="480"/>
          <w:marRight w:val="0"/>
          <w:marTop w:val="0"/>
          <w:marBottom w:val="0"/>
          <w:divBdr>
            <w:top w:val="none" w:sz="0" w:space="0" w:color="auto"/>
            <w:left w:val="none" w:sz="0" w:space="0" w:color="auto"/>
            <w:bottom w:val="none" w:sz="0" w:space="0" w:color="auto"/>
            <w:right w:val="none" w:sz="0" w:space="0" w:color="auto"/>
          </w:divBdr>
        </w:div>
        <w:div w:id="1103962574">
          <w:marLeft w:val="480"/>
          <w:marRight w:val="0"/>
          <w:marTop w:val="0"/>
          <w:marBottom w:val="0"/>
          <w:divBdr>
            <w:top w:val="none" w:sz="0" w:space="0" w:color="auto"/>
            <w:left w:val="none" w:sz="0" w:space="0" w:color="auto"/>
            <w:bottom w:val="none" w:sz="0" w:space="0" w:color="auto"/>
            <w:right w:val="none" w:sz="0" w:space="0" w:color="auto"/>
          </w:divBdr>
        </w:div>
        <w:div w:id="1116801161">
          <w:marLeft w:val="480"/>
          <w:marRight w:val="0"/>
          <w:marTop w:val="0"/>
          <w:marBottom w:val="0"/>
          <w:divBdr>
            <w:top w:val="none" w:sz="0" w:space="0" w:color="auto"/>
            <w:left w:val="none" w:sz="0" w:space="0" w:color="auto"/>
            <w:bottom w:val="none" w:sz="0" w:space="0" w:color="auto"/>
            <w:right w:val="none" w:sz="0" w:space="0" w:color="auto"/>
          </w:divBdr>
        </w:div>
        <w:div w:id="143356128">
          <w:marLeft w:val="480"/>
          <w:marRight w:val="0"/>
          <w:marTop w:val="0"/>
          <w:marBottom w:val="0"/>
          <w:divBdr>
            <w:top w:val="none" w:sz="0" w:space="0" w:color="auto"/>
            <w:left w:val="none" w:sz="0" w:space="0" w:color="auto"/>
            <w:bottom w:val="none" w:sz="0" w:space="0" w:color="auto"/>
            <w:right w:val="none" w:sz="0" w:space="0" w:color="auto"/>
          </w:divBdr>
        </w:div>
        <w:div w:id="1382552688">
          <w:marLeft w:val="480"/>
          <w:marRight w:val="0"/>
          <w:marTop w:val="0"/>
          <w:marBottom w:val="0"/>
          <w:divBdr>
            <w:top w:val="none" w:sz="0" w:space="0" w:color="auto"/>
            <w:left w:val="none" w:sz="0" w:space="0" w:color="auto"/>
            <w:bottom w:val="none" w:sz="0" w:space="0" w:color="auto"/>
            <w:right w:val="none" w:sz="0" w:space="0" w:color="auto"/>
          </w:divBdr>
        </w:div>
        <w:div w:id="1763452634">
          <w:marLeft w:val="480"/>
          <w:marRight w:val="0"/>
          <w:marTop w:val="0"/>
          <w:marBottom w:val="0"/>
          <w:divBdr>
            <w:top w:val="none" w:sz="0" w:space="0" w:color="auto"/>
            <w:left w:val="none" w:sz="0" w:space="0" w:color="auto"/>
            <w:bottom w:val="none" w:sz="0" w:space="0" w:color="auto"/>
            <w:right w:val="none" w:sz="0" w:space="0" w:color="auto"/>
          </w:divBdr>
        </w:div>
        <w:div w:id="1537084156">
          <w:marLeft w:val="480"/>
          <w:marRight w:val="0"/>
          <w:marTop w:val="0"/>
          <w:marBottom w:val="0"/>
          <w:divBdr>
            <w:top w:val="none" w:sz="0" w:space="0" w:color="auto"/>
            <w:left w:val="none" w:sz="0" w:space="0" w:color="auto"/>
            <w:bottom w:val="none" w:sz="0" w:space="0" w:color="auto"/>
            <w:right w:val="none" w:sz="0" w:space="0" w:color="auto"/>
          </w:divBdr>
        </w:div>
        <w:div w:id="2044287605">
          <w:marLeft w:val="480"/>
          <w:marRight w:val="0"/>
          <w:marTop w:val="0"/>
          <w:marBottom w:val="0"/>
          <w:divBdr>
            <w:top w:val="none" w:sz="0" w:space="0" w:color="auto"/>
            <w:left w:val="none" w:sz="0" w:space="0" w:color="auto"/>
            <w:bottom w:val="none" w:sz="0" w:space="0" w:color="auto"/>
            <w:right w:val="none" w:sz="0" w:space="0" w:color="auto"/>
          </w:divBdr>
        </w:div>
        <w:div w:id="342048864">
          <w:marLeft w:val="480"/>
          <w:marRight w:val="0"/>
          <w:marTop w:val="0"/>
          <w:marBottom w:val="0"/>
          <w:divBdr>
            <w:top w:val="none" w:sz="0" w:space="0" w:color="auto"/>
            <w:left w:val="none" w:sz="0" w:space="0" w:color="auto"/>
            <w:bottom w:val="none" w:sz="0" w:space="0" w:color="auto"/>
            <w:right w:val="none" w:sz="0" w:space="0" w:color="auto"/>
          </w:divBdr>
        </w:div>
        <w:div w:id="709035972">
          <w:marLeft w:val="480"/>
          <w:marRight w:val="0"/>
          <w:marTop w:val="0"/>
          <w:marBottom w:val="0"/>
          <w:divBdr>
            <w:top w:val="none" w:sz="0" w:space="0" w:color="auto"/>
            <w:left w:val="none" w:sz="0" w:space="0" w:color="auto"/>
            <w:bottom w:val="none" w:sz="0" w:space="0" w:color="auto"/>
            <w:right w:val="none" w:sz="0" w:space="0" w:color="auto"/>
          </w:divBdr>
        </w:div>
        <w:div w:id="621112532">
          <w:marLeft w:val="480"/>
          <w:marRight w:val="0"/>
          <w:marTop w:val="0"/>
          <w:marBottom w:val="0"/>
          <w:divBdr>
            <w:top w:val="none" w:sz="0" w:space="0" w:color="auto"/>
            <w:left w:val="none" w:sz="0" w:space="0" w:color="auto"/>
            <w:bottom w:val="none" w:sz="0" w:space="0" w:color="auto"/>
            <w:right w:val="none" w:sz="0" w:space="0" w:color="auto"/>
          </w:divBdr>
        </w:div>
        <w:div w:id="1990087551">
          <w:marLeft w:val="480"/>
          <w:marRight w:val="0"/>
          <w:marTop w:val="0"/>
          <w:marBottom w:val="0"/>
          <w:divBdr>
            <w:top w:val="none" w:sz="0" w:space="0" w:color="auto"/>
            <w:left w:val="none" w:sz="0" w:space="0" w:color="auto"/>
            <w:bottom w:val="none" w:sz="0" w:space="0" w:color="auto"/>
            <w:right w:val="none" w:sz="0" w:space="0" w:color="auto"/>
          </w:divBdr>
        </w:div>
        <w:div w:id="1857845617">
          <w:marLeft w:val="480"/>
          <w:marRight w:val="0"/>
          <w:marTop w:val="0"/>
          <w:marBottom w:val="0"/>
          <w:divBdr>
            <w:top w:val="none" w:sz="0" w:space="0" w:color="auto"/>
            <w:left w:val="none" w:sz="0" w:space="0" w:color="auto"/>
            <w:bottom w:val="none" w:sz="0" w:space="0" w:color="auto"/>
            <w:right w:val="none" w:sz="0" w:space="0" w:color="auto"/>
          </w:divBdr>
        </w:div>
        <w:div w:id="407653489">
          <w:marLeft w:val="480"/>
          <w:marRight w:val="0"/>
          <w:marTop w:val="0"/>
          <w:marBottom w:val="0"/>
          <w:divBdr>
            <w:top w:val="none" w:sz="0" w:space="0" w:color="auto"/>
            <w:left w:val="none" w:sz="0" w:space="0" w:color="auto"/>
            <w:bottom w:val="none" w:sz="0" w:space="0" w:color="auto"/>
            <w:right w:val="none" w:sz="0" w:space="0" w:color="auto"/>
          </w:divBdr>
        </w:div>
        <w:div w:id="304893046">
          <w:marLeft w:val="480"/>
          <w:marRight w:val="0"/>
          <w:marTop w:val="0"/>
          <w:marBottom w:val="0"/>
          <w:divBdr>
            <w:top w:val="none" w:sz="0" w:space="0" w:color="auto"/>
            <w:left w:val="none" w:sz="0" w:space="0" w:color="auto"/>
            <w:bottom w:val="none" w:sz="0" w:space="0" w:color="auto"/>
            <w:right w:val="none" w:sz="0" w:space="0" w:color="auto"/>
          </w:divBdr>
        </w:div>
        <w:div w:id="1666081224">
          <w:marLeft w:val="480"/>
          <w:marRight w:val="0"/>
          <w:marTop w:val="0"/>
          <w:marBottom w:val="0"/>
          <w:divBdr>
            <w:top w:val="none" w:sz="0" w:space="0" w:color="auto"/>
            <w:left w:val="none" w:sz="0" w:space="0" w:color="auto"/>
            <w:bottom w:val="none" w:sz="0" w:space="0" w:color="auto"/>
            <w:right w:val="none" w:sz="0" w:space="0" w:color="auto"/>
          </w:divBdr>
        </w:div>
        <w:div w:id="1174420461">
          <w:marLeft w:val="480"/>
          <w:marRight w:val="0"/>
          <w:marTop w:val="0"/>
          <w:marBottom w:val="0"/>
          <w:divBdr>
            <w:top w:val="none" w:sz="0" w:space="0" w:color="auto"/>
            <w:left w:val="none" w:sz="0" w:space="0" w:color="auto"/>
            <w:bottom w:val="none" w:sz="0" w:space="0" w:color="auto"/>
            <w:right w:val="none" w:sz="0" w:space="0" w:color="auto"/>
          </w:divBdr>
        </w:div>
        <w:div w:id="926698165">
          <w:marLeft w:val="480"/>
          <w:marRight w:val="0"/>
          <w:marTop w:val="0"/>
          <w:marBottom w:val="0"/>
          <w:divBdr>
            <w:top w:val="none" w:sz="0" w:space="0" w:color="auto"/>
            <w:left w:val="none" w:sz="0" w:space="0" w:color="auto"/>
            <w:bottom w:val="none" w:sz="0" w:space="0" w:color="auto"/>
            <w:right w:val="none" w:sz="0" w:space="0" w:color="auto"/>
          </w:divBdr>
        </w:div>
        <w:div w:id="171646895">
          <w:marLeft w:val="480"/>
          <w:marRight w:val="0"/>
          <w:marTop w:val="0"/>
          <w:marBottom w:val="0"/>
          <w:divBdr>
            <w:top w:val="none" w:sz="0" w:space="0" w:color="auto"/>
            <w:left w:val="none" w:sz="0" w:space="0" w:color="auto"/>
            <w:bottom w:val="none" w:sz="0" w:space="0" w:color="auto"/>
            <w:right w:val="none" w:sz="0" w:space="0" w:color="auto"/>
          </w:divBdr>
        </w:div>
      </w:divsChild>
    </w:div>
    <w:div w:id="70389856">
      <w:bodyDiv w:val="1"/>
      <w:marLeft w:val="0"/>
      <w:marRight w:val="0"/>
      <w:marTop w:val="0"/>
      <w:marBottom w:val="0"/>
      <w:divBdr>
        <w:top w:val="none" w:sz="0" w:space="0" w:color="auto"/>
        <w:left w:val="none" w:sz="0" w:space="0" w:color="auto"/>
        <w:bottom w:val="none" w:sz="0" w:space="0" w:color="auto"/>
        <w:right w:val="none" w:sz="0" w:space="0" w:color="auto"/>
      </w:divBdr>
    </w:div>
    <w:div w:id="70391215">
      <w:bodyDiv w:val="1"/>
      <w:marLeft w:val="0"/>
      <w:marRight w:val="0"/>
      <w:marTop w:val="0"/>
      <w:marBottom w:val="0"/>
      <w:divBdr>
        <w:top w:val="none" w:sz="0" w:space="0" w:color="auto"/>
        <w:left w:val="none" w:sz="0" w:space="0" w:color="auto"/>
        <w:bottom w:val="none" w:sz="0" w:space="0" w:color="auto"/>
        <w:right w:val="none" w:sz="0" w:space="0" w:color="auto"/>
      </w:divBdr>
    </w:div>
    <w:div w:id="70392908">
      <w:bodyDiv w:val="1"/>
      <w:marLeft w:val="0"/>
      <w:marRight w:val="0"/>
      <w:marTop w:val="0"/>
      <w:marBottom w:val="0"/>
      <w:divBdr>
        <w:top w:val="none" w:sz="0" w:space="0" w:color="auto"/>
        <w:left w:val="none" w:sz="0" w:space="0" w:color="auto"/>
        <w:bottom w:val="none" w:sz="0" w:space="0" w:color="auto"/>
        <w:right w:val="none" w:sz="0" w:space="0" w:color="auto"/>
      </w:divBdr>
    </w:div>
    <w:div w:id="70395019">
      <w:bodyDiv w:val="1"/>
      <w:marLeft w:val="0"/>
      <w:marRight w:val="0"/>
      <w:marTop w:val="0"/>
      <w:marBottom w:val="0"/>
      <w:divBdr>
        <w:top w:val="none" w:sz="0" w:space="0" w:color="auto"/>
        <w:left w:val="none" w:sz="0" w:space="0" w:color="auto"/>
        <w:bottom w:val="none" w:sz="0" w:space="0" w:color="auto"/>
        <w:right w:val="none" w:sz="0" w:space="0" w:color="auto"/>
      </w:divBdr>
    </w:div>
    <w:div w:id="70398703">
      <w:bodyDiv w:val="1"/>
      <w:marLeft w:val="0"/>
      <w:marRight w:val="0"/>
      <w:marTop w:val="0"/>
      <w:marBottom w:val="0"/>
      <w:divBdr>
        <w:top w:val="none" w:sz="0" w:space="0" w:color="auto"/>
        <w:left w:val="none" w:sz="0" w:space="0" w:color="auto"/>
        <w:bottom w:val="none" w:sz="0" w:space="0" w:color="auto"/>
        <w:right w:val="none" w:sz="0" w:space="0" w:color="auto"/>
      </w:divBdr>
    </w:div>
    <w:div w:id="70544144">
      <w:bodyDiv w:val="1"/>
      <w:marLeft w:val="0"/>
      <w:marRight w:val="0"/>
      <w:marTop w:val="0"/>
      <w:marBottom w:val="0"/>
      <w:divBdr>
        <w:top w:val="none" w:sz="0" w:space="0" w:color="auto"/>
        <w:left w:val="none" w:sz="0" w:space="0" w:color="auto"/>
        <w:bottom w:val="none" w:sz="0" w:space="0" w:color="auto"/>
        <w:right w:val="none" w:sz="0" w:space="0" w:color="auto"/>
      </w:divBdr>
    </w:div>
    <w:div w:id="70546607">
      <w:bodyDiv w:val="1"/>
      <w:marLeft w:val="0"/>
      <w:marRight w:val="0"/>
      <w:marTop w:val="0"/>
      <w:marBottom w:val="0"/>
      <w:divBdr>
        <w:top w:val="none" w:sz="0" w:space="0" w:color="auto"/>
        <w:left w:val="none" w:sz="0" w:space="0" w:color="auto"/>
        <w:bottom w:val="none" w:sz="0" w:space="0" w:color="auto"/>
        <w:right w:val="none" w:sz="0" w:space="0" w:color="auto"/>
      </w:divBdr>
    </w:div>
    <w:div w:id="70586720">
      <w:bodyDiv w:val="1"/>
      <w:marLeft w:val="0"/>
      <w:marRight w:val="0"/>
      <w:marTop w:val="0"/>
      <w:marBottom w:val="0"/>
      <w:divBdr>
        <w:top w:val="none" w:sz="0" w:space="0" w:color="auto"/>
        <w:left w:val="none" w:sz="0" w:space="0" w:color="auto"/>
        <w:bottom w:val="none" w:sz="0" w:space="0" w:color="auto"/>
        <w:right w:val="none" w:sz="0" w:space="0" w:color="auto"/>
      </w:divBdr>
    </w:div>
    <w:div w:id="70587842">
      <w:bodyDiv w:val="1"/>
      <w:marLeft w:val="0"/>
      <w:marRight w:val="0"/>
      <w:marTop w:val="0"/>
      <w:marBottom w:val="0"/>
      <w:divBdr>
        <w:top w:val="none" w:sz="0" w:space="0" w:color="auto"/>
        <w:left w:val="none" w:sz="0" w:space="0" w:color="auto"/>
        <w:bottom w:val="none" w:sz="0" w:space="0" w:color="auto"/>
        <w:right w:val="none" w:sz="0" w:space="0" w:color="auto"/>
      </w:divBdr>
    </w:div>
    <w:div w:id="70588639">
      <w:bodyDiv w:val="1"/>
      <w:marLeft w:val="0"/>
      <w:marRight w:val="0"/>
      <w:marTop w:val="0"/>
      <w:marBottom w:val="0"/>
      <w:divBdr>
        <w:top w:val="none" w:sz="0" w:space="0" w:color="auto"/>
        <w:left w:val="none" w:sz="0" w:space="0" w:color="auto"/>
        <w:bottom w:val="none" w:sz="0" w:space="0" w:color="auto"/>
        <w:right w:val="none" w:sz="0" w:space="0" w:color="auto"/>
      </w:divBdr>
    </w:div>
    <w:div w:id="70779957">
      <w:bodyDiv w:val="1"/>
      <w:marLeft w:val="0"/>
      <w:marRight w:val="0"/>
      <w:marTop w:val="0"/>
      <w:marBottom w:val="0"/>
      <w:divBdr>
        <w:top w:val="none" w:sz="0" w:space="0" w:color="auto"/>
        <w:left w:val="none" w:sz="0" w:space="0" w:color="auto"/>
        <w:bottom w:val="none" w:sz="0" w:space="0" w:color="auto"/>
        <w:right w:val="none" w:sz="0" w:space="0" w:color="auto"/>
      </w:divBdr>
    </w:div>
    <w:div w:id="70783306">
      <w:bodyDiv w:val="1"/>
      <w:marLeft w:val="0"/>
      <w:marRight w:val="0"/>
      <w:marTop w:val="0"/>
      <w:marBottom w:val="0"/>
      <w:divBdr>
        <w:top w:val="none" w:sz="0" w:space="0" w:color="auto"/>
        <w:left w:val="none" w:sz="0" w:space="0" w:color="auto"/>
        <w:bottom w:val="none" w:sz="0" w:space="0" w:color="auto"/>
        <w:right w:val="none" w:sz="0" w:space="0" w:color="auto"/>
      </w:divBdr>
    </w:div>
    <w:div w:id="70855298">
      <w:bodyDiv w:val="1"/>
      <w:marLeft w:val="0"/>
      <w:marRight w:val="0"/>
      <w:marTop w:val="0"/>
      <w:marBottom w:val="0"/>
      <w:divBdr>
        <w:top w:val="none" w:sz="0" w:space="0" w:color="auto"/>
        <w:left w:val="none" w:sz="0" w:space="0" w:color="auto"/>
        <w:bottom w:val="none" w:sz="0" w:space="0" w:color="auto"/>
        <w:right w:val="none" w:sz="0" w:space="0" w:color="auto"/>
      </w:divBdr>
    </w:div>
    <w:div w:id="70857602">
      <w:bodyDiv w:val="1"/>
      <w:marLeft w:val="0"/>
      <w:marRight w:val="0"/>
      <w:marTop w:val="0"/>
      <w:marBottom w:val="0"/>
      <w:divBdr>
        <w:top w:val="none" w:sz="0" w:space="0" w:color="auto"/>
        <w:left w:val="none" w:sz="0" w:space="0" w:color="auto"/>
        <w:bottom w:val="none" w:sz="0" w:space="0" w:color="auto"/>
        <w:right w:val="none" w:sz="0" w:space="0" w:color="auto"/>
      </w:divBdr>
    </w:div>
    <w:div w:id="70858032">
      <w:bodyDiv w:val="1"/>
      <w:marLeft w:val="0"/>
      <w:marRight w:val="0"/>
      <w:marTop w:val="0"/>
      <w:marBottom w:val="0"/>
      <w:divBdr>
        <w:top w:val="none" w:sz="0" w:space="0" w:color="auto"/>
        <w:left w:val="none" w:sz="0" w:space="0" w:color="auto"/>
        <w:bottom w:val="none" w:sz="0" w:space="0" w:color="auto"/>
        <w:right w:val="none" w:sz="0" w:space="0" w:color="auto"/>
      </w:divBdr>
    </w:div>
    <w:div w:id="71005040">
      <w:bodyDiv w:val="1"/>
      <w:marLeft w:val="0"/>
      <w:marRight w:val="0"/>
      <w:marTop w:val="0"/>
      <w:marBottom w:val="0"/>
      <w:divBdr>
        <w:top w:val="none" w:sz="0" w:space="0" w:color="auto"/>
        <w:left w:val="none" w:sz="0" w:space="0" w:color="auto"/>
        <w:bottom w:val="none" w:sz="0" w:space="0" w:color="auto"/>
        <w:right w:val="none" w:sz="0" w:space="0" w:color="auto"/>
      </w:divBdr>
      <w:divsChild>
        <w:div w:id="69355059">
          <w:marLeft w:val="480"/>
          <w:marRight w:val="0"/>
          <w:marTop w:val="0"/>
          <w:marBottom w:val="0"/>
          <w:divBdr>
            <w:top w:val="none" w:sz="0" w:space="0" w:color="auto"/>
            <w:left w:val="none" w:sz="0" w:space="0" w:color="auto"/>
            <w:bottom w:val="none" w:sz="0" w:space="0" w:color="auto"/>
            <w:right w:val="none" w:sz="0" w:space="0" w:color="auto"/>
          </w:divBdr>
        </w:div>
        <w:div w:id="80758185">
          <w:marLeft w:val="480"/>
          <w:marRight w:val="0"/>
          <w:marTop w:val="0"/>
          <w:marBottom w:val="0"/>
          <w:divBdr>
            <w:top w:val="none" w:sz="0" w:space="0" w:color="auto"/>
            <w:left w:val="none" w:sz="0" w:space="0" w:color="auto"/>
            <w:bottom w:val="none" w:sz="0" w:space="0" w:color="auto"/>
            <w:right w:val="none" w:sz="0" w:space="0" w:color="auto"/>
          </w:divBdr>
        </w:div>
        <w:div w:id="207492073">
          <w:marLeft w:val="480"/>
          <w:marRight w:val="0"/>
          <w:marTop w:val="0"/>
          <w:marBottom w:val="0"/>
          <w:divBdr>
            <w:top w:val="none" w:sz="0" w:space="0" w:color="auto"/>
            <w:left w:val="none" w:sz="0" w:space="0" w:color="auto"/>
            <w:bottom w:val="none" w:sz="0" w:space="0" w:color="auto"/>
            <w:right w:val="none" w:sz="0" w:space="0" w:color="auto"/>
          </w:divBdr>
        </w:div>
        <w:div w:id="354890396">
          <w:marLeft w:val="480"/>
          <w:marRight w:val="0"/>
          <w:marTop w:val="0"/>
          <w:marBottom w:val="0"/>
          <w:divBdr>
            <w:top w:val="none" w:sz="0" w:space="0" w:color="auto"/>
            <w:left w:val="none" w:sz="0" w:space="0" w:color="auto"/>
            <w:bottom w:val="none" w:sz="0" w:space="0" w:color="auto"/>
            <w:right w:val="none" w:sz="0" w:space="0" w:color="auto"/>
          </w:divBdr>
        </w:div>
        <w:div w:id="568266077">
          <w:marLeft w:val="480"/>
          <w:marRight w:val="0"/>
          <w:marTop w:val="0"/>
          <w:marBottom w:val="0"/>
          <w:divBdr>
            <w:top w:val="none" w:sz="0" w:space="0" w:color="auto"/>
            <w:left w:val="none" w:sz="0" w:space="0" w:color="auto"/>
            <w:bottom w:val="none" w:sz="0" w:space="0" w:color="auto"/>
            <w:right w:val="none" w:sz="0" w:space="0" w:color="auto"/>
          </w:divBdr>
        </w:div>
        <w:div w:id="750542664">
          <w:marLeft w:val="480"/>
          <w:marRight w:val="0"/>
          <w:marTop w:val="0"/>
          <w:marBottom w:val="0"/>
          <w:divBdr>
            <w:top w:val="none" w:sz="0" w:space="0" w:color="auto"/>
            <w:left w:val="none" w:sz="0" w:space="0" w:color="auto"/>
            <w:bottom w:val="none" w:sz="0" w:space="0" w:color="auto"/>
            <w:right w:val="none" w:sz="0" w:space="0" w:color="auto"/>
          </w:divBdr>
        </w:div>
        <w:div w:id="905534973">
          <w:marLeft w:val="480"/>
          <w:marRight w:val="0"/>
          <w:marTop w:val="0"/>
          <w:marBottom w:val="0"/>
          <w:divBdr>
            <w:top w:val="none" w:sz="0" w:space="0" w:color="auto"/>
            <w:left w:val="none" w:sz="0" w:space="0" w:color="auto"/>
            <w:bottom w:val="none" w:sz="0" w:space="0" w:color="auto"/>
            <w:right w:val="none" w:sz="0" w:space="0" w:color="auto"/>
          </w:divBdr>
        </w:div>
      </w:divsChild>
    </w:div>
    <w:div w:id="71050980">
      <w:bodyDiv w:val="1"/>
      <w:marLeft w:val="0"/>
      <w:marRight w:val="0"/>
      <w:marTop w:val="0"/>
      <w:marBottom w:val="0"/>
      <w:divBdr>
        <w:top w:val="none" w:sz="0" w:space="0" w:color="auto"/>
        <w:left w:val="none" w:sz="0" w:space="0" w:color="auto"/>
        <w:bottom w:val="none" w:sz="0" w:space="0" w:color="auto"/>
        <w:right w:val="none" w:sz="0" w:space="0" w:color="auto"/>
      </w:divBdr>
    </w:div>
    <w:div w:id="71239614">
      <w:bodyDiv w:val="1"/>
      <w:marLeft w:val="0"/>
      <w:marRight w:val="0"/>
      <w:marTop w:val="0"/>
      <w:marBottom w:val="0"/>
      <w:divBdr>
        <w:top w:val="none" w:sz="0" w:space="0" w:color="auto"/>
        <w:left w:val="none" w:sz="0" w:space="0" w:color="auto"/>
        <w:bottom w:val="none" w:sz="0" w:space="0" w:color="auto"/>
        <w:right w:val="none" w:sz="0" w:space="0" w:color="auto"/>
      </w:divBdr>
    </w:div>
    <w:div w:id="71397313">
      <w:bodyDiv w:val="1"/>
      <w:marLeft w:val="0"/>
      <w:marRight w:val="0"/>
      <w:marTop w:val="0"/>
      <w:marBottom w:val="0"/>
      <w:divBdr>
        <w:top w:val="none" w:sz="0" w:space="0" w:color="auto"/>
        <w:left w:val="none" w:sz="0" w:space="0" w:color="auto"/>
        <w:bottom w:val="none" w:sz="0" w:space="0" w:color="auto"/>
        <w:right w:val="none" w:sz="0" w:space="0" w:color="auto"/>
      </w:divBdr>
    </w:div>
    <w:div w:id="71513602">
      <w:bodyDiv w:val="1"/>
      <w:marLeft w:val="0"/>
      <w:marRight w:val="0"/>
      <w:marTop w:val="0"/>
      <w:marBottom w:val="0"/>
      <w:divBdr>
        <w:top w:val="none" w:sz="0" w:space="0" w:color="auto"/>
        <w:left w:val="none" w:sz="0" w:space="0" w:color="auto"/>
        <w:bottom w:val="none" w:sz="0" w:space="0" w:color="auto"/>
        <w:right w:val="none" w:sz="0" w:space="0" w:color="auto"/>
      </w:divBdr>
    </w:div>
    <w:div w:id="71632674">
      <w:bodyDiv w:val="1"/>
      <w:marLeft w:val="0"/>
      <w:marRight w:val="0"/>
      <w:marTop w:val="0"/>
      <w:marBottom w:val="0"/>
      <w:divBdr>
        <w:top w:val="none" w:sz="0" w:space="0" w:color="auto"/>
        <w:left w:val="none" w:sz="0" w:space="0" w:color="auto"/>
        <w:bottom w:val="none" w:sz="0" w:space="0" w:color="auto"/>
        <w:right w:val="none" w:sz="0" w:space="0" w:color="auto"/>
      </w:divBdr>
    </w:div>
    <w:div w:id="71633075">
      <w:bodyDiv w:val="1"/>
      <w:marLeft w:val="0"/>
      <w:marRight w:val="0"/>
      <w:marTop w:val="0"/>
      <w:marBottom w:val="0"/>
      <w:divBdr>
        <w:top w:val="none" w:sz="0" w:space="0" w:color="auto"/>
        <w:left w:val="none" w:sz="0" w:space="0" w:color="auto"/>
        <w:bottom w:val="none" w:sz="0" w:space="0" w:color="auto"/>
        <w:right w:val="none" w:sz="0" w:space="0" w:color="auto"/>
      </w:divBdr>
    </w:div>
    <w:div w:id="71777663">
      <w:bodyDiv w:val="1"/>
      <w:marLeft w:val="0"/>
      <w:marRight w:val="0"/>
      <w:marTop w:val="0"/>
      <w:marBottom w:val="0"/>
      <w:divBdr>
        <w:top w:val="none" w:sz="0" w:space="0" w:color="auto"/>
        <w:left w:val="none" w:sz="0" w:space="0" w:color="auto"/>
        <w:bottom w:val="none" w:sz="0" w:space="0" w:color="auto"/>
        <w:right w:val="none" w:sz="0" w:space="0" w:color="auto"/>
      </w:divBdr>
    </w:div>
    <w:div w:id="71779593">
      <w:bodyDiv w:val="1"/>
      <w:marLeft w:val="0"/>
      <w:marRight w:val="0"/>
      <w:marTop w:val="0"/>
      <w:marBottom w:val="0"/>
      <w:divBdr>
        <w:top w:val="none" w:sz="0" w:space="0" w:color="auto"/>
        <w:left w:val="none" w:sz="0" w:space="0" w:color="auto"/>
        <w:bottom w:val="none" w:sz="0" w:space="0" w:color="auto"/>
        <w:right w:val="none" w:sz="0" w:space="0" w:color="auto"/>
      </w:divBdr>
    </w:div>
    <w:div w:id="71858500">
      <w:bodyDiv w:val="1"/>
      <w:marLeft w:val="0"/>
      <w:marRight w:val="0"/>
      <w:marTop w:val="0"/>
      <w:marBottom w:val="0"/>
      <w:divBdr>
        <w:top w:val="none" w:sz="0" w:space="0" w:color="auto"/>
        <w:left w:val="none" w:sz="0" w:space="0" w:color="auto"/>
        <w:bottom w:val="none" w:sz="0" w:space="0" w:color="auto"/>
        <w:right w:val="none" w:sz="0" w:space="0" w:color="auto"/>
      </w:divBdr>
    </w:div>
    <w:div w:id="71973574">
      <w:bodyDiv w:val="1"/>
      <w:marLeft w:val="0"/>
      <w:marRight w:val="0"/>
      <w:marTop w:val="0"/>
      <w:marBottom w:val="0"/>
      <w:divBdr>
        <w:top w:val="none" w:sz="0" w:space="0" w:color="auto"/>
        <w:left w:val="none" w:sz="0" w:space="0" w:color="auto"/>
        <w:bottom w:val="none" w:sz="0" w:space="0" w:color="auto"/>
        <w:right w:val="none" w:sz="0" w:space="0" w:color="auto"/>
      </w:divBdr>
    </w:div>
    <w:div w:id="72165062">
      <w:bodyDiv w:val="1"/>
      <w:marLeft w:val="0"/>
      <w:marRight w:val="0"/>
      <w:marTop w:val="0"/>
      <w:marBottom w:val="0"/>
      <w:divBdr>
        <w:top w:val="none" w:sz="0" w:space="0" w:color="auto"/>
        <w:left w:val="none" w:sz="0" w:space="0" w:color="auto"/>
        <w:bottom w:val="none" w:sz="0" w:space="0" w:color="auto"/>
        <w:right w:val="none" w:sz="0" w:space="0" w:color="auto"/>
      </w:divBdr>
    </w:div>
    <w:div w:id="72170960">
      <w:bodyDiv w:val="1"/>
      <w:marLeft w:val="0"/>
      <w:marRight w:val="0"/>
      <w:marTop w:val="0"/>
      <w:marBottom w:val="0"/>
      <w:divBdr>
        <w:top w:val="none" w:sz="0" w:space="0" w:color="auto"/>
        <w:left w:val="none" w:sz="0" w:space="0" w:color="auto"/>
        <w:bottom w:val="none" w:sz="0" w:space="0" w:color="auto"/>
        <w:right w:val="none" w:sz="0" w:space="0" w:color="auto"/>
      </w:divBdr>
    </w:div>
    <w:div w:id="72316363">
      <w:bodyDiv w:val="1"/>
      <w:marLeft w:val="0"/>
      <w:marRight w:val="0"/>
      <w:marTop w:val="0"/>
      <w:marBottom w:val="0"/>
      <w:divBdr>
        <w:top w:val="none" w:sz="0" w:space="0" w:color="auto"/>
        <w:left w:val="none" w:sz="0" w:space="0" w:color="auto"/>
        <w:bottom w:val="none" w:sz="0" w:space="0" w:color="auto"/>
        <w:right w:val="none" w:sz="0" w:space="0" w:color="auto"/>
      </w:divBdr>
    </w:div>
    <w:div w:id="72316732">
      <w:bodyDiv w:val="1"/>
      <w:marLeft w:val="0"/>
      <w:marRight w:val="0"/>
      <w:marTop w:val="0"/>
      <w:marBottom w:val="0"/>
      <w:divBdr>
        <w:top w:val="none" w:sz="0" w:space="0" w:color="auto"/>
        <w:left w:val="none" w:sz="0" w:space="0" w:color="auto"/>
        <w:bottom w:val="none" w:sz="0" w:space="0" w:color="auto"/>
        <w:right w:val="none" w:sz="0" w:space="0" w:color="auto"/>
      </w:divBdr>
    </w:div>
    <w:div w:id="72355485">
      <w:bodyDiv w:val="1"/>
      <w:marLeft w:val="0"/>
      <w:marRight w:val="0"/>
      <w:marTop w:val="0"/>
      <w:marBottom w:val="0"/>
      <w:divBdr>
        <w:top w:val="none" w:sz="0" w:space="0" w:color="auto"/>
        <w:left w:val="none" w:sz="0" w:space="0" w:color="auto"/>
        <w:bottom w:val="none" w:sz="0" w:space="0" w:color="auto"/>
        <w:right w:val="none" w:sz="0" w:space="0" w:color="auto"/>
      </w:divBdr>
    </w:div>
    <w:div w:id="72439805">
      <w:bodyDiv w:val="1"/>
      <w:marLeft w:val="0"/>
      <w:marRight w:val="0"/>
      <w:marTop w:val="0"/>
      <w:marBottom w:val="0"/>
      <w:divBdr>
        <w:top w:val="none" w:sz="0" w:space="0" w:color="auto"/>
        <w:left w:val="none" w:sz="0" w:space="0" w:color="auto"/>
        <w:bottom w:val="none" w:sz="0" w:space="0" w:color="auto"/>
        <w:right w:val="none" w:sz="0" w:space="0" w:color="auto"/>
      </w:divBdr>
      <w:divsChild>
        <w:div w:id="2040818079">
          <w:marLeft w:val="480"/>
          <w:marRight w:val="0"/>
          <w:marTop w:val="0"/>
          <w:marBottom w:val="0"/>
          <w:divBdr>
            <w:top w:val="none" w:sz="0" w:space="0" w:color="auto"/>
            <w:left w:val="none" w:sz="0" w:space="0" w:color="auto"/>
            <w:bottom w:val="none" w:sz="0" w:space="0" w:color="auto"/>
            <w:right w:val="none" w:sz="0" w:space="0" w:color="auto"/>
          </w:divBdr>
        </w:div>
        <w:div w:id="1045103496">
          <w:marLeft w:val="480"/>
          <w:marRight w:val="0"/>
          <w:marTop w:val="0"/>
          <w:marBottom w:val="0"/>
          <w:divBdr>
            <w:top w:val="none" w:sz="0" w:space="0" w:color="auto"/>
            <w:left w:val="none" w:sz="0" w:space="0" w:color="auto"/>
            <w:bottom w:val="none" w:sz="0" w:space="0" w:color="auto"/>
            <w:right w:val="none" w:sz="0" w:space="0" w:color="auto"/>
          </w:divBdr>
        </w:div>
        <w:div w:id="981496498">
          <w:marLeft w:val="480"/>
          <w:marRight w:val="0"/>
          <w:marTop w:val="0"/>
          <w:marBottom w:val="0"/>
          <w:divBdr>
            <w:top w:val="none" w:sz="0" w:space="0" w:color="auto"/>
            <w:left w:val="none" w:sz="0" w:space="0" w:color="auto"/>
            <w:bottom w:val="none" w:sz="0" w:space="0" w:color="auto"/>
            <w:right w:val="none" w:sz="0" w:space="0" w:color="auto"/>
          </w:divBdr>
        </w:div>
        <w:div w:id="480002339">
          <w:marLeft w:val="480"/>
          <w:marRight w:val="0"/>
          <w:marTop w:val="0"/>
          <w:marBottom w:val="0"/>
          <w:divBdr>
            <w:top w:val="none" w:sz="0" w:space="0" w:color="auto"/>
            <w:left w:val="none" w:sz="0" w:space="0" w:color="auto"/>
            <w:bottom w:val="none" w:sz="0" w:space="0" w:color="auto"/>
            <w:right w:val="none" w:sz="0" w:space="0" w:color="auto"/>
          </w:divBdr>
        </w:div>
        <w:div w:id="1477067704">
          <w:marLeft w:val="480"/>
          <w:marRight w:val="0"/>
          <w:marTop w:val="0"/>
          <w:marBottom w:val="0"/>
          <w:divBdr>
            <w:top w:val="none" w:sz="0" w:space="0" w:color="auto"/>
            <w:left w:val="none" w:sz="0" w:space="0" w:color="auto"/>
            <w:bottom w:val="none" w:sz="0" w:space="0" w:color="auto"/>
            <w:right w:val="none" w:sz="0" w:space="0" w:color="auto"/>
          </w:divBdr>
        </w:div>
        <w:div w:id="1750536964">
          <w:marLeft w:val="480"/>
          <w:marRight w:val="0"/>
          <w:marTop w:val="0"/>
          <w:marBottom w:val="0"/>
          <w:divBdr>
            <w:top w:val="none" w:sz="0" w:space="0" w:color="auto"/>
            <w:left w:val="none" w:sz="0" w:space="0" w:color="auto"/>
            <w:bottom w:val="none" w:sz="0" w:space="0" w:color="auto"/>
            <w:right w:val="none" w:sz="0" w:space="0" w:color="auto"/>
          </w:divBdr>
        </w:div>
        <w:div w:id="1527597291">
          <w:marLeft w:val="480"/>
          <w:marRight w:val="0"/>
          <w:marTop w:val="0"/>
          <w:marBottom w:val="0"/>
          <w:divBdr>
            <w:top w:val="none" w:sz="0" w:space="0" w:color="auto"/>
            <w:left w:val="none" w:sz="0" w:space="0" w:color="auto"/>
            <w:bottom w:val="none" w:sz="0" w:space="0" w:color="auto"/>
            <w:right w:val="none" w:sz="0" w:space="0" w:color="auto"/>
          </w:divBdr>
        </w:div>
        <w:div w:id="1724985551">
          <w:marLeft w:val="480"/>
          <w:marRight w:val="0"/>
          <w:marTop w:val="0"/>
          <w:marBottom w:val="0"/>
          <w:divBdr>
            <w:top w:val="none" w:sz="0" w:space="0" w:color="auto"/>
            <w:left w:val="none" w:sz="0" w:space="0" w:color="auto"/>
            <w:bottom w:val="none" w:sz="0" w:space="0" w:color="auto"/>
            <w:right w:val="none" w:sz="0" w:space="0" w:color="auto"/>
          </w:divBdr>
        </w:div>
        <w:div w:id="1169368858">
          <w:marLeft w:val="480"/>
          <w:marRight w:val="0"/>
          <w:marTop w:val="0"/>
          <w:marBottom w:val="0"/>
          <w:divBdr>
            <w:top w:val="none" w:sz="0" w:space="0" w:color="auto"/>
            <w:left w:val="none" w:sz="0" w:space="0" w:color="auto"/>
            <w:bottom w:val="none" w:sz="0" w:space="0" w:color="auto"/>
            <w:right w:val="none" w:sz="0" w:space="0" w:color="auto"/>
          </w:divBdr>
        </w:div>
        <w:div w:id="674725596">
          <w:marLeft w:val="480"/>
          <w:marRight w:val="0"/>
          <w:marTop w:val="0"/>
          <w:marBottom w:val="0"/>
          <w:divBdr>
            <w:top w:val="none" w:sz="0" w:space="0" w:color="auto"/>
            <w:left w:val="none" w:sz="0" w:space="0" w:color="auto"/>
            <w:bottom w:val="none" w:sz="0" w:space="0" w:color="auto"/>
            <w:right w:val="none" w:sz="0" w:space="0" w:color="auto"/>
          </w:divBdr>
        </w:div>
        <w:div w:id="829296219">
          <w:marLeft w:val="480"/>
          <w:marRight w:val="0"/>
          <w:marTop w:val="0"/>
          <w:marBottom w:val="0"/>
          <w:divBdr>
            <w:top w:val="none" w:sz="0" w:space="0" w:color="auto"/>
            <w:left w:val="none" w:sz="0" w:space="0" w:color="auto"/>
            <w:bottom w:val="none" w:sz="0" w:space="0" w:color="auto"/>
            <w:right w:val="none" w:sz="0" w:space="0" w:color="auto"/>
          </w:divBdr>
        </w:div>
        <w:div w:id="136190798">
          <w:marLeft w:val="480"/>
          <w:marRight w:val="0"/>
          <w:marTop w:val="0"/>
          <w:marBottom w:val="0"/>
          <w:divBdr>
            <w:top w:val="none" w:sz="0" w:space="0" w:color="auto"/>
            <w:left w:val="none" w:sz="0" w:space="0" w:color="auto"/>
            <w:bottom w:val="none" w:sz="0" w:space="0" w:color="auto"/>
            <w:right w:val="none" w:sz="0" w:space="0" w:color="auto"/>
          </w:divBdr>
        </w:div>
        <w:div w:id="1584484042">
          <w:marLeft w:val="480"/>
          <w:marRight w:val="0"/>
          <w:marTop w:val="0"/>
          <w:marBottom w:val="0"/>
          <w:divBdr>
            <w:top w:val="none" w:sz="0" w:space="0" w:color="auto"/>
            <w:left w:val="none" w:sz="0" w:space="0" w:color="auto"/>
            <w:bottom w:val="none" w:sz="0" w:space="0" w:color="auto"/>
            <w:right w:val="none" w:sz="0" w:space="0" w:color="auto"/>
          </w:divBdr>
        </w:div>
        <w:div w:id="1054963791">
          <w:marLeft w:val="480"/>
          <w:marRight w:val="0"/>
          <w:marTop w:val="0"/>
          <w:marBottom w:val="0"/>
          <w:divBdr>
            <w:top w:val="none" w:sz="0" w:space="0" w:color="auto"/>
            <w:left w:val="none" w:sz="0" w:space="0" w:color="auto"/>
            <w:bottom w:val="none" w:sz="0" w:space="0" w:color="auto"/>
            <w:right w:val="none" w:sz="0" w:space="0" w:color="auto"/>
          </w:divBdr>
        </w:div>
        <w:div w:id="1339194250">
          <w:marLeft w:val="480"/>
          <w:marRight w:val="0"/>
          <w:marTop w:val="0"/>
          <w:marBottom w:val="0"/>
          <w:divBdr>
            <w:top w:val="none" w:sz="0" w:space="0" w:color="auto"/>
            <w:left w:val="none" w:sz="0" w:space="0" w:color="auto"/>
            <w:bottom w:val="none" w:sz="0" w:space="0" w:color="auto"/>
            <w:right w:val="none" w:sz="0" w:space="0" w:color="auto"/>
          </w:divBdr>
        </w:div>
        <w:div w:id="1094089760">
          <w:marLeft w:val="480"/>
          <w:marRight w:val="0"/>
          <w:marTop w:val="0"/>
          <w:marBottom w:val="0"/>
          <w:divBdr>
            <w:top w:val="none" w:sz="0" w:space="0" w:color="auto"/>
            <w:left w:val="none" w:sz="0" w:space="0" w:color="auto"/>
            <w:bottom w:val="none" w:sz="0" w:space="0" w:color="auto"/>
            <w:right w:val="none" w:sz="0" w:space="0" w:color="auto"/>
          </w:divBdr>
        </w:div>
        <w:div w:id="443699140">
          <w:marLeft w:val="480"/>
          <w:marRight w:val="0"/>
          <w:marTop w:val="0"/>
          <w:marBottom w:val="0"/>
          <w:divBdr>
            <w:top w:val="none" w:sz="0" w:space="0" w:color="auto"/>
            <w:left w:val="none" w:sz="0" w:space="0" w:color="auto"/>
            <w:bottom w:val="none" w:sz="0" w:space="0" w:color="auto"/>
            <w:right w:val="none" w:sz="0" w:space="0" w:color="auto"/>
          </w:divBdr>
        </w:div>
        <w:div w:id="423762856">
          <w:marLeft w:val="480"/>
          <w:marRight w:val="0"/>
          <w:marTop w:val="0"/>
          <w:marBottom w:val="0"/>
          <w:divBdr>
            <w:top w:val="none" w:sz="0" w:space="0" w:color="auto"/>
            <w:left w:val="none" w:sz="0" w:space="0" w:color="auto"/>
            <w:bottom w:val="none" w:sz="0" w:space="0" w:color="auto"/>
            <w:right w:val="none" w:sz="0" w:space="0" w:color="auto"/>
          </w:divBdr>
        </w:div>
        <w:div w:id="1852333299">
          <w:marLeft w:val="480"/>
          <w:marRight w:val="0"/>
          <w:marTop w:val="0"/>
          <w:marBottom w:val="0"/>
          <w:divBdr>
            <w:top w:val="none" w:sz="0" w:space="0" w:color="auto"/>
            <w:left w:val="none" w:sz="0" w:space="0" w:color="auto"/>
            <w:bottom w:val="none" w:sz="0" w:space="0" w:color="auto"/>
            <w:right w:val="none" w:sz="0" w:space="0" w:color="auto"/>
          </w:divBdr>
        </w:div>
        <w:div w:id="706370310">
          <w:marLeft w:val="480"/>
          <w:marRight w:val="0"/>
          <w:marTop w:val="0"/>
          <w:marBottom w:val="0"/>
          <w:divBdr>
            <w:top w:val="none" w:sz="0" w:space="0" w:color="auto"/>
            <w:left w:val="none" w:sz="0" w:space="0" w:color="auto"/>
            <w:bottom w:val="none" w:sz="0" w:space="0" w:color="auto"/>
            <w:right w:val="none" w:sz="0" w:space="0" w:color="auto"/>
          </w:divBdr>
        </w:div>
        <w:div w:id="215043827">
          <w:marLeft w:val="480"/>
          <w:marRight w:val="0"/>
          <w:marTop w:val="0"/>
          <w:marBottom w:val="0"/>
          <w:divBdr>
            <w:top w:val="none" w:sz="0" w:space="0" w:color="auto"/>
            <w:left w:val="none" w:sz="0" w:space="0" w:color="auto"/>
            <w:bottom w:val="none" w:sz="0" w:space="0" w:color="auto"/>
            <w:right w:val="none" w:sz="0" w:space="0" w:color="auto"/>
          </w:divBdr>
        </w:div>
        <w:div w:id="1757163713">
          <w:marLeft w:val="480"/>
          <w:marRight w:val="0"/>
          <w:marTop w:val="0"/>
          <w:marBottom w:val="0"/>
          <w:divBdr>
            <w:top w:val="none" w:sz="0" w:space="0" w:color="auto"/>
            <w:left w:val="none" w:sz="0" w:space="0" w:color="auto"/>
            <w:bottom w:val="none" w:sz="0" w:space="0" w:color="auto"/>
            <w:right w:val="none" w:sz="0" w:space="0" w:color="auto"/>
          </w:divBdr>
        </w:div>
        <w:div w:id="1903057049">
          <w:marLeft w:val="480"/>
          <w:marRight w:val="0"/>
          <w:marTop w:val="0"/>
          <w:marBottom w:val="0"/>
          <w:divBdr>
            <w:top w:val="none" w:sz="0" w:space="0" w:color="auto"/>
            <w:left w:val="none" w:sz="0" w:space="0" w:color="auto"/>
            <w:bottom w:val="none" w:sz="0" w:space="0" w:color="auto"/>
            <w:right w:val="none" w:sz="0" w:space="0" w:color="auto"/>
          </w:divBdr>
        </w:div>
        <w:div w:id="198711133">
          <w:marLeft w:val="480"/>
          <w:marRight w:val="0"/>
          <w:marTop w:val="0"/>
          <w:marBottom w:val="0"/>
          <w:divBdr>
            <w:top w:val="none" w:sz="0" w:space="0" w:color="auto"/>
            <w:left w:val="none" w:sz="0" w:space="0" w:color="auto"/>
            <w:bottom w:val="none" w:sz="0" w:space="0" w:color="auto"/>
            <w:right w:val="none" w:sz="0" w:space="0" w:color="auto"/>
          </w:divBdr>
        </w:div>
        <w:div w:id="263920011">
          <w:marLeft w:val="480"/>
          <w:marRight w:val="0"/>
          <w:marTop w:val="0"/>
          <w:marBottom w:val="0"/>
          <w:divBdr>
            <w:top w:val="none" w:sz="0" w:space="0" w:color="auto"/>
            <w:left w:val="none" w:sz="0" w:space="0" w:color="auto"/>
            <w:bottom w:val="none" w:sz="0" w:space="0" w:color="auto"/>
            <w:right w:val="none" w:sz="0" w:space="0" w:color="auto"/>
          </w:divBdr>
        </w:div>
        <w:div w:id="947010577">
          <w:marLeft w:val="480"/>
          <w:marRight w:val="0"/>
          <w:marTop w:val="0"/>
          <w:marBottom w:val="0"/>
          <w:divBdr>
            <w:top w:val="none" w:sz="0" w:space="0" w:color="auto"/>
            <w:left w:val="none" w:sz="0" w:space="0" w:color="auto"/>
            <w:bottom w:val="none" w:sz="0" w:space="0" w:color="auto"/>
            <w:right w:val="none" w:sz="0" w:space="0" w:color="auto"/>
          </w:divBdr>
        </w:div>
        <w:div w:id="1259866717">
          <w:marLeft w:val="480"/>
          <w:marRight w:val="0"/>
          <w:marTop w:val="0"/>
          <w:marBottom w:val="0"/>
          <w:divBdr>
            <w:top w:val="none" w:sz="0" w:space="0" w:color="auto"/>
            <w:left w:val="none" w:sz="0" w:space="0" w:color="auto"/>
            <w:bottom w:val="none" w:sz="0" w:space="0" w:color="auto"/>
            <w:right w:val="none" w:sz="0" w:space="0" w:color="auto"/>
          </w:divBdr>
        </w:div>
        <w:div w:id="139545411">
          <w:marLeft w:val="480"/>
          <w:marRight w:val="0"/>
          <w:marTop w:val="0"/>
          <w:marBottom w:val="0"/>
          <w:divBdr>
            <w:top w:val="none" w:sz="0" w:space="0" w:color="auto"/>
            <w:left w:val="none" w:sz="0" w:space="0" w:color="auto"/>
            <w:bottom w:val="none" w:sz="0" w:space="0" w:color="auto"/>
            <w:right w:val="none" w:sz="0" w:space="0" w:color="auto"/>
          </w:divBdr>
        </w:div>
        <w:div w:id="1142575456">
          <w:marLeft w:val="480"/>
          <w:marRight w:val="0"/>
          <w:marTop w:val="0"/>
          <w:marBottom w:val="0"/>
          <w:divBdr>
            <w:top w:val="none" w:sz="0" w:space="0" w:color="auto"/>
            <w:left w:val="none" w:sz="0" w:space="0" w:color="auto"/>
            <w:bottom w:val="none" w:sz="0" w:space="0" w:color="auto"/>
            <w:right w:val="none" w:sz="0" w:space="0" w:color="auto"/>
          </w:divBdr>
        </w:div>
        <w:div w:id="944074968">
          <w:marLeft w:val="480"/>
          <w:marRight w:val="0"/>
          <w:marTop w:val="0"/>
          <w:marBottom w:val="0"/>
          <w:divBdr>
            <w:top w:val="none" w:sz="0" w:space="0" w:color="auto"/>
            <w:left w:val="none" w:sz="0" w:space="0" w:color="auto"/>
            <w:bottom w:val="none" w:sz="0" w:space="0" w:color="auto"/>
            <w:right w:val="none" w:sz="0" w:space="0" w:color="auto"/>
          </w:divBdr>
        </w:div>
        <w:div w:id="1801804632">
          <w:marLeft w:val="480"/>
          <w:marRight w:val="0"/>
          <w:marTop w:val="0"/>
          <w:marBottom w:val="0"/>
          <w:divBdr>
            <w:top w:val="none" w:sz="0" w:space="0" w:color="auto"/>
            <w:left w:val="none" w:sz="0" w:space="0" w:color="auto"/>
            <w:bottom w:val="none" w:sz="0" w:space="0" w:color="auto"/>
            <w:right w:val="none" w:sz="0" w:space="0" w:color="auto"/>
          </w:divBdr>
        </w:div>
        <w:div w:id="1381435811">
          <w:marLeft w:val="480"/>
          <w:marRight w:val="0"/>
          <w:marTop w:val="0"/>
          <w:marBottom w:val="0"/>
          <w:divBdr>
            <w:top w:val="none" w:sz="0" w:space="0" w:color="auto"/>
            <w:left w:val="none" w:sz="0" w:space="0" w:color="auto"/>
            <w:bottom w:val="none" w:sz="0" w:space="0" w:color="auto"/>
            <w:right w:val="none" w:sz="0" w:space="0" w:color="auto"/>
          </w:divBdr>
        </w:div>
        <w:div w:id="1162817656">
          <w:marLeft w:val="480"/>
          <w:marRight w:val="0"/>
          <w:marTop w:val="0"/>
          <w:marBottom w:val="0"/>
          <w:divBdr>
            <w:top w:val="none" w:sz="0" w:space="0" w:color="auto"/>
            <w:left w:val="none" w:sz="0" w:space="0" w:color="auto"/>
            <w:bottom w:val="none" w:sz="0" w:space="0" w:color="auto"/>
            <w:right w:val="none" w:sz="0" w:space="0" w:color="auto"/>
          </w:divBdr>
        </w:div>
        <w:div w:id="1707171796">
          <w:marLeft w:val="480"/>
          <w:marRight w:val="0"/>
          <w:marTop w:val="0"/>
          <w:marBottom w:val="0"/>
          <w:divBdr>
            <w:top w:val="none" w:sz="0" w:space="0" w:color="auto"/>
            <w:left w:val="none" w:sz="0" w:space="0" w:color="auto"/>
            <w:bottom w:val="none" w:sz="0" w:space="0" w:color="auto"/>
            <w:right w:val="none" w:sz="0" w:space="0" w:color="auto"/>
          </w:divBdr>
        </w:div>
        <w:div w:id="670063132">
          <w:marLeft w:val="480"/>
          <w:marRight w:val="0"/>
          <w:marTop w:val="0"/>
          <w:marBottom w:val="0"/>
          <w:divBdr>
            <w:top w:val="none" w:sz="0" w:space="0" w:color="auto"/>
            <w:left w:val="none" w:sz="0" w:space="0" w:color="auto"/>
            <w:bottom w:val="none" w:sz="0" w:space="0" w:color="auto"/>
            <w:right w:val="none" w:sz="0" w:space="0" w:color="auto"/>
          </w:divBdr>
        </w:div>
        <w:div w:id="844251741">
          <w:marLeft w:val="480"/>
          <w:marRight w:val="0"/>
          <w:marTop w:val="0"/>
          <w:marBottom w:val="0"/>
          <w:divBdr>
            <w:top w:val="none" w:sz="0" w:space="0" w:color="auto"/>
            <w:left w:val="none" w:sz="0" w:space="0" w:color="auto"/>
            <w:bottom w:val="none" w:sz="0" w:space="0" w:color="auto"/>
            <w:right w:val="none" w:sz="0" w:space="0" w:color="auto"/>
          </w:divBdr>
        </w:div>
        <w:div w:id="1071192925">
          <w:marLeft w:val="480"/>
          <w:marRight w:val="0"/>
          <w:marTop w:val="0"/>
          <w:marBottom w:val="0"/>
          <w:divBdr>
            <w:top w:val="none" w:sz="0" w:space="0" w:color="auto"/>
            <w:left w:val="none" w:sz="0" w:space="0" w:color="auto"/>
            <w:bottom w:val="none" w:sz="0" w:space="0" w:color="auto"/>
            <w:right w:val="none" w:sz="0" w:space="0" w:color="auto"/>
          </w:divBdr>
        </w:div>
        <w:div w:id="1964261480">
          <w:marLeft w:val="480"/>
          <w:marRight w:val="0"/>
          <w:marTop w:val="0"/>
          <w:marBottom w:val="0"/>
          <w:divBdr>
            <w:top w:val="none" w:sz="0" w:space="0" w:color="auto"/>
            <w:left w:val="none" w:sz="0" w:space="0" w:color="auto"/>
            <w:bottom w:val="none" w:sz="0" w:space="0" w:color="auto"/>
            <w:right w:val="none" w:sz="0" w:space="0" w:color="auto"/>
          </w:divBdr>
        </w:div>
        <w:div w:id="549149339">
          <w:marLeft w:val="480"/>
          <w:marRight w:val="0"/>
          <w:marTop w:val="0"/>
          <w:marBottom w:val="0"/>
          <w:divBdr>
            <w:top w:val="none" w:sz="0" w:space="0" w:color="auto"/>
            <w:left w:val="none" w:sz="0" w:space="0" w:color="auto"/>
            <w:bottom w:val="none" w:sz="0" w:space="0" w:color="auto"/>
            <w:right w:val="none" w:sz="0" w:space="0" w:color="auto"/>
          </w:divBdr>
        </w:div>
        <w:div w:id="1363241207">
          <w:marLeft w:val="480"/>
          <w:marRight w:val="0"/>
          <w:marTop w:val="0"/>
          <w:marBottom w:val="0"/>
          <w:divBdr>
            <w:top w:val="none" w:sz="0" w:space="0" w:color="auto"/>
            <w:left w:val="none" w:sz="0" w:space="0" w:color="auto"/>
            <w:bottom w:val="none" w:sz="0" w:space="0" w:color="auto"/>
            <w:right w:val="none" w:sz="0" w:space="0" w:color="auto"/>
          </w:divBdr>
        </w:div>
      </w:divsChild>
    </w:div>
    <w:div w:id="72506197">
      <w:bodyDiv w:val="1"/>
      <w:marLeft w:val="0"/>
      <w:marRight w:val="0"/>
      <w:marTop w:val="0"/>
      <w:marBottom w:val="0"/>
      <w:divBdr>
        <w:top w:val="none" w:sz="0" w:space="0" w:color="auto"/>
        <w:left w:val="none" w:sz="0" w:space="0" w:color="auto"/>
        <w:bottom w:val="none" w:sz="0" w:space="0" w:color="auto"/>
        <w:right w:val="none" w:sz="0" w:space="0" w:color="auto"/>
      </w:divBdr>
    </w:div>
    <w:div w:id="72508359">
      <w:bodyDiv w:val="1"/>
      <w:marLeft w:val="0"/>
      <w:marRight w:val="0"/>
      <w:marTop w:val="0"/>
      <w:marBottom w:val="0"/>
      <w:divBdr>
        <w:top w:val="none" w:sz="0" w:space="0" w:color="auto"/>
        <w:left w:val="none" w:sz="0" w:space="0" w:color="auto"/>
        <w:bottom w:val="none" w:sz="0" w:space="0" w:color="auto"/>
        <w:right w:val="none" w:sz="0" w:space="0" w:color="auto"/>
      </w:divBdr>
    </w:div>
    <w:div w:id="72629978">
      <w:bodyDiv w:val="1"/>
      <w:marLeft w:val="0"/>
      <w:marRight w:val="0"/>
      <w:marTop w:val="0"/>
      <w:marBottom w:val="0"/>
      <w:divBdr>
        <w:top w:val="none" w:sz="0" w:space="0" w:color="auto"/>
        <w:left w:val="none" w:sz="0" w:space="0" w:color="auto"/>
        <w:bottom w:val="none" w:sz="0" w:space="0" w:color="auto"/>
        <w:right w:val="none" w:sz="0" w:space="0" w:color="auto"/>
      </w:divBdr>
    </w:div>
    <w:div w:id="72774989">
      <w:bodyDiv w:val="1"/>
      <w:marLeft w:val="0"/>
      <w:marRight w:val="0"/>
      <w:marTop w:val="0"/>
      <w:marBottom w:val="0"/>
      <w:divBdr>
        <w:top w:val="none" w:sz="0" w:space="0" w:color="auto"/>
        <w:left w:val="none" w:sz="0" w:space="0" w:color="auto"/>
        <w:bottom w:val="none" w:sz="0" w:space="0" w:color="auto"/>
        <w:right w:val="none" w:sz="0" w:space="0" w:color="auto"/>
      </w:divBdr>
    </w:div>
    <w:div w:id="73090630">
      <w:bodyDiv w:val="1"/>
      <w:marLeft w:val="0"/>
      <w:marRight w:val="0"/>
      <w:marTop w:val="0"/>
      <w:marBottom w:val="0"/>
      <w:divBdr>
        <w:top w:val="none" w:sz="0" w:space="0" w:color="auto"/>
        <w:left w:val="none" w:sz="0" w:space="0" w:color="auto"/>
        <w:bottom w:val="none" w:sz="0" w:space="0" w:color="auto"/>
        <w:right w:val="none" w:sz="0" w:space="0" w:color="auto"/>
      </w:divBdr>
    </w:div>
    <w:div w:id="73165183">
      <w:bodyDiv w:val="1"/>
      <w:marLeft w:val="0"/>
      <w:marRight w:val="0"/>
      <w:marTop w:val="0"/>
      <w:marBottom w:val="0"/>
      <w:divBdr>
        <w:top w:val="none" w:sz="0" w:space="0" w:color="auto"/>
        <w:left w:val="none" w:sz="0" w:space="0" w:color="auto"/>
        <w:bottom w:val="none" w:sz="0" w:space="0" w:color="auto"/>
        <w:right w:val="none" w:sz="0" w:space="0" w:color="auto"/>
      </w:divBdr>
    </w:div>
    <w:div w:id="73166036">
      <w:bodyDiv w:val="1"/>
      <w:marLeft w:val="0"/>
      <w:marRight w:val="0"/>
      <w:marTop w:val="0"/>
      <w:marBottom w:val="0"/>
      <w:divBdr>
        <w:top w:val="none" w:sz="0" w:space="0" w:color="auto"/>
        <w:left w:val="none" w:sz="0" w:space="0" w:color="auto"/>
        <w:bottom w:val="none" w:sz="0" w:space="0" w:color="auto"/>
        <w:right w:val="none" w:sz="0" w:space="0" w:color="auto"/>
      </w:divBdr>
    </w:div>
    <w:div w:id="73210923">
      <w:bodyDiv w:val="1"/>
      <w:marLeft w:val="0"/>
      <w:marRight w:val="0"/>
      <w:marTop w:val="0"/>
      <w:marBottom w:val="0"/>
      <w:divBdr>
        <w:top w:val="none" w:sz="0" w:space="0" w:color="auto"/>
        <w:left w:val="none" w:sz="0" w:space="0" w:color="auto"/>
        <w:bottom w:val="none" w:sz="0" w:space="0" w:color="auto"/>
        <w:right w:val="none" w:sz="0" w:space="0" w:color="auto"/>
      </w:divBdr>
    </w:div>
    <w:div w:id="73361068">
      <w:bodyDiv w:val="1"/>
      <w:marLeft w:val="0"/>
      <w:marRight w:val="0"/>
      <w:marTop w:val="0"/>
      <w:marBottom w:val="0"/>
      <w:divBdr>
        <w:top w:val="none" w:sz="0" w:space="0" w:color="auto"/>
        <w:left w:val="none" w:sz="0" w:space="0" w:color="auto"/>
        <w:bottom w:val="none" w:sz="0" w:space="0" w:color="auto"/>
        <w:right w:val="none" w:sz="0" w:space="0" w:color="auto"/>
      </w:divBdr>
    </w:div>
    <w:div w:id="73401669">
      <w:bodyDiv w:val="1"/>
      <w:marLeft w:val="0"/>
      <w:marRight w:val="0"/>
      <w:marTop w:val="0"/>
      <w:marBottom w:val="0"/>
      <w:divBdr>
        <w:top w:val="none" w:sz="0" w:space="0" w:color="auto"/>
        <w:left w:val="none" w:sz="0" w:space="0" w:color="auto"/>
        <w:bottom w:val="none" w:sz="0" w:space="0" w:color="auto"/>
        <w:right w:val="none" w:sz="0" w:space="0" w:color="auto"/>
      </w:divBdr>
    </w:div>
    <w:div w:id="73403008">
      <w:bodyDiv w:val="1"/>
      <w:marLeft w:val="0"/>
      <w:marRight w:val="0"/>
      <w:marTop w:val="0"/>
      <w:marBottom w:val="0"/>
      <w:divBdr>
        <w:top w:val="none" w:sz="0" w:space="0" w:color="auto"/>
        <w:left w:val="none" w:sz="0" w:space="0" w:color="auto"/>
        <w:bottom w:val="none" w:sz="0" w:space="0" w:color="auto"/>
        <w:right w:val="none" w:sz="0" w:space="0" w:color="auto"/>
      </w:divBdr>
    </w:div>
    <w:div w:id="73403253">
      <w:bodyDiv w:val="1"/>
      <w:marLeft w:val="0"/>
      <w:marRight w:val="0"/>
      <w:marTop w:val="0"/>
      <w:marBottom w:val="0"/>
      <w:divBdr>
        <w:top w:val="none" w:sz="0" w:space="0" w:color="auto"/>
        <w:left w:val="none" w:sz="0" w:space="0" w:color="auto"/>
        <w:bottom w:val="none" w:sz="0" w:space="0" w:color="auto"/>
        <w:right w:val="none" w:sz="0" w:space="0" w:color="auto"/>
      </w:divBdr>
    </w:div>
    <w:div w:id="73404840">
      <w:bodyDiv w:val="1"/>
      <w:marLeft w:val="0"/>
      <w:marRight w:val="0"/>
      <w:marTop w:val="0"/>
      <w:marBottom w:val="0"/>
      <w:divBdr>
        <w:top w:val="none" w:sz="0" w:space="0" w:color="auto"/>
        <w:left w:val="none" w:sz="0" w:space="0" w:color="auto"/>
        <w:bottom w:val="none" w:sz="0" w:space="0" w:color="auto"/>
        <w:right w:val="none" w:sz="0" w:space="0" w:color="auto"/>
      </w:divBdr>
    </w:div>
    <w:div w:id="73431970">
      <w:bodyDiv w:val="1"/>
      <w:marLeft w:val="0"/>
      <w:marRight w:val="0"/>
      <w:marTop w:val="0"/>
      <w:marBottom w:val="0"/>
      <w:divBdr>
        <w:top w:val="none" w:sz="0" w:space="0" w:color="auto"/>
        <w:left w:val="none" w:sz="0" w:space="0" w:color="auto"/>
        <w:bottom w:val="none" w:sz="0" w:space="0" w:color="auto"/>
        <w:right w:val="none" w:sz="0" w:space="0" w:color="auto"/>
      </w:divBdr>
    </w:div>
    <w:div w:id="73666053">
      <w:bodyDiv w:val="1"/>
      <w:marLeft w:val="0"/>
      <w:marRight w:val="0"/>
      <w:marTop w:val="0"/>
      <w:marBottom w:val="0"/>
      <w:divBdr>
        <w:top w:val="none" w:sz="0" w:space="0" w:color="auto"/>
        <w:left w:val="none" w:sz="0" w:space="0" w:color="auto"/>
        <w:bottom w:val="none" w:sz="0" w:space="0" w:color="auto"/>
        <w:right w:val="none" w:sz="0" w:space="0" w:color="auto"/>
      </w:divBdr>
    </w:div>
    <w:div w:id="73818711">
      <w:bodyDiv w:val="1"/>
      <w:marLeft w:val="0"/>
      <w:marRight w:val="0"/>
      <w:marTop w:val="0"/>
      <w:marBottom w:val="0"/>
      <w:divBdr>
        <w:top w:val="none" w:sz="0" w:space="0" w:color="auto"/>
        <w:left w:val="none" w:sz="0" w:space="0" w:color="auto"/>
        <w:bottom w:val="none" w:sz="0" w:space="0" w:color="auto"/>
        <w:right w:val="none" w:sz="0" w:space="0" w:color="auto"/>
      </w:divBdr>
    </w:div>
    <w:div w:id="73822110">
      <w:bodyDiv w:val="1"/>
      <w:marLeft w:val="0"/>
      <w:marRight w:val="0"/>
      <w:marTop w:val="0"/>
      <w:marBottom w:val="0"/>
      <w:divBdr>
        <w:top w:val="none" w:sz="0" w:space="0" w:color="auto"/>
        <w:left w:val="none" w:sz="0" w:space="0" w:color="auto"/>
        <w:bottom w:val="none" w:sz="0" w:space="0" w:color="auto"/>
        <w:right w:val="none" w:sz="0" w:space="0" w:color="auto"/>
      </w:divBdr>
    </w:div>
    <w:div w:id="74061102">
      <w:bodyDiv w:val="1"/>
      <w:marLeft w:val="0"/>
      <w:marRight w:val="0"/>
      <w:marTop w:val="0"/>
      <w:marBottom w:val="0"/>
      <w:divBdr>
        <w:top w:val="none" w:sz="0" w:space="0" w:color="auto"/>
        <w:left w:val="none" w:sz="0" w:space="0" w:color="auto"/>
        <w:bottom w:val="none" w:sz="0" w:space="0" w:color="auto"/>
        <w:right w:val="none" w:sz="0" w:space="0" w:color="auto"/>
      </w:divBdr>
    </w:div>
    <w:div w:id="74061291">
      <w:bodyDiv w:val="1"/>
      <w:marLeft w:val="0"/>
      <w:marRight w:val="0"/>
      <w:marTop w:val="0"/>
      <w:marBottom w:val="0"/>
      <w:divBdr>
        <w:top w:val="none" w:sz="0" w:space="0" w:color="auto"/>
        <w:left w:val="none" w:sz="0" w:space="0" w:color="auto"/>
        <w:bottom w:val="none" w:sz="0" w:space="0" w:color="auto"/>
        <w:right w:val="none" w:sz="0" w:space="0" w:color="auto"/>
      </w:divBdr>
    </w:div>
    <w:div w:id="74128606">
      <w:bodyDiv w:val="1"/>
      <w:marLeft w:val="0"/>
      <w:marRight w:val="0"/>
      <w:marTop w:val="0"/>
      <w:marBottom w:val="0"/>
      <w:divBdr>
        <w:top w:val="none" w:sz="0" w:space="0" w:color="auto"/>
        <w:left w:val="none" w:sz="0" w:space="0" w:color="auto"/>
        <w:bottom w:val="none" w:sz="0" w:space="0" w:color="auto"/>
        <w:right w:val="none" w:sz="0" w:space="0" w:color="auto"/>
      </w:divBdr>
    </w:div>
    <w:div w:id="74132971">
      <w:bodyDiv w:val="1"/>
      <w:marLeft w:val="0"/>
      <w:marRight w:val="0"/>
      <w:marTop w:val="0"/>
      <w:marBottom w:val="0"/>
      <w:divBdr>
        <w:top w:val="none" w:sz="0" w:space="0" w:color="auto"/>
        <w:left w:val="none" w:sz="0" w:space="0" w:color="auto"/>
        <w:bottom w:val="none" w:sz="0" w:space="0" w:color="auto"/>
        <w:right w:val="none" w:sz="0" w:space="0" w:color="auto"/>
      </w:divBdr>
    </w:div>
    <w:div w:id="74284340">
      <w:bodyDiv w:val="1"/>
      <w:marLeft w:val="0"/>
      <w:marRight w:val="0"/>
      <w:marTop w:val="0"/>
      <w:marBottom w:val="0"/>
      <w:divBdr>
        <w:top w:val="none" w:sz="0" w:space="0" w:color="auto"/>
        <w:left w:val="none" w:sz="0" w:space="0" w:color="auto"/>
        <w:bottom w:val="none" w:sz="0" w:space="0" w:color="auto"/>
        <w:right w:val="none" w:sz="0" w:space="0" w:color="auto"/>
      </w:divBdr>
    </w:div>
    <w:div w:id="74328641">
      <w:bodyDiv w:val="1"/>
      <w:marLeft w:val="0"/>
      <w:marRight w:val="0"/>
      <w:marTop w:val="0"/>
      <w:marBottom w:val="0"/>
      <w:divBdr>
        <w:top w:val="none" w:sz="0" w:space="0" w:color="auto"/>
        <w:left w:val="none" w:sz="0" w:space="0" w:color="auto"/>
        <w:bottom w:val="none" w:sz="0" w:space="0" w:color="auto"/>
        <w:right w:val="none" w:sz="0" w:space="0" w:color="auto"/>
      </w:divBdr>
    </w:div>
    <w:div w:id="74519679">
      <w:bodyDiv w:val="1"/>
      <w:marLeft w:val="0"/>
      <w:marRight w:val="0"/>
      <w:marTop w:val="0"/>
      <w:marBottom w:val="0"/>
      <w:divBdr>
        <w:top w:val="none" w:sz="0" w:space="0" w:color="auto"/>
        <w:left w:val="none" w:sz="0" w:space="0" w:color="auto"/>
        <w:bottom w:val="none" w:sz="0" w:space="0" w:color="auto"/>
        <w:right w:val="none" w:sz="0" w:space="0" w:color="auto"/>
      </w:divBdr>
    </w:div>
    <w:div w:id="74597843">
      <w:bodyDiv w:val="1"/>
      <w:marLeft w:val="0"/>
      <w:marRight w:val="0"/>
      <w:marTop w:val="0"/>
      <w:marBottom w:val="0"/>
      <w:divBdr>
        <w:top w:val="none" w:sz="0" w:space="0" w:color="auto"/>
        <w:left w:val="none" w:sz="0" w:space="0" w:color="auto"/>
        <w:bottom w:val="none" w:sz="0" w:space="0" w:color="auto"/>
        <w:right w:val="none" w:sz="0" w:space="0" w:color="auto"/>
      </w:divBdr>
    </w:div>
    <w:div w:id="74674267">
      <w:bodyDiv w:val="1"/>
      <w:marLeft w:val="0"/>
      <w:marRight w:val="0"/>
      <w:marTop w:val="0"/>
      <w:marBottom w:val="0"/>
      <w:divBdr>
        <w:top w:val="none" w:sz="0" w:space="0" w:color="auto"/>
        <w:left w:val="none" w:sz="0" w:space="0" w:color="auto"/>
        <w:bottom w:val="none" w:sz="0" w:space="0" w:color="auto"/>
        <w:right w:val="none" w:sz="0" w:space="0" w:color="auto"/>
      </w:divBdr>
    </w:div>
    <w:div w:id="74674424">
      <w:bodyDiv w:val="1"/>
      <w:marLeft w:val="0"/>
      <w:marRight w:val="0"/>
      <w:marTop w:val="0"/>
      <w:marBottom w:val="0"/>
      <w:divBdr>
        <w:top w:val="none" w:sz="0" w:space="0" w:color="auto"/>
        <w:left w:val="none" w:sz="0" w:space="0" w:color="auto"/>
        <w:bottom w:val="none" w:sz="0" w:space="0" w:color="auto"/>
        <w:right w:val="none" w:sz="0" w:space="0" w:color="auto"/>
      </w:divBdr>
      <w:divsChild>
        <w:div w:id="245454977">
          <w:marLeft w:val="480"/>
          <w:marRight w:val="0"/>
          <w:marTop w:val="0"/>
          <w:marBottom w:val="0"/>
          <w:divBdr>
            <w:top w:val="none" w:sz="0" w:space="0" w:color="auto"/>
            <w:left w:val="none" w:sz="0" w:space="0" w:color="auto"/>
            <w:bottom w:val="none" w:sz="0" w:space="0" w:color="auto"/>
            <w:right w:val="none" w:sz="0" w:space="0" w:color="auto"/>
          </w:divBdr>
        </w:div>
        <w:div w:id="320814621">
          <w:marLeft w:val="480"/>
          <w:marRight w:val="0"/>
          <w:marTop w:val="0"/>
          <w:marBottom w:val="0"/>
          <w:divBdr>
            <w:top w:val="none" w:sz="0" w:space="0" w:color="auto"/>
            <w:left w:val="none" w:sz="0" w:space="0" w:color="auto"/>
            <w:bottom w:val="none" w:sz="0" w:space="0" w:color="auto"/>
            <w:right w:val="none" w:sz="0" w:space="0" w:color="auto"/>
          </w:divBdr>
        </w:div>
        <w:div w:id="488406202">
          <w:marLeft w:val="480"/>
          <w:marRight w:val="0"/>
          <w:marTop w:val="0"/>
          <w:marBottom w:val="0"/>
          <w:divBdr>
            <w:top w:val="none" w:sz="0" w:space="0" w:color="auto"/>
            <w:left w:val="none" w:sz="0" w:space="0" w:color="auto"/>
            <w:bottom w:val="none" w:sz="0" w:space="0" w:color="auto"/>
            <w:right w:val="none" w:sz="0" w:space="0" w:color="auto"/>
          </w:divBdr>
        </w:div>
        <w:div w:id="571702023">
          <w:marLeft w:val="480"/>
          <w:marRight w:val="0"/>
          <w:marTop w:val="0"/>
          <w:marBottom w:val="0"/>
          <w:divBdr>
            <w:top w:val="none" w:sz="0" w:space="0" w:color="auto"/>
            <w:left w:val="none" w:sz="0" w:space="0" w:color="auto"/>
            <w:bottom w:val="none" w:sz="0" w:space="0" w:color="auto"/>
            <w:right w:val="none" w:sz="0" w:space="0" w:color="auto"/>
          </w:divBdr>
        </w:div>
        <w:div w:id="649405893">
          <w:marLeft w:val="480"/>
          <w:marRight w:val="0"/>
          <w:marTop w:val="0"/>
          <w:marBottom w:val="0"/>
          <w:divBdr>
            <w:top w:val="none" w:sz="0" w:space="0" w:color="auto"/>
            <w:left w:val="none" w:sz="0" w:space="0" w:color="auto"/>
            <w:bottom w:val="none" w:sz="0" w:space="0" w:color="auto"/>
            <w:right w:val="none" w:sz="0" w:space="0" w:color="auto"/>
          </w:divBdr>
        </w:div>
        <w:div w:id="806506076">
          <w:marLeft w:val="480"/>
          <w:marRight w:val="0"/>
          <w:marTop w:val="0"/>
          <w:marBottom w:val="0"/>
          <w:divBdr>
            <w:top w:val="none" w:sz="0" w:space="0" w:color="auto"/>
            <w:left w:val="none" w:sz="0" w:space="0" w:color="auto"/>
            <w:bottom w:val="none" w:sz="0" w:space="0" w:color="auto"/>
            <w:right w:val="none" w:sz="0" w:space="0" w:color="auto"/>
          </w:divBdr>
        </w:div>
        <w:div w:id="881670253">
          <w:marLeft w:val="480"/>
          <w:marRight w:val="0"/>
          <w:marTop w:val="0"/>
          <w:marBottom w:val="0"/>
          <w:divBdr>
            <w:top w:val="none" w:sz="0" w:space="0" w:color="auto"/>
            <w:left w:val="none" w:sz="0" w:space="0" w:color="auto"/>
            <w:bottom w:val="none" w:sz="0" w:space="0" w:color="auto"/>
            <w:right w:val="none" w:sz="0" w:space="0" w:color="auto"/>
          </w:divBdr>
        </w:div>
      </w:divsChild>
    </w:div>
    <w:div w:id="74711437">
      <w:bodyDiv w:val="1"/>
      <w:marLeft w:val="0"/>
      <w:marRight w:val="0"/>
      <w:marTop w:val="0"/>
      <w:marBottom w:val="0"/>
      <w:divBdr>
        <w:top w:val="none" w:sz="0" w:space="0" w:color="auto"/>
        <w:left w:val="none" w:sz="0" w:space="0" w:color="auto"/>
        <w:bottom w:val="none" w:sz="0" w:space="0" w:color="auto"/>
        <w:right w:val="none" w:sz="0" w:space="0" w:color="auto"/>
      </w:divBdr>
    </w:div>
    <w:div w:id="74717115">
      <w:bodyDiv w:val="1"/>
      <w:marLeft w:val="0"/>
      <w:marRight w:val="0"/>
      <w:marTop w:val="0"/>
      <w:marBottom w:val="0"/>
      <w:divBdr>
        <w:top w:val="none" w:sz="0" w:space="0" w:color="auto"/>
        <w:left w:val="none" w:sz="0" w:space="0" w:color="auto"/>
        <w:bottom w:val="none" w:sz="0" w:space="0" w:color="auto"/>
        <w:right w:val="none" w:sz="0" w:space="0" w:color="auto"/>
      </w:divBdr>
    </w:div>
    <w:div w:id="74858573">
      <w:bodyDiv w:val="1"/>
      <w:marLeft w:val="0"/>
      <w:marRight w:val="0"/>
      <w:marTop w:val="0"/>
      <w:marBottom w:val="0"/>
      <w:divBdr>
        <w:top w:val="none" w:sz="0" w:space="0" w:color="auto"/>
        <w:left w:val="none" w:sz="0" w:space="0" w:color="auto"/>
        <w:bottom w:val="none" w:sz="0" w:space="0" w:color="auto"/>
        <w:right w:val="none" w:sz="0" w:space="0" w:color="auto"/>
      </w:divBdr>
    </w:div>
    <w:div w:id="74861118">
      <w:bodyDiv w:val="1"/>
      <w:marLeft w:val="0"/>
      <w:marRight w:val="0"/>
      <w:marTop w:val="0"/>
      <w:marBottom w:val="0"/>
      <w:divBdr>
        <w:top w:val="none" w:sz="0" w:space="0" w:color="auto"/>
        <w:left w:val="none" w:sz="0" w:space="0" w:color="auto"/>
        <w:bottom w:val="none" w:sz="0" w:space="0" w:color="auto"/>
        <w:right w:val="none" w:sz="0" w:space="0" w:color="auto"/>
      </w:divBdr>
    </w:div>
    <w:div w:id="74939142">
      <w:bodyDiv w:val="1"/>
      <w:marLeft w:val="0"/>
      <w:marRight w:val="0"/>
      <w:marTop w:val="0"/>
      <w:marBottom w:val="0"/>
      <w:divBdr>
        <w:top w:val="none" w:sz="0" w:space="0" w:color="auto"/>
        <w:left w:val="none" w:sz="0" w:space="0" w:color="auto"/>
        <w:bottom w:val="none" w:sz="0" w:space="0" w:color="auto"/>
        <w:right w:val="none" w:sz="0" w:space="0" w:color="auto"/>
      </w:divBdr>
      <w:divsChild>
        <w:div w:id="31200512">
          <w:marLeft w:val="480"/>
          <w:marRight w:val="0"/>
          <w:marTop w:val="0"/>
          <w:marBottom w:val="0"/>
          <w:divBdr>
            <w:top w:val="none" w:sz="0" w:space="0" w:color="auto"/>
            <w:left w:val="none" w:sz="0" w:space="0" w:color="auto"/>
            <w:bottom w:val="none" w:sz="0" w:space="0" w:color="auto"/>
            <w:right w:val="none" w:sz="0" w:space="0" w:color="auto"/>
          </w:divBdr>
        </w:div>
        <w:div w:id="43675143">
          <w:marLeft w:val="480"/>
          <w:marRight w:val="0"/>
          <w:marTop w:val="0"/>
          <w:marBottom w:val="0"/>
          <w:divBdr>
            <w:top w:val="none" w:sz="0" w:space="0" w:color="auto"/>
            <w:left w:val="none" w:sz="0" w:space="0" w:color="auto"/>
            <w:bottom w:val="none" w:sz="0" w:space="0" w:color="auto"/>
            <w:right w:val="none" w:sz="0" w:space="0" w:color="auto"/>
          </w:divBdr>
        </w:div>
        <w:div w:id="65886383">
          <w:marLeft w:val="480"/>
          <w:marRight w:val="0"/>
          <w:marTop w:val="0"/>
          <w:marBottom w:val="0"/>
          <w:divBdr>
            <w:top w:val="none" w:sz="0" w:space="0" w:color="auto"/>
            <w:left w:val="none" w:sz="0" w:space="0" w:color="auto"/>
            <w:bottom w:val="none" w:sz="0" w:space="0" w:color="auto"/>
            <w:right w:val="none" w:sz="0" w:space="0" w:color="auto"/>
          </w:divBdr>
        </w:div>
        <w:div w:id="124201106">
          <w:marLeft w:val="480"/>
          <w:marRight w:val="0"/>
          <w:marTop w:val="0"/>
          <w:marBottom w:val="0"/>
          <w:divBdr>
            <w:top w:val="none" w:sz="0" w:space="0" w:color="auto"/>
            <w:left w:val="none" w:sz="0" w:space="0" w:color="auto"/>
            <w:bottom w:val="none" w:sz="0" w:space="0" w:color="auto"/>
            <w:right w:val="none" w:sz="0" w:space="0" w:color="auto"/>
          </w:divBdr>
        </w:div>
        <w:div w:id="163253302">
          <w:marLeft w:val="480"/>
          <w:marRight w:val="0"/>
          <w:marTop w:val="0"/>
          <w:marBottom w:val="0"/>
          <w:divBdr>
            <w:top w:val="none" w:sz="0" w:space="0" w:color="auto"/>
            <w:left w:val="none" w:sz="0" w:space="0" w:color="auto"/>
            <w:bottom w:val="none" w:sz="0" w:space="0" w:color="auto"/>
            <w:right w:val="none" w:sz="0" w:space="0" w:color="auto"/>
          </w:divBdr>
        </w:div>
        <w:div w:id="188833868">
          <w:marLeft w:val="480"/>
          <w:marRight w:val="0"/>
          <w:marTop w:val="0"/>
          <w:marBottom w:val="0"/>
          <w:divBdr>
            <w:top w:val="none" w:sz="0" w:space="0" w:color="auto"/>
            <w:left w:val="none" w:sz="0" w:space="0" w:color="auto"/>
            <w:bottom w:val="none" w:sz="0" w:space="0" w:color="auto"/>
            <w:right w:val="none" w:sz="0" w:space="0" w:color="auto"/>
          </w:divBdr>
        </w:div>
        <w:div w:id="271208594">
          <w:marLeft w:val="480"/>
          <w:marRight w:val="0"/>
          <w:marTop w:val="0"/>
          <w:marBottom w:val="0"/>
          <w:divBdr>
            <w:top w:val="none" w:sz="0" w:space="0" w:color="auto"/>
            <w:left w:val="none" w:sz="0" w:space="0" w:color="auto"/>
            <w:bottom w:val="none" w:sz="0" w:space="0" w:color="auto"/>
            <w:right w:val="none" w:sz="0" w:space="0" w:color="auto"/>
          </w:divBdr>
        </w:div>
        <w:div w:id="287123491">
          <w:marLeft w:val="480"/>
          <w:marRight w:val="0"/>
          <w:marTop w:val="0"/>
          <w:marBottom w:val="0"/>
          <w:divBdr>
            <w:top w:val="none" w:sz="0" w:space="0" w:color="auto"/>
            <w:left w:val="none" w:sz="0" w:space="0" w:color="auto"/>
            <w:bottom w:val="none" w:sz="0" w:space="0" w:color="auto"/>
            <w:right w:val="none" w:sz="0" w:space="0" w:color="auto"/>
          </w:divBdr>
        </w:div>
        <w:div w:id="328797086">
          <w:marLeft w:val="480"/>
          <w:marRight w:val="0"/>
          <w:marTop w:val="0"/>
          <w:marBottom w:val="0"/>
          <w:divBdr>
            <w:top w:val="none" w:sz="0" w:space="0" w:color="auto"/>
            <w:left w:val="none" w:sz="0" w:space="0" w:color="auto"/>
            <w:bottom w:val="none" w:sz="0" w:space="0" w:color="auto"/>
            <w:right w:val="none" w:sz="0" w:space="0" w:color="auto"/>
          </w:divBdr>
        </w:div>
        <w:div w:id="361173211">
          <w:marLeft w:val="480"/>
          <w:marRight w:val="0"/>
          <w:marTop w:val="0"/>
          <w:marBottom w:val="0"/>
          <w:divBdr>
            <w:top w:val="none" w:sz="0" w:space="0" w:color="auto"/>
            <w:left w:val="none" w:sz="0" w:space="0" w:color="auto"/>
            <w:bottom w:val="none" w:sz="0" w:space="0" w:color="auto"/>
            <w:right w:val="none" w:sz="0" w:space="0" w:color="auto"/>
          </w:divBdr>
        </w:div>
        <w:div w:id="545260992">
          <w:marLeft w:val="480"/>
          <w:marRight w:val="0"/>
          <w:marTop w:val="0"/>
          <w:marBottom w:val="0"/>
          <w:divBdr>
            <w:top w:val="none" w:sz="0" w:space="0" w:color="auto"/>
            <w:left w:val="none" w:sz="0" w:space="0" w:color="auto"/>
            <w:bottom w:val="none" w:sz="0" w:space="0" w:color="auto"/>
            <w:right w:val="none" w:sz="0" w:space="0" w:color="auto"/>
          </w:divBdr>
        </w:div>
        <w:div w:id="593168553">
          <w:marLeft w:val="480"/>
          <w:marRight w:val="0"/>
          <w:marTop w:val="0"/>
          <w:marBottom w:val="0"/>
          <w:divBdr>
            <w:top w:val="none" w:sz="0" w:space="0" w:color="auto"/>
            <w:left w:val="none" w:sz="0" w:space="0" w:color="auto"/>
            <w:bottom w:val="none" w:sz="0" w:space="0" w:color="auto"/>
            <w:right w:val="none" w:sz="0" w:space="0" w:color="auto"/>
          </w:divBdr>
        </w:div>
        <w:div w:id="658920293">
          <w:marLeft w:val="480"/>
          <w:marRight w:val="0"/>
          <w:marTop w:val="0"/>
          <w:marBottom w:val="0"/>
          <w:divBdr>
            <w:top w:val="none" w:sz="0" w:space="0" w:color="auto"/>
            <w:left w:val="none" w:sz="0" w:space="0" w:color="auto"/>
            <w:bottom w:val="none" w:sz="0" w:space="0" w:color="auto"/>
            <w:right w:val="none" w:sz="0" w:space="0" w:color="auto"/>
          </w:divBdr>
        </w:div>
        <w:div w:id="701247407">
          <w:marLeft w:val="480"/>
          <w:marRight w:val="0"/>
          <w:marTop w:val="0"/>
          <w:marBottom w:val="0"/>
          <w:divBdr>
            <w:top w:val="none" w:sz="0" w:space="0" w:color="auto"/>
            <w:left w:val="none" w:sz="0" w:space="0" w:color="auto"/>
            <w:bottom w:val="none" w:sz="0" w:space="0" w:color="auto"/>
            <w:right w:val="none" w:sz="0" w:space="0" w:color="auto"/>
          </w:divBdr>
        </w:div>
        <w:div w:id="831024024">
          <w:marLeft w:val="480"/>
          <w:marRight w:val="0"/>
          <w:marTop w:val="0"/>
          <w:marBottom w:val="0"/>
          <w:divBdr>
            <w:top w:val="none" w:sz="0" w:space="0" w:color="auto"/>
            <w:left w:val="none" w:sz="0" w:space="0" w:color="auto"/>
            <w:bottom w:val="none" w:sz="0" w:space="0" w:color="auto"/>
            <w:right w:val="none" w:sz="0" w:space="0" w:color="auto"/>
          </w:divBdr>
        </w:div>
        <w:div w:id="900873520">
          <w:marLeft w:val="480"/>
          <w:marRight w:val="0"/>
          <w:marTop w:val="0"/>
          <w:marBottom w:val="0"/>
          <w:divBdr>
            <w:top w:val="none" w:sz="0" w:space="0" w:color="auto"/>
            <w:left w:val="none" w:sz="0" w:space="0" w:color="auto"/>
            <w:bottom w:val="none" w:sz="0" w:space="0" w:color="auto"/>
            <w:right w:val="none" w:sz="0" w:space="0" w:color="auto"/>
          </w:divBdr>
        </w:div>
        <w:div w:id="906962269">
          <w:marLeft w:val="480"/>
          <w:marRight w:val="0"/>
          <w:marTop w:val="0"/>
          <w:marBottom w:val="0"/>
          <w:divBdr>
            <w:top w:val="none" w:sz="0" w:space="0" w:color="auto"/>
            <w:left w:val="none" w:sz="0" w:space="0" w:color="auto"/>
            <w:bottom w:val="none" w:sz="0" w:space="0" w:color="auto"/>
            <w:right w:val="none" w:sz="0" w:space="0" w:color="auto"/>
          </w:divBdr>
        </w:div>
      </w:divsChild>
    </w:div>
    <w:div w:id="74977138">
      <w:bodyDiv w:val="1"/>
      <w:marLeft w:val="0"/>
      <w:marRight w:val="0"/>
      <w:marTop w:val="0"/>
      <w:marBottom w:val="0"/>
      <w:divBdr>
        <w:top w:val="none" w:sz="0" w:space="0" w:color="auto"/>
        <w:left w:val="none" w:sz="0" w:space="0" w:color="auto"/>
        <w:bottom w:val="none" w:sz="0" w:space="0" w:color="auto"/>
        <w:right w:val="none" w:sz="0" w:space="0" w:color="auto"/>
      </w:divBdr>
    </w:div>
    <w:div w:id="74977183">
      <w:bodyDiv w:val="1"/>
      <w:marLeft w:val="0"/>
      <w:marRight w:val="0"/>
      <w:marTop w:val="0"/>
      <w:marBottom w:val="0"/>
      <w:divBdr>
        <w:top w:val="none" w:sz="0" w:space="0" w:color="auto"/>
        <w:left w:val="none" w:sz="0" w:space="0" w:color="auto"/>
        <w:bottom w:val="none" w:sz="0" w:space="0" w:color="auto"/>
        <w:right w:val="none" w:sz="0" w:space="0" w:color="auto"/>
      </w:divBdr>
    </w:div>
    <w:div w:id="74979667">
      <w:bodyDiv w:val="1"/>
      <w:marLeft w:val="0"/>
      <w:marRight w:val="0"/>
      <w:marTop w:val="0"/>
      <w:marBottom w:val="0"/>
      <w:divBdr>
        <w:top w:val="none" w:sz="0" w:space="0" w:color="auto"/>
        <w:left w:val="none" w:sz="0" w:space="0" w:color="auto"/>
        <w:bottom w:val="none" w:sz="0" w:space="0" w:color="auto"/>
        <w:right w:val="none" w:sz="0" w:space="0" w:color="auto"/>
      </w:divBdr>
    </w:div>
    <w:div w:id="75053004">
      <w:bodyDiv w:val="1"/>
      <w:marLeft w:val="0"/>
      <w:marRight w:val="0"/>
      <w:marTop w:val="0"/>
      <w:marBottom w:val="0"/>
      <w:divBdr>
        <w:top w:val="none" w:sz="0" w:space="0" w:color="auto"/>
        <w:left w:val="none" w:sz="0" w:space="0" w:color="auto"/>
        <w:bottom w:val="none" w:sz="0" w:space="0" w:color="auto"/>
        <w:right w:val="none" w:sz="0" w:space="0" w:color="auto"/>
      </w:divBdr>
    </w:div>
    <w:div w:id="75060639">
      <w:bodyDiv w:val="1"/>
      <w:marLeft w:val="0"/>
      <w:marRight w:val="0"/>
      <w:marTop w:val="0"/>
      <w:marBottom w:val="0"/>
      <w:divBdr>
        <w:top w:val="none" w:sz="0" w:space="0" w:color="auto"/>
        <w:left w:val="none" w:sz="0" w:space="0" w:color="auto"/>
        <w:bottom w:val="none" w:sz="0" w:space="0" w:color="auto"/>
        <w:right w:val="none" w:sz="0" w:space="0" w:color="auto"/>
      </w:divBdr>
    </w:div>
    <w:div w:id="75175415">
      <w:bodyDiv w:val="1"/>
      <w:marLeft w:val="0"/>
      <w:marRight w:val="0"/>
      <w:marTop w:val="0"/>
      <w:marBottom w:val="0"/>
      <w:divBdr>
        <w:top w:val="none" w:sz="0" w:space="0" w:color="auto"/>
        <w:left w:val="none" w:sz="0" w:space="0" w:color="auto"/>
        <w:bottom w:val="none" w:sz="0" w:space="0" w:color="auto"/>
        <w:right w:val="none" w:sz="0" w:space="0" w:color="auto"/>
      </w:divBdr>
    </w:div>
    <w:div w:id="75440845">
      <w:bodyDiv w:val="1"/>
      <w:marLeft w:val="0"/>
      <w:marRight w:val="0"/>
      <w:marTop w:val="0"/>
      <w:marBottom w:val="0"/>
      <w:divBdr>
        <w:top w:val="none" w:sz="0" w:space="0" w:color="auto"/>
        <w:left w:val="none" w:sz="0" w:space="0" w:color="auto"/>
        <w:bottom w:val="none" w:sz="0" w:space="0" w:color="auto"/>
        <w:right w:val="none" w:sz="0" w:space="0" w:color="auto"/>
      </w:divBdr>
    </w:div>
    <w:div w:id="75519699">
      <w:bodyDiv w:val="1"/>
      <w:marLeft w:val="0"/>
      <w:marRight w:val="0"/>
      <w:marTop w:val="0"/>
      <w:marBottom w:val="0"/>
      <w:divBdr>
        <w:top w:val="none" w:sz="0" w:space="0" w:color="auto"/>
        <w:left w:val="none" w:sz="0" w:space="0" w:color="auto"/>
        <w:bottom w:val="none" w:sz="0" w:space="0" w:color="auto"/>
        <w:right w:val="none" w:sz="0" w:space="0" w:color="auto"/>
      </w:divBdr>
    </w:div>
    <w:div w:id="75708503">
      <w:bodyDiv w:val="1"/>
      <w:marLeft w:val="0"/>
      <w:marRight w:val="0"/>
      <w:marTop w:val="0"/>
      <w:marBottom w:val="0"/>
      <w:divBdr>
        <w:top w:val="none" w:sz="0" w:space="0" w:color="auto"/>
        <w:left w:val="none" w:sz="0" w:space="0" w:color="auto"/>
        <w:bottom w:val="none" w:sz="0" w:space="0" w:color="auto"/>
        <w:right w:val="none" w:sz="0" w:space="0" w:color="auto"/>
      </w:divBdr>
    </w:div>
    <w:div w:id="75903528">
      <w:bodyDiv w:val="1"/>
      <w:marLeft w:val="0"/>
      <w:marRight w:val="0"/>
      <w:marTop w:val="0"/>
      <w:marBottom w:val="0"/>
      <w:divBdr>
        <w:top w:val="none" w:sz="0" w:space="0" w:color="auto"/>
        <w:left w:val="none" w:sz="0" w:space="0" w:color="auto"/>
        <w:bottom w:val="none" w:sz="0" w:space="0" w:color="auto"/>
        <w:right w:val="none" w:sz="0" w:space="0" w:color="auto"/>
      </w:divBdr>
    </w:div>
    <w:div w:id="75977090">
      <w:bodyDiv w:val="1"/>
      <w:marLeft w:val="0"/>
      <w:marRight w:val="0"/>
      <w:marTop w:val="0"/>
      <w:marBottom w:val="0"/>
      <w:divBdr>
        <w:top w:val="none" w:sz="0" w:space="0" w:color="auto"/>
        <w:left w:val="none" w:sz="0" w:space="0" w:color="auto"/>
        <w:bottom w:val="none" w:sz="0" w:space="0" w:color="auto"/>
        <w:right w:val="none" w:sz="0" w:space="0" w:color="auto"/>
      </w:divBdr>
    </w:div>
    <w:div w:id="76099711">
      <w:bodyDiv w:val="1"/>
      <w:marLeft w:val="0"/>
      <w:marRight w:val="0"/>
      <w:marTop w:val="0"/>
      <w:marBottom w:val="0"/>
      <w:divBdr>
        <w:top w:val="none" w:sz="0" w:space="0" w:color="auto"/>
        <w:left w:val="none" w:sz="0" w:space="0" w:color="auto"/>
        <w:bottom w:val="none" w:sz="0" w:space="0" w:color="auto"/>
        <w:right w:val="none" w:sz="0" w:space="0" w:color="auto"/>
      </w:divBdr>
    </w:div>
    <w:div w:id="76438381">
      <w:bodyDiv w:val="1"/>
      <w:marLeft w:val="0"/>
      <w:marRight w:val="0"/>
      <w:marTop w:val="0"/>
      <w:marBottom w:val="0"/>
      <w:divBdr>
        <w:top w:val="none" w:sz="0" w:space="0" w:color="auto"/>
        <w:left w:val="none" w:sz="0" w:space="0" w:color="auto"/>
        <w:bottom w:val="none" w:sz="0" w:space="0" w:color="auto"/>
        <w:right w:val="none" w:sz="0" w:space="0" w:color="auto"/>
      </w:divBdr>
    </w:div>
    <w:div w:id="76443315">
      <w:bodyDiv w:val="1"/>
      <w:marLeft w:val="0"/>
      <w:marRight w:val="0"/>
      <w:marTop w:val="0"/>
      <w:marBottom w:val="0"/>
      <w:divBdr>
        <w:top w:val="none" w:sz="0" w:space="0" w:color="auto"/>
        <w:left w:val="none" w:sz="0" w:space="0" w:color="auto"/>
        <w:bottom w:val="none" w:sz="0" w:space="0" w:color="auto"/>
        <w:right w:val="none" w:sz="0" w:space="0" w:color="auto"/>
      </w:divBdr>
    </w:div>
    <w:div w:id="76706864">
      <w:bodyDiv w:val="1"/>
      <w:marLeft w:val="0"/>
      <w:marRight w:val="0"/>
      <w:marTop w:val="0"/>
      <w:marBottom w:val="0"/>
      <w:divBdr>
        <w:top w:val="none" w:sz="0" w:space="0" w:color="auto"/>
        <w:left w:val="none" w:sz="0" w:space="0" w:color="auto"/>
        <w:bottom w:val="none" w:sz="0" w:space="0" w:color="auto"/>
        <w:right w:val="none" w:sz="0" w:space="0" w:color="auto"/>
      </w:divBdr>
    </w:div>
    <w:div w:id="76706866">
      <w:bodyDiv w:val="1"/>
      <w:marLeft w:val="0"/>
      <w:marRight w:val="0"/>
      <w:marTop w:val="0"/>
      <w:marBottom w:val="0"/>
      <w:divBdr>
        <w:top w:val="none" w:sz="0" w:space="0" w:color="auto"/>
        <w:left w:val="none" w:sz="0" w:space="0" w:color="auto"/>
        <w:bottom w:val="none" w:sz="0" w:space="0" w:color="auto"/>
        <w:right w:val="none" w:sz="0" w:space="0" w:color="auto"/>
      </w:divBdr>
    </w:div>
    <w:div w:id="76824726">
      <w:bodyDiv w:val="1"/>
      <w:marLeft w:val="0"/>
      <w:marRight w:val="0"/>
      <w:marTop w:val="0"/>
      <w:marBottom w:val="0"/>
      <w:divBdr>
        <w:top w:val="none" w:sz="0" w:space="0" w:color="auto"/>
        <w:left w:val="none" w:sz="0" w:space="0" w:color="auto"/>
        <w:bottom w:val="none" w:sz="0" w:space="0" w:color="auto"/>
        <w:right w:val="none" w:sz="0" w:space="0" w:color="auto"/>
      </w:divBdr>
    </w:div>
    <w:div w:id="76827147">
      <w:bodyDiv w:val="1"/>
      <w:marLeft w:val="0"/>
      <w:marRight w:val="0"/>
      <w:marTop w:val="0"/>
      <w:marBottom w:val="0"/>
      <w:divBdr>
        <w:top w:val="none" w:sz="0" w:space="0" w:color="auto"/>
        <w:left w:val="none" w:sz="0" w:space="0" w:color="auto"/>
        <w:bottom w:val="none" w:sz="0" w:space="0" w:color="auto"/>
        <w:right w:val="none" w:sz="0" w:space="0" w:color="auto"/>
      </w:divBdr>
    </w:div>
    <w:div w:id="76906090">
      <w:bodyDiv w:val="1"/>
      <w:marLeft w:val="0"/>
      <w:marRight w:val="0"/>
      <w:marTop w:val="0"/>
      <w:marBottom w:val="0"/>
      <w:divBdr>
        <w:top w:val="none" w:sz="0" w:space="0" w:color="auto"/>
        <w:left w:val="none" w:sz="0" w:space="0" w:color="auto"/>
        <w:bottom w:val="none" w:sz="0" w:space="0" w:color="auto"/>
        <w:right w:val="none" w:sz="0" w:space="0" w:color="auto"/>
      </w:divBdr>
    </w:div>
    <w:div w:id="77097022">
      <w:bodyDiv w:val="1"/>
      <w:marLeft w:val="0"/>
      <w:marRight w:val="0"/>
      <w:marTop w:val="0"/>
      <w:marBottom w:val="0"/>
      <w:divBdr>
        <w:top w:val="none" w:sz="0" w:space="0" w:color="auto"/>
        <w:left w:val="none" w:sz="0" w:space="0" w:color="auto"/>
        <w:bottom w:val="none" w:sz="0" w:space="0" w:color="auto"/>
        <w:right w:val="none" w:sz="0" w:space="0" w:color="auto"/>
      </w:divBdr>
    </w:div>
    <w:div w:id="77136888">
      <w:bodyDiv w:val="1"/>
      <w:marLeft w:val="0"/>
      <w:marRight w:val="0"/>
      <w:marTop w:val="0"/>
      <w:marBottom w:val="0"/>
      <w:divBdr>
        <w:top w:val="none" w:sz="0" w:space="0" w:color="auto"/>
        <w:left w:val="none" w:sz="0" w:space="0" w:color="auto"/>
        <w:bottom w:val="none" w:sz="0" w:space="0" w:color="auto"/>
        <w:right w:val="none" w:sz="0" w:space="0" w:color="auto"/>
      </w:divBdr>
    </w:div>
    <w:div w:id="77140584">
      <w:bodyDiv w:val="1"/>
      <w:marLeft w:val="0"/>
      <w:marRight w:val="0"/>
      <w:marTop w:val="0"/>
      <w:marBottom w:val="0"/>
      <w:divBdr>
        <w:top w:val="none" w:sz="0" w:space="0" w:color="auto"/>
        <w:left w:val="none" w:sz="0" w:space="0" w:color="auto"/>
        <w:bottom w:val="none" w:sz="0" w:space="0" w:color="auto"/>
        <w:right w:val="none" w:sz="0" w:space="0" w:color="auto"/>
      </w:divBdr>
    </w:div>
    <w:div w:id="77142541">
      <w:bodyDiv w:val="1"/>
      <w:marLeft w:val="0"/>
      <w:marRight w:val="0"/>
      <w:marTop w:val="0"/>
      <w:marBottom w:val="0"/>
      <w:divBdr>
        <w:top w:val="none" w:sz="0" w:space="0" w:color="auto"/>
        <w:left w:val="none" w:sz="0" w:space="0" w:color="auto"/>
        <w:bottom w:val="none" w:sz="0" w:space="0" w:color="auto"/>
        <w:right w:val="none" w:sz="0" w:space="0" w:color="auto"/>
      </w:divBdr>
    </w:div>
    <w:div w:id="77143190">
      <w:bodyDiv w:val="1"/>
      <w:marLeft w:val="0"/>
      <w:marRight w:val="0"/>
      <w:marTop w:val="0"/>
      <w:marBottom w:val="0"/>
      <w:divBdr>
        <w:top w:val="none" w:sz="0" w:space="0" w:color="auto"/>
        <w:left w:val="none" w:sz="0" w:space="0" w:color="auto"/>
        <w:bottom w:val="none" w:sz="0" w:space="0" w:color="auto"/>
        <w:right w:val="none" w:sz="0" w:space="0" w:color="auto"/>
      </w:divBdr>
    </w:div>
    <w:div w:id="77333336">
      <w:bodyDiv w:val="1"/>
      <w:marLeft w:val="0"/>
      <w:marRight w:val="0"/>
      <w:marTop w:val="0"/>
      <w:marBottom w:val="0"/>
      <w:divBdr>
        <w:top w:val="none" w:sz="0" w:space="0" w:color="auto"/>
        <w:left w:val="none" w:sz="0" w:space="0" w:color="auto"/>
        <w:bottom w:val="none" w:sz="0" w:space="0" w:color="auto"/>
        <w:right w:val="none" w:sz="0" w:space="0" w:color="auto"/>
      </w:divBdr>
    </w:div>
    <w:div w:id="77338297">
      <w:bodyDiv w:val="1"/>
      <w:marLeft w:val="0"/>
      <w:marRight w:val="0"/>
      <w:marTop w:val="0"/>
      <w:marBottom w:val="0"/>
      <w:divBdr>
        <w:top w:val="none" w:sz="0" w:space="0" w:color="auto"/>
        <w:left w:val="none" w:sz="0" w:space="0" w:color="auto"/>
        <w:bottom w:val="none" w:sz="0" w:space="0" w:color="auto"/>
        <w:right w:val="none" w:sz="0" w:space="0" w:color="auto"/>
      </w:divBdr>
    </w:div>
    <w:div w:id="77405277">
      <w:bodyDiv w:val="1"/>
      <w:marLeft w:val="0"/>
      <w:marRight w:val="0"/>
      <w:marTop w:val="0"/>
      <w:marBottom w:val="0"/>
      <w:divBdr>
        <w:top w:val="none" w:sz="0" w:space="0" w:color="auto"/>
        <w:left w:val="none" w:sz="0" w:space="0" w:color="auto"/>
        <w:bottom w:val="none" w:sz="0" w:space="0" w:color="auto"/>
        <w:right w:val="none" w:sz="0" w:space="0" w:color="auto"/>
      </w:divBdr>
    </w:div>
    <w:div w:id="77561563">
      <w:bodyDiv w:val="1"/>
      <w:marLeft w:val="0"/>
      <w:marRight w:val="0"/>
      <w:marTop w:val="0"/>
      <w:marBottom w:val="0"/>
      <w:divBdr>
        <w:top w:val="none" w:sz="0" w:space="0" w:color="auto"/>
        <w:left w:val="none" w:sz="0" w:space="0" w:color="auto"/>
        <w:bottom w:val="none" w:sz="0" w:space="0" w:color="auto"/>
        <w:right w:val="none" w:sz="0" w:space="0" w:color="auto"/>
      </w:divBdr>
    </w:div>
    <w:div w:id="77600091">
      <w:bodyDiv w:val="1"/>
      <w:marLeft w:val="0"/>
      <w:marRight w:val="0"/>
      <w:marTop w:val="0"/>
      <w:marBottom w:val="0"/>
      <w:divBdr>
        <w:top w:val="none" w:sz="0" w:space="0" w:color="auto"/>
        <w:left w:val="none" w:sz="0" w:space="0" w:color="auto"/>
        <w:bottom w:val="none" w:sz="0" w:space="0" w:color="auto"/>
        <w:right w:val="none" w:sz="0" w:space="0" w:color="auto"/>
      </w:divBdr>
    </w:div>
    <w:div w:id="77601673">
      <w:bodyDiv w:val="1"/>
      <w:marLeft w:val="0"/>
      <w:marRight w:val="0"/>
      <w:marTop w:val="0"/>
      <w:marBottom w:val="0"/>
      <w:divBdr>
        <w:top w:val="none" w:sz="0" w:space="0" w:color="auto"/>
        <w:left w:val="none" w:sz="0" w:space="0" w:color="auto"/>
        <w:bottom w:val="none" w:sz="0" w:space="0" w:color="auto"/>
        <w:right w:val="none" w:sz="0" w:space="0" w:color="auto"/>
      </w:divBdr>
    </w:div>
    <w:div w:id="77757570">
      <w:bodyDiv w:val="1"/>
      <w:marLeft w:val="0"/>
      <w:marRight w:val="0"/>
      <w:marTop w:val="0"/>
      <w:marBottom w:val="0"/>
      <w:divBdr>
        <w:top w:val="none" w:sz="0" w:space="0" w:color="auto"/>
        <w:left w:val="none" w:sz="0" w:space="0" w:color="auto"/>
        <w:bottom w:val="none" w:sz="0" w:space="0" w:color="auto"/>
        <w:right w:val="none" w:sz="0" w:space="0" w:color="auto"/>
      </w:divBdr>
      <w:divsChild>
        <w:div w:id="185212412">
          <w:marLeft w:val="480"/>
          <w:marRight w:val="0"/>
          <w:marTop w:val="0"/>
          <w:marBottom w:val="0"/>
          <w:divBdr>
            <w:top w:val="none" w:sz="0" w:space="0" w:color="auto"/>
            <w:left w:val="none" w:sz="0" w:space="0" w:color="auto"/>
            <w:bottom w:val="none" w:sz="0" w:space="0" w:color="auto"/>
            <w:right w:val="none" w:sz="0" w:space="0" w:color="auto"/>
          </w:divBdr>
        </w:div>
        <w:div w:id="204029906">
          <w:marLeft w:val="480"/>
          <w:marRight w:val="0"/>
          <w:marTop w:val="0"/>
          <w:marBottom w:val="0"/>
          <w:divBdr>
            <w:top w:val="none" w:sz="0" w:space="0" w:color="auto"/>
            <w:left w:val="none" w:sz="0" w:space="0" w:color="auto"/>
            <w:bottom w:val="none" w:sz="0" w:space="0" w:color="auto"/>
            <w:right w:val="none" w:sz="0" w:space="0" w:color="auto"/>
          </w:divBdr>
        </w:div>
        <w:div w:id="280381409">
          <w:marLeft w:val="480"/>
          <w:marRight w:val="0"/>
          <w:marTop w:val="0"/>
          <w:marBottom w:val="0"/>
          <w:divBdr>
            <w:top w:val="none" w:sz="0" w:space="0" w:color="auto"/>
            <w:left w:val="none" w:sz="0" w:space="0" w:color="auto"/>
            <w:bottom w:val="none" w:sz="0" w:space="0" w:color="auto"/>
            <w:right w:val="none" w:sz="0" w:space="0" w:color="auto"/>
          </w:divBdr>
        </w:div>
        <w:div w:id="378673851">
          <w:marLeft w:val="480"/>
          <w:marRight w:val="0"/>
          <w:marTop w:val="0"/>
          <w:marBottom w:val="0"/>
          <w:divBdr>
            <w:top w:val="none" w:sz="0" w:space="0" w:color="auto"/>
            <w:left w:val="none" w:sz="0" w:space="0" w:color="auto"/>
            <w:bottom w:val="none" w:sz="0" w:space="0" w:color="auto"/>
            <w:right w:val="none" w:sz="0" w:space="0" w:color="auto"/>
          </w:divBdr>
        </w:div>
        <w:div w:id="748119266">
          <w:marLeft w:val="480"/>
          <w:marRight w:val="0"/>
          <w:marTop w:val="0"/>
          <w:marBottom w:val="0"/>
          <w:divBdr>
            <w:top w:val="none" w:sz="0" w:space="0" w:color="auto"/>
            <w:left w:val="none" w:sz="0" w:space="0" w:color="auto"/>
            <w:bottom w:val="none" w:sz="0" w:space="0" w:color="auto"/>
            <w:right w:val="none" w:sz="0" w:space="0" w:color="auto"/>
          </w:divBdr>
        </w:div>
        <w:div w:id="751463982">
          <w:marLeft w:val="480"/>
          <w:marRight w:val="0"/>
          <w:marTop w:val="0"/>
          <w:marBottom w:val="0"/>
          <w:divBdr>
            <w:top w:val="none" w:sz="0" w:space="0" w:color="auto"/>
            <w:left w:val="none" w:sz="0" w:space="0" w:color="auto"/>
            <w:bottom w:val="none" w:sz="0" w:space="0" w:color="auto"/>
            <w:right w:val="none" w:sz="0" w:space="0" w:color="auto"/>
          </w:divBdr>
        </w:div>
        <w:div w:id="850290924">
          <w:marLeft w:val="480"/>
          <w:marRight w:val="0"/>
          <w:marTop w:val="0"/>
          <w:marBottom w:val="0"/>
          <w:divBdr>
            <w:top w:val="none" w:sz="0" w:space="0" w:color="auto"/>
            <w:left w:val="none" w:sz="0" w:space="0" w:color="auto"/>
            <w:bottom w:val="none" w:sz="0" w:space="0" w:color="auto"/>
            <w:right w:val="none" w:sz="0" w:space="0" w:color="auto"/>
          </w:divBdr>
        </w:div>
        <w:div w:id="885793215">
          <w:marLeft w:val="480"/>
          <w:marRight w:val="0"/>
          <w:marTop w:val="0"/>
          <w:marBottom w:val="0"/>
          <w:divBdr>
            <w:top w:val="none" w:sz="0" w:space="0" w:color="auto"/>
            <w:left w:val="none" w:sz="0" w:space="0" w:color="auto"/>
            <w:bottom w:val="none" w:sz="0" w:space="0" w:color="auto"/>
            <w:right w:val="none" w:sz="0" w:space="0" w:color="auto"/>
          </w:divBdr>
        </w:div>
      </w:divsChild>
    </w:div>
    <w:div w:id="77793826">
      <w:bodyDiv w:val="1"/>
      <w:marLeft w:val="0"/>
      <w:marRight w:val="0"/>
      <w:marTop w:val="0"/>
      <w:marBottom w:val="0"/>
      <w:divBdr>
        <w:top w:val="none" w:sz="0" w:space="0" w:color="auto"/>
        <w:left w:val="none" w:sz="0" w:space="0" w:color="auto"/>
        <w:bottom w:val="none" w:sz="0" w:space="0" w:color="auto"/>
        <w:right w:val="none" w:sz="0" w:space="0" w:color="auto"/>
      </w:divBdr>
    </w:div>
    <w:div w:id="77798201">
      <w:bodyDiv w:val="1"/>
      <w:marLeft w:val="0"/>
      <w:marRight w:val="0"/>
      <w:marTop w:val="0"/>
      <w:marBottom w:val="0"/>
      <w:divBdr>
        <w:top w:val="none" w:sz="0" w:space="0" w:color="auto"/>
        <w:left w:val="none" w:sz="0" w:space="0" w:color="auto"/>
        <w:bottom w:val="none" w:sz="0" w:space="0" w:color="auto"/>
        <w:right w:val="none" w:sz="0" w:space="0" w:color="auto"/>
      </w:divBdr>
    </w:div>
    <w:div w:id="77800078">
      <w:bodyDiv w:val="1"/>
      <w:marLeft w:val="0"/>
      <w:marRight w:val="0"/>
      <w:marTop w:val="0"/>
      <w:marBottom w:val="0"/>
      <w:divBdr>
        <w:top w:val="none" w:sz="0" w:space="0" w:color="auto"/>
        <w:left w:val="none" w:sz="0" w:space="0" w:color="auto"/>
        <w:bottom w:val="none" w:sz="0" w:space="0" w:color="auto"/>
        <w:right w:val="none" w:sz="0" w:space="0" w:color="auto"/>
      </w:divBdr>
    </w:div>
    <w:div w:id="77868890">
      <w:bodyDiv w:val="1"/>
      <w:marLeft w:val="0"/>
      <w:marRight w:val="0"/>
      <w:marTop w:val="0"/>
      <w:marBottom w:val="0"/>
      <w:divBdr>
        <w:top w:val="none" w:sz="0" w:space="0" w:color="auto"/>
        <w:left w:val="none" w:sz="0" w:space="0" w:color="auto"/>
        <w:bottom w:val="none" w:sz="0" w:space="0" w:color="auto"/>
        <w:right w:val="none" w:sz="0" w:space="0" w:color="auto"/>
      </w:divBdr>
    </w:div>
    <w:div w:id="77941762">
      <w:bodyDiv w:val="1"/>
      <w:marLeft w:val="0"/>
      <w:marRight w:val="0"/>
      <w:marTop w:val="0"/>
      <w:marBottom w:val="0"/>
      <w:divBdr>
        <w:top w:val="none" w:sz="0" w:space="0" w:color="auto"/>
        <w:left w:val="none" w:sz="0" w:space="0" w:color="auto"/>
        <w:bottom w:val="none" w:sz="0" w:space="0" w:color="auto"/>
        <w:right w:val="none" w:sz="0" w:space="0" w:color="auto"/>
      </w:divBdr>
    </w:div>
    <w:div w:id="78062286">
      <w:bodyDiv w:val="1"/>
      <w:marLeft w:val="0"/>
      <w:marRight w:val="0"/>
      <w:marTop w:val="0"/>
      <w:marBottom w:val="0"/>
      <w:divBdr>
        <w:top w:val="none" w:sz="0" w:space="0" w:color="auto"/>
        <w:left w:val="none" w:sz="0" w:space="0" w:color="auto"/>
        <w:bottom w:val="none" w:sz="0" w:space="0" w:color="auto"/>
        <w:right w:val="none" w:sz="0" w:space="0" w:color="auto"/>
      </w:divBdr>
      <w:divsChild>
        <w:div w:id="20018022">
          <w:marLeft w:val="480"/>
          <w:marRight w:val="0"/>
          <w:marTop w:val="0"/>
          <w:marBottom w:val="0"/>
          <w:divBdr>
            <w:top w:val="none" w:sz="0" w:space="0" w:color="auto"/>
            <w:left w:val="none" w:sz="0" w:space="0" w:color="auto"/>
            <w:bottom w:val="none" w:sz="0" w:space="0" w:color="auto"/>
            <w:right w:val="none" w:sz="0" w:space="0" w:color="auto"/>
          </w:divBdr>
        </w:div>
        <w:div w:id="21631574">
          <w:marLeft w:val="480"/>
          <w:marRight w:val="0"/>
          <w:marTop w:val="0"/>
          <w:marBottom w:val="0"/>
          <w:divBdr>
            <w:top w:val="none" w:sz="0" w:space="0" w:color="auto"/>
            <w:left w:val="none" w:sz="0" w:space="0" w:color="auto"/>
            <w:bottom w:val="none" w:sz="0" w:space="0" w:color="auto"/>
            <w:right w:val="none" w:sz="0" w:space="0" w:color="auto"/>
          </w:divBdr>
        </w:div>
        <w:div w:id="23134696">
          <w:marLeft w:val="480"/>
          <w:marRight w:val="0"/>
          <w:marTop w:val="0"/>
          <w:marBottom w:val="0"/>
          <w:divBdr>
            <w:top w:val="none" w:sz="0" w:space="0" w:color="auto"/>
            <w:left w:val="none" w:sz="0" w:space="0" w:color="auto"/>
            <w:bottom w:val="none" w:sz="0" w:space="0" w:color="auto"/>
            <w:right w:val="none" w:sz="0" w:space="0" w:color="auto"/>
          </w:divBdr>
        </w:div>
        <w:div w:id="58014867">
          <w:marLeft w:val="480"/>
          <w:marRight w:val="0"/>
          <w:marTop w:val="0"/>
          <w:marBottom w:val="0"/>
          <w:divBdr>
            <w:top w:val="none" w:sz="0" w:space="0" w:color="auto"/>
            <w:left w:val="none" w:sz="0" w:space="0" w:color="auto"/>
            <w:bottom w:val="none" w:sz="0" w:space="0" w:color="auto"/>
            <w:right w:val="none" w:sz="0" w:space="0" w:color="auto"/>
          </w:divBdr>
        </w:div>
        <w:div w:id="155078182">
          <w:marLeft w:val="480"/>
          <w:marRight w:val="0"/>
          <w:marTop w:val="0"/>
          <w:marBottom w:val="0"/>
          <w:divBdr>
            <w:top w:val="none" w:sz="0" w:space="0" w:color="auto"/>
            <w:left w:val="none" w:sz="0" w:space="0" w:color="auto"/>
            <w:bottom w:val="none" w:sz="0" w:space="0" w:color="auto"/>
            <w:right w:val="none" w:sz="0" w:space="0" w:color="auto"/>
          </w:divBdr>
        </w:div>
        <w:div w:id="172649375">
          <w:marLeft w:val="480"/>
          <w:marRight w:val="0"/>
          <w:marTop w:val="0"/>
          <w:marBottom w:val="0"/>
          <w:divBdr>
            <w:top w:val="none" w:sz="0" w:space="0" w:color="auto"/>
            <w:left w:val="none" w:sz="0" w:space="0" w:color="auto"/>
            <w:bottom w:val="none" w:sz="0" w:space="0" w:color="auto"/>
            <w:right w:val="none" w:sz="0" w:space="0" w:color="auto"/>
          </w:divBdr>
        </w:div>
        <w:div w:id="186602884">
          <w:marLeft w:val="480"/>
          <w:marRight w:val="0"/>
          <w:marTop w:val="0"/>
          <w:marBottom w:val="0"/>
          <w:divBdr>
            <w:top w:val="none" w:sz="0" w:space="0" w:color="auto"/>
            <w:left w:val="none" w:sz="0" w:space="0" w:color="auto"/>
            <w:bottom w:val="none" w:sz="0" w:space="0" w:color="auto"/>
            <w:right w:val="none" w:sz="0" w:space="0" w:color="auto"/>
          </w:divBdr>
        </w:div>
        <w:div w:id="195393106">
          <w:marLeft w:val="480"/>
          <w:marRight w:val="0"/>
          <w:marTop w:val="0"/>
          <w:marBottom w:val="0"/>
          <w:divBdr>
            <w:top w:val="none" w:sz="0" w:space="0" w:color="auto"/>
            <w:left w:val="none" w:sz="0" w:space="0" w:color="auto"/>
            <w:bottom w:val="none" w:sz="0" w:space="0" w:color="auto"/>
            <w:right w:val="none" w:sz="0" w:space="0" w:color="auto"/>
          </w:divBdr>
        </w:div>
        <w:div w:id="232862584">
          <w:marLeft w:val="480"/>
          <w:marRight w:val="0"/>
          <w:marTop w:val="0"/>
          <w:marBottom w:val="0"/>
          <w:divBdr>
            <w:top w:val="none" w:sz="0" w:space="0" w:color="auto"/>
            <w:left w:val="none" w:sz="0" w:space="0" w:color="auto"/>
            <w:bottom w:val="none" w:sz="0" w:space="0" w:color="auto"/>
            <w:right w:val="none" w:sz="0" w:space="0" w:color="auto"/>
          </w:divBdr>
        </w:div>
        <w:div w:id="253319714">
          <w:marLeft w:val="480"/>
          <w:marRight w:val="0"/>
          <w:marTop w:val="0"/>
          <w:marBottom w:val="0"/>
          <w:divBdr>
            <w:top w:val="none" w:sz="0" w:space="0" w:color="auto"/>
            <w:left w:val="none" w:sz="0" w:space="0" w:color="auto"/>
            <w:bottom w:val="none" w:sz="0" w:space="0" w:color="auto"/>
            <w:right w:val="none" w:sz="0" w:space="0" w:color="auto"/>
          </w:divBdr>
        </w:div>
        <w:div w:id="347022852">
          <w:marLeft w:val="480"/>
          <w:marRight w:val="0"/>
          <w:marTop w:val="0"/>
          <w:marBottom w:val="0"/>
          <w:divBdr>
            <w:top w:val="none" w:sz="0" w:space="0" w:color="auto"/>
            <w:left w:val="none" w:sz="0" w:space="0" w:color="auto"/>
            <w:bottom w:val="none" w:sz="0" w:space="0" w:color="auto"/>
            <w:right w:val="none" w:sz="0" w:space="0" w:color="auto"/>
          </w:divBdr>
        </w:div>
        <w:div w:id="435946022">
          <w:marLeft w:val="480"/>
          <w:marRight w:val="0"/>
          <w:marTop w:val="0"/>
          <w:marBottom w:val="0"/>
          <w:divBdr>
            <w:top w:val="none" w:sz="0" w:space="0" w:color="auto"/>
            <w:left w:val="none" w:sz="0" w:space="0" w:color="auto"/>
            <w:bottom w:val="none" w:sz="0" w:space="0" w:color="auto"/>
            <w:right w:val="none" w:sz="0" w:space="0" w:color="auto"/>
          </w:divBdr>
        </w:div>
        <w:div w:id="441726836">
          <w:marLeft w:val="480"/>
          <w:marRight w:val="0"/>
          <w:marTop w:val="0"/>
          <w:marBottom w:val="0"/>
          <w:divBdr>
            <w:top w:val="none" w:sz="0" w:space="0" w:color="auto"/>
            <w:left w:val="none" w:sz="0" w:space="0" w:color="auto"/>
            <w:bottom w:val="none" w:sz="0" w:space="0" w:color="auto"/>
            <w:right w:val="none" w:sz="0" w:space="0" w:color="auto"/>
          </w:divBdr>
        </w:div>
        <w:div w:id="492574493">
          <w:marLeft w:val="480"/>
          <w:marRight w:val="0"/>
          <w:marTop w:val="0"/>
          <w:marBottom w:val="0"/>
          <w:divBdr>
            <w:top w:val="none" w:sz="0" w:space="0" w:color="auto"/>
            <w:left w:val="none" w:sz="0" w:space="0" w:color="auto"/>
            <w:bottom w:val="none" w:sz="0" w:space="0" w:color="auto"/>
            <w:right w:val="none" w:sz="0" w:space="0" w:color="auto"/>
          </w:divBdr>
        </w:div>
        <w:div w:id="531193602">
          <w:marLeft w:val="480"/>
          <w:marRight w:val="0"/>
          <w:marTop w:val="0"/>
          <w:marBottom w:val="0"/>
          <w:divBdr>
            <w:top w:val="none" w:sz="0" w:space="0" w:color="auto"/>
            <w:left w:val="none" w:sz="0" w:space="0" w:color="auto"/>
            <w:bottom w:val="none" w:sz="0" w:space="0" w:color="auto"/>
            <w:right w:val="none" w:sz="0" w:space="0" w:color="auto"/>
          </w:divBdr>
        </w:div>
        <w:div w:id="538468790">
          <w:marLeft w:val="480"/>
          <w:marRight w:val="0"/>
          <w:marTop w:val="0"/>
          <w:marBottom w:val="0"/>
          <w:divBdr>
            <w:top w:val="none" w:sz="0" w:space="0" w:color="auto"/>
            <w:left w:val="none" w:sz="0" w:space="0" w:color="auto"/>
            <w:bottom w:val="none" w:sz="0" w:space="0" w:color="auto"/>
            <w:right w:val="none" w:sz="0" w:space="0" w:color="auto"/>
          </w:divBdr>
        </w:div>
        <w:div w:id="598753920">
          <w:marLeft w:val="480"/>
          <w:marRight w:val="0"/>
          <w:marTop w:val="0"/>
          <w:marBottom w:val="0"/>
          <w:divBdr>
            <w:top w:val="none" w:sz="0" w:space="0" w:color="auto"/>
            <w:left w:val="none" w:sz="0" w:space="0" w:color="auto"/>
            <w:bottom w:val="none" w:sz="0" w:space="0" w:color="auto"/>
            <w:right w:val="none" w:sz="0" w:space="0" w:color="auto"/>
          </w:divBdr>
        </w:div>
        <w:div w:id="618414176">
          <w:marLeft w:val="480"/>
          <w:marRight w:val="0"/>
          <w:marTop w:val="0"/>
          <w:marBottom w:val="0"/>
          <w:divBdr>
            <w:top w:val="none" w:sz="0" w:space="0" w:color="auto"/>
            <w:left w:val="none" w:sz="0" w:space="0" w:color="auto"/>
            <w:bottom w:val="none" w:sz="0" w:space="0" w:color="auto"/>
            <w:right w:val="none" w:sz="0" w:space="0" w:color="auto"/>
          </w:divBdr>
        </w:div>
        <w:div w:id="631600446">
          <w:marLeft w:val="480"/>
          <w:marRight w:val="0"/>
          <w:marTop w:val="0"/>
          <w:marBottom w:val="0"/>
          <w:divBdr>
            <w:top w:val="none" w:sz="0" w:space="0" w:color="auto"/>
            <w:left w:val="none" w:sz="0" w:space="0" w:color="auto"/>
            <w:bottom w:val="none" w:sz="0" w:space="0" w:color="auto"/>
            <w:right w:val="none" w:sz="0" w:space="0" w:color="auto"/>
          </w:divBdr>
        </w:div>
        <w:div w:id="654915274">
          <w:marLeft w:val="480"/>
          <w:marRight w:val="0"/>
          <w:marTop w:val="0"/>
          <w:marBottom w:val="0"/>
          <w:divBdr>
            <w:top w:val="none" w:sz="0" w:space="0" w:color="auto"/>
            <w:left w:val="none" w:sz="0" w:space="0" w:color="auto"/>
            <w:bottom w:val="none" w:sz="0" w:space="0" w:color="auto"/>
            <w:right w:val="none" w:sz="0" w:space="0" w:color="auto"/>
          </w:divBdr>
        </w:div>
        <w:div w:id="666396962">
          <w:marLeft w:val="480"/>
          <w:marRight w:val="0"/>
          <w:marTop w:val="0"/>
          <w:marBottom w:val="0"/>
          <w:divBdr>
            <w:top w:val="none" w:sz="0" w:space="0" w:color="auto"/>
            <w:left w:val="none" w:sz="0" w:space="0" w:color="auto"/>
            <w:bottom w:val="none" w:sz="0" w:space="0" w:color="auto"/>
            <w:right w:val="none" w:sz="0" w:space="0" w:color="auto"/>
          </w:divBdr>
        </w:div>
        <w:div w:id="682363115">
          <w:marLeft w:val="480"/>
          <w:marRight w:val="0"/>
          <w:marTop w:val="0"/>
          <w:marBottom w:val="0"/>
          <w:divBdr>
            <w:top w:val="none" w:sz="0" w:space="0" w:color="auto"/>
            <w:left w:val="none" w:sz="0" w:space="0" w:color="auto"/>
            <w:bottom w:val="none" w:sz="0" w:space="0" w:color="auto"/>
            <w:right w:val="none" w:sz="0" w:space="0" w:color="auto"/>
          </w:divBdr>
        </w:div>
        <w:div w:id="771165827">
          <w:marLeft w:val="480"/>
          <w:marRight w:val="0"/>
          <w:marTop w:val="0"/>
          <w:marBottom w:val="0"/>
          <w:divBdr>
            <w:top w:val="none" w:sz="0" w:space="0" w:color="auto"/>
            <w:left w:val="none" w:sz="0" w:space="0" w:color="auto"/>
            <w:bottom w:val="none" w:sz="0" w:space="0" w:color="auto"/>
            <w:right w:val="none" w:sz="0" w:space="0" w:color="auto"/>
          </w:divBdr>
        </w:div>
        <w:div w:id="784813065">
          <w:marLeft w:val="480"/>
          <w:marRight w:val="0"/>
          <w:marTop w:val="0"/>
          <w:marBottom w:val="0"/>
          <w:divBdr>
            <w:top w:val="none" w:sz="0" w:space="0" w:color="auto"/>
            <w:left w:val="none" w:sz="0" w:space="0" w:color="auto"/>
            <w:bottom w:val="none" w:sz="0" w:space="0" w:color="auto"/>
            <w:right w:val="none" w:sz="0" w:space="0" w:color="auto"/>
          </w:divBdr>
        </w:div>
        <w:div w:id="831795281">
          <w:marLeft w:val="480"/>
          <w:marRight w:val="0"/>
          <w:marTop w:val="0"/>
          <w:marBottom w:val="0"/>
          <w:divBdr>
            <w:top w:val="none" w:sz="0" w:space="0" w:color="auto"/>
            <w:left w:val="none" w:sz="0" w:space="0" w:color="auto"/>
            <w:bottom w:val="none" w:sz="0" w:space="0" w:color="auto"/>
            <w:right w:val="none" w:sz="0" w:space="0" w:color="auto"/>
          </w:divBdr>
        </w:div>
        <w:div w:id="866600342">
          <w:marLeft w:val="480"/>
          <w:marRight w:val="0"/>
          <w:marTop w:val="0"/>
          <w:marBottom w:val="0"/>
          <w:divBdr>
            <w:top w:val="none" w:sz="0" w:space="0" w:color="auto"/>
            <w:left w:val="none" w:sz="0" w:space="0" w:color="auto"/>
            <w:bottom w:val="none" w:sz="0" w:space="0" w:color="auto"/>
            <w:right w:val="none" w:sz="0" w:space="0" w:color="auto"/>
          </w:divBdr>
        </w:div>
        <w:div w:id="879559133">
          <w:marLeft w:val="480"/>
          <w:marRight w:val="0"/>
          <w:marTop w:val="0"/>
          <w:marBottom w:val="0"/>
          <w:divBdr>
            <w:top w:val="none" w:sz="0" w:space="0" w:color="auto"/>
            <w:left w:val="none" w:sz="0" w:space="0" w:color="auto"/>
            <w:bottom w:val="none" w:sz="0" w:space="0" w:color="auto"/>
            <w:right w:val="none" w:sz="0" w:space="0" w:color="auto"/>
          </w:divBdr>
        </w:div>
      </w:divsChild>
    </w:div>
    <w:div w:id="78068001">
      <w:bodyDiv w:val="1"/>
      <w:marLeft w:val="0"/>
      <w:marRight w:val="0"/>
      <w:marTop w:val="0"/>
      <w:marBottom w:val="0"/>
      <w:divBdr>
        <w:top w:val="none" w:sz="0" w:space="0" w:color="auto"/>
        <w:left w:val="none" w:sz="0" w:space="0" w:color="auto"/>
        <w:bottom w:val="none" w:sz="0" w:space="0" w:color="auto"/>
        <w:right w:val="none" w:sz="0" w:space="0" w:color="auto"/>
      </w:divBdr>
    </w:div>
    <w:div w:id="78068719">
      <w:bodyDiv w:val="1"/>
      <w:marLeft w:val="0"/>
      <w:marRight w:val="0"/>
      <w:marTop w:val="0"/>
      <w:marBottom w:val="0"/>
      <w:divBdr>
        <w:top w:val="none" w:sz="0" w:space="0" w:color="auto"/>
        <w:left w:val="none" w:sz="0" w:space="0" w:color="auto"/>
        <w:bottom w:val="none" w:sz="0" w:space="0" w:color="auto"/>
        <w:right w:val="none" w:sz="0" w:space="0" w:color="auto"/>
      </w:divBdr>
    </w:div>
    <w:div w:id="78186944">
      <w:bodyDiv w:val="1"/>
      <w:marLeft w:val="0"/>
      <w:marRight w:val="0"/>
      <w:marTop w:val="0"/>
      <w:marBottom w:val="0"/>
      <w:divBdr>
        <w:top w:val="none" w:sz="0" w:space="0" w:color="auto"/>
        <w:left w:val="none" w:sz="0" w:space="0" w:color="auto"/>
        <w:bottom w:val="none" w:sz="0" w:space="0" w:color="auto"/>
        <w:right w:val="none" w:sz="0" w:space="0" w:color="auto"/>
      </w:divBdr>
    </w:div>
    <w:div w:id="78334942">
      <w:bodyDiv w:val="1"/>
      <w:marLeft w:val="0"/>
      <w:marRight w:val="0"/>
      <w:marTop w:val="0"/>
      <w:marBottom w:val="0"/>
      <w:divBdr>
        <w:top w:val="none" w:sz="0" w:space="0" w:color="auto"/>
        <w:left w:val="none" w:sz="0" w:space="0" w:color="auto"/>
        <w:bottom w:val="none" w:sz="0" w:space="0" w:color="auto"/>
        <w:right w:val="none" w:sz="0" w:space="0" w:color="auto"/>
      </w:divBdr>
    </w:div>
    <w:div w:id="78406400">
      <w:bodyDiv w:val="1"/>
      <w:marLeft w:val="0"/>
      <w:marRight w:val="0"/>
      <w:marTop w:val="0"/>
      <w:marBottom w:val="0"/>
      <w:divBdr>
        <w:top w:val="none" w:sz="0" w:space="0" w:color="auto"/>
        <w:left w:val="none" w:sz="0" w:space="0" w:color="auto"/>
        <w:bottom w:val="none" w:sz="0" w:space="0" w:color="auto"/>
        <w:right w:val="none" w:sz="0" w:space="0" w:color="auto"/>
      </w:divBdr>
    </w:div>
    <w:div w:id="78527785">
      <w:bodyDiv w:val="1"/>
      <w:marLeft w:val="0"/>
      <w:marRight w:val="0"/>
      <w:marTop w:val="0"/>
      <w:marBottom w:val="0"/>
      <w:divBdr>
        <w:top w:val="none" w:sz="0" w:space="0" w:color="auto"/>
        <w:left w:val="none" w:sz="0" w:space="0" w:color="auto"/>
        <w:bottom w:val="none" w:sz="0" w:space="0" w:color="auto"/>
        <w:right w:val="none" w:sz="0" w:space="0" w:color="auto"/>
      </w:divBdr>
    </w:div>
    <w:div w:id="78598480">
      <w:bodyDiv w:val="1"/>
      <w:marLeft w:val="0"/>
      <w:marRight w:val="0"/>
      <w:marTop w:val="0"/>
      <w:marBottom w:val="0"/>
      <w:divBdr>
        <w:top w:val="none" w:sz="0" w:space="0" w:color="auto"/>
        <w:left w:val="none" w:sz="0" w:space="0" w:color="auto"/>
        <w:bottom w:val="none" w:sz="0" w:space="0" w:color="auto"/>
        <w:right w:val="none" w:sz="0" w:space="0" w:color="auto"/>
      </w:divBdr>
    </w:div>
    <w:div w:id="78603985">
      <w:bodyDiv w:val="1"/>
      <w:marLeft w:val="0"/>
      <w:marRight w:val="0"/>
      <w:marTop w:val="0"/>
      <w:marBottom w:val="0"/>
      <w:divBdr>
        <w:top w:val="none" w:sz="0" w:space="0" w:color="auto"/>
        <w:left w:val="none" w:sz="0" w:space="0" w:color="auto"/>
        <w:bottom w:val="none" w:sz="0" w:space="0" w:color="auto"/>
        <w:right w:val="none" w:sz="0" w:space="0" w:color="auto"/>
      </w:divBdr>
    </w:div>
    <w:div w:id="78643942">
      <w:bodyDiv w:val="1"/>
      <w:marLeft w:val="0"/>
      <w:marRight w:val="0"/>
      <w:marTop w:val="0"/>
      <w:marBottom w:val="0"/>
      <w:divBdr>
        <w:top w:val="none" w:sz="0" w:space="0" w:color="auto"/>
        <w:left w:val="none" w:sz="0" w:space="0" w:color="auto"/>
        <w:bottom w:val="none" w:sz="0" w:space="0" w:color="auto"/>
        <w:right w:val="none" w:sz="0" w:space="0" w:color="auto"/>
      </w:divBdr>
    </w:div>
    <w:div w:id="78674264">
      <w:bodyDiv w:val="1"/>
      <w:marLeft w:val="0"/>
      <w:marRight w:val="0"/>
      <w:marTop w:val="0"/>
      <w:marBottom w:val="0"/>
      <w:divBdr>
        <w:top w:val="none" w:sz="0" w:space="0" w:color="auto"/>
        <w:left w:val="none" w:sz="0" w:space="0" w:color="auto"/>
        <w:bottom w:val="none" w:sz="0" w:space="0" w:color="auto"/>
        <w:right w:val="none" w:sz="0" w:space="0" w:color="auto"/>
      </w:divBdr>
    </w:div>
    <w:div w:id="78991449">
      <w:bodyDiv w:val="1"/>
      <w:marLeft w:val="0"/>
      <w:marRight w:val="0"/>
      <w:marTop w:val="0"/>
      <w:marBottom w:val="0"/>
      <w:divBdr>
        <w:top w:val="none" w:sz="0" w:space="0" w:color="auto"/>
        <w:left w:val="none" w:sz="0" w:space="0" w:color="auto"/>
        <w:bottom w:val="none" w:sz="0" w:space="0" w:color="auto"/>
        <w:right w:val="none" w:sz="0" w:space="0" w:color="auto"/>
      </w:divBdr>
    </w:div>
    <w:div w:id="79109715">
      <w:bodyDiv w:val="1"/>
      <w:marLeft w:val="0"/>
      <w:marRight w:val="0"/>
      <w:marTop w:val="0"/>
      <w:marBottom w:val="0"/>
      <w:divBdr>
        <w:top w:val="none" w:sz="0" w:space="0" w:color="auto"/>
        <w:left w:val="none" w:sz="0" w:space="0" w:color="auto"/>
        <w:bottom w:val="none" w:sz="0" w:space="0" w:color="auto"/>
        <w:right w:val="none" w:sz="0" w:space="0" w:color="auto"/>
      </w:divBdr>
    </w:div>
    <w:div w:id="79178346">
      <w:bodyDiv w:val="1"/>
      <w:marLeft w:val="0"/>
      <w:marRight w:val="0"/>
      <w:marTop w:val="0"/>
      <w:marBottom w:val="0"/>
      <w:divBdr>
        <w:top w:val="none" w:sz="0" w:space="0" w:color="auto"/>
        <w:left w:val="none" w:sz="0" w:space="0" w:color="auto"/>
        <w:bottom w:val="none" w:sz="0" w:space="0" w:color="auto"/>
        <w:right w:val="none" w:sz="0" w:space="0" w:color="auto"/>
      </w:divBdr>
    </w:div>
    <w:div w:id="79184589">
      <w:bodyDiv w:val="1"/>
      <w:marLeft w:val="0"/>
      <w:marRight w:val="0"/>
      <w:marTop w:val="0"/>
      <w:marBottom w:val="0"/>
      <w:divBdr>
        <w:top w:val="none" w:sz="0" w:space="0" w:color="auto"/>
        <w:left w:val="none" w:sz="0" w:space="0" w:color="auto"/>
        <w:bottom w:val="none" w:sz="0" w:space="0" w:color="auto"/>
        <w:right w:val="none" w:sz="0" w:space="0" w:color="auto"/>
      </w:divBdr>
    </w:div>
    <w:div w:id="79256540">
      <w:bodyDiv w:val="1"/>
      <w:marLeft w:val="0"/>
      <w:marRight w:val="0"/>
      <w:marTop w:val="0"/>
      <w:marBottom w:val="0"/>
      <w:divBdr>
        <w:top w:val="none" w:sz="0" w:space="0" w:color="auto"/>
        <w:left w:val="none" w:sz="0" w:space="0" w:color="auto"/>
        <w:bottom w:val="none" w:sz="0" w:space="0" w:color="auto"/>
        <w:right w:val="none" w:sz="0" w:space="0" w:color="auto"/>
      </w:divBdr>
    </w:div>
    <w:div w:id="79258088">
      <w:bodyDiv w:val="1"/>
      <w:marLeft w:val="0"/>
      <w:marRight w:val="0"/>
      <w:marTop w:val="0"/>
      <w:marBottom w:val="0"/>
      <w:divBdr>
        <w:top w:val="none" w:sz="0" w:space="0" w:color="auto"/>
        <w:left w:val="none" w:sz="0" w:space="0" w:color="auto"/>
        <w:bottom w:val="none" w:sz="0" w:space="0" w:color="auto"/>
        <w:right w:val="none" w:sz="0" w:space="0" w:color="auto"/>
      </w:divBdr>
    </w:div>
    <w:div w:id="79452334">
      <w:bodyDiv w:val="1"/>
      <w:marLeft w:val="0"/>
      <w:marRight w:val="0"/>
      <w:marTop w:val="0"/>
      <w:marBottom w:val="0"/>
      <w:divBdr>
        <w:top w:val="none" w:sz="0" w:space="0" w:color="auto"/>
        <w:left w:val="none" w:sz="0" w:space="0" w:color="auto"/>
        <w:bottom w:val="none" w:sz="0" w:space="0" w:color="auto"/>
        <w:right w:val="none" w:sz="0" w:space="0" w:color="auto"/>
      </w:divBdr>
    </w:div>
    <w:div w:id="79452881">
      <w:bodyDiv w:val="1"/>
      <w:marLeft w:val="0"/>
      <w:marRight w:val="0"/>
      <w:marTop w:val="0"/>
      <w:marBottom w:val="0"/>
      <w:divBdr>
        <w:top w:val="none" w:sz="0" w:space="0" w:color="auto"/>
        <w:left w:val="none" w:sz="0" w:space="0" w:color="auto"/>
        <w:bottom w:val="none" w:sz="0" w:space="0" w:color="auto"/>
        <w:right w:val="none" w:sz="0" w:space="0" w:color="auto"/>
      </w:divBdr>
    </w:div>
    <w:div w:id="79527212">
      <w:bodyDiv w:val="1"/>
      <w:marLeft w:val="0"/>
      <w:marRight w:val="0"/>
      <w:marTop w:val="0"/>
      <w:marBottom w:val="0"/>
      <w:divBdr>
        <w:top w:val="none" w:sz="0" w:space="0" w:color="auto"/>
        <w:left w:val="none" w:sz="0" w:space="0" w:color="auto"/>
        <w:bottom w:val="none" w:sz="0" w:space="0" w:color="auto"/>
        <w:right w:val="none" w:sz="0" w:space="0" w:color="auto"/>
      </w:divBdr>
    </w:div>
    <w:div w:id="79564309">
      <w:bodyDiv w:val="1"/>
      <w:marLeft w:val="0"/>
      <w:marRight w:val="0"/>
      <w:marTop w:val="0"/>
      <w:marBottom w:val="0"/>
      <w:divBdr>
        <w:top w:val="none" w:sz="0" w:space="0" w:color="auto"/>
        <w:left w:val="none" w:sz="0" w:space="0" w:color="auto"/>
        <w:bottom w:val="none" w:sz="0" w:space="0" w:color="auto"/>
        <w:right w:val="none" w:sz="0" w:space="0" w:color="auto"/>
      </w:divBdr>
    </w:div>
    <w:div w:id="79720289">
      <w:bodyDiv w:val="1"/>
      <w:marLeft w:val="0"/>
      <w:marRight w:val="0"/>
      <w:marTop w:val="0"/>
      <w:marBottom w:val="0"/>
      <w:divBdr>
        <w:top w:val="none" w:sz="0" w:space="0" w:color="auto"/>
        <w:left w:val="none" w:sz="0" w:space="0" w:color="auto"/>
        <w:bottom w:val="none" w:sz="0" w:space="0" w:color="auto"/>
        <w:right w:val="none" w:sz="0" w:space="0" w:color="auto"/>
      </w:divBdr>
    </w:div>
    <w:div w:id="79723436">
      <w:bodyDiv w:val="1"/>
      <w:marLeft w:val="0"/>
      <w:marRight w:val="0"/>
      <w:marTop w:val="0"/>
      <w:marBottom w:val="0"/>
      <w:divBdr>
        <w:top w:val="none" w:sz="0" w:space="0" w:color="auto"/>
        <w:left w:val="none" w:sz="0" w:space="0" w:color="auto"/>
        <w:bottom w:val="none" w:sz="0" w:space="0" w:color="auto"/>
        <w:right w:val="none" w:sz="0" w:space="0" w:color="auto"/>
      </w:divBdr>
    </w:div>
    <w:div w:id="79760392">
      <w:bodyDiv w:val="1"/>
      <w:marLeft w:val="0"/>
      <w:marRight w:val="0"/>
      <w:marTop w:val="0"/>
      <w:marBottom w:val="0"/>
      <w:divBdr>
        <w:top w:val="none" w:sz="0" w:space="0" w:color="auto"/>
        <w:left w:val="none" w:sz="0" w:space="0" w:color="auto"/>
        <w:bottom w:val="none" w:sz="0" w:space="0" w:color="auto"/>
        <w:right w:val="none" w:sz="0" w:space="0" w:color="auto"/>
      </w:divBdr>
    </w:div>
    <w:div w:id="79789412">
      <w:bodyDiv w:val="1"/>
      <w:marLeft w:val="0"/>
      <w:marRight w:val="0"/>
      <w:marTop w:val="0"/>
      <w:marBottom w:val="0"/>
      <w:divBdr>
        <w:top w:val="none" w:sz="0" w:space="0" w:color="auto"/>
        <w:left w:val="none" w:sz="0" w:space="0" w:color="auto"/>
        <w:bottom w:val="none" w:sz="0" w:space="0" w:color="auto"/>
        <w:right w:val="none" w:sz="0" w:space="0" w:color="auto"/>
      </w:divBdr>
    </w:div>
    <w:div w:id="79835405">
      <w:bodyDiv w:val="1"/>
      <w:marLeft w:val="0"/>
      <w:marRight w:val="0"/>
      <w:marTop w:val="0"/>
      <w:marBottom w:val="0"/>
      <w:divBdr>
        <w:top w:val="none" w:sz="0" w:space="0" w:color="auto"/>
        <w:left w:val="none" w:sz="0" w:space="0" w:color="auto"/>
        <w:bottom w:val="none" w:sz="0" w:space="0" w:color="auto"/>
        <w:right w:val="none" w:sz="0" w:space="0" w:color="auto"/>
      </w:divBdr>
    </w:div>
    <w:div w:id="79840843">
      <w:bodyDiv w:val="1"/>
      <w:marLeft w:val="0"/>
      <w:marRight w:val="0"/>
      <w:marTop w:val="0"/>
      <w:marBottom w:val="0"/>
      <w:divBdr>
        <w:top w:val="none" w:sz="0" w:space="0" w:color="auto"/>
        <w:left w:val="none" w:sz="0" w:space="0" w:color="auto"/>
        <w:bottom w:val="none" w:sz="0" w:space="0" w:color="auto"/>
        <w:right w:val="none" w:sz="0" w:space="0" w:color="auto"/>
      </w:divBdr>
    </w:div>
    <w:div w:id="79915030">
      <w:bodyDiv w:val="1"/>
      <w:marLeft w:val="0"/>
      <w:marRight w:val="0"/>
      <w:marTop w:val="0"/>
      <w:marBottom w:val="0"/>
      <w:divBdr>
        <w:top w:val="none" w:sz="0" w:space="0" w:color="auto"/>
        <w:left w:val="none" w:sz="0" w:space="0" w:color="auto"/>
        <w:bottom w:val="none" w:sz="0" w:space="0" w:color="auto"/>
        <w:right w:val="none" w:sz="0" w:space="0" w:color="auto"/>
      </w:divBdr>
    </w:div>
    <w:div w:id="80030972">
      <w:bodyDiv w:val="1"/>
      <w:marLeft w:val="0"/>
      <w:marRight w:val="0"/>
      <w:marTop w:val="0"/>
      <w:marBottom w:val="0"/>
      <w:divBdr>
        <w:top w:val="none" w:sz="0" w:space="0" w:color="auto"/>
        <w:left w:val="none" w:sz="0" w:space="0" w:color="auto"/>
        <w:bottom w:val="none" w:sz="0" w:space="0" w:color="auto"/>
        <w:right w:val="none" w:sz="0" w:space="0" w:color="auto"/>
      </w:divBdr>
    </w:div>
    <w:div w:id="80032367">
      <w:bodyDiv w:val="1"/>
      <w:marLeft w:val="0"/>
      <w:marRight w:val="0"/>
      <w:marTop w:val="0"/>
      <w:marBottom w:val="0"/>
      <w:divBdr>
        <w:top w:val="none" w:sz="0" w:space="0" w:color="auto"/>
        <w:left w:val="none" w:sz="0" w:space="0" w:color="auto"/>
        <w:bottom w:val="none" w:sz="0" w:space="0" w:color="auto"/>
        <w:right w:val="none" w:sz="0" w:space="0" w:color="auto"/>
      </w:divBdr>
    </w:div>
    <w:div w:id="80182613">
      <w:bodyDiv w:val="1"/>
      <w:marLeft w:val="0"/>
      <w:marRight w:val="0"/>
      <w:marTop w:val="0"/>
      <w:marBottom w:val="0"/>
      <w:divBdr>
        <w:top w:val="none" w:sz="0" w:space="0" w:color="auto"/>
        <w:left w:val="none" w:sz="0" w:space="0" w:color="auto"/>
        <w:bottom w:val="none" w:sz="0" w:space="0" w:color="auto"/>
        <w:right w:val="none" w:sz="0" w:space="0" w:color="auto"/>
      </w:divBdr>
    </w:div>
    <w:div w:id="80221580">
      <w:bodyDiv w:val="1"/>
      <w:marLeft w:val="0"/>
      <w:marRight w:val="0"/>
      <w:marTop w:val="0"/>
      <w:marBottom w:val="0"/>
      <w:divBdr>
        <w:top w:val="none" w:sz="0" w:space="0" w:color="auto"/>
        <w:left w:val="none" w:sz="0" w:space="0" w:color="auto"/>
        <w:bottom w:val="none" w:sz="0" w:space="0" w:color="auto"/>
        <w:right w:val="none" w:sz="0" w:space="0" w:color="auto"/>
      </w:divBdr>
    </w:div>
    <w:div w:id="80222490">
      <w:bodyDiv w:val="1"/>
      <w:marLeft w:val="0"/>
      <w:marRight w:val="0"/>
      <w:marTop w:val="0"/>
      <w:marBottom w:val="0"/>
      <w:divBdr>
        <w:top w:val="none" w:sz="0" w:space="0" w:color="auto"/>
        <w:left w:val="none" w:sz="0" w:space="0" w:color="auto"/>
        <w:bottom w:val="none" w:sz="0" w:space="0" w:color="auto"/>
        <w:right w:val="none" w:sz="0" w:space="0" w:color="auto"/>
      </w:divBdr>
    </w:div>
    <w:div w:id="80419558">
      <w:bodyDiv w:val="1"/>
      <w:marLeft w:val="0"/>
      <w:marRight w:val="0"/>
      <w:marTop w:val="0"/>
      <w:marBottom w:val="0"/>
      <w:divBdr>
        <w:top w:val="none" w:sz="0" w:space="0" w:color="auto"/>
        <w:left w:val="none" w:sz="0" w:space="0" w:color="auto"/>
        <w:bottom w:val="none" w:sz="0" w:space="0" w:color="auto"/>
        <w:right w:val="none" w:sz="0" w:space="0" w:color="auto"/>
      </w:divBdr>
    </w:div>
    <w:div w:id="80487497">
      <w:bodyDiv w:val="1"/>
      <w:marLeft w:val="0"/>
      <w:marRight w:val="0"/>
      <w:marTop w:val="0"/>
      <w:marBottom w:val="0"/>
      <w:divBdr>
        <w:top w:val="none" w:sz="0" w:space="0" w:color="auto"/>
        <w:left w:val="none" w:sz="0" w:space="0" w:color="auto"/>
        <w:bottom w:val="none" w:sz="0" w:space="0" w:color="auto"/>
        <w:right w:val="none" w:sz="0" w:space="0" w:color="auto"/>
      </w:divBdr>
    </w:div>
    <w:div w:id="80487927">
      <w:bodyDiv w:val="1"/>
      <w:marLeft w:val="0"/>
      <w:marRight w:val="0"/>
      <w:marTop w:val="0"/>
      <w:marBottom w:val="0"/>
      <w:divBdr>
        <w:top w:val="none" w:sz="0" w:space="0" w:color="auto"/>
        <w:left w:val="none" w:sz="0" w:space="0" w:color="auto"/>
        <w:bottom w:val="none" w:sz="0" w:space="0" w:color="auto"/>
        <w:right w:val="none" w:sz="0" w:space="0" w:color="auto"/>
      </w:divBdr>
    </w:div>
    <w:div w:id="80489190">
      <w:bodyDiv w:val="1"/>
      <w:marLeft w:val="0"/>
      <w:marRight w:val="0"/>
      <w:marTop w:val="0"/>
      <w:marBottom w:val="0"/>
      <w:divBdr>
        <w:top w:val="none" w:sz="0" w:space="0" w:color="auto"/>
        <w:left w:val="none" w:sz="0" w:space="0" w:color="auto"/>
        <w:bottom w:val="none" w:sz="0" w:space="0" w:color="auto"/>
        <w:right w:val="none" w:sz="0" w:space="0" w:color="auto"/>
      </w:divBdr>
    </w:div>
    <w:div w:id="80639711">
      <w:bodyDiv w:val="1"/>
      <w:marLeft w:val="0"/>
      <w:marRight w:val="0"/>
      <w:marTop w:val="0"/>
      <w:marBottom w:val="0"/>
      <w:divBdr>
        <w:top w:val="none" w:sz="0" w:space="0" w:color="auto"/>
        <w:left w:val="none" w:sz="0" w:space="0" w:color="auto"/>
        <w:bottom w:val="none" w:sz="0" w:space="0" w:color="auto"/>
        <w:right w:val="none" w:sz="0" w:space="0" w:color="auto"/>
      </w:divBdr>
    </w:div>
    <w:div w:id="80680879">
      <w:bodyDiv w:val="1"/>
      <w:marLeft w:val="0"/>
      <w:marRight w:val="0"/>
      <w:marTop w:val="0"/>
      <w:marBottom w:val="0"/>
      <w:divBdr>
        <w:top w:val="none" w:sz="0" w:space="0" w:color="auto"/>
        <w:left w:val="none" w:sz="0" w:space="0" w:color="auto"/>
        <w:bottom w:val="none" w:sz="0" w:space="0" w:color="auto"/>
        <w:right w:val="none" w:sz="0" w:space="0" w:color="auto"/>
      </w:divBdr>
    </w:div>
    <w:div w:id="80686292">
      <w:bodyDiv w:val="1"/>
      <w:marLeft w:val="0"/>
      <w:marRight w:val="0"/>
      <w:marTop w:val="0"/>
      <w:marBottom w:val="0"/>
      <w:divBdr>
        <w:top w:val="none" w:sz="0" w:space="0" w:color="auto"/>
        <w:left w:val="none" w:sz="0" w:space="0" w:color="auto"/>
        <w:bottom w:val="none" w:sz="0" w:space="0" w:color="auto"/>
        <w:right w:val="none" w:sz="0" w:space="0" w:color="auto"/>
      </w:divBdr>
    </w:div>
    <w:div w:id="80807814">
      <w:bodyDiv w:val="1"/>
      <w:marLeft w:val="0"/>
      <w:marRight w:val="0"/>
      <w:marTop w:val="0"/>
      <w:marBottom w:val="0"/>
      <w:divBdr>
        <w:top w:val="none" w:sz="0" w:space="0" w:color="auto"/>
        <w:left w:val="none" w:sz="0" w:space="0" w:color="auto"/>
        <w:bottom w:val="none" w:sz="0" w:space="0" w:color="auto"/>
        <w:right w:val="none" w:sz="0" w:space="0" w:color="auto"/>
      </w:divBdr>
    </w:div>
    <w:div w:id="80832409">
      <w:bodyDiv w:val="1"/>
      <w:marLeft w:val="0"/>
      <w:marRight w:val="0"/>
      <w:marTop w:val="0"/>
      <w:marBottom w:val="0"/>
      <w:divBdr>
        <w:top w:val="none" w:sz="0" w:space="0" w:color="auto"/>
        <w:left w:val="none" w:sz="0" w:space="0" w:color="auto"/>
        <w:bottom w:val="none" w:sz="0" w:space="0" w:color="auto"/>
        <w:right w:val="none" w:sz="0" w:space="0" w:color="auto"/>
      </w:divBdr>
    </w:div>
    <w:div w:id="80876108">
      <w:bodyDiv w:val="1"/>
      <w:marLeft w:val="0"/>
      <w:marRight w:val="0"/>
      <w:marTop w:val="0"/>
      <w:marBottom w:val="0"/>
      <w:divBdr>
        <w:top w:val="none" w:sz="0" w:space="0" w:color="auto"/>
        <w:left w:val="none" w:sz="0" w:space="0" w:color="auto"/>
        <w:bottom w:val="none" w:sz="0" w:space="0" w:color="auto"/>
        <w:right w:val="none" w:sz="0" w:space="0" w:color="auto"/>
      </w:divBdr>
    </w:div>
    <w:div w:id="80950759">
      <w:bodyDiv w:val="1"/>
      <w:marLeft w:val="0"/>
      <w:marRight w:val="0"/>
      <w:marTop w:val="0"/>
      <w:marBottom w:val="0"/>
      <w:divBdr>
        <w:top w:val="none" w:sz="0" w:space="0" w:color="auto"/>
        <w:left w:val="none" w:sz="0" w:space="0" w:color="auto"/>
        <w:bottom w:val="none" w:sz="0" w:space="0" w:color="auto"/>
        <w:right w:val="none" w:sz="0" w:space="0" w:color="auto"/>
      </w:divBdr>
    </w:div>
    <w:div w:id="81026397">
      <w:bodyDiv w:val="1"/>
      <w:marLeft w:val="0"/>
      <w:marRight w:val="0"/>
      <w:marTop w:val="0"/>
      <w:marBottom w:val="0"/>
      <w:divBdr>
        <w:top w:val="none" w:sz="0" w:space="0" w:color="auto"/>
        <w:left w:val="none" w:sz="0" w:space="0" w:color="auto"/>
        <w:bottom w:val="none" w:sz="0" w:space="0" w:color="auto"/>
        <w:right w:val="none" w:sz="0" w:space="0" w:color="auto"/>
      </w:divBdr>
    </w:div>
    <w:div w:id="81026456">
      <w:bodyDiv w:val="1"/>
      <w:marLeft w:val="0"/>
      <w:marRight w:val="0"/>
      <w:marTop w:val="0"/>
      <w:marBottom w:val="0"/>
      <w:divBdr>
        <w:top w:val="none" w:sz="0" w:space="0" w:color="auto"/>
        <w:left w:val="none" w:sz="0" w:space="0" w:color="auto"/>
        <w:bottom w:val="none" w:sz="0" w:space="0" w:color="auto"/>
        <w:right w:val="none" w:sz="0" w:space="0" w:color="auto"/>
      </w:divBdr>
    </w:div>
    <w:div w:id="81029195">
      <w:bodyDiv w:val="1"/>
      <w:marLeft w:val="0"/>
      <w:marRight w:val="0"/>
      <w:marTop w:val="0"/>
      <w:marBottom w:val="0"/>
      <w:divBdr>
        <w:top w:val="none" w:sz="0" w:space="0" w:color="auto"/>
        <w:left w:val="none" w:sz="0" w:space="0" w:color="auto"/>
        <w:bottom w:val="none" w:sz="0" w:space="0" w:color="auto"/>
        <w:right w:val="none" w:sz="0" w:space="0" w:color="auto"/>
      </w:divBdr>
    </w:div>
    <w:div w:id="81143615">
      <w:bodyDiv w:val="1"/>
      <w:marLeft w:val="0"/>
      <w:marRight w:val="0"/>
      <w:marTop w:val="0"/>
      <w:marBottom w:val="0"/>
      <w:divBdr>
        <w:top w:val="none" w:sz="0" w:space="0" w:color="auto"/>
        <w:left w:val="none" w:sz="0" w:space="0" w:color="auto"/>
        <w:bottom w:val="none" w:sz="0" w:space="0" w:color="auto"/>
        <w:right w:val="none" w:sz="0" w:space="0" w:color="auto"/>
      </w:divBdr>
    </w:div>
    <w:div w:id="81148405">
      <w:bodyDiv w:val="1"/>
      <w:marLeft w:val="0"/>
      <w:marRight w:val="0"/>
      <w:marTop w:val="0"/>
      <w:marBottom w:val="0"/>
      <w:divBdr>
        <w:top w:val="none" w:sz="0" w:space="0" w:color="auto"/>
        <w:left w:val="none" w:sz="0" w:space="0" w:color="auto"/>
        <w:bottom w:val="none" w:sz="0" w:space="0" w:color="auto"/>
        <w:right w:val="none" w:sz="0" w:space="0" w:color="auto"/>
      </w:divBdr>
    </w:div>
    <w:div w:id="81151737">
      <w:bodyDiv w:val="1"/>
      <w:marLeft w:val="0"/>
      <w:marRight w:val="0"/>
      <w:marTop w:val="0"/>
      <w:marBottom w:val="0"/>
      <w:divBdr>
        <w:top w:val="none" w:sz="0" w:space="0" w:color="auto"/>
        <w:left w:val="none" w:sz="0" w:space="0" w:color="auto"/>
        <w:bottom w:val="none" w:sz="0" w:space="0" w:color="auto"/>
        <w:right w:val="none" w:sz="0" w:space="0" w:color="auto"/>
      </w:divBdr>
    </w:div>
    <w:div w:id="81339857">
      <w:bodyDiv w:val="1"/>
      <w:marLeft w:val="0"/>
      <w:marRight w:val="0"/>
      <w:marTop w:val="0"/>
      <w:marBottom w:val="0"/>
      <w:divBdr>
        <w:top w:val="none" w:sz="0" w:space="0" w:color="auto"/>
        <w:left w:val="none" w:sz="0" w:space="0" w:color="auto"/>
        <w:bottom w:val="none" w:sz="0" w:space="0" w:color="auto"/>
        <w:right w:val="none" w:sz="0" w:space="0" w:color="auto"/>
      </w:divBdr>
    </w:div>
    <w:div w:id="81533060">
      <w:bodyDiv w:val="1"/>
      <w:marLeft w:val="0"/>
      <w:marRight w:val="0"/>
      <w:marTop w:val="0"/>
      <w:marBottom w:val="0"/>
      <w:divBdr>
        <w:top w:val="none" w:sz="0" w:space="0" w:color="auto"/>
        <w:left w:val="none" w:sz="0" w:space="0" w:color="auto"/>
        <w:bottom w:val="none" w:sz="0" w:space="0" w:color="auto"/>
        <w:right w:val="none" w:sz="0" w:space="0" w:color="auto"/>
      </w:divBdr>
    </w:div>
    <w:div w:id="81534499">
      <w:bodyDiv w:val="1"/>
      <w:marLeft w:val="0"/>
      <w:marRight w:val="0"/>
      <w:marTop w:val="0"/>
      <w:marBottom w:val="0"/>
      <w:divBdr>
        <w:top w:val="none" w:sz="0" w:space="0" w:color="auto"/>
        <w:left w:val="none" w:sz="0" w:space="0" w:color="auto"/>
        <w:bottom w:val="none" w:sz="0" w:space="0" w:color="auto"/>
        <w:right w:val="none" w:sz="0" w:space="0" w:color="auto"/>
      </w:divBdr>
    </w:div>
    <w:div w:id="81730149">
      <w:bodyDiv w:val="1"/>
      <w:marLeft w:val="0"/>
      <w:marRight w:val="0"/>
      <w:marTop w:val="0"/>
      <w:marBottom w:val="0"/>
      <w:divBdr>
        <w:top w:val="none" w:sz="0" w:space="0" w:color="auto"/>
        <w:left w:val="none" w:sz="0" w:space="0" w:color="auto"/>
        <w:bottom w:val="none" w:sz="0" w:space="0" w:color="auto"/>
        <w:right w:val="none" w:sz="0" w:space="0" w:color="auto"/>
      </w:divBdr>
    </w:div>
    <w:div w:id="81799808">
      <w:bodyDiv w:val="1"/>
      <w:marLeft w:val="0"/>
      <w:marRight w:val="0"/>
      <w:marTop w:val="0"/>
      <w:marBottom w:val="0"/>
      <w:divBdr>
        <w:top w:val="none" w:sz="0" w:space="0" w:color="auto"/>
        <w:left w:val="none" w:sz="0" w:space="0" w:color="auto"/>
        <w:bottom w:val="none" w:sz="0" w:space="0" w:color="auto"/>
        <w:right w:val="none" w:sz="0" w:space="0" w:color="auto"/>
      </w:divBdr>
    </w:div>
    <w:div w:id="81875487">
      <w:bodyDiv w:val="1"/>
      <w:marLeft w:val="0"/>
      <w:marRight w:val="0"/>
      <w:marTop w:val="0"/>
      <w:marBottom w:val="0"/>
      <w:divBdr>
        <w:top w:val="none" w:sz="0" w:space="0" w:color="auto"/>
        <w:left w:val="none" w:sz="0" w:space="0" w:color="auto"/>
        <w:bottom w:val="none" w:sz="0" w:space="0" w:color="auto"/>
        <w:right w:val="none" w:sz="0" w:space="0" w:color="auto"/>
      </w:divBdr>
    </w:div>
    <w:div w:id="81878808">
      <w:bodyDiv w:val="1"/>
      <w:marLeft w:val="0"/>
      <w:marRight w:val="0"/>
      <w:marTop w:val="0"/>
      <w:marBottom w:val="0"/>
      <w:divBdr>
        <w:top w:val="none" w:sz="0" w:space="0" w:color="auto"/>
        <w:left w:val="none" w:sz="0" w:space="0" w:color="auto"/>
        <w:bottom w:val="none" w:sz="0" w:space="0" w:color="auto"/>
        <w:right w:val="none" w:sz="0" w:space="0" w:color="auto"/>
      </w:divBdr>
    </w:div>
    <w:div w:id="81949752">
      <w:bodyDiv w:val="1"/>
      <w:marLeft w:val="0"/>
      <w:marRight w:val="0"/>
      <w:marTop w:val="0"/>
      <w:marBottom w:val="0"/>
      <w:divBdr>
        <w:top w:val="none" w:sz="0" w:space="0" w:color="auto"/>
        <w:left w:val="none" w:sz="0" w:space="0" w:color="auto"/>
        <w:bottom w:val="none" w:sz="0" w:space="0" w:color="auto"/>
        <w:right w:val="none" w:sz="0" w:space="0" w:color="auto"/>
      </w:divBdr>
    </w:div>
    <w:div w:id="81995089">
      <w:bodyDiv w:val="1"/>
      <w:marLeft w:val="0"/>
      <w:marRight w:val="0"/>
      <w:marTop w:val="0"/>
      <w:marBottom w:val="0"/>
      <w:divBdr>
        <w:top w:val="none" w:sz="0" w:space="0" w:color="auto"/>
        <w:left w:val="none" w:sz="0" w:space="0" w:color="auto"/>
        <w:bottom w:val="none" w:sz="0" w:space="0" w:color="auto"/>
        <w:right w:val="none" w:sz="0" w:space="0" w:color="auto"/>
      </w:divBdr>
    </w:div>
    <w:div w:id="82335924">
      <w:bodyDiv w:val="1"/>
      <w:marLeft w:val="0"/>
      <w:marRight w:val="0"/>
      <w:marTop w:val="0"/>
      <w:marBottom w:val="0"/>
      <w:divBdr>
        <w:top w:val="none" w:sz="0" w:space="0" w:color="auto"/>
        <w:left w:val="none" w:sz="0" w:space="0" w:color="auto"/>
        <w:bottom w:val="none" w:sz="0" w:space="0" w:color="auto"/>
        <w:right w:val="none" w:sz="0" w:space="0" w:color="auto"/>
      </w:divBdr>
    </w:div>
    <w:div w:id="82342669">
      <w:bodyDiv w:val="1"/>
      <w:marLeft w:val="0"/>
      <w:marRight w:val="0"/>
      <w:marTop w:val="0"/>
      <w:marBottom w:val="0"/>
      <w:divBdr>
        <w:top w:val="none" w:sz="0" w:space="0" w:color="auto"/>
        <w:left w:val="none" w:sz="0" w:space="0" w:color="auto"/>
        <w:bottom w:val="none" w:sz="0" w:space="0" w:color="auto"/>
        <w:right w:val="none" w:sz="0" w:space="0" w:color="auto"/>
      </w:divBdr>
    </w:div>
    <w:div w:id="82535235">
      <w:bodyDiv w:val="1"/>
      <w:marLeft w:val="0"/>
      <w:marRight w:val="0"/>
      <w:marTop w:val="0"/>
      <w:marBottom w:val="0"/>
      <w:divBdr>
        <w:top w:val="none" w:sz="0" w:space="0" w:color="auto"/>
        <w:left w:val="none" w:sz="0" w:space="0" w:color="auto"/>
        <w:bottom w:val="none" w:sz="0" w:space="0" w:color="auto"/>
        <w:right w:val="none" w:sz="0" w:space="0" w:color="auto"/>
      </w:divBdr>
    </w:div>
    <w:div w:id="82576917">
      <w:bodyDiv w:val="1"/>
      <w:marLeft w:val="0"/>
      <w:marRight w:val="0"/>
      <w:marTop w:val="0"/>
      <w:marBottom w:val="0"/>
      <w:divBdr>
        <w:top w:val="none" w:sz="0" w:space="0" w:color="auto"/>
        <w:left w:val="none" w:sz="0" w:space="0" w:color="auto"/>
        <w:bottom w:val="none" w:sz="0" w:space="0" w:color="auto"/>
        <w:right w:val="none" w:sz="0" w:space="0" w:color="auto"/>
      </w:divBdr>
    </w:div>
    <w:div w:id="82580561">
      <w:bodyDiv w:val="1"/>
      <w:marLeft w:val="0"/>
      <w:marRight w:val="0"/>
      <w:marTop w:val="0"/>
      <w:marBottom w:val="0"/>
      <w:divBdr>
        <w:top w:val="none" w:sz="0" w:space="0" w:color="auto"/>
        <w:left w:val="none" w:sz="0" w:space="0" w:color="auto"/>
        <w:bottom w:val="none" w:sz="0" w:space="0" w:color="auto"/>
        <w:right w:val="none" w:sz="0" w:space="0" w:color="auto"/>
      </w:divBdr>
    </w:div>
    <w:div w:id="82646455">
      <w:bodyDiv w:val="1"/>
      <w:marLeft w:val="0"/>
      <w:marRight w:val="0"/>
      <w:marTop w:val="0"/>
      <w:marBottom w:val="0"/>
      <w:divBdr>
        <w:top w:val="none" w:sz="0" w:space="0" w:color="auto"/>
        <w:left w:val="none" w:sz="0" w:space="0" w:color="auto"/>
        <w:bottom w:val="none" w:sz="0" w:space="0" w:color="auto"/>
        <w:right w:val="none" w:sz="0" w:space="0" w:color="auto"/>
      </w:divBdr>
    </w:div>
    <w:div w:id="82648046">
      <w:bodyDiv w:val="1"/>
      <w:marLeft w:val="0"/>
      <w:marRight w:val="0"/>
      <w:marTop w:val="0"/>
      <w:marBottom w:val="0"/>
      <w:divBdr>
        <w:top w:val="none" w:sz="0" w:space="0" w:color="auto"/>
        <w:left w:val="none" w:sz="0" w:space="0" w:color="auto"/>
        <w:bottom w:val="none" w:sz="0" w:space="0" w:color="auto"/>
        <w:right w:val="none" w:sz="0" w:space="0" w:color="auto"/>
      </w:divBdr>
    </w:div>
    <w:div w:id="82773154">
      <w:bodyDiv w:val="1"/>
      <w:marLeft w:val="0"/>
      <w:marRight w:val="0"/>
      <w:marTop w:val="0"/>
      <w:marBottom w:val="0"/>
      <w:divBdr>
        <w:top w:val="none" w:sz="0" w:space="0" w:color="auto"/>
        <w:left w:val="none" w:sz="0" w:space="0" w:color="auto"/>
        <w:bottom w:val="none" w:sz="0" w:space="0" w:color="auto"/>
        <w:right w:val="none" w:sz="0" w:space="0" w:color="auto"/>
      </w:divBdr>
    </w:div>
    <w:div w:id="82800399">
      <w:bodyDiv w:val="1"/>
      <w:marLeft w:val="0"/>
      <w:marRight w:val="0"/>
      <w:marTop w:val="0"/>
      <w:marBottom w:val="0"/>
      <w:divBdr>
        <w:top w:val="none" w:sz="0" w:space="0" w:color="auto"/>
        <w:left w:val="none" w:sz="0" w:space="0" w:color="auto"/>
        <w:bottom w:val="none" w:sz="0" w:space="0" w:color="auto"/>
        <w:right w:val="none" w:sz="0" w:space="0" w:color="auto"/>
      </w:divBdr>
    </w:div>
    <w:div w:id="82844934">
      <w:bodyDiv w:val="1"/>
      <w:marLeft w:val="0"/>
      <w:marRight w:val="0"/>
      <w:marTop w:val="0"/>
      <w:marBottom w:val="0"/>
      <w:divBdr>
        <w:top w:val="none" w:sz="0" w:space="0" w:color="auto"/>
        <w:left w:val="none" w:sz="0" w:space="0" w:color="auto"/>
        <w:bottom w:val="none" w:sz="0" w:space="0" w:color="auto"/>
        <w:right w:val="none" w:sz="0" w:space="0" w:color="auto"/>
      </w:divBdr>
    </w:div>
    <w:div w:id="82921320">
      <w:bodyDiv w:val="1"/>
      <w:marLeft w:val="0"/>
      <w:marRight w:val="0"/>
      <w:marTop w:val="0"/>
      <w:marBottom w:val="0"/>
      <w:divBdr>
        <w:top w:val="none" w:sz="0" w:space="0" w:color="auto"/>
        <w:left w:val="none" w:sz="0" w:space="0" w:color="auto"/>
        <w:bottom w:val="none" w:sz="0" w:space="0" w:color="auto"/>
        <w:right w:val="none" w:sz="0" w:space="0" w:color="auto"/>
      </w:divBdr>
    </w:div>
    <w:div w:id="83042489">
      <w:bodyDiv w:val="1"/>
      <w:marLeft w:val="0"/>
      <w:marRight w:val="0"/>
      <w:marTop w:val="0"/>
      <w:marBottom w:val="0"/>
      <w:divBdr>
        <w:top w:val="none" w:sz="0" w:space="0" w:color="auto"/>
        <w:left w:val="none" w:sz="0" w:space="0" w:color="auto"/>
        <w:bottom w:val="none" w:sz="0" w:space="0" w:color="auto"/>
        <w:right w:val="none" w:sz="0" w:space="0" w:color="auto"/>
      </w:divBdr>
    </w:div>
    <w:div w:id="83190901">
      <w:bodyDiv w:val="1"/>
      <w:marLeft w:val="0"/>
      <w:marRight w:val="0"/>
      <w:marTop w:val="0"/>
      <w:marBottom w:val="0"/>
      <w:divBdr>
        <w:top w:val="none" w:sz="0" w:space="0" w:color="auto"/>
        <w:left w:val="none" w:sz="0" w:space="0" w:color="auto"/>
        <w:bottom w:val="none" w:sz="0" w:space="0" w:color="auto"/>
        <w:right w:val="none" w:sz="0" w:space="0" w:color="auto"/>
      </w:divBdr>
    </w:div>
    <w:div w:id="83191713">
      <w:bodyDiv w:val="1"/>
      <w:marLeft w:val="0"/>
      <w:marRight w:val="0"/>
      <w:marTop w:val="0"/>
      <w:marBottom w:val="0"/>
      <w:divBdr>
        <w:top w:val="none" w:sz="0" w:space="0" w:color="auto"/>
        <w:left w:val="none" w:sz="0" w:space="0" w:color="auto"/>
        <w:bottom w:val="none" w:sz="0" w:space="0" w:color="auto"/>
        <w:right w:val="none" w:sz="0" w:space="0" w:color="auto"/>
      </w:divBdr>
    </w:div>
    <w:div w:id="83261396">
      <w:bodyDiv w:val="1"/>
      <w:marLeft w:val="0"/>
      <w:marRight w:val="0"/>
      <w:marTop w:val="0"/>
      <w:marBottom w:val="0"/>
      <w:divBdr>
        <w:top w:val="none" w:sz="0" w:space="0" w:color="auto"/>
        <w:left w:val="none" w:sz="0" w:space="0" w:color="auto"/>
        <w:bottom w:val="none" w:sz="0" w:space="0" w:color="auto"/>
        <w:right w:val="none" w:sz="0" w:space="0" w:color="auto"/>
      </w:divBdr>
    </w:div>
    <w:div w:id="83501463">
      <w:bodyDiv w:val="1"/>
      <w:marLeft w:val="0"/>
      <w:marRight w:val="0"/>
      <w:marTop w:val="0"/>
      <w:marBottom w:val="0"/>
      <w:divBdr>
        <w:top w:val="none" w:sz="0" w:space="0" w:color="auto"/>
        <w:left w:val="none" w:sz="0" w:space="0" w:color="auto"/>
        <w:bottom w:val="none" w:sz="0" w:space="0" w:color="auto"/>
        <w:right w:val="none" w:sz="0" w:space="0" w:color="auto"/>
      </w:divBdr>
    </w:div>
    <w:div w:id="83574546">
      <w:bodyDiv w:val="1"/>
      <w:marLeft w:val="0"/>
      <w:marRight w:val="0"/>
      <w:marTop w:val="0"/>
      <w:marBottom w:val="0"/>
      <w:divBdr>
        <w:top w:val="none" w:sz="0" w:space="0" w:color="auto"/>
        <w:left w:val="none" w:sz="0" w:space="0" w:color="auto"/>
        <w:bottom w:val="none" w:sz="0" w:space="0" w:color="auto"/>
        <w:right w:val="none" w:sz="0" w:space="0" w:color="auto"/>
      </w:divBdr>
    </w:div>
    <w:div w:id="83653705">
      <w:bodyDiv w:val="1"/>
      <w:marLeft w:val="0"/>
      <w:marRight w:val="0"/>
      <w:marTop w:val="0"/>
      <w:marBottom w:val="0"/>
      <w:divBdr>
        <w:top w:val="none" w:sz="0" w:space="0" w:color="auto"/>
        <w:left w:val="none" w:sz="0" w:space="0" w:color="auto"/>
        <w:bottom w:val="none" w:sz="0" w:space="0" w:color="auto"/>
        <w:right w:val="none" w:sz="0" w:space="0" w:color="auto"/>
      </w:divBdr>
    </w:div>
    <w:div w:id="83763483">
      <w:bodyDiv w:val="1"/>
      <w:marLeft w:val="0"/>
      <w:marRight w:val="0"/>
      <w:marTop w:val="0"/>
      <w:marBottom w:val="0"/>
      <w:divBdr>
        <w:top w:val="none" w:sz="0" w:space="0" w:color="auto"/>
        <w:left w:val="none" w:sz="0" w:space="0" w:color="auto"/>
        <w:bottom w:val="none" w:sz="0" w:space="0" w:color="auto"/>
        <w:right w:val="none" w:sz="0" w:space="0" w:color="auto"/>
      </w:divBdr>
    </w:div>
    <w:div w:id="83848217">
      <w:bodyDiv w:val="1"/>
      <w:marLeft w:val="0"/>
      <w:marRight w:val="0"/>
      <w:marTop w:val="0"/>
      <w:marBottom w:val="0"/>
      <w:divBdr>
        <w:top w:val="none" w:sz="0" w:space="0" w:color="auto"/>
        <w:left w:val="none" w:sz="0" w:space="0" w:color="auto"/>
        <w:bottom w:val="none" w:sz="0" w:space="0" w:color="auto"/>
        <w:right w:val="none" w:sz="0" w:space="0" w:color="auto"/>
      </w:divBdr>
    </w:div>
    <w:div w:id="83957031">
      <w:bodyDiv w:val="1"/>
      <w:marLeft w:val="0"/>
      <w:marRight w:val="0"/>
      <w:marTop w:val="0"/>
      <w:marBottom w:val="0"/>
      <w:divBdr>
        <w:top w:val="none" w:sz="0" w:space="0" w:color="auto"/>
        <w:left w:val="none" w:sz="0" w:space="0" w:color="auto"/>
        <w:bottom w:val="none" w:sz="0" w:space="0" w:color="auto"/>
        <w:right w:val="none" w:sz="0" w:space="0" w:color="auto"/>
      </w:divBdr>
    </w:div>
    <w:div w:id="84033149">
      <w:bodyDiv w:val="1"/>
      <w:marLeft w:val="0"/>
      <w:marRight w:val="0"/>
      <w:marTop w:val="0"/>
      <w:marBottom w:val="0"/>
      <w:divBdr>
        <w:top w:val="none" w:sz="0" w:space="0" w:color="auto"/>
        <w:left w:val="none" w:sz="0" w:space="0" w:color="auto"/>
        <w:bottom w:val="none" w:sz="0" w:space="0" w:color="auto"/>
        <w:right w:val="none" w:sz="0" w:space="0" w:color="auto"/>
      </w:divBdr>
    </w:div>
    <w:div w:id="84108983">
      <w:bodyDiv w:val="1"/>
      <w:marLeft w:val="0"/>
      <w:marRight w:val="0"/>
      <w:marTop w:val="0"/>
      <w:marBottom w:val="0"/>
      <w:divBdr>
        <w:top w:val="none" w:sz="0" w:space="0" w:color="auto"/>
        <w:left w:val="none" w:sz="0" w:space="0" w:color="auto"/>
        <w:bottom w:val="none" w:sz="0" w:space="0" w:color="auto"/>
        <w:right w:val="none" w:sz="0" w:space="0" w:color="auto"/>
      </w:divBdr>
    </w:div>
    <w:div w:id="84151412">
      <w:bodyDiv w:val="1"/>
      <w:marLeft w:val="0"/>
      <w:marRight w:val="0"/>
      <w:marTop w:val="0"/>
      <w:marBottom w:val="0"/>
      <w:divBdr>
        <w:top w:val="none" w:sz="0" w:space="0" w:color="auto"/>
        <w:left w:val="none" w:sz="0" w:space="0" w:color="auto"/>
        <w:bottom w:val="none" w:sz="0" w:space="0" w:color="auto"/>
        <w:right w:val="none" w:sz="0" w:space="0" w:color="auto"/>
      </w:divBdr>
    </w:div>
    <w:div w:id="84157084">
      <w:bodyDiv w:val="1"/>
      <w:marLeft w:val="0"/>
      <w:marRight w:val="0"/>
      <w:marTop w:val="0"/>
      <w:marBottom w:val="0"/>
      <w:divBdr>
        <w:top w:val="none" w:sz="0" w:space="0" w:color="auto"/>
        <w:left w:val="none" w:sz="0" w:space="0" w:color="auto"/>
        <w:bottom w:val="none" w:sz="0" w:space="0" w:color="auto"/>
        <w:right w:val="none" w:sz="0" w:space="0" w:color="auto"/>
      </w:divBdr>
    </w:div>
    <w:div w:id="84158832">
      <w:bodyDiv w:val="1"/>
      <w:marLeft w:val="0"/>
      <w:marRight w:val="0"/>
      <w:marTop w:val="0"/>
      <w:marBottom w:val="0"/>
      <w:divBdr>
        <w:top w:val="none" w:sz="0" w:space="0" w:color="auto"/>
        <w:left w:val="none" w:sz="0" w:space="0" w:color="auto"/>
        <w:bottom w:val="none" w:sz="0" w:space="0" w:color="auto"/>
        <w:right w:val="none" w:sz="0" w:space="0" w:color="auto"/>
      </w:divBdr>
    </w:div>
    <w:div w:id="84227136">
      <w:bodyDiv w:val="1"/>
      <w:marLeft w:val="0"/>
      <w:marRight w:val="0"/>
      <w:marTop w:val="0"/>
      <w:marBottom w:val="0"/>
      <w:divBdr>
        <w:top w:val="none" w:sz="0" w:space="0" w:color="auto"/>
        <w:left w:val="none" w:sz="0" w:space="0" w:color="auto"/>
        <w:bottom w:val="none" w:sz="0" w:space="0" w:color="auto"/>
        <w:right w:val="none" w:sz="0" w:space="0" w:color="auto"/>
      </w:divBdr>
    </w:div>
    <w:div w:id="84230214">
      <w:bodyDiv w:val="1"/>
      <w:marLeft w:val="0"/>
      <w:marRight w:val="0"/>
      <w:marTop w:val="0"/>
      <w:marBottom w:val="0"/>
      <w:divBdr>
        <w:top w:val="none" w:sz="0" w:space="0" w:color="auto"/>
        <w:left w:val="none" w:sz="0" w:space="0" w:color="auto"/>
        <w:bottom w:val="none" w:sz="0" w:space="0" w:color="auto"/>
        <w:right w:val="none" w:sz="0" w:space="0" w:color="auto"/>
      </w:divBdr>
    </w:div>
    <w:div w:id="84233194">
      <w:bodyDiv w:val="1"/>
      <w:marLeft w:val="0"/>
      <w:marRight w:val="0"/>
      <w:marTop w:val="0"/>
      <w:marBottom w:val="0"/>
      <w:divBdr>
        <w:top w:val="none" w:sz="0" w:space="0" w:color="auto"/>
        <w:left w:val="none" w:sz="0" w:space="0" w:color="auto"/>
        <w:bottom w:val="none" w:sz="0" w:space="0" w:color="auto"/>
        <w:right w:val="none" w:sz="0" w:space="0" w:color="auto"/>
      </w:divBdr>
    </w:div>
    <w:div w:id="84302300">
      <w:bodyDiv w:val="1"/>
      <w:marLeft w:val="0"/>
      <w:marRight w:val="0"/>
      <w:marTop w:val="0"/>
      <w:marBottom w:val="0"/>
      <w:divBdr>
        <w:top w:val="none" w:sz="0" w:space="0" w:color="auto"/>
        <w:left w:val="none" w:sz="0" w:space="0" w:color="auto"/>
        <w:bottom w:val="none" w:sz="0" w:space="0" w:color="auto"/>
        <w:right w:val="none" w:sz="0" w:space="0" w:color="auto"/>
      </w:divBdr>
    </w:div>
    <w:div w:id="84302909">
      <w:bodyDiv w:val="1"/>
      <w:marLeft w:val="0"/>
      <w:marRight w:val="0"/>
      <w:marTop w:val="0"/>
      <w:marBottom w:val="0"/>
      <w:divBdr>
        <w:top w:val="none" w:sz="0" w:space="0" w:color="auto"/>
        <w:left w:val="none" w:sz="0" w:space="0" w:color="auto"/>
        <w:bottom w:val="none" w:sz="0" w:space="0" w:color="auto"/>
        <w:right w:val="none" w:sz="0" w:space="0" w:color="auto"/>
      </w:divBdr>
    </w:div>
    <w:div w:id="84304614">
      <w:bodyDiv w:val="1"/>
      <w:marLeft w:val="0"/>
      <w:marRight w:val="0"/>
      <w:marTop w:val="0"/>
      <w:marBottom w:val="0"/>
      <w:divBdr>
        <w:top w:val="none" w:sz="0" w:space="0" w:color="auto"/>
        <w:left w:val="none" w:sz="0" w:space="0" w:color="auto"/>
        <w:bottom w:val="none" w:sz="0" w:space="0" w:color="auto"/>
        <w:right w:val="none" w:sz="0" w:space="0" w:color="auto"/>
      </w:divBdr>
    </w:div>
    <w:div w:id="84350404">
      <w:bodyDiv w:val="1"/>
      <w:marLeft w:val="0"/>
      <w:marRight w:val="0"/>
      <w:marTop w:val="0"/>
      <w:marBottom w:val="0"/>
      <w:divBdr>
        <w:top w:val="none" w:sz="0" w:space="0" w:color="auto"/>
        <w:left w:val="none" w:sz="0" w:space="0" w:color="auto"/>
        <w:bottom w:val="none" w:sz="0" w:space="0" w:color="auto"/>
        <w:right w:val="none" w:sz="0" w:space="0" w:color="auto"/>
      </w:divBdr>
    </w:div>
    <w:div w:id="84426383">
      <w:bodyDiv w:val="1"/>
      <w:marLeft w:val="0"/>
      <w:marRight w:val="0"/>
      <w:marTop w:val="0"/>
      <w:marBottom w:val="0"/>
      <w:divBdr>
        <w:top w:val="none" w:sz="0" w:space="0" w:color="auto"/>
        <w:left w:val="none" w:sz="0" w:space="0" w:color="auto"/>
        <w:bottom w:val="none" w:sz="0" w:space="0" w:color="auto"/>
        <w:right w:val="none" w:sz="0" w:space="0" w:color="auto"/>
      </w:divBdr>
    </w:div>
    <w:div w:id="84613311">
      <w:bodyDiv w:val="1"/>
      <w:marLeft w:val="0"/>
      <w:marRight w:val="0"/>
      <w:marTop w:val="0"/>
      <w:marBottom w:val="0"/>
      <w:divBdr>
        <w:top w:val="none" w:sz="0" w:space="0" w:color="auto"/>
        <w:left w:val="none" w:sz="0" w:space="0" w:color="auto"/>
        <w:bottom w:val="none" w:sz="0" w:space="0" w:color="auto"/>
        <w:right w:val="none" w:sz="0" w:space="0" w:color="auto"/>
      </w:divBdr>
    </w:div>
    <w:div w:id="84693598">
      <w:bodyDiv w:val="1"/>
      <w:marLeft w:val="0"/>
      <w:marRight w:val="0"/>
      <w:marTop w:val="0"/>
      <w:marBottom w:val="0"/>
      <w:divBdr>
        <w:top w:val="none" w:sz="0" w:space="0" w:color="auto"/>
        <w:left w:val="none" w:sz="0" w:space="0" w:color="auto"/>
        <w:bottom w:val="none" w:sz="0" w:space="0" w:color="auto"/>
        <w:right w:val="none" w:sz="0" w:space="0" w:color="auto"/>
      </w:divBdr>
    </w:div>
    <w:div w:id="84763447">
      <w:bodyDiv w:val="1"/>
      <w:marLeft w:val="0"/>
      <w:marRight w:val="0"/>
      <w:marTop w:val="0"/>
      <w:marBottom w:val="0"/>
      <w:divBdr>
        <w:top w:val="none" w:sz="0" w:space="0" w:color="auto"/>
        <w:left w:val="none" w:sz="0" w:space="0" w:color="auto"/>
        <w:bottom w:val="none" w:sz="0" w:space="0" w:color="auto"/>
        <w:right w:val="none" w:sz="0" w:space="0" w:color="auto"/>
      </w:divBdr>
    </w:div>
    <w:div w:id="84809240">
      <w:bodyDiv w:val="1"/>
      <w:marLeft w:val="0"/>
      <w:marRight w:val="0"/>
      <w:marTop w:val="0"/>
      <w:marBottom w:val="0"/>
      <w:divBdr>
        <w:top w:val="none" w:sz="0" w:space="0" w:color="auto"/>
        <w:left w:val="none" w:sz="0" w:space="0" w:color="auto"/>
        <w:bottom w:val="none" w:sz="0" w:space="0" w:color="auto"/>
        <w:right w:val="none" w:sz="0" w:space="0" w:color="auto"/>
      </w:divBdr>
    </w:div>
    <w:div w:id="84811259">
      <w:bodyDiv w:val="1"/>
      <w:marLeft w:val="0"/>
      <w:marRight w:val="0"/>
      <w:marTop w:val="0"/>
      <w:marBottom w:val="0"/>
      <w:divBdr>
        <w:top w:val="none" w:sz="0" w:space="0" w:color="auto"/>
        <w:left w:val="none" w:sz="0" w:space="0" w:color="auto"/>
        <w:bottom w:val="none" w:sz="0" w:space="0" w:color="auto"/>
        <w:right w:val="none" w:sz="0" w:space="0" w:color="auto"/>
      </w:divBdr>
    </w:div>
    <w:div w:id="84884097">
      <w:bodyDiv w:val="1"/>
      <w:marLeft w:val="0"/>
      <w:marRight w:val="0"/>
      <w:marTop w:val="0"/>
      <w:marBottom w:val="0"/>
      <w:divBdr>
        <w:top w:val="none" w:sz="0" w:space="0" w:color="auto"/>
        <w:left w:val="none" w:sz="0" w:space="0" w:color="auto"/>
        <w:bottom w:val="none" w:sz="0" w:space="0" w:color="auto"/>
        <w:right w:val="none" w:sz="0" w:space="0" w:color="auto"/>
      </w:divBdr>
    </w:div>
    <w:div w:id="84963022">
      <w:bodyDiv w:val="1"/>
      <w:marLeft w:val="0"/>
      <w:marRight w:val="0"/>
      <w:marTop w:val="0"/>
      <w:marBottom w:val="0"/>
      <w:divBdr>
        <w:top w:val="none" w:sz="0" w:space="0" w:color="auto"/>
        <w:left w:val="none" w:sz="0" w:space="0" w:color="auto"/>
        <w:bottom w:val="none" w:sz="0" w:space="0" w:color="auto"/>
        <w:right w:val="none" w:sz="0" w:space="0" w:color="auto"/>
      </w:divBdr>
    </w:div>
    <w:div w:id="85154592">
      <w:bodyDiv w:val="1"/>
      <w:marLeft w:val="0"/>
      <w:marRight w:val="0"/>
      <w:marTop w:val="0"/>
      <w:marBottom w:val="0"/>
      <w:divBdr>
        <w:top w:val="none" w:sz="0" w:space="0" w:color="auto"/>
        <w:left w:val="none" w:sz="0" w:space="0" w:color="auto"/>
        <w:bottom w:val="none" w:sz="0" w:space="0" w:color="auto"/>
        <w:right w:val="none" w:sz="0" w:space="0" w:color="auto"/>
      </w:divBdr>
    </w:div>
    <w:div w:id="85269388">
      <w:bodyDiv w:val="1"/>
      <w:marLeft w:val="0"/>
      <w:marRight w:val="0"/>
      <w:marTop w:val="0"/>
      <w:marBottom w:val="0"/>
      <w:divBdr>
        <w:top w:val="none" w:sz="0" w:space="0" w:color="auto"/>
        <w:left w:val="none" w:sz="0" w:space="0" w:color="auto"/>
        <w:bottom w:val="none" w:sz="0" w:space="0" w:color="auto"/>
        <w:right w:val="none" w:sz="0" w:space="0" w:color="auto"/>
      </w:divBdr>
    </w:div>
    <w:div w:id="85426139">
      <w:bodyDiv w:val="1"/>
      <w:marLeft w:val="0"/>
      <w:marRight w:val="0"/>
      <w:marTop w:val="0"/>
      <w:marBottom w:val="0"/>
      <w:divBdr>
        <w:top w:val="none" w:sz="0" w:space="0" w:color="auto"/>
        <w:left w:val="none" w:sz="0" w:space="0" w:color="auto"/>
        <w:bottom w:val="none" w:sz="0" w:space="0" w:color="auto"/>
        <w:right w:val="none" w:sz="0" w:space="0" w:color="auto"/>
      </w:divBdr>
    </w:div>
    <w:div w:id="85464860">
      <w:bodyDiv w:val="1"/>
      <w:marLeft w:val="0"/>
      <w:marRight w:val="0"/>
      <w:marTop w:val="0"/>
      <w:marBottom w:val="0"/>
      <w:divBdr>
        <w:top w:val="none" w:sz="0" w:space="0" w:color="auto"/>
        <w:left w:val="none" w:sz="0" w:space="0" w:color="auto"/>
        <w:bottom w:val="none" w:sz="0" w:space="0" w:color="auto"/>
        <w:right w:val="none" w:sz="0" w:space="0" w:color="auto"/>
      </w:divBdr>
    </w:div>
    <w:div w:id="85537131">
      <w:bodyDiv w:val="1"/>
      <w:marLeft w:val="0"/>
      <w:marRight w:val="0"/>
      <w:marTop w:val="0"/>
      <w:marBottom w:val="0"/>
      <w:divBdr>
        <w:top w:val="none" w:sz="0" w:space="0" w:color="auto"/>
        <w:left w:val="none" w:sz="0" w:space="0" w:color="auto"/>
        <w:bottom w:val="none" w:sz="0" w:space="0" w:color="auto"/>
        <w:right w:val="none" w:sz="0" w:space="0" w:color="auto"/>
      </w:divBdr>
    </w:div>
    <w:div w:id="85611761">
      <w:bodyDiv w:val="1"/>
      <w:marLeft w:val="0"/>
      <w:marRight w:val="0"/>
      <w:marTop w:val="0"/>
      <w:marBottom w:val="0"/>
      <w:divBdr>
        <w:top w:val="none" w:sz="0" w:space="0" w:color="auto"/>
        <w:left w:val="none" w:sz="0" w:space="0" w:color="auto"/>
        <w:bottom w:val="none" w:sz="0" w:space="0" w:color="auto"/>
        <w:right w:val="none" w:sz="0" w:space="0" w:color="auto"/>
      </w:divBdr>
    </w:div>
    <w:div w:id="85660915">
      <w:bodyDiv w:val="1"/>
      <w:marLeft w:val="0"/>
      <w:marRight w:val="0"/>
      <w:marTop w:val="0"/>
      <w:marBottom w:val="0"/>
      <w:divBdr>
        <w:top w:val="none" w:sz="0" w:space="0" w:color="auto"/>
        <w:left w:val="none" w:sz="0" w:space="0" w:color="auto"/>
        <w:bottom w:val="none" w:sz="0" w:space="0" w:color="auto"/>
        <w:right w:val="none" w:sz="0" w:space="0" w:color="auto"/>
      </w:divBdr>
    </w:div>
    <w:div w:id="85808025">
      <w:bodyDiv w:val="1"/>
      <w:marLeft w:val="0"/>
      <w:marRight w:val="0"/>
      <w:marTop w:val="0"/>
      <w:marBottom w:val="0"/>
      <w:divBdr>
        <w:top w:val="none" w:sz="0" w:space="0" w:color="auto"/>
        <w:left w:val="none" w:sz="0" w:space="0" w:color="auto"/>
        <w:bottom w:val="none" w:sz="0" w:space="0" w:color="auto"/>
        <w:right w:val="none" w:sz="0" w:space="0" w:color="auto"/>
      </w:divBdr>
    </w:div>
    <w:div w:id="85808279">
      <w:bodyDiv w:val="1"/>
      <w:marLeft w:val="0"/>
      <w:marRight w:val="0"/>
      <w:marTop w:val="0"/>
      <w:marBottom w:val="0"/>
      <w:divBdr>
        <w:top w:val="none" w:sz="0" w:space="0" w:color="auto"/>
        <w:left w:val="none" w:sz="0" w:space="0" w:color="auto"/>
        <w:bottom w:val="none" w:sz="0" w:space="0" w:color="auto"/>
        <w:right w:val="none" w:sz="0" w:space="0" w:color="auto"/>
      </w:divBdr>
    </w:div>
    <w:div w:id="85812011">
      <w:bodyDiv w:val="1"/>
      <w:marLeft w:val="0"/>
      <w:marRight w:val="0"/>
      <w:marTop w:val="0"/>
      <w:marBottom w:val="0"/>
      <w:divBdr>
        <w:top w:val="none" w:sz="0" w:space="0" w:color="auto"/>
        <w:left w:val="none" w:sz="0" w:space="0" w:color="auto"/>
        <w:bottom w:val="none" w:sz="0" w:space="0" w:color="auto"/>
        <w:right w:val="none" w:sz="0" w:space="0" w:color="auto"/>
      </w:divBdr>
    </w:div>
    <w:div w:id="85814323">
      <w:bodyDiv w:val="1"/>
      <w:marLeft w:val="0"/>
      <w:marRight w:val="0"/>
      <w:marTop w:val="0"/>
      <w:marBottom w:val="0"/>
      <w:divBdr>
        <w:top w:val="none" w:sz="0" w:space="0" w:color="auto"/>
        <w:left w:val="none" w:sz="0" w:space="0" w:color="auto"/>
        <w:bottom w:val="none" w:sz="0" w:space="0" w:color="auto"/>
        <w:right w:val="none" w:sz="0" w:space="0" w:color="auto"/>
      </w:divBdr>
    </w:div>
    <w:div w:id="85880863">
      <w:bodyDiv w:val="1"/>
      <w:marLeft w:val="0"/>
      <w:marRight w:val="0"/>
      <w:marTop w:val="0"/>
      <w:marBottom w:val="0"/>
      <w:divBdr>
        <w:top w:val="none" w:sz="0" w:space="0" w:color="auto"/>
        <w:left w:val="none" w:sz="0" w:space="0" w:color="auto"/>
        <w:bottom w:val="none" w:sz="0" w:space="0" w:color="auto"/>
        <w:right w:val="none" w:sz="0" w:space="0" w:color="auto"/>
      </w:divBdr>
    </w:div>
    <w:div w:id="85881077">
      <w:bodyDiv w:val="1"/>
      <w:marLeft w:val="0"/>
      <w:marRight w:val="0"/>
      <w:marTop w:val="0"/>
      <w:marBottom w:val="0"/>
      <w:divBdr>
        <w:top w:val="none" w:sz="0" w:space="0" w:color="auto"/>
        <w:left w:val="none" w:sz="0" w:space="0" w:color="auto"/>
        <w:bottom w:val="none" w:sz="0" w:space="0" w:color="auto"/>
        <w:right w:val="none" w:sz="0" w:space="0" w:color="auto"/>
      </w:divBdr>
      <w:divsChild>
        <w:div w:id="80419989">
          <w:marLeft w:val="480"/>
          <w:marRight w:val="0"/>
          <w:marTop w:val="0"/>
          <w:marBottom w:val="0"/>
          <w:divBdr>
            <w:top w:val="none" w:sz="0" w:space="0" w:color="auto"/>
            <w:left w:val="none" w:sz="0" w:space="0" w:color="auto"/>
            <w:bottom w:val="none" w:sz="0" w:space="0" w:color="auto"/>
            <w:right w:val="none" w:sz="0" w:space="0" w:color="auto"/>
          </w:divBdr>
        </w:div>
        <w:div w:id="85276217">
          <w:marLeft w:val="480"/>
          <w:marRight w:val="0"/>
          <w:marTop w:val="0"/>
          <w:marBottom w:val="0"/>
          <w:divBdr>
            <w:top w:val="none" w:sz="0" w:space="0" w:color="auto"/>
            <w:left w:val="none" w:sz="0" w:space="0" w:color="auto"/>
            <w:bottom w:val="none" w:sz="0" w:space="0" w:color="auto"/>
            <w:right w:val="none" w:sz="0" w:space="0" w:color="auto"/>
          </w:divBdr>
        </w:div>
        <w:div w:id="89856524">
          <w:marLeft w:val="480"/>
          <w:marRight w:val="0"/>
          <w:marTop w:val="0"/>
          <w:marBottom w:val="0"/>
          <w:divBdr>
            <w:top w:val="none" w:sz="0" w:space="0" w:color="auto"/>
            <w:left w:val="none" w:sz="0" w:space="0" w:color="auto"/>
            <w:bottom w:val="none" w:sz="0" w:space="0" w:color="auto"/>
            <w:right w:val="none" w:sz="0" w:space="0" w:color="auto"/>
          </w:divBdr>
        </w:div>
        <w:div w:id="120459107">
          <w:marLeft w:val="480"/>
          <w:marRight w:val="0"/>
          <w:marTop w:val="0"/>
          <w:marBottom w:val="0"/>
          <w:divBdr>
            <w:top w:val="none" w:sz="0" w:space="0" w:color="auto"/>
            <w:left w:val="none" w:sz="0" w:space="0" w:color="auto"/>
            <w:bottom w:val="none" w:sz="0" w:space="0" w:color="auto"/>
            <w:right w:val="none" w:sz="0" w:space="0" w:color="auto"/>
          </w:divBdr>
        </w:div>
        <w:div w:id="131217066">
          <w:marLeft w:val="480"/>
          <w:marRight w:val="0"/>
          <w:marTop w:val="0"/>
          <w:marBottom w:val="0"/>
          <w:divBdr>
            <w:top w:val="none" w:sz="0" w:space="0" w:color="auto"/>
            <w:left w:val="none" w:sz="0" w:space="0" w:color="auto"/>
            <w:bottom w:val="none" w:sz="0" w:space="0" w:color="auto"/>
            <w:right w:val="none" w:sz="0" w:space="0" w:color="auto"/>
          </w:divBdr>
        </w:div>
        <w:div w:id="144395076">
          <w:marLeft w:val="480"/>
          <w:marRight w:val="0"/>
          <w:marTop w:val="0"/>
          <w:marBottom w:val="0"/>
          <w:divBdr>
            <w:top w:val="none" w:sz="0" w:space="0" w:color="auto"/>
            <w:left w:val="none" w:sz="0" w:space="0" w:color="auto"/>
            <w:bottom w:val="none" w:sz="0" w:space="0" w:color="auto"/>
            <w:right w:val="none" w:sz="0" w:space="0" w:color="auto"/>
          </w:divBdr>
        </w:div>
        <w:div w:id="160438658">
          <w:marLeft w:val="480"/>
          <w:marRight w:val="0"/>
          <w:marTop w:val="0"/>
          <w:marBottom w:val="0"/>
          <w:divBdr>
            <w:top w:val="none" w:sz="0" w:space="0" w:color="auto"/>
            <w:left w:val="none" w:sz="0" w:space="0" w:color="auto"/>
            <w:bottom w:val="none" w:sz="0" w:space="0" w:color="auto"/>
            <w:right w:val="none" w:sz="0" w:space="0" w:color="auto"/>
          </w:divBdr>
        </w:div>
        <w:div w:id="177233540">
          <w:marLeft w:val="480"/>
          <w:marRight w:val="0"/>
          <w:marTop w:val="0"/>
          <w:marBottom w:val="0"/>
          <w:divBdr>
            <w:top w:val="none" w:sz="0" w:space="0" w:color="auto"/>
            <w:left w:val="none" w:sz="0" w:space="0" w:color="auto"/>
            <w:bottom w:val="none" w:sz="0" w:space="0" w:color="auto"/>
            <w:right w:val="none" w:sz="0" w:space="0" w:color="auto"/>
          </w:divBdr>
        </w:div>
        <w:div w:id="183442262">
          <w:marLeft w:val="480"/>
          <w:marRight w:val="0"/>
          <w:marTop w:val="0"/>
          <w:marBottom w:val="0"/>
          <w:divBdr>
            <w:top w:val="none" w:sz="0" w:space="0" w:color="auto"/>
            <w:left w:val="none" w:sz="0" w:space="0" w:color="auto"/>
            <w:bottom w:val="none" w:sz="0" w:space="0" w:color="auto"/>
            <w:right w:val="none" w:sz="0" w:space="0" w:color="auto"/>
          </w:divBdr>
        </w:div>
        <w:div w:id="249975563">
          <w:marLeft w:val="480"/>
          <w:marRight w:val="0"/>
          <w:marTop w:val="0"/>
          <w:marBottom w:val="0"/>
          <w:divBdr>
            <w:top w:val="none" w:sz="0" w:space="0" w:color="auto"/>
            <w:left w:val="none" w:sz="0" w:space="0" w:color="auto"/>
            <w:bottom w:val="none" w:sz="0" w:space="0" w:color="auto"/>
            <w:right w:val="none" w:sz="0" w:space="0" w:color="auto"/>
          </w:divBdr>
        </w:div>
        <w:div w:id="401755497">
          <w:marLeft w:val="480"/>
          <w:marRight w:val="0"/>
          <w:marTop w:val="0"/>
          <w:marBottom w:val="0"/>
          <w:divBdr>
            <w:top w:val="none" w:sz="0" w:space="0" w:color="auto"/>
            <w:left w:val="none" w:sz="0" w:space="0" w:color="auto"/>
            <w:bottom w:val="none" w:sz="0" w:space="0" w:color="auto"/>
            <w:right w:val="none" w:sz="0" w:space="0" w:color="auto"/>
          </w:divBdr>
        </w:div>
        <w:div w:id="405617370">
          <w:marLeft w:val="480"/>
          <w:marRight w:val="0"/>
          <w:marTop w:val="0"/>
          <w:marBottom w:val="0"/>
          <w:divBdr>
            <w:top w:val="none" w:sz="0" w:space="0" w:color="auto"/>
            <w:left w:val="none" w:sz="0" w:space="0" w:color="auto"/>
            <w:bottom w:val="none" w:sz="0" w:space="0" w:color="auto"/>
            <w:right w:val="none" w:sz="0" w:space="0" w:color="auto"/>
          </w:divBdr>
        </w:div>
        <w:div w:id="466313322">
          <w:marLeft w:val="480"/>
          <w:marRight w:val="0"/>
          <w:marTop w:val="0"/>
          <w:marBottom w:val="0"/>
          <w:divBdr>
            <w:top w:val="none" w:sz="0" w:space="0" w:color="auto"/>
            <w:left w:val="none" w:sz="0" w:space="0" w:color="auto"/>
            <w:bottom w:val="none" w:sz="0" w:space="0" w:color="auto"/>
            <w:right w:val="none" w:sz="0" w:space="0" w:color="auto"/>
          </w:divBdr>
        </w:div>
        <w:div w:id="518199238">
          <w:marLeft w:val="480"/>
          <w:marRight w:val="0"/>
          <w:marTop w:val="0"/>
          <w:marBottom w:val="0"/>
          <w:divBdr>
            <w:top w:val="none" w:sz="0" w:space="0" w:color="auto"/>
            <w:left w:val="none" w:sz="0" w:space="0" w:color="auto"/>
            <w:bottom w:val="none" w:sz="0" w:space="0" w:color="auto"/>
            <w:right w:val="none" w:sz="0" w:space="0" w:color="auto"/>
          </w:divBdr>
        </w:div>
        <w:div w:id="541136180">
          <w:marLeft w:val="480"/>
          <w:marRight w:val="0"/>
          <w:marTop w:val="0"/>
          <w:marBottom w:val="0"/>
          <w:divBdr>
            <w:top w:val="none" w:sz="0" w:space="0" w:color="auto"/>
            <w:left w:val="none" w:sz="0" w:space="0" w:color="auto"/>
            <w:bottom w:val="none" w:sz="0" w:space="0" w:color="auto"/>
            <w:right w:val="none" w:sz="0" w:space="0" w:color="auto"/>
          </w:divBdr>
        </w:div>
        <w:div w:id="541865120">
          <w:marLeft w:val="480"/>
          <w:marRight w:val="0"/>
          <w:marTop w:val="0"/>
          <w:marBottom w:val="0"/>
          <w:divBdr>
            <w:top w:val="none" w:sz="0" w:space="0" w:color="auto"/>
            <w:left w:val="none" w:sz="0" w:space="0" w:color="auto"/>
            <w:bottom w:val="none" w:sz="0" w:space="0" w:color="auto"/>
            <w:right w:val="none" w:sz="0" w:space="0" w:color="auto"/>
          </w:divBdr>
        </w:div>
        <w:div w:id="549340548">
          <w:marLeft w:val="480"/>
          <w:marRight w:val="0"/>
          <w:marTop w:val="0"/>
          <w:marBottom w:val="0"/>
          <w:divBdr>
            <w:top w:val="none" w:sz="0" w:space="0" w:color="auto"/>
            <w:left w:val="none" w:sz="0" w:space="0" w:color="auto"/>
            <w:bottom w:val="none" w:sz="0" w:space="0" w:color="auto"/>
            <w:right w:val="none" w:sz="0" w:space="0" w:color="auto"/>
          </w:divBdr>
        </w:div>
        <w:div w:id="549464084">
          <w:marLeft w:val="480"/>
          <w:marRight w:val="0"/>
          <w:marTop w:val="0"/>
          <w:marBottom w:val="0"/>
          <w:divBdr>
            <w:top w:val="none" w:sz="0" w:space="0" w:color="auto"/>
            <w:left w:val="none" w:sz="0" w:space="0" w:color="auto"/>
            <w:bottom w:val="none" w:sz="0" w:space="0" w:color="auto"/>
            <w:right w:val="none" w:sz="0" w:space="0" w:color="auto"/>
          </w:divBdr>
        </w:div>
        <w:div w:id="568998467">
          <w:marLeft w:val="480"/>
          <w:marRight w:val="0"/>
          <w:marTop w:val="0"/>
          <w:marBottom w:val="0"/>
          <w:divBdr>
            <w:top w:val="none" w:sz="0" w:space="0" w:color="auto"/>
            <w:left w:val="none" w:sz="0" w:space="0" w:color="auto"/>
            <w:bottom w:val="none" w:sz="0" w:space="0" w:color="auto"/>
            <w:right w:val="none" w:sz="0" w:space="0" w:color="auto"/>
          </w:divBdr>
        </w:div>
        <w:div w:id="580261546">
          <w:marLeft w:val="480"/>
          <w:marRight w:val="0"/>
          <w:marTop w:val="0"/>
          <w:marBottom w:val="0"/>
          <w:divBdr>
            <w:top w:val="none" w:sz="0" w:space="0" w:color="auto"/>
            <w:left w:val="none" w:sz="0" w:space="0" w:color="auto"/>
            <w:bottom w:val="none" w:sz="0" w:space="0" w:color="auto"/>
            <w:right w:val="none" w:sz="0" w:space="0" w:color="auto"/>
          </w:divBdr>
        </w:div>
        <w:div w:id="591547812">
          <w:marLeft w:val="480"/>
          <w:marRight w:val="0"/>
          <w:marTop w:val="0"/>
          <w:marBottom w:val="0"/>
          <w:divBdr>
            <w:top w:val="none" w:sz="0" w:space="0" w:color="auto"/>
            <w:left w:val="none" w:sz="0" w:space="0" w:color="auto"/>
            <w:bottom w:val="none" w:sz="0" w:space="0" w:color="auto"/>
            <w:right w:val="none" w:sz="0" w:space="0" w:color="auto"/>
          </w:divBdr>
        </w:div>
        <w:div w:id="615990563">
          <w:marLeft w:val="480"/>
          <w:marRight w:val="0"/>
          <w:marTop w:val="0"/>
          <w:marBottom w:val="0"/>
          <w:divBdr>
            <w:top w:val="none" w:sz="0" w:space="0" w:color="auto"/>
            <w:left w:val="none" w:sz="0" w:space="0" w:color="auto"/>
            <w:bottom w:val="none" w:sz="0" w:space="0" w:color="auto"/>
            <w:right w:val="none" w:sz="0" w:space="0" w:color="auto"/>
          </w:divBdr>
        </w:div>
        <w:div w:id="733898236">
          <w:marLeft w:val="480"/>
          <w:marRight w:val="0"/>
          <w:marTop w:val="0"/>
          <w:marBottom w:val="0"/>
          <w:divBdr>
            <w:top w:val="none" w:sz="0" w:space="0" w:color="auto"/>
            <w:left w:val="none" w:sz="0" w:space="0" w:color="auto"/>
            <w:bottom w:val="none" w:sz="0" w:space="0" w:color="auto"/>
            <w:right w:val="none" w:sz="0" w:space="0" w:color="auto"/>
          </w:divBdr>
        </w:div>
        <w:div w:id="770900956">
          <w:marLeft w:val="480"/>
          <w:marRight w:val="0"/>
          <w:marTop w:val="0"/>
          <w:marBottom w:val="0"/>
          <w:divBdr>
            <w:top w:val="none" w:sz="0" w:space="0" w:color="auto"/>
            <w:left w:val="none" w:sz="0" w:space="0" w:color="auto"/>
            <w:bottom w:val="none" w:sz="0" w:space="0" w:color="auto"/>
            <w:right w:val="none" w:sz="0" w:space="0" w:color="auto"/>
          </w:divBdr>
        </w:div>
        <w:div w:id="844368048">
          <w:marLeft w:val="480"/>
          <w:marRight w:val="0"/>
          <w:marTop w:val="0"/>
          <w:marBottom w:val="0"/>
          <w:divBdr>
            <w:top w:val="none" w:sz="0" w:space="0" w:color="auto"/>
            <w:left w:val="none" w:sz="0" w:space="0" w:color="auto"/>
            <w:bottom w:val="none" w:sz="0" w:space="0" w:color="auto"/>
            <w:right w:val="none" w:sz="0" w:space="0" w:color="auto"/>
          </w:divBdr>
        </w:div>
        <w:div w:id="866910288">
          <w:marLeft w:val="480"/>
          <w:marRight w:val="0"/>
          <w:marTop w:val="0"/>
          <w:marBottom w:val="0"/>
          <w:divBdr>
            <w:top w:val="none" w:sz="0" w:space="0" w:color="auto"/>
            <w:left w:val="none" w:sz="0" w:space="0" w:color="auto"/>
            <w:bottom w:val="none" w:sz="0" w:space="0" w:color="auto"/>
            <w:right w:val="none" w:sz="0" w:space="0" w:color="auto"/>
          </w:divBdr>
        </w:div>
        <w:div w:id="873466318">
          <w:marLeft w:val="480"/>
          <w:marRight w:val="0"/>
          <w:marTop w:val="0"/>
          <w:marBottom w:val="0"/>
          <w:divBdr>
            <w:top w:val="none" w:sz="0" w:space="0" w:color="auto"/>
            <w:left w:val="none" w:sz="0" w:space="0" w:color="auto"/>
            <w:bottom w:val="none" w:sz="0" w:space="0" w:color="auto"/>
            <w:right w:val="none" w:sz="0" w:space="0" w:color="auto"/>
          </w:divBdr>
        </w:div>
        <w:div w:id="879513263">
          <w:marLeft w:val="480"/>
          <w:marRight w:val="0"/>
          <w:marTop w:val="0"/>
          <w:marBottom w:val="0"/>
          <w:divBdr>
            <w:top w:val="none" w:sz="0" w:space="0" w:color="auto"/>
            <w:left w:val="none" w:sz="0" w:space="0" w:color="auto"/>
            <w:bottom w:val="none" w:sz="0" w:space="0" w:color="auto"/>
            <w:right w:val="none" w:sz="0" w:space="0" w:color="auto"/>
          </w:divBdr>
        </w:div>
        <w:div w:id="905795692">
          <w:marLeft w:val="480"/>
          <w:marRight w:val="0"/>
          <w:marTop w:val="0"/>
          <w:marBottom w:val="0"/>
          <w:divBdr>
            <w:top w:val="none" w:sz="0" w:space="0" w:color="auto"/>
            <w:left w:val="none" w:sz="0" w:space="0" w:color="auto"/>
            <w:bottom w:val="none" w:sz="0" w:space="0" w:color="auto"/>
            <w:right w:val="none" w:sz="0" w:space="0" w:color="auto"/>
          </w:divBdr>
        </w:div>
      </w:divsChild>
    </w:div>
    <w:div w:id="85923467">
      <w:bodyDiv w:val="1"/>
      <w:marLeft w:val="0"/>
      <w:marRight w:val="0"/>
      <w:marTop w:val="0"/>
      <w:marBottom w:val="0"/>
      <w:divBdr>
        <w:top w:val="none" w:sz="0" w:space="0" w:color="auto"/>
        <w:left w:val="none" w:sz="0" w:space="0" w:color="auto"/>
        <w:bottom w:val="none" w:sz="0" w:space="0" w:color="auto"/>
        <w:right w:val="none" w:sz="0" w:space="0" w:color="auto"/>
      </w:divBdr>
    </w:div>
    <w:div w:id="85923970">
      <w:bodyDiv w:val="1"/>
      <w:marLeft w:val="0"/>
      <w:marRight w:val="0"/>
      <w:marTop w:val="0"/>
      <w:marBottom w:val="0"/>
      <w:divBdr>
        <w:top w:val="none" w:sz="0" w:space="0" w:color="auto"/>
        <w:left w:val="none" w:sz="0" w:space="0" w:color="auto"/>
        <w:bottom w:val="none" w:sz="0" w:space="0" w:color="auto"/>
        <w:right w:val="none" w:sz="0" w:space="0" w:color="auto"/>
      </w:divBdr>
    </w:div>
    <w:div w:id="86079177">
      <w:bodyDiv w:val="1"/>
      <w:marLeft w:val="0"/>
      <w:marRight w:val="0"/>
      <w:marTop w:val="0"/>
      <w:marBottom w:val="0"/>
      <w:divBdr>
        <w:top w:val="none" w:sz="0" w:space="0" w:color="auto"/>
        <w:left w:val="none" w:sz="0" w:space="0" w:color="auto"/>
        <w:bottom w:val="none" w:sz="0" w:space="0" w:color="auto"/>
        <w:right w:val="none" w:sz="0" w:space="0" w:color="auto"/>
      </w:divBdr>
    </w:div>
    <w:div w:id="86268759">
      <w:bodyDiv w:val="1"/>
      <w:marLeft w:val="0"/>
      <w:marRight w:val="0"/>
      <w:marTop w:val="0"/>
      <w:marBottom w:val="0"/>
      <w:divBdr>
        <w:top w:val="none" w:sz="0" w:space="0" w:color="auto"/>
        <w:left w:val="none" w:sz="0" w:space="0" w:color="auto"/>
        <w:bottom w:val="none" w:sz="0" w:space="0" w:color="auto"/>
        <w:right w:val="none" w:sz="0" w:space="0" w:color="auto"/>
      </w:divBdr>
    </w:div>
    <w:div w:id="86318618">
      <w:bodyDiv w:val="1"/>
      <w:marLeft w:val="0"/>
      <w:marRight w:val="0"/>
      <w:marTop w:val="0"/>
      <w:marBottom w:val="0"/>
      <w:divBdr>
        <w:top w:val="none" w:sz="0" w:space="0" w:color="auto"/>
        <w:left w:val="none" w:sz="0" w:space="0" w:color="auto"/>
        <w:bottom w:val="none" w:sz="0" w:space="0" w:color="auto"/>
        <w:right w:val="none" w:sz="0" w:space="0" w:color="auto"/>
      </w:divBdr>
    </w:div>
    <w:div w:id="86388059">
      <w:bodyDiv w:val="1"/>
      <w:marLeft w:val="0"/>
      <w:marRight w:val="0"/>
      <w:marTop w:val="0"/>
      <w:marBottom w:val="0"/>
      <w:divBdr>
        <w:top w:val="none" w:sz="0" w:space="0" w:color="auto"/>
        <w:left w:val="none" w:sz="0" w:space="0" w:color="auto"/>
        <w:bottom w:val="none" w:sz="0" w:space="0" w:color="auto"/>
        <w:right w:val="none" w:sz="0" w:space="0" w:color="auto"/>
      </w:divBdr>
    </w:div>
    <w:div w:id="86390000">
      <w:bodyDiv w:val="1"/>
      <w:marLeft w:val="0"/>
      <w:marRight w:val="0"/>
      <w:marTop w:val="0"/>
      <w:marBottom w:val="0"/>
      <w:divBdr>
        <w:top w:val="none" w:sz="0" w:space="0" w:color="auto"/>
        <w:left w:val="none" w:sz="0" w:space="0" w:color="auto"/>
        <w:bottom w:val="none" w:sz="0" w:space="0" w:color="auto"/>
        <w:right w:val="none" w:sz="0" w:space="0" w:color="auto"/>
      </w:divBdr>
      <w:divsChild>
        <w:div w:id="199976698">
          <w:marLeft w:val="480"/>
          <w:marRight w:val="0"/>
          <w:marTop w:val="0"/>
          <w:marBottom w:val="0"/>
          <w:divBdr>
            <w:top w:val="none" w:sz="0" w:space="0" w:color="auto"/>
            <w:left w:val="none" w:sz="0" w:space="0" w:color="auto"/>
            <w:bottom w:val="none" w:sz="0" w:space="0" w:color="auto"/>
            <w:right w:val="none" w:sz="0" w:space="0" w:color="auto"/>
          </w:divBdr>
        </w:div>
        <w:div w:id="272783667">
          <w:marLeft w:val="480"/>
          <w:marRight w:val="0"/>
          <w:marTop w:val="0"/>
          <w:marBottom w:val="0"/>
          <w:divBdr>
            <w:top w:val="none" w:sz="0" w:space="0" w:color="auto"/>
            <w:left w:val="none" w:sz="0" w:space="0" w:color="auto"/>
            <w:bottom w:val="none" w:sz="0" w:space="0" w:color="auto"/>
            <w:right w:val="none" w:sz="0" w:space="0" w:color="auto"/>
          </w:divBdr>
        </w:div>
        <w:div w:id="506553537">
          <w:marLeft w:val="480"/>
          <w:marRight w:val="0"/>
          <w:marTop w:val="0"/>
          <w:marBottom w:val="0"/>
          <w:divBdr>
            <w:top w:val="none" w:sz="0" w:space="0" w:color="auto"/>
            <w:left w:val="none" w:sz="0" w:space="0" w:color="auto"/>
            <w:bottom w:val="none" w:sz="0" w:space="0" w:color="auto"/>
            <w:right w:val="none" w:sz="0" w:space="0" w:color="auto"/>
          </w:divBdr>
        </w:div>
        <w:div w:id="716585341">
          <w:marLeft w:val="480"/>
          <w:marRight w:val="0"/>
          <w:marTop w:val="0"/>
          <w:marBottom w:val="0"/>
          <w:divBdr>
            <w:top w:val="none" w:sz="0" w:space="0" w:color="auto"/>
            <w:left w:val="none" w:sz="0" w:space="0" w:color="auto"/>
            <w:bottom w:val="none" w:sz="0" w:space="0" w:color="auto"/>
            <w:right w:val="none" w:sz="0" w:space="0" w:color="auto"/>
          </w:divBdr>
        </w:div>
        <w:div w:id="804396295">
          <w:marLeft w:val="480"/>
          <w:marRight w:val="0"/>
          <w:marTop w:val="0"/>
          <w:marBottom w:val="0"/>
          <w:divBdr>
            <w:top w:val="none" w:sz="0" w:space="0" w:color="auto"/>
            <w:left w:val="none" w:sz="0" w:space="0" w:color="auto"/>
            <w:bottom w:val="none" w:sz="0" w:space="0" w:color="auto"/>
            <w:right w:val="none" w:sz="0" w:space="0" w:color="auto"/>
          </w:divBdr>
        </w:div>
        <w:div w:id="804467623">
          <w:marLeft w:val="480"/>
          <w:marRight w:val="0"/>
          <w:marTop w:val="0"/>
          <w:marBottom w:val="0"/>
          <w:divBdr>
            <w:top w:val="none" w:sz="0" w:space="0" w:color="auto"/>
            <w:left w:val="none" w:sz="0" w:space="0" w:color="auto"/>
            <w:bottom w:val="none" w:sz="0" w:space="0" w:color="auto"/>
            <w:right w:val="none" w:sz="0" w:space="0" w:color="auto"/>
          </w:divBdr>
        </w:div>
        <w:div w:id="908197975">
          <w:marLeft w:val="480"/>
          <w:marRight w:val="0"/>
          <w:marTop w:val="0"/>
          <w:marBottom w:val="0"/>
          <w:divBdr>
            <w:top w:val="none" w:sz="0" w:space="0" w:color="auto"/>
            <w:left w:val="none" w:sz="0" w:space="0" w:color="auto"/>
            <w:bottom w:val="none" w:sz="0" w:space="0" w:color="auto"/>
            <w:right w:val="none" w:sz="0" w:space="0" w:color="auto"/>
          </w:divBdr>
        </w:div>
      </w:divsChild>
    </w:div>
    <w:div w:id="86462489">
      <w:bodyDiv w:val="1"/>
      <w:marLeft w:val="0"/>
      <w:marRight w:val="0"/>
      <w:marTop w:val="0"/>
      <w:marBottom w:val="0"/>
      <w:divBdr>
        <w:top w:val="none" w:sz="0" w:space="0" w:color="auto"/>
        <w:left w:val="none" w:sz="0" w:space="0" w:color="auto"/>
        <w:bottom w:val="none" w:sz="0" w:space="0" w:color="auto"/>
        <w:right w:val="none" w:sz="0" w:space="0" w:color="auto"/>
      </w:divBdr>
    </w:div>
    <w:div w:id="86655896">
      <w:bodyDiv w:val="1"/>
      <w:marLeft w:val="0"/>
      <w:marRight w:val="0"/>
      <w:marTop w:val="0"/>
      <w:marBottom w:val="0"/>
      <w:divBdr>
        <w:top w:val="none" w:sz="0" w:space="0" w:color="auto"/>
        <w:left w:val="none" w:sz="0" w:space="0" w:color="auto"/>
        <w:bottom w:val="none" w:sz="0" w:space="0" w:color="auto"/>
        <w:right w:val="none" w:sz="0" w:space="0" w:color="auto"/>
      </w:divBdr>
    </w:div>
    <w:div w:id="86734917">
      <w:bodyDiv w:val="1"/>
      <w:marLeft w:val="0"/>
      <w:marRight w:val="0"/>
      <w:marTop w:val="0"/>
      <w:marBottom w:val="0"/>
      <w:divBdr>
        <w:top w:val="none" w:sz="0" w:space="0" w:color="auto"/>
        <w:left w:val="none" w:sz="0" w:space="0" w:color="auto"/>
        <w:bottom w:val="none" w:sz="0" w:space="0" w:color="auto"/>
        <w:right w:val="none" w:sz="0" w:space="0" w:color="auto"/>
      </w:divBdr>
    </w:div>
    <w:div w:id="86772362">
      <w:bodyDiv w:val="1"/>
      <w:marLeft w:val="0"/>
      <w:marRight w:val="0"/>
      <w:marTop w:val="0"/>
      <w:marBottom w:val="0"/>
      <w:divBdr>
        <w:top w:val="none" w:sz="0" w:space="0" w:color="auto"/>
        <w:left w:val="none" w:sz="0" w:space="0" w:color="auto"/>
        <w:bottom w:val="none" w:sz="0" w:space="0" w:color="auto"/>
        <w:right w:val="none" w:sz="0" w:space="0" w:color="auto"/>
      </w:divBdr>
    </w:div>
    <w:div w:id="86848911">
      <w:bodyDiv w:val="1"/>
      <w:marLeft w:val="0"/>
      <w:marRight w:val="0"/>
      <w:marTop w:val="0"/>
      <w:marBottom w:val="0"/>
      <w:divBdr>
        <w:top w:val="none" w:sz="0" w:space="0" w:color="auto"/>
        <w:left w:val="none" w:sz="0" w:space="0" w:color="auto"/>
        <w:bottom w:val="none" w:sz="0" w:space="0" w:color="auto"/>
        <w:right w:val="none" w:sz="0" w:space="0" w:color="auto"/>
      </w:divBdr>
    </w:div>
    <w:div w:id="86850815">
      <w:bodyDiv w:val="1"/>
      <w:marLeft w:val="0"/>
      <w:marRight w:val="0"/>
      <w:marTop w:val="0"/>
      <w:marBottom w:val="0"/>
      <w:divBdr>
        <w:top w:val="none" w:sz="0" w:space="0" w:color="auto"/>
        <w:left w:val="none" w:sz="0" w:space="0" w:color="auto"/>
        <w:bottom w:val="none" w:sz="0" w:space="0" w:color="auto"/>
        <w:right w:val="none" w:sz="0" w:space="0" w:color="auto"/>
      </w:divBdr>
    </w:div>
    <w:div w:id="86852703">
      <w:bodyDiv w:val="1"/>
      <w:marLeft w:val="0"/>
      <w:marRight w:val="0"/>
      <w:marTop w:val="0"/>
      <w:marBottom w:val="0"/>
      <w:divBdr>
        <w:top w:val="none" w:sz="0" w:space="0" w:color="auto"/>
        <w:left w:val="none" w:sz="0" w:space="0" w:color="auto"/>
        <w:bottom w:val="none" w:sz="0" w:space="0" w:color="auto"/>
        <w:right w:val="none" w:sz="0" w:space="0" w:color="auto"/>
      </w:divBdr>
    </w:div>
    <w:div w:id="86854048">
      <w:bodyDiv w:val="1"/>
      <w:marLeft w:val="0"/>
      <w:marRight w:val="0"/>
      <w:marTop w:val="0"/>
      <w:marBottom w:val="0"/>
      <w:divBdr>
        <w:top w:val="none" w:sz="0" w:space="0" w:color="auto"/>
        <w:left w:val="none" w:sz="0" w:space="0" w:color="auto"/>
        <w:bottom w:val="none" w:sz="0" w:space="0" w:color="auto"/>
        <w:right w:val="none" w:sz="0" w:space="0" w:color="auto"/>
      </w:divBdr>
      <w:divsChild>
        <w:div w:id="10762573">
          <w:marLeft w:val="480"/>
          <w:marRight w:val="0"/>
          <w:marTop w:val="0"/>
          <w:marBottom w:val="0"/>
          <w:divBdr>
            <w:top w:val="none" w:sz="0" w:space="0" w:color="auto"/>
            <w:left w:val="none" w:sz="0" w:space="0" w:color="auto"/>
            <w:bottom w:val="none" w:sz="0" w:space="0" w:color="auto"/>
            <w:right w:val="none" w:sz="0" w:space="0" w:color="auto"/>
          </w:divBdr>
        </w:div>
        <w:div w:id="145971686">
          <w:marLeft w:val="480"/>
          <w:marRight w:val="0"/>
          <w:marTop w:val="0"/>
          <w:marBottom w:val="0"/>
          <w:divBdr>
            <w:top w:val="none" w:sz="0" w:space="0" w:color="auto"/>
            <w:left w:val="none" w:sz="0" w:space="0" w:color="auto"/>
            <w:bottom w:val="none" w:sz="0" w:space="0" w:color="auto"/>
            <w:right w:val="none" w:sz="0" w:space="0" w:color="auto"/>
          </w:divBdr>
        </w:div>
        <w:div w:id="167064182">
          <w:marLeft w:val="480"/>
          <w:marRight w:val="0"/>
          <w:marTop w:val="0"/>
          <w:marBottom w:val="0"/>
          <w:divBdr>
            <w:top w:val="none" w:sz="0" w:space="0" w:color="auto"/>
            <w:left w:val="none" w:sz="0" w:space="0" w:color="auto"/>
            <w:bottom w:val="none" w:sz="0" w:space="0" w:color="auto"/>
            <w:right w:val="none" w:sz="0" w:space="0" w:color="auto"/>
          </w:divBdr>
        </w:div>
        <w:div w:id="187790740">
          <w:marLeft w:val="480"/>
          <w:marRight w:val="0"/>
          <w:marTop w:val="0"/>
          <w:marBottom w:val="0"/>
          <w:divBdr>
            <w:top w:val="none" w:sz="0" w:space="0" w:color="auto"/>
            <w:left w:val="none" w:sz="0" w:space="0" w:color="auto"/>
            <w:bottom w:val="none" w:sz="0" w:space="0" w:color="auto"/>
            <w:right w:val="none" w:sz="0" w:space="0" w:color="auto"/>
          </w:divBdr>
        </w:div>
        <w:div w:id="347219394">
          <w:marLeft w:val="480"/>
          <w:marRight w:val="0"/>
          <w:marTop w:val="0"/>
          <w:marBottom w:val="0"/>
          <w:divBdr>
            <w:top w:val="none" w:sz="0" w:space="0" w:color="auto"/>
            <w:left w:val="none" w:sz="0" w:space="0" w:color="auto"/>
            <w:bottom w:val="none" w:sz="0" w:space="0" w:color="auto"/>
            <w:right w:val="none" w:sz="0" w:space="0" w:color="auto"/>
          </w:divBdr>
        </w:div>
        <w:div w:id="380908728">
          <w:marLeft w:val="480"/>
          <w:marRight w:val="0"/>
          <w:marTop w:val="0"/>
          <w:marBottom w:val="0"/>
          <w:divBdr>
            <w:top w:val="none" w:sz="0" w:space="0" w:color="auto"/>
            <w:left w:val="none" w:sz="0" w:space="0" w:color="auto"/>
            <w:bottom w:val="none" w:sz="0" w:space="0" w:color="auto"/>
            <w:right w:val="none" w:sz="0" w:space="0" w:color="auto"/>
          </w:divBdr>
        </w:div>
        <w:div w:id="402484984">
          <w:marLeft w:val="480"/>
          <w:marRight w:val="0"/>
          <w:marTop w:val="0"/>
          <w:marBottom w:val="0"/>
          <w:divBdr>
            <w:top w:val="none" w:sz="0" w:space="0" w:color="auto"/>
            <w:left w:val="none" w:sz="0" w:space="0" w:color="auto"/>
            <w:bottom w:val="none" w:sz="0" w:space="0" w:color="auto"/>
            <w:right w:val="none" w:sz="0" w:space="0" w:color="auto"/>
          </w:divBdr>
        </w:div>
        <w:div w:id="406802360">
          <w:marLeft w:val="480"/>
          <w:marRight w:val="0"/>
          <w:marTop w:val="0"/>
          <w:marBottom w:val="0"/>
          <w:divBdr>
            <w:top w:val="none" w:sz="0" w:space="0" w:color="auto"/>
            <w:left w:val="none" w:sz="0" w:space="0" w:color="auto"/>
            <w:bottom w:val="none" w:sz="0" w:space="0" w:color="auto"/>
            <w:right w:val="none" w:sz="0" w:space="0" w:color="auto"/>
          </w:divBdr>
        </w:div>
        <w:div w:id="443496764">
          <w:marLeft w:val="480"/>
          <w:marRight w:val="0"/>
          <w:marTop w:val="0"/>
          <w:marBottom w:val="0"/>
          <w:divBdr>
            <w:top w:val="none" w:sz="0" w:space="0" w:color="auto"/>
            <w:left w:val="none" w:sz="0" w:space="0" w:color="auto"/>
            <w:bottom w:val="none" w:sz="0" w:space="0" w:color="auto"/>
            <w:right w:val="none" w:sz="0" w:space="0" w:color="auto"/>
          </w:divBdr>
        </w:div>
        <w:div w:id="454494587">
          <w:marLeft w:val="480"/>
          <w:marRight w:val="0"/>
          <w:marTop w:val="0"/>
          <w:marBottom w:val="0"/>
          <w:divBdr>
            <w:top w:val="none" w:sz="0" w:space="0" w:color="auto"/>
            <w:left w:val="none" w:sz="0" w:space="0" w:color="auto"/>
            <w:bottom w:val="none" w:sz="0" w:space="0" w:color="auto"/>
            <w:right w:val="none" w:sz="0" w:space="0" w:color="auto"/>
          </w:divBdr>
        </w:div>
        <w:div w:id="457454118">
          <w:marLeft w:val="480"/>
          <w:marRight w:val="0"/>
          <w:marTop w:val="0"/>
          <w:marBottom w:val="0"/>
          <w:divBdr>
            <w:top w:val="none" w:sz="0" w:space="0" w:color="auto"/>
            <w:left w:val="none" w:sz="0" w:space="0" w:color="auto"/>
            <w:bottom w:val="none" w:sz="0" w:space="0" w:color="auto"/>
            <w:right w:val="none" w:sz="0" w:space="0" w:color="auto"/>
          </w:divBdr>
        </w:div>
        <w:div w:id="481624245">
          <w:marLeft w:val="480"/>
          <w:marRight w:val="0"/>
          <w:marTop w:val="0"/>
          <w:marBottom w:val="0"/>
          <w:divBdr>
            <w:top w:val="none" w:sz="0" w:space="0" w:color="auto"/>
            <w:left w:val="none" w:sz="0" w:space="0" w:color="auto"/>
            <w:bottom w:val="none" w:sz="0" w:space="0" w:color="auto"/>
            <w:right w:val="none" w:sz="0" w:space="0" w:color="auto"/>
          </w:divBdr>
        </w:div>
        <w:div w:id="501092547">
          <w:marLeft w:val="480"/>
          <w:marRight w:val="0"/>
          <w:marTop w:val="0"/>
          <w:marBottom w:val="0"/>
          <w:divBdr>
            <w:top w:val="none" w:sz="0" w:space="0" w:color="auto"/>
            <w:left w:val="none" w:sz="0" w:space="0" w:color="auto"/>
            <w:bottom w:val="none" w:sz="0" w:space="0" w:color="auto"/>
            <w:right w:val="none" w:sz="0" w:space="0" w:color="auto"/>
          </w:divBdr>
        </w:div>
        <w:div w:id="521165932">
          <w:marLeft w:val="480"/>
          <w:marRight w:val="0"/>
          <w:marTop w:val="0"/>
          <w:marBottom w:val="0"/>
          <w:divBdr>
            <w:top w:val="none" w:sz="0" w:space="0" w:color="auto"/>
            <w:left w:val="none" w:sz="0" w:space="0" w:color="auto"/>
            <w:bottom w:val="none" w:sz="0" w:space="0" w:color="auto"/>
            <w:right w:val="none" w:sz="0" w:space="0" w:color="auto"/>
          </w:divBdr>
        </w:div>
        <w:div w:id="532574672">
          <w:marLeft w:val="480"/>
          <w:marRight w:val="0"/>
          <w:marTop w:val="0"/>
          <w:marBottom w:val="0"/>
          <w:divBdr>
            <w:top w:val="none" w:sz="0" w:space="0" w:color="auto"/>
            <w:left w:val="none" w:sz="0" w:space="0" w:color="auto"/>
            <w:bottom w:val="none" w:sz="0" w:space="0" w:color="auto"/>
            <w:right w:val="none" w:sz="0" w:space="0" w:color="auto"/>
          </w:divBdr>
        </w:div>
        <w:div w:id="548763504">
          <w:marLeft w:val="480"/>
          <w:marRight w:val="0"/>
          <w:marTop w:val="0"/>
          <w:marBottom w:val="0"/>
          <w:divBdr>
            <w:top w:val="none" w:sz="0" w:space="0" w:color="auto"/>
            <w:left w:val="none" w:sz="0" w:space="0" w:color="auto"/>
            <w:bottom w:val="none" w:sz="0" w:space="0" w:color="auto"/>
            <w:right w:val="none" w:sz="0" w:space="0" w:color="auto"/>
          </w:divBdr>
        </w:div>
        <w:div w:id="575480501">
          <w:marLeft w:val="480"/>
          <w:marRight w:val="0"/>
          <w:marTop w:val="0"/>
          <w:marBottom w:val="0"/>
          <w:divBdr>
            <w:top w:val="none" w:sz="0" w:space="0" w:color="auto"/>
            <w:left w:val="none" w:sz="0" w:space="0" w:color="auto"/>
            <w:bottom w:val="none" w:sz="0" w:space="0" w:color="auto"/>
            <w:right w:val="none" w:sz="0" w:space="0" w:color="auto"/>
          </w:divBdr>
        </w:div>
        <w:div w:id="581336181">
          <w:marLeft w:val="480"/>
          <w:marRight w:val="0"/>
          <w:marTop w:val="0"/>
          <w:marBottom w:val="0"/>
          <w:divBdr>
            <w:top w:val="none" w:sz="0" w:space="0" w:color="auto"/>
            <w:left w:val="none" w:sz="0" w:space="0" w:color="auto"/>
            <w:bottom w:val="none" w:sz="0" w:space="0" w:color="auto"/>
            <w:right w:val="none" w:sz="0" w:space="0" w:color="auto"/>
          </w:divBdr>
        </w:div>
        <w:div w:id="676427221">
          <w:marLeft w:val="480"/>
          <w:marRight w:val="0"/>
          <w:marTop w:val="0"/>
          <w:marBottom w:val="0"/>
          <w:divBdr>
            <w:top w:val="none" w:sz="0" w:space="0" w:color="auto"/>
            <w:left w:val="none" w:sz="0" w:space="0" w:color="auto"/>
            <w:bottom w:val="none" w:sz="0" w:space="0" w:color="auto"/>
            <w:right w:val="none" w:sz="0" w:space="0" w:color="auto"/>
          </w:divBdr>
        </w:div>
        <w:div w:id="684018904">
          <w:marLeft w:val="480"/>
          <w:marRight w:val="0"/>
          <w:marTop w:val="0"/>
          <w:marBottom w:val="0"/>
          <w:divBdr>
            <w:top w:val="none" w:sz="0" w:space="0" w:color="auto"/>
            <w:left w:val="none" w:sz="0" w:space="0" w:color="auto"/>
            <w:bottom w:val="none" w:sz="0" w:space="0" w:color="auto"/>
            <w:right w:val="none" w:sz="0" w:space="0" w:color="auto"/>
          </w:divBdr>
        </w:div>
        <w:div w:id="747074706">
          <w:marLeft w:val="480"/>
          <w:marRight w:val="0"/>
          <w:marTop w:val="0"/>
          <w:marBottom w:val="0"/>
          <w:divBdr>
            <w:top w:val="none" w:sz="0" w:space="0" w:color="auto"/>
            <w:left w:val="none" w:sz="0" w:space="0" w:color="auto"/>
            <w:bottom w:val="none" w:sz="0" w:space="0" w:color="auto"/>
            <w:right w:val="none" w:sz="0" w:space="0" w:color="auto"/>
          </w:divBdr>
        </w:div>
        <w:div w:id="791362453">
          <w:marLeft w:val="480"/>
          <w:marRight w:val="0"/>
          <w:marTop w:val="0"/>
          <w:marBottom w:val="0"/>
          <w:divBdr>
            <w:top w:val="none" w:sz="0" w:space="0" w:color="auto"/>
            <w:left w:val="none" w:sz="0" w:space="0" w:color="auto"/>
            <w:bottom w:val="none" w:sz="0" w:space="0" w:color="auto"/>
            <w:right w:val="none" w:sz="0" w:space="0" w:color="auto"/>
          </w:divBdr>
        </w:div>
        <w:div w:id="837621755">
          <w:marLeft w:val="480"/>
          <w:marRight w:val="0"/>
          <w:marTop w:val="0"/>
          <w:marBottom w:val="0"/>
          <w:divBdr>
            <w:top w:val="none" w:sz="0" w:space="0" w:color="auto"/>
            <w:left w:val="none" w:sz="0" w:space="0" w:color="auto"/>
            <w:bottom w:val="none" w:sz="0" w:space="0" w:color="auto"/>
            <w:right w:val="none" w:sz="0" w:space="0" w:color="auto"/>
          </w:divBdr>
        </w:div>
        <w:div w:id="881674033">
          <w:marLeft w:val="480"/>
          <w:marRight w:val="0"/>
          <w:marTop w:val="0"/>
          <w:marBottom w:val="0"/>
          <w:divBdr>
            <w:top w:val="none" w:sz="0" w:space="0" w:color="auto"/>
            <w:left w:val="none" w:sz="0" w:space="0" w:color="auto"/>
            <w:bottom w:val="none" w:sz="0" w:space="0" w:color="auto"/>
            <w:right w:val="none" w:sz="0" w:space="0" w:color="auto"/>
          </w:divBdr>
        </w:div>
        <w:div w:id="892547885">
          <w:marLeft w:val="480"/>
          <w:marRight w:val="0"/>
          <w:marTop w:val="0"/>
          <w:marBottom w:val="0"/>
          <w:divBdr>
            <w:top w:val="none" w:sz="0" w:space="0" w:color="auto"/>
            <w:left w:val="none" w:sz="0" w:space="0" w:color="auto"/>
            <w:bottom w:val="none" w:sz="0" w:space="0" w:color="auto"/>
            <w:right w:val="none" w:sz="0" w:space="0" w:color="auto"/>
          </w:divBdr>
        </w:div>
        <w:div w:id="908613028">
          <w:marLeft w:val="480"/>
          <w:marRight w:val="0"/>
          <w:marTop w:val="0"/>
          <w:marBottom w:val="0"/>
          <w:divBdr>
            <w:top w:val="none" w:sz="0" w:space="0" w:color="auto"/>
            <w:left w:val="none" w:sz="0" w:space="0" w:color="auto"/>
            <w:bottom w:val="none" w:sz="0" w:space="0" w:color="auto"/>
            <w:right w:val="none" w:sz="0" w:space="0" w:color="auto"/>
          </w:divBdr>
        </w:div>
      </w:divsChild>
    </w:div>
    <w:div w:id="86970537">
      <w:bodyDiv w:val="1"/>
      <w:marLeft w:val="0"/>
      <w:marRight w:val="0"/>
      <w:marTop w:val="0"/>
      <w:marBottom w:val="0"/>
      <w:divBdr>
        <w:top w:val="none" w:sz="0" w:space="0" w:color="auto"/>
        <w:left w:val="none" w:sz="0" w:space="0" w:color="auto"/>
        <w:bottom w:val="none" w:sz="0" w:space="0" w:color="auto"/>
        <w:right w:val="none" w:sz="0" w:space="0" w:color="auto"/>
      </w:divBdr>
    </w:div>
    <w:div w:id="86971641">
      <w:bodyDiv w:val="1"/>
      <w:marLeft w:val="0"/>
      <w:marRight w:val="0"/>
      <w:marTop w:val="0"/>
      <w:marBottom w:val="0"/>
      <w:divBdr>
        <w:top w:val="none" w:sz="0" w:space="0" w:color="auto"/>
        <w:left w:val="none" w:sz="0" w:space="0" w:color="auto"/>
        <w:bottom w:val="none" w:sz="0" w:space="0" w:color="auto"/>
        <w:right w:val="none" w:sz="0" w:space="0" w:color="auto"/>
      </w:divBdr>
    </w:div>
    <w:div w:id="87039917">
      <w:bodyDiv w:val="1"/>
      <w:marLeft w:val="0"/>
      <w:marRight w:val="0"/>
      <w:marTop w:val="0"/>
      <w:marBottom w:val="0"/>
      <w:divBdr>
        <w:top w:val="none" w:sz="0" w:space="0" w:color="auto"/>
        <w:left w:val="none" w:sz="0" w:space="0" w:color="auto"/>
        <w:bottom w:val="none" w:sz="0" w:space="0" w:color="auto"/>
        <w:right w:val="none" w:sz="0" w:space="0" w:color="auto"/>
      </w:divBdr>
    </w:div>
    <w:div w:id="87165286">
      <w:bodyDiv w:val="1"/>
      <w:marLeft w:val="0"/>
      <w:marRight w:val="0"/>
      <w:marTop w:val="0"/>
      <w:marBottom w:val="0"/>
      <w:divBdr>
        <w:top w:val="none" w:sz="0" w:space="0" w:color="auto"/>
        <w:left w:val="none" w:sz="0" w:space="0" w:color="auto"/>
        <w:bottom w:val="none" w:sz="0" w:space="0" w:color="auto"/>
        <w:right w:val="none" w:sz="0" w:space="0" w:color="auto"/>
      </w:divBdr>
    </w:div>
    <w:div w:id="87233153">
      <w:bodyDiv w:val="1"/>
      <w:marLeft w:val="0"/>
      <w:marRight w:val="0"/>
      <w:marTop w:val="0"/>
      <w:marBottom w:val="0"/>
      <w:divBdr>
        <w:top w:val="none" w:sz="0" w:space="0" w:color="auto"/>
        <w:left w:val="none" w:sz="0" w:space="0" w:color="auto"/>
        <w:bottom w:val="none" w:sz="0" w:space="0" w:color="auto"/>
        <w:right w:val="none" w:sz="0" w:space="0" w:color="auto"/>
      </w:divBdr>
    </w:div>
    <w:div w:id="87240457">
      <w:bodyDiv w:val="1"/>
      <w:marLeft w:val="0"/>
      <w:marRight w:val="0"/>
      <w:marTop w:val="0"/>
      <w:marBottom w:val="0"/>
      <w:divBdr>
        <w:top w:val="none" w:sz="0" w:space="0" w:color="auto"/>
        <w:left w:val="none" w:sz="0" w:space="0" w:color="auto"/>
        <w:bottom w:val="none" w:sz="0" w:space="0" w:color="auto"/>
        <w:right w:val="none" w:sz="0" w:space="0" w:color="auto"/>
      </w:divBdr>
    </w:div>
    <w:div w:id="87427483">
      <w:bodyDiv w:val="1"/>
      <w:marLeft w:val="0"/>
      <w:marRight w:val="0"/>
      <w:marTop w:val="0"/>
      <w:marBottom w:val="0"/>
      <w:divBdr>
        <w:top w:val="none" w:sz="0" w:space="0" w:color="auto"/>
        <w:left w:val="none" w:sz="0" w:space="0" w:color="auto"/>
        <w:bottom w:val="none" w:sz="0" w:space="0" w:color="auto"/>
        <w:right w:val="none" w:sz="0" w:space="0" w:color="auto"/>
      </w:divBdr>
    </w:div>
    <w:div w:id="87622850">
      <w:bodyDiv w:val="1"/>
      <w:marLeft w:val="0"/>
      <w:marRight w:val="0"/>
      <w:marTop w:val="0"/>
      <w:marBottom w:val="0"/>
      <w:divBdr>
        <w:top w:val="none" w:sz="0" w:space="0" w:color="auto"/>
        <w:left w:val="none" w:sz="0" w:space="0" w:color="auto"/>
        <w:bottom w:val="none" w:sz="0" w:space="0" w:color="auto"/>
        <w:right w:val="none" w:sz="0" w:space="0" w:color="auto"/>
      </w:divBdr>
    </w:div>
    <w:div w:id="87702619">
      <w:bodyDiv w:val="1"/>
      <w:marLeft w:val="0"/>
      <w:marRight w:val="0"/>
      <w:marTop w:val="0"/>
      <w:marBottom w:val="0"/>
      <w:divBdr>
        <w:top w:val="none" w:sz="0" w:space="0" w:color="auto"/>
        <w:left w:val="none" w:sz="0" w:space="0" w:color="auto"/>
        <w:bottom w:val="none" w:sz="0" w:space="0" w:color="auto"/>
        <w:right w:val="none" w:sz="0" w:space="0" w:color="auto"/>
      </w:divBdr>
    </w:div>
    <w:div w:id="87702781">
      <w:bodyDiv w:val="1"/>
      <w:marLeft w:val="0"/>
      <w:marRight w:val="0"/>
      <w:marTop w:val="0"/>
      <w:marBottom w:val="0"/>
      <w:divBdr>
        <w:top w:val="none" w:sz="0" w:space="0" w:color="auto"/>
        <w:left w:val="none" w:sz="0" w:space="0" w:color="auto"/>
        <w:bottom w:val="none" w:sz="0" w:space="0" w:color="auto"/>
        <w:right w:val="none" w:sz="0" w:space="0" w:color="auto"/>
      </w:divBdr>
    </w:div>
    <w:div w:id="87704349">
      <w:bodyDiv w:val="1"/>
      <w:marLeft w:val="0"/>
      <w:marRight w:val="0"/>
      <w:marTop w:val="0"/>
      <w:marBottom w:val="0"/>
      <w:divBdr>
        <w:top w:val="none" w:sz="0" w:space="0" w:color="auto"/>
        <w:left w:val="none" w:sz="0" w:space="0" w:color="auto"/>
        <w:bottom w:val="none" w:sz="0" w:space="0" w:color="auto"/>
        <w:right w:val="none" w:sz="0" w:space="0" w:color="auto"/>
      </w:divBdr>
    </w:div>
    <w:div w:id="87779420">
      <w:bodyDiv w:val="1"/>
      <w:marLeft w:val="0"/>
      <w:marRight w:val="0"/>
      <w:marTop w:val="0"/>
      <w:marBottom w:val="0"/>
      <w:divBdr>
        <w:top w:val="none" w:sz="0" w:space="0" w:color="auto"/>
        <w:left w:val="none" w:sz="0" w:space="0" w:color="auto"/>
        <w:bottom w:val="none" w:sz="0" w:space="0" w:color="auto"/>
        <w:right w:val="none" w:sz="0" w:space="0" w:color="auto"/>
      </w:divBdr>
    </w:div>
    <w:div w:id="87846380">
      <w:bodyDiv w:val="1"/>
      <w:marLeft w:val="0"/>
      <w:marRight w:val="0"/>
      <w:marTop w:val="0"/>
      <w:marBottom w:val="0"/>
      <w:divBdr>
        <w:top w:val="none" w:sz="0" w:space="0" w:color="auto"/>
        <w:left w:val="none" w:sz="0" w:space="0" w:color="auto"/>
        <w:bottom w:val="none" w:sz="0" w:space="0" w:color="auto"/>
        <w:right w:val="none" w:sz="0" w:space="0" w:color="auto"/>
      </w:divBdr>
    </w:div>
    <w:div w:id="87963801">
      <w:bodyDiv w:val="1"/>
      <w:marLeft w:val="0"/>
      <w:marRight w:val="0"/>
      <w:marTop w:val="0"/>
      <w:marBottom w:val="0"/>
      <w:divBdr>
        <w:top w:val="none" w:sz="0" w:space="0" w:color="auto"/>
        <w:left w:val="none" w:sz="0" w:space="0" w:color="auto"/>
        <w:bottom w:val="none" w:sz="0" w:space="0" w:color="auto"/>
        <w:right w:val="none" w:sz="0" w:space="0" w:color="auto"/>
      </w:divBdr>
    </w:div>
    <w:div w:id="88234980">
      <w:bodyDiv w:val="1"/>
      <w:marLeft w:val="0"/>
      <w:marRight w:val="0"/>
      <w:marTop w:val="0"/>
      <w:marBottom w:val="0"/>
      <w:divBdr>
        <w:top w:val="none" w:sz="0" w:space="0" w:color="auto"/>
        <w:left w:val="none" w:sz="0" w:space="0" w:color="auto"/>
        <w:bottom w:val="none" w:sz="0" w:space="0" w:color="auto"/>
        <w:right w:val="none" w:sz="0" w:space="0" w:color="auto"/>
      </w:divBdr>
      <w:divsChild>
        <w:div w:id="133527230">
          <w:marLeft w:val="480"/>
          <w:marRight w:val="0"/>
          <w:marTop w:val="0"/>
          <w:marBottom w:val="0"/>
          <w:divBdr>
            <w:top w:val="none" w:sz="0" w:space="0" w:color="auto"/>
            <w:left w:val="none" w:sz="0" w:space="0" w:color="auto"/>
            <w:bottom w:val="none" w:sz="0" w:space="0" w:color="auto"/>
            <w:right w:val="none" w:sz="0" w:space="0" w:color="auto"/>
          </w:divBdr>
        </w:div>
        <w:div w:id="190262479">
          <w:marLeft w:val="480"/>
          <w:marRight w:val="0"/>
          <w:marTop w:val="0"/>
          <w:marBottom w:val="0"/>
          <w:divBdr>
            <w:top w:val="none" w:sz="0" w:space="0" w:color="auto"/>
            <w:left w:val="none" w:sz="0" w:space="0" w:color="auto"/>
            <w:bottom w:val="none" w:sz="0" w:space="0" w:color="auto"/>
            <w:right w:val="none" w:sz="0" w:space="0" w:color="auto"/>
          </w:divBdr>
        </w:div>
        <w:div w:id="204371008">
          <w:marLeft w:val="480"/>
          <w:marRight w:val="0"/>
          <w:marTop w:val="0"/>
          <w:marBottom w:val="0"/>
          <w:divBdr>
            <w:top w:val="none" w:sz="0" w:space="0" w:color="auto"/>
            <w:left w:val="none" w:sz="0" w:space="0" w:color="auto"/>
            <w:bottom w:val="none" w:sz="0" w:space="0" w:color="auto"/>
            <w:right w:val="none" w:sz="0" w:space="0" w:color="auto"/>
          </w:divBdr>
        </w:div>
        <w:div w:id="215942055">
          <w:marLeft w:val="480"/>
          <w:marRight w:val="0"/>
          <w:marTop w:val="0"/>
          <w:marBottom w:val="0"/>
          <w:divBdr>
            <w:top w:val="none" w:sz="0" w:space="0" w:color="auto"/>
            <w:left w:val="none" w:sz="0" w:space="0" w:color="auto"/>
            <w:bottom w:val="none" w:sz="0" w:space="0" w:color="auto"/>
            <w:right w:val="none" w:sz="0" w:space="0" w:color="auto"/>
          </w:divBdr>
        </w:div>
        <w:div w:id="259218709">
          <w:marLeft w:val="480"/>
          <w:marRight w:val="0"/>
          <w:marTop w:val="0"/>
          <w:marBottom w:val="0"/>
          <w:divBdr>
            <w:top w:val="none" w:sz="0" w:space="0" w:color="auto"/>
            <w:left w:val="none" w:sz="0" w:space="0" w:color="auto"/>
            <w:bottom w:val="none" w:sz="0" w:space="0" w:color="auto"/>
            <w:right w:val="none" w:sz="0" w:space="0" w:color="auto"/>
          </w:divBdr>
        </w:div>
        <w:div w:id="300119314">
          <w:marLeft w:val="480"/>
          <w:marRight w:val="0"/>
          <w:marTop w:val="0"/>
          <w:marBottom w:val="0"/>
          <w:divBdr>
            <w:top w:val="none" w:sz="0" w:space="0" w:color="auto"/>
            <w:left w:val="none" w:sz="0" w:space="0" w:color="auto"/>
            <w:bottom w:val="none" w:sz="0" w:space="0" w:color="auto"/>
            <w:right w:val="none" w:sz="0" w:space="0" w:color="auto"/>
          </w:divBdr>
        </w:div>
        <w:div w:id="365637719">
          <w:marLeft w:val="480"/>
          <w:marRight w:val="0"/>
          <w:marTop w:val="0"/>
          <w:marBottom w:val="0"/>
          <w:divBdr>
            <w:top w:val="none" w:sz="0" w:space="0" w:color="auto"/>
            <w:left w:val="none" w:sz="0" w:space="0" w:color="auto"/>
            <w:bottom w:val="none" w:sz="0" w:space="0" w:color="auto"/>
            <w:right w:val="none" w:sz="0" w:space="0" w:color="auto"/>
          </w:divBdr>
        </w:div>
        <w:div w:id="390809044">
          <w:marLeft w:val="480"/>
          <w:marRight w:val="0"/>
          <w:marTop w:val="0"/>
          <w:marBottom w:val="0"/>
          <w:divBdr>
            <w:top w:val="none" w:sz="0" w:space="0" w:color="auto"/>
            <w:left w:val="none" w:sz="0" w:space="0" w:color="auto"/>
            <w:bottom w:val="none" w:sz="0" w:space="0" w:color="auto"/>
            <w:right w:val="none" w:sz="0" w:space="0" w:color="auto"/>
          </w:divBdr>
        </w:div>
        <w:div w:id="394280969">
          <w:marLeft w:val="480"/>
          <w:marRight w:val="0"/>
          <w:marTop w:val="0"/>
          <w:marBottom w:val="0"/>
          <w:divBdr>
            <w:top w:val="none" w:sz="0" w:space="0" w:color="auto"/>
            <w:left w:val="none" w:sz="0" w:space="0" w:color="auto"/>
            <w:bottom w:val="none" w:sz="0" w:space="0" w:color="auto"/>
            <w:right w:val="none" w:sz="0" w:space="0" w:color="auto"/>
          </w:divBdr>
        </w:div>
        <w:div w:id="437481400">
          <w:marLeft w:val="480"/>
          <w:marRight w:val="0"/>
          <w:marTop w:val="0"/>
          <w:marBottom w:val="0"/>
          <w:divBdr>
            <w:top w:val="none" w:sz="0" w:space="0" w:color="auto"/>
            <w:left w:val="none" w:sz="0" w:space="0" w:color="auto"/>
            <w:bottom w:val="none" w:sz="0" w:space="0" w:color="auto"/>
            <w:right w:val="none" w:sz="0" w:space="0" w:color="auto"/>
          </w:divBdr>
        </w:div>
        <w:div w:id="468280206">
          <w:marLeft w:val="480"/>
          <w:marRight w:val="0"/>
          <w:marTop w:val="0"/>
          <w:marBottom w:val="0"/>
          <w:divBdr>
            <w:top w:val="none" w:sz="0" w:space="0" w:color="auto"/>
            <w:left w:val="none" w:sz="0" w:space="0" w:color="auto"/>
            <w:bottom w:val="none" w:sz="0" w:space="0" w:color="auto"/>
            <w:right w:val="none" w:sz="0" w:space="0" w:color="auto"/>
          </w:divBdr>
        </w:div>
        <w:div w:id="481822570">
          <w:marLeft w:val="480"/>
          <w:marRight w:val="0"/>
          <w:marTop w:val="0"/>
          <w:marBottom w:val="0"/>
          <w:divBdr>
            <w:top w:val="none" w:sz="0" w:space="0" w:color="auto"/>
            <w:left w:val="none" w:sz="0" w:space="0" w:color="auto"/>
            <w:bottom w:val="none" w:sz="0" w:space="0" w:color="auto"/>
            <w:right w:val="none" w:sz="0" w:space="0" w:color="auto"/>
          </w:divBdr>
        </w:div>
        <w:div w:id="502548726">
          <w:marLeft w:val="480"/>
          <w:marRight w:val="0"/>
          <w:marTop w:val="0"/>
          <w:marBottom w:val="0"/>
          <w:divBdr>
            <w:top w:val="none" w:sz="0" w:space="0" w:color="auto"/>
            <w:left w:val="none" w:sz="0" w:space="0" w:color="auto"/>
            <w:bottom w:val="none" w:sz="0" w:space="0" w:color="auto"/>
            <w:right w:val="none" w:sz="0" w:space="0" w:color="auto"/>
          </w:divBdr>
        </w:div>
        <w:div w:id="534269671">
          <w:marLeft w:val="480"/>
          <w:marRight w:val="0"/>
          <w:marTop w:val="0"/>
          <w:marBottom w:val="0"/>
          <w:divBdr>
            <w:top w:val="none" w:sz="0" w:space="0" w:color="auto"/>
            <w:left w:val="none" w:sz="0" w:space="0" w:color="auto"/>
            <w:bottom w:val="none" w:sz="0" w:space="0" w:color="auto"/>
            <w:right w:val="none" w:sz="0" w:space="0" w:color="auto"/>
          </w:divBdr>
        </w:div>
        <w:div w:id="588199823">
          <w:marLeft w:val="480"/>
          <w:marRight w:val="0"/>
          <w:marTop w:val="0"/>
          <w:marBottom w:val="0"/>
          <w:divBdr>
            <w:top w:val="none" w:sz="0" w:space="0" w:color="auto"/>
            <w:left w:val="none" w:sz="0" w:space="0" w:color="auto"/>
            <w:bottom w:val="none" w:sz="0" w:space="0" w:color="auto"/>
            <w:right w:val="none" w:sz="0" w:space="0" w:color="auto"/>
          </w:divBdr>
        </w:div>
        <w:div w:id="589631029">
          <w:marLeft w:val="480"/>
          <w:marRight w:val="0"/>
          <w:marTop w:val="0"/>
          <w:marBottom w:val="0"/>
          <w:divBdr>
            <w:top w:val="none" w:sz="0" w:space="0" w:color="auto"/>
            <w:left w:val="none" w:sz="0" w:space="0" w:color="auto"/>
            <w:bottom w:val="none" w:sz="0" w:space="0" w:color="auto"/>
            <w:right w:val="none" w:sz="0" w:space="0" w:color="auto"/>
          </w:divBdr>
        </w:div>
        <w:div w:id="609705126">
          <w:marLeft w:val="480"/>
          <w:marRight w:val="0"/>
          <w:marTop w:val="0"/>
          <w:marBottom w:val="0"/>
          <w:divBdr>
            <w:top w:val="none" w:sz="0" w:space="0" w:color="auto"/>
            <w:left w:val="none" w:sz="0" w:space="0" w:color="auto"/>
            <w:bottom w:val="none" w:sz="0" w:space="0" w:color="auto"/>
            <w:right w:val="none" w:sz="0" w:space="0" w:color="auto"/>
          </w:divBdr>
        </w:div>
        <w:div w:id="639924466">
          <w:marLeft w:val="480"/>
          <w:marRight w:val="0"/>
          <w:marTop w:val="0"/>
          <w:marBottom w:val="0"/>
          <w:divBdr>
            <w:top w:val="none" w:sz="0" w:space="0" w:color="auto"/>
            <w:left w:val="none" w:sz="0" w:space="0" w:color="auto"/>
            <w:bottom w:val="none" w:sz="0" w:space="0" w:color="auto"/>
            <w:right w:val="none" w:sz="0" w:space="0" w:color="auto"/>
          </w:divBdr>
        </w:div>
        <w:div w:id="653727735">
          <w:marLeft w:val="480"/>
          <w:marRight w:val="0"/>
          <w:marTop w:val="0"/>
          <w:marBottom w:val="0"/>
          <w:divBdr>
            <w:top w:val="none" w:sz="0" w:space="0" w:color="auto"/>
            <w:left w:val="none" w:sz="0" w:space="0" w:color="auto"/>
            <w:bottom w:val="none" w:sz="0" w:space="0" w:color="auto"/>
            <w:right w:val="none" w:sz="0" w:space="0" w:color="auto"/>
          </w:divBdr>
        </w:div>
        <w:div w:id="671108292">
          <w:marLeft w:val="480"/>
          <w:marRight w:val="0"/>
          <w:marTop w:val="0"/>
          <w:marBottom w:val="0"/>
          <w:divBdr>
            <w:top w:val="none" w:sz="0" w:space="0" w:color="auto"/>
            <w:left w:val="none" w:sz="0" w:space="0" w:color="auto"/>
            <w:bottom w:val="none" w:sz="0" w:space="0" w:color="auto"/>
            <w:right w:val="none" w:sz="0" w:space="0" w:color="auto"/>
          </w:divBdr>
        </w:div>
        <w:div w:id="738209834">
          <w:marLeft w:val="480"/>
          <w:marRight w:val="0"/>
          <w:marTop w:val="0"/>
          <w:marBottom w:val="0"/>
          <w:divBdr>
            <w:top w:val="none" w:sz="0" w:space="0" w:color="auto"/>
            <w:left w:val="none" w:sz="0" w:space="0" w:color="auto"/>
            <w:bottom w:val="none" w:sz="0" w:space="0" w:color="auto"/>
            <w:right w:val="none" w:sz="0" w:space="0" w:color="auto"/>
          </w:divBdr>
        </w:div>
        <w:div w:id="752315927">
          <w:marLeft w:val="480"/>
          <w:marRight w:val="0"/>
          <w:marTop w:val="0"/>
          <w:marBottom w:val="0"/>
          <w:divBdr>
            <w:top w:val="none" w:sz="0" w:space="0" w:color="auto"/>
            <w:left w:val="none" w:sz="0" w:space="0" w:color="auto"/>
            <w:bottom w:val="none" w:sz="0" w:space="0" w:color="auto"/>
            <w:right w:val="none" w:sz="0" w:space="0" w:color="auto"/>
          </w:divBdr>
        </w:div>
        <w:div w:id="790904935">
          <w:marLeft w:val="480"/>
          <w:marRight w:val="0"/>
          <w:marTop w:val="0"/>
          <w:marBottom w:val="0"/>
          <w:divBdr>
            <w:top w:val="none" w:sz="0" w:space="0" w:color="auto"/>
            <w:left w:val="none" w:sz="0" w:space="0" w:color="auto"/>
            <w:bottom w:val="none" w:sz="0" w:space="0" w:color="auto"/>
            <w:right w:val="none" w:sz="0" w:space="0" w:color="auto"/>
          </w:divBdr>
        </w:div>
        <w:div w:id="824052858">
          <w:marLeft w:val="480"/>
          <w:marRight w:val="0"/>
          <w:marTop w:val="0"/>
          <w:marBottom w:val="0"/>
          <w:divBdr>
            <w:top w:val="none" w:sz="0" w:space="0" w:color="auto"/>
            <w:left w:val="none" w:sz="0" w:space="0" w:color="auto"/>
            <w:bottom w:val="none" w:sz="0" w:space="0" w:color="auto"/>
            <w:right w:val="none" w:sz="0" w:space="0" w:color="auto"/>
          </w:divBdr>
        </w:div>
        <w:div w:id="838813281">
          <w:marLeft w:val="480"/>
          <w:marRight w:val="0"/>
          <w:marTop w:val="0"/>
          <w:marBottom w:val="0"/>
          <w:divBdr>
            <w:top w:val="none" w:sz="0" w:space="0" w:color="auto"/>
            <w:left w:val="none" w:sz="0" w:space="0" w:color="auto"/>
            <w:bottom w:val="none" w:sz="0" w:space="0" w:color="auto"/>
            <w:right w:val="none" w:sz="0" w:space="0" w:color="auto"/>
          </w:divBdr>
        </w:div>
        <w:div w:id="839388631">
          <w:marLeft w:val="480"/>
          <w:marRight w:val="0"/>
          <w:marTop w:val="0"/>
          <w:marBottom w:val="0"/>
          <w:divBdr>
            <w:top w:val="none" w:sz="0" w:space="0" w:color="auto"/>
            <w:left w:val="none" w:sz="0" w:space="0" w:color="auto"/>
            <w:bottom w:val="none" w:sz="0" w:space="0" w:color="auto"/>
            <w:right w:val="none" w:sz="0" w:space="0" w:color="auto"/>
          </w:divBdr>
        </w:div>
        <w:div w:id="845753595">
          <w:marLeft w:val="480"/>
          <w:marRight w:val="0"/>
          <w:marTop w:val="0"/>
          <w:marBottom w:val="0"/>
          <w:divBdr>
            <w:top w:val="none" w:sz="0" w:space="0" w:color="auto"/>
            <w:left w:val="none" w:sz="0" w:space="0" w:color="auto"/>
            <w:bottom w:val="none" w:sz="0" w:space="0" w:color="auto"/>
            <w:right w:val="none" w:sz="0" w:space="0" w:color="auto"/>
          </w:divBdr>
        </w:div>
        <w:div w:id="874200346">
          <w:marLeft w:val="480"/>
          <w:marRight w:val="0"/>
          <w:marTop w:val="0"/>
          <w:marBottom w:val="0"/>
          <w:divBdr>
            <w:top w:val="none" w:sz="0" w:space="0" w:color="auto"/>
            <w:left w:val="none" w:sz="0" w:space="0" w:color="auto"/>
            <w:bottom w:val="none" w:sz="0" w:space="0" w:color="auto"/>
            <w:right w:val="none" w:sz="0" w:space="0" w:color="auto"/>
          </w:divBdr>
        </w:div>
        <w:div w:id="883709706">
          <w:marLeft w:val="480"/>
          <w:marRight w:val="0"/>
          <w:marTop w:val="0"/>
          <w:marBottom w:val="0"/>
          <w:divBdr>
            <w:top w:val="none" w:sz="0" w:space="0" w:color="auto"/>
            <w:left w:val="none" w:sz="0" w:space="0" w:color="auto"/>
            <w:bottom w:val="none" w:sz="0" w:space="0" w:color="auto"/>
            <w:right w:val="none" w:sz="0" w:space="0" w:color="auto"/>
          </w:divBdr>
        </w:div>
        <w:div w:id="892887072">
          <w:marLeft w:val="480"/>
          <w:marRight w:val="0"/>
          <w:marTop w:val="0"/>
          <w:marBottom w:val="0"/>
          <w:divBdr>
            <w:top w:val="none" w:sz="0" w:space="0" w:color="auto"/>
            <w:left w:val="none" w:sz="0" w:space="0" w:color="auto"/>
            <w:bottom w:val="none" w:sz="0" w:space="0" w:color="auto"/>
            <w:right w:val="none" w:sz="0" w:space="0" w:color="auto"/>
          </w:divBdr>
        </w:div>
      </w:divsChild>
    </w:div>
    <w:div w:id="88432129">
      <w:bodyDiv w:val="1"/>
      <w:marLeft w:val="0"/>
      <w:marRight w:val="0"/>
      <w:marTop w:val="0"/>
      <w:marBottom w:val="0"/>
      <w:divBdr>
        <w:top w:val="none" w:sz="0" w:space="0" w:color="auto"/>
        <w:left w:val="none" w:sz="0" w:space="0" w:color="auto"/>
        <w:bottom w:val="none" w:sz="0" w:space="0" w:color="auto"/>
        <w:right w:val="none" w:sz="0" w:space="0" w:color="auto"/>
      </w:divBdr>
    </w:div>
    <w:div w:id="88432192">
      <w:bodyDiv w:val="1"/>
      <w:marLeft w:val="0"/>
      <w:marRight w:val="0"/>
      <w:marTop w:val="0"/>
      <w:marBottom w:val="0"/>
      <w:divBdr>
        <w:top w:val="none" w:sz="0" w:space="0" w:color="auto"/>
        <w:left w:val="none" w:sz="0" w:space="0" w:color="auto"/>
        <w:bottom w:val="none" w:sz="0" w:space="0" w:color="auto"/>
        <w:right w:val="none" w:sz="0" w:space="0" w:color="auto"/>
      </w:divBdr>
    </w:div>
    <w:div w:id="88432865">
      <w:bodyDiv w:val="1"/>
      <w:marLeft w:val="0"/>
      <w:marRight w:val="0"/>
      <w:marTop w:val="0"/>
      <w:marBottom w:val="0"/>
      <w:divBdr>
        <w:top w:val="none" w:sz="0" w:space="0" w:color="auto"/>
        <w:left w:val="none" w:sz="0" w:space="0" w:color="auto"/>
        <w:bottom w:val="none" w:sz="0" w:space="0" w:color="auto"/>
        <w:right w:val="none" w:sz="0" w:space="0" w:color="auto"/>
      </w:divBdr>
    </w:div>
    <w:div w:id="88474193">
      <w:bodyDiv w:val="1"/>
      <w:marLeft w:val="0"/>
      <w:marRight w:val="0"/>
      <w:marTop w:val="0"/>
      <w:marBottom w:val="0"/>
      <w:divBdr>
        <w:top w:val="none" w:sz="0" w:space="0" w:color="auto"/>
        <w:left w:val="none" w:sz="0" w:space="0" w:color="auto"/>
        <w:bottom w:val="none" w:sz="0" w:space="0" w:color="auto"/>
        <w:right w:val="none" w:sz="0" w:space="0" w:color="auto"/>
      </w:divBdr>
    </w:div>
    <w:div w:id="88505196">
      <w:bodyDiv w:val="1"/>
      <w:marLeft w:val="0"/>
      <w:marRight w:val="0"/>
      <w:marTop w:val="0"/>
      <w:marBottom w:val="0"/>
      <w:divBdr>
        <w:top w:val="none" w:sz="0" w:space="0" w:color="auto"/>
        <w:left w:val="none" w:sz="0" w:space="0" w:color="auto"/>
        <w:bottom w:val="none" w:sz="0" w:space="0" w:color="auto"/>
        <w:right w:val="none" w:sz="0" w:space="0" w:color="auto"/>
      </w:divBdr>
    </w:div>
    <w:div w:id="88695891">
      <w:bodyDiv w:val="1"/>
      <w:marLeft w:val="0"/>
      <w:marRight w:val="0"/>
      <w:marTop w:val="0"/>
      <w:marBottom w:val="0"/>
      <w:divBdr>
        <w:top w:val="none" w:sz="0" w:space="0" w:color="auto"/>
        <w:left w:val="none" w:sz="0" w:space="0" w:color="auto"/>
        <w:bottom w:val="none" w:sz="0" w:space="0" w:color="auto"/>
        <w:right w:val="none" w:sz="0" w:space="0" w:color="auto"/>
      </w:divBdr>
    </w:div>
    <w:div w:id="88737243">
      <w:bodyDiv w:val="1"/>
      <w:marLeft w:val="0"/>
      <w:marRight w:val="0"/>
      <w:marTop w:val="0"/>
      <w:marBottom w:val="0"/>
      <w:divBdr>
        <w:top w:val="none" w:sz="0" w:space="0" w:color="auto"/>
        <w:left w:val="none" w:sz="0" w:space="0" w:color="auto"/>
        <w:bottom w:val="none" w:sz="0" w:space="0" w:color="auto"/>
        <w:right w:val="none" w:sz="0" w:space="0" w:color="auto"/>
      </w:divBdr>
    </w:div>
    <w:div w:id="88739741">
      <w:bodyDiv w:val="1"/>
      <w:marLeft w:val="0"/>
      <w:marRight w:val="0"/>
      <w:marTop w:val="0"/>
      <w:marBottom w:val="0"/>
      <w:divBdr>
        <w:top w:val="none" w:sz="0" w:space="0" w:color="auto"/>
        <w:left w:val="none" w:sz="0" w:space="0" w:color="auto"/>
        <w:bottom w:val="none" w:sz="0" w:space="0" w:color="auto"/>
        <w:right w:val="none" w:sz="0" w:space="0" w:color="auto"/>
      </w:divBdr>
    </w:div>
    <w:div w:id="88816903">
      <w:bodyDiv w:val="1"/>
      <w:marLeft w:val="0"/>
      <w:marRight w:val="0"/>
      <w:marTop w:val="0"/>
      <w:marBottom w:val="0"/>
      <w:divBdr>
        <w:top w:val="none" w:sz="0" w:space="0" w:color="auto"/>
        <w:left w:val="none" w:sz="0" w:space="0" w:color="auto"/>
        <w:bottom w:val="none" w:sz="0" w:space="0" w:color="auto"/>
        <w:right w:val="none" w:sz="0" w:space="0" w:color="auto"/>
      </w:divBdr>
    </w:div>
    <w:div w:id="88892877">
      <w:bodyDiv w:val="1"/>
      <w:marLeft w:val="0"/>
      <w:marRight w:val="0"/>
      <w:marTop w:val="0"/>
      <w:marBottom w:val="0"/>
      <w:divBdr>
        <w:top w:val="none" w:sz="0" w:space="0" w:color="auto"/>
        <w:left w:val="none" w:sz="0" w:space="0" w:color="auto"/>
        <w:bottom w:val="none" w:sz="0" w:space="0" w:color="auto"/>
        <w:right w:val="none" w:sz="0" w:space="0" w:color="auto"/>
      </w:divBdr>
    </w:div>
    <w:div w:id="88932751">
      <w:bodyDiv w:val="1"/>
      <w:marLeft w:val="0"/>
      <w:marRight w:val="0"/>
      <w:marTop w:val="0"/>
      <w:marBottom w:val="0"/>
      <w:divBdr>
        <w:top w:val="none" w:sz="0" w:space="0" w:color="auto"/>
        <w:left w:val="none" w:sz="0" w:space="0" w:color="auto"/>
        <w:bottom w:val="none" w:sz="0" w:space="0" w:color="auto"/>
        <w:right w:val="none" w:sz="0" w:space="0" w:color="auto"/>
      </w:divBdr>
    </w:div>
    <w:div w:id="89005856">
      <w:bodyDiv w:val="1"/>
      <w:marLeft w:val="0"/>
      <w:marRight w:val="0"/>
      <w:marTop w:val="0"/>
      <w:marBottom w:val="0"/>
      <w:divBdr>
        <w:top w:val="none" w:sz="0" w:space="0" w:color="auto"/>
        <w:left w:val="none" w:sz="0" w:space="0" w:color="auto"/>
        <w:bottom w:val="none" w:sz="0" w:space="0" w:color="auto"/>
        <w:right w:val="none" w:sz="0" w:space="0" w:color="auto"/>
      </w:divBdr>
    </w:div>
    <w:div w:id="89086159">
      <w:bodyDiv w:val="1"/>
      <w:marLeft w:val="0"/>
      <w:marRight w:val="0"/>
      <w:marTop w:val="0"/>
      <w:marBottom w:val="0"/>
      <w:divBdr>
        <w:top w:val="none" w:sz="0" w:space="0" w:color="auto"/>
        <w:left w:val="none" w:sz="0" w:space="0" w:color="auto"/>
        <w:bottom w:val="none" w:sz="0" w:space="0" w:color="auto"/>
        <w:right w:val="none" w:sz="0" w:space="0" w:color="auto"/>
      </w:divBdr>
      <w:divsChild>
        <w:div w:id="1089036466">
          <w:marLeft w:val="480"/>
          <w:marRight w:val="0"/>
          <w:marTop w:val="0"/>
          <w:marBottom w:val="0"/>
          <w:divBdr>
            <w:top w:val="none" w:sz="0" w:space="0" w:color="auto"/>
            <w:left w:val="none" w:sz="0" w:space="0" w:color="auto"/>
            <w:bottom w:val="none" w:sz="0" w:space="0" w:color="auto"/>
            <w:right w:val="none" w:sz="0" w:space="0" w:color="auto"/>
          </w:divBdr>
        </w:div>
        <w:div w:id="1317565370">
          <w:marLeft w:val="480"/>
          <w:marRight w:val="0"/>
          <w:marTop w:val="0"/>
          <w:marBottom w:val="0"/>
          <w:divBdr>
            <w:top w:val="none" w:sz="0" w:space="0" w:color="auto"/>
            <w:left w:val="none" w:sz="0" w:space="0" w:color="auto"/>
            <w:bottom w:val="none" w:sz="0" w:space="0" w:color="auto"/>
            <w:right w:val="none" w:sz="0" w:space="0" w:color="auto"/>
          </w:divBdr>
        </w:div>
        <w:div w:id="1508206610">
          <w:marLeft w:val="480"/>
          <w:marRight w:val="0"/>
          <w:marTop w:val="0"/>
          <w:marBottom w:val="0"/>
          <w:divBdr>
            <w:top w:val="none" w:sz="0" w:space="0" w:color="auto"/>
            <w:left w:val="none" w:sz="0" w:space="0" w:color="auto"/>
            <w:bottom w:val="none" w:sz="0" w:space="0" w:color="auto"/>
            <w:right w:val="none" w:sz="0" w:space="0" w:color="auto"/>
          </w:divBdr>
        </w:div>
        <w:div w:id="859009690">
          <w:marLeft w:val="480"/>
          <w:marRight w:val="0"/>
          <w:marTop w:val="0"/>
          <w:marBottom w:val="0"/>
          <w:divBdr>
            <w:top w:val="none" w:sz="0" w:space="0" w:color="auto"/>
            <w:left w:val="none" w:sz="0" w:space="0" w:color="auto"/>
            <w:bottom w:val="none" w:sz="0" w:space="0" w:color="auto"/>
            <w:right w:val="none" w:sz="0" w:space="0" w:color="auto"/>
          </w:divBdr>
        </w:div>
        <w:div w:id="377364648">
          <w:marLeft w:val="480"/>
          <w:marRight w:val="0"/>
          <w:marTop w:val="0"/>
          <w:marBottom w:val="0"/>
          <w:divBdr>
            <w:top w:val="none" w:sz="0" w:space="0" w:color="auto"/>
            <w:left w:val="none" w:sz="0" w:space="0" w:color="auto"/>
            <w:bottom w:val="none" w:sz="0" w:space="0" w:color="auto"/>
            <w:right w:val="none" w:sz="0" w:space="0" w:color="auto"/>
          </w:divBdr>
        </w:div>
        <w:div w:id="38360879">
          <w:marLeft w:val="480"/>
          <w:marRight w:val="0"/>
          <w:marTop w:val="0"/>
          <w:marBottom w:val="0"/>
          <w:divBdr>
            <w:top w:val="none" w:sz="0" w:space="0" w:color="auto"/>
            <w:left w:val="none" w:sz="0" w:space="0" w:color="auto"/>
            <w:bottom w:val="none" w:sz="0" w:space="0" w:color="auto"/>
            <w:right w:val="none" w:sz="0" w:space="0" w:color="auto"/>
          </w:divBdr>
        </w:div>
        <w:div w:id="35089025">
          <w:marLeft w:val="480"/>
          <w:marRight w:val="0"/>
          <w:marTop w:val="0"/>
          <w:marBottom w:val="0"/>
          <w:divBdr>
            <w:top w:val="none" w:sz="0" w:space="0" w:color="auto"/>
            <w:left w:val="none" w:sz="0" w:space="0" w:color="auto"/>
            <w:bottom w:val="none" w:sz="0" w:space="0" w:color="auto"/>
            <w:right w:val="none" w:sz="0" w:space="0" w:color="auto"/>
          </w:divBdr>
        </w:div>
        <w:div w:id="344988073">
          <w:marLeft w:val="480"/>
          <w:marRight w:val="0"/>
          <w:marTop w:val="0"/>
          <w:marBottom w:val="0"/>
          <w:divBdr>
            <w:top w:val="none" w:sz="0" w:space="0" w:color="auto"/>
            <w:left w:val="none" w:sz="0" w:space="0" w:color="auto"/>
            <w:bottom w:val="none" w:sz="0" w:space="0" w:color="auto"/>
            <w:right w:val="none" w:sz="0" w:space="0" w:color="auto"/>
          </w:divBdr>
        </w:div>
        <w:div w:id="1613128134">
          <w:marLeft w:val="480"/>
          <w:marRight w:val="0"/>
          <w:marTop w:val="0"/>
          <w:marBottom w:val="0"/>
          <w:divBdr>
            <w:top w:val="none" w:sz="0" w:space="0" w:color="auto"/>
            <w:left w:val="none" w:sz="0" w:space="0" w:color="auto"/>
            <w:bottom w:val="none" w:sz="0" w:space="0" w:color="auto"/>
            <w:right w:val="none" w:sz="0" w:space="0" w:color="auto"/>
          </w:divBdr>
        </w:div>
        <w:div w:id="1173035917">
          <w:marLeft w:val="480"/>
          <w:marRight w:val="0"/>
          <w:marTop w:val="0"/>
          <w:marBottom w:val="0"/>
          <w:divBdr>
            <w:top w:val="none" w:sz="0" w:space="0" w:color="auto"/>
            <w:left w:val="none" w:sz="0" w:space="0" w:color="auto"/>
            <w:bottom w:val="none" w:sz="0" w:space="0" w:color="auto"/>
            <w:right w:val="none" w:sz="0" w:space="0" w:color="auto"/>
          </w:divBdr>
        </w:div>
        <w:div w:id="405609033">
          <w:marLeft w:val="480"/>
          <w:marRight w:val="0"/>
          <w:marTop w:val="0"/>
          <w:marBottom w:val="0"/>
          <w:divBdr>
            <w:top w:val="none" w:sz="0" w:space="0" w:color="auto"/>
            <w:left w:val="none" w:sz="0" w:space="0" w:color="auto"/>
            <w:bottom w:val="none" w:sz="0" w:space="0" w:color="auto"/>
            <w:right w:val="none" w:sz="0" w:space="0" w:color="auto"/>
          </w:divBdr>
        </w:div>
        <w:div w:id="93212474">
          <w:marLeft w:val="480"/>
          <w:marRight w:val="0"/>
          <w:marTop w:val="0"/>
          <w:marBottom w:val="0"/>
          <w:divBdr>
            <w:top w:val="none" w:sz="0" w:space="0" w:color="auto"/>
            <w:left w:val="none" w:sz="0" w:space="0" w:color="auto"/>
            <w:bottom w:val="none" w:sz="0" w:space="0" w:color="auto"/>
            <w:right w:val="none" w:sz="0" w:space="0" w:color="auto"/>
          </w:divBdr>
        </w:div>
        <w:div w:id="714357912">
          <w:marLeft w:val="480"/>
          <w:marRight w:val="0"/>
          <w:marTop w:val="0"/>
          <w:marBottom w:val="0"/>
          <w:divBdr>
            <w:top w:val="none" w:sz="0" w:space="0" w:color="auto"/>
            <w:left w:val="none" w:sz="0" w:space="0" w:color="auto"/>
            <w:bottom w:val="none" w:sz="0" w:space="0" w:color="auto"/>
            <w:right w:val="none" w:sz="0" w:space="0" w:color="auto"/>
          </w:divBdr>
        </w:div>
        <w:div w:id="2128544441">
          <w:marLeft w:val="480"/>
          <w:marRight w:val="0"/>
          <w:marTop w:val="0"/>
          <w:marBottom w:val="0"/>
          <w:divBdr>
            <w:top w:val="none" w:sz="0" w:space="0" w:color="auto"/>
            <w:left w:val="none" w:sz="0" w:space="0" w:color="auto"/>
            <w:bottom w:val="none" w:sz="0" w:space="0" w:color="auto"/>
            <w:right w:val="none" w:sz="0" w:space="0" w:color="auto"/>
          </w:divBdr>
        </w:div>
        <w:div w:id="2025474832">
          <w:marLeft w:val="480"/>
          <w:marRight w:val="0"/>
          <w:marTop w:val="0"/>
          <w:marBottom w:val="0"/>
          <w:divBdr>
            <w:top w:val="none" w:sz="0" w:space="0" w:color="auto"/>
            <w:left w:val="none" w:sz="0" w:space="0" w:color="auto"/>
            <w:bottom w:val="none" w:sz="0" w:space="0" w:color="auto"/>
            <w:right w:val="none" w:sz="0" w:space="0" w:color="auto"/>
          </w:divBdr>
        </w:div>
        <w:div w:id="783767111">
          <w:marLeft w:val="480"/>
          <w:marRight w:val="0"/>
          <w:marTop w:val="0"/>
          <w:marBottom w:val="0"/>
          <w:divBdr>
            <w:top w:val="none" w:sz="0" w:space="0" w:color="auto"/>
            <w:left w:val="none" w:sz="0" w:space="0" w:color="auto"/>
            <w:bottom w:val="none" w:sz="0" w:space="0" w:color="auto"/>
            <w:right w:val="none" w:sz="0" w:space="0" w:color="auto"/>
          </w:divBdr>
        </w:div>
        <w:div w:id="1022779722">
          <w:marLeft w:val="480"/>
          <w:marRight w:val="0"/>
          <w:marTop w:val="0"/>
          <w:marBottom w:val="0"/>
          <w:divBdr>
            <w:top w:val="none" w:sz="0" w:space="0" w:color="auto"/>
            <w:left w:val="none" w:sz="0" w:space="0" w:color="auto"/>
            <w:bottom w:val="none" w:sz="0" w:space="0" w:color="auto"/>
            <w:right w:val="none" w:sz="0" w:space="0" w:color="auto"/>
          </w:divBdr>
        </w:div>
        <w:div w:id="884826966">
          <w:marLeft w:val="480"/>
          <w:marRight w:val="0"/>
          <w:marTop w:val="0"/>
          <w:marBottom w:val="0"/>
          <w:divBdr>
            <w:top w:val="none" w:sz="0" w:space="0" w:color="auto"/>
            <w:left w:val="none" w:sz="0" w:space="0" w:color="auto"/>
            <w:bottom w:val="none" w:sz="0" w:space="0" w:color="auto"/>
            <w:right w:val="none" w:sz="0" w:space="0" w:color="auto"/>
          </w:divBdr>
        </w:div>
        <w:div w:id="1212033933">
          <w:marLeft w:val="480"/>
          <w:marRight w:val="0"/>
          <w:marTop w:val="0"/>
          <w:marBottom w:val="0"/>
          <w:divBdr>
            <w:top w:val="none" w:sz="0" w:space="0" w:color="auto"/>
            <w:left w:val="none" w:sz="0" w:space="0" w:color="auto"/>
            <w:bottom w:val="none" w:sz="0" w:space="0" w:color="auto"/>
            <w:right w:val="none" w:sz="0" w:space="0" w:color="auto"/>
          </w:divBdr>
        </w:div>
        <w:div w:id="1208640111">
          <w:marLeft w:val="480"/>
          <w:marRight w:val="0"/>
          <w:marTop w:val="0"/>
          <w:marBottom w:val="0"/>
          <w:divBdr>
            <w:top w:val="none" w:sz="0" w:space="0" w:color="auto"/>
            <w:left w:val="none" w:sz="0" w:space="0" w:color="auto"/>
            <w:bottom w:val="none" w:sz="0" w:space="0" w:color="auto"/>
            <w:right w:val="none" w:sz="0" w:space="0" w:color="auto"/>
          </w:divBdr>
        </w:div>
        <w:div w:id="728770932">
          <w:marLeft w:val="480"/>
          <w:marRight w:val="0"/>
          <w:marTop w:val="0"/>
          <w:marBottom w:val="0"/>
          <w:divBdr>
            <w:top w:val="none" w:sz="0" w:space="0" w:color="auto"/>
            <w:left w:val="none" w:sz="0" w:space="0" w:color="auto"/>
            <w:bottom w:val="none" w:sz="0" w:space="0" w:color="auto"/>
            <w:right w:val="none" w:sz="0" w:space="0" w:color="auto"/>
          </w:divBdr>
        </w:div>
        <w:div w:id="865480785">
          <w:marLeft w:val="480"/>
          <w:marRight w:val="0"/>
          <w:marTop w:val="0"/>
          <w:marBottom w:val="0"/>
          <w:divBdr>
            <w:top w:val="none" w:sz="0" w:space="0" w:color="auto"/>
            <w:left w:val="none" w:sz="0" w:space="0" w:color="auto"/>
            <w:bottom w:val="none" w:sz="0" w:space="0" w:color="auto"/>
            <w:right w:val="none" w:sz="0" w:space="0" w:color="auto"/>
          </w:divBdr>
        </w:div>
        <w:div w:id="1220625803">
          <w:marLeft w:val="480"/>
          <w:marRight w:val="0"/>
          <w:marTop w:val="0"/>
          <w:marBottom w:val="0"/>
          <w:divBdr>
            <w:top w:val="none" w:sz="0" w:space="0" w:color="auto"/>
            <w:left w:val="none" w:sz="0" w:space="0" w:color="auto"/>
            <w:bottom w:val="none" w:sz="0" w:space="0" w:color="auto"/>
            <w:right w:val="none" w:sz="0" w:space="0" w:color="auto"/>
          </w:divBdr>
        </w:div>
        <w:div w:id="1821531649">
          <w:marLeft w:val="480"/>
          <w:marRight w:val="0"/>
          <w:marTop w:val="0"/>
          <w:marBottom w:val="0"/>
          <w:divBdr>
            <w:top w:val="none" w:sz="0" w:space="0" w:color="auto"/>
            <w:left w:val="none" w:sz="0" w:space="0" w:color="auto"/>
            <w:bottom w:val="none" w:sz="0" w:space="0" w:color="auto"/>
            <w:right w:val="none" w:sz="0" w:space="0" w:color="auto"/>
          </w:divBdr>
        </w:div>
        <w:div w:id="1844734786">
          <w:marLeft w:val="480"/>
          <w:marRight w:val="0"/>
          <w:marTop w:val="0"/>
          <w:marBottom w:val="0"/>
          <w:divBdr>
            <w:top w:val="none" w:sz="0" w:space="0" w:color="auto"/>
            <w:left w:val="none" w:sz="0" w:space="0" w:color="auto"/>
            <w:bottom w:val="none" w:sz="0" w:space="0" w:color="auto"/>
            <w:right w:val="none" w:sz="0" w:space="0" w:color="auto"/>
          </w:divBdr>
        </w:div>
        <w:div w:id="649136856">
          <w:marLeft w:val="480"/>
          <w:marRight w:val="0"/>
          <w:marTop w:val="0"/>
          <w:marBottom w:val="0"/>
          <w:divBdr>
            <w:top w:val="none" w:sz="0" w:space="0" w:color="auto"/>
            <w:left w:val="none" w:sz="0" w:space="0" w:color="auto"/>
            <w:bottom w:val="none" w:sz="0" w:space="0" w:color="auto"/>
            <w:right w:val="none" w:sz="0" w:space="0" w:color="auto"/>
          </w:divBdr>
        </w:div>
        <w:div w:id="1352104203">
          <w:marLeft w:val="480"/>
          <w:marRight w:val="0"/>
          <w:marTop w:val="0"/>
          <w:marBottom w:val="0"/>
          <w:divBdr>
            <w:top w:val="none" w:sz="0" w:space="0" w:color="auto"/>
            <w:left w:val="none" w:sz="0" w:space="0" w:color="auto"/>
            <w:bottom w:val="none" w:sz="0" w:space="0" w:color="auto"/>
            <w:right w:val="none" w:sz="0" w:space="0" w:color="auto"/>
          </w:divBdr>
        </w:div>
        <w:div w:id="565578016">
          <w:marLeft w:val="480"/>
          <w:marRight w:val="0"/>
          <w:marTop w:val="0"/>
          <w:marBottom w:val="0"/>
          <w:divBdr>
            <w:top w:val="none" w:sz="0" w:space="0" w:color="auto"/>
            <w:left w:val="none" w:sz="0" w:space="0" w:color="auto"/>
            <w:bottom w:val="none" w:sz="0" w:space="0" w:color="auto"/>
            <w:right w:val="none" w:sz="0" w:space="0" w:color="auto"/>
          </w:divBdr>
        </w:div>
        <w:div w:id="2005164869">
          <w:marLeft w:val="480"/>
          <w:marRight w:val="0"/>
          <w:marTop w:val="0"/>
          <w:marBottom w:val="0"/>
          <w:divBdr>
            <w:top w:val="none" w:sz="0" w:space="0" w:color="auto"/>
            <w:left w:val="none" w:sz="0" w:space="0" w:color="auto"/>
            <w:bottom w:val="none" w:sz="0" w:space="0" w:color="auto"/>
            <w:right w:val="none" w:sz="0" w:space="0" w:color="auto"/>
          </w:divBdr>
        </w:div>
        <w:div w:id="1771850644">
          <w:marLeft w:val="480"/>
          <w:marRight w:val="0"/>
          <w:marTop w:val="0"/>
          <w:marBottom w:val="0"/>
          <w:divBdr>
            <w:top w:val="none" w:sz="0" w:space="0" w:color="auto"/>
            <w:left w:val="none" w:sz="0" w:space="0" w:color="auto"/>
            <w:bottom w:val="none" w:sz="0" w:space="0" w:color="auto"/>
            <w:right w:val="none" w:sz="0" w:space="0" w:color="auto"/>
          </w:divBdr>
        </w:div>
        <w:div w:id="100999782">
          <w:marLeft w:val="480"/>
          <w:marRight w:val="0"/>
          <w:marTop w:val="0"/>
          <w:marBottom w:val="0"/>
          <w:divBdr>
            <w:top w:val="none" w:sz="0" w:space="0" w:color="auto"/>
            <w:left w:val="none" w:sz="0" w:space="0" w:color="auto"/>
            <w:bottom w:val="none" w:sz="0" w:space="0" w:color="auto"/>
            <w:right w:val="none" w:sz="0" w:space="0" w:color="auto"/>
          </w:divBdr>
        </w:div>
        <w:div w:id="1798991382">
          <w:marLeft w:val="480"/>
          <w:marRight w:val="0"/>
          <w:marTop w:val="0"/>
          <w:marBottom w:val="0"/>
          <w:divBdr>
            <w:top w:val="none" w:sz="0" w:space="0" w:color="auto"/>
            <w:left w:val="none" w:sz="0" w:space="0" w:color="auto"/>
            <w:bottom w:val="none" w:sz="0" w:space="0" w:color="auto"/>
            <w:right w:val="none" w:sz="0" w:space="0" w:color="auto"/>
          </w:divBdr>
        </w:div>
        <w:div w:id="776101535">
          <w:marLeft w:val="480"/>
          <w:marRight w:val="0"/>
          <w:marTop w:val="0"/>
          <w:marBottom w:val="0"/>
          <w:divBdr>
            <w:top w:val="none" w:sz="0" w:space="0" w:color="auto"/>
            <w:left w:val="none" w:sz="0" w:space="0" w:color="auto"/>
            <w:bottom w:val="none" w:sz="0" w:space="0" w:color="auto"/>
            <w:right w:val="none" w:sz="0" w:space="0" w:color="auto"/>
          </w:divBdr>
        </w:div>
        <w:div w:id="2063752310">
          <w:marLeft w:val="480"/>
          <w:marRight w:val="0"/>
          <w:marTop w:val="0"/>
          <w:marBottom w:val="0"/>
          <w:divBdr>
            <w:top w:val="none" w:sz="0" w:space="0" w:color="auto"/>
            <w:left w:val="none" w:sz="0" w:space="0" w:color="auto"/>
            <w:bottom w:val="none" w:sz="0" w:space="0" w:color="auto"/>
            <w:right w:val="none" w:sz="0" w:space="0" w:color="auto"/>
          </w:divBdr>
        </w:div>
        <w:div w:id="366877364">
          <w:marLeft w:val="480"/>
          <w:marRight w:val="0"/>
          <w:marTop w:val="0"/>
          <w:marBottom w:val="0"/>
          <w:divBdr>
            <w:top w:val="none" w:sz="0" w:space="0" w:color="auto"/>
            <w:left w:val="none" w:sz="0" w:space="0" w:color="auto"/>
            <w:bottom w:val="none" w:sz="0" w:space="0" w:color="auto"/>
            <w:right w:val="none" w:sz="0" w:space="0" w:color="auto"/>
          </w:divBdr>
        </w:div>
        <w:div w:id="905409651">
          <w:marLeft w:val="480"/>
          <w:marRight w:val="0"/>
          <w:marTop w:val="0"/>
          <w:marBottom w:val="0"/>
          <w:divBdr>
            <w:top w:val="none" w:sz="0" w:space="0" w:color="auto"/>
            <w:left w:val="none" w:sz="0" w:space="0" w:color="auto"/>
            <w:bottom w:val="none" w:sz="0" w:space="0" w:color="auto"/>
            <w:right w:val="none" w:sz="0" w:space="0" w:color="auto"/>
          </w:divBdr>
        </w:div>
        <w:div w:id="1904827179">
          <w:marLeft w:val="480"/>
          <w:marRight w:val="0"/>
          <w:marTop w:val="0"/>
          <w:marBottom w:val="0"/>
          <w:divBdr>
            <w:top w:val="none" w:sz="0" w:space="0" w:color="auto"/>
            <w:left w:val="none" w:sz="0" w:space="0" w:color="auto"/>
            <w:bottom w:val="none" w:sz="0" w:space="0" w:color="auto"/>
            <w:right w:val="none" w:sz="0" w:space="0" w:color="auto"/>
          </w:divBdr>
        </w:div>
        <w:div w:id="1733694014">
          <w:marLeft w:val="480"/>
          <w:marRight w:val="0"/>
          <w:marTop w:val="0"/>
          <w:marBottom w:val="0"/>
          <w:divBdr>
            <w:top w:val="none" w:sz="0" w:space="0" w:color="auto"/>
            <w:left w:val="none" w:sz="0" w:space="0" w:color="auto"/>
            <w:bottom w:val="none" w:sz="0" w:space="0" w:color="auto"/>
            <w:right w:val="none" w:sz="0" w:space="0" w:color="auto"/>
          </w:divBdr>
        </w:div>
        <w:div w:id="1974020102">
          <w:marLeft w:val="480"/>
          <w:marRight w:val="0"/>
          <w:marTop w:val="0"/>
          <w:marBottom w:val="0"/>
          <w:divBdr>
            <w:top w:val="none" w:sz="0" w:space="0" w:color="auto"/>
            <w:left w:val="none" w:sz="0" w:space="0" w:color="auto"/>
            <w:bottom w:val="none" w:sz="0" w:space="0" w:color="auto"/>
            <w:right w:val="none" w:sz="0" w:space="0" w:color="auto"/>
          </w:divBdr>
        </w:div>
        <w:div w:id="130749512">
          <w:marLeft w:val="480"/>
          <w:marRight w:val="0"/>
          <w:marTop w:val="0"/>
          <w:marBottom w:val="0"/>
          <w:divBdr>
            <w:top w:val="none" w:sz="0" w:space="0" w:color="auto"/>
            <w:left w:val="none" w:sz="0" w:space="0" w:color="auto"/>
            <w:bottom w:val="none" w:sz="0" w:space="0" w:color="auto"/>
            <w:right w:val="none" w:sz="0" w:space="0" w:color="auto"/>
          </w:divBdr>
        </w:div>
        <w:div w:id="1756900858">
          <w:marLeft w:val="480"/>
          <w:marRight w:val="0"/>
          <w:marTop w:val="0"/>
          <w:marBottom w:val="0"/>
          <w:divBdr>
            <w:top w:val="none" w:sz="0" w:space="0" w:color="auto"/>
            <w:left w:val="none" w:sz="0" w:space="0" w:color="auto"/>
            <w:bottom w:val="none" w:sz="0" w:space="0" w:color="auto"/>
            <w:right w:val="none" w:sz="0" w:space="0" w:color="auto"/>
          </w:divBdr>
        </w:div>
        <w:div w:id="1854608490">
          <w:marLeft w:val="480"/>
          <w:marRight w:val="0"/>
          <w:marTop w:val="0"/>
          <w:marBottom w:val="0"/>
          <w:divBdr>
            <w:top w:val="none" w:sz="0" w:space="0" w:color="auto"/>
            <w:left w:val="none" w:sz="0" w:space="0" w:color="auto"/>
            <w:bottom w:val="none" w:sz="0" w:space="0" w:color="auto"/>
            <w:right w:val="none" w:sz="0" w:space="0" w:color="auto"/>
          </w:divBdr>
        </w:div>
      </w:divsChild>
    </w:div>
    <w:div w:id="89132560">
      <w:bodyDiv w:val="1"/>
      <w:marLeft w:val="0"/>
      <w:marRight w:val="0"/>
      <w:marTop w:val="0"/>
      <w:marBottom w:val="0"/>
      <w:divBdr>
        <w:top w:val="none" w:sz="0" w:space="0" w:color="auto"/>
        <w:left w:val="none" w:sz="0" w:space="0" w:color="auto"/>
        <w:bottom w:val="none" w:sz="0" w:space="0" w:color="auto"/>
        <w:right w:val="none" w:sz="0" w:space="0" w:color="auto"/>
      </w:divBdr>
    </w:div>
    <w:div w:id="89274345">
      <w:bodyDiv w:val="1"/>
      <w:marLeft w:val="0"/>
      <w:marRight w:val="0"/>
      <w:marTop w:val="0"/>
      <w:marBottom w:val="0"/>
      <w:divBdr>
        <w:top w:val="none" w:sz="0" w:space="0" w:color="auto"/>
        <w:left w:val="none" w:sz="0" w:space="0" w:color="auto"/>
        <w:bottom w:val="none" w:sz="0" w:space="0" w:color="auto"/>
        <w:right w:val="none" w:sz="0" w:space="0" w:color="auto"/>
      </w:divBdr>
    </w:div>
    <w:div w:id="89351987">
      <w:bodyDiv w:val="1"/>
      <w:marLeft w:val="0"/>
      <w:marRight w:val="0"/>
      <w:marTop w:val="0"/>
      <w:marBottom w:val="0"/>
      <w:divBdr>
        <w:top w:val="none" w:sz="0" w:space="0" w:color="auto"/>
        <w:left w:val="none" w:sz="0" w:space="0" w:color="auto"/>
        <w:bottom w:val="none" w:sz="0" w:space="0" w:color="auto"/>
        <w:right w:val="none" w:sz="0" w:space="0" w:color="auto"/>
      </w:divBdr>
    </w:div>
    <w:div w:id="89356029">
      <w:bodyDiv w:val="1"/>
      <w:marLeft w:val="0"/>
      <w:marRight w:val="0"/>
      <w:marTop w:val="0"/>
      <w:marBottom w:val="0"/>
      <w:divBdr>
        <w:top w:val="none" w:sz="0" w:space="0" w:color="auto"/>
        <w:left w:val="none" w:sz="0" w:space="0" w:color="auto"/>
        <w:bottom w:val="none" w:sz="0" w:space="0" w:color="auto"/>
        <w:right w:val="none" w:sz="0" w:space="0" w:color="auto"/>
      </w:divBdr>
    </w:div>
    <w:div w:id="89400791">
      <w:bodyDiv w:val="1"/>
      <w:marLeft w:val="0"/>
      <w:marRight w:val="0"/>
      <w:marTop w:val="0"/>
      <w:marBottom w:val="0"/>
      <w:divBdr>
        <w:top w:val="none" w:sz="0" w:space="0" w:color="auto"/>
        <w:left w:val="none" w:sz="0" w:space="0" w:color="auto"/>
        <w:bottom w:val="none" w:sz="0" w:space="0" w:color="auto"/>
        <w:right w:val="none" w:sz="0" w:space="0" w:color="auto"/>
      </w:divBdr>
    </w:div>
    <w:div w:id="89473776">
      <w:bodyDiv w:val="1"/>
      <w:marLeft w:val="0"/>
      <w:marRight w:val="0"/>
      <w:marTop w:val="0"/>
      <w:marBottom w:val="0"/>
      <w:divBdr>
        <w:top w:val="none" w:sz="0" w:space="0" w:color="auto"/>
        <w:left w:val="none" w:sz="0" w:space="0" w:color="auto"/>
        <w:bottom w:val="none" w:sz="0" w:space="0" w:color="auto"/>
        <w:right w:val="none" w:sz="0" w:space="0" w:color="auto"/>
      </w:divBdr>
    </w:div>
    <w:div w:id="89473836">
      <w:bodyDiv w:val="1"/>
      <w:marLeft w:val="0"/>
      <w:marRight w:val="0"/>
      <w:marTop w:val="0"/>
      <w:marBottom w:val="0"/>
      <w:divBdr>
        <w:top w:val="none" w:sz="0" w:space="0" w:color="auto"/>
        <w:left w:val="none" w:sz="0" w:space="0" w:color="auto"/>
        <w:bottom w:val="none" w:sz="0" w:space="0" w:color="auto"/>
        <w:right w:val="none" w:sz="0" w:space="0" w:color="auto"/>
      </w:divBdr>
    </w:div>
    <w:div w:id="89550795">
      <w:bodyDiv w:val="1"/>
      <w:marLeft w:val="0"/>
      <w:marRight w:val="0"/>
      <w:marTop w:val="0"/>
      <w:marBottom w:val="0"/>
      <w:divBdr>
        <w:top w:val="none" w:sz="0" w:space="0" w:color="auto"/>
        <w:left w:val="none" w:sz="0" w:space="0" w:color="auto"/>
        <w:bottom w:val="none" w:sz="0" w:space="0" w:color="auto"/>
        <w:right w:val="none" w:sz="0" w:space="0" w:color="auto"/>
      </w:divBdr>
    </w:div>
    <w:div w:id="89589923">
      <w:bodyDiv w:val="1"/>
      <w:marLeft w:val="0"/>
      <w:marRight w:val="0"/>
      <w:marTop w:val="0"/>
      <w:marBottom w:val="0"/>
      <w:divBdr>
        <w:top w:val="none" w:sz="0" w:space="0" w:color="auto"/>
        <w:left w:val="none" w:sz="0" w:space="0" w:color="auto"/>
        <w:bottom w:val="none" w:sz="0" w:space="0" w:color="auto"/>
        <w:right w:val="none" w:sz="0" w:space="0" w:color="auto"/>
      </w:divBdr>
    </w:div>
    <w:div w:id="89746003">
      <w:bodyDiv w:val="1"/>
      <w:marLeft w:val="0"/>
      <w:marRight w:val="0"/>
      <w:marTop w:val="0"/>
      <w:marBottom w:val="0"/>
      <w:divBdr>
        <w:top w:val="none" w:sz="0" w:space="0" w:color="auto"/>
        <w:left w:val="none" w:sz="0" w:space="0" w:color="auto"/>
        <w:bottom w:val="none" w:sz="0" w:space="0" w:color="auto"/>
        <w:right w:val="none" w:sz="0" w:space="0" w:color="auto"/>
      </w:divBdr>
    </w:div>
    <w:div w:id="89860669">
      <w:bodyDiv w:val="1"/>
      <w:marLeft w:val="0"/>
      <w:marRight w:val="0"/>
      <w:marTop w:val="0"/>
      <w:marBottom w:val="0"/>
      <w:divBdr>
        <w:top w:val="none" w:sz="0" w:space="0" w:color="auto"/>
        <w:left w:val="none" w:sz="0" w:space="0" w:color="auto"/>
        <w:bottom w:val="none" w:sz="0" w:space="0" w:color="auto"/>
        <w:right w:val="none" w:sz="0" w:space="0" w:color="auto"/>
      </w:divBdr>
    </w:div>
    <w:div w:id="89863802">
      <w:bodyDiv w:val="1"/>
      <w:marLeft w:val="0"/>
      <w:marRight w:val="0"/>
      <w:marTop w:val="0"/>
      <w:marBottom w:val="0"/>
      <w:divBdr>
        <w:top w:val="none" w:sz="0" w:space="0" w:color="auto"/>
        <w:left w:val="none" w:sz="0" w:space="0" w:color="auto"/>
        <w:bottom w:val="none" w:sz="0" w:space="0" w:color="auto"/>
        <w:right w:val="none" w:sz="0" w:space="0" w:color="auto"/>
      </w:divBdr>
    </w:div>
    <w:div w:id="89932484">
      <w:bodyDiv w:val="1"/>
      <w:marLeft w:val="0"/>
      <w:marRight w:val="0"/>
      <w:marTop w:val="0"/>
      <w:marBottom w:val="0"/>
      <w:divBdr>
        <w:top w:val="none" w:sz="0" w:space="0" w:color="auto"/>
        <w:left w:val="none" w:sz="0" w:space="0" w:color="auto"/>
        <w:bottom w:val="none" w:sz="0" w:space="0" w:color="auto"/>
        <w:right w:val="none" w:sz="0" w:space="0" w:color="auto"/>
      </w:divBdr>
    </w:div>
    <w:div w:id="90005000">
      <w:bodyDiv w:val="1"/>
      <w:marLeft w:val="0"/>
      <w:marRight w:val="0"/>
      <w:marTop w:val="0"/>
      <w:marBottom w:val="0"/>
      <w:divBdr>
        <w:top w:val="none" w:sz="0" w:space="0" w:color="auto"/>
        <w:left w:val="none" w:sz="0" w:space="0" w:color="auto"/>
        <w:bottom w:val="none" w:sz="0" w:space="0" w:color="auto"/>
        <w:right w:val="none" w:sz="0" w:space="0" w:color="auto"/>
      </w:divBdr>
    </w:div>
    <w:div w:id="90008516">
      <w:bodyDiv w:val="1"/>
      <w:marLeft w:val="0"/>
      <w:marRight w:val="0"/>
      <w:marTop w:val="0"/>
      <w:marBottom w:val="0"/>
      <w:divBdr>
        <w:top w:val="none" w:sz="0" w:space="0" w:color="auto"/>
        <w:left w:val="none" w:sz="0" w:space="0" w:color="auto"/>
        <w:bottom w:val="none" w:sz="0" w:space="0" w:color="auto"/>
        <w:right w:val="none" w:sz="0" w:space="0" w:color="auto"/>
      </w:divBdr>
    </w:div>
    <w:div w:id="90011498">
      <w:bodyDiv w:val="1"/>
      <w:marLeft w:val="0"/>
      <w:marRight w:val="0"/>
      <w:marTop w:val="0"/>
      <w:marBottom w:val="0"/>
      <w:divBdr>
        <w:top w:val="none" w:sz="0" w:space="0" w:color="auto"/>
        <w:left w:val="none" w:sz="0" w:space="0" w:color="auto"/>
        <w:bottom w:val="none" w:sz="0" w:space="0" w:color="auto"/>
        <w:right w:val="none" w:sz="0" w:space="0" w:color="auto"/>
      </w:divBdr>
      <w:divsChild>
        <w:div w:id="225915702">
          <w:marLeft w:val="480"/>
          <w:marRight w:val="0"/>
          <w:marTop w:val="0"/>
          <w:marBottom w:val="0"/>
          <w:divBdr>
            <w:top w:val="none" w:sz="0" w:space="0" w:color="auto"/>
            <w:left w:val="none" w:sz="0" w:space="0" w:color="auto"/>
            <w:bottom w:val="none" w:sz="0" w:space="0" w:color="auto"/>
            <w:right w:val="none" w:sz="0" w:space="0" w:color="auto"/>
          </w:divBdr>
        </w:div>
        <w:div w:id="262567849">
          <w:marLeft w:val="480"/>
          <w:marRight w:val="0"/>
          <w:marTop w:val="0"/>
          <w:marBottom w:val="0"/>
          <w:divBdr>
            <w:top w:val="none" w:sz="0" w:space="0" w:color="auto"/>
            <w:left w:val="none" w:sz="0" w:space="0" w:color="auto"/>
            <w:bottom w:val="none" w:sz="0" w:space="0" w:color="auto"/>
            <w:right w:val="none" w:sz="0" w:space="0" w:color="auto"/>
          </w:divBdr>
        </w:div>
        <w:div w:id="264267898">
          <w:marLeft w:val="480"/>
          <w:marRight w:val="0"/>
          <w:marTop w:val="0"/>
          <w:marBottom w:val="0"/>
          <w:divBdr>
            <w:top w:val="none" w:sz="0" w:space="0" w:color="auto"/>
            <w:left w:val="none" w:sz="0" w:space="0" w:color="auto"/>
            <w:bottom w:val="none" w:sz="0" w:space="0" w:color="auto"/>
            <w:right w:val="none" w:sz="0" w:space="0" w:color="auto"/>
          </w:divBdr>
        </w:div>
        <w:div w:id="266280269">
          <w:marLeft w:val="480"/>
          <w:marRight w:val="0"/>
          <w:marTop w:val="0"/>
          <w:marBottom w:val="0"/>
          <w:divBdr>
            <w:top w:val="none" w:sz="0" w:space="0" w:color="auto"/>
            <w:left w:val="none" w:sz="0" w:space="0" w:color="auto"/>
            <w:bottom w:val="none" w:sz="0" w:space="0" w:color="auto"/>
            <w:right w:val="none" w:sz="0" w:space="0" w:color="auto"/>
          </w:divBdr>
        </w:div>
        <w:div w:id="298922623">
          <w:marLeft w:val="480"/>
          <w:marRight w:val="0"/>
          <w:marTop w:val="0"/>
          <w:marBottom w:val="0"/>
          <w:divBdr>
            <w:top w:val="none" w:sz="0" w:space="0" w:color="auto"/>
            <w:left w:val="none" w:sz="0" w:space="0" w:color="auto"/>
            <w:bottom w:val="none" w:sz="0" w:space="0" w:color="auto"/>
            <w:right w:val="none" w:sz="0" w:space="0" w:color="auto"/>
          </w:divBdr>
        </w:div>
        <w:div w:id="322855554">
          <w:marLeft w:val="480"/>
          <w:marRight w:val="0"/>
          <w:marTop w:val="0"/>
          <w:marBottom w:val="0"/>
          <w:divBdr>
            <w:top w:val="none" w:sz="0" w:space="0" w:color="auto"/>
            <w:left w:val="none" w:sz="0" w:space="0" w:color="auto"/>
            <w:bottom w:val="none" w:sz="0" w:space="0" w:color="auto"/>
            <w:right w:val="none" w:sz="0" w:space="0" w:color="auto"/>
          </w:divBdr>
        </w:div>
        <w:div w:id="347105279">
          <w:marLeft w:val="480"/>
          <w:marRight w:val="0"/>
          <w:marTop w:val="0"/>
          <w:marBottom w:val="0"/>
          <w:divBdr>
            <w:top w:val="none" w:sz="0" w:space="0" w:color="auto"/>
            <w:left w:val="none" w:sz="0" w:space="0" w:color="auto"/>
            <w:bottom w:val="none" w:sz="0" w:space="0" w:color="auto"/>
            <w:right w:val="none" w:sz="0" w:space="0" w:color="auto"/>
          </w:divBdr>
        </w:div>
        <w:div w:id="494810121">
          <w:marLeft w:val="480"/>
          <w:marRight w:val="0"/>
          <w:marTop w:val="0"/>
          <w:marBottom w:val="0"/>
          <w:divBdr>
            <w:top w:val="none" w:sz="0" w:space="0" w:color="auto"/>
            <w:left w:val="none" w:sz="0" w:space="0" w:color="auto"/>
            <w:bottom w:val="none" w:sz="0" w:space="0" w:color="auto"/>
            <w:right w:val="none" w:sz="0" w:space="0" w:color="auto"/>
          </w:divBdr>
        </w:div>
        <w:div w:id="614600268">
          <w:marLeft w:val="480"/>
          <w:marRight w:val="0"/>
          <w:marTop w:val="0"/>
          <w:marBottom w:val="0"/>
          <w:divBdr>
            <w:top w:val="none" w:sz="0" w:space="0" w:color="auto"/>
            <w:left w:val="none" w:sz="0" w:space="0" w:color="auto"/>
            <w:bottom w:val="none" w:sz="0" w:space="0" w:color="auto"/>
            <w:right w:val="none" w:sz="0" w:space="0" w:color="auto"/>
          </w:divBdr>
        </w:div>
        <w:div w:id="647318902">
          <w:marLeft w:val="480"/>
          <w:marRight w:val="0"/>
          <w:marTop w:val="0"/>
          <w:marBottom w:val="0"/>
          <w:divBdr>
            <w:top w:val="none" w:sz="0" w:space="0" w:color="auto"/>
            <w:left w:val="none" w:sz="0" w:space="0" w:color="auto"/>
            <w:bottom w:val="none" w:sz="0" w:space="0" w:color="auto"/>
            <w:right w:val="none" w:sz="0" w:space="0" w:color="auto"/>
          </w:divBdr>
        </w:div>
        <w:div w:id="704018135">
          <w:marLeft w:val="480"/>
          <w:marRight w:val="0"/>
          <w:marTop w:val="0"/>
          <w:marBottom w:val="0"/>
          <w:divBdr>
            <w:top w:val="none" w:sz="0" w:space="0" w:color="auto"/>
            <w:left w:val="none" w:sz="0" w:space="0" w:color="auto"/>
            <w:bottom w:val="none" w:sz="0" w:space="0" w:color="auto"/>
            <w:right w:val="none" w:sz="0" w:space="0" w:color="auto"/>
          </w:divBdr>
        </w:div>
        <w:div w:id="704477869">
          <w:marLeft w:val="480"/>
          <w:marRight w:val="0"/>
          <w:marTop w:val="0"/>
          <w:marBottom w:val="0"/>
          <w:divBdr>
            <w:top w:val="none" w:sz="0" w:space="0" w:color="auto"/>
            <w:left w:val="none" w:sz="0" w:space="0" w:color="auto"/>
            <w:bottom w:val="none" w:sz="0" w:space="0" w:color="auto"/>
            <w:right w:val="none" w:sz="0" w:space="0" w:color="auto"/>
          </w:divBdr>
        </w:div>
        <w:div w:id="799028863">
          <w:marLeft w:val="480"/>
          <w:marRight w:val="0"/>
          <w:marTop w:val="0"/>
          <w:marBottom w:val="0"/>
          <w:divBdr>
            <w:top w:val="none" w:sz="0" w:space="0" w:color="auto"/>
            <w:left w:val="none" w:sz="0" w:space="0" w:color="auto"/>
            <w:bottom w:val="none" w:sz="0" w:space="0" w:color="auto"/>
            <w:right w:val="none" w:sz="0" w:space="0" w:color="auto"/>
          </w:divBdr>
        </w:div>
        <w:div w:id="801583493">
          <w:marLeft w:val="480"/>
          <w:marRight w:val="0"/>
          <w:marTop w:val="0"/>
          <w:marBottom w:val="0"/>
          <w:divBdr>
            <w:top w:val="none" w:sz="0" w:space="0" w:color="auto"/>
            <w:left w:val="none" w:sz="0" w:space="0" w:color="auto"/>
            <w:bottom w:val="none" w:sz="0" w:space="0" w:color="auto"/>
            <w:right w:val="none" w:sz="0" w:space="0" w:color="auto"/>
          </w:divBdr>
        </w:div>
        <w:div w:id="829638708">
          <w:marLeft w:val="480"/>
          <w:marRight w:val="0"/>
          <w:marTop w:val="0"/>
          <w:marBottom w:val="0"/>
          <w:divBdr>
            <w:top w:val="none" w:sz="0" w:space="0" w:color="auto"/>
            <w:left w:val="none" w:sz="0" w:space="0" w:color="auto"/>
            <w:bottom w:val="none" w:sz="0" w:space="0" w:color="auto"/>
            <w:right w:val="none" w:sz="0" w:space="0" w:color="auto"/>
          </w:divBdr>
        </w:div>
        <w:div w:id="840125920">
          <w:marLeft w:val="480"/>
          <w:marRight w:val="0"/>
          <w:marTop w:val="0"/>
          <w:marBottom w:val="0"/>
          <w:divBdr>
            <w:top w:val="none" w:sz="0" w:space="0" w:color="auto"/>
            <w:left w:val="none" w:sz="0" w:space="0" w:color="auto"/>
            <w:bottom w:val="none" w:sz="0" w:space="0" w:color="auto"/>
            <w:right w:val="none" w:sz="0" w:space="0" w:color="auto"/>
          </w:divBdr>
        </w:div>
      </w:divsChild>
    </w:div>
    <w:div w:id="90051647">
      <w:bodyDiv w:val="1"/>
      <w:marLeft w:val="0"/>
      <w:marRight w:val="0"/>
      <w:marTop w:val="0"/>
      <w:marBottom w:val="0"/>
      <w:divBdr>
        <w:top w:val="none" w:sz="0" w:space="0" w:color="auto"/>
        <w:left w:val="none" w:sz="0" w:space="0" w:color="auto"/>
        <w:bottom w:val="none" w:sz="0" w:space="0" w:color="auto"/>
        <w:right w:val="none" w:sz="0" w:space="0" w:color="auto"/>
      </w:divBdr>
      <w:divsChild>
        <w:div w:id="18899270">
          <w:marLeft w:val="480"/>
          <w:marRight w:val="0"/>
          <w:marTop w:val="0"/>
          <w:marBottom w:val="0"/>
          <w:divBdr>
            <w:top w:val="none" w:sz="0" w:space="0" w:color="auto"/>
            <w:left w:val="none" w:sz="0" w:space="0" w:color="auto"/>
            <w:bottom w:val="none" w:sz="0" w:space="0" w:color="auto"/>
            <w:right w:val="none" w:sz="0" w:space="0" w:color="auto"/>
          </w:divBdr>
        </w:div>
        <w:div w:id="71585777">
          <w:marLeft w:val="480"/>
          <w:marRight w:val="0"/>
          <w:marTop w:val="0"/>
          <w:marBottom w:val="0"/>
          <w:divBdr>
            <w:top w:val="none" w:sz="0" w:space="0" w:color="auto"/>
            <w:left w:val="none" w:sz="0" w:space="0" w:color="auto"/>
            <w:bottom w:val="none" w:sz="0" w:space="0" w:color="auto"/>
            <w:right w:val="none" w:sz="0" w:space="0" w:color="auto"/>
          </w:divBdr>
        </w:div>
        <w:div w:id="76364587">
          <w:marLeft w:val="480"/>
          <w:marRight w:val="0"/>
          <w:marTop w:val="0"/>
          <w:marBottom w:val="0"/>
          <w:divBdr>
            <w:top w:val="none" w:sz="0" w:space="0" w:color="auto"/>
            <w:left w:val="none" w:sz="0" w:space="0" w:color="auto"/>
            <w:bottom w:val="none" w:sz="0" w:space="0" w:color="auto"/>
            <w:right w:val="none" w:sz="0" w:space="0" w:color="auto"/>
          </w:divBdr>
        </w:div>
        <w:div w:id="193033526">
          <w:marLeft w:val="480"/>
          <w:marRight w:val="0"/>
          <w:marTop w:val="0"/>
          <w:marBottom w:val="0"/>
          <w:divBdr>
            <w:top w:val="none" w:sz="0" w:space="0" w:color="auto"/>
            <w:left w:val="none" w:sz="0" w:space="0" w:color="auto"/>
            <w:bottom w:val="none" w:sz="0" w:space="0" w:color="auto"/>
            <w:right w:val="none" w:sz="0" w:space="0" w:color="auto"/>
          </w:divBdr>
        </w:div>
        <w:div w:id="258566766">
          <w:marLeft w:val="480"/>
          <w:marRight w:val="0"/>
          <w:marTop w:val="0"/>
          <w:marBottom w:val="0"/>
          <w:divBdr>
            <w:top w:val="none" w:sz="0" w:space="0" w:color="auto"/>
            <w:left w:val="none" w:sz="0" w:space="0" w:color="auto"/>
            <w:bottom w:val="none" w:sz="0" w:space="0" w:color="auto"/>
            <w:right w:val="none" w:sz="0" w:space="0" w:color="auto"/>
          </w:divBdr>
        </w:div>
        <w:div w:id="258678519">
          <w:marLeft w:val="480"/>
          <w:marRight w:val="0"/>
          <w:marTop w:val="0"/>
          <w:marBottom w:val="0"/>
          <w:divBdr>
            <w:top w:val="none" w:sz="0" w:space="0" w:color="auto"/>
            <w:left w:val="none" w:sz="0" w:space="0" w:color="auto"/>
            <w:bottom w:val="none" w:sz="0" w:space="0" w:color="auto"/>
            <w:right w:val="none" w:sz="0" w:space="0" w:color="auto"/>
          </w:divBdr>
        </w:div>
        <w:div w:id="269774938">
          <w:marLeft w:val="480"/>
          <w:marRight w:val="0"/>
          <w:marTop w:val="0"/>
          <w:marBottom w:val="0"/>
          <w:divBdr>
            <w:top w:val="none" w:sz="0" w:space="0" w:color="auto"/>
            <w:left w:val="none" w:sz="0" w:space="0" w:color="auto"/>
            <w:bottom w:val="none" w:sz="0" w:space="0" w:color="auto"/>
            <w:right w:val="none" w:sz="0" w:space="0" w:color="auto"/>
          </w:divBdr>
        </w:div>
        <w:div w:id="350844174">
          <w:marLeft w:val="480"/>
          <w:marRight w:val="0"/>
          <w:marTop w:val="0"/>
          <w:marBottom w:val="0"/>
          <w:divBdr>
            <w:top w:val="none" w:sz="0" w:space="0" w:color="auto"/>
            <w:left w:val="none" w:sz="0" w:space="0" w:color="auto"/>
            <w:bottom w:val="none" w:sz="0" w:space="0" w:color="auto"/>
            <w:right w:val="none" w:sz="0" w:space="0" w:color="auto"/>
          </w:divBdr>
        </w:div>
        <w:div w:id="384989569">
          <w:marLeft w:val="480"/>
          <w:marRight w:val="0"/>
          <w:marTop w:val="0"/>
          <w:marBottom w:val="0"/>
          <w:divBdr>
            <w:top w:val="none" w:sz="0" w:space="0" w:color="auto"/>
            <w:left w:val="none" w:sz="0" w:space="0" w:color="auto"/>
            <w:bottom w:val="none" w:sz="0" w:space="0" w:color="auto"/>
            <w:right w:val="none" w:sz="0" w:space="0" w:color="auto"/>
          </w:divBdr>
        </w:div>
        <w:div w:id="409694461">
          <w:marLeft w:val="480"/>
          <w:marRight w:val="0"/>
          <w:marTop w:val="0"/>
          <w:marBottom w:val="0"/>
          <w:divBdr>
            <w:top w:val="none" w:sz="0" w:space="0" w:color="auto"/>
            <w:left w:val="none" w:sz="0" w:space="0" w:color="auto"/>
            <w:bottom w:val="none" w:sz="0" w:space="0" w:color="auto"/>
            <w:right w:val="none" w:sz="0" w:space="0" w:color="auto"/>
          </w:divBdr>
        </w:div>
        <w:div w:id="461190763">
          <w:marLeft w:val="480"/>
          <w:marRight w:val="0"/>
          <w:marTop w:val="0"/>
          <w:marBottom w:val="0"/>
          <w:divBdr>
            <w:top w:val="none" w:sz="0" w:space="0" w:color="auto"/>
            <w:left w:val="none" w:sz="0" w:space="0" w:color="auto"/>
            <w:bottom w:val="none" w:sz="0" w:space="0" w:color="auto"/>
            <w:right w:val="none" w:sz="0" w:space="0" w:color="auto"/>
          </w:divBdr>
        </w:div>
        <w:div w:id="496043727">
          <w:marLeft w:val="480"/>
          <w:marRight w:val="0"/>
          <w:marTop w:val="0"/>
          <w:marBottom w:val="0"/>
          <w:divBdr>
            <w:top w:val="none" w:sz="0" w:space="0" w:color="auto"/>
            <w:left w:val="none" w:sz="0" w:space="0" w:color="auto"/>
            <w:bottom w:val="none" w:sz="0" w:space="0" w:color="auto"/>
            <w:right w:val="none" w:sz="0" w:space="0" w:color="auto"/>
          </w:divBdr>
        </w:div>
        <w:div w:id="508834866">
          <w:marLeft w:val="480"/>
          <w:marRight w:val="0"/>
          <w:marTop w:val="0"/>
          <w:marBottom w:val="0"/>
          <w:divBdr>
            <w:top w:val="none" w:sz="0" w:space="0" w:color="auto"/>
            <w:left w:val="none" w:sz="0" w:space="0" w:color="auto"/>
            <w:bottom w:val="none" w:sz="0" w:space="0" w:color="auto"/>
            <w:right w:val="none" w:sz="0" w:space="0" w:color="auto"/>
          </w:divBdr>
        </w:div>
        <w:div w:id="518859790">
          <w:marLeft w:val="480"/>
          <w:marRight w:val="0"/>
          <w:marTop w:val="0"/>
          <w:marBottom w:val="0"/>
          <w:divBdr>
            <w:top w:val="none" w:sz="0" w:space="0" w:color="auto"/>
            <w:left w:val="none" w:sz="0" w:space="0" w:color="auto"/>
            <w:bottom w:val="none" w:sz="0" w:space="0" w:color="auto"/>
            <w:right w:val="none" w:sz="0" w:space="0" w:color="auto"/>
          </w:divBdr>
        </w:div>
        <w:div w:id="520625312">
          <w:marLeft w:val="480"/>
          <w:marRight w:val="0"/>
          <w:marTop w:val="0"/>
          <w:marBottom w:val="0"/>
          <w:divBdr>
            <w:top w:val="none" w:sz="0" w:space="0" w:color="auto"/>
            <w:left w:val="none" w:sz="0" w:space="0" w:color="auto"/>
            <w:bottom w:val="none" w:sz="0" w:space="0" w:color="auto"/>
            <w:right w:val="none" w:sz="0" w:space="0" w:color="auto"/>
          </w:divBdr>
        </w:div>
        <w:div w:id="524103451">
          <w:marLeft w:val="480"/>
          <w:marRight w:val="0"/>
          <w:marTop w:val="0"/>
          <w:marBottom w:val="0"/>
          <w:divBdr>
            <w:top w:val="none" w:sz="0" w:space="0" w:color="auto"/>
            <w:left w:val="none" w:sz="0" w:space="0" w:color="auto"/>
            <w:bottom w:val="none" w:sz="0" w:space="0" w:color="auto"/>
            <w:right w:val="none" w:sz="0" w:space="0" w:color="auto"/>
          </w:divBdr>
        </w:div>
        <w:div w:id="568152151">
          <w:marLeft w:val="480"/>
          <w:marRight w:val="0"/>
          <w:marTop w:val="0"/>
          <w:marBottom w:val="0"/>
          <w:divBdr>
            <w:top w:val="none" w:sz="0" w:space="0" w:color="auto"/>
            <w:left w:val="none" w:sz="0" w:space="0" w:color="auto"/>
            <w:bottom w:val="none" w:sz="0" w:space="0" w:color="auto"/>
            <w:right w:val="none" w:sz="0" w:space="0" w:color="auto"/>
          </w:divBdr>
        </w:div>
        <w:div w:id="644774051">
          <w:marLeft w:val="480"/>
          <w:marRight w:val="0"/>
          <w:marTop w:val="0"/>
          <w:marBottom w:val="0"/>
          <w:divBdr>
            <w:top w:val="none" w:sz="0" w:space="0" w:color="auto"/>
            <w:left w:val="none" w:sz="0" w:space="0" w:color="auto"/>
            <w:bottom w:val="none" w:sz="0" w:space="0" w:color="auto"/>
            <w:right w:val="none" w:sz="0" w:space="0" w:color="auto"/>
          </w:divBdr>
        </w:div>
        <w:div w:id="657346459">
          <w:marLeft w:val="480"/>
          <w:marRight w:val="0"/>
          <w:marTop w:val="0"/>
          <w:marBottom w:val="0"/>
          <w:divBdr>
            <w:top w:val="none" w:sz="0" w:space="0" w:color="auto"/>
            <w:left w:val="none" w:sz="0" w:space="0" w:color="auto"/>
            <w:bottom w:val="none" w:sz="0" w:space="0" w:color="auto"/>
            <w:right w:val="none" w:sz="0" w:space="0" w:color="auto"/>
          </w:divBdr>
        </w:div>
        <w:div w:id="694428617">
          <w:marLeft w:val="480"/>
          <w:marRight w:val="0"/>
          <w:marTop w:val="0"/>
          <w:marBottom w:val="0"/>
          <w:divBdr>
            <w:top w:val="none" w:sz="0" w:space="0" w:color="auto"/>
            <w:left w:val="none" w:sz="0" w:space="0" w:color="auto"/>
            <w:bottom w:val="none" w:sz="0" w:space="0" w:color="auto"/>
            <w:right w:val="none" w:sz="0" w:space="0" w:color="auto"/>
          </w:divBdr>
        </w:div>
        <w:div w:id="727917839">
          <w:marLeft w:val="480"/>
          <w:marRight w:val="0"/>
          <w:marTop w:val="0"/>
          <w:marBottom w:val="0"/>
          <w:divBdr>
            <w:top w:val="none" w:sz="0" w:space="0" w:color="auto"/>
            <w:left w:val="none" w:sz="0" w:space="0" w:color="auto"/>
            <w:bottom w:val="none" w:sz="0" w:space="0" w:color="auto"/>
            <w:right w:val="none" w:sz="0" w:space="0" w:color="auto"/>
          </w:divBdr>
        </w:div>
        <w:div w:id="768159824">
          <w:marLeft w:val="480"/>
          <w:marRight w:val="0"/>
          <w:marTop w:val="0"/>
          <w:marBottom w:val="0"/>
          <w:divBdr>
            <w:top w:val="none" w:sz="0" w:space="0" w:color="auto"/>
            <w:left w:val="none" w:sz="0" w:space="0" w:color="auto"/>
            <w:bottom w:val="none" w:sz="0" w:space="0" w:color="auto"/>
            <w:right w:val="none" w:sz="0" w:space="0" w:color="auto"/>
          </w:divBdr>
        </w:div>
        <w:div w:id="831945544">
          <w:marLeft w:val="480"/>
          <w:marRight w:val="0"/>
          <w:marTop w:val="0"/>
          <w:marBottom w:val="0"/>
          <w:divBdr>
            <w:top w:val="none" w:sz="0" w:space="0" w:color="auto"/>
            <w:left w:val="none" w:sz="0" w:space="0" w:color="auto"/>
            <w:bottom w:val="none" w:sz="0" w:space="0" w:color="auto"/>
            <w:right w:val="none" w:sz="0" w:space="0" w:color="auto"/>
          </w:divBdr>
        </w:div>
      </w:divsChild>
    </w:div>
    <w:div w:id="90317194">
      <w:bodyDiv w:val="1"/>
      <w:marLeft w:val="0"/>
      <w:marRight w:val="0"/>
      <w:marTop w:val="0"/>
      <w:marBottom w:val="0"/>
      <w:divBdr>
        <w:top w:val="none" w:sz="0" w:space="0" w:color="auto"/>
        <w:left w:val="none" w:sz="0" w:space="0" w:color="auto"/>
        <w:bottom w:val="none" w:sz="0" w:space="0" w:color="auto"/>
        <w:right w:val="none" w:sz="0" w:space="0" w:color="auto"/>
      </w:divBdr>
    </w:div>
    <w:div w:id="90399969">
      <w:bodyDiv w:val="1"/>
      <w:marLeft w:val="0"/>
      <w:marRight w:val="0"/>
      <w:marTop w:val="0"/>
      <w:marBottom w:val="0"/>
      <w:divBdr>
        <w:top w:val="none" w:sz="0" w:space="0" w:color="auto"/>
        <w:left w:val="none" w:sz="0" w:space="0" w:color="auto"/>
        <w:bottom w:val="none" w:sz="0" w:space="0" w:color="auto"/>
        <w:right w:val="none" w:sz="0" w:space="0" w:color="auto"/>
      </w:divBdr>
    </w:div>
    <w:div w:id="90588307">
      <w:bodyDiv w:val="1"/>
      <w:marLeft w:val="0"/>
      <w:marRight w:val="0"/>
      <w:marTop w:val="0"/>
      <w:marBottom w:val="0"/>
      <w:divBdr>
        <w:top w:val="none" w:sz="0" w:space="0" w:color="auto"/>
        <w:left w:val="none" w:sz="0" w:space="0" w:color="auto"/>
        <w:bottom w:val="none" w:sz="0" w:space="0" w:color="auto"/>
        <w:right w:val="none" w:sz="0" w:space="0" w:color="auto"/>
      </w:divBdr>
    </w:div>
    <w:div w:id="90589989">
      <w:bodyDiv w:val="1"/>
      <w:marLeft w:val="0"/>
      <w:marRight w:val="0"/>
      <w:marTop w:val="0"/>
      <w:marBottom w:val="0"/>
      <w:divBdr>
        <w:top w:val="none" w:sz="0" w:space="0" w:color="auto"/>
        <w:left w:val="none" w:sz="0" w:space="0" w:color="auto"/>
        <w:bottom w:val="none" w:sz="0" w:space="0" w:color="auto"/>
        <w:right w:val="none" w:sz="0" w:space="0" w:color="auto"/>
      </w:divBdr>
    </w:div>
    <w:div w:id="90590517">
      <w:bodyDiv w:val="1"/>
      <w:marLeft w:val="0"/>
      <w:marRight w:val="0"/>
      <w:marTop w:val="0"/>
      <w:marBottom w:val="0"/>
      <w:divBdr>
        <w:top w:val="none" w:sz="0" w:space="0" w:color="auto"/>
        <w:left w:val="none" w:sz="0" w:space="0" w:color="auto"/>
        <w:bottom w:val="none" w:sz="0" w:space="0" w:color="auto"/>
        <w:right w:val="none" w:sz="0" w:space="0" w:color="auto"/>
      </w:divBdr>
    </w:div>
    <w:div w:id="90593727">
      <w:bodyDiv w:val="1"/>
      <w:marLeft w:val="0"/>
      <w:marRight w:val="0"/>
      <w:marTop w:val="0"/>
      <w:marBottom w:val="0"/>
      <w:divBdr>
        <w:top w:val="none" w:sz="0" w:space="0" w:color="auto"/>
        <w:left w:val="none" w:sz="0" w:space="0" w:color="auto"/>
        <w:bottom w:val="none" w:sz="0" w:space="0" w:color="auto"/>
        <w:right w:val="none" w:sz="0" w:space="0" w:color="auto"/>
      </w:divBdr>
    </w:div>
    <w:div w:id="90785999">
      <w:bodyDiv w:val="1"/>
      <w:marLeft w:val="0"/>
      <w:marRight w:val="0"/>
      <w:marTop w:val="0"/>
      <w:marBottom w:val="0"/>
      <w:divBdr>
        <w:top w:val="none" w:sz="0" w:space="0" w:color="auto"/>
        <w:left w:val="none" w:sz="0" w:space="0" w:color="auto"/>
        <w:bottom w:val="none" w:sz="0" w:space="0" w:color="auto"/>
        <w:right w:val="none" w:sz="0" w:space="0" w:color="auto"/>
      </w:divBdr>
    </w:div>
    <w:div w:id="90859490">
      <w:bodyDiv w:val="1"/>
      <w:marLeft w:val="0"/>
      <w:marRight w:val="0"/>
      <w:marTop w:val="0"/>
      <w:marBottom w:val="0"/>
      <w:divBdr>
        <w:top w:val="none" w:sz="0" w:space="0" w:color="auto"/>
        <w:left w:val="none" w:sz="0" w:space="0" w:color="auto"/>
        <w:bottom w:val="none" w:sz="0" w:space="0" w:color="auto"/>
        <w:right w:val="none" w:sz="0" w:space="0" w:color="auto"/>
      </w:divBdr>
    </w:div>
    <w:div w:id="90980690">
      <w:bodyDiv w:val="1"/>
      <w:marLeft w:val="0"/>
      <w:marRight w:val="0"/>
      <w:marTop w:val="0"/>
      <w:marBottom w:val="0"/>
      <w:divBdr>
        <w:top w:val="none" w:sz="0" w:space="0" w:color="auto"/>
        <w:left w:val="none" w:sz="0" w:space="0" w:color="auto"/>
        <w:bottom w:val="none" w:sz="0" w:space="0" w:color="auto"/>
        <w:right w:val="none" w:sz="0" w:space="0" w:color="auto"/>
      </w:divBdr>
    </w:div>
    <w:div w:id="91046963">
      <w:bodyDiv w:val="1"/>
      <w:marLeft w:val="0"/>
      <w:marRight w:val="0"/>
      <w:marTop w:val="0"/>
      <w:marBottom w:val="0"/>
      <w:divBdr>
        <w:top w:val="none" w:sz="0" w:space="0" w:color="auto"/>
        <w:left w:val="none" w:sz="0" w:space="0" w:color="auto"/>
        <w:bottom w:val="none" w:sz="0" w:space="0" w:color="auto"/>
        <w:right w:val="none" w:sz="0" w:space="0" w:color="auto"/>
      </w:divBdr>
    </w:div>
    <w:div w:id="91174384">
      <w:bodyDiv w:val="1"/>
      <w:marLeft w:val="0"/>
      <w:marRight w:val="0"/>
      <w:marTop w:val="0"/>
      <w:marBottom w:val="0"/>
      <w:divBdr>
        <w:top w:val="none" w:sz="0" w:space="0" w:color="auto"/>
        <w:left w:val="none" w:sz="0" w:space="0" w:color="auto"/>
        <w:bottom w:val="none" w:sz="0" w:space="0" w:color="auto"/>
        <w:right w:val="none" w:sz="0" w:space="0" w:color="auto"/>
      </w:divBdr>
    </w:div>
    <w:div w:id="91316801">
      <w:bodyDiv w:val="1"/>
      <w:marLeft w:val="0"/>
      <w:marRight w:val="0"/>
      <w:marTop w:val="0"/>
      <w:marBottom w:val="0"/>
      <w:divBdr>
        <w:top w:val="none" w:sz="0" w:space="0" w:color="auto"/>
        <w:left w:val="none" w:sz="0" w:space="0" w:color="auto"/>
        <w:bottom w:val="none" w:sz="0" w:space="0" w:color="auto"/>
        <w:right w:val="none" w:sz="0" w:space="0" w:color="auto"/>
      </w:divBdr>
    </w:div>
    <w:div w:id="91322752">
      <w:bodyDiv w:val="1"/>
      <w:marLeft w:val="0"/>
      <w:marRight w:val="0"/>
      <w:marTop w:val="0"/>
      <w:marBottom w:val="0"/>
      <w:divBdr>
        <w:top w:val="none" w:sz="0" w:space="0" w:color="auto"/>
        <w:left w:val="none" w:sz="0" w:space="0" w:color="auto"/>
        <w:bottom w:val="none" w:sz="0" w:space="0" w:color="auto"/>
        <w:right w:val="none" w:sz="0" w:space="0" w:color="auto"/>
      </w:divBdr>
    </w:div>
    <w:div w:id="91437171">
      <w:bodyDiv w:val="1"/>
      <w:marLeft w:val="0"/>
      <w:marRight w:val="0"/>
      <w:marTop w:val="0"/>
      <w:marBottom w:val="0"/>
      <w:divBdr>
        <w:top w:val="none" w:sz="0" w:space="0" w:color="auto"/>
        <w:left w:val="none" w:sz="0" w:space="0" w:color="auto"/>
        <w:bottom w:val="none" w:sz="0" w:space="0" w:color="auto"/>
        <w:right w:val="none" w:sz="0" w:space="0" w:color="auto"/>
      </w:divBdr>
    </w:div>
    <w:div w:id="91512836">
      <w:bodyDiv w:val="1"/>
      <w:marLeft w:val="0"/>
      <w:marRight w:val="0"/>
      <w:marTop w:val="0"/>
      <w:marBottom w:val="0"/>
      <w:divBdr>
        <w:top w:val="none" w:sz="0" w:space="0" w:color="auto"/>
        <w:left w:val="none" w:sz="0" w:space="0" w:color="auto"/>
        <w:bottom w:val="none" w:sz="0" w:space="0" w:color="auto"/>
        <w:right w:val="none" w:sz="0" w:space="0" w:color="auto"/>
      </w:divBdr>
    </w:div>
    <w:div w:id="91707285">
      <w:bodyDiv w:val="1"/>
      <w:marLeft w:val="0"/>
      <w:marRight w:val="0"/>
      <w:marTop w:val="0"/>
      <w:marBottom w:val="0"/>
      <w:divBdr>
        <w:top w:val="none" w:sz="0" w:space="0" w:color="auto"/>
        <w:left w:val="none" w:sz="0" w:space="0" w:color="auto"/>
        <w:bottom w:val="none" w:sz="0" w:space="0" w:color="auto"/>
        <w:right w:val="none" w:sz="0" w:space="0" w:color="auto"/>
      </w:divBdr>
    </w:div>
    <w:div w:id="91711529">
      <w:bodyDiv w:val="1"/>
      <w:marLeft w:val="0"/>
      <w:marRight w:val="0"/>
      <w:marTop w:val="0"/>
      <w:marBottom w:val="0"/>
      <w:divBdr>
        <w:top w:val="none" w:sz="0" w:space="0" w:color="auto"/>
        <w:left w:val="none" w:sz="0" w:space="0" w:color="auto"/>
        <w:bottom w:val="none" w:sz="0" w:space="0" w:color="auto"/>
        <w:right w:val="none" w:sz="0" w:space="0" w:color="auto"/>
      </w:divBdr>
    </w:div>
    <w:div w:id="91821775">
      <w:bodyDiv w:val="1"/>
      <w:marLeft w:val="0"/>
      <w:marRight w:val="0"/>
      <w:marTop w:val="0"/>
      <w:marBottom w:val="0"/>
      <w:divBdr>
        <w:top w:val="none" w:sz="0" w:space="0" w:color="auto"/>
        <w:left w:val="none" w:sz="0" w:space="0" w:color="auto"/>
        <w:bottom w:val="none" w:sz="0" w:space="0" w:color="auto"/>
        <w:right w:val="none" w:sz="0" w:space="0" w:color="auto"/>
      </w:divBdr>
    </w:div>
    <w:div w:id="91900618">
      <w:bodyDiv w:val="1"/>
      <w:marLeft w:val="0"/>
      <w:marRight w:val="0"/>
      <w:marTop w:val="0"/>
      <w:marBottom w:val="0"/>
      <w:divBdr>
        <w:top w:val="none" w:sz="0" w:space="0" w:color="auto"/>
        <w:left w:val="none" w:sz="0" w:space="0" w:color="auto"/>
        <w:bottom w:val="none" w:sz="0" w:space="0" w:color="auto"/>
        <w:right w:val="none" w:sz="0" w:space="0" w:color="auto"/>
      </w:divBdr>
    </w:div>
    <w:div w:id="91947363">
      <w:bodyDiv w:val="1"/>
      <w:marLeft w:val="0"/>
      <w:marRight w:val="0"/>
      <w:marTop w:val="0"/>
      <w:marBottom w:val="0"/>
      <w:divBdr>
        <w:top w:val="none" w:sz="0" w:space="0" w:color="auto"/>
        <w:left w:val="none" w:sz="0" w:space="0" w:color="auto"/>
        <w:bottom w:val="none" w:sz="0" w:space="0" w:color="auto"/>
        <w:right w:val="none" w:sz="0" w:space="0" w:color="auto"/>
      </w:divBdr>
    </w:div>
    <w:div w:id="91971880">
      <w:bodyDiv w:val="1"/>
      <w:marLeft w:val="0"/>
      <w:marRight w:val="0"/>
      <w:marTop w:val="0"/>
      <w:marBottom w:val="0"/>
      <w:divBdr>
        <w:top w:val="none" w:sz="0" w:space="0" w:color="auto"/>
        <w:left w:val="none" w:sz="0" w:space="0" w:color="auto"/>
        <w:bottom w:val="none" w:sz="0" w:space="0" w:color="auto"/>
        <w:right w:val="none" w:sz="0" w:space="0" w:color="auto"/>
      </w:divBdr>
    </w:div>
    <w:div w:id="91974173">
      <w:bodyDiv w:val="1"/>
      <w:marLeft w:val="0"/>
      <w:marRight w:val="0"/>
      <w:marTop w:val="0"/>
      <w:marBottom w:val="0"/>
      <w:divBdr>
        <w:top w:val="none" w:sz="0" w:space="0" w:color="auto"/>
        <w:left w:val="none" w:sz="0" w:space="0" w:color="auto"/>
        <w:bottom w:val="none" w:sz="0" w:space="0" w:color="auto"/>
        <w:right w:val="none" w:sz="0" w:space="0" w:color="auto"/>
      </w:divBdr>
    </w:div>
    <w:div w:id="92214030">
      <w:bodyDiv w:val="1"/>
      <w:marLeft w:val="0"/>
      <w:marRight w:val="0"/>
      <w:marTop w:val="0"/>
      <w:marBottom w:val="0"/>
      <w:divBdr>
        <w:top w:val="none" w:sz="0" w:space="0" w:color="auto"/>
        <w:left w:val="none" w:sz="0" w:space="0" w:color="auto"/>
        <w:bottom w:val="none" w:sz="0" w:space="0" w:color="auto"/>
        <w:right w:val="none" w:sz="0" w:space="0" w:color="auto"/>
      </w:divBdr>
    </w:div>
    <w:div w:id="92366895">
      <w:bodyDiv w:val="1"/>
      <w:marLeft w:val="0"/>
      <w:marRight w:val="0"/>
      <w:marTop w:val="0"/>
      <w:marBottom w:val="0"/>
      <w:divBdr>
        <w:top w:val="none" w:sz="0" w:space="0" w:color="auto"/>
        <w:left w:val="none" w:sz="0" w:space="0" w:color="auto"/>
        <w:bottom w:val="none" w:sz="0" w:space="0" w:color="auto"/>
        <w:right w:val="none" w:sz="0" w:space="0" w:color="auto"/>
      </w:divBdr>
    </w:div>
    <w:div w:id="92406237">
      <w:bodyDiv w:val="1"/>
      <w:marLeft w:val="0"/>
      <w:marRight w:val="0"/>
      <w:marTop w:val="0"/>
      <w:marBottom w:val="0"/>
      <w:divBdr>
        <w:top w:val="none" w:sz="0" w:space="0" w:color="auto"/>
        <w:left w:val="none" w:sz="0" w:space="0" w:color="auto"/>
        <w:bottom w:val="none" w:sz="0" w:space="0" w:color="auto"/>
        <w:right w:val="none" w:sz="0" w:space="0" w:color="auto"/>
      </w:divBdr>
    </w:div>
    <w:div w:id="92432751">
      <w:bodyDiv w:val="1"/>
      <w:marLeft w:val="0"/>
      <w:marRight w:val="0"/>
      <w:marTop w:val="0"/>
      <w:marBottom w:val="0"/>
      <w:divBdr>
        <w:top w:val="none" w:sz="0" w:space="0" w:color="auto"/>
        <w:left w:val="none" w:sz="0" w:space="0" w:color="auto"/>
        <w:bottom w:val="none" w:sz="0" w:space="0" w:color="auto"/>
        <w:right w:val="none" w:sz="0" w:space="0" w:color="auto"/>
      </w:divBdr>
    </w:div>
    <w:div w:id="92479673">
      <w:bodyDiv w:val="1"/>
      <w:marLeft w:val="0"/>
      <w:marRight w:val="0"/>
      <w:marTop w:val="0"/>
      <w:marBottom w:val="0"/>
      <w:divBdr>
        <w:top w:val="none" w:sz="0" w:space="0" w:color="auto"/>
        <w:left w:val="none" w:sz="0" w:space="0" w:color="auto"/>
        <w:bottom w:val="none" w:sz="0" w:space="0" w:color="auto"/>
        <w:right w:val="none" w:sz="0" w:space="0" w:color="auto"/>
      </w:divBdr>
    </w:div>
    <w:div w:id="92747271">
      <w:bodyDiv w:val="1"/>
      <w:marLeft w:val="0"/>
      <w:marRight w:val="0"/>
      <w:marTop w:val="0"/>
      <w:marBottom w:val="0"/>
      <w:divBdr>
        <w:top w:val="none" w:sz="0" w:space="0" w:color="auto"/>
        <w:left w:val="none" w:sz="0" w:space="0" w:color="auto"/>
        <w:bottom w:val="none" w:sz="0" w:space="0" w:color="auto"/>
        <w:right w:val="none" w:sz="0" w:space="0" w:color="auto"/>
      </w:divBdr>
    </w:div>
    <w:div w:id="92819752">
      <w:bodyDiv w:val="1"/>
      <w:marLeft w:val="0"/>
      <w:marRight w:val="0"/>
      <w:marTop w:val="0"/>
      <w:marBottom w:val="0"/>
      <w:divBdr>
        <w:top w:val="none" w:sz="0" w:space="0" w:color="auto"/>
        <w:left w:val="none" w:sz="0" w:space="0" w:color="auto"/>
        <w:bottom w:val="none" w:sz="0" w:space="0" w:color="auto"/>
        <w:right w:val="none" w:sz="0" w:space="0" w:color="auto"/>
      </w:divBdr>
    </w:div>
    <w:div w:id="92864868">
      <w:bodyDiv w:val="1"/>
      <w:marLeft w:val="0"/>
      <w:marRight w:val="0"/>
      <w:marTop w:val="0"/>
      <w:marBottom w:val="0"/>
      <w:divBdr>
        <w:top w:val="none" w:sz="0" w:space="0" w:color="auto"/>
        <w:left w:val="none" w:sz="0" w:space="0" w:color="auto"/>
        <w:bottom w:val="none" w:sz="0" w:space="0" w:color="auto"/>
        <w:right w:val="none" w:sz="0" w:space="0" w:color="auto"/>
      </w:divBdr>
    </w:div>
    <w:div w:id="92870412">
      <w:bodyDiv w:val="1"/>
      <w:marLeft w:val="0"/>
      <w:marRight w:val="0"/>
      <w:marTop w:val="0"/>
      <w:marBottom w:val="0"/>
      <w:divBdr>
        <w:top w:val="none" w:sz="0" w:space="0" w:color="auto"/>
        <w:left w:val="none" w:sz="0" w:space="0" w:color="auto"/>
        <w:bottom w:val="none" w:sz="0" w:space="0" w:color="auto"/>
        <w:right w:val="none" w:sz="0" w:space="0" w:color="auto"/>
      </w:divBdr>
    </w:div>
    <w:div w:id="92941968">
      <w:bodyDiv w:val="1"/>
      <w:marLeft w:val="0"/>
      <w:marRight w:val="0"/>
      <w:marTop w:val="0"/>
      <w:marBottom w:val="0"/>
      <w:divBdr>
        <w:top w:val="none" w:sz="0" w:space="0" w:color="auto"/>
        <w:left w:val="none" w:sz="0" w:space="0" w:color="auto"/>
        <w:bottom w:val="none" w:sz="0" w:space="0" w:color="auto"/>
        <w:right w:val="none" w:sz="0" w:space="0" w:color="auto"/>
      </w:divBdr>
    </w:div>
    <w:div w:id="92943659">
      <w:bodyDiv w:val="1"/>
      <w:marLeft w:val="0"/>
      <w:marRight w:val="0"/>
      <w:marTop w:val="0"/>
      <w:marBottom w:val="0"/>
      <w:divBdr>
        <w:top w:val="none" w:sz="0" w:space="0" w:color="auto"/>
        <w:left w:val="none" w:sz="0" w:space="0" w:color="auto"/>
        <w:bottom w:val="none" w:sz="0" w:space="0" w:color="auto"/>
        <w:right w:val="none" w:sz="0" w:space="0" w:color="auto"/>
      </w:divBdr>
    </w:div>
    <w:div w:id="92943704">
      <w:bodyDiv w:val="1"/>
      <w:marLeft w:val="0"/>
      <w:marRight w:val="0"/>
      <w:marTop w:val="0"/>
      <w:marBottom w:val="0"/>
      <w:divBdr>
        <w:top w:val="none" w:sz="0" w:space="0" w:color="auto"/>
        <w:left w:val="none" w:sz="0" w:space="0" w:color="auto"/>
        <w:bottom w:val="none" w:sz="0" w:space="0" w:color="auto"/>
        <w:right w:val="none" w:sz="0" w:space="0" w:color="auto"/>
      </w:divBdr>
    </w:div>
    <w:div w:id="93016658">
      <w:bodyDiv w:val="1"/>
      <w:marLeft w:val="0"/>
      <w:marRight w:val="0"/>
      <w:marTop w:val="0"/>
      <w:marBottom w:val="0"/>
      <w:divBdr>
        <w:top w:val="none" w:sz="0" w:space="0" w:color="auto"/>
        <w:left w:val="none" w:sz="0" w:space="0" w:color="auto"/>
        <w:bottom w:val="none" w:sz="0" w:space="0" w:color="auto"/>
        <w:right w:val="none" w:sz="0" w:space="0" w:color="auto"/>
      </w:divBdr>
    </w:div>
    <w:div w:id="93020998">
      <w:bodyDiv w:val="1"/>
      <w:marLeft w:val="0"/>
      <w:marRight w:val="0"/>
      <w:marTop w:val="0"/>
      <w:marBottom w:val="0"/>
      <w:divBdr>
        <w:top w:val="none" w:sz="0" w:space="0" w:color="auto"/>
        <w:left w:val="none" w:sz="0" w:space="0" w:color="auto"/>
        <w:bottom w:val="none" w:sz="0" w:space="0" w:color="auto"/>
        <w:right w:val="none" w:sz="0" w:space="0" w:color="auto"/>
      </w:divBdr>
    </w:div>
    <w:div w:id="93090503">
      <w:bodyDiv w:val="1"/>
      <w:marLeft w:val="0"/>
      <w:marRight w:val="0"/>
      <w:marTop w:val="0"/>
      <w:marBottom w:val="0"/>
      <w:divBdr>
        <w:top w:val="none" w:sz="0" w:space="0" w:color="auto"/>
        <w:left w:val="none" w:sz="0" w:space="0" w:color="auto"/>
        <w:bottom w:val="none" w:sz="0" w:space="0" w:color="auto"/>
        <w:right w:val="none" w:sz="0" w:space="0" w:color="auto"/>
      </w:divBdr>
    </w:div>
    <w:div w:id="93136618">
      <w:bodyDiv w:val="1"/>
      <w:marLeft w:val="0"/>
      <w:marRight w:val="0"/>
      <w:marTop w:val="0"/>
      <w:marBottom w:val="0"/>
      <w:divBdr>
        <w:top w:val="none" w:sz="0" w:space="0" w:color="auto"/>
        <w:left w:val="none" w:sz="0" w:space="0" w:color="auto"/>
        <w:bottom w:val="none" w:sz="0" w:space="0" w:color="auto"/>
        <w:right w:val="none" w:sz="0" w:space="0" w:color="auto"/>
      </w:divBdr>
    </w:div>
    <w:div w:id="93522357">
      <w:bodyDiv w:val="1"/>
      <w:marLeft w:val="0"/>
      <w:marRight w:val="0"/>
      <w:marTop w:val="0"/>
      <w:marBottom w:val="0"/>
      <w:divBdr>
        <w:top w:val="none" w:sz="0" w:space="0" w:color="auto"/>
        <w:left w:val="none" w:sz="0" w:space="0" w:color="auto"/>
        <w:bottom w:val="none" w:sz="0" w:space="0" w:color="auto"/>
        <w:right w:val="none" w:sz="0" w:space="0" w:color="auto"/>
      </w:divBdr>
    </w:div>
    <w:div w:id="93550849">
      <w:bodyDiv w:val="1"/>
      <w:marLeft w:val="0"/>
      <w:marRight w:val="0"/>
      <w:marTop w:val="0"/>
      <w:marBottom w:val="0"/>
      <w:divBdr>
        <w:top w:val="none" w:sz="0" w:space="0" w:color="auto"/>
        <w:left w:val="none" w:sz="0" w:space="0" w:color="auto"/>
        <w:bottom w:val="none" w:sz="0" w:space="0" w:color="auto"/>
        <w:right w:val="none" w:sz="0" w:space="0" w:color="auto"/>
      </w:divBdr>
    </w:div>
    <w:div w:id="93596207">
      <w:bodyDiv w:val="1"/>
      <w:marLeft w:val="0"/>
      <w:marRight w:val="0"/>
      <w:marTop w:val="0"/>
      <w:marBottom w:val="0"/>
      <w:divBdr>
        <w:top w:val="none" w:sz="0" w:space="0" w:color="auto"/>
        <w:left w:val="none" w:sz="0" w:space="0" w:color="auto"/>
        <w:bottom w:val="none" w:sz="0" w:space="0" w:color="auto"/>
        <w:right w:val="none" w:sz="0" w:space="0" w:color="auto"/>
      </w:divBdr>
    </w:div>
    <w:div w:id="93744197">
      <w:bodyDiv w:val="1"/>
      <w:marLeft w:val="0"/>
      <w:marRight w:val="0"/>
      <w:marTop w:val="0"/>
      <w:marBottom w:val="0"/>
      <w:divBdr>
        <w:top w:val="none" w:sz="0" w:space="0" w:color="auto"/>
        <w:left w:val="none" w:sz="0" w:space="0" w:color="auto"/>
        <w:bottom w:val="none" w:sz="0" w:space="0" w:color="auto"/>
        <w:right w:val="none" w:sz="0" w:space="0" w:color="auto"/>
      </w:divBdr>
    </w:div>
    <w:div w:id="93748844">
      <w:bodyDiv w:val="1"/>
      <w:marLeft w:val="0"/>
      <w:marRight w:val="0"/>
      <w:marTop w:val="0"/>
      <w:marBottom w:val="0"/>
      <w:divBdr>
        <w:top w:val="none" w:sz="0" w:space="0" w:color="auto"/>
        <w:left w:val="none" w:sz="0" w:space="0" w:color="auto"/>
        <w:bottom w:val="none" w:sz="0" w:space="0" w:color="auto"/>
        <w:right w:val="none" w:sz="0" w:space="0" w:color="auto"/>
      </w:divBdr>
    </w:div>
    <w:div w:id="93866813">
      <w:bodyDiv w:val="1"/>
      <w:marLeft w:val="0"/>
      <w:marRight w:val="0"/>
      <w:marTop w:val="0"/>
      <w:marBottom w:val="0"/>
      <w:divBdr>
        <w:top w:val="none" w:sz="0" w:space="0" w:color="auto"/>
        <w:left w:val="none" w:sz="0" w:space="0" w:color="auto"/>
        <w:bottom w:val="none" w:sz="0" w:space="0" w:color="auto"/>
        <w:right w:val="none" w:sz="0" w:space="0" w:color="auto"/>
      </w:divBdr>
    </w:div>
    <w:div w:id="93987178">
      <w:bodyDiv w:val="1"/>
      <w:marLeft w:val="0"/>
      <w:marRight w:val="0"/>
      <w:marTop w:val="0"/>
      <w:marBottom w:val="0"/>
      <w:divBdr>
        <w:top w:val="none" w:sz="0" w:space="0" w:color="auto"/>
        <w:left w:val="none" w:sz="0" w:space="0" w:color="auto"/>
        <w:bottom w:val="none" w:sz="0" w:space="0" w:color="auto"/>
        <w:right w:val="none" w:sz="0" w:space="0" w:color="auto"/>
      </w:divBdr>
    </w:div>
    <w:div w:id="93987827">
      <w:bodyDiv w:val="1"/>
      <w:marLeft w:val="0"/>
      <w:marRight w:val="0"/>
      <w:marTop w:val="0"/>
      <w:marBottom w:val="0"/>
      <w:divBdr>
        <w:top w:val="none" w:sz="0" w:space="0" w:color="auto"/>
        <w:left w:val="none" w:sz="0" w:space="0" w:color="auto"/>
        <w:bottom w:val="none" w:sz="0" w:space="0" w:color="auto"/>
        <w:right w:val="none" w:sz="0" w:space="0" w:color="auto"/>
      </w:divBdr>
    </w:div>
    <w:div w:id="94131860">
      <w:bodyDiv w:val="1"/>
      <w:marLeft w:val="0"/>
      <w:marRight w:val="0"/>
      <w:marTop w:val="0"/>
      <w:marBottom w:val="0"/>
      <w:divBdr>
        <w:top w:val="none" w:sz="0" w:space="0" w:color="auto"/>
        <w:left w:val="none" w:sz="0" w:space="0" w:color="auto"/>
        <w:bottom w:val="none" w:sz="0" w:space="0" w:color="auto"/>
        <w:right w:val="none" w:sz="0" w:space="0" w:color="auto"/>
      </w:divBdr>
    </w:div>
    <w:div w:id="94176611">
      <w:bodyDiv w:val="1"/>
      <w:marLeft w:val="0"/>
      <w:marRight w:val="0"/>
      <w:marTop w:val="0"/>
      <w:marBottom w:val="0"/>
      <w:divBdr>
        <w:top w:val="none" w:sz="0" w:space="0" w:color="auto"/>
        <w:left w:val="none" w:sz="0" w:space="0" w:color="auto"/>
        <w:bottom w:val="none" w:sz="0" w:space="0" w:color="auto"/>
        <w:right w:val="none" w:sz="0" w:space="0" w:color="auto"/>
      </w:divBdr>
    </w:div>
    <w:div w:id="94323181">
      <w:bodyDiv w:val="1"/>
      <w:marLeft w:val="0"/>
      <w:marRight w:val="0"/>
      <w:marTop w:val="0"/>
      <w:marBottom w:val="0"/>
      <w:divBdr>
        <w:top w:val="none" w:sz="0" w:space="0" w:color="auto"/>
        <w:left w:val="none" w:sz="0" w:space="0" w:color="auto"/>
        <w:bottom w:val="none" w:sz="0" w:space="0" w:color="auto"/>
        <w:right w:val="none" w:sz="0" w:space="0" w:color="auto"/>
      </w:divBdr>
    </w:div>
    <w:div w:id="94447693">
      <w:bodyDiv w:val="1"/>
      <w:marLeft w:val="0"/>
      <w:marRight w:val="0"/>
      <w:marTop w:val="0"/>
      <w:marBottom w:val="0"/>
      <w:divBdr>
        <w:top w:val="none" w:sz="0" w:space="0" w:color="auto"/>
        <w:left w:val="none" w:sz="0" w:space="0" w:color="auto"/>
        <w:bottom w:val="none" w:sz="0" w:space="0" w:color="auto"/>
        <w:right w:val="none" w:sz="0" w:space="0" w:color="auto"/>
      </w:divBdr>
    </w:div>
    <w:div w:id="94517035">
      <w:bodyDiv w:val="1"/>
      <w:marLeft w:val="0"/>
      <w:marRight w:val="0"/>
      <w:marTop w:val="0"/>
      <w:marBottom w:val="0"/>
      <w:divBdr>
        <w:top w:val="none" w:sz="0" w:space="0" w:color="auto"/>
        <w:left w:val="none" w:sz="0" w:space="0" w:color="auto"/>
        <w:bottom w:val="none" w:sz="0" w:space="0" w:color="auto"/>
        <w:right w:val="none" w:sz="0" w:space="0" w:color="auto"/>
      </w:divBdr>
    </w:div>
    <w:div w:id="94517148">
      <w:bodyDiv w:val="1"/>
      <w:marLeft w:val="0"/>
      <w:marRight w:val="0"/>
      <w:marTop w:val="0"/>
      <w:marBottom w:val="0"/>
      <w:divBdr>
        <w:top w:val="none" w:sz="0" w:space="0" w:color="auto"/>
        <w:left w:val="none" w:sz="0" w:space="0" w:color="auto"/>
        <w:bottom w:val="none" w:sz="0" w:space="0" w:color="auto"/>
        <w:right w:val="none" w:sz="0" w:space="0" w:color="auto"/>
      </w:divBdr>
    </w:div>
    <w:div w:id="94636566">
      <w:bodyDiv w:val="1"/>
      <w:marLeft w:val="0"/>
      <w:marRight w:val="0"/>
      <w:marTop w:val="0"/>
      <w:marBottom w:val="0"/>
      <w:divBdr>
        <w:top w:val="none" w:sz="0" w:space="0" w:color="auto"/>
        <w:left w:val="none" w:sz="0" w:space="0" w:color="auto"/>
        <w:bottom w:val="none" w:sz="0" w:space="0" w:color="auto"/>
        <w:right w:val="none" w:sz="0" w:space="0" w:color="auto"/>
      </w:divBdr>
    </w:div>
    <w:div w:id="94636844">
      <w:bodyDiv w:val="1"/>
      <w:marLeft w:val="0"/>
      <w:marRight w:val="0"/>
      <w:marTop w:val="0"/>
      <w:marBottom w:val="0"/>
      <w:divBdr>
        <w:top w:val="none" w:sz="0" w:space="0" w:color="auto"/>
        <w:left w:val="none" w:sz="0" w:space="0" w:color="auto"/>
        <w:bottom w:val="none" w:sz="0" w:space="0" w:color="auto"/>
        <w:right w:val="none" w:sz="0" w:space="0" w:color="auto"/>
      </w:divBdr>
    </w:div>
    <w:div w:id="94712193">
      <w:bodyDiv w:val="1"/>
      <w:marLeft w:val="0"/>
      <w:marRight w:val="0"/>
      <w:marTop w:val="0"/>
      <w:marBottom w:val="0"/>
      <w:divBdr>
        <w:top w:val="none" w:sz="0" w:space="0" w:color="auto"/>
        <w:left w:val="none" w:sz="0" w:space="0" w:color="auto"/>
        <w:bottom w:val="none" w:sz="0" w:space="0" w:color="auto"/>
        <w:right w:val="none" w:sz="0" w:space="0" w:color="auto"/>
      </w:divBdr>
    </w:div>
    <w:div w:id="94713768">
      <w:bodyDiv w:val="1"/>
      <w:marLeft w:val="0"/>
      <w:marRight w:val="0"/>
      <w:marTop w:val="0"/>
      <w:marBottom w:val="0"/>
      <w:divBdr>
        <w:top w:val="none" w:sz="0" w:space="0" w:color="auto"/>
        <w:left w:val="none" w:sz="0" w:space="0" w:color="auto"/>
        <w:bottom w:val="none" w:sz="0" w:space="0" w:color="auto"/>
        <w:right w:val="none" w:sz="0" w:space="0" w:color="auto"/>
      </w:divBdr>
    </w:div>
    <w:div w:id="94830640">
      <w:bodyDiv w:val="1"/>
      <w:marLeft w:val="0"/>
      <w:marRight w:val="0"/>
      <w:marTop w:val="0"/>
      <w:marBottom w:val="0"/>
      <w:divBdr>
        <w:top w:val="none" w:sz="0" w:space="0" w:color="auto"/>
        <w:left w:val="none" w:sz="0" w:space="0" w:color="auto"/>
        <w:bottom w:val="none" w:sz="0" w:space="0" w:color="auto"/>
        <w:right w:val="none" w:sz="0" w:space="0" w:color="auto"/>
      </w:divBdr>
    </w:div>
    <w:div w:id="94834216">
      <w:bodyDiv w:val="1"/>
      <w:marLeft w:val="0"/>
      <w:marRight w:val="0"/>
      <w:marTop w:val="0"/>
      <w:marBottom w:val="0"/>
      <w:divBdr>
        <w:top w:val="none" w:sz="0" w:space="0" w:color="auto"/>
        <w:left w:val="none" w:sz="0" w:space="0" w:color="auto"/>
        <w:bottom w:val="none" w:sz="0" w:space="0" w:color="auto"/>
        <w:right w:val="none" w:sz="0" w:space="0" w:color="auto"/>
      </w:divBdr>
    </w:div>
    <w:div w:id="94861265">
      <w:bodyDiv w:val="1"/>
      <w:marLeft w:val="0"/>
      <w:marRight w:val="0"/>
      <w:marTop w:val="0"/>
      <w:marBottom w:val="0"/>
      <w:divBdr>
        <w:top w:val="none" w:sz="0" w:space="0" w:color="auto"/>
        <w:left w:val="none" w:sz="0" w:space="0" w:color="auto"/>
        <w:bottom w:val="none" w:sz="0" w:space="0" w:color="auto"/>
        <w:right w:val="none" w:sz="0" w:space="0" w:color="auto"/>
      </w:divBdr>
    </w:div>
    <w:div w:id="95098112">
      <w:bodyDiv w:val="1"/>
      <w:marLeft w:val="0"/>
      <w:marRight w:val="0"/>
      <w:marTop w:val="0"/>
      <w:marBottom w:val="0"/>
      <w:divBdr>
        <w:top w:val="none" w:sz="0" w:space="0" w:color="auto"/>
        <w:left w:val="none" w:sz="0" w:space="0" w:color="auto"/>
        <w:bottom w:val="none" w:sz="0" w:space="0" w:color="auto"/>
        <w:right w:val="none" w:sz="0" w:space="0" w:color="auto"/>
      </w:divBdr>
    </w:div>
    <w:div w:id="95100442">
      <w:bodyDiv w:val="1"/>
      <w:marLeft w:val="0"/>
      <w:marRight w:val="0"/>
      <w:marTop w:val="0"/>
      <w:marBottom w:val="0"/>
      <w:divBdr>
        <w:top w:val="none" w:sz="0" w:space="0" w:color="auto"/>
        <w:left w:val="none" w:sz="0" w:space="0" w:color="auto"/>
        <w:bottom w:val="none" w:sz="0" w:space="0" w:color="auto"/>
        <w:right w:val="none" w:sz="0" w:space="0" w:color="auto"/>
      </w:divBdr>
    </w:div>
    <w:div w:id="95102207">
      <w:bodyDiv w:val="1"/>
      <w:marLeft w:val="0"/>
      <w:marRight w:val="0"/>
      <w:marTop w:val="0"/>
      <w:marBottom w:val="0"/>
      <w:divBdr>
        <w:top w:val="none" w:sz="0" w:space="0" w:color="auto"/>
        <w:left w:val="none" w:sz="0" w:space="0" w:color="auto"/>
        <w:bottom w:val="none" w:sz="0" w:space="0" w:color="auto"/>
        <w:right w:val="none" w:sz="0" w:space="0" w:color="auto"/>
      </w:divBdr>
    </w:div>
    <w:div w:id="95175804">
      <w:bodyDiv w:val="1"/>
      <w:marLeft w:val="0"/>
      <w:marRight w:val="0"/>
      <w:marTop w:val="0"/>
      <w:marBottom w:val="0"/>
      <w:divBdr>
        <w:top w:val="none" w:sz="0" w:space="0" w:color="auto"/>
        <w:left w:val="none" w:sz="0" w:space="0" w:color="auto"/>
        <w:bottom w:val="none" w:sz="0" w:space="0" w:color="auto"/>
        <w:right w:val="none" w:sz="0" w:space="0" w:color="auto"/>
      </w:divBdr>
    </w:div>
    <w:div w:id="95291049">
      <w:bodyDiv w:val="1"/>
      <w:marLeft w:val="0"/>
      <w:marRight w:val="0"/>
      <w:marTop w:val="0"/>
      <w:marBottom w:val="0"/>
      <w:divBdr>
        <w:top w:val="none" w:sz="0" w:space="0" w:color="auto"/>
        <w:left w:val="none" w:sz="0" w:space="0" w:color="auto"/>
        <w:bottom w:val="none" w:sz="0" w:space="0" w:color="auto"/>
        <w:right w:val="none" w:sz="0" w:space="0" w:color="auto"/>
      </w:divBdr>
    </w:div>
    <w:div w:id="95368733">
      <w:bodyDiv w:val="1"/>
      <w:marLeft w:val="0"/>
      <w:marRight w:val="0"/>
      <w:marTop w:val="0"/>
      <w:marBottom w:val="0"/>
      <w:divBdr>
        <w:top w:val="none" w:sz="0" w:space="0" w:color="auto"/>
        <w:left w:val="none" w:sz="0" w:space="0" w:color="auto"/>
        <w:bottom w:val="none" w:sz="0" w:space="0" w:color="auto"/>
        <w:right w:val="none" w:sz="0" w:space="0" w:color="auto"/>
      </w:divBdr>
    </w:div>
    <w:div w:id="95372773">
      <w:bodyDiv w:val="1"/>
      <w:marLeft w:val="0"/>
      <w:marRight w:val="0"/>
      <w:marTop w:val="0"/>
      <w:marBottom w:val="0"/>
      <w:divBdr>
        <w:top w:val="none" w:sz="0" w:space="0" w:color="auto"/>
        <w:left w:val="none" w:sz="0" w:space="0" w:color="auto"/>
        <w:bottom w:val="none" w:sz="0" w:space="0" w:color="auto"/>
        <w:right w:val="none" w:sz="0" w:space="0" w:color="auto"/>
      </w:divBdr>
    </w:div>
    <w:div w:id="95563868">
      <w:bodyDiv w:val="1"/>
      <w:marLeft w:val="0"/>
      <w:marRight w:val="0"/>
      <w:marTop w:val="0"/>
      <w:marBottom w:val="0"/>
      <w:divBdr>
        <w:top w:val="none" w:sz="0" w:space="0" w:color="auto"/>
        <w:left w:val="none" w:sz="0" w:space="0" w:color="auto"/>
        <w:bottom w:val="none" w:sz="0" w:space="0" w:color="auto"/>
        <w:right w:val="none" w:sz="0" w:space="0" w:color="auto"/>
      </w:divBdr>
    </w:div>
    <w:div w:id="95638914">
      <w:bodyDiv w:val="1"/>
      <w:marLeft w:val="0"/>
      <w:marRight w:val="0"/>
      <w:marTop w:val="0"/>
      <w:marBottom w:val="0"/>
      <w:divBdr>
        <w:top w:val="none" w:sz="0" w:space="0" w:color="auto"/>
        <w:left w:val="none" w:sz="0" w:space="0" w:color="auto"/>
        <w:bottom w:val="none" w:sz="0" w:space="0" w:color="auto"/>
        <w:right w:val="none" w:sz="0" w:space="0" w:color="auto"/>
      </w:divBdr>
    </w:div>
    <w:div w:id="95714036">
      <w:bodyDiv w:val="1"/>
      <w:marLeft w:val="0"/>
      <w:marRight w:val="0"/>
      <w:marTop w:val="0"/>
      <w:marBottom w:val="0"/>
      <w:divBdr>
        <w:top w:val="none" w:sz="0" w:space="0" w:color="auto"/>
        <w:left w:val="none" w:sz="0" w:space="0" w:color="auto"/>
        <w:bottom w:val="none" w:sz="0" w:space="0" w:color="auto"/>
        <w:right w:val="none" w:sz="0" w:space="0" w:color="auto"/>
      </w:divBdr>
    </w:div>
    <w:div w:id="95753839">
      <w:bodyDiv w:val="1"/>
      <w:marLeft w:val="0"/>
      <w:marRight w:val="0"/>
      <w:marTop w:val="0"/>
      <w:marBottom w:val="0"/>
      <w:divBdr>
        <w:top w:val="none" w:sz="0" w:space="0" w:color="auto"/>
        <w:left w:val="none" w:sz="0" w:space="0" w:color="auto"/>
        <w:bottom w:val="none" w:sz="0" w:space="0" w:color="auto"/>
        <w:right w:val="none" w:sz="0" w:space="0" w:color="auto"/>
      </w:divBdr>
    </w:div>
    <w:div w:id="95754997">
      <w:bodyDiv w:val="1"/>
      <w:marLeft w:val="0"/>
      <w:marRight w:val="0"/>
      <w:marTop w:val="0"/>
      <w:marBottom w:val="0"/>
      <w:divBdr>
        <w:top w:val="none" w:sz="0" w:space="0" w:color="auto"/>
        <w:left w:val="none" w:sz="0" w:space="0" w:color="auto"/>
        <w:bottom w:val="none" w:sz="0" w:space="0" w:color="auto"/>
        <w:right w:val="none" w:sz="0" w:space="0" w:color="auto"/>
      </w:divBdr>
    </w:div>
    <w:div w:id="95903370">
      <w:bodyDiv w:val="1"/>
      <w:marLeft w:val="0"/>
      <w:marRight w:val="0"/>
      <w:marTop w:val="0"/>
      <w:marBottom w:val="0"/>
      <w:divBdr>
        <w:top w:val="none" w:sz="0" w:space="0" w:color="auto"/>
        <w:left w:val="none" w:sz="0" w:space="0" w:color="auto"/>
        <w:bottom w:val="none" w:sz="0" w:space="0" w:color="auto"/>
        <w:right w:val="none" w:sz="0" w:space="0" w:color="auto"/>
      </w:divBdr>
    </w:div>
    <w:div w:id="95905989">
      <w:bodyDiv w:val="1"/>
      <w:marLeft w:val="0"/>
      <w:marRight w:val="0"/>
      <w:marTop w:val="0"/>
      <w:marBottom w:val="0"/>
      <w:divBdr>
        <w:top w:val="none" w:sz="0" w:space="0" w:color="auto"/>
        <w:left w:val="none" w:sz="0" w:space="0" w:color="auto"/>
        <w:bottom w:val="none" w:sz="0" w:space="0" w:color="auto"/>
        <w:right w:val="none" w:sz="0" w:space="0" w:color="auto"/>
      </w:divBdr>
    </w:div>
    <w:div w:id="96022574">
      <w:bodyDiv w:val="1"/>
      <w:marLeft w:val="0"/>
      <w:marRight w:val="0"/>
      <w:marTop w:val="0"/>
      <w:marBottom w:val="0"/>
      <w:divBdr>
        <w:top w:val="none" w:sz="0" w:space="0" w:color="auto"/>
        <w:left w:val="none" w:sz="0" w:space="0" w:color="auto"/>
        <w:bottom w:val="none" w:sz="0" w:space="0" w:color="auto"/>
        <w:right w:val="none" w:sz="0" w:space="0" w:color="auto"/>
      </w:divBdr>
    </w:div>
    <w:div w:id="96098767">
      <w:bodyDiv w:val="1"/>
      <w:marLeft w:val="0"/>
      <w:marRight w:val="0"/>
      <w:marTop w:val="0"/>
      <w:marBottom w:val="0"/>
      <w:divBdr>
        <w:top w:val="none" w:sz="0" w:space="0" w:color="auto"/>
        <w:left w:val="none" w:sz="0" w:space="0" w:color="auto"/>
        <w:bottom w:val="none" w:sz="0" w:space="0" w:color="auto"/>
        <w:right w:val="none" w:sz="0" w:space="0" w:color="auto"/>
      </w:divBdr>
    </w:div>
    <w:div w:id="96102413">
      <w:bodyDiv w:val="1"/>
      <w:marLeft w:val="0"/>
      <w:marRight w:val="0"/>
      <w:marTop w:val="0"/>
      <w:marBottom w:val="0"/>
      <w:divBdr>
        <w:top w:val="none" w:sz="0" w:space="0" w:color="auto"/>
        <w:left w:val="none" w:sz="0" w:space="0" w:color="auto"/>
        <w:bottom w:val="none" w:sz="0" w:space="0" w:color="auto"/>
        <w:right w:val="none" w:sz="0" w:space="0" w:color="auto"/>
      </w:divBdr>
    </w:div>
    <w:div w:id="96145330">
      <w:bodyDiv w:val="1"/>
      <w:marLeft w:val="0"/>
      <w:marRight w:val="0"/>
      <w:marTop w:val="0"/>
      <w:marBottom w:val="0"/>
      <w:divBdr>
        <w:top w:val="none" w:sz="0" w:space="0" w:color="auto"/>
        <w:left w:val="none" w:sz="0" w:space="0" w:color="auto"/>
        <w:bottom w:val="none" w:sz="0" w:space="0" w:color="auto"/>
        <w:right w:val="none" w:sz="0" w:space="0" w:color="auto"/>
      </w:divBdr>
    </w:div>
    <w:div w:id="96369265">
      <w:bodyDiv w:val="1"/>
      <w:marLeft w:val="0"/>
      <w:marRight w:val="0"/>
      <w:marTop w:val="0"/>
      <w:marBottom w:val="0"/>
      <w:divBdr>
        <w:top w:val="none" w:sz="0" w:space="0" w:color="auto"/>
        <w:left w:val="none" w:sz="0" w:space="0" w:color="auto"/>
        <w:bottom w:val="none" w:sz="0" w:space="0" w:color="auto"/>
        <w:right w:val="none" w:sz="0" w:space="0" w:color="auto"/>
      </w:divBdr>
    </w:div>
    <w:div w:id="96369739">
      <w:bodyDiv w:val="1"/>
      <w:marLeft w:val="0"/>
      <w:marRight w:val="0"/>
      <w:marTop w:val="0"/>
      <w:marBottom w:val="0"/>
      <w:divBdr>
        <w:top w:val="none" w:sz="0" w:space="0" w:color="auto"/>
        <w:left w:val="none" w:sz="0" w:space="0" w:color="auto"/>
        <w:bottom w:val="none" w:sz="0" w:space="0" w:color="auto"/>
        <w:right w:val="none" w:sz="0" w:space="0" w:color="auto"/>
      </w:divBdr>
    </w:div>
    <w:div w:id="96416266">
      <w:bodyDiv w:val="1"/>
      <w:marLeft w:val="0"/>
      <w:marRight w:val="0"/>
      <w:marTop w:val="0"/>
      <w:marBottom w:val="0"/>
      <w:divBdr>
        <w:top w:val="none" w:sz="0" w:space="0" w:color="auto"/>
        <w:left w:val="none" w:sz="0" w:space="0" w:color="auto"/>
        <w:bottom w:val="none" w:sz="0" w:space="0" w:color="auto"/>
        <w:right w:val="none" w:sz="0" w:space="0" w:color="auto"/>
      </w:divBdr>
      <w:divsChild>
        <w:div w:id="2058581032">
          <w:marLeft w:val="480"/>
          <w:marRight w:val="0"/>
          <w:marTop w:val="0"/>
          <w:marBottom w:val="0"/>
          <w:divBdr>
            <w:top w:val="none" w:sz="0" w:space="0" w:color="auto"/>
            <w:left w:val="none" w:sz="0" w:space="0" w:color="auto"/>
            <w:bottom w:val="none" w:sz="0" w:space="0" w:color="auto"/>
            <w:right w:val="none" w:sz="0" w:space="0" w:color="auto"/>
          </w:divBdr>
        </w:div>
        <w:div w:id="347872837">
          <w:marLeft w:val="480"/>
          <w:marRight w:val="0"/>
          <w:marTop w:val="0"/>
          <w:marBottom w:val="0"/>
          <w:divBdr>
            <w:top w:val="none" w:sz="0" w:space="0" w:color="auto"/>
            <w:left w:val="none" w:sz="0" w:space="0" w:color="auto"/>
            <w:bottom w:val="none" w:sz="0" w:space="0" w:color="auto"/>
            <w:right w:val="none" w:sz="0" w:space="0" w:color="auto"/>
          </w:divBdr>
        </w:div>
        <w:div w:id="1733844127">
          <w:marLeft w:val="480"/>
          <w:marRight w:val="0"/>
          <w:marTop w:val="0"/>
          <w:marBottom w:val="0"/>
          <w:divBdr>
            <w:top w:val="none" w:sz="0" w:space="0" w:color="auto"/>
            <w:left w:val="none" w:sz="0" w:space="0" w:color="auto"/>
            <w:bottom w:val="none" w:sz="0" w:space="0" w:color="auto"/>
            <w:right w:val="none" w:sz="0" w:space="0" w:color="auto"/>
          </w:divBdr>
        </w:div>
        <w:div w:id="20791657">
          <w:marLeft w:val="480"/>
          <w:marRight w:val="0"/>
          <w:marTop w:val="0"/>
          <w:marBottom w:val="0"/>
          <w:divBdr>
            <w:top w:val="none" w:sz="0" w:space="0" w:color="auto"/>
            <w:left w:val="none" w:sz="0" w:space="0" w:color="auto"/>
            <w:bottom w:val="none" w:sz="0" w:space="0" w:color="auto"/>
            <w:right w:val="none" w:sz="0" w:space="0" w:color="auto"/>
          </w:divBdr>
        </w:div>
        <w:div w:id="2063166608">
          <w:marLeft w:val="480"/>
          <w:marRight w:val="0"/>
          <w:marTop w:val="0"/>
          <w:marBottom w:val="0"/>
          <w:divBdr>
            <w:top w:val="none" w:sz="0" w:space="0" w:color="auto"/>
            <w:left w:val="none" w:sz="0" w:space="0" w:color="auto"/>
            <w:bottom w:val="none" w:sz="0" w:space="0" w:color="auto"/>
            <w:right w:val="none" w:sz="0" w:space="0" w:color="auto"/>
          </w:divBdr>
        </w:div>
        <w:div w:id="518395901">
          <w:marLeft w:val="480"/>
          <w:marRight w:val="0"/>
          <w:marTop w:val="0"/>
          <w:marBottom w:val="0"/>
          <w:divBdr>
            <w:top w:val="none" w:sz="0" w:space="0" w:color="auto"/>
            <w:left w:val="none" w:sz="0" w:space="0" w:color="auto"/>
            <w:bottom w:val="none" w:sz="0" w:space="0" w:color="auto"/>
            <w:right w:val="none" w:sz="0" w:space="0" w:color="auto"/>
          </w:divBdr>
        </w:div>
        <w:div w:id="1861165721">
          <w:marLeft w:val="480"/>
          <w:marRight w:val="0"/>
          <w:marTop w:val="0"/>
          <w:marBottom w:val="0"/>
          <w:divBdr>
            <w:top w:val="none" w:sz="0" w:space="0" w:color="auto"/>
            <w:left w:val="none" w:sz="0" w:space="0" w:color="auto"/>
            <w:bottom w:val="none" w:sz="0" w:space="0" w:color="auto"/>
            <w:right w:val="none" w:sz="0" w:space="0" w:color="auto"/>
          </w:divBdr>
        </w:div>
        <w:div w:id="1778869432">
          <w:marLeft w:val="480"/>
          <w:marRight w:val="0"/>
          <w:marTop w:val="0"/>
          <w:marBottom w:val="0"/>
          <w:divBdr>
            <w:top w:val="none" w:sz="0" w:space="0" w:color="auto"/>
            <w:left w:val="none" w:sz="0" w:space="0" w:color="auto"/>
            <w:bottom w:val="none" w:sz="0" w:space="0" w:color="auto"/>
            <w:right w:val="none" w:sz="0" w:space="0" w:color="auto"/>
          </w:divBdr>
        </w:div>
        <w:div w:id="21636419">
          <w:marLeft w:val="480"/>
          <w:marRight w:val="0"/>
          <w:marTop w:val="0"/>
          <w:marBottom w:val="0"/>
          <w:divBdr>
            <w:top w:val="none" w:sz="0" w:space="0" w:color="auto"/>
            <w:left w:val="none" w:sz="0" w:space="0" w:color="auto"/>
            <w:bottom w:val="none" w:sz="0" w:space="0" w:color="auto"/>
            <w:right w:val="none" w:sz="0" w:space="0" w:color="auto"/>
          </w:divBdr>
        </w:div>
        <w:div w:id="95566874">
          <w:marLeft w:val="480"/>
          <w:marRight w:val="0"/>
          <w:marTop w:val="0"/>
          <w:marBottom w:val="0"/>
          <w:divBdr>
            <w:top w:val="none" w:sz="0" w:space="0" w:color="auto"/>
            <w:left w:val="none" w:sz="0" w:space="0" w:color="auto"/>
            <w:bottom w:val="none" w:sz="0" w:space="0" w:color="auto"/>
            <w:right w:val="none" w:sz="0" w:space="0" w:color="auto"/>
          </w:divBdr>
        </w:div>
        <w:div w:id="53353415">
          <w:marLeft w:val="480"/>
          <w:marRight w:val="0"/>
          <w:marTop w:val="0"/>
          <w:marBottom w:val="0"/>
          <w:divBdr>
            <w:top w:val="none" w:sz="0" w:space="0" w:color="auto"/>
            <w:left w:val="none" w:sz="0" w:space="0" w:color="auto"/>
            <w:bottom w:val="none" w:sz="0" w:space="0" w:color="auto"/>
            <w:right w:val="none" w:sz="0" w:space="0" w:color="auto"/>
          </w:divBdr>
        </w:div>
        <w:div w:id="1379552310">
          <w:marLeft w:val="480"/>
          <w:marRight w:val="0"/>
          <w:marTop w:val="0"/>
          <w:marBottom w:val="0"/>
          <w:divBdr>
            <w:top w:val="none" w:sz="0" w:space="0" w:color="auto"/>
            <w:left w:val="none" w:sz="0" w:space="0" w:color="auto"/>
            <w:bottom w:val="none" w:sz="0" w:space="0" w:color="auto"/>
            <w:right w:val="none" w:sz="0" w:space="0" w:color="auto"/>
          </w:divBdr>
        </w:div>
        <w:div w:id="371804508">
          <w:marLeft w:val="480"/>
          <w:marRight w:val="0"/>
          <w:marTop w:val="0"/>
          <w:marBottom w:val="0"/>
          <w:divBdr>
            <w:top w:val="none" w:sz="0" w:space="0" w:color="auto"/>
            <w:left w:val="none" w:sz="0" w:space="0" w:color="auto"/>
            <w:bottom w:val="none" w:sz="0" w:space="0" w:color="auto"/>
            <w:right w:val="none" w:sz="0" w:space="0" w:color="auto"/>
          </w:divBdr>
        </w:div>
        <w:div w:id="1562910711">
          <w:marLeft w:val="480"/>
          <w:marRight w:val="0"/>
          <w:marTop w:val="0"/>
          <w:marBottom w:val="0"/>
          <w:divBdr>
            <w:top w:val="none" w:sz="0" w:space="0" w:color="auto"/>
            <w:left w:val="none" w:sz="0" w:space="0" w:color="auto"/>
            <w:bottom w:val="none" w:sz="0" w:space="0" w:color="auto"/>
            <w:right w:val="none" w:sz="0" w:space="0" w:color="auto"/>
          </w:divBdr>
        </w:div>
        <w:div w:id="2081636351">
          <w:marLeft w:val="480"/>
          <w:marRight w:val="0"/>
          <w:marTop w:val="0"/>
          <w:marBottom w:val="0"/>
          <w:divBdr>
            <w:top w:val="none" w:sz="0" w:space="0" w:color="auto"/>
            <w:left w:val="none" w:sz="0" w:space="0" w:color="auto"/>
            <w:bottom w:val="none" w:sz="0" w:space="0" w:color="auto"/>
            <w:right w:val="none" w:sz="0" w:space="0" w:color="auto"/>
          </w:divBdr>
        </w:div>
        <w:div w:id="1151019950">
          <w:marLeft w:val="480"/>
          <w:marRight w:val="0"/>
          <w:marTop w:val="0"/>
          <w:marBottom w:val="0"/>
          <w:divBdr>
            <w:top w:val="none" w:sz="0" w:space="0" w:color="auto"/>
            <w:left w:val="none" w:sz="0" w:space="0" w:color="auto"/>
            <w:bottom w:val="none" w:sz="0" w:space="0" w:color="auto"/>
            <w:right w:val="none" w:sz="0" w:space="0" w:color="auto"/>
          </w:divBdr>
        </w:div>
        <w:div w:id="1201236670">
          <w:marLeft w:val="480"/>
          <w:marRight w:val="0"/>
          <w:marTop w:val="0"/>
          <w:marBottom w:val="0"/>
          <w:divBdr>
            <w:top w:val="none" w:sz="0" w:space="0" w:color="auto"/>
            <w:left w:val="none" w:sz="0" w:space="0" w:color="auto"/>
            <w:bottom w:val="none" w:sz="0" w:space="0" w:color="auto"/>
            <w:right w:val="none" w:sz="0" w:space="0" w:color="auto"/>
          </w:divBdr>
        </w:div>
        <w:div w:id="48382269">
          <w:marLeft w:val="480"/>
          <w:marRight w:val="0"/>
          <w:marTop w:val="0"/>
          <w:marBottom w:val="0"/>
          <w:divBdr>
            <w:top w:val="none" w:sz="0" w:space="0" w:color="auto"/>
            <w:left w:val="none" w:sz="0" w:space="0" w:color="auto"/>
            <w:bottom w:val="none" w:sz="0" w:space="0" w:color="auto"/>
            <w:right w:val="none" w:sz="0" w:space="0" w:color="auto"/>
          </w:divBdr>
        </w:div>
        <w:div w:id="1502088156">
          <w:marLeft w:val="480"/>
          <w:marRight w:val="0"/>
          <w:marTop w:val="0"/>
          <w:marBottom w:val="0"/>
          <w:divBdr>
            <w:top w:val="none" w:sz="0" w:space="0" w:color="auto"/>
            <w:left w:val="none" w:sz="0" w:space="0" w:color="auto"/>
            <w:bottom w:val="none" w:sz="0" w:space="0" w:color="auto"/>
            <w:right w:val="none" w:sz="0" w:space="0" w:color="auto"/>
          </w:divBdr>
        </w:div>
        <w:div w:id="328215384">
          <w:marLeft w:val="480"/>
          <w:marRight w:val="0"/>
          <w:marTop w:val="0"/>
          <w:marBottom w:val="0"/>
          <w:divBdr>
            <w:top w:val="none" w:sz="0" w:space="0" w:color="auto"/>
            <w:left w:val="none" w:sz="0" w:space="0" w:color="auto"/>
            <w:bottom w:val="none" w:sz="0" w:space="0" w:color="auto"/>
            <w:right w:val="none" w:sz="0" w:space="0" w:color="auto"/>
          </w:divBdr>
        </w:div>
        <w:div w:id="992412538">
          <w:marLeft w:val="480"/>
          <w:marRight w:val="0"/>
          <w:marTop w:val="0"/>
          <w:marBottom w:val="0"/>
          <w:divBdr>
            <w:top w:val="none" w:sz="0" w:space="0" w:color="auto"/>
            <w:left w:val="none" w:sz="0" w:space="0" w:color="auto"/>
            <w:bottom w:val="none" w:sz="0" w:space="0" w:color="auto"/>
            <w:right w:val="none" w:sz="0" w:space="0" w:color="auto"/>
          </w:divBdr>
        </w:div>
        <w:div w:id="1908875380">
          <w:marLeft w:val="480"/>
          <w:marRight w:val="0"/>
          <w:marTop w:val="0"/>
          <w:marBottom w:val="0"/>
          <w:divBdr>
            <w:top w:val="none" w:sz="0" w:space="0" w:color="auto"/>
            <w:left w:val="none" w:sz="0" w:space="0" w:color="auto"/>
            <w:bottom w:val="none" w:sz="0" w:space="0" w:color="auto"/>
            <w:right w:val="none" w:sz="0" w:space="0" w:color="auto"/>
          </w:divBdr>
        </w:div>
        <w:div w:id="791942724">
          <w:marLeft w:val="480"/>
          <w:marRight w:val="0"/>
          <w:marTop w:val="0"/>
          <w:marBottom w:val="0"/>
          <w:divBdr>
            <w:top w:val="none" w:sz="0" w:space="0" w:color="auto"/>
            <w:left w:val="none" w:sz="0" w:space="0" w:color="auto"/>
            <w:bottom w:val="none" w:sz="0" w:space="0" w:color="auto"/>
            <w:right w:val="none" w:sz="0" w:space="0" w:color="auto"/>
          </w:divBdr>
        </w:div>
        <w:div w:id="80152147">
          <w:marLeft w:val="480"/>
          <w:marRight w:val="0"/>
          <w:marTop w:val="0"/>
          <w:marBottom w:val="0"/>
          <w:divBdr>
            <w:top w:val="none" w:sz="0" w:space="0" w:color="auto"/>
            <w:left w:val="none" w:sz="0" w:space="0" w:color="auto"/>
            <w:bottom w:val="none" w:sz="0" w:space="0" w:color="auto"/>
            <w:right w:val="none" w:sz="0" w:space="0" w:color="auto"/>
          </w:divBdr>
        </w:div>
        <w:div w:id="121657635">
          <w:marLeft w:val="480"/>
          <w:marRight w:val="0"/>
          <w:marTop w:val="0"/>
          <w:marBottom w:val="0"/>
          <w:divBdr>
            <w:top w:val="none" w:sz="0" w:space="0" w:color="auto"/>
            <w:left w:val="none" w:sz="0" w:space="0" w:color="auto"/>
            <w:bottom w:val="none" w:sz="0" w:space="0" w:color="auto"/>
            <w:right w:val="none" w:sz="0" w:space="0" w:color="auto"/>
          </w:divBdr>
        </w:div>
        <w:div w:id="1401710473">
          <w:marLeft w:val="480"/>
          <w:marRight w:val="0"/>
          <w:marTop w:val="0"/>
          <w:marBottom w:val="0"/>
          <w:divBdr>
            <w:top w:val="none" w:sz="0" w:space="0" w:color="auto"/>
            <w:left w:val="none" w:sz="0" w:space="0" w:color="auto"/>
            <w:bottom w:val="none" w:sz="0" w:space="0" w:color="auto"/>
            <w:right w:val="none" w:sz="0" w:space="0" w:color="auto"/>
          </w:divBdr>
        </w:div>
        <w:div w:id="125003929">
          <w:marLeft w:val="480"/>
          <w:marRight w:val="0"/>
          <w:marTop w:val="0"/>
          <w:marBottom w:val="0"/>
          <w:divBdr>
            <w:top w:val="none" w:sz="0" w:space="0" w:color="auto"/>
            <w:left w:val="none" w:sz="0" w:space="0" w:color="auto"/>
            <w:bottom w:val="none" w:sz="0" w:space="0" w:color="auto"/>
            <w:right w:val="none" w:sz="0" w:space="0" w:color="auto"/>
          </w:divBdr>
        </w:div>
        <w:div w:id="540554261">
          <w:marLeft w:val="480"/>
          <w:marRight w:val="0"/>
          <w:marTop w:val="0"/>
          <w:marBottom w:val="0"/>
          <w:divBdr>
            <w:top w:val="none" w:sz="0" w:space="0" w:color="auto"/>
            <w:left w:val="none" w:sz="0" w:space="0" w:color="auto"/>
            <w:bottom w:val="none" w:sz="0" w:space="0" w:color="auto"/>
            <w:right w:val="none" w:sz="0" w:space="0" w:color="auto"/>
          </w:divBdr>
        </w:div>
        <w:div w:id="1992639244">
          <w:marLeft w:val="480"/>
          <w:marRight w:val="0"/>
          <w:marTop w:val="0"/>
          <w:marBottom w:val="0"/>
          <w:divBdr>
            <w:top w:val="none" w:sz="0" w:space="0" w:color="auto"/>
            <w:left w:val="none" w:sz="0" w:space="0" w:color="auto"/>
            <w:bottom w:val="none" w:sz="0" w:space="0" w:color="auto"/>
            <w:right w:val="none" w:sz="0" w:space="0" w:color="auto"/>
          </w:divBdr>
        </w:div>
        <w:div w:id="1915385941">
          <w:marLeft w:val="480"/>
          <w:marRight w:val="0"/>
          <w:marTop w:val="0"/>
          <w:marBottom w:val="0"/>
          <w:divBdr>
            <w:top w:val="none" w:sz="0" w:space="0" w:color="auto"/>
            <w:left w:val="none" w:sz="0" w:space="0" w:color="auto"/>
            <w:bottom w:val="none" w:sz="0" w:space="0" w:color="auto"/>
            <w:right w:val="none" w:sz="0" w:space="0" w:color="auto"/>
          </w:divBdr>
        </w:div>
        <w:div w:id="1461612664">
          <w:marLeft w:val="480"/>
          <w:marRight w:val="0"/>
          <w:marTop w:val="0"/>
          <w:marBottom w:val="0"/>
          <w:divBdr>
            <w:top w:val="none" w:sz="0" w:space="0" w:color="auto"/>
            <w:left w:val="none" w:sz="0" w:space="0" w:color="auto"/>
            <w:bottom w:val="none" w:sz="0" w:space="0" w:color="auto"/>
            <w:right w:val="none" w:sz="0" w:space="0" w:color="auto"/>
          </w:divBdr>
        </w:div>
        <w:div w:id="1021201869">
          <w:marLeft w:val="480"/>
          <w:marRight w:val="0"/>
          <w:marTop w:val="0"/>
          <w:marBottom w:val="0"/>
          <w:divBdr>
            <w:top w:val="none" w:sz="0" w:space="0" w:color="auto"/>
            <w:left w:val="none" w:sz="0" w:space="0" w:color="auto"/>
            <w:bottom w:val="none" w:sz="0" w:space="0" w:color="auto"/>
            <w:right w:val="none" w:sz="0" w:space="0" w:color="auto"/>
          </w:divBdr>
        </w:div>
        <w:div w:id="1736390551">
          <w:marLeft w:val="480"/>
          <w:marRight w:val="0"/>
          <w:marTop w:val="0"/>
          <w:marBottom w:val="0"/>
          <w:divBdr>
            <w:top w:val="none" w:sz="0" w:space="0" w:color="auto"/>
            <w:left w:val="none" w:sz="0" w:space="0" w:color="auto"/>
            <w:bottom w:val="none" w:sz="0" w:space="0" w:color="auto"/>
            <w:right w:val="none" w:sz="0" w:space="0" w:color="auto"/>
          </w:divBdr>
        </w:div>
        <w:div w:id="508564898">
          <w:marLeft w:val="480"/>
          <w:marRight w:val="0"/>
          <w:marTop w:val="0"/>
          <w:marBottom w:val="0"/>
          <w:divBdr>
            <w:top w:val="none" w:sz="0" w:space="0" w:color="auto"/>
            <w:left w:val="none" w:sz="0" w:space="0" w:color="auto"/>
            <w:bottom w:val="none" w:sz="0" w:space="0" w:color="auto"/>
            <w:right w:val="none" w:sz="0" w:space="0" w:color="auto"/>
          </w:divBdr>
        </w:div>
        <w:div w:id="246497868">
          <w:marLeft w:val="480"/>
          <w:marRight w:val="0"/>
          <w:marTop w:val="0"/>
          <w:marBottom w:val="0"/>
          <w:divBdr>
            <w:top w:val="none" w:sz="0" w:space="0" w:color="auto"/>
            <w:left w:val="none" w:sz="0" w:space="0" w:color="auto"/>
            <w:bottom w:val="none" w:sz="0" w:space="0" w:color="auto"/>
            <w:right w:val="none" w:sz="0" w:space="0" w:color="auto"/>
          </w:divBdr>
        </w:div>
        <w:div w:id="851912855">
          <w:marLeft w:val="480"/>
          <w:marRight w:val="0"/>
          <w:marTop w:val="0"/>
          <w:marBottom w:val="0"/>
          <w:divBdr>
            <w:top w:val="none" w:sz="0" w:space="0" w:color="auto"/>
            <w:left w:val="none" w:sz="0" w:space="0" w:color="auto"/>
            <w:bottom w:val="none" w:sz="0" w:space="0" w:color="auto"/>
            <w:right w:val="none" w:sz="0" w:space="0" w:color="auto"/>
          </w:divBdr>
        </w:div>
        <w:div w:id="1196188464">
          <w:marLeft w:val="480"/>
          <w:marRight w:val="0"/>
          <w:marTop w:val="0"/>
          <w:marBottom w:val="0"/>
          <w:divBdr>
            <w:top w:val="none" w:sz="0" w:space="0" w:color="auto"/>
            <w:left w:val="none" w:sz="0" w:space="0" w:color="auto"/>
            <w:bottom w:val="none" w:sz="0" w:space="0" w:color="auto"/>
            <w:right w:val="none" w:sz="0" w:space="0" w:color="auto"/>
          </w:divBdr>
        </w:div>
        <w:div w:id="1128473013">
          <w:marLeft w:val="480"/>
          <w:marRight w:val="0"/>
          <w:marTop w:val="0"/>
          <w:marBottom w:val="0"/>
          <w:divBdr>
            <w:top w:val="none" w:sz="0" w:space="0" w:color="auto"/>
            <w:left w:val="none" w:sz="0" w:space="0" w:color="auto"/>
            <w:bottom w:val="none" w:sz="0" w:space="0" w:color="auto"/>
            <w:right w:val="none" w:sz="0" w:space="0" w:color="auto"/>
          </w:divBdr>
        </w:div>
        <w:div w:id="1331904264">
          <w:marLeft w:val="480"/>
          <w:marRight w:val="0"/>
          <w:marTop w:val="0"/>
          <w:marBottom w:val="0"/>
          <w:divBdr>
            <w:top w:val="none" w:sz="0" w:space="0" w:color="auto"/>
            <w:left w:val="none" w:sz="0" w:space="0" w:color="auto"/>
            <w:bottom w:val="none" w:sz="0" w:space="0" w:color="auto"/>
            <w:right w:val="none" w:sz="0" w:space="0" w:color="auto"/>
          </w:divBdr>
        </w:div>
        <w:div w:id="3897744">
          <w:marLeft w:val="480"/>
          <w:marRight w:val="0"/>
          <w:marTop w:val="0"/>
          <w:marBottom w:val="0"/>
          <w:divBdr>
            <w:top w:val="none" w:sz="0" w:space="0" w:color="auto"/>
            <w:left w:val="none" w:sz="0" w:space="0" w:color="auto"/>
            <w:bottom w:val="none" w:sz="0" w:space="0" w:color="auto"/>
            <w:right w:val="none" w:sz="0" w:space="0" w:color="auto"/>
          </w:divBdr>
        </w:div>
        <w:div w:id="354691176">
          <w:marLeft w:val="480"/>
          <w:marRight w:val="0"/>
          <w:marTop w:val="0"/>
          <w:marBottom w:val="0"/>
          <w:divBdr>
            <w:top w:val="none" w:sz="0" w:space="0" w:color="auto"/>
            <w:left w:val="none" w:sz="0" w:space="0" w:color="auto"/>
            <w:bottom w:val="none" w:sz="0" w:space="0" w:color="auto"/>
            <w:right w:val="none" w:sz="0" w:space="0" w:color="auto"/>
          </w:divBdr>
        </w:div>
        <w:div w:id="237833716">
          <w:marLeft w:val="480"/>
          <w:marRight w:val="0"/>
          <w:marTop w:val="0"/>
          <w:marBottom w:val="0"/>
          <w:divBdr>
            <w:top w:val="none" w:sz="0" w:space="0" w:color="auto"/>
            <w:left w:val="none" w:sz="0" w:space="0" w:color="auto"/>
            <w:bottom w:val="none" w:sz="0" w:space="0" w:color="auto"/>
            <w:right w:val="none" w:sz="0" w:space="0" w:color="auto"/>
          </w:divBdr>
        </w:div>
        <w:div w:id="1732340500">
          <w:marLeft w:val="480"/>
          <w:marRight w:val="0"/>
          <w:marTop w:val="0"/>
          <w:marBottom w:val="0"/>
          <w:divBdr>
            <w:top w:val="none" w:sz="0" w:space="0" w:color="auto"/>
            <w:left w:val="none" w:sz="0" w:space="0" w:color="auto"/>
            <w:bottom w:val="none" w:sz="0" w:space="0" w:color="auto"/>
            <w:right w:val="none" w:sz="0" w:space="0" w:color="auto"/>
          </w:divBdr>
        </w:div>
        <w:div w:id="302125932">
          <w:marLeft w:val="480"/>
          <w:marRight w:val="0"/>
          <w:marTop w:val="0"/>
          <w:marBottom w:val="0"/>
          <w:divBdr>
            <w:top w:val="none" w:sz="0" w:space="0" w:color="auto"/>
            <w:left w:val="none" w:sz="0" w:space="0" w:color="auto"/>
            <w:bottom w:val="none" w:sz="0" w:space="0" w:color="auto"/>
            <w:right w:val="none" w:sz="0" w:space="0" w:color="auto"/>
          </w:divBdr>
        </w:div>
        <w:div w:id="1025911502">
          <w:marLeft w:val="480"/>
          <w:marRight w:val="0"/>
          <w:marTop w:val="0"/>
          <w:marBottom w:val="0"/>
          <w:divBdr>
            <w:top w:val="none" w:sz="0" w:space="0" w:color="auto"/>
            <w:left w:val="none" w:sz="0" w:space="0" w:color="auto"/>
            <w:bottom w:val="none" w:sz="0" w:space="0" w:color="auto"/>
            <w:right w:val="none" w:sz="0" w:space="0" w:color="auto"/>
          </w:divBdr>
        </w:div>
        <w:div w:id="1290436269">
          <w:marLeft w:val="480"/>
          <w:marRight w:val="0"/>
          <w:marTop w:val="0"/>
          <w:marBottom w:val="0"/>
          <w:divBdr>
            <w:top w:val="none" w:sz="0" w:space="0" w:color="auto"/>
            <w:left w:val="none" w:sz="0" w:space="0" w:color="auto"/>
            <w:bottom w:val="none" w:sz="0" w:space="0" w:color="auto"/>
            <w:right w:val="none" w:sz="0" w:space="0" w:color="auto"/>
          </w:divBdr>
        </w:div>
        <w:div w:id="1918594731">
          <w:marLeft w:val="480"/>
          <w:marRight w:val="0"/>
          <w:marTop w:val="0"/>
          <w:marBottom w:val="0"/>
          <w:divBdr>
            <w:top w:val="none" w:sz="0" w:space="0" w:color="auto"/>
            <w:left w:val="none" w:sz="0" w:space="0" w:color="auto"/>
            <w:bottom w:val="none" w:sz="0" w:space="0" w:color="auto"/>
            <w:right w:val="none" w:sz="0" w:space="0" w:color="auto"/>
          </w:divBdr>
        </w:div>
      </w:divsChild>
    </w:div>
    <w:div w:id="96558448">
      <w:bodyDiv w:val="1"/>
      <w:marLeft w:val="0"/>
      <w:marRight w:val="0"/>
      <w:marTop w:val="0"/>
      <w:marBottom w:val="0"/>
      <w:divBdr>
        <w:top w:val="none" w:sz="0" w:space="0" w:color="auto"/>
        <w:left w:val="none" w:sz="0" w:space="0" w:color="auto"/>
        <w:bottom w:val="none" w:sz="0" w:space="0" w:color="auto"/>
        <w:right w:val="none" w:sz="0" w:space="0" w:color="auto"/>
      </w:divBdr>
    </w:div>
    <w:div w:id="96559112">
      <w:bodyDiv w:val="1"/>
      <w:marLeft w:val="0"/>
      <w:marRight w:val="0"/>
      <w:marTop w:val="0"/>
      <w:marBottom w:val="0"/>
      <w:divBdr>
        <w:top w:val="none" w:sz="0" w:space="0" w:color="auto"/>
        <w:left w:val="none" w:sz="0" w:space="0" w:color="auto"/>
        <w:bottom w:val="none" w:sz="0" w:space="0" w:color="auto"/>
        <w:right w:val="none" w:sz="0" w:space="0" w:color="auto"/>
      </w:divBdr>
    </w:div>
    <w:div w:id="96609788">
      <w:bodyDiv w:val="1"/>
      <w:marLeft w:val="0"/>
      <w:marRight w:val="0"/>
      <w:marTop w:val="0"/>
      <w:marBottom w:val="0"/>
      <w:divBdr>
        <w:top w:val="none" w:sz="0" w:space="0" w:color="auto"/>
        <w:left w:val="none" w:sz="0" w:space="0" w:color="auto"/>
        <w:bottom w:val="none" w:sz="0" w:space="0" w:color="auto"/>
        <w:right w:val="none" w:sz="0" w:space="0" w:color="auto"/>
      </w:divBdr>
    </w:div>
    <w:div w:id="96678853">
      <w:bodyDiv w:val="1"/>
      <w:marLeft w:val="0"/>
      <w:marRight w:val="0"/>
      <w:marTop w:val="0"/>
      <w:marBottom w:val="0"/>
      <w:divBdr>
        <w:top w:val="none" w:sz="0" w:space="0" w:color="auto"/>
        <w:left w:val="none" w:sz="0" w:space="0" w:color="auto"/>
        <w:bottom w:val="none" w:sz="0" w:space="0" w:color="auto"/>
        <w:right w:val="none" w:sz="0" w:space="0" w:color="auto"/>
      </w:divBdr>
    </w:div>
    <w:div w:id="96681024">
      <w:bodyDiv w:val="1"/>
      <w:marLeft w:val="0"/>
      <w:marRight w:val="0"/>
      <w:marTop w:val="0"/>
      <w:marBottom w:val="0"/>
      <w:divBdr>
        <w:top w:val="none" w:sz="0" w:space="0" w:color="auto"/>
        <w:left w:val="none" w:sz="0" w:space="0" w:color="auto"/>
        <w:bottom w:val="none" w:sz="0" w:space="0" w:color="auto"/>
        <w:right w:val="none" w:sz="0" w:space="0" w:color="auto"/>
      </w:divBdr>
    </w:div>
    <w:div w:id="96684177">
      <w:bodyDiv w:val="1"/>
      <w:marLeft w:val="0"/>
      <w:marRight w:val="0"/>
      <w:marTop w:val="0"/>
      <w:marBottom w:val="0"/>
      <w:divBdr>
        <w:top w:val="none" w:sz="0" w:space="0" w:color="auto"/>
        <w:left w:val="none" w:sz="0" w:space="0" w:color="auto"/>
        <w:bottom w:val="none" w:sz="0" w:space="0" w:color="auto"/>
        <w:right w:val="none" w:sz="0" w:space="0" w:color="auto"/>
      </w:divBdr>
    </w:div>
    <w:div w:id="96799330">
      <w:bodyDiv w:val="1"/>
      <w:marLeft w:val="0"/>
      <w:marRight w:val="0"/>
      <w:marTop w:val="0"/>
      <w:marBottom w:val="0"/>
      <w:divBdr>
        <w:top w:val="none" w:sz="0" w:space="0" w:color="auto"/>
        <w:left w:val="none" w:sz="0" w:space="0" w:color="auto"/>
        <w:bottom w:val="none" w:sz="0" w:space="0" w:color="auto"/>
        <w:right w:val="none" w:sz="0" w:space="0" w:color="auto"/>
      </w:divBdr>
    </w:div>
    <w:div w:id="96802453">
      <w:bodyDiv w:val="1"/>
      <w:marLeft w:val="0"/>
      <w:marRight w:val="0"/>
      <w:marTop w:val="0"/>
      <w:marBottom w:val="0"/>
      <w:divBdr>
        <w:top w:val="none" w:sz="0" w:space="0" w:color="auto"/>
        <w:left w:val="none" w:sz="0" w:space="0" w:color="auto"/>
        <w:bottom w:val="none" w:sz="0" w:space="0" w:color="auto"/>
        <w:right w:val="none" w:sz="0" w:space="0" w:color="auto"/>
      </w:divBdr>
    </w:div>
    <w:div w:id="97065511">
      <w:bodyDiv w:val="1"/>
      <w:marLeft w:val="0"/>
      <w:marRight w:val="0"/>
      <w:marTop w:val="0"/>
      <w:marBottom w:val="0"/>
      <w:divBdr>
        <w:top w:val="none" w:sz="0" w:space="0" w:color="auto"/>
        <w:left w:val="none" w:sz="0" w:space="0" w:color="auto"/>
        <w:bottom w:val="none" w:sz="0" w:space="0" w:color="auto"/>
        <w:right w:val="none" w:sz="0" w:space="0" w:color="auto"/>
      </w:divBdr>
    </w:div>
    <w:div w:id="97144276">
      <w:bodyDiv w:val="1"/>
      <w:marLeft w:val="0"/>
      <w:marRight w:val="0"/>
      <w:marTop w:val="0"/>
      <w:marBottom w:val="0"/>
      <w:divBdr>
        <w:top w:val="none" w:sz="0" w:space="0" w:color="auto"/>
        <w:left w:val="none" w:sz="0" w:space="0" w:color="auto"/>
        <w:bottom w:val="none" w:sz="0" w:space="0" w:color="auto"/>
        <w:right w:val="none" w:sz="0" w:space="0" w:color="auto"/>
      </w:divBdr>
    </w:div>
    <w:div w:id="97216106">
      <w:bodyDiv w:val="1"/>
      <w:marLeft w:val="0"/>
      <w:marRight w:val="0"/>
      <w:marTop w:val="0"/>
      <w:marBottom w:val="0"/>
      <w:divBdr>
        <w:top w:val="none" w:sz="0" w:space="0" w:color="auto"/>
        <w:left w:val="none" w:sz="0" w:space="0" w:color="auto"/>
        <w:bottom w:val="none" w:sz="0" w:space="0" w:color="auto"/>
        <w:right w:val="none" w:sz="0" w:space="0" w:color="auto"/>
      </w:divBdr>
    </w:div>
    <w:div w:id="97257136">
      <w:bodyDiv w:val="1"/>
      <w:marLeft w:val="0"/>
      <w:marRight w:val="0"/>
      <w:marTop w:val="0"/>
      <w:marBottom w:val="0"/>
      <w:divBdr>
        <w:top w:val="none" w:sz="0" w:space="0" w:color="auto"/>
        <w:left w:val="none" w:sz="0" w:space="0" w:color="auto"/>
        <w:bottom w:val="none" w:sz="0" w:space="0" w:color="auto"/>
        <w:right w:val="none" w:sz="0" w:space="0" w:color="auto"/>
      </w:divBdr>
    </w:div>
    <w:div w:id="97336157">
      <w:bodyDiv w:val="1"/>
      <w:marLeft w:val="0"/>
      <w:marRight w:val="0"/>
      <w:marTop w:val="0"/>
      <w:marBottom w:val="0"/>
      <w:divBdr>
        <w:top w:val="none" w:sz="0" w:space="0" w:color="auto"/>
        <w:left w:val="none" w:sz="0" w:space="0" w:color="auto"/>
        <w:bottom w:val="none" w:sz="0" w:space="0" w:color="auto"/>
        <w:right w:val="none" w:sz="0" w:space="0" w:color="auto"/>
      </w:divBdr>
    </w:div>
    <w:div w:id="97338873">
      <w:bodyDiv w:val="1"/>
      <w:marLeft w:val="0"/>
      <w:marRight w:val="0"/>
      <w:marTop w:val="0"/>
      <w:marBottom w:val="0"/>
      <w:divBdr>
        <w:top w:val="none" w:sz="0" w:space="0" w:color="auto"/>
        <w:left w:val="none" w:sz="0" w:space="0" w:color="auto"/>
        <w:bottom w:val="none" w:sz="0" w:space="0" w:color="auto"/>
        <w:right w:val="none" w:sz="0" w:space="0" w:color="auto"/>
      </w:divBdr>
    </w:div>
    <w:div w:id="97483581">
      <w:bodyDiv w:val="1"/>
      <w:marLeft w:val="0"/>
      <w:marRight w:val="0"/>
      <w:marTop w:val="0"/>
      <w:marBottom w:val="0"/>
      <w:divBdr>
        <w:top w:val="none" w:sz="0" w:space="0" w:color="auto"/>
        <w:left w:val="none" w:sz="0" w:space="0" w:color="auto"/>
        <w:bottom w:val="none" w:sz="0" w:space="0" w:color="auto"/>
        <w:right w:val="none" w:sz="0" w:space="0" w:color="auto"/>
      </w:divBdr>
    </w:div>
    <w:div w:id="97531680">
      <w:bodyDiv w:val="1"/>
      <w:marLeft w:val="0"/>
      <w:marRight w:val="0"/>
      <w:marTop w:val="0"/>
      <w:marBottom w:val="0"/>
      <w:divBdr>
        <w:top w:val="none" w:sz="0" w:space="0" w:color="auto"/>
        <w:left w:val="none" w:sz="0" w:space="0" w:color="auto"/>
        <w:bottom w:val="none" w:sz="0" w:space="0" w:color="auto"/>
        <w:right w:val="none" w:sz="0" w:space="0" w:color="auto"/>
      </w:divBdr>
    </w:div>
    <w:div w:id="97604708">
      <w:bodyDiv w:val="1"/>
      <w:marLeft w:val="0"/>
      <w:marRight w:val="0"/>
      <w:marTop w:val="0"/>
      <w:marBottom w:val="0"/>
      <w:divBdr>
        <w:top w:val="none" w:sz="0" w:space="0" w:color="auto"/>
        <w:left w:val="none" w:sz="0" w:space="0" w:color="auto"/>
        <w:bottom w:val="none" w:sz="0" w:space="0" w:color="auto"/>
        <w:right w:val="none" w:sz="0" w:space="0" w:color="auto"/>
      </w:divBdr>
    </w:div>
    <w:div w:id="97675470">
      <w:bodyDiv w:val="1"/>
      <w:marLeft w:val="0"/>
      <w:marRight w:val="0"/>
      <w:marTop w:val="0"/>
      <w:marBottom w:val="0"/>
      <w:divBdr>
        <w:top w:val="none" w:sz="0" w:space="0" w:color="auto"/>
        <w:left w:val="none" w:sz="0" w:space="0" w:color="auto"/>
        <w:bottom w:val="none" w:sz="0" w:space="0" w:color="auto"/>
        <w:right w:val="none" w:sz="0" w:space="0" w:color="auto"/>
      </w:divBdr>
    </w:div>
    <w:div w:id="97874821">
      <w:bodyDiv w:val="1"/>
      <w:marLeft w:val="0"/>
      <w:marRight w:val="0"/>
      <w:marTop w:val="0"/>
      <w:marBottom w:val="0"/>
      <w:divBdr>
        <w:top w:val="none" w:sz="0" w:space="0" w:color="auto"/>
        <w:left w:val="none" w:sz="0" w:space="0" w:color="auto"/>
        <w:bottom w:val="none" w:sz="0" w:space="0" w:color="auto"/>
        <w:right w:val="none" w:sz="0" w:space="0" w:color="auto"/>
      </w:divBdr>
    </w:div>
    <w:div w:id="97916519">
      <w:bodyDiv w:val="1"/>
      <w:marLeft w:val="0"/>
      <w:marRight w:val="0"/>
      <w:marTop w:val="0"/>
      <w:marBottom w:val="0"/>
      <w:divBdr>
        <w:top w:val="none" w:sz="0" w:space="0" w:color="auto"/>
        <w:left w:val="none" w:sz="0" w:space="0" w:color="auto"/>
        <w:bottom w:val="none" w:sz="0" w:space="0" w:color="auto"/>
        <w:right w:val="none" w:sz="0" w:space="0" w:color="auto"/>
      </w:divBdr>
    </w:div>
    <w:div w:id="97917818">
      <w:bodyDiv w:val="1"/>
      <w:marLeft w:val="0"/>
      <w:marRight w:val="0"/>
      <w:marTop w:val="0"/>
      <w:marBottom w:val="0"/>
      <w:divBdr>
        <w:top w:val="none" w:sz="0" w:space="0" w:color="auto"/>
        <w:left w:val="none" w:sz="0" w:space="0" w:color="auto"/>
        <w:bottom w:val="none" w:sz="0" w:space="0" w:color="auto"/>
        <w:right w:val="none" w:sz="0" w:space="0" w:color="auto"/>
      </w:divBdr>
    </w:div>
    <w:div w:id="97990113">
      <w:bodyDiv w:val="1"/>
      <w:marLeft w:val="0"/>
      <w:marRight w:val="0"/>
      <w:marTop w:val="0"/>
      <w:marBottom w:val="0"/>
      <w:divBdr>
        <w:top w:val="none" w:sz="0" w:space="0" w:color="auto"/>
        <w:left w:val="none" w:sz="0" w:space="0" w:color="auto"/>
        <w:bottom w:val="none" w:sz="0" w:space="0" w:color="auto"/>
        <w:right w:val="none" w:sz="0" w:space="0" w:color="auto"/>
      </w:divBdr>
    </w:div>
    <w:div w:id="98066439">
      <w:bodyDiv w:val="1"/>
      <w:marLeft w:val="0"/>
      <w:marRight w:val="0"/>
      <w:marTop w:val="0"/>
      <w:marBottom w:val="0"/>
      <w:divBdr>
        <w:top w:val="none" w:sz="0" w:space="0" w:color="auto"/>
        <w:left w:val="none" w:sz="0" w:space="0" w:color="auto"/>
        <w:bottom w:val="none" w:sz="0" w:space="0" w:color="auto"/>
        <w:right w:val="none" w:sz="0" w:space="0" w:color="auto"/>
      </w:divBdr>
    </w:div>
    <w:div w:id="98067080">
      <w:bodyDiv w:val="1"/>
      <w:marLeft w:val="0"/>
      <w:marRight w:val="0"/>
      <w:marTop w:val="0"/>
      <w:marBottom w:val="0"/>
      <w:divBdr>
        <w:top w:val="none" w:sz="0" w:space="0" w:color="auto"/>
        <w:left w:val="none" w:sz="0" w:space="0" w:color="auto"/>
        <w:bottom w:val="none" w:sz="0" w:space="0" w:color="auto"/>
        <w:right w:val="none" w:sz="0" w:space="0" w:color="auto"/>
      </w:divBdr>
    </w:div>
    <w:div w:id="98259053">
      <w:bodyDiv w:val="1"/>
      <w:marLeft w:val="0"/>
      <w:marRight w:val="0"/>
      <w:marTop w:val="0"/>
      <w:marBottom w:val="0"/>
      <w:divBdr>
        <w:top w:val="none" w:sz="0" w:space="0" w:color="auto"/>
        <w:left w:val="none" w:sz="0" w:space="0" w:color="auto"/>
        <w:bottom w:val="none" w:sz="0" w:space="0" w:color="auto"/>
        <w:right w:val="none" w:sz="0" w:space="0" w:color="auto"/>
      </w:divBdr>
    </w:div>
    <w:div w:id="98262790">
      <w:bodyDiv w:val="1"/>
      <w:marLeft w:val="0"/>
      <w:marRight w:val="0"/>
      <w:marTop w:val="0"/>
      <w:marBottom w:val="0"/>
      <w:divBdr>
        <w:top w:val="none" w:sz="0" w:space="0" w:color="auto"/>
        <w:left w:val="none" w:sz="0" w:space="0" w:color="auto"/>
        <w:bottom w:val="none" w:sz="0" w:space="0" w:color="auto"/>
        <w:right w:val="none" w:sz="0" w:space="0" w:color="auto"/>
      </w:divBdr>
    </w:div>
    <w:div w:id="98451516">
      <w:bodyDiv w:val="1"/>
      <w:marLeft w:val="0"/>
      <w:marRight w:val="0"/>
      <w:marTop w:val="0"/>
      <w:marBottom w:val="0"/>
      <w:divBdr>
        <w:top w:val="none" w:sz="0" w:space="0" w:color="auto"/>
        <w:left w:val="none" w:sz="0" w:space="0" w:color="auto"/>
        <w:bottom w:val="none" w:sz="0" w:space="0" w:color="auto"/>
        <w:right w:val="none" w:sz="0" w:space="0" w:color="auto"/>
      </w:divBdr>
    </w:div>
    <w:div w:id="98528112">
      <w:bodyDiv w:val="1"/>
      <w:marLeft w:val="0"/>
      <w:marRight w:val="0"/>
      <w:marTop w:val="0"/>
      <w:marBottom w:val="0"/>
      <w:divBdr>
        <w:top w:val="none" w:sz="0" w:space="0" w:color="auto"/>
        <w:left w:val="none" w:sz="0" w:space="0" w:color="auto"/>
        <w:bottom w:val="none" w:sz="0" w:space="0" w:color="auto"/>
        <w:right w:val="none" w:sz="0" w:space="0" w:color="auto"/>
      </w:divBdr>
    </w:div>
    <w:div w:id="98531565">
      <w:bodyDiv w:val="1"/>
      <w:marLeft w:val="0"/>
      <w:marRight w:val="0"/>
      <w:marTop w:val="0"/>
      <w:marBottom w:val="0"/>
      <w:divBdr>
        <w:top w:val="none" w:sz="0" w:space="0" w:color="auto"/>
        <w:left w:val="none" w:sz="0" w:space="0" w:color="auto"/>
        <w:bottom w:val="none" w:sz="0" w:space="0" w:color="auto"/>
        <w:right w:val="none" w:sz="0" w:space="0" w:color="auto"/>
      </w:divBdr>
    </w:div>
    <w:div w:id="98568232">
      <w:bodyDiv w:val="1"/>
      <w:marLeft w:val="0"/>
      <w:marRight w:val="0"/>
      <w:marTop w:val="0"/>
      <w:marBottom w:val="0"/>
      <w:divBdr>
        <w:top w:val="none" w:sz="0" w:space="0" w:color="auto"/>
        <w:left w:val="none" w:sz="0" w:space="0" w:color="auto"/>
        <w:bottom w:val="none" w:sz="0" w:space="0" w:color="auto"/>
        <w:right w:val="none" w:sz="0" w:space="0" w:color="auto"/>
      </w:divBdr>
    </w:div>
    <w:div w:id="98646948">
      <w:bodyDiv w:val="1"/>
      <w:marLeft w:val="0"/>
      <w:marRight w:val="0"/>
      <w:marTop w:val="0"/>
      <w:marBottom w:val="0"/>
      <w:divBdr>
        <w:top w:val="none" w:sz="0" w:space="0" w:color="auto"/>
        <w:left w:val="none" w:sz="0" w:space="0" w:color="auto"/>
        <w:bottom w:val="none" w:sz="0" w:space="0" w:color="auto"/>
        <w:right w:val="none" w:sz="0" w:space="0" w:color="auto"/>
      </w:divBdr>
    </w:div>
    <w:div w:id="98647415">
      <w:bodyDiv w:val="1"/>
      <w:marLeft w:val="0"/>
      <w:marRight w:val="0"/>
      <w:marTop w:val="0"/>
      <w:marBottom w:val="0"/>
      <w:divBdr>
        <w:top w:val="none" w:sz="0" w:space="0" w:color="auto"/>
        <w:left w:val="none" w:sz="0" w:space="0" w:color="auto"/>
        <w:bottom w:val="none" w:sz="0" w:space="0" w:color="auto"/>
        <w:right w:val="none" w:sz="0" w:space="0" w:color="auto"/>
      </w:divBdr>
    </w:div>
    <w:div w:id="98649532">
      <w:bodyDiv w:val="1"/>
      <w:marLeft w:val="0"/>
      <w:marRight w:val="0"/>
      <w:marTop w:val="0"/>
      <w:marBottom w:val="0"/>
      <w:divBdr>
        <w:top w:val="none" w:sz="0" w:space="0" w:color="auto"/>
        <w:left w:val="none" w:sz="0" w:space="0" w:color="auto"/>
        <w:bottom w:val="none" w:sz="0" w:space="0" w:color="auto"/>
        <w:right w:val="none" w:sz="0" w:space="0" w:color="auto"/>
      </w:divBdr>
    </w:div>
    <w:div w:id="98836360">
      <w:bodyDiv w:val="1"/>
      <w:marLeft w:val="0"/>
      <w:marRight w:val="0"/>
      <w:marTop w:val="0"/>
      <w:marBottom w:val="0"/>
      <w:divBdr>
        <w:top w:val="none" w:sz="0" w:space="0" w:color="auto"/>
        <w:left w:val="none" w:sz="0" w:space="0" w:color="auto"/>
        <w:bottom w:val="none" w:sz="0" w:space="0" w:color="auto"/>
        <w:right w:val="none" w:sz="0" w:space="0" w:color="auto"/>
      </w:divBdr>
    </w:div>
    <w:div w:id="98837035">
      <w:bodyDiv w:val="1"/>
      <w:marLeft w:val="0"/>
      <w:marRight w:val="0"/>
      <w:marTop w:val="0"/>
      <w:marBottom w:val="0"/>
      <w:divBdr>
        <w:top w:val="none" w:sz="0" w:space="0" w:color="auto"/>
        <w:left w:val="none" w:sz="0" w:space="0" w:color="auto"/>
        <w:bottom w:val="none" w:sz="0" w:space="0" w:color="auto"/>
        <w:right w:val="none" w:sz="0" w:space="0" w:color="auto"/>
      </w:divBdr>
    </w:div>
    <w:div w:id="99035251">
      <w:bodyDiv w:val="1"/>
      <w:marLeft w:val="0"/>
      <w:marRight w:val="0"/>
      <w:marTop w:val="0"/>
      <w:marBottom w:val="0"/>
      <w:divBdr>
        <w:top w:val="none" w:sz="0" w:space="0" w:color="auto"/>
        <w:left w:val="none" w:sz="0" w:space="0" w:color="auto"/>
        <w:bottom w:val="none" w:sz="0" w:space="0" w:color="auto"/>
        <w:right w:val="none" w:sz="0" w:space="0" w:color="auto"/>
      </w:divBdr>
      <w:divsChild>
        <w:div w:id="37975164">
          <w:marLeft w:val="480"/>
          <w:marRight w:val="0"/>
          <w:marTop w:val="0"/>
          <w:marBottom w:val="0"/>
          <w:divBdr>
            <w:top w:val="none" w:sz="0" w:space="0" w:color="auto"/>
            <w:left w:val="none" w:sz="0" w:space="0" w:color="auto"/>
            <w:bottom w:val="none" w:sz="0" w:space="0" w:color="auto"/>
            <w:right w:val="none" w:sz="0" w:space="0" w:color="auto"/>
          </w:divBdr>
        </w:div>
        <w:div w:id="174926694">
          <w:marLeft w:val="480"/>
          <w:marRight w:val="0"/>
          <w:marTop w:val="0"/>
          <w:marBottom w:val="0"/>
          <w:divBdr>
            <w:top w:val="none" w:sz="0" w:space="0" w:color="auto"/>
            <w:left w:val="none" w:sz="0" w:space="0" w:color="auto"/>
            <w:bottom w:val="none" w:sz="0" w:space="0" w:color="auto"/>
            <w:right w:val="none" w:sz="0" w:space="0" w:color="auto"/>
          </w:divBdr>
        </w:div>
        <w:div w:id="200017013">
          <w:marLeft w:val="480"/>
          <w:marRight w:val="0"/>
          <w:marTop w:val="0"/>
          <w:marBottom w:val="0"/>
          <w:divBdr>
            <w:top w:val="none" w:sz="0" w:space="0" w:color="auto"/>
            <w:left w:val="none" w:sz="0" w:space="0" w:color="auto"/>
            <w:bottom w:val="none" w:sz="0" w:space="0" w:color="auto"/>
            <w:right w:val="none" w:sz="0" w:space="0" w:color="auto"/>
          </w:divBdr>
        </w:div>
        <w:div w:id="216165068">
          <w:marLeft w:val="480"/>
          <w:marRight w:val="0"/>
          <w:marTop w:val="0"/>
          <w:marBottom w:val="0"/>
          <w:divBdr>
            <w:top w:val="none" w:sz="0" w:space="0" w:color="auto"/>
            <w:left w:val="none" w:sz="0" w:space="0" w:color="auto"/>
            <w:bottom w:val="none" w:sz="0" w:space="0" w:color="auto"/>
            <w:right w:val="none" w:sz="0" w:space="0" w:color="auto"/>
          </w:divBdr>
        </w:div>
        <w:div w:id="313221368">
          <w:marLeft w:val="480"/>
          <w:marRight w:val="0"/>
          <w:marTop w:val="0"/>
          <w:marBottom w:val="0"/>
          <w:divBdr>
            <w:top w:val="none" w:sz="0" w:space="0" w:color="auto"/>
            <w:left w:val="none" w:sz="0" w:space="0" w:color="auto"/>
            <w:bottom w:val="none" w:sz="0" w:space="0" w:color="auto"/>
            <w:right w:val="none" w:sz="0" w:space="0" w:color="auto"/>
          </w:divBdr>
        </w:div>
        <w:div w:id="330908678">
          <w:marLeft w:val="480"/>
          <w:marRight w:val="0"/>
          <w:marTop w:val="0"/>
          <w:marBottom w:val="0"/>
          <w:divBdr>
            <w:top w:val="none" w:sz="0" w:space="0" w:color="auto"/>
            <w:left w:val="none" w:sz="0" w:space="0" w:color="auto"/>
            <w:bottom w:val="none" w:sz="0" w:space="0" w:color="auto"/>
            <w:right w:val="none" w:sz="0" w:space="0" w:color="auto"/>
          </w:divBdr>
        </w:div>
        <w:div w:id="395326690">
          <w:marLeft w:val="480"/>
          <w:marRight w:val="0"/>
          <w:marTop w:val="0"/>
          <w:marBottom w:val="0"/>
          <w:divBdr>
            <w:top w:val="none" w:sz="0" w:space="0" w:color="auto"/>
            <w:left w:val="none" w:sz="0" w:space="0" w:color="auto"/>
            <w:bottom w:val="none" w:sz="0" w:space="0" w:color="auto"/>
            <w:right w:val="none" w:sz="0" w:space="0" w:color="auto"/>
          </w:divBdr>
        </w:div>
        <w:div w:id="440539879">
          <w:marLeft w:val="480"/>
          <w:marRight w:val="0"/>
          <w:marTop w:val="0"/>
          <w:marBottom w:val="0"/>
          <w:divBdr>
            <w:top w:val="none" w:sz="0" w:space="0" w:color="auto"/>
            <w:left w:val="none" w:sz="0" w:space="0" w:color="auto"/>
            <w:bottom w:val="none" w:sz="0" w:space="0" w:color="auto"/>
            <w:right w:val="none" w:sz="0" w:space="0" w:color="auto"/>
          </w:divBdr>
        </w:div>
        <w:div w:id="524291516">
          <w:marLeft w:val="480"/>
          <w:marRight w:val="0"/>
          <w:marTop w:val="0"/>
          <w:marBottom w:val="0"/>
          <w:divBdr>
            <w:top w:val="none" w:sz="0" w:space="0" w:color="auto"/>
            <w:left w:val="none" w:sz="0" w:space="0" w:color="auto"/>
            <w:bottom w:val="none" w:sz="0" w:space="0" w:color="auto"/>
            <w:right w:val="none" w:sz="0" w:space="0" w:color="auto"/>
          </w:divBdr>
        </w:div>
        <w:div w:id="674116774">
          <w:marLeft w:val="480"/>
          <w:marRight w:val="0"/>
          <w:marTop w:val="0"/>
          <w:marBottom w:val="0"/>
          <w:divBdr>
            <w:top w:val="none" w:sz="0" w:space="0" w:color="auto"/>
            <w:left w:val="none" w:sz="0" w:space="0" w:color="auto"/>
            <w:bottom w:val="none" w:sz="0" w:space="0" w:color="auto"/>
            <w:right w:val="none" w:sz="0" w:space="0" w:color="auto"/>
          </w:divBdr>
        </w:div>
        <w:div w:id="894465134">
          <w:marLeft w:val="480"/>
          <w:marRight w:val="0"/>
          <w:marTop w:val="0"/>
          <w:marBottom w:val="0"/>
          <w:divBdr>
            <w:top w:val="none" w:sz="0" w:space="0" w:color="auto"/>
            <w:left w:val="none" w:sz="0" w:space="0" w:color="auto"/>
            <w:bottom w:val="none" w:sz="0" w:space="0" w:color="auto"/>
            <w:right w:val="none" w:sz="0" w:space="0" w:color="auto"/>
          </w:divBdr>
        </w:div>
        <w:div w:id="908274739">
          <w:marLeft w:val="480"/>
          <w:marRight w:val="0"/>
          <w:marTop w:val="0"/>
          <w:marBottom w:val="0"/>
          <w:divBdr>
            <w:top w:val="none" w:sz="0" w:space="0" w:color="auto"/>
            <w:left w:val="none" w:sz="0" w:space="0" w:color="auto"/>
            <w:bottom w:val="none" w:sz="0" w:space="0" w:color="auto"/>
            <w:right w:val="none" w:sz="0" w:space="0" w:color="auto"/>
          </w:divBdr>
        </w:div>
      </w:divsChild>
    </w:div>
    <w:div w:id="99110770">
      <w:bodyDiv w:val="1"/>
      <w:marLeft w:val="0"/>
      <w:marRight w:val="0"/>
      <w:marTop w:val="0"/>
      <w:marBottom w:val="0"/>
      <w:divBdr>
        <w:top w:val="none" w:sz="0" w:space="0" w:color="auto"/>
        <w:left w:val="none" w:sz="0" w:space="0" w:color="auto"/>
        <w:bottom w:val="none" w:sz="0" w:space="0" w:color="auto"/>
        <w:right w:val="none" w:sz="0" w:space="0" w:color="auto"/>
      </w:divBdr>
    </w:div>
    <w:div w:id="99111788">
      <w:bodyDiv w:val="1"/>
      <w:marLeft w:val="0"/>
      <w:marRight w:val="0"/>
      <w:marTop w:val="0"/>
      <w:marBottom w:val="0"/>
      <w:divBdr>
        <w:top w:val="none" w:sz="0" w:space="0" w:color="auto"/>
        <w:left w:val="none" w:sz="0" w:space="0" w:color="auto"/>
        <w:bottom w:val="none" w:sz="0" w:space="0" w:color="auto"/>
        <w:right w:val="none" w:sz="0" w:space="0" w:color="auto"/>
      </w:divBdr>
    </w:div>
    <w:div w:id="99113076">
      <w:bodyDiv w:val="1"/>
      <w:marLeft w:val="0"/>
      <w:marRight w:val="0"/>
      <w:marTop w:val="0"/>
      <w:marBottom w:val="0"/>
      <w:divBdr>
        <w:top w:val="none" w:sz="0" w:space="0" w:color="auto"/>
        <w:left w:val="none" w:sz="0" w:space="0" w:color="auto"/>
        <w:bottom w:val="none" w:sz="0" w:space="0" w:color="auto"/>
        <w:right w:val="none" w:sz="0" w:space="0" w:color="auto"/>
      </w:divBdr>
    </w:div>
    <w:div w:id="99183827">
      <w:bodyDiv w:val="1"/>
      <w:marLeft w:val="0"/>
      <w:marRight w:val="0"/>
      <w:marTop w:val="0"/>
      <w:marBottom w:val="0"/>
      <w:divBdr>
        <w:top w:val="none" w:sz="0" w:space="0" w:color="auto"/>
        <w:left w:val="none" w:sz="0" w:space="0" w:color="auto"/>
        <w:bottom w:val="none" w:sz="0" w:space="0" w:color="auto"/>
        <w:right w:val="none" w:sz="0" w:space="0" w:color="auto"/>
      </w:divBdr>
    </w:div>
    <w:div w:id="99224774">
      <w:bodyDiv w:val="1"/>
      <w:marLeft w:val="0"/>
      <w:marRight w:val="0"/>
      <w:marTop w:val="0"/>
      <w:marBottom w:val="0"/>
      <w:divBdr>
        <w:top w:val="none" w:sz="0" w:space="0" w:color="auto"/>
        <w:left w:val="none" w:sz="0" w:space="0" w:color="auto"/>
        <w:bottom w:val="none" w:sz="0" w:space="0" w:color="auto"/>
        <w:right w:val="none" w:sz="0" w:space="0" w:color="auto"/>
      </w:divBdr>
    </w:div>
    <w:div w:id="99303512">
      <w:bodyDiv w:val="1"/>
      <w:marLeft w:val="0"/>
      <w:marRight w:val="0"/>
      <w:marTop w:val="0"/>
      <w:marBottom w:val="0"/>
      <w:divBdr>
        <w:top w:val="none" w:sz="0" w:space="0" w:color="auto"/>
        <w:left w:val="none" w:sz="0" w:space="0" w:color="auto"/>
        <w:bottom w:val="none" w:sz="0" w:space="0" w:color="auto"/>
        <w:right w:val="none" w:sz="0" w:space="0" w:color="auto"/>
      </w:divBdr>
    </w:div>
    <w:div w:id="99378856">
      <w:bodyDiv w:val="1"/>
      <w:marLeft w:val="0"/>
      <w:marRight w:val="0"/>
      <w:marTop w:val="0"/>
      <w:marBottom w:val="0"/>
      <w:divBdr>
        <w:top w:val="none" w:sz="0" w:space="0" w:color="auto"/>
        <w:left w:val="none" w:sz="0" w:space="0" w:color="auto"/>
        <w:bottom w:val="none" w:sz="0" w:space="0" w:color="auto"/>
        <w:right w:val="none" w:sz="0" w:space="0" w:color="auto"/>
      </w:divBdr>
      <w:divsChild>
        <w:div w:id="1859104">
          <w:marLeft w:val="480"/>
          <w:marRight w:val="0"/>
          <w:marTop w:val="0"/>
          <w:marBottom w:val="0"/>
          <w:divBdr>
            <w:top w:val="none" w:sz="0" w:space="0" w:color="auto"/>
            <w:left w:val="none" w:sz="0" w:space="0" w:color="auto"/>
            <w:bottom w:val="none" w:sz="0" w:space="0" w:color="auto"/>
            <w:right w:val="none" w:sz="0" w:space="0" w:color="auto"/>
          </w:divBdr>
        </w:div>
        <w:div w:id="2097575">
          <w:marLeft w:val="480"/>
          <w:marRight w:val="0"/>
          <w:marTop w:val="0"/>
          <w:marBottom w:val="0"/>
          <w:divBdr>
            <w:top w:val="none" w:sz="0" w:space="0" w:color="auto"/>
            <w:left w:val="none" w:sz="0" w:space="0" w:color="auto"/>
            <w:bottom w:val="none" w:sz="0" w:space="0" w:color="auto"/>
            <w:right w:val="none" w:sz="0" w:space="0" w:color="auto"/>
          </w:divBdr>
        </w:div>
        <w:div w:id="40174915">
          <w:marLeft w:val="480"/>
          <w:marRight w:val="0"/>
          <w:marTop w:val="0"/>
          <w:marBottom w:val="0"/>
          <w:divBdr>
            <w:top w:val="none" w:sz="0" w:space="0" w:color="auto"/>
            <w:left w:val="none" w:sz="0" w:space="0" w:color="auto"/>
            <w:bottom w:val="none" w:sz="0" w:space="0" w:color="auto"/>
            <w:right w:val="none" w:sz="0" w:space="0" w:color="auto"/>
          </w:divBdr>
        </w:div>
        <w:div w:id="45765733">
          <w:marLeft w:val="480"/>
          <w:marRight w:val="0"/>
          <w:marTop w:val="0"/>
          <w:marBottom w:val="0"/>
          <w:divBdr>
            <w:top w:val="none" w:sz="0" w:space="0" w:color="auto"/>
            <w:left w:val="none" w:sz="0" w:space="0" w:color="auto"/>
            <w:bottom w:val="none" w:sz="0" w:space="0" w:color="auto"/>
            <w:right w:val="none" w:sz="0" w:space="0" w:color="auto"/>
          </w:divBdr>
        </w:div>
        <w:div w:id="60637294">
          <w:marLeft w:val="480"/>
          <w:marRight w:val="0"/>
          <w:marTop w:val="0"/>
          <w:marBottom w:val="0"/>
          <w:divBdr>
            <w:top w:val="none" w:sz="0" w:space="0" w:color="auto"/>
            <w:left w:val="none" w:sz="0" w:space="0" w:color="auto"/>
            <w:bottom w:val="none" w:sz="0" w:space="0" w:color="auto"/>
            <w:right w:val="none" w:sz="0" w:space="0" w:color="auto"/>
          </w:divBdr>
        </w:div>
        <w:div w:id="187378570">
          <w:marLeft w:val="480"/>
          <w:marRight w:val="0"/>
          <w:marTop w:val="0"/>
          <w:marBottom w:val="0"/>
          <w:divBdr>
            <w:top w:val="none" w:sz="0" w:space="0" w:color="auto"/>
            <w:left w:val="none" w:sz="0" w:space="0" w:color="auto"/>
            <w:bottom w:val="none" w:sz="0" w:space="0" w:color="auto"/>
            <w:right w:val="none" w:sz="0" w:space="0" w:color="auto"/>
          </w:divBdr>
        </w:div>
        <w:div w:id="230702607">
          <w:marLeft w:val="480"/>
          <w:marRight w:val="0"/>
          <w:marTop w:val="0"/>
          <w:marBottom w:val="0"/>
          <w:divBdr>
            <w:top w:val="none" w:sz="0" w:space="0" w:color="auto"/>
            <w:left w:val="none" w:sz="0" w:space="0" w:color="auto"/>
            <w:bottom w:val="none" w:sz="0" w:space="0" w:color="auto"/>
            <w:right w:val="none" w:sz="0" w:space="0" w:color="auto"/>
          </w:divBdr>
        </w:div>
        <w:div w:id="320743771">
          <w:marLeft w:val="480"/>
          <w:marRight w:val="0"/>
          <w:marTop w:val="0"/>
          <w:marBottom w:val="0"/>
          <w:divBdr>
            <w:top w:val="none" w:sz="0" w:space="0" w:color="auto"/>
            <w:left w:val="none" w:sz="0" w:space="0" w:color="auto"/>
            <w:bottom w:val="none" w:sz="0" w:space="0" w:color="auto"/>
            <w:right w:val="none" w:sz="0" w:space="0" w:color="auto"/>
          </w:divBdr>
        </w:div>
        <w:div w:id="332151098">
          <w:marLeft w:val="480"/>
          <w:marRight w:val="0"/>
          <w:marTop w:val="0"/>
          <w:marBottom w:val="0"/>
          <w:divBdr>
            <w:top w:val="none" w:sz="0" w:space="0" w:color="auto"/>
            <w:left w:val="none" w:sz="0" w:space="0" w:color="auto"/>
            <w:bottom w:val="none" w:sz="0" w:space="0" w:color="auto"/>
            <w:right w:val="none" w:sz="0" w:space="0" w:color="auto"/>
          </w:divBdr>
        </w:div>
        <w:div w:id="376123136">
          <w:marLeft w:val="480"/>
          <w:marRight w:val="0"/>
          <w:marTop w:val="0"/>
          <w:marBottom w:val="0"/>
          <w:divBdr>
            <w:top w:val="none" w:sz="0" w:space="0" w:color="auto"/>
            <w:left w:val="none" w:sz="0" w:space="0" w:color="auto"/>
            <w:bottom w:val="none" w:sz="0" w:space="0" w:color="auto"/>
            <w:right w:val="none" w:sz="0" w:space="0" w:color="auto"/>
          </w:divBdr>
        </w:div>
        <w:div w:id="376512760">
          <w:marLeft w:val="480"/>
          <w:marRight w:val="0"/>
          <w:marTop w:val="0"/>
          <w:marBottom w:val="0"/>
          <w:divBdr>
            <w:top w:val="none" w:sz="0" w:space="0" w:color="auto"/>
            <w:left w:val="none" w:sz="0" w:space="0" w:color="auto"/>
            <w:bottom w:val="none" w:sz="0" w:space="0" w:color="auto"/>
            <w:right w:val="none" w:sz="0" w:space="0" w:color="auto"/>
          </w:divBdr>
        </w:div>
        <w:div w:id="377629633">
          <w:marLeft w:val="480"/>
          <w:marRight w:val="0"/>
          <w:marTop w:val="0"/>
          <w:marBottom w:val="0"/>
          <w:divBdr>
            <w:top w:val="none" w:sz="0" w:space="0" w:color="auto"/>
            <w:left w:val="none" w:sz="0" w:space="0" w:color="auto"/>
            <w:bottom w:val="none" w:sz="0" w:space="0" w:color="auto"/>
            <w:right w:val="none" w:sz="0" w:space="0" w:color="auto"/>
          </w:divBdr>
        </w:div>
        <w:div w:id="401683703">
          <w:marLeft w:val="480"/>
          <w:marRight w:val="0"/>
          <w:marTop w:val="0"/>
          <w:marBottom w:val="0"/>
          <w:divBdr>
            <w:top w:val="none" w:sz="0" w:space="0" w:color="auto"/>
            <w:left w:val="none" w:sz="0" w:space="0" w:color="auto"/>
            <w:bottom w:val="none" w:sz="0" w:space="0" w:color="auto"/>
            <w:right w:val="none" w:sz="0" w:space="0" w:color="auto"/>
          </w:divBdr>
        </w:div>
        <w:div w:id="473916689">
          <w:marLeft w:val="480"/>
          <w:marRight w:val="0"/>
          <w:marTop w:val="0"/>
          <w:marBottom w:val="0"/>
          <w:divBdr>
            <w:top w:val="none" w:sz="0" w:space="0" w:color="auto"/>
            <w:left w:val="none" w:sz="0" w:space="0" w:color="auto"/>
            <w:bottom w:val="none" w:sz="0" w:space="0" w:color="auto"/>
            <w:right w:val="none" w:sz="0" w:space="0" w:color="auto"/>
          </w:divBdr>
        </w:div>
        <w:div w:id="482743843">
          <w:marLeft w:val="480"/>
          <w:marRight w:val="0"/>
          <w:marTop w:val="0"/>
          <w:marBottom w:val="0"/>
          <w:divBdr>
            <w:top w:val="none" w:sz="0" w:space="0" w:color="auto"/>
            <w:left w:val="none" w:sz="0" w:space="0" w:color="auto"/>
            <w:bottom w:val="none" w:sz="0" w:space="0" w:color="auto"/>
            <w:right w:val="none" w:sz="0" w:space="0" w:color="auto"/>
          </w:divBdr>
        </w:div>
        <w:div w:id="611933738">
          <w:marLeft w:val="480"/>
          <w:marRight w:val="0"/>
          <w:marTop w:val="0"/>
          <w:marBottom w:val="0"/>
          <w:divBdr>
            <w:top w:val="none" w:sz="0" w:space="0" w:color="auto"/>
            <w:left w:val="none" w:sz="0" w:space="0" w:color="auto"/>
            <w:bottom w:val="none" w:sz="0" w:space="0" w:color="auto"/>
            <w:right w:val="none" w:sz="0" w:space="0" w:color="auto"/>
          </w:divBdr>
        </w:div>
        <w:div w:id="614946525">
          <w:marLeft w:val="480"/>
          <w:marRight w:val="0"/>
          <w:marTop w:val="0"/>
          <w:marBottom w:val="0"/>
          <w:divBdr>
            <w:top w:val="none" w:sz="0" w:space="0" w:color="auto"/>
            <w:left w:val="none" w:sz="0" w:space="0" w:color="auto"/>
            <w:bottom w:val="none" w:sz="0" w:space="0" w:color="auto"/>
            <w:right w:val="none" w:sz="0" w:space="0" w:color="auto"/>
          </w:divBdr>
        </w:div>
        <w:div w:id="704598691">
          <w:marLeft w:val="480"/>
          <w:marRight w:val="0"/>
          <w:marTop w:val="0"/>
          <w:marBottom w:val="0"/>
          <w:divBdr>
            <w:top w:val="none" w:sz="0" w:space="0" w:color="auto"/>
            <w:left w:val="none" w:sz="0" w:space="0" w:color="auto"/>
            <w:bottom w:val="none" w:sz="0" w:space="0" w:color="auto"/>
            <w:right w:val="none" w:sz="0" w:space="0" w:color="auto"/>
          </w:divBdr>
        </w:div>
        <w:div w:id="741954707">
          <w:marLeft w:val="480"/>
          <w:marRight w:val="0"/>
          <w:marTop w:val="0"/>
          <w:marBottom w:val="0"/>
          <w:divBdr>
            <w:top w:val="none" w:sz="0" w:space="0" w:color="auto"/>
            <w:left w:val="none" w:sz="0" w:space="0" w:color="auto"/>
            <w:bottom w:val="none" w:sz="0" w:space="0" w:color="auto"/>
            <w:right w:val="none" w:sz="0" w:space="0" w:color="auto"/>
          </w:divBdr>
        </w:div>
        <w:div w:id="754670625">
          <w:marLeft w:val="480"/>
          <w:marRight w:val="0"/>
          <w:marTop w:val="0"/>
          <w:marBottom w:val="0"/>
          <w:divBdr>
            <w:top w:val="none" w:sz="0" w:space="0" w:color="auto"/>
            <w:left w:val="none" w:sz="0" w:space="0" w:color="auto"/>
            <w:bottom w:val="none" w:sz="0" w:space="0" w:color="auto"/>
            <w:right w:val="none" w:sz="0" w:space="0" w:color="auto"/>
          </w:divBdr>
        </w:div>
        <w:div w:id="783383035">
          <w:marLeft w:val="480"/>
          <w:marRight w:val="0"/>
          <w:marTop w:val="0"/>
          <w:marBottom w:val="0"/>
          <w:divBdr>
            <w:top w:val="none" w:sz="0" w:space="0" w:color="auto"/>
            <w:left w:val="none" w:sz="0" w:space="0" w:color="auto"/>
            <w:bottom w:val="none" w:sz="0" w:space="0" w:color="auto"/>
            <w:right w:val="none" w:sz="0" w:space="0" w:color="auto"/>
          </w:divBdr>
        </w:div>
        <w:div w:id="785469527">
          <w:marLeft w:val="480"/>
          <w:marRight w:val="0"/>
          <w:marTop w:val="0"/>
          <w:marBottom w:val="0"/>
          <w:divBdr>
            <w:top w:val="none" w:sz="0" w:space="0" w:color="auto"/>
            <w:left w:val="none" w:sz="0" w:space="0" w:color="auto"/>
            <w:bottom w:val="none" w:sz="0" w:space="0" w:color="auto"/>
            <w:right w:val="none" w:sz="0" w:space="0" w:color="auto"/>
          </w:divBdr>
        </w:div>
        <w:div w:id="795414405">
          <w:marLeft w:val="480"/>
          <w:marRight w:val="0"/>
          <w:marTop w:val="0"/>
          <w:marBottom w:val="0"/>
          <w:divBdr>
            <w:top w:val="none" w:sz="0" w:space="0" w:color="auto"/>
            <w:left w:val="none" w:sz="0" w:space="0" w:color="auto"/>
            <w:bottom w:val="none" w:sz="0" w:space="0" w:color="auto"/>
            <w:right w:val="none" w:sz="0" w:space="0" w:color="auto"/>
          </w:divBdr>
        </w:div>
        <w:div w:id="861016067">
          <w:marLeft w:val="480"/>
          <w:marRight w:val="0"/>
          <w:marTop w:val="0"/>
          <w:marBottom w:val="0"/>
          <w:divBdr>
            <w:top w:val="none" w:sz="0" w:space="0" w:color="auto"/>
            <w:left w:val="none" w:sz="0" w:space="0" w:color="auto"/>
            <w:bottom w:val="none" w:sz="0" w:space="0" w:color="auto"/>
            <w:right w:val="none" w:sz="0" w:space="0" w:color="auto"/>
          </w:divBdr>
        </w:div>
        <w:div w:id="863130792">
          <w:marLeft w:val="480"/>
          <w:marRight w:val="0"/>
          <w:marTop w:val="0"/>
          <w:marBottom w:val="0"/>
          <w:divBdr>
            <w:top w:val="none" w:sz="0" w:space="0" w:color="auto"/>
            <w:left w:val="none" w:sz="0" w:space="0" w:color="auto"/>
            <w:bottom w:val="none" w:sz="0" w:space="0" w:color="auto"/>
            <w:right w:val="none" w:sz="0" w:space="0" w:color="auto"/>
          </w:divBdr>
        </w:div>
      </w:divsChild>
    </w:div>
    <w:div w:id="99421134">
      <w:bodyDiv w:val="1"/>
      <w:marLeft w:val="0"/>
      <w:marRight w:val="0"/>
      <w:marTop w:val="0"/>
      <w:marBottom w:val="0"/>
      <w:divBdr>
        <w:top w:val="none" w:sz="0" w:space="0" w:color="auto"/>
        <w:left w:val="none" w:sz="0" w:space="0" w:color="auto"/>
        <w:bottom w:val="none" w:sz="0" w:space="0" w:color="auto"/>
        <w:right w:val="none" w:sz="0" w:space="0" w:color="auto"/>
      </w:divBdr>
    </w:div>
    <w:div w:id="99448913">
      <w:bodyDiv w:val="1"/>
      <w:marLeft w:val="0"/>
      <w:marRight w:val="0"/>
      <w:marTop w:val="0"/>
      <w:marBottom w:val="0"/>
      <w:divBdr>
        <w:top w:val="none" w:sz="0" w:space="0" w:color="auto"/>
        <w:left w:val="none" w:sz="0" w:space="0" w:color="auto"/>
        <w:bottom w:val="none" w:sz="0" w:space="0" w:color="auto"/>
        <w:right w:val="none" w:sz="0" w:space="0" w:color="auto"/>
      </w:divBdr>
    </w:div>
    <w:div w:id="99686769">
      <w:bodyDiv w:val="1"/>
      <w:marLeft w:val="0"/>
      <w:marRight w:val="0"/>
      <w:marTop w:val="0"/>
      <w:marBottom w:val="0"/>
      <w:divBdr>
        <w:top w:val="none" w:sz="0" w:space="0" w:color="auto"/>
        <w:left w:val="none" w:sz="0" w:space="0" w:color="auto"/>
        <w:bottom w:val="none" w:sz="0" w:space="0" w:color="auto"/>
        <w:right w:val="none" w:sz="0" w:space="0" w:color="auto"/>
      </w:divBdr>
    </w:div>
    <w:div w:id="99687226">
      <w:bodyDiv w:val="1"/>
      <w:marLeft w:val="0"/>
      <w:marRight w:val="0"/>
      <w:marTop w:val="0"/>
      <w:marBottom w:val="0"/>
      <w:divBdr>
        <w:top w:val="none" w:sz="0" w:space="0" w:color="auto"/>
        <w:left w:val="none" w:sz="0" w:space="0" w:color="auto"/>
        <w:bottom w:val="none" w:sz="0" w:space="0" w:color="auto"/>
        <w:right w:val="none" w:sz="0" w:space="0" w:color="auto"/>
      </w:divBdr>
    </w:div>
    <w:div w:id="99688732">
      <w:bodyDiv w:val="1"/>
      <w:marLeft w:val="0"/>
      <w:marRight w:val="0"/>
      <w:marTop w:val="0"/>
      <w:marBottom w:val="0"/>
      <w:divBdr>
        <w:top w:val="none" w:sz="0" w:space="0" w:color="auto"/>
        <w:left w:val="none" w:sz="0" w:space="0" w:color="auto"/>
        <w:bottom w:val="none" w:sz="0" w:space="0" w:color="auto"/>
        <w:right w:val="none" w:sz="0" w:space="0" w:color="auto"/>
      </w:divBdr>
    </w:div>
    <w:div w:id="99954944">
      <w:bodyDiv w:val="1"/>
      <w:marLeft w:val="0"/>
      <w:marRight w:val="0"/>
      <w:marTop w:val="0"/>
      <w:marBottom w:val="0"/>
      <w:divBdr>
        <w:top w:val="none" w:sz="0" w:space="0" w:color="auto"/>
        <w:left w:val="none" w:sz="0" w:space="0" w:color="auto"/>
        <w:bottom w:val="none" w:sz="0" w:space="0" w:color="auto"/>
        <w:right w:val="none" w:sz="0" w:space="0" w:color="auto"/>
      </w:divBdr>
    </w:div>
    <w:div w:id="99961143">
      <w:bodyDiv w:val="1"/>
      <w:marLeft w:val="0"/>
      <w:marRight w:val="0"/>
      <w:marTop w:val="0"/>
      <w:marBottom w:val="0"/>
      <w:divBdr>
        <w:top w:val="none" w:sz="0" w:space="0" w:color="auto"/>
        <w:left w:val="none" w:sz="0" w:space="0" w:color="auto"/>
        <w:bottom w:val="none" w:sz="0" w:space="0" w:color="auto"/>
        <w:right w:val="none" w:sz="0" w:space="0" w:color="auto"/>
      </w:divBdr>
    </w:div>
    <w:div w:id="100224468">
      <w:bodyDiv w:val="1"/>
      <w:marLeft w:val="0"/>
      <w:marRight w:val="0"/>
      <w:marTop w:val="0"/>
      <w:marBottom w:val="0"/>
      <w:divBdr>
        <w:top w:val="none" w:sz="0" w:space="0" w:color="auto"/>
        <w:left w:val="none" w:sz="0" w:space="0" w:color="auto"/>
        <w:bottom w:val="none" w:sz="0" w:space="0" w:color="auto"/>
        <w:right w:val="none" w:sz="0" w:space="0" w:color="auto"/>
      </w:divBdr>
    </w:div>
    <w:div w:id="100224841">
      <w:bodyDiv w:val="1"/>
      <w:marLeft w:val="0"/>
      <w:marRight w:val="0"/>
      <w:marTop w:val="0"/>
      <w:marBottom w:val="0"/>
      <w:divBdr>
        <w:top w:val="none" w:sz="0" w:space="0" w:color="auto"/>
        <w:left w:val="none" w:sz="0" w:space="0" w:color="auto"/>
        <w:bottom w:val="none" w:sz="0" w:space="0" w:color="auto"/>
        <w:right w:val="none" w:sz="0" w:space="0" w:color="auto"/>
      </w:divBdr>
    </w:div>
    <w:div w:id="100496302">
      <w:bodyDiv w:val="1"/>
      <w:marLeft w:val="0"/>
      <w:marRight w:val="0"/>
      <w:marTop w:val="0"/>
      <w:marBottom w:val="0"/>
      <w:divBdr>
        <w:top w:val="none" w:sz="0" w:space="0" w:color="auto"/>
        <w:left w:val="none" w:sz="0" w:space="0" w:color="auto"/>
        <w:bottom w:val="none" w:sz="0" w:space="0" w:color="auto"/>
        <w:right w:val="none" w:sz="0" w:space="0" w:color="auto"/>
      </w:divBdr>
    </w:div>
    <w:div w:id="100539149">
      <w:bodyDiv w:val="1"/>
      <w:marLeft w:val="0"/>
      <w:marRight w:val="0"/>
      <w:marTop w:val="0"/>
      <w:marBottom w:val="0"/>
      <w:divBdr>
        <w:top w:val="none" w:sz="0" w:space="0" w:color="auto"/>
        <w:left w:val="none" w:sz="0" w:space="0" w:color="auto"/>
        <w:bottom w:val="none" w:sz="0" w:space="0" w:color="auto"/>
        <w:right w:val="none" w:sz="0" w:space="0" w:color="auto"/>
      </w:divBdr>
    </w:div>
    <w:div w:id="100691912">
      <w:bodyDiv w:val="1"/>
      <w:marLeft w:val="0"/>
      <w:marRight w:val="0"/>
      <w:marTop w:val="0"/>
      <w:marBottom w:val="0"/>
      <w:divBdr>
        <w:top w:val="none" w:sz="0" w:space="0" w:color="auto"/>
        <w:left w:val="none" w:sz="0" w:space="0" w:color="auto"/>
        <w:bottom w:val="none" w:sz="0" w:space="0" w:color="auto"/>
        <w:right w:val="none" w:sz="0" w:space="0" w:color="auto"/>
      </w:divBdr>
    </w:div>
    <w:div w:id="100803885">
      <w:bodyDiv w:val="1"/>
      <w:marLeft w:val="0"/>
      <w:marRight w:val="0"/>
      <w:marTop w:val="0"/>
      <w:marBottom w:val="0"/>
      <w:divBdr>
        <w:top w:val="none" w:sz="0" w:space="0" w:color="auto"/>
        <w:left w:val="none" w:sz="0" w:space="0" w:color="auto"/>
        <w:bottom w:val="none" w:sz="0" w:space="0" w:color="auto"/>
        <w:right w:val="none" w:sz="0" w:space="0" w:color="auto"/>
      </w:divBdr>
    </w:div>
    <w:div w:id="100809667">
      <w:bodyDiv w:val="1"/>
      <w:marLeft w:val="0"/>
      <w:marRight w:val="0"/>
      <w:marTop w:val="0"/>
      <w:marBottom w:val="0"/>
      <w:divBdr>
        <w:top w:val="none" w:sz="0" w:space="0" w:color="auto"/>
        <w:left w:val="none" w:sz="0" w:space="0" w:color="auto"/>
        <w:bottom w:val="none" w:sz="0" w:space="0" w:color="auto"/>
        <w:right w:val="none" w:sz="0" w:space="0" w:color="auto"/>
      </w:divBdr>
    </w:div>
    <w:div w:id="100995187">
      <w:bodyDiv w:val="1"/>
      <w:marLeft w:val="0"/>
      <w:marRight w:val="0"/>
      <w:marTop w:val="0"/>
      <w:marBottom w:val="0"/>
      <w:divBdr>
        <w:top w:val="none" w:sz="0" w:space="0" w:color="auto"/>
        <w:left w:val="none" w:sz="0" w:space="0" w:color="auto"/>
        <w:bottom w:val="none" w:sz="0" w:space="0" w:color="auto"/>
        <w:right w:val="none" w:sz="0" w:space="0" w:color="auto"/>
      </w:divBdr>
    </w:div>
    <w:div w:id="100996133">
      <w:bodyDiv w:val="1"/>
      <w:marLeft w:val="0"/>
      <w:marRight w:val="0"/>
      <w:marTop w:val="0"/>
      <w:marBottom w:val="0"/>
      <w:divBdr>
        <w:top w:val="none" w:sz="0" w:space="0" w:color="auto"/>
        <w:left w:val="none" w:sz="0" w:space="0" w:color="auto"/>
        <w:bottom w:val="none" w:sz="0" w:space="0" w:color="auto"/>
        <w:right w:val="none" w:sz="0" w:space="0" w:color="auto"/>
      </w:divBdr>
    </w:div>
    <w:div w:id="100997818">
      <w:bodyDiv w:val="1"/>
      <w:marLeft w:val="0"/>
      <w:marRight w:val="0"/>
      <w:marTop w:val="0"/>
      <w:marBottom w:val="0"/>
      <w:divBdr>
        <w:top w:val="none" w:sz="0" w:space="0" w:color="auto"/>
        <w:left w:val="none" w:sz="0" w:space="0" w:color="auto"/>
        <w:bottom w:val="none" w:sz="0" w:space="0" w:color="auto"/>
        <w:right w:val="none" w:sz="0" w:space="0" w:color="auto"/>
      </w:divBdr>
    </w:div>
    <w:div w:id="101002973">
      <w:bodyDiv w:val="1"/>
      <w:marLeft w:val="0"/>
      <w:marRight w:val="0"/>
      <w:marTop w:val="0"/>
      <w:marBottom w:val="0"/>
      <w:divBdr>
        <w:top w:val="none" w:sz="0" w:space="0" w:color="auto"/>
        <w:left w:val="none" w:sz="0" w:space="0" w:color="auto"/>
        <w:bottom w:val="none" w:sz="0" w:space="0" w:color="auto"/>
        <w:right w:val="none" w:sz="0" w:space="0" w:color="auto"/>
      </w:divBdr>
    </w:div>
    <w:div w:id="101072901">
      <w:bodyDiv w:val="1"/>
      <w:marLeft w:val="0"/>
      <w:marRight w:val="0"/>
      <w:marTop w:val="0"/>
      <w:marBottom w:val="0"/>
      <w:divBdr>
        <w:top w:val="none" w:sz="0" w:space="0" w:color="auto"/>
        <w:left w:val="none" w:sz="0" w:space="0" w:color="auto"/>
        <w:bottom w:val="none" w:sz="0" w:space="0" w:color="auto"/>
        <w:right w:val="none" w:sz="0" w:space="0" w:color="auto"/>
      </w:divBdr>
    </w:div>
    <w:div w:id="101145059">
      <w:bodyDiv w:val="1"/>
      <w:marLeft w:val="0"/>
      <w:marRight w:val="0"/>
      <w:marTop w:val="0"/>
      <w:marBottom w:val="0"/>
      <w:divBdr>
        <w:top w:val="none" w:sz="0" w:space="0" w:color="auto"/>
        <w:left w:val="none" w:sz="0" w:space="0" w:color="auto"/>
        <w:bottom w:val="none" w:sz="0" w:space="0" w:color="auto"/>
        <w:right w:val="none" w:sz="0" w:space="0" w:color="auto"/>
      </w:divBdr>
    </w:div>
    <w:div w:id="101266664">
      <w:bodyDiv w:val="1"/>
      <w:marLeft w:val="0"/>
      <w:marRight w:val="0"/>
      <w:marTop w:val="0"/>
      <w:marBottom w:val="0"/>
      <w:divBdr>
        <w:top w:val="none" w:sz="0" w:space="0" w:color="auto"/>
        <w:left w:val="none" w:sz="0" w:space="0" w:color="auto"/>
        <w:bottom w:val="none" w:sz="0" w:space="0" w:color="auto"/>
        <w:right w:val="none" w:sz="0" w:space="0" w:color="auto"/>
      </w:divBdr>
    </w:div>
    <w:div w:id="101271313">
      <w:bodyDiv w:val="1"/>
      <w:marLeft w:val="0"/>
      <w:marRight w:val="0"/>
      <w:marTop w:val="0"/>
      <w:marBottom w:val="0"/>
      <w:divBdr>
        <w:top w:val="none" w:sz="0" w:space="0" w:color="auto"/>
        <w:left w:val="none" w:sz="0" w:space="0" w:color="auto"/>
        <w:bottom w:val="none" w:sz="0" w:space="0" w:color="auto"/>
        <w:right w:val="none" w:sz="0" w:space="0" w:color="auto"/>
      </w:divBdr>
    </w:div>
    <w:div w:id="101344591">
      <w:bodyDiv w:val="1"/>
      <w:marLeft w:val="0"/>
      <w:marRight w:val="0"/>
      <w:marTop w:val="0"/>
      <w:marBottom w:val="0"/>
      <w:divBdr>
        <w:top w:val="none" w:sz="0" w:space="0" w:color="auto"/>
        <w:left w:val="none" w:sz="0" w:space="0" w:color="auto"/>
        <w:bottom w:val="none" w:sz="0" w:space="0" w:color="auto"/>
        <w:right w:val="none" w:sz="0" w:space="0" w:color="auto"/>
      </w:divBdr>
    </w:div>
    <w:div w:id="101606835">
      <w:bodyDiv w:val="1"/>
      <w:marLeft w:val="0"/>
      <w:marRight w:val="0"/>
      <w:marTop w:val="0"/>
      <w:marBottom w:val="0"/>
      <w:divBdr>
        <w:top w:val="none" w:sz="0" w:space="0" w:color="auto"/>
        <w:left w:val="none" w:sz="0" w:space="0" w:color="auto"/>
        <w:bottom w:val="none" w:sz="0" w:space="0" w:color="auto"/>
        <w:right w:val="none" w:sz="0" w:space="0" w:color="auto"/>
      </w:divBdr>
    </w:div>
    <w:div w:id="101655176">
      <w:bodyDiv w:val="1"/>
      <w:marLeft w:val="0"/>
      <w:marRight w:val="0"/>
      <w:marTop w:val="0"/>
      <w:marBottom w:val="0"/>
      <w:divBdr>
        <w:top w:val="none" w:sz="0" w:space="0" w:color="auto"/>
        <w:left w:val="none" w:sz="0" w:space="0" w:color="auto"/>
        <w:bottom w:val="none" w:sz="0" w:space="0" w:color="auto"/>
        <w:right w:val="none" w:sz="0" w:space="0" w:color="auto"/>
      </w:divBdr>
    </w:div>
    <w:div w:id="101726311">
      <w:bodyDiv w:val="1"/>
      <w:marLeft w:val="0"/>
      <w:marRight w:val="0"/>
      <w:marTop w:val="0"/>
      <w:marBottom w:val="0"/>
      <w:divBdr>
        <w:top w:val="none" w:sz="0" w:space="0" w:color="auto"/>
        <w:left w:val="none" w:sz="0" w:space="0" w:color="auto"/>
        <w:bottom w:val="none" w:sz="0" w:space="0" w:color="auto"/>
        <w:right w:val="none" w:sz="0" w:space="0" w:color="auto"/>
      </w:divBdr>
    </w:div>
    <w:div w:id="101807448">
      <w:bodyDiv w:val="1"/>
      <w:marLeft w:val="0"/>
      <w:marRight w:val="0"/>
      <w:marTop w:val="0"/>
      <w:marBottom w:val="0"/>
      <w:divBdr>
        <w:top w:val="none" w:sz="0" w:space="0" w:color="auto"/>
        <w:left w:val="none" w:sz="0" w:space="0" w:color="auto"/>
        <w:bottom w:val="none" w:sz="0" w:space="0" w:color="auto"/>
        <w:right w:val="none" w:sz="0" w:space="0" w:color="auto"/>
      </w:divBdr>
    </w:div>
    <w:div w:id="101997949">
      <w:bodyDiv w:val="1"/>
      <w:marLeft w:val="0"/>
      <w:marRight w:val="0"/>
      <w:marTop w:val="0"/>
      <w:marBottom w:val="0"/>
      <w:divBdr>
        <w:top w:val="none" w:sz="0" w:space="0" w:color="auto"/>
        <w:left w:val="none" w:sz="0" w:space="0" w:color="auto"/>
        <w:bottom w:val="none" w:sz="0" w:space="0" w:color="auto"/>
        <w:right w:val="none" w:sz="0" w:space="0" w:color="auto"/>
      </w:divBdr>
      <w:divsChild>
        <w:div w:id="858275790">
          <w:marLeft w:val="480"/>
          <w:marRight w:val="0"/>
          <w:marTop w:val="0"/>
          <w:marBottom w:val="0"/>
          <w:divBdr>
            <w:top w:val="none" w:sz="0" w:space="0" w:color="auto"/>
            <w:left w:val="none" w:sz="0" w:space="0" w:color="auto"/>
            <w:bottom w:val="none" w:sz="0" w:space="0" w:color="auto"/>
            <w:right w:val="none" w:sz="0" w:space="0" w:color="auto"/>
          </w:divBdr>
        </w:div>
        <w:div w:id="1468821018">
          <w:marLeft w:val="480"/>
          <w:marRight w:val="0"/>
          <w:marTop w:val="0"/>
          <w:marBottom w:val="0"/>
          <w:divBdr>
            <w:top w:val="none" w:sz="0" w:space="0" w:color="auto"/>
            <w:left w:val="none" w:sz="0" w:space="0" w:color="auto"/>
            <w:bottom w:val="none" w:sz="0" w:space="0" w:color="auto"/>
            <w:right w:val="none" w:sz="0" w:space="0" w:color="auto"/>
          </w:divBdr>
        </w:div>
        <w:div w:id="1946692495">
          <w:marLeft w:val="480"/>
          <w:marRight w:val="0"/>
          <w:marTop w:val="0"/>
          <w:marBottom w:val="0"/>
          <w:divBdr>
            <w:top w:val="none" w:sz="0" w:space="0" w:color="auto"/>
            <w:left w:val="none" w:sz="0" w:space="0" w:color="auto"/>
            <w:bottom w:val="none" w:sz="0" w:space="0" w:color="auto"/>
            <w:right w:val="none" w:sz="0" w:space="0" w:color="auto"/>
          </w:divBdr>
        </w:div>
        <w:div w:id="523247175">
          <w:marLeft w:val="480"/>
          <w:marRight w:val="0"/>
          <w:marTop w:val="0"/>
          <w:marBottom w:val="0"/>
          <w:divBdr>
            <w:top w:val="none" w:sz="0" w:space="0" w:color="auto"/>
            <w:left w:val="none" w:sz="0" w:space="0" w:color="auto"/>
            <w:bottom w:val="none" w:sz="0" w:space="0" w:color="auto"/>
            <w:right w:val="none" w:sz="0" w:space="0" w:color="auto"/>
          </w:divBdr>
        </w:div>
        <w:div w:id="1006908557">
          <w:marLeft w:val="480"/>
          <w:marRight w:val="0"/>
          <w:marTop w:val="0"/>
          <w:marBottom w:val="0"/>
          <w:divBdr>
            <w:top w:val="none" w:sz="0" w:space="0" w:color="auto"/>
            <w:left w:val="none" w:sz="0" w:space="0" w:color="auto"/>
            <w:bottom w:val="none" w:sz="0" w:space="0" w:color="auto"/>
            <w:right w:val="none" w:sz="0" w:space="0" w:color="auto"/>
          </w:divBdr>
        </w:div>
        <w:div w:id="805128692">
          <w:marLeft w:val="480"/>
          <w:marRight w:val="0"/>
          <w:marTop w:val="0"/>
          <w:marBottom w:val="0"/>
          <w:divBdr>
            <w:top w:val="none" w:sz="0" w:space="0" w:color="auto"/>
            <w:left w:val="none" w:sz="0" w:space="0" w:color="auto"/>
            <w:bottom w:val="none" w:sz="0" w:space="0" w:color="auto"/>
            <w:right w:val="none" w:sz="0" w:space="0" w:color="auto"/>
          </w:divBdr>
        </w:div>
        <w:div w:id="328483951">
          <w:marLeft w:val="480"/>
          <w:marRight w:val="0"/>
          <w:marTop w:val="0"/>
          <w:marBottom w:val="0"/>
          <w:divBdr>
            <w:top w:val="none" w:sz="0" w:space="0" w:color="auto"/>
            <w:left w:val="none" w:sz="0" w:space="0" w:color="auto"/>
            <w:bottom w:val="none" w:sz="0" w:space="0" w:color="auto"/>
            <w:right w:val="none" w:sz="0" w:space="0" w:color="auto"/>
          </w:divBdr>
        </w:div>
        <w:div w:id="1280185372">
          <w:marLeft w:val="480"/>
          <w:marRight w:val="0"/>
          <w:marTop w:val="0"/>
          <w:marBottom w:val="0"/>
          <w:divBdr>
            <w:top w:val="none" w:sz="0" w:space="0" w:color="auto"/>
            <w:left w:val="none" w:sz="0" w:space="0" w:color="auto"/>
            <w:bottom w:val="none" w:sz="0" w:space="0" w:color="auto"/>
            <w:right w:val="none" w:sz="0" w:space="0" w:color="auto"/>
          </w:divBdr>
        </w:div>
        <w:div w:id="1066340909">
          <w:marLeft w:val="480"/>
          <w:marRight w:val="0"/>
          <w:marTop w:val="0"/>
          <w:marBottom w:val="0"/>
          <w:divBdr>
            <w:top w:val="none" w:sz="0" w:space="0" w:color="auto"/>
            <w:left w:val="none" w:sz="0" w:space="0" w:color="auto"/>
            <w:bottom w:val="none" w:sz="0" w:space="0" w:color="auto"/>
            <w:right w:val="none" w:sz="0" w:space="0" w:color="auto"/>
          </w:divBdr>
        </w:div>
        <w:div w:id="1460685462">
          <w:marLeft w:val="480"/>
          <w:marRight w:val="0"/>
          <w:marTop w:val="0"/>
          <w:marBottom w:val="0"/>
          <w:divBdr>
            <w:top w:val="none" w:sz="0" w:space="0" w:color="auto"/>
            <w:left w:val="none" w:sz="0" w:space="0" w:color="auto"/>
            <w:bottom w:val="none" w:sz="0" w:space="0" w:color="auto"/>
            <w:right w:val="none" w:sz="0" w:space="0" w:color="auto"/>
          </w:divBdr>
        </w:div>
        <w:div w:id="1197502103">
          <w:marLeft w:val="480"/>
          <w:marRight w:val="0"/>
          <w:marTop w:val="0"/>
          <w:marBottom w:val="0"/>
          <w:divBdr>
            <w:top w:val="none" w:sz="0" w:space="0" w:color="auto"/>
            <w:left w:val="none" w:sz="0" w:space="0" w:color="auto"/>
            <w:bottom w:val="none" w:sz="0" w:space="0" w:color="auto"/>
            <w:right w:val="none" w:sz="0" w:space="0" w:color="auto"/>
          </w:divBdr>
        </w:div>
        <w:div w:id="2119252490">
          <w:marLeft w:val="480"/>
          <w:marRight w:val="0"/>
          <w:marTop w:val="0"/>
          <w:marBottom w:val="0"/>
          <w:divBdr>
            <w:top w:val="none" w:sz="0" w:space="0" w:color="auto"/>
            <w:left w:val="none" w:sz="0" w:space="0" w:color="auto"/>
            <w:bottom w:val="none" w:sz="0" w:space="0" w:color="auto"/>
            <w:right w:val="none" w:sz="0" w:space="0" w:color="auto"/>
          </w:divBdr>
        </w:div>
        <w:div w:id="2013409848">
          <w:marLeft w:val="480"/>
          <w:marRight w:val="0"/>
          <w:marTop w:val="0"/>
          <w:marBottom w:val="0"/>
          <w:divBdr>
            <w:top w:val="none" w:sz="0" w:space="0" w:color="auto"/>
            <w:left w:val="none" w:sz="0" w:space="0" w:color="auto"/>
            <w:bottom w:val="none" w:sz="0" w:space="0" w:color="auto"/>
            <w:right w:val="none" w:sz="0" w:space="0" w:color="auto"/>
          </w:divBdr>
        </w:div>
        <w:div w:id="1967927755">
          <w:marLeft w:val="480"/>
          <w:marRight w:val="0"/>
          <w:marTop w:val="0"/>
          <w:marBottom w:val="0"/>
          <w:divBdr>
            <w:top w:val="none" w:sz="0" w:space="0" w:color="auto"/>
            <w:left w:val="none" w:sz="0" w:space="0" w:color="auto"/>
            <w:bottom w:val="none" w:sz="0" w:space="0" w:color="auto"/>
            <w:right w:val="none" w:sz="0" w:space="0" w:color="auto"/>
          </w:divBdr>
        </w:div>
        <w:div w:id="310061548">
          <w:marLeft w:val="480"/>
          <w:marRight w:val="0"/>
          <w:marTop w:val="0"/>
          <w:marBottom w:val="0"/>
          <w:divBdr>
            <w:top w:val="none" w:sz="0" w:space="0" w:color="auto"/>
            <w:left w:val="none" w:sz="0" w:space="0" w:color="auto"/>
            <w:bottom w:val="none" w:sz="0" w:space="0" w:color="auto"/>
            <w:right w:val="none" w:sz="0" w:space="0" w:color="auto"/>
          </w:divBdr>
        </w:div>
        <w:div w:id="1670251160">
          <w:marLeft w:val="480"/>
          <w:marRight w:val="0"/>
          <w:marTop w:val="0"/>
          <w:marBottom w:val="0"/>
          <w:divBdr>
            <w:top w:val="none" w:sz="0" w:space="0" w:color="auto"/>
            <w:left w:val="none" w:sz="0" w:space="0" w:color="auto"/>
            <w:bottom w:val="none" w:sz="0" w:space="0" w:color="auto"/>
            <w:right w:val="none" w:sz="0" w:space="0" w:color="auto"/>
          </w:divBdr>
        </w:div>
        <w:div w:id="62342627">
          <w:marLeft w:val="480"/>
          <w:marRight w:val="0"/>
          <w:marTop w:val="0"/>
          <w:marBottom w:val="0"/>
          <w:divBdr>
            <w:top w:val="none" w:sz="0" w:space="0" w:color="auto"/>
            <w:left w:val="none" w:sz="0" w:space="0" w:color="auto"/>
            <w:bottom w:val="none" w:sz="0" w:space="0" w:color="auto"/>
            <w:right w:val="none" w:sz="0" w:space="0" w:color="auto"/>
          </w:divBdr>
        </w:div>
        <w:div w:id="522130230">
          <w:marLeft w:val="480"/>
          <w:marRight w:val="0"/>
          <w:marTop w:val="0"/>
          <w:marBottom w:val="0"/>
          <w:divBdr>
            <w:top w:val="none" w:sz="0" w:space="0" w:color="auto"/>
            <w:left w:val="none" w:sz="0" w:space="0" w:color="auto"/>
            <w:bottom w:val="none" w:sz="0" w:space="0" w:color="auto"/>
            <w:right w:val="none" w:sz="0" w:space="0" w:color="auto"/>
          </w:divBdr>
        </w:div>
        <w:div w:id="1868104707">
          <w:marLeft w:val="480"/>
          <w:marRight w:val="0"/>
          <w:marTop w:val="0"/>
          <w:marBottom w:val="0"/>
          <w:divBdr>
            <w:top w:val="none" w:sz="0" w:space="0" w:color="auto"/>
            <w:left w:val="none" w:sz="0" w:space="0" w:color="auto"/>
            <w:bottom w:val="none" w:sz="0" w:space="0" w:color="auto"/>
            <w:right w:val="none" w:sz="0" w:space="0" w:color="auto"/>
          </w:divBdr>
        </w:div>
        <w:div w:id="1606039998">
          <w:marLeft w:val="480"/>
          <w:marRight w:val="0"/>
          <w:marTop w:val="0"/>
          <w:marBottom w:val="0"/>
          <w:divBdr>
            <w:top w:val="none" w:sz="0" w:space="0" w:color="auto"/>
            <w:left w:val="none" w:sz="0" w:space="0" w:color="auto"/>
            <w:bottom w:val="none" w:sz="0" w:space="0" w:color="auto"/>
            <w:right w:val="none" w:sz="0" w:space="0" w:color="auto"/>
          </w:divBdr>
        </w:div>
        <w:div w:id="360712991">
          <w:marLeft w:val="480"/>
          <w:marRight w:val="0"/>
          <w:marTop w:val="0"/>
          <w:marBottom w:val="0"/>
          <w:divBdr>
            <w:top w:val="none" w:sz="0" w:space="0" w:color="auto"/>
            <w:left w:val="none" w:sz="0" w:space="0" w:color="auto"/>
            <w:bottom w:val="none" w:sz="0" w:space="0" w:color="auto"/>
            <w:right w:val="none" w:sz="0" w:space="0" w:color="auto"/>
          </w:divBdr>
        </w:div>
        <w:div w:id="1851142708">
          <w:marLeft w:val="480"/>
          <w:marRight w:val="0"/>
          <w:marTop w:val="0"/>
          <w:marBottom w:val="0"/>
          <w:divBdr>
            <w:top w:val="none" w:sz="0" w:space="0" w:color="auto"/>
            <w:left w:val="none" w:sz="0" w:space="0" w:color="auto"/>
            <w:bottom w:val="none" w:sz="0" w:space="0" w:color="auto"/>
            <w:right w:val="none" w:sz="0" w:space="0" w:color="auto"/>
          </w:divBdr>
        </w:div>
        <w:div w:id="1480071656">
          <w:marLeft w:val="480"/>
          <w:marRight w:val="0"/>
          <w:marTop w:val="0"/>
          <w:marBottom w:val="0"/>
          <w:divBdr>
            <w:top w:val="none" w:sz="0" w:space="0" w:color="auto"/>
            <w:left w:val="none" w:sz="0" w:space="0" w:color="auto"/>
            <w:bottom w:val="none" w:sz="0" w:space="0" w:color="auto"/>
            <w:right w:val="none" w:sz="0" w:space="0" w:color="auto"/>
          </w:divBdr>
        </w:div>
        <w:div w:id="739671939">
          <w:marLeft w:val="480"/>
          <w:marRight w:val="0"/>
          <w:marTop w:val="0"/>
          <w:marBottom w:val="0"/>
          <w:divBdr>
            <w:top w:val="none" w:sz="0" w:space="0" w:color="auto"/>
            <w:left w:val="none" w:sz="0" w:space="0" w:color="auto"/>
            <w:bottom w:val="none" w:sz="0" w:space="0" w:color="auto"/>
            <w:right w:val="none" w:sz="0" w:space="0" w:color="auto"/>
          </w:divBdr>
        </w:div>
        <w:div w:id="1450271514">
          <w:marLeft w:val="480"/>
          <w:marRight w:val="0"/>
          <w:marTop w:val="0"/>
          <w:marBottom w:val="0"/>
          <w:divBdr>
            <w:top w:val="none" w:sz="0" w:space="0" w:color="auto"/>
            <w:left w:val="none" w:sz="0" w:space="0" w:color="auto"/>
            <w:bottom w:val="none" w:sz="0" w:space="0" w:color="auto"/>
            <w:right w:val="none" w:sz="0" w:space="0" w:color="auto"/>
          </w:divBdr>
        </w:div>
        <w:div w:id="917593503">
          <w:marLeft w:val="480"/>
          <w:marRight w:val="0"/>
          <w:marTop w:val="0"/>
          <w:marBottom w:val="0"/>
          <w:divBdr>
            <w:top w:val="none" w:sz="0" w:space="0" w:color="auto"/>
            <w:left w:val="none" w:sz="0" w:space="0" w:color="auto"/>
            <w:bottom w:val="none" w:sz="0" w:space="0" w:color="auto"/>
            <w:right w:val="none" w:sz="0" w:space="0" w:color="auto"/>
          </w:divBdr>
        </w:div>
        <w:div w:id="757217067">
          <w:marLeft w:val="480"/>
          <w:marRight w:val="0"/>
          <w:marTop w:val="0"/>
          <w:marBottom w:val="0"/>
          <w:divBdr>
            <w:top w:val="none" w:sz="0" w:space="0" w:color="auto"/>
            <w:left w:val="none" w:sz="0" w:space="0" w:color="auto"/>
            <w:bottom w:val="none" w:sz="0" w:space="0" w:color="auto"/>
            <w:right w:val="none" w:sz="0" w:space="0" w:color="auto"/>
          </w:divBdr>
        </w:div>
        <w:div w:id="118257248">
          <w:marLeft w:val="480"/>
          <w:marRight w:val="0"/>
          <w:marTop w:val="0"/>
          <w:marBottom w:val="0"/>
          <w:divBdr>
            <w:top w:val="none" w:sz="0" w:space="0" w:color="auto"/>
            <w:left w:val="none" w:sz="0" w:space="0" w:color="auto"/>
            <w:bottom w:val="none" w:sz="0" w:space="0" w:color="auto"/>
            <w:right w:val="none" w:sz="0" w:space="0" w:color="auto"/>
          </w:divBdr>
        </w:div>
        <w:div w:id="652028143">
          <w:marLeft w:val="480"/>
          <w:marRight w:val="0"/>
          <w:marTop w:val="0"/>
          <w:marBottom w:val="0"/>
          <w:divBdr>
            <w:top w:val="none" w:sz="0" w:space="0" w:color="auto"/>
            <w:left w:val="none" w:sz="0" w:space="0" w:color="auto"/>
            <w:bottom w:val="none" w:sz="0" w:space="0" w:color="auto"/>
            <w:right w:val="none" w:sz="0" w:space="0" w:color="auto"/>
          </w:divBdr>
        </w:div>
        <w:div w:id="723215310">
          <w:marLeft w:val="480"/>
          <w:marRight w:val="0"/>
          <w:marTop w:val="0"/>
          <w:marBottom w:val="0"/>
          <w:divBdr>
            <w:top w:val="none" w:sz="0" w:space="0" w:color="auto"/>
            <w:left w:val="none" w:sz="0" w:space="0" w:color="auto"/>
            <w:bottom w:val="none" w:sz="0" w:space="0" w:color="auto"/>
            <w:right w:val="none" w:sz="0" w:space="0" w:color="auto"/>
          </w:divBdr>
        </w:div>
        <w:div w:id="2129354763">
          <w:marLeft w:val="480"/>
          <w:marRight w:val="0"/>
          <w:marTop w:val="0"/>
          <w:marBottom w:val="0"/>
          <w:divBdr>
            <w:top w:val="none" w:sz="0" w:space="0" w:color="auto"/>
            <w:left w:val="none" w:sz="0" w:space="0" w:color="auto"/>
            <w:bottom w:val="none" w:sz="0" w:space="0" w:color="auto"/>
            <w:right w:val="none" w:sz="0" w:space="0" w:color="auto"/>
          </w:divBdr>
        </w:div>
        <w:div w:id="673724836">
          <w:marLeft w:val="480"/>
          <w:marRight w:val="0"/>
          <w:marTop w:val="0"/>
          <w:marBottom w:val="0"/>
          <w:divBdr>
            <w:top w:val="none" w:sz="0" w:space="0" w:color="auto"/>
            <w:left w:val="none" w:sz="0" w:space="0" w:color="auto"/>
            <w:bottom w:val="none" w:sz="0" w:space="0" w:color="auto"/>
            <w:right w:val="none" w:sz="0" w:space="0" w:color="auto"/>
          </w:divBdr>
        </w:div>
        <w:div w:id="1429496305">
          <w:marLeft w:val="480"/>
          <w:marRight w:val="0"/>
          <w:marTop w:val="0"/>
          <w:marBottom w:val="0"/>
          <w:divBdr>
            <w:top w:val="none" w:sz="0" w:space="0" w:color="auto"/>
            <w:left w:val="none" w:sz="0" w:space="0" w:color="auto"/>
            <w:bottom w:val="none" w:sz="0" w:space="0" w:color="auto"/>
            <w:right w:val="none" w:sz="0" w:space="0" w:color="auto"/>
          </w:divBdr>
        </w:div>
        <w:div w:id="1847286117">
          <w:marLeft w:val="480"/>
          <w:marRight w:val="0"/>
          <w:marTop w:val="0"/>
          <w:marBottom w:val="0"/>
          <w:divBdr>
            <w:top w:val="none" w:sz="0" w:space="0" w:color="auto"/>
            <w:left w:val="none" w:sz="0" w:space="0" w:color="auto"/>
            <w:bottom w:val="none" w:sz="0" w:space="0" w:color="auto"/>
            <w:right w:val="none" w:sz="0" w:space="0" w:color="auto"/>
          </w:divBdr>
        </w:div>
        <w:div w:id="1183977685">
          <w:marLeft w:val="480"/>
          <w:marRight w:val="0"/>
          <w:marTop w:val="0"/>
          <w:marBottom w:val="0"/>
          <w:divBdr>
            <w:top w:val="none" w:sz="0" w:space="0" w:color="auto"/>
            <w:left w:val="none" w:sz="0" w:space="0" w:color="auto"/>
            <w:bottom w:val="none" w:sz="0" w:space="0" w:color="auto"/>
            <w:right w:val="none" w:sz="0" w:space="0" w:color="auto"/>
          </w:divBdr>
        </w:div>
        <w:div w:id="1995723443">
          <w:marLeft w:val="480"/>
          <w:marRight w:val="0"/>
          <w:marTop w:val="0"/>
          <w:marBottom w:val="0"/>
          <w:divBdr>
            <w:top w:val="none" w:sz="0" w:space="0" w:color="auto"/>
            <w:left w:val="none" w:sz="0" w:space="0" w:color="auto"/>
            <w:bottom w:val="none" w:sz="0" w:space="0" w:color="auto"/>
            <w:right w:val="none" w:sz="0" w:space="0" w:color="auto"/>
          </w:divBdr>
        </w:div>
        <w:div w:id="1154953089">
          <w:marLeft w:val="480"/>
          <w:marRight w:val="0"/>
          <w:marTop w:val="0"/>
          <w:marBottom w:val="0"/>
          <w:divBdr>
            <w:top w:val="none" w:sz="0" w:space="0" w:color="auto"/>
            <w:left w:val="none" w:sz="0" w:space="0" w:color="auto"/>
            <w:bottom w:val="none" w:sz="0" w:space="0" w:color="auto"/>
            <w:right w:val="none" w:sz="0" w:space="0" w:color="auto"/>
          </w:divBdr>
        </w:div>
        <w:div w:id="248737536">
          <w:marLeft w:val="480"/>
          <w:marRight w:val="0"/>
          <w:marTop w:val="0"/>
          <w:marBottom w:val="0"/>
          <w:divBdr>
            <w:top w:val="none" w:sz="0" w:space="0" w:color="auto"/>
            <w:left w:val="none" w:sz="0" w:space="0" w:color="auto"/>
            <w:bottom w:val="none" w:sz="0" w:space="0" w:color="auto"/>
            <w:right w:val="none" w:sz="0" w:space="0" w:color="auto"/>
          </w:divBdr>
        </w:div>
        <w:div w:id="1689986994">
          <w:marLeft w:val="480"/>
          <w:marRight w:val="0"/>
          <w:marTop w:val="0"/>
          <w:marBottom w:val="0"/>
          <w:divBdr>
            <w:top w:val="none" w:sz="0" w:space="0" w:color="auto"/>
            <w:left w:val="none" w:sz="0" w:space="0" w:color="auto"/>
            <w:bottom w:val="none" w:sz="0" w:space="0" w:color="auto"/>
            <w:right w:val="none" w:sz="0" w:space="0" w:color="auto"/>
          </w:divBdr>
        </w:div>
        <w:div w:id="606886347">
          <w:marLeft w:val="480"/>
          <w:marRight w:val="0"/>
          <w:marTop w:val="0"/>
          <w:marBottom w:val="0"/>
          <w:divBdr>
            <w:top w:val="none" w:sz="0" w:space="0" w:color="auto"/>
            <w:left w:val="none" w:sz="0" w:space="0" w:color="auto"/>
            <w:bottom w:val="none" w:sz="0" w:space="0" w:color="auto"/>
            <w:right w:val="none" w:sz="0" w:space="0" w:color="auto"/>
          </w:divBdr>
        </w:div>
        <w:div w:id="135534068">
          <w:marLeft w:val="480"/>
          <w:marRight w:val="0"/>
          <w:marTop w:val="0"/>
          <w:marBottom w:val="0"/>
          <w:divBdr>
            <w:top w:val="none" w:sz="0" w:space="0" w:color="auto"/>
            <w:left w:val="none" w:sz="0" w:space="0" w:color="auto"/>
            <w:bottom w:val="none" w:sz="0" w:space="0" w:color="auto"/>
            <w:right w:val="none" w:sz="0" w:space="0" w:color="auto"/>
          </w:divBdr>
        </w:div>
        <w:div w:id="2089762053">
          <w:marLeft w:val="480"/>
          <w:marRight w:val="0"/>
          <w:marTop w:val="0"/>
          <w:marBottom w:val="0"/>
          <w:divBdr>
            <w:top w:val="none" w:sz="0" w:space="0" w:color="auto"/>
            <w:left w:val="none" w:sz="0" w:space="0" w:color="auto"/>
            <w:bottom w:val="none" w:sz="0" w:space="0" w:color="auto"/>
            <w:right w:val="none" w:sz="0" w:space="0" w:color="auto"/>
          </w:divBdr>
        </w:div>
        <w:div w:id="1523475803">
          <w:marLeft w:val="480"/>
          <w:marRight w:val="0"/>
          <w:marTop w:val="0"/>
          <w:marBottom w:val="0"/>
          <w:divBdr>
            <w:top w:val="none" w:sz="0" w:space="0" w:color="auto"/>
            <w:left w:val="none" w:sz="0" w:space="0" w:color="auto"/>
            <w:bottom w:val="none" w:sz="0" w:space="0" w:color="auto"/>
            <w:right w:val="none" w:sz="0" w:space="0" w:color="auto"/>
          </w:divBdr>
        </w:div>
        <w:div w:id="1333609802">
          <w:marLeft w:val="480"/>
          <w:marRight w:val="0"/>
          <w:marTop w:val="0"/>
          <w:marBottom w:val="0"/>
          <w:divBdr>
            <w:top w:val="none" w:sz="0" w:space="0" w:color="auto"/>
            <w:left w:val="none" w:sz="0" w:space="0" w:color="auto"/>
            <w:bottom w:val="none" w:sz="0" w:space="0" w:color="auto"/>
            <w:right w:val="none" w:sz="0" w:space="0" w:color="auto"/>
          </w:divBdr>
        </w:div>
        <w:div w:id="298649478">
          <w:marLeft w:val="480"/>
          <w:marRight w:val="0"/>
          <w:marTop w:val="0"/>
          <w:marBottom w:val="0"/>
          <w:divBdr>
            <w:top w:val="none" w:sz="0" w:space="0" w:color="auto"/>
            <w:left w:val="none" w:sz="0" w:space="0" w:color="auto"/>
            <w:bottom w:val="none" w:sz="0" w:space="0" w:color="auto"/>
            <w:right w:val="none" w:sz="0" w:space="0" w:color="auto"/>
          </w:divBdr>
        </w:div>
        <w:div w:id="1621064879">
          <w:marLeft w:val="480"/>
          <w:marRight w:val="0"/>
          <w:marTop w:val="0"/>
          <w:marBottom w:val="0"/>
          <w:divBdr>
            <w:top w:val="none" w:sz="0" w:space="0" w:color="auto"/>
            <w:left w:val="none" w:sz="0" w:space="0" w:color="auto"/>
            <w:bottom w:val="none" w:sz="0" w:space="0" w:color="auto"/>
            <w:right w:val="none" w:sz="0" w:space="0" w:color="auto"/>
          </w:divBdr>
        </w:div>
        <w:div w:id="998339139">
          <w:marLeft w:val="480"/>
          <w:marRight w:val="0"/>
          <w:marTop w:val="0"/>
          <w:marBottom w:val="0"/>
          <w:divBdr>
            <w:top w:val="none" w:sz="0" w:space="0" w:color="auto"/>
            <w:left w:val="none" w:sz="0" w:space="0" w:color="auto"/>
            <w:bottom w:val="none" w:sz="0" w:space="0" w:color="auto"/>
            <w:right w:val="none" w:sz="0" w:space="0" w:color="auto"/>
          </w:divBdr>
        </w:div>
        <w:div w:id="1807315765">
          <w:marLeft w:val="480"/>
          <w:marRight w:val="0"/>
          <w:marTop w:val="0"/>
          <w:marBottom w:val="0"/>
          <w:divBdr>
            <w:top w:val="none" w:sz="0" w:space="0" w:color="auto"/>
            <w:left w:val="none" w:sz="0" w:space="0" w:color="auto"/>
            <w:bottom w:val="none" w:sz="0" w:space="0" w:color="auto"/>
            <w:right w:val="none" w:sz="0" w:space="0" w:color="auto"/>
          </w:divBdr>
        </w:div>
        <w:div w:id="1817649896">
          <w:marLeft w:val="480"/>
          <w:marRight w:val="0"/>
          <w:marTop w:val="0"/>
          <w:marBottom w:val="0"/>
          <w:divBdr>
            <w:top w:val="none" w:sz="0" w:space="0" w:color="auto"/>
            <w:left w:val="none" w:sz="0" w:space="0" w:color="auto"/>
            <w:bottom w:val="none" w:sz="0" w:space="0" w:color="auto"/>
            <w:right w:val="none" w:sz="0" w:space="0" w:color="auto"/>
          </w:divBdr>
        </w:div>
        <w:div w:id="1825923910">
          <w:marLeft w:val="480"/>
          <w:marRight w:val="0"/>
          <w:marTop w:val="0"/>
          <w:marBottom w:val="0"/>
          <w:divBdr>
            <w:top w:val="none" w:sz="0" w:space="0" w:color="auto"/>
            <w:left w:val="none" w:sz="0" w:space="0" w:color="auto"/>
            <w:bottom w:val="none" w:sz="0" w:space="0" w:color="auto"/>
            <w:right w:val="none" w:sz="0" w:space="0" w:color="auto"/>
          </w:divBdr>
        </w:div>
        <w:div w:id="976255834">
          <w:marLeft w:val="480"/>
          <w:marRight w:val="0"/>
          <w:marTop w:val="0"/>
          <w:marBottom w:val="0"/>
          <w:divBdr>
            <w:top w:val="none" w:sz="0" w:space="0" w:color="auto"/>
            <w:left w:val="none" w:sz="0" w:space="0" w:color="auto"/>
            <w:bottom w:val="none" w:sz="0" w:space="0" w:color="auto"/>
            <w:right w:val="none" w:sz="0" w:space="0" w:color="auto"/>
          </w:divBdr>
        </w:div>
      </w:divsChild>
    </w:div>
    <w:div w:id="102000412">
      <w:bodyDiv w:val="1"/>
      <w:marLeft w:val="0"/>
      <w:marRight w:val="0"/>
      <w:marTop w:val="0"/>
      <w:marBottom w:val="0"/>
      <w:divBdr>
        <w:top w:val="none" w:sz="0" w:space="0" w:color="auto"/>
        <w:left w:val="none" w:sz="0" w:space="0" w:color="auto"/>
        <w:bottom w:val="none" w:sz="0" w:space="0" w:color="auto"/>
        <w:right w:val="none" w:sz="0" w:space="0" w:color="auto"/>
      </w:divBdr>
    </w:div>
    <w:div w:id="102115605">
      <w:bodyDiv w:val="1"/>
      <w:marLeft w:val="0"/>
      <w:marRight w:val="0"/>
      <w:marTop w:val="0"/>
      <w:marBottom w:val="0"/>
      <w:divBdr>
        <w:top w:val="none" w:sz="0" w:space="0" w:color="auto"/>
        <w:left w:val="none" w:sz="0" w:space="0" w:color="auto"/>
        <w:bottom w:val="none" w:sz="0" w:space="0" w:color="auto"/>
        <w:right w:val="none" w:sz="0" w:space="0" w:color="auto"/>
      </w:divBdr>
    </w:div>
    <w:div w:id="102263781">
      <w:bodyDiv w:val="1"/>
      <w:marLeft w:val="0"/>
      <w:marRight w:val="0"/>
      <w:marTop w:val="0"/>
      <w:marBottom w:val="0"/>
      <w:divBdr>
        <w:top w:val="none" w:sz="0" w:space="0" w:color="auto"/>
        <w:left w:val="none" w:sz="0" w:space="0" w:color="auto"/>
        <w:bottom w:val="none" w:sz="0" w:space="0" w:color="auto"/>
        <w:right w:val="none" w:sz="0" w:space="0" w:color="auto"/>
      </w:divBdr>
    </w:div>
    <w:div w:id="102383074">
      <w:bodyDiv w:val="1"/>
      <w:marLeft w:val="0"/>
      <w:marRight w:val="0"/>
      <w:marTop w:val="0"/>
      <w:marBottom w:val="0"/>
      <w:divBdr>
        <w:top w:val="none" w:sz="0" w:space="0" w:color="auto"/>
        <w:left w:val="none" w:sz="0" w:space="0" w:color="auto"/>
        <w:bottom w:val="none" w:sz="0" w:space="0" w:color="auto"/>
        <w:right w:val="none" w:sz="0" w:space="0" w:color="auto"/>
      </w:divBdr>
    </w:div>
    <w:div w:id="102577528">
      <w:bodyDiv w:val="1"/>
      <w:marLeft w:val="0"/>
      <w:marRight w:val="0"/>
      <w:marTop w:val="0"/>
      <w:marBottom w:val="0"/>
      <w:divBdr>
        <w:top w:val="none" w:sz="0" w:space="0" w:color="auto"/>
        <w:left w:val="none" w:sz="0" w:space="0" w:color="auto"/>
        <w:bottom w:val="none" w:sz="0" w:space="0" w:color="auto"/>
        <w:right w:val="none" w:sz="0" w:space="0" w:color="auto"/>
      </w:divBdr>
    </w:div>
    <w:div w:id="102771427">
      <w:bodyDiv w:val="1"/>
      <w:marLeft w:val="0"/>
      <w:marRight w:val="0"/>
      <w:marTop w:val="0"/>
      <w:marBottom w:val="0"/>
      <w:divBdr>
        <w:top w:val="none" w:sz="0" w:space="0" w:color="auto"/>
        <w:left w:val="none" w:sz="0" w:space="0" w:color="auto"/>
        <w:bottom w:val="none" w:sz="0" w:space="0" w:color="auto"/>
        <w:right w:val="none" w:sz="0" w:space="0" w:color="auto"/>
      </w:divBdr>
    </w:div>
    <w:div w:id="102775593">
      <w:bodyDiv w:val="1"/>
      <w:marLeft w:val="0"/>
      <w:marRight w:val="0"/>
      <w:marTop w:val="0"/>
      <w:marBottom w:val="0"/>
      <w:divBdr>
        <w:top w:val="none" w:sz="0" w:space="0" w:color="auto"/>
        <w:left w:val="none" w:sz="0" w:space="0" w:color="auto"/>
        <w:bottom w:val="none" w:sz="0" w:space="0" w:color="auto"/>
        <w:right w:val="none" w:sz="0" w:space="0" w:color="auto"/>
      </w:divBdr>
    </w:div>
    <w:div w:id="102843730">
      <w:bodyDiv w:val="1"/>
      <w:marLeft w:val="0"/>
      <w:marRight w:val="0"/>
      <w:marTop w:val="0"/>
      <w:marBottom w:val="0"/>
      <w:divBdr>
        <w:top w:val="none" w:sz="0" w:space="0" w:color="auto"/>
        <w:left w:val="none" w:sz="0" w:space="0" w:color="auto"/>
        <w:bottom w:val="none" w:sz="0" w:space="0" w:color="auto"/>
        <w:right w:val="none" w:sz="0" w:space="0" w:color="auto"/>
      </w:divBdr>
    </w:div>
    <w:div w:id="102917204">
      <w:bodyDiv w:val="1"/>
      <w:marLeft w:val="0"/>
      <w:marRight w:val="0"/>
      <w:marTop w:val="0"/>
      <w:marBottom w:val="0"/>
      <w:divBdr>
        <w:top w:val="none" w:sz="0" w:space="0" w:color="auto"/>
        <w:left w:val="none" w:sz="0" w:space="0" w:color="auto"/>
        <w:bottom w:val="none" w:sz="0" w:space="0" w:color="auto"/>
        <w:right w:val="none" w:sz="0" w:space="0" w:color="auto"/>
      </w:divBdr>
    </w:div>
    <w:div w:id="102959887">
      <w:bodyDiv w:val="1"/>
      <w:marLeft w:val="0"/>
      <w:marRight w:val="0"/>
      <w:marTop w:val="0"/>
      <w:marBottom w:val="0"/>
      <w:divBdr>
        <w:top w:val="none" w:sz="0" w:space="0" w:color="auto"/>
        <w:left w:val="none" w:sz="0" w:space="0" w:color="auto"/>
        <w:bottom w:val="none" w:sz="0" w:space="0" w:color="auto"/>
        <w:right w:val="none" w:sz="0" w:space="0" w:color="auto"/>
      </w:divBdr>
    </w:div>
    <w:div w:id="103037743">
      <w:bodyDiv w:val="1"/>
      <w:marLeft w:val="0"/>
      <w:marRight w:val="0"/>
      <w:marTop w:val="0"/>
      <w:marBottom w:val="0"/>
      <w:divBdr>
        <w:top w:val="none" w:sz="0" w:space="0" w:color="auto"/>
        <w:left w:val="none" w:sz="0" w:space="0" w:color="auto"/>
        <w:bottom w:val="none" w:sz="0" w:space="0" w:color="auto"/>
        <w:right w:val="none" w:sz="0" w:space="0" w:color="auto"/>
      </w:divBdr>
    </w:div>
    <w:div w:id="103160312">
      <w:bodyDiv w:val="1"/>
      <w:marLeft w:val="0"/>
      <w:marRight w:val="0"/>
      <w:marTop w:val="0"/>
      <w:marBottom w:val="0"/>
      <w:divBdr>
        <w:top w:val="none" w:sz="0" w:space="0" w:color="auto"/>
        <w:left w:val="none" w:sz="0" w:space="0" w:color="auto"/>
        <w:bottom w:val="none" w:sz="0" w:space="0" w:color="auto"/>
        <w:right w:val="none" w:sz="0" w:space="0" w:color="auto"/>
      </w:divBdr>
    </w:div>
    <w:div w:id="103379007">
      <w:bodyDiv w:val="1"/>
      <w:marLeft w:val="0"/>
      <w:marRight w:val="0"/>
      <w:marTop w:val="0"/>
      <w:marBottom w:val="0"/>
      <w:divBdr>
        <w:top w:val="none" w:sz="0" w:space="0" w:color="auto"/>
        <w:left w:val="none" w:sz="0" w:space="0" w:color="auto"/>
        <w:bottom w:val="none" w:sz="0" w:space="0" w:color="auto"/>
        <w:right w:val="none" w:sz="0" w:space="0" w:color="auto"/>
      </w:divBdr>
    </w:div>
    <w:div w:id="103428792">
      <w:bodyDiv w:val="1"/>
      <w:marLeft w:val="0"/>
      <w:marRight w:val="0"/>
      <w:marTop w:val="0"/>
      <w:marBottom w:val="0"/>
      <w:divBdr>
        <w:top w:val="none" w:sz="0" w:space="0" w:color="auto"/>
        <w:left w:val="none" w:sz="0" w:space="0" w:color="auto"/>
        <w:bottom w:val="none" w:sz="0" w:space="0" w:color="auto"/>
        <w:right w:val="none" w:sz="0" w:space="0" w:color="auto"/>
      </w:divBdr>
    </w:div>
    <w:div w:id="103501403">
      <w:bodyDiv w:val="1"/>
      <w:marLeft w:val="0"/>
      <w:marRight w:val="0"/>
      <w:marTop w:val="0"/>
      <w:marBottom w:val="0"/>
      <w:divBdr>
        <w:top w:val="none" w:sz="0" w:space="0" w:color="auto"/>
        <w:left w:val="none" w:sz="0" w:space="0" w:color="auto"/>
        <w:bottom w:val="none" w:sz="0" w:space="0" w:color="auto"/>
        <w:right w:val="none" w:sz="0" w:space="0" w:color="auto"/>
      </w:divBdr>
    </w:div>
    <w:div w:id="103501770">
      <w:bodyDiv w:val="1"/>
      <w:marLeft w:val="0"/>
      <w:marRight w:val="0"/>
      <w:marTop w:val="0"/>
      <w:marBottom w:val="0"/>
      <w:divBdr>
        <w:top w:val="none" w:sz="0" w:space="0" w:color="auto"/>
        <w:left w:val="none" w:sz="0" w:space="0" w:color="auto"/>
        <w:bottom w:val="none" w:sz="0" w:space="0" w:color="auto"/>
        <w:right w:val="none" w:sz="0" w:space="0" w:color="auto"/>
      </w:divBdr>
    </w:div>
    <w:div w:id="103574001">
      <w:bodyDiv w:val="1"/>
      <w:marLeft w:val="0"/>
      <w:marRight w:val="0"/>
      <w:marTop w:val="0"/>
      <w:marBottom w:val="0"/>
      <w:divBdr>
        <w:top w:val="none" w:sz="0" w:space="0" w:color="auto"/>
        <w:left w:val="none" w:sz="0" w:space="0" w:color="auto"/>
        <w:bottom w:val="none" w:sz="0" w:space="0" w:color="auto"/>
        <w:right w:val="none" w:sz="0" w:space="0" w:color="auto"/>
      </w:divBdr>
    </w:div>
    <w:div w:id="103574358">
      <w:bodyDiv w:val="1"/>
      <w:marLeft w:val="0"/>
      <w:marRight w:val="0"/>
      <w:marTop w:val="0"/>
      <w:marBottom w:val="0"/>
      <w:divBdr>
        <w:top w:val="none" w:sz="0" w:space="0" w:color="auto"/>
        <w:left w:val="none" w:sz="0" w:space="0" w:color="auto"/>
        <w:bottom w:val="none" w:sz="0" w:space="0" w:color="auto"/>
        <w:right w:val="none" w:sz="0" w:space="0" w:color="auto"/>
      </w:divBdr>
    </w:div>
    <w:div w:id="103617060">
      <w:bodyDiv w:val="1"/>
      <w:marLeft w:val="0"/>
      <w:marRight w:val="0"/>
      <w:marTop w:val="0"/>
      <w:marBottom w:val="0"/>
      <w:divBdr>
        <w:top w:val="none" w:sz="0" w:space="0" w:color="auto"/>
        <w:left w:val="none" w:sz="0" w:space="0" w:color="auto"/>
        <w:bottom w:val="none" w:sz="0" w:space="0" w:color="auto"/>
        <w:right w:val="none" w:sz="0" w:space="0" w:color="auto"/>
      </w:divBdr>
    </w:div>
    <w:div w:id="103619729">
      <w:bodyDiv w:val="1"/>
      <w:marLeft w:val="0"/>
      <w:marRight w:val="0"/>
      <w:marTop w:val="0"/>
      <w:marBottom w:val="0"/>
      <w:divBdr>
        <w:top w:val="none" w:sz="0" w:space="0" w:color="auto"/>
        <w:left w:val="none" w:sz="0" w:space="0" w:color="auto"/>
        <w:bottom w:val="none" w:sz="0" w:space="0" w:color="auto"/>
        <w:right w:val="none" w:sz="0" w:space="0" w:color="auto"/>
      </w:divBdr>
      <w:divsChild>
        <w:div w:id="27337484">
          <w:marLeft w:val="480"/>
          <w:marRight w:val="0"/>
          <w:marTop w:val="0"/>
          <w:marBottom w:val="0"/>
          <w:divBdr>
            <w:top w:val="none" w:sz="0" w:space="0" w:color="auto"/>
            <w:left w:val="none" w:sz="0" w:space="0" w:color="auto"/>
            <w:bottom w:val="none" w:sz="0" w:space="0" w:color="auto"/>
            <w:right w:val="none" w:sz="0" w:space="0" w:color="auto"/>
          </w:divBdr>
        </w:div>
        <w:div w:id="56323004">
          <w:marLeft w:val="480"/>
          <w:marRight w:val="0"/>
          <w:marTop w:val="0"/>
          <w:marBottom w:val="0"/>
          <w:divBdr>
            <w:top w:val="none" w:sz="0" w:space="0" w:color="auto"/>
            <w:left w:val="none" w:sz="0" w:space="0" w:color="auto"/>
            <w:bottom w:val="none" w:sz="0" w:space="0" w:color="auto"/>
            <w:right w:val="none" w:sz="0" w:space="0" w:color="auto"/>
          </w:divBdr>
        </w:div>
        <w:div w:id="117186151">
          <w:marLeft w:val="480"/>
          <w:marRight w:val="0"/>
          <w:marTop w:val="0"/>
          <w:marBottom w:val="0"/>
          <w:divBdr>
            <w:top w:val="none" w:sz="0" w:space="0" w:color="auto"/>
            <w:left w:val="none" w:sz="0" w:space="0" w:color="auto"/>
            <w:bottom w:val="none" w:sz="0" w:space="0" w:color="auto"/>
            <w:right w:val="none" w:sz="0" w:space="0" w:color="auto"/>
          </w:divBdr>
        </w:div>
        <w:div w:id="146754154">
          <w:marLeft w:val="480"/>
          <w:marRight w:val="0"/>
          <w:marTop w:val="0"/>
          <w:marBottom w:val="0"/>
          <w:divBdr>
            <w:top w:val="none" w:sz="0" w:space="0" w:color="auto"/>
            <w:left w:val="none" w:sz="0" w:space="0" w:color="auto"/>
            <w:bottom w:val="none" w:sz="0" w:space="0" w:color="auto"/>
            <w:right w:val="none" w:sz="0" w:space="0" w:color="auto"/>
          </w:divBdr>
        </w:div>
        <w:div w:id="168719144">
          <w:marLeft w:val="480"/>
          <w:marRight w:val="0"/>
          <w:marTop w:val="0"/>
          <w:marBottom w:val="0"/>
          <w:divBdr>
            <w:top w:val="none" w:sz="0" w:space="0" w:color="auto"/>
            <w:left w:val="none" w:sz="0" w:space="0" w:color="auto"/>
            <w:bottom w:val="none" w:sz="0" w:space="0" w:color="auto"/>
            <w:right w:val="none" w:sz="0" w:space="0" w:color="auto"/>
          </w:divBdr>
        </w:div>
        <w:div w:id="204760219">
          <w:marLeft w:val="480"/>
          <w:marRight w:val="0"/>
          <w:marTop w:val="0"/>
          <w:marBottom w:val="0"/>
          <w:divBdr>
            <w:top w:val="none" w:sz="0" w:space="0" w:color="auto"/>
            <w:left w:val="none" w:sz="0" w:space="0" w:color="auto"/>
            <w:bottom w:val="none" w:sz="0" w:space="0" w:color="auto"/>
            <w:right w:val="none" w:sz="0" w:space="0" w:color="auto"/>
          </w:divBdr>
        </w:div>
        <w:div w:id="305479731">
          <w:marLeft w:val="480"/>
          <w:marRight w:val="0"/>
          <w:marTop w:val="0"/>
          <w:marBottom w:val="0"/>
          <w:divBdr>
            <w:top w:val="none" w:sz="0" w:space="0" w:color="auto"/>
            <w:left w:val="none" w:sz="0" w:space="0" w:color="auto"/>
            <w:bottom w:val="none" w:sz="0" w:space="0" w:color="auto"/>
            <w:right w:val="none" w:sz="0" w:space="0" w:color="auto"/>
          </w:divBdr>
        </w:div>
        <w:div w:id="331447976">
          <w:marLeft w:val="480"/>
          <w:marRight w:val="0"/>
          <w:marTop w:val="0"/>
          <w:marBottom w:val="0"/>
          <w:divBdr>
            <w:top w:val="none" w:sz="0" w:space="0" w:color="auto"/>
            <w:left w:val="none" w:sz="0" w:space="0" w:color="auto"/>
            <w:bottom w:val="none" w:sz="0" w:space="0" w:color="auto"/>
            <w:right w:val="none" w:sz="0" w:space="0" w:color="auto"/>
          </w:divBdr>
        </w:div>
        <w:div w:id="405423920">
          <w:marLeft w:val="480"/>
          <w:marRight w:val="0"/>
          <w:marTop w:val="0"/>
          <w:marBottom w:val="0"/>
          <w:divBdr>
            <w:top w:val="none" w:sz="0" w:space="0" w:color="auto"/>
            <w:left w:val="none" w:sz="0" w:space="0" w:color="auto"/>
            <w:bottom w:val="none" w:sz="0" w:space="0" w:color="auto"/>
            <w:right w:val="none" w:sz="0" w:space="0" w:color="auto"/>
          </w:divBdr>
        </w:div>
        <w:div w:id="447356737">
          <w:marLeft w:val="480"/>
          <w:marRight w:val="0"/>
          <w:marTop w:val="0"/>
          <w:marBottom w:val="0"/>
          <w:divBdr>
            <w:top w:val="none" w:sz="0" w:space="0" w:color="auto"/>
            <w:left w:val="none" w:sz="0" w:space="0" w:color="auto"/>
            <w:bottom w:val="none" w:sz="0" w:space="0" w:color="auto"/>
            <w:right w:val="none" w:sz="0" w:space="0" w:color="auto"/>
          </w:divBdr>
        </w:div>
        <w:div w:id="497842416">
          <w:marLeft w:val="480"/>
          <w:marRight w:val="0"/>
          <w:marTop w:val="0"/>
          <w:marBottom w:val="0"/>
          <w:divBdr>
            <w:top w:val="none" w:sz="0" w:space="0" w:color="auto"/>
            <w:left w:val="none" w:sz="0" w:space="0" w:color="auto"/>
            <w:bottom w:val="none" w:sz="0" w:space="0" w:color="auto"/>
            <w:right w:val="none" w:sz="0" w:space="0" w:color="auto"/>
          </w:divBdr>
        </w:div>
        <w:div w:id="536550819">
          <w:marLeft w:val="480"/>
          <w:marRight w:val="0"/>
          <w:marTop w:val="0"/>
          <w:marBottom w:val="0"/>
          <w:divBdr>
            <w:top w:val="none" w:sz="0" w:space="0" w:color="auto"/>
            <w:left w:val="none" w:sz="0" w:space="0" w:color="auto"/>
            <w:bottom w:val="none" w:sz="0" w:space="0" w:color="auto"/>
            <w:right w:val="none" w:sz="0" w:space="0" w:color="auto"/>
          </w:divBdr>
        </w:div>
        <w:div w:id="564533903">
          <w:marLeft w:val="480"/>
          <w:marRight w:val="0"/>
          <w:marTop w:val="0"/>
          <w:marBottom w:val="0"/>
          <w:divBdr>
            <w:top w:val="none" w:sz="0" w:space="0" w:color="auto"/>
            <w:left w:val="none" w:sz="0" w:space="0" w:color="auto"/>
            <w:bottom w:val="none" w:sz="0" w:space="0" w:color="auto"/>
            <w:right w:val="none" w:sz="0" w:space="0" w:color="auto"/>
          </w:divBdr>
        </w:div>
        <w:div w:id="642273125">
          <w:marLeft w:val="480"/>
          <w:marRight w:val="0"/>
          <w:marTop w:val="0"/>
          <w:marBottom w:val="0"/>
          <w:divBdr>
            <w:top w:val="none" w:sz="0" w:space="0" w:color="auto"/>
            <w:left w:val="none" w:sz="0" w:space="0" w:color="auto"/>
            <w:bottom w:val="none" w:sz="0" w:space="0" w:color="auto"/>
            <w:right w:val="none" w:sz="0" w:space="0" w:color="auto"/>
          </w:divBdr>
        </w:div>
        <w:div w:id="773936093">
          <w:marLeft w:val="480"/>
          <w:marRight w:val="0"/>
          <w:marTop w:val="0"/>
          <w:marBottom w:val="0"/>
          <w:divBdr>
            <w:top w:val="none" w:sz="0" w:space="0" w:color="auto"/>
            <w:left w:val="none" w:sz="0" w:space="0" w:color="auto"/>
            <w:bottom w:val="none" w:sz="0" w:space="0" w:color="auto"/>
            <w:right w:val="none" w:sz="0" w:space="0" w:color="auto"/>
          </w:divBdr>
        </w:div>
        <w:div w:id="784888251">
          <w:marLeft w:val="480"/>
          <w:marRight w:val="0"/>
          <w:marTop w:val="0"/>
          <w:marBottom w:val="0"/>
          <w:divBdr>
            <w:top w:val="none" w:sz="0" w:space="0" w:color="auto"/>
            <w:left w:val="none" w:sz="0" w:space="0" w:color="auto"/>
            <w:bottom w:val="none" w:sz="0" w:space="0" w:color="auto"/>
            <w:right w:val="none" w:sz="0" w:space="0" w:color="auto"/>
          </w:divBdr>
        </w:div>
        <w:div w:id="802698418">
          <w:marLeft w:val="480"/>
          <w:marRight w:val="0"/>
          <w:marTop w:val="0"/>
          <w:marBottom w:val="0"/>
          <w:divBdr>
            <w:top w:val="none" w:sz="0" w:space="0" w:color="auto"/>
            <w:left w:val="none" w:sz="0" w:space="0" w:color="auto"/>
            <w:bottom w:val="none" w:sz="0" w:space="0" w:color="auto"/>
            <w:right w:val="none" w:sz="0" w:space="0" w:color="auto"/>
          </w:divBdr>
        </w:div>
        <w:div w:id="804393081">
          <w:marLeft w:val="480"/>
          <w:marRight w:val="0"/>
          <w:marTop w:val="0"/>
          <w:marBottom w:val="0"/>
          <w:divBdr>
            <w:top w:val="none" w:sz="0" w:space="0" w:color="auto"/>
            <w:left w:val="none" w:sz="0" w:space="0" w:color="auto"/>
            <w:bottom w:val="none" w:sz="0" w:space="0" w:color="auto"/>
            <w:right w:val="none" w:sz="0" w:space="0" w:color="auto"/>
          </w:divBdr>
        </w:div>
        <w:div w:id="827789796">
          <w:marLeft w:val="480"/>
          <w:marRight w:val="0"/>
          <w:marTop w:val="0"/>
          <w:marBottom w:val="0"/>
          <w:divBdr>
            <w:top w:val="none" w:sz="0" w:space="0" w:color="auto"/>
            <w:left w:val="none" w:sz="0" w:space="0" w:color="auto"/>
            <w:bottom w:val="none" w:sz="0" w:space="0" w:color="auto"/>
            <w:right w:val="none" w:sz="0" w:space="0" w:color="auto"/>
          </w:divBdr>
        </w:div>
        <w:div w:id="845947211">
          <w:marLeft w:val="480"/>
          <w:marRight w:val="0"/>
          <w:marTop w:val="0"/>
          <w:marBottom w:val="0"/>
          <w:divBdr>
            <w:top w:val="none" w:sz="0" w:space="0" w:color="auto"/>
            <w:left w:val="none" w:sz="0" w:space="0" w:color="auto"/>
            <w:bottom w:val="none" w:sz="0" w:space="0" w:color="auto"/>
            <w:right w:val="none" w:sz="0" w:space="0" w:color="auto"/>
          </w:divBdr>
        </w:div>
        <w:div w:id="854154256">
          <w:marLeft w:val="480"/>
          <w:marRight w:val="0"/>
          <w:marTop w:val="0"/>
          <w:marBottom w:val="0"/>
          <w:divBdr>
            <w:top w:val="none" w:sz="0" w:space="0" w:color="auto"/>
            <w:left w:val="none" w:sz="0" w:space="0" w:color="auto"/>
            <w:bottom w:val="none" w:sz="0" w:space="0" w:color="auto"/>
            <w:right w:val="none" w:sz="0" w:space="0" w:color="auto"/>
          </w:divBdr>
        </w:div>
        <w:div w:id="915438615">
          <w:marLeft w:val="480"/>
          <w:marRight w:val="0"/>
          <w:marTop w:val="0"/>
          <w:marBottom w:val="0"/>
          <w:divBdr>
            <w:top w:val="none" w:sz="0" w:space="0" w:color="auto"/>
            <w:left w:val="none" w:sz="0" w:space="0" w:color="auto"/>
            <w:bottom w:val="none" w:sz="0" w:space="0" w:color="auto"/>
            <w:right w:val="none" w:sz="0" w:space="0" w:color="auto"/>
          </w:divBdr>
        </w:div>
      </w:divsChild>
    </w:div>
    <w:div w:id="103814776">
      <w:bodyDiv w:val="1"/>
      <w:marLeft w:val="0"/>
      <w:marRight w:val="0"/>
      <w:marTop w:val="0"/>
      <w:marBottom w:val="0"/>
      <w:divBdr>
        <w:top w:val="none" w:sz="0" w:space="0" w:color="auto"/>
        <w:left w:val="none" w:sz="0" w:space="0" w:color="auto"/>
        <w:bottom w:val="none" w:sz="0" w:space="0" w:color="auto"/>
        <w:right w:val="none" w:sz="0" w:space="0" w:color="auto"/>
      </w:divBdr>
    </w:div>
    <w:div w:id="104036028">
      <w:bodyDiv w:val="1"/>
      <w:marLeft w:val="0"/>
      <w:marRight w:val="0"/>
      <w:marTop w:val="0"/>
      <w:marBottom w:val="0"/>
      <w:divBdr>
        <w:top w:val="none" w:sz="0" w:space="0" w:color="auto"/>
        <w:left w:val="none" w:sz="0" w:space="0" w:color="auto"/>
        <w:bottom w:val="none" w:sz="0" w:space="0" w:color="auto"/>
        <w:right w:val="none" w:sz="0" w:space="0" w:color="auto"/>
      </w:divBdr>
    </w:div>
    <w:div w:id="104036765">
      <w:bodyDiv w:val="1"/>
      <w:marLeft w:val="0"/>
      <w:marRight w:val="0"/>
      <w:marTop w:val="0"/>
      <w:marBottom w:val="0"/>
      <w:divBdr>
        <w:top w:val="none" w:sz="0" w:space="0" w:color="auto"/>
        <w:left w:val="none" w:sz="0" w:space="0" w:color="auto"/>
        <w:bottom w:val="none" w:sz="0" w:space="0" w:color="auto"/>
        <w:right w:val="none" w:sz="0" w:space="0" w:color="auto"/>
      </w:divBdr>
    </w:div>
    <w:div w:id="104037498">
      <w:bodyDiv w:val="1"/>
      <w:marLeft w:val="0"/>
      <w:marRight w:val="0"/>
      <w:marTop w:val="0"/>
      <w:marBottom w:val="0"/>
      <w:divBdr>
        <w:top w:val="none" w:sz="0" w:space="0" w:color="auto"/>
        <w:left w:val="none" w:sz="0" w:space="0" w:color="auto"/>
        <w:bottom w:val="none" w:sz="0" w:space="0" w:color="auto"/>
        <w:right w:val="none" w:sz="0" w:space="0" w:color="auto"/>
      </w:divBdr>
    </w:div>
    <w:div w:id="104077293">
      <w:bodyDiv w:val="1"/>
      <w:marLeft w:val="0"/>
      <w:marRight w:val="0"/>
      <w:marTop w:val="0"/>
      <w:marBottom w:val="0"/>
      <w:divBdr>
        <w:top w:val="none" w:sz="0" w:space="0" w:color="auto"/>
        <w:left w:val="none" w:sz="0" w:space="0" w:color="auto"/>
        <w:bottom w:val="none" w:sz="0" w:space="0" w:color="auto"/>
        <w:right w:val="none" w:sz="0" w:space="0" w:color="auto"/>
      </w:divBdr>
      <w:divsChild>
        <w:div w:id="19672500">
          <w:marLeft w:val="480"/>
          <w:marRight w:val="0"/>
          <w:marTop w:val="0"/>
          <w:marBottom w:val="0"/>
          <w:divBdr>
            <w:top w:val="none" w:sz="0" w:space="0" w:color="auto"/>
            <w:left w:val="none" w:sz="0" w:space="0" w:color="auto"/>
            <w:bottom w:val="none" w:sz="0" w:space="0" w:color="auto"/>
            <w:right w:val="none" w:sz="0" w:space="0" w:color="auto"/>
          </w:divBdr>
        </w:div>
        <w:div w:id="32927972">
          <w:marLeft w:val="480"/>
          <w:marRight w:val="0"/>
          <w:marTop w:val="0"/>
          <w:marBottom w:val="0"/>
          <w:divBdr>
            <w:top w:val="none" w:sz="0" w:space="0" w:color="auto"/>
            <w:left w:val="none" w:sz="0" w:space="0" w:color="auto"/>
            <w:bottom w:val="none" w:sz="0" w:space="0" w:color="auto"/>
            <w:right w:val="none" w:sz="0" w:space="0" w:color="auto"/>
          </w:divBdr>
        </w:div>
        <w:div w:id="44376562">
          <w:marLeft w:val="480"/>
          <w:marRight w:val="0"/>
          <w:marTop w:val="0"/>
          <w:marBottom w:val="0"/>
          <w:divBdr>
            <w:top w:val="none" w:sz="0" w:space="0" w:color="auto"/>
            <w:left w:val="none" w:sz="0" w:space="0" w:color="auto"/>
            <w:bottom w:val="none" w:sz="0" w:space="0" w:color="auto"/>
            <w:right w:val="none" w:sz="0" w:space="0" w:color="auto"/>
          </w:divBdr>
        </w:div>
        <w:div w:id="52388740">
          <w:marLeft w:val="480"/>
          <w:marRight w:val="0"/>
          <w:marTop w:val="0"/>
          <w:marBottom w:val="0"/>
          <w:divBdr>
            <w:top w:val="none" w:sz="0" w:space="0" w:color="auto"/>
            <w:left w:val="none" w:sz="0" w:space="0" w:color="auto"/>
            <w:bottom w:val="none" w:sz="0" w:space="0" w:color="auto"/>
            <w:right w:val="none" w:sz="0" w:space="0" w:color="auto"/>
          </w:divBdr>
        </w:div>
        <w:div w:id="203372159">
          <w:marLeft w:val="480"/>
          <w:marRight w:val="0"/>
          <w:marTop w:val="0"/>
          <w:marBottom w:val="0"/>
          <w:divBdr>
            <w:top w:val="none" w:sz="0" w:space="0" w:color="auto"/>
            <w:left w:val="none" w:sz="0" w:space="0" w:color="auto"/>
            <w:bottom w:val="none" w:sz="0" w:space="0" w:color="auto"/>
            <w:right w:val="none" w:sz="0" w:space="0" w:color="auto"/>
          </w:divBdr>
        </w:div>
        <w:div w:id="267741821">
          <w:marLeft w:val="480"/>
          <w:marRight w:val="0"/>
          <w:marTop w:val="0"/>
          <w:marBottom w:val="0"/>
          <w:divBdr>
            <w:top w:val="none" w:sz="0" w:space="0" w:color="auto"/>
            <w:left w:val="none" w:sz="0" w:space="0" w:color="auto"/>
            <w:bottom w:val="none" w:sz="0" w:space="0" w:color="auto"/>
            <w:right w:val="none" w:sz="0" w:space="0" w:color="auto"/>
          </w:divBdr>
        </w:div>
        <w:div w:id="289480209">
          <w:marLeft w:val="480"/>
          <w:marRight w:val="0"/>
          <w:marTop w:val="0"/>
          <w:marBottom w:val="0"/>
          <w:divBdr>
            <w:top w:val="none" w:sz="0" w:space="0" w:color="auto"/>
            <w:left w:val="none" w:sz="0" w:space="0" w:color="auto"/>
            <w:bottom w:val="none" w:sz="0" w:space="0" w:color="auto"/>
            <w:right w:val="none" w:sz="0" w:space="0" w:color="auto"/>
          </w:divBdr>
        </w:div>
        <w:div w:id="297149376">
          <w:marLeft w:val="480"/>
          <w:marRight w:val="0"/>
          <w:marTop w:val="0"/>
          <w:marBottom w:val="0"/>
          <w:divBdr>
            <w:top w:val="none" w:sz="0" w:space="0" w:color="auto"/>
            <w:left w:val="none" w:sz="0" w:space="0" w:color="auto"/>
            <w:bottom w:val="none" w:sz="0" w:space="0" w:color="auto"/>
            <w:right w:val="none" w:sz="0" w:space="0" w:color="auto"/>
          </w:divBdr>
        </w:div>
        <w:div w:id="316737610">
          <w:marLeft w:val="480"/>
          <w:marRight w:val="0"/>
          <w:marTop w:val="0"/>
          <w:marBottom w:val="0"/>
          <w:divBdr>
            <w:top w:val="none" w:sz="0" w:space="0" w:color="auto"/>
            <w:left w:val="none" w:sz="0" w:space="0" w:color="auto"/>
            <w:bottom w:val="none" w:sz="0" w:space="0" w:color="auto"/>
            <w:right w:val="none" w:sz="0" w:space="0" w:color="auto"/>
          </w:divBdr>
        </w:div>
        <w:div w:id="412288002">
          <w:marLeft w:val="480"/>
          <w:marRight w:val="0"/>
          <w:marTop w:val="0"/>
          <w:marBottom w:val="0"/>
          <w:divBdr>
            <w:top w:val="none" w:sz="0" w:space="0" w:color="auto"/>
            <w:left w:val="none" w:sz="0" w:space="0" w:color="auto"/>
            <w:bottom w:val="none" w:sz="0" w:space="0" w:color="auto"/>
            <w:right w:val="none" w:sz="0" w:space="0" w:color="auto"/>
          </w:divBdr>
        </w:div>
        <w:div w:id="523909259">
          <w:marLeft w:val="480"/>
          <w:marRight w:val="0"/>
          <w:marTop w:val="0"/>
          <w:marBottom w:val="0"/>
          <w:divBdr>
            <w:top w:val="none" w:sz="0" w:space="0" w:color="auto"/>
            <w:left w:val="none" w:sz="0" w:space="0" w:color="auto"/>
            <w:bottom w:val="none" w:sz="0" w:space="0" w:color="auto"/>
            <w:right w:val="none" w:sz="0" w:space="0" w:color="auto"/>
          </w:divBdr>
        </w:div>
        <w:div w:id="551188176">
          <w:marLeft w:val="480"/>
          <w:marRight w:val="0"/>
          <w:marTop w:val="0"/>
          <w:marBottom w:val="0"/>
          <w:divBdr>
            <w:top w:val="none" w:sz="0" w:space="0" w:color="auto"/>
            <w:left w:val="none" w:sz="0" w:space="0" w:color="auto"/>
            <w:bottom w:val="none" w:sz="0" w:space="0" w:color="auto"/>
            <w:right w:val="none" w:sz="0" w:space="0" w:color="auto"/>
          </w:divBdr>
        </w:div>
        <w:div w:id="560287989">
          <w:marLeft w:val="480"/>
          <w:marRight w:val="0"/>
          <w:marTop w:val="0"/>
          <w:marBottom w:val="0"/>
          <w:divBdr>
            <w:top w:val="none" w:sz="0" w:space="0" w:color="auto"/>
            <w:left w:val="none" w:sz="0" w:space="0" w:color="auto"/>
            <w:bottom w:val="none" w:sz="0" w:space="0" w:color="auto"/>
            <w:right w:val="none" w:sz="0" w:space="0" w:color="auto"/>
          </w:divBdr>
        </w:div>
        <w:div w:id="613828511">
          <w:marLeft w:val="480"/>
          <w:marRight w:val="0"/>
          <w:marTop w:val="0"/>
          <w:marBottom w:val="0"/>
          <w:divBdr>
            <w:top w:val="none" w:sz="0" w:space="0" w:color="auto"/>
            <w:left w:val="none" w:sz="0" w:space="0" w:color="auto"/>
            <w:bottom w:val="none" w:sz="0" w:space="0" w:color="auto"/>
            <w:right w:val="none" w:sz="0" w:space="0" w:color="auto"/>
          </w:divBdr>
        </w:div>
        <w:div w:id="638999689">
          <w:marLeft w:val="480"/>
          <w:marRight w:val="0"/>
          <w:marTop w:val="0"/>
          <w:marBottom w:val="0"/>
          <w:divBdr>
            <w:top w:val="none" w:sz="0" w:space="0" w:color="auto"/>
            <w:left w:val="none" w:sz="0" w:space="0" w:color="auto"/>
            <w:bottom w:val="none" w:sz="0" w:space="0" w:color="auto"/>
            <w:right w:val="none" w:sz="0" w:space="0" w:color="auto"/>
          </w:divBdr>
        </w:div>
        <w:div w:id="656539671">
          <w:marLeft w:val="480"/>
          <w:marRight w:val="0"/>
          <w:marTop w:val="0"/>
          <w:marBottom w:val="0"/>
          <w:divBdr>
            <w:top w:val="none" w:sz="0" w:space="0" w:color="auto"/>
            <w:left w:val="none" w:sz="0" w:space="0" w:color="auto"/>
            <w:bottom w:val="none" w:sz="0" w:space="0" w:color="auto"/>
            <w:right w:val="none" w:sz="0" w:space="0" w:color="auto"/>
          </w:divBdr>
        </w:div>
        <w:div w:id="774905044">
          <w:marLeft w:val="480"/>
          <w:marRight w:val="0"/>
          <w:marTop w:val="0"/>
          <w:marBottom w:val="0"/>
          <w:divBdr>
            <w:top w:val="none" w:sz="0" w:space="0" w:color="auto"/>
            <w:left w:val="none" w:sz="0" w:space="0" w:color="auto"/>
            <w:bottom w:val="none" w:sz="0" w:space="0" w:color="auto"/>
            <w:right w:val="none" w:sz="0" w:space="0" w:color="auto"/>
          </w:divBdr>
        </w:div>
        <w:div w:id="812410478">
          <w:marLeft w:val="480"/>
          <w:marRight w:val="0"/>
          <w:marTop w:val="0"/>
          <w:marBottom w:val="0"/>
          <w:divBdr>
            <w:top w:val="none" w:sz="0" w:space="0" w:color="auto"/>
            <w:left w:val="none" w:sz="0" w:space="0" w:color="auto"/>
            <w:bottom w:val="none" w:sz="0" w:space="0" w:color="auto"/>
            <w:right w:val="none" w:sz="0" w:space="0" w:color="auto"/>
          </w:divBdr>
        </w:div>
        <w:div w:id="885525951">
          <w:marLeft w:val="480"/>
          <w:marRight w:val="0"/>
          <w:marTop w:val="0"/>
          <w:marBottom w:val="0"/>
          <w:divBdr>
            <w:top w:val="none" w:sz="0" w:space="0" w:color="auto"/>
            <w:left w:val="none" w:sz="0" w:space="0" w:color="auto"/>
            <w:bottom w:val="none" w:sz="0" w:space="0" w:color="auto"/>
            <w:right w:val="none" w:sz="0" w:space="0" w:color="auto"/>
          </w:divBdr>
        </w:div>
        <w:div w:id="905916016">
          <w:marLeft w:val="480"/>
          <w:marRight w:val="0"/>
          <w:marTop w:val="0"/>
          <w:marBottom w:val="0"/>
          <w:divBdr>
            <w:top w:val="none" w:sz="0" w:space="0" w:color="auto"/>
            <w:left w:val="none" w:sz="0" w:space="0" w:color="auto"/>
            <w:bottom w:val="none" w:sz="0" w:space="0" w:color="auto"/>
            <w:right w:val="none" w:sz="0" w:space="0" w:color="auto"/>
          </w:divBdr>
        </w:div>
      </w:divsChild>
    </w:div>
    <w:div w:id="104158975">
      <w:bodyDiv w:val="1"/>
      <w:marLeft w:val="0"/>
      <w:marRight w:val="0"/>
      <w:marTop w:val="0"/>
      <w:marBottom w:val="0"/>
      <w:divBdr>
        <w:top w:val="none" w:sz="0" w:space="0" w:color="auto"/>
        <w:left w:val="none" w:sz="0" w:space="0" w:color="auto"/>
        <w:bottom w:val="none" w:sz="0" w:space="0" w:color="auto"/>
        <w:right w:val="none" w:sz="0" w:space="0" w:color="auto"/>
      </w:divBdr>
    </w:div>
    <w:div w:id="104279270">
      <w:bodyDiv w:val="1"/>
      <w:marLeft w:val="0"/>
      <w:marRight w:val="0"/>
      <w:marTop w:val="0"/>
      <w:marBottom w:val="0"/>
      <w:divBdr>
        <w:top w:val="none" w:sz="0" w:space="0" w:color="auto"/>
        <w:left w:val="none" w:sz="0" w:space="0" w:color="auto"/>
        <w:bottom w:val="none" w:sz="0" w:space="0" w:color="auto"/>
        <w:right w:val="none" w:sz="0" w:space="0" w:color="auto"/>
      </w:divBdr>
    </w:div>
    <w:div w:id="104351265">
      <w:bodyDiv w:val="1"/>
      <w:marLeft w:val="0"/>
      <w:marRight w:val="0"/>
      <w:marTop w:val="0"/>
      <w:marBottom w:val="0"/>
      <w:divBdr>
        <w:top w:val="none" w:sz="0" w:space="0" w:color="auto"/>
        <w:left w:val="none" w:sz="0" w:space="0" w:color="auto"/>
        <w:bottom w:val="none" w:sz="0" w:space="0" w:color="auto"/>
        <w:right w:val="none" w:sz="0" w:space="0" w:color="auto"/>
      </w:divBdr>
    </w:div>
    <w:div w:id="104354489">
      <w:bodyDiv w:val="1"/>
      <w:marLeft w:val="0"/>
      <w:marRight w:val="0"/>
      <w:marTop w:val="0"/>
      <w:marBottom w:val="0"/>
      <w:divBdr>
        <w:top w:val="none" w:sz="0" w:space="0" w:color="auto"/>
        <w:left w:val="none" w:sz="0" w:space="0" w:color="auto"/>
        <w:bottom w:val="none" w:sz="0" w:space="0" w:color="auto"/>
        <w:right w:val="none" w:sz="0" w:space="0" w:color="auto"/>
      </w:divBdr>
    </w:div>
    <w:div w:id="104496978">
      <w:bodyDiv w:val="1"/>
      <w:marLeft w:val="0"/>
      <w:marRight w:val="0"/>
      <w:marTop w:val="0"/>
      <w:marBottom w:val="0"/>
      <w:divBdr>
        <w:top w:val="none" w:sz="0" w:space="0" w:color="auto"/>
        <w:left w:val="none" w:sz="0" w:space="0" w:color="auto"/>
        <w:bottom w:val="none" w:sz="0" w:space="0" w:color="auto"/>
        <w:right w:val="none" w:sz="0" w:space="0" w:color="auto"/>
      </w:divBdr>
    </w:div>
    <w:div w:id="104539591">
      <w:bodyDiv w:val="1"/>
      <w:marLeft w:val="0"/>
      <w:marRight w:val="0"/>
      <w:marTop w:val="0"/>
      <w:marBottom w:val="0"/>
      <w:divBdr>
        <w:top w:val="none" w:sz="0" w:space="0" w:color="auto"/>
        <w:left w:val="none" w:sz="0" w:space="0" w:color="auto"/>
        <w:bottom w:val="none" w:sz="0" w:space="0" w:color="auto"/>
        <w:right w:val="none" w:sz="0" w:space="0" w:color="auto"/>
      </w:divBdr>
    </w:div>
    <w:div w:id="104544268">
      <w:bodyDiv w:val="1"/>
      <w:marLeft w:val="0"/>
      <w:marRight w:val="0"/>
      <w:marTop w:val="0"/>
      <w:marBottom w:val="0"/>
      <w:divBdr>
        <w:top w:val="none" w:sz="0" w:space="0" w:color="auto"/>
        <w:left w:val="none" w:sz="0" w:space="0" w:color="auto"/>
        <w:bottom w:val="none" w:sz="0" w:space="0" w:color="auto"/>
        <w:right w:val="none" w:sz="0" w:space="0" w:color="auto"/>
      </w:divBdr>
    </w:div>
    <w:div w:id="104735983">
      <w:bodyDiv w:val="1"/>
      <w:marLeft w:val="0"/>
      <w:marRight w:val="0"/>
      <w:marTop w:val="0"/>
      <w:marBottom w:val="0"/>
      <w:divBdr>
        <w:top w:val="none" w:sz="0" w:space="0" w:color="auto"/>
        <w:left w:val="none" w:sz="0" w:space="0" w:color="auto"/>
        <w:bottom w:val="none" w:sz="0" w:space="0" w:color="auto"/>
        <w:right w:val="none" w:sz="0" w:space="0" w:color="auto"/>
      </w:divBdr>
    </w:div>
    <w:div w:id="104930675">
      <w:bodyDiv w:val="1"/>
      <w:marLeft w:val="0"/>
      <w:marRight w:val="0"/>
      <w:marTop w:val="0"/>
      <w:marBottom w:val="0"/>
      <w:divBdr>
        <w:top w:val="none" w:sz="0" w:space="0" w:color="auto"/>
        <w:left w:val="none" w:sz="0" w:space="0" w:color="auto"/>
        <w:bottom w:val="none" w:sz="0" w:space="0" w:color="auto"/>
        <w:right w:val="none" w:sz="0" w:space="0" w:color="auto"/>
      </w:divBdr>
    </w:div>
    <w:div w:id="104934082">
      <w:bodyDiv w:val="1"/>
      <w:marLeft w:val="0"/>
      <w:marRight w:val="0"/>
      <w:marTop w:val="0"/>
      <w:marBottom w:val="0"/>
      <w:divBdr>
        <w:top w:val="none" w:sz="0" w:space="0" w:color="auto"/>
        <w:left w:val="none" w:sz="0" w:space="0" w:color="auto"/>
        <w:bottom w:val="none" w:sz="0" w:space="0" w:color="auto"/>
        <w:right w:val="none" w:sz="0" w:space="0" w:color="auto"/>
      </w:divBdr>
    </w:div>
    <w:div w:id="105008023">
      <w:bodyDiv w:val="1"/>
      <w:marLeft w:val="0"/>
      <w:marRight w:val="0"/>
      <w:marTop w:val="0"/>
      <w:marBottom w:val="0"/>
      <w:divBdr>
        <w:top w:val="none" w:sz="0" w:space="0" w:color="auto"/>
        <w:left w:val="none" w:sz="0" w:space="0" w:color="auto"/>
        <w:bottom w:val="none" w:sz="0" w:space="0" w:color="auto"/>
        <w:right w:val="none" w:sz="0" w:space="0" w:color="auto"/>
      </w:divBdr>
    </w:div>
    <w:div w:id="105126119">
      <w:bodyDiv w:val="1"/>
      <w:marLeft w:val="0"/>
      <w:marRight w:val="0"/>
      <w:marTop w:val="0"/>
      <w:marBottom w:val="0"/>
      <w:divBdr>
        <w:top w:val="none" w:sz="0" w:space="0" w:color="auto"/>
        <w:left w:val="none" w:sz="0" w:space="0" w:color="auto"/>
        <w:bottom w:val="none" w:sz="0" w:space="0" w:color="auto"/>
        <w:right w:val="none" w:sz="0" w:space="0" w:color="auto"/>
      </w:divBdr>
    </w:div>
    <w:div w:id="105201630">
      <w:bodyDiv w:val="1"/>
      <w:marLeft w:val="0"/>
      <w:marRight w:val="0"/>
      <w:marTop w:val="0"/>
      <w:marBottom w:val="0"/>
      <w:divBdr>
        <w:top w:val="none" w:sz="0" w:space="0" w:color="auto"/>
        <w:left w:val="none" w:sz="0" w:space="0" w:color="auto"/>
        <w:bottom w:val="none" w:sz="0" w:space="0" w:color="auto"/>
        <w:right w:val="none" w:sz="0" w:space="0" w:color="auto"/>
      </w:divBdr>
    </w:div>
    <w:div w:id="105270621">
      <w:bodyDiv w:val="1"/>
      <w:marLeft w:val="0"/>
      <w:marRight w:val="0"/>
      <w:marTop w:val="0"/>
      <w:marBottom w:val="0"/>
      <w:divBdr>
        <w:top w:val="none" w:sz="0" w:space="0" w:color="auto"/>
        <w:left w:val="none" w:sz="0" w:space="0" w:color="auto"/>
        <w:bottom w:val="none" w:sz="0" w:space="0" w:color="auto"/>
        <w:right w:val="none" w:sz="0" w:space="0" w:color="auto"/>
      </w:divBdr>
    </w:div>
    <w:div w:id="105278042">
      <w:bodyDiv w:val="1"/>
      <w:marLeft w:val="0"/>
      <w:marRight w:val="0"/>
      <w:marTop w:val="0"/>
      <w:marBottom w:val="0"/>
      <w:divBdr>
        <w:top w:val="none" w:sz="0" w:space="0" w:color="auto"/>
        <w:left w:val="none" w:sz="0" w:space="0" w:color="auto"/>
        <w:bottom w:val="none" w:sz="0" w:space="0" w:color="auto"/>
        <w:right w:val="none" w:sz="0" w:space="0" w:color="auto"/>
      </w:divBdr>
    </w:div>
    <w:div w:id="105391922">
      <w:bodyDiv w:val="1"/>
      <w:marLeft w:val="0"/>
      <w:marRight w:val="0"/>
      <w:marTop w:val="0"/>
      <w:marBottom w:val="0"/>
      <w:divBdr>
        <w:top w:val="none" w:sz="0" w:space="0" w:color="auto"/>
        <w:left w:val="none" w:sz="0" w:space="0" w:color="auto"/>
        <w:bottom w:val="none" w:sz="0" w:space="0" w:color="auto"/>
        <w:right w:val="none" w:sz="0" w:space="0" w:color="auto"/>
      </w:divBdr>
    </w:div>
    <w:div w:id="105588039">
      <w:bodyDiv w:val="1"/>
      <w:marLeft w:val="0"/>
      <w:marRight w:val="0"/>
      <w:marTop w:val="0"/>
      <w:marBottom w:val="0"/>
      <w:divBdr>
        <w:top w:val="none" w:sz="0" w:space="0" w:color="auto"/>
        <w:left w:val="none" w:sz="0" w:space="0" w:color="auto"/>
        <w:bottom w:val="none" w:sz="0" w:space="0" w:color="auto"/>
        <w:right w:val="none" w:sz="0" w:space="0" w:color="auto"/>
      </w:divBdr>
      <w:divsChild>
        <w:div w:id="30306241">
          <w:marLeft w:val="480"/>
          <w:marRight w:val="0"/>
          <w:marTop w:val="0"/>
          <w:marBottom w:val="0"/>
          <w:divBdr>
            <w:top w:val="none" w:sz="0" w:space="0" w:color="auto"/>
            <w:left w:val="none" w:sz="0" w:space="0" w:color="auto"/>
            <w:bottom w:val="none" w:sz="0" w:space="0" w:color="auto"/>
            <w:right w:val="none" w:sz="0" w:space="0" w:color="auto"/>
          </w:divBdr>
        </w:div>
        <w:div w:id="37707606">
          <w:marLeft w:val="480"/>
          <w:marRight w:val="0"/>
          <w:marTop w:val="0"/>
          <w:marBottom w:val="0"/>
          <w:divBdr>
            <w:top w:val="none" w:sz="0" w:space="0" w:color="auto"/>
            <w:left w:val="none" w:sz="0" w:space="0" w:color="auto"/>
            <w:bottom w:val="none" w:sz="0" w:space="0" w:color="auto"/>
            <w:right w:val="none" w:sz="0" w:space="0" w:color="auto"/>
          </w:divBdr>
        </w:div>
        <w:div w:id="45446833">
          <w:marLeft w:val="480"/>
          <w:marRight w:val="0"/>
          <w:marTop w:val="0"/>
          <w:marBottom w:val="0"/>
          <w:divBdr>
            <w:top w:val="none" w:sz="0" w:space="0" w:color="auto"/>
            <w:left w:val="none" w:sz="0" w:space="0" w:color="auto"/>
            <w:bottom w:val="none" w:sz="0" w:space="0" w:color="auto"/>
            <w:right w:val="none" w:sz="0" w:space="0" w:color="auto"/>
          </w:divBdr>
        </w:div>
        <w:div w:id="80420764">
          <w:marLeft w:val="480"/>
          <w:marRight w:val="0"/>
          <w:marTop w:val="0"/>
          <w:marBottom w:val="0"/>
          <w:divBdr>
            <w:top w:val="none" w:sz="0" w:space="0" w:color="auto"/>
            <w:left w:val="none" w:sz="0" w:space="0" w:color="auto"/>
            <w:bottom w:val="none" w:sz="0" w:space="0" w:color="auto"/>
            <w:right w:val="none" w:sz="0" w:space="0" w:color="auto"/>
          </w:divBdr>
        </w:div>
        <w:div w:id="154541160">
          <w:marLeft w:val="480"/>
          <w:marRight w:val="0"/>
          <w:marTop w:val="0"/>
          <w:marBottom w:val="0"/>
          <w:divBdr>
            <w:top w:val="none" w:sz="0" w:space="0" w:color="auto"/>
            <w:left w:val="none" w:sz="0" w:space="0" w:color="auto"/>
            <w:bottom w:val="none" w:sz="0" w:space="0" w:color="auto"/>
            <w:right w:val="none" w:sz="0" w:space="0" w:color="auto"/>
          </w:divBdr>
        </w:div>
        <w:div w:id="160201870">
          <w:marLeft w:val="480"/>
          <w:marRight w:val="0"/>
          <w:marTop w:val="0"/>
          <w:marBottom w:val="0"/>
          <w:divBdr>
            <w:top w:val="none" w:sz="0" w:space="0" w:color="auto"/>
            <w:left w:val="none" w:sz="0" w:space="0" w:color="auto"/>
            <w:bottom w:val="none" w:sz="0" w:space="0" w:color="auto"/>
            <w:right w:val="none" w:sz="0" w:space="0" w:color="auto"/>
          </w:divBdr>
        </w:div>
        <w:div w:id="279923813">
          <w:marLeft w:val="480"/>
          <w:marRight w:val="0"/>
          <w:marTop w:val="0"/>
          <w:marBottom w:val="0"/>
          <w:divBdr>
            <w:top w:val="none" w:sz="0" w:space="0" w:color="auto"/>
            <w:left w:val="none" w:sz="0" w:space="0" w:color="auto"/>
            <w:bottom w:val="none" w:sz="0" w:space="0" w:color="auto"/>
            <w:right w:val="none" w:sz="0" w:space="0" w:color="auto"/>
          </w:divBdr>
        </w:div>
        <w:div w:id="396904330">
          <w:marLeft w:val="480"/>
          <w:marRight w:val="0"/>
          <w:marTop w:val="0"/>
          <w:marBottom w:val="0"/>
          <w:divBdr>
            <w:top w:val="none" w:sz="0" w:space="0" w:color="auto"/>
            <w:left w:val="none" w:sz="0" w:space="0" w:color="auto"/>
            <w:bottom w:val="none" w:sz="0" w:space="0" w:color="auto"/>
            <w:right w:val="none" w:sz="0" w:space="0" w:color="auto"/>
          </w:divBdr>
        </w:div>
        <w:div w:id="521404603">
          <w:marLeft w:val="480"/>
          <w:marRight w:val="0"/>
          <w:marTop w:val="0"/>
          <w:marBottom w:val="0"/>
          <w:divBdr>
            <w:top w:val="none" w:sz="0" w:space="0" w:color="auto"/>
            <w:left w:val="none" w:sz="0" w:space="0" w:color="auto"/>
            <w:bottom w:val="none" w:sz="0" w:space="0" w:color="auto"/>
            <w:right w:val="none" w:sz="0" w:space="0" w:color="auto"/>
          </w:divBdr>
        </w:div>
        <w:div w:id="544105009">
          <w:marLeft w:val="480"/>
          <w:marRight w:val="0"/>
          <w:marTop w:val="0"/>
          <w:marBottom w:val="0"/>
          <w:divBdr>
            <w:top w:val="none" w:sz="0" w:space="0" w:color="auto"/>
            <w:left w:val="none" w:sz="0" w:space="0" w:color="auto"/>
            <w:bottom w:val="none" w:sz="0" w:space="0" w:color="auto"/>
            <w:right w:val="none" w:sz="0" w:space="0" w:color="auto"/>
          </w:divBdr>
        </w:div>
        <w:div w:id="669600940">
          <w:marLeft w:val="480"/>
          <w:marRight w:val="0"/>
          <w:marTop w:val="0"/>
          <w:marBottom w:val="0"/>
          <w:divBdr>
            <w:top w:val="none" w:sz="0" w:space="0" w:color="auto"/>
            <w:left w:val="none" w:sz="0" w:space="0" w:color="auto"/>
            <w:bottom w:val="none" w:sz="0" w:space="0" w:color="auto"/>
            <w:right w:val="none" w:sz="0" w:space="0" w:color="auto"/>
          </w:divBdr>
        </w:div>
        <w:div w:id="700594532">
          <w:marLeft w:val="480"/>
          <w:marRight w:val="0"/>
          <w:marTop w:val="0"/>
          <w:marBottom w:val="0"/>
          <w:divBdr>
            <w:top w:val="none" w:sz="0" w:space="0" w:color="auto"/>
            <w:left w:val="none" w:sz="0" w:space="0" w:color="auto"/>
            <w:bottom w:val="none" w:sz="0" w:space="0" w:color="auto"/>
            <w:right w:val="none" w:sz="0" w:space="0" w:color="auto"/>
          </w:divBdr>
        </w:div>
        <w:div w:id="711998145">
          <w:marLeft w:val="480"/>
          <w:marRight w:val="0"/>
          <w:marTop w:val="0"/>
          <w:marBottom w:val="0"/>
          <w:divBdr>
            <w:top w:val="none" w:sz="0" w:space="0" w:color="auto"/>
            <w:left w:val="none" w:sz="0" w:space="0" w:color="auto"/>
            <w:bottom w:val="none" w:sz="0" w:space="0" w:color="auto"/>
            <w:right w:val="none" w:sz="0" w:space="0" w:color="auto"/>
          </w:divBdr>
        </w:div>
        <w:div w:id="734595035">
          <w:marLeft w:val="480"/>
          <w:marRight w:val="0"/>
          <w:marTop w:val="0"/>
          <w:marBottom w:val="0"/>
          <w:divBdr>
            <w:top w:val="none" w:sz="0" w:space="0" w:color="auto"/>
            <w:left w:val="none" w:sz="0" w:space="0" w:color="auto"/>
            <w:bottom w:val="none" w:sz="0" w:space="0" w:color="auto"/>
            <w:right w:val="none" w:sz="0" w:space="0" w:color="auto"/>
          </w:divBdr>
        </w:div>
        <w:div w:id="785201862">
          <w:marLeft w:val="480"/>
          <w:marRight w:val="0"/>
          <w:marTop w:val="0"/>
          <w:marBottom w:val="0"/>
          <w:divBdr>
            <w:top w:val="none" w:sz="0" w:space="0" w:color="auto"/>
            <w:left w:val="none" w:sz="0" w:space="0" w:color="auto"/>
            <w:bottom w:val="none" w:sz="0" w:space="0" w:color="auto"/>
            <w:right w:val="none" w:sz="0" w:space="0" w:color="auto"/>
          </w:divBdr>
        </w:div>
        <w:div w:id="831094587">
          <w:marLeft w:val="480"/>
          <w:marRight w:val="0"/>
          <w:marTop w:val="0"/>
          <w:marBottom w:val="0"/>
          <w:divBdr>
            <w:top w:val="none" w:sz="0" w:space="0" w:color="auto"/>
            <w:left w:val="none" w:sz="0" w:space="0" w:color="auto"/>
            <w:bottom w:val="none" w:sz="0" w:space="0" w:color="auto"/>
            <w:right w:val="none" w:sz="0" w:space="0" w:color="auto"/>
          </w:divBdr>
        </w:div>
        <w:div w:id="842545564">
          <w:marLeft w:val="480"/>
          <w:marRight w:val="0"/>
          <w:marTop w:val="0"/>
          <w:marBottom w:val="0"/>
          <w:divBdr>
            <w:top w:val="none" w:sz="0" w:space="0" w:color="auto"/>
            <w:left w:val="none" w:sz="0" w:space="0" w:color="auto"/>
            <w:bottom w:val="none" w:sz="0" w:space="0" w:color="auto"/>
            <w:right w:val="none" w:sz="0" w:space="0" w:color="auto"/>
          </w:divBdr>
        </w:div>
        <w:div w:id="851340299">
          <w:marLeft w:val="480"/>
          <w:marRight w:val="0"/>
          <w:marTop w:val="0"/>
          <w:marBottom w:val="0"/>
          <w:divBdr>
            <w:top w:val="none" w:sz="0" w:space="0" w:color="auto"/>
            <w:left w:val="none" w:sz="0" w:space="0" w:color="auto"/>
            <w:bottom w:val="none" w:sz="0" w:space="0" w:color="auto"/>
            <w:right w:val="none" w:sz="0" w:space="0" w:color="auto"/>
          </w:divBdr>
        </w:div>
        <w:div w:id="867836451">
          <w:marLeft w:val="480"/>
          <w:marRight w:val="0"/>
          <w:marTop w:val="0"/>
          <w:marBottom w:val="0"/>
          <w:divBdr>
            <w:top w:val="none" w:sz="0" w:space="0" w:color="auto"/>
            <w:left w:val="none" w:sz="0" w:space="0" w:color="auto"/>
            <w:bottom w:val="none" w:sz="0" w:space="0" w:color="auto"/>
            <w:right w:val="none" w:sz="0" w:space="0" w:color="auto"/>
          </w:divBdr>
        </w:div>
      </w:divsChild>
    </w:div>
    <w:div w:id="105655965">
      <w:bodyDiv w:val="1"/>
      <w:marLeft w:val="0"/>
      <w:marRight w:val="0"/>
      <w:marTop w:val="0"/>
      <w:marBottom w:val="0"/>
      <w:divBdr>
        <w:top w:val="none" w:sz="0" w:space="0" w:color="auto"/>
        <w:left w:val="none" w:sz="0" w:space="0" w:color="auto"/>
        <w:bottom w:val="none" w:sz="0" w:space="0" w:color="auto"/>
        <w:right w:val="none" w:sz="0" w:space="0" w:color="auto"/>
      </w:divBdr>
    </w:div>
    <w:div w:id="105658966">
      <w:bodyDiv w:val="1"/>
      <w:marLeft w:val="0"/>
      <w:marRight w:val="0"/>
      <w:marTop w:val="0"/>
      <w:marBottom w:val="0"/>
      <w:divBdr>
        <w:top w:val="none" w:sz="0" w:space="0" w:color="auto"/>
        <w:left w:val="none" w:sz="0" w:space="0" w:color="auto"/>
        <w:bottom w:val="none" w:sz="0" w:space="0" w:color="auto"/>
        <w:right w:val="none" w:sz="0" w:space="0" w:color="auto"/>
      </w:divBdr>
    </w:div>
    <w:div w:id="105783646">
      <w:bodyDiv w:val="1"/>
      <w:marLeft w:val="0"/>
      <w:marRight w:val="0"/>
      <w:marTop w:val="0"/>
      <w:marBottom w:val="0"/>
      <w:divBdr>
        <w:top w:val="none" w:sz="0" w:space="0" w:color="auto"/>
        <w:left w:val="none" w:sz="0" w:space="0" w:color="auto"/>
        <w:bottom w:val="none" w:sz="0" w:space="0" w:color="auto"/>
        <w:right w:val="none" w:sz="0" w:space="0" w:color="auto"/>
      </w:divBdr>
    </w:div>
    <w:div w:id="105849885">
      <w:bodyDiv w:val="1"/>
      <w:marLeft w:val="0"/>
      <w:marRight w:val="0"/>
      <w:marTop w:val="0"/>
      <w:marBottom w:val="0"/>
      <w:divBdr>
        <w:top w:val="none" w:sz="0" w:space="0" w:color="auto"/>
        <w:left w:val="none" w:sz="0" w:space="0" w:color="auto"/>
        <w:bottom w:val="none" w:sz="0" w:space="0" w:color="auto"/>
        <w:right w:val="none" w:sz="0" w:space="0" w:color="auto"/>
      </w:divBdr>
    </w:div>
    <w:div w:id="105976748">
      <w:bodyDiv w:val="1"/>
      <w:marLeft w:val="0"/>
      <w:marRight w:val="0"/>
      <w:marTop w:val="0"/>
      <w:marBottom w:val="0"/>
      <w:divBdr>
        <w:top w:val="none" w:sz="0" w:space="0" w:color="auto"/>
        <w:left w:val="none" w:sz="0" w:space="0" w:color="auto"/>
        <w:bottom w:val="none" w:sz="0" w:space="0" w:color="auto"/>
        <w:right w:val="none" w:sz="0" w:space="0" w:color="auto"/>
      </w:divBdr>
    </w:div>
    <w:div w:id="106045070">
      <w:bodyDiv w:val="1"/>
      <w:marLeft w:val="0"/>
      <w:marRight w:val="0"/>
      <w:marTop w:val="0"/>
      <w:marBottom w:val="0"/>
      <w:divBdr>
        <w:top w:val="none" w:sz="0" w:space="0" w:color="auto"/>
        <w:left w:val="none" w:sz="0" w:space="0" w:color="auto"/>
        <w:bottom w:val="none" w:sz="0" w:space="0" w:color="auto"/>
        <w:right w:val="none" w:sz="0" w:space="0" w:color="auto"/>
      </w:divBdr>
      <w:divsChild>
        <w:div w:id="23674395">
          <w:marLeft w:val="480"/>
          <w:marRight w:val="0"/>
          <w:marTop w:val="0"/>
          <w:marBottom w:val="0"/>
          <w:divBdr>
            <w:top w:val="none" w:sz="0" w:space="0" w:color="auto"/>
            <w:left w:val="none" w:sz="0" w:space="0" w:color="auto"/>
            <w:bottom w:val="none" w:sz="0" w:space="0" w:color="auto"/>
            <w:right w:val="none" w:sz="0" w:space="0" w:color="auto"/>
          </w:divBdr>
        </w:div>
        <w:div w:id="28652487">
          <w:marLeft w:val="480"/>
          <w:marRight w:val="0"/>
          <w:marTop w:val="0"/>
          <w:marBottom w:val="0"/>
          <w:divBdr>
            <w:top w:val="none" w:sz="0" w:space="0" w:color="auto"/>
            <w:left w:val="none" w:sz="0" w:space="0" w:color="auto"/>
            <w:bottom w:val="none" w:sz="0" w:space="0" w:color="auto"/>
            <w:right w:val="none" w:sz="0" w:space="0" w:color="auto"/>
          </w:divBdr>
        </w:div>
        <w:div w:id="105779089">
          <w:marLeft w:val="480"/>
          <w:marRight w:val="0"/>
          <w:marTop w:val="0"/>
          <w:marBottom w:val="0"/>
          <w:divBdr>
            <w:top w:val="none" w:sz="0" w:space="0" w:color="auto"/>
            <w:left w:val="none" w:sz="0" w:space="0" w:color="auto"/>
            <w:bottom w:val="none" w:sz="0" w:space="0" w:color="auto"/>
            <w:right w:val="none" w:sz="0" w:space="0" w:color="auto"/>
          </w:divBdr>
        </w:div>
        <w:div w:id="120342824">
          <w:marLeft w:val="480"/>
          <w:marRight w:val="0"/>
          <w:marTop w:val="0"/>
          <w:marBottom w:val="0"/>
          <w:divBdr>
            <w:top w:val="none" w:sz="0" w:space="0" w:color="auto"/>
            <w:left w:val="none" w:sz="0" w:space="0" w:color="auto"/>
            <w:bottom w:val="none" w:sz="0" w:space="0" w:color="auto"/>
            <w:right w:val="none" w:sz="0" w:space="0" w:color="auto"/>
          </w:divBdr>
        </w:div>
        <w:div w:id="182522576">
          <w:marLeft w:val="480"/>
          <w:marRight w:val="0"/>
          <w:marTop w:val="0"/>
          <w:marBottom w:val="0"/>
          <w:divBdr>
            <w:top w:val="none" w:sz="0" w:space="0" w:color="auto"/>
            <w:left w:val="none" w:sz="0" w:space="0" w:color="auto"/>
            <w:bottom w:val="none" w:sz="0" w:space="0" w:color="auto"/>
            <w:right w:val="none" w:sz="0" w:space="0" w:color="auto"/>
          </w:divBdr>
        </w:div>
        <w:div w:id="192889500">
          <w:marLeft w:val="480"/>
          <w:marRight w:val="0"/>
          <w:marTop w:val="0"/>
          <w:marBottom w:val="0"/>
          <w:divBdr>
            <w:top w:val="none" w:sz="0" w:space="0" w:color="auto"/>
            <w:left w:val="none" w:sz="0" w:space="0" w:color="auto"/>
            <w:bottom w:val="none" w:sz="0" w:space="0" w:color="auto"/>
            <w:right w:val="none" w:sz="0" w:space="0" w:color="auto"/>
          </w:divBdr>
        </w:div>
        <w:div w:id="211187596">
          <w:marLeft w:val="480"/>
          <w:marRight w:val="0"/>
          <w:marTop w:val="0"/>
          <w:marBottom w:val="0"/>
          <w:divBdr>
            <w:top w:val="none" w:sz="0" w:space="0" w:color="auto"/>
            <w:left w:val="none" w:sz="0" w:space="0" w:color="auto"/>
            <w:bottom w:val="none" w:sz="0" w:space="0" w:color="auto"/>
            <w:right w:val="none" w:sz="0" w:space="0" w:color="auto"/>
          </w:divBdr>
        </w:div>
        <w:div w:id="217935723">
          <w:marLeft w:val="480"/>
          <w:marRight w:val="0"/>
          <w:marTop w:val="0"/>
          <w:marBottom w:val="0"/>
          <w:divBdr>
            <w:top w:val="none" w:sz="0" w:space="0" w:color="auto"/>
            <w:left w:val="none" w:sz="0" w:space="0" w:color="auto"/>
            <w:bottom w:val="none" w:sz="0" w:space="0" w:color="auto"/>
            <w:right w:val="none" w:sz="0" w:space="0" w:color="auto"/>
          </w:divBdr>
        </w:div>
        <w:div w:id="252125626">
          <w:marLeft w:val="480"/>
          <w:marRight w:val="0"/>
          <w:marTop w:val="0"/>
          <w:marBottom w:val="0"/>
          <w:divBdr>
            <w:top w:val="none" w:sz="0" w:space="0" w:color="auto"/>
            <w:left w:val="none" w:sz="0" w:space="0" w:color="auto"/>
            <w:bottom w:val="none" w:sz="0" w:space="0" w:color="auto"/>
            <w:right w:val="none" w:sz="0" w:space="0" w:color="auto"/>
          </w:divBdr>
        </w:div>
        <w:div w:id="271473535">
          <w:marLeft w:val="480"/>
          <w:marRight w:val="0"/>
          <w:marTop w:val="0"/>
          <w:marBottom w:val="0"/>
          <w:divBdr>
            <w:top w:val="none" w:sz="0" w:space="0" w:color="auto"/>
            <w:left w:val="none" w:sz="0" w:space="0" w:color="auto"/>
            <w:bottom w:val="none" w:sz="0" w:space="0" w:color="auto"/>
            <w:right w:val="none" w:sz="0" w:space="0" w:color="auto"/>
          </w:divBdr>
        </w:div>
        <w:div w:id="296692182">
          <w:marLeft w:val="480"/>
          <w:marRight w:val="0"/>
          <w:marTop w:val="0"/>
          <w:marBottom w:val="0"/>
          <w:divBdr>
            <w:top w:val="none" w:sz="0" w:space="0" w:color="auto"/>
            <w:left w:val="none" w:sz="0" w:space="0" w:color="auto"/>
            <w:bottom w:val="none" w:sz="0" w:space="0" w:color="auto"/>
            <w:right w:val="none" w:sz="0" w:space="0" w:color="auto"/>
          </w:divBdr>
        </w:div>
        <w:div w:id="339312375">
          <w:marLeft w:val="480"/>
          <w:marRight w:val="0"/>
          <w:marTop w:val="0"/>
          <w:marBottom w:val="0"/>
          <w:divBdr>
            <w:top w:val="none" w:sz="0" w:space="0" w:color="auto"/>
            <w:left w:val="none" w:sz="0" w:space="0" w:color="auto"/>
            <w:bottom w:val="none" w:sz="0" w:space="0" w:color="auto"/>
            <w:right w:val="none" w:sz="0" w:space="0" w:color="auto"/>
          </w:divBdr>
        </w:div>
        <w:div w:id="371000022">
          <w:marLeft w:val="480"/>
          <w:marRight w:val="0"/>
          <w:marTop w:val="0"/>
          <w:marBottom w:val="0"/>
          <w:divBdr>
            <w:top w:val="none" w:sz="0" w:space="0" w:color="auto"/>
            <w:left w:val="none" w:sz="0" w:space="0" w:color="auto"/>
            <w:bottom w:val="none" w:sz="0" w:space="0" w:color="auto"/>
            <w:right w:val="none" w:sz="0" w:space="0" w:color="auto"/>
          </w:divBdr>
        </w:div>
        <w:div w:id="383720141">
          <w:marLeft w:val="480"/>
          <w:marRight w:val="0"/>
          <w:marTop w:val="0"/>
          <w:marBottom w:val="0"/>
          <w:divBdr>
            <w:top w:val="none" w:sz="0" w:space="0" w:color="auto"/>
            <w:left w:val="none" w:sz="0" w:space="0" w:color="auto"/>
            <w:bottom w:val="none" w:sz="0" w:space="0" w:color="auto"/>
            <w:right w:val="none" w:sz="0" w:space="0" w:color="auto"/>
          </w:divBdr>
        </w:div>
        <w:div w:id="537744779">
          <w:marLeft w:val="480"/>
          <w:marRight w:val="0"/>
          <w:marTop w:val="0"/>
          <w:marBottom w:val="0"/>
          <w:divBdr>
            <w:top w:val="none" w:sz="0" w:space="0" w:color="auto"/>
            <w:left w:val="none" w:sz="0" w:space="0" w:color="auto"/>
            <w:bottom w:val="none" w:sz="0" w:space="0" w:color="auto"/>
            <w:right w:val="none" w:sz="0" w:space="0" w:color="auto"/>
          </w:divBdr>
        </w:div>
        <w:div w:id="544676397">
          <w:marLeft w:val="480"/>
          <w:marRight w:val="0"/>
          <w:marTop w:val="0"/>
          <w:marBottom w:val="0"/>
          <w:divBdr>
            <w:top w:val="none" w:sz="0" w:space="0" w:color="auto"/>
            <w:left w:val="none" w:sz="0" w:space="0" w:color="auto"/>
            <w:bottom w:val="none" w:sz="0" w:space="0" w:color="auto"/>
            <w:right w:val="none" w:sz="0" w:space="0" w:color="auto"/>
          </w:divBdr>
        </w:div>
        <w:div w:id="579558524">
          <w:marLeft w:val="480"/>
          <w:marRight w:val="0"/>
          <w:marTop w:val="0"/>
          <w:marBottom w:val="0"/>
          <w:divBdr>
            <w:top w:val="none" w:sz="0" w:space="0" w:color="auto"/>
            <w:left w:val="none" w:sz="0" w:space="0" w:color="auto"/>
            <w:bottom w:val="none" w:sz="0" w:space="0" w:color="auto"/>
            <w:right w:val="none" w:sz="0" w:space="0" w:color="auto"/>
          </w:divBdr>
        </w:div>
        <w:div w:id="642857189">
          <w:marLeft w:val="480"/>
          <w:marRight w:val="0"/>
          <w:marTop w:val="0"/>
          <w:marBottom w:val="0"/>
          <w:divBdr>
            <w:top w:val="none" w:sz="0" w:space="0" w:color="auto"/>
            <w:left w:val="none" w:sz="0" w:space="0" w:color="auto"/>
            <w:bottom w:val="none" w:sz="0" w:space="0" w:color="auto"/>
            <w:right w:val="none" w:sz="0" w:space="0" w:color="auto"/>
          </w:divBdr>
        </w:div>
        <w:div w:id="682245969">
          <w:marLeft w:val="480"/>
          <w:marRight w:val="0"/>
          <w:marTop w:val="0"/>
          <w:marBottom w:val="0"/>
          <w:divBdr>
            <w:top w:val="none" w:sz="0" w:space="0" w:color="auto"/>
            <w:left w:val="none" w:sz="0" w:space="0" w:color="auto"/>
            <w:bottom w:val="none" w:sz="0" w:space="0" w:color="auto"/>
            <w:right w:val="none" w:sz="0" w:space="0" w:color="auto"/>
          </w:divBdr>
        </w:div>
        <w:div w:id="702487176">
          <w:marLeft w:val="480"/>
          <w:marRight w:val="0"/>
          <w:marTop w:val="0"/>
          <w:marBottom w:val="0"/>
          <w:divBdr>
            <w:top w:val="none" w:sz="0" w:space="0" w:color="auto"/>
            <w:left w:val="none" w:sz="0" w:space="0" w:color="auto"/>
            <w:bottom w:val="none" w:sz="0" w:space="0" w:color="auto"/>
            <w:right w:val="none" w:sz="0" w:space="0" w:color="auto"/>
          </w:divBdr>
        </w:div>
        <w:div w:id="738095439">
          <w:marLeft w:val="480"/>
          <w:marRight w:val="0"/>
          <w:marTop w:val="0"/>
          <w:marBottom w:val="0"/>
          <w:divBdr>
            <w:top w:val="none" w:sz="0" w:space="0" w:color="auto"/>
            <w:left w:val="none" w:sz="0" w:space="0" w:color="auto"/>
            <w:bottom w:val="none" w:sz="0" w:space="0" w:color="auto"/>
            <w:right w:val="none" w:sz="0" w:space="0" w:color="auto"/>
          </w:divBdr>
        </w:div>
        <w:div w:id="805463807">
          <w:marLeft w:val="480"/>
          <w:marRight w:val="0"/>
          <w:marTop w:val="0"/>
          <w:marBottom w:val="0"/>
          <w:divBdr>
            <w:top w:val="none" w:sz="0" w:space="0" w:color="auto"/>
            <w:left w:val="none" w:sz="0" w:space="0" w:color="auto"/>
            <w:bottom w:val="none" w:sz="0" w:space="0" w:color="auto"/>
            <w:right w:val="none" w:sz="0" w:space="0" w:color="auto"/>
          </w:divBdr>
        </w:div>
        <w:div w:id="824079800">
          <w:marLeft w:val="480"/>
          <w:marRight w:val="0"/>
          <w:marTop w:val="0"/>
          <w:marBottom w:val="0"/>
          <w:divBdr>
            <w:top w:val="none" w:sz="0" w:space="0" w:color="auto"/>
            <w:left w:val="none" w:sz="0" w:space="0" w:color="auto"/>
            <w:bottom w:val="none" w:sz="0" w:space="0" w:color="auto"/>
            <w:right w:val="none" w:sz="0" w:space="0" w:color="auto"/>
          </w:divBdr>
        </w:div>
        <w:div w:id="882863312">
          <w:marLeft w:val="480"/>
          <w:marRight w:val="0"/>
          <w:marTop w:val="0"/>
          <w:marBottom w:val="0"/>
          <w:divBdr>
            <w:top w:val="none" w:sz="0" w:space="0" w:color="auto"/>
            <w:left w:val="none" w:sz="0" w:space="0" w:color="auto"/>
            <w:bottom w:val="none" w:sz="0" w:space="0" w:color="auto"/>
            <w:right w:val="none" w:sz="0" w:space="0" w:color="auto"/>
          </w:divBdr>
        </w:div>
        <w:div w:id="895357889">
          <w:marLeft w:val="480"/>
          <w:marRight w:val="0"/>
          <w:marTop w:val="0"/>
          <w:marBottom w:val="0"/>
          <w:divBdr>
            <w:top w:val="none" w:sz="0" w:space="0" w:color="auto"/>
            <w:left w:val="none" w:sz="0" w:space="0" w:color="auto"/>
            <w:bottom w:val="none" w:sz="0" w:space="0" w:color="auto"/>
            <w:right w:val="none" w:sz="0" w:space="0" w:color="auto"/>
          </w:divBdr>
        </w:div>
      </w:divsChild>
    </w:div>
    <w:div w:id="106045738">
      <w:bodyDiv w:val="1"/>
      <w:marLeft w:val="0"/>
      <w:marRight w:val="0"/>
      <w:marTop w:val="0"/>
      <w:marBottom w:val="0"/>
      <w:divBdr>
        <w:top w:val="none" w:sz="0" w:space="0" w:color="auto"/>
        <w:left w:val="none" w:sz="0" w:space="0" w:color="auto"/>
        <w:bottom w:val="none" w:sz="0" w:space="0" w:color="auto"/>
        <w:right w:val="none" w:sz="0" w:space="0" w:color="auto"/>
      </w:divBdr>
    </w:div>
    <w:div w:id="106050686">
      <w:bodyDiv w:val="1"/>
      <w:marLeft w:val="0"/>
      <w:marRight w:val="0"/>
      <w:marTop w:val="0"/>
      <w:marBottom w:val="0"/>
      <w:divBdr>
        <w:top w:val="none" w:sz="0" w:space="0" w:color="auto"/>
        <w:left w:val="none" w:sz="0" w:space="0" w:color="auto"/>
        <w:bottom w:val="none" w:sz="0" w:space="0" w:color="auto"/>
        <w:right w:val="none" w:sz="0" w:space="0" w:color="auto"/>
      </w:divBdr>
    </w:div>
    <w:div w:id="106052128">
      <w:bodyDiv w:val="1"/>
      <w:marLeft w:val="0"/>
      <w:marRight w:val="0"/>
      <w:marTop w:val="0"/>
      <w:marBottom w:val="0"/>
      <w:divBdr>
        <w:top w:val="none" w:sz="0" w:space="0" w:color="auto"/>
        <w:left w:val="none" w:sz="0" w:space="0" w:color="auto"/>
        <w:bottom w:val="none" w:sz="0" w:space="0" w:color="auto"/>
        <w:right w:val="none" w:sz="0" w:space="0" w:color="auto"/>
      </w:divBdr>
    </w:div>
    <w:div w:id="106124787">
      <w:bodyDiv w:val="1"/>
      <w:marLeft w:val="0"/>
      <w:marRight w:val="0"/>
      <w:marTop w:val="0"/>
      <w:marBottom w:val="0"/>
      <w:divBdr>
        <w:top w:val="none" w:sz="0" w:space="0" w:color="auto"/>
        <w:left w:val="none" w:sz="0" w:space="0" w:color="auto"/>
        <w:bottom w:val="none" w:sz="0" w:space="0" w:color="auto"/>
        <w:right w:val="none" w:sz="0" w:space="0" w:color="auto"/>
      </w:divBdr>
    </w:div>
    <w:div w:id="106463166">
      <w:bodyDiv w:val="1"/>
      <w:marLeft w:val="0"/>
      <w:marRight w:val="0"/>
      <w:marTop w:val="0"/>
      <w:marBottom w:val="0"/>
      <w:divBdr>
        <w:top w:val="none" w:sz="0" w:space="0" w:color="auto"/>
        <w:left w:val="none" w:sz="0" w:space="0" w:color="auto"/>
        <w:bottom w:val="none" w:sz="0" w:space="0" w:color="auto"/>
        <w:right w:val="none" w:sz="0" w:space="0" w:color="auto"/>
      </w:divBdr>
    </w:div>
    <w:div w:id="106627144">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7050953">
      <w:bodyDiv w:val="1"/>
      <w:marLeft w:val="0"/>
      <w:marRight w:val="0"/>
      <w:marTop w:val="0"/>
      <w:marBottom w:val="0"/>
      <w:divBdr>
        <w:top w:val="none" w:sz="0" w:space="0" w:color="auto"/>
        <w:left w:val="none" w:sz="0" w:space="0" w:color="auto"/>
        <w:bottom w:val="none" w:sz="0" w:space="0" w:color="auto"/>
        <w:right w:val="none" w:sz="0" w:space="0" w:color="auto"/>
      </w:divBdr>
    </w:div>
    <w:div w:id="107089257">
      <w:bodyDiv w:val="1"/>
      <w:marLeft w:val="0"/>
      <w:marRight w:val="0"/>
      <w:marTop w:val="0"/>
      <w:marBottom w:val="0"/>
      <w:divBdr>
        <w:top w:val="none" w:sz="0" w:space="0" w:color="auto"/>
        <w:left w:val="none" w:sz="0" w:space="0" w:color="auto"/>
        <w:bottom w:val="none" w:sz="0" w:space="0" w:color="auto"/>
        <w:right w:val="none" w:sz="0" w:space="0" w:color="auto"/>
      </w:divBdr>
    </w:div>
    <w:div w:id="107161063">
      <w:bodyDiv w:val="1"/>
      <w:marLeft w:val="0"/>
      <w:marRight w:val="0"/>
      <w:marTop w:val="0"/>
      <w:marBottom w:val="0"/>
      <w:divBdr>
        <w:top w:val="none" w:sz="0" w:space="0" w:color="auto"/>
        <w:left w:val="none" w:sz="0" w:space="0" w:color="auto"/>
        <w:bottom w:val="none" w:sz="0" w:space="0" w:color="auto"/>
        <w:right w:val="none" w:sz="0" w:space="0" w:color="auto"/>
      </w:divBdr>
    </w:div>
    <w:div w:id="107167913">
      <w:bodyDiv w:val="1"/>
      <w:marLeft w:val="0"/>
      <w:marRight w:val="0"/>
      <w:marTop w:val="0"/>
      <w:marBottom w:val="0"/>
      <w:divBdr>
        <w:top w:val="none" w:sz="0" w:space="0" w:color="auto"/>
        <w:left w:val="none" w:sz="0" w:space="0" w:color="auto"/>
        <w:bottom w:val="none" w:sz="0" w:space="0" w:color="auto"/>
        <w:right w:val="none" w:sz="0" w:space="0" w:color="auto"/>
      </w:divBdr>
    </w:div>
    <w:div w:id="107237582">
      <w:bodyDiv w:val="1"/>
      <w:marLeft w:val="0"/>
      <w:marRight w:val="0"/>
      <w:marTop w:val="0"/>
      <w:marBottom w:val="0"/>
      <w:divBdr>
        <w:top w:val="none" w:sz="0" w:space="0" w:color="auto"/>
        <w:left w:val="none" w:sz="0" w:space="0" w:color="auto"/>
        <w:bottom w:val="none" w:sz="0" w:space="0" w:color="auto"/>
        <w:right w:val="none" w:sz="0" w:space="0" w:color="auto"/>
      </w:divBdr>
    </w:div>
    <w:div w:id="107237597">
      <w:bodyDiv w:val="1"/>
      <w:marLeft w:val="0"/>
      <w:marRight w:val="0"/>
      <w:marTop w:val="0"/>
      <w:marBottom w:val="0"/>
      <w:divBdr>
        <w:top w:val="none" w:sz="0" w:space="0" w:color="auto"/>
        <w:left w:val="none" w:sz="0" w:space="0" w:color="auto"/>
        <w:bottom w:val="none" w:sz="0" w:space="0" w:color="auto"/>
        <w:right w:val="none" w:sz="0" w:space="0" w:color="auto"/>
      </w:divBdr>
    </w:div>
    <w:div w:id="107240106">
      <w:bodyDiv w:val="1"/>
      <w:marLeft w:val="0"/>
      <w:marRight w:val="0"/>
      <w:marTop w:val="0"/>
      <w:marBottom w:val="0"/>
      <w:divBdr>
        <w:top w:val="none" w:sz="0" w:space="0" w:color="auto"/>
        <w:left w:val="none" w:sz="0" w:space="0" w:color="auto"/>
        <w:bottom w:val="none" w:sz="0" w:space="0" w:color="auto"/>
        <w:right w:val="none" w:sz="0" w:space="0" w:color="auto"/>
      </w:divBdr>
    </w:div>
    <w:div w:id="107286017">
      <w:bodyDiv w:val="1"/>
      <w:marLeft w:val="0"/>
      <w:marRight w:val="0"/>
      <w:marTop w:val="0"/>
      <w:marBottom w:val="0"/>
      <w:divBdr>
        <w:top w:val="none" w:sz="0" w:space="0" w:color="auto"/>
        <w:left w:val="none" w:sz="0" w:space="0" w:color="auto"/>
        <w:bottom w:val="none" w:sz="0" w:space="0" w:color="auto"/>
        <w:right w:val="none" w:sz="0" w:space="0" w:color="auto"/>
      </w:divBdr>
    </w:div>
    <w:div w:id="107436193">
      <w:bodyDiv w:val="1"/>
      <w:marLeft w:val="0"/>
      <w:marRight w:val="0"/>
      <w:marTop w:val="0"/>
      <w:marBottom w:val="0"/>
      <w:divBdr>
        <w:top w:val="none" w:sz="0" w:space="0" w:color="auto"/>
        <w:left w:val="none" w:sz="0" w:space="0" w:color="auto"/>
        <w:bottom w:val="none" w:sz="0" w:space="0" w:color="auto"/>
        <w:right w:val="none" w:sz="0" w:space="0" w:color="auto"/>
      </w:divBdr>
    </w:div>
    <w:div w:id="107891603">
      <w:bodyDiv w:val="1"/>
      <w:marLeft w:val="0"/>
      <w:marRight w:val="0"/>
      <w:marTop w:val="0"/>
      <w:marBottom w:val="0"/>
      <w:divBdr>
        <w:top w:val="none" w:sz="0" w:space="0" w:color="auto"/>
        <w:left w:val="none" w:sz="0" w:space="0" w:color="auto"/>
        <w:bottom w:val="none" w:sz="0" w:space="0" w:color="auto"/>
        <w:right w:val="none" w:sz="0" w:space="0" w:color="auto"/>
      </w:divBdr>
    </w:div>
    <w:div w:id="107969771">
      <w:bodyDiv w:val="1"/>
      <w:marLeft w:val="0"/>
      <w:marRight w:val="0"/>
      <w:marTop w:val="0"/>
      <w:marBottom w:val="0"/>
      <w:divBdr>
        <w:top w:val="none" w:sz="0" w:space="0" w:color="auto"/>
        <w:left w:val="none" w:sz="0" w:space="0" w:color="auto"/>
        <w:bottom w:val="none" w:sz="0" w:space="0" w:color="auto"/>
        <w:right w:val="none" w:sz="0" w:space="0" w:color="auto"/>
      </w:divBdr>
    </w:div>
    <w:div w:id="108202292">
      <w:bodyDiv w:val="1"/>
      <w:marLeft w:val="0"/>
      <w:marRight w:val="0"/>
      <w:marTop w:val="0"/>
      <w:marBottom w:val="0"/>
      <w:divBdr>
        <w:top w:val="none" w:sz="0" w:space="0" w:color="auto"/>
        <w:left w:val="none" w:sz="0" w:space="0" w:color="auto"/>
        <w:bottom w:val="none" w:sz="0" w:space="0" w:color="auto"/>
        <w:right w:val="none" w:sz="0" w:space="0" w:color="auto"/>
      </w:divBdr>
    </w:div>
    <w:div w:id="108397789">
      <w:bodyDiv w:val="1"/>
      <w:marLeft w:val="0"/>
      <w:marRight w:val="0"/>
      <w:marTop w:val="0"/>
      <w:marBottom w:val="0"/>
      <w:divBdr>
        <w:top w:val="none" w:sz="0" w:space="0" w:color="auto"/>
        <w:left w:val="none" w:sz="0" w:space="0" w:color="auto"/>
        <w:bottom w:val="none" w:sz="0" w:space="0" w:color="auto"/>
        <w:right w:val="none" w:sz="0" w:space="0" w:color="auto"/>
      </w:divBdr>
    </w:div>
    <w:div w:id="108403637">
      <w:bodyDiv w:val="1"/>
      <w:marLeft w:val="0"/>
      <w:marRight w:val="0"/>
      <w:marTop w:val="0"/>
      <w:marBottom w:val="0"/>
      <w:divBdr>
        <w:top w:val="none" w:sz="0" w:space="0" w:color="auto"/>
        <w:left w:val="none" w:sz="0" w:space="0" w:color="auto"/>
        <w:bottom w:val="none" w:sz="0" w:space="0" w:color="auto"/>
        <w:right w:val="none" w:sz="0" w:space="0" w:color="auto"/>
      </w:divBdr>
    </w:div>
    <w:div w:id="108549209">
      <w:bodyDiv w:val="1"/>
      <w:marLeft w:val="0"/>
      <w:marRight w:val="0"/>
      <w:marTop w:val="0"/>
      <w:marBottom w:val="0"/>
      <w:divBdr>
        <w:top w:val="none" w:sz="0" w:space="0" w:color="auto"/>
        <w:left w:val="none" w:sz="0" w:space="0" w:color="auto"/>
        <w:bottom w:val="none" w:sz="0" w:space="0" w:color="auto"/>
        <w:right w:val="none" w:sz="0" w:space="0" w:color="auto"/>
      </w:divBdr>
    </w:div>
    <w:div w:id="108593469">
      <w:bodyDiv w:val="1"/>
      <w:marLeft w:val="0"/>
      <w:marRight w:val="0"/>
      <w:marTop w:val="0"/>
      <w:marBottom w:val="0"/>
      <w:divBdr>
        <w:top w:val="none" w:sz="0" w:space="0" w:color="auto"/>
        <w:left w:val="none" w:sz="0" w:space="0" w:color="auto"/>
        <w:bottom w:val="none" w:sz="0" w:space="0" w:color="auto"/>
        <w:right w:val="none" w:sz="0" w:space="0" w:color="auto"/>
      </w:divBdr>
    </w:div>
    <w:div w:id="108595177">
      <w:bodyDiv w:val="1"/>
      <w:marLeft w:val="0"/>
      <w:marRight w:val="0"/>
      <w:marTop w:val="0"/>
      <w:marBottom w:val="0"/>
      <w:divBdr>
        <w:top w:val="none" w:sz="0" w:space="0" w:color="auto"/>
        <w:left w:val="none" w:sz="0" w:space="0" w:color="auto"/>
        <w:bottom w:val="none" w:sz="0" w:space="0" w:color="auto"/>
        <w:right w:val="none" w:sz="0" w:space="0" w:color="auto"/>
      </w:divBdr>
    </w:div>
    <w:div w:id="108744605">
      <w:bodyDiv w:val="1"/>
      <w:marLeft w:val="0"/>
      <w:marRight w:val="0"/>
      <w:marTop w:val="0"/>
      <w:marBottom w:val="0"/>
      <w:divBdr>
        <w:top w:val="none" w:sz="0" w:space="0" w:color="auto"/>
        <w:left w:val="none" w:sz="0" w:space="0" w:color="auto"/>
        <w:bottom w:val="none" w:sz="0" w:space="0" w:color="auto"/>
        <w:right w:val="none" w:sz="0" w:space="0" w:color="auto"/>
      </w:divBdr>
    </w:div>
    <w:div w:id="108817740">
      <w:bodyDiv w:val="1"/>
      <w:marLeft w:val="0"/>
      <w:marRight w:val="0"/>
      <w:marTop w:val="0"/>
      <w:marBottom w:val="0"/>
      <w:divBdr>
        <w:top w:val="none" w:sz="0" w:space="0" w:color="auto"/>
        <w:left w:val="none" w:sz="0" w:space="0" w:color="auto"/>
        <w:bottom w:val="none" w:sz="0" w:space="0" w:color="auto"/>
        <w:right w:val="none" w:sz="0" w:space="0" w:color="auto"/>
      </w:divBdr>
    </w:div>
    <w:div w:id="108822150">
      <w:bodyDiv w:val="1"/>
      <w:marLeft w:val="0"/>
      <w:marRight w:val="0"/>
      <w:marTop w:val="0"/>
      <w:marBottom w:val="0"/>
      <w:divBdr>
        <w:top w:val="none" w:sz="0" w:space="0" w:color="auto"/>
        <w:left w:val="none" w:sz="0" w:space="0" w:color="auto"/>
        <w:bottom w:val="none" w:sz="0" w:space="0" w:color="auto"/>
        <w:right w:val="none" w:sz="0" w:space="0" w:color="auto"/>
      </w:divBdr>
    </w:div>
    <w:div w:id="108859953">
      <w:bodyDiv w:val="1"/>
      <w:marLeft w:val="0"/>
      <w:marRight w:val="0"/>
      <w:marTop w:val="0"/>
      <w:marBottom w:val="0"/>
      <w:divBdr>
        <w:top w:val="none" w:sz="0" w:space="0" w:color="auto"/>
        <w:left w:val="none" w:sz="0" w:space="0" w:color="auto"/>
        <w:bottom w:val="none" w:sz="0" w:space="0" w:color="auto"/>
        <w:right w:val="none" w:sz="0" w:space="0" w:color="auto"/>
      </w:divBdr>
    </w:div>
    <w:div w:id="108940112">
      <w:bodyDiv w:val="1"/>
      <w:marLeft w:val="0"/>
      <w:marRight w:val="0"/>
      <w:marTop w:val="0"/>
      <w:marBottom w:val="0"/>
      <w:divBdr>
        <w:top w:val="none" w:sz="0" w:space="0" w:color="auto"/>
        <w:left w:val="none" w:sz="0" w:space="0" w:color="auto"/>
        <w:bottom w:val="none" w:sz="0" w:space="0" w:color="auto"/>
        <w:right w:val="none" w:sz="0" w:space="0" w:color="auto"/>
      </w:divBdr>
    </w:div>
    <w:div w:id="109011408">
      <w:bodyDiv w:val="1"/>
      <w:marLeft w:val="0"/>
      <w:marRight w:val="0"/>
      <w:marTop w:val="0"/>
      <w:marBottom w:val="0"/>
      <w:divBdr>
        <w:top w:val="none" w:sz="0" w:space="0" w:color="auto"/>
        <w:left w:val="none" w:sz="0" w:space="0" w:color="auto"/>
        <w:bottom w:val="none" w:sz="0" w:space="0" w:color="auto"/>
        <w:right w:val="none" w:sz="0" w:space="0" w:color="auto"/>
      </w:divBdr>
    </w:div>
    <w:div w:id="109053049">
      <w:bodyDiv w:val="1"/>
      <w:marLeft w:val="0"/>
      <w:marRight w:val="0"/>
      <w:marTop w:val="0"/>
      <w:marBottom w:val="0"/>
      <w:divBdr>
        <w:top w:val="none" w:sz="0" w:space="0" w:color="auto"/>
        <w:left w:val="none" w:sz="0" w:space="0" w:color="auto"/>
        <w:bottom w:val="none" w:sz="0" w:space="0" w:color="auto"/>
        <w:right w:val="none" w:sz="0" w:space="0" w:color="auto"/>
      </w:divBdr>
    </w:div>
    <w:div w:id="109053387">
      <w:bodyDiv w:val="1"/>
      <w:marLeft w:val="0"/>
      <w:marRight w:val="0"/>
      <w:marTop w:val="0"/>
      <w:marBottom w:val="0"/>
      <w:divBdr>
        <w:top w:val="none" w:sz="0" w:space="0" w:color="auto"/>
        <w:left w:val="none" w:sz="0" w:space="0" w:color="auto"/>
        <w:bottom w:val="none" w:sz="0" w:space="0" w:color="auto"/>
        <w:right w:val="none" w:sz="0" w:space="0" w:color="auto"/>
      </w:divBdr>
    </w:div>
    <w:div w:id="109057411">
      <w:bodyDiv w:val="1"/>
      <w:marLeft w:val="0"/>
      <w:marRight w:val="0"/>
      <w:marTop w:val="0"/>
      <w:marBottom w:val="0"/>
      <w:divBdr>
        <w:top w:val="none" w:sz="0" w:space="0" w:color="auto"/>
        <w:left w:val="none" w:sz="0" w:space="0" w:color="auto"/>
        <w:bottom w:val="none" w:sz="0" w:space="0" w:color="auto"/>
        <w:right w:val="none" w:sz="0" w:space="0" w:color="auto"/>
      </w:divBdr>
    </w:div>
    <w:div w:id="109058442">
      <w:bodyDiv w:val="1"/>
      <w:marLeft w:val="0"/>
      <w:marRight w:val="0"/>
      <w:marTop w:val="0"/>
      <w:marBottom w:val="0"/>
      <w:divBdr>
        <w:top w:val="none" w:sz="0" w:space="0" w:color="auto"/>
        <w:left w:val="none" w:sz="0" w:space="0" w:color="auto"/>
        <w:bottom w:val="none" w:sz="0" w:space="0" w:color="auto"/>
        <w:right w:val="none" w:sz="0" w:space="0" w:color="auto"/>
      </w:divBdr>
    </w:div>
    <w:div w:id="109125799">
      <w:bodyDiv w:val="1"/>
      <w:marLeft w:val="0"/>
      <w:marRight w:val="0"/>
      <w:marTop w:val="0"/>
      <w:marBottom w:val="0"/>
      <w:divBdr>
        <w:top w:val="none" w:sz="0" w:space="0" w:color="auto"/>
        <w:left w:val="none" w:sz="0" w:space="0" w:color="auto"/>
        <w:bottom w:val="none" w:sz="0" w:space="0" w:color="auto"/>
        <w:right w:val="none" w:sz="0" w:space="0" w:color="auto"/>
      </w:divBdr>
    </w:div>
    <w:div w:id="109129869">
      <w:bodyDiv w:val="1"/>
      <w:marLeft w:val="0"/>
      <w:marRight w:val="0"/>
      <w:marTop w:val="0"/>
      <w:marBottom w:val="0"/>
      <w:divBdr>
        <w:top w:val="none" w:sz="0" w:space="0" w:color="auto"/>
        <w:left w:val="none" w:sz="0" w:space="0" w:color="auto"/>
        <w:bottom w:val="none" w:sz="0" w:space="0" w:color="auto"/>
        <w:right w:val="none" w:sz="0" w:space="0" w:color="auto"/>
      </w:divBdr>
    </w:div>
    <w:div w:id="109208846">
      <w:bodyDiv w:val="1"/>
      <w:marLeft w:val="0"/>
      <w:marRight w:val="0"/>
      <w:marTop w:val="0"/>
      <w:marBottom w:val="0"/>
      <w:divBdr>
        <w:top w:val="none" w:sz="0" w:space="0" w:color="auto"/>
        <w:left w:val="none" w:sz="0" w:space="0" w:color="auto"/>
        <w:bottom w:val="none" w:sz="0" w:space="0" w:color="auto"/>
        <w:right w:val="none" w:sz="0" w:space="0" w:color="auto"/>
      </w:divBdr>
    </w:div>
    <w:div w:id="109251740">
      <w:bodyDiv w:val="1"/>
      <w:marLeft w:val="0"/>
      <w:marRight w:val="0"/>
      <w:marTop w:val="0"/>
      <w:marBottom w:val="0"/>
      <w:divBdr>
        <w:top w:val="none" w:sz="0" w:space="0" w:color="auto"/>
        <w:left w:val="none" w:sz="0" w:space="0" w:color="auto"/>
        <w:bottom w:val="none" w:sz="0" w:space="0" w:color="auto"/>
        <w:right w:val="none" w:sz="0" w:space="0" w:color="auto"/>
      </w:divBdr>
    </w:div>
    <w:div w:id="109277839">
      <w:bodyDiv w:val="1"/>
      <w:marLeft w:val="0"/>
      <w:marRight w:val="0"/>
      <w:marTop w:val="0"/>
      <w:marBottom w:val="0"/>
      <w:divBdr>
        <w:top w:val="none" w:sz="0" w:space="0" w:color="auto"/>
        <w:left w:val="none" w:sz="0" w:space="0" w:color="auto"/>
        <w:bottom w:val="none" w:sz="0" w:space="0" w:color="auto"/>
        <w:right w:val="none" w:sz="0" w:space="0" w:color="auto"/>
      </w:divBdr>
    </w:div>
    <w:div w:id="109395834">
      <w:bodyDiv w:val="1"/>
      <w:marLeft w:val="0"/>
      <w:marRight w:val="0"/>
      <w:marTop w:val="0"/>
      <w:marBottom w:val="0"/>
      <w:divBdr>
        <w:top w:val="none" w:sz="0" w:space="0" w:color="auto"/>
        <w:left w:val="none" w:sz="0" w:space="0" w:color="auto"/>
        <w:bottom w:val="none" w:sz="0" w:space="0" w:color="auto"/>
        <w:right w:val="none" w:sz="0" w:space="0" w:color="auto"/>
      </w:divBdr>
    </w:div>
    <w:div w:id="109663379">
      <w:bodyDiv w:val="1"/>
      <w:marLeft w:val="0"/>
      <w:marRight w:val="0"/>
      <w:marTop w:val="0"/>
      <w:marBottom w:val="0"/>
      <w:divBdr>
        <w:top w:val="none" w:sz="0" w:space="0" w:color="auto"/>
        <w:left w:val="none" w:sz="0" w:space="0" w:color="auto"/>
        <w:bottom w:val="none" w:sz="0" w:space="0" w:color="auto"/>
        <w:right w:val="none" w:sz="0" w:space="0" w:color="auto"/>
      </w:divBdr>
    </w:div>
    <w:div w:id="109668210">
      <w:bodyDiv w:val="1"/>
      <w:marLeft w:val="0"/>
      <w:marRight w:val="0"/>
      <w:marTop w:val="0"/>
      <w:marBottom w:val="0"/>
      <w:divBdr>
        <w:top w:val="none" w:sz="0" w:space="0" w:color="auto"/>
        <w:left w:val="none" w:sz="0" w:space="0" w:color="auto"/>
        <w:bottom w:val="none" w:sz="0" w:space="0" w:color="auto"/>
        <w:right w:val="none" w:sz="0" w:space="0" w:color="auto"/>
      </w:divBdr>
    </w:div>
    <w:div w:id="109712231">
      <w:bodyDiv w:val="1"/>
      <w:marLeft w:val="0"/>
      <w:marRight w:val="0"/>
      <w:marTop w:val="0"/>
      <w:marBottom w:val="0"/>
      <w:divBdr>
        <w:top w:val="none" w:sz="0" w:space="0" w:color="auto"/>
        <w:left w:val="none" w:sz="0" w:space="0" w:color="auto"/>
        <w:bottom w:val="none" w:sz="0" w:space="0" w:color="auto"/>
        <w:right w:val="none" w:sz="0" w:space="0" w:color="auto"/>
      </w:divBdr>
    </w:div>
    <w:div w:id="109862677">
      <w:bodyDiv w:val="1"/>
      <w:marLeft w:val="0"/>
      <w:marRight w:val="0"/>
      <w:marTop w:val="0"/>
      <w:marBottom w:val="0"/>
      <w:divBdr>
        <w:top w:val="none" w:sz="0" w:space="0" w:color="auto"/>
        <w:left w:val="none" w:sz="0" w:space="0" w:color="auto"/>
        <w:bottom w:val="none" w:sz="0" w:space="0" w:color="auto"/>
        <w:right w:val="none" w:sz="0" w:space="0" w:color="auto"/>
      </w:divBdr>
    </w:div>
    <w:div w:id="109904479">
      <w:bodyDiv w:val="1"/>
      <w:marLeft w:val="0"/>
      <w:marRight w:val="0"/>
      <w:marTop w:val="0"/>
      <w:marBottom w:val="0"/>
      <w:divBdr>
        <w:top w:val="none" w:sz="0" w:space="0" w:color="auto"/>
        <w:left w:val="none" w:sz="0" w:space="0" w:color="auto"/>
        <w:bottom w:val="none" w:sz="0" w:space="0" w:color="auto"/>
        <w:right w:val="none" w:sz="0" w:space="0" w:color="auto"/>
      </w:divBdr>
    </w:div>
    <w:div w:id="109936060">
      <w:bodyDiv w:val="1"/>
      <w:marLeft w:val="0"/>
      <w:marRight w:val="0"/>
      <w:marTop w:val="0"/>
      <w:marBottom w:val="0"/>
      <w:divBdr>
        <w:top w:val="none" w:sz="0" w:space="0" w:color="auto"/>
        <w:left w:val="none" w:sz="0" w:space="0" w:color="auto"/>
        <w:bottom w:val="none" w:sz="0" w:space="0" w:color="auto"/>
        <w:right w:val="none" w:sz="0" w:space="0" w:color="auto"/>
      </w:divBdr>
    </w:div>
    <w:div w:id="110056792">
      <w:bodyDiv w:val="1"/>
      <w:marLeft w:val="0"/>
      <w:marRight w:val="0"/>
      <w:marTop w:val="0"/>
      <w:marBottom w:val="0"/>
      <w:divBdr>
        <w:top w:val="none" w:sz="0" w:space="0" w:color="auto"/>
        <w:left w:val="none" w:sz="0" w:space="0" w:color="auto"/>
        <w:bottom w:val="none" w:sz="0" w:space="0" w:color="auto"/>
        <w:right w:val="none" w:sz="0" w:space="0" w:color="auto"/>
      </w:divBdr>
    </w:div>
    <w:div w:id="110130135">
      <w:bodyDiv w:val="1"/>
      <w:marLeft w:val="0"/>
      <w:marRight w:val="0"/>
      <w:marTop w:val="0"/>
      <w:marBottom w:val="0"/>
      <w:divBdr>
        <w:top w:val="none" w:sz="0" w:space="0" w:color="auto"/>
        <w:left w:val="none" w:sz="0" w:space="0" w:color="auto"/>
        <w:bottom w:val="none" w:sz="0" w:space="0" w:color="auto"/>
        <w:right w:val="none" w:sz="0" w:space="0" w:color="auto"/>
      </w:divBdr>
    </w:div>
    <w:div w:id="110248851">
      <w:bodyDiv w:val="1"/>
      <w:marLeft w:val="0"/>
      <w:marRight w:val="0"/>
      <w:marTop w:val="0"/>
      <w:marBottom w:val="0"/>
      <w:divBdr>
        <w:top w:val="none" w:sz="0" w:space="0" w:color="auto"/>
        <w:left w:val="none" w:sz="0" w:space="0" w:color="auto"/>
        <w:bottom w:val="none" w:sz="0" w:space="0" w:color="auto"/>
        <w:right w:val="none" w:sz="0" w:space="0" w:color="auto"/>
      </w:divBdr>
    </w:div>
    <w:div w:id="110252305">
      <w:bodyDiv w:val="1"/>
      <w:marLeft w:val="0"/>
      <w:marRight w:val="0"/>
      <w:marTop w:val="0"/>
      <w:marBottom w:val="0"/>
      <w:divBdr>
        <w:top w:val="none" w:sz="0" w:space="0" w:color="auto"/>
        <w:left w:val="none" w:sz="0" w:space="0" w:color="auto"/>
        <w:bottom w:val="none" w:sz="0" w:space="0" w:color="auto"/>
        <w:right w:val="none" w:sz="0" w:space="0" w:color="auto"/>
      </w:divBdr>
    </w:div>
    <w:div w:id="110393866">
      <w:bodyDiv w:val="1"/>
      <w:marLeft w:val="0"/>
      <w:marRight w:val="0"/>
      <w:marTop w:val="0"/>
      <w:marBottom w:val="0"/>
      <w:divBdr>
        <w:top w:val="none" w:sz="0" w:space="0" w:color="auto"/>
        <w:left w:val="none" w:sz="0" w:space="0" w:color="auto"/>
        <w:bottom w:val="none" w:sz="0" w:space="0" w:color="auto"/>
        <w:right w:val="none" w:sz="0" w:space="0" w:color="auto"/>
      </w:divBdr>
    </w:div>
    <w:div w:id="110440361">
      <w:bodyDiv w:val="1"/>
      <w:marLeft w:val="0"/>
      <w:marRight w:val="0"/>
      <w:marTop w:val="0"/>
      <w:marBottom w:val="0"/>
      <w:divBdr>
        <w:top w:val="none" w:sz="0" w:space="0" w:color="auto"/>
        <w:left w:val="none" w:sz="0" w:space="0" w:color="auto"/>
        <w:bottom w:val="none" w:sz="0" w:space="0" w:color="auto"/>
        <w:right w:val="none" w:sz="0" w:space="0" w:color="auto"/>
      </w:divBdr>
    </w:div>
    <w:div w:id="110443452">
      <w:bodyDiv w:val="1"/>
      <w:marLeft w:val="0"/>
      <w:marRight w:val="0"/>
      <w:marTop w:val="0"/>
      <w:marBottom w:val="0"/>
      <w:divBdr>
        <w:top w:val="none" w:sz="0" w:space="0" w:color="auto"/>
        <w:left w:val="none" w:sz="0" w:space="0" w:color="auto"/>
        <w:bottom w:val="none" w:sz="0" w:space="0" w:color="auto"/>
        <w:right w:val="none" w:sz="0" w:space="0" w:color="auto"/>
      </w:divBdr>
    </w:div>
    <w:div w:id="110632590">
      <w:bodyDiv w:val="1"/>
      <w:marLeft w:val="0"/>
      <w:marRight w:val="0"/>
      <w:marTop w:val="0"/>
      <w:marBottom w:val="0"/>
      <w:divBdr>
        <w:top w:val="none" w:sz="0" w:space="0" w:color="auto"/>
        <w:left w:val="none" w:sz="0" w:space="0" w:color="auto"/>
        <w:bottom w:val="none" w:sz="0" w:space="0" w:color="auto"/>
        <w:right w:val="none" w:sz="0" w:space="0" w:color="auto"/>
      </w:divBdr>
    </w:div>
    <w:div w:id="110711775">
      <w:bodyDiv w:val="1"/>
      <w:marLeft w:val="0"/>
      <w:marRight w:val="0"/>
      <w:marTop w:val="0"/>
      <w:marBottom w:val="0"/>
      <w:divBdr>
        <w:top w:val="none" w:sz="0" w:space="0" w:color="auto"/>
        <w:left w:val="none" w:sz="0" w:space="0" w:color="auto"/>
        <w:bottom w:val="none" w:sz="0" w:space="0" w:color="auto"/>
        <w:right w:val="none" w:sz="0" w:space="0" w:color="auto"/>
      </w:divBdr>
    </w:div>
    <w:div w:id="110713078">
      <w:bodyDiv w:val="1"/>
      <w:marLeft w:val="0"/>
      <w:marRight w:val="0"/>
      <w:marTop w:val="0"/>
      <w:marBottom w:val="0"/>
      <w:divBdr>
        <w:top w:val="none" w:sz="0" w:space="0" w:color="auto"/>
        <w:left w:val="none" w:sz="0" w:space="0" w:color="auto"/>
        <w:bottom w:val="none" w:sz="0" w:space="0" w:color="auto"/>
        <w:right w:val="none" w:sz="0" w:space="0" w:color="auto"/>
      </w:divBdr>
      <w:divsChild>
        <w:div w:id="2044212273">
          <w:marLeft w:val="480"/>
          <w:marRight w:val="0"/>
          <w:marTop w:val="0"/>
          <w:marBottom w:val="0"/>
          <w:divBdr>
            <w:top w:val="none" w:sz="0" w:space="0" w:color="auto"/>
            <w:left w:val="none" w:sz="0" w:space="0" w:color="auto"/>
            <w:bottom w:val="none" w:sz="0" w:space="0" w:color="auto"/>
            <w:right w:val="none" w:sz="0" w:space="0" w:color="auto"/>
          </w:divBdr>
        </w:div>
        <w:div w:id="643461989">
          <w:marLeft w:val="480"/>
          <w:marRight w:val="0"/>
          <w:marTop w:val="0"/>
          <w:marBottom w:val="0"/>
          <w:divBdr>
            <w:top w:val="none" w:sz="0" w:space="0" w:color="auto"/>
            <w:left w:val="none" w:sz="0" w:space="0" w:color="auto"/>
            <w:bottom w:val="none" w:sz="0" w:space="0" w:color="auto"/>
            <w:right w:val="none" w:sz="0" w:space="0" w:color="auto"/>
          </w:divBdr>
        </w:div>
        <w:div w:id="1616523784">
          <w:marLeft w:val="480"/>
          <w:marRight w:val="0"/>
          <w:marTop w:val="0"/>
          <w:marBottom w:val="0"/>
          <w:divBdr>
            <w:top w:val="none" w:sz="0" w:space="0" w:color="auto"/>
            <w:left w:val="none" w:sz="0" w:space="0" w:color="auto"/>
            <w:bottom w:val="none" w:sz="0" w:space="0" w:color="auto"/>
            <w:right w:val="none" w:sz="0" w:space="0" w:color="auto"/>
          </w:divBdr>
        </w:div>
        <w:div w:id="1801220303">
          <w:marLeft w:val="480"/>
          <w:marRight w:val="0"/>
          <w:marTop w:val="0"/>
          <w:marBottom w:val="0"/>
          <w:divBdr>
            <w:top w:val="none" w:sz="0" w:space="0" w:color="auto"/>
            <w:left w:val="none" w:sz="0" w:space="0" w:color="auto"/>
            <w:bottom w:val="none" w:sz="0" w:space="0" w:color="auto"/>
            <w:right w:val="none" w:sz="0" w:space="0" w:color="auto"/>
          </w:divBdr>
        </w:div>
        <w:div w:id="372115231">
          <w:marLeft w:val="480"/>
          <w:marRight w:val="0"/>
          <w:marTop w:val="0"/>
          <w:marBottom w:val="0"/>
          <w:divBdr>
            <w:top w:val="none" w:sz="0" w:space="0" w:color="auto"/>
            <w:left w:val="none" w:sz="0" w:space="0" w:color="auto"/>
            <w:bottom w:val="none" w:sz="0" w:space="0" w:color="auto"/>
            <w:right w:val="none" w:sz="0" w:space="0" w:color="auto"/>
          </w:divBdr>
        </w:div>
        <w:div w:id="1575970312">
          <w:marLeft w:val="480"/>
          <w:marRight w:val="0"/>
          <w:marTop w:val="0"/>
          <w:marBottom w:val="0"/>
          <w:divBdr>
            <w:top w:val="none" w:sz="0" w:space="0" w:color="auto"/>
            <w:left w:val="none" w:sz="0" w:space="0" w:color="auto"/>
            <w:bottom w:val="none" w:sz="0" w:space="0" w:color="auto"/>
            <w:right w:val="none" w:sz="0" w:space="0" w:color="auto"/>
          </w:divBdr>
        </w:div>
        <w:div w:id="1255046903">
          <w:marLeft w:val="480"/>
          <w:marRight w:val="0"/>
          <w:marTop w:val="0"/>
          <w:marBottom w:val="0"/>
          <w:divBdr>
            <w:top w:val="none" w:sz="0" w:space="0" w:color="auto"/>
            <w:left w:val="none" w:sz="0" w:space="0" w:color="auto"/>
            <w:bottom w:val="none" w:sz="0" w:space="0" w:color="auto"/>
            <w:right w:val="none" w:sz="0" w:space="0" w:color="auto"/>
          </w:divBdr>
        </w:div>
        <w:div w:id="1414861616">
          <w:marLeft w:val="480"/>
          <w:marRight w:val="0"/>
          <w:marTop w:val="0"/>
          <w:marBottom w:val="0"/>
          <w:divBdr>
            <w:top w:val="none" w:sz="0" w:space="0" w:color="auto"/>
            <w:left w:val="none" w:sz="0" w:space="0" w:color="auto"/>
            <w:bottom w:val="none" w:sz="0" w:space="0" w:color="auto"/>
            <w:right w:val="none" w:sz="0" w:space="0" w:color="auto"/>
          </w:divBdr>
        </w:div>
        <w:div w:id="1313412414">
          <w:marLeft w:val="480"/>
          <w:marRight w:val="0"/>
          <w:marTop w:val="0"/>
          <w:marBottom w:val="0"/>
          <w:divBdr>
            <w:top w:val="none" w:sz="0" w:space="0" w:color="auto"/>
            <w:left w:val="none" w:sz="0" w:space="0" w:color="auto"/>
            <w:bottom w:val="none" w:sz="0" w:space="0" w:color="auto"/>
            <w:right w:val="none" w:sz="0" w:space="0" w:color="auto"/>
          </w:divBdr>
        </w:div>
        <w:div w:id="1238705296">
          <w:marLeft w:val="480"/>
          <w:marRight w:val="0"/>
          <w:marTop w:val="0"/>
          <w:marBottom w:val="0"/>
          <w:divBdr>
            <w:top w:val="none" w:sz="0" w:space="0" w:color="auto"/>
            <w:left w:val="none" w:sz="0" w:space="0" w:color="auto"/>
            <w:bottom w:val="none" w:sz="0" w:space="0" w:color="auto"/>
            <w:right w:val="none" w:sz="0" w:space="0" w:color="auto"/>
          </w:divBdr>
        </w:div>
        <w:div w:id="42172023">
          <w:marLeft w:val="480"/>
          <w:marRight w:val="0"/>
          <w:marTop w:val="0"/>
          <w:marBottom w:val="0"/>
          <w:divBdr>
            <w:top w:val="none" w:sz="0" w:space="0" w:color="auto"/>
            <w:left w:val="none" w:sz="0" w:space="0" w:color="auto"/>
            <w:bottom w:val="none" w:sz="0" w:space="0" w:color="auto"/>
            <w:right w:val="none" w:sz="0" w:space="0" w:color="auto"/>
          </w:divBdr>
        </w:div>
        <w:div w:id="478348038">
          <w:marLeft w:val="480"/>
          <w:marRight w:val="0"/>
          <w:marTop w:val="0"/>
          <w:marBottom w:val="0"/>
          <w:divBdr>
            <w:top w:val="none" w:sz="0" w:space="0" w:color="auto"/>
            <w:left w:val="none" w:sz="0" w:space="0" w:color="auto"/>
            <w:bottom w:val="none" w:sz="0" w:space="0" w:color="auto"/>
            <w:right w:val="none" w:sz="0" w:space="0" w:color="auto"/>
          </w:divBdr>
        </w:div>
        <w:div w:id="994336771">
          <w:marLeft w:val="480"/>
          <w:marRight w:val="0"/>
          <w:marTop w:val="0"/>
          <w:marBottom w:val="0"/>
          <w:divBdr>
            <w:top w:val="none" w:sz="0" w:space="0" w:color="auto"/>
            <w:left w:val="none" w:sz="0" w:space="0" w:color="auto"/>
            <w:bottom w:val="none" w:sz="0" w:space="0" w:color="auto"/>
            <w:right w:val="none" w:sz="0" w:space="0" w:color="auto"/>
          </w:divBdr>
        </w:div>
        <w:div w:id="2054453767">
          <w:marLeft w:val="480"/>
          <w:marRight w:val="0"/>
          <w:marTop w:val="0"/>
          <w:marBottom w:val="0"/>
          <w:divBdr>
            <w:top w:val="none" w:sz="0" w:space="0" w:color="auto"/>
            <w:left w:val="none" w:sz="0" w:space="0" w:color="auto"/>
            <w:bottom w:val="none" w:sz="0" w:space="0" w:color="auto"/>
            <w:right w:val="none" w:sz="0" w:space="0" w:color="auto"/>
          </w:divBdr>
        </w:div>
        <w:div w:id="887372901">
          <w:marLeft w:val="480"/>
          <w:marRight w:val="0"/>
          <w:marTop w:val="0"/>
          <w:marBottom w:val="0"/>
          <w:divBdr>
            <w:top w:val="none" w:sz="0" w:space="0" w:color="auto"/>
            <w:left w:val="none" w:sz="0" w:space="0" w:color="auto"/>
            <w:bottom w:val="none" w:sz="0" w:space="0" w:color="auto"/>
            <w:right w:val="none" w:sz="0" w:space="0" w:color="auto"/>
          </w:divBdr>
        </w:div>
        <w:div w:id="1668290026">
          <w:marLeft w:val="480"/>
          <w:marRight w:val="0"/>
          <w:marTop w:val="0"/>
          <w:marBottom w:val="0"/>
          <w:divBdr>
            <w:top w:val="none" w:sz="0" w:space="0" w:color="auto"/>
            <w:left w:val="none" w:sz="0" w:space="0" w:color="auto"/>
            <w:bottom w:val="none" w:sz="0" w:space="0" w:color="auto"/>
            <w:right w:val="none" w:sz="0" w:space="0" w:color="auto"/>
          </w:divBdr>
        </w:div>
        <w:div w:id="1728646900">
          <w:marLeft w:val="480"/>
          <w:marRight w:val="0"/>
          <w:marTop w:val="0"/>
          <w:marBottom w:val="0"/>
          <w:divBdr>
            <w:top w:val="none" w:sz="0" w:space="0" w:color="auto"/>
            <w:left w:val="none" w:sz="0" w:space="0" w:color="auto"/>
            <w:bottom w:val="none" w:sz="0" w:space="0" w:color="auto"/>
            <w:right w:val="none" w:sz="0" w:space="0" w:color="auto"/>
          </w:divBdr>
        </w:div>
        <w:div w:id="1256279013">
          <w:marLeft w:val="480"/>
          <w:marRight w:val="0"/>
          <w:marTop w:val="0"/>
          <w:marBottom w:val="0"/>
          <w:divBdr>
            <w:top w:val="none" w:sz="0" w:space="0" w:color="auto"/>
            <w:left w:val="none" w:sz="0" w:space="0" w:color="auto"/>
            <w:bottom w:val="none" w:sz="0" w:space="0" w:color="auto"/>
            <w:right w:val="none" w:sz="0" w:space="0" w:color="auto"/>
          </w:divBdr>
        </w:div>
        <w:div w:id="517348581">
          <w:marLeft w:val="480"/>
          <w:marRight w:val="0"/>
          <w:marTop w:val="0"/>
          <w:marBottom w:val="0"/>
          <w:divBdr>
            <w:top w:val="none" w:sz="0" w:space="0" w:color="auto"/>
            <w:left w:val="none" w:sz="0" w:space="0" w:color="auto"/>
            <w:bottom w:val="none" w:sz="0" w:space="0" w:color="auto"/>
            <w:right w:val="none" w:sz="0" w:space="0" w:color="auto"/>
          </w:divBdr>
        </w:div>
        <w:div w:id="1010259236">
          <w:marLeft w:val="480"/>
          <w:marRight w:val="0"/>
          <w:marTop w:val="0"/>
          <w:marBottom w:val="0"/>
          <w:divBdr>
            <w:top w:val="none" w:sz="0" w:space="0" w:color="auto"/>
            <w:left w:val="none" w:sz="0" w:space="0" w:color="auto"/>
            <w:bottom w:val="none" w:sz="0" w:space="0" w:color="auto"/>
            <w:right w:val="none" w:sz="0" w:space="0" w:color="auto"/>
          </w:divBdr>
        </w:div>
        <w:div w:id="704595725">
          <w:marLeft w:val="480"/>
          <w:marRight w:val="0"/>
          <w:marTop w:val="0"/>
          <w:marBottom w:val="0"/>
          <w:divBdr>
            <w:top w:val="none" w:sz="0" w:space="0" w:color="auto"/>
            <w:left w:val="none" w:sz="0" w:space="0" w:color="auto"/>
            <w:bottom w:val="none" w:sz="0" w:space="0" w:color="auto"/>
            <w:right w:val="none" w:sz="0" w:space="0" w:color="auto"/>
          </w:divBdr>
        </w:div>
        <w:div w:id="1245340773">
          <w:marLeft w:val="480"/>
          <w:marRight w:val="0"/>
          <w:marTop w:val="0"/>
          <w:marBottom w:val="0"/>
          <w:divBdr>
            <w:top w:val="none" w:sz="0" w:space="0" w:color="auto"/>
            <w:left w:val="none" w:sz="0" w:space="0" w:color="auto"/>
            <w:bottom w:val="none" w:sz="0" w:space="0" w:color="auto"/>
            <w:right w:val="none" w:sz="0" w:space="0" w:color="auto"/>
          </w:divBdr>
        </w:div>
        <w:div w:id="2066054868">
          <w:marLeft w:val="480"/>
          <w:marRight w:val="0"/>
          <w:marTop w:val="0"/>
          <w:marBottom w:val="0"/>
          <w:divBdr>
            <w:top w:val="none" w:sz="0" w:space="0" w:color="auto"/>
            <w:left w:val="none" w:sz="0" w:space="0" w:color="auto"/>
            <w:bottom w:val="none" w:sz="0" w:space="0" w:color="auto"/>
            <w:right w:val="none" w:sz="0" w:space="0" w:color="auto"/>
          </w:divBdr>
        </w:div>
        <w:div w:id="49035831">
          <w:marLeft w:val="480"/>
          <w:marRight w:val="0"/>
          <w:marTop w:val="0"/>
          <w:marBottom w:val="0"/>
          <w:divBdr>
            <w:top w:val="none" w:sz="0" w:space="0" w:color="auto"/>
            <w:left w:val="none" w:sz="0" w:space="0" w:color="auto"/>
            <w:bottom w:val="none" w:sz="0" w:space="0" w:color="auto"/>
            <w:right w:val="none" w:sz="0" w:space="0" w:color="auto"/>
          </w:divBdr>
        </w:div>
        <w:div w:id="482937263">
          <w:marLeft w:val="480"/>
          <w:marRight w:val="0"/>
          <w:marTop w:val="0"/>
          <w:marBottom w:val="0"/>
          <w:divBdr>
            <w:top w:val="none" w:sz="0" w:space="0" w:color="auto"/>
            <w:left w:val="none" w:sz="0" w:space="0" w:color="auto"/>
            <w:bottom w:val="none" w:sz="0" w:space="0" w:color="auto"/>
            <w:right w:val="none" w:sz="0" w:space="0" w:color="auto"/>
          </w:divBdr>
        </w:div>
        <w:div w:id="770783259">
          <w:marLeft w:val="480"/>
          <w:marRight w:val="0"/>
          <w:marTop w:val="0"/>
          <w:marBottom w:val="0"/>
          <w:divBdr>
            <w:top w:val="none" w:sz="0" w:space="0" w:color="auto"/>
            <w:left w:val="none" w:sz="0" w:space="0" w:color="auto"/>
            <w:bottom w:val="none" w:sz="0" w:space="0" w:color="auto"/>
            <w:right w:val="none" w:sz="0" w:space="0" w:color="auto"/>
          </w:divBdr>
        </w:div>
        <w:div w:id="353121439">
          <w:marLeft w:val="480"/>
          <w:marRight w:val="0"/>
          <w:marTop w:val="0"/>
          <w:marBottom w:val="0"/>
          <w:divBdr>
            <w:top w:val="none" w:sz="0" w:space="0" w:color="auto"/>
            <w:left w:val="none" w:sz="0" w:space="0" w:color="auto"/>
            <w:bottom w:val="none" w:sz="0" w:space="0" w:color="auto"/>
            <w:right w:val="none" w:sz="0" w:space="0" w:color="auto"/>
          </w:divBdr>
        </w:div>
        <w:div w:id="244804509">
          <w:marLeft w:val="480"/>
          <w:marRight w:val="0"/>
          <w:marTop w:val="0"/>
          <w:marBottom w:val="0"/>
          <w:divBdr>
            <w:top w:val="none" w:sz="0" w:space="0" w:color="auto"/>
            <w:left w:val="none" w:sz="0" w:space="0" w:color="auto"/>
            <w:bottom w:val="none" w:sz="0" w:space="0" w:color="auto"/>
            <w:right w:val="none" w:sz="0" w:space="0" w:color="auto"/>
          </w:divBdr>
        </w:div>
        <w:div w:id="372119112">
          <w:marLeft w:val="480"/>
          <w:marRight w:val="0"/>
          <w:marTop w:val="0"/>
          <w:marBottom w:val="0"/>
          <w:divBdr>
            <w:top w:val="none" w:sz="0" w:space="0" w:color="auto"/>
            <w:left w:val="none" w:sz="0" w:space="0" w:color="auto"/>
            <w:bottom w:val="none" w:sz="0" w:space="0" w:color="auto"/>
            <w:right w:val="none" w:sz="0" w:space="0" w:color="auto"/>
          </w:divBdr>
        </w:div>
        <w:div w:id="124592959">
          <w:marLeft w:val="480"/>
          <w:marRight w:val="0"/>
          <w:marTop w:val="0"/>
          <w:marBottom w:val="0"/>
          <w:divBdr>
            <w:top w:val="none" w:sz="0" w:space="0" w:color="auto"/>
            <w:left w:val="none" w:sz="0" w:space="0" w:color="auto"/>
            <w:bottom w:val="none" w:sz="0" w:space="0" w:color="auto"/>
            <w:right w:val="none" w:sz="0" w:space="0" w:color="auto"/>
          </w:divBdr>
        </w:div>
        <w:div w:id="667905307">
          <w:marLeft w:val="480"/>
          <w:marRight w:val="0"/>
          <w:marTop w:val="0"/>
          <w:marBottom w:val="0"/>
          <w:divBdr>
            <w:top w:val="none" w:sz="0" w:space="0" w:color="auto"/>
            <w:left w:val="none" w:sz="0" w:space="0" w:color="auto"/>
            <w:bottom w:val="none" w:sz="0" w:space="0" w:color="auto"/>
            <w:right w:val="none" w:sz="0" w:space="0" w:color="auto"/>
          </w:divBdr>
        </w:div>
        <w:div w:id="1601059320">
          <w:marLeft w:val="480"/>
          <w:marRight w:val="0"/>
          <w:marTop w:val="0"/>
          <w:marBottom w:val="0"/>
          <w:divBdr>
            <w:top w:val="none" w:sz="0" w:space="0" w:color="auto"/>
            <w:left w:val="none" w:sz="0" w:space="0" w:color="auto"/>
            <w:bottom w:val="none" w:sz="0" w:space="0" w:color="auto"/>
            <w:right w:val="none" w:sz="0" w:space="0" w:color="auto"/>
          </w:divBdr>
        </w:div>
        <w:div w:id="1838229747">
          <w:marLeft w:val="480"/>
          <w:marRight w:val="0"/>
          <w:marTop w:val="0"/>
          <w:marBottom w:val="0"/>
          <w:divBdr>
            <w:top w:val="none" w:sz="0" w:space="0" w:color="auto"/>
            <w:left w:val="none" w:sz="0" w:space="0" w:color="auto"/>
            <w:bottom w:val="none" w:sz="0" w:space="0" w:color="auto"/>
            <w:right w:val="none" w:sz="0" w:space="0" w:color="auto"/>
          </w:divBdr>
        </w:div>
        <w:div w:id="1235162158">
          <w:marLeft w:val="480"/>
          <w:marRight w:val="0"/>
          <w:marTop w:val="0"/>
          <w:marBottom w:val="0"/>
          <w:divBdr>
            <w:top w:val="none" w:sz="0" w:space="0" w:color="auto"/>
            <w:left w:val="none" w:sz="0" w:space="0" w:color="auto"/>
            <w:bottom w:val="none" w:sz="0" w:space="0" w:color="auto"/>
            <w:right w:val="none" w:sz="0" w:space="0" w:color="auto"/>
          </w:divBdr>
        </w:div>
        <w:div w:id="878054470">
          <w:marLeft w:val="480"/>
          <w:marRight w:val="0"/>
          <w:marTop w:val="0"/>
          <w:marBottom w:val="0"/>
          <w:divBdr>
            <w:top w:val="none" w:sz="0" w:space="0" w:color="auto"/>
            <w:left w:val="none" w:sz="0" w:space="0" w:color="auto"/>
            <w:bottom w:val="none" w:sz="0" w:space="0" w:color="auto"/>
            <w:right w:val="none" w:sz="0" w:space="0" w:color="auto"/>
          </w:divBdr>
        </w:div>
        <w:div w:id="810052560">
          <w:marLeft w:val="480"/>
          <w:marRight w:val="0"/>
          <w:marTop w:val="0"/>
          <w:marBottom w:val="0"/>
          <w:divBdr>
            <w:top w:val="none" w:sz="0" w:space="0" w:color="auto"/>
            <w:left w:val="none" w:sz="0" w:space="0" w:color="auto"/>
            <w:bottom w:val="none" w:sz="0" w:space="0" w:color="auto"/>
            <w:right w:val="none" w:sz="0" w:space="0" w:color="auto"/>
          </w:divBdr>
        </w:div>
        <w:div w:id="521742527">
          <w:marLeft w:val="480"/>
          <w:marRight w:val="0"/>
          <w:marTop w:val="0"/>
          <w:marBottom w:val="0"/>
          <w:divBdr>
            <w:top w:val="none" w:sz="0" w:space="0" w:color="auto"/>
            <w:left w:val="none" w:sz="0" w:space="0" w:color="auto"/>
            <w:bottom w:val="none" w:sz="0" w:space="0" w:color="auto"/>
            <w:right w:val="none" w:sz="0" w:space="0" w:color="auto"/>
          </w:divBdr>
        </w:div>
        <w:div w:id="401486902">
          <w:marLeft w:val="480"/>
          <w:marRight w:val="0"/>
          <w:marTop w:val="0"/>
          <w:marBottom w:val="0"/>
          <w:divBdr>
            <w:top w:val="none" w:sz="0" w:space="0" w:color="auto"/>
            <w:left w:val="none" w:sz="0" w:space="0" w:color="auto"/>
            <w:bottom w:val="none" w:sz="0" w:space="0" w:color="auto"/>
            <w:right w:val="none" w:sz="0" w:space="0" w:color="auto"/>
          </w:divBdr>
        </w:div>
        <w:div w:id="1227957366">
          <w:marLeft w:val="480"/>
          <w:marRight w:val="0"/>
          <w:marTop w:val="0"/>
          <w:marBottom w:val="0"/>
          <w:divBdr>
            <w:top w:val="none" w:sz="0" w:space="0" w:color="auto"/>
            <w:left w:val="none" w:sz="0" w:space="0" w:color="auto"/>
            <w:bottom w:val="none" w:sz="0" w:space="0" w:color="auto"/>
            <w:right w:val="none" w:sz="0" w:space="0" w:color="auto"/>
          </w:divBdr>
        </w:div>
        <w:div w:id="487282374">
          <w:marLeft w:val="480"/>
          <w:marRight w:val="0"/>
          <w:marTop w:val="0"/>
          <w:marBottom w:val="0"/>
          <w:divBdr>
            <w:top w:val="none" w:sz="0" w:space="0" w:color="auto"/>
            <w:left w:val="none" w:sz="0" w:space="0" w:color="auto"/>
            <w:bottom w:val="none" w:sz="0" w:space="0" w:color="auto"/>
            <w:right w:val="none" w:sz="0" w:space="0" w:color="auto"/>
          </w:divBdr>
        </w:div>
        <w:div w:id="508448864">
          <w:marLeft w:val="480"/>
          <w:marRight w:val="0"/>
          <w:marTop w:val="0"/>
          <w:marBottom w:val="0"/>
          <w:divBdr>
            <w:top w:val="none" w:sz="0" w:space="0" w:color="auto"/>
            <w:left w:val="none" w:sz="0" w:space="0" w:color="auto"/>
            <w:bottom w:val="none" w:sz="0" w:space="0" w:color="auto"/>
            <w:right w:val="none" w:sz="0" w:space="0" w:color="auto"/>
          </w:divBdr>
        </w:div>
        <w:div w:id="1255431292">
          <w:marLeft w:val="480"/>
          <w:marRight w:val="0"/>
          <w:marTop w:val="0"/>
          <w:marBottom w:val="0"/>
          <w:divBdr>
            <w:top w:val="none" w:sz="0" w:space="0" w:color="auto"/>
            <w:left w:val="none" w:sz="0" w:space="0" w:color="auto"/>
            <w:bottom w:val="none" w:sz="0" w:space="0" w:color="auto"/>
            <w:right w:val="none" w:sz="0" w:space="0" w:color="auto"/>
          </w:divBdr>
        </w:div>
        <w:div w:id="1681397334">
          <w:marLeft w:val="480"/>
          <w:marRight w:val="0"/>
          <w:marTop w:val="0"/>
          <w:marBottom w:val="0"/>
          <w:divBdr>
            <w:top w:val="none" w:sz="0" w:space="0" w:color="auto"/>
            <w:left w:val="none" w:sz="0" w:space="0" w:color="auto"/>
            <w:bottom w:val="none" w:sz="0" w:space="0" w:color="auto"/>
            <w:right w:val="none" w:sz="0" w:space="0" w:color="auto"/>
          </w:divBdr>
        </w:div>
        <w:div w:id="1506556456">
          <w:marLeft w:val="480"/>
          <w:marRight w:val="0"/>
          <w:marTop w:val="0"/>
          <w:marBottom w:val="0"/>
          <w:divBdr>
            <w:top w:val="none" w:sz="0" w:space="0" w:color="auto"/>
            <w:left w:val="none" w:sz="0" w:space="0" w:color="auto"/>
            <w:bottom w:val="none" w:sz="0" w:space="0" w:color="auto"/>
            <w:right w:val="none" w:sz="0" w:space="0" w:color="auto"/>
          </w:divBdr>
        </w:div>
        <w:div w:id="1223366079">
          <w:marLeft w:val="480"/>
          <w:marRight w:val="0"/>
          <w:marTop w:val="0"/>
          <w:marBottom w:val="0"/>
          <w:divBdr>
            <w:top w:val="none" w:sz="0" w:space="0" w:color="auto"/>
            <w:left w:val="none" w:sz="0" w:space="0" w:color="auto"/>
            <w:bottom w:val="none" w:sz="0" w:space="0" w:color="auto"/>
            <w:right w:val="none" w:sz="0" w:space="0" w:color="auto"/>
          </w:divBdr>
        </w:div>
        <w:div w:id="683094375">
          <w:marLeft w:val="480"/>
          <w:marRight w:val="0"/>
          <w:marTop w:val="0"/>
          <w:marBottom w:val="0"/>
          <w:divBdr>
            <w:top w:val="none" w:sz="0" w:space="0" w:color="auto"/>
            <w:left w:val="none" w:sz="0" w:space="0" w:color="auto"/>
            <w:bottom w:val="none" w:sz="0" w:space="0" w:color="auto"/>
            <w:right w:val="none" w:sz="0" w:space="0" w:color="auto"/>
          </w:divBdr>
        </w:div>
        <w:div w:id="1587230164">
          <w:marLeft w:val="480"/>
          <w:marRight w:val="0"/>
          <w:marTop w:val="0"/>
          <w:marBottom w:val="0"/>
          <w:divBdr>
            <w:top w:val="none" w:sz="0" w:space="0" w:color="auto"/>
            <w:left w:val="none" w:sz="0" w:space="0" w:color="auto"/>
            <w:bottom w:val="none" w:sz="0" w:space="0" w:color="auto"/>
            <w:right w:val="none" w:sz="0" w:space="0" w:color="auto"/>
          </w:divBdr>
        </w:div>
        <w:div w:id="1326668636">
          <w:marLeft w:val="480"/>
          <w:marRight w:val="0"/>
          <w:marTop w:val="0"/>
          <w:marBottom w:val="0"/>
          <w:divBdr>
            <w:top w:val="none" w:sz="0" w:space="0" w:color="auto"/>
            <w:left w:val="none" w:sz="0" w:space="0" w:color="auto"/>
            <w:bottom w:val="none" w:sz="0" w:space="0" w:color="auto"/>
            <w:right w:val="none" w:sz="0" w:space="0" w:color="auto"/>
          </w:divBdr>
        </w:div>
        <w:div w:id="221137966">
          <w:marLeft w:val="480"/>
          <w:marRight w:val="0"/>
          <w:marTop w:val="0"/>
          <w:marBottom w:val="0"/>
          <w:divBdr>
            <w:top w:val="none" w:sz="0" w:space="0" w:color="auto"/>
            <w:left w:val="none" w:sz="0" w:space="0" w:color="auto"/>
            <w:bottom w:val="none" w:sz="0" w:space="0" w:color="auto"/>
            <w:right w:val="none" w:sz="0" w:space="0" w:color="auto"/>
          </w:divBdr>
        </w:div>
        <w:div w:id="880091971">
          <w:marLeft w:val="480"/>
          <w:marRight w:val="0"/>
          <w:marTop w:val="0"/>
          <w:marBottom w:val="0"/>
          <w:divBdr>
            <w:top w:val="none" w:sz="0" w:space="0" w:color="auto"/>
            <w:left w:val="none" w:sz="0" w:space="0" w:color="auto"/>
            <w:bottom w:val="none" w:sz="0" w:space="0" w:color="auto"/>
            <w:right w:val="none" w:sz="0" w:space="0" w:color="auto"/>
          </w:divBdr>
        </w:div>
      </w:divsChild>
    </w:div>
    <w:div w:id="110826980">
      <w:bodyDiv w:val="1"/>
      <w:marLeft w:val="0"/>
      <w:marRight w:val="0"/>
      <w:marTop w:val="0"/>
      <w:marBottom w:val="0"/>
      <w:divBdr>
        <w:top w:val="none" w:sz="0" w:space="0" w:color="auto"/>
        <w:left w:val="none" w:sz="0" w:space="0" w:color="auto"/>
        <w:bottom w:val="none" w:sz="0" w:space="0" w:color="auto"/>
        <w:right w:val="none" w:sz="0" w:space="0" w:color="auto"/>
      </w:divBdr>
    </w:div>
    <w:div w:id="110828542">
      <w:bodyDiv w:val="1"/>
      <w:marLeft w:val="0"/>
      <w:marRight w:val="0"/>
      <w:marTop w:val="0"/>
      <w:marBottom w:val="0"/>
      <w:divBdr>
        <w:top w:val="none" w:sz="0" w:space="0" w:color="auto"/>
        <w:left w:val="none" w:sz="0" w:space="0" w:color="auto"/>
        <w:bottom w:val="none" w:sz="0" w:space="0" w:color="auto"/>
        <w:right w:val="none" w:sz="0" w:space="0" w:color="auto"/>
      </w:divBdr>
      <w:divsChild>
        <w:div w:id="15817313">
          <w:marLeft w:val="480"/>
          <w:marRight w:val="0"/>
          <w:marTop w:val="0"/>
          <w:marBottom w:val="0"/>
          <w:divBdr>
            <w:top w:val="none" w:sz="0" w:space="0" w:color="auto"/>
            <w:left w:val="none" w:sz="0" w:space="0" w:color="auto"/>
            <w:bottom w:val="none" w:sz="0" w:space="0" w:color="auto"/>
            <w:right w:val="none" w:sz="0" w:space="0" w:color="auto"/>
          </w:divBdr>
        </w:div>
        <w:div w:id="45420827">
          <w:marLeft w:val="480"/>
          <w:marRight w:val="0"/>
          <w:marTop w:val="0"/>
          <w:marBottom w:val="0"/>
          <w:divBdr>
            <w:top w:val="none" w:sz="0" w:space="0" w:color="auto"/>
            <w:left w:val="none" w:sz="0" w:space="0" w:color="auto"/>
            <w:bottom w:val="none" w:sz="0" w:space="0" w:color="auto"/>
            <w:right w:val="none" w:sz="0" w:space="0" w:color="auto"/>
          </w:divBdr>
        </w:div>
        <w:div w:id="52316206">
          <w:marLeft w:val="480"/>
          <w:marRight w:val="0"/>
          <w:marTop w:val="0"/>
          <w:marBottom w:val="0"/>
          <w:divBdr>
            <w:top w:val="none" w:sz="0" w:space="0" w:color="auto"/>
            <w:left w:val="none" w:sz="0" w:space="0" w:color="auto"/>
            <w:bottom w:val="none" w:sz="0" w:space="0" w:color="auto"/>
            <w:right w:val="none" w:sz="0" w:space="0" w:color="auto"/>
          </w:divBdr>
        </w:div>
        <w:div w:id="77480732">
          <w:marLeft w:val="480"/>
          <w:marRight w:val="0"/>
          <w:marTop w:val="0"/>
          <w:marBottom w:val="0"/>
          <w:divBdr>
            <w:top w:val="none" w:sz="0" w:space="0" w:color="auto"/>
            <w:left w:val="none" w:sz="0" w:space="0" w:color="auto"/>
            <w:bottom w:val="none" w:sz="0" w:space="0" w:color="auto"/>
            <w:right w:val="none" w:sz="0" w:space="0" w:color="auto"/>
          </w:divBdr>
        </w:div>
        <w:div w:id="121773791">
          <w:marLeft w:val="480"/>
          <w:marRight w:val="0"/>
          <w:marTop w:val="0"/>
          <w:marBottom w:val="0"/>
          <w:divBdr>
            <w:top w:val="none" w:sz="0" w:space="0" w:color="auto"/>
            <w:left w:val="none" w:sz="0" w:space="0" w:color="auto"/>
            <w:bottom w:val="none" w:sz="0" w:space="0" w:color="auto"/>
            <w:right w:val="none" w:sz="0" w:space="0" w:color="auto"/>
          </w:divBdr>
        </w:div>
        <w:div w:id="328484235">
          <w:marLeft w:val="480"/>
          <w:marRight w:val="0"/>
          <w:marTop w:val="0"/>
          <w:marBottom w:val="0"/>
          <w:divBdr>
            <w:top w:val="none" w:sz="0" w:space="0" w:color="auto"/>
            <w:left w:val="none" w:sz="0" w:space="0" w:color="auto"/>
            <w:bottom w:val="none" w:sz="0" w:space="0" w:color="auto"/>
            <w:right w:val="none" w:sz="0" w:space="0" w:color="auto"/>
          </w:divBdr>
        </w:div>
        <w:div w:id="363100675">
          <w:marLeft w:val="480"/>
          <w:marRight w:val="0"/>
          <w:marTop w:val="0"/>
          <w:marBottom w:val="0"/>
          <w:divBdr>
            <w:top w:val="none" w:sz="0" w:space="0" w:color="auto"/>
            <w:left w:val="none" w:sz="0" w:space="0" w:color="auto"/>
            <w:bottom w:val="none" w:sz="0" w:space="0" w:color="auto"/>
            <w:right w:val="none" w:sz="0" w:space="0" w:color="auto"/>
          </w:divBdr>
        </w:div>
        <w:div w:id="417481802">
          <w:marLeft w:val="480"/>
          <w:marRight w:val="0"/>
          <w:marTop w:val="0"/>
          <w:marBottom w:val="0"/>
          <w:divBdr>
            <w:top w:val="none" w:sz="0" w:space="0" w:color="auto"/>
            <w:left w:val="none" w:sz="0" w:space="0" w:color="auto"/>
            <w:bottom w:val="none" w:sz="0" w:space="0" w:color="auto"/>
            <w:right w:val="none" w:sz="0" w:space="0" w:color="auto"/>
          </w:divBdr>
        </w:div>
        <w:div w:id="509568925">
          <w:marLeft w:val="480"/>
          <w:marRight w:val="0"/>
          <w:marTop w:val="0"/>
          <w:marBottom w:val="0"/>
          <w:divBdr>
            <w:top w:val="none" w:sz="0" w:space="0" w:color="auto"/>
            <w:left w:val="none" w:sz="0" w:space="0" w:color="auto"/>
            <w:bottom w:val="none" w:sz="0" w:space="0" w:color="auto"/>
            <w:right w:val="none" w:sz="0" w:space="0" w:color="auto"/>
          </w:divBdr>
        </w:div>
        <w:div w:id="630596883">
          <w:marLeft w:val="480"/>
          <w:marRight w:val="0"/>
          <w:marTop w:val="0"/>
          <w:marBottom w:val="0"/>
          <w:divBdr>
            <w:top w:val="none" w:sz="0" w:space="0" w:color="auto"/>
            <w:left w:val="none" w:sz="0" w:space="0" w:color="auto"/>
            <w:bottom w:val="none" w:sz="0" w:space="0" w:color="auto"/>
            <w:right w:val="none" w:sz="0" w:space="0" w:color="auto"/>
          </w:divBdr>
        </w:div>
        <w:div w:id="652028905">
          <w:marLeft w:val="480"/>
          <w:marRight w:val="0"/>
          <w:marTop w:val="0"/>
          <w:marBottom w:val="0"/>
          <w:divBdr>
            <w:top w:val="none" w:sz="0" w:space="0" w:color="auto"/>
            <w:left w:val="none" w:sz="0" w:space="0" w:color="auto"/>
            <w:bottom w:val="none" w:sz="0" w:space="0" w:color="auto"/>
            <w:right w:val="none" w:sz="0" w:space="0" w:color="auto"/>
          </w:divBdr>
        </w:div>
        <w:div w:id="653487361">
          <w:marLeft w:val="480"/>
          <w:marRight w:val="0"/>
          <w:marTop w:val="0"/>
          <w:marBottom w:val="0"/>
          <w:divBdr>
            <w:top w:val="none" w:sz="0" w:space="0" w:color="auto"/>
            <w:left w:val="none" w:sz="0" w:space="0" w:color="auto"/>
            <w:bottom w:val="none" w:sz="0" w:space="0" w:color="auto"/>
            <w:right w:val="none" w:sz="0" w:space="0" w:color="auto"/>
          </w:divBdr>
        </w:div>
        <w:div w:id="656231411">
          <w:marLeft w:val="480"/>
          <w:marRight w:val="0"/>
          <w:marTop w:val="0"/>
          <w:marBottom w:val="0"/>
          <w:divBdr>
            <w:top w:val="none" w:sz="0" w:space="0" w:color="auto"/>
            <w:left w:val="none" w:sz="0" w:space="0" w:color="auto"/>
            <w:bottom w:val="none" w:sz="0" w:space="0" w:color="auto"/>
            <w:right w:val="none" w:sz="0" w:space="0" w:color="auto"/>
          </w:divBdr>
        </w:div>
        <w:div w:id="687105337">
          <w:marLeft w:val="480"/>
          <w:marRight w:val="0"/>
          <w:marTop w:val="0"/>
          <w:marBottom w:val="0"/>
          <w:divBdr>
            <w:top w:val="none" w:sz="0" w:space="0" w:color="auto"/>
            <w:left w:val="none" w:sz="0" w:space="0" w:color="auto"/>
            <w:bottom w:val="none" w:sz="0" w:space="0" w:color="auto"/>
            <w:right w:val="none" w:sz="0" w:space="0" w:color="auto"/>
          </w:divBdr>
        </w:div>
        <w:div w:id="739402558">
          <w:marLeft w:val="480"/>
          <w:marRight w:val="0"/>
          <w:marTop w:val="0"/>
          <w:marBottom w:val="0"/>
          <w:divBdr>
            <w:top w:val="none" w:sz="0" w:space="0" w:color="auto"/>
            <w:left w:val="none" w:sz="0" w:space="0" w:color="auto"/>
            <w:bottom w:val="none" w:sz="0" w:space="0" w:color="auto"/>
            <w:right w:val="none" w:sz="0" w:space="0" w:color="auto"/>
          </w:divBdr>
        </w:div>
        <w:div w:id="771323054">
          <w:marLeft w:val="480"/>
          <w:marRight w:val="0"/>
          <w:marTop w:val="0"/>
          <w:marBottom w:val="0"/>
          <w:divBdr>
            <w:top w:val="none" w:sz="0" w:space="0" w:color="auto"/>
            <w:left w:val="none" w:sz="0" w:space="0" w:color="auto"/>
            <w:bottom w:val="none" w:sz="0" w:space="0" w:color="auto"/>
            <w:right w:val="none" w:sz="0" w:space="0" w:color="auto"/>
          </w:divBdr>
        </w:div>
        <w:div w:id="778722765">
          <w:marLeft w:val="480"/>
          <w:marRight w:val="0"/>
          <w:marTop w:val="0"/>
          <w:marBottom w:val="0"/>
          <w:divBdr>
            <w:top w:val="none" w:sz="0" w:space="0" w:color="auto"/>
            <w:left w:val="none" w:sz="0" w:space="0" w:color="auto"/>
            <w:bottom w:val="none" w:sz="0" w:space="0" w:color="auto"/>
            <w:right w:val="none" w:sz="0" w:space="0" w:color="auto"/>
          </w:divBdr>
        </w:div>
        <w:div w:id="856582026">
          <w:marLeft w:val="480"/>
          <w:marRight w:val="0"/>
          <w:marTop w:val="0"/>
          <w:marBottom w:val="0"/>
          <w:divBdr>
            <w:top w:val="none" w:sz="0" w:space="0" w:color="auto"/>
            <w:left w:val="none" w:sz="0" w:space="0" w:color="auto"/>
            <w:bottom w:val="none" w:sz="0" w:space="0" w:color="auto"/>
            <w:right w:val="none" w:sz="0" w:space="0" w:color="auto"/>
          </w:divBdr>
        </w:div>
        <w:div w:id="857352728">
          <w:marLeft w:val="480"/>
          <w:marRight w:val="0"/>
          <w:marTop w:val="0"/>
          <w:marBottom w:val="0"/>
          <w:divBdr>
            <w:top w:val="none" w:sz="0" w:space="0" w:color="auto"/>
            <w:left w:val="none" w:sz="0" w:space="0" w:color="auto"/>
            <w:bottom w:val="none" w:sz="0" w:space="0" w:color="auto"/>
            <w:right w:val="none" w:sz="0" w:space="0" w:color="auto"/>
          </w:divBdr>
        </w:div>
        <w:div w:id="875773237">
          <w:marLeft w:val="480"/>
          <w:marRight w:val="0"/>
          <w:marTop w:val="0"/>
          <w:marBottom w:val="0"/>
          <w:divBdr>
            <w:top w:val="none" w:sz="0" w:space="0" w:color="auto"/>
            <w:left w:val="none" w:sz="0" w:space="0" w:color="auto"/>
            <w:bottom w:val="none" w:sz="0" w:space="0" w:color="auto"/>
            <w:right w:val="none" w:sz="0" w:space="0" w:color="auto"/>
          </w:divBdr>
        </w:div>
        <w:div w:id="882446278">
          <w:marLeft w:val="480"/>
          <w:marRight w:val="0"/>
          <w:marTop w:val="0"/>
          <w:marBottom w:val="0"/>
          <w:divBdr>
            <w:top w:val="none" w:sz="0" w:space="0" w:color="auto"/>
            <w:left w:val="none" w:sz="0" w:space="0" w:color="auto"/>
            <w:bottom w:val="none" w:sz="0" w:space="0" w:color="auto"/>
            <w:right w:val="none" w:sz="0" w:space="0" w:color="auto"/>
          </w:divBdr>
        </w:div>
      </w:divsChild>
    </w:div>
    <w:div w:id="110902388">
      <w:bodyDiv w:val="1"/>
      <w:marLeft w:val="0"/>
      <w:marRight w:val="0"/>
      <w:marTop w:val="0"/>
      <w:marBottom w:val="0"/>
      <w:divBdr>
        <w:top w:val="none" w:sz="0" w:space="0" w:color="auto"/>
        <w:left w:val="none" w:sz="0" w:space="0" w:color="auto"/>
        <w:bottom w:val="none" w:sz="0" w:space="0" w:color="auto"/>
        <w:right w:val="none" w:sz="0" w:space="0" w:color="auto"/>
      </w:divBdr>
    </w:div>
    <w:div w:id="110982745">
      <w:bodyDiv w:val="1"/>
      <w:marLeft w:val="0"/>
      <w:marRight w:val="0"/>
      <w:marTop w:val="0"/>
      <w:marBottom w:val="0"/>
      <w:divBdr>
        <w:top w:val="none" w:sz="0" w:space="0" w:color="auto"/>
        <w:left w:val="none" w:sz="0" w:space="0" w:color="auto"/>
        <w:bottom w:val="none" w:sz="0" w:space="0" w:color="auto"/>
        <w:right w:val="none" w:sz="0" w:space="0" w:color="auto"/>
      </w:divBdr>
    </w:div>
    <w:div w:id="111024549">
      <w:bodyDiv w:val="1"/>
      <w:marLeft w:val="0"/>
      <w:marRight w:val="0"/>
      <w:marTop w:val="0"/>
      <w:marBottom w:val="0"/>
      <w:divBdr>
        <w:top w:val="none" w:sz="0" w:space="0" w:color="auto"/>
        <w:left w:val="none" w:sz="0" w:space="0" w:color="auto"/>
        <w:bottom w:val="none" w:sz="0" w:space="0" w:color="auto"/>
        <w:right w:val="none" w:sz="0" w:space="0" w:color="auto"/>
      </w:divBdr>
    </w:div>
    <w:div w:id="111092949">
      <w:bodyDiv w:val="1"/>
      <w:marLeft w:val="0"/>
      <w:marRight w:val="0"/>
      <w:marTop w:val="0"/>
      <w:marBottom w:val="0"/>
      <w:divBdr>
        <w:top w:val="none" w:sz="0" w:space="0" w:color="auto"/>
        <w:left w:val="none" w:sz="0" w:space="0" w:color="auto"/>
        <w:bottom w:val="none" w:sz="0" w:space="0" w:color="auto"/>
        <w:right w:val="none" w:sz="0" w:space="0" w:color="auto"/>
      </w:divBdr>
    </w:div>
    <w:div w:id="111094357">
      <w:bodyDiv w:val="1"/>
      <w:marLeft w:val="0"/>
      <w:marRight w:val="0"/>
      <w:marTop w:val="0"/>
      <w:marBottom w:val="0"/>
      <w:divBdr>
        <w:top w:val="none" w:sz="0" w:space="0" w:color="auto"/>
        <w:left w:val="none" w:sz="0" w:space="0" w:color="auto"/>
        <w:bottom w:val="none" w:sz="0" w:space="0" w:color="auto"/>
        <w:right w:val="none" w:sz="0" w:space="0" w:color="auto"/>
      </w:divBdr>
    </w:div>
    <w:div w:id="111098059">
      <w:bodyDiv w:val="1"/>
      <w:marLeft w:val="0"/>
      <w:marRight w:val="0"/>
      <w:marTop w:val="0"/>
      <w:marBottom w:val="0"/>
      <w:divBdr>
        <w:top w:val="none" w:sz="0" w:space="0" w:color="auto"/>
        <w:left w:val="none" w:sz="0" w:space="0" w:color="auto"/>
        <w:bottom w:val="none" w:sz="0" w:space="0" w:color="auto"/>
        <w:right w:val="none" w:sz="0" w:space="0" w:color="auto"/>
      </w:divBdr>
    </w:div>
    <w:div w:id="111099339">
      <w:bodyDiv w:val="1"/>
      <w:marLeft w:val="0"/>
      <w:marRight w:val="0"/>
      <w:marTop w:val="0"/>
      <w:marBottom w:val="0"/>
      <w:divBdr>
        <w:top w:val="none" w:sz="0" w:space="0" w:color="auto"/>
        <w:left w:val="none" w:sz="0" w:space="0" w:color="auto"/>
        <w:bottom w:val="none" w:sz="0" w:space="0" w:color="auto"/>
        <w:right w:val="none" w:sz="0" w:space="0" w:color="auto"/>
      </w:divBdr>
    </w:div>
    <w:div w:id="111291105">
      <w:bodyDiv w:val="1"/>
      <w:marLeft w:val="0"/>
      <w:marRight w:val="0"/>
      <w:marTop w:val="0"/>
      <w:marBottom w:val="0"/>
      <w:divBdr>
        <w:top w:val="none" w:sz="0" w:space="0" w:color="auto"/>
        <w:left w:val="none" w:sz="0" w:space="0" w:color="auto"/>
        <w:bottom w:val="none" w:sz="0" w:space="0" w:color="auto"/>
        <w:right w:val="none" w:sz="0" w:space="0" w:color="auto"/>
      </w:divBdr>
    </w:div>
    <w:div w:id="111362746">
      <w:bodyDiv w:val="1"/>
      <w:marLeft w:val="0"/>
      <w:marRight w:val="0"/>
      <w:marTop w:val="0"/>
      <w:marBottom w:val="0"/>
      <w:divBdr>
        <w:top w:val="none" w:sz="0" w:space="0" w:color="auto"/>
        <w:left w:val="none" w:sz="0" w:space="0" w:color="auto"/>
        <w:bottom w:val="none" w:sz="0" w:space="0" w:color="auto"/>
        <w:right w:val="none" w:sz="0" w:space="0" w:color="auto"/>
      </w:divBdr>
    </w:div>
    <w:div w:id="111363162">
      <w:bodyDiv w:val="1"/>
      <w:marLeft w:val="0"/>
      <w:marRight w:val="0"/>
      <w:marTop w:val="0"/>
      <w:marBottom w:val="0"/>
      <w:divBdr>
        <w:top w:val="none" w:sz="0" w:space="0" w:color="auto"/>
        <w:left w:val="none" w:sz="0" w:space="0" w:color="auto"/>
        <w:bottom w:val="none" w:sz="0" w:space="0" w:color="auto"/>
        <w:right w:val="none" w:sz="0" w:space="0" w:color="auto"/>
      </w:divBdr>
    </w:div>
    <w:div w:id="111411318">
      <w:bodyDiv w:val="1"/>
      <w:marLeft w:val="0"/>
      <w:marRight w:val="0"/>
      <w:marTop w:val="0"/>
      <w:marBottom w:val="0"/>
      <w:divBdr>
        <w:top w:val="none" w:sz="0" w:space="0" w:color="auto"/>
        <w:left w:val="none" w:sz="0" w:space="0" w:color="auto"/>
        <w:bottom w:val="none" w:sz="0" w:space="0" w:color="auto"/>
        <w:right w:val="none" w:sz="0" w:space="0" w:color="auto"/>
      </w:divBdr>
    </w:div>
    <w:div w:id="111634961">
      <w:bodyDiv w:val="1"/>
      <w:marLeft w:val="0"/>
      <w:marRight w:val="0"/>
      <w:marTop w:val="0"/>
      <w:marBottom w:val="0"/>
      <w:divBdr>
        <w:top w:val="none" w:sz="0" w:space="0" w:color="auto"/>
        <w:left w:val="none" w:sz="0" w:space="0" w:color="auto"/>
        <w:bottom w:val="none" w:sz="0" w:space="0" w:color="auto"/>
        <w:right w:val="none" w:sz="0" w:space="0" w:color="auto"/>
      </w:divBdr>
    </w:div>
    <w:div w:id="111673654">
      <w:bodyDiv w:val="1"/>
      <w:marLeft w:val="0"/>
      <w:marRight w:val="0"/>
      <w:marTop w:val="0"/>
      <w:marBottom w:val="0"/>
      <w:divBdr>
        <w:top w:val="none" w:sz="0" w:space="0" w:color="auto"/>
        <w:left w:val="none" w:sz="0" w:space="0" w:color="auto"/>
        <w:bottom w:val="none" w:sz="0" w:space="0" w:color="auto"/>
        <w:right w:val="none" w:sz="0" w:space="0" w:color="auto"/>
      </w:divBdr>
    </w:div>
    <w:div w:id="111678870">
      <w:bodyDiv w:val="1"/>
      <w:marLeft w:val="0"/>
      <w:marRight w:val="0"/>
      <w:marTop w:val="0"/>
      <w:marBottom w:val="0"/>
      <w:divBdr>
        <w:top w:val="none" w:sz="0" w:space="0" w:color="auto"/>
        <w:left w:val="none" w:sz="0" w:space="0" w:color="auto"/>
        <w:bottom w:val="none" w:sz="0" w:space="0" w:color="auto"/>
        <w:right w:val="none" w:sz="0" w:space="0" w:color="auto"/>
      </w:divBdr>
      <w:divsChild>
        <w:div w:id="29233089">
          <w:marLeft w:val="480"/>
          <w:marRight w:val="0"/>
          <w:marTop w:val="0"/>
          <w:marBottom w:val="0"/>
          <w:divBdr>
            <w:top w:val="none" w:sz="0" w:space="0" w:color="auto"/>
            <w:left w:val="none" w:sz="0" w:space="0" w:color="auto"/>
            <w:bottom w:val="none" w:sz="0" w:space="0" w:color="auto"/>
            <w:right w:val="none" w:sz="0" w:space="0" w:color="auto"/>
          </w:divBdr>
        </w:div>
        <w:div w:id="56631163">
          <w:marLeft w:val="480"/>
          <w:marRight w:val="0"/>
          <w:marTop w:val="0"/>
          <w:marBottom w:val="0"/>
          <w:divBdr>
            <w:top w:val="none" w:sz="0" w:space="0" w:color="auto"/>
            <w:left w:val="none" w:sz="0" w:space="0" w:color="auto"/>
            <w:bottom w:val="none" w:sz="0" w:space="0" w:color="auto"/>
            <w:right w:val="none" w:sz="0" w:space="0" w:color="auto"/>
          </w:divBdr>
        </w:div>
        <w:div w:id="96752375">
          <w:marLeft w:val="480"/>
          <w:marRight w:val="0"/>
          <w:marTop w:val="0"/>
          <w:marBottom w:val="0"/>
          <w:divBdr>
            <w:top w:val="none" w:sz="0" w:space="0" w:color="auto"/>
            <w:left w:val="none" w:sz="0" w:space="0" w:color="auto"/>
            <w:bottom w:val="none" w:sz="0" w:space="0" w:color="auto"/>
            <w:right w:val="none" w:sz="0" w:space="0" w:color="auto"/>
          </w:divBdr>
        </w:div>
        <w:div w:id="115611793">
          <w:marLeft w:val="480"/>
          <w:marRight w:val="0"/>
          <w:marTop w:val="0"/>
          <w:marBottom w:val="0"/>
          <w:divBdr>
            <w:top w:val="none" w:sz="0" w:space="0" w:color="auto"/>
            <w:left w:val="none" w:sz="0" w:space="0" w:color="auto"/>
            <w:bottom w:val="none" w:sz="0" w:space="0" w:color="auto"/>
            <w:right w:val="none" w:sz="0" w:space="0" w:color="auto"/>
          </w:divBdr>
        </w:div>
        <w:div w:id="133717811">
          <w:marLeft w:val="480"/>
          <w:marRight w:val="0"/>
          <w:marTop w:val="0"/>
          <w:marBottom w:val="0"/>
          <w:divBdr>
            <w:top w:val="none" w:sz="0" w:space="0" w:color="auto"/>
            <w:left w:val="none" w:sz="0" w:space="0" w:color="auto"/>
            <w:bottom w:val="none" w:sz="0" w:space="0" w:color="auto"/>
            <w:right w:val="none" w:sz="0" w:space="0" w:color="auto"/>
          </w:divBdr>
        </w:div>
        <w:div w:id="151216511">
          <w:marLeft w:val="480"/>
          <w:marRight w:val="0"/>
          <w:marTop w:val="0"/>
          <w:marBottom w:val="0"/>
          <w:divBdr>
            <w:top w:val="none" w:sz="0" w:space="0" w:color="auto"/>
            <w:left w:val="none" w:sz="0" w:space="0" w:color="auto"/>
            <w:bottom w:val="none" w:sz="0" w:space="0" w:color="auto"/>
            <w:right w:val="none" w:sz="0" w:space="0" w:color="auto"/>
          </w:divBdr>
        </w:div>
        <w:div w:id="226302181">
          <w:marLeft w:val="480"/>
          <w:marRight w:val="0"/>
          <w:marTop w:val="0"/>
          <w:marBottom w:val="0"/>
          <w:divBdr>
            <w:top w:val="none" w:sz="0" w:space="0" w:color="auto"/>
            <w:left w:val="none" w:sz="0" w:space="0" w:color="auto"/>
            <w:bottom w:val="none" w:sz="0" w:space="0" w:color="auto"/>
            <w:right w:val="none" w:sz="0" w:space="0" w:color="auto"/>
          </w:divBdr>
        </w:div>
        <w:div w:id="237642228">
          <w:marLeft w:val="480"/>
          <w:marRight w:val="0"/>
          <w:marTop w:val="0"/>
          <w:marBottom w:val="0"/>
          <w:divBdr>
            <w:top w:val="none" w:sz="0" w:space="0" w:color="auto"/>
            <w:left w:val="none" w:sz="0" w:space="0" w:color="auto"/>
            <w:bottom w:val="none" w:sz="0" w:space="0" w:color="auto"/>
            <w:right w:val="none" w:sz="0" w:space="0" w:color="auto"/>
          </w:divBdr>
        </w:div>
        <w:div w:id="266426089">
          <w:marLeft w:val="480"/>
          <w:marRight w:val="0"/>
          <w:marTop w:val="0"/>
          <w:marBottom w:val="0"/>
          <w:divBdr>
            <w:top w:val="none" w:sz="0" w:space="0" w:color="auto"/>
            <w:left w:val="none" w:sz="0" w:space="0" w:color="auto"/>
            <w:bottom w:val="none" w:sz="0" w:space="0" w:color="auto"/>
            <w:right w:val="none" w:sz="0" w:space="0" w:color="auto"/>
          </w:divBdr>
        </w:div>
        <w:div w:id="298609769">
          <w:marLeft w:val="480"/>
          <w:marRight w:val="0"/>
          <w:marTop w:val="0"/>
          <w:marBottom w:val="0"/>
          <w:divBdr>
            <w:top w:val="none" w:sz="0" w:space="0" w:color="auto"/>
            <w:left w:val="none" w:sz="0" w:space="0" w:color="auto"/>
            <w:bottom w:val="none" w:sz="0" w:space="0" w:color="auto"/>
            <w:right w:val="none" w:sz="0" w:space="0" w:color="auto"/>
          </w:divBdr>
        </w:div>
        <w:div w:id="371001391">
          <w:marLeft w:val="480"/>
          <w:marRight w:val="0"/>
          <w:marTop w:val="0"/>
          <w:marBottom w:val="0"/>
          <w:divBdr>
            <w:top w:val="none" w:sz="0" w:space="0" w:color="auto"/>
            <w:left w:val="none" w:sz="0" w:space="0" w:color="auto"/>
            <w:bottom w:val="none" w:sz="0" w:space="0" w:color="auto"/>
            <w:right w:val="none" w:sz="0" w:space="0" w:color="auto"/>
          </w:divBdr>
        </w:div>
        <w:div w:id="457644930">
          <w:marLeft w:val="480"/>
          <w:marRight w:val="0"/>
          <w:marTop w:val="0"/>
          <w:marBottom w:val="0"/>
          <w:divBdr>
            <w:top w:val="none" w:sz="0" w:space="0" w:color="auto"/>
            <w:left w:val="none" w:sz="0" w:space="0" w:color="auto"/>
            <w:bottom w:val="none" w:sz="0" w:space="0" w:color="auto"/>
            <w:right w:val="none" w:sz="0" w:space="0" w:color="auto"/>
          </w:divBdr>
        </w:div>
        <w:div w:id="486241902">
          <w:marLeft w:val="480"/>
          <w:marRight w:val="0"/>
          <w:marTop w:val="0"/>
          <w:marBottom w:val="0"/>
          <w:divBdr>
            <w:top w:val="none" w:sz="0" w:space="0" w:color="auto"/>
            <w:left w:val="none" w:sz="0" w:space="0" w:color="auto"/>
            <w:bottom w:val="none" w:sz="0" w:space="0" w:color="auto"/>
            <w:right w:val="none" w:sz="0" w:space="0" w:color="auto"/>
          </w:divBdr>
        </w:div>
        <w:div w:id="515079705">
          <w:marLeft w:val="480"/>
          <w:marRight w:val="0"/>
          <w:marTop w:val="0"/>
          <w:marBottom w:val="0"/>
          <w:divBdr>
            <w:top w:val="none" w:sz="0" w:space="0" w:color="auto"/>
            <w:left w:val="none" w:sz="0" w:space="0" w:color="auto"/>
            <w:bottom w:val="none" w:sz="0" w:space="0" w:color="auto"/>
            <w:right w:val="none" w:sz="0" w:space="0" w:color="auto"/>
          </w:divBdr>
        </w:div>
        <w:div w:id="533277179">
          <w:marLeft w:val="480"/>
          <w:marRight w:val="0"/>
          <w:marTop w:val="0"/>
          <w:marBottom w:val="0"/>
          <w:divBdr>
            <w:top w:val="none" w:sz="0" w:space="0" w:color="auto"/>
            <w:left w:val="none" w:sz="0" w:space="0" w:color="auto"/>
            <w:bottom w:val="none" w:sz="0" w:space="0" w:color="auto"/>
            <w:right w:val="none" w:sz="0" w:space="0" w:color="auto"/>
          </w:divBdr>
        </w:div>
        <w:div w:id="535435833">
          <w:marLeft w:val="480"/>
          <w:marRight w:val="0"/>
          <w:marTop w:val="0"/>
          <w:marBottom w:val="0"/>
          <w:divBdr>
            <w:top w:val="none" w:sz="0" w:space="0" w:color="auto"/>
            <w:left w:val="none" w:sz="0" w:space="0" w:color="auto"/>
            <w:bottom w:val="none" w:sz="0" w:space="0" w:color="auto"/>
            <w:right w:val="none" w:sz="0" w:space="0" w:color="auto"/>
          </w:divBdr>
        </w:div>
        <w:div w:id="554705355">
          <w:marLeft w:val="480"/>
          <w:marRight w:val="0"/>
          <w:marTop w:val="0"/>
          <w:marBottom w:val="0"/>
          <w:divBdr>
            <w:top w:val="none" w:sz="0" w:space="0" w:color="auto"/>
            <w:left w:val="none" w:sz="0" w:space="0" w:color="auto"/>
            <w:bottom w:val="none" w:sz="0" w:space="0" w:color="auto"/>
            <w:right w:val="none" w:sz="0" w:space="0" w:color="auto"/>
          </w:divBdr>
        </w:div>
        <w:div w:id="568081676">
          <w:marLeft w:val="480"/>
          <w:marRight w:val="0"/>
          <w:marTop w:val="0"/>
          <w:marBottom w:val="0"/>
          <w:divBdr>
            <w:top w:val="none" w:sz="0" w:space="0" w:color="auto"/>
            <w:left w:val="none" w:sz="0" w:space="0" w:color="auto"/>
            <w:bottom w:val="none" w:sz="0" w:space="0" w:color="auto"/>
            <w:right w:val="none" w:sz="0" w:space="0" w:color="auto"/>
          </w:divBdr>
        </w:div>
        <w:div w:id="575437380">
          <w:marLeft w:val="480"/>
          <w:marRight w:val="0"/>
          <w:marTop w:val="0"/>
          <w:marBottom w:val="0"/>
          <w:divBdr>
            <w:top w:val="none" w:sz="0" w:space="0" w:color="auto"/>
            <w:left w:val="none" w:sz="0" w:space="0" w:color="auto"/>
            <w:bottom w:val="none" w:sz="0" w:space="0" w:color="auto"/>
            <w:right w:val="none" w:sz="0" w:space="0" w:color="auto"/>
          </w:divBdr>
        </w:div>
        <w:div w:id="587423137">
          <w:marLeft w:val="480"/>
          <w:marRight w:val="0"/>
          <w:marTop w:val="0"/>
          <w:marBottom w:val="0"/>
          <w:divBdr>
            <w:top w:val="none" w:sz="0" w:space="0" w:color="auto"/>
            <w:left w:val="none" w:sz="0" w:space="0" w:color="auto"/>
            <w:bottom w:val="none" w:sz="0" w:space="0" w:color="auto"/>
            <w:right w:val="none" w:sz="0" w:space="0" w:color="auto"/>
          </w:divBdr>
        </w:div>
        <w:div w:id="607196659">
          <w:marLeft w:val="480"/>
          <w:marRight w:val="0"/>
          <w:marTop w:val="0"/>
          <w:marBottom w:val="0"/>
          <w:divBdr>
            <w:top w:val="none" w:sz="0" w:space="0" w:color="auto"/>
            <w:left w:val="none" w:sz="0" w:space="0" w:color="auto"/>
            <w:bottom w:val="none" w:sz="0" w:space="0" w:color="auto"/>
            <w:right w:val="none" w:sz="0" w:space="0" w:color="auto"/>
          </w:divBdr>
        </w:div>
        <w:div w:id="611204574">
          <w:marLeft w:val="480"/>
          <w:marRight w:val="0"/>
          <w:marTop w:val="0"/>
          <w:marBottom w:val="0"/>
          <w:divBdr>
            <w:top w:val="none" w:sz="0" w:space="0" w:color="auto"/>
            <w:left w:val="none" w:sz="0" w:space="0" w:color="auto"/>
            <w:bottom w:val="none" w:sz="0" w:space="0" w:color="auto"/>
            <w:right w:val="none" w:sz="0" w:space="0" w:color="auto"/>
          </w:divBdr>
        </w:div>
        <w:div w:id="617688393">
          <w:marLeft w:val="480"/>
          <w:marRight w:val="0"/>
          <w:marTop w:val="0"/>
          <w:marBottom w:val="0"/>
          <w:divBdr>
            <w:top w:val="none" w:sz="0" w:space="0" w:color="auto"/>
            <w:left w:val="none" w:sz="0" w:space="0" w:color="auto"/>
            <w:bottom w:val="none" w:sz="0" w:space="0" w:color="auto"/>
            <w:right w:val="none" w:sz="0" w:space="0" w:color="auto"/>
          </w:divBdr>
        </w:div>
        <w:div w:id="716203702">
          <w:marLeft w:val="480"/>
          <w:marRight w:val="0"/>
          <w:marTop w:val="0"/>
          <w:marBottom w:val="0"/>
          <w:divBdr>
            <w:top w:val="none" w:sz="0" w:space="0" w:color="auto"/>
            <w:left w:val="none" w:sz="0" w:space="0" w:color="auto"/>
            <w:bottom w:val="none" w:sz="0" w:space="0" w:color="auto"/>
            <w:right w:val="none" w:sz="0" w:space="0" w:color="auto"/>
          </w:divBdr>
        </w:div>
        <w:div w:id="731001207">
          <w:marLeft w:val="480"/>
          <w:marRight w:val="0"/>
          <w:marTop w:val="0"/>
          <w:marBottom w:val="0"/>
          <w:divBdr>
            <w:top w:val="none" w:sz="0" w:space="0" w:color="auto"/>
            <w:left w:val="none" w:sz="0" w:space="0" w:color="auto"/>
            <w:bottom w:val="none" w:sz="0" w:space="0" w:color="auto"/>
            <w:right w:val="none" w:sz="0" w:space="0" w:color="auto"/>
          </w:divBdr>
        </w:div>
        <w:div w:id="796610337">
          <w:marLeft w:val="480"/>
          <w:marRight w:val="0"/>
          <w:marTop w:val="0"/>
          <w:marBottom w:val="0"/>
          <w:divBdr>
            <w:top w:val="none" w:sz="0" w:space="0" w:color="auto"/>
            <w:left w:val="none" w:sz="0" w:space="0" w:color="auto"/>
            <w:bottom w:val="none" w:sz="0" w:space="0" w:color="auto"/>
            <w:right w:val="none" w:sz="0" w:space="0" w:color="auto"/>
          </w:divBdr>
        </w:div>
        <w:div w:id="833489988">
          <w:marLeft w:val="480"/>
          <w:marRight w:val="0"/>
          <w:marTop w:val="0"/>
          <w:marBottom w:val="0"/>
          <w:divBdr>
            <w:top w:val="none" w:sz="0" w:space="0" w:color="auto"/>
            <w:left w:val="none" w:sz="0" w:space="0" w:color="auto"/>
            <w:bottom w:val="none" w:sz="0" w:space="0" w:color="auto"/>
            <w:right w:val="none" w:sz="0" w:space="0" w:color="auto"/>
          </w:divBdr>
        </w:div>
        <w:div w:id="836919288">
          <w:marLeft w:val="480"/>
          <w:marRight w:val="0"/>
          <w:marTop w:val="0"/>
          <w:marBottom w:val="0"/>
          <w:divBdr>
            <w:top w:val="none" w:sz="0" w:space="0" w:color="auto"/>
            <w:left w:val="none" w:sz="0" w:space="0" w:color="auto"/>
            <w:bottom w:val="none" w:sz="0" w:space="0" w:color="auto"/>
            <w:right w:val="none" w:sz="0" w:space="0" w:color="auto"/>
          </w:divBdr>
        </w:div>
        <w:div w:id="852770169">
          <w:marLeft w:val="480"/>
          <w:marRight w:val="0"/>
          <w:marTop w:val="0"/>
          <w:marBottom w:val="0"/>
          <w:divBdr>
            <w:top w:val="none" w:sz="0" w:space="0" w:color="auto"/>
            <w:left w:val="none" w:sz="0" w:space="0" w:color="auto"/>
            <w:bottom w:val="none" w:sz="0" w:space="0" w:color="auto"/>
            <w:right w:val="none" w:sz="0" w:space="0" w:color="auto"/>
          </w:divBdr>
        </w:div>
        <w:div w:id="881790972">
          <w:marLeft w:val="480"/>
          <w:marRight w:val="0"/>
          <w:marTop w:val="0"/>
          <w:marBottom w:val="0"/>
          <w:divBdr>
            <w:top w:val="none" w:sz="0" w:space="0" w:color="auto"/>
            <w:left w:val="none" w:sz="0" w:space="0" w:color="auto"/>
            <w:bottom w:val="none" w:sz="0" w:space="0" w:color="auto"/>
            <w:right w:val="none" w:sz="0" w:space="0" w:color="auto"/>
          </w:divBdr>
        </w:div>
      </w:divsChild>
    </w:div>
    <w:div w:id="111705198">
      <w:bodyDiv w:val="1"/>
      <w:marLeft w:val="0"/>
      <w:marRight w:val="0"/>
      <w:marTop w:val="0"/>
      <w:marBottom w:val="0"/>
      <w:divBdr>
        <w:top w:val="none" w:sz="0" w:space="0" w:color="auto"/>
        <w:left w:val="none" w:sz="0" w:space="0" w:color="auto"/>
        <w:bottom w:val="none" w:sz="0" w:space="0" w:color="auto"/>
        <w:right w:val="none" w:sz="0" w:space="0" w:color="auto"/>
      </w:divBdr>
    </w:div>
    <w:div w:id="111753441">
      <w:bodyDiv w:val="1"/>
      <w:marLeft w:val="0"/>
      <w:marRight w:val="0"/>
      <w:marTop w:val="0"/>
      <w:marBottom w:val="0"/>
      <w:divBdr>
        <w:top w:val="none" w:sz="0" w:space="0" w:color="auto"/>
        <w:left w:val="none" w:sz="0" w:space="0" w:color="auto"/>
        <w:bottom w:val="none" w:sz="0" w:space="0" w:color="auto"/>
        <w:right w:val="none" w:sz="0" w:space="0" w:color="auto"/>
      </w:divBdr>
    </w:div>
    <w:div w:id="111941010">
      <w:bodyDiv w:val="1"/>
      <w:marLeft w:val="0"/>
      <w:marRight w:val="0"/>
      <w:marTop w:val="0"/>
      <w:marBottom w:val="0"/>
      <w:divBdr>
        <w:top w:val="none" w:sz="0" w:space="0" w:color="auto"/>
        <w:left w:val="none" w:sz="0" w:space="0" w:color="auto"/>
        <w:bottom w:val="none" w:sz="0" w:space="0" w:color="auto"/>
        <w:right w:val="none" w:sz="0" w:space="0" w:color="auto"/>
      </w:divBdr>
    </w:div>
    <w:div w:id="111947277">
      <w:bodyDiv w:val="1"/>
      <w:marLeft w:val="0"/>
      <w:marRight w:val="0"/>
      <w:marTop w:val="0"/>
      <w:marBottom w:val="0"/>
      <w:divBdr>
        <w:top w:val="none" w:sz="0" w:space="0" w:color="auto"/>
        <w:left w:val="none" w:sz="0" w:space="0" w:color="auto"/>
        <w:bottom w:val="none" w:sz="0" w:space="0" w:color="auto"/>
        <w:right w:val="none" w:sz="0" w:space="0" w:color="auto"/>
      </w:divBdr>
    </w:div>
    <w:div w:id="112021711">
      <w:bodyDiv w:val="1"/>
      <w:marLeft w:val="0"/>
      <w:marRight w:val="0"/>
      <w:marTop w:val="0"/>
      <w:marBottom w:val="0"/>
      <w:divBdr>
        <w:top w:val="none" w:sz="0" w:space="0" w:color="auto"/>
        <w:left w:val="none" w:sz="0" w:space="0" w:color="auto"/>
        <w:bottom w:val="none" w:sz="0" w:space="0" w:color="auto"/>
        <w:right w:val="none" w:sz="0" w:space="0" w:color="auto"/>
      </w:divBdr>
    </w:div>
    <w:div w:id="112066933">
      <w:bodyDiv w:val="1"/>
      <w:marLeft w:val="0"/>
      <w:marRight w:val="0"/>
      <w:marTop w:val="0"/>
      <w:marBottom w:val="0"/>
      <w:divBdr>
        <w:top w:val="none" w:sz="0" w:space="0" w:color="auto"/>
        <w:left w:val="none" w:sz="0" w:space="0" w:color="auto"/>
        <w:bottom w:val="none" w:sz="0" w:space="0" w:color="auto"/>
        <w:right w:val="none" w:sz="0" w:space="0" w:color="auto"/>
      </w:divBdr>
    </w:div>
    <w:div w:id="112095626">
      <w:bodyDiv w:val="1"/>
      <w:marLeft w:val="0"/>
      <w:marRight w:val="0"/>
      <w:marTop w:val="0"/>
      <w:marBottom w:val="0"/>
      <w:divBdr>
        <w:top w:val="none" w:sz="0" w:space="0" w:color="auto"/>
        <w:left w:val="none" w:sz="0" w:space="0" w:color="auto"/>
        <w:bottom w:val="none" w:sz="0" w:space="0" w:color="auto"/>
        <w:right w:val="none" w:sz="0" w:space="0" w:color="auto"/>
      </w:divBdr>
    </w:div>
    <w:div w:id="112142975">
      <w:bodyDiv w:val="1"/>
      <w:marLeft w:val="0"/>
      <w:marRight w:val="0"/>
      <w:marTop w:val="0"/>
      <w:marBottom w:val="0"/>
      <w:divBdr>
        <w:top w:val="none" w:sz="0" w:space="0" w:color="auto"/>
        <w:left w:val="none" w:sz="0" w:space="0" w:color="auto"/>
        <w:bottom w:val="none" w:sz="0" w:space="0" w:color="auto"/>
        <w:right w:val="none" w:sz="0" w:space="0" w:color="auto"/>
      </w:divBdr>
    </w:div>
    <w:div w:id="112218006">
      <w:bodyDiv w:val="1"/>
      <w:marLeft w:val="0"/>
      <w:marRight w:val="0"/>
      <w:marTop w:val="0"/>
      <w:marBottom w:val="0"/>
      <w:divBdr>
        <w:top w:val="none" w:sz="0" w:space="0" w:color="auto"/>
        <w:left w:val="none" w:sz="0" w:space="0" w:color="auto"/>
        <w:bottom w:val="none" w:sz="0" w:space="0" w:color="auto"/>
        <w:right w:val="none" w:sz="0" w:space="0" w:color="auto"/>
      </w:divBdr>
    </w:div>
    <w:div w:id="112288346">
      <w:bodyDiv w:val="1"/>
      <w:marLeft w:val="0"/>
      <w:marRight w:val="0"/>
      <w:marTop w:val="0"/>
      <w:marBottom w:val="0"/>
      <w:divBdr>
        <w:top w:val="none" w:sz="0" w:space="0" w:color="auto"/>
        <w:left w:val="none" w:sz="0" w:space="0" w:color="auto"/>
        <w:bottom w:val="none" w:sz="0" w:space="0" w:color="auto"/>
        <w:right w:val="none" w:sz="0" w:space="0" w:color="auto"/>
      </w:divBdr>
    </w:div>
    <w:div w:id="112292278">
      <w:bodyDiv w:val="1"/>
      <w:marLeft w:val="0"/>
      <w:marRight w:val="0"/>
      <w:marTop w:val="0"/>
      <w:marBottom w:val="0"/>
      <w:divBdr>
        <w:top w:val="none" w:sz="0" w:space="0" w:color="auto"/>
        <w:left w:val="none" w:sz="0" w:space="0" w:color="auto"/>
        <w:bottom w:val="none" w:sz="0" w:space="0" w:color="auto"/>
        <w:right w:val="none" w:sz="0" w:space="0" w:color="auto"/>
      </w:divBdr>
    </w:div>
    <w:div w:id="112406715">
      <w:bodyDiv w:val="1"/>
      <w:marLeft w:val="0"/>
      <w:marRight w:val="0"/>
      <w:marTop w:val="0"/>
      <w:marBottom w:val="0"/>
      <w:divBdr>
        <w:top w:val="none" w:sz="0" w:space="0" w:color="auto"/>
        <w:left w:val="none" w:sz="0" w:space="0" w:color="auto"/>
        <w:bottom w:val="none" w:sz="0" w:space="0" w:color="auto"/>
        <w:right w:val="none" w:sz="0" w:space="0" w:color="auto"/>
      </w:divBdr>
    </w:div>
    <w:div w:id="112526990">
      <w:bodyDiv w:val="1"/>
      <w:marLeft w:val="0"/>
      <w:marRight w:val="0"/>
      <w:marTop w:val="0"/>
      <w:marBottom w:val="0"/>
      <w:divBdr>
        <w:top w:val="none" w:sz="0" w:space="0" w:color="auto"/>
        <w:left w:val="none" w:sz="0" w:space="0" w:color="auto"/>
        <w:bottom w:val="none" w:sz="0" w:space="0" w:color="auto"/>
        <w:right w:val="none" w:sz="0" w:space="0" w:color="auto"/>
      </w:divBdr>
    </w:div>
    <w:div w:id="112556835">
      <w:bodyDiv w:val="1"/>
      <w:marLeft w:val="0"/>
      <w:marRight w:val="0"/>
      <w:marTop w:val="0"/>
      <w:marBottom w:val="0"/>
      <w:divBdr>
        <w:top w:val="none" w:sz="0" w:space="0" w:color="auto"/>
        <w:left w:val="none" w:sz="0" w:space="0" w:color="auto"/>
        <w:bottom w:val="none" w:sz="0" w:space="0" w:color="auto"/>
        <w:right w:val="none" w:sz="0" w:space="0" w:color="auto"/>
      </w:divBdr>
    </w:div>
    <w:div w:id="112674409">
      <w:bodyDiv w:val="1"/>
      <w:marLeft w:val="0"/>
      <w:marRight w:val="0"/>
      <w:marTop w:val="0"/>
      <w:marBottom w:val="0"/>
      <w:divBdr>
        <w:top w:val="none" w:sz="0" w:space="0" w:color="auto"/>
        <w:left w:val="none" w:sz="0" w:space="0" w:color="auto"/>
        <w:bottom w:val="none" w:sz="0" w:space="0" w:color="auto"/>
        <w:right w:val="none" w:sz="0" w:space="0" w:color="auto"/>
      </w:divBdr>
    </w:div>
    <w:div w:id="112676568">
      <w:bodyDiv w:val="1"/>
      <w:marLeft w:val="0"/>
      <w:marRight w:val="0"/>
      <w:marTop w:val="0"/>
      <w:marBottom w:val="0"/>
      <w:divBdr>
        <w:top w:val="none" w:sz="0" w:space="0" w:color="auto"/>
        <w:left w:val="none" w:sz="0" w:space="0" w:color="auto"/>
        <w:bottom w:val="none" w:sz="0" w:space="0" w:color="auto"/>
        <w:right w:val="none" w:sz="0" w:space="0" w:color="auto"/>
      </w:divBdr>
    </w:div>
    <w:div w:id="112750329">
      <w:bodyDiv w:val="1"/>
      <w:marLeft w:val="0"/>
      <w:marRight w:val="0"/>
      <w:marTop w:val="0"/>
      <w:marBottom w:val="0"/>
      <w:divBdr>
        <w:top w:val="none" w:sz="0" w:space="0" w:color="auto"/>
        <w:left w:val="none" w:sz="0" w:space="0" w:color="auto"/>
        <w:bottom w:val="none" w:sz="0" w:space="0" w:color="auto"/>
        <w:right w:val="none" w:sz="0" w:space="0" w:color="auto"/>
      </w:divBdr>
    </w:div>
    <w:div w:id="112792920">
      <w:bodyDiv w:val="1"/>
      <w:marLeft w:val="0"/>
      <w:marRight w:val="0"/>
      <w:marTop w:val="0"/>
      <w:marBottom w:val="0"/>
      <w:divBdr>
        <w:top w:val="none" w:sz="0" w:space="0" w:color="auto"/>
        <w:left w:val="none" w:sz="0" w:space="0" w:color="auto"/>
        <w:bottom w:val="none" w:sz="0" w:space="0" w:color="auto"/>
        <w:right w:val="none" w:sz="0" w:space="0" w:color="auto"/>
      </w:divBdr>
    </w:div>
    <w:div w:id="112870688">
      <w:bodyDiv w:val="1"/>
      <w:marLeft w:val="0"/>
      <w:marRight w:val="0"/>
      <w:marTop w:val="0"/>
      <w:marBottom w:val="0"/>
      <w:divBdr>
        <w:top w:val="none" w:sz="0" w:space="0" w:color="auto"/>
        <w:left w:val="none" w:sz="0" w:space="0" w:color="auto"/>
        <w:bottom w:val="none" w:sz="0" w:space="0" w:color="auto"/>
        <w:right w:val="none" w:sz="0" w:space="0" w:color="auto"/>
      </w:divBdr>
      <w:divsChild>
        <w:div w:id="18161661">
          <w:marLeft w:val="480"/>
          <w:marRight w:val="0"/>
          <w:marTop w:val="0"/>
          <w:marBottom w:val="0"/>
          <w:divBdr>
            <w:top w:val="none" w:sz="0" w:space="0" w:color="auto"/>
            <w:left w:val="none" w:sz="0" w:space="0" w:color="auto"/>
            <w:bottom w:val="none" w:sz="0" w:space="0" w:color="auto"/>
            <w:right w:val="none" w:sz="0" w:space="0" w:color="auto"/>
          </w:divBdr>
        </w:div>
        <w:div w:id="97257290">
          <w:marLeft w:val="480"/>
          <w:marRight w:val="0"/>
          <w:marTop w:val="0"/>
          <w:marBottom w:val="0"/>
          <w:divBdr>
            <w:top w:val="none" w:sz="0" w:space="0" w:color="auto"/>
            <w:left w:val="none" w:sz="0" w:space="0" w:color="auto"/>
            <w:bottom w:val="none" w:sz="0" w:space="0" w:color="auto"/>
            <w:right w:val="none" w:sz="0" w:space="0" w:color="auto"/>
          </w:divBdr>
        </w:div>
        <w:div w:id="216934729">
          <w:marLeft w:val="480"/>
          <w:marRight w:val="0"/>
          <w:marTop w:val="0"/>
          <w:marBottom w:val="0"/>
          <w:divBdr>
            <w:top w:val="none" w:sz="0" w:space="0" w:color="auto"/>
            <w:left w:val="none" w:sz="0" w:space="0" w:color="auto"/>
            <w:bottom w:val="none" w:sz="0" w:space="0" w:color="auto"/>
            <w:right w:val="none" w:sz="0" w:space="0" w:color="auto"/>
          </w:divBdr>
        </w:div>
        <w:div w:id="232349668">
          <w:marLeft w:val="480"/>
          <w:marRight w:val="0"/>
          <w:marTop w:val="0"/>
          <w:marBottom w:val="0"/>
          <w:divBdr>
            <w:top w:val="none" w:sz="0" w:space="0" w:color="auto"/>
            <w:left w:val="none" w:sz="0" w:space="0" w:color="auto"/>
            <w:bottom w:val="none" w:sz="0" w:space="0" w:color="auto"/>
            <w:right w:val="none" w:sz="0" w:space="0" w:color="auto"/>
          </w:divBdr>
        </w:div>
        <w:div w:id="321391765">
          <w:marLeft w:val="480"/>
          <w:marRight w:val="0"/>
          <w:marTop w:val="0"/>
          <w:marBottom w:val="0"/>
          <w:divBdr>
            <w:top w:val="none" w:sz="0" w:space="0" w:color="auto"/>
            <w:left w:val="none" w:sz="0" w:space="0" w:color="auto"/>
            <w:bottom w:val="none" w:sz="0" w:space="0" w:color="auto"/>
            <w:right w:val="none" w:sz="0" w:space="0" w:color="auto"/>
          </w:divBdr>
        </w:div>
        <w:div w:id="372000612">
          <w:marLeft w:val="480"/>
          <w:marRight w:val="0"/>
          <w:marTop w:val="0"/>
          <w:marBottom w:val="0"/>
          <w:divBdr>
            <w:top w:val="none" w:sz="0" w:space="0" w:color="auto"/>
            <w:left w:val="none" w:sz="0" w:space="0" w:color="auto"/>
            <w:bottom w:val="none" w:sz="0" w:space="0" w:color="auto"/>
            <w:right w:val="none" w:sz="0" w:space="0" w:color="auto"/>
          </w:divBdr>
        </w:div>
        <w:div w:id="454566044">
          <w:marLeft w:val="480"/>
          <w:marRight w:val="0"/>
          <w:marTop w:val="0"/>
          <w:marBottom w:val="0"/>
          <w:divBdr>
            <w:top w:val="none" w:sz="0" w:space="0" w:color="auto"/>
            <w:left w:val="none" w:sz="0" w:space="0" w:color="auto"/>
            <w:bottom w:val="none" w:sz="0" w:space="0" w:color="auto"/>
            <w:right w:val="none" w:sz="0" w:space="0" w:color="auto"/>
          </w:divBdr>
        </w:div>
        <w:div w:id="461386991">
          <w:marLeft w:val="480"/>
          <w:marRight w:val="0"/>
          <w:marTop w:val="0"/>
          <w:marBottom w:val="0"/>
          <w:divBdr>
            <w:top w:val="none" w:sz="0" w:space="0" w:color="auto"/>
            <w:left w:val="none" w:sz="0" w:space="0" w:color="auto"/>
            <w:bottom w:val="none" w:sz="0" w:space="0" w:color="auto"/>
            <w:right w:val="none" w:sz="0" w:space="0" w:color="auto"/>
          </w:divBdr>
        </w:div>
        <w:div w:id="505942721">
          <w:marLeft w:val="480"/>
          <w:marRight w:val="0"/>
          <w:marTop w:val="0"/>
          <w:marBottom w:val="0"/>
          <w:divBdr>
            <w:top w:val="none" w:sz="0" w:space="0" w:color="auto"/>
            <w:left w:val="none" w:sz="0" w:space="0" w:color="auto"/>
            <w:bottom w:val="none" w:sz="0" w:space="0" w:color="auto"/>
            <w:right w:val="none" w:sz="0" w:space="0" w:color="auto"/>
          </w:divBdr>
        </w:div>
        <w:div w:id="514729288">
          <w:marLeft w:val="480"/>
          <w:marRight w:val="0"/>
          <w:marTop w:val="0"/>
          <w:marBottom w:val="0"/>
          <w:divBdr>
            <w:top w:val="none" w:sz="0" w:space="0" w:color="auto"/>
            <w:left w:val="none" w:sz="0" w:space="0" w:color="auto"/>
            <w:bottom w:val="none" w:sz="0" w:space="0" w:color="auto"/>
            <w:right w:val="none" w:sz="0" w:space="0" w:color="auto"/>
          </w:divBdr>
        </w:div>
        <w:div w:id="541359121">
          <w:marLeft w:val="480"/>
          <w:marRight w:val="0"/>
          <w:marTop w:val="0"/>
          <w:marBottom w:val="0"/>
          <w:divBdr>
            <w:top w:val="none" w:sz="0" w:space="0" w:color="auto"/>
            <w:left w:val="none" w:sz="0" w:space="0" w:color="auto"/>
            <w:bottom w:val="none" w:sz="0" w:space="0" w:color="auto"/>
            <w:right w:val="none" w:sz="0" w:space="0" w:color="auto"/>
          </w:divBdr>
        </w:div>
        <w:div w:id="550968409">
          <w:marLeft w:val="480"/>
          <w:marRight w:val="0"/>
          <w:marTop w:val="0"/>
          <w:marBottom w:val="0"/>
          <w:divBdr>
            <w:top w:val="none" w:sz="0" w:space="0" w:color="auto"/>
            <w:left w:val="none" w:sz="0" w:space="0" w:color="auto"/>
            <w:bottom w:val="none" w:sz="0" w:space="0" w:color="auto"/>
            <w:right w:val="none" w:sz="0" w:space="0" w:color="auto"/>
          </w:divBdr>
        </w:div>
        <w:div w:id="632834804">
          <w:marLeft w:val="480"/>
          <w:marRight w:val="0"/>
          <w:marTop w:val="0"/>
          <w:marBottom w:val="0"/>
          <w:divBdr>
            <w:top w:val="none" w:sz="0" w:space="0" w:color="auto"/>
            <w:left w:val="none" w:sz="0" w:space="0" w:color="auto"/>
            <w:bottom w:val="none" w:sz="0" w:space="0" w:color="auto"/>
            <w:right w:val="none" w:sz="0" w:space="0" w:color="auto"/>
          </w:divBdr>
        </w:div>
        <w:div w:id="647395817">
          <w:marLeft w:val="480"/>
          <w:marRight w:val="0"/>
          <w:marTop w:val="0"/>
          <w:marBottom w:val="0"/>
          <w:divBdr>
            <w:top w:val="none" w:sz="0" w:space="0" w:color="auto"/>
            <w:left w:val="none" w:sz="0" w:space="0" w:color="auto"/>
            <w:bottom w:val="none" w:sz="0" w:space="0" w:color="auto"/>
            <w:right w:val="none" w:sz="0" w:space="0" w:color="auto"/>
          </w:divBdr>
        </w:div>
        <w:div w:id="668797907">
          <w:marLeft w:val="480"/>
          <w:marRight w:val="0"/>
          <w:marTop w:val="0"/>
          <w:marBottom w:val="0"/>
          <w:divBdr>
            <w:top w:val="none" w:sz="0" w:space="0" w:color="auto"/>
            <w:left w:val="none" w:sz="0" w:space="0" w:color="auto"/>
            <w:bottom w:val="none" w:sz="0" w:space="0" w:color="auto"/>
            <w:right w:val="none" w:sz="0" w:space="0" w:color="auto"/>
          </w:divBdr>
        </w:div>
        <w:div w:id="679545788">
          <w:marLeft w:val="480"/>
          <w:marRight w:val="0"/>
          <w:marTop w:val="0"/>
          <w:marBottom w:val="0"/>
          <w:divBdr>
            <w:top w:val="none" w:sz="0" w:space="0" w:color="auto"/>
            <w:left w:val="none" w:sz="0" w:space="0" w:color="auto"/>
            <w:bottom w:val="none" w:sz="0" w:space="0" w:color="auto"/>
            <w:right w:val="none" w:sz="0" w:space="0" w:color="auto"/>
          </w:divBdr>
        </w:div>
        <w:div w:id="721371118">
          <w:marLeft w:val="480"/>
          <w:marRight w:val="0"/>
          <w:marTop w:val="0"/>
          <w:marBottom w:val="0"/>
          <w:divBdr>
            <w:top w:val="none" w:sz="0" w:space="0" w:color="auto"/>
            <w:left w:val="none" w:sz="0" w:space="0" w:color="auto"/>
            <w:bottom w:val="none" w:sz="0" w:space="0" w:color="auto"/>
            <w:right w:val="none" w:sz="0" w:space="0" w:color="auto"/>
          </w:divBdr>
        </w:div>
        <w:div w:id="763306603">
          <w:marLeft w:val="480"/>
          <w:marRight w:val="0"/>
          <w:marTop w:val="0"/>
          <w:marBottom w:val="0"/>
          <w:divBdr>
            <w:top w:val="none" w:sz="0" w:space="0" w:color="auto"/>
            <w:left w:val="none" w:sz="0" w:space="0" w:color="auto"/>
            <w:bottom w:val="none" w:sz="0" w:space="0" w:color="auto"/>
            <w:right w:val="none" w:sz="0" w:space="0" w:color="auto"/>
          </w:divBdr>
        </w:div>
        <w:div w:id="787285547">
          <w:marLeft w:val="480"/>
          <w:marRight w:val="0"/>
          <w:marTop w:val="0"/>
          <w:marBottom w:val="0"/>
          <w:divBdr>
            <w:top w:val="none" w:sz="0" w:space="0" w:color="auto"/>
            <w:left w:val="none" w:sz="0" w:space="0" w:color="auto"/>
            <w:bottom w:val="none" w:sz="0" w:space="0" w:color="auto"/>
            <w:right w:val="none" w:sz="0" w:space="0" w:color="auto"/>
          </w:divBdr>
        </w:div>
        <w:div w:id="837694468">
          <w:marLeft w:val="480"/>
          <w:marRight w:val="0"/>
          <w:marTop w:val="0"/>
          <w:marBottom w:val="0"/>
          <w:divBdr>
            <w:top w:val="none" w:sz="0" w:space="0" w:color="auto"/>
            <w:left w:val="none" w:sz="0" w:space="0" w:color="auto"/>
            <w:bottom w:val="none" w:sz="0" w:space="0" w:color="auto"/>
            <w:right w:val="none" w:sz="0" w:space="0" w:color="auto"/>
          </w:divBdr>
        </w:div>
        <w:div w:id="887692771">
          <w:marLeft w:val="480"/>
          <w:marRight w:val="0"/>
          <w:marTop w:val="0"/>
          <w:marBottom w:val="0"/>
          <w:divBdr>
            <w:top w:val="none" w:sz="0" w:space="0" w:color="auto"/>
            <w:left w:val="none" w:sz="0" w:space="0" w:color="auto"/>
            <w:bottom w:val="none" w:sz="0" w:space="0" w:color="auto"/>
            <w:right w:val="none" w:sz="0" w:space="0" w:color="auto"/>
          </w:divBdr>
        </w:div>
      </w:divsChild>
    </w:div>
    <w:div w:id="112871491">
      <w:bodyDiv w:val="1"/>
      <w:marLeft w:val="0"/>
      <w:marRight w:val="0"/>
      <w:marTop w:val="0"/>
      <w:marBottom w:val="0"/>
      <w:divBdr>
        <w:top w:val="none" w:sz="0" w:space="0" w:color="auto"/>
        <w:left w:val="none" w:sz="0" w:space="0" w:color="auto"/>
        <w:bottom w:val="none" w:sz="0" w:space="0" w:color="auto"/>
        <w:right w:val="none" w:sz="0" w:space="0" w:color="auto"/>
      </w:divBdr>
    </w:div>
    <w:div w:id="112943820">
      <w:bodyDiv w:val="1"/>
      <w:marLeft w:val="0"/>
      <w:marRight w:val="0"/>
      <w:marTop w:val="0"/>
      <w:marBottom w:val="0"/>
      <w:divBdr>
        <w:top w:val="none" w:sz="0" w:space="0" w:color="auto"/>
        <w:left w:val="none" w:sz="0" w:space="0" w:color="auto"/>
        <w:bottom w:val="none" w:sz="0" w:space="0" w:color="auto"/>
        <w:right w:val="none" w:sz="0" w:space="0" w:color="auto"/>
      </w:divBdr>
    </w:div>
    <w:div w:id="113058177">
      <w:bodyDiv w:val="1"/>
      <w:marLeft w:val="0"/>
      <w:marRight w:val="0"/>
      <w:marTop w:val="0"/>
      <w:marBottom w:val="0"/>
      <w:divBdr>
        <w:top w:val="none" w:sz="0" w:space="0" w:color="auto"/>
        <w:left w:val="none" w:sz="0" w:space="0" w:color="auto"/>
        <w:bottom w:val="none" w:sz="0" w:space="0" w:color="auto"/>
        <w:right w:val="none" w:sz="0" w:space="0" w:color="auto"/>
      </w:divBdr>
    </w:div>
    <w:div w:id="113062305">
      <w:bodyDiv w:val="1"/>
      <w:marLeft w:val="0"/>
      <w:marRight w:val="0"/>
      <w:marTop w:val="0"/>
      <w:marBottom w:val="0"/>
      <w:divBdr>
        <w:top w:val="none" w:sz="0" w:space="0" w:color="auto"/>
        <w:left w:val="none" w:sz="0" w:space="0" w:color="auto"/>
        <w:bottom w:val="none" w:sz="0" w:space="0" w:color="auto"/>
        <w:right w:val="none" w:sz="0" w:space="0" w:color="auto"/>
      </w:divBdr>
    </w:div>
    <w:div w:id="113137985">
      <w:bodyDiv w:val="1"/>
      <w:marLeft w:val="0"/>
      <w:marRight w:val="0"/>
      <w:marTop w:val="0"/>
      <w:marBottom w:val="0"/>
      <w:divBdr>
        <w:top w:val="none" w:sz="0" w:space="0" w:color="auto"/>
        <w:left w:val="none" w:sz="0" w:space="0" w:color="auto"/>
        <w:bottom w:val="none" w:sz="0" w:space="0" w:color="auto"/>
        <w:right w:val="none" w:sz="0" w:space="0" w:color="auto"/>
      </w:divBdr>
    </w:div>
    <w:div w:id="113251284">
      <w:bodyDiv w:val="1"/>
      <w:marLeft w:val="0"/>
      <w:marRight w:val="0"/>
      <w:marTop w:val="0"/>
      <w:marBottom w:val="0"/>
      <w:divBdr>
        <w:top w:val="none" w:sz="0" w:space="0" w:color="auto"/>
        <w:left w:val="none" w:sz="0" w:space="0" w:color="auto"/>
        <w:bottom w:val="none" w:sz="0" w:space="0" w:color="auto"/>
        <w:right w:val="none" w:sz="0" w:space="0" w:color="auto"/>
      </w:divBdr>
    </w:div>
    <w:div w:id="113252109">
      <w:bodyDiv w:val="1"/>
      <w:marLeft w:val="0"/>
      <w:marRight w:val="0"/>
      <w:marTop w:val="0"/>
      <w:marBottom w:val="0"/>
      <w:divBdr>
        <w:top w:val="none" w:sz="0" w:space="0" w:color="auto"/>
        <w:left w:val="none" w:sz="0" w:space="0" w:color="auto"/>
        <w:bottom w:val="none" w:sz="0" w:space="0" w:color="auto"/>
        <w:right w:val="none" w:sz="0" w:space="0" w:color="auto"/>
      </w:divBdr>
    </w:div>
    <w:div w:id="113255998">
      <w:bodyDiv w:val="1"/>
      <w:marLeft w:val="0"/>
      <w:marRight w:val="0"/>
      <w:marTop w:val="0"/>
      <w:marBottom w:val="0"/>
      <w:divBdr>
        <w:top w:val="none" w:sz="0" w:space="0" w:color="auto"/>
        <w:left w:val="none" w:sz="0" w:space="0" w:color="auto"/>
        <w:bottom w:val="none" w:sz="0" w:space="0" w:color="auto"/>
        <w:right w:val="none" w:sz="0" w:space="0" w:color="auto"/>
      </w:divBdr>
    </w:div>
    <w:div w:id="113329326">
      <w:bodyDiv w:val="1"/>
      <w:marLeft w:val="0"/>
      <w:marRight w:val="0"/>
      <w:marTop w:val="0"/>
      <w:marBottom w:val="0"/>
      <w:divBdr>
        <w:top w:val="none" w:sz="0" w:space="0" w:color="auto"/>
        <w:left w:val="none" w:sz="0" w:space="0" w:color="auto"/>
        <w:bottom w:val="none" w:sz="0" w:space="0" w:color="auto"/>
        <w:right w:val="none" w:sz="0" w:space="0" w:color="auto"/>
      </w:divBdr>
    </w:div>
    <w:div w:id="113409417">
      <w:bodyDiv w:val="1"/>
      <w:marLeft w:val="0"/>
      <w:marRight w:val="0"/>
      <w:marTop w:val="0"/>
      <w:marBottom w:val="0"/>
      <w:divBdr>
        <w:top w:val="none" w:sz="0" w:space="0" w:color="auto"/>
        <w:left w:val="none" w:sz="0" w:space="0" w:color="auto"/>
        <w:bottom w:val="none" w:sz="0" w:space="0" w:color="auto"/>
        <w:right w:val="none" w:sz="0" w:space="0" w:color="auto"/>
      </w:divBdr>
    </w:div>
    <w:div w:id="113452880">
      <w:bodyDiv w:val="1"/>
      <w:marLeft w:val="0"/>
      <w:marRight w:val="0"/>
      <w:marTop w:val="0"/>
      <w:marBottom w:val="0"/>
      <w:divBdr>
        <w:top w:val="none" w:sz="0" w:space="0" w:color="auto"/>
        <w:left w:val="none" w:sz="0" w:space="0" w:color="auto"/>
        <w:bottom w:val="none" w:sz="0" w:space="0" w:color="auto"/>
        <w:right w:val="none" w:sz="0" w:space="0" w:color="auto"/>
      </w:divBdr>
    </w:div>
    <w:div w:id="113599712">
      <w:bodyDiv w:val="1"/>
      <w:marLeft w:val="0"/>
      <w:marRight w:val="0"/>
      <w:marTop w:val="0"/>
      <w:marBottom w:val="0"/>
      <w:divBdr>
        <w:top w:val="none" w:sz="0" w:space="0" w:color="auto"/>
        <w:left w:val="none" w:sz="0" w:space="0" w:color="auto"/>
        <w:bottom w:val="none" w:sz="0" w:space="0" w:color="auto"/>
        <w:right w:val="none" w:sz="0" w:space="0" w:color="auto"/>
      </w:divBdr>
    </w:div>
    <w:div w:id="113603180">
      <w:bodyDiv w:val="1"/>
      <w:marLeft w:val="0"/>
      <w:marRight w:val="0"/>
      <w:marTop w:val="0"/>
      <w:marBottom w:val="0"/>
      <w:divBdr>
        <w:top w:val="none" w:sz="0" w:space="0" w:color="auto"/>
        <w:left w:val="none" w:sz="0" w:space="0" w:color="auto"/>
        <w:bottom w:val="none" w:sz="0" w:space="0" w:color="auto"/>
        <w:right w:val="none" w:sz="0" w:space="0" w:color="auto"/>
      </w:divBdr>
    </w:div>
    <w:div w:id="113714319">
      <w:bodyDiv w:val="1"/>
      <w:marLeft w:val="0"/>
      <w:marRight w:val="0"/>
      <w:marTop w:val="0"/>
      <w:marBottom w:val="0"/>
      <w:divBdr>
        <w:top w:val="none" w:sz="0" w:space="0" w:color="auto"/>
        <w:left w:val="none" w:sz="0" w:space="0" w:color="auto"/>
        <w:bottom w:val="none" w:sz="0" w:space="0" w:color="auto"/>
        <w:right w:val="none" w:sz="0" w:space="0" w:color="auto"/>
      </w:divBdr>
    </w:div>
    <w:div w:id="113796702">
      <w:bodyDiv w:val="1"/>
      <w:marLeft w:val="0"/>
      <w:marRight w:val="0"/>
      <w:marTop w:val="0"/>
      <w:marBottom w:val="0"/>
      <w:divBdr>
        <w:top w:val="none" w:sz="0" w:space="0" w:color="auto"/>
        <w:left w:val="none" w:sz="0" w:space="0" w:color="auto"/>
        <w:bottom w:val="none" w:sz="0" w:space="0" w:color="auto"/>
        <w:right w:val="none" w:sz="0" w:space="0" w:color="auto"/>
      </w:divBdr>
    </w:div>
    <w:div w:id="113905954">
      <w:bodyDiv w:val="1"/>
      <w:marLeft w:val="0"/>
      <w:marRight w:val="0"/>
      <w:marTop w:val="0"/>
      <w:marBottom w:val="0"/>
      <w:divBdr>
        <w:top w:val="none" w:sz="0" w:space="0" w:color="auto"/>
        <w:left w:val="none" w:sz="0" w:space="0" w:color="auto"/>
        <w:bottom w:val="none" w:sz="0" w:space="0" w:color="auto"/>
        <w:right w:val="none" w:sz="0" w:space="0" w:color="auto"/>
      </w:divBdr>
    </w:div>
    <w:div w:id="113908307">
      <w:bodyDiv w:val="1"/>
      <w:marLeft w:val="0"/>
      <w:marRight w:val="0"/>
      <w:marTop w:val="0"/>
      <w:marBottom w:val="0"/>
      <w:divBdr>
        <w:top w:val="none" w:sz="0" w:space="0" w:color="auto"/>
        <w:left w:val="none" w:sz="0" w:space="0" w:color="auto"/>
        <w:bottom w:val="none" w:sz="0" w:space="0" w:color="auto"/>
        <w:right w:val="none" w:sz="0" w:space="0" w:color="auto"/>
      </w:divBdr>
    </w:div>
    <w:div w:id="113914192">
      <w:bodyDiv w:val="1"/>
      <w:marLeft w:val="0"/>
      <w:marRight w:val="0"/>
      <w:marTop w:val="0"/>
      <w:marBottom w:val="0"/>
      <w:divBdr>
        <w:top w:val="none" w:sz="0" w:space="0" w:color="auto"/>
        <w:left w:val="none" w:sz="0" w:space="0" w:color="auto"/>
        <w:bottom w:val="none" w:sz="0" w:space="0" w:color="auto"/>
        <w:right w:val="none" w:sz="0" w:space="0" w:color="auto"/>
      </w:divBdr>
    </w:div>
    <w:div w:id="114060067">
      <w:bodyDiv w:val="1"/>
      <w:marLeft w:val="0"/>
      <w:marRight w:val="0"/>
      <w:marTop w:val="0"/>
      <w:marBottom w:val="0"/>
      <w:divBdr>
        <w:top w:val="none" w:sz="0" w:space="0" w:color="auto"/>
        <w:left w:val="none" w:sz="0" w:space="0" w:color="auto"/>
        <w:bottom w:val="none" w:sz="0" w:space="0" w:color="auto"/>
        <w:right w:val="none" w:sz="0" w:space="0" w:color="auto"/>
      </w:divBdr>
    </w:div>
    <w:div w:id="114064170">
      <w:bodyDiv w:val="1"/>
      <w:marLeft w:val="0"/>
      <w:marRight w:val="0"/>
      <w:marTop w:val="0"/>
      <w:marBottom w:val="0"/>
      <w:divBdr>
        <w:top w:val="none" w:sz="0" w:space="0" w:color="auto"/>
        <w:left w:val="none" w:sz="0" w:space="0" w:color="auto"/>
        <w:bottom w:val="none" w:sz="0" w:space="0" w:color="auto"/>
        <w:right w:val="none" w:sz="0" w:space="0" w:color="auto"/>
      </w:divBdr>
    </w:div>
    <w:div w:id="114107756">
      <w:bodyDiv w:val="1"/>
      <w:marLeft w:val="0"/>
      <w:marRight w:val="0"/>
      <w:marTop w:val="0"/>
      <w:marBottom w:val="0"/>
      <w:divBdr>
        <w:top w:val="none" w:sz="0" w:space="0" w:color="auto"/>
        <w:left w:val="none" w:sz="0" w:space="0" w:color="auto"/>
        <w:bottom w:val="none" w:sz="0" w:space="0" w:color="auto"/>
        <w:right w:val="none" w:sz="0" w:space="0" w:color="auto"/>
      </w:divBdr>
    </w:div>
    <w:div w:id="114179478">
      <w:bodyDiv w:val="1"/>
      <w:marLeft w:val="0"/>
      <w:marRight w:val="0"/>
      <w:marTop w:val="0"/>
      <w:marBottom w:val="0"/>
      <w:divBdr>
        <w:top w:val="none" w:sz="0" w:space="0" w:color="auto"/>
        <w:left w:val="none" w:sz="0" w:space="0" w:color="auto"/>
        <w:bottom w:val="none" w:sz="0" w:space="0" w:color="auto"/>
        <w:right w:val="none" w:sz="0" w:space="0" w:color="auto"/>
      </w:divBdr>
    </w:div>
    <w:div w:id="114295061">
      <w:bodyDiv w:val="1"/>
      <w:marLeft w:val="0"/>
      <w:marRight w:val="0"/>
      <w:marTop w:val="0"/>
      <w:marBottom w:val="0"/>
      <w:divBdr>
        <w:top w:val="none" w:sz="0" w:space="0" w:color="auto"/>
        <w:left w:val="none" w:sz="0" w:space="0" w:color="auto"/>
        <w:bottom w:val="none" w:sz="0" w:space="0" w:color="auto"/>
        <w:right w:val="none" w:sz="0" w:space="0" w:color="auto"/>
      </w:divBdr>
    </w:div>
    <w:div w:id="114299447">
      <w:bodyDiv w:val="1"/>
      <w:marLeft w:val="0"/>
      <w:marRight w:val="0"/>
      <w:marTop w:val="0"/>
      <w:marBottom w:val="0"/>
      <w:divBdr>
        <w:top w:val="none" w:sz="0" w:space="0" w:color="auto"/>
        <w:left w:val="none" w:sz="0" w:space="0" w:color="auto"/>
        <w:bottom w:val="none" w:sz="0" w:space="0" w:color="auto"/>
        <w:right w:val="none" w:sz="0" w:space="0" w:color="auto"/>
      </w:divBdr>
    </w:div>
    <w:div w:id="114301989">
      <w:bodyDiv w:val="1"/>
      <w:marLeft w:val="0"/>
      <w:marRight w:val="0"/>
      <w:marTop w:val="0"/>
      <w:marBottom w:val="0"/>
      <w:divBdr>
        <w:top w:val="none" w:sz="0" w:space="0" w:color="auto"/>
        <w:left w:val="none" w:sz="0" w:space="0" w:color="auto"/>
        <w:bottom w:val="none" w:sz="0" w:space="0" w:color="auto"/>
        <w:right w:val="none" w:sz="0" w:space="0" w:color="auto"/>
      </w:divBdr>
    </w:div>
    <w:div w:id="114451560">
      <w:bodyDiv w:val="1"/>
      <w:marLeft w:val="0"/>
      <w:marRight w:val="0"/>
      <w:marTop w:val="0"/>
      <w:marBottom w:val="0"/>
      <w:divBdr>
        <w:top w:val="none" w:sz="0" w:space="0" w:color="auto"/>
        <w:left w:val="none" w:sz="0" w:space="0" w:color="auto"/>
        <w:bottom w:val="none" w:sz="0" w:space="0" w:color="auto"/>
        <w:right w:val="none" w:sz="0" w:space="0" w:color="auto"/>
      </w:divBdr>
      <w:divsChild>
        <w:div w:id="20787067">
          <w:marLeft w:val="480"/>
          <w:marRight w:val="0"/>
          <w:marTop w:val="0"/>
          <w:marBottom w:val="0"/>
          <w:divBdr>
            <w:top w:val="none" w:sz="0" w:space="0" w:color="auto"/>
            <w:left w:val="none" w:sz="0" w:space="0" w:color="auto"/>
            <w:bottom w:val="none" w:sz="0" w:space="0" w:color="auto"/>
            <w:right w:val="none" w:sz="0" w:space="0" w:color="auto"/>
          </w:divBdr>
        </w:div>
        <w:div w:id="40178031">
          <w:marLeft w:val="480"/>
          <w:marRight w:val="0"/>
          <w:marTop w:val="0"/>
          <w:marBottom w:val="0"/>
          <w:divBdr>
            <w:top w:val="none" w:sz="0" w:space="0" w:color="auto"/>
            <w:left w:val="none" w:sz="0" w:space="0" w:color="auto"/>
            <w:bottom w:val="none" w:sz="0" w:space="0" w:color="auto"/>
            <w:right w:val="none" w:sz="0" w:space="0" w:color="auto"/>
          </w:divBdr>
        </w:div>
        <w:div w:id="57483063">
          <w:marLeft w:val="480"/>
          <w:marRight w:val="0"/>
          <w:marTop w:val="0"/>
          <w:marBottom w:val="0"/>
          <w:divBdr>
            <w:top w:val="none" w:sz="0" w:space="0" w:color="auto"/>
            <w:left w:val="none" w:sz="0" w:space="0" w:color="auto"/>
            <w:bottom w:val="none" w:sz="0" w:space="0" w:color="auto"/>
            <w:right w:val="none" w:sz="0" w:space="0" w:color="auto"/>
          </w:divBdr>
        </w:div>
        <w:div w:id="79761443">
          <w:marLeft w:val="480"/>
          <w:marRight w:val="0"/>
          <w:marTop w:val="0"/>
          <w:marBottom w:val="0"/>
          <w:divBdr>
            <w:top w:val="none" w:sz="0" w:space="0" w:color="auto"/>
            <w:left w:val="none" w:sz="0" w:space="0" w:color="auto"/>
            <w:bottom w:val="none" w:sz="0" w:space="0" w:color="auto"/>
            <w:right w:val="none" w:sz="0" w:space="0" w:color="auto"/>
          </w:divBdr>
        </w:div>
        <w:div w:id="88476403">
          <w:marLeft w:val="480"/>
          <w:marRight w:val="0"/>
          <w:marTop w:val="0"/>
          <w:marBottom w:val="0"/>
          <w:divBdr>
            <w:top w:val="none" w:sz="0" w:space="0" w:color="auto"/>
            <w:left w:val="none" w:sz="0" w:space="0" w:color="auto"/>
            <w:bottom w:val="none" w:sz="0" w:space="0" w:color="auto"/>
            <w:right w:val="none" w:sz="0" w:space="0" w:color="auto"/>
          </w:divBdr>
        </w:div>
        <w:div w:id="167791068">
          <w:marLeft w:val="480"/>
          <w:marRight w:val="0"/>
          <w:marTop w:val="0"/>
          <w:marBottom w:val="0"/>
          <w:divBdr>
            <w:top w:val="none" w:sz="0" w:space="0" w:color="auto"/>
            <w:left w:val="none" w:sz="0" w:space="0" w:color="auto"/>
            <w:bottom w:val="none" w:sz="0" w:space="0" w:color="auto"/>
            <w:right w:val="none" w:sz="0" w:space="0" w:color="auto"/>
          </w:divBdr>
        </w:div>
        <w:div w:id="177042138">
          <w:marLeft w:val="480"/>
          <w:marRight w:val="0"/>
          <w:marTop w:val="0"/>
          <w:marBottom w:val="0"/>
          <w:divBdr>
            <w:top w:val="none" w:sz="0" w:space="0" w:color="auto"/>
            <w:left w:val="none" w:sz="0" w:space="0" w:color="auto"/>
            <w:bottom w:val="none" w:sz="0" w:space="0" w:color="auto"/>
            <w:right w:val="none" w:sz="0" w:space="0" w:color="auto"/>
          </w:divBdr>
        </w:div>
        <w:div w:id="292909843">
          <w:marLeft w:val="480"/>
          <w:marRight w:val="0"/>
          <w:marTop w:val="0"/>
          <w:marBottom w:val="0"/>
          <w:divBdr>
            <w:top w:val="none" w:sz="0" w:space="0" w:color="auto"/>
            <w:left w:val="none" w:sz="0" w:space="0" w:color="auto"/>
            <w:bottom w:val="none" w:sz="0" w:space="0" w:color="auto"/>
            <w:right w:val="none" w:sz="0" w:space="0" w:color="auto"/>
          </w:divBdr>
        </w:div>
        <w:div w:id="325524591">
          <w:marLeft w:val="480"/>
          <w:marRight w:val="0"/>
          <w:marTop w:val="0"/>
          <w:marBottom w:val="0"/>
          <w:divBdr>
            <w:top w:val="none" w:sz="0" w:space="0" w:color="auto"/>
            <w:left w:val="none" w:sz="0" w:space="0" w:color="auto"/>
            <w:bottom w:val="none" w:sz="0" w:space="0" w:color="auto"/>
            <w:right w:val="none" w:sz="0" w:space="0" w:color="auto"/>
          </w:divBdr>
        </w:div>
        <w:div w:id="359668976">
          <w:marLeft w:val="480"/>
          <w:marRight w:val="0"/>
          <w:marTop w:val="0"/>
          <w:marBottom w:val="0"/>
          <w:divBdr>
            <w:top w:val="none" w:sz="0" w:space="0" w:color="auto"/>
            <w:left w:val="none" w:sz="0" w:space="0" w:color="auto"/>
            <w:bottom w:val="none" w:sz="0" w:space="0" w:color="auto"/>
            <w:right w:val="none" w:sz="0" w:space="0" w:color="auto"/>
          </w:divBdr>
        </w:div>
        <w:div w:id="406155235">
          <w:marLeft w:val="480"/>
          <w:marRight w:val="0"/>
          <w:marTop w:val="0"/>
          <w:marBottom w:val="0"/>
          <w:divBdr>
            <w:top w:val="none" w:sz="0" w:space="0" w:color="auto"/>
            <w:left w:val="none" w:sz="0" w:space="0" w:color="auto"/>
            <w:bottom w:val="none" w:sz="0" w:space="0" w:color="auto"/>
            <w:right w:val="none" w:sz="0" w:space="0" w:color="auto"/>
          </w:divBdr>
        </w:div>
        <w:div w:id="411125273">
          <w:marLeft w:val="480"/>
          <w:marRight w:val="0"/>
          <w:marTop w:val="0"/>
          <w:marBottom w:val="0"/>
          <w:divBdr>
            <w:top w:val="none" w:sz="0" w:space="0" w:color="auto"/>
            <w:left w:val="none" w:sz="0" w:space="0" w:color="auto"/>
            <w:bottom w:val="none" w:sz="0" w:space="0" w:color="auto"/>
            <w:right w:val="none" w:sz="0" w:space="0" w:color="auto"/>
          </w:divBdr>
        </w:div>
        <w:div w:id="444007145">
          <w:marLeft w:val="480"/>
          <w:marRight w:val="0"/>
          <w:marTop w:val="0"/>
          <w:marBottom w:val="0"/>
          <w:divBdr>
            <w:top w:val="none" w:sz="0" w:space="0" w:color="auto"/>
            <w:left w:val="none" w:sz="0" w:space="0" w:color="auto"/>
            <w:bottom w:val="none" w:sz="0" w:space="0" w:color="auto"/>
            <w:right w:val="none" w:sz="0" w:space="0" w:color="auto"/>
          </w:divBdr>
        </w:div>
        <w:div w:id="482893439">
          <w:marLeft w:val="480"/>
          <w:marRight w:val="0"/>
          <w:marTop w:val="0"/>
          <w:marBottom w:val="0"/>
          <w:divBdr>
            <w:top w:val="none" w:sz="0" w:space="0" w:color="auto"/>
            <w:left w:val="none" w:sz="0" w:space="0" w:color="auto"/>
            <w:bottom w:val="none" w:sz="0" w:space="0" w:color="auto"/>
            <w:right w:val="none" w:sz="0" w:space="0" w:color="auto"/>
          </w:divBdr>
        </w:div>
        <w:div w:id="497042406">
          <w:marLeft w:val="480"/>
          <w:marRight w:val="0"/>
          <w:marTop w:val="0"/>
          <w:marBottom w:val="0"/>
          <w:divBdr>
            <w:top w:val="none" w:sz="0" w:space="0" w:color="auto"/>
            <w:left w:val="none" w:sz="0" w:space="0" w:color="auto"/>
            <w:bottom w:val="none" w:sz="0" w:space="0" w:color="auto"/>
            <w:right w:val="none" w:sz="0" w:space="0" w:color="auto"/>
          </w:divBdr>
        </w:div>
        <w:div w:id="555629547">
          <w:marLeft w:val="480"/>
          <w:marRight w:val="0"/>
          <w:marTop w:val="0"/>
          <w:marBottom w:val="0"/>
          <w:divBdr>
            <w:top w:val="none" w:sz="0" w:space="0" w:color="auto"/>
            <w:left w:val="none" w:sz="0" w:space="0" w:color="auto"/>
            <w:bottom w:val="none" w:sz="0" w:space="0" w:color="auto"/>
            <w:right w:val="none" w:sz="0" w:space="0" w:color="auto"/>
          </w:divBdr>
        </w:div>
        <w:div w:id="671833225">
          <w:marLeft w:val="480"/>
          <w:marRight w:val="0"/>
          <w:marTop w:val="0"/>
          <w:marBottom w:val="0"/>
          <w:divBdr>
            <w:top w:val="none" w:sz="0" w:space="0" w:color="auto"/>
            <w:left w:val="none" w:sz="0" w:space="0" w:color="auto"/>
            <w:bottom w:val="none" w:sz="0" w:space="0" w:color="auto"/>
            <w:right w:val="none" w:sz="0" w:space="0" w:color="auto"/>
          </w:divBdr>
        </w:div>
        <w:div w:id="697773692">
          <w:marLeft w:val="480"/>
          <w:marRight w:val="0"/>
          <w:marTop w:val="0"/>
          <w:marBottom w:val="0"/>
          <w:divBdr>
            <w:top w:val="none" w:sz="0" w:space="0" w:color="auto"/>
            <w:left w:val="none" w:sz="0" w:space="0" w:color="auto"/>
            <w:bottom w:val="none" w:sz="0" w:space="0" w:color="auto"/>
            <w:right w:val="none" w:sz="0" w:space="0" w:color="auto"/>
          </w:divBdr>
        </w:div>
        <w:div w:id="704981413">
          <w:marLeft w:val="480"/>
          <w:marRight w:val="0"/>
          <w:marTop w:val="0"/>
          <w:marBottom w:val="0"/>
          <w:divBdr>
            <w:top w:val="none" w:sz="0" w:space="0" w:color="auto"/>
            <w:left w:val="none" w:sz="0" w:space="0" w:color="auto"/>
            <w:bottom w:val="none" w:sz="0" w:space="0" w:color="auto"/>
            <w:right w:val="none" w:sz="0" w:space="0" w:color="auto"/>
          </w:divBdr>
        </w:div>
        <w:div w:id="716393997">
          <w:marLeft w:val="480"/>
          <w:marRight w:val="0"/>
          <w:marTop w:val="0"/>
          <w:marBottom w:val="0"/>
          <w:divBdr>
            <w:top w:val="none" w:sz="0" w:space="0" w:color="auto"/>
            <w:left w:val="none" w:sz="0" w:space="0" w:color="auto"/>
            <w:bottom w:val="none" w:sz="0" w:space="0" w:color="auto"/>
            <w:right w:val="none" w:sz="0" w:space="0" w:color="auto"/>
          </w:divBdr>
        </w:div>
        <w:div w:id="784885145">
          <w:marLeft w:val="480"/>
          <w:marRight w:val="0"/>
          <w:marTop w:val="0"/>
          <w:marBottom w:val="0"/>
          <w:divBdr>
            <w:top w:val="none" w:sz="0" w:space="0" w:color="auto"/>
            <w:left w:val="none" w:sz="0" w:space="0" w:color="auto"/>
            <w:bottom w:val="none" w:sz="0" w:space="0" w:color="auto"/>
            <w:right w:val="none" w:sz="0" w:space="0" w:color="auto"/>
          </w:divBdr>
        </w:div>
        <w:div w:id="785777544">
          <w:marLeft w:val="480"/>
          <w:marRight w:val="0"/>
          <w:marTop w:val="0"/>
          <w:marBottom w:val="0"/>
          <w:divBdr>
            <w:top w:val="none" w:sz="0" w:space="0" w:color="auto"/>
            <w:left w:val="none" w:sz="0" w:space="0" w:color="auto"/>
            <w:bottom w:val="none" w:sz="0" w:space="0" w:color="auto"/>
            <w:right w:val="none" w:sz="0" w:space="0" w:color="auto"/>
          </w:divBdr>
        </w:div>
        <w:div w:id="810708498">
          <w:marLeft w:val="480"/>
          <w:marRight w:val="0"/>
          <w:marTop w:val="0"/>
          <w:marBottom w:val="0"/>
          <w:divBdr>
            <w:top w:val="none" w:sz="0" w:space="0" w:color="auto"/>
            <w:left w:val="none" w:sz="0" w:space="0" w:color="auto"/>
            <w:bottom w:val="none" w:sz="0" w:space="0" w:color="auto"/>
            <w:right w:val="none" w:sz="0" w:space="0" w:color="auto"/>
          </w:divBdr>
        </w:div>
        <w:div w:id="840311727">
          <w:marLeft w:val="480"/>
          <w:marRight w:val="0"/>
          <w:marTop w:val="0"/>
          <w:marBottom w:val="0"/>
          <w:divBdr>
            <w:top w:val="none" w:sz="0" w:space="0" w:color="auto"/>
            <w:left w:val="none" w:sz="0" w:space="0" w:color="auto"/>
            <w:bottom w:val="none" w:sz="0" w:space="0" w:color="auto"/>
            <w:right w:val="none" w:sz="0" w:space="0" w:color="auto"/>
          </w:divBdr>
        </w:div>
      </w:divsChild>
    </w:div>
    <w:div w:id="114568674">
      <w:bodyDiv w:val="1"/>
      <w:marLeft w:val="0"/>
      <w:marRight w:val="0"/>
      <w:marTop w:val="0"/>
      <w:marBottom w:val="0"/>
      <w:divBdr>
        <w:top w:val="none" w:sz="0" w:space="0" w:color="auto"/>
        <w:left w:val="none" w:sz="0" w:space="0" w:color="auto"/>
        <w:bottom w:val="none" w:sz="0" w:space="0" w:color="auto"/>
        <w:right w:val="none" w:sz="0" w:space="0" w:color="auto"/>
      </w:divBdr>
    </w:div>
    <w:div w:id="114638268">
      <w:bodyDiv w:val="1"/>
      <w:marLeft w:val="0"/>
      <w:marRight w:val="0"/>
      <w:marTop w:val="0"/>
      <w:marBottom w:val="0"/>
      <w:divBdr>
        <w:top w:val="none" w:sz="0" w:space="0" w:color="auto"/>
        <w:left w:val="none" w:sz="0" w:space="0" w:color="auto"/>
        <w:bottom w:val="none" w:sz="0" w:space="0" w:color="auto"/>
        <w:right w:val="none" w:sz="0" w:space="0" w:color="auto"/>
      </w:divBdr>
    </w:div>
    <w:div w:id="114640166">
      <w:bodyDiv w:val="1"/>
      <w:marLeft w:val="0"/>
      <w:marRight w:val="0"/>
      <w:marTop w:val="0"/>
      <w:marBottom w:val="0"/>
      <w:divBdr>
        <w:top w:val="none" w:sz="0" w:space="0" w:color="auto"/>
        <w:left w:val="none" w:sz="0" w:space="0" w:color="auto"/>
        <w:bottom w:val="none" w:sz="0" w:space="0" w:color="auto"/>
        <w:right w:val="none" w:sz="0" w:space="0" w:color="auto"/>
      </w:divBdr>
      <w:divsChild>
        <w:div w:id="57214652">
          <w:marLeft w:val="480"/>
          <w:marRight w:val="0"/>
          <w:marTop w:val="0"/>
          <w:marBottom w:val="0"/>
          <w:divBdr>
            <w:top w:val="none" w:sz="0" w:space="0" w:color="auto"/>
            <w:left w:val="none" w:sz="0" w:space="0" w:color="auto"/>
            <w:bottom w:val="none" w:sz="0" w:space="0" w:color="auto"/>
            <w:right w:val="none" w:sz="0" w:space="0" w:color="auto"/>
          </w:divBdr>
        </w:div>
        <w:div w:id="157426215">
          <w:marLeft w:val="480"/>
          <w:marRight w:val="0"/>
          <w:marTop w:val="0"/>
          <w:marBottom w:val="0"/>
          <w:divBdr>
            <w:top w:val="none" w:sz="0" w:space="0" w:color="auto"/>
            <w:left w:val="none" w:sz="0" w:space="0" w:color="auto"/>
            <w:bottom w:val="none" w:sz="0" w:space="0" w:color="auto"/>
            <w:right w:val="none" w:sz="0" w:space="0" w:color="auto"/>
          </w:divBdr>
        </w:div>
        <w:div w:id="177619211">
          <w:marLeft w:val="480"/>
          <w:marRight w:val="0"/>
          <w:marTop w:val="0"/>
          <w:marBottom w:val="0"/>
          <w:divBdr>
            <w:top w:val="none" w:sz="0" w:space="0" w:color="auto"/>
            <w:left w:val="none" w:sz="0" w:space="0" w:color="auto"/>
            <w:bottom w:val="none" w:sz="0" w:space="0" w:color="auto"/>
            <w:right w:val="none" w:sz="0" w:space="0" w:color="auto"/>
          </w:divBdr>
        </w:div>
        <w:div w:id="203948284">
          <w:marLeft w:val="480"/>
          <w:marRight w:val="0"/>
          <w:marTop w:val="0"/>
          <w:marBottom w:val="0"/>
          <w:divBdr>
            <w:top w:val="none" w:sz="0" w:space="0" w:color="auto"/>
            <w:left w:val="none" w:sz="0" w:space="0" w:color="auto"/>
            <w:bottom w:val="none" w:sz="0" w:space="0" w:color="auto"/>
            <w:right w:val="none" w:sz="0" w:space="0" w:color="auto"/>
          </w:divBdr>
        </w:div>
        <w:div w:id="207375551">
          <w:marLeft w:val="480"/>
          <w:marRight w:val="0"/>
          <w:marTop w:val="0"/>
          <w:marBottom w:val="0"/>
          <w:divBdr>
            <w:top w:val="none" w:sz="0" w:space="0" w:color="auto"/>
            <w:left w:val="none" w:sz="0" w:space="0" w:color="auto"/>
            <w:bottom w:val="none" w:sz="0" w:space="0" w:color="auto"/>
            <w:right w:val="none" w:sz="0" w:space="0" w:color="auto"/>
          </w:divBdr>
        </w:div>
        <w:div w:id="228344155">
          <w:marLeft w:val="480"/>
          <w:marRight w:val="0"/>
          <w:marTop w:val="0"/>
          <w:marBottom w:val="0"/>
          <w:divBdr>
            <w:top w:val="none" w:sz="0" w:space="0" w:color="auto"/>
            <w:left w:val="none" w:sz="0" w:space="0" w:color="auto"/>
            <w:bottom w:val="none" w:sz="0" w:space="0" w:color="auto"/>
            <w:right w:val="none" w:sz="0" w:space="0" w:color="auto"/>
          </w:divBdr>
        </w:div>
        <w:div w:id="246233618">
          <w:marLeft w:val="480"/>
          <w:marRight w:val="0"/>
          <w:marTop w:val="0"/>
          <w:marBottom w:val="0"/>
          <w:divBdr>
            <w:top w:val="none" w:sz="0" w:space="0" w:color="auto"/>
            <w:left w:val="none" w:sz="0" w:space="0" w:color="auto"/>
            <w:bottom w:val="none" w:sz="0" w:space="0" w:color="auto"/>
            <w:right w:val="none" w:sz="0" w:space="0" w:color="auto"/>
          </w:divBdr>
        </w:div>
        <w:div w:id="326906837">
          <w:marLeft w:val="480"/>
          <w:marRight w:val="0"/>
          <w:marTop w:val="0"/>
          <w:marBottom w:val="0"/>
          <w:divBdr>
            <w:top w:val="none" w:sz="0" w:space="0" w:color="auto"/>
            <w:left w:val="none" w:sz="0" w:space="0" w:color="auto"/>
            <w:bottom w:val="none" w:sz="0" w:space="0" w:color="auto"/>
            <w:right w:val="none" w:sz="0" w:space="0" w:color="auto"/>
          </w:divBdr>
        </w:div>
        <w:div w:id="336083913">
          <w:marLeft w:val="480"/>
          <w:marRight w:val="0"/>
          <w:marTop w:val="0"/>
          <w:marBottom w:val="0"/>
          <w:divBdr>
            <w:top w:val="none" w:sz="0" w:space="0" w:color="auto"/>
            <w:left w:val="none" w:sz="0" w:space="0" w:color="auto"/>
            <w:bottom w:val="none" w:sz="0" w:space="0" w:color="auto"/>
            <w:right w:val="none" w:sz="0" w:space="0" w:color="auto"/>
          </w:divBdr>
        </w:div>
        <w:div w:id="345444068">
          <w:marLeft w:val="480"/>
          <w:marRight w:val="0"/>
          <w:marTop w:val="0"/>
          <w:marBottom w:val="0"/>
          <w:divBdr>
            <w:top w:val="none" w:sz="0" w:space="0" w:color="auto"/>
            <w:left w:val="none" w:sz="0" w:space="0" w:color="auto"/>
            <w:bottom w:val="none" w:sz="0" w:space="0" w:color="auto"/>
            <w:right w:val="none" w:sz="0" w:space="0" w:color="auto"/>
          </w:divBdr>
        </w:div>
        <w:div w:id="356010460">
          <w:marLeft w:val="480"/>
          <w:marRight w:val="0"/>
          <w:marTop w:val="0"/>
          <w:marBottom w:val="0"/>
          <w:divBdr>
            <w:top w:val="none" w:sz="0" w:space="0" w:color="auto"/>
            <w:left w:val="none" w:sz="0" w:space="0" w:color="auto"/>
            <w:bottom w:val="none" w:sz="0" w:space="0" w:color="auto"/>
            <w:right w:val="none" w:sz="0" w:space="0" w:color="auto"/>
          </w:divBdr>
        </w:div>
        <w:div w:id="397090260">
          <w:marLeft w:val="480"/>
          <w:marRight w:val="0"/>
          <w:marTop w:val="0"/>
          <w:marBottom w:val="0"/>
          <w:divBdr>
            <w:top w:val="none" w:sz="0" w:space="0" w:color="auto"/>
            <w:left w:val="none" w:sz="0" w:space="0" w:color="auto"/>
            <w:bottom w:val="none" w:sz="0" w:space="0" w:color="auto"/>
            <w:right w:val="none" w:sz="0" w:space="0" w:color="auto"/>
          </w:divBdr>
        </w:div>
        <w:div w:id="400062366">
          <w:marLeft w:val="480"/>
          <w:marRight w:val="0"/>
          <w:marTop w:val="0"/>
          <w:marBottom w:val="0"/>
          <w:divBdr>
            <w:top w:val="none" w:sz="0" w:space="0" w:color="auto"/>
            <w:left w:val="none" w:sz="0" w:space="0" w:color="auto"/>
            <w:bottom w:val="none" w:sz="0" w:space="0" w:color="auto"/>
            <w:right w:val="none" w:sz="0" w:space="0" w:color="auto"/>
          </w:divBdr>
        </w:div>
        <w:div w:id="419376221">
          <w:marLeft w:val="480"/>
          <w:marRight w:val="0"/>
          <w:marTop w:val="0"/>
          <w:marBottom w:val="0"/>
          <w:divBdr>
            <w:top w:val="none" w:sz="0" w:space="0" w:color="auto"/>
            <w:left w:val="none" w:sz="0" w:space="0" w:color="auto"/>
            <w:bottom w:val="none" w:sz="0" w:space="0" w:color="auto"/>
            <w:right w:val="none" w:sz="0" w:space="0" w:color="auto"/>
          </w:divBdr>
        </w:div>
        <w:div w:id="489635438">
          <w:marLeft w:val="480"/>
          <w:marRight w:val="0"/>
          <w:marTop w:val="0"/>
          <w:marBottom w:val="0"/>
          <w:divBdr>
            <w:top w:val="none" w:sz="0" w:space="0" w:color="auto"/>
            <w:left w:val="none" w:sz="0" w:space="0" w:color="auto"/>
            <w:bottom w:val="none" w:sz="0" w:space="0" w:color="auto"/>
            <w:right w:val="none" w:sz="0" w:space="0" w:color="auto"/>
          </w:divBdr>
        </w:div>
        <w:div w:id="558397442">
          <w:marLeft w:val="480"/>
          <w:marRight w:val="0"/>
          <w:marTop w:val="0"/>
          <w:marBottom w:val="0"/>
          <w:divBdr>
            <w:top w:val="none" w:sz="0" w:space="0" w:color="auto"/>
            <w:left w:val="none" w:sz="0" w:space="0" w:color="auto"/>
            <w:bottom w:val="none" w:sz="0" w:space="0" w:color="auto"/>
            <w:right w:val="none" w:sz="0" w:space="0" w:color="auto"/>
          </w:divBdr>
        </w:div>
        <w:div w:id="566571660">
          <w:marLeft w:val="480"/>
          <w:marRight w:val="0"/>
          <w:marTop w:val="0"/>
          <w:marBottom w:val="0"/>
          <w:divBdr>
            <w:top w:val="none" w:sz="0" w:space="0" w:color="auto"/>
            <w:left w:val="none" w:sz="0" w:space="0" w:color="auto"/>
            <w:bottom w:val="none" w:sz="0" w:space="0" w:color="auto"/>
            <w:right w:val="none" w:sz="0" w:space="0" w:color="auto"/>
          </w:divBdr>
        </w:div>
        <w:div w:id="588543072">
          <w:marLeft w:val="480"/>
          <w:marRight w:val="0"/>
          <w:marTop w:val="0"/>
          <w:marBottom w:val="0"/>
          <w:divBdr>
            <w:top w:val="none" w:sz="0" w:space="0" w:color="auto"/>
            <w:left w:val="none" w:sz="0" w:space="0" w:color="auto"/>
            <w:bottom w:val="none" w:sz="0" w:space="0" w:color="auto"/>
            <w:right w:val="none" w:sz="0" w:space="0" w:color="auto"/>
          </w:divBdr>
        </w:div>
        <w:div w:id="632715734">
          <w:marLeft w:val="480"/>
          <w:marRight w:val="0"/>
          <w:marTop w:val="0"/>
          <w:marBottom w:val="0"/>
          <w:divBdr>
            <w:top w:val="none" w:sz="0" w:space="0" w:color="auto"/>
            <w:left w:val="none" w:sz="0" w:space="0" w:color="auto"/>
            <w:bottom w:val="none" w:sz="0" w:space="0" w:color="auto"/>
            <w:right w:val="none" w:sz="0" w:space="0" w:color="auto"/>
          </w:divBdr>
        </w:div>
        <w:div w:id="684213546">
          <w:marLeft w:val="480"/>
          <w:marRight w:val="0"/>
          <w:marTop w:val="0"/>
          <w:marBottom w:val="0"/>
          <w:divBdr>
            <w:top w:val="none" w:sz="0" w:space="0" w:color="auto"/>
            <w:left w:val="none" w:sz="0" w:space="0" w:color="auto"/>
            <w:bottom w:val="none" w:sz="0" w:space="0" w:color="auto"/>
            <w:right w:val="none" w:sz="0" w:space="0" w:color="auto"/>
          </w:divBdr>
        </w:div>
        <w:div w:id="706562625">
          <w:marLeft w:val="480"/>
          <w:marRight w:val="0"/>
          <w:marTop w:val="0"/>
          <w:marBottom w:val="0"/>
          <w:divBdr>
            <w:top w:val="none" w:sz="0" w:space="0" w:color="auto"/>
            <w:left w:val="none" w:sz="0" w:space="0" w:color="auto"/>
            <w:bottom w:val="none" w:sz="0" w:space="0" w:color="auto"/>
            <w:right w:val="none" w:sz="0" w:space="0" w:color="auto"/>
          </w:divBdr>
        </w:div>
        <w:div w:id="708066577">
          <w:marLeft w:val="480"/>
          <w:marRight w:val="0"/>
          <w:marTop w:val="0"/>
          <w:marBottom w:val="0"/>
          <w:divBdr>
            <w:top w:val="none" w:sz="0" w:space="0" w:color="auto"/>
            <w:left w:val="none" w:sz="0" w:space="0" w:color="auto"/>
            <w:bottom w:val="none" w:sz="0" w:space="0" w:color="auto"/>
            <w:right w:val="none" w:sz="0" w:space="0" w:color="auto"/>
          </w:divBdr>
        </w:div>
        <w:div w:id="746465159">
          <w:marLeft w:val="480"/>
          <w:marRight w:val="0"/>
          <w:marTop w:val="0"/>
          <w:marBottom w:val="0"/>
          <w:divBdr>
            <w:top w:val="none" w:sz="0" w:space="0" w:color="auto"/>
            <w:left w:val="none" w:sz="0" w:space="0" w:color="auto"/>
            <w:bottom w:val="none" w:sz="0" w:space="0" w:color="auto"/>
            <w:right w:val="none" w:sz="0" w:space="0" w:color="auto"/>
          </w:divBdr>
        </w:div>
        <w:div w:id="750859135">
          <w:marLeft w:val="480"/>
          <w:marRight w:val="0"/>
          <w:marTop w:val="0"/>
          <w:marBottom w:val="0"/>
          <w:divBdr>
            <w:top w:val="none" w:sz="0" w:space="0" w:color="auto"/>
            <w:left w:val="none" w:sz="0" w:space="0" w:color="auto"/>
            <w:bottom w:val="none" w:sz="0" w:space="0" w:color="auto"/>
            <w:right w:val="none" w:sz="0" w:space="0" w:color="auto"/>
          </w:divBdr>
        </w:div>
        <w:div w:id="789401067">
          <w:marLeft w:val="480"/>
          <w:marRight w:val="0"/>
          <w:marTop w:val="0"/>
          <w:marBottom w:val="0"/>
          <w:divBdr>
            <w:top w:val="none" w:sz="0" w:space="0" w:color="auto"/>
            <w:left w:val="none" w:sz="0" w:space="0" w:color="auto"/>
            <w:bottom w:val="none" w:sz="0" w:space="0" w:color="auto"/>
            <w:right w:val="none" w:sz="0" w:space="0" w:color="auto"/>
          </w:divBdr>
        </w:div>
        <w:div w:id="794715370">
          <w:marLeft w:val="480"/>
          <w:marRight w:val="0"/>
          <w:marTop w:val="0"/>
          <w:marBottom w:val="0"/>
          <w:divBdr>
            <w:top w:val="none" w:sz="0" w:space="0" w:color="auto"/>
            <w:left w:val="none" w:sz="0" w:space="0" w:color="auto"/>
            <w:bottom w:val="none" w:sz="0" w:space="0" w:color="auto"/>
            <w:right w:val="none" w:sz="0" w:space="0" w:color="auto"/>
          </w:divBdr>
        </w:div>
        <w:div w:id="885028291">
          <w:marLeft w:val="480"/>
          <w:marRight w:val="0"/>
          <w:marTop w:val="0"/>
          <w:marBottom w:val="0"/>
          <w:divBdr>
            <w:top w:val="none" w:sz="0" w:space="0" w:color="auto"/>
            <w:left w:val="none" w:sz="0" w:space="0" w:color="auto"/>
            <w:bottom w:val="none" w:sz="0" w:space="0" w:color="auto"/>
            <w:right w:val="none" w:sz="0" w:space="0" w:color="auto"/>
          </w:divBdr>
        </w:div>
        <w:div w:id="892348939">
          <w:marLeft w:val="480"/>
          <w:marRight w:val="0"/>
          <w:marTop w:val="0"/>
          <w:marBottom w:val="0"/>
          <w:divBdr>
            <w:top w:val="none" w:sz="0" w:space="0" w:color="auto"/>
            <w:left w:val="none" w:sz="0" w:space="0" w:color="auto"/>
            <w:bottom w:val="none" w:sz="0" w:space="0" w:color="auto"/>
            <w:right w:val="none" w:sz="0" w:space="0" w:color="auto"/>
          </w:divBdr>
        </w:div>
        <w:div w:id="910047343">
          <w:marLeft w:val="480"/>
          <w:marRight w:val="0"/>
          <w:marTop w:val="0"/>
          <w:marBottom w:val="0"/>
          <w:divBdr>
            <w:top w:val="none" w:sz="0" w:space="0" w:color="auto"/>
            <w:left w:val="none" w:sz="0" w:space="0" w:color="auto"/>
            <w:bottom w:val="none" w:sz="0" w:space="0" w:color="auto"/>
            <w:right w:val="none" w:sz="0" w:space="0" w:color="auto"/>
          </w:divBdr>
        </w:div>
      </w:divsChild>
    </w:div>
    <w:div w:id="114688049">
      <w:bodyDiv w:val="1"/>
      <w:marLeft w:val="0"/>
      <w:marRight w:val="0"/>
      <w:marTop w:val="0"/>
      <w:marBottom w:val="0"/>
      <w:divBdr>
        <w:top w:val="none" w:sz="0" w:space="0" w:color="auto"/>
        <w:left w:val="none" w:sz="0" w:space="0" w:color="auto"/>
        <w:bottom w:val="none" w:sz="0" w:space="0" w:color="auto"/>
        <w:right w:val="none" w:sz="0" w:space="0" w:color="auto"/>
      </w:divBdr>
    </w:div>
    <w:div w:id="114711913">
      <w:bodyDiv w:val="1"/>
      <w:marLeft w:val="0"/>
      <w:marRight w:val="0"/>
      <w:marTop w:val="0"/>
      <w:marBottom w:val="0"/>
      <w:divBdr>
        <w:top w:val="none" w:sz="0" w:space="0" w:color="auto"/>
        <w:left w:val="none" w:sz="0" w:space="0" w:color="auto"/>
        <w:bottom w:val="none" w:sz="0" w:space="0" w:color="auto"/>
        <w:right w:val="none" w:sz="0" w:space="0" w:color="auto"/>
      </w:divBdr>
    </w:div>
    <w:div w:id="114757197">
      <w:bodyDiv w:val="1"/>
      <w:marLeft w:val="0"/>
      <w:marRight w:val="0"/>
      <w:marTop w:val="0"/>
      <w:marBottom w:val="0"/>
      <w:divBdr>
        <w:top w:val="none" w:sz="0" w:space="0" w:color="auto"/>
        <w:left w:val="none" w:sz="0" w:space="0" w:color="auto"/>
        <w:bottom w:val="none" w:sz="0" w:space="0" w:color="auto"/>
        <w:right w:val="none" w:sz="0" w:space="0" w:color="auto"/>
      </w:divBdr>
    </w:div>
    <w:div w:id="114757607">
      <w:bodyDiv w:val="1"/>
      <w:marLeft w:val="0"/>
      <w:marRight w:val="0"/>
      <w:marTop w:val="0"/>
      <w:marBottom w:val="0"/>
      <w:divBdr>
        <w:top w:val="none" w:sz="0" w:space="0" w:color="auto"/>
        <w:left w:val="none" w:sz="0" w:space="0" w:color="auto"/>
        <w:bottom w:val="none" w:sz="0" w:space="0" w:color="auto"/>
        <w:right w:val="none" w:sz="0" w:space="0" w:color="auto"/>
      </w:divBdr>
    </w:div>
    <w:div w:id="114909621">
      <w:bodyDiv w:val="1"/>
      <w:marLeft w:val="0"/>
      <w:marRight w:val="0"/>
      <w:marTop w:val="0"/>
      <w:marBottom w:val="0"/>
      <w:divBdr>
        <w:top w:val="none" w:sz="0" w:space="0" w:color="auto"/>
        <w:left w:val="none" w:sz="0" w:space="0" w:color="auto"/>
        <w:bottom w:val="none" w:sz="0" w:space="0" w:color="auto"/>
        <w:right w:val="none" w:sz="0" w:space="0" w:color="auto"/>
      </w:divBdr>
    </w:div>
    <w:div w:id="114912405">
      <w:bodyDiv w:val="1"/>
      <w:marLeft w:val="0"/>
      <w:marRight w:val="0"/>
      <w:marTop w:val="0"/>
      <w:marBottom w:val="0"/>
      <w:divBdr>
        <w:top w:val="none" w:sz="0" w:space="0" w:color="auto"/>
        <w:left w:val="none" w:sz="0" w:space="0" w:color="auto"/>
        <w:bottom w:val="none" w:sz="0" w:space="0" w:color="auto"/>
        <w:right w:val="none" w:sz="0" w:space="0" w:color="auto"/>
      </w:divBdr>
    </w:div>
    <w:div w:id="115027725">
      <w:bodyDiv w:val="1"/>
      <w:marLeft w:val="0"/>
      <w:marRight w:val="0"/>
      <w:marTop w:val="0"/>
      <w:marBottom w:val="0"/>
      <w:divBdr>
        <w:top w:val="none" w:sz="0" w:space="0" w:color="auto"/>
        <w:left w:val="none" w:sz="0" w:space="0" w:color="auto"/>
        <w:bottom w:val="none" w:sz="0" w:space="0" w:color="auto"/>
        <w:right w:val="none" w:sz="0" w:space="0" w:color="auto"/>
      </w:divBdr>
    </w:div>
    <w:div w:id="115103778">
      <w:bodyDiv w:val="1"/>
      <w:marLeft w:val="0"/>
      <w:marRight w:val="0"/>
      <w:marTop w:val="0"/>
      <w:marBottom w:val="0"/>
      <w:divBdr>
        <w:top w:val="none" w:sz="0" w:space="0" w:color="auto"/>
        <w:left w:val="none" w:sz="0" w:space="0" w:color="auto"/>
        <w:bottom w:val="none" w:sz="0" w:space="0" w:color="auto"/>
        <w:right w:val="none" w:sz="0" w:space="0" w:color="auto"/>
      </w:divBdr>
    </w:div>
    <w:div w:id="115419131">
      <w:bodyDiv w:val="1"/>
      <w:marLeft w:val="0"/>
      <w:marRight w:val="0"/>
      <w:marTop w:val="0"/>
      <w:marBottom w:val="0"/>
      <w:divBdr>
        <w:top w:val="none" w:sz="0" w:space="0" w:color="auto"/>
        <w:left w:val="none" w:sz="0" w:space="0" w:color="auto"/>
        <w:bottom w:val="none" w:sz="0" w:space="0" w:color="auto"/>
        <w:right w:val="none" w:sz="0" w:space="0" w:color="auto"/>
      </w:divBdr>
    </w:div>
    <w:div w:id="115606927">
      <w:bodyDiv w:val="1"/>
      <w:marLeft w:val="0"/>
      <w:marRight w:val="0"/>
      <w:marTop w:val="0"/>
      <w:marBottom w:val="0"/>
      <w:divBdr>
        <w:top w:val="none" w:sz="0" w:space="0" w:color="auto"/>
        <w:left w:val="none" w:sz="0" w:space="0" w:color="auto"/>
        <w:bottom w:val="none" w:sz="0" w:space="0" w:color="auto"/>
        <w:right w:val="none" w:sz="0" w:space="0" w:color="auto"/>
      </w:divBdr>
    </w:div>
    <w:div w:id="115611864">
      <w:bodyDiv w:val="1"/>
      <w:marLeft w:val="0"/>
      <w:marRight w:val="0"/>
      <w:marTop w:val="0"/>
      <w:marBottom w:val="0"/>
      <w:divBdr>
        <w:top w:val="none" w:sz="0" w:space="0" w:color="auto"/>
        <w:left w:val="none" w:sz="0" w:space="0" w:color="auto"/>
        <w:bottom w:val="none" w:sz="0" w:space="0" w:color="auto"/>
        <w:right w:val="none" w:sz="0" w:space="0" w:color="auto"/>
      </w:divBdr>
    </w:div>
    <w:div w:id="115683771">
      <w:bodyDiv w:val="1"/>
      <w:marLeft w:val="0"/>
      <w:marRight w:val="0"/>
      <w:marTop w:val="0"/>
      <w:marBottom w:val="0"/>
      <w:divBdr>
        <w:top w:val="none" w:sz="0" w:space="0" w:color="auto"/>
        <w:left w:val="none" w:sz="0" w:space="0" w:color="auto"/>
        <w:bottom w:val="none" w:sz="0" w:space="0" w:color="auto"/>
        <w:right w:val="none" w:sz="0" w:space="0" w:color="auto"/>
      </w:divBdr>
    </w:div>
    <w:div w:id="115685937">
      <w:bodyDiv w:val="1"/>
      <w:marLeft w:val="0"/>
      <w:marRight w:val="0"/>
      <w:marTop w:val="0"/>
      <w:marBottom w:val="0"/>
      <w:divBdr>
        <w:top w:val="none" w:sz="0" w:space="0" w:color="auto"/>
        <w:left w:val="none" w:sz="0" w:space="0" w:color="auto"/>
        <w:bottom w:val="none" w:sz="0" w:space="0" w:color="auto"/>
        <w:right w:val="none" w:sz="0" w:space="0" w:color="auto"/>
      </w:divBdr>
    </w:div>
    <w:div w:id="115873101">
      <w:bodyDiv w:val="1"/>
      <w:marLeft w:val="0"/>
      <w:marRight w:val="0"/>
      <w:marTop w:val="0"/>
      <w:marBottom w:val="0"/>
      <w:divBdr>
        <w:top w:val="none" w:sz="0" w:space="0" w:color="auto"/>
        <w:left w:val="none" w:sz="0" w:space="0" w:color="auto"/>
        <w:bottom w:val="none" w:sz="0" w:space="0" w:color="auto"/>
        <w:right w:val="none" w:sz="0" w:space="0" w:color="auto"/>
      </w:divBdr>
    </w:div>
    <w:div w:id="115877449">
      <w:bodyDiv w:val="1"/>
      <w:marLeft w:val="0"/>
      <w:marRight w:val="0"/>
      <w:marTop w:val="0"/>
      <w:marBottom w:val="0"/>
      <w:divBdr>
        <w:top w:val="none" w:sz="0" w:space="0" w:color="auto"/>
        <w:left w:val="none" w:sz="0" w:space="0" w:color="auto"/>
        <w:bottom w:val="none" w:sz="0" w:space="0" w:color="auto"/>
        <w:right w:val="none" w:sz="0" w:space="0" w:color="auto"/>
      </w:divBdr>
    </w:div>
    <w:div w:id="116024421">
      <w:bodyDiv w:val="1"/>
      <w:marLeft w:val="0"/>
      <w:marRight w:val="0"/>
      <w:marTop w:val="0"/>
      <w:marBottom w:val="0"/>
      <w:divBdr>
        <w:top w:val="none" w:sz="0" w:space="0" w:color="auto"/>
        <w:left w:val="none" w:sz="0" w:space="0" w:color="auto"/>
        <w:bottom w:val="none" w:sz="0" w:space="0" w:color="auto"/>
        <w:right w:val="none" w:sz="0" w:space="0" w:color="auto"/>
      </w:divBdr>
    </w:div>
    <w:div w:id="116149512">
      <w:bodyDiv w:val="1"/>
      <w:marLeft w:val="0"/>
      <w:marRight w:val="0"/>
      <w:marTop w:val="0"/>
      <w:marBottom w:val="0"/>
      <w:divBdr>
        <w:top w:val="none" w:sz="0" w:space="0" w:color="auto"/>
        <w:left w:val="none" w:sz="0" w:space="0" w:color="auto"/>
        <w:bottom w:val="none" w:sz="0" w:space="0" w:color="auto"/>
        <w:right w:val="none" w:sz="0" w:space="0" w:color="auto"/>
      </w:divBdr>
    </w:div>
    <w:div w:id="116222135">
      <w:bodyDiv w:val="1"/>
      <w:marLeft w:val="0"/>
      <w:marRight w:val="0"/>
      <w:marTop w:val="0"/>
      <w:marBottom w:val="0"/>
      <w:divBdr>
        <w:top w:val="none" w:sz="0" w:space="0" w:color="auto"/>
        <w:left w:val="none" w:sz="0" w:space="0" w:color="auto"/>
        <w:bottom w:val="none" w:sz="0" w:space="0" w:color="auto"/>
        <w:right w:val="none" w:sz="0" w:space="0" w:color="auto"/>
      </w:divBdr>
    </w:div>
    <w:div w:id="116222815">
      <w:bodyDiv w:val="1"/>
      <w:marLeft w:val="0"/>
      <w:marRight w:val="0"/>
      <w:marTop w:val="0"/>
      <w:marBottom w:val="0"/>
      <w:divBdr>
        <w:top w:val="none" w:sz="0" w:space="0" w:color="auto"/>
        <w:left w:val="none" w:sz="0" w:space="0" w:color="auto"/>
        <w:bottom w:val="none" w:sz="0" w:space="0" w:color="auto"/>
        <w:right w:val="none" w:sz="0" w:space="0" w:color="auto"/>
      </w:divBdr>
    </w:div>
    <w:div w:id="116336389">
      <w:bodyDiv w:val="1"/>
      <w:marLeft w:val="0"/>
      <w:marRight w:val="0"/>
      <w:marTop w:val="0"/>
      <w:marBottom w:val="0"/>
      <w:divBdr>
        <w:top w:val="none" w:sz="0" w:space="0" w:color="auto"/>
        <w:left w:val="none" w:sz="0" w:space="0" w:color="auto"/>
        <w:bottom w:val="none" w:sz="0" w:space="0" w:color="auto"/>
        <w:right w:val="none" w:sz="0" w:space="0" w:color="auto"/>
      </w:divBdr>
      <w:divsChild>
        <w:div w:id="1935553539">
          <w:marLeft w:val="480"/>
          <w:marRight w:val="0"/>
          <w:marTop w:val="0"/>
          <w:marBottom w:val="0"/>
          <w:divBdr>
            <w:top w:val="none" w:sz="0" w:space="0" w:color="auto"/>
            <w:left w:val="none" w:sz="0" w:space="0" w:color="auto"/>
            <w:bottom w:val="none" w:sz="0" w:space="0" w:color="auto"/>
            <w:right w:val="none" w:sz="0" w:space="0" w:color="auto"/>
          </w:divBdr>
        </w:div>
        <w:div w:id="996038271">
          <w:marLeft w:val="480"/>
          <w:marRight w:val="0"/>
          <w:marTop w:val="0"/>
          <w:marBottom w:val="0"/>
          <w:divBdr>
            <w:top w:val="none" w:sz="0" w:space="0" w:color="auto"/>
            <w:left w:val="none" w:sz="0" w:space="0" w:color="auto"/>
            <w:bottom w:val="none" w:sz="0" w:space="0" w:color="auto"/>
            <w:right w:val="none" w:sz="0" w:space="0" w:color="auto"/>
          </w:divBdr>
        </w:div>
        <w:div w:id="1522283656">
          <w:marLeft w:val="480"/>
          <w:marRight w:val="0"/>
          <w:marTop w:val="0"/>
          <w:marBottom w:val="0"/>
          <w:divBdr>
            <w:top w:val="none" w:sz="0" w:space="0" w:color="auto"/>
            <w:left w:val="none" w:sz="0" w:space="0" w:color="auto"/>
            <w:bottom w:val="none" w:sz="0" w:space="0" w:color="auto"/>
            <w:right w:val="none" w:sz="0" w:space="0" w:color="auto"/>
          </w:divBdr>
        </w:div>
        <w:div w:id="1715078406">
          <w:marLeft w:val="480"/>
          <w:marRight w:val="0"/>
          <w:marTop w:val="0"/>
          <w:marBottom w:val="0"/>
          <w:divBdr>
            <w:top w:val="none" w:sz="0" w:space="0" w:color="auto"/>
            <w:left w:val="none" w:sz="0" w:space="0" w:color="auto"/>
            <w:bottom w:val="none" w:sz="0" w:space="0" w:color="auto"/>
            <w:right w:val="none" w:sz="0" w:space="0" w:color="auto"/>
          </w:divBdr>
        </w:div>
        <w:div w:id="964653114">
          <w:marLeft w:val="480"/>
          <w:marRight w:val="0"/>
          <w:marTop w:val="0"/>
          <w:marBottom w:val="0"/>
          <w:divBdr>
            <w:top w:val="none" w:sz="0" w:space="0" w:color="auto"/>
            <w:left w:val="none" w:sz="0" w:space="0" w:color="auto"/>
            <w:bottom w:val="none" w:sz="0" w:space="0" w:color="auto"/>
            <w:right w:val="none" w:sz="0" w:space="0" w:color="auto"/>
          </w:divBdr>
        </w:div>
        <w:div w:id="1586769412">
          <w:marLeft w:val="480"/>
          <w:marRight w:val="0"/>
          <w:marTop w:val="0"/>
          <w:marBottom w:val="0"/>
          <w:divBdr>
            <w:top w:val="none" w:sz="0" w:space="0" w:color="auto"/>
            <w:left w:val="none" w:sz="0" w:space="0" w:color="auto"/>
            <w:bottom w:val="none" w:sz="0" w:space="0" w:color="auto"/>
            <w:right w:val="none" w:sz="0" w:space="0" w:color="auto"/>
          </w:divBdr>
        </w:div>
        <w:div w:id="383868953">
          <w:marLeft w:val="480"/>
          <w:marRight w:val="0"/>
          <w:marTop w:val="0"/>
          <w:marBottom w:val="0"/>
          <w:divBdr>
            <w:top w:val="none" w:sz="0" w:space="0" w:color="auto"/>
            <w:left w:val="none" w:sz="0" w:space="0" w:color="auto"/>
            <w:bottom w:val="none" w:sz="0" w:space="0" w:color="auto"/>
            <w:right w:val="none" w:sz="0" w:space="0" w:color="auto"/>
          </w:divBdr>
        </w:div>
        <w:div w:id="1757899050">
          <w:marLeft w:val="480"/>
          <w:marRight w:val="0"/>
          <w:marTop w:val="0"/>
          <w:marBottom w:val="0"/>
          <w:divBdr>
            <w:top w:val="none" w:sz="0" w:space="0" w:color="auto"/>
            <w:left w:val="none" w:sz="0" w:space="0" w:color="auto"/>
            <w:bottom w:val="none" w:sz="0" w:space="0" w:color="auto"/>
            <w:right w:val="none" w:sz="0" w:space="0" w:color="auto"/>
          </w:divBdr>
        </w:div>
        <w:div w:id="1787651729">
          <w:marLeft w:val="480"/>
          <w:marRight w:val="0"/>
          <w:marTop w:val="0"/>
          <w:marBottom w:val="0"/>
          <w:divBdr>
            <w:top w:val="none" w:sz="0" w:space="0" w:color="auto"/>
            <w:left w:val="none" w:sz="0" w:space="0" w:color="auto"/>
            <w:bottom w:val="none" w:sz="0" w:space="0" w:color="auto"/>
            <w:right w:val="none" w:sz="0" w:space="0" w:color="auto"/>
          </w:divBdr>
        </w:div>
        <w:div w:id="1379667799">
          <w:marLeft w:val="480"/>
          <w:marRight w:val="0"/>
          <w:marTop w:val="0"/>
          <w:marBottom w:val="0"/>
          <w:divBdr>
            <w:top w:val="none" w:sz="0" w:space="0" w:color="auto"/>
            <w:left w:val="none" w:sz="0" w:space="0" w:color="auto"/>
            <w:bottom w:val="none" w:sz="0" w:space="0" w:color="auto"/>
            <w:right w:val="none" w:sz="0" w:space="0" w:color="auto"/>
          </w:divBdr>
        </w:div>
        <w:div w:id="1401446180">
          <w:marLeft w:val="480"/>
          <w:marRight w:val="0"/>
          <w:marTop w:val="0"/>
          <w:marBottom w:val="0"/>
          <w:divBdr>
            <w:top w:val="none" w:sz="0" w:space="0" w:color="auto"/>
            <w:left w:val="none" w:sz="0" w:space="0" w:color="auto"/>
            <w:bottom w:val="none" w:sz="0" w:space="0" w:color="auto"/>
            <w:right w:val="none" w:sz="0" w:space="0" w:color="auto"/>
          </w:divBdr>
        </w:div>
        <w:div w:id="1594434097">
          <w:marLeft w:val="480"/>
          <w:marRight w:val="0"/>
          <w:marTop w:val="0"/>
          <w:marBottom w:val="0"/>
          <w:divBdr>
            <w:top w:val="none" w:sz="0" w:space="0" w:color="auto"/>
            <w:left w:val="none" w:sz="0" w:space="0" w:color="auto"/>
            <w:bottom w:val="none" w:sz="0" w:space="0" w:color="auto"/>
            <w:right w:val="none" w:sz="0" w:space="0" w:color="auto"/>
          </w:divBdr>
        </w:div>
        <w:div w:id="1181627788">
          <w:marLeft w:val="480"/>
          <w:marRight w:val="0"/>
          <w:marTop w:val="0"/>
          <w:marBottom w:val="0"/>
          <w:divBdr>
            <w:top w:val="none" w:sz="0" w:space="0" w:color="auto"/>
            <w:left w:val="none" w:sz="0" w:space="0" w:color="auto"/>
            <w:bottom w:val="none" w:sz="0" w:space="0" w:color="auto"/>
            <w:right w:val="none" w:sz="0" w:space="0" w:color="auto"/>
          </w:divBdr>
        </w:div>
        <w:div w:id="820652961">
          <w:marLeft w:val="480"/>
          <w:marRight w:val="0"/>
          <w:marTop w:val="0"/>
          <w:marBottom w:val="0"/>
          <w:divBdr>
            <w:top w:val="none" w:sz="0" w:space="0" w:color="auto"/>
            <w:left w:val="none" w:sz="0" w:space="0" w:color="auto"/>
            <w:bottom w:val="none" w:sz="0" w:space="0" w:color="auto"/>
            <w:right w:val="none" w:sz="0" w:space="0" w:color="auto"/>
          </w:divBdr>
        </w:div>
        <w:div w:id="101536242">
          <w:marLeft w:val="480"/>
          <w:marRight w:val="0"/>
          <w:marTop w:val="0"/>
          <w:marBottom w:val="0"/>
          <w:divBdr>
            <w:top w:val="none" w:sz="0" w:space="0" w:color="auto"/>
            <w:left w:val="none" w:sz="0" w:space="0" w:color="auto"/>
            <w:bottom w:val="none" w:sz="0" w:space="0" w:color="auto"/>
            <w:right w:val="none" w:sz="0" w:space="0" w:color="auto"/>
          </w:divBdr>
        </w:div>
        <w:div w:id="1491018351">
          <w:marLeft w:val="480"/>
          <w:marRight w:val="0"/>
          <w:marTop w:val="0"/>
          <w:marBottom w:val="0"/>
          <w:divBdr>
            <w:top w:val="none" w:sz="0" w:space="0" w:color="auto"/>
            <w:left w:val="none" w:sz="0" w:space="0" w:color="auto"/>
            <w:bottom w:val="none" w:sz="0" w:space="0" w:color="auto"/>
            <w:right w:val="none" w:sz="0" w:space="0" w:color="auto"/>
          </w:divBdr>
        </w:div>
        <w:div w:id="2054305055">
          <w:marLeft w:val="480"/>
          <w:marRight w:val="0"/>
          <w:marTop w:val="0"/>
          <w:marBottom w:val="0"/>
          <w:divBdr>
            <w:top w:val="none" w:sz="0" w:space="0" w:color="auto"/>
            <w:left w:val="none" w:sz="0" w:space="0" w:color="auto"/>
            <w:bottom w:val="none" w:sz="0" w:space="0" w:color="auto"/>
            <w:right w:val="none" w:sz="0" w:space="0" w:color="auto"/>
          </w:divBdr>
        </w:div>
        <w:div w:id="943463997">
          <w:marLeft w:val="480"/>
          <w:marRight w:val="0"/>
          <w:marTop w:val="0"/>
          <w:marBottom w:val="0"/>
          <w:divBdr>
            <w:top w:val="none" w:sz="0" w:space="0" w:color="auto"/>
            <w:left w:val="none" w:sz="0" w:space="0" w:color="auto"/>
            <w:bottom w:val="none" w:sz="0" w:space="0" w:color="auto"/>
            <w:right w:val="none" w:sz="0" w:space="0" w:color="auto"/>
          </w:divBdr>
        </w:div>
        <w:div w:id="494807445">
          <w:marLeft w:val="480"/>
          <w:marRight w:val="0"/>
          <w:marTop w:val="0"/>
          <w:marBottom w:val="0"/>
          <w:divBdr>
            <w:top w:val="none" w:sz="0" w:space="0" w:color="auto"/>
            <w:left w:val="none" w:sz="0" w:space="0" w:color="auto"/>
            <w:bottom w:val="none" w:sz="0" w:space="0" w:color="auto"/>
            <w:right w:val="none" w:sz="0" w:space="0" w:color="auto"/>
          </w:divBdr>
        </w:div>
        <w:div w:id="1212379036">
          <w:marLeft w:val="480"/>
          <w:marRight w:val="0"/>
          <w:marTop w:val="0"/>
          <w:marBottom w:val="0"/>
          <w:divBdr>
            <w:top w:val="none" w:sz="0" w:space="0" w:color="auto"/>
            <w:left w:val="none" w:sz="0" w:space="0" w:color="auto"/>
            <w:bottom w:val="none" w:sz="0" w:space="0" w:color="auto"/>
            <w:right w:val="none" w:sz="0" w:space="0" w:color="auto"/>
          </w:divBdr>
        </w:div>
        <w:div w:id="919601954">
          <w:marLeft w:val="480"/>
          <w:marRight w:val="0"/>
          <w:marTop w:val="0"/>
          <w:marBottom w:val="0"/>
          <w:divBdr>
            <w:top w:val="none" w:sz="0" w:space="0" w:color="auto"/>
            <w:left w:val="none" w:sz="0" w:space="0" w:color="auto"/>
            <w:bottom w:val="none" w:sz="0" w:space="0" w:color="auto"/>
            <w:right w:val="none" w:sz="0" w:space="0" w:color="auto"/>
          </w:divBdr>
        </w:div>
        <w:div w:id="856846508">
          <w:marLeft w:val="480"/>
          <w:marRight w:val="0"/>
          <w:marTop w:val="0"/>
          <w:marBottom w:val="0"/>
          <w:divBdr>
            <w:top w:val="none" w:sz="0" w:space="0" w:color="auto"/>
            <w:left w:val="none" w:sz="0" w:space="0" w:color="auto"/>
            <w:bottom w:val="none" w:sz="0" w:space="0" w:color="auto"/>
            <w:right w:val="none" w:sz="0" w:space="0" w:color="auto"/>
          </w:divBdr>
        </w:div>
        <w:div w:id="968391764">
          <w:marLeft w:val="480"/>
          <w:marRight w:val="0"/>
          <w:marTop w:val="0"/>
          <w:marBottom w:val="0"/>
          <w:divBdr>
            <w:top w:val="none" w:sz="0" w:space="0" w:color="auto"/>
            <w:left w:val="none" w:sz="0" w:space="0" w:color="auto"/>
            <w:bottom w:val="none" w:sz="0" w:space="0" w:color="auto"/>
            <w:right w:val="none" w:sz="0" w:space="0" w:color="auto"/>
          </w:divBdr>
        </w:div>
        <w:div w:id="1916890669">
          <w:marLeft w:val="480"/>
          <w:marRight w:val="0"/>
          <w:marTop w:val="0"/>
          <w:marBottom w:val="0"/>
          <w:divBdr>
            <w:top w:val="none" w:sz="0" w:space="0" w:color="auto"/>
            <w:left w:val="none" w:sz="0" w:space="0" w:color="auto"/>
            <w:bottom w:val="none" w:sz="0" w:space="0" w:color="auto"/>
            <w:right w:val="none" w:sz="0" w:space="0" w:color="auto"/>
          </w:divBdr>
        </w:div>
        <w:div w:id="878324095">
          <w:marLeft w:val="480"/>
          <w:marRight w:val="0"/>
          <w:marTop w:val="0"/>
          <w:marBottom w:val="0"/>
          <w:divBdr>
            <w:top w:val="none" w:sz="0" w:space="0" w:color="auto"/>
            <w:left w:val="none" w:sz="0" w:space="0" w:color="auto"/>
            <w:bottom w:val="none" w:sz="0" w:space="0" w:color="auto"/>
            <w:right w:val="none" w:sz="0" w:space="0" w:color="auto"/>
          </w:divBdr>
        </w:div>
        <w:div w:id="1834906787">
          <w:marLeft w:val="480"/>
          <w:marRight w:val="0"/>
          <w:marTop w:val="0"/>
          <w:marBottom w:val="0"/>
          <w:divBdr>
            <w:top w:val="none" w:sz="0" w:space="0" w:color="auto"/>
            <w:left w:val="none" w:sz="0" w:space="0" w:color="auto"/>
            <w:bottom w:val="none" w:sz="0" w:space="0" w:color="auto"/>
            <w:right w:val="none" w:sz="0" w:space="0" w:color="auto"/>
          </w:divBdr>
        </w:div>
        <w:div w:id="651760420">
          <w:marLeft w:val="480"/>
          <w:marRight w:val="0"/>
          <w:marTop w:val="0"/>
          <w:marBottom w:val="0"/>
          <w:divBdr>
            <w:top w:val="none" w:sz="0" w:space="0" w:color="auto"/>
            <w:left w:val="none" w:sz="0" w:space="0" w:color="auto"/>
            <w:bottom w:val="none" w:sz="0" w:space="0" w:color="auto"/>
            <w:right w:val="none" w:sz="0" w:space="0" w:color="auto"/>
          </w:divBdr>
        </w:div>
        <w:div w:id="242842604">
          <w:marLeft w:val="480"/>
          <w:marRight w:val="0"/>
          <w:marTop w:val="0"/>
          <w:marBottom w:val="0"/>
          <w:divBdr>
            <w:top w:val="none" w:sz="0" w:space="0" w:color="auto"/>
            <w:left w:val="none" w:sz="0" w:space="0" w:color="auto"/>
            <w:bottom w:val="none" w:sz="0" w:space="0" w:color="auto"/>
            <w:right w:val="none" w:sz="0" w:space="0" w:color="auto"/>
          </w:divBdr>
        </w:div>
        <w:div w:id="1281641414">
          <w:marLeft w:val="480"/>
          <w:marRight w:val="0"/>
          <w:marTop w:val="0"/>
          <w:marBottom w:val="0"/>
          <w:divBdr>
            <w:top w:val="none" w:sz="0" w:space="0" w:color="auto"/>
            <w:left w:val="none" w:sz="0" w:space="0" w:color="auto"/>
            <w:bottom w:val="none" w:sz="0" w:space="0" w:color="auto"/>
            <w:right w:val="none" w:sz="0" w:space="0" w:color="auto"/>
          </w:divBdr>
        </w:div>
        <w:div w:id="2118401510">
          <w:marLeft w:val="480"/>
          <w:marRight w:val="0"/>
          <w:marTop w:val="0"/>
          <w:marBottom w:val="0"/>
          <w:divBdr>
            <w:top w:val="none" w:sz="0" w:space="0" w:color="auto"/>
            <w:left w:val="none" w:sz="0" w:space="0" w:color="auto"/>
            <w:bottom w:val="none" w:sz="0" w:space="0" w:color="auto"/>
            <w:right w:val="none" w:sz="0" w:space="0" w:color="auto"/>
          </w:divBdr>
        </w:div>
        <w:div w:id="1409111513">
          <w:marLeft w:val="480"/>
          <w:marRight w:val="0"/>
          <w:marTop w:val="0"/>
          <w:marBottom w:val="0"/>
          <w:divBdr>
            <w:top w:val="none" w:sz="0" w:space="0" w:color="auto"/>
            <w:left w:val="none" w:sz="0" w:space="0" w:color="auto"/>
            <w:bottom w:val="none" w:sz="0" w:space="0" w:color="auto"/>
            <w:right w:val="none" w:sz="0" w:space="0" w:color="auto"/>
          </w:divBdr>
        </w:div>
        <w:div w:id="2108842597">
          <w:marLeft w:val="480"/>
          <w:marRight w:val="0"/>
          <w:marTop w:val="0"/>
          <w:marBottom w:val="0"/>
          <w:divBdr>
            <w:top w:val="none" w:sz="0" w:space="0" w:color="auto"/>
            <w:left w:val="none" w:sz="0" w:space="0" w:color="auto"/>
            <w:bottom w:val="none" w:sz="0" w:space="0" w:color="auto"/>
            <w:right w:val="none" w:sz="0" w:space="0" w:color="auto"/>
          </w:divBdr>
        </w:div>
        <w:div w:id="1063139657">
          <w:marLeft w:val="480"/>
          <w:marRight w:val="0"/>
          <w:marTop w:val="0"/>
          <w:marBottom w:val="0"/>
          <w:divBdr>
            <w:top w:val="none" w:sz="0" w:space="0" w:color="auto"/>
            <w:left w:val="none" w:sz="0" w:space="0" w:color="auto"/>
            <w:bottom w:val="none" w:sz="0" w:space="0" w:color="auto"/>
            <w:right w:val="none" w:sz="0" w:space="0" w:color="auto"/>
          </w:divBdr>
        </w:div>
        <w:div w:id="146433708">
          <w:marLeft w:val="480"/>
          <w:marRight w:val="0"/>
          <w:marTop w:val="0"/>
          <w:marBottom w:val="0"/>
          <w:divBdr>
            <w:top w:val="none" w:sz="0" w:space="0" w:color="auto"/>
            <w:left w:val="none" w:sz="0" w:space="0" w:color="auto"/>
            <w:bottom w:val="none" w:sz="0" w:space="0" w:color="auto"/>
            <w:right w:val="none" w:sz="0" w:space="0" w:color="auto"/>
          </w:divBdr>
        </w:div>
        <w:div w:id="864367290">
          <w:marLeft w:val="480"/>
          <w:marRight w:val="0"/>
          <w:marTop w:val="0"/>
          <w:marBottom w:val="0"/>
          <w:divBdr>
            <w:top w:val="none" w:sz="0" w:space="0" w:color="auto"/>
            <w:left w:val="none" w:sz="0" w:space="0" w:color="auto"/>
            <w:bottom w:val="none" w:sz="0" w:space="0" w:color="auto"/>
            <w:right w:val="none" w:sz="0" w:space="0" w:color="auto"/>
          </w:divBdr>
        </w:div>
        <w:div w:id="748843717">
          <w:marLeft w:val="480"/>
          <w:marRight w:val="0"/>
          <w:marTop w:val="0"/>
          <w:marBottom w:val="0"/>
          <w:divBdr>
            <w:top w:val="none" w:sz="0" w:space="0" w:color="auto"/>
            <w:left w:val="none" w:sz="0" w:space="0" w:color="auto"/>
            <w:bottom w:val="none" w:sz="0" w:space="0" w:color="auto"/>
            <w:right w:val="none" w:sz="0" w:space="0" w:color="auto"/>
          </w:divBdr>
        </w:div>
        <w:div w:id="1828397309">
          <w:marLeft w:val="480"/>
          <w:marRight w:val="0"/>
          <w:marTop w:val="0"/>
          <w:marBottom w:val="0"/>
          <w:divBdr>
            <w:top w:val="none" w:sz="0" w:space="0" w:color="auto"/>
            <w:left w:val="none" w:sz="0" w:space="0" w:color="auto"/>
            <w:bottom w:val="none" w:sz="0" w:space="0" w:color="auto"/>
            <w:right w:val="none" w:sz="0" w:space="0" w:color="auto"/>
          </w:divBdr>
        </w:div>
        <w:div w:id="1524633587">
          <w:marLeft w:val="480"/>
          <w:marRight w:val="0"/>
          <w:marTop w:val="0"/>
          <w:marBottom w:val="0"/>
          <w:divBdr>
            <w:top w:val="none" w:sz="0" w:space="0" w:color="auto"/>
            <w:left w:val="none" w:sz="0" w:space="0" w:color="auto"/>
            <w:bottom w:val="none" w:sz="0" w:space="0" w:color="auto"/>
            <w:right w:val="none" w:sz="0" w:space="0" w:color="auto"/>
          </w:divBdr>
        </w:div>
        <w:div w:id="1253465783">
          <w:marLeft w:val="480"/>
          <w:marRight w:val="0"/>
          <w:marTop w:val="0"/>
          <w:marBottom w:val="0"/>
          <w:divBdr>
            <w:top w:val="none" w:sz="0" w:space="0" w:color="auto"/>
            <w:left w:val="none" w:sz="0" w:space="0" w:color="auto"/>
            <w:bottom w:val="none" w:sz="0" w:space="0" w:color="auto"/>
            <w:right w:val="none" w:sz="0" w:space="0" w:color="auto"/>
          </w:divBdr>
        </w:div>
        <w:div w:id="270674805">
          <w:marLeft w:val="480"/>
          <w:marRight w:val="0"/>
          <w:marTop w:val="0"/>
          <w:marBottom w:val="0"/>
          <w:divBdr>
            <w:top w:val="none" w:sz="0" w:space="0" w:color="auto"/>
            <w:left w:val="none" w:sz="0" w:space="0" w:color="auto"/>
            <w:bottom w:val="none" w:sz="0" w:space="0" w:color="auto"/>
            <w:right w:val="none" w:sz="0" w:space="0" w:color="auto"/>
          </w:divBdr>
        </w:div>
        <w:div w:id="1252471885">
          <w:marLeft w:val="480"/>
          <w:marRight w:val="0"/>
          <w:marTop w:val="0"/>
          <w:marBottom w:val="0"/>
          <w:divBdr>
            <w:top w:val="none" w:sz="0" w:space="0" w:color="auto"/>
            <w:left w:val="none" w:sz="0" w:space="0" w:color="auto"/>
            <w:bottom w:val="none" w:sz="0" w:space="0" w:color="auto"/>
            <w:right w:val="none" w:sz="0" w:space="0" w:color="auto"/>
          </w:divBdr>
        </w:div>
        <w:div w:id="530991070">
          <w:marLeft w:val="480"/>
          <w:marRight w:val="0"/>
          <w:marTop w:val="0"/>
          <w:marBottom w:val="0"/>
          <w:divBdr>
            <w:top w:val="none" w:sz="0" w:space="0" w:color="auto"/>
            <w:left w:val="none" w:sz="0" w:space="0" w:color="auto"/>
            <w:bottom w:val="none" w:sz="0" w:space="0" w:color="auto"/>
            <w:right w:val="none" w:sz="0" w:space="0" w:color="auto"/>
          </w:divBdr>
        </w:div>
        <w:div w:id="1431504964">
          <w:marLeft w:val="480"/>
          <w:marRight w:val="0"/>
          <w:marTop w:val="0"/>
          <w:marBottom w:val="0"/>
          <w:divBdr>
            <w:top w:val="none" w:sz="0" w:space="0" w:color="auto"/>
            <w:left w:val="none" w:sz="0" w:space="0" w:color="auto"/>
            <w:bottom w:val="none" w:sz="0" w:space="0" w:color="auto"/>
            <w:right w:val="none" w:sz="0" w:space="0" w:color="auto"/>
          </w:divBdr>
        </w:div>
      </w:divsChild>
    </w:div>
    <w:div w:id="116533199">
      <w:bodyDiv w:val="1"/>
      <w:marLeft w:val="0"/>
      <w:marRight w:val="0"/>
      <w:marTop w:val="0"/>
      <w:marBottom w:val="0"/>
      <w:divBdr>
        <w:top w:val="none" w:sz="0" w:space="0" w:color="auto"/>
        <w:left w:val="none" w:sz="0" w:space="0" w:color="auto"/>
        <w:bottom w:val="none" w:sz="0" w:space="0" w:color="auto"/>
        <w:right w:val="none" w:sz="0" w:space="0" w:color="auto"/>
      </w:divBdr>
    </w:div>
    <w:div w:id="116679447">
      <w:bodyDiv w:val="1"/>
      <w:marLeft w:val="0"/>
      <w:marRight w:val="0"/>
      <w:marTop w:val="0"/>
      <w:marBottom w:val="0"/>
      <w:divBdr>
        <w:top w:val="none" w:sz="0" w:space="0" w:color="auto"/>
        <w:left w:val="none" w:sz="0" w:space="0" w:color="auto"/>
        <w:bottom w:val="none" w:sz="0" w:space="0" w:color="auto"/>
        <w:right w:val="none" w:sz="0" w:space="0" w:color="auto"/>
      </w:divBdr>
    </w:div>
    <w:div w:id="116682228">
      <w:bodyDiv w:val="1"/>
      <w:marLeft w:val="0"/>
      <w:marRight w:val="0"/>
      <w:marTop w:val="0"/>
      <w:marBottom w:val="0"/>
      <w:divBdr>
        <w:top w:val="none" w:sz="0" w:space="0" w:color="auto"/>
        <w:left w:val="none" w:sz="0" w:space="0" w:color="auto"/>
        <w:bottom w:val="none" w:sz="0" w:space="0" w:color="auto"/>
        <w:right w:val="none" w:sz="0" w:space="0" w:color="auto"/>
      </w:divBdr>
    </w:div>
    <w:div w:id="116685246">
      <w:bodyDiv w:val="1"/>
      <w:marLeft w:val="0"/>
      <w:marRight w:val="0"/>
      <w:marTop w:val="0"/>
      <w:marBottom w:val="0"/>
      <w:divBdr>
        <w:top w:val="none" w:sz="0" w:space="0" w:color="auto"/>
        <w:left w:val="none" w:sz="0" w:space="0" w:color="auto"/>
        <w:bottom w:val="none" w:sz="0" w:space="0" w:color="auto"/>
        <w:right w:val="none" w:sz="0" w:space="0" w:color="auto"/>
      </w:divBdr>
    </w:div>
    <w:div w:id="116729633">
      <w:bodyDiv w:val="1"/>
      <w:marLeft w:val="0"/>
      <w:marRight w:val="0"/>
      <w:marTop w:val="0"/>
      <w:marBottom w:val="0"/>
      <w:divBdr>
        <w:top w:val="none" w:sz="0" w:space="0" w:color="auto"/>
        <w:left w:val="none" w:sz="0" w:space="0" w:color="auto"/>
        <w:bottom w:val="none" w:sz="0" w:space="0" w:color="auto"/>
        <w:right w:val="none" w:sz="0" w:space="0" w:color="auto"/>
      </w:divBdr>
    </w:div>
    <w:div w:id="116993049">
      <w:bodyDiv w:val="1"/>
      <w:marLeft w:val="0"/>
      <w:marRight w:val="0"/>
      <w:marTop w:val="0"/>
      <w:marBottom w:val="0"/>
      <w:divBdr>
        <w:top w:val="none" w:sz="0" w:space="0" w:color="auto"/>
        <w:left w:val="none" w:sz="0" w:space="0" w:color="auto"/>
        <w:bottom w:val="none" w:sz="0" w:space="0" w:color="auto"/>
        <w:right w:val="none" w:sz="0" w:space="0" w:color="auto"/>
      </w:divBdr>
    </w:div>
    <w:div w:id="117068083">
      <w:bodyDiv w:val="1"/>
      <w:marLeft w:val="0"/>
      <w:marRight w:val="0"/>
      <w:marTop w:val="0"/>
      <w:marBottom w:val="0"/>
      <w:divBdr>
        <w:top w:val="none" w:sz="0" w:space="0" w:color="auto"/>
        <w:left w:val="none" w:sz="0" w:space="0" w:color="auto"/>
        <w:bottom w:val="none" w:sz="0" w:space="0" w:color="auto"/>
        <w:right w:val="none" w:sz="0" w:space="0" w:color="auto"/>
      </w:divBdr>
    </w:div>
    <w:div w:id="117144610">
      <w:bodyDiv w:val="1"/>
      <w:marLeft w:val="0"/>
      <w:marRight w:val="0"/>
      <w:marTop w:val="0"/>
      <w:marBottom w:val="0"/>
      <w:divBdr>
        <w:top w:val="none" w:sz="0" w:space="0" w:color="auto"/>
        <w:left w:val="none" w:sz="0" w:space="0" w:color="auto"/>
        <w:bottom w:val="none" w:sz="0" w:space="0" w:color="auto"/>
        <w:right w:val="none" w:sz="0" w:space="0" w:color="auto"/>
      </w:divBdr>
    </w:div>
    <w:div w:id="117260948">
      <w:bodyDiv w:val="1"/>
      <w:marLeft w:val="0"/>
      <w:marRight w:val="0"/>
      <w:marTop w:val="0"/>
      <w:marBottom w:val="0"/>
      <w:divBdr>
        <w:top w:val="none" w:sz="0" w:space="0" w:color="auto"/>
        <w:left w:val="none" w:sz="0" w:space="0" w:color="auto"/>
        <w:bottom w:val="none" w:sz="0" w:space="0" w:color="auto"/>
        <w:right w:val="none" w:sz="0" w:space="0" w:color="auto"/>
      </w:divBdr>
    </w:div>
    <w:div w:id="117264319">
      <w:bodyDiv w:val="1"/>
      <w:marLeft w:val="0"/>
      <w:marRight w:val="0"/>
      <w:marTop w:val="0"/>
      <w:marBottom w:val="0"/>
      <w:divBdr>
        <w:top w:val="none" w:sz="0" w:space="0" w:color="auto"/>
        <w:left w:val="none" w:sz="0" w:space="0" w:color="auto"/>
        <w:bottom w:val="none" w:sz="0" w:space="0" w:color="auto"/>
        <w:right w:val="none" w:sz="0" w:space="0" w:color="auto"/>
      </w:divBdr>
    </w:div>
    <w:div w:id="117266863">
      <w:bodyDiv w:val="1"/>
      <w:marLeft w:val="0"/>
      <w:marRight w:val="0"/>
      <w:marTop w:val="0"/>
      <w:marBottom w:val="0"/>
      <w:divBdr>
        <w:top w:val="none" w:sz="0" w:space="0" w:color="auto"/>
        <w:left w:val="none" w:sz="0" w:space="0" w:color="auto"/>
        <w:bottom w:val="none" w:sz="0" w:space="0" w:color="auto"/>
        <w:right w:val="none" w:sz="0" w:space="0" w:color="auto"/>
      </w:divBdr>
    </w:div>
    <w:div w:id="117453797">
      <w:bodyDiv w:val="1"/>
      <w:marLeft w:val="0"/>
      <w:marRight w:val="0"/>
      <w:marTop w:val="0"/>
      <w:marBottom w:val="0"/>
      <w:divBdr>
        <w:top w:val="none" w:sz="0" w:space="0" w:color="auto"/>
        <w:left w:val="none" w:sz="0" w:space="0" w:color="auto"/>
        <w:bottom w:val="none" w:sz="0" w:space="0" w:color="auto"/>
        <w:right w:val="none" w:sz="0" w:space="0" w:color="auto"/>
      </w:divBdr>
    </w:div>
    <w:div w:id="117457061">
      <w:bodyDiv w:val="1"/>
      <w:marLeft w:val="0"/>
      <w:marRight w:val="0"/>
      <w:marTop w:val="0"/>
      <w:marBottom w:val="0"/>
      <w:divBdr>
        <w:top w:val="none" w:sz="0" w:space="0" w:color="auto"/>
        <w:left w:val="none" w:sz="0" w:space="0" w:color="auto"/>
        <w:bottom w:val="none" w:sz="0" w:space="0" w:color="auto"/>
        <w:right w:val="none" w:sz="0" w:space="0" w:color="auto"/>
      </w:divBdr>
    </w:div>
    <w:div w:id="117530401">
      <w:bodyDiv w:val="1"/>
      <w:marLeft w:val="0"/>
      <w:marRight w:val="0"/>
      <w:marTop w:val="0"/>
      <w:marBottom w:val="0"/>
      <w:divBdr>
        <w:top w:val="none" w:sz="0" w:space="0" w:color="auto"/>
        <w:left w:val="none" w:sz="0" w:space="0" w:color="auto"/>
        <w:bottom w:val="none" w:sz="0" w:space="0" w:color="auto"/>
        <w:right w:val="none" w:sz="0" w:space="0" w:color="auto"/>
      </w:divBdr>
    </w:div>
    <w:div w:id="117530814">
      <w:bodyDiv w:val="1"/>
      <w:marLeft w:val="0"/>
      <w:marRight w:val="0"/>
      <w:marTop w:val="0"/>
      <w:marBottom w:val="0"/>
      <w:divBdr>
        <w:top w:val="none" w:sz="0" w:space="0" w:color="auto"/>
        <w:left w:val="none" w:sz="0" w:space="0" w:color="auto"/>
        <w:bottom w:val="none" w:sz="0" w:space="0" w:color="auto"/>
        <w:right w:val="none" w:sz="0" w:space="0" w:color="auto"/>
      </w:divBdr>
    </w:div>
    <w:div w:id="117532408">
      <w:bodyDiv w:val="1"/>
      <w:marLeft w:val="0"/>
      <w:marRight w:val="0"/>
      <w:marTop w:val="0"/>
      <w:marBottom w:val="0"/>
      <w:divBdr>
        <w:top w:val="none" w:sz="0" w:space="0" w:color="auto"/>
        <w:left w:val="none" w:sz="0" w:space="0" w:color="auto"/>
        <w:bottom w:val="none" w:sz="0" w:space="0" w:color="auto"/>
        <w:right w:val="none" w:sz="0" w:space="0" w:color="auto"/>
      </w:divBdr>
    </w:div>
    <w:div w:id="117719467">
      <w:bodyDiv w:val="1"/>
      <w:marLeft w:val="0"/>
      <w:marRight w:val="0"/>
      <w:marTop w:val="0"/>
      <w:marBottom w:val="0"/>
      <w:divBdr>
        <w:top w:val="none" w:sz="0" w:space="0" w:color="auto"/>
        <w:left w:val="none" w:sz="0" w:space="0" w:color="auto"/>
        <w:bottom w:val="none" w:sz="0" w:space="0" w:color="auto"/>
        <w:right w:val="none" w:sz="0" w:space="0" w:color="auto"/>
      </w:divBdr>
    </w:div>
    <w:div w:id="117729144">
      <w:bodyDiv w:val="1"/>
      <w:marLeft w:val="0"/>
      <w:marRight w:val="0"/>
      <w:marTop w:val="0"/>
      <w:marBottom w:val="0"/>
      <w:divBdr>
        <w:top w:val="none" w:sz="0" w:space="0" w:color="auto"/>
        <w:left w:val="none" w:sz="0" w:space="0" w:color="auto"/>
        <w:bottom w:val="none" w:sz="0" w:space="0" w:color="auto"/>
        <w:right w:val="none" w:sz="0" w:space="0" w:color="auto"/>
      </w:divBdr>
    </w:div>
    <w:div w:id="117800560">
      <w:bodyDiv w:val="1"/>
      <w:marLeft w:val="0"/>
      <w:marRight w:val="0"/>
      <w:marTop w:val="0"/>
      <w:marBottom w:val="0"/>
      <w:divBdr>
        <w:top w:val="none" w:sz="0" w:space="0" w:color="auto"/>
        <w:left w:val="none" w:sz="0" w:space="0" w:color="auto"/>
        <w:bottom w:val="none" w:sz="0" w:space="0" w:color="auto"/>
        <w:right w:val="none" w:sz="0" w:space="0" w:color="auto"/>
      </w:divBdr>
    </w:div>
    <w:div w:id="117988680">
      <w:bodyDiv w:val="1"/>
      <w:marLeft w:val="0"/>
      <w:marRight w:val="0"/>
      <w:marTop w:val="0"/>
      <w:marBottom w:val="0"/>
      <w:divBdr>
        <w:top w:val="none" w:sz="0" w:space="0" w:color="auto"/>
        <w:left w:val="none" w:sz="0" w:space="0" w:color="auto"/>
        <w:bottom w:val="none" w:sz="0" w:space="0" w:color="auto"/>
        <w:right w:val="none" w:sz="0" w:space="0" w:color="auto"/>
      </w:divBdr>
    </w:div>
    <w:div w:id="117990985">
      <w:bodyDiv w:val="1"/>
      <w:marLeft w:val="0"/>
      <w:marRight w:val="0"/>
      <w:marTop w:val="0"/>
      <w:marBottom w:val="0"/>
      <w:divBdr>
        <w:top w:val="none" w:sz="0" w:space="0" w:color="auto"/>
        <w:left w:val="none" w:sz="0" w:space="0" w:color="auto"/>
        <w:bottom w:val="none" w:sz="0" w:space="0" w:color="auto"/>
        <w:right w:val="none" w:sz="0" w:space="0" w:color="auto"/>
      </w:divBdr>
    </w:div>
    <w:div w:id="118035520">
      <w:bodyDiv w:val="1"/>
      <w:marLeft w:val="0"/>
      <w:marRight w:val="0"/>
      <w:marTop w:val="0"/>
      <w:marBottom w:val="0"/>
      <w:divBdr>
        <w:top w:val="none" w:sz="0" w:space="0" w:color="auto"/>
        <w:left w:val="none" w:sz="0" w:space="0" w:color="auto"/>
        <w:bottom w:val="none" w:sz="0" w:space="0" w:color="auto"/>
        <w:right w:val="none" w:sz="0" w:space="0" w:color="auto"/>
      </w:divBdr>
    </w:div>
    <w:div w:id="118113155">
      <w:bodyDiv w:val="1"/>
      <w:marLeft w:val="0"/>
      <w:marRight w:val="0"/>
      <w:marTop w:val="0"/>
      <w:marBottom w:val="0"/>
      <w:divBdr>
        <w:top w:val="none" w:sz="0" w:space="0" w:color="auto"/>
        <w:left w:val="none" w:sz="0" w:space="0" w:color="auto"/>
        <w:bottom w:val="none" w:sz="0" w:space="0" w:color="auto"/>
        <w:right w:val="none" w:sz="0" w:space="0" w:color="auto"/>
      </w:divBdr>
    </w:div>
    <w:div w:id="118186534">
      <w:bodyDiv w:val="1"/>
      <w:marLeft w:val="0"/>
      <w:marRight w:val="0"/>
      <w:marTop w:val="0"/>
      <w:marBottom w:val="0"/>
      <w:divBdr>
        <w:top w:val="none" w:sz="0" w:space="0" w:color="auto"/>
        <w:left w:val="none" w:sz="0" w:space="0" w:color="auto"/>
        <w:bottom w:val="none" w:sz="0" w:space="0" w:color="auto"/>
        <w:right w:val="none" w:sz="0" w:space="0" w:color="auto"/>
      </w:divBdr>
    </w:div>
    <w:div w:id="118188751">
      <w:bodyDiv w:val="1"/>
      <w:marLeft w:val="0"/>
      <w:marRight w:val="0"/>
      <w:marTop w:val="0"/>
      <w:marBottom w:val="0"/>
      <w:divBdr>
        <w:top w:val="none" w:sz="0" w:space="0" w:color="auto"/>
        <w:left w:val="none" w:sz="0" w:space="0" w:color="auto"/>
        <w:bottom w:val="none" w:sz="0" w:space="0" w:color="auto"/>
        <w:right w:val="none" w:sz="0" w:space="0" w:color="auto"/>
      </w:divBdr>
    </w:div>
    <w:div w:id="118230502">
      <w:bodyDiv w:val="1"/>
      <w:marLeft w:val="0"/>
      <w:marRight w:val="0"/>
      <w:marTop w:val="0"/>
      <w:marBottom w:val="0"/>
      <w:divBdr>
        <w:top w:val="none" w:sz="0" w:space="0" w:color="auto"/>
        <w:left w:val="none" w:sz="0" w:space="0" w:color="auto"/>
        <w:bottom w:val="none" w:sz="0" w:space="0" w:color="auto"/>
        <w:right w:val="none" w:sz="0" w:space="0" w:color="auto"/>
      </w:divBdr>
    </w:div>
    <w:div w:id="118301196">
      <w:bodyDiv w:val="1"/>
      <w:marLeft w:val="0"/>
      <w:marRight w:val="0"/>
      <w:marTop w:val="0"/>
      <w:marBottom w:val="0"/>
      <w:divBdr>
        <w:top w:val="none" w:sz="0" w:space="0" w:color="auto"/>
        <w:left w:val="none" w:sz="0" w:space="0" w:color="auto"/>
        <w:bottom w:val="none" w:sz="0" w:space="0" w:color="auto"/>
        <w:right w:val="none" w:sz="0" w:space="0" w:color="auto"/>
      </w:divBdr>
    </w:div>
    <w:div w:id="118500407">
      <w:bodyDiv w:val="1"/>
      <w:marLeft w:val="0"/>
      <w:marRight w:val="0"/>
      <w:marTop w:val="0"/>
      <w:marBottom w:val="0"/>
      <w:divBdr>
        <w:top w:val="none" w:sz="0" w:space="0" w:color="auto"/>
        <w:left w:val="none" w:sz="0" w:space="0" w:color="auto"/>
        <w:bottom w:val="none" w:sz="0" w:space="0" w:color="auto"/>
        <w:right w:val="none" w:sz="0" w:space="0" w:color="auto"/>
      </w:divBdr>
    </w:div>
    <w:div w:id="118569655">
      <w:bodyDiv w:val="1"/>
      <w:marLeft w:val="0"/>
      <w:marRight w:val="0"/>
      <w:marTop w:val="0"/>
      <w:marBottom w:val="0"/>
      <w:divBdr>
        <w:top w:val="none" w:sz="0" w:space="0" w:color="auto"/>
        <w:left w:val="none" w:sz="0" w:space="0" w:color="auto"/>
        <w:bottom w:val="none" w:sz="0" w:space="0" w:color="auto"/>
        <w:right w:val="none" w:sz="0" w:space="0" w:color="auto"/>
      </w:divBdr>
    </w:div>
    <w:div w:id="118762492">
      <w:bodyDiv w:val="1"/>
      <w:marLeft w:val="0"/>
      <w:marRight w:val="0"/>
      <w:marTop w:val="0"/>
      <w:marBottom w:val="0"/>
      <w:divBdr>
        <w:top w:val="none" w:sz="0" w:space="0" w:color="auto"/>
        <w:left w:val="none" w:sz="0" w:space="0" w:color="auto"/>
        <w:bottom w:val="none" w:sz="0" w:space="0" w:color="auto"/>
        <w:right w:val="none" w:sz="0" w:space="0" w:color="auto"/>
      </w:divBdr>
    </w:div>
    <w:div w:id="118845293">
      <w:bodyDiv w:val="1"/>
      <w:marLeft w:val="0"/>
      <w:marRight w:val="0"/>
      <w:marTop w:val="0"/>
      <w:marBottom w:val="0"/>
      <w:divBdr>
        <w:top w:val="none" w:sz="0" w:space="0" w:color="auto"/>
        <w:left w:val="none" w:sz="0" w:space="0" w:color="auto"/>
        <w:bottom w:val="none" w:sz="0" w:space="0" w:color="auto"/>
        <w:right w:val="none" w:sz="0" w:space="0" w:color="auto"/>
      </w:divBdr>
    </w:div>
    <w:div w:id="118959285">
      <w:bodyDiv w:val="1"/>
      <w:marLeft w:val="0"/>
      <w:marRight w:val="0"/>
      <w:marTop w:val="0"/>
      <w:marBottom w:val="0"/>
      <w:divBdr>
        <w:top w:val="none" w:sz="0" w:space="0" w:color="auto"/>
        <w:left w:val="none" w:sz="0" w:space="0" w:color="auto"/>
        <w:bottom w:val="none" w:sz="0" w:space="0" w:color="auto"/>
        <w:right w:val="none" w:sz="0" w:space="0" w:color="auto"/>
      </w:divBdr>
    </w:div>
    <w:div w:id="118960048">
      <w:bodyDiv w:val="1"/>
      <w:marLeft w:val="0"/>
      <w:marRight w:val="0"/>
      <w:marTop w:val="0"/>
      <w:marBottom w:val="0"/>
      <w:divBdr>
        <w:top w:val="none" w:sz="0" w:space="0" w:color="auto"/>
        <w:left w:val="none" w:sz="0" w:space="0" w:color="auto"/>
        <w:bottom w:val="none" w:sz="0" w:space="0" w:color="auto"/>
        <w:right w:val="none" w:sz="0" w:space="0" w:color="auto"/>
      </w:divBdr>
      <w:divsChild>
        <w:div w:id="69280945">
          <w:marLeft w:val="480"/>
          <w:marRight w:val="0"/>
          <w:marTop w:val="0"/>
          <w:marBottom w:val="0"/>
          <w:divBdr>
            <w:top w:val="none" w:sz="0" w:space="0" w:color="auto"/>
            <w:left w:val="none" w:sz="0" w:space="0" w:color="auto"/>
            <w:bottom w:val="none" w:sz="0" w:space="0" w:color="auto"/>
            <w:right w:val="none" w:sz="0" w:space="0" w:color="auto"/>
          </w:divBdr>
        </w:div>
        <w:div w:id="176431446">
          <w:marLeft w:val="480"/>
          <w:marRight w:val="0"/>
          <w:marTop w:val="0"/>
          <w:marBottom w:val="0"/>
          <w:divBdr>
            <w:top w:val="none" w:sz="0" w:space="0" w:color="auto"/>
            <w:left w:val="none" w:sz="0" w:space="0" w:color="auto"/>
            <w:bottom w:val="none" w:sz="0" w:space="0" w:color="auto"/>
            <w:right w:val="none" w:sz="0" w:space="0" w:color="auto"/>
          </w:divBdr>
        </w:div>
        <w:div w:id="453719741">
          <w:marLeft w:val="480"/>
          <w:marRight w:val="0"/>
          <w:marTop w:val="0"/>
          <w:marBottom w:val="0"/>
          <w:divBdr>
            <w:top w:val="none" w:sz="0" w:space="0" w:color="auto"/>
            <w:left w:val="none" w:sz="0" w:space="0" w:color="auto"/>
            <w:bottom w:val="none" w:sz="0" w:space="0" w:color="auto"/>
            <w:right w:val="none" w:sz="0" w:space="0" w:color="auto"/>
          </w:divBdr>
        </w:div>
        <w:div w:id="536281305">
          <w:marLeft w:val="480"/>
          <w:marRight w:val="0"/>
          <w:marTop w:val="0"/>
          <w:marBottom w:val="0"/>
          <w:divBdr>
            <w:top w:val="none" w:sz="0" w:space="0" w:color="auto"/>
            <w:left w:val="none" w:sz="0" w:space="0" w:color="auto"/>
            <w:bottom w:val="none" w:sz="0" w:space="0" w:color="auto"/>
            <w:right w:val="none" w:sz="0" w:space="0" w:color="auto"/>
          </w:divBdr>
        </w:div>
        <w:div w:id="622274825">
          <w:marLeft w:val="480"/>
          <w:marRight w:val="0"/>
          <w:marTop w:val="0"/>
          <w:marBottom w:val="0"/>
          <w:divBdr>
            <w:top w:val="none" w:sz="0" w:space="0" w:color="auto"/>
            <w:left w:val="none" w:sz="0" w:space="0" w:color="auto"/>
            <w:bottom w:val="none" w:sz="0" w:space="0" w:color="auto"/>
            <w:right w:val="none" w:sz="0" w:space="0" w:color="auto"/>
          </w:divBdr>
        </w:div>
        <w:div w:id="691609691">
          <w:marLeft w:val="480"/>
          <w:marRight w:val="0"/>
          <w:marTop w:val="0"/>
          <w:marBottom w:val="0"/>
          <w:divBdr>
            <w:top w:val="none" w:sz="0" w:space="0" w:color="auto"/>
            <w:left w:val="none" w:sz="0" w:space="0" w:color="auto"/>
            <w:bottom w:val="none" w:sz="0" w:space="0" w:color="auto"/>
            <w:right w:val="none" w:sz="0" w:space="0" w:color="auto"/>
          </w:divBdr>
        </w:div>
        <w:div w:id="691879588">
          <w:marLeft w:val="480"/>
          <w:marRight w:val="0"/>
          <w:marTop w:val="0"/>
          <w:marBottom w:val="0"/>
          <w:divBdr>
            <w:top w:val="none" w:sz="0" w:space="0" w:color="auto"/>
            <w:left w:val="none" w:sz="0" w:space="0" w:color="auto"/>
            <w:bottom w:val="none" w:sz="0" w:space="0" w:color="auto"/>
            <w:right w:val="none" w:sz="0" w:space="0" w:color="auto"/>
          </w:divBdr>
        </w:div>
        <w:div w:id="725641874">
          <w:marLeft w:val="480"/>
          <w:marRight w:val="0"/>
          <w:marTop w:val="0"/>
          <w:marBottom w:val="0"/>
          <w:divBdr>
            <w:top w:val="none" w:sz="0" w:space="0" w:color="auto"/>
            <w:left w:val="none" w:sz="0" w:space="0" w:color="auto"/>
            <w:bottom w:val="none" w:sz="0" w:space="0" w:color="auto"/>
            <w:right w:val="none" w:sz="0" w:space="0" w:color="auto"/>
          </w:divBdr>
        </w:div>
        <w:div w:id="905335128">
          <w:marLeft w:val="480"/>
          <w:marRight w:val="0"/>
          <w:marTop w:val="0"/>
          <w:marBottom w:val="0"/>
          <w:divBdr>
            <w:top w:val="none" w:sz="0" w:space="0" w:color="auto"/>
            <w:left w:val="none" w:sz="0" w:space="0" w:color="auto"/>
            <w:bottom w:val="none" w:sz="0" w:space="0" w:color="auto"/>
            <w:right w:val="none" w:sz="0" w:space="0" w:color="auto"/>
          </w:divBdr>
        </w:div>
      </w:divsChild>
    </w:div>
    <w:div w:id="118960881">
      <w:bodyDiv w:val="1"/>
      <w:marLeft w:val="0"/>
      <w:marRight w:val="0"/>
      <w:marTop w:val="0"/>
      <w:marBottom w:val="0"/>
      <w:divBdr>
        <w:top w:val="none" w:sz="0" w:space="0" w:color="auto"/>
        <w:left w:val="none" w:sz="0" w:space="0" w:color="auto"/>
        <w:bottom w:val="none" w:sz="0" w:space="0" w:color="auto"/>
        <w:right w:val="none" w:sz="0" w:space="0" w:color="auto"/>
      </w:divBdr>
    </w:div>
    <w:div w:id="119080964">
      <w:bodyDiv w:val="1"/>
      <w:marLeft w:val="0"/>
      <w:marRight w:val="0"/>
      <w:marTop w:val="0"/>
      <w:marBottom w:val="0"/>
      <w:divBdr>
        <w:top w:val="none" w:sz="0" w:space="0" w:color="auto"/>
        <w:left w:val="none" w:sz="0" w:space="0" w:color="auto"/>
        <w:bottom w:val="none" w:sz="0" w:space="0" w:color="auto"/>
        <w:right w:val="none" w:sz="0" w:space="0" w:color="auto"/>
      </w:divBdr>
    </w:div>
    <w:div w:id="119298746">
      <w:bodyDiv w:val="1"/>
      <w:marLeft w:val="0"/>
      <w:marRight w:val="0"/>
      <w:marTop w:val="0"/>
      <w:marBottom w:val="0"/>
      <w:divBdr>
        <w:top w:val="none" w:sz="0" w:space="0" w:color="auto"/>
        <w:left w:val="none" w:sz="0" w:space="0" w:color="auto"/>
        <w:bottom w:val="none" w:sz="0" w:space="0" w:color="auto"/>
        <w:right w:val="none" w:sz="0" w:space="0" w:color="auto"/>
      </w:divBdr>
    </w:div>
    <w:div w:id="119302012">
      <w:bodyDiv w:val="1"/>
      <w:marLeft w:val="0"/>
      <w:marRight w:val="0"/>
      <w:marTop w:val="0"/>
      <w:marBottom w:val="0"/>
      <w:divBdr>
        <w:top w:val="none" w:sz="0" w:space="0" w:color="auto"/>
        <w:left w:val="none" w:sz="0" w:space="0" w:color="auto"/>
        <w:bottom w:val="none" w:sz="0" w:space="0" w:color="auto"/>
        <w:right w:val="none" w:sz="0" w:space="0" w:color="auto"/>
      </w:divBdr>
    </w:div>
    <w:div w:id="119342295">
      <w:bodyDiv w:val="1"/>
      <w:marLeft w:val="0"/>
      <w:marRight w:val="0"/>
      <w:marTop w:val="0"/>
      <w:marBottom w:val="0"/>
      <w:divBdr>
        <w:top w:val="none" w:sz="0" w:space="0" w:color="auto"/>
        <w:left w:val="none" w:sz="0" w:space="0" w:color="auto"/>
        <w:bottom w:val="none" w:sz="0" w:space="0" w:color="auto"/>
        <w:right w:val="none" w:sz="0" w:space="0" w:color="auto"/>
      </w:divBdr>
    </w:div>
    <w:div w:id="119417310">
      <w:bodyDiv w:val="1"/>
      <w:marLeft w:val="0"/>
      <w:marRight w:val="0"/>
      <w:marTop w:val="0"/>
      <w:marBottom w:val="0"/>
      <w:divBdr>
        <w:top w:val="none" w:sz="0" w:space="0" w:color="auto"/>
        <w:left w:val="none" w:sz="0" w:space="0" w:color="auto"/>
        <w:bottom w:val="none" w:sz="0" w:space="0" w:color="auto"/>
        <w:right w:val="none" w:sz="0" w:space="0" w:color="auto"/>
      </w:divBdr>
    </w:div>
    <w:div w:id="119543186">
      <w:bodyDiv w:val="1"/>
      <w:marLeft w:val="0"/>
      <w:marRight w:val="0"/>
      <w:marTop w:val="0"/>
      <w:marBottom w:val="0"/>
      <w:divBdr>
        <w:top w:val="none" w:sz="0" w:space="0" w:color="auto"/>
        <w:left w:val="none" w:sz="0" w:space="0" w:color="auto"/>
        <w:bottom w:val="none" w:sz="0" w:space="0" w:color="auto"/>
        <w:right w:val="none" w:sz="0" w:space="0" w:color="auto"/>
      </w:divBdr>
    </w:div>
    <w:div w:id="119809477">
      <w:bodyDiv w:val="1"/>
      <w:marLeft w:val="0"/>
      <w:marRight w:val="0"/>
      <w:marTop w:val="0"/>
      <w:marBottom w:val="0"/>
      <w:divBdr>
        <w:top w:val="none" w:sz="0" w:space="0" w:color="auto"/>
        <w:left w:val="none" w:sz="0" w:space="0" w:color="auto"/>
        <w:bottom w:val="none" w:sz="0" w:space="0" w:color="auto"/>
        <w:right w:val="none" w:sz="0" w:space="0" w:color="auto"/>
      </w:divBdr>
    </w:div>
    <w:div w:id="120073807">
      <w:bodyDiv w:val="1"/>
      <w:marLeft w:val="0"/>
      <w:marRight w:val="0"/>
      <w:marTop w:val="0"/>
      <w:marBottom w:val="0"/>
      <w:divBdr>
        <w:top w:val="none" w:sz="0" w:space="0" w:color="auto"/>
        <w:left w:val="none" w:sz="0" w:space="0" w:color="auto"/>
        <w:bottom w:val="none" w:sz="0" w:space="0" w:color="auto"/>
        <w:right w:val="none" w:sz="0" w:space="0" w:color="auto"/>
      </w:divBdr>
    </w:div>
    <w:div w:id="120078802">
      <w:bodyDiv w:val="1"/>
      <w:marLeft w:val="0"/>
      <w:marRight w:val="0"/>
      <w:marTop w:val="0"/>
      <w:marBottom w:val="0"/>
      <w:divBdr>
        <w:top w:val="none" w:sz="0" w:space="0" w:color="auto"/>
        <w:left w:val="none" w:sz="0" w:space="0" w:color="auto"/>
        <w:bottom w:val="none" w:sz="0" w:space="0" w:color="auto"/>
        <w:right w:val="none" w:sz="0" w:space="0" w:color="auto"/>
      </w:divBdr>
    </w:div>
    <w:div w:id="120194012">
      <w:bodyDiv w:val="1"/>
      <w:marLeft w:val="0"/>
      <w:marRight w:val="0"/>
      <w:marTop w:val="0"/>
      <w:marBottom w:val="0"/>
      <w:divBdr>
        <w:top w:val="none" w:sz="0" w:space="0" w:color="auto"/>
        <w:left w:val="none" w:sz="0" w:space="0" w:color="auto"/>
        <w:bottom w:val="none" w:sz="0" w:space="0" w:color="auto"/>
        <w:right w:val="none" w:sz="0" w:space="0" w:color="auto"/>
      </w:divBdr>
    </w:div>
    <w:div w:id="120391827">
      <w:bodyDiv w:val="1"/>
      <w:marLeft w:val="0"/>
      <w:marRight w:val="0"/>
      <w:marTop w:val="0"/>
      <w:marBottom w:val="0"/>
      <w:divBdr>
        <w:top w:val="none" w:sz="0" w:space="0" w:color="auto"/>
        <w:left w:val="none" w:sz="0" w:space="0" w:color="auto"/>
        <w:bottom w:val="none" w:sz="0" w:space="0" w:color="auto"/>
        <w:right w:val="none" w:sz="0" w:space="0" w:color="auto"/>
      </w:divBdr>
    </w:div>
    <w:div w:id="120462350">
      <w:bodyDiv w:val="1"/>
      <w:marLeft w:val="0"/>
      <w:marRight w:val="0"/>
      <w:marTop w:val="0"/>
      <w:marBottom w:val="0"/>
      <w:divBdr>
        <w:top w:val="none" w:sz="0" w:space="0" w:color="auto"/>
        <w:left w:val="none" w:sz="0" w:space="0" w:color="auto"/>
        <w:bottom w:val="none" w:sz="0" w:space="0" w:color="auto"/>
        <w:right w:val="none" w:sz="0" w:space="0" w:color="auto"/>
      </w:divBdr>
    </w:div>
    <w:div w:id="120467292">
      <w:bodyDiv w:val="1"/>
      <w:marLeft w:val="0"/>
      <w:marRight w:val="0"/>
      <w:marTop w:val="0"/>
      <w:marBottom w:val="0"/>
      <w:divBdr>
        <w:top w:val="none" w:sz="0" w:space="0" w:color="auto"/>
        <w:left w:val="none" w:sz="0" w:space="0" w:color="auto"/>
        <w:bottom w:val="none" w:sz="0" w:space="0" w:color="auto"/>
        <w:right w:val="none" w:sz="0" w:space="0" w:color="auto"/>
      </w:divBdr>
    </w:div>
    <w:div w:id="120612981">
      <w:bodyDiv w:val="1"/>
      <w:marLeft w:val="0"/>
      <w:marRight w:val="0"/>
      <w:marTop w:val="0"/>
      <w:marBottom w:val="0"/>
      <w:divBdr>
        <w:top w:val="none" w:sz="0" w:space="0" w:color="auto"/>
        <w:left w:val="none" w:sz="0" w:space="0" w:color="auto"/>
        <w:bottom w:val="none" w:sz="0" w:space="0" w:color="auto"/>
        <w:right w:val="none" w:sz="0" w:space="0" w:color="auto"/>
      </w:divBdr>
    </w:div>
    <w:div w:id="120614372">
      <w:bodyDiv w:val="1"/>
      <w:marLeft w:val="0"/>
      <w:marRight w:val="0"/>
      <w:marTop w:val="0"/>
      <w:marBottom w:val="0"/>
      <w:divBdr>
        <w:top w:val="none" w:sz="0" w:space="0" w:color="auto"/>
        <w:left w:val="none" w:sz="0" w:space="0" w:color="auto"/>
        <w:bottom w:val="none" w:sz="0" w:space="0" w:color="auto"/>
        <w:right w:val="none" w:sz="0" w:space="0" w:color="auto"/>
      </w:divBdr>
    </w:div>
    <w:div w:id="120618226">
      <w:bodyDiv w:val="1"/>
      <w:marLeft w:val="0"/>
      <w:marRight w:val="0"/>
      <w:marTop w:val="0"/>
      <w:marBottom w:val="0"/>
      <w:divBdr>
        <w:top w:val="none" w:sz="0" w:space="0" w:color="auto"/>
        <w:left w:val="none" w:sz="0" w:space="0" w:color="auto"/>
        <w:bottom w:val="none" w:sz="0" w:space="0" w:color="auto"/>
        <w:right w:val="none" w:sz="0" w:space="0" w:color="auto"/>
      </w:divBdr>
    </w:div>
    <w:div w:id="120659321">
      <w:bodyDiv w:val="1"/>
      <w:marLeft w:val="0"/>
      <w:marRight w:val="0"/>
      <w:marTop w:val="0"/>
      <w:marBottom w:val="0"/>
      <w:divBdr>
        <w:top w:val="none" w:sz="0" w:space="0" w:color="auto"/>
        <w:left w:val="none" w:sz="0" w:space="0" w:color="auto"/>
        <w:bottom w:val="none" w:sz="0" w:space="0" w:color="auto"/>
        <w:right w:val="none" w:sz="0" w:space="0" w:color="auto"/>
      </w:divBdr>
    </w:div>
    <w:div w:id="120735733">
      <w:bodyDiv w:val="1"/>
      <w:marLeft w:val="0"/>
      <w:marRight w:val="0"/>
      <w:marTop w:val="0"/>
      <w:marBottom w:val="0"/>
      <w:divBdr>
        <w:top w:val="none" w:sz="0" w:space="0" w:color="auto"/>
        <w:left w:val="none" w:sz="0" w:space="0" w:color="auto"/>
        <w:bottom w:val="none" w:sz="0" w:space="0" w:color="auto"/>
        <w:right w:val="none" w:sz="0" w:space="0" w:color="auto"/>
      </w:divBdr>
    </w:div>
    <w:div w:id="120996304">
      <w:bodyDiv w:val="1"/>
      <w:marLeft w:val="0"/>
      <w:marRight w:val="0"/>
      <w:marTop w:val="0"/>
      <w:marBottom w:val="0"/>
      <w:divBdr>
        <w:top w:val="none" w:sz="0" w:space="0" w:color="auto"/>
        <w:left w:val="none" w:sz="0" w:space="0" w:color="auto"/>
        <w:bottom w:val="none" w:sz="0" w:space="0" w:color="auto"/>
        <w:right w:val="none" w:sz="0" w:space="0" w:color="auto"/>
      </w:divBdr>
    </w:div>
    <w:div w:id="121077388">
      <w:bodyDiv w:val="1"/>
      <w:marLeft w:val="0"/>
      <w:marRight w:val="0"/>
      <w:marTop w:val="0"/>
      <w:marBottom w:val="0"/>
      <w:divBdr>
        <w:top w:val="none" w:sz="0" w:space="0" w:color="auto"/>
        <w:left w:val="none" w:sz="0" w:space="0" w:color="auto"/>
        <w:bottom w:val="none" w:sz="0" w:space="0" w:color="auto"/>
        <w:right w:val="none" w:sz="0" w:space="0" w:color="auto"/>
      </w:divBdr>
    </w:div>
    <w:div w:id="121265114">
      <w:bodyDiv w:val="1"/>
      <w:marLeft w:val="0"/>
      <w:marRight w:val="0"/>
      <w:marTop w:val="0"/>
      <w:marBottom w:val="0"/>
      <w:divBdr>
        <w:top w:val="none" w:sz="0" w:space="0" w:color="auto"/>
        <w:left w:val="none" w:sz="0" w:space="0" w:color="auto"/>
        <w:bottom w:val="none" w:sz="0" w:space="0" w:color="auto"/>
        <w:right w:val="none" w:sz="0" w:space="0" w:color="auto"/>
      </w:divBdr>
    </w:div>
    <w:div w:id="121311983">
      <w:bodyDiv w:val="1"/>
      <w:marLeft w:val="0"/>
      <w:marRight w:val="0"/>
      <w:marTop w:val="0"/>
      <w:marBottom w:val="0"/>
      <w:divBdr>
        <w:top w:val="none" w:sz="0" w:space="0" w:color="auto"/>
        <w:left w:val="none" w:sz="0" w:space="0" w:color="auto"/>
        <w:bottom w:val="none" w:sz="0" w:space="0" w:color="auto"/>
        <w:right w:val="none" w:sz="0" w:space="0" w:color="auto"/>
      </w:divBdr>
    </w:div>
    <w:div w:id="121312159">
      <w:bodyDiv w:val="1"/>
      <w:marLeft w:val="0"/>
      <w:marRight w:val="0"/>
      <w:marTop w:val="0"/>
      <w:marBottom w:val="0"/>
      <w:divBdr>
        <w:top w:val="none" w:sz="0" w:space="0" w:color="auto"/>
        <w:left w:val="none" w:sz="0" w:space="0" w:color="auto"/>
        <w:bottom w:val="none" w:sz="0" w:space="0" w:color="auto"/>
        <w:right w:val="none" w:sz="0" w:space="0" w:color="auto"/>
      </w:divBdr>
      <w:divsChild>
        <w:div w:id="113449658">
          <w:marLeft w:val="480"/>
          <w:marRight w:val="0"/>
          <w:marTop w:val="0"/>
          <w:marBottom w:val="0"/>
          <w:divBdr>
            <w:top w:val="none" w:sz="0" w:space="0" w:color="auto"/>
            <w:left w:val="none" w:sz="0" w:space="0" w:color="auto"/>
            <w:bottom w:val="none" w:sz="0" w:space="0" w:color="auto"/>
            <w:right w:val="none" w:sz="0" w:space="0" w:color="auto"/>
          </w:divBdr>
        </w:div>
        <w:div w:id="157354750">
          <w:marLeft w:val="480"/>
          <w:marRight w:val="0"/>
          <w:marTop w:val="0"/>
          <w:marBottom w:val="0"/>
          <w:divBdr>
            <w:top w:val="none" w:sz="0" w:space="0" w:color="auto"/>
            <w:left w:val="none" w:sz="0" w:space="0" w:color="auto"/>
            <w:bottom w:val="none" w:sz="0" w:space="0" w:color="auto"/>
            <w:right w:val="none" w:sz="0" w:space="0" w:color="auto"/>
          </w:divBdr>
        </w:div>
        <w:div w:id="267737105">
          <w:marLeft w:val="480"/>
          <w:marRight w:val="0"/>
          <w:marTop w:val="0"/>
          <w:marBottom w:val="0"/>
          <w:divBdr>
            <w:top w:val="none" w:sz="0" w:space="0" w:color="auto"/>
            <w:left w:val="none" w:sz="0" w:space="0" w:color="auto"/>
            <w:bottom w:val="none" w:sz="0" w:space="0" w:color="auto"/>
            <w:right w:val="none" w:sz="0" w:space="0" w:color="auto"/>
          </w:divBdr>
        </w:div>
        <w:div w:id="321085594">
          <w:marLeft w:val="480"/>
          <w:marRight w:val="0"/>
          <w:marTop w:val="0"/>
          <w:marBottom w:val="0"/>
          <w:divBdr>
            <w:top w:val="none" w:sz="0" w:space="0" w:color="auto"/>
            <w:left w:val="none" w:sz="0" w:space="0" w:color="auto"/>
            <w:bottom w:val="none" w:sz="0" w:space="0" w:color="auto"/>
            <w:right w:val="none" w:sz="0" w:space="0" w:color="auto"/>
          </w:divBdr>
        </w:div>
        <w:div w:id="321978594">
          <w:marLeft w:val="480"/>
          <w:marRight w:val="0"/>
          <w:marTop w:val="0"/>
          <w:marBottom w:val="0"/>
          <w:divBdr>
            <w:top w:val="none" w:sz="0" w:space="0" w:color="auto"/>
            <w:left w:val="none" w:sz="0" w:space="0" w:color="auto"/>
            <w:bottom w:val="none" w:sz="0" w:space="0" w:color="auto"/>
            <w:right w:val="none" w:sz="0" w:space="0" w:color="auto"/>
          </w:divBdr>
        </w:div>
        <w:div w:id="398794280">
          <w:marLeft w:val="480"/>
          <w:marRight w:val="0"/>
          <w:marTop w:val="0"/>
          <w:marBottom w:val="0"/>
          <w:divBdr>
            <w:top w:val="none" w:sz="0" w:space="0" w:color="auto"/>
            <w:left w:val="none" w:sz="0" w:space="0" w:color="auto"/>
            <w:bottom w:val="none" w:sz="0" w:space="0" w:color="auto"/>
            <w:right w:val="none" w:sz="0" w:space="0" w:color="auto"/>
          </w:divBdr>
        </w:div>
        <w:div w:id="523328046">
          <w:marLeft w:val="480"/>
          <w:marRight w:val="0"/>
          <w:marTop w:val="0"/>
          <w:marBottom w:val="0"/>
          <w:divBdr>
            <w:top w:val="none" w:sz="0" w:space="0" w:color="auto"/>
            <w:left w:val="none" w:sz="0" w:space="0" w:color="auto"/>
            <w:bottom w:val="none" w:sz="0" w:space="0" w:color="auto"/>
            <w:right w:val="none" w:sz="0" w:space="0" w:color="auto"/>
          </w:divBdr>
        </w:div>
        <w:div w:id="851072255">
          <w:marLeft w:val="480"/>
          <w:marRight w:val="0"/>
          <w:marTop w:val="0"/>
          <w:marBottom w:val="0"/>
          <w:divBdr>
            <w:top w:val="none" w:sz="0" w:space="0" w:color="auto"/>
            <w:left w:val="none" w:sz="0" w:space="0" w:color="auto"/>
            <w:bottom w:val="none" w:sz="0" w:space="0" w:color="auto"/>
            <w:right w:val="none" w:sz="0" w:space="0" w:color="auto"/>
          </w:divBdr>
        </w:div>
        <w:div w:id="872233514">
          <w:marLeft w:val="480"/>
          <w:marRight w:val="0"/>
          <w:marTop w:val="0"/>
          <w:marBottom w:val="0"/>
          <w:divBdr>
            <w:top w:val="none" w:sz="0" w:space="0" w:color="auto"/>
            <w:left w:val="none" w:sz="0" w:space="0" w:color="auto"/>
            <w:bottom w:val="none" w:sz="0" w:space="0" w:color="auto"/>
            <w:right w:val="none" w:sz="0" w:space="0" w:color="auto"/>
          </w:divBdr>
        </w:div>
      </w:divsChild>
    </w:div>
    <w:div w:id="121314792">
      <w:bodyDiv w:val="1"/>
      <w:marLeft w:val="0"/>
      <w:marRight w:val="0"/>
      <w:marTop w:val="0"/>
      <w:marBottom w:val="0"/>
      <w:divBdr>
        <w:top w:val="none" w:sz="0" w:space="0" w:color="auto"/>
        <w:left w:val="none" w:sz="0" w:space="0" w:color="auto"/>
        <w:bottom w:val="none" w:sz="0" w:space="0" w:color="auto"/>
        <w:right w:val="none" w:sz="0" w:space="0" w:color="auto"/>
      </w:divBdr>
    </w:div>
    <w:div w:id="121461765">
      <w:bodyDiv w:val="1"/>
      <w:marLeft w:val="0"/>
      <w:marRight w:val="0"/>
      <w:marTop w:val="0"/>
      <w:marBottom w:val="0"/>
      <w:divBdr>
        <w:top w:val="none" w:sz="0" w:space="0" w:color="auto"/>
        <w:left w:val="none" w:sz="0" w:space="0" w:color="auto"/>
        <w:bottom w:val="none" w:sz="0" w:space="0" w:color="auto"/>
        <w:right w:val="none" w:sz="0" w:space="0" w:color="auto"/>
      </w:divBdr>
    </w:div>
    <w:div w:id="121465784">
      <w:bodyDiv w:val="1"/>
      <w:marLeft w:val="0"/>
      <w:marRight w:val="0"/>
      <w:marTop w:val="0"/>
      <w:marBottom w:val="0"/>
      <w:divBdr>
        <w:top w:val="none" w:sz="0" w:space="0" w:color="auto"/>
        <w:left w:val="none" w:sz="0" w:space="0" w:color="auto"/>
        <w:bottom w:val="none" w:sz="0" w:space="0" w:color="auto"/>
        <w:right w:val="none" w:sz="0" w:space="0" w:color="auto"/>
      </w:divBdr>
    </w:div>
    <w:div w:id="121507358">
      <w:bodyDiv w:val="1"/>
      <w:marLeft w:val="0"/>
      <w:marRight w:val="0"/>
      <w:marTop w:val="0"/>
      <w:marBottom w:val="0"/>
      <w:divBdr>
        <w:top w:val="none" w:sz="0" w:space="0" w:color="auto"/>
        <w:left w:val="none" w:sz="0" w:space="0" w:color="auto"/>
        <w:bottom w:val="none" w:sz="0" w:space="0" w:color="auto"/>
        <w:right w:val="none" w:sz="0" w:space="0" w:color="auto"/>
      </w:divBdr>
    </w:div>
    <w:div w:id="121507838">
      <w:bodyDiv w:val="1"/>
      <w:marLeft w:val="0"/>
      <w:marRight w:val="0"/>
      <w:marTop w:val="0"/>
      <w:marBottom w:val="0"/>
      <w:divBdr>
        <w:top w:val="none" w:sz="0" w:space="0" w:color="auto"/>
        <w:left w:val="none" w:sz="0" w:space="0" w:color="auto"/>
        <w:bottom w:val="none" w:sz="0" w:space="0" w:color="auto"/>
        <w:right w:val="none" w:sz="0" w:space="0" w:color="auto"/>
      </w:divBdr>
    </w:div>
    <w:div w:id="121534787">
      <w:bodyDiv w:val="1"/>
      <w:marLeft w:val="0"/>
      <w:marRight w:val="0"/>
      <w:marTop w:val="0"/>
      <w:marBottom w:val="0"/>
      <w:divBdr>
        <w:top w:val="none" w:sz="0" w:space="0" w:color="auto"/>
        <w:left w:val="none" w:sz="0" w:space="0" w:color="auto"/>
        <w:bottom w:val="none" w:sz="0" w:space="0" w:color="auto"/>
        <w:right w:val="none" w:sz="0" w:space="0" w:color="auto"/>
      </w:divBdr>
    </w:div>
    <w:div w:id="121584359">
      <w:bodyDiv w:val="1"/>
      <w:marLeft w:val="0"/>
      <w:marRight w:val="0"/>
      <w:marTop w:val="0"/>
      <w:marBottom w:val="0"/>
      <w:divBdr>
        <w:top w:val="none" w:sz="0" w:space="0" w:color="auto"/>
        <w:left w:val="none" w:sz="0" w:space="0" w:color="auto"/>
        <w:bottom w:val="none" w:sz="0" w:space="0" w:color="auto"/>
        <w:right w:val="none" w:sz="0" w:space="0" w:color="auto"/>
      </w:divBdr>
    </w:div>
    <w:div w:id="121585436">
      <w:bodyDiv w:val="1"/>
      <w:marLeft w:val="0"/>
      <w:marRight w:val="0"/>
      <w:marTop w:val="0"/>
      <w:marBottom w:val="0"/>
      <w:divBdr>
        <w:top w:val="none" w:sz="0" w:space="0" w:color="auto"/>
        <w:left w:val="none" w:sz="0" w:space="0" w:color="auto"/>
        <w:bottom w:val="none" w:sz="0" w:space="0" w:color="auto"/>
        <w:right w:val="none" w:sz="0" w:space="0" w:color="auto"/>
      </w:divBdr>
    </w:div>
    <w:div w:id="121701415">
      <w:bodyDiv w:val="1"/>
      <w:marLeft w:val="0"/>
      <w:marRight w:val="0"/>
      <w:marTop w:val="0"/>
      <w:marBottom w:val="0"/>
      <w:divBdr>
        <w:top w:val="none" w:sz="0" w:space="0" w:color="auto"/>
        <w:left w:val="none" w:sz="0" w:space="0" w:color="auto"/>
        <w:bottom w:val="none" w:sz="0" w:space="0" w:color="auto"/>
        <w:right w:val="none" w:sz="0" w:space="0" w:color="auto"/>
      </w:divBdr>
    </w:div>
    <w:div w:id="121728901">
      <w:bodyDiv w:val="1"/>
      <w:marLeft w:val="0"/>
      <w:marRight w:val="0"/>
      <w:marTop w:val="0"/>
      <w:marBottom w:val="0"/>
      <w:divBdr>
        <w:top w:val="none" w:sz="0" w:space="0" w:color="auto"/>
        <w:left w:val="none" w:sz="0" w:space="0" w:color="auto"/>
        <w:bottom w:val="none" w:sz="0" w:space="0" w:color="auto"/>
        <w:right w:val="none" w:sz="0" w:space="0" w:color="auto"/>
      </w:divBdr>
    </w:div>
    <w:div w:id="121845951">
      <w:bodyDiv w:val="1"/>
      <w:marLeft w:val="0"/>
      <w:marRight w:val="0"/>
      <w:marTop w:val="0"/>
      <w:marBottom w:val="0"/>
      <w:divBdr>
        <w:top w:val="none" w:sz="0" w:space="0" w:color="auto"/>
        <w:left w:val="none" w:sz="0" w:space="0" w:color="auto"/>
        <w:bottom w:val="none" w:sz="0" w:space="0" w:color="auto"/>
        <w:right w:val="none" w:sz="0" w:space="0" w:color="auto"/>
      </w:divBdr>
    </w:div>
    <w:div w:id="121846882">
      <w:bodyDiv w:val="1"/>
      <w:marLeft w:val="0"/>
      <w:marRight w:val="0"/>
      <w:marTop w:val="0"/>
      <w:marBottom w:val="0"/>
      <w:divBdr>
        <w:top w:val="none" w:sz="0" w:space="0" w:color="auto"/>
        <w:left w:val="none" w:sz="0" w:space="0" w:color="auto"/>
        <w:bottom w:val="none" w:sz="0" w:space="0" w:color="auto"/>
        <w:right w:val="none" w:sz="0" w:space="0" w:color="auto"/>
      </w:divBdr>
    </w:div>
    <w:div w:id="121920358">
      <w:bodyDiv w:val="1"/>
      <w:marLeft w:val="0"/>
      <w:marRight w:val="0"/>
      <w:marTop w:val="0"/>
      <w:marBottom w:val="0"/>
      <w:divBdr>
        <w:top w:val="none" w:sz="0" w:space="0" w:color="auto"/>
        <w:left w:val="none" w:sz="0" w:space="0" w:color="auto"/>
        <w:bottom w:val="none" w:sz="0" w:space="0" w:color="auto"/>
        <w:right w:val="none" w:sz="0" w:space="0" w:color="auto"/>
      </w:divBdr>
    </w:div>
    <w:div w:id="121967217">
      <w:bodyDiv w:val="1"/>
      <w:marLeft w:val="0"/>
      <w:marRight w:val="0"/>
      <w:marTop w:val="0"/>
      <w:marBottom w:val="0"/>
      <w:divBdr>
        <w:top w:val="none" w:sz="0" w:space="0" w:color="auto"/>
        <w:left w:val="none" w:sz="0" w:space="0" w:color="auto"/>
        <w:bottom w:val="none" w:sz="0" w:space="0" w:color="auto"/>
        <w:right w:val="none" w:sz="0" w:space="0" w:color="auto"/>
      </w:divBdr>
    </w:div>
    <w:div w:id="121969460">
      <w:bodyDiv w:val="1"/>
      <w:marLeft w:val="0"/>
      <w:marRight w:val="0"/>
      <w:marTop w:val="0"/>
      <w:marBottom w:val="0"/>
      <w:divBdr>
        <w:top w:val="none" w:sz="0" w:space="0" w:color="auto"/>
        <w:left w:val="none" w:sz="0" w:space="0" w:color="auto"/>
        <w:bottom w:val="none" w:sz="0" w:space="0" w:color="auto"/>
        <w:right w:val="none" w:sz="0" w:space="0" w:color="auto"/>
      </w:divBdr>
    </w:div>
    <w:div w:id="122037973">
      <w:bodyDiv w:val="1"/>
      <w:marLeft w:val="0"/>
      <w:marRight w:val="0"/>
      <w:marTop w:val="0"/>
      <w:marBottom w:val="0"/>
      <w:divBdr>
        <w:top w:val="none" w:sz="0" w:space="0" w:color="auto"/>
        <w:left w:val="none" w:sz="0" w:space="0" w:color="auto"/>
        <w:bottom w:val="none" w:sz="0" w:space="0" w:color="auto"/>
        <w:right w:val="none" w:sz="0" w:space="0" w:color="auto"/>
      </w:divBdr>
    </w:div>
    <w:div w:id="122159744">
      <w:bodyDiv w:val="1"/>
      <w:marLeft w:val="0"/>
      <w:marRight w:val="0"/>
      <w:marTop w:val="0"/>
      <w:marBottom w:val="0"/>
      <w:divBdr>
        <w:top w:val="none" w:sz="0" w:space="0" w:color="auto"/>
        <w:left w:val="none" w:sz="0" w:space="0" w:color="auto"/>
        <w:bottom w:val="none" w:sz="0" w:space="0" w:color="auto"/>
        <w:right w:val="none" w:sz="0" w:space="0" w:color="auto"/>
      </w:divBdr>
    </w:div>
    <w:div w:id="122161141">
      <w:bodyDiv w:val="1"/>
      <w:marLeft w:val="0"/>
      <w:marRight w:val="0"/>
      <w:marTop w:val="0"/>
      <w:marBottom w:val="0"/>
      <w:divBdr>
        <w:top w:val="none" w:sz="0" w:space="0" w:color="auto"/>
        <w:left w:val="none" w:sz="0" w:space="0" w:color="auto"/>
        <w:bottom w:val="none" w:sz="0" w:space="0" w:color="auto"/>
        <w:right w:val="none" w:sz="0" w:space="0" w:color="auto"/>
      </w:divBdr>
    </w:div>
    <w:div w:id="122358341">
      <w:bodyDiv w:val="1"/>
      <w:marLeft w:val="0"/>
      <w:marRight w:val="0"/>
      <w:marTop w:val="0"/>
      <w:marBottom w:val="0"/>
      <w:divBdr>
        <w:top w:val="none" w:sz="0" w:space="0" w:color="auto"/>
        <w:left w:val="none" w:sz="0" w:space="0" w:color="auto"/>
        <w:bottom w:val="none" w:sz="0" w:space="0" w:color="auto"/>
        <w:right w:val="none" w:sz="0" w:space="0" w:color="auto"/>
      </w:divBdr>
    </w:div>
    <w:div w:id="122502791">
      <w:bodyDiv w:val="1"/>
      <w:marLeft w:val="0"/>
      <w:marRight w:val="0"/>
      <w:marTop w:val="0"/>
      <w:marBottom w:val="0"/>
      <w:divBdr>
        <w:top w:val="none" w:sz="0" w:space="0" w:color="auto"/>
        <w:left w:val="none" w:sz="0" w:space="0" w:color="auto"/>
        <w:bottom w:val="none" w:sz="0" w:space="0" w:color="auto"/>
        <w:right w:val="none" w:sz="0" w:space="0" w:color="auto"/>
      </w:divBdr>
    </w:div>
    <w:div w:id="122623647">
      <w:bodyDiv w:val="1"/>
      <w:marLeft w:val="0"/>
      <w:marRight w:val="0"/>
      <w:marTop w:val="0"/>
      <w:marBottom w:val="0"/>
      <w:divBdr>
        <w:top w:val="none" w:sz="0" w:space="0" w:color="auto"/>
        <w:left w:val="none" w:sz="0" w:space="0" w:color="auto"/>
        <w:bottom w:val="none" w:sz="0" w:space="0" w:color="auto"/>
        <w:right w:val="none" w:sz="0" w:space="0" w:color="auto"/>
      </w:divBdr>
    </w:div>
    <w:div w:id="122624722">
      <w:bodyDiv w:val="1"/>
      <w:marLeft w:val="0"/>
      <w:marRight w:val="0"/>
      <w:marTop w:val="0"/>
      <w:marBottom w:val="0"/>
      <w:divBdr>
        <w:top w:val="none" w:sz="0" w:space="0" w:color="auto"/>
        <w:left w:val="none" w:sz="0" w:space="0" w:color="auto"/>
        <w:bottom w:val="none" w:sz="0" w:space="0" w:color="auto"/>
        <w:right w:val="none" w:sz="0" w:space="0" w:color="auto"/>
      </w:divBdr>
    </w:div>
    <w:div w:id="122694687">
      <w:bodyDiv w:val="1"/>
      <w:marLeft w:val="0"/>
      <w:marRight w:val="0"/>
      <w:marTop w:val="0"/>
      <w:marBottom w:val="0"/>
      <w:divBdr>
        <w:top w:val="none" w:sz="0" w:space="0" w:color="auto"/>
        <w:left w:val="none" w:sz="0" w:space="0" w:color="auto"/>
        <w:bottom w:val="none" w:sz="0" w:space="0" w:color="auto"/>
        <w:right w:val="none" w:sz="0" w:space="0" w:color="auto"/>
      </w:divBdr>
    </w:div>
    <w:div w:id="122845886">
      <w:bodyDiv w:val="1"/>
      <w:marLeft w:val="0"/>
      <w:marRight w:val="0"/>
      <w:marTop w:val="0"/>
      <w:marBottom w:val="0"/>
      <w:divBdr>
        <w:top w:val="none" w:sz="0" w:space="0" w:color="auto"/>
        <w:left w:val="none" w:sz="0" w:space="0" w:color="auto"/>
        <w:bottom w:val="none" w:sz="0" w:space="0" w:color="auto"/>
        <w:right w:val="none" w:sz="0" w:space="0" w:color="auto"/>
      </w:divBdr>
    </w:div>
    <w:div w:id="122886537">
      <w:bodyDiv w:val="1"/>
      <w:marLeft w:val="0"/>
      <w:marRight w:val="0"/>
      <w:marTop w:val="0"/>
      <w:marBottom w:val="0"/>
      <w:divBdr>
        <w:top w:val="none" w:sz="0" w:space="0" w:color="auto"/>
        <w:left w:val="none" w:sz="0" w:space="0" w:color="auto"/>
        <w:bottom w:val="none" w:sz="0" w:space="0" w:color="auto"/>
        <w:right w:val="none" w:sz="0" w:space="0" w:color="auto"/>
      </w:divBdr>
    </w:div>
    <w:div w:id="122886928">
      <w:bodyDiv w:val="1"/>
      <w:marLeft w:val="0"/>
      <w:marRight w:val="0"/>
      <w:marTop w:val="0"/>
      <w:marBottom w:val="0"/>
      <w:divBdr>
        <w:top w:val="none" w:sz="0" w:space="0" w:color="auto"/>
        <w:left w:val="none" w:sz="0" w:space="0" w:color="auto"/>
        <w:bottom w:val="none" w:sz="0" w:space="0" w:color="auto"/>
        <w:right w:val="none" w:sz="0" w:space="0" w:color="auto"/>
      </w:divBdr>
    </w:div>
    <w:div w:id="122962569">
      <w:bodyDiv w:val="1"/>
      <w:marLeft w:val="0"/>
      <w:marRight w:val="0"/>
      <w:marTop w:val="0"/>
      <w:marBottom w:val="0"/>
      <w:divBdr>
        <w:top w:val="none" w:sz="0" w:space="0" w:color="auto"/>
        <w:left w:val="none" w:sz="0" w:space="0" w:color="auto"/>
        <w:bottom w:val="none" w:sz="0" w:space="0" w:color="auto"/>
        <w:right w:val="none" w:sz="0" w:space="0" w:color="auto"/>
      </w:divBdr>
    </w:div>
    <w:div w:id="122966907">
      <w:bodyDiv w:val="1"/>
      <w:marLeft w:val="0"/>
      <w:marRight w:val="0"/>
      <w:marTop w:val="0"/>
      <w:marBottom w:val="0"/>
      <w:divBdr>
        <w:top w:val="none" w:sz="0" w:space="0" w:color="auto"/>
        <w:left w:val="none" w:sz="0" w:space="0" w:color="auto"/>
        <w:bottom w:val="none" w:sz="0" w:space="0" w:color="auto"/>
        <w:right w:val="none" w:sz="0" w:space="0" w:color="auto"/>
      </w:divBdr>
    </w:div>
    <w:div w:id="123012074">
      <w:bodyDiv w:val="1"/>
      <w:marLeft w:val="0"/>
      <w:marRight w:val="0"/>
      <w:marTop w:val="0"/>
      <w:marBottom w:val="0"/>
      <w:divBdr>
        <w:top w:val="none" w:sz="0" w:space="0" w:color="auto"/>
        <w:left w:val="none" w:sz="0" w:space="0" w:color="auto"/>
        <w:bottom w:val="none" w:sz="0" w:space="0" w:color="auto"/>
        <w:right w:val="none" w:sz="0" w:space="0" w:color="auto"/>
      </w:divBdr>
    </w:div>
    <w:div w:id="123089243">
      <w:bodyDiv w:val="1"/>
      <w:marLeft w:val="0"/>
      <w:marRight w:val="0"/>
      <w:marTop w:val="0"/>
      <w:marBottom w:val="0"/>
      <w:divBdr>
        <w:top w:val="none" w:sz="0" w:space="0" w:color="auto"/>
        <w:left w:val="none" w:sz="0" w:space="0" w:color="auto"/>
        <w:bottom w:val="none" w:sz="0" w:space="0" w:color="auto"/>
        <w:right w:val="none" w:sz="0" w:space="0" w:color="auto"/>
      </w:divBdr>
    </w:div>
    <w:div w:id="123235319">
      <w:bodyDiv w:val="1"/>
      <w:marLeft w:val="0"/>
      <w:marRight w:val="0"/>
      <w:marTop w:val="0"/>
      <w:marBottom w:val="0"/>
      <w:divBdr>
        <w:top w:val="none" w:sz="0" w:space="0" w:color="auto"/>
        <w:left w:val="none" w:sz="0" w:space="0" w:color="auto"/>
        <w:bottom w:val="none" w:sz="0" w:space="0" w:color="auto"/>
        <w:right w:val="none" w:sz="0" w:space="0" w:color="auto"/>
      </w:divBdr>
    </w:div>
    <w:div w:id="123239957">
      <w:bodyDiv w:val="1"/>
      <w:marLeft w:val="0"/>
      <w:marRight w:val="0"/>
      <w:marTop w:val="0"/>
      <w:marBottom w:val="0"/>
      <w:divBdr>
        <w:top w:val="none" w:sz="0" w:space="0" w:color="auto"/>
        <w:left w:val="none" w:sz="0" w:space="0" w:color="auto"/>
        <w:bottom w:val="none" w:sz="0" w:space="0" w:color="auto"/>
        <w:right w:val="none" w:sz="0" w:space="0" w:color="auto"/>
      </w:divBdr>
    </w:div>
    <w:div w:id="123275581">
      <w:bodyDiv w:val="1"/>
      <w:marLeft w:val="0"/>
      <w:marRight w:val="0"/>
      <w:marTop w:val="0"/>
      <w:marBottom w:val="0"/>
      <w:divBdr>
        <w:top w:val="none" w:sz="0" w:space="0" w:color="auto"/>
        <w:left w:val="none" w:sz="0" w:space="0" w:color="auto"/>
        <w:bottom w:val="none" w:sz="0" w:space="0" w:color="auto"/>
        <w:right w:val="none" w:sz="0" w:space="0" w:color="auto"/>
      </w:divBdr>
    </w:div>
    <w:div w:id="123475402">
      <w:bodyDiv w:val="1"/>
      <w:marLeft w:val="0"/>
      <w:marRight w:val="0"/>
      <w:marTop w:val="0"/>
      <w:marBottom w:val="0"/>
      <w:divBdr>
        <w:top w:val="none" w:sz="0" w:space="0" w:color="auto"/>
        <w:left w:val="none" w:sz="0" w:space="0" w:color="auto"/>
        <w:bottom w:val="none" w:sz="0" w:space="0" w:color="auto"/>
        <w:right w:val="none" w:sz="0" w:space="0" w:color="auto"/>
      </w:divBdr>
    </w:div>
    <w:div w:id="123549820">
      <w:bodyDiv w:val="1"/>
      <w:marLeft w:val="0"/>
      <w:marRight w:val="0"/>
      <w:marTop w:val="0"/>
      <w:marBottom w:val="0"/>
      <w:divBdr>
        <w:top w:val="none" w:sz="0" w:space="0" w:color="auto"/>
        <w:left w:val="none" w:sz="0" w:space="0" w:color="auto"/>
        <w:bottom w:val="none" w:sz="0" w:space="0" w:color="auto"/>
        <w:right w:val="none" w:sz="0" w:space="0" w:color="auto"/>
      </w:divBdr>
    </w:div>
    <w:div w:id="123693692">
      <w:bodyDiv w:val="1"/>
      <w:marLeft w:val="0"/>
      <w:marRight w:val="0"/>
      <w:marTop w:val="0"/>
      <w:marBottom w:val="0"/>
      <w:divBdr>
        <w:top w:val="none" w:sz="0" w:space="0" w:color="auto"/>
        <w:left w:val="none" w:sz="0" w:space="0" w:color="auto"/>
        <w:bottom w:val="none" w:sz="0" w:space="0" w:color="auto"/>
        <w:right w:val="none" w:sz="0" w:space="0" w:color="auto"/>
      </w:divBdr>
    </w:div>
    <w:div w:id="123740117">
      <w:bodyDiv w:val="1"/>
      <w:marLeft w:val="0"/>
      <w:marRight w:val="0"/>
      <w:marTop w:val="0"/>
      <w:marBottom w:val="0"/>
      <w:divBdr>
        <w:top w:val="none" w:sz="0" w:space="0" w:color="auto"/>
        <w:left w:val="none" w:sz="0" w:space="0" w:color="auto"/>
        <w:bottom w:val="none" w:sz="0" w:space="0" w:color="auto"/>
        <w:right w:val="none" w:sz="0" w:space="0" w:color="auto"/>
      </w:divBdr>
    </w:div>
    <w:div w:id="124004662">
      <w:bodyDiv w:val="1"/>
      <w:marLeft w:val="0"/>
      <w:marRight w:val="0"/>
      <w:marTop w:val="0"/>
      <w:marBottom w:val="0"/>
      <w:divBdr>
        <w:top w:val="none" w:sz="0" w:space="0" w:color="auto"/>
        <w:left w:val="none" w:sz="0" w:space="0" w:color="auto"/>
        <w:bottom w:val="none" w:sz="0" w:space="0" w:color="auto"/>
        <w:right w:val="none" w:sz="0" w:space="0" w:color="auto"/>
      </w:divBdr>
    </w:div>
    <w:div w:id="124201783">
      <w:bodyDiv w:val="1"/>
      <w:marLeft w:val="0"/>
      <w:marRight w:val="0"/>
      <w:marTop w:val="0"/>
      <w:marBottom w:val="0"/>
      <w:divBdr>
        <w:top w:val="none" w:sz="0" w:space="0" w:color="auto"/>
        <w:left w:val="none" w:sz="0" w:space="0" w:color="auto"/>
        <w:bottom w:val="none" w:sz="0" w:space="0" w:color="auto"/>
        <w:right w:val="none" w:sz="0" w:space="0" w:color="auto"/>
      </w:divBdr>
    </w:div>
    <w:div w:id="124205356">
      <w:bodyDiv w:val="1"/>
      <w:marLeft w:val="0"/>
      <w:marRight w:val="0"/>
      <w:marTop w:val="0"/>
      <w:marBottom w:val="0"/>
      <w:divBdr>
        <w:top w:val="none" w:sz="0" w:space="0" w:color="auto"/>
        <w:left w:val="none" w:sz="0" w:space="0" w:color="auto"/>
        <w:bottom w:val="none" w:sz="0" w:space="0" w:color="auto"/>
        <w:right w:val="none" w:sz="0" w:space="0" w:color="auto"/>
      </w:divBdr>
    </w:div>
    <w:div w:id="124391988">
      <w:bodyDiv w:val="1"/>
      <w:marLeft w:val="0"/>
      <w:marRight w:val="0"/>
      <w:marTop w:val="0"/>
      <w:marBottom w:val="0"/>
      <w:divBdr>
        <w:top w:val="none" w:sz="0" w:space="0" w:color="auto"/>
        <w:left w:val="none" w:sz="0" w:space="0" w:color="auto"/>
        <w:bottom w:val="none" w:sz="0" w:space="0" w:color="auto"/>
        <w:right w:val="none" w:sz="0" w:space="0" w:color="auto"/>
      </w:divBdr>
    </w:div>
    <w:div w:id="124588826">
      <w:bodyDiv w:val="1"/>
      <w:marLeft w:val="0"/>
      <w:marRight w:val="0"/>
      <w:marTop w:val="0"/>
      <w:marBottom w:val="0"/>
      <w:divBdr>
        <w:top w:val="none" w:sz="0" w:space="0" w:color="auto"/>
        <w:left w:val="none" w:sz="0" w:space="0" w:color="auto"/>
        <w:bottom w:val="none" w:sz="0" w:space="0" w:color="auto"/>
        <w:right w:val="none" w:sz="0" w:space="0" w:color="auto"/>
      </w:divBdr>
    </w:div>
    <w:div w:id="124737734">
      <w:bodyDiv w:val="1"/>
      <w:marLeft w:val="0"/>
      <w:marRight w:val="0"/>
      <w:marTop w:val="0"/>
      <w:marBottom w:val="0"/>
      <w:divBdr>
        <w:top w:val="none" w:sz="0" w:space="0" w:color="auto"/>
        <w:left w:val="none" w:sz="0" w:space="0" w:color="auto"/>
        <w:bottom w:val="none" w:sz="0" w:space="0" w:color="auto"/>
        <w:right w:val="none" w:sz="0" w:space="0" w:color="auto"/>
      </w:divBdr>
    </w:div>
    <w:div w:id="124856107">
      <w:bodyDiv w:val="1"/>
      <w:marLeft w:val="0"/>
      <w:marRight w:val="0"/>
      <w:marTop w:val="0"/>
      <w:marBottom w:val="0"/>
      <w:divBdr>
        <w:top w:val="none" w:sz="0" w:space="0" w:color="auto"/>
        <w:left w:val="none" w:sz="0" w:space="0" w:color="auto"/>
        <w:bottom w:val="none" w:sz="0" w:space="0" w:color="auto"/>
        <w:right w:val="none" w:sz="0" w:space="0" w:color="auto"/>
      </w:divBdr>
    </w:div>
    <w:div w:id="124977707">
      <w:bodyDiv w:val="1"/>
      <w:marLeft w:val="0"/>
      <w:marRight w:val="0"/>
      <w:marTop w:val="0"/>
      <w:marBottom w:val="0"/>
      <w:divBdr>
        <w:top w:val="none" w:sz="0" w:space="0" w:color="auto"/>
        <w:left w:val="none" w:sz="0" w:space="0" w:color="auto"/>
        <w:bottom w:val="none" w:sz="0" w:space="0" w:color="auto"/>
        <w:right w:val="none" w:sz="0" w:space="0" w:color="auto"/>
      </w:divBdr>
    </w:div>
    <w:div w:id="125003679">
      <w:bodyDiv w:val="1"/>
      <w:marLeft w:val="0"/>
      <w:marRight w:val="0"/>
      <w:marTop w:val="0"/>
      <w:marBottom w:val="0"/>
      <w:divBdr>
        <w:top w:val="none" w:sz="0" w:space="0" w:color="auto"/>
        <w:left w:val="none" w:sz="0" w:space="0" w:color="auto"/>
        <w:bottom w:val="none" w:sz="0" w:space="0" w:color="auto"/>
        <w:right w:val="none" w:sz="0" w:space="0" w:color="auto"/>
      </w:divBdr>
    </w:div>
    <w:div w:id="125006011">
      <w:bodyDiv w:val="1"/>
      <w:marLeft w:val="0"/>
      <w:marRight w:val="0"/>
      <w:marTop w:val="0"/>
      <w:marBottom w:val="0"/>
      <w:divBdr>
        <w:top w:val="none" w:sz="0" w:space="0" w:color="auto"/>
        <w:left w:val="none" w:sz="0" w:space="0" w:color="auto"/>
        <w:bottom w:val="none" w:sz="0" w:space="0" w:color="auto"/>
        <w:right w:val="none" w:sz="0" w:space="0" w:color="auto"/>
      </w:divBdr>
    </w:div>
    <w:div w:id="125121013">
      <w:bodyDiv w:val="1"/>
      <w:marLeft w:val="0"/>
      <w:marRight w:val="0"/>
      <w:marTop w:val="0"/>
      <w:marBottom w:val="0"/>
      <w:divBdr>
        <w:top w:val="none" w:sz="0" w:space="0" w:color="auto"/>
        <w:left w:val="none" w:sz="0" w:space="0" w:color="auto"/>
        <w:bottom w:val="none" w:sz="0" w:space="0" w:color="auto"/>
        <w:right w:val="none" w:sz="0" w:space="0" w:color="auto"/>
      </w:divBdr>
    </w:div>
    <w:div w:id="125126077">
      <w:bodyDiv w:val="1"/>
      <w:marLeft w:val="0"/>
      <w:marRight w:val="0"/>
      <w:marTop w:val="0"/>
      <w:marBottom w:val="0"/>
      <w:divBdr>
        <w:top w:val="none" w:sz="0" w:space="0" w:color="auto"/>
        <w:left w:val="none" w:sz="0" w:space="0" w:color="auto"/>
        <w:bottom w:val="none" w:sz="0" w:space="0" w:color="auto"/>
        <w:right w:val="none" w:sz="0" w:space="0" w:color="auto"/>
      </w:divBdr>
    </w:div>
    <w:div w:id="125197412">
      <w:bodyDiv w:val="1"/>
      <w:marLeft w:val="0"/>
      <w:marRight w:val="0"/>
      <w:marTop w:val="0"/>
      <w:marBottom w:val="0"/>
      <w:divBdr>
        <w:top w:val="none" w:sz="0" w:space="0" w:color="auto"/>
        <w:left w:val="none" w:sz="0" w:space="0" w:color="auto"/>
        <w:bottom w:val="none" w:sz="0" w:space="0" w:color="auto"/>
        <w:right w:val="none" w:sz="0" w:space="0" w:color="auto"/>
      </w:divBdr>
    </w:div>
    <w:div w:id="125240135">
      <w:bodyDiv w:val="1"/>
      <w:marLeft w:val="0"/>
      <w:marRight w:val="0"/>
      <w:marTop w:val="0"/>
      <w:marBottom w:val="0"/>
      <w:divBdr>
        <w:top w:val="none" w:sz="0" w:space="0" w:color="auto"/>
        <w:left w:val="none" w:sz="0" w:space="0" w:color="auto"/>
        <w:bottom w:val="none" w:sz="0" w:space="0" w:color="auto"/>
        <w:right w:val="none" w:sz="0" w:space="0" w:color="auto"/>
      </w:divBdr>
    </w:div>
    <w:div w:id="125241580">
      <w:bodyDiv w:val="1"/>
      <w:marLeft w:val="0"/>
      <w:marRight w:val="0"/>
      <w:marTop w:val="0"/>
      <w:marBottom w:val="0"/>
      <w:divBdr>
        <w:top w:val="none" w:sz="0" w:space="0" w:color="auto"/>
        <w:left w:val="none" w:sz="0" w:space="0" w:color="auto"/>
        <w:bottom w:val="none" w:sz="0" w:space="0" w:color="auto"/>
        <w:right w:val="none" w:sz="0" w:space="0" w:color="auto"/>
      </w:divBdr>
    </w:div>
    <w:div w:id="125317710">
      <w:bodyDiv w:val="1"/>
      <w:marLeft w:val="0"/>
      <w:marRight w:val="0"/>
      <w:marTop w:val="0"/>
      <w:marBottom w:val="0"/>
      <w:divBdr>
        <w:top w:val="none" w:sz="0" w:space="0" w:color="auto"/>
        <w:left w:val="none" w:sz="0" w:space="0" w:color="auto"/>
        <w:bottom w:val="none" w:sz="0" w:space="0" w:color="auto"/>
        <w:right w:val="none" w:sz="0" w:space="0" w:color="auto"/>
      </w:divBdr>
    </w:div>
    <w:div w:id="125394583">
      <w:bodyDiv w:val="1"/>
      <w:marLeft w:val="0"/>
      <w:marRight w:val="0"/>
      <w:marTop w:val="0"/>
      <w:marBottom w:val="0"/>
      <w:divBdr>
        <w:top w:val="none" w:sz="0" w:space="0" w:color="auto"/>
        <w:left w:val="none" w:sz="0" w:space="0" w:color="auto"/>
        <w:bottom w:val="none" w:sz="0" w:space="0" w:color="auto"/>
        <w:right w:val="none" w:sz="0" w:space="0" w:color="auto"/>
      </w:divBdr>
    </w:div>
    <w:div w:id="125514880">
      <w:bodyDiv w:val="1"/>
      <w:marLeft w:val="0"/>
      <w:marRight w:val="0"/>
      <w:marTop w:val="0"/>
      <w:marBottom w:val="0"/>
      <w:divBdr>
        <w:top w:val="none" w:sz="0" w:space="0" w:color="auto"/>
        <w:left w:val="none" w:sz="0" w:space="0" w:color="auto"/>
        <w:bottom w:val="none" w:sz="0" w:space="0" w:color="auto"/>
        <w:right w:val="none" w:sz="0" w:space="0" w:color="auto"/>
      </w:divBdr>
    </w:div>
    <w:div w:id="125586488">
      <w:bodyDiv w:val="1"/>
      <w:marLeft w:val="0"/>
      <w:marRight w:val="0"/>
      <w:marTop w:val="0"/>
      <w:marBottom w:val="0"/>
      <w:divBdr>
        <w:top w:val="none" w:sz="0" w:space="0" w:color="auto"/>
        <w:left w:val="none" w:sz="0" w:space="0" w:color="auto"/>
        <w:bottom w:val="none" w:sz="0" w:space="0" w:color="auto"/>
        <w:right w:val="none" w:sz="0" w:space="0" w:color="auto"/>
      </w:divBdr>
    </w:div>
    <w:div w:id="125659920">
      <w:bodyDiv w:val="1"/>
      <w:marLeft w:val="0"/>
      <w:marRight w:val="0"/>
      <w:marTop w:val="0"/>
      <w:marBottom w:val="0"/>
      <w:divBdr>
        <w:top w:val="none" w:sz="0" w:space="0" w:color="auto"/>
        <w:left w:val="none" w:sz="0" w:space="0" w:color="auto"/>
        <w:bottom w:val="none" w:sz="0" w:space="0" w:color="auto"/>
        <w:right w:val="none" w:sz="0" w:space="0" w:color="auto"/>
      </w:divBdr>
    </w:div>
    <w:div w:id="125701188">
      <w:bodyDiv w:val="1"/>
      <w:marLeft w:val="0"/>
      <w:marRight w:val="0"/>
      <w:marTop w:val="0"/>
      <w:marBottom w:val="0"/>
      <w:divBdr>
        <w:top w:val="none" w:sz="0" w:space="0" w:color="auto"/>
        <w:left w:val="none" w:sz="0" w:space="0" w:color="auto"/>
        <w:bottom w:val="none" w:sz="0" w:space="0" w:color="auto"/>
        <w:right w:val="none" w:sz="0" w:space="0" w:color="auto"/>
      </w:divBdr>
    </w:div>
    <w:div w:id="125703613">
      <w:bodyDiv w:val="1"/>
      <w:marLeft w:val="0"/>
      <w:marRight w:val="0"/>
      <w:marTop w:val="0"/>
      <w:marBottom w:val="0"/>
      <w:divBdr>
        <w:top w:val="none" w:sz="0" w:space="0" w:color="auto"/>
        <w:left w:val="none" w:sz="0" w:space="0" w:color="auto"/>
        <w:bottom w:val="none" w:sz="0" w:space="0" w:color="auto"/>
        <w:right w:val="none" w:sz="0" w:space="0" w:color="auto"/>
      </w:divBdr>
    </w:div>
    <w:div w:id="125705318">
      <w:bodyDiv w:val="1"/>
      <w:marLeft w:val="0"/>
      <w:marRight w:val="0"/>
      <w:marTop w:val="0"/>
      <w:marBottom w:val="0"/>
      <w:divBdr>
        <w:top w:val="none" w:sz="0" w:space="0" w:color="auto"/>
        <w:left w:val="none" w:sz="0" w:space="0" w:color="auto"/>
        <w:bottom w:val="none" w:sz="0" w:space="0" w:color="auto"/>
        <w:right w:val="none" w:sz="0" w:space="0" w:color="auto"/>
      </w:divBdr>
    </w:div>
    <w:div w:id="125780668">
      <w:bodyDiv w:val="1"/>
      <w:marLeft w:val="0"/>
      <w:marRight w:val="0"/>
      <w:marTop w:val="0"/>
      <w:marBottom w:val="0"/>
      <w:divBdr>
        <w:top w:val="none" w:sz="0" w:space="0" w:color="auto"/>
        <w:left w:val="none" w:sz="0" w:space="0" w:color="auto"/>
        <w:bottom w:val="none" w:sz="0" w:space="0" w:color="auto"/>
        <w:right w:val="none" w:sz="0" w:space="0" w:color="auto"/>
      </w:divBdr>
    </w:div>
    <w:div w:id="125897955">
      <w:bodyDiv w:val="1"/>
      <w:marLeft w:val="0"/>
      <w:marRight w:val="0"/>
      <w:marTop w:val="0"/>
      <w:marBottom w:val="0"/>
      <w:divBdr>
        <w:top w:val="none" w:sz="0" w:space="0" w:color="auto"/>
        <w:left w:val="none" w:sz="0" w:space="0" w:color="auto"/>
        <w:bottom w:val="none" w:sz="0" w:space="0" w:color="auto"/>
        <w:right w:val="none" w:sz="0" w:space="0" w:color="auto"/>
      </w:divBdr>
    </w:div>
    <w:div w:id="125900395">
      <w:bodyDiv w:val="1"/>
      <w:marLeft w:val="0"/>
      <w:marRight w:val="0"/>
      <w:marTop w:val="0"/>
      <w:marBottom w:val="0"/>
      <w:divBdr>
        <w:top w:val="none" w:sz="0" w:space="0" w:color="auto"/>
        <w:left w:val="none" w:sz="0" w:space="0" w:color="auto"/>
        <w:bottom w:val="none" w:sz="0" w:space="0" w:color="auto"/>
        <w:right w:val="none" w:sz="0" w:space="0" w:color="auto"/>
      </w:divBdr>
    </w:div>
    <w:div w:id="125902450">
      <w:bodyDiv w:val="1"/>
      <w:marLeft w:val="0"/>
      <w:marRight w:val="0"/>
      <w:marTop w:val="0"/>
      <w:marBottom w:val="0"/>
      <w:divBdr>
        <w:top w:val="none" w:sz="0" w:space="0" w:color="auto"/>
        <w:left w:val="none" w:sz="0" w:space="0" w:color="auto"/>
        <w:bottom w:val="none" w:sz="0" w:space="0" w:color="auto"/>
        <w:right w:val="none" w:sz="0" w:space="0" w:color="auto"/>
      </w:divBdr>
    </w:div>
    <w:div w:id="125972755">
      <w:bodyDiv w:val="1"/>
      <w:marLeft w:val="0"/>
      <w:marRight w:val="0"/>
      <w:marTop w:val="0"/>
      <w:marBottom w:val="0"/>
      <w:divBdr>
        <w:top w:val="none" w:sz="0" w:space="0" w:color="auto"/>
        <w:left w:val="none" w:sz="0" w:space="0" w:color="auto"/>
        <w:bottom w:val="none" w:sz="0" w:space="0" w:color="auto"/>
        <w:right w:val="none" w:sz="0" w:space="0" w:color="auto"/>
      </w:divBdr>
    </w:div>
    <w:div w:id="125975637">
      <w:bodyDiv w:val="1"/>
      <w:marLeft w:val="0"/>
      <w:marRight w:val="0"/>
      <w:marTop w:val="0"/>
      <w:marBottom w:val="0"/>
      <w:divBdr>
        <w:top w:val="none" w:sz="0" w:space="0" w:color="auto"/>
        <w:left w:val="none" w:sz="0" w:space="0" w:color="auto"/>
        <w:bottom w:val="none" w:sz="0" w:space="0" w:color="auto"/>
        <w:right w:val="none" w:sz="0" w:space="0" w:color="auto"/>
      </w:divBdr>
    </w:div>
    <w:div w:id="126240848">
      <w:bodyDiv w:val="1"/>
      <w:marLeft w:val="0"/>
      <w:marRight w:val="0"/>
      <w:marTop w:val="0"/>
      <w:marBottom w:val="0"/>
      <w:divBdr>
        <w:top w:val="none" w:sz="0" w:space="0" w:color="auto"/>
        <w:left w:val="none" w:sz="0" w:space="0" w:color="auto"/>
        <w:bottom w:val="none" w:sz="0" w:space="0" w:color="auto"/>
        <w:right w:val="none" w:sz="0" w:space="0" w:color="auto"/>
      </w:divBdr>
    </w:div>
    <w:div w:id="126290170">
      <w:bodyDiv w:val="1"/>
      <w:marLeft w:val="0"/>
      <w:marRight w:val="0"/>
      <w:marTop w:val="0"/>
      <w:marBottom w:val="0"/>
      <w:divBdr>
        <w:top w:val="none" w:sz="0" w:space="0" w:color="auto"/>
        <w:left w:val="none" w:sz="0" w:space="0" w:color="auto"/>
        <w:bottom w:val="none" w:sz="0" w:space="0" w:color="auto"/>
        <w:right w:val="none" w:sz="0" w:space="0" w:color="auto"/>
      </w:divBdr>
    </w:div>
    <w:div w:id="126359822">
      <w:bodyDiv w:val="1"/>
      <w:marLeft w:val="0"/>
      <w:marRight w:val="0"/>
      <w:marTop w:val="0"/>
      <w:marBottom w:val="0"/>
      <w:divBdr>
        <w:top w:val="none" w:sz="0" w:space="0" w:color="auto"/>
        <w:left w:val="none" w:sz="0" w:space="0" w:color="auto"/>
        <w:bottom w:val="none" w:sz="0" w:space="0" w:color="auto"/>
        <w:right w:val="none" w:sz="0" w:space="0" w:color="auto"/>
      </w:divBdr>
    </w:div>
    <w:div w:id="126360109">
      <w:bodyDiv w:val="1"/>
      <w:marLeft w:val="0"/>
      <w:marRight w:val="0"/>
      <w:marTop w:val="0"/>
      <w:marBottom w:val="0"/>
      <w:divBdr>
        <w:top w:val="none" w:sz="0" w:space="0" w:color="auto"/>
        <w:left w:val="none" w:sz="0" w:space="0" w:color="auto"/>
        <w:bottom w:val="none" w:sz="0" w:space="0" w:color="auto"/>
        <w:right w:val="none" w:sz="0" w:space="0" w:color="auto"/>
      </w:divBdr>
    </w:div>
    <w:div w:id="126432956">
      <w:bodyDiv w:val="1"/>
      <w:marLeft w:val="0"/>
      <w:marRight w:val="0"/>
      <w:marTop w:val="0"/>
      <w:marBottom w:val="0"/>
      <w:divBdr>
        <w:top w:val="none" w:sz="0" w:space="0" w:color="auto"/>
        <w:left w:val="none" w:sz="0" w:space="0" w:color="auto"/>
        <w:bottom w:val="none" w:sz="0" w:space="0" w:color="auto"/>
        <w:right w:val="none" w:sz="0" w:space="0" w:color="auto"/>
      </w:divBdr>
    </w:div>
    <w:div w:id="126434565">
      <w:bodyDiv w:val="1"/>
      <w:marLeft w:val="0"/>
      <w:marRight w:val="0"/>
      <w:marTop w:val="0"/>
      <w:marBottom w:val="0"/>
      <w:divBdr>
        <w:top w:val="none" w:sz="0" w:space="0" w:color="auto"/>
        <w:left w:val="none" w:sz="0" w:space="0" w:color="auto"/>
        <w:bottom w:val="none" w:sz="0" w:space="0" w:color="auto"/>
        <w:right w:val="none" w:sz="0" w:space="0" w:color="auto"/>
      </w:divBdr>
    </w:div>
    <w:div w:id="126438828">
      <w:bodyDiv w:val="1"/>
      <w:marLeft w:val="0"/>
      <w:marRight w:val="0"/>
      <w:marTop w:val="0"/>
      <w:marBottom w:val="0"/>
      <w:divBdr>
        <w:top w:val="none" w:sz="0" w:space="0" w:color="auto"/>
        <w:left w:val="none" w:sz="0" w:space="0" w:color="auto"/>
        <w:bottom w:val="none" w:sz="0" w:space="0" w:color="auto"/>
        <w:right w:val="none" w:sz="0" w:space="0" w:color="auto"/>
      </w:divBdr>
    </w:div>
    <w:div w:id="126553390">
      <w:bodyDiv w:val="1"/>
      <w:marLeft w:val="0"/>
      <w:marRight w:val="0"/>
      <w:marTop w:val="0"/>
      <w:marBottom w:val="0"/>
      <w:divBdr>
        <w:top w:val="none" w:sz="0" w:space="0" w:color="auto"/>
        <w:left w:val="none" w:sz="0" w:space="0" w:color="auto"/>
        <w:bottom w:val="none" w:sz="0" w:space="0" w:color="auto"/>
        <w:right w:val="none" w:sz="0" w:space="0" w:color="auto"/>
      </w:divBdr>
    </w:div>
    <w:div w:id="126556173">
      <w:bodyDiv w:val="1"/>
      <w:marLeft w:val="0"/>
      <w:marRight w:val="0"/>
      <w:marTop w:val="0"/>
      <w:marBottom w:val="0"/>
      <w:divBdr>
        <w:top w:val="none" w:sz="0" w:space="0" w:color="auto"/>
        <w:left w:val="none" w:sz="0" w:space="0" w:color="auto"/>
        <w:bottom w:val="none" w:sz="0" w:space="0" w:color="auto"/>
        <w:right w:val="none" w:sz="0" w:space="0" w:color="auto"/>
      </w:divBdr>
    </w:div>
    <w:div w:id="126823206">
      <w:bodyDiv w:val="1"/>
      <w:marLeft w:val="0"/>
      <w:marRight w:val="0"/>
      <w:marTop w:val="0"/>
      <w:marBottom w:val="0"/>
      <w:divBdr>
        <w:top w:val="none" w:sz="0" w:space="0" w:color="auto"/>
        <w:left w:val="none" w:sz="0" w:space="0" w:color="auto"/>
        <w:bottom w:val="none" w:sz="0" w:space="0" w:color="auto"/>
        <w:right w:val="none" w:sz="0" w:space="0" w:color="auto"/>
      </w:divBdr>
    </w:div>
    <w:div w:id="126900859">
      <w:bodyDiv w:val="1"/>
      <w:marLeft w:val="0"/>
      <w:marRight w:val="0"/>
      <w:marTop w:val="0"/>
      <w:marBottom w:val="0"/>
      <w:divBdr>
        <w:top w:val="none" w:sz="0" w:space="0" w:color="auto"/>
        <w:left w:val="none" w:sz="0" w:space="0" w:color="auto"/>
        <w:bottom w:val="none" w:sz="0" w:space="0" w:color="auto"/>
        <w:right w:val="none" w:sz="0" w:space="0" w:color="auto"/>
      </w:divBdr>
    </w:div>
    <w:div w:id="126972399">
      <w:bodyDiv w:val="1"/>
      <w:marLeft w:val="0"/>
      <w:marRight w:val="0"/>
      <w:marTop w:val="0"/>
      <w:marBottom w:val="0"/>
      <w:divBdr>
        <w:top w:val="none" w:sz="0" w:space="0" w:color="auto"/>
        <w:left w:val="none" w:sz="0" w:space="0" w:color="auto"/>
        <w:bottom w:val="none" w:sz="0" w:space="0" w:color="auto"/>
        <w:right w:val="none" w:sz="0" w:space="0" w:color="auto"/>
      </w:divBdr>
      <w:divsChild>
        <w:div w:id="34937023">
          <w:marLeft w:val="480"/>
          <w:marRight w:val="0"/>
          <w:marTop w:val="0"/>
          <w:marBottom w:val="0"/>
          <w:divBdr>
            <w:top w:val="none" w:sz="0" w:space="0" w:color="auto"/>
            <w:left w:val="none" w:sz="0" w:space="0" w:color="auto"/>
            <w:bottom w:val="none" w:sz="0" w:space="0" w:color="auto"/>
            <w:right w:val="none" w:sz="0" w:space="0" w:color="auto"/>
          </w:divBdr>
        </w:div>
        <w:div w:id="57213136">
          <w:marLeft w:val="480"/>
          <w:marRight w:val="0"/>
          <w:marTop w:val="0"/>
          <w:marBottom w:val="0"/>
          <w:divBdr>
            <w:top w:val="none" w:sz="0" w:space="0" w:color="auto"/>
            <w:left w:val="none" w:sz="0" w:space="0" w:color="auto"/>
            <w:bottom w:val="none" w:sz="0" w:space="0" w:color="auto"/>
            <w:right w:val="none" w:sz="0" w:space="0" w:color="auto"/>
          </w:divBdr>
        </w:div>
        <w:div w:id="63381701">
          <w:marLeft w:val="480"/>
          <w:marRight w:val="0"/>
          <w:marTop w:val="0"/>
          <w:marBottom w:val="0"/>
          <w:divBdr>
            <w:top w:val="none" w:sz="0" w:space="0" w:color="auto"/>
            <w:left w:val="none" w:sz="0" w:space="0" w:color="auto"/>
            <w:bottom w:val="none" w:sz="0" w:space="0" w:color="auto"/>
            <w:right w:val="none" w:sz="0" w:space="0" w:color="auto"/>
          </w:divBdr>
        </w:div>
        <w:div w:id="96218974">
          <w:marLeft w:val="480"/>
          <w:marRight w:val="0"/>
          <w:marTop w:val="0"/>
          <w:marBottom w:val="0"/>
          <w:divBdr>
            <w:top w:val="none" w:sz="0" w:space="0" w:color="auto"/>
            <w:left w:val="none" w:sz="0" w:space="0" w:color="auto"/>
            <w:bottom w:val="none" w:sz="0" w:space="0" w:color="auto"/>
            <w:right w:val="none" w:sz="0" w:space="0" w:color="auto"/>
          </w:divBdr>
        </w:div>
        <w:div w:id="176817924">
          <w:marLeft w:val="480"/>
          <w:marRight w:val="0"/>
          <w:marTop w:val="0"/>
          <w:marBottom w:val="0"/>
          <w:divBdr>
            <w:top w:val="none" w:sz="0" w:space="0" w:color="auto"/>
            <w:left w:val="none" w:sz="0" w:space="0" w:color="auto"/>
            <w:bottom w:val="none" w:sz="0" w:space="0" w:color="auto"/>
            <w:right w:val="none" w:sz="0" w:space="0" w:color="auto"/>
          </w:divBdr>
        </w:div>
        <w:div w:id="229388345">
          <w:marLeft w:val="480"/>
          <w:marRight w:val="0"/>
          <w:marTop w:val="0"/>
          <w:marBottom w:val="0"/>
          <w:divBdr>
            <w:top w:val="none" w:sz="0" w:space="0" w:color="auto"/>
            <w:left w:val="none" w:sz="0" w:space="0" w:color="auto"/>
            <w:bottom w:val="none" w:sz="0" w:space="0" w:color="auto"/>
            <w:right w:val="none" w:sz="0" w:space="0" w:color="auto"/>
          </w:divBdr>
        </w:div>
        <w:div w:id="253589055">
          <w:marLeft w:val="480"/>
          <w:marRight w:val="0"/>
          <w:marTop w:val="0"/>
          <w:marBottom w:val="0"/>
          <w:divBdr>
            <w:top w:val="none" w:sz="0" w:space="0" w:color="auto"/>
            <w:left w:val="none" w:sz="0" w:space="0" w:color="auto"/>
            <w:bottom w:val="none" w:sz="0" w:space="0" w:color="auto"/>
            <w:right w:val="none" w:sz="0" w:space="0" w:color="auto"/>
          </w:divBdr>
        </w:div>
        <w:div w:id="281352848">
          <w:marLeft w:val="480"/>
          <w:marRight w:val="0"/>
          <w:marTop w:val="0"/>
          <w:marBottom w:val="0"/>
          <w:divBdr>
            <w:top w:val="none" w:sz="0" w:space="0" w:color="auto"/>
            <w:left w:val="none" w:sz="0" w:space="0" w:color="auto"/>
            <w:bottom w:val="none" w:sz="0" w:space="0" w:color="auto"/>
            <w:right w:val="none" w:sz="0" w:space="0" w:color="auto"/>
          </w:divBdr>
        </w:div>
        <w:div w:id="337972878">
          <w:marLeft w:val="480"/>
          <w:marRight w:val="0"/>
          <w:marTop w:val="0"/>
          <w:marBottom w:val="0"/>
          <w:divBdr>
            <w:top w:val="none" w:sz="0" w:space="0" w:color="auto"/>
            <w:left w:val="none" w:sz="0" w:space="0" w:color="auto"/>
            <w:bottom w:val="none" w:sz="0" w:space="0" w:color="auto"/>
            <w:right w:val="none" w:sz="0" w:space="0" w:color="auto"/>
          </w:divBdr>
        </w:div>
        <w:div w:id="340619654">
          <w:marLeft w:val="480"/>
          <w:marRight w:val="0"/>
          <w:marTop w:val="0"/>
          <w:marBottom w:val="0"/>
          <w:divBdr>
            <w:top w:val="none" w:sz="0" w:space="0" w:color="auto"/>
            <w:left w:val="none" w:sz="0" w:space="0" w:color="auto"/>
            <w:bottom w:val="none" w:sz="0" w:space="0" w:color="auto"/>
            <w:right w:val="none" w:sz="0" w:space="0" w:color="auto"/>
          </w:divBdr>
        </w:div>
        <w:div w:id="341976762">
          <w:marLeft w:val="480"/>
          <w:marRight w:val="0"/>
          <w:marTop w:val="0"/>
          <w:marBottom w:val="0"/>
          <w:divBdr>
            <w:top w:val="none" w:sz="0" w:space="0" w:color="auto"/>
            <w:left w:val="none" w:sz="0" w:space="0" w:color="auto"/>
            <w:bottom w:val="none" w:sz="0" w:space="0" w:color="auto"/>
            <w:right w:val="none" w:sz="0" w:space="0" w:color="auto"/>
          </w:divBdr>
        </w:div>
        <w:div w:id="368839802">
          <w:marLeft w:val="480"/>
          <w:marRight w:val="0"/>
          <w:marTop w:val="0"/>
          <w:marBottom w:val="0"/>
          <w:divBdr>
            <w:top w:val="none" w:sz="0" w:space="0" w:color="auto"/>
            <w:left w:val="none" w:sz="0" w:space="0" w:color="auto"/>
            <w:bottom w:val="none" w:sz="0" w:space="0" w:color="auto"/>
            <w:right w:val="none" w:sz="0" w:space="0" w:color="auto"/>
          </w:divBdr>
        </w:div>
        <w:div w:id="387649097">
          <w:marLeft w:val="480"/>
          <w:marRight w:val="0"/>
          <w:marTop w:val="0"/>
          <w:marBottom w:val="0"/>
          <w:divBdr>
            <w:top w:val="none" w:sz="0" w:space="0" w:color="auto"/>
            <w:left w:val="none" w:sz="0" w:space="0" w:color="auto"/>
            <w:bottom w:val="none" w:sz="0" w:space="0" w:color="auto"/>
            <w:right w:val="none" w:sz="0" w:space="0" w:color="auto"/>
          </w:divBdr>
        </w:div>
        <w:div w:id="395595203">
          <w:marLeft w:val="480"/>
          <w:marRight w:val="0"/>
          <w:marTop w:val="0"/>
          <w:marBottom w:val="0"/>
          <w:divBdr>
            <w:top w:val="none" w:sz="0" w:space="0" w:color="auto"/>
            <w:left w:val="none" w:sz="0" w:space="0" w:color="auto"/>
            <w:bottom w:val="none" w:sz="0" w:space="0" w:color="auto"/>
            <w:right w:val="none" w:sz="0" w:space="0" w:color="auto"/>
          </w:divBdr>
        </w:div>
        <w:div w:id="404763481">
          <w:marLeft w:val="480"/>
          <w:marRight w:val="0"/>
          <w:marTop w:val="0"/>
          <w:marBottom w:val="0"/>
          <w:divBdr>
            <w:top w:val="none" w:sz="0" w:space="0" w:color="auto"/>
            <w:left w:val="none" w:sz="0" w:space="0" w:color="auto"/>
            <w:bottom w:val="none" w:sz="0" w:space="0" w:color="auto"/>
            <w:right w:val="none" w:sz="0" w:space="0" w:color="auto"/>
          </w:divBdr>
        </w:div>
        <w:div w:id="590817317">
          <w:marLeft w:val="480"/>
          <w:marRight w:val="0"/>
          <w:marTop w:val="0"/>
          <w:marBottom w:val="0"/>
          <w:divBdr>
            <w:top w:val="none" w:sz="0" w:space="0" w:color="auto"/>
            <w:left w:val="none" w:sz="0" w:space="0" w:color="auto"/>
            <w:bottom w:val="none" w:sz="0" w:space="0" w:color="auto"/>
            <w:right w:val="none" w:sz="0" w:space="0" w:color="auto"/>
          </w:divBdr>
        </w:div>
        <w:div w:id="594484566">
          <w:marLeft w:val="480"/>
          <w:marRight w:val="0"/>
          <w:marTop w:val="0"/>
          <w:marBottom w:val="0"/>
          <w:divBdr>
            <w:top w:val="none" w:sz="0" w:space="0" w:color="auto"/>
            <w:left w:val="none" w:sz="0" w:space="0" w:color="auto"/>
            <w:bottom w:val="none" w:sz="0" w:space="0" w:color="auto"/>
            <w:right w:val="none" w:sz="0" w:space="0" w:color="auto"/>
          </w:divBdr>
        </w:div>
        <w:div w:id="617179457">
          <w:marLeft w:val="480"/>
          <w:marRight w:val="0"/>
          <w:marTop w:val="0"/>
          <w:marBottom w:val="0"/>
          <w:divBdr>
            <w:top w:val="none" w:sz="0" w:space="0" w:color="auto"/>
            <w:left w:val="none" w:sz="0" w:space="0" w:color="auto"/>
            <w:bottom w:val="none" w:sz="0" w:space="0" w:color="auto"/>
            <w:right w:val="none" w:sz="0" w:space="0" w:color="auto"/>
          </w:divBdr>
        </w:div>
        <w:div w:id="620191312">
          <w:marLeft w:val="480"/>
          <w:marRight w:val="0"/>
          <w:marTop w:val="0"/>
          <w:marBottom w:val="0"/>
          <w:divBdr>
            <w:top w:val="none" w:sz="0" w:space="0" w:color="auto"/>
            <w:left w:val="none" w:sz="0" w:space="0" w:color="auto"/>
            <w:bottom w:val="none" w:sz="0" w:space="0" w:color="auto"/>
            <w:right w:val="none" w:sz="0" w:space="0" w:color="auto"/>
          </w:divBdr>
        </w:div>
        <w:div w:id="621304570">
          <w:marLeft w:val="480"/>
          <w:marRight w:val="0"/>
          <w:marTop w:val="0"/>
          <w:marBottom w:val="0"/>
          <w:divBdr>
            <w:top w:val="none" w:sz="0" w:space="0" w:color="auto"/>
            <w:left w:val="none" w:sz="0" w:space="0" w:color="auto"/>
            <w:bottom w:val="none" w:sz="0" w:space="0" w:color="auto"/>
            <w:right w:val="none" w:sz="0" w:space="0" w:color="auto"/>
          </w:divBdr>
        </w:div>
        <w:div w:id="742989850">
          <w:marLeft w:val="480"/>
          <w:marRight w:val="0"/>
          <w:marTop w:val="0"/>
          <w:marBottom w:val="0"/>
          <w:divBdr>
            <w:top w:val="none" w:sz="0" w:space="0" w:color="auto"/>
            <w:left w:val="none" w:sz="0" w:space="0" w:color="auto"/>
            <w:bottom w:val="none" w:sz="0" w:space="0" w:color="auto"/>
            <w:right w:val="none" w:sz="0" w:space="0" w:color="auto"/>
          </w:divBdr>
        </w:div>
        <w:div w:id="773283891">
          <w:marLeft w:val="480"/>
          <w:marRight w:val="0"/>
          <w:marTop w:val="0"/>
          <w:marBottom w:val="0"/>
          <w:divBdr>
            <w:top w:val="none" w:sz="0" w:space="0" w:color="auto"/>
            <w:left w:val="none" w:sz="0" w:space="0" w:color="auto"/>
            <w:bottom w:val="none" w:sz="0" w:space="0" w:color="auto"/>
            <w:right w:val="none" w:sz="0" w:space="0" w:color="auto"/>
          </w:divBdr>
        </w:div>
        <w:div w:id="799373024">
          <w:marLeft w:val="480"/>
          <w:marRight w:val="0"/>
          <w:marTop w:val="0"/>
          <w:marBottom w:val="0"/>
          <w:divBdr>
            <w:top w:val="none" w:sz="0" w:space="0" w:color="auto"/>
            <w:left w:val="none" w:sz="0" w:space="0" w:color="auto"/>
            <w:bottom w:val="none" w:sz="0" w:space="0" w:color="auto"/>
            <w:right w:val="none" w:sz="0" w:space="0" w:color="auto"/>
          </w:divBdr>
        </w:div>
        <w:div w:id="800414924">
          <w:marLeft w:val="480"/>
          <w:marRight w:val="0"/>
          <w:marTop w:val="0"/>
          <w:marBottom w:val="0"/>
          <w:divBdr>
            <w:top w:val="none" w:sz="0" w:space="0" w:color="auto"/>
            <w:left w:val="none" w:sz="0" w:space="0" w:color="auto"/>
            <w:bottom w:val="none" w:sz="0" w:space="0" w:color="auto"/>
            <w:right w:val="none" w:sz="0" w:space="0" w:color="auto"/>
          </w:divBdr>
        </w:div>
        <w:div w:id="825974099">
          <w:marLeft w:val="480"/>
          <w:marRight w:val="0"/>
          <w:marTop w:val="0"/>
          <w:marBottom w:val="0"/>
          <w:divBdr>
            <w:top w:val="none" w:sz="0" w:space="0" w:color="auto"/>
            <w:left w:val="none" w:sz="0" w:space="0" w:color="auto"/>
            <w:bottom w:val="none" w:sz="0" w:space="0" w:color="auto"/>
            <w:right w:val="none" w:sz="0" w:space="0" w:color="auto"/>
          </w:divBdr>
        </w:div>
        <w:div w:id="905186389">
          <w:marLeft w:val="480"/>
          <w:marRight w:val="0"/>
          <w:marTop w:val="0"/>
          <w:marBottom w:val="0"/>
          <w:divBdr>
            <w:top w:val="none" w:sz="0" w:space="0" w:color="auto"/>
            <w:left w:val="none" w:sz="0" w:space="0" w:color="auto"/>
            <w:bottom w:val="none" w:sz="0" w:space="0" w:color="auto"/>
            <w:right w:val="none" w:sz="0" w:space="0" w:color="auto"/>
          </w:divBdr>
        </w:div>
        <w:div w:id="907421282">
          <w:marLeft w:val="480"/>
          <w:marRight w:val="0"/>
          <w:marTop w:val="0"/>
          <w:marBottom w:val="0"/>
          <w:divBdr>
            <w:top w:val="none" w:sz="0" w:space="0" w:color="auto"/>
            <w:left w:val="none" w:sz="0" w:space="0" w:color="auto"/>
            <w:bottom w:val="none" w:sz="0" w:space="0" w:color="auto"/>
            <w:right w:val="none" w:sz="0" w:space="0" w:color="auto"/>
          </w:divBdr>
        </w:div>
        <w:div w:id="910963870">
          <w:marLeft w:val="480"/>
          <w:marRight w:val="0"/>
          <w:marTop w:val="0"/>
          <w:marBottom w:val="0"/>
          <w:divBdr>
            <w:top w:val="none" w:sz="0" w:space="0" w:color="auto"/>
            <w:left w:val="none" w:sz="0" w:space="0" w:color="auto"/>
            <w:bottom w:val="none" w:sz="0" w:space="0" w:color="auto"/>
            <w:right w:val="none" w:sz="0" w:space="0" w:color="auto"/>
          </w:divBdr>
        </w:div>
      </w:divsChild>
    </w:div>
    <w:div w:id="127212064">
      <w:bodyDiv w:val="1"/>
      <w:marLeft w:val="0"/>
      <w:marRight w:val="0"/>
      <w:marTop w:val="0"/>
      <w:marBottom w:val="0"/>
      <w:divBdr>
        <w:top w:val="none" w:sz="0" w:space="0" w:color="auto"/>
        <w:left w:val="none" w:sz="0" w:space="0" w:color="auto"/>
        <w:bottom w:val="none" w:sz="0" w:space="0" w:color="auto"/>
        <w:right w:val="none" w:sz="0" w:space="0" w:color="auto"/>
      </w:divBdr>
    </w:div>
    <w:div w:id="127212397">
      <w:bodyDiv w:val="1"/>
      <w:marLeft w:val="0"/>
      <w:marRight w:val="0"/>
      <w:marTop w:val="0"/>
      <w:marBottom w:val="0"/>
      <w:divBdr>
        <w:top w:val="none" w:sz="0" w:space="0" w:color="auto"/>
        <w:left w:val="none" w:sz="0" w:space="0" w:color="auto"/>
        <w:bottom w:val="none" w:sz="0" w:space="0" w:color="auto"/>
        <w:right w:val="none" w:sz="0" w:space="0" w:color="auto"/>
      </w:divBdr>
    </w:div>
    <w:div w:id="127283845">
      <w:bodyDiv w:val="1"/>
      <w:marLeft w:val="0"/>
      <w:marRight w:val="0"/>
      <w:marTop w:val="0"/>
      <w:marBottom w:val="0"/>
      <w:divBdr>
        <w:top w:val="none" w:sz="0" w:space="0" w:color="auto"/>
        <w:left w:val="none" w:sz="0" w:space="0" w:color="auto"/>
        <w:bottom w:val="none" w:sz="0" w:space="0" w:color="auto"/>
        <w:right w:val="none" w:sz="0" w:space="0" w:color="auto"/>
      </w:divBdr>
    </w:div>
    <w:div w:id="127286228">
      <w:bodyDiv w:val="1"/>
      <w:marLeft w:val="0"/>
      <w:marRight w:val="0"/>
      <w:marTop w:val="0"/>
      <w:marBottom w:val="0"/>
      <w:divBdr>
        <w:top w:val="none" w:sz="0" w:space="0" w:color="auto"/>
        <w:left w:val="none" w:sz="0" w:space="0" w:color="auto"/>
        <w:bottom w:val="none" w:sz="0" w:space="0" w:color="auto"/>
        <w:right w:val="none" w:sz="0" w:space="0" w:color="auto"/>
      </w:divBdr>
    </w:div>
    <w:div w:id="127478181">
      <w:bodyDiv w:val="1"/>
      <w:marLeft w:val="0"/>
      <w:marRight w:val="0"/>
      <w:marTop w:val="0"/>
      <w:marBottom w:val="0"/>
      <w:divBdr>
        <w:top w:val="none" w:sz="0" w:space="0" w:color="auto"/>
        <w:left w:val="none" w:sz="0" w:space="0" w:color="auto"/>
        <w:bottom w:val="none" w:sz="0" w:space="0" w:color="auto"/>
        <w:right w:val="none" w:sz="0" w:space="0" w:color="auto"/>
      </w:divBdr>
    </w:div>
    <w:div w:id="127624816">
      <w:bodyDiv w:val="1"/>
      <w:marLeft w:val="0"/>
      <w:marRight w:val="0"/>
      <w:marTop w:val="0"/>
      <w:marBottom w:val="0"/>
      <w:divBdr>
        <w:top w:val="none" w:sz="0" w:space="0" w:color="auto"/>
        <w:left w:val="none" w:sz="0" w:space="0" w:color="auto"/>
        <w:bottom w:val="none" w:sz="0" w:space="0" w:color="auto"/>
        <w:right w:val="none" w:sz="0" w:space="0" w:color="auto"/>
      </w:divBdr>
    </w:div>
    <w:div w:id="128210257">
      <w:bodyDiv w:val="1"/>
      <w:marLeft w:val="0"/>
      <w:marRight w:val="0"/>
      <w:marTop w:val="0"/>
      <w:marBottom w:val="0"/>
      <w:divBdr>
        <w:top w:val="none" w:sz="0" w:space="0" w:color="auto"/>
        <w:left w:val="none" w:sz="0" w:space="0" w:color="auto"/>
        <w:bottom w:val="none" w:sz="0" w:space="0" w:color="auto"/>
        <w:right w:val="none" w:sz="0" w:space="0" w:color="auto"/>
      </w:divBdr>
    </w:div>
    <w:div w:id="128213243">
      <w:bodyDiv w:val="1"/>
      <w:marLeft w:val="0"/>
      <w:marRight w:val="0"/>
      <w:marTop w:val="0"/>
      <w:marBottom w:val="0"/>
      <w:divBdr>
        <w:top w:val="none" w:sz="0" w:space="0" w:color="auto"/>
        <w:left w:val="none" w:sz="0" w:space="0" w:color="auto"/>
        <w:bottom w:val="none" w:sz="0" w:space="0" w:color="auto"/>
        <w:right w:val="none" w:sz="0" w:space="0" w:color="auto"/>
      </w:divBdr>
    </w:div>
    <w:div w:id="128279215">
      <w:bodyDiv w:val="1"/>
      <w:marLeft w:val="0"/>
      <w:marRight w:val="0"/>
      <w:marTop w:val="0"/>
      <w:marBottom w:val="0"/>
      <w:divBdr>
        <w:top w:val="none" w:sz="0" w:space="0" w:color="auto"/>
        <w:left w:val="none" w:sz="0" w:space="0" w:color="auto"/>
        <w:bottom w:val="none" w:sz="0" w:space="0" w:color="auto"/>
        <w:right w:val="none" w:sz="0" w:space="0" w:color="auto"/>
      </w:divBdr>
    </w:div>
    <w:div w:id="128323784">
      <w:bodyDiv w:val="1"/>
      <w:marLeft w:val="0"/>
      <w:marRight w:val="0"/>
      <w:marTop w:val="0"/>
      <w:marBottom w:val="0"/>
      <w:divBdr>
        <w:top w:val="none" w:sz="0" w:space="0" w:color="auto"/>
        <w:left w:val="none" w:sz="0" w:space="0" w:color="auto"/>
        <w:bottom w:val="none" w:sz="0" w:space="0" w:color="auto"/>
        <w:right w:val="none" w:sz="0" w:space="0" w:color="auto"/>
      </w:divBdr>
    </w:div>
    <w:div w:id="128324635">
      <w:bodyDiv w:val="1"/>
      <w:marLeft w:val="0"/>
      <w:marRight w:val="0"/>
      <w:marTop w:val="0"/>
      <w:marBottom w:val="0"/>
      <w:divBdr>
        <w:top w:val="none" w:sz="0" w:space="0" w:color="auto"/>
        <w:left w:val="none" w:sz="0" w:space="0" w:color="auto"/>
        <w:bottom w:val="none" w:sz="0" w:space="0" w:color="auto"/>
        <w:right w:val="none" w:sz="0" w:space="0" w:color="auto"/>
      </w:divBdr>
    </w:div>
    <w:div w:id="128593522">
      <w:bodyDiv w:val="1"/>
      <w:marLeft w:val="0"/>
      <w:marRight w:val="0"/>
      <w:marTop w:val="0"/>
      <w:marBottom w:val="0"/>
      <w:divBdr>
        <w:top w:val="none" w:sz="0" w:space="0" w:color="auto"/>
        <w:left w:val="none" w:sz="0" w:space="0" w:color="auto"/>
        <w:bottom w:val="none" w:sz="0" w:space="0" w:color="auto"/>
        <w:right w:val="none" w:sz="0" w:space="0" w:color="auto"/>
      </w:divBdr>
    </w:div>
    <w:div w:id="128861124">
      <w:bodyDiv w:val="1"/>
      <w:marLeft w:val="0"/>
      <w:marRight w:val="0"/>
      <w:marTop w:val="0"/>
      <w:marBottom w:val="0"/>
      <w:divBdr>
        <w:top w:val="none" w:sz="0" w:space="0" w:color="auto"/>
        <w:left w:val="none" w:sz="0" w:space="0" w:color="auto"/>
        <w:bottom w:val="none" w:sz="0" w:space="0" w:color="auto"/>
        <w:right w:val="none" w:sz="0" w:space="0" w:color="auto"/>
      </w:divBdr>
    </w:div>
    <w:div w:id="129059883">
      <w:bodyDiv w:val="1"/>
      <w:marLeft w:val="0"/>
      <w:marRight w:val="0"/>
      <w:marTop w:val="0"/>
      <w:marBottom w:val="0"/>
      <w:divBdr>
        <w:top w:val="none" w:sz="0" w:space="0" w:color="auto"/>
        <w:left w:val="none" w:sz="0" w:space="0" w:color="auto"/>
        <w:bottom w:val="none" w:sz="0" w:space="0" w:color="auto"/>
        <w:right w:val="none" w:sz="0" w:space="0" w:color="auto"/>
      </w:divBdr>
    </w:div>
    <w:div w:id="129128503">
      <w:bodyDiv w:val="1"/>
      <w:marLeft w:val="0"/>
      <w:marRight w:val="0"/>
      <w:marTop w:val="0"/>
      <w:marBottom w:val="0"/>
      <w:divBdr>
        <w:top w:val="none" w:sz="0" w:space="0" w:color="auto"/>
        <w:left w:val="none" w:sz="0" w:space="0" w:color="auto"/>
        <w:bottom w:val="none" w:sz="0" w:space="0" w:color="auto"/>
        <w:right w:val="none" w:sz="0" w:space="0" w:color="auto"/>
      </w:divBdr>
    </w:div>
    <w:div w:id="129180071">
      <w:bodyDiv w:val="1"/>
      <w:marLeft w:val="0"/>
      <w:marRight w:val="0"/>
      <w:marTop w:val="0"/>
      <w:marBottom w:val="0"/>
      <w:divBdr>
        <w:top w:val="none" w:sz="0" w:space="0" w:color="auto"/>
        <w:left w:val="none" w:sz="0" w:space="0" w:color="auto"/>
        <w:bottom w:val="none" w:sz="0" w:space="0" w:color="auto"/>
        <w:right w:val="none" w:sz="0" w:space="0" w:color="auto"/>
      </w:divBdr>
      <w:divsChild>
        <w:div w:id="4750007">
          <w:marLeft w:val="480"/>
          <w:marRight w:val="0"/>
          <w:marTop w:val="0"/>
          <w:marBottom w:val="0"/>
          <w:divBdr>
            <w:top w:val="none" w:sz="0" w:space="0" w:color="auto"/>
            <w:left w:val="none" w:sz="0" w:space="0" w:color="auto"/>
            <w:bottom w:val="none" w:sz="0" w:space="0" w:color="auto"/>
            <w:right w:val="none" w:sz="0" w:space="0" w:color="auto"/>
          </w:divBdr>
        </w:div>
        <w:div w:id="41906915">
          <w:marLeft w:val="480"/>
          <w:marRight w:val="0"/>
          <w:marTop w:val="0"/>
          <w:marBottom w:val="0"/>
          <w:divBdr>
            <w:top w:val="none" w:sz="0" w:space="0" w:color="auto"/>
            <w:left w:val="none" w:sz="0" w:space="0" w:color="auto"/>
            <w:bottom w:val="none" w:sz="0" w:space="0" w:color="auto"/>
            <w:right w:val="none" w:sz="0" w:space="0" w:color="auto"/>
          </w:divBdr>
        </w:div>
        <w:div w:id="66192162">
          <w:marLeft w:val="480"/>
          <w:marRight w:val="0"/>
          <w:marTop w:val="0"/>
          <w:marBottom w:val="0"/>
          <w:divBdr>
            <w:top w:val="none" w:sz="0" w:space="0" w:color="auto"/>
            <w:left w:val="none" w:sz="0" w:space="0" w:color="auto"/>
            <w:bottom w:val="none" w:sz="0" w:space="0" w:color="auto"/>
            <w:right w:val="none" w:sz="0" w:space="0" w:color="auto"/>
          </w:divBdr>
        </w:div>
        <w:div w:id="82916520">
          <w:marLeft w:val="480"/>
          <w:marRight w:val="0"/>
          <w:marTop w:val="0"/>
          <w:marBottom w:val="0"/>
          <w:divBdr>
            <w:top w:val="none" w:sz="0" w:space="0" w:color="auto"/>
            <w:left w:val="none" w:sz="0" w:space="0" w:color="auto"/>
            <w:bottom w:val="none" w:sz="0" w:space="0" w:color="auto"/>
            <w:right w:val="none" w:sz="0" w:space="0" w:color="auto"/>
          </w:divBdr>
        </w:div>
        <w:div w:id="146939621">
          <w:marLeft w:val="480"/>
          <w:marRight w:val="0"/>
          <w:marTop w:val="0"/>
          <w:marBottom w:val="0"/>
          <w:divBdr>
            <w:top w:val="none" w:sz="0" w:space="0" w:color="auto"/>
            <w:left w:val="none" w:sz="0" w:space="0" w:color="auto"/>
            <w:bottom w:val="none" w:sz="0" w:space="0" w:color="auto"/>
            <w:right w:val="none" w:sz="0" w:space="0" w:color="auto"/>
          </w:divBdr>
        </w:div>
        <w:div w:id="425880838">
          <w:marLeft w:val="480"/>
          <w:marRight w:val="0"/>
          <w:marTop w:val="0"/>
          <w:marBottom w:val="0"/>
          <w:divBdr>
            <w:top w:val="none" w:sz="0" w:space="0" w:color="auto"/>
            <w:left w:val="none" w:sz="0" w:space="0" w:color="auto"/>
            <w:bottom w:val="none" w:sz="0" w:space="0" w:color="auto"/>
            <w:right w:val="none" w:sz="0" w:space="0" w:color="auto"/>
          </w:divBdr>
        </w:div>
        <w:div w:id="456991940">
          <w:marLeft w:val="480"/>
          <w:marRight w:val="0"/>
          <w:marTop w:val="0"/>
          <w:marBottom w:val="0"/>
          <w:divBdr>
            <w:top w:val="none" w:sz="0" w:space="0" w:color="auto"/>
            <w:left w:val="none" w:sz="0" w:space="0" w:color="auto"/>
            <w:bottom w:val="none" w:sz="0" w:space="0" w:color="auto"/>
            <w:right w:val="none" w:sz="0" w:space="0" w:color="auto"/>
          </w:divBdr>
        </w:div>
        <w:div w:id="529562854">
          <w:marLeft w:val="480"/>
          <w:marRight w:val="0"/>
          <w:marTop w:val="0"/>
          <w:marBottom w:val="0"/>
          <w:divBdr>
            <w:top w:val="none" w:sz="0" w:space="0" w:color="auto"/>
            <w:left w:val="none" w:sz="0" w:space="0" w:color="auto"/>
            <w:bottom w:val="none" w:sz="0" w:space="0" w:color="auto"/>
            <w:right w:val="none" w:sz="0" w:space="0" w:color="auto"/>
          </w:divBdr>
        </w:div>
        <w:div w:id="537164668">
          <w:marLeft w:val="480"/>
          <w:marRight w:val="0"/>
          <w:marTop w:val="0"/>
          <w:marBottom w:val="0"/>
          <w:divBdr>
            <w:top w:val="none" w:sz="0" w:space="0" w:color="auto"/>
            <w:left w:val="none" w:sz="0" w:space="0" w:color="auto"/>
            <w:bottom w:val="none" w:sz="0" w:space="0" w:color="auto"/>
            <w:right w:val="none" w:sz="0" w:space="0" w:color="auto"/>
          </w:divBdr>
        </w:div>
        <w:div w:id="618754993">
          <w:marLeft w:val="480"/>
          <w:marRight w:val="0"/>
          <w:marTop w:val="0"/>
          <w:marBottom w:val="0"/>
          <w:divBdr>
            <w:top w:val="none" w:sz="0" w:space="0" w:color="auto"/>
            <w:left w:val="none" w:sz="0" w:space="0" w:color="auto"/>
            <w:bottom w:val="none" w:sz="0" w:space="0" w:color="auto"/>
            <w:right w:val="none" w:sz="0" w:space="0" w:color="auto"/>
          </w:divBdr>
        </w:div>
        <w:div w:id="625041817">
          <w:marLeft w:val="480"/>
          <w:marRight w:val="0"/>
          <w:marTop w:val="0"/>
          <w:marBottom w:val="0"/>
          <w:divBdr>
            <w:top w:val="none" w:sz="0" w:space="0" w:color="auto"/>
            <w:left w:val="none" w:sz="0" w:space="0" w:color="auto"/>
            <w:bottom w:val="none" w:sz="0" w:space="0" w:color="auto"/>
            <w:right w:val="none" w:sz="0" w:space="0" w:color="auto"/>
          </w:divBdr>
        </w:div>
        <w:div w:id="646478861">
          <w:marLeft w:val="480"/>
          <w:marRight w:val="0"/>
          <w:marTop w:val="0"/>
          <w:marBottom w:val="0"/>
          <w:divBdr>
            <w:top w:val="none" w:sz="0" w:space="0" w:color="auto"/>
            <w:left w:val="none" w:sz="0" w:space="0" w:color="auto"/>
            <w:bottom w:val="none" w:sz="0" w:space="0" w:color="auto"/>
            <w:right w:val="none" w:sz="0" w:space="0" w:color="auto"/>
          </w:divBdr>
        </w:div>
        <w:div w:id="675881549">
          <w:marLeft w:val="480"/>
          <w:marRight w:val="0"/>
          <w:marTop w:val="0"/>
          <w:marBottom w:val="0"/>
          <w:divBdr>
            <w:top w:val="none" w:sz="0" w:space="0" w:color="auto"/>
            <w:left w:val="none" w:sz="0" w:space="0" w:color="auto"/>
            <w:bottom w:val="none" w:sz="0" w:space="0" w:color="auto"/>
            <w:right w:val="none" w:sz="0" w:space="0" w:color="auto"/>
          </w:divBdr>
        </w:div>
        <w:div w:id="680858176">
          <w:marLeft w:val="480"/>
          <w:marRight w:val="0"/>
          <w:marTop w:val="0"/>
          <w:marBottom w:val="0"/>
          <w:divBdr>
            <w:top w:val="none" w:sz="0" w:space="0" w:color="auto"/>
            <w:left w:val="none" w:sz="0" w:space="0" w:color="auto"/>
            <w:bottom w:val="none" w:sz="0" w:space="0" w:color="auto"/>
            <w:right w:val="none" w:sz="0" w:space="0" w:color="auto"/>
          </w:divBdr>
        </w:div>
        <w:div w:id="703023918">
          <w:marLeft w:val="480"/>
          <w:marRight w:val="0"/>
          <w:marTop w:val="0"/>
          <w:marBottom w:val="0"/>
          <w:divBdr>
            <w:top w:val="none" w:sz="0" w:space="0" w:color="auto"/>
            <w:left w:val="none" w:sz="0" w:space="0" w:color="auto"/>
            <w:bottom w:val="none" w:sz="0" w:space="0" w:color="auto"/>
            <w:right w:val="none" w:sz="0" w:space="0" w:color="auto"/>
          </w:divBdr>
        </w:div>
        <w:div w:id="742337177">
          <w:marLeft w:val="480"/>
          <w:marRight w:val="0"/>
          <w:marTop w:val="0"/>
          <w:marBottom w:val="0"/>
          <w:divBdr>
            <w:top w:val="none" w:sz="0" w:space="0" w:color="auto"/>
            <w:left w:val="none" w:sz="0" w:space="0" w:color="auto"/>
            <w:bottom w:val="none" w:sz="0" w:space="0" w:color="auto"/>
            <w:right w:val="none" w:sz="0" w:space="0" w:color="auto"/>
          </w:divBdr>
        </w:div>
        <w:div w:id="809522226">
          <w:marLeft w:val="480"/>
          <w:marRight w:val="0"/>
          <w:marTop w:val="0"/>
          <w:marBottom w:val="0"/>
          <w:divBdr>
            <w:top w:val="none" w:sz="0" w:space="0" w:color="auto"/>
            <w:left w:val="none" w:sz="0" w:space="0" w:color="auto"/>
            <w:bottom w:val="none" w:sz="0" w:space="0" w:color="auto"/>
            <w:right w:val="none" w:sz="0" w:space="0" w:color="auto"/>
          </w:divBdr>
        </w:div>
        <w:div w:id="815217743">
          <w:marLeft w:val="480"/>
          <w:marRight w:val="0"/>
          <w:marTop w:val="0"/>
          <w:marBottom w:val="0"/>
          <w:divBdr>
            <w:top w:val="none" w:sz="0" w:space="0" w:color="auto"/>
            <w:left w:val="none" w:sz="0" w:space="0" w:color="auto"/>
            <w:bottom w:val="none" w:sz="0" w:space="0" w:color="auto"/>
            <w:right w:val="none" w:sz="0" w:space="0" w:color="auto"/>
          </w:divBdr>
        </w:div>
        <w:div w:id="854147889">
          <w:marLeft w:val="480"/>
          <w:marRight w:val="0"/>
          <w:marTop w:val="0"/>
          <w:marBottom w:val="0"/>
          <w:divBdr>
            <w:top w:val="none" w:sz="0" w:space="0" w:color="auto"/>
            <w:left w:val="none" w:sz="0" w:space="0" w:color="auto"/>
            <w:bottom w:val="none" w:sz="0" w:space="0" w:color="auto"/>
            <w:right w:val="none" w:sz="0" w:space="0" w:color="auto"/>
          </w:divBdr>
        </w:div>
        <w:div w:id="856696689">
          <w:marLeft w:val="480"/>
          <w:marRight w:val="0"/>
          <w:marTop w:val="0"/>
          <w:marBottom w:val="0"/>
          <w:divBdr>
            <w:top w:val="none" w:sz="0" w:space="0" w:color="auto"/>
            <w:left w:val="none" w:sz="0" w:space="0" w:color="auto"/>
            <w:bottom w:val="none" w:sz="0" w:space="0" w:color="auto"/>
            <w:right w:val="none" w:sz="0" w:space="0" w:color="auto"/>
          </w:divBdr>
        </w:div>
        <w:div w:id="876234592">
          <w:marLeft w:val="480"/>
          <w:marRight w:val="0"/>
          <w:marTop w:val="0"/>
          <w:marBottom w:val="0"/>
          <w:divBdr>
            <w:top w:val="none" w:sz="0" w:space="0" w:color="auto"/>
            <w:left w:val="none" w:sz="0" w:space="0" w:color="auto"/>
            <w:bottom w:val="none" w:sz="0" w:space="0" w:color="auto"/>
            <w:right w:val="none" w:sz="0" w:space="0" w:color="auto"/>
          </w:divBdr>
        </w:div>
        <w:div w:id="902985624">
          <w:marLeft w:val="480"/>
          <w:marRight w:val="0"/>
          <w:marTop w:val="0"/>
          <w:marBottom w:val="0"/>
          <w:divBdr>
            <w:top w:val="none" w:sz="0" w:space="0" w:color="auto"/>
            <w:left w:val="none" w:sz="0" w:space="0" w:color="auto"/>
            <w:bottom w:val="none" w:sz="0" w:space="0" w:color="auto"/>
            <w:right w:val="none" w:sz="0" w:space="0" w:color="auto"/>
          </w:divBdr>
        </w:div>
      </w:divsChild>
    </w:div>
    <w:div w:id="129373195">
      <w:bodyDiv w:val="1"/>
      <w:marLeft w:val="0"/>
      <w:marRight w:val="0"/>
      <w:marTop w:val="0"/>
      <w:marBottom w:val="0"/>
      <w:divBdr>
        <w:top w:val="none" w:sz="0" w:space="0" w:color="auto"/>
        <w:left w:val="none" w:sz="0" w:space="0" w:color="auto"/>
        <w:bottom w:val="none" w:sz="0" w:space="0" w:color="auto"/>
        <w:right w:val="none" w:sz="0" w:space="0" w:color="auto"/>
      </w:divBdr>
    </w:div>
    <w:div w:id="129443376">
      <w:bodyDiv w:val="1"/>
      <w:marLeft w:val="0"/>
      <w:marRight w:val="0"/>
      <w:marTop w:val="0"/>
      <w:marBottom w:val="0"/>
      <w:divBdr>
        <w:top w:val="none" w:sz="0" w:space="0" w:color="auto"/>
        <w:left w:val="none" w:sz="0" w:space="0" w:color="auto"/>
        <w:bottom w:val="none" w:sz="0" w:space="0" w:color="auto"/>
        <w:right w:val="none" w:sz="0" w:space="0" w:color="auto"/>
      </w:divBdr>
    </w:div>
    <w:div w:id="129591149">
      <w:bodyDiv w:val="1"/>
      <w:marLeft w:val="0"/>
      <w:marRight w:val="0"/>
      <w:marTop w:val="0"/>
      <w:marBottom w:val="0"/>
      <w:divBdr>
        <w:top w:val="none" w:sz="0" w:space="0" w:color="auto"/>
        <w:left w:val="none" w:sz="0" w:space="0" w:color="auto"/>
        <w:bottom w:val="none" w:sz="0" w:space="0" w:color="auto"/>
        <w:right w:val="none" w:sz="0" w:space="0" w:color="auto"/>
      </w:divBdr>
    </w:div>
    <w:div w:id="129635184">
      <w:bodyDiv w:val="1"/>
      <w:marLeft w:val="0"/>
      <w:marRight w:val="0"/>
      <w:marTop w:val="0"/>
      <w:marBottom w:val="0"/>
      <w:divBdr>
        <w:top w:val="none" w:sz="0" w:space="0" w:color="auto"/>
        <w:left w:val="none" w:sz="0" w:space="0" w:color="auto"/>
        <w:bottom w:val="none" w:sz="0" w:space="0" w:color="auto"/>
        <w:right w:val="none" w:sz="0" w:space="0" w:color="auto"/>
      </w:divBdr>
    </w:div>
    <w:div w:id="129640466">
      <w:bodyDiv w:val="1"/>
      <w:marLeft w:val="0"/>
      <w:marRight w:val="0"/>
      <w:marTop w:val="0"/>
      <w:marBottom w:val="0"/>
      <w:divBdr>
        <w:top w:val="none" w:sz="0" w:space="0" w:color="auto"/>
        <w:left w:val="none" w:sz="0" w:space="0" w:color="auto"/>
        <w:bottom w:val="none" w:sz="0" w:space="0" w:color="auto"/>
        <w:right w:val="none" w:sz="0" w:space="0" w:color="auto"/>
      </w:divBdr>
      <w:divsChild>
        <w:div w:id="35199429">
          <w:marLeft w:val="480"/>
          <w:marRight w:val="0"/>
          <w:marTop w:val="0"/>
          <w:marBottom w:val="0"/>
          <w:divBdr>
            <w:top w:val="none" w:sz="0" w:space="0" w:color="auto"/>
            <w:left w:val="none" w:sz="0" w:space="0" w:color="auto"/>
            <w:bottom w:val="none" w:sz="0" w:space="0" w:color="auto"/>
            <w:right w:val="none" w:sz="0" w:space="0" w:color="auto"/>
          </w:divBdr>
        </w:div>
        <w:div w:id="75906054">
          <w:marLeft w:val="480"/>
          <w:marRight w:val="0"/>
          <w:marTop w:val="0"/>
          <w:marBottom w:val="0"/>
          <w:divBdr>
            <w:top w:val="none" w:sz="0" w:space="0" w:color="auto"/>
            <w:left w:val="none" w:sz="0" w:space="0" w:color="auto"/>
            <w:bottom w:val="none" w:sz="0" w:space="0" w:color="auto"/>
            <w:right w:val="none" w:sz="0" w:space="0" w:color="auto"/>
          </w:divBdr>
        </w:div>
        <w:div w:id="81413155">
          <w:marLeft w:val="480"/>
          <w:marRight w:val="0"/>
          <w:marTop w:val="0"/>
          <w:marBottom w:val="0"/>
          <w:divBdr>
            <w:top w:val="none" w:sz="0" w:space="0" w:color="auto"/>
            <w:left w:val="none" w:sz="0" w:space="0" w:color="auto"/>
            <w:bottom w:val="none" w:sz="0" w:space="0" w:color="auto"/>
            <w:right w:val="none" w:sz="0" w:space="0" w:color="auto"/>
          </w:divBdr>
        </w:div>
        <w:div w:id="123237570">
          <w:marLeft w:val="480"/>
          <w:marRight w:val="0"/>
          <w:marTop w:val="0"/>
          <w:marBottom w:val="0"/>
          <w:divBdr>
            <w:top w:val="none" w:sz="0" w:space="0" w:color="auto"/>
            <w:left w:val="none" w:sz="0" w:space="0" w:color="auto"/>
            <w:bottom w:val="none" w:sz="0" w:space="0" w:color="auto"/>
            <w:right w:val="none" w:sz="0" w:space="0" w:color="auto"/>
          </w:divBdr>
        </w:div>
        <w:div w:id="135144579">
          <w:marLeft w:val="480"/>
          <w:marRight w:val="0"/>
          <w:marTop w:val="0"/>
          <w:marBottom w:val="0"/>
          <w:divBdr>
            <w:top w:val="none" w:sz="0" w:space="0" w:color="auto"/>
            <w:left w:val="none" w:sz="0" w:space="0" w:color="auto"/>
            <w:bottom w:val="none" w:sz="0" w:space="0" w:color="auto"/>
            <w:right w:val="none" w:sz="0" w:space="0" w:color="auto"/>
          </w:divBdr>
        </w:div>
        <w:div w:id="166793921">
          <w:marLeft w:val="480"/>
          <w:marRight w:val="0"/>
          <w:marTop w:val="0"/>
          <w:marBottom w:val="0"/>
          <w:divBdr>
            <w:top w:val="none" w:sz="0" w:space="0" w:color="auto"/>
            <w:left w:val="none" w:sz="0" w:space="0" w:color="auto"/>
            <w:bottom w:val="none" w:sz="0" w:space="0" w:color="auto"/>
            <w:right w:val="none" w:sz="0" w:space="0" w:color="auto"/>
          </w:divBdr>
        </w:div>
        <w:div w:id="326832253">
          <w:marLeft w:val="480"/>
          <w:marRight w:val="0"/>
          <w:marTop w:val="0"/>
          <w:marBottom w:val="0"/>
          <w:divBdr>
            <w:top w:val="none" w:sz="0" w:space="0" w:color="auto"/>
            <w:left w:val="none" w:sz="0" w:space="0" w:color="auto"/>
            <w:bottom w:val="none" w:sz="0" w:space="0" w:color="auto"/>
            <w:right w:val="none" w:sz="0" w:space="0" w:color="auto"/>
          </w:divBdr>
        </w:div>
        <w:div w:id="330568210">
          <w:marLeft w:val="480"/>
          <w:marRight w:val="0"/>
          <w:marTop w:val="0"/>
          <w:marBottom w:val="0"/>
          <w:divBdr>
            <w:top w:val="none" w:sz="0" w:space="0" w:color="auto"/>
            <w:left w:val="none" w:sz="0" w:space="0" w:color="auto"/>
            <w:bottom w:val="none" w:sz="0" w:space="0" w:color="auto"/>
            <w:right w:val="none" w:sz="0" w:space="0" w:color="auto"/>
          </w:divBdr>
        </w:div>
        <w:div w:id="359865223">
          <w:marLeft w:val="480"/>
          <w:marRight w:val="0"/>
          <w:marTop w:val="0"/>
          <w:marBottom w:val="0"/>
          <w:divBdr>
            <w:top w:val="none" w:sz="0" w:space="0" w:color="auto"/>
            <w:left w:val="none" w:sz="0" w:space="0" w:color="auto"/>
            <w:bottom w:val="none" w:sz="0" w:space="0" w:color="auto"/>
            <w:right w:val="none" w:sz="0" w:space="0" w:color="auto"/>
          </w:divBdr>
        </w:div>
        <w:div w:id="424688736">
          <w:marLeft w:val="480"/>
          <w:marRight w:val="0"/>
          <w:marTop w:val="0"/>
          <w:marBottom w:val="0"/>
          <w:divBdr>
            <w:top w:val="none" w:sz="0" w:space="0" w:color="auto"/>
            <w:left w:val="none" w:sz="0" w:space="0" w:color="auto"/>
            <w:bottom w:val="none" w:sz="0" w:space="0" w:color="auto"/>
            <w:right w:val="none" w:sz="0" w:space="0" w:color="auto"/>
          </w:divBdr>
        </w:div>
        <w:div w:id="481235089">
          <w:marLeft w:val="480"/>
          <w:marRight w:val="0"/>
          <w:marTop w:val="0"/>
          <w:marBottom w:val="0"/>
          <w:divBdr>
            <w:top w:val="none" w:sz="0" w:space="0" w:color="auto"/>
            <w:left w:val="none" w:sz="0" w:space="0" w:color="auto"/>
            <w:bottom w:val="none" w:sz="0" w:space="0" w:color="auto"/>
            <w:right w:val="none" w:sz="0" w:space="0" w:color="auto"/>
          </w:divBdr>
        </w:div>
        <w:div w:id="539440052">
          <w:marLeft w:val="480"/>
          <w:marRight w:val="0"/>
          <w:marTop w:val="0"/>
          <w:marBottom w:val="0"/>
          <w:divBdr>
            <w:top w:val="none" w:sz="0" w:space="0" w:color="auto"/>
            <w:left w:val="none" w:sz="0" w:space="0" w:color="auto"/>
            <w:bottom w:val="none" w:sz="0" w:space="0" w:color="auto"/>
            <w:right w:val="none" w:sz="0" w:space="0" w:color="auto"/>
          </w:divBdr>
        </w:div>
        <w:div w:id="566653784">
          <w:marLeft w:val="480"/>
          <w:marRight w:val="0"/>
          <w:marTop w:val="0"/>
          <w:marBottom w:val="0"/>
          <w:divBdr>
            <w:top w:val="none" w:sz="0" w:space="0" w:color="auto"/>
            <w:left w:val="none" w:sz="0" w:space="0" w:color="auto"/>
            <w:bottom w:val="none" w:sz="0" w:space="0" w:color="auto"/>
            <w:right w:val="none" w:sz="0" w:space="0" w:color="auto"/>
          </w:divBdr>
        </w:div>
        <w:div w:id="628902734">
          <w:marLeft w:val="480"/>
          <w:marRight w:val="0"/>
          <w:marTop w:val="0"/>
          <w:marBottom w:val="0"/>
          <w:divBdr>
            <w:top w:val="none" w:sz="0" w:space="0" w:color="auto"/>
            <w:left w:val="none" w:sz="0" w:space="0" w:color="auto"/>
            <w:bottom w:val="none" w:sz="0" w:space="0" w:color="auto"/>
            <w:right w:val="none" w:sz="0" w:space="0" w:color="auto"/>
          </w:divBdr>
        </w:div>
        <w:div w:id="634143194">
          <w:marLeft w:val="480"/>
          <w:marRight w:val="0"/>
          <w:marTop w:val="0"/>
          <w:marBottom w:val="0"/>
          <w:divBdr>
            <w:top w:val="none" w:sz="0" w:space="0" w:color="auto"/>
            <w:left w:val="none" w:sz="0" w:space="0" w:color="auto"/>
            <w:bottom w:val="none" w:sz="0" w:space="0" w:color="auto"/>
            <w:right w:val="none" w:sz="0" w:space="0" w:color="auto"/>
          </w:divBdr>
        </w:div>
        <w:div w:id="661852546">
          <w:marLeft w:val="480"/>
          <w:marRight w:val="0"/>
          <w:marTop w:val="0"/>
          <w:marBottom w:val="0"/>
          <w:divBdr>
            <w:top w:val="none" w:sz="0" w:space="0" w:color="auto"/>
            <w:left w:val="none" w:sz="0" w:space="0" w:color="auto"/>
            <w:bottom w:val="none" w:sz="0" w:space="0" w:color="auto"/>
            <w:right w:val="none" w:sz="0" w:space="0" w:color="auto"/>
          </w:divBdr>
        </w:div>
        <w:div w:id="710031100">
          <w:marLeft w:val="480"/>
          <w:marRight w:val="0"/>
          <w:marTop w:val="0"/>
          <w:marBottom w:val="0"/>
          <w:divBdr>
            <w:top w:val="none" w:sz="0" w:space="0" w:color="auto"/>
            <w:left w:val="none" w:sz="0" w:space="0" w:color="auto"/>
            <w:bottom w:val="none" w:sz="0" w:space="0" w:color="auto"/>
            <w:right w:val="none" w:sz="0" w:space="0" w:color="auto"/>
          </w:divBdr>
        </w:div>
        <w:div w:id="714163753">
          <w:marLeft w:val="480"/>
          <w:marRight w:val="0"/>
          <w:marTop w:val="0"/>
          <w:marBottom w:val="0"/>
          <w:divBdr>
            <w:top w:val="none" w:sz="0" w:space="0" w:color="auto"/>
            <w:left w:val="none" w:sz="0" w:space="0" w:color="auto"/>
            <w:bottom w:val="none" w:sz="0" w:space="0" w:color="auto"/>
            <w:right w:val="none" w:sz="0" w:space="0" w:color="auto"/>
          </w:divBdr>
        </w:div>
        <w:div w:id="729570529">
          <w:marLeft w:val="480"/>
          <w:marRight w:val="0"/>
          <w:marTop w:val="0"/>
          <w:marBottom w:val="0"/>
          <w:divBdr>
            <w:top w:val="none" w:sz="0" w:space="0" w:color="auto"/>
            <w:left w:val="none" w:sz="0" w:space="0" w:color="auto"/>
            <w:bottom w:val="none" w:sz="0" w:space="0" w:color="auto"/>
            <w:right w:val="none" w:sz="0" w:space="0" w:color="auto"/>
          </w:divBdr>
        </w:div>
        <w:div w:id="735058003">
          <w:marLeft w:val="480"/>
          <w:marRight w:val="0"/>
          <w:marTop w:val="0"/>
          <w:marBottom w:val="0"/>
          <w:divBdr>
            <w:top w:val="none" w:sz="0" w:space="0" w:color="auto"/>
            <w:left w:val="none" w:sz="0" w:space="0" w:color="auto"/>
            <w:bottom w:val="none" w:sz="0" w:space="0" w:color="auto"/>
            <w:right w:val="none" w:sz="0" w:space="0" w:color="auto"/>
          </w:divBdr>
        </w:div>
        <w:div w:id="763233376">
          <w:marLeft w:val="480"/>
          <w:marRight w:val="0"/>
          <w:marTop w:val="0"/>
          <w:marBottom w:val="0"/>
          <w:divBdr>
            <w:top w:val="none" w:sz="0" w:space="0" w:color="auto"/>
            <w:left w:val="none" w:sz="0" w:space="0" w:color="auto"/>
            <w:bottom w:val="none" w:sz="0" w:space="0" w:color="auto"/>
            <w:right w:val="none" w:sz="0" w:space="0" w:color="auto"/>
          </w:divBdr>
        </w:div>
        <w:div w:id="801777590">
          <w:marLeft w:val="480"/>
          <w:marRight w:val="0"/>
          <w:marTop w:val="0"/>
          <w:marBottom w:val="0"/>
          <w:divBdr>
            <w:top w:val="none" w:sz="0" w:space="0" w:color="auto"/>
            <w:left w:val="none" w:sz="0" w:space="0" w:color="auto"/>
            <w:bottom w:val="none" w:sz="0" w:space="0" w:color="auto"/>
            <w:right w:val="none" w:sz="0" w:space="0" w:color="auto"/>
          </w:divBdr>
        </w:div>
        <w:div w:id="808593957">
          <w:marLeft w:val="480"/>
          <w:marRight w:val="0"/>
          <w:marTop w:val="0"/>
          <w:marBottom w:val="0"/>
          <w:divBdr>
            <w:top w:val="none" w:sz="0" w:space="0" w:color="auto"/>
            <w:left w:val="none" w:sz="0" w:space="0" w:color="auto"/>
            <w:bottom w:val="none" w:sz="0" w:space="0" w:color="auto"/>
            <w:right w:val="none" w:sz="0" w:space="0" w:color="auto"/>
          </w:divBdr>
        </w:div>
        <w:div w:id="900555180">
          <w:marLeft w:val="480"/>
          <w:marRight w:val="0"/>
          <w:marTop w:val="0"/>
          <w:marBottom w:val="0"/>
          <w:divBdr>
            <w:top w:val="none" w:sz="0" w:space="0" w:color="auto"/>
            <w:left w:val="none" w:sz="0" w:space="0" w:color="auto"/>
            <w:bottom w:val="none" w:sz="0" w:space="0" w:color="auto"/>
            <w:right w:val="none" w:sz="0" w:space="0" w:color="auto"/>
          </w:divBdr>
        </w:div>
      </w:divsChild>
    </w:div>
    <w:div w:id="129792644">
      <w:bodyDiv w:val="1"/>
      <w:marLeft w:val="0"/>
      <w:marRight w:val="0"/>
      <w:marTop w:val="0"/>
      <w:marBottom w:val="0"/>
      <w:divBdr>
        <w:top w:val="none" w:sz="0" w:space="0" w:color="auto"/>
        <w:left w:val="none" w:sz="0" w:space="0" w:color="auto"/>
        <w:bottom w:val="none" w:sz="0" w:space="0" w:color="auto"/>
        <w:right w:val="none" w:sz="0" w:space="0" w:color="auto"/>
      </w:divBdr>
    </w:div>
    <w:div w:id="129829466">
      <w:bodyDiv w:val="1"/>
      <w:marLeft w:val="0"/>
      <w:marRight w:val="0"/>
      <w:marTop w:val="0"/>
      <w:marBottom w:val="0"/>
      <w:divBdr>
        <w:top w:val="none" w:sz="0" w:space="0" w:color="auto"/>
        <w:left w:val="none" w:sz="0" w:space="0" w:color="auto"/>
        <w:bottom w:val="none" w:sz="0" w:space="0" w:color="auto"/>
        <w:right w:val="none" w:sz="0" w:space="0" w:color="auto"/>
      </w:divBdr>
    </w:div>
    <w:div w:id="129903180">
      <w:bodyDiv w:val="1"/>
      <w:marLeft w:val="0"/>
      <w:marRight w:val="0"/>
      <w:marTop w:val="0"/>
      <w:marBottom w:val="0"/>
      <w:divBdr>
        <w:top w:val="none" w:sz="0" w:space="0" w:color="auto"/>
        <w:left w:val="none" w:sz="0" w:space="0" w:color="auto"/>
        <w:bottom w:val="none" w:sz="0" w:space="0" w:color="auto"/>
        <w:right w:val="none" w:sz="0" w:space="0" w:color="auto"/>
      </w:divBdr>
    </w:div>
    <w:div w:id="129903661">
      <w:bodyDiv w:val="1"/>
      <w:marLeft w:val="0"/>
      <w:marRight w:val="0"/>
      <w:marTop w:val="0"/>
      <w:marBottom w:val="0"/>
      <w:divBdr>
        <w:top w:val="none" w:sz="0" w:space="0" w:color="auto"/>
        <w:left w:val="none" w:sz="0" w:space="0" w:color="auto"/>
        <w:bottom w:val="none" w:sz="0" w:space="0" w:color="auto"/>
        <w:right w:val="none" w:sz="0" w:space="0" w:color="auto"/>
      </w:divBdr>
    </w:div>
    <w:div w:id="129978227">
      <w:bodyDiv w:val="1"/>
      <w:marLeft w:val="0"/>
      <w:marRight w:val="0"/>
      <w:marTop w:val="0"/>
      <w:marBottom w:val="0"/>
      <w:divBdr>
        <w:top w:val="none" w:sz="0" w:space="0" w:color="auto"/>
        <w:left w:val="none" w:sz="0" w:space="0" w:color="auto"/>
        <w:bottom w:val="none" w:sz="0" w:space="0" w:color="auto"/>
        <w:right w:val="none" w:sz="0" w:space="0" w:color="auto"/>
      </w:divBdr>
    </w:div>
    <w:div w:id="129979249">
      <w:bodyDiv w:val="1"/>
      <w:marLeft w:val="0"/>
      <w:marRight w:val="0"/>
      <w:marTop w:val="0"/>
      <w:marBottom w:val="0"/>
      <w:divBdr>
        <w:top w:val="none" w:sz="0" w:space="0" w:color="auto"/>
        <w:left w:val="none" w:sz="0" w:space="0" w:color="auto"/>
        <w:bottom w:val="none" w:sz="0" w:space="0" w:color="auto"/>
        <w:right w:val="none" w:sz="0" w:space="0" w:color="auto"/>
      </w:divBdr>
    </w:div>
    <w:div w:id="130025824">
      <w:bodyDiv w:val="1"/>
      <w:marLeft w:val="0"/>
      <w:marRight w:val="0"/>
      <w:marTop w:val="0"/>
      <w:marBottom w:val="0"/>
      <w:divBdr>
        <w:top w:val="none" w:sz="0" w:space="0" w:color="auto"/>
        <w:left w:val="none" w:sz="0" w:space="0" w:color="auto"/>
        <w:bottom w:val="none" w:sz="0" w:space="0" w:color="auto"/>
        <w:right w:val="none" w:sz="0" w:space="0" w:color="auto"/>
      </w:divBdr>
    </w:div>
    <w:div w:id="130095891">
      <w:bodyDiv w:val="1"/>
      <w:marLeft w:val="0"/>
      <w:marRight w:val="0"/>
      <w:marTop w:val="0"/>
      <w:marBottom w:val="0"/>
      <w:divBdr>
        <w:top w:val="none" w:sz="0" w:space="0" w:color="auto"/>
        <w:left w:val="none" w:sz="0" w:space="0" w:color="auto"/>
        <w:bottom w:val="none" w:sz="0" w:space="0" w:color="auto"/>
        <w:right w:val="none" w:sz="0" w:space="0" w:color="auto"/>
      </w:divBdr>
    </w:div>
    <w:div w:id="130221239">
      <w:bodyDiv w:val="1"/>
      <w:marLeft w:val="0"/>
      <w:marRight w:val="0"/>
      <w:marTop w:val="0"/>
      <w:marBottom w:val="0"/>
      <w:divBdr>
        <w:top w:val="none" w:sz="0" w:space="0" w:color="auto"/>
        <w:left w:val="none" w:sz="0" w:space="0" w:color="auto"/>
        <w:bottom w:val="none" w:sz="0" w:space="0" w:color="auto"/>
        <w:right w:val="none" w:sz="0" w:space="0" w:color="auto"/>
      </w:divBdr>
    </w:div>
    <w:div w:id="130221951">
      <w:bodyDiv w:val="1"/>
      <w:marLeft w:val="0"/>
      <w:marRight w:val="0"/>
      <w:marTop w:val="0"/>
      <w:marBottom w:val="0"/>
      <w:divBdr>
        <w:top w:val="none" w:sz="0" w:space="0" w:color="auto"/>
        <w:left w:val="none" w:sz="0" w:space="0" w:color="auto"/>
        <w:bottom w:val="none" w:sz="0" w:space="0" w:color="auto"/>
        <w:right w:val="none" w:sz="0" w:space="0" w:color="auto"/>
      </w:divBdr>
    </w:div>
    <w:div w:id="130294517">
      <w:bodyDiv w:val="1"/>
      <w:marLeft w:val="0"/>
      <w:marRight w:val="0"/>
      <w:marTop w:val="0"/>
      <w:marBottom w:val="0"/>
      <w:divBdr>
        <w:top w:val="none" w:sz="0" w:space="0" w:color="auto"/>
        <w:left w:val="none" w:sz="0" w:space="0" w:color="auto"/>
        <w:bottom w:val="none" w:sz="0" w:space="0" w:color="auto"/>
        <w:right w:val="none" w:sz="0" w:space="0" w:color="auto"/>
      </w:divBdr>
    </w:div>
    <w:div w:id="130482725">
      <w:bodyDiv w:val="1"/>
      <w:marLeft w:val="0"/>
      <w:marRight w:val="0"/>
      <w:marTop w:val="0"/>
      <w:marBottom w:val="0"/>
      <w:divBdr>
        <w:top w:val="none" w:sz="0" w:space="0" w:color="auto"/>
        <w:left w:val="none" w:sz="0" w:space="0" w:color="auto"/>
        <w:bottom w:val="none" w:sz="0" w:space="0" w:color="auto"/>
        <w:right w:val="none" w:sz="0" w:space="0" w:color="auto"/>
      </w:divBdr>
    </w:div>
    <w:div w:id="130485400">
      <w:bodyDiv w:val="1"/>
      <w:marLeft w:val="0"/>
      <w:marRight w:val="0"/>
      <w:marTop w:val="0"/>
      <w:marBottom w:val="0"/>
      <w:divBdr>
        <w:top w:val="none" w:sz="0" w:space="0" w:color="auto"/>
        <w:left w:val="none" w:sz="0" w:space="0" w:color="auto"/>
        <w:bottom w:val="none" w:sz="0" w:space="0" w:color="auto"/>
        <w:right w:val="none" w:sz="0" w:space="0" w:color="auto"/>
      </w:divBdr>
    </w:div>
    <w:div w:id="130631994">
      <w:bodyDiv w:val="1"/>
      <w:marLeft w:val="0"/>
      <w:marRight w:val="0"/>
      <w:marTop w:val="0"/>
      <w:marBottom w:val="0"/>
      <w:divBdr>
        <w:top w:val="none" w:sz="0" w:space="0" w:color="auto"/>
        <w:left w:val="none" w:sz="0" w:space="0" w:color="auto"/>
        <w:bottom w:val="none" w:sz="0" w:space="0" w:color="auto"/>
        <w:right w:val="none" w:sz="0" w:space="0" w:color="auto"/>
      </w:divBdr>
    </w:div>
    <w:div w:id="130683790">
      <w:bodyDiv w:val="1"/>
      <w:marLeft w:val="0"/>
      <w:marRight w:val="0"/>
      <w:marTop w:val="0"/>
      <w:marBottom w:val="0"/>
      <w:divBdr>
        <w:top w:val="none" w:sz="0" w:space="0" w:color="auto"/>
        <w:left w:val="none" w:sz="0" w:space="0" w:color="auto"/>
        <w:bottom w:val="none" w:sz="0" w:space="0" w:color="auto"/>
        <w:right w:val="none" w:sz="0" w:space="0" w:color="auto"/>
      </w:divBdr>
    </w:div>
    <w:div w:id="130752380">
      <w:bodyDiv w:val="1"/>
      <w:marLeft w:val="0"/>
      <w:marRight w:val="0"/>
      <w:marTop w:val="0"/>
      <w:marBottom w:val="0"/>
      <w:divBdr>
        <w:top w:val="none" w:sz="0" w:space="0" w:color="auto"/>
        <w:left w:val="none" w:sz="0" w:space="0" w:color="auto"/>
        <w:bottom w:val="none" w:sz="0" w:space="0" w:color="auto"/>
        <w:right w:val="none" w:sz="0" w:space="0" w:color="auto"/>
      </w:divBdr>
    </w:div>
    <w:div w:id="130757084">
      <w:bodyDiv w:val="1"/>
      <w:marLeft w:val="0"/>
      <w:marRight w:val="0"/>
      <w:marTop w:val="0"/>
      <w:marBottom w:val="0"/>
      <w:divBdr>
        <w:top w:val="none" w:sz="0" w:space="0" w:color="auto"/>
        <w:left w:val="none" w:sz="0" w:space="0" w:color="auto"/>
        <w:bottom w:val="none" w:sz="0" w:space="0" w:color="auto"/>
        <w:right w:val="none" w:sz="0" w:space="0" w:color="auto"/>
      </w:divBdr>
      <w:divsChild>
        <w:div w:id="385564304">
          <w:marLeft w:val="480"/>
          <w:marRight w:val="0"/>
          <w:marTop w:val="0"/>
          <w:marBottom w:val="0"/>
          <w:divBdr>
            <w:top w:val="none" w:sz="0" w:space="0" w:color="auto"/>
            <w:left w:val="none" w:sz="0" w:space="0" w:color="auto"/>
            <w:bottom w:val="none" w:sz="0" w:space="0" w:color="auto"/>
            <w:right w:val="none" w:sz="0" w:space="0" w:color="auto"/>
          </w:divBdr>
        </w:div>
        <w:div w:id="503787984">
          <w:marLeft w:val="480"/>
          <w:marRight w:val="0"/>
          <w:marTop w:val="0"/>
          <w:marBottom w:val="0"/>
          <w:divBdr>
            <w:top w:val="none" w:sz="0" w:space="0" w:color="auto"/>
            <w:left w:val="none" w:sz="0" w:space="0" w:color="auto"/>
            <w:bottom w:val="none" w:sz="0" w:space="0" w:color="auto"/>
            <w:right w:val="none" w:sz="0" w:space="0" w:color="auto"/>
          </w:divBdr>
        </w:div>
        <w:div w:id="581987536">
          <w:marLeft w:val="480"/>
          <w:marRight w:val="0"/>
          <w:marTop w:val="0"/>
          <w:marBottom w:val="0"/>
          <w:divBdr>
            <w:top w:val="none" w:sz="0" w:space="0" w:color="auto"/>
            <w:left w:val="none" w:sz="0" w:space="0" w:color="auto"/>
            <w:bottom w:val="none" w:sz="0" w:space="0" w:color="auto"/>
            <w:right w:val="none" w:sz="0" w:space="0" w:color="auto"/>
          </w:divBdr>
        </w:div>
        <w:div w:id="616182857">
          <w:marLeft w:val="480"/>
          <w:marRight w:val="0"/>
          <w:marTop w:val="0"/>
          <w:marBottom w:val="0"/>
          <w:divBdr>
            <w:top w:val="none" w:sz="0" w:space="0" w:color="auto"/>
            <w:left w:val="none" w:sz="0" w:space="0" w:color="auto"/>
            <w:bottom w:val="none" w:sz="0" w:space="0" w:color="auto"/>
            <w:right w:val="none" w:sz="0" w:space="0" w:color="auto"/>
          </w:divBdr>
        </w:div>
        <w:div w:id="803545169">
          <w:marLeft w:val="480"/>
          <w:marRight w:val="0"/>
          <w:marTop w:val="0"/>
          <w:marBottom w:val="0"/>
          <w:divBdr>
            <w:top w:val="none" w:sz="0" w:space="0" w:color="auto"/>
            <w:left w:val="none" w:sz="0" w:space="0" w:color="auto"/>
            <w:bottom w:val="none" w:sz="0" w:space="0" w:color="auto"/>
            <w:right w:val="none" w:sz="0" w:space="0" w:color="auto"/>
          </w:divBdr>
        </w:div>
      </w:divsChild>
    </w:div>
    <w:div w:id="130829097">
      <w:bodyDiv w:val="1"/>
      <w:marLeft w:val="0"/>
      <w:marRight w:val="0"/>
      <w:marTop w:val="0"/>
      <w:marBottom w:val="0"/>
      <w:divBdr>
        <w:top w:val="none" w:sz="0" w:space="0" w:color="auto"/>
        <w:left w:val="none" w:sz="0" w:space="0" w:color="auto"/>
        <w:bottom w:val="none" w:sz="0" w:space="0" w:color="auto"/>
        <w:right w:val="none" w:sz="0" w:space="0" w:color="auto"/>
      </w:divBdr>
    </w:div>
    <w:div w:id="130876248">
      <w:bodyDiv w:val="1"/>
      <w:marLeft w:val="0"/>
      <w:marRight w:val="0"/>
      <w:marTop w:val="0"/>
      <w:marBottom w:val="0"/>
      <w:divBdr>
        <w:top w:val="none" w:sz="0" w:space="0" w:color="auto"/>
        <w:left w:val="none" w:sz="0" w:space="0" w:color="auto"/>
        <w:bottom w:val="none" w:sz="0" w:space="0" w:color="auto"/>
        <w:right w:val="none" w:sz="0" w:space="0" w:color="auto"/>
      </w:divBdr>
    </w:div>
    <w:div w:id="130950729">
      <w:bodyDiv w:val="1"/>
      <w:marLeft w:val="0"/>
      <w:marRight w:val="0"/>
      <w:marTop w:val="0"/>
      <w:marBottom w:val="0"/>
      <w:divBdr>
        <w:top w:val="none" w:sz="0" w:space="0" w:color="auto"/>
        <w:left w:val="none" w:sz="0" w:space="0" w:color="auto"/>
        <w:bottom w:val="none" w:sz="0" w:space="0" w:color="auto"/>
        <w:right w:val="none" w:sz="0" w:space="0" w:color="auto"/>
      </w:divBdr>
    </w:div>
    <w:div w:id="131027664">
      <w:bodyDiv w:val="1"/>
      <w:marLeft w:val="0"/>
      <w:marRight w:val="0"/>
      <w:marTop w:val="0"/>
      <w:marBottom w:val="0"/>
      <w:divBdr>
        <w:top w:val="none" w:sz="0" w:space="0" w:color="auto"/>
        <w:left w:val="none" w:sz="0" w:space="0" w:color="auto"/>
        <w:bottom w:val="none" w:sz="0" w:space="0" w:color="auto"/>
        <w:right w:val="none" w:sz="0" w:space="0" w:color="auto"/>
      </w:divBdr>
      <w:divsChild>
        <w:div w:id="107043157">
          <w:marLeft w:val="480"/>
          <w:marRight w:val="0"/>
          <w:marTop w:val="0"/>
          <w:marBottom w:val="0"/>
          <w:divBdr>
            <w:top w:val="none" w:sz="0" w:space="0" w:color="auto"/>
            <w:left w:val="none" w:sz="0" w:space="0" w:color="auto"/>
            <w:bottom w:val="none" w:sz="0" w:space="0" w:color="auto"/>
            <w:right w:val="none" w:sz="0" w:space="0" w:color="auto"/>
          </w:divBdr>
        </w:div>
        <w:div w:id="132212486">
          <w:marLeft w:val="480"/>
          <w:marRight w:val="0"/>
          <w:marTop w:val="0"/>
          <w:marBottom w:val="0"/>
          <w:divBdr>
            <w:top w:val="none" w:sz="0" w:space="0" w:color="auto"/>
            <w:left w:val="none" w:sz="0" w:space="0" w:color="auto"/>
            <w:bottom w:val="none" w:sz="0" w:space="0" w:color="auto"/>
            <w:right w:val="none" w:sz="0" w:space="0" w:color="auto"/>
          </w:divBdr>
        </w:div>
        <w:div w:id="155345962">
          <w:marLeft w:val="480"/>
          <w:marRight w:val="0"/>
          <w:marTop w:val="0"/>
          <w:marBottom w:val="0"/>
          <w:divBdr>
            <w:top w:val="none" w:sz="0" w:space="0" w:color="auto"/>
            <w:left w:val="none" w:sz="0" w:space="0" w:color="auto"/>
            <w:bottom w:val="none" w:sz="0" w:space="0" w:color="auto"/>
            <w:right w:val="none" w:sz="0" w:space="0" w:color="auto"/>
          </w:divBdr>
        </w:div>
        <w:div w:id="183175515">
          <w:marLeft w:val="480"/>
          <w:marRight w:val="0"/>
          <w:marTop w:val="0"/>
          <w:marBottom w:val="0"/>
          <w:divBdr>
            <w:top w:val="none" w:sz="0" w:space="0" w:color="auto"/>
            <w:left w:val="none" w:sz="0" w:space="0" w:color="auto"/>
            <w:bottom w:val="none" w:sz="0" w:space="0" w:color="auto"/>
            <w:right w:val="none" w:sz="0" w:space="0" w:color="auto"/>
          </w:divBdr>
        </w:div>
        <w:div w:id="216283633">
          <w:marLeft w:val="480"/>
          <w:marRight w:val="0"/>
          <w:marTop w:val="0"/>
          <w:marBottom w:val="0"/>
          <w:divBdr>
            <w:top w:val="none" w:sz="0" w:space="0" w:color="auto"/>
            <w:left w:val="none" w:sz="0" w:space="0" w:color="auto"/>
            <w:bottom w:val="none" w:sz="0" w:space="0" w:color="auto"/>
            <w:right w:val="none" w:sz="0" w:space="0" w:color="auto"/>
          </w:divBdr>
        </w:div>
        <w:div w:id="247465978">
          <w:marLeft w:val="480"/>
          <w:marRight w:val="0"/>
          <w:marTop w:val="0"/>
          <w:marBottom w:val="0"/>
          <w:divBdr>
            <w:top w:val="none" w:sz="0" w:space="0" w:color="auto"/>
            <w:left w:val="none" w:sz="0" w:space="0" w:color="auto"/>
            <w:bottom w:val="none" w:sz="0" w:space="0" w:color="auto"/>
            <w:right w:val="none" w:sz="0" w:space="0" w:color="auto"/>
          </w:divBdr>
        </w:div>
        <w:div w:id="271061417">
          <w:marLeft w:val="480"/>
          <w:marRight w:val="0"/>
          <w:marTop w:val="0"/>
          <w:marBottom w:val="0"/>
          <w:divBdr>
            <w:top w:val="none" w:sz="0" w:space="0" w:color="auto"/>
            <w:left w:val="none" w:sz="0" w:space="0" w:color="auto"/>
            <w:bottom w:val="none" w:sz="0" w:space="0" w:color="auto"/>
            <w:right w:val="none" w:sz="0" w:space="0" w:color="auto"/>
          </w:divBdr>
        </w:div>
        <w:div w:id="315842292">
          <w:marLeft w:val="480"/>
          <w:marRight w:val="0"/>
          <w:marTop w:val="0"/>
          <w:marBottom w:val="0"/>
          <w:divBdr>
            <w:top w:val="none" w:sz="0" w:space="0" w:color="auto"/>
            <w:left w:val="none" w:sz="0" w:space="0" w:color="auto"/>
            <w:bottom w:val="none" w:sz="0" w:space="0" w:color="auto"/>
            <w:right w:val="none" w:sz="0" w:space="0" w:color="auto"/>
          </w:divBdr>
        </w:div>
        <w:div w:id="457185969">
          <w:marLeft w:val="480"/>
          <w:marRight w:val="0"/>
          <w:marTop w:val="0"/>
          <w:marBottom w:val="0"/>
          <w:divBdr>
            <w:top w:val="none" w:sz="0" w:space="0" w:color="auto"/>
            <w:left w:val="none" w:sz="0" w:space="0" w:color="auto"/>
            <w:bottom w:val="none" w:sz="0" w:space="0" w:color="auto"/>
            <w:right w:val="none" w:sz="0" w:space="0" w:color="auto"/>
          </w:divBdr>
        </w:div>
        <w:div w:id="538396438">
          <w:marLeft w:val="480"/>
          <w:marRight w:val="0"/>
          <w:marTop w:val="0"/>
          <w:marBottom w:val="0"/>
          <w:divBdr>
            <w:top w:val="none" w:sz="0" w:space="0" w:color="auto"/>
            <w:left w:val="none" w:sz="0" w:space="0" w:color="auto"/>
            <w:bottom w:val="none" w:sz="0" w:space="0" w:color="auto"/>
            <w:right w:val="none" w:sz="0" w:space="0" w:color="auto"/>
          </w:divBdr>
        </w:div>
        <w:div w:id="544870173">
          <w:marLeft w:val="480"/>
          <w:marRight w:val="0"/>
          <w:marTop w:val="0"/>
          <w:marBottom w:val="0"/>
          <w:divBdr>
            <w:top w:val="none" w:sz="0" w:space="0" w:color="auto"/>
            <w:left w:val="none" w:sz="0" w:space="0" w:color="auto"/>
            <w:bottom w:val="none" w:sz="0" w:space="0" w:color="auto"/>
            <w:right w:val="none" w:sz="0" w:space="0" w:color="auto"/>
          </w:divBdr>
        </w:div>
        <w:div w:id="621182302">
          <w:marLeft w:val="480"/>
          <w:marRight w:val="0"/>
          <w:marTop w:val="0"/>
          <w:marBottom w:val="0"/>
          <w:divBdr>
            <w:top w:val="none" w:sz="0" w:space="0" w:color="auto"/>
            <w:left w:val="none" w:sz="0" w:space="0" w:color="auto"/>
            <w:bottom w:val="none" w:sz="0" w:space="0" w:color="auto"/>
            <w:right w:val="none" w:sz="0" w:space="0" w:color="auto"/>
          </w:divBdr>
        </w:div>
        <w:div w:id="623001696">
          <w:marLeft w:val="480"/>
          <w:marRight w:val="0"/>
          <w:marTop w:val="0"/>
          <w:marBottom w:val="0"/>
          <w:divBdr>
            <w:top w:val="none" w:sz="0" w:space="0" w:color="auto"/>
            <w:left w:val="none" w:sz="0" w:space="0" w:color="auto"/>
            <w:bottom w:val="none" w:sz="0" w:space="0" w:color="auto"/>
            <w:right w:val="none" w:sz="0" w:space="0" w:color="auto"/>
          </w:divBdr>
        </w:div>
        <w:div w:id="682438610">
          <w:marLeft w:val="480"/>
          <w:marRight w:val="0"/>
          <w:marTop w:val="0"/>
          <w:marBottom w:val="0"/>
          <w:divBdr>
            <w:top w:val="none" w:sz="0" w:space="0" w:color="auto"/>
            <w:left w:val="none" w:sz="0" w:space="0" w:color="auto"/>
            <w:bottom w:val="none" w:sz="0" w:space="0" w:color="auto"/>
            <w:right w:val="none" w:sz="0" w:space="0" w:color="auto"/>
          </w:divBdr>
        </w:div>
        <w:div w:id="758671720">
          <w:marLeft w:val="480"/>
          <w:marRight w:val="0"/>
          <w:marTop w:val="0"/>
          <w:marBottom w:val="0"/>
          <w:divBdr>
            <w:top w:val="none" w:sz="0" w:space="0" w:color="auto"/>
            <w:left w:val="none" w:sz="0" w:space="0" w:color="auto"/>
            <w:bottom w:val="none" w:sz="0" w:space="0" w:color="auto"/>
            <w:right w:val="none" w:sz="0" w:space="0" w:color="auto"/>
          </w:divBdr>
        </w:div>
        <w:div w:id="896940051">
          <w:marLeft w:val="480"/>
          <w:marRight w:val="0"/>
          <w:marTop w:val="0"/>
          <w:marBottom w:val="0"/>
          <w:divBdr>
            <w:top w:val="none" w:sz="0" w:space="0" w:color="auto"/>
            <w:left w:val="none" w:sz="0" w:space="0" w:color="auto"/>
            <w:bottom w:val="none" w:sz="0" w:space="0" w:color="auto"/>
            <w:right w:val="none" w:sz="0" w:space="0" w:color="auto"/>
          </w:divBdr>
        </w:div>
      </w:divsChild>
    </w:div>
    <w:div w:id="131218733">
      <w:bodyDiv w:val="1"/>
      <w:marLeft w:val="0"/>
      <w:marRight w:val="0"/>
      <w:marTop w:val="0"/>
      <w:marBottom w:val="0"/>
      <w:divBdr>
        <w:top w:val="none" w:sz="0" w:space="0" w:color="auto"/>
        <w:left w:val="none" w:sz="0" w:space="0" w:color="auto"/>
        <w:bottom w:val="none" w:sz="0" w:space="0" w:color="auto"/>
        <w:right w:val="none" w:sz="0" w:space="0" w:color="auto"/>
      </w:divBdr>
    </w:div>
    <w:div w:id="131293986">
      <w:bodyDiv w:val="1"/>
      <w:marLeft w:val="0"/>
      <w:marRight w:val="0"/>
      <w:marTop w:val="0"/>
      <w:marBottom w:val="0"/>
      <w:divBdr>
        <w:top w:val="none" w:sz="0" w:space="0" w:color="auto"/>
        <w:left w:val="none" w:sz="0" w:space="0" w:color="auto"/>
        <w:bottom w:val="none" w:sz="0" w:space="0" w:color="auto"/>
        <w:right w:val="none" w:sz="0" w:space="0" w:color="auto"/>
      </w:divBdr>
    </w:div>
    <w:div w:id="131407683">
      <w:bodyDiv w:val="1"/>
      <w:marLeft w:val="0"/>
      <w:marRight w:val="0"/>
      <w:marTop w:val="0"/>
      <w:marBottom w:val="0"/>
      <w:divBdr>
        <w:top w:val="none" w:sz="0" w:space="0" w:color="auto"/>
        <w:left w:val="none" w:sz="0" w:space="0" w:color="auto"/>
        <w:bottom w:val="none" w:sz="0" w:space="0" w:color="auto"/>
        <w:right w:val="none" w:sz="0" w:space="0" w:color="auto"/>
      </w:divBdr>
    </w:div>
    <w:div w:id="131408017">
      <w:bodyDiv w:val="1"/>
      <w:marLeft w:val="0"/>
      <w:marRight w:val="0"/>
      <w:marTop w:val="0"/>
      <w:marBottom w:val="0"/>
      <w:divBdr>
        <w:top w:val="none" w:sz="0" w:space="0" w:color="auto"/>
        <w:left w:val="none" w:sz="0" w:space="0" w:color="auto"/>
        <w:bottom w:val="none" w:sz="0" w:space="0" w:color="auto"/>
        <w:right w:val="none" w:sz="0" w:space="0" w:color="auto"/>
      </w:divBdr>
    </w:div>
    <w:div w:id="131562609">
      <w:bodyDiv w:val="1"/>
      <w:marLeft w:val="0"/>
      <w:marRight w:val="0"/>
      <w:marTop w:val="0"/>
      <w:marBottom w:val="0"/>
      <w:divBdr>
        <w:top w:val="none" w:sz="0" w:space="0" w:color="auto"/>
        <w:left w:val="none" w:sz="0" w:space="0" w:color="auto"/>
        <w:bottom w:val="none" w:sz="0" w:space="0" w:color="auto"/>
        <w:right w:val="none" w:sz="0" w:space="0" w:color="auto"/>
      </w:divBdr>
    </w:div>
    <w:div w:id="131758149">
      <w:bodyDiv w:val="1"/>
      <w:marLeft w:val="0"/>
      <w:marRight w:val="0"/>
      <w:marTop w:val="0"/>
      <w:marBottom w:val="0"/>
      <w:divBdr>
        <w:top w:val="none" w:sz="0" w:space="0" w:color="auto"/>
        <w:left w:val="none" w:sz="0" w:space="0" w:color="auto"/>
        <w:bottom w:val="none" w:sz="0" w:space="0" w:color="auto"/>
        <w:right w:val="none" w:sz="0" w:space="0" w:color="auto"/>
      </w:divBdr>
    </w:div>
    <w:div w:id="131758389">
      <w:bodyDiv w:val="1"/>
      <w:marLeft w:val="0"/>
      <w:marRight w:val="0"/>
      <w:marTop w:val="0"/>
      <w:marBottom w:val="0"/>
      <w:divBdr>
        <w:top w:val="none" w:sz="0" w:space="0" w:color="auto"/>
        <w:left w:val="none" w:sz="0" w:space="0" w:color="auto"/>
        <w:bottom w:val="none" w:sz="0" w:space="0" w:color="auto"/>
        <w:right w:val="none" w:sz="0" w:space="0" w:color="auto"/>
      </w:divBdr>
    </w:div>
    <w:div w:id="131794768">
      <w:bodyDiv w:val="1"/>
      <w:marLeft w:val="0"/>
      <w:marRight w:val="0"/>
      <w:marTop w:val="0"/>
      <w:marBottom w:val="0"/>
      <w:divBdr>
        <w:top w:val="none" w:sz="0" w:space="0" w:color="auto"/>
        <w:left w:val="none" w:sz="0" w:space="0" w:color="auto"/>
        <w:bottom w:val="none" w:sz="0" w:space="0" w:color="auto"/>
        <w:right w:val="none" w:sz="0" w:space="0" w:color="auto"/>
      </w:divBdr>
    </w:div>
    <w:div w:id="131795314">
      <w:bodyDiv w:val="1"/>
      <w:marLeft w:val="0"/>
      <w:marRight w:val="0"/>
      <w:marTop w:val="0"/>
      <w:marBottom w:val="0"/>
      <w:divBdr>
        <w:top w:val="none" w:sz="0" w:space="0" w:color="auto"/>
        <w:left w:val="none" w:sz="0" w:space="0" w:color="auto"/>
        <w:bottom w:val="none" w:sz="0" w:space="0" w:color="auto"/>
        <w:right w:val="none" w:sz="0" w:space="0" w:color="auto"/>
      </w:divBdr>
    </w:div>
    <w:div w:id="131870777">
      <w:bodyDiv w:val="1"/>
      <w:marLeft w:val="0"/>
      <w:marRight w:val="0"/>
      <w:marTop w:val="0"/>
      <w:marBottom w:val="0"/>
      <w:divBdr>
        <w:top w:val="none" w:sz="0" w:space="0" w:color="auto"/>
        <w:left w:val="none" w:sz="0" w:space="0" w:color="auto"/>
        <w:bottom w:val="none" w:sz="0" w:space="0" w:color="auto"/>
        <w:right w:val="none" w:sz="0" w:space="0" w:color="auto"/>
      </w:divBdr>
    </w:div>
    <w:div w:id="131994270">
      <w:bodyDiv w:val="1"/>
      <w:marLeft w:val="0"/>
      <w:marRight w:val="0"/>
      <w:marTop w:val="0"/>
      <w:marBottom w:val="0"/>
      <w:divBdr>
        <w:top w:val="none" w:sz="0" w:space="0" w:color="auto"/>
        <w:left w:val="none" w:sz="0" w:space="0" w:color="auto"/>
        <w:bottom w:val="none" w:sz="0" w:space="0" w:color="auto"/>
        <w:right w:val="none" w:sz="0" w:space="0" w:color="auto"/>
      </w:divBdr>
    </w:div>
    <w:div w:id="132017655">
      <w:bodyDiv w:val="1"/>
      <w:marLeft w:val="0"/>
      <w:marRight w:val="0"/>
      <w:marTop w:val="0"/>
      <w:marBottom w:val="0"/>
      <w:divBdr>
        <w:top w:val="none" w:sz="0" w:space="0" w:color="auto"/>
        <w:left w:val="none" w:sz="0" w:space="0" w:color="auto"/>
        <w:bottom w:val="none" w:sz="0" w:space="0" w:color="auto"/>
        <w:right w:val="none" w:sz="0" w:space="0" w:color="auto"/>
      </w:divBdr>
    </w:div>
    <w:div w:id="132257657">
      <w:bodyDiv w:val="1"/>
      <w:marLeft w:val="0"/>
      <w:marRight w:val="0"/>
      <w:marTop w:val="0"/>
      <w:marBottom w:val="0"/>
      <w:divBdr>
        <w:top w:val="none" w:sz="0" w:space="0" w:color="auto"/>
        <w:left w:val="none" w:sz="0" w:space="0" w:color="auto"/>
        <w:bottom w:val="none" w:sz="0" w:space="0" w:color="auto"/>
        <w:right w:val="none" w:sz="0" w:space="0" w:color="auto"/>
      </w:divBdr>
    </w:div>
    <w:div w:id="132453247">
      <w:bodyDiv w:val="1"/>
      <w:marLeft w:val="0"/>
      <w:marRight w:val="0"/>
      <w:marTop w:val="0"/>
      <w:marBottom w:val="0"/>
      <w:divBdr>
        <w:top w:val="none" w:sz="0" w:space="0" w:color="auto"/>
        <w:left w:val="none" w:sz="0" w:space="0" w:color="auto"/>
        <w:bottom w:val="none" w:sz="0" w:space="0" w:color="auto"/>
        <w:right w:val="none" w:sz="0" w:space="0" w:color="auto"/>
      </w:divBdr>
    </w:div>
    <w:div w:id="132455463">
      <w:bodyDiv w:val="1"/>
      <w:marLeft w:val="0"/>
      <w:marRight w:val="0"/>
      <w:marTop w:val="0"/>
      <w:marBottom w:val="0"/>
      <w:divBdr>
        <w:top w:val="none" w:sz="0" w:space="0" w:color="auto"/>
        <w:left w:val="none" w:sz="0" w:space="0" w:color="auto"/>
        <w:bottom w:val="none" w:sz="0" w:space="0" w:color="auto"/>
        <w:right w:val="none" w:sz="0" w:space="0" w:color="auto"/>
      </w:divBdr>
    </w:div>
    <w:div w:id="132870220">
      <w:bodyDiv w:val="1"/>
      <w:marLeft w:val="0"/>
      <w:marRight w:val="0"/>
      <w:marTop w:val="0"/>
      <w:marBottom w:val="0"/>
      <w:divBdr>
        <w:top w:val="none" w:sz="0" w:space="0" w:color="auto"/>
        <w:left w:val="none" w:sz="0" w:space="0" w:color="auto"/>
        <w:bottom w:val="none" w:sz="0" w:space="0" w:color="auto"/>
        <w:right w:val="none" w:sz="0" w:space="0" w:color="auto"/>
      </w:divBdr>
    </w:div>
    <w:div w:id="132987245">
      <w:bodyDiv w:val="1"/>
      <w:marLeft w:val="0"/>
      <w:marRight w:val="0"/>
      <w:marTop w:val="0"/>
      <w:marBottom w:val="0"/>
      <w:divBdr>
        <w:top w:val="none" w:sz="0" w:space="0" w:color="auto"/>
        <w:left w:val="none" w:sz="0" w:space="0" w:color="auto"/>
        <w:bottom w:val="none" w:sz="0" w:space="0" w:color="auto"/>
        <w:right w:val="none" w:sz="0" w:space="0" w:color="auto"/>
      </w:divBdr>
    </w:div>
    <w:div w:id="133063670">
      <w:bodyDiv w:val="1"/>
      <w:marLeft w:val="0"/>
      <w:marRight w:val="0"/>
      <w:marTop w:val="0"/>
      <w:marBottom w:val="0"/>
      <w:divBdr>
        <w:top w:val="none" w:sz="0" w:space="0" w:color="auto"/>
        <w:left w:val="none" w:sz="0" w:space="0" w:color="auto"/>
        <w:bottom w:val="none" w:sz="0" w:space="0" w:color="auto"/>
        <w:right w:val="none" w:sz="0" w:space="0" w:color="auto"/>
      </w:divBdr>
    </w:div>
    <w:div w:id="133376455">
      <w:bodyDiv w:val="1"/>
      <w:marLeft w:val="0"/>
      <w:marRight w:val="0"/>
      <w:marTop w:val="0"/>
      <w:marBottom w:val="0"/>
      <w:divBdr>
        <w:top w:val="none" w:sz="0" w:space="0" w:color="auto"/>
        <w:left w:val="none" w:sz="0" w:space="0" w:color="auto"/>
        <w:bottom w:val="none" w:sz="0" w:space="0" w:color="auto"/>
        <w:right w:val="none" w:sz="0" w:space="0" w:color="auto"/>
      </w:divBdr>
    </w:div>
    <w:div w:id="133379348">
      <w:bodyDiv w:val="1"/>
      <w:marLeft w:val="0"/>
      <w:marRight w:val="0"/>
      <w:marTop w:val="0"/>
      <w:marBottom w:val="0"/>
      <w:divBdr>
        <w:top w:val="none" w:sz="0" w:space="0" w:color="auto"/>
        <w:left w:val="none" w:sz="0" w:space="0" w:color="auto"/>
        <w:bottom w:val="none" w:sz="0" w:space="0" w:color="auto"/>
        <w:right w:val="none" w:sz="0" w:space="0" w:color="auto"/>
      </w:divBdr>
    </w:div>
    <w:div w:id="133569442">
      <w:bodyDiv w:val="1"/>
      <w:marLeft w:val="0"/>
      <w:marRight w:val="0"/>
      <w:marTop w:val="0"/>
      <w:marBottom w:val="0"/>
      <w:divBdr>
        <w:top w:val="none" w:sz="0" w:space="0" w:color="auto"/>
        <w:left w:val="none" w:sz="0" w:space="0" w:color="auto"/>
        <w:bottom w:val="none" w:sz="0" w:space="0" w:color="auto"/>
        <w:right w:val="none" w:sz="0" w:space="0" w:color="auto"/>
      </w:divBdr>
    </w:div>
    <w:div w:id="133643939">
      <w:bodyDiv w:val="1"/>
      <w:marLeft w:val="0"/>
      <w:marRight w:val="0"/>
      <w:marTop w:val="0"/>
      <w:marBottom w:val="0"/>
      <w:divBdr>
        <w:top w:val="none" w:sz="0" w:space="0" w:color="auto"/>
        <w:left w:val="none" w:sz="0" w:space="0" w:color="auto"/>
        <w:bottom w:val="none" w:sz="0" w:space="0" w:color="auto"/>
        <w:right w:val="none" w:sz="0" w:space="0" w:color="auto"/>
      </w:divBdr>
    </w:div>
    <w:div w:id="133841552">
      <w:bodyDiv w:val="1"/>
      <w:marLeft w:val="0"/>
      <w:marRight w:val="0"/>
      <w:marTop w:val="0"/>
      <w:marBottom w:val="0"/>
      <w:divBdr>
        <w:top w:val="none" w:sz="0" w:space="0" w:color="auto"/>
        <w:left w:val="none" w:sz="0" w:space="0" w:color="auto"/>
        <w:bottom w:val="none" w:sz="0" w:space="0" w:color="auto"/>
        <w:right w:val="none" w:sz="0" w:space="0" w:color="auto"/>
      </w:divBdr>
    </w:div>
    <w:div w:id="133957773">
      <w:bodyDiv w:val="1"/>
      <w:marLeft w:val="0"/>
      <w:marRight w:val="0"/>
      <w:marTop w:val="0"/>
      <w:marBottom w:val="0"/>
      <w:divBdr>
        <w:top w:val="none" w:sz="0" w:space="0" w:color="auto"/>
        <w:left w:val="none" w:sz="0" w:space="0" w:color="auto"/>
        <w:bottom w:val="none" w:sz="0" w:space="0" w:color="auto"/>
        <w:right w:val="none" w:sz="0" w:space="0" w:color="auto"/>
      </w:divBdr>
    </w:div>
    <w:div w:id="134180391">
      <w:bodyDiv w:val="1"/>
      <w:marLeft w:val="0"/>
      <w:marRight w:val="0"/>
      <w:marTop w:val="0"/>
      <w:marBottom w:val="0"/>
      <w:divBdr>
        <w:top w:val="none" w:sz="0" w:space="0" w:color="auto"/>
        <w:left w:val="none" w:sz="0" w:space="0" w:color="auto"/>
        <w:bottom w:val="none" w:sz="0" w:space="0" w:color="auto"/>
        <w:right w:val="none" w:sz="0" w:space="0" w:color="auto"/>
      </w:divBdr>
    </w:div>
    <w:div w:id="134227327">
      <w:bodyDiv w:val="1"/>
      <w:marLeft w:val="0"/>
      <w:marRight w:val="0"/>
      <w:marTop w:val="0"/>
      <w:marBottom w:val="0"/>
      <w:divBdr>
        <w:top w:val="none" w:sz="0" w:space="0" w:color="auto"/>
        <w:left w:val="none" w:sz="0" w:space="0" w:color="auto"/>
        <w:bottom w:val="none" w:sz="0" w:space="0" w:color="auto"/>
        <w:right w:val="none" w:sz="0" w:space="0" w:color="auto"/>
      </w:divBdr>
    </w:div>
    <w:div w:id="134304188">
      <w:bodyDiv w:val="1"/>
      <w:marLeft w:val="0"/>
      <w:marRight w:val="0"/>
      <w:marTop w:val="0"/>
      <w:marBottom w:val="0"/>
      <w:divBdr>
        <w:top w:val="none" w:sz="0" w:space="0" w:color="auto"/>
        <w:left w:val="none" w:sz="0" w:space="0" w:color="auto"/>
        <w:bottom w:val="none" w:sz="0" w:space="0" w:color="auto"/>
        <w:right w:val="none" w:sz="0" w:space="0" w:color="auto"/>
      </w:divBdr>
      <w:divsChild>
        <w:div w:id="174929766">
          <w:marLeft w:val="480"/>
          <w:marRight w:val="0"/>
          <w:marTop w:val="0"/>
          <w:marBottom w:val="0"/>
          <w:divBdr>
            <w:top w:val="none" w:sz="0" w:space="0" w:color="auto"/>
            <w:left w:val="none" w:sz="0" w:space="0" w:color="auto"/>
            <w:bottom w:val="none" w:sz="0" w:space="0" w:color="auto"/>
            <w:right w:val="none" w:sz="0" w:space="0" w:color="auto"/>
          </w:divBdr>
        </w:div>
        <w:div w:id="274413727">
          <w:marLeft w:val="480"/>
          <w:marRight w:val="0"/>
          <w:marTop w:val="0"/>
          <w:marBottom w:val="0"/>
          <w:divBdr>
            <w:top w:val="none" w:sz="0" w:space="0" w:color="auto"/>
            <w:left w:val="none" w:sz="0" w:space="0" w:color="auto"/>
            <w:bottom w:val="none" w:sz="0" w:space="0" w:color="auto"/>
            <w:right w:val="none" w:sz="0" w:space="0" w:color="auto"/>
          </w:divBdr>
        </w:div>
        <w:div w:id="291401061">
          <w:marLeft w:val="480"/>
          <w:marRight w:val="0"/>
          <w:marTop w:val="0"/>
          <w:marBottom w:val="0"/>
          <w:divBdr>
            <w:top w:val="none" w:sz="0" w:space="0" w:color="auto"/>
            <w:left w:val="none" w:sz="0" w:space="0" w:color="auto"/>
            <w:bottom w:val="none" w:sz="0" w:space="0" w:color="auto"/>
            <w:right w:val="none" w:sz="0" w:space="0" w:color="auto"/>
          </w:divBdr>
        </w:div>
        <w:div w:id="330061577">
          <w:marLeft w:val="480"/>
          <w:marRight w:val="0"/>
          <w:marTop w:val="0"/>
          <w:marBottom w:val="0"/>
          <w:divBdr>
            <w:top w:val="none" w:sz="0" w:space="0" w:color="auto"/>
            <w:left w:val="none" w:sz="0" w:space="0" w:color="auto"/>
            <w:bottom w:val="none" w:sz="0" w:space="0" w:color="auto"/>
            <w:right w:val="none" w:sz="0" w:space="0" w:color="auto"/>
          </w:divBdr>
        </w:div>
        <w:div w:id="363286047">
          <w:marLeft w:val="480"/>
          <w:marRight w:val="0"/>
          <w:marTop w:val="0"/>
          <w:marBottom w:val="0"/>
          <w:divBdr>
            <w:top w:val="none" w:sz="0" w:space="0" w:color="auto"/>
            <w:left w:val="none" w:sz="0" w:space="0" w:color="auto"/>
            <w:bottom w:val="none" w:sz="0" w:space="0" w:color="auto"/>
            <w:right w:val="none" w:sz="0" w:space="0" w:color="auto"/>
          </w:divBdr>
        </w:div>
        <w:div w:id="512913602">
          <w:marLeft w:val="480"/>
          <w:marRight w:val="0"/>
          <w:marTop w:val="0"/>
          <w:marBottom w:val="0"/>
          <w:divBdr>
            <w:top w:val="none" w:sz="0" w:space="0" w:color="auto"/>
            <w:left w:val="none" w:sz="0" w:space="0" w:color="auto"/>
            <w:bottom w:val="none" w:sz="0" w:space="0" w:color="auto"/>
            <w:right w:val="none" w:sz="0" w:space="0" w:color="auto"/>
          </w:divBdr>
        </w:div>
        <w:div w:id="591165690">
          <w:marLeft w:val="480"/>
          <w:marRight w:val="0"/>
          <w:marTop w:val="0"/>
          <w:marBottom w:val="0"/>
          <w:divBdr>
            <w:top w:val="none" w:sz="0" w:space="0" w:color="auto"/>
            <w:left w:val="none" w:sz="0" w:space="0" w:color="auto"/>
            <w:bottom w:val="none" w:sz="0" w:space="0" w:color="auto"/>
            <w:right w:val="none" w:sz="0" w:space="0" w:color="auto"/>
          </w:divBdr>
        </w:div>
        <w:div w:id="623391661">
          <w:marLeft w:val="480"/>
          <w:marRight w:val="0"/>
          <w:marTop w:val="0"/>
          <w:marBottom w:val="0"/>
          <w:divBdr>
            <w:top w:val="none" w:sz="0" w:space="0" w:color="auto"/>
            <w:left w:val="none" w:sz="0" w:space="0" w:color="auto"/>
            <w:bottom w:val="none" w:sz="0" w:space="0" w:color="auto"/>
            <w:right w:val="none" w:sz="0" w:space="0" w:color="auto"/>
          </w:divBdr>
        </w:div>
        <w:div w:id="673993820">
          <w:marLeft w:val="480"/>
          <w:marRight w:val="0"/>
          <w:marTop w:val="0"/>
          <w:marBottom w:val="0"/>
          <w:divBdr>
            <w:top w:val="none" w:sz="0" w:space="0" w:color="auto"/>
            <w:left w:val="none" w:sz="0" w:space="0" w:color="auto"/>
            <w:bottom w:val="none" w:sz="0" w:space="0" w:color="auto"/>
            <w:right w:val="none" w:sz="0" w:space="0" w:color="auto"/>
          </w:divBdr>
        </w:div>
        <w:div w:id="744760309">
          <w:marLeft w:val="480"/>
          <w:marRight w:val="0"/>
          <w:marTop w:val="0"/>
          <w:marBottom w:val="0"/>
          <w:divBdr>
            <w:top w:val="none" w:sz="0" w:space="0" w:color="auto"/>
            <w:left w:val="none" w:sz="0" w:space="0" w:color="auto"/>
            <w:bottom w:val="none" w:sz="0" w:space="0" w:color="auto"/>
            <w:right w:val="none" w:sz="0" w:space="0" w:color="auto"/>
          </w:divBdr>
        </w:div>
        <w:div w:id="754471638">
          <w:marLeft w:val="480"/>
          <w:marRight w:val="0"/>
          <w:marTop w:val="0"/>
          <w:marBottom w:val="0"/>
          <w:divBdr>
            <w:top w:val="none" w:sz="0" w:space="0" w:color="auto"/>
            <w:left w:val="none" w:sz="0" w:space="0" w:color="auto"/>
            <w:bottom w:val="none" w:sz="0" w:space="0" w:color="auto"/>
            <w:right w:val="none" w:sz="0" w:space="0" w:color="auto"/>
          </w:divBdr>
        </w:div>
        <w:div w:id="823744843">
          <w:marLeft w:val="480"/>
          <w:marRight w:val="0"/>
          <w:marTop w:val="0"/>
          <w:marBottom w:val="0"/>
          <w:divBdr>
            <w:top w:val="none" w:sz="0" w:space="0" w:color="auto"/>
            <w:left w:val="none" w:sz="0" w:space="0" w:color="auto"/>
            <w:bottom w:val="none" w:sz="0" w:space="0" w:color="auto"/>
            <w:right w:val="none" w:sz="0" w:space="0" w:color="auto"/>
          </w:divBdr>
        </w:div>
      </w:divsChild>
    </w:div>
    <w:div w:id="134371588">
      <w:bodyDiv w:val="1"/>
      <w:marLeft w:val="0"/>
      <w:marRight w:val="0"/>
      <w:marTop w:val="0"/>
      <w:marBottom w:val="0"/>
      <w:divBdr>
        <w:top w:val="none" w:sz="0" w:space="0" w:color="auto"/>
        <w:left w:val="none" w:sz="0" w:space="0" w:color="auto"/>
        <w:bottom w:val="none" w:sz="0" w:space="0" w:color="auto"/>
        <w:right w:val="none" w:sz="0" w:space="0" w:color="auto"/>
      </w:divBdr>
    </w:div>
    <w:div w:id="134374458">
      <w:bodyDiv w:val="1"/>
      <w:marLeft w:val="0"/>
      <w:marRight w:val="0"/>
      <w:marTop w:val="0"/>
      <w:marBottom w:val="0"/>
      <w:divBdr>
        <w:top w:val="none" w:sz="0" w:space="0" w:color="auto"/>
        <w:left w:val="none" w:sz="0" w:space="0" w:color="auto"/>
        <w:bottom w:val="none" w:sz="0" w:space="0" w:color="auto"/>
        <w:right w:val="none" w:sz="0" w:space="0" w:color="auto"/>
      </w:divBdr>
    </w:div>
    <w:div w:id="134378026">
      <w:bodyDiv w:val="1"/>
      <w:marLeft w:val="0"/>
      <w:marRight w:val="0"/>
      <w:marTop w:val="0"/>
      <w:marBottom w:val="0"/>
      <w:divBdr>
        <w:top w:val="none" w:sz="0" w:space="0" w:color="auto"/>
        <w:left w:val="none" w:sz="0" w:space="0" w:color="auto"/>
        <w:bottom w:val="none" w:sz="0" w:space="0" w:color="auto"/>
        <w:right w:val="none" w:sz="0" w:space="0" w:color="auto"/>
      </w:divBdr>
    </w:div>
    <w:div w:id="134762737">
      <w:bodyDiv w:val="1"/>
      <w:marLeft w:val="0"/>
      <w:marRight w:val="0"/>
      <w:marTop w:val="0"/>
      <w:marBottom w:val="0"/>
      <w:divBdr>
        <w:top w:val="none" w:sz="0" w:space="0" w:color="auto"/>
        <w:left w:val="none" w:sz="0" w:space="0" w:color="auto"/>
        <w:bottom w:val="none" w:sz="0" w:space="0" w:color="auto"/>
        <w:right w:val="none" w:sz="0" w:space="0" w:color="auto"/>
      </w:divBdr>
    </w:div>
    <w:div w:id="134836134">
      <w:bodyDiv w:val="1"/>
      <w:marLeft w:val="0"/>
      <w:marRight w:val="0"/>
      <w:marTop w:val="0"/>
      <w:marBottom w:val="0"/>
      <w:divBdr>
        <w:top w:val="none" w:sz="0" w:space="0" w:color="auto"/>
        <w:left w:val="none" w:sz="0" w:space="0" w:color="auto"/>
        <w:bottom w:val="none" w:sz="0" w:space="0" w:color="auto"/>
        <w:right w:val="none" w:sz="0" w:space="0" w:color="auto"/>
      </w:divBdr>
    </w:div>
    <w:div w:id="134875008">
      <w:bodyDiv w:val="1"/>
      <w:marLeft w:val="0"/>
      <w:marRight w:val="0"/>
      <w:marTop w:val="0"/>
      <w:marBottom w:val="0"/>
      <w:divBdr>
        <w:top w:val="none" w:sz="0" w:space="0" w:color="auto"/>
        <w:left w:val="none" w:sz="0" w:space="0" w:color="auto"/>
        <w:bottom w:val="none" w:sz="0" w:space="0" w:color="auto"/>
        <w:right w:val="none" w:sz="0" w:space="0" w:color="auto"/>
      </w:divBdr>
    </w:div>
    <w:div w:id="134880216">
      <w:bodyDiv w:val="1"/>
      <w:marLeft w:val="0"/>
      <w:marRight w:val="0"/>
      <w:marTop w:val="0"/>
      <w:marBottom w:val="0"/>
      <w:divBdr>
        <w:top w:val="none" w:sz="0" w:space="0" w:color="auto"/>
        <w:left w:val="none" w:sz="0" w:space="0" w:color="auto"/>
        <w:bottom w:val="none" w:sz="0" w:space="0" w:color="auto"/>
        <w:right w:val="none" w:sz="0" w:space="0" w:color="auto"/>
      </w:divBdr>
    </w:div>
    <w:div w:id="134957148">
      <w:bodyDiv w:val="1"/>
      <w:marLeft w:val="0"/>
      <w:marRight w:val="0"/>
      <w:marTop w:val="0"/>
      <w:marBottom w:val="0"/>
      <w:divBdr>
        <w:top w:val="none" w:sz="0" w:space="0" w:color="auto"/>
        <w:left w:val="none" w:sz="0" w:space="0" w:color="auto"/>
        <w:bottom w:val="none" w:sz="0" w:space="0" w:color="auto"/>
        <w:right w:val="none" w:sz="0" w:space="0" w:color="auto"/>
      </w:divBdr>
    </w:div>
    <w:div w:id="135101515">
      <w:bodyDiv w:val="1"/>
      <w:marLeft w:val="0"/>
      <w:marRight w:val="0"/>
      <w:marTop w:val="0"/>
      <w:marBottom w:val="0"/>
      <w:divBdr>
        <w:top w:val="none" w:sz="0" w:space="0" w:color="auto"/>
        <w:left w:val="none" w:sz="0" w:space="0" w:color="auto"/>
        <w:bottom w:val="none" w:sz="0" w:space="0" w:color="auto"/>
        <w:right w:val="none" w:sz="0" w:space="0" w:color="auto"/>
      </w:divBdr>
    </w:div>
    <w:div w:id="135147399">
      <w:bodyDiv w:val="1"/>
      <w:marLeft w:val="0"/>
      <w:marRight w:val="0"/>
      <w:marTop w:val="0"/>
      <w:marBottom w:val="0"/>
      <w:divBdr>
        <w:top w:val="none" w:sz="0" w:space="0" w:color="auto"/>
        <w:left w:val="none" w:sz="0" w:space="0" w:color="auto"/>
        <w:bottom w:val="none" w:sz="0" w:space="0" w:color="auto"/>
        <w:right w:val="none" w:sz="0" w:space="0" w:color="auto"/>
      </w:divBdr>
    </w:div>
    <w:div w:id="135226246">
      <w:bodyDiv w:val="1"/>
      <w:marLeft w:val="0"/>
      <w:marRight w:val="0"/>
      <w:marTop w:val="0"/>
      <w:marBottom w:val="0"/>
      <w:divBdr>
        <w:top w:val="none" w:sz="0" w:space="0" w:color="auto"/>
        <w:left w:val="none" w:sz="0" w:space="0" w:color="auto"/>
        <w:bottom w:val="none" w:sz="0" w:space="0" w:color="auto"/>
        <w:right w:val="none" w:sz="0" w:space="0" w:color="auto"/>
      </w:divBdr>
    </w:div>
    <w:div w:id="135226521">
      <w:bodyDiv w:val="1"/>
      <w:marLeft w:val="0"/>
      <w:marRight w:val="0"/>
      <w:marTop w:val="0"/>
      <w:marBottom w:val="0"/>
      <w:divBdr>
        <w:top w:val="none" w:sz="0" w:space="0" w:color="auto"/>
        <w:left w:val="none" w:sz="0" w:space="0" w:color="auto"/>
        <w:bottom w:val="none" w:sz="0" w:space="0" w:color="auto"/>
        <w:right w:val="none" w:sz="0" w:space="0" w:color="auto"/>
      </w:divBdr>
    </w:div>
    <w:div w:id="135268480">
      <w:bodyDiv w:val="1"/>
      <w:marLeft w:val="0"/>
      <w:marRight w:val="0"/>
      <w:marTop w:val="0"/>
      <w:marBottom w:val="0"/>
      <w:divBdr>
        <w:top w:val="none" w:sz="0" w:space="0" w:color="auto"/>
        <w:left w:val="none" w:sz="0" w:space="0" w:color="auto"/>
        <w:bottom w:val="none" w:sz="0" w:space="0" w:color="auto"/>
        <w:right w:val="none" w:sz="0" w:space="0" w:color="auto"/>
      </w:divBdr>
    </w:div>
    <w:div w:id="135269275">
      <w:bodyDiv w:val="1"/>
      <w:marLeft w:val="0"/>
      <w:marRight w:val="0"/>
      <w:marTop w:val="0"/>
      <w:marBottom w:val="0"/>
      <w:divBdr>
        <w:top w:val="none" w:sz="0" w:space="0" w:color="auto"/>
        <w:left w:val="none" w:sz="0" w:space="0" w:color="auto"/>
        <w:bottom w:val="none" w:sz="0" w:space="0" w:color="auto"/>
        <w:right w:val="none" w:sz="0" w:space="0" w:color="auto"/>
      </w:divBdr>
    </w:div>
    <w:div w:id="135337525">
      <w:bodyDiv w:val="1"/>
      <w:marLeft w:val="0"/>
      <w:marRight w:val="0"/>
      <w:marTop w:val="0"/>
      <w:marBottom w:val="0"/>
      <w:divBdr>
        <w:top w:val="none" w:sz="0" w:space="0" w:color="auto"/>
        <w:left w:val="none" w:sz="0" w:space="0" w:color="auto"/>
        <w:bottom w:val="none" w:sz="0" w:space="0" w:color="auto"/>
        <w:right w:val="none" w:sz="0" w:space="0" w:color="auto"/>
      </w:divBdr>
    </w:div>
    <w:div w:id="135533401">
      <w:bodyDiv w:val="1"/>
      <w:marLeft w:val="0"/>
      <w:marRight w:val="0"/>
      <w:marTop w:val="0"/>
      <w:marBottom w:val="0"/>
      <w:divBdr>
        <w:top w:val="none" w:sz="0" w:space="0" w:color="auto"/>
        <w:left w:val="none" w:sz="0" w:space="0" w:color="auto"/>
        <w:bottom w:val="none" w:sz="0" w:space="0" w:color="auto"/>
        <w:right w:val="none" w:sz="0" w:space="0" w:color="auto"/>
      </w:divBdr>
    </w:div>
    <w:div w:id="135534554">
      <w:bodyDiv w:val="1"/>
      <w:marLeft w:val="0"/>
      <w:marRight w:val="0"/>
      <w:marTop w:val="0"/>
      <w:marBottom w:val="0"/>
      <w:divBdr>
        <w:top w:val="none" w:sz="0" w:space="0" w:color="auto"/>
        <w:left w:val="none" w:sz="0" w:space="0" w:color="auto"/>
        <w:bottom w:val="none" w:sz="0" w:space="0" w:color="auto"/>
        <w:right w:val="none" w:sz="0" w:space="0" w:color="auto"/>
      </w:divBdr>
    </w:div>
    <w:div w:id="135534810">
      <w:bodyDiv w:val="1"/>
      <w:marLeft w:val="0"/>
      <w:marRight w:val="0"/>
      <w:marTop w:val="0"/>
      <w:marBottom w:val="0"/>
      <w:divBdr>
        <w:top w:val="none" w:sz="0" w:space="0" w:color="auto"/>
        <w:left w:val="none" w:sz="0" w:space="0" w:color="auto"/>
        <w:bottom w:val="none" w:sz="0" w:space="0" w:color="auto"/>
        <w:right w:val="none" w:sz="0" w:space="0" w:color="auto"/>
      </w:divBdr>
    </w:div>
    <w:div w:id="135611664">
      <w:bodyDiv w:val="1"/>
      <w:marLeft w:val="0"/>
      <w:marRight w:val="0"/>
      <w:marTop w:val="0"/>
      <w:marBottom w:val="0"/>
      <w:divBdr>
        <w:top w:val="none" w:sz="0" w:space="0" w:color="auto"/>
        <w:left w:val="none" w:sz="0" w:space="0" w:color="auto"/>
        <w:bottom w:val="none" w:sz="0" w:space="0" w:color="auto"/>
        <w:right w:val="none" w:sz="0" w:space="0" w:color="auto"/>
      </w:divBdr>
    </w:div>
    <w:div w:id="135683954">
      <w:bodyDiv w:val="1"/>
      <w:marLeft w:val="0"/>
      <w:marRight w:val="0"/>
      <w:marTop w:val="0"/>
      <w:marBottom w:val="0"/>
      <w:divBdr>
        <w:top w:val="none" w:sz="0" w:space="0" w:color="auto"/>
        <w:left w:val="none" w:sz="0" w:space="0" w:color="auto"/>
        <w:bottom w:val="none" w:sz="0" w:space="0" w:color="auto"/>
        <w:right w:val="none" w:sz="0" w:space="0" w:color="auto"/>
      </w:divBdr>
    </w:div>
    <w:div w:id="135730424">
      <w:bodyDiv w:val="1"/>
      <w:marLeft w:val="0"/>
      <w:marRight w:val="0"/>
      <w:marTop w:val="0"/>
      <w:marBottom w:val="0"/>
      <w:divBdr>
        <w:top w:val="none" w:sz="0" w:space="0" w:color="auto"/>
        <w:left w:val="none" w:sz="0" w:space="0" w:color="auto"/>
        <w:bottom w:val="none" w:sz="0" w:space="0" w:color="auto"/>
        <w:right w:val="none" w:sz="0" w:space="0" w:color="auto"/>
      </w:divBdr>
    </w:div>
    <w:div w:id="135800702">
      <w:bodyDiv w:val="1"/>
      <w:marLeft w:val="0"/>
      <w:marRight w:val="0"/>
      <w:marTop w:val="0"/>
      <w:marBottom w:val="0"/>
      <w:divBdr>
        <w:top w:val="none" w:sz="0" w:space="0" w:color="auto"/>
        <w:left w:val="none" w:sz="0" w:space="0" w:color="auto"/>
        <w:bottom w:val="none" w:sz="0" w:space="0" w:color="auto"/>
        <w:right w:val="none" w:sz="0" w:space="0" w:color="auto"/>
      </w:divBdr>
    </w:div>
    <w:div w:id="135874147">
      <w:bodyDiv w:val="1"/>
      <w:marLeft w:val="0"/>
      <w:marRight w:val="0"/>
      <w:marTop w:val="0"/>
      <w:marBottom w:val="0"/>
      <w:divBdr>
        <w:top w:val="none" w:sz="0" w:space="0" w:color="auto"/>
        <w:left w:val="none" w:sz="0" w:space="0" w:color="auto"/>
        <w:bottom w:val="none" w:sz="0" w:space="0" w:color="auto"/>
        <w:right w:val="none" w:sz="0" w:space="0" w:color="auto"/>
      </w:divBdr>
    </w:div>
    <w:div w:id="135876239">
      <w:bodyDiv w:val="1"/>
      <w:marLeft w:val="0"/>
      <w:marRight w:val="0"/>
      <w:marTop w:val="0"/>
      <w:marBottom w:val="0"/>
      <w:divBdr>
        <w:top w:val="none" w:sz="0" w:space="0" w:color="auto"/>
        <w:left w:val="none" w:sz="0" w:space="0" w:color="auto"/>
        <w:bottom w:val="none" w:sz="0" w:space="0" w:color="auto"/>
        <w:right w:val="none" w:sz="0" w:space="0" w:color="auto"/>
      </w:divBdr>
    </w:div>
    <w:div w:id="135879297">
      <w:bodyDiv w:val="1"/>
      <w:marLeft w:val="0"/>
      <w:marRight w:val="0"/>
      <w:marTop w:val="0"/>
      <w:marBottom w:val="0"/>
      <w:divBdr>
        <w:top w:val="none" w:sz="0" w:space="0" w:color="auto"/>
        <w:left w:val="none" w:sz="0" w:space="0" w:color="auto"/>
        <w:bottom w:val="none" w:sz="0" w:space="0" w:color="auto"/>
        <w:right w:val="none" w:sz="0" w:space="0" w:color="auto"/>
      </w:divBdr>
    </w:div>
    <w:div w:id="136072338">
      <w:bodyDiv w:val="1"/>
      <w:marLeft w:val="0"/>
      <w:marRight w:val="0"/>
      <w:marTop w:val="0"/>
      <w:marBottom w:val="0"/>
      <w:divBdr>
        <w:top w:val="none" w:sz="0" w:space="0" w:color="auto"/>
        <w:left w:val="none" w:sz="0" w:space="0" w:color="auto"/>
        <w:bottom w:val="none" w:sz="0" w:space="0" w:color="auto"/>
        <w:right w:val="none" w:sz="0" w:space="0" w:color="auto"/>
      </w:divBdr>
    </w:div>
    <w:div w:id="136146705">
      <w:bodyDiv w:val="1"/>
      <w:marLeft w:val="0"/>
      <w:marRight w:val="0"/>
      <w:marTop w:val="0"/>
      <w:marBottom w:val="0"/>
      <w:divBdr>
        <w:top w:val="none" w:sz="0" w:space="0" w:color="auto"/>
        <w:left w:val="none" w:sz="0" w:space="0" w:color="auto"/>
        <w:bottom w:val="none" w:sz="0" w:space="0" w:color="auto"/>
        <w:right w:val="none" w:sz="0" w:space="0" w:color="auto"/>
      </w:divBdr>
    </w:div>
    <w:div w:id="136188064">
      <w:bodyDiv w:val="1"/>
      <w:marLeft w:val="0"/>
      <w:marRight w:val="0"/>
      <w:marTop w:val="0"/>
      <w:marBottom w:val="0"/>
      <w:divBdr>
        <w:top w:val="none" w:sz="0" w:space="0" w:color="auto"/>
        <w:left w:val="none" w:sz="0" w:space="0" w:color="auto"/>
        <w:bottom w:val="none" w:sz="0" w:space="0" w:color="auto"/>
        <w:right w:val="none" w:sz="0" w:space="0" w:color="auto"/>
      </w:divBdr>
      <w:divsChild>
        <w:div w:id="17391960">
          <w:marLeft w:val="480"/>
          <w:marRight w:val="0"/>
          <w:marTop w:val="0"/>
          <w:marBottom w:val="0"/>
          <w:divBdr>
            <w:top w:val="none" w:sz="0" w:space="0" w:color="auto"/>
            <w:left w:val="none" w:sz="0" w:space="0" w:color="auto"/>
            <w:bottom w:val="none" w:sz="0" w:space="0" w:color="auto"/>
            <w:right w:val="none" w:sz="0" w:space="0" w:color="auto"/>
          </w:divBdr>
        </w:div>
        <w:div w:id="65156685">
          <w:marLeft w:val="480"/>
          <w:marRight w:val="0"/>
          <w:marTop w:val="0"/>
          <w:marBottom w:val="0"/>
          <w:divBdr>
            <w:top w:val="none" w:sz="0" w:space="0" w:color="auto"/>
            <w:left w:val="none" w:sz="0" w:space="0" w:color="auto"/>
            <w:bottom w:val="none" w:sz="0" w:space="0" w:color="auto"/>
            <w:right w:val="none" w:sz="0" w:space="0" w:color="auto"/>
          </w:divBdr>
        </w:div>
        <w:div w:id="88549360">
          <w:marLeft w:val="480"/>
          <w:marRight w:val="0"/>
          <w:marTop w:val="0"/>
          <w:marBottom w:val="0"/>
          <w:divBdr>
            <w:top w:val="none" w:sz="0" w:space="0" w:color="auto"/>
            <w:left w:val="none" w:sz="0" w:space="0" w:color="auto"/>
            <w:bottom w:val="none" w:sz="0" w:space="0" w:color="auto"/>
            <w:right w:val="none" w:sz="0" w:space="0" w:color="auto"/>
          </w:divBdr>
        </w:div>
        <w:div w:id="102573881">
          <w:marLeft w:val="480"/>
          <w:marRight w:val="0"/>
          <w:marTop w:val="0"/>
          <w:marBottom w:val="0"/>
          <w:divBdr>
            <w:top w:val="none" w:sz="0" w:space="0" w:color="auto"/>
            <w:left w:val="none" w:sz="0" w:space="0" w:color="auto"/>
            <w:bottom w:val="none" w:sz="0" w:space="0" w:color="auto"/>
            <w:right w:val="none" w:sz="0" w:space="0" w:color="auto"/>
          </w:divBdr>
        </w:div>
        <w:div w:id="168835395">
          <w:marLeft w:val="480"/>
          <w:marRight w:val="0"/>
          <w:marTop w:val="0"/>
          <w:marBottom w:val="0"/>
          <w:divBdr>
            <w:top w:val="none" w:sz="0" w:space="0" w:color="auto"/>
            <w:left w:val="none" w:sz="0" w:space="0" w:color="auto"/>
            <w:bottom w:val="none" w:sz="0" w:space="0" w:color="auto"/>
            <w:right w:val="none" w:sz="0" w:space="0" w:color="auto"/>
          </w:divBdr>
        </w:div>
        <w:div w:id="199823763">
          <w:marLeft w:val="480"/>
          <w:marRight w:val="0"/>
          <w:marTop w:val="0"/>
          <w:marBottom w:val="0"/>
          <w:divBdr>
            <w:top w:val="none" w:sz="0" w:space="0" w:color="auto"/>
            <w:left w:val="none" w:sz="0" w:space="0" w:color="auto"/>
            <w:bottom w:val="none" w:sz="0" w:space="0" w:color="auto"/>
            <w:right w:val="none" w:sz="0" w:space="0" w:color="auto"/>
          </w:divBdr>
        </w:div>
        <w:div w:id="263150779">
          <w:marLeft w:val="480"/>
          <w:marRight w:val="0"/>
          <w:marTop w:val="0"/>
          <w:marBottom w:val="0"/>
          <w:divBdr>
            <w:top w:val="none" w:sz="0" w:space="0" w:color="auto"/>
            <w:left w:val="none" w:sz="0" w:space="0" w:color="auto"/>
            <w:bottom w:val="none" w:sz="0" w:space="0" w:color="auto"/>
            <w:right w:val="none" w:sz="0" w:space="0" w:color="auto"/>
          </w:divBdr>
        </w:div>
        <w:div w:id="292255859">
          <w:marLeft w:val="480"/>
          <w:marRight w:val="0"/>
          <w:marTop w:val="0"/>
          <w:marBottom w:val="0"/>
          <w:divBdr>
            <w:top w:val="none" w:sz="0" w:space="0" w:color="auto"/>
            <w:left w:val="none" w:sz="0" w:space="0" w:color="auto"/>
            <w:bottom w:val="none" w:sz="0" w:space="0" w:color="auto"/>
            <w:right w:val="none" w:sz="0" w:space="0" w:color="auto"/>
          </w:divBdr>
        </w:div>
        <w:div w:id="364451734">
          <w:marLeft w:val="480"/>
          <w:marRight w:val="0"/>
          <w:marTop w:val="0"/>
          <w:marBottom w:val="0"/>
          <w:divBdr>
            <w:top w:val="none" w:sz="0" w:space="0" w:color="auto"/>
            <w:left w:val="none" w:sz="0" w:space="0" w:color="auto"/>
            <w:bottom w:val="none" w:sz="0" w:space="0" w:color="auto"/>
            <w:right w:val="none" w:sz="0" w:space="0" w:color="auto"/>
          </w:divBdr>
        </w:div>
        <w:div w:id="455177732">
          <w:marLeft w:val="480"/>
          <w:marRight w:val="0"/>
          <w:marTop w:val="0"/>
          <w:marBottom w:val="0"/>
          <w:divBdr>
            <w:top w:val="none" w:sz="0" w:space="0" w:color="auto"/>
            <w:left w:val="none" w:sz="0" w:space="0" w:color="auto"/>
            <w:bottom w:val="none" w:sz="0" w:space="0" w:color="auto"/>
            <w:right w:val="none" w:sz="0" w:space="0" w:color="auto"/>
          </w:divBdr>
        </w:div>
        <w:div w:id="473450934">
          <w:marLeft w:val="480"/>
          <w:marRight w:val="0"/>
          <w:marTop w:val="0"/>
          <w:marBottom w:val="0"/>
          <w:divBdr>
            <w:top w:val="none" w:sz="0" w:space="0" w:color="auto"/>
            <w:left w:val="none" w:sz="0" w:space="0" w:color="auto"/>
            <w:bottom w:val="none" w:sz="0" w:space="0" w:color="auto"/>
            <w:right w:val="none" w:sz="0" w:space="0" w:color="auto"/>
          </w:divBdr>
        </w:div>
        <w:div w:id="489952322">
          <w:marLeft w:val="480"/>
          <w:marRight w:val="0"/>
          <w:marTop w:val="0"/>
          <w:marBottom w:val="0"/>
          <w:divBdr>
            <w:top w:val="none" w:sz="0" w:space="0" w:color="auto"/>
            <w:left w:val="none" w:sz="0" w:space="0" w:color="auto"/>
            <w:bottom w:val="none" w:sz="0" w:space="0" w:color="auto"/>
            <w:right w:val="none" w:sz="0" w:space="0" w:color="auto"/>
          </w:divBdr>
        </w:div>
        <w:div w:id="500588614">
          <w:marLeft w:val="480"/>
          <w:marRight w:val="0"/>
          <w:marTop w:val="0"/>
          <w:marBottom w:val="0"/>
          <w:divBdr>
            <w:top w:val="none" w:sz="0" w:space="0" w:color="auto"/>
            <w:left w:val="none" w:sz="0" w:space="0" w:color="auto"/>
            <w:bottom w:val="none" w:sz="0" w:space="0" w:color="auto"/>
            <w:right w:val="none" w:sz="0" w:space="0" w:color="auto"/>
          </w:divBdr>
        </w:div>
        <w:div w:id="567035932">
          <w:marLeft w:val="480"/>
          <w:marRight w:val="0"/>
          <w:marTop w:val="0"/>
          <w:marBottom w:val="0"/>
          <w:divBdr>
            <w:top w:val="none" w:sz="0" w:space="0" w:color="auto"/>
            <w:left w:val="none" w:sz="0" w:space="0" w:color="auto"/>
            <w:bottom w:val="none" w:sz="0" w:space="0" w:color="auto"/>
            <w:right w:val="none" w:sz="0" w:space="0" w:color="auto"/>
          </w:divBdr>
        </w:div>
        <w:div w:id="587350240">
          <w:marLeft w:val="480"/>
          <w:marRight w:val="0"/>
          <w:marTop w:val="0"/>
          <w:marBottom w:val="0"/>
          <w:divBdr>
            <w:top w:val="none" w:sz="0" w:space="0" w:color="auto"/>
            <w:left w:val="none" w:sz="0" w:space="0" w:color="auto"/>
            <w:bottom w:val="none" w:sz="0" w:space="0" w:color="auto"/>
            <w:right w:val="none" w:sz="0" w:space="0" w:color="auto"/>
          </w:divBdr>
        </w:div>
        <w:div w:id="604920518">
          <w:marLeft w:val="480"/>
          <w:marRight w:val="0"/>
          <w:marTop w:val="0"/>
          <w:marBottom w:val="0"/>
          <w:divBdr>
            <w:top w:val="none" w:sz="0" w:space="0" w:color="auto"/>
            <w:left w:val="none" w:sz="0" w:space="0" w:color="auto"/>
            <w:bottom w:val="none" w:sz="0" w:space="0" w:color="auto"/>
            <w:right w:val="none" w:sz="0" w:space="0" w:color="auto"/>
          </w:divBdr>
        </w:div>
        <w:div w:id="630674051">
          <w:marLeft w:val="480"/>
          <w:marRight w:val="0"/>
          <w:marTop w:val="0"/>
          <w:marBottom w:val="0"/>
          <w:divBdr>
            <w:top w:val="none" w:sz="0" w:space="0" w:color="auto"/>
            <w:left w:val="none" w:sz="0" w:space="0" w:color="auto"/>
            <w:bottom w:val="none" w:sz="0" w:space="0" w:color="auto"/>
            <w:right w:val="none" w:sz="0" w:space="0" w:color="auto"/>
          </w:divBdr>
        </w:div>
        <w:div w:id="641925382">
          <w:marLeft w:val="480"/>
          <w:marRight w:val="0"/>
          <w:marTop w:val="0"/>
          <w:marBottom w:val="0"/>
          <w:divBdr>
            <w:top w:val="none" w:sz="0" w:space="0" w:color="auto"/>
            <w:left w:val="none" w:sz="0" w:space="0" w:color="auto"/>
            <w:bottom w:val="none" w:sz="0" w:space="0" w:color="auto"/>
            <w:right w:val="none" w:sz="0" w:space="0" w:color="auto"/>
          </w:divBdr>
        </w:div>
        <w:div w:id="642733768">
          <w:marLeft w:val="480"/>
          <w:marRight w:val="0"/>
          <w:marTop w:val="0"/>
          <w:marBottom w:val="0"/>
          <w:divBdr>
            <w:top w:val="none" w:sz="0" w:space="0" w:color="auto"/>
            <w:left w:val="none" w:sz="0" w:space="0" w:color="auto"/>
            <w:bottom w:val="none" w:sz="0" w:space="0" w:color="auto"/>
            <w:right w:val="none" w:sz="0" w:space="0" w:color="auto"/>
          </w:divBdr>
        </w:div>
        <w:div w:id="654146776">
          <w:marLeft w:val="480"/>
          <w:marRight w:val="0"/>
          <w:marTop w:val="0"/>
          <w:marBottom w:val="0"/>
          <w:divBdr>
            <w:top w:val="none" w:sz="0" w:space="0" w:color="auto"/>
            <w:left w:val="none" w:sz="0" w:space="0" w:color="auto"/>
            <w:bottom w:val="none" w:sz="0" w:space="0" w:color="auto"/>
            <w:right w:val="none" w:sz="0" w:space="0" w:color="auto"/>
          </w:divBdr>
        </w:div>
        <w:div w:id="666128460">
          <w:marLeft w:val="480"/>
          <w:marRight w:val="0"/>
          <w:marTop w:val="0"/>
          <w:marBottom w:val="0"/>
          <w:divBdr>
            <w:top w:val="none" w:sz="0" w:space="0" w:color="auto"/>
            <w:left w:val="none" w:sz="0" w:space="0" w:color="auto"/>
            <w:bottom w:val="none" w:sz="0" w:space="0" w:color="auto"/>
            <w:right w:val="none" w:sz="0" w:space="0" w:color="auto"/>
          </w:divBdr>
        </w:div>
        <w:div w:id="674069480">
          <w:marLeft w:val="480"/>
          <w:marRight w:val="0"/>
          <w:marTop w:val="0"/>
          <w:marBottom w:val="0"/>
          <w:divBdr>
            <w:top w:val="none" w:sz="0" w:space="0" w:color="auto"/>
            <w:left w:val="none" w:sz="0" w:space="0" w:color="auto"/>
            <w:bottom w:val="none" w:sz="0" w:space="0" w:color="auto"/>
            <w:right w:val="none" w:sz="0" w:space="0" w:color="auto"/>
          </w:divBdr>
        </w:div>
        <w:div w:id="703095706">
          <w:marLeft w:val="480"/>
          <w:marRight w:val="0"/>
          <w:marTop w:val="0"/>
          <w:marBottom w:val="0"/>
          <w:divBdr>
            <w:top w:val="none" w:sz="0" w:space="0" w:color="auto"/>
            <w:left w:val="none" w:sz="0" w:space="0" w:color="auto"/>
            <w:bottom w:val="none" w:sz="0" w:space="0" w:color="auto"/>
            <w:right w:val="none" w:sz="0" w:space="0" w:color="auto"/>
          </w:divBdr>
        </w:div>
        <w:div w:id="718670145">
          <w:marLeft w:val="480"/>
          <w:marRight w:val="0"/>
          <w:marTop w:val="0"/>
          <w:marBottom w:val="0"/>
          <w:divBdr>
            <w:top w:val="none" w:sz="0" w:space="0" w:color="auto"/>
            <w:left w:val="none" w:sz="0" w:space="0" w:color="auto"/>
            <w:bottom w:val="none" w:sz="0" w:space="0" w:color="auto"/>
            <w:right w:val="none" w:sz="0" w:space="0" w:color="auto"/>
          </w:divBdr>
        </w:div>
        <w:div w:id="845707337">
          <w:marLeft w:val="480"/>
          <w:marRight w:val="0"/>
          <w:marTop w:val="0"/>
          <w:marBottom w:val="0"/>
          <w:divBdr>
            <w:top w:val="none" w:sz="0" w:space="0" w:color="auto"/>
            <w:left w:val="none" w:sz="0" w:space="0" w:color="auto"/>
            <w:bottom w:val="none" w:sz="0" w:space="0" w:color="auto"/>
            <w:right w:val="none" w:sz="0" w:space="0" w:color="auto"/>
          </w:divBdr>
        </w:div>
        <w:div w:id="858473170">
          <w:marLeft w:val="480"/>
          <w:marRight w:val="0"/>
          <w:marTop w:val="0"/>
          <w:marBottom w:val="0"/>
          <w:divBdr>
            <w:top w:val="none" w:sz="0" w:space="0" w:color="auto"/>
            <w:left w:val="none" w:sz="0" w:space="0" w:color="auto"/>
            <w:bottom w:val="none" w:sz="0" w:space="0" w:color="auto"/>
            <w:right w:val="none" w:sz="0" w:space="0" w:color="auto"/>
          </w:divBdr>
        </w:div>
      </w:divsChild>
    </w:div>
    <w:div w:id="136268524">
      <w:bodyDiv w:val="1"/>
      <w:marLeft w:val="0"/>
      <w:marRight w:val="0"/>
      <w:marTop w:val="0"/>
      <w:marBottom w:val="0"/>
      <w:divBdr>
        <w:top w:val="none" w:sz="0" w:space="0" w:color="auto"/>
        <w:left w:val="none" w:sz="0" w:space="0" w:color="auto"/>
        <w:bottom w:val="none" w:sz="0" w:space="0" w:color="auto"/>
        <w:right w:val="none" w:sz="0" w:space="0" w:color="auto"/>
      </w:divBdr>
    </w:div>
    <w:div w:id="136270089">
      <w:bodyDiv w:val="1"/>
      <w:marLeft w:val="0"/>
      <w:marRight w:val="0"/>
      <w:marTop w:val="0"/>
      <w:marBottom w:val="0"/>
      <w:divBdr>
        <w:top w:val="none" w:sz="0" w:space="0" w:color="auto"/>
        <w:left w:val="none" w:sz="0" w:space="0" w:color="auto"/>
        <w:bottom w:val="none" w:sz="0" w:space="0" w:color="auto"/>
        <w:right w:val="none" w:sz="0" w:space="0" w:color="auto"/>
      </w:divBdr>
    </w:div>
    <w:div w:id="136337893">
      <w:bodyDiv w:val="1"/>
      <w:marLeft w:val="0"/>
      <w:marRight w:val="0"/>
      <w:marTop w:val="0"/>
      <w:marBottom w:val="0"/>
      <w:divBdr>
        <w:top w:val="none" w:sz="0" w:space="0" w:color="auto"/>
        <w:left w:val="none" w:sz="0" w:space="0" w:color="auto"/>
        <w:bottom w:val="none" w:sz="0" w:space="0" w:color="auto"/>
        <w:right w:val="none" w:sz="0" w:space="0" w:color="auto"/>
      </w:divBdr>
    </w:div>
    <w:div w:id="136386016">
      <w:bodyDiv w:val="1"/>
      <w:marLeft w:val="0"/>
      <w:marRight w:val="0"/>
      <w:marTop w:val="0"/>
      <w:marBottom w:val="0"/>
      <w:divBdr>
        <w:top w:val="none" w:sz="0" w:space="0" w:color="auto"/>
        <w:left w:val="none" w:sz="0" w:space="0" w:color="auto"/>
        <w:bottom w:val="none" w:sz="0" w:space="0" w:color="auto"/>
        <w:right w:val="none" w:sz="0" w:space="0" w:color="auto"/>
      </w:divBdr>
    </w:div>
    <w:div w:id="136411722">
      <w:bodyDiv w:val="1"/>
      <w:marLeft w:val="0"/>
      <w:marRight w:val="0"/>
      <w:marTop w:val="0"/>
      <w:marBottom w:val="0"/>
      <w:divBdr>
        <w:top w:val="none" w:sz="0" w:space="0" w:color="auto"/>
        <w:left w:val="none" w:sz="0" w:space="0" w:color="auto"/>
        <w:bottom w:val="none" w:sz="0" w:space="0" w:color="auto"/>
        <w:right w:val="none" w:sz="0" w:space="0" w:color="auto"/>
      </w:divBdr>
    </w:div>
    <w:div w:id="136456169">
      <w:bodyDiv w:val="1"/>
      <w:marLeft w:val="0"/>
      <w:marRight w:val="0"/>
      <w:marTop w:val="0"/>
      <w:marBottom w:val="0"/>
      <w:divBdr>
        <w:top w:val="none" w:sz="0" w:space="0" w:color="auto"/>
        <w:left w:val="none" w:sz="0" w:space="0" w:color="auto"/>
        <w:bottom w:val="none" w:sz="0" w:space="0" w:color="auto"/>
        <w:right w:val="none" w:sz="0" w:space="0" w:color="auto"/>
      </w:divBdr>
    </w:div>
    <w:div w:id="136537548">
      <w:bodyDiv w:val="1"/>
      <w:marLeft w:val="0"/>
      <w:marRight w:val="0"/>
      <w:marTop w:val="0"/>
      <w:marBottom w:val="0"/>
      <w:divBdr>
        <w:top w:val="none" w:sz="0" w:space="0" w:color="auto"/>
        <w:left w:val="none" w:sz="0" w:space="0" w:color="auto"/>
        <w:bottom w:val="none" w:sz="0" w:space="0" w:color="auto"/>
        <w:right w:val="none" w:sz="0" w:space="0" w:color="auto"/>
      </w:divBdr>
    </w:div>
    <w:div w:id="136577801">
      <w:bodyDiv w:val="1"/>
      <w:marLeft w:val="0"/>
      <w:marRight w:val="0"/>
      <w:marTop w:val="0"/>
      <w:marBottom w:val="0"/>
      <w:divBdr>
        <w:top w:val="none" w:sz="0" w:space="0" w:color="auto"/>
        <w:left w:val="none" w:sz="0" w:space="0" w:color="auto"/>
        <w:bottom w:val="none" w:sz="0" w:space="0" w:color="auto"/>
        <w:right w:val="none" w:sz="0" w:space="0" w:color="auto"/>
      </w:divBdr>
      <w:divsChild>
        <w:div w:id="317154641">
          <w:marLeft w:val="0"/>
          <w:marRight w:val="0"/>
          <w:marTop w:val="0"/>
          <w:marBottom w:val="0"/>
          <w:divBdr>
            <w:top w:val="none" w:sz="0" w:space="0" w:color="auto"/>
            <w:left w:val="none" w:sz="0" w:space="0" w:color="auto"/>
            <w:bottom w:val="none" w:sz="0" w:space="0" w:color="auto"/>
            <w:right w:val="none" w:sz="0" w:space="0" w:color="auto"/>
          </w:divBdr>
        </w:div>
      </w:divsChild>
    </w:div>
    <w:div w:id="136579404">
      <w:bodyDiv w:val="1"/>
      <w:marLeft w:val="0"/>
      <w:marRight w:val="0"/>
      <w:marTop w:val="0"/>
      <w:marBottom w:val="0"/>
      <w:divBdr>
        <w:top w:val="none" w:sz="0" w:space="0" w:color="auto"/>
        <w:left w:val="none" w:sz="0" w:space="0" w:color="auto"/>
        <w:bottom w:val="none" w:sz="0" w:space="0" w:color="auto"/>
        <w:right w:val="none" w:sz="0" w:space="0" w:color="auto"/>
      </w:divBdr>
    </w:div>
    <w:div w:id="136608493">
      <w:bodyDiv w:val="1"/>
      <w:marLeft w:val="0"/>
      <w:marRight w:val="0"/>
      <w:marTop w:val="0"/>
      <w:marBottom w:val="0"/>
      <w:divBdr>
        <w:top w:val="none" w:sz="0" w:space="0" w:color="auto"/>
        <w:left w:val="none" w:sz="0" w:space="0" w:color="auto"/>
        <w:bottom w:val="none" w:sz="0" w:space="0" w:color="auto"/>
        <w:right w:val="none" w:sz="0" w:space="0" w:color="auto"/>
      </w:divBdr>
    </w:div>
    <w:div w:id="136728692">
      <w:bodyDiv w:val="1"/>
      <w:marLeft w:val="0"/>
      <w:marRight w:val="0"/>
      <w:marTop w:val="0"/>
      <w:marBottom w:val="0"/>
      <w:divBdr>
        <w:top w:val="none" w:sz="0" w:space="0" w:color="auto"/>
        <w:left w:val="none" w:sz="0" w:space="0" w:color="auto"/>
        <w:bottom w:val="none" w:sz="0" w:space="0" w:color="auto"/>
        <w:right w:val="none" w:sz="0" w:space="0" w:color="auto"/>
      </w:divBdr>
    </w:div>
    <w:div w:id="137041625">
      <w:bodyDiv w:val="1"/>
      <w:marLeft w:val="0"/>
      <w:marRight w:val="0"/>
      <w:marTop w:val="0"/>
      <w:marBottom w:val="0"/>
      <w:divBdr>
        <w:top w:val="none" w:sz="0" w:space="0" w:color="auto"/>
        <w:left w:val="none" w:sz="0" w:space="0" w:color="auto"/>
        <w:bottom w:val="none" w:sz="0" w:space="0" w:color="auto"/>
        <w:right w:val="none" w:sz="0" w:space="0" w:color="auto"/>
      </w:divBdr>
    </w:div>
    <w:div w:id="137067815">
      <w:bodyDiv w:val="1"/>
      <w:marLeft w:val="0"/>
      <w:marRight w:val="0"/>
      <w:marTop w:val="0"/>
      <w:marBottom w:val="0"/>
      <w:divBdr>
        <w:top w:val="none" w:sz="0" w:space="0" w:color="auto"/>
        <w:left w:val="none" w:sz="0" w:space="0" w:color="auto"/>
        <w:bottom w:val="none" w:sz="0" w:space="0" w:color="auto"/>
        <w:right w:val="none" w:sz="0" w:space="0" w:color="auto"/>
      </w:divBdr>
    </w:div>
    <w:div w:id="137308377">
      <w:bodyDiv w:val="1"/>
      <w:marLeft w:val="0"/>
      <w:marRight w:val="0"/>
      <w:marTop w:val="0"/>
      <w:marBottom w:val="0"/>
      <w:divBdr>
        <w:top w:val="none" w:sz="0" w:space="0" w:color="auto"/>
        <w:left w:val="none" w:sz="0" w:space="0" w:color="auto"/>
        <w:bottom w:val="none" w:sz="0" w:space="0" w:color="auto"/>
        <w:right w:val="none" w:sz="0" w:space="0" w:color="auto"/>
      </w:divBdr>
    </w:div>
    <w:div w:id="137378304">
      <w:bodyDiv w:val="1"/>
      <w:marLeft w:val="0"/>
      <w:marRight w:val="0"/>
      <w:marTop w:val="0"/>
      <w:marBottom w:val="0"/>
      <w:divBdr>
        <w:top w:val="none" w:sz="0" w:space="0" w:color="auto"/>
        <w:left w:val="none" w:sz="0" w:space="0" w:color="auto"/>
        <w:bottom w:val="none" w:sz="0" w:space="0" w:color="auto"/>
        <w:right w:val="none" w:sz="0" w:space="0" w:color="auto"/>
      </w:divBdr>
    </w:div>
    <w:div w:id="137454108">
      <w:bodyDiv w:val="1"/>
      <w:marLeft w:val="0"/>
      <w:marRight w:val="0"/>
      <w:marTop w:val="0"/>
      <w:marBottom w:val="0"/>
      <w:divBdr>
        <w:top w:val="none" w:sz="0" w:space="0" w:color="auto"/>
        <w:left w:val="none" w:sz="0" w:space="0" w:color="auto"/>
        <w:bottom w:val="none" w:sz="0" w:space="0" w:color="auto"/>
        <w:right w:val="none" w:sz="0" w:space="0" w:color="auto"/>
      </w:divBdr>
    </w:div>
    <w:div w:id="137454646">
      <w:bodyDiv w:val="1"/>
      <w:marLeft w:val="0"/>
      <w:marRight w:val="0"/>
      <w:marTop w:val="0"/>
      <w:marBottom w:val="0"/>
      <w:divBdr>
        <w:top w:val="none" w:sz="0" w:space="0" w:color="auto"/>
        <w:left w:val="none" w:sz="0" w:space="0" w:color="auto"/>
        <w:bottom w:val="none" w:sz="0" w:space="0" w:color="auto"/>
        <w:right w:val="none" w:sz="0" w:space="0" w:color="auto"/>
      </w:divBdr>
      <w:divsChild>
        <w:div w:id="54744731">
          <w:marLeft w:val="480"/>
          <w:marRight w:val="0"/>
          <w:marTop w:val="0"/>
          <w:marBottom w:val="0"/>
          <w:divBdr>
            <w:top w:val="none" w:sz="0" w:space="0" w:color="auto"/>
            <w:left w:val="none" w:sz="0" w:space="0" w:color="auto"/>
            <w:bottom w:val="none" w:sz="0" w:space="0" w:color="auto"/>
            <w:right w:val="none" w:sz="0" w:space="0" w:color="auto"/>
          </w:divBdr>
        </w:div>
        <w:div w:id="56248704">
          <w:marLeft w:val="480"/>
          <w:marRight w:val="0"/>
          <w:marTop w:val="0"/>
          <w:marBottom w:val="0"/>
          <w:divBdr>
            <w:top w:val="none" w:sz="0" w:space="0" w:color="auto"/>
            <w:left w:val="none" w:sz="0" w:space="0" w:color="auto"/>
            <w:bottom w:val="none" w:sz="0" w:space="0" w:color="auto"/>
            <w:right w:val="none" w:sz="0" w:space="0" w:color="auto"/>
          </w:divBdr>
        </w:div>
        <w:div w:id="75134370">
          <w:marLeft w:val="480"/>
          <w:marRight w:val="0"/>
          <w:marTop w:val="0"/>
          <w:marBottom w:val="0"/>
          <w:divBdr>
            <w:top w:val="none" w:sz="0" w:space="0" w:color="auto"/>
            <w:left w:val="none" w:sz="0" w:space="0" w:color="auto"/>
            <w:bottom w:val="none" w:sz="0" w:space="0" w:color="auto"/>
            <w:right w:val="none" w:sz="0" w:space="0" w:color="auto"/>
          </w:divBdr>
        </w:div>
        <w:div w:id="180440119">
          <w:marLeft w:val="480"/>
          <w:marRight w:val="0"/>
          <w:marTop w:val="0"/>
          <w:marBottom w:val="0"/>
          <w:divBdr>
            <w:top w:val="none" w:sz="0" w:space="0" w:color="auto"/>
            <w:left w:val="none" w:sz="0" w:space="0" w:color="auto"/>
            <w:bottom w:val="none" w:sz="0" w:space="0" w:color="auto"/>
            <w:right w:val="none" w:sz="0" w:space="0" w:color="auto"/>
          </w:divBdr>
        </w:div>
        <w:div w:id="243152886">
          <w:marLeft w:val="480"/>
          <w:marRight w:val="0"/>
          <w:marTop w:val="0"/>
          <w:marBottom w:val="0"/>
          <w:divBdr>
            <w:top w:val="none" w:sz="0" w:space="0" w:color="auto"/>
            <w:left w:val="none" w:sz="0" w:space="0" w:color="auto"/>
            <w:bottom w:val="none" w:sz="0" w:space="0" w:color="auto"/>
            <w:right w:val="none" w:sz="0" w:space="0" w:color="auto"/>
          </w:divBdr>
        </w:div>
        <w:div w:id="254437433">
          <w:marLeft w:val="480"/>
          <w:marRight w:val="0"/>
          <w:marTop w:val="0"/>
          <w:marBottom w:val="0"/>
          <w:divBdr>
            <w:top w:val="none" w:sz="0" w:space="0" w:color="auto"/>
            <w:left w:val="none" w:sz="0" w:space="0" w:color="auto"/>
            <w:bottom w:val="none" w:sz="0" w:space="0" w:color="auto"/>
            <w:right w:val="none" w:sz="0" w:space="0" w:color="auto"/>
          </w:divBdr>
        </w:div>
        <w:div w:id="303512377">
          <w:marLeft w:val="480"/>
          <w:marRight w:val="0"/>
          <w:marTop w:val="0"/>
          <w:marBottom w:val="0"/>
          <w:divBdr>
            <w:top w:val="none" w:sz="0" w:space="0" w:color="auto"/>
            <w:left w:val="none" w:sz="0" w:space="0" w:color="auto"/>
            <w:bottom w:val="none" w:sz="0" w:space="0" w:color="auto"/>
            <w:right w:val="none" w:sz="0" w:space="0" w:color="auto"/>
          </w:divBdr>
        </w:div>
        <w:div w:id="326906811">
          <w:marLeft w:val="480"/>
          <w:marRight w:val="0"/>
          <w:marTop w:val="0"/>
          <w:marBottom w:val="0"/>
          <w:divBdr>
            <w:top w:val="none" w:sz="0" w:space="0" w:color="auto"/>
            <w:left w:val="none" w:sz="0" w:space="0" w:color="auto"/>
            <w:bottom w:val="none" w:sz="0" w:space="0" w:color="auto"/>
            <w:right w:val="none" w:sz="0" w:space="0" w:color="auto"/>
          </w:divBdr>
        </w:div>
        <w:div w:id="353042487">
          <w:marLeft w:val="480"/>
          <w:marRight w:val="0"/>
          <w:marTop w:val="0"/>
          <w:marBottom w:val="0"/>
          <w:divBdr>
            <w:top w:val="none" w:sz="0" w:space="0" w:color="auto"/>
            <w:left w:val="none" w:sz="0" w:space="0" w:color="auto"/>
            <w:bottom w:val="none" w:sz="0" w:space="0" w:color="auto"/>
            <w:right w:val="none" w:sz="0" w:space="0" w:color="auto"/>
          </w:divBdr>
        </w:div>
        <w:div w:id="388112560">
          <w:marLeft w:val="480"/>
          <w:marRight w:val="0"/>
          <w:marTop w:val="0"/>
          <w:marBottom w:val="0"/>
          <w:divBdr>
            <w:top w:val="none" w:sz="0" w:space="0" w:color="auto"/>
            <w:left w:val="none" w:sz="0" w:space="0" w:color="auto"/>
            <w:bottom w:val="none" w:sz="0" w:space="0" w:color="auto"/>
            <w:right w:val="none" w:sz="0" w:space="0" w:color="auto"/>
          </w:divBdr>
        </w:div>
        <w:div w:id="413867016">
          <w:marLeft w:val="480"/>
          <w:marRight w:val="0"/>
          <w:marTop w:val="0"/>
          <w:marBottom w:val="0"/>
          <w:divBdr>
            <w:top w:val="none" w:sz="0" w:space="0" w:color="auto"/>
            <w:left w:val="none" w:sz="0" w:space="0" w:color="auto"/>
            <w:bottom w:val="none" w:sz="0" w:space="0" w:color="auto"/>
            <w:right w:val="none" w:sz="0" w:space="0" w:color="auto"/>
          </w:divBdr>
        </w:div>
        <w:div w:id="545797646">
          <w:marLeft w:val="480"/>
          <w:marRight w:val="0"/>
          <w:marTop w:val="0"/>
          <w:marBottom w:val="0"/>
          <w:divBdr>
            <w:top w:val="none" w:sz="0" w:space="0" w:color="auto"/>
            <w:left w:val="none" w:sz="0" w:space="0" w:color="auto"/>
            <w:bottom w:val="none" w:sz="0" w:space="0" w:color="auto"/>
            <w:right w:val="none" w:sz="0" w:space="0" w:color="auto"/>
          </w:divBdr>
        </w:div>
        <w:div w:id="570508904">
          <w:marLeft w:val="480"/>
          <w:marRight w:val="0"/>
          <w:marTop w:val="0"/>
          <w:marBottom w:val="0"/>
          <w:divBdr>
            <w:top w:val="none" w:sz="0" w:space="0" w:color="auto"/>
            <w:left w:val="none" w:sz="0" w:space="0" w:color="auto"/>
            <w:bottom w:val="none" w:sz="0" w:space="0" w:color="auto"/>
            <w:right w:val="none" w:sz="0" w:space="0" w:color="auto"/>
          </w:divBdr>
        </w:div>
        <w:div w:id="616763481">
          <w:marLeft w:val="480"/>
          <w:marRight w:val="0"/>
          <w:marTop w:val="0"/>
          <w:marBottom w:val="0"/>
          <w:divBdr>
            <w:top w:val="none" w:sz="0" w:space="0" w:color="auto"/>
            <w:left w:val="none" w:sz="0" w:space="0" w:color="auto"/>
            <w:bottom w:val="none" w:sz="0" w:space="0" w:color="auto"/>
            <w:right w:val="none" w:sz="0" w:space="0" w:color="auto"/>
          </w:divBdr>
        </w:div>
        <w:div w:id="692222031">
          <w:marLeft w:val="480"/>
          <w:marRight w:val="0"/>
          <w:marTop w:val="0"/>
          <w:marBottom w:val="0"/>
          <w:divBdr>
            <w:top w:val="none" w:sz="0" w:space="0" w:color="auto"/>
            <w:left w:val="none" w:sz="0" w:space="0" w:color="auto"/>
            <w:bottom w:val="none" w:sz="0" w:space="0" w:color="auto"/>
            <w:right w:val="none" w:sz="0" w:space="0" w:color="auto"/>
          </w:divBdr>
        </w:div>
        <w:div w:id="694890406">
          <w:marLeft w:val="480"/>
          <w:marRight w:val="0"/>
          <w:marTop w:val="0"/>
          <w:marBottom w:val="0"/>
          <w:divBdr>
            <w:top w:val="none" w:sz="0" w:space="0" w:color="auto"/>
            <w:left w:val="none" w:sz="0" w:space="0" w:color="auto"/>
            <w:bottom w:val="none" w:sz="0" w:space="0" w:color="auto"/>
            <w:right w:val="none" w:sz="0" w:space="0" w:color="auto"/>
          </w:divBdr>
        </w:div>
        <w:div w:id="741484020">
          <w:marLeft w:val="480"/>
          <w:marRight w:val="0"/>
          <w:marTop w:val="0"/>
          <w:marBottom w:val="0"/>
          <w:divBdr>
            <w:top w:val="none" w:sz="0" w:space="0" w:color="auto"/>
            <w:left w:val="none" w:sz="0" w:space="0" w:color="auto"/>
            <w:bottom w:val="none" w:sz="0" w:space="0" w:color="auto"/>
            <w:right w:val="none" w:sz="0" w:space="0" w:color="auto"/>
          </w:divBdr>
        </w:div>
        <w:div w:id="770666370">
          <w:marLeft w:val="480"/>
          <w:marRight w:val="0"/>
          <w:marTop w:val="0"/>
          <w:marBottom w:val="0"/>
          <w:divBdr>
            <w:top w:val="none" w:sz="0" w:space="0" w:color="auto"/>
            <w:left w:val="none" w:sz="0" w:space="0" w:color="auto"/>
            <w:bottom w:val="none" w:sz="0" w:space="0" w:color="auto"/>
            <w:right w:val="none" w:sz="0" w:space="0" w:color="auto"/>
          </w:divBdr>
        </w:div>
        <w:div w:id="772675930">
          <w:marLeft w:val="480"/>
          <w:marRight w:val="0"/>
          <w:marTop w:val="0"/>
          <w:marBottom w:val="0"/>
          <w:divBdr>
            <w:top w:val="none" w:sz="0" w:space="0" w:color="auto"/>
            <w:left w:val="none" w:sz="0" w:space="0" w:color="auto"/>
            <w:bottom w:val="none" w:sz="0" w:space="0" w:color="auto"/>
            <w:right w:val="none" w:sz="0" w:space="0" w:color="auto"/>
          </w:divBdr>
        </w:div>
        <w:div w:id="777532699">
          <w:marLeft w:val="480"/>
          <w:marRight w:val="0"/>
          <w:marTop w:val="0"/>
          <w:marBottom w:val="0"/>
          <w:divBdr>
            <w:top w:val="none" w:sz="0" w:space="0" w:color="auto"/>
            <w:left w:val="none" w:sz="0" w:space="0" w:color="auto"/>
            <w:bottom w:val="none" w:sz="0" w:space="0" w:color="auto"/>
            <w:right w:val="none" w:sz="0" w:space="0" w:color="auto"/>
          </w:divBdr>
        </w:div>
        <w:div w:id="808128918">
          <w:marLeft w:val="480"/>
          <w:marRight w:val="0"/>
          <w:marTop w:val="0"/>
          <w:marBottom w:val="0"/>
          <w:divBdr>
            <w:top w:val="none" w:sz="0" w:space="0" w:color="auto"/>
            <w:left w:val="none" w:sz="0" w:space="0" w:color="auto"/>
            <w:bottom w:val="none" w:sz="0" w:space="0" w:color="auto"/>
            <w:right w:val="none" w:sz="0" w:space="0" w:color="auto"/>
          </w:divBdr>
        </w:div>
        <w:div w:id="810825943">
          <w:marLeft w:val="480"/>
          <w:marRight w:val="0"/>
          <w:marTop w:val="0"/>
          <w:marBottom w:val="0"/>
          <w:divBdr>
            <w:top w:val="none" w:sz="0" w:space="0" w:color="auto"/>
            <w:left w:val="none" w:sz="0" w:space="0" w:color="auto"/>
            <w:bottom w:val="none" w:sz="0" w:space="0" w:color="auto"/>
            <w:right w:val="none" w:sz="0" w:space="0" w:color="auto"/>
          </w:divBdr>
        </w:div>
        <w:div w:id="820459639">
          <w:marLeft w:val="480"/>
          <w:marRight w:val="0"/>
          <w:marTop w:val="0"/>
          <w:marBottom w:val="0"/>
          <w:divBdr>
            <w:top w:val="none" w:sz="0" w:space="0" w:color="auto"/>
            <w:left w:val="none" w:sz="0" w:space="0" w:color="auto"/>
            <w:bottom w:val="none" w:sz="0" w:space="0" w:color="auto"/>
            <w:right w:val="none" w:sz="0" w:space="0" w:color="auto"/>
          </w:divBdr>
        </w:div>
        <w:div w:id="833036933">
          <w:marLeft w:val="480"/>
          <w:marRight w:val="0"/>
          <w:marTop w:val="0"/>
          <w:marBottom w:val="0"/>
          <w:divBdr>
            <w:top w:val="none" w:sz="0" w:space="0" w:color="auto"/>
            <w:left w:val="none" w:sz="0" w:space="0" w:color="auto"/>
            <w:bottom w:val="none" w:sz="0" w:space="0" w:color="auto"/>
            <w:right w:val="none" w:sz="0" w:space="0" w:color="auto"/>
          </w:divBdr>
        </w:div>
        <w:div w:id="850291522">
          <w:marLeft w:val="480"/>
          <w:marRight w:val="0"/>
          <w:marTop w:val="0"/>
          <w:marBottom w:val="0"/>
          <w:divBdr>
            <w:top w:val="none" w:sz="0" w:space="0" w:color="auto"/>
            <w:left w:val="none" w:sz="0" w:space="0" w:color="auto"/>
            <w:bottom w:val="none" w:sz="0" w:space="0" w:color="auto"/>
            <w:right w:val="none" w:sz="0" w:space="0" w:color="auto"/>
          </w:divBdr>
        </w:div>
        <w:div w:id="856844978">
          <w:marLeft w:val="480"/>
          <w:marRight w:val="0"/>
          <w:marTop w:val="0"/>
          <w:marBottom w:val="0"/>
          <w:divBdr>
            <w:top w:val="none" w:sz="0" w:space="0" w:color="auto"/>
            <w:left w:val="none" w:sz="0" w:space="0" w:color="auto"/>
            <w:bottom w:val="none" w:sz="0" w:space="0" w:color="auto"/>
            <w:right w:val="none" w:sz="0" w:space="0" w:color="auto"/>
          </w:divBdr>
        </w:div>
      </w:divsChild>
    </w:div>
    <w:div w:id="137501230">
      <w:bodyDiv w:val="1"/>
      <w:marLeft w:val="0"/>
      <w:marRight w:val="0"/>
      <w:marTop w:val="0"/>
      <w:marBottom w:val="0"/>
      <w:divBdr>
        <w:top w:val="none" w:sz="0" w:space="0" w:color="auto"/>
        <w:left w:val="none" w:sz="0" w:space="0" w:color="auto"/>
        <w:bottom w:val="none" w:sz="0" w:space="0" w:color="auto"/>
        <w:right w:val="none" w:sz="0" w:space="0" w:color="auto"/>
      </w:divBdr>
    </w:div>
    <w:div w:id="137570838">
      <w:bodyDiv w:val="1"/>
      <w:marLeft w:val="0"/>
      <w:marRight w:val="0"/>
      <w:marTop w:val="0"/>
      <w:marBottom w:val="0"/>
      <w:divBdr>
        <w:top w:val="none" w:sz="0" w:space="0" w:color="auto"/>
        <w:left w:val="none" w:sz="0" w:space="0" w:color="auto"/>
        <w:bottom w:val="none" w:sz="0" w:space="0" w:color="auto"/>
        <w:right w:val="none" w:sz="0" w:space="0" w:color="auto"/>
      </w:divBdr>
    </w:div>
    <w:div w:id="137575473">
      <w:bodyDiv w:val="1"/>
      <w:marLeft w:val="0"/>
      <w:marRight w:val="0"/>
      <w:marTop w:val="0"/>
      <w:marBottom w:val="0"/>
      <w:divBdr>
        <w:top w:val="none" w:sz="0" w:space="0" w:color="auto"/>
        <w:left w:val="none" w:sz="0" w:space="0" w:color="auto"/>
        <w:bottom w:val="none" w:sz="0" w:space="0" w:color="auto"/>
        <w:right w:val="none" w:sz="0" w:space="0" w:color="auto"/>
      </w:divBdr>
    </w:div>
    <w:div w:id="137721823">
      <w:bodyDiv w:val="1"/>
      <w:marLeft w:val="0"/>
      <w:marRight w:val="0"/>
      <w:marTop w:val="0"/>
      <w:marBottom w:val="0"/>
      <w:divBdr>
        <w:top w:val="none" w:sz="0" w:space="0" w:color="auto"/>
        <w:left w:val="none" w:sz="0" w:space="0" w:color="auto"/>
        <w:bottom w:val="none" w:sz="0" w:space="0" w:color="auto"/>
        <w:right w:val="none" w:sz="0" w:space="0" w:color="auto"/>
      </w:divBdr>
    </w:div>
    <w:div w:id="137844905">
      <w:bodyDiv w:val="1"/>
      <w:marLeft w:val="0"/>
      <w:marRight w:val="0"/>
      <w:marTop w:val="0"/>
      <w:marBottom w:val="0"/>
      <w:divBdr>
        <w:top w:val="none" w:sz="0" w:space="0" w:color="auto"/>
        <w:left w:val="none" w:sz="0" w:space="0" w:color="auto"/>
        <w:bottom w:val="none" w:sz="0" w:space="0" w:color="auto"/>
        <w:right w:val="none" w:sz="0" w:space="0" w:color="auto"/>
      </w:divBdr>
    </w:div>
    <w:div w:id="138042187">
      <w:bodyDiv w:val="1"/>
      <w:marLeft w:val="0"/>
      <w:marRight w:val="0"/>
      <w:marTop w:val="0"/>
      <w:marBottom w:val="0"/>
      <w:divBdr>
        <w:top w:val="none" w:sz="0" w:space="0" w:color="auto"/>
        <w:left w:val="none" w:sz="0" w:space="0" w:color="auto"/>
        <w:bottom w:val="none" w:sz="0" w:space="0" w:color="auto"/>
        <w:right w:val="none" w:sz="0" w:space="0" w:color="auto"/>
      </w:divBdr>
    </w:div>
    <w:div w:id="138159431">
      <w:bodyDiv w:val="1"/>
      <w:marLeft w:val="0"/>
      <w:marRight w:val="0"/>
      <w:marTop w:val="0"/>
      <w:marBottom w:val="0"/>
      <w:divBdr>
        <w:top w:val="none" w:sz="0" w:space="0" w:color="auto"/>
        <w:left w:val="none" w:sz="0" w:space="0" w:color="auto"/>
        <w:bottom w:val="none" w:sz="0" w:space="0" w:color="auto"/>
        <w:right w:val="none" w:sz="0" w:space="0" w:color="auto"/>
      </w:divBdr>
    </w:div>
    <w:div w:id="138424393">
      <w:bodyDiv w:val="1"/>
      <w:marLeft w:val="0"/>
      <w:marRight w:val="0"/>
      <w:marTop w:val="0"/>
      <w:marBottom w:val="0"/>
      <w:divBdr>
        <w:top w:val="none" w:sz="0" w:space="0" w:color="auto"/>
        <w:left w:val="none" w:sz="0" w:space="0" w:color="auto"/>
        <w:bottom w:val="none" w:sz="0" w:space="0" w:color="auto"/>
        <w:right w:val="none" w:sz="0" w:space="0" w:color="auto"/>
      </w:divBdr>
    </w:div>
    <w:div w:id="138427601">
      <w:bodyDiv w:val="1"/>
      <w:marLeft w:val="0"/>
      <w:marRight w:val="0"/>
      <w:marTop w:val="0"/>
      <w:marBottom w:val="0"/>
      <w:divBdr>
        <w:top w:val="none" w:sz="0" w:space="0" w:color="auto"/>
        <w:left w:val="none" w:sz="0" w:space="0" w:color="auto"/>
        <w:bottom w:val="none" w:sz="0" w:space="0" w:color="auto"/>
        <w:right w:val="none" w:sz="0" w:space="0" w:color="auto"/>
      </w:divBdr>
    </w:div>
    <w:div w:id="138495842">
      <w:bodyDiv w:val="1"/>
      <w:marLeft w:val="0"/>
      <w:marRight w:val="0"/>
      <w:marTop w:val="0"/>
      <w:marBottom w:val="0"/>
      <w:divBdr>
        <w:top w:val="none" w:sz="0" w:space="0" w:color="auto"/>
        <w:left w:val="none" w:sz="0" w:space="0" w:color="auto"/>
        <w:bottom w:val="none" w:sz="0" w:space="0" w:color="auto"/>
        <w:right w:val="none" w:sz="0" w:space="0" w:color="auto"/>
      </w:divBdr>
    </w:div>
    <w:div w:id="138546936">
      <w:bodyDiv w:val="1"/>
      <w:marLeft w:val="0"/>
      <w:marRight w:val="0"/>
      <w:marTop w:val="0"/>
      <w:marBottom w:val="0"/>
      <w:divBdr>
        <w:top w:val="none" w:sz="0" w:space="0" w:color="auto"/>
        <w:left w:val="none" w:sz="0" w:space="0" w:color="auto"/>
        <w:bottom w:val="none" w:sz="0" w:space="0" w:color="auto"/>
        <w:right w:val="none" w:sz="0" w:space="0" w:color="auto"/>
      </w:divBdr>
    </w:div>
    <w:div w:id="138572618">
      <w:bodyDiv w:val="1"/>
      <w:marLeft w:val="0"/>
      <w:marRight w:val="0"/>
      <w:marTop w:val="0"/>
      <w:marBottom w:val="0"/>
      <w:divBdr>
        <w:top w:val="none" w:sz="0" w:space="0" w:color="auto"/>
        <w:left w:val="none" w:sz="0" w:space="0" w:color="auto"/>
        <w:bottom w:val="none" w:sz="0" w:space="0" w:color="auto"/>
        <w:right w:val="none" w:sz="0" w:space="0" w:color="auto"/>
      </w:divBdr>
    </w:div>
    <w:div w:id="138614107">
      <w:bodyDiv w:val="1"/>
      <w:marLeft w:val="0"/>
      <w:marRight w:val="0"/>
      <w:marTop w:val="0"/>
      <w:marBottom w:val="0"/>
      <w:divBdr>
        <w:top w:val="none" w:sz="0" w:space="0" w:color="auto"/>
        <w:left w:val="none" w:sz="0" w:space="0" w:color="auto"/>
        <w:bottom w:val="none" w:sz="0" w:space="0" w:color="auto"/>
        <w:right w:val="none" w:sz="0" w:space="0" w:color="auto"/>
      </w:divBdr>
    </w:div>
    <w:div w:id="138688569">
      <w:bodyDiv w:val="1"/>
      <w:marLeft w:val="0"/>
      <w:marRight w:val="0"/>
      <w:marTop w:val="0"/>
      <w:marBottom w:val="0"/>
      <w:divBdr>
        <w:top w:val="none" w:sz="0" w:space="0" w:color="auto"/>
        <w:left w:val="none" w:sz="0" w:space="0" w:color="auto"/>
        <w:bottom w:val="none" w:sz="0" w:space="0" w:color="auto"/>
        <w:right w:val="none" w:sz="0" w:space="0" w:color="auto"/>
      </w:divBdr>
    </w:div>
    <w:div w:id="138689057">
      <w:bodyDiv w:val="1"/>
      <w:marLeft w:val="0"/>
      <w:marRight w:val="0"/>
      <w:marTop w:val="0"/>
      <w:marBottom w:val="0"/>
      <w:divBdr>
        <w:top w:val="none" w:sz="0" w:space="0" w:color="auto"/>
        <w:left w:val="none" w:sz="0" w:space="0" w:color="auto"/>
        <w:bottom w:val="none" w:sz="0" w:space="0" w:color="auto"/>
        <w:right w:val="none" w:sz="0" w:space="0" w:color="auto"/>
      </w:divBdr>
    </w:div>
    <w:div w:id="138770487">
      <w:bodyDiv w:val="1"/>
      <w:marLeft w:val="0"/>
      <w:marRight w:val="0"/>
      <w:marTop w:val="0"/>
      <w:marBottom w:val="0"/>
      <w:divBdr>
        <w:top w:val="none" w:sz="0" w:space="0" w:color="auto"/>
        <w:left w:val="none" w:sz="0" w:space="0" w:color="auto"/>
        <w:bottom w:val="none" w:sz="0" w:space="0" w:color="auto"/>
        <w:right w:val="none" w:sz="0" w:space="0" w:color="auto"/>
      </w:divBdr>
    </w:div>
    <w:div w:id="138888344">
      <w:bodyDiv w:val="1"/>
      <w:marLeft w:val="0"/>
      <w:marRight w:val="0"/>
      <w:marTop w:val="0"/>
      <w:marBottom w:val="0"/>
      <w:divBdr>
        <w:top w:val="none" w:sz="0" w:space="0" w:color="auto"/>
        <w:left w:val="none" w:sz="0" w:space="0" w:color="auto"/>
        <w:bottom w:val="none" w:sz="0" w:space="0" w:color="auto"/>
        <w:right w:val="none" w:sz="0" w:space="0" w:color="auto"/>
      </w:divBdr>
    </w:div>
    <w:div w:id="138957748">
      <w:bodyDiv w:val="1"/>
      <w:marLeft w:val="0"/>
      <w:marRight w:val="0"/>
      <w:marTop w:val="0"/>
      <w:marBottom w:val="0"/>
      <w:divBdr>
        <w:top w:val="none" w:sz="0" w:space="0" w:color="auto"/>
        <w:left w:val="none" w:sz="0" w:space="0" w:color="auto"/>
        <w:bottom w:val="none" w:sz="0" w:space="0" w:color="auto"/>
        <w:right w:val="none" w:sz="0" w:space="0" w:color="auto"/>
      </w:divBdr>
    </w:div>
    <w:div w:id="139005766">
      <w:bodyDiv w:val="1"/>
      <w:marLeft w:val="0"/>
      <w:marRight w:val="0"/>
      <w:marTop w:val="0"/>
      <w:marBottom w:val="0"/>
      <w:divBdr>
        <w:top w:val="none" w:sz="0" w:space="0" w:color="auto"/>
        <w:left w:val="none" w:sz="0" w:space="0" w:color="auto"/>
        <w:bottom w:val="none" w:sz="0" w:space="0" w:color="auto"/>
        <w:right w:val="none" w:sz="0" w:space="0" w:color="auto"/>
      </w:divBdr>
    </w:div>
    <w:div w:id="139007815">
      <w:bodyDiv w:val="1"/>
      <w:marLeft w:val="0"/>
      <w:marRight w:val="0"/>
      <w:marTop w:val="0"/>
      <w:marBottom w:val="0"/>
      <w:divBdr>
        <w:top w:val="none" w:sz="0" w:space="0" w:color="auto"/>
        <w:left w:val="none" w:sz="0" w:space="0" w:color="auto"/>
        <w:bottom w:val="none" w:sz="0" w:space="0" w:color="auto"/>
        <w:right w:val="none" w:sz="0" w:space="0" w:color="auto"/>
      </w:divBdr>
    </w:div>
    <w:div w:id="139075440">
      <w:bodyDiv w:val="1"/>
      <w:marLeft w:val="0"/>
      <w:marRight w:val="0"/>
      <w:marTop w:val="0"/>
      <w:marBottom w:val="0"/>
      <w:divBdr>
        <w:top w:val="none" w:sz="0" w:space="0" w:color="auto"/>
        <w:left w:val="none" w:sz="0" w:space="0" w:color="auto"/>
        <w:bottom w:val="none" w:sz="0" w:space="0" w:color="auto"/>
        <w:right w:val="none" w:sz="0" w:space="0" w:color="auto"/>
      </w:divBdr>
    </w:div>
    <w:div w:id="139076520">
      <w:bodyDiv w:val="1"/>
      <w:marLeft w:val="0"/>
      <w:marRight w:val="0"/>
      <w:marTop w:val="0"/>
      <w:marBottom w:val="0"/>
      <w:divBdr>
        <w:top w:val="none" w:sz="0" w:space="0" w:color="auto"/>
        <w:left w:val="none" w:sz="0" w:space="0" w:color="auto"/>
        <w:bottom w:val="none" w:sz="0" w:space="0" w:color="auto"/>
        <w:right w:val="none" w:sz="0" w:space="0" w:color="auto"/>
      </w:divBdr>
    </w:div>
    <w:div w:id="139156769">
      <w:bodyDiv w:val="1"/>
      <w:marLeft w:val="0"/>
      <w:marRight w:val="0"/>
      <w:marTop w:val="0"/>
      <w:marBottom w:val="0"/>
      <w:divBdr>
        <w:top w:val="none" w:sz="0" w:space="0" w:color="auto"/>
        <w:left w:val="none" w:sz="0" w:space="0" w:color="auto"/>
        <w:bottom w:val="none" w:sz="0" w:space="0" w:color="auto"/>
        <w:right w:val="none" w:sz="0" w:space="0" w:color="auto"/>
      </w:divBdr>
    </w:div>
    <w:div w:id="139200827">
      <w:bodyDiv w:val="1"/>
      <w:marLeft w:val="0"/>
      <w:marRight w:val="0"/>
      <w:marTop w:val="0"/>
      <w:marBottom w:val="0"/>
      <w:divBdr>
        <w:top w:val="none" w:sz="0" w:space="0" w:color="auto"/>
        <w:left w:val="none" w:sz="0" w:space="0" w:color="auto"/>
        <w:bottom w:val="none" w:sz="0" w:space="0" w:color="auto"/>
        <w:right w:val="none" w:sz="0" w:space="0" w:color="auto"/>
      </w:divBdr>
    </w:div>
    <w:div w:id="139268368">
      <w:bodyDiv w:val="1"/>
      <w:marLeft w:val="0"/>
      <w:marRight w:val="0"/>
      <w:marTop w:val="0"/>
      <w:marBottom w:val="0"/>
      <w:divBdr>
        <w:top w:val="none" w:sz="0" w:space="0" w:color="auto"/>
        <w:left w:val="none" w:sz="0" w:space="0" w:color="auto"/>
        <w:bottom w:val="none" w:sz="0" w:space="0" w:color="auto"/>
        <w:right w:val="none" w:sz="0" w:space="0" w:color="auto"/>
      </w:divBdr>
    </w:div>
    <w:div w:id="139461963">
      <w:bodyDiv w:val="1"/>
      <w:marLeft w:val="0"/>
      <w:marRight w:val="0"/>
      <w:marTop w:val="0"/>
      <w:marBottom w:val="0"/>
      <w:divBdr>
        <w:top w:val="none" w:sz="0" w:space="0" w:color="auto"/>
        <w:left w:val="none" w:sz="0" w:space="0" w:color="auto"/>
        <w:bottom w:val="none" w:sz="0" w:space="0" w:color="auto"/>
        <w:right w:val="none" w:sz="0" w:space="0" w:color="auto"/>
      </w:divBdr>
      <w:divsChild>
        <w:div w:id="54278941">
          <w:marLeft w:val="480"/>
          <w:marRight w:val="0"/>
          <w:marTop w:val="0"/>
          <w:marBottom w:val="0"/>
          <w:divBdr>
            <w:top w:val="none" w:sz="0" w:space="0" w:color="auto"/>
            <w:left w:val="none" w:sz="0" w:space="0" w:color="auto"/>
            <w:bottom w:val="none" w:sz="0" w:space="0" w:color="auto"/>
            <w:right w:val="none" w:sz="0" w:space="0" w:color="auto"/>
          </w:divBdr>
        </w:div>
        <w:div w:id="144053193">
          <w:marLeft w:val="480"/>
          <w:marRight w:val="0"/>
          <w:marTop w:val="0"/>
          <w:marBottom w:val="0"/>
          <w:divBdr>
            <w:top w:val="none" w:sz="0" w:space="0" w:color="auto"/>
            <w:left w:val="none" w:sz="0" w:space="0" w:color="auto"/>
            <w:bottom w:val="none" w:sz="0" w:space="0" w:color="auto"/>
            <w:right w:val="none" w:sz="0" w:space="0" w:color="auto"/>
          </w:divBdr>
        </w:div>
        <w:div w:id="145824841">
          <w:marLeft w:val="480"/>
          <w:marRight w:val="0"/>
          <w:marTop w:val="0"/>
          <w:marBottom w:val="0"/>
          <w:divBdr>
            <w:top w:val="none" w:sz="0" w:space="0" w:color="auto"/>
            <w:left w:val="none" w:sz="0" w:space="0" w:color="auto"/>
            <w:bottom w:val="none" w:sz="0" w:space="0" w:color="auto"/>
            <w:right w:val="none" w:sz="0" w:space="0" w:color="auto"/>
          </w:divBdr>
        </w:div>
        <w:div w:id="205337621">
          <w:marLeft w:val="480"/>
          <w:marRight w:val="0"/>
          <w:marTop w:val="0"/>
          <w:marBottom w:val="0"/>
          <w:divBdr>
            <w:top w:val="none" w:sz="0" w:space="0" w:color="auto"/>
            <w:left w:val="none" w:sz="0" w:space="0" w:color="auto"/>
            <w:bottom w:val="none" w:sz="0" w:space="0" w:color="auto"/>
            <w:right w:val="none" w:sz="0" w:space="0" w:color="auto"/>
          </w:divBdr>
        </w:div>
        <w:div w:id="341515490">
          <w:marLeft w:val="480"/>
          <w:marRight w:val="0"/>
          <w:marTop w:val="0"/>
          <w:marBottom w:val="0"/>
          <w:divBdr>
            <w:top w:val="none" w:sz="0" w:space="0" w:color="auto"/>
            <w:left w:val="none" w:sz="0" w:space="0" w:color="auto"/>
            <w:bottom w:val="none" w:sz="0" w:space="0" w:color="auto"/>
            <w:right w:val="none" w:sz="0" w:space="0" w:color="auto"/>
          </w:divBdr>
        </w:div>
        <w:div w:id="372467714">
          <w:marLeft w:val="480"/>
          <w:marRight w:val="0"/>
          <w:marTop w:val="0"/>
          <w:marBottom w:val="0"/>
          <w:divBdr>
            <w:top w:val="none" w:sz="0" w:space="0" w:color="auto"/>
            <w:left w:val="none" w:sz="0" w:space="0" w:color="auto"/>
            <w:bottom w:val="none" w:sz="0" w:space="0" w:color="auto"/>
            <w:right w:val="none" w:sz="0" w:space="0" w:color="auto"/>
          </w:divBdr>
        </w:div>
        <w:div w:id="420878968">
          <w:marLeft w:val="480"/>
          <w:marRight w:val="0"/>
          <w:marTop w:val="0"/>
          <w:marBottom w:val="0"/>
          <w:divBdr>
            <w:top w:val="none" w:sz="0" w:space="0" w:color="auto"/>
            <w:left w:val="none" w:sz="0" w:space="0" w:color="auto"/>
            <w:bottom w:val="none" w:sz="0" w:space="0" w:color="auto"/>
            <w:right w:val="none" w:sz="0" w:space="0" w:color="auto"/>
          </w:divBdr>
        </w:div>
        <w:div w:id="549415574">
          <w:marLeft w:val="480"/>
          <w:marRight w:val="0"/>
          <w:marTop w:val="0"/>
          <w:marBottom w:val="0"/>
          <w:divBdr>
            <w:top w:val="none" w:sz="0" w:space="0" w:color="auto"/>
            <w:left w:val="none" w:sz="0" w:space="0" w:color="auto"/>
            <w:bottom w:val="none" w:sz="0" w:space="0" w:color="auto"/>
            <w:right w:val="none" w:sz="0" w:space="0" w:color="auto"/>
          </w:divBdr>
        </w:div>
        <w:div w:id="606502167">
          <w:marLeft w:val="480"/>
          <w:marRight w:val="0"/>
          <w:marTop w:val="0"/>
          <w:marBottom w:val="0"/>
          <w:divBdr>
            <w:top w:val="none" w:sz="0" w:space="0" w:color="auto"/>
            <w:left w:val="none" w:sz="0" w:space="0" w:color="auto"/>
            <w:bottom w:val="none" w:sz="0" w:space="0" w:color="auto"/>
            <w:right w:val="none" w:sz="0" w:space="0" w:color="auto"/>
          </w:divBdr>
        </w:div>
        <w:div w:id="707340477">
          <w:marLeft w:val="480"/>
          <w:marRight w:val="0"/>
          <w:marTop w:val="0"/>
          <w:marBottom w:val="0"/>
          <w:divBdr>
            <w:top w:val="none" w:sz="0" w:space="0" w:color="auto"/>
            <w:left w:val="none" w:sz="0" w:space="0" w:color="auto"/>
            <w:bottom w:val="none" w:sz="0" w:space="0" w:color="auto"/>
            <w:right w:val="none" w:sz="0" w:space="0" w:color="auto"/>
          </w:divBdr>
        </w:div>
        <w:div w:id="742946061">
          <w:marLeft w:val="480"/>
          <w:marRight w:val="0"/>
          <w:marTop w:val="0"/>
          <w:marBottom w:val="0"/>
          <w:divBdr>
            <w:top w:val="none" w:sz="0" w:space="0" w:color="auto"/>
            <w:left w:val="none" w:sz="0" w:space="0" w:color="auto"/>
            <w:bottom w:val="none" w:sz="0" w:space="0" w:color="auto"/>
            <w:right w:val="none" w:sz="0" w:space="0" w:color="auto"/>
          </w:divBdr>
        </w:div>
        <w:div w:id="745953402">
          <w:marLeft w:val="480"/>
          <w:marRight w:val="0"/>
          <w:marTop w:val="0"/>
          <w:marBottom w:val="0"/>
          <w:divBdr>
            <w:top w:val="none" w:sz="0" w:space="0" w:color="auto"/>
            <w:left w:val="none" w:sz="0" w:space="0" w:color="auto"/>
            <w:bottom w:val="none" w:sz="0" w:space="0" w:color="auto"/>
            <w:right w:val="none" w:sz="0" w:space="0" w:color="auto"/>
          </w:divBdr>
        </w:div>
        <w:div w:id="767625634">
          <w:marLeft w:val="480"/>
          <w:marRight w:val="0"/>
          <w:marTop w:val="0"/>
          <w:marBottom w:val="0"/>
          <w:divBdr>
            <w:top w:val="none" w:sz="0" w:space="0" w:color="auto"/>
            <w:left w:val="none" w:sz="0" w:space="0" w:color="auto"/>
            <w:bottom w:val="none" w:sz="0" w:space="0" w:color="auto"/>
            <w:right w:val="none" w:sz="0" w:space="0" w:color="auto"/>
          </w:divBdr>
        </w:div>
      </w:divsChild>
    </w:div>
    <w:div w:id="139462600">
      <w:bodyDiv w:val="1"/>
      <w:marLeft w:val="0"/>
      <w:marRight w:val="0"/>
      <w:marTop w:val="0"/>
      <w:marBottom w:val="0"/>
      <w:divBdr>
        <w:top w:val="none" w:sz="0" w:space="0" w:color="auto"/>
        <w:left w:val="none" w:sz="0" w:space="0" w:color="auto"/>
        <w:bottom w:val="none" w:sz="0" w:space="0" w:color="auto"/>
        <w:right w:val="none" w:sz="0" w:space="0" w:color="auto"/>
      </w:divBdr>
    </w:div>
    <w:div w:id="139689086">
      <w:bodyDiv w:val="1"/>
      <w:marLeft w:val="0"/>
      <w:marRight w:val="0"/>
      <w:marTop w:val="0"/>
      <w:marBottom w:val="0"/>
      <w:divBdr>
        <w:top w:val="none" w:sz="0" w:space="0" w:color="auto"/>
        <w:left w:val="none" w:sz="0" w:space="0" w:color="auto"/>
        <w:bottom w:val="none" w:sz="0" w:space="0" w:color="auto"/>
        <w:right w:val="none" w:sz="0" w:space="0" w:color="auto"/>
      </w:divBdr>
    </w:div>
    <w:div w:id="139733849">
      <w:bodyDiv w:val="1"/>
      <w:marLeft w:val="0"/>
      <w:marRight w:val="0"/>
      <w:marTop w:val="0"/>
      <w:marBottom w:val="0"/>
      <w:divBdr>
        <w:top w:val="none" w:sz="0" w:space="0" w:color="auto"/>
        <w:left w:val="none" w:sz="0" w:space="0" w:color="auto"/>
        <w:bottom w:val="none" w:sz="0" w:space="0" w:color="auto"/>
        <w:right w:val="none" w:sz="0" w:space="0" w:color="auto"/>
      </w:divBdr>
    </w:div>
    <w:div w:id="139855939">
      <w:bodyDiv w:val="1"/>
      <w:marLeft w:val="0"/>
      <w:marRight w:val="0"/>
      <w:marTop w:val="0"/>
      <w:marBottom w:val="0"/>
      <w:divBdr>
        <w:top w:val="none" w:sz="0" w:space="0" w:color="auto"/>
        <w:left w:val="none" w:sz="0" w:space="0" w:color="auto"/>
        <w:bottom w:val="none" w:sz="0" w:space="0" w:color="auto"/>
        <w:right w:val="none" w:sz="0" w:space="0" w:color="auto"/>
      </w:divBdr>
    </w:div>
    <w:div w:id="140081514">
      <w:bodyDiv w:val="1"/>
      <w:marLeft w:val="0"/>
      <w:marRight w:val="0"/>
      <w:marTop w:val="0"/>
      <w:marBottom w:val="0"/>
      <w:divBdr>
        <w:top w:val="none" w:sz="0" w:space="0" w:color="auto"/>
        <w:left w:val="none" w:sz="0" w:space="0" w:color="auto"/>
        <w:bottom w:val="none" w:sz="0" w:space="0" w:color="auto"/>
        <w:right w:val="none" w:sz="0" w:space="0" w:color="auto"/>
      </w:divBdr>
    </w:div>
    <w:div w:id="140119158">
      <w:bodyDiv w:val="1"/>
      <w:marLeft w:val="0"/>
      <w:marRight w:val="0"/>
      <w:marTop w:val="0"/>
      <w:marBottom w:val="0"/>
      <w:divBdr>
        <w:top w:val="none" w:sz="0" w:space="0" w:color="auto"/>
        <w:left w:val="none" w:sz="0" w:space="0" w:color="auto"/>
        <w:bottom w:val="none" w:sz="0" w:space="0" w:color="auto"/>
        <w:right w:val="none" w:sz="0" w:space="0" w:color="auto"/>
      </w:divBdr>
    </w:div>
    <w:div w:id="140192274">
      <w:bodyDiv w:val="1"/>
      <w:marLeft w:val="0"/>
      <w:marRight w:val="0"/>
      <w:marTop w:val="0"/>
      <w:marBottom w:val="0"/>
      <w:divBdr>
        <w:top w:val="none" w:sz="0" w:space="0" w:color="auto"/>
        <w:left w:val="none" w:sz="0" w:space="0" w:color="auto"/>
        <w:bottom w:val="none" w:sz="0" w:space="0" w:color="auto"/>
        <w:right w:val="none" w:sz="0" w:space="0" w:color="auto"/>
      </w:divBdr>
    </w:div>
    <w:div w:id="140387145">
      <w:bodyDiv w:val="1"/>
      <w:marLeft w:val="0"/>
      <w:marRight w:val="0"/>
      <w:marTop w:val="0"/>
      <w:marBottom w:val="0"/>
      <w:divBdr>
        <w:top w:val="none" w:sz="0" w:space="0" w:color="auto"/>
        <w:left w:val="none" w:sz="0" w:space="0" w:color="auto"/>
        <w:bottom w:val="none" w:sz="0" w:space="0" w:color="auto"/>
        <w:right w:val="none" w:sz="0" w:space="0" w:color="auto"/>
      </w:divBdr>
    </w:div>
    <w:div w:id="140466064">
      <w:bodyDiv w:val="1"/>
      <w:marLeft w:val="0"/>
      <w:marRight w:val="0"/>
      <w:marTop w:val="0"/>
      <w:marBottom w:val="0"/>
      <w:divBdr>
        <w:top w:val="none" w:sz="0" w:space="0" w:color="auto"/>
        <w:left w:val="none" w:sz="0" w:space="0" w:color="auto"/>
        <w:bottom w:val="none" w:sz="0" w:space="0" w:color="auto"/>
        <w:right w:val="none" w:sz="0" w:space="0" w:color="auto"/>
      </w:divBdr>
    </w:div>
    <w:div w:id="140538157">
      <w:bodyDiv w:val="1"/>
      <w:marLeft w:val="0"/>
      <w:marRight w:val="0"/>
      <w:marTop w:val="0"/>
      <w:marBottom w:val="0"/>
      <w:divBdr>
        <w:top w:val="none" w:sz="0" w:space="0" w:color="auto"/>
        <w:left w:val="none" w:sz="0" w:space="0" w:color="auto"/>
        <w:bottom w:val="none" w:sz="0" w:space="0" w:color="auto"/>
        <w:right w:val="none" w:sz="0" w:space="0" w:color="auto"/>
      </w:divBdr>
    </w:div>
    <w:div w:id="140538655">
      <w:bodyDiv w:val="1"/>
      <w:marLeft w:val="0"/>
      <w:marRight w:val="0"/>
      <w:marTop w:val="0"/>
      <w:marBottom w:val="0"/>
      <w:divBdr>
        <w:top w:val="none" w:sz="0" w:space="0" w:color="auto"/>
        <w:left w:val="none" w:sz="0" w:space="0" w:color="auto"/>
        <w:bottom w:val="none" w:sz="0" w:space="0" w:color="auto"/>
        <w:right w:val="none" w:sz="0" w:space="0" w:color="auto"/>
      </w:divBdr>
      <w:divsChild>
        <w:div w:id="13310197">
          <w:marLeft w:val="480"/>
          <w:marRight w:val="0"/>
          <w:marTop w:val="0"/>
          <w:marBottom w:val="0"/>
          <w:divBdr>
            <w:top w:val="none" w:sz="0" w:space="0" w:color="auto"/>
            <w:left w:val="none" w:sz="0" w:space="0" w:color="auto"/>
            <w:bottom w:val="none" w:sz="0" w:space="0" w:color="auto"/>
            <w:right w:val="none" w:sz="0" w:space="0" w:color="auto"/>
          </w:divBdr>
        </w:div>
        <w:div w:id="17440314">
          <w:marLeft w:val="480"/>
          <w:marRight w:val="0"/>
          <w:marTop w:val="0"/>
          <w:marBottom w:val="0"/>
          <w:divBdr>
            <w:top w:val="none" w:sz="0" w:space="0" w:color="auto"/>
            <w:left w:val="none" w:sz="0" w:space="0" w:color="auto"/>
            <w:bottom w:val="none" w:sz="0" w:space="0" w:color="auto"/>
            <w:right w:val="none" w:sz="0" w:space="0" w:color="auto"/>
          </w:divBdr>
        </w:div>
        <w:div w:id="34089417">
          <w:marLeft w:val="480"/>
          <w:marRight w:val="0"/>
          <w:marTop w:val="0"/>
          <w:marBottom w:val="0"/>
          <w:divBdr>
            <w:top w:val="none" w:sz="0" w:space="0" w:color="auto"/>
            <w:left w:val="none" w:sz="0" w:space="0" w:color="auto"/>
            <w:bottom w:val="none" w:sz="0" w:space="0" w:color="auto"/>
            <w:right w:val="none" w:sz="0" w:space="0" w:color="auto"/>
          </w:divBdr>
        </w:div>
        <w:div w:id="118644850">
          <w:marLeft w:val="480"/>
          <w:marRight w:val="0"/>
          <w:marTop w:val="0"/>
          <w:marBottom w:val="0"/>
          <w:divBdr>
            <w:top w:val="none" w:sz="0" w:space="0" w:color="auto"/>
            <w:left w:val="none" w:sz="0" w:space="0" w:color="auto"/>
            <w:bottom w:val="none" w:sz="0" w:space="0" w:color="auto"/>
            <w:right w:val="none" w:sz="0" w:space="0" w:color="auto"/>
          </w:divBdr>
        </w:div>
        <w:div w:id="120851003">
          <w:marLeft w:val="480"/>
          <w:marRight w:val="0"/>
          <w:marTop w:val="0"/>
          <w:marBottom w:val="0"/>
          <w:divBdr>
            <w:top w:val="none" w:sz="0" w:space="0" w:color="auto"/>
            <w:left w:val="none" w:sz="0" w:space="0" w:color="auto"/>
            <w:bottom w:val="none" w:sz="0" w:space="0" w:color="auto"/>
            <w:right w:val="none" w:sz="0" w:space="0" w:color="auto"/>
          </w:divBdr>
        </w:div>
        <w:div w:id="126900411">
          <w:marLeft w:val="480"/>
          <w:marRight w:val="0"/>
          <w:marTop w:val="0"/>
          <w:marBottom w:val="0"/>
          <w:divBdr>
            <w:top w:val="none" w:sz="0" w:space="0" w:color="auto"/>
            <w:left w:val="none" w:sz="0" w:space="0" w:color="auto"/>
            <w:bottom w:val="none" w:sz="0" w:space="0" w:color="auto"/>
            <w:right w:val="none" w:sz="0" w:space="0" w:color="auto"/>
          </w:divBdr>
        </w:div>
        <w:div w:id="177818635">
          <w:marLeft w:val="480"/>
          <w:marRight w:val="0"/>
          <w:marTop w:val="0"/>
          <w:marBottom w:val="0"/>
          <w:divBdr>
            <w:top w:val="none" w:sz="0" w:space="0" w:color="auto"/>
            <w:left w:val="none" w:sz="0" w:space="0" w:color="auto"/>
            <w:bottom w:val="none" w:sz="0" w:space="0" w:color="auto"/>
            <w:right w:val="none" w:sz="0" w:space="0" w:color="auto"/>
          </w:divBdr>
        </w:div>
        <w:div w:id="193271041">
          <w:marLeft w:val="480"/>
          <w:marRight w:val="0"/>
          <w:marTop w:val="0"/>
          <w:marBottom w:val="0"/>
          <w:divBdr>
            <w:top w:val="none" w:sz="0" w:space="0" w:color="auto"/>
            <w:left w:val="none" w:sz="0" w:space="0" w:color="auto"/>
            <w:bottom w:val="none" w:sz="0" w:space="0" w:color="auto"/>
            <w:right w:val="none" w:sz="0" w:space="0" w:color="auto"/>
          </w:divBdr>
        </w:div>
        <w:div w:id="285476667">
          <w:marLeft w:val="480"/>
          <w:marRight w:val="0"/>
          <w:marTop w:val="0"/>
          <w:marBottom w:val="0"/>
          <w:divBdr>
            <w:top w:val="none" w:sz="0" w:space="0" w:color="auto"/>
            <w:left w:val="none" w:sz="0" w:space="0" w:color="auto"/>
            <w:bottom w:val="none" w:sz="0" w:space="0" w:color="auto"/>
            <w:right w:val="none" w:sz="0" w:space="0" w:color="auto"/>
          </w:divBdr>
        </w:div>
        <w:div w:id="318773806">
          <w:marLeft w:val="480"/>
          <w:marRight w:val="0"/>
          <w:marTop w:val="0"/>
          <w:marBottom w:val="0"/>
          <w:divBdr>
            <w:top w:val="none" w:sz="0" w:space="0" w:color="auto"/>
            <w:left w:val="none" w:sz="0" w:space="0" w:color="auto"/>
            <w:bottom w:val="none" w:sz="0" w:space="0" w:color="auto"/>
            <w:right w:val="none" w:sz="0" w:space="0" w:color="auto"/>
          </w:divBdr>
        </w:div>
        <w:div w:id="326784655">
          <w:marLeft w:val="480"/>
          <w:marRight w:val="0"/>
          <w:marTop w:val="0"/>
          <w:marBottom w:val="0"/>
          <w:divBdr>
            <w:top w:val="none" w:sz="0" w:space="0" w:color="auto"/>
            <w:left w:val="none" w:sz="0" w:space="0" w:color="auto"/>
            <w:bottom w:val="none" w:sz="0" w:space="0" w:color="auto"/>
            <w:right w:val="none" w:sz="0" w:space="0" w:color="auto"/>
          </w:divBdr>
        </w:div>
        <w:div w:id="330530692">
          <w:marLeft w:val="480"/>
          <w:marRight w:val="0"/>
          <w:marTop w:val="0"/>
          <w:marBottom w:val="0"/>
          <w:divBdr>
            <w:top w:val="none" w:sz="0" w:space="0" w:color="auto"/>
            <w:left w:val="none" w:sz="0" w:space="0" w:color="auto"/>
            <w:bottom w:val="none" w:sz="0" w:space="0" w:color="auto"/>
            <w:right w:val="none" w:sz="0" w:space="0" w:color="auto"/>
          </w:divBdr>
        </w:div>
        <w:div w:id="344983437">
          <w:marLeft w:val="480"/>
          <w:marRight w:val="0"/>
          <w:marTop w:val="0"/>
          <w:marBottom w:val="0"/>
          <w:divBdr>
            <w:top w:val="none" w:sz="0" w:space="0" w:color="auto"/>
            <w:left w:val="none" w:sz="0" w:space="0" w:color="auto"/>
            <w:bottom w:val="none" w:sz="0" w:space="0" w:color="auto"/>
            <w:right w:val="none" w:sz="0" w:space="0" w:color="auto"/>
          </w:divBdr>
        </w:div>
        <w:div w:id="378171331">
          <w:marLeft w:val="480"/>
          <w:marRight w:val="0"/>
          <w:marTop w:val="0"/>
          <w:marBottom w:val="0"/>
          <w:divBdr>
            <w:top w:val="none" w:sz="0" w:space="0" w:color="auto"/>
            <w:left w:val="none" w:sz="0" w:space="0" w:color="auto"/>
            <w:bottom w:val="none" w:sz="0" w:space="0" w:color="auto"/>
            <w:right w:val="none" w:sz="0" w:space="0" w:color="auto"/>
          </w:divBdr>
        </w:div>
        <w:div w:id="399405532">
          <w:marLeft w:val="480"/>
          <w:marRight w:val="0"/>
          <w:marTop w:val="0"/>
          <w:marBottom w:val="0"/>
          <w:divBdr>
            <w:top w:val="none" w:sz="0" w:space="0" w:color="auto"/>
            <w:left w:val="none" w:sz="0" w:space="0" w:color="auto"/>
            <w:bottom w:val="none" w:sz="0" w:space="0" w:color="auto"/>
            <w:right w:val="none" w:sz="0" w:space="0" w:color="auto"/>
          </w:divBdr>
        </w:div>
        <w:div w:id="416025698">
          <w:marLeft w:val="480"/>
          <w:marRight w:val="0"/>
          <w:marTop w:val="0"/>
          <w:marBottom w:val="0"/>
          <w:divBdr>
            <w:top w:val="none" w:sz="0" w:space="0" w:color="auto"/>
            <w:left w:val="none" w:sz="0" w:space="0" w:color="auto"/>
            <w:bottom w:val="none" w:sz="0" w:space="0" w:color="auto"/>
            <w:right w:val="none" w:sz="0" w:space="0" w:color="auto"/>
          </w:divBdr>
        </w:div>
        <w:div w:id="447746291">
          <w:marLeft w:val="480"/>
          <w:marRight w:val="0"/>
          <w:marTop w:val="0"/>
          <w:marBottom w:val="0"/>
          <w:divBdr>
            <w:top w:val="none" w:sz="0" w:space="0" w:color="auto"/>
            <w:left w:val="none" w:sz="0" w:space="0" w:color="auto"/>
            <w:bottom w:val="none" w:sz="0" w:space="0" w:color="auto"/>
            <w:right w:val="none" w:sz="0" w:space="0" w:color="auto"/>
          </w:divBdr>
        </w:div>
        <w:div w:id="454444674">
          <w:marLeft w:val="480"/>
          <w:marRight w:val="0"/>
          <w:marTop w:val="0"/>
          <w:marBottom w:val="0"/>
          <w:divBdr>
            <w:top w:val="none" w:sz="0" w:space="0" w:color="auto"/>
            <w:left w:val="none" w:sz="0" w:space="0" w:color="auto"/>
            <w:bottom w:val="none" w:sz="0" w:space="0" w:color="auto"/>
            <w:right w:val="none" w:sz="0" w:space="0" w:color="auto"/>
          </w:divBdr>
        </w:div>
        <w:div w:id="513688980">
          <w:marLeft w:val="480"/>
          <w:marRight w:val="0"/>
          <w:marTop w:val="0"/>
          <w:marBottom w:val="0"/>
          <w:divBdr>
            <w:top w:val="none" w:sz="0" w:space="0" w:color="auto"/>
            <w:left w:val="none" w:sz="0" w:space="0" w:color="auto"/>
            <w:bottom w:val="none" w:sz="0" w:space="0" w:color="auto"/>
            <w:right w:val="none" w:sz="0" w:space="0" w:color="auto"/>
          </w:divBdr>
        </w:div>
        <w:div w:id="571815816">
          <w:marLeft w:val="480"/>
          <w:marRight w:val="0"/>
          <w:marTop w:val="0"/>
          <w:marBottom w:val="0"/>
          <w:divBdr>
            <w:top w:val="none" w:sz="0" w:space="0" w:color="auto"/>
            <w:left w:val="none" w:sz="0" w:space="0" w:color="auto"/>
            <w:bottom w:val="none" w:sz="0" w:space="0" w:color="auto"/>
            <w:right w:val="none" w:sz="0" w:space="0" w:color="auto"/>
          </w:divBdr>
        </w:div>
        <w:div w:id="594635301">
          <w:marLeft w:val="480"/>
          <w:marRight w:val="0"/>
          <w:marTop w:val="0"/>
          <w:marBottom w:val="0"/>
          <w:divBdr>
            <w:top w:val="none" w:sz="0" w:space="0" w:color="auto"/>
            <w:left w:val="none" w:sz="0" w:space="0" w:color="auto"/>
            <w:bottom w:val="none" w:sz="0" w:space="0" w:color="auto"/>
            <w:right w:val="none" w:sz="0" w:space="0" w:color="auto"/>
          </w:divBdr>
        </w:div>
        <w:div w:id="634875775">
          <w:marLeft w:val="480"/>
          <w:marRight w:val="0"/>
          <w:marTop w:val="0"/>
          <w:marBottom w:val="0"/>
          <w:divBdr>
            <w:top w:val="none" w:sz="0" w:space="0" w:color="auto"/>
            <w:left w:val="none" w:sz="0" w:space="0" w:color="auto"/>
            <w:bottom w:val="none" w:sz="0" w:space="0" w:color="auto"/>
            <w:right w:val="none" w:sz="0" w:space="0" w:color="auto"/>
          </w:divBdr>
        </w:div>
        <w:div w:id="717246217">
          <w:marLeft w:val="480"/>
          <w:marRight w:val="0"/>
          <w:marTop w:val="0"/>
          <w:marBottom w:val="0"/>
          <w:divBdr>
            <w:top w:val="none" w:sz="0" w:space="0" w:color="auto"/>
            <w:left w:val="none" w:sz="0" w:space="0" w:color="auto"/>
            <w:bottom w:val="none" w:sz="0" w:space="0" w:color="auto"/>
            <w:right w:val="none" w:sz="0" w:space="0" w:color="auto"/>
          </w:divBdr>
        </w:div>
        <w:div w:id="734742375">
          <w:marLeft w:val="480"/>
          <w:marRight w:val="0"/>
          <w:marTop w:val="0"/>
          <w:marBottom w:val="0"/>
          <w:divBdr>
            <w:top w:val="none" w:sz="0" w:space="0" w:color="auto"/>
            <w:left w:val="none" w:sz="0" w:space="0" w:color="auto"/>
            <w:bottom w:val="none" w:sz="0" w:space="0" w:color="auto"/>
            <w:right w:val="none" w:sz="0" w:space="0" w:color="auto"/>
          </w:divBdr>
        </w:div>
        <w:div w:id="835339340">
          <w:marLeft w:val="480"/>
          <w:marRight w:val="0"/>
          <w:marTop w:val="0"/>
          <w:marBottom w:val="0"/>
          <w:divBdr>
            <w:top w:val="none" w:sz="0" w:space="0" w:color="auto"/>
            <w:left w:val="none" w:sz="0" w:space="0" w:color="auto"/>
            <w:bottom w:val="none" w:sz="0" w:space="0" w:color="auto"/>
            <w:right w:val="none" w:sz="0" w:space="0" w:color="auto"/>
          </w:divBdr>
        </w:div>
        <w:div w:id="847791249">
          <w:marLeft w:val="480"/>
          <w:marRight w:val="0"/>
          <w:marTop w:val="0"/>
          <w:marBottom w:val="0"/>
          <w:divBdr>
            <w:top w:val="none" w:sz="0" w:space="0" w:color="auto"/>
            <w:left w:val="none" w:sz="0" w:space="0" w:color="auto"/>
            <w:bottom w:val="none" w:sz="0" w:space="0" w:color="auto"/>
            <w:right w:val="none" w:sz="0" w:space="0" w:color="auto"/>
          </w:divBdr>
        </w:div>
        <w:div w:id="849951055">
          <w:marLeft w:val="480"/>
          <w:marRight w:val="0"/>
          <w:marTop w:val="0"/>
          <w:marBottom w:val="0"/>
          <w:divBdr>
            <w:top w:val="none" w:sz="0" w:space="0" w:color="auto"/>
            <w:left w:val="none" w:sz="0" w:space="0" w:color="auto"/>
            <w:bottom w:val="none" w:sz="0" w:space="0" w:color="auto"/>
            <w:right w:val="none" w:sz="0" w:space="0" w:color="auto"/>
          </w:divBdr>
        </w:div>
        <w:div w:id="872965289">
          <w:marLeft w:val="480"/>
          <w:marRight w:val="0"/>
          <w:marTop w:val="0"/>
          <w:marBottom w:val="0"/>
          <w:divBdr>
            <w:top w:val="none" w:sz="0" w:space="0" w:color="auto"/>
            <w:left w:val="none" w:sz="0" w:space="0" w:color="auto"/>
            <w:bottom w:val="none" w:sz="0" w:space="0" w:color="auto"/>
            <w:right w:val="none" w:sz="0" w:space="0" w:color="auto"/>
          </w:divBdr>
        </w:div>
        <w:div w:id="899023689">
          <w:marLeft w:val="480"/>
          <w:marRight w:val="0"/>
          <w:marTop w:val="0"/>
          <w:marBottom w:val="0"/>
          <w:divBdr>
            <w:top w:val="none" w:sz="0" w:space="0" w:color="auto"/>
            <w:left w:val="none" w:sz="0" w:space="0" w:color="auto"/>
            <w:bottom w:val="none" w:sz="0" w:space="0" w:color="auto"/>
            <w:right w:val="none" w:sz="0" w:space="0" w:color="auto"/>
          </w:divBdr>
        </w:div>
      </w:divsChild>
    </w:div>
    <w:div w:id="140581710">
      <w:bodyDiv w:val="1"/>
      <w:marLeft w:val="0"/>
      <w:marRight w:val="0"/>
      <w:marTop w:val="0"/>
      <w:marBottom w:val="0"/>
      <w:divBdr>
        <w:top w:val="none" w:sz="0" w:space="0" w:color="auto"/>
        <w:left w:val="none" w:sz="0" w:space="0" w:color="auto"/>
        <w:bottom w:val="none" w:sz="0" w:space="0" w:color="auto"/>
        <w:right w:val="none" w:sz="0" w:space="0" w:color="auto"/>
      </w:divBdr>
    </w:div>
    <w:div w:id="140735288">
      <w:bodyDiv w:val="1"/>
      <w:marLeft w:val="0"/>
      <w:marRight w:val="0"/>
      <w:marTop w:val="0"/>
      <w:marBottom w:val="0"/>
      <w:divBdr>
        <w:top w:val="none" w:sz="0" w:space="0" w:color="auto"/>
        <w:left w:val="none" w:sz="0" w:space="0" w:color="auto"/>
        <w:bottom w:val="none" w:sz="0" w:space="0" w:color="auto"/>
        <w:right w:val="none" w:sz="0" w:space="0" w:color="auto"/>
      </w:divBdr>
    </w:div>
    <w:div w:id="140778688">
      <w:bodyDiv w:val="1"/>
      <w:marLeft w:val="0"/>
      <w:marRight w:val="0"/>
      <w:marTop w:val="0"/>
      <w:marBottom w:val="0"/>
      <w:divBdr>
        <w:top w:val="none" w:sz="0" w:space="0" w:color="auto"/>
        <w:left w:val="none" w:sz="0" w:space="0" w:color="auto"/>
        <w:bottom w:val="none" w:sz="0" w:space="0" w:color="auto"/>
        <w:right w:val="none" w:sz="0" w:space="0" w:color="auto"/>
      </w:divBdr>
    </w:div>
    <w:div w:id="140779891">
      <w:bodyDiv w:val="1"/>
      <w:marLeft w:val="0"/>
      <w:marRight w:val="0"/>
      <w:marTop w:val="0"/>
      <w:marBottom w:val="0"/>
      <w:divBdr>
        <w:top w:val="none" w:sz="0" w:space="0" w:color="auto"/>
        <w:left w:val="none" w:sz="0" w:space="0" w:color="auto"/>
        <w:bottom w:val="none" w:sz="0" w:space="0" w:color="auto"/>
        <w:right w:val="none" w:sz="0" w:space="0" w:color="auto"/>
      </w:divBdr>
    </w:div>
    <w:div w:id="140851216">
      <w:bodyDiv w:val="1"/>
      <w:marLeft w:val="0"/>
      <w:marRight w:val="0"/>
      <w:marTop w:val="0"/>
      <w:marBottom w:val="0"/>
      <w:divBdr>
        <w:top w:val="none" w:sz="0" w:space="0" w:color="auto"/>
        <w:left w:val="none" w:sz="0" w:space="0" w:color="auto"/>
        <w:bottom w:val="none" w:sz="0" w:space="0" w:color="auto"/>
        <w:right w:val="none" w:sz="0" w:space="0" w:color="auto"/>
      </w:divBdr>
    </w:div>
    <w:div w:id="140856002">
      <w:bodyDiv w:val="1"/>
      <w:marLeft w:val="0"/>
      <w:marRight w:val="0"/>
      <w:marTop w:val="0"/>
      <w:marBottom w:val="0"/>
      <w:divBdr>
        <w:top w:val="none" w:sz="0" w:space="0" w:color="auto"/>
        <w:left w:val="none" w:sz="0" w:space="0" w:color="auto"/>
        <w:bottom w:val="none" w:sz="0" w:space="0" w:color="auto"/>
        <w:right w:val="none" w:sz="0" w:space="0" w:color="auto"/>
      </w:divBdr>
    </w:div>
    <w:div w:id="141000405">
      <w:bodyDiv w:val="1"/>
      <w:marLeft w:val="0"/>
      <w:marRight w:val="0"/>
      <w:marTop w:val="0"/>
      <w:marBottom w:val="0"/>
      <w:divBdr>
        <w:top w:val="none" w:sz="0" w:space="0" w:color="auto"/>
        <w:left w:val="none" w:sz="0" w:space="0" w:color="auto"/>
        <w:bottom w:val="none" w:sz="0" w:space="0" w:color="auto"/>
        <w:right w:val="none" w:sz="0" w:space="0" w:color="auto"/>
      </w:divBdr>
    </w:div>
    <w:div w:id="141193763">
      <w:bodyDiv w:val="1"/>
      <w:marLeft w:val="0"/>
      <w:marRight w:val="0"/>
      <w:marTop w:val="0"/>
      <w:marBottom w:val="0"/>
      <w:divBdr>
        <w:top w:val="none" w:sz="0" w:space="0" w:color="auto"/>
        <w:left w:val="none" w:sz="0" w:space="0" w:color="auto"/>
        <w:bottom w:val="none" w:sz="0" w:space="0" w:color="auto"/>
        <w:right w:val="none" w:sz="0" w:space="0" w:color="auto"/>
      </w:divBdr>
    </w:div>
    <w:div w:id="141316100">
      <w:bodyDiv w:val="1"/>
      <w:marLeft w:val="0"/>
      <w:marRight w:val="0"/>
      <w:marTop w:val="0"/>
      <w:marBottom w:val="0"/>
      <w:divBdr>
        <w:top w:val="none" w:sz="0" w:space="0" w:color="auto"/>
        <w:left w:val="none" w:sz="0" w:space="0" w:color="auto"/>
        <w:bottom w:val="none" w:sz="0" w:space="0" w:color="auto"/>
        <w:right w:val="none" w:sz="0" w:space="0" w:color="auto"/>
      </w:divBdr>
    </w:div>
    <w:div w:id="141317854">
      <w:bodyDiv w:val="1"/>
      <w:marLeft w:val="0"/>
      <w:marRight w:val="0"/>
      <w:marTop w:val="0"/>
      <w:marBottom w:val="0"/>
      <w:divBdr>
        <w:top w:val="none" w:sz="0" w:space="0" w:color="auto"/>
        <w:left w:val="none" w:sz="0" w:space="0" w:color="auto"/>
        <w:bottom w:val="none" w:sz="0" w:space="0" w:color="auto"/>
        <w:right w:val="none" w:sz="0" w:space="0" w:color="auto"/>
      </w:divBdr>
    </w:div>
    <w:div w:id="141386279">
      <w:bodyDiv w:val="1"/>
      <w:marLeft w:val="0"/>
      <w:marRight w:val="0"/>
      <w:marTop w:val="0"/>
      <w:marBottom w:val="0"/>
      <w:divBdr>
        <w:top w:val="none" w:sz="0" w:space="0" w:color="auto"/>
        <w:left w:val="none" w:sz="0" w:space="0" w:color="auto"/>
        <w:bottom w:val="none" w:sz="0" w:space="0" w:color="auto"/>
        <w:right w:val="none" w:sz="0" w:space="0" w:color="auto"/>
      </w:divBdr>
    </w:div>
    <w:div w:id="141389081">
      <w:bodyDiv w:val="1"/>
      <w:marLeft w:val="0"/>
      <w:marRight w:val="0"/>
      <w:marTop w:val="0"/>
      <w:marBottom w:val="0"/>
      <w:divBdr>
        <w:top w:val="none" w:sz="0" w:space="0" w:color="auto"/>
        <w:left w:val="none" w:sz="0" w:space="0" w:color="auto"/>
        <w:bottom w:val="none" w:sz="0" w:space="0" w:color="auto"/>
        <w:right w:val="none" w:sz="0" w:space="0" w:color="auto"/>
      </w:divBdr>
    </w:div>
    <w:div w:id="141579705">
      <w:bodyDiv w:val="1"/>
      <w:marLeft w:val="0"/>
      <w:marRight w:val="0"/>
      <w:marTop w:val="0"/>
      <w:marBottom w:val="0"/>
      <w:divBdr>
        <w:top w:val="none" w:sz="0" w:space="0" w:color="auto"/>
        <w:left w:val="none" w:sz="0" w:space="0" w:color="auto"/>
        <w:bottom w:val="none" w:sz="0" w:space="0" w:color="auto"/>
        <w:right w:val="none" w:sz="0" w:space="0" w:color="auto"/>
      </w:divBdr>
    </w:div>
    <w:div w:id="141580231">
      <w:bodyDiv w:val="1"/>
      <w:marLeft w:val="0"/>
      <w:marRight w:val="0"/>
      <w:marTop w:val="0"/>
      <w:marBottom w:val="0"/>
      <w:divBdr>
        <w:top w:val="none" w:sz="0" w:space="0" w:color="auto"/>
        <w:left w:val="none" w:sz="0" w:space="0" w:color="auto"/>
        <w:bottom w:val="none" w:sz="0" w:space="0" w:color="auto"/>
        <w:right w:val="none" w:sz="0" w:space="0" w:color="auto"/>
      </w:divBdr>
    </w:div>
    <w:div w:id="141625629">
      <w:bodyDiv w:val="1"/>
      <w:marLeft w:val="0"/>
      <w:marRight w:val="0"/>
      <w:marTop w:val="0"/>
      <w:marBottom w:val="0"/>
      <w:divBdr>
        <w:top w:val="none" w:sz="0" w:space="0" w:color="auto"/>
        <w:left w:val="none" w:sz="0" w:space="0" w:color="auto"/>
        <w:bottom w:val="none" w:sz="0" w:space="0" w:color="auto"/>
        <w:right w:val="none" w:sz="0" w:space="0" w:color="auto"/>
      </w:divBdr>
    </w:div>
    <w:div w:id="141627056">
      <w:bodyDiv w:val="1"/>
      <w:marLeft w:val="0"/>
      <w:marRight w:val="0"/>
      <w:marTop w:val="0"/>
      <w:marBottom w:val="0"/>
      <w:divBdr>
        <w:top w:val="none" w:sz="0" w:space="0" w:color="auto"/>
        <w:left w:val="none" w:sz="0" w:space="0" w:color="auto"/>
        <w:bottom w:val="none" w:sz="0" w:space="0" w:color="auto"/>
        <w:right w:val="none" w:sz="0" w:space="0" w:color="auto"/>
      </w:divBdr>
    </w:div>
    <w:div w:id="141629584">
      <w:bodyDiv w:val="1"/>
      <w:marLeft w:val="0"/>
      <w:marRight w:val="0"/>
      <w:marTop w:val="0"/>
      <w:marBottom w:val="0"/>
      <w:divBdr>
        <w:top w:val="none" w:sz="0" w:space="0" w:color="auto"/>
        <w:left w:val="none" w:sz="0" w:space="0" w:color="auto"/>
        <w:bottom w:val="none" w:sz="0" w:space="0" w:color="auto"/>
        <w:right w:val="none" w:sz="0" w:space="0" w:color="auto"/>
      </w:divBdr>
    </w:div>
    <w:div w:id="141655272">
      <w:bodyDiv w:val="1"/>
      <w:marLeft w:val="0"/>
      <w:marRight w:val="0"/>
      <w:marTop w:val="0"/>
      <w:marBottom w:val="0"/>
      <w:divBdr>
        <w:top w:val="none" w:sz="0" w:space="0" w:color="auto"/>
        <w:left w:val="none" w:sz="0" w:space="0" w:color="auto"/>
        <w:bottom w:val="none" w:sz="0" w:space="0" w:color="auto"/>
        <w:right w:val="none" w:sz="0" w:space="0" w:color="auto"/>
      </w:divBdr>
    </w:div>
    <w:div w:id="141697189">
      <w:bodyDiv w:val="1"/>
      <w:marLeft w:val="0"/>
      <w:marRight w:val="0"/>
      <w:marTop w:val="0"/>
      <w:marBottom w:val="0"/>
      <w:divBdr>
        <w:top w:val="none" w:sz="0" w:space="0" w:color="auto"/>
        <w:left w:val="none" w:sz="0" w:space="0" w:color="auto"/>
        <w:bottom w:val="none" w:sz="0" w:space="0" w:color="auto"/>
        <w:right w:val="none" w:sz="0" w:space="0" w:color="auto"/>
      </w:divBdr>
    </w:div>
    <w:div w:id="141773325">
      <w:bodyDiv w:val="1"/>
      <w:marLeft w:val="0"/>
      <w:marRight w:val="0"/>
      <w:marTop w:val="0"/>
      <w:marBottom w:val="0"/>
      <w:divBdr>
        <w:top w:val="none" w:sz="0" w:space="0" w:color="auto"/>
        <w:left w:val="none" w:sz="0" w:space="0" w:color="auto"/>
        <w:bottom w:val="none" w:sz="0" w:space="0" w:color="auto"/>
        <w:right w:val="none" w:sz="0" w:space="0" w:color="auto"/>
      </w:divBdr>
      <w:divsChild>
        <w:div w:id="2979672">
          <w:marLeft w:val="480"/>
          <w:marRight w:val="0"/>
          <w:marTop w:val="0"/>
          <w:marBottom w:val="0"/>
          <w:divBdr>
            <w:top w:val="none" w:sz="0" w:space="0" w:color="auto"/>
            <w:left w:val="none" w:sz="0" w:space="0" w:color="auto"/>
            <w:bottom w:val="none" w:sz="0" w:space="0" w:color="auto"/>
            <w:right w:val="none" w:sz="0" w:space="0" w:color="auto"/>
          </w:divBdr>
        </w:div>
        <w:div w:id="24603548">
          <w:marLeft w:val="480"/>
          <w:marRight w:val="0"/>
          <w:marTop w:val="0"/>
          <w:marBottom w:val="0"/>
          <w:divBdr>
            <w:top w:val="none" w:sz="0" w:space="0" w:color="auto"/>
            <w:left w:val="none" w:sz="0" w:space="0" w:color="auto"/>
            <w:bottom w:val="none" w:sz="0" w:space="0" w:color="auto"/>
            <w:right w:val="none" w:sz="0" w:space="0" w:color="auto"/>
          </w:divBdr>
        </w:div>
        <w:div w:id="81412508">
          <w:marLeft w:val="480"/>
          <w:marRight w:val="0"/>
          <w:marTop w:val="0"/>
          <w:marBottom w:val="0"/>
          <w:divBdr>
            <w:top w:val="none" w:sz="0" w:space="0" w:color="auto"/>
            <w:left w:val="none" w:sz="0" w:space="0" w:color="auto"/>
            <w:bottom w:val="none" w:sz="0" w:space="0" w:color="auto"/>
            <w:right w:val="none" w:sz="0" w:space="0" w:color="auto"/>
          </w:divBdr>
        </w:div>
        <w:div w:id="82147974">
          <w:marLeft w:val="480"/>
          <w:marRight w:val="0"/>
          <w:marTop w:val="0"/>
          <w:marBottom w:val="0"/>
          <w:divBdr>
            <w:top w:val="none" w:sz="0" w:space="0" w:color="auto"/>
            <w:left w:val="none" w:sz="0" w:space="0" w:color="auto"/>
            <w:bottom w:val="none" w:sz="0" w:space="0" w:color="auto"/>
            <w:right w:val="none" w:sz="0" w:space="0" w:color="auto"/>
          </w:divBdr>
        </w:div>
        <w:div w:id="115680878">
          <w:marLeft w:val="480"/>
          <w:marRight w:val="0"/>
          <w:marTop w:val="0"/>
          <w:marBottom w:val="0"/>
          <w:divBdr>
            <w:top w:val="none" w:sz="0" w:space="0" w:color="auto"/>
            <w:left w:val="none" w:sz="0" w:space="0" w:color="auto"/>
            <w:bottom w:val="none" w:sz="0" w:space="0" w:color="auto"/>
            <w:right w:val="none" w:sz="0" w:space="0" w:color="auto"/>
          </w:divBdr>
        </w:div>
        <w:div w:id="183784653">
          <w:marLeft w:val="480"/>
          <w:marRight w:val="0"/>
          <w:marTop w:val="0"/>
          <w:marBottom w:val="0"/>
          <w:divBdr>
            <w:top w:val="none" w:sz="0" w:space="0" w:color="auto"/>
            <w:left w:val="none" w:sz="0" w:space="0" w:color="auto"/>
            <w:bottom w:val="none" w:sz="0" w:space="0" w:color="auto"/>
            <w:right w:val="none" w:sz="0" w:space="0" w:color="auto"/>
          </w:divBdr>
        </w:div>
        <w:div w:id="198326978">
          <w:marLeft w:val="480"/>
          <w:marRight w:val="0"/>
          <w:marTop w:val="0"/>
          <w:marBottom w:val="0"/>
          <w:divBdr>
            <w:top w:val="none" w:sz="0" w:space="0" w:color="auto"/>
            <w:left w:val="none" w:sz="0" w:space="0" w:color="auto"/>
            <w:bottom w:val="none" w:sz="0" w:space="0" w:color="auto"/>
            <w:right w:val="none" w:sz="0" w:space="0" w:color="auto"/>
          </w:divBdr>
        </w:div>
        <w:div w:id="238055499">
          <w:marLeft w:val="480"/>
          <w:marRight w:val="0"/>
          <w:marTop w:val="0"/>
          <w:marBottom w:val="0"/>
          <w:divBdr>
            <w:top w:val="none" w:sz="0" w:space="0" w:color="auto"/>
            <w:left w:val="none" w:sz="0" w:space="0" w:color="auto"/>
            <w:bottom w:val="none" w:sz="0" w:space="0" w:color="auto"/>
            <w:right w:val="none" w:sz="0" w:space="0" w:color="auto"/>
          </w:divBdr>
        </w:div>
        <w:div w:id="265620161">
          <w:marLeft w:val="480"/>
          <w:marRight w:val="0"/>
          <w:marTop w:val="0"/>
          <w:marBottom w:val="0"/>
          <w:divBdr>
            <w:top w:val="none" w:sz="0" w:space="0" w:color="auto"/>
            <w:left w:val="none" w:sz="0" w:space="0" w:color="auto"/>
            <w:bottom w:val="none" w:sz="0" w:space="0" w:color="auto"/>
            <w:right w:val="none" w:sz="0" w:space="0" w:color="auto"/>
          </w:divBdr>
        </w:div>
        <w:div w:id="285235671">
          <w:marLeft w:val="480"/>
          <w:marRight w:val="0"/>
          <w:marTop w:val="0"/>
          <w:marBottom w:val="0"/>
          <w:divBdr>
            <w:top w:val="none" w:sz="0" w:space="0" w:color="auto"/>
            <w:left w:val="none" w:sz="0" w:space="0" w:color="auto"/>
            <w:bottom w:val="none" w:sz="0" w:space="0" w:color="auto"/>
            <w:right w:val="none" w:sz="0" w:space="0" w:color="auto"/>
          </w:divBdr>
        </w:div>
        <w:div w:id="480930671">
          <w:marLeft w:val="480"/>
          <w:marRight w:val="0"/>
          <w:marTop w:val="0"/>
          <w:marBottom w:val="0"/>
          <w:divBdr>
            <w:top w:val="none" w:sz="0" w:space="0" w:color="auto"/>
            <w:left w:val="none" w:sz="0" w:space="0" w:color="auto"/>
            <w:bottom w:val="none" w:sz="0" w:space="0" w:color="auto"/>
            <w:right w:val="none" w:sz="0" w:space="0" w:color="auto"/>
          </w:divBdr>
        </w:div>
        <w:div w:id="554394992">
          <w:marLeft w:val="480"/>
          <w:marRight w:val="0"/>
          <w:marTop w:val="0"/>
          <w:marBottom w:val="0"/>
          <w:divBdr>
            <w:top w:val="none" w:sz="0" w:space="0" w:color="auto"/>
            <w:left w:val="none" w:sz="0" w:space="0" w:color="auto"/>
            <w:bottom w:val="none" w:sz="0" w:space="0" w:color="auto"/>
            <w:right w:val="none" w:sz="0" w:space="0" w:color="auto"/>
          </w:divBdr>
        </w:div>
        <w:div w:id="584804003">
          <w:marLeft w:val="480"/>
          <w:marRight w:val="0"/>
          <w:marTop w:val="0"/>
          <w:marBottom w:val="0"/>
          <w:divBdr>
            <w:top w:val="none" w:sz="0" w:space="0" w:color="auto"/>
            <w:left w:val="none" w:sz="0" w:space="0" w:color="auto"/>
            <w:bottom w:val="none" w:sz="0" w:space="0" w:color="auto"/>
            <w:right w:val="none" w:sz="0" w:space="0" w:color="auto"/>
          </w:divBdr>
        </w:div>
        <w:div w:id="611740334">
          <w:marLeft w:val="480"/>
          <w:marRight w:val="0"/>
          <w:marTop w:val="0"/>
          <w:marBottom w:val="0"/>
          <w:divBdr>
            <w:top w:val="none" w:sz="0" w:space="0" w:color="auto"/>
            <w:left w:val="none" w:sz="0" w:space="0" w:color="auto"/>
            <w:bottom w:val="none" w:sz="0" w:space="0" w:color="auto"/>
            <w:right w:val="none" w:sz="0" w:space="0" w:color="auto"/>
          </w:divBdr>
        </w:div>
        <w:div w:id="649556835">
          <w:marLeft w:val="480"/>
          <w:marRight w:val="0"/>
          <w:marTop w:val="0"/>
          <w:marBottom w:val="0"/>
          <w:divBdr>
            <w:top w:val="none" w:sz="0" w:space="0" w:color="auto"/>
            <w:left w:val="none" w:sz="0" w:space="0" w:color="auto"/>
            <w:bottom w:val="none" w:sz="0" w:space="0" w:color="auto"/>
            <w:right w:val="none" w:sz="0" w:space="0" w:color="auto"/>
          </w:divBdr>
        </w:div>
        <w:div w:id="697466745">
          <w:marLeft w:val="480"/>
          <w:marRight w:val="0"/>
          <w:marTop w:val="0"/>
          <w:marBottom w:val="0"/>
          <w:divBdr>
            <w:top w:val="none" w:sz="0" w:space="0" w:color="auto"/>
            <w:left w:val="none" w:sz="0" w:space="0" w:color="auto"/>
            <w:bottom w:val="none" w:sz="0" w:space="0" w:color="auto"/>
            <w:right w:val="none" w:sz="0" w:space="0" w:color="auto"/>
          </w:divBdr>
        </w:div>
        <w:div w:id="718480250">
          <w:marLeft w:val="480"/>
          <w:marRight w:val="0"/>
          <w:marTop w:val="0"/>
          <w:marBottom w:val="0"/>
          <w:divBdr>
            <w:top w:val="none" w:sz="0" w:space="0" w:color="auto"/>
            <w:left w:val="none" w:sz="0" w:space="0" w:color="auto"/>
            <w:bottom w:val="none" w:sz="0" w:space="0" w:color="auto"/>
            <w:right w:val="none" w:sz="0" w:space="0" w:color="auto"/>
          </w:divBdr>
        </w:div>
        <w:div w:id="736903149">
          <w:marLeft w:val="480"/>
          <w:marRight w:val="0"/>
          <w:marTop w:val="0"/>
          <w:marBottom w:val="0"/>
          <w:divBdr>
            <w:top w:val="none" w:sz="0" w:space="0" w:color="auto"/>
            <w:left w:val="none" w:sz="0" w:space="0" w:color="auto"/>
            <w:bottom w:val="none" w:sz="0" w:space="0" w:color="auto"/>
            <w:right w:val="none" w:sz="0" w:space="0" w:color="auto"/>
          </w:divBdr>
        </w:div>
        <w:div w:id="745229576">
          <w:marLeft w:val="480"/>
          <w:marRight w:val="0"/>
          <w:marTop w:val="0"/>
          <w:marBottom w:val="0"/>
          <w:divBdr>
            <w:top w:val="none" w:sz="0" w:space="0" w:color="auto"/>
            <w:left w:val="none" w:sz="0" w:space="0" w:color="auto"/>
            <w:bottom w:val="none" w:sz="0" w:space="0" w:color="auto"/>
            <w:right w:val="none" w:sz="0" w:space="0" w:color="auto"/>
          </w:divBdr>
        </w:div>
        <w:div w:id="815298627">
          <w:marLeft w:val="480"/>
          <w:marRight w:val="0"/>
          <w:marTop w:val="0"/>
          <w:marBottom w:val="0"/>
          <w:divBdr>
            <w:top w:val="none" w:sz="0" w:space="0" w:color="auto"/>
            <w:left w:val="none" w:sz="0" w:space="0" w:color="auto"/>
            <w:bottom w:val="none" w:sz="0" w:space="0" w:color="auto"/>
            <w:right w:val="none" w:sz="0" w:space="0" w:color="auto"/>
          </w:divBdr>
        </w:div>
        <w:div w:id="833109587">
          <w:marLeft w:val="480"/>
          <w:marRight w:val="0"/>
          <w:marTop w:val="0"/>
          <w:marBottom w:val="0"/>
          <w:divBdr>
            <w:top w:val="none" w:sz="0" w:space="0" w:color="auto"/>
            <w:left w:val="none" w:sz="0" w:space="0" w:color="auto"/>
            <w:bottom w:val="none" w:sz="0" w:space="0" w:color="auto"/>
            <w:right w:val="none" w:sz="0" w:space="0" w:color="auto"/>
          </w:divBdr>
        </w:div>
        <w:div w:id="846598406">
          <w:marLeft w:val="480"/>
          <w:marRight w:val="0"/>
          <w:marTop w:val="0"/>
          <w:marBottom w:val="0"/>
          <w:divBdr>
            <w:top w:val="none" w:sz="0" w:space="0" w:color="auto"/>
            <w:left w:val="none" w:sz="0" w:space="0" w:color="auto"/>
            <w:bottom w:val="none" w:sz="0" w:space="0" w:color="auto"/>
            <w:right w:val="none" w:sz="0" w:space="0" w:color="auto"/>
          </w:divBdr>
        </w:div>
      </w:divsChild>
    </w:div>
    <w:div w:id="141849828">
      <w:bodyDiv w:val="1"/>
      <w:marLeft w:val="0"/>
      <w:marRight w:val="0"/>
      <w:marTop w:val="0"/>
      <w:marBottom w:val="0"/>
      <w:divBdr>
        <w:top w:val="none" w:sz="0" w:space="0" w:color="auto"/>
        <w:left w:val="none" w:sz="0" w:space="0" w:color="auto"/>
        <w:bottom w:val="none" w:sz="0" w:space="0" w:color="auto"/>
        <w:right w:val="none" w:sz="0" w:space="0" w:color="auto"/>
      </w:divBdr>
    </w:div>
    <w:div w:id="141898467">
      <w:bodyDiv w:val="1"/>
      <w:marLeft w:val="0"/>
      <w:marRight w:val="0"/>
      <w:marTop w:val="0"/>
      <w:marBottom w:val="0"/>
      <w:divBdr>
        <w:top w:val="none" w:sz="0" w:space="0" w:color="auto"/>
        <w:left w:val="none" w:sz="0" w:space="0" w:color="auto"/>
        <w:bottom w:val="none" w:sz="0" w:space="0" w:color="auto"/>
        <w:right w:val="none" w:sz="0" w:space="0" w:color="auto"/>
      </w:divBdr>
    </w:div>
    <w:div w:id="141968646">
      <w:bodyDiv w:val="1"/>
      <w:marLeft w:val="0"/>
      <w:marRight w:val="0"/>
      <w:marTop w:val="0"/>
      <w:marBottom w:val="0"/>
      <w:divBdr>
        <w:top w:val="none" w:sz="0" w:space="0" w:color="auto"/>
        <w:left w:val="none" w:sz="0" w:space="0" w:color="auto"/>
        <w:bottom w:val="none" w:sz="0" w:space="0" w:color="auto"/>
        <w:right w:val="none" w:sz="0" w:space="0" w:color="auto"/>
      </w:divBdr>
      <w:divsChild>
        <w:div w:id="1590401">
          <w:marLeft w:val="480"/>
          <w:marRight w:val="0"/>
          <w:marTop w:val="0"/>
          <w:marBottom w:val="0"/>
          <w:divBdr>
            <w:top w:val="none" w:sz="0" w:space="0" w:color="auto"/>
            <w:left w:val="none" w:sz="0" w:space="0" w:color="auto"/>
            <w:bottom w:val="none" w:sz="0" w:space="0" w:color="auto"/>
            <w:right w:val="none" w:sz="0" w:space="0" w:color="auto"/>
          </w:divBdr>
        </w:div>
        <w:div w:id="7996923">
          <w:marLeft w:val="480"/>
          <w:marRight w:val="0"/>
          <w:marTop w:val="0"/>
          <w:marBottom w:val="0"/>
          <w:divBdr>
            <w:top w:val="none" w:sz="0" w:space="0" w:color="auto"/>
            <w:left w:val="none" w:sz="0" w:space="0" w:color="auto"/>
            <w:bottom w:val="none" w:sz="0" w:space="0" w:color="auto"/>
            <w:right w:val="none" w:sz="0" w:space="0" w:color="auto"/>
          </w:divBdr>
        </w:div>
        <w:div w:id="16978082">
          <w:marLeft w:val="480"/>
          <w:marRight w:val="0"/>
          <w:marTop w:val="0"/>
          <w:marBottom w:val="0"/>
          <w:divBdr>
            <w:top w:val="none" w:sz="0" w:space="0" w:color="auto"/>
            <w:left w:val="none" w:sz="0" w:space="0" w:color="auto"/>
            <w:bottom w:val="none" w:sz="0" w:space="0" w:color="auto"/>
            <w:right w:val="none" w:sz="0" w:space="0" w:color="auto"/>
          </w:divBdr>
        </w:div>
        <w:div w:id="23022212">
          <w:marLeft w:val="480"/>
          <w:marRight w:val="0"/>
          <w:marTop w:val="0"/>
          <w:marBottom w:val="0"/>
          <w:divBdr>
            <w:top w:val="none" w:sz="0" w:space="0" w:color="auto"/>
            <w:left w:val="none" w:sz="0" w:space="0" w:color="auto"/>
            <w:bottom w:val="none" w:sz="0" w:space="0" w:color="auto"/>
            <w:right w:val="none" w:sz="0" w:space="0" w:color="auto"/>
          </w:divBdr>
        </w:div>
        <w:div w:id="38939318">
          <w:marLeft w:val="480"/>
          <w:marRight w:val="0"/>
          <w:marTop w:val="0"/>
          <w:marBottom w:val="0"/>
          <w:divBdr>
            <w:top w:val="none" w:sz="0" w:space="0" w:color="auto"/>
            <w:left w:val="none" w:sz="0" w:space="0" w:color="auto"/>
            <w:bottom w:val="none" w:sz="0" w:space="0" w:color="auto"/>
            <w:right w:val="none" w:sz="0" w:space="0" w:color="auto"/>
          </w:divBdr>
        </w:div>
        <w:div w:id="67197928">
          <w:marLeft w:val="480"/>
          <w:marRight w:val="0"/>
          <w:marTop w:val="0"/>
          <w:marBottom w:val="0"/>
          <w:divBdr>
            <w:top w:val="none" w:sz="0" w:space="0" w:color="auto"/>
            <w:left w:val="none" w:sz="0" w:space="0" w:color="auto"/>
            <w:bottom w:val="none" w:sz="0" w:space="0" w:color="auto"/>
            <w:right w:val="none" w:sz="0" w:space="0" w:color="auto"/>
          </w:divBdr>
        </w:div>
        <w:div w:id="78213355">
          <w:marLeft w:val="480"/>
          <w:marRight w:val="0"/>
          <w:marTop w:val="0"/>
          <w:marBottom w:val="0"/>
          <w:divBdr>
            <w:top w:val="none" w:sz="0" w:space="0" w:color="auto"/>
            <w:left w:val="none" w:sz="0" w:space="0" w:color="auto"/>
            <w:bottom w:val="none" w:sz="0" w:space="0" w:color="auto"/>
            <w:right w:val="none" w:sz="0" w:space="0" w:color="auto"/>
          </w:divBdr>
        </w:div>
        <w:div w:id="85543656">
          <w:marLeft w:val="480"/>
          <w:marRight w:val="0"/>
          <w:marTop w:val="0"/>
          <w:marBottom w:val="0"/>
          <w:divBdr>
            <w:top w:val="none" w:sz="0" w:space="0" w:color="auto"/>
            <w:left w:val="none" w:sz="0" w:space="0" w:color="auto"/>
            <w:bottom w:val="none" w:sz="0" w:space="0" w:color="auto"/>
            <w:right w:val="none" w:sz="0" w:space="0" w:color="auto"/>
          </w:divBdr>
        </w:div>
        <w:div w:id="127820869">
          <w:marLeft w:val="480"/>
          <w:marRight w:val="0"/>
          <w:marTop w:val="0"/>
          <w:marBottom w:val="0"/>
          <w:divBdr>
            <w:top w:val="none" w:sz="0" w:space="0" w:color="auto"/>
            <w:left w:val="none" w:sz="0" w:space="0" w:color="auto"/>
            <w:bottom w:val="none" w:sz="0" w:space="0" w:color="auto"/>
            <w:right w:val="none" w:sz="0" w:space="0" w:color="auto"/>
          </w:divBdr>
        </w:div>
        <w:div w:id="198402461">
          <w:marLeft w:val="480"/>
          <w:marRight w:val="0"/>
          <w:marTop w:val="0"/>
          <w:marBottom w:val="0"/>
          <w:divBdr>
            <w:top w:val="none" w:sz="0" w:space="0" w:color="auto"/>
            <w:left w:val="none" w:sz="0" w:space="0" w:color="auto"/>
            <w:bottom w:val="none" w:sz="0" w:space="0" w:color="auto"/>
            <w:right w:val="none" w:sz="0" w:space="0" w:color="auto"/>
          </w:divBdr>
        </w:div>
        <w:div w:id="232663107">
          <w:marLeft w:val="480"/>
          <w:marRight w:val="0"/>
          <w:marTop w:val="0"/>
          <w:marBottom w:val="0"/>
          <w:divBdr>
            <w:top w:val="none" w:sz="0" w:space="0" w:color="auto"/>
            <w:left w:val="none" w:sz="0" w:space="0" w:color="auto"/>
            <w:bottom w:val="none" w:sz="0" w:space="0" w:color="auto"/>
            <w:right w:val="none" w:sz="0" w:space="0" w:color="auto"/>
          </w:divBdr>
        </w:div>
        <w:div w:id="235239052">
          <w:marLeft w:val="480"/>
          <w:marRight w:val="0"/>
          <w:marTop w:val="0"/>
          <w:marBottom w:val="0"/>
          <w:divBdr>
            <w:top w:val="none" w:sz="0" w:space="0" w:color="auto"/>
            <w:left w:val="none" w:sz="0" w:space="0" w:color="auto"/>
            <w:bottom w:val="none" w:sz="0" w:space="0" w:color="auto"/>
            <w:right w:val="none" w:sz="0" w:space="0" w:color="auto"/>
          </w:divBdr>
        </w:div>
        <w:div w:id="310327934">
          <w:marLeft w:val="480"/>
          <w:marRight w:val="0"/>
          <w:marTop w:val="0"/>
          <w:marBottom w:val="0"/>
          <w:divBdr>
            <w:top w:val="none" w:sz="0" w:space="0" w:color="auto"/>
            <w:left w:val="none" w:sz="0" w:space="0" w:color="auto"/>
            <w:bottom w:val="none" w:sz="0" w:space="0" w:color="auto"/>
            <w:right w:val="none" w:sz="0" w:space="0" w:color="auto"/>
          </w:divBdr>
        </w:div>
        <w:div w:id="339309865">
          <w:marLeft w:val="480"/>
          <w:marRight w:val="0"/>
          <w:marTop w:val="0"/>
          <w:marBottom w:val="0"/>
          <w:divBdr>
            <w:top w:val="none" w:sz="0" w:space="0" w:color="auto"/>
            <w:left w:val="none" w:sz="0" w:space="0" w:color="auto"/>
            <w:bottom w:val="none" w:sz="0" w:space="0" w:color="auto"/>
            <w:right w:val="none" w:sz="0" w:space="0" w:color="auto"/>
          </w:divBdr>
        </w:div>
        <w:div w:id="407699887">
          <w:marLeft w:val="480"/>
          <w:marRight w:val="0"/>
          <w:marTop w:val="0"/>
          <w:marBottom w:val="0"/>
          <w:divBdr>
            <w:top w:val="none" w:sz="0" w:space="0" w:color="auto"/>
            <w:left w:val="none" w:sz="0" w:space="0" w:color="auto"/>
            <w:bottom w:val="none" w:sz="0" w:space="0" w:color="auto"/>
            <w:right w:val="none" w:sz="0" w:space="0" w:color="auto"/>
          </w:divBdr>
        </w:div>
        <w:div w:id="423456828">
          <w:marLeft w:val="480"/>
          <w:marRight w:val="0"/>
          <w:marTop w:val="0"/>
          <w:marBottom w:val="0"/>
          <w:divBdr>
            <w:top w:val="none" w:sz="0" w:space="0" w:color="auto"/>
            <w:left w:val="none" w:sz="0" w:space="0" w:color="auto"/>
            <w:bottom w:val="none" w:sz="0" w:space="0" w:color="auto"/>
            <w:right w:val="none" w:sz="0" w:space="0" w:color="auto"/>
          </w:divBdr>
        </w:div>
        <w:div w:id="424110459">
          <w:marLeft w:val="480"/>
          <w:marRight w:val="0"/>
          <w:marTop w:val="0"/>
          <w:marBottom w:val="0"/>
          <w:divBdr>
            <w:top w:val="none" w:sz="0" w:space="0" w:color="auto"/>
            <w:left w:val="none" w:sz="0" w:space="0" w:color="auto"/>
            <w:bottom w:val="none" w:sz="0" w:space="0" w:color="auto"/>
            <w:right w:val="none" w:sz="0" w:space="0" w:color="auto"/>
          </w:divBdr>
        </w:div>
        <w:div w:id="463667211">
          <w:marLeft w:val="480"/>
          <w:marRight w:val="0"/>
          <w:marTop w:val="0"/>
          <w:marBottom w:val="0"/>
          <w:divBdr>
            <w:top w:val="none" w:sz="0" w:space="0" w:color="auto"/>
            <w:left w:val="none" w:sz="0" w:space="0" w:color="auto"/>
            <w:bottom w:val="none" w:sz="0" w:space="0" w:color="auto"/>
            <w:right w:val="none" w:sz="0" w:space="0" w:color="auto"/>
          </w:divBdr>
        </w:div>
        <w:div w:id="727534373">
          <w:marLeft w:val="480"/>
          <w:marRight w:val="0"/>
          <w:marTop w:val="0"/>
          <w:marBottom w:val="0"/>
          <w:divBdr>
            <w:top w:val="none" w:sz="0" w:space="0" w:color="auto"/>
            <w:left w:val="none" w:sz="0" w:space="0" w:color="auto"/>
            <w:bottom w:val="none" w:sz="0" w:space="0" w:color="auto"/>
            <w:right w:val="none" w:sz="0" w:space="0" w:color="auto"/>
          </w:divBdr>
        </w:div>
        <w:div w:id="763846789">
          <w:marLeft w:val="480"/>
          <w:marRight w:val="0"/>
          <w:marTop w:val="0"/>
          <w:marBottom w:val="0"/>
          <w:divBdr>
            <w:top w:val="none" w:sz="0" w:space="0" w:color="auto"/>
            <w:left w:val="none" w:sz="0" w:space="0" w:color="auto"/>
            <w:bottom w:val="none" w:sz="0" w:space="0" w:color="auto"/>
            <w:right w:val="none" w:sz="0" w:space="0" w:color="auto"/>
          </w:divBdr>
        </w:div>
        <w:div w:id="820080841">
          <w:marLeft w:val="480"/>
          <w:marRight w:val="0"/>
          <w:marTop w:val="0"/>
          <w:marBottom w:val="0"/>
          <w:divBdr>
            <w:top w:val="none" w:sz="0" w:space="0" w:color="auto"/>
            <w:left w:val="none" w:sz="0" w:space="0" w:color="auto"/>
            <w:bottom w:val="none" w:sz="0" w:space="0" w:color="auto"/>
            <w:right w:val="none" w:sz="0" w:space="0" w:color="auto"/>
          </w:divBdr>
        </w:div>
        <w:div w:id="871575803">
          <w:marLeft w:val="480"/>
          <w:marRight w:val="0"/>
          <w:marTop w:val="0"/>
          <w:marBottom w:val="0"/>
          <w:divBdr>
            <w:top w:val="none" w:sz="0" w:space="0" w:color="auto"/>
            <w:left w:val="none" w:sz="0" w:space="0" w:color="auto"/>
            <w:bottom w:val="none" w:sz="0" w:space="0" w:color="auto"/>
            <w:right w:val="none" w:sz="0" w:space="0" w:color="auto"/>
          </w:divBdr>
        </w:div>
        <w:div w:id="871958013">
          <w:marLeft w:val="480"/>
          <w:marRight w:val="0"/>
          <w:marTop w:val="0"/>
          <w:marBottom w:val="0"/>
          <w:divBdr>
            <w:top w:val="none" w:sz="0" w:space="0" w:color="auto"/>
            <w:left w:val="none" w:sz="0" w:space="0" w:color="auto"/>
            <w:bottom w:val="none" w:sz="0" w:space="0" w:color="auto"/>
            <w:right w:val="none" w:sz="0" w:space="0" w:color="auto"/>
          </w:divBdr>
        </w:div>
        <w:div w:id="886987688">
          <w:marLeft w:val="480"/>
          <w:marRight w:val="0"/>
          <w:marTop w:val="0"/>
          <w:marBottom w:val="0"/>
          <w:divBdr>
            <w:top w:val="none" w:sz="0" w:space="0" w:color="auto"/>
            <w:left w:val="none" w:sz="0" w:space="0" w:color="auto"/>
            <w:bottom w:val="none" w:sz="0" w:space="0" w:color="auto"/>
            <w:right w:val="none" w:sz="0" w:space="0" w:color="auto"/>
          </w:divBdr>
        </w:div>
        <w:div w:id="903637596">
          <w:marLeft w:val="480"/>
          <w:marRight w:val="0"/>
          <w:marTop w:val="0"/>
          <w:marBottom w:val="0"/>
          <w:divBdr>
            <w:top w:val="none" w:sz="0" w:space="0" w:color="auto"/>
            <w:left w:val="none" w:sz="0" w:space="0" w:color="auto"/>
            <w:bottom w:val="none" w:sz="0" w:space="0" w:color="auto"/>
            <w:right w:val="none" w:sz="0" w:space="0" w:color="auto"/>
          </w:divBdr>
        </w:div>
      </w:divsChild>
    </w:div>
    <w:div w:id="141969261">
      <w:bodyDiv w:val="1"/>
      <w:marLeft w:val="0"/>
      <w:marRight w:val="0"/>
      <w:marTop w:val="0"/>
      <w:marBottom w:val="0"/>
      <w:divBdr>
        <w:top w:val="none" w:sz="0" w:space="0" w:color="auto"/>
        <w:left w:val="none" w:sz="0" w:space="0" w:color="auto"/>
        <w:bottom w:val="none" w:sz="0" w:space="0" w:color="auto"/>
        <w:right w:val="none" w:sz="0" w:space="0" w:color="auto"/>
      </w:divBdr>
    </w:div>
    <w:div w:id="142040413">
      <w:bodyDiv w:val="1"/>
      <w:marLeft w:val="0"/>
      <w:marRight w:val="0"/>
      <w:marTop w:val="0"/>
      <w:marBottom w:val="0"/>
      <w:divBdr>
        <w:top w:val="none" w:sz="0" w:space="0" w:color="auto"/>
        <w:left w:val="none" w:sz="0" w:space="0" w:color="auto"/>
        <w:bottom w:val="none" w:sz="0" w:space="0" w:color="auto"/>
        <w:right w:val="none" w:sz="0" w:space="0" w:color="auto"/>
      </w:divBdr>
    </w:div>
    <w:div w:id="142164147">
      <w:bodyDiv w:val="1"/>
      <w:marLeft w:val="0"/>
      <w:marRight w:val="0"/>
      <w:marTop w:val="0"/>
      <w:marBottom w:val="0"/>
      <w:divBdr>
        <w:top w:val="none" w:sz="0" w:space="0" w:color="auto"/>
        <w:left w:val="none" w:sz="0" w:space="0" w:color="auto"/>
        <w:bottom w:val="none" w:sz="0" w:space="0" w:color="auto"/>
        <w:right w:val="none" w:sz="0" w:space="0" w:color="auto"/>
      </w:divBdr>
    </w:div>
    <w:div w:id="142359476">
      <w:bodyDiv w:val="1"/>
      <w:marLeft w:val="0"/>
      <w:marRight w:val="0"/>
      <w:marTop w:val="0"/>
      <w:marBottom w:val="0"/>
      <w:divBdr>
        <w:top w:val="none" w:sz="0" w:space="0" w:color="auto"/>
        <w:left w:val="none" w:sz="0" w:space="0" w:color="auto"/>
        <w:bottom w:val="none" w:sz="0" w:space="0" w:color="auto"/>
        <w:right w:val="none" w:sz="0" w:space="0" w:color="auto"/>
      </w:divBdr>
    </w:div>
    <w:div w:id="142359787">
      <w:bodyDiv w:val="1"/>
      <w:marLeft w:val="0"/>
      <w:marRight w:val="0"/>
      <w:marTop w:val="0"/>
      <w:marBottom w:val="0"/>
      <w:divBdr>
        <w:top w:val="none" w:sz="0" w:space="0" w:color="auto"/>
        <w:left w:val="none" w:sz="0" w:space="0" w:color="auto"/>
        <w:bottom w:val="none" w:sz="0" w:space="0" w:color="auto"/>
        <w:right w:val="none" w:sz="0" w:space="0" w:color="auto"/>
      </w:divBdr>
    </w:div>
    <w:div w:id="142504648">
      <w:bodyDiv w:val="1"/>
      <w:marLeft w:val="0"/>
      <w:marRight w:val="0"/>
      <w:marTop w:val="0"/>
      <w:marBottom w:val="0"/>
      <w:divBdr>
        <w:top w:val="none" w:sz="0" w:space="0" w:color="auto"/>
        <w:left w:val="none" w:sz="0" w:space="0" w:color="auto"/>
        <w:bottom w:val="none" w:sz="0" w:space="0" w:color="auto"/>
        <w:right w:val="none" w:sz="0" w:space="0" w:color="auto"/>
      </w:divBdr>
    </w:div>
    <w:div w:id="142695716">
      <w:bodyDiv w:val="1"/>
      <w:marLeft w:val="0"/>
      <w:marRight w:val="0"/>
      <w:marTop w:val="0"/>
      <w:marBottom w:val="0"/>
      <w:divBdr>
        <w:top w:val="none" w:sz="0" w:space="0" w:color="auto"/>
        <w:left w:val="none" w:sz="0" w:space="0" w:color="auto"/>
        <w:bottom w:val="none" w:sz="0" w:space="0" w:color="auto"/>
        <w:right w:val="none" w:sz="0" w:space="0" w:color="auto"/>
      </w:divBdr>
    </w:div>
    <w:div w:id="142740217">
      <w:bodyDiv w:val="1"/>
      <w:marLeft w:val="0"/>
      <w:marRight w:val="0"/>
      <w:marTop w:val="0"/>
      <w:marBottom w:val="0"/>
      <w:divBdr>
        <w:top w:val="none" w:sz="0" w:space="0" w:color="auto"/>
        <w:left w:val="none" w:sz="0" w:space="0" w:color="auto"/>
        <w:bottom w:val="none" w:sz="0" w:space="0" w:color="auto"/>
        <w:right w:val="none" w:sz="0" w:space="0" w:color="auto"/>
      </w:divBdr>
    </w:div>
    <w:div w:id="142936752">
      <w:bodyDiv w:val="1"/>
      <w:marLeft w:val="0"/>
      <w:marRight w:val="0"/>
      <w:marTop w:val="0"/>
      <w:marBottom w:val="0"/>
      <w:divBdr>
        <w:top w:val="none" w:sz="0" w:space="0" w:color="auto"/>
        <w:left w:val="none" w:sz="0" w:space="0" w:color="auto"/>
        <w:bottom w:val="none" w:sz="0" w:space="0" w:color="auto"/>
        <w:right w:val="none" w:sz="0" w:space="0" w:color="auto"/>
      </w:divBdr>
      <w:divsChild>
        <w:div w:id="1665010">
          <w:marLeft w:val="480"/>
          <w:marRight w:val="0"/>
          <w:marTop w:val="0"/>
          <w:marBottom w:val="0"/>
          <w:divBdr>
            <w:top w:val="none" w:sz="0" w:space="0" w:color="auto"/>
            <w:left w:val="none" w:sz="0" w:space="0" w:color="auto"/>
            <w:bottom w:val="none" w:sz="0" w:space="0" w:color="auto"/>
            <w:right w:val="none" w:sz="0" w:space="0" w:color="auto"/>
          </w:divBdr>
        </w:div>
        <w:div w:id="105393861">
          <w:marLeft w:val="480"/>
          <w:marRight w:val="0"/>
          <w:marTop w:val="0"/>
          <w:marBottom w:val="0"/>
          <w:divBdr>
            <w:top w:val="none" w:sz="0" w:space="0" w:color="auto"/>
            <w:left w:val="none" w:sz="0" w:space="0" w:color="auto"/>
            <w:bottom w:val="none" w:sz="0" w:space="0" w:color="auto"/>
            <w:right w:val="none" w:sz="0" w:space="0" w:color="auto"/>
          </w:divBdr>
        </w:div>
        <w:div w:id="126313426">
          <w:marLeft w:val="480"/>
          <w:marRight w:val="0"/>
          <w:marTop w:val="0"/>
          <w:marBottom w:val="0"/>
          <w:divBdr>
            <w:top w:val="none" w:sz="0" w:space="0" w:color="auto"/>
            <w:left w:val="none" w:sz="0" w:space="0" w:color="auto"/>
            <w:bottom w:val="none" w:sz="0" w:space="0" w:color="auto"/>
            <w:right w:val="none" w:sz="0" w:space="0" w:color="auto"/>
          </w:divBdr>
        </w:div>
        <w:div w:id="230046435">
          <w:marLeft w:val="480"/>
          <w:marRight w:val="0"/>
          <w:marTop w:val="0"/>
          <w:marBottom w:val="0"/>
          <w:divBdr>
            <w:top w:val="none" w:sz="0" w:space="0" w:color="auto"/>
            <w:left w:val="none" w:sz="0" w:space="0" w:color="auto"/>
            <w:bottom w:val="none" w:sz="0" w:space="0" w:color="auto"/>
            <w:right w:val="none" w:sz="0" w:space="0" w:color="auto"/>
          </w:divBdr>
        </w:div>
        <w:div w:id="303776038">
          <w:marLeft w:val="480"/>
          <w:marRight w:val="0"/>
          <w:marTop w:val="0"/>
          <w:marBottom w:val="0"/>
          <w:divBdr>
            <w:top w:val="none" w:sz="0" w:space="0" w:color="auto"/>
            <w:left w:val="none" w:sz="0" w:space="0" w:color="auto"/>
            <w:bottom w:val="none" w:sz="0" w:space="0" w:color="auto"/>
            <w:right w:val="none" w:sz="0" w:space="0" w:color="auto"/>
          </w:divBdr>
        </w:div>
        <w:div w:id="306473531">
          <w:marLeft w:val="480"/>
          <w:marRight w:val="0"/>
          <w:marTop w:val="0"/>
          <w:marBottom w:val="0"/>
          <w:divBdr>
            <w:top w:val="none" w:sz="0" w:space="0" w:color="auto"/>
            <w:left w:val="none" w:sz="0" w:space="0" w:color="auto"/>
            <w:bottom w:val="none" w:sz="0" w:space="0" w:color="auto"/>
            <w:right w:val="none" w:sz="0" w:space="0" w:color="auto"/>
          </w:divBdr>
        </w:div>
        <w:div w:id="318462119">
          <w:marLeft w:val="480"/>
          <w:marRight w:val="0"/>
          <w:marTop w:val="0"/>
          <w:marBottom w:val="0"/>
          <w:divBdr>
            <w:top w:val="none" w:sz="0" w:space="0" w:color="auto"/>
            <w:left w:val="none" w:sz="0" w:space="0" w:color="auto"/>
            <w:bottom w:val="none" w:sz="0" w:space="0" w:color="auto"/>
            <w:right w:val="none" w:sz="0" w:space="0" w:color="auto"/>
          </w:divBdr>
        </w:div>
        <w:div w:id="360211214">
          <w:marLeft w:val="480"/>
          <w:marRight w:val="0"/>
          <w:marTop w:val="0"/>
          <w:marBottom w:val="0"/>
          <w:divBdr>
            <w:top w:val="none" w:sz="0" w:space="0" w:color="auto"/>
            <w:left w:val="none" w:sz="0" w:space="0" w:color="auto"/>
            <w:bottom w:val="none" w:sz="0" w:space="0" w:color="auto"/>
            <w:right w:val="none" w:sz="0" w:space="0" w:color="auto"/>
          </w:divBdr>
        </w:div>
        <w:div w:id="458718448">
          <w:marLeft w:val="480"/>
          <w:marRight w:val="0"/>
          <w:marTop w:val="0"/>
          <w:marBottom w:val="0"/>
          <w:divBdr>
            <w:top w:val="none" w:sz="0" w:space="0" w:color="auto"/>
            <w:left w:val="none" w:sz="0" w:space="0" w:color="auto"/>
            <w:bottom w:val="none" w:sz="0" w:space="0" w:color="auto"/>
            <w:right w:val="none" w:sz="0" w:space="0" w:color="auto"/>
          </w:divBdr>
        </w:div>
        <w:div w:id="479735510">
          <w:marLeft w:val="480"/>
          <w:marRight w:val="0"/>
          <w:marTop w:val="0"/>
          <w:marBottom w:val="0"/>
          <w:divBdr>
            <w:top w:val="none" w:sz="0" w:space="0" w:color="auto"/>
            <w:left w:val="none" w:sz="0" w:space="0" w:color="auto"/>
            <w:bottom w:val="none" w:sz="0" w:space="0" w:color="auto"/>
            <w:right w:val="none" w:sz="0" w:space="0" w:color="auto"/>
          </w:divBdr>
        </w:div>
        <w:div w:id="497500105">
          <w:marLeft w:val="480"/>
          <w:marRight w:val="0"/>
          <w:marTop w:val="0"/>
          <w:marBottom w:val="0"/>
          <w:divBdr>
            <w:top w:val="none" w:sz="0" w:space="0" w:color="auto"/>
            <w:left w:val="none" w:sz="0" w:space="0" w:color="auto"/>
            <w:bottom w:val="none" w:sz="0" w:space="0" w:color="auto"/>
            <w:right w:val="none" w:sz="0" w:space="0" w:color="auto"/>
          </w:divBdr>
        </w:div>
        <w:div w:id="501820698">
          <w:marLeft w:val="480"/>
          <w:marRight w:val="0"/>
          <w:marTop w:val="0"/>
          <w:marBottom w:val="0"/>
          <w:divBdr>
            <w:top w:val="none" w:sz="0" w:space="0" w:color="auto"/>
            <w:left w:val="none" w:sz="0" w:space="0" w:color="auto"/>
            <w:bottom w:val="none" w:sz="0" w:space="0" w:color="auto"/>
            <w:right w:val="none" w:sz="0" w:space="0" w:color="auto"/>
          </w:divBdr>
        </w:div>
        <w:div w:id="509374349">
          <w:marLeft w:val="480"/>
          <w:marRight w:val="0"/>
          <w:marTop w:val="0"/>
          <w:marBottom w:val="0"/>
          <w:divBdr>
            <w:top w:val="none" w:sz="0" w:space="0" w:color="auto"/>
            <w:left w:val="none" w:sz="0" w:space="0" w:color="auto"/>
            <w:bottom w:val="none" w:sz="0" w:space="0" w:color="auto"/>
            <w:right w:val="none" w:sz="0" w:space="0" w:color="auto"/>
          </w:divBdr>
        </w:div>
        <w:div w:id="544565356">
          <w:marLeft w:val="480"/>
          <w:marRight w:val="0"/>
          <w:marTop w:val="0"/>
          <w:marBottom w:val="0"/>
          <w:divBdr>
            <w:top w:val="none" w:sz="0" w:space="0" w:color="auto"/>
            <w:left w:val="none" w:sz="0" w:space="0" w:color="auto"/>
            <w:bottom w:val="none" w:sz="0" w:space="0" w:color="auto"/>
            <w:right w:val="none" w:sz="0" w:space="0" w:color="auto"/>
          </w:divBdr>
        </w:div>
        <w:div w:id="553928239">
          <w:marLeft w:val="480"/>
          <w:marRight w:val="0"/>
          <w:marTop w:val="0"/>
          <w:marBottom w:val="0"/>
          <w:divBdr>
            <w:top w:val="none" w:sz="0" w:space="0" w:color="auto"/>
            <w:left w:val="none" w:sz="0" w:space="0" w:color="auto"/>
            <w:bottom w:val="none" w:sz="0" w:space="0" w:color="auto"/>
            <w:right w:val="none" w:sz="0" w:space="0" w:color="auto"/>
          </w:divBdr>
        </w:div>
        <w:div w:id="563221637">
          <w:marLeft w:val="480"/>
          <w:marRight w:val="0"/>
          <w:marTop w:val="0"/>
          <w:marBottom w:val="0"/>
          <w:divBdr>
            <w:top w:val="none" w:sz="0" w:space="0" w:color="auto"/>
            <w:left w:val="none" w:sz="0" w:space="0" w:color="auto"/>
            <w:bottom w:val="none" w:sz="0" w:space="0" w:color="auto"/>
            <w:right w:val="none" w:sz="0" w:space="0" w:color="auto"/>
          </w:divBdr>
        </w:div>
        <w:div w:id="572474530">
          <w:marLeft w:val="480"/>
          <w:marRight w:val="0"/>
          <w:marTop w:val="0"/>
          <w:marBottom w:val="0"/>
          <w:divBdr>
            <w:top w:val="none" w:sz="0" w:space="0" w:color="auto"/>
            <w:left w:val="none" w:sz="0" w:space="0" w:color="auto"/>
            <w:bottom w:val="none" w:sz="0" w:space="0" w:color="auto"/>
            <w:right w:val="none" w:sz="0" w:space="0" w:color="auto"/>
          </w:divBdr>
        </w:div>
        <w:div w:id="618100369">
          <w:marLeft w:val="480"/>
          <w:marRight w:val="0"/>
          <w:marTop w:val="0"/>
          <w:marBottom w:val="0"/>
          <w:divBdr>
            <w:top w:val="none" w:sz="0" w:space="0" w:color="auto"/>
            <w:left w:val="none" w:sz="0" w:space="0" w:color="auto"/>
            <w:bottom w:val="none" w:sz="0" w:space="0" w:color="auto"/>
            <w:right w:val="none" w:sz="0" w:space="0" w:color="auto"/>
          </w:divBdr>
        </w:div>
        <w:div w:id="643704654">
          <w:marLeft w:val="480"/>
          <w:marRight w:val="0"/>
          <w:marTop w:val="0"/>
          <w:marBottom w:val="0"/>
          <w:divBdr>
            <w:top w:val="none" w:sz="0" w:space="0" w:color="auto"/>
            <w:left w:val="none" w:sz="0" w:space="0" w:color="auto"/>
            <w:bottom w:val="none" w:sz="0" w:space="0" w:color="auto"/>
            <w:right w:val="none" w:sz="0" w:space="0" w:color="auto"/>
          </w:divBdr>
        </w:div>
        <w:div w:id="685251596">
          <w:marLeft w:val="480"/>
          <w:marRight w:val="0"/>
          <w:marTop w:val="0"/>
          <w:marBottom w:val="0"/>
          <w:divBdr>
            <w:top w:val="none" w:sz="0" w:space="0" w:color="auto"/>
            <w:left w:val="none" w:sz="0" w:space="0" w:color="auto"/>
            <w:bottom w:val="none" w:sz="0" w:space="0" w:color="auto"/>
            <w:right w:val="none" w:sz="0" w:space="0" w:color="auto"/>
          </w:divBdr>
        </w:div>
        <w:div w:id="734012095">
          <w:marLeft w:val="480"/>
          <w:marRight w:val="0"/>
          <w:marTop w:val="0"/>
          <w:marBottom w:val="0"/>
          <w:divBdr>
            <w:top w:val="none" w:sz="0" w:space="0" w:color="auto"/>
            <w:left w:val="none" w:sz="0" w:space="0" w:color="auto"/>
            <w:bottom w:val="none" w:sz="0" w:space="0" w:color="auto"/>
            <w:right w:val="none" w:sz="0" w:space="0" w:color="auto"/>
          </w:divBdr>
        </w:div>
        <w:div w:id="876622329">
          <w:marLeft w:val="480"/>
          <w:marRight w:val="0"/>
          <w:marTop w:val="0"/>
          <w:marBottom w:val="0"/>
          <w:divBdr>
            <w:top w:val="none" w:sz="0" w:space="0" w:color="auto"/>
            <w:left w:val="none" w:sz="0" w:space="0" w:color="auto"/>
            <w:bottom w:val="none" w:sz="0" w:space="0" w:color="auto"/>
            <w:right w:val="none" w:sz="0" w:space="0" w:color="auto"/>
          </w:divBdr>
        </w:div>
      </w:divsChild>
    </w:div>
    <w:div w:id="143013964">
      <w:bodyDiv w:val="1"/>
      <w:marLeft w:val="0"/>
      <w:marRight w:val="0"/>
      <w:marTop w:val="0"/>
      <w:marBottom w:val="0"/>
      <w:divBdr>
        <w:top w:val="none" w:sz="0" w:space="0" w:color="auto"/>
        <w:left w:val="none" w:sz="0" w:space="0" w:color="auto"/>
        <w:bottom w:val="none" w:sz="0" w:space="0" w:color="auto"/>
        <w:right w:val="none" w:sz="0" w:space="0" w:color="auto"/>
      </w:divBdr>
    </w:div>
    <w:div w:id="143161160">
      <w:bodyDiv w:val="1"/>
      <w:marLeft w:val="0"/>
      <w:marRight w:val="0"/>
      <w:marTop w:val="0"/>
      <w:marBottom w:val="0"/>
      <w:divBdr>
        <w:top w:val="none" w:sz="0" w:space="0" w:color="auto"/>
        <w:left w:val="none" w:sz="0" w:space="0" w:color="auto"/>
        <w:bottom w:val="none" w:sz="0" w:space="0" w:color="auto"/>
        <w:right w:val="none" w:sz="0" w:space="0" w:color="auto"/>
      </w:divBdr>
    </w:div>
    <w:div w:id="143357043">
      <w:bodyDiv w:val="1"/>
      <w:marLeft w:val="0"/>
      <w:marRight w:val="0"/>
      <w:marTop w:val="0"/>
      <w:marBottom w:val="0"/>
      <w:divBdr>
        <w:top w:val="none" w:sz="0" w:space="0" w:color="auto"/>
        <w:left w:val="none" w:sz="0" w:space="0" w:color="auto"/>
        <w:bottom w:val="none" w:sz="0" w:space="0" w:color="auto"/>
        <w:right w:val="none" w:sz="0" w:space="0" w:color="auto"/>
      </w:divBdr>
    </w:div>
    <w:div w:id="143547788">
      <w:bodyDiv w:val="1"/>
      <w:marLeft w:val="0"/>
      <w:marRight w:val="0"/>
      <w:marTop w:val="0"/>
      <w:marBottom w:val="0"/>
      <w:divBdr>
        <w:top w:val="none" w:sz="0" w:space="0" w:color="auto"/>
        <w:left w:val="none" w:sz="0" w:space="0" w:color="auto"/>
        <w:bottom w:val="none" w:sz="0" w:space="0" w:color="auto"/>
        <w:right w:val="none" w:sz="0" w:space="0" w:color="auto"/>
      </w:divBdr>
    </w:div>
    <w:div w:id="143668300">
      <w:bodyDiv w:val="1"/>
      <w:marLeft w:val="0"/>
      <w:marRight w:val="0"/>
      <w:marTop w:val="0"/>
      <w:marBottom w:val="0"/>
      <w:divBdr>
        <w:top w:val="none" w:sz="0" w:space="0" w:color="auto"/>
        <w:left w:val="none" w:sz="0" w:space="0" w:color="auto"/>
        <w:bottom w:val="none" w:sz="0" w:space="0" w:color="auto"/>
        <w:right w:val="none" w:sz="0" w:space="0" w:color="auto"/>
      </w:divBdr>
    </w:div>
    <w:div w:id="143745657">
      <w:bodyDiv w:val="1"/>
      <w:marLeft w:val="0"/>
      <w:marRight w:val="0"/>
      <w:marTop w:val="0"/>
      <w:marBottom w:val="0"/>
      <w:divBdr>
        <w:top w:val="none" w:sz="0" w:space="0" w:color="auto"/>
        <w:left w:val="none" w:sz="0" w:space="0" w:color="auto"/>
        <w:bottom w:val="none" w:sz="0" w:space="0" w:color="auto"/>
        <w:right w:val="none" w:sz="0" w:space="0" w:color="auto"/>
      </w:divBdr>
    </w:div>
    <w:div w:id="143812646">
      <w:bodyDiv w:val="1"/>
      <w:marLeft w:val="0"/>
      <w:marRight w:val="0"/>
      <w:marTop w:val="0"/>
      <w:marBottom w:val="0"/>
      <w:divBdr>
        <w:top w:val="none" w:sz="0" w:space="0" w:color="auto"/>
        <w:left w:val="none" w:sz="0" w:space="0" w:color="auto"/>
        <w:bottom w:val="none" w:sz="0" w:space="0" w:color="auto"/>
        <w:right w:val="none" w:sz="0" w:space="0" w:color="auto"/>
      </w:divBdr>
    </w:div>
    <w:div w:id="144012003">
      <w:bodyDiv w:val="1"/>
      <w:marLeft w:val="0"/>
      <w:marRight w:val="0"/>
      <w:marTop w:val="0"/>
      <w:marBottom w:val="0"/>
      <w:divBdr>
        <w:top w:val="none" w:sz="0" w:space="0" w:color="auto"/>
        <w:left w:val="none" w:sz="0" w:space="0" w:color="auto"/>
        <w:bottom w:val="none" w:sz="0" w:space="0" w:color="auto"/>
        <w:right w:val="none" w:sz="0" w:space="0" w:color="auto"/>
      </w:divBdr>
    </w:div>
    <w:div w:id="144057864">
      <w:bodyDiv w:val="1"/>
      <w:marLeft w:val="0"/>
      <w:marRight w:val="0"/>
      <w:marTop w:val="0"/>
      <w:marBottom w:val="0"/>
      <w:divBdr>
        <w:top w:val="none" w:sz="0" w:space="0" w:color="auto"/>
        <w:left w:val="none" w:sz="0" w:space="0" w:color="auto"/>
        <w:bottom w:val="none" w:sz="0" w:space="0" w:color="auto"/>
        <w:right w:val="none" w:sz="0" w:space="0" w:color="auto"/>
      </w:divBdr>
    </w:div>
    <w:div w:id="144126036">
      <w:bodyDiv w:val="1"/>
      <w:marLeft w:val="0"/>
      <w:marRight w:val="0"/>
      <w:marTop w:val="0"/>
      <w:marBottom w:val="0"/>
      <w:divBdr>
        <w:top w:val="none" w:sz="0" w:space="0" w:color="auto"/>
        <w:left w:val="none" w:sz="0" w:space="0" w:color="auto"/>
        <w:bottom w:val="none" w:sz="0" w:space="0" w:color="auto"/>
        <w:right w:val="none" w:sz="0" w:space="0" w:color="auto"/>
      </w:divBdr>
    </w:div>
    <w:div w:id="144207514">
      <w:bodyDiv w:val="1"/>
      <w:marLeft w:val="0"/>
      <w:marRight w:val="0"/>
      <w:marTop w:val="0"/>
      <w:marBottom w:val="0"/>
      <w:divBdr>
        <w:top w:val="none" w:sz="0" w:space="0" w:color="auto"/>
        <w:left w:val="none" w:sz="0" w:space="0" w:color="auto"/>
        <w:bottom w:val="none" w:sz="0" w:space="0" w:color="auto"/>
        <w:right w:val="none" w:sz="0" w:space="0" w:color="auto"/>
      </w:divBdr>
    </w:div>
    <w:div w:id="144246055">
      <w:bodyDiv w:val="1"/>
      <w:marLeft w:val="0"/>
      <w:marRight w:val="0"/>
      <w:marTop w:val="0"/>
      <w:marBottom w:val="0"/>
      <w:divBdr>
        <w:top w:val="none" w:sz="0" w:space="0" w:color="auto"/>
        <w:left w:val="none" w:sz="0" w:space="0" w:color="auto"/>
        <w:bottom w:val="none" w:sz="0" w:space="0" w:color="auto"/>
        <w:right w:val="none" w:sz="0" w:space="0" w:color="auto"/>
      </w:divBdr>
    </w:div>
    <w:div w:id="144274381">
      <w:bodyDiv w:val="1"/>
      <w:marLeft w:val="0"/>
      <w:marRight w:val="0"/>
      <w:marTop w:val="0"/>
      <w:marBottom w:val="0"/>
      <w:divBdr>
        <w:top w:val="none" w:sz="0" w:space="0" w:color="auto"/>
        <w:left w:val="none" w:sz="0" w:space="0" w:color="auto"/>
        <w:bottom w:val="none" w:sz="0" w:space="0" w:color="auto"/>
        <w:right w:val="none" w:sz="0" w:space="0" w:color="auto"/>
      </w:divBdr>
    </w:div>
    <w:div w:id="144316876">
      <w:bodyDiv w:val="1"/>
      <w:marLeft w:val="0"/>
      <w:marRight w:val="0"/>
      <w:marTop w:val="0"/>
      <w:marBottom w:val="0"/>
      <w:divBdr>
        <w:top w:val="none" w:sz="0" w:space="0" w:color="auto"/>
        <w:left w:val="none" w:sz="0" w:space="0" w:color="auto"/>
        <w:bottom w:val="none" w:sz="0" w:space="0" w:color="auto"/>
        <w:right w:val="none" w:sz="0" w:space="0" w:color="auto"/>
      </w:divBdr>
    </w:div>
    <w:div w:id="144318605">
      <w:bodyDiv w:val="1"/>
      <w:marLeft w:val="0"/>
      <w:marRight w:val="0"/>
      <w:marTop w:val="0"/>
      <w:marBottom w:val="0"/>
      <w:divBdr>
        <w:top w:val="none" w:sz="0" w:space="0" w:color="auto"/>
        <w:left w:val="none" w:sz="0" w:space="0" w:color="auto"/>
        <w:bottom w:val="none" w:sz="0" w:space="0" w:color="auto"/>
        <w:right w:val="none" w:sz="0" w:space="0" w:color="auto"/>
      </w:divBdr>
    </w:div>
    <w:div w:id="144470585">
      <w:bodyDiv w:val="1"/>
      <w:marLeft w:val="0"/>
      <w:marRight w:val="0"/>
      <w:marTop w:val="0"/>
      <w:marBottom w:val="0"/>
      <w:divBdr>
        <w:top w:val="none" w:sz="0" w:space="0" w:color="auto"/>
        <w:left w:val="none" w:sz="0" w:space="0" w:color="auto"/>
        <w:bottom w:val="none" w:sz="0" w:space="0" w:color="auto"/>
        <w:right w:val="none" w:sz="0" w:space="0" w:color="auto"/>
      </w:divBdr>
    </w:div>
    <w:div w:id="144663795">
      <w:bodyDiv w:val="1"/>
      <w:marLeft w:val="0"/>
      <w:marRight w:val="0"/>
      <w:marTop w:val="0"/>
      <w:marBottom w:val="0"/>
      <w:divBdr>
        <w:top w:val="none" w:sz="0" w:space="0" w:color="auto"/>
        <w:left w:val="none" w:sz="0" w:space="0" w:color="auto"/>
        <w:bottom w:val="none" w:sz="0" w:space="0" w:color="auto"/>
        <w:right w:val="none" w:sz="0" w:space="0" w:color="auto"/>
      </w:divBdr>
    </w:div>
    <w:div w:id="144781184">
      <w:bodyDiv w:val="1"/>
      <w:marLeft w:val="0"/>
      <w:marRight w:val="0"/>
      <w:marTop w:val="0"/>
      <w:marBottom w:val="0"/>
      <w:divBdr>
        <w:top w:val="none" w:sz="0" w:space="0" w:color="auto"/>
        <w:left w:val="none" w:sz="0" w:space="0" w:color="auto"/>
        <w:bottom w:val="none" w:sz="0" w:space="0" w:color="auto"/>
        <w:right w:val="none" w:sz="0" w:space="0" w:color="auto"/>
      </w:divBdr>
    </w:div>
    <w:div w:id="144783712">
      <w:bodyDiv w:val="1"/>
      <w:marLeft w:val="0"/>
      <w:marRight w:val="0"/>
      <w:marTop w:val="0"/>
      <w:marBottom w:val="0"/>
      <w:divBdr>
        <w:top w:val="none" w:sz="0" w:space="0" w:color="auto"/>
        <w:left w:val="none" w:sz="0" w:space="0" w:color="auto"/>
        <w:bottom w:val="none" w:sz="0" w:space="0" w:color="auto"/>
        <w:right w:val="none" w:sz="0" w:space="0" w:color="auto"/>
      </w:divBdr>
      <w:divsChild>
        <w:div w:id="55054914">
          <w:marLeft w:val="480"/>
          <w:marRight w:val="0"/>
          <w:marTop w:val="0"/>
          <w:marBottom w:val="0"/>
          <w:divBdr>
            <w:top w:val="none" w:sz="0" w:space="0" w:color="auto"/>
            <w:left w:val="none" w:sz="0" w:space="0" w:color="auto"/>
            <w:bottom w:val="none" w:sz="0" w:space="0" w:color="auto"/>
            <w:right w:val="none" w:sz="0" w:space="0" w:color="auto"/>
          </w:divBdr>
        </w:div>
        <w:div w:id="92894911">
          <w:marLeft w:val="480"/>
          <w:marRight w:val="0"/>
          <w:marTop w:val="0"/>
          <w:marBottom w:val="0"/>
          <w:divBdr>
            <w:top w:val="none" w:sz="0" w:space="0" w:color="auto"/>
            <w:left w:val="none" w:sz="0" w:space="0" w:color="auto"/>
            <w:bottom w:val="none" w:sz="0" w:space="0" w:color="auto"/>
            <w:right w:val="none" w:sz="0" w:space="0" w:color="auto"/>
          </w:divBdr>
        </w:div>
        <w:div w:id="100421386">
          <w:marLeft w:val="480"/>
          <w:marRight w:val="0"/>
          <w:marTop w:val="0"/>
          <w:marBottom w:val="0"/>
          <w:divBdr>
            <w:top w:val="none" w:sz="0" w:space="0" w:color="auto"/>
            <w:left w:val="none" w:sz="0" w:space="0" w:color="auto"/>
            <w:bottom w:val="none" w:sz="0" w:space="0" w:color="auto"/>
            <w:right w:val="none" w:sz="0" w:space="0" w:color="auto"/>
          </w:divBdr>
        </w:div>
        <w:div w:id="135876583">
          <w:marLeft w:val="480"/>
          <w:marRight w:val="0"/>
          <w:marTop w:val="0"/>
          <w:marBottom w:val="0"/>
          <w:divBdr>
            <w:top w:val="none" w:sz="0" w:space="0" w:color="auto"/>
            <w:left w:val="none" w:sz="0" w:space="0" w:color="auto"/>
            <w:bottom w:val="none" w:sz="0" w:space="0" w:color="auto"/>
            <w:right w:val="none" w:sz="0" w:space="0" w:color="auto"/>
          </w:divBdr>
        </w:div>
        <w:div w:id="157621349">
          <w:marLeft w:val="480"/>
          <w:marRight w:val="0"/>
          <w:marTop w:val="0"/>
          <w:marBottom w:val="0"/>
          <w:divBdr>
            <w:top w:val="none" w:sz="0" w:space="0" w:color="auto"/>
            <w:left w:val="none" w:sz="0" w:space="0" w:color="auto"/>
            <w:bottom w:val="none" w:sz="0" w:space="0" w:color="auto"/>
            <w:right w:val="none" w:sz="0" w:space="0" w:color="auto"/>
          </w:divBdr>
        </w:div>
        <w:div w:id="209542038">
          <w:marLeft w:val="480"/>
          <w:marRight w:val="0"/>
          <w:marTop w:val="0"/>
          <w:marBottom w:val="0"/>
          <w:divBdr>
            <w:top w:val="none" w:sz="0" w:space="0" w:color="auto"/>
            <w:left w:val="none" w:sz="0" w:space="0" w:color="auto"/>
            <w:bottom w:val="none" w:sz="0" w:space="0" w:color="auto"/>
            <w:right w:val="none" w:sz="0" w:space="0" w:color="auto"/>
          </w:divBdr>
        </w:div>
        <w:div w:id="269513710">
          <w:marLeft w:val="480"/>
          <w:marRight w:val="0"/>
          <w:marTop w:val="0"/>
          <w:marBottom w:val="0"/>
          <w:divBdr>
            <w:top w:val="none" w:sz="0" w:space="0" w:color="auto"/>
            <w:left w:val="none" w:sz="0" w:space="0" w:color="auto"/>
            <w:bottom w:val="none" w:sz="0" w:space="0" w:color="auto"/>
            <w:right w:val="none" w:sz="0" w:space="0" w:color="auto"/>
          </w:divBdr>
        </w:div>
        <w:div w:id="337777953">
          <w:marLeft w:val="480"/>
          <w:marRight w:val="0"/>
          <w:marTop w:val="0"/>
          <w:marBottom w:val="0"/>
          <w:divBdr>
            <w:top w:val="none" w:sz="0" w:space="0" w:color="auto"/>
            <w:left w:val="none" w:sz="0" w:space="0" w:color="auto"/>
            <w:bottom w:val="none" w:sz="0" w:space="0" w:color="auto"/>
            <w:right w:val="none" w:sz="0" w:space="0" w:color="auto"/>
          </w:divBdr>
        </w:div>
        <w:div w:id="409741931">
          <w:marLeft w:val="480"/>
          <w:marRight w:val="0"/>
          <w:marTop w:val="0"/>
          <w:marBottom w:val="0"/>
          <w:divBdr>
            <w:top w:val="none" w:sz="0" w:space="0" w:color="auto"/>
            <w:left w:val="none" w:sz="0" w:space="0" w:color="auto"/>
            <w:bottom w:val="none" w:sz="0" w:space="0" w:color="auto"/>
            <w:right w:val="none" w:sz="0" w:space="0" w:color="auto"/>
          </w:divBdr>
        </w:div>
        <w:div w:id="438839374">
          <w:marLeft w:val="480"/>
          <w:marRight w:val="0"/>
          <w:marTop w:val="0"/>
          <w:marBottom w:val="0"/>
          <w:divBdr>
            <w:top w:val="none" w:sz="0" w:space="0" w:color="auto"/>
            <w:left w:val="none" w:sz="0" w:space="0" w:color="auto"/>
            <w:bottom w:val="none" w:sz="0" w:space="0" w:color="auto"/>
            <w:right w:val="none" w:sz="0" w:space="0" w:color="auto"/>
          </w:divBdr>
        </w:div>
        <w:div w:id="516775010">
          <w:marLeft w:val="480"/>
          <w:marRight w:val="0"/>
          <w:marTop w:val="0"/>
          <w:marBottom w:val="0"/>
          <w:divBdr>
            <w:top w:val="none" w:sz="0" w:space="0" w:color="auto"/>
            <w:left w:val="none" w:sz="0" w:space="0" w:color="auto"/>
            <w:bottom w:val="none" w:sz="0" w:space="0" w:color="auto"/>
            <w:right w:val="none" w:sz="0" w:space="0" w:color="auto"/>
          </w:divBdr>
        </w:div>
        <w:div w:id="522402731">
          <w:marLeft w:val="480"/>
          <w:marRight w:val="0"/>
          <w:marTop w:val="0"/>
          <w:marBottom w:val="0"/>
          <w:divBdr>
            <w:top w:val="none" w:sz="0" w:space="0" w:color="auto"/>
            <w:left w:val="none" w:sz="0" w:space="0" w:color="auto"/>
            <w:bottom w:val="none" w:sz="0" w:space="0" w:color="auto"/>
            <w:right w:val="none" w:sz="0" w:space="0" w:color="auto"/>
          </w:divBdr>
        </w:div>
        <w:div w:id="574049593">
          <w:marLeft w:val="480"/>
          <w:marRight w:val="0"/>
          <w:marTop w:val="0"/>
          <w:marBottom w:val="0"/>
          <w:divBdr>
            <w:top w:val="none" w:sz="0" w:space="0" w:color="auto"/>
            <w:left w:val="none" w:sz="0" w:space="0" w:color="auto"/>
            <w:bottom w:val="none" w:sz="0" w:space="0" w:color="auto"/>
            <w:right w:val="none" w:sz="0" w:space="0" w:color="auto"/>
          </w:divBdr>
        </w:div>
        <w:div w:id="614560477">
          <w:marLeft w:val="480"/>
          <w:marRight w:val="0"/>
          <w:marTop w:val="0"/>
          <w:marBottom w:val="0"/>
          <w:divBdr>
            <w:top w:val="none" w:sz="0" w:space="0" w:color="auto"/>
            <w:left w:val="none" w:sz="0" w:space="0" w:color="auto"/>
            <w:bottom w:val="none" w:sz="0" w:space="0" w:color="auto"/>
            <w:right w:val="none" w:sz="0" w:space="0" w:color="auto"/>
          </w:divBdr>
        </w:div>
        <w:div w:id="657420714">
          <w:marLeft w:val="480"/>
          <w:marRight w:val="0"/>
          <w:marTop w:val="0"/>
          <w:marBottom w:val="0"/>
          <w:divBdr>
            <w:top w:val="none" w:sz="0" w:space="0" w:color="auto"/>
            <w:left w:val="none" w:sz="0" w:space="0" w:color="auto"/>
            <w:bottom w:val="none" w:sz="0" w:space="0" w:color="auto"/>
            <w:right w:val="none" w:sz="0" w:space="0" w:color="auto"/>
          </w:divBdr>
        </w:div>
        <w:div w:id="695815912">
          <w:marLeft w:val="480"/>
          <w:marRight w:val="0"/>
          <w:marTop w:val="0"/>
          <w:marBottom w:val="0"/>
          <w:divBdr>
            <w:top w:val="none" w:sz="0" w:space="0" w:color="auto"/>
            <w:left w:val="none" w:sz="0" w:space="0" w:color="auto"/>
            <w:bottom w:val="none" w:sz="0" w:space="0" w:color="auto"/>
            <w:right w:val="none" w:sz="0" w:space="0" w:color="auto"/>
          </w:divBdr>
        </w:div>
        <w:div w:id="738137378">
          <w:marLeft w:val="480"/>
          <w:marRight w:val="0"/>
          <w:marTop w:val="0"/>
          <w:marBottom w:val="0"/>
          <w:divBdr>
            <w:top w:val="none" w:sz="0" w:space="0" w:color="auto"/>
            <w:left w:val="none" w:sz="0" w:space="0" w:color="auto"/>
            <w:bottom w:val="none" w:sz="0" w:space="0" w:color="auto"/>
            <w:right w:val="none" w:sz="0" w:space="0" w:color="auto"/>
          </w:divBdr>
        </w:div>
        <w:div w:id="762410521">
          <w:marLeft w:val="480"/>
          <w:marRight w:val="0"/>
          <w:marTop w:val="0"/>
          <w:marBottom w:val="0"/>
          <w:divBdr>
            <w:top w:val="none" w:sz="0" w:space="0" w:color="auto"/>
            <w:left w:val="none" w:sz="0" w:space="0" w:color="auto"/>
            <w:bottom w:val="none" w:sz="0" w:space="0" w:color="auto"/>
            <w:right w:val="none" w:sz="0" w:space="0" w:color="auto"/>
          </w:divBdr>
        </w:div>
        <w:div w:id="770513681">
          <w:marLeft w:val="480"/>
          <w:marRight w:val="0"/>
          <w:marTop w:val="0"/>
          <w:marBottom w:val="0"/>
          <w:divBdr>
            <w:top w:val="none" w:sz="0" w:space="0" w:color="auto"/>
            <w:left w:val="none" w:sz="0" w:space="0" w:color="auto"/>
            <w:bottom w:val="none" w:sz="0" w:space="0" w:color="auto"/>
            <w:right w:val="none" w:sz="0" w:space="0" w:color="auto"/>
          </w:divBdr>
        </w:div>
        <w:div w:id="786506807">
          <w:marLeft w:val="480"/>
          <w:marRight w:val="0"/>
          <w:marTop w:val="0"/>
          <w:marBottom w:val="0"/>
          <w:divBdr>
            <w:top w:val="none" w:sz="0" w:space="0" w:color="auto"/>
            <w:left w:val="none" w:sz="0" w:space="0" w:color="auto"/>
            <w:bottom w:val="none" w:sz="0" w:space="0" w:color="auto"/>
            <w:right w:val="none" w:sz="0" w:space="0" w:color="auto"/>
          </w:divBdr>
        </w:div>
        <w:div w:id="827945284">
          <w:marLeft w:val="480"/>
          <w:marRight w:val="0"/>
          <w:marTop w:val="0"/>
          <w:marBottom w:val="0"/>
          <w:divBdr>
            <w:top w:val="none" w:sz="0" w:space="0" w:color="auto"/>
            <w:left w:val="none" w:sz="0" w:space="0" w:color="auto"/>
            <w:bottom w:val="none" w:sz="0" w:space="0" w:color="auto"/>
            <w:right w:val="none" w:sz="0" w:space="0" w:color="auto"/>
          </w:divBdr>
        </w:div>
        <w:div w:id="877864100">
          <w:marLeft w:val="480"/>
          <w:marRight w:val="0"/>
          <w:marTop w:val="0"/>
          <w:marBottom w:val="0"/>
          <w:divBdr>
            <w:top w:val="none" w:sz="0" w:space="0" w:color="auto"/>
            <w:left w:val="none" w:sz="0" w:space="0" w:color="auto"/>
            <w:bottom w:val="none" w:sz="0" w:space="0" w:color="auto"/>
            <w:right w:val="none" w:sz="0" w:space="0" w:color="auto"/>
          </w:divBdr>
        </w:div>
        <w:div w:id="890462316">
          <w:marLeft w:val="480"/>
          <w:marRight w:val="0"/>
          <w:marTop w:val="0"/>
          <w:marBottom w:val="0"/>
          <w:divBdr>
            <w:top w:val="none" w:sz="0" w:space="0" w:color="auto"/>
            <w:left w:val="none" w:sz="0" w:space="0" w:color="auto"/>
            <w:bottom w:val="none" w:sz="0" w:space="0" w:color="auto"/>
            <w:right w:val="none" w:sz="0" w:space="0" w:color="auto"/>
          </w:divBdr>
        </w:div>
      </w:divsChild>
    </w:div>
    <w:div w:id="144854275">
      <w:bodyDiv w:val="1"/>
      <w:marLeft w:val="0"/>
      <w:marRight w:val="0"/>
      <w:marTop w:val="0"/>
      <w:marBottom w:val="0"/>
      <w:divBdr>
        <w:top w:val="none" w:sz="0" w:space="0" w:color="auto"/>
        <w:left w:val="none" w:sz="0" w:space="0" w:color="auto"/>
        <w:bottom w:val="none" w:sz="0" w:space="0" w:color="auto"/>
        <w:right w:val="none" w:sz="0" w:space="0" w:color="auto"/>
      </w:divBdr>
    </w:div>
    <w:div w:id="144901355">
      <w:bodyDiv w:val="1"/>
      <w:marLeft w:val="0"/>
      <w:marRight w:val="0"/>
      <w:marTop w:val="0"/>
      <w:marBottom w:val="0"/>
      <w:divBdr>
        <w:top w:val="none" w:sz="0" w:space="0" w:color="auto"/>
        <w:left w:val="none" w:sz="0" w:space="0" w:color="auto"/>
        <w:bottom w:val="none" w:sz="0" w:space="0" w:color="auto"/>
        <w:right w:val="none" w:sz="0" w:space="0" w:color="auto"/>
      </w:divBdr>
    </w:div>
    <w:div w:id="144974540">
      <w:bodyDiv w:val="1"/>
      <w:marLeft w:val="0"/>
      <w:marRight w:val="0"/>
      <w:marTop w:val="0"/>
      <w:marBottom w:val="0"/>
      <w:divBdr>
        <w:top w:val="none" w:sz="0" w:space="0" w:color="auto"/>
        <w:left w:val="none" w:sz="0" w:space="0" w:color="auto"/>
        <w:bottom w:val="none" w:sz="0" w:space="0" w:color="auto"/>
        <w:right w:val="none" w:sz="0" w:space="0" w:color="auto"/>
      </w:divBdr>
    </w:div>
    <w:div w:id="144981239">
      <w:bodyDiv w:val="1"/>
      <w:marLeft w:val="0"/>
      <w:marRight w:val="0"/>
      <w:marTop w:val="0"/>
      <w:marBottom w:val="0"/>
      <w:divBdr>
        <w:top w:val="none" w:sz="0" w:space="0" w:color="auto"/>
        <w:left w:val="none" w:sz="0" w:space="0" w:color="auto"/>
        <w:bottom w:val="none" w:sz="0" w:space="0" w:color="auto"/>
        <w:right w:val="none" w:sz="0" w:space="0" w:color="auto"/>
      </w:divBdr>
    </w:div>
    <w:div w:id="145047842">
      <w:bodyDiv w:val="1"/>
      <w:marLeft w:val="0"/>
      <w:marRight w:val="0"/>
      <w:marTop w:val="0"/>
      <w:marBottom w:val="0"/>
      <w:divBdr>
        <w:top w:val="none" w:sz="0" w:space="0" w:color="auto"/>
        <w:left w:val="none" w:sz="0" w:space="0" w:color="auto"/>
        <w:bottom w:val="none" w:sz="0" w:space="0" w:color="auto"/>
        <w:right w:val="none" w:sz="0" w:space="0" w:color="auto"/>
      </w:divBdr>
    </w:div>
    <w:div w:id="145049238">
      <w:bodyDiv w:val="1"/>
      <w:marLeft w:val="0"/>
      <w:marRight w:val="0"/>
      <w:marTop w:val="0"/>
      <w:marBottom w:val="0"/>
      <w:divBdr>
        <w:top w:val="none" w:sz="0" w:space="0" w:color="auto"/>
        <w:left w:val="none" w:sz="0" w:space="0" w:color="auto"/>
        <w:bottom w:val="none" w:sz="0" w:space="0" w:color="auto"/>
        <w:right w:val="none" w:sz="0" w:space="0" w:color="auto"/>
      </w:divBdr>
    </w:div>
    <w:div w:id="145050939">
      <w:bodyDiv w:val="1"/>
      <w:marLeft w:val="0"/>
      <w:marRight w:val="0"/>
      <w:marTop w:val="0"/>
      <w:marBottom w:val="0"/>
      <w:divBdr>
        <w:top w:val="none" w:sz="0" w:space="0" w:color="auto"/>
        <w:left w:val="none" w:sz="0" w:space="0" w:color="auto"/>
        <w:bottom w:val="none" w:sz="0" w:space="0" w:color="auto"/>
        <w:right w:val="none" w:sz="0" w:space="0" w:color="auto"/>
      </w:divBdr>
    </w:div>
    <w:div w:id="145127347">
      <w:bodyDiv w:val="1"/>
      <w:marLeft w:val="0"/>
      <w:marRight w:val="0"/>
      <w:marTop w:val="0"/>
      <w:marBottom w:val="0"/>
      <w:divBdr>
        <w:top w:val="none" w:sz="0" w:space="0" w:color="auto"/>
        <w:left w:val="none" w:sz="0" w:space="0" w:color="auto"/>
        <w:bottom w:val="none" w:sz="0" w:space="0" w:color="auto"/>
        <w:right w:val="none" w:sz="0" w:space="0" w:color="auto"/>
      </w:divBdr>
    </w:div>
    <w:div w:id="145171880">
      <w:bodyDiv w:val="1"/>
      <w:marLeft w:val="0"/>
      <w:marRight w:val="0"/>
      <w:marTop w:val="0"/>
      <w:marBottom w:val="0"/>
      <w:divBdr>
        <w:top w:val="none" w:sz="0" w:space="0" w:color="auto"/>
        <w:left w:val="none" w:sz="0" w:space="0" w:color="auto"/>
        <w:bottom w:val="none" w:sz="0" w:space="0" w:color="auto"/>
        <w:right w:val="none" w:sz="0" w:space="0" w:color="auto"/>
      </w:divBdr>
    </w:div>
    <w:div w:id="145365652">
      <w:bodyDiv w:val="1"/>
      <w:marLeft w:val="0"/>
      <w:marRight w:val="0"/>
      <w:marTop w:val="0"/>
      <w:marBottom w:val="0"/>
      <w:divBdr>
        <w:top w:val="none" w:sz="0" w:space="0" w:color="auto"/>
        <w:left w:val="none" w:sz="0" w:space="0" w:color="auto"/>
        <w:bottom w:val="none" w:sz="0" w:space="0" w:color="auto"/>
        <w:right w:val="none" w:sz="0" w:space="0" w:color="auto"/>
      </w:divBdr>
    </w:div>
    <w:div w:id="145366448">
      <w:bodyDiv w:val="1"/>
      <w:marLeft w:val="0"/>
      <w:marRight w:val="0"/>
      <w:marTop w:val="0"/>
      <w:marBottom w:val="0"/>
      <w:divBdr>
        <w:top w:val="none" w:sz="0" w:space="0" w:color="auto"/>
        <w:left w:val="none" w:sz="0" w:space="0" w:color="auto"/>
        <w:bottom w:val="none" w:sz="0" w:space="0" w:color="auto"/>
        <w:right w:val="none" w:sz="0" w:space="0" w:color="auto"/>
      </w:divBdr>
    </w:div>
    <w:div w:id="145438050">
      <w:bodyDiv w:val="1"/>
      <w:marLeft w:val="0"/>
      <w:marRight w:val="0"/>
      <w:marTop w:val="0"/>
      <w:marBottom w:val="0"/>
      <w:divBdr>
        <w:top w:val="none" w:sz="0" w:space="0" w:color="auto"/>
        <w:left w:val="none" w:sz="0" w:space="0" w:color="auto"/>
        <w:bottom w:val="none" w:sz="0" w:space="0" w:color="auto"/>
        <w:right w:val="none" w:sz="0" w:space="0" w:color="auto"/>
      </w:divBdr>
    </w:div>
    <w:div w:id="145441346">
      <w:bodyDiv w:val="1"/>
      <w:marLeft w:val="0"/>
      <w:marRight w:val="0"/>
      <w:marTop w:val="0"/>
      <w:marBottom w:val="0"/>
      <w:divBdr>
        <w:top w:val="none" w:sz="0" w:space="0" w:color="auto"/>
        <w:left w:val="none" w:sz="0" w:space="0" w:color="auto"/>
        <w:bottom w:val="none" w:sz="0" w:space="0" w:color="auto"/>
        <w:right w:val="none" w:sz="0" w:space="0" w:color="auto"/>
      </w:divBdr>
    </w:div>
    <w:div w:id="145708869">
      <w:bodyDiv w:val="1"/>
      <w:marLeft w:val="0"/>
      <w:marRight w:val="0"/>
      <w:marTop w:val="0"/>
      <w:marBottom w:val="0"/>
      <w:divBdr>
        <w:top w:val="none" w:sz="0" w:space="0" w:color="auto"/>
        <w:left w:val="none" w:sz="0" w:space="0" w:color="auto"/>
        <w:bottom w:val="none" w:sz="0" w:space="0" w:color="auto"/>
        <w:right w:val="none" w:sz="0" w:space="0" w:color="auto"/>
      </w:divBdr>
    </w:div>
    <w:div w:id="145823741">
      <w:bodyDiv w:val="1"/>
      <w:marLeft w:val="0"/>
      <w:marRight w:val="0"/>
      <w:marTop w:val="0"/>
      <w:marBottom w:val="0"/>
      <w:divBdr>
        <w:top w:val="none" w:sz="0" w:space="0" w:color="auto"/>
        <w:left w:val="none" w:sz="0" w:space="0" w:color="auto"/>
        <w:bottom w:val="none" w:sz="0" w:space="0" w:color="auto"/>
        <w:right w:val="none" w:sz="0" w:space="0" w:color="auto"/>
      </w:divBdr>
    </w:div>
    <w:div w:id="145973781">
      <w:bodyDiv w:val="1"/>
      <w:marLeft w:val="0"/>
      <w:marRight w:val="0"/>
      <w:marTop w:val="0"/>
      <w:marBottom w:val="0"/>
      <w:divBdr>
        <w:top w:val="none" w:sz="0" w:space="0" w:color="auto"/>
        <w:left w:val="none" w:sz="0" w:space="0" w:color="auto"/>
        <w:bottom w:val="none" w:sz="0" w:space="0" w:color="auto"/>
        <w:right w:val="none" w:sz="0" w:space="0" w:color="auto"/>
      </w:divBdr>
    </w:div>
    <w:div w:id="146164752">
      <w:bodyDiv w:val="1"/>
      <w:marLeft w:val="0"/>
      <w:marRight w:val="0"/>
      <w:marTop w:val="0"/>
      <w:marBottom w:val="0"/>
      <w:divBdr>
        <w:top w:val="none" w:sz="0" w:space="0" w:color="auto"/>
        <w:left w:val="none" w:sz="0" w:space="0" w:color="auto"/>
        <w:bottom w:val="none" w:sz="0" w:space="0" w:color="auto"/>
        <w:right w:val="none" w:sz="0" w:space="0" w:color="auto"/>
      </w:divBdr>
    </w:div>
    <w:div w:id="146165640">
      <w:bodyDiv w:val="1"/>
      <w:marLeft w:val="0"/>
      <w:marRight w:val="0"/>
      <w:marTop w:val="0"/>
      <w:marBottom w:val="0"/>
      <w:divBdr>
        <w:top w:val="none" w:sz="0" w:space="0" w:color="auto"/>
        <w:left w:val="none" w:sz="0" w:space="0" w:color="auto"/>
        <w:bottom w:val="none" w:sz="0" w:space="0" w:color="auto"/>
        <w:right w:val="none" w:sz="0" w:space="0" w:color="auto"/>
      </w:divBdr>
    </w:div>
    <w:div w:id="146170892">
      <w:bodyDiv w:val="1"/>
      <w:marLeft w:val="0"/>
      <w:marRight w:val="0"/>
      <w:marTop w:val="0"/>
      <w:marBottom w:val="0"/>
      <w:divBdr>
        <w:top w:val="none" w:sz="0" w:space="0" w:color="auto"/>
        <w:left w:val="none" w:sz="0" w:space="0" w:color="auto"/>
        <w:bottom w:val="none" w:sz="0" w:space="0" w:color="auto"/>
        <w:right w:val="none" w:sz="0" w:space="0" w:color="auto"/>
      </w:divBdr>
    </w:div>
    <w:div w:id="146292025">
      <w:bodyDiv w:val="1"/>
      <w:marLeft w:val="0"/>
      <w:marRight w:val="0"/>
      <w:marTop w:val="0"/>
      <w:marBottom w:val="0"/>
      <w:divBdr>
        <w:top w:val="none" w:sz="0" w:space="0" w:color="auto"/>
        <w:left w:val="none" w:sz="0" w:space="0" w:color="auto"/>
        <w:bottom w:val="none" w:sz="0" w:space="0" w:color="auto"/>
        <w:right w:val="none" w:sz="0" w:space="0" w:color="auto"/>
      </w:divBdr>
    </w:div>
    <w:div w:id="146365037">
      <w:bodyDiv w:val="1"/>
      <w:marLeft w:val="0"/>
      <w:marRight w:val="0"/>
      <w:marTop w:val="0"/>
      <w:marBottom w:val="0"/>
      <w:divBdr>
        <w:top w:val="none" w:sz="0" w:space="0" w:color="auto"/>
        <w:left w:val="none" w:sz="0" w:space="0" w:color="auto"/>
        <w:bottom w:val="none" w:sz="0" w:space="0" w:color="auto"/>
        <w:right w:val="none" w:sz="0" w:space="0" w:color="auto"/>
      </w:divBdr>
    </w:div>
    <w:div w:id="146436356">
      <w:bodyDiv w:val="1"/>
      <w:marLeft w:val="0"/>
      <w:marRight w:val="0"/>
      <w:marTop w:val="0"/>
      <w:marBottom w:val="0"/>
      <w:divBdr>
        <w:top w:val="none" w:sz="0" w:space="0" w:color="auto"/>
        <w:left w:val="none" w:sz="0" w:space="0" w:color="auto"/>
        <w:bottom w:val="none" w:sz="0" w:space="0" w:color="auto"/>
        <w:right w:val="none" w:sz="0" w:space="0" w:color="auto"/>
      </w:divBdr>
    </w:div>
    <w:div w:id="146631249">
      <w:bodyDiv w:val="1"/>
      <w:marLeft w:val="0"/>
      <w:marRight w:val="0"/>
      <w:marTop w:val="0"/>
      <w:marBottom w:val="0"/>
      <w:divBdr>
        <w:top w:val="none" w:sz="0" w:space="0" w:color="auto"/>
        <w:left w:val="none" w:sz="0" w:space="0" w:color="auto"/>
        <w:bottom w:val="none" w:sz="0" w:space="0" w:color="auto"/>
        <w:right w:val="none" w:sz="0" w:space="0" w:color="auto"/>
      </w:divBdr>
    </w:div>
    <w:div w:id="146633193">
      <w:bodyDiv w:val="1"/>
      <w:marLeft w:val="0"/>
      <w:marRight w:val="0"/>
      <w:marTop w:val="0"/>
      <w:marBottom w:val="0"/>
      <w:divBdr>
        <w:top w:val="none" w:sz="0" w:space="0" w:color="auto"/>
        <w:left w:val="none" w:sz="0" w:space="0" w:color="auto"/>
        <w:bottom w:val="none" w:sz="0" w:space="0" w:color="auto"/>
        <w:right w:val="none" w:sz="0" w:space="0" w:color="auto"/>
      </w:divBdr>
    </w:div>
    <w:div w:id="146633681">
      <w:bodyDiv w:val="1"/>
      <w:marLeft w:val="0"/>
      <w:marRight w:val="0"/>
      <w:marTop w:val="0"/>
      <w:marBottom w:val="0"/>
      <w:divBdr>
        <w:top w:val="none" w:sz="0" w:space="0" w:color="auto"/>
        <w:left w:val="none" w:sz="0" w:space="0" w:color="auto"/>
        <w:bottom w:val="none" w:sz="0" w:space="0" w:color="auto"/>
        <w:right w:val="none" w:sz="0" w:space="0" w:color="auto"/>
      </w:divBdr>
    </w:div>
    <w:div w:id="146820307">
      <w:bodyDiv w:val="1"/>
      <w:marLeft w:val="0"/>
      <w:marRight w:val="0"/>
      <w:marTop w:val="0"/>
      <w:marBottom w:val="0"/>
      <w:divBdr>
        <w:top w:val="none" w:sz="0" w:space="0" w:color="auto"/>
        <w:left w:val="none" w:sz="0" w:space="0" w:color="auto"/>
        <w:bottom w:val="none" w:sz="0" w:space="0" w:color="auto"/>
        <w:right w:val="none" w:sz="0" w:space="0" w:color="auto"/>
      </w:divBdr>
    </w:div>
    <w:div w:id="147013386">
      <w:bodyDiv w:val="1"/>
      <w:marLeft w:val="0"/>
      <w:marRight w:val="0"/>
      <w:marTop w:val="0"/>
      <w:marBottom w:val="0"/>
      <w:divBdr>
        <w:top w:val="none" w:sz="0" w:space="0" w:color="auto"/>
        <w:left w:val="none" w:sz="0" w:space="0" w:color="auto"/>
        <w:bottom w:val="none" w:sz="0" w:space="0" w:color="auto"/>
        <w:right w:val="none" w:sz="0" w:space="0" w:color="auto"/>
      </w:divBdr>
    </w:div>
    <w:div w:id="147132726">
      <w:bodyDiv w:val="1"/>
      <w:marLeft w:val="0"/>
      <w:marRight w:val="0"/>
      <w:marTop w:val="0"/>
      <w:marBottom w:val="0"/>
      <w:divBdr>
        <w:top w:val="none" w:sz="0" w:space="0" w:color="auto"/>
        <w:left w:val="none" w:sz="0" w:space="0" w:color="auto"/>
        <w:bottom w:val="none" w:sz="0" w:space="0" w:color="auto"/>
        <w:right w:val="none" w:sz="0" w:space="0" w:color="auto"/>
      </w:divBdr>
    </w:div>
    <w:div w:id="147137559">
      <w:bodyDiv w:val="1"/>
      <w:marLeft w:val="0"/>
      <w:marRight w:val="0"/>
      <w:marTop w:val="0"/>
      <w:marBottom w:val="0"/>
      <w:divBdr>
        <w:top w:val="none" w:sz="0" w:space="0" w:color="auto"/>
        <w:left w:val="none" w:sz="0" w:space="0" w:color="auto"/>
        <w:bottom w:val="none" w:sz="0" w:space="0" w:color="auto"/>
        <w:right w:val="none" w:sz="0" w:space="0" w:color="auto"/>
      </w:divBdr>
    </w:div>
    <w:div w:id="147215305">
      <w:bodyDiv w:val="1"/>
      <w:marLeft w:val="0"/>
      <w:marRight w:val="0"/>
      <w:marTop w:val="0"/>
      <w:marBottom w:val="0"/>
      <w:divBdr>
        <w:top w:val="none" w:sz="0" w:space="0" w:color="auto"/>
        <w:left w:val="none" w:sz="0" w:space="0" w:color="auto"/>
        <w:bottom w:val="none" w:sz="0" w:space="0" w:color="auto"/>
        <w:right w:val="none" w:sz="0" w:space="0" w:color="auto"/>
      </w:divBdr>
    </w:div>
    <w:div w:id="147283750">
      <w:bodyDiv w:val="1"/>
      <w:marLeft w:val="0"/>
      <w:marRight w:val="0"/>
      <w:marTop w:val="0"/>
      <w:marBottom w:val="0"/>
      <w:divBdr>
        <w:top w:val="none" w:sz="0" w:space="0" w:color="auto"/>
        <w:left w:val="none" w:sz="0" w:space="0" w:color="auto"/>
        <w:bottom w:val="none" w:sz="0" w:space="0" w:color="auto"/>
        <w:right w:val="none" w:sz="0" w:space="0" w:color="auto"/>
      </w:divBdr>
    </w:div>
    <w:div w:id="147286332">
      <w:bodyDiv w:val="1"/>
      <w:marLeft w:val="0"/>
      <w:marRight w:val="0"/>
      <w:marTop w:val="0"/>
      <w:marBottom w:val="0"/>
      <w:divBdr>
        <w:top w:val="none" w:sz="0" w:space="0" w:color="auto"/>
        <w:left w:val="none" w:sz="0" w:space="0" w:color="auto"/>
        <w:bottom w:val="none" w:sz="0" w:space="0" w:color="auto"/>
        <w:right w:val="none" w:sz="0" w:space="0" w:color="auto"/>
      </w:divBdr>
    </w:div>
    <w:div w:id="147289191">
      <w:bodyDiv w:val="1"/>
      <w:marLeft w:val="0"/>
      <w:marRight w:val="0"/>
      <w:marTop w:val="0"/>
      <w:marBottom w:val="0"/>
      <w:divBdr>
        <w:top w:val="none" w:sz="0" w:space="0" w:color="auto"/>
        <w:left w:val="none" w:sz="0" w:space="0" w:color="auto"/>
        <w:bottom w:val="none" w:sz="0" w:space="0" w:color="auto"/>
        <w:right w:val="none" w:sz="0" w:space="0" w:color="auto"/>
      </w:divBdr>
    </w:div>
    <w:div w:id="147289813">
      <w:bodyDiv w:val="1"/>
      <w:marLeft w:val="0"/>
      <w:marRight w:val="0"/>
      <w:marTop w:val="0"/>
      <w:marBottom w:val="0"/>
      <w:divBdr>
        <w:top w:val="none" w:sz="0" w:space="0" w:color="auto"/>
        <w:left w:val="none" w:sz="0" w:space="0" w:color="auto"/>
        <w:bottom w:val="none" w:sz="0" w:space="0" w:color="auto"/>
        <w:right w:val="none" w:sz="0" w:space="0" w:color="auto"/>
      </w:divBdr>
    </w:div>
    <w:div w:id="147290138">
      <w:bodyDiv w:val="1"/>
      <w:marLeft w:val="0"/>
      <w:marRight w:val="0"/>
      <w:marTop w:val="0"/>
      <w:marBottom w:val="0"/>
      <w:divBdr>
        <w:top w:val="none" w:sz="0" w:space="0" w:color="auto"/>
        <w:left w:val="none" w:sz="0" w:space="0" w:color="auto"/>
        <w:bottom w:val="none" w:sz="0" w:space="0" w:color="auto"/>
        <w:right w:val="none" w:sz="0" w:space="0" w:color="auto"/>
      </w:divBdr>
    </w:div>
    <w:div w:id="147291131">
      <w:bodyDiv w:val="1"/>
      <w:marLeft w:val="0"/>
      <w:marRight w:val="0"/>
      <w:marTop w:val="0"/>
      <w:marBottom w:val="0"/>
      <w:divBdr>
        <w:top w:val="none" w:sz="0" w:space="0" w:color="auto"/>
        <w:left w:val="none" w:sz="0" w:space="0" w:color="auto"/>
        <w:bottom w:val="none" w:sz="0" w:space="0" w:color="auto"/>
        <w:right w:val="none" w:sz="0" w:space="0" w:color="auto"/>
      </w:divBdr>
    </w:div>
    <w:div w:id="147484517">
      <w:bodyDiv w:val="1"/>
      <w:marLeft w:val="0"/>
      <w:marRight w:val="0"/>
      <w:marTop w:val="0"/>
      <w:marBottom w:val="0"/>
      <w:divBdr>
        <w:top w:val="none" w:sz="0" w:space="0" w:color="auto"/>
        <w:left w:val="none" w:sz="0" w:space="0" w:color="auto"/>
        <w:bottom w:val="none" w:sz="0" w:space="0" w:color="auto"/>
        <w:right w:val="none" w:sz="0" w:space="0" w:color="auto"/>
      </w:divBdr>
    </w:div>
    <w:div w:id="147527437">
      <w:bodyDiv w:val="1"/>
      <w:marLeft w:val="0"/>
      <w:marRight w:val="0"/>
      <w:marTop w:val="0"/>
      <w:marBottom w:val="0"/>
      <w:divBdr>
        <w:top w:val="none" w:sz="0" w:space="0" w:color="auto"/>
        <w:left w:val="none" w:sz="0" w:space="0" w:color="auto"/>
        <w:bottom w:val="none" w:sz="0" w:space="0" w:color="auto"/>
        <w:right w:val="none" w:sz="0" w:space="0" w:color="auto"/>
      </w:divBdr>
    </w:div>
    <w:div w:id="147602901">
      <w:bodyDiv w:val="1"/>
      <w:marLeft w:val="0"/>
      <w:marRight w:val="0"/>
      <w:marTop w:val="0"/>
      <w:marBottom w:val="0"/>
      <w:divBdr>
        <w:top w:val="none" w:sz="0" w:space="0" w:color="auto"/>
        <w:left w:val="none" w:sz="0" w:space="0" w:color="auto"/>
        <w:bottom w:val="none" w:sz="0" w:space="0" w:color="auto"/>
        <w:right w:val="none" w:sz="0" w:space="0" w:color="auto"/>
      </w:divBdr>
      <w:divsChild>
        <w:div w:id="27612606">
          <w:marLeft w:val="480"/>
          <w:marRight w:val="0"/>
          <w:marTop w:val="0"/>
          <w:marBottom w:val="0"/>
          <w:divBdr>
            <w:top w:val="none" w:sz="0" w:space="0" w:color="auto"/>
            <w:left w:val="none" w:sz="0" w:space="0" w:color="auto"/>
            <w:bottom w:val="none" w:sz="0" w:space="0" w:color="auto"/>
            <w:right w:val="none" w:sz="0" w:space="0" w:color="auto"/>
          </w:divBdr>
        </w:div>
        <w:div w:id="40249831">
          <w:marLeft w:val="480"/>
          <w:marRight w:val="0"/>
          <w:marTop w:val="0"/>
          <w:marBottom w:val="0"/>
          <w:divBdr>
            <w:top w:val="none" w:sz="0" w:space="0" w:color="auto"/>
            <w:left w:val="none" w:sz="0" w:space="0" w:color="auto"/>
            <w:bottom w:val="none" w:sz="0" w:space="0" w:color="auto"/>
            <w:right w:val="none" w:sz="0" w:space="0" w:color="auto"/>
          </w:divBdr>
        </w:div>
        <w:div w:id="86078061">
          <w:marLeft w:val="480"/>
          <w:marRight w:val="0"/>
          <w:marTop w:val="0"/>
          <w:marBottom w:val="0"/>
          <w:divBdr>
            <w:top w:val="none" w:sz="0" w:space="0" w:color="auto"/>
            <w:left w:val="none" w:sz="0" w:space="0" w:color="auto"/>
            <w:bottom w:val="none" w:sz="0" w:space="0" w:color="auto"/>
            <w:right w:val="none" w:sz="0" w:space="0" w:color="auto"/>
          </w:divBdr>
        </w:div>
        <w:div w:id="90248022">
          <w:marLeft w:val="480"/>
          <w:marRight w:val="0"/>
          <w:marTop w:val="0"/>
          <w:marBottom w:val="0"/>
          <w:divBdr>
            <w:top w:val="none" w:sz="0" w:space="0" w:color="auto"/>
            <w:left w:val="none" w:sz="0" w:space="0" w:color="auto"/>
            <w:bottom w:val="none" w:sz="0" w:space="0" w:color="auto"/>
            <w:right w:val="none" w:sz="0" w:space="0" w:color="auto"/>
          </w:divBdr>
        </w:div>
        <w:div w:id="127355202">
          <w:marLeft w:val="480"/>
          <w:marRight w:val="0"/>
          <w:marTop w:val="0"/>
          <w:marBottom w:val="0"/>
          <w:divBdr>
            <w:top w:val="none" w:sz="0" w:space="0" w:color="auto"/>
            <w:left w:val="none" w:sz="0" w:space="0" w:color="auto"/>
            <w:bottom w:val="none" w:sz="0" w:space="0" w:color="auto"/>
            <w:right w:val="none" w:sz="0" w:space="0" w:color="auto"/>
          </w:divBdr>
        </w:div>
        <w:div w:id="147552449">
          <w:marLeft w:val="480"/>
          <w:marRight w:val="0"/>
          <w:marTop w:val="0"/>
          <w:marBottom w:val="0"/>
          <w:divBdr>
            <w:top w:val="none" w:sz="0" w:space="0" w:color="auto"/>
            <w:left w:val="none" w:sz="0" w:space="0" w:color="auto"/>
            <w:bottom w:val="none" w:sz="0" w:space="0" w:color="auto"/>
            <w:right w:val="none" w:sz="0" w:space="0" w:color="auto"/>
          </w:divBdr>
        </w:div>
        <w:div w:id="217519546">
          <w:marLeft w:val="480"/>
          <w:marRight w:val="0"/>
          <w:marTop w:val="0"/>
          <w:marBottom w:val="0"/>
          <w:divBdr>
            <w:top w:val="none" w:sz="0" w:space="0" w:color="auto"/>
            <w:left w:val="none" w:sz="0" w:space="0" w:color="auto"/>
            <w:bottom w:val="none" w:sz="0" w:space="0" w:color="auto"/>
            <w:right w:val="none" w:sz="0" w:space="0" w:color="auto"/>
          </w:divBdr>
        </w:div>
        <w:div w:id="355621129">
          <w:marLeft w:val="480"/>
          <w:marRight w:val="0"/>
          <w:marTop w:val="0"/>
          <w:marBottom w:val="0"/>
          <w:divBdr>
            <w:top w:val="none" w:sz="0" w:space="0" w:color="auto"/>
            <w:left w:val="none" w:sz="0" w:space="0" w:color="auto"/>
            <w:bottom w:val="none" w:sz="0" w:space="0" w:color="auto"/>
            <w:right w:val="none" w:sz="0" w:space="0" w:color="auto"/>
          </w:divBdr>
        </w:div>
        <w:div w:id="397947626">
          <w:marLeft w:val="480"/>
          <w:marRight w:val="0"/>
          <w:marTop w:val="0"/>
          <w:marBottom w:val="0"/>
          <w:divBdr>
            <w:top w:val="none" w:sz="0" w:space="0" w:color="auto"/>
            <w:left w:val="none" w:sz="0" w:space="0" w:color="auto"/>
            <w:bottom w:val="none" w:sz="0" w:space="0" w:color="auto"/>
            <w:right w:val="none" w:sz="0" w:space="0" w:color="auto"/>
          </w:divBdr>
        </w:div>
        <w:div w:id="571158945">
          <w:marLeft w:val="480"/>
          <w:marRight w:val="0"/>
          <w:marTop w:val="0"/>
          <w:marBottom w:val="0"/>
          <w:divBdr>
            <w:top w:val="none" w:sz="0" w:space="0" w:color="auto"/>
            <w:left w:val="none" w:sz="0" w:space="0" w:color="auto"/>
            <w:bottom w:val="none" w:sz="0" w:space="0" w:color="auto"/>
            <w:right w:val="none" w:sz="0" w:space="0" w:color="auto"/>
          </w:divBdr>
        </w:div>
        <w:div w:id="624890304">
          <w:marLeft w:val="480"/>
          <w:marRight w:val="0"/>
          <w:marTop w:val="0"/>
          <w:marBottom w:val="0"/>
          <w:divBdr>
            <w:top w:val="none" w:sz="0" w:space="0" w:color="auto"/>
            <w:left w:val="none" w:sz="0" w:space="0" w:color="auto"/>
            <w:bottom w:val="none" w:sz="0" w:space="0" w:color="auto"/>
            <w:right w:val="none" w:sz="0" w:space="0" w:color="auto"/>
          </w:divBdr>
        </w:div>
        <w:div w:id="674499838">
          <w:marLeft w:val="480"/>
          <w:marRight w:val="0"/>
          <w:marTop w:val="0"/>
          <w:marBottom w:val="0"/>
          <w:divBdr>
            <w:top w:val="none" w:sz="0" w:space="0" w:color="auto"/>
            <w:left w:val="none" w:sz="0" w:space="0" w:color="auto"/>
            <w:bottom w:val="none" w:sz="0" w:space="0" w:color="auto"/>
            <w:right w:val="none" w:sz="0" w:space="0" w:color="auto"/>
          </w:divBdr>
        </w:div>
        <w:div w:id="704333899">
          <w:marLeft w:val="480"/>
          <w:marRight w:val="0"/>
          <w:marTop w:val="0"/>
          <w:marBottom w:val="0"/>
          <w:divBdr>
            <w:top w:val="none" w:sz="0" w:space="0" w:color="auto"/>
            <w:left w:val="none" w:sz="0" w:space="0" w:color="auto"/>
            <w:bottom w:val="none" w:sz="0" w:space="0" w:color="auto"/>
            <w:right w:val="none" w:sz="0" w:space="0" w:color="auto"/>
          </w:divBdr>
        </w:div>
        <w:div w:id="842738884">
          <w:marLeft w:val="480"/>
          <w:marRight w:val="0"/>
          <w:marTop w:val="0"/>
          <w:marBottom w:val="0"/>
          <w:divBdr>
            <w:top w:val="none" w:sz="0" w:space="0" w:color="auto"/>
            <w:left w:val="none" w:sz="0" w:space="0" w:color="auto"/>
            <w:bottom w:val="none" w:sz="0" w:space="0" w:color="auto"/>
            <w:right w:val="none" w:sz="0" w:space="0" w:color="auto"/>
          </w:divBdr>
        </w:div>
        <w:div w:id="894967157">
          <w:marLeft w:val="480"/>
          <w:marRight w:val="0"/>
          <w:marTop w:val="0"/>
          <w:marBottom w:val="0"/>
          <w:divBdr>
            <w:top w:val="none" w:sz="0" w:space="0" w:color="auto"/>
            <w:left w:val="none" w:sz="0" w:space="0" w:color="auto"/>
            <w:bottom w:val="none" w:sz="0" w:space="0" w:color="auto"/>
            <w:right w:val="none" w:sz="0" w:space="0" w:color="auto"/>
          </w:divBdr>
        </w:div>
      </w:divsChild>
    </w:div>
    <w:div w:id="147677698">
      <w:bodyDiv w:val="1"/>
      <w:marLeft w:val="0"/>
      <w:marRight w:val="0"/>
      <w:marTop w:val="0"/>
      <w:marBottom w:val="0"/>
      <w:divBdr>
        <w:top w:val="none" w:sz="0" w:space="0" w:color="auto"/>
        <w:left w:val="none" w:sz="0" w:space="0" w:color="auto"/>
        <w:bottom w:val="none" w:sz="0" w:space="0" w:color="auto"/>
        <w:right w:val="none" w:sz="0" w:space="0" w:color="auto"/>
      </w:divBdr>
    </w:div>
    <w:div w:id="147794004">
      <w:bodyDiv w:val="1"/>
      <w:marLeft w:val="0"/>
      <w:marRight w:val="0"/>
      <w:marTop w:val="0"/>
      <w:marBottom w:val="0"/>
      <w:divBdr>
        <w:top w:val="none" w:sz="0" w:space="0" w:color="auto"/>
        <w:left w:val="none" w:sz="0" w:space="0" w:color="auto"/>
        <w:bottom w:val="none" w:sz="0" w:space="0" w:color="auto"/>
        <w:right w:val="none" w:sz="0" w:space="0" w:color="auto"/>
      </w:divBdr>
    </w:div>
    <w:div w:id="147942103">
      <w:bodyDiv w:val="1"/>
      <w:marLeft w:val="0"/>
      <w:marRight w:val="0"/>
      <w:marTop w:val="0"/>
      <w:marBottom w:val="0"/>
      <w:divBdr>
        <w:top w:val="none" w:sz="0" w:space="0" w:color="auto"/>
        <w:left w:val="none" w:sz="0" w:space="0" w:color="auto"/>
        <w:bottom w:val="none" w:sz="0" w:space="0" w:color="auto"/>
        <w:right w:val="none" w:sz="0" w:space="0" w:color="auto"/>
      </w:divBdr>
    </w:div>
    <w:div w:id="147985764">
      <w:bodyDiv w:val="1"/>
      <w:marLeft w:val="0"/>
      <w:marRight w:val="0"/>
      <w:marTop w:val="0"/>
      <w:marBottom w:val="0"/>
      <w:divBdr>
        <w:top w:val="none" w:sz="0" w:space="0" w:color="auto"/>
        <w:left w:val="none" w:sz="0" w:space="0" w:color="auto"/>
        <w:bottom w:val="none" w:sz="0" w:space="0" w:color="auto"/>
        <w:right w:val="none" w:sz="0" w:space="0" w:color="auto"/>
      </w:divBdr>
    </w:div>
    <w:div w:id="147987737">
      <w:bodyDiv w:val="1"/>
      <w:marLeft w:val="0"/>
      <w:marRight w:val="0"/>
      <w:marTop w:val="0"/>
      <w:marBottom w:val="0"/>
      <w:divBdr>
        <w:top w:val="none" w:sz="0" w:space="0" w:color="auto"/>
        <w:left w:val="none" w:sz="0" w:space="0" w:color="auto"/>
        <w:bottom w:val="none" w:sz="0" w:space="0" w:color="auto"/>
        <w:right w:val="none" w:sz="0" w:space="0" w:color="auto"/>
      </w:divBdr>
    </w:div>
    <w:div w:id="147988206">
      <w:bodyDiv w:val="1"/>
      <w:marLeft w:val="0"/>
      <w:marRight w:val="0"/>
      <w:marTop w:val="0"/>
      <w:marBottom w:val="0"/>
      <w:divBdr>
        <w:top w:val="none" w:sz="0" w:space="0" w:color="auto"/>
        <w:left w:val="none" w:sz="0" w:space="0" w:color="auto"/>
        <w:bottom w:val="none" w:sz="0" w:space="0" w:color="auto"/>
        <w:right w:val="none" w:sz="0" w:space="0" w:color="auto"/>
      </w:divBdr>
    </w:div>
    <w:div w:id="148063541">
      <w:bodyDiv w:val="1"/>
      <w:marLeft w:val="0"/>
      <w:marRight w:val="0"/>
      <w:marTop w:val="0"/>
      <w:marBottom w:val="0"/>
      <w:divBdr>
        <w:top w:val="none" w:sz="0" w:space="0" w:color="auto"/>
        <w:left w:val="none" w:sz="0" w:space="0" w:color="auto"/>
        <w:bottom w:val="none" w:sz="0" w:space="0" w:color="auto"/>
        <w:right w:val="none" w:sz="0" w:space="0" w:color="auto"/>
      </w:divBdr>
    </w:div>
    <w:div w:id="148137983">
      <w:bodyDiv w:val="1"/>
      <w:marLeft w:val="0"/>
      <w:marRight w:val="0"/>
      <w:marTop w:val="0"/>
      <w:marBottom w:val="0"/>
      <w:divBdr>
        <w:top w:val="none" w:sz="0" w:space="0" w:color="auto"/>
        <w:left w:val="none" w:sz="0" w:space="0" w:color="auto"/>
        <w:bottom w:val="none" w:sz="0" w:space="0" w:color="auto"/>
        <w:right w:val="none" w:sz="0" w:space="0" w:color="auto"/>
      </w:divBdr>
      <w:divsChild>
        <w:div w:id="12852434">
          <w:marLeft w:val="480"/>
          <w:marRight w:val="0"/>
          <w:marTop w:val="0"/>
          <w:marBottom w:val="0"/>
          <w:divBdr>
            <w:top w:val="none" w:sz="0" w:space="0" w:color="auto"/>
            <w:left w:val="none" w:sz="0" w:space="0" w:color="auto"/>
            <w:bottom w:val="none" w:sz="0" w:space="0" w:color="auto"/>
            <w:right w:val="none" w:sz="0" w:space="0" w:color="auto"/>
          </w:divBdr>
        </w:div>
        <w:div w:id="73668182">
          <w:marLeft w:val="480"/>
          <w:marRight w:val="0"/>
          <w:marTop w:val="0"/>
          <w:marBottom w:val="0"/>
          <w:divBdr>
            <w:top w:val="none" w:sz="0" w:space="0" w:color="auto"/>
            <w:left w:val="none" w:sz="0" w:space="0" w:color="auto"/>
            <w:bottom w:val="none" w:sz="0" w:space="0" w:color="auto"/>
            <w:right w:val="none" w:sz="0" w:space="0" w:color="auto"/>
          </w:divBdr>
        </w:div>
        <w:div w:id="87821198">
          <w:marLeft w:val="480"/>
          <w:marRight w:val="0"/>
          <w:marTop w:val="0"/>
          <w:marBottom w:val="0"/>
          <w:divBdr>
            <w:top w:val="none" w:sz="0" w:space="0" w:color="auto"/>
            <w:left w:val="none" w:sz="0" w:space="0" w:color="auto"/>
            <w:bottom w:val="none" w:sz="0" w:space="0" w:color="auto"/>
            <w:right w:val="none" w:sz="0" w:space="0" w:color="auto"/>
          </w:divBdr>
        </w:div>
        <w:div w:id="104426542">
          <w:marLeft w:val="480"/>
          <w:marRight w:val="0"/>
          <w:marTop w:val="0"/>
          <w:marBottom w:val="0"/>
          <w:divBdr>
            <w:top w:val="none" w:sz="0" w:space="0" w:color="auto"/>
            <w:left w:val="none" w:sz="0" w:space="0" w:color="auto"/>
            <w:bottom w:val="none" w:sz="0" w:space="0" w:color="auto"/>
            <w:right w:val="none" w:sz="0" w:space="0" w:color="auto"/>
          </w:divBdr>
        </w:div>
        <w:div w:id="197358391">
          <w:marLeft w:val="480"/>
          <w:marRight w:val="0"/>
          <w:marTop w:val="0"/>
          <w:marBottom w:val="0"/>
          <w:divBdr>
            <w:top w:val="none" w:sz="0" w:space="0" w:color="auto"/>
            <w:left w:val="none" w:sz="0" w:space="0" w:color="auto"/>
            <w:bottom w:val="none" w:sz="0" w:space="0" w:color="auto"/>
            <w:right w:val="none" w:sz="0" w:space="0" w:color="auto"/>
          </w:divBdr>
        </w:div>
        <w:div w:id="245647793">
          <w:marLeft w:val="480"/>
          <w:marRight w:val="0"/>
          <w:marTop w:val="0"/>
          <w:marBottom w:val="0"/>
          <w:divBdr>
            <w:top w:val="none" w:sz="0" w:space="0" w:color="auto"/>
            <w:left w:val="none" w:sz="0" w:space="0" w:color="auto"/>
            <w:bottom w:val="none" w:sz="0" w:space="0" w:color="auto"/>
            <w:right w:val="none" w:sz="0" w:space="0" w:color="auto"/>
          </w:divBdr>
        </w:div>
        <w:div w:id="283578607">
          <w:marLeft w:val="480"/>
          <w:marRight w:val="0"/>
          <w:marTop w:val="0"/>
          <w:marBottom w:val="0"/>
          <w:divBdr>
            <w:top w:val="none" w:sz="0" w:space="0" w:color="auto"/>
            <w:left w:val="none" w:sz="0" w:space="0" w:color="auto"/>
            <w:bottom w:val="none" w:sz="0" w:space="0" w:color="auto"/>
            <w:right w:val="none" w:sz="0" w:space="0" w:color="auto"/>
          </w:divBdr>
        </w:div>
        <w:div w:id="322247883">
          <w:marLeft w:val="480"/>
          <w:marRight w:val="0"/>
          <w:marTop w:val="0"/>
          <w:marBottom w:val="0"/>
          <w:divBdr>
            <w:top w:val="none" w:sz="0" w:space="0" w:color="auto"/>
            <w:left w:val="none" w:sz="0" w:space="0" w:color="auto"/>
            <w:bottom w:val="none" w:sz="0" w:space="0" w:color="auto"/>
            <w:right w:val="none" w:sz="0" w:space="0" w:color="auto"/>
          </w:divBdr>
        </w:div>
        <w:div w:id="344133386">
          <w:marLeft w:val="480"/>
          <w:marRight w:val="0"/>
          <w:marTop w:val="0"/>
          <w:marBottom w:val="0"/>
          <w:divBdr>
            <w:top w:val="none" w:sz="0" w:space="0" w:color="auto"/>
            <w:left w:val="none" w:sz="0" w:space="0" w:color="auto"/>
            <w:bottom w:val="none" w:sz="0" w:space="0" w:color="auto"/>
            <w:right w:val="none" w:sz="0" w:space="0" w:color="auto"/>
          </w:divBdr>
        </w:div>
        <w:div w:id="360008883">
          <w:marLeft w:val="480"/>
          <w:marRight w:val="0"/>
          <w:marTop w:val="0"/>
          <w:marBottom w:val="0"/>
          <w:divBdr>
            <w:top w:val="none" w:sz="0" w:space="0" w:color="auto"/>
            <w:left w:val="none" w:sz="0" w:space="0" w:color="auto"/>
            <w:bottom w:val="none" w:sz="0" w:space="0" w:color="auto"/>
            <w:right w:val="none" w:sz="0" w:space="0" w:color="auto"/>
          </w:divBdr>
        </w:div>
        <w:div w:id="373817597">
          <w:marLeft w:val="480"/>
          <w:marRight w:val="0"/>
          <w:marTop w:val="0"/>
          <w:marBottom w:val="0"/>
          <w:divBdr>
            <w:top w:val="none" w:sz="0" w:space="0" w:color="auto"/>
            <w:left w:val="none" w:sz="0" w:space="0" w:color="auto"/>
            <w:bottom w:val="none" w:sz="0" w:space="0" w:color="auto"/>
            <w:right w:val="none" w:sz="0" w:space="0" w:color="auto"/>
          </w:divBdr>
        </w:div>
        <w:div w:id="434638468">
          <w:marLeft w:val="480"/>
          <w:marRight w:val="0"/>
          <w:marTop w:val="0"/>
          <w:marBottom w:val="0"/>
          <w:divBdr>
            <w:top w:val="none" w:sz="0" w:space="0" w:color="auto"/>
            <w:left w:val="none" w:sz="0" w:space="0" w:color="auto"/>
            <w:bottom w:val="none" w:sz="0" w:space="0" w:color="auto"/>
            <w:right w:val="none" w:sz="0" w:space="0" w:color="auto"/>
          </w:divBdr>
        </w:div>
        <w:div w:id="447236813">
          <w:marLeft w:val="480"/>
          <w:marRight w:val="0"/>
          <w:marTop w:val="0"/>
          <w:marBottom w:val="0"/>
          <w:divBdr>
            <w:top w:val="none" w:sz="0" w:space="0" w:color="auto"/>
            <w:left w:val="none" w:sz="0" w:space="0" w:color="auto"/>
            <w:bottom w:val="none" w:sz="0" w:space="0" w:color="auto"/>
            <w:right w:val="none" w:sz="0" w:space="0" w:color="auto"/>
          </w:divBdr>
        </w:div>
        <w:div w:id="616713366">
          <w:marLeft w:val="480"/>
          <w:marRight w:val="0"/>
          <w:marTop w:val="0"/>
          <w:marBottom w:val="0"/>
          <w:divBdr>
            <w:top w:val="none" w:sz="0" w:space="0" w:color="auto"/>
            <w:left w:val="none" w:sz="0" w:space="0" w:color="auto"/>
            <w:bottom w:val="none" w:sz="0" w:space="0" w:color="auto"/>
            <w:right w:val="none" w:sz="0" w:space="0" w:color="auto"/>
          </w:divBdr>
        </w:div>
        <w:div w:id="637105939">
          <w:marLeft w:val="480"/>
          <w:marRight w:val="0"/>
          <w:marTop w:val="0"/>
          <w:marBottom w:val="0"/>
          <w:divBdr>
            <w:top w:val="none" w:sz="0" w:space="0" w:color="auto"/>
            <w:left w:val="none" w:sz="0" w:space="0" w:color="auto"/>
            <w:bottom w:val="none" w:sz="0" w:space="0" w:color="auto"/>
            <w:right w:val="none" w:sz="0" w:space="0" w:color="auto"/>
          </w:divBdr>
        </w:div>
        <w:div w:id="681199507">
          <w:marLeft w:val="480"/>
          <w:marRight w:val="0"/>
          <w:marTop w:val="0"/>
          <w:marBottom w:val="0"/>
          <w:divBdr>
            <w:top w:val="none" w:sz="0" w:space="0" w:color="auto"/>
            <w:left w:val="none" w:sz="0" w:space="0" w:color="auto"/>
            <w:bottom w:val="none" w:sz="0" w:space="0" w:color="auto"/>
            <w:right w:val="none" w:sz="0" w:space="0" w:color="auto"/>
          </w:divBdr>
        </w:div>
        <w:div w:id="709839088">
          <w:marLeft w:val="480"/>
          <w:marRight w:val="0"/>
          <w:marTop w:val="0"/>
          <w:marBottom w:val="0"/>
          <w:divBdr>
            <w:top w:val="none" w:sz="0" w:space="0" w:color="auto"/>
            <w:left w:val="none" w:sz="0" w:space="0" w:color="auto"/>
            <w:bottom w:val="none" w:sz="0" w:space="0" w:color="auto"/>
            <w:right w:val="none" w:sz="0" w:space="0" w:color="auto"/>
          </w:divBdr>
        </w:div>
        <w:div w:id="718088131">
          <w:marLeft w:val="480"/>
          <w:marRight w:val="0"/>
          <w:marTop w:val="0"/>
          <w:marBottom w:val="0"/>
          <w:divBdr>
            <w:top w:val="none" w:sz="0" w:space="0" w:color="auto"/>
            <w:left w:val="none" w:sz="0" w:space="0" w:color="auto"/>
            <w:bottom w:val="none" w:sz="0" w:space="0" w:color="auto"/>
            <w:right w:val="none" w:sz="0" w:space="0" w:color="auto"/>
          </w:divBdr>
        </w:div>
        <w:div w:id="735666626">
          <w:marLeft w:val="480"/>
          <w:marRight w:val="0"/>
          <w:marTop w:val="0"/>
          <w:marBottom w:val="0"/>
          <w:divBdr>
            <w:top w:val="none" w:sz="0" w:space="0" w:color="auto"/>
            <w:left w:val="none" w:sz="0" w:space="0" w:color="auto"/>
            <w:bottom w:val="none" w:sz="0" w:space="0" w:color="auto"/>
            <w:right w:val="none" w:sz="0" w:space="0" w:color="auto"/>
          </w:divBdr>
        </w:div>
        <w:div w:id="747768009">
          <w:marLeft w:val="480"/>
          <w:marRight w:val="0"/>
          <w:marTop w:val="0"/>
          <w:marBottom w:val="0"/>
          <w:divBdr>
            <w:top w:val="none" w:sz="0" w:space="0" w:color="auto"/>
            <w:left w:val="none" w:sz="0" w:space="0" w:color="auto"/>
            <w:bottom w:val="none" w:sz="0" w:space="0" w:color="auto"/>
            <w:right w:val="none" w:sz="0" w:space="0" w:color="auto"/>
          </w:divBdr>
        </w:div>
        <w:div w:id="788551547">
          <w:marLeft w:val="480"/>
          <w:marRight w:val="0"/>
          <w:marTop w:val="0"/>
          <w:marBottom w:val="0"/>
          <w:divBdr>
            <w:top w:val="none" w:sz="0" w:space="0" w:color="auto"/>
            <w:left w:val="none" w:sz="0" w:space="0" w:color="auto"/>
            <w:bottom w:val="none" w:sz="0" w:space="0" w:color="auto"/>
            <w:right w:val="none" w:sz="0" w:space="0" w:color="auto"/>
          </w:divBdr>
        </w:div>
        <w:div w:id="800004704">
          <w:marLeft w:val="480"/>
          <w:marRight w:val="0"/>
          <w:marTop w:val="0"/>
          <w:marBottom w:val="0"/>
          <w:divBdr>
            <w:top w:val="none" w:sz="0" w:space="0" w:color="auto"/>
            <w:left w:val="none" w:sz="0" w:space="0" w:color="auto"/>
            <w:bottom w:val="none" w:sz="0" w:space="0" w:color="auto"/>
            <w:right w:val="none" w:sz="0" w:space="0" w:color="auto"/>
          </w:divBdr>
        </w:div>
        <w:div w:id="832062542">
          <w:marLeft w:val="480"/>
          <w:marRight w:val="0"/>
          <w:marTop w:val="0"/>
          <w:marBottom w:val="0"/>
          <w:divBdr>
            <w:top w:val="none" w:sz="0" w:space="0" w:color="auto"/>
            <w:left w:val="none" w:sz="0" w:space="0" w:color="auto"/>
            <w:bottom w:val="none" w:sz="0" w:space="0" w:color="auto"/>
            <w:right w:val="none" w:sz="0" w:space="0" w:color="auto"/>
          </w:divBdr>
        </w:div>
      </w:divsChild>
    </w:div>
    <w:div w:id="148209641">
      <w:bodyDiv w:val="1"/>
      <w:marLeft w:val="0"/>
      <w:marRight w:val="0"/>
      <w:marTop w:val="0"/>
      <w:marBottom w:val="0"/>
      <w:divBdr>
        <w:top w:val="none" w:sz="0" w:space="0" w:color="auto"/>
        <w:left w:val="none" w:sz="0" w:space="0" w:color="auto"/>
        <w:bottom w:val="none" w:sz="0" w:space="0" w:color="auto"/>
        <w:right w:val="none" w:sz="0" w:space="0" w:color="auto"/>
      </w:divBdr>
    </w:div>
    <w:div w:id="148256602">
      <w:bodyDiv w:val="1"/>
      <w:marLeft w:val="0"/>
      <w:marRight w:val="0"/>
      <w:marTop w:val="0"/>
      <w:marBottom w:val="0"/>
      <w:divBdr>
        <w:top w:val="none" w:sz="0" w:space="0" w:color="auto"/>
        <w:left w:val="none" w:sz="0" w:space="0" w:color="auto"/>
        <w:bottom w:val="none" w:sz="0" w:space="0" w:color="auto"/>
        <w:right w:val="none" w:sz="0" w:space="0" w:color="auto"/>
      </w:divBdr>
    </w:div>
    <w:div w:id="148330076">
      <w:bodyDiv w:val="1"/>
      <w:marLeft w:val="0"/>
      <w:marRight w:val="0"/>
      <w:marTop w:val="0"/>
      <w:marBottom w:val="0"/>
      <w:divBdr>
        <w:top w:val="none" w:sz="0" w:space="0" w:color="auto"/>
        <w:left w:val="none" w:sz="0" w:space="0" w:color="auto"/>
        <w:bottom w:val="none" w:sz="0" w:space="0" w:color="auto"/>
        <w:right w:val="none" w:sz="0" w:space="0" w:color="auto"/>
      </w:divBdr>
    </w:div>
    <w:div w:id="148332050">
      <w:bodyDiv w:val="1"/>
      <w:marLeft w:val="0"/>
      <w:marRight w:val="0"/>
      <w:marTop w:val="0"/>
      <w:marBottom w:val="0"/>
      <w:divBdr>
        <w:top w:val="none" w:sz="0" w:space="0" w:color="auto"/>
        <w:left w:val="none" w:sz="0" w:space="0" w:color="auto"/>
        <w:bottom w:val="none" w:sz="0" w:space="0" w:color="auto"/>
        <w:right w:val="none" w:sz="0" w:space="0" w:color="auto"/>
      </w:divBdr>
    </w:div>
    <w:div w:id="148444532">
      <w:bodyDiv w:val="1"/>
      <w:marLeft w:val="0"/>
      <w:marRight w:val="0"/>
      <w:marTop w:val="0"/>
      <w:marBottom w:val="0"/>
      <w:divBdr>
        <w:top w:val="none" w:sz="0" w:space="0" w:color="auto"/>
        <w:left w:val="none" w:sz="0" w:space="0" w:color="auto"/>
        <w:bottom w:val="none" w:sz="0" w:space="0" w:color="auto"/>
        <w:right w:val="none" w:sz="0" w:space="0" w:color="auto"/>
      </w:divBdr>
    </w:div>
    <w:div w:id="148524534">
      <w:bodyDiv w:val="1"/>
      <w:marLeft w:val="0"/>
      <w:marRight w:val="0"/>
      <w:marTop w:val="0"/>
      <w:marBottom w:val="0"/>
      <w:divBdr>
        <w:top w:val="none" w:sz="0" w:space="0" w:color="auto"/>
        <w:left w:val="none" w:sz="0" w:space="0" w:color="auto"/>
        <w:bottom w:val="none" w:sz="0" w:space="0" w:color="auto"/>
        <w:right w:val="none" w:sz="0" w:space="0" w:color="auto"/>
      </w:divBdr>
    </w:div>
    <w:div w:id="148789002">
      <w:bodyDiv w:val="1"/>
      <w:marLeft w:val="0"/>
      <w:marRight w:val="0"/>
      <w:marTop w:val="0"/>
      <w:marBottom w:val="0"/>
      <w:divBdr>
        <w:top w:val="none" w:sz="0" w:space="0" w:color="auto"/>
        <w:left w:val="none" w:sz="0" w:space="0" w:color="auto"/>
        <w:bottom w:val="none" w:sz="0" w:space="0" w:color="auto"/>
        <w:right w:val="none" w:sz="0" w:space="0" w:color="auto"/>
      </w:divBdr>
    </w:div>
    <w:div w:id="148791162">
      <w:bodyDiv w:val="1"/>
      <w:marLeft w:val="0"/>
      <w:marRight w:val="0"/>
      <w:marTop w:val="0"/>
      <w:marBottom w:val="0"/>
      <w:divBdr>
        <w:top w:val="none" w:sz="0" w:space="0" w:color="auto"/>
        <w:left w:val="none" w:sz="0" w:space="0" w:color="auto"/>
        <w:bottom w:val="none" w:sz="0" w:space="0" w:color="auto"/>
        <w:right w:val="none" w:sz="0" w:space="0" w:color="auto"/>
      </w:divBdr>
    </w:div>
    <w:div w:id="148985243">
      <w:bodyDiv w:val="1"/>
      <w:marLeft w:val="0"/>
      <w:marRight w:val="0"/>
      <w:marTop w:val="0"/>
      <w:marBottom w:val="0"/>
      <w:divBdr>
        <w:top w:val="none" w:sz="0" w:space="0" w:color="auto"/>
        <w:left w:val="none" w:sz="0" w:space="0" w:color="auto"/>
        <w:bottom w:val="none" w:sz="0" w:space="0" w:color="auto"/>
        <w:right w:val="none" w:sz="0" w:space="0" w:color="auto"/>
      </w:divBdr>
    </w:div>
    <w:div w:id="148987108">
      <w:bodyDiv w:val="1"/>
      <w:marLeft w:val="0"/>
      <w:marRight w:val="0"/>
      <w:marTop w:val="0"/>
      <w:marBottom w:val="0"/>
      <w:divBdr>
        <w:top w:val="none" w:sz="0" w:space="0" w:color="auto"/>
        <w:left w:val="none" w:sz="0" w:space="0" w:color="auto"/>
        <w:bottom w:val="none" w:sz="0" w:space="0" w:color="auto"/>
        <w:right w:val="none" w:sz="0" w:space="0" w:color="auto"/>
      </w:divBdr>
      <w:divsChild>
        <w:div w:id="1562911409">
          <w:marLeft w:val="480"/>
          <w:marRight w:val="0"/>
          <w:marTop w:val="0"/>
          <w:marBottom w:val="0"/>
          <w:divBdr>
            <w:top w:val="none" w:sz="0" w:space="0" w:color="auto"/>
            <w:left w:val="none" w:sz="0" w:space="0" w:color="auto"/>
            <w:bottom w:val="none" w:sz="0" w:space="0" w:color="auto"/>
            <w:right w:val="none" w:sz="0" w:space="0" w:color="auto"/>
          </w:divBdr>
        </w:div>
        <w:div w:id="347146912">
          <w:marLeft w:val="480"/>
          <w:marRight w:val="0"/>
          <w:marTop w:val="0"/>
          <w:marBottom w:val="0"/>
          <w:divBdr>
            <w:top w:val="none" w:sz="0" w:space="0" w:color="auto"/>
            <w:left w:val="none" w:sz="0" w:space="0" w:color="auto"/>
            <w:bottom w:val="none" w:sz="0" w:space="0" w:color="auto"/>
            <w:right w:val="none" w:sz="0" w:space="0" w:color="auto"/>
          </w:divBdr>
        </w:div>
        <w:div w:id="2117093873">
          <w:marLeft w:val="480"/>
          <w:marRight w:val="0"/>
          <w:marTop w:val="0"/>
          <w:marBottom w:val="0"/>
          <w:divBdr>
            <w:top w:val="none" w:sz="0" w:space="0" w:color="auto"/>
            <w:left w:val="none" w:sz="0" w:space="0" w:color="auto"/>
            <w:bottom w:val="none" w:sz="0" w:space="0" w:color="auto"/>
            <w:right w:val="none" w:sz="0" w:space="0" w:color="auto"/>
          </w:divBdr>
        </w:div>
        <w:div w:id="1040739417">
          <w:marLeft w:val="480"/>
          <w:marRight w:val="0"/>
          <w:marTop w:val="0"/>
          <w:marBottom w:val="0"/>
          <w:divBdr>
            <w:top w:val="none" w:sz="0" w:space="0" w:color="auto"/>
            <w:left w:val="none" w:sz="0" w:space="0" w:color="auto"/>
            <w:bottom w:val="none" w:sz="0" w:space="0" w:color="auto"/>
            <w:right w:val="none" w:sz="0" w:space="0" w:color="auto"/>
          </w:divBdr>
        </w:div>
        <w:div w:id="446851285">
          <w:marLeft w:val="480"/>
          <w:marRight w:val="0"/>
          <w:marTop w:val="0"/>
          <w:marBottom w:val="0"/>
          <w:divBdr>
            <w:top w:val="none" w:sz="0" w:space="0" w:color="auto"/>
            <w:left w:val="none" w:sz="0" w:space="0" w:color="auto"/>
            <w:bottom w:val="none" w:sz="0" w:space="0" w:color="auto"/>
            <w:right w:val="none" w:sz="0" w:space="0" w:color="auto"/>
          </w:divBdr>
        </w:div>
        <w:div w:id="1088575586">
          <w:marLeft w:val="480"/>
          <w:marRight w:val="0"/>
          <w:marTop w:val="0"/>
          <w:marBottom w:val="0"/>
          <w:divBdr>
            <w:top w:val="none" w:sz="0" w:space="0" w:color="auto"/>
            <w:left w:val="none" w:sz="0" w:space="0" w:color="auto"/>
            <w:bottom w:val="none" w:sz="0" w:space="0" w:color="auto"/>
            <w:right w:val="none" w:sz="0" w:space="0" w:color="auto"/>
          </w:divBdr>
        </w:div>
        <w:div w:id="649796952">
          <w:marLeft w:val="480"/>
          <w:marRight w:val="0"/>
          <w:marTop w:val="0"/>
          <w:marBottom w:val="0"/>
          <w:divBdr>
            <w:top w:val="none" w:sz="0" w:space="0" w:color="auto"/>
            <w:left w:val="none" w:sz="0" w:space="0" w:color="auto"/>
            <w:bottom w:val="none" w:sz="0" w:space="0" w:color="auto"/>
            <w:right w:val="none" w:sz="0" w:space="0" w:color="auto"/>
          </w:divBdr>
        </w:div>
        <w:div w:id="1678578533">
          <w:marLeft w:val="480"/>
          <w:marRight w:val="0"/>
          <w:marTop w:val="0"/>
          <w:marBottom w:val="0"/>
          <w:divBdr>
            <w:top w:val="none" w:sz="0" w:space="0" w:color="auto"/>
            <w:left w:val="none" w:sz="0" w:space="0" w:color="auto"/>
            <w:bottom w:val="none" w:sz="0" w:space="0" w:color="auto"/>
            <w:right w:val="none" w:sz="0" w:space="0" w:color="auto"/>
          </w:divBdr>
        </w:div>
        <w:div w:id="2074043346">
          <w:marLeft w:val="480"/>
          <w:marRight w:val="0"/>
          <w:marTop w:val="0"/>
          <w:marBottom w:val="0"/>
          <w:divBdr>
            <w:top w:val="none" w:sz="0" w:space="0" w:color="auto"/>
            <w:left w:val="none" w:sz="0" w:space="0" w:color="auto"/>
            <w:bottom w:val="none" w:sz="0" w:space="0" w:color="auto"/>
            <w:right w:val="none" w:sz="0" w:space="0" w:color="auto"/>
          </w:divBdr>
        </w:div>
        <w:div w:id="993296263">
          <w:marLeft w:val="480"/>
          <w:marRight w:val="0"/>
          <w:marTop w:val="0"/>
          <w:marBottom w:val="0"/>
          <w:divBdr>
            <w:top w:val="none" w:sz="0" w:space="0" w:color="auto"/>
            <w:left w:val="none" w:sz="0" w:space="0" w:color="auto"/>
            <w:bottom w:val="none" w:sz="0" w:space="0" w:color="auto"/>
            <w:right w:val="none" w:sz="0" w:space="0" w:color="auto"/>
          </w:divBdr>
        </w:div>
        <w:div w:id="1994525924">
          <w:marLeft w:val="480"/>
          <w:marRight w:val="0"/>
          <w:marTop w:val="0"/>
          <w:marBottom w:val="0"/>
          <w:divBdr>
            <w:top w:val="none" w:sz="0" w:space="0" w:color="auto"/>
            <w:left w:val="none" w:sz="0" w:space="0" w:color="auto"/>
            <w:bottom w:val="none" w:sz="0" w:space="0" w:color="auto"/>
            <w:right w:val="none" w:sz="0" w:space="0" w:color="auto"/>
          </w:divBdr>
        </w:div>
        <w:div w:id="385954510">
          <w:marLeft w:val="480"/>
          <w:marRight w:val="0"/>
          <w:marTop w:val="0"/>
          <w:marBottom w:val="0"/>
          <w:divBdr>
            <w:top w:val="none" w:sz="0" w:space="0" w:color="auto"/>
            <w:left w:val="none" w:sz="0" w:space="0" w:color="auto"/>
            <w:bottom w:val="none" w:sz="0" w:space="0" w:color="auto"/>
            <w:right w:val="none" w:sz="0" w:space="0" w:color="auto"/>
          </w:divBdr>
        </w:div>
        <w:div w:id="874267177">
          <w:marLeft w:val="480"/>
          <w:marRight w:val="0"/>
          <w:marTop w:val="0"/>
          <w:marBottom w:val="0"/>
          <w:divBdr>
            <w:top w:val="none" w:sz="0" w:space="0" w:color="auto"/>
            <w:left w:val="none" w:sz="0" w:space="0" w:color="auto"/>
            <w:bottom w:val="none" w:sz="0" w:space="0" w:color="auto"/>
            <w:right w:val="none" w:sz="0" w:space="0" w:color="auto"/>
          </w:divBdr>
        </w:div>
        <w:div w:id="1773158862">
          <w:marLeft w:val="480"/>
          <w:marRight w:val="0"/>
          <w:marTop w:val="0"/>
          <w:marBottom w:val="0"/>
          <w:divBdr>
            <w:top w:val="none" w:sz="0" w:space="0" w:color="auto"/>
            <w:left w:val="none" w:sz="0" w:space="0" w:color="auto"/>
            <w:bottom w:val="none" w:sz="0" w:space="0" w:color="auto"/>
            <w:right w:val="none" w:sz="0" w:space="0" w:color="auto"/>
          </w:divBdr>
        </w:div>
        <w:div w:id="1979990198">
          <w:marLeft w:val="480"/>
          <w:marRight w:val="0"/>
          <w:marTop w:val="0"/>
          <w:marBottom w:val="0"/>
          <w:divBdr>
            <w:top w:val="none" w:sz="0" w:space="0" w:color="auto"/>
            <w:left w:val="none" w:sz="0" w:space="0" w:color="auto"/>
            <w:bottom w:val="none" w:sz="0" w:space="0" w:color="auto"/>
            <w:right w:val="none" w:sz="0" w:space="0" w:color="auto"/>
          </w:divBdr>
        </w:div>
        <w:div w:id="615603686">
          <w:marLeft w:val="480"/>
          <w:marRight w:val="0"/>
          <w:marTop w:val="0"/>
          <w:marBottom w:val="0"/>
          <w:divBdr>
            <w:top w:val="none" w:sz="0" w:space="0" w:color="auto"/>
            <w:left w:val="none" w:sz="0" w:space="0" w:color="auto"/>
            <w:bottom w:val="none" w:sz="0" w:space="0" w:color="auto"/>
            <w:right w:val="none" w:sz="0" w:space="0" w:color="auto"/>
          </w:divBdr>
        </w:div>
        <w:div w:id="1856650723">
          <w:marLeft w:val="480"/>
          <w:marRight w:val="0"/>
          <w:marTop w:val="0"/>
          <w:marBottom w:val="0"/>
          <w:divBdr>
            <w:top w:val="none" w:sz="0" w:space="0" w:color="auto"/>
            <w:left w:val="none" w:sz="0" w:space="0" w:color="auto"/>
            <w:bottom w:val="none" w:sz="0" w:space="0" w:color="auto"/>
            <w:right w:val="none" w:sz="0" w:space="0" w:color="auto"/>
          </w:divBdr>
        </w:div>
        <w:div w:id="1888754459">
          <w:marLeft w:val="480"/>
          <w:marRight w:val="0"/>
          <w:marTop w:val="0"/>
          <w:marBottom w:val="0"/>
          <w:divBdr>
            <w:top w:val="none" w:sz="0" w:space="0" w:color="auto"/>
            <w:left w:val="none" w:sz="0" w:space="0" w:color="auto"/>
            <w:bottom w:val="none" w:sz="0" w:space="0" w:color="auto"/>
            <w:right w:val="none" w:sz="0" w:space="0" w:color="auto"/>
          </w:divBdr>
        </w:div>
        <w:div w:id="1435906736">
          <w:marLeft w:val="480"/>
          <w:marRight w:val="0"/>
          <w:marTop w:val="0"/>
          <w:marBottom w:val="0"/>
          <w:divBdr>
            <w:top w:val="none" w:sz="0" w:space="0" w:color="auto"/>
            <w:left w:val="none" w:sz="0" w:space="0" w:color="auto"/>
            <w:bottom w:val="none" w:sz="0" w:space="0" w:color="auto"/>
            <w:right w:val="none" w:sz="0" w:space="0" w:color="auto"/>
          </w:divBdr>
        </w:div>
        <w:div w:id="1687555574">
          <w:marLeft w:val="480"/>
          <w:marRight w:val="0"/>
          <w:marTop w:val="0"/>
          <w:marBottom w:val="0"/>
          <w:divBdr>
            <w:top w:val="none" w:sz="0" w:space="0" w:color="auto"/>
            <w:left w:val="none" w:sz="0" w:space="0" w:color="auto"/>
            <w:bottom w:val="none" w:sz="0" w:space="0" w:color="auto"/>
            <w:right w:val="none" w:sz="0" w:space="0" w:color="auto"/>
          </w:divBdr>
        </w:div>
        <w:div w:id="1556350717">
          <w:marLeft w:val="480"/>
          <w:marRight w:val="0"/>
          <w:marTop w:val="0"/>
          <w:marBottom w:val="0"/>
          <w:divBdr>
            <w:top w:val="none" w:sz="0" w:space="0" w:color="auto"/>
            <w:left w:val="none" w:sz="0" w:space="0" w:color="auto"/>
            <w:bottom w:val="none" w:sz="0" w:space="0" w:color="auto"/>
            <w:right w:val="none" w:sz="0" w:space="0" w:color="auto"/>
          </w:divBdr>
        </w:div>
        <w:div w:id="1648048864">
          <w:marLeft w:val="480"/>
          <w:marRight w:val="0"/>
          <w:marTop w:val="0"/>
          <w:marBottom w:val="0"/>
          <w:divBdr>
            <w:top w:val="none" w:sz="0" w:space="0" w:color="auto"/>
            <w:left w:val="none" w:sz="0" w:space="0" w:color="auto"/>
            <w:bottom w:val="none" w:sz="0" w:space="0" w:color="auto"/>
            <w:right w:val="none" w:sz="0" w:space="0" w:color="auto"/>
          </w:divBdr>
        </w:div>
        <w:div w:id="766660450">
          <w:marLeft w:val="480"/>
          <w:marRight w:val="0"/>
          <w:marTop w:val="0"/>
          <w:marBottom w:val="0"/>
          <w:divBdr>
            <w:top w:val="none" w:sz="0" w:space="0" w:color="auto"/>
            <w:left w:val="none" w:sz="0" w:space="0" w:color="auto"/>
            <w:bottom w:val="none" w:sz="0" w:space="0" w:color="auto"/>
            <w:right w:val="none" w:sz="0" w:space="0" w:color="auto"/>
          </w:divBdr>
        </w:div>
        <w:div w:id="711658168">
          <w:marLeft w:val="480"/>
          <w:marRight w:val="0"/>
          <w:marTop w:val="0"/>
          <w:marBottom w:val="0"/>
          <w:divBdr>
            <w:top w:val="none" w:sz="0" w:space="0" w:color="auto"/>
            <w:left w:val="none" w:sz="0" w:space="0" w:color="auto"/>
            <w:bottom w:val="none" w:sz="0" w:space="0" w:color="auto"/>
            <w:right w:val="none" w:sz="0" w:space="0" w:color="auto"/>
          </w:divBdr>
        </w:div>
        <w:div w:id="51774495">
          <w:marLeft w:val="480"/>
          <w:marRight w:val="0"/>
          <w:marTop w:val="0"/>
          <w:marBottom w:val="0"/>
          <w:divBdr>
            <w:top w:val="none" w:sz="0" w:space="0" w:color="auto"/>
            <w:left w:val="none" w:sz="0" w:space="0" w:color="auto"/>
            <w:bottom w:val="none" w:sz="0" w:space="0" w:color="auto"/>
            <w:right w:val="none" w:sz="0" w:space="0" w:color="auto"/>
          </w:divBdr>
        </w:div>
        <w:div w:id="459348835">
          <w:marLeft w:val="480"/>
          <w:marRight w:val="0"/>
          <w:marTop w:val="0"/>
          <w:marBottom w:val="0"/>
          <w:divBdr>
            <w:top w:val="none" w:sz="0" w:space="0" w:color="auto"/>
            <w:left w:val="none" w:sz="0" w:space="0" w:color="auto"/>
            <w:bottom w:val="none" w:sz="0" w:space="0" w:color="auto"/>
            <w:right w:val="none" w:sz="0" w:space="0" w:color="auto"/>
          </w:divBdr>
        </w:div>
        <w:div w:id="818883589">
          <w:marLeft w:val="480"/>
          <w:marRight w:val="0"/>
          <w:marTop w:val="0"/>
          <w:marBottom w:val="0"/>
          <w:divBdr>
            <w:top w:val="none" w:sz="0" w:space="0" w:color="auto"/>
            <w:left w:val="none" w:sz="0" w:space="0" w:color="auto"/>
            <w:bottom w:val="none" w:sz="0" w:space="0" w:color="auto"/>
            <w:right w:val="none" w:sz="0" w:space="0" w:color="auto"/>
          </w:divBdr>
        </w:div>
        <w:div w:id="467091557">
          <w:marLeft w:val="480"/>
          <w:marRight w:val="0"/>
          <w:marTop w:val="0"/>
          <w:marBottom w:val="0"/>
          <w:divBdr>
            <w:top w:val="none" w:sz="0" w:space="0" w:color="auto"/>
            <w:left w:val="none" w:sz="0" w:space="0" w:color="auto"/>
            <w:bottom w:val="none" w:sz="0" w:space="0" w:color="auto"/>
            <w:right w:val="none" w:sz="0" w:space="0" w:color="auto"/>
          </w:divBdr>
        </w:div>
        <w:div w:id="94130303">
          <w:marLeft w:val="480"/>
          <w:marRight w:val="0"/>
          <w:marTop w:val="0"/>
          <w:marBottom w:val="0"/>
          <w:divBdr>
            <w:top w:val="none" w:sz="0" w:space="0" w:color="auto"/>
            <w:left w:val="none" w:sz="0" w:space="0" w:color="auto"/>
            <w:bottom w:val="none" w:sz="0" w:space="0" w:color="auto"/>
            <w:right w:val="none" w:sz="0" w:space="0" w:color="auto"/>
          </w:divBdr>
        </w:div>
        <w:div w:id="1147430973">
          <w:marLeft w:val="480"/>
          <w:marRight w:val="0"/>
          <w:marTop w:val="0"/>
          <w:marBottom w:val="0"/>
          <w:divBdr>
            <w:top w:val="none" w:sz="0" w:space="0" w:color="auto"/>
            <w:left w:val="none" w:sz="0" w:space="0" w:color="auto"/>
            <w:bottom w:val="none" w:sz="0" w:space="0" w:color="auto"/>
            <w:right w:val="none" w:sz="0" w:space="0" w:color="auto"/>
          </w:divBdr>
        </w:div>
        <w:div w:id="1077675010">
          <w:marLeft w:val="480"/>
          <w:marRight w:val="0"/>
          <w:marTop w:val="0"/>
          <w:marBottom w:val="0"/>
          <w:divBdr>
            <w:top w:val="none" w:sz="0" w:space="0" w:color="auto"/>
            <w:left w:val="none" w:sz="0" w:space="0" w:color="auto"/>
            <w:bottom w:val="none" w:sz="0" w:space="0" w:color="auto"/>
            <w:right w:val="none" w:sz="0" w:space="0" w:color="auto"/>
          </w:divBdr>
        </w:div>
        <w:div w:id="2093165445">
          <w:marLeft w:val="480"/>
          <w:marRight w:val="0"/>
          <w:marTop w:val="0"/>
          <w:marBottom w:val="0"/>
          <w:divBdr>
            <w:top w:val="none" w:sz="0" w:space="0" w:color="auto"/>
            <w:left w:val="none" w:sz="0" w:space="0" w:color="auto"/>
            <w:bottom w:val="none" w:sz="0" w:space="0" w:color="auto"/>
            <w:right w:val="none" w:sz="0" w:space="0" w:color="auto"/>
          </w:divBdr>
        </w:div>
        <w:div w:id="1581788402">
          <w:marLeft w:val="480"/>
          <w:marRight w:val="0"/>
          <w:marTop w:val="0"/>
          <w:marBottom w:val="0"/>
          <w:divBdr>
            <w:top w:val="none" w:sz="0" w:space="0" w:color="auto"/>
            <w:left w:val="none" w:sz="0" w:space="0" w:color="auto"/>
            <w:bottom w:val="none" w:sz="0" w:space="0" w:color="auto"/>
            <w:right w:val="none" w:sz="0" w:space="0" w:color="auto"/>
          </w:divBdr>
        </w:div>
        <w:div w:id="989402629">
          <w:marLeft w:val="480"/>
          <w:marRight w:val="0"/>
          <w:marTop w:val="0"/>
          <w:marBottom w:val="0"/>
          <w:divBdr>
            <w:top w:val="none" w:sz="0" w:space="0" w:color="auto"/>
            <w:left w:val="none" w:sz="0" w:space="0" w:color="auto"/>
            <w:bottom w:val="none" w:sz="0" w:space="0" w:color="auto"/>
            <w:right w:val="none" w:sz="0" w:space="0" w:color="auto"/>
          </w:divBdr>
        </w:div>
        <w:div w:id="817842793">
          <w:marLeft w:val="480"/>
          <w:marRight w:val="0"/>
          <w:marTop w:val="0"/>
          <w:marBottom w:val="0"/>
          <w:divBdr>
            <w:top w:val="none" w:sz="0" w:space="0" w:color="auto"/>
            <w:left w:val="none" w:sz="0" w:space="0" w:color="auto"/>
            <w:bottom w:val="none" w:sz="0" w:space="0" w:color="auto"/>
            <w:right w:val="none" w:sz="0" w:space="0" w:color="auto"/>
          </w:divBdr>
        </w:div>
        <w:div w:id="2064058719">
          <w:marLeft w:val="480"/>
          <w:marRight w:val="0"/>
          <w:marTop w:val="0"/>
          <w:marBottom w:val="0"/>
          <w:divBdr>
            <w:top w:val="none" w:sz="0" w:space="0" w:color="auto"/>
            <w:left w:val="none" w:sz="0" w:space="0" w:color="auto"/>
            <w:bottom w:val="none" w:sz="0" w:space="0" w:color="auto"/>
            <w:right w:val="none" w:sz="0" w:space="0" w:color="auto"/>
          </w:divBdr>
        </w:div>
        <w:div w:id="770392997">
          <w:marLeft w:val="480"/>
          <w:marRight w:val="0"/>
          <w:marTop w:val="0"/>
          <w:marBottom w:val="0"/>
          <w:divBdr>
            <w:top w:val="none" w:sz="0" w:space="0" w:color="auto"/>
            <w:left w:val="none" w:sz="0" w:space="0" w:color="auto"/>
            <w:bottom w:val="none" w:sz="0" w:space="0" w:color="auto"/>
            <w:right w:val="none" w:sz="0" w:space="0" w:color="auto"/>
          </w:divBdr>
        </w:div>
        <w:div w:id="433206742">
          <w:marLeft w:val="480"/>
          <w:marRight w:val="0"/>
          <w:marTop w:val="0"/>
          <w:marBottom w:val="0"/>
          <w:divBdr>
            <w:top w:val="none" w:sz="0" w:space="0" w:color="auto"/>
            <w:left w:val="none" w:sz="0" w:space="0" w:color="auto"/>
            <w:bottom w:val="none" w:sz="0" w:space="0" w:color="auto"/>
            <w:right w:val="none" w:sz="0" w:space="0" w:color="auto"/>
          </w:divBdr>
        </w:div>
        <w:div w:id="1339190411">
          <w:marLeft w:val="480"/>
          <w:marRight w:val="0"/>
          <w:marTop w:val="0"/>
          <w:marBottom w:val="0"/>
          <w:divBdr>
            <w:top w:val="none" w:sz="0" w:space="0" w:color="auto"/>
            <w:left w:val="none" w:sz="0" w:space="0" w:color="auto"/>
            <w:bottom w:val="none" w:sz="0" w:space="0" w:color="auto"/>
            <w:right w:val="none" w:sz="0" w:space="0" w:color="auto"/>
          </w:divBdr>
        </w:div>
        <w:div w:id="2042246164">
          <w:marLeft w:val="480"/>
          <w:marRight w:val="0"/>
          <w:marTop w:val="0"/>
          <w:marBottom w:val="0"/>
          <w:divBdr>
            <w:top w:val="none" w:sz="0" w:space="0" w:color="auto"/>
            <w:left w:val="none" w:sz="0" w:space="0" w:color="auto"/>
            <w:bottom w:val="none" w:sz="0" w:space="0" w:color="auto"/>
            <w:right w:val="none" w:sz="0" w:space="0" w:color="auto"/>
          </w:divBdr>
        </w:div>
        <w:div w:id="1004017555">
          <w:marLeft w:val="480"/>
          <w:marRight w:val="0"/>
          <w:marTop w:val="0"/>
          <w:marBottom w:val="0"/>
          <w:divBdr>
            <w:top w:val="none" w:sz="0" w:space="0" w:color="auto"/>
            <w:left w:val="none" w:sz="0" w:space="0" w:color="auto"/>
            <w:bottom w:val="none" w:sz="0" w:space="0" w:color="auto"/>
            <w:right w:val="none" w:sz="0" w:space="0" w:color="auto"/>
          </w:divBdr>
        </w:div>
        <w:div w:id="1282803454">
          <w:marLeft w:val="480"/>
          <w:marRight w:val="0"/>
          <w:marTop w:val="0"/>
          <w:marBottom w:val="0"/>
          <w:divBdr>
            <w:top w:val="none" w:sz="0" w:space="0" w:color="auto"/>
            <w:left w:val="none" w:sz="0" w:space="0" w:color="auto"/>
            <w:bottom w:val="none" w:sz="0" w:space="0" w:color="auto"/>
            <w:right w:val="none" w:sz="0" w:space="0" w:color="auto"/>
          </w:divBdr>
        </w:div>
        <w:div w:id="935556323">
          <w:marLeft w:val="480"/>
          <w:marRight w:val="0"/>
          <w:marTop w:val="0"/>
          <w:marBottom w:val="0"/>
          <w:divBdr>
            <w:top w:val="none" w:sz="0" w:space="0" w:color="auto"/>
            <w:left w:val="none" w:sz="0" w:space="0" w:color="auto"/>
            <w:bottom w:val="none" w:sz="0" w:space="0" w:color="auto"/>
            <w:right w:val="none" w:sz="0" w:space="0" w:color="auto"/>
          </w:divBdr>
        </w:div>
        <w:div w:id="987245821">
          <w:marLeft w:val="480"/>
          <w:marRight w:val="0"/>
          <w:marTop w:val="0"/>
          <w:marBottom w:val="0"/>
          <w:divBdr>
            <w:top w:val="none" w:sz="0" w:space="0" w:color="auto"/>
            <w:left w:val="none" w:sz="0" w:space="0" w:color="auto"/>
            <w:bottom w:val="none" w:sz="0" w:space="0" w:color="auto"/>
            <w:right w:val="none" w:sz="0" w:space="0" w:color="auto"/>
          </w:divBdr>
        </w:div>
        <w:div w:id="730273385">
          <w:marLeft w:val="480"/>
          <w:marRight w:val="0"/>
          <w:marTop w:val="0"/>
          <w:marBottom w:val="0"/>
          <w:divBdr>
            <w:top w:val="none" w:sz="0" w:space="0" w:color="auto"/>
            <w:left w:val="none" w:sz="0" w:space="0" w:color="auto"/>
            <w:bottom w:val="none" w:sz="0" w:space="0" w:color="auto"/>
            <w:right w:val="none" w:sz="0" w:space="0" w:color="auto"/>
          </w:divBdr>
        </w:div>
        <w:div w:id="1358235400">
          <w:marLeft w:val="480"/>
          <w:marRight w:val="0"/>
          <w:marTop w:val="0"/>
          <w:marBottom w:val="0"/>
          <w:divBdr>
            <w:top w:val="none" w:sz="0" w:space="0" w:color="auto"/>
            <w:left w:val="none" w:sz="0" w:space="0" w:color="auto"/>
            <w:bottom w:val="none" w:sz="0" w:space="0" w:color="auto"/>
            <w:right w:val="none" w:sz="0" w:space="0" w:color="auto"/>
          </w:divBdr>
        </w:div>
        <w:div w:id="198512335">
          <w:marLeft w:val="480"/>
          <w:marRight w:val="0"/>
          <w:marTop w:val="0"/>
          <w:marBottom w:val="0"/>
          <w:divBdr>
            <w:top w:val="none" w:sz="0" w:space="0" w:color="auto"/>
            <w:left w:val="none" w:sz="0" w:space="0" w:color="auto"/>
            <w:bottom w:val="none" w:sz="0" w:space="0" w:color="auto"/>
            <w:right w:val="none" w:sz="0" w:space="0" w:color="auto"/>
          </w:divBdr>
        </w:div>
      </w:divsChild>
    </w:div>
    <w:div w:id="149442629">
      <w:bodyDiv w:val="1"/>
      <w:marLeft w:val="0"/>
      <w:marRight w:val="0"/>
      <w:marTop w:val="0"/>
      <w:marBottom w:val="0"/>
      <w:divBdr>
        <w:top w:val="none" w:sz="0" w:space="0" w:color="auto"/>
        <w:left w:val="none" w:sz="0" w:space="0" w:color="auto"/>
        <w:bottom w:val="none" w:sz="0" w:space="0" w:color="auto"/>
        <w:right w:val="none" w:sz="0" w:space="0" w:color="auto"/>
      </w:divBdr>
    </w:div>
    <w:div w:id="149447897">
      <w:bodyDiv w:val="1"/>
      <w:marLeft w:val="0"/>
      <w:marRight w:val="0"/>
      <w:marTop w:val="0"/>
      <w:marBottom w:val="0"/>
      <w:divBdr>
        <w:top w:val="none" w:sz="0" w:space="0" w:color="auto"/>
        <w:left w:val="none" w:sz="0" w:space="0" w:color="auto"/>
        <w:bottom w:val="none" w:sz="0" w:space="0" w:color="auto"/>
        <w:right w:val="none" w:sz="0" w:space="0" w:color="auto"/>
      </w:divBdr>
    </w:div>
    <w:div w:id="149492227">
      <w:bodyDiv w:val="1"/>
      <w:marLeft w:val="0"/>
      <w:marRight w:val="0"/>
      <w:marTop w:val="0"/>
      <w:marBottom w:val="0"/>
      <w:divBdr>
        <w:top w:val="none" w:sz="0" w:space="0" w:color="auto"/>
        <w:left w:val="none" w:sz="0" w:space="0" w:color="auto"/>
        <w:bottom w:val="none" w:sz="0" w:space="0" w:color="auto"/>
        <w:right w:val="none" w:sz="0" w:space="0" w:color="auto"/>
      </w:divBdr>
    </w:div>
    <w:div w:id="149642420">
      <w:bodyDiv w:val="1"/>
      <w:marLeft w:val="0"/>
      <w:marRight w:val="0"/>
      <w:marTop w:val="0"/>
      <w:marBottom w:val="0"/>
      <w:divBdr>
        <w:top w:val="none" w:sz="0" w:space="0" w:color="auto"/>
        <w:left w:val="none" w:sz="0" w:space="0" w:color="auto"/>
        <w:bottom w:val="none" w:sz="0" w:space="0" w:color="auto"/>
        <w:right w:val="none" w:sz="0" w:space="0" w:color="auto"/>
      </w:divBdr>
    </w:div>
    <w:div w:id="149686618">
      <w:bodyDiv w:val="1"/>
      <w:marLeft w:val="0"/>
      <w:marRight w:val="0"/>
      <w:marTop w:val="0"/>
      <w:marBottom w:val="0"/>
      <w:divBdr>
        <w:top w:val="none" w:sz="0" w:space="0" w:color="auto"/>
        <w:left w:val="none" w:sz="0" w:space="0" w:color="auto"/>
        <w:bottom w:val="none" w:sz="0" w:space="0" w:color="auto"/>
        <w:right w:val="none" w:sz="0" w:space="0" w:color="auto"/>
      </w:divBdr>
    </w:div>
    <w:div w:id="149827780">
      <w:bodyDiv w:val="1"/>
      <w:marLeft w:val="0"/>
      <w:marRight w:val="0"/>
      <w:marTop w:val="0"/>
      <w:marBottom w:val="0"/>
      <w:divBdr>
        <w:top w:val="none" w:sz="0" w:space="0" w:color="auto"/>
        <w:left w:val="none" w:sz="0" w:space="0" w:color="auto"/>
        <w:bottom w:val="none" w:sz="0" w:space="0" w:color="auto"/>
        <w:right w:val="none" w:sz="0" w:space="0" w:color="auto"/>
      </w:divBdr>
    </w:div>
    <w:div w:id="149828499">
      <w:bodyDiv w:val="1"/>
      <w:marLeft w:val="0"/>
      <w:marRight w:val="0"/>
      <w:marTop w:val="0"/>
      <w:marBottom w:val="0"/>
      <w:divBdr>
        <w:top w:val="none" w:sz="0" w:space="0" w:color="auto"/>
        <w:left w:val="none" w:sz="0" w:space="0" w:color="auto"/>
        <w:bottom w:val="none" w:sz="0" w:space="0" w:color="auto"/>
        <w:right w:val="none" w:sz="0" w:space="0" w:color="auto"/>
      </w:divBdr>
    </w:div>
    <w:div w:id="149904486">
      <w:bodyDiv w:val="1"/>
      <w:marLeft w:val="0"/>
      <w:marRight w:val="0"/>
      <w:marTop w:val="0"/>
      <w:marBottom w:val="0"/>
      <w:divBdr>
        <w:top w:val="none" w:sz="0" w:space="0" w:color="auto"/>
        <w:left w:val="none" w:sz="0" w:space="0" w:color="auto"/>
        <w:bottom w:val="none" w:sz="0" w:space="0" w:color="auto"/>
        <w:right w:val="none" w:sz="0" w:space="0" w:color="auto"/>
      </w:divBdr>
    </w:div>
    <w:div w:id="149908979">
      <w:bodyDiv w:val="1"/>
      <w:marLeft w:val="0"/>
      <w:marRight w:val="0"/>
      <w:marTop w:val="0"/>
      <w:marBottom w:val="0"/>
      <w:divBdr>
        <w:top w:val="none" w:sz="0" w:space="0" w:color="auto"/>
        <w:left w:val="none" w:sz="0" w:space="0" w:color="auto"/>
        <w:bottom w:val="none" w:sz="0" w:space="0" w:color="auto"/>
        <w:right w:val="none" w:sz="0" w:space="0" w:color="auto"/>
      </w:divBdr>
    </w:div>
    <w:div w:id="149911546">
      <w:bodyDiv w:val="1"/>
      <w:marLeft w:val="0"/>
      <w:marRight w:val="0"/>
      <w:marTop w:val="0"/>
      <w:marBottom w:val="0"/>
      <w:divBdr>
        <w:top w:val="none" w:sz="0" w:space="0" w:color="auto"/>
        <w:left w:val="none" w:sz="0" w:space="0" w:color="auto"/>
        <w:bottom w:val="none" w:sz="0" w:space="0" w:color="auto"/>
        <w:right w:val="none" w:sz="0" w:space="0" w:color="auto"/>
      </w:divBdr>
    </w:div>
    <w:div w:id="150027307">
      <w:bodyDiv w:val="1"/>
      <w:marLeft w:val="0"/>
      <w:marRight w:val="0"/>
      <w:marTop w:val="0"/>
      <w:marBottom w:val="0"/>
      <w:divBdr>
        <w:top w:val="none" w:sz="0" w:space="0" w:color="auto"/>
        <w:left w:val="none" w:sz="0" w:space="0" w:color="auto"/>
        <w:bottom w:val="none" w:sz="0" w:space="0" w:color="auto"/>
        <w:right w:val="none" w:sz="0" w:space="0" w:color="auto"/>
      </w:divBdr>
    </w:div>
    <w:div w:id="150098198">
      <w:bodyDiv w:val="1"/>
      <w:marLeft w:val="0"/>
      <w:marRight w:val="0"/>
      <w:marTop w:val="0"/>
      <w:marBottom w:val="0"/>
      <w:divBdr>
        <w:top w:val="none" w:sz="0" w:space="0" w:color="auto"/>
        <w:left w:val="none" w:sz="0" w:space="0" w:color="auto"/>
        <w:bottom w:val="none" w:sz="0" w:space="0" w:color="auto"/>
        <w:right w:val="none" w:sz="0" w:space="0" w:color="auto"/>
      </w:divBdr>
    </w:div>
    <w:div w:id="150219405">
      <w:bodyDiv w:val="1"/>
      <w:marLeft w:val="0"/>
      <w:marRight w:val="0"/>
      <w:marTop w:val="0"/>
      <w:marBottom w:val="0"/>
      <w:divBdr>
        <w:top w:val="none" w:sz="0" w:space="0" w:color="auto"/>
        <w:left w:val="none" w:sz="0" w:space="0" w:color="auto"/>
        <w:bottom w:val="none" w:sz="0" w:space="0" w:color="auto"/>
        <w:right w:val="none" w:sz="0" w:space="0" w:color="auto"/>
      </w:divBdr>
    </w:div>
    <w:div w:id="150367138">
      <w:bodyDiv w:val="1"/>
      <w:marLeft w:val="0"/>
      <w:marRight w:val="0"/>
      <w:marTop w:val="0"/>
      <w:marBottom w:val="0"/>
      <w:divBdr>
        <w:top w:val="none" w:sz="0" w:space="0" w:color="auto"/>
        <w:left w:val="none" w:sz="0" w:space="0" w:color="auto"/>
        <w:bottom w:val="none" w:sz="0" w:space="0" w:color="auto"/>
        <w:right w:val="none" w:sz="0" w:space="0" w:color="auto"/>
      </w:divBdr>
    </w:div>
    <w:div w:id="150367836">
      <w:bodyDiv w:val="1"/>
      <w:marLeft w:val="0"/>
      <w:marRight w:val="0"/>
      <w:marTop w:val="0"/>
      <w:marBottom w:val="0"/>
      <w:divBdr>
        <w:top w:val="none" w:sz="0" w:space="0" w:color="auto"/>
        <w:left w:val="none" w:sz="0" w:space="0" w:color="auto"/>
        <w:bottom w:val="none" w:sz="0" w:space="0" w:color="auto"/>
        <w:right w:val="none" w:sz="0" w:space="0" w:color="auto"/>
      </w:divBdr>
    </w:div>
    <w:div w:id="150559447">
      <w:bodyDiv w:val="1"/>
      <w:marLeft w:val="0"/>
      <w:marRight w:val="0"/>
      <w:marTop w:val="0"/>
      <w:marBottom w:val="0"/>
      <w:divBdr>
        <w:top w:val="none" w:sz="0" w:space="0" w:color="auto"/>
        <w:left w:val="none" w:sz="0" w:space="0" w:color="auto"/>
        <w:bottom w:val="none" w:sz="0" w:space="0" w:color="auto"/>
        <w:right w:val="none" w:sz="0" w:space="0" w:color="auto"/>
      </w:divBdr>
    </w:div>
    <w:div w:id="150560673">
      <w:bodyDiv w:val="1"/>
      <w:marLeft w:val="0"/>
      <w:marRight w:val="0"/>
      <w:marTop w:val="0"/>
      <w:marBottom w:val="0"/>
      <w:divBdr>
        <w:top w:val="none" w:sz="0" w:space="0" w:color="auto"/>
        <w:left w:val="none" w:sz="0" w:space="0" w:color="auto"/>
        <w:bottom w:val="none" w:sz="0" w:space="0" w:color="auto"/>
        <w:right w:val="none" w:sz="0" w:space="0" w:color="auto"/>
      </w:divBdr>
    </w:div>
    <w:div w:id="150561045">
      <w:bodyDiv w:val="1"/>
      <w:marLeft w:val="0"/>
      <w:marRight w:val="0"/>
      <w:marTop w:val="0"/>
      <w:marBottom w:val="0"/>
      <w:divBdr>
        <w:top w:val="none" w:sz="0" w:space="0" w:color="auto"/>
        <w:left w:val="none" w:sz="0" w:space="0" w:color="auto"/>
        <w:bottom w:val="none" w:sz="0" w:space="0" w:color="auto"/>
        <w:right w:val="none" w:sz="0" w:space="0" w:color="auto"/>
      </w:divBdr>
    </w:div>
    <w:div w:id="150608486">
      <w:bodyDiv w:val="1"/>
      <w:marLeft w:val="0"/>
      <w:marRight w:val="0"/>
      <w:marTop w:val="0"/>
      <w:marBottom w:val="0"/>
      <w:divBdr>
        <w:top w:val="none" w:sz="0" w:space="0" w:color="auto"/>
        <w:left w:val="none" w:sz="0" w:space="0" w:color="auto"/>
        <w:bottom w:val="none" w:sz="0" w:space="0" w:color="auto"/>
        <w:right w:val="none" w:sz="0" w:space="0" w:color="auto"/>
      </w:divBdr>
    </w:div>
    <w:div w:id="150676550">
      <w:bodyDiv w:val="1"/>
      <w:marLeft w:val="0"/>
      <w:marRight w:val="0"/>
      <w:marTop w:val="0"/>
      <w:marBottom w:val="0"/>
      <w:divBdr>
        <w:top w:val="none" w:sz="0" w:space="0" w:color="auto"/>
        <w:left w:val="none" w:sz="0" w:space="0" w:color="auto"/>
        <w:bottom w:val="none" w:sz="0" w:space="0" w:color="auto"/>
        <w:right w:val="none" w:sz="0" w:space="0" w:color="auto"/>
      </w:divBdr>
    </w:div>
    <w:div w:id="150755024">
      <w:bodyDiv w:val="1"/>
      <w:marLeft w:val="0"/>
      <w:marRight w:val="0"/>
      <w:marTop w:val="0"/>
      <w:marBottom w:val="0"/>
      <w:divBdr>
        <w:top w:val="none" w:sz="0" w:space="0" w:color="auto"/>
        <w:left w:val="none" w:sz="0" w:space="0" w:color="auto"/>
        <w:bottom w:val="none" w:sz="0" w:space="0" w:color="auto"/>
        <w:right w:val="none" w:sz="0" w:space="0" w:color="auto"/>
      </w:divBdr>
      <w:divsChild>
        <w:div w:id="668317">
          <w:marLeft w:val="480"/>
          <w:marRight w:val="0"/>
          <w:marTop w:val="0"/>
          <w:marBottom w:val="0"/>
          <w:divBdr>
            <w:top w:val="none" w:sz="0" w:space="0" w:color="auto"/>
            <w:left w:val="none" w:sz="0" w:space="0" w:color="auto"/>
            <w:bottom w:val="none" w:sz="0" w:space="0" w:color="auto"/>
            <w:right w:val="none" w:sz="0" w:space="0" w:color="auto"/>
          </w:divBdr>
        </w:div>
        <w:div w:id="47192056">
          <w:marLeft w:val="480"/>
          <w:marRight w:val="0"/>
          <w:marTop w:val="0"/>
          <w:marBottom w:val="0"/>
          <w:divBdr>
            <w:top w:val="none" w:sz="0" w:space="0" w:color="auto"/>
            <w:left w:val="none" w:sz="0" w:space="0" w:color="auto"/>
            <w:bottom w:val="none" w:sz="0" w:space="0" w:color="auto"/>
            <w:right w:val="none" w:sz="0" w:space="0" w:color="auto"/>
          </w:divBdr>
        </w:div>
        <w:div w:id="56325980">
          <w:marLeft w:val="480"/>
          <w:marRight w:val="0"/>
          <w:marTop w:val="0"/>
          <w:marBottom w:val="0"/>
          <w:divBdr>
            <w:top w:val="none" w:sz="0" w:space="0" w:color="auto"/>
            <w:left w:val="none" w:sz="0" w:space="0" w:color="auto"/>
            <w:bottom w:val="none" w:sz="0" w:space="0" w:color="auto"/>
            <w:right w:val="none" w:sz="0" w:space="0" w:color="auto"/>
          </w:divBdr>
        </w:div>
        <w:div w:id="112361268">
          <w:marLeft w:val="480"/>
          <w:marRight w:val="0"/>
          <w:marTop w:val="0"/>
          <w:marBottom w:val="0"/>
          <w:divBdr>
            <w:top w:val="none" w:sz="0" w:space="0" w:color="auto"/>
            <w:left w:val="none" w:sz="0" w:space="0" w:color="auto"/>
            <w:bottom w:val="none" w:sz="0" w:space="0" w:color="auto"/>
            <w:right w:val="none" w:sz="0" w:space="0" w:color="auto"/>
          </w:divBdr>
        </w:div>
        <w:div w:id="115218028">
          <w:marLeft w:val="480"/>
          <w:marRight w:val="0"/>
          <w:marTop w:val="0"/>
          <w:marBottom w:val="0"/>
          <w:divBdr>
            <w:top w:val="none" w:sz="0" w:space="0" w:color="auto"/>
            <w:left w:val="none" w:sz="0" w:space="0" w:color="auto"/>
            <w:bottom w:val="none" w:sz="0" w:space="0" w:color="auto"/>
            <w:right w:val="none" w:sz="0" w:space="0" w:color="auto"/>
          </w:divBdr>
        </w:div>
        <w:div w:id="147594949">
          <w:marLeft w:val="480"/>
          <w:marRight w:val="0"/>
          <w:marTop w:val="0"/>
          <w:marBottom w:val="0"/>
          <w:divBdr>
            <w:top w:val="none" w:sz="0" w:space="0" w:color="auto"/>
            <w:left w:val="none" w:sz="0" w:space="0" w:color="auto"/>
            <w:bottom w:val="none" w:sz="0" w:space="0" w:color="auto"/>
            <w:right w:val="none" w:sz="0" w:space="0" w:color="auto"/>
          </w:divBdr>
        </w:div>
        <w:div w:id="283274517">
          <w:marLeft w:val="480"/>
          <w:marRight w:val="0"/>
          <w:marTop w:val="0"/>
          <w:marBottom w:val="0"/>
          <w:divBdr>
            <w:top w:val="none" w:sz="0" w:space="0" w:color="auto"/>
            <w:left w:val="none" w:sz="0" w:space="0" w:color="auto"/>
            <w:bottom w:val="none" w:sz="0" w:space="0" w:color="auto"/>
            <w:right w:val="none" w:sz="0" w:space="0" w:color="auto"/>
          </w:divBdr>
        </w:div>
        <w:div w:id="298145080">
          <w:marLeft w:val="480"/>
          <w:marRight w:val="0"/>
          <w:marTop w:val="0"/>
          <w:marBottom w:val="0"/>
          <w:divBdr>
            <w:top w:val="none" w:sz="0" w:space="0" w:color="auto"/>
            <w:left w:val="none" w:sz="0" w:space="0" w:color="auto"/>
            <w:bottom w:val="none" w:sz="0" w:space="0" w:color="auto"/>
            <w:right w:val="none" w:sz="0" w:space="0" w:color="auto"/>
          </w:divBdr>
        </w:div>
        <w:div w:id="403071917">
          <w:marLeft w:val="480"/>
          <w:marRight w:val="0"/>
          <w:marTop w:val="0"/>
          <w:marBottom w:val="0"/>
          <w:divBdr>
            <w:top w:val="none" w:sz="0" w:space="0" w:color="auto"/>
            <w:left w:val="none" w:sz="0" w:space="0" w:color="auto"/>
            <w:bottom w:val="none" w:sz="0" w:space="0" w:color="auto"/>
            <w:right w:val="none" w:sz="0" w:space="0" w:color="auto"/>
          </w:divBdr>
        </w:div>
        <w:div w:id="420414987">
          <w:marLeft w:val="480"/>
          <w:marRight w:val="0"/>
          <w:marTop w:val="0"/>
          <w:marBottom w:val="0"/>
          <w:divBdr>
            <w:top w:val="none" w:sz="0" w:space="0" w:color="auto"/>
            <w:left w:val="none" w:sz="0" w:space="0" w:color="auto"/>
            <w:bottom w:val="none" w:sz="0" w:space="0" w:color="auto"/>
            <w:right w:val="none" w:sz="0" w:space="0" w:color="auto"/>
          </w:divBdr>
        </w:div>
        <w:div w:id="476803814">
          <w:marLeft w:val="480"/>
          <w:marRight w:val="0"/>
          <w:marTop w:val="0"/>
          <w:marBottom w:val="0"/>
          <w:divBdr>
            <w:top w:val="none" w:sz="0" w:space="0" w:color="auto"/>
            <w:left w:val="none" w:sz="0" w:space="0" w:color="auto"/>
            <w:bottom w:val="none" w:sz="0" w:space="0" w:color="auto"/>
            <w:right w:val="none" w:sz="0" w:space="0" w:color="auto"/>
          </w:divBdr>
        </w:div>
        <w:div w:id="510267738">
          <w:marLeft w:val="480"/>
          <w:marRight w:val="0"/>
          <w:marTop w:val="0"/>
          <w:marBottom w:val="0"/>
          <w:divBdr>
            <w:top w:val="none" w:sz="0" w:space="0" w:color="auto"/>
            <w:left w:val="none" w:sz="0" w:space="0" w:color="auto"/>
            <w:bottom w:val="none" w:sz="0" w:space="0" w:color="auto"/>
            <w:right w:val="none" w:sz="0" w:space="0" w:color="auto"/>
          </w:divBdr>
        </w:div>
        <w:div w:id="596445013">
          <w:marLeft w:val="480"/>
          <w:marRight w:val="0"/>
          <w:marTop w:val="0"/>
          <w:marBottom w:val="0"/>
          <w:divBdr>
            <w:top w:val="none" w:sz="0" w:space="0" w:color="auto"/>
            <w:left w:val="none" w:sz="0" w:space="0" w:color="auto"/>
            <w:bottom w:val="none" w:sz="0" w:space="0" w:color="auto"/>
            <w:right w:val="none" w:sz="0" w:space="0" w:color="auto"/>
          </w:divBdr>
        </w:div>
        <w:div w:id="620763406">
          <w:marLeft w:val="480"/>
          <w:marRight w:val="0"/>
          <w:marTop w:val="0"/>
          <w:marBottom w:val="0"/>
          <w:divBdr>
            <w:top w:val="none" w:sz="0" w:space="0" w:color="auto"/>
            <w:left w:val="none" w:sz="0" w:space="0" w:color="auto"/>
            <w:bottom w:val="none" w:sz="0" w:space="0" w:color="auto"/>
            <w:right w:val="none" w:sz="0" w:space="0" w:color="auto"/>
          </w:divBdr>
        </w:div>
        <w:div w:id="655034465">
          <w:marLeft w:val="480"/>
          <w:marRight w:val="0"/>
          <w:marTop w:val="0"/>
          <w:marBottom w:val="0"/>
          <w:divBdr>
            <w:top w:val="none" w:sz="0" w:space="0" w:color="auto"/>
            <w:left w:val="none" w:sz="0" w:space="0" w:color="auto"/>
            <w:bottom w:val="none" w:sz="0" w:space="0" w:color="auto"/>
            <w:right w:val="none" w:sz="0" w:space="0" w:color="auto"/>
          </w:divBdr>
        </w:div>
        <w:div w:id="689839729">
          <w:marLeft w:val="480"/>
          <w:marRight w:val="0"/>
          <w:marTop w:val="0"/>
          <w:marBottom w:val="0"/>
          <w:divBdr>
            <w:top w:val="none" w:sz="0" w:space="0" w:color="auto"/>
            <w:left w:val="none" w:sz="0" w:space="0" w:color="auto"/>
            <w:bottom w:val="none" w:sz="0" w:space="0" w:color="auto"/>
            <w:right w:val="none" w:sz="0" w:space="0" w:color="auto"/>
          </w:divBdr>
        </w:div>
        <w:div w:id="708724376">
          <w:marLeft w:val="480"/>
          <w:marRight w:val="0"/>
          <w:marTop w:val="0"/>
          <w:marBottom w:val="0"/>
          <w:divBdr>
            <w:top w:val="none" w:sz="0" w:space="0" w:color="auto"/>
            <w:left w:val="none" w:sz="0" w:space="0" w:color="auto"/>
            <w:bottom w:val="none" w:sz="0" w:space="0" w:color="auto"/>
            <w:right w:val="none" w:sz="0" w:space="0" w:color="auto"/>
          </w:divBdr>
        </w:div>
        <w:div w:id="716273309">
          <w:marLeft w:val="480"/>
          <w:marRight w:val="0"/>
          <w:marTop w:val="0"/>
          <w:marBottom w:val="0"/>
          <w:divBdr>
            <w:top w:val="none" w:sz="0" w:space="0" w:color="auto"/>
            <w:left w:val="none" w:sz="0" w:space="0" w:color="auto"/>
            <w:bottom w:val="none" w:sz="0" w:space="0" w:color="auto"/>
            <w:right w:val="none" w:sz="0" w:space="0" w:color="auto"/>
          </w:divBdr>
        </w:div>
        <w:div w:id="765616651">
          <w:marLeft w:val="480"/>
          <w:marRight w:val="0"/>
          <w:marTop w:val="0"/>
          <w:marBottom w:val="0"/>
          <w:divBdr>
            <w:top w:val="none" w:sz="0" w:space="0" w:color="auto"/>
            <w:left w:val="none" w:sz="0" w:space="0" w:color="auto"/>
            <w:bottom w:val="none" w:sz="0" w:space="0" w:color="auto"/>
            <w:right w:val="none" w:sz="0" w:space="0" w:color="auto"/>
          </w:divBdr>
        </w:div>
        <w:div w:id="771123618">
          <w:marLeft w:val="480"/>
          <w:marRight w:val="0"/>
          <w:marTop w:val="0"/>
          <w:marBottom w:val="0"/>
          <w:divBdr>
            <w:top w:val="none" w:sz="0" w:space="0" w:color="auto"/>
            <w:left w:val="none" w:sz="0" w:space="0" w:color="auto"/>
            <w:bottom w:val="none" w:sz="0" w:space="0" w:color="auto"/>
            <w:right w:val="none" w:sz="0" w:space="0" w:color="auto"/>
          </w:divBdr>
        </w:div>
        <w:div w:id="849374992">
          <w:marLeft w:val="480"/>
          <w:marRight w:val="0"/>
          <w:marTop w:val="0"/>
          <w:marBottom w:val="0"/>
          <w:divBdr>
            <w:top w:val="none" w:sz="0" w:space="0" w:color="auto"/>
            <w:left w:val="none" w:sz="0" w:space="0" w:color="auto"/>
            <w:bottom w:val="none" w:sz="0" w:space="0" w:color="auto"/>
            <w:right w:val="none" w:sz="0" w:space="0" w:color="auto"/>
          </w:divBdr>
        </w:div>
        <w:div w:id="864712461">
          <w:marLeft w:val="480"/>
          <w:marRight w:val="0"/>
          <w:marTop w:val="0"/>
          <w:marBottom w:val="0"/>
          <w:divBdr>
            <w:top w:val="none" w:sz="0" w:space="0" w:color="auto"/>
            <w:left w:val="none" w:sz="0" w:space="0" w:color="auto"/>
            <w:bottom w:val="none" w:sz="0" w:space="0" w:color="auto"/>
            <w:right w:val="none" w:sz="0" w:space="0" w:color="auto"/>
          </w:divBdr>
        </w:div>
        <w:div w:id="907804757">
          <w:marLeft w:val="480"/>
          <w:marRight w:val="0"/>
          <w:marTop w:val="0"/>
          <w:marBottom w:val="0"/>
          <w:divBdr>
            <w:top w:val="none" w:sz="0" w:space="0" w:color="auto"/>
            <w:left w:val="none" w:sz="0" w:space="0" w:color="auto"/>
            <w:bottom w:val="none" w:sz="0" w:space="0" w:color="auto"/>
            <w:right w:val="none" w:sz="0" w:space="0" w:color="auto"/>
          </w:divBdr>
        </w:div>
        <w:div w:id="913121519">
          <w:marLeft w:val="480"/>
          <w:marRight w:val="0"/>
          <w:marTop w:val="0"/>
          <w:marBottom w:val="0"/>
          <w:divBdr>
            <w:top w:val="none" w:sz="0" w:space="0" w:color="auto"/>
            <w:left w:val="none" w:sz="0" w:space="0" w:color="auto"/>
            <w:bottom w:val="none" w:sz="0" w:space="0" w:color="auto"/>
            <w:right w:val="none" w:sz="0" w:space="0" w:color="auto"/>
          </w:divBdr>
        </w:div>
      </w:divsChild>
    </w:div>
    <w:div w:id="150872933">
      <w:bodyDiv w:val="1"/>
      <w:marLeft w:val="0"/>
      <w:marRight w:val="0"/>
      <w:marTop w:val="0"/>
      <w:marBottom w:val="0"/>
      <w:divBdr>
        <w:top w:val="none" w:sz="0" w:space="0" w:color="auto"/>
        <w:left w:val="none" w:sz="0" w:space="0" w:color="auto"/>
        <w:bottom w:val="none" w:sz="0" w:space="0" w:color="auto"/>
        <w:right w:val="none" w:sz="0" w:space="0" w:color="auto"/>
      </w:divBdr>
    </w:div>
    <w:div w:id="150945156">
      <w:bodyDiv w:val="1"/>
      <w:marLeft w:val="0"/>
      <w:marRight w:val="0"/>
      <w:marTop w:val="0"/>
      <w:marBottom w:val="0"/>
      <w:divBdr>
        <w:top w:val="none" w:sz="0" w:space="0" w:color="auto"/>
        <w:left w:val="none" w:sz="0" w:space="0" w:color="auto"/>
        <w:bottom w:val="none" w:sz="0" w:space="0" w:color="auto"/>
        <w:right w:val="none" w:sz="0" w:space="0" w:color="auto"/>
      </w:divBdr>
    </w:div>
    <w:div w:id="151067422">
      <w:bodyDiv w:val="1"/>
      <w:marLeft w:val="0"/>
      <w:marRight w:val="0"/>
      <w:marTop w:val="0"/>
      <w:marBottom w:val="0"/>
      <w:divBdr>
        <w:top w:val="none" w:sz="0" w:space="0" w:color="auto"/>
        <w:left w:val="none" w:sz="0" w:space="0" w:color="auto"/>
        <w:bottom w:val="none" w:sz="0" w:space="0" w:color="auto"/>
        <w:right w:val="none" w:sz="0" w:space="0" w:color="auto"/>
      </w:divBdr>
    </w:div>
    <w:div w:id="151140350">
      <w:bodyDiv w:val="1"/>
      <w:marLeft w:val="0"/>
      <w:marRight w:val="0"/>
      <w:marTop w:val="0"/>
      <w:marBottom w:val="0"/>
      <w:divBdr>
        <w:top w:val="none" w:sz="0" w:space="0" w:color="auto"/>
        <w:left w:val="none" w:sz="0" w:space="0" w:color="auto"/>
        <w:bottom w:val="none" w:sz="0" w:space="0" w:color="auto"/>
        <w:right w:val="none" w:sz="0" w:space="0" w:color="auto"/>
      </w:divBdr>
    </w:div>
    <w:div w:id="151144863">
      <w:bodyDiv w:val="1"/>
      <w:marLeft w:val="0"/>
      <w:marRight w:val="0"/>
      <w:marTop w:val="0"/>
      <w:marBottom w:val="0"/>
      <w:divBdr>
        <w:top w:val="none" w:sz="0" w:space="0" w:color="auto"/>
        <w:left w:val="none" w:sz="0" w:space="0" w:color="auto"/>
        <w:bottom w:val="none" w:sz="0" w:space="0" w:color="auto"/>
        <w:right w:val="none" w:sz="0" w:space="0" w:color="auto"/>
      </w:divBdr>
    </w:div>
    <w:div w:id="151220693">
      <w:bodyDiv w:val="1"/>
      <w:marLeft w:val="0"/>
      <w:marRight w:val="0"/>
      <w:marTop w:val="0"/>
      <w:marBottom w:val="0"/>
      <w:divBdr>
        <w:top w:val="none" w:sz="0" w:space="0" w:color="auto"/>
        <w:left w:val="none" w:sz="0" w:space="0" w:color="auto"/>
        <w:bottom w:val="none" w:sz="0" w:space="0" w:color="auto"/>
        <w:right w:val="none" w:sz="0" w:space="0" w:color="auto"/>
      </w:divBdr>
    </w:div>
    <w:div w:id="151259657">
      <w:bodyDiv w:val="1"/>
      <w:marLeft w:val="0"/>
      <w:marRight w:val="0"/>
      <w:marTop w:val="0"/>
      <w:marBottom w:val="0"/>
      <w:divBdr>
        <w:top w:val="none" w:sz="0" w:space="0" w:color="auto"/>
        <w:left w:val="none" w:sz="0" w:space="0" w:color="auto"/>
        <w:bottom w:val="none" w:sz="0" w:space="0" w:color="auto"/>
        <w:right w:val="none" w:sz="0" w:space="0" w:color="auto"/>
      </w:divBdr>
    </w:div>
    <w:div w:id="151332725">
      <w:bodyDiv w:val="1"/>
      <w:marLeft w:val="0"/>
      <w:marRight w:val="0"/>
      <w:marTop w:val="0"/>
      <w:marBottom w:val="0"/>
      <w:divBdr>
        <w:top w:val="none" w:sz="0" w:space="0" w:color="auto"/>
        <w:left w:val="none" w:sz="0" w:space="0" w:color="auto"/>
        <w:bottom w:val="none" w:sz="0" w:space="0" w:color="auto"/>
        <w:right w:val="none" w:sz="0" w:space="0" w:color="auto"/>
      </w:divBdr>
    </w:div>
    <w:div w:id="151339494">
      <w:bodyDiv w:val="1"/>
      <w:marLeft w:val="0"/>
      <w:marRight w:val="0"/>
      <w:marTop w:val="0"/>
      <w:marBottom w:val="0"/>
      <w:divBdr>
        <w:top w:val="none" w:sz="0" w:space="0" w:color="auto"/>
        <w:left w:val="none" w:sz="0" w:space="0" w:color="auto"/>
        <w:bottom w:val="none" w:sz="0" w:space="0" w:color="auto"/>
        <w:right w:val="none" w:sz="0" w:space="0" w:color="auto"/>
      </w:divBdr>
      <w:divsChild>
        <w:div w:id="26372018">
          <w:marLeft w:val="480"/>
          <w:marRight w:val="0"/>
          <w:marTop w:val="0"/>
          <w:marBottom w:val="0"/>
          <w:divBdr>
            <w:top w:val="none" w:sz="0" w:space="0" w:color="auto"/>
            <w:left w:val="none" w:sz="0" w:space="0" w:color="auto"/>
            <w:bottom w:val="none" w:sz="0" w:space="0" w:color="auto"/>
            <w:right w:val="none" w:sz="0" w:space="0" w:color="auto"/>
          </w:divBdr>
        </w:div>
        <w:div w:id="47195431">
          <w:marLeft w:val="480"/>
          <w:marRight w:val="0"/>
          <w:marTop w:val="0"/>
          <w:marBottom w:val="0"/>
          <w:divBdr>
            <w:top w:val="none" w:sz="0" w:space="0" w:color="auto"/>
            <w:left w:val="none" w:sz="0" w:space="0" w:color="auto"/>
            <w:bottom w:val="none" w:sz="0" w:space="0" w:color="auto"/>
            <w:right w:val="none" w:sz="0" w:space="0" w:color="auto"/>
          </w:divBdr>
        </w:div>
        <w:div w:id="105083550">
          <w:marLeft w:val="480"/>
          <w:marRight w:val="0"/>
          <w:marTop w:val="0"/>
          <w:marBottom w:val="0"/>
          <w:divBdr>
            <w:top w:val="none" w:sz="0" w:space="0" w:color="auto"/>
            <w:left w:val="none" w:sz="0" w:space="0" w:color="auto"/>
            <w:bottom w:val="none" w:sz="0" w:space="0" w:color="auto"/>
            <w:right w:val="none" w:sz="0" w:space="0" w:color="auto"/>
          </w:divBdr>
        </w:div>
        <w:div w:id="108279838">
          <w:marLeft w:val="480"/>
          <w:marRight w:val="0"/>
          <w:marTop w:val="0"/>
          <w:marBottom w:val="0"/>
          <w:divBdr>
            <w:top w:val="none" w:sz="0" w:space="0" w:color="auto"/>
            <w:left w:val="none" w:sz="0" w:space="0" w:color="auto"/>
            <w:bottom w:val="none" w:sz="0" w:space="0" w:color="auto"/>
            <w:right w:val="none" w:sz="0" w:space="0" w:color="auto"/>
          </w:divBdr>
        </w:div>
        <w:div w:id="137652402">
          <w:marLeft w:val="480"/>
          <w:marRight w:val="0"/>
          <w:marTop w:val="0"/>
          <w:marBottom w:val="0"/>
          <w:divBdr>
            <w:top w:val="none" w:sz="0" w:space="0" w:color="auto"/>
            <w:left w:val="none" w:sz="0" w:space="0" w:color="auto"/>
            <w:bottom w:val="none" w:sz="0" w:space="0" w:color="auto"/>
            <w:right w:val="none" w:sz="0" w:space="0" w:color="auto"/>
          </w:divBdr>
        </w:div>
        <w:div w:id="231504215">
          <w:marLeft w:val="480"/>
          <w:marRight w:val="0"/>
          <w:marTop w:val="0"/>
          <w:marBottom w:val="0"/>
          <w:divBdr>
            <w:top w:val="none" w:sz="0" w:space="0" w:color="auto"/>
            <w:left w:val="none" w:sz="0" w:space="0" w:color="auto"/>
            <w:bottom w:val="none" w:sz="0" w:space="0" w:color="auto"/>
            <w:right w:val="none" w:sz="0" w:space="0" w:color="auto"/>
          </w:divBdr>
        </w:div>
        <w:div w:id="240067376">
          <w:marLeft w:val="480"/>
          <w:marRight w:val="0"/>
          <w:marTop w:val="0"/>
          <w:marBottom w:val="0"/>
          <w:divBdr>
            <w:top w:val="none" w:sz="0" w:space="0" w:color="auto"/>
            <w:left w:val="none" w:sz="0" w:space="0" w:color="auto"/>
            <w:bottom w:val="none" w:sz="0" w:space="0" w:color="auto"/>
            <w:right w:val="none" w:sz="0" w:space="0" w:color="auto"/>
          </w:divBdr>
        </w:div>
        <w:div w:id="262761833">
          <w:marLeft w:val="480"/>
          <w:marRight w:val="0"/>
          <w:marTop w:val="0"/>
          <w:marBottom w:val="0"/>
          <w:divBdr>
            <w:top w:val="none" w:sz="0" w:space="0" w:color="auto"/>
            <w:left w:val="none" w:sz="0" w:space="0" w:color="auto"/>
            <w:bottom w:val="none" w:sz="0" w:space="0" w:color="auto"/>
            <w:right w:val="none" w:sz="0" w:space="0" w:color="auto"/>
          </w:divBdr>
        </w:div>
        <w:div w:id="301035541">
          <w:marLeft w:val="480"/>
          <w:marRight w:val="0"/>
          <w:marTop w:val="0"/>
          <w:marBottom w:val="0"/>
          <w:divBdr>
            <w:top w:val="none" w:sz="0" w:space="0" w:color="auto"/>
            <w:left w:val="none" w:sz="0" w:space="0" w:color="auto"/>
            <w:bottom w:val="none" w:sz="0" w:space="0" w:color="auto"/>
            <w:right w:val="none" w:sz="0" w:space="0" w:color="auto"/>
          </w:divBdr>
        </w:div>
        <w:div w:id="325983385">
          <w:marLeft w:val="480"/>
          <w:marRight w:val="0"/>
          <w:marTop w:val="0"/>
          <w:marBottom w:val="0"/>
          <w:divBdr>
            <w:top w:val="none" w:sz="0" w:space="0" w:color="auto"/>
            <w:left w:val="none" w:sz="0" w:space="0" w:color="auto"/>
            <w:bottom w:val="none" w:sz="0" w:space="0" w:color="auto"/>
            <w:right w:val="none" w:sz="0" w:space="0" w:color="auto"/>
          </w:divBdr>
        </w:div>
        <w:div w:id="341591996">
          <w:marLeft w:val="480"/>
          <w:marRight w:val="0"/>
          <w:marTop w:val="0"/>
          <w:marBottom w:val="0"/>
          <w:divBdr>
            <w:top w:val="none" w:sz="0" w:space="0" w:color="auto"/>
            <w:left w:val="none" w:sz="0" w:space="0" w:color="auto"/>
            <w:bottom w:val="none" w:sz="0" w:space="0" w:color="auto"/>
            <w:right w:val="none" w:sz="0" w:space="0" w:color="auto"/>
          </w:divBdr>
        </w:div>
        <w:div w:id="408117834">
          <w:marLeft w:val="480"/>
          <w:marRight w:val="0"/>
          <w:marTop w:val="0"/>
          <w:marBottom w:val="0"/>
          <w:divBdr>
            <w:top w:val="none" w:sz="0" w:space="0" w:color="auto"/>
            <w:left w:val="none" w:sz="0" w:space="0" w:color="auto"/>
            <w:bottom w:val="none" w:sz="0" w:space="0" w:color="auto"/>
            <w:right w:val="none" w:sz="0" w:space="0" w:color="auto"/>
          </w:divBdr>
        </w:div>
        <w:div w:id="453989983">
          <w:marLeft w:val="480"/>
          <w:marRight w:val="0"/>
          <w:marTop w:val="0"/>
          <w:marBottom w:val="0"/>
          <w:divBdr>
            <w:top w:val="none" w:sz="0" w:space="0" w:color="auto"/>
            <w:left w:val="none" w:sz="0" w:space="0" w:color="auto"/>
            <w:bottom w:val="none" w:sz="0" w:space="0" w:color="auto"/>
            <w:right w:val="none" w:sz="0" w:space="0" w:color="auto"/>
          </w:divBdr>
        </w:div>
        <w:div w:id="463349806">
          <w:marLeft w:val="480"/>
          <w:marRight w:val="0"/>
          <w:marTop w:val="0"/>
          <w:marBottom w:val="0"/>
          <w:divBdr>
            <w:top w:val="none" w:sz="0" w:space="0" w:color="auto"/>
            <w:left w:val="none" w:sz="0" w:space="0" w:color="auto"/>
            <w:bottom w:val="none" w:sz="0" w:space="0" w:color="auto"/>
            <w:right w:val="none" w:sz="0" w:space="0" w:color="auto"/>
          </w:divBdr>
        </w:div>
        <w:div w:id="498934232">
          <w:marLeft w:val="480"/>
          <w:marRight w:val="0"/>
          <w:marTop w:val="0"/>
          <w:marBottom w:val="0"/>
          <w:divBdr>
            <w:top w:val="none" w:sz="0" w:space="0" w:color="auto"/>
            <w:left w:val="none" w:sz="0" w:space="0" w:color="auto"/>
            <w:bottom w:val="none" w:sz="0" w:space="0" w:color="auto"/>
            <w:right w:val="none" w:sz="0" w:space="0" w:color="auto"/>
          </w:divBdr>
        </w:div>
        <w:div w:id="556088148">
          <w:marLeft w:val="480"/>
          <w:marRight w:val="0"/>
          <w:marTop w:val="0"/>
          <w:marBottom w:val="0"/>
          <w:divBdr>
            <w:top w:val="none" w:sz="0" w:space="0" w:color="auto"/>
            <w:left w:val="none" w:sz="0" w:space="0" w:color="auto"/>
            <w:bottom w:val="none" w:sz="0" w:space="0" w:color="auto"/>
            <w:right w:val="none" w:sz="0" w:space="0" w:color="auto"/>
          </w:divBdr>
        </w:div>
        <w:div w:id="582185315">
          <w:marLeft w:val="480"/>
          <w:marRight w:val="0"/>
          <w:marTop w:val="0"/>
          <w:marBottom w:val="0"/>
          <w:divBdr>
            <w:top w:val="none" w:sz="0" w:space="0" w:color="auto"/>
            <w:left w:val="none" w:sz="0" w:space="0" w:color="auto"/>
            <w:bottom w:val="none" w:sz="0" w:space="0" w:color="auto"/>
            <w:right w:val="none" w:sz="0" w:space="0" w:color="auto"/>
          </w:divBdr>
        </w:div>
        <w:div w:id="660038964">
          <w:marLeft w:val="480"/>
          <w:marRight w:val="0"/>
          <w:marTop w:val="0"/>
          <w:marBottom w:val="0"/>
          <w:divBdr>
            <w:top w:val="none" w:sz="0" w:space="0" w:color="auto"/>
            <w:left w:val="none" w:sz="0" w:space="0" w:color="auto"/>
            <w:bottom w:val="none" w:sz="0" w:space="0" w:color="auto"/>
            <w:right w:val="none" w:sz="0" w:space="0" w:color="auto"/>
          </w:divBdr>
        </w:div>
        <w:div w:id="736561607">
          <w:marLeft w:val="480"/>
          <w:marRight w:val="0"/>
          <w:marTop w:val="0"/>
          <w:marBottom w:val="0"/>
          <w:divBdr>
            <w:top w:val="none" w:sz="0" w:space="0" w:color="auto"/>
            <w:left w:val="none" w:sz="0" w:space="0" w:color="auto"/>
            <w:bottom w:val="none" w:sz="0" w:space="0" w:color="auto"/>
            <w:right w:val="none" w:sz="0" w:space="0" w:color="auto"/>
          </w:divBdr>
        </w:div>
        <w:div w:id="737091333">
          <w:marLeft w:val="480"/>
          <w:marRight w:val="0"/>
          <w:marTop w:val="0"/>
          <w:marBottom w:val="0"/>
          <w:divBdr>
            <w:top w:val="none" w:sz="0" w:space="0" w:color="auto"/>
            <w:left w:val="none" w:sz="0" w:space="0" w:color="auto"/>
            <w:bottom w:val="none" w:sz="0" w:space="0" w:color="auto"/>
            <w:right w:val="none" w:sz="0" w:space="0" w:color="auto"/>
          </w:divBdr>
        </w:div>
        <w:div w:id="765269567">
          <w:marLeft w:val="480"/>
          <w:marRight w:val="0"/>
          <w:marTop w:val="0"/>
          <w:marBottom w:val="0"/>
          <w:divBdr>
            <w:top w:val="none" w:sz="0" w:space="0" w:color="auto"/>
            <w:left w:val="none" w:sz="0" w:space="0" w:color="auto"/>
            <w:bottom w:val="none" w:sz="0" w:space="0" w:color="auto"/>
            <w:right w:val="none" w:sz="0" w:space="0" w:color="auto"/>
          </w:divBdr>
        </w:div>
        <w:div w:id="840314324">
          <w:marLeft w:val="480"/>
          <w:marRight w:val="0"/>
          <w:marTop w:val="0"/>
          <w:marBottom w:val="0"/>
          <w:divBdr>
            <w:top w:val="none" w:sz="0" w:space="0" w:color="auto"/>
            <w:left w:val="none" w:sz="0" w:space="0" w:color="auto"/>
            <w:bottom w:val="none" w:sz="0" w:space="0" w:color="auto"/>
            <w:right w:val="none" w:sz="0" w:space="0" w:color="auto"/>
          </w:divBdr>
        </w:div>
        <w:div w:id="841362376">
          <w:marLeft w:val="480"/>
          <w:marRight w:val="0"/>
          <w:marTop w:val="0"/>
          <w:marBottom w:val="0"/>
          <w:divBdr>
            <w:top w:val="none" w:sz="0" w:space="0" w:color="auto"/>
            <w:left w:val="none" w:sz="0" w:space="0" w:color="auto"/>
            <w:bottom w:val="none" w:sz="0" w:space="0" w:color="auto"/>
            <w:right w:val="none" w:sz="0" w:space="0" w:color="auto"/>
          </w:divBdr>
        </w:div>
        <w:div w:id="848063108">
          <w:marLeft w:val="480"/>
          <w:marRight w:val="0"/>
          <w:marTop w:val="0"/>
          <w:marBottom w:val="0"/>
          <w:divBdr>
            <w:top w:val="none" w:sz="0" w:space="0" w:color="auto"/>
            <w:left w:val="none" w:sz="0" w:space="0" w:color="auto"/>
            <w:bottom w:val="none" w:sz="0" w:space="0" w:color="auto"/>
            <w:right w:val="none" w:sz="0" w:space="0" w:color="auto"/>
          </w:divBdr>
        </w:div>
        <w:div w:id="902525847">
          <w:marLeft w:val="480"/>
          <w:marRight w:val="0"/>
          <w:marTop w:val="0"/>
          <w:marBottom w:val="0"/>
          <w:divBdr>
            <w:top w:val="none" w:sz="0" w:space="0" w:color="auto"/>
            <w:left w:val="none" w:sz="0" w:space="0" w:color="auto"/>
            <w:bottom w:val="none" w:sz="0" w:space="0" w:color="auto"/>
            <w:right w:val="none" w:sz="0" w:space="0" w:color="auto"/>
          </w:divBdr>
        </w:div>
      </w:divsChild>
    </w:div>
    <w:div w:id="151410359">
      <w:bodyDiv w:val="1"/>
      <w:marLeft w:val="0"/>
      <w:marRight w:val="0"/>
      <w:marTop w:val="0"/>
      <w:marBottom w:val="0"/>
      <w:divBdr>
        <w:top w:val="none" w:sz="0" w:space="0" w:color="auto"/>
        <w:left w:val="none" w:sz="0" w:space="0" w:color="auto"/>
        <w:bottom w:val="none" w:sz="0" w:space="0" w:color="auto"/>
        <w:right w:val="none" w:sz="0" w:space="0" w:color="auto"/>
      </w:divBdr>
    </w:div>
    <w:div w:id="151410555">
      <w:bodyDiv w:val="1"/>
      <w:marLeft w:val="0"/>
      <w:marRight w:val="0"/>
      <w:marTop w:val="0"/>
      <w:marBottom w:val="0"/>
      <w:divBdr>
        <w:top w:val="none" w:sz="0" w:space="0" w:color="auto"/>
        <w:left w:val="none" w:sz="0" w:space="0" w:color="auto"/>
        <w:bottom w:val="none" w:sz="0" w:space="0" w:color="auto"/>
        <w:right w:val="none" w:sz="0" w:space="0" w:color="auto"/>
      </w:divBdr>
    </w:div>
    <w:div w:id="151412461">
      <w:bodyDiv w:val="1"/>
      <w:marLeft w:val="0"/>
      <w:marRight w:val="0"/>
      <w:marTop w:val="0"/>
      <w:marBottom w:val="0"/>
      <w:divBdr>
        <w:top w:val="none" w:sz="0" w:space="0" w:color="auto"/>
        <w:left w:val="none" w:sz="0" w:space="0" w:color="auto"/>
        <w:bottom w:val="none" w:sz="0" w:space="0" w:color="auto"/>
        <w:right w:val="none" w:sz="0" w:space="0" w:color="auto"/>
      </w:divBdr>
    </w:div>
    <w:div w:id="151483403">
      <w:bodyDiv w:val="1"/>
      <w:marLeft w:val="0"/>
      <w:marRight w:val="0"/>
      <w:marTop w:val="0"/>
      <w:marBottom w:val="0"/>
      <w:divBdr>
        <w:top w:val="none" w:sz="0" w:space="0" w:color="auto"/>
        <w:left w:val="none" w:sz="0" w:space="0" w:color="auto"/>
        <w:bottom w:val="none" w:sz="0" w:space="0" w:color="auto"/>
        <w:right w:val="none" w:sz="0" w:space="0" w:color="auto"/>
      </w:divBdr>
    </w:div>
    <w:div w:id="151527703">
      <w:bodyDiv w:val="1"/>
      <w:marLeft w:val="0"/>
      <w:marRight w:val="0"/>
      <w:marTop w:val="0"/>
      <w:marBottom w:val="0"/>
      <w:divBdr>
        <w:top w:val="none" w:sz="0" w:space="0" w:color="auto"/>
        <w:left w:val="none" w:sz="0" w:space="0" w:color="auto"/>
        <w:bottom w:val="none" w:sz="0" w:space="0" w:color="auto"/>
        <w:right w:val="none" w:sz="0" w:space="0" w:color="auto"/>
      </w:divBdr>
      <w:divsChild>
        <w:div w:id="69816708">
          <w:marLeft w:val="480"/>
          <w:marRight w:val="0"/>
          <w:marTop w:val="0"/>
          <w:marBottom w:val="0"/>
          <w:divBdr>
            <w:top w:val="none" w:sz="0" w:space="0" w:color="auto"/>
            <w:left w:val="none" w:sz="0" w:space="0" w:color="auto"/>
            <w:bottom w:val="none" w:sz="0" w:space="0" w:color="auto"/>
            <w:right w:val="none" w:sz="0" w:space="0" w:color="auto"/>
          </w:divBdr>
        </w:div>
        <w:div w:id="92669536">
          <w:marLeft w:val="480"/>
          <w:marRight w:val="0"/>
          <w:marTop w:val="0"/>
          <w:marBottom w:val="0"/>
          <w:divBdr>
            <w:top w:val="none" w:sz="0" w:space="0" w:color="auto"/>
            <w:left w:val="none" w:sz="0" w:space="0" w:color="auto"/>
            <w:bottom w:val="none" w:sz="0" w:space="0" w:color="auto"/>
            <w:right w:val="none" w:sz="0" w:space="0" w:color="auto"/>
          </w:divBdr>
        </w:div>
        <w:div w:id="140394946">
          <w:marLeft w:val="480"/>
          <w:marRight w:val="0"/>
          <w:marTop w:val="0"/>
          <w:marBottom w:val="0"/>
          <w:divBdr>
            <w:top w:val="none" w:sz="0" w:space="0" w:color="auto"/>
            <w:left w:val="none" w:sz="0" w:space="0" w:color="auto"/>
            <w:bottom w:val="none" w:sz="0" w:space="0" w:color="auto"/>
            <w:right w:val="none" w:sz="0" w:space="0" w:color="auto"/>
          </w:divBdr>
        </w:div>
        <w:div w:id="153495320">
          <w:marLeft w:val="480"/>
          <w:marRight w:val="0"/>
          <w:marTop w:val="0"/>
          <w:marBottom w:val="0"/>
          <w:divBdr>
            <w:top w:val="none" w:sz="0" w:space="0" w:color="auto"/>
            <w:left w:val="none" w:sz="0" w:space="0" w:color="auto"/>
            <w:bottom w:val="none" w:sz="0" w:space="0" w:color="auto"/>
            <w:right w:val="none" w:sz="0" w:space="0" w:color="auto"/>
          </w:divBdr>
        </w:div>
        <w:div w:id="302194197">
          <w:marLeft w:val="480"/>
          <w:marRight w:val="0"/>
          <w:marTop w:val="0"/>
          <w:marBottom w:val="0"/>
          <w:divBdr>
            <w:top w:val="none" w:sz="0" w:space="0" w:color="auto"/>
            <w:left w:val="none" w:sz="0" w:space="0" w:color="auto"/>
            <w:bottom w:val="none" w:sz="0" w:space="0" w:color="auto"/>
            <w:right w:val="none" w:sz="0" w:space="0" w:color="auto"/>
          </w:divBdr>
        </w:div>
        <w:div w:id="318659384">
          <w:marLeft w:val="480"/>
          <w:marRight w:val="0"/>
          <w:marTop w:val="0"/>
          <w:marBottom w:val="0"/>
          <w:divBdr>
            <w:top w:val="none" w:sz="0" w:space="0" w:color="auto"/>
            <w:left w:val="none" w:sz="0" w:space="0" w:color="auto"/>
            <w:bottom w:val="none" w:sz="0" w:space="0" w:color="auto"/>
            <w:right w:val="none" w:sz="0" w:space="0" w:color="auto"/>
          </w:divBdr>
        </w:div>
        <w:div w:id="385497428">
          <w:marLeft w:val="480"/>
          <w:marRight w:val="0"/>
          <w:marTop w:val="0"/>
          <w:marBottom w:val="0"/>
          <w:divBdr>
            <w:top w:val="none" w:sz="0" w:space="0" w:color="auto"/>
            <w:left w:val="none" w:sz="0" w:space="0" w:color="auto"/>
            <w:bottom w:val="none" w:sz="0" w:space="0" w:color="auto"/>
            <w:right w:val="none" w:sz="0" w:space="0" w:color="auto"/>
          </w:divBdr>
        </w:div>
        <w:div w:id="425462892">
          <w:marLeft w:val="480"/>
          <w:marRight w:val="0"/>
          <w:marTop w:val="0"/>
          <w:marBottom w:val="0"/>
          <w:divBdr>
            <w:top w:val="none" w:sz="0" w:space="0" w:color="auto"/>
            <w:left w:val="none" w:sz="0" w:space="0" w:color="auto"/>
            <w:bottom w:val="none" w:sz="0" w:space="0" w:color="auto"/>
            <w:right w:val="none" w:sz="0" w:space="0" w:color="auto"/>
          </w:divBdr>
        </w:div>
        <w:div w:id="462426528">
          <w:marLeft w:val="480"/>
          <w:marRight w:val="0"/>
          <w:marTop w:val="0"/>
          <w:marBottom w:val="0"/>
          <w:divBdr>
            <w:top w:val="none" w:sz="0" w:space="0" w:color="auto"/>
            <w:left w:val="none" w:sz="0" w:space="0" w:color="auto"/>
            <w:bottom w:val="none" w:sz="0" w:space="0" w:color="auto"/>
            <w:right w:val="none" w:sz="0" w:space="0" w:color="auto"/>
          </w:divBdr>
        </w:div>
        <w:div w:id="518668332">
          <w:marLeft w:val="480"/>
          <w:marRight w:val="0"/>
          <w:marTop w:val="0"/>
          <w:marBottom w:val="0"/>
          <w:divBdr>
            <w:top w:val="none" w:sz="0" w:space="0" w:color="auto"/>
            <w:left w:val="none" w:sz="0" w:space="0" w:color="auto"/>
            <w:bottom w:val="none" w:sz="0" w:space="0" w:color="auto"/>
            <w:right w:val="none" w:sz="0" w:space="0" w:color="auto"/>
          </w:divBdr>
        </w:div>
        <w:div w:id="581183743">
          <w:marLeft w:val="480"/>
          <w:marRight w:val="0"/>
          <w:marTop w:val="0"/>
          <w:marBottom w:val="0"/>
          <w:divBdr>
            <w:top w:val="none" w:sz="0" w:space="0" w:color="auto"/>
            <w:left w:val="none" w:sz="0" w:space="0" w:color="auto"/>
            <w:bottom w:val="none" w:sz="0" w:space="0" w:color="auto"/>
            <w:right w:val="none" w:sz="0" w:space="0" w:color="auto"/>
          </w:divBdr>
        </w:div>
        <w:div w:id="603271067">
          <w:marLeft w:val="480"/>
          <w:marRight w:val="0"/>
          <w:marTop w:val="0"/>
          <w:marBottom w:val="0"/>
          <w:divBdr>
            <w:top w:val="none" w:sz="0" w:space="0" w:color="auto"/>
            <w:left w:val="none" w:sz="0" w:space="0" w:color="auto"/>
            <w:bottom w:val="none" w:sz="0" w:space="0" w:color="auto"/>
            <w:right w:val="none" w:sz="0" w:space="0" w:color="auto"/>
          </w:divBdr>
        </w:div>
        <w:div w:id="795560435">
          <w:marLeft w:val="480"/>
          <w:marRight w:val="0"/>
          <w:marTop w:val="0"/>
          <w:marBottom w:val="0"/>
          <w:divBdr>
            <w:top w:val="none" w:sz="0" w:space="0" w:color="auto"/>
            <w:left w:val="none" w:sz="0" w:space="0" w:color="auto"/>
            <w:bottom w:val="none" w:sz="0" w:space="0" w:color="auto"/>
            <w:right w:val="none" w:sz="0" w:space="0" w:color="auto"/>
          </w:divBdr>
        </w:div>
        <w:div w:id="892085737">
          <w:marLeft w:val="480"/>
          <w:marRight w:val="0"/>
          <w:marTop w:val="0"/>
          <w:marBottom w:val="0"/>
          <w:divBdr>
            <w:top w:val="none" w:sz="0" w:space="0" w:color="auto"/>
            <w:left w:val="none" w:sz="0" w:space="0" w:color="auto"/>
            <w:bottom w:val="none" w:sz="0" w:space="0" w:color="auto"/>
            <w:right w:val="none" w:sz="0" w:space="0" w:color="auto"/>
          </w:divBdr>
        </w:div>
        <w:div w:id="910851679">
          <w:marLeft w:val="480"/>
          <w:marRight w:val="0"/>
          <w:marTop w:val="0"/>
          <w:marBottom w:val="0"/>
          <w:divBdr>
            <w:top w:val="none" w:sz="0" w:space="0" w:color="auto"/>
            <w:left w:val="none" w:sz="0" w:space="0" w:color="auto"/>
            <w:bottom w:val="none" w:sz="0" w:space="0" w:color="auto"/>
            <w:right w:val="none" w:sz="0" w:space="0" w:color="auto"/>
          </w:divBdr>
        </w:div>
      </w:divsChild>
    </w:div>
    <w:div w:id="151532641">
      <w:bodyDiv w:val="1"/>
      <w:marLeft w:val="0"/>
      <w:marRight w:val="0"/>
      <w:marTop w:val="0"/>
      <w:marBottom w:val="0"/>
      <w:divBdr>
        <w:top w:val="none" w:sz="0" w:space="0" w:color="auto"/>
        <w:left w:val="none" w:sz="0" w:space="0" w:color="auto"/>
        <w:bottom w:val="none" w:sz="0" w:space="0" w:color="auto"/>
        <w:right w:val="none" w:sz="0" w:space="0" w:color="auto"/>
      </w:divBdr>
    </w:div>
    <w:div w:id="151725562">
      <w:bodyDiv w:val="1"/>
      <w:marLeft w:val="0"/>
      <w:marRight w:val="0"/>
      <w:marTop w:val="0"/>
      <w:marBottom w:val="0"/>
      <w:divBdr>
        <w:top w:val="none" w:sz="0" w:space="0" w:color="auto"/>
        <w:left w:val="none" w:sz="0" w:space="0" w:color="auto"/>
        <w:bottom w:val="none" w:sz="0" w:space="0" w:color="auto"/>
        <w:right w:val="none" w:sz="0" w:space="0" w:color="auto"/>
      </w:divBdr>
    </w:div>
    <w:div w:id="151726223">
      <w:bodyDiv w:val="1"/>
      <w:marLeft w:val="0"/>
      <w:marRight w:val="0"/>
      <w:marTop w:val="0"/>
      <w:marBottom w:val="0"/>
      <w:divBdr>
        <w:top w:val="none" w:sz="0" w:space="0" w:color="auto"/>
        <w:left w:val="none" w:sz="0" w:space="0" w:color="auto"/>
        <w:bottom w:val="none" w:sz="0" w:space="0" w:color="auto"/>
        <w:right w:val="none" w:sz="0" w:space="0" w:color="auto"/>
      </w:divBdr>
    </w:div>
    <w:div w:id="151798478">
      <w:bodyDiv w:val="1"/>
      <w:marLeft w:val="0"/>
      <w:marRight w:val="0"/>
      <w:marTop w:val="0"/>
      <w:marBottom w:val="0"/>
      <w:divBdr>
        <w:top w:val="none" w:sz="0" w:space="0" w:color="auto"/>
        <w:left w:val="none" w:sz="0" w:space="0" w:color="auto"/>
        <w:bottom w:val="none" w:sz="0" w:space="0" w:color="auto"/>
        <w:right w:val="none" w:sz="0" w:space="0" w:color="auto"/>
      </w:divBdr>
    </w:div>
    <w:div w:id="151798862">
      <w:bodyDiv w:val="1"/>
      <w:marLeft w:val="0"/>
      <w:marRight w:val="0"/>
      <w:marTop w:val="0"/>
      <w:marBottom w:val="0"/>
      <w:divBdr>
        <w:top w:val="none" w:sz="0" w:space="0" w:color="auto"/>
        <w:left w:val="none" w:sz="0" w:space="0" w:color="auto"/>
        <w:bottom w:val="none" w:sz="0" w:space="0" w:color="auto"/>
        <w:right w:val="none" w:sz="0" w:space="0" w:color="auto"/>
      </w:divBdr>
    </w:div>
    <w:div w:id="151872798">
      <w:bodyDiv w:val="1"/>
      <w:marLeft w:val="0"/>
      <w:marRight w:val="0"/>
      <w:marTop w:val="0"/>
      <w:marBottom w:val="0"/>
      <w:divBdr>
        <w:top w:val="none" w:sz="0" w:space="0" w:color="auto"/>
        <w:left w:val="none" w:sz="0" w:space="0" w:color="auto"/>
        <w:bottom w:val="none" w:sz="0" w:space="0" w:color="auto"/>
        <w:right w:val="none" w:sz="0" w:space="0" w:color="auto"/>
      </w:divBdr>
    </w:div>
    <w:div w:id="151987356">
      <w:bodyDiv w:val="1"/>
      <w:marLeft w:val="0"/>
      <w:marRight w:val="0"/>
      <w:marTop w:val="0"/>
      <w:marBottom w:val="0"/>
      <w:divBdr>
        <w:top w:val="none" w:sz="0" w:space="0" w:color="auto"/>
        <w:left w:val="none" w:sz="0" w:space="0" w:color="auto"/>
        <w:bottom w:val="none" w:sz="0" w:space="0" w:color="auto"/>
        <w:right w:val="none" w:sz="0" w:space="0" w:color="auto"/>
      </w:divBdr>
    </w:div>
    <w:div w:id="152264241">
      <w:bodyDiv w:val="1"/>
      <w:marLeft w:val="0"/>
      <w:marRight w:val="0"/>
      <w:marTop w:val="0"/>
      <w:marBottom w:val="0"/>
      <w:divBdr>
        <w:top w:val="none" w:sz="0" w:space="0" w:color="auto"/>
        <w:left w:val="none" w:sz="0" w:space="0" w:color="auto"/>
        <w:bottom w:val="none" w:sz="0" w:space="0" w:color="auto"/>
        <w:right w:val="none" w:sz="0" w:space="0" w:color="auto"/>
      </w:divBdr>
    </w:div>
    <w:div w:id="152332959">
      <w:bodyDiv w:val="1"/>
      <w:marLeft w:val="0"/>
      <w:marRight w:val="0"/>
      <w:marTop w:val="0"/>
      <w:marBottom w:val="0"/>
      <w:divBdr>
        <w:top w:val="none" w:sz="0" w:space="0" w:color="auto"/>
        <w:left w:val="none" w:sz="0" w:space="0" w:color="auto"/>
        <w:bottom w:val="none" w:sz="0" w:space="0" w:color="auto"/>
        <w:right w:val="none" w:sz="0" w:space="0" w:color="auto"/>
      </w:divBdr>
    </w:div>
    <w:div w:id="152376203">
      <w:bodyDiv w:val="1"/>
      <w:marLeft w:val="0"/>
      <w:marRight w:val="0"/>
      <w:marTop w:val="0"/>
      <w:marBottom w:val="0"/>
      <w:divBdr>
        <w:top w:val="none" w:sz="0" w:space="0" w:color="auto"/>
        <w:left w:val="none" w:sz="0" w:space="0" w:color="auto"/>
        <w:bottom w:val="none" w:sz="0" w:space="0" w:color="auto"/>
        <w:right w:val="none" w:sz="0" w:space="0" w:color="auto"/>
      </w:divBdr>
    </w:div>
    <w:div w:id="152528130">
      <w:bodyDiv w:val="1"/>
      <w:marLeft w:val="0"/>
      <w:marRight w:val="0"/>
      <w:marTop w:val="0"/>
      <w:marBottom w:val="0"/>
      <w:divBdr>
        <w:top w:val="none" w:sz="0" w:space="0" w:color="auto"/>
        <w:left w:val="none" w:sz="0" w:space="0" w:color="auto"/>
        <w:bottom w:val="none" w:sz="0" w:space="0" w:color="auto"/>
        <w:right w:val="none" w:sz="0" w:space="0" w:color="auto"/>
      </w:divBdr>
    </w:div>
    <w:div w:id="152531636">
      <w:bodyDiv w:val="1"/>
      <w:marLeft w:val="0"/>
      <w:marRight w:val="0"/>
      <w:marTop w:val="0"/>
      <w:marBottom w:val="0"/>
      <w:divBdr>
        <w:top w:val="none" w:sz="0" w:space="0" w:color="auto"/>
        <w:left w:val="none" w:sz="0" w:space="0" w:color="auto"/>
        <w:bottom w:val="none" w:sz="0" w:space="0" w:color="auto"/>
        <w:right w:val="none" w:sz="0" w:space="0" w:color="auto"/>
      </w:divBdr>
    </w:div>
    <w:div w:id="152643727">
      <w:bodyDiv w:val="1"/>
      <w:marLeft w:val="0"/>
      <w:marRight w:val="0"/>
      <w:marTop w:val="0"/>
      <w:marBottom w:val="0"/>
      <w:divBdr>
        <w:top w:val="none" w:sz="0" w:space="0" w:color="auto"/>
        <w:left w:val="none" w:sz="0" w:space="0" w:color="auto"/>
        <w:bottom w:val="none" w:sz="0" w:space="0" w:color="auto"/>
        <w:right w:val="none" w:sz="0" w:space="0" w:color="auto"/>
      </w:divBdr>
    </w:div>
    <w:div w:id="152648977">
      <w:bodyDiv w:val="1"/>
      <w:marLeft w:val="0"/>
      <w:marRight w:val="0"/>
      <w:marTop w:val="0"/>
      <w:marBottom w:val="0"/>
      <w:divBdr>
        <w:top w:val="none" w:sz="0" w:space="0" w:color="auto"/>
        <w:left w:val="none" w:sz="0" w:space="0" w:color="auto"/>
        <w:bottom w:val="none" w:sz="0" w:space="0" w:color="auto"/>
        <w:right w:val="none" w:sz="0" w:space="0" w:color="auto"/>
      </w:divBdr>
      <w:divsChild>
        <w:div w:id="19405138">
          <w:marLeft w:val="480"/>
          <w:marRight w:val="0"/>
          <w:marTop w:val="0"/>
          <w:marBottom w:val="0"/>
          <w:divBdr>
            <w:top w:val="none" w:sz="0" w:space="0" w:color="auto"/>
            <w:left w:val="none" w:sz="0" w:space="0" w:color="auto"/>
            <w:bottom w:val="none" w:sz="0" w:space="0" w:color="auto"/>
            <w:right w:val="none" w:sz="0" w:space="0" w:color="auto"/>
          </w:divBdr>
        </w:div>
        <w:div w:id="95518255">
          <w:marLeft w:val="480"/>
          <w:marRight w:val="0"/>
          <w:marTop w:val="0"/>
          <w:marBottom w:val="0"/>
          <w:divBdr>
            <w:top w:val="none" w:sz="0" w:space="0" w:color="auto"/>
            <w:left w:val="none" w:sz="0" w:space="0" w:color="auto"/>
            <w:bottom w:val="none" w:sz="0" w:space="0" w:color="auto"/>
            <w:right w:val="none" w:sz="0" w:space="0" w:color="auto"/>
          </w:divBdr>
        </w:div>
        <w:div w:id="151682845">
          <w:marLeft w:val="480"/>
          <w:marRight w:val="0"/>
          <w:marTop w:val="0"/>
          <w:marBottom w:val="0"/>
          <w:divBdr>
            <w:top w:val="none" w:sz="0" w:space="0" w:color="auto"/>
            <w:left w:val="none" w:sz="0" w:space="0" w:color="auto"/>
            <w:bottom w:val="none" w:sz="0" w:space="0" w:color="auto"/>
            <w:right w:val="none" w:sz="0" w:space="0" w:color="auto"/>
          </w:divBdr>
        </w:div>
        <w:div w:id="156961931">
          <w:marLeft w:val="480"/>
          <w:marRight w:val="0"/>
          <w:marTop w:val="0"/>
          <w:marBottom w:val="0"/>
          <w:divBdr>
            <w:top w:val="none" w:sz="0" w:space="0" w:color="auto"/>
            <w:left w:val="none" w:sz="0" w:space="0" w:color="auto"/>
            <w:bottom w:val="none" w:sz="0" w:space="0" w:color="auto"/>
            <w:right w:val="none" w:sz="0" w:space="0" w:color="auto"/>
          </w:divBdr>
        </w:div>
        <w:div w:id="199518352">
          <w:marLeft w:val="480"/>
          <w:marRight w:val="0"/>
          <w:marTop w:val="0"/>
          <w:marBottom w:val="0"/>
          <w:divBdr>
            <w:top w:val="none" w:sz="0" w:space="0" w:color="auto"/>
            <w:left w:val="none" w:sz="0" w:space="0" w:color="auto"/>
            <w:bottom w:val="none" w:sz="0" w:space="0" w:color="auto"/>
            <w:right w:val="none" w:sz="0" w:space="0" w:color="auto"/>
          </w:divBdr>
        </w:div>
        <w:div w:id="207572055">
          <w:marLeft w:val="480"/>
          <w:marRight w:val="0"/>
          <w:marTop w:val="0"/>
          <w:marBottom w:val="0"/>
          <w:divBdr>
            <w:top w:val="none" w:sz="0" w:space="0" w:color="auto"/>
            <w:left w:val="none" w:sz="0" w:space="0" w:color="auto"/>
            <w:bottom w:val="none" w:sz="0" w:space="0" w:color="auto"/>
            <w:right w:val="none" w:sz="0" w:space="0" w:color="auto"/>
          </w:divBdr>
        </w:div>
        <w:div w:id="412703529">
          <w:marLeft w:val="480"/>
          <w:marRight w:val="0"/>
          <w:marTop w:val="0"/>
          <w:marBottom w:val="0"/>
          <w:divBdr>
            <w:top w:val="none" w:sz="0" w:space="0" w:color="auto"/>
            <w:left w:val="none" w:sz="0" w:space="0" w:color="auto"/>
            <w:bottom w:val="none" w:sz="0" w:space="0" w:color="auto"/>
            <w:right w:val="none" w:sz="0" w:space="0" w:color="auto"/>
          </w:divBdr>
        </w:div>
        <w:div w:id="440880281">
          <w:marLeft w:val="480"/>
          <w:marRight w:val="0"/>
          <w:marTop w:val="0"/>
          <w:marBottom w:val="0"/>
          <w:divBdr>
            <w:top w:val="none" w:sz="0" w:space="0" w:color="auto"/>
            <w:left w:val="none" w:sz="0" w:space="0" w:color="auto"/>
            <w:bottom w:val="none" w:sz="0" w:space="0" w:color="auto"/>
            <w:right w:val="none" w:sz="0" w:space="0" w:color="auto"/>
          </w:divBdr>
        </w:div>
        <w:div w:id="475607547">
          <w:marLeft w:val="480"/>
          <w:marRight w:val="0"/>
          <w:marTop w:val="0"/>
          <w:marBottom w:val="0"/>
          <w:divBdr>
            <w:top w:val="none" w:sz="0" w:space="0" w:color="auto"/>
            <w:left w:val="none" w:sz="0" w:space="0" w:color="auto"/>
            <w:bottom w:val="none" w:sz="0" w:space="0" w:color="auto"/>
            <w:right w:val="none" w:sz="0" w:space="0" w:color="auto"/>
          </w:divBdr>
        </w:div>
        <w:div w:id="516388279">
          <w:marLeft w:val="480"/>
          <w:marRight w:val="0"/>
          <w:marTop w:val="0"/>
          <w:marBottom w:val="0"/>
          <w:divBdr>
            <w:top w:val="none" w:sz="0" w:space="0" w:color="auto"/>
            <w:left w:val="none" w:sz="0" w:space="0" w:color="auto"/>
            <w:bottom w:val="none" w:sz="0" w:space="0" w:color="auto"/>
            <w:right w:val="none" w:sz="0" w:space="0" w:color="auto"/>
          </w:divBdr>
        </w:div>
        <w:div w:id="552927474">
          <w:marLeft w:val="480"/>
          <w:marRight w:val="0"/>
          <w:marTop w:val="0"/>
          <w:marBottom w:val="0"/>
          <w:divBdr>
            <w:top w:val="none" w:sz="0" w:space="0" w:color="auto"/>
            <w:left w:val="none" w:sz="0" w:space="0" w:color="auto"/>
            <w:bottom w:val="none" w:sz="0" w:space="0" w:color="auto"/>
            <w:right w:val="none" w:sz="0" w:space="0" w:color="auto"/>
          </w:divBdr>
        </w:div>
        <w:div w:id="688917476">
          <w:marLeft w:val="480"/>
          <w:marRight w:val="0"/>
          <w:marTop w:val="0"/>
          <w:marBottom w:val="0"/>
          <w:divBdr>
            <w:top w:val="none" w:sz="0" w:space="0" w:color="auto"/>
            <w:left w:val="none" w:sz="0" w:space="0" w:color="auto"/>
            <w:bottom w:val="none" w:sz="0" w:space="0" w:color="auto"/>
            <w:right w:val="none" w:sz="0" w:space="0" w:color="auto"/>
          </w:divBdr>
        </w:div>
        <w:div w:id="691496284">
          <w:marLeft w:val="480"/>
          <w:marRight w:val="0"/>
          <w:marTop w:val="0"/>
          <w:marBottom w:val="0"/>
          <w:divBdr>
            <w:top w:val="none" w:sz="0" w:space="0" w:color="auto"/>
            <w:left w:val="none" w:sz="0" w:space="0" w:color="auto"/>
            <w:bottom w:val="none" w:sz="0" w:space="0" w:color="auto"/>
            <w:right w:val="none" w:sz="0" w:space="0" w:color="auto"/>
          </w:divBdr>
        </w:div>
        <w:div w:id="755442123">
          <w:marLeft w:val="480"/>
          <w:marRight w:val="0"/>
          <w:marTop w:val="0"/>
          <w:marBottom w:val="0"/>
          <w:divBdr>
            <w:top w:val="none" w:sz="0" w:space="0" w:color="auto"/>
            <w:left w:val="none" w:sz="0" w:space="0" w:color="auto"/>
            <w:bottom w:val="none" w:sz="0" w:space="0" w:color="auto"/>
            <w:right w:val="none" w:sz="0" w:space="0" w:color="auto"/>
          </w:divBdr>
        </w:div>
        <w:div w:id="797651663">
          <w:marLeft w:val="480"/>
          <w:marRight w:val="0"/>
          <w:marTop w:val="0"/>
          <w:marBottom w:val="0"/>
          <w:divBdr>
            <w:top w:val="none" w:sz="0" w:space="0" w:color="auto"/>
            <w:left w:val="none" w:sz="0" w:space="0" w:color="auto"/>
            <w:bottom w:val="none" w:sz="0" w:space="0" w:color="auto"/>
            <w:right w:val="none" w:sz="0" w:space="0" w:color="auto"/>
          </w:divBdr>
        </w:div>
        <w:div w:id="802307881">
          <w:marLeft w:val="480"/>
          <w:marRight w:val="0"/>
          <w:marTop w:val="0"/>
          <w:marBottom w:val="0"/>
          <w:divBdr>
            <w:top w:val="none" w:sz="0" w:space="0" w:color="auto"/>
            <w:left w:val="none" w:sz="0" w:space="0" w:color="auto"/>
            <w:bottom w:val="none" w:sz="0" w:space="0" w:color="auto"/>
            <w:right w:val="none" w:sz="0" w:space="0" w:color="auto"/>
          </w:divBdr>
        </w:div>
        <w:div w:id="870073585">
          <w:marLeft w:val="480"/>
          <w:marRight w:val="0"/>
          <w:marTop w:val="0"/>
          <w:marBottom w:val="0"/>
          <w:divBdr>
            <w:top w:val="none" w:sz="0" w:space="0" w:color="auto"/>
            <w:left w:val="none" w:sz="0" w:space="0" w:color="auto"/>
            <w:bottom w:val="none" w:sz="0" w:space="0" w:color="auto"/>
            <w:right w:val="none" w:sz="0" w:space="0" w:color="auto"/>
          </w:divBdr>
        </w:div>
      </w:divsChild>
    </w:div>
    <w:div w:id="152722770">
      <w:bodyDiv w:val="1"/>
      <w:marLeft w:val="0"/>
      <w:marRight w:val="0"/>
      <w:marTop w:val="0"/>
      <w:marBottom w:val="0"/>
      <w:divBdr>
        <w:top w:val="none" w:sz="0" w:space="0" w:color="auto"/>
        <w:left w:val="none" w:sz="0" w:space="0" w:color="auto"/>
        <w:bottom w:val="none" w:sz="0" w:space="0" w:color="auto"/>
        <w:right w:val="none" w:sz="0" w:space="0" w:color="auto"/>
      </w:divBdr>
    </w:div>
    <w:div w:id="152793550">
      <w:bodyDiv w:val="1"/>
      <w:marLeft w:val="0"/>
      <w:marRight w:val="0"/>
      <w:marTop w:val="0"/>
      <w:marBottom w:val="0"/>
      <w:divBdr>
        <w:top w:val="none" w:sz="0" w:space="0" w:color="auto"/>
        <w:left w:val="none" w:sz="0" w:space="0" w:color="auto"/>
        <w:bottom w:val="none" w:sz="0" w:space="0" w:color="auto"/>
        <w:right w:val="none" w:sz="0" w:space="0" w:color="auto"/>
      </w:divBdr>
    </w:div>
    <w:div w:id="152844161">
      <w:bodyDiv w:val="1"/>
      <w:marLeft w:val="0"/>
      <w:marRight w:val="0"/>
      <w:marTop w:val="0"/>
      <w:marBottom w:val="0"/>
      <w:divBdr>
        <w:top w:val="none" w:sz="0" w:space="0" w:color="auto"/>
        <w:left w:val="none" w:sz="0" w:space="0" w:color="auto"/>
        <w:bottom w:val="none" w:sz="0" w:space="0" w:color="auto"/>
        <w:right w:val="none" w:sz="0" w:space="0" w:color="auto"/>
      </w:divBdr>
    </w:div>
    <w:div w:id="153036016">
      <w:bodyDiv w:val="1"/>
      <w:marLeft w:val="0"/>
      <w:marRight w:val="0"/>
      <w:marTop w:val="0"/>
      <w:marBottom w:val="0"/>
      <w:divBdr>
        <w:top w:val="none" w:sz="0" w:space="0" w:color="auto"/>
        <w:left w:val="none" w:sz="0" w:space="0" w:color="auto"/>
        <w:bottom w:val="none" w:sz="0" w:space="0" w:color="auto"/>
        <w:right w:val="none" w:sz="0" w:space="0" w:color="auto"/>
      </w:divBdr>
    </w:div>
    <w:div w:id="153036125">
      <w:bodyDiv w:val="1"/>
      <w:marLeft w:val="0"/>
      <w:marRight w:val="0"/>
      <w:marTop w:val="0"/>
      <w:marBottom w:val="0"/>
      <w:divBdr>
        <w:top w:val="none" w:sz="0" w:space="0" w:color="auto"/>
        <w:left w:val="none" w:sz="0" w:space="0" w:color="auto"/>
        <w:bottom w:val="none" w:sz="0" w:space="0" w:color="auto"/>
        <w:right w:val="none" w:sz="0" w:space="0" w:color="auto"/>
      </w:divBdr>
    </w:div>
    <w:div w:id="153109694">
      <w:bodyDiv w:val="1"/>
      <w:marLeft w:val="0"/>
      <w:marRight w:val="0"/>
      <w:marTop w:val="0"/>
      <w:marBottom w:val="0"/>
      <w:divBdr>
        <w:top w:val="none" w:sz="0" w:space="0" w:color="auto"/>
        <w:left w:val="none" w:sz="0" w:space="0" w:color="auto"/>
        <w:bottom w:val="none" w:sz="0" w:space="0" w:color="auto"/>
        <w:right w:val="none" w:sz="0" w:space="0" w:color="auto"/>
      </w:divBdr>
    </w:div>
    <w:div w:id="153179503">
      <w:bodyDiv w:val="1"/>
      <w:marLeft w:val="0"/>
      <w:marRight w:val="0"/>
      <w:marTop w:val="0"/>
      <w:marBottom w:val="0"/>
      <w:divBdr>
        <w:top w:val="none" w:sz="0" w:space="0" w:color="auto"/>
        <w:left w:val="none" w:sz="0" w:space="0" w:color="auto"/>
        <w:bottom w:val="none" w:sz="0" w:space="0" w:color="auto"/>
        <w:right w:val="none" w:sz="0" w:space="0" w:color="auto"/>
      </w:divBdr>
    </w:div>
    <w:div w:id="153226613">
      <w:bodyDiv w:val="1"/>
      <w:marLeft w:val="0"/>
      <w:marRight w:val="0"/>
      <w:marTop w:val="0"/>
      <w:marBottom w:val="0"/>
      <w:divBdr>
        <w:top w:val="none" w:sz="0" w:space="0" w:color="auto"/>
        <w:left w:val="none" w:sz="0" w:space="0" w:color="auto"/>
        <w:bottom w:val="none" w:sz="0" w:space="0" w:color="auto"/>
        <w:right w:val="none" w:sz="0" w:space="0" w:color="auto"/>
      </w:divBdr>
    </w:div>
    <w:div w:id="153254871">
      <w:bodyDiv w:val="1"/>
      <w:marLeft w:val="0"/>
      <w:marRight w:val="0"/>
      <w:marTop w:val="0"/>
      <w:marBottom w:val="0"/>
      <w:divBdr>
        <w:top w:val="none" w:sz="0" w:space="0" w:color="auto"/>
        <w:left w:val="none" w:sz="0" w:space="0" w:color="auto"/>
        <w:bottom w:val="none" w:sz="0" w:space="0" w:color="auto"/>
        <w:right w:val="none" w:sz="0" w:space="0" w:color="auto"/>
      </w:divBdr>
    </w:div>
    <w:div w:id="153305314">
      <w:bodyDiv w:val="1"/>
      <w:marLeft w:val="0"/>
      <w:marRight w:val="0"/>
      <w:marTop w:val="0"/>
      <w:marBottom w:val="0"/>
      <w:divBdr>
        <w:top w:val="none" w:sz="0" w:space="0" w:color="auto"/>
        <w:left w:val="none" w:sz="0" w:space="0" w:color="auto"/>
        <w:bottom w:val="none" w:sz="0" w:space="0" w:color="auto"/>
        <w:right w:val="none" w:sz="0" w:space="0" w:color="auto"/>
      </w:divBdr>
    </w:div>
    <w:div w:id="153374743">
      <w:bodyDiv w:val="1"/>
      <w:marLeft w:val="0"/>
      <w:marRight w:val="0"/>
      <w:marTop w:val="0"/>
      <w:marBottom w:val="0"/>
      <w:divBdr>
        <w:top w:val="none" w:sz="0" w:space="0" w:color="auto"/>
        <w:left w:val="none" w:sz="0" w:space="0" w:color="auto"/>
        <w:bottom w:val="none" w:sz="0" w:space="0" w:color="auto"/>
        <w:right w:val="none" w:sz="0" w:space="0" w:color="auto"/>
      </w:divBdr>
    </w:div>
    <w:div w:id="153374751">
      <w:bodyDiv w:val="1"/>
      <w:marLeft w:val="0"/>
      <w:marRight w:val="0"/>
      <w:marTop w:val="0"/>
      <w:marBottom w:val="0"/>
      <w:divBdr>
        <w:top w:val="none" w:sz="0" w:space="0" w:color="auto"/>
        <w:left w:val="none" w:sz="0" w:space="0" w:color="auto"/>
        <w:bottom w:val="none" w:sz="0" w:space="0" w:color="auto"/>
        <w:right w:val="none" w:sz="0" w:space="0" w:color="auto"/>
      </w:divBdr>
    </w:div>
    <w:div w:id="153420302">
      <w:bodyDiv w:val="1"/>
      <w:marLeft w:val="0"/>
      <w:marRight w:val="0"/>
      <w:marTop w:val="0"/>
      <w:marBottom w:val="0"/>
      <w:divBdr>
        <w:top w:val="none" w:sz="0" w:space="0" w:color="auto"/>
        <w:left w:val="none" w:sz="0" w:space="0" w:color="auto"/>
        <w:bottom w:val="none" w:sz="0" w:space="0" w:color="auto"/>
        <w:right w:val="none" w:sz="0" w:space="0" w:color="auto"/>
      </w:divBdr>
    </w:div>
    <w:div w:id="153568193">
      <w:bodyDiv w:val="1"/>
      <w:marLeft w:val="0"/>
      <w:marRight w:val="0"/>
      <w:marTop w:val="0"/>
      <w:marBottom w:val="0"/>
      <w:divBdr>
        <w:top w:val="none" w:sz="0" w:space="0" w:color="auto"/>
        <w:left w:val="none" w:sz="0" w:space="0" w:color="auto"/>
        <w:bottom w:val="none" w:sz="0" w:space="0" w:color="auto"/>
        <w:right w:val="none" w:sz="0" w:space="0" w:color="auto"/>
      </w:divBdr>
    </w:div>
    <w:div w:id="153691156">
      <w:bodyDiv w:val="1"/>
      <w:marLeft w:val="0"/>
      <w:marRight w:val="0"/>
      <w:marTop w:val="0"/>
      <w:marBottom w:val="0"/>
      <w:divBdr>
        <w:top w:val="none" w:sz="0" w:space="0" w:color="auto"/>
        <w:left w:val="none" w:sz="0" w:space="0" w:color="auto"/>
        <w:bottom w:val="none" w:sz="0" w:space="0" w:color="auto"/>
        <w:right w:val="none" w:sz="0" w:space="0" w:color="auto"/>
      </w:divBdr>
    </w:div>
    <w:div w:id="153843704">
      <w:bodyDiv w:val="1"/>
      <w:marLeft w:val="0"/>
      <w:marRight w:val="0"/>
      <w:marTop w:val="0"/>
      <w:marBottom w:val="0"/>
      <w:divBdr>
        <w:top w:val="none" w:sz="0" w:space="0" w:color="auto"/>
        <w:left w:val="none" w:sz="0" w:space="0" w:color="auto"/>
        <w:bottom w:val="none" w:sz="0" w:space="0" w:color="auto"/>
        <w:right w:val="none" w:sz="0" w:space="0" w:color="auto"/>
      </w:divBdr>
    </w:div>
    <w:div w:id="154147792">
      <w:bodyDiv w:val="1"/>
      <w:marLeft w:val="0"/>
      <w:marRight w:val="0"/>
      <w:marTop w:val="0"/>
      <w:marBottom w:val="0"/>
      <w:divBdr>
        <w:top w:val="none" w:sz="0" w:space="0" w:color="auto"/>
        <w:left w:val="none" w:sz="0" w:space="0" w:color="auto"/>
        <w:bottom w:val="none" w:sz="0" w:space="0" w:color="auto"/>
        <w:right w:val="none" w:sz="0" w:space="0" w:color="auto"/>
      </w:divBdr>
    </w:div>
    <w:div w:id="154148229">
      <w:bodyDiv w:val="1"/>
      <w:marLeft w:val="0"/>
      <w:marRight w:val="0"/>
      <w:marTop w:val="0"/>
      <w:marBottom w:val="0"/>
      <w:divBdr>
        <w:top w:val="none" w:sz="0" w:space="0" w:color="auto"/>
        <w:left w:val="none" w:sz="0" w:space="0" w:color="auto"/>
        <w:bottom w:val="none" w:sz="0" w:space="0" w:color="auto"/>
        <w:right w:val="none" w:sz="0" w:space="0" w:color="auto"/>
      </w:divBdr>
    </w:div>
    <w:div w:id="154153226">
      <w:bodyDiv w:val="1"/>
      <w:marLeft w:val="0"/>
      <w:marRight w:val="0"/>
      <w:marTop w:val="0"/>
      <w:marBottom w:val="0"/>
      <w:divBdr>
        <w:top w:val="none" w:sz="0" w:space="0" w:color="auto"/>
        <w:left w:val="none" w:sz="0" w:space="0" w:color="auto"/>
        <w:bottom w:val="none" w:sz="0" w:space="0" w:color="auto"/>
        <w:right w:val="none" w:sz="0" w:space="0" w:color="auto"/>
      </w:divBdr>
    </w:div>
    <w:div w:id="154155008">
      <w:bodyDiv w:val="1"/>
      <w:marLeft w:val="0"/>
      <w:marRight w:val="0"/>
      <w:marTop w:val="0"/>
      <w:marBottom w:val="0"/>
      <w:divBdr>
        <w:top w:val="none" w:sz="0" w:space="0" w:color="auto"/>
        <w:left w:val="none" w:sz="0" w:space="0" w:color="auto"/>
        <w:bottom w:val="none" w:sz="0" w:space="0" w:color="auto"/>
        <w:right w:val="none" w:sz="0" w:space="0" w:color="auto"/>
      </w:divBdr>
    </w:div>
    <w:div w:id="154348124">
      <w:bodyDiv w:val="1"/>
      <w:marLeft w:val="0"/>
      <w:marRight w:val="0"/>
      <w:marTop w:val="0"/>
      <w:marBottom w:val="0"/>
      <w:divBdr>
        <w:top w:val="none" w:sz="0" w:space="0" w:color="auto"/>
        <w:left w:val="none" w:sz="0" w:space="0" w:color="auto"/>
        <w:bottom w:val="none" w:sz="0" w:space="0" w:color="auto"/>
        <w:right w:val="none" w:sz="0" w:space="0" w:color="auto"/>
      </w:divBdr>
    </w:div>
    <w:div w:id="154423050">
      <w:bodyDiv w:val="1"/>
      <w:marLeft w:val="0"/>
      <w:marRight w:val="0"/>
      <w:marTop w:val="0"/>
      <w:marBottom w:val="0"/>
      <w:divBdr>
        <w:top w:val="none" w:sz="0" w:space="0" w:color="auto"/>
        <w:left w:val="none" w:sz="0" w:space="0" w:color="auto"/>
        <w:bottom w:val="none" w:sz="0" w:space="0" w:color="auto"/>
        <w:right w:val="none" w:sz="0" w:space="0" w:color="auto"/>
      </w:divBdr>
    </w:div>
    <w:div w:id="154732024">
      <w:bodyDiv w:val="1"/>
      <w:marLeft w:val="0"/>
      <w:marRight w:val="0"/>
      <w:marTop w:val="0"/>
      <w:marBottom w:val="0"/>
      <w:divBdr>
        <w:top w:val="none" w:sz="0" w:space="0" w:color="auto"/>
        <w:left w:val="none" w:sz="0" w:space="0" w:color="auto"/>
        <w:bottom w:val="none" w:sz="0" w:space="0" w:color="auto"/>
        <w:right w:val="none" w:sz="0" w:space="0" w:color="auto"/>
      </w:divBdr>
    </w:div>
    <w:div w:id="154877709">
      <w:bodyDiv w:val="1"/>
      <w:marLeft w:val="0"/>
      <w:marRight w:val="0"/>
      <w:marTop w:val="0"/>
      <w:marBottom w:val="0"/>
      <w:divBdr>
        <w:top w:val="none" w:sz="0" w:space="0" w:color="auto"/>
        <w:left w:val="none" w:sz="0" w:space="0" w:color="auto"/>
        <w:bottom w:val="none" w:sz="0" w:space="0" w:color="auto"/>
        <w:right w:val="none" w:sz="0" w:space="0" w:color="auto"/>
      </w:divBdr>
    </w:div>
    <w:div w:id="154998755">
      <w:bodyDiv w:val="1"/>
      <w:marLeft w:val="0"/>
      <w:marRight w:val="0"/>
      <w:marTop w:val="0"/>
      <w:marBottom w:val="0"/>
      <w:divBdr>
        <w:top w:val="none" w:sz="0" w:space="0" w:color="auto"/>
        <w:left w:val="none" w:sz="0" w:space="0" w:color="auto"/>
        <w:bottom w:val="none" w:sz="0" w:space="0" w:color="auto"/>
        <w:right w:val="none" w:sz="0" w:space="0" w:color="auto"/>
      </w:divBdr>
    </w:div>
    <w:div w:id="155000122">
      <w:bodyDiv w:val="1"/>
      <w:marLeft w:val="0"/>
      <w:marRight w:val="0"/>
      <w:marTop w:val="0"/>
      <w:marBottom w:val="0"/>
      <w:divBdr>
        <w:top w:val="none" w:sz="0" w:space="0" w:color="auto"/>
        <w:left w:val="none" w:sz="0" w:space="0" w:color="auto"/>
        <w:bottom w:val="none" w:sz="0" w:space="0" w:color="auto"/>
        <w:right w:val="none" w:sz="0" w:space="0" w:color="auto"/>
      </w:divBdr>
    </w:div>
    <w:div w:id="155073824">
      <w:bodyDiv w:val="1"/>
      <w:marLeft w:val="0"/>
      <w:marRight w:val="0"/>
      <w:marTop w:val="0"/>
      <w:marBottom w:val="0"/>
      <w:divBdr>
        <w:top w:val="none" w:sz="0" w:space="0" w:color="auto"/>
        <w:left w:val="none" w:sz="0" w:space="0" w:color="auto"/>
        <w:bottom w:val="none" w:sz="0" w:space="0" w:color="auto"/>
        <w:right w:val="none" w:sz="0" w:space="0" w:color="auto"/>
      </w:divBdr>
    </w:div>
    <w:div w:id="155197205">
      <w:bodyDiv w:val="1"/>
      <w:marLeft w:val="0"/>
      <w:marRight w:val="0"/>
      <w:marTop w:val="0"/>
      <w:marBottom w:val="0"/>
      <w:divBdr>
        <w:top w:val="none" w:sz="0" w:space="0" w:color="auto"/>
        <w:left w:val="none" w:sz="0" w:space="0" w:color="auto"/>
        <w:bottom w:val="none" w:sz="0" w:space="0" w:color="auto"/>
        <w:right w:val="none" w:sz="0" w:space="0" w:color="auto"/>
      </w:divBdr>
    </w:div>
    <w:div w:id="155197550">
      <w:bodyDiv w:val="1"/>
      <w:marLeft w:val="0"/>
      <w:marRight w:val="0"/>
      <w:marTop w:val="0"/>
      <w:marBottom w:val="0"/>
      <w:divBdr>
        <w:top w:val="none" w:sz="0" w:space="0" w:color="auto"/>
        <w:left w:val="none" w:sz="0" w:space="0" w:color="auto"/>
        <w:bottom w:val="none" w:sz="0" w:space="0" w:color="auto"/>
        <w:right w:val="none" w:sz="0" w:space="0" w:color="auto"/>
      </w:divBdr>
    </w:div>
    <w:div w:id="155345844">
      <w:bodyDiv w:val="1"/>
      <w:marLeft w:val="0"/>
      <w:marRight w:val="0"/>
      <w:marTop w:val="0"/>
      <w:marBottom w:val="0"/>
      <w:divBdr>
        <w:top w:val="none" w:sz="0" w:space="0" w:color="auto"/>
        <w:left w:val="none" w:sz="0" w:space="0" w:color="auto"/>
        <w:bottom w:val="none" w:sz="0" w:space="0" w:color="auto"/>
        <w:right w:val="none" w:sz="0" w:space="0" w:color="auto"/>
      </w:divBdr>
    </w:div>
    <w:div w:id="155348043">
      <w:bodyDiv w:val="1"/>
      <w:marLeft w:val="0"/>
      <w:marRight w:val="0"/>
      <w:marTop w:val="0"/>
      <w:marBottom w:val="0"/>
      <w:divBdr>
        <w:top w:val="none" w:sz="0" w:space="0" w:color="auto"/>
        <w:left w:val="none" w:sz="0" w:space="0" w:color="auto"/>
        <w:bottom w:val="none" w:sz="0" w:space="0" w:color="auto"/>
        <w:right w:val="none" w:sz="0" w:space="0" w:color="auto"/>
      </w:divBdr>
    </w:div>
    <w:div w:id="155533127">
      <w:bodyDiv w:val="1"/>
      <w:marLeft w:val="0"/>
      <w:marRight w:val="0"/>
      <w:marTop w:val="0"/>
      <w:marBottom w:val="0"/>
      <w:divBdr>
        <w:top w:val="none" w:sz="0" w:space="0" w:color="auto"/>
        <w:left w:val="none" w:sz="0" w:space="0" w:color="auto"/>
        <w:bottom w:val="none" w:sz="0" w:space="0" w:color="auto"/>
        <w:right w:val="none" w:sz="0" w:space="0" w:color="auto"/>
      </w:divBdr>
    </w:div>
    <w:div w:id="155607892">
      <w:bodyDiv w:val="1"/>
      <w:marLeft w:val="0"/>
      <w:marRight w:val="0"/>
      <w:marTop w:val="0"/>
      <w:marBottom w:val="0"/>
      <w:divBdr>
        <w:top w:val="none" w:sz="0" w:space="0" w:color="auto"/>
        <w:left w:val="none" w:sz="0" w:space="0" w:color="auto"/>
        <w:bottom w:val="none" w:sz="0" w:space="0" w:color="auto"/>
        <w:right w:val="none" w:sz="0" w:space="0" w:color="auto"/>
      </w:divBdr>
    </w:div>
    <w:div w:id="155657844">
      <w:bodyDiv w:val="1"/>
      <w:marLeft w:val="0"/>
      <w:marRight w:val="0"/>
      <w:marTop w:val="0"/>
      <w:marBottom w:val="0"/>
      <w:divBdr>
        <w:top w:val="none" w:sz="0" w:space="0" w:color="auto"/>
        <w:left w:val="none" w:sz="0" w:space="0" w:color="auto"/>
        <w:bottom w:val="none" w:sz="0" w:space="0" w:color="auto"/>
        <w:right w:val="none" w:sz="0" w:space="0" w:color="auto"/>
      </w:divBdr>
    </w:div>
    <w:div w:id="155658458">
      <w:bodyDiv w:val="1"/>
      <w:marLeft w:val="0"/>
      <w:marRight w:val="0"/>
      <w:marTop w:val="0"/>
      <w:marBottom w:val="0"/>
      <w:divBdr>
        <w:top w:val="none" w:sz="0" w:space="0" w:color="auto"/>
        <w:left w:val="none" w:sz="0" w:space="0" w:color="auto"/>
        <w:bottom w:val="none" w:sz="0" w:space="0" w:color="auto"/>
        <w:right w:val="none" w:sz="0" w:space="0" w:color="auto"/>
      </w:divBdr>
    </w:div>
    <w:div w:id="155922253">
      <w:bodyDiv w:val="1"/>
      <w:marLeft w:val="0"/>
      <w:marRight w:val="0"/>
      <w:marTop w:val="0"/>
      <w:marBottom w:val="0"/>
      <w:divBdr>
        <w:top w:val="none" w:sz="0" w:space="0" w:color="auto"/>
        <w:left w:val="none" w:sz="0" w:space="0" w:color="auto"/>
        <w:bottom w:val="none" w:sz="0" w:space="0" w:color="auto"/>
        <w:right w:val="none" w:sz="0" w:space="0" w:color="auto"/>
      </w:divBdr>
    </w:div>
    <w:div w:id="155999298">
      <w:bodyDiv w:val="1"/>
      <w:marLeft w:val="0"/>
      <w:marRight w:val="0"/>
      <w:marTop w:val="0"/>
      <w:marBottom w:val="0"/>
      <w:divBdr>
        <w:top w:val="none" w:sz="0" w:space="0" w:color="auto"/>
        <w:left w:val="none" w:sz="0" w:space="0" w:color="auto"/>
        <w:bottom w:val="none" w:sz="0" w:space="0" w:color="auto"/>
        <w:right w:val="none" w:sz="0" w:space="0" w:color="auto"/>
      </w:divBdr>
    </w:div>
    <w:div w:id="156044225">
      <w:bodyDiv w:val="1"/>
      <w:marLeft w:val="0"/>
      <w:marRight w:val="0"/>
      <w:marTop w:val="0"/>
      <w:marBottom w:val="0"/>
      <w:divBdr>
        <w:top w:val="none" w:sz="0" w:space="0" w:color="auto"/>
        <w:left w:val="none" w:sz="0" w:space="0" w:color="auto"/>
        <w:bottom w:val="none" w:sz="0" w:space="0" w:color="auto"/>
        <w:right w:val="none" w:sz="0" w:space="0" w:color="auto"/>
      </w:divBdr>
    </w:div>
    <w:div w:id="156187352">
      <w:bodyDiv w:val="1"/>
      <w:marLeft w:val="0"/>
      <w:marRight w:val="0"/>
      <w:marTop w:val="0"/>
      <w:marBottom w:val="0"/>
      <w:divBdr>
        <w:top w:val="none" w:sz="0" w:space="0" w:color="auto"/>
        <w:left w:val="none" w:sz="0" w:space="0" w:color="auto"/>
        <w:bottom w:val="none" w:sz="0" w:space="0" w:color="auto"/>
        <w:right w:val="none" w:sz="0" w:space="0" w:color="auto"/>
      </w:divBdr>
    </w:div>
    <w:div w:id="156190206">
      <w:bodyDiv w:val="1"/>
      <w:marLeft w:val="0"/>
      <w:marRight w:val="0"/>
      <w:marTop w:val="0"/>
      <w:marBottom w:val="0"/>
      <w:divBdr>
        <w:top w:val="none" w:sz="0" w:space="0" w:color="auto"/>
        <w:left w:val="none" w:sz="0" w:space="0" w:color="auto"/>
        <w:bottom w:val="none" w:sz="0" w:space="0" w:color="auto"/>
        <w:right w:val="none" w:sz="0" w:space="0" w:color="auto"/>
      </w:divBdr>
    </w:div>
    <w:div w:id="156265817">
      <w:bodyDiv w:val="1"/>
      <w:marLeft w:val="0"/>
      <w:marRight w:val="0"/>
      <w:marTop w:val="0"/>
      <w:marBottom w:val="0"/>
      <w:divBdr>
        <w:top w:val="none" w:sz="0" w:space="0" w:color="auto"/>
        <w:left w:val="none" w:sz="0" w:space="0" w:color="auto"/>
        <w:bottom w:val="none" w:sz="0" w:space="0" w:color="auto"/>
        <w:right w:val="none" w:sz="0" w:space="0" w:color="auto"/>
      </w:divBdr>
    </w:div>
    <w:div w:id="156388673">
      <w:bodyDiv w:val="1"/>
      <w:marLeft w:val="0"/>
      <w:marRight w:val="0"/>
      <w:marTop w:val="0"/>
      <w:marBottom w:val="0"/>
      <w:divBdr>
        <w:top w:val="none" w:sz="0" w:space="0" w:color="auto"/>
        <w:left w:val="none" w:sz="0" w:space="0" w:color="auto"/>
        <w:bottom w:val="none" w:sz="0" w:space="0" w:color="auto"/>
        <w:right w:val="none" w:sz="0" w:space="0" w:color="auto"/>
      </w:divBdr>
    </w:div>
    <w:div w:id="156769784">
      <w:bodyDiv w:val="1"/>
      <w:marLeft w:val="0"/>
      <w:marRight w:val="0"/>
      <w:marTop w:val="0"/>
      <w:marBottom w:val="0"/>
      <w:divBdr>
        <w:top w:val="none" w:sz="0" w:space="0" w:color="auto"/>
        <w:left w:val="none" w:sz="0" w:space="0" w:color="auto"/>
        <w:bottom w:val="none" w:sz="0" w:space="0" w:color="auto"/>
        <w:right w:val="none" w:sz="0" w:space="0" w:color="auto"/>
      </w:divBdr>
    </w:div>
    <w:div w:id="156774627">
      <w:bodyDiv w:val="1"/>
      <w:marLeft w:val="0"/>
      <w:marRight w:val="0"/>
      <w:marTop w:val="0"/>
      <w:marBottom w:val="0"/>
      <w:divBdr>
        <w:top w:val="none" w:sz="0" w:space="0" w:color="auto"/>
        <w:left w:val="none" w:sz="0" w:space="0" w:color="auto"/>
        <w:bottom w:val="none" w:sz="0" w:space="0" w:color="auto"/>
        <w:right w:val="none" w:sz="0" w:space="0" w:color="auto"/>
      </w:divBdr>
    </w:div>
    <w:div w:id="156842967">
      <w:bodyDiv w:val="1"/>
      <w:marLeft w:val="0"/>
      <w:marRight w:val="0"/>
      <w:marTop w:val="0"/>
      <w:marBottom w:val="0"/>
      <w:divBdr>
        <w:top w:val="none" w:sz="0" w:space="0" w:color="auto"/>
        <w:left w:val="none" w:sz="0" w:space="0" w:color="auto"/>
        <w:bottom w:val="none" w:sz="0" w:space="0" w:color="auto"/>
        <w:right w:val="none" w:sz="0" w:space="0" w:color="auto"/>
      </w:divBdr>
    </w:div>
    <w:div w:id="156851845">
      <w:bodyDiv w:val="1"/>
      <w:marLeft w:val="0"/>
      <w:marRight w:val="0"/>
      <w:marTop w:val="0"/>
      <w:marBottom w:val="0"/>
      <w:divBdr>
        <w:top w:val="none" w:sz="0" w:space="0" w:color="auto"/>
        <w:left w:val="none" w:sz="0" w:space="0" w:color="auto"/>
        <w:bottom w:val="none" w:sz="0" w:space="0" w:color="auto"/>
        <w:right w:val="none" w:sz="0" w:space="0" w:color="auto"/>
      </w:divBdr>
    </w:div>
    <w:div w:id="156918621">
      <w:bodyDiv w:val="1"/>
      <w:marLeft w:val="0"/>
      <w:marRight w:val="0"/>
      <w:marTop w:val="0"/>
      <w:marBottom w:val="0"/>
      <w:divBdr>
        <w:top w:val="none" w:sz="0" w:space="0" w:color="auto"/>
        <w:left w:val="none" w:sz="0" w:space="0" w:color="auto"/>
        <w:bottom w:val="none" w:sz="0" w:space="0" w:color="auto"/>
        <w:right w:val="none" w:sz="0" w:space="0" w:color="auto"/>
      </w:divBdr>
    </w:div>
    <w:div w:id="156967251">
      <w:bodyDiv w:val="1"/>
      <w:marLeft w:val="0"/>
      <w:marRight w:val="0"/>
      <w:marTop w:val="0"/>
      <w:marBottom w:val="0"/>
      <w:divBdr>
        <w:top w:val="none" w:sz="0" w:space="0" w:color="auto"/>
        <w:left w:val="none" w:sz="0" w:space="0" w:color="auto"/>
        <w:bottom w:val="none" w:sz="0" w:space="0" w:color="auto"/>
        <w:right w:val="none" w:sz="0" w:space="0" w:color="auto"/>
      </w:divBdr>
    </w:div>
    <w:div w:id="157039483">
      <w:bodyDiv w:val="1"/>
      <w:marLeft w:val="0"/>
      <w:marRight w:val="0"/>
      <w:marTop w:val="0"/>
      <w:marBottom w:val="0"/>
      <w:divBdr>
        <w:top w:val="none" w:sz="0" w:space="0" w:color="auto"/>
        <w:left w:val="none" w:sz="0" w:space="0" w:color="auto"/>
        <w:bottom w:val="none" w:sz="0" w:space="0" w:color="auto"/>
        <w:right w:val="none" w:sz="0" w:space="0" w:color="auto"/>
      </w:divBdr>
    </w:div>
    <w:div w:id="157119407">
      <w:bodyDiv w:val="1"/>
      <w:marLeft w:val="0"/>
      <w:marRight w:val="0"/>
      <w:marTop w:val="0"/>
      <w:marBottom w:val="0"/>
      <w:divBdr>
        <w:top w:val="none" w:sz="0" w:space="0" w:color="auto"/>
        <w:left w:val="none" w:sz="0" w:space="0" w:color="auto"/>
        <w:bottom w:val="none" w:sz="0" w:space="0" w:color="auto"/>
        <w:right w:val="none" w:sz="0" w:space="0" w:color="auto"/>
      </w:divBdr>
    </w:div>
    <w:div w:id="157353530">
      <w:bodyDiv w:val="1"/>
      <w:marLeft w:val="0"/>
      <w:marRight w:val="0"/>
      <w:marTop w:val="0"/>
      <w:marBottom w:val="0"/>
      <w:divBdr>
        <w:top w:val="none" w:sz="0" w:space="0" w:color="auto"/>
        <w:left w:val="none" w:sz="0" w:space="0" w:color="auto"/>
        <w:bottom w:val="none" w:sz="0" w:space="0" w:color="auto"/>
        <w:right w:val="none" w:sz="0" w:space="0" w:color="auto"/>
      </w:divBdr>
    </w:div>
    <w:div w:id="157380261">
      <w:bodyDiv w:val="1"/>
      <w:marLeft w:val="0"/>
      <w:marRight w:val="0"/>
      <w:marTop w:val="0"/>
      <w:marBottom w:val="0"/>
      <w:divBdr>
        <w:top w:val="none" w:sz="0" w:space="0" w:color="auto"/>
        <w:left w:val="none" w:sz="0" w:space="0" w:color="auto"/>
        <w:bottom w:val="none" w:sz="0" w:space="0" w:color="auto"/>
        <w:right w:val="none" w:sz="0" w:space="0" w:color="auto"/>
      </w:divBdr>
    </w:div>
    <w:div w:id="157382250">
      <w:bodyDiv w:val="1"/>
      <w:marLeft w:val="0"/>
      <w:marRight w:val="0"/>
      <w:marTop w:val="0"/>
      <w:marBottom w:val="0"/>
      <w:divBdr>
        <w:top w:val="none" w:sz="0" w:space="0" w:color="auto"/>
        <w:left w:val="none" w:sz="0" w:space="0" w:color="auto"/>
        <w:bottom w:val="none" w:sz="0" w:space="0" w:color="auto"/>
        <w:right w:val="none" w:sz="0" w:space="0" w:color="auto"/>
      </w:divBdr>
    </w:div>
    <w:div w:id="157428812">
      <w:bodyDiv w:val="1"/>
      <w:marLeft w:val="0"/>
      <w:marRight w:val="0"/>
      <w:marTop w:val="0"/>
      <w:marBottom w:val="0"/>
      <w:divBdr>
        <w:top w:val="none" w:sz="0" w:space="0" w:color="auto"/>
        <w:left w:val="none" w:sz="0" w:space="0" w:color="auto"/>
        <w:bottom w:val="none" w:sz="0" w:space="0" w:color="auto"/>
        <w:right w:val="none" w:sz="0" w:space="0" w:color="auto"/>
      </w:divBdr>
    </w:div>
    <w:div w:id="157498329">
      <w:bodyDiv w:val="1"/>
      <w:marLeft w:val="0"/>
      <w:marRight w:val="0"/>
      <w:marTop w:val="0"/>
      <w:marBottom w:val="0"/>
      <w:divBdr>
        <w:top w:val="none" w:sz="0" w:space="0" w:color="auto"/>
        <w:left w:val="none" w:sz="0" w:space="0" w:color="auto"/>
        <w:bottom w:val="none" w:sz="0" w:space="0" w:color="auto"/>
        <w:right w:val="none" w:sz="0" w:space="0" w:color="auto"/>
      </w:divBdr>
    </w:div>
    <w:div w:id="157500326">
      <w:bodyDiv w:val="1"/>
      <w:marLeft w:val="0"/>
      <w:marRight w:val="0"/>
      <w:marTop w:val="0"/>
      <w:marBottom w:val="0"/>
      <w:divBdr>
        <w:top w:val="none" w:sz="0" w:space="0" w:color="auto"/>
        <w:left w:val="none" w:sz="0" w:space="0" w:color="auto"/>
        <w:bottom w:val="none" w:sz="0" w:space="0" w:color="auto"/>
        <w:right w:val="none" w:sz="0" w:space="0" w:color="auto"/>
      </w:divBdr>
    </w:div>
    <w:div w:id="157575834">
      <w:bodyDiv w:val="1"/>
      <w:marLeft w:val="0"/>
      <w:marRight w:val="0"/>
      <w:marTop w:val="0"/>
      <w:marBottom w:val="0"/>
      <w:divBdr>
        <w:top w:val="none" w:sz="0" w:space="0" w:color="auto"/>
        <w:left w:val="none" w:sz="0" w:space="0" w:color="auto"/>
        <w:bottom w:val="none" w:sz="0" w:space="0" w:color="auto"/>
        <w:right w:val="none" w:sz="0" w:space="0" w:color="auto"/>
      </w:divBdr>
    </w:div>
    <w:div w:id="157623859">
      <w:bodyDiv w:val="1"/>
      <w:marLeft w:val="0"/>
      <w:marRight w:val="0"/>
      <w:marTop w:val="0"/>
      <w:marBottom w:val="0"/>
      <w:divBdr>
        <w:top w:val="none" w:sz="0" w:space="0" w:color="auto"/>
        <w:left w:val="none" w:sz="0" w:space="0" w:color="auto"/>
        <w:bottom w:val="none" w:sz="0" w:space="0" w:color="auto"/>
        <w:right w:val="none" w:sz="0" w:space="0" w:color="auto"/>
      </w:divBdr>
    </w:div>
    <w:div w:id="157693668">
      <w:bodyDiv w:val="1"/>
      <w:marLeft w:val="0"/>
      <w:marRight w:val="0"/>
      <w:marTop w:val="0"/>
      <w:marBottom w:val="0"/>
      <w:divBdr>
        <w:top w:val="none" w:sz="0" w:space="0" w:color="auto"/>
        <w:left w:val="none" w:sz="0" w:space="0" w:color="auto"/>
        <w:bottom w:val="none" w:sz="0" w:space="0" w:color="auto"/>
        <w:right w:val="none" w:sz="0" w:space="0" w:color="auto"/>
      </w:divBdr>
    </w:div>
    <w:div w:id="157769224">
      <w:bodyDiv w:val="1"/>
      <w:marLeft w:val="0"/>
      <w:marRight w:val="0"/>
      <w:marTop w:val="0"/>
      <w:marBottom w:val="0"/>
      <w:divBdr>
        <w:top w:val="none" w:sz="0" w:space="0" w:color="auto"/>
        <w:left w:val="none" w:sz="0" w:space="0" w:color="auto"/>
        <w:bottom w:val="none" w:sz="0" w:space="0" w:color="auto"/>
        <w:right w:val="none" w:sz="0" w:space="0" w:color="auto"/>
      </w:divBdr>
    </w:div>
    <w:div w:id="157842389">
      <w:bodyDiv w:val="1"/>
      <w:marLeft w:val="0"/>
      <w:marRight w:val="0"/>
      <w:marTop w:val="0"/>
      <w:marBottom w:val="0"/>
      <w:divBdr>
        <w:top w:val="none" w:sz="0" w:space="0" w:color="auto"/>
        <w:left w:val="none" w:sz="0" w:space="0" w:color="auto"/>
        <w:bottom w:val="none" w:sz="0" w:space="0" w:color="auto"/>
        <w:right w:val="none" w:sz="0" w:space="0" w:color="auto"/>
      </w:divBdr>
    </w:div>
    <w:div w:id="157960852">
      <w:bodyDiv w:val="1"/>
      <w:marLeft w:val="0"/>
      <w:marRight w:val="0"/>
      <w:marTop w:val="0"/>
      <w:marBottom w:val="0"/>
      <w:divBdr>
        <w:top w:val="none" w:sz="0" w:space="0" w:color="auto"/>
        <w:left w:val="none" w:sz="0" w:space="0" w:color="auto"/>
        <w:bottom w:val="none" w:sz="0" w:space="0" w:color="auto"/>
        <w:right w:val="none" w:sz="0" w:space="0" w:color="auto"/>
      </w:divBdr>
    </w:div>
    <w:div w:id="158158713">
      <w:bodyDiv w:val="1"/>
      <w:marLeft w:val="0"/>
      <w:marRight w:val="0"/>
      <w:marTop w:val="0"/>
      <w:marBottom w:val="0"/>
      <w:divBdr>
        <w:top w:val="none" w:sz="0" w:space="0" w:color="auto"/>
        <w:left w:val="none" w:sz="0" w:space="0" w:color="auto"/>
        <w:bottom w:val="none" w:sz="0" w:space="0" w:color="auto"/>
        <w:right w:val="none" w:sz="0" w:space="0" w:color="auto"/>
      </w:divBdr>
    </w:div>
    <w:div w:id="158273272">
      <w:bodyDiv w:val="1"/>
      <w:marLeft w:val="0"/>
      <w:marRight w:val="0"/>
      <w:marTop w:val="0"/>
      <w:marBottom w:val="0"/>
      <w:divBdr>
        <w:top w:val="none" w:sz="0" w:space="0" w:color="auto"/>
        <w:left w:val="none" w:sz="0" w:space="0" w:color="auto"/>
        <w:bottom w:val="none" w:sz="0" w:space="0" w:color="auto"/>
        <w:right w:val="none" w:sz="0" w:space="0" w:color="auto"/>
      </w:divBdr>
    </w:div>
    <w:div w:id="158348118">
      <w:bodyDiv w:val="1"/>
      <w:marLeft w:val="0"/>
      <w:marRight w:val="0"/>
      <w:marTop w:val="0"/>
      <w:marBottom w:val="0"/>
      <w:divBdr>
        <w:top w:val="none" w:sz="0" w:space="0" w:color="auto"/>
        <w:left w:val="none" w:sz="0" w:space="0" w:color="auto"/>
        <w:bottom w:val="none" w:sz="0" w:space="0" w:color="auto"/>
        <w:right w:val="none" w:sz="0" w:space="0" w:color="auto"/>
      </w:divBdr>
    </w:div>
    <w:div w:id="158542177">
      <w:bodyDiv w:val="1"/>
      <w:marLeft w:val="0"/>
      <w:marRight w:val="0"/>
      <w:marTop w:val="0"/>
      <w:marBottom w:val="0"/>
      <w:divBdr>
        <w:top w:val="none" w:sz="0" w:space="0" w:color="auto"/>
        <w:left w:val="none" w:sz="0" w:space="0" w:color="auto"/>
        <w:bottom w:val="none" w:sz="0" w:space="0" w:color="auto"/>
        <w:right w:val="none" w:sz="0" w:space="0" w:color="auto"/>
      </w:divBdr>
    </w:div>
    <w:div w:id="158546546">
      <w:bodyDiv w:val="1"/>
      <w:marLeft w:val="0"/>
      <w:marRight w:val="0"/>
      <w:marTop w:val="0"/>
      <w:marBottom w:val="0"/>
      <w:divBdr>
        <w:top w:val="none" w:sz="0" w:space="0" w:color="auto"/>
        <w:left w:val="none" w:sz="0" w:space="0" w:color="auto"/>
        <w:bottom w:val="none" w:sz="0" w:space="0" w:color="auto"/>
        <w:right w:val="none" w:sz="0" w:space="0" w:color="auto"/>
      </w:divBdr>
    </w:div>
    <w:div w:id="158548071">
      <w:bodyDiv w:val="1"/>
      <w:marLeft w:val="0"/>
      <w:marRight w:val="0"/>
      <w:marTop w:val="0"/>
      <w:marBottom w:val="0"/>
      <w:divBdr>
        <w:top w:val="none" w:sz="0" w:space="0" w:color="auto"/>
        <w:left w:val="none" w:sz="0" w:space="0" w:color="auto"/>
        <w:bottom w:val="none" w:sz="0" w:space="0" w:color="auto"/>
        <w:right w:val="none" w:sz="0" w:space="0" w:color="auto"/>
      </w:divBdr>
    </w:div>
    <w:div w:id="158616838">
      <w:bodyDiv w:val="1"/>
      <w:marLeft w:val="0"/>
      <w:marRight w:val="0"/>
      <w:marTop w:val="0"/>
      <w:marBottom w:val="0"/>
      <w:divBdr>
        <w:top w:val="none" w:sz="0" w:space="0" w:color="auto"/>
        <w:left w:val="none" w:sz="0" w:space="0" w:color="auto"/>
        <w:bottom w:val="none" w:sz="0" w:space="0" w:color="auto"/>
        <w:right w:val="none" w:sz="0" w:space="0" w:color="auto"/>
      </w:divBdr>
    </w:div>
    <w:div w:id="158620573">
      <w:bodyDiv w:val="1"/>
      <w:marLeft w:val="0"/>
      <w:marRight w:val="0"/>
      <w:marTop w:val="0"/>
      <w:marBottom w:val="0"/>
      <w:divBdr>
        <w:top w:val="none" w:sz="0" w:space="0" w:color="auto"/>
        <w:left w:val="none" w:sz="0" w:space="0" w:color="auto"/>
        <w:bottom w:val="none" w:sz="0" w:space="0" w:color="auto"/>
        <w:right w:val="none" w:sz="0" w:space="0" w:color="auto"/>
      </w:divBdr>
    </w:div>
    <w:div w:id="158624551">
      <w:bodyDiv w:val="1"/>
      <w:marLeft w:val="0"/>
      <w:marRight w:val="0"/>
      <w:marTop w:val="0"/>
      <w:marBottom w:val="0"/>
      <w:divBdr>
        <w:top w:val="none" w:sz="0" w:space="0" w:color="auto"/>
        <w:left w:val="none" w:sz="0" w:space="0" w:color="auto"/>
        <w:bottom w:val="none" w:sz="0" w:space="0" w:color="auto"/>
        <w:right w:val="none" w:sz="0" w:space="0" w:color="auto"/>
      </w:divBdr>
    </w:div>
    <w:div w:id="158736073">
      <w:bodyDiv w:val="1"/>
      <w:marLeft w:val="0"/>
      <w:marRight w:val="0"/>
      <w:marTop w:val="0"/>
      <w:marBottom w:val="0"/>
      <w:divBdr>
        <w:top w:val="none" w:sz="0" w:space="0" w:color="auto"/>
        <w:left w:val="none" w:sz="0" w:space="0" w:color="auto"/>
        <w:bottom w:val="none" w:sz="0" w:space="0" w:color="auto"/>
        <w:right w:val="none" w:sz="0" w:space="0" w:color="auto"/>
      </w:divBdr>
    </w:div>
    <w:div w:id="158741277">
      <w:bodyDiv w:val="1"/>
      <w:marLeft w:val="0"/>
      <w:marRight w:val="0"/>
      <w:marTop w:val="0"/>
      <w:marBottom w:val="0"/>
      <w:divBdr>
        <w:top w:val="none" w:sz="0" w:space="0" w:color="auto"/>
        <w:left w:val="none" w:sz="0" w:space="0" w:color="auto"/>
        <w:bottom w:val="none" w:sz="0" w:space="0" w:color="auto"/>
        <w:right w:val="none" w:sz="0" w:space="0" w:color="auto"/>
      </w:divBdr>
    </w:div>
    <w:div w:id="158813239">
      <w:bodyDiv w:val="1"/>
      <w:marLeft w:val="0"/>
      <w:marRight w:val="0"/>
      <w:marTop w:val="0"/>
      <w:marBottom w:val="0"/>
      <w:divBdr>
        <w:top w:val="none" w:sz="0" w:space="0" w:color="auto"/>
        <w:left w:val="none" w:sz="0" w:space="0" w:color="auto"/>
        <w:bottom w:val="none" w:sz="0" w:space="0" w:color="auto"/>
        <w:right w:val="none" w:sz="0" w:space="0" w:color="auto"/>
      </w:divBdr>
    </w:div>
    <w:div w:id="158888482">
      <w:bodyDiv w:val="1"/>
      <w:marLeft w:val="0"/>
      <w:marRight w:val="0"/>
      <w:marTop w:val="0"/>
      <w:marBottom w:val="0"/>
      <w:divBdr>
        <w:top w:val="none" w:sz="0" w:space="0" w:color="auto"/>
        <w:left w:val="none" w:sz="0" w:space="0" w:color="auto"/>
        <w:bottom w:val="none" w:sz="0" w:space="0" w:color="auto"/>
        <w:right w:val="none" w:sz="0" w:space="0" w:color="auto"/>
      </w:divBdr>
    </w:div>
    <w:div w:id="158891757">
      <w:bodyDiv w:val="1"/>
      <w:marLeft w:val="0"/>
      <w:marRight w:val="0"/>
      <w:marTop w:val="0"/>
      <w:marBottom w:val="0"/>
      <w:divBdr>
        <w:top w:val="none" w:sz="0" w:space="0" w:color="auto"/>
        <w:left w:val="none" w:sz="0" w:space="0" w:color="auto"/>
        <w:bottom w:val="none" w:sz="0" w:space="0" w:color="auto"/>
        <w:right w:val="none" w:sz="0" w:space="0" w:color="auto"/>
      </w:divBdr>
    </w:div>
    <w:div w:id="159322307">
      <w:bodyDiv w:val="1"/>
      <w:marLeft w:val="0"/>
      <w:marRight w:val="0"/>
      <w:marTop w:val="0"/>
      <w:marBottom w:val="0"/>
      <w:divBdr>
        <w:top w:val="none" w:sz="0" w:space="0" w:color="auto"/>
        <w:left w:val="none" w:sz="0" w:space="0" w:color="auto"/>
        <w:bottom w:val="none" w:sz="0" w:space="0" w:color="auto"/>
        <w:right w:val="none" w:sz="0" w:space="0" w:color="auto"/>
      </w:divBdr>
    </w:div>
    <w:div w:id="159389124">
      <w:bodyDiv w:val="1"/>
      <w:marLeft w:val="0"/>
      <w:marRight w:val="0"/>
      <w:marTop w:val="0"/>
      <w:marBottom w:val="0"/>
      <w:divBdr>
        <w:top w:val="none" w:sz="0" w:space="0" w:color="auto"/>
        <w:left w:val="none" w:sz="0" w:space="0" w:color="auto"/>
        <w:bottom w:val="none" w:sz="0" w:space="0" w:color="auto"/>
        <w:right w:val="none" w:sz="0" w:space="0" w:color="auto"/>
      </w:divBdr>
    </w:div>
    <w:div w:id="159390884">
      <w:bodyDiv w:val="1"/>
      <w:marLeft w:val="0"/>
      <w:marRight w:val="0"/>
      <w:marTop w:val="0"/>
      <w:marBottom w:val="0"/>
      <w:divBdr>
        <w:top w:val="none" w:sz="0" w:space="0" w:color="auto"/>
        <w:left w:val="none" w:sz="0" w:space="0" w:color="auto"/>
        <w:bottom w:val="none" w:sz="0" w:space="0" w:color="auto"/>
        <w:right w:val="none" w:sz="0" w:space="0" w:color="auto"/>
      </w:divBdr>
    </w:div>
    <w:div w:id="159515426">
      <w:bodyDiv w:val="1"/>
      <w:marLeft w:val="0"/>
      <w:marRight w:val="0"/>
      <w:marTop w:val="0"/>
      <w:marBottom w:val="0"/>
      <w:divBdr>
        <w:top w:val="none" w:sz="0" w:space="0" w:color="auto"/>
        <w:left w:val="none" w:sz="0" w:space="0" w:color="auto"/>
        <w:bottom w:val="none" w:sz="0" w:space="0" w:color="auto"/>
        <w:right w:val="none" w:sz="0" w:space="0" w:color="auto"/>
      </w:divBdr>
    </w:div>
    <w:div w:id="159539602">
      <w:bodyDiv w:val="1"/>
      <w:marLeft w:val="0"/>
      <w:marRight w:val="0"/>
      <w:marTop w:val="0"/>
      <w:marBottom w:val="0"/>
      <w:divBdr>
        <w:top w:val="none" w:sz="0" w:space="0" w:color="auto"/>
        <w:left w:val="none" w:sz="0" w:space="0" w:color="auto"/>
        <w:bottom w:val="none" w:sz="0" w:space="0" w:color="auto"/>
        <w:right w:val="none" w:sz="0" w:space="0" w:color="auto"/>
      </w:divBdr>
    </w:div>
    <w:div w:id="159589773">
      <w:bodyDiv w:val="1"/>
      <w:marLeft w:val="0"/>
      <w:marRight w:val="0"/>
      <w:marTop w:val="0"/>
      <w:marBottom w:val="0"/>
      <w:divBdr>
        <w:top w:val="none" w:sz="0" w:space="0" w:color="auto"/>
        <w:left w:val="none" w:sz="0" w:space="0" w:color="auto"/>
        <w:bottom w:val="none" w:sz="0" w:space="0" w:color="auto"/>
        <w:right w:val="none" w:sz="0" w:space="0" w:color="auto"/>
      </w:divBdr>
    </w:div>
    <w:div w:id="159656771">
      <w:bodyDiv w:val="1"/>
      <w:marLeft w:val="0"/>
      <w:marRight w:val="0"/>
      <w:marTop w:val="0"/>
      <w:marBottom w:val="0"/>
      <w:divBdr>
        <w:top w:val="none" w:sz="0" w:space="0" w:color="auto"/>
        <w:left w:val="none" w:sz="0" w:space="0" w:color="auto"/>
        <w:bottom w:val="none" w:sz="0" w:space="0" w:color="auto"/>
        <w:right w:val="none" w:sz="0" w:space="0" w:color="auto"/>
      </w:divBdr>
    </w:div>
    <w:div w:id="159664204">
      <w:bodyDiv w:val="1"/>
      <w:marLeft w:val="0"/>
      <w:marRight w:val="0"/>
      <w:marTop w:val="0"/>
      <w:marBottom w:val="0"/>
      <w:divBdr>
        <w:top w:val="none" w:sz="0" w:space="0" w:color="auto"/>
        <w:left w:val="none" w:sz="0" w:space="0" w:color="auto"/>
        <w:bottom w:val="none" w:sz="0" w:space="0" w:color="auto"/>
        <w:right w:val="none" w:sz="0" w:space="0" w:color="auto"/>
      </w:divBdr>
    </w:div>
    <w:div w:id="159734028">
      <w:bodyDiv w:val="1"/>
      <w:marLeft w:val="0"/>
      <w:marRight w:val="0"/>
      <w:marTop w:val="0"/>
      <w:marBottom w:val="0"/>
      <w:divBdr>
        <w:top w:val="none" w:sz="0" w:space="0" w:color="auto"/>
        <w:left w:val="none" w:sz="0" w:space="0" w:color="auto"/>
        <w:bottom w:val="none" w:sz="0" w:space="0" w:color="auto"/>
        <w:right w:val="none" w:sz="0" w:space="0" w:color="auto"/>
      </w:divBdr>
    </w:div>
    <w:div w:id="159741242">
      <w:bodyDiv w:val="1"/>
      <w:marLeft w:val="0"/>
      <w:marRight w:val="0"/>
      <w:marTop w:val="0"/>
      <w:marBottom w:val="0"/>
      <w:divBdr>
        <w:top w:val="none" w:sz="0" w:space="0" w:color="auto"/>
        <w:left w:val="none" w:sz="0" w:space="0" w:color="auto"/>
        <w:bottom w:val="none" w:sz="0" w:space="0" w:color="auto"/>
        <w:right w:val="none" w:sz="0" w:space="0" w:color="auto"/>
      </w:divBdr>
    </w:div>
    <w:div w:id="159778836">
      <w:bodyDiv w:val="1"/>
      <w:marLeft w:val="0"/>
      <w:marRight w:val="0"/>
      <w:marTop w:val="0"/>
      <w:marBottom w:val="0"/>
      <w:divBdr>
        <w:top w:val="none" w:sz="0" w:space="0" w:color="auto"/>
        <w:left w:val="none" w:sz="0" w:space="0" w:color="auto"/>
        <w:bottom w:val="none" w:sz="0" w:space="0" w:color="auto"/>
        <w:right w:val="none" w:sz="0" w:space="0" w:color="auto"/>
      </w:divBdr>
    </w:div>
    <w:div w:id="159851084">
      <w:bodyDiv w:val="1"/>
      <w:marLeft w:val="0"/>
      <w:marRight w:val="0"/>
      <w:marTop w:val="0"/>
      <w:marBottom w:val="0"/>
      <w:divBdr>
        <w:top w:val="none" w:sz="0" w:space="0" w:color="auto"/>
        <w:left w:val="none" w:sz="0" w:space="0" w:color="auto"/>
        <w:bottom w:val="none" w:sz="0" w:space="0" w:color="auto"/>
        <w:right w:val="none" w:sz="0" w:space="0" w:color="auto"/>
      </w:divBdr>
    </w:div>
    <w:div w:id="159934785">
      <w:bodyDiv w:val="1"/>
      <w:marLeft w:val="0"/>
      <w:marRight w:val="0"/>
      <w:marTop w:val="0"/>
      <w:marBottom w:val="0"/>
      <w:divBdr>
        <w:top w:val="none" w:sz="0" w:space="0" w:color="auto"/>
        <w:left w:val="none" w:sz="0" w:space="0" w:color="auto"/>
        <w:bottom w:val="none" w:sz="0" w:space="0" w:color="auto"/>
        <w:right w:val="none" w:sz="0" w:space="0" w:color="auto"/>
      </w:divBdr>
    </w:div>
    <w:div w:id="160001482">
      <w:bodyDiv w:val="1"/>
      <w:marLeft w:val="0"/>
      <w:marRight w:val="0"/>
      <w:marTop w:val="0"/>
      <w:marBottom w:val="0"/>
      <w:divBdr>
        <w:top w:val="none" w:sz="0" w:space="0" w:color="auto"/>
        <w:left w:val="none" w:sz="0" w:space="0" w:color="auto"/>
        <w:bottom w:val="none" w:sz="0" w:space="0" w:color="auto"/>
        <w:right w:val="none" w:sz="0" w:space="0" w:color="auto"/>
      </w:divBdr>
    </w:div>
    <w:div w:id="160046179">
      <w:bodyDiv w:val="1"/>
      <w:marLeft w:val="0"/>
      <w:marRight w:val="0"/>
      <w:marTop w:val="0"/>
      <w:marBottom w:val="0"/>
      <w:divBdr>
        <w:top w:val="none" w:sz="0" w:space="0" w:color="auto"/>
        <w:left w:val="none" w:sz="0" w:space="0" w:color="auto"/>
        <w:bottom w:val="none" w:sz="0" w:space="0" w:color="auto"/>
        <w:right w:val="none" w:sz="0" w:space="0" w:color="auto"/>
      </w:divBdr>
    </w:div>
    <w:div w:id="160047493">
      <w:bodyDiv w:val="1"/>
      <w:marLeft w:val="0"/>
      <w:marRight w:val="0"/>
      <w:marTop w:val="0"/>
      <w:marBottom w:val="0"/>
      <w:divBdr>
        <w:top w:val="none" w:sz="0" w:space="0" w:color="auto"/>
        <w:left w:val="none" w:sz="0" w:space="0" w:color="auto"/>
        <w:bottom w:val="none" w:sz="0" w:space="0" w:color="auto"/>
        <w:right w:val="none" w:sz="0" w:space="0" w:color="auto"/>
      </w:divBdr>
    </w:div>
    <w:div w:id="160119584">
      <w:bodyDiv w:val="1"/>
      <w:marLeft w:val="0"/>
      <w:marRight w:val="0"/>
      <w:marTop w:val="0"/>
      <w:marBottom w:val="0"/>
      <w:divBdr>
        <w:top w:val="none" w:sz="0" w:space="0" w:color="auto"/>
        <w:left w:val="none" w:sz="0" w:space="0" w:color="auto"/>
        <w:bottom w:val="none" w:sz="0" w:space="0" w:color="auto"/>
        <w:right w:val="none" w:sz="0" w:space="0" w:color="auto"/>
      </w:divBdr>
    </w:div>
    <w:div w:id="160170868">
      <w:bodyDiv w:val="1"/>
      <w:marLeft w:val="0"/>
      <w:marRight w:val="0"/>
      <w:marTop w:val="0"/>
      <w:marBottom w:val="0"/>
      <w:divBdr>
        <w:top w:val="none" w:sz="0" w:space="0" w:color="auto"/>
        <w:left w:val="none" w:sz="0" w:space="0" w:color="auto"/>
        <w:bottom w:val="none" w:sz="0" w:space="0" w:color="auto"/>
        <w:right w:val="none" w:sz="0" w:space="0" w:color="auto"/>
      </w:divBdr>
    </w:div>
    <w:div w:id="160199997">
      <w:bodyDiv w:val="1"/>
      <w:marLeft w:val="0"/>
      <w:marRight w:val="0"/>
      <w:marTop w:val="0"/>
      <w:marBottom w:val="0"/>
      <w:divBdr>
        <w:top w:val="none" w:sz="0" w:space="0" w:color="auto"/>
        <w:left w:val="none" w:sz="0" w:space="0" w:color="auto"/>
        <w:bottom w:val="none" w:sz="0" w:space="0" w:color="auto"/>
        <w:right w:val="none" w:sz="0" w:space="0" w:color="auto"/>
      </w:divBdr>
    </w:div>
    <w:div w:id="160239313">
      <w:bodyDiv w:val="1"/>
      <w:marLeft w:val="0"/>
      <w:marRight w:val="0"/>
      <w:marTop w:val="0"/>
      <w:marBottom w:val="0"/>
      <w:divBdr>
        <w:top w:val="none" w:sz="0" w:space="0" w:color="auto"/>
        <w:left w:val="none" w:sz="0" w:space="0" w:color="auto"/>
        <w:bottom w:val="none" w:sz="0" w:space="0" w:color="auto"/>
        <w:right w:val="none" w:sz="0" w:space="0" w:color="auto"/>
      </w:divBdr>
    </w:div>
    <w:div w:id="160239930">
      <w:bodyDiv w:val="1"/>
      <w:marLeft w:val="0"/>
      <w:marRight w:val="0"/>
      <w:marTop w:val="0"/>
      <w:marBottom w:val="0"/>
      <w:divBdr>
        <w:top w:val="none" w:sz="0" w:space="0" w:color="auto"/>
        <w:left w:val="none" w:sz="0" w:space="0" w:color="auto"/>
        <w:bottom w:val="none" w:sz="0" w:space="0" w:color="auto"/>
        <w:right w:val="none" w:sz="0" w:space="0" w:color="auto"/>
      </w:divBdr>
    </w:div>
    <w:div w:id="160245897">
      <w:bodyDiv w:val="1"/>
      <w:marLeft w:val="0"/>
      <w:marRight w:val="0"/>
      <w:marTop w:val="0"/>
      <w:marBottom w:val="0"/>
      <w:divBdr>
        <w:top w:val="none" w:sz="0" w:space="0" w:color="auto"/>
        <w:left w:val="none" w:sz="0" w:space="0" w:color="auto"/>
        <w:bottom w:val="none" w:sz="0" w:space="0" w:color="auto"/>
        <w:right w:val="none" w:sz="0" w:space="0" w:color="auto"/>
      </w:divBdr>
    </w:div>
    <w:div w:id="160514312">
      <w:bodyDiv w:val="1"/>
      <w:marLeft w:val="0"/>
      <w:marRight w:val="0"/>
      <w:marTop w:val="0"/>
      <w:marBottom w:val="0"/>
      <w:divBdr>
        <w:top w:val="none" w:sz="0" w:space="0" w:color="auto"/>
        <w:left w:val="none" w:sz="0" w:space="0" w:color="auto"/>
        <w:bottom w:val="none" w:sz="0" w:space="0" w:color="auto"/>
        <w:right w:val="none" w:sz="0" w:space="0" w:color="auto"/>
      </w:divBdr>
    </w:div>
    <w:div w:id="160585194">
      <w:bodyDiv w:val="1"/>
      <w:marLeft w:val="0"/>
      <w:marRight w:val="0"/>
      <w:marTop w:val="0"/>
      <w:marBottom w:val="0"/>
      <w:divBdr>
        <w:top w:val="none" w:sz="0" w:space="0" w:color="auto"/>
        <w:left w:val="none" w:sz="0" w:space="0" w:color="auto"/>
        <w:bottom w:val="none" w:sz="0" w:space="0" w:color="auto"/>
        <w:right w:val="none" w:sz="0" w:space="0" w:color="auto"/>
      </w:divBdr>
      <w:divsChild>
        <w:div w:id="96144363">
          <w:marLeft w:val="480"/>
          <w:marRight w:val="0"/>
          <w:marTop w:val="0"/>
          <w:marBottom w:val="0"/>
          <w:divBdr>
            <w:top w:val="none" w:sz="0" w:space="0" w:color="auto"/>
            <w:left w:val="none" w:sz="0" w:space="0" w:color="auto"/>
            <w:bottom w:val="none" w:sz="0" w:space="0" w:color="auto"/>
            <w:right w:val="none" w:sz="0" w:space="0" w:color="auto"/>
          </w:divBdr>
        </w:div>
        <w:div w:id="106773901">
          <w:marLeft w:val="480"/>
          <w:marRight w:val="0"/>
          <w:marTop w:val="0"/>
          <w:marBottom w:val="0"/>
          <w:divBdr>
            <w:top w:val="none" w:sz="0" w:space="0" w:color="auto"/>
            <w:left w:val="none" w:sz="0" w:space="0" w:color="auto"/>
            <w:bottom w:val="none" w:sz="0" w:space="0" w:color="auto"/>
            <w:right w:val="none" w:sz="0" w:space="0" w:color="auto"/>
          </w:divBdr>
        </w:div>
        <w:div w:id="128207437">
          <w:marLeft w:val="480"/>
          <w:marRight w:val="0"/>
          <w:marTop w:val="0"/>
          <w:marBottom w:val="0"/>
          <w:divBdr>
            <w:top w:val="none" w:sz="0" w:space="0" w:color="auto"/>
            <w:left w:val="none" w:sz="0" w:space="0" w:color="auto"/>
            <w:bottom w:val="none" w:sz="0" w:space="0" w:color="auto"/>
            <w:right w:val="none" w:sz="0" w:space="0" w:color="auto"/>
          </w:divBdr>
        </w:div>
        <w:div w:id="175773346">
          <w:marLeft w:val="480"/>
          <w:marRight w:val="0"/>
          <w:marTop w:val="0"/>
          <w:marBottom w:val="0"/>
          <w:divBdr>
            <w:top w:val="none" w:sz="0" w:space="0" w:color="auto"/>
            <w:left w:val="none" w:sz="0" w:space="0" w:color="auto"/>
            <w:bottom w:val="none" w:sz="0" w:space="0" w:color="auto"/>
            <w:right w:val="none" w:sz="0" w:space="0" w:color="auto"/>
          </w:divBdr>
        </w:div>
        <w:div w:id="200480952">
          <w:marLeft w:val="480"/>
          <w:marRight w:val="0"/>
          <w:marTop w:val="0"/>
          <w:marBottom w:val="0"/>
          <w:divBdr>
            <w:top w:val="none" w:sz="0" w:space="0" w:color="auto"/>
            <w:left w:val="none" w:sz="0" w:space="0" w:color="auto"/>
            <w:bottom w:val="none" w:sz="0" w:space="0" w:color="auto"/>
            <w:right w:val="none" w:sz="0" w:space="0" w:color="auto"/>
          </w:divBdr>
        </w:div>
        <w:div w:id="222644395">
          <w:marLeft w:val="480"/>
          <w:marRight w:val="0"/>
          <w:marTop w:val="0"/>
          <w:marBottom w:val="0"/>
          <w:divBdr>
            <w:top w:val="none" w:sz="0" w:space="0" w:color="auto"/>
            <w:left w:val="none" w:sz="0" w:space="0" w:color="auto"/>
            <w:bottom w:val="none" w:sz="0" w:space="0" w:color="auto"/>
            <w:right w:val="none" w:sz="0" w:space="0" w:color="auto"/>
          </w:divBdr>
        </w:div>
        <w:div w:id="253322483">
          <w:marLeft w:val="480"/>
          <w:marRight w:val="0"/>
          <w:marTop w:val="0"/>
          <w:marBottom w:val="0"/>
          <w:divBdr>
            <w:top w:val="none" w:sz="0" w:space="0" w:color="auto"/>
            <w:left w:val="none" w:sz="0" w:space="0" w:color="auto"/>
            <w:bottom w:val="none" w:sz="0" w:space="0" w:color="auto"/>
            <w:right w:val="none" w:sz="0" w:space="0" w:color="auto"/>
          </w:divBdr>
        </w:div>
        <w:div w:id="317194561">
          <w:marLeft w:val="480"/>
          <w:marRight w:val="0"/>
          <w:marTop w:val="0"/>
          <w:marBottom w:val="0"/>
          <w:divBdr>
            <w:top w:val="none" w:sz="0" w:space="0" w:color="auto"/>
            <w:left w:val="none" w:sz="0" w:space="0" w:color="auto"/>
            <w:bottom w:val="none" w:sz="0" w:space="0" w:color="auto"/>
            <w:right w:val="none" w:sz="0" w:space="0" w:color="auto"/>
          </w:divBdr>
        </w:div>
        <w:div w:id="351148749">
          <w:marLeft w:val="480"/>
          <w:marRight w:val="0"/>
          <w:marTop w:val="0"/>
          <w:marBottom w:val="0"/>
          <w:divBdr>
            <w:top w:val="none" w:sz="0" w:space="0" w:color="auto"/>
            <w:left w:val="none" w:sz="0" w:space="0" w:color="auto"/>
            <w:bottom w:val="none" w:sz="0" w:space="0" w:color="auto"/>
            <w:right w:val="none" w:sz="0" w:space="0" w:color="auto"/>
          </w:divBdr>
        </w:div>
        <w:div w:id="411242038">
          <w:marLeft w:val="480"/>
          <w:marRight w:val="0"/>
          <w:marTop w:val="0"/>
          <w:marBottom w:val="0"/>
          <w:divBdr>
            <w:top w:val="none" w:sz="0" w:space="0" w:color="auto"/>
            <w:left w:val="none" w:sz="0" w:space="0" w:color="auto"/>
            <w:bottom w:val="none" w:sz="0" w:space="0" w:color="auto"/>
            <w:right w:val="none" w:sz="0" w:space="0" w:color="auto"/>
          </w:divBdr>
        </w:div>
        <w:div w:id="452361485">
          <w:marLeft w:val="480"/>
          <w:marRight w:val="0"/>
          <w:marTop w:val="0"/>
          <w:marBottom w:val="0"/>
          <w:divBdr>
            <w:top w:val="none" w:sz="0" w:space="0" w:color="auto"/>
            <w:left w:val="none" w:sz="0" w:space="0" w:color="auto"/>
            <w:bottom w:val="none" w:sz="0" w:space="0" w:color="auto"/>
            <w:right w:val="none" w:sz="0" w:space="0" w:color="auto"/>
          </w:divBdr>
        </w:div>
        <w:div w:id="474421432">
          <w:marLeft w:val="480"/>
          <w:marRight w:val="0"/>
          <w:marTop w:val="0"/>
          <w:marBottom w:val="0"/>
          <w:divBdr>
            <w:top w:val="none" w:sz="0" w:space="0" w:color="auto"/>
            <w:left w:val="none" w:sz="0" w:space="0" w:color="auto"/>
            <w:bottom w:val="none" w:sz="0" w:space="0" w:color="auto"/>
            <w:right w:val="none" w:sz="0" w:space="0" w:color="auto"/>
          </w:divBdr>
        </w:div>
        <w:div w:id="480854823">
          <w:marLeft w:val="480"/>
          <w:marRight w:val="0"/>
          <w:marTop w:val="0"/>
          <w:marBottom w:val="0"/>
          <w:divBdr>
            <w:top w:val="none" w:sz="0" w:space="0" w:color="auto"/>
            <w:left w:val="none" w:sz="0" w:space="0" w:color="auto"/>
            <w:bottom w:val="none" w:sz="0" w:space="0" w:color="auto"/>
            <w:right w:val="none" w:sz="0" w:space="0" w:color="auto"/>
          </w:divBdr>
        </w:div>
        <w:div w:id="527063473">
          <w:marLeft w:val="480"/>
          <w:marRight w:val="0"/>
          <w:marTop w:val="0"/>
          <w:marBottom w:val="0"/>
          <w:divBdr>
            <w:top w:val="none" w:sz="0" w:space="0" w:color="auto"/>
            <w:left w:val="none" w:sz="0" w:space="0" w:color="auto"/>
            <w:bottom w:val="none" w:sz="0" w:space="0" w:color="auto"/>
            <w:right w:val="none" w:sz="0" w:space="0" w:color="auto"/>
          </w:divBdr>
        </w:div>
        <w:div w:id="614291083">
          <w:marLeft w:val="480"/>
          <w:marRight w:val="0"/>
          <w:marTop w:val="0"/>
          <w:marBottom w:val="0"/>
          <w:divBdr>
            <w:top w:val="none" w:sz="0" w:space="0" w:color="auto"/>
            <w:left w:val="none" w:sz="0" w:space="0" w:color="auto"/>
            <w:bottom w:val="none" w:sz="0" w:space="0" w:color="auto"/>
            <w:right w:val="none" w:sz="0" w:space="0" w:color="auto"/>
          </w:divBdr>
        </w:div>
        <w:div w:id="625045282">
          <w:marLeft w:val="480"/>
          <w:marRight w:val="0"/>
          <w:marTop w:val="0"/>
          <w:marBottom w:val="0"/>
          <w:divBdr>
            <w:top w:val="none" w:sz="0" w:space="0" w:color="auto"/>
            <w:left w:val="none" w:sz="0" w:space="0" w:color="auto"/>
            <w:bottom w:val="none" w:sz="0" w:space="0" w:color="auto"/>
            <w:right w:val="none" w:sz="0" w:space="0" w:color="auto"/>
          </w:divBdr>
        </w:div>
        <w:div w:id="658266976">
          <w:marLeft w:val="480"/>
          <w:marRight w:val="0"/>
          <w:marTop w:val="0"/>
          <w:marBottom w:val="0"/>
          <w:divBdr>
            <w:top w:val="none" w:sz="0" w:space="0" w:color="auto"/>
            <w:left w:val="none" w:sz="0" w:space="0" w:color="auto"/>
            <w:bottom w:val="none" w:sz="0" w:space="0" w:color="auto"/>
            <w:right w:val="none" w:sz="0" w:space="0" w:color="auto"/>
          </w:divBdr>
        </w:div>
        <w:div w:id="664818987">
          <w:marLeft w:val="480"/>
          <w:marRight w:val="0"/>
          <w:marTop w:val="0"/>
          <w:marBottom w:val="0"/>
          <w:divBdr>
            <w:top w:val="none" w:sz="0" w:space="0" w:color="auto"/>
            <w:left w:val="none" w:sz="0" w:space="0" w:color="auto"/>
            <w:bottom w:val="none" w:sz="0" w:space="0" w:color="auto"/>
            <w:right w:val="none" w:sz="0" w:space="0" w:color="auto"/>
          </w:divBdr>
        </w:div>
        <w:div w:id="686059348">
          <w:marLeft w:val="480"/>
          <w:marRight w:val="0"/>
          <w:marTop w:val="0"/>
          <w:marBottom w:val="0"/>
          <w:divBdr>
            <w:top w:val="none" w:sz="0" w:space="0" w:color="auto"/>
            <w:left w:val="none" w:sz="0" w:space="0" w:color="auto"/>
            <w:bottom w:val="none" w:sz="0" w:space="0" w:color="auto"/>
            <w:right w:val="none" w:sz="0" w:space="0" w:color="auto"/>
          </w:divBdr>
        </w:div>
        <w:div w:id="751312263">
          <w:marLeft w:val="480"/>
          <w:marRight w:val="0"/>
          <w:marTop w:val="0"/>
          <w:marBottom w:val="0"/>
          <w:divBdr>
            <w:top w:val="none" w:sz="0" w:space="0" w:color="auto"/>
            <w:left w:val="none" w:sz="0" w:space="0" w:color="auto"/>
            <w:bottom w:val="none" w:sz="0" w:space="0" w:color="auto"/>
            <w:right w:val="none" w:sz="0" w:space="0" w:color="auto"/>
          </w:divBdr>
        </w:div>
        <w:div w:id="763187601">
          <w:marLeft w:val="480"/>
          <w:marRight w:val="0"/>
          <w:marTop w:val="0"/>
          <w:marBottom w:val="0"/>
          <w:divBdr>
            <w:top w:val="none" w:sz="0" w:space="0" w:color="auto"/>
            <w:left w:val="none" w:sz="0" w:space="0" w:color="auto"/>
            <w:bottom w:val="none" w:sz="0" w:space="0" w:color="auto"/>
            <w:right w:val="none" w:sz="0" w:space="0" w:color="auto"/>
          </w:divBdr>
        </w:div>
        <w:div w:id="769275590">
          <w:marLeft w:val="480"/>
          <w:marRight w:val="0"/>
          <w:marTop w:val="0"/>
          <w:marBottom w:val="0"/>
          <w:divBdr>
            <w:top w:val="none" w:sz="0" w:space="0" w:color="auto"/>
            <w:left w:val="none" w:sz="0" w:space="0" w:color="auto"/>
            <w:bottom w:val="none" w:sz="0" w:space="0" w:color="auto"/>
            <w:right w:val="none" w:sz="0" w:space="0" w:color="auto"/>
          </w:divBdr>
        </w:div>
        <w:div w:id="883445240">
          <w:marLeft w:val="480"/>
          <w:marRight w:val="0"/>
          <w:marTop w:val="0"/>
          <w:marBottom w:val="0"/>
          <w:divBdr>
            <w:top w:val="none" w:sz="0" w:space="0" w:color="auto"/>
            <w:left w:val="none" w:sz="0" w:space="0" w:color="auto"/>
            <w:bottom w:val="none" w:sz="0" w:space="0" w:color="auto"/>
            <w:right w:val="none" w:sz="0" w:space="0" w:color="auto"/>
          </w:divBdr>
        </w:div>
        <w:div w:id="885020256">
          <w:marLeft w:val="480"/>
          <w:marRight w:val="0"/>
          <w:marTop w:val="0"/>
          <w:marBottom w:val="0"/>
          <w:divBdr>
            <w:top w:val="none" w:sz="0" w:space="0" w:color="auto"/>
            <w:left w:val="none" w:sz="0" w:space="0" w:color="auto"/>
            <w:bottom w:val="none" w:sz="0" w:space="0" w:color="auto"/>
            <w:right w:val="none" w:sz="0" w:space="0" w:color="auto"/>
          </w:divBdr>
        </w:div>
        <w:div w:id="887842459">
          <w:marLeft w:val="480"/>
          <w:marRight w:val="0"/>
          <w:marTop w:val="0"/>
          <w:marBottom w:val="0"/>
          <w:divBdr>
            <w:top w:val="none" w:sz="0" w:space="0" w:color="auto"/>
            <w:left w:val="none" w:sz="0" w:space="0" w:color="auto"/>
            <w:bottom w:val="none" w:sz="0" w:space="0" w:color="auto"/>
            <w:right w:val="none" w:sz="0" w:space="0" w:color="auto"/>
          </w:divBdr>
        </w:div>
        <w:div w:id="908198336">
          <w:marLeft w:val="480"/>
          <w:marRight w:val="0"/>
          <w:marTop w:val="0"/>
          <w:marBottom w:val="0"/>
          <w:divBdr>
            <w:top w:val="none" w:sz="0" w:space="0" w:color="auto"/>
            <w:left w:val="none" w:sz="0" w:space="0" w:color="auto"/>
            <w:bottom w:val="none" w:sz="0" w:space="0" w:color="auto"/>
            <w:right w:val="none" w:sz="0" w:space="0" w:color="auto"/>
          </w:divBdr>
        </w:div>
      </w:divsChild>
    </w:div>
    <w:div w:id="160967553">
      <w:bodyDiv w:val="1"/>
      <w:marLeft w:val="0"/>
      <w:marRight w:val="0"/>
      <w:marTop w:val="0"/>
      <w:marBottom w:val="0"/>
      <w:divBdr>
        <w:top w:val="none" w:sz="0" w:space="0" w:color="auto"/>
        <w:left w:val="none" w:sz="0" w:space="0" w:color="auto"/>
        <w:bottom w:val="none" w:sz="0" w:space="0" w:color="auto"/>
        <w:right w:val="none" w:sz="0" w:space="0" w:color="auto"/>
      </w:divBdr>
    </w:div>
    <w:div w:id="161045508">
      <w:bodyDiv w:val="1"/>
      <w:marLeft w:val="0"/>
      <w:marRight w:val="0"/>
      <w:marTop w:val="0"/>
      <w:marBottom w:val="0"/>
      <w:divBdr>
        <w:top w:val="none" w:sz="0" w:space="0" w:color="auto"/>
        <w:left w:val="none" w:sz="0" w:space="0" w:color="auto"/>
        <w:bottom w:val="none" w:sz="0" w:space="0" w:color="auto"/>
        <w:right w:val="none" w:sz="0" w:space="0" w:color="auto"/>
      </w:divBdr>
    </w:div>
    <w:div w:id="161166562">
      <w:bodyDiv w:val="1"/>
      <w:marLeft w:val="0"/>
      <w:marRight w:val="0"/>
      <w:marTop w:val="0"/>
      <w:marBottom w:val="0"/>
      <w:divBdr>
        <w:top w:val="none" w:sz="0" w:space="0" w:color="auto"/>
        <w:left w:val="none" w:sz="0" w:space="0" w:color="auto"/>
        <w:bottom w:val="none" w:sz="0" w:space="0" w:color="auto"/>
        <w:right w:val="none" w:sz="0" w:space="0" w:color="auto"/>
      </w:divBdr>
    </w:div>
    <w:div w:id="161240148">
      <w:bodyDiv w:val="1"/>
      <w:marLeft w:val="0"/>
      <w:marRight w:val="0"/>
      <w:marTop w:val="0"/>
      <w:marBottom w:val="0"/>
      <w:divBdr>
        <w:top w:val="none" w:sz="0" w:space="0" w:color="auto"/>
        <w:left w:val="none" w:sz="0" w:space="0" w:color="auto"/>
        <w:bottom w:val="none" w:sz="0" w:space="0" w:color="auto"/>
        <w:right w:val="none" w:sz="0" w:space="0" w:color="auto"/>
      </w:divBdr>
    </w:div>
    <w:div w:id="161361999">
      <w:bodyDiv w:val="1"/>
      <w:marLeft w:val="0"/>
      <w:marRight w:val="0"/>
      <w:marTop w:val="0"/>
      <w:marBottom w:val="0"/>
      <w:divBdr>
        <w:top w:val="none" w:sz="0" w:space="0" w:color="auto"/>
        <w:left w:val="none" w:sz="0" w:space="0" w:color="auto"/>
        <w:bottom w:val="none" w:sz="0" w:space="0" w:color="auto"/>
        <w:right w:val="none" w:sz="0" w:space="0" w:color="auto"/>
      </w:divBdr>
    </w:div>
    <w:div w:id="161429369">
      <w:bodyDiv w:val="1"/>
      <w:marLeft w:val="0"/>
      <w:marRight w:val="0"/>
      <w:marTop w:val="0"/>
      <w:marBottom w:val="0"/>
      <w:divBdr>
        <w:top w:val="none" w:sz="0" w:space="0" w:color="auto"/>
        <w:left w:val="none" w:sz="0" w:space="0" w:color="auto"/>
        <w:bottom w:val="none" w:sz="0" w:space="0" w:color="auto"/>
        <w:right w:val="none" w:sz="0" w:space="0" w:color="auto"/>
      </w:divBdr>
    </w:div>
    <w:div w:id="161555776">
      <w:bodyDiv w:val="1"/>
      <w:marLeft w:val="0"/>
      <w:marRight w:val="0"/>
      <w:marTop w:val="0"/>
      <w:marBottom w:val="0"/>
      <w:divBdr>
        <w:top w:val="none" w:sz="0" w:space="0" w:color="auto"/>
        <w:left w:val="none" w:sz="0" w:space="0" w:color="auto"/>
        <w:bottom w:val="none" w:sz="0" w:space="0" w:color="auto"/>
        <w:right w:val="none" w:sz="0" w:space="0" w:color="auto"/>
      </w:divBdr>
    </w:div>
    <w:div w:id="161555831">
      <w:bodyDiv w:val="1"/>
      <w:marLeft w:val="0"/>
      <w:marRight w:val="0"/>
      <w:marTop w:val="0"/>
      <w:marBottom w:val="0"/>
      <w:divBdr>
        <w:top w:val="none" w:sz="0" w:space="0" w:color="auto"/>
        <w:left w:val="none" w:sz="0" w:space="0" w:color="auto"/>
        <w:bottom w:val="none" w:sz="0" w:space="0" w:color="auto"/>
        <w:right w:val="none" w:sz="0" w:space="0" w:color="auto"/>
      </w:divBdr>
    </w:div>
    <w:div w:id="161700623">
      <w:bodyDiv w:val="1"/>
      <w:marLeft w:val="0"/>
      <w:marRight w:val="0"/>
      <w:marTop w:val="0"/>
      <w:marBottom w:val="0"/>
      <w:divBdr>
        <w:top w:val="none" w:sz="0" w:space="0" w:color="auto"/>
        <w:left w:val="none" w:sz="0" w:space="0" w:color="auto"/>
        <w:bottom w:val="none" w:sz="0" w:space="0" w:color="auto"/>
        <w:right w:val="none" w:sz="0" w:space="0" w:color="auto"/>
      </w:divBdr>
    </w:div>
    <w:div w:id="161744658">
      <w:bodyDiv w:val="1"/>
      <w:marLeft w:val="0"/>
      <w:marRight w:val="0"/>
      <w:marTop w:val="0"/>
      <w:marBottom w:val="0"/>
      <w:divBdr>
        <w:top w:val="none" w:sz="0" w:space="0" w:color="auto"/>
        <w:left w:val="none" w:sz="0" w:space="0" w:color="auto"/>
        <w:bottom w:val="none" w:sz="0" w:space="0" w:color="auto"/>
        <w:right w:val="none" w:sz="0" w:space="0" w:color="auto"/>
      </w:divBdr>
    </w:div>
    <w:div w:id="161744990">
      <w:bodyDiv w:val="1"/>
      <w:marLeft w:val="0"/>
      <w:marRight w:val="0"/>
      <w:marTop w:val="0"/>
      <w:marBottom w:val="0"/>
      <w:divBdr>
        <w:top w:val="none" w:sz="0" w:space="0" w:color="auto"/>
        <w:left w:val="none" w:sz="0" w:space="0" w:color="auto"/>
        <w:bottom w:val="none" w:sz="0" w:space="0" w:color="auto"/>
        <w:right w:val="none" w:sz="0" w:space="0" w:color="auto"/>
      </w:divBdr>
    </w:div>
    <w:div w:id="161892494">
      <w:bodyDiv w:val="1"/>
      <w:marLeft w:val="0"/>
      <w:marRight w:val="0"/>
      <w:marTop w:val="0"/>
      <w:marBottom w:val="0"/>
      <w:divBdr>
        <w:top w:val="none" w:sz="0" w:space="0" w:color="auto"/>
        <w:left w:val="none" w:sz="0" w:space="0" w:color="auto"/>
        <w:bottom w:val="none" w:sz="0" w:space="0" w:color="auto"/>
        <w:right w:val="none" w:sz="0" w:space="0" w:color="auto"/>
      </w:divBdr>
    </w:div>
    <w:div w:id="161968035">
      <w:bodyDiv w:val="1"/>
      <w:marLeft w:val="0"/>
      <w:marRight w:val="0"/>
      <w:marTop w:val="0"/>
      <w:marBottom w:val="0"/>
      <w:divBdr>
        <w:top w:val="none" w:sz="0" w:space="0" w:color="auto"/>
        <w:left w:val="none" w:sz="0" w:space="0" w:color="auto"/>
        <w:bottom w:val="none" w:sz="0" w:space="0" w:color="auto"/>
        <w:right w:val="none" w:sz="0" w:space="0" w:color="auto"/>
      </w:divBdr>
    </w:div>
    <w:div w:id="162088409">
      <w:bodyDiv w:val="1"/>
      <w:marLeft w:val="0"/>
      <w:marRight w:val="0"/>
      <w:marTop w:val="0"/>
      <w:marBottom w:val="0"/>
      <w:divBdr>
        <w:top w:val="none" w:sz="0" w:space="0" w:color="auto"/>
        <w:left w:val="none" w:sz="0" w:space="0" w:color="auto"/>
        <w:bottom w:val="none" w:sz="0" w:space="0" w:color="auto"/>
        <w:right w:val="none" w:sz="0" w:space="0" w:color="auto"/>
      </w:divBdr>
    </w:div>
    <w:div w:id="162361479">
      <w:bodyDiv w:val="1"/>
      <w:marLeft w:val="0"/>
      <w:marRight w:val="0"/>
      <w:marTop w:val="0"/>
      <w:marBottom w:val="0"/>
      <w:divBdr>
        <w:top w:val="none" w:sz="0" w:space="0" w:color="auto"/>
        <w:left w:val="none" w:sz="0" w:space="0" w:color="auto"/>
        <w:bottom w:val="none" w:sz="0" w:space="0" w:color="auto"/>
        <w:right w:val="none" w:sz="0" w:space="0" w:color="auto"/>
      </w:divBdr>
    </w:div>
    <w:div w:id="162665132">
      <w:bodyDiv w:val="1"/>
      <w:marLeft w:val="0"/>
      <w:marRight w:val="0"/>
      <w:marTop w:val="0"/>
      <w:marBottom w:val="0"/>
      <w:divBdr>
        <w:top w:val="none" w:sz="0" w:space="0" w:color="auto"/>
        <w:left w:val="none" w:sz="0" w:space="0" w:color="auto"/>
        <w:bottom w:val="none" w:sz="0" w:space="0" w:color="auto"/>
        <w:right w:val="none" w:sz="0" w:space="0" w:color="auto"/>
      </w:divBdr>
    </w:div>
    <w:div w:id="162671239">
      <w:bodyDiv w:val="1"/>
      <w:marLeft w:val="0"/>
      <w:marRight w:val="0"/>
      <w:marTop w:val="0"/>
      <w:marBottom w:val="0"/>
      <w:divBdr>
        <w:top w:val="none" w:sz="0" w:space="0" w:color="auto"/>
        <w:left w:val="none" w:sz="0" w:space="0" w:color="auto"/>
        <w:bottom w:val="none" w:sz="0" w:space="0" w:color="auto"/>
        <w:right w:val="none" w:sz="0" w:space="0" w:color="auto"/>
      </w:divBdr>
    </w:div>
    <w:div w:id="162740641">
      <w:bodyDiv w:val="1"/>
      <w:marLeft w:val="0"/>
      <w:marRight w:val="0"/>
      <w:marTop w:val="0"/>
      <w:marBottom w:val="0"/>
      <w:divBdr>
        <w:top w:val="none" w:sz="0" w:space="0" w:color="auto"/>
        <w:left w:val="none" w:sz="0" w:space="0" w:color="auto"/>
        <w:bottom w:val="none" w:sz="0" w:space="0" w:color="auto"/>
        <w:right w:val="none" w:sz="0" w:space="0" w:color="auto"/>
      </w:divBdr>
    </w:div>
    <w:div w:id="162815713">
      <w:bodyDiv w:val="1"/>
      <w:marLeft w:val="0"/>
      <w:marRight w:val="0"/>
      <w:marTop w:val="0"/>
      <w:marBottom w:val="0"/>
      <w:divBdr>
        <w:top w:val="none" w:sz="0" w:space="0" w:color="auto"/>
        <w:left w:val="none" w:sz="0" w:space="0" w:color="auto"/>
        <w:bottom w:val="none" w:sz="0" w:space="0" w:color="auto"/>
        <w:right w:val="none" w:sz="0" w:space="0" w:color="auto"/>
      </w:divBdr>
    </w:div>
    <w:div w:id="163011564">
      <w:bodyDiv w:val="1"/>
      <w:marLeft w:val="0"/>
      <w:marRight w:val="0"/>
      <w:marTop w:val="0"/>
      <w:marBottom w:val="0"/>
      <w:divBdr>
        <w:top w:val="none" w:sz="0" w:space="0" w:color="auto"/>
        <w:left w:val="none" w:sz="0" w:space="0" w:color="auto"/>
        <w:bottom w:val="none" w:sz="0" w:space="0" w:color="auto"/>
        <w:right w:val="none" w:sz="0" w:space="0" w:color="auto"/>
      </w:divBdr>
    </w:div>
    <w:div w:id="163057632">
      <w:bodyDiv w:val="1"/>
      <w:marLeft w:val="0"/>
      <w:marRight w:val="0"/>
      <w:marTop w:val="0"/>
      <w:marBottom w:val="0"/>
      <w:divBdr>
        <w:top w:val="none" w:sz="0" w:space="0" w:color="auto"/>
        <w:left w:val="none" w:sz="0" w:space="0" w:color="auto"/>
        <w:bottom w:val="none" w:sz="0" w:space="0" w:color="auto"/>
        <w:right w:val="none" w:sz="0" w:space="0" w:color="auto"/>
      </w:divBdr>
    </w:div>
    <w:div w:id="163060075">
      <w:bodyDiv w:val="1"/>
      <w:marLeft w:val="0"/>
      <w:marRight w:val="0"/>
      <w:marTop w:val="0"/>
      <w:marBottom w:val="0"/>
      <w:divBdr>
        <w:top w:val="none" w:sz="0" w:space="0" w:color="auto"/>
        <w:left w:val="none" w:sz="0" w:space="0" w:color="auto"/>
        <w:bottom w:val="none" w:sz="0" w:space="0" w:color="auto"/>
        <w:right w:val="none" w:sz="0" w:space="0" w:color="auto"/>
      </w:divBdr>
    </w:div>
    <w:div w:id="163127739">
      <w:bodyDiv w:val="1"/>
      <w:marLeft w:val="0"/>
      <w:marRight w:val="0"/>
      <w:marTop w:val="0"/>
      <w:marBottom w:val="0"/>
      <w:divBdr>
        <w:top w:val="none" w:sz="0" w:space="0" w:color="auto"/>
        <w:left w:val="none" w:sz="0" w:space="0" w:color="auto"/>
        <w:bottom w:val="none" w:sz="0" w:space="0" w:color="auto"/>
        <w:right w:val="none" w:sz="0" w:space="0" w:color="auto"/>
      </w:divBdr>
    </w:div>
    <w:div w:id="163131568">
      <w:bodyDiv w:val="1"/>
      <w:marLeft w:val="0"/>
      <w:marRight w:val="0"/>
      <w:marTop w:val="0"/>
      <w:marBottom w:val="0"/>
      <w:divBdr>
        <w:top w:val="none" w:sz="0" w:space="0" w:color="auto"/>
        <w:left w:val="none" w:sz="0" w:space="0" w:color="auto"/>
        <w:bottom w:val="none" w:sz="0" w:space="0" w:color="auto"/>
        <w:right w:val="none" w:sz="0" w:space="0" w:color="auto"/>
      </w:divBdr>
    </w:div>
    <w:div w:id="163203376">
      <w:bodyDiv w:val="1"/>
      <w:marLeft w:val="0"/>
      <w:marRight w:val="0"/>
      <w:marTop w:val="0"/>
      <w:marBottom w:val="0"/>
      <w:divBdr>
        <w:top w:val="none" w:sz="0" w:space="0" w:color="auto"/>
        <w:left w:val="none" w:sz="0" w:space="0" w:color="auto"/>
        <w:bottom w:val="none" w:sz="0" w:space="0" w:color="auto"/>
        <w:right w:val="none" w:sz="0" w:space="0" w:color="auto"/>
      </w:divBdr>
    </w:div>
    <w:div w:id="163206733">
      <w:bodyDiv w:val="1"/>
      <w:marLeft w:val="0"/>
      <w:marRight w:val="0"/>
      <w:marTop w:val="0"/>
      <w:marBottom w:val="0"/>
      <w:divBdr>
        <w:top w:val="none" w:sz="0" w:space="0" w:color="auto"/>
        <w:left w:val="none" w:sz="0" w:space="0" w:color="auto"/>
        <w:bottom w:val="none" w:sz="0" w:space="0" w:color="auto"/>
        <w:right w:val="none" w:sz="0" w:space="0" w:color="auto"/>
      </w:divBdr>
    </w:div>
    <w:div w:id="163252629">
      <w:bodyDiv w:val="1"/>
      <w:marLeft w:val="0"/>
      <w:marRight w:val="0"/>
      <w:marTop w:val="0"/>
      <w:marBottom w:val="0"/>
      <w:divBdr>
        <w:top w:val="none" w:sz="0" w:space="0" w:color="auto"/>
        <w:left w:val="none" w:sz="0" w:space="0" w:color="auto"/>
        <w:bottom w:val="none" w:sz="0" w:space="0" w:color="auto"/>
        <w:right w:val="none" w:sz="0" w:space="0" w:color="auto"/>
      </w:divBdr>
    </w:div>
    <w:div w:id="163399914">
      <w:bodyDiv w:val="1"/>
      <w:marLeft w:val="0"/>
      <w:marRight w:val="0"/>
      <w:marTop w:val="0"/>
      <w:marBottom w:val="0"/>
      <w:divBdr>
        <w:top w:val="none" w:sz="0" w:space="0" w:color="auto"/>
        <w:left w:val="none" w:sz="0" w:space="0" w:color="auto"/>
        <w:bottom w:val="none" w:sz="0" w:space="0" w:color="auto"/>
        <w:right w:val="none" w:sz="0" w:space="0" w:color="auto"/>
      </w:divBdr>
    </w:div>
    <w:div w:id="163474403">
      <w:bodyDiv w:val="1"/>
      <w:marLeft w:val="0"/>
      <w:marRight w:val="0"/>
      <w:marTop w:val="0"/>
      <w:marBottom w:val="0"/>
      <w:divBdr>
        <w:top w:val="none" w:sz="0" w:space="0" w:color="auto"/>
        <w:left w:val="none" w:sz="0" w:space="0" w:color="auto"/>
        <w:bottom w:val="none" w:sz="0" w:space="0" w:color="auto"/>
        <w:right w:val="none" w:sz="0" w:space="0" w:color="auto"/>
      </w:divBdr>
    </w:div>
    <w:div w:id="163477666">
      <w:bodyDiv w:val="1"/>
      <w:marLeft w:val="0"/>
      <w:marRight w:val="0"/>
      <w:marTop w:val="0"/>
      <w:marBottom w:val="0"/>
      <w:divBdr>
        <w:top w:val="none" w:sz="0" w:space="0" w:color="auto"/>
        <w:left w:val="none" w:sz="0" w:space="0" w:color="auto"/>
        <w:bottom w:val="none" w:sz="0" w:space="0" w:color="auto"/>
        <w:right w:val="none" w:sz="0" w:space="0" w:color="auto"/>
      </w:divBdr>
    </w:div>
    <w:div w:id="163520536">
      <w:bodyDiv w:val="1"/>
      <w:marLeft w:val="0"/>
      <w:marRight w:val="0"/>
      <w:marTop w:val="0"/>
      <w:marBottom w:val="0"/>
      <w:divBdr>
        <w:top w:val="none" w:sz="0" w:space="0" w:color="auto"/>
        <w:left w:val="none" w:sz="0" w:space="0" w:color="auto"/>
        <w:bottom w:val="none" w:sz="0" w:space="0" w:color="auto"/>
        <w:right w:val="none" w:sz="0" w:space="0" w:color="auto"/>
      </w:divBdr>
    </w:div>
    <w:div w:id="163663665">
      <w:bodyDiv w:val="1"/>
      <w:marLeft w:val="0"/>
      <w:marRight w:val="0"/>
      <w:marTop w:val="0"/>
      <w:marBottom w:val="0"/>
      <w:divBdr>
        <w:top w:val="none" w:sz="0" w:space="0" w:color="auto"/>
        <w:left w:val="none" w:sz="0" w:space="0" w:color="auto"/>
        <w:bottom w:val="none" w:sz="0" w:space="0" w:color="auto"/>
        <w:right w:val="none" w:sz="0" w:space="0" w:color="auto"/>
      </w:divBdr>
    </w:div>
    <w:div w:id="163667753">
      <w:bodyDiv w:val="1"/>
      <w:marLeft w:val="0"/>
      <w:marRight w:val="0"/>
      <w:marTop w:val="0"/>
      <w:marBottom w:val="0"/>
      <w:divBdr>
        <w:top w:val="none" w:sz="0" w:space="0" w:color="auto"/>
        <w:left w:val="none" w:sz="0" w:space="0" w:color="auto"/>
        <w:bottom w:val="none" w:sz="0" w:space="0" w:color="auto"/>
        <w:right w:val="none" w:sz="0" w:space="0" w:color="auto"/>
      </w:divBdr>
    </w:div>
    <w:div w:id="163668560">
      <w:bodyDiv w:val="1"/>
      <w:marLeft w:val="0"/>
      <w:marRight w:val="0"/>
      <w:marTop w:val="0"/>
      <w:marBottom w:val="0"/>
      <w:divBdr>
        <w:top w:val="none" w:sz="0" w:space="0" w:color="auto"/>
        <w:left w:val="none" w:sz="0" w:space="0" w:color="auto"/>
        <w:bottom w:val="none" w:sz="0" w:space="0" w:color="auto"/>
        <w:right w:val="none" w:sz="0" w:space="0" w:color="auto"/>
      </w:divBdr>
    </w:div>
    <w:div w:id="163781599">
      <w:bodyDiv w:val="1"/>
      <w:marLeft w:val="0"/>
      <w:marRight w:val="0"/>
      <w:marTop w:val="0"/>
      <w:marBottom w:val="0"/>
      <w:divBdr>
        <w:top w:val="none" w:sz="0" w:space="0" w:color="auto"/>
        <w:left w:val="none" w:sz="0" w:space="0" w:color="auto"/>
        <w:bottom w:val="none" w:sz="0" w:space="0" w:color="auto"/>
        <w:right w:val="none" w:sz="0" w:space="0" w:color="auto"/>
      </w:divBdr>
    </w:div>
    <w:div w:id="163782722">
      <w:bodyDiv w:val="1"/>
      <w:marLeft w:val="0"/>
      <w:marRight w:val="0"/>
      <w:marTop w:val="0"/>
      <w:marBottom w:val="0"/>
      <w:divBdr>
        <w:top w:val="none" w:sz="0" w:space="0" w:color="auto"/>
        <w:left w:val="none" w:sz="0" w:space="0" w:color="auto"/>
        <w:bottom w:val="none" w:sz="0" w:space="0" w:color="auto"/>
        <w:right w:val="none" w:sz="0" w:space="0" w:color="auto"/>
      </w:divBdr>
    </w:div>
    <w:div w:id="163786374">
      <w:bodyDiv w:val="1"/>
      <w:marLeft w:val="0"/>
      <w:marRight w:val="0"/>
      <w:marTop w:val="0"/>
      <w:marBottom w:val="0"/>
      <w:divBdr>
        <w:top w:val="none" w:sz="0" w:space="0" w:color="auto"/>
        <w:left w:val="none" w:sz="0" w:space="0" w:color="auto"/>
        <w:bottom w:val="none" w:sz="0" w:space="0" w:color="auto"/>
        <w:right w:val="none" w:sz="0" w:space="0" w:color="auto"/>
      </w:divBdr>
    </w:div>
    <w:div w:id="163860699">
      <w:bodyDiv w:val="1"/>
      <w:marLeft w:val="0"/>
      <w:marRight w:val="0"/>
      <w:marTop w:val="0"/>
      <w:marBottom w:val="0"/>
      <w:divBdr>
        <w:top w:val="none" w:sz="0" w:space="0" w:color="auto"/>
        <w:left w:val="none" w:sz="0" w:space="0" w:color="auto"/>
        <w:bottom w:val="none" w:sz="0" w:space="0" w:color="auto"/>
        <w:right w:val="none" w:sz="0" w:space="0" w:color="auto"/>
      </w:divBdr>
    </w:div>
    <w:div w:id="163864547">
      <w:bodyDiv w:val="1"/>
      <w:marLeft w:val="0"/>
      <w:marRight w:val="0"/>
      <w:marTop w:val="0"/>
      <w:marBottom w:val="0"/>
      <w:divBdr>
        <w:top w:val="none" w:sz="0" w:space="0" w:color="auto"/>
        <w:left w:val="none" w:sz="0" w:space="0" w:color="auto"/>
        <w:bottom w:val="none" w:sz="0" w:space="0" w:color="auto"/>
        <w:right w:val="none" w:sz="0" w:space="0" w:color="auto"/>
      </w:divBdr>
    </w:div>
    <w:div w:id="164127795">
      <w:bodyDiv w:val="1"/>
      <w:marLeft w:val="0"/>
      <w:marRight w:val="0"/>
      <w:marTop w:val="0"/>
      <w:marBottom w:val="0"/>
      <w:divBdr>
        <w:top w:val="none" w:sz="0" w:space="0" w:color="auto"/>
        <w:left w:val="none" w:sz="0" w:space="0" w:color="auto"/>
        <w:bottom w:val="none" w:sz="0" w:space="0" w:color="auto"/>
        <w:right w:val="none" w:sz="0" w:space="0" w:color="auto"/>
      </w:divBdr>
    </w:div>
    <w:div w:id="164133711">
      <w:bodyDiv w:val="1"/>
      <w:marLeft w:val="0"/>
      <w:marRight w:val="0"/>
      <w:marTop w:val="0"/>
      <w:marBottom w:val="0"/>
      <w:divBdr>
        <w:top w:val="none" w:sz="0" w:space="0" w:color="auto"/>
        <w:left w:val="none" w:sz="0" w:space="0" w:color="auto"/>
        <w:bottom w:val="none" w:sz="0" w:space="0" w:color="auto"/>
        <w:right w:val="none" w:sz="0" w:space="0" w:color="auto"/>
      </w:divBdr>
    </w:div>
    <w:div w:id="164170543">
      <w:bodyDiv w:val="1"/>
      <w:marLeft w:val="0"/>
      <w:marRight w:val="0"/>
      <w:marTop w:val="0"/>
      <w:marBottom w:val="0"/>
      <w:divBdr>
        <w:top w:val="none" w:sz="0" w:space="0" w:color="auto"/>
        <w:left w:val="none" w:sz="0" w:space="0" w:color="auto"/>
        <w:bottom w:val="none" w:sz="0" w:space="0" w:color="auto"/>
        <w:right w:val="none" w:sz="0" w:space="0" w:color="auto"/>
      </w:divBdr>
    </w:div>
    <w:div w:id="164172498">
      <w:bodyDiv w:val="1"/>
      <w:marLeft w:val="0"/>
      <w:marRight w:val="0"/>
      <w:marTop w:val="0"/>
      <w:marBottom w:val="0"/>
      <w:divBdr>
        <w:top w:val="none" w:sz="0" w:space="0" w:color="auto"/>
        <w:left w:val="none" w:sz="0" w:space="0" w:color="auto"/>
        <w:bottom w:val="none" w:sz="0" w:space="0" w:color="auto"/>
        <w:right w:val="none" w:sz="0" w:space="0" w:color="auto"/>
      </w:divBdr>
    </w:div>
    <w:div w:id="164322706">
      <w:bodyDiv w:val="1"/>
      <w:marLeft w:val="0"/>
      <w:marRight w:val="0"/>
      <w:marTop w:val="0"/>
      <w:marBottom w:val="0"/>
      <w:divBdr>
        <w:top w:val="none" w:sz="0" w:space="0" w:color="auto"/>
        <w:left w:val="none" w:sz="0" w:space="0" w:color="auto"/>
        <w:bottom w:val="none" w:sz="0" w:space="0" w:color="auto"/>
        <w:right w:val="none" w:sz="0" w:space="0" w:color="auto"/>
      </w:divBdr>
    </w:div>
    <w:div w:id="164444339">
      <w:bodyDiv w:val="1"/>
      <w:marLeft w:val="0"/>
      <w:marRight w:val="0"/>
      <w:marTop w:val="0"/>
      <w:marBottom w:val="0"/>
      <w:divBdr>
        <w:top w:val="none" w:sz="0" w:space="0" w:color="auto"/>
        <w:left w:val="none" w:sz="0" w:space="0" w:color="auto"/>
        <w:bottom w:val="none" w:sz="0" w:space="0" w:color="auto"/>
        <w:right w:val="none" w:sz="0" w:space="0" w:color="auto"/>
      </w:divBdr>
    </w:div>
    <w:div w:id="164513836">
      <w:bodyDiv w:val="1"/>
      <w:marLeft w:val="0"/>
      <w:marRight w:val="0"/>
      <w:marTop w:val="0"/>
      <w:marBottom w:val="0"/>
      <w:divBdr>
        <w:top w:val="none" w:sz="0" w:space="0" w:color="auto"/>
        <w:left w:val="none" w:sz="0" w:space="0" w:color="auto"/>
        <w:bottom w:val="none" w:sz="0" w:space="0" w:color="auto"/>
        <w:right w:val="none" w:sz="0" w:space="0" w:color="auto"/>
      </w:divBdr>
    </w:div>
    <w:div w:id="164514506">
      <w:bodyDiv w:val="1"/>
      <w:marLeft w:val="0"/>
      <w:marRight w:val="0"/>
      <w:marTop w:val="0"/>
      <w:marBottom w:val="0"/>
      <w:divBdr>
        <w:top w:val="none" w:sz="0" w:space="0" w:color="auto"/>
        <w:left w:val="none" w:sz="0" w:space="0" w:color="auto"/>
        <w:bottom w:val="none" w:sz="0" w:space="0" w:color="auto"/>
        <w:right w:val="none" w:sz="0" w:space="0" w:color="auto"/>
      </w:divBdr>
    </w:div>
    <w:div w:id="164520631">
      <w:bodyDiv w:val="1"/>
      <w:marLeft w:val="0"/>
      <w:marRight w:val="0"/>
      <w:marTop w:val="0"/>
      <w:marBottom w:val="0"/>
      <w:divBdr>
        <w:top w:val="none" w:sz="0" w:space="0" w:color="auto"/>
        <w:left w:val="none" w:sz="0" w:space="0" w:color="auto"/>
        <w:bottom w:val="none" w:sz="0" w:space="0" w:color="auto"/>
        <w:right w:val="none" w:sz="0" w:space="0" w:color="auto"/>
      </w:divBdr>
    </w:div>
    <w:div w:id="164589188">
      <w:bodyDiv w:val="1"/>
      <w:marLeft w:val="0"/>
      <w:marRight w:val="0"/>
      <w:marTop w:val="0"/>
      <w:marBottom w:val="0"/>
      <w:divBdr>
        <w:top w:val="none" w:sz="0" w:space="0" w:color="auto"/>
        <w:left w:val="none" w:sz="0" w:space="0" w:color="auto"/>
        <w:bottom w:val="none" w:sz="0" w:space="0" w:color="auto"/>
        <w:right w:val="none" w:sz="0" w:space="0" w:color="auto"/>
      </w:divBdr>
    </w:div>
    <w:div w:id="164590458">
      <w:bodyDiv w:val="1"/>
      <w:marLeft w:val="0"/>
      <w:marRight w:val="0"/>
      <w:marTop w:val="0"/>
      <w:marBottom w:val="0"/>
      <w:divBdr>
        <w:top w:val="none" w:sz="0" w:space="0" w:color="auto"/>
        <w:left w:val="none" w:sz="0" w:space="0" w:color="auto"/>
        <w:bottom w:val="none" w:sz="0" w:space="0" w:color="auto"/>
        <w:right w:val="none" w:sz="0" w:space="0" w:color="auto"/>
      </w:divBdr>
    </w:div>
    <w:div w:id="164591962">
      <w:bodyDiv w:val="1"/>
      <w:marLeft w:val="0"/>
      <w:marRight w:val="0"/>
      <w:marTop w:val="0"/>
      <w:marBottom w:val="0"/>
      <w:divBdr>
        <w:top w:val="none" w:sz="0" w:space="0" w:color="auto"/>
        <w:left w:val="none" w:sz="0" w:space="0" w:color="auto"/>
        <w:bottom w:val="none" w:sz="0" w:space="0" w:color="auto"/>
        <w:right w:val="none" w:sz="0" w:space="0" w:color="auto"/>
      </w:divBdr>
      <w:divsChild>
        <w:div w:id="2323330">
          <w:marLeft w:val="480"/>
          <w:marRight w:val="0"/>
          <w:marTop w:val="0"/>
          <w:marBottom w:val="0"/>
          <w:divBdr>
            <w:top w:val="none" w:sz="0" w:space="0" w:color="auto"/>
            <w:left w:val="none" w:sz="0" w:space="0" w:color="auto"/>
            <w:bottom w:val="none" w:sz="0" w:space="0" w:color="auto"/>
            <w:right w:val="none" w:sz="0" w:space="0" w:color="auto"/>
          </w:divBdr>
        </w:div>
        <w:div w:id="24914391">
          <w:marLeft w:val="480"/>
          <w:marRight w:val="0"/>
          <w:marTop w:val="0"/>
          <w:marBottom w:val="0"/>
          <w:divBdr>
            <w:top w:val="none" w:sz="0" w:space="0" w:color="auto"/>
            <w:left w:val="none" w:sz="0" w:space="0" w:color="auto"/>
            <w:bottom w:val="none" w:sz="0" w:space="0" w:color="auto"/>
            <w:right w:val="none" w:sz="0" w:space="0" w:color="auto"/>
          </w:divBdr>
        </w:div>
        <w:div w:id="88936249">
          <w:marLeft w:val="480"/>
          <w:marRight w:val="0"/>
          <w:marTop w:val="0"/>
          <w:marBottom w:val="0"/>
          <w:divBdr>
            <w:top w:val="none" w:sz="0" w:space="0" w:color="auto"/>
            <w:left w:val="none" w:sz="0" w:space="0" w:color="auto"/>
            <w:bottom w:val="none" w:sz="0" w:space="0" w:color="auto"/>
            <w:right w:val="none" w:sz="0" w:space="0" w:color="auto"/>
          </w:divBdr>
        </w:div>
        <w:div w:id="116879764">
          <w:marLeft w:val="480"/>
          <w:marRight w:val="0"/>
          <w:marTop w:val="0"/>
          <w:marBottom w:val="0"/>
          <w:divBdr>
            <w:top w:val="none" w:sz="0" w:space="0" w:color="auto"/>
            <w:left w:val="none" w:sz="0" w:space="0" w:color="auto"/>
            <w:bottom w:val="none" w:sz="0" w:space="0" w:color="auto"/>
            <w:right w:val="none" w:sz="0" w:space="0" w:color="auto"/>
          </w:divBdr>
        </w:div>
        <w:div w:id="119034593">
          <w:marLeft w:val="480"/>
          <w:marRight w:val="0"/>
          <w:marTop w:val="0"/>
          <w:marBottom w:val="0"/>
          <w:divBdr>
            <w:top w:val="none" w:sz="0" w:space="0" w:color="auto"/>
            <w:left w:val="none" w:sz="0" w:space="0" w:color="auto"/>
            <w:bottom w:val="none" w:sz="0" w:space="0" w:color="auto"/>
            <w:right w:val="none" w:sz="0" w:space="0" w:color="auto"/>
          </w:divBdr>
        </w:div>
        <w:div w:id="163522120">
          <w:marLeft w:val="480"/>
          <w:marRight w:val="0"/>
          <w:marTop w:val="0"/>
          <w:marBottom w:val="0"/>
          <w:divBdr>
            <w:top w:val="none" w:sz="0" w:space="0" w:color="auto"/>
            <w:left w:val="none" w:sz="0" w:space="0" w:color="auto"/>
            <w:bottom w:val="none" w:sz="0" w:space="0" w:color="auto"/>
            <w:right w:val="none" w:sz="0" w:space="0" w:color="auto"/>
          </w:divBdr>
        </w:div>
        <w:div w:id="177890397">
          <w:marLeft w:val="480"/>
          <w:marRight w:val="0"/>
          <w:marTop w:val="0"/>
          <w:marBottom w:val="0"/>
          <w:divBdr>
            <w:top w:val="none" w:sz="0" w:space="0" w:color="auto"/>
            <w:left w:val="none" w:sz="0" w:space="0" w:color="auto"/>
            <w:bottom w:val="none" w:sz="0" w:space="0" w:color="auto"/>
            <w:right w:val="none" w:sz="0" w:space="0" w:color="auto"/>
          </w:divBdr>
        </w:div>
        <w:div w:id="239870663">
          <w:marLeft w:val="480"/>
          <w:marRight w:val="0"/>
          <w:marTop w:val="0"/>
          <w:marBottom w:val="0"/>
          <w:divBdr>
            <w:top w:val="none" w:sz="0" w:space="0" w:color="auto"/>
            <w:left w:val="none" w:sz="0" w:space="0" w:color="auto"/>
            <w:bottom w:val="none" w:sz="0" w:space="0" w:color="auto"/>
            <w:right w:val="none" w:sz="0" w:space="0" w:color="auto"/>
          </w:divBdr>
        </w:div>
        <w:div w:id="295062097">
          <w:marLeft w:val="480"/>
          <w:marRight w:val="0"/>
          <w:marTop w:val="0"/>
          <w:marBottom w:val="0"/>
          <w:divBdr>
            <w:top w:val="none" w:sz="0" w:space="0" w:color="auto"/>
            <w:left w:val="none" w:sz="0" w:space="0" w:color="auto"/>
            <w:bottom w:val="none" w:sz="0" w:space="0" w:color="auto"/>
            <w:right w:val="none" w:sz="0" w:space="0" w:color="auto"/>
          </w:divBdr>
        </w:div>
        <w:div w:id="306131141">
          <w:marLeft w:val="480"/>
          <w:marRight w:val="0"/>
          <w:marTop w:val="0"/>
          <w:marBottom w:val="0"/>
          <w:divBdr>
            <w:top w:val="none" w:sz="0" w:space="0" w:color="auto"/>
            <w:left w:val="none" w:sz="0" w:space="0" w:color="auto"/>
            <w:bottom w:val="none" w:sz="0" w:space="0" w:color="auto"/>
            <w:right w:val="none" w:sz="0" w:space="0" w:color="auto"/>
          </w:divBdr>
        </w:div>
        <w:div w:id="379861907">
          <w:marLeft w:val="480"/>
          <w:marRight w:val="0"/>
          <w:marTop w:val="0"/>
          <w:marBottom w:val="0"/>
          <w:divBdr>
            <w:top w:val="none" w:sz="0" w:space="0" w:color="auto"/>
            <w:left w:val="none" w:sz="0" w:space="0" w:color="auto"/>
            <w:bottom w:val="none" w:sz="0" w:space="0" w:color="auto"/>
            <w:right w:val="none" w:sz="0" w:space="0" w:color="auto"/>
          </w:divBdr>
        </w:div>
        <w:div w:id="399601632">
          <w:marLeft w:val="480"/>
          <w:marRight w:val="0"/>
          <w:marTop w:val="0"/>
          <w:marBottom w:val="0"/>
          <w:divBdr>
            <w:top w:val="none" w:sz="0" w:space="0" w:color="auto"/>
            <w:left w:val="none" w:sz="0" w:space="0" w:color="auto"/>
            <w:bottom w:val="none" w:sz="0" w:space="0" w:color="auto"/>
            <w:right w:val="none" w:sz="0" w:space="0" w:color="auto"/>
          </w:divBdr>
        </w:div>
        <w:div w:id="452360636">
          <w:marLeft w:val="480"/>
          <w:marRight w:val="0"/>
          <w:marTop w:val="0"/>
          <w:marBottom w:val="0"/>
          <w:divBdr>
            <w:top w:val="none" w:sz="0" w:space="0" w:color="auto"/>
            <w:left w:val="none" w:sz="0" w:space="0" w:color="auto"/>
            <w:bottom w:val="none" w:sz="0" w:space="0" w:color="auto"/>
            <w:right w:val="none" w:sz="0" w:space="0" w:color="auto"/>
          </w:divBdr>
        </w:div>
        <w:div w:id="490945666">
          <w:marLeft w:val="480"/>
          <w:marRight w:val="0"/>
          <w:marTop w:val="0"/>
          <w:marBottom w:val="0"/>
          <w:divBdr>
            <w:top w:val="none" w:sz="0" w:space="0" w:color="auto"/>
            <w:left w:val="none" w:sz="0" w:space="0" w:color="auto"/>
            <w:bottom w:val="none" w:sz="0" w:space="0" w:color="auto"/>
            <w:right w:val="none" w:sz="0" w:space="0" w:color="auto"/>
          </w:divBdr>
        </w:div>
        <w:div w:id="529419221">
          <w:marLeft w:val="480"/>
          <w:marRight w:val="0"/>
          <w:marTop w:val="0"/>
          <w:marBottom w:val="0"/>
          <w:divBdr>
            <w:top w:val="none" w:sz="0" w:space="0" w:color="auto"/>
            <w:left w:val="none" w:sz="0" w:space="0" w:color="auto"/>
            <w:bottom w:val="none" w:sz="0" w:space="0" w:color="auto"/>
            <w:right w:val="none" w:sz="0" w:space="0" w:color="auto"/>
          </w:divBdr>
        </w:div>
        <w:div w:id="676880253">
          <w:marLeft w:val="480"/>
          <w:marRight w:val="0"/>
          <w:marTop w:val="0"/>
          <w:marBottom w:val="0"/>
          <w:divBdr>
            <w:top w:val="none" w:sz="0" w:space="0" w:color="auto"/>
            <w:left w:val="none" w:sz="0" w:space="0" w:color="auto"/>
            <w:bottom w:val="none" w:sz="0" w:space="0" w:color="auto"/>
            <w:right w:val="none" w:sz="0" w:space="0" w:color="auto"/>
          </w:divBdr>
        </w:div>
        <w:div w:id="703792141">
          <w:marLeft w:val="480"/>
          <w:marRight w:val="0"/>
          <w:marTop w:val="0"/>
          <w:marBottom w:val="0"/>
          <w:divBdr>
            <w:top w:val="none" w:sz="0" w:space="0" w:color="auto"/>
            <w:left w:val="none" w:sz="0" w:space="0" w:color="auto"/>
            <w:bottom w:val="none" w:sz="0" w:space="0" w:color="auto"/>
            <w:right w:val="none" w:sz="0" w:space="0" w:color="auto"/>
          </w:divBdr>
        </w:div>
        <w:div w:id="755176211">
          <w:marLeft w:val="480"/>
          <w:marRight w:val="0"/>
          <w:marTop w:val="0"/>
          <w:marBottom w:val="0"/>
          <w:divBdr>
            <w:top w:val="none" w:sz="0" w:space="0" w:color="auto"/>
            <w:left w:val="none" w:sz="0" w:space="0" w:color="auto"/>
            <w:bottom w:val="none" w:sz="0" w:space="0" w:color="auto"/>
            <w:right w:val="none" w:sz="0" w:space="0" w:color="auto"/>
          </w:divBdr>
        </w:div>
        <w:div w:id="755859048">
          <w:marLeft w:val="480"/>
          <w:marRight w:val="0"/>
          <w:marTop w:val="0"/>
          <w:marBottom w:val="0"/>
          <w:divBdr>
            <w:top w:val="none" w:sz="0" w:space="0" w:color="auto"/>
            <w:left w:val="none" w:sz="0" w:space="0" w:color="auto"/>
            <w:bottom w:val="none" w:sz="0" w:space="0" w:color="auto"/>
            <w:right w:val="none" w:sz="0" w:space="0" w:color="auto"/>
          </w:divBdr>
        </w:div>
        <w:div w:id="808598216">
          <w:marLeft w:val="480"/>
          <w:marRight w:val="0"/>
          <w:marTop w:val="0"/>
          <w:marBottom w:val="0"/>
          <w:divBdr>
            <w:top w:val="none" w:sz="0" w:space="0" w:color="auto"/>
            <w:left w:val="none" w:sz="0" w:space="0" w:color="auto"/>
            <w:bottom w:val="none" w:sz="0" w:space="0" w:color="auto"/>
            <w:right w:val="none" w:sz="0" w:space="0" w:color="auto"/>
          </w:divBdr>
        </w:div>
        <w:div w:id="861936805">
          <w:marLeft w:val="480"/>
          <w:marRight w:val="0"/>
          <w:marTop w:val="0"/>
          <w:marBottom w:val="0"/>
          <w:divBdr>
            <w:top w:val="none" w:sz="0" w:space="0" w:color="auto"/>
            <w:left w:val="none" w:sz="0" w:space="0" w:color="auto"/>
            <w:bottom w:val="none" w:sz="0" w:space="0" w:color="auto"/>
            <w:right w:val="none" w:sz="0" w:space="0" w:color="auto"/>
          </w:divBdr>
        </w:div>
        <w:div w:id="876047074">
          <w:marLeft w:val="480"/>
          <w:marRight w:val="0"/>
          <w:marTop w:val="0"/>
          <w:marBottom w:val="0"/>
          <w:divBdr>
            <w:top w:val="none" w:sz="0" w:space="0" w:color="auto"/>
            <w:left w:val="none" w:sz="0" w:space="0" w:color="auto"/>
            <w:bottom w:val="none" w:sz="0" w:space="0" w:color="auto"/>
            <w:right w:val="none" w:sz="0" w:space="0" w:color="auto"/>
          </w:divBdr>
        </w:div>
        <w:div w:id="896552038">
          <w:marLeft w:val="480"/>
          <w:marRight w:val="0"/>
          <w:marTop w:val="0"/>
          <w:marBottom w:val="0"/>
          <w:divBdr>
            <w:top w:val="none" w:sz="0" w:space="0" w:color="auto"/>
            <w:left w:val="none" w:sz="0" w:space="0" w:color="auto"/>
            <w:bottom w:val="none" w:sz="0" w:space="0" w:color="auto"/>
            <w:right w:val="none" w:sz="0" w:space="0" w:color="auto"/>
          </w:divBdr>
        </w:div>
      </w:divsChild>
    </w:div>
    <w:div w:id="164633578">
      <w:bodyDiv w:val="1"/>
      <w:marLeft w:val="0"/>
      <w:marRight w:val="0"/>
      <w:marTop w:val="0"/>
      <w:marBottom w:val="0"/>
      <w:divBdr>
        <w:top w:val="none" w:sz="0" w:space="0" w:color="auto"/>
        <w:left w:val="none" w:sz="0" w:space="0" w:color="auto"/>
        <w:bottom w:val="none" w:sz="0" w:space="0" w:color="auto"/>
        <w:right w:val="none" w:sz="0" w:space="0" w:color="auto"/>
      </w:divBdr>
    </w:div>
    <w:div w:id="164636339">
      <w:bodyDiv w:val="1"/>
      <w:marLeft w:val="0"/>
      <w:marRight w:val="0"/>
      <w:marTop w:val="0"/>
      <w:marBottom w:val="0"/>
      <w:divBdr>
        <w:top w:val="none" w:sz="0" w:space="0" w:color="auto"/>
        <w:left w:val="none" w:sz="0" w:space="0" w:color="auto"/>
        <w:bottom w:val="none" w:sz="0" w:space="0" w:color="auto"/>
        <w:right w:val="none" w:sz="0" w:space="0" w:color="auto"/>
      </w:divBdr>
    </w:div>
    <w:div w:id="164708978">
      <w:bodyDiv w:val="1"/>
      <w:marLeft w:val="0"/>
      <w:marRight w:val="0"/>
      <w:marTop w:val="0"/>
      <w:marBottom w:val="0"/>
      <w:divBdr>
        <w:top w:val="none" w:sz="0" w:space="0" w:color="auto"/>
        <w:left w:val="none" w:sz="0" w:space="0" w:color="auto"/>
        <w:bottom w:val="none" w:sz="0" w:space="0" w:color="auto"/>
        <w:right w:val="none" w:sz="0" w:space="0" w:color="auto"/>
      </w:divBdr>
    </w:div>
    <w:div w:id="164786307">
      <w:bodyDiv w:val="1"/>
      <w:marLeft w:val="0"/>
      <w:marRight w:val="0"/>
      <w:marTop w:val="0"/>
      <w:marBottom w:val="0"/>
      <w:divBdr>
        <w:top w:val="none" w:sz="0" w:space="0" w:color="auto"/>
        <w:left w:val="none" w:sz="0" w:space="0" w:color="auto"/>
        <w:bottom w:val="none" w:sz="0" w:space="0" w:color="auto"/>
        <w:right w:val="none" w:sz="0" w:space="0" w:color="auto"/>
      </w:divBdr>
    </w:div>
    <w:div w:id="164828001">
      <w:bodyDiv w:val="1"/>
      <w:marLeft w:val="0"/>
      <w:marRight w:val="0"/>
      <w:marTop w:val="0"/>
      <w:marBottom w:val="0"/>
      <w:divBdr>
        <w:top w:val="none" w:sz="0" w:space="0" w:color="auto"/>
        <w:left w:val="none" w:sz="0" w:space="0" w:color="auto"/>
        <w:bottom w:val="none" w:sz="0" w:space="0" w:color="auto"/>
        <w:right w:val="none" w:sz="0" w:space="0" w:color="auto"/>
      </w:divBdr>
    </w:div>
    <w:div w:id="164901787">
      <w:bodyDiv w:val="1"/>
      <w:marLeft w:val="0"/>
      <w:marRight w:val="0"/>
      <w:marTop w:val="0"/>
      <w:marBottom w:val="0"/>
      <w:divBdr>
        <w:top w:val="none" w:sz="0" w:space="0" w:color="auto"/>
        <w:left w:val="none" w:sz="0" w:space="0" w:color="auto"/>
        <w:bottom w:val="none" w:sz="0" w:space="0" w:color="auto"/>
        <w:right w:val="none" w:sz="0" w:space="0" w:color="auto"/>
      </w:divBdr>
    </w:div>
    <w:div w:id="164976170">
      <w:bodyDiv w:val="1"/>
      <w:marLeft w:val="0"/>
      <w:marRight w:val="0"/>
      <w:marTop w:val="0"/>
      <w:marBottom w:val="0"/>
      <w:divBdr>
        <w:top w:val="none" w:sz="0" w:space="0" w:color="auto"/>
        <w:left w:val="none" w:sz="0" w:space="0" w:color="auto"/>
        <w:bottom w:val="none" w:sz="0" w:space="0" w:color="auto"/>
        <w:right w:val="none" w:sz="0" w:space="0" w:color="auto"/>
      </w:divBdr>
    </w:div>
    <w:div w:id="164978155">
      <w:bodyDiv w:val="1"/>
      <w:marLeft w:val="0"/>
      <w:marRight w:val="0"/>
      <w:marTop w:val="0"/>
      <w:marBottom w:val="0"/>
      <w:divBdr>
        <w:top w:val="none" w:sz="0" w:space="0" w:color="auto"/>
        <w:left w:val="none" w:sz="0" w:space="0" w:color="auto"/>
        <w:bottom w:val="none" w:sz="0" w:space="0" w:color="auto"/>
        <w:right w:val="none" w:sz="0" w:space="0" w:color="auto"/>
      </w:divBdr>
    </w:div>
    <w:div w:id="165362595">
      <w:bodyDiv w:val="1"/>
      <w:marLeft w:val="0"/>
      <w:marRight w:val="0"/>
      <w:marTop w:val="0"/>
      <w:marBottom w:val="0"/>
      <w:divBdr>
        <w:top w:val="none" w:sz="0" w:space="0" w:color="auto"/>
        <w:left w:val="none" w:sz="0" w:space="0" w:color="auto"/>
        <w:bottom w:val="none" w:sz="0" w:space="0" w:color="auto"/>
        <w:right w:val="none" w:sz="0" w:space="0" w:color="auto"/>
      </w:divBdr>
    </w:div>
    <w:div w:id="165364231">
      <w:bodyDiv w:val="1"/>
      <w:marLeft w:val="0"/>
      <w:marRight w:val="0"/>
      <w:marTop w:val="0"/>
      <w:marBottom w:val="0"/>
      <w:divBdr>
        <w:top w:val="none" w:sz="0" w:space="0" w:color="auto"/>
        <w:left w:val="none" w:sz="0" w:space="0" w:color="auto"/>
        <w:bottom w:val="none" w:sz="0" w:space="0" w:color="auto"/>
        <w:right w:val="none" w:sz="0" w:space="0" w:color="auto"/>
      </w:divBdr>
    </w:div>
    <w:div w:id="165481201">
      <w:bodyDiv w:val="1"/>
      <w:marLeft w:val="0"/>
      <w:marRight w:val="0"/>
      <w:marTop w:val="0"/>
      <w:marBottom w:val="0"/>
      <w:divBdr>
        <w:top w:val="none" w:sz="0" w:space="0" w:color="auto"/>
        <w:left w:val="none" w:sz="0" w:space="0" w:color="auto"/>
        <w:bottom w:val="none" w:sz="0" w:space="0" w:color="auto"/>
        <w:right w:val="none" w:sz="0" w:space="0" w:color="auto"/>
      </w:divBdr>
    </w:div>
    <w:div w:id="165482200">
      <w:bodyDiv w:val="1"/>
      <w:marLeft w:val="0"/>
      <w:marRight w:val="0"/>
      <w:marTop w:val="0"/>
      <w:marBottom w:val="0"/>
      <w:divBdr>
        <w:top w:val="none" w:sz="0" w:space="0" w:color="auto"/>
        <w:left w:val="none" w:sz="0" w:space="0" w:color="auto"/>
        <w:bottom w:val="none" w:sz="0" w:space="0" w:color="auto"/>
        <w:right w:val="none" w:sz="0" w:space="0" w:color="auto"/>
      </w:divBdr>
    </w:div>
    <w:div w:id="165486507">
      <w:bodyDiv w:val="1"/>
      <w:marLeft w:val="0"/>
      <w:marRight w:val="0"/>
      <w:marTop w:val="0"/>
      <w:marBottom w:val="0"/>
      <w:divBdr>
        <w:top w:val="none" w:sz="0" w:space="0" w:color="auto"/>
        <w:left w:val="none" w:sz="0" w:space="0" w:color="auto"/>
        <w:bottom w:val="none" w:sz="0" w:space="0" w:color="auto"/>
        <w:right w:val="none" w:sz="0" w:space="0" w:color="auto"/>
      </w:divBdr>
    </w:div>
    <w:div w:id="165634829">
      <w:bodyDiv w:val="1"/>
      <w:marLeft w:val="0"/>
      <w:marRight w:val="0"/>
      <w:marTop w:val="0"/>
      <w:marBottom w:val="0"/>
      <w:divBdr>
        <w:top w:val="none" w:sz="0" w:space="0" w:color="auto"/>
        <w:left w:val="none" w:sz="0" w:space="0" w:color="auto"/>
        <w:bottom w:val="none" w:sz="0" w:space="0" w:color="auto"/>
        <w:right w:val="none" w:sz="0" w:space="0" w:color="auto"/>
      </w:divBdr>
    </w:div>
    <w:div w:id="165678751">
      <w:bodyDiv w:val="1"/>
      <w:marLeft w:val="0"/>
      <w:marRight w:val="0"/>
      <w:marTop w:val="0"/>
      <w:marBottom w:val="0"/>
      <w:divBdr>
        <w:top w:val="none" w:sz="0" w:space="0" w:color="auto"/>
        <w:left w:val="none" w:sz="0" w:space="0" w:color="auto"/>
        <w:bottom w:val="none" w:sz="0" w:space="0" w:color="auto"/>
        <w:right w:val="none" w:sz="0" w:space="0" w:color="auto"/>
      </w:divBdr>
    </w:div>
    <w:div w:id="165754703">
      <w:bodyDiv w:val="1"/>
      <w:marLeft w:val="0"/>
      <w:marRight w:val="0"/>
      <w:marTop w:val="0"/>
      <w:marBottom w:val="0"/>
      <w:divBdr>
        <w:top w:val="none" w:sz="0" w:space="0" w:color="auto"/>
        <w:left w:val="none" w:sz="0" w:space="0" w:color="auto"/>
        <w:bottom w:val="none" w:sz="0" w:space="0" w:color="auto"/>
        <w:right w:val="none" w:sz="0" w:space="0" w:color="auto"/>
      </w:divBdr>
    </w:div>
    <w:div w:id="165829013">
      <w:bodyDiv w:val="1"/>
      <w:marLeft w:val="0"/>
      <w:marRight w:val="0"/>
      <w:marTop w:val="0"/>
      <w:marBottom w:val="0"/>
      <w:divBdr>
        <w:top w:val="none" w:sz="0" w:space="0" w:color="auto"/>
        <w:left w:val="none" w:sz="0" w:space="0" w:color="auto"/>
        <w:bottom w:val="none" w:sz="0" w:space="0" w:color="auto"/>
        <w:right w:val="none" w:sz="0" w:space="0" w:color="auto"/>
      </w:divBdr>
    </w:div>
    <w:div w:id="165898893">
      <w:bodyDiv w:val="1"/>
      <w:marLeft w:val="0"/>
      <w:marRight w:val="0"/>
      <w:marTop w:val="0"/>
      <w:marBottom w:val="0"/>
      <w:divBdr>
        <w:top w:val="none" w:sz="0" w:space="0" w:color="auto"/>
        <w:left w:val="none" w:sz="0" w:space="0" w:color="auto"/>
        <w:bottom w:val="none" w:sz="0" w:space="0" w:color="auto"/>
        <w:right w:val="none" w:sz="0" w:space="0" w:color="auto"/>
      </w:divBdr>
    </w:div>
    <w:div w:id="165947008">
      <w:bodyDiv w:val="1"/>
      <w:marLeft w:val="0"/>
      <w:marRight w:val="0"/>
      <w:marTop w:val="0"/>
      <w:marBottom w:val="0"/>
      <w:divBdr>
        <w:top w:val="none" w:sz="0" w:space="0" w:color="auto"/>
        <w:left w:val="none" w:sz="0" w:space="0" w:color="auto"/>
        <w:bottom w:val="none" w:sz="0" w:space="0" w:color="auto"/>
        <w:right w:val="none" w:sz="0" w:space="0" w:color="auto"/>
      </w:divBdr>
    </w:div>
    <w:div w:id="166091955">
      <w:bodyDiv w:val="1"/>
      <w:marLeft w:val="0"/>
      <w:marRight w:val="0"/>
      <w:marTop w:val="0"/>
      <w:marBottom w:val="0"/>
      <w:divBdr>
        <w:top w:val="none" w:sz="0" w:space="0" w:color="auto"/>
        <w:left w:val="none" w:sz="0" w:space="0" w:color="auto"/>
        <w:bottom w:val="none" w:sz="0" w:space="0" w:color="auto"/>
        <w:right w:val="none" w:sz="0" w:space="0" w:color="auto"/>
      </w:divBdr>
    </w:div>
    <w:div w:id="166093033">
      <w:bodyDiv w:val="1"/>
      <w:marLeft w:val="0"/>
      <w:marRight w:val="0"/>
      <w:marTop w:val="0"/>
      <w:marBottom w:val="0"/>
      <w:divBdr>
        <w:top w:val="none" w:sz="0" w:space="0" w:color="auto"/>
        <w:left w:val="none" w:sz="0" w:space="0" w:color="auto"/>
        <w:bottom w:val="none" w:sz="0" w:space="0" w:color="auto"/>
        <w:right w:val="none" w:sz="0" w:space="0" w:color="auto"/>
      </w:divBdr>
    </w:div>
    <w:div w:id="166097710">
      <w:bodyDiv w:val="1"/>
      <w:marLeft w:val="0"/>
      <w:marRight w:val="0"/>
      <w:marTop w:val="0"/>
      <w:marBottom w:val="0"/>
      <w:divBdr>
        <w:top w:val="none" w:sz="0" w:space="0" w:color="auto"/>
        <w:left w:val="none" w:sz="0" w:space="0" w:color="auto"/>
        <w:bottom w:val="none" w:sz="0" w:space="0" w:color="auto"/>
        <w:right w:val="none" w:sz="0" w:space="0" w:color="auto"/>
      </w:divBdr>
    </w:div>
    <w:div w:id="166141530">
      <w:bodyDiv w:val="1"/>
      <w:marLeft w:val="0"/>
      <w:marRight w:val="0"/>
      <w:marTop w:val="0"/>
      <w:marBottom w:val="0"/>
      <w:divBdr>
        <w:top w:val="none" w:sz="0" w:space="0" w:color="auto"/>
        <w:left w:val="none" w:sz="0" w:space="0" w:color="auto"/>
        <w:bottom w:val="none" w:sz="0" w:space="0" w:color="auto"/>
        <w:right w:val="none" w:sz="0" w:space="0" w:color="auto"/>
      </w:divBdr>
      <w:divsChild>
        <w:div w:id="52822047">
          <w:marLeft w:val="480"/>
          <w:marRight w:val="0"/>
          <w:marTop w:val="0"/>
          <w:marBottom w:val="0"/>
          <w:divBdr>
            <w:top w:val="none" w:sz="0" w:space="0" w:color="auto"/>
            <w:left w:val="none" w:sz="0" w:space="0" w:color="auto"/>
            <w:bottom w:val="none" w:sz="0" w:space="0" w:color="auto"/>
            <w:right w:val="none" w:sz="0" w:space="0" w:color="auto"/>
          </w:divBdr>
        </w:div>
        <w:div w:id="85732720">
          <w:marLeft w:val="480"/>
          <w:marRight w:val="0"/>
          <w:marTop w:val="0"/>
          <w:marBottom w:val="0"/>
          <w:divBdr>
            <w:top w:val="none" w:sz="0" w:space="0" w:color="auto"/>
            <w:left w:val="none" w:sz="0" w:space="0" w:color="auto"/>
            <w:bottom w:val="none" w:sz="0" w:space="0" w:color="auto"/>
            <w:right w:val="none" w:sz="0" w:space="0" w:color="auto"/>
          </w:divBdr>
        </w:div>
        <w:div w:id="125782222">
          <w:marLeft w:val="480"/>
          <w:marRight w:val="0"/>
          <w:marTop w:val="0"/>
          <w:marBottom w:val="0"/>
          <w:divBdr>
            <w:top w:val="none" w:sz="0" w:space="0" w:color="auto"/>
            <w:left w:val="none" w:sz="0" w:space="0" w:color="auto"/>
            <w:bottom w:val="none" w:sz="0" w:space="0" w:color="auto"/>
            <w:right w:val="none" w:sz="0" w:space="0" w:color="auto"/>
          </w:divBdr>
        </w:div>
        <w:div w:id="157769979">
          <w:marLeft w:val="480"/>
          <w:marRight w:val="0"/>
          <w:marTop w:val="0"/>
          <w:marBottom w:val="0"/>
          <w:divBdr>
            <w:top w:val="none" w:sz="0" w:space="0" w:color="auto"/>
            <w:left w:val="none" w:sz="0" w:space="0" w:color="auto"/>
            <w:bottom w:val="none" w:sz="0" w:space="0" w:color="auto"/>
            <w:right w:val="none" w:sz="0" w:space="0" w:color="auto"/>
          </w:divBdr>
        </w:div>
        <w:div w:id="183859854">
          <w:marLeft w:val="480"/>
          <w:marRight w:val="0"/>
          <w:marTop w:val="0"/>
          <w:marBottom w:val="0"/>
          <w:divBdr>
            <w:top w:val="none" w:sz="0" w:space="0" w:color="auto"/>
            <w:left w:val="none" w:sz="0" w:space="0" w:color="auto"/>
            <w:bottom w:val="none" w:sz="0" w:space="0" w:color="auto"/>
            <w:right w:val="none" w:sz="0" w:space="0" w:color="auto"/>
          </w:divBdr>
        </w:div>
        <w:div w:id="221722654">
          <w:marLeft w:val="480"/>
          <w:marRight w:val="0"/>
          <w:marTop w:val="0"/>
          <w:marBottom w:val="0"/>
          <w:divBdr>
            <w:top w:val="none" w:sz="0" w:space="0" w:color="auto"/>
            <w:left w:val="none" w:sz="0" w:space="0" w:color="auto"/>
            <w:bottom w:val="none" w:sz="0" w:space="0" w:color="auto"/>
            <w:right w:val="none" w:sz="0" w:space="0" w:color="auto"/>
          </w:divBdr>
        </w:div>
        <w:div w:id="270357828">
          <w:marLeft w:val="480"/>
          <w:marRight w:val="0"/>
          <w:marTop w:val="0"/>
          <w:marBottom w:val="0"/>
          <w:divBdr>
            <w:top w:val="none" w:sz="0" w:space="0" w:color="auto"/>
            <w:left w:val="none" w:sz="0" w:space="0" w:color="auto"/>
            <w:bottom w:val="none" w:sz="0" w:space="0" w:color="auto"/>
            <w:right w:val="none" w:sz="0" w:space="0" w:color="auto"/>
          </w:divBdr>
        </w:div>
        <w:div w:id="289869995">
          <w:marLeft w:val="480"/>
          <w:marRight w:val="0"/>
          <w:marTop w:val="0"/>
          <w:marBottom w:val="0"/>
          <w:divBdr>
            <w:top w:val="none" w:sz="0" w:space="0" w:color="auto"/>
            <w:left w:val="none" w:sz="0" w:space="0" w:color="auto"/>
            <w:bottom w:val="none" w:sz="0" w:space="0" w:color="auto"/>
            <w:right w:val="none" w:sz="0" w:space="0" w:color="auto"/>
          </w:divBdr>
        </w:div>
        <w:div w:id="336421045">
          <w:marLeft w:val="480"/>
          <w:marRight w:val="0"/>
          <w:marTop w:val="0"/>
          <w:marBottom w:val="0"/>
          <w:divBdr>
            <w:top w:val="none" w:sz="0" w:space="0" w:color="auto"/>
            <w:left w:val="none" w:sz="0" w:space="0" w:color="auto"/>
            <w:bottom w:val="none" w:sz="0" w:space="0" w:color="auto"/>
            <w:right w:val="none" w:sz="0" w:space="0" w:color="auto"/>
          </w:divBdr>
        </w:div>
        <w:div w:id="340279374">
          <w:marLeft w:val="480"/>
          <w:marRight w:val="0"/>
          <w:marTop w:val="0"/>
          <w:marBottom w:val="0"/>
          <w:divBdr>
            <w:top w:val="none" w:sz="0" w:space="0" w:color="auto"/>
            <w:left w:val="none" w:sz="0" w:space="0" w:color="auto"/>
            <w:bottom w:val="none" w:sz="0" w:space="0" w:color="auto"/>
            <w:right w:val="none" w:sz="0" w:space="0" w:color="auto"/>
          </w:divBdr>
        </w:div>
        <w:div w:id="499849883">
          <w:marLeft w:val="480"/>
          <w:marRight w:val="0"/>
          <w:marTop w:val="0"/>
          <w:marBottom w:val="0"/>
          <w:divBdr>
            <w:top w:val="none" w:sz="0" w:space="0" w:color="auto"/>
            <w:left w:val="none" w:sz="0" w:space="0" w:color="auto"/>
            <w:bottom w:val="none" w:sz="0" w:space="0" w:color="auto"/>
            <w:right w:val="none" w:sz="0" w:space="0" w:color="auto"/>
          </w:divBdr>
        </w:div>
        <w:div w:id="501316077">
          <w:marLeft w:val="480"/>
          <w:marRight w:val="0"/>
          <w:marTop w:val="0"/>
          <w:marBottom w:val="0"/>
          <w:divBdr>
            <w:top w:val="none" w:sz="0" w:space="0" w:color="auto"/>
            <w:left w:val="none" w:sz="0" w:space="0" w:color="auto"/>
            <w:bottom w:val="none" w:sz="0" w:space="0" w:color="auto"/>
            <w:right w:val="none" w:sz="0" w:space="0" w:color="auto"/>
          </w:divBdr>
        </w:div>
        <w:div w:id="596987423">
          <w:marLeft w:val="480"/>
          <w:marRight w:val="0"/>
          <w:marTop w:val="0"/>
          <w:marBottom w:val="0"/>
          <w:divBdr>
            <w:top w:val="none" w:sz="0" w:space="0" w:color="auto"/>
            <w:left w:val="none" w:sz="0" w:space="0" w:color="auto"/>
            <w:bottom w:val="none" w:sz="0" w:space="0" w:color="auto"/>
            <w:right w:val="none" w:sz="0" w:space="0" w:color="auto"/>
          </w:divBdr>
        </w:div>
        <w:div w:id="657072387">
          <w:marLeft w:val="480"/>
          <w:marRight w:val="0"/>
          <w:marTop w:val="0"/>
          <w:marBottom w:val="0"/>
          <w:divBdr>
            <w:top w:val="none" w:sz="0" w:space="0" w:color="auto"/>
            <w:left w:val="none" w:sz="0" w:space="0" w:color="auto"/>
            <w:bottom w:val="none" w:sz="0" w:space="0" w:color="auto"/>
            <w:right w:val="none" w:sz="0" w:space="0" w:color="auto"/>
          </w:divBdr>
        </w:div>
        <w:div w:id="683365298">
          <w:marLeft w:val="480"/>
          <w:marRight w:val="0"/>
          <w:marTop w:val="0"/>
          <w:marBottom w:val="0"/>
          <w:divBdr>
            <w:top w:val="none" w:sz="0" w:space="0" w:color="auto"/>
            <w:left w:val="none" w:sz="0" w:space="0" w:color="auto"/>
            <w:bottom w:val="none" w:sz="0" w:space="0" w:color="auto"/>
            <w:right w:val="none" w:sz="0" w:space="0" w:color="auto"/>
          </w:divBdr>
        </w:div>
        <w:div w:id="714617292">
          <w:marLeft w:val="480"/>
          <w:marRight w:val="0"/>
          <w:marTop w:val="0"/>
          <w:marBottom w:val="0"/>
          <w:divBdr>
            <w:top w:val="none" w:sz="0" w:space="0" w:color="auto"/>
            <w:left w:val="none" w:sz="0" w:space="0" w:color="auto"/>
            <w:bottom w:val="none" w:sz="0" w:space="0" w:color="auto"/>
            <w:right w:val="none" w:sz="0" w:space="0" w:color="auto"/>
          </w:divBdr>
        </w:div>
        <w:div w:id="735932607">
          <w:marLeft w:val="480"/>
          <w:marRight w:val="0"/>
          <w:marTop w:val="0"/>
          <w:marBottom w:val="0"/>
          <w:divBdr>
            <w:top w:val="none" w:sz="0" w:space="0" w:color="auto"/>
            <w:left w:val="none" w:sz="0" w:space="0" w:color="auto"/>
            <w:bottom w:val="none" w:sz="0" w:space="0" w:color="auto"/>
            <w:right w:val="none" w:sz="0" w:space="0" w:color="auto"/>
          </w:divBdr>
        </w:div>
        <w:div w:id="772820329">
          <w:marLeft w:val="480"/>
          <w:marRight w:val="0"/>
          <w:marTop w:val="0"/>
          <w:marBottom w:val="0"/>
          <w:divBdr>
            <w:top w:val="none" w:sz="0" w:space="0" w:color="auto"/>
            <w:left w:val="none" w:sz="0" w:space="0" w:color="auto"/>
            <w:bottom w:val="none" w:sz="0" w:space="0" w:color="auto"/>
            <w:right w:val="none" w:sz="0" w:space="0" w:color="auto"/>
          </w:divBdr>
        </w:div>
        <w:div w:id="790241982">
          <w:marLeft w:val="480"/>
          <w:marRight w:val="0"/>
          <w:marTop w:val="0"/>
          <w:marBottom w:val="0"/>
          <w:divBdr>
            <w:top w:val="none" w:sz="0" w:space="0" w:color="auto"/>
            <w:left w:val="none" w:sz="0" w:space="0" w:color="auto"/>
            <w:bottom w:val="none" w:sz="0" w:space="0" w:color="auto"/>
            <w:right w:val="none" w:sz="0" w:space="0" w:color="auto"/>
          </w:divBdr>
        </w:div>
        <w:div w:id="797457894">
          <w:marLeft w:val="480"/>
          <w:marRight w:val="0"/>
          <w:marTop w:val="0"/>
          <w:marBottom w:val="0"/>
          <w:divBdr>
            <w:top w:val="none" w:sz="0" w:space="0" w:color="auto"/>
            <w:left w:val="none" w:sz="0" w:space="0" w:color="auto"/>
            <w:bottom w:val="none" w:sz="0" w:space="0" w:color="auto"/>
            <w:right w:val="none" w:sz="0" w:space="0" w:color="auto"/>
          </w:divBdr>
        </w:div>
        <w:div w:id="802621484">
          <w:marLeft w:val="480"/>
          <w:marRight w:val="0"/>
          <w:marTop w:val="0"/>
          <w:marBottom w:val="0"/>
          <w:divBdr>
            <w:top w:val="none" w:sz="0" w:space="0" w:color="auto"/>
            <w:left w:val="none" w:sz="0" w:space="0" w:color="auto"/>
            <w:bottom w:val="none" w:sz="0" w:space="0" w:color="auto"/>
            <w:right w:val="none" w:sz="0" w:space="0" w:color="auto"/>
          </w:divBdr>
        </w:div>
        <w:div w:id="875122278">
          <w:marLeft w:val="480"/>
          <w:marRight w:val="0"/>
          <w:marTop w:val="0"/>
          <w:marBottom w:val="0"/>
          <w:divBdr>
            <w:top w:val="none" w:sz="0" w:space="0" w:color="auto"/>
            <w:left w:val="none" w:sz="0" w:space="0" w:color="auto"/>
            <w:bottom w:val="none" w:sz="0" w:space="0" w:color="auto"/>
            <w:right w:val="none" w:sz="0" w:space="0" w:color="auto"/>
          </w:divBdr>
        </w:div>
        <w:div w:id="898134446">
          <w:marLeft w:val="480"/>
          <w:marRight w:val="0"/>
          <w:marTop w:val="0"/>
          <w:marBottom w:val="0"/>
          <w:divBdr>
            <w:top w:val="none" w:sz="0" w:space="0" w:color="auto"/>
            <w:left w:val="none" w:sz="0" w:space="0" w:color="auto"/>
            <w:bottom w:val="none" w:sz="0" w:space="0" w:color="auto"/>
            <w:right w:val="none" w:sz="0" w:space="0" w:color="auto"/>
          </w:divBdr>
        </w:div>
      </w:divsChild>
    </w:div>
    <w:div w:id="166142631">
      <w:bodyDiv w:val="1"/>
      <w:marLeft w:val="0"/>
      <w:marRight w:val="0"/>
      <w:marTop w:val="0"/>
      <w:marBottom w:val="0"/>
      <w:divBdr>
        <w:top w:val="none" w:sz="0" w:space="0" w:color="auto"/>
        <w:left w:val="none" w:sz="0" w:space="0" w:color="auto"/>
        <w:bottom w:val="none" w:sz="0" w:space="0" w:color="auto"/>
        <w:right w:val="none" w:sz="0" w:space="0" w:color="auto"/>
      </w:divBdr>
      <w:divsChild>
        <w:div w:id="272790071">
          <w:marLeft w:val="480"/>
          <w:marRight w:val="0"/>
          <w:marTop w:val="0"/>
          <w:marBottom w:val="0"/>
          <w:divBdr>
            <w:top w:val="none" w:sz="0" w:space="0" w:color="auto"/>
            <w:left w:val="none" w:sz="0" w:space="0" w:color="auto"/>
            <w:bottom w:val="none" w:sz="0" w:space="0" w:color="auto"/>
            <w:right w:val="none" w:sz="0" w:space="0" w:color="auto"/>
          </w:divBdr>
        </w:div>
        <w:div w:id="358941869">
          <w:marLeft w:val="480"/>
          <w:marRight w:val="0"/>
          <w:marTop w:val="0"/>
          <w:marBottom w:val="0"/>
          <w:divBdr>
            <w:top w:val="none" w:sz="0" w:space="0" w:color="auto"/>
            <w:left w:val="none" w:sz="0" w:space="0" w:color="auto"/>
            <w:bottom w:val="none" w:sz="0" w:space="0" w:color="auto"/>
            <w:right w:val="none" w:sz="0" w:space="0" w:color="auto"/>
          </w:divBdr>
        </w:div>
        <w:div w:id="467164335">
          <w:marLeft w:val="480"/>
          <w:marRight w:val="0"/>
          <w:marTop w:val="0"/>
          <w:marBottom w:val="0"/>
          <w:divBdr>
            <w:top w:val="none" w:sz="0" w:space="0" w:color="auto"/>
            <w:left w:val="none" w:sz="0" w:space="0" w:color="auto"/>
            <w:bottom w:val="none" w:sz="0" w:space="0" w:color="auto"/>
            <w:right w:val="none" w:sz="0" w:space="0" w:color="auto"/>
          </w:divBdr>
        </w:div>
        <w:div w:id="534926146">
          <w:marLeft w:val="480"/>
          <w:marRight w:val="0"/>
          <w:marTop w:val="0"/>
          <w:marBottom w:val="0"/>
          <w:divBdr>
            <w:top w:val="none" w:sz="0" w:space="0" w:color="auto"/>
            <w:left w:val="none" w:sz="0" w:space="0" w:color="auto"/>
            <w:bottom w:val="none" w:sz="0" w:space="0" w:color="auto"/>
            <w:right w:val="none" w:sz="0" w:space="0" w:color="auto"/>
          </w:divBdr>
        </w:div>
        <w:div w:id="643659629">
          <w:marLeft w:val="480"/>
          <w:marRight w:val="0"/>
          <w:marTop w:val="0"/>
          <w:marBottom w:val="0"/>
          <w:divBdr>
            <w:top w:val="none" w:sz="0" w:space="0" w:color="auto"/>
            <w:left w:val="none" w:sz="0" w:space="0" w:color="auto"/>
            <w:bottom w:val="none" w:sz="0" w:space="0" w:color="auto"/>
            <w:right w:val="none" w:sz="0" w:space="0" w:color="auto"/>
          </w:divBdr>
        </w:div>
        <w:div w:id="654454172">
          <w:marLeft w:val="480"/>
          <w:marRight w:val="0"/>
          <w:marTop w:val="0"/>
          <w:marBottom w:val="0"/>
          <w:divBdr>
            <w:top w:val="none" w:sz="0" w:space="0" w:color="auto"/>
            <w:left w:val="none" w:sz="0" w:space="0" w:color="auto"/>
            <w:bottom w:val="none" w:sz="0" w:space="0" w:color="auto"/>
            <w:right w:val="none" w:sz="0" w:space="0" w:color="auto"/>
          </w:divBdr>
        </w:div>
        <w:div w:id="913664003">
          <w:marLeft w:val="480"/>
          <w:marRight w:val="0"/>
          <w:marTop w:val="0"/>
          <w:marBottom w:val="0"/>
          <w:divBdr>
            <w:top w:val="none" w:sz="0" w:space="0" w:color="auto"/>
            <w:left w:val="none" w:sz="0" w:space="0" w:color="auto"/>
            <w:bottom w:val="none" w:sz="0" w:space="0" w:color="auto"/>
            <w:right w:val="none" w:sz="0" w:space="0" w:color="auto"/>
          </w:divBdr>
        </w:div>
      </w:divsChild>
    </w:div>
    <w:div w:id="166213960">
      <w:bodyDiv w:val="1"/>
      <w:marLeft w:val="0"/>
      <w:marRight w:val="0"/>
      <w:marTop w:val="0"/>
      <w:marBottom w:val="0"/>
      <w:divBdr>
        <w:top w:val="none" w:sz="0" w:space="0" w:color="auto"/>
        <w:left w:val="none" w:sz="0" w:space="0" w:color="auto"/>
        <w:bottom w:val="none" w:sz="0" w:space="0" w:color="auto"/>
        <w:right w:val="none" w:sz="0" w:space="0" w:color="auto"/>
      </w:divBdr>
    </w:div>
    <w:div w:id="166294308">
      <w:bodyDiv w:val="1"/>
      <w:marLeft w:val="0"/>
      <w:marRight w:val="0"/>
      <w:marTop w:val="0"/>
      <w:marBottom w:val="0"/>
      <w:divBdr>
        <w:top w:val="none" w:sz="0" w:space="0" w:color="auto"/>
        <w:left w:val="none" w:sz="0" w:space="0" w:color="auto"/>
        <w:bottom w:val="none" w:sz="0" w:space="0" w:color="auto"/>
        <w:right w:val="none" w:sz="0" w:space="0" w:color="auto"/>
      </w:divBdr>
    </w:div>
    <w:div w:id="166335711">
      <w:bodyDiv w:val="1"/>
      <w:marLeft w:val="0"/>
      <w:marRight w:val="0"/>
      <w:marTop w:val="0"/>
      <w:marBottom w:val="0"/>
      <w:divBdr>
        <w:top w:val="none" w:sz="0" w:space="0" w:color="auto"/>
        <w:left w:val="none" w:sz="0" w:space="0" w:color="auto"/>
        <w:bottom w:val="none" w:sz="0" w:space="0" w:color="auto"/>
        <w:right w:val="none" w:sz="0" w:space="0" w:color="auto"/>
      </w:divBdr>
    </w:div>
    <w:div w:id="166408067">
      <w:bodyDiv w:val="1"/>
      <w:marLeft w:val="0"/>
      <w:marRight w:val="0"/>
      <w:marTop w:val="0"/>
      <w:marBottom w:val="0"/>
      <w:divBdr>
        <w:top w:val="none" w:sz="0" w:space="0" w:color="auto"/>
        <w:left w:val="none" w:sz="0" w:space="0" w:color="auto"/>
        <w:bottom w:val="none" w:sz="0" w:space="0" w:color="auto"/>
        <w:right w:val="none" w:sz="0" w:space="0" w:color="auto"/>
      </w:divBdr>
    </w:div>
    <w:div w:id="166529940">
      <w:bodyDiv w:val="1"/>
      <w:marLeft w:val="0"/>
      <w:marRight w:val="0"/>
      <w:marTop w:val="0"/>
      <w:marBottom w:val="0"/>
      <w:divBdr>
        <w:top w:val="none" w:sz="0" w:space="0" w:color="auto"/>
        <w:left w:val="none" w:sz="0" w:space="0" w:color="auto"/>
        <w:bottom w:val="none" w:sz="0" w:space="0" w:color="auto"/>
        <w:right w:val="none" w:sz="0" w:space="0" w:color="auto"/>
      </w:divBdr>
    </w:div>
    <w:div w:id="166793255">
      <w:bodyDiv w:val="1"/>
      <w:marLeft w:val="0"/>
      <w:marRight w:val="0"/>
      <w:marTop w:val="0"/>
      <w:marBottom w:val="0"/>
      <w:divBdr>
        <w:top w:val="none" w:sz="0" w:space="0" w:color="auto"/>
        <w:left w:val="none" w:sz="0" w:space="0" w:color="auto"/>
        <w:bottom w:val="none" w:sz="0" w:space="0" w:color="auto"/>
        <w:right w:val="none" w:sz="0" w:space="0" w:color="auto"/>
      </w:divBdr>
    </w:div>
    <w:div w:id="166794217">
      <w:bodyDiv w:val="1"/>
      <w:marLeft w:val="0"/>
      <w:marRight w:val="0"/>
      <w:marTop w:val="0"/>
      <w:marBottom w:val="0"/>
      <w:divBdr>
        <w:top w:val="none" w:sz="0" w:space="0" w:color="auto"/>
        <w:left w:val="none" w:sz="0" w:space="0" w:color="auto"/>
        <w:bottom w:val="none" w:sz="0" w:space="0" w:color="auto"/>
        <w:right w:val="none" w:sz="0" w:space="0" w:color="auto"/>
      </w:divBdr>
    </w:div>
    <w:div w:id="167142973">
      <w:bodyDiv w:val="1"/>
      <w:marLeft w:val="0"/>
      <w:marRight w:val="0"/>
      <w:marTop w:val="0"/>
      <w:marBottom w:val="0"/>
      <w:divBdr>
        <w:top w:val="none" w:sz="0" w:space="0" w:color="auto"/>
        <w:left w:val="none" w:sz="0" w:space="0" w:color="auto"/>
        <w:bottom w:val="none" w:sz="0" w:space="0" w:color="auto"/>
        <w:right w:val="none" w:sz="0" w:space="0" w:color="auto"/>
      </w:divBdr>
    </w:div>
    <w:div w:id="167334183">
      <w:bodyDiv w:val="1"/>
      <w:marLeft w:val="0"/>
      <w:marRight w:val="0"/>
      <w:marTop w:val="0"/>
      <w:marBottom w:val="0"/>
      <w:divBdr>
        <w:top w:val="none" w:sz="0" w:space="0" w:color="auto"/>
        <w:left w:val="none" w:sz="0" w:space="0" w:color="auto"/>
        <w:bottom w:val="none" w:sz="0" w:space="0" w:color="auto"/>
        <w:right w:val="none" w:sz="0" w:space="0" w:color="auto"/>
      </w:divBdr>
    </w:div>
    <w:div w:id="167527809">
      <w:bodyDiv w:val="1"/>
      <w:marLeft w:val="0"/>
      <w:marRight w:val="0"/>
      <w:marTop w:val="0"/>
      <w:marBottom w:val="0"/>
      <w:divBdr>
        <w:top w:val="none" w:sz="0" w:space="0" w:color="auto"/>
        <w:left w:val="none" w:sz="0" w:space="0" w:color="auto"/>
        <w:bottom w:val="none" w:sz="0" w:space="0" w:color="auto"/>
        <w:right w:val="none" w:sz="0" w:space="0" w:color="auto"/>
      </w:divBdr>
    </w:div>
    <w:div w:id="167598546">
      <w:bodyDiv w:val="1"/>
      <w:marLeft w:val="0"/>
      <w:marRight w:val="0"/>
      <w:marTop w:val="0"/>
      <w:marBottom w:val="0"/>
      <w:divBdr>
        <w:top w:val="none" w:sz="0" w:space="0" w:color="auto"/>
        <w:left w:val="none" w:sz="0" w:space="0" w:color="auto"/>
        <w:bottom w:val="none" w:sz="0" w:space="0" w:color="auto"/>
        <w:right w:val="none" w:sz="0" w:space="0" w:color="auto"/>
      </w:divBdr>
    </w:div>
    <w:div w:id="167602670">
      <w:bodyDiv w:val="1"/>
      <w:marLeft w:val="0"/>
      <w:marRight w:val="0"/>
      <w:marTop w:val="0"/>
      <w:marBottom w:val="0"/>
      <w:divBdr>
        <w:top w:val="none" w:sz="0" w:space="0" w:color="auto"/>
        <w:left w:val="none" w:sz="0" w:space="0" w:color="auto"/>
        <w:bottom w:val="none" w:sz="0" w:space="0" w:color="auto"/>
        <w:right w:val="none" w:sz="0" w:space="0" w:color="auto"/>
      </w:divBdr>
    </w:div>
    <w:div w:id="167646407">
      <w:bodyDiv w:val="1"/>
      <w:marLeft w:val="0"/>
      <w:marRight w:val="0"/>
      <w:marTop w:val="0"/>
      <w:marBottom w:val="0"/>
      <w:divBdr>
        <w:top w:val="none" w:sz="0" w:space="0" w:color="auto"/>
        <w:left w:val="none" w:sz="0" w:space="0" w:color="auto"/>
        <w:bottom w:val="none" w:sz="0" w:space="0" w:color="auto"/>
        <w:right w:val="none" w:sz="0" w:space="0" w:color="auto"/>
      </w:divBdr>
    </w:div>
    <w:div w:id="167719595">
      <w:bodyDiv w:val="1"/>
      <w:marLeft w:val="0"/>
      <w:marRight w:val="0"/>
      <w:marTop w:val="0"/>
      <w:marBottom w:val="0"/>
      <w:divBdr>
        <w:top w:val="none" w:sz="0" w:space="0" w:color="auto"/>
        <w:left w:val="none" w:sz="0" w:space="0" w:color="auto"/>
        <w:bottom w:val="none" w:sz="0" w:space="0" w:color="auto"/>
        <w:right w:val="none" w:sz="0" w:space="0" w:color="auto"/>
      </w:divBdr>
    </w:div>
    <w:div w:id="167908878">
      <w:bodyDiv w:val="1"/>
      <w:marLeft w:val="0"/>
      <w:marRight w:val="0"/>
      <w:marTop w:val="0"/>
      <w:marBottom w:val="0"/>
      <w:divBdr>
        <w:top w:val="none" w:sz="0" w:space="0" w:color="auto"/>
        <w:left w:val="none" w:sz="0" w:space="0" w:color="auto"/>
        <w:bottom w:val="none" w:sz="0" w:space="0" w:color="auto"/>
        <w:right w:val="none" w:sz="0" w:space="0" w:color="auto"/>
      </w:divBdr>
    </w:div>
    <w:div w:id="167986261">
      <w:bodyDiv w:val="1"/>
      <w:marLeft w:val="0"/>
      <w:marRight w:val="0"/>
      <w:marTop w:val="0"/>
      <w:marBottom w:val="0"/>
      <w:divBdr>
        <w:top w:val="none" w:sz="0" w:space="0" w:color="auto"/>
        <w:left w:val="none" w:sz="0" w:space="0" w:color="auto"/>
        <w:bottom w:val="none" w:sz="0" w:space="0" w:color="auto"/>
        <w:right w:val="none" w:sz="0" w:space="0" w:color="auto"/>
      </w:divBdr>
    </w:div>
    <w:div w:id="168064487">
      <w:bodyDiv w:val="1"/>
      <w:marLeft w:val="0"/>
      <w:marRight w:val="0"/>
      <w:marTop w:val="0"/>
      <w:marBottom w:val="0"/>
      <w:divBdr>
        <w:top w:val="none" w:sz="0" w:space="0" w:color="auto"/>
        <w:left w:val="none" w:sz="0" w:space="0" w:color="auto"/>
        <w:bottom w:val="none" w:sz="0" w:space="0" w:color="auto"/>
        <w:right w:val="none" w:sz="0" w:space="0" w:color="auto"/>
      </w:divBdr>
    </w:div>
    <w:div w:id="168066983">
      <w:bodyDiv w:val="1"/>
      <w:marLeft w:val="0"/>
      <w:marRight w:val="0"/>
      <w:marTop w:val="0"/>
      <w:marBottom w:val="0"/>
      <w:divBdr>
        <w:top w:val="none" w:sz="0" w:space="0" w:color="auto"/>
        <w:left w:val="none" w:sz="0" w:space="0" w:color="auto"/>
        <w:bottom w:val="none" w:sz="0" w:space="0" w:color="auto"/>
        <w:right w:val="none" w:sz="0" w:space="0" w:color="auto"/>
      </w:divBdr>
    </w:div>
    <w:div w:id="168107203">
      <w:bodyDiv w:val="1"/>
      <w:marLeft w:val="0"/>
      <w:marRight w:val="0"/>
      <w:marTop w:val="0"/>
      <w:marBottom w:val="0"/>
      <w:divBdr>
        <w:top w:val="none" w:sz="0" w:space="0" w:color="auto"/>
        <w:left w:val="none" w:sz="0" w:space="0" w:color="auto"/>
        <w:bottom w:val="none" w:sz="0" w:space="0" w:color="auto"/>
        <w:right w:val="none" w:sz="0" w:space="0" w:color="auto"/>
      </w:divBdr>
    </w:div>
    <w:div w:id="168177316">
      <w:bodyDiv w:val="1"/>
      <w:marLeft w:val="0"/>
      <w:marRight w:val="0"/>
      <w:marTop w:val="0"/>
      <w:marBottom w:val="0"/>
      <w:divBdr>
        <w:top w:val="none" w:sz="0" w:space="0" w:color="auto"/>
        <w:left w:val="none" w:sz="0" w:space="0" w:color="auto"/>
        <w:bottom w:val="none" w:sz="0" w:space="0" w:color="auto"/>
        <w:right w:val="none" w:sz="0" w:space="0" w:color="auto"/>
      </w:divBdr>
    </w:div>
    <w:div w:id="168180220">
      <w:bodyDiv w:val="1"/>
      <w:marLeft w:val="0"/>
      <w:marRight w:val="0"/>
      <w:marTop w:val="0"/>
      <w:marBottom w:val="0"/>
      <w:divBdr>
        <w:top w:val="none" w:sz="0" w:space="0" w:color="auto"/>
        <w:left w:val="none" w:sz="0" w:space="0" w:color="auto"/>
        <w:bottom w:val="none" w:sz="0" w:space="0" w:color="auto"/>
        <w:right w:val="none" w:sz="0" w:space="0" w:color="auto"/>
      </w:divBdr>
    </w:div>
    <w:div w:id="168180471">
      <w:bodyDiv w:val="1"/>
      <w:marLeft w:val="0"/>
      <w:marRight w:val="0"/>
      <w:marTop w:val="0"/>
      <w:marBottom w:val="0"/>
      <w:divBdr>
        <w:top w:val="none" w:sz="0" w:space="0" w:color="auto"/>
        <w:left w:val="none" w:sz="0" w:space="0" w:color="auto"/>
        <w:bottom w:val="none" w:sz="0" w:space="0" w:color="auto"/>
        <w:right w:val="none" w:sz="0" w:space="0" w:color="auto"/>
      </w:divBdr>
      <w:divsChild>
        <w:div w:id="23597635">
          <w:marLeft w:val="480"/>
          <w:marRight w:val="0"/>
          <w:marTop w:val="0"/>
          <w:marBottom w:val="0"/>
          <w:divBdr>
            <w:top w:val="none" w:sz="0" w:space="0" w:color="auto"/>
            <w:left w:val="none" w:sz="0" w:space="0" w:color="auto"/>
            <w:bottom w:val="none" w:sz="0" w:space="0" w:color="auto"/>
            <w:right w:val="none" w:sz="0" w:space="0" w:color="auto"/>
          </w:divBdr>
        </w:div>
        <w:div w:id="414328782">
          <w:marLeft w:val="480"/>
          <w:marRight w:val="0"/>
          <w:marTop w:val="0"/>
          <w:marBottom w:val="0"/>
          <w:divBdr>
            <w:top w:val="none" w:sz="0" w:space="0" w:color="auto"/>
            <w:left w:val="none" w:sz="0" w:space="0" w:color="auto"/>
            <w:bottom w:val="none" w:sz="0" w:space="0" w:color="auto"/>
            <w:right w:val="none" w:sz="0" w:space="0" w:color="auto"/>
          </w:divBdr>
        </w:div>
        <w:div w:id="420297632">
          <w:marLeft w:val="480"/>
          <w:marRight w:val="0"/>
          <w:marTop w:val="0"/>
          <w:marBottom w:val="0"/>
          <w:divBdr>
            <w:top w:val="none" w:sz="0" w:space="0" w:color="auto"/>
            <w:left w:val="none" w:sz="0" w:space="0" w:color="auto"/>
            <w:bottom w:val="none" w:sz="0" w:space="0" w:color="auto"/>
            <w:right w:val="none" w:sz="0" w:space="0" w:color="auto"/>
          </w:divBdr>
        </w:div>
        <w:div w:id="577592442">
          <w:marLeft w:val="480"/>
          <w:marRight w:val="0"/>
          <w:marTop w:val="0"/>
          <w:marBottom w:val="0"/>
          <w:divBdr>
            <w:top w:val="none" w:sz="0" w:space="0" w:color="auto"/>
            <w:left w:val="none" w:sz="0" w:space="0" w:color="auto"/>
            <w:bottom w:val="none" w:sz="0" w:space="0" w:color="auto"/>
            <w:right w:val="none" w:sz="0" w:space="0" w:color="auto"/>
          </w:divBdr>
        </w:div>
        <w:div w:id="617417255">
          <w:marLeft w:val="480"/>
          <w:marRight w:val="0"/>
          <w:marTop w:val="0"/>
          <w:marBottom w:val="0"/>
          <w:divBdr>
            <w:top w:val="none" w:sz="0" w:space="0" w:color="auto"/>
            <w:left w:val="none" w:sz="0" w:space="0" w:color="auto"/>
            <w:bottom w:val="none" w:sz="0" w:space="0" w:color="auto"/>
            <w:right w:val="none" w:sz="0" w:space="0" w:color="auto"/>
          </w:divBdr>
        </w:div>
        <w:div w:id="646325864">
          <w:marLeft w:val="480"/>
          <w:marRight w:val="0"/>
          <w:marTop w:val="0"/>
          <w:marBottom w:val="0"/>
          <w:divBdr>
            <w:top w:val="none" w:sz="0" w:space="0" w:color="auto"/>
            <w:left w:val="none" w:sz="0" w:space="0" w:color="auto"/>
            <w:bottom w:val="none" w:sz="0" w:space="0" w:color="auto"/>
            <w:right w:val="none" w:sz="0" w:space="0" w:color="auto"/>
          </w:divBdr>
        </w:div>
      </w:divsChild>
    </w:div>
    <w:div w:id="168257786">
      <w:bodyDiv w:val="1"/>
      <w:marLeft w:val="0"/>
      <w:marRight w:val="0"/>
      <w:marTop w:val="0"/>
      <w:marBottom w:val="0"/>
      <w:divBdr>
        <w:top w:val="none" w:sz="0" w:space="0" w:color="auto"/>
        <w:left w:val="none" w:sz="0" w:space="0" w:color="auto"/>
        <w:bottom w:val="none" w:sz="0" w:space="0" w:color="auto"/>
        <w:right w:val="none" w:sz="0" w:space="0" w:color="auto"/>
      </w:divBdr>
    </w:div>
    <w:div w:id="168326941">
      <w:bodyDiv w:val="1"/>
      <w:marLeft w:val="0"/>
      <w:marRight w:val="0"/>
      <w:marTop w:val="0"/>
      <w:marBottom w:val="0"/>
      <w:divBdr>
        <w:top w:val="none" w:sz="0" w:space="0" w:color="auto"/>
        <w:left w:val="none" w:sz="0" w:space="0" w:color="auto"/>
        <w:bottom w:val="none" w:sz="0" w:space="0" w:color="auto"/>
        <w:right w:val="none" w:sz="0" w:space="0" w:color="auto"/>
      </w:divBdr>
    </w:div>
    <w:div w:id="168376556">
      <w:bodyDiv w:val="1"/>
      <w:marLeft w:val="0"/>
      <w:marRight w:val="0"/>
      <w:marTop w:val="0"/>
      <w:marBottom w:val="0"/>
      <w:divBdr>
        <w:top w:val="none" w:sz="0" w:space="0" w:color="auto"/>
        <w:left w:val="none" w:sz="0" w:space="0" w:color="auto"/>
        <w:bottom w:val="none" w:sz="0" w:space="0" w:color="auto"/>
        <w:right w:val="none" w:sz="0" w:space="0" w:color="auto"/>
      </w:divBdr>
    </w:div>
    <w:div w:id="168641735">
      <w:bodyDiv w:val="1"/>
      <w:marLeft w:val="0"/>
      <w:marRight w:val="0"/>
      <w:marTop w:val="0"/>
      <w:marBottom w:val="0"/>
      <w:divBdr>
        <w:top w:val="none" w:sz="0" w:space="0" w:color="auto"/>
        <w:left w:val="none" w:sz="0" w:space="0" w:color="auto"/>
        <w:bottom w:val="none" w:sz="0" w:space="0" w:color="auto"/>
        <w:right w:val="none" w:sz="0" w:space="0" w:color="auto"/>
      </w:divBdr>
    </w:div>
    <w:div w:id="168714795">
      <w:bodyDiv w:val="1"/>
      <w:marLeft w:val="0"/>
      <w:marRight w:val="0"/>
      <w:marTop w:val="0"/>
      <w:marBottom w:val="0"/>
      <w:divBdr>
        <w:top w:val="none" w:sz="0" w:space="0" w:color="auto"/>
        <w:left w:val="none" w:sz="0" w:space="0" w:color="auto"/>
        <w:bottom w:val="none" w:sz="0" w:space="0" w:color="auto"/>
        <w:right w:val="none" w:sz="0" w:space="0" w:color="auto"/>
      </w:divBdr>
    </w:div>
    <w:div w:id="168721032">
      <w:bodyDiv w:val="1"/>
      <w:marLeft w:val="0"/>
      <w:marRight w:val="0"/>
      <w:marTop w:val="0"/>
      <w:marBottom w:val="0"/>
      <w:divBdr>
        <w:top w:val="none" w:sz="0" w:space="0" w:color="auto"/>
        <w:left w:val="none" w:sz="0" w:space="0" w:color="auto"/>
        <w:bottom w:val="none" w:sz="0" w:space="0" w:color="auto"/>
        <w:right w:val="none" w:sz="0" w:space="0" w:color="auto"/>
      </w:divBdr>
    </w:div>
    <w:div w:id="168760140">
      <w:bodyDiv w:val="1"/>
      <w:marLeft w:val="0"/>
      <w:marRight w:val="0"/>
      <w:marTop w:val="0"/>
      <w:marBottom w:val="0"/>
      <w:divBdr>
        <w:top w:val="none" w:sz="0" w:space="0" w:color="auto"/>
        <w:left w:val="none" w:sz="0" w:space="0" w:color="auto"/>
        <w:bottom w:val="none" w:sz="0" w:space="0" w:color="auto"/>
        <w:right w:val="none" w:sz="0" w:space="0" w:color="auto"/>
      </w:divBdr>
      <w:divsChild>
        <w:div w:id="96760278">
          <w:marLeft w:val="480"/>
          <w:marRight w:val="0"/>
          <w:marTop w:val="0"/>
          <w:marBottom w:val="0"/>
          <w:divBdr>
            <w:top w:val="none" w:sz="0" w:space="0" w:color="auto"/>
            <w:left w:val="none" w:sz="0" w:space="0" w:color="auto"/>
            <w:bottom w:val="none" w:sz="0" w:space="0" w:color="auto"/>
            <w:right w:val="none" w:sz="0" w:space="0" w:color="auto"/>
          </w:divBdr>
        </w:div>
        <w:div w:id="100027369">
          <w:marLeft w:val="480"/>
          <w:marRight w:val="0"/>
          <w:marTop w:val="0"/>
          <w:marBottom w:val="0"/>
          <w:divBdr>
            <w:top w:val="none" w:sz="0" w:space="0" w:color="auto"/>
            <w:left w:val="none" w:sz="0" w:space="0" w:color="auto"/>
            <w:bottom w:val="none" w:sz="0" w:space="0" w:color="auto"/>
            <w:right w:val="none" w:sz="0" w:space="0" w:color="auto"/>
          </w:divBdr>
        </w:div>
        <w:div w:id="105463426">
          <w:marLeft w:val="480"/>
          <w:marRight w:val="0"/>
          <w:marTop w:val="0"/>
          <w:marBottom w:val="0"/>
          <w:divBdr>
            <w:top w:val="none" w:sz="0" w:space="0" w:color="auto"/>
            <w:left w:val="none" w:sz="0" w:space="0" w:color="auto"/>
            <w:bottom w:val="none" w:sz="0" w:space="0" w:color="auto"/>
            <w:right w:val="none" w:sz="0" w:space="0" w:color="auto"/>
          </w:divBdr>
        </w:div>
        <w:div w:id="265578556">
          <w:marLeft w:val="480"/>
          <w:marRight w:val="0"/>
          <w:marTop w:val="0"/>
          <w:marBottom w:val="0"/>
          <w:divBdr>
            <w:top w:val="none" w:sz="0" w:space="0" w:color="auto"/>
            <w:left w:val="none" w:sz="0" w:space="0" w:color="auto"/>
            <w:bottom w:val="none" w:sz="0" w:space="0" w:color="auto"/>
            <w:right w:val="none" w:sz="0" w:space="0" w:color="auto"/>
          </w:divBdr>
        </w:div>
        <w:div w:id="311646253">
          <w:marLeft w:val="480"/>
          <w:marRight w:val="0"/>
          <w:marTop w:val="0"/>
          <w:marBottom w:val="0"/>
          <w:divBdr>
            <w:top w:val="none" w:sz="0" w:space="0" w:color="auto"/>
            <w:left w:val="none" w:sz="0" w:space="0" w:color="auto"/>
            <w:bottom w:val="none" w:sz="0" w:space="0" w:color="auto"/>
            <w:right w:val="none" w:sz="0" w:space="0" w:color="auto"/>
          </w:divBdr>
        </w:div>
        <w:div w:id="588537603">
          <w:marLeft w:val="480"/>
          <w:marRight w:val="0"/>
          <w:marTop w:val="0"/>
          <w:marBottom w:val="0"/>
          <w:divBdr>
            <w:top w:val="none" w:sz="0" w:space="0" w:color="auto"/>
            <w:left w:val="none" w:sz="0" w:space="0" w:color="auto"/>
            <w:bottom w:val="none" w:sz="0" w:space="0" w:color="auto"/>
            <w:right w:val="none" w:sz="0" w:space="0" w:color="auto"/>
          </w:divBdr>
        </w:div>
        <w:div w:id="835724083">
          <w:marLeft w:val="480"/>
          <w:marRight w:val="0"/>
          <w:marTop w:val="0"/>
          <w:marBottom w:val="0"/>
          <w:divBdr>
            <w:top w:val="none" w:sz="0" w:space="0" w:color="auto"/>
            <w:left w:val="none" w:sz="0" w:space="0" w:color="auto"/>
            <w:bottom w:val="none" w:sz="0" w:space="0" w:color="auto"/>
            <w:right w:val="none" w:sz="0" w:space="0" w:color="auto"/>
          </w:divBdr>
        </w:div>
      </w:divsChild>
    </w:div>
    <w:div w:id="168957201">
      <w:bodyDiv w:val="1"/>
      <w:marLeft w:val="0"/>
      <w:marRight w:val="0"/>
      <w:marTop w:val="0"/>
      <w:marBottom w:val="0"/>
      <w:divBdr>
        <w:top w:val="none" w:sz="0" w:space="0" w:color="auto"/>
        <w:left w:val="none" w:sz="0" w:space="0" w:color="auto"/>
        <w:bottom w:val="none" w:sz="0" w:space="0" w:color="auto"/>
        <w:right w:val="none" w:sz="0" w:space="0" w:color="auto"/>
      </w:divBdr>
    </w:div>
    <w:div w:id="169372693">
      <w:bodyDiv w:val="1"/>
      <w:marLeft w:val="0"/>
      <w:marRight w:val="0"/>
      <w:marTop w:val="0"/>
      <w:marBottom w:val="0"/>
      <w:divBdr>
        <w:top w:val="none" w:sz="0" w:space="0" w:color="auto"/>
        <w:left w:val="none" w:sz="0" w:space="0" w:color="auto"/>
        <w:bottom w:val="none" w:sz="0" w:space="0" w:color="auto"/>
        <w:right w:val="none" w:sz="0" w:space="0" w:color="auto"/>
      </w:divBdr>
      <w:divsChild>
        <w:div w:id="26758907">
          <w:marLeft w:val="480"/>
          <w:marRight w:val="0"/>
          <w:marTop w:val="0"/>
          <w:marBottom w:val="0"/>
          <w:divBdr>
            <w:top w:val="none" w:sz="0" w:space="0" w:color="auto"/>
            <w:left w:val="none" w:sz="0" w:space="0" w:color="auto"/>
            <w:bottom w:val="none" w:sz="0" w:space="0" w:color="auto"/>
            <w:right w:val="none" w:sz="0" w:space="0" w:color="auto"/>
          </w:divBdr>
        </w:div>
        <w:div w:id="78868770">
          <w:marLeft w:val="480"/>
          <w:marRight w:val="0"/>
          <w:marTop w:val="0"/>
          <w:marBottom w:val="0"/>
          <w:divBdr>
            <w:top w:val="none" w:sz="0" w:space="0" w:color="auto"/>
            <w:left w:val="none" w:sz="0" w:space="0" w:color="auto"/>
            <w:bottom w:val="none" w:sz="0" w:space="0" w:color="auto"/>
            <w:right w:val="none" w:sz="0" w:space="0" w:color="auto"/>
          </w:divBdr>
        </w:div>
        <w:div w:id="81613077">
          <w:marLeft w:val="480"/>
          <w:marRight w:val="0"/>
          <w:marTop w:val="0"/>
          <w:marBottom w:val="0"/>
          <w:divBdr>
            <w:top w:val="none" w:sz="0" w:space="0" w:color="auto"/>
            <w:left w:val="none" w:sz="0" w:space="0" w:color="auto"/>
            <w:bottom w:val="none" w:sz="0" w:space="0" w:color="auto"/>
            <w:right w:val="none" w:sz="0" w:space="0" w:color="auto"/>
          </w:divBdr>
        </w:div>
        <w:div w:id="119299160">
          <w:marLeft w:val="480"/>
          <w:marRight w:val="0"/>
          <w:marTop w:val="0"/>
          <w:marBottom w:val="0"/>
          <w:divBdr>
            <w:top w:val="none" w:sz="0" w:space="0" w:color="auto"/>
            <w:left w:val="none" w:sz="0" w:space="0" w:color="auto"/>
            <w:bottom w:val="none" w:sz="0" w:space="0" w:color="auto"/>
            <w:right w:val="none" w:sz="0" w:space="0" w:color="auto"/>
          </w:divBdr>
        </w:div>
        <w:div w:id="128714268">
          <w:marLeft w:val="480"/>
          <w:marRight w:val="0"/>
          <w:marTop w:val="0"/>
          <w:marBottom w:val="0"/>
          <w:divBdr>
            <w:top w:val="none" w:sz="0" w:space="0" w:color="auto"/>
            <w:left w:val="none" w:sz="0" w:space="0" w:color="auto"/>
            <w:bottom w:val="none" w:sz="0" w:space="0" w:color="auto"/>
            <w:right w:val="none" w:sz="0" w:space="0" w:color="auto"/>
          </w:divBdr>
        </w:div>
        <w:div w:id="148255249">
          <w:marLeft w:val="480"/>
          <w:marRight w:val="0"/>
          <w:marTop w:val="0"/>
          <w:marBottom w:val="0"/>
          <w:divBdr>
            <w:top w:val="none" w:sz="0" w:space="0" w:color="auto"/>
            <w:left w:val="none" w:sz="0" w:space="0" w:color="auto"/>
            <w:bottom w:val="none" w:sz="0" w:space="0" w:color="auto"/>
            <w:right w:val="none" w:sz="0" w:space="0" w:color="auto"/>
          </w:divBdr>
        </w:div>
        <w:div w:id="185096365">
          <w:marLeft w:val="480"/>
          <w:marRight w:val="0"/>
          <w:marTop w:val="0"/>
          <w:marBottom w:val="0"/>
          <w:divBdr>
            <w:top w:val="none" w:sz="0" w:space="0" w:color="auto"/>
            <w:left w:val="none" w:sz="0" w:space="0" w:color="auto"/>
            <w:bottom w:val="none" w:sz="0" w:space="0" w:color="auto"/>
            <w:right w:val="none" w:sz="0" w:space="0" w:color="auto"/>
          </w:divBdr>
        </w:div>
        <w:div w:id="216940363">
          <w:marLeft w:val="480"/>
          <w:marRight w:val="0"/>
          <w:marTop w:val="0"/>
          <w:marBottom w:val="0"/>
          <w:divBdr>
            <w:top w:val="none" w:sz="0" w:space="0" w:color="auto"/>
            <w:left w:val="none" w:sz="0" w:space="0" w:color="auto"/>
            <w:bottom w:val="none" w:sz="0" w:space="0" w:color="auto"/>
            <w:right w:val="none" w:sz="0" w:space="0" w:color="auto"/>
          </w:divBdr>
        </w:div>
        <w:div w:id="260190534">
          <w:marLeft w:val="480"/>
          <w:marRight w:val="0"/>
          <w:marTop w:val="0"/>
          <w:marBottom w:val="0"/>
          <w:divBdr>
            <w:top w:val="none" w:sz="0" w:space="0" w:color="auto"/>
            <w:left w:val="none" w:sz="0" w:space="0" w:color="auto"/>
            <w:bottom w:val="none" w:sz="0" w:space="0" w:color="auto"/>
            <w:right w:val="none" w:sz="0" w:space="0" w:color="auto"/>
          </w:divBdr>
        </w:div>
        <w:div w:id="404306033">
          <w:marLeft w:val="480"/>
          <w:marRight w:val="0"/>
          <w:marTop w:val="0"/>
          <w:marBottom w:val="0"/>
          <w:divBdr>
            <w:top w:val="none" w:sz="0" w:space="0" w:color="auto"/>
            <w:left w:val="none" w:sz="0" w:space="0" w:color="auto"/>
            <w:bottom w:val="none" w:sz="0" w:space="0" w:color="auto"/>
            <w:right w:val="none" w:sz="0" w:space="0" w:color="auto"/>
          </w:divBdr>
        </w:div>
        <w:div w:id="458033300">
          <w:marLeft w:val="480"/>
          <w:marRight w:val="0"/>
          <w:marTop w:val="0"/>
          <w:marBottom w:val="0"/>
          <w:divBdr>
            <w:top w:val="none" w:sz="0" w:space="0" w:color="auto"/>
            <w:left w:val="none" w:sz="0" w:space="0" w:color="auto"/>
            <w:bottom w:val="none" w:sz="0" w:space="0" w:color="auto"/>
            <w:right w:val="none" w:sz="0" w:space="0" w:color="auto"/>
          </w:divBdr>
        </w:div>
        <w:div w:id="515002420">
          <w:marLeft w:val="480"/>
          <w:marRight w:val="0"/>
          <w:marTop w:val="0"/>
          <w:marBottom w:val="0"/>
          <w:divBdr>
            <w:top w:val="none" w:sz="0" w:space="0" w:color="auto"/>
            <w:left w:val="none" w:sz="0" w:space="0" w:color="auto"/>
            <w:bottom w:val="none" w:sz="0" w:space="0" w:color="auto"/>
            <w:right w:val="none" w:sz="0" w:space="0" w:color="auto"/>
          </w:divBdr>
        </w:div>
        <w:div w:id="541019482">
          <w:marLeft w:val="480"/>
          <w:marRight w:val="0"/>
          <w:marTop w:val="0"/>
          <w:marBottom w:val="0"/>
          <w:divBdr>
            <w:top w:val="none" w:sz="0" w:space="0" w:color="auto"/>
            <w:left w:val="none" w:sz="0" w:space="0" w:color="auto"/>
            <w:bottom w:val="none" w:sz="0" w:space="0" w:color="auto"/>
            <w:right w:val="none" w:sz="0" w:space="0" w:color="auto"/>
          </w:divBdr>
        </w:div>
        <w:div w:id="723407222">
          <w:marLeft w:val="480"/>
          <w:marRight w:val="0"/>
          <w:marTop w:val="0"/>
          <w:marBottom w:val="0"/>
          <w:divBdr>
            <w:top w:val="none" w:sz="0" w:space="0" w:color="auto"/>
            <w:left w:val="none" w:sz="0" w:space="0" w:color="auto"/>
            <w:bottom w:val="none" w:sz="0" w:space="0" w:color="auto"/>
            <w:right w:val="none" w:sz="0" w:space="0" w:color="auto"/>
          </w:divBdr>
        </w:div>
        <w:div w:id="732587237">
          <w:marLeft w:val="480"/>
          <w:marRight w:val="0"/>
          <w:marTop w:val="0"/>
          <w:marBottom w:val="0"/>
          <w:divBdr>
            <w:top w:val="none" w:sz="0" w:space="0" w:color="auto"/>
            <w:left w:val="none" w:sz="0" w:space="0" w:color="auto"/>
            <w:bottom w:val="none" w:sz="0" w:space="0" w:color="auto"/>
            <w:right w:val="none" w:sz="0" w:space="0" w:color="auto"/>
          </w:divBdr>
        </w:div>
        <w:div w:id="784231588">
          <w:marLeft w:val="480"/>
          <w:marRight w:val="0"/>
          <w:marTop w:val="0"/>
          <w:marBottom w:val="0"/>
          <w:divBdr>
            <w:top w:val="none" w:sz="0" w:space="0" w:color="auto"/>
            <w:left w:val="none" w:sz="0" w:space="0" w:color="auto"/>
            <w:bottom w:val="none" w:sz="0" w:space="0" w:color="auto"/>
            <w:right w:val="none" w:sz="0" w:space="0" w:color="auto"/>
          </w:divBdr>
        </w:div>
        <w:div w:id="803740002">
          <w:marLeft w:val="480"/>
          <w:marRight w:val="0"/>
          <w:marTop w:val="0"/>
          <w:marBottom w:val="0"/>
          <w:divBdr>
            <w:top w:val="none" w:sz="0" w:space="0" w:color="auto"/>
            <w:left w:val="none" w:sz="0" w:space="0" w:color="auto"/>
            <w:bottom w:val="none" w:sz="0" w:space="0" w:color="auto"/>
            <w:right w:val="none" w:sz="0" w:space="0" w:color="auto"/>
          </w:divBdr>
        </w:div>
        <w:div w:id="814571689">
          <w:marLeft w:val="480"/>
          <w:marRight w:val="0"/>
          <w:marTop w:val="0"/>
          <w:marBottom w:val="0"/>
          <w:divBdr>
            <w:top w:val="none" w:sz="0" w:space="0" w:color="auto"/>
            <w:left w:val="none" w:sz="0" w:space="0" w:color="auto"/>
            <w:bottom w:val="none" w:sz="0" w:space="0" w:color="auto"/>
            <w:right w:val="none" w:sz="0" w:space="0" w:color="auto"/>
          </w:divBdr>
        </w:div>
        <w:div w:id="815688151">
          <w:marLeft w:val="480"/>
          <w:marRight w:val="0"/>
          <w:marTop w:val="0"/>
          <w:marBottom w:val="0"/>
          <w:divBdr>
            <w:top w:val="none" w:sz="0" w:space="0" w:color="auto"/>
            <w:left w:val="none" w:sz="0" w:space="0" w:color="auto"/>
            <w:bottom w:val="none" w:sz="0" w:space="0" w:color="auto"/>
            <w:right w:val="none" w:sz="0" w:space="0" w:color="auto"/>
          </w:divBdr>
        </w:div>
        <w:div w:id="829562330">
          <w:marLeft w:val="480"/>
          <w:marRight w:val="0"/>
          <w:marTop w:val="0"/>
          <w:marBottom w:val="0"/>
          <w:divBdr>
            <w:top w:val="none" w:sz="0" w:space="0" w:color="auto"/>
            <w:left w:val="none" w:sz="0" w:space="0" w:color="auto"/>
            <w:bottom w:val="none" w:sz="0" w:space="0" w:color="auto"/>
            <w:right w:val="none" w:sz="0" w:space="0" w:color="auto"/>
          </w:divBdr>
        </w:div>
        <w:div w:id="862210560">
          <w:marLeft w:val="480"/>
          <w:marRight w:val="0"/>
          <w:marTop w:val="0"/>
          <w:marBottom w:val="0"/>
          <w:divBdr>
            <w:top w:val="none" w:sz="0" w:space="0" w:color="auto"/>
            <w:left w:val="none" w:sz="0" w:space="0" w:color="auto"/>
            <w:bottom w:val="none" w:sz="0" w:space="0" w:color="auto"/>
            <w:right w:val="none" w:sz="0" w:space="0" w:color="auto"/>
          </w:divBdr>
        </w:div>
        <w:div w:id="862405943">
          <w:marLeft w:val="480"/>
          <w:marRight w:val="0"/>
          <w:marTop w:val="0"/>
          <w:marBottom w:val="0"/>
          <w:divBdr>
            <w:top w:val="none" w:sz="0" w:space="0" w:color="auto"/>
            <w:left w:val="none" w:sz="0" w:space="0" w:color="auto"/>
            <w:bottom w:val="none" w:sz="0" w:space="0" w:color="auto"/>
            <w:right w:val="none" w:sz="0" w:space="0" w:color="auto"/>
          </w:divBdr>
        </w:div>
        <w:div w:id="908882957">
          <w:marLeft w:val="480"/>
          <w:marRight w:val="0"/>
          <w:marTop w:val="0"/>
          <w:marBottom w:val="0"/>
          <w:divBdr>
            <w:top w:val="none" w:sz="0" w:space="0" w:color="auto"/>
            <w:left w:val="none" w:sz="0" w:space="0" w:color="auto"/>
            <w:bottom w:val="none" w:sz="0" w:space="0" w:color="auto"/>
            <w:right w:val="none" w:sz="0" w:space="0" w:color="auto"/>
          </w:divBdr>
        </w:div>
      </w:divsChild>
    </w:div>
    <w:div w:id="169372973">
      <w:bodyDiv w:val="1"/>
      <w:marLeft w:val="0"/>
      <w:marRight w:val="0"/>
      <w:marTop w:val="0"/>
      <w:marBottom w:val="0"/>
      <w:divBdr>
        <w:top w:val="none" w:sz="0" w:space="0" w:color="auto"/>
        <w:left w:val="none" w:sz="0" w:space="0" w:color="auto"/>
        <w:bottom w:val="none" w:sz="0" w:space="0" w:color="auto"/>
        <w:right w:val="none" w:sz="0" w:space="0" w:color="auto"/>
      </w:divBdr>
    </w:div>
    <w:div w:id="169376445">
      <w:bodyDiv w:val="1"/>
      <w:marLeft w:val="0"/>
      <w:marRight w:val="0"/>
      <w:marTop w:val="0"/>
      <w:marBottom w:val="0"/>
      <w:divBdr>
        <w:top w:val="none" w:sz="0" w:space="0" w:color="auto"/>
        <w:left w:val="none" w:sz="0" w:space="0" w:color="auto"/>
        <w:bottom w:val="none" w:sz="0" w:space="0" w:color="auto"/>
        <w:right w:val="none" w:sz="0" w:space="0" w:color="auto"/>
      </w:divBdr>
    </w:div>
    <w:div w:id="169418921">
      <w:bodyDiv w:val="1"/>
      <w:marLeft w:val="0"/>
      <w:marRight w:val="0"/>
      <w:marTop w:val="0"/>
      <w:marBottom w:val="0"/>
      <w:divBdr>
        <w:top w:val="none" w:sz="0" w:space="0" w:color="auto"/>
        <w:left w:val="none" w:sz="0" w:space="0" w:color="auto"/>
        <w:bottom w:val="none" w:sz="0" w:space="0" w:color="auto"/>
        <w:right w:val="none" w:sz="0" w:space="0" w:color="auto"/>
      </w:divBdr>
    </w:div>
    <w:div w:id="169875794">
      <w:bodyDiv w:val="1"/>
      <w:marLeft w:val="0"/>
      <w:marRight w:val="0"/>
      <w:marTop w:val="0"/>
      <w:marBottom w:val="0"/>
      <w:divBdr>
        <w:top w:val="none" w:sz="0" w:space="0" w:color="auto"/>
        <w:left w:val="none" w:sz="0" w:space="0" w:color="auto"/>
        <w:bottom w:val="none" w:sz="0" w:space="0" w:color="auto"/>
        <w:right w:val="none" w:sz="0" w:space="0" w:color="auto"/>
      </w:divBdr>
    </w:div>
    <w:div w:id="170024938">
      <w:bodyDiv w:val="1"/>
      <w:marLeft w:val="0"/>
      <w:marRight w:val="0"/>
      <w:marTop w:val="0"/>
      <w:marBottom w:val="0"/>
      <w:divBdr>
        <w:top w:val="none" w:sz="0" w:space="0" w:color="auto"/>
        <w:left w:val="none" w:sz="0" w:space="0" w:color="auto"/>
        <w:bottom w:val="none" w:sz="0" w:space="0" w:color="auto"/>
        <w:right w:val="none" w:sz="0" w:space="0" w:color="auto"/>
      </w:divBdr>
    </w:div>
    <w:div w:id="170029347">
      <w:bodyDiv w:val="1"/>
      <w:marLeft w:val="0"/>
      <w:marRight w:val="0"/>
      <w:marTop w:val="0"/>
      <w:marBottom w:val="0"/>
      <w:divBdr>
        <w:top w:val="none" w:sz="0" w:space="0" w:color="auto"/>
        <w:left w:val="none" w:sz="0" w:space="0" w:color="auto"/>
        <w:bottom w:val="none" w:sz="0" w:space="0" w:color="auto"/>
        <w:right w:val="none" w:sz="0" w:space="0" w:color="auto"/>
      </w:divBdr>
    </w:div>
    <w:div w:id="170030738">
      <w:bodyDiv w:val="1"/>
      <w:marLeft w:val="0"/>
      <w:marRight w:val="0"/>
      <w:marTop w:val="0"/>
      <w:marBottom w:val="0"/>
      <w:divBdr>
        <w:top w:val="none" w:sz="0" w:space="0" w:color="auto"/>
        <w:left w:val="none" w:sz="0" w:space="0" w:color="auto"/>
        <w:bottom w:val="none" w:sz="0" w:space="0" w:color="auto"/>
        <w:right w:val="none" w:sz="0" w:space="0" w:color="auto"/>
      </w:divBdr>
    </w:div>
    <w:div w:id="170147792">
      <w:bodyDiv w:val="1"/>
      <w:marLeft w:val="0"/>
      <w:marRight w:val="0"/>
      <w:marTop w:val="0"/>
      <w:marBottom w:val="0"/>
      <w:divBdr>
        <w:top w:val="none" w:sz="0" w:space="0" w:color="auto"/>
        <w:left w:val="none" w:sz="0" w:space="0" w:color="auto"/>
        <w:bottom w:val="none" w:sz="0" w:space="0" w:color="auto"/>
        <w:right w:val="none" w:sz="0" w:space="0" w:color="auto"/>
      </w:divBdr>
    </w:div>
    <w:div w:id="170217102">
      <w:bodyDiv w:val="1"/>
      <w:marLeft w:val="0"/>
      <w:marRight w:val="0"/>
      <w:marTop w:val="0"/>
      <w:marBottom w:val="0"/>
      <w:divBdr>
        <w:top w:val="none" w:sz="0" w:space="0" w:color="auto"/>
        <w:left w:val="none" w:sz="0" w:space="0" w:color="auto"/>
        <w:bottom w:val="none" w:sz="0" w:space="0" w:color="auto"/>
        <w:right w:val="none" w:sz="0" w:space="0" w:color="auto"/>
      </w:divBdr>
    </w:div>
    <w:div w:id="170340217">
      <w:bodyDiv w:val="1"/>
      <w:marLeft w:val="0"/>
      <w:marRight w:val="0"/>
      <w:marTop w:val="0"/>
      <w:marBottom w:val="0"/>
      <w:divBdr>
        <w:top w:val="none" w:sz="0" w:space="0" w:color="auto"/>
        <w:left w:val="none" w:sz="0" w:space="0" w:color="auto"/>
        <w:bottom w:val="none" w:sz="0" w:space="0" w:color="auto"/>
        <w:right w:val="none" w:sz="0" w:space="0" w:color="auto"/>
      </w:divBdr>
    </w:div>
    <w:div w:id="170411648">
      <w:bodyDiv w:val="1"/>
      <w:marLeft w:val="0"/>
      <w:marRight w:val="0"/>
      <w:marTop w:val="0"/>
      <w:marBottom w:val="0"/>
      <w:divBdr>
        <w:top w:val="none" w:sz="0" w:space="0" w:color="auto"/>
        <w:left w:val="none" w:sz="0" w:space="0" w:color="auto"/>
        <w:bottom w:val="none" w:sz="0" w:space="0" w:color="auto"/>
        <w:right w:val="none" w:sz="0" w:space="0" w:color="auto"/>
      </w:divBdr>
    </w:div>
    <w:div w:id="170722620">
      <w:bodyDiv w:val="1"/>
      <w:marLeft w:val="0"/>
      <w:marRight w:val="0"/>
      <w:marTop w:val="0"/>
      <w:marBottom w:val="0"/>
      <w:divBdr>
        <w:top w:val="none" w:sz="0" w:space="0" w:color="auto"/>
        <w:left w:val="none" w:sz="0" w:space="0" w:color="auto"/>
        <w:bottom w:val="none" w:sz="0" w:space="0" w:color="auto"/>
        <w:right w:val="none" w:sz="0" w:space="0" w:color="auto"/>
      </w:divBdr>
    </w:div>
    <w:div w:id="170727133">
      <w:bodyDiv w:val="1"/>
      <w:marLeft w:val="0"/>
      <w:marRight w:val="0"/>
      <w:marTop w:val="0"/>
      <w:marBottom w:val="0"/>
      <w:divBdr>
        <w:top w:val="none" w:sz="0" w:space="0" w:color="auto"/>
        <w:left w:val="none" w:sz="0" w:space="0" w:color="auto"/>
        <w:bottom w:val="none" w:sz="0" w:space="0" w:color="auto"/>
        <w:right w:val="none" w:sz="0" w:space="0" w:color="auto"/>
      </w:divBdr>
    </w:div>
    <w:div w:id="170806007">
      <w:bodyDiv w:val="1"/>
      <w:marLeft w:val="0"/>
      <w:marRight w:val="0"/>
      <w:marTop w:val="0"/>
      <w:marBottom w:val="0"/>
      <w:divBdr>
        <w:top w:val="none" w:sz="0" w:space="0" w:color="auto"/>
        <w:left w:val="none" w:sz="0" w:space="0" w:color="auto"/>
        <w:bottom w:val="none" w:sz="0" w:space="0" w:color="auto"/>
        <w:right w:val="none" w:sz="0" w:space="0" w:color="auto"/>
      </w:divBdr>
    </w:div>
    <w:div w:id="171065436">
      <w:bodyDiv w:val="1"/>
      <w:marLeft w:val="0"/>
      <w:marRight w:val="0"/>
      <w:marTop w:val="0"/>
      <w:marBottom w:val="0"/>
      <w:divBdr>
        <w:top w:val="none" w:sz="0" w:space="0" w:color="auto"/>
        <w:left w:val="none" w:sz="0" w:space="0" w:color="auto"/>
        <w:bottom w:val="none" w:sz="0" w:space="0" w:color="auto"/>
        <w:right w:val="none" w:sz="0" w:space="0" w:color="auto"/>
      </w:divBdr>
    </w:div>
    <w:div w:id="171066951">
      <w:bodyDiv w:val="1"/>
      <w:marLeft w:val="0"/>
      <w:marRight w:val="0"/>
      <w:marTop w:val="0"/>
      <w:marBottom w:val="0"/>
      <w:divBdr>
        <w:top w:val="none" w:sz="0" w:space="0" w:color="auto"/>
        <w:left w:val="none" w:sz="0" w:space="0" w:color="auto"/>
        <w:bottom w:val="none" w:sz="0" w:space="0" w:color="auto"/>
        <w:right w:val="none" w:sz="0" w:space="0" w:color="auto"/>
      </w:divBdr>
    </w:div>
    <w:div w:id="171068902">
      <w:bodyDiv w:val="1"/>
      <w:marLeft w:val="0"/>
      <w:marRight w:val="0"/>
      <w:marTop w:val="0"/>
      <w:marBottom w:val="0"/>
      <w:divBdr>
        <w:top w:val="none" w:sz="0" w:space="0" w:color="auto"/>
        <w:left w:val="none" w:sz="0" w:space="0" w:color="auto"/>
        <w:bottom w:val="none" w:sz="0" w:space="0" w:color="auto"/>
        <w:right w:val="none" w:sz="0" w:space="0" w:color="auto"/>
      </w:divBdr>
    </w:div>
    <w:div w:id="171117111">
      <w:bodyDiv w:val="1"/>
      <w:marLeft w:val="0"/>
      <w:marRight w:val="0"/>
      <w:marTop w:val="0"/>
      <w:marBottom w:val="0"/>
      <w:divBdr>
        <w:top w:val="none" w:sz="0" w:space="0" w:color="auto"/>
        <w:left w:val="none" w:sz="0" w:space="0" w:color="auto"/>
        <w:bottom w:val="none" w:sz="0" w:space="0" w:color="auto"/>
        <w:right w:val="none" w:sz="0" w:space="0" w:color="auto"/>
      </w:divBdr>
    </w:div>
    <w:div w:id="171191041">
      <w:bodyDiv w:val="1"/>
      <w:marLeft w:val="0"/>
      <w:marRight w:val="0"/>
      <w:marTop w:val="0"/>
      <w:marBottom w:val="0"/>
      <w:divBdr>
        <w:top w:val="none" w:sz="0" w:space="0" w:color="auto"/>
        <w:left w:val="none" w:sz="0" w:space="0" w:color="auto"/>
        <w:bottom w:val="none" w:sz="0" w:space="0" w:color="auto"/>
        <w:right w:val="none" w:sz="0" w:space="0" w:color="auto"/>
      </w:divBdr>
    </w:div>
    <w:div w:id="171264319">
      <w:bodyDiv w:val="1"/>
      <w:marLeft w:val="0"/>
      <w:marRight w:val="0"/>
      <w:marTop w:val="0"/>
      <w:marBottom w:val="0"/>
      <w:divBdr>
        <w:top w:val="none" w:sz="0" w:space="0" w:color="auto"/>
        <w:left w:val="none" w:sz="0" w:space="0" w:color="auto"/>
        <w:bottom w:val="none" w:sz="0" w:space="0" w:color="auto"/>
        <w:right w:val="none" w:sz="0" w:space="0" w:color="auto"/>
      </w:divBdr>
    </w:div>
    <w:div w:id="171343248">
      <w:bodyDiv w:val="1"/>
      <w:marLeft w:val="0"/>
      <w:marRight w:val="0"/>
      <w:marTop w:val="0"/>
      <w:marBottom w:val="0"/>
      <w:divBdr>
        <w:top w:val="none" w:sz="0" w:space="0" w:color="auto"/>
        <w:left w:val="none" w:sz="0" w:space="0" w:color="auto"/>
        <w:bottom w:val="none" w:sz="0" w:space="0" w:color="auto"/>
        <w:right w:val="none" w:sz="0" w:space="0" w:color="auto"/>
      </w:divBdr>
    </w:div>
    <w:div w:id="171380763">
      <w:bodyDiv w:val="1"/>
      <w:marLeft w:val="0"/>
      <w:marRight w:val="0"/>
      <w:marTop w:val="0"/>
      <w:marBottom w:val="0"/>
      <w:divBdr>
        <w:top w:val="none" w:sz="0" w:space="0" w:color="auto"/>
        <w:left w:val="none" w:sz="0" w:space="0" w:color="auto"/>
        <w:bottom w:val="none" w:sz="0" w:space="0" w:color="auto"/>
        <w:right w:val="none" w:sz="0" w:space="0" w:color="auto"/>
      </w:divBdr>
    </w:div>
    <w:div w:id="171454189">
      <w:bodyDiv w:val="1"/>
      <w:marLeft w:val="0"/>
      <w:marRight w:val="0"/>
      <w:marTop w:val="0"/>
      <w:marBottom w:val="0"/>
      <w:divBdr>
        <w:top w:val="none" w:sz="0" w:space="0" w:color="auto"/>
        <w:left w:val="none" w:sz="0" w:space="0" w:color="auto"/>
        <w:bottom w:val="none" w:sz="0" w:space="0" w:color="auto"/>
        <w:right w:val="none" w:sz="0" w:space="0" w:color="auto"/>
      </w:divBdr>
    </w:div>
    <w:div w:id="171535932">
      <w:bodyDiv w:val="1"/>
      <w:marLeft w:val="0"/>
      <w:marRight w:val="0"/>
      <w:marTop w:val="0"/>
      <w:marBottom w:val="0"/>
      <w:divBdr>
        <w:top w:val="none" w:sz="0" w:space="0" w:color="auto"/>
        <w:left w:val="none" w:sz="0" w:space="0" w:color="auto"/>
        <w:bottom w:val="none" w:sz="0" w:space="0" w:color="auto"/>
        <w:right w:val="none" w:sz="0" w:space="0" w:color="auto"/>
      </w:divBdr>
    </w:div>
    <w:div w:id="171845575">
      <w:bodyDiv w:val="1"/>
      <w:marLeft w:val="0"/>
      <w:marRight w:val="0"/>
      <w:marTop w:val="0"/>
      <w:marBottom w:val="0"/>
      <w:divBdr>
        <w:top w:val="none" w:sz="0" w:space="0" w:color="auto"/>
        <w:left w:val="none" w:sz="0" w:space="0" w:color="auto"/>
        <w:bottom w:val="none" w:sz="0" w:space="0" w:color="auto"/>
        <w:right w:val="none" w:sz="0" w:space="0" w:color="auto"/>
      </w:divBdr>
    </w:div>
    <w:div w:id="171922655">
      <w:bodyDiv w:val="1"/>
      <w:marLeft w:val="0"/>
      <w:marRight w:val="0"/>
      <w:marTop w:val="0"/>
      <w:marBottom w:val="0"/>
      <w:divBdr>
        <w:top w:val="none" w:sz="0" w:space="0" w:color="auto"/>
        <w:left w:val="none" w:sz="0" w:space="0" w:color="auto"/>
        <w:bottom w:val="none" w:sz="0" w:space="0" w:color="auto"/>
        <w:right w:val="none" w:sz="0" w:space="0" w:color="auto"/>
      </w:divBdr>
    </w:div>
    <w:div w:id="172036066">
      <w:bodyDiv w:val="1"/>
      <w:marLeft w:val="0"/>
      <w:marRight w:val="0"/>
      <w:marTop w:val="0"/>
      <w:marBottom w:val="0"/>
      <w:divBdr>
        <w:top w:val="none" w:sz="0" w:space="0" w:color="auto"/>
        <w:left w:val="none" w:sz="0" w:space="0" w:color="auto"/>
        <w:bottom w:val="none" w:sz="0" w:space="0" w:color="auto"/>
        <w:right w:val="none" w:sz="0" w:space="0" w:color="auto"/>
      </w:divBdr>
    </w:div>
    <w:div w:id="172108130">
      <w:bodyDiv w:val="1"/>
      <w:marLeft w:val="0"/>
      <w:marRight w:val="0"/>
      <w:marTop w:val="0"/>
      <w:marBottom w:val="0"/>
      <w:divBdr>
        <w:top w:val="none" w:sz="0" w:space="0" w:color="auto"/>
        <w:left w:val="none" w:sz="0" w:space="0" w:color="auto"/>
        <w:bottom w:val="none" w:sz="0" w:space="0" w:color="auto"/>
        <w:right w:val="none" w:sz="0" w:space="0" w:color="auto"/>
      </w:divBdr>
    </w:div>
    <w:div w:id="172182916">
      <w:bodyDiv w:val="1"/>
      <w:marLeft w:val="0"/>
      <w:marRight w:val="0"/>
      <w:marTop w:val="0"/>
      <w:marBottom w:val="0"/>
      <w:divBdr>
        <w:top w:val="none" w:sz="0" w:space="0" w:color="auto"/>
        <w:left w:val="none" w:sz="0" w:space="0" w:color="auto"/>
        <w:bottom w:val="none" w:sz="0" w:space="0" w:color="auto"/>
        <w:right w:val="none" w:sz="0" w:space="0" w:color="auto"/>
      </w:divBdr>
    </w:div>
    <w:div w:id="172307167">
      <w:bodyDiv w:val="1"/>
      <w:marLeft w:val="0"/>
      <w:marRight w:val="0"/>
      <w:marTop w:val="0"/>
      <w:marBottom w:val="0"/>
      <w:divBdr>
        <w:top w:val="none" w:sz="0" w:space="0" w:color="auto"/>
        <w:left w:val="none" w:sz="0" w:space="0" w:color="auto"/>
        <w:bottom w:val="none" w:sz="0" w:space="0" w:color="auto"/>
        <w:right w:val="none" w:sz="0" w:space="0" w:color="auto"/>
      </w:divBdr>
    </w:div>
    <w:div w:id="172425865">
      <w:bodyDiv w:val="1"/>
      <w:marLeft w:val="0"/>
      <w:marRight w:val="0"/>
      <w:marTop w:val="0"/>
      <w:marBottom w:val="0"/>
      <w:divBdr>
        <w:top w:val="none" w:sz="0" w:space="0" w:color="auto"/>
        <w:left w:val="none" w:sz="0" w:space="0" w:color="auto"/>
        <w:bottom w:val="none" w:sz="0" w:space="0" w:color="auto"/>
        <w:right w:val="none" w:sz="0" w:space="0" w:color="auto"/>
      </w:divBdr>
    </w:div>
    <w:div w:id="172455555">
      <w:bodyDiv w:val="1"/>
      <w:marLeft w:val="0"/>
      <w:marRight w:val="0"/>
      <w:marTop w:val="0"/>
      <w:marBottom w:val="0"/>
      <w:divBdr>
        <w:top w:val="none" w:sz="0" w:space="0" w:color="auto"/>
        <w:left w:val="none" w:sz="0" w:space="0" w:color="auto"/>
        <w:bottom w:val="none" w:sz="0" w:space="0" w:color="auto"/>
        <w:right w:val="none" w:sz="0" w:space="0" w:color="auto"/>
      </w:divBdr>
    </w:div>
    <w:div w:id="172571415">
      <w:bodyDiv w:val="1"/>
      <w:marLeft w:val="0"/>
      <w:marRight w:val="0"/>
      <w:marTop w:val="0"/>
      <w:marBottom w:val="0"/>
      <w:divBdr>
        <w:top w:val="none" w:sz="0" w:space="0" w:color="auto"/>
        <w:left w:val="none" w:sz="0" w:space="0" w:color="auto"/>
        <w:bottom w:val="none" w:sz="0" w:space="0" w:color="auto"/>
        <w:right w:val="none" w:sz="0" w:space="0" w:color="auto"/>
      </w:divBdr>
    </w:div>
    <w:div w:id="172650008">
      <w:bodyDiv w:val="1"/>
      <w:marLeft w:val="0"/>
      <w:marRight w:val="0"/>
      <w:marTop w:val="0"/>
      <w:marBottom w:val="0"/>
      <w:divBdr>
        <w:top w:val="none" w:sz="0" w:space="0" w:color="auto"/>
        <w:left w:val="none" w:sz="0" w:space="0" w:color="auto"/>
        <w:bottom w:val="none" w:sz="0" w:space="0" w:color="auto"/>
        <w:right w:val="none" w:sz="0" w:space="0" w:color="auto"/>
      </w:divBdr>
    </w:div>
    <w:div w:id="172688889">
      <w:bodyDiv w:val="1"/>
      <w:marLeft w:val="0"/>
      <w:marRight w:val="0"/>
      <w:marTop w:val="0"/>
      <w:marBottom w:val="0"/>
      <w:divBdr>
        <w:top w:val="none" w:sz="0" w:space="0" w:color="auto"/>
        <w:left w:val="none" w:sz="0" w:space="0" w:color="auto"/>
        <w:bottom w:val="none" w:sz="0" w:space="0" w:color="auto"/>
        <w:right w:val="none" w:sz="0" w:space="0" w:color="auto"/>
      </w:divBdr>
    </w:div>
    <w:div w:id="172764534">
      <w:bodyDiv w:val="1"/>
      <w:marLeft w:val="0"/>
      <w:marRight w:val="0"/>
      <w:marTop w:val="0"/>
      <w:marBottom w:val="0"/>
      <w:divBdr>
        <w:top w:val="none" w:sz="0" w:space="0" w:color="auto"/>
        <w:left w:val="none" w:sz="0" w:space="0" w:color="auto"/>
        <w:bottom w:val="none" w:sz="0" w:space="0" w:color="auto"/>
        <w:right w:val="none" w:sz="0" w:space="0" w:color="auto"/>
      </w:divBdr>
    </w:div>
    <w:div w:id="172957261">
      <w:bodyDiv w:val="1"/>
      <w:marLeft w:val="0"/>
      <w:marRight w:val="0"/>
      <w:marTop w:val="0"/>
      <w:marBottom w:val="0"/>
      <w:divBdr>
        <w:top w:val="none" w:sz="0" w:space="0" w:color="auto"/>
        <w:left w:val="none" w:sz="0" w:space="0" w:color="auto"/>
        <w:bottom w:val="none" w:sz="0" w:space="0" w:color="auto"/>
        <w:right w:val="none" w:sz="0" w:space="0" w:color="auto"/>
      </w:divBdr>
    </w:div>
    <w:div w:id="173033593">
      <w:bodyDiv w:val="1"/>
      <w:marLeft w:val="0"/>
      <w:marRight w:val="0"/>
      <w:marTop w:val="0"/>
      <w:marBottom w:val="0"/>
      <w:divBdr>
        <w:top w:val="none" w:sz="0" w:space="0" w:color="auto"/>
        <w:left w:val="none" w:sz="0" w:space="0" w:color="auto"/>
        <w:bottom w:val="none" w:sz="0" w:space="0" w:color="auto"/>
        <w:right w:val="none" w:sz="0" w:space="0" w:color="auto"/>
      </w:divBdr>
    </w:div>
    <w:div w:id="173424439">
      <w:bodyDiv w:val="1"/>
      <w:marLeft w:val="0"/>
      <w:marRight w:val="0"/>
      <w:marTop w:val="0"/>
      <w:marBottom w:val="0"/>
      <w:divBdr>
        <w:top w:val="none" w:sz="0" w:space="0" w:color="auto"/>
        <w:left w:val="none" w:sz="0" w:space="0" w:color="auto"/>
        <w:bottom w:val="none" w:sz="0" w:space="0" w:color="auto"/>
        <w:right w:val="none" w:sz="0" w:space="0" w:color="auto"/>
      </w:divBdr>
    </w:div>
    <w:div w:id="173541773">
      <w:bodyDiv w:val="1"/>
      <w:marLeft w:val="0"/>
      <w:marRight w:val="0"/>
      <w:marTop w:val="0"/>
      <w:marBottom w:val="0"/>
      <w:divBdr>
        <w:top w:val="none" w:sz="0" w:space="0" w:color="auto"/>
        <w:left w:val="none" w:sz="0" w:space="0" w:color="auto"/>
        <w:bottom w:val="none" w:sz="0" w:space="0" w:color="auto"/>
        <w:right w:val="none" w:sz="0" w:space="0" w:color="auto"/>
      </w:divBdr>
    </w:div>
    <w:div w:id="173687898">
      <w:bodyDiv w:val="1"/>
      <w:marLeft w:val="0"/>
      <w:marRight w:val="0"/>
      <w:marTop w:val="0"/>
      <w:marBottom w:val="0"/>
      <w:divBdr>
        <w:top w:val="none" w:sz="0" w:space="0" w:color="auto"/>
        <w:left w:val="none" w:sz="0" w:space="0" w:color="auto"/>
        <w:bottom w:val="none" w:sz="0" w:space="0" w:color="auto"/>
        <w:right w:val="none" w:sz="0" w:space="0" w:color="auto"/>
      </w:divBdr>
    </w:div>
    <w:div w:id="173811516">
      <w:bodyDiv w:val="1"/>
      <w:marLeft w:val="0"/>
      <w:marRight w:val="0"/>
      <w:marTop w:val="0"/>
      <w:marBottom w:val="0"/>
      <w:divBdr>
        <w:top w:val="none" w:sz="0" w:space="0" w:color="auto"/>
        <w:left w:val="none" w:sz="0" w:space="0" w:color="auto"/>
        <w:bottom w:val="none" w:sz="0" w:space="0" w:color="auto"/>
        <w:right w:val="none" w:sz="0" w:space="0" w:color="auto"/>
      </w:divBdr>
      <w:divsChild>
        <w:div w:id="40058997">
          <w:marLeft w:val="480"/>
          <w:marRight w:val="0"/>
          <w:marTop w:val="0"/>
          <w:marBottom w:val="0"/>
          <w:divBdr>
            <w:top w:val="none" w:sz="0" w:space="0" w:color="auto"/>
            <w:left w:val="none" w:sz="0" w:space="0" w:color="auto"/>
            <w:bottom w:val="none" w:sz="0" w:space="0" w:color="auto"/>
            <w:right w:val="none" w:sz="0" w:space="0" w:color="auto"/>
          </w:divBdr>
        </w:div>
        <w:div w:id="51080719">
          <w:marLeft w:val="480"/>
          <w:marRight w:val="0"/>
          <w:marTop w:val="0"/>
          <w:marBottom w:val="0"/>
          <w:divBdr>
            <w:top w:val="none" w:sz="0" w:space="0" w:color="auto"/>
            <w:left w:val="none" w:sz="0" w:space="0" w:color="auto"/>
            <w:bottom w:val="none" w:sz="0" w:space="0" w:color="auto"/>
            <w:right w:val="none" w:sz="0" w:space="0" w:color="auto"/>
          </w:divBdr>
        </w:div>
        <w:div w:id="84115334">
          <w:marLeft w:val="480"/>
          <w:marRight w:val="0"/>
          <w:marTop w:val="0"/>
          <w:marBottom w:val="0"/>
          <w:divBdr>
            <w:top w:val="none" w:sz="0" w:space="0" w:color="auto"/>
            <w:left w:val="none" w:sz="0" w:space="0" w:color="auto"/>
            <w:bottom w:val="none" w:sz="0" w:space="0" w:color="auto"/>
            <w:right w:val="none" w:sz="0" w:space="0" w:color="auto"/>
          </w:divBdr>
        </w:div>
        <w:div w:id="85004312">
          <w:marLeft w:val="480"/>
          <w:marRight w:val="0"/>
          <w:marTop w:val="0"/>
          <w:marBottom w:val="0"/>
          <w:divBdr>
            <w:top w:val="none" w:sz="0" w:space="0" w:color="auto"/>
            <w:left w:val="none" w:sz="0" w:space="0" w:color="auto"/>
            <w:bottom w:val="none" w:sz="0" w:space="0" w:color="auto"/>
            <w:right w:val="none" w:sz="0" w:space="0" w:color="auto"/>
          </w:divBdr>
        </w:div>
        <w:div w:id="116069408">
          <w:marLeft w:val="480"/>
          <w:marRight w:val="0"/>
          <w:marTop w:val="0"/>
          <w:marBottom w:val="0"/>
          <w:divBdr>
            <w:top w:val="none" w:sz="0" w:space="0" w:color="auto"/>
            <w:left w:val="none" w:sz="0" w:space="0" w:color="auto"/>
            <w:bottom w:val="none" w:sz="0" w:space="0" w:color="auto"/>
            <w:right w:val="none" w:sz="0" w:space="0" w:color="auto"/>
          </w:divBdr>
        </w:div>
        <w:div w:id="142358272">
          <w:marLeft w:val="480"/>
          <w:marRight w:val="0"/>
          <w:marTop w:val="0"/>
          <w:marBottom w:val="0"/>
          <w:divBdr>
            <w:top w:val="none" w:sz="0" w:space="0" w:color="auto"/>
            <w:left w:val="none" w:sz="0" w:space="0" w:color="auto"/>
            <w:bottom w:val="none" w:sz="0" w:space="0" w:color="auto"/>
            <w:right w:val="none" w:sz="0" w:space="0" w:color="auto"/>
          </w:divBdr>
        </w:div>
        <w:div w:id="146283388">
          <w:marLeft w:val="480"/>
          <w:marRight w:val="0"/>
          <w:marTop w:val="0"/>
          <w:marBottom w:val="0"/>
          <w:divBdr>
            <w:top w:val="none" w:sz="0" w:space="0" w:color="auto"/>
            <w:left w:val="none" w:sz="0" w:space="0" w:color="auto"/>
            <w:bottom w:val="none" w:sz="0" w:space="0" w:color="auto"/>
            <w:right w:val="none" w:sz="0" w:space="0" w:color="auto"/>
          </w:divBdr>
        </w:div>
        <w:div w:id="193344728">
          <w:marLeft w:val="480"/>
          <w:marRight w:val="0"/>
          <w:marTop w:val="0"/>
          <w:marBottom w:val="0"/>
          <w:divBdr>
            <w:top w:val="none" w:sz="0" w:space="0" w:color="auto"/>
            <w:left w:val="none" w:sz="0" w:space="0" w:color="auto"/>
            <w:bottom w:val="none" w:sz="0" w:space="0" w:color="auto"/>
            <w:right w:val="none" w:sz="0" w:space="0" w:color="auto"/>
          </w:divBdr>
        </w:div>
        <w:div w:id="242767068">
          <w:marLeft w:val="480"/>
          <w:marRight w:val="0"/>
          <w:marTop w:val="0"/>
          <w:marBottom w:val="0"/>
          <w:divBdr>
            <w:top w:val="none" w:sz="0" w:space="0" w:color="auto"/>
            <w:left w:val="none" w:sz="0" w:space="0" w:color="auto"/>
            <w:bottom w:val="none" w:sz="0" w:space="0" w:color="auto"/>
            <w:right w:val="none" w:sz="0" w:space="0" w:color="auto"/>
          </w:divBdr>
        </w:div>
        <w:div w:id="330452821">
          <w:marLeft w:val="480"/>
          <w:marRight w:val="0"/>
          <w:marTop w:val="0"/>
          <w:marBottom w:val="0"/>
          <w:divBdr>
            <w:top w:val="none" w:sz="0" w:space="0" w:color="auto"/>
            <w:left w:val="none" w:sz="0" w:space="0" w:color="auto"/>
            <w:bottom w:val="none" w:sz="0" w:space="0" w:color="auto"/>
            <w:right w:val="none" w:sz="0" w:space="0" w:color="auto"/>
          </w:divBdr>
        </w:div>
        <w:div w:id="340819521">
          <w:marLeft w:val="480"/>
          <w:marRight w:val="0"/>
          <w:marTop w:val="0"/>
          <w:marBottom w:val="0"/>
          <w:divBdr>
            <w:top w:val="none" w:sz="0" w:space="0" w:color="auto"/>
            <w:left w:val="none" w:sz="0" w:space="0" w:color="auto"/>
            <w:bottom w:val="none" w:sz="0" w:space="0" w:color="auto"/>
            <w:right w:val="none" w:sz="0" w:space="0" w:color="auto"/>
          </w:divBdr>
        </w:div>
        <w:div w:id="413861684">
          <w:marLeft w:val="480"/>
          <w:marRight w:val="0"/>
          <w:marTop w:val="0"/>
          <w:marBottom w:val="0"/>
          <w:divBdr>
            <w:top w:val="none" w:sz="0" w:space="0" w:color="auto"/>
            <w:left w:val="none" w:sz="0" w:space="0" w:color="auto"/>
            <w:bottom w:val="none" w:sz="0" w:space="0" w:color="auto"/>
            <w:right w:val="none" w:sz="0" w:space="0" w:color="auto"/>
          </w:divBdr>
        </w:div>
        <w:div w:id="416558723">
          <w:marLeft w:val="480"/>
          <w:marRight w:val="0"/>
          <w:marTop w:val="0"/>
          <w:marBottom w:val="0"/>
          <w:divBdr>
            <w:top w:val="none" w:sz="0" w:space="0" w:color="auto"/>
            <w:left w:val="none" w:sz="0" w:space="0" w:color="auto"/>
            <w:bottom w:val="none" w:sz="0" w:space="0" w:color="auto"/>
            <w:right w:val="none" w:sz="0" w:space="0" w:color="auto"/>
          </w:divBdr>
        </w:div>
        <w:div w:id="442770246">
          <w:marLeft w:val="480"/>
          <w:marRight w:val="0"/>
          <w:marTop w:val="0"/>
          <w:marBottom w:val="0"/>
          <w:divBdr>
            <w:top w:val="none" w:sz="0" w:space="0" w:color="auto"/>
            <w:left w:val="none" w:sz="0" w:space="0" w:color="auto"/>
            <w:bottom w:val="none" w:sz="0" w:space="0" w:color="auto"/>
            <w:right w:val="none" w:sz="0" w:space="0" w:color="auto"/>
          </w:divBdr>
        </w:div>
        <w:div w:id="479925503">
          <w:marLeft w:val="480"/>
          <w:marRight w:val="0"/>
          <w:marTop w:val="0"/>
          <w:marBottom w:val="0"/>
          <w:divBdr>
            <w:top w:val="none" w:sz="0" w:space="0" w:color="auto"/>
            <w:left w:val="none" w:sz="0" w:space="0" w:color="auto"/>
            <w:bottom w:val="none" w:sz="0" w:space="0" w:color="auto"/>
            <w:right w:val="none" w:sz="0" w:space="0" w:color="auto"/>
          </w:divBdr>
        </w:div>
        <w:div w:id="494272806">
          <w:marLeft w:val="480"/>
          <w:marRight w:val="0"/>
          <w:marTop w:val="0"/>
          <w:marBottom w:val="0"/>
          <w:divBdr>
            <w:top w:val="none" w:sz="0" w:space="0" w:color="auto"/>
            <w:left w:val="none" w:sz="0" w:space="0" w:color="auto"/>
            <w:bottom w:val="none" w:sz="0" w:space="0" w:color="auto"/>
            <w:right w:val="none" w:sz="0" w:space="0" w:color="auto"/>
          </w:divBdr>
        </w:div>
        <w:div w:id="510141378">
          <w:marLeft w:val="480"/>
          <w:marRight w:val="0"/>
          <w:marTop w:val="0"/>
          <w:marBottom w:val="0"/>
          <w:divBdr>
            <w:top w:val="none" w:sz="0" w:space="0" w:color="auto"/>
            <w:left w:val="none" w:sz="0" w:space="0" w:color="auto"/>
            <w:bottom w:val="none" w:sz="0" w:space="0" w:color="auto"/>
            <w:right w:val="none" w:sz="0" w:space="0" w:color="auto"/>
          </w:divBdr>
        </w:div>
        <w:div w:id="563026824">
          <w:marLeft w:val="480"/>
          <w:marRight w:val="0"/>
          <w:marTop w:val="0"/>
          <w:marBottom w:val="0"/>
          <w:divBdr>
            <w:top w:val="none" w:sz="0" w:space="0" w:color="auto"/>
            <w:left w:val="none" w:sz="0" w:space="0" w:color="auto"/>
            <w:bottom w:val="none" w:sz="0" w:space="0" w:color="auto"/>
            <w:right w:val="none" w:sz="0" w:space="0" w:color="auto"/>
          </w:divBdr>
        </w:div>
        <w:div w:id="572008193">
          <w:marLeft w:val="480"/>
          <w:marRight w:val="0"/>
          <w:marTop w:val="0"/>
          <w:marBottom w:val="0"/>
          <w:divBdr>
            <w:top w:val="none" w:sz="0" w:space="0" w:color="auto"/>
            <w:left w:val="none" w:sz="0" w:space="0" w:color="auto"/>
            <w:bottom w:val="none" w:sz="0" w:space="0" w:color="auto"/>
            <w:right w:val="none" w:sz="0" w:space="0" w:color="auto"/>
          </w:divBdr>
        </w:div>
        <w:div w:id="738594167">
          <w:marLeft w:val="480"/>
          <w:marRight w:val="0"/>
          <w:marTop w:val="0"/>
          <w:marBottom w:val="0"/>
          <w:divBdr>
            <w:top w:val="none" w:sz="0" w:space="0" w:color="auto"/>
            <w:left w:val="none" w:sz="0" w:space="0" w:color="auto"/>
            <w:bottom w:val="none" w:sz="0" w:space="0" w:color="auto"/>
            <w:right w:val="none" w:sz="0" w:space="0" w:color="auto"/>
          </w:divBdr>
        </w:div>
        <w:div w:id="768504530">
          <w:marLeft w:val="480"/>
          <w:marRight w:val="0"/>
          <w:marTop w:val="0"/>
          <w:marBottom w:val="0"/>
          <w:divBdr>
            <w:top w:val="none" w:sz="0" w:space="0" w:color="auto"/>
            <w:left w:val="none" w:sz="0" w:space="0" w:color="auto"/>
            <w:bottom w:val="none" w:sz="0" w:space="0" w:color="auto"/>
            <w:right w:val="none" w:sz="0" w:space="0" w:color="auto"/>
          </w:divBdr>
        </w:div>
        <w:div w:id="866480233">
          <w:marLeft w:val="480"/>
          <w:marRight w:val="0"/>
          <w:marTop w:val="0"/>
          <w:marBottom w:val="0"/>
          <w:divBdr>
            <w:top w:val="none" w:sz="0" w:space="0" w:color="auto"/>
            <w:left w:val="none" w:sz="0" w:space="0" w:color="auto"/>
            <w:bottom w:val="none" w:sz="0" w:space="0" w:color="auto"/>
            <w:right w:val="none" w:sz="0" w:space="0" w:color="auto"/>
          </w:divBdr>
        </w:div>
      </w:divsChild>
    </w:div>
    <w:div w:id="173961277">
      <w:bodyDiv w:val="1"/>
      <w:marLeft w:val="0"/>
      <w:marRight w:val="0"/>
      <w:marTop w:val="0"/>
      <w:marBottom w:val="0"/>
      <w:divBdr>
        <w:top w:val="none" w:sz="0" w:space="0" w:color="auto"/>
        <w:left w:val="none" w:sz="0" w:space="0" w:color="auto"/>
        <w:bottom w:val="none" w:sz="0" w:space="0" w:color="auto"/>
        <w:right w:val="none" w:sz="0" w:space="0" w:color="auto"/>
      </w:divBdr>
    </w:div>
    <w:div w:id="174004794">
      <w:bodyDiv w:val="1"/>
      <w:marLeft w:val="0"/>
      <w:marRight w:val="0"/>
      <w:marTop w:val="0"/>
      <w:marBottom w:val="0"/>
      <w:divBdr>
        <w:top w:val="none" w:sz="0" w:space="0" w:color="auto"/>
        <w:left w:val="none" w:sz="0" w:space="0" w:color="auto"/>
        <w:bottom w:val="none" w:sz="0" w:space="0" w:color="auto"/>
        <w:right w:val="none" w:sz="0" w:space="0" w:color="auto"/>
      </w:divBdr>
    </w:div>
    <w:div w:id="174006258">
      <w:bodyDiv w:val="1"/>
      <w:marLeft w:val="0"/>
      <w:marRight w:val="0"/>
      <w:marTop w:val="0"/>
      <w:marBottom w:val="0"/>
      <w:divBdr>
        <w:top w:val="none" w:sz="0" w:space="0" w:color="auto"/>
        <w:left w:val="none" w:sz="0" w:space="0" w:color="auto"/>
        <w:bottom w:val="none" w:sz="0" w:space="0" w:color="auto"/>
        <w:right w:val="none" w:sz="0" w:space="0" w:color="auto"/>
      </w:divBdr>
    </w:div>
    <w:div w:id="174081643">
      <w:bodyDiv w:val="1"/>
      <w:marLeft w:val="0"/>
      <w:marRight w:val="0"/>
      <w:marTop w:val="0"/>
      <w:marBottom w:val="0"/>
      <w:divBdr>
        <w:top w:val="none" w:sz="0" w:space="0" w:color="auto"/>
        <w:left w:val="none" w:sz="0" w:space="0" w:color="auto"/>
        <w:bottom w:val="none" w:sz="0" w:space="0" w:color="auto"/>
        <w:right w:val="none" w:sz="0" w:space="0" w:color="auto"/>
      </w:divBdr>
    </w:div>
    <w:div w:id="174081791">
      <w:bodyDiv w:val="1"/>
      <w:marLeft w:val="0"/>
      <w:marRight w:val="0"/>
      <w:marTop w:val="0"/>
      <w:marBottom w:val="0"/>
      <w:divBdr>
        <w:top w:val="none" w:sz="0" w:space="0" w:color="auto"/>
        <w:left w:val="none" w:sz="0" w:space="0" w:color="auto"/>
        <w:bottom w:val="none" w:sz="0" w:space="0" w:color="auto"/>
        <w:right w:val="none" w:sz="0" w:space="0" w:color="auto"/>
      </w:divBdr>
    </w:div>
    <w:div w:id="174148262">
      <w:bodyDiv w:val="1"/>
      <w:marLeft w:val="0"/>
      <w:marRight w:val="0"/>
      <w:marTop w:val="0"/>
      <w:marBottom w:val="0"/>
      <w:divBdr>
        <w:top w:val="none" w:sz="0" w:space="0" w:color="auto"/>
        <w:left w:val="none" w:sz="0" w:space="0" w:color="auto"/>
        <w:bottom w:val="none" w:sz="0" w:space="0" w:color="auto"/>
        <w:right w:val="none" w:sz="0" w:space="0" w:color="auto"/>
      </w:divBdr>
    </w:div>
    <w:div w:id="174157762">
      <w:bodyDiv w:val="1"/>
      <w:marLeft w:val="0"/>
      <w:marRight w:val="0"/>
      <w:marTop w:val="0"/>
      <w:marBottom w:val="0"/>
      <w:divBdr>
        <w:top w:val="none" w:sz="0" w:space="0" w:color="auto"/>
        <w:left w:val="none" w:sz="0" w:space="0" w:color="auto"/>
        <w:bottom w:val="none" w:sz="0" w:space="0" w:color="auto"/>
        <w:right w:val="none" w:sz="0" w:space="0" w:color="auto"/>
      </w:divBdr>
      <w:divsChild>
        <w:div w:id="75441653">
          <w:marLeft w:val="480"/>
          <w:marRight w:val="0"/>
          <w:marTop w:val="0"/>
          <w:marBottom w:val="0"/>
          <w:divBdr>
            <w:top w:val="none" w:sz="0" w:space="0" w:color="auto"/>
            <w:left w:val="none" w:sz="0" w:space="0" w:color="auto"/>
            <w:bottom w:val="none" w:sz="0" w:space="0" w:color="auto"/>
            <w:right w:val="none" w:sz="0" w:space="0" w:color="auto"/>
          </w:divBdr>
        </w:div>
        <w:div w:id="95715043">
          <w:marLeft w:val="480"/>
          <w:marRight w:val="0"/>
          <w:marTop w:val="0"/>
          <w:marBottom w:val="0"/>
          <w:divBdr>
            <w:top w:val="none" w:sz="0" w:space="0" w:color="auto"/>
            <w:left w:val="none" w:sz="0" w:space="0" w:color="auto"/>
            <w:bottom w:val="none" w:sz="0" w:space="0" w:color="auto"/>
            <w:right w:val="none" w:sz="0" w:space="0" w:color="auto"/>
          </w:divBdr>
        </w:div>
        <w:div w:id="144442708">
          <w:marLeft w:val="480"/>
          <w:marRight w:val="0"/>
          <w:marTop w:val="0"/>
          <w:marBottom w:val="0"/>
          <w:divBdr>
            <w:top w:val="none" w:sz="0" w:space="0" w:color="auto"/>
            <w:left w:val="none" w:sz="0" w:space="0" w:color="auto"/>
            <w:bottom w:val="none" w:sz="0" w:space="0" w:color="auto"/>
            <w:right w:val="none" w:sz="0" w:space="0" w:color="auto"/>
          </w:divBdr>
        </w:div>
        <w:div w:id="167409174">
          <w:marLeft w:val="480"/>
          <w:marRight w:val="0"/>
          <w:marTop w:val="0"/>
          <w:marBottom w:val="0"/>
          <w:divBdr>
            <w:top w:val="none" w:sz="0" w:space="0" w:color="auto"/>
            <w:left w:val="none" w:sz="0" w:space="0" w:color="auto"/>
            <w:bottom w:val="none" w:sz="0" w:space="0" w:color="auto"/>
            <w:right w:val="none" w:sz="0" w:space="0" w:color="auto"/>
          </w:divBdr>
        </w:div>
        <w:div w:id="205993114">
          <w:marLeft w:val="480"/>
          <w:marRight w:val="0"/>
          <w:marTop w:val="0"/>
          <w:marBottom w:val="0"/>
          <w:divBdr>
            <w:top w:val="none" w:sz="0" w:space="0" w:color="auto"/>
            <w:left w:val="none" w:sz="0" w:space="0" w:color="auto"/>
            <w:bottom w:val="none" w:sz="0" w:space="0" w:color="auto"/>
            <w:right w:val="none" w:sz="0" w:space="0" w:color="auto"/>
          </w:divBdr>
        </w:div>
        <w:div w:id="207029888">
          <w:marLeft w:val="480"/>
          <w:marRight w:val="0"/>
          <w:marTop w:val="0"/>
          <w:marBottom w:val="0"/>
          <w:divBdr>
            <w:top w:val="none" w:sz="0" w:space="0" w:color="auto"/>
            <w:left w:val="none" w:sz="0" w:space="0" w:color="auto"/>
            <w:bottom w:val="none" w:sz="0" w:space="0" w:color="auto"/>
            <w:right w:val="none" w:sz="0" w:space="0" w:color="auto"/>
          </w:divBdr>
        </w:div>
        <w:div w:id="256259573">
          <w:marLeft w:val="480"/>
          <w:marRight w:val="0"/>
          <w:marTop w:val="0"/>
          <w:marBottom w:val="0"/>
          <w:divBdr>
            <w:top w:val="none" w:sz="0" w:space="0" w:color="auto"/>
            <w:left w:val="none" w:sz="0" w:space="0" w:color="auto"/>
            <w:bottom w:val="none" w:sz="0" w:space="0" w:color="auto"/>
            <w:right w:val="none" w:sz="0" w:space="0" w:color="auto"/>
          </w:divBdr>
        </w:div>
        <w:div w:id="272593679">
          <w:marLeft w:val="480"/>
          <w:marRight w:val="0"/>
          <w:marTop w:val="0"/>
          <w:marBottom w:val="0"/>
          <w:divBdr>
            <w:top w:val="none" w:sz="0" w:space="0" w:color="auto"/>
            <w:left w:val="none" w:sz="0" w:space="0" w:color="auto"/>
            <w:bottom w:val="none" w:sz="0" w:space="0" w:color="auto"/>
            <w:right w:val="none" w:sz="0" w:space="0" w:color="auto"/>
          </w:divBdr>
        </w:div>
        <w:div w:id="331224395">
          <w:marLeft w:val="480"/>
          <w:marRight w:val="0"/>
          <w:marTop w:val="0"/>
          <w:marBottom w:val="0"/>
          <w:divBdr>
            <w:top w:val="none" w:sz="0" w:space="0" w:color="auto"/>
            <w:left w:val="none" w:sz="0" w:space="0" w:color="auto"/>
            <w:bottom w:val="none" w:sz="0" w:space="0" w:color="auto"/>
            <w:right w:val="none" w:sz="0" w:space="0" w:color="auto"/>
          </w:divBdr>
        </w:div>
        <w:div w:id="351343276">
          <w:marLeft w:val="480"/>
          <w:marRight w:val="0"/>
          <w:marTop w:val="0"/>
          <w:marBottom w:val="0"/>
          <w:divBdr>
            <w:top w:val="none" w:sz="0" w:space="0" w:color="auto"/>
            <w:left w:val="none" w:sz="0" w:space="0" w:color="auto"/>
            <w:bottom w:val="none" w:sz="0" w:space="0" w:color="auto"/>
            <w:right w:val="none" w:sz="0" w:space="0" w:color="auto"/>
          </w:divBdr>
        </w:div>
        <w:div w:id="362903845">
          <w:marLeft w:val="480"/>
          <w:marRight w:val="0"/>
          <w:marTop w:val="0"/>
          <w:marBottom w:val="0"/>
          <w:divBdr>
            <w:top w:val="none" w:sz="0" w:space="0" w:color="auto"/>
            <w:left w:val="none" w:sz="0" w:space="0" w:color="auto"/>
            <w:bottom w:val="none" w:sz="0" w:space="0" w:color="auto"/>
            <w:right w:val="none" w:sz="0" w:space="0" w:color="auto"/>
          </w:divBdr>
        </w:div>
        <w:div w:id="376049033">
          <w:marLeft w:val="480"/>
          <w:marRight w:val="0"/>
          <w:marTop w:val="0"/>
          <w:marBottom w:val="0"/>
          <w:divBdr>
            <w:top w:val="none" w:sz="0" w:space="0" w:color="auto"/>
            <w:left w:val="none" w:sz="0" w:space="0" w:color="auto"/>
            <w:bottom w:val="none" w:sz="0" w:space="0" w:color="auto"/>
            <w:right w:val="none" w:sz="0" w:space="0" w:color="auto"/>
          </w:divBdr>
        </w:div>
        <w:div w:id="447699204">
          <w:marLeft w:val="480"/>
          <w:marRight w:val="0"/>
          <w:marTop w:val="0"/>
          <w:marBottom w:val="0"/>
          <w:divBdr>
            <w:top w:val="none" w:sz="0" w:space="0" w:color="auto"/>
            <w:left w:val="none" w:sz="0" w:space="0" w:color="auto"/>
            <w:bottom w:val="none" w:sz="0" w:space="0" w:color="auto"/>
            <w:right w:val="none" w:sz="0" w:space="0" w:color="auto"/>
          </w:divBdr>
        </w:div>
        <w:div w:id="510606020">
          <w:marLeft w:val="480"/>
          <w:marRight w:val="0"/>
          <w:marTop w:val="0"/>
          <w:marBottom w:val="0"/>
          <w:divBdr>
            <w:top w:val="none" w:sz="0" w:space="0" w:color="auto"/>
            <w:left w:val="none" w:sz="0" w:space="0" w:color="auto"/>
            <w:bottom w:val="none" w:sz="0" w:space="0" w:color="auto"/>
            <w:right w:val="none" w:sz="0" w:space="0" w:color="auto"/>
          </w:divBdr>
        </w:div>
        <w:div w:id="521238976">
          <w:marLeft w:val="480"/>
          <w:marRight w:val="0"/>
          <w:marTop w:val="0"/>
          <w:marBottom w:val="0"/>
          <w:divBdr>
            <w:top w:val="none" w:sz="0" w:space="0" w:color="auto"/>
            <w:left w:val="none" w:sz="0" w:space="0" w:color="auto"/>
            <w:bottom w:val="none" w:sz="0" w:space="0" w:color="auto"/>
            <w:right w:val="none" w:sz="0" w:space="0" w:color="auto"/>
          </w:divBdr>
        </w:div>
        <w:div w:id="552696156">
          <w:marLeft w:val="480"/>
          <w:marRight w:val="0"/>
          <w:marTop w:val="0"/>
          <w:marBottom w:val="0"/>
          <w:divBdr>
            <w:top w:val="none" w:sz="0" w:space="0" w:color="auto"/>
            <w:left w:val="none" w:sz="0" w:space="0" w:color="auto"/>
            <w:bottom w:val="none" w:sz="0" w:space="0" w:color="auto"/>
            <w:right w:val="none" w:sz="0" w:space="0" w:color="auto"/>
          </w:divBdr>
        </w:div>
        <w:div w:id="582493891">
          <w:marLeft w:val="480"/>
          <w:marRight w:val="0"/>
          <w:marTop w:val="0"/>
          <w:marBottom w:val="0"/>
          <w:divBdr>
            <w:top w:val="none" w:sz="0" w:space="0" w:color="auto"/>
            <w:left w:val="none" w:sz="0" w:space="0" w:color="auto"/>
            <w:bottom w:val="none" w:sz="0" w:space="0" w:color="auto"/>
            <w:right w:val="none" w:sz="0" w:space="0" w:color="auto"/>
          </w:divBdr>
        </w:div>
        <w:div w:id="587006457">
          <w:marLeft w:val="480"/>
          <w:marRight w:val="0"/>
          <w:marTop w:val="0"/>
          <w:marBottom w:val="0"/>
          <w:divBdr>
            <w:top w:val="none" w:sz="0" w:space="0" w:color="auto"/>
            <w:left w:val="none" w:sz="0" w:space="0" w:color="auto"/>
            <w:bottom w:val="none" w:sz="0" w:space="0" w:color="auto"/>
            <w:right w:val="none" w:sz="0" w:space="0" w:color="auto"/>
          </w:divBdr>
        </w:div>
        <w:div w:id="605116869">
          <w:marLeft w:val="480"/>
          <w:marRight w:val="0"/>
          <w:marTop w:val="0"/>
          <w:marBottom w:val="0"/>
          <w:divBdr>
            <w:top w:val="none" w:sz="0" w:space="0" w:color="auto"/>
            <w:left w:val="none" w:sz="0" w:space="0" w:color="auto"/>
            <w:bottom w:val="none" w:sz="0" w:space="0" w:color="auto"/>
            <w:right w:val="none" w:sz="0" w:space="0" w:color="auto"/>
          </w:divBdr>
        </w:div>
        <w:div w:id="718476794">
          <w:marLeft w:val="480"/>
          <w:marRight w:val="0"/>
          <w:marTop w:val="0"/>
          <w:marBottom w:val="0"/>
          <w:divBdr>
            <w:top w:val="none" w:sz="0" w:space="0" w:color="auto"/>
            <w:left w:val="none" w:sz="0" w:space="0" w:color="auto"/>
            <w:bottom w:val="none" w:sz="0" w:space="0" w:color="auto"/>
            <w:right w:val="none" w:sz="0" w:space="0" w:color="auto"/>
          </w:divBdr>
        </w:div>
        <w:div w:id="777144701">
          <w:marLeft w:val="480"/>
          <w:marRight w:val="0"/>
          <w:marTop w:val="0"/>
          <w:marBottom w:val="0"/>
          <w:divBdr>
            <w:top w:val="none" w:sz="0" w:space="0" w:color="auto"/>
            <w:left w:val="none" w:sz="0" w:space="0" w:color="auto"/>
            <w:bottom w:val="none" w:sz="0" w:space="0" w:color="auto"/>
            <w:right w:val="none" w:sz="0" w:space="0" w:color="auto"/>
          </w:divBdr>
        </w:div>
        <w:div w:id="821581117">
          <w:marLeft w:val="480"/>
          <w:marRight w:val="0"/>
          <w:marTop w:val="0"/>
          <w:marBottom w:val="0"/>
          <w:divBdr>
            <w:top w:val="none" w:sz="0" w:space="0" w:color="auto"/>
            <w:left w:val="none" w:sz="0" w:space="0" w:color="auto"/>
            <w:bottom w:val="none" w:sz="0" w:space="0" w:color="auto"/>
            <w:right w:val="none" w:sz="0" w:space="0" w:color="auto"/>
          </w:divBdr>
        </w:div>
        <w:div w:id="888765816">
          <w:marLeft w:val="480"/>
          <w:marRight w:val="0"/>
          <w:marTop w:val="0"/>
          <w:marBottom w:val="0"/>
          <w:divBdr>
            <w:top w:val="none" w:sz="0" w:space="0" w:color="auto"/>
            <w:left w:val="none" w:sz="0" w:space="0" w:color="auto"/>
            <w:bottom w:val="none" w:sz="0" w:space="0" w:color="auto"/>
            <w:right w:val="none" w:sz="0" w:space="0" w:color="auto"/>
          </w:divBdr>
        </w:div>
        <w:div w:id="900098904">
          <w:marLeft w:val="480"/>
          <w:marRight w:val="0"/>
          <w:marTop w:val="0"/>
          <w:marBottom w:val="0"/>
          <w:divBdr>
            <w:top w:val="none" w:sz="0" w:space="0" w:color="auto"/>
            <w:left w:val="none" w:sz="0" w:space="0" w:color="auto"/>
            <w:bottom w:val="none" w:sz="0" w:space="0" w:color="auto"/>
            <w:right w:val="none" w:sz="0" w:space="0" w:color="auto"/>
          </w:divBdr>
        </w:div>
        <w:div w:id="902523255">
          <w:marLeft w:val="480"/>
          <w:marRight w:val="0"/>
          <w:marTop w:val="0"/>
          <w:marBottom w:val="0"/>
          <w:divBdr>
            <w:top w:val="none" w:sz="0" w:space="0" w:color="auto"/>
            <w:left w:val="none" w:sz="0" w:space="0" w:color="auto"/>
            <w:bottom w:val="none" w:sz="0" w:space="0" w:color="auto"/>
            <w:right w:val="none" w:sz="0" w:space="0" w:color="auto"/>
          </w:divBdr>
        </w:div>
      </w:divsChild>
    </w:div>
    <w:div w:id="174269000">
      <w:bodyDiv w:val="1"/>
      <w:marLeft w:val="0"/>
      <w:marRight w:val="0"/>
      <w:marTop w:val="0"/>
      <w:marBottom w:val="0"/>
      <w:divBdr>
        <w:top w:val="none" w:sz="0" w:space="0" w:color="auto"/>
        <w:left w:val="none" w:sz="0" w:space="0" w:color="auto"/>
        <w:bottom w:val="none" w:sz="0" w:space="0" w:color="auto"/>
        <w:right w:val="none" w:sz="0" w:space="0" w:color="auto"/>
      </w:divBdr>
    </w:div>
    <w:div w:id="174348587">
      <w:bodyDiv w:val="1"/>
      <w:marLeft w:val="0"/>
      <w:marRight w:val="0"/>
      <w:marTop w:val="0"/>
      <w:marBottom w:val="0"/>
      <w:divBdr>
        <w:top w:val="none" w:sz="0" w:space="0" w:color="auto"/>
        <w:left w:val="none" w:sz="0" w:space="0" w:color="auto"/>
        <w:bottom w:val="none" w:sz="0" w:space="0" w:color="auto"/>
        <w:right w:val="none" w:sz="0" w:space="0" w:color="auto"/>
      </w:divBdr>
    </w:div>
    <w:div w:id="174460055">
      <w:bodyDiv w:val="1"/>
      <w:marLeft w:val="0"/>
      <w:marRight w:val="0"/>
      <w:marTop w:val="0"/>
      <w:marBottom w:val="0"/>
      <w:divBdr>
        <w:top w:val="none" w:sz="0" w:space="0" w:color="auto"/>
        <w:left w:val="none" w:sz="0" w:space="0" w:color="auto"/>
        <w:bottom w:val="none" w:sz="0" w:space="0" w:color="auto"/>
        <w:right w:val="none" w:sz="0" w:space="0" w:color="auto"/>
      </w:divBdr>
    </w:div>
    <w:div w:id="174464639">
      <w:bodyDiv w:val="1"/>
      <w:marLeft w:val="0"/>
      <w:marRight w:val="0"/>
      <w:marTop w:val="0"/>
      <w:marBottom w:val="0"/>
      <w:divBdr>
        <w:top w:val="none" w:sz="0" w:space="0" w:color="auto"/>
        <w:left w:val="none" w:sz="0" w:space="0" w:color="auto"/>
        <w:bottom w:val="none" w:sz="0" w:space="0" w:color="auto"/>
        <w:right w:val="none" w:sz="0" w:space="0" w:color="auto"/>
      </w:divBdr>
    </w:div>
    <w:div w:id="174732290">
      <w:bodyDiv w:val="1"/>
      <w:marLeft w:val="0"/>
      <w:marRight w:val="0"/>
      <w:marTop w:val="0"/>
      <w:marBottom w:val="0"/>
      <w:divBdr>
        <w:top w:val="none" w:sz="0" w:space="0" w:color="auto"/>
        <w:left w:val="none" w:sz="0" w:space="0" w:color="auto"/>
        <w:bottom w:val="none" w:sz="0" w:space="0" w:color="auto"/>
        <w:right w:val="none" w:sz="0" w:space="0" w:color="auto"/>
      </w:divBdr>
    </w:div>
    <w:div w:id="174733449">
      <w:bodyDiv w:val="1"/>
      <w:marLeft w:val="0"/>
      <w:marRight w:val="0"/>
      <w:marTop w:val="0"/>
      <w:marBottom w:val="0"/>
      <w:divBdr>
        <w:top w:val="none" w:sz="0" w:space="0" w:color="auto"/>
        <w:left w:val="none" w:sz="0" w:space="0" w:color="auto"/>
        <w:bottom w:val="none" w:sz="0" w:space="0" w:color="auto"/>
        <w:right w:val="none" w:sz="0" w:space="0" w:color="auto"/>
      </w:divBdr>
    </w:div>
    <w:div w:id="174808567">
      <w:bodyDiv w:val="1"/>
      <w:marLeft w:val="0"/>
      <w:marRight w:val="0"/>
      <w:marTop w:val="0"/>
      <w:marBottom w:val="0"/>
      <w:divBdr>
        <w:top w:val="none" w:sz="0" w:space="0" w:color="auto"/>
        <w:left w:val="none" w:sz="0" w:space="0" w:color="auto"/>
        <w:bottom w:val="none" w:sz="0" w:space="0" w:color="auto"/>
        <w:right w:val="none" w:sz="0" w:space="0" w:color="auto"/>
      </w:divBdr>
    </w:div>
    <w:div w:id="174854197">
      <w:bodyDiv w:val="1"/>
      <w:marLeft w:val="0"/>
      <w:marRight w:val="0"/>
      <w:marTop w:val="0"/>
      <w:marBottom w:val="0"/>
      <w:divBdr>
        <w:top w:val="none" w:sz="0" w:space="0" w:color="auto"/>
        <w:left w:val="none" w:sz="0" w:space="0" w:color="auto"/>
        <w:bottom w:val="none" w:sz="0" w:space="0" w:color="auto"/>
        <w:right w:val="none" w:sz="0" w:space="0" w:color="auto"/>
      </w:divBdr>
    </w:div>
    <w:div w:id="175309761">
      <w:bodyDiv w:val="1"/>
      <w:marLeft w:val="0"/>
      <w:marRight w:val="0"/>
      <w:marTop w:val="0"/>
      <w:marBottom w:val="0"/>
      <w:divBdr>
        <w:top w:val="none" w:sz="0" w:space="0" w:color="auto"/>
        <w:left w:val="none" w:sz="0" w:space="0" w:color="auto"/>
        <w:bottom w:val="none" w:sz="0" w:space="0" w:color="auto"/>
        <w:right w:val="none" w:sz="0" w:space="0" w:color="auto"/>
      </w:divBdr>
    </w:div>
    <w:div w:id="175312155">
      <w:bodyDiv w:val="1"/>
      <w:marLeft w:val="0"/>
      <w:marRight w:val="0"/>
      <w:marTop w:val="0"/>
      <w:marBottom w:val="0"/>
      <w:divBdr>
        <w:top w:val="none" w:sz="0" w:space="0" w:color="auto"/>
        <w:left w:val="none" w:sz="0" w:space="0" w:color="auto"/>
        <w:bottom w:val="none" w:sz="0" w:space="0" w:color="auto"/>
        <w:right w:val="none" w:sz="0" w:space="0" w:color="auto"/>
      </w:divBdr>
    </w:div>
    <w:div w:id="175314284">
      <w:bodyDiv w:val="1"/>
      <w:marLeft w:val="0"/>
      <w:marRight w:val="0"/>
      <w:marTop w:val="0"/>
      <w:marBottom w:val="0"/>
      <w:divBdr>
        <w:top w:val="none" w:sz="0" w:space="0" w:color="auto"/>
        <w:left w:val="none" w:sz="0" w:space="0" w:color="auto"/>
        <w:bottom w:val="none" w:sz="0" w:space="0" w:color="auto"/>
        <w:right w:val="none" w:sz="0" w:space="0" w:color="auto"/>
      </w:divBdr>
    </w:div>
    <w:div w:id="175315555">
      <w:bodyDiv w:val="1"/>
      <w:marLeft w:val="0"/>
      <w:marRight w:val="0"/>
      <w:marTop w:val="0"/>
      <w:marBottom w:val="0"/>
      <w:divBdr>
        <w:top w:val="none" w:sz="0" w:space="0" w:color="auto"/>
        <w:left w:val="none" w:sz="0" w:space="0" w:color="auto"/>
        <w:bottom w:val="none" w:sz="0" w:space="0" w:color="auto"/>
        <w:right w:val="none" w:sz="0" w:space="0" w:color="auto"/>
      </w:divBdr>
    </w:div>
    <w:div w:id="175384773">
      <w:bodyDiv w:val="1"/>
      <w:marLeft w:val="0"/>
      <w:marRight w:val="0"/>
      <w:marTop w:val="0"/>
      <w:marBottom w:val="0"/>
      <w:divBdr>
        <w:top w:val="none" w:sz="0" w:space="0" w:color="auto"/>
        <w:left w:val="none" w:sz="0" w:space="0" w:color="auto"/>
        <w:bottom w:val="none" w:sz="0" w:space="0" w:color="auto"/>
        <w:right w:val="none" w:sz="0" w:space="0" w:color="auto"/>
      </w:divBdr>
    </w:div>
    <w:div w:id="175385714">
      <w:bodyDiv w:val="1"/>
      <w:marLeft w:val="0"/>
      <w:marRight w:val="0"/>
      <w:marTop w:val="0"/>
      <w:marBottom w:val="0"/>
      <w:divBdr>
        <w:top w:val="none" w:sz="0" w:space="0" w:color="auto"/>
        <w:left w:val="none" w:sz="0" w:space="0" w:color="auto"/>
        <w:bottom w:val="none" w:sz="0" w:space="0" w:color="auto"/>
        <w:right w:val="none" w:sz="0" w:space="0" w:color="auto"/>
      </w:divBdr>
    </w:div>
    <w:div w:id="175387967">
      <w:bodyDiv w:val="1"/>
      <w:marLeft w:val="0"/>
      <w:marRight w:val="0"/>
      <w:marTop w:val="0"/>
      <w:marBottom w:val="0"/>
      <w:divBdr>
        <w:top w:val="none" w:sz="0" w:space="0" w:color="auto"/>
        <w:left w:val="none" w:sz="0" w:space="0" w:color="auto"/>
        <w:bottom w:val="none" w:sz="0" w:space="0" w:color="auto"/>
        <w:right w:val="none" w:sz="0" w:space="0" w:color="auto"/>
      </w:divBdr>
    </w:div>
    <w:div w:id="175463693">
      <w:bodyDiv w:val="1"/>
      <w:marLeft w:val="0"/>
      <w:marRight w:val="0"/>
      <w:marTop w:val="0"/>
      <w:marBottom w:val="0"/>
      <w:divBdr>
        <w:top w:val="none" w:sz="0" w:space="0" w:color="auto"/>
        <w:left w:val="none" w:sz="0" w:space="0" w:color="auto"/>
        <w:bottom w:val="none" w:sz="0" w:space="0" w:color="auto"/>
        <w:right w:val="none" w:sz="0" w:space="0" w:color="auto"/>
      </w:divBdr>
    </w:div>
    <w:div w:id="175467538">
      <w:bodyDiv w:val="1"/>
      <w:marLeft w:val="0"/>
      <w:marRight w:val="0"/>
      <w:marTop w:val="0"/>
      <w:marBottom w:val="0"/>
      <w:divBdr>
        <w:top w:val="none" w:sz="0" w:space="0" w:color="auto"/>
        <w:left w:val="none" w:sz="0" w:space="0" w:color="auto"/>
        <w:bottom w:val="none" w:sz="0" w:space="0" w:color="auto"/>
        <w:right w:val="none" w:sz="0" w:space="0" w:color="auto"/>
      </w:divBdr>
    </w:div>
    <w:div w:id="175508672">
      <w:bodyDiv w:val="1"/>
      <w:marLeft w:val="0"/>
      <w:marRight w:val="0"/>
      <w:marTop w:val="0"/>
      <w:marBottom w:val="0"/>
      <w:divBdr>
        <w:top w:val="none" w:sz="0" w:space="0" w:color="auto"/>
        <w:left w:val="none" w:sz="0" w:space="0" w:color="auto"/>
        <w:bottom w:val="none" w:sz="0" w:space="0" w:color="auto"/>
        <w:right w:val="none" w:sz="0" w:space="0" w:color="auto"/>
      </w:divBdr>
    </w:div>
    <w:div w:id="175582597">
      <w:bodyDiv w:val="1"/>
      <w:marLeft w:val="0"/>
      <w:marRight w:val="0"/>
      <w:marTop w:val="0"/>
      <w:marBottom w:val="0"/>
      <w:divBdr>
        <w:top w:val="none" w:sz="0" w:space="0" w:color="auto"/>
        <w:left w:val="none" w:sz="0" w:space="0" w:color="auto"/>
        <w:bottom w:val="none" w:sz="0" w:space="0" w:color="auto"/>
        <w:right w:val="none" w:sz="0" w:space="0" w:color="auto"/>
      </w:divBdr>
    </w:div>
    <w:div w:id="175582764">
      <w:bodyDiv w:val="1"/>
      <w:marLeft w:val="0"/>
      <w:marRight w:val="0"/>
      <w:marTop w:val="0"/>
      <w:marBottom w:val="0"/>
      <w:divBdr>
        <w:top w:val="none" w:sz="0" w:space="0" w:color="auto"/>
        <w:left w:val="none" w:sz="0" w:space="0" w:color="auto"/>
        <w:bottom w:val="none" w:sz="0" w:space="0" w:color="auto"/>
        <w:right w:val="none" w:sz="0" w:space="0" w:color="auto"/>
      </w:divBdr>
    </w:div>
    <w:div w:id="175654380">
      <w:bodyDiv w:val="1"/>
      <w:marLeft w:val="0"/>
      <w:marRight w:val="0"/>
      <w:marTop w:val="0"/>
      <w:marBottom w:val="0"/>
      <w:divBdr>
        <w:top w:val="none" w:sz="0" w:space="0" w:color="auto"/>
        <w:left w:val="none" w:sz="0" w:space="0" w:color="auto"/>
        <w:bottom w:val="none" w:sz="0" w:space="0" w:color="auto"/>
        <w:right w:val="none" w:sz="0" w:space="0" w:color="auto"/>
      </w:divBdr>
    </w:div>
    <w:div w:id="175703359">
      <w:bodyDiv w:val="1"/>
      <w:marLeft w:val="0"/>
      <w:marRight w:val="0"/>
      <w:marTop w:val="0"/>
      <w:marBottom w:val="0"/>
      <w:divBdr>
        <w:top w:val="none" w:sz="0" w:space="0" w:color="auto"/>
        <w:left w:val="none" w:sz="0" w:space="0" w:color="auto"/>
        <w:bottom w:val="none" w:sz="0" w:space="0" w:color="auto"/>
        <w:right w:val="none" w:sz="0" w:space="0" w:color="auto"/>
      </w:divBdr>
    </w:div>
    <w:div w:id="175776484">
      <w:bodyDiv w:val="1"/>
      <w:marLeft w:val="0"/>
      <w:marRight w:val="0"/>
      <w:marTop w:val="0"/>
      <w:marBottom w:val="0"/>
      <w:divBdr>
        <w:top w:val="none" w:sz="0" w:space="0" w:color="auto"/>
        <w:left w:val="none" w:sz="0" w:space="0" w:color="auto"/>
        <w:bottom w:val="none" w:sz="0" w:space="0" w:color="auto"/>
        <w:right w:val="none" w:sz="0" w:space="0" w:color="auto"/>
      </w:divBdr>
    </w:div>
    <w:div w:id="176039406">
      <w:bodyDiv w:val="1"/>
      <w:marLeft w:val="0"/>
      <w:marRight w:val="0"/>
      <w:marTop w:val="0"/>
      <w:marBottom w:val="0"/>
      <w:divBdr>
        <w:top w:val="none" w:sz="0" w:space="0" w:color="auto"/>
        <w:left w:val="none" w:sz="0" w:space="0" w:color="auto"/>
        <w:bottom w:val="none" w:sz="0" w:space="0" w:color="auto"/>
        <w:right w:val="none" w:sz="0" w:space="0" w:color="auto"/>
      </w:divBdr>
    </w:div>
    <w:div w:id="176121773">
      <w:bodyDiv w:val="1"/>
      <w:marLeft w:val="0"/>
      <w:marRight w:val="0"/>
      <w:marTop w:val="0"/>
      <w:marBottom w:val="0"/>
      <w:divBdr>
        <w:top w:val="none" w:sz="0" w:space="0" w:color="auto"/>
        <w:left w:val="none" w:sz="0" w:space="0" w:color="auto"/>
        <w:bottom w:val="none" w:sz="0" w:space="0" w:color="auto"/>
        <w:right w:val="none" w:sz="0" w:space="0" w:color="auto"/>
      </w:divBdr>
    </w:div>
    <w:div w:id="176235638">
      <w:bodyDiv w:val="1"/>
      <w:marLeft w:val="0"/>
      <w:marRight w:val="0"/>
      <w:marTop w:val="0"/>
      <w:marBottom w:val="0"/>
      <w:divBdr>
        <w:top w:val="none" w:sz="0" w:space="0" w:color="auto"/>
        <w:left w:val="none" w:sz="0" w:space="0" w:color="auto"/>
        <w:bottom w:val="none" w:sz="0" w:space="0" w:color="auto"/>
        <w:right w:val="none" w:sz="0" w:space="0" w:color="auto"/>
      </w:divBdr>
    </w:div>
    <w:div w:id="176307065">
      <w:bodyDiv w:val="1"/>
      <w:marLeft w:val="0"/>
      <w:marRight w:val="0"/>
      <w:marTop w:val="0"/>
      <w:marBottom w:val="0"/>
      <w:divBdr>
        <w:top w:val="none" w:sz="0" w:space="0" w:color="auto"/>
        <w:left w:val="none" w:sz="0" w:space="0" w:color="auto"/>
        <w:bottom w:val="none" w:sz="0" w:space="0" w:color="auto"/>
        <w:right w:val="none" w:sz="0" w:space="0" w:color="auto"/>
      </w:divBdr>
    </w:div>
    <w:div w:id="176310689">
      <w:bodyDiv w:val="1"/>
      <w:marLeft w:val="0"/>
      <w:marRight w:val="0"/>
      <w:marTop w:val="0"/>
      <w:marBottom w:val="0"/>
      <w:divBdr>
        <w:top w:val="none" w:sz="0" w:space="0" w:color="auto"/>
        <w:left w:val="none" w:sz="0" w:space="0" w:color="auto"/>
        <w:bottom w:val="none" w:sz="0" w:space="0" w:color="auto"/>
        <w:right w:val="none" w:sz="0" w:space="0" w:color="auto"/>
      </w:divBdr>
    </w:div>
    <w:div w:id="176311077">
      <w:bodyDiv w:val="1"/>
      <w:marLeft w:val="0"/>
      <w:marRight w:val="0"/>
      <w:marTop w:val="0"/>
      <w:marBottom w:val="0"/>
      <w:divBdr>
        <w:top w:val="none" w:sz="0" w:space="0" w:color="auto"/>
        <w:left w:val="none" w:sz="0" w:space="0" w:color="auto"/>
        <w:bottom w:val="none" w:sz="0" w:space="0" w:color="auto"/>
        <w:right w:val="none" w:sz="0" w:space="0" w:color="auto"/>
      </w:divBdr>
    </w:div>
    <w:div w:id="176389054">
      <w:bodyDiv w:val="1"/>
      <w:marLeft w:val="0"/>
      <w:marRight w:val="0"/>
      <w:marTop w:val="0"/>
      <w:marBottom w:val="0"/>
      <w:divBdr>
        <w:top w:val="none" w:sz="0" w:space="0" w:color="auto"/>
        <w:left w:val="none" w:sz="0" w:space="0" w:color="auto"/>
        <w:bottom w:val="none" w:sz="0" w:space="0" w:color="auto"/>
        <w:right w:val="none" w:sz="0" w:space="0" w:color="auto"/>
      </w:divBdr>
    </w:div>
    <w:div w:id="176433372">
      <w:bodyDiv w:val="1"/>
      <w:marLeft w:val="0"/>
      <w:marRight w:val="0"/>
      <w:marTop w:val="0"/>
      <w:marBottom w:val="0"/>
      <w:divBdr>
        <w:top w:val="none" w:sz="0" w:space="0" w:color="auto"/>
        <w:left w:val="none" w:sz="0" w:space="0" w:color="auto"/>
        <w:bottom w:val="none" w:sz="0" w:space="0" w:color="auto"/>
        <w:right w:val="none" w:sz="0" w:space="0" w:color="auto"/>
      </w:divBdr>
    </w:div>
    <w:div w:id="176508576">
      <w:bodyDiv w:val="1"/>
      <w:marLeft w:val="0"/>
      <w:marRight w:val="0"/>
      <w:marTop w:val="0"/>
      <w:marBottom w:val="0"/>
      <w:divBdr>
        <w:top w:val="none" w:sz="0" w:space="0" w:color="auto"/>
        <w:left w:val="none" w:sz="0" w:space="0" w:color="auto"/>
        <w:bottom w:val="none" w:sz="0" w:space="0" w:color="auto"/>
        <w:right w:val="none" w:sz="0" w:space="0" w:color="auto"/>
      </w:divBdr>
    </w:div>
    <w:div w:id="176579823">
      <w:bodyDiv w:val="1"/>
      <w:marLeft w:val="0"/>
      <w:marRight w:val="0"/>
      <w:marTop w:val="0"/>
      <w:marBottom w:val="0"/>
      <w:divBdr>
        <w:top w:val="none" w:sz="0" w:space="0" w:color="auto"/>
        <w:left w:val="none" w:sz="0" w:space="0" w:color="auto"/>
        <w:bottom w:val="none" w:sz="0" w:space="0" w:color="auto"/>
        <w:right w:val="none" w:sz="0" w:space="0" w:color="auto"/>
      </w:divBdr>
    </w:div>
    <w:div w:id="176622881">
      <w:bodyDiv w:val="1"/>
      <w:marLeft w:val="0"/>
      <w:marRight w:val="0"/>
      <w:marTop w:val="0"/>
      <w:marBottom w:val="0"/>
      <w:divBdr>
        <w:top w:val="none" w:sz="0" w:space="0" w:color="auto"/>
        <w:left w:val="none" w:sz="0" w:space="0" w:color="auto"/>
        <w:bottom w:val="none" w:sz="0" w:space="0" w:color="auto"/>
        <w:right w:val="none" w:sz="0" w:space="0" w:color="auto"/>
      </w:divBdr>
      <w:divsChild>
        <w:div w:id="34428932">
          <w:marLeft w:val="480"/>
          <w:marRight w:val="0"/>
          <w:marTop w:val="0"/>
          <w:marBottom w:val="0"/>
          <w:divBdr>
            <w:top w:val="none" w:sz="0" w:space="0" w:color="auto"/>
            <w:left w:val="none" w:sz="0" w:space="0" w:color="auto"/>
            <w:bottom w:val="none" w:sz="0" w:space="0" w:color="auto"/>
            <w:right w:val="none" w:sz="0" w:space="0" w:color="auto"/>
          </w:divBdr>
        </w:div>
        <w:div w:id="45298611">
          <w:marLeft w:val="480"/>
          <w:marRight w:val="0"/>
          <w:marTop w:val="0"/>
          <w:marBottom w:val="0"/>
          <w:divBdr>
            <w:top w:val="none" w:sz="0" w:space="0" w:color="auto"/>
            <w:left w:val="none" w:sz="0" w:space="0" w:color="auto"/>
            <w:bottom w:val="none" w:sz="0" w:space="0" w:color="auto"/>
            <w:right w:val="none" w:sz="0" w:space="0" w:color="auto"/>
          </w:divBdr>
        </w:div>
        <w:div w:id="50814515">
          <w:marLeft w:val="480"/>
          <w:marRight w:val="0"/>
          <w:marTop w:val="0"/>
          <w:marBottom w:val="0"/>
          <w:divBdr>
            <w:top w:val="none" w:sz="0" w:space="0" w:color="auto"/>
            <w:left w:val="none" w:sz="0" w:space="0" w:color="auto"/>
            <w:bottom w:val="none" w:sz="0" w:space="0" w:color="auto"/>
            <w:right w:val="none" w:sz="0" w:space="0" w:color="auto"/>
          </w:divBdr>
        </w:div>
        <w:div w:id="54084193">
          <w:marLeft w:val="480"/>
          <w:marRight w:val="0"/>
          <w:marTop w:val="0"/>
          <w:marBottom w:val="0"/>
          <w:divBdr>
            <w:top w:val="none" w:sz="0" w:space="0" w:color="auto"/>
            <w:left w:val="none" w:sz="0" w:space="0" w:color="auto"/>
            <w:bottom w:val="none" w:sz="0" w:space="0" w:color="auto"/>
            <w:right w:val="none" w:sz="0" w:space="0" w:color="auto"/>
          </w:divBdr>
        </w:div>
        <w:div w:id="65733575">
          <w:marLeft w:val="480"/>
          <w:marRight w:val="0"/>
          <w:marTop w:val="0"/>
          <w:marBottom w:val="0"/>
          <w:divBdr>
            <w:top w:val="none" w:sz="0" w:space="0" w:color="auto"/>
            <w:left w:val="none" w:sz="0" w:space="0" w:color="auto"/>
            <w:bottom w:val="none" w:sz="0" w:space="0" w:color="auto"/>
            <w:right w:val="none" w:sz="0" w:space="0" w:color="auto"/>
          </w:divBdr>
        </w:div>
        <w:div w:id="82072273">
          <w:marLeft w:val="480"/>
          <w:marRight w:val="0"/>
          <w:marTop w:val="0"/>
          <w:marBottom w:val="0"/>
          <w:divBdr>
            <w:top w:val="none" w:sz="0" w:space="0" w:color="auto"/>
            <w:left w:val="none" w:sz="0" w:space="0" w:color="auto"/>
            <w:bottom w:val="none" w:sz="0" w:space="0" w:color="auto"/>
            <w:right w:val="none" w:sz="0" w:space="0" w:color="auto"/>
          </w:divBdr>
        </w:div>
        <w:div w:id="142427112">
          <w:marLeft w:val="480"/>
          <w:marRight w:val="0"/>
          <w:marTop w:val="0"/>
          <w:marBottom w:val="0"/>
          <w:divBdr>
            <w:top w:val="none" w:sz="0" w:space="0" w:color="auto"/>
            <w:left w:val="none" w:sz="0" w:space="0" w:color="auto"/>
            <w:bottom w:val="none" w:sz="0" w:space="0" w:color="auto"/>
            <w:right w:val="none" w:sz="0" w:space="0" w:color="auto"/>
          </w:divBdr>
        </w:div>
        <w:div w:id="150945739">
          <w:marLeft w:val="480"/>
          <w:marRight w:val="0"/>
          <w:marTop w:val="0"/>
          <w:marBottom w:val="0"/>
          <w:divBdr>
            <w:top w:val="none" w:sz="0" w:space="0" w:color="auto"/>
            <w:left w:val="none" w:sz="0" w:space="0" w:color="auto"/>
            <w:bottom w:val="none" w:sz="0" w:space="0" w:color="auto"/>
            <w:right w:val="none" w:sz="0" w:space="0" w:color="auto"/>
          </w:divBdr>
        </w:div>
        <w:div w:id="178853954">
          <w:marLeft w:val="480"/>
          <w:marRight w:val="0"/>
          <w:marTop w:val="0"/>
          <w:marBottom w:val="0"/>
          <w:divBdr>
            <w:top w:val="none" w:sz="0" w:space="0" w:color="auto"/>
            <w:left w:val="none" w:sz="0" w:space="0" w:color="auto"/>
            <w:bottom w:val="none" w:sz="0" w:space="0" w:color="auto"/>
            <w:right w:val="none" w:sz="0" w:space="0" w:color="auto"/>
          </w:divBdr>
        </w:div>
        <w:div w:id="240985452">
          <w:marLeft w:val="480"/>
          <w:marRight w:val="0"/>
          <w:marTop w:val="0"/>
          <w:marBottom w:val="0"/>
          <w:divBdr>
            <w:top w:val="none" w:sz="0" w:space="0" w:color="auto"/>
            <w:left w:val="none" w:sz="0" w:space="0" w:color="auto"/>
            <w:bottom w:val="none" w:sz="0" w:space="0" w:color="auto"/>
            <w:right w:val="none" w:sz="0" w:space="0" w:color="auto"/>
          </w:divBdr>
        </w:div>
        <w:div w:id="246381265">
          <w:marLeft w:val="480"/>
          <w:marRight w:val="0"/>
          <w:marTop w:val="0"/>
          <w:marBottom w:val="0"/>
          <w:divBdr>
            <w:top w:val="none" w:sz="0" w:space="0" w:color="auto"/>
            <w:left w:val="none" w:sz="0" w:space="0" w:color="auto"/>
            <w:bottom w:val="none" w:sz="0" w:space="0" w:color="auto"/>
            <w:right w:val="none" w:sz="0" w:space="0" w:color="auto"/>
          </w:divBdr>
        </w:div>
        <w:div w:id="263997966">
          <w:marLeft w:val="480"/>
          <w:marRight w:val="0"/>
          <w:marTop w:val="0"/>
          <w:marBottom w:val="0"/>
          <w:divBdr>
            <w:top w:val="none" w:sz="0" w:space="0" w:color="auto"/>
            <w:left w:val="none" w:sz="0" w:space="0" w:color="auto"/>
            <w:bottom w:val="none" w:sz="0" w:space="0" w:color="auto"/>
            <w:right w:val="none" w:sz="0" w:space="0" w:color="auto"/>
          </w:divBdr>
        </w:div>
        <w:div w:id="373241167">
          <w:marLeft w:val="480"/>
          <w:marRight w:val="0"/>
          <w:marTop w:val="0"/>
          <w:marBottom w:val="0"/>
          <w:divBdr>
            <w:top w:val="none" w:sz="0" w:space="0" w:color="auto"/>
            <w:left w:val="none" w:sz="0" w:space="0" w:color="auto"/>
            <w:bottom w:val="none" w:sz="0" w:space="0" w:color="auto"/>
            <w:right w:val="none" w:sz="0" w:space="0" w:color="auto"/>
          </w:divBdr>
        </w:div>
        <w:div w:id="399908095">
          <w:marLeft w:val="480"/>
          <w:marRight w:val="0"/>
          <w:marTop w:val="0"/>
          <w:marBottom w:val="0"/>
          <w:divBdr>
            <w:top w:val="none" w:sz="0" w:space="0" w:color="auto"/>
            <w:left w:val="none" w:sz="0" w:space="0" w:color="auto"/>
            <w:bottom w:val="none" w:sz="0" w:space="0" w:color="auto"/>
            <w:right w:val="none" w:sz="0" w:space="0" w:color="auto"/>
          </w:divBdr>
        </w:div>
        <w:div w:id="434130630">
          <w:marLeft w:val="480"/>
          <w:marRight w:val="0"/>
          <w:marTop w:val="0"/>
          <w:marBottom w:val="0"/>
          <w:divBdr>
            <w:top w:val="none" w:sz="0" w:space="0" w:color="auto"/>
            <w:left w:val="none" w:sz="0" w:space="0" w:color="auto"/>
            <w:bottom w:val="none" w:sz="0" w:space="0" w:color="auto"/>
            <w:right w:val="none" w:sz="0" w:space="0" w:color="auto"/>
          </w:divBdr>
        </w:div>
        <w:div w:id="472989405">
          <w:marLeft w:val="480"/>
          <w:marRight w:val="0"/>
          <w:marTop w:val="0"/>
          <w:marBottom w:val="0"/>
          <w:divBdr>
            <w:top w:val="none" w:sz="0" w:space="0" w:color="auto"/>
            <w:left w:val="none" w:sz="0" w:space="0" w:color="auto"/>
            <w:bottom w:val="none" w:sz="0" w:space="0" w:color="auto"/>
            <w:right w:val="none" w:sz="0" w:space="0" w:color="auto"/>
          </w:divBdr>
        </w:div>
        <w:div w:id="517355757">
          <w:marLeft w:val="480"/>
          <w:marRight w:val="0"/>
          <w:marTop w:val="0"/>
          <w:marBottom w:val="0"/>
          <w:divBdr>
            <w:top w:val="none" w:sz="0" w:space="0" w:color="auto"/>
            <w:left w:val="none" w:sz="0" w:space="0" w:color="auto"/>
            <w:bottom w:val="none" w:sz="0" w:space="0" w:color="auto"/>
            <w:right w:val="none" w:sz="0" w:space="0" w:color="auto"/>
          </w:divBdr>
        </w:div>
        <w:div w:id="526722609">
          <w:marLeft w:val="480"/>
          <w:marRight w:val="0"/>
          <w:marTop w:val="0"/>
          <w:marBottom w:val="0"/>
          <w:divBdr>
            <w:top w:val="none" w:sz="0" w:space="0" w:color="auto"/>
            <w:left w:val="none" w:sz="0" w:space="0" w:color="auto"/>
            <w:bottom w:val="none" w:sz="0" w:space="0" w:color="auto"/>
            <w:right w:val="none" w:sz="0" w:space="0" w:color="auto"/>
          </w:divBdr>
        </w:div>
        <w:div w:id="560098275">
          <w:marLeft w:val="480"/>
          <w:marRight w:val="0"/>
          <w:marTop w:val="0"/>
          <w:marBottom w:val="0"/>
          <w:divBdr>
            <w:top w:val="none" w:sz="0" w:space="0" w:color="auto"/>
            <w:left w:val="none" w:sz="0" w:space="0" w:color="auto"/>
            <w:bottom w:val="none" w:sz="0" w:space="0" w:color="auto"/>
            <w:right w:val="none" w:sz="0" w:space="0" w:color="auto"/>
          </w:divBdr>
        </w:div>
        <w:div w:id="586576836">
          <w:marLeft w:val="480"/>
          <w:marRight w:val="0"/>
          <w:marTop w:val="0"/>
          <w:marBottom w:val="0"/>
          <w:divBdr>
            <w:top w:val="none" w:sz="0" w:space="0" w:color="auto"/>
            <w:left w:val="none" w:sz="0" w:space="0" w:color="auto"/>
            <w:bottom w:val="none" w:sz="0" w:space="0" w:color="auto"/>
            <w:right w:val="none" w:sz="0" w:space="0" w:color="auto"/>
          </w:divBdr>
        </w:div>
        <w:div w:id="596980711">
          <w:marLeft w:val="480"/>
          <w:marRight w:val="0"/>
          <w:marTop w:val="0"/>
          <w:marBottom w:val="0"/>
          <w:divBdr>
            <w:top w:val="none" w:sz="0" w:space="0" w:color="auto"/>
            <w:left w:val="none" w:sz="0" w:space="0" w:color="auto"/>
            <w:bottom w:val="none" w:sz="0" w:space="0" w:color="auto"/>
            <w:right w:val="none" w:sz="0" w:space="0" w:color="auto"/>
          </w:divBdr>
        </w:div>
        <w:div w:id="602151997">
          <w:marLeft w:val="480"/>
          <w:marRight w:val="0"/>
          <w:marTop w:val="0"/>
          <w:marBottom w:val="0"/>
          <w:divBdr>
            <w:top w:val="none" w:sz="0" w:space="0" w:color="auto"/>
            <w:left w:val="none" w:sz="0" w:space="0" w:color="auto"/>
            <w:bottom w:val="none" w:sz="0" w:space="0" w:color="auto"/>
            <w:right w:val="none" w:sz="0" w:space="0" w:color="auto"/>
          </w:divBdr>
        </w:div>
        <w:div w:id="657072455">
          <w:marLeft w:val="480"/>
          <w:marRight w:val="0"/>
          <w:marTop w:val="0"/>
          <w:marBottom w:val="0"/>
          <w:divBdr>
            <w:top w:val="none" w:sz="0" w:space="0" w:color="auto"/>
            <w:left w:val="none" w:sz="0" w:space="0" w:color="auto"/>
            <w:bottom w:val="none" w:sz="0" w:space="0" w:color="auto"/>
            <w:right w:val="none" w:sz="0" w:space="0" w:color="auto"/>
          </w:divBdr>
        </w:div>
        <w:div w:id="746536479">
          <w:marLeft w:val="480"/>
          <w:marRight w:val="0"/>
          <w:marTop w:val="0"/>
          <w:marBottom w:val="0"/>
          <w:divBdr>
            <w:top w:val="none" w:sz="0" w:space="0" w:color="auto"/>
            <w:left w:val="none" w:sz="0" w:space="0" w:color="auto"/>
            <w:bottom w:val="none" w:sz="0" w:space="0" w:color="auto"/>
            <w:right w:val="none" w:sz="0" w:space="0" w:color="auto"/>
          </w:divBdr>
        </w:div>
        <w:div w:id="803930774">
          <w:marLeft w:val="480"/>
          <w:marRight w:val="0"/>
          <w:marTop w:val="0"/>
          <w:marBottom w:val="0"/>
          <w:divBdr>
            <w:top w:val="none" w:sz="0" w:space="0" w:color="auto"/>
            <w:left w:val="none" w:sz="0" w:space="0" w:color="auto"/>
            <w:bottom w:val="none" w:sz="0" w:space="0" w:color="auto"/>
            <w:right w:val="none" w:sz="0" w:space="0" w:color="auto"/>
          </w:divBdr>
        </w:div>
        <w:div w:id="903875080">
          <w:marLeft w:val="480"/>
          <w:marRight w:val="0"/>
          <w:marTop w:val="0"/>
          <w:marBottom w:val="0"/>
          <w:divBdr>
            <w:top w:val="none" w:sz="0" w:space="0" w:color="auto"/>
            <w:left w:val="none" w:sz="0" w:space="0" w:color="auto"/>
            <w:bottom w:val="none" w:sz="0" w:space="0" w:color="auto"/>
            <w:right w:val="none" w:sz="0" w:space="0" w:color="auto"/>
          </w:divBdr>
        </w:div>
        <w:div w:id="914439101">
          <w:marLeft w:val="480"/>
          <w:marRight w:val="0"/>
          <w:marTop w:val="0"/>
          <w:marBottom w:val="0"/>
          <w:divBdr>
            <w:top w:val="none" w:sz="0" w:space="0" w:color="auto"/>
            <w:left w:val="none" w:sz="0" w:space="0" w:color="auto"/>
            <w:bottom w:val="none" w:sz="0" w:space="0" w:color="auto"/>
            <w:right w:val="none" w:sz="0" w:space="0" w:color="auto"/>
          </w:divBdr>
        </w:div>
      </w:divsChild>
    </w:div>
    <w:div w:id="176693854">
      <w:bodyDiv w:val="1"/>
      <w:marLeft w:val="0"/>
      <w:marRight w:val="0"/>
      <w:marTop w:val="0"/>
      <w:marBottom w:val="0"/>
      <w:divBdr>
        <w:top w:val="none" w:sz="0" w:space="0" w:color="auto"/>
        <w:left w:val="none" w:sz="0" w:space="0" w:color="auto"/>
        <w:bottom w:val="none" w:sz="0" w:space="0" w:color="auto"/>
        <w:right w:val="none" w:sz="0" w:space="0" w:color="auto"/>
      </w:divBdr>
    </w:div>
    <w:div w:id="176821056">
      <w:bodyDiv w:val="1"/>
      <w:marLeft w:val="0"/>
      <w:marRight w:val="0"/>
      <w:marTop w:val="0"/>
      <w:marBottom w:val="0"/>
      <w:divBdr>
        <w:top w:val="none" w:sz="0" w:space="0" w:color="auto"/>
        <w:left w:val="none" w:sz="0" w:space="0" w:color="auto"/>
        <w:bottom w:val="none" w:sz="0" w:space="0" w:color="auto"/>
        <w:right w:val="none" w:sz="0" w:space="0" w:color="auto"/>
      </w:divBdr>
    </w:div>
    <w:div w:id="176895146">
      <w:bodyDiv w:val="1"/>
      <w:marLeft w:val="0"/>
      <w:marRight w:val="0"/>
      <w:marTop w:val="0"/>
      <w:marBottom w:val="0"/>
      <w:divBdr>
        <w:top w:val="none" w:sz="0" w:space="0" w:color="auto"/>
        <w:left w:val="none" w:sz="0" w:space="0" w:color="auto"/>
        <w:bottom w:val="none" w:sz="0" w:space="0" w:color="auto"/>
        <w:right w:val="none" w:sz="0" w:space="0" w:color="auto"/>
      </w:divBdr>
    </w:div>
    <w:div w:id="177084260">
      <w:bodyDiv w:val="1"/>
      <w:marLeft w:val="0"/>
      <w:marRight w:val="0"/>
      <w:marTop w:val="0"/>
      <w:marBottom w:val="0"/>
      <w:divBdr>
        <w:top w:val="none" w:sz="0" w:space="0" w:color="auto"/>
        <w:left w:val="none" w:sz="0" w:space="0" w:color="auto"/>
        <w:bottom w:val="none" w:sz="0" w:space="0" w:color="auto"/>
        <w:right w:val="none" w:sz="0" w:space="0" w:color="auto"/>
      </w:divBdr>
    </w:div>
    <w:div w:id="177161662">
      <w:bodyDiv w:val="1"/>
      <w:marLeft w:val="0"/>
      <w:marRight w:val="0"/>
      <w:marTop w:val="0"/>
      <w:marBottom w:val="0"/>
      <w:divBdr>
        <w:top w:val="none" w:sz="0" w:space="0" w:color="auto"/>
        <w:left w:val="none" w:sz="0" w:space="0" w:color="auto"/>
        <w:bottom w:val="none" w:sz="0" w:space="0" w:color="auto"/>
        <w:right w:val="none" w:sz="0" w:space="0" w:color="auto"/>
      </w:divBdr>
    </w:div>
    <w:div w:id="177275371">
      <w:bodyDiv w:val="1"/>
      <w:marLeft w:val="0"/>
      <w:marRight w:val="0"/>
      <w:marTop w:val="0"/>
      <w:marBottom w:val="0"/>
      <w:divBdr>
        <w:top w:val="none" w:sz="0" w:space="0" w:color="auto"/>
        <w:left w:val="none" w:sz="0" w:space="0" w:color="auto"/>
        <w:bottom w:val="none" w:sz="0" w:space="0" w:color="auto"/>
        <w:right w:val="none" w:sz="0" w:space="0" w:color="auto"/>
      </w:divBdr>
    </w:div>
    <w:div w:id="177424848">
      <w:bodyDiv w:val="1"/>
      <w:marLeft w:val="0"/>
      <w:marRight w:val="0"/>
      <w:marTop w:val="0"/>
      <w:marBottom w:val="0"/>
      <w:divBdr>
        <w:top w:val="none" w:sz="0" w:space="0" w:color="auto"/>
        <w:left w:val="none" w:sz="0" w:space="0" w:color="auto"/>
        <w:bottom w:val="none" w:sz="0" w:space="0" w:color="auto"/>
        <w:right w:val="none" w:sz="0" w:space="0" w:color="auto"/>
      </w:divBdr>
    </w:div>
    <w:div w:id="177429817">
      <w:bodyDiv w:val="1"/>
      <w:marLeft w:val="0"/>
      <w:marRight w:val="0"/>
      <w:marTop w:val="0"/>
      <w:marBottom w:val="0"/>
      <w:divBdr>
        <w:top w:val="none" w:sz="0" w:space="0" w:color="auto"/>
        <w:left w:val="none" w:sz="0" w:space="0" w:color="auto"/>
        <w:bottom w:val="none" w:sz="0" w:space="0" w:color="auto"/>
        <w:right w:val="none" w:sz="0" w:space="0" w:color="auto"/>
      </w:divBdr>
    </w:div>
    <w:div w:id="177542908">
      <w:bodyDiv w:val="1"/>
      <w:marLeft w:val="0"/>
      <w:marRight w:val="0"/>
      <w:marTop w:val="0"/>
      <w:marBottom w:val="0"/>
      <w:divBdr>
        <w:top w:val="none" w:sz="0" w:space="0" w:color="auto"/>
        <w:left w:val="none" w:sz="0" w:space="0" w:color="auto"/>
        <w:bottom w:val="none" w:sz="0" w:space="0" w:color="auto"/>
        <w:right w:val="none" w:sz="0" w:space="0" w:color="auto"/>
      </w:divBdr>
    </w:div>
    <w:div w:id="177544723">
      <w:bodyDiv w:val="1"/>
      <w:marLeft w:val="0"/>
      <w:marRight w:val="0"/>
      <w:marTop w:val="0"/>
      <w:marBottom w:val="0"/>
      <w:divBdr>
        <w:top w:val="none" w:sz="0" w:space="0" w:color="auto"/>
        <w:left w:val="none" w:sz="0" w:space="0" w:color="auto"/>
        <w:bottom w:val="none" w:sz="0" w:space="0" w:color="auto"/>
        <w:right w:val="none" w:sz="0" w:space="0" w:color="auto"/>
      </w:divBdr>
    </w:div>
    <w:div w:id="177547635">
      <w:bodyDiv w:val="1"/>
      <w:marLeft w:val="0"/>
      <w:marRight w:val="0"/>
      <w:marTop w:val="0"/>
      <w:marBottom w:val="0"/>
      <w:divBdr>
        <w:top w:val="none" w:sz="0" w:space="0" w:color="auto"/>
        <w:left w:val="none" w:sz="0" w:space="0" w:color="auto"/>
        <w:bottom w:val="none" w:sz="0" w:space="0" w:color="auto"/>
        <w:right w:val="none" w:sz="0" w:space="0" w:color="auto"/>
      </w:divBdr>
    </w:div>
    <w:div w:id="177547812">
      <w:bodyDiv w:val="1"/>
      <w:marLeft w:val="0"/>
      <w:marRight w:val="0"/>
      <w:marTop w:val="0"/>
      <w:marBottom w:val="0"/>
      <w:divBdr>
        <w:top w:val="none" w:sz="0" w:space="0" w:color="auto"/>
        <w:left w:val="none" w:sz="0" w:space="0" w:color="auto"/>
        <w:bottom w:val="none" w:sz="0" w:space="0" w:color="auto"/>
        <w:right w:val="none" w:sz="0" w:space="0" w:color="auto"/>
      </w:divBdr>
    </w:div>
    <w:div w:id="177548169">
      <w:bodyDiv w:val="1"/>
      <w:marLeft w:val="0"/>
      <w:marRight w:val="0"/>
      <w:marTop w:val="0"/>
      <w:marBottom w:val="0"/>
      <w:divBdr>
        <w:top w:val="none" w:sz="0" w:space="0" w:color="auto"/>
        <w:left w:val="none" w:sz="0" w:space="0" w:color="auto"/>
        <w:bottom w:val="none" w:sz="0" w:space="0" w:color="auto"/>
        <w:right w:val="none" w:sz="0" w:space="0" w:color="auto"/>
      </w:divBdr>
    </w:div>
    <w:div w:id="177622672">
      <w:bodyDiv w:val="1"/>
      <w:marLeft w:val="0"/>
      <w:marRight w:val="0"/>
      <w:marTop w:val="0"/>
      <w:marBottom w:val="0"/>
      <w:divBdr>
        <w:top w:val="none" w:sz="0" w:space="0" w:color="auto"/>
        <w:left w:val="none" w:sz="0" w:space="0" w:color="auto"/>
        <w:bottom w:val="none" w:sz="0" w:space="0" w:color="auto"/>
        <w:right w:val="none" w:sz="0" w:space="0" w:color="auto"/>
      </w:divBdr>
    </w:div>
    <w:div w:id="177697886">
      <w:bodyDiv w:val="1"/>
      <w:marLeft w:val="0"/>
      <w:marRight w:val="0"/>
      <w:marTop w:val="0"/>
      <w:marBottom w:val="0"/>
      <w:divBdr>
        <w:top w:val="none" w:sz="0" w:space="0" w:color="auto"/>
        <w:left w:val="none" w:sz="0" w:space="0" w:color="auto"/>
        <w:bottom w:val="none" w:sz="0" w:space="0" w:color="auto"/>
        <w:right w:val="none" w:sz="0" w:space="0" w:color="auto"/>
      </w:divBdr>
    </w:div>
    <w:div w:id="177811188">
      <w:bodyDiv w:val="1"/>
      <w:marLeft w:val="0"/>
      <w:marRight w:val="0"/>
      <w:marTop w:val="0"/>
      <w:marBottom w:val="0"/>
      <w:divBdr>
        <w:top w:val="none" w:sz="0" w:space="0" w:color="auto"/>
        <w:left w:val="none" w:sz="0" w:space="0" w:color="auto"/>
        <w:bottom w:val="none" w:sz="0" w:space="0" w:color="auto"/>
        <w:right w:val="none" w:sz="0" w:space="0" w:color="auto"/>
      </w:divBdr>
    </w:div>
    <w:div w:id="178088911">
      <w:bodyDiv w:val="1"/>
      <w:marLeft w:val="0"/>
      <w:marRight w:val="0"/>
      <w:marTop w:val="0"/>
      <w:marBottom w:val="0"/>
      <w:divBdr>
        <w:top w:val="none" w:sz="0" w:space="0" w:color="auto"/>
        <w:left w:val="none" w:sz="0" w:space="0" w:color="auto"/>
        <w:bottom w:val="none" w:sz="0" w:space="0" w:color="auto"/>
        <w:right w:val="none" w:sz="0" w:space="0" w:color="auto"/>
      </w:divBdr>
    </w:div>
    <w:div w:id="178129261">
      <w:bodyDiv w:val="1"/>
      <w:marLeft w:val="0"/>
      <w:marRight w:val="0"/>
      <w:marTop w:val="0"/>
      <w:marBottom w:val="0"/>
      <w:divBdr>
        <w:top w:val="none" w:sz="0" w:space="0" w:color="auto"/>
        <w:left w:val="none" w:sz="0" w:space="0" w:color="auto"/>
        <w:bottom w:val="none" w:sz="0" w:space="0" w:color="auto"/>
        <w:right w:val="none" w:sz="0" w:space="0" w:color="auto"/>
      </w:divBdr>
    </w:div>
    <w:div w:id="178155553">
      <w:bodyDiv w:val="1"/>
      <w:marLeft w:val="0"/>
      <w:marRight w:val="0"/>
      <w:marTop w:val="0"/>
      <w:marBottom w:val="0"/>
      <w:divBdr>
        <w:top w:val="none" w:sz="0" w:space="0" w:color="auto"/>
        <w:left w:val="none" w:sz="0" w:space="0" w:color="auto"/>
        <w:bottom w:val="none" w:sz="0" w:space="0" w:color="auto"/>
        <w:right w:val="none" w:sz="0" w:space="0" w:color="auto"/>
      </w:divBdr>
    </w:div>
    <w:div w:id="178206449">
      <w:bodyDiv w:val="1"/>
      <w:marLeft w:val="0"/>
      <w:marRight w:val="0"/>
      <w:marTop w:val="0"/>
      <w:marBottom w:val="0"/>
      <w:divBdr>
        <w:top w:val="none" w:sz="0" w:space="0" w:color="auto"/>
        <w:left w:val="none" w:sz="0" w:space="0" w:color="auto"/>
        <w:bottom w:val="none" w:sz="0" w:space="0" w:color="auto"/>
        <w:right w:val="none" w:sz="0" w:space="0" w:color="auto"/>
      </w:divBdr>
    </w:div>
    <w:div w:id="178469710">
      <w:bodyDiv w:val="1"/>
      <w:marLeft w:val="0"/>
      <w:marRight w:val="0"/>
      <w:marTop w:val="0"/>
      <w:marBottom w:val="0"/>
      <w:divBdr>
        <w:top w:val="none" w:sz="0" w:space="0" w:color="auto"/>
        <w:left w:val="none" w:sz="0" w:space="0" w:color="auto"/>
        <w:bottom w:val="none" w:sz="0" w:space="0" w:color="auto"/>
        <w:right w:val="none" w:sz="0" w:space="0" w:color="auto"/>
      </w:divBdr>
    </w:div>
    <w:div w:id="178545238">
      <w:bodyDiv w:val="1"/>
      <w:marLeft w:val="0"/>
      <w:marRight w:val="0"/>
      <w:marTop w:val="0"/>
      <w:marBottom w:val="0"/>
      <w:divBdr>
        <w:top w:val="none" w:sz="0" w:space="0" w:color="auto"/>
        <w:left w:val="none" w:sz="0" w:space="0" w:color="auto"/>
        <w:bottom w:val="none" w:sz="0" w:space="0" w:color="auto"/>
        <w:right w:val="none" w:sz="0" w:space="0" w:color="auto"/>
      </w:divBdr>
    </w:div>
    <w:div w:id="178550968">
      <w:bodyDiv w:val="1"/>
      <w:marLeft w:val="0"/>
      <w:marRight w:val="0"/>
      <w:marTop w:val="0"/>
      <w:marBottom w:val="0"/>
      <w:divBdr>
        <w:top w:val="none" w:sz="0" w:space="0" w:color="auto"/>
        <w:left w:val="none" w:sz="0" w:space="0" w:color="auto"/>
        <w:bottom w:val="none" w:sz="0" w:space="0" w:color="auto"/>
        <w:right w:val="none" w:sz="0" w:space="0" w:color="auto"/>
      </w:divBdr>
    </w:div>
    <w:div w:id="178735961">
      <w:bodyDiv w:val="1"/>
      <w:marLeft w:val="0"/>
      <w:marRight w:val="0"/>
      <w:marTop w:val="0"/>
      <w:marBottom w:val="0"/>
      <w:divBdr>
        <w:top w:val="none" w:sz="0" w:space="0" w:color="auto"/>
        <w:left w:val="none" w:sz="0" w:space="0" w:color="auto"/>
        <w:bottom w:val="none" w:sz="0" w:space="0" w:color="auto"/>
        <w:right w:val="none" w:sz="0" w:space="0" w:color="auto"/>
      </w:divBdr>
    </w:div>
    <w:div w:id="178783345">
      <w:bodyDiv w:val="1"/>
      <w:marLeft w:val="0"/>
      <w:marRight w:val="0"/>
      <w:marTop w:val="0"/>
      <w:marBottom w:val="0"/>
      <w:divBdr>
        <w:top w:val="none" w:sz="0" w:space="0" w:color="auto"/>
        <w:left w:val="none" w:sz="0" w:space="0" w:color="auto"/>
        <w:bottom w:val="none" w:sz="0" w:space="0" w:color="auto"/>
        <w:right w:val="none" w:sz="0" w:space="0" w:color="auto"/>
      </w:divBdr>
    </w:div>
    <w:div w:id="178856994">
      <w:bodyDiv w:val="1"/>
      <w:marLeft w:val="0"/>
      <w:marRight w:val="0"/>
      <w:marTop w:val="0"/>
      <w:marBottom w:val="0"/>
      <w:divBdr>
        <w:top w:val="none" w:sz="0" w:space="0" w:color="auto"/>
        <w:left w:val="none" w:sz="0" w:space="0" w:color="auto"/>
        <w:bottom w:val="none" w:sz="0" w:space="0" w:color="auto"/>
        <w:right w:val="none" w:sz="0" w:space="0" w:color="auto"/>
      </w:divBdr>
    </w:div>
    <w:div w:id="178979786">
      <w:bodyDiv w:val="1"/>
      <w:marLeft w:val="0"/>
      <w:marRight w:val="0"/>
      <w:marTop w:val="0"/>
      <w:marBottom w:val="0"/>
      <w:divBdr>
        <w:top w:val="none" w:sz="0" w:space="0" w:color="auto"/>
        <w:left w:val="none" w:sz="0" w:space="0" w:color="auto"/>
        <w:bottom w:val="none" w:sz="0" w:space="0" w:color="auto"/>
        <w:right w:val="none" w:sz="0" w:space="0" w:color="auto"/>
      </w:divBdr>
    </w:div>
    <w:div w:id="179200946">
      <w:bodyDiv w:val="1"/>
      <w:marLeft w:val="0"/>
      <w:marRight w:val="0"/>
      <w:marTop w:val="0"/>
      <w:marBottom w:val="0"/>
      <w:divBdr>
        <w:top w:val="none" w:sz="0" w:space="0" w:color="auto"/>
        <w:left w:val="none" w:sz="0" w:space="0" w:color="auto"/>
        <w:bottom w:val="none" w:sz="0" w:space="0" w:color="auto"/>
        <w:right w:val="none" w:sz="0" w:space="0" w:color="auto"/>
      </w:divBdr>
    </w:div>
    <w:div w:id="179203194">
      <w:bodyDiv w:val="1"/>
      <w:marLeft w:val="0"/>
      <w:marRight w:val="0"/>
      <w:marTop w:val="0"/>
      <w:marBottom w:val="0"/>
      <w:divBdr>
        <w:top w:val="none" w:sz="0" w:space="0" w:color="auto"/>
        <w:left w:val="none" w:sz="0" w:space="0" w:color="auto"/>
        <w:bottom w:val="none" w:sz="0" w:space="0" w:color="auto"/>
        <w:right w:val="none" w:sz="0" w:space="0" w:color="auto"/>
      </w:divBdr>
    </w:div>
    <w:div w:id="179203423">
      <w:bodyDiv w:val="1"/>
      <w:marLeft w:val="0"/>
      <w:marRight w:val="0"/>
      <w:marTop w:val="0"/>
      <w:marBottom w:val="0"/>
      <w:divBdr>
        <w:top w:val="none" w:sz="0" w:space="0" w:color="auto"/>
        <w:left w:val="none" w:sz="0" w:space="0" w:color="auto"/>
        <w:bottom w:val="none" w:sz="0" w:space="0" w:color="auto"/>
        <w:right w:val="none" w:sz="0" w:space="0" w:color="auto"/>
      </w:divBdr>
    </w:div>
    <w:div w:id="179319393">
      <w:bodyDiv w:val="1"/>
      <w:marLeft w:val="0"/>
      <w:marRight w:val="0"/>
      <w:marTop w:val="0"/>
      <w:marBottom w:val="0"/>
      <w:divBdr>
        <w:top w:val="none" w:sz="0" w:space="0" w:color="auto"/>
        <w:left w:val="none" w:sz="0" w:space="0" w:color="auto"/>
        <w:bottom w:val="none" w:sz="0" w:space="0" w:color="auto"/>
        <w:right w:val="none" w:sz="0" w:space="0" w:color="auto"/>
      </w:divBdr>
    </w:div>
    <w:div w:id="179468148">
      <w:bodyDiv w:val="1"/>
      <w:marLeft w:val="0"/>
      <w:marRight w:val="0"/>
      <w:marTop w:val="0"/>
      <w:marBottom w:val="0"/>
      <w:divBdr>
        <w:top w:val="none" w:sz="0" w:space="0" w:color="auto"/>
        <w:left w:val="none" w:sz="0" w:space="0" w:color="auto"/>
        <w:bottom w:val="none" w:sz="0" w:space="0" w:color="auto"/>
        <w:right w:val="none" w:sz="0" w:space="0" w:color="auto"/>
      </w:divBdr>
    </w:div>
    <w:div w:id="179587477">
      <w:bodyDiv w:val="1"/>
      <w:marLeft w:val="0"/>
      <w:marRight w:val="0"/>
      <w:marTop w:val="0"/>
      <w:marBottom w:val="0"/>
      <w:divBdr>
        <w:top w:val="none" w:sz="0" w:space="0" w:color="auto"/>
        <w:left w:val="none" w:sz="0" w:space="0" w:color="auto"/>
        <w:bottom w:val="none" w:sz="0" w:space="0" w:color="auto"/>
        <w:right w:val="none" w:sz="0" w:space="0" w:color="auto"/>
      </w:divBdr>
    </w:div>
    <w:div w:id="179702314">
      <w:bodyDiv w:val="1"/>
      <w:marLeft w:val="0"/>
      <w:marRight w:val="0"/>
      <w:marTop w:val="0"/>
      <w:marBottom w:val="0"/>
      <w:divBdr>
        <w:top w:val="none" w:sz="0" w:space="0" w:color="auto"/>
        <w:left w:val="none" w:sz="0" w:space="0" w:color="auto"/>
        <w:bottom w:val="none" w:sz="0" w:space="0" w:color="auto"/>
        <w:right w:val="none" w:sz="0" w:space="0" w:color="auto"/>
      </w:divBdr>
    </w:div>
    <w:div w:id="179710338">
      <w:bodyDiv w:val="1"/>
      <w:marLeft w:val="0"/>
      <w:marRight w:val="0"/>
      <w:marTop w:val="0"/>
      <w:marBottom w:val="0"/>
      <w:divBdr>
        <w:top w:val="none" w:sz="0" w:space="0" w:color="auto"/>
        <w:left w:val="none" w:sz="0" w:space="0" w:color="auto"/>
        <w:bottom w:val="none" w:sz="0" w:space="0" w:color="auto"/>
        <w:right w:val="none" w:sz="0" w:space="0" w:color="auto"/>
      </w:divBdr>
    </w:div>
    <w:div w:id="179776842">
      <w:bodyDiv w:val="1"/>
      <w:marLeft w:val="0"/>
      <w:marRight w:val="0"/>
      <w:marTop w:val="0"/>
      <w:marBottom w:val="0"/>
      <w:divBdr>
        <w:top w:val="none" w:sz="0" w:space="0" w:color="auto"/>
        <w:left w:val="none" w:sz="0" w:space="0" w:color="auto"/>
        <w:bottom w:val="none" w:sz="0" w:space="0" w:color="auto"/>
        <w:right w:val="none" w:sz="0" w:space="0" w:color="auto"/>
      </w:divBdr>
    </w:div>
    <w:div w:id="179780559">
      <w:bodyDiv w:val="1"/>
      <w:marLeft w:val="0"/>
      <w:marRight w:val="0"/>
      <w:marTop w:val="0"/>
      <w:marBottom w:val="0"/>
      <w:divBdr>
        <w:top w:val="none" w:sz="0" w:space="0" w:color="auto"/>
        <w:left w:val="none" w:sz="0" w:space="0" w:color="auto"/>
        <w:bottom w:val="none" w:sz="0" w:space="0" w:color="auto"/>
        <w:right w:val="none" w:sz="0" w:space="0" w:color="auto"/>
      </w:divBdr>
    </w:div>
    <w:div w:id="179853439">
      <w:bodyDiv w:val="1"/>
      <w:marLeft w:val="0"/>
      <w:marRight w:val="0"/>
      <w:marTop w:val="0"/>
      <w:marBottom w:val="0"/>
      <w:divBdr>
        <w:top w:val="none" w:sz="0" w:space="0" w:color="auto"/>
        <w:left w:val="none" w:sz="0" w:space="0" w:color="auto"/>
        <w:bottom w:val="none" w:sz="0" w:space="0" w:color="auto"/>
        <w:right w:val="none" w:sz="0" w:space="0" w:color="auto"/>
      </w:divBdr>
    </w:div>
    <w:div w:id="179974204">
      <w:bodyDiv w:val="1"/>
      <w:marLeft w:val="0"/>
      <w:marRight w:val="0"/>
      <w:marTop w:val="0"/>
      <w:marBottom w:val="0"/>
      <w:divBdr>
        <w:top w:val="none" w:sz="0" w:space="0" w:color="auto"/>
        <w:left w:val="none" w:sz="0" w:space="0" w:color="auto"/>
        <w:bottom w:val="none" w:sz="0" w:space="0" w:color="auto"/>
        <w:right w:val="none" w:sz="0" w:space="0" w:color="auto"/>
      </w:divBdr>
    </w:div>
    <w:div w:id="180053355">
      <w:bodyDiv w:val="1"/>
      <w:marLeft w:val="0"/>
      <w:marRight w:val="0"/>
      <w:marTop w:val="0"/>
      <w:marBottom w:val="0"/>
      <w:divBdr>
        <w:top w:val="none" w:sz="0" w:space="0" w:color="auto"/>
        <w:left w:val="none" w:sz="0" w:space="0" w:color="auto"/>
        <w:bottom w:val="none" w:sz="0" w:space="0" w:color="auto"/>
        <w:right w:val="none" w:sz="0" w:space="0" w:color="auto"/>
      </w:divBdr>
    </w:div>
    <w:div w:id="180093332">
      <w:bodyDiv w:val="1"/>
      <w:marLeft w:val="0"/>
      <w:marRight w:val="0"/>
      <w:marTop w:val="0"/>
      <w:marBottom w:val="0"/>
      <w:divBdr>
        <w:top w:val="none" w:sz="0" w:space="0" w:color="auto"/>
        <w:left w:val="none" w:sz="0" w:space="0" w:color="auto"/>
        <w:bottom w:val="none" w:sz="0" w:space="0" w:color="auto"/>
        <w:right w:val="none" w:sz="0" w:space="0" w:color="auto"/>
      </w:divBdr>
    </w:div>
    <w:div w:id="180242833">
      <w:bodyDiv w:val="1"/>
      <w:marLeft w:val="0"/>
      <w:marRight w:val="0"/>
      <w:marTop w:val="0"/>
      <w:marBottom w:val="0"/>
      <w:divBdr>
        <w:top w:val="none" w:sz="0" w:space="0" w:color="auto"/>
        <w:left w:val="none" w:sz="0" w:space="0" w:color="auto"/>
        <w:bottom w:val="none" w:sz="0" w:space="0" w:color="auto"/>
        <w:right w:val="none" w:sz="0" w:space="0" w:color="auto"/>
      </w:divBdr>
    </w:div>
    <w:div w:id="180243006">
      <w:bodyDiv w:val="1"/>
      <w:marLeft w:val="0"/>
      <w:marRight w:val="0"/>
      <w:marTop w:val="0"/>
      <w:marBottom w:val="0"/>
      <w:divBdr>
        <w:top w:val="none" w:sz="0" w:space="0" w:color="auto"/>
        <w:left w:val="none" w:sz="0" w:space="0" w:color="auto"/>
        <w:bottom w:val="none" w:sz="0" w:space="0" w:color="auto"/>
        <w:right w:val="none" w:sz="0" w:space="0" w:color="auto"/>
      </w:divBdr>
    </w:div>
    <w:div w:id="180245821">
      <w:bodyDiv w:val="1"/>
      <w:marLeft w:val="0"/>
      <w:marRight w:val="0"/>
      <w:marTop w:val="0"/>
      <w:marBottom w:val="0"/>
      <w:divBdr>
        <w:top w:val="none" w:sz="0" w:space="0" w:color="auto"/>
        <w:left w:val="none" w:sz="0" w:space="0" w:color="auto"/>
        <w:bottom w:val="none" w:sz="0" w:space="0" w:color="auto"/>
        <w:right w:val="none" w:sz="0" w:space="0" w:color="auto"/>
      </w:divBdr>
    </w:div>
    <w:div w:id="180246793">
      <w:bodyDiv w:val="1"/>
      <w:marLeft w:val="0"/>
      <w:marRight w:val="0"/>
      <w:marTop w:val="0"/>
      <w:marBottom w:val="0"/>
      <w:divBdr>
        <w:top w:val="none" w:sz="0" w:space="0" w:color="auto"/>
        <w:left w:val="none" w:sz="0" w:space="0" w:color="auto"/>
        <w:bottom w:val="none" w:sz="0" w:space="0" w:color="auto"/>
        <w:right w:val="none" w:sz="0" w:space="0" w:color="auto"/>
      </w:divBdr>
    </w:div>
    <w:div w:id="180247446">
      <w:bodyDiv w:val="1"/>
      <w:marLeft w:val="0"/>
      <w:marRight w:val="0"/>
      <w:marTop w:val="0"/>
      <w:marBottom w:val="0"/>
      <w:divBdr>
        <w:top w:val="none" w:sz="0" w:space="0" w:color="auto"/>
        <w:left w:val="none" w:sz="0" w:space="0" w:color="auto"/>
        <w:bottom w:val="none" w:sz="0" w:space="0" w:color="auto"/>
        <w:right w:val="none" w:sz="0" w:space="0" w:color="auto"/>
      </w:divBdr>
    </w:div>
    <w:div w:id="180247636">
      <w:bodyDiv w:val="1"/>
      <w:marLeft w:val="0"/>
      <w:marRight w:val="0"/>
      <w:marTop w:val="0"/>
      <w:marBottom w:val="0"/>
      <w:divBdr>
        <w:top w:val="none" w:sz="0" w:space="0" w:color="auto"/>
        <w:left w:val="none" w:sz="0" w:space="0" w:color="auto"/>
        <w:bottom w:val="none" w:sz="0" w:space="0" w:color="auto"/>
        <w:right w:val="none" w:sz="0" w:space="0" w:color="auto"/>
      </w:divBdr>
    </w:div>
    <w:div w:id="180319046">
      <w:bodyDiv w:val="1"/>
      <w:marLeft w:val="0"/>
      <w:marRight w:val="0"/>
      <w:marTop w:val="0"/>
      <w:marBottom w:val="0"/>
      <w:divBdr>
        <w:top w:val="none" w:sz="0" w:space="0" w:color="auto"/>
        <w:left w:val="none" w:sz="0" w:space="0" w:color="auto"/>
        <w:bottom w:val="none" w:sz="0" w:space="0" w:color="auto"/>
        <w:right w:val="none" w:sz="0" w:space="0" w:color="auto"/>
      </w:divBdr>
    </w:div>
    <w:div w:id="180357674">
      <w:bodyDiv w:val="1"/>
      <w:marLeft w:val="0"/>
      <w:marRight w:val="0"/>
      <w:marTop w:val="0"/>
      <w:marBottom w:val="0"/>
      <w:divBdr>
        <w:top w:val="none" w:sz="0" w:space="0" w:color="auto"/>
        <w:left w:val="none" w:sz="0" w:space="0" w:color="auto"/>
        <w:bottom w:val="none" w:sz="0" w:space="0" w:color="auto"/>
        <w:right w:val="none" w:sz="0" w:space="0" w:color="auto"/>
      </w:divBdr>
    </w:div>
    <w:div w:id="180437392">
      <w:bodyDiv w:val="1"/>
      <w:marLeft w:val="0"/>
      <w:marRight w:val="0"/>
      <w:marTop w:val="0"/>
      <w:marBottom w:val="0"/>
      <w:divBdr>
        <w:top w:val="none" w:sz="0" w:space="0" w:color="auto"/>
        <w:left w:val="none" w:sz="0" w:space="0" w:color="auto"/>
        <w:bottom w:val="none" w:sz="0" w:space="0" w:color="auto"/>
        <w:right w:val="none" w:sz="0" w:space="0" w:color="auto"/>
      </w:divBdr>
      <w:divsChild>
        <w:div w:id="38359532">
          <w:marLeft w:val="480"/>
          <w:marRight w:val="0"/>
          <w:marTop w:val="0"/>
          <w:marBottom w:val="0"/>
          <w:divBdr>
            <w:top w:val="none" w:sz="0" w:space="0" w:color="auto"/>
            <w:left w:val="none" w:sz="0" w:space="0" w:color="auto"/>
            <w:bottom w:val="none" w:sz="0" w:space="0" w:color="auto"/>
            <w:right w:val="none" w:sz="0" w:space="0" w:color="auto"/>
          </w:divBdr>
        </w:div>
        <w:div w:id="1789737219">
          <w:marLeft w:val="480"/>
          <w:marRight w:val="0"/>
          <w:marTop w:val="0"/>
          <w:marBottom w:val="0"/>
          <w:divBdr>
            <w:top w:val="none" w:sz="0" w:space="0" w:color="auto"/>
            <w:left w:val="none" w:sz="0" w:space="0" w:color="auto"/>
            <w:bottom w:val="none" w:sz="0" w:space="0" w:color="auto"/>
            <w:right w:val="none" w:sz="0" w:space="0" w:color="auto"/>
          </w:divBdr>
        </w:div>
        <w:div w:id="74398648">
          <w:marLeft w:val="480"/>
          <w:marRight w:val="0"/>
          <w:marTop w:val="0"/>
          <w:marBottom w:val="0"/>
          <w:divBdr>
            <w:top w:val="none" w:sz="0" w:space="0" w:color="auto"/>
            <w:left w:val="none" w:sz="0" w:space="0" w:color="auto"/>
            <w:bottom w:val="none" w:sz="0" w:space="0" w:color="auto"/>
            <w:right w:val="none" w:sz="0" w:space="0" w:color="auto"/>
          </w:divBdr>
        </w:div>
        <w:div w:id="1964383474">
          <w:marLeft w:val="480"/>
          <w:marRight w:val="0"/>
          <w:marTop w:val="0"/>
          <w:marBottom w:val="0"/>
          <w:divBdr>
            <w:top w:val="none" w:sz="0" w:space="0" w:color="auto"/>
            <w:left w:val="none" w:sz="0" w:space="0" w:color="auto"/>
            <w:bottom w:val="none" w:sz="0" w:space="0" w:color="auto"/>
            <w:right w:val="none" w:sz="0" w:space="0" w:color="auto"/>
          </w:divBdr>
        </w:div>
        <w:div w:id="755325224">
          <w:marLeft w:val="480"/>
          <w:marRight w:val="0"/>
          <w:marTop w:val="0"/>
          <w:marBottom w:val="0"/>
          <w:divBdr>
            <w:top w:val="none" w:sz="0" w:space="0" w:color="auto"/>
            <w:left w:val="none" w:sz="0" w:space="0" w:color="auto"/>
            <w:bottom w:val="none" w:sz="0" w:space="0" w:color="auto"/>
            <w:right w:val="none" w:sz="0" w:space="0" w:color="auto"/>
          </w:divBdr>
        </w:div>
        <w:div w:id="801920199">
          <w:marLeft w:val="480"/>
          <w:marRight w:val="0"/>
          <w:marTop w:val="0"/>
          <w:marBottom w:val="0"/>
          <w:divBdr>
            <w:top w:val="none" w:sz="0" w:space="0" w:color="auto"/>
            <w:left w:val="none" w:sz="0" w:space="0" w:color="auto"/>
            <w:bottom w:val="none" w:sz="0" w:space="0" w:color="auto"/>
            <w:right w:val="none" w:sz="0" w:space="0" w:color="auto"/>
          </w:divBdr>
        </w:div>
        <w:div w:id="1234389380">
          <w:marLeft w:val="480"/>
          <w:marRight w:val="0"/>
          <w:marTop w:val="0"/>
          <w:marBottom w:val="0"/>
          <w:divBdr>
            <w:top w:val="none" w:sz="0" w:space="0" w:color="auto"/>
            <w:left w:val="none" w:sz="0" w:space="0" w:color="auto"/>
            <w:bottom w:val="none" w:sz="0" w:space="0" w:color="auto"/>
            <w:right w:val="none" w:sz="0" w:space="0" w:color="auto"/>
          </w:divBdr>
        </w:div>
        <w:div w:id="970867357">
          <w:marLeft w:val="480"/>
          <w:marRight w:val="0"/>
          <w:marTop w:val="0"/>
          <w:marBottom w:val="0"/>
          <w:divBdr>
            <w:top w:val="none" w:sz="0" w:space="0" w:color="auto"/>
            <w:left w:val="none" w:sz="0" w:space="0" w:color="auto"/>
            <w:bottom w:val="none" w:sz="0" w:space="0" w:color="auto"/>
            <w:right w:val="none" w:sz="0" w:space="0" w:color="auto"/>
          </w:divBdr>
        </w:div>
        <w:div w:id="1768885355">
          <w:marLeft w:val="480"/>
          <w:marRight w:val="0"/>
          <w:marTop w:val="0"/>
          <w:marBottom w:val="0"/>
          <w:divBdr>
            <w:top w:val="none" w:sz="0" w:space="0" w:color="auto"/>
            <w:left w:val="none" w:sz="0" w:space="0" w:color="auto"/>
            <w:bottom w:val="none" w:sz="0" w:space="0" w:color="auto"/>
            <w:right w:val="none" w:sz="0" w:space="0" w:color="auto"/>
          </w:divBdr>
        </w:div>
        <w:div w:id="138422021">
          <w:marLeft w:val="480"/>
          <w:marRight w:val="0"/>
          <w:marTop w:val="0"/>
          <w:marBottom w:val="0"/>
          <w:divBdr>
            <w:top w:val="none" w:sz="0" w:space="0" w:color="auto"/>
            <w:left w:val="none" w:sz="0" w:space="0" w:color="auto"/>
            <w:bottom w:val="none" w:sz="0" w:space="0" w:color="auto"/>
            <w:right w:val="none" w:sz="0" w:space="0" w:color="auto"/>
          </w:divBdr>
        </w:div>
        <w:div w:id="658651688">
          <w:marLeft w:val="480"/>
          <w:marRight w:val="0"/>
          <w:marTop w:val="0"/>
          <w:marBottom w:val="0"/>
          <w:divBdr>
            <w:top w:val="none" w:sz="0" w:space="0" w:color="auto"/>
            <w:left w:val="none" w:sz="0" w:space="0" w:color="auto"/>
            <w:bottom w:val="none" w:sz="0" w:space="0" w:color="auto"/>
            <w:right w:val="none" w:sz="0" w:space="0" w:color="auto"/>
          </w:divBdr>
        </w:div>
        <w:div w:id="1725909617">
          <w:marLeft w:val="480"/>
          <w:marRight w:val="0"/>
          <w:marTop w:val="0"/>
          <w:marBottom w:val="0"/>
          <w:divBdr>
            <w:top w:val="none" w:sz="0" w:space="0" w:color="auto"/>
            <w:left w:val="none" w:sz="0" w:space="0" w:color="auto"/>
            <w:bottom w:val="none" w:sz="0" w:space="0" w:color="auto"/>
            <w:right w:val="none" w:sz="0" w:space="0" w:color="auto"/>
          </w:divBdr>
        </w:div>
        <w:div w:id="596867538">
          <w:marLeft w:val="480"/>
          <w:marRight w:val="0"/>
          <w:marTop w:val="0"/>
          <w:marBottom w:val="0"/>
          <w:divBdr>
            <w:top w:val="none" w:sz="0" w:space="0" w:color="auto"/>
            <w:left w:val="none" w:sz="0" w:space="0" w:color="auto"/>
            <w:bottom w:val="none" w:sz="0" w:space="0" w:color="auto"/>
            <w:right w:val="none" w:sz="0" w:space="0" w:color="auto"/>
          </w:divBdr>
        </w:div>
        <w:div w:id="741173275">
          <w:marLeft w:val="480"/>
          <w:marRight w:val="0"/>
          <w:marTop w:val="0"/>
          <w:marBottom w:val="0"/>
          <w:divBdr>
            <w:top w:val="none" w:sz="0" w:space="0" w:color="auto"/>
            <w:left w:val="none" w:sz="0" w:space="0" w:color="auto"/>
            <w:bottom w:val="none" w:sz="0" w:space="0" w:color="auto"/>
            <w:right w:val="none" w:sz="0" w:space="0" w:color="auto"/>
          </w:divBdr>
        </w:div>
        <w:div w:id="2075855502">
          <w:marLeft w:val="480"/>
          <w:marRight w:val="0"/>
          <w:marTop w:val="0"/>
          <w:marBottom w:val="0"/>
          <w:divBdr>
            <w:top w:val="none" w:sz="0" w:space="0" w:color="auto"/>
            <w:left w:val="none" w:sz="0" w:space="0" w:color="auto"/>
            <w:bottom w:val="none" w:sz="0" w:space="0" w:color="auto"/>
            <w:right w:val="none" w:sz="0" w:space="0" w:color="auto"/>
          </w:divBdr>
        </w:div>
        <w:div w:id="826897596">
          <w:marLeft w:val="480"/>
          <w:marRight w:val="0"/>
          <w:marTop w:val="0"/>
          <w:marBottom w:val="0"/>
          <w:divBdr>
            <w:top w:val="none" w:sz="0" w:space="0" w:color="auto"/>
            <w:left w:val="none" w:sz="0" w:space="0" w:color="auto"/>
            <w:bottom w:val="none" w:sz="0" w:space="0" w:color="auto"/>
            <w:right w:val="none" w:sz="0" w:space="0" w:color="auto"/>
          </w:divBdr>
        </w:div>
        <w:div w:id="1939101610">
          <w:marLeft w:val="480"/>
          <w:marRight w:val="0"/>
          <w:marTop w:val="0"/>
          <w:marBottom w:val="0"/>
          <w:divBdr>
            <w:top w:val="none" w:sz="0" w:space="0" w:color="auto"/>
            <w:left w:val="none" w:sz="0" w:space="0" w:color="auto"/>
            <w:bottom w:val="none" w:sz="0" w:space="0" w:color="auto"/>
            <w:right w:val="none" w:sz="0" w:space="0" w:color="auto"/>
          </w:divBdr>
        </w:div>
        <w:div w:id="377516788">
          <w:marLeft w:val="480"/>
          <w:marRight w:val="0"/>
          <w:marTop w:val="0"/>
          <w:marBottom w:val="0"/>
          <w:divBdr>
            <w:top w:val="none" w:sz="0" w:space="0" w:color="auto"/>
            <w:left w:val="none" w:sz="0" w:space="0" w:color="auto"/>
            <w:bottom w:val="none" w:sz="0" w:space="0" w:color="auto"/>
            <w:right w:val="none" w:sz="0" w:space="0" w:color="auto"/>
          </w:divBdr>
        </w:div>
        <w:div w:id="263417505">
          <w:marLeft w:val="480"/>
          <w:marRight w:val="0"/>
          <w:marTop w:val="0"/>
          <w:marBottom w:val="0"/>
          <w:divBdr>
            <w:top w:val="none" w:sz="0" w:space="0" w:color="auto"/>
            <w:left w:val="none" w:sz="0" w:space="0" w:color="auto"/>
            <w:bottom w:val="none" w:sz="0" w:space="0" w:color="auto"/>
            <w:right w:val="none" w:sz="0" w:space="0" w:color="auto"/>
          </w:divBdr>
        </w:div>
        <w:div w:id="2041469338">
          <w:marLeft w:val="480"/>
          <w:marRight w:val="0"/>
          <w:marTop w:val="0"/>
          <w:marBottom w:val="0"/>
          <w:divBdr>
            <w:top w:val="none" w:sz="0" w:space="0" w:color="auto"/>
            <w:left w:val="none" w:sz="0" w:space="0" w:color="auto"/>
            <w:bottom w:val="none" w:sz="0" w:space="0" w:color="auto"/>
            <w:right w:val="none" w:sz="0" w:space="0" w:color="auto"/>
          </w:divBdr>
        </w:div>
        <w:div w:id="301934108">
          <w:marLeft w:val="480"/>
          <w:marRight w:val="0"/>
          <w:marTop w:val="0"/>
          <w:marBottom w:val="0"/>
          <w:divBdr>
            <w:top w:val="none" w:sz="0" w:space="0" w:color="auto"/>
            <w:left w:val="none" w:sz="0" w:space="0" w:color="auto"/>
            <w:bottom w:val="none" w:sz="0" w:space="0" w:color="auto"/>
            <w:right w:val="none" w:sz="0" w:space="0" w:color="auto"/>
          </w:divBdr>
        </w:div>
        <w:div w:id="144976453">
          <w:marLeft w:val="480"/>
          <w:marRight w:val="0"/>
          <w:marTop w:val="0"/>
          <w:marBottom w:val="0"/>
          <w:divBdr>
            <w:top w:val="none" w:sz="0" w:space="0" w:color="auto"/>
            <w:left w:val="none" w:sz="0" w:space="0" w:color="auto"/>
            <w:bottom w:val="none" w:sz="0" w:space="0" w:color="auto"/>
            <w:right w:val="none" w:sz="0" w:space="0" w:color="auto"/>
          </w:divBdr>
        </w:div>
        <w:div w:id="1800880053">
          <w:marLeft w:val="480"/>
          <w:marRight w:val="0"/>
          <w:marTop w:val="0"/>
          <w:marBottom w:val="0"/>
          <w:divBdr>
            <w:top w:val="none" w:sz="0" w:space="0" w:color="auto"/>
            <w:left w:val="none" w:sz="0" w:space="0" w:color="auto"/>
            <w:bottom w:val="none" w:sz="0" w:space="0" w:color="auto"/>
            <w:right w:val="none" w:sz="0" w:space="0" w:color="auto"/>
          </w:divBdr>
        </w:div>
        <w:div w:id="1095249787">
          <w:marLeft w:val="480"/>
          <w:marRight w:val="0"/>
          <w:marTop w:val="0"/>
          <w:marBottom w:val="0"/>
          <w:divBdr>
            <w:top w:val="none" w:sz="0" w:space="0" w:color="auto"/>
            <w:left w:val="none" w:sz="0" w:space="0" w:color="auto"/>
            <w:bottom w:val="none" w:sz="0" w:space="0" w:color="auto"/>
            <w:right w:val="none" w:sz="0" w:space="0" w:color="auto"/>
          </w:divBdr>
        </w:div>
        <w:div w:id="291401644">
          <w:marLeft w:val="480"/>
          <w:marRight w:val="0"/>
          <w:marTop w:val="0"/>
          <w:marBottom w:val="0"/>
          <w:divBdr>
            <w:top w:val="none" w:sz="0" w:space="0" w:color="auto"/>
            <w:left w:val="none" w:sz="0" w:space="0" w:color="auto"/>
            <w:bottom w:val="none" w:sz="0" w:space="0" w:color="auto"/>
            <w:right w:val="none" w:sz="0" w:space="0" w:color="auto"/>
          </w:divBdr>
        </w:div>
        <w:div w:id="923030052">
          <w:marLeft w:val="480"/>
          <w:marRight w:val="0"/>
          <w:marTop w:val="0"/>
          <w:marBottom w:val="0"/>
          <w:divBdr>
            <w:top w:val="none" w:sz="0" w:space="0" w:color="auto"/>
            <w:left w:val="none" w:sz="0" w:space="0" w:color="auto"/>
            <w:bottom w:val="none" w:sz="0" w:space="0" w:color="auto"/>
            <w:right w:val="none" w:sz="0" w:space="0" w:color="auto"/>
          </w:divBdr>
        </w:div>
        <w:div w:id="2067335022">
          <w:marLeft w:val="480"/>
          <w:marRight w:val="0"/>
          <w:marTop w:val="0"/>
          <w:marBottom w:val="0"/>
          <w:divBdr>
            <w:top w:val="none" w:sz="0" w:space="0" w:color="auto"/>
            <w:left w:val="none" w:sz="0" w:space="0" w:color="auto"/>
            <w:bottom w:val="none" w:sz="0" w:space="0" w:color="auto"/>
            <w:right w:val="none" w:sz="0" w:space="0" w:color="auto"/>
          </w:divBdr>
        </w:div>
        <w:div w:id="649528372">
          <w:marLeft w:val="480"/>
          <w:marRight w:val="0"/>
          <w:marTop w:val="0"/>
          <w:marBottom w:val="0"/>
          <w:divBdr>
            <w:top w:val="none" w:sz="0" w:space="0" w:color="auto"/>
            <w:left w:val="none" w:sz="0" w:space="0" w:color="auto"/>
            <w:bottom w:val="none" w:sz="0" w:space="0" w:color="auto"/>
            <w:right w:val="none" w:sz="0" w:space="0" w:color="auto"/>
          </w:divBdr>
        </w:div>
        <w:div w:id="1882472824">
          <w:marLeft w:val="480"/>
          <w:marRight w:val="0"/>
          <w:marTop w:val="0"/>
          <w:marBottom w:val="0"/>
          <w:divBdr>
            <w:top w:val="none" w:sz="0" w:space="0" w:color="auto"/>
            <w:left w:val="none" w:sz="0" w:space="0" w:color="auto"/>
            <w:bottom w:val="none" w:sz="0" w:space="0" w:color="auto"/>
            <w:right w:val="none" w:sz="0" w:space="0" w:color="auto"/>
          </w:divBdr>
        </w:div>
        <w:div w:id="2067139551">
          <w:marLeft w:val="480"/>
          <w:marRight w:val="0"/>
          <w:marTop w:val="0"/>
          <w:marBottom w:val="0"/>
          <w:divBdr>
            <w:top w:val="none" w:sz="0" w:space="0" w:color="auto"/>
            <w:left w:val="none" w:sz="0" w:space="0" w:color="auto"/>
            <w:bottom w:val="none" w:sz="0" w:space="0" w:color="auto"/>
            <w:right w:val="none" w:sz="0" w:space="0" w:color="auto"/>
          </w:divBdr>
        </w:div>
        <w:div w:id="792216928">
          <w:marLeft w:val="480"/>
          <w:marRight w:val="0"/>
          <w:marTop w:val="0"/>
          <w:marBottom w:val="0"/>
          <w:divBdr>
            <w:top w:val="none" w:sz="0" w:space="0" w:color="auto"/>
            <w:left w:val="none" w:sz="0" w:space="0" w:color="auto"/>
            <w:bottom w:val="none" w:sz="0" w:space="0" w:color="auto"/>
            <w:right w:val="none" w:sz="0" w:space="0" w:color="auto"/>
          </w:divBdr>
        </w:div>
        <w:div w:id="138502791">
          <w:marLeft w:val="480"/>
          <w:marRight w:val="0"/>
          <w:marTop w:val="0"/>
          <w:marBottom w:val="0"/>
          <w:divBdr>
            <w:top w:val="none" w:sz="0" w:space="0" w:color="auto"/>
            <w:left w:val="none" w:sz="0" w:space="0" w:color="auto"/>
            <w:bottom w:val="none" w:sz="0" w:space="0" w:color="auto"/>
            <w:right w:val="none" w:sz="0" w:space="0" w:color="auto"/>
          </w:divBdr>
        </w:div>
        <w:div w:id="431975005">
          <w:marLeft w:val="480"/>
          <w:marRight w:val="0"/>
          <w:marTop w:val="0"/>
          <w:marBottom w:val="0"/>
          <w:divBdr>
            <w:top w:val="none" w:sz="0" w:space="0" w:color="auto"/>
            <w:left w:val="none" w:sz="0" w:space="0" w:color="auto"/>
            <w:bottom w:val="none" w:sz="0" w:space="0" w:color="auto"/>
            <w:right w:val="none" w:sz="0" w:space="0" w:color="auto"/>
          </w:divBdr>
        </w:div>
        <w:div w:id="257099146">
          <w:marLeft w:val="480"/>
          <w:marRight w:val="0"/>
          <w:marTop w:val="0"/>
          <w:marBottom w:val="0"/>
          <w:divBdr>
            <w:top w:val="none" w:sz="0" w:space="0" w:color="auto"/>
            <w:left w:val="none" w:sz="0" w:space="0" w:color="auto"/>
            <w:bottom w:val="none" w:sz="0" w:space="0" w:color="auto"/>
            <w:right w:val="none" w:sz="0" w:space="0" w:color="auto"/>
          </w:divBdr>
        </w:div>
        <w:div w:id="688920226">
          <w:marLeft w:val="480"/>
          <w:marRight w:val="0"/>
          <w:marTop w:val="0"/>
          <w:marBottom w:val="0"/>
          <w:divBdr>
            <w:top w:val="none" w:sz="0" w:space="0" w:color="auto"/>
            <w:left w:val="none" w:sz="0" w:space="0" w:color="auto"/>
            <w:bottom w:val="none" w:sz="0" w:space="0" w:color="auto"/>
            <w:right w:val="none" w:sz="0" w:space="0" w:color="auto"/>
          </w:divBdr>
        </w:div>
        <w:div w:id="44768134">
          <w:marLeft w:val="480"/>
          <w:marRight w:val="0"/>
          <w:marTop w:val="0"/>
          <w:marBottom w:val="0"/>
          <w:divBdr>
            <w:top w:val="none" w:sz="0" w:space="0" w:color="auto"/>
            <w:left w:val="none" w:sz="0" w:space="0" w:color="auto"/>
            <w:bottom w:val="none" w:sz="0" w:space="0" w:color="auto"/>
            <w:right w:val="none" w:sz="0" w:space="0" w:color="auto"/>
          </w:divBdr>
        </w:div>
        <w:div w:id="376199507">
          <w:marLeft w:val="480"/>
          <w:marRight w:val="0"/>
          <w:marTop w:val="0"/>
          <w:marBottom w:val="0"/>
          <w:divBdr>
            <w:top w:val="none" w:sz="0" w:space="0" w:color="auto"/>
            <w:left w:val="none" w:sz="0" w:space="0" w:color="auto"/>
            <w:bottom w:val="none" w:sz="0" w:space="0" w:color="auto"/>
            <w:right w:val="none" w:sz="0" w:space="0" w:color="auto"/>
          </w:divBdr>
        </w:div>
        <w:div w:id="596258051">
          <w:marLeft w:val="480"/>
          <w:marRight w:val="0"/>
          <w:marTop w:val="0"/>
          <w:marBottom w:val="0"/>
          <w:divBdr>
            <w:top w:val="none" w:sz="0" w:space="0" w:color="auto"/>
            <w:left w:val="none" w:sz="0" w:space="0" w:color="auto"/>
            <w:bottom w:val="none" w:sz="0" w:space="0" w:color="auto"/>
            <w:right w:val="none" w:sz="0" w:space="0" w:color="auto"/>
          </w:divBdr>
        </w:div>
        <w:div w:id="897403232">
          <w:marLeft w:val="480"/>
          <w:marRight w:val="0"/>
          <w:marTop w:val="0"/>
          <w:marBottom w:val="0"/>
          <w:divBdr>
            <w:top w:val="none" w:sz="0" w:space="0" w:color="auto"/>
            <w:left w:val="none" w:sz="0" w:space="0" w:color="auto"/>
            <w:bottom w:val="none" w:sz="0" w:space="0" w:color="auto"/>
            <w:right w:val="none" w:sz="0" w:space="0" w:color="auto"/>
          </w:divBdr>
        </w:div>
        <w:div w:id="1930456897">
          <w:marLeft w:val="480"/>
          <w:marRight w:val="0"/>
          <w:marTop w:val="0"/>
          <w:marBottom w:val="0"/>
          <w:divBdr>
            <w:top w:val="none" w:sz="0" w:space="0" w:color="auto"/>
            <w:left w:val="none" w:sz="0" w:space="0" w:color="auto"/>
            <w:bottom w:val="none" w:sz="0" w:space="0" w:color="auto"/>
            <w:right w:val="none" w:sz="0" w:space="0" w:color="auto"/>
          </w:divBdr>
        </w:div>
        <w:div w:id="1135417500">
          <w:marLeft w:val="480"/>
          <w:marRight w:val="0"/>
          <w:marTop w:val="0"/>
          <w:marBottom w:val="0"/>
          <w:divBdr>
            <w:top w:val="none" w:sz="0" w:space="0" w:color="auto"/>
            <w:left w:val="none" w:sz="0" w:space="0" w:color="auto"/>
            <w:bottom w:val="none" w:sz="0" w:space="0" w:color="auto"/>
            <w:right w:val="none" w:sz="0" w:space="0" w:color="auto"/>
          </w:divBdr>
        </w:div>
        <w:div w:id="87892320">
          <w:marLeft w:val="480"/>
          <w:marRight w:val="0"/>
          <w:marTop w:val="0"/>
          <w:marBottom w:val="0"/>
          <w:divBdr>
            <w:top w:val="none" w:sz="0" w:space="0" w:color="auto"/>
            <w:left w:val="none" w:sz="0" w:space="0" w:color="auto"/>
            <w:bottom w:val="none" w:sz="0" w:space="0" w:color="auto"/>
            <w:right w:val="none" w:sz="0" w:space="0" w:color="auto"/>
          </w:divBdr>
        </w:div>
        <w:div w:id="1002244172">
          <w:marLeft w:val="480"/>
          <w:marRight w:val="0"/>
          <w:marTop w:val="0"/>
          <w:marBottom w:val="0"/>
          <w:divBdr>
            <w:top w:val="none" w:sz="0" w:space="0" w:color="auto"/>
            <w:left w:val="none" w:sz="0" w:space="0" w:color="auto"/>
            <w:bottom w:val="none" w:sz="0" w:space="0" w:color="auto"/>
            <w:right w:val="none" w:sz="0" w:space="0" w:color="auto"/>
          </w:divBdr>
        </w:div>
        <w:div w:id="196889899">
          <w:marLeft w:val="480"/>
          <w:marRight w:val="0"/>
          <w:marTop w:val="0"/>
          <w:marBottom w:val="0"/>
          <w:divBdr>
            <w:top w:val="none" w:sz="0" w:space="0" w:color="auto"/>
            <w:left w:val="none" w:sz="0" w:space="0" w:color="auto"/>
            <w:bottom w:val="none" w:sz="0" w:space="0" w:color="auto"/>
            <w:right w:val="none" w:sz="0" w:space="0" w:color="auto"/>
          </w:divBdr>
        </w:div>
        <w:div w:id="1121068411">
          <w:marLeft w:val="480"/>
          <w:marRight w:val="0"/>
          <w:marTop w:val="0"/>
          <w:marBottom w:val="0"/>
          <w:divBdr>
            <w:top w:val="none" w:sz="0" w:space="0" w:color="auto"/>
            <w:left w:val="none" w:sz="0" w:space="0" w:color="auto"/>
            <w:bottom w:val="none" w:sz="0" w:space="0" w:color="auto"/>
            <w:right w:val="none" w:sz="0" w:space="0" w:color="auto"/>
          </w:divBdr>
        </w:div>
        <w:div w:id="1313215485">
          <w:marLeft w:val="480"/>
          <w:marRight w:val="0"/>
          <w:marTop w:val="0"/>
          <w:marBottom w:val="0"/>
          <w:divBdr>
            <w:top w:val="none" w:sz="0" w:space="0" w:color="auto"/>
            <w:left w:val="none" w:sz="0" w:space="0" w:color="auto"/>
            <w:bottom w:val="none" w:sz="0" w:space="0" w:color="auto"/>
            <w:right w:val="none" w:sz="0" w:space="0" w:color="auto"/>
          </w:divBdr>
        </w:div>
        <w:div w:id="1859465447">
          <w:marLeft w:val="480"/>
          <w:marRight w:val="0"/>
          <w:marTop w:val="0"/>
          <w:marBottom w:val="0"/>
          <w:divBdr>
            <w:top w:val="none" w:sz="0" w:space="0" w:color="auto"/>
            <w:left w:val="none" w:sz="0" w:space="0" w:color="auto"/>
            <w:bottom w:val="none" w:sz="0" w:space="0" w:color="auto"/>
            <w:right w:val="none" w:sz="0" w:space="0" w:color="auto"/>
          </w:divBdr>
        </w:div>
        <w:div w:id="979965402">
          <w:marLeft w:val="480"/>
          <w:marRight w:val="0"/>
          <w:marTop w:val="0"/>
          <w:marBottom w:val="0"/>
          <w:divBdr>
            <w:top w:val="none" w:sz="0" w:space="0" w:color="auto"/>
            <w:left w:val="none" w:sz="0" w:space="0" w:color="auto"/>
            <w:bottom w:val="none" w:sz="0" w:space="0" w:color="auto"/>
            <w:right w:val="none" w:sz="0" w:space="0" w:color="auto"/>
          </w:divBdr>
        </w:div>
      </w:divsChild>
    </w:div>
    <w:div w:id="180511516">
      <w:bodyDiv w:val="1"/>
      <w:marLeft w:val="0"/>
      <w:marRight w:val="0"/>
      <w:marTop w:val="0"/>
      <w:marBottom w:val="0"/>
      <w:divBdr>
        <w:top w:val="none" w:sz="0" w:space="0" w:color="auto"/>
        <w:left w:val="none" w:sz="0" w:space="0" w:color="auto"/>
        <w:bottom w:val="none" w:sz="0" w:space="0" w:color="auto"/>
        <w:right w:val="none" w:sz="0" w:space="0" w:color="auto"/>
      </w:divBdr>
    </w:div>
    <w:div w:id="180512199">
      <w:bodyDiv w:val="1"/>
      <w:marLeft w:val="0"/>
      <w:marRight w:val="0"/>
      <w:marTop w:val="0"/>
      <w:marBottom w:val="0"/>
      <w:divBdr>
        <w:top w:val="none" w:sz="0" w:space="0" w:color="auto"/>
        <w:left w:val="none" w:sz="0" w:space="0" w:color="auto"/>
        <w:bottom w:val="none" w:sz="0" w:space="0" w:color="auto"/>
        <w:right w:val="none" w:sz="0" w:space="0" w:color="auto"/>
      </w:divBdr>
    </w:div>
    <w:div w:id="180583073">
      <w:bodyDiv w:val="1"/>
      <w:marLeft w:val="0"/>
      <w:marRight w:val="0"/>
      <w:marTop w:val="0"/>
      <w:marBottom w:val="0"/>
      <w:divBdr>
        <w:top w:val="none" w:sz="0" w:space="0" w:color="auto"/>
        <w:left w:val="none" w:sz="0" w:space="0" w:color="auto"/>
        <w:bottom w:val="none" w:sz="0" w:space="0" w:color="auto"/>
        <w:right w:val="none" w:sz="0" w:space="0" w:color="auto"/>
      </w:divBdr>
    </w:div>
    <w:div w:id="180776620">
      <w:bodyDiv w:val="1"/>
      <w:marLeft w:val="0"/>
      <w:marRight w:val="0"/>
      <w:marTop w:val="0"/>
      <w:marBottom w:val="0"/>
      <w:divBdr>
        <w:top w:val="none" w:sz="0" w:space="0" w:color="auto"/>
        <w:left w:val="none" w:sz="0" w:space="0" w:color="auto"/>
        <w:bottom w:val="none" w:sz="0" w:space="0" w:color="auto"/>
        <w:right w:val="none" w:sz="0" w:space="0" w:color="auto"/>
      </w:divBdr>
    </w:div>
    <w:div w:id="181012484">
      <w:bodyDiv w:val="1"/>
      <w:marLeft w:val="0"/>
      <w:marRight w:val="0"/>
      <w:marTop w:val="0"/>
      <w:marBottom w:val="0"/>
      <w:divBdr>
        <w:top w:val="none" w:sz="0" w:space="0" w:color="auto"/>
        <w:left w:val="none" w:sz="0" w:space="0" w:color="auto"/>
        <w:bottom w:val="none" w:sz="0" w:space="0" w:color="auto"/>
        <w:right w:val="none" w:sz="0" w:space="0" w:color="auto"/>
      </w:divBdr>
    </w:div>
    <w:div w:id="181017235">
      <w:bodyDiv w:val="1"/>
      <w:marLeft w:val="0"/>
      <w:marRight w:val="0"/>
      <w:marTop w:val="0"/>
      <w:marBottom w:val="0"/>
      <w:divBdr>
        <w:top w:val="none" w:sz="0" w:space="0" w:color="auto"/>
        <w:left w:val="none" w:sz="0" w:space="0" w:color="auto"/>
        <w:bottom w:val="none" w:sz="0" w:space="0" w:color="auto"/>
        <w:right w:val="none" w:sz="0" w:space="0" w:color="auto"/>
      </w:divBdr>
    </w:div>
    <w:div w:id="181089218">
      <w:bodyDiv w:val="1"/>
      <w:marLeft w:val="0"/>
      <w:marRight w:val="0"/>
      <w:marTop w:val="0"/>
      <w:marBottom w:val="0"/>
      <w:divBdr>
        <w:top w:val="none" w:sz="0" w:space="0" w:color="auto"/>
        <w:left w:val="none" w:sz="0" w:space="0" w:color="auto"/>
        <w:bottom w:val="none" w:sz="0" w:space="0" w:color="auto"/>
        <w:right w:val="none" w:sz="0" w:space="0" w:color="auto"/>
      </w:divBdr>
    </w:div>
    <w:div w:id="181095917">
      <w:bodyDiv w:val="1"/>
      <w:marLeft w:val="0"/>
      <w:marRight w:val="0"/>
      <w:marTop w:val="0"/>
      <w:marBottom w:val="0"/>
      <w:divBdr>
        <w:top w:val="none" w:sz="0" w:space="0" w:color="auto"/>
        <w:left w:val="none" w:sz="0" w:space="0" w:color="auto"/>
        <w:bottom w:val="none" w:sz="0" w:space="0" w:color="auto"/>
        <w:right w:val="none" w:sz="0" w:space="0" w:color="auto"/>
      </w:divBdr>
    </w:div>
    <w:div w:id="181207925">
      <w:bodyDiv w:val="1"/>
      <w:marLeft w:val="0"/>
      <w:marRight w:val="0"/>
      <w:marTop w:val="0"/>
      <w:marBottom w:val="0"/>
      <w:divBdr>
        <w:top w:val="none" w:sz="0" w:space="0" w:color="auto"/>
        <w:left w:val="none" w:sz="0" w:space="0" w:color="auto"/>
        <w:bottom w:val="none" w:sz="0" w:space="0" w:color="auto"/>
        <w:right w:val="none" w:sz="0" w:space="0" w:color="auto"/>
      </w:divBdr>
    </w:div>
    <w:div w:id="181213918">
      <w:bodyDiv w:val="1"/>
      <w:marLeft w:val="0"/>
      <w:marRight w:val="0"/>
      <w:marTop w:val="0"/>
      <w:marBottom w:val="0"/>
      <w:divBdr>
        <w:top w:val="none" w:sz="0" w:space="0" w:color="auto"/>
        <w:left w:val="none" w:sz="0" w:space="0" w:color="auto"/>
        <w:bottom w:val="none" w:sz="0" w:space="0" w:color="auto"/>
        <w:right w:val="none" w:sz="0" w:space="0" w:color="auto"/>
      </w:divBdr>
    </w:div>
    <w:div w:id="181285719">
      <w:bodyDiv w:val="1"/>
      <w:marLeft w:val="0"/>
      <w:marRight w:val="0"/>
      <w:marTop w:val="0"/>
      <w:marBottom w:val="0"/>
      <w:divBdr>
        <w:top w:val="none" w:sz="0" w:space="0" w:color="auto"/>
        <w:left w:val="none" w:sz="0" w:space="0" w:color="auto"/>
        <w:bottom w:val="none" w:sz="0" w:space="0" w:color="auto"/>
        <w:right w:val="none" w:sz="0" w:space="0" w:color="auto"/>
      </w:divBdr>
    </w:div>
    <w:div w:id="181358186">
      <w:bodyDiv w:val="1"/>
      <w:marLeft w:val="0"/>
      <w:marRight w:val="0"/>
      <w:marTop w:val="0"/>
      <w:marBottom w:val="0"/>
      <w:divBdr>
        <w:top w:val="none" w:sz="0" w:space="0" w:color="auto"/>
        <w:left w:val="none" w:sz="0" w:space="0" w:color="auto"/>
        <w:bottom w:val="none" w:sz="0" w:space="0" w:color="auto"/>
        <w:right w:val="none" w:sz="0" w:space="0" w:color="auto"/>
      </w:divBdr>
    </w:div>
    <w:div w:id="181632115">
      <w:bodyDiv w:val="1"/>
      <w:marLeft w:val="0"/>
      <w:marRight w:val="0"/>
      <w:marTop w:val="0"/>
      <w:marBottom w:val="0"/>
      <w:divBdr>
        <w:top w:val="none" w:sz="0" w:space="0" w:color="auto"/>
        <w:left w:val="none" w:sz="0" w:space="0" w:color="auto"/>
        <w:bottom w:val="none" w:sz="0" w:space="0" w:color="auto"/>
        <w:right w:val="none" w:sz="0" w:space="0" w:color="auto"/>
      </w:divBdr>
    </w:div>
    <w:div w:id="181819447">
      <w:bodyDiv w:val="1"/>
      <w:marLeft w:val="0"/>
      <w:marRight w:val="0"/>
      <w:marTop w:val="0"/>
      <w:marBottom w:val="0"/>
      <w:divBdr>
        <w:top w:val="none" w:sz="0" w:space="0" w:color="auto"/>
        <w:left w:val="none" w:sz="0" w:space="0" w:color="auto"/>
        <w:bottom w:val="none" w:sz="0" w:space="0" w:color="auto"/>
        <w:right w:val="none" w:sz="0" w:space="0" w:color="auto"/>
      </w:divBdr>
    </w:div>
    <w:div w:id="181820764">
      <w:bodyDiv w:val="1"/>
      <w:marLeft w:val="0"/>
      <w:marRight w:val="0"/>
      <w:marTop w:val="0"/>
      <w:marBottom w:val="0"/>
      <w:divBdr>
        <w:top w:val="none" w:sz="0" w:space="0" w:color="auto"/>
        <w:left w:val="none" w:sz="0" w:space="0" w:color="auto"/>
        <w:bottom w:val="none" w:sz="0" w:space="0" w:color="auto"/>
        <w:right w:val="none" w:sz="0" w:space="0" w:color="auto"/>
      </w:divBdr>
    </w:div>
    <w:div w:id="181824418">
      <w:bodyDiv w:val="1"/>
      <w:marLeft w:val="0"/>
      <w:marRight w:val="0"/>
      <w:marTop w:val="0"/>
      <w:marBottom w:val="0"/>
      <w:divBdr>
        <w:top w:val="none" w:sz="0" w:space="0" w:color="auto"/>
        <w:left w:val="none" w:sz="0" w:space="0" w:color="auto"/>
        <w:bottom w:val="none" w:sz="0" w:space="0" w:color="auto"/>
        <w:right w:val="none" w:sz="0" w:space="0" w:color="auto"/>
      </w:divBdr>
    </w:div>
    <w:div w:id="181869320">
      <w:bodyDiv w:val="1"/>
      <w:marLeft w:val="0"/>
      <w:marRight w:val="0"/>
      <w:marTop w:val="0"/>
      <w:marBottom w:val="0"/>
      <w:divBdr>
        <w:top w:val="none" w:sz="0" w:space="0" w:color="auto"/>
        <w:left w:val="none" w:sz="0" w:space="0" w:color="auto"/>
        <w:bottom w:val="none" w:sz="0" w:space="0" w:color="auto"/>
        <w:right w:val="none" w:sz="0" w:space="0" w:color="auto"/>
      </w:divBdr>
    </w:div>
    <w:div w:id="181939606">
      <w:bodyDiv w:val="1"/>
      <w:marLeft w:val="0"/>
      <w:marRight w:val="0"/>
      <w:marTop w:val="0"/>
      <w:marBottom w:val="0"/>
      <w:divBdr>
        <w:top w:val="none" w:sz="0" w:space="0" w:color="auto"/>
        <w:left w:val="none" w:sz="0" w:space="0" w:color="auto"/>
        <w:bottom w:val="none" w:sz="0" w:space="0" w:color="auto"/>
        <w:right w:val="none" w:sz="0" w:space="0" w:color="auto"/>
      </w:divBdr>
    </w:div>
    <w:div w:id="181943905">
      <w:bodyDiv w:val="1"/>
      <w:marLeft w:val="0"/>
      <w:marRight w:val="0"/>
      <w:marTop w:val="0"/>
      <w:marBottom w:val="0"/>
      <w:divBdr>
        <w:top w:val="none" w:sz="0" w:space="0" w:color="auto"/>
        <w:left w:val="none" w:sz="0" w:space="0" w:color="auto"/>
        <w:bottom w:val="none" w:sz="0" w:space="0" w:color="auto"/>
        <w:right w:val="none" w:sz="0" w:space="0" w:color="auto"/>
      </w:divBdr>
    </w:div>
    <w:div w:id="181945128">
      <w:bodyDiv w:val="1"/>
      <w:marLeft w:val="0"/>
      <w:marRight w:val="0"/>
      <w:marTop w:val="0"/>
      <w:marBottom w:val="0"/>
      <w:divBdr>
        <w:top w:val="none" w:sz="0" w:space="0" w:color="auto"/>
        <w:left w:val="none" w:sz="0" w:space="0" w:color="auto"/>
        <w:bottom w:val="none" w:sz="0" w:space="0" w:color="auto"/>
        <w:right w:val="none" w:sz="0" w:space="0" w:color="auto"/>
      </w:divBdr>
    </w:div>
    <w:div w:id="182014456">
      <w:bodyDiv w:val="1"/>
      <w:marLeft w:val="0"/>
      <w:marRight w:val="0"/>
      <w:marTop w:val="0"/>
      <w:marBottom w:val="0"/>
      <w:divBdr>
        <w:top w:val="none" w:sz="0" w:space="0" w:color="auto"/>
        <w:left w:val="none" w:sz="0" w:space="0" w:color="auto"/>
        <w:bottom w:val="none" w:sz="0" w:space="0" w:color="auto"/>
        <w:right w:val="none" w:sz="0" w:space="0" w:color="auto"/>
      </w:divBdr>
    </w:div>
    <w:div w:id="182059322">
      <w:bodyDiv w:val="1"/>
      <w:marLeft w:val="0"/>
      <w:marRight w:val="0"/>
      <w:marTop w:val="0"/>
      <w:marBottom w:val="0"/>
      <w:divBdr>
        <w:top w:val="none" w:sz="0" w:space="0" w:color="auto"/>
        <w:left w:val="none" w:sz="0" w:space="0" w:color="auto"/>
        <w:bottom w:val="none" w:sz="0" w:space="0" w:color="auto"/>
        <w:right w:val="none" w:sz="0" w:space="0" w:color="auto"/>
      </w:divBdr>
    </w:div>
    <w:div w:id="182059484">
      <w:bodyDiv w:val="1"/>
      <w:marLeft w:val="0"/>
      <w:marRight w:val="0"/>
      <w:marTop w:val="0"/>
      <w:marBottom w:val="0"/>
      <w:divBdr>
        <w:top w:val="none" w:sz="0" w:space="0" w:color="auto"/>
        <w:left w:val="none" w:sz="0" w:space="0" w:color="auto"/>
        <w:bottom w:val="none" w:sz="0" w:space="0" w:color="auto"/>
        <w:right w:val="none" w:sz="0" w:space="0" w:color="auto"/>
      </w:divBdr>
    </w:div>
    <w:div w:id="182088214">
      <w:bodyDiv w:val="1"/>
      <w:marLeft w:val="0"/>
      <w:marRight w:val="0"/>
      <w:marTop w:val="0"/>
      <w:marBottom w:val="0"/>
      <w:divBdr>
        <w:top w:val="none" w:sz="0" w:space="0" w:color="auto"/>
        <w:left w:val="none" w:sz="0" w:space="0" w:color="auto"/>
        <w:bottom w:val="none" w:sz="0" w:space="0" w:color="auto"/>
        <w:right w:val="none" w:sz="0" w:space="0" w:color="auto"/>
      </w:divBdr>
    </w:div>
    <w:div w:id="182130051">
      <w:bodyDiv w:val="1"/>
      <w:marLeft w:val="0"/>
      <w:marRight w:val="0"/>
      <w:marTop w:val="0"/>
      <w:marBottom w:val="0"/>
      <w:divBdr>
        <w:top w:val="none" w:sz="0" w:space="0" w:color="auto"/>
        <w:left w:val="none" w:sz="0" w:space="0" w:color="auto"/>
        <w:bottom w:val="none" w:sz="0" w:space="0" w:color="auto"/>
        <w:right w:val="none" w:sz="0" w:space="0" w:color="auto"/>
      </w:divBdr>
    </w:div>
    <w:div w:id="182133856">
      <w:bodyDiv w:val="1"/>
      <w:marLeft w:val="0"/>
      <w:marRight w:val="0"/>
      <w:marTop w:val="0"/>
      <w:marBottom w:val="0"/>
      <w:divBdr>
        <w:top w:val="none" w:sz="0" w:space="0" w:color="auto"/>
        <w:left w:val="none" w:sz="0" w:space="0" w:color="auto"/>
        <w:bottom w:val="none" w:sz="0" w:space="0" w:color="auto"/>
        <w:right w:val="none" w:sz="0" w:space="0" w:color="auto"/>
      </w:divBdr>
    </w:div>
    <w:div w:id="182211108">
      <w:bodyDiv w:val="1"/>
      <w:marLeft w:val="0"/>
      <w:marRight w:val="0"/>
      <w:marTop w:val="0"/>
      <w:marBottom w:val="0"/>
      <w:divBdr>
        <w:top w:val="none" w:sz="0" w:space="0" w:color="auto"/>
        <w:left w:val="none" w:sz="0" w:space="0" w:color="auto"/>
        <w:bottom w:val="none" w:sz="0" w:space="0" w:color="auto"/>
        <w:right w:val="none" w:sz="0" w:space="0" w:color="auto"/>
      </w:divBdr>
      <w:divsChild>
        <w:div w:id="6368900">
          <w:marLeft w:val="480"/>
          <w:marRight w:val="0"/>
          <w:marTop w:val="0"/>
          <w:marBottom w:val="0"/>
          <w:divBdr>
            <w:top w:val="none" w:sz="0" w:space="0" w:color="auto"/>
            <w:left w:val="none" w:sz="0" w:space="0" w:color="auto"/>
            <w:bottom w:val="none" w:sz="0" w:space="0" w:color="auto"/>
            <w:right w:val="none" w:sz="0" w:space="0" w:color="auto"/>
          </w:divBdr>
        </w:div>
        <w:div w:id="30033583">
          <w:marLeft w:val="480"/>
          <w:marRight w:val="0"/>
          <w:marTop w:val="0"/>
          <w:marBottom w:val="0"/>
          <w:divBdr>
            <w:top w:val="none" w:sz="0" w:space="0" w:color="auto"/>
            <w:left w:val="none" w:sz="0" w:space="0" w:color="auto"/>
            <w:bottom w:val="none" w:sz="0" w:space="0" w:color="auto"/>
            <w:right w:val="none" w:sz="0" w:space="0" w:color="auto"/>
          </w:divBdr>
        </w:div>
        <w:div w:id="31734115">
          <w:marLeft w:val="480"/>
          <w:marRight w:val="0"/>
          <w:marTop w:val="0"/>
          <w:marBottom w:val="0"/>
          <w:divBdr>
            <w:top w:val="none" w:sz="0" w:space="0" w:color="auto"/>
            <w:left w:val="none" w:sz="0" w:space="0" w:color="auto"/>
            <w:bottom w:val="none" w:sz="0" w:space="0" w:color="auto"/>
            <w:right w:val="none" w:sz="0" w:space="0" w:color="auto"/>
          </w:divBdr>
        </w:div>
        <w:div w:id="155264581">
          <w:marLeft w:val="480"/>
          <w:marRight w:val="0"/>
          <w:marTop w:val="0"/>
          <w:marBottom w:val="0"/>
          <w:divBdr>
            <w:top w:val="none" w:sz="0" w:space="0" w:color="auto"/>
            <w:left w:val="none" w:sz="0" w:space="0" w:color="auto"/>
            <w:bottom w:val="none" w:sz="0" w:space="0" w:color="auto"/>
            <w:right w:val="none" w:sz="0" w:space="0" w:color="auto"/>
          </w:divBdr>
        </w:div>
        <w:div w:id="176307276">
          <w:marLeft w:val="480"/>
          <w:marRight w:val="0"/>
          <w:marTop w:val="0"/>
          <w:marBottom w:val="0"/>
          <w:divBdr>
            <w:top w:val="none" w:sz="0" w:space="0" w:color="auto"/>
            <w:left w:val="none" w:sz="0" w:space="0" w:color="auto"/>
            <w:bottom w:val="none" w:sz="0" w:space="0" w:color="auto"/>
            <w:right w:val="none" w:sz="0" w:space="0" w:color="auto"/>
          </w:divBdr>
        </w:div>
        <w:div w:id="207423657">
          <w:marLeft w:val="480"/>
          <w:marRight w:val="0"/>
          <w:marTop w:val="0"/>
          <w:marBottom w:val="0"/>
          <w:divBdr>
            <w:top w:val="none" w:sz="0" w:space="0" w:color="auto"/>
            <w:left w:val="none" w:sz="0" w:space="0" w:color="auto"/>
            <w:bottom w:val="none" w:sz="0" w:space="0" w:color="auto"/>
            <w:right w:val="none" w:sz="0" w:space="0" w:color="auto"/>
          </w:divBdr>
        </w:div>
        <w:div w:id="208304362">
          <w:marLeft w:val="480"/>
          <w:marRight w:val="0"/>
          <w:marTop w:val="0"/>
          <w:marBottom w:val="0"/>
          <w:divBdr>
            <w:top w:val="none" w:sz="0" w:space="0" w:color="auto"/>
            <w:left w:val="none" w:sz="0" w:space="0" w:color="auto"/>
            <w:bottom w:val="none" w:sz="0" w:space="0" w:color="auto"/>
            <w:right w:val="none" w:sz="0" w:space="0" w:color="auto"/>
          </w:divBdr>
        </w:div>
        <w:div w:id="329143015">
          <w:marLeft w:val="480"/>
          <w:marRight w:val="0"/>
          <w:marTop w:val="0"/>
          <w:marBottom w:val="0"/>
          <w:divBdr>
            <w:top w:val="none" w:sz="0" w:space="0" w:color="auto"/>
            <w:left w:val="none" w:sz="0" w:space="0" w:color="auto"/>
            <w:bottom w:val="none" w:sz="0" w:space="0" w:color="auto"/>
            <w:right w:val="none" w:sz="0" w:space="0" w:color="auto"/>
          </w:divBdr>
        </w:div>
        <w:div w:id="363135133">
          <w:marLeft w:val="480"/>
          <w:marRight w:val="0"/>
          <w:marTop w:val="0"/>
          <w:marBottom w:val="0"/>
          <w:divBdr>
            <w:top w:val="none" w:sz="0" w:space="0" w:color="auto"/>
            <w:left w:val="none" w:sz="0" w:space="0" w:color="auto"/>
            <w:bottom w:val="none" w:sz="0" w:space="0" w:color="auto"/>
            <w:right w:val="none" w:sz="0" w:space="0" w:color="auto"/>
          </w:divBdr>
        </w:div>
        <w:div w:id="371805849">
          <w:marLeft w:val="480"/>
          <w:marRight w:val="0"/>
          <w:marTop w:val="0"/>
          <w:marBottom w:val="0"/>
          <w:divBdr>
            <w:top w:val="none" w:sz="0" w:space="0" w:color="auto"/>
            <w:left w:val="none" w:sz="0" w:space="0" w:color="auto"/>
            <w:bottom w:val="none" w:sz="0" w:space="0" w:color="auto"/>
            <w:right w:val="none" w:sz="0" w:space="0" w:color="auto"/>
          </w:divBdr>
        </w:div>
        <w:div w:id="472916947">
          <w:marLeft w:val="480"/>
          <w:marRight w:val="0"/>
          <w:marTop w:val="0"/>
          <w:marBottom w:val="0"/>
          <w:divBdr>
            <w:top w:val="none" w:sz="0" w:space="0" w:color="auto"/>
            <w:left w:val="none" w:sz="0" w:space="0" w:color="auto"/>
            <w:bottom w:val="none" w:sz="0" w:space="0" w:color="auto"/>
            <w:right w:val="none" w:sz="0" w:space="0" w:color="auto"/>
          </w:divBdr>
        </w:div>
        <w:div w:id="474566732">
          <w:marLeft w:val="480"/>
          <w:marRight w:val="0"/>
          <w:marTop w:val="0"/>
          <w:marBottom w:val="0"/>
          <w:divBdr>
            <w:top w:val="none" w:sz="0" w:space="0" w:color="auto"/>
            <w:left w:val="none" w:sz="0" w:space="0" w:color="auto"/>
            <w:bottom w:val="none" w:sz="0" w:space="0" w:color="auto"/>
            <w:right w:val="none" w:sz="0" w:space="0" w:color="auto"/>
          </w:divBdr>
        </w:div>
        <w:div w:id="485099131">
          <w:marLeft w:val="480"/>
          <w:marRight w:val="0"/>
          <w:marTop w:val="0"/>
          <w:marBottom w:val="0"/>
          <w:divBdr>
            <w:top w:val="none" w:sz="0" w:space="0" w:color="auto"/>
            <w:left w:val="none" w:sz="0" w:space="0" w:color="auto"/>
            <w:bottom w:val="none" w:sz="0" w:space="0" w:color="auto"/>
            <w:right w:val="none" w:sz="0" w:space="0" w:color="auto"/>
          </w:divBdr>
        </w:div>
        <w:div w:id="520163574">
          <w:marLeft w:val="480"/>
          <w:marRight w:val="0"/>
          <w:marTop w:val="0"/>
          <w:marBottom w:val="0"/>
          <w:divBdr>
            <w:top w:val="none" w:sz="0" w:space="0" w:color="auto"/>
            <w:left w:val="none" w:sz="0" w:space="0" w:color="auto"/>
            <w:bottom w:val="none" w:sz="0" w:space="0" w:color="auto"/>
            <w:right w:val="none" w:sz="0" w:space="0" w:color="auto"/>
          </w:divBdr>
        </w:div>
        <w:div w:id="558711791">
          <w:marLeft w:val="480"/>
          <w:marRight w:val="0"/>
          <w:marTop w:val="0"/>
          <w:marBottom w:val="0"/>
          <w:divBdr>
            <w:top w:val="none" w:sz="0" w:space="0" w:color="auto"/>
            <w:left w:val="none" w:sz="0" w:space="0" w:color="auto"/>
            <w:bottom w:val="none" w:sz="0" w:space="0" w:color="auto"/>
            <w:right w:val="none" w:sz="0" w:space="0" w:color="auto"/>
          </w:divBdr>
        </w:div>
        <w:div w:id="581068227">
          <w:marLeft w:val="480"/>
          <w:marRight w:val="0"/>
          <w:marTop w:val="0"/>
          <w:marBottom w:val="0"/>
          <w:divBdr>
            <w:top w:val="none" w:sz="0" w:space="0" w:color="auto"/>
            <w:left w:val="none" w:sz="0" w:space="0" w:color="auto"/>
            <w:bottom w:val="none" w:sz="0" w:space="0" w:color="auto"/>
            <w:right w:val="none" w:sz="0" w:space="0" w:color="auto"/>
          </w:divBdr>
        </w:div>
        <w:div w:id="603658254">
          <w:marLeft w:val="480"/>
          <w:marRight w:val="0"/>
          <w:marTop w:val="0"/>
          <w:marBottom w:val="0"/>
          <w:divBdr>
            <w:top w:val="none" w:sz="0" w:space="0" w:color="auto"/>
            <w:left w:val="none" w:sz="0" w:space="0" w:color="auto"/>
            <w:bottom w:val="none" w:sz="0" w:space="0" w:color="auto"/>
            <w:right w:val="none" w:sz="0" w:space="0" w:color="auto"/>
          </w:divBdr>
        </w:div>
        <w:div w:id="674385491">
          <w:marLeft w:val="480"/>
          <w:marRight w:val="0"/>
          <w:marTop w:val="0"/>
          <w:marBottom w:val="0"/>
          <w:divBdr>
            <w:top w:val="none" w:sz="0" w:space="0" w:color="auto"/>
            <w:left w:val="none" w:sz="0" w:space="0" w:color="auto"/>
            <w:bottom w:val="none" w:sz="0" w:space="0" w:color="auto"/>
            <w:right w:val="none" w:sz="0" w:space="0" w:color="auto"/>
          </w:divBdr>
        </w:div>
        <w:div w:id="721834662">
          <w:marLeft w:val="480"/>
          <w:marRight w:val="0"/>
          <w:marTop w:val="0"/>
          <w:marBottom w:val="0"/>
          <w:divBdr>
            <w:top w:val="none" w:sz="0" w:space="0" w:color="auto"/>
            <w:left w:val="none" w:sz="0" w:space="0" w:color="auto"/>
            <w:bottom w:val="none" w:sz="0" w:space="0" w:color="auto"/>
            <w:right w:val="none" w:sz="0" w:space="0" w:color="auto"/>
          </w:divBdr>
        </w:div>
        <w:div w:id="730544594">
          <w:marLeft w:val="480"/>
          <w:marRight w:val="0"/>
          <w:marTop w:val="0"/>
          <w:marBottom w:val="0"/>
          <w:divBdr>
            <w:top w:val="none" w:sz="0" w:space="0" w:color="auto"/>
            <w:left w:val="none" w:sz="0" w:space="0" w:color="auto"/>
            <w:bottom w:val="none" w:sz="0" w:space="0" w:color="auto"/>
            <w:right w:val="none" w:sz="0" w:space="0" w:color="auto"/>
          </w:divBdr>
        </w:div>
        <w:div w:id="788626753">
          <w:marLeft w:val="480"/>
          <w:marRight w:val="0"/>
          <w:marTop w:val="0"/>
          <w:marBottom w:val="0"/>
          <w:divBdr>
            <w:top w:val="none" w:sz="0" w:space="0" w:color="auto"/>
            <w:left w:val="none" w:sz="0" w:space="0" w:color="auto"/>
            <w:bottom w:val="none" w:sz="0" w:space="0" w:color="auto"/>
            <w:right w:val="none" w:sz="0" w:space="0" w:color="auto"/>
          </w:divBdr>
        </w:div>
        <w:div w:id="788738131">
          <w:marLeft w:val="480"/>
          <w:marRight w:val="0"/>
          <w:marTop w:val="0"/>
          <w:marBottom w:val="0"/>
          <w:divBdr>
            <w:top w:val="none" w:sz="0" w:space="0" w:color="auto"/>
            <w:left w:val="none" w:sz="0" w:space="0" w:color="auto"/>
            <w:bottom w:val="none" w:sz="0" w:space="0" w:color="auto"/>
            <w:right w:val="none" w:sz="0" w:space="0" w:color="auto"/>
          </w:divBdr>
        </w:div>
        <w:div w:id="800002275">
          <w:marLeft w:val="480"/>
          <w:marRight w:val="0"/>
          <w:marTop w:val="0"/>
          <w:marBottom w:val="0"/>
          <w:divBdr>
            <w:top w:val="none" w:sz="0" w:space="0" w:color="auto"/>
            <w:left w:val="none" w:sz="0" w:space="0" w:color="auto"/>
            <w:bottom w:val="none" w:sz="0" w:space="0" w:color="auto"/>
            <w:right w:val="none" w:sz="0" w:space="0" w:color="auto"/>
          </w:divBdr>
        </w:div>
        <w:div w:id="802161846">
          <w:marLeft w:val="480"/>
          <w:marRight w:val="0"/>
          <w:marTop w:val="0"/>
          <w:marBottom w:val="0"/>
          <w:divBdr>
            <w:top w:val="none" w:sz="0" w:space="0" w:color="auto"/>
            <w:left w:val="none" w:sz="0" w:space="0" w:color="auto"/>
            <w:bottom w:val="none" w:sz="0" w:space="0" w:color="auto"/>
            <w:right w:val="none" w:sz="0" w:space="0" w:color="auto"/>
          </w:divBdr>
        </w:div>
        <w:div w:id="810371042">
          <w:marLeft w:val="480"/>
          <w:marRight w:val="0"/>
          <w:marTop w:val="0"/>
          <w:marBottom w:val="0"/>
          <w:divBdr>
            <w:top w:val="none" w:sz="0" w:space="0" w:color="auto"/>
            <w:left w:val="none" w:sz="0" w:space="0" w:color="auto"/>
            <w:bottom w:val="none" w:sz="0" w:space="0" w:color="auto"/>
            <w:right w:val="none" w:sz="0" w:space="0" w:color="auto"/>
          </w:divBdr>
        </w:div>
        <w:div w:id="908538231">
          <w:marLeft w:val="480"/>
          <w:marRight w:val="0"/>
          <w:marTop w:val="0"/>
          <w:marBottom w:val="0"/>
          <w:divBdr>
            <w:top w:val="none" w:sz="0" w:space="0" w:color="auto"/>
            <w:left w:val="none" w:sz="0" w:space="0" w:color="auto"/>
            <w:bottom w:val="none" w:sz="0" w:space="0" w:color="auto"/>
            <w:right w:val="none" w:sz="0" w:space="0" w:color="auto"/>
          </w:divBdr>
        </w:div>
      </w:divsChild>
    </w:div>
    <w:div w:id="182285612">
      <w:bodyDiv w:val="1"/>
      <w:marLeft w:val="0"/>
      <w:marRight w:val="0"/>
      <w:marTop w:val="0"/>
      <w:marBottom w:val="0"/>
      <w:divBdr>
        <w:top w:val="none" w:sz="0" w:space="0" w:color="auto"/>
        <w:left w:val="none" w:sz="0" w:space="0" w:color="auto"/>
        <w:bottom w:val="none" w:sz="0" w:space="0" w:color="auto"/>
        <w:right w:val="none" w:sz="0" w:space="0" w:color="auto"/>
      </w:divBdr>
    </w:div>
    <w:div w:id="182323410">
      <w:bodyDiv w:val="1"/>
      <w:marLeft w:val="0"/>
      <w:marRight w:val="0"/>
      <w:marTop w:val="0"/>
      <w:marBottom w:val="0"/>
      <w:divBdr>
        <w:top w:val="none" w:sz="0" w:space="0" w:color="auto"/>
        <w:left w:val="none" w:sz="0" w:space="0" w:color="auto"/>
        <w:bottom w:val="none" w:sz="0" w:space="0" w:color="auto"/>
        <w:right w:val="none" w:sz="0" w:space="0" w:color="auto"/>
      </w:divBdr>
    </w:div>
    <w:div w:id="182325269">
      <w:bodyDiv w:val="1"/>
      <w:marLeft w:val="0"/>
      <w:marRight w:val="0"/>
      <w:marTop w:val="0"/>
      <w:marBottom w:val="0"/>
      <w:divBdr>
        <w:top w:val="none" w:sz="0" w:space="0" w:color="auto"/>
        <w:left w:val="none" w:sz="0" w:space="0" w:color="auto"/>
        <w:bottom w:val="none" w:sz="0" w:space="0" w:color="auto"/>
        <w:right w:val="none" w:sz="0" w:space="0" w:color="auto"/>
      </w:divBdr>
    </w:div>
    <w:div w:id="182325879">
      <w:bodyDiv w:val="1"/>
      <w:marLeft w:val="0"/>
      <w:marRight w:val="0"/>
      <w:marTop w:val="0"/>
      <w:marBottom w:val="0"/>
      <w:divBdr>
        <w:top w:val="none" w:sz="0" w:space="0" w:color="auto"/>
        <w:left w:val="none" w:sz="0" w:space="0" w:color="auto"/>
        <w:bottom w:val="none" w:sz="0" w:space="0" w:color="auto"/>
        <w:right w:val="none" w:sz="0" w:space="0" w:color="auto"/>
      </w:divBdr>
    </w:div>
    <w:div w:id="182673580">
      <w:bodyDiv w:val="1"/>
      <w:marLeft w:val="0"/>
      <w:marRight w:val="0"/>
      <w:marTop w:val="0"/>
      <w:marBottom w:val="0"/>
      <w:divBdr>
        <w:top w:val="none" w:sz="0" w:space="0" w:color="auto"/>
        <w:left w:val="none" w:sz="0" w:space="0" w:color="auto"/>
        <w:bottom w:val="none" w:sz="0" w:space="0" w:color="auto"/>
        <w:right w:val="none" w:sz="0" w:space="0" w:color="auto"/>
      </w:divBdr>
    </w:div>
    <w:div w:id="182718065">
      <w:bodyDiv w:val="1"/>
      <w:marLeft w:val="0"/>
      <w:marRight w:val="0"/>
      <w:marTop w:val="0"/>
      <w:marBottom w:val="0"/>
      <w:divBdr>
        <w:top w:val="none" w:sz="0" w:space="0" w:color="auto"/>
        <w:left w:val="none" w:sz="0" w:space="0" w:color="auto"/>
        <w:bottom w:val="none" w:sz="0" w:space="0" w:color="auto"/>
        <w:right w:val="none" w:sz="0" w:space="0" w:color="auto"/>
      </w:divBdr>
    </w:div>
    <w:div w:id="182746058">
      <w:bodyDiv w:val="1"/>
      <w:marLeft w:val="0"/>
      <w:marRight w:val="0"/>
      <w:marTop w:val="0"/>
      <w:marBottom w:val="0"/>
      <w:divBdr>
        <w:top w:val="none" w:sz="0" w:space="0" w:color="auto"/>
        <w:left w:val="none" w:sz="0" w:space="0" w:color="auto"/>
        <w:bottom w:val="none" w:sz="0" w:space="0" w:color="auto"/>
        <w:right w:val="none" w:sz="0" w:space="0" w:color="auto"/>
      </w:divBdr>
    </w:div>
    <w:div w:id="182785504">
      <w:bodyDiv w:val="1"/>
      <w:marLeft w:val="0"/>
      <w:marRight w:val="0"/>
      <w:marTop w:val="0"/>
      <w:marBottom w:val="0"/>
      <w:divBdr>
        <w:top w:val="none" w:sz="0" w:space="0" w:color="auto"/>
        <w:left w:val="none" w:sz="0" w:space="0" w:color="auto"/>
        <w:bottom w:val="none" w:sz="0" w:space="0" w:color="auto"/>
        <w:right w:val="none" w:sz="0" w:space="0" w:color="auto"/>
      </w:divBdr>
    </w:div>
    <w:div w:id="182785818">
      <w:bodyDiv w:val="1"/>
      <w:marLeft w:val="0"/>
      <w:marRight w:val="0"/>
      <w:marTop w:val="0"/>
      <w:marBottom w:val="0"/>
      <w:divBdr>
        <w:top w:val="none" w:sz="0" w:space="0" w:color="auto"/>
        <w:left w:val="none" w:sz="0" w:space="0" w:color="auto"/>
        <w:bottom w:val="none" w:sz="0" w:space="0" w:color="auto"/>
        <w:right w:val="none" w:sz="0" w:space="0" w:color="auto"/>
      </w:divBdr>
    </w:div>
    <w:div w:id="182862528">
      <w:bodyDiv w:val="1"/>
      <w:marLeft w:val="0"/>
      <w:marRight w:val="0"/>
      <w:marTop w:val="0"/>
      <w:marBottom w:val="0"/>
      <w:divBdr>
        <w:top w:val="none" w:sz="0" w:space="0" w:color="auto"/>
        <w:left w:val="none" w:sz="0" w:space="0" w:color="auto"/>
        <w:bottom w:val="none" w:sz="0" w:space="0" w:color="auto"/>
        <w:right w:val="none" w:sz="0" w:space="0" w:color="auto"/>
      </w:divBdr>
    </w:div>
    <w:div w:id="182867658">
      <w:bodyDiv w:val="1"/>
      <w:marLeft w:val="0"/>
      <w:marRight w:val="0"/>
      <w:marTop w:val="0"/>
      <w:marBottom w:val="0"/>
      <w:divBdr>
        <w:top w:val="none" w:sz="0" w:space="0" w:color="auto"/>
        <w:left w:val="none" w:sz="0" w:space="0" w:color="auto"/>
        <w:bottom w:val="none" w:sz="0" w:space="0" w:color="auto"/>
        <w:right w:val="none" w:sz="0" w:space="0" w:color="auto"/>
      </w:divBdr>
    </w:div>
    <w:div w:id="182984716">
      <w:bodyDiv w:val="1"/>
      <w:marLeft w:val="0"/>
      <w:marRight w:val="0"/>
      <w:marTop w:val="0"/>
      <w:marBottom w:val="0"/>
      <w:divBdr>
        <w:top w:val="none" w:sz="0" w:space="0" w:color="auto"/>
        <w:left w:val="none" w:sz="0" w:space="0" w:color="auto"/>
        <w:bottom w:val="none" w:sz="0" w:space="0" w:color="auto"/>
        <w:right w:val="none" w:sz="0" w:space="0" w:color="auto"/>
      </w:divBdr>
    </w:div>
    <w:div w:id="183054246">
      <w:bodyDiv w:val="1"/>
      <w:marLeft w:val="0"/>
      <w:marRight w:val="0"/>
      <w:marTop w:val="0"/>
      <w:marBottom w:val="0"/>
      <w:divBdr>
        <w:top w:val="none" w:sz="0" w:space="0" w:color="auto"/>
        <w:left w:val="none" w:sz="0" w:space="0" w:color="auto"/>
        <w:bottom w:val="none" w:sz="0" w:space="0" w:color="auto"/>
        <w:right w:val="none" w:sz="0" w:space="0" w:color="auto"/>
      </w:divBdr>
    </w:div>
    <w:div w:id="183177320">
      <w:bodyDiv w:val="1"/>
      <w:marLeft w:val="0"/>
      <w:marRight w:val="0"/>
      <w:marTop w:val="0"/>
      <w:marBottom w:val="0"/>
      <w:divBdr>
        <w:top w:val="none" w:sz="0" w:space="0" w:color="auto"/>
        <w:left w:val="none" w:sz="0" w:space="0" w:color="auto"/>
        <w:bottom w:val="none" w:sz="0" w:space="0" w:color="auto"/>
        <w:right w:val="none" w:sz="0" w:space="0" w:color="auto"/>
      </w:divBdr>
    </w:div>
    <w:div w:id="183325989">
      <w:bodyDiv w:val="1"/>
      <w:marLeft w:val="0"/>
      <w:marRight w:val="0"/>
      <w:marTop w:val="0"/>
      <w:marBottom w:val="0"/>
      <w:divBdr>
        <w:top w:val="none" w:sz="0" w:space="0" w:color="auto"/>
        <w:left w:val="none" w:sz="0" w:space="0" w:color="auto"/>
        <w:bottom w:val="none" w:sz="0" w:space="0" w:color="auto"/>
        <w:right w:val="none" w:sz="0" w:space="0" w:color="auto"/>
      </w:divBdr>
    </w:div>
    <w:div w:id="183329989">
      <w:bodyDiv w:val="1"/>
      <w:marLeft w:val="0"/>
      <w:marRight w:val="0"/>
      <w:marTop w:val="0"/>
      <w:marBottom w:val="0"/>
      <w:divBdr>
        <w:top w:val="none" w:sz="0" w:space="0" w:color="auto"/>
        <w:left w:val="none" w:sz="0" w:space="0" w:color="auto"/>
        <w:bottom w:val="none" w:sz="0" w:space="0" w:color="auto"/>
        <w:right w:val="none" w:sz="0" w:space="0" w:color="auto"/>
      </w:divBdr>
    </w:div>
    <w:div w:id="183330842">
      <w:bodyDiv w:val="1"/>
      <w:marLeft w:val="0"/>
      <w:marRight w:val="0"/>
      <w:marTop w:val="0"/>
      <w:marBottom w:val="0"/>
      <w:divBdr>
        <w:top w:val="none" w:sz="0" w:space="0" w:color="auto"/>
        <w:left w:val="none" w:sz="0" w:space="0" w:color="auto"/>
        <w:bottom w:val="none" w:sz="0" w:space="0" w:color="auto"/>
        <w:right w:val="none" w:sz="0" w:space="0" w:color="auto"/>
      </w:divBdr>
    </w:div>
    <w:div w:id="183373640">
      <w:bodyDiv w:val="1"/>
      <w:marLeft w:val="0"/>
      <w:marRight w:val="0"/>
      <w:marTop w:val="0"/>
      <w:marBottom w:val="0"/>
      <w:divBdr>
        <w:top w:val="none" w:sz="0" w:space="0" w:color="auto"/>
        <w:left w:val="none" w:sz="0" w:space="0" w:color="auto"/>
        <w:bottom w:val="none" w:sz="0" w:space="0" w:color="auto"/>
        <w:right w:val="none" w:sz="0" w:space="0" w:color="auto"/>
      </w:divBdr>
    </w:div>
    <w:div w:id="183442491">
      <w:bodyDiv w:val="1"/>
      <w:marLeft w:val="0"/>
      <w:marRight w:val="0"/>
      <w:marTop w:val="0"/>
      <w:marBottom w:val="0"/>
      <w:divBdr>
        <w:top w:val="none" w:sz="0" w:space="0" w:color="auto"/>
        <w:left w:val="none" w:sz="0" w:space="0" w:color="auto"/>
        <w:bottom w:val="none" w:sz="0" w:space="0" w:color="auto"/>
        <w:right w:val="none" w:sz="0" w:space="0" w:color="auto"/>
      </w:divBdr>
    </w:div>
    <w:div w:id="183444995">
      <w:bodyDiv w:val="1"/>
      <w:marLeft w:val="0"/>
      <w:marRight w:val="0"/>
      <w:marTop w:val="0"/>
      <w:marBottom w:val="0"/>
      <w:divBdr>
        <w:top w:val="none" w:sz="0" w:space="0" w:color="auto"/>
        <w:left w:val="none" w:sz="0" w:space="0" w:color="auto"/>
        <w:bottom w:val="none" w:sz="0" w:space="0" w:color="auto"/>
        <w:right w:val="none" w:sz="0" w:space="0" w:color="auto"/>
      </w:divBdr>
    </w:div>
    <w:div w:id="183590689">
      <w:bodyDiv w:val="1"/>
      <w:marLeft w:val="0"/>
      <w:marRight w:val="0"/>
      <w:marTop w:val="0"/>
      <w:marBottom w:val="0"/>
      <w:divBdr>
        <w:top w:val="none" w:sz="0" w:space="0" w:color="auto"/>
        <w:left w:val="none" w:sz="0" w:space="0" w:color="auto"/>
        <w:bottom w:val="none" w:sz="0" w:space="0" w:color="auto"/>
        <w:right w:val="none" w:sz="0" w:space="0" w:color="auto"/>
      </w:divBdr>
    </w:div>
    <w:div w:id="183714160">
      <w:bodyDiv w:val="1"/>
      <w:marLeft w:val="0"/>
      <w:marRight w:val="0"/>
      <w:marTop w:val="0"/>
      <w:marBottom w:val="0"/>
      <w:divBdr>
        <w:top w:val="none" w:sz="0" w:space="0" w:color="auto"/>
        <w:left w:val="none" w:sz="0" w:space="0" w:color="auto"/>
        <w:bottom w:val="none" w:sz="0" w:space="0" w:color="auto"/>
        <w:right w:val="none" w:sz="0" w:space="0" w:color="auto"/>
      </w:divBdr>
    </w:div>
    <w:div w:id="183905327">
      <w:bodyDiv w:val="1"/>
      <w:marLeft w:val="0"/>
      <w:marRight w:val="0"/>
      <w:marTop w:val="0"/>
      <w:marBottom w:val="0"/>
      <w:divBdr>
        <w:top w:val="none" w:sz="0" w:space="0" w:color="auto"/>
        <w:left w:val="none" w:sz="0" w:space="0" w:color="auto"/>
        <w:bottom w:val="none" w:sz="0" w:space="0" w:color="auto"/>
        <w:right w:val="none" w:sz="0" w:space="0" w:color="auto"/>
      </w:divBdr>
    </w:div>
    <w:div w:id="184252522">
      <w:bodyDiv w:val="1"/>
      <w:marLeft w:val="0"/>
      <w:marRight w:val="0"/>
      <w:marTop w:val="0"/>
      <w:marBottom w:val="0"/>
      <w:divBdr>
        <w:top w:val="none" w:sz="0" w:space="0" w:color="auto"/>
        <w:left w:val="none" w:sz="0" w:space="0" w:color="auto"/>
        <w:bottom w:val="none" w:sz="0" w:space="0" w:color="auto"/>
        <w:right w:val="none" w:sz="0" w:space="0" w:color="auto"/>
      </w:divBdr>
    </w:div>
    <w:div w:id="184295940">
      <w:bodyDiv w:val="1"/>
      <w:marLeft w:val="0"/>
      <w:marRight w:val="0"/>
      <w:marTop w:val="0"/>
      <w:marBottom w:val="0"/>
      <w:divBdr>
        <w:top w:val="none" w:sz="0" w:space="0" w:color="auto"/>
        <w:left w:val="none" w:sz="0" w:space="0" w:color="auto"/>
        <w:bottom w:val="none" w:sz="0" w:space="0" w:color="auto"/>
        <w:right w:val="none" w:sz="0" w:space="0" w:color="auto"/>
      </w:divBdr>
    </w:div>
    <w:div w:id="184440973">
      <w:bodyDiv w:val="1"/>
      <w:marLeft w:val="0"/>
      <w:marRight w:val="0"/>
      <w:marTop w:val="0"/>
      <w:marBottom w:val="0"/>
      <w:divBdr>
        <w:top w:val="none" w:sz="0" w:space="0" w:color="auto"/>
        <w:left w:val="none" w:sz="0" w:space="0" w:color="auto"/>
        <w:bottom w:val="none" w:sz="0" w:space="0" w:color="auto"/>
        <w:right w:val="none" w:sz="0" w:space="0" w:color="auto"/>
      </w:divBdr>
      <w:divsChild>
        <w:div w:id="1741899700">
          <w:marLeft w:val="480"/>
          <w:marRight w:val="0"/>
          <w:marTop w:val="0"/>
          <w:marBottom w:val="0"/>
          <w:divBdr>
            <w:top w:val="none" w:sz="0" w:space="0" w:color="auto"/>
            <w:left w:val="none" w:sz="0" w:space="0" w:color="auto"/>
            <w:bottom w:val="none" w:sz="0" w:space="0" w:color="auto"/>
            <w:right w:val="none" w:sz="0" w:space="0" w:color="auto"/>
          </w:divBdr>
        </w:div>
        <w:div w:id="975986242">
          <w:marLeft w:val="480"/>
          <w:marRight w:val="0"/>
          <w:marTop w:val="0"/>
          <w:marBottom w:val="0"/>
          <w:divBdr>
            <w:top w:val="none" w:sz="0" w:space="0" w:color="auto"/>
            <w:left w:val="none" w:sz="0" w:space="0" w:color="auto"/>
            <w:bottom w:val="none" w:sz="0" w:space="0" w:color="auto"/>
            <w:right w:val="none" w:sz="0" w:space="0" w:color="auto"/>
          </w:divBdr>
        </w:div>
        <w:div w:id="898368211">
          <w:marLeft w:val="480"/>
          <w:marRight w:val="0"/>
          <w:marTop w:val="0"/>
          <w:marBottom w:val="0"/>
          <w:divBdr>
            <w:top w:val="none" w:sz="0" w:space="0" w:color="auto"/>
            <w:left w:val="none" w:sz="0" w:space="0" w:color="auto"/>
            <w:bottom w:val="none" w:sz="0" w:space="0" w:color="auto"/>
            <w:right w:val="none" w:sz="0" w:space="0" w:color="auto"/>
          </w:divBdr>
        </w:div>
        <w:div w:id="1094059027">
          <w:marLeft w:val="480"/>
          <w:marRight w:val="0"/>
          <w:marTop w:val="0"/>
          <w:marBottom w:val="0"/>
          <w:divBdr>
            <w:top w:val="none" w:sz="0" w:space="0" w:color="auto"/>
            <w:left w:val="none" w:sz="0" w:space="0" w:color="auto"/>
            <w:bottom w:val="none" w:sz="0" w:space="0" w:color="auto"/>
            <w:right w:val="none" w:sz="0" w:space="0" w:color="auto"/>
          </w:divBdr>
        </w:div>
        <w:div w:id="2039504973">
          <w:marLeft w:val="480"/>
          <w:marRight w:val="0"/>
          <w:marTop w:val="0"/>
          <w:marBottom w:val="0"/>
          <w:divBdr>
            <w:top w:val="none" w:sz="0" w:space="0" w:color="auto"/>
            <w:left w:val="none" w:sz="0" w:space="0" w:color="auto"/>
            <w:bottom w:val="none" w:sz="0" w:space="0" w:color="auto"/>
            <w:right w:val="none" w:sz="0" w:space="0" w:color="auto"/>
          </w:divBdr>
        </w:div>
        <w:div w:id="665477656">
          <w:marLeft w:val="480"/>
          <w:marRight w:val="0"/>
          <w:marTop w:val="0"/>
          <w:marBottom w:val="0"/>
          <w:divBdr>
            <w:top w:val="none" w:sz="0" w:space="0" w:color="auto"/>
            <w:left w:val="none" w:sz="0" w:space="0" w:color="auto"/>
            <w:bottom w:val="none" w:sz="0" w:space="0" w:color="auto"/>
            <w:right w:val="none" w:sz="0" w:space="0" w:color="auto"/>
          </w:divBdr>
        </w:div>
        <w:div w:id="1852798449">
          <w:marLeft w:val="480"/>
          <w:marRight w:val="0"/>
          <w:marTop w:val="0"/>
          <w:marBottom w:val="0"/>
          <w:divBdr>
            <w:top w:val="none" w:sz="0" w:space="0" w:color="auto"/>
            <w:left w:val="none" w:sz="0" w:space="0" w:color="auto"/>
            <w:bottom w:val="none" w:sz="0" w:space="0" w:color="auto"/>
            <w:right w:val="none" w:sz="0" w:space="0" w:color="auto"/>
          </w:divBdr>
        </w:div>
        <w:div w:id="1831824622">
          <w:marLeft w:val="480"/>
          <w:marRight w:val="0"/>
          <w:marTop w:val="0"/>
          <w:marBottom w:val="0"/>
          <w:divBdr>
            <w:top w:val="none" w:sz="0" w:space="0" w:color="auto"/>
            <w:left w:val="none" w:sz="0" w:space="0" w:color="auto"/>
            <w:bottom w:val="none" w:sz="0" w:space="0" w:color="auto"/>
            <w:right w:val="none" w:sz="0" w:space="0" w:color="auto"/>
          </w:divBdr>
        </w:div>
        <w:div w:id="2061244546">
          <w:marLeft w:val="480"/>
          <w:marRight w:val="0"/>
          <w:marTop w:val="0"/>
          <w:marBottom w:val="0"/>
          <w:divBdr>
            <w:top w:val="none" w:sz="0" w:space="0" w:color="auto"/>
            <w:left w:val="none" w:sz="0" w:space="0" w:color="auto"/>
            <w:bottom w:val="none" w:sz="0" w:space="0" w:color="auto"/>
            <w:right w:val="none" w:sz="0" w:space="0" w:color="auto"/>
          </w:divBdr>
        </w:div>
        <w:div w:id="1581481436">
          <w:marLeft w:val="480"/>
          <w:marRight w:val="0"/>
          <w:marTop w:val="0"/>
          <w:marBottom w:val="0"/>
          <w:divBdr>
            <w:top w:val="none" w:sz="0" w:space="0" w:color="auto"/>
            <w:left w:val="none" w:sz="0" w:space="0" w:color="auto"/>
            <w:bottom w:val="none" w:sz="0" w:space="0" w:color="auto"/>
            <w:right w:val="none" w:sz="0" w:space="0" w:color="auto"/>
          </w:divBdr>
        </w:div>
        <w:div w:id="795954097">
          <w:marLeft w:val="480"/>
          <w:marRight w:val="0"/>
          <w:marTop w:val="0"/>
          <w:marBottom w:val="0"/>
          <w:divBdr>
            <w:top w:val="none" w:sz="0" w:space="0" w:color="auto"/>
            <w:left w:val="none" w:sz="0" w:space="0" w:color="auto"/>
            <w:bottom w:val="none" w:sz="0" w:space="0" w:color="auto"/>
            <w:right w:val="none" w:sz="0" w:space="0" w:color="auto"/>
          </w:divBdr>
        </w:div>
        <w:div w:id="1997562519">
          <w:marLeft w:val="480"/>
          <w:marRight w:val="0"/>
          <w:marTop w:val="0"/>
          <w:marBottom w:val="0"/>
          <w:divBdr>
            <w:top w:val="none" w:sz="0" w:space="0" w:color="auto"/>
            <w:left w:val="none" w:sz="0" w:space="0" w:color="auto"/>
            <w:bottom w:val="none" w:sz="0" w:space="0" w:color="auto"/>
            <w:right w:val="none" w:sz="0" w:space="0" w:color="auto"/>
          </w:divBdr>
        </w:div>
        <w:div w:id="1201406290">
          <w:marLeft w:val="480"/>
          <w:marRight w:val="0"/>
          <w:marTop w:val="0"/>
          <w:marBottom w:val="0"/>
          <w:divBdr>
            <w:top w:val="none" w:sz="0" w:space="0" w:color="auto"/>
            <w:left w:val="none" w:sz="0" w:space="0" w:color="auto"/>
            <w:bottom w:val="none" w:sz="0" w:space="0" w:color="auto"/>
            <w:right w:val="none" w:sz="0" w:space="0" w:color="auto"/>
          </w:divBdr>
        </w:div>
        <w:div w:id="1050150532">
          <w:marLeft w:val="480"/>
          <w:marRight w:val="0"/>
          <w:marTop w:val="0"/>
          <w:marBottom w:val="0"/>
          <w:divBdr>
            <w:top w:val="none" w:sz="0" w:space="0" w:color="auto"/>
            <w:left w:val="none" w:sz="0" w:space="0" w:color="auto"/>
            <w:bottom w:val="none" w:sz="0" w:space="0" w:color="auto"/>
            <w:right w:val="none" w:sz="0" w:space="0" w:color="auto"/>
          </w:divBdr>
        </w:div>
        <w:div w:id="899444051">
          <w:marLeft w:val="480"/>
          <w:marRight w:val="0"/>
          <w:marTop w:val="0"/>
          <w:marBottom w:val="0"/>
          <w:divBdr>
            <w:top w:val="none" w:sz="0" w:space="0" w:color="auto"/>
            <w:left w:val="none" w:sz="0" w:space="0" w:color="auto"/>
            <w:bottom w:val="none" w:sz="0" w:space="0" w:color="auto"/>
            <w:right w:val="none" w:sz="0" w:space="0" w:color="auto"/>
          </w:divBdr>
        </w:div>
        <w:div w:id="775907317">
          <w:marLeft w:val="480"/>
          <w:marRight w:val="0"/>
          <w:marTop w:val="0"/>
          <w:marBottom w:val="0"/>
          <w:divBdr>
            <w:top w:val="none" w:sz="0" w:space="0" w:color="auto"/>
            <w:left w:val="none" w:sz="0" w:space="0" w:color="auto"/>
            <w:bottom w:val="none" w:sz="0" w:space="0" w:color="auto"/>
            <w:right w:val="none" w:sz="0" w:space="0" w:color="auto"/>
          </w:divBdr>
        </w:div>
        <w:div w:id="1891841483">
          <w:marLeft w:val="480"/>
          <w:marRight w:val="0"/>
          <w:marTop w:val="0"/>
          <w:marBottom w:val="0"/>
          <w:divBdr>
            <w:top w:val="none" w:sz="0" w:space="0" w:color="auto"/>
            <w:left w:val="none" w:sz="0" w:space="0" w:color="auto"/>
            <w:bottom w:val="none" w:sz="0" w:space="0" w:color="auto"/>
            <w:right w:val="none" w:sz="0" w:space="0" w:color="auto"/>
          </w:divBdr>
        </w:div>
        <w:div w:id="1229460915">
          <w:marLeft w:val="480"/>
          <w:marRight w:val="0"/>
          <w:marTop w:val="0"/>
          <w:marBottom w:val="0"/>
          <w:divBdr>
            <w:top w:val="none" w:sz="0" w:space="0" w:color="auto"/>
            <w:left w:val="none" w:sz="0" w:space="0" w:color="auto"/>
            <w:bottom w:val="none" w:sz="0" w:space="0" w:color="auto"/>
            <w:right w:val="none" w:sz="0" w:space="0" w:color="auto"/>
          </w:divBdr>
        </w:div>
        <w:div w:id="164974383">
          <w:marLeft w:val="480"/>
          <w:marRight w:val="0"/>
          <w:marTop w:val="0"/>
          <w:marBottom w:val="0"/>
          <w:divBdr>
            <w:top w:val="none" w:sz="0" w:space="0" w:color="auto"/>
            <w:left w:val="none" w:sz="0" w:space="0" w:color="auto"/>
            <w:bottom w:val="none" w:sz="0" w:space="0" w:color="auto"/>
            <w:right w:val="none" w:sz="0" w:space="0" w:color="auto"/>
          </w:divBdr>
        </w:div>
        <w:div w:id="1934970654">
          <w:marLeft w:val="480"/>
          <w:marRight w:val="0"/>
          <w:marTop w:val="0"/>
          <w:marBottom w:val="0"/>
          <w:divBdr>
            <w:top w:val="none" w:sz="0" w:space="0" w:color="auto"/>
            <w:left w:val="none" w:sz="0" w:space="0" w:color="auto"/>
            <w:bottom w:val="none" w:sz="0" w:space="0" w:color="auto"/>
            <w:right w:val="none" w:sz="0" w:space="0" w:color="auto"/>
          </w:divBdr>
        </w:div>
        <w:div w:id="1433748080">
          <w:marLeft w:val="480"/>
          <w:marRight w:val="0"/>
          <w:marTop w:val="0"/>
          <w:marBottom w:val="0"/>
          <w:divBdr>
            <w:top w:val="none" w:sz="0" w:space="0" w:color="auto"/>
            <w:left w:val="none" w:sz="0" w:space="0" w:color="auto"/>
            <w:bottom w:val="none" w:sz="0" w:space="0" w:color="auto"/>
            <w:right w:val="none" w:sz="0" w:space="0" w:color="auto"/>
          </w:divBdr>
        </w:div>
        <w:div w:id="1564102851">
          <w:marLeft w:val="480"/>
          <w:marRight w:val="0"/>
          <w:marTop w:val="0"/>
          <w:marBottom w:val="0"/>
          <w:divBdr>
            <w:top w:val="none" w:sz="0" w:space="0" w:color="auto"/>
            <w:left w:val="none" w:sz="0" w:space="0" w:color="auto"/>
            <w:bottom w:val="none" w:sz="0" w:space="0" w:color="auto"/>
            <w:right w:val="none" w:sz="0" w:space="0" w:color="auto"/>
          </w:divBdr>
        </w:div>
        <w:div w:id="1195653063">
          <w:marLeft w:val="480"/>
          <w:marRight w:val="0"/>
          <w:marTop w:val="0"/>
          <w:marBottom w:val="0"/>
          <w:divBdr>
            <w:top w:val="none" w:sz="0" w:space="0" w:color="auto"/>
            <w:left w:val="none" w:sz="0" w:space="0" w:color="auto"/>
            <w:bottom w:val="none" w:sz="0" w:space="0" w:color="auto"/>
            <w:right w:val="none" w:sz="0" w:space="0" w:color="auto"/>
          </w:divBdr>
        </w:div>
        <w:div w:id="349256454">
          <w:marLeft w:val="480"/>
          <w:marRight w:val="0"/>
          <w:marTop w:val="0"/>
          <w:marBottom w:val="0"/>
          <w:divBdr>
            <w:top w:val="none" w:sz="0" w:space="0" w:color="auto"/>
            <w:left w:val="none" w:sz="0" w:space="0" w:color="auto"/>
            <w:bottom w:val="none" w:sz="0" w:space="0" w:color="auto"/>
            <w:right w:val="none" w:sz="0" w:space="0" w:color="auto"/>
          </w:divBdr>
        </w:div>
        <w:div w:id="764346951">
          <w:marLeft w:val="480"/>
          <w:marRight w:val="0"/>
          <w:marTop w:val="0"/>
          <w:marBottom w:val="0"/>
          <w:divBdr>
            <w:top w:val="none" w:sz="0" w:space="0" w:color="auto"/>
            <w:left w:val="none" w:sz="0" w:space="0" w:color="auto"/>
            <w:bottom w:val="none" w:sz="0" w:space="0" w:color="auto"/>
            <w:right w:val="none" w:sz="0" w:space="0" w:color="auto"/>
          </w:divBdr>
        </w:div>
        <w:div w:id="1414544034">
          <w:marLeft w:val="480"/>
          <w:marRight w:val="0"/>
          <w:marTop w:val="0"/>
          <w:marBottom w:val="0"/>
          <w:divBdr>
            <w:top w:val="none" w:sz="0" w:space="0" w:color="auto"/>
            <w:left w:val="none" w:sz="0" w:space="0" w:color="auto"/>
            <w:bottom w:val="none" w:sz="0" w:space="0" w:color="auto"/>
            <w:right w:val="none" w:sz="0" w:space="0" w:color="auto"/>
          </w:divBdr>
        </w:div>
        <w:div w:id="1182083769">
          <w:marLeft w:val="480"/>
          <w:marRight w:val="0"/>
          <w:marTop w:val="0"/>
          <w:marBottom w:val="0"/>
          <w:divBdr>
            <w:top w:val="none" w:sz="0" w:space="0" w:color="auto"/>
            <w:left w:val="none" w:sz="0" w:space="0" w:color="auto"/>
            <w:bottom w:val="none" w:sz="0" w:space="0" w:color="auto"/>
            <w:right w:val="none" w:sz="0" w:space="0" w:color="auto"/>
          </w:divBdr>
        </w:div>
        <w:div w:id="1193300418">
          <w:marLeft w:val="480"/>
          <w:marRight w:val="0"/>
          <w:marTop w:val="0"/>
          <w:marBottom w:val="0"/>
          <w:divBdr>
            <w:top w:val="none" w:sz="0" w:space="0" w:color="auto"/>
            <w:left w:val="none" w:sz="0" w:space="0" w:color="auto"/>
            <w:bottom w:val="none" w:sz="0" w:space="0" w:color="auto"/>
            <w:right w:val="none" w:sz="0" w:space="0" w:color="auto"/>
          </w:divBdr>
        </w:div>
        <w:div w:id="1019696342">
          <w:marLeft w:val="480"/>
          <w:marRight w:val="0"/>
          <w:marTop w:val="0"/>
          <w:marBottom w:val="0"/>
          <w:divBdr>
            <w:top w:val="none" w:sz="0" w:space="0" w:color="auto"/>
            <w:left w:val="none" w:sz="0" w:space="0" w:color="auto"/>
            <w:bottom w:val="none" w:sz="0" w:space="0" w:color="auto"/>
            <w:right w:val="none" w:sz="0" w:space="0" w:color="auto"/>
          </w:divBdr>
        </w:div>
        <w:div w:id="1706521771">
          <w:marLeft w:val="480"/>
          <w:marRight w:val="0"/>
          <w:marTop w:val="0"/>
          <w:marBottom w:val="0"/>
          <w:divBdr>
            <w:top w:val="none" w:sz="0" w:space="0" w:color="auto"/>
            <w:left w:val="none" w:sz="0" w:space="0" w:color="auto"/>
            <w:bottom w:val="none" w:sz="0" w:space="0" w:color="auto"/>
            <w:right w:val="none" w:sz="0" w:space="0" w:color="auto"/>
          </w:divBdr>
        </w:div>
        <w:div w:id="360203143">
          <w:marLeft w:val="480"/>
          <w:marRight w:val="0"/>
          <w:marTop w:val="0"/>
          <w:marBottom w:val="0"/>
          <w:divBdr>
            <w:top w:val="none" w:sz="0" w:space="0" w:color="auto"/>
            <w:left w:val="none" w:sz="0" w:space="0" w:color="auto"/>
            <w:bottom w:val="none" w:sz="0" w:space="0" w:color="auto"/>
            <w:right w:val="none" w:sz="0" w:space="0" w:color="auto"/>
          </w:divBdr>
        </w:div>
        <w:div w:id="1004868266">
          <w:marLeft w:val="480"/>
          <w:marRight w:val="0"/>
          <w:marTop w:val="0"/>
          <w:marBottom w:val="0"/>
          <w:divBdr>
            <w:top w:val="none" w:sz="0" w:space="0" w:color="auto"/>
            <w:left w:val="none" w:sz="0" w:space="0" w:color="auto"/>
            <w:bottom w:val="none" w:sz="0" w:space="0" w:color="auto"/>
            <w:right w:val="none" w:sz="0" w:space="0" w:color="auto"/>
          </w:divBdr>
        </w:div>
        <w:div w:id="2975591">
          <w:marLeft w:val="480"/>
          <w:marRight w:val="0"/>
          <w:marTop w:val="0"/>
          <w:marBottom w:val="0"/>
          <w:divBdr>
            <w:top w:val="none" w:sz="0" w:space="0" w:color="auto"/>
            <w:left w:val="none" w:sz="0" w:space="0" w:color="auto"/>
            <w:bottom w:val="none" w:sz="0" w:space="0" w:color="auto"/>
            <w:right w:val="none" w:sz="0" w:space="0" w:color="auto"/>
          </w:divBdr>
        </w:div>
        <w:div w:id="1599868280">
          <w:marLeft w:val="480"/>
          <w:marRight w:val="0"/>
          <w:marTop w:val="0"/>
          <w:marBottom w:val="0"/>
          <w:divBdr>
            <w:top w:val="none" w:sz="0" w:space="0" w:color="auto"/>
            <w:left w:val="none" w:sz="0" w:space="0" w:color="auto"/>
            <w:bottom w:val="none" w:sz="0" w:space="0" w:color="auto"/>
            <w:right w:val="none" w:sz="0" w:space="0" w:color="auto"/>
          </w:divBdr>
        </w:div>
        <w:div w:id="386033586">
          <w:marLeft w:val="480"/>
          <w:marRight w:val="0"/>
          <w:marTop w:val="0"/>
          <w:marBottom w:val="0"/>
          <w:divBdr>
            <w:top w:val="none" w:sz="0" w:space="0" w:color="auto"/>
            <w:left w:val="none" w:sz="0" w:space="0" w:color="auto"/>
            <w:bottom w:val="none" w:sz="0" w:space="0" w:color="auto"/>
            <w:right w:val="none" w:sz="0" w:space="0" w:color="auto"/>
          </w:divBdr>
        </w:div>
        <w:div w:id="348921182">
          <w:marLeft w:val="480"/>
          <w:marRight w:val="0"/>
          <w:marTop w:val="0"/>
          <w:marBottom w:val="0"/>
          <w:divBdr>
            <w:top w:val="none" w:sz="0" w:space="0" w:color="auto"/>
            <w:left w:val="none" w:sz="0" w:space="0" w:color="auto"/>
            <w:bottom w:val="none" w:sz="0" w:space="0" w:color="auto"/>
            <w:right w:val="none" w:sz="0" w:space="0" w:color="auto"/>
          </w:divBdr>
        </w:div>
        <w:div w:id="559677730">
          <w:marLeft w:val="480"/>
          <w:marRight w:val="0"/>
          <w:marTop w:val="0"/>
          <w:marBottom w:val="0"/>
          <w:divBdr>
            <w:top w:val="none" w:sz="0" w:space="0" w:color="auto"/>
            <w:left w:val="none" w:sz="0" w:space="0" w:color="auto"/>
            <w:bottom w:val="none" w:sz="0" w:space="0" w:color="auto"/>
            <w:right w:val="none" w:sz="0" w:space="0" w:color="auto"/>
          </w:divBdr>
        </w:div>
        <w:div w:id="1172524827">
          <w:marLeft w:val="480"/>
          <w:marRight w:val="0"/>
          <w:marTop w:val="0"/>
          <w:marBottom w:val="0"/>
          <w:divBdr>
            <w:top w:val="none" w:sz="0" w:space="0" w:color="auto"/>
            <w:left w:val="none" w:sz="0" w:space="0" w:color="auto"/>
            <w:bottom w:val="none" w:sz="0" w:space="0" w:color="auto"/>
            <w:right w:val="none" w:sz="0" w:space="0" w:color="auto"/>
          </w:divBdr>
        </w:div>
        <w:div w:id="89203083">
          <w:marLeft w:val="480"/>
          <w:marRight w:val="0"/>
          <w:marTop w:val="0"/>
          <w:marBottom w:val="0"/>
          <w:divBdr>
            <w:top w:val="none" w:sz="0" w:space="0" w:color="auto"/>
            <w:left w:val="none" w:sz="0" w:space="0" w:color="auto"/>
            <w:bottom w:val="none" w:sz="0" w:space="0" w:color="auto"/>
            <w:right w:val="none" w:sz="0" w:space="0" w:color="auto"/>
          </w:divBdr>
        </w:div>
        <w:div w:id="1843272398">
          <w:marLeft w:val="480"/>
          <w:marRight w:val="0"/>
          <w:marTop w:val="0"/>
          <w:marBottom w:val="0"/>
          <w:divBdr>
            <w:top w:val="none" w:sz="0" w:space="0" w:color="auto"/>
            <w:left w:val="none" w:sz="0" w:space="0" w:color="auto"/>
            <w:bottom w:val="none" w:sz="0" w:space="0" w:color="auto"/>
            <w:right w:val="none" w:sz="0" w:space="0" w:color="auto"/>
          </w:divBdr>
        </w:div>
        <w:div w:id="1254122314">
          <w:marLeft w:val="480"/>
          <w:marRight w:val="0"/>
          <w:marTop w:val="0"/>
          <w:marBottom w:val="0"/>
          <w:divBdr>
            <w:top w:val="none" w:sz="0" w:space="0" w:color="auto"/>
            <w:left w:val="none" w:sz="0" w:space="0" w:color="auto"/>
            <w:bottom w:val="none" w:sz="0" w:space="0" w:color="auto"/>
            <w:right w:val="none" w:sz="0" w:space="0" w:color="auto"/>
          </w:divBdr>
        </w:div>
        <w:div w:id="828181635">
          <w:marLeft w:val="480"/>
          <w:marRight w:val="0"/>
          <w:marTop w:val="0"/>
          <w:marBottom w:val="0"/>
          <w:divBdr>
            <w:top w:val="none" w:sz="0" w:space="0" w:color="auto"/>
            <w:left w:val="none" w:sz="0" w:space="0" w:color="auto"/>
            <w:bottom w:val="none" w:sz="0" w:space="0" w:color="auto"/>
            <w:right w:val="none" w:sz="0" w:space="0" w:color="auto"/>
          </w:divBdr>
        </w:div>
        <w:div w:id="62065393">
          <w:marLeft w:val="480"/>
          <w:marRight w:val="0"/>
          <w:marTop w:val="0"/>
          <w:marBottom w:val="0"/>
          <w:divBdr>
            <w:top w:val="none" w:sz="0" w:space="0" w:color="auto"/>
            <w:left w:val="none" w:sz="0" w:space="0" w:color="auto"/>
            <w:bottom w:val="none" w:sz="0" w:space="0" w:color="auto"/>
            <w:right w:val="none" w:sz="0" w:space="0" w:color="auto"/>
          </w:divBdr>
        </w:div>
        <w:div w:id="1371419748">
          <w:marLeft w:val="480"/>
          <w:marRight w:val="0"/>
          <w:marTop w:val="0"/>
          <w:marBottom w:val="0"/>
          <w:divBdr>
            <w:top w:val="none" w:sz="0" w:space="0" w:color="auto"/>
            <w:left w:val="none" w:sz="0" w:space="0" w:color="auto"/>
            <w:bottom w:val="none" w:sz="0" w:space="0" w:color="auto"/>
            <w:right w:val="none" w:sz="0" w:space="0" w:color="auto"/>
          </w:divBdr>
        </w:div>
        <w:div w:id="557782291">
          <w:marLeft w:val="480"/>
          <w:marRight w:val="0"/>
          <w:marTop w:val="0"/>
          <w:marBottom w:val="0"/>
          <w:divBdr>
            <w:top w:val="none" w:sz="0" w:space="0" w:color="auto"/>
            <w:left w:val="none" w:sz="0" w:space="0" w:color="auto"/>
            <w:bottom w:val="none" w:sz="0" w:space="0" w:color="auto"/>
            <w:right w:val="none" w:sz="0" w:space="0" w:color="auto"/>
          </w:divBdr>
        </w:div>
        <w:div w:id="1714425041">
          <w:marLeft w:val="480"/>
          <w:marRight w:val="0"/>
          <w:marTop w:val="0"/>
          <w:marBottom w:val="0"/>
          <w:divBdr>
            <w:top w:val="none" w:sz="0" w:space="0" w:color="auto"/>
            <w:left w:val="none" w:sz="0" w:space="0" w:color="auto"/>
            <w:bottom w:val="none" w:sz="0" w:space="0" w:color="auto"/>
            <w:right w:val="none" w:sz="0" w:space="0" w:color="auto"/>
          </w:divBdr>
        </w:div>
        <w:div w:id="795759528">
          <w:marLeft w:val="480"/>
          <w:marRight w:val="0"/>
          <w:marTop w:val="0"/>
          <w:marBottom w:val="0"/>
          <w:divBdr>
            <w:top w:val="none" w:sz="0" w:space="0" w:color="auto"/>
            <w:left w:val="none" w:sz="0" w:space="0" w:color="auto"/>
            <w:bottom w:val="none" w:sz="0" w:space="0" w:color="auto"/>
            <w:right w:val="none" w:sz="0" w:space="0" w:color="auto"/>
          </w:divBdr>
        </w:div>
        <w:div w:id="1390497897">
          <w:marLeft w:val="480"/>
          <w:marRight w:val="0"/>
          <w:marTop w:val="0"/>
          <w:marBottom w:val="0"/>
          <w:divBdr>
            <w:top w:val="none" w:sz="0" w:space="0" w:color="auto"/>
            <w:left w:val="none" w:sz="0" w:space="0" w:color="auto"/>
            <w:bottom w:val="none" w:sz="0" w:space="0" w:color="auto"/>
            <w:right w:val="none" w:sz="0" w:space="0" w:color="auto"/>
          </w:divBdr>
        </w:div>
        <w:div w:id="1183394056">
          <w:marLeft w:val="480"/>
          <w:marRight w:val="0"/>
          <w:marTop w:val="0"/>
          <w:marBottom w:val="0"/>
          <w:divBdr>
            <w:top w:val="none" w:sz="0" w:space="0" w:color="auto"/>
            <w:left w:val="none" w:sz="0" w:space="0" w:color="auto"/>
            <w:bottom w:val="none" w:sz="0" w:space="0" w:color="auto"/>
            <w:right w:val="none" w:sz="0" w:space="0" w:color="auto"/>
          </w:divBdr>
        </w:div>
      </w:divsChild>
    </w:div>
    <w:div w:id="184708783">
      <w:bodyDiv w:val="1"/>
      <w:marLeft w:val="0"/>
      <w:marRight w:val="0"/>
      <w:marTop w:val="0"/>
      <w:marBottom w:val="0"/>
      <w:divBdr>
        <w:top w:val="none" w:sz="0" w:space="0" w:color="auto"/>
        <w:left w:val="none" w:sz="0" w:space="0" w:color="auto"/>
        <w:bottom w:val="none" w:sz="0" w:space="0" w:color="auto"/>
        <w:right w:val="none" w:sz="0" w:space="0" w:color="auto"/>
      </w:divBdr>
    </w:div>
    <w:div w:id="184709010">
      <w:bodyDiv w:val="1"/>
      <w:marLeft w:val="0"/>
      <w:marRight w:val="0"/>
      <w:marTop w:val="0"/>
      <w:marBottom w:val="0"/>
      <w:divBdr>
        <w:top w:val="none" w:sz="0" w:space="0" w:color="auto"/>
        <w:left w:val="none" w:sz="0" w:space="0" w:color="auto"/>
        <w:bottom w:val="none" w:sz="0" w:space="0" w:color="auto"/>
        <w:right w:val="none" w:sz="0" w:space="0" w:color="auto"/>
      </w:divBdr>
    </w:div>
    <w:div w:id="184750985">
      <w:bodyDiv w:val="1"/>
      <w:marLeft w:val="0"/>
      <w:marRight w:val="0"/>
      <w:marTop w:val="0"/>
      <w:marBottom w:val="0"/>
      <w:divBdr>
        <w:top w:val="none" w:sz="0" w:space="0" w:color="auto"/>
        <w:left w:val="none" w:sz="0" w:space="0" w:color="auto"/>
        <w:bottom w:val="none" w:sz="0" w:space="0" w:color="auto"/>
        <w:right w:val="none" w:sz="0" w:space="0" w:color="auto"/>
      </w:divBdr>
    </w:div>
    <w:div w:id="184952143">
      <w:bodyDiv w:val="1"/>
      <w:marLeft w:val="0"/>
      <w:marRight w:val="0"/>
      <w:marTop w:val="0"/>
      <w:marBottom w:val="0"/>
      <w:divBdr>
        <w:top w:val="none" w:sz="0" w:space="0" w:color="auto"/>
        <w:left w:val="none" w:sz="0" w:space="0" w:color="auto"/>
        <w:bottom w:val="none" w:sz="0" w:space="0" w:color="auto"/>
        <w:right w:val="none" w:sz="0" w:space="0" w:color="auto"/>
      </w:divBdr>
    </w:div>
    <w:div w:id="185169733">
      <w:bodyDiv w:val="1"/>
      <w:marLeft w:val="0"/>
      <w:marRight w:val="0"/>
      <w:marTop w:val="0"/>
      <w:marBottom w:val="0"/>
      <w:divBdr>
        <w:top w:val="none" w:sz="0" w:space="0" w:color="auto"/>
        <w:left w:val="none" w:sz="0" w:space="0" w:color="auto"/>
        <w:bottom w:val="none" w:sz="0" w:space="0" w:color="auto"/>
        <w:right w:val="none" w:sz="0" w:space="0" w:color="auto"/>
      </w:divBdr>
    </w:div>
    <w:div w:id="185339087">
      <w:bodyDiv w:val="1"/>
      <w:marLeft w:val="0"/>
      <w:marRight w:val="0"/>
      <w:marTop w:val="0"/>
      <w:marBottom w:val="0"/>
      <w:divBdr>
        <w:top w:val="none" w:sz="0" w:space="0" w:color="auto"/>
        <w:left w:val="none" w:sz="0" w:space="0" w:color="auto"/>
        <w:bottom w:val="none" w:sz="0" w:space="0" w:color="auto"/>
        <w:right w:val="none" w:sz="0" w:space="0" w:color="auto"/>
      </w:divBdr>
    </w:div>
    <w:div w:id="185486159">
      <w:bodyDiv w:val="1"/>
      <w:marLeft w:val="0"/>
      <w:marRight w:val="0"/>
      <w:marTop w:val="0"/>
      <w:marBottom w:val="0"/>
      <w:divBdr>
        <w:top w:val="none" w:sz="0" w:space="0" w:color="auto"/>
        <w:left w:val="none" w:sz="0" w:space="0" w:color="auto"/>
        <w:bottom w:val="none" w:sz="0" w:space="0" w:color="auto"/>
        <w:right w:val="none" w:sz="0" w:space="0" w:color="auto"/>
      </w:divBdr>
    </w:div>
    <w:div w:id="185674493">
      <w:bodyDiv w:val="1"/>
      <w:marLeft w:val="0"/>
      <w:marRight w:val="0"/>
      <w:marTop w:val="0"/>
      <w:marBottom w:val="0"/>
      <w:divBdr>
        <w:top w:val="none" w:sz="0" w:space="0" w:color="auto"/>
        <w:left w:val="none" w:sz="0" w:space="0" w:color="auto"/>
        <w:bottom w:val="none" w:sz="0" w:space="0" w:color="auto"/>
        <w:right w:val="none" w:sz="0" w:space="0" w:color="auto"/>
      </w:divBdr>
    </w:div>
    <w:div w:id="185681002">
      <w:bodyDiv w:val="1"/>
      <w:marLeft w:val="0"/>
      <w:marRight w:val="0"/>
      <w:marTop w:val="0"/>
      <w:marBottom w:val="0"/>
      <w:divBdr>
        <w:top w:val="none" w:sz="0" w:space="0" w:color="auto"/>
        <w:left w:val="none" w:sz="0" w:space="0" w:color="auto"/>
        <w:bottom w:val="none" w:sz="0" w:space="0" w:color="auto"/>
        <w:right w:val="none" w:sz="0" w:space="0" w:color="auto"/>
      </w:divBdr>
    </w:div>
    <w:div w:id="185749851">
      <w:bodyDiv w:val="1"/>
      <w:marLeft w:val="0"/>
      <w:marRight w:val="0"/>
      <w:marTop w:val="0"/>
      <w:marBottom w:val="0"/>
      <w:divBdr>
        <w:top w:val="none" w:sz="0" w:space="0" w:color="auto"/>
        <w:left w:val="none" w:sz="0" w:space="0" w:color="auto"/>
        <w:bottom w:val="none" w:sz="0" w:space="0" w:color="auto"/>
        <w:right w:val="none" w:sz="0" w:space="0" w:color="auto"/>
      </w:divBdr>
    </w:div>
    <w:div w:id="185826389">
      <w:bodyDiv w:val="1"/>
      <w:marLeft w:val="0"/>
      <w:marRight w:val="0"/>
      <w:marTop w:val="0"/>
      <w:marBottom w:val="0"/>
      <w:divBdr>
        <w:top w:val="none" w:sz="0" w:space="0" w:color="auto"/>
        <w:left w:val="none" w:sz="0" w:space="0" w:color="auto"/>
        <w:bottom w:val="none" w:sz="0" w:space="0" w:color="auto"/>
        <w:right w:val="none" w:sz="0" w:space="0" w:color="auto"/>
      </w:divBdr>
    </w:div>
    <w:div w:id="185871538">
      <w:bodyDiv w:val="1"/>
      <w:marLeft w:val="0"/>
      <w:marRight w:val="0"/>
      <w:marTop w:val="0"/>
      <w:marBottom w:val="0"/>
      <w:divBdr>
        <w:top w:val="none" w:sz="0" w:space="0" w:color="auto"/>
        <w:left w:val="none" w:sz="0" w:space="0" w:color="auto"/>
        <w:bottom w:val="none" w:sz="0" w:space="0" w:color="auto"/>
        <w:right w:val="none" w:sz="0" w:space="0" w:color="auto"/>
      </w:divBdr>
    </w:div>
    <w:div w:id="186063511">
      <w:bodyDiv w:val="1"/>
      <w:marLeft w:val="0"/>
      <w:marRight w:val="0"/>
      <w:marTop w:val="0"/>
      <w:marBottom w:val="0"/>
      <w:divBdr>
        <w:top w:val="none" w:sz="0" w:space="0" w:color="auto"/>
        <w:left w:val="none" w:sz="0" w:space="0" w:color="auto"/>
        <w:bottom w:val="none" w:sz="0" w:space="0" w:color="auto"/>
        <w:right w:val="none" w:sz="0" w:space="0" w:color="auto"/>
      </w:divBdr>
    </w:div>
    <w:div w:id="186137586">
      <w:bodyDiv w:val="1"/>
      <w:marLeft w:val="0"/>
      <w:marRight w:val="0"/>
      <w:marTop w:val="0"/>
      <w:marBottom w:val="0"/>
      <w:divBdr>
        <w:top w:val="none" w:sz="0" w:space="0" w:color="auto"/>
        <w:left w:val="none" w:sz="0" w:space="0" w:color="auto"/>
        <w:bottom w:val="none" w:sz="0" w:space="0" w:color="auto"/>
        <w:right w:val="none" w:sz="0" w:space="0" w:color="auto"/>
      </w:divBdr>
    </w:div>
    <w:div w:id="186139865">
      <w:bodyDiv w:val="1"/>
      <w:marLeft w:val="0"/>
      <w:marRight w:val="0"/>
      <w:marTop w:val="0"/>
      <w:marBottom w:val="0"/>
      <w:divBdr>
        <w:top w:val="none" w:sz="0" w:space="0" w:color="auto"/>
        <w:left w:val="none" w:sz="0" w:space="0" w:color="auto"/>
        <w:bottom w:val="none" w:sz="0" w:space="0" w:color="auto"/>
        <w:right w:val="none" w:sz="0" w:space="0" w:color="auto"/>
      </w:divBdr>
    </w:div>
    <w:div w:id="186256640">
      <w:bodyDiv w:val="1"/>
      <w:marLeft w:val="0"/>
      <w:marRight w:val="0"/>
      <w:marTop w:val="0"/>
      <w:marBottom w:val="0"/>
      <w:divBdr>
        <w:top w:val="none" w:sz="0" w:space="0" w:color="auto"/>
        <w:left w:val="none" w:sz="0" w:space="0" w:color="auto"/>
        <w:bottom w:val="none" w:sz="0" w:space="0" w:color="auto"/>
        <w:right w:val="none" w:sz="0" w:space="0" w:color="auto"/>
      </w:divBdr>
    </w:div>
    <w:div w:id="186262646">
      <w:bodyDiv w:val="1"/>
      <w:marLeft w:val="0"/>
      <w:marRight w:val="0"/>
      <w:marTop w:val="0"/>
      <w:marBottom w:val="0"/>
      <w:divBdr>
        <w:top w:val="none" w:sz="0" w:space="0" w:color="auto"/>
        <w:left w:val="none" w:sz="0" w:space="0" w:color="auto"/>
        <w:bottom w:val="none" w:sz="0" w:space="0" w:color="auto"/>
        <w:right w:val="none" w:sz="0" w:space="0" w:color="auto"/>
      </w:divBdr>
    </w:div>
    <w:div w:id="186333265">
      <w:bodyDiv w:val="1"/>
      <w:marLeft w:val="0"/>
      <w:marRight w:val="0"/>
      <w:marTop w:val="0"/>
      <w:marBottom w:val="0"/>
      <w:divBdr>
        <w:top w:val="none" w:sz="0" w:space="0" w:color="auto"/>
        <w:left w:val="none" w:sz="0" w:space="0" w:color="auto"/>
        <w:bottom w:val="none" w:sz="0" w:space="0" w:color="auto"/>
        <w:right w:val="none" w:sz="0" w:space="0" w:color="auto"/>
      </w:divBdr>
    </w:div>
    <w:div w:id="186647356">
      <w:bodyDiv w:val="1"/>
      <w:marLeft w:val="0"/>
      <w:marRight w:val="0"/>
      <w:marTop w:val="0"/>
      <w:marBottom w:val="0"/>
      <w:divBdr>
        <w:top w:val="none" w:sz="0" w:space="0" w:color="auto"/>
        <w:left w:val="none" w:sz="0" w:space="0" w:color="auto"/>
        <w:bottom w:val="none" w:sz="0" w:space="0" w:color="auto"/>
        <w:right w:val="none" w:sz="0" w:space="0" w:color="auto"/>
      </w:divBdr>
    </w:div>
    <w:div w:id="186674307">
      <w:bodyDiv w:val="1"/>
      <w:marLeft w:val="0"/>
      <w:marRight w:val="0"/>
      <w:marTop w:val="0"/>
      <w:marBottom w:val="0"/>
      <w:divBdr>
        <w:top w:val="none" w:sz="0" w:space="0" w:color="auto"/>
        <w:left w:val="none" w:sz="0" w:space="0" w:color="auto"/>
        <w:bottom w:val="none" w:sz="0" w:space="0" w:color="auto"/>
        <w:right w:val="none" w:sz="0" w:space="0" w:color="auto"/>
      </w:divBdr>
      <w:divsChild>
        <w:div w:id="19087737">
          <w:marLeft w:val="480"/>
          <w:marRight w:val="0"/>
          <w:marTop w:val="0"/>
          <w:marBottom w:val="0"/>
          <w:divBdr>
            <w:top w:val="none" w:sz="0" w:space="0" w:color="auto"/>
            <w:left w:val="none" w:sz="0" w:space="0" w:color="auto"/>
            <w:bottom w:val="none" w:sz="0" w:space="0" w:color="auto"/>
            <w:right w:val="none" w:sz="0" w:space="0" w:color="auto"/>
          </w:divBdr>
        </w:div>
        <w:div w:id="23747850">
          <w:marLeft w:val="480"/>
          <w:marRight w:val="0"/>
          <w:marTop w:val="0"/>
          <w:marBottom w:val="0"/>
          <w:divBdr>
            <w:top w:val="none" w:sz="0" w:space="0" w:color="auto"/>
            <w:left w:val="none" w:sz="0" w:space="0" w:color="auto"/>
            <w:bottom w:val="none" w:sz="0" w:space="0" w:color="auto"/>
            <w:right w:val="none" w:sz="0" w:space="0" w:color="auto"/>
          </w:divBdr>
        </w:div>
        <w:div w:id="181019623">
          <w:marLeft w:val="480"/>
          <w:marRight w:val="0"/>
          <w:marTop w:val="0"/>
          <w:marBottom w:val="0"/>
          <w:divBdr>
            <w:top w:val="none" w:sz="0" w:space="0" w:color="auto"/>
            <w:left w:val="none" w:sz="0" w:space="0" w:color="auto"/>
            <w:bottom w:val="none" w:sz="0" w:space="0" w:color="auto"/>
            <w:right w:val="none" w:sz="0" w:space="0" w:color="auto"/>
          </w:divBdr>
        </w:div>
        <w:div w:id="185950700">
          <w:marLeft w:val="480"/>
          <w:marRight w:val="0"/>
          <w:marTop w:val="0"/>
          <w:marBottom w:val="0"/>
          <w:divBdr>
            <w:top w:val="none" w:sz="0" w:space="0" w:color="auto"/>
            <w:left w:val="none" w:sz="0" w:space="0" w:color="auto"/>
            <w:bottom w:val="none" w:sz="0" w:space="0" w:color="auto"/>
            <w:right w:val="none" w:sz="0" w:space="0" w:color="auto"/>
          </w:divBdr>
        </w:div>
        <w:div w:id="186911789">
          <w:marLeft w:val="480"/>
          <w:marRight w:val="0"/>
          <w:marTop w:val="0"/>
          <w:marBottom w:val="0"/>
          <w:divBdr>
            <w:top w:val="none" w:sz="0" w:space="0" w:color="auto"/>
            <w:left w:val="none" w:sz="0" w:space="0" w:color="auto"/>
            <w:bottom w:val="none" w:sz="0" w:space="0" w:color="auto"/>
            <w:right w:val="none" w:sz="0" w:space="0" w:color="auto"/>
          </w:divBdr>
        </w:div>
        <w:div w:id="242758522">
          <w:marLeft w:val="480"/>
          <w:marRight w:val="0"/>
          <w:marTop w:val="0"/>
          <w:marBottom w:val="0"/>
          <w:divBdr>
            <w:top w:val="none" w:sz="0" w:space="0" w:color="auto"/>
            <w:left w:val="none" w:sz="0" w:space="0" w:color="auto"/>
            <w:bottom w:val="none" w:sz="0" w:space="0" w:color="auto"/>
            <w:right w:val="none" w:sz="0" w:space="0" w:color="auto"/>
          </w:divBdr>
        </w:div>
        <w:div w:id="249168708">
          <w:marLeft w:val="480"/>
          <w:marRight w:val="0"/>
          <w:marTop w:val="0"/>
          <w:marBottom w:val="0"/>
          <w:divBdr>
            <w:top w:val="none" w:sz="0" w:space="0" w:color="auto"/>
            <w:left w:val="none" w:sz="0" w:space="0" w:color="auto"/>
            <w:bottom w:val="none" w:sz="0" w:space="0" w:color="auto"/>
            <w:right w:val="none" w:sz="0" w:space="0" w:color="auto"/>
          </w:divBdr>
        </w:div>
        <w:div w:id="260143968">
          <w:marLeft w:val="480"/>
          <w:marRight w:val="0"/>
          <w:marTop w:val="0"/>
          <w:marBottom w:val="0"/>
          <w:divBdr>
            <w:top w:val="none" w:sz="0" w:space="0" w:color="auto"/>
            <w:left w:val="none" w:sz="0" w:space="0" w:color="auto"/>
            <w:bottom w:val="none" w:sz="0" w:space="0" w:color="auto"/>
            <w:right w:val="none" w:sz="0" w:space="0" w:color="auto"/>
          </w:divBdr>
        </w:div>
        <w:div w:id="284432874">
          <w:marLeft w:val="480"/>
          <w:marRight w:val="0"/>
          <w:marTop w:val="0"/>
          <w:marBottom w:val="0"/>
          <w:divBdr>
            <w:top w:val="none" w:sz="0" w:space="0" w:color="auto"/>
            <w:left w:val="none" w:sz="0" w:space="0" w:color="auto"/>
            <w:bottom w:val="none" w:sz="0" w:space="0" w:color="auto"/>
            <w:right w:val="none" w:sz="0" w:space="0" w:color="auto"/>
          </w:divBdr>
        </w:div>
        <w:div w:id="288174417">
          <w:marLeft w:val="480"/>
          <w:marRight w:val="0"/>
          <w:marTop w:val="0"/>
          <w:marBottom w:val="0"/>
          <w:divBdr>
            <w:top w:val="none" w:sz="0" w:space="0" w:color="auto"/>
            <w:left w:val="none" w:sz="0" w:space="0" w:color="auto"/>
            <w:bottom w:val="none" w:sz="0" w:space="0" w:color="auto"/>
            <w:right w:val="none" w:sz="0" w:space="0" w:color="auto"/>
          </w:divBdr>
        </w:div>
        <w:div w:id="334651159">
          <w:marLeft w:val="480"/>
          <w:marRight w:val="0"/>
          <w:marTop w:val="0"/>
          <w:marBottom w:val="0"/>
          <w:divBdr>
            <w:top w:val="none" w:sz="0" w:space="0" w:color="auto"/>
            <w:left w:val="none" w:sz="0" w:space="0" w:color="auto"/>
            <w:bottom w:val="none" w:sz="0" w:space="0" w:color="auto"/>
            <w:right w:val="none" w:sz="0" w:space="0" w:color="auto"/>
          </w:divBdr>
        </w:div>
        <w:div w:id="342628624">
          <w:marLeft w:val="480"/>
          <w:marRight w:val="0"/>
          <w:marTop w:val="0"/>
          <w:marBottom w:val="0"/>
          <w:divBdr>
            <w:top w:val="none" w:sz="0" w:space="0" w:color="auto"/>
            <w:left w:val="none" w:sz="0" w:space="0" w:color="auto"/>
            <w:bottom w:val="none" w:sz="0" w:space="0" w:color="auto"/>
            <w:right w:val="none" w:sz="0" w:space="0" w:color="auto"/>
          </w:divBdr>
        </w:div>
        <w:div w:id="345519605">
          <w:marLeft w:val="480"/>
          <w:marRight w:val="0"/>
          <w:marTop w:val="0"/>
          <w:marBottom w:val="0"/>
          <w:divBdr>
            <w:top w:val="none" w:sz="0" w:space="0" w:color="auto"/>
            <w:left w:val="none" w:sz="0" w:space="0" w:color="auto"/>
            <w:bottom w:val="none" w:sz="0" w:space="0" w:color="auto"/>
            <w:right w:val="none" w:sz="0" w:space="0" w:color="auto"/>
          </w:divBdr>
        </w:div>
        <w:div w:id="479932303">
          <w:marLeft w:val="480"/>
          <w:marRight w:val="0"/>
          <w:marTop w:val="0"/>
          <w:marBottom w:val="0"/>
          <w:divBdr>
            <w:top w:val="none" w:sz="0" w:space="0" w:color="auto"/>
            <w:left w:val="none" w:sz="0" w:space="0" w:color="auto"/>
            <w:bottom w:val="none" w:sz="0" w:space="0" w:color="auto"/>
            <w:right w:val="none" w:sz="0" w:space="0" w:color="auto"/>
          </w:divBdr>
        </w:div>
        <w:div w:id="632902327">
          <w:marLeft w:val="480"/>
          <w:marRight w:val="0"/>
          <w:marTop w:val="0"/>
          <w:marBottom w:val="0"/>
          <w:divBdr>
            <w:top w:val="none" w:sz="0" w:space="0" w:color="auto"/>
            <w:left w:val="none" w:sz="0" w:space="0" w:color="auto"/>
            <w:bottom w:val="none" w:sz="0" w:space="0" w:color="auto"/>
            <w:right w:val="none" w:sz="0" w:space="0" w:color="auto"/>
          </w:divBdr>
        </w:div>
        <w:div w:id="785126896">
          <w:marLeft w:val="480"/>
          <w:marRight w:val="0"/>
          <w:marTop w:val="0"/>
          <w:marBottom w:val="0"/>
          <w:divBdr>
            <w:top w:val="none" w:sz="0" w:space="0" w:color="auto"/>
            <w:left w:val="none" w:sz="0" w:space="0" w:color="auto"/>
            <w:bottom w:val="none" w:sz="0" w:space="0" w:color="auto"/>
            <w:right w:val="none" w:sz="0" w:space="0" w:color="auto"/>
          </w:divBdr>
        </w:div>
        <w:div w:id="819420689">
          <w:marLeft w:val="480"/>
          <w:marRight w:val="0"/>
          <w:marTop w:val="0"/>
          <w:marBottom w:val="0"/>
          <w:divBdr>
            <w:top w:val="none" w:sz="0" w:space="0" w:color="auto"/>
            <w:left w:val="none" w:sz="0" w:space="0" w:color="auto"/>
            <w:bottom w:val="none" w:sz="0" w:space="0" w:color="auto"/>
            <w:right w:val="none" w:sz="0" w:space="0" w:color="auto"/>
          </w:divBdr>
        </w:div>
        <w:div w:id="850409223">
          <w:marLeft w:val="480"/>
          <w:marRight w:val="0"/>
          <w:marTop w:val="0"/>
          <w:marBottom w:val="0"/>
          <w:divBdr>
            <w:top w:val="none" w:sz="0" w:space="0" w:color="auto"/>
            <w:left w:val="none" w:sz="0" w:space="0" w:color="auto"/>
            <w:bottom w:val="none" w:sz="0" w:space="0" w:color="auto"/>
            <w:right w:val="none" w:sz="0" w:space="0" w:color="auto"/>
          </w:divBdr>
        </w:div>
        <w:div w:id="870262521">
          <w:marLeft w:val="480"/>
          <w:marRight w:val="0"/>
          <w:marTop w:val="0"/>
          <w:marBottom w:val="0"/>
          <w:divBdr>
            <w:top w:val="none" w:sz="0" w:space="0" w:color="auto"/>
            <w:left w:val="none" w:sz="0" w:space="0" w:color="auto"/>
            <w:bottom w:val="none" w:sz="0" w:space="0" w:color="auto"/>
            <w:right w:val="none" w:sz="0" w:space="0" w:color="auto"/>
          </w:divBdr>
        </w:div>
      </w:divsChild>
    </w:div>
    <w:div w:id="186679098">
      <w:bodyDiv w:val="1"/>
      <w:marLeft w:val="0"/>
      <w:marRight w:val="0"/>
      <w:marTop w:val="0"/>
      <w:marBottom w:val="0"/>
      <w:divBdr>
        <w:top w:val="none" w:sz="0" w:space="0" w:color="auto"/>
        <w:left w:val="none" w:sz="0" w:space="0" w:color="auto"/>
        <w:bottom w:val="none" w:sz="0" w:space="0" w:color="auto"/>
        <w:right w:val="none" w:sz="0" w:space="0" w:color="auto"/>
      </w:divBdr>
    </w:div>
    <w:div w:id="186718504">
      <w:bodyDiv w:val="1"/>
      <w:marLeft w:val="0"/>
      <w:marRight w:val="0"/>
      <w:marTop w:val="0"/>
      <w:marBottom w:val="0"/>
      <w:divBdr>
        <w:top w:val="none" w:sz="0" w:space="0" w:color="auto"/>
        <w:left w:val="none" w:sz="0" w:space="0" w:color="auto"/>
        <w:bottom w:val="none" w:sz="0" w:space="0" w:color="auto"/>
        <w:right w:val="none" w:sz="0" w:space="0" w:color="auto"/>
      </w:divBdr>
    </w:div>
    <w:div w:id="186721230">
      <w:bodyDiv w:val="1"/>
      <w:marLeft w:val="0"/>
      <w:marRight w:val="0"/>
      <w:marTop w:val="0"/>
      <w:marBottom w:val="0"/>
      <w:divBdr>
        <w:top w:val="none" w:sz="0" w:space="0" w:color="auto"/>
        <w:left w:val="none" w:sz="0" w:space="0" w:color="auto"/>
        <w:bottom w:val="none" w:sz="0" w:space="0" w:color="auto"/>
        <w:right w:val="none" w:sz="0" w:space="0" w:color="auto"/>
      </w:divBdr>
      <w:divsChild>
        <w:div w:id="52123025">
          <w:marLeft w:val="480"/>
          <w:marRight w:val="0"/>
          <w:marTop w:val="0"/>
          <w:marBottom w:val="0"/>
          <w:divBdr>
            <w:top w:val="none" w:sz="0" w:space="0" w:color="auto"/>
            <w:left w:val="none" w:sz="0" w:space="0" w:color="auto"/>
            <w:bottom w:val="none" w:sz="0" w:space="0" w:color="auto"/>
            <w:right w:val="none" w:sz="0" w:space="0" w:color="auto"/>
          </w:divBdr>
        </w:div>
        <w:div w:id="190463081">
          <w:marLeft w:val="480"/>
          <w:marRight w:val="0"/>
          <w:marTop w:val="0"/>
          <w:marBottom w:val="0"/>
          <w:divBdr>
            <w:top w:val="none" w:sz="0" w:space="0" w:color="auto"/>
            <w:left w:val="none" w:sz="0" w:space="0" w:color="auto"/>
            <w:bottom w:val="none" w:sz="0" w:space="0" w:color="auto"/>
            <w:right w:val="none" w:sz="0" w:space="0" w:color="auto"/>
          </w:divBdr>
        </w:div>
        <w:div w:id="337314134">
          <w:marLeft w:val="480"/>
          <w:marRight w:val="0"/>
          <w:marTop w:val="0"/>
          <w:marBottom w:val="0"/>
          <w:divBdr>
            <w:top w:val="none" w:sz="0" w:space="0" w:color="auto"/>
            <w:left w:val="none" w:sz="0" w:space="0" w:color="auto"/>
            <w:bottom w:val="none" w:sz="0" w:space="0" w:color="auto"/>
            <w:right w:val="none" w:sz="0" w:space="0" w:color="auto"/>
          </w:divBdr>
        </w:div>
        <w:div w:id="341930723">
          <w:marLeft w:val="480"/>
          <w:marRight w:val="0"/>
          <w:marTop w:val="0"/>
          <w:marBottom w:val="0"/>
          <w:divBdr>
            <w:top w:val="none" w:sz="0" w:space="0" w:color="auto"/>
            <w:left w:val="none" w:sz="0" w:space="0" w:color="auto"/>
            <w:bottom w:val="none" w:sz="0" w:space="0" w:color="auto"/>
            <w:right w:val="none" w:sz="0" w:space="0" w:color="auto"/>
          </w:divBdr>
        </w:div>
        <w:div w:id="345835011">
          <w:marLeft w:val="480"/>
          <w:marRight w:val="0"/>
          <w:marTop w:val="0"/>
          <w:marBottom w:val="0"/>
          <w:divBdr>
            <w:top w:val="none" w:sz="0" w:space="0" w:color="auto"/>
            <w:left w:val="none" w:sz="0" w:space="0" w:color="auto"/>
            <w:bottom w:val="none" w:sz="0" w:space="0" w:color="auto"/>
            <w:right w:val="none" w:sz="0" w:space="0" w:color="auto"/>
          </w:divBdr>
        </w:div>
        <w:div w:id="384112277">
          <w:marLeft w:val="480"/>
          <w:marRight w:val="0"/>
          <w:marTop w:val="0"/>
          <w:marBottom w:val="0"/>
          <w:divBdr>
            <w:top w:val="none" w:sz="0" w:space="0" w:color="auto"/>
            <w:left w:val="none" w:sz="0" w:space="0" w:color="auto"/>
            <w:bottom w:val="none" w:sz="0" w:space="0" w:color="auto"/>
            <w:right w:val="none" w:sz="0" w:space="0" w:color="auto"/>
          </w:divBdr>
        </w:div>
        <w:div w:id="513540120">
          <w:marLeft w:val="480"/>
          <w:marRight w:val="0"/>
          <w:marTop w:val="0"/>
          <w:marBottom w:val="0"/>
          <w:divBdr>
            <w:top w:val="none" w:sz="0" w:space="0" w:color="auto"/>
            <w:left w:val="none" w:sz="0" w:space="0" w:color="auto"/>
            <w:bottom w:val="none" w:sz="0" w:space="0" w:color="auto"/>
            <w:right w:val="none" w:sz="0" w:space="0" w:color="auto"/>
          </w:divBdr>
        </w:div>
        <w:div w:id="705179147">
          <w:marLeft w:val="480"/>
          <w:marRight w:val="0"/>
          <w:marTop w:val="0"/>
          <w:marBottom w:val="0"/>
          <w:divBdr>
            <w:top w:val="none" w:sz="0" w:space="0" w:color="auto"/>
            <w:left w:val="none" w:sz="0" w:space="0" w:color="auto"/>
            <w:bottom w:val="none" w:sz="0" w:space="0" w:color="auto"/>
            <w:right w:val="none" w:sz="0" w:space="0" w:color="auto"/>
          </w:divBdr>
        </w:div>
        <w:div w:id="752894206">
          <w:marLeft w:val="480"/>
          <w:marRight w:val="0"/>
          <w:marTop w:val="0"/>
          <w:marBottom w:val="0"/>
          <w:divBdr>
            <w:top w:val="none" w:sz="0" w:space="0" w:color="auto"/>
            <w:left w:val="none" w:sz="0" w:space="0" w:color="auto"/>
            <w:bottom w:val="none" w:sz="0" w:space="0" w:color="auto"/>
            <w:right w:val="none" w:sz="0" w:space="0" w:color="auto"/>
          </w:divBdr>
        </w:div>
        <w:div w:id="843513934">
          <w:marLeft w:val="480"/>
          <w:marRight w:val="0"/>
          <w:marTop w:val="0"/>
          <w:marBottom w:val="0"/>
          <w:divBdr>
            <w:top w:val="none" w:sz="0" w:space="0" w:color="auto"/>
            <w:left w:val="none" w:sz="0" w:space="0" w:color="auto"/>
            <w:bottom w:val="none" w:sz="0" w:space="0" w:color="auto"/>
            <w:right w:val="none" w:sz="0" w:space="0" w:color="auto"/>
          </w:divBdr>
        </w:div>
        <w:div w:id="847527601">
          <w:marLeft w:val="480"/>
          <w:marRight w:val="0"/>
          <w:marTop w:val="0"/>
          <w:marBottom w:val="0"/>
          <w:divBdr>
            <w:top w:val="none" w:sz="0" w:space="0" w:color="auto"/>
            <w:left w:val="none" w:sz="0" w:space="0" w:color="auto"/>
            <w:bottom w:val="none" w:sz="0" w:space="0" w:color="auto"/>
            <w:right w:val="none" w:sz="0" w:space="0" w:color="auto"/>
          </w:divBdr>
        </w:div>
      </w:divsChild>
    </w:div>
    <w:div w:id="186796136">
      <w:bodyDiv w:val="1"/>
      <w:marLeft w:val="0"/>
      <w:marRight w:val="0"/>
      <w:marTop w:val="0"/>
      <w:marBottom w:val="0"/>
      <w:divBdr>
        <w:top w:val="none" w:sz="0" w:space="0" w:color="auto"/>
        <w:left w:val="none" w:sz="0" w:space="0" w:color="auto"/>
        <w:bottom w:val="none" w:sz="0" w:space="0" w:color="auto"/>
        <w:right w:val="none" w:sz="0" w:space="0" w:color="auto"/>
      </w:divBdr>
    </w:div>
    <w:div w:id="186916703">
      <w:bodyDiv w:val="1"/>
      <w:marLeft w:val="0"/>
      <w:marRight w:val="0"/>
      <w:marTop w:val="0"/>
      <w:marBottom w:val="0"/>
      <w:divBdr>
        <w:top w:val="none" w:sz="0" w:space="0" w:color="auto"/>
        <w:left w:val="none" w:sz="0" w:space="0" w:color="auto"/>
        <w:bottom w:val="none" w:sz="0" w:space="0" w:color="auto"/>
        <w:right w:val="none" w:sz="0" w:space="0" w:color="auto"/>
      </w:divBdr>
    </w:div>
    <w:div w:id="186992140">
      <w:bodyDiv w:val="1"/>
      <w:marLeft w:val="0"/>
      <w:marRight w:val="0"/>
      <w:marTop w:val="0"/>
      <w:marBottom w:val="0"/>
      <w:divBdr>
        <w:top w:val="none" w:sz="0" w:space="0" w:color="auto"/>
        <w:left w:val="none" w:sz="0" w:space="0" w:color="auto"/>
        <w:bottom w:val="none" w:sz="0" w:space="0" w:color="auto"/>
        <w:right w:val="none" w:sz="0" w:space="0" w:color="auto"/>
      </w:divBdr>
    </w:div>
    <w:div w:id="187106024">
      <w:bodyDiv w:val="1"/>
      <w:marLeft w:val="0"/>
      <w:marRight w:val="0"/>
      <w:marTop w:val="0"/>
      <w:marBottom w:val="0"/>
      <w:divBdr>
        <w:top w:val="none" w:sz="0" w:space="0" w:color="auto"/>
        <w:left w:val="none" w:sz="0" w:space="0" w:color="auto"/>
        <w:bottom w:val="none" w:sz="0" w:space="0" w:color="auto"/>
        <w:right w:val="none" w:sz="0" w:space="0" w:color="auto"/>
      </w:divBdr>
    </w:div>
    <w:div w:id="187379474">
      <w:bodyDiv w:val="1"/>
      <w:marLeft w:val="0"/>
      <w:marRight w:val="0"/>
      <w:marTop w:val="0"/>
      <w:marBottom w:val="0"/>
      <w:divBdr>
        <w:top w:val="none" w:sz="0" w:space="0" w:color="auto"/>
        <w:left w:val="none" w:sz="0" w:space="0" w:color="auto"/>
        <w:bottom w:val="none" w:sz="0" w:space="0" w:color="auto"/>
        <w:right w:val="none" w:sz="0" w:space="0" w:color="auto"/>
      </w:divBdr>
    </w:div>
    <w:div w:id="187380692">
      <w:bodyDiv w:val="1"/>
      <w:marLeft w:val="0"/>
      <w:marRight w:val="0"/>
      <w:marTop w:val="0"/>
      <w:marBottom w:val="0"/>
      <w:divBdr>
        <w:top w:val="none" w:sz="0" w:space="0" w:color="auto"/>
        <w:left w:val="none" w:sz="0" w:space="0" w:color="auto"/>
        <w:bottom w:val="none" w:sz="0" w:space="0" w:color="auto"/>
        <w:right w:val="none" w:sz="0" w:space="0" w:color="auto"/>
      </w:divBdr>
    </w:div>
    <w:div w:id="187528520">
      <w:bodyDiv w:val="1"/>
      <w:marLeft w:val="0"/>
      <w:marRight w:val="0"/>
      <w:marTop w:val="0"/>
      <w:marBottom w:val="0"/>
      <w:divBdr>
        <w:top w:val="none" w:sz="0" w:space="0" w:color="auto"/>
        <w:left w:val="none" w:sz="0" w:space="0" w:color="auto"/>
        <w:bottom w:val="none" w:sz="0" w:space="0" w:color="auto"/>
        <w:right w:val="none" w:sz="0" w:space="0" w:color="auto"/>
      </w:divBdr>
    </w:div>
    <w:div w:id="187565436">
      <w:bodyDiv w:val="1"/>
      <w:marLeft w:val="0"/>
      <w:marRight w:val="0"/>
      <w:marTop w:val="0"/>
      <w:marBottom w:val="0"/>
      <w:divBdr>
        <w:top w:val="none" w:sz="0" w:space="0" w:color="auto"/>
        <w:left w:val="none" w:sz="0" w:space="0" w:color="auto"/>
        <w:bottom w:val="none" w:sz="0" w:space="0" w:color="auto"/>
        <w:right w:val="none" w:sz="0" w:space="0" w:color="auto"/>
      </w:divBdr>
    </w:div>
    <w:div w:id="187566215">
      <w:bodyDiv w:val="1"/>
      <w:marLeft w:val="0"/>
      <w:marRight w:val="0"/>
      <w:marTop w:val="0"/>
      <w:marBottom w:val="0"/>
      <w:divBdr>
        <w:top w:val="none" w:sz="0" w:space="0" w:color="auto"/>
        <w:left w:val="none" w:sz="0" w:space="0" w:color="auto"/>
        <w:bottom w:val="none" w:sz="0" w:space="0" w:color="auto"/>
        <w:right w:val="none" w:sz="0" w:space="0" w:color="auto"/>
      </w:divBdr>
    </w:div>
    <w:div w:id="187566450">
      <w:bodyDiv w:val="1"/>
      <w:marLeft w:val="0"/>
      <w:marRight w:val="0"/>
      <w:marTop w:val="0"/>
      <w:marBottom w:val="0"/>
      <w:divBdr>
        <w:top w:val="none" w:sz="0" w:space="0" w:color="auto"/>
        <w:left w:val="none" w:sz="0" w:space="0" w:color="auto"/>
        <w:bottom w:val="none" w:sz="0" w:space="0" w:color="auto"/>
        <w:right w:val="none" w:sz="0" w:space="0" w:color="auto"/>
      </w:divBdr>
    </w:div>
    <w:div w:id="187643543">
      <w:bodyDiv w:val="1"/>
      <w:marLeft w:val="0"/>
      <w:marRight w:val="0"/>
      <w:marTop w:val="0"/>
      <w:marBottom w:val="0"/>
      <w:divBdr>
        <w:top w:val="none" w:sz="0" w:space="0" w:color="auto"/>
        <w:left w:val="none" w:sz="0" w:space="0" w:color="auto"/>
        <w:bottom w:val="none" w:sz="0" w:space="0" w:color="auto"/>
        <w:right w:val="none" w:sz="0" w:space="0" w:color="auto"/>
      </w:divBdr>
    </w:div>
    <w:div w:id="187644507">
      <w:bodyDiv w:val="1"/>
      <w:marLeft w:val="0"/>
      <w:marRight w:val="0"/>
      <w:marTop w:val="0"/>
      <w:marBottom w:val="0"/>
      <w:divBdr>
        <w:top w:val="none" w:sz="0" w:space="0" w:color="auto"/>
        <w:left w:val="none" w:sz="0" w:space="0" w:color="auto"/>
        <w:bottom w:val="none" w:sz="0" w:space="0" w:color="auto"/>
        <w:right w:val="none" w:sz="0" w:space="0" w:color="auto"/>
      </w:divBdr>
    </w:div>
    <w:div w:id="187718913">
      <w:bodyDiv w:val="1"/>
      <w:marLeft w:val="0"/>
      <w:marRight w:val="0"/>
      <w:marTop w:val="0"/>
      <w:marBottom w:val="0"/>
      <w:divBdr>
        <w:top w:val="none" w:sz="0" w:space="0" w:color="auto"/>
        <w:left w:val="none" w:sz="0" w:space="0" w:color="auto"/>
        <w:bottom w:val="none" w:sz="0" w:space="0" w:color="auto"/>
        <w:right w:val="none" w:sz="0" w:space="0" w:color="auto"/>
      </w:divBdr>
    </w:div>
    <w:div w:id="187761087">
      <w:bodyDiv w:val="1"/>
      <w:marLeft w:val="0"/>
      <w:marRight w:val="0"/>
      <w:marTop w:val="0"/>
      <w:marBottom w:val="0"/>
      <w:divBdr>
        <w:top w:val="none" w:sz="0" w:space="0" w:color="auto"/>
        <w:left w:val="none" w:sz="0" w:space="0" w:color="auto"/>
        <w:bottom w:val="none" w:sz="0" w:space="0" w:color="auto"/>
        <w:right w:val="none" w:sz="0" w:space="0" w:color="auto"/>
      </w:divBdr>
    </w:div>
    <w:div w:id="187763039">
      <w:bodyDiv w:val="1"/>
      <w:marLeft w:val="0"/>
      <w:marRight w:val="0"/>
      <w:marTop w:val="0"/>
      <w:marBottom w:val="0"/>
      <w:divBdr>
        <w:top w:val="none" w:sz="0" w:space="0" w:color="auto"/>
        <w:left w:val="none" w:sz="0" w:space="0" w:color="auto"/>
        <w:bottom w:val="none" w:sz="0" w:space="0" w:color="auto"/>
        <w:right w:val="none" w:sz="0" w:space="0" w:color="auto"/>
      </w:divBdr>
    </w:div>
    <w:div w:id="187767518">
      <w:bodyDiv w:val="1"/>
      <w:marLeft w:val="0"/>
      <w:marRight w:val="0"/>
      <w:marTop w:val="0"/>
      <w:marBottom w:val="0"/>
      <w:divBdr>
        <w:top w:val="none" w:sz="0" w:space="0" w:color="auto"/>
        <w:left w:val="none" w:sz="0" w:space="0" w:color="auto"/>
        <w:bottom w:val="none" w:sz="0" w:space="0" w:color="auto"/>
        <w:right w:val="none" w:sz="0" w:space="0" w:color="auto"/>
      </w:divBdr>
    </w:div>
    <w:div w:id="188109246">
      <w:bodyDiv w:val="1"/>
      <w:marLeft w:val="0"/>
      <w:marRight w:val="0"/>
      <w:marTop w:val="0"/>
      <w:marBottom w:val="0"/>
      <w:divBdr>
        <w:top w:val="none" w:sz="0" w:space="0" w:color="auto"/>
        <w:left w:val="none" w:sz="0" w:space="0" w:color="auto"/>
        <w:bottom w:val="none" w:sz="0" w:space="0" w:color="auto"/>
        <w:right w:val="none" w:sz="0" w:space="0" w:color="auto"/>
      </w:divBdr>
    </w:div>
    <w:div w:id="188111129">
      <w:bodyDiv w:val="1"/>
      <w:marLeft w:val="0"/>
      <w:marRight w:val="0"/>
      <w:marTop w:val="0"/>
      <w:marBottom w:val="0"/>
      <w:divBdr>
        <w:top w:val="none" w:sz="0" w:space="0" w:color="auto"/>
        <w:left w:val="none" w:sz="0" w:space="0" w:color="auto"/>
        <w:bottom w:val="none" w:sz="0" w:space="0" w:color="auto"/>
        <w:right w:val="none" w:sz="0" w:space="0" w:color="auto"/>
      </w:divBdr>
    </w:div>
    <w:div w:id="188180091">
      <w:bodyDiv w:val="1"/>
      <w:marLeft w:val="0"/>
      <w:marRight w:val="0"/>
      <w:marTop w:val="0"/>
      <w:marBottom w:val="0"/>
      <w:divBdr>
        <w:top w:val="none" w:sz="0" w:space="0" w:color="auto"/>
        <w:left w:val="none" w:sz="0" w:space="0" w:color="auto"/>
        <w:bottom w:val="none" w:sz="0" w:space="0" w:color="auto"/>
        <w:right w:val="none" w:sz="0" w:space="0" w:color="auto"/>
      </w:divBdr>
    </w:div>
    <w:div w:id="188304500">
      <w:bodyDiv w:val="1"/>
      <w:marLeft w:val="0"/>
      <w:marRight w:val="0"/>
      <w:marTop w:val="0"/>
      <w:marBottom w:val="0"/>
      <w:divBdr>
        <w:top w:val="none" w:sz="0" w:space="0" w:color="auto"/>
        <w:left w:val="none" w:sz="0" w:space="0" w:color="auto"/>
        <w:bottom w:val="none" w:sz="0" w:space="0" w:color="auto"/>
        <w:right w:val="none" w:sz="0" w:space="0" w:color="auto"/>
      </w:divBdr>
    </w:div>
    <w:div w:id="188417993">
      <w:bodyDiv w:val="1"/>
      <w:marLeft w:val="0"/>
      <w:marRight w:val="0"/>
      <w:marTop w:val="0"/>
      <w:marBottom w:val="0"/>
      <w:divBdr>
        <w:top w:val="none" w:sz="0" w:space="0" w:color="auto"/>
        <w:left w:val="none" w:sz="0" w:space="0" w:color="auto"/>
        <w:bottom w:val="none" w:sz="0" w:space="0" w:color="auto"/>
        <w:right w:val="none" w:sz="0" w:space="0" w:color="auto"/>
      </w:divBdr>
      <w:divsChild>
        <w:div w:id="105124481">
          <w:marLeft w:val="0"/>
          <w:marRight w:val="0"/>
          <w:marTop w:val="0"/>
          <w:marBottom w:val="0"/>
          <w:divBdr>
            <w:top w:val="none" w:sz="0" w:space="0" w:color="auto"/>
            <w:left w:val="none" w:sz="0" w:space="0" w:color="auto"/>
            <w:bottom w:val="none" w:sz="0" w:space="0" w:color="auto"/>
            <w:right w:val="none" w:sz="0" w:space="0" w:color="auto"/>
          </w:divBdr>
        </w:div>
        <w:div w:id="137000072">
          <w:marLeft w:val="0"/>
          <w:marRight w:val="0"/>
          <w:marTop w:val="0"/>
          <w:marBottom w:val="0"/>
          <w:divBdr>
            <w:top w:val="none" w:sz="0" w:space="0" w:color="auto"/>
            <w:left w:val="none" w:sz="0" w:space="0" w:color="auto"/>
            <w:bottom w:val="none" w:sz="0" w:space="0" w:color="auto"/>
            <w:right w:val="none" w:sz="0" w:space="0" w:color="auto"/>
          </w:divBdr>
        </w:div>
        <w:div w:id="428307221">
          <w:marLeft w:val="0"/>
          <w:marRight w:val="0"/>
          <w:marTop w:val="0"/>
          <w:marBottom w:val="0"/>
          <w:divBdr>
            <w:top w:val="none" w:sz="0" w:space="0" w:color="auto"/>
            <w:left w:val="none" w:sz="0" w:space="0" w:color="auto"/>
            <w:bottom w:val="none" w:sz="0" w:space="0" w:color="auto"/>
            <w:right w:val="none" w:sz="0" w:space="0" w:color="auto"/>
          </w:divBdr>
        </w:div>
        <w:div w:id="597522487">
          <w:marLeft w:val="0"/>
          <w:marRight w:val="0"/>
          <w:marTop w:val="0"/>
          <w:marBottom w:val="0"/>
          <w:divBdr>
            <w:top w:val="none" w:sz="0" w:space="0" w:color="auto"/>
            <w:left w:val="none" w:sz="0" w:space="0" w:color="auto"/>
            <w:bottom w:val="none" w:sz="0" w:space="0" w:color="auto"/>
            <w:right w:val="none" w:sz="0" w:space="0" w:color="auto"/>
          </w:divBdr>
        </w:div>
      </w:divsChild>
    </w:div>
    <w:div w:id="188448686">
      <w:bodyDiv w:val="1"/>
      <w:marLeft w:val="0"/>
      <w:marRight w:val="0"/>
      <w:marTop w:val="0"/>
      <w:marBottom w:val="0"/>
      <w:divBdr>
        <w:top w:val="none" w:sz="0" w:space="0" w:color="auto"/>
        <w:left w:val="none" w:sz="0" w:space="0" w:color="auto"/>
        <w:bottom w:val="none" w:sz="0" w:space="0" w:color="auto"/>
        <w:right w:val="none" w:sz="0" w:space="0" w:color="auto"/>
      </w:divBdr>
    </w:div>
    <w:div w:id="188496517">
      <w:bodyDiv w:val="1"/>
      <w:marLeft w:val="0"/>
      <w:marRight w:val="0"/>
      <w:marTop w:val="0"/>
      <w:marBottom w:val="0"/>
      <w:divBdr>
        <w:top w:val="none" w:sz="0" w:space="0" w:color="auto"/>
        <w:left w:val="none" w:sz="0" w:space="0" w:color="auto"/>
        <w:bottom w:val="none" w:sz="0" w:space="0" w:color="auto"/>
        <w:right w:val="none" w:sz="0" w:space="0" w:color="auto"/>
      </w:divBdr>
    </w:div>
    <w:div w:id="188615540">
      <w:bodyDiv w:val="1"/>
      <w:marLeft w:val="0"/>
      <w:marRight w:val="0"/>
      <w:marTop w:val="0"/>
      <w:marBottom w:val="0"/>
      <w:divBdr>
        <w:top w:val="none" w:sz="0" w:space="0" w:color="auto"/>
        <w:left w:val="none" w:sz="0" w:space="0" w:color="auto"/>
        <w:bottom w:val="none" w:sz="0" w:space="0" w:color="auto"/>
        <w:right w:val="none" w:sz="0" w:space="0" w:color="auto"/>
      </w:divBdr>
    </w:div>
    <w:div w:id="188615708">
      <w:bodyDiv w:val="1"/>
      <w:marLeft w:val="0"/>
      <w:marRight w:val="0"/>
      <w:marTop w:val="0"/>
      <w:marBottom w:val="0"/>
      <w:divBdr>
        <w:top w:val="none" w:sz="0" w:space="0" w:color="auto"/>
        <w:left w:val="none" w:sz="0" w:space="0" w:color="auto"/>
        <w:bottom w:val="none" w:sz="0" w:space="0" w:color="auto"/>
        <w:right w:val="none" w:sz="0" w:space="0" w:color="auto"/>
      </w:divBdr>
    </w:div>
    <w:div w:id="188640630">
      <w:bodyDiv w:val="1"/>
      <w:marLeft w:val="0"/>
      <w:marRight w:val="0"/>
      <w:marTop w:val="0"/>
      <w:marBottom w:val="0"/>
      <w:divBdr>
        <w:top w:val="none" w:sz="0" w:space="0" w:color="auto"/>
        <w:left w:val="none" w:sz="0" w:space="0" w:color="auto"/>
        <w:bottom w:val="none" w:sz="0" w:space="0" w:color="auto"/>
        <w:right w:val="none" w:sz="0" w:space="0" w:color="auto"/>
      </w:divBdr>
    </w:div>
    <w:div w:id="188687856">
      <w:bodyDiv w:val="1"/>
      <w:marLeft w:val="0"/>
      <w:marRight w:val="0"/>
      <w:marTop w:val="0"/>
      <w:marBottom w:val="0"/>
      <w:divBdr>
        <w:top w:val="none" w:sz="0" w:space="0" w:color="auto"/>
        <w:left w:val="none" w:sz="0" w:space="0" w:color="auto"/>
        <w:bottom w:val="none" w:sz="0" w:space="0" w:color="auto"/>
        <w:right w:val="none" w:sz="0" w:space="0" w:color="auto"/>
      </w:divBdr>
    </w:div>
    <w:div w:id="188758985">
      <w:bodyDiv w:val="1"/>
      <w:marLeft w:val="0"/>
      <w:marRight w:val="0"/>
      <w:marTop w:val="0"/>
      <w:marBottom w:val="0"/>
      <w:divBdr>
        <w:top w:val="none" w:sz="0" w:space="0" w:color="auto"/>
        <w:left w:val="none" w:sz="0" w:space="0" w:color="auto"/>
        <w:bottom w:val="none" w:sz="0" w:space="0" w:color="auto"/>
        <w:right w:val="none" w:sz="0" w:space="0" w:color="auto"/>
      </w:divBdr>
    </w:div>
    <w:div w:id="188764637">
      <w:bodyDiv w:val="1"/>
      <w:marLeft w:val="0"/>
      <w:marRight w:val="0"/>
      <w:marTop w:val="0"/>
      <w:marBottom w:val="0"/>
      <w:divBdr>
        <w:top w:val="none" w:sz="0" w:space="0" w:color="auto"/>
        <w:left w:val="none" w:sz="0" w:space="0" w:color="auto"/>
        <w:bottom w:val="none" w:sz="0" w:space="0" w:color="auto"/>
        <w:right w:val="none" w:sz="0" w:space="0" w:color="auto"/>
      </w:divBdr>
    </w:div>
    <w:div w:id="188766599">
      <w:bodyDiv w:val="1"/>
      <w:marLeft w:val="0"/>
      <w:marRight w:val="0"/>
      <w:marTop w:val="0"/>
      <w:marBottom w:val="0"/>
      <w:divBdr>
        <w:top w:val="none" w:sz="0" w:space="0" w:color="auto"/>
        <w:left w:val="none" w:sz="0" w:space="0" w:color="auto"/>
        <w:bottom w:val="none" w:sz="0" w:space="0" w:color="auto"/>
        <w:right w:val="none" w:sz="0" w:space="0" w:color="auto"/>
      </w:divBdr>
    </w:div>
    <w:div w:id="188832842">
      <w:bodyDiv w:val="1"/>
      <w:marLeft w:val="0"/>
      <w:marRight w:val="0"/>
      <w:marTop w:val="0"/>
      <w:marBottom w:val="0"/>
      <w:divBdr>
        <w:top w:val="none" w:sz="0" w:space="0" w:color="auto"/>
        <w:left w:val="none" w:sz="0" w:space="0" w:color="auto"/>
        <w:bottom w:val="none" w:sz="0" w:space="0" w:color="auto"/>
        <w:right w:val="none" w:sz="0" w:space="0" w:color="auto"/>
      </w:divBdr>
    </w:div>
    <w:div w:id="188832899">
      <w:bodyDiv w:val="1"/>
      <w:marLeft w:val="0"/>
      <w:marRight w:val="0"/>
      <w:marTop w:val="0"/>
      <w:marBottom w:val="0"/>
      <w:divBdr>
        <w:top w:val="none" w:sz="0" w:space="0" w:color="auto"/>
        <w:left w:val="none" w:sz="0" w:space="0" w:color="auto"/>
        <w:bottom w:val="none" w:sz="0" w:space="0" w:color="auto"/>
        <w:right w:val="none" w:sz="0" w:space="0" w:color="auto"/>
      </w:divBdr>
    </w:div>
    <w:div w:id="188882838">
      <w:bodyDiv w:val="1"/>
      <w:marLeft w:val="0"/>
      <w:marRight w:val="0"/>
      <w:marTop w:val="0"/>
      <w:marBottom w:val="0"/>
      <w:divBdr>
        <w:top w:val="none" w:sz="0" w:space="0" w:color="auto"/>
        <w:left w:val="none" w:sz="0" w:space="0" w:color="auto"/>
        <w:bottom w:val="none" w:sz="0" w:space="0" w:color="auto"/>
        <w:right w:val="none" w:sz="0" w:space="0" w:color="auto"/>
      </w:divBdr>
    </w:div>
    <w:div w:id="188953073">
      <w:bodyDiv w:val="1"/>
      <w:marLeft w:val="0"/>
      <w:marRight w:val="0"/>
      <w:marTop w:val="0"/>
      <w:marBottom w:val="0"/>
      <w:divBdr>
        <w:top w:val="none" w:sz="0" w:space="0" w:color="auto"/>
        <w:left w:val="none" w:sz="0" w:space="0" w:color="auto"/>
        <w:bottom w:val="none" w:sz="0" w:space="0" w:color="auto"/>
        <w:right w:val="none" w:sz="0" w:space="0" w:color="auto"/>
      </w:divBdr>
    </w:div>
    <w:div w:id="188958289">
      <w:bodyDiv w:val="1"/>
      <w:marLeft w:val="0"/>
      <w:marRight w:val="0"/>
      <w:marTop w:val="0"/>
      <w:marBottom w:val="0"/>
      <w:divBdr>
        <w:top w:val="none" w:sz="0" w:space="0" w:color="auto"/>
        <w:left w:val="none" w:sz="0" w:space="0" w:color="auto"/>
        <w:bottom w:val="none" w:sz="0" w:space="0" w:color="auto"/>
        <w:right w:val="none" w:sz="0" w:space="0" w:color="auto"/>
      </w:divBdr>
    </w:div>
    <w:div w:id="189029607">
      <w:bodyDiv w:val="1"/>
      <w:marLeft w:val="0"/>
      <w:marRight w:val="0"/>
      <w:marTop w:val="0"/>
      <w:marBottom w:val="0"/>
      <w:divBdr>
        <w:top w:val="none" w:sz="0" w:space="0" w:color="auto"/>
        <w:left w:val="none" w:sz="0" w:space="0" w:color="auto"/>
        <w:bottom w:val="none" w:sz="0" w:space="0" w:color="auto"/>
        <w:right w:val="none" w:sz="0" w:space="0" w:color="auto"/>
      </w:divBdr>
    </w:div>
    <w:div w:id="189031516">
      <w:bodyDiv w:val="1"/>
      <w:marLeft w:val="0"/>
      <w:marRight w:val="0"/>
      <w:marTop w:val="0"/>
      <w:marBottom w:val="0"/>
      <w:divBdr>
        <w:top w:val="none" w:sz="0" w:space="0" w:color="auto"/>
        <w:left w:val="none" w:sz="0" w:space="0" w:color="auto"/>
        <w:bottom w:val="none" w:sz="0" w:space="0" w:color="auto"/>
        <w:right w:val="none" w:sz="0" w:space="0" w:color="auto"/>
      </w:divBdr>
    </w:div>
    <w:div w:id="189035155">
      <w:bodyDiv w:val="1"/>
      <w:marLeft w:val="0"/>
      <w:marRight w:val="0"/>
      <w:marTop w:val="0"/>
      <w:marBottom w:val="0"/>
      <w:divBdr>
        <w:top w:val="none" w:sz="0" w:space="0" w:color="auto"/>
        <w:left w:val="none" w:sz="0" w:space="0" w:color="auto"/>
        <w:bottom w:val="none" w:sz="0" w:space="0" w:color="auto"/>
        <w:right w:val="none" w:sz="0" w:space="0" w:color="auto"/>
      </w:divBdr>
    </w:div>
    <w:div w:id="189149544">
      <w:bodyDiv w:val="1"/>
      <w:marLeft w:val="0"/>
      <w:marRight w:val="0"/>
      <w:marTop w:val="0"/>
      <w:marBottom w:val="0"/>
      <w:divBdr>
        <w:top w:val="none" w:sz="0" w:space="0" w:color="auto"/>
        <w:left w:val="none" w:sz="0" w:space="0" w:color="auto"/>
        <w:bottom w:val="none" w:sz="0" w:space="0" w:color="auto"/>
        <w:right w:val="none" w:sz="0" w:space="0" w:color="auto"/>
      </w:divBdr>
    </w:div>
    <w:div w:id="189224373">
      <w:bodyDiv w:val="1"/>
      <w:marLeft w:val="0"/>
      <w:marRight w:val="0"/>
      <w:marTop w:val="0"/>
      <w:marBottom w:val="0"/>
      <w:divBdr>
        <w:top w:val="none" w:sz="0" w:space="0" w:color="auto"/>
        <w:left w:val="none" w:sz="0" w:space="0" w:color="auto"/>
        <w:bottom w:val="none" w:sz="0" w:space="0" w:color="auto"/>
        <w:right w:val="none" w:sz="0" w:space="0" w:color="auto"/>
      </w:divBdr>
    </w:div>
    <w:div w:id="189412463">
      <w:bodyDiv w:val="1"/>
      <w:marLeft w:val="0"/>
      <w:marRight w:val="0"/>
      <w:marTop w:val="0"/>
      <w:marBottom w:val="0"/>
      <w:divBdr>
        <w:top w:val="none" w:sz="0" w:space="0" w:color="auto"/>
        <w:left w:val="none" w:sz="0" w:space="0" w:color="auto"/>
        <w:bottom w:val="none" w:sz="0" w:space="0" w:color="auto"/>
        <w:right w:val="none" w:sz="0" w:space="0" w:color="auto"/>
      </w:divBdr>
    </w:div>
    <w:div w:id="189417249">
      <w:bodyDiv w:val="1"/>
      <w:marLeft w:val="0"/>
      <w:marRight w:val="0"/>
      <w:marTop w:val="0"/>
      <w:marBottom w:val="0"/>
      <w:divBdr>
        <w:top w:val="none" w:sz="0" w:space="0" w:color="auto"/>
        <w:left w:val="none" w:sz="0" w:space="0" w:color="auto"/>
        <w:bottom w:val="none" w:sz="0" w:space="0" w:color="auto"/>
        <w:right w:val="none" w:sz="0" w:space="0" w:color="auto"/>
      </w:divBdr>
    </w:div>
    <w:div w:id="189491262">
      <w:bodyDiv w:val="1"/>
      <w:marLeft w:val="0"/>
      <w:marRight w:val="0"/>
      <w:marTop w:val="0"/>
      <w:marBottom w:val="0"/>
      <w:divBdr>
        <w:top w:val="none" w:sz="0" w:space="0" w:color="auto"/>
        <w:left w:val="none" w:sz="0" w:space="0" w:color="auto"/>
        <w:bottom w:val="none" w:sz="0" w:space="0" w:color="auto"/>
        <w:right w:val="none" w:sz="0" w:space="0" w:color="auto"/>
      </w:divBdr>
    </w:div>
    <w:div w:id="189493917">
      <w:bodyDiv w:val="1"/>
      <w:marLeft w:val="0"/>
      <w:marRight w:val="0"/>
      <w:marTop w:val="0"/>
      <w:marBottom w:val="0"/>
      <w:divBdr>
        <w:top w:val="none" w:sz="0" w:space="0" w:color="auto"/>
        <w:left w:val="none" w:sz="0" w:space="0" w:color="auto"/>
        <w:bottom w:val="none" w:sz="0" w:space="0" w:color="auto"/>
        <w:right w:val="none" w:sz="0" w:space="0" w:color="auto"/>
      </w:divBdr>
    </w:div>
    <w:div w:id="189493989">
      <w:bodyDiv w:val="1"/>
      <w:marLeft w:val="0"/>
      <w:marRight w:val="0"/>
      <w:marTop w:val="0"/>
      <w:marBottom w:val="0"/>
      <w:divBdr>
        <w:top w:val="none" w:sz="0" w:space="0" w:color="auto"/>
        <w:left w:val="none" w:sz="0" w:space="0" w:color="auto"/>
        <w:bottom w:val="none" w:sz="0" w:space="0" w:color="auto"/>
        <w:right w:val="none" w:sz="0" w:space="0" w:color="auto"/>
      </w:divBdr>
    </w:div>
    <w:div w:id="189690627">
      <w:bodyDiv w:val="1"/>
      <w:marLeft w:val="0"/>
      <w:marRight w:val="0"/>
      <w:marTop w:val="0"/>
      <w:marBottom w:val="0"/>
      <w:divBdr>
        <w:top w:val="none" w:sz="0" w:space="0" w:color="auto"/>
        <w:left w:val="none" w:sz="0" w:space="0" w:color="auto"/>
        <w:bottom w:val="none" w:sz="0" w:space="0" w:color="auto"/>
        <w:right w:val="none" w:sz="0" w:space="0" w:color="auto"/>
      </w:divBdr>
      <w:divsChild>
        <w:div w:id="1936936992">
          <w:marLeft w:val="480"/>
          <w:marRight w:val="0"/>
          <w:marTop w:val="0"/>
          <w:marBottom w:val="0"/>
          <w:divBdr>
            <w:top w:val="none" w:sz="0" w:space="0" w:color="auto"/>
            <w:left w:val="none" w:sz="0" w:space="0" w:color="auto"/>
            <w:bottom w:val="none" w:sz="0" w:space="0" w:color="auto"/>
            <w:right w:val="none" w:sz="0" w:space="0" w:color="auto"/>
          </w:divBdr>
        </w:div>
        <w:div w:id="1047216776">
          <w:marLeft w:val="480"/>
          <w:marRight w:val="0"/>
          <w:marTop w:val="0"/>
          <w:marBottom w:val="0"/>
          <w:divBdr>
            <w:top w:val="none" w:sz="0" w:space="0" w:color="auto"/>
            <w:left w:val="none" w:sz="0" w:space="0" w:color="auto"/>
            <w:bottom w:val="none" w:sz="0" w:space="0" w:color="auto"/>
            <w:right w:val="none" w:sz="0" w:space="0" w:color="auto"/>
          </w:divBdr>
        </w:div>
        <w:div w:id="2109735199">
          <w:marLeft w:val="480"/>
          <w:marRight w:val="0"/>
          <w:marTop w:val="0"/>
          <w:marBottom w:val="0"/>
          <w:divBdr>
            <w:top w:val="none" w:sz="0" w:space="0" w:color="auto"/>
            <w:left w:val="none" w:sz="0" w:space="0" w:color="auto"/>
            <w:bottom w:val="none" w:sz="0" w:space="0" w:color="auto"/>
            <w:right w:val="none" w:sz="0" w:space="0" w:color="auto"/>
          </w:divBdr>
        </w:div>
        <w:div w:id="768431142">
          <w:marLeft w:val="480"/>
          <w:marRight w:val="0"/>
          <w:marTop w:val="0"/>
          <w:marBottom w:val="0"/>
          <w:divBdr>
            <w:top w:val="none" w:sz="0" w:space="0" w:color="auto"/>
            <w:left w:val="none" w:sz="0" w:space="0" w:color="auto"/>
            <w:bottom w:val="none" w:sz="0" w:space="0" w:color="auto"/>
            <w:right w:val="none" w:sz="0" w:space="0" w:color="auto"/>
          </w:divBdr>
        </w:div>
        <w:div w:id="1161311030">
          <w:marLeft w:val="480"/>
          <w:marRight w:val="0"/>
          <w:marTop w:val="0"/>
          <w:marBottom w:val="0"/>
          <w:divBdr>
            <w:top w:val="none" w:sz="0" w:space="0" w:color="auto"/>
            <w:left w:val="none" w:sz="0" w:space="0" w:color="auto"/>
            <w:bottom w:val="none" w:sz="0" w:space="0" w:color="auto"/>
            <w:right w:val="none" w:sz="0" w:space="0" w:color="auto"/>
          </w:divBdr>
        </w:div>
        <w:div w:id="1322809240">
          <w:marLeft w:val="480"/>
          <w:marRight w:val="0"/>
          <w:marTop w:val="0"/>
          <w:marBottom w:val="0"/>
          <w:divBdr>
            <w:top w:val="none" w:sz="0" w:space="0" w:color="auto"/>
            <w:left w:val="none" w:sz="0" w:space="0" w:color="auto"/>
            <w:bottom w:val="none" w:sz="0" w:space="0" w:color="auto"/>
            <w:right w:val="none" w:sz="0" w:space="0" w:color="auto"/>
          </w:divBdr>
        </w:div>
        <w:div w:id="399400808">
          <w:marLeft w:val="480"/>
          <w:marRight w:val="0"/>
          <w:marTop w:val="0"/>
          <w:marBottom w:val="0"/>
          <w:divBdr>
            <w:top w:val="none" w:sz="0" w:space="0" w:color="auto"/>
            <w:left w:val="none" w:sz="0" w:space="0" w:color="auto"/>
            <w:bottom w:val="none" w:sz="0" w:space="0" w:color="auto"/>
            <w:right w:val="none" w:sz="0" w:space="0" w:color="auto"/>
          </w:divBdr>
        </w:div>
        <w:div w:id="98138383">
          <w:marLeft w:val="480"/>
          <w:marRight w:val="0"/>
          <w:marTop w:val="0"/>
          <w:marBottom w:val="0"/>
          <w:divBdr>
            <w:top w:val="none" w:sz="0" w:space="0" w:color="auto"/>
            <w:left w:val="none" w:sz="0" w:space="0" w:color="auto"/>
            <w:bottom w:val="none" w:sz="0" w:space="0" w:color="auto"/>
            <w:right w:val="none" w:sz="0" w:space="0" w:color="auto"/>
          </w:divBdr>
        </w:div>
        <w:div w:id="1108965391">
          <w:marLeft w:val="480"/>
          <w:marRight w:val="0"/>
          <w:marTop w:val="0"/>
          <w:marBottom w:val="0"/>
          <w:divBdr>
            <w:top w:val="none" w:sz="0" w:space="0" w:color="auto"/>
            <w:left w:val="none" w:sz="0" w:space="0" w:color="auto"/>
            <w:bottom w:val="none" w:sz="0" w:space="0" w:color="auto"/>
            <w:right w:val="none" w:sz="0" w:space="0" w:color="auto"/>
          </w:divBdr>
        </w:div>
        <w:div w:id="107701151">
          <w:marLeft w:val="480"/>
          <w:marRight w:val="0"/>
          <w:marTop w:val="0"/>
          <w:marBottom w:val="0"/>
          <w:divBdr>
            <w:top w:val="none" w:sz="0" w:space="0" w:color="auto"/>
            <w:left w:val="none" w:sz="0" w:space="0" w:color="auto"/>
            <w:bottom w:val="none" w:sz="0" w:space="0" w:color="auto"/>
            <w:right w:val="none" w:sz="0" w:space="0" w:color="auto"/>
          </w:divBdr>
        </w:div>
        <w:div w:id="1495217353">
          <w:marLeft w:val="480"/>
          <w:marRight w:val="0"/>
          <w:marTop w:val="0"/>
          <w:marBottom w:val="0"/>
          <w:divBdr>
            <w:top w:val="none" w:sz="0" w:space="0" w:color="auto"/>
            <w:left w:val="none" w:sz="0" w:space="0" w:color="auto"/>
            <w:bottom w:val="none" w:sz="0" w:space="0" w:color="auto"/>
            <w:right w:val="none" w:sz="0" w:space="0" w:color="auto"/>
          </w:divBdr>
        </w:div>
        <w:div w:id="1910843122">
          <w:marLeft w:val="480"/>
          <w:marRight w:val="0"/>
          <w:marTop w:val="0"/>
          <w:marBottom w:val="0"/>
          <w:divBdr>
            <w:top w:val="none" w:sz="0" w:space="0" w:color="auto"/>
            <w:left w:val="none" w:sz="0" w:space="0" w:color="auto"/>
            <w:bottom w:val="none" w:sz="0" w:space="0" w:color="auto"/>
            <w:right w:val="none" w:sz="0" w:space="0" w:color="auto"/>
          </w:divBdr>
        </w:div>
        <w:div w:id="236597290">
          <w:marLeft w:val="480"/>
          <w:marRight w:val="0"/>
          <w:marTop w:val="0"/>
          <w:marBottom w:val="0"/>
          <w:divBdr>
            <w:top w:val="none" w:sz="0" w:space="0" w:color="auto"/>
            <w:left w:val="none" w:sz="0" w:space="0" w:color="auto"/>
            <w:bottom w:val="none" w:sz="0" w:space="0" w:color="auto"/>
            <w:right w:val="none" w:sz="0" w:space="0" w:color="auto"/>
          </w:divBdr>
        </w:div>
        <w:div w:id="21901146">
          <w:marLeft w:val="480"/>
          <w:marRight w:val="0"/>
          <w:marTop w:val="0"/>
          <w:marBottom w:val="0"/>
          <w:divBdr>
            <w:top w:val="none" w:sz="0" w:space="0" w:color="auto"/>
            <w:left w:val="none" w:sz="0" w:space="0" w:color="auto"/>
            <w:bottom w:val="none" w:sz="0" w:space="0" w:color="auto"/>
            <w:right w:val="none" w:sz="0" w:space="0" w:color="auto"/>
          </w:divBdr>
        </w:div>
        <w:div w:id="842428680">
          <w:marLeft w:val="480"/>
          <w:marRight w:val="0"/>
          <w:marTop w:val="0"/>
          <w:marBottom w:val="0"/>
          <w:divBdr>
            <w:top w:val="none" w:sz="0" w:space="0" w:color="auto"/>
            <w:left w:val="none" w:sz="0" w:space="0" w:color="auto"/>
            <w:bottom w:val="none" w:sz="0" w:space="0" w:color="auto"/>
            <w:right w:val="none" w:sz="0" w:space="0" w:color="auto"/>
          </w:divBdr>
        </w:div>
        <w:div w:id="1062142403">
          <w:marLeft w:val="480"/>
          <w:marRight w:val="0"/>
          <w:marTop w:val="0"/>
          <w:marBottom w:val="0"/>
          <w:divBdr>
            <w:top w:val="none" w:sz="0" w:space="0" w:color="auto"/>
            <w:left w:val="none" w:sz="0" w:space="0" w:color="auto"/>
            <w:bottom w:val="none" w:sz="0" w:space="0" w:color="auto"/>
            <w:right w:val="none" w:sz="0" w:space="0" w:color="auto"/>
          </w:divBdr>
        </w:div>
        <w:div w:id="423767917">
          <w:marLeft w:val="480"/>
          <w:marRight w:val="0"/>
          <w:marTop w:val="0"/>
          <w:marBottom w:val="0"/>
          <w:divBdr>
            <w:top w:val="none" w:sz="0" w:space="0" w:color="auto"/>
            <w:left w:val="none" w:sz="0" w:space="0" w:color="auto"/>
            <w:bottom w:val="none" w:sz="0" w:space="0" w:color="auto"/>
            <w:right w:val="none" w:sz="0" w:space="0" w:color="auto"/>
          </w:divBdr>
        </w:div>
        <w:div w:id="1900899000">
          <w:marLeft w:val="480"/>
          <w:marRight w:val="0"/>
          <w:marTop w:val="0"/>
          <w:marBottom w:val="0"/>
          <w:divBdr>
            <w:top w:val="none" w:sz="0" w:space="0" w:color="auto"/>
            <w:left w:val="none" w:sz="0" w:space="0" w:color="auto"/>
            <w:bottom w:val="none" w:sz="0" w:space="0" w:color="auto"/>
            <w:right w:val="none" w:sz="0" w:space="0" w:color="auto"/>
          </w:divBdr>
        </w:div>
        <w:div w:id="938950193">
          <w:marLeft w:val="480"/>
          <w:marRight w:val="0"/>
          <w:marTop w:val="0"/>
          <w:marBottom w:val="0"/>
          <w:divBdr>
            <w:top w:val="none" w:sz="0" w:space="0" w:color="auto"/>
            <w:left w:val="none" w:sz="0" w:space="0" w:color="auto"/>
            <w:bottom w:val="none" w:sz="0" w:space="0" w:color="auto"/>
            <w:right w:val="none" w:sz="0" w:space="0" w:color="auto"/>
          </w:divBdr>
        </w:div>
        <w:div w:id="1170678102">
          <w:marLeft w:val="480"/>
          <w:marRight w:val="0"/>
          <w:marTop w:val="0"/>
          <w:marBottom w:val="0"/>
          <w:divBdr>
            <w:top w:val="none" w:sz="0" w:space="0" w:color="auto"/>
            <w:left w:val="none" w:sz="0" w:space="0" w:color="auto"/>
            <w:bottom w:val="none" w:sz="0" w:space="0" w:color="auto"/>
            <w:right w:val="none" w:sz="0" w:space="0" w:color="auto"/>
          </w:divBdr>
        </w:div>
        <w:div w:id="436797894">
          <w:marLeft w:val="480"/>
          <w:marRight w:val="0"/>
          <w:marTop w:val="0"/>
          <w:marBottom w:val="0"/>
          <w:divBdr>
            <w:top w:val="none" w:sz="0" w:space="0" w:color="auto"/>
            <w:left w:val="none" w:sz="0" w:space="0" w:color="auto"/>
            <w:bottom w:val="none" w:sz="0" w:space="0" w:color="auto"/>
            <w:right w:val="none" w:sz="0" w:space="0" w:color="auto"/>
          </w:divBdr>
        </w:div>
        <w:div w:id="402679087">
          <w:marLeft w:val="480"/>
          <w:marRight w:val="0"/>
          <w:marTop w:val="0"/>
          <w:marBottom w:val="0"/>
          <w:divBdr>
            <w:top w:val="none" w:sz="0" w:space="0" w:color="auto"/>
            <w:left w:val="none" w:sz="0" w:space="0" w:color="auto"/>
            <w:bottom w:val="none" w:sz="0" w:space="0" w:color="auto"/>
            <w:right w:val="none" w:sz="0" w:space="0" w:color="auto"/>
          </w:divBdr>
        </w:div>
        <w:div w:id="40135694">
          <w:marLeft w:val="480"/>
          <w:marRight w:val="0"/>
          <w:marTop w:val="0"/>
          <w:marBottom w:val="0"/>
          <w:divBdr>
            <w:top w:val="none" w:sz="0" w:space="0" w:color="auto"/>
            <w:left w:val="none" w:sz="0" w:space="0" w:color="auto"/>
            <w:bottom w:val="none" w:sz="0" w:space="0" w:color="auto"/>
            <w:right w:val="none" w:sz="0" w:space="0" w:color="auto"/>
          </w:divBdr>
        </w:div>
        <w:div w:id="1431700994">
          <w:marLeft w:val="480"/>
          <w:marRight w:val="0"/>
          <w:marTop w:val="0"/>
          <w:marBottom w:val="0"/>
          <w:divBdr>
            <w:top w:val="none" w:sz="0" w:space="0" w:color="auto"/>
            <w:left w:val="none" w:sz="0" w:space="0" w:color="auto"/>
            <w:bottom w:val="none" w:sz="0" w:space="0" w:color="auto"/>
            <w:right w:val="none" w:sz="0" w:space="0" w:color="auto"/>
          </w:divBdr>
        </w:div>
        <w:div w:id="183784975">
          <w:marLeft w:val="480"/>
          <w:marRight w:val="0"/>
          <w:marTop w:val="0"/>
          <w:marBottom w:val="0"/>
          <w:divBdr>
            <w:top w:val="none" w:sz="0" w:space="0" w:color="auto"/>
            <w:left w:val="none" w:sz="0" w:space="0" w:color="auto"/>
            <w:bottom w:val="none" w:sz="0" w:space="0" w:color="auto"/>
            <w:right w:val="none" w:sz="0" w:space="0" w:color="auto"/>
          </w:divBdr>
        </w:div>
        <w:div w:id="2086148516">
          <w:marLeft w:val="480"/>
          <w:marRight w:val="0"/>
          <w:marTop w:val="0"/>
          <w:marBottom w:val="0"/>
          <w:divBdr>
            <w:top w:val="none" w:sz="0" w:space="0" w:color="auto"/>
            <w:left w:val="none" w:sz="0" w:space="0" w:color="auto"/>
            <w:bottom w:val="none" w:sz="0" w:space="0" w:color="auto"/>
            <w:right w:val="none" w:sz="0" w:space="0" w:color="auto"/>
          </w:divBdr>
        </w:div>
        <w:div w:id="415133458">
          <w:marLeft w:val="480"/>
          <w:marRight w:val="0"/>
          <w:marTop w:val="0"/>
          <w:marBottom w:val="0"/>
          <w:divBdr>
            <w:top w:val="none" w:sz="0" w:space="0" w:color="auto"/>
            <w:left w:val="none" w:sz="0" w:space="0" w:color="auto"/>
            <w:bottom w:val="none" w:sz="0" w:space="0" w:color="auto"/>
            <w:right w:val="none" w:sz="0" w:space="0" w:color="auto"/>
          </w:divBdr>
        </w:div>
        <w:div w:id="493036390">
          <w:marLeft w:val="480"/>
          <w:marRight w:val="0"/>
          <w:marTop w:val="0"/>
          <w:marBottom w:val="0"/>
          <w:divBdr>
            <w:top w:val="none" w:sz="0" w:space="0" w:color="auto"/>
            <w:left w:val="none" w:sz="0" w:space="0" w:color="auto"/>
            <w:bottom w:val="none" w:sz="0" w:space="0" w:color="auto"/>
            <w:right w:val="none" w:sz="0" w:space="0" w:color="auto"/>
          </w:divBdr>
        </w:div>
        <w:div w:id="1168256440">
          <w:marLeft w:val="480"/>
          <w:marRight w:val="0"/>
          <w:marTop w:val="0"/>
          <w:marBottom w:val="0"/>
          <w:divBdr>
            <w:top w:val="none" w:sz="0" w:space="0" w:color="auto"/>
            <w:left w:val="none" w:sz="0" w:space="0" w:color="auto"/>
            <w:bottom w:val="none" w:sz="0" w:space="0" w:color="auto"/>
            <w:right w:val="none" w:sz="0" w:space="0" w:color="auto"/>
          </w:divBdr>
        </w:div>
        <w:div w:id="298927073">
          <w:marLeft w:val="480"/>
          <w:marRight w:val="0"/>
          <w:marTop w:val="0"/>
          <w:marBottom w:val="0"/>
          <w:divBdr>
            <w:top w:val="none" w:sz="0" w:space="0" w:color="auto"/>
            <w:left w:val="none" w:sz="0" w:space="0" w:color="auto"/>
            <w:bottom w:val="none" w:sz="0" w:space="0" w:color="auto"/>
            <w:right w:val="none" w:sz="0" w:space="0" w:color="auto"/>
          </w:divBdr>
        </w:div>
        <w:div w:id="537014315">
          <w:marLeft w:val="480"/>
          <w:marRight w:val="0"/>
          <w:marTop w:val="0"/>
          <w:marBottom w:val="0"/>
          <w:divBdr>
            <w:top w:val="none" w:sz="0" w:space="0" w:color="auto"/>
            <w:left w:val="none" w:sz="0" w:space="0" w:color="auto"/>
            <w:bottom w:val="none" w:sz="0" w:space="0" w:color="auto"/>
            <w:right w:val="none" w:sz="0" w:space="0" w:color="auto"/>
          </w:divBdr>
        </w:div>
        <w:div w:id="160194733">
          <w:marLeft w:val="480"/>
          <w:marRight w:val="0"/>
          <w:marTop w:val="0"/>
          <w:marBottom w:val="0"/>
          <w:divBdr>
            <w:top w:val="none" w:sz="0" w:space="0" w:color="auto"/>
            <w:left w:val="none" w:sz="0" w:space="0" w:color="auto"/>
            <w:bottom w:val="none" w:sz="0" w:space="0" w:color="auto"/>
            <w:right w:val="none" w:sz="0" w:space="0" w:color="auto"/>
          </w:divBdr>
        </w:div>
        <w:div w:id="1473795153">
          <w:marLeft w:val="480"/>
          <w:marRight w:val="0"/>
          <w:marTop w:val="0"/>
          <w:marBottom w:val="0"/>
          <w:divBdr>
            <w:top w:val="none" w:sz="0" w:space="0" w:color="auto"/>
            <w:left w:val="none" w:sz="0" w:space="0" w:color="auto"/>
            <w:bottom w:val="none" w:sz="0" w:space="0" w:color="auto"/>
            <w:right w:val="none" w:sz="0" w:space="0" w:color="auto"/>
          </w:divBdr>
        </w:div>
        <w:div w:id="806775553">
          <w:marLeft w:val="480"/>
          <w:marRight w:val="0"/>
          <w:marTop w:val="0"/>
          <w:marBottom w:val="0"/>
          <w:divBdr>
            <w:top w:val="none" w:sz="0" w:space="0" w:color="auto"/>
            <w:left w:val="none" w:sz="0" w:space="0" w:color="auto"/>
            <w:bottom w:val="none" w:sz="0" w:space="0" w:color="auto"/>
            <w:right w:val="none" w:sz="0" w:space="0" w:color="auto"/>
          </w:divBdr>
        </w:div>
        <w:div w:id="40829283">
          <w:marLeft w:val="480"/>
          <w:marRight w:val="0"/>
          <w:marTop w:val="0"/>
          <w:marBottom w:val="0"/>
          <w:divBdr>
            <w:top w:val="none" w:sz="0" w:space="0" w:color="auto"/>
            <w:left w:val="none" w:sz="0" w:space="0" w:color="auto"/>
            <w:bottom w:val="none" w:sz="0" w:space="0" w:color="auto"/>
            <w:right w:val="none" w:sz="0" w:space="0" w:color="auto"/>
          </w:divBdr>
        </w:div>
        <w:div w:id="1443066025">
          <w:marLeft w:val="480"/>
          <w:marRight w:val="0"/>
          <w:marTop w:val="0"/>
          <w:marBottom w:val="0"/>
          <w:divBdr>
            <w:top w:val="none" w:sz="0" w:space="0" w:color="auto"/>
            <w:left w:val="none" w:sz="0" w:space="0" w:color="auto"/>
            <w:bottom w:val="none" w:sz="0" w:space="0" w:color="auto"/>
            <w:right w:val="none" w:sz="0" w:space="0" w:color="auto"/>
          </w:divBdr>
        </w:div>
        <w:div w:id="525485054">
          <w:marLeft w:val="480"/>
          <w:marRight w:val="0"/>
          <w:marTop w:val="0"/>
          <w:marBottom w:val="0"/>
          <w:divBdr>
            <w:top w:val="none" w:sz="0" w:space="0" w:color="auto"/>
            <w:left w:val="none" w:sz="0" w:space="0" w:color="auto"/>
            <w:bottom w:val="none" w:sz="0" w:space="0" w:color="auto"/>
            <w:right w:val="none" w:sz="0" w:space="0" w:color="auto"/>
          </w:divBdr>
        </w:div>
        <w:div w:id="1999797634">
          <w:marLeft w:val="480"/>
          <w:marRight w:val="0"/>
          <w:marTop w:val="0"/>
          <w:marBottom w:val="0"/>
          <w:divBdr>
            <w:top w:val="none" w:sz="0" w:space="0" w:color="auto"/>
            <w:left w:val="none" w:sz="0" w:space="0" w:color="auto"/>
            <w:bottom w:val="none" w:sz="0" w:space="0" w:color="auto"/>
            <w:right w:val="none" w:sz="0" w:space="0" w:color="auto"/>
          </w:divBdr>
        </w:div>
        <w:div w:id="1939675337">
          <w:marLeft w:val="480"/>
          <w:marRight w:val="0"/>
          <w:marTop w:val="0"/>
          <w:marBottom w:val="0"/>
          <w:divBdr>
            <w:top w:val="none" w:sz="0" w:space="0" w:color="auto"/>
            <w:left w:val="none" w:sz="0" w:space="0" w:color="auto"/>
            <w:bottom w:val="none" w:sz="0" w:space="0" w:color="auto"/>
            <w:right w:val="none" w:sz="0" w:space="0" w:color="auto"/>
          </w:divBdr>
        </w:div>
        <w:div w:id="1195996957">
          <w:marLeft w:val="480"/>
          <w:marRight w:val="0"/>
          <w:marTop w:val="0"/>
          <w:marBottom w:val="0"/>
          <w:divBdr>
            <w:top w:val="none" w:sz="0" w:space="0" w:color="auto"/>
            <w:left w:val="none" w:sz="0" w:space="0" w:color="auto"/>
            <w:bottom w:val="none" w:sz="0" w:space="0" w:color="auto"/>
            <w:right w:val="none" w:sz="0" w:space="0" w:color="auto"/>
          </w:divBdr>
        </w:div>
        <w:div w:id="725422140">
          <w:marLeft w:val="480"/>
          <w:marRight w:val="0"/>
          <w:marTop w:val="0"/>
          <w:marBottom w:val="0"/>
          <w:divBdr>
            <w:top w:val="none" w:sz="0" w:space="0" w:color="auto"/>
            <w:left w:val="none" w:sz="0" w:space="0" w:color="auto"/>
            <w:bottom w:val="none" w:sz="0" w:space="0" w:color="auto"/>
            <w:right w:val="none" w:sz="0" w:space="0" w:color="auto"/>
          </w:divBdr>
        </w:div>
        <w:div w:id="861283904">
          <w:marLeft w:val="480"/>
          <w:marRight w:val="0"/>
          <w:marTop w:val="0"/>
          <w:marBottom w:val="0"/>
          <w:divBdr>
            <w:top w:val="none" w:sz="0" w:space="0" w:color="auto"/>
            <w:left w:val="none" w:sz="0" w:space="0" w:color="auto"/>
            <w:bottom w:val="none" w:sz="0" w:space="0" w:color="auto"/>
            <w:right w:val="none" w:sz="0" w:space="0" w:color="auto"/>
          </w:divBdr>
        </w:div>
        <w:div w:id="86077047">
          <w:marLeft w:val="480"/>
          <w:marRight w:val="0"/>
          <w:marTop w:val="0"/>
          <w:marBottom w:val="0"/>
          <w:divBdr>
            <w:top w:val="none" w:sz="0" w:space="0" w:color="auto"/>
            <w:left w:val="none" w:sz="0" w:space="0" w:color="auto"/>
            <w:bottom w:val="none" w:sz="0" w:space="0" w:color="auto"/>
            <w:right w:val="none" w:sz="0" w:space="0" w:color="auto"/>
          </w:divBdr>
        </w:div>
        <w:div w:id="1582179320">
          <w:marLeft w:val="480"/>
          <w:marRight w:val="0"/>
          <w:marTop w:val="0"/>
          <w:marBottom w:val="0"/>
          <w:divBdr>
            <w:top w:val="none" w:sz="0" w:space="0" w:color="auto"/>
            <w:left w:val="none" w:sz="0" w:space="0" w:color="auto"/>
            <w:bottom w:val="none" w:sz="0" w:space="0" w:color="auto"/>
            <w:right w:val="none" w:sz="0" w:space="0" w:color="auto"/>
          </w:divBdr>
        </w:div>
        <w:div w:id="198592050">
          <w:marLeft w:val="480"/>
          <w:marRight w:val="0"/>
          <w:marTop w:val="0"/>
          <w:marBottom w:val="0"/>
          <w:divBdr>
            <w:top w:val="none" w:sz="0" w:space="0" w:color="auto"/>
            <w:left w:val="none" w:sz="0" w:space="0" w:color="auto"/>
            <w:bottom w:val="none" w:sz="0" w:space="0" w:color="auto"/>
            <w:right w:val="none" w:sz="0" w:space="0" w:color="auto"/>
          </w:divBdr>
        </w:div>
        <w:div w:id="2061904296">
          <w:marLeft w:val="480"/>
          <w:marRight w:val="0"/>
          <w:marTop w:val="0"/>
          <w:marBottom w:val="0"/>
          <w:divBdr>
            <w:top w:val="none" w:sz="0" w:space="0" w:color="auto"/>
            <w:left w:val="none" w:sz="0" w:space="0" w:color="auto"/>
            <w:bottom w:val="none" w:sz="0" w:space="0" w:color="auto"/>
            <w:right w:val="none" w:sz="0" w:space="0" w:color="auto"/>
          </w:divBdr>
        </w:div>
        <w:div w:id="964580528">
          <w:marLeft w:val="480"/>
          <w:marRight w:val="0"/>
          <w:marTop w:val="0"/>
          <w:marBottom w:val="0"/>
          <w:divBdr>
            <w:top w:val="none" w:sz="0" w:space="0" w:color="auto"/>
            <w:left w:val="none" w:sz="0" w:space="0" w:color="auto"/>
            <w:bottom w:val="none" w:sz="0" w:space="0" w:color="auto"/>
            <w:right w:val="none" w:sz="0" w:space="0" w:color="auto"/>
          </w:divBdr>
        </w:div>
        <w:div w:id="1329602588">
          <w:marLeft w:val="480"/>
          <w:marRight w:val="0"/>
          <w:marTop w:val="0"/>
          <w:marBottom w:val="0"/>
          <w:divBdr>
            <w:top w:val="none" w:sz="0" w:space="0" w:color="auto"/>
            <w:left w:val="none" w:sz="0" w:space="0" w:color="auto"/>
            <w:bottom w:val="none" w:sz="0" w:space="0" w:color="auto"/>
            <w:right w:val="none" w:sz="0" w:space="0" w:color="auto"/>
          </w:divBdr>
        </w:div>
        <w:div w:id="507213906">
          <w:marLeft w:val="480"/>
          <w:marRight w:val="0"/>
          <w:marTop w:val="0"/>
          <w:marBottom w:val="0"/>
          <w:divBdr>
            <w:top w:val="none" w:sz="0" w:space="0" w:color="auto"/>
            <w:left w:val="none" w:sz="0" w:space="0" w:color="auto"/>
            <w:bottom w:val="none" w:sz="0" w:space="0" w:color="auto"/>
            <w:right w:val="none" w:sz="0" w:space="0" w:color="auto"/>
          </w:divBdr>
        </w:div>
      </w:divsChild>
    </w:div>
    <w:div w:id="189727510">
      <w:bodyDiv w:val="1"/>
      <w:marLeft w:val="0"/>
      <w:marRight w:val="0"/>
      <w:marTop w:val="0"/>
      <w:marBottom w:val="0"/>
      <w:divBdr>
        <w:top w:val="none" w:sz="0" w:space="0" w:color="auto"/>
        <w:left w:val="none" w:sz="0" w:space="0" w:color="auto"/>
        <w:bottom w:val="none" w:sz="0" w:space="0" w:color="auto"/>
        <w:right w:val="none" w:sz="0" w:space="0" w:color="auto"/>
      </w:divBdr>
    </w:div>
    <w:div w:id="189731323">
      <w:bodyDiv w:val="1"/>
      <w:marLeft w:val="0"/>
      <w:marRight w:val="0"/>
      <w:marTop w:val="0"/>
      <w:marBottom w:val="0"/>
      <w:divBdr>
        <w:top w:val="none" w:sz="0" w:space="0" w:color="auto"/>
        <w:left w:val="none" w:sz="0" w:space="0" w:color="auto"/>
        <w:bottom w:val="none" w:sz="0" w:space="0" w:color="auto"/>
        <w:right w:val="none" w:sz="0" w:space="0" w:color="auto"/>
      </w:divBdr>
    </w:div>
    <w:div w:id="189802072">
      <w:bodyDiv w:val="1"/>
      <w:marLeft w:val="0"/>
      <w:marRight w:val="0"/>
      <w:marTop w:val="0"/>
      <w:marBottom w:val="0"/>
      <w:divBdr>
        <w:top w:val="none" w:sz="0" w:space="0" w:color="auto"/>
        <w:left w:val="none" w:sz="0" w:space="0" w:color="auto"/>
        <w:bottom w:val="none" w:sz="0" w:space="0" w:color="auto"/>
        <w:right w:val="none" w:sz="0" w:space="0" w:color="auto"/>
      </w:divBdr>
    </w:div>
    <w:div w:id="189804256">
      <w:bodyDiv w:val="1"/>
      <w:marLeft w:val="0"/>
      <w:marRight w:val="0"/>
      <w:marTop w:val="0"/>
      <w:marBottom w:val="0"/>
      <w:divBdr>
        <w:top w:val="none" w:sz="0" w:space="0" w:color="auto"/>
        <w:left w:val="none" w:sz="0" w:space="0" w:color="auto"/>
        <w:bottom w:val="none" w:sz="0" w:space="0" w:color="auto"/>
        <w:right w:val="none" w:sz="0" w:space="0" w:color="auto"/>
      </w:divBdr>
    </w:div>
    <w:div w:id="189952202">
      <w:bodyDiv w:val="1"/>
      <w:marLeft w:val="0"/>
      <w:marRight w:val="0"/>
      <w:marTop w:val="0"/>
      <w:marBottom w:val="0"/>
      <w:divBdr>
        <w:top w:val="none" w:sz="0" w:space="0" w:color="auto"/>
        <w:left w:val="none" w:sz="0" w:space="0" w:color="auto"/>
        <w:bottom w:val="none" w:sz="0" w:space="0" w:color="auto"/>
        <w:right w:val="none" w:sz="0" w:space="0" w:color="auto"/>
      </w:divBdr>
    </w:div>
    <w:div w:id="189954429">
      <w:bodyDiv w:val="1"/>
      <w:marLeft w:val="0"/>
      <w:marRight w:val="0"/>
      <w:marTop w:val="0"/>
      <w:marBottom w:val="0"/>
      <w:divBdr>
        <w:top w:val="none" w:sz="0" w:space="0" w:color="auto"/>
        <w:left w:val="none" w:sz="0" w:space="0" w:color="auto"/>
        <w:bottom w:val="none" w:sz="0" w:space="0" w:color="auto"/>
        <w:right w:val="none" w:sz="0" w:space="0" w:color="auto"/>
      </w:divBdr>
    </w:div>
    <w:div w:id="190143956">
      <w:bodyDiv w:val="1"/>
      <w:marLeft w:val="0"/>
      <w:marRight w:val="0"/>
      <w:marTop w:val="0"/>
      <w:marBottom w:val="0"/>
      <w:divBdr>
        <w:top w:val="none" w:sz="0" w:space="0" w:color="auto"/>
        <w:left w:val="none" w:sz="0" w:space="0" w:color="auto"/>
        <w:bottom w:val="none" w:sz="0" w:space="0" w:color="auto"/>
        <w:right w:val="none" w:sz="0" w:space="0" w:color="auto"/>
      </w:divBdr>
    </w:div>
    <w:div w:id="190151024">
      <w:bodyDiv w:val="1"/>
      <w:marLeft w:val="0"/>
      <w:marRight w:val="0"/>
      <w:marTop w:val="0"/>
      <w:marBottom w:val="0"/>
      <w:divBdr>
        <w:top w:val="none" w:sz="0" w:space="0" w:color="auto"/>
        <w:left w:val="none" w:sz="0" w:space="0" w:color="auto"/>
        <w:bottom w:val="none" w:sz="0" w:space="0" w:color="auto"/>
        <w:right w:val="none" w:sz="0" w:space="0" w:color="auto"/>
      </w:divBdr>
    </w:div>
    <w:div w:id="190187516">
      <w:bodyDiv w:val="1"/>
      <w:marLeft w:val="0"/>
      <w:marRight w:val="0"/>
      <w:marTop w:val="0"/>
      <w:marBottom w:val="0"/>
      <w:divBdr>
        <w:top w:val="none" w:sz="0" w:space="0" w:color="auto"/>
        <w:left w:val="none" w:sz="0" w:space="0" w:color="auto"/>
        <w:bottom w:val="none" w:sz="0" w:space="0" w:color="auto"/>
        <w:right w:val="none" w:sz="0" w:space="0" w:color="auto"/>
      </w:divBdr>
    </w:div>
    <w:div w:id="190269161">
      <w:bodyDiv w:val="1"/>
      <w:marLeft w:val="0"/>
      <w:marRight w:val="0"/>
      <w:marTop w:val="0"/>
      <w:marBottom w:val="0"/>
      <w:divBdr>
        <w:top w:val="none" w:sz="0" w:space="0" w:color="auto"/>
        <w:left w:val="none" w:sz="0" w:space="0" w:color="auto"/>
        <w:bottom w:val="none" w:sz="0" w:space="0" w:color="auto"/>
        <w:right w:val="none" w:sz="0" w:space="0" w:color="auto"/>
      </w:divBdr>
    </w:div>
    <w:div w:id="190343569">
      <w:bodyDiv w:val="1"/>
      <w:marLeft w:val="0"/>
      <w:marRight w:val="0"/>
      <w:marTop w:val="0"/>
      <w:marBottom w:val="0"/>
      <w:divBdr>
        <w:top w:val="none" w:sz="0" w:space="0" w:color="auto"/>
        <w:left w:val="none" w:sz="0" w:space="0" w:color="auto"/>
        <w:bottom w:val="none" w:sz="0" w:space="0" w:color="auto"/>
        <w:right w:val="none" w:sz="0" w:space="0" w:color="auto"/>
      </w:divBdr>
    </w:div>
    <w:div w:id="190344699">
      <w:bodyDiv w:val="1"/>
      <w:marLeft w:val="0"/>
      <w:marRight w:val="0"/>
      <w:marTop w:val="0"/>
      <w:marBottom w:val="0"/>
      <w:divBdr>
        <w:top w:val="none" w:sz="0" w:space="0" w:color="auto"/>
        <w:left w:val="none" w:sz="0" w:space="0" w:color="auto"/>
        <w:bottom w:val="none" w:sz="0" w:space="0" w:color="auto"/>
        <w:right w:val="none" w:sz="0" w:space="0" w:color="auto"/>
      </w:divBdr>
    </w:div>
    <w:div w:id="190414497">
      <w:bodyDiv w:val="1"/>
      <w:marLeft w:val="0"/>
      <w:marRight w:val="0"/>
      <w:marTop w:val="0"/>
      <w:marBottom w:val="0"/>
      <w:divBdr>
        <w:top w:val="none" w:sz="0" w:space="0" w:color="auto"/>
        <w:left w:val="none" w:sz="0" w:space="0" w:color="auto"/>
        <w:bottom w:val="none" w:sz="0" w:space="0" w:color="auto"/>
        <w:right w:val="none" w:sz="0" w:space="0" w:color="auto"/>
      </w:divBdr>
    </w:div>
    <w:div w:id="190462176">
      <w:bodyDiv w:val="1"/>
      <w:marLeft w:val="0"/>
      <w:marRight w:val="0"/>
      <w:marTop w:val="0"/>
      <w:marBottom w:val="0"/>
      <w:divBdr>
        <w:top w:val="none" w:sz="0" w:space="0" w:color="auto"/>
        <w:left w:val="none" w:sz="0" w:space="0" w:color="auto"/>
        <w:bottom w:val="none" w:sz="0" w:space="0" w:color="auto"/>
        <w:right w:val="none" w:sz="0" w:space="0" w:color="auto"/>
      </w:divBdr>
    </w:div>
    <w:div w:id="190530862">
      <w:bodyDiv w:val="1"/>
      <w:marLeft w:val="0"/>
      <w:marRight w:val="0"/>
      <w:marTop w:val="0"/>
      <w:marBottom w:val="0"/>
      <w:divBdr>
        <w:top w:val="none" w:sz="0" w:space="0" w:color="auto"/>
        <w:left w:val="none" w:sz="0" w:space="0" w:color="auto"/>
        <w:bottom w:val="none" w:sz="0" w:space="0" w:color="auto"/>
        <w:right w:val="none" w:sz="0" w:space="0" w:color="auto"/>
      </w:divBdr>
    </w:div>
    <w:div w:id="190653647">
      <w:bodyDiv w:val="1"/>
      <w:marLeft w:val="0"/>
      <w:marRight w:val="0"/>
      <w:marTop w:val="0"/>
      <w:marBottom w:val="0"/>
      <w:divBdr>
        <w:top w:val="none" w:sz="0" w:space="0" w:color="auto"/>
        <w:left w:val="none" w:sz="0" w:space="0" w:color="auto"/>
        <w:bottom w:val="none" w:sz="0" w:space="0" w:color="auto"/>
        <w:right w:val="none" w:sz="0" w:space="0" w:color="auto"/>
      </w:divBdr>
    </w:div>
    <w:div w:id="190727143">
      <w:bodyDiv w:val="1"/>
      <w:marLeft w:val="0"/>
      <w:marRight w:val="0"/>
      <w:marTop w:val="0"/>
      <w:marBottom w:val="0"/>
      <w:divBdr>
        <w:top w:val="none" w:sz="0" w:space="0" w:color="auto"/>
        <w:left w:val="none" w:sz="0" w:space="0" w:color="auto"/>
        <w:bottom w:val="none" w:sz="0" w:space="0" w:color="auto"/>
        <w:right w:val="none" w:sz="0" w:space="0" w:color="auto"/>
      </w:divBdr>
    </w:div>
    <w:div w:id="190800331">
      <w:bodyDiv w:val="1"/>
      <w:marLeft w:val="0"/>
      <w:marRight w:val="0"/>
      <w:marTop w:val="0"/>
      <w:marBottom w:val="0"/>
      <w:divBdr>
        <w:top w:val="none" w:sz="0" w:space="0" w:color="auto"/>
        <w:left w:val="none" w:sz="0" w:space="0" w:color="auto"/>
        <w:bottom w:val="none" w:sz="0" w:space="0" w:color="auto"/>
        <w:right w:val="none" w:sz="0" w:space="0" w:color="auto"/>
      </w:divBdr>
    </w:div>
    <w:div w:id="190917191">
      <w:bodyDiv w:val="1"/>
      <w:marLeft w:val="0"/>
      <w:marRight w:val="0"/>
      <w:marTop w:val="0"/>
      <w:marBottom w:val="0"/>
      <w:divBdr>
        <w:top w:val="none" w:sz="0" w:space="0" w:color="auto"/>
        <w:left w:val="none" w:sz="0" w:space="0" w:color="auto"/>
        <w:bottom w:val="none" w:sz="0" w:space="0" w:color="auto"/>
        <w:right w:val="none" w:sz="0" w:space="0" w:color="auto"/>
      </w:divBdr>
    </w:div>
    <w:div w:id="190924586">
      <w:bodyDiv w:val="1"/>
      <w:marLeft w:val="0"/>
      <w:marRight w:val="0"/>
      <w:marTop w:val="0"/>
      <w:marBottom w:val="0"/>
      <w:divBdr>
        <w:top w:val="none" w:sz="0" w:space="0" w:color="auto"/>
        <w:left w:val="none" w:sz="0" w:space="0" w:color="auto"/>
        <w:bottom w:val="none" w:sz="0" w:space="0" w:color="auto"/>
        <w:right w:val="none" w:sz="0" w:space="0" w:color="auto"/>
      </w:divBdr>
    </w:div>
    <w:div w:id="190992196">
      <w:bodyDiv w:val="1"/>
      <w:marLeft w:val="0"/>
      <w:marRight w:val="0"/>
      <w:marTop w:val="0"/>
      <w:marBottom w:val="0"/>
      <w:divBdr>
        <w:top w:val="none" w:sz="0" w:space="0" w:color="auto"/>
        <w:left w:val="none" w:sz="0" w:space="0" w:color="auto"/>
        <w:bottom w:val="none" w:sz="0" w:space="0" w:color="auto"/>
        <w:right w:val="none" w:sz="0" w:space="0" w:color="auto"/>
      </w:divBdr>
    </w:div>
    <w:div w:id="190996933">
      <w:bodyDiv w:val="1"/>
      <w:marLeft w:val="0"/>
      <w:marRight w:val="0"/>
      <w:marTop w:val="0"/>
      <w:marBottom w:val="0"/>
      <w:divBdr>
        <w:top w:val="none" w:sz="0" w:space="0" w:color="auto"/>
        <w:left w:val="none" w:sz="0" w:space="0" w:color="auto"/>
        <w:bottom w:val="none" w:sz="0" w:space="0" w:color="auto"/>
        <w:right w:val="none" w:sz="0" w:space="0" w:color="auto"/>
      </w:divBdr>
    </w:div>
    <w:div w:id="191038245">
      <w:bodyDiv w:val="1"/>
      <w:marLeft w:val="0"/>
      <w:marRight w:val="0"/>
      <w:marTop w:val="0"/>
      <w:marBottom w:val="0"/>
      <w:divBdr>
        <w:top w:val="none" w:sz="0" w:space="0" w:color="auto"/>
        <w:left w:val="none" w:sz="0" w:space="0" w:color="auto"/>
        <w:bottom w:val="none" w:sz="0" w:space="0" w:color="auto"/>
        <w:right w:val="none" w:sz="0" w:space="0" w:color="auto"/>
      </w:divBdr>
    </w:div>
    <w:div w:id="191261852">
      <w:bodyDiv w:val="1"/>
      <w:marLeft w:val="0"/>
      <w:marRight w:val="0"/>
      <w:marTop w:val="0"/>
      <w:marBottom w:val="0"/>
      <w:divBdr>
        <w:top w:val="none" w:sz="0" w:space="0" w:color="auto"/>
        <w:left w:val="none" w:sz="0" w:space="0" w:color="auto"/>
        <w:bottom w:val="none" w:sz="0" w:space="0" w:color="auto"/>
        <w:right w:val="none" w:sz="0" w:space="0" w:color="auto"/>
      </w:divBdr>
    </w:div>
    <w:div w:id="191303317">
      <w:bodyDiv w:val="1"/>
      <w:marLeft w:val="0"/>
      <w:marRight w:val="0"/>
      <w:marTop w:val="0"/>
      <w:marBottom w:val="0"/>
      <w:divBdr>
        <w:top w:val="none" w:sz="0" w:space="0" w:color="auto"/>
        <w:left w:val="none" w:sz="0" w:space="0" w:color="auto"/>
        <w:bottom w:val="none" w:sz="0" w:space="0" w:color="auto"/>
        <w:right w:val="none" w:sz="0" w:space="0" w:color="auto"/>
      </w:divBdr>
    </w:div>
    <w:div w:id="191308811">
      <w:bodyDiv w:val="1"/>
      <w:marLeft w:val="0"/>
      <w:marRight w:val="0"/>
      <w:marTop w:val="0"/>
      <w:marBottom w:val="0"/>
      <w:divBdr>
        <w:top w:val="none" w:sz="0" w:space="0" w:color="auto"/>
        <w:left w:val="none" w:sz="0" w:space="0" w:color="auto"/>
        <w:bottom w:val="none" w:sz="0" w:space="0" w:color="auto"/>
        <w:right w:val="none" w:sz="0" w:space="0" w:color="auto"/>
      </w:divBdr>
    </w:div>
    <w:div w:id="191384792">
      <w:bodyDiv w:val="1"/>
      <w:marLeft w:val="0"/>
      <w:marRight w:val="0"/>
      <w:marTop w:val="0"/>
      <w:marBottom w:val="0"/>
      <w:divBdr>
        <w:top w:val="none" w:sz="0" w:space="0" w:color="auto"/>
        <w:left w:val="none" w:sz="0" w:space="0" w:color="auto"/>
        <w:bottom w:val="none" w:sz="0" w:space="0" w:color="auto"/>
        <w:right w:val="none" w:sz="0" w:space="0" w:color="auto"/>
      </w:divBdr>
    </w:div>
    <w:div w:id="191503828">
      <w:bodyDiv w:val="1"/>
      <w:marLeft w:val="0"/>
      <w:marRight w:val="0"/>
      <w:marTop w:val="0"/>
      <w:marBottom w:val="0"/>
      <w:divBdr>
        <w:top w:val="none" w:sz="0" w:space="0" w:color="auto"/>
        <w:left w:val="none" w:sz="0" w:space="0" w:color="auto"/>
        <w:bottom w:val="none" w:sz="0" w:space="0" w:color="auto"/>
        <w:right w:val="none" w:sz="0" w:space="0" w:color="auto"/>
      </w:divBdr>
    </w:div>
    <w:div w:id="191573419">
      <w:bodyDiv w:val="1"/>
      <w:marLeft w:val="0"/>
      <w:marRight w:val="0"/>
      <w:marTop w:val="0"/>
      <w:marBottom w:val="0"/>
      <w:divBdr>
        <w:top w:val="none" w:sz="0" w:space="0" w:color="auto"/>
        <w:left w:val="none" w:sz="0" w:space="0" w:color="auto"/>
        <w:bottom w:val="none" w:sz="0" w:space="0" w:color="auto"/>
        <w:right w:val="none" w:sz="0" w:space="0" w:color="auto"/>
      </w:divBdr>
    </w:div>
    <w:div w:id="191650439">
      <w:bodyDiv w:val="1"/>
      <w:marLeft w:val="0"/>
      <w:marRight w:val="0"/>
      <w:marTop w:val="0"/>
      <w:marBottom w:val="0"/>
      <w:divBdr>
        <w:top w:val="none" w:sz="0" w:space="0" w:color="auto"/>
        <w:left w:val="none" w:sz="0" w:space="0" w:color="auto"/>
        <w:bottom w:val="none" w:sz="0" w:space="0" w:color="auto"/>
        <w:right w:val="none" w:sz="0" w:space="0" w:color="auto"/>
      </w:divBdr>
    </w:div>
    <w:div w:id="191653724">
      <w:bodyDiv w:val="1"/>
      <w:marLeft w:val="0"/>
      <w:marRight w:val="0"/>
      <w:marTop w:val="0"/>
      <w:marBottom w:val="0"/>
      <w:divBdr>
        <w:top w:val="none" w:sz="0" w:space="0" w:color="auto"/>
        <w:left w:val="none" w:sz="0" w:space="0" w:color="auto"/>
        <w:bottom w:val="none" w:sz="0" w:space="0" w:color="auto"/>
        <w:right w:val="none" w:sz="0" w:space="0" w:color="auto"/>
      </w:divBdr>
    </w:div>
    <w:div w:id="191723951">
      <w:bodyDiv w:val="1"/>
      <w:marLeft w:val="0"/>
      <w:marRight w:val="0"/>
      <w:marTop w:val="0"/>
      <w:marBottom w:val="0"/>
      <w:divBdr>
        <w:top w:val="none" w:sz="0" w:space="0" w:color="auto"/>
        <w:left w:val="none" w:sz="0" w:space="0" w:color="auto"/>
        <w:bottom w:val="none" w:sz="0" w:space="0" w:color="auto"/>
        <w:right w:val="none" w:sz="0" w:space="0" w:color="auto"/>
      </w:divBdr>
    </w:div>
    <w:div w:id="191765509">
      <w:bodyDiv w:val="1"/>
      <w:marLeft w:val="0"/>
      <w:marRight w:val="0"/>
      <w:marTop w:val="0"/>
      <w:marBottom w:val="0"/>
      <w:divBdr>
        <w:top w:val="none" w:sz="0" w:space="0" w:color="auto"/>
        <w:left w:val="none" w:sz="0" w:space="0" w:color="auto"/>
        <w:bottom w:val="none" w:sz="0" w:space="0" w:color="auto"/>
        <w:right w:val="none" w:sz="0" w:space="0" w:color="auto"/>
      </w:divBdr>
      <w:divsChild>
        <w:div w:id="58327849">
          <w:marLeft w:val="480"/>
          <w:marRight w:val="0"/>
          <w:marTop w:val="0"/>
          <w:marBottom w:val="0"/>
          <w:divBdr>
            <w:top w:val="none" w:sz="0" w:space="0" w:color="auto"/>
            <w:left w:val="none" w:sz="0" w:space="0" w:color="auto"/>
            <w:bottom w:val="none" w:sz="0" w:space="0" w:color="auto"/>
            <w:right w:val="none" w:sz="0" w:space="0" w:color="auto"/>
          </w:divBdr>
        </w:div>
        <w:div w:id="150830123">
          <w:marLeft w:val="480"/>
          <w:marRight w:val="0"/>
          <w:marTop w:val="0"/>
          <w:marBottom w:val="0"/>
          <w:divBdr>
            <w:top w:val="none" w:sz="0" w:space="0" w:color="auto"/>
            <w:left w:val="none" w:sz="0" w:space="0" w:color="auto"/>
            <w:bottom w:val="none" w:sz="0" w:space="0" w:color="auto"/>
            <w:right w:val="none" w:sz="0" w:space="0" w:color="auto"/>
          </w:divBdr>
        </w:div>
        <w:div w:id="345324603">
          <w:marLeft w:val="480"/>
          <w:marRight w:val="0"/>
          <w:marTop w:val="0"/>
          <w:marBottom w:val="0"/>
          <w:divBdr>
            <w:top w:val="none" w:sz="0" w:space="0" w:color="auto"/>
            <w:left w:val="none" w:sz="0" w:space="0" w:color="auto"/>
            <w:bottom w:val="none" w:sz="0" w:space="0" w:color="auto"/>
            <w:right w:val="none" w:sz="0" w:space="0" w:color="auto"/>
          </w:divBdr>
        </w:div>
        <w:div w:id="556166944">
          <w:marLeft w:val="480"/>
          <w:marRight w:val="0"/>
          <w:marTop w:val="0"/>
          <w:marBottom w:val="0"/>
          <w:divBdr>
            <w:top w:val="none" w:sz="0" w:space="0" w:color="auto"/>
            <w:left w:val="none" w:sz="0" w:space="0" w:color="auto"/>
            <w:bottom w:val="none" w:sz="0" w:space="0" w:color="auto"/>
            <w:right w:val="none" w:sz="0" w:space="0" w:color="auto"/>
          </w:divBdr>
        </w:div>
        <w:div w:id="587469343">
          <w:marLeft w:val="480"/>
          <w:marRight w:val="0"/>
          <w:marTop w:val="0"/>
          <w:marBottom w:val="0"/>
          <w:divBdr>
            <w:top w:val="none" w:sz="0" w:space="0" w:color="auto"/>
            <w:left w:val="none" w:sz="0" w:space="0" w:color="auto"/>
            <w:bottom w:val="none" w:sz="0" w:space="0" w:color="auto"/>
            <w:right w:val="none" w:sz="0" w:space="0" w:color="auto"/>
          </w:divBdr>
        </w:div>
        <w:div w:id="605426592">
          <w:marLeft w:val="480"/>
          <w:marRight w:val="0"/>
          <w:marTop w:val="0"/>
          <w:marBottom w:val="0"/>
          <w:divBdr>
            <w:top w:val="none" w:sz="0" w:space="0" w:color="auto"/>
            <w:left w:val="none" w:sz="0" w:space="0" w:color="auto"/>
            <w:bottom w:val="none" w:sz="0" w:space="0" w:color="auto"/>
            <w:right w:val="none" w:sz="0" w:space="0" w:color="auto"/>
          </w:divBdr>
        </w:div>
        <w:div w:id="710492666">
          <w:marLeft w:val="480"/>
          <w:marRight w:val="0"/>
          <w:marTop w:val="0"/>
          <w:marBottom w:val="0"/>
          <w:divBdr>
            <w:top w:val="none" w:sz="0" w:space="0" w:color="auto"/>
            <w:left w:val="none" w:sz="0" w:space="0" w:color="auto"/>
            <w:bottom w:val="none" w:sz="0" w:space="0" w:color="auto"/>
            <w:right w:val="none" w:sz="0" w:space="0" w:color="auto"/>
          </w:divBdr>
        </w:div>
        <w:div w:id="729620331">
          <w:marLeft w:val="480"/>
          <w:marRight w:val="0"/>
          <w:marTop w:val="0"/>
          <w:marBottom w:val="0"/>
          <w:divBdr>
            <w:top w:val="none" w:sz="0" w:space="0" w:color="auto"/>
            <w:left w:val="none" w:sz="0" w:space="0" w:color="auto"/>
            <w:bottom w:val="none" w:sz="0" w:space="0" w:color="auto"/>
            <w:right w:val="none" w:sz="0" w:space="0" w:color="auto"/>
          </w:divBdr>
        </w:div>
      </w:divsChild>
    </w:div>
    <w:div w:id="191921207">
      <w:bodyDiv w:val="1"/>
      <w:marLeft w:val="0"/>
      <w:marRight w:val="0"/>
      <w:marTop w:val="0"/>
      <w:marBottom w:val="0"/>
      <w:divBdr>
        <w:top w:val="none" w:sz="0" w:space="0" w:color="auto"/>
        <w:left w:val="none" w:sz="0" w:space="0" w:color="auto"/>
        <w:bottom w:val="none" w:sz="0" w:space="0" w:color="auto"/>
        <w:right w:val="none" w:sz="0" w:space="0" w:color="auto"/>
      </w:divBdr>
    </w:div>
    <w:div w:id="192111269">
      <w:bodyDiv w:val="1"/>
      <w:marLeft w:val="0"/>
      <w:marRight w:val="0"/>
      <w:marTop w:val="0"/>
      <w:marBottom w:val="0"/>
      <w:divBdr>
        <w:top w:val="none" w:sz="0" w:space="0" w:color="auto"/>
        <w:left w:val="none" w:sz="0" w:space="0" w:color="auto"/>
        <w:bottom w:val="none" w:sz="0" w:space="0" w:color="auto"/>
        <w:right w:val="none" w:sz="0" w:space="0" w:color="auto"/>
      </w:divBdr>
    </w:div>
    <w:div w:id="192117106">
      <w:bodyDiv w:val="1"/>
      <w:marLeft w:val="0"/>
      <w:marRight w:val="0"/>
      <w:marTop w:val="0"/>
      <w:marBottom w:val="0"/>
      <w:divBdr>
        <w:top w:val="none" w:sz="0" w:space="0" w:color="auto"/>
        <w:left w:val="none" w:sz="0" w:space="0" w:color="auto"/>
        <w:bottom w:val="none" w:sz="0" w:space="0" w:color="auto"/>
        <w:right w:val="none" w:sz="0" w:space="0" w:color="auto"/>
      </w:divBdr>
    </w:div>
    <w:div w:id="192232662">
      <w:bodyDiv w:val="1"/>
      <w:marLeft w:val="0"/>
      <w:marRight w:val="0"/>
      <w:marTop w:val="0"/>
      <w:marBottom w:val="0"/>
      <w:divBdr>
        <w:top w:val="none" w:sz="0" w:space="0" w:color="auto"/>
        <w:left w:val="none" w:sz="0" w:space="0" w:color="auto"/>
        <w:bottom w:val="none" w:sz="0" w:space="0" w:color="auto"/>
        <w:right w:val="none" w:sz="0" w:space="0" w:color="auto"/>
      </w:divBdr>
    </w:div>
    <w:div w:id="192234693">
      <w:bodyDiv w:val="1"/>
      <w:marLeft w:val="0"/>
      <w:marRight w:val="0"/>
      <w:marTop w:val="0"/>
      <w:marBottom w:val="0"/>
      <w:divBdr>
        <w:top w:val="none" w:sz="0" w:space="0" w:color="auto"/>
        <w:left w:val="none" w:sz="0" w:space="0" w:color="auto"/>
        <w:bottom w:val="none" w:sz="0" w:space="0" w:color="auto"/>
        <w:right w:val="none" w:sz="0" w:space="0" w:color="auto"/>
      </w:divBdr>
    </w:div>
    <w:div w:id="192423202">
      <w:bodyDiv w:val="1"/>
      <w:marLeft w:val="0"/>
      <w:marRight w:val="0"/>
      <w:marTop w:val="0"/>
      <w:marBottom w:val="0"/>
      <w:divBdr>
        <w:top w:val="none" w:sz="0" w:space="0" w:color="auto"/>
        <w:left w:val="none" w:sz="0" w:space="0" w:color="auto"/>
        <w:bottom w:val="none" w:sz="0" w:space="0" w:color="auto"/>
        <w:right w:val="none" w:sz="0" w:space="0" w:color="auto"/>
      </w:divBdr>
    </w:div>
    <w:div w:id="192425527">
      <w:bodyDiv w:val="1"/>
      <w:marLeft w:val="0"/>
      <w:marRight w:val="0"/>
      <w:marTop w:val="0"/>
      <w:marBottom w:val="0"/>
      <w:divBdr>
        <w:top w:val="none" w:sz="0" w:space="0" w:color="auto"/>
        <w:left w:val="none" w:sz="0" w:space="0" w:color="auto"/>
        <w:bottom w:val="none" w:sz="0" w:space="0" w:color="auto"/>
        <w:right w:val="none" w:sz="0" w:space="0" w:color="auto"/>
      </w:divBdr>
    </w:div>
    <w:div w:id="192498860">
      <w:bodyDiv w:val="1"/>
      <w:marLeft w:val="0"/>
      <w:marRight w:val="0"/>
      <w:marTop w:val="0"/>
      <w:marBottom w:val="0"/>
      <w:divBdr>
        <w:top w:val="none" w:sz="0" w:space="0" w:color="auto"/>
        <w:left w:val="none" w:sz="0" w:space="0" w:color="auto"/>
        <w:bottom w:val="none" w:sz="0" w:space="0" w:color="auto"/>
        <w:right w:val="none" w:sz="0" w:space="0" w:color="auto"/>
      </w:divBdr>
    </w:div>
    <w:div w:id="192809601">
      <w:bodyDiv w:val="1"/>
      <w:marLeft w:val="0"/>
      <w:marRight w:val="0"/>
      <w:marTop w:val="0"/>
      <w:marBottom w:val="0"/>
      <w:divBdr>
        <w:top w:val="none" w:sz="0" w:space="0" w:color="auto"/>
        <w:left w:val="none" w:sz="0" w:space="0" w:color="auto"/>
        <w:bottom w:val="none" w:sz="0" w:space="0" w:color="auto"/>
        <w:right w:val="none" w:sz="0" w:space="0" w:color="auto"/>
      </w:divBdr>
    </w:div>
    <w:div w:id="192810836">
      <w:bodyDiv w:val="1"/>
      <w:marLeft w:val="0"/>
      <w:marRight w:val="0"/>
      <w:marTop w:val="0"/>
      <w:marBottom w:val="0"/>
      <w:divBdr>
        <w:top w:val="none" w:sz="0" w:space="0" w:color="auto"/>
        <w:left w:val="none" w:sz="0" w:space="0" w:color="auto"/>
        <w:bottom w:val="none" w:sz="0" w:space="0" w:color="auto"/>
        <w:right w:val="none" w:sz="0" w:space="0" w:color="auto"/>
      </w:divBdr>
    </w:div>
    <w:div w:id="192811553">
      <w:bodyDiv w:val="1"/>
      <w:marLeft w:val="0"/>
      <w:marRight w:val="0"/>
      <w:marTop w:val="0"/>
      <w:marBottom w:val="0"/>
      <w:divBdr>
        <w:top w:val="none" w:sz="0" w:space="0" w:color="auto"/>
        <w:left w:val="none" w:sz="0" w:space="0" w:color="auto"/>
        <w:bottom w:val="none" w:sz="0" w:space="0" w:color="auto"/>
        <w:right w:val="none" w:sz="0" w:space="0" w:color="auto"/>
      </w:divBdr>
    </w:div>
    <w:div w:id="192883408">
      <w:bodyDiv w:val="1"/>
      <w:marLeft w:val="0"/>
      <w:marRight w:val="0"/>
      <w:marTop w:val="0"/>
      <w:marBottom w:val="0"/>
      <w:divBdr>
        <w:top w:val="none" w:sz="0" w:space="0" w:color="auto"/>
        <w:left w:val="none" w:sz="0" w:space="0" w:color="auto"/>
        <w:bottom w:val="none" w:sz="0" w:space="0" w:color="auto"/>
        <w:right w:val="none" w:sz="0" w:space="0" w:color="auto"/>
      </w:divBdr>
    </w:div>
    <w:div w:id="192886339">
      <w:bodyDiv w:val="1"/>
      <w:marLeft w:val="0"/>
      <w:marRight w:val="0"/>
      <w:marTop w:val="0"/>
      <w:marBottom w:val="0"/>
      <w:divBdr>
        <w:top w:val="none" w:sz="0" w:space="0" w:color="auto"/>
        <w:left w:val="none" w:sz="0" w:space="0" w:color="auto"/>
        <w:bottom w:val="none" w:sz="0" w:space="0" w:color="auto"/>
        <w:right w:val="none" w:sz="0" w:space="0" w:color="auto"/>
      </w:divBdr>
    </w:div>
    <w:div w:id="193006610">
      <w:bodyDiv w:val="1"/>
      <w:marLeft w:val="0"/>
      <w:marRight w:val="0"/>
      <w:marTop w:val="0"/>
      <w:marBottom w:val="0"/>
      <w:divBdr>
        <w:top w:val="none" w:sz="0" w:space="0" w:color="auto"/>
        <w:left w:val="none" w:sz="0" w:space="0" w:color="auto"/>
        <w:bottom w:val="none" w:sz="0" w:space="0" w:color="auto"/>
        <w:right w:val="none" w:sz="0" w:space="0" w:color="auto"/>
      </w:divBdr>
    </w:div>
    <w:div w:id="193034348">
      <w:bodyDiv w:val="1"/>
      <w:marLeft w:val="0"/>
      <w:marRight w:val="0"/>
      <w:marTop w:val="0"/>
      <w:marBottom w:val="0"/>
      <w:divBdr>
        <w:top w:val="none" w:sz="0" w:space="0" w:color="auto"/>
        <w:left w:val="none" w:sz="0" w:space="0" w:color="auto"/>
        <w:bottom w:val="none" w:sz="0" w:space="0" w:color="auto"/>
        <w:right w:val="none" w:sz="0" w:space="0" w:color="auto"/>
      </w:divBdr>
    </w:div>
    <w:div w:id="193152259">
      <w:bodyDiv w:val="1"/>
      <w:marLeft w:val="0"/>
      <w:marRight w:val="0"/>
      <w:marTop w:val="0"/>
      <w:marBottom w:val="0"/>
      <w:divBdr>
        <w:top w:val="none" w:sz="0" w:space="0" w:color="auto"/>
        <w:left w:val="none" w:sz="0" w:space="0" w:color="auto"/>
        <w:bottom w:val="none" w:sz="0" w:space="0" w:color="auto"/>
        <w:right w:val="none" w:sz="0" w:space="0" w:color="auto"/>
      </w:divBdr>
    </w:div>
    <w:div w:id="193227851">
      <w:bodyDiv w:val="1"/>
      <w:marLeft w:val="0"/>
      <w:marRight w:val="0"/>
      <w:marTop w:val="0"/>
      <w:marBottom w:val="0"/>
      <w:divBdr>
        <w:top w:val="none" w:sz="0" w:space="0" w:color="auto"/>
        <w:left w:val="none" w:sz="0" w:space="0" w:color="auto"/>
        <w:bottom w:val="none" w:sz="0" w:space="0" w:color="auto"/>
        <w:right w:val="none" w:sz="0" w:space="0" w:color="auto"/>
      </w:divBdr>
    </w:div>
    <w:div w:id="193230985">
      <w:bodyDiv w:val="1"/>
      <w:marLeft w:val="0"/>
      <w:marRight w:val="0"/>
      <w:marTop w:val="0"/>
      <w:marBottom w:val="0"/>
      <w:divBdr>
        <w:top w:val="none" w:sz="0" w:space="0" w:color="auto"/>
        <w:left w:val="none" w:sz="0" w:space="0" w:color="auto"/>
        <w:bottom w:val="none" w:sz="0" w:space="0" w:color="auto"/>
        <w:right w:val="none" w:sz="0" w:space="0" w:color="auto"/>
      </w:divBdr>
    </w:div>
    <w:div w:id="193353055">
      <w:bodyDiv w:val="1"/>
      <w:marLeft w:val="0"/>
      <w:marRight w:val="0"/>
      <w:marTop w:val="0"/>
      <w:marBottom w:val="0"/>
      <w:divBdr>
        <w:top w:val="none" w:sz="0" w:space="0" w:color="auto"/>
        <w:left w:val="none" w:sz="0" w:space="0" w:color="auto"/>
        <w:bottom w:val="none" w:sz="0" w:space="0" w:color="auto"/>
        <w:right w:val="none" w:sz="0" w:space="0" w:color="auto"/>
      </w:divBdr>
    </w:div>
    <w:div w:id="193422802">
      <w:bodyDiv w:val="1"/>
      <w:marLeft w:val="0"/>
      <w:marRight w:val="0"/>
      <w:marTop w:val="0"/>
      <w:marBottom w:val="0"/>
      <w:divBdr>
        <w:top w:val="none" w:sz="0" w:space="0" w:color="auto"/>
        <w:left w:val="none" w:sz="0" w:space="0" w:color="auto"/>
        <w:bottom w:val="none" w:sz="0" w:space="0" w:color="auto"/>
        <w:right w:val="none" w:sz="0" w:space="0" w:color="auto"/>
      </w:divBdr>
    </w:div>
    <w:div w:id="193425920">
      <w:bodyDiv w:val="1"/>
      <w:marLeft w:val="0"/>
      <w:marRight w:val="0"/>
      <w:marTop w:val="0"/>
      <w:marBottom w:val="0"/>
      <w:divBdr>
        <w:top w:val="none" w:sz="0" w:space="0" w:color="auto"/>
        <w:left w:val="none" w:sz="0" w:space="0" w:color="auto"/>
        <w:bottom w:val="none" w:sz="0" w:space="0" w:color="auto"/>
        <w:right w:val="none" w:sz="0" w:space="0" w:color="auto"/>
      </w:divBdr>
    </w:div>
    <w:div w:id="193662580">
      <w:bodyDiv w:val="1"/>
      <w:marLeft w:val="0"/>
      <w:marRight w:val="0"/>
      <w:marTop w:val="0"/>
      <w:marBottom w:val="0"/>
      <w:divBdr>
        <w:top w:val="none" w:sz="0" w:space="0" w:color="auto"/>
        <w:left w:val="none" w:sz="0" w:space="0" w:color="auto"/>
        <w:bottom w:val="none" w:sz="0" w:space="0" w:color="auto"/>
        <w:right w:val="none" w:sz="0" w:space="0" w:color="auto"/>
      </w:divBdr>
    </w:div>
    <w:div w:id="193662617">
      <w:bodyDiv w:val="1"/>
      <w:marLeft w:val="0"/>
      <w:marRight w:val="0"/>
      <w:marTop w:val="0"/>
      <w:marBottom w:val="0"/>
      <w:divBdr>
        <w:top w:val="none" w:sz="0" w:space="0" w:color="auto"/>
        <w:left w:val="none" w:sz="0" w:space="0" w:color="auto"/>
        <w:bottom w:val="none" w:sz="0" w:space="0" w:color="auto"/>
        <w:right w:val="none" w:sz="0" w:space="0" w:color="auto"/>
      </w:divBdr>
    </w:div>
    <w:div w:id="194268656">
      <w:bodyDiv w:val="1"/>
      <w:marLeft w:val="0"/>
      <w:marRight w:val="0"/>
      <w:marTop w:val="0"/>
      <w:marBottom w:val="0"/>
      <w:divBdr>
        <w:top w:val="none" w:sz="0" w:space="0" w:color="auto"/>
        <w:left w:val="none" w:sz="0" w:space="0" w:color="auto"/>
        <w:bottom w:val="none" w:sz="0" w:space="0" w:color="auto"/>
        <w:right w:val="none" w:sz="0" w:space="0" w:color="auto"/>
      </w:divBdr>
    </w:div>
    <w:div w:id="194276709">
      <w:bodyDiv w:val="1"/>
      <w:marLeft w:val="0"/>
      <w:marRight w:val="0"/>
      <w:marTop w:val="0"/>
      <w:marBottom w:val="0"/>
      <w:divBdr>
        <w:top w:val="none" w:sz="0" w:space="0" w:color="auto"/>
        <w:left w:val="none" w:sz="0" w:space="0" w:color="auto"/>
        <w:bottom w:val="none" w:sz="0" w:space="0" w:color="auto"/>
        <w:right w:val="none" w:sz="0" w:space="0" w:color="auto"/>
      </w:divBdr>
      <w:divsChild>
        <w:div w:id="353533160">
          <w:marLeft w:val="480"/>
          <w:marRight w:val="0"/>
          <w:marTop w:val="0"/>
          <w:marBottom w:val="0"/>
          <w:divBdr>
            <w:top w:val="none" w:sz="0" w:space="0" w:color="auto"/>
            <w:left w:val="none" w:sz="0" w:space="0" w:color="auto"/>
            <w:bottom w:val="none" w:sz="0" w:space="0" w:color="auto"/>
            <w:right w:val="none" w:sz="0" w:space="0" w:color="auto"/>
          </w:divBdr>
        </w:div>
        <w:div w:id="1176115543">
          <w:marLeft w:val="480"/>
          <w:marRight w:val="0"/>
          <w:marTop w:val="0"/>
          <w:marBottom w:val="0"/>
          <w:divBdr>
            <w:top w:val="none" w:sz="0" w:space="0" w:color="auto"/>
            <w:left w:val="none" w:sz="0" w:space="0" w:color="auto"/>
            <w:bottom w:val="none" w:sz="0" w:space="0" w:color="auto"/>
            <w:right w:val="none" w:sz="0" w:space="0" w:color="auto"/>
          </w:divBdr>
        </w:div>
        <w:div w:id="1057162307">
          <w:marLeft w:val="480"/>
          <w:marRight w:val="0"/>
          <w:marTop w:val="0"/>
          <w:marBottom w:val="0"/>
          <w:divBdr>
            <w:top w:val="none" w:sz="0" w:space="0" w:color="auto"/>
            <w:left w:val="none" w:sz="0" w:space="0" w:color="auto"/>
            <w:bottom w:val="none" w:sz="0" w:space="0" w:color="auto"/>
            <w:right w:val="none" w:sz="0" w:space="0" w:color="auto"/>
          </w:divBdr>
        </w:div>
        <w:div w:id="839541604">
          <w:marLeft w:val="480"/>
          <w:marRight w:val="0"/>
          <w:marTop w:val="0"/>
          <w:marBottom w:val="0"/>
          <w:divBdr>
            <w:top w:val="none" w:sz="0" w:space="0" w:color="auto"/>
            <w:left w:val="none" w:sz="0" w:space="0" w:color="auto"/>
            <w:bottom w:val="none" w:sz="0" w:space="0" w:color="auto"/>
            <w:right w:val="none" w:sz="0" w:space="0" w:color="auto"/>
          </w:divBdr>
        </w:div>
        <w:div w:id="553007196">
          <w:marLeft w:val="480"/>
          <w:marRight w:val="0"/>
          <w:marTop w:val="0"/>
          <w:marBottom w:val="0"/>
          <w:divBdr>
            <w:top w:val="none" w:sz="0" w:space="0" w:color="auto"/>
            <w:left w:val="none" w:sz="0" w:space="0" w:color="auto"/>
            <w:bottom w:val="none" w:sz="0" w:space="0" w:color="auto"/>
            <w:right w:val="none" w:sz="0" w:space="0" w:color="auto"/>
          </w:divBdr>
        </w:div>
        <w:div w:id="816143994">
          <w:marLeft w:val="480"/>
          <w:marRight w:val="0"/>
          <w:marTop w:val="0"/>
          <w:marBottom w:val="0"/>
          <w:divBdr>
            <w:top w:val="none" w:sz="0" w:space="0" w:color="auto"/>
            <w:left w:val="none" w:sz="0" w:space="0" w:color="auto"/>
            <w:bottom w:val="none" w:sz="0" w:space="0" w:color="auto"/>
            <w:right w:val="none" w:sz="0" w:space="0" w:color="auto"/>
          </w:divBdr>
        </w:div>
        <w:div w:id="1203901389">
          <w:marLeft w:val="480"/>
          <w:marRight w:val="0"/>
          <w:marTop w:val="0"/>
          <w:marBottom w:val="0"/>
          <w:divBdr>
            <w:top w:val="none" w:sz="0" w:space="0" w:color="auto"/>
            <w:left w:val="none" w:sz="0" w:space="0" w:color="auto"/>
            <w:bottom w:val="none" w:sz="0" w:space="0" w:color="auto"/>
            <w:right w:val="none" w:sz="0" w:space="0" w:color="auto"/>
          </w:divBdr>
        </w:div>
        <w:div w:id="1372682027">
          <w:marLeft w:val="480"/>
          <w:marRight w:val="0"/>
          <w:marTop w:val="0"/>
          <w:marBottom w:val="0"/>
          <w:divBdr>
            <w:top w:val="none" w:sz="0" w:space="0" w:color="auto"/>
            <w:left w:val="none" w:sz="0" w:space="0" w:color="auto"/>
            <w:bottom w:val="none" w:sz="0" w:space="0" w:color="auto"/>
            <w:right w:val="none" w:sz="0" w:space="0" w:color="auto"/>
          </w:divBdr>
        </w:div>
        <w:div w:id="183789556">
          <w:marLeft w:val="480"/>
          <w:marRight w:val="0"/>
          <w:marTop w:val="0"/>
          <w:marBottom w:val="0"/>
          <w:divBdr>
            <w:top w:val="none" w:sz="0" w:space="0" w:color="auto"/>
            <w:left w:val="none" w:sz="0" w:space="0" w:color="auto"/>
            <w:bottom w:val="none" w:sz="0" w:space="0" w:color="auto"/>
            <w:right w:val="none" w:sz="0" w:space="0" w:color="auto"/>
          </w:divBdr>
        </w:div>
        <w:div w:id="389692886">
          <w:marLeft w:val="480"/>
          <w:marRight w:val="0"/>
          <w:marTop w:val="0"/>
          <w:marBottom w:val="0"/>
          <w:divBdr>
            <w:top w:val="none" w:sz="0" w:space="0" w:color="auto"/>
            <w:left w:val="none" w:sz="0" w:space="0" w:color="auto"/>
            <w:bottom w:val="none" w:sz="0" w:space="0" w:color="auto"/>
            <w:right w:val="none" w:sz="0" w:space="0" w:color="auto"/>
          </w:divBdr>
        </w:div>
        <w:div w:id="909534504">
          <w:marLeft w:val="480"/>
          <w:marRight w:val="0"/>
          <w:marTop w:val="0"/>
          <w:marBottom w:val="0"/>
          <w:divBdr>
            <w:top w:val="none" w:sz="0" w:space="0" w:color="auto"/>
            <w:left w:val="none" w:sz="0" w:space="0" w:color="auto"/>
            <w:bottom w:val="none" w:sz="0" w:space="0" w:color="auto"/>
            <w:right w:val="none" w:sz="0" w:space="0" w:color="auto"/>
          </w:divBdr>
        </w:div>
        <w:div w:id="1481992866">
          <w:marLeft w:val="480"/>
          <w:marRight w:val="0"/>
          <w:marTop w:val="0"/>
          <w:marBottom w:val="0"/>
          <w:divBdr>
            <w:top w:val="none" w:sz="0" w:space="0" w:color="auto"/>
            <w:left w:val="none" w:sz="0" w:space="0" w:color="auto"/>
            <w:bottom w:val="none" w:sz="0" w:space="0" w:color="auto"/>
            <w:right w:val="none" w:sz="0" w:space="0" w:color="auto"/>
          </w:divBdr>
        </w:div>
        <w:div w:id="716323974">
          <w:marLeft w:val="480"/>
          <w:marRight w:val="0"/>
          <w:marTop w:val="0"/>
          <w:marBottom w:val="0"/>
          <w:divBdr>
            <w:top w:val="none" w:sz="0" w:space="0" w:color="auto"/>
            <w:left w:val="none" w:sz="0" w:space="0" w:color="auto"/>
            <w:bottom w:val="none" w:sz="0" w:space="0" w:color="auto"/>
            <w:right w:val="none" w:sz="0" w:space="0" w:color="auto"/>
          </w:divBdr>
        </w:div>
        <w:div w:id="450713882">
          <w:marLeft w:val="480"/>
          <w:marRight w:val="0"/>
          <w:marTop w:val="0"/>
          <w:marBottom w:val="0"/>
          <w:divBdr>
            <w:top w:val="none" w:sz="0" w:space="0" w:color="auto"/>
            <w:left w:val="none" w:sz="0" w:space="0" w:color="auto"/>
            <w:bottom w:val="none" w:sz="0" w:space="0" w:color="auto"/>
            <w:right w:val="none" w:sz="0" w:space="0" w:color="auto"/>
          </w:divBdr>
        </w:div>
        <w:div w:id="731734730">
          <w:marLeft w:val="480"/>
          <w:marRight w:val="0"/>
          <w:marTop w:val="0"/>
          <w:marBottom w:val="0"/>
          <w:divBdr>
            <w:top w:val="none" w:sz="0" w:space="0" w:color="auto"/>
            <w:left w:val="none" w:sz="0" w:space="0" w:color="auto"/>
            <w:bottom w:val="none" w:sz="0" w:space="0" w:color="auto"/>
            <w:right w:val="none" w:sz="0" w:space="0" w:color="auto"/>
          </w:divBdr>
        </w:div>
        <w:div w:id="2019697512">
          <w:marLeft w:val="480"/>
          <w:marRight w:val="0"/>
          <w:marTop w:val="0"/>
          <w:marBottom w:val="0"/>
          <w:divBdr>
            <w:top w:val="none" w:sz="0" w:space="0" w:color="auto"/>
            <w:left w:val="none" w:sz="0" w:space="0" w:color="auto"/>
            <w:bottom w:val="none" w:sz="0" w:space="0" w:color="auto"/>
            <w:right w:val="none" w:sz="0" w:space="0" w:color="auto"/>
          </w:divBdr>
        </w:div>
        <w:div w:id="1288000620">
          <w:marLeft w:val="480"/>
          <w:marRight w:val="0"/>
          <w:marTop w:val="0"/>
          <w:marBottom w:val="0"/>
          <w:divBdr>
            <w:top w:val="none" w:sz="0" w:space="0" w:color="auto"/>
            <w:left w:val="none" w:sz="0" w:space="0" w:color="auto"/>
            <w:bottom w:val="none" w:sz="0" w:space="0" w:color="auto"/>
            <w:right w:val="none" w:sz="0" w:space="0" w:color="auto"/>
          </w:divBdr>
        </w:div>
        <w:div w:id="1762218734">
          <w:marLeft w:val="480"/>
          <w:marRight w:val="0"/>
          <w:marTop w:val="0"/>
          <w:marBottom w:val="0"/>
          <w:divBdr>
            <w:top w:val="none" w:sz="0" w:space="0" w:color="auto"/>
            <w:left w:val="none" w:sz="0" w:space="0" w:color="auto"/>
            <w:bottom w:val="none" w:sz="0" w:space="0" w:color="auto"/>
            <w:right w:val="none" w:sz="0" w:space="0" w:color="auto"/>
          </w:divBdr>
        </w:div>
        <w:div w:id="967010049">
          <w:marLeft w:val="480"/>
          <w:marRight w:val="0"/>
          <w:marTop w:val="0"/>
          <w:marBottom w:val="0"/>
          <w:divBdr>
            <w:top w:val="none" w:sz="0" w:space="0" w:color="auto"/>
            <w:left w:val="none" w:sz="0" w:space="0" w:color="auto"/>
            <w:bottom w:val="none" w:sz="0" w:space="0" w:color="auto"/>
            <w:right w:val="none" w:sz="0" w:space="0" w:color="auto"/>
          </w:divBdr>
        </w:div>
        <w:div w:id="1734159857">
          <w:marLeft w:val="480"/>
          <w:marRight w:val="0"/>
          <w:marTop w:val="0"/>
          <w:marBottom w:val="0"/>
          <w:divBdr>
            <w:top w:val="none" w:sz="0" w:space="0" w:color="auto"/>
            <w:left w:val="none" w:sz="0" w:space="0" w:color="auto"/>
            <w:bottom w:val="none" w:sz="0" w:space="0" w:color="auto"/>
            <w:right w:val="none" w:sz="0" w:space="0" w:color="auto"/>
          </w:divBdr>
        </w:div>
        <w:div w:id="2032142549">
          <w:marLeft w:val="480"/>
          <w:marRight w:val="0"/>
          <w:marTop w:val="0"/>
          <w:marBottom w:val="0"/>
          <w:divBdr>
            <w:top w:val="none" w:sz="0" w:space="0" w:color="auto"/>
            <w:left w:val="none" w:sz="0" w:space="0" w:color="auto"/>
            <w:bottom w:val="none" w:sz="0" w:space="0" w:color="auto"/>
            <w:right w:val="none" w:sz="0" w:space="0" w:color="auto"/>
          </w:divBdr>
        </w:div>
        <w:div w:id="2058117737">
          <w:marLeft w:val="480"/>
          <w:marRight w:val="0"/>
          <w:marTop w:val="0"/>
          <w:marBottom w:val="0"/>
          <w:divBdr>
            <w:top w:val="none" w:sz="0" w:space="0" w:color="auto"/>
            <w:left w:val="none" w:sz="0" w:space="0" w:color="auto"/>
            <w:bottom w:val="none" w:sz="0" w:space="0" w:color="auto"/>
            <w:right w:val="none" w:sz="0" w:space="0" w:color="auto"/>
          </w:divBdr>
        </w:div>
        <w:div w:id="1994021713">
          <w:marLeft w:val="480"/>
          <w:marRight w:val="0"/>
          <w:marTop w:val="0"/>
          <w:marBottom w:val="0"/>
          <w:divBdr>
            <w:top w:val="none" w:sz="0" w:space="0" w:color="auto"/>
            <w:left w:val="none" w:sz="0" w:space="0" w:color="auto"/>
            <w:bottom w:val="none" w:sz="0" w:space="0" w:color="auto"/>
            <w:right w:val="none" w:sz="0" w:space="0" w:color="auto"/>
          </w:divBdr>
        </w:div>
        <w:div w:id="1252931908">
          <w:marLeft w:val="480"/>
          <w:marRight w:val="0"/>
          <w:marTop w:val="0"/>
          <w:marBottom w:val="0"/>
          <w:divBdr>
            <w:top w:val="none" w:sz="0" w:space="0" w:color="auto"/>
            <w:left w:val="none" w:sz="0" w:space="0" w:color="auto"/>
            <w:bottom w:val="none" w:sz="0" w:space="0" w:color="auto"/>
            <w:right w:val="none" w:sz="0" w:space="0" w:color="auto"/>
          </w:divBdr>
        </w:div>
        <w:div w:id="1796559453">
          <w:marLeft w:val="480"/>
          <w:marRight w:val="0"/>
          <w:marTop w:val="0"/>
          <w:marBottom w:val="0"/>
          <w:divBdr>
            <w:top w:val="none" w:sz="0" w:space="0" w:color="auto"/>
            <w:left w:val="none" w:sz="0" w:space="0" w:color="auto"/>
            <w:bottom w:val="none" w:sz="0" w:space="0" w:color="auto"/>
            <w:right w:val="none" w:sz="0" w:space="0" w:color="auto"/>
          </w:divBdr>
        </w:div>
        <w:div w:id="800611223">
          <w:marLeft w:val="480"/>
          <w:marRight w:val="0"/>
          <w:marTop w:val="0"/>
          <w:marBottom w:val="0"/>
          <w:divBdr>
            <w:top w:val="none" w:sz="0" w:space="0" w:color="auto"/>
            <w:left w:val="none" w:sz="0" w:space="0" w:color="auto"/>
            <w:bottom w:val="none" w:sz="0" w:space="0" w:color="auto"/>
            <w:right w:val="none" w:sz="0" w:space="0" w:color="auto"/>
          </w:divBdr>
        </w:div>
        <w:div w:id="973103881">
          <w:marLeft w:val="480"/>
          <w:marRight w:val="0"/>
          <w:marTop w:val="0"/>
          <w:marBottom w:val="0"/>
          <w:divBdr>
            <w:top w:val="none" w:sz="0" w:space="0" w:color="auto"/>
            <w:left w:val="none" w:sz="0" w:space="0" w:color="auto"/>
            <w:bottom w:val="none" w:sz="0" w:space="0" w:color="auto"/>
            <w:right w:val="none" w:sz="0" w:space="0" w:color="auto"/>
          </w:divBdr>
        </w:div>
        <w:div w:id="815613392">
          <w:marLeft w:val="480"/>
          <w:marRight w:val="0"/>
          <w:marTop w:val="0"/>
          <w:marBottom w:val="0"/>
          <w:divBdr>
            <w:top w:val="none" w:sz="0" w:space="0" w:color="auto"/>
            <w:left w:val="none" w:sz="0" w:space="0" w:color="auto"/>
            <w:bottom w:val="none" w:sz="0" w:space="0" w:color="auto"/>
            <w:right w:val="none" w:sz="0" w:space="0" w:color="auto"/>
          </w:divBdr>
        </w:div>
        <w:div w:id="682318445">
          <w:marLeft w:val="480"/>
          <w:marRight w:val="0"/>
          <w:marTop w:val="0"/>
          <w:marBottom w:val="0"/>
          <w:divBdr>
            <w:top w:val="none" w:sz="0" w:space="0" w:color="auto"/>
            <w:left w:val="none" w:sz="0" w:space="0" w:color="auto"/>
            <w:bottom w:val="none" w:sz="0" w:space="0" w:color="auto"/>
            <w:right w:val="none" w:sz="0" w:space="0" w:color="auto"/>
          </w:divBdr>
        </w:div>
        <w:div w:id="1092510257">
          <w:marLeft w:val="480"/>
          <w:marRight w:val="0"/>
          <w:marTop w:val="0"/>
          <w:marBottom w:val="0"/>
          <w:divBdr>
            <w:top w:val="none" w:sz="0" w:space="0" w:color="auto"/>
            <w:left w:val="none" w:sz="0" w:space="0" w:color="auto"/>
            <w:bottom w:val="none" w:sz="0" w:space="0" w:color="auto"/>
            <w:right w:val="none" w:sz="0" w:space="0" w:color="auto"/>
          </w:divBdr>
        </w:div>
        <w:div w:id="1541014091">
          <w:marLeft w:val="480"/>
          <w:marRight w:val="0"/>
          <w:marTop w:val="0"/>
          <w:marBottom w:val="0"/>
          <w:divBdr>
            <w:top w:val="none" w:sz="0" w:space="0" w:color="auto"/>
            <w:left w:val="none" w:sz="0" w:space="0" w:color="auto"/>
            <w:bottom w:val="none" w:sz="0" w:space="0" w:color="auto"/>
            <w:right w:val="none" w:sz="0" w:space="0" w:color="auto"/>
          </w:divBdr>
        </w:div>
        <w:div w:id="1451557659">
          <w:marLeft w:val="480"/>
          <w:marRight w:val="0"/>
          <w:marTop w:val="0"/>
          <w:marBottom w:val="0"/>
          <w:divBdr>
            <w:top w:val="none" w:sz="0" w:space="0" w:color="auto"/>
            <w:left w:val="none" w:sz="0" w:space="0" w:color="auto"/>
            <w:bottom w:val="none" w:sz="0" w:space="0" w:color="auto"/>
            <w:right w:val="none" w:sz="0" w:space="0" w:color="auto"/>
          </w:divBdr>
        </w:div>
        <w:div w:id="1273131203">
          <w:marLeft w:val="480"/>
          <w:marRight w:val="0"/>
          <w:marTop w:val="0"/>
          <w:marBottom w:val="0"/>
          <w:divBdr>
            <w:top w:val="none" w:sz="0" w:space="0" w:color="auto"/>
            <w:left w:val="none" w:sz="0" w:space="0" w:color="auto"/>
            <w:bottom w:val="none" w:sz="0" w:space="0" w:color="auto"/>
            <w:right w:val="none" w:sz="0" w:space="0" w:color="auto"/>
          </w:divBdr>
        </w:div>
        <w:div w:id="918906529">
          <w:marLeft w:val="480"/>
          <w:marRight w:val="0"/>
          <w:marTop w:val="0"/>
          <w:marBottom w:val="0"/>
          <w:divBdr>
            <w:top w:val="none" w:sz="0" w:space="0" w:color="auto"/>
            <w:left w:val="none" w:sz="0" w:space="0" w:color="auto"/>
            <w:bottom w:val="none" w:sz="0" w:space="0" w:color="auto"/>
            <w:right w:val="none" w:sz="0" w:space="0" w:color="auto"/>
          </w:divBdr>
        </w:div>
        <w:div w:id="2095198498">
          <w:marLeft w:val="480"/>
          <w:marRight w:val="0"/>
          <w:marTop w:val="0"/>
          <w:marBottom w:val="0"/>
          <w:divBdr>
            <w:top w:val="none" w:sz="0" w:space="0" w:color="auto"/>
            <w:left w:val="none" w:sz="0" w:space="0" w:color="auto"/>
            <w:bottom w:val="none" w:sz="0" w:space="0" w:color="auto"/>
            <w:right w:val="none" w:sz="0" w:space="0" w:color="auto"/>
          </w:divBdr>
        </w:div>
        <w:div w:id="1301614239">
          <w:marLeft w:val="480"/>
          <w:marRight w:val="0"/>
          <w:marTop w:val="0"/>
          <w:marBottom w:val="0"/>
          <w:divBdr>
            <w:top w:val="none" w:sz="0" w:space="0" w:color="auto"/>
            <w:left w:val="none" w:sz="0" w:space="0" w:color="auto"/>
            <w:bottom w:val="none" w:sz="0" w:space="0" w:color="auto"/>
            <w:right w:val="none" w:sz="0" w:space="0" w:color="auto"/>
          </w:divBdr>
        </w:div>
        <w:div w:id="1022122953">
          <w:marLeft w:val="480"/>
          <w:marRight w:val="0"/>
          <w:marTop w:val="0"/>
          <w:marBottom w:val="0"/>
          <w:divBdr>
            <w:top w:val="none" w:sz="0" w:space="0" w:color="auto"/>
            <w:left w:val="none" w:sz="0" w:space="0" w:color="auto"/>
            <w:bottom w:val="none" w:sz="0" w:space="0" w:color="auto"/>
            <w:right w:val="none" w:sz="0" w:space="0" w:color="auto"/>
          </w:divBdr>
        </w:div>
        <w:div w:id="210043523">
          <w:marLeft w:val="480"/>
          <w:marRight w:val="0"/>
          <w:marTop w:val="0"/>
          <w:marBottom w:val="0"/>
          <w:divBdr>
            <w:top w:val="none" w:sz="0" w:space="0" w:color="auto"/>
            <w:left w:val="none" w:sz="0" w:space="0" w:color="auto"/>
            <w:bottom w:val="none" w:sz="0" w:space="0" w:color="auto"/>
            <w:right w:val="none" w:sz="0" w:space="0" w:color="auto"/>
          </w:divBdr>
        </w:div>
        <w:div w:id="1296376829">
          <w:marLeft w:val="480"/>
          <w:marRight w:val="0"/>
          <w:marTop w:val="0"/>
          <w:marBottom w:val="0"/>
          <w:divBdr>
            <w:top w:val="none" w:sz="0" w:space="0" w:color="auto"/>
            <w:left w:val="none" w:sz="0" w:space="0" w:color="auto"/>
            <w:bottom w:val="none" w:sz="0" w:space="0" w:color="auto"/>
            <w:right w:val="none" w:sz="0" w:space="0" w:color="auto"/>
          </w:divBdr>
        </w:div>
        <w:div w:id="1844667119">
          <w:marLeft w:val="480"/>
          <w:marRight w:val="0"/>
          <w:marTop w:val="0"/>
          <w:marBottom w:val="0"/>
          <w:divBdr>
            <w:top w:val="none" w:sz="0" w:space="0" w:color="auto"/>
            <w:left w:val="none" w:sz="0" w:space="0" w:color="auto"/>
            <w:bottom w:val="none" w:sz="0" w:space="0" w:color="auto"/>
            <w:right w:val="none" w:sz="0" w:space="0" w:color="auto"/>
          </w:divBdr>
        </w:div>
        <w:div w:id="357121318">
          <w:marLeft w:val="480"/>
          <w:marRight w:val="0"/>
          <w:marTop w:val="0"/>
          <w:marBottom w:val="0"/>
          <w:divBdr>
            <w:top w:val="none" w:sz="0" w:space="0" w:color="auto"/>
            <w:left w:val="none" w:sz="0" w:space="0" w:color="auto"/>
            <w:bottom w:val="none" w:sz="0" w:space="0" w:color="auto"/>
            <w:right w:val="none" w:sz="0" w:space="0" w:color="auto"/>
          </w:divBdr>
        </w:div>
        <w:div w:id="462818822">
          <w:marLeft w:val="480"/>
          <w:marRight w:val="0"/>
          <w:marTop w:val="0"/>
          <w:marBottom w:val="0"/>
          <w:divBdr>
            <w:top w:val="none" w:sz="0" w:space="0" w:color="auto"/>
            <w:left w:val="none" w:sz="0" w:space="0" w:color="auto"/>
            <w:bottom w:val="none" w:sz="0" w:space="0" w:color="auto"/>
            <w:right w:val="none" w:sz="0" w:space="0" w:color="auto"/>
          </w:divBdr>
        </w:div>
        <w:div w:id="2015838067">
          <w:marLeft w:val="480"/>
          <w:marRight w:val="0"/>
          <w:marTop w:val="0"/>
          <w:marBottom w:val="0"/>
          <w:divBdr>
            <w:top w:val="none" w:sz="0" w:space="0" w:color="auto"/>
            <w:left w:val="none" w:sz="0" w:space="0" w:color="auto"/>
            <w:bottom w:val="none" w:sz="0" w:space="0" w:color="auto"/>
            <w:right w:val="none" w:sz="0" w:space="0" w:color="auto"/>
          </w:divBdr>
        </w:div>
        <w:div w:id="580066475">
          <w:marLeft w:val="480"/>
          <w:marRight w:val="0"/>
          <w:marTop w:val="0"/>
          <w:marBottom w:val="0"/>
          <w:divBdr>
            <w:top w:val="none" w:sz="0" w:space="0" w:color="auto"/>
            <w:left w:val="none" w:sz="0" w:space="0" w:color="auto"/>
            <w:bottom w:val="none" w:sz="0" w:space="0" w:color="auto"/>
            <w:right w:val="none" w:sz="0" w:space="0" w:color="auto"/>
          </w:divBdr>
        </w:div>
        <w:div w:id="1998727517">
          <w:marLeft w:val="480"/>
          <w:marRight w:val="0"/>
          <w:marTop w:val="0"/>
          <w:marBottom w:val="0"/>
          <w:divBdr>
            <w:top w:val="none" w:sz="0" w:space="0" w:color="auto"/>
            <w:left w:val="none" w:sz="0" w:space="0" w:color="auto"/>
            <w:bottom w:val="none" w:sz="0" w:space="0" w:color="auto"/>
            <w:right w:val="none" w:sz="0" w:space="0" w:color="auto"/>
          </w:divBdr>
        </w:div>
        <w:div w:id="1376663697">
          <w:marLeft w:val="480"/>
          <w:marRight w:val="0"/>
          <w:marTop w:val="0"/>
          <w:marBottom w:val="0"/>
          <w:divBdr>
            <w:top w:val="none" w:sz="0" w:space="0" w:color="auto"/>
            <w:left w:val="none" w:sz="0" w:space="0" w:color="auto"/>
            <w:bottom w:val="none" w:sz="0" w:space="0" w:color="auto"/>
            <w:right w:val="none" w:sz="0" w:space="0" w:color="auto"/>
          </w:divBdr>
        </w:div>
        <w:div w:id="403534196">
          <w:marLeft w:val="480"/>
          <w:marRight w:val="0"/>
          <w:marTop w:val="0"/>
          <w:marBottom w:val="0"/>
          <w:divBdr>
            <w:top w:val="none" w:sz="0" w:space="0" w:color="auto"/>
            <w:left w:val="none" w:sz="0" w:space="0" w:color="auto"/>
            <w:bottom w:val="none" w:sz="0" w:space="0" w:color="auto"/>
            <w:right w:val="none" w:sz="0" w:space="0" w:color="auto"/>
          </w:divBdr>
        </w:div>
        <w:div w:id="458303443">
          <w:marLeft w:val="480"/>
          <w:marRight w:val="0"/>
          <w:marTop w:val="0"/>
          <w:marBottom w:val="0"/>
          <w:divBdr>
            <w:top w:val="none" w:sz="0" w:space="0" w:color="auto"/>
            <w:left w:val="none" w:sz="0" w:space="0" w:color="auto"/>
            <w:bottom w:val="none" w:sz="0" w:space="0" w:color="auto"/>
            <w:right w:val="none" w:sz="0" w:space="0" w:color="auto"/>
          </w:divBdr>
        </w:div>
        <w:div w:id="1085958921">
          <w:marLeft w:val="480"/>
          <w:marRight w:val="0"/>
          <w:marTop w:val="0"/>
          <w:marBottom w:val="0"/>
          <w:divBdr>
            <w:top w:val="none" w:sz="0" w:space="0" w:color="auto"/>
            <w:left w:val="none" w:sz="0" w:space="0" w:color="auto"/>
            <w:bottom w:val="none" w:sz="0" w:space="0" w:color="auto"/>
            <w:right w:val="none" w:sz="0" w:space="0" w:color="auto"/>
          </w:divBdr>
        </w:div>
        <w:div w:id="634333515">
          <w:marLeft w:val="480"/>
          <w:marRight w:val="0"/>
          <w:marTop w:val="0"/>
          <w:marBottom w:val="0"/>
          <w:divBdr>
            <w:top w:val="none" w:sz="0" w:space="0" w:color="auto"/>
            <w:left w:val="none" w:sz="0" w:space="0" w:color="auto"/>
            <w:bottom w:val="none" w:sz="0" w:space="0" w:color="auto"/>
            <w:right w:val="none" w:sz="0" w:space="0" w:color="auto"/>
          </w:divBdr>
        </w:div>
      </w:divsChild>
    </w:div>
    <w:div w:id="194317367">
      <w:bodyDiv w:val="1"/>
      <w:marLeft w:val="0"/>
      <w:marRight w:val="0"/>
      <w:marTop w:val="0"/>
      <w:marBottom w:val="0"/>
      <w:divBdr>
        <w:top w:val="none" w:sz="0" w:space="0" w:color="auto"/>
        <w:left w:val="none" w:sz="0" w:space="0" w:color="auto"/>
        <w:bottom w:val="none" w:sz="0" w:space="0" w:color="auto"/>
        <w:right w:val="none" w:sz="0" w:space="0" w:color="auto"/>
      </w:divBdr>
    </w:div>
    <w:div w:id="194317369">
      <w:bodyDiv w:val="1"/>
      <w:marLeft w:val="0"/>
      <w:marRight w:val="0"/>
      <w:marTop w:val="0"/>
      <w:marBottom w:val="0"/>
      <w:divBdr>
        <w:top w:val="none" w:sz="0" w:space="0" w:color="auto"/>
        <w:left w:val="none" w:sz="0" w:space="0" w:color="auto"/>
        <w:bottom w:val="none" w:sz="0" w:space="0" w:color="auto"/>
        <w:right w:val="none" w:sz="0" w:space="0" w:color="auto"/>
      </w:divBdr>
    </w:div>
    <w:div w:id="194466618">
      <w:bodyDiv w:val="1"/>
      <w:marLeft w:val="0"/>
      <w:marRight w:val="0"/>
      <w:marTop w:val="0"/>
      <w:marBottom w:val="0"/>
      <w:divBdr>
        <w:top w:val="none" w:sz="0" w:space="0" w:color="auto"/>
        <w:left w:val="none" w:sz="0" w:space="0" w:color="auto"/>
        <w:bottom w:val="none" w:sz="0" w:space="0" w:color="auto"/>
        <w:right w:val="none" w:sz="0" w:space="0" w:color="auto"/>
      </w:divBdr>
    </w:div>
    <w:div w:id="194469730">
      <w:bodyDiv w:val="1"/>
      <w:marLeft w:val="0"/>
      <w:marRight w:val="0"/>
      <w:marTop w:val="0"/>
      <w:marBottom w:val="0"/>
      <w:divBdr>
        <w:top w:val="none" w:sz="0" w:space="0" w:color="auto"/>
        <w:left w:val="none" w:sz="0" w:space="0" w:color="auto"/>
        <w:bottom w:val="none" w:sz="0" w:space="0" w:color="auto"/>
        <w:right w:val="none" w:sz="0" w:space="0" w:color="auto"/>
      </w:divBdr>
    </w:div>
    <w:div w:id="194513616">
      <w:bodyDiv w:val="1"/>
      <w:marLeft w:val="0"/>
      <w:marRight w:val="0"/>
      <w:marTop w:val="0"/>
      <w:marBottom w:val="0"/>
      <w:divBdr>
        <w:top w:val="none" w:sz="0" w:space="0" w:color="auto"/>
        <w:left w:val="none" w:sz="0" w:space="0" w:color="auto"/>
        <w:bottom w:val="none" w:sz="0" w:space="0" w:color="auto"/>
        <w:right w:val="none" w:sz="0" w:space="0" w:color="auto"/>
      </w:divBdr>
    </w:div>
    <w:div w:id="194539468">
      <w:bodyDiv w:val="1"/>
      <w:marLeft w:val="0"/>
      <w:marRight w:val="0"/>
      <w:marTop w:val="0"/>
      <w:marBottom w:val="0"/>
      <w:divBdr>
        <w:top w:val="none" w:sz="0" w:space="0" w:color="auto"/>
        <w:left w:val="none" w:sz="0" w:space="0" w:color="auto"/>
        <w:bottom w:val="none" w:sz="0" w:space="0" w:color="auto"/>
        <w:right w:val="none" w:sz="0" w:space="0" w:color="auto"/>
      </w:divBdr>
    </w:div>
    <w:div w:id="194586233">
      <w:bodyDiv w:val="1"/>
      <w:marLeft w:val="0"/>
      <w:marRight w:val="0"/>
      <w:marTop w:val="0"/>
      <w:marBottom w:val="0"/>
      <w:divBdr>
        <w:top w:val="none" w:sz="0" w:space="0" w:color="auto"/>
        <w:left w:val="none" w:sz="0" w:space="0" w:color="auto"/>
        <w:bottom w:val="none" w:sz="0" w:space="0" w:color="auto"/>
        <w:right w:val="none" w:sz="0" w:space="0" w:color="auto"/>
      </w:divBdr>
    </w:div>
    <w:div w:id="194587899">
      <w:bodyDiv w:val="1"/>
      <w:marLeft w:val="0"/>
      <w:marRight w:val="0"/>
      <w:marTop w:val="0"/>
      <w:marBottom w:val="0"/>
      <w:divBdr>
        <w:top w:val="none" w:sz="0" w:space="0" w:color="auto"/>
        <w:left w:val="none" w:sz="0" w:space="0" w:color="auto"/>
        <w:bottom w:val="none" w:sz="0" w:space="0" w:color="auto"/>
        <w:right w:val="none" w:sz="0" w:space="0" w:color="auto"/>
      </w:divBdr>
    </w:div>
    <w:div w:id="194774837">
      <w:bodyDiv w:val="1"/>
      <w:marLeft w:val="0"/>
      <w:marRight w:val="0"/>
      <w:marTop w:val="0"/>
      <w:marBottom w:val="0"/>
      <w:divBdr>
        <w:top w:val="none" w:sz="0" w:space="0" w:color="auto"/>
        <w:left w:val="none" w:sz="0" w:space="0" w:color="auto"/>
        <w:bottom w:val="none" w:sz="0" w:space="0" w:color="auto"/>
        <w:right w:val="none" w:sz="0" w:space="0" w:color="auto"/>
      </w:divBdr>
    </w:div>
    <w:div w:id="194780441">
      <w:bodyDiv w:val="1"/>
      <w:marLeft w:val="0"/>
      <w:marRight w:val="0"/>
      <w:marTop w:val="0"/>
      <w:marBottom w:val="0"/>
      <w:divBdr>
        <w:top w:val="none" w:sz="0" w:space="0" w:color="auto"/>
        <w:left w:val="none" w:sz="0" w:space="0" w:color="auto"/>
        <w:bottom w:val="none" w:sz="0" w:space="0" w:color="auto"/>
        <w:right w:val="none" w:sz="0" w:space="0" w:color="auto"/>
      </w:divBdr>
    </w:div>
    <w:div w:id="194931980">
      <w:bodyDiv w:val="1"/>
      <w:marLeft w:val="0"/>
      <w:marRight w:val="0"/>
      <w:marTop w:val="0"/>
      <w:marBottom w:val="0"/>
      <w:divBdr>
        <w:top w:val="none" w:sz="0" w:space="0" w:color="auto"/>
        <w:left w:val="none" w:sz="0" w:space="0" w:color="auto"/>
        <w:bottom w:val="none" w:sz="0" w:space="0" w:color="auto"/>
        <w:right w:val="none" w:sz="0" w:space="0" w:color="auto"/>
      </w:divBdr>
    </w:div>
    <w:div w:id="195045459">
      <w:bodyDiv w:val="1"/>
      <w:marLeft w:val="0"/>
      <w:marRight w:val="0"/>
      <w:marTop w:val="0"/>
      <w:marBottom w:val="0"/>
      <w:divBdr>
        <w:top w:val="none" w:sz="0" w:space="0" w:color="auto"/>
        <w:left w:val="none" w:sz="0" w:space="0" w:color="auto"/>
        <w:bottom w:val="none" w:sz="0" w:space="0" w:color="auto"/>
        <w:right w:val="none" w:sz="0" w:space="0" w:color="auto"/>
      </w:divBdr>
    </w:div>
    <w:div w:id="195168566">
      <w:bodyDiv w:val="1"/>
      <w:marLeft w:val="0"/>
      <w:marRight w:val="0"/>
      <w:marTop w:val="0"/>
      <w:marBottom w:val="0"/>
      <w:divBdr>
        <w:top w:val="none" w:sz="0" w:space="0" w:color="auto"/>
        <w:left w:val="none" w:sz="0" w:space="0" w:color="auto"/>
        <w:bottom w:val="none" w:sz="0" w:space="0" w:color="auto"/>
        <w:right w:val="none" w:sz="0" w:space="0" w:color="auto"/>
      </w:divBdr>
    </w:div>
    <w:div w:id="195434165">
      <w:bodyDiv w:val="1"/>
      <w:marLeft w:val="0"/>
      <w:marRight w:val="0"/>
      <w:marTop w:val="0"/>
      <w:marBottom w:val="0"/>
      <w:divBdr>
        <w:top w:val="none" w:sz="0" w:space="0" w:color="auto"/>
        <w:left w:val="none" w:sz="0" w:space="0" w:color="auto"/>
        <w:bottom w:val="none" w:sz="0" w:space="0" w:color="auto"/>
        <w:right w:val="none" w:sz="0" w:space="0" w:color="auto"/>
      </w:divBdr>
    </w:div>
    <w:div w:id="195505831">
      <w:bodyDiv w:val="1"/>
      <w:marLeft w:val="0"/>
      <w:marRight w:val="0"/>
      <w:marTop w:val="0"/>
      <w:marBottom w:val="0"/>
      <w:divBdr>
        <w:top w:val="none" w:sz="0" w:space="0" w:color="auto"/>
        <w:left w:val="none" w:sz="0" w:space="0" w:color="auto"/>
        <w:bottom w:val="none" w:sz="0" w:space="0" w:color="auto"/>
        <w:right w:val="none" w:sz="0" w:space="0" w:color="auto"/>
      </w:divBdr>
    </w:div>
    <w:div w:id="195580673">
      <w:bodyDiv w:val="1"/>
      <w:marLeft w:val="0"/>
      <w:marRight w:val="0"/>
      <w:marTop w:val="0"/>
      <w:marBottom w:val="0"/>
      <w:divBdr>
        <w:top w:val="none" w:sz="0" w:space="0" w:color="auto"/>
        <w:left w:val="none" w:sz="0" w:space="0" w:color="auto"/>
        <w:bottom w:val="none" w:sz="0" w:space="0" w:color="auto"/>
        <w:right w:val="none" w:sz="0" w:space="0" w:color="auto"/>
      </w:divBdr>
    </w:div>
    <w:div w:id="195584520">
      <w:bodyDiv w:val="1"/>
      <w:marLeft w:val="0"/>
      <w:marRight w:val="0"/>
      <w:marTop w:val="0"/>
      <w:marBottom w:val="0"/>
      <w:divBdr>
        <w:top w:val="none" w:sz="0" w:space="0" w:color="auto"/>
        <w:left w:val="none" w:sz="0" w:space="0" w:color="auto"/>
        <w:bottom w:val="none" w:sz="0" w:space="0" w:color="auto"/>
        <w:right w:val="none" w:sz="0" w:space="0" w:color="auto"/>
      </w:divBdr>
    </w:div>
    <w:div w:id="195630455">
      <w:bodyDiv w:val="1"/>
      <w:marLeft w:val="0"/>
      <w:marRight w:val="0"/>
      <w:marTop w:val="0"/>
      <w:marBottom w:val="0"/>
      <w:divBdr>
        <w:top w:val="none" w:sz="0" w:space="0" w:color="auto"/>
        <w:left w:val="none" w:sz="0" w:space="0" w:color="auto"/>
        <w:bottom w:val="none" w:sz="0" w:space="0" w:color="auto"/>
        <w:right w:val="none" w:sz="0" w:space="0" w:color="auto"/>
      </w:divBdr>
    </w:div>
    <w:div w:id="195657220">
      <w:bodyDiv w:val="1"/>
      <w:marLeft w:val="0"/>
      <w:marRight w:val="0"/>
      <w:marTop w:val="0"/>
      <w:marBottom w:val="0"/>
      <w:divBdr>
        <w:top w:val="none" w:sz="0" w:space="0" w:color="auto"/>
        <w:left w:val="none" w:sz="0" w:space="0" w:color="auto"/>
        <w:bottom w:val="none" w:sz="0" w:space="0" w:color="auto"/>
        <w:right w:val="none" w:sz="0" w:space="0" w:color="auto"/>
      </w:divBdr>
    </w:div>
    <w:div w:id="195696703">
      <w:bodyDiv w:val="1"/>
      <w:marLeft w:val="0"/>
      <w:marRight w:val="0"/>
      <w:marTop w:val="0"/>
      <w:marBottom w:val="0"/>
      <w:divBdr>
        <w:top w:val="none" w:sz="0" w:space="0" w:color="auto"/>
        <w:left w:val="none" w:sz="0" w:space="0" w:color="auto"/>
        <w:bottom w:val="none" w:sz="0" w:space="0" w:color="auto"/>
        <w:right w:val="none" w:sz="0" w:space="0" w:color="auto"/>
      </w:divBdr>
    </w:div>
    <w:div w:id="195971944">
      <w:bodyDiv w:val="1"/>
      <w:marLeft w:val="0"/>
      <w:marRight w:val="0"/>
      <w:marTop w:val="0"/>
      <w:marBottom w:val="0"/>
      <w:divBdr>
        <w:top w:val="none" w:sz="0" w:space="0" w:color="auto"/>
        <w:left w:val="none" w:sz="0" w:space="0" w:color="auto"/>
        <w:bottom w:val="none" w:sz="0" w:space="0" w:color="auto"/>
        <w:right w:val="none" w:sz="0" w:space="0" w:color="auto"/>
      </w:divBdr>
    </w:div>
    <w:div w:id="196234643">
      <w:bodyDiv w:val="1"/>
      <w:marLeft w:val="0"/>
      <w:marRight w:val="0"/>
      <w:marTop w:val="0"/>
      <w:marBottom w:val="0"/>
      <w:divBdr>
        <w:top w:val="none" w:sz="0" w:space="0" w:color="auto"/>
        <w:left w:val="none" w:sz="0" w:space="0" w:color="auto"/>
        <w:bottom w:val="none" w:sz="0" w:space="0" w:color="auto"/>
        <w:right w:val="none" w:sz="0" w:space="0" w:color="auto"/>
      </w:divBdr>
      <w:divsChild>
        <w:div w:id="34548835">
          <w:marLeft w:val="480"/>
          <w:marRight w:val="0"/>
          <w:marTop w:val="0"/>
          <w:marBottom w:val="0"/>
          <w:divBdr>
            <w:top w:val="none" w:sz="0" w:space="0" w:color="auto"/>
            <w:left w:val="none" w:sz="0" w:space="0" w:color="auto"/>
            <w:bottom w:val="none" w:sz="0" w:space="0" w:color="auto"/>
            <w:right w:val="none" w:sz="0" w:space="0" w:color="auto"/>
          </w:divBdr>
        </w:div>
        <w:div w:id="39985118">
          <w:marLeft w:val="480"/>
          <w:marRight w:val="0"/>
          <w:marTop w:val="0"/>
          <w:marBottom w:val="0"/>
          <w:divBdr>
            <w:top w:val="none" w:sz="0" w:space="0" w:color="auto"/>
            <w:left w:val="none" w:sz="0" w:space="0" w:color="auto"/>
            <w:bottom w:val="none" w:sz="0" w:space="0" w:color="auto"/>
            <w:right w:val="none" w:sz="0" w:space="0" w:color="auto"/>
          </w:divBdr>
        </w:div>
        <w:div w:id="40860300">
          <w:marLeft w:val="480"/>
          <w:marRight w:val="0"/>
          <w:marTop w:val="0"/>
          <w:marBottom w:val="0"/>
          <w:divBdr>
            <w:top w:val="none" w:sz="0" w:space="0" w:color="auto"/>
            <w:left w:val="none" w:sz="0" w:space="0" w:color="auto"/>
            <w:bottom w:val="none" w:sz="0" w:space="0" w:color="auto"/>
            <w:right w:val="none" w:sz="0" w:space="0" w:color="auto"/>
          </w:divBdr>
        </w:div>
        <w:div w:id="64111894">
          <w:marLeft w:val="480"/>
          <w:marRight w:val="0"/>
          <w:marTop w:val="0"/>
          <w:marBottom w:val="0"/>
          <w:divBdr>
            <w:top w:val="none" w:sz="0" w:space="0" w:color="auto"/>
            <w:left w:val="none" w:sz="0" w:space="0" w:color="auto"/>
            <w:bottom w:val="none" w:sz="0" w:space="0" w:color="auto"/>
            <w:right w:val="none" w:sz="0" w:space="0" w:color="auto"/>
          </w:divBdr>
        </w:div>
        <w:div w:id="139928543">
          <w:marLeft w:val="480"/>
          <w:marRight w:val="0"/>
          <w:marTop w:val="0"/>
          <w:marBottom w:val="0"/>
          <w:divBdr>
            <w:top w:val="none" w:sz="0" w:space="0" w:color="auto"/>
            <w:left w:val="none" w:sz="0" w:space="0" w:color="auto"/>
            <w:bottom w:val="none" w:sz="0" w:space="0" w:color="auto"/>
            <w:right w:val="none" w:sz="0" w:space="0" w:color="auto"/>
          </w:divBdr>
        </w:div>
        <w:div w:id="189731755">
          <w:marLeft w:val="480"/>
          <w:marRight w:val="0"/>
          <w:marTop w:val="0"/>
          <w:marBottom w:val="0"/>
          <w:divBdr>
            <w:top w:val="none" w:sz="0" w:space="0" w:color="auto"/>
            <w:left w:val="none" w:sz="0" w:space="0" w:color="auto"/>
            <w:bottom w:val="none" w:sz="0" w:space="0" w:color="auto"/>
            <w:right w:val="none" w:sz="0" w:space="0" w:color="auto"/>
          </w:divBdr>
        </w:div>
        <w:div w:id="194975093">
          <w:marLeft w:val="480"/>
          <w:marRight w:val="0"/>
          <w:marTop w:val="0"/>
          <w:marBottom w:val="0"/>
          <w:divBdr>
            <w:top w:val="none" w:sz="0" w:space="0" w:color="auto"/>
            <w:left w:val="none" w:sz="0" w:space="0" w:color="auto"/>
            <w:bottom w:val="none" w:sz="0" w:space="0" w:color="auto"/>
            <w:right w:val="none" w:sz="0" w:space="0" w:color="auto"/>
          </w:divBdr>
        </w:div>
        <w:div w:id="298149231">
          <w:marLeft w:val="480"/>
          <w:marRight w:val="0"/>
          <w:marTop w:val="0"/>
          <w:marBottom w:val="0"/>
          <w:divBdr>
            <w:top w:val="none" w:sz="0" w:space="0" w:color="auto"/>
            <w:left w:val="none" w:sz="0" w:space="0" w:color="auto"/>
            <w:bottom w:val="none" w:sz="0" w:space="0" w:color="auto"/>
            <w:right w:val="none" w:sz="0" w:space="0" w:color="auto"/>
          </w:divBdr>
        </w:div>
        <w:div w:id="323359271">
          <w:marLeft w:val="480"/>
          <w:marRight w:val="0"/>
          <w:marTop w:val="0"/>
          <w:marBottom w:val="0"/>
          <w:divBdr>
            <w:top w:val="none" w:sz="0" w:space="0" w:color="auto"/>
            <w:left w:val="none" w:sz="0" w:space="0" w:color="auto"/>
            <w:bottom w:val="none" w:sz="0" w:space="0" w:color="auto"/>
            <w:right w:val="none" w:sz="0" w:space="0" w:color="auto"/>
          </w:divBdr>
        </w:div>
        <w:div w:id="345793789">
          <w:marLeft w:val="480"/>
          <w:marRight w:val="0"/>
          <w:marTop w:val="0"/>
          <w:marBottom w:val="0"/>
          <w:divBdr>
            <w:top w:val="none" w:sz="0" w:space="0" w:color="auto"/>
            <w:left w:val="none" w:sz="0" w:space="0" w:color="auto"/>
            <w:bottom w:val="none" w:sz="0" w:space="0" w:color="auto"/>
            <w:right w:val="none" w:sz="0" w:space="0" w:color="auto"/>
          </w:divBdr>
        </w:div>
        <w:div w:id="353502546">
          <w:marLeft w:val="480"/>
          <w:marRight w:val="0"/>
          <w:marTop w:val="0"/>
          <w:marBottom w:val="0"/>
          <w:divBdr>
            <w:top w:val="none" w:sz="0" w:space="0" w:color="auto"/>
            <w:left w:val="none" w:sz="0" w:space="0" w:color="auto"/>
            <w:bottom w:val="none" w:sz="0" w:space="0" w:color="auto"/>
            <w:right w:val="none" w:sz="0" w:space="0" w:color="auto"/>
          </w:divBdr>
        </w:div>
        <w:div w:id="358698927">
          <w:marLeft w:val="480"/>
          <w:marRight w:val="0"/>
          <w:marTop w:val="0"/>
          <w:marBottom w:val="0"/>
          <w:divBdr>
            <w:top w:val="none" w:sz="0" w:space="0" w:color="auto"/>
            <w:left w:val="none" w:sz="0" w:space="0" w:color="auto"/>
            <w:bottom w:val="none" w:sz="0" w:space="0" w:color="auto"/>
            <w:right w:val="none" w:sz="0" w:space="0" w:color="auto"/>
          </w:divBdr>
        </w:div>
        <w:div w:id="443303619">
          <w:marLeft w:val="480"/>
          <w:marRight w:val="0"/>
          <w:marTop w:val="0"/>
          <w:marBottom w:val="0"/>
          <w:divBdr>
            <w:top w:val="none" w:sz="0" w:space="0" w:color="auto"/>
            <w:left w:val="none" w:sz="0" w:space="0" w:color="auto"/>
            <w:bottom w:val="none" w:sz="0" w:space="0" w:color="auto"/>
            <w:right w:val="none" w:sz="0" w:space="0" w:color="auto"/>
          </w:divBdr>
        </w:div>
        <w:div w:id="444228522">
          <w:marLeft w:val="480"/>
          <w:marRight w:val="0"/>
          <w:marTop w:val="0"/>
          <w:marBottom w:val="0"/>
          <w:divBdr>
            <w:top w:val="none" w:sz="0" w:space="0" w:color="auto"/>
            <w:left w:val="none" w:sz="0" w:space="0" w:color="auto"/>
            <w:bottom w:val="none" w:sz="0" w:space="0" w:color="auto"/>
            <w:right w:val="none" w:sz="0" w:space="0" w:color="auto"/>
          </w:divBdr>
        </w:div>
        <w:div w:id="449789048">
          <w:marLeft w:val="480"/>
          <w:marRight w:val="0"/>
          <w:marTop w:val="0"/>
          <w:marBottom w:val="0"/>
          <w:divBdr>
            <w:top w:val="none" w:sz="0" w:space="0" w:color="auto"/>
            <w:left w:val="none" w:sz="0" w:space="0" w:color="auto"/>
            <w:bottom w:val="none" w:sz="0" w:space="0" w:color="auto"/>
            <w:right w:val="none" w:sz="0" w:space="0" w:color="auto"/>
          </w:divBdr>
        </w:div>
        <w:div w:id="497036470">
          <w:marLeft w:val="480"/>
          <w:marRight w:val="0"/>
          <w:marTop w:val="0"/>
          <w:marBottom w:val="0"/>
          <w:divBdr>
            <w:top w:val="none" w:sz="0" w:space="0" w:color="auto"/>
            <w:left w:val="none" w:sz="0" w:space="0" w:color="auto"/>
            <w:bottom w:val="none" w:sz="0" w:space="0" w:color="auto"/>
            <w:right w:val="none" w:sz="0" w:space="0" w:color="auto"/>
          </w:divBdr>
        </w:div>
        <w:div w:id="512914204">
          <w:marLeft w:val="480"/>
          <w:marRight w:val="0"/>
          <w:marTop w:val="0"/>
          <w:marBottom w:val="0"/>
          <w:divBdr>
            <w:top w:val="none" w:sz="0" w:space="0" w:color="auto"/>
            <w:left w:val="none" w:sz="0" w:space="0" w:color="auto"/>
            <w:bottom w:val="none" w:sz="0" w:space="0" w:color="auto"/>
            <w:right w:val="none" w:sz="0" w:space="0" w:color="auto"/>
          </w:divBdr>
        </w:div>
        <w:div w:id="556940884">
          <w:marLeft w:val="480"/>
          <w:marRight w:val="0"/>
          <w:marTop w:val="0"/>
          <w:marBottom w:val="0"/>
          <w:divBdr>
            <w:top w:val="none" w:sz="0" w:space="0" w:color="auto"/>
            <w:left w:val="none" w:sz="0" w:space="0" w:color="auto"/>
            <w:bottom w:val="none" w:sz="0" w:space="0" w:color="auto"/>
            <w:right w:val="none" w:sz="0" w:space="0" w:color="auto"/>
          </w:divBdr>
        </w:div>
        <w:div w:id="566495053">
          <w:marLeft w:val="480"/>
          <w:marRight w:val="0"/>
          <w:marTop w:val="0"/>
          <w:marBottom w:val="0"/>
          <w:divBdr>
            <w:top w:val="none" w:sz="0" w:space="0" w:color="auto"/>
            <w:left w:val="none" w:sz="0" w:space="0" w:color="auto"/>
            <w:bottom w:val="none" w:sz="0" w:space="0" w:color="auto"/>
            <w:right w:val="none" w:sz="0" w:space="0" w:color="auto"/>
          </w:divBdr>
        </w:div>
        <w:div w:id="581449757">
          <w:marLeft w:val="480"/>
          <w:marRight w:val="0"/>
          <w:marTop w:val="0"/>
          <w:marBottom w:val="0"/>
          <w:divBdr>
            <w:top w:val="none" w:sz="0" w:space="0" w:color="auto"/>
            <w:left w:val="none" w:sz="0" w:space="0" w:color="auto"/>
            <w:bottom w:val="none" w:sz="0" w:space="0" w:color="auto"/>
            <w:right w:val="none" w:sz="0" w:space="0" w:color="auto"/>
          </w:divBdr>
        </w:div>
        <w:div w:id="616374114">
          <w:marLeft w:val="480"/>
          <w:marRight w:val="0"/>
          <w:marTop w:val="0"/>
          <w:marBottom w:val="0"/>
          <w:divBdr>
            <w:top w:val="none" w:sz="0" w:space="0" w:color="auto"/>
            <w:left w:val="none" w:sz="0" w:space="0" w:color="auto"/>
            <w:bottom w:val="none" w:sz="0" w:space="0" w:color="auto"/>
            <w:right w:val="none" w:sz="0" w:space="0" w:color="auto"/>
          </w:divBdr>
        </w:div>
        <w:div w:id="651565718">
          <w:marLeft w:val="480"/>
          <w:marRight w:val="0"/>
          <w:marTop w:val="0"/>
          <w:marBottom w:val="0"/>
          <w:divBdr>
            <w:top w:val="none" w:sz="0" w:space="0" w:color="auto"/>
            <w:left w:val="none" w:sz="0" w:space="0" w:color="auto"/>
            <w:bottom w:val="none" w:sz="0" w:space="0" w:color="auto"/>
            <w:right w:val="none" w:sz="0" w:space="0" w:color="auto"/>
          </w:divBdr>
        </w:div>
        <w:div w:id="662666839">
          <w:marLeft w:val="480"/>
          <w:marRight w:val="0"/>
          <w:marTop w:val="0"/>
          <w:marBottom w:val="0"/>
          <w:divBdr>
            <w:top w:val="none" w:sz="0" w:space="0" w:color="auto"/>
            <w:left w:val="none" w:sz="0" w:space="0" w:color="auto"/>
            <w:bottom w:val="none" w:sz="0" w:space="0" w:color="auto"/>
            <w:right w:val="none" w:sz="0" w:space="0" w:color="auto"/>
          </w:divBdr>
        </w:div>
        <w:div w:id="832528090">
          <w:marLeft w:val="480"/>
          <w:marRight w:val="0"/>
          <w:marTop w:val="0"/>
          <w:marBottom w:val="0"/>
          <w:divBdr>
            <w:top w:val="none" w:sz="0" w:space="0" w:color="auto"/>
            <w:left w:val="none" w:sz="0" w:space="0" w:color="auto"/>
            <w:bottom w:val="none" w:sz="0" w:space="0" w:color="auto"/>
            <w:right w:val="none" w:sz="0" w:space="0" w:color="auto"/>
          </w:divBdr>
        </w:div>
        <w:div w:id="892617816">
          <w:marLeft w:val="480"/>
          <w:marRight w:val="0"/>
          <w:marTop w:val="0"/>
          <w:marBottom w:val="0"/>
          <w:divBdr>
            <w:top w:val="none" w:sz="0" w:space="0" w:color="auto"/>
            <w:left w:val="none" w:sz="0" w:space="0" w:color="auto"/>
            <w:bottom w:val="none" w:sz="0" w:space="0" w:color="auto"/>
            <w:right w:val="none" w:sz="0" w:space="0" w:color="auto"/>
          </w:divBdr>
        </w:div>
        <w:div w:id="904611594">
          <w:marLeft w:val="480"/>
          <w:marRight w:val="0"/>
          <w:marTop w:val="0"/>
          <w:marBottom w:val="0"/>
          <w:divBdr>
            <w:top w:val="none" w:sz="0" w:space="0" w:color="auto"/>
            <w:left w:val="none" w:sz="0" w:space="0" w:color="auto"/>
            <w:bottom w:val="none" w:sz="0" w:space="0" w:color="auto"/>
            <w:right w:val="none" w:sz="0" w:space="0" w:color="auto"/>
          </w:divBdr>
        </w:div>
      </w:divsChild>
    </w:div>
    <w:div w:id="196354255">
      <w:bodyDiv w:val="1"/>
      <w:marLeft w:val="0"/>
      <w:marRight w:val="0"/>
      <w:marTop w:val="0"/>
      <w:marBottom w:val="0"/>
      <w:divBdr>
        <w:top w:val="none" w:sz="0" w:space="0" w:color="auto"/>
        <w:left w:val="none" w:sz="0" w:space="0" w:color="auto"/>
        <w:bottom w:val="none" w:sz="0" w:space="0" w:color="auto"/>
        <w:right w:val="none" w:sz="0" w:space="0" w:color="auto"/>
      </w:divBdr>
    </w:div>
    <w:div w:id="196355415">
      <w:bodyDiv w:val="1"/>
      <w:marLeft w:val="0"/>
      <w:marRight w:val="0"/>
      <w:marTop w:val="0"/>
      <w:marBottom w:val="0"/>
      <w:divBdr>
        <w:top w:val="none" w:sz="0" w:space="0" w:color="auto"/>
        <w:left w:val="none" w:sz="0" w:space="0" w:color="auto"/>
        <w:bottom w:val="none" w:sz="0" w:space="0" w:color="auto"/>
        <w:right w:val="none" w:sz="0" w:space="0" w:color="auto"/>
      </w:divBdr>
      <w:divsChild>
        <w:div w:id="5139151">
          <w:marLeft w:val="480"/>
          <w:marRight w:val="0"/>
          <w:marTop w:val="0"/>
          <w:marBottom w:val="0"/>
          <w:divBdr>
            <w:top w:val="none" w:sz="0" w:space="0" w:color="auto"/>
            <w:left w:val="none" w:sz="0" w:space="0" w:color="auto"/>
            <w:bottom w:val="none" w:sz="0" w:space="0" w:color="auto"/>
            <w:right w:val="none" w:sz="0" w:space="0" w:color="auto"/>
          </w:divBdr>
        </w:div>
        <w:div w:id="38600771">
          <w:marLeft w:val="480"/>
          <w:marRight w:val="0"/>
          <w:marTop w:val="0"/>
          <w:marBottom w:val="0"/>
          <w:divBdr>
            <w:top w:val="none" w:sz="0" w:space="0" w:color="auto"/>
            <w:left w:val="none" w:sz="0" w:space="0" w:color="auto"/>
            <w:bottom w:val="none" w:sz="0" w:space="0" w:color="auto"/>
            <w:right w:val="none" w:sz="0" w:space="0" w:color="auto"/>
          </w:divBdr>
        </w:div>
        <w:div w:id="56363697">
          <w:marLeft w:val="480"/>
          <w:marRight w:val="0"/>
          <w:marTop w:val="0"/>
          <w:marBottom w:val="0"/>
          <w:divBdr>
            <w:top w:val="none" w:sz="0" w:space="0" w:color="auto"/>
            <w:left w:val="none" w:sz="0" w:space="0" w:color="auto"/>
            <w:bottom w:val="none" w:sz="0" w:space="0" w:color="auto"/>
            <w:right w:val="none" w:sz="0" w:space="0" w:color="auto"/>
          </w:divBdr>
        </w:div>
        <w:div w:id="245767842">
          <w:marLeft w:val="480"/>
          <w:marRight w:val="0"/>
          <w:marTop w:val="0"/>
          <w:marBottom w:val="0"/>
          <w:divBdr>
            <w:top w:val="none" w:sz="0" w:space="0" w:color="auto"/>
            <w:left w:val="none" w:sz="0" w:space="0" w:color="auto"/>
            <w:bottom w:val="none" w:sz="0" w:space="0" w:color="auto"/>
            <w:right w:val="none" w:sz="0" w:space="0" w:color="auto"/>
          </w:divBdr>
        </w:div>
        <w:div w:id="253055156">
          <w:marLeft w:val="480"/>
          <w:marRight w:val="0"/>
          <w:marTop w:val="0"/>
          <w:marBottom w:val="0"/>
          <w:divBdr>
            <w:top w:val="none" w:sz="0" w:space="0" w:color="auto"/>
            <w:left w:val="none" w:sz="0" w:space="0" w:color="auto"/>
            <w:bottom w:val="none" w:sz="0" w:space="0" w:color="auto"/>
            <w:right w:val="none" w:sz="0" w:space="0" w:color="auto"/>
          </w:divBdr>
        </w:div>
        <w:div w:id="274874287">
          <w:marLeft w:val="480"/>
          <w:marRight w:val="0"/>
          <w:marTop w:val="0"/>
          <w:marBottom w:val="0"/>
          <w:divBdr>
            <w:top w:val="none" w:sz="0" w:space="0" w:color="auto"/>
            <w:left w:val="none" w:sz="0" w:space="0" w:color="auto"/>
            <w:bottom w:val="none" w:sz="0" w:space="0" w:color="auto"/>
            <w:right w:val="none" w:sz="0" w:space="0" w:color="auto"/>
          </w:divBdr>
        </w:div>
        <w:div w:id="351227904">
          <w:marLeft w:val="480"/>
          <w:marRight w:val="0"/>
          <w:marTop w:val="0"/>
          <w:marBottom w:val="0"/>
          <w:divBdr>
            <w:top w:val="none" w:sz="0" w:space="0" w:color="auto"/>
            <w:left w:val="none" w:sz="0" w:space="0" w:color="auto"/>
            <w:bottom w:val="none" w:sz="0" w:space="0" w:color="auto"/>
            <w:right w:val="none" w:sz="0" w:space="0" w:color="auto"/>
          </w:divBdr>
        </w:div>
        <w:div w:id="370426393">
          <w:marLeft w:val="480"/>
          <w:marRight w:val="0"/>
          <w:marTop w:val="0"/>
          <w:marBottom w:val="0"/>
          <w:divBdr>
            <w:top w:val="none" w:sz="0" w:space="0" w:color="auto"/>
            <w:left w:val="none" w:sz="0" w:space="0" w:color="auto"/>
            <w:bottom w:val="none" w:sz="0" w:space="0" w:color="auto"/>
            <w:right w:val="none" w:sz="0" w:space="0" w:color="auto"/>
          </w:divBdr>
        </w:div>
        <w:div w:id="374282196">
          <w:marLeft w:val="480"/>
          <w:marRight w:val="0"/>
          <w:marTop w:val="0"/>
          <w:marBottom w:val="0"/>
          <w:divBdr>
            <w:top w:val="none" w:sz="0" w:space="0" w:color="auto"/>
            <w:left w:val="none" w:sz="0" w:space="0" w:color="auto"/>
            <w:bottom w:val="none" w:sz="0" w:space="0" w:color="auto"/>
            <w:right w:val="none" w:sz="0" w:space="0" w:color="auto"/>
          </w:divBdr>
        </w:div>
        <w:div w:id="429853675">
          <w:marLeft w:val="480"/>
          <w:marRight w:val="0"/>
          <w:marTop w:val="0"/>
          <w:marBottom w:val="0"/>
          <w:divBdr>
            <w:top w:val="none" w:sz="0" w:space="0" w:color="auto"/>
            <w:left w:val="none" w:sz="0" w:space="0" w:color="auto"/>
            <w:bottom w:val="none" w:sz="0" w:space="0" w:color="auto"/>
            <w:right w:val="none" w:sz="0" w:space="0" w:color="auto"/>
          </w:divBdr>
        </w:div>
        <w:div w:id="513306645">
          <w:marLeft w:val="480"/>
          <w:marRight w:val="0"/>
          <w:marTop w:val="0"/>
          <w:marBottom w:val="0"/>
          <w:divBdr>
            <w:top w:val="none" w:sz="0" w:space="0" w:color="auto"/>
            <w:left w:val="none" w:sz="0" w:space="0" w:color="auto"/>
            <w:bottom w:val="none" w:sz="0" w:space="0" w:color="auto"/>
            <w:right w:val="none" w:sz="0" w:space="0" w:color="auto"/>
          </w:divBdr>
        </w:div>
        <w:div w:id="564340918">
          <w:marLeft w:val="480"/>
          <w:marRight w:val="0"/>
          <w:marTop w:val="0"/>
          <w:marBottom w:val="0"/>
          <w:divBdr>
            <w:top w:val="none" w:sz="0" w:space="0" w:color="auto"/>
            <w:left w:val="none" w:sz="0" w:space="0" w:color="auto"/>
            <w:bottom w:val="none" w:sz="0" w:space="0" w:color="auto"/>
            <w:right w:val="none" w:sz="0" w:space="0" w:color="auto"/>
          </w:divBdr>
        </w:div>
        <w:div w:id="597761561">
          <w:marLeft w:val="480"/>
          <w:marRight w:val="0"/>
          <w:marTop w:val="0"/>
          <w:marBottom w:val="0"/>
          <w:divBdr>
            <w:top w:val="none" w:sz="0" w:space="0" w:color="auto"/>
            <w:left w:val="none" w:sz="0" w:space="0" w:color="auto"/>
            <w:bottom w:val="none" w:sz="0" w:space="0" w:color="auto"/>
            <w:right w:val="none" w:sz="0" w:space="0" w:color="auto"/>
          </w:divBdr>
        </w:div>
        <w:div w:id="634674768">
          <w:marLeft w:val="480"/>
          <w:marRight w:val="0"/>
          <w:marTop w:val="0"/>
          <w:marBottom w:val="0"/>
          <w:divBdr>
            <w:top w:val="none" w:sz="0" w:space="0" w:color="auto"/>
            <w:left w:val="none" w:sz="0" w:space="0" w:color="auto"/>
            <w:bottom w:val="none" w:sz="0" w:space="0" w:color="auto"/>
            <w:right w:val="none" w:sz="0" w:space="0" w:color="auto"/>
          </w:divBdr>
        </w:div>
        <w:div w:id="664820255">
          <w:marLeft w:val="480"/>
          <w:marRight w:val="0"/>
          <w:marTop w:val="0"/>
          <w:marBottom w:val="0"/>
          <w:divBdr>
            <w:top w:val="none" w:sz="0" w:space="0" w:color="auto"/>
            <w:left w:val="none" w:sz="0" w:space="0" w:color="auto"/>
            <w:bottom w:val="none" w:sz="0" w:space="0" w:color="auto"/>
            <w:right w:val="none" w:sz="0" w:space="0" w:color="auto"/>
          </w:divBdr>
        </w:div>
        <w:div w:id="703991272">
          <w:marLeft w:val="480"/>
          <w:marRight w:val="0"/>
          <w:marTop w:val="0"/>
          <w:marBottom w:val="0"/>
          <w:divBdr>
            <w:top w:val="none" w:sz="0" w:space="0" w:color="auto"/>
            <w:left w:val="none" w:sz="0" w:space="0" w:color="auto"/>
            <w:bottom w:val="none" w:sz="0" w:space="0" w:color="auto"/>
            <w:right w:val="none" w:sz="0" w:space="0" w:color="auto"/>
          </w:divBdr>
        </w:div>
        <w:div w:id="766653840">
          <w:marLeft w:val="480"/>
          <w:marRight w:val="0"/>
          <w:marTop w:val="0"/>
          <w:marBottom w:val="0"/>
          <w:divBdr>
            <w:top w:val="none" w:sz="0" w:space="0" w:color="auto"/>
            <w:left w:val="none" w:sz="0" w:space="0" w:color="auto"/>
            <w:bottom w:val="none" w:sz="0" w:space="0" w:color="auto"/>
            <w:right w:val="none" w:sz="0" w:space="0" w:color="auto"/>
          </w:divBdr>
        </w:div>
        <w:div w:id="794904030">
          <w:marLeft w:val="480"/>
          <w:marRight w:val="0"/>
          <w:marTop w:val="0"/>
          <w:marBottom w:val="0"/>
          <w:divBdr>
            <w:top w:val="none" w:sz="0" w:space="0" w:color="auto"/>
            <w:left w:val="none" w:sz="0" w:space="0" w:color="auto"/>
            <w:bottom w:val="none" w:sz="0" w:space="0" w:color="auto"/>
            <w:right w:val="none" w:sz="0" w:space="0" w:color="auto"/>
          </w:divBdr>
        </w:div>
        <w:div w:id="800810968">
          <w:marLeft w:val="480"/>
          <w:marRight w:val="0"/>
          <w:marTop w:val="0"/>
          <w:marBottom w:val="0"/>
          <w:divBdr>
            <w:top w:val="none" w:sz="0" w:space="0" w:color="auto"/>
            <w:left w:val="none" w:sz="0" w:space="0" w:color="auto"/>
            <w:bottom w:val="none" w:sz="0" w:space="0" w:color="auto"/>
            <w:right w:val="none" w:sz="0" w:space="0" w:color="auto"/>
          </w:divBdr>
        </w:div>
        <w:div w:id="811562319">
          <w:marLeft w:val="480"/>
          <w:marRight w:val="0"/>
          <w:marTop w:val="0"/>
          <w:marBottom w:val="0"/>
          <w:divBdr>
            <w:top w:val="none" w:sz="0" w:space="0" w:color="auto"/>
            <w:left w:val="none" w:sz="0" w:space="0" w:color="auto"/>
            <w:bottom w:val="none" w:sz="0" w:space="0" w:color="auto"/>
            <w:right w:val="none" w:sz="0" w:space="0" w:color="auto"/>
          </w:divBdr>
        </w:div>
        <w:div w:id="875308818">
          <w:marLeft w:val="480"/>
          <w:marRight w:val="0"/>
          <w:marTop w:val="0"/>
          <w:marBottom w:val="0"/>
          <w:divBdr>
            <w:top w:val="none" w:sz="0" w:space="0" w:color="auto"/>
            <w:left w:val="none" w:sz="0" w:space="0" w:color="auto"/>
            <w:bottom w:val="none" w:sz="0" w:space="0" w:color="auto"/>
            <w:right w:val="none" w:sz="0" w:space="0" w:color="auto"/>
          </w:divBdr>
        </w:div>
      </w:divsChild>
    </w:div>
    <w:div w:id="196361075">
      <w:bodyDiv w:val="1"/>
      <w:marLeft w:val="0"/>
      <w:marRight w:val="0"/>
      <w:marTop w:val="0"/>
      <w:marBottom w:val="0"/>
      <w:divBdr>
        <w:top w:val="none" w:sz="0" w:space="0" w:color="auto"/>
        <w:left w:val="none" w:sz="0" w:space="0" w:color="auto"/>
        <w:bottom w:val="none" w:sz="0" w:space="0" w:color="auto"/>
        <w:right w:val="none" w:sz="0" w:space="0" w:color="auto"/>
      </w:divBdr>
    </w:div>
    <w:div w:id="196434433">
      <w:bodyDiv w:val="1"/>
      <w:marLeft w:val="0"/>
      <w:marRight w:val="0"/>
      <w:marTop w:val="0"/>
      <w:marBottom w:val="0"/>
      <w:divBdr>
        <w:top w:val="none" w:sz="0" w:space="0" w:color="auto"/>
        <w:left w:val="none" w:sz="0" w:space="0" w:color="auto"/>
        <w:bottom w:val="none" w:sz="0" w:space="0" w:color="auto"/>
        <w:right w:val="none" w:sz="0" w:space="0" w:color="auto"/>
      </w:divBdr>
    </w:div>
    <w:div w:id="196477530">
      <w:bodyDiv w:val="1"/>
      <w:marLeft w:val="0"/>
      <w:marRight w:val="0"/>
      <w:marTop w:val="0"/>
      <w:marBottom w:val="0"/>
      <w:divBdr>
        <w:top w:val="none" w:sz="0" w:space="0" w:color="auto"/>
        <w:left w:val="none" w:sz="0" w:space="0" w:color="auto"/>
        <w:bottom w:val="none" w:sz="0" w:space="0" w:color="auto"/>
        <w:right w:val="none" w:sz="0" w:space="0" w:color="auto"/>
      </w:divBdr>
    </w:div>
    <w:div w:id="196504211">
      <w:bodyDiv w:val="1"/>
      <w:marLeft w:val="0"/>
      <w:marRight w:val="0"/>
      <w:marTop w:val="0"/>
      <w:marBottom w:val="0"/>
      <w:divBdr>
        <w:top w:val="none" w:sz="0" w:space="0" w:color="auto"/>
        <w:left w:val="none" w:sz="0" w:space="0" w:color="auto"/>
        <w:bottom w:val="none" w:sz="0" w:space="0" w:color="auto"/>
        <w:right w:val="none" w:sz="0" w:space="0" w:color="auto"/>
      </w:divBdr>
    </w:div>
    <w:div w:id="196621580">
      <w:bodyDiv w:val="1"/>
      <w:marLeft w:val="0"/>
      <w:marRight w:val="0"/>
      <w:marTop w:val="0"/>
      <w:marBottom w:val="0"/>
      <w:divBdr>
        <w:top w:val="none" w:sz="0" w:space="0" w:color="auto"/>
        <w:left w:val="none" w:sz="0" w:space="0" w:color="auto"/>
        <w:bottom w:val="none" w:sz="0" w:space="0" w:color="auto"/>
        <w:right w:val="none" w:sz="0" w:space="0" w:color="auto"/>
      </w:divBdr>
    </w:div>
    <w:div w:id="196628764">
      <w:bodyDiv w:val="1"/>
      <w:marLeft w:val="0"/>
      <w:marRight w:val="0"/>
      <w:marTop w:val="0"/>
      <w:marBottom w:val="0"/>
      <w:divBdr>
        <w:top w:val="none" w:sz="0" w:space="0" w:color="auto"/>
        <w:left w:val="none" w:sz="0" w:space="0" w:color="auto"/>
        <w:bottom w:val="none" w:sz="0" w:space="0" w:color="auto"/>
        <w:right w:val="none" w:sz="0" w:space="0" w:color="auto"/>
      </w:divBdr>
    </w:div>
    <w:div w:id="196817383">
      <w:bodyDiv w:val="1"/>
      <w:marLeft w:val="0"/>
      <w:marRight w:val="0"/>
      <w:marTop w:val="0"/>
      <w:marBottom w:val="0"/>
      <w:divBdr>
        <w:top w:val="none" w:sz="0" w:space="0" w:color="auto"/>
        <w:left w:val="none" w:sz="0" w:space="0" w:color="auto"/>
        <w:bottom w:val="none" w:sz="0" w:space="0" w:color="auto"/>
        <w:right w:val="none" w:sz="0" w:space="0" w:color="auto"/>
      </w:divBdr>
    </w:div>
    <w:div w:id="196890370">
      <w:bodyDiv w:val="1"/>
      <w:marLeft w:val="0"/>
      <w:marRight w:val="0"/>
      <w:marTop w:val="0"/>
      <w:marBottom w:val="0"/>
      <w:divBdr>
        <w:top w:val="none" w:sz="0" w:space="0" w:color="auto"/>
        <w:left w:val="none" w:sz="0" w:space="0" w:color="auto"/>
        <w:bottom w:val="none" w:sz="0" w:space="0" w:color="auto"/>
        <w:right w:val="none" w:sz="0" w:space="0" w:color="auto"/>
      </w:divBdr>
    </w:div>
    <w:div w:id="197012176">
      <w:bodyDiv w:val="1"/>
      <w:marLeft w:val="0"/>
      <w:marRight w:val="0"/>
      <w:marTop w:val="0"/>
      <w:marBottom w:val="0"/>
      <w:divBdr>
        <w:top w:val="none" w:sz="0" w:space="0" w:color="auto"/>
        <w:left w:val="none" w:sz="0" w:space="0" w:color="auto"/>
        <w:bottom w:val="none" w:sz="0" w:space="0" w:color="auto"/>
        <w:right w:val="none" w:sz="0" w:space="0" w:color="auto"/>
      </w:divBdr>
    </w:div>
    <w:div w:id="197014761">
      <w:bodyDiv w:val="1"/>
      <w:marLeft w:val="0"/>
      <w:marRight w:val="0"/>
      <w:marTop w:val="0"/>
      <w:marBottom w:val="0"/>
      <w:divBdr>
        <w:top w:val="none" w:sz="0" w:space="0" w:color="auto"/>
        <w:left w:val="none" w:sz="0" w:space="0" w:color="auto"/>
        <w:bottom w:val="none" w:sz="0" w:space="0" w:color="auto"/>
        <w:right w:val="none" w:sz="0" w:space="0" w:color="auto"/>
      </w:divBdr>
    </w:div>
    <w:div w:id="197091130">
      <w:bodyDiv w:val="1"/>
      <w:marLeft w:val="0"/>
      <w:marRight w:val="0"/>
      <w:marTop w:val="0"/>
      <w:marBottom w:val="0"/>
      <w:divBdr>
        <w:top w:val="none" w:sz="0" w:space="0" w:color="auto"/>
        <w:left w:val="none" w:sz="0" w:space="0" w:color="auto"/>
        <w:bottom w:val="none" w:sz="0" w:space="0" w:color="auto"/>
        <w:right w:val="none" w:sz="0" w:space="0" w:color="auto"/>
      </w:divBdr>
    </w:div>
    <w:div w:id="197132817">
      <w:bodyDiv w:val="1"/>
      <w:marLeft w:val="0"/>
      <w:marRight w:val="0"/>
      <w:marTop w:val="0"/>
      <w:marBottom w:val="0"/>
      <w:divBdr>
        <w:top w:val="none" w:sz="0" w:space="0" w:color="auto"/>
        <w:left w:val="none" w:sz="0" w:space="0" w:color="auto"/>
        <w:bottom w:val="none" w:sz="0" w:space="0" w:color="auto"/>
        <w:right w:val="none" w:sz="0" w:space="0" w:color="auto"/>
      </w:divBdr>
    </w:div>
    <w:div w:id="197163177">
      <w:bodyDiv w:val="1"/>
      <w:marLeft w:val="0"/>
      <w:marRight w:val="0"/>
      <w:marTop w:val="0"/>
      <w:marBottom w:val="0"/>
      <w:divBdr>
        <w:top w:val="none" w:sz="0" w:space="0" w:color="auto"/>
        <w:left w:val="none" w:sz="0" w:space="0" w:color="auto"/>
        <w:bottom w:val="none" w:sz="0" w:space="0" w:color="auto"/>
        <w:right w:val="none" w:sz="0" w:space="0" w:color="auto"/>
      </w:divBdr>
    </w:div>
    <w:div w:id="197202050">
      <w:bodyDiv w:val="1"/>
      <w:marLeft w:val="0"/>
      <w:marRight w:val="0"/>
      <w:marTop w:val="0"/>
      <w:marBottom w:val="0"/>
      <w:divBdr>
        <w:top w:val="none" w:sz="0" w:space="0" w:color="auto"/>
        <w:left w:val="none" w:sz="0" w:space="0" w:color="auto"/>
        <w:bottom w:val="none" w:sz="0" w:space="0" w:color="auto"/>
        <w:right w:val="none" w:sz="0" w:space="0" w:color="auto"/>
      </w:divBdr>
    </w:div>
    <w:div w:id="197204834">
      <w:bodyDiv w:val="1"/>
      <w:marLeft w:val="0"/>
      <w:marRight w:val="0"/>
      <w:marTop w:val="0"/>
      <w:marBottom w:val="0"/>
      <w:divBdr>
        <w:top w:val="none" w:sz="0" w:space="0" w:color="auto"/>
        <w:left w:val="none" w:sz="0" w:space="0" w:color="auto"/>
        <w:bottom w:val="none" w:sz="0" w:space="0" w:color="auto"/>
        <w:right w:val="none" w:sz="0" w:space="0" w:color="auto"/>
      </w:divBdr>
      <w:divsChild>
        <w:div w:id="48042135">
          <w:marLeft w:val="480"/>
          <w:marRight w:val="0"/>
          <w:marTop w:val="0"/>
          <w:marBottom w:val="0"/>
          <w:divBdr>
            <w:top w:val="none" w:sz="0" w:space="0" w:color="auto"/>
            <w:left w:val="none" w:sz="0" w:space="0" w:color="auto"/>
            <w:bottom w:val="none" w:sz="0" w:space="0" w:color="auto"/>
            <w:right w:val="none" w:sz="0" w:space="0" w:color="auto"/>
          </w:divBdr>
        </w:div>
        <w:div w:id="63457200">
          <w:marLeft w:val="480"/>
          <w:marRight w:val="0"/>
          <w:marTop w:val="0"/>
          <w:marBottom w:val="0"/>
          <w:divBdr>
            <w:top w:val="none" w:sz="0" w:space="0" w:color="auto"/>
            <w:left w:val="none" w:sz="0" w:space="0" w:color="auto"/>
            <w:bottom w:val="none" w:sz="0" w:space="0" w:color="auto"/>
            <w:right w:val="none" w:sz="0" w:space="0" w:color="auto"/>
          </w:divBdr>
        </w:div>
        <w:div w:id="83765051">
          <w:marLeft w:val="480"/>
          <w:marRight w:val="0"/>
          <w:marTop w:val="0"/>
          <w:marBottom w:val="0"/>
          <w:divBdr>
            <w:top w:val="none" w:sz="0" w:space="0" w:color="auto"/>
            <w:left w:val="none" w:sz="0" w:space="0" w:color="auto"/>
            <w:bottom w:val="none" w:sz="0" w:space="0" w:color="auto"/>
            <w:right w:val="none" w:sz="0" w:space="0" w:color="auto"/>
          </w:divBdr>
        </w:div>
        <w:div w:id="86582202">
          <w:marLeft w:val="480"/>
          <w:marRight w:val="0"/>
          <w:marTop w:val="0"/>
          <w:marBottom w:val="0"/>
          <w:divBdr>
            <w:top w:val="none" w:sz="0" w:space="0" w:color="auto"/>
            <w:left w:val="none" w:sz="0" w:space="0" w:color="auto"/>
            <w:bottom w:val="none" w:sz="0" w:space="0" w:color="auto"/>
            <w:right w:val="none" w:sz="0" w:space="0" w:color="auto"/>
          </w:divBdr>
        </w:div>
        <w:div w:id="137000448">
          <w:marLeft w:val="480"/>
          <w:marRight w:val="0"/>
          <w:marTop w:val="0"/>
          <w:marBottom w:val="0"/>
          <w:divBdr>
            <w:top w:val="none" w:sz="0" w:space="0" w:color="auto"/>
            <w:left w:val="none" w:sz="0" w:space="0" w:color="auto"/>
            <w:bottom w:val="none" w:sz="0" w:space="0" w:color="auto"/>
            <w:right w:val="none" w:sz="0" w:space="0" w:color="auto"/>
          </w:divBdr>
        </w:div>
        <w:div w:id="164906621">
          <w:marLeft w:val="480"/>
          <w:marRight w:val="0"/>
          <w:marTop w:val="0"/>
          <w:marBottom w:val="0"/>
          <w:divBdr>
            <w:top w:val="none" w:sz="0" w:space="0" w:color="auto"/>
            <w:left w:val="none" w:sz="0" w:space="0" w:color="auto"/>
            <w:bottom w:val="none" w:sz="0" w:space="0" w:color="auto"/>
            <w:right w:val="none" w:sz="0" w:space="0" w:color="auto"/>
          </w:divBdr>
        </w:div>
        <w:div w:id="167793576">
          <w:marLeft w:val="480"/>
          <w:marRight w:val="0"/>
          <w:marTop w:val="0"/>
          <w:marBottom w:val="0"/>
          <w:divBdr>
            <w:top w:val="none" w:sz="0" w:space="0" w:color="auto"/>
            <w:left w:val="none" w:sz="0" w:space="0" w:color="auto"/>
            <w:bottom w:val="none" w:sz="0" w:space="0" w:color="auto"/>
            <w:right w:val="none" w:sz="0" w:space="0" w:color="auto"/>
          </w:divBdr>
        </w:div>
        <w:div w:id="196085695">
          <w:marLeft w:val="480"/>
          <w:marRight w:val="0"/>
          <w:marTop w:val="0"/>
          <w:marBottom w:val="0"/>
          <w:divBdr>
            <w:top w:val="none" w:sz="0" w:space="0" w:color="auto"/>
            <w:left w:val="none" w:sz="0" w:space="0" w:color="auto"/>
            <w:bottom w:val="none" w:sz="0" w:space="0" w:color="auto"/>
            <w:right w:val="none" w:sz="0" w:space="0" w:color="auto"/>
          </w:divBdr>
        </w:div>
        <w:div w:id="306132381">
          <w:marLeft w:val="480"/>
          <w:marRight w:val="0"/>
          <w:marTop w:val="0"/>
          <w:marBottom w:val="0"/>
          <w:divBdr>
            <w:top w:val="none" w:sz="0" w:space="0" w:color="auto"/>
            <w:left w:val="none" w:sz="0" w:space="0" w:color="auto"/>
            <w:bottom w:val="none" w:sz="0" w:space="0" w:color="auto"/>
            <w:right w:val="none" w:sz="0" w:space="0" w:color="auto"/>
          </w:divBdr>
        </w:div>
        <w:div w:id="371613946">
          <w:marLeft w:val="480"/>
          <w:marRight w:val="0"/>
          <w:marTop w:val="0"/>
          <w:marBottom w:val="0"/>
          <w:divBdr>
            <w:top w:val="none" w:sz="0" w:space="0" w:color="auto"/>
            <w:left w:val="none" w:sz="0" w:space="0" w:color="auto"/>
            <w:bottom w:val="none" w:sz="0" w:space="0" w:color="auto"/>
            <w:right w:val="none" w:sz="0" w:space="0" w:color="auto"/>
          </w:divBdr>
        </w:div>
        <w:div w:id="376590312">
          <w:marLeft w:val="480"/>
          <w:marRight w:val="0"/>
          <w:marTop w:val="0"/>
          <w:marBottom w:val="0"/>
          <w:divBdr>
            <w:top w:val="none" w:sz="0" w:space="0" w:color="auto"/>
            <w:left w:val="none" w:sz="0" w:space="0" w:color="auto"/>
            <w:bottom w:val="none" w:sz="0" w:space="0" w:color="auto"/>
            <w:right w:val="none" w:sz="0" w:space="0" w:color="auto"/>
          </w:divBdr>
        </w:div>
        <w:div w:id="472062263">
          <w:marLeft w:val="480"/>
          <w:marRight w:val="0"/>
          <w:marTop w:val="0"/>
          <w:marBottom w:val="0"/>
          <w:divBdr>
            <w:top w:val="none" w:sz="0" w:space="0" w:color="auto"/>
            <w:left w:val="none" w:sz="0" w:space="0" w:color="auto"/>
            <w:bottom w:val="none" w:sz="0" w:space="0" w:color="auto"/>
            <w:right w:val="none" w:sz="0" w:space="0" w:color="auto"/>
          </w:divBdr>
        </w:div>
        <w:div w:id="472330546">
          <w:marLeft w:val="480"/>
          <w:marRight w:val="0"/>
          <w:marTop w:val="0"/>
          <w:marBottom w:val="0"/>
          <w:divBdr>
            <w:top w:val="none" w:sz="0" w:space="0" w:color="auto"/>
            <w:left w:val="none" w:sz="0" w:space="0" w:color="auto"/>
            <w:bottom w:val="none" w:sz="0" w:space="0" w:color="auto"/>
            <w:right w:val="none" w:sz="0" w:space="0" w:color="auto"/>
          </w:divBdr>
        </w:div>
        <w:div w:id="657223488">
          <w:marLeft w:val="480"/>
          <w:marRight w:val="0"/>
          <w:marTop w:val="0"/>
          <w:marBottom w:val="0"/>
          <w:divBdr>
            <w:top w:val="none" w:sz="0" w:space="0" w:color="auto"/>
            <w:left w:val="none" w:sz="0" w:space="0" w:color="auto"/>
            <w:bottom w:val="none" w:sz="0" w:space="0" w:color="auto"/>
            <w:right w:val="none" w:sz="0" w:space="0" w:color="auto"/>
          </w:divBdr>
        </w:div>
        <w:div w:id="711228821">
          <w:marLeft w:val="480"/>
          <w:marRight w:val="0"/>
          <w:marTop w:val="0"/>
          <w:marBottom w:val="0"/>
          <w:divBdr>
            <w:top w:val="none" w:sz="0" w:space="0" w:color="auto"/>
            <w:left w:val="none" w:sz="0" w:space="0" w:color="auto"/>
            <w:bottom w:val="none" w:sz="0" w:space="0" w:color="auto"/>
            <w:right w:val="none" w:sz="0" w:space="0" w:color="auto"/>
          </w:divBdr>
        </w:div>
        <w:div w:id="732234647">
          <w:marLeft w:val="480"/>
          <w:marRight w:val="0"/>
          <w:marTop w:val="0"/>
          <w:marBottom w:val="0"/>
          <w:divBdr>
            <w:top w:val="none" w:sz="0" w:space="0" w:color="auto"/>
            <w:left w:val="none" w:sz="0" w:space="0" w:color="auto"/>
            <w:bottom w:val="none" w:sz="0" w:space="0" w:color="auto"/>
            <w:right w:val="none" w:sz="0" w:space="0" w:color="auto"/>
          </w:divBdr>
        </w:div>
        <w:div w:id="781653678">
          <w:marLeft w:val="480"/>
          <w:marRight w:val="0"/>
          <w:marTop w:val="0"/>
          <w:marBottom w:val="0"/>
          <w:divBdr>
            <w:top w:val="none" w:sz="0" w:space="0" w:color="auto"/>
            <w:left w:val="none" w:sz="0" w:space="0" w:color="auto"/>
            <w:bottom w:val="none" w:sz="0" w:space="0" w:color="auto"/>
            <w:right w:val="none" w:sz="0" w:space="0" w:color="auto"/>
          </w:divBdr>
        </w:div>
        <w:div w:id="904141078">
          <w:marLeft w:val="480"/>
          <w:marRight w:val="0"/>
          <w:marTop w:val="0"/>
          <w:marBottom w:val="0"/>
          <w:divBdr>
            <w:top w:val="none" w:sz="0" w:space="0" w:color="auto"/>
            <w:left w:val="none" w:sz="0" w:space="0" w:color="auto"/>
            <w:bottom w:val="none" w:sz="0" w:space="0" w:color="auto"/>
            <w:right w:val="none" w:sz="0" w:space="0" w:color="auto"/>
          </w:divBdr>
        </w:div>
      </w:divsChild>
    </w:div>
    <w:div w:id="197206268">
      <w:bodyDiv w:val="1"/>
      <w:marLeft w:val="0"/>
      <w:marRight w:val="0"/>
      <w:marTop w:val="0"/>
      <w:marBottom w:val="0"/>
      <w:divBdr>
        <w:top w:val="none" w:sz="0" w:space="0" w:color="auto"/>
        <w:left w:val="none" w:sz="0" w:space="0" w:color="auto"/>
        <w:bottom w:val="none" w:sz="0" w:space="0" w:color="auto"/>
        <w:right w:val="none" w:sz="0" w:space="0" w:color="auto"/>
      </w:divBdr>
    </w:div>
    <w:div w:id="197351630">
      <w:bodyDiv w:val="1"/>
      <w:marLeft w:val="0"/>
      <w:marRight w:val="0"/>
      <w:marTop w:val="0"/>
      <w:marBottom w:val="0"/>
      <w:divBdr>
        <w:top w:val="none" w:sz="0" w:space="0" w:color="auto"/>
        <w:left w:val="none" w:sz="0" w:space="0" w:color="auto"/>
        <w:bottom w:val="none" w:sz="0" w:space="0" w:color="auto"/>
        <w:right w:val="none" w:sz="0" w:space="0" w:color="auto"/>
      </w:divBdr>
    </w:div>
    <w:div w:id="197359700">
      <w:bodyDiv w:val="1"/>
      <w:marLeft w:val="0"/>
      <w:marRight w:val="0"/>
      <w:marTop w:val="0"/>
      <w:marBottom w:val="0"/>
      <w:divBdr>
        <w:top w:val="none" w:sz="0" w:space="0" w:color="auto"/>
        <w:left w:val="none" w:sz="0" w:space="0" w:color="auto"/>
        <w:bottom w:val="none" w:sz="0" w:space="0" w:color="auto"/>
        <w:right w:val="none" w:sz="0" w:space="0" w:color="auto"/>
      </w:divBdr>
      <w:divsChild>
        <w:div w:id="48304230">
          <w:marLeft w:val="480"/>
          <w:marRight w:val="0"/>
          <w:marTop w:val="0"/>
          <w:marBottom w:val="0"/>
          <w:divBdr>
            <w:top w:val="none" w:sz="0" w:space="0" w:color="auto"/>
            <w:left w:val="none" w:sz="0" w:space="0" w:color="auto"/>
            <w:bottom w:val="none" w:sz="0" w:space="0" w:color="auto"/>
            <w:right w:val="none" w:sz="0" w:space="0" w:color="auto"/>
          </w:divBdr>
        </w:div>
        <w:div w:id="111822452">
          <w:marLeft w:val="480"/>
          <w:marRight w:val="0"/>
          <w:marTop w:val="0"/>
          <w:marBottom w:val="0"/>
          <w:divBdr>
            <w:top w:val="none" w:sz="0" w:space="0" w:color="auto"/>
            <w:left w:val="none" w:sz="0" w:space="0" w:color="auto"/>
            <w:bottom w:val="none" w:sz="0" w:space="0" w:color="auto"/>
            <w:right w:val="none" w:sz="0" w:space="0" w:color="auto"/>
          </w:divBdr>
        </w:div>
        <w:div w:id="131875372">
          <w:marLeft w:val="480"/>
          <w:marRight w:val="0"/>
          <w:marTop w:val="0"/>
          <w:marBottom w:val="0"/>
          <w:divBdr>
            <w:top w:val="none" w:sz="0" w:space="0" w:color="auto"/>
            <w:left w:val="none" w:sz="0" w:space="0" w:color="auto"/>
            <w:bottom w:val="none" w:sz="0" w:space="0" w:color="auto"/>
            <w:right w:val="none" w:sz="0" w:space="0" w:color="auto"/>
          </w:divBdr>
        </w:div>
        <w:div w:id="169562350">
          <w:marLeft w:val="480"/>
          <w:marRight w:val="0"/>
          <w:marTop w:val="0"/>
          <w:marBottom w:val="0"/>
          <w:divBdr>
            <w:top w:val="none" w:sz="0" w:space="0" w:color="auto"/>
            <w:left w:val="none" w:sz="0" w:space="0" w:color="auto"/>
            <w:bottom w:val="none" w:sz="0" w:space="0" w:color="auto"/>
            <w:right w:val="none" w:sz="0" w:space="0" w:color="auto"/>
          </w:divBdr>
        </w:div>
        <w:div w:id="187448765">
          <w:marLeft w:val="480"/>
          <w:marRight w:val="0"/>
          <w:marTop w:val="0"/>
          <w:marBottom w:val="0"/>
          <w:divBdr>
            <w:top w:val="none" w:sz="0" w:space="0" w:color="auto"/>
            <w:left w:val="none" w:sz="0" w:space="0" w:color="auto"/>
            <w:bottom w:val="none" w:sz="0" w:space="0" w:color="auto"/>
            <w:right w:val="none" w:sz="0" w:space="0" w:color="auto"/>
          </w:divBdr>
        </w:div>
        <w:div w:id="203686817">
          <w:marLeft w:val="480"/>
          <w:marRight w:val="0"/>
          <w:marTop w:val="0"/>
          <w:marBottom w:val="0"/>
          <w:divBdr>
            <w:top w:val="none" w:sz="0" w:space="0" w:color="auto"/>
            <w:left w:val="none" w:sz="0" w:space="0" w:color="auto"/>
            <w:bottom w:val="none" w:sz="0" w:space="0" w:color="auto"/>
            <w:right w:val="none" w:sz="0" w:space="0" w:color="auto"/>
          </w:divBdr>
        </w:div>
        <w:div w:id="207185996">
          <w:marLeft w:val="480"/>
          <w:marRight w:val="0"/>
          <w:marTop w:val="0"/>
          <w:marBottom w:val="0"/>
          <w:divBdr>
            <w:top w:val="none" w:sz="0" w:space="0" w:color="auto"/>
            <w:left w:val="none" w:sz="0" w:space="0" w:color="auto"/>
            <w:bottom w:val="none" w:sz="0" w:space="0" w:color="auto"/>
            <w:right w:val="none" w:sz="0" w:space="0" w:color="auto"/>
          </w:divBdr>
        </w:div>
        <w:div w:id="220140947">
          <w:marLeft w:val="480"/>
          <w:marRight w:val="0"/>
          <w:marTop w:val="0"/>
          <w:marBottom w:val="0"/>
          <w:divBdr>
            <w:top w:val="none" w:sz="0" w:space="0" w:color="auto"/>
            <w:left w:val="none" w:sz="0" w:space="0" w:color="auto"/>
            <w:bottom w:val="none" w:sz="0" w:space="0" w:color="auto"/>
            <w:right w:val="none" w:sz="0" w:space="0" w:color="auto"/>
          </w:divBdr>
        </w:div>
        <w:div w:id="238297562">
          <w:marLeft w:val="480"/>
          <w:marRight w:val="0"/>
          <w:marTop w:val="0"/>
          <w:marBottom w:val="0"/>
          <w:divBdr>
            <w:top w:val="none" w:sz="0" w:space="0" w:color="auto"/>
            <w:left w:val="none" w:sz="0" w:space="0" w:color="auto"/>
            <w:bottom w:val="none" w:sz="0" w:space="0" w:color="auto"/>
            <w:right w:val="none" w:sz="0" w:space="0" w:color="auto"/>
          </w:divBdr>
        </w:div>
        <w:div w:id="242298416">
          <w:marLeft w:val="480"/>
          <w:marRight w:val="0"/>
          <w:marTop w:val="0"/>
          <w:marBottom w:val="0"/>
          <w:divBdr>
            <w:top w:val="none" w:sz="0" w:space="0" w:color="auto"/>
            <w:left w:val="none" w:sz="0" w:space="0" w:color="auto"/>
            <w:bottom w:val="none" w:sz="0" w:space="0" w:color="auto"/>
            <w:right w:val="none" w:sz="0" w:space="0" w:color="auto"/>
          </w:divBdr>
        </w:div>
        <w:div w:id="261452481">
          <w:marLeft w:val="480"/>
          <w:marRight w:val="0"/>
          <w:marTop w:val="0"/>
          <w:marBottom w:val="0"/>
          <w:divBdr>
            <w:top w:val="none" w:sz="0" w:space="0" w:color="auto"/>
            <w:left w:val="none" w:sz="0" w:space="0" w:color="auto"/>
            <w:bottom w:val="none" w:sz="0" w:space="0" w:color="auto"/>
            <w:right w:val="none" w:sz="0" w:space="0" w:color="auto"/>
          </w:divBdr>
        </w:div>
        <w:div w:id="264313306">
          <w:marLeft w:val="480"/>
          <w:marRight w:val="0"/>
          <w:marTop w:val="0"/>
          <w:marBottom w:val="0"/>
          <w:divBdr>
            <w:top w:val="none" w:sz="0" w:space="0" w:color="auto"/>
            <w:left w:val="none" w:sz="0" w:space="0" w:color="auto"/>
            <w:bottom w:val="none" w:sz="0" w:space="0" w:color="auto"/>
            <w:right w:val="none" w:sz="0" w:space="0" w:color="auto"/>
          </w:divBdr>
        </w:div>
        <w:div w:id="287855228">
          <w:marLeft w:val="480"/>
          <w:marRight w:val="0"/>
          <w:marTop w:val="0"/>
          <w:marBottom w:val="0"/>
          <w:divBdr>
            <w:top w:val="none" w:sz="0" w:space="0" w:color="auto"/>
            <w:left w:val="none" w:sz="0" w:space="0" w:color="auto"/>
            <w:bottom w:val="none" w:sz="0" w:space="0" w:color="auto"/>
            <w:right w:val="none" w:sz="0" w:space="0" w:color="auto"/>
          </w:divBdr>
        </w:div>
        <w:div w:id="303973590">
          <w:marLeft w:val="480"/>
          <w:marRight w:val="0"/>
          <w:marTop w:val="0"/>
          <w:marBottom w:val="0"/>
          <w:divBdr>
            <w:top w:val="none" w:sz="0" w:space="0" w:color="auto"/>
            <w:left w:val="none" w:sz="0" w:space="0" w:color="auto"/>
            <w:bottom w:val="none" w:sz="0" w:space="0" w:color="auto"/>
            <w:right w:val="none" w:sz="0" w:space="0" w:color="auto"/>
          </w:divBdr>
        </w:div>
        <w:div w:id="312829798">
          <w:marLeft w:val="480"/>
          <w:marRight w:val="0"/>
          <w:marTop w:val="0"/>
          <w:marBottom w:val="0"/>
          <w:divBdr>
            <w:top w:val="none" w:sz="0" w:space="0" w:color="auto"/>
            <w:left w:val="none" w:sz="0" w:space="0" w:color="auto"/>
            <w:bottom w:val="none" w:sz="0" w:space="0" w:color="auto"/>
            <w:right w:val="none" w:sz="0" w:space="0" w:color="auto"/>
          </w:divBdr>
        </w:div>
        <w:div w:id="384909237">
          <w:marLeft w:val="480"/>
          <w:marRight w:val="0"/>
          <w:marTop w:val="0"/>
          <w:marBottom w:val="0"/>
          <w:divBdr>
            <w:top w:val="none" w:sz="0" w:space="0" w:color="auto"/>
            <w:left w:val="none" w:sz="0" w:space="0" w:color="auto"/>
            <w:bottom w:val="none" w:sz="0" w:space="0" w:color="auto"/>
            <w:right w:val="none" w:sz="0" w:space="0" w:color="auto"/>
          </w:divBdr>
        </w:div>
        <w:div w:id="460928032">
          <w:marLeft w:val="480"/>
          <w:marRight w:val="0"/>
          <w:marTop w:val="0"/>
          <w:marBottom w:val="0"/>
          <w:divBdr>
            <w:top w:val="none" w:sz="0" w:space="0" w:color="auto"/>
            <w:left w:val="none" w:sz="0" w:space="0" w:color="auto"/>
            <w:bottom w:val="none" w:sz="0" w:space="0" w:color="auto"/>
            <w:right w:val="none" w:sz="0" w:space="0" w:color="auto"/>
          </w:divBdr>
        </w:div>
        <w:div w:id="537619958">
          <w:marLeft w:val="480"/>
          <w:marRight w:val="0"/>
          <w:marTop w:val="0"/>
          <w:marBottom w:val="0"/>
          <w:divBdr>
            <w:top w:val="none" w:sz="0" w:space="0" w:color="auto"/>
            <w:left w:val="none" w:sz="0" w:space="0" w:color="auto"/>
            <w:bottom w:val="none" w:sz="0" w:space="0" w:color="auto"/>
            <w:right w:val="none" w:sz="0" w:space="0" w:color="auto"/>
          </w:divBdr>
        </w:div>
        <w:div w:id="616058878">
          <w:marLeft w:val="480"/>
          <w:marRight w:val="0"/>
          <w:marTop w:val="0"/>
          <w:marBottom w:val="0"/>
          <w:divBdr>
            <w:top w:val="none" w:sz="0" w:space="0" w:color="auto"/>
            <w:left w:val="none" w:sz="0" w:space="0" w:color="auto"/>
            <w:bottom w:val="none" w:sz="0" w:space="0" w:color="auto"/>
            <w:right w:val="none" w:sz="0" w:space="0" w:color="auto"/>
          </w:divBdr>
        </w:div>
        <w:div w:id="628123218">
          <w:marLeft w:val="480"/>
          <w:marRight w:val="0"/>
          <w:marTop w:val="0"/>
          <w:marBottom w:val="0"/>
          <w:divBdr>
            <w:top w:val="none" w:sz="0" w:space="0" w:color="auto"/>
            <w:left w:val="none" w:sz="0" w:space="0" w:color="auto"/>
            <w:bottom w:val="none" w:sz="0" w:space="0" w:color="auto"/>
            <w:right w:val="none" w:sz="0" w:space="0" w:color="auto"/>
          </w:divBdr>
        </w:div>
        <w:div w:id="651450690">
          <w:marLeft w:val="480"/>
          <w:marRight w:val="0"/>
          <w:marTop w:val="0"/>
          <w:marBottom w:val="0"/>
          <w:divBdr>
            <w:top w:val="none" w:sz="0" w:space="0" w:color="auto"/>
            <w:left w:val="none" w:sz="0" w:space="0" w:color="auto"/>
            <w:bottom w:val="none" w:sz="0" w:space="0" w:color="auto"/>
            <w:right w:val="none" w:sz="0" w:space="0" w:color="auto"/>
          </w:divBdr>
        </w:div>
        <w:div w:id="707148990">
          <w:marLeft w:val="480"/>
          <w:marRight w:val="0"/>
          <w:marTop w:val="0"/>
          <w:marBottom w:val="0"/>
          <w:divBdr>
            <w:top w:val="none" w:sz="0" w:space="0" w:color="auto"/>
            <w:left w:val="none" w:sz="0" w:space="0" w:color="auto"/>
            <w:bottom w:val="none" w:sz="0" w:space="0" w:color="auto"/>
            <w:right w:val="none" w:sz="0" w:space="0" w:color="auto"/>
          </w:divBdr>
        </w:div>
        <w:div w:id="807473603">
          <w:marLeft w:val="480"/>
          <w:marRight w:val="0"/>
          <w:marTop w:val="0"/>
          <w:marBottom w:val="0"/>
          <w:divBdr>
            <w:top w:val="none" w:sz="0" w:space="0" w:color="auto"/>
            <w:left w:val="none" w:sz="0" w:space="0" w:color="auto"/>
            <w:bottom w:val="none" w:sz="0" w:space="0" w:color="auto"/>
            <w:right w:val="none" w:sz="0" w:space="0" w:color="auto"/>
          </w:divBdr>
        </w:div>
        <w:div w:id="913857102">
          <w:marLeft w:val="480"/>
          <w:marRight w:val="0"/>
          <w:marTop w:val="0"/>
          <w:marBottom w:val="0"/>
          <w:divBdr>
            <w:top w:val="none" w:sz="0" w:space="0" w:color="auto"/>
            <w:left w:val="none" w:sz="0" w:space="0" w:color="auto"/>
            <w:bottom w:val="none" w:sz="0" w:space="0" w:color="auto"/>
            <w:right w:val="none" w:sz="0" w:space="0" w:color="auto"/>
          </w:divBdr>
        </w:div>
      </w:divsChild>
    </w:div>
    <w:div w:id="197477527">
      <w:bodyDiv w:val="1"/>
      <w:marLeft w:val="0"/>
      <w:marRight w:val="0"/>
      <w:marTop w:val="0"/>
      <w:marBottom w:val="0"/>
      <w:divBdr>
        <w:top w:val="none" w:sz="0" w:space="0" w:color="auto"/>
        <w:left w:val="none" w:sz="0" w:space="0" w:color="auto"/>
        <w:bottom w:val="none" w:sz="0" w:space="0" w:color="auto"/>
        <w:right w:val="none" w:sz="0" w:space="0" w:color="auto"/>
      </w:divBdr>
    </w:div>
    <w:div w:id="197545686">
      <w:bodyDiv w:val="1"/>
      <w:marLeft w:val="0"/>
      <w:marRight w:val="0"/>
      <w:marTop w:val="0"/>
      <w:marBottom w:val="0"/>
      <w:divBdr>
        <w:top w:val="none" w:sz="0" w:space="0" w:color="auto"/>
        <w:left w:val="none" w:sz="0" w:space="0" w:color="auto"/>
        <w:bottom w:val="none" w:sz="0" w:space="0" w:color="auto"/>
        <w:right w:val="none" w:sz="0" w:space="0" w:color="auto"/>
      </w:divBdr>
    </w:div>
    <w:div w:id="197667753">
      <w:bodyDiv w:val="1"/>
      <w:marLeft w:val="0"/>
      <w:marRight w:val="0"/>
      <w:marTop w:val="0"/>
      <w:marBottom w:val="0"/>
      <w:divBdr>
        <w:top w:val="none" w:sz="0" w:space="0" w:color="auto"/>
        <w:left w:val="none" w:sz="0" w:space="0" w:color="auto"/>
        <w:bottom w:val="none" w:sz="0" w:space="0" w:color="auto"/>
        <w:right w:val="none" w:sz="0" w:space="0" w:color="auto"/>
      </w:divBdr>
    </w:div>
    <w:div w:id="197855890">
      <w:bodyDiv w:val="1"/>
      <w:marLeft w:val="0"/>
      <w:marRight w:val="0"/>
      <w:marTop w:val="0"/>
      <w:marBottom w:val="0"/>
      <w:divBdr>
        <w:top w:val="none" w:sz="0" w:space="0" w:color="auto"/>
        <w:left w:val="none" w:sz="0" w:space="0" w:color="auto"/>
        <w:bottom w:val="none" w:sz="0" w:space="0" w:color="auto"/>
        <w:right w:val="none" w:sz="0" w:space="0" w:color="auto"/>
      </w:divBdr>
    </w:div>
    <w:div w:id="197940008">
      <w:bodyDiv w:val="1"/>
      <w:marLeft w:val="0"/>
      <w:marRight w:val="0"/>
      <w:marTop w:val="0"/>
      <w:marBottom w:val="0"/>
      <w:divBdr>
        <w:top w:val="none" w:sz="0" w:space="0" w:color="auto"/>
        <w:left w:val="none" w:sz="0" w:space="0" w:color="auto"/>
        <w:bottom w:val="none" w:sz="0" w:space="0" w:color="auto"/>
        <w:right w:val="none" w:sz="0" w:space="0" w:color="auto"/>
      </w:divBdr>
    </w:div>
    <w:div w:id="198010469">
      <w:bodyDiv w:val="1"/>
      <w:marLeft w:val="0"/>
      <w:marRight w:val="0"/>
      <w:marTop w:val="0"/>
      <w:marBottom w:val="0"/>
      <w:divBdr>
        <w:top w:val="none" w:sz="0" w:space="0" w:color="auto"/>
        <w:left w:val="none" w:sz="0" w:space="0" w:color="auto"/>
        <w:bottom w:val="none" w:sz="0" w:space="0" w:color="auto"/>
        <w:right w:val="none" w:sz="0" w:space="0" w:color="auto"/>
      </w:divBdr>
    </w:div>
    <w:div w:id="19805322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7698">
      <w:bodyDiv w:val="1"/>
      <w:marLeft w:val="0"/>
      <w:marRight w:val="0"/>
      <w:marTop w:val="0"/>
      <w:marBottom w:val="0"/>
      <w:divBdr>
        <w:top w:val="none" w:sz="0" w:space="0" w:color="auto"/>
        <w:left w:val="none" w:sz="0" w:space="0" w:color="auto"/>
        <w:bottom w:val="none" w:sz="0" w:space="0" w:color="auto"/>
        <w:right w:val="none" w:sz="0" w:space="0" w:color="auto"/>
      </w:divBdr>
    </w:div>
    <w:div w:id="198133528">
      <w:bodyDiv w:val="1"/>
      <w:marLeft w:val="0"/>
      <w:marRight w:val="0"/>
      <w:marTop w:val="0"/>
      <w:marBottom w:val="0"/>
      <w:divBdr>
        <w:top w:val="none" w:sz="0" w:space="0" w:color="auto"/>
        <w:left w:val="none" w:sz="0" w:space="0" w:color="auto"/>
        <w:bottom w:val="none" w:sz="0" w:space="0" w:color="auto"/>
        <w:right w:val="none" w:sz="0" w:space="0" w:color="auto"/>
      </w:divBdr>
    </w:div>
    <w:div w:id="198247770">
      <w:bodyDiv w:val="1"/>
      <w:marLeft w:val="0"/>
      <w:marRight w:val="0"/>
      <w:marTop w:val="0"/>
      <w:marBottom w:val="0"/>
      <w:divBdr>
        <w:top w:val="none" w:sz="0" w:space="0" w:color="auto"/>
        <w:left w:val="none" w:sz="0" w:space="0" w:color="auto"/>
        <w:bottom w:val="none" w:sz="0" w:space="0" w:color="auto"/>
        <w:right w:val="none" w:sz="0" w:space="0" w:color="auto"/>
      </w:divBdr>
    </w:div>
    <w:div w:id="198276940">
      <w:bodyDiv w:val="1"/>
      <w:marLeft w:val="0"/>
      <w:marRight w:val="0"/>
      <w:marTop w:val="0"/>
      <w:marBottom w:val="0"/>
      <w:divBdr>
        <w:top w:val="none" w:sz="0" w:space="0" w:color="auto"/>
        <w:left w:val="none" w:sz="0" w:space="0" w:color="auto"/>
        <w:bottom w:val="none" w:sz="0" w:space="0" w:color="auto"/>
        <w:right w:val="none" w:sz="0" w:space="0" w:color="auto"/>
      </w:divBdr>
    </w:div>
    <w:div w:id="198321512">
      <w:bodyDiv w:val="1"/>
      <w:marLeft w:val="0"/>
      <w:marRight w:val="0"/>
      <w:marTop w:val="0"/>
      <w:marBottom w:val="0"/>
      <w:divBdr>
        <w:top w:val="none" w:sz="0" w:space="0" w:color="auto"/>
        <w:left w:val="none" w:sz="0" w:space="0" w:color="auto"/>
        <w:bottom w:val="none" w:sz="0" w:space="0" w:color="auto"/>
        <w:right w:val="none" w:sz="0" w:space="0" w:color="auto"/>
      </w:divBdr>
    </w:div>
    <w:div w:id="198443498">
      <w:bodyDiv w:val="1"/>
      <w:marLeft w:val="0"/>
      <w:marRight w:val="0"/>
      <w:marTop w:val="0"/>
      <w:marBottom w:val="0"/>
      <w:divBdr>
        <w:top w:val="none" w:sz="0" w:space="0" w:color="auto"/>
        <w:left w:val="none" w:sz="0" w:space="0" w:color="auto"/>
        <w:bottom w:val="none" w:sz="0" w:space="0" w:color="auto"/>
        <w:right w:val="none" w:sz="0" w:space="0" w:color="auto"/>
      </w:divBdr>
    </w:div>
    <w:div w:id="198516488">
      <w:bodyDiv w:val="1"/>
      <w:marLeft w:val="0"/>
      <w:marRight w:val="0"/>
      <w:marTop w:val="0"/>
      <w:marBottom w:val="0"/>
      <w:divBdr>
        <w:top w:val="none" w:sz="0" w:space="0" w:color="auto"/>
        <w:left w:val="none" w:sz="0" w:space="0" w:color="auto"/>
        <w:bottom w:val="none" w:sz="0" w:space="0" w:color="auto"/>
        <w:right w:val="none" w:sz="0" w:space="0" w:color="auto"/>
      </w:divBdr>
    </w:div>
    <w:div w:id="198930919">
      <w:bodyDiv w:val="1"/>
      <w:marLeft w:val="0"/>
      <w:marRight w:val="0"/>
      <w:marTop w:val="0"/>
      <w:marBottom w:val="0"/>
      <w:divBdr>
        <w:top w:val="none" w:sz="0" w:space="0" w:color="auto"/>
        <w:left w:val="none" w:sz="0" w:space="0" w:color="auto"/>
        <w:bottom w:val="none" w:sz="0" w:space="0" w:color="auto"/>
        <w:right w:val="none" w:sz="0" w:space="0" w:color="auto"/>
      </w:divBdr>
    </w:div>
    <w:div w:id="199053845">
      <w:bodyDiv w:val="1"/>
      <w:marLeft w:val="0"/>
      <w:marRight w:val="0"/>
      <w:marTop w:val="0"/>
      <w:marBottom w:val="0"/>
      <w:divBdr>
        <w:top w:val="none" w:sz="0" w:space="0" w:color="auto"/>
        <w:left w:val="none" w:sz="0" w:space="0" w:color="auto"/>
        <w:bottom w:val="none" w:sz="0" w:space="0" w:color="auto"/>
        <w:right w:val="none" w:sz="0" w:space="0" w:color="auto"/>
      </w:divBdr>
    </w:div>
    <w:div w:id="199127176">
      <w:bodyDiv w:val="1"/>
      <w:marLeft w:val="0"/>
      <w:marRight w:val="0"/>
      <w:marTop w:val="0"/>
      <w:marBottom w:val="0"/>
      <w:divBdr>
        <w:top w:val="none" w:sz="0" w:space="0" w:color="auto"/>
        <w:left w:val="none" w:sz="0" w:space="0" w:color="auto"/>
        <w:bottom w:val="none" w:sz="0" w:space="0" w:color="auto"/>
        <w:right w:val="none" w:sz="0" w:space="0" w:color="auto"/>
      </w:divBdr>
    </w:div>
    <w:div w:id="199130388">
      <w:bodyDiv w:val="1"/>
      <w:marLeft w:val="0"/>
      <w:marRight w:val="0"/>
      <w:marTop w:val="0"/>
      <w:marBottom w:val="0"/>
      <w:divBdr>
        <w:top w:val="none" w:sz="0" w:space="0" w:color="auto"/>
        <w:left w:val="none" w:sz="0" w:space="0" w:color="auto"/>
        <w:bottom w:val="none" w:sz="0" w:space="0" w:color="auto"/>
        <w:right w:val="none" w:sz="0" w:space="0" w:color="auto"/>
      </w:divBdr>
    </w:div>
    <w:div w:id="199169595">
      <w:bodyDiv w:val="1"/>
      <w:marLeft w:val="0"/>
      <w:marRight w:val="0"/>
      <w:marTop w:val="0"/>
      <w:marBottom w:val="0"/>
      <w:divBdr>
        <w:top w:val="none" w:sz="0" w:space="0" w:color="auto"/>
        <w:left w:val="none" w:sz="0" w:space="0" w:color="auto"/>
        <w:bottom w:val="none" w:sz="0" w:space="0" w:color="auto"/>
        <w:right w:val="none" w:sz="0" w:space="0" w:color="auto"/>
      </w:divBdr>
    </w:div>
    <w:div w:id="199248585">
      <w:bodyDiv w:val="1"/>
      <w:marLeft w:val="0"/>
      <w:marRight w:val="0"/>
      <w:marTop w:val="0"/>
      <w:marBottom w:val="0"/>
      <w:divBdr>
        <w:top w:val="none" w:sz="0" w:space="0" w:color="auto"/>
        <w:left w:val="none" w:sz="0" w:space="0" w:color="auto"/>
        <w:bottom w:val="none" w:sz="0" w:space="0" w:color="auto"/>
        <w:right w:val="none" w:sz="0" w:space="0" w:color="auto"/>
      </w:divBdr>
    </w:div>
    <w:div w:id="199436943">
      <w:bodyDiv w:val="1"/>
      <w:marLeft w:val="0"/>
      <w:marRight w:val="0"/>
      <w:marTop w:val="0"/>
      <w:marBottom w:val="0"/>
      <w:divBdr>
        <w:top w:val="none" w:sz="0" w:space="0" w:color="auto"/>
        <w:left w:val="none" w:sz="0" w:space="0" w:color="auto"/>
        <w:bottom w:val="none" w:sz="0" w:space="0" w:color="auto"/>
        <w:right w:val="none" w:sz="0" w:space="0" w:color="auto"/>
      </w:divBdr>
    </w:div>
    <w:div w:id="199441945">
      <w:bodyDiv w:val="1"/>
      <w:marLeft w:val="0"/>
      <w:marRight w:val="0"/>
      <w:marTop w:val="0"/>
      <w:marBottom w:val="0"/>
      <w:divBdr>
        <w:top w:val="none" w:sz="0" w:space="0" w:color="auto"/>
        <w:left w:val="none" w:sz="0" w:space="0" w:color="auto"/>
        <w:bottom w:val="none" w:sz="0" w:space="0" w:color="auto"/>
        <w:right w:val="none" w:sz="0" w:space="0" w:color="auto"/>
      </w:divBdr>
    </w:div>
    <w:div w:id="199444217">
      <w:bodyDiv w:val="1"/>
      <w:marLeft w:val="0"/>
      <w:marRight w:val="0"/>
      <w:marTop w:val="0"/>
      <w:marBottom w:val="0"/>
      <w:divBdr>
        <w:top w:val="none" w:sz="0" w:space="0" w:color="auto"/>
        <w:left w:val="none" w:sz="0" w:space="0" w:color="auto"/>
        <w:bottom w:val="none" w:sz="0" w:space="0" w:color="auto"/>
        <w:right w:val="none" w:sz="0" w:space="0" w:color="auto"/>
      </w:divBdr>
    </w:div>
    <w:div w:id="199513440">
      <w:bodyDiv w:val="1"/>
      <w:marLeft w:val="0"/>
      <w:marRight w:val="0"/>
      <w:marTop w:val="0"/>
      <w:marBottom w:val="0"/>
      <w:divBdr>
        <w:top w:val="none" w:sz="0" w:space="0" w:color="auto"/>
        <w:left w:val="none" w:sz="0" w:space="0" w:color="auto"/>
        <w:bottom w:val="none" w:sz="0" w:space="0" w:color="auto"/>
        <w:right w:val="none" w:sz="0" w:space="0" w:color="auto"/>
      </w:divBdr>
    </w:div>
    <w:div w:id="199515912">
      <w:bodyDiv w:val="1"/>
      <w:marLeft w:val="0"/>
      <w:marRight w:val="0"/>
      <w:marTop w:val="0"/>
      <w:marBottom w:val="0"/>
      <w:divBdr>
        <w:top w:val="none" w:sz="0" w:space="0" w:color="auto"/>
        <w:left w:val="none" w:sz="0" w:space="0" w:color="auto"/>
        <w:bottom w:val="none" w:sz="0" w:space="0" w:color="auto"/>
        <w:right w:val="none" w:sz="0" w:space="0" w:color="auto"/>
      </w:divBdr>
    </w:div>
    <w:div w:id="199706774">
      <w:bodyDiv w:val="1"/>
      <w:marLeft w:val="0"/>
      <w:marRight w:val="0"/>
      <w:marTop w:val="0"/>
      <w:marBottom w:val="0"/>
      <w:divBdr>
        <w:top w:val="none" w:sz="0" w:space="0" w:color="auto"/>
        <w:left w:val="none" w:sz="0" w:space="0" w:color="auto"/>
        <w:bottom w:val="none" w:sz="0" w:space="0" w:color="auto"/>
        <w:right w:val="none" w:sz="0" w:space="0" w:color="auto"/>
      </w:divBdr>
    </w:div>
    <w:div w:id="199830309">
      <w:bodyDiv w:val="1"/>
      <w:marLeft w:val="0"/>
      <w:marRight w:val="0"/>
      <w:marTop w:val="0"/>
      <w:marBottom w:val="0"/>
      <w:divBdr>
        <w:top w:val="none" w:sz="0" w:space="0" w:color="auto"/>
        <w:left w:val="none" w:sz="0" w:space="0" w:color="auto"/>
        <w:bottom w:val="none" w:sz="0" w:space="0" w:color="auto"/>
        <w:right w:val="none" w:sz="0" w:space="0" w:color="auto"/>
      </w:divBdr>
    </w:div>
    <w:div w:id="199901393">
      <w:bodyDiv w:val="1"/>
      <w:marLeft w:val="0"/>
      <w:marRight w:val="0"/>
      <w:marTop w:val="0"/>
      <w:marBottom w:val="0"/>
      <w:divBdr>
        <w:top w:val="none" w:sz="0" w:space="0" w:color="auto"/>
        <w:left w:val="none" w:sz="0" w:space="0" w:color="auto"/>
        <w:bottom w:val="none" w:sz="0" w:space="0" w:color="auto"/>
        <w:right w:val="none" w:sz="0" w:space="0" w:color="auto"/>
      </w:divBdr>
    </w:div>
    <w:div w:id="199972711">
      <w:bodyDiv w:val="1"/>
      <w:marLeft w:val="0"/>
      <w:marRight w:val="0"/>
      <w:marTop w:val="0"/>
      <w:marBottom w:val="0"/>
      <w:divBdr>
        <w:top w:val="none" w:sz="0" w:space="0" w:color="auto"/>
        <w:left w:val="none" w:sz="0" w:space="0" w:color="auto"/>
        <w:bottom w:val="none" w:sz="0" w:space="0" w:color="auto"/>
        <w:right w:val="none" w:sz="0" w:space="0" w:color="auto"/>
      </w:divBdr>
    </w:div>
    <w:div w:id="200019118">
      <w:bodyDiv w:val="1"/>
      <w:marLeft w:val="0"/>
      <w:marRight w:val="0"/>
      <w:marTop w:val="0"/>
      <w:marBottom w:val="0"/>
      <w:divBdr>
        <w:top w:val="none" w:sz="0" w:space="0" w:color="auto"/>
        <w:left w:val="none" w:sz="0" w:space="0" w:color="auto"/>
        <w:bottom w:val="none" w:sz="0" w:space="0" w:color="auto"/>
        <w:right w:val="none" w:sz="0" w:space="0" w:color="auto"/>
      </w:divBdr>
    </w:div>
    <w:div w:id="200023430">
      <w:bodyDiv w:val="1"/>
      <w:marLeft w:val="0"/>
      <w:marRight w:val="0"/>
      <w:marTop w:val="0"/>
      <w:marBottom w:val="0"/>
      <w:divBdr>
        <w:top w:val="none" w:sz="0" w:space="0" w:color="auto"/>
        <w:left w:val="none" w:sz="0" w:space="0" w:color="auto"/>
        <w:bottom w:val="none" w:sz="0" w:space="0" w:color="auto"/>
        <w:right w:val="none" w:sz="0" w:space="0" w:color="auto"/>
      </w:divBdr>
    </w:div>
    <w:div w:id="200363157">
      <w:bodyDiv w:val="1"/>
      <w:marLeft w:val="0"/>
      <w:marRight w:val="0"/>
      <w:marTop w:val="0"/>
      <w:marBottom w:val="0"/>
      <w:divBdr>
        <w:top w:val="none" w:sz="0" w:space="0" w:color="auto"/>
        <w:left w:val="none" w:sz="0" w:space="0" w:color="auto"/>
        <w:bottom w:val="none" w:sz="0" w:space="0" w:color="auto"/>
        <w:right w:val="none" w:sz="0" w:space="0" w:color="auto"/>
      </w:divBdr>
    </w:div>
    <w:div w:id="200435833">
      <w:bodyDiv w:val="1"/>
      <w:marLeft w:val="0"/>
      <w:marRight w:val="0"/>
      <w:marTop w:val="0"/>
      <w:marBottom w:val="0"/>
      <w:divBdr>
        <w:top w:val="none" w:sz="0" w:space="0" w:color="auto"/>
        <w:left w:val="none" w:sz="0" w:space="0" w:color="auto"/>
        <w:bottom w:val="none" w:sz="0" w:space="0" w:color="auto"/>
        <w:right w:val="none" w:sz="0" w:space="0" w:color="auto"/>
      </w:divBdr>
    </w:div>
    <w:div w:id="200678101">
      <w:bodyDiv w:val="1"/>
      <w:marLeft w:val="0"/>
      <w:marRight w:val="0"/>
      <w:marTop w:val="0"/>
      <w:marBottom w:val="0"/>
      <w:divBdr>
        <w:top w:val="none" w:sz="0" w:space="0" w:color="auto"/>
        <w:left w:val="none" w:sz="0" w:space="0" w:color="auto"/>
        <w:bottom w:val="none" w:sz="0" w:space="0" w:color="auto"/>
        <w:right w:val="none" w:sz="0" w:space="0" w:color="auto"/>
      </w:divBdr>
    </w:div>
    <w:div w:id="201097159">
      <w:bodyDiv w:val="1"/>
      <w:marLeft w:val="0"/>
      <w:marRight w:val="0"/>
      <w:marTop w:val="0"/>
      <w:marBottom w:val="0"/>
      <w:divBdr>
        <w:top w:val="none" w:sz="0" w:space="0" w:color="auto"/>
        <w:left w:val="none" w:sz="0" w:space="0" w:color="auto"/>
        <w:bottom w:val="none" w:sz="0" w:space="0" w:color="auto"/>
        <w:right w:val="none" w:sz="0" w:space="0" w:color="auto"/>
      </w:divBdr>
    </w:div>
    <w:div w:id="201141426">
      <w:bodyDiv w:val="1"/>
      <w:marLeft w:val="0"/>
      <w:marRight w:val="0"/>
      <w:marTop w:val="0"/>
      <w:marBottom w:val="0"/>
      <w:divBdr>
        <w:top w:val="none" w:sz="0" w:space="0" w:color="auto"/>
        <w:left w:val="none" w:sz="0" w:space="0" w:color="auto"/>
        <w:bottom w:val="none" w:sz="0" w:space="0" w:color="auto"/>
        <w:right w:val="none" w:sz="0" w:space="0" w:color="auto"/>
      </w:divBdr>
    </w:div>
    <w:div w:id="201283922">
      <w:bodyDiv w:val="1"/>
      <w:marLeft w:val="0"/>
      <w:marRight w:val="0"/>
      <w:marTop w:val="0"/>
      <w:marBottom w:val="0"/>
      <w:divBdr>
        <w:top w:val="none" w:sz="0" w:space="0" w:color="auto"/>
        <w:left w:val="none" w:sz="0" w:space="0" w:color="auto"/>
        <w:bottom w:val="none" w:sz="0" w:space="0" w:color="auto"/>
        <w:right w:val="none" w:sz="0" w:space="0" w:color="auto"/>
      </w:divBdr>
    </w:div>
    <w:div w:id="201285617">
      <w:bodyDiv w:val="1"/>
      <w:marLeft w:val="0"/>
      <w:marRight w:val="0"/>
      <w:marTop w:val="0"/>
      <w:marBottom w:val="0"/>
      <w:divBdr>
        <w:top w:val="none" w:sz="0" w:space="0" w:color="auto"/>
        <w:left w:val="none" w:sz="0" w:space="0" w:color="auto"/>
        <w:bottom w:val="none" w:sz="0" w:space="0" w:color="auto"/>
        <w:right w:val="none" w:sz="0" w:space="0" w:color="auto"/>
      </w:divBdr>
    </w:div>
    <w:div w:id="201478835">
      <w:bodyDiv w:val="1"/>
      <w:marLeft w:val="0"/>
      <w:marRight w:val="0"/>
      <w:marTop w:val="0"/>
      <w:marBottom w:val="0"/>
      <w:divBdr>
        <w:top w:val="none" w:sz="0" w:space="0" w:color="auto"/>
        <w:left w:val="none" w:sz="0" w:space="0" w:color="auto"/>
        <w:bottom w:val="none" w:sz="0" w:space="0" w:color="auto"/>
        <w:right w:val="none" w:sz="0" w:space="0" w:color="auto"/>
      </w:divBdr>
    </w:div>
    <w:div w:id="201552993">
      <w:bodyDiv w:val="1"/>
      <w:marLeft w:val="0"/>
      <w:marRight w:val="0"/>
      <w:marTop w:val="0"/>
      <w:marBottom w:val="0"/>
      <w:divBdr>
        <w:top w:val="none" w:sz="0" w:space="0" w:color="auto"/>
        <w:left w:val="none" w:sz="0" w:space="0" w:color="auto"/>
        <w:bottom w:val="none" w:sz="0" w:space="0" w:color="auto"/>
        <w:right w:val="none" w:sz="0" w:space="0" w:color="auto"/>
      </w:divBdr>
    </w:div>
    <w:div w:id="201555007">
      <w:bodyDiv w:val="1"/>
      <w:marLeft w:val="0"/>
      <w:marRight w:val="0"/>
      <w:marTop w:val="0"/>
      <w:marBottom w:val="0"/>
      <w:divBdr>
        <w:top w:val="none" w:sz="0" w:space="0" w:color="auto"/>
        <w:left w:val="none" w:sz="0" w:space="0" w:color="auto"/>
        <w:bottom w:val="none" w:sz="0" w:space="0" w:color="auto"/>
        <w:right w:val="none" w:sz="0" w:space="0" w:color="auto"/>
      </w:divBdr>
    </w:div>
    <w:div w:id="201602501">
      <w:bodyDiv w:val="1"/>
      <w:marLeft w:val="0"/>
      <w:marRight w:val="0"/>
      <w:marTop w:val="0"/>
      <w:marBottom w:val="0"/>
      <w:divBdr>
        <w:top w:val="none" w:sz="0" w:space="0" w:color="auto"/>
        <w:left w:val="none" w:sz="0" w:space="0" w:color="auto"/>
        <w:bottom w:val="none" w:sz="0" w:space="0" w:color="auto"/>
        <w:right w:val="none" w:sz="0" w:space="0" w:color="auto"/>
      </w:divBdr>
    </w:div>
    <w:div w:id="201673757">
      <w:bodyDiv w:val="1"/>
      <w:marLeft w:val="0"/>
      <w:marRight w:val="0"/>
      <w:marTop w:val="0"/>
      <w:marBottom w:val="0"/>
      <w:divBdr>
        <w:top w:val="none" w:sz="0" w:space="0" w:color="auto"/>
        <w:left w:val="none" w:sz="0" w:space="0" w:color="auto"/>
        <w:bottom w:val="none" w:sz="0" w:space="0" w:color="auto"/>
        <w:right w:val="none" w:sz="0" w:space="0" w:color="auto"/>
      </w:divBdr>
    </w:div>
    <w:div w:id="201865333">
      <w:bodyDiv w:val="1"/>
      <w:marLeft w:val="0"/>
      <w:marRight w:val="0"/>
      <w:marTop w:val="0"/>
      <w:marBottom w:val="0"/>
      <w:divBdr>
        <w:top w:val="none" w:sz="0" w:space="0" w:color="auto"/>
        <w:left w:val="none" w:sz="0" w:space="0" w:color="auto"/>
        <w:bottom w:val="none" w:sz="0" w:space="0" w:color="auto"/>
        <w:right w:val="none" w:sz="0" w:space="0" w:color="auto"/>
      </w:divBdr>
    </w:div>
    <w:div w:id="201867941">
      <w:bodyDiv w:val="1"/>
      <w:marLeft w:val="0"/>
      <w:marRight w:val="0"/>
      <w:marTop w:val="0"/>
      <w:marBottom w:val="0"/>
      <w:divBdr>
        <w:top w:val="none" w:sz="0" w:space="0" w:color="auto"/>
        <w:left w:val="none" w:sz="0" w:space="0" w:color="auto"/>
        <w:bottom w:val="none" w:sz="0" w:space="0" w:color="auto"/>
        <w:right w:val="none" w:sz="0" w:space="0" w:color="auto"/>
      </w:divBdr>
      <w:divsChild>
        <w:div w:id="43068221">
          <w:marLeft w:val="480"/>
          <w:marRight w:val="0"/>
          <w:marTop w:val="0"/>
          <w:marBottom w:val="0"/>
          <w:divBdr>
            <w:top w:val="none" w:sz="0" w:space="0" w:color="auto"/>
            <w:left w:val="none" w:sz="0" w:space="0" w:color="auto"/>
            <w:bottom w:val="none" w:sz="0" w:space="0" w:color="auto"/>
            <w:right w:val="none" w:sz="0" w:space="0" w:color="auto"/>
          </w:divBdr>
        </w:div>
        <w:div w:id="58290204">
          <w:marLeft w:val="480"/>
          <w:marRight w:val="0"/>
          <w:marTop w:val="0"/>
          <w:marBottom w:val="0"/>
          <w:divBdr>
            <w:top w:val="none" w:sz="0" w:space="0" w:color="auto"/>
            <w:left w:val="none" w:sz="0" w:space="0" w:color="auto"/>
            <w:bottom w:val="none" w:sz="0" w:space="0" w:color="auto"/>
            <w:right w:val="none" w:sz="0" w:space="0" w:color="auto"/>
          </w:divBdr>
        </w:div>
        <w:div w:id="105124100">
          <w:marLeft w:val="480"/>
          <w:marRight w:val="0"/>
          <w:marTop w:val="0"/>
          <w:marBottom w:val="0"/>
          <w:divBdr>
            <w:top w:val="none" w:sz="0" w:space="0" w:color="auto"/>
            <w:left w:val="none" w:sz="0" w:space="0" w:color="auto"/>
            <w:bottom w:val="none" w:sz="0" w:space="0" w:color="auto"/>
            <w:right w:val="none" w:sz="0" w:space="0" w:color="auto"/>
          </w:divBdr>
        </w:div>
        <w:div w:id="112948033">
          <w:marLeft w:val="480"/>
          <w:marRight w:val="0"/>
          <w:marTop w:val="0"/>
          <w:marBottom w:val="0"/>
          <w:divBdr>
            <w:top w:val="none" w:sz="0" w:space="0" w:color="auto"/>
            <w:left w:val="none" w:sz="0" w:space="0" w:color="auto"/>
            <w:bottom w:val="none" w:sz="0" w:space="0" w:color="auto"/>
            <w:right w:val="none" w:sz="0" w:space="0" w:color="auto"/>
          </w:divBdr>
        </w:div>
        <w:div w:id="222300182">
          <w:marLeft w:val="480"/>
          <w:marRight w:val="0"/>
          <w:marTop w:val="0"/>
          <w:marBottom w:val="0"/>
          <w:divBdr>
            <w:top w:val="none" w:sz="0" w:space="0" w:color="auto"/>
            <w:left w:val="none" w:sz="0" w:space="0" w:color="auto"/>
            <w:bottom w:val="none" w:sz="0" w:space="0" w:color="auto"/>
            <w:right w:val="none" w:sz="0" w:space="0" w:color="auto"/>
          </w:divBdr>
        </w:div>
        <w:div w:id="223371116">
          <w:marLeft w:val="480"/>
          <w:marRight w:val="0"/>
          <w:marTop w:val="0"/>
          <w:marBottom w:val="0"/>
          <w:divBdr>
            <w:top w:val="none" w:sz="0" w:space="0" w:color="auto"/>
            <w:left w:val="none" w:sz="0" w:space="0" w:color="auto"/>
            <w:bottom w:val="none" w:sz="0" w:space="0" w:color="auto"/>
            <w:right w:val="none" w:sz="0" w:space="0" w:color="auto"/>
          </w:divBdr>
        </w:div>
        <w:div w:id="236937634">
          <w:marLeft w:val="480"/>
          <w:marRight w:val="0"/>
          <w:marTop w:val="0"/>
          <w:marBottom w:val="0"/>
          <w:divBdr>
            <w:top w:val="none" w:sz="0" w:space="0" w:color="auto"/>
            <w:left w:val="none" w:sz="0" w:space="0" w:color="auto"/>
            <w:bottom w:val="none" w:sz="0" w:space="0" w:color="auto"/>
            <w:right w:val="none" w:sz="0" w:space="0" w:color="auto"/>
          </w:divBdr>
        </w:div>
        <w:div w:id="253132341">
          <w:marLeft w:val="480"/>
          <w:marRight w:val="0"/>
          <w:marTop w:val="0"/>
          <w:marBottom w:val="0"/>
          <w:divBdr>
            <w:top w:val="none" w:sz="0" w:space="0" w:color="auto"/>
            <w:left w:val="none" w:sz="0" w:space="0" w:color="auto"/>
            <w:bottom w:val="none" w:sz="0" w:space="0" w:color="auto"/>
            <w:right w:val="none" w:sz="0" w:space="0" w:color="auto"/>
          </w:divBdr>
        </w:div>
        <w:div w:id="258102033">
          <w:marLeft w:val="480"/>
          <w:marRight w:val="0"/>
          <w:marTop w:val="0"/>
          <w:marBottom w:val="0"/>
          <w:divBdr>
            <w:top w:val="none" w:sz="0" w:space="0" w:color="auto"/>
            <w:left w:val="none" w:sz="0" w:space="0" w:color="auto"/>
            <w:bottom w:val="none" w:sz="0" w:space="0" w:color="auto"/>
            <w:right w:val="none" w:sz="0" w:space="0" w:color="auto"/>
          </w:divBdr>
        </w:div>
        <w:div w:id="261185569">
          <w:marLeft w:val="480"/>
          <w:marRight w:val="0"/>
          <w:marTop w:val="0"/>
          <w:marBottom w:val="0"/>
          <w:divBdr>
            <w:top w:val="none" w:sz="0" w:space="0" w:color="auto"/>
            <w:left w:val="none" w:sz="0" w:space="0" w:color="auto"/>
            <w:bottom w:val="none" w:sz="0" w:space="0" w:color="auto"/>
            <w:right w:val="none" w:sz="0" w:space="0" w:color="auto"/>
          </w:divBdr>
        </w:div>
        <w:div w:id="379479974">
          <w:marLeft w:val="480"/>
          <w:marRight w:val="0"/>
          <w:marTop w:val="0"/>
          <w:marBottom w:val="0"/>
          <w:divBdr>
            <w:top w:val="none" w:sz="0" w:space="0" w:color="auto"/>
            <w:left w:val="none" w:sz="0" w:space="0" w:color="auto"/>
            <w:bottom w:val="none" w:sz="0" w:space="0" w:color="auto"/>
            <w:right w:val="none" w:sz="0" w:space="0" w:color="auto"/>
          </w:divBdr>
        </w:div>
        <w:div w:id="409891016">
          <w:marLeft w:val="480"/>
          <w:marRight w:val="0"/>
          <w:marTop w:val="0"/>
          <w:marBottom w:val="0"/>
          <w:divBdr>
            <w:top w:val="none" w:sz="0" w:space="0" w:color="auto"/>
            <w:left w:val="none" w:sz="0" w:space="0" w:color="auto"/>
            <w:bottom w:val="none" w:sz="0" w:space="0" w:color="auto"/>
            <w:right w:val="none" w:sz="0" w:space="0" w:color="auto"/>
          </w:divBdr>
        </w:div>
        <w:div w:id="426968871">
          <w:marLeft w:val="480"/>
          <w:marRight w:val="0"/>
          <w:marTop w:val="0"/>
          <w:marBottom w:val="0"/>
          <w:divBdr>
            <w:top w:val="none" w:sz="0" w:space="0" w:color="auto"/>
            <w:left w:val="none" w:sz="0" w:space="0" w:color="auto"/>
            <w:bottom w:val="none" w:sz="0" w:space="0" w:color="auto"/>
            <w:right w:val="none" w:sz="0" w:space="0" w:color="auto"/>
          </w:divBdr>
        </w:div>
        <w:div w:id="565383301">
          <w:marLeft w:val="480"/>
          <w:marRight w:val="0"/>
          <w:marTop w:val="0"/>
          <w:marBottom w:val="0"/>
          <w:divBdr>
            <w:top w:val="none" w:sz="0" w:space="0" w:color="auto"/>
            <w:left w:val="none" w:sz="0" w:space="0" w:color="auto"/>
            <w:bottom w:val="none" w:sz="0" w:space="0" w:color="auto"/>
            <w:right w:val="none" w:sz="0" w:space="0" w:color="auto"/>
          </w:divBdr>
        </w:div>
        <w:div w:id="580068749">
          <w:marLeft w:val="480"/>
          <w:marRight w:val="0"/>
          <w:marTop w:val="0"/>
          <w:marBottom w:val="0"/>
          <w:divBdr>
            <w:top w:val="none" w:sz="0" w:space="0" w:color="auto"/>
            <w:left w:val="none" w:sz="0" w:space="0" w:color="auto"/>
            <w:bottom w:val="none" w:sz="0" w:space="0" w:color="auto"/>
            <w:right w:val="none" w:sz="0" w:space="0" w:color="auto"/>
          </w:divBdr>
        </w:div>
        <w:div w:id="588270370">
          <w:marLeft w:val="480"/>
          <w:marRight w:val="0"/>
          <w:marTop w:val="0"/>
          <w:marBottom w:val="0"/>
          <w:divBdr>
            <w:top w:val="none" w:sz="0" w:space="0" w:color="auto"/>
            <w:left w:val="none" w:sz="0" w:space="0" w:color="auto"/>
            <w:bottom w:val="none" w:sz="0" w:space="0" w:color="auto"/>
            <w:right w:val="none" w:sz="0" w:space="0" w:color="auto"/>
          </w:divBdr>
        </w:div>
        <w:div w:id="625358577">
          <w:marLeft w:val="480"/>
          <w:marRight w:val="0"/>
          <w:marTop w:val="0"/>
          <w:marBottom w:val="0"/>
          <w:divBdr>
            <w:top w:val="none" w:sz="0" w:space="0" w:color="auto"/>
            <w:left w:val="none" w:sz="0" w:space="0" w:color="auto"/>
            <w:bottom w:val="none" w:sz="0" w:space="0" w:color="auto"/>
            <w:right w:val="none" w:sz="0" w:space="0" w:color="auto"/>
          </w:divBdr>
        </w:div>
        <w:div w:id="629366591">
          <w:marLeft w:val="480"/>
          <w:marRight w:val="0"/>
          <w:marTop w:val="0"/>
          <w:marBottom w:val="0"/>
          <w:divBdr>
            <w:top w:val="none" w:sz="0" w:space="0" w:color="auto"/>
            <w:left w:val="none" w:sz="0" w:space="0" w:color="auto"/>
            <w:bottom w:val="none" w:sz="0" w:space="0" w:color="auto"/>
            <w:right w:val="none" w:sz="0" w:space="0" w:color="auto"/>
          </w:divBdr>
        </w:div>
        <w:div w:id="649554149">
          <w:marLeft w:val="480"/>
          <w:marRight w:val="0"/>
          <w:marTop w:val="0"/>
          <w:marBottom w:val="0"/>
          <w:divBdr>
            <w:top w:val="none" w:sz="0" w:space="0" w:color="auto"/>
            <w:left w:val="none" w:sz="0" w:space="0" w:color="auto"/>
            <w:bottom w:val="none" w:sz="0" w:space="0" w:color="auto"/>
            <w:right w:val="none" w:sz="0" w:space="0" w:color="auto"/>
          </w:divBdr>
        </w:div>
        <w:div w:id="743339314">
          <w:marLeft w:val="480"/>
          <w:marRight w:val="0"/>
          <w:marTop w:val="0"/>
          <w:marBottom w:val="0"/>
          <w:divBdr>
            <w:top w:val="none" w:sz="0" w:space="0" w:color="auto"/>
            <w:left w:val="none" w:sz="0" w:space="0" w:color="auto"/>
            <w:bottom w:val="none" w:sz="0" w:space="0" w:color="auto"/>
            <w:right w:val="none" w:sz="0" w:space="0" w:color="auto"/>
          </w:divBdr>
        </w:div>
        <w:div w:id="804615758">
          <w:marLeft w:val="480"/>
          <w:marRight w:val="0"/>
          <w:marTop w:val="0"/>
          <w:marBottom w:val="0"/>
          <w:divBdr>
            <w:top w:val="none" w:sz="0" w:space="0" w:color="auto"/>
            <w:left w:val="none" w:sz="0" w:space="0" w:color="auto"/>
            <w:bottom w:val="none" w:sz="0" w:space="0" w:color="auto"/>
            <w:right w:val="none" w:sz="0" w:space="0" w:color="auto"/>
          </w:divBdr>
        </w:div>
      </w:divsChild>
    </w:div>
    <w:div w:id="201870055">
      <w:bodyDiv w:val="1"/>
      <w:marLeft w:val="0"/>
      <w:marRight w:val="0"/>
      <w:marTop w:val="0"/>
      <w:marBottom w:val="0"/>
      <w:divBdr>
        <w:top w:val="none" w:sz="0" w:space="0" w:color="auto"/>
        <w:left w:val="none" w:sz="0" w:space="0" w:color="auto"/>
        <w:bottom w:val="none" w:sz="0" w:space="0" w:color="auto"/>
        <w:right w:val="none" w:sz="0" w:space="0" w:color="auto"/>
      </w:divBdr>
    </w:div>
    <w:div w:id="201940073">
      <w:bodyDiv w:val="1"/>
      <w:marLeft w:val="0"/>
      <w:marRight w:val="0"/>
      <w:marTop w:val="0"/>
      <w:marBottom w:val="0"/>
      <w:divBdr>
        <w:top w:val="none" w:sz="0" w:space="0" w:color="auto"/>
        <w:left w:val="none" w:sz="0" w:space="0" w:color="auto"/>
        <w:bottom w:val="none" w:sz="0" w:space="0" w:color="auto"/>
        <w:right w:val="none" w:sz="0" w:space="0" w:color="auto"/>
      </w:divBdr>
    </w:div>
    <w:div w:id="201945525">
      <w:bodyDiv w:val="1"/>
      <w:marLeft w:val="0"/>
      <w:marRight w:val="0"/>
      <w:marTop w:val="0"/>
      <w:marBottom w:val="0"/>
      <w:divBdr>
        <w:top w:val="none" w:sz="0" w:space="0" w:color="auto"/>
        <w:left w:val="none" w:sz="0" w:space="0" w:color="auto"/>
        <w:bottom w:val="none" w:sz="0" w:space="0" w:color="auto"/>
        <w:right w:val="none" w:sz="0" w:space="0" w:color="auto"/>
      </w:divBdr>
    </w:div>
    <w:div w:id="201986242">
      <w:bodyDiv w:val="1"/>
      <w:marLeft w:val="0"/>
      <w:marRight w:val="0"/>
      <w:marTop w:val="0"/>
      <w:marBottom w:val="0"/>
      <w:divBdr>
        <w:top w:val="none" w:sz="0" w:space="0" w:color="auto"/>
        <w:left w:val="none" w:sz="0" w:space="0" w:color="auto"/>
        <w:bottom w:val="none" w:sz="0" w:space="0" w:color="auto"/>
        <w:right w:val="none" w:sz="0" w:space="0" w:color="auto"/>
      </w:divBdr>
    </w:div>
    <w:div w:id="202014536">
      <w:bodyDiv w:val="1"/>
      <w:marLeft w:val="0"/>
      <w:marRight w:val="0"/>
      <w:marTop w:val="0"/>
      <w:marBottom w:val="0"/>
      <w:divBdr>
        <w:top w:val="none" w:sz="0" w:space="0" w:color="auto"/>
        <w:left w:val="none" w:sz="0" w:space="0" w:color="auto"/>
        <w:bottom w:val="none" w:sz="0" w:space="0" w:color="auto"/>
        <w:right w:val="none" w:sz="0" w:space="0" w:color="auto"/>
      </w:divBdr>
    </w:div>
    <w:div w:id="202014597">
      <w:bodyDiv w:val="1"/>
      <w:marLeft w:val="0"/>
      <w:marRight w:val="0"/>
      <w:marTop w:val="0"/>
      <w:marBottom w:val="0"/>
      <w:divBdr>
        <w:top w:val="none" w:sz="0" w:space="0" w:color="auto"/>
        <w:left w:val="none" w:sz="0" w:space="0" w:color="auto"/>
        <w:bottom w:val="none" w:sz="0" w:space="0" w:color="auto"/>
        <w:right w:val="none" w:sz="0" w:space="0" w:color="auto"/>
      </w:divBdr>
    </w:div>
    <w:div w:id="202056195">
      <w:bodyDiv w:val="1"/>
      <w:marLeft w:val="0"/>
      <w:marRight w:val="0"/>
      <w:marTop w:val="0"/>
      <w:marBottom w:val="0"/>
      <w:divBdr>
        <w:top w:val="none" w:sz="0" w:space="0" w:color="auto"/>
        <w:left w:val="none" w:sz="0" w:space="0" w:color="auto"/>
        <w:bottom w:val="none" w:sz="0" w:space="0" w:color="auto"/>
        <w:right w:val="none" w:sz="0" w:space="0" w:color="auto"/>
      </w:divBdr>
    </w:div>
    <w:div w:id="202208171">
      <w:bodyDiv w:val="1"/>
      <w:marLeft w:val="0"/>
      <w:marRight w:val="0"/>
      <w:marTop w:val="0"/>
      <w:marBottom w:val="0"/>
      <w:divBdr>
        <w:top w:val="none" w:sz="0" w:space="0" w:color="auto"/>
        <w:left w:val="none" w:sz="0" w:space="0" w:color="auto"/>
        <w:bottom w:val="none" w:sz="0" w:space="0" w:color="auto"/>
        <w:right w:val="none" w:sz="0" w:space="0" w:color="auto"/>
      </w:divBdr>
    </w:div>
    <w:div w:id="202324986">
      <w:bodyDiv w:val="1"/>
      <w:marLeft w:val="0"/>
      <w:marRight w:val="0"/>
      <w:marTop w:val="0"/>
      <w:marBottom w:val="0"/>
      <w:divBdr>
        <w:top w:val="none" w:sz="0" w:space="0" w:color="auto"/>
        <w:left w:val="none" w:sz="0" w:space="0" w:color="auto"/>
        <w:bottom w:val="none" w:sz="0" w:space="0" w:color="auto"/>
        <w:right w:val="none" w:sz="0" w:space="0" w:color="auto"/>
      </w:divBdr>
    </w:div>
    <w:div w:id="202327613">
      <w:bodyDiv w:val="1"/>
      <w:marLeft w:val="0"/>
      <w:marRight w:val="0"/>
      <w:marTop w:val="0"/>
      <w:marBottom w:val="0"/>
      <w:divBdr>
        <w:top w:val="none" w:sz="0" w:space="0" w:color="auto"/>
        <w:left w:val="none" w:sz="0" w:space="0" w:color="auto"/>
        <w:bottom w:val="none" w:sz="0" w:space="0" w:color="auto"/>
        <w:right w:val="none" w:sz="0" w:space="0" w:color="auto"/>
      </w:divBdr>
    </w:div>
    <w:div w:id="202523026">
      <w:bodyDiv w:val="1"/>
      <w:marLeft w:val="0"/>
      <w:marRight w:val="0"/>
      <w:marTop w:val="0"/>
      <w:marBottom w:val="0"/>
      <w:divBdr>
        <w:top w:val="none" w:sz="0" w:space="0" w:color="auto"/>
        <w:left w:val="none" w:sz="0" w:space="0" w:color="auto"/>
        <w:bottom w:val="none" w:sz="0" w:space="0" w:color="auto"/>
        <w:right w:val="none" w:sz="0" w:space="0" w:color="auto"/>
      </w:divBdr>
    </w:div>
    <w:div w:id="202599762">
      <w:bodyDiv w:val="1"/>
      <w:marLeft w:val="0"/>
      <w:marRight w:val="0"/>
      <w:marTop w:val="0"/>
      <w:marBottom w:val="0"/>
      <w:divBdr>
        <w:top w:val="none" w:sz="0" w:space="0" w:color="auto"/>
        <w:left w:val="none" w:sz="0" w:space="0" w:color="auto"/>
        <w:bottom w:val="none" w:sz="0" w:space="0" w:color="auto"/>
        <w:right w:val="none" w:sz="0" w:space="0" w:color="auto"/>
      </w:divBdr>
    </w:div>
    <w:div w:id="202601143">
      <w:bodyDiv w:val="1"/>
      <w:marLeft w:val="0"/>
      <w:marRight w:val="0"/>
      <w:marTop w:val="0"/>
      <w:marBottom w:val="0"/>
      <w:divBdr>
        <w:top w:val="none" w:sz="0" w:space="0" w:color="auto"/>
        <w:left w:val="none" w:sz="0" w:space="0" w:color="auto"/>
        <w:bottom w:val="none" w:sz="0" w:space="0" w:color="auto"/>
        <w:right w:val="none" w:sz="0" w:space="0" w:color="auto"/>
      </w:divBdr>
    </w:div>
    <w:div w:id="202711496">
      <w:bodyDiv w:val="1"/>
      <w:marLeft w:val="0"/>
      <w:marRight w:val="0"/>
      <w:marTop w:val="0"/>
      <w:marBottom w:val="0"/>
      <w:divBdr>
        <w:top w:val="none" w:sz="0" w:space="0" w:color="auto"/>
        <w:left w:val="none" w:sz="0" w:space="0" w:color="auto"/>
        <w:bottom w:val="none" w:sz="0" w:space="0" w:color="auto"/>
        <w:right w:val="none" w:sz="0" w:space="0" w:color="auto"/>
      </w:divBdr>
    </w:div>
    <w:div w:id="202719388">
      <w:bodyDiv w:val="1"/>
      <w:marLeft w:val="0"/>
      <w:marRight w:val="0"/>
      <w:marTop w:val="0"/>
      <w:marBottom w:val="0"/>
      <w:divBdr>
        <w:top w:val="none" w:sz="0" w:space="0" w:color="auto"/>
        <w:left w:val="none" w:sz="0" w:space="0" w:color="auto"/>
        <w:bottom w:val="none" w:sz="0" w:space="0" w:color="auto"/>
        <w:right w:val="none" w:sz="0" w:space="0" w:color="auto"/>
      </w:divBdr>
    </w:div>
    <w:div w:id="202787057">
      <w:bodyDiv w:val="1"/>
      <w:marLeft w:val="0"/>
      <w:marRight w:val="0"/>
      <w:marTop w:val="0"/>
      <w:marBottom w:val="0"/>
      <w:divBdr>
        <w:top w:val="none" w:sz="0" w:space="0" w:color="auto"/>
        <w:left w:val="none" w:sz="0" w:space="0" w:color="auto"/>
        <w:bottom w:val="none" w:sz="0" w:space="0" w:color="auto"/>
        <w:right w:val="none" w:sz="0" w:space="0" w:color="auto"/>
      </w:divBdr>
    </w:div>
    <w:div w:id="202790670">
      <w:bodyDiv w:val="1"/>
      <w:marLeft w:val="0"/>
      <w:marRight w:val="0"/>
      <w:marTop w:val="0"/>
      <w:marBottom w:val="0"/>
      <w:divBdr>
        <w:top w:val="none" w:sz="0" w:space="0" w:color="auto"/>
        <w:left w:val="none" w:sz="0" w:space="0" w:color="auto"/>
        <w:bottom w:val="none" w:sz="0" w:space="0" w:color="auto"/>
        <w:right w:val="none" w:sz="0" w:space="0" w:color="auto"/>
      </w:divBdr>
    </w:div>
    <w:div w:id="203057651">
      <w:bodyDiv w:val="1"/>
      <w:marLeft w:val="0"/>
      <w:marRight w:val="0"/>
      <w:marTop w:val="0"/>
      <w:marBottom w:val="0"/>
      <w:divBdr>
        <w:top w:val="none" w:sz="0" w:space="0" w:color="auto"/>
        <w:left w:val="none" w:sz="0" w:space="0" w:color="auto"/>
        <w:bottom w:val="none" w:sz="0" w:space="0" w:color="auto"/>
        <w:right w:val="none" w:sz="0" w:space="0" w:color="auto"/>
      </w:divBdr>
    </w:div>
    <w:div w:id="203176307">
      <w:bodyDiv w:val="1"/>
      <w:marLeft w:val="0"/>
      <w:marRight w:val="0"/>
      <w:marTop w:val="0"/>
      <w:marBottom w:val="0"/>
      <w:divBdr>
        <w:top w:val="none" w:sz="0" w:space="0" w:color="auto"/>
        <w:left w:val="none" w:sz="0" w:space="0" w:color="auto"/>
        <w:bottom w:val="none" w:sz="0" w:space="0" w:color="auto"/>
        <w:right w:val="none" w:sz="0" w:space="0" w:color="auto"/>
      </w:divBdr>
    </w:div>
    <w:div w:id="203181340">
      <w:bodyDiv w:val="1"/>
      <w:marLeft w:val="0"/>
      <w:marRight w:val="0"/>
      <w:marTop w:val="0"/>
      <w:marBottom w:val="0"/>
      <w:divBdr>
        <w:top w:val="none" w:sz="0" w:space="0" w:color="auto"/>
        <w:left w:val="none" w:sz="0" w:space="0" w:color="auto"/>
        <w:bottom w:val="none" w:sz="0" w:space="0" w:color="auto"/>
        <w:right w:val="none" w:sz="0" w:space="0" w:color="auto"/>
      </w:divBdr>
    </w:div>
    <w:div w:id="203368391">
      <w:bodyDiv w:val="1"/>
      <w:marLeft w:val="0"/>
      <w:marRight w:val="0"/>
      <w:marTop w:val="0"/>
      <w:marBottom w:val="0"/>
      <w:divBdr>
        <w:top w:val="none" w:sz="0" w:space="0" w:color="auto"/>
        <w:left w:val="none" w:sz="0" w:space="0" w:color="auto"/>
        <w:bottom w:val="none" w:sz="0" w:space="0" w:color="auto"/>
        <w:right w:val="none" w:sz="0" w:space="0" w:color="auto"/>
      </w:divBdr>
    </w:div>
    <w:div w:id="203368758">
      <w:bodyDiv w:val="1"/>
      <w:marLeft w:val="0"/>
      <w:marRight w:val="0"/>
      <w:marTop w:val="0"/>
      <w:marBottom w:val="0"/>
      <w:divBdr>
        <w:top w:val="none" w:sz="0" w:space="0" w:color="auto"/>
        <w:left w:val="none" w:sz="0" w:space="0" w:color="auto"/>
        <w:bottom w:val="none" w:sz="0" w:space="0" w:color="auto"/>
        <w:right w:val="none" w:sz="0" w:space="0" w:color="auto"/>
      </w:divBdr>
    </w:div>
    <w:div w:id="203374499">
      <w:bodyDiv w:val="1"/>
      <w:marLeft w:val="0"/>
      <w:marRight w:val="0"/>
      <w:marTop w:val="0"/>
      <w:marBottom w:val="0"/>
      <w:divBdr>
        <w:top w:val="none" w:sz="0" w:space="0" w:color="auto"/>
        <w:left w:val="none" w:sz="0" w:space="0" w:color="auto"/>
        <w:bottom w:val="none" w:sz="0" w:space="0" w:color="auto"/>
        <w:right w:val="none" w:sz="0" w:space="0" w:color="auto"/>
      </w:divBdr>
    </w:div>
    <w:div w:id="203642159">
      <w:bodyDiv w:val="1"/>
      <w:marLeft w:val="0"/>
      <w:marRight w:val="0"/>
      <w:marTop w:val="0"/>
      <w:marBottom w:val="0"/>
      <w:divBdr>
        <w:top w:val="none" w:sz="0" w:space="0" w:color="auto"/>
        <w:left w:val="none" w:sz="0" w:space="0" w:color="auto"/>
        <w:bottom w:val="none" w:sz="0" w:space="0" w:color="auto"/>
        <w:right w:val="none" w:sz="0" w:space="0" w:color="auto"/>
      </w:divBdr>
    </w:div>
    <w:div w:id="203711641">
      <w:bodyDiv w:val="1"/>
      <w:marLeft w:val="0"/>
      <w:marRight w:val="0"/>
      <w:marTop w:val="0"/>
      <w:marBottom w:val="0"/>
      <w:divBdr>
        <w:top w:val="none" w:sz="0" w:space="0" w:color="auto"/>
        <w:left w:val="none" w:sz="0" w:space="0" w:color="auto"/>
        <w:bottom w:val="none" w:sz="0" w:space="0" w:color="auto"/>
        <w:right w:val="none" w:sz="0" w:space="0" w:color="auto"/>
      </w:divBdr>
    </w:div>
    <w:div w:id="203713796">
      <w:bodyDiv w:val="1"/>
      <w:marLeft w:val="0"/>
      <w:marRight w:val="0"/>
      <w:marTop w:val="0"/>
      <w:marBottom w:val="0"/>
      <w:divBdr>
        <w:top w:val="none" w:sz="0" w:space="0" w:color="auto"/>
        <w:left w:val="none" w:sz="0" w:space="0" w:color="auto"/>
        <w:bottom w:val="none" w:sz="0" w:space="0" w:color="auto"/>
        <w:right w:val="none" w:sz="0" w:space="0" w:color="auto"/>
      </w:divBdr>
    </w:div>
    <w:div w:id="203948573">
      <w:bodyDiv w:val="1"/>
      <w:marLeft w:val="0"/>
      <w:marRight w:val="0"/>
      <w:marTop w:val="0"/>
      <w:marBottom w:val="0"/>
      <w:divBdr>
        <w:top w:val="none" w:sz="0" w:space="0" w:color="auto"/>
        <w:left w:val="none" w:sz="0" w:space="0" w:color="auto"/>
        <w:bottom w:val="none" w:sz="0" w:space="0" w:color="auto"/>
        <w:right w:val="none" w:sz="0" w:space="0" w:color="auto"/>
      </w:divBdr>
    </w:div>
    <w:div w:id="204030297">
      <w:bodyDiv w:val="1"/>
      <w:marLeft w:val="0"/>
      <w:marRight w:val="0"/>
      <w:marTop w:val="0"/>
      <w:marBottom w:val="0"/>
      <w:divBdr>
        <w:top w:val="none" w:sz="0" w:space="0" w:color="auto"/>
        <w:left w:val="none" w:sz="0" w:space="0" w:color="auto"/>
        <w:bottom w:val="none" w:sz="0" w:space="0" w:color="auto"/>
        <w:right w:val="none" w:sz="0" w:space="0" w:color="auto"/>
      </w:divBdr>
    </w:div>
    <w:div w:id="204105929">
      <w:bodyDiv w:val="1"/>
      <w:marLeft w:val="0"/>
      <w:marRight w:val="0"/>
      <w:marTop w:val="0"/>
      <w:marBottom w:val="0"/>
      <w:divBdr>
        <w:top w:val="none" w:sz="0" w:space="0" w:color="auto"/>
        <w:left w:val="none" w:sz="0" w:space="0" w:color="auto"/>
        <w:bottom w:val="none" w:sz="0" w:space="0" w:color="auto"/>
        <w:right w:val="none" w:sz="0" w:space="0" w:color="auto"/>
      </w:divBdr>
    </w:div>
    <w:div w:id="204223535">
      <w:bodyDiv w:val="1"/>
      <w:marLeft w:val="0"/>
      <w:marRight w:val="0"/>
      <w:marTop w:val="0"/>
      <w:marBottom w:val="0"/>
      <w:divBdr>
        <w:top w:val="none" w:sz="0" w:space="0" w:color="auto"/>
        <w:left w:val="none" w:sz="0" w:space="0" w:color="auto"/>
        <w:bottom w:val="none" w:sz="0" w:space="0" w:color="auto"/>
        <w:right w:val="none" w:sz="0" w:space="0" w:color="auto"/>
      </w:divBdr>
    </w:div>
    <w:div w:id="204298223">
      <w:bodyDiv w:val="1"/>
      <w:marLeft w:val="0"/>
      <w:marRight w:val="0"/>
      <w:marTop w:val="0"/>
      <w:marBottom w:val="0"/>
      <w:divBdr>
        <w:top w:val="none" w:sz="0" w:space="0" w:color="auto"/>
        <w:left w:val="none" w:sz="0" w:space="0" w:color="auto"/>
        <w:bottom w:val="none" w:sz="0" w:space="0" w:color="auto"/>
        <w:right w:val="none" w:sz="0" w:space="0" w:color="auto"/>
      </w:divBdr>
    </w:div>
    <w:div w:id="204414969">
      <w:bodyDiv w:val="1"/>
      <w:marLeft w:val="0"/>
      <w:marRight w:val="0"/>
      <w:marTop w:val="0"/>
      <w:marBottom w:val="0"/>
      <w:divBdr>
        <w:top w:val="none" w:sz="0" w:space="0" w:color="auto"/>
        <w:left w:val="none" w:sz="0" w:space="0" w:color="auto"/>
        <w:bottom w:val="none" w:sz="0" w:space="0" w:color="auto"/>
        <w:right w:val="none" w:sz="0" w:space="0" w:color="auto"/>
      </w:divBdr>
    </w:div>
    <w:div w:id="204416697">
      <w:bodyDiv w:val="1"/>
      <w:marLeft w:val="0"/>
      <w:marRight w:val="0"/>
      <w:marTop w:val="0"/>
      <w:marBottom w:val="0"/>
      <w:divBdr>
        <w:top w:val="none" w:sz="0" w:space="0" w:color="auto"/>
        <w:left w:val="none" w:sz="0" w:space="0" w:color="auto"/>
        <w:bottom w:val="none" w:sz="0" w:space="0" w:color="auto"/>
        <w:right w:val="none" w:sz="0" w:space="0" w:color="auto"/>
      </w:divBdr>
    </w:div>
    <w:div w:id="204486467">
      <w:bodyDiv w:val="1"/>
      <w:marLeft w:val="0"/>
      <w:marRight w:val="0"/>
      <w:marTop w:val="0"/>
      <w:marBottom w:val="0"/>
      <w:divBdr>
        <w:top w:val="none" w:sz="0" w:space="0" w:color="auto"/>
        <w:left w:val="none" w:sz="0" w:space="0" w:color="auto"/>
        <w:bottom w:val="none" w:sz="0" w:space="0" w:color="auto"/>
        <w:right w:val="none" w:sz="0" w:space="0" w:color="auto"/>
      </w:divBdr>
    </w:div>
    <w:div w:id="204492788">
      <w:bodyDiv w:val="1"/>
      <w:marLeft w:val="0"/>
      <w:marRight w:val="0"/>
      <w:marTop w:val="0"/>
      <w:marBottom w:val="0"/>
      <w:divBdr>
        <w:top w:val="none" w:sz="0" w:space="0" w:color="auto"/>
        <w:left w:val="none" w:sz="0" w:space="0" w:color="auto"/>
        <w:bottom w:val="none" w:sz="0" w:space="0" w:color="auto"/>
        <w:right w:val="none" w:sz="0" w:space="0" w:color="auto"/>
      </w:divBdr>
    </w:div>
    <w:div w:id="204606744">
      <w:bodyDiv w:val="1"/>
      <w:marLeft w:val="0"/>
      <w:marRight w:val="0"/>
      <w:marTop w:val="0"/>
      <w:marBottom w:val="0"/>
      <w:divBdr>
        <w:top w:val="none" w:sz="0" w:space="0" w:color="auto"/>
        <w:left w:val="none" w:sz="0" w:space="0" w:color="auto"/>
        <w:bottom w:val="none" w:sz="0" w:space="0" w:color="auto"/>
        <w:right w:val="none" w:sz="0" w:space="0" w:color="auto"/>
      </w:divBdr>
    </w:div>
    <w:div w:id="204607149">
      <w:bodyDiv w:val="1"/>
      <w:marLeft w:val="0"/>
      <w:marRight w:val="0"/>
      <w:marTop w:val="0"/>
      <w:marBottom w:val="0"/>
      <w:divBdr>
        <w:top w:val="none" w:sz="0" w:space="0" w:color="auto"/>
        <w:left w:val="none" w:sz="0" w:space="0" w:color="auto"/>
        <w:bottom w:val="none" w:sz="0" w:space="0" w:color="auto"/>
        <w:right w:val="none" w:sz="0" w:space="0" w:color="auto"/>
      </w:divBdr>
    </w:div>
    <w:div w:id="204760754">
      <w:bodyDiv w:val="1"/>
      <w:marLeft w:val="0"/>
      <w:marRight w:val="0"/>
      <w:marTop w:val="0"/>
      <w:marBottom w:val="0"/>
      <w:divBdr>
        <w:top w:val="none" w:sz="0" w:space="0" w:color="auto"/>
        <w:left w:val="none" w:sz="0" w:space="0" w:color="auto"/>
        <w:bottom w:val="none" w:sz="0" w:space="0" w:color="auto"/>
        <w:right w:val="none" w:sz="0" w:space="0" w:color="auto"/>
      </w:divBdr>
    </w:div>
    <w:div w:id="204830327">
      <w:bodyDiv w:val="1"/>
      <w:marLeft w:val="0"/>
      <w:marRight w:val="0"/>
      <w:marTop w:val="0"/>
      <w:marBottom w:val="0"/>
      <w:divBdr>
        <w:top w:val="none" w:sz="0" w:space="0" w:color="auto"/>
        <w:left w:val="none" w:sz="0" w:space="0" w:color="auto"/>
        <w:bottom w:val="none" w:sz="0" w:space="0" w:color="auto"/>
        <w:right w:val="none" w:sz="0" w:space="0" w:color="auto"/>
      </w:divBdr>
    </w:div>
    <w:div w:id="204947389">
      <w:bodyDiv w:val="1"/>
      <w:marLeft w:val="0"/>
      <w:marRight w:val="0"/>
      <w:marTop w:val="0"/>
      <w:marBottom w:val="0"/>
      <w:divBdr>
        <w:top w:val="none" w:sz="0" w:space="0" w:color="auto"/>
        <w:left w:val="none" w:sz="0" w:space="0" w:color="auto"/>
        <w:bottom w:val="none" w:sz="0" w:space="0" w:color="auto"/>
        <w:right w:val="none" w:sz="0" w:space="0" w:color="auto"/>
      </w:divBdr>
    </w:div>
    <w:div w:id="205027288">
      <w:bodyDiv w:val="1"/>
      <w:marLeft w:val="0"/>
      <w:marRight w:val="0"/>
      <w:marTop w:val="0"/>
      <w:marBottom w:val="0"/>
      <w:divBdr>
        <w:top w:val="none" w:sz="0" w:space="0" w:color="auto"/>
        <w:left w:val="none" w:sz="0" w:space="0" w:color="auto"/>
        <w:bottom w:val="none" w:sz="0" w:space="0" w:color="auto"/>
        <w:right w:val="none" w:sz="0" w:space="0" w:color="auto"/>
      </w:divBdr>
      <w:divsChild>
        <w:div w:id="4015563">
          <w:marLeft w:val="480"/>
          <w:marRight w:val="0"/>
          <w:marTop w:val="0"/>
          <w:marBottom w:val="0"/>
          <w:divBdr>
            <w:top w:val="none" w:sz="0" w:space="0" w:color="auto"/>
            <w:left w:val="none" w:sz="0" w:space="0" w:color="auto"/>
            <w:bottom w:val="none" w:sz="0" w:space="0" w:color="auto"/>
            <w:right w:val="none" w:sz="0" w:space="0" w:color="auto"/>
          </w:divBdr>
        </w:div>
        <w:div w:id="37750158">
          <w:marLeft w:val="480"/>
          <w:marRight w:val="0"/>
          <w:marTop w:val="0"/>
          <w:marBottom w:val="0"/>
          <w:divBdr>
            <w:top w:val="none" w:sz="0" w:space="0" w:color="auto"/>
            <w:left w:val="none" w:sz="0" w:space="0" w:color="auto"/>
            <w:bottom w:val="none" w:sz="0" w:space="0" w:color="auto"/>
            <w:right w:val="none" w:sz="0" w:space="0" w:color="auto"/>
          </w:divBdr>
        </w:div>
        <w:div w:id="43872637">
          <w:marLeft w:val="480"/>
          <w:marRight w:val="0"/>
          <w:marTop w:val="0"/>
          <w:marBottom w:val="0"/>
          <w:divBdr>
            <w:top w:val="none" w:sz="0" w:space="0" w:color="auto"/>
            <w:left w:val="none" w:sz="0" w:space="0" w:color="auto"/>
            <w:bottom w:val="none" w:sz="0" w:space="0" w:color="auto"/>
            <w:right w:val="none" w:sz="0" w:space="0" w:color="auto"/>
          </w:divBdr>
        </w:div>
        <w:div w:id="66616738">
          <w:marLeft w:val="480"/>
          <w:marRight w:val="0"/>
          <w:marTop w:val="0"/>
          <w:marBottom w:val="0"/>
          <w:divBdr>
            <w:top w:val="none" w:sz="0" w:space="0" w:color="auto"/>
            <w:left w:val="none" w:sz="0" w:space="0" w:color="auto"/>
            <w:bottom w:val="none" w:sz="0" w:space="0" w:color="auto"/>
            <w:right w:val="none" w:sz="0" w:space="0" w:color="auto"/>
          </w:divBdr>
        </w:div>
        <w:div w:id="97920179">
          <w:marLeft w:val="480"/>
          <w:marRight w:val="0"/>
          <w:marTop w:val="0"/>
          <w:marBottom w:val="0"/>
          <w:divBdr>
            <w:top w:val="none" w:sz="0" w:space="0" w:color="auto"/>
            <w:left w:val="none" w:sz="0" w:space="0" w:color="auto"/>
            <w:bottom w:val="none" w:sz="0" w:space="0" w:color="auto"/>
            <w:right w:val="none" w:sz="0" w:space="0" w:color="auto"/>
          </w:divBdr>
        </w:div>
        <w:div w:id="276572957">
          <w:marLeft w:val="480"/>
          <w:marRight w:val="0"/>
          <w:marTop w:val="0"/>
          <w:marBottom w:val="0"/>
          <w:divBdr>
            <w:top w:val="none" w:sz="0" w:space="0" w:color="auto"/>
            <w:left w:val="none" w:sz="0" w:space="0" w:color="auto"/>
            <w:bottom w:val="none" w:sz="0" w:space="0" w:color="auto"/>
            <w:right w:val="none" w:sz="0" w:space="0" w:color="auto"/>
          </w:divBdr>
        </w:div>
        <w:div w:id="363024832">
          <w:marLeft w:val="480"/>
          <w:marRight w:val="0"/>
          <w:marTop w:val="0"/>
          <w:marBottom w:val="0"/>
          <w:divBdr>
            <w:top w:val="none" w:sz="0" w:space="0" w:color="auto"/>
            <w:left w:val="none" w:sz="0" w:space="0" w:color="auto"/>
            <w:bottom w:val="none" w:sz="0" w:space="0" w:color="auto"/>
            <w:right w:val="none" w:sz="0" w:space="0" w:color="auto"/>
          </w:divBdr>
        </w:div>
        <w:div w:id="368993601">
          <w:marLeft w:val="480"/>
          <w:marRight w:val="0"/>
          <w:marTop w:val="0"/>
          <w:marBottom w:val="0"/>
          <w:divBdr>
            <w:top w:val="none" w:sz="0" w:space="0" w:color="auto"/>
            <w:left w:val="none" w:sz="0" w:space="0" w:color="auto"/>
            <w:bottom w:val="none" w:sz="0" w:space="0" w:color="auto"/>
            <w:right w:val="none" w:sz="0" w:space="0" w:color="auto"/>
          </w:divBdr>
        </w:div>
        <w:div w:id="370155929">
          <w:marLeft w:val="480"/>
          <w:marRight w:val="0"/>
          <w:marTop w:val="0"/>
          <w:marBottom w:val="0"/>
          <w:divBdr>
            <w:top w:val="none" w:sz="0" w:space="0" w:color="auto"/>
            <w:left w:val="none" w:sz="0" w:space="0" w:color="auto"/>
            <w:bottom w:val="none" w:sz="0" w:space="0" w:color="auto"/>
            <w:right w:val="none" w:sz="0" w:space="0" w:color="auto"/>
          </w:divBdr>
        </w:div>
        <w:div w:id="392852217">
          <w:marLeft w:val="480"/>
          <w:marRight w:val="0"/>
          <w:marTop w:val="0"/>
          <w:marBottom w:val="0"/>
          <w:divBdr>
            <w:top w:val="none" w:sz="0" w:space="0" w:color="auto"/>
            <w:left w:val="none" w:sz="0" w:space="0" w:color="auto"/>
            <w:bottom w:val="none" w:sz="0" w:space="0" w:color="auto"/>
            <w:right w:val="none" w:sz="0" w:space="0" w:color="auto"/>
          </w:divBdr>
        </w:div>
        <w:div w:id="430050481">
          <w:marLeft w:val="480"/>
          <w:marRight w:val="0"/>
          <w:marTop w:val="0"/>
          <w:marBottom w:val="0"/>
          <w:divBdr>
            <w:top w:val="none" w:sz="0" w:space="0" w:color="auto"/>
            <w:left w:val="none" w:sz="0" w:space="0" w:color="auto"/>
            <w:bottom w:val="none" w:sz="0" w:space="0" w:color="auto"/>
            <w:right w:val="none" w:sz="0" w:space="0" w:color="auto"/>
          </w:divBdr>
        </w:div>
        <w:div w:id="485097507">
          <w:marLeft w:val="480"/>
          <w:marRight w:val="0"/>
          <w:marTop w:val="0"/>
          <w:marBottom w:val="0"/>
          <w:divBdr>
            <w:top w:val="none" w:sz="0" w:space="0" w:color="auto"/>
            <w:left w:val="none" w:sz="0" w:space="0" w:color="auto"/>
            <w:bottom w:val="none" w:sz="0" w:space="0" w:color="auto"/>
            <w:right w:val="none" w:sz="0" w:space="0" w:color="auto"/>
          </w:divBdr>
        </w:div>
        <w:div w:id="517473786">
          <w:marLeft w:val="480"/>
          <w:marRight w:val="0"/>
          <w:marTop w:val="0"/>
          <w:marBottom w:val="0"/>
          <w:divBdr>
            <w:top w:val="none" w:sz="0" w:space="0" w:color="auto"/>
            <w:left w:val="none" w:sz="0" w:space="0" w:color="auto"/>
            <w:bottom w:val="none" w:sz="0" w:space="0" w:color="auto"/>
            <w:right w:val="none" w:sz="0" w:space="0" w:color="auto"/>
          </w:divBdr>
        </w:div>
        <w:div w:id="557589579">
          <w:marLeft w:val="480"/>
          <w:marRight w:val="0"/>
          <w:marTop w:val="0"/>
          <w:marBottom w:val="0"/>
          <w:divBdr>
            <w:top w:val="none" w:sz="0" w:space="0" w:color="auto"/>
            <w:left w:val="none" w:sz="0" w:space="0" w:color="auto"/>
            <w:bottom w:val="none" w:sz="0" w:space="0" w:color="auto"/>
            <w:right w:val="none" w:sz="0" w:space="0" w:color="auto"/>
          </w:divBdr>
        </w:div>
        <w:div w:id="559286246">
          <w:marLeft w:val="480"/>
          <w:marRight w:val="0"/>
          <w:marTop w:val="0"/>
          <w:marBottom w:val="0"/>
          <w:divBdr>
            <w:top w:val="none" w:sz="0" w:space="0" w:color="auto"/>
            <w:left w:val="none" w:sz="0" w:space="0" w:color="auto"/>
            <w:bottom w:val="none" w:sz="0" w:space="0" w:color="auto"/>
            <w:right w:val="none" w:sz="0" w:space="0" w:color="auto"/>
          </w:divBdr>
        </w:div>
        <w:div w:id="560671573">
          <w:marLeft w:val="480"/>
          <w:marRight w:val="0"/>
          <w:marTop w:val="0"/>
          <w:marBottom w:val="0"/>
          <w:divBdr>
            <w:top w:val="none" w:sz="0" w:space="0" w:color="auto"/>
            <w:left w:val="none" w:sz="0" w:space="0" w:color="auto"/>
            <w:bottom w:val="none" w:sz="0" w:space="0" w:color="auto"/>
            <w:right w:val="none" w:sz="0" w:space="0" w:color="auto"/>
          </w:divBdr>
        </w:div>
        <w:div w:id="583343739">
          <w:marLeft w:val="480"/>
          <w:marRight w:val="0"/>
          <w:marTop w:val="0"/>
          <w:marBottom w:val="0"/>
          <w:divBdr>
            <w:top w:val="none" w:sz="0" w:space="0" w:color="auto"/>
            <w:left w:val="none" w:sz="0" w:space="0" w:color="auto"/>
            <w:bottom w:val="none" w:sz="0" w:space="0" w:color="auto"/>
            <w:right w:val="none" w:sz="0" w:space="0" w:color="auto"/>
          </w:divBdr>
        </w:div>
        <w:div w:id="700133550">
          <w:marLeft w:val="480"/>
          <w:marRight w:val="0"/>
          <w:marTop w:val="0"/>
          <w:marBottom w:val="0"/>
          <w:divBdr>
            <w:top w:val="none" w:sz="0" w:space="0" w:color="auto"/>
            <w:left w:val="none" w:sz="0" w:space="0" w:color="auto"/>
            <w:bottom w:val="none" w:sz="0" w:space="0" w:color="auto"/>
            <w:right w:val="none" w:sz="0" w:space="0" w:color="auto"/>
          </w:divBdr>
        </w:div>
        <w:div w:id="735128025">
          <w:marLeft w:val="480"/>
          <w:marRight w:val="0"/>
          <w:marTop w:val="0"/>
          <w:marBottom w:val="0"/>
          <w:divBdr>
            <w:top w:val="none" w:sz="0" w:space="0" w:color="auto"/>
            <w:left w:val="none" w:sz="0" w:space="0" w:color="auto"/>
            <w:bottom w:val="none" w:sz="0" w:space="0" w:color="auto"/>
            <w:right w:val="none" w:sz="0" w:space="0" w:color="auto"/>
          </w:divBdr>
        </w:div>
        <w:div w:id="750198725">
          <w:marLeft w:val="480"/>
          <w:marRight w:val="0"/>
          <w:marTop w:val="0"/>
          <w:marBottom w:val="0"/>
          <w:divBdr>
            <w:top w:val="none" w:sz="0" w:space="0" w:color="auto"/>
            <w:left w:val="none" w:sz="0" w:space="0" w:color="auto"/>
            <w:bottom w:val="none" w:sz="0" w:space="0" w:color="auto"/>
            <w:right w:val="none" w:sz="0" w:space="0" w:color="auto"/>
          </w:divBdr>
        </w:div>
        <w:div w:id="776676243">
          <w:marLeft w:val="480"/>
          <w:marRight w:val="0"/>
          <w:marTop w:val="0"/>
          <w:marBottom w:val="0"/>
          <w:divBdr>
            <w:top w:val="none" w:sz="0" w:space="0" w:color="auto"/>
            <w:left w:val="none" w:sz="0" w:space="0" w:color="auto"/>
            <w:bottom w:val="none" w:sz="0" w:space="0" w:color="auto"/>
            <w:right w:val="none" w:sz="0" w:space="0" w:color="auto"/>
          </w:divBdr>
        </w:div>
        <w:div w:id="853687919">
          <w:marLeft w:val="480"/>
          <w:marRight w:val="0"/>
          <w:marTop w:val="0"/>
          <w:marBottom w:val="0"/>
          <w:divBdr>
            <w:top w:val="none" w:sz="0" w:space="0" w:color="auto"/>
            <w:left w:val="none" w:sz="0" w:space="0" w:color="auto"/>
            <w:bottom w:val="none" w:sz="0" w:space="0" w:color="auto"/>
            <w:right w:val="none" w:sz="0" w:space="0" w:color="auto"/>
          </w:divBdr>
        </w:div>
        <w:div w:id="861818059">
          <w:marLeft w:val="480"/>
          <w:marRight w:val="0"/>
          <w:marTop w:val="0"/>
          <w:marBottom w:val="0"/>
          <w:divBdr>
            <w:top w:val="none" w:sz="0" w:space="0" w:color="auto"/>
            <w:left w:val="none" w:sz="0" w:space="0" w:color="auto"/>
            <w:bottom w:val="none" w:sz="0" w:space="0" w:color="auto"/>
            <w:right w:val="none" w:sz="0" w:space="0" w:color="auto"/>
          </w:divBdr>
        </w:div>
        <w:div w:id="887957448">
          <w:marLeft w:val="480"/>
          <w:marRight w:val="0"/>
          <w:marTop w:val="0"/>
          <w:marBottom w:val="0"/>
          <w:divBdr>
            <w:top w:val="none" w:sz="0" w:space="0" w:color="auto"/>
            <w:left w:val="none" w:sz="0" w:space="0" w:color="auto"/>
            <w:bottom w:val="none" w:sz="0" w:space="0" w:color="auto"/>
            <w:right w:val="none" w:sz="0" w:space="0" w:color="auto"/>
          </w:divBdr>
        </w:div>
      </w:divsChild>
    </w:div>
    <w:div w:id="205066938">
      <w:bodyDiv w:val="1"/>
      <w:marLeft w:val="0"/>
      <w:marRight w:val="0"/>
      <w:marTop w:val="0"/>
      <w:marBottom w:val="0"/>
      <w:divBdr>
        <w:top w:val="none" w:sz="0" w:space="0" w:color="auto"/>
        <w:left w:val="none" w:sz="0" w:space="0" w:color="auto"/>
        <w:bottom w:val="none" w:sz="0" w:space="0" w:color="auto"/>
        <w:right w:val="none" w:sz="0" w:space="0" w:color="auto"/>
      </w:divBdr>
    </w:div>
    <w:div w:id="205222234">
      <w:bodyDiv w:val="1"/>
      <w:marLeft w:val="0"/>
      <w:marRight w:val="0"/>
      <w:marTop w:val="0"/>
      <w:marBottom w:val="0"/>
      <w:divBdr>
        <w:top w:val="none" w:sz="0" w:space="0" w:color="auto"/>
        <w:left w:val="none" w:sz="0" w:space="0" w:color="auto"/>
        <w:bottom w:val="none" w:sz="0" w:space="0" w:color="auto"/>
        <w:right w:val="none" w:sz="0" w:space="0" w:color="auto"/>
      </w:divBdr>
      <w:divsChild>
        <w:div w:id="17392248">
          <w:marLeft w:val="480"/>
          <w:marRight w:val="0"/>
          <w:marTop w:val="0"/>
          <w:marBottom w:val="0"/>
          <w:divBdr>
            <w:top w:val="none" w:sz="0" w:space="0" w:color="auto"/>
            <w:left w:val="none" w:sz="0" w:space="0" w:color="auto"/>
            <w:bottom w:val="none" w:sz="0" w:space="0" w:color="auto"/>
            <w:right w:val="none" w:sz="0" w:space="0" w:color="auto"/>
          </w:divBdr>
        </w:div>
        <w:div w:id="206723277">
          <w:marLeft w:val="480"/>
          <w:marRight w:val="0"/>
          <w:marTop w:val="0"/>
          <w:marBottom w:val="0"/>
          <w:divBdr>
            <w:top w:val="none" w:sz="0" w:space="0" w:color="auto"/>
            <w:left w:val="none" w:sz="0" w:space="0" w:color="auto"/>
            <w:bottom w:val="none" w:sz="0" w:space="0" w:color="auto"/>
            <w:right w:val="none" w:sz="0" w:space="0" w:color="auto"/>
          </w:divBdr>
        </w:div>
        <w:div w:id="212544871">
          <w:marLeft w:val="480"/>
          <w:marRight w:val="0"/>
          <w:marTop w:val="0"/>
          <w:marBottom w:val="0"/>
          <w:divBdr>
            <w:top w:val="none" w:sz="0" w:space="0" w:color="auto"/>
            <w:left w:val="none" w:sz="0" w:space="0" w:color="auto"/>
            <w:bottom w:val="none" w:sz="0" w:space="0" w:color="auto"/>
            <w:right w:val="none" w:sz="0" w:space="0" w:color="auto"/>
          </w:divBdr>
        </w:div>
        <w:div w:id="220560693">
          <w:marLeft w:val="480"/>
          <w:marRight w:val="0"/>
          <w:marTop w:val="0"/>
          <w:marBottom w:val="0"/>
          <w:divBdr>
            <w:top w:val="none" w:sz="0" w:space="0" w:color="auto"/>
            <w:left w:val="none" w:sz="0" w:space="0" w:color="auto"/>
            <w:bottom w:val="none" w:sz="0" w:space="0" w:color="auto"/>
            <w:right w:val="none" w:sz="0" w:space="0" w:color="auto"/>
          </w:divBdr>
        </w:div>
        <w:div w:id="226575979">
          <w:marLeft w:val="480"/>
          <w:marRight w:val="0"/>
          <w:marTop w:val="0"/>
          <w:marBottom w:val="0"/>
          <w:divBdr>
            <w:top w:val="none" w:sz="0" w:space="0" w:color="auto"/>
            <w:left w:val="none" w:sz="0" w:space="0" w:color="auto"/>
            <w:bottom w:val="none" w:sz="0" w:space="0" w:color="auto"/>
            <w:right w:val="none" w:sz="0" w:space="0" w:color="auto"/>
          </w:divBdr>
        </w:div>
        <w:div w:id="229384173">
          <w:marLeft w:val="480"/>
          <w:marRight w:val="0"/>
          <w:marTop w:val="0"/>
          <w:marBottom w:val="0"/>
          <w:divBdr>
            <w:top w:val="none" w:sz="0" w:space="0" w:color="auto"/>
            <w:left w:val="none" w:sz="0" w:space="0" w:color="auto"/>
            <w:bottom w:val="none" w:sz="0" w:space="0" w:color="auto"/>
            <w:right w:val="none" w:sz="0" w:space="0" w:color="auto"/>
          </w:divBdr>
        </w:div>
        <w:div w:id="233901870">
          <w:marLeft w:val="480"/>
          <w:marRight w:val="0"/>
          <w:marTop w:val="0"/>
          <w:marBottom w:val="0"/>
          <w:divBdr>
            <w:top w:val="none" w:sz="0" w:space="0" w:color="auto"/>
            <w:left w:val="none" w:sz="0" w:space="0" w:color="auto"/>
            <w:bottom w:val="none" w:sz="0" w:space="0" w:color="auto"/>
            <w:right w:val="none" w:sz="0" w:space="0" w:color="auto"/>
          </w:divBdr>
        </w:div>
        <w:div w:id="246231806">
          <w:marLeft w:val="480"/>
          <w:marRight w:val="0"/>
          <w:marTop w:val="0"/>
          <w:marBottom w:val="0"/>
          <w:divBdr>
            <w:top w:val="none" w:sz="0" w:space="0" w:color="auto"/>
            <w:left w:val="none" w:sz="0" w:space="0" w:color="auto"/>
            <w:bottom w:val="none" w:sz="0" w:space="0" w:color="auto"/>
            <w:right w:val="none" w:sz="0" w:space="0" w:color="auto"/>
          </w:divBdr>
        </w:div>
        <w:div w:id="277370941">
          <w:marLeft w:val="480"/>
          <w:marRight w:val="0"/>
          <w:marTop w:val="0"/>
          <w:marBottom w:val="0"/>
          <w:divBdr>
            <w:top w:val="none" w:sz="0" w:space="0" w:color="auto"/>
            <w:left w:val="none" w:sz="0" w:space="0" w:color="auto"/>
            <w:bottom w:val="none" w:sz="0" w:space="0" w:color="auto"/>
            <w:right w:val="none" w:sz="0" w:space="0" w:color="auto"/>
          </w:divBdr>
        </w:div>
        <w:div w:id="280770581">
          <w:marLeft w:val="480"/>
          <w:marRight w:val="0"/>
          <w:marTop w:val="0"/>
          <w:marBottom w:val="0"/>
          <w:divBdr>
            <w:top w:val="none" w:sz="0" w:space="0" w:color="auto"/>
            <w:left w:val="none" w:sz="0" w:space="0" w:color="auto"/>
            <w:bottom w:val="none" w:sz="0" w:space="0" w:color="auto"/>
            <w:right w:val="none" w:sz="0" w:space="0" w:color="auto"/>
          </w:divBdr>
        </w:div>
        <w:div w:id="281958668">
          <w:marLeft w:val="480"/>
          <w:marRight w:val="0"/>
          <w:marTop w:val="0"/>
          <w:marBottom w:val="0"/>
          <w:divBdr>
            <w:top w:val="none" w:sz="0" w:space="0" w:color="auto"/>
            <w:left w:val="none" w:sz="0" w:space="0" w:color="auto"/>
            <w:bottom w:val="none" w:sz="0" w:space="0" w:color="auto"/>
            <w:right w:val="none" w:sz="0" w:space="0" w:color="auto"/>
          </w:divBdr>
        </w:div>
        <w:div w:id="314650179">
          <w:marLeft w:val="480"/>
          <w:marRight w:val="0"/>
          <w:marTop w:val="0"/>
          <w:marBottom w:val="0"/>
          <w:divBdr>
            <w:top w:val="none" w:sz="0" w:space="0" w:color="auto"/>
            <w:left w:val="none" w:sz="0" w:space="0" w:color="auto"/>
            <w:bottom w:val="none" w:sz="0" w:space="0" w:color="auto"/>
            <w:right w:val="none" w:sz="0" w:space="0" w:color="auto"/>
          </w:divBdr>
        </w:div>
        <w:div w:id="318389591">
          <w:marLeft w:val="480"/>
          <w:marRight w:val="0"/>
          <w:marTop w:val="0"/>
          <w:marBottom w:val="0"/>
          <w:divBdr>
            <w:top w:val="none" w:sz="0" w:space="0" w:color="auto"/>
            <w:left w:val="none" w:sz="0" w:space="0" w:color="auto"/>
            <w:bottom w:val="none" w:sz="0" w:space="0" w:color="auto"/>
            <w:right w:val="none" w:sz="0" w:space="0" w:color="auto"/>
          </w:divBdr>
        </w:div>
        <w:div w:id="353653480">
          <w:marLeft w:val="480"/>
          <w:marRight w:val="0"/>
          <w:marTop w:val="0"/>
          <w:marBottom w:val="0"/>
          <w:divBdr>
            <w:top w:val="none" w:sz="0" w:space="0" w:color="auto"/>
            <w:left w:val="none" w:sz="0" w:space="0" w:color="auto"/>
            <w:bottom w:val="none" w:sz="0" w:space="0" w:color="auto"/>
            <w:right w:val="none" w:sz="0" w:space="0" w:color="auto"/>
          </w:divBdr>
        </w:div>
        <w:div w:id="424807951">
          <w:marLeft w:val="480"/>
          <w:marRight w:val="0"/>
          <w:marTop w:val="0"/>
          <w:marBottom w:val="0"/>
          <w:divBdr>
            <w:top w:val="none" w:sz="0" w:space="0" w:color="auto"/>
            <w:left w:val="none" w:sz="0" w:space="0" w:color="auto"/>
            <w:bottom w:val="none" w:sz="0" w:space="0" w:color="auto"/>
            <w:right w:val="none" w:sz="0" w:space="0" w:color="auto"/>
          </w:divBdr>
        </w:div>
        <w:div w:id="446198133">
          <w:marLeft w:val="480"/>
          <w:marRight w:val="0"/>
          <w:marTop w:val="0"/>
          <w:marBottom w:val="0"/>
          <w:divBdr>
            <w:top w:val="none" w:sz="0" w:space="0" w:color="auto"/>
            <w:left w:val="none" w:sz="0" w:space="0" w:color="auto"/>
            <w:bottom w:val="none" w:sz="0" w:space="0" w:color="auto"/>
            <w:right w:val="none" w:sz="0" w:space="0" w:color="auto"/>
          </w:divBdr>
        </w:div>
        <w:div w:id="483204088">
          <w:marLeft w:val="480"/>
          <w:marRight w:val="0"/>
          <w:marTop w:val="0"/>
          <w:marBottom w:val="0"/>
          <w:divBdr>
            <w:top w:val="none" w:sz="0" w:space="0" w:color="auto"/>
            <w:left w:val="none" w:sz="0" w:space="0" w:color="auto"/>
            <w:bottom w:val="none" w:sz="0" w:space="0" w:color="auto"/>
            <w:right w:val="none" w:sz="0" w:space="0" w:color="auto"/>
          </w:divBdr>
        </w:div>
        <w:div w:id="503205234">
          <w:marLeft w:val="480"/>
          <w:marRight w:val="0"/>
          <w:marTop w:val="0"/>
          <w:marBottom w:val="0"/>
          <w:divBdr>
            <w:top w:val="none" w:sz="0" w:space="0" w:color="auto"/>
            <w:left w:val="none" w:sz="0" w:space="0" w:color="auto"/>
            <w:bottom w:val="none" w:sz="0" w:space="0" w:color="auto"/>
            <w:right w:val="none" w:sz="0" w:space="0" w:color="auto"/>
          </w:divBdr>
        </w:div>
        <w:div w:id="576789807">
          <w:marLeft w:val="480"/>
          <w:marRight w:val="0"/>
          <w:marTop w:val="0"/>
          <w:marBottom w:val="0"/>
          <w:divBdr>
            <w:top w:val="none" w:sz="0" w:space="0" w:color="auto"/>
            <w:left w:val="none" w:sz="0" w:space="0" w:color="auto"/>
            <w:bottom w:val="none" w:sz="0" w:space="0" w:color="auto"/>
            <w:right w:val="none" w:sz="0" w:space="0" w:color="auto"/>
          </w:divBdr>
        </w:div>
        <w:div w:id="655837934">
          <w:marLeft w:val="480"/>
          <w:marRight w:val="0"/>
          <w:marTop w:val="0"/>
          <w:marBottom w:val="0"/>
          <w:divBdr>
            <w:top w:val="none" w:sz="0" w:space="0" w:color="auto"/>
            <w:left w:val="none" w:sz="0" w:space="0" w:color="auto"/>
            <w:bottom w:val="none" w:sz="0" w:space="0" w:color="auto"/>
            <w:right w:val="none" w:sz="0" w:space="0" w:color="auto"/>
          </w:divBdr>
        </w:div>
        <w:div w:id="672879532">
          <w:marLeft w:val="480"/>
          <w:marRight w:val="0"/>
          <w:marTop w:val="0"/>
          <w:marBottom w:val="0"/>
          <w:divBdr>
            <w:top w:val="none" w:sz="0" w:space="0" w:color="auto"/>
            <w:left w:val="none" w:sz="0" w:space="0" w:color="auto"/>
            <w:bottom w:val="none" w:sz="0" w:space="0" w:color="auto"/>
            <w:right w:val="none" w:sz="0" w:space="0" w:color="auto"/>
          </w:divBdr>
        </w:div>
        <w:div w:id="715661415">
          <w:marLeft w:val="480"/>
          <w:marRight w:val="0"/>
          <w:marTop w:val="0"/>
          <w:marBottom w:val="0"/>
          <w:divBdr>
            <w:top w:val="none" w:sz="0" w:space="0" w:color="auto"/>
            <w:left w:val="none" w:sz="0" w:space="0" w:color="auto"/>
            <w:bottom w:val="none" w:sz="0" w:space="0" w:color="auto"/>
            <w:right w:val="none" w:sz="0" w:space="0" w:color="auto"/>
          </w:divBdr>
        </w:div>
        <w:div w:id="731927731">
          <w:marLeft w:val="480"/>
          <w:marRight w:val="0"/>
          <w:marTop w:val="0"/>
          <w:marBottom w:val="0"/>
          <w:divBdr>
            <w:top w:val="none" w:sz="0" w:space="0" w:color="auto"/>
            <w:left w:val="none" w:sz="0" w:space="0" w:color="auto"/>
            <w:bottom w:val="none" w:sz="0" w:space="0" w:color="auto"/>
            <w:right w:val="none" w:sz="0" w:space="0" w:color="auto"/>
          </w:divBdr>
        </w:div>
        <w:div w:id="791361888">
          <w:marLeft w:val="480"/>
          <w:marRight w:val="0"/>
          <w:marTop w:val="0"/>
          <w:marBottom w:val="0"/>
          <w:divBdr>
            <w:top w:val="none" w:sz="0" w:space="0" w:color="auto"/>
            <w:left w:val="none" w:sz="0" w:space="0" w:color="auto"/>
            <w:bottom w:val="none" w:sz="0" w:space="0" w:color="auto"/>
            <w:right w:val="none" w:sz="0" w:space="0" w:color="auto"/>
          </w:divBdr>
        </w:div>
        <w:div w:id="800919585">
          <w:marLeft w:val="480"/>
          <w:marRight w:val="0"/>
          <w:marTop w:val="0"/>
          <w:marBottom w:val="0"/>
          <w:divBdr>
            <w:top w:val="none" w:sz="0" w:space="0" w:color="auto"/>
            <w:left w:val="none" w:sz="0" w:space="0" w:color="auto"/>
            <w:bottom w:val="none" w:sz="0" w:space="0" w:color="auto"/>
            <w:right w:val="none" w:sz="0" w:space="0" w:color="auto"/>
          </w:divBdr>
        </w:div>
        <w:div w:id="811558667">
          <w:marLeft w:val="480"/>
          <w:marRight w:val="0"/>
          <w:marTop w:val="0"/>
          <w:marBottom w:val="0"/>
          <w:divBdr>
            <w:top w:val="none" w:sz="0" w:space="0" w:color="auto"/>
            <w:left w:val="none" w:sz="0" w:space="0" w:color="auto"/>
            <w:bottom w:val="none" w:sz="0" w:space="0" w:color="auto"/>
            <w:right w:val="none" w:sz="0" w:space="0" w:color="auto"/>
          </w:divBdr>
        </w:div>
        <w:div w:id="838085545">
          <w:marLeft w:val="480"/>
          <w:marRight w:val="0"/>
          <w:marTop w:val="0"/>
          <w:marBottom w:val="0"/>
          <w:divBdr>
            <w:top w:val="none" w:sz="0" w:space="0" w:color="auto"/>
            <w:left w:val="none" w:sz="0" w:space="0" w:color="auto"/>
            <w:bottom w:val="none" w:sz="0" w:space="0" w:color="auto"/>
            <w:right w:val="none" w:sz="0" w:space="0" w:color="auto"/>
          </w:divBdr>
        </w:div>
        <w:div w:id="844127602">
          <w:marLeft w:val="480"/>
          <w:marRight w:val="0"/>
          <w:marTop w:val="0"/>
          <w:marBottom w:val="0"/>
          <w:divBdr>
            <w:top w:val="none" w:sz="0" w:space="0" w:color="auto"/>
            <w:left w:val="none" w:sz="0" w:space="0" w:color="auto"/>
            <w:bottom w:val="none" w:sz="0" w:space="0" w:color="auto"/>
            <w:right w:val="none" w:sz="0" w:space="0" w:color="auto"/>
          </w:divBdr>
        </w:div>
        <w:div w:id="856234245">
          <w:marLeft w:val="480"/>
          <w:marRight w:val="0"/>
          <w:marTop w:val="0"/>
          <w:marBottom w:val="0"/>
          <w:divBdr>
            <w:top w:val="none" w:sz="0" w:space="0" w:color="auto"/>
            <w:left w:val="none" w:sz="0" w:space="0" w:color="auto"/>
            <w:bottom w:val="none" w:sz="0" w:space="0" w:color="auto"/>
            <w:right w:val="none" w:sz="0" w:space="0" w:color="auto"/>
          </w:divBdr>
        </w:div>
        <w:div w:id="864825224">
          <w:marLeft w:val="480"/>
          <w:marRight w:val="0"/>
          <w:marTop w:val="0"/>
          <w:marBottom w:val="0"/>
          <w:divBdr>
            <w:top w:val="none" w:sz="0" w:space="0" w:color="auto"/>
            <w:left w:val="none" w:sz="0" w:space="0" w:color="auto"/>
            <w:bottom w:val="none" w:sz="0" w:space="0" w:color="auto"/>
            <w:right w:val="none" w:sz="0" w:space="0" w:color="auto"/>
          </w:divBdr>
        </w:div>
        <w:div w:id="888155020">
          <w:marLeft w:val="480"/>
          <w:marRight w:val="0"/>
          <w:marTop w:val="0"/>
          <w:marBottom w:val="0"/>
          <w:divBdr>
            <w:top w:val="none" w:sz="0" w:space="0" w:color="auto"/>
            <w:left w:val="none" w:sz="0" w:space="0" w:color="auto"/>
            <w:bottom w:val="none" w:sz="0" w:space="0" w:color="auto"/>
            <w:right w:val="none" w:sz="0" w:space="0" w:color="auto"/>
          </w:divBdr>
        </w:div>
        <w:div w:id="912082549">
          <w:marLeft w:val="480"/>
          <w:marRight w:val="0"/>
          <w:marTop w:val="0"/>
          <w:marBottom w:val="0"/>
          <w:divBdr>
            <w:top w:val="none" w:sz="0" w:space="0" w:color="auto"/>
            <w:left w:val="none" w:sz="0" w:space="0" w:color="auto"/>
            <w:bottom w:val="none" w:sz="0" w:space="0" w:color="auto"/>
            <w:right w:val="none" w:sz="0" w:space="0" w:color="auto"/>
          </w:divBdr>
        </w:div>
      </w:divsChild>
    </w:div>
    <w:div w:id="205333282">
      <w:bodyDiv w:val="1"/>
      <w:marLeft w:val="0"/>
      <w:marRight w:val="0"/>
      <w:marTop w:val="0"/>
      <w:marBottom w:val="0"/>
      <w:divBdr>
        <w:top w:val="none" w:sz="0" w:space="0" w:color="auto"/>
        <w:left w:val="none" w:sz="0" w:space="0" w:color="auto"/>
        <w:bottom w:val="none" w:sz="0" w:space="0" w:color="auto"/>
        <w:right w:val="none" w:sz="0" w:space="0" w:color="auto"/>
      </w:divBdr>
      <w:divsChild>
        <w:div w:id="6445198">
          <w:marLeft w:val="480"/>
          <w:marRight w:val="0"/>
          <w:marTop w:val="0"/>
          <w:marBottom w:val="0"/>
          <w:divBdr>
            <w:top w:val="none" w:sz="0" w:space="0" w:color="auto"/>
            <w:left w:val="none" w:sz="0" w:space="0" w:color="auto"/>
            <w:bottom w:val="none" w:sz="0" w:space="0" w:color="auto"/>
            <w:right w:val="none" w:sz="0" w:space="0" w:color="auto"/>
          </w:divBdr>
        </w:div>
        <w:div w:id="27605742">
          <w:marLeft w:val="480"/>
          <w:marRight w:val="0"/>
          <w:marTop w:val="0"/>
          <w:marBottom w:val="0"/>
          <w:divBdr>
            <w:top w:val="none" w:sz="0" w:space="0" w:color="auto"/>
            <w:left w:val="none" w:sz="0" w:space="0" w:color="auto"/>
            <w:bottom w:val="none" w:sz="0" w:space="0" w:color="auto"/>
            <w:right w:val="none" w:sz="0" w:space="0" w:color="auto"/>
          </w:divBdr>
        </w:div>
        <w:div w:id="162205031">
          <w:marLeft w:val="480"/>
          <w:marRight w:val="0"/>
          <w:marTop w:val="0"/>
          <w:marBottom w:val="0"/>
          <w:divBdr>
            <w:top w:val="none" w:sz="0" w:space="0" w:color="auto"/>
            <w:left w:val="none" w:sz="0" w:space="0" w:color="auto"/>
            <w:bottom w:val="none" w:sz="0" w:space="0" w:color="auto"/>
            <w:right w:val="none" w:sz="0" w:space="0" w:color="auto"/>
          </w:divBdr>
        </w:div>
        <w:div w:id="168058240">
          <w:marLeft w:val="480"/>
          <w:marRight w:val="0"/>
          <w:marTop w:val="0"/>
          <w:marBottom w:val="0"/>
          <w:divBdr>
            <w:top w:val="none" w:sz="0" w:space="0" w:color="auto"/>
            <w:left w:val="none" w:sz="0" w:space="0" w:color="auto"/>
            <w:bottom w:val="none" w:sz="0" w:space="0" w:color="auto"/>
            <w:right w:val="none" w:sz="0" w:space="0" w:color="auto"/>
          </w:divBdr>
        </w:div>
        <w:div w:id="187105310">
          <w:marLeft w:val="480"/>
          <w:marRight w:val="0"/>
          <w:marTop w:val="0"/>
          <w:marBottom w:val="0"/>
          <w:divBdr>
            <w:top w:val="none" w:sz="0" w:space="0" w:color="auto"/>
            <w:left w:val="none" w:sz="0" w:space="0" w:color="auto"/>
            <w:bottom w:val="none" w:sz="0" w:space="0" w:color="auto"/>
            <w:right w:val="none" w:sz="0" w:space="0" w:color="auto"/>
          </w:divBdr>
        </w:div>
        <w:div w:id="213468488">
          <w:marLeft w:val="480"/>
          <w:marRight w:val="0"/>
          <w:marTop w:val="0"/>
          <w:marBottom w:val="0"/>
          <w:divBdr>
            <w:top w:val="none" w:sz="0" w:space="0" w:color="auto"/>
            <w:left w:val="none" w:sz="0" w:space="0" w:color="auto"/>
            <w:bottom w:val="none" w:sz="0" w:space="0" w:color="auto"/>
            <w:right w:val="none" w:sz="0" w:space="0" w:color="auto"/>
          </w:divBdr>
        </w:div>
        <w:div w:id="220871865">
          <w:marLeft w:val="480"/>
          <w:marRight w:val="0"/>
          <w:marTop w:val="0"/>
          <w:marBottom w:val="0"/>
          <w:divBdr>
            <w:top w:val="none" w:sz="0" w:space="0" w:color="auto"/>
            <w:left w:val="none" w:sz="0" w:space="0" w:color="auto"/>
            <w:bottom w:val="none" w:sz="0" w:space="0" w:color="auto"/>
            <w:right w:val="none" w:sz="0" w:space="0" w:color="auto"/>
          </w:divBdr>
        </w:div>
        <w:div w:id="240868635">
          <w:marLeft w:val="480"/>
          <w:marRight w:val="0"/>
          <w:marTop w:val="0"/>
          <w:marBottom w:val="0"/>
          <w:divBdr>
            <w:top w:val="none" w:sz="0" w:space="0" w:color="auto"/>
            <w:left w:val="none" w:sz="0" w:space="0" w:color="auto"/>
            <w:bottom w:val="none" w:sz="0" w:space="0" w:color="auto"/>
            <w:right w:val="none" w:sz="0" w:space="0" w:color="auto"/>
          </w:divBdr>
        </w:div>
        <w:div w:id="261644039">
          <w:marLeft w:val="480"/>
          <w:marRight w:val="0"/>
          <w:marTop w:val="0"/>
          <w:marBottom w:val="0"/>
          <w:divBdr>
            <w:top w:val="none" w:sz="0" w:space="0" w:color="auto"/>
            <w:left w:val="none" w:sz="0" w:space="0" w:color="auto"/>
            <w:bottom w:val="none" w:sz="0" w:space="0" w:color="auto"/>
            <w:right w:val="none" w:sz="0" w:space="0" w:color="auto"/>
          </w:divBdr>
        </w:div>
        <w:div w:id="277183258">
          <w:marLeft w:val="480"/>
          <w:marRight w:val="0"/>
          <w:marTop w:val="0"/>
          <w:marBottom w:val="0"/>
          <w:divBdr>
            <w:top w:val="none" w:sz="0" w:space="0" w:color="auto"/>
            <w:left w:val="none" w:sz="0" w:space="0" w:color="auto"/>
            <w:bottom w:val="none" w:sz="0" w:space="0" w:color="auto"/>
            <w:right w:val="none" w:sz="0" w:space="0" w:color="auto"/>
          </w:divBdr>
        </w:div>
        <w:div w:id="290747925">
          <w:marLeft w:val="480"/>
          <w:marRight w:val="0"/>
          <w:marTop w:val="0"/>
          <w:marBottom w:val="0"/>
          <w:divBdr>
            <w:top w:val="none" w:sz="0" w:space="0" w:color="auto"/>
            <w:left w:val="none" w:sz="0" w:space="0" w:color="auto"/>
            <w:bottom w:val="none" w:sz="0" w:space="0" w:color="auto"/>
            <w:right w:val="none" w:sz="0" w:space="0" w:color="auto"/>
          </w:divBdr>
        </w:div>
        <w:div w:id="297028342">
          <w:marLeft w:val="480"/>
          <w:marRight w:val="0"/>
          <w:marTop w:val="0"/>
          <w:marBottom w:val="0"/>
          <w:divBdr>
            <w:top w:val="none" w:sz="0" w:space="0" w:color="auto"/>
            <w:left w:val="none" w:sz="0" w:space="0" w:color="auto"/>
            <w:bottom w:val="none" w:sz="0" w:space="0" w:color="auto"/>
            <w:right w:val="none" w:sz="0" w:space="0" w:color="auto"/>
          </w:divBdr>
        </w:div>
        <w:div w:id="303506565">
          <w:marLeft w:val="480"/>
          <w:marRight w:val="0"/>
          <w:marTop w:val="0"/>
          <w:marBottom w:val="0"/>
          <w:divBdr>
            <w:top w:val="none" w:sz="0" w:space="0" w:color="auto"/>
            <w:left w:val="none" w:sz="0" w:space="0" w:color="auto"/>
            <w:bottom w:val="none" w:sz="0" w:space="0" w:color="auto"/>
            <w:right w:val="none" w:sz="0" w:space="0" w:color="auto"/>
          </w:divBdr>
        </w:div>
        <w:div w:id="305086961">
          <w:marLeft w:val="480"/>
          <w:marRight w:val="0"/>
          <w:marTop w:val="0"/>
          <w:marBottom w:val="0"/>
          <w:divBdr>
            <w:top w:val="none" w:sz="0" w:space="0" w:color="auto"/>
            <w:left w:val="none" w:sz="0" w:space="0" w:color="auto"/>
            <w:bottom w:val="none" w:sz="0" w:space="0" w:color="auto"/>
            <w:right w:val="none" w:sz="0" w:space="0" w:color="auto"/>
          </w:divBdr>
        </w:div>
        <w:div w:id="394622060">
          <w:marLeft w:val="480"/>
          <w:marRight w:val="0"/>
          <w:marTop w:val="0"/>
          <w:marBottom w:val="0"/>
          <w:divBdr>
            <w:top w:val="none" w:sz="0" w:space="0" w:color="auto"/>
            <w:left w:val="none" w:sz="0" w:space="0" w:color="auto"/>
            <w:bottom w:val="none" w:sz="0" w:space="0" w:color="auto"/>
            <w:right w:val="none" w:sz="0" w:space="0" w:color="auto"/>
          </w:divBdr>
        </w:div>
        <w:div w:id="437723486">
          <w:marLeft w:val="480"/>
          <w:marRight w:val="0"/>
          <w:marTop w:val="0"/>
          <w:marBottom w:val="0"/>
          <w:divBdr>
            <w:top w:val="none" w:sz="0" w:space="0" w:color="auto"/>
            <w:left w:val="none" w:sz="0" w:space="0" w:color="auto"/>
            <w:bottom w:val="none" w:sz="0" w:space="0" w:color="auto"/>
            <w:right w:val="none" w:sz="0" w:space="0" w:color="auto"/>
          </w:divBdr>
        </w:div>
        <w:div w:id="463699355">
          <w:marLeft w:val="480"/>
          <w:marRight w:val="0"/>
          <w:marTop w:val="0"/>
          <w:marBottom w:val="0"/>
          <w:divBdr>
            <w:top w:val="none" w:sz="0" w:space="0" w:color="auto"/>
            <w:left w:val="none" w:sz="0" w:space="0" w:color="auto"/>
            <w:bottom w:val="none" w:sz="0" w:space="0" w:color="auto"/>
            <w:right w:val="none" w:sz="0" w:space="0" w:color="auto"/>
          </w:divBdr>
        </w:div>
        <w:div w:id="473723742">
          <w:marLeft w:val="480"/>
          <w:marRight w:val="0"/>
          <w:marTop w:val="0"/>
          <w:marBottom w:val="0"/>
          <w:divBdr>
            <w:top w:val="none" w:sz="0" w:space="0" w:color="auto"/>
            <w:left w:val="none" w:sz="0" w:space="0" w:color="auto"/>
            <w:bottom w:val="none" w:sz="0" w:space="0" w:color="auto"/>
            <w:right w:val="none" w:sz="0" w:space="0" w:color="auto"/>
          </w:divBdr>
        </w:div>
        <w:div w:id="477116631">
          <w:marLeft w:val="480"/>
          <w:marRight w:val="0"/>
          <w:marTop w:val="0"/>
          <w:marBottom w:val="0"/>
          <w:divBdr>
            <w:top w:val="none" w:sz="0" w:space="0" w:color="auto"/>
            <w:left w:val="none" w:sz="0" w:space="0" w:color="auto"/>
            <w:bottom w:val="none" w:sz="0" w:space="0" w:color="auto"/>
            <w:right w:val="none" w:sz="0" w:space="0" w:color="auto"/>
          </w:divBdr>
        </w:div>
        <w:div w:id="489911264">
          <w:marLeft w:val="480"/>
          <w:marRight w:val="0"/>
          <w:marTop w:val="0"/>
          <w:marBottom w:val="0"/>
          <w:divBdr>
            <w:top w:val="none" w:sz="0" w:space="0" w:color="auto"/>
            <w:left w:val="none" w:sz="0" w:space="0" w:color="auto"/>
            <w:bottom w:val="none" w:sz="0" w:space="0" w:color="auto"/>
            <w:right w:val="none" w:sz="0" w:space="0" w:color="auto"/>
          </w:divBdr>
        </w:div>
        <w:div w:id="587076816">
          <w:marLeft w:val="480"/>
          <w:marRight w:val="0"/>
          <w:marTop w:val="0"/>
          <w:marBottom w:val="0"/>
          <w:divBdr>
            <w:top w:val="none" w:sz="0" w:space="0" w:color="auto"/>
            <w:left w:val="none" w:sz="0" w:space="0" w:color="auto"/>
            <w:bottom w:val="none" w:sz="0" w:space="0" w:color="auto"/>
            <w:right w:val="none" w:sz="0" w:space="0" w:color="auto"/>
          </w:divBdr>
        </w:div>
        <w:div w:id="642780626">
          <w:marLeft w:val="480"/>
          <w:marRight w:val="0"/>
          <w:marTop w:val="0"/>
          <w:marBottom w:val="0"/>
          <w:divBdr>
            <w:top w:val="none" w:sz="0" w:space="0" w:color="auto"/>
            <w:left w:val="none" w:sz="0" w:space="0" w:color="auto"/>
            <w:bottom w:val="none" w:sz="0" w:space="0" w:color="auto"/>
            <w:right w:val="none" w:sz="0" w:space="0" w:color="auto"/>
          </w:divBdr>
        </w:div>
        <w:div w:id="647368395">
          <w:marLeft w:val="480"/>
          <w:marRight w:val="0"/>
          <w:marTop w:val="0"/>
          <w:marBottom w:val="0"/>
          <w:divBdr>
            <w:top w:val="none" w:sz="0" w:space="0" w:color="auto"/>
            <w:left w:val="none" w:sz="0" w:space="0" w:color="auto"/>
            <w:bottom w:val="none" w:sz="0" w:space="0" w:color="auto"/>
            <w:right w:val="none" w:sz="0" w:space="0" w:color="auto"/>
          </w:divBdr>
        </w:div>
        <w:div w:id="763503093">
          <w:marLeft w:val="480"/>
          <w:marRight w:val="0"/>
          <w:marTop w:val="0"/>
          <w:marBottom w:val="0"/>
          <w:divBdr>
            <w:top w:val="none" w:sz="0" w:space="0" w:color="auto"/>
            <w:left w:val="none" w:sz="0" w:space="0" w:color="auto"/>
            <w:bottom w:val="none" w:sz="0" w:space="0" w:color="auto"/>
            <w:right w:val="none" w:sz="0" w:space="0" w:color="auto"/>
          </w:divBdr>
        </w:div>
        <w:div w:id="792285805">
          <w:marLeft w:val="480"/>
          <w:marRight w:val="0"/>
          <w:marTop w:val="0"/>
          <w:marBottom w:val="0"/>
          <w:divBdr>
            <w:top w:val="none" w:sz="0" w:space="0" w:color="auto"/>
            <w:left w:val="none" w:sz="0" w:space="0" w:color="auto"/>
            <w:bottom w:val="none" w:sz="0" w:space="0" w:color="auto"/>
            <w:right w:val="none" w:sz="0" w:space="0" w:color="auto"/>
          </w:divBdr>
        </w:div>
        <w:div w:id="907572730">
          <w:marLeft w:val="480"/>
          <w:marRight w:val="0"/>
          <w:marTop w:val="0"/>
          <w:marBottom w:val="0"/>
          <w:divBdr>
            <w:top w:val="none" w:sz="0" w:space="0" w:color="auto"/>
            <w:left w:val="none" w:sz="0" w:space="0" w:color="auto"/>
            <w:bottom w:val="none" w:sz="0" w:space="0" w:color="auto"/>
            <w:right w:val="none" w:sz="0" w:space="0" w:color="auto"/>
          </w:divBdr>
        </w:div>
        <w:div w:id="910427657">
          <w:marLeft w:val="480"/>
          <w:marRight w:val="0"/>
          <w:marTop w:val="0"/>
          <w:marBottom w:val="0"/>
          <w:divBdr>
            <w:top w:val="none" w:sz="0" w:space="0" w:color="auto"/>
            <w:left w:val="none" w:sz="0" w:space="0" w:color="auto"/>
            <w:bottom w:val="none" w:sz="0" w:space="0" w:color="auto"/>
            <w:right w:val="none" w:sz="0" w:space="0" w:color="auto"/>
          </w:divBdr>
        </w:div>
      </w:divsChild>
    </w:div>
    <w:div w:id="205334967">
      <w:bodyDiv w:val="1"/>
      <w:marLeft w:val="0"/>
      <w:marRight w:val="0"/>
      <w:marTop w:val="0"/>
      <w:marBottom w:val="0"/>
      <w:divBdr>
        <w:top w:val="none" w:sz="0" w:space="0" w:color="auto"/>
        <w:left w:val="none" w:sz="0" w:space="0" w:color="auto"/>
        <w:bottom w:val="none" w:sz="0" w:space="0" w:color="auto"/>
        <w:right w:val="none" w:sz="0" w:space="0" w:color="auto"/>
      </w:divBdr>
    </w:div>
    <w:div w:id="205413761">
      <w:bodyDiv w:val="1"/>
      <w:marLeft w:val="0"/>
      <w:marRight w:val="0"/>
      <w:marTop w:val="0"/>
      <w:marBottom w:val="0"/>
      <w:divBdr>
        <w:top w:val="none" w:sz="0" w:space="0" w:color="auto"/>
        <w:left w:val="none" w:sz="0" w:space="0" w:color="auto"/>
        <w:bottom w:val="none" w:sz="0" w:space="0" w:color="auto"/>
        <w:right w:val="none" w:sz="0" w:space="0" w:color="auto"/>
      </w:divBdr>
    </w:div>
    <w:div w:id="205456006">
      <w:bodyDiv w:val="1"/>
      <w:marLeft w:val="0"/>
      <w:marRight w:val="0"/>
      <w:marTop w:val="0"/>
      <w:marBottom w:val="0"/>
      <w:divBdr>
        <w:top w:val="none" w:sz="0" w:space="0" w:color="auto"/>
        <w:left w:val="none" w:sz="0" w:space="0" w:color="auto"/>
        <w:bottom w:val="none" w:sz="0" w:space="0" w:color="auto"/>
        <w:right w:val="none" w:sz="0" w:space="0" w:color="auto"/>
      </w:divBdr>
    </w:div>
    <w:div w:id="205457378">
      <w:bodyDiv w:val="1"/>
      <w:marLeft w:val="0"/>
      <w:marRight w:val="0"/>
      <w:marTop w:val="0"/>
      <w:marBottom w:val="0"/>
      <w:divBdr>
        <w:top w:val="none" w:sz="0" w:space="0" w:color="auto"/>
        <w:left w:val="none" w:sz="0" w:space="0" w:color="auto"/>
        <w:bottom w:val="none" w:sz="0" w:space="0" w:color="auto"/>
        <w:right w:val="none" w:sz="0" w:space="0" w:color="auto"/>
      </w:divBdr>
      <w:divsChild>
        <w:div w:id="64227164">
          <w:marLeft w:val="480"/>
          <w:marRight w:val="0"/>
          <w:marTop w:val="0"/>
          <w:marBottom w:val="0"/>
          <w:divBdr>
            <w:top w:val="none" w:sz="0" w:space="0" w:color="auto"/>
            <w:left w:val="none" w:sz="0" w:space="0" w:color="auto"/>
            <w:bottom w:val="none" w:sz="0" w:space="0" w:color="auto"/>
            <w:right w:val="none" w:sz="0" w:space="0" w:color="auto"/>
          </w:divBdr>
        </w:div>
        <w:div w:id="409735735">
          <w:marLeft w:val="480"/>
          <w:marRight w:val="0"/>
          <w:marTop w:val="0"/>
          <w:marBottom w:val="0"/>
          <w:divBdr>
            <w:top w:val="none" w:sz="0" w:space="0" w:color="auto"/>
            <w:left w:val="none" w:sz="0" w:space="0" w:color="auto"/>
            <w:bottom w:val="none" w:sz="0" w:space="0" w:color="auto"/>
            <w:right w:val="none" w:sz="0" w:space="0" w:color="auto"/>
          </w:divBdr>
        </w:div>
        <w:div w:id="454521543">
          <w:marLeft w:val="480"/>
          <w:marRight w:val="0"/>
          <w:marTop w:val="0"/>
          <w:marBottom w:val="0"/>
          <w:divBdr>
            <w:top w:val="none" w:sz="0" w:space="0" w:color="auto"/>
            <w:left w:val="none" w:sz="0" w:space="0" w:color="auto"/>
            <w:bottom w:val="none" w:sz="0" w:space="0" w:color="auto"/>
            <w:right w:val="none" w:sz="0" w:space="0" w:color="auto"/>
          </w:divBdr>
        </w:div>
        <w:div w:id="481654662">
          <w:marLeft w:val="480"/>
          <w:marRight w:val="0"/>
          <w:marTop w:val="0"/>
          <w:marBottom w:val="0"/>
          <w:divBdr>
            <w:top w:val="none" w:sz="0" w:space="0" w:color="auto"/>
            <w:left w:val="none" w:sz="0" w:space="0" w:color="auto"/>
            <w:bottom w:val="none" w:sz="0" w:space="0" w:color="auto"/>
            <w:right w:val="none" w:sz="0" w:space="0" w:color="auto"/>
          </w:divBdr>
        </w:div>
        <w:div w:id="513032993">
          <w:marLeft w:val="480"/>
          <w:marRight w:val="0"/>
          <w:marTop w:val="0"/>
          <w:marBottom w:val="0"/>
          <w:divBdr>
            <w:top w:val="none" w:sz="0" w:space="0" w:color="auto"/>
            <w:left w:val="none" w:sz="0" w:space="0" w:color="auto"/>
            <w:bottom w:val="none" w:sz="0" w:space="0" w:color="auto"/>
            <w:right w:val="none" w:sz="0" w:space="0" w:color="auto"/>
          </w:divBdr>
        </w:div>
        <w:div w:id="712583065">
          <w:marLeft w:val="480"/>
          <w:marRight w:val="0"/>
          <w:marTop w:val="0"/>
          <w:marBottom w:val="0"/>
          <w:divBdr>
            <w:top w:val="none" w:sz="0" w:space="0" w:color="auto"/>
            <w:left w:val="none" w:sz="0" w:space="0" w:color="auto"/>
            <w:bottom w:val="none" w:sz="0" w:space="0" w:color="auto"/>
            <w:right w:val="none" w:sz="0" w:space="0" w:color="auto"/>
          </w:divBdr>
        </w:div>
        <w:div w:id="742873419">
          <w:marLeft w:val="480"/>
          <w:marRight w:val="0"/>
          <w:marTop w:val="0"/>
          <w:marBottom w:val="0"/>
          <w:divBdr>
            <w:top w:val="none" w:sz="0" w:space="0" w:color="auto"/>
            <w:left w:val="none" w:sz="0" w:space="0" w:color="auto"/>
            <w:bottom w:val="none" w:sz="0" w:space="0" w:color="auto"/>
            <w:right w:val="none" w:sz="0" w:space="0" w:color="auto"/>
          </w:divBdr>
        </w:div>
        <w:div w:id="751707801">
          <w:marLeft w:val="480"/>
          <w:marRight w:val="0"/>
          <w:marTop w:val="0"/>
          <w:marBottom w:val="0"/>
          <w:divBdr>
            <w:top w:val="none" w:sz="0" w:space="0" w:color="auto"/>
            <w:left w:val="none" w:sz="0" w:space="0" w:color="auto"/>
            <w:bottom w:val="none" w:sz="0" w:space="0" w:color="auto"/>
            <w:right w:val="none" w:sz="0" w:space="0" w:color="auto"/>
          </w:divBdr>
        </w:div>
        <w:div w:id="809253182">
          <w:marLeft w:val="480"/>
          <w:marRight w:val="0"/>
          <w:marTop w:val="0"/>
          <w:marBottom w:val="0"/>
          <w:divBdr>
            <w:top w:val="none" w:sz="0" w:space="0" w:color="auto"/>
            <w:left w:val="none" w:sz="0" w:space="0" w:color="auto"/>
            <w:bottom w:val="none" w:sz="0" w:space="0" w:color="auto"/>
            <w:right w:val="none" w:sz="0" w:space="0" w:color="auto"/>
          </w:divBdr>
        </w:div>
        <w:div w:id="877159394">
          <w:marLeft w:val="480"/>
          <w:marRight w:val="0"/>
          <w:marTop w:val="0"/>
          <w:marBottom w:val="0"/>
          <w:divBdr>
            <w:top w:val="none" w:sz="0" w:space="0" w:color="auto"/>
            <w:left w:val="none" w:sz="0" w:space="0" w:color="auto"/>
            <w:bottom w:val="none" w:sz="0" w:space="0" w:color="auto"/>
            <w:right w:val="none" w:sz="0" w:space="0" w:color="auto"/>
          </w:divBdr>
        </w:div>
        <w:div w:id="914777508">
          <w:marLeft w:val="480"/>
          <w:marRight w:val="0"/>
          <w:marTop w:val="0"/>
          <w:marBottom w:val="0"/>
          <w:divBdr>
            <w:top w:val="none" w:sz="0" w:space="0" w:color="auto"/>
            <w:left w:val="none" w:sz="0" w:space="0" w:color="auto"/>
            <w:bottom w:val="none" w:sz="0" w:space="0" w:color="auto"/>
            <w:right w:val="none" w:sz="0" w:space="0" w:color="auto"/>
          </w:divBdr>
        </w:div>
      </w:divsChild>
    </w:div>
    <w:div w:id="205528472">
      <w:bodyDiv w:val="1"/>
      <w:marLeft w:val="0"/>
      <w:marRight w:val="0"/>
      <w:marTop w:val="0"/>
      <w:marBottom w:val="0"/>
      <w:divBdr>
        <w:top w:val="none" w:sz="0" w:space="0" w:color="auto"/>
        <w:left w:val="none" w:sz="0" w:space="0" w:color="auto"/>
        <w:bottom w:val="none" w:sz="0" w:space="0" w:color="auto"/>
        <w:right w:val="none" w:sz="0" w:space="0" w:color="auto"/>
      </w:divBdr>
    </w:div>
    <w:div w:id="205721926">
      <w:bodyDiv w:val="1"/>
      <w:marLeft w:val="0"/>
      <w:marRight w:val="0"/>
      <w:marTop w:val="0"/>
      <w:marBottom w:val="0"/>
      <w:divBdr>
        <w:top w:val="none" w:sz="0" w:space="0" w:color="auto"/>
        <w:left w:val="none" w:sz="0" w:space="0" w:color="auto"/>
        <w:bottom w:val="none" w:sz="0" w:space="0" w:color="auto"/>
        <w:right w:val="none" w:sz="0" w:space="0" w:color="auto"/>
      </w:divBdr>
    </w:div>
    <w:div w:id="205871311">
      <w:bodyDiv w:val="1"/>
      <w:marLeft w:val="0"/>
      <w:marRight w:val="0"/>
      <w:marTop w:val="0"/>
      <w:marBottom w:val="0"/>
      <w:divBdr>
        <w:top w:val="none" w:sz="0" w:space="0" w:color="auto"/>
        <w:left w:val="none" w:sz="0" w:space="0" w:color="auto"/>
        <w:bottom w:val="none" w:sz="0" w:space="0" w:color="auto"/>
        <w:right w:val="none" w:sz="0" w:space="0" w:color="auto"/>
      </w:divBdr>
    </w:div>
    <w:div w:id="205921287">
      <w:bodyDiv w:val="1"/>
      <w:marLeft w:val="0"/>
      <w:marRight w:val="0"/>
      <w:marTop w:val="0"/>
      <w:marBottom w:val="0"/>
      <w:divBdr>
        <w:top w:val="none" w:sz="0" w:space="0" w:color="auto"/>
        <w:left w:val="none" w:sz="0" w:space="0" w:color="auto"/>
        <w:bottom w:val="none" w:sz="0" w:space="0" w:color="auto"/>
        <w:right w:val="none" w:sz="0" w:space="0" w:color="auto"/>
      </w:divBdr>
    </w:div>
    <w:div w:id="206064171">
      <w:bodyDiv w:val="1"/>
      <w:marLeft w:val="0"/>
      <w:marRight w:val="0"/>
      <w:marTop w:val="0"/>
      <w:marBottom w:val="0"/>
      <w:divBdr>
        <w:top w:val="none" w:sz="0" w:space="0" w:color="auto"/>
        <w:left w:val="none" w:sz="0" w:space="0" w:color="auto"/>
        <w:bottom w:val="none" w:sz="0" w:space="0" w:color="auto"/>
        <w:right w:val="none" w:sz="0" w:space="0" w:color="auto"/>
      </w:divBdr>
    </w:div>
    <w:div w:id="206114428">
      <w:bodyDiv w:val="1"/>
      <w:marLeft w:val="0"/>
      <w:marRight w:val="0"/>
      <w:marTop w:val="0"/>
      <w:marBottom w:val="0"/>
      <w:divBdr>
        <w:top w:val="none" w:sz="0" w:space="0" w:color="auto"/>
        <w:left w:val="none" w:sz="0" w:space="0" w:color="auto"/>
        <w:bottom w:val="none" w:sz="0" w:space="0" w:color="auto"/>
        <w:right w:val="none" w:sz="0" w:space="0" w:color="auto"/>
      </w:divBdr>
    </w:div>
    <w:div w:id="206260118">
      <w:bodyDiv w:val="1"/>
      <w:marLeft w:val="0"/>
      <w:marRight w:val="0"/>
      <w:marTop w:val="0"/>
      <w:marBottom w:val="0"/>
      <w:divBdr>
        <w:top w:val="none" w:sz="0" w:space="0" w:color="auto"/>
        <w:left w:val="none" w:sz="0" w:space="0" w:color="auto"/>
        <w:bottom w:val="none" w:sz="0" w:space="0" w:color="auto"/>
        <w:right w:val="none" w:sz="0" w:space="0" w:color="auto"/>
      </w:divBdr>
    </w:div>
    <w:div w:id="206649801">
      <w:bodyDiv w:val="1"/>
      <w:marLeft w:val="0"/>
      <w:marRight w:val="0"/>
      <w:marTop w:val="0"/>
      <w:marBottom w:val="0"/>
      <w:divBdr>
        <w:top w:val="none" w:sz="0" w:space="0" w:color="auto"/>
        <w:left w:val="none" w:sz="0" w:space="0" w:color="auto"/>
        <w:bottom w:val="none" w:sz="0" w:space="0" w:color="auto"/>
        <w:right w:val="none" w:sz="0" w:space="0" w:color="auto"/>
      </w:divBdr>
    </w:div>
    <w:div w:id="206722890">
      <w:bodyDiv w:val="1"/>
      <w:marLeft w:val="0"/>
      <w:marRight w:val="0"/>
      <w:marTop w:val="0"/>
      <w:marBottom w:val="0"/>
      <w:divBdr>
        <w:top w:val="none" w:sz="0" w:space="0" w:color="auto"/>
        <w:left w:val="none" w:sz="0" w:space="0" w:color="auto"/>
        <w:bottom w:val="none" w:sz="0" w:space="0" w:color="auto"/>
        <w:right w:val="none" w:sz="0" w:space="0" w:color="auto"/>
      </w:divBdr>
    </w:div>
    <w:div w:id="206919807">
      <w:bodyDiv w:val="1"/>
      <w:marLeft w:val="0"/>
      <w:marRight w:val="0"/>
      <w:marTop w:val="0"/>
      <w:marBottom w:val="0"/>
      <w:divBdr>
        <w:top w:val="none" w:sz="0" w:space="0" w:color="auto"/>
        <w:left w:val="none" w:sz="0" w:space="0" w:color="auto"/>
        <w:bottom w:val="none" w:sz="0" w:space="0" w:color="auto"/>
        <w:right w:val="none" w:sz="0" w:space="0" w:color="auto"/>
      </w:divBdr>
    </w:div>
    <w:div w:id="206989550">
      <w:bodyDiv w:val="1"/>
      <w:marLeft w:val="0"/>
      <w:marRight w:val="0"/>
      <w:marTop w:val="0"/>
      <w:marBottom w:val="0"/>
      <w:divBdr>
        <w:top w:val="none" w:sz="0" w:space="0" w:color="auto"/>
        <w:left w:val="none" w:sz="0" w:space="0" w:color="auto"/>
        <w:bottom w:val="none" w:sz="0" w:space="0" w:color="auto"/>
        <w:right w:val="none" w:sz="0" w:space="0" w:color="auto"/>
      </w:divBdr>
    </w:div>
    <w:div w:id="207299313">
      <w:bodyDiv w:val="1"/>
      <w:marLeft w:val="0"/>
      <w:marRight w:val="0"/>
      <w:marTop w:val="0"/>
      <w:marBottom w:val="0"/>
      <w:divBdr>
        <w:top w:val="none" w:sz="0" w:space="0" w:color="auto"/>
        <w:left w:val="none" w:sz="0" w:space="0" w:color="auto"/>
        <w:bottom w:val="none" w:sz="0" w:space="0" w:color="auto"/>
        <w:right w:val="none" w:sz="0" w:space="0" w:color="auto"/>
      </w:divBdr>
      <w:divsChild>
        <w:div w:id="54478398">
          <w:marLeft w:val="480"/>
          <w:marRight w:val="0"/>
          <w:marTop w:val="0"/>
          <w:marBottom w:val="0"/>
          <w:divBdr>
            <w:top w:val="none" w:sz="0" w:space="0" w:color="auto"/>
            <w:left w:val="none" w:sz="0" w:space="0" w:color="auto"/>
            <w:bottom w:val="none" w:sz="0" w:space="0" w:color="auto"/>
            <w:right w:val="none" w:sz="0" w:space="0" w:color="auto"/>
          </w:divBdr>
        </w:div>
        <w:div w:id="75857890">
          <w:marLeft w:val="480"/>
          <w:marRight w:val="0"/>
          <w:marTop w:val="0"/>
          <w:marBottom w:val="0"/>
          <w:divBdr>
            <w:top w:val="none" w:sz="0" w:space="0" w:color="auto"/>
            <w:left w:val="none" w:sz="0" w:space="0" w:color="auto"/>
            <w:bottom w:val="none" w:sz="0" w:space="0" w:color="auto"/>
            <w:right w:val="none" w:sz="0" w:space="0" w:color="auto"/>
          </w:divBdr>
        </w:div>
        <w:div w:id="389812944">
          <w:marLeft w:val="480"/>
          <w:marRight w:val="0"/>
          <w:marTop w:val="0"/>
          <w:marBottom w:val="0"/>
          <w:divBdr>
            <w:top w:val="none" w:sz="0" w:space="0" w:color="auto"/>
            <w:left w:val="none" w:sz="0" w:space="0" w:color="auto"/>
            <w:bottom w:val="none" w:sz="0" w:space="0" w:color="auto"/>
            <w:right w:val="none" w:sz="0" w:space="0" w:color="auto"/>
          </w:divBdr>
        </w:div>
        <w:div w:id="500853885">
          <w:marLeft w:val="480"/>
          <w:marRight w:val="0"/>
          <w:marTop w:val="0"/>
          <w:marBottom w:val="0"/>
          <w:divBdr>
            <w:top w:val="none" w:sz="0" w:space="0" w:color="auto"/>
            <w:left w:val="none" w:sz="0" w:space="0" w:color="auto"/>
            <w:bottom w:val="none" w:sz="0" w:space="0" w:color="auto"/>
            <w:right w:val="none" w:sz="0" w:space="0" w:color="auto"/>
          </w:divBdr>
        </w:div>
        <w:div w:id="549805312">
          <w:marLeft w:val="480"/>
          <w:marRight w:val="0"/>
          <w:marTop w:val="0"/>
          <w:marBottom w:val="0"/>
          <w:divBdr>
            <w:top w:val="none" w:sz="0" w:space="0" w:color="auto"/>
            <w:left w:val="none" w:sz="0" w:space="0" w:color="auto"/>
            <w:bottom w:val="none" w:sz="0" w:space="0" w:color="auto"/>
            <w:right w:val="none" w:sz="0" w:space="0" w:color="auto"/>
          </w:divBdr>
        </w:div>
        <w:div w:id="551623418">
          <w:marLeft w:val="480"/>
          <w:marRight w:val="0"/>
          <w:marTop w:val="0"/>
          <w:marBottom w:val="0"/>
          <w:divBdr>
            <w:top w:val="none" w:sz="0" w:space="0" w:color="auto"/>
            <w:left w:val="none" w:sz="0" w:space="0" w:color="auto"/>
            <w:bottom w:val="none" w:sz="0" w:space="0" w:color="auto"/>
            <w:right w:val="none" w:sz="0" w:space="0" w:color="auto"/>
          </w:divBdr>
        </w:div>
        <w:div w:id="574782864">
          <w:marLeft w:val="480"/>
          <w:marRight w:val="0"/>
          <w:marTop w:val="0"/>
          <w:marBottom w:val="0"/>
          <w:divBdr>
            <w:top w:val="none" w:sz="0" w:space="0" w:color="auto"/>
            <w:left w:val="none" w:sz="0" w:space="0" w:color="auto"/>
            <w:bottom w:val="none" w:sz="0" w:space="0" w:color="auto"/>
            <w:right w:val="none" w:sz="0" w:space="0" w:color="auto"/>
          </w:divBdr>
        </w:div>
        <w:div w:id="625082760">
          <w:marLeft w:val="480"/>
          <w:marRight w:val="0"/>
          <w:marTop w:val="0"/>
          <w:marBottom w:val="0"/>
          <w:divBdr>
            <w:top w:val="none" w:sz="0" w:space="0" w:color="auto"/>
            <w:left w:val="none" w:sz="0" w:space="0" w:color="auto"/>
            <w:bottom w:val="none" w:sz="0" w:space="0" w:color="auto"/>
            <w:right w:val="none" w:sz="0" w:space="0" w:color="auto"/>
          </w:divBdr>
        </w:div>
        <w:div w:id="666136985">
          <w:marLeft w:val="480"/>
          <w:marRight w:val="0"/>
          <w:marTop w:val="0"/>
          <w:marBottom w:val="0"/>
          <w:divBdr>
            <w:top w:val="none" w:sz="0" w:space="0" w:color="auto"/>
            <w:left w:val="none" w:sz="0" w:space="0" w:color="auto"/>
            <w:bottom w:val="none" w:sz="0" w:space="0" w:color="auto"/>
            <w:right w:val="none" w:sz="0" w:space="0" w:color="auto"/>
          </w:divBdr>
        </w:div>
        <w:div w:id="678122731">
          <w:marLeft w:val="480"/>
          <w:marRight w:val="0"/>
          <w:marTop w:val="0"/>
          <w:marBottom w:val="0"/>
          <w:divBdr>
            <w:top w:val="none" w:sz="0" w:space="0" w:color="auto"/>
            <w:left w:val="none" w:sz="0" w:space="0" w:color="auto"/>
            <w:bottom w:val="none" w:sz="0" w:space="0" w:color="auto"/>
            <w:right w:val="none" w:sz="0" w:space="0" w:color="auto"/>
          </w:divBdr>
        </w:div>
        <w:div w:id="687608356">
          <w:marLeft w:val="480"/>
          <w:marRight w:val="0"/>
          <w:marTop w:val="0"/>
          <w:marBottom w:val="0"/>
          <w:divBdr>
            <w:top w:val="none" w:sz="0" w:space="0" w:color="auto"/>
            <w:left w:val="none" w:sz="0" w:space="0" w:color="auto"/>
            <w:bottom w:val="none" w:sz="0" w:space="0" w:color="auto"/>
            <w:right w:val="none" w:sz="0" w:space="0" w:color="auto"/>
          </w:divBdr>
        </w:div>
        <w:div w:id="719062062">
          <w:marLeft w:val="480"/>
          <w:marRight w:val="0"/>
          <w:marTop w:val="0"/>
          <w:marBottom w:val="0"/>
          <w:divBdr>
            <w:top w:val="none" w:sz="0" w:space="0" w:color="auto"/>
            <w:left w:val="none" w:sz="0" w:space="0" w:color="auto"/>
            <w:bottom w:val="none" w:sz="0" w:space="0" w:color="auto"/>
            <w:right w:val="none" w:sz="0" w:space="0" w:color="auto"/>
          </w:divBdr>
        </w:div>
        <w:div w:id="758528951">
          <w:marLeft w:val="480"/>
          <w:marRight w:val="0"/>
          <w:marTop w:val="0"/>
          <w:marBottom w:val="0"/>
          <w:divBdr>
            <w:top w:val="none" w:sz="0" w:space="0" w:color="auto"/>
            <w:left w:val="none" w:sz="0" w:space="0" w:color="auto"/>
            <w:bottom w:val="none" w:sz="0" w:space="0" w:color="auto"/>
            <w:right w:val="none" w:sz="0" w:space="0" w:color="auto"/>
          </w:divBdr>
        </w:div>
        <w:div w:id="780732682">
          <w:marLeft w:val="480"/>
          <w:marRight w:val="0"/>
          <w:marTop w:val="0"/>
          <w:marBottom w:val="0"/>
          <w:divBdr>
            <w:top w:val="none" w:sz="0" w:space="0" w:color="auto"/>
            <w:left w:val="none" w:sz="0" w:space="0" w:color="auto"/>
            <w:bottom w:val="none" w:sz="0" w:space="0" w:color="auto"/>
            <w:right w:val="none" w:sz="0" w:space="0" w:color="auto"/>
          </w:divBdr>
        </w:div>
        <w:div w:id="902983441">
          <w:marLeft w:val="480"/>
          <w:marRight w:val="0"/>
          <w:marTop w:val="0"/>
          <w:marBottom w:val="0"/>
          <w:divBdr>
            <w:top w:val="none" w:sz="0" w:space="0" w:color="auto"/>
            <w:left w:val="none" w:sz="0" w:space="0" w:color="auto"/>
            <w:bottom w:val="none" w:sz="0" w:space="0" w:color="auto"/>
            <w:right w:val="none" w:sz="0" w:space="0" w:color="auto"/>
          </w:divBdr>
        </w:div>
      </w:divsChild>
    </w:div>
    <w:div w:id="207305005">
      <w:bodyDiv w:val="1"/>
      <w:marLeft w:val="0"/>
      <w:marRight w:val="0"/>
      <w:marTop w:val="0"/>
      <w:marBottom w:val="0"/>
      <w:divBdr>
        <w:top w:val="none" w:sz="0" w:space="0" w:color="auto"/>
        <w:left w:val="none" w:sz="0" w:space="0" w:color="auto"/>
        <w:bottom w:val="none" w:sz="0" w:space="0" w:color="auto"/>
        <w:right w:val="none" w:sz="0" w:space="0" w:color="auto"/>
      </w:divBdr>
    </w:div>
    <w:div w:id="207378267">
      <w:bodyDiv w:val="1"/>
      <w:marLeft w:val="0"/>
      <w:marRight w:val="0"/>
      <w:marTop w:val="0"/>
      <w:marBottom w:val="0"/>
      <w:divBdr>
        <w:top w:val="none" w:sz="0" w:space="0" w:color="auto"/>
        <w:left w:val="none" w:sz="0" w:space="0" w:color="auto"/>
        <w:bottom w:val="none" w:sz="0" w:space="0" w:color="auto"/>
        <w:right w:val="none" w:sz="0" w:space="0" w:color="auto"/>
      </w:divBdr>
    </w:div>
    <w:div w:id="207497233">
      <w:bodyDiv w:val="1"/>
      <w:marLeft w:val="0"/>
      <w:marRight w:val="0"/>
      <w:marTop w:val="0"/>
      <w:marBottom w:val="0"/>
      <w:divBdr>
        <w:top w:val="none" w:sz="0" w:space="0" w:color="auto"/>
        <w:left w:val="none" w:sz="0" w:space="0" w:color="auto"/>
        <w:bottom w:val="none" w:sz="0" w:space="0" w:color="auto"/>
        <w:right w:val="none" w:sz="0" w:space="0" w:color="auto"/>
      </w:divBdr>
    </w:div>
    <w:div w:id="207499730">
      <w:bodyDiv w:val="1"/>
      <w:marLeft w:val="0"/>
      <w:marRight w:val="0"/>
      <w:marTop w:val="0"/>
      <w:marBottom w:val="0"/>
      <w:divBdr>
        <w:top w:val="none" w:sz="0" w:space="0" w:color="auto"/>
        <w:left w:val="none" w:sz="0" w:space="0" w:color="auto"/>
        <w:bottom w:val="none" w:sz="0" w:space="0" w:color="auto"/>
        <w:right w:val="none" w:sz="0" w:space="0" w:color="auto"/>
      </w:divBdr>
    </w:div>
    <w:div w:id="207575889">
      <w:bodyDiv w:val="1"/>
      <w:marLeft w:val="0"/>
      <w:marRight w:val="0"/>
      <w:marTop w:val="0"/>
      <w:marBottom w:val="0"/>
      <w:divBdr>
        <w:top w:val="none" w:sz="0" w:space="0" w:color="auto"/>
        <w:left w:val="none" w:sz="0" w:space="0" w:color="auto"/>
        <w:bottom w:val="none" w:sz="0" w:space="0" w:color="auto"/>
        <w:right w:val="none" w:sz="0" w:space="0" w:color="auto"/>
      </w:divBdr>
    </w:div>
    <w:div w:id="207576242">
      <w:bodyDiv w:val="1"/>
      <w:marLeft w:val="0"/>
      <w:marRight w:val="0"/>
      <w:marTop w:val="0"/>
      <w:marBottom w:val="0"/>
      <w:divBdr>
        <w:top w:val="none" w:sz="0" w:space="0" w:color="auto"/>
        <w:left w:val="none" w:sz="0" w:space="0" w:color="auto"/>
        <w:bottom w:val="none" w:sz="0" w:space="0" w:color="auto"/>
        <w:right w:val="none" w:sz="0" w:space="0" w:color="auto"/>
      </w:divBdr>
    </w:div>
    <w:div w:id="207643082">
      <w:bodyDiv w:val="1"/>
      <w:marLeft w:val="0"/>
      <w:marRight w:val="0"/>
      <w:marTop w:val="0"/>
      <w:marBottom w:val="0"/>
      <w:divBdr>
        <w:top w:val="none" w:sz="0" w:space="0" w:color="auto"/>
        <w:left w:val="none" w:sz="0" w:space="0" w:color="auto"/>
        <w:bottom w:val="none" w:sz="0" w:space="0" w:color="auto"/>
        <w:right w:val="none" w:sz="0" w:space="0" w:color="auto"/>
      </w:divBdr>
    </w:div>
    <w:div w:id="207650548">
      <w:bodyDiv w:val="1"/>
      <w:marLeft w:val="0"/>
      <w:marRight w:val="0"/>
      <w:marTop w:val="0"/>
      <w:marBottom w:val="0"/>
      <w:divBdr>
        <w:top w:val="none" w:sz="0" w:space="0" w:color="auto"/>
        <w:left w:val="none" w:sz="0" w:space="0" w:color="auto"/>
        <w:bottom w:val="none" w:sz="0" w:space="0" w:color="auto"/>
        <w:right w:val="none" w:sz="0" w:space="0" w:color="auto"/>
      </w:divBdr>
    </w:div>
    <w:div w:id="207688218">
      <w:bodyDiv w:val="1"/>
      <w:marLeft w:val="0"/>
      <w:marRight w:val="0"/>
      <w:marTop w:val="0"/>
      <w:marBottom w:val="0"/>
      <w:divBdr>
        <w:top w:val="none" w:sz="0" w:space="0" w:color="auto"/>
        <w:left w:val="none" w:sz="0" w:space="0" w:color="auto"/>
        <w:bottom w:val="none" w:sz="0" w:space="0" w:color="auto"/>
        <w:right w:val="none" w:sz="0" w:space="0" w:color="auto"/>
      </w:divBdr>
    </w:div>
    <w:div w:id="207693493">
      <w:bodyDiv w:val="1"/>
      <w:marLeft w:val="0"/>
      <w:marRight w:val="0"/>
      <w:marTop w:val="0"/>
      <w:marBottom w:val="0"/>
      <w:divBdr>
        <w:top w:val="none" w:sz="0" w:space="0" w:color="auto"/>
        <w:left w:val="none" w:sz="0" w:space="0" w:color="auto"/>
        <w:bottom w:val="none" w:sz="0" w:space="0" w:color="auto"/>
        <w:right w:val="none" w:sz="0" w:space="0" w:color="auto"/>
      </w:divBdr>
    </w:div>
    <w:div w:id="207836442">
      <w:bodyDiv w:val="1"/>
      <w:marLeft w:val="0"/>
      <w:marRight w:val="0"/>
      <w:marTop w:val="0"/>
      <w:marBottom w:val="0"/>
      <w:divBdr>
        <w:top w:val="none" w:sz="0" w:space="0" w:color="auto"/>
        <w:left w:val="none" w:sz="0" w:space="0" w:color="auto"/>
        <w:bottom w:val="none" w:sz="0" w:space="0" w:color="auto"/>
        <w:right w:val="none" w:sz="0" w:space="0" w:color="auto"/>
      </w:divBdr>
    </w:div>
    <w:div w:id="207838265">
      <w:bodyDiv w:val="1"/>
      <w:marLeft w:val="0"/>
      <w:marRight w:val="0"/>
      <w:marTop w:val="0"/>
      <w:marBottom w:val="0"/>
      <w:divBdr>
        <w:top w:val="none" w:sz="0" w:space="0" w:color="auto"/>
        <w:left w:val="none" w:sz="0" w:space="0" w:color="auto"/>
        <w:bottom w:val="none" w:sz="0" w:space="0" w:color="auto"/>
        <w:right w:val="none" w:sz="0" w:space="0" w:color="auto"/>
      </w:divBdr>
    </w:div>
    <w:div w:id="207842521">
      <w:bodyDiv w:val="1"/>
      <w:marLeft w:val="0"/>
      <w:marRight w:val="0"/>
      <w:marTop w:val="0"/>
      <w:marBottom w:val="0"/>
      <w:divBdr>
        <w:top w:val="none" w:sz="0" w:space="0" w:color="auto"/>
        <w:left w:val="none" w:sz="0" w:space="0" w:color="auto"/>
        <w:bottom w:val="none" w:sz="0" w:space="0" w:color="auto"/>
        <w:right w:val="none" w:sz="0" w:space="0" w:color="auto"/>
      </w:divBdr>
    </w:div>
    <w:div w:id="207882778">
      <w:bodyDiv w:val="1"/>
      <w:marLeft w:val="0"/>
      <w:marRight w:val="0"/>
      <w:marTop w:val="0"/>
      <w:marBottom w:val="0"/>
      <w:divBdr>
        <w:top w:val="none" w:sz="0" w:space="0" w:color="auto"/>
        <w:left w:val="none" w:sz="0" w:space="0" w:color="auto"/>
        <w:bottom w:val="none" w:sz="0" w:space="0" w:color="auto"/>
        <w:right w:val="none" w:sz="0" w:space="0" w:color="auto"/>
      </w:divBdr>
    </w:div>
    <w:div w:id="207910979">
      <w:bodyDiv w:val="1"/>
      <w:marLeft w:val="0"/>
      <w:marRight w:val="0"/>
      <w:marTop w:val="0"/>
      <w:marBottom w:val="0"/>
      <w:divBdr>
        <w:top w:val="none" w:sz="0" w:space="0" w:color="auto"/>
        <w:left w:val="none" w:sz="0" w:space="0" w:color="auto"/>
        <w:bottom w:val="none" w:sz="0" w:space="0" w:color="auto"/>
        <w:right w:val="none" w:sz="0" w:space="0" w:color="auto"/>
      </w:divBdr>
    </w:div>
    <w:div w:id="207912089">
      <w:bodyDiv w:val="1"/>
      <w:marLeft w:val="0"/>
      <w:marRight w:val="0"/>
      <w:marTop w:val="0"/>
      <w:marBottom w:val="0"/>
      <w:divBdr>
        <w:top w:val="none" w:sz="0" w:space="0" w:color="auto"/>
        <w:left w:val="none" w:sz="0" w:space="0" w:color="auto"/>
        <w:bottom w:val="none" w:sz="0" w:space="0" w:color="auto"/>
        <w:right w:val="none" w:sz="0" w:space="0" w:color="auto"/>
      </w:divBdr>
    </w:div>
    <w:div w:id="208031972">
      <w:bodyDiv w:val="1"/>
      <w:marLeft w:val="0"/>
      <w:marRight w:val="0"/>
      <w:marTop w:val="0"/>
      <w:marBottom w:val="0"/>
      <w:divBdr>
        <w:top w:val="none" w:sz="0" w:space="0" w:color="auto"/>
        <w:left w:val="none" w:sz="0" w:space="0" w:color="auto"/>
        <w:bottom w:val="none" w:sz="0" w:space="0" w:color="auto"/>
        <w:right w:val="none" w:sz="0" w:space="0" w:color="auto"/>
      </w:divBdr>
    </w:div>
    <w:div w:id="208036584">
      <w:bodyDiv w:val="1"/>
      <w:marLeft w:val="0"/>
      <w:marRight w:val="0"/>
      <w:marTop w:val="0"/>
      <w:marBottom w:val="0"/>
      <w:divBdr>
        <w:top w:val="none" w:sz="0" w:space="0" w:color="auto"/>
        <w:left w:val="none" w:sz="0" w:space="0" w:color="auto"/>
        <w:bottom w:val="none" w:sz="0" w:space="0" w:color="auto"/>
        <w:right w:val="none" w:sz="0" w:space="0" w:color="auto"/>
      </w:divBdr>
    </w:div>
    <w:div w:id="208155434">
      <w:bodyDiv w:val="1"/>
      <w:marLeft w:val="0"/>
      <w:marRight w:val="0"/>
      <w:marTop w:val="0"/>
      <w:marBottom w:val="0"/>
      <w:divBdr>
        <w:top w:val="none" w:sz="0" w:space="0" w:color="auto"/>
        <w:left w:val="none" w:sz="0" w:space="0" w:color="auto"/>
        <w:bottom w:val="none" w:sz="0" w:space="0" w:color="auto"/>
        <w:right w:val="none" w:sz="0" w:space="0" w:color="auto"/>
      </w:divBdr>
    </w:div>
    <w:div w:id="208300791">
      <w:bodyDiv w:val="1"/>
      <w:marLeft w:val="0"/>
      <w:marRight w:val="0"/>
      <w:marTop w:val="0"/>
      <w:marBottom w:val="0"/>
      <w:divBdr>
        <w:top w:val="none" w:sz="0" w:space="0" w:color="auto"/>
        <w:left w:val="none" w:sz="0" w:space="0" w:color="auto"/>
        <w:bottom w:val="none" w:sz="0" w:space="0" w:color="auto"/>
        <w:right w:val="none" w:sz="0" w:space="0" w:color="auto"/>
      </w:divBdr>
    </w:div>
    <w:div w:id="208419416">
      <w:bodyDiv w:val="1"/>
      <w:marLeft w:val="0"/>
      <w:marRight w:val="0"/>
      <w:marTop w:val="0"/>
      <w:marBottom w:val="0"/>
      <w:divBdr>
        <w:top w:val="none" w:sz="0" w:space="0" w:color="auto"/>
        <w:left w:val="none" w:sz="0" w:space="0" w:color="auto"/>
        <w:bottom w:val="none" w:sz="0" w:space="0" w:color="auto"/>
        <w:right w:val="none" w:sz="0" w:space="0" w:color="auto"/>
      </w:divBdr>
    </w:div>
    <w:div w:id="208542769">
      <w:bodyDiv w:val="1"/>
      <w:marLeft w:val="0"/>
      <w:marRight w:val="0"/>
      <w:marTop w:val="0"/>
      <w:marBottom w:val="0"/>
      <w:divBdr>
        <w:top w:val="none" w:sz="0" w:space="0" w:color="auto"/>
        <w:left w:val="none" w:sz="0" w:space="0" w:color="auto"/>
        <w:bottom w:val="none" w:sz="0" w:space="0" w:color="auto"/>
        <w:right w:val="none" w:sz="0" w:space="0" w:color="auto"/>
      </w:divBdr>
    </w:div>
    <w:div w:id="208615299">
      <w:bodyDiv w:val="1"/>
      <w:marLeft w:val="0"/>
      <w:marRight w:val="0"/>
      <w:marTop w:val="0"/>
      <w:marBottom w:val="0"/>
      <w:divBdr>
        <w:top w:val="none" w:sz="0" w:space="0" w:color="auto"/>
        <w:left w:val="none" w:sz="0" w:space="0" w:color="auto"/>
        <w:bottom w:val="none" w:sz="0" w:space="0" w:color="auto"/>
        <w:right w:val="none" w:sz="0" w:space="0" w:color="auto"/>
      </w:divBdr>
    </w:div>
    <w:div w:id="208685771">
      <w:bodyDiv w:val="1"/>
      <w:marLeft w:val="0"/>
      <w:marRight w:val="0"/>
      <w:marTop w:val="0"/>
      <w:marBottom w:val="0"/>
      <w:divBdr>
        <w:top w:val="none" w:sz="0" w:space="0" w:color="auto"/>
        <w:left w:val="none" w:sz="0" w:space="0" w:color="auto"/>
        <w:bottom w:val="none" w:sz="0" w:space="0" w:color="auto"/>
        <w:right w:val="none" w:sz="0" w:space="0" w:color="auto"/>
      </w:divBdr>
    </w:div>
    <w:div w:id="208733106">
      <w:bodyDiv w:val="1"/>
      <w:marLeft w:val="0"/>
      <w:marRight w:val="0"/>
      <w:marTop w:val="0"/>
      <w:marBottom w:val="0"/>
      <w:divBdr>
        <w:top w:val="none" w:sz="0" w:space="0" w:color="auto"/>
        <w:left w:val="none" w:sz="0" w:space="0" w:color="auto"/>
        <w:bottom w:val="none" w:sz="0" w:space="0" w:color="auto"/>
        <w:right w:val="none" w:sz="0" w:space="0" w:color="auto"/>
      </w:divBdr>
    </w:div>
    <w:div w:id="208883841">
      <w:bodyDiv w:val="1"/>
      <w:marLeft w:val="0"/>
      <w:marRight w:val="0"/>
      <w:marTop w:val="0"/>
      <w:marBottom w:val="0"/>
      <w:divBdr>
        <w:top w:val="none" w:sz="0" w:space="0" w:color="auto"/>
        <w:left w:val="none" w:sz="0" w:space="0" w:color="auto"/>
        <w:bottom w:val="none" w:sz="0" w:space="0" w:color="auto"/>
        <w:right w:val="none" w:sz="0" w:space="0" w:color="auto"/>
      </w:divBdr>
      <w:divsChild>
        <w:div w:id="3560074">
          <w:marLeft w:val="480"/>
          <w:marRight w:val="0"/>
          <w:marTop w:val="0"/>
          <w:marBottom w:val="0"/>
          <w:divBdr>
            <w:top w:val="none" w:sz="0" w:space="0" w:color="auto"/>
            <w:left w:val="none" w:sz="0" w:space="0" w:color="auto"/>
            <w:bottom w:val="none" w:sz="0" w:space="0" w:color="auto"/>
            <w:right w:val="none" w:sz="0" w:space="0" w:color="auto"/>
          </w:divBdr>
        </w:div>
        <w:div w:id="7026182">
          <w:marLeft w:val="480"/>
          <w:marRight w:val="0"/>
          <w:marTop w:val="0"/>
          <w:marBottom w:val="0"/>
          <w:divBdr>
            <w:top w:val="none" w:sz="0" w:space="0" w:color="auto"/>
            <w:left w:val="none" w:sz="0" w:space="0" w:color="auto"/>
            <w:bottom w:val="none" w:sz="0" w:space="0" w:color="auto"/>
            <w:right w:val="none" w:sz="0" w:space="0" w:color="auto"/>
          </w:divBdr>
        </w:div>
        <w:div w:id="24016143">
          <w:marLeft w:val="480"/>
          <w:marRight w:val="0"/>
          <w:marTop w:val="0"/>
          <w:marBottom w:val="0"/>
          <w:divBdr>
            <w:top w:val="none" w:sz="0" w:space="0" w:color="auto"/>
            <w:left w:val="none" w:sz="0" w:space="0" w:color="auto"/>
            <w:bottom w:val="none" w:sz="0" w:space="0" w:color="auto"/>
            <w:right w:val="none" w:sz="0" w:space="0" w:color="auto"/>
          </w:divBdr>
        </w:div>
        <w:div w:id="113137370">
          <w:marLeft w:val="480"/>
          <w:marRight w:val="0"/>
          <w:marTop w:val="0"/>
          <w:marBottom w:val="0"/>
          <w:divBdr>
            <w:top w:val="none" w:sz="0" w:space="0" w:color="auto"/>
            <w:left w:val="none" w:sz="0" w:space="0" w:color="auto"/>
            <w:bottom w:val="none" w:sz="0" w:space="0" w:color="auto"/>
            <w:right w:val="none" w:sz="0" w:space="0" w:color="auto"/>
          </w:divBdr>
        </w:div>
        <w:div w:id="130635752">
          <w:marLeft w:val="480"/>
          <w:marRight w:val="0"/>
          <w:marTop w:val="0"/>
          <w:marBottom w:val="0"/>
          <w:divBdr>
            <w:top w:val="none" w:sz="0" w:space="0" w:color="auto"/>
            <w:left w:val="none" w:sz="0" w:space="0" w:color="auto"/>
            <w:bottom w:val="none" w:sz="0" w:space="0" w:color="auto"/>
            <w:right w:val="none" w:sz="0" w:space="0" w:color="auto"/>
          </w:divBdr>
        </w:div>
        <w:div w:id="202836822">
          <w:marLeft w:val="480"/>
          <w:marRight w:val="0"/>
          <w:marTop w:val="0"/>
          <w:marBottom w:val="0"/>
          <w:divBdr>
            <w:top w:val="none" w:sz="0" w:space="0" w:color="auto"/>
            <w:left w:val="none" w:sz="0" w:space="0" w:color="auto"/>
            <w:bottom w:val="none" w:sz="0" w:space="0" w:color="auto"/>
            <w:right w:val="none" w:sz="0" w:space="0" w:color="auto"/>
          </w:divBdr>
        </w:div>
        <w:div w:id="282804669">
          <w:marLeft w:val="480"/>
          <w:marRight w:val="0"/>
          <w:marTop w:val="0"/>
          <w:marBottom w:val="0"/>
          <w:divBdr>
            <w:top w:val="none" w:sz="0" w:space="0" w:color="auto"/>
            <w:left w:val="none" w:sz="0" w:space="0" w:color="auto"/>
            <w:bottom w:val="none" w:sz="0" w:space="0" w:color="auto"/>
            <w:right w:val="none" w:sz="0" w:space="0" w:color="auto"/>
          </w:divBdr>
        </w:div>
        <w:div w:id="313873669">
          <w:marLeft w:val="480"/>
          <w:marRight w:val="0"/>
          <w:marTop w:val="0"/>
          <w:marBottom w:val="0"/>
          <w:divBdr>
            <w:top w:val="none" w:sz="0" w:space="0" w:color="auto"/>
            <w:left w:val="none" w:sz="0" w:space="0" w:color="auto"/>
            <w:bottom w:val="none" w:sz="0" w:space="0" w:color="auto"/>
            <w:right w:val="none" w:sz="0" w:space="0" w:color="auto"/>
          </w:divBdr>
        </w:div>
        <w:div w:id="323822076">
          <w:marLeft w:val="480"/>
          <w:marRight w:val="0"/>
          <w:marTop w:val="0"/>
          <w:marBottom w:val="0"/>
          <w:divBdr>
            <w:top w:val="none" w:sz="0" w:space="0" w:color="auto"/>
            <w:left w:val="none" w:sz="0" w:space="0" w:color="auto"/>
            <w:bottom w:val="none" w:sz="0" w:space="0" w:color="auto"/>
            <w:right w:val="none" w:sz="0" w:space="0" w:color="auto"/>
          </w:divBdr>
        </w:div>
        <w:div w:id="370883798">
          <w:marLeft w:val="480"/>
          <w:marRight w:val="0"/>
          <w:marTop w:val="0"/>
          <w:marBottom w:val="0"/>
          <w:divBdr>
            <w:top w:val="none" w:sz="0" w:space="0" w:color="auto"/>
            <w:left w:val="none" w:sz="0" w:space="0" w:color="auto"/>
            <w:bottom w:val="none" w:sz="0" w:space="0" w:color="auto"/>
            <w:right w:val="none" w:sz="0" w:space="0" w:color="auto"/>
          </w:divBdr>
        </w:div>
        <w:div w:id="431559957">
          <w:marLeft w:val="480"/>
          <w:marRight w:val="0"/>
          <w:marTop w:val="0"/>
          <w:marBottom w:val="0"/>
          <w:divBdr>
            <w:top w:val="none" w:sz="0" w:space="0" w:color="auto"/>
            <w:left w:val="none" w:sz="0" w:space="0" w:color="auto"/>
            <w:bottom w:val="none" w:sz="0" w:space="0" w:color="auto"/>
            <w:right w:val="none" w:sz="0" w:space="0" w:color="auto"/>
          </w:divBdr>
        </w:div>
        <w:div w:id="433403291">
          <w:marLeft w:val="480"/>
          <w:marRight w:val="0"/>
          <w:marTop w:val="0"/>
          <w:marBottom w:val="0"/>
          <w:divBdr>
            <w:top w:val="none" w:sz="0" w:space="0" w:color="auto"/>
            <w:left w:val="none" w:sz="0" w:space="0" w:color="auto"/>
            <w:bottom w:val="none" w:sz="0" w:space="0" w:color="auto"/>
            <w:right w:val="none" w:sz="0" w:space="0" w:color="auto"/>
          </w:divBdr>
        </w:div>
        <w:div w:id="441191610">
          <w:marLeft w:val="480"/>
          <w:marRight w:val="0"/>
          <w:marTop w:val="0"/>
          <w:marBottom w:val="0"/>
          <w:divBdr>
            <w:top w:val="none" w:sz="0" w:space="0" w:color="auto"/>
            <w:left w:val="none" w:sz="0" w:space="0" w:color="auto"/>
            <w:bottom w:val="none" w:sz="0" w:space="0" w:color="auto"/>
            <w:right w:val="none" w:sz="0" w:space="0" w:color="auto"/>
          </w:divBdr>
        </w:div>
        <w:div w:id="442577794">
          <w:marLeft w:val="480"/>
          <w:marRight w:val="0"/>
          <w:marTop w:val="0"/>
          <w:marBottom w:val="0"/>
          <w:divBdr>
            <w:top w:val="none" w:sz="0" w:space="0" w:color="auto"/>
            <w:left w:val="none" w:sz="0" w:space="0" w:color="auto"/>
            <w:bottom w:val="none" w:sz="0" w:space="0" w:color="auto"/>
            <w:right w:val="none" w:sz="0" w:space="0" w:color="auto"/>
          </w:divBdr>
        </w:div>
        <w:div w:id="454182844">
          <w:marLeft w:val="480"/>
          <w:marRight w:val="0"/>
          <w:marTop w:val="0"/>
          <w:marBottom w:val="0"/>
          <w:divBdr>
            <w:top w:val="none" w:sz="0" w:space="0" w:color="auto"/>
            <w:left w:val="none" w:sz="0" w:space="0" w:color="auto"/>
            <w:bottom w:val="none" w:sz="0" w:space="0" w:color="auto"/>
            <w:right w:val="none" w:sz="0" w:space="0" w:color="auto"/>
          </w:divBdr>
        </w:div>
        <w:div w:id="458452954">
          <w:marLeft w:val="480"/>
          <w:marRight w:val="0"/>
          <w:marTop w:val="0"/>
          <w:marBottom w:val="0"/>
          <w:divBdr>
            <w:top w:val="none" w:sz="0" w:space="0" w:color="auto"/>
            <w:left w:val="none" w:sz="0" w:space="0" w:color="auto"/>
            <w:bottom w:val="none" w:sz="0" w:space="0" w:color="auto"/>
            <w:right w:val="none" w:sz="0" w:space="0" w:color="auto"/>
          </w:divBdr>
        </w:div>
        <w:div w:id="551617340">
          <w:marLeft w:val="480"/>
          <w:marRight w:val="0"/>
          <w:marTop w:val="0"/>
          <w:marBottom w:val="0"/>
          <w:divBdr>
            <w:top w:val="none" w:sz="0" w:space="0" w:color="auto"/>
            <w:left w:val="none" w:sz="0" w:space="0" w:color="auto"/>
            <w:bottom w:val="none" w:sz="0" w:space="0" w:color="auto"/>
            <w:right w:val="none" w:sz="0" w:space="0" w:color="auto"/>
          </w:divBdr>
        </w:div>
        <w:div w:id="598099095">
          <w:marLeft w:val="480"/>
          <w:marRight w:val="0"/>
          <w:marTop w:val="0"/>
          <w:marBottom w:val="0"/>
          <w:divBdr>
            <w:top w:val="none" w:sz="0" w:space="0" w:color="auto"/>
            <w:left w:val="none" w:sz="0" w:space="0" w:color="auto"/>
            <w:bottom w:val="none" w:sz="0" w:space="0" w:color="auto"/>
            <w:right w:val="none" w:sz="0" w:space="0" w:color="auto"/>
          </w:divBdr>
        </w:div>
        <w:div w:id="638926216">
          <w:marLeft w:val="480"/>
          <w:marRight w:val="0"/>
          <w:marTop w:val="0"/>
          <w:marBottom w:val="0"/>
          <w:divBdr>
            <w:top w:val="none" w:sz="0" w:space="0" w:color="auto"/>
            <w:left w:val="none" w:sz="0" w:space="0" w:color="auto"/>
            <w:bottom w:val="none" w:sz="0" w:space="0" w:color="auto"/>
            <w:right w:val="none" w:sz="0" w:space="0" w:color="auto"/>
          </w:divBdr>
        </w:div>
        <w:div w:id="642392528">
          <w:marLeft w:val="480"/>
          <w:marRight w:val="0"/>
          <w:marTop w:val="0"/>
          <w:marBottom w:val="0"/>
          <w:divBdr>
            <w:top w:val="none" w:sz="0" w:space="0" w:color="auto"/>
            <w:left w:val="none" w:sz="0" w:space="0" w:color="auto"/>
            <w:bottom w:val="none" w:sz="0" w:space="0" w:color="auto"/>
            <w:right w:val="none" w:sz="0" w:space="0" w:color="auto"/>
          </w:divBdr>
        </w:div>
        <w:div w:id="673803866">
          <w:marLeft w:val="480"/>
          <w:marRight w:val="0"/>
          <w:marTop w:val="0"/>
          <w:marBottom w:val="0"/>
          <w:divBdr>
            <w:top w:val="none" w:sz="0" w:space="0" w:color="auto"/>
            <w:left w:val="none" w:sz="0" w:space="0" w:color="auto"/>
            <w:bottom w:val="none" w:sz="0" w:space="0" w:color="auto"/>
            <w:right w:val="none" w:sz="0" w:space="0" w:color="auto"/>
          </w:divBdr>
        </w:div>
        <w:div w:id="688486267">
          <w:marLeft w:val="480"/>
          <w:marRight w:val="0"/>
          <w:marTop w:val="0"/>
          <w:marBottom w:val="0"/>
          <w:divBdr>
            <w:top w:val="none" w:sz="0" w:space="0" w:color="auto"/>
            <w:left w:val="none" w:sz="0" w:space="0" w:color="auto"/>
            <w:bottom w:val="none" w:sz="0" w:space="0" w:color="auto"/>
            <w:right w:val="none" w:sz="0" w:space="0" w:color="auto"/>
          </w:divBdr>
        </w:div>
        <w:div w:id="692077189">
          <w:marLeft w:val="480"/>
          <w:marRight w:val="0"/>
          <w:marTop w:val="0"/>
          <w:marBottom w:val="0"/>
          <w:divBdr>
            <w:top w:val="none" w:sz="0" w:space="0" w:color="auto"/>
            <w:left w:val="none" w:sz="0" w:space="0" w:color="auto"/>
            <w:bottom w:val="none" w:sz="0" w:space="0" w:color="auto"/>
            <w:right w:val="none" w:sz="0" w:space="0" w:color="auto"/>
          </w:divBdr>
        </w:div>
        <w:div w:id="720861407">
          <w:marLeft w:val="480"/>
          <w:marRight w:val="0"/>
          <w:marTop w:val="0"/>
          <w:marBottom w:val="0"/>
          <w:divBdr>
            <w:top w:val="none" w:sz="0" w:space="0" w:color="auto"/>
            <w:left w:val="none" w:sz="0" w:space="0" w:color="auto"/>
            <w:bottom w:val="none" w:sz="0" w:space="0" w:color="auto"/>
            <w:right w:val="none" w:sz="0" w:space="0" w:color="auto"/>
          </w:divBdr>
        </w:div>
        <w:div w:id="738407444">
          <w:marLeft w:val="480"/>
          <w:marRight w:val="0"/>
          <w:marTop w:val="0"/>
          <w:marBottom w:val="0"/>
          <w:divBdr>
            <w:top w:val="none" w:sz="0" w:space="0" w:color="auto"/>
            <w:left w:val="none" w:sz="0" w:space="0" w:color="auto"/>
            <w:bottom w:val="none" w:sz="0" w:space="0" w:color="auto"/>
            <w:right w:val="none" w:sz="0" w:space="0" w:color="auto"/>
          </w:divBdr>
        </w:div>
        <w:div w:id="746612586">
          <w:marLeft w:val="480"/>
          <w:marRight w:val="0"/>
          <w:marTop w:val="0"/>
          <w:marBottom w:val="0"/>
          <w:divBdr>
            <w:top w:val="none" w:sz="0" w:space="0" w:color="auto"/>
            <w:left w:val="none" w:sz="0" w:space="0" w:color="auto"/>
            <w:bottom w:val="none" w:sz="0" w:space="0" w:color="auto"/>
            <w:right w:val="none" w:sz="0" w:space="0" w:color="auto"/>
          </w:divBdr>
        </w:div>
        <w:div w:id="750854074">
          <w:marLeft w:val="480"/>
          <w:marRight w:val="0"/>
          <w:marTop w:val="0"/>
          <w:marBottom w:val="0"/>
          <w:divBdr>
            <w:top w:val="none" w:sz="0" w:space="0" w:color="auto"/>
            <w:left w:val="none" w:sz="0" w:space="0" w:color="auto"/>
            <w:bottom w:val="none" w:sz="0" w:space="0" w:color="auto"/>
            <w:right w:val="none" w:sz="0" w:space="0" w:color="auto"/>
          </w:divBdr>
        </w:div>
        <w:div w:id="752363090">
          <w:marLeft w:val="480"/>
          <w:marRight w:val="0"/>
          <w:marTop w:val="0"/>
          <w:marBottom w:val="0"/>
          <w:divBdr>
            <w:top w:val="none" w:sz="0" w:space="0" w:color="auto"/>
            <w:left w:val="none" w:sz="0" w:space="0" w:color="auto"/>
            <w:bottom w:val="none" w:sz="0" w:space="0" w:color="auto"/>
            <w:right w:val="none" w:sz="0" w:space="0" w:color="auto"/>
          </w:divBdr>
        </w:div>
        <w:div w:id="810944980">
          <w:marLeft w:val="480"/>
          <w:marRight w:val="0"/>
          <w:marTop w:val="0"/>
          <w:marBottom w:val="0"/>
          <w:divBdr>
            <w:top w:val="none" w:sz="0" w:space="0" w:color="auto"/>
            <w:left w:val="none" w:sz="0" w:space="0" w:color="auto"/>
            <w:bottom w:val="none" w:sz="0" w:space="0" w:color="auto"/>
            <w:right w:val="none" w:sz="0" w:space="0" w:color="auto"/>
          </w:divBdr>
        </w:div>
        <w:div w:id="885946032">
          <w:marLeft w:val="480"/>
          <w:marRight w:val="0"/>
          <w:marTop w:val="0"/>
          <w:marBottom w:val="0"/>
          <w:divBdr>
            <w:top w:val="none" w:sz="0" w:space="0" w:color="auto"/>
            <w:left w:val="none" w:sz="0" w:space="0" w:color="auto"/>
            <w:bottom w:val="none" w:sz="0" w:space="0" w:color="auto"/>
            <w:right w:val="none" w:sz="0" w:space="0" w:color="auto"/>
          </w:divBdr>
        </w:div>
        <w:div w:id="889537349">
          <w:marLeft w:val="480"/>
          <w:marRight w:val="0"/>
          <w:marTop w:val="0"/>
          <w:marBottom w:val="0"/>
          <w:divBdr>
            <w:top w:val="none" w:sz="0" w:space="0" w:color="auto"/>
            <w:left w:val="none" w:sz="0" w:space="0" w:color="auto"/>
            <w:bottom w:val="none" w:sz="0" w:space="0" w:color="auto"/>
            <w:right w:val="none" w:sz="0" w:space="0" w:color="auto"/>
          </w:divBdr>
        </w:div>
      </w:divsChild>
    </w:div>
    <w:div w:id="208995792">
      <w:bodyDiv w:val="1"/>
      <w:marLeft w:val="0"/>
      <w:marRight w:val="0"/>
      <w:marTop w:val="0"/>
      <w:marBottom w:val="0"/>
      <w:divBdr>
        <w:top w:val="none" w:sz="0" w:space="0" w:color="auto"/>
        <w:left w:val="none" w:sz="0" w:space="0" w:color="auto"/>
        <w:bottom w:val="none" w:sz="0" w:space="0" w:color="auto"/>
        <w:right w:val="none" w:sz="0" w:space="0" w:color="auto"/>
      </w:divBdr>
    </w:div>
    <w:div w:id="208999653">
      <w:bodyDiv w:val="1"/>
      <w:marLeft w:val="0"/>
      <w:marRight w:val="0"/>
      <w:marTop w:val="0"/>
      <w:marBottom w:val="0"/>
      <w:divBdr>
        <w:top w:val="none" w:sz="0" w:space="0" w:color="auto"/>
        <w:left w:val="none" w:sz="0" w:space="0" w:color="auto"/>
        <w:bottom w:val="none" w:sz="0" w:space="0" w:color="auto"/>
        <w:right w:val="none" w:sz="0" w:space="0" w:color="auto"/>
      </w:divBdr>
    </w:div>
    <w:div w:id="209149074">
      <w:bodyDiv w:val="1"/>
      <w:marLeft w:val="0"/>
      <w:marRight w:val="0"/>
      <w:marTop w:val="0"/>
      <w:marBottom w:val="0"/>
      <w:divBdr>
        <w:top w:val="none" w:sz="0" w:space="0" w:color="auto"/>
        <w:left w:val="none" w:sz="0" w:space="0" w:color="auto"/>
        <w:bottom w:val="none" w:sz="0" w:space="0" w:color="auto"/>
        <w:right w:val="none" w:sz="0" w:space="0" w:color="auto"/>
      </w:divBdr>
    </w:div>
    <w:div w:id="209340047">
      <w:bodyDiv w:val="1"/>
      <w:marLeft w:val="0"/>
      <w:marRight w:val="0"/>
      <w:marTop w:val="0"/>
      <w:marBottom w:val="0"/>
      <w:divBdr>
        <w:top w:val="none" w:sz="0" w:space="0" w:color="auto"/>
        <w:left w:val="none" w:sz="0" w:space="0" w:color="auto"/>
        <w:bottom w:val="none" w:sz="0" w:space="0" w:color="auto"/>
        <w:right w:val="none" w:sz="0" w:space="0" w:color="auto"/>
      </w:divBdr>
    </w:div>
    <w:div w:id="209341122">
      <w:bodyDiv w:val="1"/>
      <w:marLeft w:val="0"/>
      <w:marRight w:val="0"/>
      <w:marTop w:val="0"/>
      <w:marBottom w:val="0"/>
      <w:divBdr>
        <w:top w:val="none" w:sz="0" w:space="0" w:color="auto"/>
        <w:left w:val="none" w:sz="0" w:space="0" w:color="auto"/>
        <w:bottom w:val="none" w:sz="0" w:space="0" w:color="auto"/>
        <w:right w:val="none" w:sz="0" w:space="0" w:color="auto"/>
      </w:divBdr>
    </w:div>
    <w:div w:id="209342704">
      <w:bodyDiv w:val="1"/>
      <w:marLeft w:val="0"/>
      <w:marRight w:val="0"/>
      <w:marTop w:val="0"/>
      <w:marBottom w:val="0"/>
      <w:divBdr>
        <w:top w:val="none" w:sz="0" w:space="0" w:color="auto"/>
        <w:left w:val="none" w:sz="0" w:space="0" w:color="auto"/>
        <w:bottom w:val="none" w:sz="0" w:space="0" w:color="auto"/>
        <w:right w:val="none" w:sz="0" w:space="0" w:color="auto"/>
      </w:divBdr>
    </w:div>
    <w:div w:id="209388045">
      <w:bodyDiv w:val="1"/>
      <w:marLeft w:val="0"/>
      <w:marRight w:val="0"/>
      <w:marTop w:val="0"/>
      <w:marBottom w:val="0"/>
      <w:divBdr>
        <w:top w:val="none" w:sz="0" w:space="0" w:color="auto"/>
        <w:left w:val="none" w:sz="0" w:space="0" w:color="auto"/>
        <w:bottom w:val="none" w:sz="0" w:space="0" w:color="auto"/>
        <w:right w:val="none" w:sz="0" w:space="0" w:color="auto"/>
      </w:divBdr>
    </w:div>
    <w:div w:id="209415314">
      <w:bodyDiv w:val="1"/>
      <w:marLeft w:val="0"/>
      <w:marRight w:val="0"/>
      <w:marTop w:val="0"/>
      <w:marBottom w:val="0"/>
      <w:divBdr>
        <w:top w:val="none" w:sz="0" w:space="0" w:color="auto"/>
        <w:left w:val="none" w:sz="0" w:space="0" w:color="auto"/>
        <w:bottom w:val="none" w:sz="0" w:space="0" w:color="auto"/>
        <w:right w:val="none" w:sz="0" w:space="0" w:color="auto"/>
      </w:divBdr>
      <w:divsChild>
        <w:div w:id="18969411">
          <w:marLeft w:val="480"/>
          <w:marRight w:val="0"/>
          <w:marTop w:val="0"/>
          <w:marBottom w:val="0"/>
          <w:divBdr>
            <w:top w:val="none" w:sz="0" w:space="0" w:color="auto"/>
            <w:left w:val="none" w:sz="0" w:space="0" w:color="auto"/>
            <w:bottom w:val="none" w:sz="0" w:space="0" w:color="auto"/>
            <w:right w:val="none" w:sz="0" w:space="0" w:color="auto"/>
          </w:divBdr>
        </w:div>
        <w:div w:id="41055090">
          <w:marLeft w:val="480"/>
          <w:marRight w:val="0"/>
          <w:marTop w:val="0"/>
          <w:marBottom w:val="0"/>
          <w:divBdr>
            <w:top w:val="none" w:sz="0" w:space="0" w:color="auto"/>
            <w:left w:val="none" w:sz="0" w:space="0" w:color="auto"/>
            <w:bottom w:val="none" w:sz="0" w:space="0" w:color="auto"/>
            <w:right w:val="none" w:sz="0" w:space="0" w:color="auto"/>
          </w:divBdr>
        </w:div>
        <w:div w:id="49766713">
          <w:marLeft w:val="480"/>
          <w:marRight w:val="0"/>
          <w:marTop w:val="0"/>
          <w:marBottom w:val="0"/>
          <w:divBdr>
            <w:top w:val="none" w:sz="0" w:space="0" w:color="auto"/>
            <w:left w:val="none" w:sz="0" w:space="0" w:color="auto"/>
            <w:bottom w:val="none" w:sz="0" w:space="0" w:color="auto"/>
            <w:right w:val="none" w:sz="0" w:space="0" w:color="auto"/>
          </w:divBdr>
        </w:div>
        <w:div w:id="57409677">
          <w:marLeft w:val="480"/>
          <w:marRight w:val="0"/>
          <w:marTop w:val="0"/>
          <w:marBottom w:val="0"/>
          <w:divBdr>
            <w:top w:val="none" w:sz="0" w:space="0" w:color="auto"/>
            <w:left w:val="none" w:sz="0" w:space="0" w:color="auto"/>
            <w:bottom w:val="none" w:sz="0" w:space="0" w:color="auto"/>
            <w:right w:val="none" w:sz="0" w:space="0" w:color="auto"/>
          </w:divBdr>
        </w:div>
        <w:div w:id="64184986">
          <w:marLeft w:val="480"/>
          <w:marRight w:val="0"/>
          <w:marTop w:val="0"/>
          <w:marBottom w:val="0"/>
          <w:divBdr>
            <w:top w:val="none" w:sz="0" w:space="0" w:color="auto"/>
            <w:left w:val="none" w:sz="0" w:space="0" w:color="auto"/>
            <w:bottom w:val="none" w:sz="0" w:space="0" w:color="auto"/>
            <w:right w:val="none" w:sz="0" w:space="0" w:color="auto"/>
          </w:divBdr>
        </w:div>
        <w:div w:id="97872350">
          <w:marLeft w:val="480"/>
          <w:marRight w:val="0"/>
          <w:marTop w:val="0"/>
          <w:marBottom w:val="0"/>
          <w:divBdr>
            <w:top w:val="none" w:sz="0" w:space="0" w:color="auto"/>
            <w:left w:val="none" w:sz="0" w:space="0" w:color="auto"/>
            <w:bottom w:val="none" w:sz="0" w:space="0" w:color="auto"/>
            <w:right w:val="none" w:sz="0" w:space="0" w:color="auto"/>
          </w:divBdr>
        </w:div>
        <w:div w:id="152913963">
          <w:marLeft w:val="480"/>
          <w:marRight w:val="0"/>
          <w:marTop w:val="0"/>
          <w:marBottom w:val="0"/>
          <w:divBdr>
            <w:top w:val="none" w:sz="0" w:space="0" w:color="auto"/>
            <w:left w:val="none" w:sz="0" w:space="0" w:color="auto"/>
            <w:bottom w:val="none" w:sz="0" w:space="0" w:color="auto"/>
            <w:right w:val="none" w:sz="0" w:space="0" w:color="auto"/>
          </w:divBdr>
        </w:div>
        <w:div w:id="190074237">
          <w:marLeft w:val="480"/>
          <w:marRight w:val="0"/>
          <w:marTop w:val="0"/>
          <w:marBottom w:val="0"/>
          <w:divBdr>
            <w:top w:val="none" w:sz="0" w:space="0" w:color="auto"/>
            <w:left w:val="none" w:sz="0" w:space="0" w:color="auto"/>
            <w:bottom w:val="none" w:sz="0" w:space="0" w:color="auto"/>
            <w:right w:val="none" w:sz="0" w:space="0" w:color="auto"/>
          </w:divBdr>
        </w:div>
        <w:div w:id="191696289">
          <w:marLeft w:val="480"/>
          <w:marRight w:val="0"/>
          <w:marTop w:val="0"/>
          <w:marBottom w:val="0"/>
          <w:divBdr>
            <w:top w:val="none" w:sz="0" w:space="0" w:color="auto"/>
            <w:left w:val="none" w:sz="0" w:space="0" w:color="auto"/>
            <w:bottom w:val="none" w:sz="0" w:space="0" w:color="auto"/>
            <w:right w:val="none" w:sz="0" w:space="0" w:color="auto"/>
          </w:divBdr>
        </w:div>
        <w:div w:id="256332098">
          <w:marLeft w:val="480"/>
          <w:marRight w:val="0"/>
          <w:marTop w:val="0"/>
          <w:marBottom w:val="0"/>
          <w:divBdr>
            <w:top w:val="none" w:sz="0" w:space="0" w:color="auto"/>
            <w:left w:val="none" w:sz="0" w:space="0" w:color="auto"/>
            <w:bottom w:val="none" w:sz="0" w:space="0" w:color="auto"/>
            <w:right w:val="none" w:sz="0" w:space="0" w:color="auto"/>
          </w:divBdr>
        </w:div>
        <w:div w:id="284699218">
          <w:marLeft w:val="480"/>
          <w:marRight w:val="0"/>
          <w:marTop w:val="0"/>
          <w:marBottom w:val="0"/>
          <w:divBdr>
            <w:top w:val="none" w:sz="0" w:space="0" w:color="auto"/>
            <w:left w:val="none" w:sz="0" w:space="0" w:color="auto"/>
            <w:bottom w:val="none" w:sz="0" w:space="0" w:color="auto"/>
            <w:right w:val="none" w:sz="0" w:space="0" w:color="auto"/>
          </w:divBdr>
        </w:div>
        <w:div w:id="306978806">
          <w:marLeft w:val="480"/>
          <w:marRight w:val="0"/>
          <w:marTop w:val="0"/>
          <w:marBottom w:val="0"/>
          <w:divBdr>
            <w:top w:val="none" w:sz="0" w:space="0" w:color="auto"/>
            <w:left w:val="none" w:sz="0" w:space="0" w:color="auto"/>
            <w:bottom w:val="none" w:sz="0" w:space="0" w:color="auto"/>
            <w:right w:val="none" w:sz="0" w:space="0" w:color="auto"/>
          </w:divBdr>
        </w:div>
        <w:div w:id="464659916">
          <w:marLeft w:val="480"/>
          <w:marRight w:val="0"/>
          <w:marTop w:val="0"/>
          <w:marBottom w:val="0"/>
          <w:divBdr>
            <w:top w:val="none" w:sz="0" w:space="0" w:color="auto"/>
            <w:left w:val="none" w:sz="0" w:space="0" w:color="auto"/>
            <w:bottom w:val="none" w:sz="0" w:space="0" w:color="auto"/>
            <w:right w:val="none" w:sz="0" w:space="0" w:color="auto"/>
          </w:divBdr>
        </w:div>
        <w:div w:id="468130320">
          <w:marLeft w:val="480"/>
          <w:marRight w:val="0"/>
          <w:marTop w:val="0"/>
          <w:marBottom w:val="0"/>
          <w:divBdr>
            <w:top w:val="none" w:sz="0" w:space="0" w:color="auto"/>
            <w:left w:val="none" w:sz="0" w:space="0" w:color="auto"/>
            <w:bottom w:val="none" w:sz="0" w:space="0" w:color="auto"/>
            <w:right w:val="none" w:sz="0" w:space="0" w:color="auto"/>
          </w:divBdr>
        </w:div>
        <w:div w:id="656760309">
          <w:marLeft w:val="480"/>
          <w:marRight w:val="0"/>
          <w:marTop w:val="0"/>
          <w:marBottom w:val="0"/>
          <w:divBdr>
            <w:top w:val="none" w:sz="0" w:space="0" w:color="auto"/>
            <w:left w:val="none" w:sz="0" w:space="0" w:color="auto"/>
            <w:bottom w:val="none" w:sz="0" w:space="0" w:color="auto"/>
            <w:right w:val="none" w:sz="0" w:space="0" w:color="auto"/>
          </w:divBdr>
        </w:div>
        <w:div w:id="659191264">
          <w:marLeft w:val="480"/>
          <w:marRight w:val="0"/>
          <w:marTop w:val="0"/>
          <w:marBottom w:val="0"/>
          <w:divBdr>
            <w:top w:val="none" w:sz="0" w:space="0" w:color="auto"/>
            <w:left w:val="none" w:sz="0" w:space="0" w:color="auto"/>
            <w:bottom w:val="none" w:sz="0" w:space="0" w:color="auto"/>
            <w:right w:val="none" w:sz="0" w:space="0" w:color="auto"/>
          </w:divBdr>
        </w:div>
        <w:div w:id="670136113">
          <w:marLeft w:val="480"/>
          <w:marRight w:val="0"/>
          <w:marTop w:val="0"/>
          <w:marBottom w:val="0"/>
          <w:divBdr>
            <w:top w:val="none" w:sz="0" w:space="0" w:color="auto"/>
            <w:left w:val="none" w:sz="0" w:space="0" w:color="auto"/>
            <w:bottom w:val="none" w:sz="0" w:space="0" w:color="auto"/>
            <w:right w:val="none" w:sz="0" w:space="0" w:color="auto"/>
          </w:divBdr>
        </w:div>
        <w:div w:id="684402184">
          <w:marLeft w:val="480"/>
          <w:marRight w:val="0"/>
          <w:marTop w:val="0"/>
          <w:marBottom w:val="0"/>
          <w:divBdr>
            <w:top w:val="none" w:sz="0" w:space="0" w:color="auto"/>
            <w:left w:val="none" w:sz="0" w:space="0" w:color="auto"/>
            <w:bottom w:val="none" w:sz="0" w:space="0" w:color="auto"/>
            <w:right w:val="none" w:sz="0" w:space="0" w:color="auto"/>
          </w:divBdr>
        </w:div>
        <w:div w:id="795611515">
          <w:marLeft w:val="480"/>
          <w:marRight w:val="0"/>
          <w:marTop w:val="0"/>
          <w:marBottom w:val="0"/>
          <w:divBdr>
            <w:top w:val="none" w:sz="0" w:space="0" w:color="auto"/>
            <w:left w:val="none" w:sz="0" w:space="0" w:color="auto"/>
            <w:bottom w:val="none" w:sz="0" w:space="0" w:color="auto"/>
            <w:right w:val="none" w:sz="0" w:space="0" w:color="auto"/>
          </w:divBdr>
        </w:div>
        <w:div w:id="861824735">
          <w:marLeft w:val="480"/>
          <w:marRight w:val="0"/>
          <w:marTop w:val="0"/>
          <w:marBottom w:val="0"/>
          <w:divBdr>
            <w:top w:val="none" w:sz="0" w:space="0" w:color="auto"/>
            <w:left w:val="none" w:sz="0" w:space="0" w:color="auto"/>
            <w:bottom w:val="none" w:sz="0" w:space="0" w:color="auto"/>
            <w:right w:val="none" w:sz="0" w:space="0" w:color="auto"/>
          </w:divBdr>
        </w:div>
        <w:div w:id="896627596">
          <w:marLeft w:val="480"/>
          <w:marRight w:val="0"/>
          <w:marTop w:val="0"/>
          <w:marBottom w:val="0"/>
          <w:divBdr>
            <w:top w:val="none" w:sz="0" w:space="0" w:color="auto"/>
            <w:left w:val="none" w:sz="0" w:space="0" w:color="auto"/>
            <w:bottom w:val="none" w:sz="0" w:space="0" w:color="auto"/>
            <w:right w:val="none" w:sz="0" w:space="0" w:color="auto"/>
          </w:divBdr>
        </w:div>
      </w:divsChild>
    </w:div>
    <w:div w:id="209464730">
      <w:bodyDiv w:val="1"/>
      <w:marLeft w:val="0"/>
      <w:marRight w:val="0"/>
      <w:marTop w:val="0"/>
      <w:marBottom w:val="0"/>
      <w:divBdr>
        <w:top w:val="none" w:sz="0" w:space="0" w:color="auto"/>
        <w:left w:val="none" w:sz="0" w:space="0" w:color="auto"/>
        <w:bottom w:val="none" w:sz="0" w:space="0" w:color="auto"/>
        <w:right w:val="none" w:sz="0" w:space="0" w:color="auto"/>
      </w:divBdr>
    </w:div>
    <w:div w:id="209538421">
      <w:bodyDiv w:val="1"/>
      <w:marLeft w:val="0"/>
      <w:marRight w:val="0"/>
      <w:marTop w:val="0"/>
      <w:marBottom w:val="0"/>
      <w:divBdr>
        <w:top w:val="none" w:sz="0" w:space="0" w:color="auto"/>
        <w:left w:val="none" w:sz="0" w:space="0" w:color="auto"/>
        <w:bottom w:val="none" w:sz="0" w:space="0" w:color="auto"/>
        <w:right w:val="none" w:sz="0" w:space="0" w:color="auto"/>
      </w:divBdr>
    </w:div>
    <w:div w:id="209651891">
      <w:bodyDiv w:val="1"/>
      <w:marLeft w:val="0"/>
      <w:marRight w:val="0"/>
      <w:marTop w:val="0"/>
      <w:marBottom w:val="0"/>
      <w:divBdr>
        <w:top w:val="none" w:sz="0" w:space="0" w:color="auto"/>
        <w:left w:val="none" w:sz="0" w:space="0" w:color="auto"/>
        <w:bottom w:val="none" w:sz="0" w:space="0" w:color="auto"/>
        <w:right w:val="none" w:sz="0" w:space="0" w:color="auto"/>
      </w:divBdr>
    </w:div>
    <w:div w:id="209804688">
      <w:bodyDiv w:val="1"/>
      <w:marLeft w:val="0"/>
      <w:marRight w:val="0"/>
      <w:marTop w:val="0"/>
      <w:marBottom w:val="0"/>
      <w:divBdr>
        <w:top w:val="none" w:sz="0" w:space="0" w:color="auto"/>
        <w:left w:val="none" w:sz="0" w:space="0" w:color="auto"/>
        <w:bottom w:val="none" w:sz="0" w:space="0" w:color="auto"/>
        <w:right w:val="none" w:sz="0" w:space="0" w:color="auto"/>
      </w:divBdr>
    </w:div>
    <w:div w:id="209806672">
      <w:bodyDiv w:val="1"/>
      <w:marLeft w:val="0"/>
      <w:marRight w:val="0"/>
      <w:marTop w:val="0"/>
      <w:marBottom w:val="0"/>
      <w:divBdr>
        <w:top w:val="none" w:sz="0" w:space="0" w:color="auto"/>
        <w:left w:val="none" w:sz="0" w:space="0" w:color="auto"/>
        <w:bottom w:val="none" w:sz="0" w:space="0" w:color="auto"/>
        <w:right w:val="none" w:sz="0" w:space="0" w:color="auto"/>
      </w:divBdr>
    </w:div>
    <w:div w:id="209921438">
      <w:bodyDiv w:val="1"/>
      <w:marLeft w:val="0"/>
      <w:marRight w:val="0"/>
      <w:marTop w:val="0"/>
      <w:marBottom w:val="0"/>
      <w:divBdr>
        <w:top w:val="none" w:sz="0" w:space="0" w:color="auto"/>
        <w:left w:val="none" w:sz="0" w:space="0" w:color="auto"/>
        <w:bottom w:val="none" w:sz="0" w:space="0" w:color="auto"/>
        <w:right w:val="none" w:sz="0" w:space="0" w:color="auto"/>
      </w:divBdr>
    </w:div>
    <w:div w:id="209995151">
      <w:bodyDiv w:val="1"/>
      <w:marLeft w:val="0"/>
      <w:marRight w:val="0"/>
      <w:marTop w:val="0"/>
      <w:marBottom w:val="0"/>
      <w:divBdr>
        <w:top w:val="none" w:sz="0" w:space="0" w:color="auto"/>
        <w:left w:val="none" w:sz="0" w:space="0" w:color="auto"/>
        <w:bottom w:val="none" w:sz="0" w:space="0" w:color="auto"/>
        <w:right w:val="none" w:sz="0" w:space="0" w:color="auto"/>
      </w:divBdr>
    </w:div>
    <w:div w:id="209998793">
      <w:bodyDiv w:val="1"/>
      <w:marLeft w:val="0"/>
      <w:marRight w:val="0"/>
      <w:marTop w:val="0"/>
      <w:marBottom w:val="0"/>
      <w:divBdr>
        <w:top w:val="none" w:sz="0" w:space="0" w:color="auto"/>
        <w:left w:val="none" w:sz="0" w:space="0" w:color="auto"/>
        <w:bottom w:val="none" w:sz="0" w:space="0" w:color="auto"/>
        <w:right w:val="none" w:sz="0" w:space="0" w:color="auto"/>
      </w:divBdr>
    </w:div>
    <w:div w:id="210002521">
      <w:bodyDiv w:val="1"/>
      <w:marLeft w:val="0"/>
      <w:marRight w:val="0"/>
      <w:marTop w:val="0"/>
      <w:marBottom w:val="0"/>
      <w:divBdr>
        <w:top w:val="none" w:sz="0" w:space="0" w:color="auto"/>
        <w:left w:val="none" w:sz="0" w:space="0" w:color="auto"/>
        <w:bottom w:val="none" w:sz="0" w:space="0" w:color="auto"/>
        <w:right w:val="none" w:sz="0" w:space="0" w:color="auto"/>
      </w:divBdr>
    </w:div>
    <w:div w:id="210196889">
      <w:bodyDiv w:val="1"/>
      <w:marLeft w:val="0"/>
      <w:marRight w:val="0"/>
      <w:marTop w:val="0"/>
      <w:marBottom w:val="0"/>
      <w:divBdr>
        <w:top w:val="none" w:sz="0" w:space="0" w:color="auto"/>
        <w:left w:val="none" w:sz="0" w:space="0" w:color="auto"/>
        <w:bottom w:val="none" w:sz="0" w:space="0" w:color="auto"/>
        <w:right w:val="none" w:sz="0" w:space="0" w:color="auto"/>
      </w:divBdr>
    </w:div>
    <w:div w:id="210271376">
      <w:bodyDiv w:val="1"/>
      <w:marLeft w:val="0"/>
      <w:marRight w:val="0"/>
      <w:marTop w:val="0"/>
      <w:marBottom w:val="0"/>
      <w:divBdr>
        <w:top w:val="none" w:sz="0" w:space="0" w:color="auto"/>
        <w:left w:val="none" w:sz="0" w:space="0" w:color="auto"/>
        <w:bottom w:val="none" w:sz="0" w:space="0" w:color="auto"/>
        <w:right w:val="none" w:sz="0" w:space="0" w:color="auto"/>
      </w:divBdr>
    </w:div>
    <w:div w:id="210310133">
      <w:bodyDiv w:val="1"/>
      <w:marLeft w:val="0"/>
      <w:marRight w:val="0"/>
      <w:marTop w:val="0"/>
      <w:marBottom w:val="0"/>
      <w:divBdr>
        <w:top w:val="none" w:sz="0" w:space="0" w:color="auto"/>
        <w:left w:val="none" w:sz="0" w:space="0" w:color="auto"/>
        <w:bottom w:val="none" w:sz="0" w:space="0" w:color="auto"/>
        <w:right w:val="none" w:sz="0" w:space="0" w:color="auto"/>
      </w:divBdr>
    </w:div>
    <w:div w:id="210699267">
      <w:bodyDiv w:val="1"/>
      <w:marLeft w:val="0"/>
      <w:marRight w:val="0"/>
      <w:marTop w:val="0"/>
      <w:marBottom w:val="0"/>
      <w:divBdr>
        <w:top w:val="none" w:sz="0" w:space="0" w:color="auto"/>
        <w:left w:val="none" w:sz="0" w:space="0" w:color="auto"/>
        <w:bottom w:val="none" w:sz="0" w:space="0" w:color="auto"/>
        <w:right w:val="none" w:sz="0" w:space="0" w:color="auto"/>
      </w:divBdr>
    </w:div>
    <w:div w:id="210729418">
      <w:bodyDiv w:val="1"/>
      <w:marLeft w:val="0"/>
      <w:marRight w:val="0"/>
      <w:marTop w:val="0"/>
      <w:marBottom w:val="0"/>
      <w:divBdr>
        <w:top w:val="none" w:sz="0" w:space="0" w:color="auto"/>
        <w:left w:val="none" w:sz="0" w:space="0" w:color="auto"/>
        <w:bottom w:val="none" w:sz="0" w:space="0" w:color="auto"/>
        <w:right w:val="none" w:sz="0" w:space="0" w:color="auto"/>
      </w:divBdr>
    </w:div>
    <w:div w:id="210768211">
      <w:bodyDiv w:val="1"/>
      <w:marLeft w:val="0"/>
      <w:marRight w:val="0"/>
      <w:marTop w:val="0"/>
      <w:marBottom w:val="0"/>
      <w:divBdr>
        <w:top w:val="none" w:sz="0" w:space="0" w:color="auto"/>
        <w:left w:val="none" w:sz="0" w:space="0" w:color="auto"/>
        <w:bottom w:val="none" w:sz="0" w:space="0" w:color="auto"/>
        <w:right w:val="none" w:sz="0" w:space="0" w:color="auto"/>
      </w:divBdr>
    </w:div>
    <w:div w:id="210851030">
      <w:bodyDiv w:val="1"/>
      <w:marLeft w:val="0"/>
      <w:marRight w:val="0"/>
      <w:marTop w:val="0"/>
      <w:marBottom w:val="0"/>
      <w:divBdr>
        <w:top w:val="none" w:sz="0" w:space="0" w:color="auto"/>
        <w:left w:val="none" w:sz="0" w:space="0" w:color="auto"/>
        <w:bottom w:val="none" w:sz="0" w:space="0" w:color="auto"/>
        <w:right w:val="none" w:sz="0" w:space="0" w:color="auto"/>
      </w:divBdr>
    </w:div>
    <w:div w:id="210925426">
      <w:bodyDiv w:val="1"/>
      <w:marLeft w:val="0"/>
      <w:marRight w:val="0"/>
      <w:marTop w:val="0"/>
      <w:marBottom w:val="0"/>
      <w:divBdr>
        <w:top w:val="none" w:sz="0" w:space="0" w:color="auto"/>
        <w:left w:val="none" w:sz="0" w:space="0" w:color="auto"/>
        <w:bottom w:val="none" w:sz="0" w:space="0" w:color="auto"/>
        <w:right w:val="none" w:sz="0" w:space="0" w:color="auto"/>
      </w:divBdr>
    </w:div>
    <w:div w:id="210925920">
      <w:bodyDiv w:val="1"/>
      <w:marLeft w:val="0"/>
      <w:marRight w:val="0"/>
      <w:marTop w:val="0"/>
      <w:marBottom w:val="0"/>
      <w:divBdr>
        <w:top w:val="none" w:sz="0" w:space="0" w:color="auto"/>
        <w:left w:val="none" w:sz="0" w:space="0" w:color="auto"/>
        <w:bottom w:val="none" w:sz="0" w:space="0" w:color="auto"/>
        <w:right w:val="none" w:sz="0" w:space="0" w:color="auto"/>
      </w:divBdr>
    </w:div>
    <w:div w:id="210962031">
      <w:bodyDiv w:val="1"/>
      <w:marLeft w:val="0"/>
      <w:marRight w:val="0"/>
      <w:marTop w:val="0"/>
      <w:marBottom w:val="0"/>
      <w:divBdr>
        <w:top w:val="none" w:sz="0" w:space="0" w:color="auto"/>
        <w:left w:val="none" w:sz="0" w:space="0" w:color="auto"/>
        <w:bottom w:val="none" w:sz="0" w:space="0" w:color="auto"/>
        <w:right w:val="none" w:sz="0" w:space="0" w:color="auto"/>
      </w:divBdr>
    </w:div>
    <w:div w:id="210962529">
      <w:bodyDiv w:val="1"/>
      <w:marLeft w:val="0"/>
      <w:marRight w:val="0"/>
      <w:marTop w:val="0"/>
      <w:marBottom w:val="0"/>
      <w:divBdr>
        <w:top w:val="none" w:sz="0" w:space="0" w:color="auto"/>
        <w:left w:val="none" w:sz="0" w:space="0" w:color="auto"/>
        <w:bottom w:val="none" w:sz="0" w:space="0" w:color="auto"/>
        <w:right w:val="none" w:sz="0" w:space="0" w:color="auto"/>
      </w:divBdr>
    </w:div>
    <w:div w:id="211238384">
      <w:bodyDiv w:val="1"/>
      <w:marLeft w:val="0"/>
      <w:marRight w:val="0"/>
      <w:marTop w:val="0"/>
      <w:marBottom w:val="0"/>
      <w:divBdr>
        <w:top w:val="none" w:sz="0" w:space="0" w:color="auto"/>
        <w:left w:val="none" w:sz="0" w:space="0" w:color="auto"/>
        <w:bottom w:val="none" w:sz="0" w:space="0" w:color="auto"/>
        <w:right w:val="none" w:sz="0" w:space="0" w:color="auto"/>
      </w:divBdr>
    </w:div>
    <w:div w:id="211307901">
      <w:bodyDiv w:val="1"/>
      <w:marLeft w:val="0"/>
      <w:marRight w:val="0"/>
      <w:marTop w:val="0"/>
      <w:marBottom w:val="0"/>
      <w:divBdr>
        <w:top w:val="none" w:sz="0" w:space="0" w:color="auto"/>
        <w:left w:val="none" w:sz="0" w:space="0" w:color="auto"/>
        <w:bottom w:val="none" w:sz="0" w:space="0" w:color="auto"/>
        <w:right w:val="none" w:sz="0" w:space="0" w:color="auto"/>
      </w:divBdr>
    </w:div>
    <w:div w:id="211309999">
      <w:bodyDiv w:val="1"/>
      <w:marLeft w:val="0"/>
      <w:marRight w:val="0"/>
      <w:marTop w:val="0"/>
      <w:marBottom w:val="0"/>
      <w:divBdr>
        <w:top w:val="none" w:sz="0" w:space="0" w:color="auto"/>
        <w:left w:val="none" w:sz="0" w:space="0" w:color="auto"/>
        <w:bottom w:val="none" w:sz="0" w:space="0" w:color="auto"/>
        <w:right w:val="none" w:sz="0" w:space="0" w:color="auto"/>
      </w:divBdr>
    </w:div>
    <w:div w:id="211383573">
      <w:bodyDiv w:val="1"/>
      <w:marLeft w:val="0"/>
      <w:marRight w:val="0"/>
      <w:marTop w:val="0"/>
      <w:marBottom w:val="0"/>
      <w:divBdr>
        <w:top w:val="none" w:sz="0" w:space="0" w:color="auto"/>
        <w:left w:val="none" w:sz="0" w:space="0" w:color="auto"/>
        <w:bottom w:val="none" w:sz="0" w:space="0" w:color="auto"/>
        <w:right w:val="none" w:sz="0" w:space="0" w:color="auto"/>
      </w:divBdr>
    </w:div>
    <w:div w:id="211580621">
      <w:bodyDiv w:val="1"/>
      <w:marLeft w:val="0"/>
      <w:marRight w:val="0"/>
      <w:marTop w:val="0"/>
      <w:marBottom w:val="0"/>
      <w:divBdr>
        <w:top w:val="none" w:sz="0" w:space="0" w:color="auto"/>
        <w:left w:val="none" w:sz="0" w:space="0" w:color="auto"/>
        <w:bottom w:val="none" w:sz="0" w:space="0" w:color="auto"/>
        <w:right w:val="none" w:sz="0" w:space="0" w:color="auto"/>
      </w:divBdr>
    </w:div>
    <w:div w:id="211581805">
      <w:bodyDiv w:val="1"/>
      <w:marLeft w:val="0"/>
      <w:marRight w:val="0"/>
      <w:marTop w:val="0"/>
      <w:marBottom w:val="0"/>
      <w:divBdr>
        <w:top w:val="none" w:sz="0" w:space="0" w:color="auto"/>
        <w:left w:val="none" w:sz="0" w:space="0" w:color="auto"/>
        <w:bottom w:val="none" w:sz="0" w:space="0" w:color="auto"/>
        <w:right w:val="none" w:sz="0" w:space="0" w:color="auto"/>
      </w:divBdr>
    </w:div>
    <w:div w:id="211693458">
      <w:bodyDiv w:val="1"/>
      <w:marLeft w:val="0"/>
      <w:marRight w:val="0"/>
      <w:marTop w:val="0"/>
      <w:marBottom w:val="0"/>
      <w:divBdr>
        <w:top w:val="none" w:sz="0" w:space="0" w:color="auto"/>
        <w:left w:val="none" w:sz="0" w:space="0" w:color="auto"/>
        <w:bottom w:val="none" w:sz="0" w:space="0" w:color="auto"/>
        <w:right w:val="none" w:sz="0" w:space="0" w:color="auto"/>
      </w:divBdr>
    </w:div>
    <w:div w:id="211770432">
      <w:bodyDiv w:val="1"/>
      <w:marLeft w:val="0"/>
      <w:marRight w:val="0"/>
      <w:marTop w:val="0"/>
      <w:marBottom w:val="0"/>
      <w:divBdr>
        <w:top w:val="none" w:sz="0" w:space="0" w:color="auto"/>
        <w:left w:val="none" w:sz="0" w:space="0" w:color="auto"/>
        <w:bottom w:val="none" w:sz="0" w:space="0" w:color="auto"/>
        <w:right w:val="none" w:sz="0" w:space="0" w:color="auto"/>
      </w:divBdr>
    </w:div>
    <w:div w:id="211818959">
      <w:bodyDiv w:val="1"/>
      <w:marLeft w:val="0"/>
      <w:marRight w:val="0"/>
      <w:marTop w:val="0"/>
      <w:marBottom w:val="0"/>
      <w:divBdr>
        <w:top w:val="none" w:sz="0" w:space="0" w:color="auto"/>
        <w:left w:val="none" w:sz="0" w:space="0" w:color="auto"/>
        <w:bottom w:val="none" w:sz="0" w:space="0" w:color="auto"/>
        <w:right w:val="none" w:sz="0" w:space="0" w:color="auto"/>
      </w:divBdr>
    </w:div>
    <w:div w:id="211889651">
      <w:bodyDiv w:val="1"/>
      <w:marLeft w:val="0"/>
      <w:marRight w:val="0"/>
      <w:marTop w:val="0"/>
      <w:marBottom w:val="0"/>
      <w:divBdr>
        <w:top w:val="none" w:sz="0" w:space="0" w:color="auto"/>
        <w:left w:val="none" w:sz="0" w:space="0" w:color="auto"/>
        <w:bottom w:val="none" w:sz="0" w:space="0" w:color="auto"/>
        <w:right w:val="none" w:sz="0" w:space="0" w:color="auto"/>
      </w:divBdr>
    </w:div>
    <w:div w:id="211894595">
      <w:bodyDiv w:val="1"/>
      <w:marLeft w:val="0"/>
      <w:marRight w:val="0"/>
      <w:marTop w:val="0"/>
      <w:marBottom w:val="0"/>
      <w:divBdr>
        <w:top w:val="none" w:sz="0" w:space="0" w:color="auto"/>
        <w:left w:val="none" w:sz="0" w:space="0" w:color="auto"/>
        <w:bottom w:val="none" w:sz="0" w:space="0" w:color="auto"/>
        <w:right w:val="none" w:sz="0" w:space="0" w:color="auto"/>
      </w:divBdr>
    </w:div>
    <w:div w:id="212041580">
      <w:bodyDiv w:val="1"/>
      <w:marLeft w:val="0"/>
      <w:marRight w:val="0"/>
      <w:marTop w:val="0"/>
      <w:marBottom w:val="0"/>
      <w:divBdr>
        <w:top w:val="none" w:sz="0" w:space="0" w:color="auto"/>
        <w:left w:val="none" w:sz="0" w:space="0" w:color="auto"/>
        <w:bottom w:val="none" w:sz="0" w:space="0" w:color="auto"/>
        <w:right w:val="none" w:sz="0" w:space="0" w:color="auto"/>
      </w:divBdr>
    </w:div>
    <w:div w:id="212085467">
      <w:bodyDiv w:val="1"/>
      <w:marLeft w:val="0"/>
      <w:marRight w:val="0"/>
      <w:marTop w:val="0"/>
      <w:marBottom w:val="0"/>
      <w:divBdr>
        <w:top w:val="none" w:sz="0" w:space="0" w:color="auto"/>
        <w:left w:val="none" w:sz="0" w:space="0" w:color="auto"/>
        <w:bottom w:val="none" w:sz="0" w:space="0" w:color="auto"/>
        <w:right w:val="none" w:sz="0" w:space="0" w:color="auto"/>
      </w:divBdr>
    </w:div>
    <w:div w:id="212086912">
      <w:bodyDiv w:val="1"/>
      <w:marLeft w:val="0"/>
      <w:marRight w:val="0"/>
      <w:marTop w:val="0"/>
      <w:marBottom w:val="0"/>
      <w:divBdr>
        <w:top w:val="none" w:sz="0" w:space="0" w:color="auto"/>
        <w:left w:val="none" w:sz="0" w:space="0" w:color="auto"/>
        <w:bottom w:val="none" w:sz="0" w:space="0" w:color="auto"/>
        <w:right w:val="none" w:sz="0" w:space="0" w:color="auto"/>
      </w:divBdr>
    </w:div>
    <w:div w:id="212205599">
      <w:bodyDiv w:val="1"/>
      <w:marLeft w:val="0"/>
      <w:marRight w:val="0"/>
      <w:marTop w:val="0"/>
      <w:marBottom w:val="0"/>
      <w:divBdr>
        <w:top w:val="none" w:sz="0" w:space="0" w:color="auto"/>
        <w:left w:val="none" w:sz="0" w:space="0" w:color="auto"/>
        <w:bottom w:val="none" w:sz="0" w:space="0" w:color="auto"/>
        <w:right w:val="none" w:sz="0" w:space="0" w:color="auto"/>
      </w:divBdr>
    </w:div>
    <w:div w:id="212347745">
      <w:bodyDiv w:val="1"/>
      <w:marLeft w:val="0"/>
      <w:marRight w:val="0"/>
      <w:marTop w:val="0"/>
      <w:marBottom w:val="0"/>
      <w:divBdr>
        <w:top w:val="none" w:sz="0" w:space="0" w:color="auto"/>
        <w:left w:val="none" w:sz="0" w:space="0" w:color="auto"/>
        <w:bottom w:val="none" w:sz="0" w:space="0" w:color="auto"/>
        <w:right w:val="none" w:sz="0" w:space="0" w:color="auto"/>
      </w:divBdr>
    </w:div>
    <w:div w:id="212348940">
      <w:bodyDiv w:val="1"/>
      <w:marLeft w:val="0"/>
      <w:marRight w:val="0"/>
      <w:marTop w:val="0"/>
      <w:marBottom w:val="0"/>
      <w:divBdr>
        <w:top w:val="none" w:sz="0" w:space="0" w:color="auto"/>
        <w:left w:val="none" w:sz="0" w:space="0" w:color="auto"/>
        <w:bottom w:val="none" w:sz="0" w:space="0" w:color="auto"/>
        <w:right w:val="none" w:sz="0" w:space="0" w:color="auto"/>
      </w:divBdr>
    </w:div>
    <w:div w:id="212471320">
      <w:bodyDiv w:val="1"/>
      <w:marLeft w:val="0"/>
      <w:marRight w:val="0"/>
      <w:marTop w:val="0"/>
      <w:marBottom w:val="0"/>
      <w:divBdr>
        <w:top w:val="none" w:sz="0" w:space="0" w:color="auto"/>
        <w:left w:val="none" w:sz="0" w:space="0" w:color="auto"/>
        <w:bottom w:val="none" w:sz="0" w:space="0" w:color="auto"/>
        <w:right w:val="none" w:sz="0" w:space="0" w:color="auto"/>
      </w:divBdr>
    </w:div>
    <w:div w:id="212472891">
      <w:bodyDiv w:val="1"/>
      <w:marLeft w:val="0"/>
      <w:marRight w:val="0"/>
      <w:marTop w:val="0"/>
      <w:marBottom w:val="0"/>
      <w:divBdr>
        <w:top w:val="none" w:sz="0" w:space="0" w:color="auto"/>
        <w:left w:val="none" w:sz="0" w:space="0" w:color="auto"/>
        <w:bottom w:val="none" w:sz="0" w:space="0" w:color="auto"/>
        <w:right w:val="none" w:sz="0" w:space="0" w:color="auto"/>
      </w:divBdr>
    </w:div>
    <w:div w:id="212474016">
      <w:bodyDiv w:val="1"/>
      <w:marLeft w:val="0"/>
      <w:marRight w:val="0"/>
      <w:marTop w:val="0"/>
      <w:marBottom w:val="0"/>
      <w:divBdr>
        <w:top w:val="none" w:sz="0" w:space="0" w:color="auto"/>
        <w:left w:val="none" w:sz="0" w:space="0" w:color="auto"/>
        <w:bottom w:val="none" w:sz="0" w:space="0" w:color="auto"/>
        <w:right w:val="none" w:sz="0" w:space="0" w:color="auto"/>
      </w:divBdr>
    </w:div>
    <w:div w:id="212540244">
      <w:bodyDiv w:val="1"/>
      <w:marLeft w:val="0"/>
      <w:marRight w:val="0"/>
      <w:marTop w:val="0"/>
      <w:marBottom w:val="0"/>
      <w:divBdr>
        <w:top w:val="none" w:sz="0" w:space="0" w:color="auto"/>
        <w:left w:val="none" w:sz="0" w:space="0" w:color="auto"/>
        <w:bottom w:val="none" w:sz="0" w:space="0" w:color="auto"/>
        <w:right w:val="none" w:sz="0" w:space="0" w:color="auto"/>
      </w:divBdr>
      <w:divsChild>
        <w:div w:id="106462146">
          <w:marLeft w:val="480"/>
          <w:marRight w:val="0"/>
          <w:marTop w:val="0"/>
          <w:marBottom w:val="0"/>
          <w:divBdr>
            <w:top w:val="none" w:sz="0" w:space="0" w:color="auto"/>
            <w:left w:val="none" w:sz="0" w:space="0" w:color="auto"/>
            <w:bottom w:val="none" w:sz="0" w:space="0" w:color="auto"/>
            <w:right w:val="none" w:sz="0" w:space="0" w:color="auto"/>
          </w:divBdr>
        </w:div>
        <w:div w:id="140579857">
          <w:marLeft w:val="480"/>
          <w:marRight w:val="0"/>
          <w:marTop w:val="0"/>
          <w:marBottom w:val="0"/>
          <w:divBdr>
            <w:top w:val="none" w:sz="0" w:space="0" w:color="auto"/>
            <w:left w:val="none" w:sz="0" w:space="0" w:color="auto"/>
            <w:bottom w:val="none" w:sz="0" w:space="0" w:color="auto"/>
            <w:right w:val="none" w:sz="0" w:space="0" w:color="auto"/>
          </w:divBdr>
        </w:div>
        <w:div w:id="164244100">
          <w:marLeft w:val="480"/>
          <w:marRight w:val="0"/>
          <w:marTop w:val="0"/>
          <w:marBottom w:val="0"/>
          <w:divBdr>
            <w:top w:val="none" w:sz="0" w:space="0" w:color="auto"/>
            <w:left w:val="none" w:sz="0" w:space="0" w:color="auto"/>
            <w:bottom w:val="none" w:sz="0" w:space="0" w:color="auto"/>
            <w:right w:val="none" w:sz="0" w:space="0" w:color="auto"/>
          </w:divBdr>
        </w:div>
        <w:div w:id="199170383">
          <w:marLeft w:val="480"/>
          <w:marRight w:val="0"/>
          <w:marTop w:val="0"/>
          <w:marBottom w:val="0"/>
          <w:divBdr>
            <w:top w:val="none" w:sz="0" w:space="0" w:color="auto"/>
            <w:left w:val="none" w:sz="0" w:space="0" w:color="auto"/>
            <w:bottom w:val="none" w:sz="0" w:space="0" w:color="auto"/>
            <w:right w:val="none" w:sz="0" w:space="0" w:color="auto"/>
          </w:divBdr>
        </w:div>
        <w:div w:id="212541226">
          <w:marLeft w:val="480"/>
          <w:marRight w:val="0"/>
          <w:marTop w:val="0"/>
          <w:marBottom w:val="0"/>
          <w:divBdr>
            <w:top w:val="none" w:sz="0" w:space="0" w:color="auto"/>
            <w:left w:val="none" w:sz="0" w:space="0" w:color="auto"/>
            <w:bottom w:val="none" w:sz="0" w:space="0" w:color="auto"/>
            <w:right w:val="none" w:sz="0" w:space="0" w:color="auto"/>
          </w:divBdr>
        </w:div>
        <w:div w:id="318116549">
          <w:marLeft w:val="480"/>
          <w:marRight w:val="0"/>
          <w:marTop w:val="0"/>
          <w:marBottom w:val="0"/>
          <w:divBdr>
            <w:top w:val="none" w:sz="0" w:space="0" w:color="auto"/>
            <w:left w:val="none" w:sz="0" w:space="0" w:color="auto"/>
            <w:bottom w:val="none" w:sz="0" w:space="0" w:color="auto"/>
            <w:right w:val="none" w:sz="0" w:space="0" w:color="auto"/>
          </w:divBdr>
        </w:div>
        <w:div w:id="411319392">
          <w:marLeft w:val="480"/>
          <w:marRight w:val="0"/>
          <w:marTop w:val="0"/>
          <w:marBottom w:val="0"/>
          <w:divBdr>
            <w:top w:val="none" w:sz="0" w:space="0" w:color="auto"/>
            <w:left w:val="none" w:sz="0" w:space="0" w:color="auto"/>
            <w:bottom w:val="none" w:sz="0" w:space="0" w:color="auto"/>
            <w:right w:val="none" w:sz="0" w:space="0" w:color="auto"/>
          </w:divBdr>
        </w:div>
        <w:div w:id="457996746">
          <w:marLeft w:val="480"/>
          <w:marRight w:val="0"/>
          <w:marTop w:val="0"/>
          <w:marBottom w:val="0"/>
          <w:divBdr>
            <w:top w:val="none" w:sz="0" w:space="0" w:color="auto"/>
            <w:left w:val="none" w:sz="0" w:space="0" w:color="auto"/>
            <w:bottom w:val="none" w:sz="0" w:space="0" w:color="auto"/>
            <w:right w:val="none" w:sz="0" w:space="0" w:color="auto"/>
          </w:divBdr>
        </w:div>
        <w:div w:id="559097611">
          <w:marLeft w:val="480"/>
          <w:marRight w:val="0"/>
          <w:marTop w:val="0"/>
          <w:marBottom w:val="0"/>
          <w:divBdr>
            <w:top w:val="none" w:sz="0" w:space="0" w:color="auto"/>
            <w:left w:val="none" w:sz="0" w:space="0" w:color="auto"/>
            <w:bottom w:val="none" w:sz="0" w:space="0" w:color="auto"/>
            <w:right w:val="none" w:sz="0" w:space="0" w:color="auto"/>
          </w:divBdr>
        </w:div>
        <w:div w:id="679620025">
          <w:marLeft w:val="480"/>
          <w:marRight w:val="0"/>
          <w:marTop w:val="0"/>
          <w:marBottom w:val="0"/>
          <w:divBdr>
            <w:top w:val="none" w:sz="0" w:space="0" w:color="auto"/>
            <w:left w:val="none" w:sz="0" w:space="0" w:color="auto"/>
            <w:bottom w:val="none" w:sz="0" w:space="0" w:color="auto"/>
            <w:right w:val="none" w:sz="0" w:space="0" w:color="auto"/>
          </w:divBdr>
        </w:div>
        <w:div w:id="682322840">
          <w:marLeft w:val="480"/>
          <w:marRight w:val="0"/>
          <w:marTop w:val="0"/>
          <w:marBottom w:val="0"/>
          <w:divBdr>
            <w:top w:val="none" w:sz="0" w:space="0" w:color="auto"/>
            <w:left w:val="none" w:sz="0" w:space="0" w:color="auto"/>
            <w:bottom w:val="none" w:sz="0" w:space="0" w:color="auto"/>
            <w:right w:val="none" w:sz="0" w:space="0" w:color="auto"/>
          </w:divBdr>
        </w:div>
        <w:div w:id="703600511">
          <w:marLeft w:val="480"/>
          <w:marRight w:val="0"/>
          <w:marTop w:val="0"/>
          <w:marBottom w:val="0"/>
          <w:divBdr>
            <w:top w:val="none" w:sz="0" w:space="0" w:color="auto"/>
            <w:left w:val="none" w:sz="0" w:space="0" w:color="auto"/>
            <w:bottom w:val="none" w:sz="0" w:space="0" w:color="auto"/>
            <w:right w:val="none" w:sz="0" w:space="0" w:color="auto"/>
          </w:divBdr>
        </w:div>
        <w:div w:id="716047122">
          <w:marLeft w:val="480"/>
          <w:marRight w:val="0"/>
          <w:marTop w:val="0"/>
          <w:marBottom w:val="0"/>
          <w:divBdr>
            <w:top w:val="none" w:sz="0" w:space="0" w:color="auto"/>
            <w:left w:val="none" w:sz="0" w:space="0" w:color="auto"/>
            <w:bottom w:val="none" w:sz="0" w:space="0" w:color="auto"/>
            <w:right w:val="none" w:sz="0" w:space="0" w:color="auto"/>
          </w:divBdr>
        </w:div>
        <w:div w:id="767847748">
          <w:marLeft w:val="480"/>
          <w:marRight w:val="0"/>
          <w:marTop w:val="0"/>
          <w:marBottom w:val="0"/>
          <w:divBdr>
            <w:top w:val="none" w:sz="0" w:space="0" w:color="auto"/>
            <w:left w:val="none" w:sz="0" w:space="0" w:color="auto"/>
            <w:bottom w:val="none" w:sz="0" w:space="0" w:color="auto"/>
            <w:right w:val="none" w:sz="0" w:space="0" w:color="auto"/>
          </w:divBdr>
        </w:div>
        <w:div w:id="776288340">
          <w:marLeft w:val="480"/>
          <w:marRight w:val="0"/>
          <w:marTop w:val="0"/>
          <w:marBottom w:val="0"/>
          <w:divBdr>
            <w:top w:val="none" w:sz="0" w:space="0" w:color="auto"/>
            <w:left w:val="none" w:sz="0" w:space="0" w:color="auto"/>
            <w:bottom w:val="none" w:sz="0" w:space="0" w:color="auto"/>
            <w:right w:val="none" w:sz="0" w:space="0" w:color="auto"/>
          </w:divBdr>
        </w:div>
        <w:div w:id="783184456">
          <w:marLeft w:val="480"/>
          <w:marRight w:val="0"/>
          <w:marTop w:val="0"/>
          <w:marBottom w:val="0"/>
          <w:divBdr>
            <w:top w:val="none" w:sz="0" w:space="0" w:color="auto"/>
            <w:left w:val="none" w:sz="0" w:space="0" w:color="auto"/>
            <w:bottom w:val="none" w:sz="0" w:space="0" w:color="auto"/>
            <w:right w:val="none" w:sz="0" w:space="0" w:color="auto"/>
          </w:divBdr>
        </w:div>
        <w:div w:id="820078560">
          <w:marLeft w:val="480"/>
          <w:marRight w:val="0"/>
          <w:marTop w:val="0"/>
          <w:marBottom w:val="0"/>
          <w:divBdr>
            <w:top w:val="none" w:sz="0" w:space="0" w:color="auto"/>
            <w:left w:val="none" w:sz="0" w:space="0" w:color="auto"/>
            <w:bottom w:val="none" w:sz="0" w:space="0" w:color="auto"/>
            <w:right w:val="none" w:sz="0" w:space="0" w:color="auto"/>
          </w:divBdr>
        </w:div>
        <w:div w:id="835223203">
          <w:marLeft w:val="480"/>
          <w:marRight w:val="0"/>
          <w:marTop w:val="0"/>
          <w:marBottom w:val="0"/>
          <w:divBdr>
            <w:top w:val="none" w:sz="0" w:space="0" w:color="auto"/>
            <w:left w:val="none" w:sz="0" w:space="0" w:color="auto"/>
            <w:bottom w:val="none" w:sz="0" w:space="0" w:color="auto"/>
            <w:right w:val="none" w:sz="0" w:space="0" w:color="auto"/>
          </w:divBdr>
        </w:div>
        <w:div w:id="839537845">
          <w:marLeft w:val="480"/>
          <w:marRight w:val="0"/>
          <w:marTop w:val="0"/>
          <w:marBottom w:val="0"/>
          <w:divBdr>
            <w:top w:val="none" w:sz="0" w:space="0" w:color="auto"/>
            <w:left w:val="none" w:sz="0" w:space="0" w:color="auto"/>
            <w:bottom w:val="none" w:sz="0" w:space="0" w:color="auto"/>
            <w:right w:val="none" w:sz="0" w:space="0" w:color="auto"/>
          </w:divBdr>
        </w:div>
      </w:divsChild>
    </w:div>
    <w:div w:id="212543468">
      <w:bodyDiv w:val="1"/>
      <w:marLeft w:val="0"/>
      <w:marRight w:val="0"/>
      <w:marTop w:val="0"/>
      <w:marBottom w:val="0"/>
      <w:divBdr>
        <w:top w:val="none" w:sz="0" w:space="0" w:color="auto"/>
        <w:left w:val="none" w:sz="0" w:space="0" w:color="auto"/>
        <w:bottom w:val="none" w:sz="0" w:space="0" w:color="auto"/>
        <w:right w:val="none" w:sz="0" w:space="0" w:color="auto"/>
      </w:divBdr>
    </w:div>
    <w:div w:id="212544200">
      <w:bodyDiv w:val="1"/>
      <w:marLeft w:val="0"/>
      <w:marRight w:val="0"/>
      <w:marTop w:val="0"/>
      <w:marBottom w:val="0"/>
      <w:divBdr>
        <w:top w:val="none" w:sz="0" w:space="0" w:color="auto"/>
        <w:left w:val="none" w:sz="0" w:space="0" w:color="auto"/>
        <w:bottom w:val="none" w:sz="0" w:space="0" w:color="auto"/>
        <w:right w:val="none" w:sz="0" w:space="0" w:color="auto"/>
      </w:divBdr>
    </w:div>
    <w:div w:id="212667919">
      <w:bodyDiv w:val="1"/>
      <w:marLeft w:val="0"/>
      <w:marRight w:val="0"/>
      <w:marTop w:val="0"/>
      <w:marBottom w:val="0"/>
      <w:divBdr>
        <w:top w:val="none" w:sz="0" w:space="0" w:color="auto"/>
        <w:left w:val="none" w:sz="0" w:space="0" w:color="auto"/>
        <w:bottom w:val="none" w:sz="0" w:space="0" w:color="auto"/>
        <w:right w:val="none" w:sz="0" w:space="0" w:color="auto"/>
      </w:divBdr>
    </w:div>
    <w:div w:id="212736584">
      <w:bodyDiv w:val="1"/>
      <w:marLeft w:val="0"/>
      <w:marRight w:val="0"/>
      <w:marTop w:val="0"/>
      <w:marBottom w:val="0"/>
      <w:divBdr>
        <w:top w:val="none" w:sz="0" w:space="0" w:color="auto"/>
        <w:left w:val="none" w:sz="0" w:space="0" w:color="auto"/>
        <w:bottom w:val="none" w:sz="0" w:space="0" w:color="auto"/>
        <w:right w:val="none" w:sz="0" w:space="0" w:color="auto"/>
      </w:divBdr>
    </w:div>
    <w:div w:id="213079983">
      <w:bodyDiv w:val="1"/>
      <w:marLeft w:val="0"/>
      <w:marRight w:val="0"/>
      <w:marTop w:val="0"/>
      <w:marBottom w:val="0"/>
      <w:divBdr>
        <w:top w:val="none" w:sz="0" w:space="0" w:color="auto"/>
        <w:left w:val="none" w:sz="0" w:space="0" w:color="auto"/>
        <w:bottom w:val="none" w:sz="0" w:space="0" w:color="auto"/>
        <w:right w:val="none" w:sz="0" w:space="0" w:color="auto"/>
      </w:divBdr>
    </w:div>
    <w:div w:id="213274818">
      <w:bodyDiv w:val="1"/>
      <w:marLeft w:val="0"/>
      <w:marRight w:val="0"/>
      <w:marTop w:val="0"/>
      <w:marBottom w:val="0"/>
      <w:divBdr>
        <w:top w:val="none" w:sz="0" w:space="0" w:color="auto"/>
        <w:left w:val="none" w:sz="0" w:space="0" w:color="auto"/>
        <w:bottom w:val="none" w:sz="0" w:space="0" w:color="auto"/>
        <w:right w:val="none" w:sz="0" w:space="0" w:color="auto"/>
      </w:divBdr>
    </w:div>
    <w:div w:id="213279772">
      <w:bodyDiv w:val="1"/>
      <w:marLeft w:val="0"/>
      <w:marRight w:val="0"/>
      <w:marTop w:val="0"/>
      <w:marBottom w:val="0"/>
      <w:divBdr>
        <w:top w:val="none" w:sz="0" w:space="0" w:color="auto"/>
        <w:left w:val="none" w:sz="0" w:space="0" w:color="auto"/>
        <w:bottom w:val="none" w:sz="0" w:space="0" w:color="auto"/>
        <w:right w:val="none" w:sz="0" w:space="0" w:color="auto"/>
      </w:divBdr>
    </w:div>
    <w:div w:id="213658120">
      <w:bodyDiv w:val="1"/>
      <w:marLeft w:val="0"/>
      <w:marRight w:val="0"/>
      <w:marTop w:val="0"/>
      <w:marBottom w:val="0"/>
      <w:divBdr>
        <w:top w:val="none" w:sz="0" w:space="0" w:color="auto"/>
        <w:left w:val="none" w:sz="0" w:space="0" w:color="auto"/>
        <w:bottom w:val="none" w:sz="0" w:space="0" w:color="auto"/>
        <w:right w:val="none" w:sz="0" w:space="0" w:color="auto"/>
      </w:divBdr>
    </w:div>
    <w:div w:id="213736702">
      <w:bodyDiv w:val="1"/>
      <w:marLeft w:val="0"/>
      <w:marRight w:val="0"/>
      <w:marTop w:val="0"/>
      <w:marBottom w:val="0"/>
      <w:divBdr>
        <w:top w:val="none" w:sz="0" w:space="0" w:color="auto"/>
        <w:left w:val="none" w:sz="0" w:space="0" w:color="auto"/>
        <w:bottom w:val="none" w:sz="0" w:space="0" w:color="auto"/>
        <w:right w:val="none" w:sz="0" w:space="0" w:color="auto"/>
      </w:divBdr>
    </w:div>
    <w:div w:id="213783140">
      <w:bodyDiv w:val="1"/>
      <w:marLeft w:val="0"/>
      <w:marRight w:val="0"/>
      <w:marTop w:val="0"/>
      <w:marBottom w:val="0"/>
      <w:divBdr>
        <w:top w:val="none" w:sz="0" w:space="0" w:color="auto"/>
        <w:left w:val="none" w:sz="0" w:space="0" w:color="auto"/>
        <w:bottom w:val="none" w:sz="0" w:space="0" w:color="auto"/>
        <w:right w:val="none" w:sz="0" w:space="0" w:color="auto"/>
      </w:divBdr>
    </w:div>
    <w:div w:id="213852804">
      <w:bodyDiv w:val="1"/>
      <w:marLeft w:val="0"/>
      <w:marRight w:val="0"/>
      <w:marTop w:val="0"/>
      <w:marBottom w:val="0"/>
      <w:divBdr>
        <w:top w:val="none" w:sz="0" w:space="0" w:color="auto"/>
        <w:left w:val="none" w:sz="0" w:space="0" w:color="auto"/>
        <w:bottom w:val="none" w:sz="0" w:space="0" w:color="auto"/>
        <w:right w:val="none" w:sz="0" w:space="0" w:color="auto"/>
      </w:divBdr>
    </w:div>
    <w:div w:id="213855747">
      <w:bodyDiv w:val="1"/>
      <w:marLeft w:val="0"/>
      <w:marRight w:val="0"/>
      <w:marTop w:val="0"/>
      <w:marBottom w:val="0"/>
      <w:divBdr>
        <w:top w:val="none" w:sz="0" w:space="0" w:color="auto"/>
        <w:left w:val="none" w:sz="0" w:space="0" w:color="auto"/>
        <w:bottom w:val="none" w:sz="0" w:space="0" w:color="auto"/>
        <w:right w:val="none" w:sz="0" w:space="0" w:color="auto"/>
      </w:divBdr>
    </w:div>
    <w:div w:id="213930241">
      <w:bodyDiv w:val="1"/>
      <w:marLeft w:val="0"/>
      <w:marRight w:val="0"/>
      <w:marTop w:val="0"/>
      <w:marBottom w:val="0"/>
      <w:divBdr>
        <w:top w:val="none" w:sz="0" w:space="0" w:color="auto"/>
        <w:left w:val="none" w:sz="0" w:space="0" w:color="auto"/>
        <w:bottom w:val="none" w:sz="0" w:space="0" w:color="auto"/>
        <w:right w:val="none" w:sz="0" w:space="0" w:color="auto"/>
      </w:divBdr>
    </w:div>
    <w:div w:id="214006541">
      <w:bodyDiv w:val="1"/>
      <w:marLeft w:val="0"/>
      <w:marRight w:val="0"/>
      <w:marTop w:val="0"/>
      <w:marBottom w:val="0"/>
      <w:divBdr>
        <w:top w:val="none" w:sz="0" w:space="0" w:color="auto"/>
        <w:left w:val="none" w:sz="0" w:space="0" w:color="auto"/>
        <w:bottom w:val="none" w:sz="0" w:space="0" w:color="auto"/>
        <w:right w:val="none" w:sz="0" w:space="0" w:color="auto"/>
      </w:divBdr>
    </w:div>
    <w:div w:id="214199975">
      <w:bodyDiv w:val="1"/>
      <w:marLeft w:val="0"/>
      <w:marRight w:val="0"/>
      <w:marTop w:val="0"/>
      <w:marBottom w:val="0"/>
      <w:divBdr>
        <w:top w:val="none" w:sz="0" w:space="0" w:color="auto"/>
        <w:left w:val="none" w:sz="0" w:space="0" w:color="auto"/>
        <w:bottom w:val="none" w:sz="0" w:space="0" w:color="auto"/>
        <w:right w:val="none" w:sz="0" w:space="0" w:color="auto"/>
      </w:divBdr>
    </w:div>
    <w:div w:id="214464758">
      <w:bodyDiv w:val="1"/>
      <w:marLeft w:val="0"/>
      <w:marRight w:val="0"/>
      <w:marTop w:val="0"/>
      <w:marBottom w:val="0"/>
      <w:divBdr>
        <w:top w:val="none" w:sz="0" w:space="0" w:color="auto"/>
        <w:left w:val="none" w:sz="0" w:space="0" w:color="auto"/>
        <w:bottom w:val="none" w:sz="0" w:space="0" w:color="auto"/>
        <w:right w:val="none" w:sz="0" w:space="0" w:color="auto"/>
      </w:divBdr>
    </w:div>
    <w:div w:id="214509927">
      <w:bodyDiv w:val="1"/>
      <w:marLeft w:val="0"/>
      <w:marRight w:val="0"/>
      <w:marTop w:val="0"/>
      <w:marBottom w:val="0"/>
      <w:divBdr>
        <w:top w:val="none" w:sz="0" w:space="0" w:color="auto"/>
        <w:left w:val="none" w:sz="0" w:space="0" w:color="auto"/>
        <w:bottom w:val="none" w:sz="0" w:space="0" w:color="auto"/>
        <w:right w:val="none" w:sz="0" w:space="0" w:color="auto"/>
      </w:divBdr>
    </w:div>
    <w:div w:id="214657151">
      <w:bodyDiv w:val="1"/>
      <w:marLeft w:val="0"/>
      <w:marRight w:val="0"/>
      <w:marTop w:val="0"/>
      <w:marBottom w:val="0"/>
      <w:divBdr>
        <w:top w:val="none" w:sz="0" w:space="0" w:color="auto"/>
        <w:left w:val="none" w:sz="0" w:space="0" w:color="auto"/>
        <w:bottom w:val="none" w:sz="0" w:space="0" w:color="auto"/>
        <w:right w:val="none" w:sz="0" w:space="0" w:color="auto"/>
      </w:divBdr>
    </w:div>
    <w:div w:id="214705413">
      <w:bodyDiv w:val="1"/>
      <w:marLeft w:val="0"/>
      <w:marRight w:val="0"/>
      <w:marTop w:val="0"/>
      <w:marBottom w:val="0"/>
      <w:divBdr>
        <w:top w:val="none" w:sz="0" w:space="0" w:color="auto"/>
        <w:left w:val="none" w:sz="0" w:space="0" w:color="auto"/>
        <w:bottom w:val="none" w:sz="0" w:space="0" w:color="auto"/>
        <w:right w:val="none" w:sz="0" w:space="0" w:color="auto"/>
      </w:divBdr>
    </w:div>
    <w:div w:id="214707225">
      <w:bodyDiv w:val="1"/>
      <w:marLeft w:val="0"/>
      <w:marRight w:val="0"/>
      <w:marTop w:val="0"/>
      <w:marBottom w:val="0"/>
      <w:divBdr>
        <w:top w:val="none" w:sz="0" w:space="0" w:color="auto"/>
        <w:left w:val="none" w:sz="0" w:space="0" w:color="auto"/>
        <w:bottom w:val="none" w:sz="0" w:space="0" w:color="auto"/>
        <w:right w:val="none" w:sz="0" w:space="0" w:color="auto"/>
      </w:divBdr>
    </w:div>
    <w:div w:id="214774887">
      <w:bodyDiv w:val="1"/>
      <w:marLeft w:val="0"/>
      <w:marRight w:val="0"/>
      <w:marTop w:val="0"/>
      <w:marBottom w:val="0"/>
      <w:divBdr>
        <w:top w:val="none" w:sz="0" w:space="0" w:color="auto"/>
        <w:left w:val="none" w:sz="0" w:space="0" w:color="auto"/>
        <w:bottom w:val="none" w:sz="0" w:space="0" w:color="auto"/>
        <w:right w:val="none" w:sz="0" w:space="0" w:color="auto"/>
      </w:divBdr>
    </w:div>
    <w:div w:id="215170940">
      <w:bodyDiv w:val="1"/>
      <w:marLeft w:val="0"/>
      <w:marRight w:val="0"/>
      <w:marTop w:val="0"/>
      <w:marBottom w:val="0"/>
      <w:divBdr>
        <w:top w:val="none" w:sz="0" w:space="0" w:color="auto"/>
        <w:left w:val="none" w:sz="0" w:space="0" w:color="auto"/>
        <w:bottom w:val="none" w:sz="0" w:space="0" w:color="auto"/>
        <w:right w:val="none" w:sz="0" w:space="0" w:color="auto"/>
      </w:divBdr>
    </w:div>
    <w:div w:id="215314677">
      <w:bodyDiv w:val="1"/>
      <w:marLeft w:val="0"/>
      <w:marRight w:val="0"/>
      <w:marTop w:val="0"/>
      <w:marBottom w:val="0"/>
      <w:divBdr>
        <w:top w:val="none" w:sz="0" w:space="0" w:color="auto"/>
        <w:left w:val="none" w:sz="0" w:space="0" w:color="auto"/>
        <w:bottom w:val="none" w:sz="0" w:space="0" w:color="auto"/>
        <w:right w:val="none" w:sz="0" w:space="0" w:color="auto"/>
      </w:divBdr>
    </w:div>
    <w:div w:id="215505712">
      <w:bodyDiv w:val="1"/>
      <w:marLeft w:val="0"/>
      <w:marRight w:val="0"/>
      <w:marTop w:val="0"/>
      <w:marBottom w:val="0"/>
      <w:divBdr>
        <w:top w:val="none" w:sz="0" w:space="0" w:color="auto"/>
        <w:left w:val="none" w:sz="0" w:space="0" w:color="auto"/>
        <w:bottom w:val="none" w:sz="0" w:space="0" w:color="auto"/>
        <w:right w:val="none" w:sz="0" w:space="0" w:color="auto"/>
      </w:divBdr>
    </w:div>
    <w:div w:id="215506045">
      <w:bodyDiv w:val="1"/>
      <w:marLeft w:val="0"/>
      <w:marRight w:val="0"/>
      <w:marTop w:val="0"/>
      <w:marBottom w:val="0"/>
      <w:divBdr>
        <w:top w:val="none" w:sz="0" w:space="0" w:color="auto"/>
        <w:left w:val="none" w:sz="0" w:space="0" w:color="auto"/>
        <w:bottom w:val="none" w:sz="0" w:space="0" w:color="auto"/>
        <w:right w:val="none" w:sz="0" w:space="0" w:color="auto"/>
      </w:divBdr>
    </w:div>
    <w:div w:id="215630682">
      <w:bodyDiv w:val="1"/>
      <w:marLeft w:val="0"/>
      <w:marRight w:val="0"/>
      <w:marTop w:val="0"/>
      <w:marBottom w:val="0"/>
      <w:divBdr>
        <w:top w:val="none" w:sz="0" w:space="0" w:color="auto"/>
        <w:left w:val="none" w:sz="0" w:space="0" w:color="auto"/>
        <w:bottom w:val="none" w:sz="0" w:space="0" w:color="auto"/>
        <w:right w:val="none" w:sz="0" w:space="0" w:color="auto"/>
      </w:divBdr>
    </w:div>
    <w:div w:id="215698737">
      <w:bodyDiv w:val="1"/>
      <w:marLeft w:val="0"/>
      <w:marRight w:val="0"/>
      <w:marTop w:val="0"/>
      <w:marBottom w:val="0"/>
      <w:divBdr>
        <w:top w:val="none" w:sz="0" w:space="0" w:color="auto"/>
        <w:left w:val="none" w:sz="0" w:space="0" w:color="auto"/>
        <w:bottom w:val="none" w:sz="0" w:space="0" w:color="auto"/>
        <w:right w:val="none" w:sz="0" w:space="0" w:color="auto"/>
      </w:divBdr>
    </w:div>
    <w:div w:id="215821237">
      <w:bodyDiv w:val="1"/>
      <w:marLeft w:val="0"/>
      <w:marRight w:val="0"/>
      <w:marTop w:val="0"/>
      <w:marBottom w:val="0"/>
      <w:divBdr>
        <w:top w:val="none" w:sz="0" w:space="0" w:color="auto"/>
        <w:left w:val="none" w:sz="0" w:space="0" w:color="auto"/>
        <w:bottom w:val="none" w:sz="0" w:space="0" w:color="auto"/>
        <w:right w:val="none" w:sz="0" w:space="0" w:color="auto"/>
      </w:divBdr>
    </w:div>
    <w:div w:id="215971239">
      <w:bodyDiv w:val="1"/>
      <w:marLeft w:val="0"/>
      <w:marRight w:val="0"/>
      <w:marTop w:val="0"/>
      <w:marBottom w:val="0"/>
      <w:divBdr>
        <w:top w:val="none" w:sz="0" w:space="0" w:color="auto"/>
        <w:left w:val="none" w:sz="0" w:space="0" w:color="auto"/>
        <w:bottom w:val="none" w:sz="0" w:space="0" w:color="auto"/>
        <w:right w:val="none" w:sz="0" w:space="0" w:color="auto"/>
      </w:divBdr>
    </w:div>
    <w:div w:id="216010310">
      <w:bodyDiv w:val="1"/>
      <w:marLeft w:val="0"/>
      <w:marRight w:val="0"/>
      <w:marTop w:val="0"/>
      <w:marBottom w:val="0"/>
      <w:divBdr>
        <w:top w:val="none" w:sz="0" w:space="0" w:color="auto"/>
        <w:left w:val="none" w:sz="0" w:space="0" w:color="auto"/>
        <w:bottom w:val="none" w:sz="0" w:space="0" w:color="auto"/>
        <w:right w:val="none" w:sz="0" w:space="0" w:color="auto"/>
      </w:divBdr>
    </w:div>
    <w:div w:id="216015374">
      <w:bodyDiv w:val="1"/>
      <w:marLeft w:val="0"/>
      <w:marRight w:val="0"/>
      <w:marTop w:val="0"/>
      <w:marBottom w:val="0"/>
      <w:divBdr>
        <w:top w:val="none" w:sz="0" w:space="0" w:color="auto"/>
        <w:left w:val="none" w:sz="0" w:space="0" w:color="auto"/>
        <w:bottom w:val="none" w:sz="0" w:space="0" w:color="auto"/>
        <w:right w:val="none" w:sz="0" w:space="0" w:color="auto"/>
      </w:divBdr>
    </w:div>
    <w:div w:id="216206290">
      <w:bodyDiv w:val="1"/>
      <w:marLeft w:val="0"/>
      <w:marRight w:val="0"/>
      <w:marTop w:val="0"/>
      <w:marBottom w:val="0"/>
      <w:divBdr>
        <w:top w:val="none" w:sz="0" w:space="0" w:color="auto"/>
        <w:left w:val="none" w:sz="0" w:space="0" w:color="auto"/>
        <w:bottom w:val="none" w:sz="0" w:space="0" w:color="auto"/>
        <w:right w:val="none" w:sz="0" w:space="0" w:color="auto"/>
      </w:divBdr>
    </w:div>
    <w:div w:id="216283525">
      <w:bodyDiv w:val="1"/>
      <w:marLeft w:val="0"/>
      <w:marRight w:val="0"/>
      <w:marTop w:val="0"/>
      <w:marBottom w:val="0"/>
      <w:divBdr>
        <w:top w:val="none" w:sz="0" w:space="0" w:color="auto"/>
        <w:left w:val="none" w:sz="0" w:space="0" w:color="auto"/>
        <w:bottom w:val="none" w:sz="0" w:space="0" w:color="auto"/>
        <w:right w:val="none" w:sz="0" w:space="0" w:color="auto"/>
      </w:divBdr>
    </w:div>
    <w:div w:id="216357918">
      <w:bodyDiv w:val="1"/>
      <w:marLeft w:val="0"/>
      <w:marRight w:val="0"/>
      <w:marTop w:val="0"/>
      <w:marBottom w:val="0"/>
      <w:divBdr>
        <w:top w:val="none" w:sz="0" w:space="0" w:color="auto"/>
        <w:left w:val="none" w:sz="0" w:space="0" w:color="auto"/>
        <w:bottom w:val="none" w:sz="0" w:space="0" w:color="auto"/>
        <w:right w:val="none" w:sz="0" w:space="0" w:color="auto"/>
      </w:divBdr>
    </w:div>
    <w:div w:id="216405890">
      <w:bodyDiv w:val="1"/>
      <w:marLeft w:val="0"/>
      <w:marRight w:val="0"/>
      <w:marTop w:val="0"/>
      <w:marBottom w:val="0"/>
      <w:divBdr>
        <w:top w:val="none" w:sz="0" w:space="0" w:color="auto"/>
        <w:left w:val="none" w:sz="0" w:space="0" w:color="auto"/>
        <w:bottom w:val="none" w:sz="0" w:space="0" w:color="auto"/>
        <w:right w:val="none" w:sz="0" w:space="0" w:color="auto"/>
      </w:divBdr>
    </w:div>
    <w:div w:id="216432346">
      <w:bodyDiv w:val="1"/>
      <w:marLeft w:val="0"/>
      <w:marRight w:val="0"/>
      <w:marTop w:val="0"/>
      <w:marBottom w:val="0"/>
      <w:divBdr>
        <w:top w:val="none" w:sz="0" w:space="0" w:color="auto"/>
        <w:left w:val="none" w:sz="0" w:space="0" w:color="auto"/>
        <w:bottom w:val="none" w:sz="0" w:space="0" w:color="auto"/>
        <w:right w:val="none" w:sz="0" w:space="0" w:color="auto"/>
      </w:divBdr>
    </w:div>
    <w:div w:id="216673482">
      <w:bodyDiv w:val="1"/>
      <w:marLeft w:val="0"/>
      <w:marRight w:val="0"/>
      <w:marTop w:val="0"/>
      <w:marBottom w:val="0"/>
      <w:divBdr>
        <w:top w:val="none" w:sz="0" w:space="0" w:color="auto"/>
        <w:left w:val="none" w:sz="0" w:space="0" w:color="auto"/>
        <w:bottom w:val="none" w:sz="0" w:space="0" w:color="auto"/>
        <w:right w:val="none" w:sz="0" w:space="0" w:color="auto"/>
      </w:divBdr>
    </w:div>
    <w:div w:id="216863409">
      <w:bodyDiv w:val="1"/>
      <w:marLeft w:val="0"/>
      <w:marRight w:val="0"/>
      <w:marTop w:val="0"/>
      <w:marBottom w:val="0"/>
      <w:divBdr>
        <w:top w:val="none" w:sz="0" w:space="0" w:color="auto"/>
        <w:left w:val="none" w:sz="0" w:space="0" w:color="auto"/>
        <w:bottom w:val="none" w:sz="0" w:space="0" w:color="auto"/>
        <w:right w:val="none" w:sz="0" w:space="0" w:color="auto"/>
      </w:divBdr>
    </w:div>
    <w:div w:id="216865311">
      <w:bodyDiv w:val="1"/>
      <w:marLeft w:val="0"/>
      <w:marRight w:val="0"/>
      <w:marTop w:val="0"/>
      <w:marBottom w:val="0"/>
      <w:divBdr>
        <w:top w:val="none" w:sz="0" w:space="0" w:color="auto"/>
        <w:left w:val="none" w:sz="0" w:space="0" w:color="auto"/>
        <w:bottom w:val="none" w:sz="0" w:space="0" w:color="auto"/>
        <w:right w:val="none" w:sz="0" w:space="0" w:color="auto"/>
      </w:divBdr>
    </w:div>
    <w:div w:id="216936551">
      <w:bodyDiv w:val="1"/>
      <w:marLeft w:val="0"/>
      <w:marRight w:val="0"/>
      <w:marTop w:val="0"/>
      <w:marBottom w:val="0"/>
      <w:divBdr>
        <w:top w:val="none" w:sz="0" w:space="0" w:color="auto"/>
        <w:left w:val="none" w:sz="0" w:space="0" w:color="auto"/>
        <w:bottom w:val="none" w:sz="0" w:space="0" w:color="auto"/>
        <w:right w:val="none" w:sz="0" w:space="0" w:color="auto"/>
      </w:divBdr>
    </w:div>
    <w:div w:id="217056539">
      <w:bodyDiv w:val="1"/>
      <w:marLeft w:val="0"/>
      <w:marRight w:val="0"/>
      <w:marTop w:val="0"/>
      <w:marBottom w:val="0"/>
      <w:divBdr>
        <w:top w:val="none" w:sz="0" w:space="0" w:color="auto"/>
        <w:left w:val="none" w:sz="0" w:space="0" w:color="auto"/>
        <w:bottom w:val="none" w:sz="0" w:space="0" w:color="auto"/>
        <w:right w:val="none" w:sz="0" w:space="0" w:color="auto"/>
      </w:divBdr>
    </w:div>
    <w:div w:id="217204705">
      <w:bodyDiv w:val="1"/>
      <w:marLeft w:val="0"/>
      <w:marRight w:val="0"/>
      <w:marTop w:val="0"/>
      <w:marBottom w:val="0"/>
      <w:divBdr>
        <w:top w:val="none" w:sz="0" w:space="0" w:color="auto"/>
        <w:left w:val="none" w:sz="0" w:space="0" w:color="auto"/>
        <w:bottom w:val="none" w:sz="0" w:space="0" w:color="auto"/>
        <w:right w:val="none" w:sz="0" w:space="0" w:color="auto"/>
      </w:divBdr>
    </w:div>
    <w:div w:id="217208116">
      <w:bodyDiv w:val="1"/>
      <w:marLeft w:val="0"/>
      <w:marRight w:val="0"/>
      <w:marTop w:val="0"/>
      <w:marBottom w:val="0"/>
      <w:divBdr>
        <w:top w:val="none" w:sz="0" w:space="0" w:color="auto"/>
        <w:left w:val="none" w:sz="0" w:space="0" w:color="auto"/>
        <w:bottom w:val="none" w:sz="0" w:space="0" w:color="auto"/>
        <w:right w:val="none" w:sz="0" w:space="0" w:color="auto"/>
      </w:divBdr>
    </w:div>
    <w:div w:id="217210214">
      <w:bodyDiv w:val="1"/>
      <w:marLeft w:val="0"/>
      <w:marRight w:val="0"/>
      <w:marTop w:val="0"/>
      <w:marBottom w:val="0"/>
      <w:divBdr>
        <w:top w:val="none" w:sz="0" w:space="0" w:color="auto"/>
        <w:left w:val="none" w:sz="0" w:space="0" w:color="auto"/>
        <w:bottom w:val="none" w:sz="0" w:space="0" w:color="auto"/>
        <w:right w:val="none" w:sz="0" w:space="0" w:color="auto"/>
      </w:divBdr>
    </w:div>
    <w:div w:id="217211875">
      <w:bodyDiv w:val="1"/>
      <w:marLeft w:val="0"/>
      <w:marRight w:val="0"/>
      <w:marTop w:val="0"/>
      <w:marBottom w:val="0"/>
      <w:divBdr>
        <w:top w:val="none" w:sz="0" w:space="0" w:color="auto"/>
        <w:left w:val="none" w:sz="0" w:space="0" w:color="auto"/>
        <w:bottom w:val="none" w:sz="0" w:space="0" w:color="auto"/>
        <w:right w:val="none" w:sz="0" w:space="0" w:color="auto"/>
      </w:divBdr>
    </w:div>
    <w:div w:id="217320400">
      <w:bodyDiv w:val="1"/>
      <w:marLeft w:val="0"/>
      <w:marRight w:val="0"/>
      <w:marTop w:val="0"/>
      <w:marBottom w:val="0"/>
      <w:divBdr>
        <w:top w:val="none" w:sz="0" w:space="0" w:color="auto"/>
        <w:left w:val="none" w:sz="0" w:space="0" w:color="auto"/>
        <w:bottom w:val="none" w:sz="0" w:space="0" w:color="auto"/>
        <w:right w:val="none" w:sz="0" w:space="0" w:color="auto"/>
      </w:divBdr>
    </w:div>
    <w:div w:id="217515152">
      <w:bodyDiv w:val="1"/>
      <w:marLeft w:val="0"/>
      <w:marRight w:val="0"/>
      <w:marTop w:val="0"/>
      <w:marBottom w:val="0"/>
      <w:divBdr>
        <w:top w:val="none" w:sz="0" w:space="0" w:color="auto"/>
        <w:left w:val="none" w:sz="0" w:space="0" w:color="auto"/>
        <w:bottom w:val="none" w:sz="0" w:space="0" w:color="auto"/>
        <w:right w:val="none" w:sz="0" w:space="0" w:color="auto"/>
      </w:divBdr>
    </w:div>
    <w:div w:id="217666828">
      <w:bodyDiv w:val="1"/>
      <w:marLeft w:val="0"/>
      <w:marRight w:val="0"/>
      <w:marTop w:val="0"/>
      <w:marBottom w:val="0"/>
      <w:divBdr>
        <w:top w:val="none" w:sz="0" w:space="0" w:color="auto"/>
        <w:left w:val="none" w:sz="0" w:space="0" w:color="auto"/>
        <w:bottom w:val="none" w:sz="0" w:space="0" w:color="auto"/>
        <w:right w:val="none" w:sz="0" w:space="0" w:color="auto"/>
      </w:divBdr>
    </w:div>
    <w:div w:id="217713905">
      <w:bodyDiv w:val="1"/>
      <w:marLeft w:val="0"/>
      <w:marRight w:val="0"/>
      <w:marTop w:val="0"/>
      <w:marBottom w:val="0"/>
      <w:divBdr>
        <w:top w:val="none" w:sz="0" w:space="0" w:color="auto"/>
        <w:left w:val="none" w:sz="0" w:space="0" w:color="auto"/>
        <w:bottom w:val="none" w:sz="0" w:space="0" w:color="auto"/>
        <w:right w:val="none" w:sz="0" w:space="0" w:color="auto"/>
      </w:divBdr>
    </w:div>
    <w:div w:id="217740493">
      <w:bodyDiv w:val="1"/>
      <w:marLeft w:val="0"/>
      <w:marRight w:val="0"/>
      <w:marTop w:val="0"/>
      <w:marBottom w:val="0"/>
      <w:divBdr>
        <w:top w:val="none" w:sz="0" w:space="0" w:color="auto"/>
        <w:left w:val="none" w:sz="0" w:space="0" w:color="auto"/>
        <w:bottom w:val="none" w:sz="0" w:space="0" w:color="auto"/>
        <w:right w:val="none" w:sz="0" w:space="0" w:color="auto"/>
      </w:divBdr>
    </w:div>
    <w:div w:id="217742903">
      <w:bodyDiv w:val="1"/>
      <w:marLeft w:val="0"/>
      <w:marRight w:val="0"/>
      <w:marTop w:val="0"/>
      <w:marBottom w:val="0"/>
      <w:divBdr>
        <w:top w:val="none" w:sz="0" w:space="0" w:color="auto"/>
        <w:left w:val="none" w:sz="0" w:space="0" w:color="auto"/>
        <w:bottom w:val="none" w:sz="0" w:space="0" w:color="auto"/>
        <w:right w:val="none" w:sz="0" w:space="0" w:color="auto"/>
      </w:divBdr>
    </w:div>
    <w:div w:id="217860312">
      <w:bodyDiv w:val="1"/>
      <w:marLeft w:val="0"/>
      <w:marRight w:val="0"/>
      <w:marTop w:val="0"/>
      <w:marBottom w:val="0"/>
      <w:divBdr>
        <w:top w:val="none" w:sz="0" w:space="0" w:color="auto"/>
        <w:left w:val="none" w:sz="0" w:space="0" w:color="auto"/>
        <w:bottom w:val="none" w:sz="0" w:space="0" w:color="auto"/>
        <w:right w:val="none" w:sz="0" w:space="0" w:color="auto"/>
      </w:divBdr>
    </w:div>
    <w:div w:id="217980703">
      <w:bodyDiv w:val="1"/>
      <w:marLeft w:val="0"/>
      <w:marRight w:val="0"/>
      <w:marTop w:val="0"/>
      <w:marBottom w:val="0"/>
      <w:divBdr>
        <w:top w:val="none" w:sz="0" w:space="0" w:color="auto"/>
        <w:left w:val="none" w:sz="0" w:space="0" w:color="auto"/>
        <w:bottom w:val="none" w:sz="0" w:space="0" w:color="auto"/>
        <w:right w:val="none" w:sz="0" w:space="0" w:color="auto"/>
      </w:divBdr>
    </w:div>
    <w:div w:id="218175389">
      <w:bodyDiv w:val="1"/>
      <w:marLeft w:val="0"/>
      <w:marRight w:val="0"/>
      <w:marTop w:val="0"/>
      <w:marBottom w:val="0"/>
      <w:divBdr>
        <w:top w:val="none" w:sz="0" w:space="0" w:color="auto"/>
        <w:left w:val="none" w:sz="0" w:space="0" w:color="auto"/>
        <w:bottom w:val="none" w:sz="0" w:space="0" w:color="auto"/>
        <w:right w:val="none" w:sz="0" w:space="0" w:color="auto"/>
      </w:divBdr>
    </w:div>
    <w:div w:id="218177957">
      <w:bodyDiv w:val="1"/>
      <w:marLeft w:val="0"/>
      <w:marRight w:val="0"/>
      <w:marTop w:val="0"/>
      <w:marBottom w:val="0"/>
      <w:divBdr>
        <w:top w:val="none" w:sz="0" w:space="0" w:color="auto"/>
        <w:left w:val="none" w:sz="0" w:space="0" w:color="auto"/>
        <w:bottom w:val="none" w:sz="0" w:space="0" w:color="auto"/>
        <w:right w:val="none" w:sz="0" w:space="0" w:color="auto"/>
      </w:divBdr>
    </w:div>
    <w:div w:id="218322395">
      <w:bodyDiv w:val="1"/>
      <w:marLeft w:val="0"/>
      <w:marRight w:val="0"/>
      <w:marTop w:val="0"/>
      <w:marBottom w:val="0"/>
      <w:divBdr>
        <w:top w:val="none" w:sz="0" w:space="0" w:color="auto"/>
        <w:left w:val="none" w:sz="0" w:space="0" w:color="auto"/>
        <w:bottom w:val="none" w:sz="0" w:space="0" w:color="auto"/>
        <w:right w:val="none" w:sz="0" w:space="0" w:color="auto"/>
      </w:divBdr>
    </w:div>
    <w:div w:id="218438529">
      <w:bodyDiv w:val="1"/>
      <w:marLeft w:val="0"/>
      <w:marRight w:val="0"/>
      <w:marTop w:val="0"/>
      <w:marBottom w:val="0"/>
      <w:divBdr>
        <w:top w:val="none" w:sz="0" w:space="0" w:color="auto"/>
        <w:left w:val="none" w:sz="0" w:space="0" w:color="auto"/>
        <w:bottom w:val="none" w:sz="0" w:space="0" w:color="auto"/>
        <w:right w:val="none" w:sz="0" w:space="0" w:color="auto"/>
      </w:divBdr>
    </w:div>
    <w:div w:id="218440199">
      <w:bodyDiv w:val="1"/>
      <w:marLeft w:val="0"/>
      <w:marRight w:val="0"/>
      <w:marTop w:val="0"/>
      <w:marBottom w:val="0"/>
      <w:divBdr>
        <w:top w:val="none" w:sz="0" w:space="0" w:color="auto"/>
        <w:left w:val="none" w:sz="0" w:space="0" w:color="auto"/>
        <w:bottom w:val="none" w:sz="0" w:space="0" w:color="auto"/>
        <w:right w:val="none" w:sz="0" w:space="0" w:color="auto"/>
      </w:divBdr>
    </w:div>
    <w:div w:id="218857260">
      <w:bodyDiv w:val="1"/>
      <w:marLeft w:val="0"/>
      <w:marRight w:val="0"/>
      <w:marTop w:val="0"/>
      <w:marBottom w:val="0"/>
      <w:divBdr>
        <w:top w:val="none" w:sz="0" w:space="0" w:color="auto"/>
        <w:left w:val="none" w:sz="0" w:space="0" w:color="auto"/>
        <w:bottom w:val="none" w:sz="0" w:space="0" w:color="auto"/>
        <w:right w:val="none" w:sz="0" w:space="0" w:color="auto"/>
      </w:divBdr>
    </w:div>
    <w:div w:id="218900531">
      <w:bodyDiv w:val="1"/>
      <w:marLeft w:val="0"/>
      <w:marRight w:val="0"/>
      <w:marTop w:val="0"/>
      <w:marBottom w:val="0"/>
      <w:divBdr>
        <w:top w:val="none" w:sz="0" w:space="0" w:color="auto"/>
        <w:left w:val="none" w:sz="0" w:space="0" w:color="auto"/>
        <w:bottom w:val="none" w:sz="0" w:space="0" w:color="auto"/>
        <w:right w:val="none" w:sz="0" w:space="0" w:color="auto"/>
      </w:divBdr>
    </w:div>
    <w:div w:id="218900703">
      <w:bodyDiv w:val="1"/>
      <w:marLeft w:val="0"/>
      <w:marRight w:val="0"/>
      <w:marTop w:val="0"/>
      <w:marBottom w:val="0"/>
      <w:divBdr>
        <w:top w:val="none" w:sz="0" w:space="0" w:color="auto"/>
        <w:left w:val="none" w:sz="0" w:space="0" w:color="auto"/>
        <w:bottom w:val="none" w:sz="0" w:space="0" w:color="auto"/>
        <w:right w:val="none" w:sz="0" w:space="0" w:color="auto"/>
      </w:divBdr>
    </w:div>
    <w:div w:id="218901796">
      <w:bodyDiv w:val="1"/>
      <w:marLeft w:val="0"/>
      <w:marRight w:val="0"/>
      <w:marTop w:val="0"/>
      <w:marBottom w:val="0"/>
      <w:divBdr>
        <w:top w:val="none" w:sz="0" w:space="0" w:color="auto"/>
        <w:left w:val="none" w:sz="0" w:space="0" w:color="auto"/>
        <w:bottom w:val="none" w:sz="0" w:space="0" w:color="auto"/>
        <w:right w:val="none" w:sz="0" w:space="0" w:color="auto"/>
      </w:divBdr>
    </w:div>
    <w:div w:id="218901965">
      <w:bodyDiv w:val="1"/>
      <w:marLeft w:val="0"/>
      <w:marRight w:val="0"/>
      <w:marTop w:val="0"/>
      <w:marBottom w:val="0"/>
      <w:divBdr>
        <w:top w:val="none" w:sz="0" w:space="0" w:color="auto"/>
        <w:left w:val="none" w:sz="0" w:space="0" w:color="auto"/>
        <w:bottom w:val="none" w:sz="0" w:space="0" w:color="auto"/>
        <w:right w:val="none" w:sz="0" w:space="0" w:color="auto"/>
      </w:divBdr>
    </w:div>
    <w:div w:id="218982692">
      <w:bodyDiv w:val="1"/>
      <w:marLeft w:val="0"/>
      <w:marRight w:val="0"/>
      <w:marTop w:val="0"/>
      <w:marBottom w:val="0"/>
      <w:divBdr>
        <w:top w:val="none" w:sz="0" w:space="0" w:color="auto"/>
        <w:left w:val="none" w:sz="0" w:space="0" w:color="auto"/>
        <w:bottom w:val="none" w:sz="0" w:space="0" w:color="auto"/>
        <w:right w:val="none" w:sz="0" w:space="0" w:color="auto"/>
      </w:divBdr>
    </w:div>
    <w:div w:id="219051575">
      <w:bodyDiv w:val="1"/>
      <w:marLeft w:val="0"/>
      <w:marRight w:val="0"/>
      <w:marTop w:val="0"/>
      <w:marBottom w:val="0"/>
      <w:divBdr>
        <w:top w:val="none" w:sz="0" w:space="0" w:color="auto"/>
        <w:left w:val="none" w:sz="0" w:space="0" w:color="auto"/>
        <w:bottom w:val="none" w:sz="0" w:space="0" w:color="auto"/>
        <w:right w:val="none" w:sz="0" w:space="0" w:color="auto"/>
      </w:divBdr>
    </w:div>
    <w:div w:id="219099242">
      <w:bodyDiv w:val="1"/>
      <w:marLeft w:val="0"/>
      <w:marRight w:val="0"/>
      <w:marTop w:val="0"/>
      <w:marBottom w:val="0"/>
      <w:divBdr>
        <w:top w:val="none" w:sz="0" w:space="0" w:color="auto"/>
        <w:left w:val="none" w:sz="0" w:space="0" w:color="auto"/>
        <w:bottom w:val="none" w:sz="0" w:space="0" w:color="auto"/>
        <w:right w:val="none" w:sz="0" w:space="0" w:color="auto"/>
      </w:divBdr>
    </w:div>
    <w:div w:id="219171333">
      <w:bodyDiv w:val="1"/>
      <w:marLeft w:val="0"/>
      <w:marRight w:val="0"/>
      <w:marTop w:val="0"/>
      <w:marBottom w:val="0"/>
      <w:divBdr>
        <w:top w:val="none" w:sz="0" w:space="0" w:color="auto"/>
        <w:left w:val="none" w:sz="0" w:space="0" w:color="auto"/>
        <w:bottom w:val="none" w:sz="0" w:space="0" w:color="auto"/>
        <w:right w:val="none" w:sz="0" w:space="0" w:color="auto"/>
      </w:divBdr>
    </w:div>
    <w:div w:id="219248101">
      <w:bodyDiv w:val="1"/>
      <w:marLeft w:val="0"/>
      <w:marRight w:val="0"/>
      <w:marTop w:val="0"/>
      <w:marBottom w:val="0"/>
      <w:divBdr>
        <w:top w:val="none" w:sz="0" w:space="0" w:color="auto"/>
        <w:left w:val="none" w:sz="0" w:space="0" w:color="auto"/>
        <w:bottom w:val="none" w:sz="0" w:space="0" w:color="auto"/>
        <w:right w:val="none" w:sz="0" w:space="0" w:color="auto"/>
      </w:divBdr>
    </w:div>
    <w:div w:id="219559297">
      <w:bodyDiv w:val="1"/>
      <w:marLeft w:val="0"/>
      <w:marRight w:val="0"/>
      <w:marTop w:val="0"/>
      <w:marBottom w:val="0"/>
      <w:divBdr>
        <w:top w:val="none" w:sz="0" w:space="0" w:color="auto"/>
        <w:left w:val="none" w:sz="0" w:space="0" w:color="auto"/>
        <w:bottom w:val="none" w:sz="0" w:space="0" w:color="auto"/>
        <w:right w:val="none" w:sz="0" w:space="0" w:color="auto"/>
      </w:divBdr>
    </w:div>
    <w:div w:id="219635382">
      <w:bodyDiv w:val="1"/>
      <w:marLeft w:val="0"/>
      <w:marRight w:val="0"/>
      <w:marTop w:val="0"/>
      <w:marBottom w:val="0"/>
      <w:divBdr>
        <w:top w:val="none" w:sz="0" w:space="0" w:color="auto"/>
        <w:left w:val="none" w:sz="0" w:space="0" w:color="auto"/>
        <w:bottom w:val="none" w:sz="0" w:space="0" w:color="auto"/>
        <w:right w:val="none" w:sz="0" w:space="0" w:color="auto"/>
      </w:divBdr>
    </w:div>
    <w:div w:id="219754124">
      <w:bodyDiv w:val="1"/>
      <w:marLeft w:val="0"/>
      <w:marRight w:val="0"/>
      <w:marTop w:val="0"/>
      <w:marBottom w:val="0"/>
      <w:divBdr>
        <w:top w:val="none" w:sz="0" w:space="0" w:color="auto"/>
        <w:left w:val="none" w:sz="0" w:space="0" w:color="auto"/>
        <w:bottom w:val="none" w:sz="0" w:space="0" w:color="auto"/>
        <w:right w:val="none" w:sz="0" w:space="0" w:color="auto"/>
      </w:divBdr>
    </w:div>
    <w:div w:id="219755973">
      <w:bodyDiv w:val="1"/>
      <w:marLeft w:val="0"/>
      <w:marRight w:val="0"/>
      <w:marTop w:val="0"/>
      <w:marBottom w:val="0"/>
      <w:divBdr>
        <w:top w:val="none" w:sz="0" w:space="0" w:color="auto"/>
        <w:left w:val="none" w:sz="0" w:space="0" w:color="auto"/>
        <w:bottom w:val="none" w:sz="0" w:space="0" w:color="auto"/>
        <w:right w:val="none" w:sz="0" w:space="0" w:color="auto"/>
      </w:divBdr>
    </w:div>
    <w:div w:id="219825260">
      <w:bodyDiv w:val="1"/>
      <w:marLeft w:val="0"/>
      <w:marRight w:val="0"/>
      <w:marTop w:val="0"/>
      <w:marBottom w:val="0"/>
      <w:divBdr>
        <w:top w:val="none" w:sz="0" w:space="0" w:color="auto"/>
        <w:left w:val="none" w:sz="0" w:space="0" w:color="auto"/>
        <w:bottom w:val="none" w:sz="0" w:space="0" w:color="auto"/>
        <w:right w:val="none" w:sz="0" w:space="0" w:color="auto"/>
      </w:divBdr>
    </w:div>
    <w:div w:id="219831779">
      <w:bodyDiv w:val="1"/>
      <w:marLeft w:val="0"/>
      <w:marRight w:val="0"/>
      <w:marTop w:val="0"/>
      <w:marBottom w:val="0"/>
      <w:divBdr>
        <w:top w:val="none" w:sz="0" w:space="0" w:color="auto"/>
        <w:left w:val="none" w:sz="0" w:space="0" w:color="auto"/>
        <w:bottom w:val="none" w:sz="0" w:space="0" w:color="auto"/>
        <w:right w:val="none" w:sz="0" w:space="0" w:color="auto"/>
      </w:divBdr>
    </w:div>
    <w:div w:id="219832298">
      <w:bodyDiv w:val="1"/>
      <w:marLeft w:val="0"/>
      <w:marRight w:val="0"/>
      <w:marTop w:val="0"/>
      <w:marBottom w:val="0"/>
      <w:divBdr>
        <w:top w:val="none" w:sz="0" w:space="0" w:color="auto"/>
        <w:left w:val="none" w:sz="0" w:space="0" w:color="auto"/>
        <w:bottom w:val="none" w:sz="0" w:space="0" w:color="auto"/>
        <w:right w:val="none" w:sz="0" w:space="0" w:color="auto"/>
      </w:divBdr>
    </w:div>
    <w:div w:id="219899261">
      <w:bodyDiv w:val="1"/>
      <w:marLeft w:val="0"/>
      <w:marRight w:val="0"/>
      <w:marTop w:val="0"/>
      <w:marBottom w:val="0"/>
      <w:divBdr>
        <w:top w:val="none" w:sz="0" w:space="0" w:color="auto"/>
        <w:left w:val="none" w:sz="0" w:space="0" w:color="auto"/>
        <w:bottom w:val="none" w:sz="0" w:space="0" w:color="auto"/>
        <w:right w:val="none" w:sz="0" w:space="0" w:color="auto"/>
      </w:divBdr>
    </w:div>
    <w:div w:id="219904341">
      <w:bodyDiv w:val="1"/>
      <w:marLeft w:val="0"/>
      <w:marRight w:val="0"/>
      <w:marTop w:val="0"/>
      <w:marBottom w:val="0"/>
      <w:divBdr>
        <w:top w:val="none" w:sz="0" w:space="0" w:color="auto"/>
        <w:left w:val="none" w:sz="0" w:space="0" w:color="auto"/>
        <w:bottom w:val="none" w:sz="0" w:space="0" w:color="auto"/>
        <w:right w:val="none" w:sz="0" w:space="0" w:color="auto"/>
      </w:divBdr>
    </w:div>
    <w:div w:id="219943681">
      <w:bodyDiv w:val="1"/>
      <w:marLeft w:val="0"/>
      <w:marRight w:val="0"/>
      <w:marTop w:val="0"/>
      <w:marBottom w:val="0"/>
      <w:divBdr>
        <w:top w:val="none" w:sz="0" w:space="0" w:color="auto"/>
        <w:left w:val="none" w:sz="0" w:space="0" w:color="auto"/>
        <w:bottom w:val="none" w:sz="0" w:space="0" w:color="auto"/>
        <w:right w:val="none" w:sz="0" w:space="0" w:color="auto"/>
      </w:divBdr>
    </w:div>
    <w:div w:id="220093403">
      <w:bodyDiv w:val="1"/>
      <w:marLeft w:val="0"/>
      <w:marRight w:val="0"/>
      <w:marTop w:val="0"/>
      <w:marBottom w:val="0"/>
      <w:divBdr>
        <w:top w:val="none" w:sz="0" w:space="0" w:color="auto"/>
        <w:left w:val="none" w:sz="0" w:space="0" w:color="auto"/>
        <w:bottom w:val="none" w:sz="0" w:space="0" w:color="auto"/>
        <w:right w:val="none" w:sz="0" w:space="0" w:color="auto"/>
      </w:divBdr>
    </w:div>
    <w:div w:id="220096254">
      <w:bodyDiv w:val="1"/>
      <w:marLeft w:val="0"/>
      <w:marRight w:val="0"/>
      <w:marTop w:val="0"/>
      <w:marBottom w:val="0"/>
      <w:divBdr>
        <w:top w:val="none" w:sz="0" w:space="0" w:color="auto"/>
        <w:left w:val="none" w:sz="0" w:space="0" w:color="auto"/>
        <w:bottom w:val="none" w:sz="0" w:space="0" w:color="auto"/>
        <w:right w:val="none" w:sz="0" w:space="0" w:color="auto"/>
      </w:divBdr>
    </w:div>
    <w:div w:id="220212217">
      <w:bodyDiv w:val="1"/>
      <w:marLeft w:val="0"/>
      <w:marRight w:val="0"/>
      <w:marTop w:val="0"/>
      <w:marBottom w:val="0"/>
      <w:divBdr>
        <w:top w:val="none" w:sz="0" w:space="0" w:color="auto"/>
        <w:left w:val="none" w:sz="0" w:space="0" w:color="auto"/>
        <w:bottom w:val="none" w:sz="0" w:space="0" w:color="auto"/>
        <w:right w:val="none" w:sz="0" w:space="0" w:color="auto"/>
      </w:divBdr>
    </w:div>
    <w:div w:id="220335584">
      <w:bodyDiv w:val="1"/>
      <w:marLeft w:val="0"/>
      <w:marRight w:val="0"/>
      <w:marTop w:val="0"/>
      <w:marBottom w:val="0"/>
      <w:divBdr>
        <w:top w:val="none" w:sz="0" w:space="0" w:color="auto"/>
        <w:left w:val="none" w:sz="0" w:space="0" w:color="auto"/>
        <w:bottom w:val="none" w:sz="0" w:space="0" w:color="auto"/>
        <w:right w:val="none" w:sz="0" w:space="0" w:color="auto"/>
      </w:divBdr>
    </w:div>
    <w:div w:id="220361287">
      <w:bodyDiv w:val="1"/>
      <w:marLeft w:val="0"/>
      <w:marRight w:val="0"/>
      <w:marTop w:val="0"/>
      <w:marBottom w:val="0"/>
      <w:divBdr>
        <w:top w:val="none" w:sz="0" w:space="0" w:color="auto"/>
        <w:left w:val="none" w:sz="0" w:space="0" w:color="auto"/>
        <w:bottom w:val="none" w:sz="0" w:space="0" w:color="auto"/>
        <w:right w:val="none" w:sz="0" w:space="0" w:color="auto"/>
      </w:divBdr>
    </w:div>
    <w:div w:id="220483920">
      <w:bodyDiv w:val="1"/>
      <w:marLeft w:val="0"/>
      <w:marRight w:val="0"/>
      <w:marTop w:val="0"/>
      <w:marBottom w:val="0"/>
      <w:divBdr>
        <w:top w:val="none" w:sz="0" w:space="0" w:color="auto"/>
        <w:left w:val="none" w:sz="0" w:space="0" w:color="auto"/>
        <w:bottom w:val="none" w:sz="0" w:space="0" w:color="auto"/>
        <w:right w:val="none" w:sz="0" w:space="0" w:color="auto"/>
      </w:divBdr>
    </w:div>
    <w:div w:id="220753307">
      <w:bodyDiv w:val="1"/>
      <w:marLeft w:val="0"/>
      <w:marRight w:val="0"/>
      <w:marTop w:val="0"/>
      <w:marBottom w:val="0"/>
      <w:divBdr>
        <w:top w:val="none" w:sz="0" w:space="0" w:color="auto"/>
        <w:left w:val="none" w:sz="0" w:space="0" w:color="auto"/>
        <w:bottom w:val="none" w:sz="0" w:space="0" w:color="auto"/>
        <w:right w:val="none" w:sz="0" w:space="0" w:color="auto"/>
      </w:divBdr>
    </w:div>
    <w:div w:id="220797011">
      <w:bodyDiv w:val="1"/>
      <w:marLeft w:val="0"/>
      <w:marRight w:val="0"/>
      <w:marTop w:val="0"/>
      <w:marBottom w:val="0"/>
      <w:divBdr>
        <w:top w:val="none" w:sz="0" w:space="0" w:color="auto"/>
        <w:left w:val="none" w:sz="0" w:space="0" w:color="auto"/>
        <w:bottom w:val="none" w:sz="0" w:space="0" w:color="auto"/>
        <w:right w:val="none" w:sz="0" w:space="0" w:color="auto"/>
      </w:divBdr>
    </w:div>
    <w:div w:id="220941513">
      <w:bodyDiv w:val="1"/>
      <w:marLeft w:val="0"/>
      <w:marRight w:val="0"/>
      <w:marTop w:val="0"/>
      <w:marBottom w:val="0"/>
      <w:divBdr>
        <w:top w:val="none" w:sz="0" w:space="0" w:color="auto"/>
        <w:left w:val="none" w:sz="0" w:space="0" w:color="auto"/>
        <w:bottom w:val="none" w:sz="0" w:space="0" w:color="auto"/>
        <w:right w:val="none" w:sz="0" w:space="0" w:color="auto"/>
      </w:divBdr>
    </w:div>
    <w:div w:id="220946099">
      <w:bodyDiv w:val="1"/>
      <w:marLeft w:val="0"/>
      <w:marRight w:val="0"/>
      <w:marTop w:val="0"/>
      <w:marBottom w:val="0"/>
      <w:divBdr>
        <w:top w:val="none" w:sz="0" w:space="0" w:color="auto"/>
        <w:left w:val="none" w:sz="0" w:space="0" w:color="auto"/>
        <w:bottom w:val="none" w:sz="0" w:space="0" w:color="auto"/>
        <w:right w:val="none" w:sz="0" w:space="0" w:color="auto"/>
      </w:divBdr>
      <w:divsChild>
        <w:div w:id="121314859">
          <w:marLeft w:val="480"/>
          <w:marRight w:val="0"/>
          <w:marTop w:val="0"/>
          <w:marBottom w:val="0"/>
          <w:divBdr>
            <w:top w:val="none" w:sz="0" w:space="0" w:color="auto"/>
            <w:left w:val="none" w:sz="0" w:space="0" w:color="auto"/>
            <w:bottom w:val="none" w:sz="0" w:space="0" w:color="auto"/>
            <w:right w:val="none" w:sz="0" w:space="0" w:color="auto"/>
          </w:divBdr>
        </w:div>
        <w:div w:id="197621563">
          <w:marLeft w:val="480"/>
          <w:marRight w:val="0"/>
          <w:marTop w:val="0"/>
          <w:marBottom w:val="0"/>
          <w:divBdr>
            <w:top w:val="none" w:sz="0" w:space="0" w:color="auto"/>
            <w:left w:val="none" w:sz="0" w:space="0" w:color="auto"/>
            <w:bottom w:val="none" w:sz="0" w:space="0" w:color="auto"/>
            <w:right w:val="none" w:sz="0" w:space="0" w:color="auto"/>
          </w:divBdr>
        </w:div>
        <w:div w:id="249437130">
          <w:marLeft w:val="480"/>
          <w:marRight w:val="0"/>
          <w:marTop w:val="0"/>
          <w:marBottom w:val="0"/>
          <w:divBdr>
            <w:top w:val="none" w:sz="0" w:space="0" w:color="auto"/>
            <w:left w:val="none" w:sz="0" w:space="0" w:color="auto"/>
            <w:bottom w:val="none" w:sz="0" w:space="0" w:color="auto"/>
            <w:right w:val="none" w:sz="0" w:space="0" w:color="auto"/>
          </w:divBdr>
        </w:div>
        <w:div w:id="359090282">
          <w:marLeft w:val="480"/>
          <w:marRight w:val="0"/>
          <w:marTop w:val="0"/>
          <w:marBottom w:val="0"/>
          <w:divBdr>
            <w:top w:val="none" w:sz="0" w:space="0" w:color="auto"/>
            <w:left w:val="none" w:sz="0" w:space="0" w:color="auto"/>
            <w:bottom w:val="none" w:sz="0" w:space="0" w:color="auto"/>
            <w:right w:val="none" w:sz="0" w:space="0" w:color="auto"/>
          </w:divBdr>
        </w:div>
        <w:div w:id="364411468">
          <w:marLeft w:val="480"/>
          <w:marRight w:val="0"/>
          <w:marTop w:val="0"/>
          <w:marBottom w:val="0"/>
          <w:divBdr>
            <w:top w:val="none" w:sz="0" w:space="0" w:color="auto"/>
            <w:left w:val="none" w:sz="0" w:space="0" w:color="auto"/>
            <w:bottom w:val="none" w:sz="0" w:space="0" w:color="auto"/>
            <w:right w:val="none" w:sz="0" w:space="0" w:color="auto"/>
          </w:divBdr>
        </w:div>
        <w:div w:id="432938000">
          <w:marLeft w:val="480"/>
          <w:marRight w:val="0"/>
          <w:marTop w:val="0"/>
          <w:marBottom w:val="0"/>
          <w:divBdr>
            <w:top w:val="none" w:sz="0" w:space="0" w:color="auto"/>
            <w:left w:val="none" w:sz="0" w:space="0" w:color="auto"/>
            <w:bottom w:val="none" w:sz="0" w:space="0" w:color="auto"/>
            <w:right w:val="none" w:sz="0" w:space="0" w:color="auto"/>
          </w:divBdr>
        </w:div>
        <w:div w:id="469178383">
          <w:marLeft w:val="480"/>
          <w:marRight w:val="0"/>
          <w:marTop w:val="0"/>
          <w:marBottom w:val="0"/>
          <w:divBdr>
            <w:top w:val="none" w:sz="0" w:space="0" w:color="auto"/>
            <w:left w:val="none" w:sz="0" w:space="0" w:color="auto"/>
            <w:bottom w:val="none" w:sz="0" w:space="0" w:color="auto"/>
            <w:right w:val="none" w:sz="0" w:space="0" w:color="auto"/>
          </w:divBdr>
        </w:div>
        <w:div w:id="469789585">
          <w:marLeft w:val="480"/>
          <w:marRight w:val="0"/>
          <w:marTop w:val="0"/>
          <w:marBottom w:val="0"/>
          <w:divBdr>
            <w:top w:val="none" w:sz="0" w:space="0" w:color="auto"/>
            <w:left w:val="none" w:sz="0" w:space="0" w:color="auto"/>
            <w:bottom w:val="none" w:sz="0" w:space="0" w:color="auto"/>
            <w:right w:val="none" w:sz="0" w:space="0" w:color="auto"/>
          </w:divBdr>
        </w:div>
        <w:div w:id="508066096">
          <w:marLeft w:val="480"/>
          <w:marRight w:val="0"/>
          <w:marTop w:val="0"/>
          <w:marBottom w:val="0"/>
          <w:divBdr>
            <w:top w:val="none" w:sz="0" w:space="0" w:color="auto"/>
            <w:left w:val="none" w:sz="0" w:space="0" w:color="auto"/>
            <w:bottom w:val="none" w:sz="0" w:space="0" w:color="auto"/>
            <w:right w:val="none" w:sz="0" w:space="0" w:color="auto"/>
          </w:divBdr>
        </w:div>
        <w:div w:id="536742831">
          <w:marLeft w:val="480"/>
          <w:marRight w:val="0"/>
          <w:marTop w:val="0"/>
          <w:marBottom w:val="0"/>
          <w:divBdr>
            <w:top w:val="none" w:sz="0" w:space="0" w:color="auto"/>
            <w:left w:val="none" w:sz="0" w:space="0" w:color="auto"/>
            <w:bottom w:val="none" w:sz="0" w:space="0" w:color="auto"/>
            <w:right w:val="none" w:sz="0" w:space="0" w:color="auto"/>
          </w:divBdr>
        </w:div>
        <w:div w:id="537206001">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619922842">
          <w:marLeft w:val="480"/>
          <w:marRight w:val="0"/>
          <w:marTop w:val="0"/>
          <w:marBottom w:val="0"/>
          <w:divBdr>
            <w:top w:val="none" w:sz="0" w:space="0" w:color="auto"/>
            <w:left w:val="none" w:sz="0" w:space="0" w:color="auto"/>
            <w:bottom w:val="none" w:sz="0" w:space="0" w:color="auto"/>
            <w:right w:val="none" w:sz="0" w:space="0" w:color="auto"/>
          </w:divBdr>
        </w:div>
        <w:div w:id="673797847">
          <w:marLeft w:val="480"/>
          <w:marRight w:val="0"/>
          <w:marTop w:val="0"/>
          <w:marBottom w:val="0"/>
          <w:divBdr>
            <w:top w:val="none" w:sz="0" w:space="0" w:color="auto"/>
            <w:left w:val="none" w:sz="0" w:space="0" w:color="auto"/>
            <w:bottom w:val="none" w:sz="0" w:space="0" w:color="auto"/>
            <w:right w:val="none" w:sz="0" w:space="0" w:color="auto"/>
          </w:divBdr>
        </w:div>
        <w:div w:id="784813511">
          <w:marLeft w:val="480"/>
          <w:marRight w:val="0"/>
          <w:marTop w:val="0"/>
          <w:marBottom w:val="0"/>
          <w:divBdr>
            <w:top w:val="none" w:sz="0" w:space="0" w:color="auto"/>
            <w:left w:val="none" w:sz="0" w:space="0" w:color="auto"/>
            <w:bottom w:val="none" w:sz="0" w:space="0" w:color="auto"/>
            <w:right w:val="none" w:sz="0" w:space="0" w:color="auto"/>
          </w:divBdr>
        </w:div>
        <w:div w:id="856040717">
          <w:marLeft w:val="480"/>
          <w:marRight w:val="0"/>
          <w:marTop w:val="0"/>
          <w:marBottom w:val="0"/>
          <w:divBdr>
            <w:top w:val="none" w:sz="0" w:space="0" w:color="auto"/>
            <w:left w:val="none" w:sz="0" w:space="0" w:color="auto"/>
            <w:bottom w:val="none" w:sz="0" w:space="0" w:color="auto"/>
            <w:right w:val="none" w:sz="0" w:space="0" w:color="auto"/>
          </w:divBdr>
        </w:div>
        <w:div w:id="886576001">
          <w:marLeft w:val="480"/>
          <w:marRight w:val="0"/>
          <w:marTop w:val="0"/>
          <w:marBottom w:val="0"/>
          <w:divBdr>
            <w:top w:val="none" w:sz="0" w:space="0" w:color="auto"/>
            <w:left w:val="none" w:sz="0" w:space="0" w:color="auto"/>
            <w:bottom w:val="none" w:sz="0" w:space="0" w:color="auto"/>
            <w:right w:val="none" w:sz="0" w:space="0" w:color="auto"/>
          </w:divBdr>
        </w:div>
      </w:divsChild>
    </w:div>
    <w:div w:id="221016306">
      <w:bodyDiv w:val="1"/>
      <w:marLeft w:val="0"/>
      <w:marRight w:val="0"/>
      <w:marTop w:val="0"/>
      <w:marBottom w:val="0"/>
      <w:divBdr>
        <w:top w:val="none" w:sz="0" w:space="0" w:color="auto"/>
        <w:left w:val="none" w:sz="0" w:space="0" w:color="auto"/>
        <w:bottom w:val="none" w:sz="0" w:space="0" w:color="auto"/>
        <w:right w:val="none" w:sz="0" w:space="0" w:color="auto"/>
      </w:divBdr>
    </w:div>
    <w:div w:id="221059506">
      <w:bodyDiv w:val="1"/>
      <w:marLeft w:val="0"/>
      <w:marRight w:val="0"/>
      <w:marTop w:val="0"/>
      <w:marBottom w:val="0"/>
      <w:divBdr>
        <w:top w:val="none" w:sz="0" w:space="0" w:color="auto"/>
        <w:left w:val="none" w:sz="0" w:space="0" w:color="auto"/>
        <w:bottom w:val="none" w:sz="0" w:space="0" w:color="auto"/>
        <w:right w:val="none" w:sz="0" w:space="0" w:color="auto"/>
      </w:divBdr>
    </w:div>
    <w:div w:id="221061288">
      <w:bodyDiv w:val="1"/>
      <w:marLeft w:val="0"/>
      <w:marRight w:val="0"/>
      <w:marTop w:val="0"/>
      <w:marBottom w:val="0"/>
      <w:divBdr>
        <w:top w:val="none" w:sz="0" w:space="0" w:color="auto"/>
        <w:left w:val="none" w:sz="0" w:space="0" w:color="auto"/>
        <w:bottom w:val="none" w:sz="0" w:space="0" w:color="auto"/>
        <w:right w:val="none" w:sz="0" w:space="0" w:color="auto"/>
      </w:divBdr>
      <w:divsChild>
        <w:div w:id="5063675">
          <w:marLeft w:val="480"/>
          <w:marRight w:val="0"/>
          <w:marTop w:val="0"/>
          <w:marBottom w:val="0"/>
          <w:divBdr>
            <w:top w:val="none" w:sz="0" w:space="0" w:color="auto"/>
            <w:left w:val="none" w:sz="0" w:space="0" w:color="auto"/>
            <w:bottom w:val="none" w:sz="0" w:space="0" w:color="auto"/>
            <w:right w:val="none" w:sz="0" w:space="0" w:color="auto"/>
          </w:divBdr>
        </w:div>
        <w:div w:id="56511971">
          <w:marLeft w:val="480"/>
          <w:marRight w:val="0"/>
          <w:marTop w:val="0"/>
          <w:marBottom w:val="0"/>
          <w:divBdr>
            <w:top w:val="none" w:sz="0" w:space="0" w:color="auto"/>
            <w:left w:val="none" w:sz="0" w:space="0" w:color="auto"/>
            <w:bottom w:val="none" w:sz="0" w:space="0" w:color="auto"/>
            <w:right w:val="none" w:sz="0" w:space="0" w:color="auto"/>
          </w:divBdr>
        </w:div>
        <w:div w:id="123693448">
          <w:marLeft w:val="480"/>
          <w:marRight w:val="0"/>
          <w:marTop w:val="0"/>
          <w:marBottom w:val="0"/>
          <w:divBdr>
            <w:top w:val="none" w:sz="0" w:space="0" w:color="auto"/>
            <w:left w:val="none" w:sz="0" w:space="0" w:color="auto"/>
            <w:bottom w:val="none" w:sz="0" w:space="0" w:color="auto"/>
            <w:right w:val="none" w:sz="0" w:space="0" w:color="auto"/>
          </w:divBdr>
        </w:div>
        <w:div w:id="223294851">
          <w:marLeft w:val="480"/>
          <w:marRight w:val="0"/>
          <w:marTop w:val="0"/>
          <w:marBottom w:val="0"/>
          <w:divBdr>
            <w:top w:val="none" w:sz="0" w:space="0" w:color="auto"/>
            <w:left w:val="none" w:sz="0" w:space="0" w:color="auto"/>
            <w:bottom w:val="none" w:sz="0" w:space="0" w:color="auto"/>
            <w:right w:val="none" w:sz="0" w:space="0" w:color="auto"/>
          </w:divBdr>
        </w:div>
        <w:div w:id="227423715">
          <w:marLeft w:val="480"/>
          <w:marRight w:val="0"/>
          <w:marTop w:val="0"/>
          <w:marBottom w:val="0"/>
          <w:divBdr>
            <w:top w:val="none" w:sz="0" w:space="0" w:color="auto"/>
            <w:left w:val="none" w:sz="0" w:space="0" w:color="auto"/>
            <w:bottom w:val="none" w:sz="0" w:space="0" w:color="auto"/>
            <w:right w:val="none" w:sz="0" w:space="0" w:color="auto"/>
          </w:divBdr>
        </w:div>
        <w:div w:id="263539290">
          <w:marLeft w:val="480"/>
          <w:marRight w:val="0"/>
          <w:marTop w:val="0"/>
          <w:marBottom w:val="0"/>
          <w:divBdr>
            <w:top w:val="none" w:sz="0" w:space="0" w:color="auto"/>
            <w:left w:val="none" w:sz="0" w:space="0" w:color="auto"/>
            <w:bottom w:val="none" w:sz="0" w:space="0" w:color="auto"/>
            <w:right w:val="none" w:sz="0" w:space="0" w:color="auto"/>
          </w:divBdr>
        </w:div>
        <w:div w:id="291442732">
          <w:marLeft w:val="480"/>
          <w:marRight w:val="0"/>
          <w:marTop w:val="0"/>
          <w:marBottom w:val="0"/>
          <w:divBdr>
            <w:top w:val="none" w:sz="0" w:space="0" w:color="auto"/>
            <w:left w:val="none" w:sz="0" w:space="0" w:color="auto"/>
            <w:bottom w:val="none" w:sz="0" w:space="0" w:color="auto"/>
            <w:right w:val="none" w:sz="0" w:space="0" w:color="auto"/>
          </w:divBdr>
        </w:div>
        <w:div w:id="341786119">
          <w:marLeft w:val="480"/>
          <w:marRight w:val="0"/>
          <w:marTop w:val="0"/>
          <w:marBottom w:val="0"/>
          <w:divBdr>
            <w:top w:val="none" w:sz="0" w:space="0" w:color="auto"/>
            <w:left w:val="none" w:sz="0" w:space="0" w:color="auto"/>
            <w:bottom w:val="none" w:sz="0" w:space="0" w:color="auto"/>
            <w:right w:val="none" w:sz="0" w:space="0" w:color="auto"/>
          </w:divBdr>
        </w:div>
        <w:div w:id="347292597">
          <w:marLeft w:val="480"/>
          <w:marRight w:val="0"/>
          <w:marTop w:val="0"/>
          <w:marBottom w:val="0"/>
          <w:divBdr>
            <w:top w:val="none" w:sz="0" w:space="0" w:color="auto"/>
            <w:left w:val="none" w:sz="0" w:space="0" w:color="auto"/>
            <w:bottom w:val="none" w:sz="0" w:space="0" w:color="auto"/>
            <w:right w:val="none" w:sz="0" w:space="0" w:color="auto"/>
          </w:divBdr>
        </w:div>
        <w:div w:id="358556384">
          <w:marLeft w:val="480"/>
          <w:marRight w:val="0"/>
          <w:marTop w:val="0"/>
          <w:marBottom w:val="0"/>
          <w:divBdr>
            <w:top w:val="none" w:sz="0" w:space="0" w:color="auto"/>
            <w:left w:val="none" w:sz="0" w:space="0" w:color="auto"/>
            <w:bottom w:val="none" w:sz="0" w:space="0" w:color="auto"/>
            <w:right w:val="none" w:sz="0" w:space="0" w:color="auto"/>
          </w:divBdr>
        </w:div>
        <w:div w:id="385877290">
          <w:marLeft w:val="480"/>
          <w:marRight w:val="0"/>
          <w:marTop w:val="0"/>
          <w:marBottom w:val="0"/>
          <w:divBdr>
            <w:top w:val="none" w:sz="0" w:space="0" w:color="auto"/>
            <w:left w:val="none" w:sz="0" w:space="0" w:color="auto"/>
            <w:bottom w:val="none" w:sz="0" w:space="0" w:color="auto"/>
            <w:right w:val="none" w:sz="0" w:space="0" w:color="auto"/>
          </w:divBdr>
        </w:div>
        <w:div w:id="524248228">
          <w:marLeft w:val="480"/>
          <w:marRight w:val="0"/>
          <w:marTop w:val="0"/>
          <w:marBottom w:val="0"/>
          <w:divBdr>
            <w:top w:val="none" w:sz="0" w:space="0" w:color="auto"/>
            <w:left w:val="none" w:sz="0" w:space="0" w:color="auto"/>
            <w:bottom w:val="none" w:sz="0" w:space="0" w:color="auto"/>
            <w:right w:val="none" w:sz="0" w:space="0" w:color="auto"/>
          </w:divBdr>
        </w:div>
        <w:div w:id="616454437">
          <w:marLeft w:val="480"/>
          <w:marRight w:val="0"/>
          <w:marTop w:val="0"/>
          <w:marBottom w:val="0"/>
          <w:divBdr>
            <w:top w:val="none" w:sz="0" w:space="0" w:color="auto"/>
            <w:left w:val="none" w:sz="0" w:space="0" w:color="auto"/>
            <w:bottom w:val="none" w:sz="0" w:space="0" w:color="auto"/>
            <w:right w:val="none" w:sz="0" w:space="0" w:color="auto"/>
          </w:divBdr>
        </w:div>
        <w:div w:id="673730601">
          <w:marLeft w:val="480"/>
          <w:marRight w:val="0"/>
          <w:marTop w:val="0"/>
          <w:marBottom w:val="0"/>
          <w:divBdr>
            <w:top w:val="none" w:sz="0" w:space="0" w:color="auto"/>
            <w:left w:val="none" w:sz="0" w:space="0" w:color="auto"/>
            <w:bottom w:val="none" w:sz="0" w:space="0" w:color="auto"/>
            <w:right w:val="none" w:sz="0" w:space="0" w:color="auto"/>
          </w:divBdr>
        </w:div>
        <w:div w:id="681904425">
          <w:marLeft w:val="480"/>
          <w:marRight w:val="0"/>
          <w:marTop w:val="0"/>
          <w:marBottom w:val="0"/>
          <w:divBdr>
            <w:top w:val="none" w:sz="0" w:space="0" w:color="auto"/>
            <w:left w:val="none" w:sz="0" w:space="0" w:color="auto"/>
            <w:bottom w:val="none" w:sz="0" w:space="0" w:color="auto"/>
            <w:right w:val="none" w:sz="0" w:space="0" w:color="auto"/>
          </w:divBdr>
        </w:div>
        <w:div w:id="683554147">
          <w:marLeft w:val="480"/>
          <w:marRight w:val="0"/>
          <w:marTop w:val="0"/>
          <w:marBottom w:val="0"/>
          <w:divBdr>
            <w:top w:val="none" w:sz="0" w:space="0" w:color="auto"/>
            <w:left w:val="none" w:sz="0" w:space="0" w:color="auto"/>
            <w:bottom w:val="none" w:sz="0" w:space="0" w:color="auto"/>
            <w:right w:val="none" w:sz="0" w:space="0" w:color="auto"/>
          </w:divBdr>
        </w:div>
        <w:div w:id="701319659">
          <w:marLeft w:val="480"/>
          <w:marRight w:val="0"/>
          <w:marTop w:val="0"/>
          <w:marBottom w:val="0"/>
          <w:divBdr>
            <w:top w:val="none" w:sz="0" w:space="0" w:color="auto"/>
            <w:left w:val="none" w:sz="0" w:space="0" w:color="auto"/>
            <w:bottom w:val="none" w:sz="0" w:space="0" w:color="auto"/>
            <w:right w:val="none" w:sz="0" w:space="0" w:color="auto"/>
          </w:divBdr>
        </w:div>
        <w:div w:id="847447029">
          <w:marLeft w:val="480"/>
          <w:marRight w:val="0"/>
          <w:marTop w:val="0"/>
          <w:marBottom w:val="0"/>
          <w:divBdr>
            <w:top w:val="none" w:sz="0" w:space="0" w:color="auto"/>
            <w:left w:val="none" w:sz="0" w:space="0" w:color="auto"/>
            <w:bottom w:val="none" w:sz="0" w:space="0" w:color="auto"/>
            <w:right w:val="none" w:sz="0" w:space="0" w:color="auto"/>
          </w:divBdr>
        </w:div>
      </w:divsChild>
    </w:div>
    <w:div w:id="221184114">
      <w:bodyDiv w:val="1"/>
      <w:marLeft w:val="0"/>
      <w:marRight w:val="0"/>
      <w:marTop w:val="0"/>
      <w:marBottom w:val="0"/>
      <w:divBdr>
        <w:top w:val="none" w:sz="0" w:space="0" w:color="auto"/>
        <w:left w:val="none" w:sz="0" w:space="0" w:color="auto"/>
        <w:bottom w:val="none" w:sz="0" w:space="0" w:color="auto"/>
        <w:right w:val="none" w:sz="0" w:space="0" w:color="auto"/>
      </w:divBdr>
    </w:div>
    <w:div w:id="221212672">
      <w:bodyDiv w:val="1"/>
      <w:marLeft w:val="0"/>
      <w:marRight w:val="0"/>
      <w:marTop w:val="0"/>
      <w:marBottom w:val="0"/>
      <w:divBdr>
        <w:top w:val="none" w:sz="0" w:space="0" w:color="auto"/>
        <w:left w:val="none" w:sz="0" w:space="0" w:color="auto"/>
        <w:bottom w:val="none" w:sz="0" w:space="0" w:color="auto"/>
        <w:right w:val="none" w:sz="0" w:space="0" w:color="auto"/>
      </w:divBdr>
    </w:div>
    <w:div w:id="221254256">
      <w:bodyDiv w:val="1"/>
      <w:marLeft w:val="0"/>
      <w:marRight w:val="0"/>
      <w:marTop w:val="0"/>
      <w:marBottom w:val="0"/>
      <w:divBdr>
        <w:top w:val="none" w:sz="0" w:space="0" w:color="auto"/>
        <w:left w:val="none" w:sz="0" w:space="0" w:color="auto"/>
        <w:bottom w:val="none" w:sz="0" w:space="0" w:color="auto"/>
        <w:right w:val="none" w:sz="0" w:space="0" w:color="auto"/>
      </w:divBdr>
    </w:div>
    <w:div w:id="221333085">
      <w:bodyDiv w:val="1"/>
      <w:marLeft w:val="0"/>
      <w:marRight w:val="0"/>
      <w:marTop w:val="0"/>
      <w:marBottom w:val="0"/>
      <w:divBdr>
        <w:top w:val="none" w:sz="0" w:space="0" w:color="auto"/>
        <w:left w:val="none" w:sz="0" w:space="0" w:color="auto"/>
        <w:bottom w:val="none" w:sz="0" w:space="0" w:color="auto"/>
        <w:right w:val="none" w:sz="0" w:space="0" w:color="auto"/>
      </w:divBdr>
    </w:div>
    <w:div w:id="221524390">
      <w:bodyDiv w:val="1"/>
      <w:marLeft w:val="0"/>
      <w:marRight w:val="0"/>
      <w:marTop w:val="0"/>
      <w:marBottom w:val="0"/>
      <w:divBdr>
        <w:top w:val="none" w:sz="0" w:space="0" w:color="auto"/>
        <w:left w:val="none" w:sz="0" w:space="0" w:color="auto"/>
        <w:bottom w:val="none" w:sz="0" w:space="0" w:color="auto"/>
        <w:right w:val="none" w:sz="0" w:space="0" w:color="auto"/>
      </w:divBdr>
    </w:div>
    <w:div w:id="221673845">
      <w:bodyDiv w:val="1"/>
      <w:marLeft w:val="0"/>
      <w:marRight w:val="0"/>
      <w:marTop w:val="0"/>
      <w:marBottom w:val="0"/>
      <w:divBdr>
        <w:top w:val="none" w:sz="0" w:space="0" w:color="auto"/>
        <w:left w:val="none" w:sz="0" w:space="0" w:color="auto"/>
        <w:bottom w:val="none" w:sz="0" w:space="0" w:color="auto"/>
        <w:right w:val="none" w:sz="0" w:space="0" w:color="auto"/>
      </w:divBdr>
    </w:div>
    <w:div w:id="221795062">
      <w:bodyDiv w:val="1"/>
      <w:marLeft w:val="0"/>
      <w:marRight w:val="0"/>
      <w:marTop w:val="0"/>
      <w:marBottom w:val="0"/>
      <w:divBdr>
        <w:top w:val="none" w:sz="0" w:space="0" w:color="auto"/>
        <w:left w:val="none" w:sz="0" w:space="0" w:color="auto"/>
        <w:bottom w:val="none" w:sz="0" w:space="0" w:color="auto"/>
        <w:right w:val="none" w:sz="0" w:space="0" w:color="auto"/>
      </w:divBdr>
    </w:div>
    <w:div w:id="221911075">
      <w:bodyDiv w:val="1"/>
      <w:marLeft w:val="0"/>
      <w:marRight w:val="0"/>
      <w:marTop w:val="0"/>
      <w:marBottom w:val="0"/>
      <w:divBdr>
        <w:top w:val="none" w:sz="0" w:space="0" w:color="auto"/>
        <w:left w:val="none" w:sz="0" w:space="0" w:color="auto"/>
        <w:bottom w:val="none" w:sz="0" w:space="0" w:color="auto"/>
        <w:right w:val="none" w:sz="0" w:space="0" w:color="auto"/>
      </w:divBdr>
    </w:div>
    <w:div w:id="222066181">
      <w:bodyDiv w:val="1"/>
      <w:marLeft w:val="0"/>
      <w:marRight w:val="0"/>
      <w:marTop w:val="0"/>
      <w:marBottom w:val="0"/>
      <w:divBdr>
        <w:top w:val="none" w:sz="0" w:space="0" w:color="auto"/>
        <w:left w:val="none" w:sz="0" w:space="0" w:color="auto"/>
        <w:bottom w:val="none" w:sz="0" w:space="0" w:color="auto"/>
        <w:right w:val="none" w:sz="0" w:space="0" w:color="auto"/>
      </w:divBdr>
    </w:div>
    <w:div w:id="222066604">
      <w:bodyDiv w:val="1"/>
      <w:marLeft w:val="0"/>
      <w:marRight w:val="0"/>
      <w:marTop w:val="0"/>
      <w:marBottom w:val="0"/>
      <w:divBdr>
        <w:top w:val="none" w:sz="0" w:space="0" w:color="auto"/>
        <w:left w:val="none" w:sz="0" w:space="0" w:color="auto"/>
        <w:bottom w:val="none" w:sz="0" w:space="0" w:color="auto"/>
        <w:right w:val="none" w:sz="0" w:space="0" w:color="auto"/>
      </w:divBdr>
    </w:div>
    <w:div w:id="222182097">
      <w:bodyDiv w:val="1"/>
      <w:marLeft w:val="0"/>
      <w:marRight w:val="0"/>
      <w:marTop w:val="0"/>
      <w:marBottom w:val="0"/>
      <w:divBdr>
        <w:top w:val="none" w:sz="0" w:space="0" w:color="auto"/>
        <w:left w:val="none" w:sz="0" w:space="0" w:color="auto"/>
        <w:bottom w:val="none" w:sz="0" w:space="0" w:color="auto"/>
        <w:right w:val="none" w:sz="0" w:space="0" w:color="auto"/>
      </w:divBdr>
    </w:div>
    <w:div w:id="222446155">
      <w:bodyDiv w:val="1"/>
      <w:marLeft w:val="0"/>
      <w:marRight w:val="0"/>
      <w:marTop w:val="0"/>
      <w:marBottom w:val="0"/>
      <w:divBdr>
        <w:top w:val="none" w:sz="0" w:space="0" w:color="auto"/>
        <w:left w:val="none" w:sz="0" w:space="0" w:color="auto"/>
        <w:bottom w:val="none" w:sz="0" w:space="0" w:color="auto"/>
        <w:right w:val="none" w:sz="0" w:space="0" w:color="auto"/>
      </w:divBdr>
    </w:div>
    <w:div w:id="222452829">
      <w:bodyDiv w:val="1"/>
      <w:marLeft w:val="0"/>
      <w:marRight w:val="0"/>
      <w:marTop w:val="0"/>
      <w:marBottom w:val="0"/>
      <w:divBdr>
        <w:top w:val="none" w:sz="0" w:space="0" w:color="auto"/>
        <w:left w:val="none" w:sz="0" w:space="0" w:color="auto"/>
        <w:bottom w:val="none" w:sz="0" w:space="0" w:color="auto"/>
        <w:right w:val="none" w:sz="0" w:space="0" w:color="auto"/>
      </w:divBdr>
    </w:div>
    <w:div w:id="222526827">
      <w:bodyDiv w:val="1"/>
      <w:marLeft w:val="0"/>
      <w:marRight w:val="0"/>
      <w:marTop w:val="0"/>
      <w:marBottom w:val="0"/>
      <w:divBdr>
        <w:top w:val="none" w:sz="0" w:space="0" w:color="auto"/>
        <w:left w:val="none" w:sz="0" w:space="0" w:color="auto"/>
        <w:bottom w:val="none" w:sz="0" w:space="0" w:color="auto"/>
        <w:right w:val="none" w:sz="0" w:space="0" w:color="auto"/>
      </w:divBdr>
    </w:div>
    <w:div w:id="222527077">
      <w:bodyDiv w:val="1"/>
      <w:marLeft w:val="0"/>
      <w:marRight w:val="0"/>
      <w:marTop w:val="0"/>
      <w:marBottom w:val="0"/>
      <w:divBdr>
        <w:top w:val="none" w:sz="0" w:space="0" w:color="auto"/>
        <w:left w:val="none" w:sz="0" w:space="0" w:color="auto"/>
        <w:bottom w:val="none" w:sz="0" w:space="0" w:color="auto"/>
        <w:right w:val="none" w:sz="0" w:space="0" w:color="auto"/>
      </w:divBdr>
    </w:div>
    <w:div w:id="222568234">
      <w:bodyDiv w:val="1"/>
      <w:marLeft w:val="0"/>
      <w:marRight w:val="0"/>
      <w:marTop w:val="0"/>
      <w:marBottom w:val="0"/>
      <w:divBdr>
        <w:top w:val="none" w:sz="0" w:space="0" w:color="auto"/>
        <w:left w:val="none" w:sz="0" w:space="0" w:color="auto"/>
        <w:bottom w:val="none" w:sz="0" w:space="0" w:color="auto"/>
        <w:right w:val="none" w:sz="0" w:space="0" w:color="auto"/>
      </w:divBdr>
    </w:div>
    <w:div w:id="222835505">
      <w:bodyDiv w:val="1"/>
      <w:marLeft w:val="0"/>
      <w:marRight w:val="0"/>
      <w:marTop w:val="0"/>
      <w:marBottom w:val="0"/>
      <w:divBdr>
        <w:top w:val="none" w:sz="0" w:space="0" w:color="auto"/>
        <w:left w:val="none" w:sz="0" w:space="0" w:color="auto"/>
        <w:bottom w:val="none" w:sz="0" w:space="0" w:color="auto"/>
        <w:right w:val="none" w:sz="0" w:space="0" w:color="auto"/>
      </w:divBdr>
    </w:div>
    <w:div w:id="222836236">
      <w:bodyDiv w:val="1"/>
      <w:marLeft w:val="0"/>
      <w:marRight w:val="0"/>
      <w:marTop w:val="0"/>
      <w:marBottom w:val="0"/>
      <w:divBdr>
        <w:top w:val="none" w:sz="0" w:space="0" w:color="auto"/>
        <w:left w:val="none" w:sz="0" w:space="0" w:color="auto"/>
        <w:bottom w:val="none" w:sz="0" w:space="0" w:color="auto"/>
        <w:right w:val="none" w:sz="0" w:space="0" w:color="auto"/>
      </w:divBdr>
      <w:divsChild>
        <w:div w:id="32275506">
          <w:marLeft w:val="480"/>
          <w:marRight w:val="0"/>
          <w:marTop w:val="0"/>
          <w:marBottom w:val="0"/>
          <w:divBdr>
            <w:top w:val="none" w:sz="0" w:space="0" w:color="auto"/>
            <w:left w:val="none" w:sz="0" w:space="0" w:color="auto"/>
            <w:bottom w:val="none" w:sz="0" w:space="0" w:color="auto"/>
            <w:right w:val="none" w:sz="0" w:space="0" w:color="auto"/>
          </w:divBdr>
        </w:div>
        <w:div w:id="62680761">
          <w:marLeft w:val="480"/>
          <w:marRight w:val="0"/>
          <w:marTop w:val="0"/>
          <w:marBottom w:val="0"/>
          <w:divBdr>
            <w:top w:val="none" w:sz="0" w:space="0" w:color="auto"/>
            <w:left w:val="none" w:sz="0" w:space="0" w:color="auto"/>
            <w:bottom w:val="none" w:sz="0" w:space="0" w:color="auto"/>
            <w:right w:val="none" w:sz="0" w:space="0" w:color="auto"/>
          </w:divBdr>
        </w:div>
        <w:div w:id="83459041">
          <w:marLeft w:val="480"/>
          <w:marRight w:val="0"/>
          <w:marTop w:val="0"/>
          <w:marBottom w:val="0"/>
          <w:divBdr>
            <w:top w:val="none" w:sz="0" w:space="0" w:color="auto"/>
            <w:left w:val="none" w:sz="0" w:space="0" w:color="auto"/>
            <w:bottom w:val="none" w:sz="0" w:space="0" w:color="auto"/>
            <w:right w:val="none" w:sz="0" w:space="0" w:color="auto"/>
          </w:divBdr>
        </w:div>
        <w:div w:id="95637144">
          <w:marLeft w:val="480"/>
          <w:marRight w:val="0"/>
          <w:marTop w:val="0"/>
          <w:marBottom w:val="0"/>
          <w:divBdr>
            <w:top w:val="none" w:sz="0" w:space="0" w:color="auto"/>
            <w:left w:val="none" w:sz="0" w:space="0" w:color="auto"/>
            <w:bottom w:val="none" w:sz="0" w:space="0" w:color="auto"/>
            <w:right w:val="none" w:sz="0" w:space="0" w:color="auto"/>
          </w:divBdr>
        </w:div>
        <w:div w:id="150097856">
          <w:marLeft w:val="480"/>
          <w:marRight w:val="0"/>
          <w:marTop w:val="0"/>
          <w:marBottom w:val="0"/>
          <w:divBdr>
            <w:top w:val="none" w:sz="0" w:space="0" w:color="auto"/>
            <w:left w:val="none" w:sz="0" w:space="0" w:color="auto"/>
            <w:bottom w:val="none" w:sz="0" w:space="0" w:color="auto"/>
            <w:right w:val="none" w:sz="0" w:space="0" w:color="auto"/>
          </w:divBdr>
        </w:div>
        <w:div w:id="188491976">
          <w:marLeft w:val="480"/>
          <w:marRight w:val="0"/>
          <w:marTop w:val="0"/>
          <w:marBottom w:val="0"/>
          <w:divBdr>
            <w:top w:val="none" w:sz="0" w:space="0" w:color="auto"/>
            <w:left w:val="none" w:sz="0" w:space="0" w:color="auto"/>
            <w:bottom w:val="none" w:sz="0" w:space="0" w:color="auto"/>
            <w:right w:val="none" w:sz="0" w:space="0" w:color="auto"/>
          </w:divBdr>
        </w:div>
        <w:div w:id="277833706">
          <w:marLeft w:val="480"/>
          <w:marRight w:val="0"/>
          <w:marTop w:val="0"/>
          <w:marBottom w:val="0"/>
          <w:divBdr>
            <w:top w:val="none" w:sz="0" w:space="0" w:color="auto"/>
            <w:left w:val="none" w:sz="0" w:space="0" w:color="auto"/>
            <w:bottom w:val="none" w:sz="0" w:space="0" w:color="auto"/>
            <w:right w:val="none" w:sz="0" w:space="0" w:color="auto"/>
          </w:divBdr>
        </w:div>
        <w:div w:id="295988912">
          <w:marLeft w:val="480"/>
          <w:marRight w:val="0"/>
          <w:marTop w:val="0"/>
          <w:marBottom w:val="0"/>
          <w:divBdr>
            <w:top w:val="none" w:sz="0" w:space="0" w:color="auto"/>
            <w:left w:val="none" w:sz="0" w:space="0" w:color="auto"/>
            <w:bottom w:val="none" w:sz="0" w:space="0" w:color="auto"/>
            <w:right w:val="none" w:sz="0" w:space="0" w:color="auto"/>
          </w:divBdr>
        </w:div>
        <w:div w:id="377321749">
          <w:marLeft w:val="480"/>
          <w:marRight w:val="0"/>
          <w:marTop w:val="0"/>
          <w:marBottom w:val="0"/>
          <w:divBdr>
            <w:top w:val="none" w:sz="0" w:space="0" w:color="auto"/>
            <w:left w:val="none" w:sz="0" w:space="0" w:color="auto"/>
            <w:bottom w:val="none" w:sz="0" w:space="0" w:color="auto"/>
            <w:right w:val="none" w:sz="0" w:space="0" w:color="auto"/>
          </w:divBdr>
        </w:div>
        <w:div w:id="377828227">
          <w:marLeft w:val="480"/>
          <w:marRight w:val="0"/>
          <w:marTop w:val="0"/>
          <w:marBottom w:val="0"/>
          <w:divBdr>
            <w:top w:val="none" w:sz="0" w:space="0" w:color="auto"/>
            <w:left w:val="none" w:sz="0" w:space="0" w:color="auto"/>
            <w:bottom w:val="none" w:sz="0" w:space="0" w:color="auto"/>
            <w:right w:val="none" w:sz="0" w:space="0" w:color="auto"/>
          </w:divBdr>
        </w:div>
        <w:div w:id="395250940">
          <w:marLeft w:val="480"/>
          <w:marRight w:val="0"/>
          <w:marTop w:val="0"/>
          <w:marBottom w:val="0"/>
          <w:divBdr>
            <w:top w:val="none" w:sz="0" w:space="0" w:color="auto"/>
            <w:left w:val="none" w:sz="0" w:space="0" w:color="auto"/>
            <w:bottom w:val="none" w:sz="0" w:space="0" w:color="auto"/>
            <w:right w:val="none" w:sz="0" w:space="0" w:color="auto"/>
          </w:divBdr>
        </w:div>
        <w:div w:id="468935361">
          <w:marLeft w:val="480"/>
          <w:marRight w:val="0"/>
          <w:marTop w:val="0"/>
          <w:marBottom w:val="0"/>
          <w:divBdr>
            <w:top w:val="none" w:sz="0" w:space="0" w:color="auto"/>
            <w:left w:val="none" w:sz="0" w:space="0" w:color="auto"/>
            <w:bottom w:val="none" w:sz="0" w:space="0" w:color="auto"/>
            <w:right w:val="none" w:sz="0" w:space="0" w:color="auto"/>
          </w:divBdr>
        </w:div>
        <w:div w:id="542251088">
          <w:marLeft w:val="480"/>
          <w:marRight w:val="0"/>
          <w:marTop w:val="0"/>
          <w:marBottom w:val="0"/>
          <w:divBdr>
            <w:top w:val="none" w:sz="0" w:space="0" w:color="auto"/>
            <w:left w:val="none" w:sz="0" w:space="0" w:color="auto"/>
            <w:bottom w:val="none" w:sz="0" w:space="0" w:color="auto"/>
            <w:right w:val="none" w:sz="0" w:space="0" w:color="auto"/>
          </w:divBdr>
        </w:div>
        <w:div w:id="557324675">
          <w:marLeft w:val="480"/>
          <w:marRight w:val="0"/>
          <w:marTop w:val="0"/>
          <w:marBottom w:val="0"/>
          <w:divBdr>
            <w:top w:val="none" w:sz="0" w:space="0" w:color="auto"/>
            <w:left w:val="none" w:sz="0" w:space="0" w:color="auto"/>
            <w:bottom w:val="none" w:sz="0" w:space="0" w:color="auto"/>
            <w:right w:val="none" w:sz="0" w:space="0" w:color="auto"/>
          </w:divBdr>
        </w:div>
        <w:div w:id="596790110">
          <w:marLeft w:val="480"/>
          <w:marRight w:val="0"/>
          <w:marTop w:val="0"/>
          <w:marBottom w:val="0"/>
          <w:divBdr>
            <w:top w:val="none" w:sz="0" w:space="0" w:color="auto"/>
            <w:left w:val="none" w:sz="0" w:space="0" w:color="auto"/>
            <w:bottom w:val="none" w:sz="0" w:space="0" w:color="auto"/>
            <w:right w:val="none" w:sz="0" w:space="0" w:color="auto"/>
          </w:divBdr>
        </w:div>
        <w:div w:id="630945010">
          <w:marLeft w:val="480"/>
          <w:marRight w:val="0"/>
          <w:marTop w:val="0"/>
          <w:marBottom w:val="0"/>
          <w:divBdr>
            <w:top w:val="none" w:sz="0" w:space="0" w:color="auto"/>
            <w:left w:val="none" w:sz="0" w:space="0" w:color="auto"/>
            <w:bottom w:val="none" w:sz="0" w:space="0" w:color="auto"/>
            <w:right w:val="none" w:sz="0" w:space="0" w:color="auto"/>
          </w:divBdr>
        </w:div>
        <w:div w:id="738938652">
          <w:marLeft w:val="480"/>
          <w:marRight w:val="0"/>
          <w:marTop w:val="0"/>
          <w:marBottom w:val="0"/>
          <w:divBdr>
            <w:top w:val="none" w:sz="0" w:space="0" w:color="auto"/>
            <w:left w:val="none" w:sz="0" w:space="0" w:color="auto"/>
            <w:bottom w:val="none" w:sz="0" w:space="0" w:color="auto"/>
            <w:right w:val="none" w:sz="0" w:space="0" w:color="auto"/>
          </w:divBdr>
        </w:div>
        <w:div w:id="745300713">
          <w:marLeft w:val="480"/>
          <w:marRight w:val="0"/>
          <w:marTop w:val="0"/>
          <w:marBottom w:val="0"/>
          <w:divBdr>
            <w:top w:val="none" w:sz="0" w:space="0" w:color="auto"/>
            <w:left w:val="none" w:sz="0" w:space="0" w:color="auto"/>
            <w:bottom w:val="none" w:sz="0" w:space="0" w:color="auto"/>
            <w:right w:val="none" w:sz="0" w:space="0" w:color="auto"/>
          </w:divBdr>
        </w:div>
        <w:div w:id="831064289">
          <w:marLeft w:val="480"/>
          <w:marRight w:val="0"/>
          <w:marTop w:val="0"/>
          <w:marBottom w:val="0"/>
          <w:divBdr>
            <w:top w:val="none" w:sz="0" w:space="0" w:color="auto"/>
            <w:left w:val="none" w:sz="0" w:space="0" w:color="auto"/>
            <w:bottom w:val="none" w:sz="0" w:space="0" w:color="auto"/>
            <w:right w:val="none" w:sz="0" w:space="0" w:color="auto"/>
          </w:divBdr>
        </w:div>
        <w:div w:id="889728298">
          <w:marLeft w:val="480"/>
          <w:marRight w:val="0"/>
          <w:marTop w:val="0"/>
          <w:marBottom w:val="0"/>
          <w:divBdr>
            <w:top w:val="none" w:sz="0" w:space="0" w:color="auto"/>
            <w:left w:val="none" w:sz="0" w:space="0" w:color="auto"/>
            <w:bottom w:val="none" w:sz="0" w:space="0" w:color="auto"/>
            <w:right w:val="none" w:sz="0" w:space="0" w:color="auto"/>
          </w:divBdr>
        </w:div>
      </w:divsChild>
    </w:div>
    <w:div w:id="222907012">
      <w:bodyDiv w:val="1"/>
      <w:marLeft w:val="0"/>
      <w:marRight w:val="0"/>
      <w:marTop w:val="0"/>
      <w:marBottom w:val="0"/>
      <w:divBdr>
        <w:top w:val="none" w:sz="0" w:space="0" w:color="auto"/>
        <w:left w:val="none" w:sz="0" w:space="0" w:color="auto"/>
        <w:bottom w:val="none" w:sz="0" w:space="0" w:color="auto"/>
        <w:right w:val="none" w:sz="0" w:space="0" w:color="auto"/>
      </w:divBdr>
    </w:div>
    <w:div w:id="222985396">
      <w:bodyDiv w:val="1"/>
      <w:marLeft w:val="0"/>
      <w:marRight w:val="0"/>
      <w:marTop w:val="0"/>
      <w:marBottom w:val="0"/>
      <w:divBdr>
        <w:top w:val="none" w:sz="0" w:space="0" w:color="auto"/>
        <w:left w:val="none" w:sz="0" w:space="0" w:color="auto"/>
        <w:bottom w:val="none" w:sz="0" w:space="0" w:color="auto"/>
        <w:right w:val="none" w:sz="0" w:space="0" w:color="auto"/>
      </w:divBdr>
    </w:div>
    <w:div w:id="223027608">
      <w:bodyDiv w:val="1"/>
      <w:marLeft w:val="0"/>
      <w:marRight w:val="0"/>
      <w:marTop w:val="0"/>
      <w:marBottom w:val="0"/>
      <w:divBdr>
        <w:top w:val="none" w:sz="0" w:space="0" w:color="auto"/>
        <w:left w:val="none" w:sz="0" w:space="0" w:color="auto"/>
        <w:bottom w:val="none" w:sz="0" w:space="0" w:color="auto"/>
        <w:right w:val="none" w:sz="0" w:space="0" w:color="auto"/>
      </w:divBdr>
    </w:div>
    <w:div w:id="223104415">
      <w:bodyDiv w:val="1"/>
      <w:marLeft w:val="0"/>
      <w:marRight w:val="0"/>
      <w:marTop w:val="0"/>
      <w:marBottom w:val="0"/>
      <w:divBdr>
        <w:top w:val="none" w:sz="0" w:space="0" w:color="auto"/>
        <w:left w:val="none" w:sz="0" w:space="0" w:color="auto"/>
        <w:bottom w:val="none" w:sz="0" w:space="0" w:color="auto"/>
        <w:right w:val="none" w:sz="0" w:space="0" w:color="auto"/>
      </w:divBdr>
    </w:div>
    <w:div w:id="223104980">
      <w:bodyDiv w:val="1"/>
      <w:marLeft w:val="0"/>
      <w:marRight w:val="0"/>
      <w:marTop w:val="0"/>
      <w:marBottom w:val="0"/>
      <w:divBdr>
        <w:top w:val="none" w:sz="0" w:space="0" w:color="auto"/>
        <w:left w:val="none" w:sz="0" w:space="0" w:color="auto"/>
        <w:bottom w:val="none" w:sz="0" w:space="0" w:color="auto"/>
        <w:right w:val="none" w:sz="0" w:space="0" w:color="auto"/>
      </w:divBdr>
    </w:div>
    <w:div w:id="223223476">
      <w:bodyDiv w:val="1"/>
      <w:marLeft w:val="0"/>
      <w:marRight w:val="0"/>
      <w:marTop w:val="0"/>
      <w:marBottom w:val="0"/>
      <w:divBdr>
        <w:top w:val="none" w:sz="0" w:space="0" w:color="auto"/>
        <w:left w:val="none" w:sz="0" w:space="0" w:color="auto"/>
        <w:bottom w:val="none" w:sz="0" w:space="0" w:color="auto"/>
        <w:right w:val="none" w:sz="0" w:space="0" w:color="auto"/>
      </w:divBdr>
    </w:div>
    <w:div w:id="223224202">
      <w:bodyDiv w:val="1"/>
      <w:marLeft w:val="0"/>
      <w:marRight w:val="0"/>
      <w:marTop w:val="0"/>
      <w:marBottom w:val="0"/>
      <w:divBdr>
        <w:top w:val="none" w:sz="0" w:space="0" w:color="auto"/>
        <w:left w:val="none" w:sz="0" w:space="0" w:color="auto"/>
        <w:bottom w:val="none" w:sz="0" w:space="0" w:color="auto"/>
        <w:right w:val="none" w:sz="0" w:space="0" w:color="auto"/>
      </w:divBdr>
    </w:div>
    <w:div w:id="223298473">
      <w:bodyDiv w:val="1"/>
      <w:marLeft w:val="0"/>
      <w:marRight w:val="0"/>
      <w:marTop w:val="0"/>
      <w:marBottom w:val="0"/>
      <w:divBdr>
        <w:top w:val="none" w:sz="0" w:space="0" w:color="auto"/>
        <w:left w:val="none" w:sz="0" w:space="0" w:color="auto"/>
        <w:bottom w:val="none" w:sz="0" w:space="0" w:color="auto"/>
        <w:right w:val="none" w:sz="0" w:space="0" w:color="auto"/>
      </w:divBdr>
    </w:div>
    <w:div w:id="223491647">
      <w:bodyDiv w:val="1"/>
      <w:marLeft w:val="0"/>
      <w:marRight w:val="0"/>
      <w:marTop w:val="0"/>
      <w:marBottom w:val="0"/>
      <w:divBdr>
        <w:top w:val="none" w:sz="0" w:space="0" w:color="auto"/>
        <w:left w:val="none" w:sz="0" w:space="0" w:color="auto"/>
        <w:bottom w:val="none" w:sz="0" w:space="0" w:color="auto"/>
        <w:right w:val="none" w:sz="0" w:space="0" w:color="auto"/>
      </w:divBdr>
    </w:div>
    <w:div w:id="223568463">
      <w:bodyDiv w:val="1"/>
      <w:marLeft w:val="0"/>
      <w:marRight w:val="0"/>
      <w:marTop w:val="0"/>
      <w:marBottom w:val="0"/>
      <w:divBdr>
        <w:top w:val="none" w:sz="0" w:space="0" w:color="auto"/>
        <w:left w:val="none" w:sz="0" w:space="0" w:color="auto"/>
        <w:bottom w:val="none" w:sz="0" w:space="0" w:color="auto"/>
        <w:right w:val="none" w:sz="0" w:space="0" w:color="auto"/>
      </w:divBdr>
    </w:div>
    <w:div w:id="223568989">
      <w:bodyDiv w:val="1"/>
      <w:marLeft w:val="0"/>
      <w:marRight w:val="0"/>
      <w:marTop w:val="0"/>
      <w:marBottom w:val="0"/>
      <w:divBdr>
        <w:top w:val="none" w:sz="0" w:space="0" w:color="auto"/>
        <w:left w:val="none" w:sz="0" w:space="0" w:color="auto"/>
        <w:bottom w:val="none" w:sz="0" w:space="0" w:color="auto"/>
        <w:right w:val="none" w:sz="0" w:space="0" w:color="auto"/>
      </w:divBdr>
    </w:div>
    <w:div w:id="223637361">
      <w:bodyDiv w:val="1"/>
      <w:marLeft w:val="0"/>
      <w:marRight w:val="0"/>
      <w:marTop w:val="0"/>
      <w:marBottom w:val="0"/>
      <w:divBdr>
        <w:top w:val="none" w:sz="0" w:space="0" w:color="auto"/>
        <w:left w:val="none" w:sz="0" w:space="0" w:color="auto"/>
        <w:bottom w:val="none" w:sz="0" w:space="0" w:color="auto"/>
        <w:right w:val="none" w:sz="0" w:space="0" w:color="auto"/>
      </w:divBdr>
    </w:div>
    <w:div w:id="223682641">
      <w:bodyDiv w:val="1"/>
      <w:marLeft w:val="0"/>
      <w:marRight w:val="0"/>
      <w:marTop w:val="0"/>
      <w:marBottom w:val="0"/>
      <w:divBdr>
        <w:top w:val="none" w:sz="0" w:space="0" w:color="auto"/>
        <w:left w:val="none" w:sz="0" w:space="0" w:color="auto"/>
        <w:bottom w:val="none" w:sz="0" w:space="0" w:color="auto"/>
        <w:right w:val="none" w:sz="0" w:space="0" w:color="auto"/>
      </w:divBdr>
      <w:divsChild>
        <w:div w:id="33888866">
          <w:marLeft w:val="480"/>
          <w:marRight w:val="0"/>
          <w:marTop w:val="0"/>
          <w:marBottom w:val="0"/>
          <w:divBdr>
            <w:top w:val="none" w:sz="0" w:space="0" w:color="auto"/>
            <w:left w:val="none" w:sz="0" w:space="0" w:color="auto"/>
            <w:bottom w:val="none" w:sz="0" w:space="0" w:color="auto"/>
            <w:right w:val="none" w:sz="0" w:space="0" w:color="auto"/>
          </w:divBdr>
        </w:div>
        <w:div w:id="158814406">
          <w:marLeft w:val="480"/>
          <w:marRight w:val="0"/>
          <w:marTop w:val="0"/>
          <w:marBottom w:val="0"/>
          <w:divBdr>
            <w:top w:val="none" w:sz="0" w:space="0" w:color="auto"/>
            <w:left w:val="none" w:sz="0" w:space="0" w:color="auto"/>
            <w:bottom w:val="none" w:sz="0" w:space="0" w:color="auto"/>
            <w:right w:val="none" w:sz="0" w:space="0" w:color="auto"/>
          </w:divBdr>
        </w:div>
        <w:div w:id="206525693">
          <w:marLeft w:val="480"/>
          <w:marRight w:val="0"/>
          <w:marTop w:val="0"/>
          <w:marBottom w:val="0"/>
          <w:divBdr>
            <w:top w:val="none" w:sz="0" w:space="0" w:color="auto"/>
            <w:left w:val="none" w:sz="0" w:space="0" w:color="auto"/>
            <w:bottom w:val="none" w:sz="0" w:space="0" w:color="auto"/>
            <w:right w:val="none" w:sz="0" w:space="0" w:color="auto"/>
          </w:divBdr>
        </w:div>
        <w:div w:id="260915975">
          <w:marLeft w:val="480"/>
          <w:marRight w:val="0"/>
          <w:marTop w:val="0"/>
          <w:marBottom w:val="0"/>
          <w:divBdr>
            <w:top w:val="none" w:sz="0" w:space="0" w:color="auto"/>
            <w:left w:val="none" w:sz="0" w:space="0" w:color="auto"/>
            <w:bottom w:val="none" w:sz="0" w:space="0" w:color="auto"/>
            <w:right w:val="none" w:sz="0" w:space="0" w:color="auto"/>
          </w:divBdr>
        </w:div>
        <w:div w:id="263999945">
          <w:marLeft w:val="480"/>
          <w:marRight w:val="0"/>
          <w:marTop w:val="0"/>
          <w:marBottom w:val="0"/>
          <w:divBdr>
            <w:top w:val="none" w:sz="0" w:space="0" w:color="auto"/>
            <w:left w:val="none" w:sz="0" w:space="0" w:color="auto"/>
            <w:bottom w:val="none" w:sz="0" w:space="0" w:color="auto"/>
            <w:right w:val="none" w:sz="0" w:space="0" w:color="auto"/>
          </w:divBdr>
        </w:div>
        <w:div w:id="327833829">
          <w:marLeft w:val="480"/>
          <w:marRight w:val="0"/>
          <w:marTop w:val="0"/>
          <w:marBottom w:val="0"/>
          <w:divBdr>
            <w:top w:val="none" w:sz="0" w:space="0" w:color="auto"/>
            <w:left w:val="none" w:sz="0" w:space="0" w:color="auto"/>
            <w:bottom w:val="none" w:sz="0" w:space="0" w:color="auto"/>
            <w:right w:val="none" w:sz="0" w:space="0" w:color="auto"/>
          </w:divBdr>
        </w:div>
        <w:div w:id="598752931">
          <w:marLeft w:val="480"/>
          <w:marRight w:val="0"/>
          <w:marTop w:val="0"/>
          <w:marBottom w:val="0"/>
          <w:divBdr>
            <w:top w:val="none" w:sz="0" w:space="0" w:color="auto"/>
            <w:left w:val="none" w:sz="0" w:space="0" w:color="auto"/>
            <w:bottom w:val="none" w:sz="0" w:space="0" w:color="auto"/>
            <w:right w:val="none" w:sz="0" w:space="0" w:color="auto"/>
          </w:divBdr>
        </w:div>
        <w:div w:id="620649569">
          <w:marLeft w:val="480"/>
          <w:marRight w:val="0"/>
          <w:marTop w:val="0"/>
          <w:marBottom w:val="0"/>
          <w:divBdr>
            <w:top w:val="none" w:sz="0" w:space="0" w:color="auto"/>
            <w:left w:val="none" w:sz="0" w:space="0" w:color="auto"/>
            <w:bottom w:val="none" w:sz="0" w:space="0" w:color="auto"/>
            <w:right w:val="none" w:sz="0" w:space="0" w:color="auto"/>
          </w:divBdr>
        </w:div>
        <w:div w:id="744911091">
          <w:marLeft w:val="480"/>
          <w:marRight w:val="0"/>
          <w:marTop w:val="0"/>
          <w:marBottom w:val="0"/>
          <w:divBdr>
            <w:top w:val="none" w:sz="0" w:space="0" w:color="auto"/>
            <w:left w:val="none" w:sz="0" w:space="0" w:color="auto"/>
            <w:bottom w:val="none" w:sz="0" w:space="0" w:color="auto"/>
            <w:right w:val="none" w:sz="0" w:space="0" w:color="auto"/>
          </w:divBdr>
        </w:div>
        <w:div w:id="751505768">
          <w:marLeft w:val="480"/>
          <w:marRight w:val="0"/>
          <w:marTop w:val="0"/>
          <w:marBottom w:val="0"/>
          <w:divBdr>
            <w:top w:val="none" w:sz="0" w:space="0" w:color="auto"/>
            <w:left w:val="none" w:sz="0" w:space="0" w:color="auto"/>
            <w:bottom w:val="none" w:sz="0" w:space="0" w:color="auto"/>
            <w:right w:val="none" w:sz="0" w:space="0" w:color="auto"/>
          </w:divBdr>
        </w:div>
        <w:div w:id="815609749">
          <w:marLeft w:val="480"/>
          <w:marRight w:val="0"/>
          <w:marTop w:val="0"/>
          <w:marBottom w:val="0"/>
          <w:divBdr>
            <w:top w:val="none" w:sz="0" w:space="0" w:color="auto"/>
            <w:left w:val="none" w:sz="0" w:space="0" w:color="auto"/>
            <w:bottom w:val="none" w:sz="0" w:space="0" w:color="auto"/>
            <w:right w:val="none" w:sz="0" w:space="0" w:color="auto"/>
          </w:divBdr>
        </w:div>
        <w:div w:id="820654176">
          <w:marLeft w:val="480"/>
          <w:marRight w:val="0"/>
          <w:marTop w:val="0"/>
          <w:marBottom w:val="0"/>
          <w:divBdr>
            <w:top w:val="none" w:sz="0" w:space="0" w:color="auto"/>
            <w:left w:val="none" w:sz="0" w:space="0" w:color="auto"/>
            <w:bottom w:val="none" w:sz="0" w:space="0" w:color="auto"/>
            <w:right w:val="none" w:sz="0" w:space="0" w:color="auto"/>
          </w:divBdr>
        </w:div>
        <w:div w:id="843782612">
          <w:marLeft w:val="480"/>
          <w:marRight w:val="0"/>
          <w:marTop w:val="0"/>
          <w:marBottom w:val="0"/>
          <w:divBdr>
            <w:top w:val="none" w:sz="0" w:space="0" w:color="auto"/>
            <w:left w:val="none" w:sz="0" w:space="0" w:color="auto"/>
            <w:bottom w:val="none" w:sz="0" w:space="0" w:color="auto"/>
            <w:right w:val="none" w:sz="0" w:space="0" w:color="auto"/>
          </w:divBdr>
        </w:div>
        <w:div w:id="881094650">
          <w:marLeft w:val="480"/>
          <w:marRight w:val="0"/>
          <w:marTop w:val="0"/>
          <w:marBottom w:val="0"/>
          <w:divBdr>
            <w:top w:val="none" w:sz="0" w:space="0" w:color="auto"/>
            <w:left w:val="none" w:sz="0" w:space="0" w:color="auto"/>
            <w:bottom w:val="none" w:sz="0" w:space="0" w:color="auto"/>
            <w:right w:val="none" w:sz="0" w:space="0" w:color="auto"/>
          </w:divBdr>
        </w:div>
      </w:divsChild>
    </w:div>
    <w:div w:id="223760139">
      <w:bodyDiv w:val="1"/>
      <w:marLeft w:val="0"/>
      <w:marRight w:val="0"/>
      <w:marTop w:val="0"/>
      <w:marBottom w:val="0"/>
      <w:divBdr>
        <w:top w:val="none" w:sz="0" w:space="0" w:color="auto"/>
        <w:left w:val="none" w:sz="0" w:space="0" w:color="auto"/>
        <w:bottom w:val="none" w:sz="0" w:space="0" w:color="auto"/>
        <w:right w:val="none" w:sz="0" w:space="0" w:color="auto"/>
      </w:divBdr>
    </w:div>
    <w:div w:id="223875907">
      <w:bodyDiv w:val="1"/>
      <w:marLeft w:val="0"/>
      <w:marRight w:val="0"/>
      <w:marTop w:val="0"/>
      <w:marBottom w:val="0"/>
      <w:divBdr>
        <w:top w:val="none" w:sz="0" w:space="0" w:color="auto"/>
        <w:left w:val="none" w:sz="0" w:space="0" w:color="auto"/>
        <w:bottom w:val="none" w:sz="0" w:space="0" w:color="auto"/>
        <w:right w:val="none" w:sz="0" w:space="0" w:color="auto"/>
      </w:divBdr>
    </w:div>
    <w:div w:id="223876851">
      <w:bodyDiv w:val="1"/>
      <w:marLeft w:val="0"/>
      <w:marRight w:val="0"/>
      <w:marTop w:val="0"/>
      <w:marBottom w:val="0"/>
      <w:divBdr>
        <w:top w:val="none" w:sz="0" w:space="0" w:color="auto"/>
        <w:left w:val="none" w:sz="0" w:space="0" w:color="auto"/>
        <w:bottom w:val="none" w:sz="0" w:space="0" w:color="auto"/>
        <w:right w:val="none" w:sz="0" w:space="0" w:color="auto"/>
      </w:divBdr>
    </w:div>
    <w:div w:id="223879682">
      <w:bodyDiv w:val="1"/>
      <w:marLeft w:val="0"/>
      <w:marRight w:val="0"/>
      <w:marTop w:val="0"/>
      <w:marBottom w:val="0"/>
      <w:divBdr>
        <w:top w:val="none" w:sz="0" w:space="0" w:color="auto"/>
        <w:left w:val="none" w:sz="0" w:space="0" w:color="auto"/>
        <w:bottom w:val="none" w:sz="0" w:space="0" w:color="auto"/>
        <w:right w:val="none" w:sz="0" w:space="0" w:color="auto"/>
      </w:divBdr>
    </w:div>
    <w:div w:id="223879962">
      <w:bodyDiv w:val="1"/>
      <w:marLeft w:val="0"/>
      <w:marRight w:val="0"/>
      <w:marTop w:val="0"/>
      <w:marBottom w:val="0"/>
      <w:divBdr>
        <w:top w:val="none" w:sz="0" w:space="0" w:color="auto"/>
        <w:left w:val="none" w:sz="0" w:space="0" w:color="auto"/>
        <w:bottom w:val="none" w:sz="0" w:space="0" w:color="auto"/>
        <w:right w:val="none" w:sz="0" w:space="0" w:color="auto"/>
      </w:divBdr>
    </w:div>
    <w:div w:id="223949567">
      <w:bodyDiv w:val="1"/>
      <w:marLeft w:val="0"/>
      <w:marRight w:val="0"/>
      <w:marTop w:val="0"/>
      <w:marBottom w:val="0"/>
      <w:divBdr>
        <w:top w:val="none" w:sz="0" w:space="0" w:color="auto"/>
        <w:left w:val="none" w:sz="0" w:space="0" w:color="auto"/>
        <w:bottom w:val="none" w:sz="0" w:space="0" w:color="auto"/>
        <w:right w:val="none" w:sz="0" w:space="0" w:color="auto"/>
      </w:divBdr>
      <w:divsChild>
        <w:div w:id="24067007">
          <w:marLeft w:val="480"/>
          <w:marRight w:val="0"/>
          <w:marTop w:val="0"/>
          <w:marBottom w:val="0"/>
          <w:divBdr>
            <w:top w:val="none" w:sz="0" w:space="0" w:color="auto"/>
            <w:left w:val="none" w:sz="0" w:space="0" w:color="auto"/>
            <w:bottom w:val="none" w:sz="0" w:space="0" w:color="auto"/>
            <w:right w:val="none" w:sz="0" w:space="0" w:color="auto"/>
          </w:divBdr>
        </w:div>
        <w:div w:id="28536153">
          <w:marLeft w:val="480"/>
          <w:marRight w:val="0"/>
          <w:marTop w:val="0"/>
          <w:marBottom w:val="0"/>
          <w:divBdr>
            <w:top w:val="none" w:sz="0" w:space="0" w:color="auto"/>
            <w:left w:val="none" w:sz="0" w:space="0" w:color="auto"/>
            <w:bottom w:val="none" w:sz="0" w:space="0" w:color="auto"/>
            <w:right w:val="none" w:sz="0" w:space="0" w:color="auto"/>
          </w:divBdr>
        </w:div>
        <w:div w:id="44834550">
          <w:marLeft w:val="480"/>
          <w:marRight w:val="0"/>
          <w:marTop w:val="0"/>
          <w:marBottom w:val="0"/>
          <w:divBdr>
            <w:top w:val="none" w:sz="0" w:space="0" w:color="auto"/>
            <w:left w:val="none" w:sz="0" w:space="0" w:color="auto"/>
            <w:bottom w:val="none" w:sz="0" w:space="0" w:color="auto"/>
            <w:right w:val="none" w:sz="0" w:space="0" w:color="auto"/>
          </w:divBdr>
        </w:div>
        <w:div w:id="58216911">
          <w:marLeft w:val="480"/>
          <w:marRight w:val="0"/>
          <w:marTop w:val="0"/>
          <w:marBottom w:val="0"/>
          <w:divBdr>
            <w:top w:val="none" w:sz="0" w:space="0" w:color="auto"/>
            <w:left w:val="none" w:sz="0" w:space="0" w:color="auto"/>
            <w:bottom w:val="none" w:sz="0" w:space="0" w:color="auto"/>
            <w:right w:val="none" w:sz="0" w:space="0" w:color="auto"/>
          </w:divBdr>
        </w:div>
        <w:div w:id="98567063">
          <w:marLeft w:val="480"/>
          <w:marRight w:val="0"/>
          <w:marTop w:val="0"/>
          <w:marBottom w:val="0"/>
          <w:divBdr>
            <w:top w:val="none" w:sz="0" w:space="0" w:color="auto"/>
            <w:left w:val="none" w:sz="0" w:space="0" w:color="auto"/>
            <w:bottom w:val="none" w:sz="0" w:space="0" w:color="auto"/>
            <w:right w:val="none" w:sz="0" w:space="0" w:color="auto"/>
          </w:divBdr>
        </w:div>
        <w:div w:id="99571425">
          <w:marLeft w:val="480"/>
          <w:marRight w:val="0"/>
          <w:marTop w:val="0"/>
          <w:marBottom w:val="0"/>
          <w:divBdr>
            <w:top w:val="none" w:sz="0" w:space="0" w:color="auto"/>
            <w:left w:val="none" w:sz="0" w:space="0" w:color="auto"/>
            <w:bottom w:val="none" w:sz="0" w:space="0" w:color="auto"/>
            <w:right w:val="none" w:sz="0" w:space="0" w:color="auto"/>
          </w:divBdr>
        </w:div>
        <w:div w:id="135875569">
          <w:marLeft w:val="480"/>
          <w:marRight w:val="0"/>
          <w:marTop w:val="0"/>
          <w:marBottom w:val="0"/>
          <w:divBdr>
            <w:top w:val="none" w:sz="0" w:space="0" w:color="auto"/>
            <w:left w:val="none" w:sz="0" w:space="0" w:color="auto"/>
            <w:bottom w:val="none" w:sz="0" w:space="0" w:color="auto"/>
            <w:right w:val="none" w:sz="0" w:space="0" w:color="auto"/>
          </w:divBdr>
        </w:div>
        <w:div w:id="144203754">
          <w:marLeft w:val="480"/>
          <w:marRight w:val="0"/>
          <w:marTop w:val="0"/>
          <w:marBottom w:val="0"/>
          <w:divBdr>
            <w:top w:val="none" w:sz="0" w:space="0" w:color="auto"/>
            <w:left w:val="none" w:sz="0" w:space="0" w:color="auto"/>
            <w:bottom w:val="none" w:sz="0" w:space="0" w:color="auto"/>
            <w:right w:val="none" w:sz="0" w:space="0" w:color="auto"/>
          </w:divBdr>
        </w:div>
        <w:div w:id="176504861">
          <w:marLeft w:val="480"/>
          <w:marRight w:val="0"/>
          <w:marTop w:val="0"/>
          <w:marBottom w:val="0"/>
          <w:divBdr>
            <w:top w:val="none" w:sz="0" w:space="0" w:color="auto"/>
            <w:left w:val="none" w:sz="0" w:space="0" w:color="auto"/>
            <w:bottom w:val="none" w:sz="0" w:space="0" w:color="auto"/>
            <w:right w:val="none" w:sz="0" w:space="0" w:color="auto"/>
          </w:divBdr>
        </w:div>
        <w:div w:id="273899823">
          <w:marLeft w:val="480"/>
          <w:marRight w:val="0"/>
          <w:marTop w:val="0"/>
          <w:marBottom w:val="0"/>
          <w:divBdr>
            <w:top w:val="none" w:sz="0" w:space="0" w:color="auto"/>
            <w:left w:val="none" w:sz="0" w:space="0" w:color="auto"/>
            <w:bottom w:val="none" w:sz="0" w:space="0" w:color="auto"/>
            <w:right w:val="none" w:sz="0" w:space="0" w:color="auto"/>
          </w:divBdr>
        </w:div>
        <w:div w:id="308635945">
          <w:marLeft w:val="480"/>
          <w:marRight w:val="0"/>
          <w:marTop w:val="0"/>
          <w:marBottom w:val="0"/>
          <w:divBdr>
            <w:top w:val="none" w:sz="0" w:space="0" w:color="auto"/>
            <w:left w:val="none" w:sz="0" w:space="0" w:color="auto"/>
            <w:bottom w:val="none" w:sz="0" w:space="0" w:color="auto"/>
            <w:right w:val="none" w:sz="0" w:space="0" w:color="auto"/>
          </w:divBdr>
        </w:div>
        <w:div w:id="335620875">
          <w:marLeft w:val="480"/>
          <w:marRight w:val="0"/>
          <w:marTop w:val="0"/>
          <w:marBottom w:val="0"/>
          <w:divBdr>
            <w:top w:val="none" w:sz="0" w:space="0" w:color="auto"/>
            <w:left w:val="none" w:sz="0" w:space="0" w:color="auto"/>
            <w:bottom w:val="none" w:sz="0" w:space="0" w:color="auto"/>
            <w:right w:val="none" w:sz="0" w:space="0" w:color="auto"/>
          </w:divBdr>
        </w:div>
        <w:div w:id="384260601">
          <w:marLeft w:val="480"/>
          <w:marRight w:val="0"/>
          <w:marTop w:val="0"/>
          <w:marBottom w:val="0"/>
          <w:divBdr>
            <w:top w:val="none" w:sz="0" w:space="0" w:color="auto"/>
            <w:left w:val="none" w:sz="0" w:space="0" w:color="auto"/>
            <w:bottom w:val="none" w:sz="0" w:space="0" w:color="auto"/>
            <w:right w:val="none" w:sz="0" w:space="0" w:color="auto"/>
          </w:divBdr>
        </w:div>
        <w:div w:id="388724777">
          <w:marLeft w:val="480"/>
          <w:marRight w:val="0"/>
          <w:marTop w:val="0"/>
          <w:marBottom w:val="0"/>
          <w:divBdr>
            <w:top w:val="none" w:sz="0" w:space="0" w:color="auto"/>
            <w:left w:val="none" w:sz="0" w:space="0" w:color="auto"/>
            <w:bottom w:val="none" w:sz="0" w:space="0" w:color="auto"/>
            <w:right w:val="none" w:sz="0" w:space="0" w:color="auto"/>
          </w:divBdr>
        </w:div>
        <w:div w:id="394014078">
          <w:marLeft w:val="480"/>
          <w:marRight w:val="0"/>
          <w:marTop w:val="0"/>
          <w:marBottom w:val="0"/>
          <w:divBdr>
            <w:top w:val="none" w:sz="0" w:space="0" w:color="auto"/>
            <w:left w:val="none" w:sz="0" w:space="0" w:color="auto"/>
            <w:bottom w:val="none" w:sz="0" w:space="0" w:color="auto"/>
            <w:right w:val="none" w:sz="0" w:space="0" w:color="auto"/>
          </w:divBdr>
        </w:div>
        <w:div w:id="411588845">
          <w:marLeft w:val="480"/>
          <w:marRight w:val="0"/>
          <w:marTop w:val="0"/>
          <w:marBottom w:val="0"/>
          <w:divBdr>
            <w:top w:val="none" w:sz="0" w:space="0" w:color="auto"/>
            <w:left w:val="none" w:sz="0" w:space="0" w:color="auto"/>
            <w:bottom w:val="none" w:sz="0" w:space="0" w:color="auto"/>
            <w:right w:val="none" w:sz="0" w:space="0" w:color="auto"/>
          </w:divBdr>
        </w:div>
        <w:div w:id="421147534">
          <w:marLeft w:val="480"/>
          <w:marRight w:val="0"/>
          <w:marTop w:val="0"/>
          <w:marBottom w:val="0"/>
          <w:divBdr>
            <w:top w:val="none" w:sz="0" w:space="0" w:color="auto"/>
            <w:left w:val="none" w:sz="0" w:space="0" w:color="auto"/>
            <w:bottom w:val="none" w:sz="0" w:space="0" w:color="auto"/>
            <w:right w:val="none" w:sz="0" w:space="0" w:color="auto"/>
          </w:divBdr>
        </w:div>
        <w:div w:id="435684557">
          <w:marLeft w:val="480"/>
          <w:marRight w:val="0"/>
          <w:marTop w:val="0"/>
          <w:marBottom w:val="0"/>
          <w:divBdr>
            <w:top w:val="none" w:sz="0" w:space="0" w:color="auto"/>
            <w:left w:val="none" w:sz="0" w:space="0" w:color="auto"/>
            <w:bottom w:val="none" w:sz="0" w:space="0" w:color="auto"/>
            <w:right w:val="none" w:sz="0" w:space="0" w:color="auto"/>
          </w:divBdr>
        </w:div>
        <w:div w:id="439959204">
          <w:marLeft w:val="480"/>
          <w:marRight w:val="0"/>
          <w:marTop w:val="0"/>
          <w:marBottom w:val="0"/>
          <w:divBdr>
            <w:top w:val="none" w:sz="0" w:space="0" w:color="auto"/>
            <w:left w:val="none" w:sz="0" w:space="0" w:color="auto"/>
            <w:bottom w:val="none" w:sz="0" w:space="0" w:color="auto"/>
            <w:right w:val="none" w:sz="0" w:space="0" w:color="auto"/>
          </w:divBdr>
        </w:div>
        <w:div w:id="484665585">
          <w:marLeft w:val="480"/>
          <w:marRight w:val="0"/>
          <w:marTop w:val="0"/>
          <w:marBottom w:val="0"/>
          <w:divBdr>
            <w:top w:val="none" w:sz="0" w:space="0" w:color="auto"/>
            <w:left w:val="none" w:sz="0" w:space="0" w:color="auto"/>
            <w:bottom w:val="none" w:sz="0" w:space="0" w:color="auto"/>
            <w:right w:val="none" w:sz="0" w:space="0" w:color="auto"/>
          </w:divBdr>
        </w:div>
        <w:div w:id="546718715">
          <w:marLeft w:val="480"/>
          <w:marRight w:val="0"/>
          <w:marTop w:val="0"/>
          <w:marBottom w:val="0"/>
          <w:divBdr>
            <w:top w:val="none" w:sz="0" w:space="0" w:color="auto"/>
            <w:left w:val="none" w:sz="0" w:space="0" w:color="auto"/>
            <w:bottom w:val="none" w:sz="0" w:space="0" w:color="auto"/>
            <w:right w:val="none" w:sz="0" w:space="0" w:color="auto"/>
          </w:divBdr>
        </w:div>
        <w:div w:id="630210758">
          <w:marLeft w:val="480"/>
          <w:marRight w:val="0"/>
          <w:marTop w:val="0"/>
          <w:marBottom w:val="0"/>
          <w:divBdr>
            <w:top w:val="none" w:sz="0" w:space="0" w:color="auto"/>
            <w:left w:val="none" w:sz="0" w:space="0" w:color="auto"/>
            <w:bottom w:val="none" w:sz="0" w:space="0" w:color="auto"/>
            <w:right w:val="none" w:sz="0" w:space="0" w:color="auto"/>
          </w:divBdr>
        </w:div>
        <w:div w:id="737367203">
          <w:marLeft w:val="480"/>
          <w:marRight w:val="0"/>
          <w:marTop w:val="0"/>
          <w:marBottom w:val="0"/>
          <w:divBdr>
            <w:top w:val="none" w:sz="0" w:space="0" w:color="auto"/>
            <w:left w:val="none" w:sz="0" w:space="0" w:color="auto"/>
            <w:bottom w:val="none" w:sz="0" w:space="0" w:color="auto"/>
            <w:right w:val="none" w:sz="0" w:space="0" w:color="auto"/>
          </w:divBdr>
        </w:div>
        <w:div w:id="758448807">
          <w:marLeft w:val="480"/>
          <w:marRight w:val="0"/>
          <w:marTop w:val="0"/>
          <w:marBottom w:val="0"/>
          <w:divBdr>
            <w:top w:val="none" w:sz="0" w:space="0" w:color="auto"/>
            <w:left w:val="none" w:sz="0" w:space="0" w:color="auto"/>
            <w:bottom w:val="none" w:sz="0" w:space="0" w:color="auto"/>
            <w:right w:val="none" w:sz="0" w:space="0" w:color="auto"/>
          </w:divBdr>
        </w:div>
        <w:div w:id="825172670">
          <w:marLeft w:val="480"/>
          <w:marRight w:val="0"/>
          <w:marTop w:val="0"/>
          <w:marBottom w:val="0"/>
          <w:divBdr>
            <w:top w:val="none" w:sz="0" w:space="0" w:color="auto"/>
            <w:left w:val="none" w:sz="0" w:space="0" w:color="auto"/>
            <w:bottom w:val="none" w:sz="0" w:space="0" w:color="auto"/>
            <w:right w:val="none" w:sz="0" w:space="0" w:color="auto"/>
          </w:divBdr>
        </w:div>
        <w:div w:id="858734758">
          <w:marLeft w:val="480"/>
          <w:marRight w:val="0"/>
          <w:marTop w:val="0"/>
          <w:marBottom w:val="0"/>
          <w:divBdr>
            <w:top w:val="none" w:sz="0" w:space="0" w:color="auto"/>
            <w:left w:val="none" w:sz="0" w:space="0" w:color="auto"/>
            <w:bottom w:val="none" w:sz="0" w:space="0" w:color="auto"/>
            <w:right w:val="none" w:sz="0" w:space="0" w:color="auto"/>
          </w:divBdr>
        </w:div>
        <w:div w:id="869949699">
          <w:marLeft w:val="480"/>
          <w:marRight w:val="0"/>
          <w:marTop w:val="0"/>
          <w:marBottom w:val="0"/>
          <w:divBdr>
            <w:top w:val="none" w:sz="0" w:space="0" w:color="auto"/>
            <w:left w:val="none" w:sz="0" w:space="0" w:color="auto"/>
            <w:bottom w:val="none" w:sz="0" w:space="0" w:color="auto"/>
            <w:right w:val="none" w:sz="0" w:space="0" w:color="auto"/>
          </w:divBdr>
        </w:div>
        <w:div w:id="880821678">
          <w:marLeft w:val="480"/>
          <w:marRight w:val="0"/>
          <w:marTop w:val="0"/>
          <w:marBottom w:val="0"/>
          <w:divBdr>
            <w:top w:val="none" w:sz="0" w:space="0" w:color="auto"/>
            <w:left w:val="none" w:sz="0" w:space="0" w:color="auto"/>
            <w:bottom w:val="none" w:sz="0" w:space="0" w:color="auto"/>
            <w:right w:val="none" w:sz="0" w:space="0" w:color="auto"/>
          </w:divBdr>
        </w:div>
        <w:div w:id="899822923">
          <w:marLeft w:val="480"/>
          <w:marRight w:val="0"/>
          <w:marTop w:val="0"/>
          <w:marBottom w:val="0"/>
          <w:divBdr>
            <w:top w:val="none" w:sz="0" w:space="0" w:color="auto"/>
            <w:left w:val="none" w:sz="0" w:space="0" w:color="auto"/>
            <w:bottom w:val="none" w:sz="0" w:space="0" w:color="auto"/>
            <w:right w:val="none" w:sz="0" w:space="0" w:color="auto"/>
          </w:divBdr>
        </w:div>
      </w:divsChild>
    </w:div>
    <w:div w:id="224028209">
      <w:bodyDiv w:val="1"/>
      <w:marLeft w:val="0"/>
      <w:marRight w:val="0"/>
      <w:marTop w:val="0"/>
      <w:marBottom w:val="0"/>
      <w:divBdr>
        <w:top w:val="none" w:sz="0" w:space="0" w:color="auto"/>
        <w:left w:val="none" w:sz="0" w:space="0" w:color="auto"/>
        <w:bottom w:val="none" w:sz="0" w:space="0" w:color="auto"/>
        <w:right w:val="none" w:sz="0" w:space="0" w:color="auto"/>
      </w:divBdr>
    </w:div>
    <w:div w:id="224028645">
      <w:bodyDiv w:val="1"/>
      <w:marLeft w:val="0"/>
      <w:marRight w:val="0"/>
      <w:marTop w:val="0"/>
      <w:marBottom w:val="0"/>
      <w:divBdr>
        <w:top w:val="none" w:sz="0" w:space="0" w:color="auto"/>
        <w:left w:val="none" w:sz="0" w:space="0" w:color="auto"/>
        <w:bottom w:val="none" w:sz="0" w:space="0" w:color="auto"/>
        <w:right w:val="none" w:sz="0" w:space="0" w:color="auto"/>
      </w:divBdr>
    </w:div>
    <w:div w:id="224032048">
      <w:bodyDiv w:val="1"/>
      <w:marLeft w:val="0"/>
      <w:marRight w:val="0"/>
      <w:marTop w:val="0"/>
      <w:marBottom w:val="0"/>
      <w:divBdr>
        <w:top w:val="none" w:sz="0" w:space="0" w:color="auto"/>
        <w:left w:val="none" w:sz="0" w:space="0" w:color="auto"/>
        <w:bottom w:val="none" w:sz="0" w:space="0" w:color="auto"/>
        <w:right w:val="none" w:sz="0" w:space="0" w:color="auto"/>
      </w:divBdr>
    </w:div>
    <w:div w:id="224099436">
      <w:bodyDiv w:val="1"/>
      <w:marLeft w:val="0"/>
      <w:marRight w:val="0"/>
      <w:marTop w:val="0"/>
      <w:marBottom w:val="0"/>
      <w:divBdr>
        <w:top w:val="none" w:sz="0" w:space="0" w:color="auto"/>
        <w:left w:val="none" w:sz="0" w:space="0" w:color="auto"/>
        <w:bottom w:val="none" w:sz="0" w:space="0" w:color="auto"/>
        <w:right w:val="none" w:sz="0" w:space="0" w:color="auto"/>
      </w:divBdr>
    </w:div>
    <w:div w:id="224151433">
      <w:bodyDiv w:val="1"/>
      <w:marLeft w:val="0"/>
      <w:marRight w:val="0"/>
      <w:marTop w:val="0"/>
      <w:marBottom w:val="0"/>
      <w:divBdr>
        <w:top w:val="none" w:sz="0" w:space="0" w:color="auto"/>
        <w:left w:val="none" w:sz="0" w:space="0" w:color="auto"/>
        <w:bottom w:val="none" w:sz="0" w:space="0" w:color="auto"/>
        <w:right w:val="none" w:sz="0" w:space="0" w:color="auto"/>
      </w:divBdr>
    </w:div>
    <w:div w:id="224296066">
      <w:bodyDiv w:val="1"/>
      <w:marLeft w:val="0"/>
      <w:marRight w:val="0"/>
      <w:marTop w:val="0"/>
      <w:marBottom w:val="0"/>
      <w:divBdr>
        <w:top w:val="none" w:sz="0" w:space="0" w:color="auto"/>
        <w:left w:val="none" w:sz="0" w:space="0" w:color="auto"/>
        <w:bottom w:val="none" w:sz="0" w:space="0" w:color="auto"/>
        <w:right w:val="none" w:sz="0" w:space="0" w:color="auto"/>
      </w:divBdr>
    </w:div>
    <w:div w:id="224416798">
      <w:bodyDiv w:val="1"/>
      <w:marLeft w:val="0"/>
      <w:marRight w:val="0"/>
      <w:marTop w:val="0"/>
      <w:marBottom w:val="0"/>
      <w:divBdr>
        <w:top w:val="none" w:sz="0" w:space="0" w:color="auto"/>
        <w:left w:val="none" w:sz="0" w:space="0" w:color="auto"/>
        <w:bottom w:val="none" w:sz="0" w:space="0" w:color="auto"/>
        <w:right w:val="none" w:sz="0" w:space="0" w:color="auto"/>
      </w:divBdr>
    </w:div>
    <w:div w:id="224605113">
      <w:bodyDiv w:val="1"/>
      <w:marLeft w:val="0"/>
      <w:marRight w:val="0"/>
      <w:marTop w:val="0"/>
      <w:marBottom w:val="0"/>
      <w:divBdr>
        <w:top w:val="none" w:sz="0" w:space="0" w:color="auto"/>
        <w:left w:val="none" w:sz="0" w:space="0" w:color="auto"/>
        <w:bottom w:val="none" w:sz="0" w:space="0" w:color="auto"/>
        <w:right w:val="none" w:sz="0" w:space="0" w:color="auto"/>
      </w:divBdr>
    </w:div>
    <w:div w:id="224681571">
      <w:bodyDiv w:val="1"/>
      <w:marLeft w:val="0"/>
      <w:marRight w:val="0"/>
      <w:marTop w:val="0"/>
      <w:marBottom w:val="0"/>
      <w:divBdr>
        <w:top w:val="none" w:sz="0" w:space="0" w:color="auto"/>
        <w:left w:val="none" w:sz="0" w:space="0" w:color="auto"/>
        <w:bottom w:val="none" w:sz="0" w:space="0" w:color="auto"/>
        <w:right w:val="none" w:sz="0" w:space="0" w:color="auto"/>
      </w:divBdr>
    </w:div>
    <w:div w:id="224685953">
      <w:bodyDiv w:val="1"/>
      <w:marLeft w:val="0"/>
      <w:marRight w:val="0"/>
      <w:marTop w:val="0"/>
      <w:marBottom w:val="0"/>
      <w:divBdr>
        <w:top w:val="none" w:sz="0" w:space="0" w:color="auto"/>
        <w:left w:val="none" w:sz="0" w:space="0" w:color="auto"/>
        <w:bottom w:val="none" w:sz="0" w:space="0" w:color="auto"/>
        <w:right w:val="none" w:sz="0" w:space="0" w:color="auto"/>
      </w:divBdr>
    </w:div>
    <w:div w:id="224686144">
      <w:bodyDiv w:val="1"/>
      <w:marLeft w:val="0"/>
      <w:marRight w:val="0"/>
      <w:marTop w:val="0"/>
      <w:marBottom w:val="0"/>
      <w:divBdr>
        <w:top w:val="none" w:sz="0" w:space="0" w:color="auto"/>
        <w:left w:val="none" w:sz="0" w:space="0" w:color="auto"/>
        <w:bottom w:val="none" w:sz="0" w:space="0" w:color="auto"/>
        <w:right w:val="none" w:sz="0" w:space="0" w:color="auto"/>
      </w:divBdr>
    </w:div>
    <w:div w:id="225189534">
      <w:bodyDiv w:val="1"/>
      <w:marLeft w:val="0"/>
      <w:marRight w:val="0"/>
      <w:marTop w:val="0"/>
      <w:marBottom w:val="0"/>
      <w:divBdr>
        <w:top w:val="none" w:sz="0" w:space="0" w:color="auto"/>
        <w:left w:val="none" w:sz="0" w:space="0" w:color="auto"/>
        <w:bottom w:val="none" w:sz="0" w:space="0" w:color="auto"/>
        <w:right w:val="none" w:sz="0" w:space="0" w:color="auto"/>
      </w:divBdr>
    </w:div>
    <w:div w:id="225456008">
      <w:bodyDiv w:val="1"/>
      <w:marLeft w:val="0"/>
      <w:marRight w:val="0"/>
      <w:marTop w:val="0"/>
      <w:marBottom w:val="0"/>
      <w:divBdr>
        <w:top w:val="none" w:sz="0" w:space="0" w:color="auto"/>
        <w:left w:val="none" w:sz="0" w:space="0" w:color="auto"/>
        <w:bottom w:val="none" w:sz="0" w:space="0" w:color="auto"/>
        <w:right w:val="none" w:sz="0" w:space="0" w:color="auto"/>
      </w:divBdr>
      <w:divsChild>
        <w:div w:id="8259207">
          <w:marLeft w:val="480"/>
          <w:marRight w:val="0"/>
          <w:marTop w:val="0"/>
          <w:marBottom w:val="0"/>
          <w:divBdr>
            <w:top w:val="none" w:sz="0" w:space="0" w:color="auto"/>
            <w:left w:val="none" w:sz="0" w:space="0" w:color="auto"/>
            <w:bottom w:val="none" w:sz="0" w:space="0" w:color="auto"/>
            <w:right w:val="none" w:sz="0" w:space="0" w:color="auto"/>
          </w:divBdr>
        </w:div>
        <w:div w:id="16778257">
          <w:marLeft w:val="480"/>
          <w:marRight w:val="0"/>
          <w:marTop w:val="0"/>
          <w:marBottom w:val="0"/>
          <w:divBdr>
            <w:top w:val="none" w:sz="0" w:space="0" w:color="auto"/>
            <w:left w:val="none" w:sz="0" w:space="0" w:color="auto"/>
            <w:bottom w:val="none" w:sz="0" w:space="0" w:color="auto"/>
            <w:right w:val="none" w:sz="0" w:space="0" w:color="auto"/>
          </w:divBdr>
        </w:div>
        <w:div w:id="36784967">
          <w:marLeft w:val="480"/>
          <w:marRight w:val="0"/>
          <w:marTop w:val="0"/>
          <w:marBottom w:val="0"/>
          <w:divBdr>
            <w:top w:val="none" w:sz="0" w:space="0" w:color="auto"/>
            <w:left w:val="none" w:sz="0" w:space="0" w:color="auto"/>
            <w:bottom w:val="none" w:sz="0" w:space="0" w:color="auto"/>
            <w:right w:val="none" w:sz="0" w:space="0" w:color="auto"/>
          </w:divBdr>
        </w:div>
        <w:div w:id="79061617">
          <w:marLeft w:val="480"/>
          <w:marRight w:val="0"/>
          <w:marTop w:val="0"/>
          <w:marBottom w:val="0"/>
          <w:divBdr>
            <w:top w:val="none" w:sz="0" w:space="0" w:color="auto"/>
            <w:left w:val="none" w:sz="0" w:space="0" w:color="auto"/>
            <w:bottom w:val="none" w:sz="0" w:space="0" w:color="auto"/>
            <w:right w:val="none" w:sz="0" w:space="0" w:color="auto"/>
          </w:divBdr>
        </w:div>
        <w:div w:id="136993401">
          <w:marLeft w:val="480"/>
          <w:marRight w:val="0"/>
          <w:marTop w:val="0"/>
          <w:marBottom w:val="0"/>
          <w:divBdr>
            <w:top w:val="none" w:sz="0" w:space="0" w:color="auto"/>
            <w:left w:val="none" w:sz="0" w:space="0" w:color="auto"/>
            <w:bottom w:val="none" w:sz="0" w:space="0" w:color="auto"/>
            <w:right w:val="none" w:sz="0" w:space="0" w:color="auto"/>
          </w:divBdr>
        </w:div>
        <w:div w:id="162358732">
          <w:marLeft w:val="480"/>
          <w:marRight w:val="0"/>
          <w:marTop w:val="0"/>
          <w:marBottom w:val="0"/>
          <w:divBdr>
            <w:top w:val="none" w:sz="0" w:space="0" w:color="auto"/>
            <w:left w:val="none" w:sz="0" w:space="0" w:color="auto"/>
            <w:bottom w:val="none" w:sz="0" w:space="0" w:color="auto"/>
            <w:right w:val="none" w:sz="0" w:space="0" w:color="auto"/>
          </w:divBdr>
        </w:div>
        <w:div w:id="190842723">
          <w:marLeft w:val="480"/>
          <w:marRight w:val="0"/>
          <w:marTop w:val="0"/>
          <w:marBottom w:val="0"/>
          <w:divBdr>
            <w:top w:val="none" w:sz="0" w:space="0" w:color="auto"/>
            <w:left w:val="none" w:sz="0" w:space="0" w:color="auto"/>
            <w:bottom w:val="none" w:sz="0" w:space="0" w:color="auto"/>
            <w:right w:val="none" w:sz="0" w:space="0" w:color="auto"/>
          </w:divBdr>
        </w:div>
        <w:div w:id="203568618">
          <w:marLeft w:val="480"/>
          <w:marRight w:val="0"/>
          <w:marTop w:val="0"/>
          <w:marBottom w:val="0"/>
          <w:divBdr>
            <w:top w:val="none" w:sz="0" w:space="0" w:color="auto"/>
            <w:left w:val="none" w:sz="0" w:space="0" w:color="auto"/>
            <w:bottom w:val="none" w:sz="0" w:space="0" w:color="auto"/>
            <w:right w:val="none" w:sz="0" w:space="0" w:color="auto"/>
          </w:divBdr>
        </w:div>
        <w:div w:id="208152316">
          <w:marLeft w:val="480"/>
          <w:marRight w:val="0"/>
          <w:marTop w:val="0"/>
          <w:marBottom w:val="0"/>
          <w:divBdr>
            <w:top w:val="none" w:sz="0" w:space="0" w:color="auto"/>
            <w:left w:val="none" w:sz="0" w:space="0" w:color="auto"/>
            <w:bottom w:val="none" w:sz="0" w:space="0" w:color="auto"/>
            <w:right w:val="none" w:sz="0" w:space="0" w:color="auto"/>
          </w:divBdr>
        </w:div>
        <w:div w:id="243078704">
          <w:marLeft w:val="480"/>
          <w:marRight w:val="0"/>
          <w:marTop w:val="0"/>
          <w:marBottom w:val="0"/>
          <w:divBdr>
            <w:top w:val="none" w:sz="0" w:space="0" w:color="auto"/>
            <w:left w:val="none" w:sz="0" w:space="0" w:color="auto"/>
            <w:bottom w:val="none" w:sz="0" w:space="0" w:color="auto"/>
            <w:right w:val="none" w:sz="0" w:space="0" w:color="auto"/>
          </w:divBdr>
        </w:div>
        <w:div w:id="285739850">
          <w:marLeft w:val="480"/>
          <w:marRight w:val="0"/>
          <w:marTop w:val="0"/>
          <w:marBottom w:val="0"/>
          <w:divBdr>
            <w:top w:val="none" w:sz="0" w:space="0" w:color="auto"/>
            <w:left w:val="none" w:sz="0" w:space="0" w:color="auto"/>
            <w:bottom w:val="none" w:sz="0" w:space="0" w:color="auto"/>
            <w:right w:val="none" w:sz="0" w:space="0" w:color="auto"/>
          </w:divBdr>
        </w:div>
        <w:div w:id="351301061">
          <w:marLeft w:val="480"/>
          <w:marRight w:val="0"/>
          <w:marTop w:val="0"/>
          <w:marBottom w:val="0"/>
          <w:divBdr>
            <w:top w:val="none" w:sz="0" w:space="0" w:color="auto"/>
            <w:left w:val="none" w:sz="0" w:space="0" w:color="auto"/>
            <w:bottom w:val="none" w:sz="0" w:space="0" w:color="auto"/>
            <w:right w:val="none" w:sz="0" w:space="0" w:color="auto"/>
          </w:divBdr>
        </w:div>
        <w:div w:id="355890352">
          <w:marLeft w:val="480"/>
          <w:marRight w:val="0"/>
          <w:marTop w:val="0"/>
          <w:marBottom w:val="0"/>
          <w:divBdr>
            <w:top w:val="none" w:sz="0" w:space="0" w:color="auto"/>
            <w:left w:val="none" w:sz="0" w:space="0" w:color="auto"/>
            <w:bottom w:val="none" w:sz="0" w:space="0" w:color="auto"/>
            <w:right w:val="none" w:sz="0" w:space="0" w:color="auto"/>
          </w:divBdr>
        </w:div>
        <w:div w:id="493423021">
          <w:marLeft w:val="480"/>
          <w:marRight w:val="0"/>
          <w:marTop w:val="0"/>
          <w:marBottom w:val="0"/>
          <w:divBdr>
            <w:top w:val="none" w:sz="0" w:space="0" w:color="auto"/>
            <w:left w:val="none" w:sz="0" w:space="0" w:color="auto"/>
            <w:bottom w:val="none" w:sz="0" w:space="0" w:color="auto"/>
            <w:right w:val="none" w:sz="0" w:space="0" w:color="auto"/>
          </w:divBdr>
        </w:div>
        <w:div w:id="528221498">
          <w:marLeft w:val="480"/>
          <w:marRight w:val="0"/>
          <w:marTop w:val="0"/>
          <w:marBottom w:val="0"/>
          <w:divBdr>
            <w:top w:val="none" w:sz="0" w:space="0" w:color="auto"/>
            <w:left w:val="none" w:sz="0" w:space="0" w:color="auto"/>
            <w:bottom w:val="none" w:sz="0" w:space="0" w:color="auto"/>
            <w:right w:val="none" w:sz="0" w:space="0" w:color="auto"/>
          </w:divBdr>
        </w:div>
        <w:div w:id="594748837">
          <w:marLeft w:val="480"/>
          <w:marRight w:val="0"/>
          <w:marTop w:val="0"/>
          <w:marBottom w:val="0"/>
          <w:divBdr>
            <w:top w:val="none" w:sz="0" w:space="0" w:color="auto"/>
            <w:left w:val="none" w:sz="0" w:space="0" w:color="auto"/>
            <w:bottom w:val="none" w:sz="0" w:space="0" w:color="auto"/>
            <w:right w:val="none" w:sz="0" w:space="0" w:color="auto"/>
          </w:divBdr>
        </w:div>
        <w:div w:id="618025428">
          <w:marLeft w:val="480"/>
          <w:marRight w:val="0"/>
          <w:marTop w:val="0"/>
          <w:marBottom w:val="0"/>
          <w:divBdr>
            <w:top w:val="none" w:sz="0" w:space="0" w:color="auto"/>
            <w:left w:val="none" w:sz="0" w:space="0" w:color="auto"/>
            <w:bottom w:val="none" w:sz="0" w:space="0" w:color="auto"/>
            <w:right w:val="none" w:sz="0" w:space="0" w:color="auto"/>
          </w:divBdr>
        </w:div>
        <w:div w:id="622230113">
          <w:marLeft w:val="480"/>
          <w:marRight w:val="0"/>
          <w:marTop w:val="0"/>
          <w:marBottom w:val="0"/>
          <w:divBdr>
            <w:top w:val="none" w:sz="0" w:space="0" w:color="auto"/>
            <w:left w:val="none" w:sz="0" w:space="0" w:color="auto"/>
            <w:bottom w:val="none" w:sz="0" w:space="0" w:color="auto"/>
            <w:right w:val="none" w:sz="0" w:space="0" w:color="auto"/>
          </w:divBdr>
        </w:div>
        <w:div w:id="648292813">
          <w:marLeft w:val="480"/>
          <w:marRight w:val="0"/>
          <w:marTop w:val="0"/>
          <w:marBottom w:val="0"/>
          <w:divBdr>
            <w:top w:val="none" w:sz="0" w:space="0" w:color="auto"/>
            <w:left w:val="none" w:sz="0" w:space="0" w:color="auto"/>
            <w:bottom w:val="none" w:sz="0" w:space="0" w:color="auto"/>
            <w:right w:val="none" w:sz="0" w:space="0" w:color="auto"/>
          </w:divBdr>
        </w:div>
        <w:div w:id="665859991">
          <w:marLeft w:val="480"/>
          <w:marRight w:val="0"/>
          <w:marTop w:val="0"/>
          <w:marBottom w:val="0"/>
          <w:divBdr>
            <w:top w:val="none" w:sz="0" w:space="0" w:color="auto"/>
            <w:left w:val="none" w:sz="0" w:space="0" w:color="auto"/>
            <w:bottom w:val="none" w:sz="0" w:space="0" w:color="auto"/>
            <w:right w:val="none" w:sz="0" w:space="0" w:color="auto"/>
          </w:divBdr>
        </w:div>
        <w:div w:id="717554682">
          <w:marLeft w:val="480"/>
          <w:marRight w:val="0"/>
          <w:marTop w:val="0"/>
          <w:marBottom w:val="0"/>
          <w:divBdr>
            <w:top w:val="none" w:sz="0" w:space="0" w:color="auto"/>
            <w:left w:val="none" w:sz="0" w:space="0" w:color="auto"/>
            <w:bottom w:val="none" w:sz="0" w:space="0" w:color="auto"/>
            <w:right w:val="none" w:sz="0" w:space="0" w:color="auto"/>
          </w:divBdr>
        </w:div>
        <w:div w:id="721058845">
          <w:marLeft w:val="480"/>
          <w:marRight w:val="0"/>
          <w:marTop w:val="0"/>
          <w:marBottom w:val="0"/>
          <w:divBdr>
            <w:top w:val="none" w:sz="0" w:space="0" w:color="auto"/>
            <w:left w:val="none" w:sz="0" w:space="0" w:color="auto"/>
            <w:bottom w:val="none" w:sz="0" w:space="0" w:color="auto"/>
            <w:right w:val="none" w:sz="0" w:space="0" w:color="auto"/>
          </w:divBdr>
        </w:div>
        <w:div w:id="746150407">
          <w:marLeft w:val="480"/>
          <w:marRight w:val="0"/>
          <w:marTop w:val="0"/>
          <w:marBottom w:val="0"/>
          <w:divBdr>
            <w:top w:val="none" w:sz="0" w:space="0" w:color="auto"/>
            <w:left w:val="none" w:sz="0" w:space="0" w:color="auto"/>
            <w:bottom w:val="none" w:sz="0" w:space="0" w:color="auto"/>
            <w:right w:val="none" w:sz="0" w:space="0" w:color="auto"/>
          </w:divBdr>
        </w:div>
        <w:div w:id="899360534">
          <w:marLeft w:val="480"/>
          <w:marRight w:val="0"/>
          <w:marTop w:val="0"/>
          <w:marBottom w:val="0"/>
          <w:divBdr>
            <w:top w:val="none" w:sz="0" w:space="0" w:color="auto"/>
            <w:left w:val="none" w:sz="0" w:space="0" w:color="auto"/>
            <w:bottom w:val="none" w:sz="0" w:space="0" w:color="auto"/>
            <w:right w:val="none" w:sz="0" w:space="0" w:color="auto"/>
          </w:divBdr>
        </w:div>
      </w:divsChild>
    </w:div>
    <w:div w:id="225647561">
      <w:bodyDiv w:val="1"/>
      <w:marLeft w:val="0"/>
      <w:marRight w:val="0"/>
      <w:marTop w:val="0"/>
      <w:marBottom w:val="0"/>
      <w:divBdr>
        <w:top w:val="none" w:sz="0" w:space="0" w:color="auto"/>
        <w:left w:val="none" w:sz="0" w:space="0" w:color="auto"/>
        <w:bottom w:val="none" w:sz="0" w:space="0" w:color="auto"/>
        <w:right w:val="none" w:sz="0" w:space="0" w:color="auto"/>
      </w:divBdr>
    </w:div>
    <w:div w:id="225651236">
      <w:bodyDiv w:val="1"/>
      <w:marLeft w:val="0"/>
      <w:marRight w:val="0"/>
      <w:marTop w:val="0"/>
      <w:marBottom w:val="0"/>
      <w:divBdr>
        <w:top w:val="none" w:sz="0" w:space="0" w:color="auto"/>
        <w:left w:val="none" w:sz="0" w:space="0" w:color="auto"/>
        <w:bottom w:val="none" w:sz="0" w:space="0" w:color="auto"/>
        <w:right w:val="none" w:sz="0" w:space="0" w:color="auto"/>
      </w:divBdr>
    </w:div>
    <w:div w:id="225728527">
      <w:bodyDiv w:val="1"/>
      <w:marLeft w:val="0"/>
      <w:marRight w:val="0"/>
      <w:marTop w:val="0"/>
      <w:marBottom w:val="0"/>
      <w:divBdr>
        <w:top w:val="none" w:sz="0" w:space="0" w:color="auto"/>
        <w:left w:val="none" w:sz="0" w:space="0" w:color="auto"/>
        <w:bottom w:val="none" w:sz="0" w:space="0" w:color="auto"/>
        <w:right w:val="none" w:sz="0" w:space="0" w:color="auto"/>
      </w:divBdr>
    </w:div>
    <w:div w:id="225796868">
      <w:bodyDiv w:val="1"/>
      <w:marLeft w:val="0"/>
      <w:marRight w:val="0"/>
      <w:marTop w:val="0"/>
      <w:marBottom w:val="0"/>
      <w:divBdr>
        <w:top w:val="none" w:sz="0" w:space="0" w:color="auto"/>
        <w:left w:val="none" w:sz="0" w:space="0" w:color="auto"/>
        <w:bottom w:val="none" w:sz="0" w:space="0" w:color="auto"/>
        <w:right w:val="none" w:sz="0" w:space="0" w:color="auto"/>
      </w:divBdr>
    </w:div>
    <w:div w:id="225916344">
      <w:bodyDiv w:val="1"/>
      <w:marLeft w:val="0"/>
      <w:marRight w:val="0"/>
      <w:marTop w:val="0"/>
      <w:marBottom w:val="0"/>
      <w:divBdr>
        <w:top w:val="none" w:sz="0" w:space="0" w:color="auto"/>
        <w:left w:val="none" w:sz="0" w:space="0" w:color="auto"/>
        <w:bottom w:val="none" w:sz="0" w:space="0" w:color="auto"/>
        <w:right w:val="none" w:sz="0" w:space="0" w:color="auto"/>
      </w:divBdr>
    </w:div>
    <w:div w:id="225921352">
      <w:bodyDiv w:val="1"/>
      <w:marLeft w:val="0"/>
      <w:marRight w:val="0"/>
      <w:marTop w:val="0"/>
      <w:marBottom w:val="0"/>
      <w:divBdr>
        <w:top w:val="none" w:sz="0" w:space="0" w:color="auto"/>
        <w:left w:val="none" w:sz="0" w:space="0" w:color="auto"/>
        <w:bottom w:val="none" w:sz="0" w:space="0" w:color="auto"/>
        <w:right w:val="none" w:sz="0" w:space="0" w:color="auto"/>
      </w:divBdr>
    </w:div>
    <w:div w:id="225923392">
      <w:bodyDiv w:val="1"/>
      <w:marLeft w:val="0"/>
      <w:marRight w:val="0"/>
      <w:marTop w:val="0"/>
      <w:marBottom w:val="0"/>
      <w:divBdr>
        <w:top w:val="none" w:sz="0" w:space="0" w:color="auto"/>
        <w:left w:val="none" w:sz="0" w:space="0" w:color="auto"/>
        <w:bottom w:val="none" w:sz="0" w:space="0" w:color="auto"/>
        <w:right w:val="none" w:sz="0" w:space="0" w:color="auto"/>
      </w:divBdr>
    </w:div>
    <w:div w:id="226037022">
      <w:bodyDiv w:val="1"/>
      <w:marLeft w:val="0"/>
      <w:marRight w:val="0"/>
      <w:marTop w:val="0"/>
      <w:marBottom w:val="0"/>
      <w:divBdr>
        <w:top w:val="none" w:sz="0" w:space="0" w:color="auto"/>
        <w:left w:val="none" w:sz="0" w:space="0" w:color="auto"/>
        <w:bottom w:val="none" w:sz="0" w:space="0" w:color="auto"/>
        <w:right w:val="none" w:sz="0" w:space="0" w:color="auto"/>
      </w:divBdr>
    </w:div>
    <w:div w:id="226108970">
      <w:bodyDiv w:val="1"/>
      <w:marLeft w:val="0"/>
      <w:marRight w:val="0"/>
      <w:marTop w:val="0"/>
      <w:marBottom w:val="0"/>
      <w:divBdr>
        <w:top w:val="none" w:sz="0" w:space="0" w:color="auto"/>
        <w:left w:val="none" w:sz="0" w:space="0" w:color="auto"/>
        <w:bottom w:val="none" w:sz="0" w:space="0" w:color="auto"/>
        <w:right w:val="none" w:sz="0" w:space="0" w:color="auto"/>
      </w:divBdr>
    </w:div>
    <w:div w:id="226110848">
      <w:bodyDiv w:val="1"/>
      <w:marLeft w:val="0"/>
      <w:marRight w:val="0"/>
      <w:marTop w:val="0"/>
      <w:marBottom w:val="0"/>
      <w:divBdr>
        <w:top w:val="none" w:sz="0" w:space="0" w:color="auto"/>
        <w:left w:val="none" w:sz="0" w:space="0" w:color="auto"/>
        <w:bottom w:val="none" w:sz="0" w:space="0" w:color="auto"/>
        <w:right w:val="none" w:sz="0" w:space="0" w:color="auto"/>
      </w:divBdr>
      <w:divsChild>
        <w:div w:id="62679042">
          <w:marLeft w:val="480"/>
          <w:marRight w:val="0"/>
          <w:marTop w:val="0"/>
          <w:marBottom w:val="0"/>
          <w:divBdr>
            <w:top w:val="none" w:sz="0" w:space="0" w:color="auto"/>
            <w:left w:val="none" w:sz="0" w:space="0" w:color="auto"/>
            <w:bottom w:val="none" w:sz="0" w:space="0" w:color="auto"/>
            <w:right w:val="none" w:sz="0" w:space="0" w:color="auto"/>
          </w:divBdr>
        </w:div>
        <w:div w:id="83645813">
          <w:marLeft w:val="480"/>
          <w:marRight w:val="0"/>
          <w:marTop w:val="0"/>
          <w:marBottom w:val="0"/>
          <w:divBdr>
            <w:top w:val="none" w:sz="0" w:space="0" w:color="auto"/>
            <w:left w:val="none" w:sz="0" w:space="0" w:color="auto"/>
            <w:bottom w:val="none" w:sz="0" w:space="0" w:color="auto"/>
            <w:right w:val="none" w:sz="0" w:space="0" w:color="auto"/>
          </w:divBdr>
        </w:div>
        <w:div w:id="89081961">
          <w:marLeft w:val="480"/>
          <w:marRight w:val="0"/>
          <w:marTop w:val="0"/>
          <w:marBottom w:val="0"/>
          <w:divBdr>
            <w:top w:val="none" w:sz="0" w:space="0" w:color="auto"/>
            <w:left w:val="none" w:sz="0" w:space="0" w:color="auto"/>
            <w:bottom w:val="none" w:sz="0" w:space="0" w:color="auto"/>
            <w:right w:val="none" w:sz="0" w:space="0" w:color="auto"/>
          </w:divBdr>
        </w:div>
        <w:div w:id="109858680">
          <w:marLeft w:val="480"/>
          <w:marRight w:val="0"/>
          <w:marTop w:val="0"/>
          <w:marBottom w:val="0"/>
          <w:divBdr>
            <w:top w:val="none" w:sz="0" w:space="0" w:color="auto"/>
            <w:left w:val="none" w:sz="0" w:space="0" w:color="auto"/>
            <w:bottom w:val="none" w:sz="0" w:space="0" w:color="auto"/>
            <w:right w:val="none" w:sz="0" w:space="0" w:color="auto"/>
          </w:divBdr>
        </w:div>
        <w:div w:id="154150198">
          <w:marLeft w:val="480"/>
          <w:marRight w:val="0"/>
          <w:marTop w:val="0"/>
          <w:marBottom w:val="0"/>
          <w:divBdr>
            <w:top w:val="none" w:sz="0" w:space="0" w:color="auto"/>
            <w:left w:val="none" w:sz="0" w:space="0" w:color="auto"/>
            <w:bottom w:val="none" w:sz="0" w:space="0" w:color="auto"/>
            <w:right w:val="none" w:sz="0" w:space="0" w:color="auto"/>
          </w:divBdr>
        </w:div>
        <w:div w:id="175118148">
          <w:marLeft w:val="480"/>
          <w:marRight w:val="0"/>
          <w:marTop w:val="0"/>
          <w:marBottom w:val="0"/>
          <w:divBdr>
            <w:top w:val="none" w:sz="0" w:space="0" w:color="auto"/>
            <w:left w:val="none" w:sz="0" w:space="0" w:color="auto"/>
            <w:bottom w:val="none" w:sz="0" w:space="0" w:color="auto"/>
            <w:right w:val="none" w:sz="0" w:space="0" w:color="auto"/>
          </w:divBdr>
        </w:div>
        <w:div w:id="193427924">
          <w:marLeft w:val="480"/>
          <w:marRight w:val="0"/>
          <w:marTop w:val="0"/>
          <w:marBottom w:val="0"/>
          <w:divBdr>
            <w:top w:val="none" w:sz="0" w:space="0" w:color="auto"/>
            <w:left w:val="none" w:sz="0" w:space="0" w:color="auto"/>
            <w:bottom w:val="none" w:sz="0" w:space="0" w:color="auto"/>
            <w:right w:val="none" w:sz="0" w:space="0" w:color="auto"/>
          </w:divBdr>
        </w:div>
        <w:div w:id="268590833">
          <w:marLeft w:val="480"/>
          <w:marRight w:val="0"/>
          <w:marTop w:val="0"/>
          <w:marBottom w:val="0"/>
          <w:divBdr>
            <w:top w:val="none" w:sz="0" w:space="0" w:color="auto"/>
            <w:left w:val="none" w:sz="0" w:space="0" w:color="auto"/>
            <w:bottom w:val="none" w:sz="0" w:space="0" w:color="auto"/>
            <w:right w:val="none" w:sz="0" w:space="0" w:color="auto"/>
          </w:divBdr>
        </w:div>
        <w:div w:id="325131251">
          <w:marLeft w:val="480"/>
          <w:marRight w:val="0"/>
          <w:marTop w:val="0"/>
          <w:marBottom w:val="0"/>
          <w:divBdr>
            <w:top w:val="none" w:sz="0" w:space="0" w:color="auto"/>
            <w:left w:val="none" w:sz="0" w:space="0" w:color="auto"/>
            <w:bottom w:val="none" w:sz="0" w:space="0" w:color="auto"/>
            <w:right w:val="none" w:sz="0" w:space="0" w:color="auto"/>
          </w:divBdr>
        </w:div>
        <w:div w:id="360786990">
          <w:marLeft w:val="480"/>
          <w:marRight w:val="0"/>
          <w:marTop w:val="0"/>
          <w:marBottom w:val="0"/>
          <w:divBdr>
            <w:top w:val="none" w:sz="0" w:space="0" w:color="auto"/>
            <w:left w:val="none" w:sz="0" w:space="0" w:color="auto"/>
            <w:bottom w:val="none" w:sz="0" w:space="0" w:color="auto"/>
            <w:right w:val="none" w:sz="0" w:space="0" w:color="auto"/>
          </w:divBdr>
        </w:div>
        <w:div w:id="422654723">
          <w:marLeft w:val="480"/>
          <w:marRight w:val="0"/>
          <w:marTop w:val="0"/>
          <w:marBottom w:val="0"/>
          <w:divBdr>
            <w:top w:val="none" w:sz="0" w:space="0" w:color="auto"/>
            <w:left w:val="none" w:sz="0" w:space="0" w:color="auto"/>
            <w:bottom w:val="none" w:sz="0" w:space="0" w:color="auto"/>
            <w:right w:val="none" w:sz="0" w:space="0" w:color="auto"/>
          </w:divBdr>
        </w:div>
        <w:div w:id="434786395">
          <w:marLeft w:val="480"/>
          <w:marRight w:val="0"/>
          <w:marTop w:val="0"/>
          <w:marBottom w:val="0"/>
          <w:divBdr>
            <w:top w:val="none" w:sz="0" w:space="0" w:color="auto"/>
            <w:left w:val="none" w:sz="0" w:space="0" w:color="auto"/>
            <w:bottom w:val="none" w:sz="0" w:space="0" w:color="auto"/>
            <w:right w:val="none" w:sz="0" w:space="0" w:color="auto"/>
          </w:divBdr>
        </w:div>
        <w:div w:id="495338162">
          <w:marLeft w:val="480"/>
          <w:marRight w:val="0"/>
          <w:marTop w:val="0"/>
          <w:marBottom w:val="0"/>
          <w:divBdr>
            <w:top w:val="none" w:sz="0" w:space="0" w:color="auto"/>
            <w:left w:val="none" w:sz="0" w:space="0" w:color="auto"/>
            <w:bottom w:val="none" w:sz="0" w:space="0" w:color="auto"/>
            <w:right w:val="none" w:sz="0" w:space="0" w:color="auto"/>
          </w:divBdr>
        </w:div>
        <w:div w:id="552468816">
          <w:marLeft w:val="480"/>
          <w:marRight w:val="0"/>
          <w:marTop w:val="0"/>
          <w:marBottom w:val="0"/>
          <w:divBdr>
            <w:top w:val="none" w:sz="0" w:space="0" w:color="auto"/>
            <w:left w:val="none" w:sz="0" w:space="0" w:color="auto"/>
            <w:bottom w:val="none" w:sz="0" w:space="0" w:color="auto"/>
            <w:right w:val="none" w:sz="0" w:space="0" w:color="auto"/>
          </w:divBdr>
        </w:div>
        <w:div w:id="586891033">
          <w:marLeft w:val="480"/>
          <w:marRight w:val="0"/>
          <w:marTop w:val="0"/>
          <w:marBottom w:val="0"/>
          <w:divBdr>
            <w:top w:val="none" w:sz="0" w:space="0" w:color="auto"/>
            <w:left w:val="none" w:sz="0" w:space="0" w:color="auto"/>
            <w:bottom w:val="none" w:sz="0" w:space="0" w:color="auto"/>
            <w:right w:val="none" w:sz="0" w:space="0" w:color="auto"/>
          </w:divBdr>
        </w:div>
        <w:div w:id="640235105">
          <w:marLeft w:val="480"/>
          <w:marRight w:val="0"/>
          <w:marTop w:val="0"/>
          <w:marBottom w:val="0"/>
          <w:divBdr>
            <w:top w:val="none" w:sz="0" w:space="0" w:color="auto"/>
            <w:left w:val="none" w:sz="0" w:space="0" w:color="auto"/>
            <w:bottom w:val="none" w:sz="0" w:space="0" w:color="auto"/>
            <w:right w:val="none" w:sz="0" w:space="0" w:color="auto"/>
          </w:divBdr>
        </w:div>
        <w:div w:id="652101621">
          <w:marLeft w:val="480"/>
          <w:marRight w:val="0"/>
          <w:marTop w:val="0"/>
          <w:marBottom w:val="0"/>
          <w:divBdr>
            <w:top w:val="none" w:sz="0" w:space="0" w:color="auto"/>
            <w:left w:val="none" w:sz="0" w:space="0" w:color="auto"/>
            <w:bottom w:val="none" w:sz="0" w:space="0" w:color="auto"/>
            <w:right w:val="none" w:sz="0" w:space="0" w:color="auto"/>
          </w:divBdr>
        </w:div>
        <w:div w:id="652291671">
          <w:marLeft w:val="480"/>
          <w:marRight w:val="0"/>
          <w:marTop w:val="0"/>
          <w:marBottom w:val="0"/>
          <w:divBdr>
            <w:top w:val="none" w:sz="0" w:space="0" w:color="auto"/>
            <w:left w:val="none" w:sz="0" w:space="0" w:color="auto"/>
            <w:bottom w:val="none" w:sz="0" w:space="0" w:color="auto"/>
            <w:right w:val="none" w:sz="0" w:space="0" w:color="auto"/>
          </w:divBdr>
        </w:div>
        <w:div w:id="741954328">
          <w:marLeft w:val="480"/>
          <w:marRight w:val="0"/>
          <w:marTop w:val="0"/>
          <w:marBottom w:val="0"/>
          <w:divBdr>
            <w:top w:val="none" w:sz="0" w:space="0" w:color="auto"/>
            <w:left w:val="none" w:sz="0" w:space="0" w:color="auto"/>
            <w:bottom w:val="none" w:sz="0" w:space="0" w:color="auto"/>
            <w:right w:val="none" w:sz="0" w:space="0" w:color="auto"/>
          </w:divBdr>
        </w:div>
        <w:div w:id="746806475">
          <w:marLeft w:val="480"/>
          <w:marRight w:val="0"/>
          <w:marTop w:val="0"/>
          <w:marBottom w:val="0"/>
          <w:divBdr>
            <w:top w:val="none" w:sz="0" w:space="0" w:color="auto"/>
            <w:left w:val="none" w:sz="0" w:space="0" w:color="auto"/>
            <w:bottom w:val="none" w:sz="0" w:space="0" w:color="auto"/>
            <w:right w:val="none" w:sz="0" w:space="0" w:color="auto"/>
          </w:divBdr>
        </w:div>
        <w:div w:id="756638978">
          <w:marLeft w:val="480"/>
          <w:marRight w:val="0"/>
          <w:marTop w:val="0"/>
          <w:marBottom w:val="0"/>
          <w:divBdr>
            <w:top w:val="none" w:sz="0" w:space="0" w:color="auto"/>
            <w:left w:val="none" w:sz="0" w:space="0" w:color="auto"/>
            <w:bottom w:val="none" w:sz="0" w:space="0" w:color="auto"/>
            <w:right w:val="none" w:sz="0" w:space="0" w:color="auto"/>
          </w:divBdr>
        </w:div>
        <w:div w:id="775711909">
          <w:marLeft w:val="480"/>
          <w:marRight w:val="0"/>
          <w:marTop w:val="0"/>
          <w:marBottom w:val="0"/>
          <w:divBdr>
            <w:top w:val="none" w:sz="0" w:space="0" w:color="auto"/>
            <w:left w:val="none" w:sz="0" w:space="0" w:color="auto"/>
            <w:bottom w:val="none" w:sz="0" w:space="0" w:color="auto"/>
            <w:right w:val="none" w:sz="0" w:space="0" w:color="auto"/>
          </w:divBdr>
        </w:div>
        <w:div w:id="778767140">
          <w:marLeft w:val="480"/>
          <w:marRight w:val="0"/>
          <w:marTop w:val="0"/>
          <w:marBottom w:val="0"/>
          <w:divBdr>
            <w:top w:val="none" w:sz="0" w:space="0" w:color="auto"/>
            <w:left w:val="none" w:sz="0" w:space="0" w:color="auto"/>
            <w:bottom w:val="none" w:sz="0" w:space="0" w:color="auto"/>
            <w:right w:val="none" w:sz="0" w:space="0" w:color="auto"/>
          </w:divBdr>
        </w:div>
        <w:div w:id="791021023">
          <w:marLeft w:val="480"/>
          <w:marRight w:val="0"/>
          <w:marTop w:val="0"/>
          <w:marBottom w:val="0"/>
          <w:divBdr>
            <w:top w:val="none" w:sz="0" w:space="0" w:color="auto"/>
            <w:left w:val="none" w:sz="0" w:space="0" w:color="auto"/>
            <w:bottom w:val="none" w:sz="0" w:space="0" w:color="auto"/>
            <w:right w:val="none" w:sz="0" w:space="0" w:color="auto"/>
          </w:divBdr>
        </w:div>
        <w:div w:id="835342757">
          <w:marLeft w:val="480"/>
          <w:marRight w:val="0"/>
          <w:marTop w:val="0"/>
          <w:marBottom w:val="0"/>
          <w:divBdr>
            <w:top w:val="none" w:sz="0" w:space="0" w:color="auto"/>
            <w:left w:val="none" w:sz="0" w:space="0" w:color="auto"/>
            <w:bottom w:val="none" w:sz="0" w:space="0" w:color="auto"/>
            <w:right w:val="none" w:sz="0" w:space="0" w:color="auto"/>
          </w:divBdr>
        </w:div>
        <w:div w:id="885750572">
          <w:marLeft w:val="480"/>
          <w:marRight w:val="0"/>
          <w:marTop w:val="0"/>
          <w:marBottom w:val="0"/>
          <w:divBdr>
            <w:top w:val="none" w:sz="0" w:space="0" w:color="auto"/>
            <w:left w:val="none" w:sz="0" w:space="0" w:color="auto"/>
            <w:bottom w:val="none" w:sz="0" w:space="0" w:color="auto"/>
            <w:right w:val="none" w:sz="0" w:space="0" w:color="auto"/>
          </w:divBdr>
        </w:div>
        <w:div w:id="894393609">
          <w:marLeft w:val="480"/>
          <w:marRight w:val="0"/>
          <w:marTop w:val="0"/>
          <w:marBottom w:val="0"/>
          <w:divBdr>
            <w:top w:val="none" w:sz="0" w:space="0" w:color="auto"/>
            <w:left w:val="none" w:sz="0" w:space="0" w:color="auto"/>
            <w:bottom w:val="none" w:sz="0" w:space="0" w:color="auto"/>
            <w:right w:val="none" w:sz="0" w:space="0" w:color="auto"/>
          </w:divBdr>
        </w:div>
      </w:divsChild>
    </w:div>
    <w:div w:id="226113117">
      <w:bodyDiv w:val="1"/>
      <w:marLeft w:val="0"/>
      <w:marRight w:val="0"/>
      <w:marTop w:val="0"/>
      <w:marBottom w:val="0"/>
      <w:divBdr>
        <w:top w:val="none" w:sz="0" w:space="0" w:color="auto"/>
        <w:left w:val="none" w:sz="0" w:space="0" w:color="auto"/>
        <w:bottom w:val="none" w:sz="0" w:space="0" w:color="auto"/>
        <w:right w:val="none" w:sz="0" w:space="0" w:color="auto"/>
      </w:divBdr>
    </w:div>
    <w:div w:id="226261981">
      <w:bodyDiv w:val="1"/>
      <w:marLeft w:val="0"/>
      <w:marRight w:val="0"/>
      <w:marTop w:val="0"/>
      <w:marBottom w:val="0"/>
      <w:divBdr>
        <w:top w:val="none" w:sz="0" w:space="0" w:color="auto"/>
        <w:left w:val="none" w:sz="0" w:space="0" w:color="auto"/>
        <w:bottom w:val="none" w:sz="0" w:space="0" w:color="auto"/>
        <w:right w:val="none" w:sz="0" w:space="0" w:color="auto"/>
      </w:divBdr>
    </w:div>
    <w:div w:id="226498167">
      <w:bodyDiv w:val="1"/>
      <w:marLeft w:val="0"/>
      <w:marRight w:val="0"/>
      <w:marTop w:val="0"/>
      <w:marBottom w:val="0"/>
      <w:divBdr>
        <w:top w:val="none" w:sz="0" w:space="0" w:color="auto"/>
        <w:left w:val="none" w:sz="0" w:space="0" w:color="auto"/>
        <w:bottom w:val="none" w:sz="0" w:space="0" w:color="auto"/>
        <w:right w:val="none" w:sz="0" w:space="0" w:color="auto"/>
      </w:divBdr>
    </w:div>
    <w:div w:id="226498465">
      <w:bodyDiv w:val="1"/>
      <w:marLeft w:val="0"/>
      <w:marRight w:val="0"/>
      <w:marTop w:val="0"/>
      <w:marBottom w:val="0"/>
      <w:divBdr>
        <w:top w:val="none" w:sz="0" w:space="0" w:color="auto"/>
        <w:left w:val="none" w:sz="0" w:space="0" w:color="auto"/>
        <w:bottom w:val="none" w:sz="0" w:space="0" w:color="auto"/>
        <w:right w:val="none" w:sz="0" w:space="0" w:color="auto"/>
      </w:divBdr>
    </w:div>
    <w:div w:id="226654397">
      <w:bodyDiv w:val="1"/>
      <w:marLeft w:val="0"/>
      <w:marRight w:val="0"/>
      <w:marTop w:val="0"/>
      <w:marBottom w:val="0"/>
      <w:divBdr>
        <w:top w:val="none" w:sz="0" w:space="0" w:color="auto"/>
        <w:left w:val="none" w:sz="0" w:space="0" w:color="auto"/>
        <w:bottom w:val="none" w:sz="0" w:space="0" w:color="auto"/>
        <w:right w:val="none" w:sz="0" w:space="0" w:color="auto"/>
      </w:divBdr>
    </w:div>
    <w:div w:id="226765366">
      <w:bodyDiv w:val="1"/>
      <w:marLeft w:val="0"/>
      <w:marRight w:val="0"/>
      <w:marTop w:val="0"/>
      <w:marBottom w:val="0"/>
      <w:divBdr>
        <w:top w:val="none" w:sz="0" w:space="0" w:color="auto"/>
        <w:left w:val="none" w:sz="0" w:space="0" w:color="auto"/>
        <w:bottom w:val="none" w:sz="0" w:space="0" w:color="auto"/>
        <w:right w:val="none" w:sz="0" w:space="0" w:color="auto"/>
      </w:divBdr>
      <w:divsChild>
        <w:div w:id="45373066">
          <w:marLeft w:val="480"/>
          <w:marRight w:val="0"/>
          <w:marTop w:val="0"/>
          <w:marBottom w:val="0"/>
          <w:divBdr>
            <w:top w:val="none" w:sz="0" w:space="0" w:color="auto"/>
            <w:left w:val="none" w:sz="0" w:space="0" w:color="auto"/>
            <w:bottom w:val="none" w:sz="0" w:space="0" w:color="auto"/>
            <w:right w:val="none" w:sz="0" w:space="0" w:color="auto"/>
          </w:divBdr>
        </w:div>
        <w:div w:id="240287725">
          <w:marLeft w:val="480"/>
          <w:marRight w:val="0"/>
          <w:marTop w:val="0"/>
          <w:marBottom w:val="0"/>
          <w:divBdr>
            <w:top w:val="none" w:sz="0" w:space="0" w:color="auto"/>
            <w:left w:val="none" w:sz="0" w:space="0" w:color="auto"/>
            <w:bottom w:val="none" w:sz="0" w:space="0" w:color="auto"/>
            <w:right w:val="none" w:sz="0" w:space="0" w:color="auto"/>
          </w:divBdr>
        </w:div>
        <w:div w:id="258948214">
          <w:marLeft w:val="480"/>
          <w:marRight w:val="0"/>
          <w:marTop w:val="0"/>
          <w:marBottom w:val="0"/>
          <w:divBdr>
            <w:top w:val="none" w:sz="0" w:space="0" w:color="auto"/>
            <w:left w:val="none" w:sz="0" w:space="0" w:color="auto"/>
            <w:bottom w:val="none" w:sz="0" w:space="0" w:color="auto"/>
            <w:right w:val="none" w:sz="0" w:space="0" w:color="auto"/>
          </w:divBdr>
        </w:div>
        <w:div w:id="272133390">
          <w:marLeft w:val="480"/>
          <w:marRight w:val="0"/>
          <w:marTop w:val="0"/>
          <w:marBottom w:val="0"/>
          <w:divBdr>
            <w:top w:val="none" w:sz="0" w:space="0" w:color="auto"/>
            <w:left w:val="none" w:sz="0" w:space="0" w:color="auto"/>
            <w:bottom w:val="none" w:sz="0" w:space="0" w:color="auto"/>
            <w:right w:val="none" w:sz="0" w:space="0" w:color="auto"/>
          </w:divBdr>
        </w:div>
        <w:div w:id="279646740">
          <w:marLeft w:val="480"/>
          <w:marRight w:val="0"/>
          <w:marTop w:val="0"/>
          <w:marBottom w:val="0"/>
          <w:divBdr>
            <w:top w:val="none" w:sz="0" w:space="0" w:color="auto"/>
            <w:left w:val="none" w:sz="0" w:space="0" w:color="auto"/>
            <w:bottom w:val="none" w:sz="0" w:space="0" w:color="auto"/>
            <w:right w:val="none" w:sz="0" w:space="0" w:color="auto"/>
          </w:divBdr>
        </w:div>
        <w:div w:id="329993203">
          <w:marLeft w:val="480"/>
          <w:marRight w:val="0"/>
          <w:marTop w:val="0"/>
          <w:marBottom w:val="0"/>
          <w:divBdr>
            <w:top w:val="none" w:sz="0" w:space="0" w:color="auto"/>
            <w:left w:val="none" w:sz="0" w:space="0" w:color="auto"/>
            <w:bottom w:val="none" w:sz="0" w:space="0" w:color="auto"/>
            <w:right w:val="none" w:sz="0" w:space="0" w:color="auto"/>
          </w:divBdr>
        </w:div>
        <w:div w:id="449785674">
          <w:marLeft w:val="480"/>
          <w:marRight w:val="0"/>
          <w:marTop w:val="0"/>
          <w:marBottom w:val="0"/>
          <w:divBdr>
            <w:top w:val="none" w:sz="0" w:space="0" w:color="auto"/>
            <w:left w:val="none" w:sz="0" w:space="0" w:color="auto"/>
            <w:bottom w:val="none" w:sz="0" w:space="0" w:color="auto"/>
            <w:right w:val="none" w:sz="0" w:space="0" w:color="auto"/>
          </w:divBdr>
        </w:div>
        <w:div w:id="511645194">
          <w:marLeft w:val="480"/>
          <w:marRight w:val="0"/>
          <w:marTop w:val="0"/>
          <w:marBottom w:val="0"/>
          <w:divBdr>
            <w:top w:val="none" w:sz="0" w:space="0" w:color="auto"/>
            <w:left w:val="none" w:sz="0" w:space="0" w:color="auto"/>
            <w:bottom w:val="none" w:sz="0" w:space="0" w:color="auto"/>
            <w:right w:val="none" w:sz="0" w:space="0" w:color="auto"/>
          </w:divBdr>
        </w:div>
        <w:div w:id="515926827">
          <w:marLeft w:val="480"/>
          <w:marRight w:val="0"/>
          <w:marTop w:val="0"/>
          <w:marBottom w:val="0"/>
          <w:divBdr>
            <w:top w:val="none" w:sz="0" w:space="0" w:color="auto"/>
            <w:left w:val="none" w:sz="0" w:space="0" w:color="auto"/>
            <w:bottom w:val="none" w:sz="0" w:space="0" w:color="auto"/>
            <w:right w:val="none" w:sz="0" w:space="0" w:color="auto"/>
          </w:divBdr>
        </w:div>
        <w:div w:id="544026899">
          <w:marLeft w:val="480"/>
          <w:marRight w:val="0"/>
          <w:marTop w:val="0"/>
          <w:marBottom w:val="0"/>
          <w:divBdr>
            <w:top w:val="none" w:sz="0" w:space="0" w:color="auto"/>
            <w:left w:val="none" w:sz="0" w:space="0" w:color="auto"/>
            <w:bottom w:val="none" w:sz="0" w:space="0" w:color="auto"/>
            <w:right w:val="none" w:sz="0" w:space="0" w:color="auto"/>
          </w:divBdr>
        </w:div>
        <w:div w:id="613705927">
          <w:marLeft w:val="480"/>
          <w:marRight w:val="0"/>
          <w:marTop w:val="0"/>
          <w:marBottom w:val="0"/>
          <w:divBdr>
            <w:top w:val="none" w:sz="0" w:space="0" w:color="auto"/>
            <w:left w:val="none" w:sz="0" w:space="0" w:color="auto"/>
            <w:bottom w:val="none" w:sz="0" w:space="0" w:color="auto"/>
            <w:right w:val="none" w:sz="0" w:space="0" w:color="auto"/>
          </w:divBdr>
        </w:div>
        <w:div w:id="705837726">
          <w:marLeft w:val="480"/>
          <w:marRight w:val="0"/>
          <w:marTop w:val="0"/>
          <w:marBottom w:val="0"/>
          <w:divBdr>
            <w:top w:val="none" w:sz="0" w:space="0" w:color="auto"/>
            <w:left w:val="none" w:sz="0" w:space="0" w:color="auto"/>
            <w:bottom w:val="none" w:sz="0" w:space="0" w:color="auto"/>
            <w:right w:val="none" w:sz="0" w:space="0" w:color="auto"/>
          </w:divBdr>
        </w:div>
        <w:div w:id="736978421">
          <w:marLeft w:val="480"/>
          <w:marRight w:val="0"/>
          <w:marTop w:val="0"/>
          <w:marBottom w:val="0"/>
          <w:divBdr>
            <w:top w:val="none" w:sz="0" w:space="0" w:color="auto"/>
            <w:left w:val="none" w:sz="0" w:space="0" w:color="auto"/>
            <w:bottom w:val="none" w:sz="0" w:space="0" w:color="auto"/>
            <w:right w:val="none" w:sz="0" w:space="0" w:color="auto"/>
          </w:divBdr>
        </w:div>
        <w:div w:id="746656579">
          <w:marLeft w:val="480"/>
          <w:marRight w:val="0"/>
          <w:marTop w:val="0"/>
          <w:marBottom w:val="0"/>
          <w:divBdr>
            <w:top w:val="none" w:sz="0" w:space="0" w:color="auto"/>
            <w:left w:val="none" w:sz="0" w:space="0" w:color="auto"/>
            <w:bottom w:val="none" w:sz="0" w:space="0" w:color="auto"/>
            <w:right w:val="none" w:sz="0" w:space="0" w:color="auto"/>
          </w:divBdr>
        </w:div>
        <w:div w:id="770392243">
          <w:marLeft w:val="480"/>
          <w:marRight w:val="0"/>
          <w:marTop w:val="0"/>
          <w:marBottom w:val="0"/>
          <w:divBdr>
            <w:top w:val="none" w:sz="0" w:space="0" w:color="auto"/>
            <w:left w:val="none" w:sz="0" w:space="0" w:color="auto"/>
            <w:bottom w:val="none" w:sz="0" w:space="0" w:color="auto"/>
            <w:right w:val="none" w:sz="0" w:space="0" w:color="auto"/>
          </w:divBdr>
        </w:div>
        <w:div w:id="783429050">
          <w:marLeft w:val="480"/>
          <w:marRight w:val="0"/>
          <w:marTop w:val="0"/>
          <w:marBottom w:val="0"/>
          <w:divBdr>
            <w:top w:val="none" w:sz="0" w:space="0" w:color="auto"/>
            <w:left w:val="none" w:sz="0" w:space="0" w:color="auto"/>
            <w:bottom w:val="none" w:sz="0" w:space="0" w:color="auto"/>
            <w:right w:val="none" w:sz="0" w:space="0" w:color="auto"/>
          </w:divBdr>
        </w:div>
        <w:div w:id="875580848">
          <w:marLeft w:val="480"/>
          <w:marRight w:val="0"/>
          <w:marTop w:val="0"/>
          <w:marBottom w:val="0"/>
          <w:divBdr>
            <w:top w:val="none" w:sz="0" w:space="0" w:color="auto"/>
            <w:left w:val="none" w:sz="0" w:space="0" w:color="auto"/>
            <w:bottom w:val="none" w:sz="0" w:space="0" w:color="auto"/>
            <w:right w:val="none" w:sz="0" w:space="0" w:color="auto"/>
          </w:divBdr>
        </w:div>
      </w:divsChild>
    </w:div>
    <w:div w:id="226766615">
      <w:bodyDiv w:val="1"/>
      <w:marLeft w:val="0"/>
      <w:marRight w:val="0"/>
      <w:marTop w:val="0"/>
      <w:marBottom w:val="0"/>
      <w:divBdr>
        <w:top w:val="none" w:sz="0" w:space="0" w:color="auto"/>
        <w:left w:val="none" w:sz="0" w:space="0" w:color="auto"/>
        <w:bottom w:val="none" w:sz="0" w:space="0" w:color="auto"/>
        <w:right w:val="none" w:sz="0" w:space="0" w:color="auto"/>
      </w:divBdr>
    </w:div>
    <w:div w:id="226842503">
      <w:bodyDiv w:val="1"/>
      <w:marLeft w:val="0"/>
      <w:marRight w:val="0"/>
      <w:marTop w:val="0"/>
      <w:marBottom w:val="0"/>
      <w:divBdr>
        <w:top w:val="none" w:sz="0" w:space="0" w:color="auto"/>
        <w:left w:val="none" w:sz="0" w:space="0" w:color="auto"/>
        <w:bottom w:val="none" w:sz="0" w:space="0" w:color="auto"/>
        <w:right w:val="none" w:sz="0" w:space="0" w:color="auto"/>
      </w:divBdr>
    </w:div>
    <w:div w:id="226886675">
      <w:bodyDiv w:val="1"/>
      <w:marLeft w:val="0"/>
      <w:marRight w:val="0"/>
      <w:marTop w:val="0"/>
      <w:marBottom w:val="0"/>
      <w:divBdr>
        <w:top w:val="none" w:sz="0" w:space="0" w:color="auto"/>
        <w:left w:val="none" w:sz="0" w:space="0" w:color="auto"/>
        <w:bottom w:val="none" w:sz="0" w:space="0" w:color="auto"/>
        <w:right w:val="none" w:sz="0" w:space="0" w:color="auto"/>
      </w:divBdr>
    </w:div>
    <w:div w:id="226957951">
      <w:bodyDiv w:val="1"/>
      <w:marLeft w:val="0"/>
      <w:marRight w:val="0"/>
      <w:marTop w:val="0"/>
      <w:marBottom w:val="0"/>
      <w:divBdr>
        <w:top w:val="none" w:sz="0" w:space="0" w:color="auto"/>
        <w:left w:val="none" w:sz="0" w:space="0" w:color="auto"/>
        <w:bottom w:val="none" w:sz="0" w:space="0" w:color="auto"/>
        <w:right w:val="none" w:sz="0" w:space="0" w:color="auto"/>
      </w:divBdr>
    </w:div>
    <w:div w:id="226960973">
      <w:bodyDiv w:val="1"/>
      <w:marLeft w:val="0"/>
      <w:marRight w:val="0"/>
      <w:marTop w:val="0"/>
      <w:marBottom w:val="0"/>
      <w:divBdr>
        <w:top w:val="none" w:sz="0" w:space="0" w:color="auto"/>
        <w:left w:val="none" w:sz="0" w:space="0" w:color="auto"/>
        <w:bottom w:val="none" w:sz="0" w:space="0" w:color="auto"/>
        <w:right w:val="none" w:sz="0" w:space="0" w:color="auto"/>
      </w:divBdr>
    </w:div>
    <w:div w:id="226961852">
      <w:bodyDiv w:val="1"/>
      <w:marLeft w:val="0"/>
      <w:marRight w:val="0"/>
      <w:marTop w:val="0"/>
      <w:marBottom w:val="0"/>
      <w:divBdr>
        <w:top w:val="none" w:sz="0" w:space="0" w:color="auto"/>
        <w:left w:val="none" w:sz="0" w:space="0" w:color="auto"/>
        <w:bottom w:val="none" w:sz="0" w:space="0" w:color="auto"/>
        <w:right w:val="none" w:sz="0" w:space="0" w:color="auto"/>
      </w:divBdr>
    </w:div>
    <w:div w:id="227034515">
      <w:bodyDiv w:val="1"/>
      <w:marLeft w:val="0"/>
      <w:marRight w:val="0"/>
      <w:marTop w:val="0"/>
      <w:marBottom w:val="0"/>
      <w:divBdr>
        <w:top w:val="none" w:sz="0" w:space="0" w:color="auto"/>
        <w:left w:val="none" w:sz="0" w:space="0" w:color="auto"/>
        <w:bottom w:val="none" w:sz="0" w:space="0" w:color="auto"/>
        <w:right w:val="none" w:sz="0" w:space="0" w:color="auto"/>
      </w:divBdr>
    </w:div>
    <w:div w:id="227040970">
      <w:bodyDiv w:val="1"/>
      <w:marLeft w:val="0"/>
      <w:marRight w:val="0"/>
      <w:marTop w:val="0"/>
      <w:marBottom w:val="0"/>
      <w:divBdr>
        <w:top w:val="none" w:sz="0" w:space="0" w:color="auto"/>
        <w:left w:val="none" w:sz="0" w:space="0" w:color="auto"/>
        <w:bottom w:val="none" w:sz="0" w:space="0" w:color="auto"/>
        <w:right w:val="none" w:sz="0" w:space="0" w:color="auto"/>
      </w:divBdr>
    </w:div>
    <w:div w:id="227109330">
      <w:bodyDiv w:val="1"/>
      <w:marLeft w:val="0"/>
      <w:marRight w:val="0"/>
      <w:marTop w:val="0"/>
      <w:marBottom w:val="0"/>
      <w:divBdr>
        <w:top w:val="none" w:sz="0" w:space="0" w:color="auto"/>
        <w:left w:val="none" w:sz="0" w:space="0" w:color="auto"/>
        <w:bottom w:val="none" w:sz="0" w:space="0" w:color="auto"/>
        <w:right w:val="none" w:sz="0" w:space="0" w:color="auto"/>
      </w:divBdr>
    </w:div>
    <w:div w:id="227426207">
      <w:bodyDiv w:val="1"/>
      <w:marLeft w:val="0"/>
      <w:marRight w:val="0"/>
      <w:marTop w:val="0"/>
      <w:marBottom w:val="0"/>
      <w:divBdr>
        <w:top w:val="none" w:sz="0" w:space="0" w:color="auto"/>
        <w:left w:val="none" w:sz="0" w:space="0" w:color="auto"/>
        <w:bottom w:val="none" w:sz="0" w:space="0" w:color="auto"/>
        <w:right w:val="none" w:sz="0" w:space="0" w:color="auto"/>
      </w:divBdr>
    </w:div>
    <w:div w:id="227426916">
      <w:bodyDiv w:val="1"/>
      <w:marLeft w:val="0"/>
      <w:marRight w:val="0"/>
      <w:marTop w:val="0"/>
      <w:marBottom w:val="0"/>
      <w:divBdr>
        <w:top w:val="none" w:sz="0" w:space="0" w:color="auto"/>
        <w:left w:val="none" w:sz="0" w:space="0" w:color="auto"/>
        <w:bottom w:val="none" w:sz="0" w:space="0" w:color="auto"/>
        <w:right w:val="none" w:sz="0" w:space="0" w:color="auto"/>
      </w:divBdr>
    </w:div>
    <w:div w:id="227614027">
      <w:bodyDiv w:val="1"/>
      <w:marLeft w:val="0"/>
      <w:marRight w:val="0"/>
      <w:marTop w:val="0"/>
      <w:marBottom w:val="0"/>
      <w:divBdr>
        <w:top w:val="none" w:sz="0" w:space="0" w:color="auto"/>
        <w:left w:val="none" w:sz="0" w:space="0" w:color="auto"/>
        <w:bottom w:val="none" w:sz="0" w:space="0" w:color="auto"/>
        <w:right w:val="none" w:sz="0" w:space="0" w:color="auto"/>
      </w:divBdr>
    </w:div>
    <w:div w:id="227620440">
      <w:bodyDiv w:val="1"/>
      <w:marLeft w:val="0"/>
      <w:marRight w:val="0"/>
      <w:marTop w:val="0"/>
      <w:marBottom w:val="0"/>
      <w:divBdr>
        <w:top w:val="none" w:sz="0" w:space="0" w:color="auto"/>
        <w:left w:val="none" w:sz="0" w:space="0" w:color="auto"/>
        <w:bottom w:val="none" w:sz="0" w:space="0" w:color="auto"/>
        <w:right w:val="none" w:sz="0" w:space="0" w:color="auto"/>
      </w:divBdr>
    </w:div>
    <w:div w:id="227687987">
      <w:bodyDiv w:val="1"/>
      <w:marLeft w:val="0"/>
      <w:marRight w:val="0"/>
      <w:marTop w:val="0"/>
      <w:marBottom w:val="0"/>
      <w:divBdr>
        <w:top w:val="none" w:sz="0" w:space="0" w:color="auto"/>
        <w:left w:val="none" w:sz="0" w:space="0" w:color="auto"/>
        <w:bottom w:val="none" w:sz="0" w:space="0" w:color="auto"/>
        <w:right w:val="none" w:sz="0" w:space="0" w:color="auto"/>
      </w:divBdr>
    </w:div>
    <w:div w:id="227805015">
      <w:bodyDiv w:val="1"/>
      <w:marLeft w:val="0"/>
      <w:marRight w:val="0"/>
      <w:marTop w:val="0"/>
      <w:marBottom w:val="0"/>
      <w:divBdr>
        <w:top w:val="none" w:sz="0" w:space="0" w:color="auto"/>
        <w:left w:val="none" w:sz="0" w:space="0" w:color="auto"/>
        <w:bottom w:val="none" w:sz="0" w:space="0" w:color="auto"/>
        <w:right w:val="none" w:sz="0" w:space="0" w:color="auto"/>
      </w:divBdr>
    </w:div>
    <w:div w:id="227808023">
      <w:bodyDiv w:val="1"/>
      <w:marLeft w:val="0"/>
      <w:marRight w:val="0"/>
      <w:marTop w:val="0"/>
      <w:marBottom w:val="0"/>
      <w:divBdr>
        <w:top w:val="none" w:sz="0" w:space="0" w:color="auto"/>
        <w:left w:val="none" w:sz="0" w:space="0" w:color="auto"/>
        <w:bottom w:val="none" w:sz="0" w:space="0" w:color="auto"/>
        <w:right w:val="none" w:sz="0" w:space="0" w:color="auto"/>
      </w:divBdr>
    </w:div>
    <w:div w:id="228075207">
      <w:bodyDiv w:val="1"/>
      <w:marLeft w:val="0"/>
      <w:marRight w:val="0"/>
      <w:marTop w:val="0"/>
      <w:marBottom w:val="0"/>
      <w:divBdr>
        <w:top w:val="none" w:sz="0" w:space="0" w:color="auto"/>
        <w:left w:val="none" w:sz="0" w:space="0" w:color="auto"/>
        <w:bottom w:val="none" w:sz="0" w:space="0" w:color="auto"/>
        <w:right w:val="none" w:sz="0" w:space="0" w:color="auto"/>
      </w:divBdr>
    </w:div>
    <w:div w:id="228082766">
      <w:bodyDiv w:val="1"/>
      <w:marLeft w:val="0"/>
      <w:marRight w:val="0"/>
      <w:marTop w:val="0"/>
      <w:marBottom w:val="0"/>
      <w:divBdr>
        <w:top w:val="none" w:sz="0" w:space="0" w:color="auto"/>
        <w:left w:val="none" w:sz="0" w:space="0" w:color="auto"/>
        <w:bottom w:val="none" w:sz="0" w:space="0" w:color="auto"/>
        <w:right w:val="none" w:sz="0" w:space="0" w:color="auto"/>
      </w:divBdr>
    </w:div>
    <w:div w:id="228151705">
      <w:bodyDiv w:val="1"/>
      <w:marLeft w:val="0"/>
      <w:marRight w:val="0"/>
      <w:marTop w:val="0"/>
      <w:marBottom w:val="0"/>
      <w:divBdr>
        <w:top w:val="none" w:sz="0" w:space="0" w:color="auto"/>
        <w:left w:val="none" w:sz="0" w:space="0" w:color="auto"/>
        <w:bottom w:val="none" w:sz="0" w:space="0" w:color="auto"/>
        <w:right w:val="none" w:sz="0" w:space="0" w:color="auto"/>
      </w:divBdr>
    </w:div>
    <w:div w:id="228155937">
      <w:bodyDiv w:val="1"/>
      <w:marLeft w:val="0"/>
      <w:marRight w:val="0"/>
      <w:marTop w:val="0"/>
      <w:marBottom w:val="0"/>
      <w:divBdr>
        <w:top w:val="none" w:sz="0" w:space="0" w:color="auto"/>
        <w:left w:val="none" w:sz="0" w:space="0" w:color="auto"/>
        <w:bottom w:val="none" w:sz="0" w:space="0" w:color="auto"/>
        <w:right w:val="none" w:sz="0" w:space="0" w:color="auto"/>
      </w:divBdr>
    </w:div>
    <w:div w:id="228273900">
      <w:bodyDiv w:val="1"/>
      <w:marLeft w:val="0"/>
      <w:marRight w:val="0"/>
      <w:marTop w:val="0"/>
      <w:marBottom w:val="0"/>
      <w:divBdr>
        <w:top w:val="none" w:sz="0" w:space="0" w:color="auto"/>
        <w:left w:val="none" w:sz="0" w:space="0" w:color="auto"/>
        <w:bottom w:val="none" w:sz="0" w:space="0" w:color="auto"/>
        <w:right w:val="none" w:sz="0" w:space="0" w:color="auto"/>
      </w:divBdr>
    </w:div>
    <w:div w:id="228342505">
      <w:bodyDiv w:val="1"/>
      <w:marLeft w:val="0"/>
      <w:marRight w:val="0"/>
      <w:marTop w:val="0"/>
      <w:marBottom w:val="0"/>
      <w:divBdr>
        <w:top w:val="none" w:sz="0" w:space="0" w:color="auto"/>
        <w:left w:val="none" w:sz="0" w:space="0" w:color="auto"/>
        <w:bottom w:val="none" w:sz="0" w:space="0" w:color="auto"/>
        <w:right w:val="none" w:sz="0" w:space="0" w:color="auto"/>
      </w:divBdr>
    </w:div>
    <w:div w:id="228347094">
      <w:bodyDiv w:val="1"/>
      <w:marLeft w:val="0"/>
      <w:marRight w:val="0"/>
      <w:marTop w:val="0"/>
      <w:marBottom w:val="0"/>
      <w:divBdr>
        <w:top w:val="none" w:sz="0" w:space="0" w:color="auto"/>
        <w:left w:val="none" w:sz="0" w:space="0" w:color="auto"/>
        <w:bottom w:val="none" w:sz="0" w:space="0" w:color="auto"/>
        <w:right w:val="none" w:sz="0" w:space="0" w:color="auto"/>
      </w:divBdr>
    </w:div>
    <w:div w:id="228419499">
      <w:bodyDiv w:val="1"/>
      <w:marLeft w:val="0"/>
      <w:marRight w:val="0"/>
      <w:marTop w:val="0"/>
      <w:marBottom w:val="0"/>
      <w:divBdr>
        <w:top w:val="none" w:sz="0" w:space="0" w:color="auto"/>
        <w:left w:val="none" w:sz="0" w:space="0" w:color="auto"/>
        <w:bottom w:val="none" w:sz="0" w:space="0" w:color="auto"/>
        <w:right w:val="none" w:sz="0" w:space="0" w:color="auto"/>
      </w:divBdr>
    </w:div>
    <w:div w:id="228462092">
      <w:bodyDiv w:val="1"/>
      <w:marLeft w:val="0"/>
      <w:marRight w:val="0"/>
      <w:marTop w:val="0"/>
      <w:marBottom w:val="0"/>
      <w:divBdr>
        <w:top w:val="none" w:sz="0" w:space="0" w:color="auto"/>
        <w:left w:val="none" w:sz="0" w:space="0" w:color="auto"/>
        <w:bottom w:val="none" w:sz="0" w:space="0" w:color="auto"/>
        <w:right w:val="none" w:sz="0" w:space="0" w:color="auto"/>
      </w:divBdr>
      <w:divsChild>
        <w:div w:id="71780769">
          <w:marLeft w:val="480"/>
          <w:marRight w:val="0"/>
          <w:marTop w:val="0"/>
          <w:marBottom w:val="0"/>
          <w:divBdr>
            <w:top w:val="none" w:sz="0" w:space="0" w:color="auto"/>
            <w:left w:val="none" w:sz="0" w:space="0" w:color="auto"/>
            <w:bottom w:val="none" w:sz="0" w:space="0" w:color="auto"/>
            <w:right w:val="none" w:sz="0" w:space="0" w:color="auto"/>
          </w:divBdr>
        </w:div>
        <w:div w:id="194511871">
          <w:marLeft w:val="480"/>
          <w:marRight w:val="0"/>
          <w:marTop w:val="0"/>
          <w:marBottom w:val="0"/>
          <w:divBdr>
            <w:top w:val="none" w:sz="0" w:space="0" w:color="auto"/>
            <w:left w:val="none" w:sz="0" w:space="0" w:color="auto"/>
            <w:bottom w:val="none" w:sz="0" w:space="0" w:color="auto"/>
            <w:right w:val="none" w:sz="0" w:space="0" w:color="auto"/>
          </w:divBdr>
        </w:div>
        <w:div w:id="296374794">
          <w:marLeft w:val="480"/>
          <w:marRight w:val="0"/>
          <w:marTop w:val="0"/>
          <w:marBottom w:val="0"/>
          <w:divBdr>
            <w:top w:val="none" w:sz="0" w:space="0" w:color="auto"/>
            <w:left w:val="none" w:sz="0" w:space="0" w:color="auto"/>
            <w:bottom w:val="none" w:sz="0" w:space="0" w:color="auto"/>
            <w:right w:val="none" w:sz="0" w:space="0" w:color="auto"/>
          </w:divBdr>
        </w:div>
        <w:div w:id="364721381">
          <w:marLeft w:val="480"/>
          <w:marRight w:val="0"/>
          <w:marTop w:val="0"/>
          <w:marBottom w:val="0"/>
          <w:divBdr>
            <w:top w:val="none" w:sz="0" w:space="0" w:color="auto"/>
            <w:left w:val="none" w:sz="0" w:space="0" w:color="auto"/>
            <w:bottom w:val="none" w:sz="0" w:space="0" w:color="auto"/>
            <w:right w:val="none" w:sz="0" w:space="0" w:color="auto"/>
          </w:divBdr>
        </w:div>
        <w:div w:id="570038574">
          <w:marLeft w:val="480"/>
          <w:marRight w:val="0"/>
          <w:marTop w:val="0"/>
          <w:marBottom w:val="0"/>
          <w:divBdr>
            <w:top w:val="none" w:sz="0" w:space="0" w:color="auto"/>
            <w:left w:val="none" w:sz="0" w:space="0" w:color="auto"/>
            <w:bottom w:val="none" w:sz="0" w:space="0" w:color="auto"/>
            <w:right w:val="none" w:sz="0" w:space="0" w:color="auto"/>
          </w:divBdr>
        </w:div>
        <w:div w:id="579027642">
          <w:marLeft w:val="480"/>
          <w:marRight w:val="0"/>
          <w:marTop w:val="0"/>
          <w:marBottom w:val="0"/>
          <w:divBdr>
            <w:top w:val="none" w:sz="0" w:space="0" w:color="auto"/>
            <w:left w:val="none" w:sz="0" w:space="0" w:color="auto"/>
            <w:bottom w:val="none" w:sz="0" w:space="0" w:color="auto"/>
            <w:right w:val="none" w:sz="0" w:space="0" w:color="auto"/>
          </w:divBdr>
        </w:div>
        <w:div w:id="716707766">
          <w:marLeft w:val="480"/>
          <w:marRight w:val="0"/>
          <w:marTop w:val="0"/>
          <w:marBottom w:val="0"/>
          <w:divBdr>
            <w:top w:val="none" w:sz="0" w:space="0" w:color="auto"/>
            <w:left w:val="none" w:sz="0" w:space="0" w:color="auto"/>
            <w:bottom w:val="none" w:sz="0" w:space="0" w:color="auto"/>
            <w:right w:val="none" w:sz="0" w:space="0" w:color="auto"/>
          </w:divBdr>
        </w:div>
        <w:div w:id="764306492">
          <w:marLeft w:val="480"/>
          <w:marRight w:val="0"/>
          <w:marTop w:val="0"/>
          <w:marBottom w:val="0"/>
          <w:divBdr>
            <w:top w:val="none" w:sz="0" w:space="0" w:color="auto"/>
            <w:left w:val="none" w:sz="0" w:space="0" w:color="auto"/>
            <w:bottom w:val="none" w:sz="0" w:space="0" w:color="auto"/>
            <w:right w:val="none" w:sz="0" w:space="0" w:color="auto"/>
          </w:divBdr>
        </w:div>
        <w:div w:id="901985885">
          <w:marLeft w:val="480"/>
          <w:marRight w:val="0"/>
          <w:marTop w:val="0"/>
          <w:marBottom w:val="0"/>
          <w:divBdr>
            <w:top w:val="none" w:sz="0" w:space="0" w:color="auto"/>
            <w:left w:val="none" w:sz="0" w:space="0" w:color="auto"/>
            <w:bottom w:val="none" w:sz="0" w:space="0" w:color="auto"/>
            <w:right w:val="none" w:sz="0" w:space="0" w:color="auto"/>
          </w:divBdr>
        </w:div>
      </w:divsChild>
    </w:div>
    <w:div w:id="228544230">
      <w:bodyDiv w:val="1"/>
      <w:marLeft w:val="0"/>
      <w:marRight w:val="0"/>
      <w:marTop w:val="0"/>
      <w:marBottom w:val="0"/>
      <w:divBdr>
        <w:top w:val="none" w:sz="0" w:space="0" w:color="auto"/>
        <w:left w:val="none" w:sz="0" w:space="0" w:color="auto"/>
        <w:bottom w:val="none" w:sz="0" w:space="0" w:color="auto"/>
        <w:right w:val="none" w:sz="0" w:space="0" w:color="auto"/>
      </w:divBdr>
    </w:div>
    <w:div w:id="228655494">
      <w:bodyDiv w:val="1"/>
      <w:marLeft w:val="0"/>
      <w:marRight w:val="0"/>
      <w:marTop w:val="0"/>
      <w:marBottom w:val="0"/>
      <w:divBdr>
        <w:top w:val="none" w:sz="0" w:space="0" w:color="auto"/>
        <w:left w:val="none" w:sz="0" w:space="0" w:color="auto"/>
        <w:bottom w:val="none" w:sz="0" w:space="0" w:color="auto"/>
        <w:right w:val="none" w:sz="0" w:space="0" w:color="auto"/>
      </w:divBdr>
    </w:div>
    <w:div w:id="228729190">
      <w:bodyDiv w:val="1"/>
      <w:marLeft w:val="0"/>
      <w:marRight w:val="0"/>
      <w:marTop w:val="0"/>
      <w:marBottom w:val="0"/>
      <w:divBdr>
        <w:top w:val="none" w:sz="0" w:space="0" w:color="auto"/>
        <w:left w:val="none" w:sz="0" w:space="0" w:color="auto"/>
        <w:bottom w:val="none" w:sz="0" w:space="0" w:color="auto"/>
        <w:right w:val="none" w:sz="0" w:space="0" w:color="auto"/>
      </w:divBdr>
    </w:div>
    <w:div w:id="228729249">
      <w:bodyDiv w:val="1"/>
      <w:marLeft w:val="0"/>
      <w:marRight w:val="0"/>
      <w:marTop w:val="0"/>
      <w:marBottom w:val="0"/>
      <w:divBdr>
        <w:top w:val="none" w:sz="0" w:space="0" w:color="auto"/>
        <w:left w:val="none" w:sz="0" w:space="0" w:color="auto"/>
        <w:bottom w:val="none" w:sz="0" w:space="0" w:color="auto"/>
        <w:right w:val="none" w:sz="0" w:space="0" w:color="auto"/>
      </w:divBdr>
    </w:div>
    <w:div w:id="228809514">
      <w:bodyDiv w:val="1"/>
      <w:marLeft w:val="0"/>
      <w:marRight w:val="0"/>
      <w:marTop w:val="0"/>
      <w:marBottom w:val="0"/>
      <w:divBdr>
        <w:top w:val="none" w:sz="0" w:space="0" w:color="auto"/>
        <w:left w:val="none" w:sz="0" w:space="0" w:color="auto"/>
        <w:bottom w:val="none" w:sz="0" w:space="0" w:color="auto"/>
        <w:right w:val="none" w:sz="0" w:space="0" w:color="auto"/>
      </w:divBdr>
    </w:div>
    <w:div w:id="228810995">
      <w:bodyDiv w:val="1"/>
      <w:marLeft w:val="0"/>
      <w:marRight w:val="0"/>
      <w:marTop w:val="0"/>
      <w:marBottom w:val="0"/>
      <w:divBdr>
        <w:top w:val="none" w:sz="0" w:space="0" w:color="auto"/>
        <w:left w:val="none" w:sz="0" w:space="0" w:color="auto"/>
        <w:bottom w:val="none" w:sz="0" w:space="0" w:color="auto"/>
        <w:right w:val="none" w:sz="0" w:space="0" w:color="auto"/>
      </w:divBdr>
    </w:div>
    <w:div w:id="228928172">
      <w:bodyDiv w:val="1"/>
      <w:marLeft w:val="0"/>
      <w:marRight w:val="0"/>
      <w:marTop w:val="0"/>
      <w:marBottom w:val="0"/>
      <w:divBdr>
        <w:top w:val="none" w:sz="0" w:space="0" w:color="auto"/>
        <w:left w:val="none" w:sz="0" w:space="0" w:color="auto"/>
        <w:bottom w:val="none" w:sz="0" w:space="0" w:color="auto"/>
        <w:right w:val="none" w:sz="0" w:space="0" w:color="auto"/>
      </w:divBdr>
    </w:div>
    <w:div w:id="228928967">
      <w:bodyDiv w:val="1"/>
      <w:marLeft w:val="0"/>
      <w:marRight w:val="0"/>
      <w:marTop w:val="0"/>
      <w:marBottom w:val="0"/>
      <w:divBdr>
        <w:top w:val="none" w:sz="0" w:space="0" w:color="auto"/>
        <w:left w:val="none" w:sz="0" w:space="0" w:color="auto"/>
        <w:bottom w:val="none" w:sz="0" w:space="0" w:color="auto"/>
        <w:right w:val="none" w:sz="0" w:space="0" w:color="auto"/>
      </w:divBdr>
    </w:div>
    <w:div w:id="228929654">
      <w:bodyDiv w:val="1"/>
      <w:marLeft w:val="0"/>
      <w:marRight w:val="0"/>
      <w:marTop w:val="0"/>
      <w:marBottom w:val="0"/>
      <w:divBdr>
        <w:top w:val="none" w:sz="0" w:space="0" w:color="auto"/>
        <w:left w:val="none" w:sz="0" w:space="0" w:color="auto"/>
        <w:bottom w:val="none" w:sz="0" w:space="0" w:color="auto"/>
        <w:right w:val="none" w:sz="0" w:space="0" w:color="auto"/>
      </w:divBdr>
    </w:div>
    <w:div w:id="228997276">
      <w:bodyDiv w:val="1"/>
      <w:marLeft w:val="0"/>
      <w:marRight w:val="0"/>
      <w:marTop w:val="0"/>
      <w:marBottom w:val="0"/>
      <w:divBdr>
        <w:top w:val="none" w:sz="0" w:space="0" w:color="auto"/>
        <w:left w:val="none" w:sz="0" w:space="0" w:color="auto"/>
        <w:bottom w:val="none" w:sz="0" w:space="0" w:color="auto"/>
        <w:right w:val="none" w:sz="0" w:space="0" w:color="auto"/>
      </w:divBdr>
    </w:div>
    <w:div w:id="228998331">
      <w:bodyDiv w:val="1"/>
      <w:marLeft w:val="0"/>
      <w:marRight w:val="0"/>
      <w:marTop w:val="0"/>
      <w:marBottom w:val="0"/>
      <w:divBdr>
        <w:top w:val="none" w:sz="0" w:space="0" w:color="auto"/>
        <w:left w:val="none" w:sz="0" w:space="0" w:color="auto"/>
        <w:bottom w:val="none" w:sz="0" w:space="0" w:color="auto"/>
        <w:right w:val="none" w:sz="0" w:space="0" w:color="auto"/>
      </w:divBdr>
    </w:div>
    <w:div w:id="229006687">
      <w:bodyDiv w:val="1"/>
      <w:marLeft w:val="0"/>
      <w:marRight w:val="0"/>
      <w:marTop w:val="0"/>
      <w:marBottom w:val="0"/>
      <w:divBdr>
        <w:top w:val="none" w:sz="0" w:space="0" w:color="auto"/>
        <w:left w:val="none" w:sz="0" w:space="0" w:color="auto"/>
        <w:bottom w:val="none" w:sz="0" w:space="0" w:color="auto"/>
        <w:right w:val="none" w:sz="0" w:space="0" w:color="auto"/>
      </w:divBdr>
    </w:div>
    <w:div w:id="229124704">
      <w:bodyDiv w:val="1"/>
      <w:marLeft w:val="0"/>
      <w:marRight w:val="0"/>
      <w:marTop w:val="0"/>
      <w:marBottom w:val="0"/>
      <w:divBdr>
        <w:top w:val="none" w:sz="0" w:space="0" w:color="auto"/>
        <w:left w:val="none" w:sz="0" w:space="0" w:color="auto"/>
        <w:bottom w:val="none" w:sz="0" w:space="0" w:color="auto"/>
        <w:right w:val="none" w:sz="0" w:space="0" w:color="auto"/>
      </w:divBdr>
    </w:div>
    <w:div w:id="229267903">
      <w:bodyDiv w:val="1"/>
      <w:marLeft w:val="0"/>
      <w:marRight w:val="0"/>
      <w:marTop w:val="0"/>
      <w:marBottom w:val="0"/>
      <w:divBdr>
        <w:top w:val="none" w:sz="0" w:space="0" w:color="auto"/>
        <w:left w:val="none" w:sz="0" w:space="0" w:color="auto"/>
        <w:bottom w:val="none" w:sz="0" w:space="0" w:color="auto"/>
        <w:right w:val="none" w:sz="0" w:space="0" w:color="auto"/>
      </w:divBdr>
    </w:div>
    <w:div w:id="229507465">
      <w:bodyDiv w:val="1"/>
      <w:marLeft w:val="0"/>
      <w:marRight w:val="0"/>
      <w:marTop w:val="0"/>
      <w:marBottom w:val="0"/>
      <w:divBdr>
        <w:top w:val="none" w:sz="0" w:space="0" w:color="auto"/>
        <w:left w:val="none" w:sz="0" w:space="0" w:color="auto"/>
        <w:bottom w:val="none" w:sz="0" w:space="0" w:color="auto"/>
        <w:right w:val="none" w:sz="0" w:space="0" w:color="auto"/>
      </w:divBdr>
    </w:div>
    <w:div w:id="229536572">
      <w:bodyDiv w:val="1"/>
      <w:marLeft w:val="0"/>
      <w:marRight w:val="0"/>
      <w:marTop w:val="0"/>
      <w:marBottom w:val="0"/>
      <w:divBdr>
        <w:top w:val="none" w:sz="0" w:space="0" w:color="auto"/>
        <w:left w:val="none" w:sz="0" w:space="0" w:color="auto"/>
        <w:bottom w:val="none" w:sz="0" w:space="0" w:color="auto"/>
        <w:right w:val="none" w:sz="0" w:space="0" w:color="auto"/>
      </w:divBdr>
    </w:div>
    <w:div w:id="229537842">
      <w:bodyDiv w:val="1"/>
      <w:marLeft w:val="0"/>
      <w:marRight w:val="0"/>
      <w:marTop w:val="0"/>
      <w:marBottom w:val="0"/>
      <w:divBdr>
        <w:top w:val="none" w:sz="0" w:space="0" w:color="auto"/>
        <w:left w:val="none" w:sz="0" w:space="0" w:color="auto"/>
        <w:bottom w:val="none" w:sz="0" w:space="0" w:color="auto"/>
        <w:right w:val="none" w:sz="0" w:space="0" w:color="auto"/>
      </w:divBdr>
    </w:div>
    <w:div w:id="229656248">
      <w:bodyDiv w:val="1"/>
      <w:marLeft w:val="0"/>
      <w:marRight w:val="0"/>
      <w:marTop w:val="0"/>
      <w:marBottom w:val="0"/>
      <w:divBdr>
        <w:top w:val="none" w:sz="0" w:space="0" w:color="auto"/>
        <w:left w:val="none" w:sz="0" w:space="0" w:color="auto"/>
        <w:bottom w:val="none" w:sz="0" w:space="0" w:color="auto"/>
        <w:right w:val="none" w:sz="0" w:space="0" w:color="auto"/>
      </w:divBdr>
    </w:div>
    <w:div w:id="229657290">
      <w:bodyDiv w:val="1"/>
      <w:marLeft w:val="0"/>
      <w:marRight w:val="0"/>
      <w:marTop w:val="0"/>
      <w:marBottom w:val="0"/>
      <w:divBdr>
        <w:top w:val="none" w:sz="0" w:space="0" w:color="auto"/>
        <w:left w:val="none" w:sz="0" w:space="0" w:color="auto"/>
        <w:bottom w:val="none" w:sz="0" w:space="0" w:color="auto"/>
        <w:right w:val="none" w:sz="0" w:space="0" w:color="auto"/>
      </w:divBdr>
    </w:div>
    <w:div w:id="229732532">
      <w:bodyDiv w:val="1"/>
      <w:marLeft w:val="0"/>
      <w:marRight w:val="0"/>
      <w:marTop w:val="0"/>
      <w:marBottom w:val="0"/>
      <w:divBdr>
        <w:top w:val="none" w:sz="0" w:space="0" w:color="auto"/>
        <w:left w:val="none" w:sz="0" w:space="0" w:color="auto"/>
        <w:bottom w:val="none" w:sz="0" w:space="0" w:color="auto"/>
        <w:right w:val="none" w:sz="0" w:space="0" w:color="auto"/>
      </w:divBdr>
    </w:div>
    <w:div w:id="229734843">
      <w:bodyDiv w:val="1"/>
      <w:marLeft w:val="0"/>
      <w:marRight w:val="0"/>
      <w:marTop w:val="0"/>
      <w:marBottom w:val="0"/>
      <w:divBdr>
        <w:top w:val="none" w:sz="0" w:space="0" w:color="auto"/>
        <w:left w:val="none" w:sz="0" w:space="0" w:color="auto"/>
        <w:bottom w:val="none" w:sz="0" w:space="0" w:color="auto"/>
        <w:right w:val="none" w:sz="0" w:space="0" w:color="auto"/>
      </w:divBdr>
    </w:div>
    <w:div w:id="229846694">
      <w:bodyDiv w:val="1"/>
      <w:marLeft w:val="0"/>
      <w:marRight w:val="0"/>
      <w:marTop w:val="0"/>
      <w:marBottom w:val="0"/>
      <w:divBdr>
        <w:top w:val="none" w:sz="0" w:space="0" w:color="auto"/>
        <w:left w:val="none" w:sz="0" w:space="0" w:color="auto"/>
        <w:bottom w:val="none" w:sz="0" w:space="0" w:color="auto"/>
        <w:right w:val="none" w:sz="0" w:space="0" w:color="auto"/>
      </w:divBdr>
    </w:div>
    <w:div w:id="229849925">
      <w:bodyDiv w:val="1"/>
      <w:marLeft w:val="0"/>
      <w:marRight w:val="0"/>
      <w:marTop w:val="0"/>
      <w:marBottom w:val="0"/>
      <w:divBdr>
        <w:top w:val="none" w:sz="0" w:space="0" w:color="auto"/>
        <w:left w:val="none" w:sz="0" w:space="0" w:color="auto"/>
        <w:bottom w:val="none" w:sz="0" w:space="0" w:color="auto"/>
        <w:right w:val="none" w:sz="0" w:space="0" w:color="auto"/>
      </w:divBdr>
      <w:divsChild>
        <w:div w:id="593630">
          <w:marLeft w:val="480"/>
          <w:marRight w:val="0"/>
          <w:marTop w:val="0"/>
          <w:marBottom w:val="0"/>
          <w:divBdr>
            <w:top w:val="none" w:sz="0" w:space="0" w:color="auto"/>
            <w:left w:val="none" w:sz="0" w:space="0" w:color="auto"/>
            <w:bottom w:val="none" w:sz="0" w:space="0" w:color="auto"/>
            <w:right w:val="none" w:sz="0" w:space="0" w:color="auto"/>
          </w:divBdr>
        </w:div>
        <w:div w:id="27680754">
          <w:marLeft w:val="480"/>
          <w:marRight w:val="0"/>
          <w:marTop w:val="0"/>
          <w:marBottom w:val="0"/>
          <w:divBdr>
            <w:top w:val="none" w:sz="0" w:space="0" w:color="auto"/>
            <w:left w:val="none" w:sz="0" w:space="0" w:color="auto"/>
            <w:bottom w:val="none" w:sz="0" w:space="0" w:color="auto"/>
            <w:right w:val="none" w:sz="0" w:space="0" w:color="auto"/>
          </w:divBdr>
        </w:div>
        <w:div w:id="32310034">
          <w:marLeft w:val="480"/>
          <w:marRight w:val="0"/>
          <w:marTop w:val="0"/>
          <w:marBottom w:val="0"/>
          <w:divBdr>
            <w:top w:val="none" w:sz="0" w:space="0" w:color="auto"/>
            <w:left w:val="none" w:sz="0" w:space="0" w:color="auto"/>
            <w:bottom w:val="none" w:sz="0" w:space="0" w:color="auto"/>
            <w:right w:val="none" w:sz="0" w:space="0" w:color="auto"/>
          </w:divBdr>
        </w:div>
        <w:div w:id="50036679">
          <w:marLeft w:val="480"/>
          <w:marRight w:val="0"/>
          <w:marTop w:val="0"/>
          <w:marBottom w:val="0"/>
          <w:divBdr>
            <w:top w:val="none" w:sz="0" w:space="0" w:color="auto"/>
            <w:left w:val="none" w:sz="0" w:space="0" w:color="auto"/>
            <w:bottom w:val="none" w:sz="0" w:space="0" w:color="auto"/>
            <w:right w:val="none" w:sz="0" w:space="0" w:color="auto"/>
          </w:divBdr>
        </w:div>
        <w:div w:id="63140895">
          <w:marLeft w:val="480"/>
          <w:marRight w:val="0"/>
          <w:marTop w:val="0"/>
          <w:marBottom w:val="0"/>
          <w:divBdr>
            <w:top w:val="none" w:sz="0" w:space="0" w:color="auto"/>
            <w:left w:val="none" w:sz="0" w:space="0" w:color="auto"/>
            <w:bottom w:val="none" w:sz="0" w:space="0" w:color="auto"/>
            <w:right w:val="none" w:sz="0" w:space="0" w:color="auto"/>
          </w:divBdr>
        </w:div>
        <w:div w:id="153375837">
          <w:marLeft w:val="480"/>
          <w:marRight w:val="0"/>
          <w:marTop w:val="0"/>
          <w:marBottom w:val="0"/>
          <w:divBdr>
            <w:top w:val="none" w:sz="0" w:space="0" w:color="auto"/>
            <w:left w:val="none" w:sz="0" w:space="0" w:color="auto"/>
            <w:bottom w:val="none" w:sz="0" w:space="0" w:color="auto"/>
            <w:right w:val="none" w:sz="0" w:space="0" w:color="auto"/>
          </w:divBdr>
        </w:div>
        <w:div w:id="156042385">
          <w:marLeft w:val="480"/>
          <w:marRight w:val="0"/>
          <w:marTop w:val="0"/>
          <w:marBottom w:val="0"/>
          <w:divBdr>
            <w:top w:val="none" w:sz="0" w:space="0" w:color="auto"/>
            <w:left w:val="none" w:sz="0" w:space="0" w:color="auto"/>
            <w:bottom w:val="none" w:sz="0" w:space="0" w:color="auto"/>
            <w:right w:val="none" w:sz="0" w:space="0" w:color="auto"/>
          </w:divBdr>
        </w:div>
        <w:div w:id="165481587">
          <w:marLeft w:val="480"/>
          <w:marRight w:val="0"/>
          <w:marTop w:val="0"/>
          <w:marBottom w:val="0"/>
          <w:divBdr>
            <w:top w:val="none" w:sz="0" w:space="0" w:color="auto"/>
            <w:left w:val="none" w:sz="0" w:space="0" w:color="auto"/>
            <w:bottom w:val="none" w:sz="0" w:space="0" w:color="auto"/>
            <w:right w:val="none" w:sz="0" w:space="0" w:color="auto"/>
          </w:divBdr>
        </w:div>
        <w:div w:id="194972730">
          <w:marLeft w:val="480"/>
          <w:marRight w:val="0"/>
          <w:marTop w:val="0"/>
          <w:marBottom w:val="0"/>
          <w:divBdr>
            <w:top w:val="none" w:sz="0" w:space="0" w:color="auto"/>
            <w:left w:val="none" w:sz="0" w:space="0" w:color="auto"/>
            <w:bottom w:val="none" w:sz="0" w:space="0" w:color="auto"/>
            <w:right w:val="none" w:sz="0" w:space="0" w:color="auto"/>
          </w:divBdr>
        </w:div>
        <w:div w:id="319619925">
          <w:marLeft w:val="480"/>
          <w:marRight w:val="0"/>
          <w:marTop w:val="0"/>
          <w:marBottom w:val="0"/>
          <w:divBdr>
            <w:top w:val="none" w:sz="0" w:space="0" w:color="auto"/>
            <w:left w:val="none" w:sz="0" w:space="0" w:color="auto"/>
            <w:bottom w:val="none" w:sz="0" w:space="0" w:color="auto"/>
            <w:right w:val="none" w:sz="0" w:space="0" w:color="auto"/>
          </w:divBdr>
        </w:div>
        <w:div w:id="353119683">
          <w:marLeft w:val="480"/>
          <w:marRight w:val="0"/>
          <w:marTop w:val="0"/>
          <w:marBottom w:val="0"/>
          <w:divBdr>
            <w:top w:val="none" w:sz="0" w:space="0" w:color="auto"/>
            <w:left w:val="none" w:sz="0" w:space="0" w:color="auto"/>
            <w:bottom w:val="none" w:sz="0" w:space="0" w:color="auto"/>
            <w:right w:val="none" w:sz="0" w:space="0" w:color="auto"/>
          </w:divBdr>
        </w:div>
        <w:div w:id="440299294">
          <w:marLeft w:val="480"/>
          <w:marRight w:val="0"/>
          <w:marTop w:val="0"/>
          <w:marBottom w:val="0"/>
          <w:divBdr>
            <w:top w:val="none" w:sz="0" w:space="0" w:color="auto"/>
            <w:left w:val="none" w:sz="0" w:space="0" w:color="auto"/>
            <w:bottom w:val="none" w:sz="0" w:space="0" w:color="auto"/>
            <w:right w:val="none" w:sz="0" w:space="0" w:color="auto"/>
          </w:divBdr>
        </w:div>
        <w:div w:id="464547622">
          <w:marLeft w:val="480"/>
          <w:marRight w:val="0"/>
          <w:marTop w:val="0"/>
          <w:marBottom w:val="0"/>
          <w:divBdr>
            <w:top w:val="none" w:sz="0" w:space="0" w:color="auto"/>
            <w:left w:val="none" w:sz="0" w:space="0" w:color="auto"/>
            <w:bottom w:val="none" w:sz="0" w:space="0" w:color="auto"/>
            <w:right w:val="none" w:sz="0" w:space="0" w:color="auto"/>
          </w:divBdr>
        </w:div>
        <w:div w:id="466703545">
          <w:marLeft w:val="480"/>
          <w:marRight w:val="0"/>
          <w:marTop w:val="0"/>
          <w:marBottom w:val="0"/>
          <w:divBdr>
            <w:top w:val="none" w:sz="0" w:space="0" w:color="auto"/>
            <w:left w:val="none" w:sz="0" w:space="0" w:color="auto"/>
            <w:bottom w:val="none" w:sz="0" w:space="0" w:color="auto"/>
            <w:right w:val="none" w:sz="0" w:space="0" w:color="auto"/>
          </w:divBdr>
        </w:div>
        <w:div w:id="510223321">
          <w:marLeft w:val="480"/>
          <w:marRight w:val="0"/>
          <w:marTop w:val="0"/>
          <w:marBottom w:val="0"/>
          <w:divBdr>
            <w:top w:val="none" w:sz="0" w:space="0" w:color="auto"/>
            <w:left w:val="none" w:sz="0" w:space="0" w:color="auto"/>
            <w:bottom w:val="none" w:sz="0" w:space="0" w:color="auto"/>
            <w:right w:val="none" w:sz="0" w:space="0" w:color="auto"/>
          </w:divBdr>
        </w:div>
        <w:div w:id="572158438">
          <w:marLeft w:val="480"/>
          <w:marRight w:val="0"/>
          <w:marTop w:val="0"/>
          <w:marBottom w:val="0"/>
          <w:divBdr>
            <w:top w:val="none" w:sz="0" w:space="0" w:color="auto"/>
            <w:left w:val="none" w:sz="0" w:space="0" w:color="auto"/>
            <w:bottom w:val="none" w:sz="0" w:space="0" w:color="auto"/>
            <w:right w:val="none" w:sz="0" w:space="0" w:color="auto"/>
          </w:divBdr>
        </w:div>
        <w:div w:id="629212372">
          <w:marLeft w:val="480"/>
          <w:marRight w:val="0"/>
          <w:marTop w:val="0"/>
          <w:marBottom w:val="0"/>
          <w:divBdr>
            <w:top w:val="none" w:sz="0" w:space="0" w:color="auto"/>
            <w:left w:val="none" w:sz="0" w:space="0" w:color="auto"/>
            <w:bottom w:val="none" w:sz="0" w:space="0" w:color="auto"/>
            <w:right w:val="none" w:sz="0" w:space="0" w:color="auto"/>
          </w:divBdr>
        </w:div>
        <w:div w:id="689843304">
          <w:marLeft w:val="480"/>
          <w:marRight w:val="0"/>
          <w:marTop w:val="0"/>
          <w:marBottom w:val="0"/>
          <w:divBdr>
            <w:top w:val="none" w:sz="0" w:space="0" w:color="auto"/>
            <w:left w:val="none" w:sz="0" w:space="0" w:color="auto"/>
            <w:bottom w:val="none" w:sz="0" w:space="0" w:color="auto"/>
            <w:right w:val="none" w:sz="0" w:space="0" w:color="auto"/>
          </w:divBdr>
        </w:div>
        <w:div w:id="848639417">
          <w:marLeft w:val="480"/>
          <w:marRight w:val="0"/>
          <w:marTop w:val="0"/>
          <w:marBottom w:val="0"/>
          <w:divBdr>
            <w:top w:val="none" w:sz="0" w:space="0" w:color="auto"/>
            <w:left w:val="none" w:sz="0" w:space="0" w:color="auto"/>
            <w:bottom w:val="none" w:sz="0" w:space="0" w:color="auto"/>
            <w:right w:val="none" w:sz="0" w:space="0" w:color="auto"/>
          </w:divBdr>
        </w:div>
      </w:divsChild>
    </w:div>
    <w:div w:id="229855433">
      <w:bodyDiv w:val="1"/>
      <w:marLeft w:val="0"/>
      <w:marRight w:val="0"/>
      <w:marTop w:val="0"/>
      <w:marBottom w:val="0"/>
      <w:divBdr>
        <w:top w:val="none" w:sz="0" w:space="0" w:color="auto"/>
        <w:left w:val="none" w:sz="0" w:space="0" w:color="auto"/>
        <w:bottom w:val="none" w:sz="0" w:space="0" w:color="auto"/>
        <w:right w:val="none" w:sz="0" w:space="0" w:color="auto"/>
      </w:divBdr>
    </w:div>
    <w:div w:id="229970931">
      <w:bodyDiv w:val="1"/>
      <w:marLeft w:val="0"/>
      <w:marRight w:val="0"/>
      <w:marTop w:val="0"/>
      <w:marBottom w:val="0"/>
      <w:divBdr>
        <w:top w:val="none" w:sz="0" w:space="0" w:color="auto"/>
        <w:left w:val="none" w:sz="0" w:space="0" w:color="auto"/>
        <w:bottom w:val="none" w:sz="0" w:space="0" w:color="auto"/>
        <w:right w:val="none" w:sz="0" w:space="0" w:color="auto"/>
      </w:divBdr>
    </w:div>
    <w:div w:id="229997121">
      <w:bodyDiv w:val="1"/>
      <w:marLeft w:val="0"/>
      <w:marRight w:val="0"/>
      <w:marTop w:val="0"/>
      <w:marBottom w:val="0"/>
      <w:divBdr>
        <w:top w:val="none" w:sz="0" w:space="0" w:color="auto"/>
        <w:left w:val="none" w:sz="0" w:space="0" w:color="auto"/>
        <w:bottom w:val="none" w:sz="0" w:space="0" w:color="auto"/>
        <w:right w:val="none" w:sz="0" w:space="0" w:color="auto"/>
      </w:divBdr>
    </w:div>
    <w:div w:id="230044608">
      <w:bodyDiv w:val="1"/>
      <w:marLeft w:val="0"/>
      <w:marRight w:val="0"/>
      <w:marTop w:val="0"/>
      <w:marBottom w:val="0"/>
      <w:divBdr>
        <w:top w:val="none" w:sz="0" w:space="0" w:color="auto"/>
        <w:left w:val="none" w:sz="0" w:space="0" w:color="auto"/>
        <w:bottom w:val="none" w:sz="0" w:space="0" w:color="auto"/>
        <w:right w:val="none" w:sz="0" w:space="0" w:color="auto"/>
      </w:divBdr>
    </w:div>
    <w:div w:id="230047361">
      <w:bodyDiv w:val="1"/>
      <w:marLeft w:val="0"/>
      <w:marRight w:val="0"/>
      <w:marTop w:val="0"/>
      <w:marBottom w:val="0"/>
      <w:divBdr>
        <w:top w:val="none" w:sz="0" w:space="0" w:color="auto"/>
        <w:left w:val="none" w:sz="0" w:space="0" w:color="auto"/>
        <w:bottom w:val="none" w:sz="0" w:space="0" w:color="auto"/>
        <w:right w:val="none" w:sz="0" w:space="0" w:color="auto"/>
      </w:divBdr>
    </w:div>
    <w:div w:id="230311698">
      <w:bodyDiv w:val="1"/>
      <w:marLeft w:val="0"/>
      <w:marRight w:val="0"/>
      <w:marTop w:val="0"/>
      <w:marBottom w:val="0"/>
      <w:divBdr>
        <w:top w:val="none" w:sz="0" w:space="0" w:color="auto"/>
        <w:left w:val="none" w:sz="0" w:space="0" w:color="auto"/>
        <w:bottom w:val="none" w:sz="0" w:space="0" w:color="auto"/>
        <w:right w:val="none" w:sz="0" w:space="0" w:color="auto"/>
      </w:divBdr>
    </w:div>
    <w:div w:id="230389702">
      <w:bodyDiv w:val="1"/>
      <w:marLeft w:val="0"/>
      <w:marRight w:val="0"/>
      <w:marTop w:val="0"/>
      <w:marBottom w:val="0"/>
      <w:divBdr>
        <w:top w:val="none" w:sz="0" w:space="0" w:color="auto"/>
        <w:left w:val="none" w:sz="0" w:space="0" w:color="auto"/>
        <w:bottom w:val="none" w:sz="0" w:space="0" w:color="auto"/>
        <w:right w:val="none" w:sz="0" w:space="0" w:color="auto"/>
      </w:divBdr>
    </w:div>
    <w:div w:id="230432078">
      <w:bodyDiv w:val="1"/>
      <w:marLeft w:val="0"/>
      <w:marRight w:val="0"/>
      <w:marTop w:val="0"/>
      <w:marBottom w:val="0"/>
      <w:divBdr>
        <w:top w:val="none" w:sz="0" w:space="0" w:color="auto"/>
        <w:left w:val="none" w:sz="0" w:space="0" w:color="auto"/>
        <w:bottom w:val="none" w:sz="0" w:space="0" w:color="auto"/>
        <w:right w:val="none" w:sz="0" w:space="0" w:color="auto"/>
      </w:divBdr>
    </w:div>
    <w:div w:id="230624499">
      <w:bodyDiv w:val="1"/>
      <w:marLeft w:val="0"/>
      <w:marRight w:val="0"/>
      <w:marTop w:val="0"/>
      <w:marBottom w:val="0"/>
      <w:divBdr>
        <w:top w:val="none" w:sz="0" w:space="0" w:color="auto"/>
        <w:left w:val="none" w:sz="0" w:space="0" w:color="auto"/>
        <w:bottom w:val="none" w:sz="0" w:space="0" w:color="auto"/>
        <w:right w:val="none" w:sz="0" w:space="0" w:color="auto"/>
      </w:divBdr>
    </w:div>
    <w:div w:id="230889828">
      <w:bodyDiv w:val="1"/>
      <w:marLeft w:val="0"/>
      <w:marRight w:val="0"/>
      <w:marTop w:val="0"/>
      <w:marBottom w:val="0"/>
      <w:divBdr>
        <w:top w:val="none" w:sz="0" w:space="0" w:color="auto"/>
        <w:left w:val="none" w:sz="0" w:space="0" w:color="auto"/>
        <w:bottom w:val="none" w:sz="0" w:space="0" w:color="auto"/>
        <w:right w:val="none" w:sz="0" w:space="0" w:color="auto"/>
      </w:divBdr>
    </w:div>
    <w:div w:id="230963329">
      <w:bodyDiv w:val="1"/>
      <w:marLeft w:val="0"/>
      <w:marRight w:val="0"/>
      <w:marTop w:val="0"/>
      <w:marBottom w:val="0"/>
      <w:divBdr>
        <w:top w:val="none" w:sz="0" w:space="0" w:color="auto"/>
        <w:left w:val="none" w:sz="0" w:space="0" w:color="auto"/>
        <w:bottom w:val="none" w:sz="0" w:space="0" w:color="auto"/>
        <w:right w:val="none" w:sz="0" w:space="0" w:color="auto"/>
      </w:divBdr>
    </w:div>
    <w:div w:id="231162967">
      <w:bodyDiv w:val="1"/>
      <w:marLeft w:val="0"/>
      <w:marRight w:val="0"/>
      <w:marTop w:val="0"/>
      <w:marBottom w:val="0"/>
      <w:divBdr>
        <w:top w:val="none" w:sz="0" w:space="0" w:color="auto"/>
        <w:left w:val="none" w:sz="0" w:space="0" w:color="auto"/>
        <w:bottom w:val="none" w:sz="0" w:space="0" w:color="auto"/>
        <w:right w:val="none" w:sz="0" w:space="0" w:color="auto"/>
      </w:divBdr>
    </w:div>
    <w:div w:id="231232802">
      <w:bodyDiv w:val="1"/>
      <w:marLeft w:val="0"/>
      <w:marRight w:val="0"/>
      <w:marTop w:val="0"/>
      <w:marBottom w:val="0"/>
      <w:divBdr>
        <w:top w:val="none" w:sz="0" w:space="0" w:color="auto"/>
        <w:left w:val="none" w:sz="0" w:space="0" w:color="auto"/>
        <w:bottom w:val="none" w:sz="0" w:space="0" w:color="auto"/>
        <w:right w:val="none" w:sz="0" w:space="0" w:color="auto"/>
      </w:divBdr>
    </w:div>
    <w:div w:id="231353246">
      <w:bodyDiv w:val="1"/>
      <w:marLeft w:val="0"/>
      <w:marRight w:val="0"/>
      <w:marTop w:val="0"/>
      <w:marBottom w:val="0"/>
      <w:divBdr>
        <w:top w:val="none" w:sz="0" w:space="0" w:color="auto"/>
        <w:left w:val="none" w:sz="0" w:space="0" w:color="auto"/>
        <w:bottom w:val="none" w:sz="0" w:space="0" w:color="auto"/>
        <w:right w:val="none" w:sz="0" w:space="0" w:color="auto"/>
      </w:divBdr>
    </w:div>
    <w:div w:id="231505794">
      <w:bodyDiv w:val="1"/>
      <w:marLeft w:val="0"/>
      <w:marRight w:val="0"/>
      <w:marTop w:val="0"/>
      <w:marBottom w:val="0"/>
      <w:divBdr>
        <w:top w:val="none" w:sz="0" w:space="0" w:color="auto"/>
        <w:left w:val="none" w:sz="0" w:space="0" w:color="auto"/>
        <w:bottom w:val="none" w:sz="0" w:space="0" w:color="auto"/>
        <w:right w:val="none" w:sz="0" w:space="0" w:color="auto"/>
      </w:divBdr>
    </w:div>
    <w:div w:id="231624832">
      <w:bodyDiv w:val="1"/>
      <w:marLeft w:val="0"/>
      <w:marRight w:val="0"/>
      <w:marTop w:val="0"/>
      <w:marBottom w:val="0"/>
      <w:divBdr>
        <w:top w:val="none" w:sz="0" w:space="0" w:color="auto"/>
        <w:left w:val="none" w:sz="0" w:space="0" w:color="auto"/>
        <w:bottom w:val="none" w:sz="0" w:space="0" w:color="auto"/>
        <w:right w:val="none" w:sz="0" w:space="0" w:color="auto"/>
      </w:divBdr>
    </w:div>
    <w:div w:id="231893010">
      <w:bodyDiv w:val="1"/>
      <w:marLeft w:val="0"/>
      <w:marRight w:val="0"/>
      <w:marTop w:val="0"/>
      <w:marBottom w:val="0"/>
      <w:divBdr>
        <w:top w:val="none" w:sz="0" w:space="0" w:color="auto"/>
        <w:left w:val="none" w:sz="0" w:space="0" w:color="auto"/>
        <w:bottom w:val="none" w:sz="0" w:space="0" w:color="auto"/>
        <w:right w:val="none" w:sz="0" w:space="0" w:color="auto"/>
      </w:divBdr>
    </w:div>
    <w:div w:id="231962836">
      <w:bodyDiv w:val="1"/>
      <w:marLeft w:val="0"/>
      <w:marRight w:val="0"/>
      <w:marTop w:val="0"/>
      <w:marBottom w:val="0"/>
      <w:divBdr>
        <w:top w:val="none" w:sz="0" w:space="0" w:color="auto"/>
        <w:left w:val="none" w:sz="0" w:space="0" w:color="auto"/>
        <w:bottom w:val="none" w:sz="0" w:space="0" w:color="auto"/>
        <w:right w:val="none" w:sz="0" w:space="0" w:color="auto"/>
      </w:divBdr>
    </w:div>
    <w:div w:id="232156609">
      <w:bodyDiv w:val="1"/>
      <w:marLeft w:val="0"/>
      <w:marRight w:val="0"/>
      <w:marTop w:val="0"/>
      <w:marBottom w:val="0"/>
      <w:divBdr>
        <w:top w:val="none" w:sz="0" w:space="0" w:color="auto"/>
        <w:left w:val="none" w:sz="0" w:space="0" w:color="auto"/>
        <w:bottom w:val="none" w:sz="0" w:space="0" w:color="auto"/>
        <w:right w:val="none" w:sz="0" w:space="0" w:color="auto"/>
      </w:divBdr>
    </w:div>
    <w:div w:id="232199046">
      <w:bodyDiv w:val="1"/>
      <w:marLeft w:val="0"/>
      <w:marRight w:val="0"/>
      <w:marTop w:val="0"/>
      <w:marBottom w:val="0"/>
      <w:divBdr>
        <w:top w:val="none" w:sz="0" w:space="0" w:color="auto"/>
        <w:left w:val="none" w:sz="0" w:space="0" w:color="auto"/>
        <w:bottom w:val="none" w:sz="0" w:space="0" w:color="auto"/>
        <w:right w:val="none" w:sz="0" w:space="0" w:color="auto"/>
      </w:divBdr>
    </w:div>
    <w:div w:id="232200753">
      <w:bodyDiv w:val="1"/>
      <w:marLeft w:val="0"/>
      <w:marRight w:val="0"/>
      <w:marTop w:val="0"/>
      <w:marBottom w:val="0"/>
      <w:divBdr>
        <w:top w:val="none" w:sz="0" w:space="0" w:color="auto"/>
        <w:left w:val="none" w:sz="0" w:space="0" w:color="auto"/>
        <w:bottom w:val="none" w:sz="0" w:space="0" w:color="auto"/>
        <w:right w:val="none" w:sz="0" w:space="0" w:color="auto"/>
      </w:divBdr>
    </w:div>
    <w:div w:id="232207815">
      <w:bodyDiv w:val="1"/>
      <w:marLeft w:val="0"/>
      <w:marRight w:val="0"/>
      <w:marTop w:val="0"/>
      <w:marBottom w:val="0"/>
      <w:divBdr>
        <w:top w:val="none" w:sz="0" w:space="0" w:color="auto"/>
        <w:left w:val="none" w:sz="0" w:space="0" w:color="auto"/>
        <w:bottom w:val="none" w:sz="0" w:space="0" w:color="auto"/>
        <w:right w:val="none" w:sz="0" w:space="0" w:color="auto"/>
      </w:divBdr>
    </w:div>
    <w:div w:id="232473667">
      <w:bodyDiv w:val="1"/>
      <w:marLeft w:val="0"/>
      <w:marRight w:val="0"/>
      <w:marTop w:val="0"/>
      <w:marBottom w:val="0"/>
      <w:divBdr>
        <w:top w:val="none" w:sz="0" w:space="0" w:color="auto"/>
        <w:left w:val="none" w:sz="0" w:space="0" w:color="auto"/>
        <w:bottom w:val="none" w:sz="0" w:space="0" w:color="auto"/>
        <w:right w:val="none" w:sz="0" w:space="0" w:color="auto"/>
      </w:divBdr>
    </w:div>
    <w:div w:id="232475770">
      <w:bodyDiv w:val="1"/>
      <w:marLeft w:val="0"/>
      <w:marRight w:val="0"/>
      <w:marTop w:val="0"/>
      <w:marBottom w:val="0"/>
      <w:divBdr>
        <w:top w:val="none" w:sz="0" w:space="0" w:color="auto"/>
        <w:left w:val="none" w:sz="0" w:space="0" w:color="auto"/>
        <w:bottom w:val="none" w:sz="0" w:space="0" w:color="auto"/>
        <w:right w:val="none" w:sz="0" w:space="0" w:color="auto"/>
      </w:divBdr>
    </w:div>
    <w:div w:id="232544952">
      <w:bodyDiv w:val="1"/>
      <w:marLeft w:val="0"/>
      <w:marRight w:val="0"/>
      <w:marTop w:val="0"/>
      <w:marBottom w:val="0"/>
      <w:divBdr>
        <w:top w:val="none" w:sz="0" w:space="0" w:color="auto"/>
        <w:left w:val="none" w:sz="0" w:space="0" w:color="auto"/>
        <w:bottom w:val="none" w:sz="0" w:space="0" w:color="auto"/>
        <w:right w:val="none" w:sz="0" w:space="0" w:color="auto"/>
      </w:divBdr>
    </w:div>
    <w:div w:id="232548647">
      <w:bodyDiv w:val="1"/>
      <w:marLeft w:val="0"/>
      <w:marRight w:val="0"/>
      <w:marTop w:val="0"/>
      <w:marBottom w:val="0"/>
      <w:divBdr>
        <w:top w:val="none" w:sz="0" w:space="0" w:color="auto"/>
        <w:left w:val="none" w:sz="0" w:space="0" w:color="auto"/>
        <w:bottom w:val="none" w:sz="0" w:space="0" w:color="auto"/>
        <w:right w:val="none" w:sz="0" w:space="0" w:color="auto"/>
      </w:divBdr>
    </w:div>
    <w:div w:id="232590977">
      <w:bodyDiv w:val="1"/>
      <w:marLeft w:val="0"/>
      <w:marRight w:val="0"/>
      <w:marTop w:val="0"/>
      <w:marBottom w:val="0"/>
      <w:divBdr>
        <w:top w:val="none" w:sz="0" w:space="0" w:color="auto"/>
        <w:left w:val="none" w:sz="0" w:space="0" w:color="auto"/>
        <w:bottom w:val="none" w:sz="0" w:space="0" w:color="auto"/>
        <w:right w:val="none" w:sz="0" w:space="0" w:color="auto"/>
      </w:divBdr>
    </w:div>
    <w:div w:id="232618252">
      <w:bodyDiv w:val="1"/>
      <w:marLeft w:val="0"/>
      <w:marRight w:val="0"/>
      <w:marTop w:val="0"/>
      <w:marBottom w:val="0"/>
      <w:divBdr>
        <w:top w:val="none" w:sz="0" w:space="0" w:color="auto"/>
        <w:left w:val="none" w:sz="0" w:space="0" w:color="auto"/>
        <w:bottom w:val="none" w:sz="0" w:space="0" w:color="auto"/>
        <w:right w:val="none" w:sz="0" w:space="0" w:color="auto"/>
      </w:divBdr>
    </w:div>
    <w:div w:id="232663713">
      <w:bodyDiv w:val="1"/>
      <w:marLeft w:val="0"/>
      <w:marRight w:val="0"/>
      <w:marTop w:val="0"/>
      <w:marBottom w:val="0"/>
      <w:divBdr>
        <w:top w:val="none" w:sz="0" w:space="0" w:color="auto"/>
        <w:left w:val="none" w:sz="0" w:space="0" w:color="auto"/>
        <w:bottom w:val="none" w:sz="0" w:space="0" w:color="auto"/>
        <w:right w:val="none" w:sz="0" w:space="0" w:color="auto"/>
      </w:divBdr>
    </w:div>
    <w:div w:id="232743544">
      <w:bodyDiv w:val="1"/>
      <w:marLeft w:val="0"/>
      <w:marRight w:val="0"/>
      <w:marTop w:val="0"/>
      <w:marBottom w:val="0"/>
      <w:divBdr>
        <w:top w:val="none" w:sz="0" w:space="0" w:color="auto"/>
        <w:left w:val="none" w:sz="0" w:space="0" w:color="auto"/>
        <w:bottom w:val="none" w:sz="0" w:space="0" w:color="auto"/>
        <w:right w:val="none" w:sz="0" w:space="0" w:color="auto"/>
      </w:divBdr>
    </w:div>
    <w:div w:id="232811205">
      <w:bodyDiv w:val="1"/>
      <w:marLeft w:val="0"/>
      <w:marRight w:val="0"/>
      <w:marTop w:val="0"/>
      <w:marBottom w:val="0"/>
      <w:divBdr>
        <w:top w:val="none" w:sz="0" w:space="0" w:color="auto"/>
        <w:left w:val="none" w:sz="0" w:space="0" w:color="auto"/>
        <w:bottom w:val="none" w:sz="0" w:space="0" w:color="auto"/>
        <w:right w:val="none" w:sz="0" w:space="0" w:color="auto"/>
      </w:divBdr>
    </w:div>
    <w:div w:id="232929204">
      <w:bodyDiv w:val="1"/>
      <w:marLeft w:val="0"/>
      <w:marRight w:val="0"/>
      <w:marTop w:val="0"/>
      <w:marBottom w:val="0"/>
      <w:divBdr>
        <w:top w:val="none" w:sz="0" w:space="0" w:color="auto"/>
        <w:left w:val="none" w:sz="0" w:space="0" w:color="auto"/>
        <w:bottom w:val="none" w:sz="0" w:space="0" w:color="auto"/>
        <w:right w:val="none" w:sz="0" w:space="0" w:color="auto"/>
      </w:divBdr>
    </w:div>
    <w:div w:id="233007500">
      <w:bodyDiv w:val="1"/>
      <w:marLeft w:val="0"/>
      <w:marRight w:val="0"/>
      <w:marTop w:val="0"/>
      <w:marBottom w:val="0"/>
      <w:divBdr>
        <w:top w:val="none" w:sz="0" w:space="0" w:color="auto"/>
        <w:left w:val="none" w:sz="0" w:space="0" w:color="auto"/>
        <w:bottom w:val="none" w:sz="0" w:space="0" w:color="auto"/>
        <w:right w:val="none" w:sz="0" w:space="0" w:color="auto"/>
      </w:divBdr>
    </w:div>
    <w:div w:id="233123084">
      <w:bodyDiv w:val="1"/>
      <w:marLeft w:val="0"/>
      <w:marRight w:val="0"/>
      <w:marTop w:val="0"/>
      <w:marBottom w:val="0"/>
      <w:divBdr>
        <w:top w:val="none" w:sz="0" w:space="0" w:color="auto"/>
        <w:left w:val="none" w:sz="0" w:space="0" w:color="auto"/>
        <w:bottom w:val="none" w:sz="0" w:space="0" w:color="auto"/>
        <w:right w:val="none" w:sz="0" w:space="0" w:color="auto"/>
      </w:divBdr>
    </w:div>
    <w:div w:id="233201939">
      <w:bodyDiv w:val="1"/>
      <w:marLeft w:val="0"/>
      <w:marRight w:val="0"/>
      <w:marTop w:val="0"/>
      <w:marBottom w:val="0"/>
      <w:divBdr>
        <w:top w:val="none" w:sz="0" w:space="0" w:color="auto"/>
        <w:left w:val="none" w:sz="0" w:space="0" w:color="auto"/>
        <w:bottom w:val="none" w:sz="0" w:space="0" w:color="auto"/>
        <w:right w:val="none" w:sz="0" w:space="0" w:color="auto"/>
      </w:divBdr>
    </w:div>
    <w:div w:id="233244102">
      <w:bodyDiv w:val="1"/>
      <w:marLeft w:val="0"/>
      <w:marRight w:val="0"/>
      <w:marTop w:val="0"/>
      <w:marBottom w:val="0"/>
      <w:divBdr>
        <w:top w:val="none" w:sz="0" w:space="0" w:color="auto"/>
        <w:left w:val="none" w:sz="0" w:space="0" w:color="auto"/>
        <w:bottom w:val="none" w:sz="0" w:space="0" w:color="auto"/>
        <w:right w:val="none" w:sz="0" w:space="0" w:color="auto"/>
      </w:divBdr>
    </w:div>
    <w:div w:id="233244475">
      <w:bodyDiv w:val="1"/>
      <w:marLeft w:val="0"/>
      <w:marRight w:val="0"/>
      <w:marTop w:val="0"/>
      <w:marBottom w:val="0"/>
      <w:divBdr>
        <w:top w:val="none" w:sz="0" w:space="0" w:color="auto"/>
        <w:left w:val="none" w:sz="0" w:space="0" w:color="auto"/>
        <w:bottom w:val="none" w:sz="0" w:space="0" w:color="auto"/>
        <w:right w:val="none" w:sz="0" w:space="0" w:color="auto"/>
      </w:divBdr>
    </w:div>
    <w:div w:id="233247605">
      <w:bodyDiv w:val="1"/>
      <w:marLeft w:val="0"/>
      <w:marRight w:val="0"/>
      <w:marTop w:val="0"/>
      <w:marBottom w:val="0"/>
      <w:divBdr>
        <w:top w:val="none" w:sz="0" w:space="0" w:color="auto"/>
        <w:left w:val="none" w:sz="0" w:space="0" w:color="auto"/>
        <w:bottom w:val="none" w:sz="0" w:space="0" w:color="auto"/>
        <w:right w:val="none" w:sz="0" w:space="0" w:color="auto"/>
      </w:divBdr>
      <w:divsChild>
        <w:div w:id="36243180">
          <w:marLeft w:val="480"/>
          <w:marRight w:val="0"/>
          <w:marTop w:val="0"/>
          <w:marBottom w:val="0"/>
          <w:divBdr>
            <w:top w:val="none" w:sz="0" w:space="0" w:color="auto"/>
            <w:left w:val="none" w:sz="0" w:space="0" w:color="auto"/>
            <w:bottom w:val="none" w:sz="0" w:space="0" w:color="auto"/>
            <w:right w:val="none" w:sz="0" w:space="0" w:color="auto"/>
          </w:divBdr>
        </w:div>
        <w:div w:id="40905961">
          <w:marLeft w:val="480"/>
          <w:marRight w:val="0"/>
          <w:marTop w:val="0"/>
          <w:marBottom w:val="0"/>
          <w:divBdr>
            <w:top w:val="none" w:sz="0" w:space="0" w:color="auto"/>
            <w:left w:val="none" w:sz="0" w:space="0" w:color="auto"/>
            <w:bottom w:val="none" w:sz="0" w:space="0" w:color="auto"/>
            <w:right w:val="none" w:sz="0" w:space="0" w:color="auto"/>
          </w:divBdr>
        </w:div>
        <w:div w:id="134227847">
          <w:marLeft w:val="480"/>
          <w:marRight w:val="0"/>
          <w:marTop w:val="0"/>
          <w:marBottom w:val="0"/>
          <w:divBdr>
            <w:top w:val="none" w:sz="0" w:space="0" w:color="auto"/>
            <w:left w:val="none" w:sz="0" w:space="0" w:color="auto"/>
            <w:bottom w:val="none" w:sz="0" w:space="0" w:color="auto"/>
            <w:right w:val="none" w:sz="0" w:space="0" w:color="auto"/>
          </w:divBdr>
        </w:div>
        <w:div w:id="141777424">
          <w:marLeft w:val="480"/>
          <w:marRight w:val="0"/>
          <w:marTop w:val="0"/>
          <w:marBottom w:val="0"/>
          <w:divBdr>
            <w:top w:val="none" w:sz="0" w:space="0" w:color="auto"/>
            <w:left w:val="none" w:sz="0" w:space="0" w:color="auto"/>
            <w:bottom w:val="none" w:sz="0" w:space="0" w:color="auto"/>
            <w:right w:val="none" w:sz="0" w:space="0" w:color="auto"/>
          </w:divBdr>
        </w:div>
        <w:div w:id="269244052">
          <w:marLeft w:val="480"/>
          <w:marRight w:val="0"/>
          <w:marTop w:val="0"/>
          <w:marBottom w:val="0"/>
          <w:divBdr>
            <w:top w:val="none" w:sz="0" w:space="0" w:color="auto"/>
            <w:left w:val="none" w:sz="0" w:space="0" w:color="auto"/>
            <w:bottom w:val="none" w:sz="0" w:space="0" w:color="auto"/>
            <w:right w:val="none" w:sz="0" w:space="0" w:color="auto"/>
          </w:divBdr>
        </w:div>
        <w:div w:id="301931517">
          <w:marLeft w:val="480"/>
          <w:marRight w:val="0"/>
          <w:marTop w:val="0"/>
          <w:marBottom w:val="0"/>
          <w:divBdr>
            <w:top w:val="none" w:sz="0" w:space="0" w:color="auto"/>
            <w:left w:val="none" w:sz="0" w:space="0" w:color="auto"/>
            <w:bottom w:val="none" w:sz="0" w:space="0" w:color="auto"/>
            <w:right w:val="none" w:sz="0" w:space="0" w:color="auto"/>
          </w:divBdr>
        </w:div>
        <w:div w:id="311830740">
          <w:marLeft w:val="480"/>
          <w:marRight w:val="0"/>
          <w:marTop w:val="0"/>
          <w:marBottom w:val="0"/>
          <w:divBdr>
            <w:top w:val="none" w:sz="0" w:space="0" w:color="auto"/>
            <w:left w:val="none" w:sz="0" w:space="0" w:color="auto"/>
            <w:bottom w:val="none" w:sz="0" w:space="0" w:color="auto"/>
            <w:right w:val="none" w:sz="0" w:space="0" w:color="auto"/>
          </w:divBdr>
        </w:div>
        <w:div w:id="375618111">
          <w:marLeft w:val="480"/>
          <w:marRight w:val="0"/>
          <w:marTop w:val="0"/>
          <w:marBottom w:val="0"/>
          <w:divBdr>
            <w:top w:val="none" w:sz="0" w:space="0" w:color="auto"/>
            <w:left w:val="none" w:sz="0" w:space="0" w:color="auto"/>
            <w:bottom w:val="none" w:sz="0" w:space="0" w:color="auto"/>
            <w:right w:val="none" w:sz="0" w:space="0" w:color="auto"/>
          </w:divBdr>
        </w:div>
        <w:div w:id="403989969">
          <w:marLeft w:val="480"/>
          <w:marRight w:val="0"/>
          <w:marTop w:val="0"/>
          <w:marBottom w:val="0"/>
          <w:divBdr>
            <w:top w:val="none" w:sz="0" w:space="0" w:color="auto"/>
            <w:left w:val="none" w:sz="0" w:space="0" w:color="auto"/>
            <w:bottom w:val="none" w:sz="0" w:space="0" w:color="auto"/>
            <w:right w:val="none" w:sz="0" w:space="0" w:color="auto"/>
          </w:divBdr>
        </w:div>
        <w:div w:id="410126927">
          <w:marLeft w:val="480"/>
          <w:marRight w:val="0"/>
          <w:marTop w:val="0"/>
          <w:marBottom w:val="0"/>
          <w:divBdr>
            <w:top w:val="none" w:sz="0" w:space="0" w:color="auto"/>
            <w:left w:val="none" w:sz="0" w:space="0" w:color="auto"/>
            <w:bottom w:val="none" w:sz="0" w:space="0" w:color="auto"/>
            <w:right w:val="none" w:sz="0" w:space="0" w:color="auto"/>
          </w:divBdr>
        </w:div>
        <w:div w:id="503519416">
          <w:marLeft w:val="480"/>
          <w:marRight w:val="0"/>
          <w:marTop w:val="0"/>
          <w:marBottom w:val="0"/>
          <w:divBdr>
            <w:top w:val="none" w:sz="0" w:space="0" w:color="auto"/>
            <w:left w:val="none" w:sz="0" w:space="0" w:color="auto"/>
            <w:bottom w:val="none" w:sz="0" w:space="0" w:color="auto"/>
            <w:right w:val="none" w:sz="0" w:space="0" w:color="auto"/>
          </w:divBdr>
        </w:div>
        <w:div w:id="520507800">
          <w:marLeft w:val="480"/>
          <w:marRight w:val="0"/>
          <w:marTop w:val="0"/>
          <w:marBottom w:val="0"/>
          <w:divBdr>
            <w:top w:val="none" w:sz="0" w:space="0" w:color="auto"/>
            <w:left w:val="none" w:sz="0" w:space="0" w:color="auto"/>
            <w:bottom w:val="none" w:sz="0" w:space="0" w:color="auto"/>
            <w:right w:val="none" w:sz="0" w:space="0" w:color="auto"/>
          </w:divBdr>
        </w:div>
        <w:div w:id="562496240">
          <w:marLeft w:val="480"/>
          <w:marRight w:val="0"/>
          <w:marTop w:val="0"/>
          <w:marBottom w:val="0"/>
          <w:divBdr>
            <w:top w:val="none" w:sz="0" w:space="0" w:color="auto"/>
            <w:left w:val="none" w:sz="0" w:space="0" w:color="auto"/>
            <w:bottom w:val="none" w:sz="0" w:space="0" w:color="auto"/>
            <w:right w:val="none" w:sz="0" w:space="0" w:color="auto"/>
          </w:divBdr>
        </w:div>
        <w:div w:id="591669685">
          <w:marLeft w:val="480"/>
          <w:marRight w:val="0"/>
          <w:marTop w:val="0"/>
          <w:marBottom w:val="0"/>
          <w:divBdr>
            <w:top w:val="none" w:sz="0" w:space="0" w:color="auto"/>
            <w:left w:val="none" w:sz="0" w:space="0" w:color="auto"/>
            <w:bottom w:val="none" w:sz="0" w:space="0" w:color="auto"/>
            <w:right w:val="none" w:sz="0" w:space="0" w:color="auto"/>
          </w:divBdr>
        </w:div>
        <w:div w:id="653142294">
          <w:marLeft w:val="480"/>
          <w:marRight w:val="0"/>
          <w:marTop w:val="0"/>
          <w:marBottom w:val="0"/>
          <w:divBdr>
            <w:top w:val="none" w:sz="0" w:space="0" w:color="auto"/>
            <w:left w:val="none" w:sz="0" w:space="0" w:color="auto"/>
            <w:bottom w:val="none" w:sz="0" w:space="0" w:color="auto"/>
            <w:right w:val="none" w:sz="0" w:space="0" w:color="auto"/>
          </w:divBdr>
        </w:div>
        <w:div w:id="721489211">
          <w:marLeft w:val="480"/>
          <w:marRight w:val="0"/>
          <w:marTop w:val="0"/>
          <w:marBottom w:val="0"/>
          <w:divBdr>
            <w:top w:val="none" w:sz="0" w:space="0" w:color="auto"/>
            <w:left w:val="none" w:sz="0" w:space="0" w:color="auto"/>
            <w:bottom w:val="none" w:sz="0" w:space="0" w:color="auto"/>
            <w:right w:val="none" w:sz="0" w:space="0" w:color="auto"/>
          </w:divBdr>
        </w:div>
        <w:div w:id="732390178">
          <w:marLeft w:val="480"/>
          <w:marRight w:val="0"/>
          <w:marTop w:val="0"/>
          <w:marBottom w:val="0"/>
          <w:divBdr>
            <w:top w:val="none" w:sz="0" w:space="0" w:color="auto"/>
            <w:left w:val="none" w:sz="0" w:space="0" w:color="auto"/>
            <w:bottom w:val="none" w:sz="0" w:space="0" w:color="auto"/>
            <w:right w:val="none" w:sz="0" w:space="0" w:color="auto"/>
          </w:divBdr>
        </w:div>
        <w:div w:id="786580681">
          <w:marLeft w:val="480"/>
          <w:marRight w:val="0"/>
          <w:marTop w:val="0"/>
          <w:marBottom w:val="0"/>
          <w:divBdr>
            <w:top w:val="none" w:sz="0" w:space="0" w:color="auto"/>
            <w:left w:val="none" w:sz="0" w:space="0" w:color="auto"/>
            <w:bottom w:val="none" w:sz="0" w:space="0" w:color="auto"/>
            <w:right w:val="none" w:sz="0" w:space="0" w:color="auto"/>
          </w:divBdr>
        </w:div>
        <w:div w:id="789321801">
          <w:marLeft w:val="480"/>
          <w:marRight w:val="0"/>
          <w:marTop w:val="0"/>
          <w:marBottom w:val="0"/>
          <w:divBdr>
            <w:top w:val="none" w:sz="0" w:space="0" w:color="auto"/>
            <w:left w:val="none" w:sz="0" w:space="0" w:color="auto"/>
            <w:bottom w:val="none" w:sz="0" w:space="0" w:color="auto"/>
            <w:right w:val="none" w:sz="0" w:space="0" w:color="auto"/>
          </w:divBdr>
        </w:div>
        <w:div w:id="792677704">
          <w:marLeft w:val="480"/>
          <w:marRight w:val="0"/>
          <w:marTop w:val="0"/>
          <w:marBottom w:val="0"/>
          <w:divBdr>
            <w:top w:val="none" w:sz="0" w:space="0" w:color="auto"/>
            <w:left w:val="none" w:sz="0" w:space="0" w:color="auto"/>
            <w:bottom w:val="none" w:sz="0" w:space="0" w:color="auto"/>
            <w:right w:val="none" w:sz="0" w:space="0" w:color="auto"/>
          </w:divBdr>
        </w:div>
        <w:div w:id="836115783">
          <w:marLeft w:val="480"/>
          <w:marRight w:val="0"/>
          <w:marTop w:val="0"/>
          <w:marBottom w:val="0"/>
          <w:divBdr>
            <w:top w:val="none" w:sz="0" w:space="0" w:color="auto"/>
            <w:left w:val="none" w:sz="0" w:space="0" w:color="auto"/>
            <w:bottom w:val="none" w:sz="0" w:space="0" w:color="auto"/>
            <w:right w:val="none" w:sz="0" w:space="0" w:color="auto"/>
          </w:divBdr>
        </w:div>
      </w:divsChild>
    </w:div>
    <w:div w:id="233391020">
      <w:bodyDiv w:val="1"/>
      <w:marLeft w:val="0"/>
      <w:marRight w:val="0"/>
      <w:marTop w:val="0"/>
      <w:marBottom w:val="0"/>
      <w:divBdr>
        <w:top w:val="none" w:sz="0" w:space="0" w:color="auto"/>
        <w:left w:val="none" w:sz="0" w:space="0" w:color="auto"/>
        <w:bottom w:val="none" w:sz="0" w:space="0" w:color="auto"/>
        <w:right w:val="none" w:sz="0" w:space="0" w:color="auto"/>
      </w:divBdr>
    </w:div>
    <w:div w:id="233394140">
      <w:bodyDiv w:val="1"/>
      <w:marLeft w:val="0"/>
      <w:marRight w:val="0"/>
      <w:marTop w:val="0"/>
      <w:marBottom w:val="0"/>
      <w:divBdr>
        <w:top w:val="none" w:sz="0" w:space="0" w:color="auto"/>
        <w:left w:val="none" w:sz="0" w:space="0" w:color="auto"/>
        <w:bottom w:val="none" w:sz="0" w:space="0" w:color="auto"/>
        <w:right w:val="none" w:sz="0" w:space="0" w:color="auto"/>
      </w:divBdr>
    </w:div>
    <w:div w:id="233512819">
      <w:bodyDiv w:val="1"/>
      <w:marLeft w:val="0"/>
      <w:marRight w:val="0"/>
      <w:marTop w:val="0"/>
      <w:marBottom w:val="0"/>
      <w:divBdr>
        <w:top w:val="none" w:sz="0" w:space="0" w:color="auto"/>
        <w:left w:val="none" w:sz="0" w:space="0" w:color="auto"/>
        <w:bottom w:val="none" w:sz="0" w:space="0" w:color="auto"/>
        <w:right w:val="none" w:sz="0" w:space="0" w:color="auto"/>
      </w:divBdr>
    </w:div>
    <w:div w:id="233515691">
      <w:bodyDiv w:val="1"/>
      <w:marLeft w:val="0"/>
      <w:marRight w:val="0"/>
      <w:marTop w:val="0"/>
      <w:marBottom w:val="0"/>
      <w:divBdr>
        <w:top w:val="none" w:sz="0" w:space="0" w:color="auto"/>
        <w:left w:val="none" w:sz="0" w:space="0" w:color="auto"/>
        <w:bottom w:val="none" w:sz="0" w:space="0" w:color="auto"/>
        <w:right w:val="none" w:sz="0" w:space="0" w:color="auto"/>
      </w:divBdr>
    </w:div>
    <w:div w:id="233516898">
      <w:bodyDiv w:val="1"/>
      <w:marLeft w:val="0"/>
      <w:marRight w:val="0"/>
      <w:marTop w:val="0"/>
      <w:marBottom w:val="0"/>
      <w:divBdr>
        <w:top w:val="none" w:sz="0" w:space="0" w:color="auto"/>
        <w:left w:val="none" w:sz="0" w:space="0" w:color="auto"/>
        <w:bottom w:val="none" w:sz="0" w:space="0" w:color="auto"/>
        <w:right w:val="none" w:sz="0" w:space="0" w:color="auto"/>
      </w:divBdr>
    </w:div>
    <w:div w:id="233586349">
      <w:bodyDiv w:val="1"/>
      <w:marLeft w:val="0"/>
      <w:marRight w:val="0"/>
      <w:marTop w:val="0"/>
      <w:marBottom w:val="0"/>
      <w:divBdr>
        <w:top w:val="none" w:sz="0" w:space="0" w:color="auto"/>
        <w:left w:val="none" w:sz="0" w:space="0" w:color="auto"/>
        <w:bottom w:val="none" w:sz="0" w:space="0" w:color="auto"/>
        <w:right w:val="none" w:sz="0" w:space="0" w:color="auto"/>
      </w:divBdr>
    </w:div>
    <w:div w:id="233593062">
      <w:bodyDiv w:val="1"/>
      <w:marLeft w:val="0"/>
      <w:marRight w:val="0"/>
      <w:marTop w:val="0"/>
      <w:marBottom w:val="0"/>
      <w:divBdr>
        <w:top w:val="none" w:sz="0" w:space="0" w:color="auto"/>
        <w:left w:val="none" w:sz="0" w:space="0" w:color="auto"/>
        <w:bottom w:val="none" w:sz="0" w:space="0" w:color="auto"/>
        <w:right w:val="none" w:sz="0" w:space="0" w:color="auto"/>
      </w:divBdr>
    </w:div>
    <w:div w:id="233661411">
      <w:bodyDiv w:val="1"/>
      <w:marLeft w:val="0"/>
      <w:marRight w:val="0"/>
      <w:marTop w:val="0"/>
      <w:marBottom w:val="0"/>
      <w:divBdr>
        <w:top w:val="none" w:sz="0" w:space="0" w:color="auto"/>
        <w:left w:val="none" w:sz="0" w:space="0" w:color="auto"/>
        <w:bottom w:val="none" w:sz="0" w:space="0" w:color="auto"/>
        <w:right w:val="none" w:sz="0" w:space="0" w:color="auto"/>
      </w:divBdr>
    </w:div>
    <w:div w:id="233666191">
      <w:bodyDiv w:val="1"/>
      <w:marLeft w:val="0"/>
      <w:marRight w:val="0"/>
      <w:marTop w:val="0"/>
      <w:marBottom w:val="0"/>
      <w:divBdr>
        <w:top w:val="none" w:sz="0" w:space="0" w:color="auto"/>
        <w:left w:val="none" w:sz="0" w:space="0" w:color="auto"/>
        <w:bottom w:val="none" w:sz="0" w:space="0" w:color="auto"/>
        <w:right w:val="none" w:sz="0" w:space="0" w:color="auto"/>
      </w:divBdr>
    </w:div>
    <w:div w:id="233861211">
      <w:bodyDiv w:val="1"/>
      <w:marLeft w:val="0"/>
      <w:marRight w:val="0"/>
      <w:marTop w:val="0"/>
      <w:marBottom w:val="0"/>
      <w:divBdr>
        <w:top w:val="none" w:sz="0" w:space="0" w:color="auto"/>
        <w:left w:val="none" w:sz="0" w:space="0" w:color="auto"/>
        <w:bottom w:val="none" w:sz="0" w:space="0" w:color="auto"/>
        <w:right w:val="none" w:sz="0" w:space="0" w:color="auto"/>
      </w:divBdr>
    </w:div>
    <w:div w:id="233899302">
      <w:bodyDiv w:val="1"/>
      <w:marLeft w:val="0"/>
      <w:marRight w:val="0"/>
      <w:marTop w:val="0"/>
      <w:marBottom w:val="0"/>
      <w:divBdr>
        <w:top w:val="none" w:sz="0" w:space="0" w:color="auto"/>
        <w:left w:val="none" w:sz="0" w:space="0" w:color="auto"/>
        <w:bottom w:val="none" w:sz="0" w:space="0" w:color="auto"/>
        <w:right w:val="none" w:sz="0" w:space="0" w:color="auto"/>
      </w:divBdr>
    </w:div>
    <w:div w:id="234095225">
      <w:bodyDiv w:val="1"/>
      <w:marLeft w:val="0"/>
      <w:marRight w:val="0"/>
      <w:marTop w:val="0"/>
      <w:marBottom w:val="0"/>
      <w:divBdr>
        <w:top w:val="none" w:sz="0" w:space="0" w:color="auto"/>
        <w:left w:val="none" w:sz="0" w:space="0" w:color="auto"/>
        <w:bottom w:val="none" w:sz="0" w:space="0" w:color="auto"/>
        <w:right w:val="none" w:sz="0" w:space="0" w:color="auto"/>
      </w:divBdr>
    </w:div>
    <w:div w:id="234168069">
      <w:bodyDiv w:val="1"/>
      <w:marLeft w:val="0"/>
      <w:marRight w:val="0"/>
      <w:marTop w:val="0"/>
      <w:marBottom w:val="0"/>
      <w:divBdr>
        <w:top w:val="none" w:sz="0" w:space="0" w:color="auto"/>
        <w:left w:val="none" w:sz="0" w:space="0" w:color="auto"/>
        <w:bottom w:val="none" w:sz="0" w:space="0" w:color="auto"/>
        <w:right w:val="none" w:sz="0" w:space="0" w:color="auto"/>
      </w:divBdr>
    </w:div>
    <w:div w:id="234316897">
      <w:bodyDiv w:val="1"/>
      <w:marLeft w:val="0"/>
      <w:marRight w:val="0"/>
      <w:marTop w:val="0"/>
      <w:marBottom w:val="0"/>
      <w:divBdr>
        <w:top w:val="none" w:sz="0" w:space="0" w:color="auto"/>
        <w:left w:val="none" w:sz="0" w:space="0" w:color="auto"/>
        <w:bottom w:val="none" w:sz="0" w:space="0" w:color="auto"/>
        <w:right w:val="none" w:sz="0" w:space="0" w:color="auto"/>
      </w:divBdr>
      <w:divsChild>
        <w:div w:id="133761266">
          <w:marLeft w:val="480"/>
          <w:marRight w:val="0"/>
          <w:marTop w:val="0"/>
          <w:marBottom w:val="0"/>
          <w:divBdr>
            <w:top w:val="none" w:sz="0" w:space="0" w:color="auto"/>
            <w:left w:val="none" w:sz="0" w:space="0" w:color="auto"/>
            <w:bottom w:val="none" w:sz="0" w:space="0" w:color="auto"/>
            <w:right w:val="none" w:sz="0" w:space="0" w:color="auto"/>
          </w:divBdr>
        </w:div>
        <w:div w:id="173425286">
          <w:marLeft w:val="480"/>
          <w:marRight w:val="0"/>
          <w:marTop w:val="0"/>
          <w:marBottom w:val="0"/>
          <w:divBdr>
            <w:top w:val="none" w:sz="0" w:space="0" w:color="auto"/>
            <w:left w:val="none" w:sz="0" w:space="0" w:color="auto"/>
            <w:bottom w:val="none" w:sz="0" w:space="0" w:color="auto"/>
            <w:right w:val="none" w:sz="0" w:space="0" w:color="auto"/>
          </w:divBdr>
        </w:div>
        <w:div w:id="178467011">
          <w:marLeft w:val="480"/>
          <w:marRight w:val="0"/>
          <w:marTop w:val="0"/>
          <w:marBottom w:val="0"/>
          <w:divBdr>
            <w:top w:val="none" w:sz="0" w:space="0" w:color="auto"/>
            <w:left w:val="none" w:sz="0" w:space="0" w:color="auto"/>
            <w:bottom w:val="none" w:sz="0" w:space="0" w:color="auto"/>
            <w:right w:val="none" w:sz="0" w:space="0" w:color="auto"/>
          </w:divBdr>
        </w:div>
        <w:div w:id="206112830">
          <w:marLeft w:val="480"/>
          <w:marRight w:val="0"/>
          <w:marTop w:val="0"/>
          <w:marBottom w:val="0"/>
          <w:divBdr>
            <w:top w:val="none" w:sz="0" w:space="0" w:color="auto"/>
            <w:left w:val="none" w:sz="0" w:space="0" w:color="auto"/>
            <w:bottom w:val="none" w:sz="0" w:space="0" w:color="auto"/>
            <w:right w:val="none" w:sz="0" w:space="0" w:color="auto"/>
          </w:divBdr>
        </w:div>
        <w:div w:id="272909917">
          <w:marLeft w:val="480"/>
          <w:marRight w:val="0"/>
          <w:marTop w:val="0"/>
          <w:marBottom w:val="0"/>
          <w:divBdr>
            <w:top w:val="none" w:sz="0" w:space="0" w:color="auto"/>
            <w:left w:val="none" w:sz="0" w:space="0" w:color="auto"/>
            <w:bottom w:val="none" w:sz="0" w:space="0" w:color="auto"/>
            <w:right w:val="none" w:sz="0" w:space="0" w:color="auto"/>
          </w:divBdr>
        </w:div>
        <w:div w:id="290600039">
          <w:marLeft w:val="480"/>
          <w:marRight w:val="0"/>
          <w:marTop w:val="0"/>
          <w:marBottom w:val="0"/>
          <w:divBdr>
            <w:top w:val="none" w:sz="0" w:space="0" w:color="auto"/>
            <w:left w:val="none" w:sz="0" w:space="0" w:color="auto"/>
            <w:bottom w:val="none" w:sz="0" w:space="0" w:color="auto"/>
            <w:right w:val="none" w:sz="0" w:space="0" w:color="auto"/>
          </w:divBdr>
        </w:div>
        <w:div w:id="329911352">
          <w:marLeft w:val="480"/>
          <w:marRight w:val="0"/>
          <w:marTop w:val="0"/>
          <w:marBottom w:val="0"/>
          <w:divBdr>
            <w:top w:val="none" w:sz="0" w:space="0" w:color="auto"/>
            <w:left w:val="none" w:sz="0" w:space="0" w:color="auto"/>
            <w:bottom w:val="none" w:sz="0" w:space="0" w:color="auto"/>
            <w:right w:val="none" w:sz="0" w:space="0" w:color="auto"/>
          </w:divBdr>
        </w:div>
        <w:div w:id="333609746">
          <w:marLeft w:val="480"/>
          <w:marRight w:val="0"/>
          <w:marTop w:val="0"/>
          <w:marBottom w:val="0"/>
          <w:divBdr>
            <w:top w:val="none" w:sz="0" w:space="0" w:color="auto"/>
            <w:left w:val="none" w:sz="0" w:space="0" w:color="auto"/>
            <w:bottom w:val="none" w:sz="0" w:space="0" w:color="auto"/>
            <w:right w:val="none" w:sz="0" w:space="0" w:color="auto"/>
          </w:divBdr>
        </w:div>
        <w:div w:id="341514859">
          <w:marLeft w:val="480"/>
          <w:marRight w:val="0"/>
          <w:marTop w:val="0"/>
          <w:marBottom w:val="0"/>
          <w:divBdr>
            <w:top w:val="none" w:sz="0" w:space="0" w:color="auto"/>
            <w:left w:val="none" w:sz="0" w:space="0" w:color="auto"/>
            <w:bottom w:val="none" w:sz="0" w:space="0" w:color="auto"/>
            <w:right w:val="none" w:sz="0" w:space="0" w:color="auto"/>
          </w:divBdr>
        </w:div>
        <w:div w:id="360597913">
          <w:marLeft w:val="480"/>
          <w:marRight w:val="0"/>
          <w:marTop w:val="0"/>
          <w:marBottom w:val="0"/>
          <w:divBdr>
            <w:top w:val="none" w:sz="0" w:space="0" w:color="auto"/>
            <w:left w:val="none" w:sz="0" w:space="0" w:color="auto"/>
            <w:bottom w:val="none" w:sz="0" w:space="0" w:color="auto"/>
            <w:right w:val="none" w:sz="0" w:space="0" w:color="auto"/>
          </w:divBdr>
        </w:div>
        <w:div w:id="424156632">
          <w:marLeft w:val="480"/>
          <w:marRight w:val="0"/>
          <w:marTop w:val="0"/>
          <w:marBottom w:val="0"/>
          <w:divBdr>
            <w:top w:val="none" w:sz="0" w:space="0" w:color="auto"/>
            <w:left w:val="none" w:sz="0" w:space="0" w:color="auto"/>
            <w:bottom w:val="none" w:sz="0" w:space="0" w:color="auto"/>
            <w:right w:val="none" w:sz="0" w:space="0" w:color="auto"/>
          </w:divBdr>
        </w:div>
        <w:div w:id="464196969">
          <w:marLeft w:val="480"/>
          <w:marRight w:val="0"/>
          <w:marTop w:val="0"/>
          <w:marBottom w:val="0"/>
          <w:divBdr>
            <w:top w:val="none" w:sz="0" w:space="0" w:color="auto"/>
            <w:left w:val="none" w:sz="0" w:space="0" w:color="auto"/>
            <w:bottom w:val="none" w:sz="0" w:space="0" w:color="auto"/>
            <w:right w:val="none" w:sz="0" w:space="0" w:color="auto"/>
          </w:divBdr>
        </w:div>
        <w:div w:id="472648070">
          <w:marLeft w:val="480"/>
          <w:marRight w:val="0"/>
          <w:marTop w:val="0"/>
          <w:marBottom w:val="0"/>
          <w:divBdr>
            <w:top w:val="none" w:sz="0" w:space="0" w:color="auto"/>
            <w:left w:val="none" w:sz="0" w:space="0" w:color="auto"/>
            <w:bottom w:val="none" w:sz="0" w:space="0" w:color="auto"/>
            <w:right w:val="none" w:sz="0" w:space="0" w:color="auto"/>
          </w:divBdr>
        </w:div>
        <w:div w:id="491139964">
          <w:marLeft w:val="480"/>
          <w:marRight w:val="0"/>
          <w:marTop w:val="0"/>
          <w:marBottom w:val="0"/>
          <w:divBdr>
            <w:top w:val="none" w:sz="0" w:space="0" w:color="auto"/>
            <w:left w:val="none" w:sz="0" w:space="0" w:color="auto"/>
            <w:bottom w:val="none" w:sz="0" w:space="0" w:color="auto"/>
            <w:right w:val="none" w:sz="0" w:space="0" w:color="auto"/>
          </w:divBdr>
        </w:div>
        <w:div w:id="535461002">
          <w:marLeft w:val="480"/>
          <w:marRight w:val="0"/>
          <w:marTop w:val="0"/>
          <w:marBottom w:val="0"/>
          <w:divBdr>
            <w:top w:val="none" w:sz="0" w:space="0" w:color="auto"/>
            <w:left w:val="none" w:sz="0" w:space="0" w:color="auto"/>
            <w:bottom w:val="none" w:sz="0" w:space="0" w:color="auto"/>
            <w:right w:val="none" w:sz="0" w:space="0" w:color="auto"/>
          </w:divBdr>
        </w:div>
        <w:div w:id="537402093">
          <w:marLeft w:val="480"/>
          <w:marRight w:val="0"/>
          <w:marTop w:val="0"/>
          <w:marBottom w:val="0"/>
          <w:divBdr>
            <w:top w:val="none" w:sz="0" w:space="0" w:color="auto"/>
            <w:left w:val="none" w:sz="0" w:space="0" w:color="auto"/>
            <w:bottom w:val="none" w:sz="0" w:space="0" w:color="auto"/>
            <w:right w:val="none" w:sz="0" w:space="0" w:color="auto"/>
          </w:divBdr>
        </w:div>
        <w:div w:id="549346556">
          <w:marLeft w:val="480"/>
          <w:marRight w:val="0"/>
          <w:marTop w:val="0"/>
          <w:marBottom w:val="0"/>
          <w:divBdr>
            <w:top w:val="none" w:sz="0" w:space="0" w:color="auto"/>
            <w:left w:val="none" w:sz="0" w:space="0" w:color="auto"/>
            <w:bottom w:val="none" w:sz="0" w:space="0" w:color="auto"/>
            <w:right w:val="none" w:sz="0" w:space="0" w:color="auto"/>
          </w:divBdr>
        </w:div>
        <w:div w:id="633412803">
          <w:marLeft w:val="480"/>
          <w:marRight w:val="0"/>
          <w:marTop w:val="0"/>
          <w:marBottom w:val="0"/>
          <w:divBdr>
            <w:top w:val="none" w:sz="0" w:space="0" w:color="auto"/>
            <w:left w:val="none" w:sz="0" w:space="0" w:color="auto"/>
            <w:bottom w:val="none" w:sz="0" w:space="0" w:color="auto"/>
            <w:right w:val="none" w:sz="0" w:space="0" w:color="auto"/>
          </w:divBdr>
        </w:div>
        <w:div w:id="719671048">
          <w:marLeft w:val="480"/>
          <w:marRight w:val="0"/>
          <w:marTop w:val="0"/>
          <w:marBottom w:val="0"/>
          <w:divBdr>
            <w:top w:val="none" w:sz="0" w:space="0" w:color="auto"/>
            <w:left w:val="none" w:sz="0" w:space="0" w:color="auto"/>
            <w:bottom w:val="none" w:sz="0" w:space="0" w:color="auto"/>
            <w:right w:val="none" w:sz="0" w:space="0" w:color="auto"/>
          </w:divBdr>
        </w:div>
        <w:div w:id="727725519">
          <w:marLeft w:val="480"/>
          <w:marRight w:val="0"/>
          <w:marTop w:val="0"/>
          <w:marBottom w:val="0"/>
          <w:divBdr>
            <w:top w:val="none" w:sz="0" w:space="0" w:color="auto"/>
            <w:left w:val="none" w:sz="0" w:space="0" w:color="auto"/>
            <w:bottom w:val="none" w:sz="0" w:space="0" w:color="auto"/>
            <w:right w:val="none" w:sz="0" w:space="0" w:color="auto"/>
          </w:divBdr>
        </w:div>
        <w:div w:id="788822557">
          <w:marLeft w:val="480"/>
          <w:marRight w:val="0"/>
          <w:marTop w:val="0"/>
          <w:marBottom w:val="0"/>
          <w:divBdr>
            <w:top w:val="none" w:sz="0" w:space="0" w:color="auto"/>
            <w:left w:val="none" w:sz="0" w:space="0" w:color="auto"/>
            <w:bottom w:val="none" w:sz="0" w:space="0" w:color="auto"/>
            <w:right w:val="none" w:sz="0" w:space="0" w:color="auto"/>
          </w:divBdr>
        </w:div>
        <w:div w:id="838808766">
          <w:marLeft w:val="480"/>
          <w:marRight w:val="0"/>
          <w:marTop w:val="0"/>
          <w:marBottom w:val="0"/>
          <w:divBdr>
            <w:top w:val="none" w:sz="0" w:space="0" w:color="auto"/>
            <w:left w:val="none" w:sz="0" w:space="0" w:color="auto"/>
            <w:bottom w:val="none" w:sz="0" w:space="0" w:color="auto"/>
            <w:right w:val="none" w:sz="0" w:space="0" w:color="auto"/>
          </w:divBdr>
        </w:div>
      </w:divsChild>
    </w:div>
    <w:div w:id="234361280">
      <w:bodyDiv w:val="1"/>
      <w:marLeft w:val="0"/>
      <w:marRight w:val="0"/>
      <w:marTop w:val="0"/>
      <w:marBottom w:val="0"/>
      <w:divBdr>
        <w:top w:val="none" w:sz="0" w:space="0" w:color="auto"/>
        <w:left w:val="none" w:sz="0" w:space="0" w:color="auto"/>
        <w:bottom w:val="none" w:sz="0" w:space="0" w:color="auto"/>
        <w:right w:val="none" w:sz="0" w:space="0" w:color="auto"/>
      </w:divBdr>
    </w:div>
    <w:div w:id="234363328">
      <w:bodyDiv w:val="1"/>
      <w:marLeft w:val="0"/>
      <w:marRight w:val="0"/>
      <w:marTop w:val="0"/>
      <w:marBottom w:val="0"/>
      <w:divBdr>
        <w:top w:val="none" w:sz="0" w:space="0" w:color="auto"/>
        <w:left w:val="none" w:sz="0" w:space="0" w:color="auto"/>
        <w:bottom w:val="none" w:sz="0" w:space="0" w:color="auto"/>
        <w:right w:val="none" w:sz="0" w:space="0" w:color="auto"/>
      </w:divBdr>
    </w:div>
    <w:div w:id="234440222">
      <w:bodyDiv w:val="1"/>
      <w:marLeft w:val="0"/>
      <w:marRight w:val="0"/>
      <w:marTop w:val="0"/>
      <w:marBottom w:val="0"/>
      <w:divBdr>
        <w:top w:val="none" w:sz="0" w:space="0" w:color="auto"/>
        <w:left w:val="none" w:sz="0" w:space="0" w:color="auto"/>
        <w:bottom w:val="none" w:sz="0" w:space="0" w:color="auto"/>
        <w:right w:val="none" w:sz="0" w:space="0" w:color="auto"/>
      </w:divBdr>
    </w:div>
    <w:div w:id="234440772">
      <w:bodyDiv w:val="1"/>
      <w:marLeft w:val="0"/>
      <w:marRight w:val="0"/>
      <w:marTop w:val="0"/>
      <w:marBottom w:val="0"/>
      <w:divBdr>
        <w:top w:val="none" w:sz="0" w:space="0" w:color="auto"/>
        <w:left w:val="none" w:sz="0" w:space="0" w:color="auto"/>
        <w:bottom w:val="none" w:sz="0" w:space="0" w:color="auto"/>
        <w:right w:val="none" w:sz="0" w:space="0" w:color="auto"/>
      </w:divBdr>
    </w:div>
    <w:div w:id="234515951">
      <w:bodyDiv w:val="1"/>
      <w:marLeft w:val="0"/>
      <w:marRight w:val="0"/>
      <w:marTop w:val="0"/>
      <w:marBottom w:val="0"/>
      <w:divBdr>
        <w:top w:val="none" w:sz="0" w:space="0" w:color="auto"/>
        <w:left w:val="none" w:sz="0" w:space="0" w:color="auto"/>
        <w:bottom w:val="none" w:sz="0" w:space="0" w:color="auto"/>
        <w:right w:val="none" w:sz="0" w:space="0" w:color="auto"/>
      </w:divBdr>
    </w:div>
    <w:div w:id="234516307">
      <w:bodyDiv w:val="1"/>
      <w:marLeft w:val="0"/>
      <w:marRight w:val="0"/>
      <w:marTop w:val="0"/>
      <w:marBottom w:val="0"/>
      <w:divBdr>
        <w:top w:val="none" w:sz="0" w:space="0" w:color="auto"/>
        <w:left w:val="none" w:sz="0" w:space="0" w:color="auto"/>
        <w:bottom w:val="none" w:sz="0" w:space="0" w:color="auto"/>
        <w:right w:val="none" w:sz="0" w:space="0" w:color="auto"/>
      </w:divBdr>
    </w:div>
    <w:div w:id="234703335">
      <w:bodyDiv w:val="1"/>
      <w:marLeft w:val="0"/>
      <w:marRight w:val="0"/>
      <w:marTop w:val="0"/>
      <w:marBottom w:val="0"/>
      <w:divBdr>
        <w:top w:val="none" w:sz="0" w:space="0" w:color="auto"/>
        <w:left w:val="none" w:sz="0" w:space="0" w:color="auto"/>
        <w:bottom w:val="none" w:sz="0" w:space="0" w:color="auto"/>
        <w:right w:val="none" w:sz="0" w:space="0" w:color="auto"/>
      </w:divBdr>
    </w:div>
    <w:div w:id="234778375">
      <w:bodyDiv w:val="1"/>
      <w:marLeft w:val="0"/>
      <w:marRight w:val="0"/>
      <w:marTop w:val="0"/>
      <w:marBottom w:val="0"/>
      <w:divBdr>
        <w:top w:val="none" w:sz="0" w:space="0" w:color="auto"/>
        <w:left w:val="none" w:sz="0" w:space="0" w:color="auto"/>
        <w:bottom w:val="none" w:sz="0" w:space="0" w:color="auto"/>
        <w:right w:val="none" w:sz="0" w:space="0" w:color="auto"/>
      </w:divBdr>
    </w:div>
    <w:div w:id="234822604">
      <w:bodyDiv w:val="1"/>
      <w:marLeft w:val="0"/>
      <w:marRight w:val="0"/>
      <w:marTop w:val="0"/>
      <w:marBottom w:val="0"/>
      <w:divBdr>
        <w:top w:val="none" w:sz="0" w:space="0" w:color="auto"/>
        <w:left w:val="none" w:sz="0" w:space="0" w:color="auto"/>
        <w:bottom w:val="none" w:sz="0" w:space="0" w:color="auto"/>
        <w:right w:val="none" w:sz="0" w:space="0" w:color="auto"/>
      </w:divBdr>
    </w:div>
    <w:div w:id="234902651">
      <w:bodyDiv w:val="1"/>
      <w:marLeft w:val="0"/>
      <w:marRight w:val="0"/>
      <w:marTop w:val="0"/>
      <w:marBottom w:val="0"/>
      <w:divBdr>
        <w:top w:val="none" w:sz="0" w:space="0" w:color="auto"/>
        <w:left w:val="none" w:sz="0" w:space="0" w:color="auto"/>
        <w:bottom w:val="none" w:sz="0" w:space="0" w:color="auto"/>
        <w:right w:val="none" w:sz="0" w:space="0" w:color="auto"/>
      </w:divBdr>
    </w:div>
    <w:div w:id="234973371">
      <w:bodyDiv w:val="1"/>
      <w:marLeft w:val="0"/>
      <w:marRight w:val="0"/>
      <w:marTop w:val="0"/>
      <w:marBottom w:val="0"/>
      <w:divBdr>
        <w:top w:val="none" w:sz="0" w:space="0" w:color="auto"/>
        <w:left w:val="none" w:sz="0" w:space="0" w:color="auto"/>
        <w:bottom w:val="none" w:sz="0" w:space="0" w:color="auto"/>
        <w:right w:val="none" w:sz="0" w:space="0" w:color="auto"/>
      </w:divBdr>
    </w:div>
    <w:div w:id="234976438">
      <w:bodyDiv w:val="1"/>
      <w:marLeft w:val="0"/>
      <w:marRight w:val="0"/>
      <w:marTop w:val="0"/>
      <w:marBottom w:val="0"/>
      <w:divBdr>
        <w:top w:val="none" w:sz="0" w:space="0" w:color="auto"/>
        <w:left w:val="none" w:sz="0" w:space="0" w:color="auto"/>
        <w:bottom w:val="none" w:sz="0" w:space="0" w:color="auto"/>
        <w:right w:val="none" w:sz="0" w:space="0" w:color="auto"/>
      </w:divBdr>
    </w:div>
    <w:div w:id="235090314">
      <w:bodyDiv w:val="1"/>
      <w:marLeft w:val="0"/>
      <w:marRight w:val="0"/>
      <w:marTop w:val="0"/>
      <w:marBottom w:val="0"/>
      <w:divBdr>
        <w:top w:val="none" w:sz="0" w:space="0" w:color="auto"/>
        <w:left w:val="none" w:sz="0" w:space="0" w:color="auto"/>
        <w:bottom w:val="none" w:sz="0" w:space="0" w:color="auto"/>
        <w:right w:val="none" w:sz="0" w:space="0" w:color="auto"/>
      </w:divBdr>
    </w:div>
    <w:div w:id="235163512">
      <w:bodyDiv w:val="1"/>
      <w:marLeft w:val="0"/>
      <w:marRight w:val="0"/>
      <w:marTop w:val="0"/>
      <w:marBottom w:val="0"/>
      <w:divBdr>
        <w:top w:val="none" w:sz="0" w:space="0" w:color="auto"/>
        <w:left w:val="none" w:sz="0" w:space="0" w:color="auto"/>
        <w:bottom w:val="none" w:sz="0" w:space="0" w:color="auto"/>
        <w:right w:val="none" w:sz="0" w:space="0" w:color="auto"/>
      </w:divBdr>
    </w:div>
    <w:div w:id="235166507">
      <w:bodyDiv w:val="1"/>
      <w:marLeft w:val="0"/>
      <w:marRight w:val="0"/>
      <w:marTop w:val="0"/>
      <w:marBottom w:val="0"/>
      <w:divBdr>
        <w:top w:val="none" w:sz="0" w:space="0" w:color="auto"/>
        <w:left w:val="none" w:sz="0" w:space="0" w:color="auto"/>
        <w:bottom w:val="none" w:sz="0" w:space="0" w:color="auto"/>
        <w:right w:val="none" w:sz="0" w:space="0" w:color="auto"/>
      </w:divBdr>
    </w:div>
    <w:div w:id="235172279">
      <w:bodyDiv w:val="1"/>
      <w:marLeft w:val="0"/>
      <w:marRight w:val="0"/>
      <w:marTop w:val="0"/>
      <w:marBottom w:val="0"/>
      <w:divBdr>
        <w:top w:val="none" w:sz="0" w:space="0" w:color="auto"/>
        <w:left w:val="none" w:sz="0" w:space="0" w:color="auto"/>
        <w:bottom w:val="none" w:sz="0" w:space="0" w:color="auto"/>
        <w:right w:val="none" w:sz="0" w:space="0" w:color="auto"/>
      </w:divBdr>
    </w:div>
    <w:div w:id="235211524">
      <w:bodyDiv w:val="1"/>
      <w:marLeft w:val="0"/>
      <w:marRight w:val="0"/>
      <w:marTop w:val="0"/>
      <w:marBottom w:val="0"/>
      <w:divBdr>
        <w:top w:val="none" w:sz="0" w:space="0" w:color="auto"/>
        <w:left w:val="none" w:sz="0" w:space="0" w:color="auto"/>
        <w:bottom w:val="none" w:sz="0" w:space="0" w:color="auto"/>
        <w:right w:val="none" w:sz="0" w:space="0" w:color="auto"/>
      </w:divBdr>
    </w:div>
    <w:div w:id="235434480">
      <w:bodyDiv w:val="1"/>
      <w:marLeft w:val="0"/>
      <w:marRight w:val="0"/>
      <w:marTop w:val="0"/>
      <w:marBottom w:val="0"/>
      <w:divBdr>
        <w:top w:val="none" w:sz="0" w:space="0" w:color="auto"/>
        <w:left w:val="none" w:sz="0" w:space="0" w:color="auto"/>
        <w:bottom w:val="none" w:sz="0" w:space="0" w:color="auto"/>
        <w:right w:val="none" w:sz="0" w:space="0" w:color="auto"/>
      </w:divBdr>
    </w:div>
    <w:div w:id="235482895">
      <w:bodyDiv w:val="1"/>
      <w:marLeft w:val="0"/>
      <w:marRight w:val="0"/>
      <w:marTop w:val="0"/>
      <w:marBottom w:val="0"/>
      <w:divBdr>
        <w:top w:val="none" w:sz="0" w:space="0" w:color="auto"/>
        <w:left w:val="none" w:sz="0" w:space="0" w:color="auto"/>
        <w:bottom w:val="none" w:sz="0" w:space="0" w:color="auto"/>
        <w:right w:val="none" w:sz="0" w:space="0" w:color="auto"/>
      </w:divBdr>
      <w:divsChild>
        <w:div w:id="6105203">
          <w:marLeft w:val="480"/>
          <w:marRight w:val="0"/>
          <w:marTop w:val="0"/>
          <w:marBottom w:val="0"/>
          <w:divBdr>
            <w:top w:val="none" w:sz="0" w:space="0" w:color="auto"/>
            <w:left w:val="none" w:sz="0" w:space="0" w:color="auto"/>
            <w:bottom w:val="none" w:sz="0" w:space="0" w:color="auto"/>
            <w:right w:val="none" w:sz="0" w:space="0" w:color="auto"/>
          </w:divBdr>
        </w:div>
        <w:div w:id="30151216">
          <w:marLeft w:val="480"/>
          <w:marRight w:val="0"/>
          <w:marTop w:val="0"/>
          <w:marBottom w:val="0"/>
          <w:divBdr>
            <w:top w:val="none" w:sz="0" w:space="0" w:color="auto"/>
            <w:left w:val="none" w:sz="0" w:space="0" w:color="auto"/>
            <w:bottom w:val="none" w:sz="0" w:space="0" w:color="auto"/>
            <w:right w:val="none" w:sz="0" w:space="0" w:color="auto"/>
          </w:divBdr>
        </w:div>
        <w:div w:id="59250394">
          <w:marLeft w:val="480"/>
          <w:marRight w:val="0"/>
          <w:marTop w:val="0"/>
          <w:marBottom w:val="0"/>
          <w:divBdr>
            <w:top w:val="none" w:sz="0" w:space="0" w:color="auto"/>
            <w:left w:val="none" w:sz="0" w:space="0" w:color="auto"/>
            <w:bottom w:val="none" w:sz="0" w:space="0" w:color="auto"/>
            <w:right w:val="none" w:sz="0" w:space="0" w:color="auto"/>
          </w:divBdr>
        </w:div>
        <w:div w:id="60452037">
          <w:marLeft w:val="480"/>
          <w:marRight w:val="0"/>
          <w:marTop w:val="0"/>
          <w:marBottom w:val="0"/>
          <w:divBdr>
            <w:top w:val="none" w:sz="0" w:space="0" w:color="auto"/>
            <w:left w:val="none" w:sz="0" w:space="0" w:color="auto"/>
            <w:bottom w:val="none" w:sz="0" w:space="0" w:color="auto"/>
            <w:right w:val="none" w:sz="0" w:space="0" w:color="auto"/>
          </w:divBdr>
        </w:div>
        <w:div w:id="116217225">
          <w:marLeft w:val="480"/>
          <w:marRight w:val="0"/>
          <w:marTop w:val="0"/>
          <w:marBottom w:val="0"/>
          <w:divBdr>
            <w:top w:val="none" w:sz="0" w:space="0" w:color="auto"/>
            <w:left w:val="none" w:sz="0" w:space="0" w:color="auto"/>
            <w:bottom w:val="none" w:sz="0" w:space="0" w:color="auto"/>
            <w:right w:val="none" w:sz="0" w:space="0" w:color="auto"/>
          </w:divBdr>
        </w:div>
        <w:div w:id="149106571">
          <w:marLeft w:val="480"/>
          <w:marRight w:val="0"/>
          <w:marTop w:val="0"/>
          <w:marBottom w:val="0"/>
          <w:divBdr>
            <w:top w:val="none" w:sz="0" w:space="0" w:color="auto"/>
            <w:left w:val="none" w:sz="0" w:space="0" w:color="auto"/>
            <w:bottom w:val="none" w:sz="0" w:space="0" w:color="auto"/>
            <w:right w:val="none" w:sz="0" w:space="0" w:color="auto"/>
          </w:divBdr>
        </w:div>
        <w:div w:id="185563578">
          <w:marLeft w:val="480"/>
          <w:marRight w:val="0"/>
          <w:marTop w:val="0"/>
          <w:marBottom w:val="0"/>
          <w:divBdr>
            <w:top w:val="none" w:sz="0" w:space="0" w:color="auto"/>
            <w:left w:val="none" w:sz="0" w:space="0" w:color="auto"/>
            <w:bottom w:val="none" w:sz="0" w:space="0" w:color="auto"/>
            <w:right w:val="none" w:sz="0" w:space="0" w:color="auto"/>
          </w:divBdr>
        </w:div>
        <w:div w:id="238952720">
          <w:marLeft w:val="480"/>
          <w:marRight w:val="0"/>
          <w:marTop w:val="0"/>
          <w:marBottom w:val="0"/>
          <w:divBdr>
            <w:top w:val="none" w:sz="0" w:space="0" w:color="auto"/>
            <w:left w:val="none" w:sz="0" w:space="0" w:color="auto"/>
            <w:bottom w:val="none" w:sz="0" w:space="0" w:color="auto"/>
            <w:right w:val="none" w:sz="0" w:space="0" w:color="auto"/>
          </w:divBdr>
        </w:div>
        <w:div w:id="375589008">
          <w:marLeft w:val="480"/>
          <w:marRight w:val="0"/>
          <w:marTop w:val="0"/>
          <w:marBottom w:val="0"/>
          <w:divBdr>
            <w:top w:val="none" w:sz="0" w:space="0" w:color="auto"/>
            <w:left w:val="none" w:sz="0" w:space="0" w:color="auto"/>
            <w:bottom w:val="none" w:sz="0" w:space="0" w:color="auto"/>
            <w:right w:val="none" w:sz="0" w:space="0" w:color="auto"/>
          </w:divBdr>
        </w:div>
        <w:div w:id="392508979">
          <w:marLeft w:val="480"/>
          <w:marRight w:val="0"/>
          <w:marTop w:val="0"/>
          <w:marBottom w:val="0"/>
          <w:divBdr>
            <w:top w:val="none" w:sz="0" w:space="0" w:color="auto"/>
            <w:left w:val="none" w:sz="0" w:space="0" w:color="auto"/>
            <w:bottom w:val="none" w:sz="0" w:space="0" w:color="auto"/>
            <w:right w:val="none" w:sz="0" w:space="0" w:color="auto"/>
          </w:divBdr>
        </w:div>
        <w:div w:id="443310038">
          <w:marLeft w:val="480"/>
          <w:marRight w:val="0"/>
          <w:marTop w:val="0"/>
          <w:marBottom w:val="0"/>
          <w:divBdr>
            <w:top w:val="none" w:sz="0" w:space="0" w:color="auto"/>
            <w:left w:val="none" w:sz="0" w:space="0" w:color="auto"/>
            <w:bottom w:val="none" w:sz="0" w:space="0" w:color="auto"/>
            <w:right w:val="none" w:sz="0" w:space="0" w:color="auto"/>
          </w:divBdr>
        </w:div>
        <w:div w:id="454564579">
          <w:marLeft w:val="480"/>
          <w:marRight w:val="0"/>
          <w:marTop w:val="0"/>
          <w:marBottom w:val="0"/>
          <w:divBdr>
            <w:top w:val="none" w:sz="0" w:space="0" w:color="auto"/>
            <w:left w:val="none" w:sz="0" w:space="0" w:color="auto"/>
            <w:bottom w:val="none" w:sz="0" w:space="0" w:color="auto"/>
            <w:right w:val="none" w:sz="0" w:space="0" w:color="auto"/>
          </w:divBdr>
        </w:div>
        <w:div w:id="541132417">
          <w:marLeft w:val="480"/>
          <w:marRight w:val="0"/>
          <w:marTop w:val="0"/>
          <w:marBottom w:val="0"/>
          <w:divBdr>
            <w:top w:val="none" w:sz="0" w:space="0" w:color="auto"/>
            <w:left w:val="none" w:sz="0" w:space="0" w:color="auto"/>
            <w:bottom w:val="none" w:sz="0" w:space="0" w:color="auto"/>
            <w:right w:val="none" w:sz="0" w:space="0" w:color="auto"/>
          </w:divBdr>
        </w:div>
        <w:div w:id="541288386">
          <w:marLeft w:val="480"/>
          <w:marRight w:val="0"/>
          <w:marTop w:val="0"/>
          <w:marBottom w:val="0"/>
          <w:divBdr>
            <w:top w:val="none" w:sz="0" w:space="0" w:color="auto"/>
            <w:left w:val="none" w:sz="0" w:space="0" w:color="auto"/>
            <w:bottom w:val="none" w:sz="0" w:space="0" w:color="auto"/>
            <w:right w:val="none" w:sz="0" w:space="0" w:color="auto"/>
          </w:divBdr>
        </w:div>
        <w:div w:id="561018142">
          <w:marLeft w:val="480"/>
          <w:marRight w:val="0"/>
          <w:marTop w:val="0"/>
          <w:marBottom w:val="0"/>
          <w:divBdr>
            <w:top w:val="none" w:sz="0" w:space="0" w:color="auto"/>
            <w:left w:val="none" w:sz="0" w:space="0" w:color="auto"/>
            <w:bottom w:val="none" w:sz="0" w:space="0" w:color="auto"/>
            <w:right w:val="none" w:sz="0" w:space="0" w:color="auto"/>
          </w:divBdr>
        </w:div>
        <w:div w:id="644700553">
          <w:marLeft w:val="480"/>
          <w:marRight w:val="0"/>
          <w:marTop w:val="0"/>
          <w:marBottom w:val="0"/>
          <w:divBdr>
            <w:top w:val="none" w:sz="0" w:space="0" w:color="auto"/>
            <w:left w:val="none" w:sz="0" w:space="0" w:color="auto"/>
            <w:bottom w:val="none" w:sz="0" w:space="0" w:color="auto"/>
            <w:right w:val="none" w:sz="0" w:space="0" w:color="auto"/>
          </w:divBdr>
        </w:div>
        <w:div w:id="700470032">
          <w:marLeft w:val="480"/>
          <w:marRight w:val="0"/>
          <w:marTop w:val="0"/>
          <w:marBottom w:val="0"/>
          <w:divBdr>
            <w:top w:val="none" w:sz="0" w:space="0" w:color="auto"/>
            <w:left w:val="none" w:sz="0" w:space="0" w:color="auto"/>
            <w:bottom w:val="none" w:sz="0" w:space="0" w:color="auto"/>
            <w:right w:val="none" w:sz="0" w:space="0" w:color="auto"/>
          </w:divBdr>
        </w:div>
        <w:div w:id="721712113">
          <w:marLeft w:val="480"/>
          <w:marRight w:val="0"/>
          <w:marTop w:val="0"/>
          <w:marBottom w:val="0"/>
          <w:divBdr>
            <w:top w:val="none" w:sz="0" w:space="0" w:color="auto"/>
            <w:left w:val="none" w:sz="0" w:space="0" w:color="auto"/>
            <w:bottom w:val="none" w:sz="0" w:space="0" w:color="auto"/>
            <w:right w:val="none" w:sz="0" w:space="0" w:color="auto"/>
          </w:divBdr>
        </w:div>
        <w:div w:id="741683986">
          <w:marLeft w:val="480"/>
          <w:marRight w:val="0"/>
          <w:marTop w:val="0"/>
          <w:marBottom w:val="0"/>
          <w:divBdr>
            <w:top w:val="none" w:sz="0" w:space="0" w:color="auto"/>
            <w:left w:val="none" w:sz="0" w:space="0" w:color="auto"/>
            <w:bottom w:val="none" w:sz="0" w:space="0" w:color="auto"/>
            <w:right w:val="none" w:sz="0" w:space="0" w:color="auto"/>
          </w:divBdr>
        </w:div>
        <w:div w:id="851988297">
          <w:marLeft w:val="480"/>
          <w:marRight w:val="0"/>
          <w:marTop w:val="0"/>
          <w:marBottom w:val="0"/>
          <w:divBdr>
            <w:top w:val="none" w:sz="0" w:space="0" w:color="auto"/>
            <w:left w:val="none" w:sz="0" w:space="0" w:color="auto"/>
            <w:bottom w:val="none" w:sz="0" w:space="0" w:color="auto"/>
            <w:right w:val="none" w:sz="0" w:space="0" w:color="auto"/>
          </w:divBdr>
        </w:div>
        <w:div w:id="880898339">
          <w:marLeft w:val="480"/>
          <w:marRight w:val="0"/>
          <w:marTop w:val="0"/>
          <w:marBottom w:val="0"/>
          <w:divBdr>
            <w:top w:val="none" w:sz="0" w:space="0" w:color="auto"/>
            <w:left w:val="none" w:sz="0" w:space="0" w:color="auto"/>
            <w:bottom w:val="none" w:sz="0" w:space="0" w:color="auto"/>
            <w:right w:val="none" w:sz="0" w:space="0" w:color="auto"/>
          </w:divBdr>
        </w:div>
        <w:div w:id="889536730">
          <w:marLeft w:val="480"/>
          <w:marRight w:val="0"/>
          <w:marTop w:val="0"/>
          <w:marBottom w:val="0"/>
          <w:divBdr>
            <w:top w:val="none" w:sz="0" w:space="0" w:color="auto"/>
            <w:left w:val="none" w:sz="0" w:space="0" w:color="auto"/>
            <w:bottom w:val="none" w:sz="0" w:space="0" w:color="auto"/>
            <w:right w:val="none" w:sz="0" w:space="0" w:color="auto"/>
          </w:divBdr>
        </w:div>
      </w:divsChild>
    </w:div>
    <w:div w:id="235630216">
      <w:bodyDiv w:val="1"/>
      <w:marLeft w:val="0"/>
      <w:marRight w:val="0"/>
      <w:marTop w:val="0"/>
      <w:marBottom w:val="0"/>
      <w:divBdr>
        <w:top w:val="none" w:sz="0" w:space="0" w:color="auto"/>
        <w:left w:val="none" w:sz="0" w:space="0" w:color="auto"/>
        <w:bottom w:val="none" w:sz="0" w:space="0" w:color="auto"/>
        <w:right w:val="none" w:sz="0" w:space="0" w:color="auto"/>
      </w:divBdr>
    </w:div>
    <w:div w:id="235676635">
      <w:bodyDiv w:val="1"/>
      <w:marLeft w:val="0"/>
      <w:marRight w:val="0"/>
      <w:marTop w:val="0"/>
      <w:marBottom w:val="0"/>
      <w:divBdr>
        <w:top w:val="none" w:sz="0" w:space="0" w:color="auto"/>
        <w:left w:val="none" w:sz="0" w:space="0" w:color="auto"/>
        <w:bottom w:val="none" w:sz="0" w:space="0" w:color="auto"/>
        <w:right w:val="none" w:sz="0" w:space="0" w:color="auto"/>
      </w:divBdr>
    </w:div>
    <w:div w:id="235825969">
      <w:bodyDiv w:val="1"/>
      <w:marLeft w:val="0"/>
      <w:marRight w:val="0"/>
      <w:marTop w:val="0"/>
      <w:marBottom w:val="0"/>
      <w:divBdr>
        <w:top w:val="none" w:sz="0" w:space="0" w:color="auto"/>
        <w:left w:val="none" w:sz="0" w:space="0" w:color="auto"/>
        <w:bottom w:val="none" w:sz="0" w:space="0" w:color="auto"/>
        <w:right w:val="none" w:sz="0" w:space="0" w:color="auto"/>
      </w:divBdr>
    </w:div>
    <w:div w:id="235938084">
      <w:bodyDiv w:val="1"/>
      <w:marLeft w:val="0"/>
      <w:marRight w:val="0"/>
      <w:marTop w:val="0"/>
      <w:marBottom w:val="0"/>
      <w:divBdr>
        <w:top w:val="none" w:sz="0" w:space="0" w:color="auto"/>
        <w:left w:val="none" w:sz="0" w:space="0" w:color="auto"/>
        <w:bottom w:val="none" w:sz="0" w:space="0" w:color="auto"/>
        <w:right w:val="none" w:sz="0" w:space="0" w:color="auto"/>
      </w:divBdr>
    </w:div>
    <w:div w:id="236014051">
      <w:bodyDiv w:val="1"/>
      <w:marLeft w:val="0"/>
      <w:marRight w:val="0"/>
      <w:marTop w:val="0"/>
      <w:marBottom w:val="0"/>
      <w:divBdr>
        <w:top w:val="none" w:sz="0" w:space="0" w:color="auto"/>
        <w:left w:val="none" w:sz="0" w:space="0" w:color="auto"/>
        <w:bottom w:val="none" w:sz="0" w:space="0" w:color="auto"/>
        <w:right w:val="none" w:sz="0" w:space="0" w:color="auto"/>
      </w:divBdr>
    </w:div>
    <w:div w:id="236205349">
      <w:bodyDiv w:val="1"/>
      <w:marLeft w:val="0"/>
      <w:marRight w:val="0"/>
      <w:marTop w:val="0"/>
      <w:marBottom w:val="0"/>
      <w:divBdr>
        <w:top w:val="none" w:sz="0" w:space="0" w:color="auto"/>
        <w:left w:val="none" w:sz="0" w:space="0" w:color="auto"/>
        <w:bottom w:val="none" w:sz="0" w:space="0" w:color="auto"/>
        <w:right w:val="none" w:sz="0" w:space="0" w:color="auto"/>
      </w:divBdr>
    </w:div>
    <w:div w:id="236205544">
      <w:bodyDiv w:val="1"/>
      <w:marLeft w:val="0"/>
      <w:marRight w:val="0"/>
      <w:marTop w:val="0"/>
      <w:marBottom w:val="0"/>
      <w:divBdr>
        <w:top w:val="none" w:sz="0" w:space="0" w:color="auto"/>
        <w:left w:val="none" w:sz="0" w:space="0" w:color="auto"/>
        <w:bottom w:val="none" w:sz="0" w:space="0" w:color="auto"/>
        <w:right w:val="none" w:sz="0" w:space="0" w:color="auto"/>
      </w:divBdr>
    </w:div>
    <w:div w:id="236282645">
      <w:bodyDiv w:val="1"/>
      <w:marLeft w:val="0"/>
      <w:marRight w:val="0"/>
      <w:marTop w:val="0"/>
      <w:marBottom w:val="0"/>
      <w:divBdr>
        <w:top w:val="none" w:sz="0" w:space="0" w:color="auto"/>
        <w:left w:val="none" w:sz="0" w:space="0" w:color="auto"/>
        <w:bottom w:val="none" w:sz="0" w:space="0" w:color="auto"/>
        <w:right w:val="none" w:sz="0" w:space="0" w:color="auto"/>
      </w:divBdr>
    </w:div>
    <w:div w:id="236284516">
      <w:bodyDiv w:val="1"/>
      <w:marLeft w:val="0"/>
      <w:marRight w:val="0"/>
      <w:marTop w:val="0"/>
      <w:marBottom w:val="0"/>
      <w:divBdr>
        <w:top w:val="none" w:sz="0" w:space="0" w:color="auto"/>
        <w:left w:val="none" w:sz="0" w:space="0" w:color="auto"/>
        <w:bottom w:val="none" w:sz="0" w:space="0" w:color="auto"/>
        <w:right w:val="none" w:sz="0" w:space="0" w:color="auto"/>
      </w:divBdr>
    </w:div>
    <w:div w:id="236329136">
      <w:bodyDiv w:val="1"/>
      <w:marLeft w:val="0"/>
      <w:marRight w:val="0"/>
      <w:marTop w:val="0"/>
      <w:marBottom w:val="0"/>
      <w:divBdr>
        <w:top w:val="none" w:sz="0" w:space="0" w:color="auto"/>
        <w:left w:val="none" w:sz="0" w:space="0" w:color="auto"/>
        <w:bottom w:val="none" w:sz="0" w:space="0" w:color="auto"/>
        <w:right w:val="none" w:sz="0" w:space="0" w:color="auto"/>
      </w:divBdr>
    </w:div>
    <w:div w:id="236481448">
      <w:bodyDiv w:val="1"/>
      <w:marLeft w:val="0"/>
      <w:marRight w:val="0"/>
      <w:marTop w:val="0"/>
      <w:marBottom w:val="0"/>
      <w:divBdr>
        <w:top w:val="none" w:sz="0" w:space="0" w:color="auto"/>
        <w:left w:val="none" w:sz="0" w:space="0" w:color="auto"/>
        <w:bottom w:val="none" w:sz="0" w:space="0" w:color="auto"/>
        <w:right w:val="none" w:sz="0" w:space="0" w:color="auto"/>
      </w:divBdr>
    </w:div>
    <w:div w:id="236593545">
      <w:bodyDiv w:val="1"/>
      <w:marLeft w:val="0"/>
      <w:marRight w:val="0"/>
      <w:marTop w:val="0"/>
      <w:marBottom w:val="0"/>
      <w:divBdr>
        <w:top w:val="none" w:sz="0" w:space="0" w:color="auto"/>
        <w:left w:val="none" w:sz="0" w:space="0" w:color="auto"/>
        <w:bottom w:val="none" w:sz="0" w:space="0" w:color="auto"/>
        <w:right w:val="none" w:sz="0" w:space="0" w:color="auto"/>
      </w:divBdr>
    </w:div>
    <w:div w:id="236593917">
      <w:bodyDiv w:val="1"/>
      <w:marLeft w:val="0"/>
      <w:marRight w:val="0"/>
      <w:marTop w:val="0"/>
      <w:marBottom w:val="0"/>
      <w:divBdr>
        <w:top w:val="none" w:sz="0" w:space="0" w:color="auto"/>
        <w:left w:val="none" w:sz="0" w:space="0" w:color="auto"/>
        <w:bottom w:val="none" w:sz="0" w:space="0" w:color="auto"/>
        <w:right w:val="none" w:sz="0" w:space="0" w:color="auto"/>
      </w:divBdr>
    </w:div>
    <w:div w:id="236668199">
      <w:bodyDiv w:val="1"/>
      <w:marLeft w:val="0"/>
      <w:marRight w:val="0"/>
      <w:marTop w:val="0"/>
      <w:marBottom w:val="0"/>
      <w:divBdr>
        <w:top w:val="none" w:sz="0" w:space="0" w:color="auto"/>
        <w:left w:val="none" w:sz="0" w:space="0" w:color="auto"/>
        <w:bottom w:val="none" w:sz="0" w:space="0" w:color="auto"/>
        <w:right w:val="none" w:sz="0" w:space="0" w:color="auto"/>
      </w:divBdr>
      <w:divsChild>
        <w:div w:id="49232092">
          <w:marLeft w:val="480"/>
          <w:marRight w:val="0"/>
          <w:marTop w:val="0"/>
          <w:marBottom w:val="0"/>
          <w:divBdr>
            <w:top w:val="none" w:sz="0" w:space="0" w:color="auto"/>
            <w:left w:val="none" w:sz="0" w:space="0" w:color="auto"/>
            <w:bottom w:val="none" w:sz="0" w:space="0" w:color="auto"/>
            <w:right w:val="none" w:sz="0" w:space="0" w:color="auto"/>
          </w:divBdr>
        </w:div>
        <w:div w:id="62413851">
          <w:marLeft w:val="480"/>
          <w:marRight w:val="0"/>
          <w:marTop w:val="0"/>
          <w:marBottom w:val="0"/>
          <w:divBdr>
            <w:top w:val="none" w:sz="0" w:space="0" w:color="auto"/>
            <w:left w:val="none" w:sz="0" w:space="0" w:color="auto"/>
            <w:bottom w:val="none" w:sz="0" w:space="0" w:color="auto"/>
            <w:right w:val="none" w:sz="0" w:space="0" w:color="auto"/>
          </w:divBdr>
        </w:div>
        <w:div w:id="525675986">
          <w:marLeft w:val="480"/>
          <w:marRight w:val="0"/>
          <w:marTop w:val="0"/>
          <w:marBottom w:val="0"/>
          <w:divBdr>
            <w:top w:val="none" w:sz="0" w:space="0" w:color="auto"/>
            <w:left w:val="none" w:sz="0" w:space="0" w:color="auto"/>
            <w:bottom w:val="none" w:sz="0" w:space="0" w:color="auto"/>
            <w:right w:val="none" w:sz="0" w:space="0" w:color="auto"/>
          </w:divBdr>
        </w:div>
        <w:div w:id="690255624">
          <w:marLeft w:val="480"/>
          <w:marRight w:val="0"/>
          <w:marTop w:val="0"/>
          <w:marBottom w:val="0"/>
          <w:divBdr>
            <w:top w:val="none" w:sz="0" w:space="0" w:color="auto"/>
            <w:left w:val="none" w:sz="0" w:space="0" w:color="auto"/>
            <w:bottom w:val="none" w:sz="0" w:space="0" w:color="auto"/>
            <w:right w:val="none" w:sz="0" w:space="0" w:color="auto"/>
          </w:divBdr>
        </w:div>
        <w:div w:id="743647726">
          <w:marLeft w:val="480"/>
          <w:marRight w:val="0"/>
          <w:marTop w:val="0"/>
          <w:marBottom w:val="0"/>
          <w:divBdr>
            <w:top w:val="none" w:sz="0" w:space="0" w:color="auto"/>
            <w:left w:val="none" w:sz="0" w:space="0" w:color="auto"/>
            <w:bottom w:val="none" w:sz="0" w:space="0" w:color="auto"/>
            <w:right w:val="none" w:sz="0" w:space="0" w:color="auto"/>
          </w:divBdr>
        </w:div>
      </w:divsChild>
    </w:div>
    <w:div w:id="236670999">
      <w:bodyDiv w:val="1"/>
      <w:marLeft w:val="0"/>
      <w:marRight w:val="0"/>
      <w:marTop w:val="0"/>
      <w:marBottom w:val="0"/>
      <w:divBdr>
        <w:top w:val="none" w:sz="0" w:space="0" w:color="auto"/>
        <w:left w:val="none" w:sz="0" w:space="0" w:color="auto"/>
        <w:bottom w:val="none" w:sz="0" w:space="0" w:color="auto"/>
        <w:right w:val="none" w:sz="0" w:space="0" w:color="auto"/>
      </w:divBdr>
    </w:div>
    <w:div w:id="236674191">
      <w:bodyDiv w:val="1"/>
      <w:marLeft w:val="0"/>
      <w:marRight w:val="0"/>
      <w:marTop w:val="0"/>
      <w:marBottom w:val="0"/>
      <w:divBdr>
        <w:top w:val="none" w:sz="0" w:space="0" w:color="auto"/>
        <w:left w:val="none" w:sz="0" w:space="0" w:color="auto"/>
        <w:bottom w:val="none" w:sz="0" w:space="0" w:color="auto"/>
        <w:right w:val="none" w:sz="0" w:space="0" w:color="auto"/>
      </w:divBdr>
    </w:div>
    <w:div w:id="236743390">
      <w:bodyDiv w:val="1"/>
      <w:marLeft w:val="0"/>
      <w:marRight w:val="0"/>
      <w:marTop w:val="0"/>
      <w:marBottom w:val="0"/>
      <w:divBdr>
        <w:top w:val="none" w:sz="0" w:space="0" w:color="auto"/>
        <w:left w:val="none" w:sz="0" w:space="0" w:color="auto"/>
        <w:bottom w:val="none" w:sz="0" w:space="0" w:color="auto"/>
        <w:right w:val="none" w:sz="0" w:space="0" w:color="auto"/>
      </w:divBdr>
    </w:div>
    <w:div w:id="236747253">
      <w:bodyDiv w:val="1"/>
      <w:marLeft w:val="0"/>
      <w:marRight w:val="0"/>
      <w:marTop w:val="0"/>
      <w:marBottom w:val="0"/>
      <w:divBdr>
        <w:top w:val="none" w:sz="0" w:space="0" w:color="auto"/>
        <w:left w:val="none" w:sz="0" w:space="0" w:color="auto"/>
        <w:bottom w:val="none" w:sz="0" w:space="0" w:color="auto"/>
        <w:right w:val="none" w:sz="0" w:space="0" w:color="auto"/>
      </w:divBdr>
    </w:div>
    <w:div w:id="236787177">
      <w:bodyDiv w:val="1"/>
      <w:marLeft w:val="0"/>
      <w:marRight w:val="0"/>
      <w:marTop w:val="0"/>
      <w:marBottom w:val="0"/>
      <w:divBdr>
        <w:top w:val="none" w:sz="0" w:space="0" w:color="auto"/>
        <w:left w:val="none" w:sz="0" w:space="0" w:color="auto"/>
        <w:bottom w:val="none" w:sz="0" w:space="0" w:color="auto"/>
        <w:right w:val="none" w:sz="0" w:space="0" w:color="auto"/>
      </w:divBdr>
      <w:divsChild>
        <w:div w:id="1359163297">
          <w:marLeft w:val="480"/>
          <w:marRight w:val="0"/>
          <w:marTop w:val="0"/>
          <w:marBottom w:val="0"/>
          <w:divBdr>
            <w:top w:val="none" w:sz="0" w:space="0" w:color="auto"/>
            <w:left w:val="none" w:sz="0" w:space="0" w:color="auto"/>
            <w:bottom w:val="none" w:sz="0" w:space="0" w:color="auto"/>
            <w:right w:val="none" w:sz="0" w:space="0" w:color="auto"/>
          </w:divBdr>
        </w:div>
        <w:div w:id="1110010228">
          <w:marLeft w:val="480"/>
          <w:marRight w:val="0"/>
          <w:marTop w:val="0"/>
          <w:marBottom w:val="0"/>
          <w:divBdr>
            <w:top w:val="none" w:sz="0" w:space="0" w:color="auto"/>
            <w:left w:val="none" w:sz="0" w:space="0" w:color="auto"/>
            <w:bottom w:val="none" w:sz="0" w:space="0" w:color="auto"/>
            <w:right w:val="none" w:sz="0" w:space="0" w:color="auto"/>
          </w:divBdr>
        </w:div>
        <w:div w:id="2013533321">
          <w:marLeft w:val="480"/>
          <w:marRight w:val="0"/>
          <w:marTop w:val="0"/>
          <w:marBottom w:val="0"/>
          <w:divBdr>
            <w:top w:val="none" w:sz="0" w:space="0" w:color="auto"/>
            <w:left w:val="none" w:sz="0" w:space="0" w:color="auto"/>
            <w:bottom w:val="none" w:sz="0" w:space="0" w:color="auto"/>
            <w:right w:val="none" w:sz="0" w:space="0" w:color="auto"/>
          </w:divBdr>
        </w:div>
        <w:div w:id="507255133">
          <w:marLeft w:val="480"/>
          <w:marRight w:val="0"/>
          <w:marTop w:val="0"/>
          <w:marBottom w:val="0"/>
          <w:divBdr>
            <w:top w:val="none" w:sz="0" w:space="0" w:color="auto"/>
            <w:left w:val="none" w:sz="0" w:space="0" w:color="auto"/>
            <w:bottom w:val="none" w:sz="0" w:space="0" w:color="auto"/>
            <w:right w:val="none" w:sz="0" w:space="0" w:color="auto"/>
          </w:divBdr>
        </w:div>
        <w:div w:id="1530872395">
          <w:marLeft w:val="480"/>
          <w:marRight w:val="0"/>
          <w:marTop w:val="0"/>
          <w:marBottom w:val="0"/>
          <w:divBdr>
            <w:top w:val="none" w:sz="0" w:space="0" w:color="auto"/>
            <w:left w:val="none" w:sz="0" w:space="0" w:color="auto"/>
            <w:bottom w:val="none" w:sz="0" w:space="0" w:color="auto"/>
            <w:right w:val="none" w:sz="0" w:space="0" w:color="auto"/>
          </w:divBdr>
        </w:div>
        <w:div w:id="79714730">
          <w:marLeft w:val="480"/>
          <w:marRight w:val="0"/>
          <w:marTop w:val="0"/>
          <w:marBottom w:val="0"/>
          <w:divBdr>
            <w:top w:val="none" w:sz="0" w:space="0" w:color="auto"/>
            <w:left w:val="none" w:sz="0" w:space="0" w:color="auto"/>
            <w:bottom w:val="none" w:sz="0" w:space="0" w:color="auto"/>
            <w:right w:val="none" w:sz="0" w:space="0" w:color="auto"/>
          </w:divBdr>
        </w:div>
        <w:div w:id="451558630">
          <w:marLeft w:val="480"/>
          <w:marRight w:val="0"/>
          <w:marTop w:val="0"/>
          <w:marBottom w:val="0"/>
          <w:divBdr>
            <w:top w:val="none" w:sz="0" w:space="0" w:color="auto"/>
            <w:left w:val="none" w:sz="0" w:space="0" w:color="auto"/>
            <w:bottom w:val="none" w:sz="0" w:space="0" w:color="auto"/>
            <w:right w:val="none" w:sz="0" w:space="0" w:color="auto"/>
          </w:divBdr>
        </w:div>
        <w:div w:id="883254243">
          <w:marLeft w:val="480"/>
          <w:marRight w:val="0"/>
          <w:marTop w:val="0"/>
          <w:marBottom w:val="0"/>
          <w:divBdr>
            <w:top w:val="none" w:sz="0" w:space="0" w:color="auto"/>
            <w:left w:val="none" w:sz="0" w:space="0" w:color="auto"/>
            <w:bottom w:val="none" w:sz="0" w:space="0" w:color="auto"/>
            <w:right w:val="none" w:sz="0" w:space="0" w:color="auto"/>
          </w:divBdr>
        </w:div>
        <w:div w:id="1305968433">
          <w:marLeft w:val="480"/>
          <w:marRight w:val="0"/>
          <w:marTop w:val="0"/>
          <w:marBottom w:val="0"/>
          <w:divBdr>
            <w:top w:val="none" w:sz="0" w:space="0" w:color="auto"/>
            <w:left w:val="none" w:sz="0" w:space="0" w:color="auto"/>
            <w:bottom w:val="none" w:sz="0" w:space="0" w:color="auto"/>
            <w:right w:val="none" w:sz="0" w:space="0" w:color="auto"/>
          </w:divBdr>
        </w:div>
        <w:div w:id="816072788">
          <w:marLeft w:val="480"/>
          <w:marRight w:val="0"/>
          <w:marTop w:val="0"/>
          <w:marBottom w:val="0"/>
          <w:divBdr>
            <w:top w:val="none" w:sz="0" w:space="0" w:color="auto"/>
            <w:left w:val="none" w:sz="0" w:space="0" w:color="auto"/>
            <w:bottom w:val="none" w:sz="0" w:space="0" w:color="auto"/>
            <w:right w:val="none" w:sz="0" w:space="0" w:color="auto"/>
          </w:divBdr>
        </w:div>
        <w:div w:id="140581725">
          <w:marLeft w:val="480"/>
          <w:marRight w:val="0"/>
          <w:marTop w:val="0"/>
          <w:marBottom w:val="0"/>
          <w:divBdr>
            <w:top w:val="none" w:sz="0" w:space="0" w:color="auto"/>
            <w:left w:val="none" w:sz="0" w:space="0" w:color="auto"/>
            <w:bottom w:val="none" w:sz="0" w:space="0" w:color="auto"/>
            <w:right w:val="none" w:sz="0" w:space="0" w:color="auto"/>
          </w:divBdr>
        </w:div>
        <w:div w:id="477187876">
          <w:marLeft w:val="480"/>
          <w:marRight w:val="0"/>
          <w:marTop w:val="0"/>
          <w:marBottom w:val="0"/>
          <w:divBdr>
            <w:top w:val="none" w:sz="0" w:space="0" w:color="auto"/>
            <w:left w:val="none" w:sz="0" w:space="0" w:color="auto"/>
            <w:bottom w:val="none" w:sz="0" w:space="0" w:color="auto"/>
            <w:right w:val="none" w:sz="0" w:space="0" w:color="auto"/>
          </w:divBdr>
        </w:div>
        <w:div w:id="1352030856">
          <w:marLeft w:val="480"/>
          <w:marRight w:val="0"/>
          <w:marTop w:val="0"/>
          <w:marBottom w:val="0"/>
          <w:divBdr>
            <w:top w:val="none" w:sz="0" w:space="0" w:color="auto"/>
            <w:left w:val="none" w:sz="0" w:space="0" w:color="auto"/>
            <w:bottom w:val="none" w:sz="0" w:space="0" w:color="auto"/>
            <w:right w:val="none" w:sz="0" w:space="0" w:color="auto"/>
          </w:divBdr>
        </w:div>
        <w:div w:id="706292341">
          <w:marLeft w:val="480"/>
          <w:marRight w:val="0"/>
          <w:marTop w:val="0"/>
          <w:marBottom w:val="0"/>
          <w:divBdr>
            <w:top w:val="none" w:sz="0" w:space="0" w:color="auto"/>
            <w:left w:val="none" w:sz="0" w:space="0" w:color="auto"/>
            <w:bottom w:val="none" w:sz="0" w:space="0" w:color="auto"/>
            <w:right w:val="none" w:sz="0" w:space="0" w:color="auto"/>
          </w:divBdr>
        </w:div>
        <w:div w:id="1171410034">
          <w:marLeft w:val="480"/>
          <w:marRight w:val="0"/>
          <w:marTop w:val="0"/>
          <w:marBottom w:val="0"/>
          <w:divBdr>
            <w:top w:val="none" w:sz="0" w:space="0" w:color="auto"/>
            <w:left w:val="none" w:sz="0" w:space="0" w:color="auto"/>
            <w:bottom w:val="none" w:sz="0" w:space="0" w:color="auto"/>
            <w:right w:val="none" w:sz="0" w:space="0" w:color="auto"/>
          </w:divBdr>
        </w:div>
        <w:div w:id="195118740">
          <w:marLeft w:val="480"/>
          <w:marRight w:val="0"/>
          <w:marTop w:val="0"/>
          <w:marBottom w:val="0"/>
          <w:divBdr>
            <w:top w:val="none" w:sz="0" w:space="0" w:color="auto"/>
            <w:left w:val="none" w:sz="0" w:space="0" w:color="auto"/>
            <w:bottom w:val="none" w:sz="0" w:space="0" w:color="auto"/>
            <w:right w:val="none" w:sz="0" w:space="0" w:color="auto"/>
          </w:divBdr>
        </w:div>
        <w:div w:id="1394888373">
          <w:marLeft w:val="480"/>
          <w:marRight w:val="0"/>
          <w:marTop w:val="0"/>
          <w:marBottom w:val="0"/>
          <w:divBdr>
            <w:top w:val="none" w:sz="0" w:space="0" w:color="auto"/>
            <w:left w:val="none" w:sz="0" w:space="0" w:color="auto"/>
            <w:bottom w:val="none" w:sz="0" w:space="0" w:color="auto"/>
            <w:right w:val="none" w:sz="0" w:space="0" w:color="auto"/>
          </w:divBdr>
        </w:div>
        <w:div w:id="1769276119">
          <w:marLeft w:val="480"/>
          <w:marRight w:val="0"/>
          <w:marTop w:val="0"/>
          <w:marBottom w:val="0"/>
          <w:divBdr>
            <w:top w:val="none" w:sz="0" w:space="0" w:color="auto"/>
            <w:left w:val="none" w:sz="0" w:space="0" w:color="auto"/>
            <w:bottom w:val="none" w:sz="0" w:space="0" w:color="auto"/>
            <w:right w:val="none" w:sz="0" w:space="0" w:color="auto"/>
          </w:divBdr>
        </w:div>
        <w:div w:id="2000500921">
          <w:marLeft w:val="480"/>
          <w:marRight w:val="0"/>
          <w:marTop w:val="0"/>
          <w:marBottom w:val="0"/>
          <w:divBdr>
            <w:top w:val="none" w:sz="0" w:space="0" w:color="auto"/>
            <w:left w:val="none" w:sz="0" w:space="0" w:color="auto"/>
            <w:bottom w:val="none" w:sz="0" w:space="0" w:color="auto"/>
            <w:right w:val="none" w:sz="0" w:space="0" w:color="auto"/>
          </w:divBdr>
        </w:div>
        <w:div w:id="711416246">
          <w:marLeft w:val="480"/>
          <w:marRight w:val="0"/>
          <w:marTop w:val="0"/>
          <w:marBottom w:val="0"/>
          <w:divBdr>
            <w:top w:val="none" w:sz="0" w:space="0" w:color="auto"/>
            <w:left w:val="none" w:sz="0" w:space="0" w:color="auto"/>
            <w:bottom w:val="none" w:sz="0" w:space="0" w:color="auto"/>
            <w:right w:val="none" w:sz="0" w:space="0" w:color="auto"/>
          </w:divBdr>
        </w:div>
        <w:div w:id="281881537">
          <w:marLeft w:val="480"/>
          <w:marRight w:val="0"/>
          <w:marTop w:val="0"/>
          <w:marBottom w:val="0"/>
          <w:divBdr>
            <w:top w:val="none" w:sz="0" w:space="0" w:color="auto"/>
            <w:left w:val="none" w:sz="0" w:space="0" w:color="auto"/>
            <w:bottom w:val="none" w:sz="0" w:space="0" w:color="auto"/>
            <w:right w:val="none" w:sz="0" w:space="0" w:color="auto"/>
          </w:divBdr>
        </w:div>
        <w:div w:id="1276474281">
          <w:marLeft w:val="480"/>
          <w:marRight w:val="0"/>
          <w:marTop w:val="0"/>
          <w:marBottom w:val="0"/>
          <w:divBdr>
            <w:top w:val="none" w:sz="0" w:space="0" w:color="auto"/>
            <w:left w:val="none" w:sz="0" w:space="0" w:color="auto"/>
            <w:bottom w:val="none" w:sz="0" w:space="0" w:color="auto"/>
            <w:right w:val="none" w:sz="0" w:space="0" w:color="auto"/>
          </w:divBdr>
        </w:div>
        <w:div w:id="206766837">
          <w:marLeft w:val="480"/>
          <w:marRight w:val="0"/>
          <w:marTop w:val="0"/>
          <w:marBottom w:val="0"/>
          <w:divBdr>
            <w:top w:val="none" w:sz="0" w:space="0" w:color="auto"/>
            <w:left w:val="none" w:sz="0" w:space="0" w:color="auto"/>
            <w:bottom w:val="none" w:sz="0" w:space="0" w:color="auto"/>
            <w:right w:val="none" w:sz="0" w:space="0" w:color="auto"/>
          </w:divBdr>
        </w:div>
        <w:div w:id="1301422825">
          <w:marLeft w:val="480"/>
          <w:marRight w:val="0"/>
          <w:marTop w:val="0"/>
          <w:marBottom w:val="0"/>
          <w:divBdr>
            <w:top w:val="none" w:sz="0" w:space="0" w:color="auto"/>
            <w:left w:val="none" w:sz="0" w:space="0" w:color="auto"/>
            <w:bottom w:val="none" w:sz="0" w:space="0" w:color="auto"/>
            <w:right w:val="none" w:sz="0" w:space="0" w:color="auto"/>
          </w:divBdr>
        </w:div>
        <w:div w:id="93404410">
          <w:marLeft w:val="480"/>
          <w:marRight w:val="0"/>
          <w:marTop w:val="0"/>
          <w:marBottom w:val="0"/>
          <w:divBdr>
            <w:top w:val="none" w:sz="0" w:space="0" w:color="auto"/>
            <w:left w:val="none" w:sz="0" w:space="0" w:color="auto"/>
            <w:bottom w:val="none" w:sz="0" w:space="0" w:color="auto"/>
            <w:right w:val="none" w:sz="0" w:space="0" w:color="auto"/>
          </w:divBdr>
        </w:div>
        <w:div w:id="1703238329">
          <w:marLeft w:val="480"/>
          <w:marRight w:val="0"/>
          <w:marTop w:val="0"/>
          <w:marBottom w:val="0"/>
          <w:divBdr>
            <w:top w:val="none" w:sz="0" w:space="0" w:color="auto"/>
            <w:left w:val="none" w:sz="0" w:space="0" w:color="auto"/>
            <w:bottom w:val="none" w:sz="0" w:space="0" w:color="auto"/>
            <w:right w:val="none" w:sz="0" w:space="0" w:color="auto"/>
          </w:divBdr>
        </w:div>
        <w:div w:id="2050689582">
          <w:marLeft w:val="480"/>
          <w:marRight w:val="0"/>
          <w:marTop w:val="0"/>
          <w:marBottom w:val="0"/>
          <w:divBdr>
            <w:top w:val="none" w:sz="0" w:space="0" w:color="auto"/>
            <w:left w:val="none" w:sz="0" w:space="0" w:color="auto"/>
            <w:bottom w:val="none" w:sz="0" w:space="0" w:color="auto"/>
            <w:right w:val="none" w:sz="0" w:space="0" w:color="auto"/>
          </w:divBdr>
        </w:div>
        <w:div w:id="1414814354">
          <w:marLeft w:val="480"/>
          <w:marRight w:val="0"/>
          <w:marTop w:val="0"/>
          <w:marBottom w:val="0"/>
          <w:divBdr>
            <w:top w:val="none" w:sz="0" w:space="0" w:color="auto"/>
            <w:left w:val="none" w:sz="0" w:space="0" w:color="auto"/>
            <w:bottom w:val="none" w:sz="0" w:space="0" w:color="auto"/>
            <w:right w:val="none" w:sz="0" w:space="0" w:color="auto"/>
          </w:divBdr>
        </w:div>
        <w:div w:id="1394692119">
          <w:marLeft w:val="480"/>
          <w:marRight w:val="0"/>
          <w:marTop w:val="0"/>
          <w:marBottom w:val="0"/>
          <w:divBdr>
            <w:top w:val="none" w:sz="0" w:space="0" w:color="auto"/>
            <w:left w:val="none" w:sz="0" w:space="0" w:color="auto"/>
            <w:bottom w:val="none" w:sz="0" w:space="0" w:color="auto"/>
            <w:right w:val="none" w:sz="0" w:space="0" w:color="auto"/>
          </w:divBdr>
        </w:div>
        <w:div w:id="1334340180">
          <w:marLeft w:val="480"/>
          <w:marRight w:val="0"/>
          <w:marTop w:val="0"/>
          <w:marBottom w:val="0"/>
          <w:divBdr>
            <w:top w:val="none" w:sz="0" w:space="0" w:color="auto"/>
            <w:left w:val="none" w:sz="0" w:space="0" w:color="auto"/>
            <w:bottom w:val="none" w:sz="0" w:space="0" w:color="auto"/>
            <w:right w:val="none" w:sz="0" w:space="0" w:color="auto"/>
          </w:divBdr>
        </w:div>
        <w:div w:id="97680606">
          <w:marLeft w:val="480"/>
          <w:marRight w:val="0"/>
          <w:marTop w:val="0"/>
          <w:marBottom w:val="0"/>
          <w:divBdr>
            <w:top w:val="none" w:sz="0" w:space="0" w:color="auto"/>
            <w:left w:val="none" w:sz="0" w:space="0" w:color="auto"/>
            <w:bottom w:val="none" w:sz="0" w:space="0" w:color="auto"/>
            <w:right w:val="none" w:sz="0" w:space="0" w:color="auto"/>
          </w:divBdr>
        </w:div>
        <w:div w:id="1206717607">
          <w:marLeft w:val="480"/>
          <w:marRight w:val="0"/>
          <w:marTop w:val="0"/>
          <w:marBottom w:val="0"/>
          <w:divBdr>
            <w:top w:val="none" w:sz="0" w:space="0" w:color="auto"/>
            <w:left w:val="none" w:sz="0" w:space="0" w:color="auto"/>
            <w:bottom w:val="none" w:sz="0" w:space="0" w:color="auto"/>
            <w:right w:val="none" w:sz="0" w:space="0" w:color="auto"/>
          </w:divBdr>
        </w:div>
        <w:div w:id="760564588">
          <w:marLeft w:val="480"/>
          <w:marRight w:val="0"/>
          <w:marTop w:val="0"/>
          <w:marBottom w:val="0"/>
          <w:divBdr>
            <w:top w:val="none" w:sz="0" w:space="0" w:color="auto"/>
            <w:left w:val="none" w:sz="0" w:space="0" w:color="auto"/>
            <w:bottom w:val="none" w:sz="0" w:space="0" w:color="auto"/>
            <w:right w:val="none" w:sz="0" w:space="0" w:color="auto"/>
          </w:divBdr>
        </w:div>
        <w:div w:id="1494562013">
          <w:marLeft w:val="480"/>
          <w:marRight w:val="0"/>
          <w:marTop w:val="0"/>
          <w:marBottom w:val="0"/>
          <w:divBdr>
            <w:top w:val="none" w:sz="0" w:space="0" w:color="auto"/>
            <w:left w:val="none" w:sz="0" w:space="0" w:color="auto"/>
            <w:bottom w:val="none" w:sz="0" w:space="0" w:color="auto"/>
            <w:right w:val="none" w:sz="0" w:space="0" w:color="auto"/>
          </w:divBdr>
        </w:div>
        <w:div w:id="398946777">
          <w:marLeft w:val="480"/>
          <w:marRight w:val="0"/>
          <w:marTop w:val="0"/>
          <w:marBottom w:val="0"/>
          <w:divBdr>
            <w:top w:val="none" w:sz="0" w:space="0" w:color="auto"/>
            <w:left w:val="none" w:sz="0" w:space="0" w:color="auto"/>
            <w:bottom w:val="none" w:sz="0" w:space="0" w:color="auto"/>
            <w:right w:val="none" w:sz="0" w:space="0" w:color="auto"/>
          </w:divBdr>
        </w:div>
        <w:div w:id="1540780023">
          <w:marLeft w:val="480"/>
          <w:marRight w:val="0"/>
          <w:marTop w:val="0"/>
          <w:marBottom w:val="0"/>
          <w:divBdr>
            <w:top w:val="none" w:sz="0" w:space="0" w:color="auto"/>
            <w:left w:val="none" w:sz="0" w:space="0" w:color="auto"/>
            <w:bottom w:val="none" w:sz="0" w:space="0" w:color="auto"/>
            <w:right w:val="none" w:sz="0" w:space="0" w:color="auto"/>
          </w:divBdr>
        </w:div>
        <w:div w:id="1831170156">
          <w:marLeft w:val="480"/>
          <w:marRight w:val="0"/>
          <w:marTop w:val="0"/>
          <w:marBottom w:val="0"/>
          <w:divBdr>
            <w:top w:val="none" w:sz="0" w:space="0" w:color="auto"/>
            <w:left w:val="none" w:sz="0" w:space="0" w:color="auto"/>
            <w:bottom w:val="none" w:sz="0" w:space="0" w:color="auto"/>
            <w:right w:val="none" w:sz="0" w:space="0" w:color="auto"/>
          </w:divBdr>
        </w:div>
        <w:div w:id="471943263">
          <w:marLeft w:val="480"/>
          <w:marRight w:val="0"/>
          <w:marTop w:val="0"/>
          <w:marBottom w:val="0"/>
          <w:divBdr>
            <w:top w:val="none" w:sz="0" w:space="0" w:color="auto"/>
            <w:left w:val="none" w:sz="0" w:space="0" w:color="auto"/>
            <w:bottom w:val="none" w:sz="0" w:space="0" w:color="auto"/>
            <w:right w:val="none" w:sz="0" w:space="0" w:color="auto"/>
          </w:divBdr>
        </w:div>
        <w:div w:id="85227363">
          <w:marLeft w:val="480"/>
          <w:marRight w:val="0"/>
          <w:marTop w:val="0"/>
          <w:marBottom w:val="0"/>
          <w:divBdr>
            <w:top w:val="none" w:sz="0" w:space="0" w:color="auto"/>
            <w:left w:val="none" w:sz="0" w:space="0" w:color="auto"/>
            <w:bottom w:val="none" w:sz="0" w:space="0" w:color="auto"/>
            <w:right w:val="none" w:sz="0" w:space="0" w:color="auto"/>
          </w:divBdr>
        </w:div>
        <w:div w:id="84809217">
          <w:marLeft w:val="480"/>
          <w:marRight w:val="0"/>
          <w:marTop w:val="0"/>
          <w:marBottom w:val="0"/>
          <w:divBdr>
            <w:top w:val="none" w:sz="0" w:space="0" w:color="auto"/>
            <w:left w:val="none" w:sz="0" w:space="0" w:color="auto"/>
            <w:bottom w:val="none" w:sz="0" w:space="0" w:color="auto"/>
            <w:right w:val="none" w:sz="0" w:space="0" w:color="auto"/>
          </w:divBdr>
        </w:div>
        <w:div w:id="621233197">
          <w:marLeft w:val="480"/>
          <w:marRight w:val="0"/>
          <w:marTop w:val="0"/>
          <w:marBottom w:val="0"/>
          <w:divBdr>
            <w:top w:val="none" w:sz="0" w:space="0" w:color="auto"/>
            <w:left w:val="none" w:sz="0" w:space="0" w:color="auto"/>
            <w:bottom w:val="none" w:sz="0" w:space="0" w:color="auto"/>
            <w:right w:val="none" w:sz="0" w:space="0" w:color="auto"/>
          </w:divBdr>
        </w:div>
        <w:div w:id="205141752">
          <w:marLeft w:val="480"/>
          <w:marRight w:val="0"/>
          <w:marTop w:val="0"/>
          <w:marBottom w:val="0"/>
          <w:divBdr>
            <w:top w:val="none" w:sz="0" w:space="0" w:color="auto"/>
            <w:left w:val="none" w:sz="0" w:space="0" w:color="auto"/>
            <w:bottom w:val="none" w:sz="0" w:space="0" w:color="auto"/>
            <w:right w:val="none" w:sz="0" w:space="0" w:color="auto"/>
          </w:divBdr>
        </w:div>
        <w:div w:id="1306548208">
          <w:marLeft w:val="480"/>
          <w:marRight w:val="0"/>
          <w:marTop w:val="0"/>
          <w:marBottom w:val="0"/>
          <w:divBdr>
            <w:top w:val="none" w:sz="0" w:space="0" w:color="auto"/>
            <w:left w:val="none" w:sz="0" w:space="0" w:color="auto"/>
            <w:bottom w:val="none" w:sz="0" w:space="0" w:color="auto"/>
            <w:right w:val="none" w:sz="0" w:space="0" w:color="auto"/>
          </w:divBdr>
        </w:div>
        <w:div w:id="1445535895">
          <w:marLeft w:val="480"/>
          <w:marRight w:val="0"/>
          <w:marTop w:val="0"/>
          <w:marBottom w:val="0"/>
          <w:divBdr>
            <w:top w:val="none" w:sz="0" w:space="0" w:color="auto"/>
            <w:left w:val="none" w:sz="0" w:space="0" w:color="auto"/>
            <w:bottom w:val="none" w:sz="0" w:space="0" w:color="auto"/>
            <w:right w:val="none" w:sz="0" w:space="0" w:color="auto"/>
          </w:divBdr>
        </w:div>
        <w:div w:id="1559822847">
          <w:marLeft w:val="480"/>
          <w:marRight w:val="0"/>
          <w:marTop w:val="0"/>
          <w:marBottom w:val="0"/>
          <w:divBdr>
            <w:top w:val="none" w:sz="0" w:space="0" w:color="auto"/>
            <w:left w:val="none" w:sz="0" w:space="0" w:color="auto"/>
            <w:bottom w:val="none" w:sz="0" w:space="0" w:color="auto"/>
            <w:right w:val="none" w:sz="0" w:space="0" w:color="auto"/>
          </w:divBdr>
        </w:div>
        <w:div w:id="779497044">
          <w:marLeft w:val="480"/>
          <w:marRight w:val="0"/>
          <w:marTop w:val="0"/>
          <w:marBottom w:val="0"/>
          <w:divBdr>
            <w:top w:val="none" w:sz="0" w:space="0" w:color="auto"/>
            <w:left w:val="none" w:sz="0" w:space="0" w:color="auto"/>
            <w:bottom w:val="none" w:sz="0" w:space="0" w:color="auto"/>
            <w:right w:val="none" w:sz="0" w:space="0" w:color="auto"/>
          </w:divBdr>
        </w:div>
      </w:divsChild>
    </w:div>
    <w:div w:id="236790289">
      <w:bodyDiv w:val="1"/>
      <w:marLeft w:val="0"/>
      <w:marRight w:val="0"/>
      <w:marTop w:val="0"/>
      <w:marBottom w:val="0"/>
      <w:divBdr>
        <w:top w:val="none" w:sz="0" w:space="0" w:color="auto"/>
        <w:left w:val="none" w:sz="0" w:space="0" w:color="auto"/>
        <w:bottom w:val="none" w:sz="0" w:space="0" w:color="auto"/>
        <w:right w:val="none" w:sz="0" w:space="0" w:color="auto"/>
      </w:divBdr>
    </w:div>
    <w:div w:id="236790653">
      <w:bodyDiv w:val="1"/>
      <w:marLeft w:val="0"/>
      <w:marRight w:val="0"/>
      <w:marTop w:val="0"/>
      <w:marBottom w:val="0"/>
      <w:divBdr>
        <w:top w:val="none" w:sz="0" w:space="0" w:color="auto"/>
        <w:left w:val="none" w:sz="0" w:space="0" w:color="auto"/>
        <w:bottom w:val="none" w:sz="0" w:space="0" w:color="auto"/>
        <w:right w:val="none" w:sz="0" w:space="0" w:color="auto"/>
      </w:divBdr>
    </w:div>
    <w:div w:id="236941503">
      <w:bodyDiv w:val="1"/>
      <w:marLeft w:val="0"/>
      <w:marRight w:val="0"/>
      <w:marTop w:val="0"/>
      <w:marBottom w:val="0"/>
      <w:divBdr>
        <w:top w:val="none" w:sz="0" w:space="0" w:color="auto"/>
        <w:left w:val="none" w:sz="0" w:space="0" w:color="auto"/>
        <w:bottom w:val="none" w:sz="0" w:space="0" w:color="auto"/>
        <w:right w:val="none" w:sz="0" w:space="0" w:color="auto"/>
      </w:divBdr>
    </w:div>
    <w:div w:id="236944675">
      <w:bodyDiv w:val="1"/>
      <w:marLeft w:val="0"/>
      <w:marRight w:val="0"/>
      <w:marTop w:val="0"/>
      <w:marBottom w:val="0"/>
      <w:divBdr>
        <w:top w:val="none" w:sz="0" w:space="0" w:color="auto"/>
        <w:left w:val="none" w:sz="0" w:space="0" w:color="auto"/>
        <w:bottom w:val="none" w:sz="0" w:space="0" w:color="auto"/>
        <w:right w:val="none" w:sz="0" w:space="0" w:color="auto"/>
      </w:divBdr>
    </w:div>
    <w:div w:id="237059560">
      <w:bodyDiv w:val="1"/>
      <w:marLeft w:val="0"/>
      <w:marRight w:val="0"/>
      <w:marTop w:val="0"/>
      <w:marBottom w:val="0"/>
      <w:divBdr>
        <w:top w:val="none" w:sz="0" w:space="0" w:color="auto"/>
        <w:left w:val="none" w:sz="0" w:space="0" w:color="auto"/>
        <w:bottom w:val="none" w:sz="0" w:space="0" w:color="auto"/>
        <w:right w:val="none" w:sz="0" w:space="0" w:color="auto"/>
      </w:divBdr>
    </w:div>
    <w:div w:id="237060277">
      <w:bodyDiv w:val="1"/>
      <w:marLeft w:val="0"/>
      <w:marRight w:val="0"/>
      <w:marTop w:val="0"/>
      <w:marBottom w:val="0"/>
      <w:divBdr>
        <w:top w:val="none" w:sz="0" w:space="0" w:color="auto"/>
        <w:left w:val="none" w:sz="0" w:space="0" w:color="auto"/>
        <w:bottom w:val="none" w:sz="0" w:space="0" w:color="auto"/>
        <w:right w:val="none" w:sz="0" w:space="0" w:color="auto"/>
      </w:divBdr>
    </w:div>
    <w:div w:id="237138181">
      <w:bodyDiv w:val="1"/>
      <w:marLeft w:val="0"/>
      <w:marRight w:val="0"/>
      <w:marTop w:val="0"/>
      <w:marBottom w:val="0"/>
      <w:divBdr>
        <w:top w:val="none" w:sz="0" w:space="0" w:color="auto"/>
        <w:left w:val="none" w:sz="0" w:space="0" w:color="auto"/>
        <w:bottom w:val="none" w:sz="0" w:space="0" w:color="auto"/>
        <w:right w:val="none" w:sz="0" w:space="0" w:color="auto"/>
      </w:divBdr>
    </w:div>
    <w:div w:id="237180222">
      <w:bodyDiv w:val="1"/>
      <w:marLeft w:val="0"/>
      <w:marRight w:val="0"/>
      <w:marTop w:val="0"/>
      <w:marBottom w:val="0"/>
      <w:divBdr>
        <w:top w:val="none" w:sz="0" w:space="0" w:color="auto"/>
        <w:left w:val="none" w:sz="0" w:space="0" w:color="auto"/>
        <w:bottom w:val="none" w:sz="0" w:space="0" w:color="auto"/>
        <w:right w:val="none" w:sz="0" w:space="0" w:color="auto"/>
      </w:divBdr>
    </w:div>
    <w:div w:id="237207170">
      <w:bodyDiv w:val="1"/>
      <w:marLeft w:val="0"/>
      <w:marRight w:val="0"/>
      <w:marTop w:val="0"/>
      <w:marBottom w:val="0"/>
      <w:divBdr>
        <w:top w:val="none" w:sz="0" w:space="0" w:color="auto"/>
        <w:left w:val="none" w:sz="0" w:space="0" w:color="auto"/>
        <w:bottom w:val="none" w:sz="0" w:space="0" w:color="auto"/>
        <w:right w:val="none" w:sz="0" w:space="0" w:color="auto"/>
      </w:divBdr>
    </w:div>
    <w:div w:id="237444333">
      <w:bodyDiv w:val="1"/>
      <w:marLeft w:val="0"/>
      <w:marRight w:val="0"/>
      <w:marTop w:val="0"/>
      <w:marBottom w:val="0"/>
      <w:divBdr>
        <w:top w:val="none" w:sz="0" w:space="0" w:color="auto"/>
        <w:left w:val="none" w:sz="0" w:space="0" w:color="auto"/>
        <w:bottom w:val="none" w:sz="0" w:space="0" w:color="auto"/>
        <w:right w:val="none" w:sz="0" w:space="0" w:color="auto"/>
      </w:divBdr>
    </w:div>
    <w:div w:id="237640265">
      <w:bodyDiv w:val="1"/>
      <w:marLeft w:val="0"/>
      <w:marRight w:val="0"/>
      <w:marTop w:val="0"/>
      <w:marBottom w:val="0"/>
      <w:divBdr>
        <w:top w:val="none" w:sz="0" w:space="0" w:color="auto"/>
        <w:left w:val="none" w:sz="0" w:space="0" w:color="auto"/>
        <w:bottom w:val="none" w:sz="0" w:space="0" w:color="auto"/>
        <w:right w:val="none" w:sz="0" w:space="0" w:color="auto"/>
      </w:divBdr>
    </w:div>
    <w:div w:id="237784668">
      <w:bodyDiv w:val="1"/>
      <w:marLeft w:val="0"/>
      <w:marRight w:val="0"/>
      <w:marTop w:val="0"/>
      <w:marBottom w:val="0"/>
      <w:divBdr>
        <w:top w:val="none" w:sz="0" w:space="0" w:color="auto"/>
        <w:left w:val="none" w:sz="0" w:space="0" w:color="auto"/>
        <w:bottom w:val="none" w:sz="0" w:space="0" w:color="auto"/>
        <w:right w:val="none" w:sz="0" w:space="0" w:color="auto"/>
      </w:divBdr>
    </w:div>
    <w:div w:id="237786997">
      <w:bodyDiv w:val="1"/>
      <w:marLeft w:val="0"/>
      <w:marRight w:val="0"/>
      <w:marTop w:val="0"/>
      <w:marBottom w:val="0"/>
      <w:divBdr>
        <w:top w:val="none" w:sz="0" w:space="0" w:color="auto"/>
        <w:left w:val="none" w:sz="0" w:space="0" w:color="auto"/>
        <w:bottom w:val="none" w:sz="0" w:space="0" w:color="auto"/>
        <w:right w:val="none" w:sz="0" w:space="0" w:color="auto"/>
      </w:divBdr>
    </w:div>
    <w:div w:id="237835574">
      <w:bodyDiv w:val="1"/>
      <w:marLeft w:val="0"/>
      <w:marRight w:val="0"/>
      <w:marTop w:val="0"/>
      <w:marBottom w:val="0"/>
      <w:divBdr>
        <w:top w:val="none" w:sz="0" w:space="0" w:color="auto"/>
        <w:left w:val="none" w:sz="0" w:space="0" w:color="auto"/>
        <w:bottom w:val="none" w:sz="0" w:space="0" w:color="auto"/>
        <w:right w:val="none" w:sz="0" w:space="0" w:color="auto"/>
      </w:divBdr>
    </w:div>
    <w:div w:id="238028984">
      <w:bodyDiv w:val="1"/>
      <w:marLeft w:val="0"/>
      <w:marRight w:val="0"/>
      <w:marTop w:val="0"/>
      <w:marBottom w:val="0"/>
      <w:divBdr>
        <w:top w:val="none" w:sz="0" w:space="0" w:color="auto"/>
        <w:left w:val="none" w:sz="0" w:space="0" w:color="auto"/>
        <w:bottom w:val="none" w:sz="0" w:space="0" w:color="auto"/>
        <w:right w:val="none" w:sz="0" w:space="0" w:color="auto"/>
      </w:divBdr>
    </w:div>
    <w:div w:id="238053083">
      <w:bodyDiv w:val="1"/>
      <w:marLeft w:val="0"/>
      <w:marRight w:val="0"/>
      <w:marTop w:val="0"/>
      <w:marBottom w:val="0"/>
      <w:divBdr>
        <w:top w:val="none" w:sz="0" w:space="0" w:color="auto"/>
        <w:left w:val="none" w:sz="0" w:space="0" w:color="auto"/>
        <w:bottom w:val="none" w:sz="0" w:space="0" w:color="auto"/>
        <w:right w:val="none" w:sz="0" w:space="0" w:color="auto"/>
      </w:divBdr>
    </w:div>
    <w:div w:id="238100353">
      <w:bodyDiv w:val="1"/>
      <w:marLeft w:val="0"/>
      <w:marRight w:val="0"/>
      <w:marTop w:val="0"/>
      <w:marBottom w:val="0"/>
      <w:divBdr>
        <w:top w:val="none" w:sz="0" w:space="0" w:color="auto"/>
        <w:left w:val="none" w:sz="0" w:space="0" w:color="auto"/>
        <w:bottom w:val="none" w:sz="0" w:space="0" w:color="auto"/>
        <w:right w:val="none" w:sz="0" w:space="0" w:color="auto"/>
      </w:divBdr>
    </w:div>
    <w:div w:id="238104157">
      <w:bodyDiv w:val="1"/>
      <w:marLeft w:val="0"/>
      <w:marRight w:val="0"/>
      <w:marTop w:val="0"/>
      <w:marBottom w:val="0"/>
      <w:divBdr>
        <w:top w:val="none" w:sz="0" w:space="0" w:color="auto"/>
        <w:left w:val="none" w:sz="0" w:space="0" w:color="auto"/>
        <w:bottom w:val="none" w:sz="0" w:space="0" w:color="auto"/>
        <w:right w:val="none" w:sz="0" w:space="0" w:color="auto"/>
      </w:divBdr>
    </w:div>
    <w:div w:id="238172373">
      <w:bodyDiv w:val="1"/>
      <w:marLeft w:val="0"/>
      <w:marRight w:val="0"/>
      <w:marTop w:val="0"/>
      <w:marBottom w:val="0"/>
      <w:divBdr>
        <w:top w:val="none" w:sz="0" w:space="0" w:color="auto"/>
        <w:left w:val="none" w:sz="0" w:space="0" w:color="auto"/>
        <w:bottom w:val="none" w:sz="0" w:space="0" w:color="auto"/>
        <w:right w:val="none" w:sz="0" w:space="0" w:color="auto"/>
      </w:divBdr>
    </w:div>
    <w:div w:id="238173432">
      <w:bodyDiv w:val="1"/>
      <w:marLeft w:val="0"/>
      <w:marRight w:val="0"/>
      <w:marTop w:val="0"/>
      <w:marBottom w:val="0"/>
      <w:divBdr>
        <w:top w:val="none" w:sz="0" w:space="0" w:color="auto"/>
        <w:left w:val="none" w:sz="0" w:space="0" w:color="auto"/>
        <w:bottom w:val="none" w:sz="0" w:space="0" w:color="auto"/>
        <w:right w:val="none" w:sz="0" w:space="0" w:color="auto"/>
      </w:divBdr>
    </w:div>
    <w:div w:id="238367009">
      <w:bodyDiv w:val="1"/>
      <w:marLeft w:val="0"/>
      <w:marRight w:val="0"/>
      <w:marTop w:val="0"/>
      <w:marBottom w:val="0"/>
      <w:divBdr>
        <w:top w:val="none" w:sz="0" w:space="0" w:color="auto"/>
        <w:left w:val="none" w:sz="0" w:space="0" w:color="auto"/>
        <w:bottom w:val="none" w:sz="0" w:space="0" w:color="auto"/>
        <w:right w:val="none" w:sz="0" w:space="0" w:color="auto"/>
      </w:divBdr>
    </w:div>
    <w:div w:id="238368246">
      <w:bodyDiv w:val="1"/>
      <w:marLeft w:val="0"/>
      <w:marRight w:val="0"/>
      <w:marTop w:val="0"/>
      <w:marBottom w:val="0"/>
      <w:divBdr>
        <w:top w:val="none" w:sz="0" w:space="0" w:color="auto"/>
        <w:left w:val="none" w:sz="0" w:space="0" w:color="auto"/>
        <w:bottom w:val="none" w:sz="0" w:space="0" w:color="auto"/>
        <w:right w:val="none" w:sz="0" w:space="0" w:color="auto"/>
      </w:divBdr>
    </w:div>
    <w:div w:id="238443778">
      <w:bodyDiv w:val="1"/>
      <w:marLeft w:val="0"/>
      <w:marRight w:val="0"/>
      <w:marTop w:val="0"/>
      <w:marBottom w:val="0"/>
      <w:divBdr>
        <w:top w:val="none" w:sz="0" w:space="0" w:color="auto"/>
        <w:left w:val="none" w:sz="0" w:space="0" w:color="auto"/>
        <w:bottom w:val="none" w:sz="0" w:space="0" w:color="auto"/>
        <w:right w:val="none" w:sz="0" w:space="0" w:color="auto"/>
      </w:divBdr>
    </w:div>
    <w:div w:id="238491414">
      <w:bodyDiv w:val="1"/>
      <w:marLeft w:val="0"/>
      <w:marRight w:val="0"/>
      <w:marTop w:val="0"/>
      <w:marBottom w:val="0"/>
      <w:divBdr>
        <w:top w:val="none" w:sz="0" w:space="0" w:color="auto"/>
        <w:left w:val="none" w:sz="0" w:space="0" w:color="auto"/>
        <w:bottom w:val="none" w:sz="0" w:space="0" w:color="auto"/>
        <w:right w:val="none" w:sz="0" w:space="0" w:color="auto"/>
      </w:divBdr>
    </w:div>
    <w:div w:id="238558812">
      <w:bodyDiv w:val="1"/>
      <w:marLeft w:val="0"/>
      <w:marRight w:val="0"/>
      <w:marTop w:val="0"/>
      <w:marBottom w:val="0"/>
      <w:divBdr>
        <w:top w:val="none" w:sz="0" w:space="0" w:color="auto"/>
        <w:left w:val="none" w:sz="0" w:space="0" w:color="auto"/>
        <w:bottom w:val="none" w:sz="0" w:space="0" w:color="auto"/>
        <w:right w:val="none" w:sz="0" w:space="0" w:color="auto"/>
      </w:divBdr>
    </w:div>
    <w:div w:id="238640717">
      <w:bodyDiv w:val="1"/>
      <w:marLeft w:val="0"/>
      <w:marRight w:val="0"/>
      <w:marTop w:val="0"/>
      <w:marBottom w:val="0"/>
      <w:divBdr>
        <w:top w:val="none" w:sz="0" w:space="0" w:color="auto"/>
        <w:left w:val="none" w:sz="0" w:space="0" w:color="auto"/>
        <w:bottom w:val="none" w:sz="0" w:space="0" w:color="auto"/>
        <w:right w:val="none" w:sz="0" w:space="0" w:color="auto"/>
      </w:divBdr>
    </w:div>
    <w:div w:id="238907764">
      <w:bodyDiv w:val="1"/>
      <w:marLeft w:val="0"/>
      <w:marRight w:val="0"/>
      <w:marTop w:val="0"/>
      <w:marBottom w:val="0"/>
      <w:divBdr>
        <w:top w:val="none" w:sz="0" w:space="0" w:color="auto"/>
        <w:left w:val="none" w:sz="0" w:space="0" w:color="auto"/>
        <w:bottom w:val="none" w:sz="0" w:space="0" w:color="auto"/>
        <w:right w:val="none" w:sz="0" w:space="0" w:color="auto"/>
      </w:divBdr>
      <w:divsChild>
        <w:div w:id="4480438">
          <w:marLeft w:val="480"/>
          <w:marRight w:val="0"/>
          <w:marTop w:val="0"/>
          <w:marBottom w:val="0"/>
          <w:divBdr>
            <w:top w:val="none" w:sz="0" w:space="0" w:color="auto"/>
            <w:left w:val="none" w:sz="0" w:space="0" w:color="auto"/>
            <w:bottom w:val="none" w:sz="0" w:space="0" w:color="auto"/>
            <w:right w:val="none" w:sz="0" w:space="0" w:color="auto"/>
          </w:divBdr>
        </w:div>
        <w:div w:id="78214438">
          <w:marLeft w:val="480"/>
          <w:marRight w:val="0"/>
          <w:marTop w:val="0"/>
          <w:marBottom w:val="0"/>
          <w:divBdr>
            <w:top w:val="none" w:sz="0" w:space="0" w:color="auto"/>
            <w:left w:val="none" w:sz="0" w:space="0" w:color="auto"/>
            <w:bottom w:val="none" w:sz="0" w:space="0" w:color="auto"/>
            <w:right w:val="none" w:sz="0" w:space="0" w:color="auto"/>
          </w:divBdr>
        </w:div>
        <w:div w:id="109517245">
          <w:marLeft w:val="480"/>
          <w:marRight w:val="0"/>
          <w:marTop w:val="0"/>
          <w:marBottom w:val="0"/>
          <w:divBdr>
            <w:top w:val="none" w:sz="0" w:space="0" w:color="auto"/>
            <w:left w:val="none" w:sz="0" w:space="0" w:color="auto"/>
            <w:bottom w:val="none" w:sz="0" w:space="0" w:color="auto"/>
            <w:right w:val="none" w:sz="0" w:space="0" w:color="auto"/>
          </w:divBdr>
        </w:div>
        <w:div w:id="209727013">
          <w:marLeft w:val="480"/>
          <w:marRight w:val="0"/>
          <w:marTop w:val="0"/>
          <w:marBottom w:val="0"/>
          <w:divBdr>
            <w:top w:val="none" w:sz="0" w:space="0" w:color="auto"/>
            <w:left w:val="none" w:sz="0" w:space="0" w:color="auto"/>
            <w:bottom w:val="none" w:sz="0" w:space="0" w:color="auto"/>
            <w:right w:val="none" w:sz="0" w:space="0" w:color="auto"/>
          </w:divBdr>
        </w:div>
        <w:div w:id="240723536">
          <w:marLeft w:val="480"/>
          <w:marRight w:val="0"/>
          <w:marTop w:val="0"/>
          <w:marBottom w:val="0"/>
          <w:divBdr>
            <w:top w:val="none" w:sz="0" w:space="0" w:color="auto"/>
            <w:left w:val="none" w:sz="0" w:space="0" w:color="auto"/>
            <w:bottom w:val="none" w:sz="0" w:space="0" w:color="auto"/>
            <w:right w:val="none" w:sz="0" w:space="0" w:color="auto"/>
          </w:divBdr>
        </w:div>
        <w:div w:id="259996598">
          <w:marLeft w:val="480"/>
          <w:marRight w:val="0"/>
          <w:marTop w:val="0"/>
          <w:marBottom w:val="0"/>
          <w:divBdr>
            <w:top w:val="none" w:sz="0" w:space="0" w:color="auto"/>
            <w:left w:val="none" w:sz="0" w:space="0" w:color="auto"/>
            <w:bottom w:val="none" w:sz="0" w:space="0" w:color="auto"/>
            <w:right w:val="none" w:sz="0" w:space="0" w:color="auto"/>
          </w:divBdr>
        </w:div>
        <w:div w:id="322588297">
          <w:marLeft w:val="480"/>
          <w:marRight w:val="0"/>
          <w:marTop w:val="0"/>
          <w:marBottom w:val="0"/>
          <w:divBdr>
            <w:top w:val="none" w:sz="0" w:space="0" w:color="auto"/>
            <w:left w:val="none" w:sz="0" w:space="0" w:color="auto"/>
            <w:bottom w:val="none" w:sz="0" w:space="0" w:color="auto"/>
            <w:right w:val="none" w:sz="0" w:space="0" w:color="auto"/>
          </w:divBdr>
        </w:div>
        <w:div w:id="350959237">
          <w:marLeft w:val="480"/>
          <w:marRight w:val="0"/>
          <w:marTop w:val="0"/>
          <w:marBottom w:val="0"/>
          <w:divBdr>
            <w:top w:val="none" w:sz="0" w:space="0" w:color="auto"/>
            <w:left w:val="none" w:sz="0" w:space="0" w:color="auto"/>
            <w:bottom w:val="none" w:sz="0" w:space="0" w:color="auto"/>
            <w:right w:val="none" w:sz="0" w:space="0" w:color="auto"/>
          </w:divBdr>
        </w:div>
        <w:div w:id="356782895">
          <w:marLeft w:val="480"/>
          <w:marRight w:val="0"/>
          <w:marTop w:val="0"/>
          <w:marBottom w:val="0"/>
          <w:divBdr>
            <w:top w:val="none" w:sz="0" w:space="0" w:color="auto"/>
            <w:left w:val="none" w:sz="0" w:space="0" w:color="auto"/>
            <w:bottom w:val="none" w:sz="0" w:space="0" w:color="auto"/>
            <w:right w:val="none" w:sz="0" w:space="0" w:color="auto"/>
          </w:divBdr>
        </w:div>
        <w:div w:id="473986871">
          <w:marLeft w:val="480"/>
          <w:marRight w:val="0"/>
          <w:marTop w:val="0"/>
          <w:marBottom w:val="0"/>
          <w:divBdr>
            <w:top w:val="none" w:sz="0" w:space="0" w:color="auto"/>
            <w:left w:val="none" w:sz="0" w:space="0" w:color="auto"/>
            <w:bottom w:val="none" w:sz="0" w:space="0" w:color="auto"/>
            <w:right w:val="none" w:sz="0" w:space="0" w:color="auto"/>
          </w:divBdr>
        </w:div>
        <w:div w:id="476650315">
          <w:marLeft w:val="480"/>
          <w:marRight w:val="0"/>
          <w:marTop w:val="0"/>
          <w:marBottom w:val="0"/>
          <w:divBdr>
            <w:top w:val="none" w:sz="0" w:space="0" w:color="auto"/>
            <w:left w:val="none" w:sz="0" w:space="0" w:color="auto"/>
            <w:bottom w:val="none" w:sz="0" w:space="0" w:color="auto"/>
            <w:right w:val="none" w:sz="0" w:space="0" w:color="auto"/>
          </w:divBdr>
        </w:div>
        <w:div w:id="501168909">
          <w:marLeft w:val="480"/>
          <w:marRight w:val="0"/>
          <w:marTop w:val="0"/>
          <w:marBottom w:val="0"/>
          <w:divBdr>
            <w:top w:val="none" w:sz="0" w:space="0" w:color="auto"/>
            <w:left w:val="none" w:sz="0" w:space="0" w:color="auto"/>
            <w:bottom w:val="none" w:sz="0" w:space="0" w:color="auto"/>
            <w:right w:val="none" w:sz="0" w:space="0" w:color="auto"/>
          </w:divBdr>
        </w:div>
        <w:div w:id="501749655">
          <w:marLeft w:val="480"/>
          <w:marRight w:val="0"/>
          <w:marTop w:val="0"/>
          <w:marBottom w:val="0"/>
          <w:divBdr>
            <w:top w:val="none" w:sz="0" w:space="0" w:color="auto"/>
            <w:left w:val="none" w:sz="0" w:space="0" w:color="auto"/>
            <w:bottom w:val="none" w:sz="0" w:space="0" w:color="auto"/>
            <w:right w:val="none" w:sz="0" w:space="0" w:color="auto"/>
          </w:divBdr>
        </w:div>
        <w:div w:id="530076248">
          <w:marLeft w:val="480"/>
          <w:marRight w:val="0"/>
          <w:marTop w:val="0"/>
          <w:marBottom w:val="0"/>
          <w:divBdr>
            <w:top w:val="none" w:sz="0" w:space="0" w:color="auto"/>
            <w:left w:val="none" w:sz="0" w:space="0" w:color="auto"/>
            <w:bottom w:val="none" w:sz="0" w:space="0" w:color="auto"/>
            <w:right w:val="none" w:sz="0" w:space="0" w:color="auto"/>
          </w:divBdr>
        </w:div>
        <w:div w:id="538930926">
          <w:marLeft w:val="480"/>
          <w:marRight w:val="0"/>
          <w:marTop w:val="0"/>
          <w:marBottom w:val="0"/>
          <w:divBdr>
            <w:top w:val="none" w:sz="0" w:space="0" w:color="auto"/>
            <w:left w:val="none" w:sz="0" w:space="0" w:color="auto"/>
            <w:bottom w:val="none" w:sz="0" w:space="0" w:color="auto"/>
            <w:right w:val="none" w:sz="0" w:space="0" w:color="auto"/>
          </w:divBdr>
        </w:div>
        <w:div w:id="601380166">
          <w:marLeft w:val="480"/>
          <w:marRight w:val="0"/>
          <w:marTop w:val="0"/>
          <w:marBottom w:val="0"/>
          <w:divBdr>
            <w:top w:val="none" w:sz="0" w:space="0" w:color="auto"/>
            <w:left w:val="none" w:sz="0" w:space="0" w:color="auto"/>
            <w:bottom w:val="none" w:sz="0" w:space="0" w:color="auto"/>
            <w:right w:val="none" w:sz="0" w:space="0" w:color="auto"/>
          </w:divBdr>
        </w:div>
        <w:div w:id="601492510">
          <w:marLeft w:val="480"/>
          <w:marRight w:val="0"/>
          <w:marTop w:val="0"/>
          <w:marBottom w:val="0"/>
          <w:divBdr>
            <w:top w:val="none" w:sz="0" w:space="0" w:color="auto"/>
            <w:left w:val="none" w:sz="0" w:space="0" w:color="auto"/>
            <w:bottom w:val="none" w:sz="0" w:space="0" w:color="auto"/>
            <w:right w:val="none" w:sz="0" w:space="0" w:color="auto"/>
          </w:divBdr>
        </w:div>
        <w:div w:id="626399800">
          <w:marLeft w:val="480"/>
          <w:marRight w:val="0"/>
          <w:marTop w:val="0"/>
          <w:marBottom w:val="0"/>
          <w:divBdr>
            <w:top w:val="none" w:sz="0" w:space="0" w:color="auto"/>
            <w:left w:val="none" w:sz="0" w:space="0" w:color="auto"/>
            <w:bottom w:val="none" w:sz="0" w:space="0" w:color="auto"/>
            <w:right w:val="none" w:sz="0" w:space="0" w:color="auto"/>
          </w:divBdr>
        </w:div>
        <w:div w:id="635140357">
          <w:marLeft w:val="480"/>
          <w:marRight w:val="0"/>
          <w:marTop w:val="0"/>
          <w:marBottom w:val="0"/>
          <w:divBdr>
            <w:top w:val="none" w:sz="0" w:space="0" w:color="auto"/>
            <w:left w:val="none" w:sz="0" w:space="0" w:color="auto"/>
            <w:bottom w:val="none" w:sz="0" w:space="0" w:color="auto"/>
            <w:right w:val="none" w:sz="0" w:space="0" w:color="auto"/>
          </w:divBdr>
        </w:div>
        <w:div w:id="749815868">
          <w:marLeft w:val="480"/>
          <w:marRight w:val="0"/>
          <w:marTop w:val="0"/>
          <w:marBottom w:val="0"/>
          <w:divBdr>
            <w:top w:val="none" w:sz="0" w:space="0" w:color="auto"/>
            <w:left w:val="none" w:sz="0" w:space="0" w:color="auto"/>
            <w:bottom w:val="none" w:sz="0" w:space="0" w:color="auto"/>
            <w:right w:val="none" w:sz="0" w:space="0" w:color="auto"/>
          </w:divBdr>
        </w:div>
        <w:div w:id="796459103">
          <w:marLeft w:val="480"/>
          <w:marRight w:val="0"/>
          <w:marTop w:val="0"/>
          <w:marBottom w:val="0"/>
          <w:divBdr>
            <w:top w:val="none" w:sz="0" w:space="0" w:color="auto"/>
            <w:left w:val="none" w:sz="0" w:space="0" w:color="auto"/>
            <w:bottom w:val="none" w:sz="0" w:space="0" w:color="auto"/>
            <w:right w:val="none" w:sz="0" w:space="0" w:color="auto"/>
          </w:divBdr>
        </w:div>
        <w:div w:id="832526213">
          <w:marLeft w:val="480"/>
          <w:marRight w:val="0"/>
          <w:marTop w:val="0"/>
          <w:marBottom w:val="0"/>
          <w:divBdr>
            <w:top w:val="none" w:sz="0" w:space="0" w:color="auto"/>
            <w:left w:val="none" w:sz="0" w:space="0" w:color="auto"/>
            <w:bottom w:val="none" w:sz="0" w:space="0" w:color="auto"/>
            <w:right w:val="none" w:sz="0" w:space="0" w:color="auto"/>
          </w:divBdr>
        </w:div>
        <w:div w:id="889537023">
          <w:marLeft w:val="480"/>
          <w:marRight w:val="0"/>
          <w:marTop w:val="0"/>
          <w:marBottom w:val="0"/>
          <w:divBdr>
            <w:top w:val="none" w:sz="0" w:space="0" w:color="auto"/>
            <w:left w:val="none" w:sz="0" w:space="0" w:color="auto"/>
            <w:bottom w:val="none" w:sz="0" w:space="0" w:color="auto"/>
            <w:right w:val="none" w:sz="0" w:space="0" w:color="auto"/>
          </w:divBdr>
        </w:div>
      </w:divsChild>
    </w:div>
    <w:div w:id="239103958">
      <w:bodyDiv w:val="1"/>
      <w:marLeft w:val="0"/>
      <w:marRight w:val="0"/>
      <w:marTop w:val="0"/>
      <w:marBottom w:val="0"/>
      <w:divBdr>
        <w:top w:val="none" w:sz="0" w:space="0" w:color="auto"/>
        <w:left w:val="none" w:sz="0" w:space="0" w:color="auto"/>
        <w:bottom w:val="none" w:sz="0" w:space="0" w:color="auto"/>
        <w:right w:val="none" w:sz="0" w:space="0" w:color="auto"/>
      </w:divBdr>
    </w:div>
    <w:div w:id="239145895">
      <w:bodyDiv w:val="1"/>
      <w:marLeft w:val="0"/>
      <w:marRight w:val="0"/>
      <w:marTop w:val="0"/>
      <w:marBottom w:val="0"/>
      <w:divBdr>
        <w:top w:val="none" w:sz="0" w:space="0" w:color="auto"/>
        <w:left w:val="none" w:sz="0" w:space="0" w:color="auto"/>
        <w:bottom w:val="none" w:sz="0" w:space="0" w:color="auto"/>
        <w:right w:val="none" w:sz="0" w:space="0" w:color="auto"/>
      </w:divBdr>
    </w:div>
    <w:div w:id="239483061">
      <w:bodyDiv w:val="1"/>
      <w:marLeft w:val="0"/>
      <w:marRight w:val="0"/>
      <w:marTop w:val="0"/>
      <w:marBottom w:val="0"/>
      <w:divBdr>
        <w:top w:val="none" w:sz="0" w:space="0" w:color="auto"/>
        <w:left w:val="none" w:sz="0" w:space="0" w:color="auto"/>
        <w:bottom w:val="none" w:sz="0" w:space="0" w:color="auto"/>
        <w:right w:val="none" w:sz="0" w:space="0" w:color="auto"/>
      </w:divBdr>
    </w:div>
    <w:div w:id="239557552">
      <w:bodyDiv w:val="1"/>
      <w:marLeft w:val="0"/>
      <w:marRight w:val="0"/>
      <w:marTop w:val="0"/>
      <w:marBottom w:val="0"/>
      <w:divBdr>
        <w:top w:val="none" w:sz="0" w:space="0" w:color="auto"/>
        <w:left w:val="none" w:sz="0" w:space="0" w:color="auto"/>
        <w:bottom w:val="none" w:sz="0" w:space="0" w:color="auto"/>
        <w:right w:val="none" w:sz="0" w:space="0" w:color="auto"/>
      </w:divBdr>
    </w:div>
    <w:div w:id="239559308">
      <w:bodyDiv w:val="1"/>
      <w:marLeft w:val="0"/>
      <w:marRight w:val="0"/>
      <w:marTop w:val="0"/>
      <w:marBottom w:val="0"/>
      <w:divBdr>
        <w:top w:val="none" w:sz="0" w:space="0" w:color="auto"/>
        <w:left w:val="none" w:sz="0" w:space="0" w:color="auto"/>
        <w:bottom w:val="none" w:sz="0" w:space="0" w:color="auto"/>
        <w:right w:val="none" w:sz="0" w:space="0" w:color="auto"/>
      </w:divBdr>
    </w:div>
    <w:div w:id="239562768">
      <w:bodyDiv w:val="1"/>
      <w:marLeft w:val="0"/>
      <w:marRight w:val="0"/>
      <w:marTop w:val="0"/>
      <w:marBottom w:val="0"/>
      <w:divBdr>
        <w:top w:val="none" w:sz="0" w:space="0" w:color="auto"/>
        <w:left w:val="none" w:sz="0" w:space="0" w:color="auto"/>
        <w:bottom w:val="none" w:sz="0" w:space="0" w:color="auto"/>
        <w:right w:val="none" w:sz="0" w:space="0" w:color="auto"/>
      </w:divBdr>
    </w:div>
    <w:div w:id="239565217">
      <w:bodyDiv w:val="1"/>
      <w:marLeft w:val="0"/>
      <w:marRight w:val="0"/>
      <w:marTop w:val="0"/>
      <w:marBottom w:val="0"/>
      <w:divBdr>
        <w:top w:val="none" w:sz="0" w:space="0" w:color="auto"/>
        <w:left w:val="none" w:sz="0" w:space="0" w:color="auto"/>
        <w:bottom w:val="none" w:sz="0" w:space="0" w:color="auto"/>
        <w:right w:val="none" w:sz="0" w:space="0" w:color="auto"/>
      </w:divBdr>
    </w:div>
    <w:div w:id="239600743">
      <w:bodyDiv w:val="1"/>
      <w:marLeft w:val="0"/>
      <w:marRight w:val="0"/>
      <w:marTop w:val="0"/>
      <w:marBottom w:val="0"/>
      <w:divBdr>
        <w:top w:val="none" w:sz="0" w:space="0" w:color="auto"/>
        <w:left w:val="none" w:sz="0" w:space="0" w:color="auto"/>
        <w:bottom w:val="none" w:sz="0" w:space="0" w:color="auto"/>
        <w:right w:val="none" w:sz="0" w:space="0" w:color="auto"/>
      </w:divBdr>
    </w:div>
    <w:div w:id="239873018">
      <w:bodyDiv w:val="1"/>
      <w:marLeft w:val="0"/>
      <w:marRight w:val="0"/>
      <w:marTop w:val="0"/>
      <w:marBottom w:val="0"/>
      <w:divBdr>
        <w:top w:val="none" w:sz="0" w:space="0" w:color="auto"/>
        <w:left w:val="none" w:sz="0" w:space="0" w:color="auto"/>
        <w:bottom w:val="none" w:sz="0" w:space="0" w:color="auto"/>
        <w:right w:val="none" w:sz="0" w:space="0" w:color="auto"/>
      </w:divBdr>
    </w:div>
    <w:div w:id="240019835">
      <w:bodyDiv w:val="1"/>
      <w:marLeft w:val="0"/>
      <w:marRight w:val="0"/>
      <w:marTop w:val="0"/>
      <w:marBottom w:val="0"/>
      <w:divBdr>
        <w:top w:val="none" w:sz="0" w:space="0" w:color="auto"/>
        <w:left w:val="none" w:sz="0" w:space="0" w:color="auto"/>
        <w:bottom w:val="none" w:sz="0" w:space="0" w:color="auto"/>
        <w:right w:val="none" w:sz="0" w:space="0" w:color="auto"/>
      </w:divBdr>
    </w:div>
    <w:div w:id="240025006">
      <w:bodyDiv w:val="1"/>
      <w:marLeft w:val="0"/>
      <w:marRight w:val="0"/>
      <w:marTop w:val="0"/>
      <w:marBottom w:val="0"/>
      <w:divBdr>
        <w:top w:val="none" w:sz="0" w:space="0" w:color="auto"/>
        <w:left w:val="none" w:sz="0" w:space="0" w:color="auto"/>
        <w:bottom w:val="none" w:sz="0" w:space="0" w:color="auto"/>
        <w:right w:val="none" w:sz="0" w:space="0" w:color="auto"/>
      </w:divBdr>
    </w:div>
    <w:div w:id="240063909">
      <w:bodyDiv w:val="1"/>
      <w:marLeft w:val="0"/>
      <w:marRight w:val="0"/>
      <w:marTop w:val="0"/>
      <w:marBottom w:val="0"/>
      <w:divBdr>
        <w:top w:val="none" w:sz="0" w:space="0" w:color="auto"/>
        <w:left w:val="none" w:sz="0" w:space="0" w:color="auto"/>
        <w:bottom w:val="none" w:sz="0" w:space="0" w:color="auto"/>
        <w:right w:val="none" w:sz="0" w:space="0" w:color="auto"/>
      </w:divBdr>
    </w:div>
    <w:div w:id="240146501">
      <w:bodyDiv w:val="1"/>
      <w:marLeft w:val="0"/>
      <w:marRight w:val="0"/>
      <w:marTop w:val="0"/>
      <w:marBottom w:val="0"/>
      <w:divBdr>
        <w:top w:val="none" w:sz="0" w:space="0" w:color="auto"/>
        <w:left w:val="none" w:sz="0" w:space="0" w:color="auto"/>
        <w:bottom w:val="none" w:sz="0" w:space="0" w:color="auto"/>
        <w:right w:val="none" w:sz="0" w:space="0" w:color="auto"/>
      </w:divBdr>
    </w:div>
    <w:div w:id="240213132">
      <w:bodyDiv w:val="1"/>
      <w:marLeft w:val="0"/>
      <w:marRight w:val="0"/>
      <w:marTop w:val="0"/>
      <w:marBottom w:val="0"/>
      <w:divBdr>
        <w:top w:val="none" w:sz="0" w:space="0" w:color="auto"/>
        <w:left w:val="none" w:sz="0" w:space="0" w:color="auto"/>
        <w:bottom w:val="none" w:sz="0" w:space="0" w:color="auto"/>
        <w:right w:val="none" w:sz="0" w:space="0" w:color="auto"/>
      </w:divBdr>
    </w:div>
    <w:div w:id="240216117">
      <w:bodyDiv w:val="1"/>
      <w:marLeft w:val="0"/>
      <w:marRight w:val="0"/>
      <w:marTop w:val="0"/>
      <w:marBottom w:val="0"/>
      <w:divBdr>
        <w:top w:val="none" w:sz="0" w:space="0" w:color="auto"/>
        <w:left w:val="none" w:sz="0" w:space="0" w:color="auto"/>
        <w:bottom w:val="none" w:sz="0" w:space="0" w:color="auto"/>
        <w:right w:val="none" w:sz="0" w:space="0" w:color="auto"/>
      </w:divBdr>
    </w:div>
    <w:div w:id="240260408">
      <w:bodyDiv w:val="1"/>
      <w:marLeft w:val="0"/>
      <w:marRight w:val="0"/>
      <w:marTop w:val="0"/>
      <w:marBottom w:val="0"/>
      <w:divBdr>
        <w:top w:val="none" w:sz="0" w:space="0" w:color="auto"/>
        <w:left w:val="none" w:sz="0" w:space="0" w:color="auto"/>
        <w:bottom w:val="none" w:sz="0" w:space="0" w:color="auto"/>
        <w:right w:val="none" w:sz="0" w:space="0" w:color="auto"/>
      </w:divBdr>
    </w:div>
    <w:div w:id="240333929">
      <w:bodyDiv w:val="1"/>
      <w:marLeft w:val="0"/>
      <w:marRight w:val="0"/>
      <w:marTop w:val="0"/>
      <w:marBottom w:val="0"/>
      <w:divBdr>
        <w:top w:val="none" w:sz="0" w:space="0" w:color="auto"/>
        <w:left w:val="none" w:sz="0" w:space="0" w:color="auto"/>
        <w:bottom w:val="none" w:sz="0" w:space="0" w:color="auto"/>
        <w:right w:val="none" w:sz="0" w:space="0" w:color="auto"/>
      </w:divBdr>
    </w:div>
    <w:div w:id="240336855">
      <w:bodyDiv w:val="1"/>
      <w:marLeft w:val="0"/>
      <w:marRight w:val="0"/>
      <w:marTop w:val="0"/>
      <w:marBottom w:val="0"/>
      <w:divBdr>
        <w:top w:val="none" w:sz="0" w:space="0" w:color="auto"/>
        <w:left w:val="none" w:sz="0" w:space="0" w:color="auto"/>
        <w:bottom w:val="none" w:sz="0" w:space="0" w:color="auto"/>
        <w:right w:val="none" w:sz="0" w:space="0" w:color="auto"/>
      </w:divBdr>
    </w:div>
    <w:div w:id="240337604">
      <w:bodyDiv w:val="1"/>
      <w:marLeft w:val="0"/>
      <w:marRight w:val="0"/>
      <w:marTop w:val="0"/>
      <w:marBottom w:val="0"/>
      <w:divBdr>
        <w:top w:val="none" w:sz="0" w:space="0" w:color="auto"/>
        <w:left w:val="none" w:sz="0" w:space="0" w:color="auto"/>
        <w:bottom w:val="none" w:sz="0" w:space="0" w:color="auto"/>
        <w:right w:val="none" w:sz="0" w:space="0" w:color="auto"/>
      </w:divBdr>
    </w:div>
    <w:div w:id="240405630">
      <w:bodyDiv w:val="1"/>
      <w:marLeft w:val="0"/>
      <w:marRight w:val="0"/>
      <w:marTop w:val="0"/>
      <w:marBottom w:val="0"/>
      <w:divBdr>
        <w:top w:val="none" w:sz="0" w:space="0" w:color="auto"/>
        <w:left w:val="none" w:sz="0" w:space="0" w:color="auto"/>
        <w:bottom w:val="none" w:sz="0" w:space="0" w:color="auto"/>
        <w:right w:val="none" w:sz="0" w:space="0" w:color="auto"/>
      </w:divBdr>
    </w:div>
    <w:div w:id="240409299">
      <w:bodyDiv w:val="1"/>
      <w:marLeft w:val="0"/>
      <w:marRight w:val="0"/>
      <w:marTop w:val="0"/>
      <w:marBottom w:val="0"/>
      <w:divBdr>
        <w:top w:val="none" w:sz="0" w:space="0" w:color="auto"/>
        <w:left w:val="none" w:sz="0" w:space="0" w:color="auto"/>
        <w:bottom w:val="none" w:sz="0" w:space="0" w:color="auto"/>
        <w:right w:val="none" w:sz="0" w:space="0" w:color="auto"/>
      </w:divBdr>
    </w:div>
    <w:div w:id="240451767">
      <w:bodyDiv w:val="1"/>
      <w:marLeft w:val="0"/>
      <w:marRight w:val="0"/>
      <w:marTop w:val="0"/>
      <w:marBottom w:val="0"/>
      <w:divBdr>
        <w:top w:val="none" w:sz="0" w:space="0" w:color="auto"/>
        <w:left w:val="none" w:sz="0" w:space="0" w:color="auto"/>
        <w:bottom w:val="none" w:sz="0" w:space="0" w:color="auto"/>
        <w:right w:val="none" w:sz="0" w:space="0" w:color="auto"/>
      </w:divBdr>
      <w:divsChild>
        <w:div w:id="1523977074">
          <w:marLeft w:val="480"/>
          <w:marRight w:val="0"/>
          <w:marTop w:val="0"/>
          <w:marBottom w:val="0"/>
          <w:divBdr>
            <w:top w:val="none" w:sz="0" w:space="0" w:color="auto"/>
            <w:left w:val="none" w:sz="0" w:space="0" w:color="auto"/>
            <w:bottom w:val="none" w:sz="0" w:space="0" w:color="auto"/>
            <w:right w:val="none" w:sz="0" w:space="0" w:color="auto"/>
          </w:divBdr>
        </w:div>
        <w:div w:id="1862236232">
          <w:marLeft w:val="480"/>
          <w:marRight w:val="0"/>
          <w:marTop w:val="0"/>
          <w:marBottom w:val="0"/>
          <w:divBdr>
            <w:top w:val="none" w:sz="0" w:space="0" w:color="auto"/>
            <w:left w:val="none" w:sz="0" w:space="0" w:color="auto"/>
            <w:bottom w:val="none" w:sz="0" w:space="0" w:color="auto"/>
            <w:right w:val="none" w:sz="0" w:space="0" w:color="auto"/>
          </w:divBdr>
        </w:div>
        <w:div w:id="1864050468">
          <w:marLeft w:val="480"/>
          <w:marRight w:val="0"/>
          <w:marTop w:val="0"/>
          <w:marBottom w:val="0"/>
          <w:divBdr>
            <w:top w:val="none" w:sz="0" w:space="0" w:color="auto"/>
            <w:left w:val="none" w:sz="0" w:space="0" w:color="auto"/>
            <w:bottom w:val="none" w:sz="0" w:space="0" w:color="auto"/>
            <w:right w:val="none" w:sz="0" w:space="0" w:color="auto"/>
          </w:divBdr>
        </w:div>
        <w:div w:id="1725905026">
          <w:marLeft w:val="480"/>
          <w:marRight w:val="0"/>
          <w:marTop w:val="0"/>
          <w:marBottom w:val="0"/>
          <w:divBdr>
            <w:top w:val="none" w:sz="0" w:space="0" w:color="auto"/>
            <w:left w:val="none" w:sz="0" w:space="0" w:color="auto"/>
            <w:bottom w:val="none" w:sz="0" w:space="0" w:color="auto"/>
            <w:right w:val="none" w:sz="0" w:space="0" w:color="auto"/>
          </w:divBdr>
        </w:div>
        <w:div w:id="266736885">
          <w:marLeft w:val="480"/>
          <w:marRight w:val="0"/>
          <w:marTop w:val="0"/>
          <w:marBottom w:val="0"/>
          <w:divBdr>
            <w:top w:val="none" w:sz="0" w:space="0" w:color="auto"/>
            <w:left w:val="none" w:sz="0" w:space="0" w:color="auto"/>
            <w:bottom w:val="none" w:sz="0" w:space="0" w:color="auto"/>
            <w:right w:val="none" w:sz="0" w:space="0" w:color="auto"/>
          </w:divBdr>
        </w:div>
        <w:div w:id="1469392019">
          <w:marLeft w:val="480"/>
          <w:marRight w:val="0"/>
          <w:marTop w:val="0"/>
          <w:marBottom w:val="0"/>
          <w:divBdr>
            <w:top w:val="none" w:sz="0" w:space="0" w:color="auto"/>
            <w:left w:val="none" w:sz="0" w:space="0" w:color="auto"/>
            <w:bottom w:val="none" w:sz="0" w:space="0" w:color="auto"/>
            <w:right w:val="none" w:sz="0" w:space="0" w:color="auto"/>
          </w:divBdr>
        </w:div>
        <w:div w:id="1836414090">
          <w:marLeft w:val="480"/>
          <w:marRight w:val="0"/>
          <w:marTop w:val="0"/>
          <w:marBottom w:val="0"/>
          <w:divBdr>
            <w:top w:val="none" w:sz="0" w:space="0" w:color="auto"/>
            <w:left w:val="none" w:sz="0" w:space="0" w:color="auto"/>
            <w:bottom w:val="none" w:sz="0" w:space="0" w:color="auto"/>
            <w:right w:val="none" w:sz="0" w:space="0" w:color="auto"/>
          </w:divBdr>
        </w:div>
        <w:div w:id="517160610">
          <w:marLeft w:val="480"/>
          <w:marRight w:val="0"/>
          <w:marTop w:val="0"/>
          <w:marBottom w:val="0"/>
          <w:divBdr>
            <w:top w:val="none" w:sz="0" w:space="0" w:color="auto"/>
            <w:left w:val="none" w:sz="0" w:space="0" w:color="auto"/>
            <w:bottom w:val="none" w:sz="0" w:space="0" w:color="auto"/>
            <w:right w:val="none" w:sz="0" w:space="0" w:color="auto"/>
          </w:divBdr>
        </w:div>
        <w:div w:id="8872917">
          <w:marLeft w:val="480"/>
          <w:marRight w:val="0"/>
          <w:marTop w:val="0"/>
          <w:marBottom w:val="0"/>
          <w:divBdr>
            <w:top w:val="none" w:sz="0" w:space="0" w:color="auto"/>
            <w:left w:val="none" w:sz="0" w:space="0" w:color="auto"/>
            <w:bottom w:val="none" w:sz="0" w:space="0" w:color="auto"/>
            <w:right w:val="none" w:sz="0" w:space="0" w:color="auto"/>
          </w:divBdr>
        </w:div>
        <w:div w:id="1186988265">
          <w:marLeft w:val="480"/>
          <w:marRight w:val="0"/>
          <w:marTop w:val="0"/>
          <w:marBottom w:val="0"/>
          <w:divBdr>
            <w:top w:val="none" w:sz="0" w:space="0" w:color="auto"/>
            <w:left w:val="none" w:sz="0" w:space="0" w:color="auto"/>
            <w:bottom w:val="none" w:sz="0" w:space="0" w:color="auto"/>
            <w:right w:val="none" w:sz="0" w:space="0" w:color="auto"/>
          </w:divBdr>
        </w:div>
        <w:div w:id="2105369929">
          <w:marLeft w:val="480"/>
          <w:marRight w:val="0"/>
          <w:marTop w:val="0"/>
          <w:marBottom w:val="0"/>
          <w:divBdr>
            <w:top w:val="none" w:sz="0" w:space="0" w:color="auto"/>
            <w:left w:val="none" w:sz="0" w:space="0" w:color="auto"/>
            <w:bottom w:val="none" w:sz="0" w:space="0" w:color="auto"/>
            <w:right w:val="none" w:sz="0" w:space="0" w:color="auto"/>
          </w:divBdr>
        </w:div>
        <w:div w:id="1990671553">
          <w:marLeft w:val="480"/>
          <w:marRight w:val="0"/>
          <w:marTop w:val="0"/>
          <w:marBottom w:val="0"/>
          <w:divBdr>
            <w:top w:val="none" w:sz="0" w:space="0" w:color="auto"/>
            <w:left w:val="none" w:sz="0" w:space="0" w:color="auto"/>
            <w:bottom w:val="none" w:sz="0" w:space="0" w:color="auto"/>
            <w:right w:val="none" w:sz="0" w:space="0" w:color="auto"/>
          </w:divBdr>
        </w:div>
        <w:div w:id="1408456597">
          <w:marLeft w:val="480"/>
          <w:marRight w:val="0"/>
          <w:marTop w:val="0"/>
          <w:marBottom w:val="0"/>
          <w:divBdr>
            <w:top w:val="none" w:sz="0" w:space="0" w:color="auto"/>
            <w:left w:val="none" w:sz="0" w:space="0" w:color="auto"/>
            <w:bottom w:val="none" w:sz="0" w:space="0" w:color="auto"/>
            <w:right w:val="none" w:sz="0" w:space="0" w:color="auto"/>
          </w:divBdr>
        </w:div>
        <w:div w:id="482088008">
          <w:marLeft w:val="480"/>
          <w:marRight w:val="0"/>
          <w:marTop w:val="0"/>
          <w:marBottom w:val="0"/>
          <w:divBdr>
            <w:top w:val="none" w:sz="0" w:space="0" w:color="auto"/>
            <w:left w:val="none" w:sz="0" w:space="0" w:color="auto"/>
            <w:bottom w:val="none" w:sz="0" w:space="0" w:color="auto"/>
            <w:right w:val="none" w:sz="0" w:space="0" w:color="auto"/>
          </w:divBdr>
        </w:div>
        <w:div w:id="1055082462">
          <w:marLeft w:val="480"/>
          <w:marRight w:val="0"/>
          <w:marTop w:val="0"/>
          <w:marBottom w:val="0"/>
          <w:divBdr>
            <w:top w:val="none" w:sz="0" w:space="0" w:color="auto"/>
            <w:left w:val="none" w:sz="0" w:space="0" w:color="auto"/>
            <w:bottom w:val="none" w:sz="0" w:space="0" w:color="auto"/>
            <w:right w:val="none" w:sz="0" w:space="0" w:color="auto"/>
          </w:divBdr>
        </w:div>
        <w:div w:id="4138267">
          <w:marLeft w:val="480"/>
          <w:marRight w:val="0"/>
          <w:marTop w:val="0"/>
          <w:marBottom w:val="0"/>
          <w:divBdr>
            <w:top w:val="none" w:sz="0" w:space="0" w:color="auto"/>
            <w:left w:val="none" w:sz="0" w:space="0" w:color="auto"/>
            <w:bottom w:val="none" w:sz="0" w:space="0" w:color="auto"/>
            <w:right w:val="none" w:sz="0" w:space="0" w:color="auto"/>
          </w:divBdr>
        </w:div>
        <w:div w:id="756172015">
          <w:marLeft w:val="480"/>
          <w:marRight w:val="0"/>
          <w:marTop w:val="0"/>
          <w:marBottom w:val="0"/>
          <w:divBdr>
            <w:top w:val="none" w:sz="0" w:space="0" w:color="auto"/>
            <w:left w:val="none" w:sz="0" w:space="0" w:color="auto"/>
            <w:bottom w:val="none" w:sz="0" w:space="0" w:color="auto"/>
            <w:right w:val="none" w:sz="0" w:space="0" w:color="auto"/>
          </w:divBdr>
        </w:div>
        <w:div w:id="2038307235">
          <w:marLeft w:val="480"/>
          <w:marRight w:val="0"/>
          <w:marTop w:val="0"/>
          <w:marBottom w:val="0"/>
          <w:divBdr>
            <w:top w:val="none" w:sz="0" w:space="0" w:color="auto"/>
            <w:left w:val="none" w:sz="0" w:space="0" w:color="auto"/>
            <w:bottom w:val="none" w:sz="0" w:space="0" w:color="auto"/>
            <w:right w:val="none" w:sz="0" w:space="0" w:color="auto"/>
          </w:divBdr>
        </w:div>
        <w:div w:id="895119534">
          <w:marLeft w:val="480"/>
          <w:marRight w:val="0"/>
          <w:marTop w:val="0"/>
          <w:marBottom w:val="0"/>
          <w:divBdr>
            <w:top w:val="none" w:sz="0" w:space="0" w:color="auto"/>
            <w:left w:val="none" w:sz="0" w:space="0" w:color="auto"/>
            <w:bottom w:val="none" w:sz="0" w:space="0" w:color="auto"/>
            <w:right w:val="none" w:sz="0" w:space="0" w:color="auto"/>
          </w:divBdr>
        </w:div>
        <w:div w:id="1034965926">
          <w:marLeft w:val="480"/>
          <w:marRight w:val="0"/>
          <w:marTop w:val="0"/>
          <w:marBottom w:val="0"/>
          <w:divBdr>
            <w:top w:val="none" w:sz="0" w:space="0" w:color="auto"/>
            <w:left w:val="none" w:sz="0" w:space="0" w:color="auto"/>
            <w:bottom w:val="none" w:sz="0" w:space="0" w:color="auto"/>
            <w:right w:val="none" w:sz="0" w:space="0" w:color="auto"/>
          </w:divBdr>
        </w:div>
        <w:div w:id="240414413">
          <w:marLeft w:val="480"/>
          <w:marRight w:val="0"/>
          <w:marTop w:val="0"/>
          <w:marBottom w:val="0"/>
          <w:divBdr>
            <w:top w:val="none" w:sz="0" w:space="0" w:color="auto"/>
            <w:left w:val="none" w:sz="0" w:space="0" w:color="auto"/>
            <w:bottom w:val="none" w:sz="0" w:space="0" w:color="auto"/>
            <w:right w:val="none" w:sz="0" w:space="0" w:color="auto"/>
          </w:divBdr>
        </w:div>
        <w:div w:id="1397511917">
          <w:marLeft w:val="480"/>
          <w:marRight w:val="0"/>
          <w:marTop w:val="0"/>
          <w:marBottom w:val="0"/>
          <w:divBdr>
            <w:top w:val="none" w:sz="0" w:space="0" w:color="auto"/>
            <w:left w:val="none" w:sz="0" w:space="0" w:color="auto"/>
            <w:bottom w:val="none" w:sz="0" w:space="0" w:color="auto"/>
            <w:right w:val="none" w:sz="0" w:space="0" w:color="auto"/>
          </w:divBdr>
        </w:div>
        <w:div w:id="742875979">
          <w:marLeft w:val="480"/>
          <w:marRight w:val="0"/>
          <w:marTop w:val="0"/>
          <w:marBottom w:val="0"/>
          <w:divBdr>
            <w:top w:val="none" w:sz="0" w:space="0" w:color="auto"/>
            <w:left w:val="none" w:sz="0" w:space="0" w:color="auto"/>
            <w:bottom w:val="none" w:sz="0" w:space="0" w:color="auto"/>
            <w:right w:val="none" w:sz="0" w:space="0" w:color="auto"/>
          </w:divBdr>
        </w:div>
        <w:div w:id="2083327681">
          <w:marLeft w:val="480"/>
          <w:marRight w:val="0"/>
          <w:marTop w:val="0"/>
          <w:marBottom w:val="0"/>
          <w:divBdr>
            <w:top w:val="none" w:sz="0" w:space="0" w:color="auto"/>
            <w:left w:val="none" w:sz="0" w:space="0" w:color="auto"/>
            <w:bottom w:val="none" w:sz="0" w:space="0" w:color="auto"/>
            <w:right w:val="none" w:sz="0" w:space="0" w:color="auto"/>
          </w:divBdr>
        </w:div>
        <w:div w:id="2046131328">
          <w:marLeft w:val="480"/>
          <w:marRight w:val="0"/>
          <w:marTop w:val="0"/>
          <w:marBottom w:val="0"/>
          <w:divBdr>
            <w:top w:val="none" w:sz="0" w:space="0" w:color="auto"/>
            <w:left w:val="none" w:sz="0" w:space="0" w:color="auto"/>
            <w:bottom w:val="none" w:sz="0" w:space="0" w:color="auto"/>
            <w:right w:val="none" w:sz="0" w:space="0" w:color="auto"/>
          </w:divBdr>
        </w:div>
        <w:div w:id="1783068090">
          <w:marLeft w:val="480"/>
          <w:marRight w:val="0"/>
          <w:marTop w:val="0"/>
          <w:marBottom w:val="0"/>
          <w:divBdr>
            <w:top w:val="none" w:sz="0" w:space="0" w:color="auto"/>
            <w:left w:val="none" w:sz="0" w:space="0" w:color="auto"/>
            <w:bottom w:val="none" w:sz="0" w:space="0" w:color="auto"/>
            <w:right w:val="none" w:sz="0" w:space="0" w:color="auto"/>
          </w:divBdr>
        </w:div>
        <w:div w:id="1275088739">
          <w:marLeft w:val="480"/>
          <w:marRight w:val="0"/>
          <w:marTop w:val="0"/>
          <w:marBottom w:val="0"/>
          <w:divBdr>
            <w:top w:val="none" w:sz="0" w:space="0" w:color="auto"/>
            <w:left w:val="none" w:sz="0" w:space="0" w:color="auto"/>
            <w:bottom w:val="none" w:sz="0" w:space="0" w:color="auto"/>
            <w:right w:val="none" w:sz="0" w:space="0" w:color="auto"/>
          </w:divBdr>
        </w:div>
        <w:div w:id="2078942637">
          <w:marLeft w:val="480"/>
          <w:marRight w:val="0"/>
          <w:marTop w:val="0"/>
          <w:marBottom w:val="0"/>
          <w:divBdr>
            <w:top w:val="none" w:sz="0" w:space="0" w:color="auto"/>
            <w:left w:val="none" w:sz="0" w:space="0" w:color="auto"/>
            <w:bottom w:val="none" w:sz="0" w:space="0" w:color="auto"/>
            <w:right w:val="none" w:sz="0" w:space="0" w:color="auto"/>
          </w:divBdr>
        </w:div>
        <w:div w:id="237135388">
          <w:marLeft w:val="480"/>
          <w:marRight w:val="0"/>
          <w:marTop w:val="0"/>
          <w:marBottom w:val="0"/>
          <w:divBdr>
            <w:top w:val="none" w:sz="0" w:space="0" w:color="auto"/>
            <w:left w:val="none" w:sz="0" w:space="0" w:color="auto"/>
            <w:bottom w:val="none" w:sz="0" w:space="0" w:color="auto"/>
            <w:right w:val="none" w:sz="0" w:space="0" w:color="auto"/>
          </w:divBdr>
        </w:div>
        <w:div w:id="1274246790">
          <w:marLeft w:val="480"/>
          <w:marRight w:val="0"/>
          <w:marTop w:val="0"/>
          <w:marBottom w:val="0"/>
          <w:divBdr>
            <w:top w:val="none" w:sz="0" w:space="0" w:color="auto"/>
            <w:left w:val="none" w:sz="0" w:space="0" w:color="auto"/>
            <w:bottom w:val="none" w:sz="0" w:space="0" w:color="auto"/>
            <w:right w:val="none" w:sz="0" w:space="0" w:color="auto"/>
          </w:divBdr>
        </w:div>
        <w:div w:id="1495950232">
          <w:marLeft w:val="480"/>
          <w:marRight w:val="0"/>
          <w:marTop w:val="0"/>
          <w:marBottom w:val="0"/>
          <w:divBdr>
            <w:top w:val="none" w:sz="0" w:space="0" w:color="auto"/>
            <w:left w:val="none" w:sz="0" w:space="0" w:color="auto"/>
            <w:bottom w:val="none" w:sz="0" w:space="0" w:color="auto"/>
            <w:right w:val="none" w:sz="0" w:space="0" w:color="auto"/>
          </w:divBdr>
        </w:div>
        <w:div w:id="1902907741">
          <w:marLeft w:val="480"/>
          <w:marRight w:val="0"/>
          <w:marTop w:val="0"/>
          <w:marBottom w:val="0"/>
          <w:divBdr>
            <w:top w:val="none" w:sz="0" w:space="0" w:color="auto"/>
            <w:left w:val="none" w:sz="0" w:space="0" w:color="auto"/>
            <w:bottom w:val="none" w:sz="0" w:space="0" w:color="auto"/>
            <w:right w:val="none" w:sz="0" w:space="0" w:color="auto"/>
          </w:divBdr>
        </w:div>
        <w:div w:id="575671584">
          <w:marLeft w:val="480"/>
          <w:marRight w:val="0"/>
          <w:marTop w:val="0"/>
          <w:marBottom w:val="0"/>
          <w:divBdr>
            <w:top w:val="none" w:sz="0" w:space="0" w:color="auto"/>
            <w:left w:val="none" w:sz="0" w:space="0" w:color="auto"/>
            <w:bottom w:val="none" w:sz="0" w:space="0" w:color="auto"/>
            <w:right w:val="none" w:sz="0" w:space="0" w:color="auto"/>
          </w:divBdr>
        </w:div>
        <w:div w:id="599290020">
          <w:marLeft w:val="480"/>
          <w:marRight w:val="0"/>
          <w:marTop w:val="0"/>
          <w:marBottom w:val="0"/>
          <w:divBdr>
            <w:top w:val="none" w:sz="0" w:space="0" w:color="auto"/>
            <w:left w:val="none" w:sz="0" w:space="0" w:color="auto"/>
            <w:bottom w:val="none" w:sz="0" w:space="0" w:color="auto"/>
            <w:right w:val="none" w:sz="0" w:space="0" w:color="auto"/>
          </w:divBdr>
        </w:div>
        <w:div w:id="67264928">
          <w:marLeft w:val="480"/>
          <w:marRight w:val="0"/>
          <w:marTop w:val="0"/>
          <w:marBottom w:val="0"/>
          <w:divBdr>
            <w:top w:val="none" w:sz="0" w:space="0" w:color="auto"/>
            <w:left w:val="none" w:sz="0" w:space="0" w:color="auto"/>
            <w:bottom w:val="none" w:sz="0" w:space="0" w:color="auto"/>
            <w:right w:val="none" w:sz="0" w:space="0" w:color="auto"/>
          </w:divBdr>
        </w:div>
        <w:div w:id="110127406">
          <w:marLeft w:val="480"/>
          <w:marRight w:val="0"/>
          <w:marTop w:val="0"/>
          <w:marBottom w:val="0"/>
          <w:divBdr>
            <w:top w:val="none" w:sz="0" w:space="0" w:color="auto"/>
            <w:left w:val="none" w:sz="0" w:space="0" w:color="auto"/>
            <w:bottom w:val="none" w:sz="0" w:space="0" w:color="auto"/>
            <w:right w:val="none" w:sz="0" w:space="0" w:color="auto"/>
          </w:divBdr>
        </w:div>
        <w:div w:id="399521730">
          <w:marLeft w:val="480"/>
          <w:marRight w:val="0"/>
          <w:marTop w:val="0"/>
          <w:marBottom w:val="0"/>
          <w:divBdr>
            <w:top w:val="none" w:sz="0" w:space="0" w:color="auto"/>
            <w:left w:val="none" w:sz="0" w:space="0" w:color="auto"/>
            <w:bottom w:val="none" w:sz="0" w:space="0" w:color="auto"/>
            <w:right w:val="none" w:sz="0" w:space="0" w:color="auto"/>
          </w:divBdr>
        </w:div>
        <w:div w:id="1813522016">
          <w:marLeft w:val="480"/>
          <w:marRight w:val="0"/>
          <w:marTop w:val="0"/>
          <w:marBottom w:val="0"/>
          <w:divBdr>
            <w:top w:val="none" w:sz="0" w:space="0" w:color="auto"/>
            <w:left w:val="none" w:sz="0" w:space="0" w:color="auto"/>
            <w:bottom w:val="none" w:sz="0" w:space="0" w:color="auto"/>
            <w:right w:val="none" w:sz="0" w:space="0" w:color="auto"/>
          </w:divBdr>
        </w:div>
        <w:div w:id="1885405715">
          <w:marLeft w:val="480"/>
          <w:marRight w:val="0"/>
          <w:marTop w:val="0"/>
          <w:marBottom w:val="0"/>
          <w:divBdr>
            <w:top w:val="none" w:sz="0" w:space="0" w:color="auto"/>
            <w:left w:val="none" w:sz="0" w:space="0" w:color="auto"/>
            <w:bottom w:val="none" w:sz="0" w:space="0" w:color="auto"/>
            <w:right w:val="none" w:sz="0" w:space="0" w:color="auto"/>
          </w:divBdr>
        </w:div>
        <w:div w:id="1371415433">
          <w:marLeft w:val="480"/>
          <w:marRight w:val="0"/>
          <w:marTop w:val="0"/>
          <w:marBottom w:val="0"/>
          <w:divBdr>
            <w:top w:val="none" w:sz="0" w:space="0" w:color="auto"/>
            <w:left w:val="none" w:sz="0" w:space="0" w:color="auto"/>
            <w:bottom w:val="none" w:sz="0" w:space="0" w:color="auto"/>
            <w:right w:val="none" w:sz="0" w:space="0" w:color="auto"/>
          </w:divBdr>
        </w:div>
        <w:div w:id="428426927">
          <w:marLeft w:val="480"/>
          <w:marRight w:val="0"/>
          <w:marTop w:val="0"/>
          <w:marBottom w:val="0"/>
          <w:divBdr>
            <w:top w:val="none" w:sz="0" w:space="0" w:color="auto"/>
            <w:left w:val="none" w:sz="0" w:space="0" w:color="auto"/>
            <w:bottom w:val="none" w:sz="0" w:space="0" w:color="auto"/>
            <w:right w:val="none" w:sz="0" w:space="0" w:color="auto"/>
          </w:divBdr>
        </w:div>
        <w:div w:id="1774863581">
          <w:marLeft w:val="480"/>
          <w:marRight w:val="0"/>
          <w:marTop w:val="0"/>
          <w:marBottom w:val="0"/>
          <w:divBdr>
            <w:top w:val="none" w:sz="0" w:space="0" w:color="auto"/>
            <w:left w:val="none" w:sz="0" w:space="0" w:color="auto"/>
            <w:bottom w:val="none" w:sz="0" w:space="0" w:color="auto"/>
            <w:right w:val="none" w:sz="0" w:space="0" w:color="auto"/>
          </w:divBdr>
        </w:div>
        <w:div w:id="625703130">
          <w:marLeft w:val="480"/>
          <w:marRight w:val="0"/>
          <w:marTop w:val="0"/>
          <w:marBottom w:val="0"/>
          <w:divBdr>
            <w:top w:val="none" w:sz="0" w:space="0" w:color="auto"/>
            <w:left w:val="none" w:sz="0" w:space="0" w:color="auto"/>
            <w:bottom w:val="none" w:sz="0" w:space="0" w:color="auto"/>
            <w:right w:val="none" w:sz="0" w:space="0" w:color="auto"/>
          </w:divBdr>
        </w:div>
        <w:div w:id="294533467">
          <w:marLeft w:val="480"/>
          <w:marRight w:val="0"/>
          <w:marTop w:val="0"/>
          <w:marBottom w:val="0"/>
          <w:divBdr>
            <w:top w:val="none" w:sz="0" w:space="0" w:color="auto"/>
            <w:left w:val="none" w:sz="0" w:space="0" w:color="auto"/>
            <w:bottom w:val="none" w:sz="0" w:space="0" w:color="auto"/>
            <w:right w:val="none" w:sz="0" w:space="0" w:color="auto"/>
          </w:divBdr>
        </w:div>
        <w:div w:id="1041586796">
          <w:marLeft w:val="480"/>
          <w:marRight w:val="0"/>
          <w:marTop w:val="0"/>
          <w:marBottom w:val="0"/>
          <w:divBdr>
            <w:top w:val="none" w:sz="0" w:space="0" w:color="auto"/>
            <w:left w:val="none" w:sz="0" w:space="0" w:color="auto"/>
            <w:bottom w:val="none" w:sz="0" w:space="0" w:color="auto"/>
            <w:right w:val="none" w:sz="0" w:space="0" w:color="auto"/>
          </w:divBdr>
        </w:div>
        <w:div w:id="1634366213">
          <w:marLeft w:val="480"/>
          <w:marRight w:val="0"/>
          <w:marTop w:val="0"/>
          <w:marBottom w:val="0"/>
          <w:divBdr>
            <w:top w:val="none" w:sz="0" w:space="0" w:color="auto"/>
            <w:left w:val="none" w:sz="0" w:space="0" w:color="auto"/>
            <w:bottom w:val="none" w:sz="0" w:space="0" w:color="auto"/>
            <w:right w:val="none" w:sz="0" w:space="0" w:color="auto"/>
          </w:divBdr>
        </w:div>
        <w:div w:id="543101681">
          <w:marLeft w:val="480"/>
          <w:marRight w:val="0"/>
          <w:marTop w:val="0"/>
          <w:marBottom w:val="0"/>
          <w:divBdr>
            <w:top w:val="none" w:sz="0" w:space="0" w:color="auto"/>
            <w:left w:val="none" w:sz="0" w:space="0" w:color="auto"/>
            <w:bottom w:val="none" w:sz="0" w:space="0" w:color="auto"/>
            <w:right w:val="none" w:sz="0" w:space="0" w:color="auto"/>
          </w:divBdr>
        </w:div>
        <w:div w:id="1654916103">
          <w:marLeft w:val="480"/>
          <w:marRight w:val="0"/>
          <w:marTop w:val="0"/>
          <w:marBottom w:val="0"/>
          <w:divBdr>
            <w:top w:val="none" w:sz="0" w:space="0" w:color="auto"/>
            <w:left w:val="none" w:sz="0" w:space="0" w:color="auto"/>
            <w:bottom w:val="none" w:sz="0" w:space="0" w:color="auto"/>
            <w:right w:val="none" w:sz="0" w:space="0" w:color="auto"/>
          </w:divBdr>
        </w:div>
        <w:div w:id="1032802022">
          <w:marLeft w:val="480"/>
          <w:marRight w:val="0"/>
          <w:marTop w:val="0"/>
          <w:marBottom w:val="0"/>
          <w:divBdr>
            <w:top w:val="none" w:sz="0" w:space="0" w:color="auto"/>
            <w:left w:val="none" w:sz="0" w:space="0" w:color="auto"/>
            <w:bottom w:val="none" w:sz="0" w:space="0" w:color="auto"/>
            <w:right w:val="none" w:sz="0" w:space="0" w:color="auto"/>
          </w:divBdr>
        </w:div>
        <w:div w:id="1532185733">
          <w:marLeft w:val="480"/>
          <w:marRight w:val="0"/>
          <w:marTop w:val="0"/>
          <w:marBottom w:val="0"/>
          <w:divBdr>
            <w:top w:val="none" w:sz="0" w:space="0" w:color="auto"/>
            <w:left w:val="none" w:sz="0" w:space="0" w:color="auto"/>
            <w:bottom w:val="none" w:sz="0" w:space="0" w:color="auto"/>
            <w:right w:val="none" w:sz="0" w:space="0" w:color="auto"/>
          </w:divBdr>
        </w:div>
        <w:div w:id="133183273">
          <w:marLeft w:val="480"/>
          <w:marRight w:val="0"/>
          <w:marTop w:val="0"/>
          <w:marBottom w:val="0"/>
          <w:divBdr>
            <w:top w:val="none" w:sz="0" w:space="0" w:color="auto"/>
            <w:left w:val="none" w:sz="0" w:space="0" w:color="auto"/>
            <w:bottom w:val="none" w:sz="0" w:space="0" w:color="auto"/>
            <w:right w:val="none" w:sz="0" w:space="0" w:color="auto"/>
          </w:divBdr>
        </w:div>
        <w:div w:id="466241664">
          <w:marLeft w:val="480"/>
          <w:marRight w:val="0"/>
          <w:marTop w:val="0"/>
          <w:marBottom w:val="0"/>
          <w:divBdr>
            <w:top w:val="none" w:sz="0" w:space="0" w:color="auto"/>
            <w:left w:val="none" w:sz="0" w:space="0" w:color="auto"/>
            <w:bottom w:val="none" w:sz="0" w:space="0" w:color="auto"/>
            <w:right w:val="none" w:sz="0" w:space="0" w:color="auto"/>
          </w:divBdr>
        </w:div>
        <w:div w:id="518815527">
          <w:marLeft w:val="480"/>
          <w:marRight w:val="0"/>
          <w:marTop w:val="0"/>
          <w:marBottom w:val="0"/>
          <w:divBdr>
            <w:top w:val="none" w:sz="0" w:space="0" w:color="auto"/>
            <w:left w:val="none" w:sz="0" w:space="0" w:color="auto"/>
            <w:bottom w:val="none" w:sz="0" w:space="0" w:color="auto"/>
            <w:right w:val="none" w:sz="0" w:space="0" w:color="auto"/>
          </w:divBdr>
        </w:div>
      </w:divsChild>
    </w:div>
    <w:div w:id="240457590">
      <w:bodyDiv w:val="1"/>
      <w:marLeft w:val="0"/>
      <w:marRight w:val="0"/>
      <w:marTop w:val="0"/>
      <w:marBottom w:val="0"/>
      <w:divBdr>
        <w:top w:val="none" w:sz="0" w:space="0" w:color="auto"/>
        <w:left w:val="none" w:sz="0" w:space="0" w:color="auto"/>
        <w:bottom w:val="none" w:sz="0" w:space="0" w:color="auto"/>
        <w:right w:val="none" w:sz="0" w:space="0" w:color="auto"/>
      </w:divBdr>
    </w:div>
    <w:div w:id="240483603">
      <w:bodyDiv w:val="1"/>
      <w:marLeft w:val="0"/>
      <w:marRight w:val="0"/>
      <w:marTop w:val="0"/>
      <w:marBottom w:val="0"/>
      <w:divBdr>
        <w:top w:val="none" w:sz="0" w:space="0" w:color="auto"/>
        <w:left w:val="none" w:sz="0" w:space="0" w:color="auto"/>
        <w:bottom w:val="none" w:sz="0" w:space="0" w:color="auto"/>
        <w:right w:val="none" w:sz="0" w:space="0" w:color="auto"/>
      </w:divBdr>
    </w:div>
    <w:div w:id="240525346">
      <w:bodyDiv w:val="1"/>
      <w:marLeft w:val="0"/>
      <w:marRight w:val="0"/>
      <w:marTop w:val="0"/>
      <w:marBottom w:val="0"/>
      <w:divBdr>
        <w:top w:val="none" w:sz="0" w:space="0" w:color="auto"/>
        <w:left w:val="none" w:sz="0" w:space="0" w:color="auto"/>
        <w:bottom w:val="none" w:sz="0" w:space="0" w:color="auto"/>
        <w:right w:val="none" w:sz="0" w:space="0" w:color="auto"/>
      </w:divBdr>
    </w:div>
    <w:div w:id="240527229">
      <w:bodyDiv w:val="1"/>
      <w:marLeft w:val="0"/>
      <w:marRight w:val="0"/>
      <w:marTop w:val="0"/>
      <w:marBottom w:val="0"/>
      <w:divBdr>
        <w:top w:val="none" w:sz="0" w:space="0" w:color="auto"/>
        <w:left w:val="none" w:sz="0" w:space="0" w:color="auto"/>
        <w:bottom w:val="none" w:sz="0" w:space="0" w:color="auto"/>
        <w:right w:val="none" w:sz="0" w:space="0" w:color="auto"/>
      </w:divBdr>
    </w:div>
    <w:div w:id="240648900">
      <w:bodyDiv w:val="1"/>
      <w:marLeft w:val="0"/>
      <w:marRight w:val="0"/>
      <w:marTop w:val="0"/>
      <w:marBottom w:val="0"/>
      <w:divBdr>
        <w:top w:val="none" w:sz="0" w:space="0" w:color="auto"/>
        <w:left w:val="none" w:sz="0" w:space="0" w:color="auto"/>
        <w:bottom w:val="none" w:sz="0" w:space="0" w:color="auto"/>
        <w:right w:val="none" w:sz="0" w:space="0" w:color="auto"/>
      </w:divBdr>
    </w:div>
    <w:div w:id="240876348">
      <w:bodyDiv w:val="1"/>
      <w:marLeft w:val="0"/>
      <w:marRight w:val="0"/>
      <w:marTop w:val="0"/>
      <w:marBottom w:val="0"/>
      <w:divBdr>
        <w:top w:val="none" w:sz="0" w:space="0" w:color="auto"/>
        <w:left w:val="none" w:sz="0" w:space="0" w:color="auto"/>
        <w:bottom w:val="none" w:sz="0" w:space="0" w:color="auto"/>
        <w:right w:val="none" w:sz="0" w:space="0" w:color="auto"/>
      </w:divBdr>
    </w:div>
    <w:div w:id="240988818">
      <w:bodyDiv w:val="1"/>
      <w:marLeft w:val="0"/>
      <w:marRight w:val="0"/>
      <w:marTop w:val="0"/>
      <w:marBottom w:val="0"/>
      <w:divBdr>
        <w:top w:val="none" w:sz="0" w:space="0" w:color="auto"/>
        <w:left w:val="none" w:sz="0" w:space="0" w:color="auto"/>
        <w:bottom w:val="none" w:sz="0" w:space="0" w:color="auto"/>
        <w:right w:val="none" w:sz="0" w:space="0" w:color="auto"/>
      </w:divBdr>
    </w:div>
    <w:div w:id="241061919">
      <w:bodyDiv w:val="1"/>
      <w:marLeft w:val="0"/>
      <w:marRight w:val="0"/>
      <w:marTop w:val="0"/>
      <w:marBottom w:val="0"/>
      <w:divBdr>
        <w:top w:val="none" w:sz="0" w:space="0" w:color="auto"/>
        <w:left w:val="none" w:sz="0" w:space="0" w:color="auto"/>
        <w:bottom w:val="none" w:sz="0" w:space="0" w:color="auto"/>
        <w:right w:val="none" w:sz="0" w:space="0" w:color="auto"/>
      </w:divBdr>
    </w:div>
    <w:div w:id="241065774">
      <w:bodyDiv w:val="1"/>
      <w:marLeft w:val="0"/>
      <w:marRight w:val="0"/>
      <w:marTop w:val="0"/>
      <w:marBottom w:val="0"/>
      <w:divBdr>
        <w:top w:val="none" w:sz="0" w:space="0" w:color="auto"/>
        <w:left w:val="none" w:sz="0" w:space="0" w:color="auto"/>
        <w:bottom w:val="none" w:sz="0" w:space="0" w:color="auto"/>
        <w:right w:val="none" w:sz="0" w:space="0" w:color="auto"/>
      </w:divBdr>
    </w:div>
    <w:div w:id="241107502">
      <w:bodyDiv w:val="1"/>
      <w:marLeft w:val="0"/>
      <w:marRight w:val="0"/>
      <w:marTop w:val="0"/>
      <w:marBottom w:val="0"/>
      <w:divBdr>
        <w:top w:val="none" w:sz="0" w:space="0" w:color="auto"/>
        <w:left w:val="none" w:sz="0" w:space="0" w:color="auto"/>
        <w:bottom w:val="none" w:sz="0" w:space="0" w:color="auto"/>
        <w:right w:val="none" w:sz="0" w:space="0" w:color="auto"/>
      </w:divBdr>
    </w:div>
    <w:div w:id="241111605">
      <w:bodyDiv w:val="1"/>
      <w:marLeft w:val="0"/>
      <w:marRight w:val="0"/>
      <w:marTop w:val="0"/>
      <w:marBottom w:val="0"/>
      <w:divBdr>
        <w:top w:val="none" w:sz="0" w:space="0" w:color="auto"/>
        <w:left w:val="none" w:sz="0" w:space="0" w:color="auto"/>
        <w:bottom w:val="none" w:sz="0" w:space="0" w:color="auto"/>
        <w:right w:val="none" w:sz="0" w:space="0" w:color="auto"/>
      </w:divBdr>
    </w:div>
    <w:div w:id="241187406">
      <w:bodyDiv w:val="1"/>
      <w:marLeft w:val="0"/>
      <w:marRight w:val="0"/>
      <w:marTop w:val="0"/>
      <w:marBottom w:val="0"/>
      <w:divBdr>
        <w:top w:val="none" w:sz="0" w:space="0" w:color="auto"/>
        <w:left w:val="none" w:sz="0" w:space="0" w:color="auto"/>
        <w:bottom w:val="none" w:sz="0" w:space="0" w:color="auto"/>
        <w:right w:val="none" w:sz="0" w:space="0" w:color="auto"/>
      </w:divBdr>
    </w:div>
    <w:div w:id="241330529">
      <w:bodyDiv w:val="1"/>
      <w:marLeft w:val="0"/>
      <w:marRight w:val="0"/>
      <w:marTop w:val="0"/>
      <w:marBottom w:val="0"/>
      <w:divBdr>
        <w:top w:val="none" w:sz="0" w:space="0" w:color="auto"/>
        <w:left w:val="none" w:sz="0" w:space="0" w:color="auto"/>
        <w:bottom w:val="none" w:sz="0" w:space="0" w:color="auto"/>
        <w:right w:val="none" w:sz="0" w:space="0" w:color="auto"/>
      </w:divBdr>
    </w:div>
    <w:div w:id="241335623">
      <w:bodyDiv w:val="1"/>
      <w:marLeft w:val="0"/>
      <w:marRight w:val="0"/>
      <w:marTop w:val="0"/>
      <w:marBottom w:val="0"/>
      <w:divBdr>
        <w:top w:val="none" w:sz="0" w:space="0" w:color="auto"/>
        <w:left w:val="none" w:sz="0" w:space="0" w:color="auto"/>
        <w:bottom w:val="none" w:sz="0" w:space="0" w:color="auto"/>
        <w:right w:val="none" w:sz="0" w:space="0" w:color="auto"/>
      </w:divBdr>
    </w:div>
    <w:div w:id="241380091">
      <w:bodyDiv w:val="1"/>
      <w:marLeft w:val="0"/>
      <w:marRight w:val="0"/>
      <w:marTop w:val="0"/>
      <w:marBottom w:val="0"/>
      <w:divBdr>
        <w:top w:val="none" w:sz="0" w:space="0" w:color="auto"/>
        <w:left w:val="none" w:sz="0" w:space="0" w:color="auto"/>
        <w:bottom w:val="none" w:sz="0" w:space="0" w:color="auto"/>
        <w:right w:val="none" w:sz="0" w:space="0" w:color="auto"/>
      </w:divBdr>
    </w:div>
    <w:div w:id="241450622">
      <w:bodyDiv w:val="1"/>
      <w:marLeft w:val="0"/>
      <w:marRight w:val="0"/>
      <w:marTop w:val="0"/>
      <w:marBottom w:val="0"/>
      <w:divBdr>
        <w:top w:val="none" w:sz="0" w:space="0" w:color="auto"/>
        <w:left w:val="none" w:sz="0" w:space="0" w:color="auto"/>
        <w:bottom w:val="none" w:sz="0" w:space="0" w:color="auto"/>
        <w:right w:val="none" w:sz="0" w:space="0" w:color="auto"/>
      </w:divBdr>
    </w:div>
    <w:div w:id="241455119">
      <w:bodyDiv w:val="1"/>
      <w:marLeft w:val="0"/>
      <w:marRight w:val="0"/>
      <w:marTop w:val="0"/>
      <w:marBottom w:val="0"/>
      <w:divBdr>
        <w:top w:val="none" w:sz="0" w:space="0" w:color="auto"/>
        <w:left w:val="none" w:sz="0" w:space="0" w:color="auto"/>
        <w:bottom w:val="none" w:sz="0" w:space="0" w:color="auto"/>
        <w:right w:val="none" w:sz="0" w:space="0" w:color="auto"/>
      </w:divBdr>
    </w:div>
    <w:div w:id="241525720">
      <w:bodyDiv w:val="1"/>
      <w:marLeft w:val="0"/>
      <w:marRight w:val="0"/>
      <w:marTop w:val="0"/>
      <w:marBottom w:val="0"/>
      <w:divBdr>
        <w:top w:val="none" w:sz="0" w:space="0" w:color="auto"/>
        <w:left w:val="none" w:sz="0" w:space="0" w:color="auto"/>
        <w:bottom w:val="none" w:sz="0" w:space="0" w:color="auto"/>
        <w:right w:val="none" w:sz="0" w:space="0" w:color="auto"/>
      </w:divBdr>
    </w:div>
    <w:div w:id="241573321">
      <w:bodyDiv w:val="1"/>
      <w:marLeft w:val="0"/>
      <w:marRight w:val="0"/>
      <w:marTop w:val="0"/>
      <w:marBottom w:val="0"/>
      <w:divBdr>
        <w:top w:val="none" w:sz="0" w:space="0" w:color="auto"/>
        <w:left w:val="none" w:sz="0" w:space="0" w:color="auto"/>
        <w:bottom w:val="none" w:sz="0" w:space="0" w:color="auto"/>
        <w:right w:val="none" w:sz="0" w:space="0" w:color="auto"/>
      </w:divBdr>
    </w:div>
    <w:div w:id="241573658">
      <w:bodyDiv w:val="1"/>
      <w:marLeft w:val="0"/>
      <w:marRight w:val="0"/>
      <w:marTop w:val="0"/>
      <w:marBottom w:val="0"/>
      <w:divBdr>
        <w:top w:val="none" w:sz="0" w:space="0" w:color="auto"/>
        <w:left w:val="none" w:sz="0" w:space="0" w:color="auto"/>
        <w:bottom w:val="none" w:sz="0" w:space="0" w:color="auto"/>
        <w:right w:val="none" w:sz="0" w:space="0" w:color="auto"/>
      </w:divBdr>
    </w:div>
    <w:div w:id="241649916">
      <w:bodyDiv w:val="1"/>
      <w:marLeft w:val="0"/>
      <w:marRight w:val="0"/>
      <w:marTop w:val="0"/>
      <w:marBottom w:val="0"/>
      <w:divBdr>
        <w:top w:val="none" w:sz="0" w:space="0" w:color="auto"/>
        <w:left w:val="none" w:sz="0" w:space="0" w:color="auto"/>
        <w:bottom w:val="none" w:sz="0" w:space="0" w:color="auto"/>
        <w:right w:val="none" w:sz="0" w:space="0" w:color="auto"/>
      </w:divBdr>
    </w:div>
    <w:div w:id="241791423">
      <w:bodyDiv w:val="1"/>
      <w:marLeft w:val="0"/>
      <w:marRight w:val="0"/>
      <w:marTop w:val="0"/>
      <w:marBottom w:val="0"/>
      <w:divBdr>
        <w:top w:val="none" w:sz="0" w:space="0" w:color="auto"/>
        <w:left w:val="none" w:sz="0" w:space="0" w:color="auto"/>
        <w:bottom w:val="none" w:sz="0" w:space="0" w:color="auto"/>
        <w:right w:val="none" w:sz="0" w:space="0" w:color="auto"/>
      </w:divBdr>
    </w:div>
    <w:div w:id="241792616">
      <w:bodyDiv w:val="1"/>
      <w:marLeft w:val="0"/>
      <w:marRight w:val="0"/>
      <w:marTop w:val="0"/>
      <w:marBottom w:val="0"/>
      <w:divBdr>
        <w:top w:val="none" w:sz="0" w:space="0" w:color="auto"/>
        <w:left w:val="none" w:sz="0" w:space="0" w:color="auto"/>
        <w:bottom w:val="none" w:sz="0" w:space="0" w:color="auto"/>
        <w:right w:val="none" w:sz="0" w:space="0" w:color="auto"/>
      </w:divBdr>
    </w:div>
    <w:div w:id="241985635">
      <w:bodyDiv w:val="1"/>
      <w:marLeft w:val="0"/>
      <w:marRight w:val="0"/>
      <w:marTop w:val="0"/>
      <w:marBottom w:val="0"/>
      <w:divBdr>
        <w:top w:val="none" w:sz="0" w:space="0" w:color="auto"/>
        <w:left w:val="none" w:sz="0" w:space="0" w:color="auto"/>
        <w:bottom w:val="none" w:sz="0" w:space="0" w:color="auto"/>
        <w:right w:val="none" w:sz="0" w:space="0" w:color="auto"/>
      </w:divBdr>
    </w:div>
    <w:div w:id="241991036">
      <w:bodyDiv w:val="1"/>
      <w:marLeft w:val="0"/>
      <w:marRight w:val="0"/>
      <w:marTop w:val="0"/>
      <w:marBottom w:val="0"/>
      <w:divBdr>
        <w:top w:val="none" w:sz="0" w:space="0" w:color="auto"/>
        <w:left w:val="none" w:sz="0" w:space="0" w:color="auto"/>
        <w:bottom w:val="none" w:sz="0" w:space="0" w:color="auto"/>
        <w:right w:val="none" w:sz="0" w:space="0" w:color="auto"/>
      </w:divBdr>
    </w:div>
    <w:div w:id="242299399">
      <w:bodyDiv w:val="1"/>
      <w:marLeft w:val="0"/>
      <w:marRight w:val="0"/>
      <w:marTop w:val="0"/>
      <w:marBottom w:val="0"/>
      <w:divBdr>
        <w:top w:val="none" w:sz="0" w:space="0" w:color="auto"/>
        <w:left w:val="none" w:sz="0" w:space="0" w:color="auto"/>
        <w:bottom w:val="none" w:sz="0" w:space="0" w:color="auto"/>
        <w:right w:val="none" w:sz="0" w:space="0" w:color="auto"/>
      </w:divBdr>
    </w:div>
    <w:div w:id="242302167">
      <w:bodyDiv w:val="1"/>
      <w:marLeft w:val="0"/>
      <w:marRight w:val="0"/>
      <w:marTop w:val="0"/>
      <w:marBottom w:val="0"/>
      <w:divBdr>
        <w:top w:val="none" w:sz="0" w:space="0" w:color="auto"/>
        <w:left w:val="none" w:sz="0" w:space="0" w:color="auto"/>
        <w:bottom w:val="none" w:sz="0" w:space="0" w:color="auto"/>
        <w:right w:val="none" w:sz="0" w:space="0" w:color="auto"/>
      </w:divBdr>
    </w:div>
    <w:div w:id="242495443">
      <w:bodyDiv w:val="1"/>
      <w:marLeft w:val="0"/>
      <w:marRight w:val="0"/>
      <w:marTop w:val="0"/>
      <w:marBottom w:val="0"/>
      <w:divBdr>
        <w:top w:val="none" w:sz="0" w:space="0" w:color="auto"/>
        <w:left w:val="none" w:sz="0" w:space="0" w:color="auto"/>
        <w:bottom w:val="none" w:sz="0" w:space="0" w:color="auto"/>
        <w:right w:val="none" w:sz="0" w:space="0" w:color="auto"/>
      </w:divBdr>
    </w:div>
    <w:div w:id="242565272">
      <w:bodyDiv w:val="1"/>
      <w:marLeft w:val="0"/>
      <w:marRight w:val="0"/>
      <w:marTop w:val="0"/>
      <w:marBottom w:val="0"/>
      <w:divBdr>
        <w:top w:val="none" w:sz="0" w:space="0" w:color="auto"/>
        <w:left w:val="none" w:sz="0" w:space="0" w:color="auto"/>
        <w:bottom w:val="none" w:sz="0" w:space="0" w:color="auto"/>
        <w:right w:val="none" w:sz="0" w:space="0" w:color="auto"/>
      </w:divBdr>
    </w:div>
    <w:div w:id="242567927">
      <w:bodyDiv w:val="1"/>
      <w:marLeft w:val="0"/>
      <w:marRight w:val="0"/>
      <w:marTop w:val="0"/>
      <w:marBottom w:val="0"/>
      <w:divBdr>
        <w:top w:val="none" w:sz="0" w:space="0" w:color="auto"/>
        <w:left w:val="none" w:sz="0" w:space="0" w:color="auto"/>
        <w:bottom w:val="none" w:sz="0" w:space="0" w:color="auto"/>
        <w:right w:val="none" w:sz="0" w:space="0" w:color="auto"/>
      </w:divBdr>
    </w:div>
    <w:div w:id="242569009">
      <w:bodyDiv w:val="1"/>
      <w:marLeft w:val="0"/>
      <w:marRight w:val="0"/>
      <w:marTop w:val="0"/>
      <w:marBottom w:val="0"/>
      <w:divBdr>
        <w:top w:val="none" w:sz="0" w:space="0" w:color="auto"/>
        <w:left w:val="none" w:sz="0" w:space="0" w:color="auto"/>
        <w:bottom w:val="none" w:sz="0" w:space="0" w:color="auto"/>
        <w:right w:val="none" w:sz="0" w:space="0" w:color="auto"/>
      </w:divBdr>
    </w:div>
    <w:div w:id="242955575">
      <w:bodyDiv w:val="1"/>
      <w:marLeft w:val="0"/>
      <w:marRight w:val="0"/>
      <w:marTop w:val="0"/>
      <w:marBottom w:val="0"/>
      <w:divBdr>
        <w:top w:val="none" w:sz="0" w:space="0" w:color="auto"/>
        <w:left w:val="none" w:sz="0" w:space="0" w:color="auto"/>
        <w:bottom w:val="none" w:sz="0" w:space="0" w:color="auto"/>
        <w:right w:val="none" w:sz="0" w:space="0" w:color="auto"/>
      </w:divBdr>
    </w:div>
    <w:div w:id="243104026">
      <w:bodyDiv w:val="1"/>
      <w:marLeft w:val="0"/>
      <w:marRight w:val="0"/>
      <w:marTop w:val="0"/>
      <w:marBottom w:val="0"/>
      <w:divBdr>
        <w:top w:val="none" w:sz="0" w:space="0" w:color="auto"/>
        <w:left w:val="none" w:sz="0" w:space="0" w:color="auto"/>
        <w:bottom w:val="none" w:sz="0" w:space="0" w:color="auto"/>
        <w:right w:val="none" w:sz="0" w:space="0" w:color="auto"/>
      </w:divBdr>
    </w:div>
    <w:div w:id="243153869">
      <w:bodyDiv w:val="1"/>
      <w:marLeft w:val="0"/>
      <w:marRight w:val="0"/>
      <w:marTop w:val="0"/>
      <w:marBottom w:val="0"/>
      <w:divBdr>
        <w:top w:val="none" w:sz="0" w:space="0" w:color="auto"/>
        <w:left w:val="none" w:sz="0" w:space="0" w:color="auto"/>
        <w:bottom w:val="none" w:sz="0" w:space="0" w:color="auto"/>
        <w:right w:val="none" w:sz="0" w:space="0" w:color="auto"/>
      </w:divBdr>
    </w:div>
    <w:div w:id="243300294">
      <w:bodyDiv w:val="1"/>
      <w:marLeft w:val="0"/>
      <w:marRight w:val="0"/>
      <w:marTop w:val="0"/>
      <w:marBottom w:val="0"/>
      <w:divBdr>
        <w:top w:val="none" w:sz="0" w:space="0" w:color="auto"/>
        <w:left w:val="none" w:sz="0" w:space="0" w:color="auto"/>
        <w:bottom w:val="none" w:sz="0" w:space="0" w:color="auto"/>
        <w:right w:val="none" w:sz="0" w:space="0" w:color="auto"/>
      </w:divBdr>
    </w:div>
    <w:div w:id="243343382">
      <w:bodyDiv w:val="1"/>
      <w:marLeft w:val="0"/>
      <w:marRight w:val="0"/>
      <w:marTop w:val="0"/>
      <w:marBottom w:val="0"/>
      <w:divBdr>
        <w:top w:val="none" w:sz="0" w:space="0" w:color="auto"/>
        <w:left w:val="none" w:sz="0" w:space="0" w:color="auto"/>
        <w:bottom w:val="none" w:sz="0" w:space="0" w:color="auto"/>
        <w:right w:val="none" w:sz="0" w:space="0" w:color="auto"/>
      </w:divBdr>
    </w:div>
    <w:div w:id="243416736">
      <w:bodyDiv w:val="1"/>
      <w:marLeft w:val="0"/>
      <w:marRight w:val="0"/>
      <w:marTop w:val="0"/>
      <w:marBottom w:val="0"/>
      <w:divBdr>
        <w:top w:val="none" w:sz="0" w:space="0" w:color="auto"/>
        <w:left w:val="none" w:sz="0" w:space="0" w:color="auto"/>
        <w:bottom w:val="none" w:sz="0" w:space="0" w:color="auto"/>
        <w:right w:val="none" w:sz="0" w:space="0" w:color="auto"/>
      </w:divBdr>
    </w:div>
    <w:div w:id="243492525">
      <w:bodyDiv w:val="1"/>
      <w:marLeft w:val="0"/>
      <w:marRight w:val="0"/>
      <w:marTop w:val="0"/>
      <w:marBottom w:val="0"/>
      <w:divBdr>
        <w:top w:val="none" w:sz="0" w:space="0" w:color="auto"/>
        <w:left w:val="none" w:sz="0" w:space="0" w:color="auto"/>
        <w:bottom w:val="none" w:sz="0" w:space="0" w:color="auto"/>
        <w:right w:val="none" w:sz="0" w:space="0" w:color="auto"/>
      </w:divBdr>
    </w:div>
    <w:div w:id="243608112">
      <w:bodyDiv w:val="1"/>
      <w:marLeft w:val="0"/>
      <w:marRight w:val="0"/>
      <w:marTop w:val="0"/>
      <w:marBottom w:val="0"/>
      <w:divBdr>
        <w:top w:val="none" w:sz="0" w:space="0" w:color="auto"/>
        <w:left w:val="none" w:sz="0" w:space="0" w:color="auto"/>
        <w:bottom w:val="none" w:sz="0" w:space="0" w:color="auto"/>
        <w:right w:val="none" w:sz="0" w:space="0" w:color="auto"/>
      </w:divBdr>
    </w:div>
    <w:div w:id="243611031">
      <w:bodyDiv w:val="1"/>
      <w:marLeft w:val="0"/>
      <w:marRight w:val="0"/>
      <w:marTop w:val="0"/>
      <w:marBottom w:val="0"/>
      <w:divBdr>
        <w:top w:val="none" w:sz="0" w:space="0" w:color="auto"/>
        <w:left w:val="none" w:sz="0" w:space="0" w:color="auto"/>
        <w:bottom w:val="none" w:sz="0" w:space="0" w:color="auto"/>
        <w:right w:val="none" w:sz="0" w:space="0" w:color="auto"/>
      </w:divBdr>
    </w:div>
    <w:div w:id="243615699">
      <w:bodyDiv w:val="1"/>
      <w:marLeft w:val="0"/>
      <w:marRight w:val="0"/>
      <w:marTop w:val="0"/>
      <w:marBottom w:val="0"/>
      <w:divBdr>
        <w:top w:val="none" w:sz="0" w:space="0" w:color="auto"/>
        <w:left w:val="none" w:sz="0" w:space="0" w:color="auto"/>
        <w:bottom w:val="none" w:sz="0" w:space="0" w:color="auto"/>
        <w:right w:val="none" w:sz="0" w:space="0" w:color="auto"/>
      </w:divBdr>
    </w:div>
    <w:div w:id="243682810">
      <w:bodyDiv w:val="1"/>
      <w:marLeft w:val="0"/>
      <w:marRight w:val="0"/>
      <w:marTop w:val="0"/>
      <w:marBottom w:val="0"/>
      <w:divBdr>
        <w:top w:val="none" w:sz="0" w:space="0" w:color="auto"/>
        <w:left w:val="none" w:sz="0" w:space="0" w:color="auto"/>
        <w:bottom w:val="none" w:sz="0" w:space="0" w:color="auto"/>
        <w:right w:val="none" w:sz="0" w:space="0" w:color="auto"/>
      </w:divBdr>
    </w:div>
    <w:div w:id="243690796">
      <w:bodyDiv w:val="1"/>
      <w:marLeft w:val="0"/>
      <w:marRight w:val="0"/>
      <w:marTop w:val="0"/>
      <w:marBottom w:val="0"/>
      <w:divBdr>
        <w:top w:val="none" w:sz="0" w:space="0" w:color="auto"/>
        <w:left w:val="none" w:sz="0" w:space="0" w:color="auto"/>
        <w:bottom w:val="none" w:sz="0" w:space="0" w:color="auto"/>
        <w:right w:val="none" w:sz="0" w:space="0" w:color="auto"/>
      </w:divBdr>
    </w:div>
    <w:div w:id="243732236">
      <w:bodyDiv w:val="1"/>
      <w:marLeft w:val="0"/>
      <w:marRight w:val="0"/>
      <w:marTop w:val="0"/>
      <w:marBottom w:val="0"/>
      <w:divBdr>
        <w:top w:val="none" w:sz="0" w:space="0" w:color="auto"/>
        <w:left w:val="none" w:sz="0" w:space="0" w:color="auto"/>
        <w:bottom w:val="none" w:sz="0" w:space="0" w:color="auto"/>
        <w:right w:val="none" w:sz="0" w:space="0" w:color="auto"/>
      </w:divBdr>
    </w:div>
    <w:div w:id="243801380">
      <w:bodyDiv w:val="1"/>
      <w:marLeft w:val="0"/>
      <w:marRight w:val="0"/>
      <w:marTop w:val="0"/>
      <w:marBottom w:val="0"/>
      <w:divBdr>
        <w:top w:val="none" w:sz="0" w:space="0" w:color="auto"/>
        <w:left w:val="none" w:sz="0" w:space="0" w:color="auto"/>
        <w:bottom w:val="none" w:sz="0" w:space="0" w:color="auto"/>
        <w:right w:val="none" w:sz="0" w:space="0" w:color="auto"/>
      </w:divBdr>
    </w:div>
    <w:div w:id="243880459">
      <w:bodyDiv w:val="1"/>
      <w:marLeft w:val="0"/>
      <w:marRight w:val="0"/>
      <w:marTop w:val="0"/>
      <w:marBottom w:val="0"/>
      <w:divBdr>
        <w:top w:val="none" w:sz="0" w:space="0" w:color="auto"/>
        <w:left w:val="none" w:sz="0" w:space="0" w:color="auto"/>
        <w:bottom w:val="none" w:sz="0" w:space="0" w:color="auto"/>
        <w:right w:val="none" w:sz="0" w:space="0" w:color="auto"/>
      </w:divBdr>
    </w:div>
    <w:div w:id="243883222">
      <w:bodyDiv w:val="1"/>
      <w:marLeft w:val="0"/>
      <w:marRight w:val="0"/>
      <w:marTop w:val="0"/>
      <w:marBottom w:val="0"/>
      <w:divBdr>
        <w:top w:val="none" w:sz="0" w:space="0" w:color="auto"/>
        <w:left w:val="none" w:sz="0" w:space="0" w:color="auto"/>
        <w:bottom w:val="none" w:sz="0" w:space="0" w:color="auto"/>
        <w:right w:val="none" w:sz="0" w:space="0" w:color="auto"/>
      </w:divBdr>
    </w:div>
    <w:div w:id="243883444">
      <w:bodyDiv w:val="1"/>
      <w:marLeft w:val="0"/>
      <w:marRight w:val="0"/>
      <w:marTop w:val="0"/>
      <w:marBottom w:val="0"/>
      <w:divBdr>
        <w:top w:val="none" w:sz="0" w:space="0" w:color="auto"/>
        <w:left w:val="none" w:sz="0" w:space="0" w:color="auto"/>
        <w:bottom w:val="none" w:sz="0" w:space="0" w:color="auto"/>
        <w:right w:val="none" w:sz="0" w:space="0" w:color="auto"/>
      </w:divBdr>
    </w:div>
    <w:div w:id="243884729">
      <w:bodyDiv w:val="1"/>
      <w:marLeft w:val="0"/>
      <w:marRight w:val="0"/>
      <w:marTop w:val="0"/>
      <w:marBottom w:val="0"/>
      <w:divBdr>
        <w:top w:val="none" w:sz="0" w:space="0" w:color="auto"/>
        <w:left w:val="none" w:sz="0" w:space="0" w:color="auto"/>
        <w:bottom w:val="none" w:sz="0" w:space="0" w:color="auto"/>
        <w:right w:val="none" w:sz="0" w:space="0" w:color="auto"/>
      </w:divBdr>
    </w:div>
    <w:div w:id="244144915">
      <w:bodyDiv w:val="1"/>
      <w:marLeft w:val="0"/>
      <w:marRight w:val="0"/>
      <w:marTop w:val="0"/>
      <w:marBottom w:val="0"/>
      <w:divBdr>
        <w:top w:val="none" w:sz="0" w:space="0" w:color="auto"/>
        <w:left w:val="none" w:sz="0" w:space="0" w:color="auto"/>
        <w:bottom w:val="none" w:sz="0" w:space="0" w:color="auto"/>
        <w:right w:val="none" w:sz="0" w:space="0" w:color="auto"/>
      </w:divBdr>
    </w:div>
    <w:div w:id="244189786">
      <w:bodyDiv w:val="1"/>
      <w:marLeft w:val="0"/>
      <w:marRight w:val="0"/>
      <w:marTop w:val="0"/>
      <w:marBottom w:val="0"/>
      <w:divBdr>
        <w:top w:val="none" w:sz="0" w:space="0" w:color="auto"/>
        <w:left w:val="none" w:sz="0" w:space="0" w:color="auto"/>
        <w:bottom w:val="none" w:sz="0" w:space="0" w:color="auto"/>
        <w:right w:val="none" w:sz="0" w:space="0" w:color="auto"/>
      </w:divBdr>
    </w:div>
    <w:div w:id="244195155">
      <w:bodyDiv w:val="1"/>
      <w:marLeft w:val="0"/>
      <w:marRight w:val="0"/>
      <w:marTop w:val="0"/>
      <w:marBottom w:val="0"/>
      <w:divBdr>
        <w:top w:val="none" w:sz="0" w:space="0" w:color="auto"/>
        <w:left w:val="none" w:sz="0" w:space="0" w:color="auto"/>
        <w:bottom w:val="none" w:sz="0" w:space="0" w:color="auto"/>
        <w:right w:val="none" w:sz="0" w:space="0" w:color="auto"/>
      </w:divBdr>
    </w:div>
    <w:div w:id="244268076">
      <w:bodyDiv w:val="1"/>
      <w:marLeft w:val="0"/>
      <w:marRight w:val="0"/>
      <w:marTop w:val="0"/>
      <w:marBottom w:val="0"/>
      <w:divBdr>
        <w:top w:val="none" w:sz="0" w:space="0" w:color="auto"/>
        <w:left w:val="none" w:sz="0" w:space="0" w:color="auto"/>
        <w:bottom w:val="none" w:sz="0" w:space="0" w:color="auto"/>
        <w:right w:val="none" w:sz="0" w:space="0" w:color="auto"/>
      </w:divBdr>
    </w:div>
    <w:div w:id="244269292">
      <w:bodyDiv w:val="1"/>
      <w:marLeft w:val="0"/>
      <w:marRight w:val="0"/>
      <w:marTop w:val="0"/>
      <w:marBottom w:val="0"/>
      <w:divBdr>
        <w:top w:val="none" w:sz="0" w:space="0" w:color="auto"/>
        <w:left w:val="none" w:sz="0" w:space="0" w:color="auto"/>
        <w:bottom w:val="none" w:sz="0" w:space="0" w:color="auto"/>
        <w:right w:val="none" w:sz="0" w:space="0" w:color="auto"/>
      </w:divBdr>
    </w:div>
    <w:div w:id="244346442">
      <w:bodyDiv w:val="1"/>
      <w:marLeft w:val="0"/>
      <w:marRight w:val="0"/>
      <w:marTop w:val="0"/>
      <w:marBottom w:val="0"/>
      <w:divBdr>
        <w:top w:val="none" w:sz="0" w:space="0" w:color="auto"/>
        <w:left w:val="none" w:sz="0" w:space="0" w:color="auto"/>
        <w:bottom w:val="none" w:sz="0" w:space="0" w:color="auto"/>
        <w:right w:val="none" w:sz="0" w:space="0" w:color="auto"/>
      </w:divBdr>
    </w:div>
    <w:div w:id="244455432">
      <w:bodyDiv w:val="1"/>
      <w:marLeft w:val="0"/>
      <w:marRight w:val="0"/>
      <w:marTop w:val="0"/>
      <w:marBottom w:val="0"/>
      <w:divBdr>
        <w:top w:val="none" w:sz="0" w:space="0" w:color="auto"/>
        <w:left w:val="none" w:sz="0" w:space="0" w:color="auto"/>
        <w:bottom w:val="none" w:sz="0" w:space="0" w:color="auto"/>
        <w:right w:val="none" w:sz="0" w:space="0" w:color="auto"/>
      </w:divBdr>
    </w:div>
    <w:div w:id="244458337">
      <w:bodyDiv w:val="1"/>
      <w:marLeft w:val="0"/>
      <w:marRight w:val="0"/>
      <w:marTop w:val="0"/>
      <w:marBottom w:val="0"/>
      <w:divBdr>
        <w:top w:val="none" w:sz="0" w:space="0" w:color="auto"/>
        <w:left w:val="none" w:sz="0" w:space="0" w:color="auto"/>
        <w:bottom w:val="none" w:sz="0" w:space="0" w:color="auto"/>
        <w:right w:val="none" w:sz="0" w:space="0" w:color="auto"/>
      </w:divBdr>
    </w:div>
    <w:div w:id="244459429">
      <w:bodyDiv w:val="1"/>
      <w:marLeft w:val="0"/>
      <w:marRight w:val="0"/>
      <w:marTop w:val="0"/>
      <w:marBottom w:val="0"/>
      <w:divBdr>
        <w:top w:val="none" w:sz="0" w:space="0" w:color="auto"/>
        <w:left w:val="none" w:sz="0" w:space="0" w:color="auto"/>
        <w:bottom w:val="none" w:sz="0" w:space="0" w:color="auto"/>
        <w:right w:val="none" w:sz="0" w:space="0" w:color="auto"/>
      </w:divBdr>
    </w:div>
    <w:div w:id="244535788">
      <w:bodyDiv w:val="1"/>
      <w:marLeft w:val="0"/>
      <w:marRight w:val="0"/>
      <w:marTop w:val="0"/>
      <w:marBottom w:val="0"/>
      <w:divBdr>
        <w:top w:val="none" w:sz="0" w:space="0" w:color="auto"/>
        <w:left w:val="none" w:sz="0" w:space="0" w:color="auto"/>
        <w:bottom w:val="none" w:sz="0" w:space="0" w:color="auto"/>
        <w:right w:val="none" w:sz="0" w:space="0" w:color="auto"/>
      </w:divBdr>
    </w:div>
    <w:div w:id="244657128">
      <w:bodyDiv w:val="1"/>
      <w:marLeft w:val="0"/>
      <w:marRight w:val="0"/>
      <w:marTop w:val="0"/>
      <w:marBottom w:val="0"/>
      <w:divBdr>
        <w:top w:val="none" w:sz="0" w:space="0" w:color="auto"/>
        <w:left w:val="none" w:sz="0" w:space="0" w:color="auto"/>
        <w:bottom w:val="none" w:sz="0" w:space="0" w:color="auto"/>
        <w:right w:val="none" w:sz="0" w:space="0" w:color="auto"/>
      </w:divBdr>
    </w:div>
    <w:div w:id="244731678">
      <w:bodyDiv w:val="1"/>
      <w:marLeft w:val="0"/>
      <w:marRight w:val="0"/>
      <w:marTop w:val="0"/>
      <w:marBottom w:val="0"/>
      <w:divBdr>
        <w:top w:val="none" w:sz="0" w:space="0" w:color="auto"/>
        <w:left w:val="none" w:sz="0" w:space="0" w:color="auto"/>
        <w:bottom w:val="none" w:sz="0" w:space="0" w:color="auto"/>
        <w:right w:val="none" w:sz="0" w:space="0" w:color="auto"/>
      </w:divBdr>
    </w:div>
    <w:div w:id="244732512">
      <w:bodyDiv w:val="1"/>
      <w:marLeft w:val="0"/>
      <w:marRight w:val="0"/>
      <w:marTop w:val="0"/>
      <w:marBottom w:val="0"/>
      <w:divBdr>
        <w:top w:val="none" w:sz="0" w:space="0" w:color="auto"/>
        <w:left w:val="none" w:sz="0" w:space="0" w:color="auto"/>
        <w:bottom w:val="none" w:sz="0" w:space="0" w:color="auto"/>
        <w:right w:val="none" w:sz="0" w:space="0" w:color="auto"/>
      </w:divBdr>
    </w:div>
    <w:div w:id="244805865">
      <w:bodyDiv w:val="1"/>
      <w:marLeft w:val="0"/>
      <w:marRight w:val="0"/>
      <w:marTop w:val="0"/>
      <w:marBottom w:val="0"/>
      <w:divBdr>
        <w:top w:val="none" w:sz="0" w:space="0" w:color="auto"/>
        <w:left w:val="none" w:sz="0" w:space="0" w:color="auto"/>
        <w:bottom w:val="none" w:sz="0" w:space="0" w:color="auto"/>
        <w:right w:val="none" w:sz="0" w:space="0" w:color="auto"/>
      </w:divBdr>
    </w:div>
    <w:div w:id="244999744">
      <w:bodyDiv w:val="1"/>
      <w:marLeft w:val="0"/>
      <w:marRight w:val="0"/>
      <w:marTop w:val="0"/>
      <w:marBottom w:val="0"/>
      <w:divBdr>
        <w:top w:val="none" w:sz="0" w:space="0" w:color="auto"/>
        <w:left w:val="none" w:sz="0" w:space="0" w:color="auto"/>
        <w:bottom w:val="none" w:sz="0" w:space="0" w:color="auto"/>
        <w:right w:val="none" w:sz="0" w:space="0" w:color="auto"/>
      </w:divBdr>
    </w:div>
    <w:div w:id="245237104">
      <w:bodyDiv w:val="1"/>
      <w:marLeft w:val="0"/>
      <w:marRight w:val="0"/>
      <w:marTop w:val="0"/>
      <w:marBottom w:val="0"/>
      <w:divBdr>
        <w:top w:val="none" w:sz="0" w:space="0" w:color="auto"/>
        <w:left w:val="none" w:sz="0" w:space="0" w:color="auto"/>
        <w:bottom w:val="none" w:sz="0" w:space="0" w:color="auto"/>
        <w:right w:val="none" w:sz="0" w:space="0" w:color="auto"/>
      </w:divBdr>
    </w:div>
    <w:div w:id="245307391">
      <w:bodyDiv w:val="1"/>
      <w:marLeft w:val="0"/>
      <w:marRight w:val="0"/>
      <w:marTop w:val="0"/>
      <w:marBottom w:val="0"/>
      <w:divBdr>
        <w:top w:val="none" w:sz="0" w:space="0" w:color="auto"/>
        <w:left w:val="none" w:sz="0" w:space="0" w:color="auto"/>
        <w:bottom w:val="none" w:sz="0" w:space="0" w:color="auto"/>
        <w:right w:val="none" w:sz="0" w:space="0" w:color="auto"/>
      </w:divBdr>
    </w:div>
    <w:div w:id="245308793">
      <w:bodyDiv w:val="1"/>
      <w:marLeft w:val="0"/>
      <w:marRight w:val="0"/>
      <w:marTop w:val="0"/>
      <w:marBottom w:val="0"/>
      <w:divBdr>
        <w:top w:val="none" w:sz="0" w:space="0" w:color="auto"/>
        <w:left w:val="none" w:sz="0" w:space="0" w:color="auto"/>
        <w:bottom w:val="none" w:sz="0" w:space="0" w:color="auto"/>
        <w:right w:val="none" w:sz="0" w:space="0" w:color="auto"/>
      </w:divBdr>
    </w:div>
    <w:div w:id="245309995">
      <w:bodyDiv w:val="1"/>
      <w:marLeft w:val="0"/>
      <w:marRight w:val="0"/>
      <w:marTop w:val="0"/>
      <w:marBottom w:val="0"/>
      <w:divBdr>
        <w:top w:val="none" w:sz="0" w:space="0" w:color="auto"/>
        <w:left w:val="none" w:sz="0" w:space="0" w:color="auto"/>
        <w:bottom w:val="none" w:sz="0" w:space="0" w:color="auto"/>
        <w:right w:val="none" w:sz="0" w:space="0" w:color="auto"/>
      </w:divBdr>
    </w:div>
    <w:div w:id="245382111">
      <w:bodyDiv w:val="1"/>
      <w:marLeft w:val="0"/>
      <w:marRight w:val="0"/>
      <w:marTop w:val="0"/>
      <w:marBottom w:val="0"/>
      <w:divBdr>
        <w:top w:val="none" w:sz="0" w:space="0" w:color="auto"/>
        <w:left w:val="none" w:sz="0" w:space="0" w:color="auto"/>
        <w:bottom w:val="none" w:sz="0" w:space="0" w:color="auto"/>
        <w:right w:val="none" w:sz="0" w:space="0" w:color="auto"/>
      </w:divBdr>
    </w:div>
    <w:div w:id="245384640">
      <w:bodyDiv w:val="1"/>
      <w:marLeft w:val="0"/>
      <w:marRight w:val="0"/>
      <w:marTop w:val="0"/>
      <w:marBottom w:val="0"/>
      <w:divBdr>
        <w:top w:val="none" w:sz="0" w:space="0" w:color="auto"/>
        <w:left w:val="none" w:sz="0" w:space="0" w:color="auto"/>
        <w:bottom w:val="none" w:sz="0" w:space="0" w:color="auto"/>
        <w:right w:val="none" w:sz="0" w:space="0" w:color="auto"/>
      </w:divBdr>
    </w:div>
    <w:div w:id="245572584">
      <w:bodyDiv w:val="1"/>
      <w:marLeft w:val="0"/>
      <w:marRight w:val="0"/>
      <w:marTop w:val="0"/>
      <w:marBottom w:val="0"/>
      <w:divBdr>
        <w:top w:val="none" w:sz="0" w:space="0" w:color="auto"/>
        <w:left w:val="none" w:sz="0" w:space="0" w:color="auto"/>
        <w:bottom w:val="none" w:sz="0" w:space="0" w:color="auto"/>
        <w:right w:val="none" w:sz="0" w:space="0" w:color="auto"/>
      </w:divBdr>
    </w:div>
    <w:div w:id="245576773">
      <w:bodyDiv w:val="1"/>
      <w:marLeft w:val="0"/>
      <w:marRight w:val="0"/>
      <w:marTop w:val="0"/>
      <w:marBottom w:val="0"/>
      <w:divBdr>
        <w:top w:val="none" w:sz="0" w:space="0" w:color="auto"/>
        <w:left w:val="none" w:sz="0" w:space="0" w:color="auto"/>
        <w:bottom w:val="none" w:sz="0" w:space="0" w:color="auto"/>
        <w:right w:val="none" w:sz="0" w:space="0" w:color="auto"/>
      </w:divBdr>
    </w:div>
    <w:div w:id="245655439">
      <w:bodyDiv w:val="1"/>
      <w:marLeft w:val="0"/>
      <w:marRight w:val="0"/>
      <w:marTop w:val="0"/>
      <w:marBottom w:val="0"/>
      <w:divBdr>
        <w:top w:val="none" w:sz="0" w:space="0" w:color="auto"/>
        <w:left w:val="none" w:sz="0" w:space="0" w:color="auto"/>
        <w:bottom w:val="none" w:sz="0" w:space="0" w:color="auto"/>
        <w:right w:val="none" w:sz="0" w:space="0" w:color="auto"/>
      </w:divBdr>
    </w:div>
    <w:div w:id="245917321">
      <w:bodyDiv w:val="1"/>
      <w:marLeft w:val="0"/>
      <w:marRight w:val="0"/>
      <w:marTop w:val="0"/>
      <w:marBottom w:val="0"/>
      <w:divBdr>
        <w:top w:val="none" w:sz="0" w:space="0" w:color="auto"/>
        <w:left w:val="none" w:sz="0" w:space="0" w:color="auto"/>
        <w:bottom w:val="none" w:sz="0" w:space="0" w:color="auto"/>
        <w:right w:val="none" w:sz="0" w:space="0" w:color="auto"/>
      </w:divBdr>
    </w:div>
    <w:div w:id="245968290">
      <w:bodyDiv w:val="1"/>
      <w:marLeft w:val="0"/>
      <w:marRight w:val="0"/>
      <w:marTop w:val="0"/>
      <w:marBottom w:val="0"/>
      <w:divBdr>
        <w:top w:val="none" w:sz="0" w:space="0" w:color="auto"/>
        <w:left w:val="none" w:sz="0" w:space="0" w:color="auto"/>
        <w:bottom w:val="none" w:sz="0" w:space="0" w:color="auto"/>
        <w:right w:val="none" w:sz="0" w:space="0" w:color="auto"/>
      </w:divBdr>
    </w:div>
    <w:div w:id="246111472">
      <w:bodyDiv w:val="1"/>
      <w:marLeft w:val="0"/>
      <w:marRight w:val="0"/>
      <w:marTop w:val="0"/>
      <w:marBottom w:val="0"/>
      <w:divBdr>
        <w:top w:val="none" w:sz="0" w:space="0" w:color="auto"/>
        <w:left w:val="none" w:sz="0" w:space="0" w:color="auto"/>
        <w:bottom w:val="none" w:sz="0" w:space="0" w:color="auto"/>
        <w:right w:val="none" w:sz="0" w:space="0" w:color="auto"/>
      </w:divBdr>
    </w:div>
    <w:div w:id="246112355">
      <w:bodyDiv w:val="1"/>
      <w:marLeft w:val="0"/>
      <w:marRight w:val="0"/>
      <w:marTop w:val="0"/>
      <w:marBottom w:val="0"/>
      <w:divBdr>
        <w:top w:val="none" w:sz="0" w:space="0" w:color="auto"/>
        <w:left w:val="none" w:sz="0" w:space="0" w:color="auto"/>
        <w:bottom w:val="none" w:sz="0" w:space="0" w:color="auto"/>
        <w:right w:val="none" w:sz="0" w:space="0" w:color="auto"/>
      </w:divBdr>
    </w:div>
    <w:div w:id="246116340">
      <w:bodyDiv w:val="1"/>
      <w:marLeft w:val="0"/>
      <w:marRight w:val="0"/>
      <w:marTop w:val="0"/>
      <w:marBottom w:val="0"/>
      <w:divBdr>
        <w:top w:val="none" w:sz="0" w:space="0" w:color="auto"/>
        <w:left w:val="none" w:sz="0" w:space="0" w:color="auto"/>
        <w:bottom w:val="none" w:sz="0" w:space="0" w:color="auto"/>
        <w:right w:val="none" w:sz="0" w:space="0" w:color="auto"/>
      </w:divBdr>
    </w:div>
    <w:div w:id="246308240">
      <w:bodyDiv w:val="1"/>
      <w:marLeft w:val="0"/>
      <w:marRight w:val="0"/>
      <w:marTop w:val="0"/>
      <w:marBottom w:val="0"/>
      <w:divBdr>
        <w:top w:val="none" w:sz="0" w:space="0" w:color="auto"/>
        <w:left w:val="none" w:sz="0" w:space="0" w:color="auto"/>
        <w:bottom w:val="none" w:sz="0" w:space="0" w:color="auto"/>
        <w:right w:val="none" w:sz="0" w:space="0" w:color="auto"/>
      </w:divBdr>
    </w:div>
    <w:div w:id="246310046">
      <w:bodyDiv w:val="1"/>
      <w:marLeft w:val="0"/>
      <w:marRight w:val="0"/>
      <w:marTop w:val="0"/>
      <w:marBottom w:val="0"/>
      <w:divBdr>
        <w:top w:val="none" w:sz="0" w:space="0" w:color="auto"/>
        <w:left w:val="none" w:sz="0" w:space="0" w:color="auto"/>
        <w:bottom w:val="none" w:sz="0" w:space="0" w:color="auto"/>
        <w:right w:val="none" w:sz="0" w:space="0" w:color="auto"/>
      </w:divBdr>
    </w:div>
    <w:div w:id="246425575">
      <w:bodyDiv w:val="1"/>
      <w:marLeft w:val="0"/>
      <w:marRight w:val="0"/>
      <w:marTop w:val="0"/>
      <w:marBottom w:val="0"/>
      <w:divBdr>
        <w:top w:val="none" w:sz="0" w:space="0" w:color="auto"/>
        <w:left w:val="none" w:sz="0" w:space="0" w:color="auto"/>
        <w:bottom w:val="none" w:sz="0" w:space="0" w:color="auto"/>
        <w:right w:val="none" w:sz="0" w:space="0" w:color="auto"/>
      </w:divBdr>
    </w:div>
    <w:div w:id="246496578">
      <w:bodyDiv w:val="1"/>
      <w:marLeft w:val="0"/>
      <w:marRight w:val="0"/>
      <w:marTop w:val="0"/>
      <w:marBottom w:val="0"/>
      <w:divBdr>
        <w:top w:val="none" w:sz="0" w:space="0" w:color="auto"/>
        <w:left w:val="none" w:sz="0" w:space="0" w:color="auto"/>
        <w:bottom w:val="none" w:sz="0" w:space="0" w:color="auto"/>
        <w:right w:val="none" w:sz="0" w:space="0" w:color="auto"/>
      </w:divBdr>
    </w:div>
    <w:div w:id="246503395">
      <w:bodyDiv w:val="1"/>
      <w:marLeft w:val="0"/>
      <w:marRight w:val="0"/>
      <w:marTop w:val="0"/>
      <w:marBottom w:val="0"/>
      <w:divBdr>
        <w:top w:val="none" w:sz="0" w:space="0" w:color="auto"/>
        <w:left w:val="none" w:sz="0" w:space="0" w:color="auto"/>
        <w:bottom w:val="none" w:sz="0" w:space="0" w:color="auto"/>
        <w:right w:val="none" w:sz="0" w:space="0" w:color="auto"/>
      </w:divBdr>
    </w:div>
    <w:div w:id="246546708">
      <w:bodyDiv w:val="1"/>
      <w:marLeft w:val="0"/>
      <w:marRight w:val="0"/>
      <w:marTop w:val="0"/>
      <w:marBottom w:val="0"/>
      <w:divBdr>
        <w:top w:val="none" w:sz="0" w:space="0" w:color="auto"/>
        <w:left w:val="none" w:sz="0" w:space="0" w:color="auto"/>
        <w:bottom w:val="none" w:sz="0" w:space="0" w:color="auto"/>
        <w:right w:val="none" w:sz="0" w:space="0" w:color="auto"/>
      </w:divBdr>
    </w:div>
    <w:div w:id="246547922">
      <w:bodyDiv w:val="1"/>
      <w:marLeft w:val="0"/>
      <w:marRight w:val="0"/>
      <w:marTop w:val="0"/>
      <w:marBottom w:val="0"/>
      <w:divBdr>
        <w:top w:val="none" w:sz="0" w:space="0" w:color="auto"/>
        <w:left w:val="none" w:sz="0" w:space="0" w:color="auto"/>
        <w:bottom w:val="none" w:sz="0" w:space="0" w:color="auto"/>
        <w:right w:val="none" w:sz="0" w:space="0" w:color="auto"/>
      </w:divBdr>
    </w:div>
    <w:div w:id="247035801">
      <w:bodyDiv w:val="1"/>
      <w:marLeft w:val="0"/>
      <w:marRight w:val="0"/>
      <w:marTop w:val="0"/>
      <w:marBottom w:val="0"/>
      <w:divBdr>
        <w:top w:val="none" w:sz="0" w:space="0" w:color="auto"/>
        <w:left w:val="none" w:sz="0" w:space="0" w:color="auto"/>
        <w:bottom w:val="none" w:sz="0" w:space="0" w:color="auto"/>
        <w:right w:val="none" w:sz="0" w:space="0" w:color="auto"/>
      </w:divBdr>
    </w:div>
    <w:div w:id="247036472">
      <w:bodyDiv w:val="1"/>
      <w:marLeft w:val="0"/>
      <w:marRight w:val="0"/>
      <w:marTop w:val="0"/>
      <w:marBottom w:val="0"/>
      <w:divBdr>
        <w:top w:val="none" w:sz="0" w:space="0" w:color="auto"/>
        <w:left w:val="none" w:sz="0" w:space="0" w:color="auto"/>
        <w:bottom w:val="none" w:sz="0" w:space="0" w:color="auto"/>
        <w:right w:val="none" w:sz="0" w:space="0" w:color="auto"/>
      </w:divBdr>
    </w:div>
    <w:div w:id="247036567">
      <w:bodyDiv w:val="1"/>
      <w:marLeft w:val="0"/>
      <w:marRight w:val="0"/>
      <w:marTop w:val="0"/>
      <w:marBottom w:val="0"/>
      <w:divBdr>
        <w:top w:val="none" w:sz="0" w:space="0" w:color="auto"/>
        <w:left w:val="none" w:sz="0" w:space="0" w:color="auto"/>
        <w:bottom w:val="none" w:sz="0" w:space="0" w:color="auto"/>
        <w:right w:val="none" w:sz="0" w:space="0" w:color="auto"/>
      </w:divBdr>
    </w:div>
    <w:div w:id="247202385">
      <w:bodyDiv w:val="1"/>
      <w:marLeft w:val="0"/>
      <w:marRight w:val="0"/>
      <w:marTop w:val="0"/>
      <w:marBottom w:val="0"/>
      <w:divBdr>
        <w:top w:val="none" w:sz="0" w:space="0" w:color="auto"/>
        <w:left w:val="none" w:sz="0" w:space="0" w:color="auto"/>
        <w:bottom w:val="none" w:sz="0" w:space="0" w:color="auto"/>
        <w:right w:val="none" w:sz="0" w:space="0" w:color="auto"/>
      </w:divBdr>
    </w:div>
    <w:div w:id="247202752">
      <w:bodyDiv w:val="1"/>
      <w:marLeft w:val="0"/>
      <w:marRight w:val="0"/>
      <w:marTop w:val="0"/>
      <w:marBottom w:val="0"/>
      <w:divBdr>
        <w:top w:val="none" w:sz="0" w:space="0" w:color="auto"/>
        <w:left w:val="none" w:sz="0" w:space="0" w:color="auto"/>
        <w:bottom w:val="none" w:sz="0" w:space="0" w:color="auto"/>
        <w:right w:val="none" w:sz="0" w:space="0" w:color="auto"/>
      </w:divBdr>
    </w:div>
    <w:div w:id="247272046">
      <w:bodyDiv w:val="1"/>
      <w:marLeft w:val="0"/>
      <w:marRight w:val="0"/>
      <w:marTop w:val="0"/>
      <w:marBottom w:val="0"/>
      <w:divBdr>
        <w:top w:val="none" w:sz="0" w:space="0" w:color="auto"/>
        <w:left w:val="none" w:sz="0" w:space="0" w:color="auto"/>
        <w:bottom w:val="none" w:sz="0" w:space="0" w:color="auto"/>
        <w:right w:val="none" w:sz="0" w:space="0" w:color="auto"/>
      </w:divBdr>
    </w:div>
    <w:div w:id="247350346">
      <w:bodyDiv w:val="1"/>
      <w:marLeft w:val="0"/>
      <w:marRight w:val="0"/>
      <w:marTop w:val="0"/>
      <w:marBottom w:val="0"/>
      <w:divBdr>
        <w:top w:val="none" w:sz="0" w:space="0" w:color="auto"/>
        <w:left w:val="none" w:sz="0" w:space="0" w:color="auto"/>
        <w:bottom w:val="none" w:sz="0" w:space="0" w:color="auto"/>
        <w:right w:val="none" w:sz="0" w:space="0" w:color="auto"/>
      </w:divBdr>
      <w:divsChild>
        <w:div w:id="38287948">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15050368">
          <w:marLeft w:val="480"/>
          <w:marRight w:val="0"/>
          <w:marTop w:val="0"/>
          <w:marBottom w:val="0"/>
          <w:divBdr>
            <w:top w:val="none" w:sz="0" w:space="0" w:color="auto"/>
            <w:left w:val="none" w:sz="0" w:space="0" w:color="auto"/>
            <w:bottom w:val="none" w:sz="0" w:space="0" w:color="auto"/>
            <w:right w:val="none" w:sz="0" w:space="0" w:color="auto"/>
          </w:divBdr>
        </w:div>
        <w:div w:id="215312901">
          <w:marLeft w:val="480"/>
          <w:marRight w:val="0"/>
          <w:marTop w:val="0"/>
          <w:marBottom w:val="0"/>
          <w:divBdr>
            <w:top w:val="none" w:sz="0" w:space="0" w:color="auto"/>
            <w:left w:val="none" w:sz="0" w:space="0" w:color="auto"/>
            <w:bottom w:val="none" w:sz="0" w:space="0" w:color="auto"/>
            <w:right w:val="none" w:sz="0" w:space="0" w:color="auto"/>
          </w:divBdr>
        </w:div>
        <w:div w:id="273367080">
          <w:marLeft w:val="480"/>
          <w:marRight w:val="0"/>
          <w:marTop w:val="0"/>
          <w:marBottom w:val="0"/>
          <w:divBdr>
            <w:top w:val="none" w:sz="0" w:space="0" w:color="auto"/>
            <w:left w:val="none" w:sz="0" w:space="0" w:color="auto"/>
            <w:bottom w:val="none" w:sz="0" w:space="0" w:color="auto"/>
            <w:right w:val="none" w:sz="0" w:space="0" w:color="auto"/>
          </w:divBdr>
        </w:div>
        <w:div w:id="277640346">
          <w:marLeft w:val="480"/>
          <w:marRight w:val="0"/>
          <w:marTop w:val="0"/>
          <w:marBottom w:val="0"/>
          <w:divBdr>
            <w:top w:val="none" w:sz="0" w:space="0" w:color="auto"/>
            <w:left w:val="none" w:sz="0" w:space="0" w:color="auto"/>
            <w:bottom w:val="none" w:sz="0" w:space="0" w:color="auto"/>
            <w:right w:val="none" w:sz="0" w:space="0" w:color="auto"/>
          </w:divBdr>
        </w:div>
        <w:div w:id="287786102">
          <w:marLeft w:val="480"/>
          <w:marRight w:val="0"/>
          <w:marTop w:val="0"/>
          <w:marBottom w:val="0"/>
          <w:divBdr>
            <w:top w:val="none" w:sz="0" w:space="0" w:color="auto"/>
            <w:left w:val="none" w:sz="0" w:space="0" w:color="auto"/>
            <w:bottom w:val="none" w:sz="0" w:space="0" w:color="auto"/>
            <w:right w:val="none" w:sz="0" w:space="0" w:color="auto"/>
          </w:divBdr>
        </w:div>
        <w:div w:id="294411820">
          <w:marLeft w:val="480"/>
          <w:marRight w:val="0"/>
          <w:marTop w:val="0"/>
          <w:marBottom w:val="0"/>
          <w:divBdr>
            <w:top w:val="none" w:sz="0" w:space="0" w:color="auto"/>
            <w:left w:val="none" w:sz="0" w:space="0" w:color="auto"/>
            <w:bottom w:val="none" w:sz="0" w:space="0" w:color="auto"/>
            <w:right w:val="none" w:sz="0" w:space="0" w:color="auto"/>
          </w:divBdr>
        </w:div>
        <w:div w:id="350495667">
          <w:marLeft w:val="480"/>
          <w:marRight w:val="0"/>
          <w:marTop w:val="0"/>
          <w:marBottom w:val="0"/>
          <w:divBdr>
            <w:top w:val="none" w:sz="0" w:space="0" w:color="auto"/>
            <w:left w:val="none" w:sz="0" w:space="0" w:color="auto"/>
            <w:bottom w:val="none" w:sz="0" w:space="0" w:color="auto"/>
            <w:right w:val="none" w:sz="0" w:space="0" w:color="auto"/>
          </w:divBdr>
        </w:div>
        <w:div w:id="364722466">
          <w:marLeft w:val="480"/>
          <w:marRight w:val="0"/>
          <w:marTop w:val="0"/>
          <w:marBottom w:val="0"/>
          <w:divBdr>
            <w:top w:val="none" w:sz="0" w:space="0" w:color="auto"/>
            <w:left w:val="none" w:sz="0" w:space="0" w:color="auto"/>
            <w:bottom w:val="none" w:sz="0" w:space="0" w:color="auto"/>
            <w:right w:val="none" w:sz="0" w:space="0" w:color="auto"/>
          </w:divBdr>
        </w:div>
        <w:div w:id="411658441">
          <w:marLeft w:val="480"/>
          <w:marRight w:val="0"/>
          <w:marTop w:val="0"/>
          <w:marBottom w:val="0"/>
          <w:divBdr>
            <w:top w:val="none" w:sz="0" w:space="0" w:color="auto"/>
            <w:left w:val="none" w:sz="0" w:space="0" w:color="auto"/>
            <w:bottom w:val="none" w:sz="0" w:space="0" w:color="auto"/>
            <w:right w:val="none" w:sz="0" w:space="0" w:color="auto"/>
          </w:divBdr>
        </w:div>
        <w:div w:id="490869231">
          <w:marLeft w:val="480"/>
          <w:marRight w:val="0"/>
          <w:marTop w:val="0"/>
          <w:marBottom w:val="0"/>
          <w:divBdr>
            <w:top w:val="none" w:sz="0" w:space="0" w:color="auto"/>
            <w:left w:val="none" w:sz="0" w:space="0" w:color="auto"/>
            <w:bottom w:val="none" w:sz="0" w:space="0" w:color="auto"/>
            <w:right w:val="none" w:sz="0" w:space="0" w:color="auto"/>
          </w:divBdr>
        </w:div>
        <w:div w:id="495654776">
          <w:marLeft w:val="480"/>
          <w:marRight w:val="0"/>
          <w:marTop w:val="0"/>
          <w:marBottom w:val="0"/>
          <w:divBdr>
            <w:top w:val="none" w:sz="0" w:space="0" w:color="auto"/>
            <w:left w:val="none" w:sz="0" w:space="0" w:color="auto"/>
            <w:bottom w:val="none" w:sz="0" w:space="0" w:color="auto"/>
            <w:right w:val="none" w:sz="0" w:space="0" w:color="auto"/>
          </w:divBdr>
        </w:div>
        <w:div w:id="515197625">
          <w:marLeft w:val="480"/>
          <w:marRight w:val="0"/>
          <w:marTop w:val="0"/>
          <w:marBottom w:val="0"/>
          <w:divBdr>
            <w:top w:val="none" w:sz="0" w:space="0" w:color="auto"/>
            <w:left w:val="none" w:sz="0" w:space="0" w:color="auto"/>
            <w:bottom w:val="none" w:sz="0" w:space="0" w:color="auto"/>
            <w:right w:val="none" w:sz="0" w:space="0" w:color="auto"/>
          </w:divBdr>
        </w:div>
        <w:div w:id="591283129">
          <w:marLeft w:val="480"/>
          <w:marRight w:val="0"/>
          <w:marTop w:val="0"/>
          <w:marBottom w:val="0"/>
          <w:divBdr>
            <w:top w:val="none" w:sz="0" w:space="0" w:color="auto"/>
            <w:left w:val="none" w:sz="0" w:space="0" w:color="auto"/>
            <w:bottom w:val="none" w:sz="0" w:space="0" w:color="auto"/>
            <w:right w:val="none" w:sz="0" w:space="0" w:color="auto"/>
          </w:divBdr>
        </w:div>
        <w:div w:id="639070629">
          <w:marLeft w:val="480"/>
          <w:marRight w:val="0"/>
          <w:marTop w:val="0"/>
          <w:marBottom w:val="0"/>
          <w:divBdr>
            <w:top w:val="none" w:sz="0" w:space="0" w:color="auto"/>
            <w:left w:val="none" w:sz="0" w:space="0" w:color="auto"/>
            <w:bottom w:val="none" w:sz="0" w:space="0" w:color="auto"/>
            <w:right w:val="none" w:sz="0" w:space="0" w:color="auto"/>
          </w:divBdr>
        </w:div>
        <w:div w:id="731468188">
          <w:marLeft w:val="480"/>
          <w:marRight w:val="0"/>
          <w:marTop w:val="0"/>
          <w:marBottom w:val="0"/>
          <w:divBdr>
            <w:top w:val="none" w:sz="0" w:space="0" w:color="auto"/>
            <w:left w:val="none" w:sz="0" w:space="0" w:color="auto"/>
            <w:bottom w:val="none" w:sz="0" w:space="0" w:color="auto"/>
            <w:right w:val="none" w:sz="0" w:space="0" w:color="auto"/>
          </w:divBdr>
        </w:div>
        <w:div w:id="758599529">
          <w:marLeft w:val="480"/>
          <w:marRight w:val="0"/>
          <w:marTop w:val="0"/>
          <w:marBottom w:val="0"/>
          <w:divBdr>
            <w:top w:val="none" w:sz="0" w:space="0" w:color="auto"/>
            <w:left w:val="none" w:sz="0" w:space="0" w:color="auto"/>
            <w:bottom w:val="none" w:sz="0" w:space="0" w:color="auto"/>
            <w:right w:val="none" w:sz="0" w:space="0" w:color="auto"/>
          </w:divBdr>
        </w:div>
        <w:div w:id="791703983">
          <w:marLeft w:val="480"/>
          <w:marRight w:val="0"/>
          <w:marTop w:val="0"/>
          <w:marBottom w:val="0"/>
          <w:divBdr>
            <w:top w:val="none" w:sz="0" w:space="0" w:color="auto"/>
            <w:left w:val="none" w:sz="0" w:space="0" w:color="auto"/>
            <w:bottom w:val="none" w:sz="0" w:space="0" w:color="auto"/>
            <w:right w:val="none" w:sz="0" w:space="0" w:color="auto"/>
          </w:divBdr>
        </w:div>
        <w:div w:id="807090882">
          <w:marLeft w:val="480"/>
          <w:marRight w:val="0"/>
          <w:marTop w:val="0"/>
          <w:marBottom w:val="0"/>
          <w:divBdr>
            <w:top w:val="none" w:sz="0" w:space="0" w:color="auto"/>
            <w:left w:val="none" w:sz="0" w:space="0" w:color="auto"/>
            <w:bottom w:val="none" w:sz="0" w:space="0" w:color="auto"/>
            <w:right w:val="none" w:sz="0" w:space="0" w:color="auto"/>
          </w:divBdr>
        </w:div>
        <w:div w:id="914120698">
          <w:marLeft w:val="480"/>
          <w:marRight w:val="0"/>
          <w:marTop w:val="0"/>
          <w:marBottom w:val="0"/>
          <w:divBdr>
            <w:top w:val="none" w:sz="0" w:space="0" w:color="auto"/>
            <w:left w:val="none" w:sz="0" w:space="0" w:color="auto"/>
            <w:bottom w:val="none" w:sz="0" w:space="0" w:color="auto"/>
            <w:right w:val="none" w:sz="0" w:space="0" w:color="auto"/>
          </w:divBdr>
        </w:div>
      </w:divsChild>
    </w:div>
    <w:div w:id="247538392">
      <w:bodyDiv w:val="1"/>
      <w:marLeft w:val="0"/>
      <w:marRight w:val="0"/>
      <w:marTop w:val="0"/>
      <w:marBottom w:val="0"/>
      <w:divBdr>
        <w:top w:val="none" w:sz="0" w:space="0" w:color="auto"/>
        <w:left w:val="none" w:sz="0" w:space="0" w:color="auto"/>
        <w:bottom w:val="none" w:sz="0" w:space="0" w:color="auto"/>
        <w:right w:val="none" w:sz="0" w:space="0" w:color="auto"/>
      </w:divBdr>
    </w:div>
    <w:div w:id="247660757">
      <w:bodyDiv w:val="1"/>
      <w:marLeft w:val="0"/>
      <w:marRight w:val="0"/>
      <w:marTop w:val="0"/>
      <w:marBottom w:val="0"/>
      <w:divBdr>
        <w:top w:val="none" w:sz="0" w:space="0" w:color="auto"/>
        <w:left w:val="none" w:sz="0" w:space="0" w:color="auto"/>
        <w:bottom w:val="none" w:sz="0" w:space="0" w:color="auto"/>
        <w:right w:val="none" w:sz="0" w:space="0" w:color="auto"/>
      </w:divBdr>
    </w:div>
    <w:div w:id="247663986">
      <w:bodyDiv w:val="1"/>
      <w:marLeft w:val="0"/>
      <w:marRight w:val="0"/>
      <w:marTop w:val="0"/>
      <w:marBottom w:val="0"/>
      <w:divBdr>
        <w:top w:val="none" w:sz="0" w:space="0" w:color="auto"/>
        <w:left w:val="none" w:sz="0" w:space="0" w:color="auto"/>
        <w:bottom w:val="none" w:sz="0" w:space="0" w:color="auto"/>
        <w:right w:val="none" w:sz="0" w:space="0" w:color="auto"/>
      </w:divBdr>
    </w:div>
    <w:div w:id="248006674">
      <w:bodyDiv w:val="1"/>
      <w:marLeft w:val="0"/>
      <w:marRight w:val="0"/>
      <w:marTop w:val="0"/>
      <w:marBottom w:val="0"/>
      <w:divBdr>
        <w:top w:val="none" w:sz="0" w:space="0" w:color="auto"/>
        <w:left w:val="none" w:sz="0" w:space="0" w:color="auto"/>
        <w:bottom w:val="none" w:sz="0" w:space="0" w:color="auto"/>
        <w:right w:val="none" w:sz="0" w:space="0" w:color="auto"/>
      </w:divBdr>
    </w:div>
    <w:div w:id="248075903">
      <w:bodyDiv w:val="1"/>
      <w:marLeft w:val="0"/>
      <w:marRight w:val="0"/>
      <w:marTop w:val="0"/>
      <w:marBottom w:val="0"/>
      <w:divBdr>
        <w:top w:val="none" w:sz="0" w:space="0" w:color="auto"/>
        <w:left w:val="none" w:sz="0" w:space="0" w:color="auto"/>
        <w:bottom w:val="none" w:sz="0" w:space="0" w:color="auto"/>
        <w:right w:val="none" w:sz="0" w:space="0" w:color="auto"/>
      </w:divBdr>
    </w:div>
    <w:div w:id="248123066">
      <w:bodyDiv w:val="1"/>
      <w:marLeft w:val="0"/>
      <w:marRight w:val="0"/>
      <w:marTop w:val="0"/>
      <w:marBottom w:val="0"/>
      <w:divBdr>
        <w:top w:val="none" w:sz="0" w:space="0" w:color="auto"/>
        <w:left w:val="none" w:sz="0" w:space="0" w:color="auto"/>
        <w:bottom w:val="none" w:sz="0" w:space="0" w:color="auto"/>
        <w:right w:val="none" w:sz="0" w:space="0" w:color="auto"/>
      </w:divBdr>
    </w:div>
    <w:div w:id="248126291">
      <w:bodyDiv w:val="1"/>
      <w:marLeft w:val="0"/>
      <w:marRight w:val="0"/>
      <w:marTop w:val="0"/>
      <w:marBottom w:val="0"/>
      <w:divBdr>
        <w:top w:val="none" w:sz="0" w:space="0" w:color="auto"/>
        <w:left w:val="none" w:sz="0" w:space="0" w:color="auto"/>
        <w:bottom w:val="none" w:sz="0" w:space="0" w:color="auto"/>
        <w:right w:val="none" w:sz="0" w:space="0" w:color="auto"/>
      </w:divBdr>
    </w:div>
    <w:div w:id="248198228">
      <w:bodyDiv w:val="1"/>
      <w:marLeft w:val="0"/>
      <w:marRight w:val="0"/>
      <w:marTop w:val="0"/>
      <w:marBottom w:val="0"/>
      <w:divBdr>
        <w:top w:val="none" w:sz="0" w:space="0" w:color="auto"/>
        <w:left w:val="none" w:sz="0" w:space="0" w:color="auto"/>
        <w:bottom w:val="none" w:sz="0" w:space="0" w:color="auto"/>
        <w:right w:val="none" w:sz="0" w:space="0" w:color="auto"/>
      </w:divBdr>
    </w:div>
    <w:div w:id="248272427">
      <w:bodyDiv w:val="1"/>
      <w:marLeft w:val="0"/>
      <w:marRight w:val="0"/>
      <w:marTop w:val="0"/>
      <w:marBottom w:val="0"/>
      <w:divBdr>
        <w:top w:val="none" w:sz="0" w:space="0" w:color="auto"/>
        <w:left w:val="none" w:sz="0" w:space="0" w:color="auto"/>
        <w:bottom w:val="none" w:sz="0" w:space="0" w:color="auto"/>
        <w:right w:val="none" w:sz="0" w:space="0" w:color="auto"/>
      </w:divBdr>
    </w:div>
    <w:div w:id="248389209">
      <w:bodyDiv w:val="1"/>
      <w:marLeft w:val="0"/>
      <w:marRight w:val="0"/>
      <w:marTop w:val="0"/>
      <w:marBottom w:val="0"/>
      <w:divBdr>
        <w:top w:val="none" w:sz="0" w:space="0" w:color="auto"/>
        <w:left w:val="none" w:sz="0" w:space="0" w:color="auto"/>
        <w:bottom w:val="none" w:sz="0" w:space="0" w:color="auto"/>
        <w:right w:val="none" w:sz="0" w:space="0" w:color="auto"/>
      </w:divBdr>
    </w:div>
    <w:div w:id="248392121">
      <w:bodyDiv w:val="1"/>
      <w:marLeft w:val="0"/>
      <w:marRight w:val="0"/>
      <w:marTop w:val="0"/>
      <w:marBottom w:val="0"/>
      <w:divBdr>
        <w:top w:val="none" w:sz="0" w:space="0" w:color="auto"/>
        <w:left w:val="none" w:sz="0" w:space="0" w:color="auto"/>
        <w:bottom w:val="none" w:sz="0" w:space="0" w:color="auto"/>
        <w:right w:val="none" w:sz="0" w:space="0" w:color="auto"/>
      </w:divBdr>
    </w:div>
    <w:div w:id="248462445">
      <w:bodyDiv w:val="1"/>
      <w:marLeft w:val="0"/>
      <w:marRight w:val="0"/>
      <w:marTop w:val="0"/>
      <w:marBottom w:val="0"/>
      <w:divBdr>
        <w:top w:val="none" w:sz="0" w:space="0" w:color="auto"/>
        <w:left w:val="none" w:sz="0" w:space="0" w:color="auto"/>
        <w:bottom w:val="none" w:sz="0" w:space="0" w:color="auto"/>
        <w:right w:val="none" w:sz="0" w:space="0" w:color="auto"/>
      </w:divBdr>
    </w:div>
    <w:div w:id="248467241">
      <w:bodyDiv w:val="1"/>
      <w:marLeft w:val="0"/>
      <w:marRight w:val="0"/>
      <w:marTop w:val="0"/>
      <w:marBottom w:val="0"/>
      <w:divBdr>
        <w:top w:val="none" w:sz="0" w:space="0" w:color="auto"/>
        <w:left w:val="none" w:sz="0" w:space="0" w:color="auto"/>
        <w:bottom w:val="none" w:sz="0" w:space="0" w:color="auto"/>
        <w:right w:val="none" w:sz="0" w:space="0" w:color="auto"/>
      </w:divBdr>
    </w:div>
    <w:div w:id="248581725">
      <w:bodyDiv w:val="1"/>
      <w:marLeft w:val="0"/>
      <w:marRight w:val="0"/>
      <w:marTop w:val="0"/>
      <w:marBottom w:val="0"/>
      <w:divBdr>
        <w:top w:val="none" w:sz="0" w:space="0" w:color="auto"/>
        <w:left w:val="none" w:sz="0" w:space="0" w:color="auto"/>
        <w:bottom w:val="none" w:sz="0" w:space="0" w:color="auto"/>
        <w:right w:val="none" w:sz="0" w:space="0" w:color="auto"/>
      </w:divBdr>
    </w:div>
    <w:div w:id="248582550">
      <w:bodyDiv w:val="1"/>
      <w:marLeft w:val="0"/>
      <w:marRight w:val="0"/>
      <w:marTop w:val="0"/>
      <w:marBottom w:val="0"/>
      <w:divBdr>
        <w:top w:val="none" w:sz="0" w:space="0" w:color="auto"/>
        <w:left w:val="none" w:sz="0" w:space="0" w:color="auto"/>
        <w:bottom w:val="none" w:sz="0" w:space="0" w:color="auto"/>
        <w:right w:val="none" w:sz="0" w:space="0" w:color="auto"/>
      </w:divBdr>
    </w:div>
    <w:div w:id="248655915">
      <w:bodyDiv w:val="1"/>
      <w:marLeft w:val="0"/>
      <w:marRight w:val="0"/>
      <w:marTop w:val="0"/>
      <w:marBottom w:val="0"/>
      <w:divBdr>
        <w:top w:val="none" w:sz="0" w:space="0" w:color="auto"/>
        <w:left w:val="none" w:sz="0" w:space="0" w:color="auto"/>
        <w:bottom w:val="none" w:sz="0" w:space="0" w:color="auto"/>
        <w:right w:val="none" w:sz="0" w:space="0" w:color="auto"/>
      </w:divBdr>
    </w:div>
    <w:div w:id="248775067">
      <w:bodyDiv w:val="1"/>
      <w:marLeft w:val="0"/>
      <w:marRight w:val="0"/>
      <w:marTop w:val="0"/>
      <w:marBottom w:val="0"/>
      <w:divBdr>
        <w:top w:val="none" w:sz="0" w:space="0" w:color="auto"/>
        <w:left w:val="none" w:sz="0" w:space="0" w:color="auto"/>
        <w:bottom w:val="none" w:sz="0" w:space="0" w:color="auto"/>
        <w:right w:val="none" w:sz="0" w:space="0" w:color="auto"/>
      </w:divBdr>
    </w:div>
    <w:div w:id="248853210">
      <w:bodyDiv w:val="1"/>
      <w:marLeft w:val="0"/>
      <w:marRight w:val="0"/>
      <w:marTop w:val="0"/>
      <w:marBottom w:val="0"/>
      <w:divBdr>
        <w:top w:val="none" w:sz="0" w:space="0" w:color="auto"/>
        <w:left w:val="none" w:sz="0" w:space="0" w:color="auto"/>
        <w:bottom w:val="none" w:sz="0" w:space="0" w:color="auto"/>
        <w:right w:val="none" w:sz="0" w:space="0" w:color="auto"/>
      </w:divBdr>
    </w:div>
    <w:div w:id="248929454">
      <w:bodyDiv w:val="1"/>
      <w:marLeft w:val="0"/>
      <w:marRight w:val="0"/>
      <w:marTop w:val="0"/>
      <w:marBottom w:val="0"/>
      <w:divBdr>
        <w:top w:val="none" w:sz="0" w:space="0" w:color="auto"/>
        <w:left w:val="none" w:sz="0" w:space="0" w:color="auto"/>
        <w:bottom w:val="none" w:sz="0" w:space="0" w:color="auto"/>
        <w:right w:val="none" w:sz="0" w:space="0" w:color="auto"/>
      </w:divBdr>
    </w:div>
    <w:div w:id="248973089">
      <w:bodyDiv w:val="1"/>
      <w:marLeft w:val="0"/>
      <w:marRight w:val="0"/>
      <w:marTop w:val="0"/>
      <w:marBottom w:val="0"/>
      <w:divBdr>
        <w:top w:val="none" w:sz="0" w:space="0" w:color="auto"/>
        <w:left w:val="none" w:sz="0" w:space="0" w:color="auto"/>
        <w:bottom w:val="none" w:sz="0" w:space="0" w:color="auto"/>
        <w:right w:val="none" w:sz="0" w:space="0" w:color="auto"/>
      </w:divBdr>
    </w:div>
    <w:div w:id="249043954">
      <w:bodyDiv w:val="1"/>
      <w:marLeft w:val="0"/>
      <w:marRight w:val="0"/>
      <w:marTop w:val="0"/>
      <w:marBottom w:val="0"/>
      <w:divBdr>
        <w:top w:val="none" w:sz="0" w:space="0" w:color="auto"/>
        <w:left w:val="none" w:sz="0" w:space="0" w:color="auto"/>
        <w:bottom w:val="none" w:sz="0" w:space="0" w:color="auto"/>
        <w:right w:val="none" w:sz="0" w:space="0" w:color="auto"/>
      </w:divBdr>
    </w:div>
    <w:div w:id="249049486">
      <w:bodyDiv w:val="1"/>
      <w:marLeft w:val="0"/>
      <w:marRight w:val="0"/>
      <w:marTop w:val="0"/>
      <w:marBottom w:val="0"/>
      <w:divBdr>
        <w:top w:val="none" w:sz="0" w:space="0" w:color="auto"/>
        <w:left w:val="none" w:sz="0" w:space="0" w:color="auto"/>
        <w:bottom w:val="none" w:sz="0" w:space="0" w:color="auto"/>
        <w:right w:val="none" w:sz="0" w:space="0" w:color="auto"/>
      </w:divBdr>
    </w:div>
    <w:div w:id="249051697">
      <w:bodyDiv w:val="1"/>
      <w:marLeft w:val="0"/>
      <w:marRight w:val="0"/>
      <w:marTop w:val="0"/>
      <w:marBottom w:val="0"/>
      <w:divBdr>
        <w:top w:val="none" w:sz="0" w:space="0" w:color="auto"/>
        <w:left w:val="none" w:sz="0" w:space="0" w:color="auto"/>
        <w:bottom w:val="none" w:sz="0" w:space="0" w:color="auto"/>
        <w:right w:val="none" w:sz="0" w:space="0" w:color="auto"/>
      </w:divBdr>
    </w:div>
    <w:div w:id="249197368">
      <w:bodyDiv w:val="1"/>
      <w:marLeft w:val="0"/>
      <w:marRight w:val="0"/>
      <w:marTop w:val="0"/>
      <w:marBottom w:val="0"/>
      <w:divBdr>
        <w:top w:val="none" w:sz="0" w:space="0" w:color="auto"/>
        <w:left w:val="none" w:sz="0" w:space="0" w:color="auto"/>
        <w:bottom w:val="none" w:sz="0" w:space="0" w:color="auto"/>
        <w:right w:val="none" w:sz="0" w:space="0" w:color="auto"/>
      </w:divBdr>
    </w:div>
    <w:div w:id="249236420">
      <w:bodyDiv w:val="1"/>
      <w:marLeft w:val="0"/>
      <w:marRight w:val="0"/>
      <w:marTop w:val="0"/>
      <w:marBottom w:val="0"/>
      <w:divBdr>
        <w:top w:val="none" w:sz="0" w:space="0" w:color="auto"/>
        <w:left w:val="none" w:sz="0" w:space="0" w:color="auto"/>
        <w:bottom w:val="none" w:sz="0" w:space="0" w:color="auto"/>
        <w:right w:val="none" w:sz="0" w:space="0" w:color="auto"/>
      </w:divBdr>
    </w:div>
    <w:div w:id="249238202">
      <w:bodyDiv w:val="1"/>
      <w:marLeft w:val="0"/>
      <w:marRight w:val="0"/>
      <w:marTop w:val="0"/>
      <w:marBottom w:val="0"/>
      <w:divBdr>
        <w:top w:val="none" w:sz="0" w:space="0" w:color="auto"/>
        <w:left w:val="none" w:sz="0" w:space="0" w:color="auto"/>
        <w:bottom w:val="none" w:sz="0" w:space="0" w:color="auto"/>
        <w:right w:val="none" w:sz="0" w:space="0" w:color="auto"/>
      </w:divBdr>
    </w:div>
    <w:div w:id="249239934">
      <w:bodyDiv w:val="1"/>
      <w:marLeft w:val="0"/>
      <w:marRight w:val="0"/>
      <w:marTop w:val="0"/>
      <w:marBottom w:val="0"/>
      <w:divBdr>
        <w:top w:val="none" w:sz="0" w:space="0" w:color="auto"/>
        <w:left w:val="none" w:sz="0" w:space="0" w:color="auto"/>
        <w:bottom w:val="none" w:sz="0" w:space="0" w:color="auto"/>
        <w:right w:val="none" w:sz="0" w:space="0" w:color="auto"/>
      </w:divBdr>
    </w:div>
    <w:div w:id="249320011">
      <w:bodyDiv w:val="1"/>
      <w:marLeft w:val="0"/>
      <w:marRight w:val="0"/>
      <w:marTop w:val="0"/>
      <w:marBottom w:val="0"/>
      <w:divBdr>
        <w:top w:val="none" w:sz="0" w:space="0" w:color="auto"/>
        <w:left w:val="none" w:sz="0" w:space="0" w:color="auto"/>
        <w:bottom w:val="none" w:sz="0" w:space="0" w:color="auto"/>
        <w:right w:val="none" w:sz="0" w:space="0" w:color="auto"/>
      </w:divBdr>
    </w:div>
    <w:div w:id="249431299">
      <w:bodyDiv w:val="1"/>
      <w:marLeft w:val="0"/>
      <w:marRight w:val="0"/>
      <w:marTop w:val="0"/>
      <w:marBottom w:val="0"/>
      <w:divBdr>
        <w:top w:val="none" w:sz="0" w:space="0" w:color="auto"/>
        <w:left w:val="none" w:sz="0" w:space="0" w:color="auto"/>
        <w:bottom w:val="none" w:sz="0" w:space="0" w:color="auto"/>
        <w:right w:val="none" w:sz="0" w:space="0" w:color="auto"/>
      </w:divBdr>
    </w:div>
    <w:div w:id="249508776">
      <w:bodyDiv w:val="1"/>
      <w:marLeft w:val="0"/>
      <w:marRight w:val="0"/>
      <w:marTop w:val="0"/>
      <w:marBottom w:val="0"/>
      <w:divBdr>
        <w:top w:val="none" w:sz="0" w:space="0" w:color="auto"/>
        <w:left w:val="none" w:sz="0" w:space="0" w:color="auto"/>
        <w:bottom w:val="none" w:sz="0" w:space="0" w:color="auto"/>
        <w:right w:val="none" w:sz="0" w:space="0" w:color="auto"/>
      </w:divBdr>
    </w:div>
    <w:div w:id="249583322">
      <w:bodyDiv w:val="1"/>
      <w:marLeft w:val="0"/>
      <w:marRight w:val="0"/>
      <w:marTop w:val="0"/>
      <w:marBottom w:val="0"/>
      <w:divBdr>
        <w:top w:val="none" w:sz="0" w:space="0" w:color="auto"/>
        <w:left w:val="none" w:sz="0" w:space="0" w:color="auto"/>
        <w:bottom w:val="none" w:sz="0" w:space="0" w:color="auto"/>
        <w:right w:val="none" w:sz="0" w:space="0" w:color="auto"/>
      </w:divBdr>
    </w:div>
    <w:div w:id="249703759">
      <w:bodyDiv w:val="1"/>
      <w:marLeft w:val="0"/>
      <w:marRight w:val="0"/>
      <w:marTop w:val="0"/>
      <w:marBottom w:val="0"/>
      <w:divBdr>
        <w:top w:val="none" w:sz="0" w:space="0" w:color="auto"/>
        <w:left w:val="none" w:sz="0" w:space="0" w:color="auto"/>
        <w:bottom w:val="none" w:sz="0" w:space="0" w:color="auto"/>
        <w:right w:val="none" w:sz="0" w:space="0" w:color="auto"/>
      </w:divBdr>
    </w:div>
    <w:div w:id="249852289">
      <w:bodyDiv w:val="1"/>
      <w:marLeft w:val="0"/>
      <w:marRight w:val="0"/>
      <w:marTop w:val="0"/>
      <w:marBottom w:val="0"/>
      <w:divBdr>
        <w:top w:val="none" w:sz="0" w:space="0" w:color="auto"/>
        <w:left w:val="none" w:sz="0" w:space="0" w:color="auto"/>
        <w:bottom w:val="none" w:sz="0" w:space="0" w:color="auto"/>
        <w:right w:val="none" w:sz="0" w:space="0" w:color="auto"/>
      </w:divBdr>
    </w:div>
    <w:div w:id="249896577">
      <w:bodyDiv w:val="1"/>
      <w:marLeft w:val="0"/>
      <w:marRight w:val="0"/>
      <w:marTop w:val="0"/>
      <w:marBottom w:val="0"/>
      <w:divBdr>
        <w:top w:val="none" w:sz="0" w:space="0" w:color="auto"/>
        <w:left w:val="none" w:sz="0" w:space="0" w:color="auto"/>
        <w:bottom w:val="none" w:sz="0" w:space="0" w:color="auto"/>
        <w:right w:val="none" w:sz="0" w:space="0" w:color="auto"/>
      </w:divBdr>
    </w:div>
    <w:div w:id="249898496">
      <w:bodyDiv w:val="1"/>
      <w:marLeft w:val="0"/>
      <w:marRight w:val="0"/>
      <w:marTop w:val="0"/>
      <w:marBottom w:val="0"/>
      <w:divBdr>
        <w:top w:val="none" w:sz="0" w:space="0" w:color="auto"/>
        <w:left w:val="none" w:sz="0" w:space="0" w:color="auto"/>
        <w:bottom w:val="none" w:sz="0" w:space="0" w:color="auto"/>
        <w:right w:val="none" w:sz="0" w:space="0" w:color="auto"/>
      </w:divBdr>
    </w:div>
    <w:div w:id="250050055">
      <w:bodyDiv w:val="1"/>
      <w:marLeft w:val="0"/>
      <w:marRight w:val="0"/>
      <w:marTop w:val="0"/>
      <w:marBottom w:val="0"/>
      <w:divBdr>
        <w:top w:val="none" w:sz="0" w:space="0" w:color="auto"/>
        <w:left w:val="none" w:sz="0" w:space="0" w:color="auto"/>
        <w:bottom w:val="none" w:sz="0" w:space="0" w:color="auto"/>
        <w:right w:val="none" w:sz="0" w:space="0" w:color="auto"/>
      </w:divBdr>
    </w:div>
    <w:div w:id="250090130">
      <w:bodyDiv w:val="1"/>
      <w:marLeft w:val="0"/>
      <w:marRight w:val="0"/>
      <w:marTop w:val="0"/>
      <w:marBottom w:val="0"/>
      <w:divBdr>
        <w:top w:val="none" w:sz="0" w:space="0" w:color="auto"/>
        <w:left w:val="none" w:sz="0" w:space="0" w:color="auto"/>
        <w:bottom w:val="none" w:sz="0" w:space="0" w:color="auto"/>
        <w:right w:val="none" w:sz="0" w:space="0" w:color="auto"/>
      </w:divBdr>
    </w:div>
    <w:div w:id="250166156">
      <w:bodyDiv w:val="1"/>
      <w:marLeft w:val="0"/>
      <w:marRight w:val="0"/>
      <w:marTop w:val="0"/>
      <w:marBottom w:val="0"/>
      <w:divBdr>
        <w:top w:val="none" w:sz="0" w:space="0" w:color="auto"/>
        <w:left w:val="none" w:sz="0" w:space="0" w:color="auto"/>
        <w:bottom w:val="none" w:sz="0" w:space="0" w:color="auto"/>
        <w:right w:val="none" w:sz="0" w:space="0" w:color="auto"/>
      </w:divBdr>
    </w:div>
    <w:div w:id="250241326">
      <w:bodyDiv w:val="1"/>
      <w:marLeft w:val="0"/>
      <w:marRight w:val="0"/>
      <w:marTop w:val="0"/>
      <w:marBottom w:val="0"/>
      <w:divBdr>
        <w:top w:val="none" w:sz="0" w:space="0" w:color="auto"/>
        <w:left w:val="none" w:sz="0" w:space="0" w:color="auto"/>
        <w:bottom w:val="none" w:sz="0" w:space="0" w:color="auto"/>
        <w:right w:val="none" w:sz="0" w:space="0" w:color="auto"/>
      </w:divBdr>
    </w:div>
    <w:div w:id="250242139">
      <w:bodyDiv w:val="1"/>
      <w:marLeft w:val="0"/>
      <w:marRight w:val="0"/>
      <w:marTop w:val="0"/>
      <w:marBottom w:val="0"/>
      <w:divBdr>
        <w:top w:val="none" w:sz="0" w:space="0" w:color="auto"/>
        <w:left w:val="none" w:sz="0" w:space="0" w:color="auto"/>
        <w:bottom w:val="none" w:sz="0" w:space="0" w:color="auto"/>
        <w:right w:val="none" w:sz="0" w:space="0" w:color="auto"/>
      </w:divBdr>
    </w:div>
    <w:div w:id="250313545">
      <w:bodyDiv w:val="1"/>
      <w:marLeft w:val="0"/>
      <w:marRight w:val="0"/>
      <w:marTop w:val="0"/>
      <w:marBottom w:val="0"/>
      <w:divBdr>
        <w:top w:val="none" w:sz="0" w:space="0" w:color="auto"/>
        <w:left w:val="none" w:sz="0" w:space="0" w:color="auto"/>
        <w:bottom w:val="none" w:sz="0" w:space="0" w:color="auto"/>
        <w:right w:val="none" w:sz="0" w:space="0" w:color="auto"/>
      </w:divBdr>
    </w:div>
    <w:div w:id="250430590">
      <w:bodyDiv w:val="1"/>
      <w:marLeft w:val="0"/>
      <w:marRight w:val="0"/>
      <w:marTop w:val="0"/>
      <w:marBottom w:val="0"/>
      <w:divBdr>
        <w:top w:val="none" w:sz="0" w:space="0" w:color="auto"/>
        <w:left w:val="none" w:sz="0" w:space="0" w:color="auto"/>
        <w:bottom w:val="none" w:sz="0" w:space="0" w:color="auto"/>
        <w:right w:val="none" w:sz="0" w:space="0" w:color="auto"/>
      </w:divBdr>
    </w:div>
    <w:div w:id="250434672">
      <w:bodyDiv w:val="1"/>
      <w:marLeft w:val="0"/>
      <w:marRight w:val="0"/>
      <w:marTop w:val="0"/>
      <w:marBottom w:val="0"/>
      <w:divBdr>
        <w:top w:val="none" w:sz="0" w:space="0" w:color="auto"/>
        <w:left w:val="none" w:sz="0" w:space="0" w:color="auto"/>
        <w:bottom w:val="none" w:sz="0" w:space="0" w:color="auto"/>
        <w:right w:val="none" w:sz="0" w:space="0" w:color="auto"/>
      </w:divBdr>
    </w:div>
    <w:div w:id="250436697">
      <w:bodyDiv w:val="1"/>
      <w:marLeft w:val="0"/>
      <w:marRight w:val="0"/>
      <w:marTop w:val="0"/>
      <w:marBottom w:val="0"/>
      <w:divBdr>
        <w:top w:val="none" w:sz="0" w:space="0" w:color="auto"/>
        <w:left w:val="none" w:sz="0" w:space="0" w:color="auto"/>
        <w:bottom w:val="none" w:sz="0" w:space="0" w:color="auto"/>
        <w:right w:val="none" w:sz="0" w:space="0" w:color="auto"/>
      </w:divBdr>
    </w:div>
    <w:div w:id="250479584">
      <w:bodyDiv w:val="1"/>
      <w:marLeft w:val="0"/>
      <w:marRight w:val="0"/>
      <w:marTop w:val="0"/>
      <w:marBottom w:val="0"/>
      <w:divBdr>
        <w:top w:val="none" w:sz="0" w:space="0" w:color="auto"/>
        <w:left w:val="none" w:sz="0" w:space="0" w:color="auto"/>
        <w:bottom w:val="none" w:sz="0" w:space="0" w:color="auto"/>
        <w:right w:val="none" w:sz="0" w:space="0" w:color="auto"/>
      </w:divBdr>
    </w:div>
    <w:div w:id="250506294">
      <w:bodyDiv w:val="1"/>
      <w:marLeft w:val="0"/>
      <w:marRight w:val="0"/>
      <w:marTop w:val="0"/>
      <w:marBottom w:val="0"/>
      <w:divBdr>
        <w:top w:val="none" w:sz="0" w:space="0" w:color="auto"/>
        <w:left w:val="none" w:sz="0" w:space="0" w:color="auto"/>
        <w:bottom w:val="none" w:sz="0" w:space="0" w:color="auto"/>
        <w:right w:val="none" w:sz="0" w:space="0" w:color="auto"/>
      </w:divBdr>
    </w:div>
    <w:div w:id="250630563">
      <w:bodyDiv w:val="1"/>
      <w:marLeft w:val="0"/>
      <w:marRight w:val="0"/>
      <w:marTop w:val="0"/>
      <w:marBottom w:val="0"/>
      <w:divBdr>
        <w:top w:val="none" w:sz="0" w:space="0" w:color="auto"/>
        <w:left w:val="none" w:sz="0" w:space="0" w:color="auto"/>
        <w:bottom w:val="none" w:sz="0" w:space="0" w:color="auto"/>
        <w:right w:val="none" w:sz="0" w:space="0" w:color="auto"/>
      </w:divBdr>
      <w:divsChild>
        <w:div w:id="80837838">
          <w:marLeft w:val="480"/>
          <w:marRight w:val="0"/>
          <w:marTop w:val="0"/>
          <w:marBottom w:val="0"/>
          <w:divBdr>
            <w:top w:val="none" w:sz="0" w:space="0" w:color="auto"/>
            <w:left w:val="none" w:sz="0" w:space="0" w:color="auto"/>
            <w:bottom w:val="none" w:sz="0" w:space="0" w:color="auto"/>
            <w:right w:val="none" w:sz="0" w:space="0" w:color="auto"/>
          </w:divBdr>
        </w:div>
        <w:div w:id="87195332">
          <w:marLeft w:val="480"/>
          <w:marRight w:val="0"/>
          <w:marTop w:val="0"/>
          <w:marBottom w:val="0"/>
          <w:divBdr>
            <w:top w:val="none" w:sz="0" w:space="0" w:color="auto"/>
            <w:left w:val="none" w:sz="0" w:space="0" w:color="auto"/>
            <w:bottom w:val="none" w:sz="0" w:space="0" w:color="auto"/>
            <w:right w:val="none" w:sz="0" w:space="0" w:color="auto"/>
          </w:divBdr>
        </w:div>
        <w:div w:id="116486144">
          <w:marLeft w:val="480"/>
          <w:marRight w:val="0"/>
          <w:marTop w:val="0"/>
          <w:marBottom w:val="0"/>
          <w:divBdr>
            <w:top w:val="none" w:sz="0" w:space="0" w:color="auto"/>
            <w:left w:val="none" w:sz="0" w:space="0" w:color="auto"/>
            <w:bottom w:val="none" w:sz="0" w:space="0" w:color="auto"/>
            <w:right w:val="none" w:sz="0" w:space="0" w:color="auto"/>
          </w:divBdr>
        </w:div>
        <w:div w:id="145517436">
          <w:marLeft w:val="480"/>
          <w:marRight w:val="0"/>
          <w:marTop w:val="0"/>
          <w:marBottom w:val="0"/>
          <w:divBdr>
            <w:top w:val="none" w:sz="0" w:space="0" w:color="auto"/>
            <w:left w:val="none" w:sz="0" w:space="0" w:color="auto"/>
            <w:bottom w:val="none" w:sz="0" w:space="0" w:color="auto"/>
            <w:right w:val="none" w:sz="0" w:space="0" w:color="auto"/>
          </w:divBdr>
        </w:div>
        <w:div w:id="146090552">
          <w:marLeft w:val="480"/>
          <w:marRight w:val="0"/>
          <w:marTop w:val="0"/>
          <w:marBottom w:val="0"/>
          <w:divBdr>
            <w:top w:val="none" w:sz="0" w:space="0" w:color="auto"/>
            <w:left w:val="none" w:sz="0" w:space="0" w:color="auto"/>
            <w:bottom w:val="none" w:sz="0" w:space="0" w:color="auto"/>
            <w:right w:val="none" w:sz="0" w:space="0" w:color="auto"/>
          </w:divBdr>
        </w:div>
        <w:div w:id="174928752">
          <w:marLeft w:val="480"/>
          <w:marRight w:val="0"/>
          <w:marTop w:val="0"/>
          <w:marBottom w:val="0"/>
          <w:divBdr>
            <w:top w:val="none" w:sz="0" w:space="0" w:color="auto"/>
            <w:left w:val="none" w:sz="0" w:space="0" w:color="auto"/>
            <w:bottom w:val="none" w:sz="0" w:space="0" w:color="auto"/>
            <w:right w:val="none" w:sz="0" w:space="0" w:color="auto"/>
          </w:divBdr>
        </w:div>
        <w:div w:id="218828500">
          <w:marLeft w:val="480"/>
          <w:marRight w:val="0"/>
          <w:marTop w:val="0"/>
          <w:marBottom w:val="0"/>
          <w:divBdr>
            <w:top w:val="none" w:sz="0" w:space="0" w:color="auto"/>
            <w:left w:val="none" w:sz="0" w:space="0" w:color="auto"/>
            <w:bottom w:val="none" w:sz="0" w:space="0" w:color="auto"/>
            <w:right w:val="none" w:sz="0" w:space="0" w:color="auto"/>
          </w:divBdr>
        </w:div>
        <w:div w:id="254486638">
          <w:marLeft w:val="480"/>
          <w:marRight w:val="0"/>
          <w:marTop w:val="0"/>
          <w:marBottom w:val="0"/>
          <w:divBdr>
            <w:top w:val="none" w:sz="0" w:space="0" w:color="auto"/>
            <w:left w:val="none" w:sz="0" w:space="0" w:color="auto"/>
            <w:bottom w:val="none" w:sz="0" w:space="0" w:color="auto"/>
            <w:right w:val="none" w:sz="0" w:space="0" w:color="auto"/>
          </w:divBdr>
        </w:div>
        <w:div w:id="263420322">
          <w:marLeft w:val="480"/>
          <w:marRight w:val="0"/>
          <w:marTop w:val="0"/>
          <w:marBottom w:val="0"/>
          <w:divBdr>
            <w:top w:val="none" w:sz="0" w:space="0" w:color="auto"/>
            <w:left w:val="none" w:sz="0" w:space="0" w:color="auto"/>
            <w:bottom w:val="none" w:sz="0" w:space="0" w:color="auto"/>
            <w:right w:val="none" w:sz="0" w:space="0" w:color="auto"/>
          </w:divBdr>
        </w:div>
        <w:div w:id="326397477">
          <w:marLeft w:val="480"/>
          <w:marRight w:val="0"/>
          <w:marTop w:val="0"/>
          <w:marBottom w:val="0"/>
          <w:divBdr>
            <w:top w:val="none" w:sz="0" w:space="0" w:color="auto"/>
            <w:left w:val="none" w:sz="0" w:space="0" w:color="auto"/>
            <w:bottom w:val="none" w:sz="0" w:space="0" w:color="auto"/>
            <w:right w:val="none" w:sz="0" w:space="0" w:color="auto"/>
          </w:divBdr>
        </w:div>
        <w:div w:id="347365642">
          <w:marLeft w:val="480"/>
          <w:marRight w:val="0"/>
          <w:marTop w:val="0"/>
          <w:marBottom w:val="0"/>
          <w:divBdr>
            <w:top w:val="none" w:sz="0" w:space="0" w:color="auto"/>
            <w:left w:val="none" w:sz="0" w:space="0" w:color="auto"/>
            <w:bottom w:val="none" w:sz="0" w:space="0" w:color="auto"/>
            <w:right w:val="none" w:sz="0" w:space="0" w:color="auto"/>
          </w:divBdr>
        </w:div>
        <w:div w:id="372392972">
          <w:marLeft w:val="480"/>
          <w:marRight w:val="0"/>
          <w:marTop w:val="0"/>
          <w:marBottom w:val="0"/>
          <w:divBdr>
            <w:top w:val="none" w:sz="0" w:space="0" w:color="auto"/>
            <w:left w:val="none" w:sz="0" w:space="0" w:color="auto"/>
            <w:bottom w:val="none" w:sz="0" w:space="0" w:color="auto"/>
            <w:right w:val="none" w:sz="0" w:space="0" w:color="auto"/>
          </w:divBdr>
        </w:div>
        <w:div w:id="403257038">
          <w:marLeft w:val="480"/>
          <w:marRight w:val="0"/>
          <w:marTop w:val="0"/>
          <w:marBottom w:val="0"/>
          <w:divBdr>
            <w:top w:val="none" w:sz="0" w:space="0" w:color="auto"/>
            <w:left w:val="none" w:sz="0" w:space="0" w:color="auto"/>
            <w:bottom w:val="none" w:sz="0" w:space="0" w:color="auto"/>
            <w:right w:val="none" w:sz="0" w:space="0" w:color="auto"/>
          </w:divBdr>
        </w:div>
        <w:div w:id="431751903">
          <w:marLeft w:val="480"/>
          <w:marRight w:val="0"/>
          <w:marTop w:val="0"/>
          <w:marBottom w:val="0"/>
          <w:divBdr>
            <w:top w:val="none" w:sz="0" w:space="0" w:color="auto"/>
            <w:left w:val="none" w:sz="0" w:space="0" w:color="auto"/>
            <w:bottom w:val="none" w:sz="0" w:space="0" w:color="auto"/>
            <w:right w:val="none" w:sz="0" w:space="0" w:color="auto"/>
          </w:divBdr>
        </w:div>
        <w:div w:id="496117984">
          <w:marLeft w:val="480"/>
          <w:marRight w:val="0"/>
          <w:marTop w:val="0"/>
          <w:marBottom w:val="0"/>
          <w:divBdr>
            <w:top w:val="none" w:sz="0" w:space="0" w:color="auto"/>
            <w:left w:val="none" w:sz="0" w:space="0" w:color="auto"/>
            <w:bottom w:val="none" w:sz="0" w:space="0" w:color="auto"/>
            <w:right w:val="none" w:sz="0" w:space="0" w:color="auto"/>
          </w:divBdr>
        </w:div>
        <w:div w:id="520432086">
          <w:marLeft w:val="480"/>
          <w:marRight w:val="0"/>
          <w:marTop w:val="0"/>
          <w:marBottom w:val="0"/>
          <w:divBdr>
            <w:top w:val="none" w:sz="0" w:space="0" w:color="auto"/>
            <w:left w:val="none" w:sz="0" w:space="0" w:color="auto"/>
            <w:bottom w:val="none" w:sz="0" w:space="0" w:color="auto"/>
            <w:right w:val="none" w:sz="0" w:space="0" w:color="auto"/>
          </w:divBdr>
        </w:div>
        <w:div w:id="532966165">
          <w:marLeft w:val="480"/>
          <w:marRight w:val="0"/>
          <w:marTop w:val="0"/>
          <w:marBottom w:val="0"/>
          <w:divBdr>
            <w:top w:val="none" w:sz="0" w:space="0" w:color="auto"/>
            <w:left w:val="none" w:sz="0" w:space="0" w:color="auto"/>
            <w:bottom w:val="none" w:sz="0" w:space="0" w:color="auto"/>
            <w:right w:val="none" w:sz="0" w:space="0" w:color="auto"/>
          </w:divBdr>
        </w:div>
        <w:div w:id="560822633">
          <w:marLeft w:val="480"/>
          <w:marRight w:val="0"/>
          <w:marTop w:val="0"/>
          <w:marBottom w:val="0"/>
          <w:divBdr>
            <w:top w:val="none" w:sz="0" w:space="0" w:color="auto"/>
            <w:left w:val="none" w:sz="0" w:space="0" w:color="auto"/>
            <w:bottom w:val="none" w:sz="0" w:space="0" w:color="auto"/>
            <w:right w:val="none" w:sz="0" w:space="0" w:color="auto"/>
          </w:divBdr>
        </w:div>
        <w:div w:id="609121381">
          <w:marLeft w:val="480"/>
          <w:marRight w:val="0"/>
          <w:marTop w:val="0"/>
          <w:marBottom w:val="0"/>
          <w:divBdr>
            <w:top w:val="none" w:sz="0" w:space="0" w:color="auto"/>
            <w:left w:val="none" w:sz="0" w:space="0" w:color="auto"/>
            <w:bottom w:val="none" w:sz="0" w:space="0" w:color="auto"/>
            <w:right w:val="none" w:sz="0" w:space="0" w:color="auto"/>
          </w:divBdr>
        </w:div>
        <w:div w:id="669334950">
          <w:marLeft w:val="480"/>
          <w:marRight w:val="0"/>
          <w:marTop w:val="0"/>
          <w:marBottom w:val="0"/>
          <w:divBdr>
            <w:top w:val="none" w:sz="0" w:space="0" w:color="auto"/>
            <w:left w:val="none" w:sz="0" w:space="0" w:color="auto"/>
            <w:bottom w:val="none" w:sz="0" w:space="0" w:color="auto"/>
            <w:right w:val="none" w:sz="0" w:space="0" w:color="auto"/>
          </w:divBdr>
        </w:div>
        <w:div w:id="690643328">
          <w:marLeft w:val="480"/>
          <w:marRight w:val="0"/>
          <w:marTop w:val="0"/>
          <w:marBottom w:val="0"/>
          <w:divBdr>
            <w:top w:val="none" w:sz="0" w:space="0" w:color="auto"/>
            <w:left w:val="none" w:sz="0" w:space="0" w:color="auto"/>
            <w:bottom w:val="none" w:sz="0" w:space="0" w:color="auto"/>
            <w:right w:val="none" w:sz="0" w:space="0" w:color="auto"/>
          </w:divBdr>
        </w:div>
        <w:div w:id="722875479">
          <w:marLeft w:val="480"/>
          <w:marRight w:val="0"/>
          <w:marTop w:val="0"/>
          <w:marBottom w:val="0"/>
          <w:divBdr>
            <w:top w:val="none" w:sz="0" w:space="0" w:color="auto"/>
            <w:left w:val="none" w:sz="0" w:space="0" w:color="auto"/>
            <w:bottom w:val="none" w:sz="0" w:space="0" w:color="auto"/>
            <w:right w:val="none" w:sz="0" w:space="0" w:color="auto"/>
          </w:divBdr>
        </w:div>
        <w:div w:id="763455410">
          <w:marLeft w:val="480"/>
          <w:marRight w:val="0"/>
          <w:marTop w:val="0"/>
          <w:marBottom w:val="0"/>
          <w:divBdr>
            <w:top w:val="none" w:sz="0" w:space="0" w:color="auto"/>
            <w:left w:val="none" w:sz="0" w:space="0" w:color="auto"/>
            <w:bottom w:val="none" w:sz="0" w:space="0" w:color="auto"/>
            <w:right w:val="none" w:sz="0" w:space="0" w:color="auto"/>
          </w:divBdr>
        </w:div>
        <w:div w:id="784618670">
          <w:marLeft w:val="480"/>
          <w:marRight w:val="0"/>
          <w:marTop w:val="0"/>
          <w:marBottom w:val="0"/>
          <w:divBdr>
            <w:top w:val="none" w:sz="0" w:space="0" w:color="auto"/>
            <w:left w:val="none" w:sz="0" w:space="0" w:color="auto"/>
            <w:bottom w:val="none" w:sz="0" w:space="0" w:color="auto"/>
            <w:right w:val="none" w:sz="0" w:space="0" w:color="auto"/>
          </w:divBdr>
        </w:div>
        <w:div w:id="815339670">
          <w:marLeft w:val="480"/>
          <w:marRight w:val="0"/>
          <w:marTop w:val="0"/>
          <w:marBottom w:val="0"/>
          <w:divBdr>
            <w:top w:val="none" w:sz="0" w:space="0" w:color="auto"/>
            <w:left w:val="none" w:sz="0" w:space="0" w:color="auto"/>
            <w:bottom w:val="none" w:sz="0" w:space="0" w:color="auto"/>
            <w:right w:val="none" w:sz="0" w:space="0" w:color="auto"/>
          </w:divBdr>
        </w:div>
        <w:div w:id="865290509">
          <w:marLeft w:val="480"/>
          <w:marRight w:val="0"/>
          <w:marTop w:val="0"/>
          <w:marBottom w:val="0"/>
          <w:divBdr>
            <w:top w:val="none" w:sz="0" w:space="0" w:color="auto"/>
            <w:left w:val="none" w:sz="0" w:space="0" w:color="auto"/>
            <w:bottom w:val="none" w:sz="0" w:space="0" w:color="auto"/>
            <w:right w:val="none" w:sz="0" w:space="0" w:color="auto"/>
          </w:divBdr>
        </w:div>
        <w:div w:id="879510564">
          <w:marLeft w:val="480"/>
          <w:marRight w:val="0"/>
          <w:marTop w:val="0"/>
          <w:marBottom w:val="0"/>
          <w:divBdr>
            <w:top w:val="none" w:sz="0" w:space="0" w:color="auto"/>
            <w:left w:val="none" w:sz="0" w:space="0" w:color="auto"/>
            <w:bottom w:val="none" w:sz="0" w:space="0" w:color="auto"/>
            <w:right w:val="none" w:sz="0" w:space="0" w:color="auto"/>
          </w:divBdr>
        </w:div>
        <w:div w:id="887910972">
          <w:marLeft w:val="480"/>
          <w:marRight w:val="0"/>
          <w:marTop w:val="0"/>
          <w:marBottom w:val="0"/>
          <w:divBdr>
            <w:top w:val="none" w:sz="0" w:space="0" w:color="auto"/>
            <w:left w:val="none" w:sz="0" w:space="0" w:color="auto"/>
            <w:bottom w:val="none" w:sz="0" w:space="0" w:color="auto"/>
            <w:right w:val="none" w:sz="0" w:space="0" w:color="auto"/>
          </w:divBdr>
        </w:div>
      </w:divsChild>
    </w:div>
    <w:div w:id="250746097">
      <w:bodyDiv w:val="1"/>
      <w:marLeft w:val="0"/>
      <w:marRight w:val="0"/>
      <w:marTop w:val="0"/>
      <w:marBottom w:val="0"/>
      <w:divBdr>
        <w:top w:val="none" w:sz="0" w:space="0" w:color="auto"/>
        <w:left w:val="none" w:sz="0" w:space="0" w:color="auto"/>
        <w:bottom w:val="none" w:sz="0" w:space="0" w:color="auto"/>
        <w:right w:val="none" w:sz="0" w:space="0" w:color="auto"/>
      </w:divBdr>
    </w:div>
    <w:div w:id="250822527">
      <w:bodyDiv w:val="1"/>
      <w:marLeft w:val="0"/>
      <w:marRight w:val="0"/>
      <w:marTop w:val="0"/>
      <w:marBottom w:val="0"/>
      <w:divBdr>
        <w:top w:val="none" w:sz="0" w:space="0" w:color="auto"/>
        <w:left w:val="none" w:sz="0" w:space="0" w:color="auto"/>
        <w:bottom w:val="none" w:sz="0" w:space="0" w:color="auto"/>
        <w:right w:val="none" w:sz="0" w:space="0" w:color="auto"/>
      </w:divBdr>
    </w:div>
    <w:div w:id="250966959">
      <w:bodyDiv w:val="1"/>
      <w:marLeft w:val="0"/>
      <w:marRight w:val="0"/>
      <w:marTop w:val="0"/>
      <w:marBottom w:val="0"/>
      <w:divBdr>
        <w:top w:val="none" w:sz="0" w:space="0" w:color="auto"/>
        <w:left w:val="none" w:sz="0" w:space="0" w:color="auto"/>
        <w:bottom w:val="none" w:sz="0" w:space="0" w:color="auto"/>
        <w:right w:val="none" w:sz="0" w:space="0" w:color="auto"/>
      </w:divBdr>
    </w:div>
    <w:div w:id="250969632">
      <w:bodyDiv w:val="1"/>
      <w:marLeft w:val="0"/>
      <w:marRight w:val="0"/>
      <w:marTop w:val="0"/>
      <w:marBottom w:val="0"/>
      <w:divBdr>
        <w:top w:val="none" w:sz="0" w:space="0" w:color="auto"/>
        <w:left w:val="none" w:sz="0" w:space="0" w:color="auto"/>
        <w:bottom w:val="none" w:sz="0" w:space="0" w:color="auto"/>
        <w:right w:val="none" w:sz="0" w:space="0" w:color="auto"/>
      </w:divBdr>
    </w:div>
    <w:div w:id="251011446">
      <w:bodyDiv w:val="1"/>
      <w:marLeft w:val="0"/>
      <w:marRight w:val="0"/>
      <w:marTop w:val="0"/>
      <w:marBottom w:val="0"/>
      <w:divBdr>
        <w:top w:val="none" w:sz="0" w:space="0" w:color="auto"/>
        <w:left w:val="none" w:sz="0" w:space="0" w:color="auto"/>
        <w:bottom w:val="none" w:sz="0" w:space="0" w:color="auto"/>
        <w:right w:val="none" w:sz="0" w:space="0" w:color="auto"/>
      </w:divBdr>
    </w:div>
    <w:div w:id="251013209">
      <w:bodyDiv w:val="1"/>
      <w:marLeft w:val="0"/>
      <w:marRight w:val="0"/>
      <w:marTop w:val="0"/>
      <w:marBottom w:val="0"/>
      <w:divBdr>
        <w:top w:val="none" w:sz="0" w:space="0" w:color="auto"/>
        <w:left w:val="none" w:sz="0" w:space="0" w:color="auto"/>
        <w:bottom w:val="none" w:sz="0" w:space="0" w:color="auto"/>
        <w:right w:val="none" w:sz="0" w:space="0" w:color="auto"/>
      </w:divBdr>
    </w:div>
    <w:div w:id="251161918">
      <w:bodyDiv w:val="1"/>
      <w:marLeft w:val="0"/>
      <w:marRight w:val="0"/>
      <w:marTop w:val="0"/>
      <w:marBottom w:val="0"/>
      <w:divBdr>
        <w:top w:val="none" w:sz="0" w:space="0" w:color="auto"/>
        <w:left w:val="none" w:sz="0" w:space="0" w:color="auto"/>
        <w:bottom w:val="none" w:sz="0" w:space="0" w:color="auto"/>
        <w:right w:val="none" w:sz="0" w:space="0" w:color="auto"/>
      </w:divBdr>
    </w:div>
    <w:div w:id="251162137">
      <w:bodyDiv w:val="1"/>
      <w:marLeft w:val="0"/>
      <w:marRight w:val="0"/>
      <w:marTop w:val="0"/>
      <w:marBottom w:val="0"/>
      <w:divBdr>
        <w:top w:val="none" w:sz="0" w:space="0" w:color="auto"/>
        <w:left w:val="none" w:sz="0" w:space="0" w:color="auto"/>
        <w:bottom w:val="none" w:sz="0" w:space="0" w:color="auto"/>
        <w:right w:val="none" w:sz="0" w:space="0" w:color="auto"/>
      </w:divBdr>
    </w:div>
    <w:div w:id="251359848">
      <w:bodyDiv w:val="1"/>
      <w:marLeft w:val="0"/>
      <w:marRight w:val="0"/>
      <w:marTop w:val="0"/>
      <w:marBottom w:val="0"/>
      <w:divBdr>
        <w:top w:val="none" w:sz="0" w:space="0" w:color="auto"/>
        <w:left w:val="none" w:sz="0" w:space="0" w:color="auto"/>
        <w:bottom w:val="none" w:sz="0" w:space="0" w:color="auto"/>
        <w:right w:val="none" w:sz="0" w:space="0" w:color="auto"/>
      </w:divBdr>
    </w:div>
    <w:div w:id="251550594">
      <w:bodyDiv w:val="1"/>
      <w:marLeft w:val="0"/>
      <w:marRight w:val="0"/>
      <w:marTop w:val="0"/>
      <w:marBottom w:val="0"/>
      <w:divBdr>
        <w:top w:val="none" w:sz="0" w:space="0" w:color="auto"/>
        <w:left w:val="none" w:sz="0" w:space="0" w:color="auto"/>
        <w:bottom w:val="none" w:sz="0" w:space="0" w:color="auto"/>
        <w:right w:val="none" w:sz="0" w:space="0" w:color="auto"/>
      </w:divBdr>
    </w:div>
    <w:div w:id="251625236">
      <w:bodyDiv w:val="1"/>
      <w:marLeft w:val="0"/>
      <w:marRight w:val="0"/>
      <w:marTop w:val="0"/>
      <w:marBottom w:val="0"/>
      <w:divBdr>
        <w:top w:val="none" w:sz="0" w:space="0" w:color="auto"/>
        <w:left w:val="none" w:sz="0" w:space="0" w:color="auto"/>
        <w:bottom w:val="none" w:sz="0" w:space="0" w:color="auto"/>
        <w:right w:val="none" w:sz="0" w:space="0" w:color="auto"/>
      </w:divBdr>
    </w:div>
    <w:div w:id="251820339">
      <w:bodyDiv w:val="1"/>
      <w:marLeft w:val="0"/>
      <w:marRight w:val="0"/>
      <w:marTop w:val="0"/>
      <w:marBottom w:val="0"/>
      <w:divBdr>
        <w:top w:val="none" w:sz="0" w:space="0" w:color="auto"/>
        <w:left w:val="none" w:sz="0" w:space="0" w:color="auto"/>
        <w:bottom w:val="none" w:sz="0" w:space="0" w:color="auto"/>
        <w:right w:val="none" w:sz="0" w:space="0" w:color="auto"/>
      </w:divBdr>
    </w:div>
    <w:div w:id="252083210">
      <w:bodyDiv w:val="1"/>
      <w:marLeft w:val="0"/>
      <w:marRight w:val="0"/>
      <w:marTop w:val="0"/>
      <w:marBottom w:val="0"/>
      <w:divBdr>
        <w:top w:val="none" w:sz="0" w:space="0" w:color="auto"/>
        <w:left w:val="none" w:sz="0" w:space="0" w:color="auto"/>
        <w:bottom w:val="none" w:sz="0" w:space="0" w:color="auto"/>
        <w:right w:val="none" w:sz="0" w:space="0" w:color="auto"/>
      </w:divBdr>
      <w:divsChild>
        <w:div w:id="1758282505">
          <w:marLeft w:val="480"/>
          <w:marRight w:val="0"/>
          <w:marTop w:val="0"/>
          <w:marBottom w:val="0"/>
          <w:divBdr>
            <w:top w:val="none" w:sz="0" w:space="0" w:color="auto"/>
            <w:left w:val="none" w:sz="0" w:space="0" w:color="auto"/>
            <w:bottom w:val="none" w:sz="0" w:space="0" w:color="auto"/>
            <w:right w:val="none" w:sz="0" w:space="0" w:color="auto"/>
          </w:divBdr>
        </w:div>
        <w:div w:id="1523662288">
          <w:marLeft w:val="480"/>
          <w:marRight w:val="0"/>
          <w:marTop w:val="0"/>
          <w:marBottom w:val="0"/>
          <w:divBdr>
            <w:top w:val="none" w:sz="0" w:space="0" w:color="auto"/>
            <w:left w:val="none" w:sz="0" w:space="0" w:color="auto"/>
            <w:bottom w:val="none" w:sz="0" w:space="0" w:color="auto"/>
            <w:right w:val="none" w:sz="0" w:space="0" w:color="auto"/>
          </w:divBdr>
        </w:div>
        <w:div w:id="924995970">
          <w:marLeft w:val="480"/>
          <w:marRight w:val="0"/>
          <w:marTop w:val="0"/>
          <w:marBottom w:val="0"/>
          <w:divBdr>
            <w:top w:val="none" w:sz="0" w:space="0" w:color="auto"/>
            <w:left w:val="none" w:sz="0" w:space="0" w:color="auto"/>
            <w:bottom w:val="none" w:sz="0" w:space="0" w:color="auto"/>
            <w:right w:val="none" w:sz="0" w:space="0" w:color="auto"/>
          </w:divBdr>
        </w:div>
        <w:div w:id="1503279230">
          <w:marLeft w:val="480"/>
          <w:marRight w:val="0"/>
          <w:marTop w:val="0"/>
          <w:marBottom w:val="0"/>
          <w:divBdr>
            <w:top w:val="none" w:sz="0" w:space="0" w:color="auto"/>
            <w:left w:val="none" w:sz="0" w:space="0" w:color="auto"/>
            <w:bottom w:val="none" w:sz="0" w:space="0" w:color="auto"/>
            <w:right w:val="none" w:sz="0" w:space="0" w:color="auto"/>
          </w:divBdr>
        </w:div>
        <w:div w:id="9569022">
          <w:marLeft w:val="480"/>
          <w:marRight w:val="0"/>
          <w:marTop w:val="0"/>
          <w:marBottom w:val="0"/>
          <w:divBdr>
            <w:top w:val="none" w:sz="0" w:space="0" w:color="auto"/>
            <w:left w:val="none" w:sz="0" w:space="0" w:color="auto"/>
            <w:bottom w:val="none" w:sz="0" w:space="0" w:color="auto"/>
            <w:right w:val="none" w:sz="0" w:space="0" w:color="auto"/>
          </w:divBdr>
        </w:div>
        <w:div w:id="759522644">
          <w:marLeft w:val="480"/>
          <w:marRight w:val="0"/>
          <w:marTop w:val="0"/>
          <w:marBottom w:val="0"/>
          <w:divBdr>
            <w:top w:val="none" w:sz="0" w:space="0" w:color="auto"/>
            <w:left w:val="none" w:sz="0" w:space="0" w:color="auto"/>
            <w:bottom w:val="none" w:sz="0" w:space="0" w:color="auto"/>
            <w:right w:val="none" w:sz="0" w:space="0" w:color="auto"/>
          </w:divBdr>
        </w:div>
        <w:div w:id="60376730">
          <w:marLeft w:val="480"/>
          <w:marRight w:val="0"/>
          <w:marTop w:val="0"/>
          <w:marBottom w:val="0"/>
          <w:divBdr>
            <w:top w:val="none" w:sz="0" w:space="0" w:color="auto"/>
            <w:left w:val="none" w:sz="0" w:space="0" w:color="auto"/>
            <w:bottom w:val="none" w:sz="0" w:space="0" w:color="auto"/>
            <w:right w:val="none" w:sz="0" w:space="0" w:color="auto"/>
          </w:divBdr>
        </w:div>
        <w:div w:id="1642147514">
          <w:marLeft w:val="480"/>
          <w:marRight w:val="0"/>
          <w:marTop w:val="0"/>
          <w:marBottom w:val="0"/>
          <w:divBdr>
            <w:top w:val="none" w:sz="0" w:space="0" w:color="auto"/>
            <w:left w:val="none" w:sz="0" w:space="0" w:color="auto"/>
            <w:bottom w:val="none" w:sz="0" w:space="0" w:color="auto"/>
            <w:right w:val="none" w:sz="0" w:space="0" w:color="auto"/>
          </w:divBdr>
        </w:div>
        <w:div w:id="864711365">
          <w:marLeft w:val="480"/>
          <w:marRight w:val="0"/>
          <w:marTop w:val="0"/>
          <w:marBottom w:val="0"/>
          <w:divBdr>
            <w:top w:val="none" w:sz="0" w:space="0" w:color="auto"/>
            <w:left w:val="none" w:sz="0" w:space="0" w:color="auto"/>
            <w:bottom w:val="none" w:sz="0" w:space="0" w:color="auto"/>
            <w:right w:val="none" w:sz="0" w:space="0" w:color="auto"/>
          </w:divBdr>
        </w:div>
        <w:div w:id="940645978">
          <w:marLeft w:val="480"/>
          <w:marRight w:val="0"/>
          <w:marTop w:val="0"/>
          <w:marBottom w:val="0"/>
          <w:divBdr>
            <w:top w:val="none" w:sz="0" w:space="0" w:color="auto"/>
            <w:left w:val="none" w:sz="0" w:space="0" w:color="auto"/>
            <w:bottom w:val="none" w:sz="0" w:space="0" w:color="auto"/>
            <w:right w:val="none" w:sz="0" w:space="0" w:color="auto"/>
          </w:divBdr>
        </w:div>
        <w:div w:id="1829441382">
          <w:marLeft w:val="480"/>
          <w:marRight w:val="0"/>
          <w:marTop w:val="0"/>
          <w:marBottom w:val="0"/>
          <w:divBdr>
            <w:top w:val="none" w:sz="0" w:space="0" w:color="auto"/>
            <w:left w:val="none" w:sz="0" w:space="0" w:color="auto"/>
            <w:bottom w:val="none" w:sz="0" w:space="0" w:color="auto"/>
            <w:right w:val="none" w:sz="0" w:space="0" w:color="auto"/>
          </w:divBdr>
        </w:div>
        <w:div w:id="1273174176">
          <w:marLeft w:val="480"/>
          <w:marRight w:val="0"/>
          <w:marTop w:val="0"/>
          <w:marBottom w:val="0"/>
          <w:divBdr>
            <w:top w:val="none" w:sz="0" w:space="0" w:color="auto"/>
            <w:left w:val="none" w:sz="0" w:space="0" w:color="auto"/>
            <w:bottom w:val="none" w:sz="0" w:space="0" w:color="auto"/>
            <w:right w:val="none" w:sz="0" w:space="0" w:color="auto"/>
          </w:divBdr>
        </w:div>
        <w:div w:id="352608168">
          <w:marLeft w:val="480"/>
          <w:marRight w:val="0"/>
          <w:marTop w:val="0"/>
          <w:marBottom w:val="0"/>
          <w:divBdr>
            <w:top w:val="none" w:sz="0" w:space="0" w:color="auto"/>
            <w:left w:val="none" w:sz="0" w:space="0" w:color="auto"/>
            <w:bottom w:val="none" w:sz="0" w:space="0" w:color="auto"/>
            <w:right w:val="none" w:sz="0" w:space="0" w:color="auto"/>
          </w:divBdr>
        </w:div>
        <w:div w:id="304437649">
          <w:marLeft w:val="480"/>
          <w:marRight w:val="0"/>
          <w:marTop w:val="0"/>
          <w:marBottom w:val="0"/>
          <w:divBdr>
            <w:top w:val="none" w:sz="0" w:space="0" w:color="auto"/>
            <w:left w:val="none" w:sz="0" w:space="0" w:color="auto"/>
            <w:bottom w:val="none" w:sz="0" w:space="0" w:color="auto"/>
            <w:right w:val="none" w:sz="0" w:space="0" w:color="auto"/>
          </w:divBdr>
        </w:div>
        <w:div w:id="1926693293">
          <w:marLeft w:val="480"/>
          <w:marRight w:val="0"/>
          <w:marTop w:val="0"/>
          <w:marBottom w:val="0"/>
          <w:divBdr>
            <w:top w:val="none" w:sz="0" w:space="0" w:color="auto"/>
            <w:left w:val="none" w:sz="0" w:space="0" w:color="auto"/>
            <w:bottom w:val="none" w:sz="0" w:space="0" w:color="auto"/>
            <w:right w:val="none" w:sz="0" w:space="0" w:color="auto"/>
          </w:divBdr>
        </w:div>
        <w:div w:id="1656301855">
          <w:marLeft w:val="480"/>
          <w:marRight w:val="0"/>
          <w:marTop w:val="0"/>
          <w:marBottom w:val="0"/>
          <w:divBdr>
            <w:top w:val="none" w:sz="0" w:space="0" w:color="auto"/>
            <w:left w:val="none" w:sz="0" w:space="0" w:color="auto"/>
            <w:bottom w:val="none" w:sz="0" w:space="0" w:color="auto"/>
            <w:right w:val="none" w:sz="0" w:space="0" w:color="auto"/>
          </w:divBdr>
        </w:div>
        <w:div w:id="458650737">
          <w:marLeft w:val="480"/>
          <w:marRight w:val="0"/>
          <w:marTop w:val="0"/>
          <w:marBottom w:val="0"/>
          <w:divBdr>
            <w:top w:val="none" w:sz="0" w:space="0" w:color="auto"/>
            <w:left w:val="none" w:sz="0" w:space="0" w:color="auto"/>
            <w:bottom w:val="none" w:sz="0" w:space="0" w:color="auto"/>
            <w:right w:val="none" w:sz="0" w:space="0" w:color="auto"/>
          </w:divBdr>
        </w:div>
        <w:div w:id="164443644">
          <w:marLeft w:val="480"/>
          <w:marRight w:val="0"/>
          <w:marTop w:val="0"/>
          <w:marBottom w:val="0"/>
          <w:divBdr>
            <w:top w:val="none" w:sz="0" w:space="0" w:color="auto"/>
            <w:left w:val="none" w:sz="0" w:space="0" w:color="auto"/>
            <w:bottom w:val="none" w:sz="0" w:space="0" w:color="auto"/>
            <w:right w:val="none" w:sz="0" w:space="0" w:color="auto"/>
          </w:divBdr>
        </w:div>
        <w:div w:id="1507596470">
          <w:marLeft w:val="480"/>
          <w:marRight w:val="0"/>
          <w:marTop w:val="0"/>
          <w:marBottom w:val="0"/>
          <w:divBdr>
            <w:top w:val="none" w:sz="0" w:space="0" w:color="auto"/>
            <w:left w:val="none" w:sz="0" w:space="0" w:color="auto"/>
            <w:bottom w:val="none" w:sz="0" w:space="0" w:color="auto"/>
            <w:right w:val="none" w:sz="0" w:space="0" w:color="auto"/>
          </w:divBdr>
        </w:div>
        <w:div w:id="2034723527">
          <w:marLeft w:val="480"/>
          <w:marRight w:val="0"/>
          <w:marTop w:val="0"/>
          <w:marBottom w:val="0"/>
          <w:divBdr>
            <w:top w:val="none" w:sz="0" w:space="0" w:color="auto"/>
            <w:left w:val="none" w:sz="0" w:space="0" w:color="auto"/>
            <w:bottom w:val="none" w:sz="0" w:space="0" w:color="auto"/>
            <w:right w:val="none" w:sz="0" w:space="0" w:color="auto"/>
          </w:divBdr>
        </w:div>
        <w:div w:id="1690642597">
          <w:marLeft w:val="480"/>
          <w:marRight w:val="0"/>
          <w:marTop w:val="0"/>
          <w:marBottom w:val="0"/>
          <w:divBdr>
            <w:top w:val="none" w:sz="0" w:space="0" w:color="auto"/>
            <w:left w:val="none" w:sz="0" w:space="0" w:color="auto"/>
            <w:bottom w:val="none" w:sz="0" w:space="0" w:color="auto"/>
            <w:right w:val="none" w:sz="0" w:space="0" w:color="auto"/>
          </w:divBdr>
        </w:div>
        <w:div w:id="540092527">
          <w:marLeft w:val="480"/>
          <w:marRight w:val="0"/>
          <w:marTop w:val="0"/>
          <w:marBottom w:val="0"/>
          <w:divBdr>
            <w:top w:val="none" w:sz="0" w:space="0" w:color="auto"/>
            <w:left w:val="none" w:sz="0" w:space="0" w:color="auto"/>
            <w:bottom w:val="none" w:sz="0" w:space="0" w:color="auto"/>
            <w:right w:val="none" w:sz="0" w:space="0" w:color="auto"/>
          </w:divBdr>
        </w:div>
        <w:div w:id="994380305">
          <w:marLeft w:val="480"/>
          <w:marRight w:val="0"/>
          <w:marTop w:val="0"/>
          <w:marBottom w:val="0"/>
          <w:divBdr>
            <w:top w:val="none" w:sz="0" w:space="0" w:color="auto"/>
            <w:left w:val="none" w:sz="0" w:space="0" w:color="auto"/>
            <w:bottom w:val="none" w:sz="0" w:space="0" w:color="auto"/>
            <w:right w:val="none" w:sz="0" w:space="0" w:color="auto"/>
          </w:divBdr>
        </w:div>
        <w:div w:id="747969893">
          <w:marLeft w:val="480"/>
          <w:marRight w:val="0"/>
          <w:marTop w:val="0"/>
          <w:marBottom w:val="0"/>
          <w:divBdr>
            <w:top w:val="none" w:sz="0" w:space="0" w:color="auto"/>
            <w:left w:val="none" w:sz="0" w:space="0" w:color="auto"/>
            <w:bottom w:val="none" w:sz="0" w:space="0" w:color="auto"/>
            <w:right w:val="none" w:sz="0" w:space="0" w:color="auto"/>
          </w:divBdr>
        </w:div>
        <w:div w:id="790321383">
          <w:marLeft w:val="480"/>
          <w:marRight w:val="0"/>
          <w:marTop w:val="0"/>
          <w:marBottom w:val="0"/>
          <w:divBdr>
            <w:top w:val="none" w:sz="0" w:space="0" w:color="auto"/>
            <w:left w:val="none" w:sz="0" w:space="0" w:color="auto"/>
            <w:bottom w:val="none" w:sz="0" w:space="0" w:color="auto"/>
            <w:right w:val="none" w:sz="0" w:space="0" w:color="auto"/>
          </w:divBdr>
        </w:div>
        <w:div w:id="784420287">
          <w:marLeft w:val="480"/>
          <w:marRight w:val="0"/>
          <w:marTop w:val="0"/>
          <w:marBottom w:val="0"/>
          <w:divBdr>
            <w:top w:val="none" w:sz="0" w:space="0" w:color="auto"/>
            <w:left w:val="none" w:sz="0" w:space="0" w:color="auto"/>
            <w:bottom w:val="none" w:sz="0" w:space="0" w:color="auto"/>
            <w:right w:val="none" w:sz="0" w:space="0" w:color="auto"/>
          </w:divBdr>
        </w:div>
        <w:div w:id="1714690045">
          <w:marLeft w:val="480"/>
          <w:marRight w:val="0"/>
          <w:marTop w:val="0"/>
          <w:marBottom w:val="0"/>
          <w:divBdr>
            <w:top w:val="none" w:sz="0" w:space="0" w:color="auto"/>
            <w:left w:val="none" w:sz="0" w:space="0" w:color="auto"/>
            <w:bottom w:val="none" w:sz="0" w:space="0" w:color="auto"/>
            <w:right w:val="none" w:sz="0" w:space="0" w:color="auto"/>
          </w:divBdr>
        </w:div>
        <w:div w:id="704328612">
          <w:marLeft w:val="480"/>
          <w:marRight w:val="0"/>
          <w:marTop w:val="0"/>
          <w:marBottom w:val="0"/>
          <w:divBdr>
            <w:top w:val="none" w:sz="0" w:space="0" w:color="auto"/>
            <w:left w:val="none" w:sz="0" w:space="0" w:color="auto"/>
            <w:bottom w:val="none" w:sz="0" w:space="0" w:color="auto"/>
            <w:right w:val="none" w:sz="0" w:space="0" w:color="auto"/>
          </w:divBdr>
        </w:div>
        <w:div w:id="702945783">
          <w:marLeft w:val="480"/>
          <w:marRight w:val="0"/>
          <w:marTop w:val="0"/>
          <w:marBottom w:val="0"/>
          <w:divBdr>
            <w:top w:val="none" w:sz="0" w:space="0" w:color="auto"/>
            <w:left w:val="none" w:sz="0" w:space="0" w:color="auto"/>
            <w:bottom w:val="none" w:sz="0" w:space="0" w:color="auto"/>
            <w:right w:val="none" w:sz="0" w:space="0" w:color="auto"/>
          </w:divBdr>
        </w:div>
        <w:div w:id="949973118">
          <w:marLeft w:val="480"/>
          <w:marRight w:val="0"/>
          <w:marTop w:val="0"/>
          <w:marBottom w:val="0"/>
          <w:divBdr>
            <w:top w:val="none" w:sz="0" w:space="0" w:color="auto"/>
            <w:left w:val="none" w:sz="0" w:space="0" w:color="auto"/>
            <w:bottom w:val="none" w:sz="0" w:space="0" w:color="auto"/>
            <w:right w:val="none" w:sz="0" w:space="0" w:color="auto"/>
          </w:divBdr>
        </w:div>
        <w:div w:id="1088305621">
          <w:marLeft w:val="480"/>
          <w:marRight w:val="0"/>
          <w:marTop w:val="0"/>
          <w:marBottom w:val="0"/>
          <w:divBdr>
            <w:top w:val="none" w:sz="0" w:space="0" w:color="auto"/>
            <w:left w:val="none" w:sz="0" w:space="0" w:color="auto"/>
            <w:bottom w:val="none" w:sz="0" w:space="0" w:color="auto"/>
            <w:right w:val="none" w:sz="0" w:space="0" w:color="auto"/>
          </w:divBdr>
        </w:div>
        <w:div w:id="2024090669">
          <w:marLeft w:val="480"/>
          <w:marRight w:val="0"/>
          <w:marTop w:val="0"/>
          <w:marBottom w:val="0"/>
          <w:divBdr>
            <w:top w:val="none" w:sz="0" w:space="0" w:color="auto"/>
            <w:left w:val="none" w:sz="0" w:space="0" w:color="auto"/>
            <w:bottom w:val="none" w:sz="0" w:space="0" w:color="auto"/>
            <w:right w:val="none" w:sz="0" w:space="0" w:color="auto"/>
          </w:divBdr>
        </w:div>
        <w:div w:id="200629285">
          <w:marLeft w:val="480"/>
          <w:marRight w:val="0"/>
          <w:marTop w:val="0"/>
          <w:marBottom w:val="0"/>
          <w:divBdr>
            <w:top w:val="none" w:sz="0" w:space="0" w:color="auto"/>
            <w:left w:val="none" w:sz="0" w:space="0" w:color="auto"/>
            <w:bottom w:val="none" w:sz="0" w:space="0" w:color="auto"/>
            <w:right w:val="none" w:sz="0" w:space="0" w:color="auto"/>
          </w:divBdr>
        </w:div>
        <w:div w:id="2089423924">
          <w:marLeft w:val="480"/>
          <w:marRight w:val="0"/>
          <w:marTop w:val="0"/>
          <w:marBottom w:val="0"/>
          <w:divBdr>
            <w:top w:val="none" w:sz="0" w:space="0" w:color="auto"/>
            <w:left w:val="none" w:sz="0" w:space="0" w:color="auto"/>
            <w:bottom w:val="none" w:sz="0" w:space="0" w:color="auto"/>
            <w:right w:val="none" w:sz="0" w:space="0" w:color="auto"/>
          </w:divBdr>
        </w:div>
        <w:div w:id="1304194859">
          <w:marLeft w:val="480"/>
          <w:marRight w:val="0"/>
          <w:marTop w:val="0"/>
          <w:marBottom w:val="0"/>
          <w:divBdr>
            <w:top w:val="none" w:sz="0" w:space="0" w:color="auto"/>
            <w:left w:val="none" w:sz="0" w:space="0" w:color="auto"/>
            <w:bottom w:val="none" w:sz="0" w:space="0" w:color="auto"/>
            <w:right w:val="none" w:sz="0" w:space="0" w:color="auto"/>
          </w:divBdr>
        </w:div>
        <w:div w:id="810825218">
          <w:marLeft w:val="480"/>
          <w:marRight w:val="0"/>
          <w:marTop w:val="0"/>
          <w:marBottom w:val="0"/>
          <w:divBdr>
            <w:top w:val="none" w:sz="0" w:space="0" w:color="auto"/>
            <w:left w:val="none" w:sz="0" w:space="0" w:color="auto"/>
            <w:bottom w:val="none" w:sz="0" w:space="0" w:color="auto"/>
            <w:right w:val="none" w:sz="0" w:space="0" w:color="auto"/>
          </w:divBdr>
        </w:div>
        <w:div w:id="1418475088">
          <w:marLeft w:val="480"/>
          <w:marRight w:val="0"/>
          <w:marTop w:val="0"/>
          <w:marBottom w:val="0"/>
          <w:divBdr>
            <w:top w:val="none" w:sz="0" w:space="0" w:color="auto"/>
            <w:left w:val="none" w:sz="0" w:space="0" w:color="auto"/>
            <w:bottom w:val="none" w:sz="0" w:space="0" w:color="auto"/>
            <w:right w:val="none" w:sz="0" w:space="0" w:color="auto"/>
          </w:divBdr>
        </w:div>
      </w:divsChild>
    </w:div>
    <w:div w:id="252207989">
      <w:bodyDiv w:val="1"/>
      <w:marLeft w:val="0"/>
      <w:marRight w:val="0"/>
      <w:marTop w:val="0"/>
      <w:marBottom w:val="0"/>
      <w:divBdr>
        <w:top w:val="none" w:sz="0" w:space="0" w:color="auto"/>
        <w:left w:val="none" w:sz="0" w:space="0" w:color="auto"/>
        <w:bottom w:val="none" w:sz="0" w:space="0" w:color="auto"/>
        <w:right w:val="none" w:sz="0" w:space="0" w:color="auto"/>
      </w:divBdr>
    </w:div>
    <w:div w:id="252249061">
      <w:bodyDiv w:val="1"/>
      <w:marLeft w:val="0"/>
      <w:marRight w:val="0"/>
      <w:marTop w:val="0"/>
      <w:marBottom w:val="0"/>
      <w:divBdr>
        <w:top w:val="none" w:sz="0" w:space="0" w:color="auto"/>
        <w:left w:val="none" w:sz="0" w:space="0" w:color="auto"/>
        <w:bottom w:val="none" w:sz="0" w:space="0" w:color="auto"/>
        <w:right w:val="none" w:sz="0" w:space="0" w:color="auto"/>
      </w:divBdr>
    </w:div>
    <w:div w:id="252279407">
      <w:bodyDiv w:val="1"/>
      <w:marLeft w:val="0"/>
      <w:marRight w:val="0"/>
      <w:marTop w:val="0"/>
      <w:marBottom w:val="0"/>
      <w:divBdr>
        <w:top w:val="none" w:sz="0" w:space="0" w:color="auto"/>
        <w:left w:val="none" w:sz="0" w:space="0" w:color="auto"/>
        <w:bottom w:val="none" w:sz="0" w:space="0" w:color="auto"/>
        <w:right w:val="none" w:sz="0" w:space="0" w:color="auto"/>
      </w:divBdr>
    </w:div>
    <w:div w:id="252319282">
      <w:bodyDiv w:val="1"/>
      <w:marLeft w:val="0"/>
      <w:marRight w:val="0"/>
      <w:marTop w:val="0"/>
      <w:marBottom w:val="0"/>
      <w:divBdr>
        <w:top w:val="none" w:sz="0" w:space="0" w:color="auto"/>
        <w:left w:val="none" w:sz="0" w:space="0" w:color="auto"/>
        <w:bottom w:val="none" w:sz="0" w:space="0" w:color="auto"/>
        <w:right w:val="none" w:sz="0" w:space="0" w:color="auto"/>
      </w:divBdr>
    </w:div>
    <w:div w:id="252321560">
      <w:bodyDiv w:val="1"/>
      <w:marLeft w:val="0"/>
      <w:marRight w:val="0"/>
      <w:marTop w:val="0"/>
      <w:marBottom w:val="0"/>
      <w:divBdr>
        <w:top w:val="none" w:sz="0" w:space="0" w:color="auto"/>
        <w:left w:val="none" w:sz="0" w:space="0" w:color="auto"/>
        <w:bottom w:val="none" w:sz="0" w:space="0" w:color="auto"/>
        <w:right w:val="none" w:sz="0" w:space="0" w:color="auto"/>
      </w:divBdr>
    </w:div>
    <w:div w:id="252397639">
      <w:bodyDiv w:val="1"/>
      <w:marLeft w:val="0"/>
      <w:marRight w:val="0"/>
      <w:marTop w:val="0"/>
      <w:marBottom w:val="0"/>
      <w:divBdr>
        <w:top w:val="none" w:sz="0" w:space="0" w:color="auto"/>
        <w:left w:val="none" w:sz="0" w:space="0" w:color="auto"/>
        <w:bottom w:val="none" w:sz="0" w:space="0" w:color="auto"/>
        <w:right w:val="none" w:sz="0" w:space="0" w:color="auto"/>
      </w:divBdr>
    </w:div>
    <w:div w:id="252470047">
      <w:bodyDiv w:val="1"/>
      <w:marLeft w:val="0"/>
      <w:marRight w:val="0"/>
      <w:marTop w:val="0"/>
      <w:marBottom w:val="0"/>
      <w:divBdr>
        <w:top w:val="none" w:sz="0" w:space="0" w:color="auto"/>
        <w:left w:val="none" w:sz="0" w:space="0" w:color="auto"/>
        <w:bottom w:val="none" w:sz="0" w:space="0" w:color="auto"/>
        <w:right w:val="none" w:sz="0" w:space="0" w:color="auto"/>
      </w:divBdr>
    </w:div>
    <w:div w:id="252471627">
      <w:bodyDiv w:val="1"/>
      <w:marLeft w:val="0"/>
      <w:marRight w:val="0"/>
      <w:marTop w:val="0"/>
      <w:marBottom w:val="0"/>
      <w:divBdr>
        <w:top w:val="none" w:sz="0" w:space="0" w:color="auto"/>
        <w:left w:val="none" w:sz="0" w:space="0" w:color="auto"/>
        <w:bottom w:val="none" w:sz="0" w:space="0" w:color="auto"/>
        <w:right w:val="none" w:sz="0" w:space="0" w:color="auto"/>
      </w:divBdr>
    </w:div>
    <w:div w:id="252517770">
      <w:bodyDiv w:val="1"/>
      <w:marLeft w:val="0"/>
      <w:marRight w:val="0"/>
      <w:marTop w:val="0"/>
      <w:marBottom w:val="0"/>
      <w:divBdr>
        <w:top w:val="none" w:sz="0" w:space="0" w:color="auto"/>
        <w:left w:val="none" w:sz="0" w:space="0" w:color="auto"/>
        <w:bottom w:val="none" w:sz="0" w:space="0" w:color="auto"/>
        <w:right w:val="none" w:sz="0" w:space="0" w:color="auto"/>
      </w:divBdr>
    </w:div>
    <w:div w:id="252517789">
      <w:bodyDiv w:val="1"/>
      <w:marLeft w:val="0"/>
      <w:marRight w:val="0"/>
      <w:marTop w:val="0"/>
      <w:marBottom w:val="0"/>
      <w:divBdr>
        <w:top w:val="none" w:sz="0" w:space="0" w:color="auto"/>
        <w:left w:val="none" w:sz="0" w:space="0" w:color="auto"/>
        <w:bottom w:val="none" w:sz="0" w:space="0" w:color="auto"/>
        <w:right w:val="none" w:sz="0" w:space="0" w:color="auto"/>
      </w:divBdr>
    </w:div>
    <w:div w:id="252519510">
      <w:bodyDiv w:val="1"/>
      <w:marLeft w:val="0"/>
      <w:marRight w:val="0"/>
      <w:marTop w:val="0"/>
      <w:marBottom w:val="0"/>
      <w:divBdr>
        <w:top w:val="none" w:sz="0" w:space="0" w:color="auto"/>
        <w:left w:val="none" w:sz="0" w:space="0" w:color="auto"/>
        <w:bottom w:val="none" w:sz="0" w:space="0" w:color="auto"/>
        <w:right w:val="none" w:sz="0" w:space="0" w:color="auto"/>
      </w:divBdr>
    </w:div>
    <w:div w:id="252587414">
      <w:bodyDiv w:val="1"/>
      <w:marLeft w:val="0"/>
      <w:marRight w:val="0"/>
      <w:marTop w:val="0"/>
      <w:marBottom w:val="0"/>
      <w:divBdr>
        <w:top w:val="none" w:sz="0" w:space="0" w:color="auto"/>
        <w:left w:val="none" w:sz="0" w:space="0" w:color="auto"/>
        <w:bottom w:val="none" w:sz="0" w:space="0" w:color="auto"/>
        <w:right w:val="none" w:sz="0" w:space="0" w:color="auto"/>
      </w:divBdr>
    </w:div>
    <w:div w:id="252589784">
      <w:bodyDiv w:val="1"/>
      <w:marLeft w:val="0"/>
      <w:marRight w:val="0"/>
      <w:marTop w:val="0"/>
      <w:marBottom w:val="0"/>
      <w:divBdr>
        <w:top w:val="none" w:sz="0" w:space="0" w:color="auto"/>
        <w:left w:val="none" w:sz="0" w:space="0" w:color="auto"/>
        <w:bottom w:val="none" w:sz="0" w:space="0" w:color="auto"/>
        <w:right w:val="none" w:sz="0" w:space="0" w:color="auto"/>
      </w:divBdr>
      <w:divsChild>
        <w:div w:id="36400069">
          <w:marLeft w:val="480"/>
          <w:marRight w:val="0"/>
          <w:marTop w:val="0"/>
          <w:marBottom w:val="0"/>
          <w:divBdr>
            <w:top w:val="none" w:sz="0" w:space="0" w:color="auto"/>
            <w:left w:val="none" w:sz="0" w:space="0" w:color="auto"/>
            <w:bottom w:val="none" w:sz="0" w:space="0" w:color="auto"/>
            <w:right w:val="none" w:sz="0" w:space="0" w:color="auto"/>
          </w:divBdr>
        </w:div>
        <w:div w:id="69544727">
          <w:marLeft w:val="480"/>
          <w:marRight w:val="0"/>
          <w:marTop w:val="0"/>
          <w:marBottom w:val="0"/>
          <w:divBdr>
            <w:top w:val="none" w:sz="0" w:space="0" w:color="auto"/>
            <w:left w:val="none" w:sz="0" w:space="0" w:color="auto"/>
            <w:bottom w:val="none" w:sz="0" w:space="0" w:color="auto"/>
            <w:right w:val="none" w:sz="0" w:space="0" w:color="auto"/>
          </w:divBdr>
        </w:div>
        <w:div w:id="132258752">
          <w:marLeft w:val="480"/>
          <w:marRight w:val="0"/>
          <w:marTop w:val="0"/>
          <w:marBottom w:val="0"/>
          <w:divBdr>
            <w:top w:val="none" w:sz="0" w:space="0" w:color="auto"/>
            <w:left w:val="none" w:sz="0" w:space="0" w:color="auto"/>
            <w:bottom w:val="none" w:sz="0" w:space="0" w:color="auto"/>
            <w:right w:val="none" w:sz="0" w:space="0" w:color="auto"/>
          </w:divBdr>
        </w:div>
        <w:div w:id="138697763">
          <w:marLeft w:val="480"/>
          <w:marRight w:val="0"/>
          <w:marTop w:val="0"/>
          <w:marBottom w:val="0"/>
          <w:divBdr>
            <w:top w:val="none" w:sz="0" w:space="0" w:color="auto"/>
            <w:left w:val="none" w:sz="0" w:space="0" w:color="auto"/>
            <w:bottom w:val="none" w:sz="0" w:space="0" w:color="auto"/>
            <w:right w:val="none" w:sz="0" w:space="0" w:color="auto"/>
          </w:divBdr>
        </w:div>
        <w:div w:id="174272444">
          <w:marLeft w:val="480"/>
          <w:marRight w:val="0"/>
          <w:marTop w:val="0"/>
          <w:marBottom w:val="0"/>
          <w:divBdr>
            <w:top w:val="none" w:sz="0" w:space="0" w:color="auto"/>
            <w:left w:val="none" w:sz="0" w:space="0" w:color="auto"/>
            <w:bottom w:val="none" w:sz="0" w:space="0" w:color="auto"/>
            <w:right w:val="none" w:sz="0" w:space="0" w:color="auto"/>
          </w:divBdr>
        </w:div>
        <w:div w:id="197158953">
          <w:marLeft w:val="480"/>
          <w:marRight w:val="0"/>
          <w:marTop w:val="0"/>
          <w:marBottom w:val="0"/>
          <w:divBdr>
            <w:top w:val="none" w:sz="0" w:space="0" w:color="auto"/>
            <w:left w:val="none" w:sz="0" w:space="0" w:color="auto"/>
            <w:bottom w:val="none" w:sz="0" w:space="0" w:color="auto"/>
            <w:right w:val="none" w:sz="0" w:space="0" w:color="auto"/>
          </w:divBdr>
        </w:div>
        <w:div w:id="204953698">
          <w:marLeft w:val="480"/>
          <w:marRight w:val="0"/>
          <w:marTop w:val="0"/>
          <w:marBottom w:val="0"/>
          <w:divBdr>
            <w:top w:val="none" w:sz="0" w:space="0" w:color="auto"/>
            <w:left w:val="none" w:sz="0" w:space="0" w:color="auto"/>
            <w:bottom w:val="none" w:sz="0" w:space="0" w:color="auto"/>
            <w:right w:val="none" w:sz="0" w:space="0" w:color="auto"/>
          </w:divBdr>
        </w:div>
        <w:div w:id="216746421">
          <w:marLeft w:val="480"/>
          <w:marRight w:val="0"/>
          <w:marTop w:val="0"/>
          <w:marBottom w:val="0"/>
          <w:divBdr>
            <w:top w:val="none" w:sz="0" w:space="0" w:color="auto"/>
            <w:left w:val="none" w:sz="0" w:space="0" w:color="auto"/>
            <w:bottom w:val="none" w:sz="0" w:space="0" w:color="auto"/>
            <w:right w:val="none" w:sz="0" w:space="0" w:color="auto"/>
          </w:divBdr>
        </w:div>
        <w:div w:id="262998368">
          <w:marLeft w:val="480"/>
          <w:marRight w:val="0"/>
          <w:marTop w:val="0"/>
          <w:marBottom w:val="0"/>
          <w:divBdr>
            <w:top w:val="none" w:sz="0" w:space="0" w:color="auto"/>
            <w:left w:val="none" w:sz="0" w:space="0" w:color="auto"/>
            <w:bottom w:val="none" w:sz="0" w:space="0" w:color="auto"/>
            <w:right w:val="none" w:sz="0" w:space="0" w:color="auto"/>
          </w:divBdr>
        </w:div>
        <w:div w:id="295378200">
          <w:marLeft w:val="480"/>
          <w:marRight w:val="0"/>
          <w:marTop w:val="0"/>
          <w:marBottom w:val="0"/>
          <w:divBdr>
            <w:top w:val="none" w:sz="0" w:space="0" w:color="auto"/>
            <w:left w:val="none" w:sz="0" w:space="0" w:color="auto"/>
            <w:bottom w:val="none" w:sz="0" w:space="0" w:color="auto"/>
            <w:right w:val="none" w:sz="0" w:space="0" w:color="auto"/>
          </w:divBdr>
        </w:div>
        <w:div w:id="356933450">
          <w:marLeft w:val="480"/>
          <w:marRight w:val="0"/>
          <w:marTop w:val="0"/>
          <w:marBottom w:val="0"/>
          <w:divBdr>
            <w:top w:val="none" w:sz="0" w:space="0" w:color="auto"/>
            <w:left w:val="none" w:sz="0" w:space="0" w:color="auto"/>
            <w:bottom w:val="none" w:sz="0" w:space="0" w:color="auto"/>
            <w:right w:val="none" w:sz="0" w:space="0" w:color="auto"/>
          </w:divBdr>
        </w:div>
        <w:div w:id="451677021">
          <w:marLeft w:val="480"/>
          <w:marRight w:val="0"/>
          <w:marTop w:val="0"/>
          <w:marBottom w:val="0"/>
          <w:divBdr>
            <w:top w:val="none" w:sz="0" w:space="0" w:color="auto"/>
            <w:left w:val="none" w:sz="0" w:space="0" w:color="auto"/>
            <w:bottom w:val="none" w:sz="0" w:space="0" w:color="auto"/>
            <w:right w:val="none" w:sz="0" w:space="0" w:color="auto"/>
          </w:divBdr>
        </w:div>
        <w:div w:id="537201274">
          <w:marLeft w:val="480"/>
          <w:marRight w:val="0"/>
          <w:marTop w:val="0"/>
          <w:marBottom w:val="0"/>
          <w:divBdr>
            <w:top w:val="none" w:sz="0" w:space="0" w:color="auto"/>
            <w:left w:val="none" w:sz="0" w:space="0" w:color="auto"/>
            <w:bottom w:val="none" w:sz="0" w:space="0" w:color="auto"/>
            <w:right w:val="none" w:sz="0" w:space="0" w:color="auto"/>
          </w:divBdr>
        </w:div>
        <w:div w:id="600062980">
          <w:marLeft w:val="480"/>
          <w:marRight w:val="0"/>
          <w:marTop w:val="0"/>
          <w:marBottom w:val="0"/>
          <w:divBdr>
            <w:top w:val="none" w:sz="0" w:space="0" w:color="auto"/>
            <w:left w:val="none" w:sz="0" w:space="0" w:color="auto"/>
            <w:bottom w:val="none" w:sz="0" w:space="0" w:color="auto"/>
            <w:right w:val="none" w:sz="0" w:space="0" w:color="auto"/>
          </w:divBdr>
        </w:div>
        <w:div w:id="639573928">
          <w:marLeft w:val="480"/>
          <w:marRight w:val="0"/>
          <w:marTop w:val="0"/>
          <w:marBottom w:val="0"/>
          <w:divBdr>
            <w:top w:val="none" w:sz="0" w:space="0" w:color="auto"/>
            <w:left w:val="none" w:sz="0" w:space="0" w:color="auto"/>
            <w:bottom w:val="none" w:sz="0" w:space="0" w:color="auto"/>
            <w:right w:val="none" w:sz="0" w:space="0" w:color="auto"/>
          </w:divBdr>
        </w:div>
        <w:div w:id="685596402">
          <w:marLeft w:val="480"/>
          <w:marRight w:val="0"/>
          <w:marTop w:val="0"/>
          <w:marBottom w:val="0"/>
          <w:divBdr>
            <w:top w:val="none" w:sz="0" w:space="0" w:color="auto"/>
            <w:left w:val="none" w:sz="0" w:space="0" w:color="auto"/>
            <w:bottom w:val="none" w:sz="0" w:space="0" w:color="auto"/>
            <w:right w:val="none" w:sz="0" w:space="0" w:color="auto"/>
          </w:divBdr>
        </w:div>
        <w:div w:id="695086239">
          <w:marLeft w:val="480"/>
          <w:marRight w:val="0"/>
          <w:marTop w:val="0"/>
          <w:marBottom w:val="0"/>
          <w:divBdr>
            <w:top w:val="none" w:sz="0" w:space="0" w:color="auto"/>
            <w:left w:val="none" w:sz="0" w:space="0" w:color="auto"/>
            <w:bottom w:val="none" w:sz="0" w:space="0" w:color="auto"/>
            <w:right w:val="none" w:sz="0" w:space="0" w:color="auto"/>
          </w:divBdr>
        </w:div>
        <w:div w:id="756437674">
          <w:marLeft w:val="480"/>
          <w:marRight w:val="0"/>
          <w:marTop w:val="0"/>
          <w:marBottom w:val="0"/>
          <w:divBdr>
            <w:top w:val="none" w:sz="0" w:space="0" w:color="auto"/>
            <w:left w:val="none" w:sz="0" w:space="0" w:color="auto"/>
            <w:bottom w:val="none" w:sz="0" w:space="0" w:color="auto"/>
            <w:right w:val="none" w:sz="0" w:space="0" w:color="auto"/>
          </w:divBdr>
        </w:div>
        <w:div w:id="782000200">
          <w:marLeft w:val="480"/>
          <w:marRight w:val="0"/>
          <w:marTop w:val="0"/>
          <w:marBottom w:val="0"/>
          <w:divBdr>
            <w:top w:val="none" w:sz="0" w:space="0" w:color="auto"/>
            <w:left w:val="none" w:sz="0" w:space="0" w:color="auto"/>
            <w:bottom w:val="none" w:sz="0" w:space="0" w:color="auto"/>
            <w:right w:val="none" w:sz="0" w:space="0" w:color="auto"/>
          </w:divBdr>
        </w:div>
        <w:div w:id="800615854">
          <w:marLeft w:val="480"/>
          <w:marRight w:val="0"/>
          <w:marTop w:val="0"/>
          <w:marBottom w:val="0"/>
          <w:divBdr>
            <w:top w:val="none" w:sz="0" w:space="0" w:color="auto"/>
            <w:left w:val="none" w:sz="0" w:space="0" w:color="auto"/>
            <w:bottom w:val="none" w:sz="0" w:space="0" w:color="auto"/>
            <w:right w:val="none" w:sz="0" w:space="0" w:color="auto"/>
          </w:divBdr>
        </w:div>
        <w:div w:id="826283133">
          <w:marLeft w:val="480"/>
          <w:marRight w:val="0"/>
          <w:marTop w:val="0"/>
          <w:marBottom w:val="0"/>
          <w:divBdr>
            <w:top w:val="none" w:sz="0" w:space="0" w:color="auto"/>
            <w:left w:val="none" w:sz="0" w:space="0" w:color="auto"/>
            <w:bottom w:val="none" w:sz="0" w:space="0" w:color="auto"/>
            <w:right w:val="none" w:sz="0" w:space="0" w:color="auto"/>
          </w:divBdr>
        </w:div>
        <w:div w:id="840387328">
          <w:marLeft w:val="480"/>
          <w:marRight w:val="0"/>
          <w:marTop w:val="0"/>
          <w:marBottom w:val="0"/>
          <w:divBdr>
            <w:top w:val="none" w:sz="0" w:space="0" w:color="auto"/>
            <w:left w:val="none" w:sz="0" w:space="0" w:color="auto"/>
            <w:bottom w:val="none" w:sz="0" w:space="0" w:color="auto"/>
            <w:right w:val="none" w:sz="0" w:space="0" w:color="auto"/>
          </w:divBdr>
        </w:div>
        <w:div w:id="894661412">
          <w:marLeft w:val="480"/>
          <w:marRight w:val="0"/>
          <w:marTop w:val="0"/>
          <w:marBottom w:val="0"/>
          <w:divBdr>
            <w:top w:val="none" w:sz="0" w:space="0" w:color="auto"/>
            <w:left w:val="none" w:sz="0" w:space="0" w:color="auto"/>
            <w:bottom w:val="none" w:sz="0" w:space="0" w:color="auto"/>
            <w:right w:val="none" w:sz="0" w:space="0" w:color="auto"/>
          </w:divBdr>
        </w:div>
      </w:divsChild>
    </w:div>
    <w:div w:id="252590849">
      <w:bodyDiv w:val="1"/>
      <w:marLeft w:val="0"/>
      <w:marRight w:val="0"/>
      <w:marTop w:val="0"/>
      <w:marBottom w:val="0"/>
      <w:divBdr>
        <w:top w:val="none" w:sz="0" w:space="0" w:color="auto"/>
        <w:left w:val="none" w:sz="0" w:space="0" w:color="auto"/>
        <w:bottom w:val="none" w:sz="0" w:space="0" w:color="auto"/>
        <w:right w:val="none" w:sz="0" w:space="0" w:color="auto"/>
      </w:divBdr>
    </w:div>
    <w:div w:id="252708009">
      <w:bodyDiv w:val="1"/>
      <w:marLeft w:val="0"/>
      <w:marRight w:val="0"/>
      <w:marTop w:val="0"/>
      <w:marBottom w:val="0"/>
      <w:divBdr>
        <w:top w:val="none" w:sz="0" w:space="0" w:color="auto"/>
        <w:left w:val="none" w:sz="0" w:space="0" w:color="auto"/>
        <w:bottom w:val="none" w:sz="0" w:space="0" w:color="auto"/>
        <w:right w:val="none" w:sz="0" w:space="0" w:color="auto"/>
      </w:divBdr>
    </w:div>
    <w:div w:id="252711547">
      <w:bodyDiv w:val="1"/>
      <w:marLeft w:val="0"/>
      <w:marRight w:val="0"/>
      <w:marTop w:val="0"/>
      <w:marBottom w:val="0"/>
      <w:divBdr>
        <w:top w:val="none" w:sz="0" w:space="0" w:color="auto"/>
        <w:left w:val="none" w:sz="0" w:space="0" w:color="auto"/>
        <w:bottom w:val="none" w:sz="0" w:space="0" w:color="auto"/>
        <w:right w:val="none" w:sz="0" w:space="0" w:color="auto"/>
      </w:divBdr>
    </w:div>
    <w:div w:id="252861284">
      <w:bodyDiv w:val="1"/>
      <w:marLeft w:val="0"/>
      <w:marRight w:val="0"/>
      <w:marTop w:val="0"/>
      <w:marBottom w:val="0"/>
      <w:divBdr>
        <w:top w:val="none" w:sz="0" w:space="0" w:color="auto"/>
        <w:left w:val="none" w:sz="0" w:space="0" w:color="auto"/>
        <w:bottom w:val="none" w:sz="0" w:space="0" w:color="auto"/>
        <w:right w:val="none" w:sz="0" w:space="0" w:color="auto"/>
      </w:divBdr>
    </w:div>
    <w:div w:id="252975161">
      <w:bodyDiv w:val="1"/>
      <w:marLeft w:val="0"/>
      <w:marRight w:val="0"/>
      <w:marTop w:val="0"/>
      <w:marBottom w:val="0"/>
      <w:divBdr>
        <w:top w:val="none" w:sz="0" w:space="0" w:color="auto"/>
        <w:left w:val="none" w:sz="0" w:space="0" w:color="auto"/>
        <w:bottom w:val="none" w:sz="0" w:space="0" w:color="auto"/>
        <w:right w:val="none" w:sz="0" w:space="0" w:color="auto"/>
      </w:divBdr>
    </w:div>
    <w:div w:id="253171172">
      <w:bodyDiv w:val="1"/>
      <w:marLeft w:val="0"/>
      <w:marRight w:val="0"/>
      <w:marTop w:val="0"/>
      <w:marBottom w:val="0"/>
      <w:divBdr>
        <w:top w:val="none" w:sz="0" w:space="0" w:color="auto"/>
        <w:left w:val="none" w:sz="0" w:space="0" w:color="auto"/>
        <w:bottom w:val="none" w:sz="0" w:space="0" w:color="auto"/>
        <w:right w:val="none" w:sz="0" w:space="0" w:color="auto"/>
      </w:divBdr>
    </w:div>
    <w:div w:id="253324309">
      <w:bodyDiv w:val="1"/>
      <w:marLeft w:val="0"/>
      <w:marRight w:val="0"/>
      <w:marTop w:val="0"/>
      <w:marBottom w:val="0"/>
      <w:divBdr>
        <w:top w:val="none" w:sz="0" w:space="0" w:color="auto"/>
        <w:left w:val="none" w:sz="0" w:space="0" w:color="auto"/>
        <w:bottom w:val="none" w:sz="0" w:space="0" w:color="auto"/>
        <w:right w:val="none" w:sz="0" w:space="0" w:color="auto"/>
      </w:divBdr>
    </w:div>
    <w:div w:id="253514696">
      <w:bodyDiv w:val="1"/>
      <w:marLeft w:val="0"/>
      <w:marRight w:val="0"/>
      <w:marTop w:val="0"/>
      <w:marBottom w:val="0"/>
      <w:divBdr>
        <w:top w:val="none" w:sz="0" w:space="0" w:color="auto"/>
        <w:left w:val="none" w:sz="0" w:space="0" w:color="auto"/>
        <w:bottom w:val="none" w:sz="0" w:space="0" w:color="auto"/>
        <w:right w:val="none" w:sz="0" w:space="0" w:color="auto"/>
      </w:divBdr>
    </w:div>
    <w:div w:id="253974882">
      <w:bodyDiv w:val="1"/>
      <w:marLeft w:val="0"/>
      <w:marRight w:val="0"/>
      <w:marTop w:val="0"/>
      <w:marBottom w:val="0"/>
      <w:divBdr>
        <w:top w:val="none" w:sz="0" w:space="0" w:color="auto"/>
        <w:left w:val="none" w:sz="0" w:space="0" w:color="auto"/>
        <w:bottom w:val="none" w:sz="0" w:space="0" w:color="auto"/>
        <w:right w:val="none" w:sz="0" w:space="0" w:color="auto"/>
      </w:divBdr>
    </w:div>
    <w:div w:id="253979572">
      <w:bodyDiv w:val="1"/>
      <w:marLeft w:val="0"/>
      <w:marRight w:val="0"/>
      <w:marTop w:val="0"/>
      <w:marBottom w:val="0"/>
      <w:divBdr>
        <w:top w:val="none" w:sz="0" w:space="0" w:color="auto"/>
        <w:left w:val="none" w:sz="0" w:space="0" w:color="auto"/>
        <w:bottom w:val="none" w:sz="0" w:space="0" w:color="auto"/>
        <w:right w:val="none" w:sz="0" w:space="0" w:color="auto"/>
      </w:divBdr>
    </w:div>
    <w:div w:id="254019764">
      <w:bodyDiv w:val="1"/>
      <w:marLeft w:val="0"/>
      <w:marRight w:val="0"/>
      <w:marTop w:val="0"/>
      <w:marBottom w:val="0"/>
      <w:divBdr>
        <w:top w:val="none" w:sz="0" w:space="0" w:color="auto"/>
        <w:left w:val="none" w:sz="0" w:space="0" w:color="auto"/>
        <w:bottom w:val="none" w:sz="0" w:space="0" w:color="auto"/>
        <w:right w:val="none" w:sz="0" w:space="0" w:color="auto"/>
      </w:divBdr>
    </w:div>
    <w:div w:id="254049192">
      <w:bodyDiv w:val="1"/>
      <w:marLeft w:val="0"/>
      <w:marRight w:val="0"/>
      <w:marTop w:val="0"/>
      <w:marBottom w:val="0"/>
      <w:divBdr>
        <w:top w:val="none" w:sz="0" w:space="0" w:color="auto"/>
        <w:left w:val="none" w:sz="0" w:space="0" w:color="auto"/>
        <w:bottom w:val="none" w:sz="0" w:space="0" w:color="auto"/>
        <w:right w:val="none" w:sz="0" w:space="0" w:color="auto"/>
      </w:divBdr>
    </w:div>
    <w:div w:id="254168438">
      <w:bodyDiv w:val="1"/>
      <w:marLeft w:val="0"/>
      <w:marRight w:val="0"/>
      <w:marTop w:val="0"/>
      <w:marBottom w:val="0"/>
      <w:divBdr>
        <w:top w:val="none" w:sz="0" w:space="0" w:color="auto"/>
        <w:left w:val="none" w:sz="0" w:space="0" w:color="auto"/>
        <w:bottom w:val="none" w:sz="0" w:space="0" w:color="auto"/>
        <w:right w:val="none" w:sz="0" w:space="0" w:color="auto"/>
      </w:divBdr>
    </w:div>
    <w:div w:id="254170789">
      <w:bodyDiv w:val="1"/>
      <w:marLeft w:val="0"/>
      <w:marRight w:val="0"/>
      <w:marTop w:val="0"/>
      <w:marBottom w:val="0"/>
      <w:divBdr>
        <w:top w:val="none" w:sz="0" w:space="0" w:color="auto"/>
        <w:left w:val="none" w:sz="0" w:space="0" w:color="auto"/>
        <w:bottom w:val="none" w:sz="0" w:space="0" w:color="auto"/>
        <w:right w:val="none" w:sz="0" w:space="0" w:color="auto"/>
      </w:divBdr>
    </w:div>
    <w:div w:id="254215773">
      <w:bodyDiv w:val="1"/>
      <w:marLeft w:val="0"/>
      <w:marRight w:val="0"/>
      <w:marTop w:val="0"/>
      <w:marBottom w:val="0"/>
      <w:divBdr>
        <w:top w:val="none" w:sz="0" w:space="0" w:color="auto"/>
        <w:left w:val="none" w:sz="0" w:space="0" w:color="auto"/>
        <w:bottom w:val="none" w:sz="0" w:space="0" w:color="auto"/>
        <w:right w:val="none" w:sz="0" w:space="0" w:color="auto"/>
      </w:divBdr>
    </w:div>
    <w:div w:id="254485340">
      <w:bodyDiv w:val="1"/>
      <w:marLeft w:val="0"/>
      <w:marRight w:val="0"/>
      <w:marTop w:val="0"/>
      <w:marBottom w:val="0"/>
      <w:divBdr>
        <w:top w:val="none" w:sz="0" w:space="0" w:color="auto"/>
        <w:left w:val="none" w:sz="0" w:space="0" w:color="auto"/>
        <w:bottom w:val="none" w:sz="0" w:space="0" w:color="auto"/>
        <w:right w:val="none" w:sz="0" w:space="0" w:color="auto"/>
      </w:divBdr>
    </w:div>
    <w:div w:id="254561678">
      <w:bodyDiv w:val="1"/>
      <w:marLeft w:val="0"/>
      <w:marRight w:val="0"/>
      <w:marTop w:val="0"/>
      <w:marBottom w:val="0"/>
      <w:divBdr>
        <w:top w:val="none" w:sz="0" w:space="0" w:color="auto"/>
        <w:left w:val="none" w:sz="0" w:space="0" w:color="auto"/>
        <w:bottom w:val="none" w:sz="0" w:space="0" w:color="auto"/>
        <w:right w:val="none" w:sz="0" w:space="0" w:color="auto"/>
      </w:divBdr>
    </w:div>
    <w:div w:id="254676172">
      <w:bodyDiv w:val="1"/>
      <w:marLeft w:val="0"/>
      <w:marRight w:val="0"/>
      <w:marTop w:val="0"/>
      <w:marBottom w:val="0"/>
      <w:divBdr>
        <w:top w:val="none" w:sz="0" w:space="0" w:color="auto"/>
        <w:left w:val="none" w:sz="0" w:space="0" w:color="auto"/>
        <w:bottom w:val="none" w:sz="0" w:space="0" w:color="auto"/>
        <w:right w:val="none" w:sz="0" w:space="0" w:color="auto"/>
      </w:divBdr>
    </w:div>
    <w:div w:id="254828885">
      <w:bodyDiv w:val="1"/>
      <w:marLeft w:val="0"/>
      <w:marRight w:val="0"/>
      <w:marTop w:val="0"/>
      <w:marBottom w:val="0"/>
      <w:divBdr>
        <w:top w:val="none" w:sz="0" w:space="0" w:color="auto"/>
        <w:left w:val="none" w:sz="0" w:space="0" w:color="auto"/>
        <w:bottom w:val="none" w:sz="0" w:space="0" w:color="auto"/>
        <w:right w:val="none" w:sz="0" w:space="0" w:color="auto"/>
      </w:divBdr>
    </w:div>
    <w:div w:id="254870890">
      <w:bodyDiv w:val="1"/>
      <w:marLeft w:val="0"/>
      <w:marRight w:val="0"/>
      <w:marTop w:val="0"/>
      <w:marBottom w:val="0"/>
      <w:divBdr>
        <w:top w:val="none" w:sz="0" w:space="0" w:color="auto"/>
        <w:left w:val="none" w:sz="0" w:space="0" w:color="auto"/>
        <w:bottom w:val="none" w:sz="0" w:space="0" w:color="auto"/>
        <w:right w:val="none" w:sz="0" w:space="0" w:color="auto"/>
      </w:divBdr>
    </w:div>
    <w:div w:id="254946391">
      <w:bodyDiv w:val="1"/>
      <w:marLeft w:val="0"/>
      <w:marRight w:val="0"/>
      <w:marTop w:val="0"/>
      <w:marBottom w:val="0"/>
      <w:divBdr>
        <w:top w:val="none" w:sz="0" w:space="0" w:color="auto"/>
        <w:left w:val="none" w:sz="0" w:space="0" w:color="auto"/>
        <w:bottom w:val="none" w:sz="0" w:space="0" w:color="auto"/>
        <w:right w:val="none" w:sz="0" w:space="0" w:color="auto"/>
      </w:divBdr>
    </w:div>
    <w:div w:id="255096047">
      <w:bodyDiv w:val="1"/>
      <w:marLeft w:val="0"/>
      <w:marRight w:val="0"/>
      <w:marTop w:val="0"/>
      <w:marBottom w:val="0"/>
      <w:divBdr>
        <w:top w:val="none" w:sz="0" w:space="0" w:color="auto"/>
        <w:left w:val="none" w:sz="0" w:space="0" w:color="auto"/>
        <w:bottom w:val="none" w:sz="0" w:space="0" w:color="auto"/>
        <w:right w:val="none" w:sz="0" w:space="0" w:color="auto"/>
      </w:divBdr>
    </w:div>
    <w:div w:id="255208659">
      <w:bodyDiv w:val="1"/>
      <w:marLeft w:val="0"/>
      <w:marRight w:val="0"/>
      <w:marTop w:val="0"/>
      <w:marBottom w:val="0"/>
      <w:divBdr>
        <w:top w:val="none" w:sz="0" w:space="0" w:color="auto"/>
        <w:left w:val="none" w:sz="0" w:space="0" w:color="auto"/>
        <w:bottom w:val="none" w:sz="0" w:space="0" w:color="auto"/>
        <w:right w:val="none" w:sz="0" w:space="0" w:color="auto"/>
      </w:divBdr>
    </w:div>
    <w:div w:id="255332683">
      <w:bodyDiv w:val="1"/>
      <w:marLeft w:val="0"/>
      <w:marRight w:val="0"/>
      <w:marTop w:val="0"/>
      <w:marBottom w:val="0"/>
      <w:divBdr>
        <w:top w:val="none" w:sz="0" w:space="0" w:color="auto"/>
        <w:left w:val="none" w:sz="0" w:space="0" w:color="auto"/>
        <w:bottom w:val="none" w:sz="0" w:space="0" w:color="auto"/>
        <w:right w:val="none" w:sz="0" w:space="0" w:color="auto"/>
      </w:divBdr>
    </w:div>
    <w:div w:id="255404298">
      <w:bodyDiv w:val="1"/>
      <w:marLeft w:val="0"/>
      <w:marRight w:val="0"/>
      <w:marTop w:val="0"/>
      <w:marBottom w:val="0"/>
      <w:divBdr>
        <w:top w:val="none" w:sz="0" w:space="0" w:color="auto"/>
        <w:left w:val="none" w:sz="0" w:space="0" w:color="auto"/>
        <w:bottom w:val="none" w:sz="0" w:space="0" w:color="auto"/>
        <w:right w:val="none" w:sz="0" w:space="0" w:color="auto"/>
      </w:divBdr>
    </w:div>
    <w:div w:id="255554321">
      <w:bodyDiv w:val="1"/>
      <w:marLeft w:val="0"/>
      <w:marRight w:val="0"/>
      <w:marTop w:val="0"/>
      <w:marBottom w:val="0"/>
      <w:divBdr>
        <w:top w:val="none" w:sz="0" w:space="0" w:color="auto"/>
        <w:left w:val="none" w:sz="0" w:space="0" w:color="auto"/>
        <w:bottom w:val="none" w:sz="0" w:space="0" w:color="auto"/>
        <w:right w:val="none" w:sz="0" w:space="0" w:color="auto"/>
      </w:divBdr>
    </w:div>
    <w:div w:id="255556857">
      <w:bodyDiv w:val="1"/>
      <w:marLeft w:val="0"/>
      <w:marRight w:val="0"/>
      <w:marTop w:val="0"/>
      <w:marBottom w:val="0"/>
      <w:divBdr>
        <w:top w:val="none" w:sz="0" w:space="0" w:color="auto"/>
        <w:left w:val="none" w:sz="0" w:space="0" w:color="auto"/>
        <w:bottom w:val="none" w:sz="0" w:space="0" w:color="auto"/>
        <w:right w:val="none" w:sz="0" w:space="0" w:color="auto"/>
      </w:divBdr>
    </w:div>
    <w:div w:id="255597991">
      <w:bodyDiv w:val="1"/>
      <w:marLeft w:val="0"/>
      <w:marRight w:val="0"/>
      <w:marTop w:val="0"/>
      <w:marBottom w:val="0"/>
      <w:divBdr>
        <w:top w:val="none" w:sz="0" w:space="0" w:color="auto"/>
        <w:left w:val="none" w:sz="0" w:space="0" w:color="auto"/>
        <w:bottom w:val="none" w:sz="0" w:space="0" w:color="auto"/>
        <w:right w:val="none" w:sz="0" w:space="0" w:color="auto"/>
      </w:divBdr>
    </w:div>
    <w:div w:id="255671262">
      <w:bodyDiv w:val="1"/>
      <w:marLeft w:val="0"/>
      <w:marRight w:val="0"/>
      <w:marTop w:val="0"/>
      <w:marBottom w:val="0"/>
      <w:divBdr>
        <w:top w:val="none" w:sz="0" w:space="0" w:color="auto"/>
        <w:left w:val="none" w:sz="0" w:space="0" w:color="auto"/>
        <w:bottom w:val="none" w:sz="0" w:space="0" w:color="auto"/>
        <w:right w:val="none" w:sz="0" w:space="0" w:color="auto"/>
      </w:divBdr>
    </w:div>
    <w:div w:id="255678434">
      <w:bodyDiv w:val="1"/>
      <w:marLeft w:val="0"/>
      <w:marRight w:val="0"/>
      <w:marTop w:val="0"/>
      <w:marBottom w:val="0"/>
      <w:divBdr>
        <w:top w:val="none" w:sz="0" w:space="0" w:color="auto"/>
        <w:left w:val="none" w:sz="0" w:space="0" w:color="auto"/>
        <w:bottom w:val="none" w:sz="0" w:space="0" w:color="auto"/>
        <w:right w:val="none" w:sz="0" w:space="0" w:color="auto"/>
      </w:divBdr>
    </w:div>
    <w:div w:id="255870163">
      <w:bodyDiv w:val="1"/>
      <w:marLeft w:val="0"/>
      <w:marRight w:val="0"/>
      <w:marTop w:val="0"/>
      <w:marBottom w:val="0"/>
      <w:divBdr>
        <w:top w:val="none" w:sz="0" w:space="0" w:color="auto"/>
        <w:left w:val="none" w:sz="0" w:space="0" w:color="auto"/>
        <w:bottom w:val="none" w:sz="0" w:space="0" w:color="auto"/>
        <w:right w:val="none" w:sz="0" w:space="0" w:color="auto"/>
      </w:divBdr>
    </w:div>
    <w:div w:id="255946283">
      <w:bodyDiv w:val="1"/>
      <w:marLeft w:val="0"/>
      <w:marRight w:val="0"/>
      <w:marTop w:val="0"/>
      <w:marBottom w:val="0"/>
      <w:divBdr>
        <w:top w:val="none" w:sz="0" w:space="0" w:color="auto"/>
        <w:left w:val="none" w:sz="0" w:space="0" w:color="auto"/>
        <w:bottom w:val="none" w:sz="0" w:space="0" w:color="auto"/>
        <w:right w:val="none" w:sz="0" w:space="0" w:color="auto"/>
      </w:divBdr>
    </w:div>
    <w:div w:id="256139632">
      <w:bodyDiv w:val="1"/>
      <w:marLeft w:val="0"/>
      <w:marRight w:val="0"/>
      <w:marTop w:val="0"/>
      <w:marBottom w:val="0"/>
      <w:divBdr>
        <w:top w:val="none" w:sz="0" w:space="0" w:color="auto"/>
        <w:left w:val="none" w:sz="0" w:space="0" w:color="auto"/>
        <w:bottom w:val="none" w:sz="0" w:space="0" w:color="auto"/>
        <w:right w:val="none" w:sz="0" w:space="0" w:color="auto"/>
      </w:divBdr>
    </w:div>
    <w:div w:id="256184285">
      <w:bodyDiv w:val="1"/>
      <w:marLeft w:val="0"/>
      <w:marRight w:val="0"/>
      <w:marTop w:val="0"/>
      <w:marBottom w:val="0"/>
      <w:divBdr>
        <w:top w:val="none" w:sz="0" w:space="0" w:color="auto"/>
        <w:left w:val="none" w:sz="0" w:space="0" w:color="auto"/>
        <w:bottom w:val="none" w:sz="0" w:space="0" w:color="auto"/>
        <w:right w:val="none" w:sz="0" w:space="0" w:color="auto"/>
      </w:divBdr>
    </w:div>
    <w:div w:id="256256062">
      <w:bodyDiv w:val="1"/>
      <w:marLeft w:val="0"/>
      <w:marRight w:val="0"/>
      <w:marTop w:val="0"/>
      <w:marBottom w:val="0"/>
      <w:divBdr>
        <w:top w:val="none" w:sz="0" w:space="0" w:color="auto"/>
        <w:left w:val="none" w:sz="0" w:space="0" w:color="auto"/>
        <w:bottom w:val="none" w:sz="0" w:space="0" w:color="auto"/>
        <w:right w:val="none" w:sz="0" w:space="0" w:color="auto"/>
      </w:divBdr>
    </w:div>
    <w:div w:id="256330806">
      <w:bodyDiv w:val="1"/>
      <w:marLeft w:val="0"/>
      <w:marRight w:val="0"/>
      <w:marTop w:val="0"/>
      <w:marBottom w:val="0"/>
      <w:divBdr>
        <w:top w:val="none" w:sz="0" w:space="0" w:color="auto"/>
        <w:left w:val="none" w:sz="0" w:space="0" w:color="auto"/>
        <w:bottom w:val="none" w:sz="0" w:space="0" w:color="auto"/>
        <w:right w:val="none" w:sz="0" w:space="0" w:color="auto"/>
      </w:divBdr>
    </w:div>
    <w:div w:id="256332908">
      <w:bodyDiv w:val="1"/>
      <w:marLeft w:val="0"/>
      <w:marRight w:val="0"/>
      <w:marTop w:val="0"/>
      <w:marBottom w:val="0"/>
      <w:divBdr>
        <w:top w:val="none" w:sz="0" w:space="0" w:color="auto"/>
        <w:left w:val="none" w:sz="0" w:space="0" w:color="auto"/>
        <w:bottom w:val="none" w:sz="0" w:space="0" w:color="auto"/>
        <w:right w:val="none" w:sz="0" w:space="0" w:color="auto"/>
      </w:divBdr>
    </w:div>
    <w:div w:id="256449363">
      <w:bodyDiv w:val="1"/>
      <w:marLeft w:val="0"/>
      <w:marRight w:val="0"/>
      <w:marTop w:val="0"/>
      <w:marBottom w:val="0"/>
      <w:divBdr>
        <w:top w:val="none" w:sz="0" w:space="0" w:color="auto"/>
        <w:left w:val="none" w:sz="0" w:space="0" w:color="auto"/>
        <w:bottom w:val="none" w:sz="0" w:space="0" w:color="auto"/>
        <w:right w:val="none" w:sz="0" w:space="0" w:color="auto"/>
      </w:divBdr>
    </w:div>
    <w:div w:id="256521780">
      <w:bodyDiv w:val="1"/>
      <w:marLeft w:val="0"/>
      <w:marRight w:val="0"/>
      <w:marTop w:val="0"/>
      <w:marBottom w:val="0"/>
      <w:divBdr>
        <w:top w:val="none" w:sz="0" w:space="0" w:color="auto"/>
        <w:left w:val="none" w:sz="0" w:space="0" w:color="auto"/>
        <w:bottom w:val="none" w:sz="0" w:space="0" w:color="auto"/>
        <w:right w:val="none" w:sz="0" w:space="0" w:color="auto"/>
      </w:divBdr>
    </w:div>
    <w:div w:id="256524997">
      <w:bodyDiv w:val="1"/>
      <w:marLeft w:val="0"/>
      <w:marRight w:val="0"/>
      <w:marTop w:val="0"/>
      <w:marBottom w:val="0"/>
      <w:divBdr>
        <w:top w:val="none" w:sz="0" w:space="0" w:color="auto"/>
        <w:left w:val="none" w:sz="0" w:space="0" w:color="auto"/>
        <w:bottom w:val="none" w:sz="0" w:space="0" w:color="auto"/>
        <w:right w:val="none" w:sz="0" w:space="0" w:color="auto"/>
      </w:divBdr>
    </w:div>
    <w:div w:id="256641776">
      <w:bodyDiv w:val="1"/>
      <w:marLeft w:val="0"/>
      <w:marRight w:val="0"/>
      <w:marTop w:val="0"/>
      <w:marBottom w:val="0"/>
      <w:divBdr>
        <w:top w:val="none" w:sz="0" w:space="0" w:color="auto"/>
        <w:left w:val="none" w:sz="0" w:space="0" w:color="auto"/>
        <w:bottom w:val="none" w:sz="0" w:space="0" w:color="auto"/>
        <w:right w:val="none" w:sz="0" w:space="0" w:color="auto"/>
      </w:divBdr>
    </w:div>
    <w:div w:id="256788430">
      <w:bodyDiv w:val="1"/>
      <w:marLeft w:val="0"/>
      <w:marRight w:val="0"/>
      <w:marTop w:val="0"/>
      <w:marBottom w:val="0"/>
      <w:divBdr>
        <w:top w:val="none" w:sz="0" w:space="0" w:color="auto"/>
        <w:left w:val="none" w:sz="0" w:space="0" w:color="auto"/>
        <w:bottom w:val="none" w:sz="0" w:space="0" w:color="auto"/>
        <w:right w:val="none" w:sz="0" w:space="0" w:color="auto"/>
      </w:divBdr>
    </w:div>
    <w:div w:id="256795100">
      <w:bodyDiv w:val="1"/>
      <w:marLeft w:val="0"/>
      <w:marRight w:val="0"/>
      <w:marTop w:val="0"/>
      <w:marBottom w:val="0"/>
      <w:divBdr>
        <w:top w:val="none" w:sz="0" w:space="0" w:color="auto"/>
        <w:left w:val="none" w:sz="0" w:space="0" w:color="auto"/>
        <w:bottom w:val="none" w:sz="0" w:space="0" w:color="auto"/>
        <w:right w:val="none" w:sz="0" w:space="0" w:color="auto"/>
      </w:divBdr>
    </w:div>
    <w:div w:id="256796360">
      <w:bodyDiv w:val="1"/>
      <w:marLeft w:val="0"/>
      <w:marRight w:val="0"/>
      <w:marTop w:val="0"/>
      <w:marBottom w:val="0"/>
      <w:divBdr>
        <w:top w:val="none" w:sz="0" w:space="0" w:color="auto"/>
        <w:left w:val="none" w:sz="0" w:space="0" w:color="auto"/>
        <w:bottom w:val="none" w:sz="0" w:space="0" w:color="auto"/>
        <w:right w:val="none" w:sz="0" w:space="0" w:color="auto"/>
      </w:divBdr>
    </w:div>
    <w:div w:id="256838257">
      <w:bodyDiv w:val="1"/>
      <w:marLeft w:val="0"/>
      <w:marRight w:val="0"/>
      <w:marTop w:val="0"/>
      <w:marBottom w:val="0"/>
      <w:divBdr>
        <w:top w:val="none" w:sz="0" w:space="0" w:color="auto"/>
        <w:left w:val="none" w:sz="0" w:space="0" w:color="auto"/>
        <w:bottom w:val="none" w:sz="0" w:space="0" w:color="auto"/>
        <w:right w:val="none" w:sz="0" w:space="0" w:color="auto"/>
      </w:divBdr>
    </w:div>
    <w:div w:id="256863254">
      <w:bodyDiv w:val="1"/>
      <w:marLeft w:val="0"/>
      <w:marRight w:val="0"/>
      <w:marTop w:val="0"/>
      <w:marBottom w:val="0"/>
      <w:divBdr>
        <w:top w:val="none" w:sz="0" w:space="0" w:color="auto"/>
        <w:left w:val="none" w:sz="0" w:space="0" w:color="auto"/>
        <w:bottom w:val="none" w:sz="0" w:space="0" w:color="auto"/>
        <w:right w:val="none" w:sz="0" w:space="0" w:color="auto"/>
      </w:divBdr>
    </w:div>
    <w:div w:id="256986111">
      <w:bodyDiv w:val="1"/>
      <w:marLeft w:val="0"/>
      <w:marRight w:val="0"/>
      <w:marTop w:val="0"/>
      <w:marBottom w:val="0"/>
      <w:divBdr>
        <w:top w:val="none" w:sz="0" w:space="0" w:color="auto"/>
        <w:left w:val="none" w:sz="0" w:space="0" w:color="auto"/>
        <w:bottom w:val="none" w:sz="0" w:space="0" w:color="auto"/>
        <w:right w:val="none" w:sz="0" w:space="0" w:color="auto"/>
      </w:divBdr>
    </w:div>
    <w:div w:id="256990097">
      <w:bodyDiv w:val="1"/>
      <w:marLeft w:val="0"/>
      <w:marRight w:val="0"/>
      <w:marTop w:val="0"/>
      <w:marBottom w:val="0"/>
      <w:divBdr>
        <w:top w:val="none" w:sz="0" w:space="0" w:color="auto"/>
        <w:left w:val="none" w:sz="0" w:space="0" w:color="auto"/>
        <w:bottom w:val="none" w:sz="0" w:space="0" w:color="auto"/>
        <w:right w:val="none" w:sz="0" w:space="0" w:color="auto"/>
      </w:divBdr>
    </w:div>
    <w:div w:id="257250341">
      <w:bodyDiv w:val="1"/>
      <w:marLeft w:val="0"/>
      <w:marRight w:val="0"/>
      <w:marTop w:val="0"/>
      <w:marBottom w:val="0"/>
      <w:divBdr>
        <w:top w:val="none" w:sz="0" w:space="0" w:color="auto"/>
        <w:left w:val="none" w:sz="0" w:space="0" w:color="auto"/>
        <w:bottom w:val="none" w:sz="0" w:space="0" w:color="auto"/>
        <w:right w:val="none" w:sz="0" w:space="0" w:color="auto"/>
      </w:divBdr>
    </w:div>
    <w:div w:id="257252200">
      <w:bodyDiv w:val="1"/>
      <w:marLeft w:val="0"/>
      <w:marRight w:val="0"/>
      <w:marTop w:val="0"/>
      <w:marBottom w:val="0"/>
      <w:divBdr>
        <w:top w:val="none" w:sz="0" w:space="0" w:color="auto"/>
        <w:left w:val="none" w:sz="0" w:space="0" w:color="auto"/>
        <w:bottom w:val="none" w:sz="0" w:space="0" w:color="auto"/>
        <w:right w:val="none" w:sz="0" w:space="0" w:color="auto"/>
      </w:divBdr>
    </w:div>
    <w:div w:id="257256536">
      <w:bodyDiv w:val="1"/>
      <w:marLeft w:val="0"/>
      <w:marRight w:val="0"/>
      <w:marTop w:val="0"/>
      <w:marBottom w:val="0"/>
      <w:divBdr>
        <w:top w:val="none" w:sz="0" w:space="0" w:color="auto"/>
        <w:left w:val="none" w:sz="0" w:space="0" w:color="auto"/>
        <w:bottom w:val="none" w:sz="0" w:space="0" w:color="auto"/>
        <w:right w:val="none" w:sz="0" w:space="0" w:color="auto"/>
      </w:divBdr>
    </w:div>
    <w:div w:id="257376701">
      <w:bodyDiv w:val="1"/>
      <w:marLeft w:val="0"/>
      <w:marRight w:val="0"/>
      <w:marTop w:val="0"/>
      <w:marBottom w:val="0"/>
      <w:divBdr>
        <w:top w:val="none" w:sz="0" w:space="0" w:color="auto"/>
        <w:left w:val="none" w:sz="0" w:space="0" w:color="auto"/>
        <w:bottom w:val="none" w:sz="0" w:space="0" w:color="auto"/>
        <w:right w:val="none" w:sz="0" w:space="0" w:color="auto"/>
      </w:divBdr>
    </w:div>
    <w:div w:id="257376761">
      <w:bodyDiv w:val="1"/>
      <w:marLeft w:val="0"/>
      <w:marRight w:val="0"/>
      <w:marTop w:val="0"/>
      <w:marBottom w:val="0"/>
      <w:divBdr>
        <w:top w:val="none" w:sz="0" w:space="0" w:color="auto"/>
        <w:left w:val="none" w:sz="0" w:space="0" w:color="auto"/>
        <w:bottom w:val="none" w:sz="0" w:space="0" w:color="auto"/>
        <w:right w:val="none" w:sz="0" w:space="0" w:color="auto"/>
      </w:divBdr>
    </w:div>
    <w:div w:id="257445244">
      <w:bodyDiv w:val="1"/>
      <w:marLeft w:val="0"/>
      <w:marRight w:val="0"/>
      <w:marTop w:val="0"/>
      <w:marBottom w:val="0"/>
      <w:divBdr>
        <w:top w:val="none" w:sz="0" w:space="0" w:color="auto"/>
        <w:left w:val="none" w:sz="0" w:space="0" w:color="auto"/>
        <w:bottom w:val="none" w:sz="0" w:space="0" w:color="auto"/>
        <w:right w:val="none" w:sz="0" w:space="0" w:color="auto"/>
      </w:divBdr>
    </w:div>
    <w:div w:id="257520867">
      <w:bodyDiv w:val="1"/>
      <w:marLeft w:val="0"/>
      <w:marRight w:val="0"/>
      <w:marTop w:val="0"/>
      <w:marBottom w:val="0"/>
      <w:divBdr>
        <w:top w:val="none" w:sz="0" w:space="0" w:color="auto"/>
        <w:left w:val="none" w:sz="0" w:space="0" w:color="auto"/>
        <w:bottom w:val="none" w:sz="0" w:space="0" w:color="auto"/>
        <w:right w:val="none" w:sz="0" w:space="0" w:color="auto"/>
      </w:divBdr>
      <w:divsChild>
        <w:div w:id="370109522">
          <w:marLeft w:val="480"/>
          <w:marRight w:val="0"/>
          <w:marTop w:val="0"/>
          <w:marBottom w:val="0"/>
          <w:divBdr>
            <w:top w:val="none" w:sz="0" w:space="0" w:color="auto"/>
            <w:left w:val="none" w:sz="0" w:space="0" w:color="auto"/>
            <w:bottom w:val="none" w:sz="0" w:space="0" w:color="auto"/>
            <w:right w:val="none" w:sz="0" w:space="0" w:color="auto"/>
          </w:divBdr>
        </w:div>
        <w:div w:id="734008528">
          <w:marLeft w:val="480"/>
          <w:marRight w:val="0"/>
          <w:marTop w:val="0"/>
          <w:marBottom w:val="0"/>
          <w:divBdr>
            <w:top w:val="none" w:sz="0" w:space="0" w:color="auto"/>
            <w:left w:val="none" w:sz="0" w:space="0" w:color="auto"/>
            <w:bottom w:val="none" w:sz="0" w:space="0" w:color="auto"/>
            <w:right w:val="none" w:sz="0" w:space="0" w:color="auto"/>
          </w:divBdr>
        </w:div>
        <w:div w:id="134376754">
          <w:marLeft w:val="480"/>
          <w:marRight w:val="0"/>
          <w:marTop w:val="0"/>
          <w:marBottom w:val="0"/>
          <w:divBdr>
            <w:top w:val="none" w:sz="0" w:space="0" w:color="auto"/>
            <w:left w:val="none" w:sz="0" w:space="0" w:color="auto"/>
            <w:bottom w:val="none" w:sz="0" w:space="0" w:color="auto"/>
            <w:right w:val="none" w:sz="0" w:space="0" w:color="auto"/>
          </w:divBdr>
        </w:div>
        <w:div w:id="198320100">
          <w:marLeft w:val="480"/>
          <w:marRight w:val="0"/>
          <w:marTop w:val="0"/>
          <w:marBottom w:val="0"/>
          <w:divBdr>
            <w:top w:val="none" w:sz="0" w:space="0" w:color="auto"/>
            <w:left w:val="none" w:sz="0" w:space="0" w:color="auto"/>
            <w:bottom w:val="none" w:sz="0" w:space="0" w:color="auto"/>
            <w:right w:val="none" w:sz="0" w:space="0" w:color="auto"/>
          </w:divBdr>
        </w:div>
        <w:div w:id="1084644033">
          <w:marLeft w:val="480"/>
          <w:marRight w:val="0"/>
          <w:marTop w:val="0"/>
          <w:marBottom w:val="0"/>
          <w:divBdr>
            <w:top w:val="none" w:sz="0" w:space="0" w:color="auto"/>
            <w:left w:val="none" w:sz="0" w:space="0" w:color="auto"/>
            <w:bottom w:val="none" w:sz="0" w:space="0" w:color="auto"/>
            <w:right w:val="none" w:sz="0" w:space="0" w:color="auto"/>
          </w:divBdr>
        </w:div>
        <w:div w:id="555750196">
          <w:marLeft w:val="480"/>
          <w:marRight w:val="0"/>
          <w:marTop w:val="0"/>
          <w:marBottom w:val="0"/>
          <w:divBdr>
            <w:top w:val="none" w:sz="0" w:space="0" w:color="auto"/>
            <w:left w:val="none" w:sz="0" w:space="0" w:color="auto"/>
            <w:bottom w:val="none" w:sz="0" w:space="0" w:color="auto"/>
            <w:right w:val="none" w:sz="0" w:space="0" w:color="auto"/>
          </w:divBdr>
        </w:div>
        <w:div w:id="1973100374">
          <w:marLeft w:val="480"/>
          <w:marRight w:val="0"/>
          <w:marTop w:val="0"/>
          <w:marBottom w:val="0"/>
          <w:divBdr>
            <w:top w:val="none" w:sz="0" w:space="0" w:color="auto"/>
            <w:left w:val="none" w:sz="0" w:space="0" w:color="auto"/>
            <w:bottom w:val="none" w:sz="0" w:space="0" w:color="auto"/>
            <w:right w:val="none" w:sz="0" w:space="0" w:color="auto"/>
          </w:divBdr>
        </w:div>
        <w:div w:id="1140461275">
          <w:marLeft w:val="480"/>
          <w:marRight w:val="0"/>
          <w:marTop w:val="0"/>
          <w:marBottom w:val="0"/>
          <w:divBdr>
            <w:top w:val="none" w:sz="0" w:space="0" w:color="auto"/>
            <w:left w:val="none" w:sz="0" w:space="0" w:color="auto"/>
            <w:bottom w:val="none" w:sz="0" w:space="0" w:color="auto"/>
            <w:right w:val="none" w:sz="0" w:space="0" w:color="auto"/>
          </w:divBdr>
        </w:div>
        <w:div w:id="2031836582">
          <w:marLeft w:val="480"/>
          <w:marRight w:val="0"/>
          <w:marTop w:val="0"/>
          <w:marBottom w:val="0"/>
          <w:divBdr>
            <w:top w:val="none" w:sz="0" w:space="0" w:color="auto"/>
            <w:left w:val="none" w:sz="0" w:space="0" w:color="auto"/>
            <w:bottom w:val="none" w:sz="0" w:space="0" w:color="auto"/>
            <w:right w:val="none" w:sz="0" w:space="0" w:color="auto"/>
          </w:divBdr>
        </w:div>
        <w:div w:id="979185481">
          <w:marLeft w:val="480"/>
          <w:marRight w:val="0"/>
          <w:marTop w:val="0"/>
          <w:marBottom w:val="0"/>
          <w:divBdr>
            <w:top w:val="none" w:sz="0" w:space="0" w:color="auto"/>
            <w:left w:val="none" w:sz="0" w:space="0" w:color="auto"/>
            <w:bottom w:val="none" w:sz="0" w:space="0" w:color="auto"/>
            <w:right w:val="none" w:sz="0" w:space="0" w:color="auto"/>
          </w:divBdr>
        </w:div>
        <w:div w:id="418063668">
          <w:marLeft w:val="480"/>
          <w:marRight w:val="0"/>
          <w:marTop w:val="0"/>
          <w:marBottom w:val="0"/>
          <w:divBdr>
            <w:top w:val="none" w:sz="0" w:space="0" w:color="auto"/>
            <w:left w:val="none" w:sz="0" w:space="0" w:color="auto"/>
            <w:bottom w:val="none" w:sz="0" w:space="0" w:color="auto"/>
            <w:right w:val="none" w:sz="0" w:space="0" w:color="auto"/>
          </w:divBdr>
        </w:div>
        <w:div w:id="397049511">
          <w:marLeft w:val="480"/>
          <w:marRight w:val="0"/>
          <w:marTop w:val="0"/>
          <w:marBottom w:val="0"/>
          <w:divBdr>
            <w:top w:val="none" w:sz="0" w:space="0" w:color="auto"/>
            <w:left w:val="none" w:sz="0" w:space="0" w:color="auto"/>
            <w:bottom w:val="none" w:sz="0" w:space="0" w:color="auto"/>
            <w:right w:val="none" w:sz="0" w:space="0" w:color="auto"/>
          </w:divBdr>
        </w:div>
        <w:div w:id="2122335045">
          <w:marLeft w:val="480"/>
          <w:marRight w:val="0"/>
          <w:marTop w:val="0"/>
          <w:marBottom w:val="0"/>
          <w:divBdr>
            <w:top w:val="none" w:sz="0" w:space="0" w:color="auto"/>
            <w:left w:val="none" w:sz="0" w:space="0" w:color="auto"/>
            <w:bottom w:val="none" w:sz="0" w:space="0" w:color="auto"/>
            <w:right w:val="none" w:sz="0" w:space="0" w:color="auto"/>
          </w:divBdr>
        </w:div>
        <w:div w:id="1242450095">
          <w:marLeft w:val="480"/>
          <w:marRight w:val="0"/>
          <w:marTop w:val="0"/>
          <w:marBottom w:val="0"/>
          <w:divBdr>
            <w:top w:val="none" w:sz="0" w:space="0" w:color="auto"/>
            <w:left w:val="none" w:sz="0" w:space="0" w:color="auto"/>
            <w:bottom w:val="none" w:sz="0" w:space="0" w:color="auto"/>
            <w:right w:val="none" w:sz="0" w:space="0" w:color="auto"/>
          </w:divBdr>
        </w:div>
        <w:div w:id="201944278">
          <w:marLeft w:val="480"/>
          <w:marRight w:val="0"/>
          <w:marTop w:val="0"/>
          <w:marBottom w:val="0"/>
          <w:divBdr>
            <w:top w:val="none" w:sz="0" w:space="0" w:color="auto"/>
            <w:left w:val="none" w:sz="0" w:space="0" w:color="auto"/>
            <w:bottom w:val="none" w:sz="0" w:space="0" w:color="auto"/>
            <w:right w:val="none" w:sz="0" w:space="0" w:color="auto"/>
          </w:divBdr>
        </w:div>
        <w:div w:id="248542791">
          <w:marLeft w:val="480"/>
          <w:marRight w:val="0"/>
          <w:marTop w:val="0"/>
          <w:marBottom w:val="0"/>
          <w:divBdr>
            <w:top w:val="none" w:sz="0" w:space="0" w:color="auto"/>
            <w:left w:val="none" w:sz="0" w:space="0" w:color="auto"/>
            <w:bottom w:val="none" w:sz="0" w:space="0" w:color="auto"/>
            <w:right w:val="none" w:sz="0" w:space="0" w:color="auto"/>
          </w:divBdr>
        </w:div>
        <w:div w:id="1972783793">
          <w:marLeft w:val="480"/>
          <w:marRight w:val="0"/>
          <w:marTop w:val="0"/>
          <w:marBottom w:val="0"/>
          <w:divBdr>
            <w:top w:val="none" w:sz="0" w:space="0" w:color="auto"/>
            <w:left w:val="none" w:sz="0" w:space="0" w:color="auto"/>
            <w:bottom w:val="none" w:sz="0" w:space="0" w:color="auto"/>
            <w:right w:val="none" w:sz="0" w:space="0" w:color="auto"/>
          </w:divBdr>
        </w:div>
        <w:div w:id="350492312">
          <w:marLeft w:val="480"/>
          <w:marRight w:val="0"/>
          <w:marTop w:val="0"/>
          <w:marBottom w:val="0"/>
          <w:divBdr>
            <w:top w:val="none" w:sz="0" w:space="0" w:color="auto"/>
            <w:left w:val="none" w:sz="0" w:space="0" w:color="auto"/>
            <w:bottom w:val="none" w:sz="0" w:space="0" w:color="auto"/>
            <w:right w:val="none" w:sz="0" w:space="0" w:color="auto"/>
          </w:divBdr>
        </w:div>
        <w:div w:id="1305547787">
          <w:marLeft w:val="480"/>
          <w:marRight w:val="0"/>
          <w:marTop w:val="0"/>
          <w:marBottom w:val="0"/>
          <w:divBdr>
            <w:top w:val="none" w:sz="0" w:space="0" w:color="auto"/>
            <w:left w:val="none" w:sz="0" w:space="0" w:color="auto"/>
            <w:bottom w:val="none" w:sz="0" w:space="0" w:color="auto"/>
            <w:right w:val="none" w:sz="0" w:space="0" w:color="auto"/>
          </w:divBdr>
        </w:div>
        <w:div w:id="1848474540">
          <w:marLeft w:val="480"/>
          <w:marRight w:val="0"/>
          <w:marTop w:val="0"/>
          <w:marBottom w:val="0"/>
          <w:divBdr>
            <w:top w:val="none" w:sz="0" w:space="0" w:color="auto"/>
            <w:left w:val="none" w:sz="0" w:space="0" w:color="auto"/>
            <w:bottom w:val="none" w:sz="0" w:space="0" w:color="auto"/>
            <w:right w:val="none" w:sz="0" w:space="0" w:color="auto"/>
          </w:divBdr>
        </w:div>
        <w:div w:id="1627856751">
          <w:marLeft w:val="480"/>
          <w:marRight w:val="0"/>
          <w:marTop w:val="0"/>
          <w:marBottom w:val="0"/>
          <w:divBdr>
            <w:top w:val="none" w:sz="0" w:space="0" w:color="auto"/>
            <w:left w:val="none" w:sz="0" w:space="0" w:color="auto"/>
            <w:bottom w:val="none" w:sz="0" w:space="0" w:color="auto"/>
            <w:right w:val="none" w:sz="0" w:space="0" w:color="auto"/>
          </w:divBdr>
        </w:div>
        <w:div w:id="2138864425">
          <w:marLeft w:val="480"/>
          <w:marRight w:val="0"/>
          <w:marTop w:val="0"/>
          <w:marBottom w:val="0"/>
          <w:divBdr>
            <w:top w:val="none" w:sz="0" w:space="0" w:color="auto"/>
            <w:left w:val="none" w:sz="0" w:space="0" w:color="auto"/>
            <w:bottom w:val="none" w:sz="0" w:space="0" w:color="auto"/>
            <w:right w:val="none" w:sz="0" w:space="0" w:color="auto"/>
          </w:divBdr>
        </w:div>
        <w:div w:id="2029066469">
          <w:marLeft w:val="480"/>
          <w:marRight w:val="0"/>
          <w:marTop w:val="0"/>
          <w:marBottom w:val="0"/>
          <w:divBdr>
            <w:top w:val="none" w:sz="0" w:space="0" w:color="auto"/>
            <w:left w:val="none" w:sz="0" w:space="0" w:color="auto"/>
            <w:bottom w:val="none" w:sz="0" w:space="0" w:color="auto"/>
            <w:right w:val="none" w:sz="0" w:space="0" w:color="auto"/>
          </w:divBdr>
        </w:div>
        <w:div w:id="395248453">
          <w:marLeft w:val="480"/>
          <w:marRight w:val="0"/>
          <w:marTop w:val="0"/>
          <w:marBottom w:val="0"/>
          <w:divBdr>
            <w:top w:val="none" w:sz="0" w:space="0" w:color="auto"/>
            <w:left w:val="none" w:sz="0" w:space="0" w:color="auto"/>
            <w:bottom w:val="none" w:sz="0" w:space="0" w:color="auto"/>
            <w:right w:val="none" w:sz="0" w:space="0" w:color="auto"/>
          </w:divBdr>
        </w:div>
        <w:div w:id="731730018">
          <w:marLeft w:val="480"/>
          <w:marRight w:val="0"/>
          <w:marTop w:val="0"/>
          <w:marBottom w:val="0"/>
          <w:divBdr>
            <w:top w:val="none" w:sz="0" w:space="0" w:color="auto"/>
            <w:left w:val="none" w:sz="0" w:space="0" w:color="auto"/>
            <w:bottom w:val="none" w:sz="0" w:space="0" w:color="auto"/>
            <w:right w:val="none" w:sz="0" w:space="0" w:color="auto"/>
          </w:divBdr>
        </w:div>
        <w:div w:id="786657605">
          <w:marLeft w:val="480"/>
          <w:marRight w:val="0"/>
          <w:marTop w:val="0"/>
          <w:marBottom w:val="0"/>
          <w:divBdr>
            <w:top w:val="none" w:sz="0" w:space="0" w:color="auto"/>
            <w:left w:val="none" w:sz="0" w:space="0" w:color="auto"/>
            <w:bottom w:val="none" w:sz="0" w:space="0" w:color="auto"/>
            <w:right w:val="none" w:sz="0" w:space="0" w:color="auto"/>
          </w:divBdr>
        </w:div>
        <w:div w:id="1125386440">
          <w:marLeft w:val="480"/>
          <w:marRight w:val="0"/>
          <w:marTop w:val="0"/>
          <w:marBottom w:val="0"/>
          <w:divBdr>
            <w:top w:val="none" w:sz="0" w:space="0" w:color="auto"/>
            <w:left w:val="none" w:sz="0" w:space="0" w:color="auto"/>
            <w:bottom w:val="none" w:sz="0" w:space="0" w:color="auto"/>
            <w:right w:val="none" w:sz="0" w:space="0" w:color="auto"/>
          </w:divBdr>
        </w:div>
        <w:div w:id="1692796591">
          <w:marLeft w:val="480"/>
          <w:marRight w:val="0"/>
          <w:marTop w:val="0"/>
          <w:marBottom w:val="0"/>
          <w:divBdr>
            <w:top w:val="none" w:sz="0" w:space="0" w:color="auto"/>
            <w:left w:val="none" w:sz="0" w:space="0" w:color="auto"/>
            <w:bottom w:val="none" w:sz="0" w:space="0" w:color="auto"/>
            <w:right w:val="none" w:sz="0" w:space="0" w:color="auto"/>
          </w:divBdr>
        </w:div>
        <w:div w:id="223875250">
          <w:marLeft w:val="480"/>
          <w:marRight w:val="0"/>
          <w:marTop w:val="0"/>
          <w:marBottom w:val="0"/>
          <w:divBdr>
            <w:top w:val="none" w:sz="0" w:space="0" w:color="auto"/>
            <w:left w:val="none" w:sz="0" w:space="0" w:color="auto"/>
            <w:bottom w:val="none" w:sz="0" w:space="0" w:color="auto"/>
            <w:right w:val="none" w:sz="0" w:space="0" w:color="auto"/>
          </w:divBdr>
        </w:div>
        <w:div w:id="2130977138">
          <w:marLeft w:val="480"/>
          <w:marRight w:val="0"/>
          <w:marTop w:val="0"/>
          <w:marBottom w:val="0"/>
          <w:divBdr>
            <w:top w:val="none" w:sz="0" w:space="0" w:color="auto"/>
            <w:left w:val="none" w:sz="0" w:space="0" w:color="auto"/>
            <w:bottom w:val="none" w:sz="0" w:space="0" w:color="auto"/>
            <w:right w:val="none" w:sz="0" w:space="0" w:color="auto"/>
          </w:divBdr>
        </w:div>
        <w:div w:id="1316107206">
          <w:marLeft w:val="480"/>
          <w:marRight w:val="0"/>
          <w:marTop w:val="0"/>
          <w:marBottom w:val="0"/>
          <w:divBdr>
            <w:top w:val="none" w:sz="0" w:space="0" w:color="auto"/>
            <w:left w:val="none" w:sz="0" w:space="0" w:color="auto"/>
            <w:bottom w:val="none" w:sz="0" w:space="0" w:color="auto"/>
            <w:right w:val="none" w:sz="0" w:space="0" w:color="auto"/>
          </w:divBdr>
        </w:div>
        <w:div w:id="1330670222">
          <w:marLeft w:val="480"/>
          <w:marRight w:val="0"/>
          <w:marTop w:val="0"/>
          <w:marBottom w:val="0"/>
          <w:divBdr>
            <w:top w:val="none" w:sz="0" w:space="0" w:color="auto"/>
            <w:left w:val="none" w:sz="0" w:space="0" w:color="auto"/>
            <w:bottom w:val="none" w:sz="0" w:space="0" w:color="auto"/>
            <w:right w:val="none" w:sz="0" w:space="0" w:color="auto"/>
          </w:divBdr>
        </w:div>
        <w:div w:id="733091423">
          <w:marLeft w:val="480"/>
          <w:marRight w:val="0"/>
          <w:marTop w:val="0"/>
          <w:marBottom w:val="0"/>
          <w:divBdr>
            <w:top w:val="none" w:sz="0" w:space="0" w:color="auto"/>
            <w:left w:val="none" w:sz="0" w:space="0" w:color="auto"/>
            <w:bottom w:val="none" w:sz="0" w:space="0" w:color="auto"/>
            <w:right w:val="none" w:sz="0" w:space="0" w:color="auto"/>
          </w:divBdr>
        </w:div>
        <w:div w:id="1297103706">
          <w:marLeft w:val="480"/>
          <w:marRight w:val="0"/>
          <w:marTop w:val="0"/>
          <w:marBottom w:val="0"/>
          <w:divBdr>
            <w:top w:val="none" w:sz="0" w:space="0" w:color="auto"/>
            <w:left w:val="none" w:sz="0" w:space="0" w:color="auto"/>
            <w:bottom w:val="none" w:sz="0" w:space="0" w:color="auto"/>
            <w:right w:val="none" w:sz="0" w:space="0" w:color="auto"/>
          </w:divBdr>
        </w:div>
        <w:div w:id="600914090">
          <w:marLeft w:val="480"/>
          <w:marRight w:val="0"/>
          <w:marTop w:val="0"/>
          <w:marBottom w:val="0"/>
          <w:divBdr>
            <w:top w:val="none" w:sz="0" w:space="0" w:color="auto"/>
            <w:left w:val="none" w:sz="0" w:space="0" w:color="auto"/>
            <w:bottom w:val="none" w:sz="0" w:space="0" w:color="auto"/>
            <w:right w:val="none" w:sz="0" w:space="0" w:color="auto"/>
          </w:divBdr>
        </w:div>
        <w:div w:id="1506242028">
          <w:marLeft w:val="480"/>
          <w:marRight w:val="0"/>
          <w:marTop w:val="0"/>
          <w:marBottom w:val="0"/>
          <w:divBdr>
            <w:top w:val="none" w:sz="0" w:space="0" w:color="auto"/>
            <w:left w:val="none" w:sz="0" w:space="0" w:color="auto"/>
            <w:bottom w:val="none" w:sz="0" w:space="0" w:color="auto"/>
            <w:right w:val="none" w:sz="0" w:space="0" w:color="auto"/>
          </w:divBdr>
        </w:div>
        <w:div w:id="1707411170">
          <w:marLeft w:val="480"/>
          <w:marRight w:val="0"/>
          <w:marTop w:val="0"/>
          <w:marBottom w:val="0"/>
          <w:divBdr>
            <w:top w:val="none" w:sz="0" w:space="0" w:color="auto"/>
            <w:left w:val="none" w:sz="0" w:space="0" w:color="auto"/>
            <w:bottom w:val="none" w:sz="0" w:space="0" w:color="auto"/>
            <w:right w:val="none" w:sz="0" w:space="0" w:color="auto"/>
          </w:divBdr>
        </w:div>
        <w:div w:id="72552312">
          <w:marLeft w:val="480"/>
          <w:marRight w:val="0"/>
          <w:marTop w:val="0"/>
          <w:marBottom w:val="0"/>
          <w:divBdr>
            <w:top w:val="none" w:sz="0" w:space="0" w:color="auto"/>
            <w:left w:val="none" w:sz="0" w:space="0" w:color="auto"/>
            <w:bottom w:val="none" w:sz="0" w:space="0" w:color="auto"/>
            <w:right w:val="none" w:sz="0" w:space="0" w:color="auto"/>
          </w:divBdr>
        </w:div>
        <w:div w:id="3560928">
          <w:marLeft w:val="480"/>
          <w:marRight w:val="0"/>
          <w:marTop w:val="0"/>
          <w:marBottom w:val="0"/>
          <w:divBdr>
            <w:top w:val="none" w:sz="0" w:space="0" w:color="auto"/>
            <w:left w:val="none" w:sz="0" w:space="0" w:color="auto"/>
            <w:bottom w:val="none" w:sz="0" w:space="0" w:color="auto"/>
            <w:right w:val="none" w:sz="0" w:space="0" w:color="auto"/>
          </w:divBdr>
        </w:div>
        <w:div w:id="1104887722">
          <w:marLeft w:val="480"/>
          <w:marRight w:val="0"/>
          <w:marTop w:val="0"/>
          <w:marBottom w:val="0"/>
          <w:divBdr>
            <w:top w:val="none" w:sz="0" w:space="0" w:color="auto"/>
            <w:left w:val="none" w:sz="0" w:space="0" w:color="auto"/>
            <w:bottom w:val="none" w:sz="0" w:space="0" w:color="auto"/>
            <w:right w:val="none" w:sz="0" w:space="0" w:color="auto"/>
          </w:divBdr>
        </w:div>
        <w:div w:id="1156527877">
          <w:marLeft w:val="480"/>
          <w:marRight w:val="0"/>
          <w:marTop w:val="0"/>
          <w:marBottom w:val="0"/>
          <w:divBdr>
            <w:top w:val="none" w:sz="0" w:space="0" w:color="auto"/>
            <w:left w:val="none" w:sz="0" w:space="0" w:color="auto"/>
            <w:bottom w:val="none" w:sz="0" w:space="0" w:color="auto"/>
            <w:right w:val="none" w:sz="0" w:space="0" w:color="auto"/>
          </w:divBdr>
        </w:div>
        <w:div w:id="1925721195">
          <w:marLeft w:val="480"/>
          <w:marRight w:val="0"/>
          <w:marTop w:val="0"/>
          <w:marBottom w:val="0"/>
          <w:divBdr>
            <w:top w:val="none" w:sz="0" w:space="0" w:color="auto"/>
            <w:left w:val="none" w:sz="0" w:space="0" w:color="auto"/>
            <w:bottom w:val="none" w:sz="0" w:space="0" w:color="auto"/>
            <w:right w:val="none" w:sz="0" w:space="0" w:color="auto"/>
          </w:divBdr>
        </w:div>
        <w:div w:id="821510368">
          <w:marLeft w:val="480"/>
          <w:marRight w:val="0"/>
          <w:marTop w:val="0"/>
          <w:marBottom w:val="0"/>
          <w:divBdr>
            <w:top w:val="none" w:sz="0" w:space="0" w:color="auto"/>
            <w:left w:val="none" w:sz="0" w:space="0" w:color="auto"/>
            <w:bottom w:val="none" w:sz="0" w:space="0" w:color="auto"/>
            <w:right w:val="none" w:sz="0" w:space="0" w:color="auto"/>
          </w:divBdr>
        </w:div>
        <w:div w:id="1983774999">
          <w:marLeft w:val="480"/>
          <w:marRight w:val="0"/>
          <w:marTop w:val="0"/>
          <w:marBottom w:val="0"/>
          <w:divBdr>
            <w:top w:val="none" w:sz="0" w:space="0" w:color="auto"/>
            <w:left w:val="none" w:sz="0" w:space="0" w:color="auto"/>
            <w:bottom w:val="none" w:sz="0" w:space="0" w:color="auto"/>
            <w:right w:val="none" w:sz="0" w:space="0" w:color="auto"/>
          </w:divBdr>
        </w:div>
        <w:div w:id="1472750993">
          <w:marLeft w:val="480"/>
          <w:marRight w:val="0"/>
          <w:marTop w:val="0"/>
          <w:marBottom w:val="0"/>
          <w:divBdr>
            <w:top w:val="none" w:sz="0" w:space="0" w:color="auto"/>
            <w:left w:val="none" w:sz="0" w:space="0" w:color="auto"/>
            <w:bottom w:val="none" w:sz="0" w:space="0" w:color="auto"/>
            <w:right w:val="none" w:sz="0" w:space="0" w:color="auto"/>
          </w:divBdr>
        </w:div>
        <w:div w:id="1447654532">
          <w:marLeft w:val="480"/>
          <w:marRight w:val="0"/>
          <w:marTop w:val="0"/>
          <w:marBottom w:val="0"/>
          <w:divBdr>
            <w:top w:val="none" w:sz="0" w:space="0" w:color="auto"/>
            <w:left w:val="none" w:sz="0" w:space="0" w:color="auto"/>
            <w:bottom w:val="none" w:sz="0" w:space="0" w:color="auto"/>
            <w:right w:val="none" w:sz="0" w:space="0" w:color="auto"/>
          </w:divBdr>
        </w:div>
        <w:div w:id="24672326">
          <w:marLeft w:val="480"/>
          <w:marRight w:val="0"/>
          <w:marTop w:val="0"/>
          <w:marBottom w:val="0"/>
          <w:divBdr>
            <w:top w:val="none" w:sz="0" w:space="0" w:color="auto"/>
            <w:left w:val="none" w:sz="0" w:space="0" w:color="auto"/>
            <w:bottom w:val="none" w:sz="0" w:space="0" w:color="auto"/>
            <w:right w:val="none" w:sz="0" w:space="0" w:color="auto"/>
          </w:divBdr>
        </w:div>
        <w:div w:id="764885136">
          <w:marLeft w:val="480"/>
          <w:marRight w:val="0"/>
          <w:marTop w:val="0"/>
          <w:marBottom w:val="0"/>
          <w:divBdr>
            <w:top w:val="none" w:sz="0" w:space="0" w:color="auto"/>
            <w:left w:val="none" w:sz="0" w:space="0" w:color="auto"/>
            <w:bottom w:val="none" w:sz="0" w:space="0" w:color="auto"/>
            <w:right w:val="none" w:sz="0" w:space="0" w:color="auto"/>
          </w:divBdr>
        </w:div>
        <w:div w:id="1231497504">
          <w:marLeft w:val="480"/>
          <w:marRight w:val="0"/>
          <w:marTop w:val="0"/>
          <w:marBottom w:val="0"/>
          <w:divBdr>
            <w:top w:val="none" w:sz="0" w:space="0" w:color="auto"/>
            <w:left w:val="none" w:sz="0" w:space="0" w:color="auto"/>
            <w:bottom w:val="none" w:sz="0" w:space="0" w:color="auto"/>
            <w:right w:val="none" w:sz="0" w:space="0" w:color="auto"/>
          </w:divBdr>
        </w:div>
        <w:div w:id="335156996">
          <w:marLeft w:val="480"/>
          <w:marRight w:val="0"/>
          <w:marTop w:val="0"/>
          <w:marBottom w:val="0"/>
          <w:divBdr>
            <w:top w:val="none" w:sz="0" w:space="0" w:color="auto"/>
            <w:left w:val="none" w:sz="0" w:space="0" w:color="auto"/>
            <w:bottom w:val="none" w:sz="0" w:space="0" w:color="auto"/>
            <w:right w:val="none" w:sz="0" w:space="0" w:color="auto"/>
          </w:divBdr>
        </w:div>
        <w:div w:id="1171797579">
          <w:marLeft w:val="480"/>
          <w:marRight w:val="0"/>
          <w:marTop w:val="0"/>
          <w:marBottom w:val="0"/>
          <w:divBdr>
            <w:top w:val="none" w:sz="0" w:space="0" w:color="auto"/>
            <w:left w:val="none" w:sz="0" w:space="0" w:color="auto"/>
            <w:bottom w:val="none" w:sz="0" w:space="0" w:color="auto"/>
            <w:right w:val="none" w:sz="0" w:space="0" w:color="auto"/>
          </w:divBdr>
        </w:div>
        <w:div w:id="374277824">
          <w:marLeft w:val="480"/>
          <w:marRight w:val="0"/>
          <w:marTop w:val="0"/>
          <w:marBottom w:val="0"/>
          <w:divBdr>
            <w:top w:val="none" w:sz="0" w:space="0" w:color="auto"/>
            <w:left w:val="none" w:sz="0" w:space="0" w:color="auto"/>
            <w:bottom w:val="none" w:sz="0" w:space="0" w:color="auto"/>
            <w:right w:val="none" w:sz="0" w:space="0" w:color="auto"/>
          </w:divBdr>
        </w:div>
        <w:div w:id="1774396730">
          <w:marLeft w:val="480"/>
          <w:marRight w:val="0"/>
          <w:marTop w:val="0"/>
          <w:marBottom w:val="0"/>
          <w:divBdr>
            <w:top w:val="none" w:sz="0" w:space="0" w:color="auto"/>
            <w:left w:val="none" w:sz="0" w:space="0" w:color="auto"/>
            <w:bottom w:val="none" w:sz="0" w:space="0" w:color="auto"/>
            <w:right w:val="none" w:sz="0" w:space="0" w:color="auto"/>
          </w:divBdr>
        </w:div>
        <w:div w:id="1880969629">
          <w:marLeft w:val="480"/>
          <w:marRight w:val="0"/>
          <w:marTop w:val="0"/>
          <w:marBottom w:val="0"/>
          <w:divBdr>
            <w:top w:val="none" w:sz="0" w:space="0" w:color="auto"/>
            <w:left w:val="none" w:sz="0" w:space="0" w:color="auto"/>
            <w:bottom w:val="none" w:sz="0" w:space="0" w:color="auto"/>
            <w:right w:val="none" w:sz="0" w:space="0" w:color="auto"/>
          </w:divBdr>
        </w:div>
      </w:divsChild>
    </w:div>
    <w:div w:id="257641918">
      <w:bodyDiv w:val="1"/>
      <w:marLeft w:val="0"/>
      <w:marRight w:val="0"/>
      <w:marTop w:val="0"/>
      <w:marBottom w:val="0"/>
      <w:divBdr>
        <w:top w:val="none" w:sz="0" w:space="0" w:color="auto"/>
        <w:left w:val="none" w:sz="0" w:space="0" w:color="auto"/>
        <w:bottom w:val="none" w:sz="0" w:space="0" w:color="auto"/>
        <w:right w:val="none" w:sz="0" w:space="0" w:color="auto"/>
      </w:divBdr>
    </w:div>
    <w:div w:id="257713610">
      <w:bodyDiv w:val="1"/>
      <w:marLeft w:val="0"/>
      <w:marRight w:val="0"/>
      <w:marTop w:val="0"/>
      <w:marBottom w:val="0"/>
      <w:divBdr>
        <w:top w:val="none" w:sz="0" w:space="0" w:color="auto"/>
        <w:left w:val="none" w:sz="0" w:space="0" w:color="auto"/>
        <w:bottom w:val="none" w:sz="0" w:space="0" w:color="auto"/>
        <w:right w:val="none" w:sz="0" w:space="0" w:color="auto"/>
      </w:divBdr>
    </w:div>
    <w:div w:id="257906846">
      <w:bodyDiv w:val="1"/>
      <w:marLeft w:val="0"/>
      <w:marRight w:val="0"/>
      <w:marTop w:val="0"/>
      <w:marBottom w:val="0"/>
      <w:divBdr>
        <w:top w:val="none" w:sz="0" w:space="0" w:color="auto"/>
        <w:left w:val="none" w:sz="0" w:space="0" w:color="auto"/>
        <w:bottom w:val="none" w:sz="0" w:space="0" w:color="auto"/>
        <w:right w:val="none" w:sz="0" w:space="0" w:color="auto"/>
      </w:divBdr>
    </w:div>
    <w:div w:id="257907296">
      <w:bodyDiv w:val="1"/>
      <w:marLeft w:val="0"/>
      <w:marRight w:val="0"/>
      <w:marTop w:val="0"/>
      <w:marBottom w:val="0"/>
      <w:divBdr>
        <w:top w:val="none" w:sz="0" w:space="0" w:color="auto"/>
        <w:left w:val="none" w:sz="0" w:space="0" w:color="auto"/>
        <w:bottom w:val="none" w:sz="0" w:space="0" w:color="auto"/>
        <w:right w:val="none" w:sz="0" w:space="0" w:color="auto"/>
      </w:divBdr>
    </w:div>
    <w:div w:id="258028435">
      <w:bodyDiv w:val="1"/>
      <w:marLeft w:val="0"/>
      <w:marRight w:val="0"/>
      <w:marTop w:val="0"/>
      <w:marBottom w:val="0"/>
      <w:divBdr>
        <w:top w:val="none" w:sz="0" w:space="0" w:color="auto"/>
        <w:left w:val="none" w:sz="0" w:space="0" w:color="auto"/>
        <w:bottom w:val="none" w:sz="0" w:space="0" w:color="auto"/>
        <w:right w:val="none" w:sz="0" w:space="0" w:color="auto"/>
      </w:divBdr>
    </w:div>
    <w:div w:id="258217241">
      <w:bodyDiv w:val="1"/>
      <w:marLeft w:val="0"/>
      <w:marRight w:val="0"/>
      <w:marTop w:val="0"/>
      <w:marBottom w:val="0"/>
      <w:divBdr>
        <w:top w:val="none" w:sz="0" w:space="0" w:color="auto"/>
        <w:left w:val="none" w:sz="0" w:space="0" w:color="auto"/>
        <w:bottom w:val="none" w:sz="0" w:space="0" w:color="auto"/>
        <w:right w:val="none" w:sz="0" w:space="0" w:color="auto"/>
      </w:divBdr>
    </w:div>
    <w:div w:id="258225087">
      <w:bodyDiv w:val="1"/>
      <w:marLeft w:val="0"/>
      <w:marRight w:val="0"/>
      <w:marTop w:val="0"/>
      <w:marBottom w:val="0"/>
      <w:divBdr>
        <w:top w:val="none" w:sz="0" w:space="0" w:color="auto"/>
        <w:left w:val="none" w:sz="0" w:space="0" w:color="auto"/>
        <w:bottom w:val="none" w:sz="0" w:space="0" w:color="auto"/>
        <w:right w:val="none" w:sz="0" w:space="0" w:color="auto"/>
      </w:divBdr>
    </w:div>
    <w:div w:id="258486201">
      <w:bodyDiv w:val="1"/>
      <w:marLeft w:val="0"/>
      <w:marRight w:val="0"/>
      <w:marTop w:val="0"/>
      <w:marBottom w:val="0"/>
      <w:divBdr>
        <w:top w:val="none" w:sz="0" w:space="0" w:color="auto"/>
        <w:left w:val="none" w:sz="0" w:space="0" w:color="auto"/>
        <w:bottom w:val="none" w:sz="0" w:space="0" w:color="auto"/>
        <w:right w:val="none" w:sz="0" w:space="0" w:color="auto"/>
      </w:divBdr>
      <w:divsChild>
        <w:div w:id="13576512">
          <w:marLeft w:val="480"/>
          <w:marRight w:val="0"/>
          <w:marTop w:val="0"/>
          <w:marBottom w:val="0"/>
          <w:divBdr>
            <w:top w:val="none" w:sz="0" w:space="0" w:color="auto"/>
            <w:left w:val="none" w:sz="0" w:space="0" w:color="auto"/>
            <w:bottom w:val="none" w:sz="0" w:space="0" w:color="auto"/>
            <w:right w:val="none" w:sz="0" w:space="0" w:color="auto"/>
          </w:divBdr>
        </w:div>
        <w:div w:id="46609373">
          <w:marLeft w:val="480"/>
          <w:marRight w:val="0"/>
          <w:marTop w:val="0"/>
          <w:marBottom w:val="0"/>
          <w:divBdr>
            <w:top w:val="none" w:sz="0" w:space="0" w:color="auto"/>
            <w:left w:val="none" w:sz="0" w:space="0" w:color="auto"/>
            <w:bottom w:val="none" w:sz="0" w:space="0" w:color="auto"/>
            <w:right w:val="none" w:sz="0" w:space="0" w:color="auto"/>
          </w:divBdr>
        </w:div>
        <w:div w:id="64307672">
          <w:marLeft w:val="480"/>
          <w:marRight w:val="0"/>
          <w:marTop w:val="0"/>
          <w:marBottom w:val="0"/>
          <w:divBdr>
            <w:top w:val="none" w:sz="0" w:space="0" w:color="auto"/>
            <w:left w:val="none" w:sz="0" w:space="0" w:color="auto"/>
            <w:bottom w:val="none" w:sz="0" w:space="0" w:color="auto"/>
            <w:right w:val="none" w:sz="0" w:space="0" w:color="auto"/>
          </w:divBdr>
        </w:div>
        <w:div w:id="184178064">
          <w:marLeft w:val="480"/>
          <w:marRight w:val="0"/>
          <w:marTop w:val="0"/>
          <w:marBottom w:val="0"/>
          <w:divBdr>
            <w:top w:val="none" w:sz="0" w:space="0" w:color="auto"/>
            <w:left w:val="none" w:sz="0" w:space="0" w:color="auto"/>
            <w:bottom w:val="none" w:sz="0" w:space="0" w:color="auto"/>
            <w:right w:val="none" w:sz="0" w:space="0" w:color="auto"/>
          </w:divBdr>
        </w:div>
        <w:div w:id="186218748">
          <w:marLeft w:val="480"/>
          <w:marRight w:val="0"/>
          <w:marTop w:val="0"/>
          <w:marBottom w:val="0"/>
          <w:divBdr>
            <w:top w:val="none" w:sz="0" w:space="0" w:color="auto"/>
            <w:left w:val="none" w:sz="0" w:space="0" w:color="auto"/>
            <w:bottom w:val="none" w:sz="0" w:space="0" w:color="auto"/>
            <w:right w:val="none" w:sz="0" w:space="0" w:color="auto"/>
          </w:divBdr>
        </w:div>
        <w:div w:id="225579361">
          <w:marLeft w:val="480"/>
          <w:marRight w:val="0"/>
          <w:marTop w:val="0"/>
          <w:marBottom w:val="0"/>
          <w:divBdr>
            <w:top w:val="none" w:sz="0" w:space="0" w:color="auto"/>
            <w:left w:val="none" w:sz="0" w:space="0" w:color="auto"/>
            <w:bottom w:val="none" w:sz="0" w:space="0" w:color="auto"/>
            <w:right w:val="none" w:sz="0" w:space="0" w:color="auto"/>
          </w:divBdr>
        </w:div>
        <w:div w:id="231086840">
          <w:marLeft w:val="480"/>
          <w:marRight w:val="0"/>
          <w:marTop w:val="0"/>
          <w:marBottom w:val="0"/>
          <w:divBdr>
            <w:top w:val="none" w:sz="0" w:space="0" w:color="auto"/>
            <w:left w:val="none" w:sz="0" w:space="0" w:color="auto"/>
            <w:bottom w:val="none" w:sz="0" w:space="0" w:color="auto"/>
            <w:right w:val="none" w:sz="0" w:space="0" w:color="auto"/>
          </w:divBdr>
        </w:div>
        <w:div w:id="285746535">
          <w:marLeft w:val="480"/>
          <w:marRight w:val="0"/>
          <w:marTop w:val="0"/>
          <w:marBottom w:val="0"/>
          <w:divBdr>
            <w:top w:val="none" w:sz="0" w:space="0" w:color="auto"/>
            <w:left w:val="none" w:sz="0" w:space="0" w:color="auto"/>
            <w:bottom w:val="none" w:sz="0" w:space="0" w:color="auto"/>
            <w:right w:val="none" w:sz="0" w:space="0" w:color="auto"/>
          </w:divBdr>
        </w:div>
        <w:div w:id="351539389">
          <w:marLeft w:val="480"/>
          <w:marRight w:val="0"/>
          <w:marTop w:val="0"/>
          <w:marBottom w:val="0"/>
          <w:divBdr>
            <w:top w:val="none" w:sz="0" w:space="0" w:color="auto"/>
            <w:left w:val="none" w:sz="0" w:space="0" w:color="auto"/>
            <w:bottom w:val="none" w:sz="0" w:space="0" w:color="auto"/>
            <w:right w:val="none" w:sz="0" w:space="0" w:color="auto"/>
          </w:divBdr>
        </w:div>
        <w:div w:id="378825321">
          <w:marLeft w:val="480"/>
          <w:marRight w:val="0"/>
          <w:marTop w:val="0"/>
          <w:marBottom w:val="0"/>
          <w:divBdr>
            <w:top w:val="none" w:sz="0" w:space="0" w:color="auto"/>
            <w:left w:val="none" w:sz="0" w:space="0" w:color="auto"/>
            <w:bottom w:val="none" w:sz="0" w:space="0" w:color="auto"/>
            <w:right w:val="none" w:sz="0" w:space="0" w:color="auto"/>
          </w:divBdr>
        </w:div>
        <w:div w:id="405766106">
          <w:marLeft w:val="480"/>
          <w:marRight w:val="0"/>
          <w:marTop w:val="0"/>
          <w:marBottom w:val="0"/>
          <w:divBdr>
            <w:top w:val="none" w:sz="0" w:space="0" w:color="auto"/>
            <w:left w:val="none" w:sz="0" w:space="0" w:color="auto"/>
            <w:bottom w:val="none" w:sz="0" w:space="0" w:color="auto"/>
            <w:right w:val="none" w:sz="0" w:space="0" w:color="auto"/>
          </w:divBdr>
        </w:div>
        <w:div w:id="434713039">
          <w:marLeft w:val="480"/>
          <w:marRight w:val="0"/>
          <w:marTop w:val="0"/>
          <w:marBottom w:val="0"/>
          <w:divBdr>
            <w:top w:val="none" w:sz="0" w:space="0" w:color="auto"/>
            <w:left w:val="none" w:sz="0" w:space="0" w:color="auto"/>
            <w:bottom w:val="none" w:sz="0" w:space="0" w:color="auto"/>
            <w:right w:val="none" w:sz="0" w:space="0" w:color="auto"/>
          </w:divBdr>
        </w:div>
        <w:div w:id="550578570">
          <w:marLeft w:val="480"/>
          <w:marRight w:val="0"/>
          <w:marTop w:val="0"/>
          <w:marBottom w:val="0"/>
          <w:divBdr>
            <w:top w:val="none" w:sz="0" w:space="0" w:color="auto"/>
            <w:left w:val="none" w:sz="0" w:space="0" w:color="auto"/>
            <w:bottom w:val="none" w:sz="0" w:space="0" w:color="auto"/>
            <w:right w:val="none" w:sz="0" w:space="0" w:color="auto"/>
          </w:divBdr>
        </w:div>
        <w:div w:id="602735707">
          <w:marLeft w:val="480"/>
          <w:marRight w:val="0"/>
          <w:marTop w:val="0"/>
          <w:marBottom w:val="0"/>
          <w:divBdr>
            <w:top w:val="none" w:sz="0" w:space="0" w:color="auto"/>
            <w:left w:val="none" w:sz="0" w:space="0" w:color="auto"/>
            <w:bottom w:val="none" w:sz="0" w:space="0" w:color="auto"/>
            <w:right w:val="none" w:sz="0" w:space="0" w:color="auto"/>
          </w:divBdr>
        </w:div>
        <w:div w:id="622730707">
          <w:marLeft w:val="480"/>
          <w:marRight w:val="0"/>
          <w:marTop w:val="0"/>
          <w:marBottom w:val="0"/>
          <w:divBdr>
            <w:top w:val="none" w:sz="0" w:space="0" w:color="auto"/>
            <w:left w:val="none" w:sz="0" w:space="0" w:color="auto"/>
            <w:bottom w:val="none" w:sz="0" w:space="0" w:color="auto"/>
            <w:right w:val="none" w:sz="0" w:space="0" w:color="auto"/>
          </w:divBdr>
        </w:div>
        <w:div w:id="630793240">
          <w:marLeft w:val="480"/>
          <w:marRight w:val="0"/>
          <w:marTop w:val="0"/>
          <w:marBottom w:val="0"/>
          <w:divBdr>
            <w:top w:val="none" w:sz="0" w:space="0" w:color="auto"/>
            <w:left w:val="none" w:sz="0" w:space="0" w:color="auto"/>
            <w:bottom w:val="none" w:sz="0" w:space="0" w:color="auto"/>
            <w:right w:val="none" w:sz="0" w:space="0" w:color="auto"/>
          </w:divBdr>
        </w:div>
        <w:div w:id="653487186">
          <w:marLeft w:val="480"/>
          <w:marRight w:val="0"/>
          <w:marTop w:val="0"/>
          <w:marBottom w:val="0"/>
          <w:divBdr>
            <w:top w:val="none" w:sz="0" w:space="0" w:color="auto"/>
            <w:left w:val="none" w:sz="0" w:space="0" w:color="auto"/>
            <w:bottom w:val="none" w:sz="0" w:space="0" w:color="auto"/>
            <w:right w:val="none" w:sz="0" w:space="0" w:color="auto"/>
          </w:divBdr>
        </w:div>
        <w:div w:id="693308466">
          <w:marLeft w:val="480"/>
          <w:marRight w:val="0"/>
          <w:marTop w:val="0"/>
          <w:marBottom w:val="0"/>
          <w:divBdr>
            <w:top w:val="none" w:sz="0" w:space="0" w:color="auto"/>
            <w:left w:val="none" w:sz="0" w:space="0" w:color="auto"/>
            <w:bottom w:val="none" w:sz="0" w:space="0" w:color="auto"/>
            <w:right w:val="none" w:sz="0" w:space="0" w:color="auto"/>
          </w:divBdr>
        </w:div>
        <w:div w:id="706564595">
          <w:marLeft w:val="480"/>
          <w:marRight w:val="0"/>
          <w:marTop w:val="0"/>
          <w:marBottom w:val="0"/>
          <w:divBdr>
            <w:top w:val="none" w:sz="0" w:space="0" w:color="auto"/>
            <w:left w:val="none" w:sz="0" w:space="0" w:color="auto"/>
            <w:bottom w:val="none" w:sz="0" w:space="0" w:color="auto"/>
            <w:right w:val="none" w:sz="0" w:space="0" w:color="auto"/>
          </w:divBdr>
        </w:div>
        <w:div w:id="752555521">
          <w:marLeft w:val="480"/>
          <w:marRight w:val="0"/>
          <w:marTop w:val="0"/>
          <w:marBottom w:val="0"/>
          <w:divBdr>
            <w:top w:val="none" w:sz="0" w:space="0" w:color="auto"/>
            <w:left w:val="none" w:sz="0" w:space="0" w:color="auto"/>
            <w:bottom w:val="none" w:sz="0" w:space="0" w:color="auto"/>
            <w:right w:val="none" w:sz="0" w:space="0" w:color="auto"/>
          </w:divBdr>
        </w:div>
        <w:div w:id="758789315">
          <w:marLeft w:val="480"/>
          <w:marRight w:val="0"/>
          <w:marTop w:val="0"/>
          <w:marBottom w:val="0"/>
          <w:divBdr>
            <w:top w:val="none" w:sz="0" w:space="0" w:color="auto"/>
            <w:left w:val="none" w:sz="0" w:space="0" w:color="auto"/>
            <w:bottom w:val="none" w:sz="0" w:space="0" w:color="auto"/>
            <w:right w:val="none" w:sz="0" w:space="0" w:color="auto"/>
          </w:divBdr>
        </w:div>
        <w:div w:id="761948496">
          <w:marLeft w:val="480"/>
          <w:marRight w:val="0"/>
          <w:marTop w:val="0"/>
          <w:marBottom w:val="0"/>
          <w:divBdr>
            <w:top w:val="none" w:sz="0" w:space="0" w:color="auto"/>
            <w:left w:val="none" w:sz="0" w:space="0" w:color="auto"/>
            <w:bottom w:val="none" w:sz="0" w:space="0" w:color="auto"/>
            <w:right w:val="none" w:sz="0" w:space="0" w:color="auto"/>
          </w:divBdr>
        </w:div>
        <w:div w:id="789013488">
          <w:marLeft w:val="480"/>
          <w:marRight w:val="0"/>
          <w:marTop w:val="0"/>
          <w:marBottom w:val="0"/>
          <w:divBdr>
            <w:top w:val="none" w:sz="0" w:space="0" w:color="auto"/>
            <w:left w:val="none" w:sz="0" w:space="0" w:color="auto"/>
            <w:bottom w:val="none" w:sz="0" w:space="0" w:color="auto"/>
            <w:right w:val="none" w:sz="0" w:space="0" w:color="auto"/>
          </w:divBdr>
        </w:div>
        <w:div w:id="794131810">
          <w:marLeft w:val="480"/>
          <w:marRight w:val="0"/>
          <w:marTop w:val="0"/>
          <w:marBottom w:val="0"/>
          <w:divBdr>
            <w:top w:val="none" w:sz="0" w:space="0" w:color="auto"/>
            <w:left w:val="none" w:sz="0" w:space="0" w:color="auto"/>
            <w:bottom w:val="none" w:sz="0" w:space="0" w:color="auto"/>
            <w:right w:val="none" w:sz="0" w:space="0" w:color="auto"/>
          </w:divBdr>
        </w:div>
        <w:div w:id="797068571">
          <w:marLeft w:val="480"/>
          <w:marRight w:val="0"/>
          <w:marTop w:val="0"/>
          <w:marBottom w:val="0"/>
          <w:divBdr>
            <w:top w:val="none" w:sz="0" w:space="0" w:color="auto"/>
            <w:left w:val="none" w:sz="0" w:space="0" w:color="auto"/>
            <w:bottom w:val="none" w:sz="0" w:space="0" w:color="auto"/>
            <w:right w:val="none" w:sz="0" w:space="0" w:color="auto"/>
          </w:divBdr>
        </w:div>
        <w:div w:id="823278442">
          <w:marLeft w:val="480"/>
          <w:marRight w:val="0"/>
          <w:marTop w:val="0"/>
          <w:marBottom w:val="0"/>
          <w:divBdr>
            <w:top w:val="none" w:sz="0" w:space="0" w:color="auto"/>
            <w:left w:val="none" w:sz="0" w:space="0" w:color="auto"/>
            <w:bottom w:val="none" w:sz="0" w:space="0" w:color="auto"/>
            <w:right w:val="none" w:sz="0" w:space="0" w:color="auto"/>
          </w:divBdr>
        </w:div>
        <w:div w:id="830219312">
          <w:marLeft w:val="480"/>
          <w:marRight w:val="0"/>
          <w:marTop w:val="0"/>
          <w:marBottom w:val="0"/>
          <w:divBdr>
            <w:top w:val="none" w:sz="0" w:space="0" w:color="auto"/>
            <w:left w:val="none" w:sz="0" w:space="0" w:color="auto"/>
            <w:bottom w:val="none" w:sz="0" w:space="0" w:color="auto"/>
            <w:right w:val="none" w:sz="0" w:space="0" w:color="auto"/>
          </w:divBdr>
        </w:div>
        <w:div w:id="863981049">
          <w:marLeft w:val="480"/>
          <w:marRight w:val="0"/>
          <w:marTop w:val="0"/>
          <w:marBottom w:val="0"/>
          <w:divBdr>
            <w:top w:val="none" w:sz="0" w:space="0" w:color="auto"/>
            <w:left w:val="none" w:sz="0" w:space="0" w:color="auto"/>
            <w:bottom w:val="none" w:sz="0" w:space="0" w:color="auto"/>
            <w:right w:val="none" w:sz="0" w:space="0" w:color="auto"/>
          </w:divBdr>
        </w:div>
      </w:divsChild>
    </w:div>
    <w:div w:id="258487203">
      <w:bodyDiv w:val="1"/>
      <w:marLeft w:val="0"/>
      <w:marRight w:val="0"/>
      <w:marTop w:val="0"/>
      <w:marBottom w:val="0"/>
      <w:divBdr>
        <w:top w:val="none" w:sz="0" w:space="0" w:color="auto"/>
        <w:left w:val="none" w:sz="0" w:space="0" w:color="auto"/>
        <w:bottom w:val="none" w:sz="0" w:space="0" w:color="auto"/>
        <w:right w:val="none" w:sz="0" w:space="0" w:color="auto"/>
      </w:divBdr>
    </w:div>
    <w:div w:id="258489126">
      <w:bodyDiv w:val="1"/>
      <w:marLeft w:val="0"/>
      <w:marRight w:val="0"/>
      <w:marTop w:val="0"/>
      <w:marBottom w:val="0"/>
      <w:divBdr>
        <w:top w:val="none" w:sz="0" w:space="0" w:color="auto"/>
        <w:left w:val="none" w:sz="0" w:space="0" w:color="auto"/>
        <w:bottom w:val="none" w:sz="0" w:space="0" w:color="auto"/>
        <w:right w:val="none" w:sz="0" w:space="0" w:color="auto"/>
      </w:divBdr>
    </w:div>
    <w:div w:id="258635262">
      <w:bodyDiv w:val="1"/>
      <w:marLeft w:val="0"/>
      <w:marRight w:val="0"/>
      <w:marTop w:val="0"/>
      <w:marBottom w:val="0"/>
      <w:divBdr>
        <w:top w:val="none" w:sz="0" w:space="0" w:color="auto"/>
        <w:left w:val="none" w:sz="0" w:space="0" w:color="auto"/>
        <w:bottom w:val="none" w:sz="0" w:space="0" w:color="auto"/>
        <w:right w:val="none" w:sz="0" w:space="0" w:color="auto"/>
      </w:divBdr>
    </w:div>
    <w:div w:id="258802489">
      <w:bodyDiv w:val="1"/>
      <w:marLeft w:val="0"/>
      <w:marRight w:val="0"/>
      <w:marTop w:val="0"/>
      <w:marBottom w:val="0"/>
      <w:divBdr>
        <w:top w:val="none" w:sz="0" w:space="0" w:color="auto"/>
        <w:left w:val="none" w:sz="0" w:space="0" w:color="auto"/>
        <w:bottom w:val="none" w:sz="0" w:space="0" w:color="auto"/>
        <w:right w:val="none" w:sz="0" w:space="0" w:color="auto"/>
      </w:divBdr>
    </w:div>
    <w:div w:id="258949771">
      <w:bodyDiv w:val="1"/>
      <w:marLeft w:val="0"/>
      <w:marRight w:val="0"/>
      <w:marTop w:val="0"/>
      <w:marBottom w:val="0"/>
      <w:divBdr>
        <w:top w:val="none" w:sz="0" w:space="0" w:color="auto"/>
        <w:left w:val="none" w:sz="0" w:space="0" w:color="auto"/>
        <w:bottom w:val="none" w:sz="0" w:space="0" w:color="auto"/>
        <w:right w:val="none" w:sz="0" w:space="0" w:color="auto"/>
      </w:divBdr>
    </w:div>
    <w:div w:id="258954369">
      <w:bodyDiv w:val="1"/>
      <w:marLeft w:val="0"/>
      <w:marRight w:val="0"/>
      <w:marTop w:val="0"/>
      <w:marBottom w:val="0"/>
      <w:divBdr>
        <w:top w:val="none" w:sz="0" w:space="0" w:color="auto"/>
        <w:left w:val="none" w:sz="0" w:space="0" w:color="auto"/>
        <w:bottom w:val="none" w:sz="0" w:space="0" w:color="auto"/>
        <w:right w:val="none" w:sz="0" w:space="0" w:color="auto"/>
      </w:divBdr>
    </w:div>
    <w:div w:id="259024612">
      <w:bodyDiv w:val="1"/>
      <w:marLeft w:val="0"/>
      <w:marRight w:val="0"/>
      <w:marTop w:val="0"/>
      <w:marBottom w:val="0"/>
      <w:divBdr>
        <w:top w:val="none" w:sz="0" w:space="0" w:color="auto"/>
        <w:left w:val="none" w:sz="0" w:space="0" w:color="auto"/>
        <w:bottom w:val="none" w:sz="0" w:space="0" w:color="auto"/>
        <w:right w:val="none" w:sz="0" w:space="0" w:color="auto"/>
      </w:divBdr>
    </w:div>
    <w:div w:id="259068396">
      <w:bodyDiv w:val="1"/>
      <w:marLeft w:val="0"/>
      <w:marRight w:val="0"/>
      <w:marTop w:val="0"/>
      <w:marBottom w:val="0"/>
      <w:divBdr>
        <w:top w:val="none" w:sz="0" w:space="0" w:color="auto"/>
        <w:left w:val="none" w:sz="0" w:space="0" w:color="auto"/>
        <w:bottom w:val="none" w:sz="0" w:space="0" w:color="auto"/>
        <w:right w:val="none" w:sz="0" w:space="0" w:color="auto"/>
      </w:divBdr>
    </w:div>
    <w:div w:id="259070067">
      <w:bodyDiv w:val="1"/>
      <w:marLeft w:val="0"/>
      <w:marRight w:val="0"/>
      <w:marTop w:val="0"/>
      <w:marBottom w:val="0"/>
      <w:divBdr>
        <w:top w:val="none" w:sz="0" w:space="0" w:color="auto"/>
        <w:left w:val="none" w:sz="0" w:space="0" w:color="auto"/>
        <w:bottom w:val="none" w:sz="0" w:space="0" w:color="auto"/>
        <w:right w:val="none" w:sz="0" w:space="0" w:color="auto"/>
      </w:divBdr>
    </w:div>
    <w:div w:id="259142586">
      <w:bodyDiv w:val="1"/>
      <w:marLeft w:val="0"/>
      <w:marRight w:val="0"/>
      <w:marTop w:val="0"/>
      <w:marBottom w:val="0"/>
      <w:divBdr>
        <w:top w:val="none" w:sz="0" w:space="0" w:color="auto"/>
        <w:left w:val="none" w:sz="0" w:space="0" w:color="auto"/>
        <w:bottom w:val="none" w:sz="0" w:space="0" w:color="auto"/>
        <w:right w:val="none" w:sz="0" w:space="0" w:color="auto"/>
      </w:divBdr>
    </w:div>
    <w:div w:id="259215364">
      <w:bodyDiv w:val="1"/>
      <w:marLeft w:val="0"/>
      <w:marRight w:val="0"/>
      <w:marTop w:val="0"/>
      <w:marBottom w:val="0"/>
      <w:divBdr>
        <w:top w:val="none" w:sz="0" w:space="0" w:color="auto"/>
        <w:left w:val="none" w:sz="0" w:space="0" w:color="auto"/>
        <w:bottom w:val="none" w:sz="0" w:space="0" w:color="auto"/>
        <w:right w:val="none" w:sz="0" w:space="0" w:color="auto"/>
      </w:divBdr>
    </w:div>
    <w:div w:id="259261853">
      <w:bodyDiv w:val="1"/>
      <w:marLeft w:val="0"/>
      <w:marRight w:val="0"/>
      <w:marTop w:val="0"/>
      <w:marBottom w:val="0"/>
      <w:divBdr>
        <w:top w:val="none" w:sz="0" w:space="0" w:color="auto"/>
        <w:left w:val="none" w:sz="0" w:space="0" w:color="auto"/>
        <w:bottom w:val="none" w:sz="0" w:space="0" w:color="auto"/>
        <w:right w:val="none" w:sz="0" w:space="0" w:color="auto"/>
      </w:divBdr>
    </w:div>
    <w:div w:id="259337017">
      <w:bodyDiv w:val="1"/>
      <w:marLeft w:val="0"/>
      <w:marRight w:val="0"/>
      <w:marTop w:val="0"/>
      <w:marBottom w:val="0"/>
      <w:divBdr>
        <w:top w:val="none" w:sz="0" w:space="0" w:color="auto"/>
        <w:left w:val="none" w:sz="0" w:space="0" w:color="auto"/>
        <w:bottom w:val="none" w:sz="0" w:space="0" w:color="auto"/>
        <w:right w:val="none" w:sz="0" w:space="0" w:color="auto"/>
      </w:divBdr>
    </w:div>
    <w:div w:id="259339805">
      <w:bodyDiv w:val="1"/>
      <w:marLeft w:val="0"/>
      <w:marRight w:val="0"/>
      <w:marTop w:val="0"/>
      <w:marBottom w:val="0"/>
      <w:divBdr>
        <w:top w:val="none" w:sz="0" w:space="0" w:color="auto"/>
        <w:left w:val="none" w:sz="0" w:space="0" w:color="auto"/>
        <w:bottom w:val="none" w:sz="0" w:space="0" w:color="auto"/>
        <w:right w:val="none" w:sz="0" w:space="0" w:color="auto"/>
      </w:divBdr>
    </w:div>
    <w:div w:id="259409511">
      <w:bodyDiv w:val="1"/>
      <w:marLeft w:val="0"/>
      <w:marRight w:val="0"/>
      <w:marTop w:val="0"/>
      <w:marBottom w:val="0"/>
      <w:divBdr>
        <w:top w:val="none" w:sz="0" w:space="0" w:color="auto"/>
        <w:left w:val="none" w:sz="0" w:space="0" w:color="auto"/>
        <w:bottom w:val="none" w:sz="0" w:space="0" w:color="auto"/>
        <w:right w:val="none" w:sz="0" w:space="0" w:color="auto"/>
      </w:divBdr>
    </w:div>
    <w:div w:id="259416634">
      <w:bodyDiv w:val="1"/>
      <w:marLeft w:val="0"/>
      <w:marRight w:val="0"/>
      <w:marTop w:val="0"/>
      <w:marBottom w:val="0"/>
      <w:divBdr>
        <w:top w:val="none" w:sz="0" w:space="0" w:color="auto"/>
        <w:left w:val="none" w:sz="0" w:space="0" w:color="auto"/>
        <w:bottom w:val="none" w:sz="0" w:space="0" w:color="auto"/>
        <w:right w:val="none" w:sz="0" w:space="0" w:color="auto"/>
      </w:divBdr>
    </w:div>
    <w:div w:id="259459463">
      <w:bodyDiv w:val="1"/>
      <w:marLeft w:val="0"/>
      <w:marRight w:val="0"/>
      <w:marTop w:val="0"/>
      <w:marBottom w:val="0"/>
      <w:divBdr>
        <w:top w:val="none" w:sz="0" w:space="0" w:color="auto"/>
        <w:left w:val="none" w:sz="0" w:space="0" w:color="auto"/>
        <w:bottom w:val="none" w:sz="0" w:space="0" w:color="auto"/>
        <w:right w:val="none" w:sz="0" w:space="0" w:color="auto"/>
      </w:divBdr>
    </w:div>
    <w:div w:id="259602443">
      <w:bodyDiv w:val="1"/>
      <w:marLeft w:val="0"/>
      <w:marRight w:val="0"/>
      <w:marTop w:val="0"/>
      <w:marBottom w:val="0"/>
      <w:divBdr>
        <w:top w:val="none" w:sz="0" w:space="0" w:color="auto"/>
        <w:left w:val="none" w:sz="0" w:space="0" w:color="auto"/>
        <w:bottom w:val="none" w:sz="0" w:space="0" w:color="auto"/>
        <w:right w:val="none" w:sz="0" w:space="0" w:color="auto"/>
      </w:divBdr>
    </w:div>
    <w:div w:id="259677125">
      <w:bodyDiv w:val="1"/>
      <w:marLeft w:val="0"/>
      <w:marRight w:val="0"/>
      <w:marTop w:val="0"/>
      <w:marBottom w:val="0"/>
      <w:divBdr>
        <w:top w:val="none" w:sz="0" w:space="0" w:color="auto"/>
        <w:left w:val="none" w:sz="0" w:space="0" w:color="auto"/>
        <w:bottom w:val="none" w:sz="0" w:space="0" w:color="auto"/>
        <w:right w:val="none" w:sz="0" w:space="0" w:color="auto"/>
      </w:divBdr>
    </w:div>
    <w:div w:id="259724596">
      <w:bodyDiv w:val="1"/>
      <w:marLeft w:val="0"/>
      <w:marRight w:val="0"/>
      <w:marTop w:val="0"/>
      <w:marBottom w:val="0"/>
      <w:divBdr>
        <w:top w:val="none" w:sz="0" w:space="0" w:color="auto"/>
        <w:left w:val="none" w:sz="0" w:space="0" w:color="auto"/>
        <w:bottom w:val="none" w:sz="0" w:space="0" w:color="auto"/>
        <w:right w:val="none" w:sz="0" w:space="0" w:color="auto"/>
      </w:divBdr>
    </w:div>
    <w:div w:id="259796899">
      <w:bodyDiv w:val="1"/>
      <w:marLeft w:val="0"/>
      <w:marRight w:val="0"/>
      <w:marTop w:val="0"/>
      <w:marBottom w:val="0"/>
      <w:divBdr>
        <w:top w:val="none" w:sz="0" w:space="0" w:color="auto"/>
        <w:left w:val="none" w:sz="0" w:space="0" w:color="auto"/>
        <w:bottom w:val="none" w:sz="0" w:space="0" w:color="auto"/>
        <w:right w:val="none" w:sz="0" w:space="0" w:color="auto"/>
      </w:divBdr>
    </w:div>
    <w:div w:id="259800394">
      <w:bodyDiv w:val="1"/>
      <w:marLeft w:val="0"/>
      <w:marRight w:val="0"/>
      <w:marTop w:val="0"/>
      <w:marBottom w:val="0"/>
      <w:divBdr>
        <w:top w:val="none" w:sz="0" w:space="0" w:color="auto"/>
        <w:left w:val="none" w:sz="0" w:space="0" w:color="auto"/>
        <w:bottom w:val="none" w:sz="0" w:space="0" w:color="auto"/>
        <w:right w:val="none" w:sz="0" w:space="0" w:color="auto"/>
      </w:divBdr>
    </w:div>
    <w:div w:id="259874341">
      <w:bodyDiv w:val="1"/>
      <w:marLeft w:val="0"/>
      <w:marRight w:val="0"/>
      <w:marTop w:val="0"/>
      <w:marBottom w:val="0"/>
      <w:divBdr>
        <w:top w:val="none" w:sz="0" w:space="0" w:color="auto"/>
        <w:left w:val="none" w:sz="0" w:space="0" w:color="auto"/>
        <w:bottom w:val="none" w:sz="0" w:space="0" w:color="auto"/>
        <w:right w:val="none" w:sz="0" w:space="0" w:color="auto"/>
      </w:divBdr>
    </w:div>
    <w:div w:id="259874788">
      <w:bodyDiv w:val="1"/>
      <w:marLeft w:val="0"/>
      <w:marRight w:val="0"/>
      <w:marTop w:val="0"/>
      <w:marBottom w:val="0"/>
      <w:divBdr>
        <w:top w:val="none" w:sz="0" w:space="0" w:color="auto"/>
        <w:left w:val="none" w:sz="0" w:space="0" w:color="auto"/>
        <w:bottom w:val="none" w:sz="0" w:space="0" w:color="auto"/>
        <w:right w:val="none" w:sz="0" w:space="0" w:color="auto"/>
      </w:divBdr>
    </w:div>
    <w:div w:id="260064089">
      <w:bodyDiv w:val="1"/>
      <w:marLeft w:val="0"/>
      <w:marRight w:val="0"/>
      <w:marTop w:val="0"/>
      <w:marBottom w:val="0"/>
      <w:divBdr>
        <w:top w:val="none" w:sz="0" w:space="0" w:color="auto"/>
        <w:left w:val="none" w:sz="0" w:space="0" w:color="auto"/>
        <w:bottom w:val="none" w:sz="0" w:space="0" w:color="auto"/>
        <w:right w:val="none" w:sz="0" w:space="0" w:color="auto"/>
      </w:divBdr>
    </w:div>
    <w:div w:id="260069109">
      <w:bodyDiv w:val="1"/>
      <w:marLeft w:val="0"/>
      <w:marRight w:val="0"/>
      <w:marTop w:val="0"/>
      <w:marBottom w:val="0"/>
      <w:divBdr>
        <w:top w:val="none" w:sz="0" w:space="0" w:color="auto"/>
        <w:left w:val="none" w:sz="0" w:space="0" w:color="auto"/>
        <w:bottom w:val="none" w:sz="0" w:space="0" w:color="auto"/>
        <w:right w:val="none" w:sz="0" w:space="0" w:color="auto"/>
      </w:divBdr>
    </w:div>
    <w:div w:id="260189091">
      <w:bodyDiv w:val="1"/>
      <w:marLeft w:val="0"/>
      <w:marRight w:val="0"/>
      <w:marTop w:val="0"/>
      <w:marBottom w:val="0"/>
      <w:divBdr>
        <w:top w:val="none" w:sz="0" w:space="0" w:color="auto"/>
        <w:left w:val="none" w:sz="0" w:space="0" w:color="auto"/>
        <w:bottom w:val="none" w:sz="0" w:space="0" w:color="auto"/>
        <w:right w:val="none" w:sz="0" w:space="0" w:color="auto"/>
      </w:divBdr>
    </w:div>
    <w:div w:id="260257933">
      <w:bodyDiv w:val="1"/>
      <w:marLeft w:val="0"/>
      <w:marRight w:val="0"/>
      <w:marTop w:val="0"/>
      <w:marBottom w:val="0"/>
      <w:divBdr>
        <w:top w:val="none" w:sz="0" w:space="0" w:color="auto"/>
        <w:left w:val="none" w:sz="0" w:space="0" w:color="auto"/>
        <w:bottom w:val="none" w:sz="0" w:space="0" w:color="auto"/>
        <w:right w:val="none" w:sz="0" w:space="0" w:color="auto"/>
      </w:divBdr>
    </w:div>
    <w:div w:id="260264818">
      <w:bodyDiv w:val="1"/>
      <w:marLeft w:val="0"/>
      <w:marRight w:val="0"/>
      <w:marTop w:val="0"/>
      <w:marBottom w:val="0"/>
      <w:divBdr>
        <w:top w:val="none" w:sz="0" w:space="0" w:color="auto"/>
        <w:left w:val="none" w:sz="0" w:space="0" w:color="auto"/>
        <w:bottom w:val="none" w:sz="0" w:space="0" w:color="auto"/>
        <w:right w:val="none" w:sz="0" w:space="0" w:color="auto"/>
      </w:divBdr>
    </w:div>
    <w:div w:id="260380047">
      <w:bodyDiv w:val="1"/>
      <w:marLeft w:val="0"/>
      <w:marRight w:val="0"/>
      <w:marTop w:val="0"/>
      <w:marBottom w:val="0"/>
      <w:divBdr>
        <w:top w:val="none" w:sz="0" w:space="0" w:color="auto"/>
        <w:left w:val="none" w:sz="0" w:space="0" w:color="auto"/>
        <w:bottom w:val="none" w:sz="0" w:space="0" w:color="auto"/>
        <w:right w:val="none" w:sz="0" w:space="0" w:color="auto"/>
      </w:divBdr>
    </w:div>
    <w:div w:id="260454600">
      <w:bodyDiv w:val="1"/>
      <w:marLeft w:val="0"/>
      <w:marRight w:val="0"/>
      <w:marTop w:val="0"/>
      <w:marBottom w:val="0"/>
      <w:divBdr>
        <w:top w:val="none" w:sz="0" w:space="0" w:color="auto"/>
        <w:left w:val="none" w:sz="0" w:space="0" w:color="auto"/>
        <w:bottom w:val="none" w:sz="0" w:space="0" w:color="auto"/>
        <w:right w:val="none" w:sz="0" w:space="0" w:color="auto"/>
      </w:divBdr>
    </w:div>
    <w:div w:id="260454824">
      <w:bodyDiv w:val="1"/>
      <w:marLeft w:val="0"/>
      <w:marRight w:val="0"/>
      <w:marTop w:val="0"/>
      <w:marBottom w:val="0"/>
      <w:divBdr>
        <w:top w:val="none" w:sz="0" w:space="0" w:color="auto"/>
        <w:left w:val="none" w:sz="0" w:space="0" w:color="auto"/>
        <w:bottom w:val="none" w:sz="0" w:space="0" w:color="auto"/>
        <w:right w:val="none" w:sz="0" w:space="0" w:color="auto"/>
      </w:divBdr>
    </w:div>
    <w:div w:id="260653115">
      <w:bodyDiv w:val="1"/>
      <w:marLeft w:val="0"/>
      <w:marRight w:val="0"/>
      <w:marTop w:val="0"/>
      <w:marBottom w:val="0"/>
      <w:divBdr>
        <w:top w:val="none" w:sz="0" w:space="0" w:color="auto"/>
        <w:left w:val="none" w:sz="0" w:space="0" w:color="auto"/>
        <w:bottom w:val="none" w:sz="0" w:space="0" w:color="auto"/>
        <w:right w:val="none" w:sz="0" w:space="0" w:color="auto"/>
      </w:divBdr>
    </w:div>
    <w:div w:id="260720188">
      <w:bodyDiv w:val="1"/>
      <w:marLeft w:val="0"/>
      <w:marRight w:val="0"/>
      <w:marTop w:val="0"/>
      <w:marBottom w:val="0"/>
      <w:divBdr>
        <w:top w:val="none" w:sz="0" w:space="0" w:color="auto"/>
        <w:left w:val="none" w:sz="0" w:space="0" w:color="auto"/>
        <w:bottom w:val="none" w:sz="0" w:space="0" w:color="auto"/>
        <w:right w:val="none" w:sz="0" w:space="0" w:color="auto"/>
      </w:divBdr>
    </w:div>
    <w:div w:id="260768184">
      <w:bodyDiv w:val="1"/>
      <w:marLeft w:val="0"/>
      <w:marRight w:val="0"/>
      <w:marTop w:val="0"/>
      <w:marBottom w:val="0"/>
      <w:divBdr>
        <w:top w:val="none" w:sz="0" w:space="0" w:color="auto"/>
        <w:left w:val="none" w:sz="0" w:space="0" w:color="auto"/>
        <w:bottom w:val="none" w:sz="0" w:space="0" w:color="auto"/>
        <w:right w:val="none" w:sz="0" w:space="0" w:color="auto"/>
      </w:divBdr>
    </w:div>
    <w:div w:id="260797960">
      <w:bodyDiv w:val="1"/>
      <w:marLeft w:val="0"/>
      <w:marRight w:val="0"/>
      <w:marTop w:val="0"/>
      <w:marBottom w:val="0"/>
      <w:divBdr>
        <w:top w:val="none" w:sz="0" w:space="0" w:color="auto"/>
        <w:left w:val="none" w:sz="0" w:space="0" w:color="auto"/>
        <w:bottom w:val="none" w:sz="0" w:space="0" w:color="auto"/>
        <w:right w:val="none" w:sz="0" w:space="0" w:color="auto"/>
      </w:divBdr>
    </w:div>
    <w:div w:id="260798814">
      <w:bodyDiv w:val="1"/>
      <w:marLeft w:val="0"/>
      <w:marRight w:val="0"/>
      <w:marTop w:val="0"/>
      <w:marBottom w:val="0"/>
      <w:divBdr>
        <w:top w:val="none" w:sz="0" w:space="0" w:color="auto"/>
        <w:left w:val="none" w:sz="0" w:space="0" w:color="auto"/>
        <w:bottom w:val="none" w:sz="0" w:space="0" w:color="auto"/>
        <w:right w:val="none" w:sz="0" w:space="0" w:color="auto"/>
      </w:divBdr>
    </w:div>
    <w:div w:id="260844424">
      <w:bodyDiv w:val="1"/>
      <w:marLeft w:val="0"/>
      <w:marRight w:val="0"/>
      <w:marTop w:val="0"/>
      <w:marBottom w:val="0"/>
      <w:divBdr>
        <w:top w:val="none" w:sz="0" w:space="0" w:color="auto"/>
        <w:left w:val="none" w:sz="0" w:space="0" w:color="auto"/>
        <w:bottom w:val="none" w:sz="0" w:space="0" w:color="auto"/>
        <w:right w:val="none" w:sz="0" w:space="0" w:color="auto"/>
      </w:divBdr>
    </w:div>
    <w:div w:id="260845852">
      <w:bodyDiv w:val="1"/>
      <w:marLeft w:val="0"/>
      <w:marRight w:val="0"/>
      <w:marTop w:val="0"/>
      <w:marBottom w:val="0"/>
      <w:divBdr>
        <w:top w:val="none" w:sz="0" w:space="0" w:color="auto"/>
        <w:left w:val="none" w:sz="0" w:space="0" w:color="auto"/>
        <w:bottom w:val="none" w:sz="0" w:space="0" w:color="auto"/>
        <w:right w:val="none" w:sz="0" w:space="0" w:color="auto"/>
      </w:divBdr>
    </w:div>
    <w:div w:id="260989871">
      <w:bodyDiv w:val="1"/>
      <w:marLeft w:val="0"/>
      <w:marRight w:val="0"/>
      <w:marTop w:val="0"/>
      <w:marBottom w:val="0"/>
      <w:divBdr>
        <w:top w:val="none" w:sz="0" w:space="0" w:color="auto"/>
        <w:left w:val="none" w:sz="0" w:space="0" w:color="auto"/>
        <w:bottom w:val="none" w:sz="0" w:space="0" w:color="auto"/>
        <w:right w:val="none" w:sz="0" w:space="0" w:color="auto"/>
      </w:divBdr>
    </w:div>
    <w:div w:id="260995742">
      <w:bodyDiv w:val="1"/>
      <w:marLeft w:val="0"/>
      <w:marRight w:val="0"/>
      <w:marTop w:val="0"/>
      <w:marBottom w:val="0"/>
      <w:divBdr>
        <w:top w:val="none" w:sz="0" w:space="0" w:color="auto"/>
        <w:left w:val="none" w:sz="0" w:space="0" w:color="auto"/>
        <w:bottom w:val="none" w:sz="0" w:space="0" w:color="auto"/>
        <w:right w:val="none" w:sz="0" w:space="0" w:color="auto"/>
      </w:divBdr>
    </w:div>
    <w:div w:id="261030511">
      <w:bodyDiv w:val="1"/>
      <w:marLeft w:val="0"/>
      <w:marRight w:val="0"/>
      <w:marTop w:val="0"/>
      <w:marBottom w:val="0"/>
      <w:divBdr>
        <w:top w:val="none" w:sz="0" w:space="0" w:color="auto"/>
        <w:left w:val="none" w:sz="0" w:space="0" w:color="auto"/>
        <w:bottom w:val="none" w:sz="0" w:space="0" w:color="auto"/>
        <w:right w:val="none" w:sz="0" w:space="0" w:color="auto"/>
      </w:divBdr>
    </w:div>
    <w:div w:id="261031097">
      <w:bodyDiv w:val="1"/>
      <w:marLeft w:val="0"/>
      <w:marRight w:val="0"/>
      <w:marTop w:val="0"/>
      <w:marBottom w:val="0"/>
      <w:divBdr>
        <w:top w:val="none" w:sz="0" w:space="0" w:color="auto"/>
        <w:left w:val="none" w:sz="0" w:space="0" w:color="auto"/>
        <w:bottom w:val="none" w:sz="0" w:space="0" w:color="auto"/>
        <w:right w:val="none" w:sz="0" w:space="0" w:color="auto"/>
      </w:divBdr>
    </w:div>
    <w:div w:id="261034559">
      <w:bodyDiv w:val="1"/>
      <w:marLeft w:val="0"/>
      <w:marRight w:val="0"/>
      <w:marTop w:val="0"/>
      <w:marBottom w:val="0"/>
      <w:divBdr>
        <w:top w:val="none" w:sz="0" w:space="0" w:color="auto"/>
        <w:left w:val="none" w:sz="0" w:space="0" w:color="auto"/>
        <w:bottom w:val="none" w:sz="0" w:space="0" w:color="auto"/>
        <w:right w:val="none" w:sz="0" w:space="0" w:color="auto"/>
      </w:divBdr>
    </w:div>
    <w:div w:id="261187509">
      <w:bodyDiv w:val="1"/>
      <w:marLeft w:val="0"/>
      <w:marRight w:val="0"/>
      <w:marTop w:val="0"/>
      <w:marBottom w:val="0"/>
      <w:divBdr>
        <w:top w:val="none" w:sz="0" w:space="0" w:color="auto"/>
        <w:left w:val="none" w:sz="0" w:space="0" w:color="auto"/>
        <w:bottom w:val="none" w:sz="0" w:space="0" w:color="auto"/>
        <w:right w:val="none" w:sz="0" w:space="0" w:color="auto"/>
      </w:divBdr>
    </w:div>
    <w:div w:id="261188466">
      <w:bodyDiv w:val="1"/>
      <w:marLeft w:val="0"/>
      <w:marRight w:val="0"/>
      <w:marTop w:val="0"/>
      <w:marBottom w:val="0"/>
      <w:divBdr>
        <w:top w:val="none" w:sz="0" w:space="0" w:color="auto"/>
        <w:left w:val="none" w:sz="0" w:space="0" w:color="auto"/>
        <w:bottom w:val="none" w:sz="0" w:space="0" w:color="auto"/>
        <w:right w:val="none" w:sz="0" w:space="0" w:color="auto"/>
      </w:divBdr>
    </w:div>
    <w:div w:id="261258491">
      <w:bodyDiv w:val="1"/>
      <w:marLeft w:val="0"/>
      <w:marRight w:val="0"/>
      <w:marTop w:val="0"/>
      <w:marBottom w:val="0"/>
      <w:divBdr>
        <w:top w:val="none" w:sz="0" w:space="0" w:color="auto"/>
        <w:left w:val="none" w:sz="0" w:space="0" w:color="auto"/>
        <w:bottom w:val="none" w:sz="0" w:space="0" w:color="auto"/>
        <w:right w:val="none" w:sz="0" w:space="0" w:color="auto"/>
      </w:divBdr>
    </w:div>
    <w:div w:id="261426481">
      <w:bodyDiv w:val="1"/>
      <w:marLeft w:val="0"/>
      <w:marRight w:val="0"/>
      <w:marTop w:val="0"/>
      <w:marBottom w:val="0"/>
      <w:divBdr>
        <w:top w:val="none" w:sz="0" w:space="0" w:color="auto"/>
        <w:left w:val="none" w:sz="0" w:space="0" w:color="auto"/>
        <w:bottom w:val="none" w:sz="0" w:space="0" w:color="auto"/>
        <w:right w:val="none" w:sz="0" w:space="0" w:color="auto"/>
      </w:divBdr>
    </w:div>
    <w:div w:id="261569553">
      <w:bodyDiv w:val="1"/>
      <w:marLeft w:val="0"/>
      <w:marRight w:val="0"/>
      <w:marTop w:val="0"/>
      <w:marBottom w:val="0"/>
      <w:divBdr>
        <w:top w:val="none" w:sz="0" w:space="0" w:color="auto"/>
        <w:left w:val="none" w:sz="0" w:space="0" w:color="auto"/>
        <w:bottom w:val="none" w:sz="0" w:space="0" w:color="auto"/>
        <w:right w:val="none" w:sz="0" w:space="0" w:color="auto"/>
      </w:divBdr>
    </w:div>
    <w:div w:id="261574138">
      <w:bodyDiv w:val="1"/>
      <w:marLeft w:val="0"/>
      <w:marRight w:val="0"/>
      <w:marTop w:val="0"/>
      <w:marBottom w:val="0"/>
      <w:divBdr>
        <w:top w:val="none" w:sz="0" w:space="0" w:color="auto"/>
        <w:left w:val="none" w:sz="0" w:space="0" w:color="auto"/>
        <w:bottom w:val="none" w:sz="0" w:space="0" w:color="auto"/>
        <w:right w:val="none" w:sz="0" w:space="0" w:color="auto"/>
      </w:divBdr>
    </w:div>
    <w:div w:id="261688361">
      <w:bodyDiv w:val="1"/>
      <w:marLeft w:val="0"/>
      <w:marRight w:val="0"/>
      <w:marTop w:val="0"/>
      <w:marBottom w:val="0"/>
      <w:divBdr>
        <w:top w:val="none" w:sz="0" w:space="0" w:color="auto"/>
        <w:left w:val="none" w:sz="0" w:space="0" w:color="auto"/>
        <w:bottom w:val="none" w:sz="0" w:space="0" w:color="auto"/>
        <w:right w:val="none" w:sz="0" w:space="0" w:color="auto"/>
      </w:divBdr>
    </w:div>
    <w:div w:id="261690858">
      <w:bodyDiv w:val="1"/>
      <w:marLeft w:val="0"/>
      <w:marRight w:val="0"/>
      <w:marTop w:val="0"/>
      <w:marBottom w:val="0"/>
      <w:divBdr>
        <w:top w:val="none" w:sz="0" w:space="0" w:color="auto"/>
        <w:left w:val="none" w:sz="0" w:space="0" w:color="auto"/>
        <w:bottom w:val="none" w:sz="0" w:space="0" w:color="auto"/>
        <w:right w:val="none" w:sz="0" w:space="0" w:color="auto"/>
      </w:divBdr>
    </w:div>
    <w:div w:id="262107013">
      <w:bodyDiv w:val="1"/>
      <w:marLeft w:val="0"/>
      <w:marRight w:val="0"/>
      <w:marTop w:val="0"/>
      <w:marBottom w:val="0"/>
      <w:divBdr>
        <w:top w:val="none" w:sz="0" w:space="0" w:color="auto"/>
        <w:left w:val="none" w:sz="0" w:space="0" w:color="auto"/>
        <w:bottom w:val="none" w:sz="0" w:space="0" w:color="auto"/>
        <w:right w:val="none" w:sz="0" w:space="0" w:color="auto"/>
      </w:divBdr>
    </w:div>
    <w:div w:id="262110487">
      <w:bodyDiv w:val="1"/>
      <w:marLeft w:val="0"/>
      <w:marRight w:val="0"/>
      <w:marTop w:val="0"/>
      <w:marBottom w:val="0"/>
      <w:divBdr>
        <w:top w:val="none" w:sz="0" w:space="0" w:color="auto"/>
        <w:left w:val="none" w:sz="0" w:space="0" w:color="auto"/>
        <w:bottom w:val="none" w:sz="0" w:space="0" w:color="auto"/>
        <w:right w:val="none" w:sz="0" w:space="0" w:color="auto"/>
      </w:divBdr>
    </w:div>
    <w:div w:id="262230681">
      <w:bodyDiv w:val="1"/>
      <w:marLeft w:val="0"/>
      <w:marRight w:val="0"/>
      <w:marTop w:val="0"/>
      <w:marBottom w:val="0"/>
      <w:divBdr>
        <w:top w:val="none" w:sz="0" w:space="0" w:color="auto"/>
        <w:left w:val="none" w:sz="0" w:space="0" w:color="auto"/>
        <w:bottom w:val="none" w:sz="0" w:space="0" w:color="auto"/>
        <w:right w:val="none" w:sz="0" w:space="0" w:color="auto"/>
      </w:divBdr>
    </w:div>
    <w:div w:id="262303770">
      <w:bodyDiv w:val="1"/>
      <w:marLeft w:val="0"/>
      <w:marRight w:val="0"/>
      <w:marTop w:val="0"/>
      <w:marBottom w:val="0"/>
      <w:divBdr>
        <w:top w:val="none" w:sz="0" w:space="0" w:color="auto"/>
        <w:left w:val="none" w:sz="0" w:space="0" w:color="auto"/>
        <w:bottom w:val="none" w:sz="0" w:space="0" w:color="auto"/>
        <w:right w:val="none" w:sz="0" w:space="0" w:color="auto"/>
      </w:divBdr>
    </w:div>
    <w:div w:id="262306990">
      <w:bodyDiv w:val="1"/>
      <w:marLeft w:val="0"/>
      <w:marRight w:val="0"/>
      <w:marTop w:val="0"/>
      <w:marBottom w:val="0"/>
      <w:divBdr>
        <w:top w:val="none" w:sz="0" w:space="0" w:color="auto"/>
        <w:left w:val="none" w:sz="0" w:space="0" w:color="auto"/>
        <w:bottom w:val="none" w:sz="0" w:space="0" w:color="auto"/>
        <w:right w:val="none" w:sz="0" w:space="0" w:color="auto"/>
      </w:divBdr>
    </w:div>
    <w:div w:id="262307408">
      <w:bodyDiv w:val="1"/>
      <w:marLeft w:val="0"/>
      <w:marRight w:val="0"/>
      <w:marTop w:val="0"/>
      <w:marBottom w:val="0"/>
      <w:divBdr>
        <w:top w:val="none" w:sz="0" w:space="0" w:color="auto"/>
        <w:left w:val="none" w:sz="0" w:space="0" w:color="auto"/>
        <w:bottom w:val="none" w:sz="0" w:space="0" w:color="auto"/>
        <w:right w:val="none" w:sz="0" w:space="0" w:color="auto"/>
      </w:divBdr>
    </w:div>
    <w:div w:id="262494170">
      <w:bodyDiv w:val="1"/>
      <w:marLeft w:val="0"/>
      <w:marRight w:val="0"/>
      <w:marTop w:val="0"/>
      <w:marBottom w:val="0"/>
      <w:divBdr>
        <w:top w:val="none" w:sz="0" w:space="0" w:color="auto"/>
        <w:left w:val="none" w:sz="0" w:space="0" w:color="auto"/>
        <w:bottom w:val="none" w:sz="0" w:space="0" w:color="auto"/>
        <w:right w:val="none" w:sz="0" w:space="0" w:color="auto"/>
      </w:divBdr>
    </w:div>
    <w:div w:id="262685365">
      <w:bodyDiv w:val="1"/>
      <w:marLeft w:val="0"/>
      <w:marRight w:val="0"/>
      <w:marTop w:val="0"/>
      <w:marBottom w:val="0"/>
      <w:divBdr>
        <w:top w:val="none" w:sz="0" w:space="0" w:color="auto"/>
        <w:left w:val="none" w:sz="0" w:space="0" w:color="auto"/>
        <w:bottom w:val="none" w:sz="0" w:space="0" w:color="auto"/>
        <w:right w:val="none" w:sz="0" w:space="0" w:color="auto"/>
      </w:divBdr>
    </w:div>
    <w:div w:id="262763015">
      <w:bodyDiv w:val="1"/>
      <w:marLeft w:val="0"/>
      <w:marRight w:val="0"/>
      <w:marTop w:val="0"/>
      <w:marBottom w:val="0"/>
      <w:divBdr>
        <w:top w:val="none" w:sz="0" w:space="0" w:color="auto"/>
        <w:left w:val="none" w:sz="0" w:space="0" w:color="auto"/>
        <w:bottom w:val="none" w:sz="0" w:space="0" w:color="auto"/>
        <w:right w:val="none" w:sz="0" w:space="0" w:color="auto"/>
      </w:divBdr>
    </w:div>
    <w:div w:id="262765749">
      <w:bodyDiv w:val="1"/>
      <w:marLeft w:val="0"/>
      <w:marRight w:val="0"/>
      <w:marTop w:val="0"/>
      <w:marBottom w:val="0"/>
      <w:divBdr>
        <w:top w:val="none" w:sz="0" w:space="0" w:color="auto"/>
        <w:left w:val="none" w:sz="0" w:space="0" w:color="auto"/>
        <w:bottom w:val="none" w:sz="0" w:space="0" w:color="auto"/>
        <w:right w:val="none" w:sz="0" w:space="0" w:color="auto"/>
      </w:divBdr>
    </w:div>
    <w:div w:id="262953824">
      <w:bodyDiv w:val="1"/>
      <w:marLeft w:val="0"/>
      <w:marRight w:val="0"/>
      <w:marTop w:val="0"/>
      <w:marBottom w:val="0"/>
      <w:divBdr>
        <w:top w:val="none" w:sz="0" w:space="0" w:color="auto"/>
        <w:left w:val="none" w:sz="0" w:space="0" w:color="auto"/>
        <w:bottom w:val="none" w:sz="0" w:space="0" w:color="auto"/>
        <w:right w:val="none" w:sz="0" w:space="0" w:color="auto"/>
      </w:divBdr>
    </w:div>
    <w:div w:id="262961871">
      <w:bodyDiv w:val="1"/>
      <w:marLeft w:val="0"/>
      <w:marRight w:val="0"/>
      <w:marTop w:val="0"/>
      <w:marBottom w:val="0"/>
      <w:divBdr>
        <w:top w:val="none" w:sz="0" w:space="0" w:color="auto"/>
        <w:left w:val="none" w:sz="0" w:space="0" w:color="auto"/>
        <w:bottom w:val="none" w:sz="0" w:space="0" w:color="auto"/>
        <w:right w:val="none" w:sz="0" w:space="0" w:color="auto"/>
      </w:divBdr>
    </w:div>
    <w:div w:id="263000123">
      <w:bodyDiv w:val="1"/>
      <w:marLeft w:val="0"/>
      <w:marRight w:val="0"/>
      <w:marTop w:val="0"/>
      <w:marBottom w:val="0"/>
      <w:divBdr>
        <w:top w:val="none" w:sz="0" w:space="0" w:color="auto"/>
        <w:left w:val="none" w:sz="0" w:space="0" w:color="auto"/>
        <w:bottom w:val="none" w:sz="0" w:space="0" w:color="auto"/>
        <w:right w:val="none" w:sz="0" w:space="0" w:color="auto"/>
      </w:divBdr>
    </w:div>
    <w:div w:id="263076031">
      <w:bodyDiv w:val="1"/>
      <w:marLeft w:val="0"/>
      <w:marRight w:val="0"/>
      <w:marTop w:val="0"/>
      <w:marBottom w:val="0"/>
      <w:divBdr>
        <w:top w:val="none" w:sz="0" w:space="0" w:color="auto"/>
        <w:left w:val="none" w:sz="0" w:space="0" w:color="auto"/>
        <w:bottom w:val="none" w:sz="0" w:space="0" w:color="auto"/>
        <w:right w:val="none" w:sz="0" w:space="0" w:color="auto"/>
      </w:divBdr>
    </w:div>
    <w:div w:id="263078834">
      <w:bodyDiv w:val="1"/>
      <w:marLeft w:val="0"/>
      <w:marRight w:val="0"/>
      <w:marTop w:val="0"/>
      <w:marBottom w:val="0"/>
      <w:divBdr>
        <w:top w:val="none" w:sz="0" w:space="0" w:color="auto"/>
        <w:left w:val="none" w:sz="0" w:space="0" w:color="auto"/>
        <w:bottom w:val="none" w:sz="0" w:space="0" w:color="auto"/>
        <w:right w:val="none" w:sz="0" w:space="0" w:color="auto"/>
      </w:divBdr>
    </w:div>
    <w:div w:id="263344332">
      <w:bodyDiv w:val="1"/>
      <w:marLeft w:val="0"/>
      <w:marRight w:val="0"/>
      <w:marTop w:val="0"/>
      <w:marBottom w:val="0"/>
      <w:divBdr>
        <w:top w:val="none" w:sz="0" w:space="0" w:color="auto"/>
        <w:left w:val="none" w:sz="0" w:space="0" w:color="auto"/>
        <w:bottom w:val="none" w:sz="0" w:space="0" w:color="auto"/>
        <w:right w:val="none" w:sz="0" w:space="0" w:color="auto"/>
      </w:divBdr>
    </w:div>
    <w:div w:id="263349089">
      <w:bodyDiv w:val="1"/>
      <w:marLeft w:val="0"/>
      <w:marRight w:val="0"/>
      <w:marTop w:val="0"/>
      <w:marBottom w:val="0"/>
      <w:divBdr>
        <w:top w:val="none" w:sz="0" w:space="0" w:color="auto"/>
        <w:left w:val="none" w:sz="0" w:space="0" w:color="auto"/>
        <w:bottom w:val="none" w:sz="0" w:space="0" w:color="auto"/>
        <w:right w:val="none" w:sz="0" w:space="0" w:color="auto"/>
      </w:divBdr>
    </w:div>
    <w:div w:id="263418690">
      <w:bodyDiv w:val="1"/>
      <w:marLeft w:val="0"/>
      <w:marRight w:val="0"/>
      <w:marTop w:val="0"/>
      <w:marBottom w:val="0"/>
      <w:divBdr>
        <w:top w:val="none" w:sz="0" w:space="0" w:color="auto"/>
        <w:left w:val="none" w:sz="0" w:space="0" w:color="auto"/>
        <w:bottom w:val="none" w:sz="0" w:space="0" w:color="auto"/>
        <w:right w:val="none" w:sz="0" w:space="0" w:color="auto"/>
      </w:divBdr>
    </w:div>
    <w:div w:id="263461364">
      <w:bodyDiv w:val="1"/>
      <w:marLeft w:val="0"/>
      <w:marRight w:val="0"/>
      <w:marTop w:val="0"/>
      <w:marBottom w:val="0"/>
      <w:divBdr>
        <w:top w:val="none" w:sz="0" w:space="0" w:color="auto"/>
        <w:left w:val="none" w:sz="0" w:space="0" w:color="auto"/>
        <w:bottom w:val="none" w:sz="0" w:space="0" w:color="auto"/>
        <w:right w:val="none" w:sz="0" w:space="0" w:color="auto"/>
      </w:divBdr>
    </w:div>
    <w:div w:id="263465120">
      <w:bodyDiv w:val="1"/>
      <w:marLeft w:val="0"/>
      <w:marRight w:val="0"/>
      <w:marTop w:val="0"/>
      <w:marBottom w:val="0"/>
      <w:divBdr>
        <w:top w:val="none" w:sz="0" w:space="0" w:color="auto"/>
        <w:left w:val="none" w:sz="0" w:space="0" w:color="auto"/>
        <w:bottom w:val="none" w:sz="0" w:space="0" w:color="auto"/>
        <w:right w:val="none" w:sz="0" w:space="0" w:color="auto"/>
      </w:divBdr>
    </w:div>
    <w:div w:id="263617305">
      <w:bodyDiv w:val="1"/>
      <w:marLeft w:val="0"/>
      <w:marRight w:val="0"/>
      <w:marTop w:val="0"/>
      <w:marBottom w:val="0"/>
      <w:divBdr>
        <w:top w:val="none" w:sz="0" w:space="0" w:color="auto"/>
        <w:left w:val="none" w:sz="0" w:space="0" w:color="auto"/>
        <w:bottom w:val="none" w:sz="0" w:space="0" w:color="auto"/>
        <w:right w:val="none" w:sz="0" w:space="0" w:color="auto"/>
      </w:divBdr>
    </w:div>
    <w:div w:id="263928180">
      <w:bodyDiv w:val="1"/>
      <w:marLeft w:val="0"/>
      <w:marRight w:val="0"/>
      <w:marTop w:val="0"/>
      <w:marBottom w:val="0"/>
      <w:divBdr>
        <w:top w:val="none" w:sz="0" w:space="0" w:color="auto"/>
        <w:left w:val="none" w:sz="0" w:space="0" w:color="auto"/>
        <w:bottom w:val="none" w:sz="0" w:space="0" w:color="auto"/>
        <w:right w:val="none" w:sz="0" w:space="0" w:color="auto"/>
      </w:divBdr>
    </w:div>
    <w:div w:id="264071698">
      <w:bodyDiv w:val="1"/>
      <w:marLeft w:val="0"/>
      <w:marRight w:val="0"/>
      <w:marTop w:val="0"/>
      <w:marBottom w:val="0"/>
      <w:divBdr>
        <w:top w:val="none" w:sz="0" w:space="0" w:color="auto"/>
        <w:left w:val="none" w:sz="0" w:space="0" w:color="auto"/>
        <w:bottom w:val="none" w:sz="0" w:space="0" w:color="auto"/>
        <w:right w:val="none" w:sz="0" w:space="0" w:color="auto"/>
      </w:divBdr>
    </w:div>
    <w:div w:id="264269921">
      <w:bodyDiv w:val="1"/>
      <w:marLeft w:val="0"/>
      <w:marRight w:val="0"/>
      <w:marTop w:val="0"/>
      <w:marBottom w:val="0"/>
      <w:divBdr>
        <w:top w:val="none" w:sz="0" w:space="0" w:color="auto"/>
        <w:left w:val="none" w:sz="0" w:space="0" w:color="auto"/>
        <w:bottom w:val="none" w:sz="0" w:space="0" w:color="auto"/>
        <w:right w:val="none" w:sz="0" w:space="0" w:color="auto"/>
      </w:divBdr>
    </w:div>
    <w:div w:id="264315721">
      <w:bodyDiv w:val="1"/>
      <w:marLeft w:val="0"/>
      <w:marRight w:val="0"/>
      <w:marTop w:val="0"/>
      <w:marBottom w:val="0"/>
      <w:divBdr>
        <w:top w:val="none" w:sz="0" w:space="0" w:color="auto"/>
        <w:left w:val="none" w:sz="0" w:space="0" w:color="auto"/>
        <w:bottom w:val="none" w:sz="0" w:space="0" w:color="auto"/>
        <w:right w:val="none" w:sz="0" w:space="0" w:color="auto"/>
      </w:divBdr>
    </w:div>
    <w:div w:id="264386691">
      <w:bodyDiv w:val="1"/>
      <w:marLeft w:val="0"/>
      <w:marRight w:val="0"/>
      <w:marTop w:val="0"/>
      <w:marBottom w:val="0"/>
      <w:divBdr>
        <w:top w:val="none" w:sz="0" w:space="0" w:color="auto"/>
        <w:left w:val="none" w:sz="0" w:space="0" w:color="auto"/>
        <w:bottom w:val="none" w:sz="0" w:space="0" w:color="auto"/>
        <w:right w:val="none" w:sz="0" w:space="0" w:color="auto"/>
      </w:divBdr>
    </w:div>
    <w:div w:id="264461472">
      <w:bodyDiv w:val="1"/>
      <w:marLeft w:val="0"/>
      <w:marRight w:val="0"/>
      <w:marTop w:val="0"/>
      <w:marBottom w:val="0"/>
      <w:divBdr>
        <w:top w:val="none" w:sz="0" w:space="0" w:color="auto"/>
        <w:left w:val="none" w:sz="0" w:space="0" w:color="auto"/>
        <w:bottom w:val="none" w:sz="0" w:space="0" w:color="auto"/>
        <w:right w:val="none" w:sz="0" w:space="0" w:color="auto"/>
      </w:divBdr>
    </w:div>
    <w:div w:id="264848028">
      <w:bodyDiv w:val="1"/>
      <w:marLeft w:val="0"/>
      <w:marRight w:val="0"/>
      <w:marTop w:val="0"/>
      <w:marBottom w:val="0"/>
      <w:divBdr>
        <w:top w:val="none" w:sz="0" w:space="0" w:color="auto"/>
        <w:left w:val="none" w:sz="0" w:space="0" w:color="auto"/>
        <w:bottom w:val="none" w:sz="0" w:space="0" w:color="auto"/>
        <w:right w:val="none" w:sz="0" w:space="0" w:color="auto"/>
      </w:divBdr>
      <w:divsChild>
        <w:div w:id="23799508">
          <w:marLeft w:val="480"/>
          <w:marRight w:val="0"/>
          <w:marTop w:val="0"/>
          <w:marBottom w:val="0"/>
          <w:divBdr>
            <w:top w:val="none" w:sz="0" w:space="0" w:color="auto"/>
            <w:left w:val="none" w:sz="0" w:space="0" w:color="auto"/>
            <w:bottom w:val="none" w:sz="0" w:space="0" w:color="auto"/>
            <w:right w:val="none" w:sz="0" w:space="0" w:color="auto"/>
          </w:divBdr>
        </w:div>
        <w:div w:id="28146537">
          <w:marLeft w:val="480"/>
          <w:marRight w:val="0"/>
          <w:marTop w:val="0"/>
          <w:marBottom w:val="0"/>
          <w:divBdr>
            <w:top w:val="none" w:sz="0" w:space="0" w:color="auto"/>
            <w:left w:val="none" w:sz="0" w:space="0" w:color="auto"/>
            <w:bottom w:val="none" w:sz="0" w:space="0" w:color="auto"/>
            <w:right w:val="none" w:sz="0" w:space="0" w:color="auto"/>
          </w:divBdr>
        </w:div>
        <w:div w:id="30964993">
          <w:marLeft w:val="480"/>
          <w:marRight w:val="0"/>
          <w:marTop w:val="0"/>
          <w:marBottom w:val="0"/>
          <w:divBdr>
            <w:top w:val="none" w:sz="0" w:space="0" w:color="auto"/>
            <w:left w:val="none" w:sz="0" w:space="0" w:color="auto"/>
            <w:bottom w:val="none" w:sz="0" w:space="0" w:color="auto"/>
            <w:right w:val="none" w:sz="0" w:space="0" w:color="auto"/>
          </w:divBdr>
        </w:div>
        <w:div w:id="39522898">
          <w:marLeft w:val="480"/>
          <w:marRight w:val="0"/>
          <w:marTop w:val="0"/>
          <w:marBottom w:val="0"/>
          <w:divBdr>
            <w:top w:val="none" w:sz="0" w:space="0" w:color="auto"/>
            <w:left w:val="none" w:sz="0" w:space="0" w:color="auto"/>
            <w:bottom w:val="none" w:sz="0" w:space="0" w:color="auto"/>
            <w:right w:val="none" w:sz="0" w:space="0" w:color="auto"/>
          </w:divBdr>
        </w:div>
        <w:div w:id="159393996">
          <w:marLeft w:val="480"/>
          <w:marRight w:val="0"/>
          <w:marTop w:val="0"/>
          <w:marBottom w:val="0"/>
          <w:divBdr>
            <w:top w:val="none" w:sz="0" w:space="0" w:color="auto"/>
            <w:left w:val="none" w:sz="0" w:space="0" w:color="auto"/>
            <w:bottom w:val="none" w:sz="0" w:space="0" w:color="auto"/>
            <w:right w:val="none" w:sz="0" w:space="0" w:color="auto"/>
          </w:divBdr>
        </w:div>
        <w:div w:id="159583818">
          <w:marLeft w:val="480"/>
          <w:marRight w:val="0"/>
          <w:marTop w:val="0"/>
          <w:marBottom w:val="0"/>
          <w:divBdr>
            <w:top w:val="none" w:sz="0" w:space="0" w:color="auto"/>
            <w:left w:val="none" w:sz="0" w:space="0" w:color="auto"/>
            <w:bottom w:val="none" w:sz="0" w:space="0" w:color="auto"/>
            <w:right w:val="none" w:sz="0" w:space="0" w:color="auto"/>
          </w:divBdr>
        </w:div>
        <w:div w:id="236330991">
          <w:marLeft w:val="480"/>
          <w:marRight w:val="0"/>
          <w:marTop w:val="0"/>
          <w:marBottom w:val="0"/>
          <w:divBdr>
            <w:top w:val="none" w:sz="0" w:space="0" w:color="auto"/>
            <w:left w:val="none" w:sz="0" w:space="0" w:color="auto"/>
            <w:bottom w:val="none" w:sz="0" w:space="0" w:color="auto"/>
            <w:right w:val="none" w:sz="0" w:space="0" w:color="auto"/>
          </w:divBdr>
        </w:div>
        <w:div w:id="280428919">
          <w:marLeft w:val="480"/>
          <w:marRight w:val="0"/>
          <w:marTop w:val="0"/>
          <w:marBottom w:val="0"/>
          <w:divBdr>
            <w:top w:val="none" w:sz="0" w:space="0" w:color="auto"/>
            <w:left w:val="none" w:sz="0" w:space="0" w:color="auto"/>
            <w:bottom w:val="none" w:sz="0" w:space="0" w:color="auto"/>
            <w:right w:val="none" w:sz="0" w:space="0" w:color="auto"/>
          </w:divBdr>
        </w:div>
        <w:div w:id="328945947">
          <w:marLeft w:val="480"/>
          <w:marRight w:val="0"/>
          <w:marTop w:val="0"/>
          <w:marBottom w:val="0"/>
          <w:divBdr>
            <w:top w:val="none" w:sz="0" w:space="0" w:color="auto"/>
            <w:left w:val="none" w:sz="0" w:space="0" w:color="auto"/>
            <w:bottom w:val="none" w:sz="0" w:space="0" w:color="auto"/>
            <w:right w:val="none" w:sz="0" w:space="0" w:color="auto"/>
          </w:divBdr>
        </w:div>
        <w:div w:id="329216578">
          <w:marLeft w:val="480"/>
          <w:marRight w:val="0"/>
          <w:marTop w:val="0"/>
          <w:marBottom w:val="0"/>
          <w:divBdr>
            <w:top w:val="none" w:sz="0" w:space="0" w:color="auto"/>
            <w:left w:val="none" w:sz="0" w:space="0" w:color="auto"/>
            <w:bottom w:val="none" w:sz="0" w:space="0" w:color="auto"/>
            <w:right w:val="none" w:sz="0" w:space="0" w:color="auto"/>
          </w:divBdr>
        </w:div>
        <w:div w:id="432478357">
          <w:marLeft w:val="480"/>
          <w:marRight w:val="0"/>
          <w:marTop w:val="0"/>
          <w:marBottom w:val="0"/>
          <w:divBdr>
            <w:top w:val="none" w:sz="0" w:space="0" w:color="auto"/>
            <w:left w:val="none" w:sz="0" w:space="0" w:color="auto"/>
            <w:bottom w:val="none" w:sz="0" w:space="0" w:color="auto"/>
            <w:right w:val="none" w:sz="0" w:space="0" w:color="auto"/>
          </w:divBdr>
        </w:div>
        <w:div w:id="457458506">
          <w:marLeft w:val="480"/>
          <w:marRight w:val="0"/>
          <w:marTop w:val="0"/>
          <w:marBottom w:val="0"/>
          <w:divBdr>
            <w:top w:val="none" w:sz="0" w:space="0" w:color="auto"/>
            <w:left w:val="none" w:sz="0" w:space="0" w:color="auto"/>
            <w:bottom w:val="none" w:sz="0" w:space="0" w:color="auto"/>
            <w:right w:val="none" w:sz="0" w:space="0" w:color="auto"/>
          </w:divBdr>
        </w:div>
        <w:div w:id="486747482">
          <w:marLeft w:val="480"/>
          <w:marRight w:val="0"/>
          <w:marTop w:val="0"/>
          <w:marBottom w:val="0"/>
          <w:divBdr>
            <w:top w:val="none" w:sz="0" w:space="0" w:color="auto"/>
            <w:left w:val="none" w:sz="0" w:space="0" w:color="auto"/>
            <w:bottom w:val="none" w:sz="0" w:space="0" w:color="auto"/>
            <w:right w:val="none" w:sz="0" w:space="0" w:color="auto"/>
          </w:divBdr>
        </w:div>
        <w:div w:id="704674673">
          <w:marLeft w:val="480"/>
          <w:marRight w:val="0"/>
          <w:marTop w:val="0"/>
          <w:marBottom w:val="0"/>
          <w:divBdr>
            <w:top w:val="none" w:sz="0" w:space="0" w:color="auto"/>
            <w:left w:val="none" w:sz="0" w:space="0" w:color="auto"/>
            <w:bottom w:val="none" w:sz="0" w:space="0" w:color="auto"/>
            <w:right w:val="none" w:sz="0" w:space="0" w:color="auto"/>
          </w:divBdr>
        </w:div>
        <w:div w:id="827214954">
          <w:marLeft w:val="480"/>
          <w:marRight w:val="0"/>
          <w:marTop w:val="0"/>
          <w:marBottom w:val="0"/>
          <w:divBdr>
            <w:top w:val="none" w:sz="0" w:space="0" w:color="auto"/>
            <w:left w:val="none" w:sz="0" w:space="0" w:color="auto"/>
            <w:bottom w:val="none" w:sz="0" w:space="0" w:color="auto"/>
            <w:right w:val="none" w:sz="0" w:space="0" w:color="auto"/>
          </w:divBdr>
        </w:div>
        <w:div w:id="909658510">
          <w:marLeft w:val="480"/>
          <w:marRight w:val="0"/>
          <w:marTop w:val="0"/>
          <w:marBottom w:val="0"/>
          <w:divBdr>
            <w:top w:val="none" w:sz="0" w:space="0" w:color="auto"/>
            <w:left w:val="none" w:sz="0" w:space="0" w:color="auto"/>
            <w:bottom w:val="none" w:sz="0" w:space="0" w:color="auto"/>
            <w:right w:val="none" w:sz="0" w:space="0" w:color="auto"/>
          </w:divBdr>
        </w:div>
      </w:divsChild>
    </w:div>
    <w:div w:id="264967441">
      <w:bodyDiv w:val="1"/>
      <w:marLeft w:val="0"/>
      <w:marRight w:val="0"/>
      <w:marTop w:val="0"/>
      <w:marBottom w:val="0"/>
      <w:divBdr>
        <w:top w:val="none" w:sz="0" w:space="0" w:color="auto"/>
        <w:left w:val="none" w:sz="0" w:space="0" w:color="auto"/>
        <w:bottom w:val="none" w:sz="0" w:space="0" w:color="auto"/>
        <w:right w:val="none" w:sz="0" w:space="0" w:color="auto"/>
      </w:divBdr>
    </w:div>
    <w:div w:id="265042206">
      <w:bodyDiv w:val="1"/>
      <w:marLeft w:val="0"/>
      <w:marRight w:val="0"/>
      <w:marTop w:val="0"/>
      <w:marBottom w:val="0"/>
      <w:divBdr>
        <w:top w:val="none" w:sz="0" w:space="0" w:color="auto"/>
        <w:left w:val="none" w:sz="0" w:space="0" w:color="auto"/>
        <w:bottom w:val="none" w:sz="0" w:space="0" w:color="auto"/>
        <w:right w:val="none" w:sz="0" w:space="0" w:color="auto"/>
      </w:divBdr>
    </w:div>
    <w:div w:id="265118033">
      <w:bodyDiv w:val="1"/>
      <w:marLeft w:val="0"/>
      <w:marRight w:val="0"/>
      <w:marTop w:val="0"/>
      <w:marBottom w:val="0"/>
      <w:divBdr>
        <w:top w:val="none" w:sz="0" w:space="0" w:color="auto"/>
        <w:left w:val="none" w:sz="0" w:space="0" w:color="auto"/>
        <w:bottom w:val="none" w:sz="0" w:space="0" w:color="auto"/>
        <w:right w:val="none" w:sz="0" w:space="0" w:color="auto"/>
      </w:divBdr>
    </w:div>
    <w:div w:id="265239494">
      <w:bodyDiv w:val="1"/>
      <w:marLeft w:val="0"/>
      <w:marRight w:val="0"/>
      <w:marTop w:val="0"/>
      <w:marBottom w:val="0"/>
      <w:divBdr>
        <w:top w:val="none" w:sz="0" w:space="0" w:color="auto"/>
        <w:left w:val="none" w:sz="0" w:space="0" w:color="auto"/>
        <w:bottom w:val="none" w:sz="0" w:space="0" w:color="auto"/>
        <w:right w:val="none" w:sz="0" w:space="0" w:color="auto"/>
      </w:divBdr>
    </w:div>
    <w:div w:id="265426653">
      <w:bodyDiv w:val="1"/>
      <w:marLeft w:val="0"/>
      <w:marRight w:val="0"/>
      <w:marTop w:val="0"/>
      <w:marBottom w:val="0"/>
      <w:divBdr>
        <w:top w:val="none" w:sz="0" w:space="0" w:color="auto"/>
        <w:left w:val="none" w:sz="0" w:space="0" w:color="auto"/>
        <w:bottom w:val="none" w:sz="0" w:space="0" w:color="auto"/>
        <w:right w:val="none" w:sz="0" w:space="0" w:color="auto"/>
      </w:divBdr>
    </w:div>
    <w:div w:id="265430473">
      <w:bodyDiv w:val="1"/>
      <w:marLeft w:val="0"/>
      <w:marRight w:val="0"/>
      <w:marTop w:val="0"/>
      <w:marBottom w:val="0"/>
      <w:divBdr>
        <w:top w:val="none" w:sz="0" w:space="0" w:color="auto"/>
        <w:left w:val="none" w:sz="0" w:space="0" w:color="auto"/>
        <w:bottom w:val="none" w:sz="0" w:space="0" w:color="auto"/>
        <w:right w:val="none" w:sz="0" w:space="0" w:color="auto"/>
      </w:divBdr>
    </w:div>
    <w:div w:id="265506627">
      <w:bodyDiv w:val="1"/>
      <w:marLeft w:val="0"/>
      <w:marRight w:val="0"/>
      <w:marTop w:val="0"/>
      <w:marBottom w:val="0"/>
      <w:divBdr>
        <w:top w:val="none" w:sz="0" w:space="0" w:color="auto"/>
        <w:left w:val="none" w:sz="0" w:space="0" w:color="auto"/>
        <w:bottom w:val="none" w:sz="0" w:space="0" w:color="auto"/>
        <w:right w:val="none" w:sz="0" w:space="0" w:color="auto"/>
      </w:divBdr>
    </w:div>
    <w:div w:id="265578651">
      <w:bodyDiv w:val="1"/>
      <w:marLeft w:val="0"/>
      <w:marRight w:val="0"/>
      <w:marTop w:val="0"/>
      <w:marBottom w:val="0"/>
      <w:divBdr>
        <w:top w:val="none" w:sz="0" w:space="0" w:color="auto"/>
        <w:left w:val="none" w:sz="0" w:space="0" w:color="auto"/>
        <w:bottom w:val="none" w:sz="0" w:space="0" w:color="auto"/>
        <w:right w:val="none" w:sz="0" w:space="0" w:color="auto"/>
      </w:divBdr>
    </w:div>
    <w:div w:id="265583855">
      <w:bodyDiv w:val="1"/>
      <w:marLeft w:val="0"/>
      <w:marRight w:val="0"/>
      <w:marTop w:val="0"/>
      <w:marBottom w:val="0"/>
      <w:divBdr>
        <w:top w:val="none" w:sz="0" w:space="0" w:color="auto"/>
        <w:left w:val="none" w:sz="0" w:space="0" w:color="auto"/>
        <w:bottom w:val="none" w:sz="0" w:space="0" w:color="auto"/>
        <w:right w:val="none" w:sz="0" w:space="0" w:color="auto"/>
      </w:divBdr>
    </w:div>
    <w:div w:id="265624249">
      <w:bodyDiv w:val="1"/>
      <w:marLeft w:val="0"/>
      <w:marRight w:val="0"/>
      <w:marTop w:val="0"/>
      <w:marBottom w:val="0"/>
      <w:divBdr>
        <w:top w:val="none" w:sz="0" w:space="0" w:color="auto"/>
        <w:left w:val="none" w:sz="0" w:space="0" w:color="auto"/>
        <w:bottom w:val="none" w:sz="0" w:space="0" w:color="auto"/>
        <w:right w:val="none" w:sz="0" w:space="0" w:color="auto"/>
      </w:divBdr>
    </w:div>
    <w:div w:id="265693555">
      <w:bodyDiv w:val="1"/>
      <w:marLeft w:val="0"/>
      <w:marRight w:val="0"/>
      <w:marTop w:val="0"/>
      <w:marBottom w:val="0"/>
      <w:divBdr>
        <w:top w:val="none" w:sz="0" w:space="0" w:color="auto"/>
        <w:left w:val="none" w:sz="0" w:space="0" w:color="auto"/>
        <w:bottom w:val="none" w:sz="0" w:space="0" w:color="auto"/>
        <w:right w:val="none" w:sz="0" w:space="0" w:color="auto"/>
      </w:divBdr>
    </w:div>
    <w:div w:id="265817273">
      <w:bodyDiv w:val="1"/>
      <w:marLeft w:val="0"/>
      <w:marRight w:val="0"/>
      <w:marTop w:val="0"/>
      <w:marBottom w:val="0"/>
      <w:divBdr>
        <w:top w:val="none" w:sz="0" w:space="0" w:color="auto"/>
        <w:left w:val="none" w:sz="0" w:space="0" w:color="auto"/>
        <w:bottom w:val="none" w:sz="0" w:space="0" w:color="auto"/>
        <w:right w:val="none" w:sz="0" w:space="0" w:color="auto"/>
      </w:divBdr>
    </w:div>
    <w:div w:id="265892261">
      <w:bodyDiv w:val="1"/>
      <w:marLeft w:val="0"/>
      <w:marRight w:val="0"/>
      <w:marTop w:val="0"/>
      <w:marBottom w:val="0"/>
      <w:divBdr>
        <w:top w:val="none" w:sz="0" w:space="0" w:color="auto"/>
        <w:left w:val="none" w:sz="0" w:space="0" w:color="auto"/>
        <w:bottom w:val="none" w:sz="0" w:space="0" w:color="auto"/>
        <w:right w:val="none" w:sz="0" w:space="0" w:color="auto"/>
      </w:divBdr>
    </w:div>
    <w:div w:id="266013138">
      <w:bodyDiv w:val="1"/>
      <w:marLeft w:val="0"/>
      <w:marRight w:val="0"/>
      <w:marTop w:val="0"/>
      <w:marBottom w:val="0"/>
      <w:divBdr>
        <w:top w:val="none" w:sz="0" w:space="0" w:color="auto"/>
        <w:left w:val="none" w:sz="0" w:space="0" w:color="auto"/>
        <w:bottom w:val="none" w:sz="0" w:space="0" w:color="auto"/>
        <w:right w:val="none" w:sz="0" w:space="0" w:color="auto"/>
      </w:divBdr>
    </w:div>
    <w:div w:id="266081001">
      <w:bodyDiv w:val="1"/>
      <w:marLeft w:val="0"/>
      <w:marRight w:val="0"/>
      <w:marTop w:val="0"/>
      <w:marBottom w:val="0"/>
      <w:divBdr>
        <w:top w:val="none" w:sz="0" w:space="0" w:color="auto"/>
        <w:left w:val="none" w:sz="0" w:space="0" w:color="auto"/>
        <w:bottom w:val="none" w:sz="0" w:space="0" w:color="auto"/>
        <w:right w:val="none" w:sz="0" w:space="0" w:color="auto"/>
      </w:divBdr>
    </w:div>
    <w:div w:id="266082709">
      <w:bodyDiv w:val="1"/>
      <w:marLeft w:val="0"/>
      <w:marRight w:val="0"/>
      <w:marTop w:val="0"/>
      <w:marBottom w:val="0"/>
      <w:divBdr>
        <w:top w:val="none" w:sz="0" w:space="0" w:color="auto"/>
        <w:left w:val="none" w:sz="0" w:space="0" w:color="auto"/>
        <w:bottom w:val="none" w:sz="0" w:space="0" w:color="auto"/>
        <w:right w:val="none" w:sz="0" w:space="0" w:color="auto"/>
      </w:divBdr>
    </w:div>
    <w:div w:id="266279218">
      <w:bodyDiv w:val="1"/>
      <w:marLeft w:val="0"/>
      <w:marRight w:val="0"/>
      <w:marTop w:val="0"/>
      <w:marBottom w:val="0"/>
      <w:divBdr>
        <w:top w:val="none" w:sz="0" w:space="0" w:color="auto"/>
        <w:left w:val="none" w:sz="0" w:space="0" w:color="auto"/>
        <w:bottom w:val="none" w:sz="0" w:space="0" w:color="auto"/>
        <w:right w:val="none" w:sz="0" w:space="0" w:color="auto"/>
      </w:divBdr>
      <w:divsChild>
        <w:div w:id="73867909">
          <w:marLeft w:val="480"/>
          <w:marRight w:val="0"/>
          <w:marTop w:val="0"/>
          <w:marBottom w:val="0"/>
          <w:divBdr>
            <w:top w:val="none" w:sz="0" w:space="0" w:color="auto"/>
            <w:left w:val="none" w:sz="0" w:space="0" w:color="auto"/>
            <w:bottom w:val="none" w:sz="0" w:space="0" w:color="auto"/>
            <w:right w:val="none" w:sz="0" w:space="0" w:color="auto"/>
          </w:divBdr>
        </w:div>
        <w:div w:id="82917673">
          <w:marLeft w:val="480"/>
          <w:marRight w:val="0"/>
          <w:marTop w:val="0"/>
          <w:marBottom w:val="0"/>
          <w:divBdr>
            <w:top w:val="none" w:sz="0" w:space="0" w:color="auto"/>
            <w:left w:val="none" w:sz="0" w:space="0" w:color="auto"/>
            <w:bottom w:val="none" w:sz="0" w:space="0" w:color="auto"/>
            <w:right w:val="none" w:sz="0" w:space="0" w:color="auto"/>
          </w:divBdr>
        </w:div>
        <w:div w:id="137234526">
          <w:marLeft w:val="480"/>
          <w:marRight w:val="0"/>
          <w:marTop w:val="0"/>
          <w:marBottom w:val="0"/>
          <w:divBdr>
            <w:top w:val="none" w:sz="0" w:space="0" w:color="auto"/>
            <w:left w:val="none" w:sz="0" w:space="0" w:color="auto"/>
            <w:bottom w:val="none" w:sz="0" w:space="0" w:color="auto"/>
            <w:right w:val="none" w:sz="0" w:space="0" w:color="auto"/>
          </w:divBdr>
        </w:div>
        <w:div w:id="171186759">
          <w:marLeft w:val="480"/>
          <w:marRight w:val="0"/>
          <w:marTop w:val="0"/>
          <w:marBottom w:val="0"/>
          <w:divBdr>
            <w:top w:val="none" w:sz="0" w:space="0" w:color="auto"/>
            <w:left w:val="none" w:sz="0" w:space="0" w:color="auto"/>
            <w:bottom w:val="none" w:sz="0" w:space="0" w:color="auto"/>
            <w:right w:val="none" w:sz="0" w:space="0" w:color="auto"/>
          </w:divBdr>
        </w:div>
        <w:div w:id="183059874">
          <w:marLeft w:val="480"/>
          <w:marRight w:val="0"/>
          <w:marTop w:val="0"/>
          <w:marBottom w:val="0"/>
          <w:divBdr>
            <w:top w:val="none" w:sz="0" w:space="0" w:color="auto"/>
            <w:left w:val="none" w:sz="0" w:space="0" w:color="auto"/>
            <w:bottom w:val="none" w:sz="0" w:space="0" w:color="auto"/>
            <w:right w:val="none" w:sz="0" w:space="0" w:color="auto"/>
          </w:divBdr>
        </w:div>
        <w:div w:id="198133811">
          <w:marLeft w:val="480"/>
          <w:marRight w:val="0"/>
          <w:marTop w:val="0"/>
          <w:marBottom w:val="0"/>
          <w:divBdr>
            <w:top w:val="none" w:sz="0" w:space="0" w:color="auto"/>
            <w:left w:val="none" w:sz="0" w:space="0" w:color="auto"/>
            <w:bottom w:val="none" w:sz="0" w:space="0" w:color="auto"/>
            <w:right w:val="none" w:sz="0" w:space="0" w:color="auto"/>
          </w:divBdr>
        </w:div>
        <w:div w:id="303505843">
          <w:marLeft w:val="480"/>
          <w:marRight w:val="0"/>
          <w:marTop w:val="0"/>
          <w:marBottom w:val="0"/>
          <w:divBdr>
            <w:top w:val="none" w:sz="0" w:space="0" w:color="auto"/>
            <w:left w:val="none" w:sz="0" w:space="0" w:color="auto"/>
            <w:bottom w:val="none" w:sz="0" w:space="0" w:color="auto"/>
            <w:right w:val="none" w:sz="0" w:space="0" w:color="auto"/>
          </w:divBdr>
        </w:div>
        <w:div w:id="312174459">
          <w:marLeft w:val="480"/>
          <w:marRight w:val="0"/>
          <w:marTop w:val="0"/>
          <w:marBottom w:val="0"/>
          <w:divBdr>
            <w:top w:val="none" w:sz="0" w:space="0" w:color="auto"/>
            <w:left w:val="none" w:sz="0" w:space="0" w:color="auto"/>
            <w:bottom w:val="none" w:sz="0" w:space="0" w:color="auto"/>
            <w:right w:val="none" w:sz="0" w:space="0" w:color="auto"/>
          </w:divBdr>
        </w:div>
        <w:div w:id="312678660">
          <w:marLeft w:val="480"/>
          <w:marRight w:val="0"/>
          <w:marTop w:val="0"/>
          <w:marBottom w:val="0"/>
          <w:divBdr>
            <w:top w:val="none" w:sz="0" w:space="0" w:color="auto"/>
            <w:left w:val="none" w:sz="0" w:space="0" w:color="auto"/>
            <w:bottom w:val="none" w:sz="0" w:space="0" w:color="auto"/>
            <w:right w:val="none" w:sz="0" w:space="0" w:color="auto"/>
          </w:divBdr>
        </w:div>
        <w:div w:id="329412529">
          <w:marLeft w:val="480"/>
          <w:marRight w:val="0"/>
          <w:marTop w:val="0"/>
          <w:marBottom w:val="0"/>
          <w:divBdr>
            <w:top w:val="none" w:sz="0" w:space="0" w:color="auto"/>
            <w:left w:val="none" w:sz="0" w:space="0" w:color="auto"/>
            <w:bottom w:val="none" w:sz="0" w:space="0" w:color="auto"/>
            <w:right w:val="none" w:sz="0" w:space="0" w:color="auto"/>
          </w:divBdr>
        </w:div>
        <w:div w:id="343749146">
          <w:marLeft w:val="480"/>
          <w:marRight w:val="0"/>
          <w:marTop w:val="0"/>
          <w:marBottom w:val="0"/>
          <w:divBdr>
            <w:top w:val="none" w:sz="0" w:space="0" w:color="auto"/>
            <w:left w:val="none" w:sz="0" w:space="0" w:color="auto"/>
            <w:bottom w:val="none" w:sz="0" w:space="0" w:color="auto"/>
            <w:right w:val="none" w:sz="0" w:space="0" w:color="auto"/>
          </w:divBdr>
        </w:div>
        <w:div w:id="369455546">
          <w:marLeft w:val="480"/>
          <w:marRight w:val="0"/>
          <w:marTop w:val="0"/>
          <w:marBottom w:val="0"/>
          <w:divBdr>
            <w:top w:val="none" w:sz="0" w:space="0" w:color="auto"/>
            <w:left w:val="none" w:sz="0" w:space="0" w:color="auto"/>
            <w:bottom w:val="none" w:sz="0" w:space="0" w:color="auto"/>
            <w:right w:val="none" w:sz="0" w:space="0" w:color="auto"/>
          </w:divBdr>
        </w:div>
        <w:div w:id="445005944">
          <w:marLeft w:val="480"/>
          <w:marRight w:val="0"/>
          <w:marTop w:val="0"/>
          <w:marBottom w:val="0"/>
          <w:divBdr>
            <w:top w:val="none" w:sz="0" w:space="0" w:color="auto"/>
            <w:left w:val="none" w:sz="0" w:space="0" w:color="auto"/>
            <w:bottom w:val="none" w:sz="0" w:space="0" w:color="auto"/>
            <w:right w:val="none" w:sz="0" w:space="0" w:color="auto"/>
          </w:divBdr>
        </w:div>
        <w:div w:id="449204747">
          <w:marLeft w:val="480"/>
          <w:marRight w:val="0"/>
          <w:marTop w:val="0"/>
          <w:marBottom w:val="0"/>
          <w:divBdr>
            <w:top w:val="none" w:sz="0" w:space="0" w:color="auto"/>
            <w:left w:val="none" w:sz="0" w:space="0" w:color="auto"/>
            <w:bottom w:val="none" w:sz="0" w:space="0" w:color="auto"/>
            <w:right w:val="none" w:sz="0" w:space="0" w:color="auto"/>
          </w:divBdr>
        </w:div>
        <w:div w:id="472866412">
          <w:marLeft w:val="480"/>
          <w:marRight w:val="0"/>
          <w:marTop w:val="0"/>
          <w:marBottom w:val="0"/>
          <w:divBdr>
            <w:top w:val="none" w:sz="0" w:space="0" w:color="auto"/>
            <w:left w:val="none" w:sz="0" w:space="0" w:color="auto"/>
            <w:bottom w:val="none" w:sz="0" w:space="0" w:color="auto"/>
            <w:right w:val="none" w:sz="0" w:space="0" w:color="auto"/>
          </w:divBdr>
        </w:div>
        <w:div w:id="500851370">
          <w:marLeft w:val="480"/>
          <w:marRight w:val="0"/>
          <w:marTop w:val="0"/>
          <w:marBottom w:val="0"/>
          <w:divBdr>
            <w:top w:val="none" w:sz="0" w:space="0" w:color="auto"/>
            <w:left w:val="none" w:sz="0" w:space="0" w:color="auto"/>
            <w:bottom w:val="none" w:sz="0" w:space="0" w:color="auto"/>
            <w:right w:val="none" w:sz="0" w:space="0" w:color="auto"/>
          </w:divBdr>
        </w:div>
        <w:div w:id="517431637">
          <w:marLeft w:val="480"/>
          <w:marRight w:val="0"/>
          <w:marTop w:val="0"/>
          <w:marBottom w:val="0"/>
          <w:divBdr>
            <w:top w:val="none" w:sz="0" w:space="0" w:color="auto"/>
            <w:left w:val="none" w:sz="0" w:space="0" w:color="auto"/>
            <w:bottom w:val="none" w:sz="0" w:space="0" w:color="auto"/>
            <w:right w:val="none" w:sz="0" w:space="0" w:color="auto"/>
          </w:divBdr>
        </w:div>
        <w:div w:id="537472499">
          <w:marLeft w:val="480"/>
          <w:marRight w:val="0"/>
          <w:marTop w:val="0"/>
          <w:marBottom w:val="0"/>
          <w:divBdr>
            <w:top w:val="none" w:sz="0" w:space="0" w:color="auto"/>
            <w:left w:val="none" w:sz="0" w:space="0" w:color="auto"/>
            <w:bottom w:val="none" w:sz="0" w:space="0" w:color="auto"/>
            <w:right w:val="none" w:sz="0" w:space="0" w:color="auto"/>
          </w:divBdr>
        </w:div>
        <w:div w:id="547642538">
          <w:marLeft w:val="480"/>
          <w:marRight w:val="0"/>
          <w:marTop w:val="0"/>
          <w:marBottom w:val="0"/>
          <w:divBdr>
            <w:top w:val="none" w:sz="0" w:space="0" w:color="auto"/>
            <w:left w:val="none" w:sz="0" w:space="0" w:color="auto"/>
            <w:bottom w:val="none" w:sz="0" w:space="0" w:color="auto"/>
            <w:right w:val="none" w:sz="0" w:space="0" w:color="auto"/>
          </w:divBdr>
        </w:div>
        <w:div w:id="597448487">
          <w:marLeft w:val="480"/>
          <w:marRight w:val="0"/>
          <w:marTop w:val="0"/>
          <w:marBottom w:val="0"/>
          <w:divBdr>
            <w:top w:val="none" w:sz="0" w:space="0" w:color="auto"/>
            <w:left w:val="none" w:sz="0" w:space="0" w:color="auto"/>
            <w:bottom w:val="none" w:sz="0" w:space="0" w:color="auto"/>
            <w:right w:val="none" w:sz="0" w:space="0" w:color="auto"/>
          </w:divBdr>
        </w:div>
        <w:div w:id="599072348">
          <w:marLeft w:val="480"/>
          <w:marRight w:val="0"/>
          <w:marTop w:val="0"/>
          <w:marBottom w:val="0"/>
          <w:divBdr>
            <w:top w:val="none" w:sz="0" w:space="0" w:color="auto"/>
            <w:left w:val="none" w:sz="0" w:space="0" w:color="auto"/>
            <w:bottom w:val="none" w:sz="0" w:space="0" w:color="auto"/>
            <w:right w:val="none" w:sz="0" w:space="0" w:color="auto"/>
          </w:divBdr>
        </w:div>
        <w:div w:id="681779530">
          <w:marLeft w:val="480"/>
          <w:marRight w:val="0"/>
          <w:marTop w:val="0"/>
          <w:marBottom w:val="0"/>
          <w:divBdr>
            <w:top w:val="none" w:sz="0" w:space="0" w:color="auto"/>
            <w:left w:val="none" w:sz="0" w:space="0" w:color="auto"/>
            <w:bottom w:val="none" w:sz="0" w:space="0" w:color="auto"/>
            <w:right w:val="none" w:sz="0" w:space="0" w:color="auto"/>
          </w:divBdr>
        </w:div>
        <w:div w:id="698235574">
          <w:marLeft w:val="480"/>
          <w:marRight w:val="0"/>
          <w:marTop w:val="0"/>
          <w:marBottom w:val="0"/>
          <w:divBdr>
            <w:top w:val="none" w:sz="0" w:space="0" w:color="auto"/>
            <w:left w:val="none" w:sz="0" w:space="0" w:color="auto"/>
            <w:bottom w:val="none" w:sz="0" w:space="0" w:color="auto"/>
            <w:right w:val="none" w:sz="0" w:space="0" w:color="auto"/>
          </w:divBdr>
        </w:div>
        <w:div w:id="743452812">
          <w:marLeft w:val="480"/>
          <w:marRight w:val="0"/>
          <w:marTop w:val="0"/>
          <w:marBottom w:val="0"/>
          <w:divBdr>
            <w:top w:val="none" w:sz="0" w:space="0" w:color="auto"/>
            <w:left w:val="none" w:sz="0" w:space="0" w:color="auto"/>
            <w:bottom w:val="none" w:sz="0" w:space="0" w:color="auto"/>
            <w:right w:val="none" w:sz="0" w:space="0" w:color="auto"/>
          </w:divBdr>
        </w:div>
        <w:div w:id="743840055">
          <w:marLeft w:val="480"/>
          <w:marRight w:val="0"/>
          <w:marTop w:val="0"/>
          <w:marBottom w:val="0"/>
          <w:divBdr>
            <w:top w:val="none" w:sz="0" w:space="0" w:color="auto"/>
            <w:left w:val="none" w:sz="0" w:space="0" w:color="auto"/>
            <w:bottom w:val="none" w:sz="0" w:space="0" w:color="auto"/>
            <w:right w:val="none" w:sz="0" w:space="0" w:color="auto"/>
          </w:divBdr>
        </w:div>
        <w:div w:id="773090879">
          <w:marLeft w:val="480"/>
          <w:marRight w:val="0"/>
          <w:marTop w:val="0"/>
          <w:marBottom w:val="0"/>
          <w:divBdr>
            <w:top w:val="none" w:sz="0" w:space="0" w:color="auto"/>
            <w:left w:val="none" w:sz="0" w:space="0" w:color="auto"/>
            <w:bottom w:val="none" w:sz="0" w:space="0" w:color="auto"/>
            <w:right w:val="none" w:sz="0" w:space="0" w:color="auto"/>
          </w:divBdr>
        </w:div>
        <w:div w:id="796991769">
          <w:marLeft w:val="480"/>
          <w:marRight w:val="0"/>
          <w:marTop w:val="0"/>
          <w:marBottom w:val="0"/>
          <w:divBdr>
            <w:top w:val="none" w:sz="0" w:space="0" w:color="auto"/>
            <w:left w:val="none" w:sz="0" w:space="0" w:color="auto"/>
            <w:bottom w:val="none" w:sz="0" w:space="0" w:color="auto"/>
            <w:right w:val="none" w:sz="0" w:space="0" w:color="auto"/>
          </w:divBdr>
        </w:div>
        <w:div w:id="827748595">
          <w:marLeft w:val="480"/>
          <w:marRight w:val="0"/>
          <w:marTop w:val="0"/>
          <w:marBottom w:val="0"/>
          <w:divBdr>
            <w:top w:val="none" w:sz="0" w:space="0" w:color="auto"/>
            <w:left w:val="none" w:sz="0" w:space="0" w:color="auto"/>
            <w:bottom w:val="none" w:sz="0" w:space="0" w:color="auto"/>
            <w:right w:val="none" w:sz="0" w:space="0" w:color="auto"/>
          </w:divBdr>
        </w:div>
        <w:div w:id="846287506">
          <w:marLeft w:val="480"/>
          <w:marRight w:val="0"/>
          <w:marTop w:val="0"/>
          <w:marBottom w:val="0"/>
          <w:divBdr>
            <w:top w:val="none" w:sz="0" w:space="0" w:color="auto"/>
            <w:left w:val="none" w:sz="0" w:space="0" w:color="auto"/>
            <w:bottom w:val="none" w:sz="0" w:space="0" w:color="auto"/>
            <w:right w:val="none" w:sz="0" w:space="0" w:color="auto"/>
          </w:divBdr>
        </w:div>
      </w:divsChild>
    </w:div>
    <w:div w:id="266349347">
      <w:bodyDiv w:val="1"/>
      <w:marLeft w:val="0"/>
      <w:marRight w:val="0"/>
      <w:marTop w:val="0"/>
      <w:marBottom w:val="0"/>
      <w:divBdr>
        <w:top w:val="none" w:sz="0" w:space="0" w:color="auto"/>
        <w:left w:val="none" w:sz="0" w:space="0" w:color="auto"/>
        <w:bottom w:val="none" w:sz="0" w:space="0" w:color="auto"/>
        <w:right w:val="none" w:sz="0" w:space="0" w:color="auto"/>
      </w:divBdr>
    </w:div>
    <w:div w:id="266353200">
      <w:bodyDiv w:val="1"/>
      <w:marLeft w:val="0"/>
      <w:marRight w:val="0"/>
      <w:marTop w:val="0"/>
      <w:marBottom w:val="0"/>
      <w:divBdr>
        <w:top w:val="none" w:sz="0" w:space="0" w:color="auto"/>
        <w:left w:val="none" w:sz="0" w:space="0" w:color="auto"/>
        <w:bottom w:val="none" w:sz="0" w:space="0" w:color="auto"/>
        <w:right w:val="none" w:sz="0" w:space="0" w:color="auto"/>
      </w:divBdr>
    </w:div>
    <w:div w:id="266429644">
      <w:bodyDiv w:val="1"/>
      <w:marLeft w:val="0"/>
      <w:marRight w:val="0"/>
      <w:marTop w:val="0"/>
      <w:marBottom w:val="0"/>
      <w:divBdr>
        <w:top w:val="none" w:sz="0" w:space="0" w:color="auto"/>
        <w:left w:val="none" w:sz="0" w:space="0" w:color="auto"/>
        <w:bottom w:val="none" w:sz="0" w:space="0" w:color="auto"/>
        <w:right w:val="none" w:sz="0" w:space="0" w:color="auto"/>
      </w:divBdr>
    </w:div>
    <w:div w:id="266546382">
      <w:bodyDiv w:val="1"/>
      <w:marLeft w:val="0"/>
      <w:marRight w:val="0"/>
      <w:marTop w:val="0"/>
      <w:marBottom w:val="0"/>
      <w:divBdr>
        <w:top w:val="none" w:sz="0" w:space="0" w:color="auto"/>
        <w:left w:val="none" w:sz="0" w:space="0" w:color="auto"/>
        <w:bottom w:val="none" w:sz="0" w:space="0" w:color="auto"/>
        <w:right w:val="none" w:sz="0" w:space="0" w:color="auto"/>
      </w:divBdr>
    </w:div>
    <w:div w:id="266694633">
      <w:bodyDiv w:val="1"/>
      <w:marLeft w:val="0"/>
      <w:marRight w:val="0"/>
      <w:marTop w:val="0"/>
      <w:marBottom w:val="0"/>
      <w:divBdr>
        <w:top w:val="none" w:sz="0" w:space="0" w:color="auto"/>
        <w:left w:val="none" w:sz="0" w:space="0" w:color="auto"/>
        <w:bottom w:val="none" w:sz="0" w:space="0" w:color="auto"/>
        <w:right w:val="none" w:sz="0" w:space="0" w:color="auto"/>
      </w:divBdr>
    </w:div>
    <w:div w:id="266809781">
      <w:bodyDiv w:val="1"/>
      <w:marLeft w:val="0"/>
      <w:marRight w:val="0"/>
      <w:marTop w:val="0"/>
      <w:marBottom w:val="0"/>
      <w:divBdr>
        <w:top w:val="none" w:sz="0" w:space="0" w:color="auto"/>
        <w:left w:val="none" w:sz="0" w:space="0" w:color="auto"/>
        <w:bottom w:val="none" w:sz="0" w:space="0" w:color="auto"/>
        <w:right w:val="none" w:sz="0" w:space="0" w:color="auto"/>
      </w:divBdr>
    </w:div>
    <w:div w:id="267275939">
      <w:bodyDiv w:val="1"/>
      <w:marLeft w:val="0"/>
      <w:marRight w:val="0"/>
      <w:marTop w:val="0"/>
      <w:marBottom w:val="0"/>
      <w:divBdr>
        <w:top w:val="none" w:sz="0" w:space="0" w:color="auto"/>
        <w:left w:val="none" w:sz="0" w:space="0" w:color="auto"/>
        <w:bottom w:val="none" w:sz="0" w:space="0" w:color="auto"/>
        <w:right w:val="none" w:sz="0" w:space="0" w:color="auto"/>
      </w:divBdr>
    </w:div>
    <w:div w:id="267347610">
      <w:bodyDiv w:val="1"/>
      <w:marLeft w:val="0"/>
      <w:marRight w:val="0"/>
      <w:marTop w:val="0"/>
      <w:marBottom w:val="0"/>
      <w:divBdr>
        <w:top w:val="none" w:sz="0" w:space="0" w:color="auto"/>
        <w:left w:val="none" w:sz="0" w:space="0" w:color="auto"/>
        <w:bottom w:val="none" w:sz="0" w:space="0" w:color="auto"/>
        <w:right w:val="none" w:sz="0" w:space="0" w:color="auto"/>
      </w:divBdr>
    </w:div>
    <w:div w:id="267347703">
      <w:bodyDiv w:val="1"/>
      <w:marLeft w:val="0"/>
      <w:marRight w:val="0"/>
      <w:marTop w:val="0"/>
      <w:marBottom w:val="0"/>
      <w:divBdr>
        <w:top w:val="none" w:sz="0" w:space="0" w:color="auto"/>
        <w:left w:val="none" w:sz="0" w:space="0" w:color="auto"/>
        <w:bottom w:val="none" w:sz="0" w:space="0" w:color="auto"/>
        <w:right w:val="none" w:sz="0" w:space="0" w:color="auto"/>
      </w:divBdr>
    </w:div>
    <w:div w:id="267351164">
      <w:bodyDiv w:val="1"/>
      <w:marLeft w:val="0"/>
      <w:marRight w:val="0"/>
      <w:marTop w:val="0"/>
      <w:marBottom w:val="0"/>
      <w:divBdr>
        <w:top w:val="none" w:sz="0" w:space="0" w:color="auto"/>
        <w:left w:val="none" w:sz="0" w:space="0" w:color="auto"/>
        <w:bottom w:val="none" w:sz="0" w:space="0" w:color="auto"/>
        <w:right w:val="none" w:sz="0" w:space="0" w:color="auto"/>
      </w:divBdr>
    </w:div>
    <w:div w:id="267395649">
      <w:bodyDiv w:val="1"/>
      <w:marLeft w:val="0"/>
      <w:marRight w:val="0"/>
      <w:marTop w:val="0"/>
      <w:marBottom w:val="0"/>
      <w:divBdr>
        <w:top w:val="none" w:sz="0" w:space="0" w:color="auto"/>
        <w:left w:val="none" w:sz="0" w:space="0" w:color="auto"/>
        <w:bottom w:val="none" w:sz="0" w:space="0" w:color="auto"/>
        <w:right w:val="none" w:sz="0" w:space="0" w:color="auto"/>
      </w:divBdr>
    </w:div>
    <w:div w:id="267464958">
      <w:bodyDiv w:val="1"/>
      <w:marLeft w:val="0"/>
      <w:marRight w:val="0"/>
      <w:marTop w:val="0"/>
      <w:marBottom w:val="0"/>
      <w:divBdr>
        <w:top w:val="none" w:sz="0" w:space="0" w:color="auto"/>
        <w:left w:val="none" w:sz="0" w:space="0" w:color="auto"/>
        <w:bottom w:val="none" w:sz="0" w:space="0" w:color="auto"/>
        <w:right w:val="none" w:sz="0" w:space="0" w:color="auto"/>
      </w:divBdr>
    </w:div>
    <w:div w:id="267470576">
      <w:bodyDiv w:val="1"/>
      <w:marLeft w:val="0"/>
      <w:marRight w:val="0"/>
      <w:marTop w:val="0"/>
      <w:marBottom w:val="0"/>
      <w:divBdr>
        <w:top w:val="none" w:sz="0" w:space="0" w:color="auto"/>
        <w:left w:val="none" w:sz="0" w:space="0" w:color="auto"/>
        <w:bottom w:val="none" w:sz="0" w:space="0" w:color="auto"/>
        <w:right w:val="none" w:sz="0" w:space="0" w:color="auto"/>
      </w:divBdr>
    </w:div>
    <w:div w:id="267472333">
      <w:bodyDiv w:val="1"/>
      <w:marLeft w:val="0"/>
      <w:marRight w:val="0"/>
      <w:marTop w:val="0"/>
      <w:marBottom w:val="0"/>
      <w:divBdr>
        <w:top w:val="none" w:sz="0" w:space="0" w:color="auto"/>
        <w:left w:val="none" w:sz="0" w:space="0" w:color="auto"/>
        <w:bottom w:val="none" w:sz="0" w:space="0" w:color="auto"/>
        <w:right w:val="none" w:sz="0" w:space="0" w:color="auto"/>
      </w:divBdr>
    </w:div>
    <w:div w:id="267547279">
      <w:bodyDiv w:val="1"/>
      <w:marLeft w:val="0"/>
      <w:marRight w:val="0"/>
      <w:marTop w:val="0"/>
      <w:marBottom w:val="0"/>
      <w:divBdr>
        <w:top w:val="none" w:sz="0" w:space="0" w:color="auto"/>
        <w:left w:val="none" w:sz="0" w:space="0" w:color="auto"/>
        <w:bottom w:val="none" w:sz="0" w:space="0" w:color="auto"/>
        <w:right w:val="none" w:sz="0" w:space="0" w:color="auto"/>
      </w:divBdr>
    </w:div>
    <w:div w:id="267586137">
      <w:bodyDiv w:val="1"/>
      <w:marLeft w:val="0"/>
      <w:marRight w:val="0"/>
      <w:marTop w:val="0"/>
      <w:marBottom w:val="0"/>
      <w:divBdr>
        <w:top w:val="none" w:sz="0" w:space="0" w:color="auto"/>
        <w:left w:val="none" w:sz="0" w:space="0" w:color="auto"/>
        <w:bottom w:val="none" w:sz="0" w:space="0" w:color="auto"/>
        <w:right w:val="none" w:sz="0" w:space="0" w:color="auto"/>
      </w:divBdr>
      <w:divsChild>
        <w:div w:id="1416897005">
          <w:marLeft w:val="480"/>
          <w:marRight w:val="0"/>
          <w:marTop w:val="0"/>
          <w:marBottom w:val="0"/>
          <w:divBdr>
            <w:top w:val="none" w:sz="0" w:space="0" w:color="auto"/>
            <w:left w:val="none" w:sz="0" w:space="0" w:color="auto"/>
            <w:bottom w:val="none" w:sz="0" w:space="0" w:color="auto"/>
            <w:right w:val="none" w:sz="0" w:space="0" w:color="auto"/>
          </w:divBdr>
        </w:div>
        <w:div w:id="1621497933">
          <w:marLeft w:val="480"/>
          <w:marRight w:val="0"/>
          <w:marTop w:val="0"/>
          <w:marBottom w:val="0"/>
          <w:divBdr>
            <w:top w:val="none" w:sz="0" w:space="0" w:color="auto"/>
            <w:left w:val="none" w:sz="0" w:space="0" w:color="auto"/>
            <w:bottom w:val="none" w:sz="0" w:space="0" w:color="auto"/>
            <w:right w:val="none" w:sz="0" w:space="0" w:color="auto"/>
          </w:divBdr>
        </w:div>
        <w:div w:id="1112551682">
          <w:marLeft w:val="480"/>
          <w:marRight w:val="0"/>
          <w:marTop w:val="0"/>
          <w:marBottom w:val="0"/>
          <w:divBdr>
            <w:top w:val="none" w:sz="0" w:space="0" w:color="auto"/>
            <w:left w:val="none" w:sz="0" w:space="0" w:color="auto"/>
            <w:bottom w:val="none" w:sz="0" w:space="0" w:color="auto"/>
            <w:right w:val="none" w:sz="0" w:space="0" w:color="auto"/>
          </w:divBdr>
        </w:div>
        <w:div w:id="310866560">
          <w:marLeft w:val="480"/>
          <w:marRight w:val="0"/>
          <w:marTop w:val="0"/>
          <w:marBottom w:val="0"/>
          <w:divBdr>
            <w:top w:val="none" w:sz="0" w:space="0" w:color="auto"/>
            <w:left w:val="none" w:sz="0" w:space="0" w:color="auto"/>
            <w:bottom w:val="none" w:sz="0" w:space="0" w:color="auto"/>
            <w:right w:val="none" w:sz="0" w:space="0" w:color="auto"/>
          </w:divBdr>
        </w:div>
        <w:div w:id="842208359">
          <w:marLeft w:val="480"/>
          <w:marRight w:val="0"/>
          <w:marTop w:val="0"/>
          <w:marBottom w:val="0"/>
          <w:divBdr>
            <w:top w:val="none" w:sz="0" w:space="0" w:color="auto"/>
            <w:left w:val="none" w:sz="0" w:space="0" w:color="auto"/>
            <w:bottom w:val="none" w:sz="0" w:space="0" w:color="auto"/>
            <w:right w:val="none" w:sz="0" w:space="0" w:color="auto"/>
          </w:divBdr>
        </w:div>
        <w:div w:id="2035882979">
          <w:marLeft w:val="480"/>
          <w:marRight w:val="0"/>
          <w:marTop w:val="0"/>
          <w:marBottom w:val="0"/>
          <w:divBdr>
            <w:top w:val="none" w:sz="0" w:space="0" w:color="auto"/>
            <w:left w:val="none" w:sz="0" w:space="0" w:color="auto"/>
            <w:bottom w:val="none" w:sz="0" w:space="0" w:color="auto"/>
            <w:right w:val="none" w:sz="0" w:space="0" w:color="auto"/>
          </w:divBdr>
        </w:div>
        <w:div w:id="566838348">
          <w:marLeft w:val="480"/>
          <w:marRight w:val="0"/>
          <w:marTop w:val="0"/>
          <w:marBottom w:val="0"/>
          <w:divBdr>
            <w:top w:val="none" w:sz="0" w:space="0" w:color="auto"/>
            <w:left w:val="none" w:sz="0" w:space="0" w:color="auto"/>
            <w:bottom w:val="none" w:sz="0" w:space="0" w:color="auto"/>
            <w:right w:val="none" w:sz="0" w:space="0" w:color="auto"/>
          </w:divBdr>
        </w:div>
        <w:div w:id="67196016">
          <w:marLeft w:val="480"/>
          <w:marRight w:val="0"/>
          <w:marTop w:val="0"/>
          <w:marBottom w:val="0"/>
          <w:divBdr>
            <w:top w:val="none" w:sz="0" w:space="0" w:color="auto"/>
            <w:left w:val="none" w:sz="0" w:space="0" w:color="auto"/>
            <w:bottom w:val="none" w:sz="0" w:space="0" w:color="auto"/>
            <w:right w:val="none" w:sz="0" w:space="0" w:color="auto"/>
          </w:divBdr>
        </w:div>
        <w:div w:id="1158769850">
          <w:marLeft w:val="480"/>
          <w:marRight w:val="0"/>
          <w:marTop w:val="0"/>
          <w:marBottom w:val="0"/>
          <w:divBdr>
            <w:top w:val="none" w:sz="0" w:space="0" w:color="auto"/>
            <w:left w:val="none" w:sz="0" w:space="0" w:color="auto"/>
            <w:bottom w:val="none" w:sz="0" w:space="0" w:color="auto"/>
            <w:right w:val="none" w:sz="0" w:space="0" w:color="auto"/>
          </w:divBdr>
        </w:div>
        <w:div w:id="135799178">
          <w:marLeft w:val="480"/>
          <w:marRight w:val="0"/>
          <w:marTop w:val="0"/>
          <w:marBottom w:val="0"/>
          <w:divBdr>
            <w:top w:val="none" w:sz="0" w:space="0" w:color="auto"/>
            <w:left w:val="none" w:sz="0" w:space="0" w:color="auto"/>
            <w:bottom w:val="none" w:sz="0" w:space="0" w:color="auto"/>
            <w:right w:val="none" w:sz="0" w:space="0" w:color="auto"/>
          </w:divBdr>
        </w:div>
        <w:div w:id="282348679">
          <w:marLeft w:val="480"/>
          <w:marRight w:val="0"/>
          <w:marTop w:val="0"/>
          <w:marBottom w:val="0"/>
          <w:divBdr>
            <w:top w:val="none" w:sz="0" w:space="0" w:color="auto"/>
            <w:left w:val="none" w:sz="0" w:space="0" w:color="auto"/>
            <w:bottom w:val="none" w:sz="0" w:space="0" w:color="auto"/>
            <w:right w:val="none" w:sz="0" w:space="0" w:color="auto"/>
          </w:divBdr>
        </w:div>
        <w:div w:id="1704944787">
          <w:marLeft w:val="480"/>
          <w:marRight w:val="0"/>
          <w:marTop w:val="0"/>
          <w:marBottom w:val="0"/>
          <w:divBdr>
            <w:top w:val="none" w:sz="0" w:space="0" w:color="auto"/>
            <w:left w:val="none" w:sz="0" w:space="0" w:color="auto"/>
            <w:bottom w:val="none" w:sz="0" w:space="0" w:color="auto"/>
            <w:right w:val="none" w:sz="0" w:space="0" w:color="auto"/>
          </w:divBdr>
        </w:div>
        <w:div w:id="1409614975">
          <w:marLeft w:val="480"/>
          <w:marRight w:val="0"/>
          <w:marTop w:val="0"/>
          <w:marBottom w:val="0"/>
          <w:divBdr>
            <w:top w:val="none" w:sz="0" w:space="0" w:color="auto"/>
            <w:left w:val="none" w:sz="0" w:space="0" w:color="auto"/>
            <w:bottom w:val="none" w:sz="0" w:space="0" w:color="auto"/>
            <w:right w:val="none" w:sz="0" w:space="0" w:color="auto"/>
          </w:divBdr>
        </w:div>
        <w:div w:id="1725372789">
          <w:marLeft w:val="480"/>
          <w:marRight w:val="0"/>
          <w:marTop w:val="0"/>
          <w:marBottom w:val="0"/>
          <w:divBdr>
            <w:top w:val="none" w:sz="0" w:space="0" w:color="auto"/>
            <w:left w:val="none" w:sz="0" w:space="0" w:color="auto"/>
            <w:bottom w:val="none" w:sz="0" w:space="0" w:color="auto"/>
            <w:right w:val="none" w:sz="0" w:space="0" w:color="auto"/>
          </w:divBdr>
        </w:div>
        <w:div w:id="754400253">
          <w:marLeft w:val="480"/>
          <w:marRight w:val="0"/>
          <w:marTop w:val="0"/>
          <w:marBottom w:val="0"/>
          <w:divBdr>
            <w:top w:val="none" w:sz="0" w:space="0" w:color="auto"/>
            <w:left w:val="none" w:sz="0" w:space="0" w:color="auto"/>
            <w:bottom w:val="none" w:sz="0" w:space="0" w:color="auto"/>
            <w:right w:val="none" w:sz="0" w:space="0" w:color="auto"/>
          </w:divBdr>
        </w:div>
        <w:div w:id="1975451933">
          <w:marLeft w:val="480"/>
          <w:marRight w:val="0"/>
          <w:marTop w:val="0"/>
          <w:marBottom w:val="0"/>
          <w:divBdr>
            <w:top w:val="none" w:sz="0" w:space="0" w:color="auto"/>
            <w:left w:val="none" w:sz="0" w:space="0" w:color="auto"/>
            <w:bottom w:val="none" w:sz="0" w:space="0" w:color="auto"/>
            <w:right w:val="none" w:sz="0" w:space="0" w:color="auto"/>
          </w:divBdr>
        </w:div>
        <w:div w:id="945505861">
          <w:marLeft w:val="480"/>
          <w:marRight w:val="0"/>
          <w:marTop w:val="0"/>
          <w:marBottom w:val="0"/>
          <w:divBdr>
            <w:top w:val="none" w:sz="0" w:space="0" w:color="auto"/>
            <w:left w:val="none" w:sz="0" w:space="0" w:color="auto"/>
            <w:bottom w:val="none" w:sz="0" w:space="0" w:color="auto"/>
            <w:right w:val="none" w:sz="0" w:space="0" w:color="auto"/>
          </w:divBdr>
        </w:div>
        <w:div w:id="799222943">
          <w:marLeft w:val="480"/>
          <w:marRight w:val="0"/>
          <w:marTop w:val="0"/>
          <w:marBottom w:val="0"/>
          <w:divBdr>
            <w:top w:val="none" w:sz="0" w:space="0" w:color="auto"/>
            <w:left w:val="none" w:sz="0" w:space="0" w:color="auto"/>
            <w:bottom w:val="none" w:sz="0" w:space="0" w:color="auto"/>
            <w:right w:val="none" w:sz="0" w:space="0" w:color="auto"/>
          </w:divBdr>
        </w:div>
        <w:div w:id="2071226151">
          <w:marLeft w:val="480"/>
          <w:marRight w:val="0"/>
          <w:marTop w:val="0"/>
          <w:marBottom w:val="0"/>
          <w:divBdr>
            <w:top w:val="none" w:sz="0" w:space="0" w:color="auto"/>
            <w:left w:val="none" w:sz="0" w:space="0" w:color="auto"/>
            <w:bottom w:val="none" w:sz="0" w:space="0" w:color="auto"/>
            <w:right w:val="none" w:sz="0" w:space="0" w:color="auto"/>
          </w:divBdr>
        </w:div>
        <w:div w:id="697004500">
          <w:marLeft w:val="480"/>
          <w:marRight w:val="0"/>
          <w:marTop w:val="0"/>
          <w:marBottom w:val="0"/>
          <w:divBdr>
            <w:top w:val="none" w:sz="0" w:space="0" w:color="auto"/>
            <w:left w:val="none" w:sz="0" w:space="0" w:color="auto"/>
            <w:bottom w:val="none" w:sz="0" w:space="0" w:color="auto"/>
            <w:right w:val="none" w:sz="0" w:space="0" w:color="auto"/>
          </w:divBdr>
        </w:div>
        <w:div w:id="1324968525">
          <w:marLeft w:val="480"/>
          <w:marRight w:val="0"/>
          <w:marTop w:val="0"/>
          <w:marBottom w:val="0"/>
          <w:divBdr>
            <w:top w:val="none" w:sz="0" w:space="0" w:color="auto"/>
            <w:left w:val="none" w:sz="0" w:space="0" w:color="auto"/>
            <w:bottom w:val="none" w:sz="0" w:space="0" w:color="auto"/>
            <w:right w:val="none" w:sz="0" w:space="0" w:color="auto"/>
          </w:divBdr>
        </w:div>
        <w:div w:id="1248467591">
          <w:marLeft w:val="480"/>
          <w:marRight w:val="0"/>
          <w:marTop w:val="0"/>
          <w:marBottom w:val="0"/>
          <w:divBdr>
            <w:top w:val="none" w:sz="0" w:space="0" w:color="auto"/>
            <w:left w:val="none" w:sz="0" w:space="0" w:color="auto"/>
            <w:bottom w:val="none" w:sz="0" w:space="0" w:color="auto"/>
            <w:right w:val="none" w:sz="0" w:space="0" w:color="auto"/>
          </w:divBdr>
        </w:div>
        <w:div w:id="819151792">
          <w:marLeft w:val="480"/>
          <w:marRight w:val="0"/>
          <w:marTop w:val="0"/>
          <w:marBottom w:val="0"/>
          <w:divBdr>
            <w:top w:val="none" w:sz="0" w:space="0" w:color="auto"/>
            <w:left w:val="none" w:sz="0" w:space="0" w:color="auto"/>
            <w:bottom w:val="none" w:sz="0" w:space="0" w:color="auto"/>
            <w:right w:val="none" w:sz="0" w:space="0" w:color="auto"/>
          </w:divBdr>
        </w:div>
        <w:div w:id="670179719">
          <w:marLeft w:val="480"/>
          <w:marRight w:val="0"/>
          <w:marTop w:val="0"/>
          <w:marBottom w:val="0"/>
          <w:divBdr>
            <w:top w:val="none" w:sz="0" w:space="0" w:color="auto"/>
            <w:left w:val="none" w:sz="0" w:space="0" w:color="auto"/>
            <w:bottom w:val="none" w:sz="0" w:space="0" w:color="auto"/>
            <w:right w:val="none" w:sz="0" w:space="0" w:color="auto"/>
          </w:divBdr>
        </w:div>
        <w:div w:id="205291173">
          <w:marLeft w:val="480"/>
          <w:marRight w:val="0"/>
          <w:marTop w:val="0"/>
          <w:marBottom w:val="0"/>
          <w:divBdr>
            <w:top w:val="none" w:sz="0" w:space="0" w:color="auto"/>
            <w:left w:val="none" w:sz="0" w:space="0" w:color="auto"/>
            <w:bottom w:val="none" w:sz="0" w:space="0" w:color="auto"/>
            <w:right w:val="none" w:sz="0" w:space="0" w:color="auto"/>
          </w:divBdr>
        </w:div>
        <w:div w:id="1419598018">
          <w:marLeft w:val="480"/>
          <w:marRight w:val="0"/>
          <w:marTop w:val="0"/>
          <w:marBottom w:val="0"/>
          <w:divBdr>
            <w:top w:val="none" w:sz="0" w:space="0" w:color="auto"/>
            <w:left w:val="none" w:sz="0" w:space="0" w:color="auto"/>
            <w:bottom w:val="none" w:sz="0" w:space="0" w:color="auto"/>
            <w:right w:val="none" w:sz="0" w:space="0" w:color="auto"/>
          </w:divBdr>
        </w:div>
        <w:div w:id="2102026003">
          <w:marLeft w:val="480"/>
          <w:marRight w:val="0"/>
          <w:marTop w:val="0"/>
          <w:marBottom w:val="0"/>
          <w:divBdr>
            <w:top w:val="none" w:sz="0" w:space="0" w:color="auto"/>
            <w:left w:val="none" w:sz="0" w:space="0" w:color="auto"/>
            <w:bottom w:val="none" w:sz="0" w:space="0" w:color="auto"/>
            <w:right w:val="none" w:sz="0" w:space="0" w:color="auto"/>
          </w:divBdr>
        </w:div>
        <w:div w:id="1511483037">
          <w:marLeft w:val="480"/>
          <w:marRight w:val="0"/>
          <w:marTop w:val="0"/>
          <w:marBottom w:val="0"/>
          <w:divBdr>
            <w:top w:val="none" w:sz="0" w:space="0" w:color="auto"/>
            <w:left w:val="none" w:sz="0" w:space="0" w:color="auto"/>
            <w:bottom w:val="none" w:sz="0" w:space="0" w:color="auto"/>
            <w:right w:val="none" w:sz="0" w:space="0" w:color="auto"/>
          </w:divBdr>
        </w:div>
        <w:div w:id="1028064235">
          <w:marLeft w:val="480"/>
          <w:marRight w:val="0"/>
          <w:marTop w:val="0"/>
          <w:marBottom w:val="0"/>
          <w:divBdr>
            <w:top w:val="none" w:sz="0" w:space="0" w:color="auto"/>
            <w:left w:val="none" w:sz="0" w:space="0" w:color="auto"/>
            <w:bottom w:val="none" w:sz="0" w:space="0" w:color="auto"/>
            <w:right w:val="none" w:sz="0" w:space="0" w:color="auto"/>
          </w:divBdr>
        </w:div>
        <w:div w:id="1743405709">
          <w:marLeft w:val="480"/>
          <w:marRight w:val="0"/>
          <w:marTop w:val="0"/>
          <w:marBottom w:val="0"/>
          <w:divBdr>
            <w:top w:val="none" w:sz="0" w:space="0" w:color="auto"/>
            <w:left w:val="none" w:sz="0" w:space="0" w:color="auto"/>
            <w:bottom w:val="none" w:sz="0" w:space="0" w:color="auto"/>
            <w:right w:val="none" w:sz="0" w:space="0" w:color="auto"/>
          </w:divBdr>
        </w:div>
        <w:div w:id="563180180">
          <w:marLeft w:val="480"/>
          <w:marRight w:val="0"/>
          <w:marTop w:val="0"/>
          <w:marBottom w:val="0"/>
          <w:divBdr>
            <w:top w:val="none" w:sz="0" w:space="0" w:color="auto"/>
            <w:left w:val="none" w:sz="0" w:space="0" w:color="auto"/>
            <w:bottom w:val="none" w:sz="0" w:space="0" w:color="auto"/>
            <w:right w:val="none" w:sz="0" w:space="0" w:color="auto"/>
          </w:divBdr>
        </w:div>
        <w:div w:id="751121239">
          <w:marLeft w:val="480"/>
          <w:marRight w:val="0"/>
          <w:marTop w:val="0"/>
          <w:marBottom w:val="0"/>
          <w:divBdr>
            <w:top w:val="none" w:sz="0" w:space="0" w:color="auto"/>
            <w:left w:val="none" w:sz="0" w:space="0" w:color="auto"/>
            <w:bottom w:val="none" w:sz="0" w:space="0" w:color="auto"/>
            <w:right w:val="none" w:sz="0" w:space="0" w:color="auto"/>
          </w:divBdr>
        </w:div>
        <w:div w:id="1996032011">
          <w:marLeft w:val="480"/>
          <w:marRight w:val="0"/>
          <w:marTop w:val="0"/>
          <w:marBottom w:val="0"/>
          <w:divBdr>
            <w:top w:val="none" w:sz="0" w:space="0" w:color="auto"/>
            <w:left w:val="none" w:sz="0" w:space="0" w:color="auto"/>
            <w:bottom w:val="none" w:sz="0" w:space="0" w:color="auto"/>
            <w:right w:val="none" w:sz="0" w:space="0" w:color="auto"/>
          </w:divBdr>
        </w:div>
        <w:div w:id="238902348">
          <w:marLeft w:val="480"/>
          <w:marRight w:val="0"/>
          <w:marTop w:val="0"/>
          <w:marBottom w:val="0"/>
          <w:divBdr>
            <w:top w:val="none" w:sz="0" w:space="0" w:color="auto"/>
            <w:left w:val="none" w:sz="0" w:space="0" w:color="auto"/>
            <w:bottom w:val="none" w:sz="0" w:space="0" w:color="auto"/>
            <w:right w:val="none" w:sz="0" w:space="0" w:color="auto"/>
          </w:divBdr>
        </w:div>
        <w:div w:id="867572101">
          <w:marLeft w:val="480"/>
          <w:marRight w:val="0"/>
          <w:marTop w:val="0"/>
          <w:marBottom w:val="0"/>
          <w:divBdr>
            <w:top w:val="none" w:sz="0" w:space="0" w:color="auto"/>
            <w:left w:val="none" w:sz="0" w:space="0" w:color="auto"/>
            <w:bottom w:val="none" w:sz="0" w:space="0" w:color="auto"/>
            <w:right w:val="none" w:sz="0" w:space="0" w:color="auto"/>
          </w:divBdr>
        </w:div>
        <w:div w:id="895312787">
          <w:marLeft w:val="480"/>
          <w:marRight w:val="0"/>
          <w:marTop w:val="0"/>
          <w:marBottom w:val="0"/>
          <w:divBdr>
            <w:top w:val="none" w:sz="0" w:space="0" w:color="auto"/>
            <w:left w:val="none" w:sz="0" w:space="0" w:color="auto"/>
            <w:bottom w:val="none" w:sz="0" w:space="0" w:color="auto"/>
            <w:right w:val="none" w:sz="0" w:space="0" w:color="auto"/>
          </w:divBdr>
        </w:div>
        <w:div w:id="1137382002">
          <w:marLeft w:val="480"/>
          <w:marRight w:val="0"/>
          <w:marTop w:val="0"/>
          <w:marBottom w:val="0"/>
          <w:divBdr>
            <w:top w:val="none" w:sz="0" w:space="0" w:color="auto"/>
            <w:left w:val="none" w:sz="0" w:space="0" w:color="auto"/>
            <w:bottom w:val="none" w:sz="0" w:space="0" w:color="auto"/>
            <w:right w:val="none" w:sz="0" w:space="0" w:color="auto"/>
          </w:divBdr>
        </w:div>
        <w:div w:id="1986929354">
          <w:marLeft w:val="480"/>
          <w:marRight w:val="0"/>
          <w:marTop w:val="0"/>
          <w:marBottom w:val="0"/>
          <w:divBdr>
            <w:top w:val="none" w:sz="0" w:space="0" w:color="auto"/>
            <w:left w:val="none" w:sz="0" w:space="0" w:color="auto"/>
            <w:bottom w:val="none" w:sz="0" w:space="0" w:color="auto"/>
            <w:right w:val="none" w:sz="0" w:space="0" w:color="auto"/>
          </w:divBdr>
        </w:div>
        <w:div w:id="1966304022">
          <w:marLeft w:val="480"/>
          <w:marRight w:val="0"/>
          <w:marTop w:val="0"/>
          <w:marBottom w:val="0"/>
          <w:divBdr>
            <w:top w:val="none" w:sz="0" w:space="0" w:color="auto"/>
            <w:left w:val="none" w:sz="0" w:space="0" w:color="auto"/>
            <w:bottom w:val="none" w:sz="0" w:space="0" w:color="auto"/>
            <w:right w:val="none" w:sz="0" w:space="0" w:color="auto"/>
          </w:divBdr>
        </w:div>
        <w:div w:id="445319949">
          <w:marLeft w:val="480"/>
          <w:marRight w:val="0"/>
          <w:marTop w:val="0"/>
          <w:marBottom w:val="0"/>
          <w:divBdr>
            <w:top w:val="none" w:sz="0" w:space="0" w:color="auto"/>
            <w:left w:val="none" w:sz="0" w:space="0" w:color="auto"/>
            <w:bottom w:val="none" w:sz="0" w:space="0" w:color="auto"/>
            <w:right w:val="none" w:sz="0" w:space="0" w:color="auto"/>
          </w:divBdr>
        </w:div>
      </w:divsChild>
    </w:div>
    <w:div w:id="267809791">
      <w:bodyDiv w:val="1"/>
      <w:marLeft w:val="0"/>
      <w:marRight w:val="0"/>
      <w:marTop w:val="0"/>
      <w:marBottom w:val="0"/>
      <w:divBdr>
        <w:top w:val="none" w:sz="0" w:space="0" w:color="auto"/>
        <w:left w:val="none" w:sz="0" w:space="0" w:color="auto"/>
        <w:bottom w:val="none" w:sz="0" w:space="0" w:color="auto"/>
        <w:right w:val="none" w:sz="0" w:space="0" w:color="auto"/>
      </w:divBdr>
    </w:div>
    <w:div w:id="267854394">
      <w:bodyDiv w:val="1"/>
      <w:marLeft w:val="0"/>
      <w:marRight w:val="0"/>
      <w:marTop w:val="0"/>
      <w:marBottom w:val="0"/>
      <w:divBdr>
        <w:top w:val="none" w:sz="0" w:space="0" w:color="auto"/>
        <w:left w:val="none" w:sz="0" w:space="0" w:color="auto"/>
        <w:bottom w:val="none" w:sz="0" w:space="0" w:color="auto"/>
        <w:right w:val="none" w:sz="0" w:space="0" w:color="auto"/>
      </w:divBdr>
    </w:div>
    <w:div w:id="267857523">
      <w:bodyDiv w:val="1"/>
      <w:marLeft w:val="0"/>
      <w:marRight w:val="0"/>
      <w:marTop w:val="0"/>
      <w:marBottom w:val="0"/>
      <w:divBdr>
        <w:top w:val="none" w:sz="0" w:space="0" w:color="auto"/>
        <w:left w:val="none" w:sz="0" w:space="0" w:color="auto"/>
        <w:bottom w:val="none" w:sz="0" w:space="0" w:color="auto"/>
        <w:right w:val="none" w:sz="0" w:space="0" w:color="auto"/>
      </w:divBdr>
    </w:div>
    <w:div w:id="267859883">
      <w:bodyDiv w:val="1"/>
      <w:marLeft w:val="0"/>
      <w:marRight w:val="0"/>
      <w:marTop w:val="0"/>
      <w:marBottom w:val="0"/>
      <w:divBdr>
        <w:top w:val="none" w:sz="0" w:space="0" w:color="auto"/>
        <w:left w:val="none" w:sz="0" w:space="0" w:color="auto"/>
        <w:bottom w:val="none" w:sz="0" w:space="0" w:color="auto"/>
        <w:right w:val="none" w:sz="0" w:space="0" w:color="auto"/>
      </w:divBdr>
      <w:divsChild>
        <w:div w:id="300771614">
          <w:marLeft w:val="480"/>
          <w:marRight w:val="0"/>
          <w:marTop w:val="0"/>
          <w:marBottom w:val="0"/>
          <w:divBdr>
            <w:top w:val="none" w:sz="0" w:space="0" w:color="auto"/>
            <w:left w:val="none" w:sz="0" w:space="0" w:color="auto"/>
            <w:bottom w:val="none" w:sz="0" w:space="0" w:color="auto"/>
            <w:right w:val="none" w:sz="0" w:space="0" w:color="auto"/>
          </w:divBdr>
        </w:div>
        <w:div w:id="813369440">
          <w:marLeft w:val="480"/>
          <w:marRight w:val="0"/>
          <w:marTop w:val="0"/>
          <w:marBottom w:val="0"/>
          <w:divBdr>
            <w:top w:val="none" w:sz="0" w:space="0" w:color="auto"/>
            <w:left w:val="none" w:sz="0" w:space="0" w:color="auto"/>
            <w:bottom w:val="none" w:sz="0" w:space="0" w:color="auto"/>
            <w:right w:val="none" w:sz="0" w:space="0" w:color="auto"/>
          </w:divBdr>
        </w:div>
      </w:divsChild>
    </w:div>
    <w:div w:id="267930524">
      <w:bodyDiv w:val="1"/>
      <w:marLeft w:val="0"/>
      <w:marRight w:val="0"/>
      <w:marTop w:val="0"/>
      <w:marBottom w:val="0"/>
      <w:divBdr>
        <w:top w:val="none" w:sz="0" w:space="0" w:color="auto"/>
        <w:left w:val="none" w:sz="0" w:space="0" w:color="auto"/>
        <w:bottom w:val="none" w:sz="0" w:space="0" w:color="auto"/>
        <w:right w:val="none" w:sz="0" w:space="0" w:color="auto"/>
      </w:divBdr>
    </w:div>
    <w:div w:id="268008459">
      <w:bodyDiv w:val="1"/>
      <w:marLeft w:val="0"/>
      <w:marRight w:val="0"/>
      <w:marTop w:val="0"/>
      <w:marBottom w:val="0"/>
      <w:divBdr>
        <w:top w:val="none" w:sz="0" w:space="0" w:color="auto"/>
        <w:left w:val="none" w:sz="0" w:space="0" w:color="auto"/>
        <w:bottom w:val="none" w:sz="0" w:space="0" w:color="auto"/>
        <w:right w:val="none" w:sz="0" w:space="0" w:color="auto"/>
      </w:divBdr>
    </w:div>
    <w:div w:id="268120202">
      <w:bodyDiv w:val="1"/>
      <w:marLeft w:val="0"/>
      <w:marRight w:val="0"/>
      <w:marTop w:val="0"/>
      <w:marBottom w:val="0"/>
      <w:divBdr>
        <w:top w:val="none" w:sz="0" w:space="0" w:color="auto"/>
        <w:left w:val="none" w:sz="0" w:space="0" w:color="auto"/>
        <w:bottom w:val="none" w:sz="0" w:space="0" w:color="auto"/>
        <w:right w:val="none" w:sz="0" w:space="0" w:color="auto"/>
      </w:divBdr>
    </w:div>
    <w:div w:id="268128430">
      <w:bodyDiv w:val="1"/>
      <w:marLeft w:val="0"/>
      <w:marRight w:val="0"/>
      <w:marTop w:val="0"/>
      <w:marBottom w:val="0"/>
      <w:divBdr>
        <w:top w:val="none" w:sz="0" w:space="0" w:color="auto"/>
        <w:left w:val="none" w:sz="0" w:space="0" w:color="auto"/>
        <w:bottom w:val="none" w:sz="0" w:space="0" w:color="auto"/>
        <w:right w:val="none" w:sz="0" w:space="0" w:color="auto"/>
      </w:divBdr>
    </w:div>
    <w:div w:id="268203675">
      <w:bodyDiv w:val="1"/>
      <w:marLeft w:val="0"/>
      <w:marRight w:val="0"/>
      <w:marTop w:val="0"/>
      <w:marBottom w:val="0"/>
      <w:divBdr>
        <w:top w:val="none" w:sz="0" w:space="0" w:color="auto"/>
        <w:left w:val="none" w:sz="0" w:space="0" w:color="auto"/>
        <w:bottom w:val="none" w:sz="0" w:space="0" w:color="auto"/>
        <w:right w:val="none" w:sz="0" w:space="0" w:color="auto"/>
      </w:divBdr>
    </w:div>
    <w:div w:id="268316559">
      <w:bodyDiv w:val="1"/>
      <w:marLeft w:val="0"/>
      <w:marRight w:val="0"/>
      <w:marTop w:val="0"/>
      <w:marBottom w:val="0"/>
      <w:divBdr>
        <w:top w:val="none" w:sz="0" w:space="0" w:color="auto"/>
        <w:left w:val="none" w:sz="0" w:space="0" w:color="auto"/>
        <w:bottom w:val="none" w:sz="0" w:space="0" w:color="auto"/>
        <w:right w:val="none" w:sz="0" w:space="0" w:color="auto"/>
      </w:divBdr>
    </w:div>
    <w:div w:id="268318117">
      <w:bodyDiv w:val="1"/>
      <w:marLeft w:val="0"/>
      <w:marRight w:val="0"/>
      <w:marTop w:val="0"/>
      <w:marBottom w:val="0"/>
      <w:divBdr>
        <w:top w:val="none" w:sz="0" w:space="0" w:color="auto"/>
        <w:left w:val="none" w:sz="0" w:space="0" w:color="auto"/>
        <w:bottom w:val="none" w:sz="0" w:space="0" w:color="auto"/>
        <w:right w:val="none" w:sz="0" w:space="0" w:color="auto"/>
      </w:divBdr>
    </w:div>
    <w:div w:id="268394579">
      <w:bodyDiv w:val="1"/>
      <w:marLeft w:val="0"/>
      <w:marRight w:val="0"/>
      <w:marTop w:val="0"/>
      <w:marBottom w:val="0"/>
      <w:divBdr>
        <w:top w:val="none" w:sz="0" w:space="0" w:color="auto"/>
        <w:left w:val="none" w:sz="0" w:space="0" w:color="auto"/>
        <w:bottom w:val="none" w:sz="0" w:space="0" w:color="auto"/>
        <w:right w:val="none" w:sz="0" w:space="0" w:color="auto"/>
      </w:divBdr>
    </w:div>
    <w:div w:id="268512358">
      <w:bodyDiv w:val="1"/>
      <w:marLeft w:val="0"/>
      <w:marRight w:val="0"/>
      <w:marTop w:val="0"/>
      <w:marBottom w:val="0"/>
      <w:divBdr>
        <w:top w:val="none" w:sz="0" w:space="0" w:color="auto"/>
        <w:left w:val="none" w:sz="0" w:space="0" w:color="auto"/>
        <w:bottom w:val="none" w:sz="0" w:space="0" w:color="auto"/>
        <w:right w:val="none" w:sz="0" w:space="0" w:color="auto"/>
      </w:divBdr>
    </w:div>
    <w:div w:id="268586104">
      <w:bodyDiv w:val="1"/>
      <w:marLeft w:val="0"/>
      <w:marRight w:val="0"/>
      <w:marTop w:val="0"/>
      <w:marBottom w:val="0"/>
      <w:divBdr>
        <w:top w:val="none" w:sz="0" w:space="0" w:color="auto"/>
        <w:left w:val="none" w:sz="0" w:space="0" w:color="auto"/>
        <w:bottom w:val="none" w:sz="0" w:space="0" w:color="auto"/>
        <w:right w:val="none" w:sz="0" w:space="0" w:color="auto"/>
      </w:divBdr>
    </w:div>
    <w:div w:id="268589483">
      <w:bodyDiv w:val="1"/>
      <w:marLeft w:val="0"/>
      <w:marRight w:val="0"/>
      <w:marTop w:val="0"/>
      <w:marBottom w:val="0"/>
      <w:divBdr>
        <w:top w:val="none" w:sz="0" w:space="0" w:color="auto"/>
        <w:left w:val="none" w:sz="0" w:space="0" w:color="auto"/>
        <w:bottom w:val="none" w:sz="0" w:space="0" w:color="auto"/>
        <w:right w:val="none" w:sz="0" w:space="0" w:color="auto"/>
      </w:divBdr>
    </w:div>
    <w:div w:id="268664679">
      <w:bodyDiv w:val="1"/>
      <w:marLeft w:val="0"/>
      <w:marRight w:val="0"/>
      <w:marTop w:val="0"/>
      <w:marBottom w:val="0"/>
      <w:divBdr>
        <w:top w:val="none" w:sz="0" w:space="0" w:color="auto"/>
        <w:left w:val="none" w:sz="0" w:space="0" w:color="auto"/>
        <w:bottom w:val="none" w:sz="0" w:space="0" w:color="auto"/>
        <w:right w:val="none" w:sz="0" w:space="0" w:color="auto"/>
      </w:divBdr>
    </w:div>
    <w:div w:id="268702266">
      <w:bodyDiv w:val="1"/>
      <w:marLeft w:val="0"/>
      <w:marRight w:val="0"/>
      <w:marTop w:val="0"/>
      <w:marBottom w:val="0"/>
      <w:divBdr>
        <w:top w:val="none" w:sz="0" w:space="0" w:color="auto"/>
        <w:left w:val="none" w:sz="0" w:space="0" w:color="auto"/>
        <w:bottom w:val="none" w:sz="0" w:space="0" w:color="auto"/>
        <w:right w:val="none" w:sz="0" w:space="0" w:color="auto"/>
      </w:divBdr>
    </w:div>
    <w:div w:id="268702836">
      <w:bodyDiv w:val="1"/>
      <w:marLeft w:val="0"/>
      <w:marRight w:val="0"/>
      <w:marTop w:val="0"/>
      <w:marBottom w:val="0"/>
      <w:divBdr>
        <w:top w:val="none" w:sz="0" w:space="0" w:color="auto"/>
        <w:left w:val="none" w:sz="0" w:space="0" w:color="auto"/>
        <w:bottom w:val="none" w:sz="0" w:space="0" w:color="auto"/>
        <w:right w:val="none" w:sz="0" w:space="0" w:color="auto"/>
      </w:divBdr>
    </w:div>
    <w:div w:id="268704128">
      <w:bodyDiv w:val="1"/>
      <w:marLeft w:val="0"/>
      <w:marRight w:val="0"/>
      <w:marTop w:val="0"/>
      <w:marBottom w:val="0"/>
      <w:divBdr>
        <w:top w:val="none" w:sz="0" w:space="0" w:color="auto"/>
        <w:left w:val="none" w:sz="0" w:space="0" w:color="auto"/>
        <w:bottom w:val="none" w:sz="0" w:space="0" w:color="auto"/>
        <w:right w:val="none" w:sz="0" w:space="0" w:color="auto"/>
      </w:divBdr>
    </w:div>
    <w:div w:id="268705617">
      <w:bodyDiv w:val="1"/>
      <w:marLeft w:val="0"/>
      <w:marRight w:val="0"/>
      <w:marTop w:val="0"/>
      <w:marBottom w:val="0"/>
      <w:divBdr>
        <w:top w:val="none" w:sz="0" w:space="0" w:color="auto"/>
        <w:left w:val="none" w:sz="0" w:space="0" w:color="auto"/>
        <w:bottom w:val="none" w:sz="0" w:space="0" w:color="auto"/>
        <w:right w:val="none" w:sz="0" w:space="0" w:color="auto"/>
      </w:divBdr>
    </w:div>
    <w:div w:id="268705914">
      <w:bodyDiv w:val="1"/>
      <w:marLeft w:val="0"/>
      <w:marRight w:val="0"/>
      <w:marTop w:val="0"/>
      <w:marBottom w:val="0"/>
      <w:divBdr>
        <w:top w:val="none" w:sz="0" w:space="0" w:color="auto"/>
        <w:left w:val="none" w:sz="0" w:space="0" w:color="auto"/>
        <w:bottom w:val="none" w:sz="0" w:space="0" w:color="auto"/>
        <w:right w:val="none" w:sz="0" w:space="0" w:color="auto"/>
      </w:divBdr>
    </w:div>
    <w:div w:id="268970283">
      <w:bodyDiv w:val="1"/>
      <w:marLeft w:val="0"/>
      <w:marRight w:val="0"/>
      <w:marTop w:val="0"/>
      <w:marBottom w:val="0"/>
      <w:divBdr>
        <w:top w:val="none" w:sz="0" w:space="0" w:color="auto"/>
        <w:left w:val="none" w:sz="0" w:space="0" w:color="auto"/>
        <w:bottom w:val="none" w:sz="0" w:space="0" w:color="auto"/>
        <w:right w:val="none" w:sz="0" w:space="0" w:color="auto"/>
      </w:divBdr>
    </w:div>
    <w:div w:id="268974098">
      <w:bodyDiv w:val="1"/>
      <w:marLeft w:val="0"/>
      <w:marRight w:val="0"/>
      <w:marTop w:val="0"/>
      <w:marBottom w:val="0"/>
      <w:divBdr>
        <w:top w:val="none" w:sz="0" w:space="0" w:color="auto"/>
        <w:left w:val="none" w:sz="0" w:space="0" w:color="auto"/>
        <w:bottom w:val="none" w:sz="0" w:space="0" w:color="auto"/>
        <w:right w:val="none" w:sz="0" w:space="0" w:color="auto"/>
      </w:divBdr>
    </w:div>
    <w:div w:id="268975536">
      <w:bodyDiv w:val="1"/>
      <w:marLeft w:val="0"/>
      <w:marRight w:val="0"/>
      <w:marTop w:val="0"/>
      <w:marBottom w:val="0"/>
      <w:divBdr>
        <w:top w:val="none" w:sz="0" w:space="0" w:color="auto"/>
        <w:left w:val="none" w:sz="0" w:space="0" w:color="auto"/>
        <w:bottom w:val="none" w:sz="0" w:space="0" w:color="auto"/>
        <w:right w:val="none" w:sz="0" w:space="0" w:color="auto"/>
      </w:divBdr>
    </w:div>
    <w:div w:id="269170252">
      <w:bodyDiv w:val="1"/>
      <w:marLeft w:val="0"/>
      <w:marRight w:val="0"/>
      <w:marTop w:val="0"/>
      <w:marBottom w:val="0"/>
      <w:divBdr>
        <w:top w:val="none" w:sz="0" w:space="0" w:color="auto"/>
        <w:left w:val="none" w:sz="0" w:space="0" w:color="auto"/>
        <w:bottom w:val="none" w:sz="0" w:space="0" w:color="auto"/>
        <w:right w:val="none" w:sz="0" w:space="0" w:color="auto"/>
      </w:divBdr>
    </w:div>
    <w:div w:id="269246562">
      <w:bodyDiv w:val="1"/>
      <w:marLeft w:val="0"/>
      <w:marRight w:val="0"/>
      <w:marTop w:val="0"/>
      <w:marBottom w:val="0"/>
      <w:divBdr>
        <w:top w:val="none" w:sz="0" w:space="0" w:color="auto"/>
        <w:left w:val="none" w:sz="0" w:space="0" w:color="auto"/>
        <w:bottom w:val="none" w:sz="0" w:space="0" w:color="auto"/>
        <w:right w:val="none" w:sz="0" w:space="0" w:color="auto"/>
      </w:divBdr>
    </w:div>
    <w:div w:id="269356425">
      <w:bodyDiv w:val="1"/>
      <w:marLeft w:val="0"/>
      <w:marRight w:val="0"/>
      <w:marTop w:val="0"/>
      <w:marBottom w:val="0"/>
      <w:divBdr>
        <w:top w:val="none" w:sz="0" w:space="0" w:color="auto"/>
        <w:left w:val="none" w:sz="0" w:space="0" w:color="auto"/>
        <w:bottom w:val="none" w:sz="0" w:space="0" w:color="auto"/>
        <w:right w:val="none" w:sz="0" w:space="0" w:color="auto"/>
      </w:divBdr>
    </w:div>
    <w:div w:id="269440061">
      <w:bodyDiv w:val="1"/>
      <w:marLeft w:val="0"/>
      <w:marRight w:val="0"/>
      <w:marTop w:val="0"/>
      <w:marBottom w:val="0"/>
      <w:divBdr>
        <w:top w:val="none" w:sz="0" w:space="0" w:color="auto"/>
        <w:left w:val="none" w:sz="0" w:space="0" w:color="auto"/>
        <w:bottom w:val="none" w:sz="0" w:space="0" w:color="auto"/>
        <w:right w:val="none" w:sz="0" w:space="0" w:color="auto"/>
      </w:divBdr>
    </w:div>
    <w:div w:id="269549836">
      <w:bodyDiv w:val="1"/>
      <w:marLeft w:val="0"/>
      <w:marRight w:val="0"/>
      <w:marTop w:val="0"/>
      <w:marBottom w:val="0"/>
      <w:divBdr>
        <w:top w:val="none" w:sz="0" w:space="0" w:color="auto"/>
        <w:left w:val="none" w:sz="0" w:space="0" w:color="auto"/>
        <w:bottom w:val="none" w:sz="0" w:space="0" w:color="auto"/>
        <w:right w:val="none" w:sz="0" w:space="0" w:color="auto"/>
      </w:divBdr>
    </w:div>
    <w:div w:id="269749911">
      <w:bodyDiv w:val="1"/>
      <w:marLeft w:val="0"/>
      <w:marRight w:val="0"/>
      <w:marTop w:val="0"/>
      <w:marBottom w:val="0"/>
      <w:divBdr>
        <w:top w:val="none" w:sz="0" w:space="0" w:color="auto"/>
        <w:left w:val="none" w:sz="0" w:space="0" w:color="auto"/>
        <w:bottom w:val="none" w:sz="0" w:space="0" w:color="auto"/>
        <w:right w:val="none" w:sz="0" w:space="0" w:color="auto"/>
      </w:divBdr>
      <w:divsChild>
        <w:div w:id="167336247">
          <w:marLeft w:val="480"/>
          <w:marRight w:val="0"/>
          <w:marTop w:val="0"/>
          <w:marBottom w:val="0"/>
          <w:divBdr>
            <w:top w:val="none" w:sz="0" w:space="0" w:color="auto"/>
            <w:left w:val="none" w:sz="0" w:space="0" w:color="auto"/>
            <w:bottom w:val="none" w:sz="0" w:space="0" w:color="auto"/>
            <w:right w:val="none" w:sz="0" w:space="0" w:color="auto"/>
          </w:divBdr>
        </w:div>
        <w:div w:id="201987093">
          <w:marLeft w:val="480"/>
          <w:marRight w:val="0"/>
          <w:marTop w:val="0"/>
          <w:marBottom w:val="0"/>
          <w:divBdr>
            <w:top w:val="none" w:sz="0" w:space="0" w:color="auto"/>
            <w:left w:val="none" w:sz="0" w:space="0" w:color="auto"/>
            <w:bottom w:val="none" w:sz="0" w:space="0" w:color="auto"/>
            <w:right w:val="none" w:sz="0" w:space="0" w:color="auto"/>
          </w:divBdr>
        </w:div>
        <w:div w:id="219748909">
          <w:marLeft w:val="480"/>
          <w:marRight w:val="0"/>
          <w:marTop w:val="0"/>
          <w:marBottom w:val="0"/>
          <w:divBdr>
            <w:top w:val="none" w:sz="0" w:space="0" w:color="auto"/>
            <w:left w:val="none" w:sz="0" w:space="0" w:color="auto"/>
            <w:bottom w:val="none" w:sz="0" w:space="0" w:color="auto"/>
            <w:right w:val="none" w:sz="0" w:space="0" w:color="auto"/>
          </w:divBdr>
        </w:div>
        <w:div w:id="255871953">
          <w:marLeft w:val="480"/>
          <w:marRight w:val="0"/>
          <w:marTop w:val="0"/>
          <w:marBottom w:val="0"/>
          <w:divBdr>
            <w:top w:val="none" w:sz="0" w:space="0" w:color="auto"/>
            <w:left w:val="none" w:sz="0" w:space="0" w:color="auto"/>
            <w:bottom w:val="none" w:sz="0" w:space="0" w:color="auto"/>
            <w:right w:val="none" w:sz="0" w:space="0" w:color="auto"/>
          </w:divBdr>
        </w:div>
        <w:div w:id="263222333">
          <w:marLeft w:val="480"/>
          <w:marRight w:val="0"/>
          <w:marTop w:val="0"/>
          <w:marBottom w:val="0"/>
          <w:divBdr>
            <w:top w:val="none" w:sz="0" w:space="0" w:color="auto"/>
            <w:left w:val="none" w:sz="0" w:space="0" w:color="auto"/>
            <w:bottom w:val="none" w:sz="0" w:space="0" w:color="auto"/>
            <w:right w:val="none" w:sz="0" w:space="0" w:color="auto"/>
          </w:divBdr>
        </w:div>
        <w:div w:id="420181708">
          <w:marLeft w:val="480"/>
          <w:marRight w:val="0"/>
          <w:marTop w:val="0"/>
          <w:marBottom w:val="0"/>
          <w:divBdr>
            <w:top w:val="none" w:sz="0" w:space="0" w:color="auto"/>
            <w:left w:val="none" w:sz="0" w:space="0" w:color="auto"/>
            <w:bottom w:val="none" w:sz="0" w:space="0" w:color="auto"/>
            <w:right w:val="none" w:sz="0" w:space="0" w:color="auto"/>
          </w:divBdr>
        </w:div>
        <w:div w:id="829297046">
          <w:marLeft w:val="480"/>
          <w:marRight w:val="0"/>
          <w:marTop w:val="0"/>
          <w:marBottom w:val="0"/>
          <w:divBdr>
            <w:top w:val="none" w:sz="0" w:space="0" w:color="auto"/>
            <w:left w:val="none" w:sz="0" w:space="0" w:color="auto"/>
            <w:bottom w:val="none" w:sz="0" w:space="0" w:color="auto"/>
            <w:right w:val="none" w:sz="0" w:space="0" w:color="auto"/>
          </w:divBdr>
        </w:div>
        <w:div w:id="886797979">
          <w:marLeft w:val="480"/>
          <w:marRight w:val="0"/>
          <w:marTop w:val="0"/>
          <w:marBottom w:val="0"/>
          <w:divBdr>
            <w:top w:val="none" w:sz="0" w:space="0" w:color="auto"/>
            <w:left w:val="none" w:sz="0" w:space="0" w:color="auto"/>
            <w:bottom w:val="none" w:sz="0" w:space="0" w:color="auto"/>
            <w:right w:val="none" w:sz="0" w:space="0" w:color="auto"/>
          </w:divBdr>
        </w:div>
      </w:divsChild>
    </w:div>
    <w:div w:id="269775902">
      <w:bodyDiv w:val="1"/>
      <w:marLeft w:val="0"/>
      <w:marRight w:val="0"/>
      <w:marTop w:val="0"/>
      <w:marBottom w:val="0"/>
      <w:divBdr>
        <w:top w:val="none" w:sz="0" w:space="0" w:color="auto"/>
        <w:left w:val="none" w:sz="0" w:space="0" w:color="auto"/>
        <w:bottom w:val="none" w:sz="0" w:space="0" w:color="auto"/>
        <w:right w:val="none" w:sz="0" w:space="0" w:color="auto"/>
      </w:divBdr>
    </w:div>
    <w:div w:id="269778192">
      <w:bodyDiv w:val="1"/>
      <w:marLeft w:val="0"/>
      <w:marRight w:val="0"/>
      <w:marTop w:val="0"/>
      <w:marBottom w:val="0"/>
      <w:divBdr>
        <w:top w:val="none" w:sz="0" w:space="0" w:color="auto"/>
        <w:left w:val="none" w:sz="0" w:space="0" w:color="auto"/>
        <w:bottom w:val="none" w:sz="0" w:space="0" w:color="auto"/>
        <w:right w:val="none" w:sz="0" w:space="0" w:color="auto"/>
      </w:divBdr>
    </w:div>
    <w:div w:id="269818988">
      <w:bodyDiv w:val="1"/>
      <w:marLeft w:val="0"/>
      <w:marRight w:val="0"/>
      <w:marTop w:val="0"/>
      <w:marBottom w:val="0"/>
      <w:divBdr>
        <w:top w:val="none" w:sz="0" w:space="0" w:color="auto"/>
        <w:left w:val="none" w:sz="0" w:space="0" w:color="auto"/>
        <w:bottom w:val="none" w:sz="0" w:space="0" w:color="auto"/>
        <w:right w:val="none" w:sz="0" w:space="0" w:color="auto"/>
      </w:divBdr>
    </w:div>
    <w:div w:id="269822741">
      <w:bodyDiv w:val="1"/>
      <w:marLeft w:val="0"/>
      <w:marRight w:val="0"/>
      <w:marTop w:val="0"/>
      <w:marBottom w:val="0"/>
      <w:divBdr>
        <w:top w:val="none" w:sz="0" w:space="0" w:color="auto"/>
        <w:left w:val="none" w:sz="0" w:space="0" w:color="auto"/>
        <w:bottom w:val="none" w:sz="0" w:space="0" w:color="auto"/>
        <w:right w:val="none" w:sz="0" w:space="0" w:color="auto"/>
      </w:divBdr>
    </w:div>
    <w:div w:id="269899472">
      <w:bodyDiv w:val="1"/>
      <w:marLeft w:val="0"/>
      <w:marRight w:val="0"/>
      <w:marTop w:val="0"/>
      <w:marBottom w:val="0"/>
      <w:divBdr>
        <w:top w:val="none" w:sz="0" w:space="0" w:color="auto"/>
        <w:left w:val="none" w:sz="0" w:space="0" w:color="auto"/>
        <w:bottom w:val="none" w:sz="0" w:space="0" w:color="auto"/>
        <w:right w:val="none" w:sz="0" w:space="0" w:color="auto"/>
      </w:divBdr>
    </w:div>
    <w:div w:id="269969076">
      <w:bodyDiv w:val="1"/>
      <w:marLeft w:val="0"/>
      <w:marRight w:val="0"/>
      <w:marTop w:val="0"/>
      <w:marBottom w:val="0"/>
      <w:divBdr>
        <w:top w:val="none" w:sz="0" w:space="0" w:color="auto"/>
        <w:left w:val="none" w:sz="0" w:space="0" w:color="auto"/>
        <w:bottom w:val="none" w:sz="0" w:space="0" w:color="auto"/>
        <w:right w:val="none" w:sz="0" w:space="0" w:color="auto"/>
      </w:divBdr>
    </w:div>
    <w:div w:id="270018195">
      <w:bodyDiv w:val="1"/>
      <w:marLeft w:val="0"/>
      <w:marRight w:val="0"/>
      <w:marTop w:val="0"/>
      <w:marBottom w:val="0"/>
      <w:divBdr>
        <w:top w:val="none" w:sz="0" w:space="0" w:color="auto"/>
        <w:left w:val="none" w:sz="0" w:space="0" w:color="auto"/>
        <w:bottom w:val="none" w:sz="0" w:space="0" w:color="auto"/>
        <w:right w:val="none" w:sz="0" w:space="0" w:color="auto"/>
      </w:divBdr>
    </w:div>
    <w:div w:id="270169385">
      <w:bodyDiv w:val="1"/>
      <w:marLeft w:val="0"/>
      <w:marRight w:val="0"/>
      <w:marTop w:val="0"/>
      <w:marBottom w:val="0"/>
      <w:divBdr>
        <w:top w:val="none" w:sz="0" w:space="0" w:color="auto"/>
        <w:left w:val="none" w:sz="0" w:space="0" w:color="auto"/>
        <w:bottom w:val="none" w:sz="0" w:space="0" w:color="auto"/>
        <w:right w:val="none" w:sz="0" w:space="0" w:color="auto"/>
      </w:divBdr>
    </w:div>
    <w:div w:id="270212740">
      <w:bodyDiv w:val="1"/>
      <w:marLeft w:val="0"/>
      <w:marRight w:val="0"/>
      <w:marTop w:val="0"/>
      <w:marBottom w:val="0"/>
      <w:divBdr>
        <w:top w:val="none" w:sz="0" w:space="0" w:color="auto"/>
        <w:left w:val="none" w:sz="0" w:space="0" w:color="auto"/>
        <w:bottom w:val="none" w:sz="0" w:space="0" w:color="auto"/>
        <w:right w:val="none" w:sz="0" w:space="0" w:color="auto"/>
      </w:divBdr>
    </w:div>
    <w:div w:id="270279836">
      <w:bodyDiv w:val="1"/>
      <w:marLeft w:val="0"/>
      <w:marRight w:val="0"/>
      <w:marTop w:val="0"/>
      <w:marBottom w:val="0"/>
      <w:divBdr>
        <w:top w:val="none" w:sz="0" w:space="0" w:color="auto"/>
        <w:left w:val="none" w:sz="0" w:space="0" w:color="auto"/>
        <w:bottom w:val="none" w:sz="0" w:space="0" w:color="auto"/>
        <w:right w:val="none" w:sz="0" w:space="0" w:color="auto"/>
      </w:divBdr>
    </w:div>
    <w:div w:id="270283410">
      <w:bodyDiv w:val="1"/>
      <w:marLeft w:val="0"/>
      <w:marRight w:val="0"/>
      <w:marTop w:val="0"/>
      <w:marBottom w:val="0"/>
      <w:divBdr>
        <w:top w:val="none" w:sz="0" w:space="0" w:color="auto"/>
        <w:left w:val="none" w:sz="0" w:space="0" w:color="auto"/>
        <w:bottom w:val="none" w:sz="0" w:space="0" w:color="auto"/>
        <w:right w:val="none" w:sz="0" w:space="0" w:color="auto"/>
      </w:divBdr>
    </w:div>
    <w:div w:id="270473919">
      <w:bodyDiv w:val="1"/>
      <w:marLeft w:val="0"/>
      <w:marRight w:val="0"/>
      <w:marTop w:val="0"/>
      <w:marBottom w:val="0"/>
      <w:divBdr>
        <w:top w:val="none" w:sz="0" w:space="0" w:color="auto"/>
        <w:left w:val="none" w:sz="0" w:space="0" w:color="auto"/>
        <w:bottom w:val="none" w:sz="0" w:space="0" w:color="auto"/>
        <w:right w:val="none" w:sz="0" w:space="0" w:color="auto"/>
      </w:divBdr>
    </w:div>
    <w:div w:id="270551213">
      <w:bodyDiv w:val="1"/>
      <w:marLeft w:val="0"/>
      <w:marRight w:val="0"/>
      <w:marTop w:val="0"/>
      <w:marBottom w:val="0"/>
      <w:divBdr>
        <w:top w:val="none" w:sz="0" w:space="0" w:color="auto"/>
        <w:left w:val="none" w:sz="0" w:space="0" w:color="auto"/>
        <w:bottom w:val="none" w:sz="0" w:space="0" w:color="auto"/>
        <w:right w:val="none" w:sz="0" w:space="0" w:color="auto"/>
      </w:divBdr>
    </w:div>
    <w:div w:id="270554801">
      <w:bodyDiv w:val="1"/>
      <w:marLeft w:val="0"/>
      <w:marRight w:val="0"/>
      <w:marTop w:val="0"/>
      <w:marBottom w:val="0"/>
      <w:divBdr>
        <w:top w:val="none" w:sz="0" w:space="0" w:color="auto"/>
        <w:left w:val="none" w:sz="0" w:space="0" w:color="auto"/>
        <w:bottom w:val="none" w:sz="0" w:space="0" w:color="auto"/>
        <w:right w:val="none" w:sz="0" w:space="0" w:color="auto"/>
      </w:divBdr>
    </w:div>
    <w:div w:id="270556652">
      <w:bodyDiv w:val="1"/>
      <w:marLeft w:val="0"/>
      <w:marRight w:val="0"/>
      <w:marTop w:val="0"/>
      <w:marBottom w:val="0"/>
      <w:divBdr>
        <w:top w:val="none" w:sz="0" w:space="0" w:color="auto"/>
        <w:left w:val="none" w:sz="0" w:space="0" w:color="auto"/>
        <w:bottom w:val="none" w:sz="0" w:space="0" w:color="auto"/>
        <w:right w:val="none" w:sz="0" w:space="0" w:color="auto"/>
      </w:divBdr>
    </w:div>
    <w:div w:id="270666313">
      <w:bodyDiv w:val="1"/>
      <w:marLeft w:val="0"/>
      <w:marRight w:val="0"/>
      <w:marTop w:val="0"/>
      <w:marBottom w:val="0"/>
      <w:divBdr>
        <w:top w:val="none" w:sz="0" w:space="0" w:color="auto"/>
        <w:left w:val="none" w:sz="0" w:space="0" w:color="auto"/>
        <w:bottom w:val="none" w:sz="0" w:space="0" w:color="auto"/>
        <w:right w:val="none" w:sz="0" w:space="0" w:color="auto"/>
      </w:divBdr>
    </w:div>
    <w:div w:id="270668224">
      <w:bodyDiv w:val="1"/>
      <w:marLeft w:val="0"/>
      <w:marRight w:val="0"/>
      <w:marTop w:val="0"/>
      <w:marBottom w:val="0"/>
      <w:divBdr>
        <w:top w:val="none" w:sz="0" w:space="0" w:color="auto"/>
        <w:left w:val="none" w:sz="0" w:space="0" w:color="auto"/>
        <w:bottom w:val="none" w:sz="0" w:space="0" w:color="auto"/>
        <w:right w:val="none" w:sz="0" w:space="0" w:color="auto"/>
      </w:divBdr>
    </w:div>
    <w:div w:id="270817052">
      <w:bodyDiv w:val="1"/>
      <w:marLeft w:val="0"/>
      <w:marRight w:val="0"/>
      <w:marTop w:val="0"/>
      <w:marBottom w:val="0"/>
      <w:divBdr>
        <w:top w:val="none" w:sz="0" w:space="0" w:color="auto"/>
        <w:left w:val="none" w:sz="0" w:space="0" w:color="auto"/>
        <w:bottom w:val="none" w:sz="0" w:space="0" w:color="auto"/>
        <w:right w:val="none" w:sz="0" w:space="0" w:color="auto"/>
      </w:divBdr>
    </w:div>
    <w:div w:id="270943584">
      <w:bodyDiv w:val="1"/>
      <w:marLeft w:val="0"/>
      <w:marRight w:val="0"/>
      <w:marTop w:val="0"/>
      <w:marBottom w:val="0"/>
      <w:divBdr>
        <w:top w:val="none" w:sz="0" w:space="0" w:color="auto"/>
        <w:left w:val="none" w:sz="0" w:space="0" w:color="auto"/>
        <w:bottom w:val="none" w:sz="0" w:space="0" w:color="auto"/>
        <w:right w:val="none" w:sz="0" w:space="0" w:color="auto"/>
      </w:divBdr>
    </w:div>
    <w:div w:id="271010104">
      <w:bodyDiv w:val="1"/>
      <w:marLeft w:val="0"/>
      <w:marRight w:val="0"/>
      <w:marTop w:val="0"/>
      <w:marBottom w:val="0"/>
      <w:divBdr>
        <w:top w:val="none" w:sz="0" w:space="0" w:color="auto"/>
        <w:left w:val="none" w:sz="0" w:space="0" w:color="auto"/>
        <w:bottom w:val="none" w:sz="0" w:space="0" w:color="auto"/>
        <w:right w:val="none" w:sz="0" w:space="0" w:color="auto"/>
      </w:divBdr>
    </w:div>
    <w:div w:id="271010310">
      <w:bodyDiv w:val="1"/>
      <w:marLeft w:val="0"/>
      <w:marRight w:val="0"/>
      <w:marTop w:val="0"/>
      <w:marBottom w:val="0"/>
      <w:divBdr>
        <w:top w:val="none" w:sz="0" w:space="0" w:color="auto"/>
        <w:left w:val="none" w:sz="0" w:space="0" w:color="auto"/>
        <w:bottom w:val="none" w:sz="0" w:space="0" w:color="auto"/>
        <w:right w:val="none" w:sz="0" w:space="0" w:color="auto"/>
      </w:divBdr>
    </w:div>
    <w:div w:id="271019063">
      <w:bodyDiv w:val="1"/>
      <w:marLeft w:val="0"/>
      <w:marRight w:val="0"/>
      <w:marTop w:val="0"/>
      <w:marBottom w:val="0"/>
      <w:divBdr>
        <w:top w:val="none" w:sz="0" w:space="0" w:color="auto"/>
        <w:left w:val="none" w:sz="0" w:space="0" w:color="auto"/>
        <w:bottom w:val="none" w:sz="0" w:space="0" w:color="auto"/>
        <w:right w:val="none" w:sz="0" w:space="0" w:color="auto"/>
      </w:divBdr>
    </w:div>
    <w:div w:id="271019538">
      <w:bodyDiv w:val="1"/>
      <w:marLeft w:val="0"/>
      <w:marRight w:val="0"/>
      <w:marTop w:val="0"/>
      <w:marBottom w:val="0"/>
      <w:divBdr>
        <w:top w:val="none" w:sz="0" w:space="0" w:color="auto"/>
        <w:left w:val="none" w:sz="0" w:space="0" w:color="auto"/>
        <w:bottom w:val="none" w:sz="0" w:space="0" w:color="auto"/>
        <w:right w:val="none" w:sz="0" w:space="0" w:color="auto"/>
      </w:divBdr>
    </w:div>
    <w:div w:id="271206221">
      <w:bodyDiv w:val="1"/>
      <w:marLeft w:val="0"/>
      <w:marRight w:val="0"/>
      <w:marTop w:val="0"/>
      <w:marBottom w:val="0"/>
      <w:divBdr>
        <w:top w:val="none" w:sz="0" w:space="0" w:color="auto"/>
        <w:left w:val="none" w:sz="0" w:space="0" w:color="auto"/>
        <w:bottom w:val="none" w:sz="0" w:space="0" w:color="auto"/>
        <w:right w:val="none" w:sz="0" w:space="0" w:color="auto"/>
      </w:divBdr>
    </w:div>
    <w:div w:id="271253621">
      <w:bodyDiv w:val="1"/>
      <w:marLeft w:val="0"/>
      <w:marRight w:val="0"/>
      <w:marTop w:val="0"/>
      <w:marBottom w:val="0"/>
      <w:divBdr>
        <w:top w:val="none" w:sz="0" w:space="0" w:color="auto"/>
        <w:left w:val="none" w:sz="0" w:space="0" w:color="auto"/>
        <w:bottom w:val="none" w:sz="0" w:space="0" w:color="auto"/>
        <w:right w:val="none" w:sz="0" w:space="0" w:color="auto"/>
      </w:divBdr>
    </w:div>
    <w:div w:id="271280287">
      <w:bodyDiv w:val="1"/>
      <w:marLeft w:val="0"/>
      <w:marRight w:val="0"/>
      <w:marTop w:val="0"/>
      <w:marBottom w:val="0"/>
      <w:divBdr>
        <w:top w:val="none" w:sz="0" w:space="0" w:color="auto"/>
        <w:left w:val="none" w:sz="0" w:space="0" w:color="auto"/>
        <w:bottom w:val="none" w:sz="0" w:space="0" w:color="auto"/>
        <w:right w:val="none" w:sz="0" w:space="0" w:color="auto"/>
      </w:divBdr>
    </w:div>
    <w:div w:id="271327764">
      <w:bodyDiv w:val="1"/>
      <w:marLeft w:val="0"/>
      <w:marRight w:val="0"/>
      <w:marTop w:val="0"/>
      <w:marBottom w:val="0"/>
      <w:divBdr>
        <w:top w:val="none" w:sz="0" w:space="0" w:color="auto"/>
        <w:left w:val="none" w:sz="0" w:space="0" w:color="auto"/>
        <w:bottom w:val="none" w:sz="0" w:space="0" w:color="auto"/>
        <w:right w:val="none" w:sz="0" w:space="0" w:color="auto"/>
      </w:divBdr>
      <w:divsChild>
        <w:div w:id="52050583">
          <w:marLeft w:val="480"/>
          <w:marRight w:val="0"/>
          <w:marTop w:val="0"/>
          <w:marBottom w:val="0"/>
          <w:divBdr>
            <w:top w:val="none" w:sz="0" w:space="0" w:color="auto"/>
            <w:left w:val="none" w:sz="0" w:space="0" w:color="auto"/>
            <w:bottom w:val="none" w:sz="0" w:space="0" w:color="auto"/>
            <w:right w:val="none" w:sz="0" w:space="0" w:color="auto"/>
          </w:divBdr>
        </w:div>
        <w:div w:id="75445006">
          <w:marLeft w:val="480"/>
          <w:marRight w:val="0"/>
          <w:marTop w:val="0"/>
          <w:marBottom w:val="0"/>
          <w:divBdr>
            <w:top w:val="none" w:sz="0" w:space="0" w:color="auto"/>
            <w:left w:val="none" w:sz="0" w:space="0" w:color="auto"/>
            <w:bottom w:val="none" w:sz="0" w:space="0" w:color="auto"/>
            <w:right w:val="none" w:sz="0" w:space="0" w:color="auto"/>
          </w:divBdr>
        </w:div>
        <w:div w:id="124616377">
          <w:marLeft w:val="480"/>
          <w:marRight w:val="0"/>
          <w:marTop w:val="0"/>
          <w:marBottom w:val="0"/>
          <w:divBdr>
            <w:top w:val="none" w:sz="0" w:space="0" w:color="auto"/>
            <w:left w:val="none" w:sz="0" w:space="0" w:color="auto"/>
            <w:bottom w:val="none" w:sz="0" w:space="0" w:color="auto"/>
            <w:right w:val="none" w:sz="0" w:space="0" w:color="auto"/>
          </w:divBdr>
        </w:div>
        <w:div w:id="162671238">
          <w:marLeft w:val="480"/>
          <w:marRight w:val="0"/>
          <w:marTop w:val="0"/>
          <w:marBottom w:val="0"/>
          <w:divBdr>
            <w:top w:val="none" w:sz="0" w:space="0" w:color="auto"/>
            <w:left w:val="none" w:sz="0" w:space="0" w:color="auto"/>
            <w:bottom w:val="none" w:sz="0" w:space="0" w:color="auto"/>
            <w:right w:val="none" w:sz="0" w:space="0" w:color="auto"/>
          </w:divBdr>
        </w:div>
        <w:div w:id="173226130">
          <w:marLeft w:val="480"/>
          <w:marRight w:val="0"/>
          <w:marTop w:val="0"/>
          <w:marBottom w:val="0"/>
          <w:divBdr>
            <w:top w:val="none" w:sz="0" w:space="0" w:color="auto"/>
            <w:left w:val="none" w:sz="0" w:space="0" w:color="auto"/>
            <w:bottom w:val="none" w:sz="0" w:space="0" w:color="auto"/>
            <w:right w:val="none" w:sz="0" w:space="0" w:color="auto"/>
          </w:divBdr>
        </w:div>
        <w:div w:id="180243603">
          <w:marLeft w:val="480"/>
          <w:marRight w:val="0"/>
          <w:marTop w:val="0"/>
          <w:marBottom w:val="0"/>
          <w:divBdr>
            <w:top w:val="none" w:sz="0" w:space="0" w:color="auto"/>
            <w:left w:val="none" w:sz="0" w:space="0" w:color="auto"/>
            <w:bottom w:val="none" w:sz="0" w:space="0" w:color="auto"/>
            <w:right w:val="none" w:sz="0" w:space="0" w:color="auto"/>
          </w:divBdr>
        </w:div>
        <w:div w:id="260722657">
          <w:marLeft w:val="480"/>
          <w:marRight w:val="0"/>
          <w:marTop w:val="0"/>
          <w:marBottom w:val="0"/>
          <w:divBdr>
            <w:top w:val="none" w:sz="0" w:space="0" w:color="auto"/>
            <w:left w:val="none" w:sz="0" w:space="0" w:color="auto"/>
            <w:bottom w:val="none" w:sz="0" w:space="0" w:color="auto"/>
            <w:right w:val="none" w:sz="0" w:space="0" w:color="auto"/>
          </w:divBdr>
        </w:div>
        <w:div w:id="324864061">
          <w:marLeft w:val="480"/>
          <w:marRight w:val="0"/>
          <w:marTop w:val="0"/>
          <w:marBottom w:val="0"/>
          <w:divBdr>
            <w:top w:val="none" w:sz="0" w:space="0" w:color="auto"/>
            <w:left w:val="none" w:sz="0" w:space="0" w:color="auto"/>
            <w:bottom w:val="none" w:sz="0" w:space="0" w:color="auto"/>
            <w:right w:val="none" w:sz="0" w:space="0" w:color="auto"/>
          </w:divBdr>
        </w:div>
        <w:div w:id="328750537">
          <w:marLeft w:val="480"/>
          <w:marRight w:val="0"/>
          <w:marTop w:val="0"/>
          <w:marBottom w:val="0"/>
          <w:divBdr>
            <w:top w:val="none" w:sz="0" w:space="0" w:color="auto"/>
            <w:left w:val="none" w:sz="0" w:space="0" w:color="auto"/>
            <w:bottom w:val="none" w:sz="0" w:space="0" w:color="auto"/>
            <w:right w:val="none" w:sz="0" w:space="0" w:color="auto"/>
          </w:divBdr>
        </w:div>
        <w:div w:id="415441453">
          <w:marLeft w:val="480"/>
          <w:marRight w:val="0"/>
          <w:marTop w:val="0"/>
          <w:marBottom w:val="0"/>
          <w:divBdr>
            <w:top w:val="none" w:sz="0" w:space="0" w:color="auto"/>
            <w:left w:val="none" w:sz="0" w:space="0" w:color="auto"/>
            <w:bottom w:val="none" w:sz="0" w:space="0" w:color="auto"/>
            <w:right w:val="none" w:sz="0" w:space="0" w:color="auto"/>
          </w:divBdr>
        </w:div>
        <w:div w:id="533808645">
          <w:marLeft w:val="480"/>
          <w:marRight w:val="0"/>
          <w:marTop w:val="0"/>
          <w:marBottom w:val="0"/>
          <w:divBdr>
            <w:top w:val="none" w:sz="0" w:space="0" w:color="auto"/>
            <w:left w:val="none" w:sz="0" w:space="0" w:color="auto"/>
            <w:bottom w:val="none" w:sz="0" w:space="0" w:color="auto"/>
            <w:right w:val="none" w:sz="0" w:space="0" w:color="auto"/>
          </w:divBdr>
        </w:div>
        <w:div w:id="544492381">
          <w:marLeft w:val="480"/>
          <w:marRight w:val="0"/>
          <w:marTop w:val="0"/>
          <w:marBottom w:val="0"/>
          <w:divBdr>
            <w:top w:val="none" w:sz="0" w:space="0" w:color="auto"/>
            <w:left w:val="none" w:sz="0" w:space="0" w:color="auto"/>
            <w:bottom w:val="none" w:sz="0" w:space="0" w:color="auto"/>
            <w:right w:val="none" w:sz="0" w:space="0" w:color="auto"/>
          </w:divBdr>
        </w:div>
        <w:div w:id="553125780">
          <w:marLeft w:val="480"/>
          <w:marRight w:val="0"/>
          <w:marTop w:val="0"/>
          <w:marBottom w:val="0"/>
          <w:divBdr>
            <w:top w:val="none" w:sz="0" w:space="0" w:color="auto"/>
            <w:left w:val="none" w:sz="0" w:space="0" w:color="auto"/>
            <w:bottom w:val="none" w:sz="0" w:space="0" w:color="auto"/>
            <w:right w:val="none" w:sz="0" w:space="0" w:color="auto"/>
          </w:divBdr>
        </w:div>
        <w:div w:id="609515043">
          <w:marLeft w:val="480"/>
          <w:marRight w:val="0"/>
          <w:marTop w:val="0"/>
          <w:marBottom w:val="0"/>
          <w:divBdr>
            <w:top w:val="none" w:sz="0" w:space="0" w:color="auto"/>
            <w:left w:val="none" w:sz="0" w:space="0" w:color="auto"/>
            <w:bottom w:val="none" w:sz="0" w:space="0" w:color="auto"/>
            <w:right w:val="none" w:sz="0" w:space="0" w:color="auto"/>
          </w:divBdr>
        </w:div>
        <w:div w:id="647518110">
          <w:marLeft w:val="480"/>
          <w:marRight w:val="0"/>
          <w:marTop w:val="0"/>
          <w:marBottom w:val="0"/>
          <w:divBdr>
            <w:top w:val="none" w:sz="0" w:space="0" w:color="auto"/>
            <w:left w:val="none" w:sz="0" w:space="0" w:color="auto"/>
            <w:bottom w:val="none" w:sz="0" w:space="0" w:color="auto"/>
            <w:right w:val="none" w:sz="0" w:space="0" w:color="auto"/>
          </w:divBdr>
        </w:div>
        <w:div w:id="719479786">
          <w:marLeft w:val="480"/>
          <w:marRight w:val="0"/>
          <w:marTop w:val="0"/>
          <w:marBottom w:val="0"/>
          <w:divBdr>
            <w:top w:val="none" w:sz="0" w:space="0" w:color="auto"/>
            <w:left w:val="none" w:sz="0" w:space="0" w:color="auto"/>
            <w:bottom w:val="none" w:sz="0" w:space="0" w:color="auto"/>
            <w:right w:val="none" w:sz="0" w:space="0" w:color="auto"/>
          </w:divBdr>
        </w:div>
        <w:div w:id="774717441">
          <w:marLeft w:val="480"/>
          <w:marRight w:val="0"/>
          <w:marTop w:val="0"/>
          <w:marBottom w:val="0"/>
          <w:divBdr>
            <w:top w:val="none" w:sz="0" w:space="0" w:color="auto"/>
            <w:left w:val="none" w:sz="0" w:space="0" w:color="auto"/>
            <w:bottom w:val="none" w:sz="0" w:space="0" w:color="auto"/>
            <w:right w:val="none" w:sz="0" w:space="0" w:color="auto"/>
          </w:divBdr>
        </w:div>
        <w:div w:id="850685997">
          <w:marLeft w:val="480"/>
          <w:marRight w:val="0"/>
          <w:marTop w:val="0"/>
          <w:marBottom w:val="0"/>
          <w:divBdr>
            <w:top w:val="none" w:sz="0" w:space="0" w:color="auto"/>
            <w:left w:val="none" w:sz="0" w:space="0" w:color="auto"/>
            <w:bottom w:val="none" w:sz="0" w:space="0" w:color="auto"/>
            <w:right w:val="none" w:sz="0" w:space="0" w:color="auto"/>
          </w:divBdr>
        </w:div>
        <w:div w:id="879167117">
          <w:marLeft w:val="480"/>
          <w:marRight w:val="0"/>
          <w:marTop w:val="0"/>
          <w:marBottom w:val="0"/>
          <w:divBdr>
            <w:top w:val="none" w:sz="0" w:space="0" w:color="auto"/>
            <w:left w:val="none" w:sz="0" w:space="0" w:color="auto"/>
            <w:bottom w:val="none" w:sz="0" w:space="0" w:color="auto"/>
            <w:right w:val="none" w:sz="0" w:space="0" w:color="auto"/>
          </w:divBdr>
        </w:div>
        <w:div w:id="888685022">
          <w:marLeft w:val="480"/>
          <w:marRight w:val="0"/>
          <w:marTop w:val="0"/>
          <w:marBottom w:val="0"/>
          <w:divBdr>
            <w:top w:val="none" w:sz="0" w:space="0" w:color="auto"/>
            <w:left w:val="none" w:sz="0" w:space="0" w:color="auto"/>
            <w:bottom w:val="none" w:sz="0" w:space="0" w:color="auto"/>
            <w:right w:val="none" w:sz="0" w:space="0" w:color="auto"/>
          </w:divBdr>
        </w:div>
        <w:div w:id="889806418">
          <w:marLeft w:val="480"/>
          <w:marRight w:val="0"/>
          <w:marTop w:val="0"/>
          <w:marBottom w:val="0"/>
          <w:divBdr>
            <w:top w:val="none" w:sz="0" w:space="0" w:color="auto"/>
            <w:left w:val="none" w:sz="0" w:space="0" w:color="auto"/>
            <w:bottom w:val="none" w:sz="0" w:space="0" w:color="auto"/>
            <w:right w:val="none" w:sz="0" w:space="0" w:color="auto"/>
          </w:divBdr>
        </w:div>
      </w:divsChild>
    </w:div>
    <w:div w:id="271403508">
      <w:bodyDiv w:val="1"/>
      <w:marLeft w:val="0"/>
      <w:marRight w:val="0"/>
      <w:marTop w:val="0"/>
      <w:marBottom w:val="0"/>
      <w:divBdr>
        <w:top w:val="none" w:sz="0" w:space="0" w:color="auto"/>
        <w:left w:val="none" w:sz="0" w:space="0" w:color="auto"/>
        <w:bottom w:val="none" w:sz="0" w:space="0" w:color="auto"/>
        <w:right w:val="none" w:sz="0" w:space="0" w:color="auto"/>
      </w:divBdr>
    </w:div>
    <w:div w:id="271481019">
      <w:bodyDiv w:val="1"/>
      <w:marLeft w:val="0"/>
      <w:marRight w:val="0"/>
      <w:marTop w:val="0"/>
      <w:marBottom w:val="0"/>
      <w:divBdr>
        <w:top w:val="none" w:sz="0" w:space="0" w:color="auto"/>
        <w:left w:val="none" w:sz="0" w:space="0" w:color="auto"/>
        <w:bottom w:val="none" w:sz="0" w:space="0" w:color="auto"/>
        <w:right w:val="none" w:sz="0" w:space="0" w:color="auto"/>
      </w:divBdr>
    </w:div>
    <w:div w:id="271592726">
      <w:bodyDiv w:val="1"/>
      <w:marLeft w:val="0"/>
      <w:marRight w:val="0"/>
      <w:marTop w:val="0"/>
      <w:marBottom w:val="0"/>
      <w:divBdr>
        <w:top w:val="none" w:sz="0" w:space="0" w:color="auto"/>
        <w:left w:val="none" w:sz="0" w:space="0" w:color="auto"/>
        <w:bottom w:val="none" w:sz="0" w:space="0" w:color="auto"/>
        <w:right w:val="none" w:sz="0" w:space="0" w:color="auto"/>
      </w:divBdr>
    </w:div>
    <w:div w:id="271595516">
      <w:bodyDiv w:val="1"/>
      <w:marLeft w:val="0"/>
      <w:marRight w:val="0"/>
      <w:marTop w:val="0"/>
      <w:marBottom w:val="0"/>
      <w:divBdr>
        <w:top w:val="none" w:sz="0" w:space="0" w:color="auto"/>
        <w:left w:val="none" w:sz="0" w:space="0" w:color="auto"/>
        <w:bottom w:val="none" w:sz="0" w:space="0" w:color="auto"/>
        <w:right w:val="none" w:sz="0" w:space="0" w:color="auto"/>
      </w:divBdr>
    </w:div>
    <w:div w:id="271667627">
      <w:bodyDiv w:val="1"/>
      <w:marLeft w:val="0"/>
      <w:marRight w:val="0"/>
      <w:marTop w:val="0"/>
      <w:marBottom w:val="0"/>
      <w:divBdr>
        <w:top w:val="none" w:sz="0" w:space="0" w:color="auto"/>
        <w:left w:val="none" w:sz="0" w:space="0" w:color="auto"/>
        <w:bottom w:val="none" w:sz="0" w:space="0" w:color="auto"/>
        <w:right w:val="none" w:sz="0" w:space="0" w:color="auto"/>
      </w:divBdr>
    </w:div>
    <w:div w:id="271785613">
      <w:bodyDiv w:val="1"/>
      <w:marLeft w:val="0"/>
      <w:marRight w:val="0"/>
      <w:marTop w:val="0"/>
      <w:marBottom w:val="0"/>
      <w:divBdr>
        <w:top w:val="none" w:sz="0" w:space="0" w:color="auto"/>
        <w:left w:val="none" w:sz="0" w:space="0" w:color="auto"/>
        <w:bottom w:val="none" w:sz="0" w:space="0" w:color="auto"/>
        <w:right w:val="none" w:sz="0" w:space="0" w:color="auto"/>
      </w:divBdr>
    </w:div>
    <w:div w:id="271861528">
      <w:bodyDiv w:val="1"/>
      <w:marLeft w:val="0"/>
      <w:marRight w:val="0"/>
      <w:marTop w:val="0"/>
      <w:marBottom w:val="0"/>
      <w:divBdr>
        <w:top w:val="none" w:sz="0" w:space="0" w:color="auto"/>
        <w:left w:val="none" w:sz="0" w:space="0" w:color="auto"/>
        <w:bottom w:val="none" w:sz="0" w:space="0" w:color="auto"/>
        <w:right w:val="none" w:sz="0" w:space="0" w:color="auto"/>
      </w:divBdr>
    </w:div>
    <w:div w:id="272053100">
      <w:bodyDiv w:val="1"/>
      <w:marLeft w:val="0"/>
      <w:marRight w:val="0"/>
      <w:marTop w:val="0"/>
      <w:marBottom w:val="0"/>
      <w:divBdr>
        <w:top w:val="none" w:sz="0" w:space="0" w:color="auto"/>
        <w:left w:val="none" w:sz="0" w:space="0" w:color="auto"/>
        <w:bottom w:val="none" w:sz="0" w:space="0" w:color="auto"/>
        <w:right w:val="none" w:sz="0" w:space="0" w:color="auto"/>
      </w:divBdr>
    </w:div>
    <w:div w:id="272130429">
      <w:bodyDiv w:val="1"/>
      <w:marLeft w:val="0"/>
      <w:marRight w:val="0"/>
      <w:marTop w:val="0"/>
      <w:marBottom w:val="0"/>
      <w:divBdr>
        <w:top w:val="none" w:sz="0" w:space="0" w:color="auto"/>
        <w:left w:val="none" w:sz="0" w:space="0" w:color="auto"/>
        <w:bottom w:val="none" w:sz="0" w:space="0" w:color="auto"/>
        <w:right w:val="none" w:sz="0" w:space="0" w:color="auto"/>
      </w:divBdr>
    </w:div>
    <w:div w:id="272132649">
      <w:bodyDiv w:val="1"/>
      <w:marLeft w:val="0"/>
      <w:marRight w:val="0"/>
      <w:marTop w:val="0"/>
      <w:marBottom w:val="0"/>
      <w:divBdr>
        <w:top w:val="none" w:sz="0" w:space="0" w:color="auto"/>
        <w:left w:val="none" w:sz="0" w:space="0" w:color="auto"/>
        <w:bottom w:val="none" w:sz="0" w:space="0" w:color="auto"/>
        <w:right w:val="none" w:sz="0" w:space="0" w:color="auto"/>
      </w:divBdr>
    </w:div>
    <w:div w:id="272132943">
      <w:bodyDiv w:val="1"/>
      <w:marLeft w:val="0"/>
      <w:marRight w:val="0"/>
      <w:marTop w:val="0"/>
      <w:marBottom w:val="0"/>
      <w:divBdr>
        <w:top w:val="none" w:sz="0" w:space="0" w:color="auto"/>
        <w:left w:val="none" w:sz="0" w:space="0" w:color="auto"/>
        <w:bottom w:val="none" w:sz="0" w:space="0" w:color="auto"/>
        <w:right w:val="none" w:sz="0" w:space="0" w:color="auto"/>
      </w:divBdr>
    </w:div>
    <w:div w:id="272444885">
      <w:bodyDiv w:val="1"/>
      <w:marLeft w:val="0"/>
      <w:marRight w:val="0"/>
      <w:marTop w:val="0"/>
      <w:marBottom w:val="0"/>
      <w:divBdr>
        <w:top w:val="none" w:sz="0" w:space="0" w:color="auto"/>
        <w:left w:val="none" w:sz="0" w:space="0" w:color="auto"/>
        <w:bottom w:val="none" w:sz="0" w:space="0" w:color="auto"/>
        <w:right w:val="none" w:sz="0" w:space="0" w:color="auto"/>
      </w:divBdr>
    </w:div>
    <w:div w:id="272444914">
      <w:bodyDiv w:val="1"/>
      <w:marLeft w:val="0"/>
      <w:marRight w:val="0"/>
      <w:marTop w:val="0"/>
      <w:marBottom w:val="0"/>
      <w:divBdr>
        <w:top w:val="none" w:sz="0" w:space="0" w:color="auto"/>
        <w:left w:val="none" w:sz="0" w:space="0" w:color="auto"/>
        <w:bottom w:val="none" w:sz="0" w:space="0" w:color="auto"/>
        <w:right w:val="none" w:sz="0" w:space="0" w:color="auto"/>
      </w:divBdr>
    </w:div>
    <w:div w:id="272976220">
      <w:bodyDiv w:val="1"/>
      <w:marLeft w:val="0"/>
      <w:marRight w:val="0"/>
      <w:marTop w:val="0"/>
      <w:marBottom w:val="0"/>
      <w:divBdr>
        <w:top w:val="none" w:sz="0" w:space="0" w:color="auto"/>
        <w:left w:val="none" w:sz="0" w:space="0" w:color="auto"/>
        <w:bottom w:val="none" w:sz="0" w:space="0" w:color="auto"/>
        <w:right w:val="none" w:sz="0" w:space="0" w:color="auto"/>
      </w:divBdr>
    </w:div>
    <w:div w:id="273247419">
      <w:bodyDiv w:val="1"/>
      <w:marLeft w:val="0"/>
      <w:marRight w:val="0"/>
      <w:marTop w:val="0"/>
      <w:marBottom w:val="0"/>
      <w:divBdr>
        <w:top w:val="none" w:sz="0" w:space="0" w:color="auto"/>
        <w:left w:val="none" w:sz="0" w:space="0" w:color="auto"/>
        <w:bottom w:val="none" w:sz="0" w:space="0" w:color="auto"/>
        <w:right w:val="none" w:sz="0" w:space="0" w:color="auto"/>
      </w:divBdr>
    </w:div>
    <w:div w:id="273293138">
      <w:bodyDiv w:val="1"/>
      <w:marLeft w:val="0"/>
      <w:marRight w:val="0"/>
      <w:marTop w:val="0"/>
      <w:marBottom w:val="0"/>
      <w:divBdr>
        <w:top w:val="none" w:sz="0" w:space="0" w:color="auto"/>
        <w:left w:val="none" w:sz="0" w:space="0" w:color="auto"/>
        <w:bottom w:val="none" w:sz="0" w:space="0" w:color="auto"/>
        <w:right w:val="none" w:sz="0" w:space="0" w:color="auto"/>
      </w:divBdr>
    </w:div>
    <w:div w:id="273295928">
      <w:bodyDiv w:val="1"/>
      <w:marLeft w:val="0"/>
      <w:marRight w:val="0"/>
      <w:marTop w:val="0"/>
      <w:marBottom w:val="0"/>
      <w:divBdr>
        <w:top w:val="none" w:sz="0" w:space="0" w:color="auto"/>
        <w:left w:val="none" w:sz="0" w:space="0" w:color="auto"/>
        <w:bottom w:val="none" w:sz="0" w:space="0" w:color="auto"/>
        <w:right w:val="none" w:sz="0" w:space="0" w:color="auto"/>
      </w:divBdr>
    </w:div>
    <w:div w:id="273438071">
      <w:bodyDiv w:val="1"/>
      <w:marLeft w:val="0"/>
      <w:marRight w:val="0"/>
      <w:marTop w:val="0"/>
      <w:marBottom w:val="0"/>
      <w:divBdr>
        <w:top w:val="none" w:sz="0" w:space="0" w:color="auto"/>
        <w:left w:val="none" w:sz="0" w:space="0" w:color="auto"/>
        <w:bottom w:val="none" w:sz="0" w:space="0" w:color="auto"/>
        <w:right w:val="none" w:sz="0" w:space="0" w:color="auto"/>
      </w:divBdr>
    </w:div>
    <w:div w:id="273439236">
      <w:bodyDiv w:val="1"/>
      <w:marLeft w:val="0"/>
      <w:marRight w:val="0"/>
      <w:marTop w:val="0"/>
      <w:marBottom w:val="0"/>
      <w:divBdr>
        <w:top w:val="none" w:sz="0" w:space="0" w:color="auto"/>
        <w:left w:val="none" w:sz="0" w:space="0" w:color="auto"/>
        <w:bottom w:val="none" w:sz="0" w:space="0" w:color="auto"/>
        <w:right w:val="none" w:sz="0" w:space="0" w:color="auto"/>
      </w:divBdr>
    </w:div>
    <w:div w:id="273441760">
      <w:bodyDiv w:val="1"/>
      <w:marLeft w:val="0"/>
      <w:marRight w:val="0"/>
      <w:marTop w:val="0"/>
      <w:marBottom w:val="0"/>
      <w:divBdr>
        <w:top w:val="none" w:sz="0" w:space="0" w:color="auto"/>
        <w:left w:val="none" w:sz="0" w:space="0" w:color="auto"/>
        <w:bottom w:val="none" w:sz="0" w:space="0" w:color="auto"/>
        <w:right w:val="none" w:sz="0" w:space="0" w:color="auto"/>
      </w:divBdr>
    </w:div>
    <w:div w:id="273483784">
      <w:bodyDiv w:val="1"/>
      <w:marLeft w:val="0"/>
      <w:marRight w:val="0"/>
      <w:marTop w:val="0"/>
      <w:marBottom w:val="0"/>
      <w:divBdr>
        <w:top w:val="none" w:sz="0" w:space="0" w:color="auto"/>
        <w:left w:val="none" w:sz="0" w:space="0" w:color="auto"/>
        <w:bottom w:val="none" w:sz="0" w:space="0" w:color="auto"/>
        <w:right w:val="none" w:sz="0" w:space="0" w:color="auto"/>
      </w:divBdr>
    </w:div>
    <w:div w:id="273559768">
      <w:bodyDiv w:val="1"/>
      <w:marLeft w:val="0"/>
      <w:marRight w:val="0"/>
      <w:marTop w:val="0"/>
      <w:marBottom w:val="0"/>
      <w:divBdr>
        <w:top w:val="none" w:sz="0" w:space="0" w:color="auto"/>
        <w:left w:val="none" w:sz="0" w:space="0" w:color="auto"/>
        <w:bottom w:val="none" w:sz="0" w:space="0" w:color="auto"/>
        <w:right w:val="none" w:sz="0" w:space="0" w:color="auto"/>
      </w:divBdr>
    </w:div>
    <w:div w:id="273631977">
      <w:bodyDiv w:val="1"/>
      <w:marLeft w:val="0"/>
      <w:marRight w:val="0"/>
      <w:marTop w:val="0"/>
      <w:marBottom w:val="0"/>
      <w:divBdr>
        <w:top w:val="none" w:sz="0" w:space="0" w:color="auto"/>
        <w:left w:val="none" w:sz="0" w:space="0" w:color="auto"/>
        <w:bottom w:val="none" w:sz="0" w:space="0" w:color="auto"/>
        <w:right w:val="none" w:sz="0" w:space="0" w:color="auto"/>
      </w:divBdr>
    </w:div>
    <w:div w:id="273679357">
      <w:bodyDiv w:val="1"/>
      <w:marLeft w:val="0"/>
      <w:marRight w:val="0"/>
      <w:marTop w:val="0"/>
      <w:marBottom w:val="0"/>
      <w:divBdr>
        <w:top w:val="none" w:sz="0" w:space="0" w:color="auto"/>
        <w:left w:val="none" w:sz="0" w:space="0" w:color="auto"/>
        <w:bottom w:val="none" w:sz="0" w:space="0" w:color="auto"/>
        <w:right w:val="none" w:sz="0" w:space="0" w:color="auto"/>
      </w:divBdr>
    </w:div>
    <w:div w:id="273679740">
      <w:bodyDiv w:val="1"/>
      <w:marLeft w:val="0"/>
      <w:marRight w:val="0"/>
      <w:marTop w:val="0"/>
      <w:marBottom w:val="0"/>
      <w:divBdr>
        <w:top w:val="none" w:sz="0" w:space="0" w:color="auto"/>
        <w:left w:val="none" w:sz="0" w:space="0" w:color="auto"/>
        <w:bottom w:val="none" w:sz="0" w:space="0" w:color="auto"/>
        <w:right w:val="none" w:sz="0" w:space="0" w:color="auto"/>
      </w:divBdr>
    </w:div>
    <w:div w:id="273682152">
      <w:bodyDiv w:val="1"/>
      <w:marLeft w:val="0"/>
      <w:marRight w:val="0"/>
      <w:marTop w:val="0"/>
      <w:marBottom w:val="0"/>
      <w:divBdr>
        <w:top w:val="none" w:sz="0" w:space="0" w:color="auto"/>
        <w:left w:val="none" w:sz="0" w:space="0" w:color="auto"/>
        <w:bottom w:val="none" w:sz="0" w:space="0" w:color="auto"/>
        <w:right w:val="none" w:sz="0" w:space="0" w:color="auto"/>
      </w:divBdr>
    </w:div>
    <w:div w:id="273758309">
      <w:bodyDiv w:val="1"/>
      <w:marLeft w:val="0"/>
      <w:marRight w:val="0"/>
      <w:marTop w:val="0"/>
      <w:marBottom w:val="0"/>
      <w:divBdr>
        <w:top w:val="none" w:sz="0" w:space="0" w:color="auto"/>
        <w:left w:val="none" w:sz="0" w:space="0" w:color="auto"/>
        <w:bottom w:val="none" w:sz="0" w:space="0" w:color="auto"/>
        <w:right w:val="none" w:sz="0" w:space="0" w:color="auto"/>
      </w:divBdr>
    </w:div>
    <w:div w:id="273830457">
      <w:bodyDiv w:val="1"/>
      <w:marLeft w:val="0"/>
      <w:marRight w:val="0"/>
      <w:marTop w:val="0"/>
      <w:marBottom w:val="0"/>
      <w:divBdr>
        <w:top w:val="none" w:sz="0" w:space="0" w:color="auto"/>
        <w:left w:val="none" w:sz="0" w:space="0" w:color="auto"/>
        <w:bottom w:val="none" w:sz="0" w:space="0" w:color="auto"/>
        <w:right w:val="none" w:sz="0" w:space="0" w:color="auto"/>
      </w:divBdr>
    </w:div>
    <w:div w:id="273946816">
      <w:bodyDiv w:val="1"/>
      <w:marLeft w:val="0"/>
      <w:marRight w:val="0"/>
      <w:marTop w:val="0"/>
      <w:marBottom w:val="0"/>
      <w:divBdr>
        <w:top w:val="none" w:sz="0" w:space="0" w:color="auto"/>
        <w:left w:val="none" w:sz="0" w:space="0" w:color="auto"/>
        <w:bottom w:val="none" w:sz="0" w:space="0" w:color="auto"/>
        <w:right w:val="none" w:sz="0" w:space="0" w:color="auto"/>
      </w:divBdr>
    </w:div>
    <w:div w:id="274211213">
      <w:bodyDiv w:val="1"/>
      <w:marLeft w:val="0"/>
      <w:marRight w:val="0"/>
      <w:marTop w:val="0"/>
      <w:marBottom w:val="0"/>
      <w:divBdr>
        <w:top w:val="none" w:sz="0" w:space="0" w:color="auto"/>
        <w:left w:val="none" w:sz="0" w:space="0" w:color="auto"/>
        <w:bottom w:val="none" w:sz="0" w:space="0" w:color="auto"/>
        <w:right w:val="none" w:sz="0" w:space="0" w:color="auto"/>
      </w:divBdr>
      <w:divsChild>
        <w:div w:id="2050103263">
          <w:marLeft w:val="480"/>
          <w:marRight w:val="0"/>
          <w:marTop w:val="0"/>
          <w:marBottom w:val="0"/>
          <w:divBdr>
            <w:top w:val="none" w:sz="0" w:space="0" w:color="auto"/>
            <w:left w:val="none" w:sz="0" w:space="0" w:color="auto"/>
            <w:bottom w:val="none" w:sz="0" w:space="0" w:color="auto"/>
            <w:right w:val="none" w:sz="0" w:space="0" w:color="auto"/>
          </w:divBdr>
        </w:div>
        <w:div w:id="824399974">
          <w:marLeft w:val="480"/>
          <w:marRight w:val="0"/>
          <w:marTop w:val="0"/>
          <w:marBottom w:val="0"/>
          <w:divBdr>
            <w:top w:val="none" w:sz="0" w:space="0" w:color="auto"/>
            <w:left w:val="none" w:sz="0" w:space="0" w:color="auto"/>
            <w:bottom w:val="none" w:sz="0" w:space="0" w:color="auto"/>
            <w:right w:val="none" w:sz="0" w:space="0" w:color="auto"/>
          </w:divBdr>
        </w:div>
        <w:div w:id="545341144">
          <w:marLeft w:val="480"/>
          <w:marRight w:val="0"/>
          <w:marTop w:val="0"/>
          <w:marBottom w:val="0"/>
          <w:divBdr>
            <w:top w:val="none" w:sz="0" w:space="0" w:color="auto"/>
            <w:left w:val="none" w:sz="0" w:space="0" w:color="auto"/>
            <w:bottom w:val="none" w:sz="0" w:space="0" w:color="auto"/>
            <w:right w:val="none" w:sz="0" w:space="0" w:color="auto"/>
          </w:divBdr>
        </w:div>
        <w:div w:id="1567180941">
          <w:marLeft w:val="480"/>
          <w:marRight w:val="0"/>
          <w:marTop w:val="0"/>
          <w:marBottom w:val="0"/>
          <w:divBdr>
            <w:top w:val="none" w:sz="0" w:space="0" w:color="auto"/>
            <w:left w:val="none" w:sz="0" w:space="0" w:color="auto"/>
            <w:bottom w:val="none" w:sz="0" w:space="0" w:color="auto"/>
            <w:right w:val="none" w:sz="0" w:space="0" w:color="auto"/>
          </w:divBdr>
        </w:div>
        <w:div w:id="432556922">
          <w:marLeft w:val="480"/>
          <w:marRight w:val="0"/>
          <w:marTop w:val="0"/>
          <w:marBottom w:val="0"/>
          <w:divBdr>
            <w:top w:val="none" w:sz="0" w:space="0" w:color="auto"/>
            <w:left w:val="none" w:sz="0" w:space="0" w:color="auto"/>
            <w:bottom w:val="none" w:sz="0" w:space="0" w:color="auto"/>
            <w:right w:val="none" w:sz="0" w:space="0" w:color="auto"/>
          </w:divBdr>
        </w:div>
        <w:div w:id="244000078">
          <w:marLeft w:val="480"/>
          <w:marRight w:val="0"/>
          <w:marTop w:val="0"/>
          <w:marBottom w:val="0"/>
          <w:divBdr>
            <w:top w:val="none" w:sz="0" w:space="0" w:color="auto"/>
            <w:left w:val="none" w:sz="0" w:space="0" w:color="auto"/>
            <w:bottom w:val="none" w:sz="0" w:space="0" w:color="auto"/>
            <w:right w:val="none" w:sz="0" w:space="0" w:color="auto"/>
          </w:divBdr>
        </w:div>
        <w:div w:id="617687204">
          <w:marLeft w:val="480"/>
          <w:marRight w:val="0"/>
          <w:marTop w:val="0"/>
          <w:marBottom w:val="0"/>
          <w:divBdr>
            <w:top w:val="none" w:sz="0" w:space="0" w:color="auto"/>
            <w:left w:val="none" w:sz="0" w:space="0" w:color="auto"/>
            <w:bottom w:val="none" w:sz="0" w:space="0" w:color="auto"/>
            <w:right w:val="none" w:sz="0" w:space="0" w:color="auto"/>
          </w:divBdr>
        </w:div>
        <w:div w:id="1367021004">
          <w:marLeft w:val="480"/>
          <w:marRight w:val="0"/>
          <w:marTop w:val="0"/>
          <w:marBottom w:val="0"/>
          <w:divBdr>
            <w:top w:val="none" w:sz="0" w:space="0" w:color="auto"/>
            <w:left w:val="none" w:sz="0" w:space="0" w:color="auto"/>
            <w:bottom w:val="none" w:sz="0" w:space="0" w:color="auto"/>
            <w:right w:val="none" w:sz="0" w:space="0" w:color="auto"/>
          </w:divBdr>
        </w:div>
        <w:div w:id="808473544">
          <w:marLeft w:val="480"/>
          <w:marRight w:val="0"/>
          <w:marTop w:val="0"/>
          <w:marBottom w:val="0"/>
          <w:divBdr>
            <w:top w:val="none" w:sz="0" w:space="0" w:color="auto"/>
            <w:left w:val="none" w:sz="0" w:space="0" w:color="auto"/>
            <w:bottom w:val="none" w:sz="0" w:space="0" w:color="auto"/>
            <w:right w:val="none" w:sz="0" w:space="0" w:color="auto"/>
          </w:divBdr>
        </w:div>
        <w:div w:id="1518076750">
          <w:marLeft w:val="480"/>
          <w:marRight w:val="0"/>
          <w:marTop w:val="0"/>
          <w:marBottom w:val="0"/>
          <w:divBdr>
            <w:top w:val="none" w:sz="0" w:space="0" w:color="auto"/>
            <w:left w:val="none" w:sz="0" w:space="0" w:color="auto"/>
            <w:bottom w:val="none" w:sz="0" w:space="0" w:color="auto"/>
            <w:right w:val="none" w:sz="0" w:space="0" w:color="auto"/>
          </w:divBdr>
        </w:div>
        <w:div w:id="1965038941">
          <w:marLeft w:val="480"/>
          <w:marRight w:val="0"/>
          <w:marTop w:val="0"/>
          <w:marBottom w:val="0"/>
          <w:divBdr>
            <w:top w:val="none" w:sz="0" w:space="0" w:color="auto"/>
            <w:left w:val="none" w:sz="0" w:space="0" w:color="auto"/>
            <w:bottom w:val="none" w:sz="0" w:space="0" w:color="auto"/>
            <w:right w:val="none" w:sz="0" w:space="0" w:color="auto"/>
          </w:divBdr>
        </w:div>
        <w:div w:id="1464156633">
          <w:marLeft w:val="480"/>
          <w:marRight w:val="0"/>
          <w:marTop w:val="0"/>
          <w:marBottom w:val="0"/>
          <w:divBdr>
            <w:top w:val="none" w:sz="0" w:space="0" w:color="auto"/>
            <w:left w:val="none" w:sz="0" w:space="0" w:color="auto"/>
            <w:bottom w:val="none" w:sz="0" w:space="0" w:color="auto"/>
            <w:right w:val="none" w:sz="0" w:space="0" w:color="auto"/>
          </w:divBdr>
        </w:div>
        <w:div w:id="851337413">
          <w:marLeft w:val="480"/>
          <w:marRight w:val="0"/>
          <w:marTop w:val="0"/>
          <w:marBottom w:val="0"/>
          <w:divBdr>
            <w:top w:val="none" w:sz="0" w:space="0" w:color="auto"/>
            <w:left w:val="none" w:sz="0" w:space="0" w:color="auto"/>
            <w:bottom w:val="none" w:sz="0" w:space="0" w:color="auto"/>
            <w:right w:val="none" w:sz="0" w:space="0" w:color="auto"/>
          </w:divBdr>
        </w:div>
        <w:div w:id="601766138">
          <w:marLeft w:val="480"/>
          <w:marRight w:val="0"/>
          <w:marTop w:val="0"/>
          <w:marBottom w:val="0"/>
          <w:divBdr>
            <w:top w:val="none" w:sz="0" w:space="0" w:color="auto"/>
            <w:left w:val="none" w:sz="0" w:space="0" w:color="auto"/>
            <w:bottom w:val="none" w:sz="0" w:space="0" w:color="auto"/>
            <w:right w:val="none" w:sz="0" w:space="0" w:color="auto"/>
          </w:divBdr>
        </w:div>
        <w:div w:id="1002396105">
          <w:marLeft w:val="480"/>
          <w:marRight w:val="0"/>
          <w:marTop w:val="0"/>
          <w:marBottom w:val="0"/>
          <w:divBdr>
            <w:top w:val="none" w:sz="0" w:space="0" w:color="auto"/>
            <w:left w:val="none" w:sz="0" w:space="0" w:color="auto"/>
            <w:bottom w:val="none" w:sz="0" w:space="0" w:color="auto"/>
            <w:right w:val="none" w:sz="0" w:space="0" w:color="auto"/>
          </w:divBdr>
        </w:div>
        <w:div w:id="1762949933">
          <w:marLeft w:val="480"/>
          <w:marRight w:val="0"/>
          <w:marTop w:val="0"/>
          <w:marBottom w:val="0"/>
          <w:divBdr>
            <w:top w:val="none" w:sz="0" w:space="0" w:color="auto"/>
            <w:left w:val="none" w:sz="0" w:space="0" w:color="auto"/>
            <w:bottom w:val="none" w:sz="0" w:space="0" w:color="auto"/>
            <w:right w:val="none" w:sz="0" w:space="0" w:color="auto"/>
          </w:divBdr>
        </w:div>
        <w:div w:id="374307647">
          <w:marLeft w:val="480"/>
          <w:marRight w:val="0"/>
          <w:marTop w:val="0"/>
          <w:marBottom w:val="0"/>
          <w:divBdr>
            <w:top w:val="none" w:sz="0" w:space="0" w:color="auto"/>
            <w:left w:val="none" w:sz="0" w:space="0" w:color="auto"/>
            <w:bottom w:val="none" w:sz="0" w:space="0" w:color="auto"/>
            <w:right w:val="none" w:sz="0" w:space="0" w:color="auto"/>
          </w:divBdr>
        </w:div>
        <w:div w:id="2044942946">
          <w:marLeft w:val="480"/>
          <w:marRight w:val="0"/>
          <w:marTop w:val="0"/>
          <w:marBottom w:val="0"/>
          <w:divBdr>
            <w:top w:val="none" w:sz="0" w:space="0" w:color="auto"/>
            <w:left w:val="none" w:sz="0" w:space="0" w:color="auto"/>
            <w:bottom w:val="none" w:sz="0" w:space="0" w:color="auto"/>
            <w:right w:val="none" w:sz="0" w:space="0" w:color="auto"/>
          </w:divBdr>
        </w:div>
        <w:div w:id="825053494">
          <w:marLeft w:val="480"/>
          <w:marRight w:val="0"/>
          <w:marTop w:val="0"/>
          <w:marBottom w:val="0"/>
          <w:divBdr>
            <w:top w:val="none" w:sz="0" w:space="0" w:color="auto"/>
            <w:left w:val="none" w:sz="0" w:space="0" w:color="auto"/>
            <w:bottom w:val="none" w:sz="0" w:space="0" w:color="auto"/>
            <w:right w:val="none" w:sz="0" w:space="0" w:color="auto"/>
          </w:divBdr>
        </w:div>
        <w:div w:id="1278683720">
          <w:marLeft w:val="480"/>
          <w:marRight w:val="0"/>
          <w:marTop w:val="0"/>
          <w:marBottom w:val="0"/>
          <w:divBdr>
            <w:top w:val="none" w:sz="0" w:space="0" w:color="auto"/>
            <w:left w:val="none" w:sz="0" w:space="0" w:color="auto"/>
            <w:bottom w:val="none" w:sz="0" w:space="0" w:color="auto"/>
            <w:right w:val="none" w:sz="0" w:space="0" w:color="auto"/>
          </w:divBdr>
        </w:div>
        <w:div w:id="733553074">
          <w:marLeft w:val="480"/>
          <w:marRight w:val="0"/>
          <w:marTop w:val="0"/>
          <w:marBottom w:val="0"/>
          <w:divBdr>
            <w:top w:val="none" w:sz="0" w:space="0" w:color="auto"/>
            <w:left w:val="none" w:sz="0" w:space="0" w:color="auto"/>
            <w:bottom w:val="none" w:sz="0" w:space="0" w:color="auto"/>
            <w:right w:val="none" w:sz="0" w:space="0" w:color="auto"/>
          </w:divBdr>
        </w:div>
        <w:div w:id="408425936">
          <w:marLeft w:val="480"/>
          <w:marRight w:val="0"/>
          <w:marTop w:val="0"/>
          <w:marBottom w:val="0"/>
          <w:divBdr>
            <w:top w:val="none" w:sz="0" w:space="0" w:color="auto"/>
            <w:left w:val="none" w:sz="0" w:space="0" w:color="auto"/>
            <w:bottom w:val="none" w:sz="0" w:space="0" w:color="auto"/>
            <w:right w:val="none" w:sz="0" w:space="0" w:color="auto"/>
          </w:divBdr>
        </w:div>
        <w:div w:id="886717298">
          <w:marLeft w:val="480"/>
          <w:marRight w:val="0"/>
          <w:marTop w:val="0"/>
          <w:marBottom w:val="0"/>
          <w:divBdr>
            <w:top w:val="none" w:sz="0" w:space="0" w:color="auto"/>
            <w:left w:val="none" w:sz="0" w:space="0" w:color="auto"/>
            <w:bottom w:val="none" w:sz="0" w:space="0" w:color="auto"/>
            <w:right w:val="none" w:sz="0" w:space="0" w:color="auto"/>
          </w:divBdr>
        </w:div>
        <w:div w:id="732974212">
          <w:marLeft w:val="480"/>
          <w:marRight w:val="0"/>
          <w:marTop w:val="0"/>
          <w:marBottom w:val="0"/>
          <w:divBdr>
            <w:top w:val="none" w:sz="0" w:space="0" w:color="auto"/>
            <w:left w:val="none" w:sz="0" w:space="0" w:color="auto"/>
            <w:bottom w:val="none" w:sz="0" w:space="0" w:color="auto"/>
            <w:right w:val="none" w:sz="0" w:space="0" w:color="auto"/>
          </w:divBdr>
        </w:div>
        <w:div w:id="1576696643">
          <w:marLeft w:val="480"/>
          <w:marRight w:val="0"/>
          <w:marTop w:val="0"/>
          <w:marBottom w:val="0"/>
          <w:divBdr>
            <w:top w:val="none" w:sz="0" w:space="0" w:color="auto"/>
            <w:left w:val="none" w:sz="0" w:space="0" w:color="auto"/>
            <w:bottom w:val="none" w:sz="0" w:space="0" w:color="auto"/>
            <w:right w:val="none" w:sz="0" w:space="0" w:color="auto"/>
          </w:divBdr>
        </w:div>
        <w:div w:id="1335112060">
          <w:marLeft w:val="480"/>
          <w:marRight w:val="0"/>
          <w:marTop w:val="0"/>
          <w:marBottom w:val="0"/>
          <w:divBdr>
            <w:top w:val="none" w:sz="0" w:space="0" w:color="auto"/>
            <w:left w:val="none" w:sz="0" w:space="0" w:color="auto"/>
            <w:bottom w:val="none" w:sz="0" w:space="0" w:color="auto"/>
            <w:right w:val="none" w:sz="0" w:space="0" w:color="auto"/>
          </w:divBdr>
        </w:div>
        <w:div w:id="1508907524">
          <w:marLeft w:val="480"/>
          <w:marRight w:val="0"/>
          <w:marTop w:val="0"/>
          <w:marBottom w:val="0"/>
          <w:divBdr>
            <w:top w:val="none" w:sz="0" w:space="0" w:color="auto"/>
            <w:left w:val="none" w:sz="0" w:space="0" w:color="auto"/>
            <w:bottom w:val="none" w:sz="0" w:space="0" w:color="auto"/>
            <w:right w:val="none" w:sz="0" w:space="0" w:color="auto"/>
          </w:divBdr>
        </w:div>
        <w:div w:id="1936017664">
          <w:marLeft w:val="480"/>
          <w:marRight w:val="0"/>
          <w:marTop w:val="0"/>
          <w:marBottom w:val="0"/>
          <w:divBdr>
            <w:top w:val="none" w:sz="0" w:space="0" w:color="auto"/>
            <w:left w:val="none" w:sz="0" w:space="0" w:color="auto"/>
            <w:bottom w:val="none" w:sz="0" w:space="0" w:color="auto"/>
            <w:right w:val="none" w:sz="0" w:space="0" w:color="auto"/>
          </w:divBdr>
        </w:div>
        <w:div w:id="1936085296">
          <w:marLeft w:val="480"/>
          <w:marRight w:val="0"/>
          <w:marTop w:val="0"/>
          <w:marBottom w:val="0"/>
          <w:divBdr>
            <w:top w:val="none" w:sz="0" w:space="0" w:color="auto"/>
            <w:left w:val="none" w:sz="0" w:space="0" w:color="auto"/>
            <w:bottom w:val="none" w:sz="0" w:space="0" w:color="auto"/>
            <w:right w:val="none" w:sz="0" w:space="0" w:color="auto"/>
          </w:divBdr>
        </w:div>
        <w:div w:id="1392656448">
          <w:marLeft w:val="480"/>
          <w:marRight w:val="0"/>
          <w:marTop w:val="0"/>
          <w:marBottom w:val="0"/>
          <w:divBdr>
            <w:top w:val="none" w:sz="0" w:space="0" w:color="auto"/>
            <w:left w:val="none" w:sz="0" w:space="0" w:color="auto"/>
            <w:bottom w:val="none" w:sz="0" w:space="0" w:color="auto"/>
            <w:right w:val="none" w:sz="0" w:space="0" w:color="auto"/>
          </w:divBdr>
        </w:div>
        <w:div w:id="460998777">
          <w:marLeft w:val="480"/>
          <w:marRight w:val="0"/>
          <w:marTop w:val="0"/>
          <w:marBottom w:val="0"/>
          <w:divBdr>
            <w:top w:val="none" w:sz="0" w:space="0" w:color="auto"/>
            <w:left w:val="none" w:sz="0" w:space="0" w:color="auto"/>
            <w:bottom w:val="none" w:sz="0" w:space="0" w:color="auto"/>
            <w:right w:val="none" w:sz="0" w:space="0" w:color="auto"/>
          </w:divBdr>
        </w:div>
        <w:div w:id="2112429278">
          <w:marLeft w:val="480"/>
          <w:marRight w:val="0"/>
          <w:marTop w:val="0"/>
          <w:marBottom w:val="0"/>
          <w:divBdr>
            <w:top w:val="none" w:sz="0" w:space="0" w:color="auto"/>
            <w:left w:val="none" w:sz="0" w:space="0" w:color="auto"/>
            <w:bottom w:val="none" w:sz="0" w:space="0" w:color="auto"/>
            <w:right w:val="none" w:sz="0" w:space="0" w:color="auto"/>
          </w:divBdr>
        </w:div>
        <w:div w:id="1254630774">
          <w:marLeft w:val="480"/>
          <w:marRight w:val="0"/>
          <w:marTop w:val="0"/>
          <w:marBottom w:val="0"/>
          <w:divBdr>
            <w:top w:val="none" w:sz="0" w:space="0" w:color="auto"/>
            <w:left w:val="none" w:sz="0" w:space="0" w:color="auto"/>
            <w:bottom w:val="none" w:sz="0" w:space="0" w:color="auto"/>
            <w:right w:val="none" w:sz="0" w:space="0" w:color="auto"/>
          </w:divBdr>
        </w:div>
        <w:div w:id="2097944921">
          <w:marLeft w:val="480"/>
          <w:marRight w:val="0"/>
          <w:marTop w:val="0"/>
          <w:marBottom w:val="0"/>
          <w:divBdr>
            <w:top w:val="none" w:sz="0" w:space="0" w:color="auto"/>
            <w:left w:val="none" w:sz="0" w:space="0" w:color="auto"/>
            <w:bottom w:val="none" w:sz="0" w:space="0" w:color="auto"/>
            <w:right w:val="none" w:sz="0" w:space="0" w:color="auto"/>
          </w:divBdr>
        </w:div>
        <w:div w:id="504170981">
          <w:marLeft w:val="480"/>
          <w:marRight w:val="0"/>
          <w:marTop w:val="0"/>
          <w:marBottom w:val="0"/>
          <w:divBdr>
            <w:top w:val="none" w:sz="0" w:space="0" w:color="auto"/>
            <w:left w:val="none" w:sz="0" w:space="0" w:color="auto"/>
            <w:bottom w:val="none" w:sz="0" w:space="0" w:color="auto"/>
            <w:right w:val="none" w:sz="0" w:space="0" w:color="auto"/>
          </w:divBdr>
        </w:div>
        <w:div w:id="766393000">
          <w:marLeft w:val="480"/>
          <w:marRight w:val="0"/>
          <w:marTop w:val="0"/>
          <w:marBottom w:val="0"/>
          <w:divBdr>
            <w:top w:val="none" w:sz="0" w:space="0" w:color="auto"/>
            <w:left w:val="none" w:sz="0" w:space="0" w:color="auto"/>
            <w:bottom w:val="none" w:sz="0" w:space="0" w:color="auto"/>
            <w:right w:val="none" w:sz="0" w:space="0" w:color="auto"/>
          </w:divBdr>
        </w:div>
        <w:div w:id="893273374">
          <w:marLeft w:val="480"/>
          <w:marRight w:val="0"/>
          <w:marTop w:val="0"/>
          <w:marBottom w:val="0"/>
          <w:divBdr>
            <w:top w:val="none" w:sz="0" w:space="0" w:color="auto"/>
            <w:left w:val="none" w:sz="0" w:space="0" w:color="auto"/>
            <w:bottom w:val="none" w:sz="0" w:space="0" w:color="auto"/>
            <w:right w:val="none" w:sz="0" w:space="0" w:color="auto"/>
          </w:divBdr>
        </w:div>
        <w:div w:id="885530914">
          <w:marLeft w:val="480"/>
          <w:marRight w:val="0"/>
          <w:marTop w:val="0"/>
          <w:marBottom w:val="0"/>
          <w:divBdr>
            <w:top w:val="none" w:sz="0" w:space="0" w:color="auto"/>
            <w:left w:val="none" w:sz="0" w:space="0" w:color="auto"/>
            <w:bottom w:val="none" w:sz="0" w:space="0" w:color="auto"/>
            <w:right w:val="none" w:sz="0" w:space="0" w:color="auto"/>
          </w:divBdr>
        </w:div>
        <w:div w:id="874083074">
          <w:marLeft w:val="480"/>
          <w:marRight w:val="0"/>
          <w:marTop w:val="0"/>
          <w:marBottom w:val="0"/>
          <w:divBdr>
            <w:top w:val="none" w:sz="0" w:space="0" w:color="auto"/>
            <w:left w:val="none" w:sz="0" w:space="0" w:color="auto"/>
            <w:bottom w:val="none" w:sz="0" w:space="0" w:color="auto"/>
            <w:right w:val="none" w:sz="0" w:space="0" w:color="auto"/>
          </w:divBdr>
        </w:div>
        <w:div w:id="400180801">
          <w:marLeft w:val="480"/>
          <w:marRight w:val="0"/>
          <w:marTop w:val="0"/>
          <w:marBottom w:val="0"/>
          <w:divBdr>
            <w:top w:val="none" w:sz="0" w:space="0" w:color="auto"/>
            <w:left w:val="none" w:sz="0" w:space="0" w:color="auto"/>
            <w:bottom w:val="none" w:sz="0" w:space="0" w:color="auto"/>
            <w:right w:val="none" w:sz="0" w:space="0" w:color="auto"/>
          </w:divBdr>
        </w:div>
        <w:div w:id="1340809149">
          <w:marLeft w:val="480"/>
          <w:marRight w:val="0"/>
          <w:marTop w:val="0"/>
          <w:marBottom w:val="0"/>
          <w:divBdr>
            <w:top w:val="none" w:sz="0" w:space="0" w:color="auto"/>
            <w:left w:val="none" w:sz="0" w:space="0" w:color="auto"/>
            <w:bottom w:val="none" w:sz="0" w:space="0" w:color="auto"/>
            <w:right w:val="none" w:sz="0" w:space="0" w:color="auto"/>
          </w:divBdr>
        </w:div>
        <w:div w:id="335767149">
          <w:marLeft w:val="480"/>
          <w:marRight w:val="0"/>
          <w:marTop w:val="0"/>
          <w:marBottom w:val="0"/>
          <w:divBdr>
            <w:top w:val="none" w:sz="0" w:space="0" w:color="auto"/>
            <w:left w:val="none" w:sz="0" w:space="0" w:color="auto"/>
            <w:bottom w:val="none" w:sz="0" w:space="0" w:color="auto"/>
            <w:right w:val="none" w:sz="0" w:space="0" w:color="auto"/>
          </w:divBdr>
        </w:div>
        <w:div w:id="1874224286">
          <w:marLeft w:val="480"/>
          <w:marRight w:val="0"/>
          <w:marTop w:val="0"/>
          <w:marBottom w:val="0"/>
          <w:divBdr>
            <w:top w:val="none" w:sz="0" w:space="0" w:color="auto"/>
            <w:left w:val="none" w:sz="0" w:space="0" w:color="auto"/>
            <w:bottom w:val="none" w:sz="0" w:space="0" w:color="auto"/>
            <w:right w:val="none" w:sz="0" w:space="0" w:color="auto"/>
          </w:divBdr>
        </w:div>
        <w:div w:id="780995337">
          <w:marLeft w:val="480"/>
          <w:marRight w:val="0"/>
          <w:marTop w:val="0"/>
          <w:marBottom w:val="0"/>
          <w:divBdr>
            <w:top w:val="none" w:sz="0" w:space="0" w:color="auto"/>
            <w:left w:val="none" w:sz="0" w:space="0" w:color="auto"/>
            <w:bottom w:val="none" w:sz="0" w:space="0" w:color="auto"/>
            <w:right w:val="none" w:sz="0" w:space="0" w:color="auto"/>
          </w:divBdr>
        </w:div>
        <w:div w:id="1098410064">
          <w:marLeft w:val="480"/>
          <w:marRight w:val="0"/>
          <w:marTop w:val="0"/>
          <w:marBottom w:val="0"/>
          <w:divBdr>
            <w:top w:val="none" w:sz="0" w:space="0" w:color="auto"/>
            <w:left w:val="none" w:sz="0" w:space="0" w:color="auto"/>
            <w:bottom w:val="none" w:sz="0" w:space="0" w:color="auto"/>
            <w:right w:val="none" w:sz="0" w:space="0" w:color="auto"/>
          </w:divBdr>
        </w:div>
        <w:div w:id="1250697175">
          <w:marLeft w:val="480"/>
          <w:marRight w:val="0"/>
          <w:marTop w:val="0"/>
          <w:marBottom w:val="0"/>
          <w:divBdr>
            <w:top w:val="none" w:sz="0" w:space="0" w:color="auto"/>
            <w:left w:val="none" w:sz="0" w:space="0" w:color="auto"/>
            <w:bottom w:val="none" w:sz="0" w:space="0" w:color="auto"/>
            <w:right w:val="none" w:sz="0" w:space="0" w:color="auto"/>
          </w:divBdr>
        </w:div>
        <w:div w:id="1236672496">
          <w:marLeft w:val="480"/>
          <w:marRight w:val="0"/>
          <w:marTop w:val="0"/>
          <w:marBottom w:val="0"/>
          <w:divBdr>
            <w:top w:val="none" w:sz="0" w:space="0" w:color="auto"/>
            <w:left w:val="none" w:sz="0" w:space="0" w:color="auto"/>
            <w:bottom w:val="none" w:sz="0" w:space="0" w:color="auto"/>
            <w:right w:val="none" w:sz="0" w:space="0" w:color="auto"/>
          </w:divBdr>
        </w:div>
        <w:div w:id="283342234">
          <w:marLeft w:val="480"/>
          <w:marRight w:val="0"/>
          <w:marTop w:val="0"/>
          <w:marBottom w:val="0"/>
          <w:divBdr>
            <w:top w:val="none" w:sz="0" w:space="0" w:color="auto"/>
            <w:left w:val="none" w:sz="0" w:space="0" w:color="auto"/>
            <w:bottom w:val="none" w:sz="0" w:space="0" w:color="auto"/>
            <w:right w:val="none" w:sz="0" w:space="0" w:color="auto"/>
          </w:divBdr>
        </w:div>
        <w:div w:id="261229340">
          <w:marLeft w:val="480"/>
          <w:marRight w:val="0"/>
          <w:marTop w:val="0"/>
          <w:marBottom w:val="0"/>
          <w:divBdr>
            <w:top w:val="none" w:sz="0" w:space="0" w:color="auto"/>
            <w:left w:val="none" w:sz="0" w:space="0" w:color="auto"/>
            <w:bottom w:val="none" w:sz="0" w:space="0" w:color="auto"/>
            <w:right w:val="none" w:sz="0" w:space="0" w:color="auto"/>
          </w:divBdr>
        </w:div>
        <w:div w:id="953293006">
          <w:marLeft w:val="480"/>
          <w:marRight w:val="0"/>
          <w:marTop w:val="0"/>
          <w:marBottom w:val="0"/>
          <w:divBdr>
            <w:top w:val="none" w:sz="0" w:space="0" w:color="auto"/>
            <w:left w:val="none" w:sz="0" w:space="0" w:color="auto"/>
            <w:bottom w:val="none" w:sz="0" w:space="0" w:color="auto"/>
            <w:right w:val="none" w:sz="0" w:space="0" w:color="auto"/>
          </w:divBdr>
        </w:div>
        <w:div w:id="1449541627">
          <w:marLeft w:val="480"/>
          <w:marRight w:val="0"/>
          <w:marTop w:val="0"/>
          <w:marBottom w:val="0"/>
          <w:divBdr>
            <w:top w:val="none" w:sz="0" w:space="0" w:color="auto"/>
            <w:left w:val="none" w:sz="0" w:space="0" w:color="auto"/>
            <w:bottom w:val="none" w:sz="0" w:space="0" w:color="auto"/>
            <w:right w:val="none" w:sz="0" w:space="0" w:color="auto"/>
          </w:divBdr>
        </w:div>
        <w:div w:id="2099909293">
          <w:marLeft w:val="480"/>
          <w:marRight w:val="0"/>
          <w:marTop w:val="0"/>
          <w:marBottom w:val="0"/>
          <w:divBdr>
            <w:top w:val="none" w:sz="0" w:space="0" w:color="auto"/>
            <w:left w:val="none" w:sz="0" w:space="0" w:color="auto"/>
            <w:bottom w:val="none" w:sz="0" w:space="0" w:color="auto"/>
            <w:right w:val="none" w:sz="0" w:space="0" w:color="auto"/>
          </w:divBdr>
        </w:div>
        <w:div w:id="1103913612">
          <w:marLeft w:val="480"/>
          <w:marRight w:val="0"/>
          <w:marTop w:val="0"/>
          <w:marBottom w:val="0"/>
          <w:divBdr>
            <w:top w:val="none" w:sz="0" w:space="0" w:color="auto"/>
            <w:left w:val="none" w:sz="0" w:space="0" w:color="auto"/>
            <w:bottom w:val="none" w:sz="0" w:space="0" w:color="auto"/>
            <w:right w:val="none" w:sz="0" w:space="0" w:color="auto"/>
          </w:divBdr>
        </w:div>
      </w:divsChild>
    </w:div>
    <w:div w:id="274218236">
      <w:bodyDiv w:val="1"/>
      <w:marLeft w:val="0"/>
      <w:marRight w:val="0"/>
      <w:marTop w:val="0"/>
      <w:marBottom w:val="0"/>
      <w:divBdr>
        <w:top w:val="none" w:sz="0" w:space="0" w:color="auto"/>
        <w:left w:val="none" w:sz="0" w:space="0" w:color="auto"/>
        <w:bottom w:val="none" w:sz="0" w:space="0" w:color="auto"/>
        <w:right w:val="none" w:sz="0" w:space="0" w:color="auto"/>
      </w:divBdr>
    </w:div>
    <w:div w:id="274286746">
      <w:bodyDiv w:val="1"/>
      <w:marLeft w:val="0"/>
      <w:marRight w:val="0"/>
      <w:marTop w:val="0"/>
      <w:marBottom w:val="0"/>
      <w:divBdr>
        <w:top w:val="none" w:sz="0" w:space="0" w:color="auto"/>
        <w:left w:val="none" w:sz="0" w:space="0" w:color="auto"/>
        <w:bottom w:val="none" w:sz="0" w:space="0" w:color="auto"/>
        <w:right w:val="none" w:sz="0" w:space="0" w:color="auto"/>
      </w:divBdr>
    </w:div>
    <w:div w:id="274334920">
      <w:bodyDiv w:val="1"/>
      <w:marLeft w:val="0"/>
      <w:marRight w:val="0"/>
      <w:marTop w:val="0"/>
      <w:marBottom w:val="0"/>
      <w:divBdr>
        <w:top w:val="none" w:sz="0" w:space="0" w:color="auto"/>
        <w:left w:val="none" w:sz="0" w:space="0" w:color="auto"/>
        <w:bottom w:val="none" w:sz="0" w:space="0" w:color="auto"/>
        <w:right w:val="none" w:sz="0" w:space="0" w:color="auto"/>
      </w:divBdr>
    </w:div>
    <w:div w:id="274410704">
      <w:bodyDiv w:val="1"/>
      <w:marLeft w:val="0"/>
      <w:marRight w:val="0"/>
      <w:marTop w:val="0"/>
      <w:marBottom w:val="0"/>
      <w:divBdr>
        <w:top w:val="none" w:sz="0" w:space="0" w:color="auto"/>
        <w:left w:val="none" w:sz="0" w:space="0" w:color="auto"/>
        <w:bottom w:val="none" w:sz="0" w:space="0" w:color="auto"/>
        <w:right w:val="none" w:sz="0" w:space="0" w:color="auto"/>
      </w:divBdr>
    </w:div>
    <w:div w:id="274412857">
      <w:bodyDiv w:val="1"/>
      <w:marLeft w:val="0"/>
      <w:marRight w:val="0"/>
      <w:marTop w:val="0"/>
      <w:marBottom w:val="0"/>
      <w:divBdr>
        <w:top w:val="none" w:sz="0" w:space="0" w:color="auto"/>
        <w:left w:val="none" w:sz="0" w:space="0" w:color="auto"/>
        <w:bottom w:val="none" w:sz="0" w:space="0" w:color="auto"/>
        <w:right w:val="none" w:sz="0" w:space="0" w:color="auto"/>
      </w:divBdr>
    </w:div>
    <w:div w:id="274601134">
      <w:bodyDiv w:val="1"/>
      <w:marLeft w:val="0"/>
      <w:marRight w:val="0"/>
      <w:marTop w:val="0"/>
      <w:marBottom w:val="0"/>
      <w:divBdr>
        <w:top w:val="none" w:sz="0" w:space="0" w:color="auto"/>
        <w:left w:val="none" w:sz="0" w:space="0" w:color="auto"/>
        <w:bottom w:val="none" w:sz="0" w:space="0" w:color="auto"/>
        <w:right w:val="none" w:sz="0" w:space="0" w:color="auto"/>
      </w:divBdr>
    </w:div>
    <w:div w:id="274602528">
      <w:bodyDiv w:val="1"/>
      <w:marLeft w:val="0"/>
      <w:marRight w:val="0"/>
      <w:marTop w:val="0"/>
      <w:marBottom w:val="0"/>
      <w:divBdr>
        <w:top w:val="none" w:sz="0" w:space="0" w:color="auto"/>
        <w:left w:val="none" w:sz="0" w:space="0" w:color="auto"/>
        <w:bottom w:val="none" w:sz="0" w:space="0" w:color="auto"/>
        <w:right w:val="none" w:sz="0" w:space="0" w:color="auto"/>
      </w:divBdr>
    </w:div>
    <w:div w:id="274604231">
      <w:bodyDiv w:val="1"/>
      <w:marLeft w:val="0"/>
      <w:marRight w:val="0"/>
      <w:marTop w:val="0"/>
      <w:marBottom w:val="0"/>
      <w:divBdr>
        <w:top w:val="none" w:sz="0" w:space="0" w:color="auto"/>
        <w:left w:val="none" w:sz="0" w:space="0" w:color="auto"/>
        <w:bottom w:val="none" w:sz="0" w:space="0" w:color="auto"/>
        <w:right w:val="none" w:sz="0" w:space="0" w:color="auto"/>
      </w:divBdr>
    </w:div>
    <w:div w:id="274793480">
      <w:bodyDiv w:val="1"/>
      <w:marLeft w:val="0"/>
      <w:marRight w:val="0"/>
      <w:marTop w:val="0"/>
      <w:marBottom w:val="0"/>
      <w:divBdr>
        <w:top w:val="none" w:sz="0" w:space="0" w:color="auto"/>
        <w:left w:val="none" w:sz="0" w:space="0" w:color="auto"/>
        <w:bottom w:val="none" w:sz="0" w:space="0" w:color="auto"/>
        <w:right w:val="none" w:sz="0" w:space="0" w:color="auto"/>
      </w:divBdr>
    </w:div>
    <w:div w:id="274794055">
      <w:bodyDiv w:val="1"/>
      <w:marLeft w:val="0"/>
      <w:marRight w:val="0"/>
      <w:marTop w:val="0"/>
      <w:marBottom w:val="0"/>
      <w:divBdr>
        <w:top w:val="none" w:sz="0" w:space="0" w:color="auto"/>
        <w:left w:val="none" w:sz="0" w:space="0" w:color="auto"/>
        <w:bottom w:val="none" w:sz="0" w:space="0" w:color="auto"/>
        <w:right w:val="none" w:sz="0" w:space="0" w:color="auto"/>
      </w:divBdr>
    </w:div>
    <w:div w:id="274869168">
      <w:bodyDiv w:val="1"/>
      <w:marLeft w:val="0"/>
      <w:marRight w:val="0"/>
      <w:marTop w:val="0"/>
      <w:marBottom w:val="0"/>
      <w:divBdr>
        <w:top w:val="none" w:sz="0" w:space="0" w:color="auto"/>
        <w:left w:val="none" w:sz="0" w:space="0" w:color="auto"/>
        <w:bottom w:val="none" w:sz="0" w:space="0" w:color="auto"/>
        <w:right w:val="none" w:sz="0" w:space="0" w:color="auto"/>
      </w:divBdr>
    </w:div>
    <w:div w:id="274870738">
      <w:bodyDiv w:val="1"/>
      <w:marLeft w:val="0"/>
      <w:marRight w:val="0"/>
      <w:marTop w:val="0"/>
      <w:marBottom w:val="0"/>
      <w:divBdr>
        <w:top w:val="none" w:sz="0" w:space="0" w:color="auto"/>
        <w:left w:val="none" w:sz="0" w:space="0" w:color="auto"/>
        <w:bottom w:val="none" w:sz="0" w:space="0" w:color="auto"/>
        <w:right w:val="none" w:sz="0" w:space="0" w:color="auto"/>
      </w:divBdr>
    </w:div>
    <w:div w:id="274947950">
      <w:bodyDiv w:val="1"/>
      <w:marLeft w:val="0"/>
      <w:marRight w:val="0"/>
      <w:marTop w:val="0"/>
      <w:marBottom w:val="0"/>
      <w:divBdr>
        <w:top w:val="none" w:sz="0" w:space="0" w:color="auto"/>
        <w:left w:val="none" w:sz="0" w:space="0" w:color="auto"/>
        <w:bottom w:val="none" w:sz="0" w:space="0" w:color="auto"/>
        <w:right w:val="none" w:sz="0" w:space="0" w:color="auto"/>
      </w:divBdr>
    </w:div>
    <w:div w:id="275021029">
      <w:bodyDiv w:val="1"/>
      <w:marLeft w:val="0"/>
      <w:marRight w:val="0"/>
      <w:marTop w:val="0"/>
      <w:marBottom w:val="0"/>
      <w:divBdr>
        <w:top w:val="none" w:sz="0" w:space="0" w:color="auto"/>
        <w:left w:val="none" w:sz="0" w:space="0" w:color="auto"/>
        <w:bottom w:val="none" w:sz="0" w:space="0" w:color="auto"/>
        <w:right w:val="none" w:sz="0" w:space="0" w:color="auto"/>
      </w:divBdr>
    </w:div>
    <w:div w:id="275061464">
      <w:bodyDiv w:val="1"/>
      <w:marLeft w:val="0"/>
      <w:marRight w:val="0"/>
      <w:marTop w:val="0"/>
      <w:marBottom w:val="0"/>
      <w:divBdr>
        <w:top w:val="none" w:sz="0" w:space="0" w:color="auto"/>
        <w:left w:val="none" w:sz="0" w:space="0" w:color="auto"/>
        <w:bottom w:val="none" w:sz="0" w:space="0" w:color="auto"/>
        <w:right w:val="none" w:sz="0" w:space="0" w:color="auto"/>
      </w:divBdr>
    </w:div>
    <w:div w:id="275135220">
      <w:bodyDiv w:val="1"/>
      <w:marLeft w:val="0"/>
      <w:marRight w:val="0"/>
      <w:marTop w:val="0"/>
      <w:marBottom w:val="0"/>
      <w:divBdr>
        <w:top w:val="none" w:sz="0" w:space="0" w:color="auto"/>
        <w:left w:val="none" w:sz="0" w:space="0" w:color="auto"/>
        <w:bottom w:val="none" w:sz="0" w:space="0" w:color="auto"/>
        <w:right w:val="none" w:sz="0" w:space="0" w:color="auto"/>
      </w:divBdr>
    </w:div>
    <w:div w:id="275137037">
      <w:bodyDiv w:val="1"/>
      <w:marLeft w:val="0"/>
      <w:marRight w:val="0"/>
      <w:marTop w:val="0"/>
      <w:marBottom w:val="0"/>
      <w:divBdr>
        <w:top w:val="none" w:sz="0" w:space="0" w:color="auto"/>
        <w:left w:val="none" w:sz="0" w:space="0" w:color="auto"/>
        <w:bottom w:val="none" w:sz="0" w:space="0" w:color="auto"/>
        <w:right w:val="none" w:sz="0" w:space="0" w:color="auto"/>
      </w:divBdr>
    </w:div>
    <w:div w:id="275141350">
      <w:bodyDiv w:val="1"/>
      <w:marLeft w:val="0"/>
      <w:marRight w:val="0"/>
      <w:marTop w:val="0"/>
      <w:marBottom w:val="0"/>
      <w:divBdr>
        <w:top w:val="none" w:sz="0" w:space="0" w:color="auto"/>
        <w:left w:val="none" w:sz="0" w:space="0" w:color="auto"/>
        <w:bottom w:val="none" w:sz="0" w:space="0" w:color="auto"/>
        <w:right w:val="none" w:sz="0" w:space="0" w:color="auto"/>
      </w:divBdr>
    </w:div>
    <w:div w:id="275331988">
      <w:bodyDiv w:val="1"/>
      <w:marLeft w:val="0"/>
      <w:marRight w:val="0"/>
      <w:marTop w:val="0"/>
      <w:marBottom w:val="0"/>
      <w:divBdr>
        <w:top w:val="none" w:sz="0" w:space="0" w:color="auto"/>
        <w:left w:val="none" w:sz="0" w:space="0" w:color="auto"/>
        <w:bottom w:val="none" w:sz="0" w:space="0" w:color="auto"/>
        <w:right w:val="none" w:sz="0" w:space="0" w:color="auto"/>
      </w:divBdr>
    </w:div>
    <w:div w:id="275333152">
      <w:bodyDiv w:val="1"/>
      <w:marLeft w:val="0"/>
      <w:marRight w:val="0"/>
      <w:marTop w:val="0"/>
      <w:marBottom w:val="0"/>
      <w:divBdr>
        <w:top w:val="none" w:sz="0" w:space="0" w:color="auto"/>
        <w:left w:val="none" w:sz="0" w:space="0" w:color="auto"/>
        <w:bottom w:val="none" w:sz="0" w:space="0" w:color="auto"/>
        <w:right w:val="none" w:sz="0" w:space="0" w:color="auto"/>
      </w:divBdr>
    </w:div>
    <w:div w:id="275335898">
      <w:bodyDiv w:val="1"/>
      <w:marLeft w:val="0"/>
      <w:marRight w:val="0"/>
      <w:marTop w:val="0"/>
      <w:marBottom w:val="0"/>
      <w:divBdr>
        <w:top w:val="none" w:sz="0" w:space="0" w:color="auto"/>
        <w:left w:val="none" w:sz="0" w:space="0" w:color="auto"/>
        <w:bottom w:val="none" w:sz="0" w:space="0" w:color="auto"/>
        <w:right w:val="none" w:sz="0" w:space="0" w:color="auto"/>
      </w:divBdr>
    </w:div>
    <w:div w:id="275409211">
      <w:bodyDiv w:val="1"/>
      <w:marLeft w:val="0"/>
      <w:marRight w:val="0"/>
      <w:marTop w:val="0"/>
      <w:marBottom w:val="0"/>
      <w:divBdr>
        <w:top w:val="none" w:sz="0" w:space="0" w:color="auto"/>
        <w:left w:val="none" w:sz="0" w:space="0" w:color="auto"/>
        <w:bottom w:val="none" w:sz="0" w:space="0" w:color="auto"/>
        <w:right w:val="none" w:sz="0" w:space="0" w:color="auto"/>
      </w:divBdr>
      <w:divsChild>
        <w:div w:id="49547682">
          <w:marLeft w:val="480"/>
          <w:marRight w:val="0"/>
          <w:marTop w:val="0"/>
          <w:marBottom w:val="0"/>
          <w:divBdr>
            <w:top w:val="none" w:sz="0" w:space="0" w:color="auto"/>
            <w:left w:val="none" w:sz="0" w:space="0" w:color="auto"/>
            <w:bottom w:val="none" w:sz="0" w:space="0" w:color="auto"/>
            <w:right w:val="none" w:sz="0" w:space="0" w:color="auto"/>
          </w:divBdr>
        </w:div>
        <w:div w:id="146410109">
          <w:marLeft w:val="480"/>
          <w:marRight w:val="0"/>
          <w:marTop w:val="0"/>
          <w:marBottom w:val="0"/>
          <w:divBdr>
            <w:top w:val="none" w:sz="0" w:space="0" w:color="auto"/>
            <w:left w:val="none" w:sz="0" w:space="0" w:color="auto"/>
            <w:bottom w:val="none" w:sz="0" w:space="0" w:color="auto"/>
            <w:right w:val="none" w:sz="0" w:space="0" w:color="auto"/>
          </w:divBdr>
        </w:div>
        <w:div w:id="184489716">
          <w:marLeft w:val="480"/>
          <w:marRight w:val="0"/>
          <w:marTop w:val="0"/>
          <w:marBottom w:val="0"/>
          <w:divBdr>
            <w:top w:val="none" w:sz="0" w:space="0" w:color="auto"/>
            <w:left w:val="none" w:sz="0" w:space="0" w:color="auto"/>
            <w:bottom w:val="none" w:sz="0" w:space="0" w:color="auto"/>
            <w:right w:val="none" w:sz="0" w:space="0" w:color="auto"/>
          </w:divBdr>
        </w:div>
        <w:div w:id="218983840">
          <w:marLeft w:val="480"/>
          <w:marRight w:val="0"/>
          <w:marTop w:val="0"/>
          <w:marBottom w:val="0"/>
          <w:divBdr>
            <w:top w:val="none" w:sz="0" w:space="0" w:color="auto"/>
            <w:left w:val="none" w:sz="0" w:space="0" w:color="auto"/>
            <w:bottom w:val="none" w:sz="0" w:space="0" w:color="auto"/>
            <w:right w:val="none" w:sz="0" w:space="0" w:color="auto"/>
          </w:divBdr>
        </w:div>
        <w:div w:id="239798977">
          <w:marLeft w:val="480"/>
          <w:marRight w:val="0"/>
          <w:marTop w:val="0"/>
          <w:marBottom w:val="0"/>
          <w:divBdr>
            <w:top w:val="none" w:sz="0" w:space="0" w:color="auto"/>
            <w:left w:val="none" w:sz="0" w:space="0" w:color="auto"/>
            <w:bottom w:val="none" w:sz="0" w:space="0" w:color="auto"/>
            <w:right w:val="none" w:sz="0" w:space="0" w:color="auto"/>
          </w:divBdr>
        </w:div>
        <w:div w:id="240256274">
          <w:marLeft w:val="480"/>
          <w:marRight w:val="0"/>
          <w:marTop w:val="0"/>
          <w:marBottom w:val="0"/>
          <w:divBdr>
            <w:top w:val="none" w:sz="0" w:space="0" w:color="auto"/>
            <w:left w:val="none" w:sz="0" w:space="0" w:color="auto"/>
            <w:bottom w:val="none" w:sz="0" w:space="0" w:color="auto"/>
            <w:right w:val="none" w:sz="0" w:space="0" w:color="auto"/>
          </w:divBdr>
        </w:div>
        <w:div w:id="272903733">
          <w:marLeft w:val="480"/>
          <w:marRight w:val="0"/>
          <w:marTop w:val="0"/>
          <w:marBottom w:val="0"/>
          <w:divBdr>
            <w:top w:val="none" w:sz="0" w:space="0" w:color="auto"/>
            <w:left w:val="none" w:sz="0" w:space="0" w:color="auto"/>
            <w:bottom w:val="none" w:sz="0" w:space="0" w:color="auto"/>
            <w:right w:val="none" w:sz="0" w:space="0" w:color="auto"/>
          </w:divBdr>
        </w:div>
        <w:div w:id="314534297">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355733424">
          <w:marLeft w:val="480"/>
          <w:marRight w:val="0"/>
          <w:marTop w:val="0"/>
          <w:marBottom w:val="0"/>
          <w:divBdr>
            <w:top w:val="none" w:sz="0" w:space="0" w:color="auto"/>
            <w:left w:val="none" w:sz="0" w:space="0" w:color="auto"/>
            <w:bottom w:val="none" w:sz="0" w:space="0" w:color="auto"/>
            <w:right w:val="none" w:sz="0" w:space="0" w:color="auto"/>
          </w:divBdr>
        </w:div>
        <w:div w:id="380590578">
          <w:marLeft w:val="480"/>
          <w:marRight w:val="0"/>
          <w:marTop w:val="0"/>
          <w:marBottom w:val="0"/>
          <w:divBdr>
            <w:top w:val="none" w:sz="0" w:space="0" w:color="auto"/>
            <w:left w:val="none" w:sz="0" w:space="0" w:color="auto"/>
            <w:bottom w:val="none" w:sz="0" w:space="0" w:color="auto"/>
            <w:right w:val="none" w:sz="0" w:space="0" w:color="auto"/>
          </w:divBdr>
        </w:div>
        <w:div w:id="394159166">
          <w:marLeft w:val="480"/>
          <w:marRight w:val="0"/>
          <w:marTop w:val="0"/>
          <w:marBottom w:val="0"/>
          <w:divBdr>
            <w:top w:val="none" w:sz="0" w:space="0" w:color="auto"/>
            <w:left w:val="none" w:sz="0" w:space="0" w:color="auto"/>
            <w:bottom w:val="none" w:sz="0" w:space="0" w:color="auto"/>
            <w:right w:val="none" w:sz="0" w:space="0" w:color="auto"/>
          </w:divBdr>
        </w:div>
        <w:div w:id="443235883">
          <w:marLeft w:val="480"/>
          <w:marRight w:val="0"/>
          <w:marTop w:val="0"/>
          <w:marBottom w:val="0"/>
          <w:divBdr>
            <w:top w:val="none" w:sz="0" w:space="0" w:color="auto"/>
            <w:left w:val="none" w:sz="0" w:space="0" w:color="auto"/>
            <w:bottom w:val="none" w:sz="0" w:space="0" w:color="auto"/>
            <w:right w:val="none" w:sz="0" w:space="0" w:color="auto"/>
          </w:divBdr>
        </w:div>
        <w:div w:id="464279364">
          <w:marLeft w:val="480"/>
          <w:marRight w:val="0"/>
          <w:marTop w:val="0"/>
          <w:marBottom w:val="0"/>
          <w:divBdr>
            <w:top w:val="none" w:sz="0" w:space="0" w:color="auto"/>
            <w:left w:val="none" w:sz="0" w:space="0" w:color="auto"/>
            <w:bottom w:val="none" w:sz="0" w:space="0" w:color="auto"/>
            <w:right w:val="none" w:sz="0" w:space="0" w:color="auto"/>
          </w:divBdr>
        </w:div>
        <w:div w:id="597905711">
          <w:marLeft w:val="480"/>
          <w:marRight w:val="0"/>
          <w:marTop w:val="0"/>
          <w:marBottom w:val="0"/>
          <w:divBdr>
            <w:top w:val="none" w:sz="0" w:space="0" w:color="auto"/>
            <w:left w:val="none" w:sz="0" w:space="0" w:color="auto"/>
            <w:bottom w:val="none" w:sz="0" w:space="0" w:color="auto"/>
            <w:right w:val="none" w:sz="0" w:space="0" w:color="auto"/>
          </w:divBdr>
        </w:div>
        <w:div w:id="742141922">
          <w:marLeft w:val="480"/>
          <w:marRight w:val="0"/>
          <w:marTop w:val="0"/>
          <w:marBottom w:val="0"/>
          <w:divBdr>
            <w:top w:val="none" w:sz="0" w:space="0" w:color="auto"/>
            <w:left w:val="none" w:sz="0" w:space="0" w:color="auto"/>
            <w:bottom w:val="none" w:sz="0" w:space="0" w:color="auto"/>
            <w:right w:val="none" w:sz="0" w:space="0" w:color="auto"/>
          </w:divBdr>
        </w:div>
        <w:div w:id="744495860">
          <w:marLeft w:val="480"/>
          <w:marRight w:val="0"/>
          <w:marTop w:val="0"/>
          <w:marBottom w:val="0"/>
          <w:divBdr>
            <w:top w:val="none" w:sz="0" w:space="0" w:color="auto"/>
            <w:left w:val="none" w:sz="0" w:space="0" w:color="auto"/>
            <w:bottom w:val="none" w:sz="0" w:space="0" w:color="auto"/>
            <w:right w:val="none" w:sz="0" w:space="0" w:color="auto"/>
          </w:divBdr>
        </w:div>
        <w:div w:id="756561410">
          <w:marLeft w:val="480"/>
          <w:marRight w:val="0"/>
          <w:marTop w:val="0"/>
          <w:marBottom w:val="0"/>
          <w:divBdr>
            <w:top w:val="none" w:sz="0" w:space="0" w:color="auto"/>
            <w:left w:val="none" w:sz="0" w:space="0" w:color="auto"/>
            <w:bottom w:val="none" w:sz="0" w:space="0" w:color="auto"/>
            <w:right w:val="none" w:sz="0" w:space="0" w:color="auto"/>
          </w:divBdr>
        </w:div>
        <w:div w:id="798181385">
          <w:marLeft w:val="480"/>
          <w:marRight w:val="0"/>
          <w:marTop w:val="0"/>
          <w:marBottom w:val="0"/>
          <w:divBdr>
            <w:top w:val="none" w:sz="0" w:space="0" w:color="auto"/>
            <w:left w:val="none" w:sz="0" w:space="0" w:color="auto"/>
            <w:bottom w:val="none" w:sz="0" w:space="0" w:color="auto"/>
            <w:right w:val="none" w:sz="0" w:space="0" w:color="auto"/>
          </w:divBdr>
        </w:div>
        <w:div w:id="801000029">
          <w:marLeft w:val="480"/>
          <w:marRight w:val="0"/>
          <w:marTop w:val="0"/>
          <w:marBottom w:val="0"/>
          <w:divBdr>
            <w:top w:val="none" w:sz="0" w:space="0" w:color="auto"/>
            <w:left w:val="none" w:sz="0" w:space="0" w:color="auto"/>
            <w:bottom w:val="none" w:sz="0" w:space="0" w:color="auto"/>
            <w:right w:val="none" w:sz="0" w:space="0" w:color="auto"/>
          </w:divBdr>
        </w:div>
        <w:div w:id="817037749">
          <w:marLeft w:val="480"/>
          <w:marRight w:val="0"/>
          <w:marTop w:val="0"/>
          <w:marBottom w:val="0"/>
          <w:divBdr>
            <w:top w:val="none" w:sz="0" w:space="0" w:color="auto"/>
            <w:left w:val="none" w:sz="0" w:space="0" w:color="auto"/>
            <w:bottom w:val="none" w:sz="0" w:space="0" w:color="auto"/>
            <w:right w:val="none" w:sz="0" w:space="0" w:color="auto"/>
          </w:divBdr>
        </w:div>
        <w:div w:id="836261366">
          <w:marLeft w:val="480"/>
          <w:marRight w:val="0"/>
          <w:marTop w:val="0"/>
          <w:marBottom w:val="0"/>
          <w:divBdr>
            <w:top w:val="none" w:sz="0" w:space="0" w:color="auto"/>
            <w:left w:val="none" w:sz="0" w:space="0" w:color="auto"/>
            <w:bottom w:val="none" w:sz="0" w:space="0" w:color="auto"/>
            <w:right w:val="none" w:sz="0" w:space="0" w:color="auto"/>
          </w:divBdr>
        </w:div>
        <w:div w:id="836767484">
          <w:marLeft w:val="480"/>
          <w:marRight w:val="0"/>
          <w:marTop w:val="0"/>
          <w:marBottom w:val="0"/>
          <w:divBdr>
            <w:top w:val="none" w:sz="0" w:space="0" w:color="auto"/>
            <w:left w:val="none" w:sz="0" w:space="0" w:color="auto"/>
            <w:bottom w:val="none" w:sz="0" w:space="0" w:color="auto"/>
            <w:right w:val="none" w:sz="0" w:space="0" w:color="auto"/>
          </w:divBdr>
        </w:div>
        <w:div w:id="849872449">
          <w:marLeft w:val="480"/>
          <w:marRight w:val="0"/>
          <w:marTop w:val="0"/>
          <w:marBottom w:val="0"/>
          <w:divBdr>
            <w:top w:val="none" w:sz="0" w:space="0" w:color="auto"/>
            <w:left w:val="none" w:sz="0" w:space="0" w:color="auto"/>
            <w:bottom w:val="none" w:sz="0" w:space="0" w:color="auto"/>
            <w:right w:val="none" w:sz="0" w:space="0" w:color="auto"/>
          </w:divBdr>
        </w:div>
        <w:div w:id="855466736">
          <w:marLeft w:val="480"/>
          <w:marRight w:val="0"/>
          <w:marTop w:val="0"/>
          <w:marBottom w:val="0"/>
          <w:divBdr>
            <w:top w:val="none" w:sz="0" w:space="0" w:color="auto"/>
            <w:left w:val="none" w:sz="0" w:space="0" w:color="auto"/>
            <w:bottom w:val="none" w:sz="0" w:space="0" w:color="auto"/>
            <w:right w:val="none" w:sz="0" w:space="0" w:color="auto"/>
          </w:divBdr>
        </w:div>
        <w:div w:id="902562730">
          <w:marLeft w:val="480"/>
          <w:marRight w:val="0"/>
          <w:marTop w:val="0"/>
          <w:marBottom w:val="0"/>
          <w:divBdr>
            <w:top w:val="none" w:sz="0" w:space="0" w:color="auto"/>
            <w:left w:val="none" w:sz="0" w:space="0" w:color="auto"/>
            <w:bottom w:val="none" w:sz="0" w:space="0" w:color="auto"/>
            <w:right w:val="none" w:sz="0" w:space="0" w:color="auto"/>
          </w:divBdr>
        </w:div>
      </w:divsChild>
    </w:div>
    <w:div w:id="275527564">
      <w:bodyDiv w:val="1"/>
      <w:marLeft w:val="0"/>
      <w:marRight w:val="0"/>
      <w:marTop w:val="0"/>
      <w:marBottom w:val="0"/>
      <w:divBdr>
        <w:top w:val="none" w:sz="0" w:space="0" w:color="auto"/>
        <w:left w:val="none" w:sz="0" w:space="0" w:color="auto"/>
        <w:bottom w:val="none" w:sz="0" w:space="0" w:color="auto"/>
        <w:right w:val="none" w:sz="0" w:space="0" w:color="auto"/>
      </w:divBdr>
    </w:div>
    <w:div w:id="275603709">
      <w:bodyDiv w:val="1"/>
      <w:marLeft w:val="0"/>
      <w:marRight w:val="0"/>
      <w:marTop w:val="0"/>
      <w:marBottom w:val="0"/>
      <w:divBdr>
        <w:top w:val="none" w:sz="0" w:space="0" w:color="auto"/>
        <w:left w:val="none" w:sz="0" w:space="0" w:color="auto"/>
        <w:bottom w:val="none" w:sz="0" w:space="0" w:color="auto"/>
        <w:right w:val="none" w:sz="0" w:space="0" w:color="auto"/>
      </w:divBdr>
    </w:div>
    <w:div w:id="275605540">
      <w:bodyDiv w:val="1"/>
      <w:marLeft w:val="0"/>
      <w:marRight w:val="0"/>
      <w:marTop w:val="0"/>
      <w:marBottom w:val="0"/>
      <w:divBdr>
        <w:top w:val="none" w:sz="0" w:space="0" w:color="auto"/>
        <w:left w:val="none" w:sz="0" w:space="0" w:color="auto"/>
        <w:bottom w:val="none" w:sz="0" w:space="0" w:color="auto"/>
        <w:right w:val="none" w:sz="0" w:space="0" w:color="auto"/>
      </w:divBdr>
    </w:div>
    <w:div w:id="275841674">
      <w:bodyDiv w:val="1"/>
      <w:marLeft w:val="0"/>
      <w:marRight w:val="0"/>
      <w:marTop w:val="0"/>
      <w:marBottom w:val="0"/>
      <w:divBdr>
        <w:top w:val="none" w:sz="0" w:space="0" w:color="auto"/>
        <w:left w:val="none" w:sz="0" w:space="0" w:color="auto"/>
        <w:bottom w:val="none" w:sz="0" w:space="0" w:color="auto"/>
        <w:right w:val="none" w:sz="0" w:space="0" w:color="auto"/>
      </w:divBdr>
    </w:div>
    <w:div w:id="275916700">
      <w:bodyDiv w:val="1"/>
      <w:marLeft w:val="0"/>
      <w:marRight w:val="0"/>
      <w:marTop w:val="0"/>
      <w:marBottom w:val="0"/>
      <w:divBdr>
        <w:top w:val="none" w:sz="0" w:space="0" w:color="auto"/>
        <w:left w:val="none" w:sz="0" w:space="0" w:color="auto"/>
        <w:bottom w:val="none" w:sz="0" w:space="0" w:color="auto"/>
        <w:right w:val="none" w:sz="0" w:space="0" w:color="auto"/>
      </w:divBdr>
    </w:div>
    <w:div w:id="276064641">
      <w:bodyDiv w:val="1"/>
      <w:marLeft w:val="0"/>
      <w:marRight w:val="0"/>
      <w:marTop w:val="0"/>
      <w:marBottom w:val="0"/>
      <w:divBdr>
        <w:top w:val="none" w:sz="0" w:space="0" w:color="auto"/>
        <w:left w:val="none" w:sz="0" w:space="0" w:color="auto"/>
        <w:bottom w:val="none" w:sz="0" w:space="0" w:color="auto"/>
        <w:right w:val="none" w:sz="0" w:space="0" w:color="auto"/>
      </w:divBdr>
    </w:div>
    <w:div w:id="276067229">
      <w:bodyDiv w:val="1"/>
      <w:marLeft w:val="0"/>
      <w:marRight w:val="0"/>
      <w:marTop w:val="0"/>
      <w:marBottom w:val="0"/>
      <w:divBdr>
        <w:top w:val="none" w:sz="0" w:space="0" w:color="auto"/>
        <w:left w:val="none" w:sz="0" w:space="0" w:color="auto"/>
        <w:bottom w:val="none" w:sz="0" w:space="0" w:color="auto"/>
        <w:right w:val="none" w:sz="0" w:space="0" w:color="auto"/>
      </w:divBdr>
    </w:div>
    <w:div w:id="276068245">
      <w:bodyDiv w:val="1"/>
      <w:marLeft w:val="0"/>
      <w:marRight w:val="0"/>
      <w:marTop w:val="0"/>
      <w:marBottom w:val="0"/>
      <w:divBdr>
        <w:top w:val="none" w:sz="0" w:space="0" w:color="auto"/>
        <w:left w:val="none" w:sz="0" w:space="0" w:color="auto"/>
        <w:bottom w:val="none" w:sz="0" w:space="0" w:color="auto"/>
        <w:right w:val="none" w:sz="0" w:space="0" w:color="auto"/>
      </w:divBdr>
    </w:div>
    <w:div w:id="276109146">
      <w:bodyDiv w:val="1"/>
      <w:marLeft w:val="0"/>
      <w:marRight w:val="0"/>
      <w:marTop w:val="0"/>
      <w:marBottom w:val="0"/>
      <w:divBdr>
        <w:top w:val="none" w:sz="0" w:space="0" w:color="auto"/>
        <w:left w:val="none" w:sz="0" w:space="0" w:color="auto"/>
        <w:bottom w:val="none" w:sz="0" w:space="0" w:color="auto"/>
        <w:right w:val="none" w:sz="0" w:space="0" w:color="auto"/>
      </w:divBdr>
    </w:div>
    <w:div w:id="276178515">
      <w:bodyDiv w:val="1"/>
      <w:marLeft w:val="0"/>
      <w:marRight w:val="0"/>
      <w:marTop w:val="0"/>
      <w:marBottom w:val="0"/>
      <w:divBdr>
        <w:top w:val="none" w:sz="0" w:space="0" w:color="auto"/>
        <w:left w:val="none" w:sz="0" w:space="0" w:color="auto"/>
        <w:bottom w:val="none" w:sz="0" w:space="0" w:color="auto"/>
        <w:right w:val="none" w:sz="0" w:space="0" w:color="auto"/>
      </w:divBdr>
    </w:div>
    <w:div w:id="276183596">
      <w:bodyDiv w:val="1"/>
      <w:marLeft w:val="0"/>
      <w:marRight w:val="0"/>
      <w:marTop w:val="0"/>
      <w:marBottom w:val="0"/>
      <w:divBdr>
        <w:top w:val="none" w:sz="0" w:space="0" w:color="auto"/>
        <w:left w:val="none" w:sz="0" w:space="0" w:color="auto"/>
        <w:bottom w:val="none" w:sz="0" w:space="0" w:color="auto"/>
        <w:right w:val="none" w:sz="0" w:space="0" w:color="auto"/>
      </w:divBdr>
    </w:div>
    <w:div w:id="276259963">
      <w:bodyDiv w:val="1"/>
      <w:marLeft w:val="0"/>
      <w:marRight w:val="0"/>
      <w:marTop w:val="0"/>
      <w:marBottom w:val="0"/>
      <w:divBdr>
        <w:top w:val="none" w:sz="0" w:space="0" w:color="auto"/>
        <w:left w:val="none" w:sz="0" w:space="0" w:color="auto"/>
        <w:bottom w:val="none" w:sz="0" w:space="0" w:color="auto"/>
        <w:right w:val="none" w:sz="0" w:space="0" w:color="auto"/>
      </w:divBdr>
    </w:div>
    <w:div w:id="276302082">
      <w:bodyDiv w:val="1"/>
      <w:marLeft w:val="0"/>
      <w:marRight w:val="0"/>
      <w:marTop w:val="0"/>
      <w:marBottom w:val="0"/>
      <w:divBdr>
        <w:top w:val="none" w:sz="0" w:space="0" w:color="auto"/>
        <w:left w:val="none" w:sz="0" w:space="0" w:color="auto"/>
        <w:bottom w:val="none" w:sz="0" w:space="0" w:color="auto"/>
        <w:right w:val="none" w:sz="0" w:space="0" w:color="auto"/>
      </w:divBdr>
    </w:div>
    <w:div w:id="276303137">
      <w:bodyDiv w:val="1"/>
      <w:marLeft w:val="0"/>
      <w:marRight w:val="0"/>
      <w:marTop w:val="0"/>
      <w:marBottom w:val="0"/>
      <w:divBdr>
        <w:top w:val="none" w:sz="0" w:space="0" w:color="auto"/>
        <w:left w:val="none" w:sz="0" w:space="0" w:color="auto"/>
        <w:bottom w:val="none" w:sz="0" w:space="0" w:color="auto"/>
        <w:right w:val="none" w:sz="0" w:space="0" w:color="auto"/>
      </w:divBdr>
    </w:div>
    <w:div w:id="276372098">
      <w:bodyDiv w:val="1"/>
      <w:marLeft w:val="0"/>
      <w:marRight w:val="0"/>
      <w:marTop w:val="0"/>
      <w:marBottom w:val="0"/>
      <w:divBdr>
        <w:top w:val="none" w:sz="0" w:space="0" w:color="auto"/>
        <w:left w:val="none" w:sz="0" w:space="0" w:color="auto"/>
        <w:bottom w:val="none" w:sz="0" w:space="0" w:color="auto"/>
        <w:right w:val="none" w:sz="0" w:space="0" w:color="auto"/>
      </w:divBdr>
    </w:div>
    <w:div w:id="276449059">
      <w:bodyDiv w:val="1"/>
      <w:marLeft w:val="0"/>
      <w:marRight w:val="0"/>
      <w:marTop w:val="0"/>
      <w:marBottom w:val="0"/>
      <w:divBdr>
        <w:top w:val="none" w:sz="0" w:space="0" w:color="auto"/>
        <w:left w:val="none" w:sz="0" w:space="0" w:color="auto"/>
        <w:bottom w:val="none" w:sz="0" w:space="0" w:color="auto"/>
        <w:right w:val="none" w:sz="0" w:space="0" w:color="auto"/>
      </w:divBdr>
    </w:div>
    <w:div w:id="276563247">
      <w:bodyDiv w:val="1"/>
      <w:marLeft w:val="0"/>
      <w:marRight w:val="0"/>
      <w:marTop w:val="0"/>
      <w:marBottom w:val="0"/>
      <w:divBdr>
        <w:top w:val="none" w:sz="0" w:space="0" w:color="auto"/>
        <w:left w:val="none" w:sz="0" w:space="0" w:color="auto"/>
        <w:bottom w:val="none" w:sz="0" w:space="0" w:color="auto"/>
        <w:right w:val="none" w:sz="0" w:space="0" w:color="auto"/>
      </w:divBdr>
    </w:div>
    <w:div w:id="276569312">
      <w:bodyDiv w:val="1"/>
      <w:marLeft w:val="0"/>
      <w:marRight w:val="0"/>
      <w:marTop w:val="0"/>
      <w:marBottom w:val="0"/>
      <w:divBdr>
        <w:top w:val="none" w:sz="0" w:space="0" w:color="auto"/>
        <w:left w:val="none" w:sz="0" w:space="0" w:color="auto"/>
        <w:bottom w:val="none" w:sz="0" w:space="0" w:color="auto"/>
        <w:right w:val="none" w:sz="0" w:space="0" w:color="auto"/>
      </w:divBdr>
    </w:div>
    <w:div w:id="276640118">
      <w:bodyDiv w:val="1"/>
      <w:marLeft w:val="0"/>
      <w:marRight w:val="0"/>
      <w:marTop w:val="0"/>
      <w:marBottom w:val="0"/>
      <w:divBdr>
        <w:top w:val="none" w:sz="0" w:space="0" w:color="auto"/>
        <w:left w:val="none" w:sz="0" w:space="0" w:color="auto"/>
        <w:bottom w:val="none" w:sz="0" w:space="0" w:color="auto"/>
        <w:right w:val="none" w:sz="0" w:space="0" w:color="auto"/>
      </w:divBdr>
    </w:div>
    <w:div w:id="276717195">
      <w:bodyDiv w:val="1"/>
      <w:marLeft w:val="0"/>
      <w:marRight w:val="0"/>
      <w:marTop w:val="0"/>
      <w:marBottom w:val="0"/>
      <w:divBdr>
        <w:top w:val="none" w:sz="0" w:space="0" w:color="auto"/>
        <w:left w:val="none" w:sz="0" w:space="0" w:color="auto"/>
        <w:bottom w:val="none" w:sz="0" w:space="0" w:color="auto"/>
        <w:right w:val="none" w:sz="0" w:space="0" w:color="auto"/>
      </w:divBdr>
    </w:div>
    <w:div w:id="276721459">
      <w:bodyDiv w:val="1"/>
      <w:marLeft w:val="0"/>
      <w:marRight w:val="0"/>
      <w:marTop w:val="0"/>
      <w:marBottom w:val="0"/>
      <w:divBdr>
        <w:top w:val="none" w:sz="0" w:space="0" w:color="auto"/>
        <w:left w:val="none" w:sz="0" w:space="0" w:color="auto"/>
        <w:bottom w:val="none" w:sz="0" w:space="0" w:color="auto"/>
        <w:right w:val="none" w:sz="0" w:space="0" w:color="auto"/>
      </w:divBdr>
    </w:div>
    <w:div w:id="276908450">
      <w:bodyDiv w:val="1"/>
      <w:marLeft w:val="0"/>
      <w:marRight w:val="0"/>
      <w:marTop w:val="0"/>
      <w:marBottom w:val="0"/>
      <w:divBdr>
        <w:top w:val="none" w:sz="0" w:space="0" w:color="auto"/>
        <w:left w:val="none" w:sz="0" w:space="0" w:color="auto"/>
        <w:bottom w:val="none" w:sz="0" w:space="0" w:color="auto"/>
        <w:right w:val="none" w:sz="0" w:space="0" w:color="auto"/>
      </w:divBdr>
    </w:div>
    <w:div w:id="277029546">
      <w:bodyDiv w:val="1"/>
      <w:marLeft w:val="0"/>
      <w:marRight w:val="0"/>
      <w:marTop w:val="0"/>
      <w:marBottom w:val="0"/>
      <w:divBdr>
        <w:top w:val="none" w:sz="0" w:space="0" w:color="auto"/>
        <w:left w:val="none" w:sz="0" w:space="0" w:color="auto"/>
        <w:bottom w:val="none" w:sz="0" w:space="0" w:color="auto"/>
        <w:right w:val="none" w:sz="0" w:space="0" w:color="auto"/>
      </w:divBdr>
    </w:div>
    <w:div w:id="277101059">
      <w:bodyDiv w:val="1"/>
      <w:marLeft w:val="0"/>
      <w:marRight w:val="0"/>
      <w:marTop w:val="0"/>
      <w:marBottom w:val="0"/>
      <w:divBdr>
        <w:top w:val="none" w:sz="0" w:space="0" w:color="auto"/>
        <w:left w:val="none" w:sz="0" w:space="0" w:color="auto"/>
        <w:bottom w:val="none" w:sz="0" w:space="0" w:color="auto"/>
        <w:right w:val="none" w:sz="0" w:space="0" w:color="auto"/>
      </w:divBdr>
    </w:div>
    <w:div w:id="277226358">
      <w:bodyDiv w:val="1"/>
      <w:marLeft w:val="0"/>
      <w:marRight w:val="0"/>
      <w:marTop w:val="0"/>
      <w:marBottom w:val="0"/>
      <w:divBdr>
        <w:top w:val="none" w:sz="0" w:space="0" w:color="auto"/>
        <w:left w:val="none" w:sz="0" w:space="0" w:color="auto"/>
        <w:bottom w:val="none" w:sz="0" w:space="0" w:color="auto"/>
        <w:right w:val="none" w:sz="0" w:space="0" w:color="auto"/>
      </w:divBdr>
    </w:div>
    <w:div w:id="277298714">
      <w:bodyDiv w:val="1"/>
      <w:marLeft w:val="0"/>
      <w:marRight w:val="0"/>
      <w:marTop w:val="0"/>
      <w:marBottom w:val="0"/>
      <w:divBdr>
        <w:top w:val="none" w:sz="0" w:space="0" w:color="auto"/>
        <w:left w:val="none" w:sz="0" w:space="0" w:color="auto"/>
        <w:bottom w:val="none" w:sz="0" w:space="0" w:color="auto"/>
        <w:right w:val="none" w:sz="0" w:space="0" w:color="auto"/>
      </w:divBdr>
    </w:div>
    <w:div w:id="277302150">
      <w:bodyDiv w:val="1"/>
      <w:marLeft w:val="0"/>
      <w:marRight w:val="0"/>
      <w:marTop w:val="0"/>
      <w:marBottom w:val="0"/>
      <w:divBdr>
        <w:top w:val="none" w:sz="0" w:space="0" w:color="auto"/>
        <w:left w:val="none" w:sz="0" w:space="0" w:color="auto"/>
        <w:bottom w:val="none" w:sz="0" w:space="0" w:color="auto"/>
        <w:right w:val="none" w:sz="0" w:space="0" w:color="auto"/>
      </w:divBdr>
    </w:div>
    <w:div w:id="277371707">
      <w:bodyDiv w:val="1"/>
      <w:marLeft w:val="0"/>
      <w:marRight w:val="0"/>
      <w:marTop w:val="0"/>
      <w:marBottom w:val="0"/>
      <w:divBdr>
        <w:top w:val="none" w:sz="0" w:space="0" w:color="auto"/>
        <w:left w:val="none" w:sz="0" w:space="0" w:color="auto"/>
        <w:bottom w:val="none" w:sz="0" w:space="0" w:color="auto"/>
        <w:right w:val="none" w:sz="0" w:space="0" w:color="auto"/>
      </w:divBdr>
      <w:divsChild>
        <w:div w:id="2368848">
          <w:marLeft w:val="480"/>
          <w:marRight w:val="0"/>
          <w:marTop w:val="0"/>
          <w:marBottom w:val="0"/>
          <w:divBdr>
            <w:top w:val="none" w:sz="0" w:space="0" w:color="auto"/>
            <w:left w:val="none" w:sz="0" w:space="0" w:color="auto"/>
            <w:bottom w:val="none" w:sz="0" w:space="0" w:color="auto"/>
            <w:right w:val="none" w:sz="0" w:space="0" w:color="auto"/>
          </w:divBdr>
        </w:div>
        <w:div w:id="40445494">
          <w:marLeft w:val="480"/>
          <w:marRight w:val="0"/>
          <w:marTop w:val="0"/>
          <w:marBottom w:val="0"/>
          <w:divBdr>
            <w:top w:val="none" w:sz="0" w:space="0" w:color="auto"/>
            <w:left w:val="none" w:sz="0" w:space="0" w:color="auto"/>
            <w:bottom w:val="none" w:sz="0" w:space="0" w:color="auto"/>
            <w:right w:val="none" w:sz="0" w:space="0" w:color="auto"/>
          </w:divBdr>
        </w:div>
        <w:div w:id="60830041">
          <w:marLeft w:val="480"/>
          <w:marRight w:val="0"/>
          <w:marTop w:val="0"/>
          <w:marBottom w:val="0"/>
          <w:divBdr>
            <w:top w:val="none" w:sz="0" w:space="0" w:color="auto"/>
            <w:left w:val="none" w:sz="0" w:space="0" w:color="auto"/>
            <w:bottom w:val="none" w:sz="0" w:space="0" w:color="auto"/>
            <w:right w:val="none" w:sz="0" w:space="0" w:color="auto"/>
          </w:divBdr>
        </w:div>
        <w:div w:id="77137123">
          <w:marLeft w:val="480"/>
          <w:marRight w:val="0"/>
          <w:marTop w:val="0"/>
          <w:marBottom w:val="0"/>
          <w:divBdr>
            <w:top w:val="none" w:sz="0" w:space="0" w:color="auto"/>
            <w:left w:val="none" w:sz="0" w:space="0" w:color="auto"/>
            <w:bottom w:val="none" w:sz="0" w:space="0" w:color="auto"/>
            <w:right w:val="none" w:sz="0" w:space="0" w:color="auto"/>
          </w:divBdr>
        </w:div>
        <w:div w:id="89277668">
          <w:marLeft w:val="480"/>
          <w:marRight w:val="0"/>
          <w:marTop w:val="0"/>
          <w:marBottom w:val="0"/>
          <w:divBdr>
            <w:top w:val="none" w:sz="0" w:space="0" w:color="auto"/>
            <w:left w:val="none" w:sz="0" w:space="0" w:color="auto"/>
            <w:bottom w:val="none" w:sz="0" w:space="0" w:color="auto"/>
            <w:right w:val="none" w:sz="0" w:space="0" w:color="auto"/>
          </w:divBdr>
        </w:div>
        <w:div w:id="103352954">
          <w:marLeft w:val="480"/>
          <w:marRight w:val="0"/>
          <w:marTop w:val="0"/>
          <w:marBottom w:val="0"/>
          <w:divBdr>
            <w:top w:val="none" w:sz="0" w:space="0" w:color="auto"/>
            <w:left w:val="none" w:sz="0" w:space="0" w:color="auto"/>
            <w:bottom w:val="none" w:sz="0" w:space="0" w:color="auto"/>
            <w:right w:val="none" w:sz="0" w:space="0" w:color="auto"/>
          </w:divBdr>
        </w:div>
        <w:div w:id="118693908">
          <w:marLeft w:val="480"/>
          <w:marRight w:val="0"/>
          <w:marTop w:val="0"/>
          <w:marBottom w:val="0"/>
          <w:divBdr>
            <w:top w:val="none" w:sz="0" w:space="0" w:color="auto"/>
            <w:left w:val="none" w:sz="0" w:space="0" w:color="auto"/>
            <w:bottom w:val="none" w:sz="0" w:space="0" w:color="auto"/>
            <w:right w:val="none" w:sz="0" w:space="0" w:color="auto"/>
          </w:divBdr>
        </w:div>
        <w:div w:id="189148882">
          <w:marLeft w:val="480"/>
          <w:marRight w:val="0"/>
          <w:marTop w:val="0"/>
          <w:marBottom w:val="0"/>
          <w:divBdr>
            <w:top w:val="none" w:sz="0" w:space="0" w:color="auto"/>
            <w:left w:val="none" w:sz="0" w:space="0" w:color="auto"/>
            <w:bottom w:val="none" w:sz="0" w:space="0" w:color="auto"/>
            <w:right w:val="none" w:sz="0" w:space="0" w:color="auto"/>
          </w:divBdr>
        </w:div>
        <w:div w:id="191116248">
          <w:marLeft w:val="480"/>
          <w:marRight w:val="0"/>
          <w:marTop w:val="0"/>
          <w:marBottom w:val="0"/>
          <w:divBdr>
            <w:top w:val="none" w:sz="0" w:space="0" w:color="auto"/>
            <w:left w:val="none" w:sz="0" w:space="0" w:color="auto"/>
            <w:bottom w:val="none" w:sz="0" w:space="0" w:color="auto"/>
            <w:right w:val="none" w:sz="0" w:space="0" w:color="auto"/>
          </w:divBdr>
        </w:div>
        <w:div w:id="207301577">
          <w:marLeft w:val="480"/>
          <w:marRight w:val="0"/>
          <w:marTop w:val="0"/>
          <w:marBottom w:val="0"/>
          <w:divBdr>
            <w:top w:val="none" w:sz="0" w:space="0" w:color="auto"/>
            <w:left w:val="none" w:sz="0" w:space="0" w:color="auto"/>
            <w:bottom w:val="none" w:sz="0" w:space="0" w:color="auto"/>
            <w:right w:val="none" w:sz="0" w:space="0" w:color="auto"/>
          </w:divBdr>
        </w:div>
        <w:div w:id="285279209">
          <w:marLeft w:val="480"/>
          <w:marRight w:val="0"/>
          <w:marTop w:val="0"/>
          <w:marBottom w:val="0"/>
          <w:divBdr>
            <w:top w:val="none" w:sz="0" w:space="0" w:color="auto"/>
            <w:left w:val="none" w:sz="0" w:space="0" w:color="auto"/>
            <w:bottom w:val="none" w:sz="0" w:space="0" w:color="auto"/>
            <w:right w:val="none" w:sz="0" w:space="0" w:color="auto"/>
          </w:divBdr>
        </w:div>
        <w:div w:id="290403476">
          <w:marLeft w:val="480"/>
          <w:marRight w:val="0"/>
          <w:marTop w:val="0"/>
          <w:marBottom w:val="0"/>
          <w:divBdr>
            <w:top w:val="none" w:sz="0" w:space="0" w:color="auto"/>
            <w:left w:val="none" w:sz="0" w:space="0" w:color="auto"/>
            <w:bottom w:val="none" w:sz="0" w:space="0" w:color="auto"/>
            <w:right w:val="none" w:sz="0" w:space="0" w:color="auto"/>
          </w:divBdr>
        </w:div>
        <w:div w:id="363867721">
          <w:marLeft w:val="480"/>
          <w:marRight w:val="0"/>
          <w:marTop w:val="0"/>
          <w:marBottom w:val="0"/>
          <w:divBdr>
            <w:top w:val="none" w:sz="0" w:space="0" w:color="auto"/>
            <w:left w:val="none" w:sz="0" w:space="0" w:color="auto"/>
            <w:bottom w:val="none" w:sz="0" w:space="0" w:color="auto"/>
            <w:right w:val="none" w:sz="0" w:space="0" w:color="auto"/>
          </w:divBdr>
        </w:div>
        <w:div w:id="383910501">
          <w:marLeft w:val="480"/>
          <w:marRight w:val="0"/>
          <w:marTop w:val="0"/>
          <w:marBottom w:val="0"/>
          <w:divBdr>
            <w:top w:val="none" w:sz="0" w:space="0" w:color="auto"/>
            <w:left w:val="none" w:sz="0" w:space="0" w:color="auto"/>
            <w:bottom w:val="none" w:sz="0" w:space="0" w:color="auto"/>
            <w:right w:val="none" w:sz="0" w:space="0" w:color="auto"/>
          </w:divBdr>
        </w:div>
        <w:div w:id="383989196">
          <w:marLeft w:val="480"/>
          <w:marRight w:val="0"/>
          <w:marTop w:val="0"/>
          <w:marBottom w:val="0"/>
          <w:divBdr>
            <w:top w:val="none" w:sz="0" w:space="0" w:color="auto"/>
            <w:left w:val="none" w:sz="0" w:space="0" w:color="auto"/>
            <w:bottom w:val="none" w:sz="0" w:space="0" w:color="auto"/>
            <w:right w:val="none" w:sz="0" w:space="0" w:color="auto"/>
          </w:divBdr>
        </w:div>
        <w:div w:id="426996695">
          <w:marLeft w:val="480"/>
          <w:marRight w:val="0"/>
          <w:marTop w:val="0"/>
          <w:marBottom w:val="0"/>
          <w:divBdr>
            <w:top w:val="none" w:sz="0" w:space="0" w:color="auto"/>
            <w:left w:val="none" w:sz="0" w:space="0" w:color="auto"/>
            <w:bottom w:val="none" w:sz="0" w:space="0" w:color="auto"/>
            <w:right w:val="none" w:sz="0" w:space="0" w:color="auto"/>
          </w:divBdr>
        </w:div>
        <w:div w:id="571501554">
          <w:marLeft w:val="480"/>
          <w:marRight w:val="0"/>
          <w:marTop w:val="0"/>
          <w:marBottom w:val="0"/>
          <w:divBdr>
            <w:top w:val="none" w:sz="0" w:space="0" w:color="auto"/>
            <w:left w:val="none" w:sz="0" w:space="0" w:color="auto"/>
            <w:bottom w:val="none" w:sz="0" w:space="0" w:color="auto"/>
            <w:right w:val="none" w:sz="0" w:space="0" w:color="auto"/>
          </w:divBdr>
        </w:div>
        <w:div w:id="627129239">
          <w:marLeft w:val="480"/>
          <w:marRight w:val="0"/>
          <w:marTop w:val="0"/>
          <w:marBottom w:val="0"/>
          <w:divBdr>
            <w:top w:val="none" w:sz="0" w:space="0" w:color="auto"/>
            <w:left w:val="none" w:sz="0" w:space="0" w:color="auto"/>
            <w:bottom w:val="none" w:sz="0" w:space="0" w:color="auto"/>
            <w:right w:val="none" w:sz="0" w:space="0" w:color="auto"/>
          </w:divBdr>
        </w:div>
        <w:div w:id="642662646">
          <w:marLeft w:val="480"/>
          <w:marRight w:val="0"/>
          <w:marTop w:val="0"/>
          <w:marBottom w:val="0"/>
          <w:divBdr>
            <w:top w:val="none" w:sz="0" w:space="0" w:color="auto"/>
            <w:left w:val="none" w:sz="0" w:space="0" w:color="auto"/>
            <w:bottom w:val="none" w:sz="0" w:space="0" w:color="auto"/>
            <w:right w:val="none" w:sz="0" w:space="0" w:color="auto"/>
          </w:divBdr>
        </w:div>
        <w:div w:id="735662714">
          <w:marLeft w:val="480"/>
          <w:marRight w:val="0"/>
          <w:marTop w:val="0"/>
          <w:marBottom w:val="0"/>
          <w:divBdr>
            <w:top w:val="none" w:sz="0" w:space="0" w:color="auto"/>
            <w:left w:val="none" w:sz="0" w:space="0" w:color="auto"/>
            <w:bottom w:val="none" w:sz="0" w:space="0" w:color="auto"/>
            <w:right w:val="none" w:sz="0" w:space="0" w:color="auto"/>
          </w:divBdr>
        </w:div>
        <w:div w:id="757601305">
          <w:marLeft w:val="480"/>
          <w:marRight w:val="0"/>
          <w:marTop w:val="0"/>
          <w:marBottom w:val="0"/>
          <w:divBdr>
            <w:top w:val="none" w:sz="0" w:space="0" w:color="auto"/>
            <w:left w:val="none" w:sz="0" w:space="0" w:color="auto"/>
            <w:bottom w:val="none" w:sz="0" w:space="0" w:color="auto"/>
            <w:right w:val="none" w:sz="0" w:space="0" w:color="auto"/>
          </w:divBdr>
        </w:div>
        <w:div w:id="808135420">
          <w:marLeft w:val="480"/>
          <w:marRight w:val="0"/>
          <w:marTop w:val="0"/>
          <w:marBottom w:val="0"/>
          <w:divBdr>
            <w:top w:val="none" w:sz="0" w:space="0" w:color="auto"/>
            <w:left w:val="none" w:sz="0" w:space="0" w:color="auto"/>
            <w:bottom w:val="none" w:sz="0" w:space="0" w:color="auto"/>
            <w:right w:val="none" w:sz="0" w:space="0" w:color="auto"/>
          </w:divBdr>
        </w:div>
        <w:div w:id="818115385">
          <w:marLeft w:val="480"/>
          <w:marRight w:val="0"/>
          <w:marTop w:val="0"/>
          <w:marBottom w:val="0"/>
          <w:divBdr>
            <w:top w:val="none" w:sz="0" w:space="0" w:color="auto"/>
            <w:left w:val="none" w:sz="0" w:space="0" w:color="auto"/>
            <w:bottom w:val="none" w:sz="0" w:space="0" w:color="auto"/>
            <w:right w:val="none" w:sz="0" w:space="0" w:color="auto"/>
          </w:divBdr>
        </w:div>
        <w:div w:id="844905434">
          <w:marLeft w:val="480"/>
          <w:marRight w:val="0"/>
          <w:marTop w:val="0"/>
          <w:marBottom w:val="0"/>
          <w:divBdr>
            <w:top w:val="none" w:sz="0" w:space="0" w:color="auto"/>
            <w:left w:val="none" w:sz="0" w:space="0" w:color="auto"/>
            <w:bottom w:val="none" w:sz="0" w:space="0" w:color="auto"/>
            <w:right w:val="none" w:sz="0" w:space="0" w:color="auto"/>
          </w:divBdr>
        </w:div>
        <w:div w:id="850342663">
          <w:marLeft w:val="480"/>
          <w:marRight w:val="0"/>
          <w:marTop w:val="0"/>
          <w:marBottom w:val="0"/>
          <w:divBdr>
            <w:top w:val="none" w:sz="0" w:space="0" w:color="auto"/>
            <w:left w:val="none" w:sz="0" w:space="0" w:color="auto"/>
            <w:bottom w:val="none" w:sz="0" w:space="0" w:color="auto"/>
            <w:right w:val="none" w:sz="0" w:space="0" w:color="auto"/>
          </w:divBdr>
        </w:div>
      </w:divsChild>
    </w:div>
    <w:div w:id="277489436">
      <w:bodyDiv w:val="1"/>
      <w:marLeft w:val="0"/>
      <w:marRight w:val="0"/>
      <w:marTop w:val="0"/>
      <w:marBottom w:val="0"/>
      <w:divBdr>
        <w:top w:val="none" w:sz="0" w:space="0" w:color="auto"/>
        <w:left w:val="none" w:sz="0" w:space="0" w:color="auto"/>
        <w:bottom w:val="none" w:sz="0" w:space="0" w:color="auto"/>
        <w:right w:val="none" w:sz="0" w:space="0" w:color="auto"/>
      </w:divBdr>
    </w:div>
    <w:div w:id="277680848">
      <w:bodyDiv w:val="1"/>
      <w:marLeft w:val="0"/>
      <w:marRight w:val="0"/>
      <w:marTop w:val="0"/>
      <w:marBottom w:val="0"/>
      <w:divBdr>
        <w:top w:val="none" w:sz="0" w:space="0" w:color="auto"/>
        <w:left w:val="none" w:sz="0" w:space="0" w:color="auto"/>
        <w:bottom w:val="none" w:sz="0" w:space="0" w:color="auto"/>
        <w:right w:val="none" w:sz="0" w:space="0" w:color="auto"/>
      </w:divBdr>
    </w:div>
    <w:div w:id="277756745">
      <w:bodyDiv w:val="1"/>
      <w:marLeft w:val="0"/>
      <w:marRight w:val="0"/>
      <w:marTop w:val="0"/>
      <w:marBottom w:val="0"/>
      <w:divBdr>
        <w:top w:val="none" w:sz="0" w:space="0" w:color="auto"/>
        <w:left w:val="none" w:sz="0" w:space="0" w:color="auto"/>
        <w:bottom w:val="none" w:sz="0" w:space="0" w:color="auto"/>
        <w:right w:val="none" w:sz="0" w:space="0" w:color="auto"/>
      </w:divBdr>
    </w:div>
    <w:div w:id="277761506">
      <w:bodyDiv w:val="1"/>
      <w:marLeft w:val="0"/>
      <w:marRight w:val="0"/>
      <w:marTop w:val="0"/>
      <w:marBottom w:val="0"/>
      <w:divBdr>
        <w:top w:val="none" w:sz="0" w:space="0" w:color="auto"/>
        <w:left w:val="none" w:sz="0" w:space="0" w:color="auto"/>
        <w:bottom w:val="none" w:sz="0" w:space="0" w:color="auto"/>
        <w:right w:val="none" w:sz="0" w:space="0" w:color="auto"/>
      </w:divBdr>
    </w:div>
    <w:div w:id="277831934">
      <w:bodyDiv w:val="1"/>
      <w:marLeft w:val="0"/>
      <w:marRight w:val="0"/>
      <w:marTop w:val="0"/>
      <w:marBottom w:val="0"/>
      <w:divBdr>
        <w:top w:val="none" w:sz="0" w:space="0" w:color="auto"/>
        <w:left w:val="none" w:sz="0" w:space="0" w:color="auto"/>
        <w:bottom w:val="none" w:sz="0" w:space="0" w:color="auto"/>
        <w:right w:val="none" w:sz="0" w:space="0" w:color="auto"/>
      </w:divBdr>
    </w:div>
    <w:div w:id="277834972">
      <w:bodyDiv w:val="1"/>
      <w:marLeft w:val="0"/>
      <w:marRight w:val="0"/>
      <w:marTop w:val="0"/>
      <w:marBottom w:val="0"/>
      <w:divBdr>
        <w:top w:val="none" w:sz="0" w:space="0" w:color="auto"/>
        <w:left w:val="none" w:sz="0" w:space="0" w:color="auto"/>
        <w:bottom w:val="none" w:sz="0" w:space="0" w:color="auto"/>
        <w:right w:val="none" w:sz="0" w:space="0" w:color="auto"/>
      </w:divBdr>
    </w:div>
    <w:div w:id="277881981">
      <w:bodyDiv w:val="1"/>
      <w:marLeft w:val="0"/>
      <w:marRight w:val="0"/>
      <w:marTop w:val="0"/>
      <w:marBottom w:val="0"/>
      <w:divBdr>
        <w:top w:val="none" w:sz="0" w:space="0" w:color="auto"/>
        <w:left w:val="none" w:sz="0" w:space="0" w:color="auto"/>
        <w:bottom w:val="none" w:sz="0" w:space="0" w:color="auto"/>
        <w:right w:val="none" w:sz="0" w:space="0" w:color="auto"/>
      </w:divBdr>
    </w:div>
    <w:div w:id="278073183">
      <w:bodyDiv w:val="1"/>
      <w:marLeft w:val="0"/>
      <w:marRight w:val="0"/>
      <w:marTop w:val="0"/>
      <w:marBottom w:val="0"/>
      <w:divBdr>
        <w:top w:val="none" w:sz="0" w:space="0" w:color="auto"/>
        <w:left w:val="none" w:sz="0" w:space="0" w:color="auto"/>
        <w:bottom w:val="none" w:sz="0" w:space="0" w:color="auto"/>
        <w:right w:val="none" w:sz="0" w:space="0" w:color="auto"/>
      </w:divBdr>
      <w:divsChild>
        <w:div w:id="3940182">
          <w:marLeft w:val="480"/>
          <w:marRight w:val="0"/>
          <w:marTop w:val="0"/>
          <w:marBottom w:val="0"/>
          <w:divBdr>
            <w:top w:val="none" w:sz="0" w:space="0" w:color="auto"/>
            <w:left w:val="none" w:sz="0" w:space="0" w:color="auto"/>
            <w:bottom w:val="none" w:sz="0" w:space="0" w:color="auto"/>
            <w:right w:val="none" w:sz="0" w:space="0" w:color="auto"/>
          </w:divBdr>
        </w:div>
        <w:div w:id="135530731">
          <w:marLeft w:val="480"/>
          <w:marRight w:val="0"/>
          <w:marTop w:val="0"/>
          <w:marBottom w:val="0"/>
          <w:divBdr>
            <w:top w:val="none" w:sz="0" w:space="0" w:color="auto"/>
            <w:left w:val="none" w:sz="0" w:space="0" w:color="auto"/>
            <w:bottom w:val="none" w:sz="0" w:space="0" w:color="auto"/>
            <w:right w:val="none" w:sz="0" w:space="0" w:color="auto"/>
          </w:divBdr>
        </w:div>
        <w:div w:id="252662907">
          <w:marLeft w:val="480"/>
          <w:marRight w:val="0"/>
          <w:marTop w:val="0"/>
          <w:marBottom w:val="0"/>
          <w:divBdr>
            <w:top w:val="none" w:sz="0" w:space="0" w:color="auto"/>
            <w:left w:val="none" w:sz="0" w:space="0" w:color="auto"/>
            <w:bottom w:val="none" w:sz="0" w:space="0" w:color="auto"/>
            <w:right w:val="none" w:sz="0" w:space="0" w:color="auto"/>
          </w:divBdr>
        </w:div>
        <w:div w:id="335155470">
          <w:marLeft w:val="480"/>
          <w:marRight w:val="0"/>
          <w:marTop w:val="0"/>
          <w:marBottom w:val="0"/>
          <w:divBdr>
            <w:top w:val="none" w:sz="0" w:space="0" w:color="auto"/>
            <w:left w:val="none" w:sz="0" w:space="0" w:color="auto"/>
            <w:bottom w:val="none" w:sz="0" w:space="0" w:color="auto"/>
            <w:right w:val="none" w:sz="0" w:space="0" w:color="auto"/>
          </w:divBdr>
        </w:div>
        <w:div w:id="371619153">
          <w:marLeft w:val="480"/>
          <w:marRight w:val="0"/>
          <w:marTop w:val="0"/>
          <w:marBottom w:val="0"/>
          <w:divBdr>
            <w:top w:val="none" w:sz="0" w:space="0" w:color="auto"/>
            <w:left w:val="none" w:sz="0" w:space="0" w:color="auto"/>
            <w:bottom w:val="none" w:sz="0" w:space="0" w:color="auto"/>
            <w:right w:val="none" w:sz="0" w:space="0" w:color="auto"/>
          </w:divBdr>
        </w:div>
        <w:div w:id="423454545">
          <w:marLeft w:val="480"/>
          <w:marRight w:val="0"/>
          <w:marTop w:val="0"/>
          <w:marBottom w:val="0"/>
          <w:divBdr>
            <w:top w:val="none" w:sz="0" w:space="0" w:color="auto"/>
            <w:left w:val="none" w:sz="0" w:space="0" w:color="auto"/>
            <w:bottom w:val="none" w:sz="0" w:space="0" w:color="auto"/>
            <w:right w:val="none" w:sz="0" w:space="0" w:color="auto"/>
          </w:divBdr>
        </w:div>
        <w:div w:id="557057290">
          <w:marLeft w:val="480"/>
          <w:marRight w:val="0"/>
          <w:marTop w:val="0"/>
          <w:marBottom w:val="0"/>
          <w:divBdr>
            <w:top w:val="none" w:sz="0" w:space="0" w:color="auto"/>
            <w:left w:val="none" w:sz="0" w:space="0" w:color="auto"/>
            <w:bottom w:val="none" w:sz="0" w:space="0" w:color="auto"/>
            <w:right w:val="none" w:sz="0" w:space="0" w:color="auto"/>
          </w:divBdr>
        </w:div>
        <w:div w:id="613486693">
          <w:marLeft w:val="480"/>
          <w:marRight w:val="0"/>
          <w:marTop w:val="0"/>
          <w:marBottom w:val="0"/>
          <w:divBdr>
            <w:top w:val="none" w:sz="0" w:space="0" w:color="auto"/>
            <w:left w:val="none" w:sz="0" w:space="0" w:color="auto"/>
            <w:bottom w:val="none" w:sz="0" w:space="0" w:color="auto"/>
            <w:right w:val="none" w:sz="0" w:space="0" w:color="auto"/>
          </w:divBdr>
        </w:div>
        <w:div w:id="624115303">
          <w:marLeft w:val="480"/>
          <w:marRight w:val="0"/>
          <w:marTop w:val="0"/>
          <w:marBottom w:val="0"/>
          <w:divBdr>
            <w:top w:val="none" w:sz="0" w:space="0" w:color="auto"/>
            <w:left w:val="none" w:sz="0" w:space="0" w:color="auto"/>
            <w:bottom w:val="none" w:sz="0" w:space="0" w:color="auto"/>
            <w:right w:val="none" w:sz="0" w:space="0" w:color="auto"/>
          </w:divBdr>
        </w:div>
        <w:div w:id="697968176">
          <w:marLeft w:val="480"/>
          <w:marRight w:val="0"/>
          <w:marTop w:val="0"/>
          <w:marBottom w:val="0"/>
          <w:divBdr>
            <w:top w:val="none" w:sz="0" w:space="0" w:color="auto"/>
            <w:left w:val="none" w:sz="0" w:space="0" w:color="auto"/>
            <w:bottom w:val="none" w:sz="0" w:space="0" w:color="auto"/>
            <w:right w:val="none" w:sz="0" w:space="0" w:color="auto"/>
          </w:divBdr>
        </w:div>
        <w:div w:id="810757907">
          <w:marLeft w:val="480"/>
          <w:marRight w:val="0"/>
          <w:marTop w:val="0"/>
          <w:marBottom w:val="0"/>
          <w:divBdr>
            <w:top w:val="none" w:sz="0" w:space="0" w:color="auto"/>
            <w:left w:val="none" w:sz="0" w:space="0" w:color="auto"/>
            <w:bottom w:val="none" w:sz="0" w:space="0" w:color="auto"/>
            <w:right w:val="none" w:sz="0" w:space="0" w:color="auto"/>
          </w:divBdr>
        </w:div>
        <w:div w:id="850265292">
          <w:marLeft w:val="480"/>
          <w:marRight w:val="0"/>
          <w:marTop w:val="0"/>
          <w:marBottom w:val="0"/>
          <w:divBdr>
            <w:top w:val="none" w:sz="0" w:space="0" w:color="auto"/>
            <w:left w:val="none" w:sz="0" w:space="0" w:color="auto"/>
            <w:bottom w:val="none" w:sz="0" w:space="0" w:color="auto"/>
            <w:right w:val="none" w:sz="0" w:space="0" w:color="auto"/>
          </w:divBdr>
        </w:div>
      </w:divsChild>
    </w:div>
    <w:div w:id="278225466">
      <w:bodyDiv w:val="1"/>
      <w:marLeft w:val="0"/>
      <w:marRight w:val="0"/>
      <w:marTop w:val="0"/>
      <w:marBottom w:val="0"/>
      <w:divBdr>
        <w:top w:val="none" w:sz="0" w:space="0" w:color="auto"/>
        <w:left w:val="none" w:sz="0" w:space="0" w:color="auto"/>
        <w:bottom w:val="none" w:sz="0" w:space="0" w:color="auto"/>
        <w:right w:val="none" w:sz="0" w:space="0" w:color="auto"/>
      </w:divBdr>
    </w:div>
    <w:div w:id="278267935">
      <w:bodyDiv w:val="1"/>
      <w:marLeft w:val="0"/>
      <w:marRight w:val="0"/>
      <w:marTop w:val="0"/>
      <w:marBottom w:val="0"/>
      <w:divBdr>
        <w:top w:val="none" w:sz="0" w:space="0" w:color="auto"/>
        <w:left w:val="none" w:sz="0" w:space="0" w:color="auto"/>
        <w:bottom w:val="none" w:sz="0" w:space="0" w:color="auto"/>
        <w:right w:val="none" w:sz="0" w:space="0" w:color="auto"/>
      </w:divBdr>
    </w:div>
    <w:div w:id="278336879">
      <w:bodyDiv w:val="1"/>
      <w:marLeft w:val="0"/>
      <w:marRight w:val="0"/>
      <w:marTop w:val="0"/>
      <w:marBottom w:val="0"/>
      <w:divBdr>
        <w:top w:val="none" w:sz="0" w:space="0" w:color="auto"/>
        <w:left w:val="none" w:sz="0" w:space="0" w:color="auto"/>
        <w:bottom w:val="none" w:sz="0" w:space="0" w:color="auto"/>
        <w:right w:val="none" w:sz="0" w:space="0" w:color="auto"/>
      </w:divBdr>
    </w:div>
    <w:div w:id="278493131">
      <w:bodyDiv w:val="1"/>
      <w:marLeft w:val="0"/>
      <w:marRight w:val="0"/>
      <w:marTop w:val="0"/>
      <w:marBottom w:val="0"/>
      <w:divBdr>
        <w:top w:val="none" w:sz="0" w:space="0" w:color="auto"/>
        <w:left w:val="none" w:sz="0" w:space="0" w:color="auto"/>
        <w:bottom w:val="none" w:sz="0" w:space="0" w:color="auto"/>
        <w:right w:val="none" w:sz="0" w:space="0" w:color="auto"/>
      </w:divBdr>
    </w:div>
    <w:div w:id="278608849">
      <w:bodyDiv w:val="1"/>
      <w:marLeft w:val="0"/>
      <w:marRight w:val="0"/>
      <w:marTop w:val="0"/>
      <w:marBottom w:val="0"/>
      <w:divBdr>
        <w:top w:val="none" w:sz="0" w:space="0" w:color="auto"/>
        <w:left w:val="none" w:sz="0" w:space="0" w:color="auto"/>
        <w:bottom w:val="none" w:sz="0" w:space="0" w:color="auto"/>
        <w:right w:val="none" w:sz="0" w:space="0" w:color="auto"/>
      </w:divBdr>
    </w:div>
    <w:div w:id="278681881">
      <w:bodyDiv w:val="1"/>
      <w:marLeft w:val="0"/>
      <w:marRight w:val="0"/>
      <w:marTop w:val="0"/>
      <w:marBottom w:val="0"/>
      <w:divBdr>
        <w:top w:val="none" w:sz="0" w:space="0" w:color="auto"/>
        <w:left w:val="none" w:sz="0" w:space="0" w:color="auto"/>
        <w:bottom w:val="none" w:sz="0" w:space="0" w:color="auto"/>
        <w:right w:val="none" w:sz="0" w:space="0" w:color="auto"/>
      </w:divBdr>
    </w:div>
    <w:div w:id="278684504">
      <w:bodyDiv w:val="1"/>
      <w:marLeft w:val="0"/>
      <w:marRight w:val="0"/>
      <w:marTop w:val="0"/>
      <w:marBottom w:val="0"/>
      <w:divBdr>
        <w:top w:val="none" w:sz="0" w:space="0" w:color="auto"/>
        <w:left w:val="none" w:sz="0" w:space="0" w:color="auto"/>
        <w:bottom w:val="none" w:sz="0" w:space="0" w:color="auto"/>
        <w:right w:val="none" w:sz="0" w:space="0" w:color="auto"/>
      </w:divBdr>
    </w:div>
    <w:div w:id="278801451">
      <w:bodyDiv w:val="1"/>
      <w:marLeft w:val="0"/>
      <w:marRight w:val="0"/>
      <w:marTop w:val="0"/>
      <w:marBottom w:val="0"/>
      <w:divBdr>
        <w:top w:val="none" w:sz="0" w:space="0" w:color="auto"/>
        <w:left w:val="none" w:sz="0" w:space="0" w:color="auto"/>
        <w:bottom w:val="none" w:sz="0" w:space="0" w:color="auto"/>
        <w:right w:val="none" w:sz="0" w:space="0" w:color="auto"/>
      </w:divBdr>
    </w:div>
    <w:div w:id="278880150">
      <w:bodyDiv w:val="1"/>
      <w:marLeft w:val="0"/>
      <w:marRight w:val="0"/>
      <w:marTop w:val="0"/>
      <w:marBottom w:val="0"/>
      <w:divBdr>
        <w:top w:val="none" w:sz="0" w:space="0" w:color="auto"/>
        <w:left w:val="none" w:sz="0" w:space="0" w:color="auto"/>
        <w:bottom w:val="none" w:sz="0" w:space="0" w:color="auto"/>
        <w:right w:val="none" w:sz="0" w:space="0" w:color="auto"/>
      </w:divBdr>
    </w:div>
    <w:div w:id="278924416">
      <w:bodyDiv w:val="1"/>
      <w:marLeft w:val="0"/>
      <w:marRight w:val="0"/>
      <w:marTop w:val="0"/>
      <w:marBottom w:val="0"/>
      <w:divBdr>
        <w:top w:val="none" w:sz="0" w:space="0" w:color="auto"/>
        <w:left w:val="none" w:sz="0" w:space="0" w:color="auto"/>
        <w:bottom w:val="none" w:sz="0" w:space="0" w:color="auto"/>
        <w:right w:val="none" w:sz="0" w:space="0" w:color="auto"/>
      </w:divBdr>
    </w:div>
    <w:div w:id="278924546">
      <w:bodyDiv w:val="1"/>
      <w:marLeft w:val="0"/>
      <w:marRight w:val="0"/>
      <w:marTop w:val="0"/>
      <w:marBottom w:val="0"/>
      <w:divBdr>
        <w:top w:val="none" w:sz="0" w:space="0" w:color="auto"/>
        <w:left w:val="none" w:sz="0" w:space="0" w:color="auto"/>
        <w:bottom w:val="none" w:sz="0" w:space="0" w:color="auto"/>
        <w:right w:val="none" w:sz="0" w:space="0" w:color="auto"/>
      </w:divBdr>
    </w:div>
    <w:div w:id="279143924">
      <w:bodyDiv w:val="1"/>
      <w:marLeft w:val="0"/>
      <w:marRight w:val="0"/>
      <w:marTop w:val="0"/>
      <w:marBottom w:val="0"/>
      <w:divBdr>
        <w:top w:val="none" w:sz="0" w:space="0" w:color="auto"/>
        <w:left w:val="none" w:sz="0" w:space="0" w:color="auto"/>
        <w:bottom w:val="none" w:sz="0" w:space="0" w:color="auto"/>
        <w:right w:val="none" w:sz="0" w:space="0" w:color="auto"/>
      </w:divBdr>
    </w:div>
    <w:div w:id="279267376">
      <w:bodyDiv w:val="1"/>
      <w:marLeft w:val="0"/>
      <w:marRight w:val="0"/>
      <w:marTop w:val="0"/>
      <w:marBottom w:val="0"/>
      <w:divBdr>
        <w:top w:val="none" w:sz="0" w:space="0" w:color="auto"/>
        <w:left w:val="none" w:sz="0" w:space="0" w:color="auto"/>
        <w:bottom w:val="none" w:sz="0" w:space="0" w:color="auto"/>
        <w:right w:val="none" w:sz="0" w:space="0" w:color="auto"/>
      </w:divBdr>
    </w:div>
    <w:div w:id="279383025">
      <w:bodyDiv w:val="1"/>
      <w:marLeft w:val="0"/>
      <w:marRight w:val="0"/>
      <w:marTop w:val="0"/>
      <w:marBottom w:val="0"/>
      <w:divBdr>
        <w:top w:val="none" w:sz="0" w:space="0" w:color="auto"/>
        <w:left w:val="none" w:sz="0" w:space="0" w:color="auto"/>
        <w:bottom w:val="none" w:sz="0" w:space="0" w:color="auto"/>
        <w:right w:val="none" w:sz="0" w:space="0" w:color="auto"/>
      </w:divBdr>
    </w:div>
    <w:div w:id="279410831">
      <w:bodyDiv w:val="1"/>
      <w:marLeft w:val="0"/>
      <w:marRight w:val="0"/>
      <w:marTop w:val="0"/>
      <w:marBottom w:val="0"/>
      <w:divBdr>
        <w:top w:val="none" w:sz="0" w:space="0" w:color="auto"/>
        <w:left w:val="none" w:sz="0" w:space="0" w:color="auto"/>
        <w:bottom w:val="none" w:sz="0" w:space="0" w:color="auto"/>
        <w:right w:val="none" w:sz="0" w:space="0" w:color="auto"/>
      </w:divBdr>
    </w:div>
    <w:div w:id="279528480">
      <w:bodyDiv w:val="1"/>
      <w:marLeft w:val="0"/>
      <w:marRight w:val="0"/>
      <w:marTop w:val="0"/>
      <w:marBottom w:val="0"/>
      <w:divBdr>
        <w:top w:val="none" w:sz="0" w:space="0" w:color="auto"/>
        <w:left w:val="none" w:sz="0" w:space="0" w:color="auto"/>
        <w:bottom w:val="none" w:sz="0" w:space="0" w:color="auto"/>
        <w:right w:val="none" w:sz="0" w:space="0" w:color="auto"/>
      </w:divBdr>
    </w:div>
    <w:div w:id="279529619">
      <w:bodyDiv w:val="1"/>
      <w:marLeft w:val="0"/>
      <w:marRight w:val="0"/>
      <w:marTop w:val="0"/>
      <w:marBottom w:val="0"/>
      <w:divBdr>
        <w:top w:val="none" w:sz="0" w:space="0" w:color="auto"/>
        <w:left w:val="none" w:sz="0" w:space="0" w:color="auto"/>
        <w:bottom w:val="none" w:sz="0" w:space="0" w:color="auto"/>
        <w:right w:val="none" w:sz="0" w:space="0" w:color="auto"/>
      </w:divBdr>
    </w:div>
    <w:div w:id="279579209">
      <w:bodyDiv w:val="1"/>
      <w:marLeft w:val="0"/>
      <w:marRight w:val="0"/>
      <w:marTop w:val="0"/>
      <w:marBottom w:val="0"/>
      <w:divBdr>
        <w:top w:val="none" w:sz="0" w:space="0" w:color="auto"/>
        <w:left w:val="none" w:sz="0" w:space="0" w:color="auto"/>
        <w:bottom w:val="none" w:sz="0" w:space="0" w:color="auto"/>
        <w:right w:val="none" w:sz="0" w:space="0" w:color="auto"/>
      </w:divBdr>
    </w:div>
    <w:div w:id="279606222">
      <w:bodyDiv w:val="1"/>
      <w:marLeft w:val="0"/>
      <w:marRight w:val="0"/>
      <w:marTop w:val="0"/>
      <w:marBottom w:val="0"/>
      <w:divBdr>
        <w:top w:val="none" w:sz="0" w:space="0" w:color="auto"/>
        <w:left w:val="none" w:sz="0" w:space="0" w:color="auto"/>
        <w:bottom w:val="none" w:sz="0" w:space="0" w:color="auto"/>
        <w:right w:val="none" w:sz="0" w:space="0" w:color="auto"/>
      </w:divBdr>
    </w:div>
    <w:div w:id="279647591">
      <w:bodyDiv w:val="1"/>
      <w:marLeft w:val="0"/>
      <w:marRight w:val="0"/>
      <w:marTop w:val="0"/>
      <w:marBottom w:val="0"/>
      <w:divBdr>
        <w:top w:val="none" w:sz="0" w:space="0" w:color="auto"/>
        <w:left w:val="none" w:sz="0" w:space="0" w:color="auto"/>
        <w:bottom w:val="none" w:sz="0" w:space="0" w:color="auto"/>
        <w:right w:val="none" w:sz="0" w:space="0" w:color="auto"/>
      </w:divBdr>
    </w:div>
    <w:div w:id="279727185">
      <w:bodyDiv w:val="1"/>
      <w:marLeft w:val="0"/>
      <w:marRight w:val="0"/>
      <w:marTop w:val="0"/>
      <w:marBottom w:val="0"/>
      <w:divBdr>
        <w:top w:val="none" w:sz="0" w:space="0" w:color="auto"/>
        <w:left w:val="none" w:sz="0" w:space="0" w:color="auto"/>
        <w:bottom w:val="none" w:sz="0" w:space="0" w:color="auto"/>
        <w:right w:val="none" w:sz="0" w:space="0" w:color="auto"/>
      </w:divBdr>
    </w:div>
    <w:div w:id="279847381">
      <w:bodyDiv w:val="1"/>
      <w:marLeft w:val="0"/>
      <w:marRight w:val="0"/>
      <w:marTop w:val="0"/>
      <w:marBottom w:val="0"/>
      <w:divBdr>
        <w:top w:val="none" w:sz="0" w:space="0" w:color="auto"/>
        <w:left w:val="none" w:sz="0" w:space="0" w:color="auto"/>
        <w:bottom w:val="none" w:sz="0" w:space="0" w:color="auto"/>
        <w:right w:val="none" w:sz="0" w:space="0" w:color="auto"/>
      </w:divBdr>
    </w:div>
    <w:div w:id="279915086">
      <w:bodyDiv w:val="1"/>
      <w:marLeft w:val="0"/>
      <w:marRight w:val="0"/>
      <w:marTop w:val="0"/>
      <w:marBottom w:val="0"/>
      <w:divBdr>
        <w:top w:val="none" w:sz="0" w:space="0" w:color="auto"/>
        <w:left w:val="none" w:sz="0" w:space="0" w:color="auto"/>
        <w:bottom w:val="none" w:sz="0" w:space="0" w:color="auto"/>
        <w:right w:val="none" w:sz="0" w:space="0" w:color="auto"/>
      </w:divBdr>
    </w:div>
    <w:div w:id="280428692">
      <w:bodyDiv w:val="1"/>
      <w:marLeft w:val="0"/>
      <w:marRight w:val="0"/>
      <w:marTop w:val="0"/>
      <w:marBottom w:val="0"/>
      <w:divBdr>
        <w:top w:val="none" w:sz="0" w:space="0" w:color="auto"/>
        <w:left w:val="none" w:sz="0" w:space="0" w:color="auto"/>
        <w:bottom w:val="none" w:sz="0" w:space="0" w:color="auto"/>
        <w:right w:val="none" w:sz="0" w:space="0" w:color="auto"/>
      </w:divBdr>
      <w:divsChild>
        <w:div w:id="10567583">
          <w:marLeft w:val="480"/>
          <w:marRight w:val="0"/>
          <w:marTop w:val="0"/>
          <w:marBottom w:val="0"/>
          <w:divBdr>
            <w:top w:val="none" w:sz="0" w:space="0" w:color="auto"/>
            <w:left w:val="none" w:sz="0" w:space="0" w:color="auto"/>
            <w:bottom w:val="none" w:sz="0" w:space="0" w:color="auto"/>
            <w:right w:val="none" w:sz="0" w:space="0" w:color="auto"/>
          </w:divBdr>
        </w:div>
        <w:div w:id="86736011">
          <w:marLeft w:val="480"/>
          <w:marRight w:val="0"/>
          <w:marTop w:val="0"/>
          <w:marBottom w:val="0"/>
          <w:divBdr>
            <w:top w:val="none" w:sz="0" w:space="0" w:color="auto"/>
            <w:left w:val="none" w:sz="0" w:space="0" w:color="auto"/>
            <w:bottom w:val="none" w:sz="0" w:space="0" w:color="auto"/>
            <w:right w:val="none" w:sz="0" w:space="0" w:color="auto"/>
          </w:divBdr>
        </w:div>
        <w:div w:id="223874886">
          <w:marLeft w:val="480"/>
          <w:marRight w:val="0"/>
          <w:marTop w:val="0"/>
          <w:marBottom w:val="0"/>
          <w:divBdr>
            <w:top w:val="none" w:sz="0" w:space="0" w:color="auto"/>
            <w:left w:val="none" w:sz="0" w:space="0" w:color="auto"/>
            <w:bottom w:val="none" w:sz="0" w:space="0" w:color="auto"/>
            <w:right w:val="none" w:sz="0" w:space="0" w:color="auto"/>
          </w:divBdr>
        </w:div>
        <w:div w:id="318923809">
          <w:marLeft w:val="480"/>
          <w:marRight w:val="0"/>
          <w:marTop w:val="0"/>
          <w:marBottom w:val="0"/>
          <w:divBdr>
            <w:top w:val="none" w:sz="0" w:space="0" w:color="auto"/>
            <w:left w:val="none" w:sz="0" w:space="0" w:color="auto"/>
            <w:bottom w:val="none" w:sz="0" w:space="0" w:color="auto"/>
            <w:right w:val="none" w:sz="0" w:space="0" w:color="auto"/>
          </w:divBdr>
        </w:div>
        <w:div w:id="383526908">
          <w:marLeft w:val="480"/>
          <w:marRight w:val="0"/>
          <w:marTop w:val="0"/>
          <w:marBottom w:val="0"/>
          <w:divBdr>
            <w:top w:val="none" w:sz="0" w:space="0" w:color="auto"/>
            <w:left w:val="none" w:sz="0" w:space="0" w:color="auto"/>
            <w:bottom w:val="none" w:sz="0" w:space="0" w:color="auto"/>
            <w:right w:val="none" w:sz="0" w:space="0" w:color="auto"/>
          </w:divBdr>
        </w:div>
        <w:div w:id="466897137">
          <w:marLeft w:val="480"/>
          <w:marRight w:val="0"/>
          <w:marTop w:val="0"/>
          <w:marBottom w:val="0"/>
          <w:divBdr>
            <w:top w:val="none" w:sz="0" w:space="0" w:color="auto"/>
            <w:left w:val="none" w:sz="0" w:space="0" w:color="auto"/>
            <w:bottom w:val="none" w:sz="0" w:space="0" w:color="auto"/>
            <w:right w:val="none" w:sz="0" w:space="0" w:color="auto"/>
          </w:divBdr>
        </w:div>
        <w:div w:id="470634352">
          <w:marLeft w:val="480"/>
          <w:marRight w:val="0"/>
          <w:marTop w:val="0"/>
          <w:marBottom w:val="0"/>
          <w:divBdr>
            <w:top w:val="none" w:sz="0" w:space="0" w:color="auto"/>
            <w:left w:val="none" w:sz="0" w:space="0" w:color="auto"/>
            <w:bottom w:val="none" w:sz="0" w:space="0" w:color="auto"/>
            <w:right w:val="none" w:sz="0" w:space="0" w:color="auto"/>
          </w:divBdr>
        </w:div>
        <w:div w:id="600988372">
          <w:marLeft w:val="480"/>
          <w:marRight w:val="0"/>
          <w:marTop w:val="0"/>
          <w:marBottom w:val="0"/>
          <w:divBdr>
            <w:top w:val="none" w:sz="0" w:space="0" w:color="auto"/>
            <w:left w:val="none" w:sz="0" w:space="0" w:color="auto"/>
            <w:bottom w:val="none" w:sz="0" w:space="0" w:color="auto"/>
            <w:right w:val="none" w:sz="0" w:space="0" w:color="auto"/>
          </w:divBdr>
        </w:div>
        <w:div w:id="663433377">
          <w:marLeft w:val="480"/>
          <w:marRight w:val="0"/>
          <w:marTop w:val="0"/>
          <w:marBottom w:val="0"/>
          <w:divBdr>
            <w:top w:val="none" w:sz="0" w:space="0" w:color="auto"/>
            <w:left w:val="none" w:sz="0" w:space="0" w:color="auto"/>
            <w:bottom w:val="none" w:sz="0" w:space="0" w:color="auto"/>
            <w:right w:val="none" w:sz="0" w:space="0" w:color="auto"/>
          </w:divBdr>
        </w:div>
        <w:div w:id="819998563">
          <w:marLeft w:val="480"/>
          <w:marRight w:val="0"/>
          <w:marTop w:val="0"/>
          <w:marBottom w:val="0"/>
          <w:divBdr>
            <w:top w:val="none" w:sz="0" w:space="0" w:color="auto"/>
            <w:left w:val="none" w:sz="0" w:space="0" w:color="auto"/>
            <w:bottom w:val="none" w:sz="0" w:space="0" w:color="auto"/>
            <w:right w:val="none" w:sz="0" w:space="0" w:color="auto"/>
          </w:divBdr>
        </w:div>
        <w:div w:id="862744934">
          <w:marLeft w:val="480"/>
          <w:marRight w:val="0"/>
          <w:marTop w:val="0"/>
          <w:marBottom w:val="0"/>
          <w:divBdr>
            <w:top w:val="none" w:sz="0" w:space="0" w:color="auto"/>
            <w:left w:val="none" w:sz="0" w:space="0" w:color="auto"/>
            <w:bottom w:val="none" w:sz="0" w:space="0" w:color="auto"/>
            <w:right w:val="none" w:sz="0" w:space="0" w:color="auto"/>
          </w:divBdr>
        </w:div>
        <w:div w:id="867762389">
          <w:marLeft w:val="480"/>
          <w:marRight w:val="0"/>
          <w:marTop w:val="0"/>
          <w:marBottom w:val="0"/>
          <w:divBdr>
            <w:top w:val="none" w:sz="0" w:space="0" w:color="auto"/>
            <w:left w:val="none" w:sz="0" w:space="0" w:color="auto"/>
            <w:bottom w:val="none" w:sz="0" w:space="0" w:color="auto"/>
            <w:right w:val="none" w:sz="0" w:space="0" w:color="auto"/>
          </w:divBdr>
        </w:div>
        <w:div w:id="899441902">
          <w:marLeft w:val="480"/>
          <w:marRight w:val="0"/>
          <w:marTop w:val="0"/>
          <w:marBottom w:val="0"/>
          <w:divBdr>
            <w:top w:val="none" w:sz="0" w:space="0" w:color="auto"/>
            <w:left w:val="none" w:sz="0" w:space="0" w:color="auto"/>
            <w:bottom w:val="none" w:sz="0" w:space="0" w:color="auto"/>
            <w:right w:val="none" w:sz="0" w:space="0" w:color="auto"/>
          </w:divBdr>
        </w:div>
        <w:div w:id="905720230">
          <w:marLeft w:val="480"/>
          <w:marRight w:val="0"/>
          <w:marTop w:val="0"/>
          <w:marBottom w:val="0"/>
          <w:divBdr>
            <w:top w:val="none" w:sz="0" w:space="0" w:color="auto"/>
            <w:left w:val="none" w:sz="0" w:space="0" w:color="auto"/>
            <w:bottom w:val="none" w:sz="0" w:space="0" w:color="auto"/>
            <w:right w:val="none" w:sz="0" w:space="0" w:color="auto"/>
          </w:divBdr>
        </w:div>
        <w:div w:id="914360999">
          <w:marLeft w:val="480"/>
          <w:marRight w:val="0"/>
          <w:marTop w:val="0"/>
          <w:marBottom w:val="0"/>
          <w:divBdr>
            <w:top w:val="none" w:sz="0" w:space="0" w:color="auto"/>
            <w:left w:val="none" w:sz="0" w:space="0" w:color="auto"/>
            <w:bottom w:val="none" w:sz="0" w:space="0" w:color="auto"/>
            <w:right w:val="none" w:sz="0" w:space="0" w:color="auto"/>
          </w:divBdr>
        </w:div>
      </w:divsChild>
    </w:div>
    <w:div w:id="280651718">
      <w:bodyDiv w:val="1"/>
      <w:marLeft w:val="0"/>
      <w:marRight w:val="0"/>
      <w:marTop w:val="0"/>
      <w:marBottom w:val="0"/>
      <w:divBdr>
        <w:top w:val="none" w:sz="0" w:space="0" w:color="auto"/>
        <w:left w:val="none" w:sz="0" w:space="0" w:color="auto"/>
        <w:bottom w:val="none" w:sz="0" w:space="0" w:color="auto"/>
        <w:right w:val="none" w:sz="0" w:space="0" w:color="auto"/>
      </w:divBdr>
    </w:div>
    <w:div w:id="280764746">
      <w:bodyDiv w:val="1"/>
      <w:marLeft w:val="0"/>
      <w:marRight w:val="0"/>
      <w:marTop w:val="0"/>
      <w:marBottom w:val="0"/>
      <w:divBdr>
        <w:top w:val="none" w:sz="0" w:space="0" w:color="auto"/>
        <w:left w:val="none" w:sz="0" w:space="0" w:color="auto"/>
        <w:bottom w:val="none" w:sz="0" w:space="0" w:color="auto"/>
        <w:right w:val="none" w:sz="0" w:space="0" w:color="auto"/>
      </w:divBdr>
    </w:div>
    <w:div w:id="281109387">
      <w:bodyDiv w:val="1"/>
      <w:marLeft w:val="0"/>
      <w:marRight w:val="0"/>
      <w:marTop w:val="0"/>
      <w:marBottom w:val="0"/>
      <w:divBdr>
        <w:top w:val="none" w:sz="0" w:space="0" w:color="auto"/>
        <w:left w:val="none" w:sz="0" w:space="0" w:color="auto"/>
        <w:bottom w:val="none" w:sz="0" w:space="0" w:color="auto"/>
        <w:right w:val="none" w:sz="0" w:space="0" w:color="auto"/>
      </w:divBdr>
    </w:div>
    <w:div w:id="281229111">
      <w:bodyDiv w:val="1"/>
      <w:marLeft w:val="0"/>
      <w:marRight w:val="0"/>
      <w:marTop w:val="0"/>
      <w:marBottom w:val="0"/>
      <w:divBdr>
        <w:top w:val="none" w:sz="0" w:space="0" w:color="auto"/>
        <w:left w:val="none" w:sz="0" w:space="0" w:color="auto"/>
        <w:bottom w:val="none" w:sz="0" w:space="0" w:color="auto"/>
        <w:right w:val="none" w:sz="0" w:space="0" w:color="auto"/>
      </w:divBdr>
    </w:div>
    <w:div w:id="281377364">
      <w:bodyDiv w:val="1"/>
      <w:marLeft w:val="0"/>
      <w:marRight w:val="0"/>
      <w:marTop w:val="0"/>
      <w:marBottom w:val="0"/>
      <w:divBdr>
        <w:top w:val="none" w:sz="0" w:space="0" w:color="auto"/>
        <w:left w:val="none" w:sz="0" w:space="0" w:color="auto"/>
        <w:bottom w:val="none" w:sz="0" w:space="0" w:color="auto"/>
        <w:right w:val="none" w:sz="0" w:space="0" w:color="auto"/>
      </w:divBdr>
    </w:div>
    <w:div w:id="281494855">
      <w:bodyDiv w:val="1"/>
      <w:marLeft w:val="0"/>
      <w:marRight w:val="0"/>
      <w:marTop w:val="0"/>
      <w:marBottom w:val="0"/>
      <w:divBdr>
        <w:top w:val="none" w:sz="0" w:space="0" w:color="auto"/>
        <w:left w:val="none" w:sz="0" w:space="0" w:color="auto"/>
        <w:bottom w:val="none" w:sz="0" w:space="0" w:color="auto"/>
        <w:right w:val="none" w:sz="0" w:space="0" w:color="auto"/>
      </w:divBdr>
    </w:div>
    <w:div w:id="281496631">
      <w:bodyDiv w:val="1"/>
      <w:marLeft w:val="0"/>
      <w:marRight w:val="0"/>
      <w:marTop w:val="0"/>
      <w:marBottom w:val="0"/>
      <w:divBdr>
        <w:top w:val="none" w:sz="0" w:space="0" w:color="auto"/>
        <w:left w:val="none" w:sz="0" w:space="0" w:color="auto"/>
        <w:bottom w:val="none" w:sz="0" w:space="0" w:color="auto"/>
        <w:right w:val="none" w:sz="0" w:space="0" w:color="auto"/>
      </w:divBdr>
    </w:div>
    <w:div w:id="281695970">
      <w:bodyDiv w:val="1"/>
      <w:marLeft w:val="0"/>
      <w:marRight w:val="0"/>
      <w:marTop w:val="0"/>
      <w:marBottom w:val="0"/>
      <w:divBdr>
        <w:top w:val="none" w:sz="0" w:space="0" w:color="auto"/>
        <w:left w:val="none" w:sz="0" w:space="0" w:color="auto"/>
        <w:bottom w:val="none" w:sz="0" w:space="0" w:color="auto"/>
        <w:right w:val="none" w:sz="0" w:space="0" w:color="auto"/>
      </w:divBdr>
    </w:div>
    <w:div w:id="281806455">
      <w:bodyDiv w:val="1"/>
      <w:marLeft w:val="0"/>
      <w:marRight w:val="0"/>
      <w:marTop w:val="0"/>
      <w:marBottom w:val="0"/>
      <w:divBdr>
        <w:top w:val="none" w:sz="0" w:space="0" w:color="auto"/>
        <w:left w:val="none" w:sz="0" w:space="0" w:color="auto"/>
        <w:bottom w:val="none" w:sz="0" w:space="0" w:color="auto"/>
        <w:right w:val="none" w:sz="0" w:space="0" w:color="auto"/>
      </w:divBdr>
    </w:div>
    <w:div w:id="282149515">
      <w:bodyDiv w:val="1"/>
      <w:marLeft w:val="0"/>
      <w:marRight w:val="0"/>
      <w:marTop w:val="0"/>
      <w:marBottom w:val="0"/>
      <w:divBdr>
        <w:top w:val="none" w:sz="0" w:space="0" w:color="auto"/>
        <w:left w:val="none" w:sz="0" w:space="0" w:color="auto"/>
        <w:bottom w:val="none" w:sz="0" w:space="0" w:color="auto"/>
        <w:right w:val="none" w:sz="0" w:space="0" w:color="auto"/>
      </w:divBdr>
    </w:div>
    <w:div w:id="282201242">
      <w:bodyDiv w:val="1"/>
      <w:marLeft w:val="0"/>
      <w:marRight w:val="0"/>
      <w:marTop w:val="0"/>
      <w:marBottom w:val="0"/>
      <w:divBdr>
        <w:top w:val="none" w:sz="0" w:space="0" w:color="auto"/>
        <w:left w:val="none" w:sz="0" w:space="0" w:color="auto"/>
        <w:bottom w:val="none" w:sz="0" w:space="0" w:color="auto"/>
        <w:right w:val="none" w:sz="0" w:space="0" w:color="auto"/>
      </w:divBdr>
    </w:div>
    <w:div w:id="282272833">
      <w:bodyDiv w:val="1"/>
      <w:marLeft w:val="0"/>
      <w:marRight w:val="0"/>
      <w:marTop w:val="0"/>
      <w:marBottom w:val="0"/>
      <w:divBdr>
        <w:top w:val="none" w:sz="0" w:space="0" w:color="auto"/>
        <w:left w:val="none" w:sz="0" w:space="0" w:color="auto"/>
        <w:bottom w:val="none" w:sz="0" w:space="0" w:color="auto"/>
        <w:right w:val="none" w:sz="0" w:space="0" w:color="auto"/>
      </w:divBdr>
    </w:div>
    <w:div w:id="282424518">
      <w:bodyDiv w:val="1"/>
      <w:marLeft w:val="0"/>
      <w:marRight w:val="0"/>
      <w:marTop w:val="0"/>
      <w:marBottom w:val="0"/>
      <w:divBdr>
        <w:top w:val="none" w:sz="0" w:space="0" w:color="auto"/>
        <w:left w:val="none" w:sz="0" w:space="0" w:color="auto"/>
        <w:bottom w:val="none" w:sz="0" w:space="0" w:color="auto"/>
        <w:right w:val="none" w:sz="0" w:space="0" w:color="auto"/>
      </w:divBdr>
    </w:div>
    <w:div w:id="282615636">
      <w:bodyDiv w:val="1"/>
      <w:marLeft w:val="0"/>
      <w:marRight w:val="0"/>
      <w:marTop w:val="0"/>
      <w:marBottom w:val="0"/>
      <w:divBdr>
        <w:top w:val="none" w:sz="0" w:space="0" w:color="auto"/>
        <w:left w:val="none" w:sz="0" w:space="0" w:color="auto"/>
        <w:bottom w:val="none" w:sz="0" w:space="0" w:color="auto"/>
        <w:right w:val="none" w:sz="0" w:space="0" w:color="auto"/>
      </w:divBdr>
    </w:div>
    <w:div w:id="282620315">
      <w:bodyDiv w:val="1"/>
      <w:marLeft w:val="0"/>
      <w:marRight w:val="0"/>
      <w:marTop w:val="0"/>
      <w:marBottom w:val="0"/>
      <w:divBdr>
        <w:top w:val="none" w:sz="0" w:space="0" w:color="auto"/>
        <w:left w:val="none" w:sz="0" w:space="0" w:color="auto"/>
        <w:bottom w:val="none" w:sz="0" w:space="0" w:color="auto"/>
        <w:right w:val="none" w:sz="0" w:space="0" w:color="auto"/>
      </w:divBdr>
      <w:divsChild>
        <w:div w:id="36704974">
          <w:marLeft w:val="480"/>
          <w:marRight w:val="0"/>
          <w:marTop w:val="0"/>
          <w:marBottom w:val="0"/>
          <w:divBdr>
            <w:top w:val="none" w:sz="0" w:space="0" w:color="auto"/>
            <w:left w:val="none" w:sz="0" w:space="0" w:color="auto"/>
            <w:bottom w:val="none" w:sz="0" w:space="0" w:color="auto"/>
            <w:right w:val="none" w:sz="0" w:space="0" w:color="auto"/>
          </w:divBdr>
        </w:div>
        <w:div w:id="54554216">
          <w:marLeft w:val="480"/>
          <w:marRight w:val="0"/>
          <w:marTop w:val="0"/>
          <w:marBottom w:val="0"/>
          <w:divBdr>
            <w:top w:val="none" w:sz="0" w:space="0" w:color="auto"/>
            <w:left w:val="none" w:sz="0" w:space="0" w:color="auto"/>
            <w:bottom w:val="none" w:sz="0" w:space="0" w:color="auto"/>
            <w:right w:val="none" w:sz="0" w:space="0" w:color="auto"/>
          </w:divBdr>
        </w:div>
        <w:div w:id="108624873">
          <w:marLeft w:val="480"/>
          <w:marRight w:val="0"/>
          <w:marTop w:val="0"/>
          <w:marBottom w:val="0"/>
          <w:divBdr>
            <w:top w:val="none" w:sz="0" w:space="0" w:color="auto"/>
            <w:left w:val="none" w:sz="0" w:space="0" w:color="auto"/>
            <w:bottom w:val="none" w:sz="0" w:space="0" w:color="auto"/>
            <w:right w:val="none" w:sz="0" w:space="0" w:color="auto"/>
          </w:divBdr>
        </w:div>
        <w:div w:id="130833753">
          <w:marLeft w:val="480"/>
          <w:marRight w:val="0"/>
          <w:marTop w:val="0"/>
          <w:marBottom w:val="0"/>
          <w:divBdr>
            <w:top w:val="none" w:sz="0" w:space="0" w:color="auto"/>
            <w:left w:val="none" w:sz="0" w:space="0" w:color="auto"/>
            <w:bottom w:val="none" w:sz="0" w:space="0" w:color="auto"/>
            <w:right w:val="none" w:sz="0" w:space="0" w:color="auto"/>
          </w:divBdr>
        </w:div>
        <w:div w:id="138108658">
          <w:marLeft w:val="480"/>
          <w:marRight w:val="0"/>
          <w:marTop w:val="0"/>
          <w:marBottom w:val="0"/>
          <w:divBdr>
            <w:top w:val="none" w:sz="0" w:space="0" w:color="auto"/>
            <w:left w:val="none" w:sz="0" w:space="0" w:color="auto"/>
            <w:bottom w:val="none" w:sz="0" w:space="0" w:color="auto"/>
            <w:right w:val="none" w:sz="0" w:space="0" w:color="auto"/>
          </w:divBdr>
        </w:div>
        <w:div w:id="189413013">
          <w:marLeft w:val="480"/>
          <w:marRight w:val="0"/>
          <w:marTop w:val="0"/>
          <w:marBottom w:val="0"/>
          <w:divBdr>
            <w:top w:val="none" w:sz="0" w:space="0" w:color="auto"/>
            <w:left w:val="none" w:sz="0" w:space="0" w:color="auto"/>
            <w:bottom w:val="none" w:sz="0" w:space="0" w:color="auto"/>
            <w:right w:val="none" w:sz="0" w:space="0" w:color="auto"/>
          </w:divBdr>
        </w:div>
        <w:div w:id="270741224">
          <w:marLeft w:val="480"/>
          <w:marRight w:val="0"/>
          <w:marTop w:val="0"/>
          <w:marBottom w:val="0"/>
          <w:divBdr>
            <w:top w:val="none" w:sz="0" w:space="0" w:color="auto"/>
            <w:left w:val="none" w:sz="0" w:space="0" w:color="auto"/>
            <w:bottom w:val="none" w:sz="0" w:space="0" w:color="auto"/>
            <w:right w:val="none" w:sz="0" w:space="0" w:color="auto"/>
          </w:divBdr>
        </w:div>
        <w:div w:id="276911074">
          <w:marLeft w:val="480"/>
          <w:marRight w:val="0"/>
          <w:marTop w:val="0"/>
          <w:marBottom w:val="0"/>
          <w:divBdr>
            <w:top w:val="none" w:sz="0" w:space="0" w:color="auto"/>
            <w:left w:val="none" w:sz="0" w:space="0" w:color="auto"/>
            <w:bottom w:val="none" w:sz="0" w:space="0" w:color="auto"/>
            <w:right w:val="none" w:sz="0" w:space="0" w:color="auto"/>
          </w:divBdr>
        </w:div>
        <w:div w:id="313025504">
          <w:marLeft w:val="480"/>
          <w:marRight w:val="0"/>
          <w:marTop w:val="0"/>
          <w:marBottom w:val="0"/>
          <w:divBdr>
            <w:top w:val="none" w:sz="0" w:space="0" w:color="auto"/>
            <w:left w:val="none" w:sz="0" w:space="0" w:color="auto"/>
            <w:bottom w:val="none" w:sz="0" w:space="0" w:color="auto"/>
            <w:right w:val="none" w:sz="0" w:space="0" w:color="auto"/>
          </w:divBdr>
        </w:div>
        <w:div w:id="330722354">
          <w:marLeft w:val="480"/>
          <w:marRight w:val="0"/>
          <w:marTop w:val="0"/>
          <w:marBottom w:val="0"/>
          <w:divBdr>
            <w:top w:val="none" w:sz="0" w:space="0" w:color="auto"/>
            <w:left w:val="none" w:sz="0" w:space="0" w:color="auto"/>
            <w:bottom w:val="none" w:sz="0" w:space="0" w:color="auto"/>
            <w:right w:val="none" w:sz="0" w:space="0" w:color="auto"/>
          </w:divBdr>
        </w:div>
        <w:div w:id="349843787">
          <w:marLeft w:val="480"/>
          <w:marRight w:val="0"/>
          <w:marTop w:val="0"/>
          <w:marBottom w:val="0"/>
          <w:divBdr>
            <w:top w:val="none" w:sz="0" w:space="0" w:color="auto"/>
            <w:left w:val="none" w:sz="0" w:space="0" w:color="auto"/>
            <w:bottom w:val="none" w:sz="0" w:space="0" w:color="auto"/>
            <w:right w:val="none" w:sz="0" w:space="0" w:color="auto"/>
          </w:divBdr>
        </w:div>
        <w:div w:id="376591371">
          <w:marLeft w:val="480"/>
          <w:marRight w:val="0"/>
          <w:marTop w:val="0"/>
          <w:marBottom w:val="0"/>
          <w:divBdr>
            <w:top w:val="none" w:sz="0" w:space="0" w:color="auto"/>
            <w:left w:val="none" w:sz="0" w:space="0" w:color="auto"/>
            <w:bottom w:val="none" w:sz="0" w:space="0" w:color="auto"/>
            <w:right w:val="none" w:sz="0" w:space="0" w:color="auto"/>
          </w:divBdr>
        </w:div>
        <w:div w:id="379330233">
          <w:marLeft w:val="480"/>
          <w:marRight w:val="0"/>
          <w:marTop w:val="0"/>
          <w:marBottom w:val="0"/>
          <w:divBdr>
            <w:top w:val="none" w:sz="0" w:space="0" w:color="auto"/>
            <w:left w:val="none" w:sz="0" w:space="0" w:color="auto"/>
            <w:bottom w:val="none" w:sz="0" w:space="0" w:color="auto"/>
            <w:right w:val="none" w:sz="0" w:space="0" w:color="auto"/>
          </w:divBdr>
        </w:div>
        <w:div w:id="440077433">
          <w:marLeft w:val="480"/>
          <w:marRight w:val="0"/>
          <w:marTop w:val="0"/>
          <w:marBottom w:val="0"/>
          <w:divBdr>
            <w:top w:val="none" w:sz="0" w:space="0" w:color="auto"/>
            <w:left w:val="none" w:sz="0" w:space="0" w:color="auto"/>
            <w:bottom w:val="none" w:sz="0" w:space="0" w:color="auto"/>
            <w:right w:val="none" w:sz="0" w:space="0" w:color="auto"/>
          </w:divBdr>
        </w:div>
        <w:div w:id="485128099">
          <w:marLeft w:val="480"/>
          <w:marRight w:val="0"/>
          <w:marTop w:val="0"/>
          <w:marBottom w:val="0"/>
          <w:divBdr>
            <w:top w:val="none" w:sz="0" w:space="0" w:color="auto"/>
            <w:left w:val="none" w:sz="0" w:space="0" w:color="auto"/>
            <w:bottom w:val="none" w:sz="0" w:space="0" w:color="auto"/>
            <w:right w:val="none" w:sz="0" w:space="0" w:color="auto"/>
          </w:divBdr>
        </w:div>
        <w:div w:id="489256858">
          <w:marLeft w:val="480"/>
          <w:marRight w:val="0"/>
          <w:marTop w:val="0"/>
          <w:marBottom w:val="0"/>
          <w:divBdr>
            <w:top w:val="none" w:sz="0" w:space="0" w:color="auto"/>
            <w:left w:val="none" w:sz="0" w:space="0" w:color="auto"/>
            <w:bottom w:val="none" w:sz="0" w:space="0" w:color="auto"/>
            <w:right w:val="none" w:sz="0" w:space="0" w:color="auto"/>
          </w:divBdr>
        </w:div>
        <w:div w:id="500894158">
          <w:marLeft w:val="480"/>
          <w:marRight w:val="0"/>
          <w:marTop w:val="0"/>
          <w:marBottom w:val="0"/>
          <w:divBdr>
            <w:top w:val="none" w:sz="0" w:space="0" w:color="auto"/>
            <w:left w:val="none" w:sz="0" w:space="0" w:color="auto"/>
            <w:bottom w:val="none" w:sz="0" w:space="0" w:color="auto"/>
            <w:right w:val="none" w:sz="0" w:space="0" w:color="auto"/>
          </w:divBdr>
        </w:div>
        <w:div w:id="522548007">
          <w:marLeft w:val="480"/>
          <w:marRight w:val="0"/>
          <w:marTop w:val="0"/>
          <w:marBottom w:val="0"/>
          <w:divBdr>
            <w:top w:val="none" w:sz="0" w:space="0" w:color="auto"/>
            <w:left w:val="none" w:sz="0" w:space="0" w:color="auto"/>
            <w:bottom w:val="none" w:sz="0" w:space="0" w:color="auto"/>
            <w:right w:val="none" w:sz="0" w:space="0" w:color="auto"/>
          </w:divBdr>
        </w:div>
        <w:div w:id="560018980">
          <w:marLeft w:val="480"/>
          <w:marRight w:val="0"/>
          <w:marTop w:val="0"/>
          <w:marBottom w:val="0"/>
          <w:divBdr>
            <w:top w:val="none" w:sz="0" w:space="0" w:color="auto"/>
            <w:left w:val="none" w:sz="0" w:space="0" w:color="auto"/>
            <w:bottom w:val="none" w:sz="0" w:space="0" w:color="auto"/>
            <w:right w:val="none" w:sz="0" w:space="0" w:color="auto"/>
          </w:divBdr>
        </w:div>
        <w:div w:id="745150083">
          <w:marLeft w:val="480"/>
          <w:marRight w:val="0"/>
          <w:marTop w:val="0"/>
          <w:marBottom w:val="0"/>
          <w:divBdr>
            <w:top w:val="none" w:sz="0" w:space="0" w:color="auto"/>
            <w:left w:val="none" w:sz="0" w:space="0" w:color="auto"/>
            <w:bottom w:val="none" w:sz="0" w:space="0" w:color="auto"/>
            <w:right w:val="none" w:sz="0" w:space="0" w:color="auto"/>
          </w:divBdr>
        </w:div>
        <w:div w:id="751463038">
          <w:marLeft w:val="480"/>
          <w:marRight w:val="0"/>
          <w:marTop w:val="0"/>
          <w:marBottom w:val="0"/>
          <w:divBdr>
            <w:top w:val="none" w:sz="0" w:space="0" w:color="auto"/>
            <w:left w:val="none" w:sz="0" w:space="0" w:color="auto"/>
            <w:bottom w:val="none" w:sz="0" w:space="0" w:color="auto"/>
            <w:right w:val="none" w:sz="0" w:space="0" w:color="auto"/>
          </w:divBdr>
        </w:div>
        <w:div w:id="798374596">
          <w:marLeft w:val="480"/>
          <w:marRight w:val="0"/>
          <w:marTop w:val="0"/>
          <w:marBottom w:val="0"/>
          <w:divBdr>
            <w:top w:val="none" w:sz="0" w:space="0" w:color="auto"/>
            <w:left w:val="none" w:sz="0" w:space="0" w:color="auto"/>
            <w:bottom w:val="none" w:sz="0" w:space="0" w:color="auto"/>
            <w:right w:val="none" w:sz="0" w:space="0" w:color="auto"/>
          </w:divBdr>
        </w:div>
        <w:div w:id="811098848">
          <w:marLeft w:val="480"/>
          <w:marRight w:val="0"/>
          <w:marTop w:val="0"/>
          <w:marBottom w:val="0"/>
          <w:divBdr>
            <w:top w:val="none" w:sz="0" w:space="0" w:color="auto"/>
            <w:left w:val="none" w:sz="0" w:space="0" w:color="auto"/>
            <w:bottom w:val="none" w:sz="0" w:space="0" w:color="auto"/>
            <w:right w:val="none" w:sz="0" w:space="0" w:color="auto"/>
          </w:divBdr>
        </w:div>
        <w:div w:id="814028185">
          <w:marLeft w:val="480"/>
          <w:marRight w:val="0"/>
          <w:marTop w:val="0"/>
          <w:marBottom w:val="0"/>
          <w:divBdr>
            <w:top w:val="none" w:sz="0" w:space="0" w:color="auto"/>
            <w:left w:val="none" w:sz="0" w:space="0" w:color="auto"/>
            <w:bottom w:val="none" w:sz="0" w:space="0" w:color="auto"/>
            <w:right w:val="none" w:sz="0" w:space="0" w:color="auto"/>
          </w:divBdr>
        </w:div>
        <w:div w:id="821652325">
          <w:marLeft w:val="480"/>
          <w:marRight w:val="0"/>
          <w:marTop w:val="0"/>
          <w:marBottom w:val="0"/>
          <w:divBdr>
            <w:top w:val="none" w:sz="0" w:space="0" w:color="auto"/>
            <w:left w:val="none" w:sz="0" w:space="0" w:color="auto"/>
            <w:bottom w:val="none" w:sz="0" w:space="0" w:color="auto"/>
            <w:right w:val="none" w:sz="0" w:space="0" w:color="auto"/>
          </w:divBdr>
        </w:div>
        <w:div w:id="862017229">
          <w:marLeft w:val="480"/>
          <w:marRight w:val="0"/>
          <w:marTop w:val="0"/>
          <w:marBottom w:val="0"/>
          <w:divBdr>
            <w:top w:val="none" w:sz="0" w:space="0" w:color="auto"/>
            <w:left w:val="none" w:sz="0" w:space="0" w:color="auto"/>
            <w:bottom w:val="none" w:sz="0" w:space="0" w:color="auto"/>
            <w:right w:val="none" w:sz="0" w:space="0" w:color="auto"/>
          </w:divBdr>
        </w:div>
        <w:div w:id="877281069">
          <w:marLeft w:val="480"/>
          <w:marRight w:val="0"/>
          <w:marTop w:val="0"/>
          <w:marBottom w:val="0"/>
          <w:divBdr>
            <w:top w:val="none" w:sz="0" w:space="0" w:color="auto"/>
            <w:left w:val="none" w:sz="0" w:space="0" w:color="auto"/>
            <w:bottom w:val="none" w:sz="0" w:space="0" w:color="auto"/>
            <w:right w:val="none" w:sz="0" w:space="0" w:color="auto"/>
          </w:divBdr>
        </w:div>
        <w:div w:id="884023472">
          <w:marLeft w:val="480"/>
          <w:marRight w:val="0"/>
          <w:marTop w:val="0"/>
          <w:marBottom w:val="0"/>
          <w:divBdr>
            <w:top w:val="none" w:sz="0" w:space="0" w:color="auto"/>
            <w:left w:val="none" w:sz="0" w:space="0" w:color="auto"/>
            <w:bottom w:val="none" w:sz="0" w:space="0" w:color="auto"/>
            <w:right w:val="none" w:sz="0" w:space="0" w:color="auto"/>
          </w:divBdr>
        </w:div>
        <w:div w:id="903493937">
          <w:marLeft w:val="480"/>
          <w:marRight w:val="0"/>
          <w:marTop w:val="0"/>
          <w:marBottom w:val="0"/>
          <w:divBdr>
            <w:top w:val="none" w:sz="0" w:space="0" w:color="auto"/>
            <w:left w:val="none" w:sz="0" w:space="0" w:color="auto"/>
            <w:bottom w:val="none" w:sz="0" w:space="0" w:color="auto"/>
            <w:right w:val="none" w:sz="0" w:space="0" w:color="auto"/>
          </w:divBdr>
        </w:div>
      </w:divsChild>
    </w:div>
    <w:div w:id="282856489">
      <w:bodyDiv w:val="1"/>
      <w:marLeft w:val="0"/>
      <w:marRight w:val="0"/>
      <w:marTop w:val="0"/>
      <w:marBottom w:val="0"/>
      <w:divBdr>
        <w:top w:val="none" w:sz="0" w:space="0" w:color="auto"/>
        <w:left w:val="none" w:sz="0" w:space="0" w:color="auto"/>
        <w:bottom w:val="none" w:sz="0" w:space="0" w:color="auto"/>
        <w:right w:val="none" w:sz="0" w:space="0" w:color="auto"/>
      </w:divBdr>
    </w:div>
    <w:div w:id="282928093">
      <w:bodyDiv w:val="1"/>
      <w:marLeft w:val="0"/>
      <w:marRight w:val="0"/>
      <w:marTop w:val="0"/>
      <w:marBottom w:val="0"/>
      <w:divBdr>
        <w:top w:val="none" w:sz="0" w:space="0" w:color="auto"/>
        <w:left w:val="none" w:sz="0" w:space="0" w:color="auto"/>
        <w:bottom w:val="none" w:sz="0" w:space="0" w:color="auto"/>
        <w:right w:val="none" w:sz="0" w:space="0" w:color="auto"/>
      </w:divBdr>
    </w:div>
    <w:div w:id="282930287">
      <w:bodyDiv w:val="1"/>
      <w:marLeft w:val="0"/>
      <w:marRight w:val="0"/>
      <w:marTop w:val="0"/>
      <w:marBottom w:val="0"/>
      <w:divBdr>
        <w:top w:val="none" w:sz="0" w:space="0" w:color="auto"/>
        <w:left w:val="none" w:sz="0" w:space="0" w:color="auto"/>
        <w:bottom w:val="none" w:sz="0" w:space="0" w:color="auto"/>
        <w:right w:val="none" w:sz="0" w:space="0" w:color="auto"/>
      </w:divBdr>
    </w:div>
    <w:div w:id="283074980">
      <w:bodyDiv w:val="1"/>
      <w:marLeft w:val="0"/>
      <w:marRight w:val="0"/>
      <w:marTop w:val="0"/>
      <w:marBottom w:val="0"/>
      <w:divBdr>
        <w:top w:val="none" w:sz="0" w:space="0" w:color="auto"/>
        <w:left w:val="none" w:sz="0" w:space="0" w:color="auto"/>
        <w:bottom w:val="none" w:sz="0" w:space="0" w:color="auto"/>
        <w:right w:val="none" w:sz="0" w:space="0" w:color="auto"/>
      </w:divBdr>
    </w:div>
    <w:div w:id="283078032">
      <w:bodyDiv w:val="1"/>
      <w:marLeft w:val="0"/>
      <w:marRight w:val="0"/>
      <w:marTop w:val="0"/>
      <w:marBottom w:val="0"/>
      <w:divBdr>
        <w:top w:val="none" w:sz="0" w:space="0" w:color="auto"/>
        <w:left w:val="none" w:sz="0" w:space="0" w:color="auto"/>
        <w:bottom w:val="none" w:sz="0" w:space="0" w:color="auto"/>
        <w:right w:val="none" w:sz="0" w:space="0" w:color="auto"/>
      </w:divBdr>
    </w:div>
    <w:div w:id="283121117">
      <w:bodyDiv w:val="1"/>
      <w:marLeft w:val="0"/>
      <w:marRight w:val="0"/>
      <w:marTop w:val="0"/>
      <w:marBottom w:val="0"/>
      <w:divBdr>
        <w:top w:val="none" w:sz="0" w:space="0" w:color="auto"/>
        <w:left w:val="none" w:sz="0" w:space="0" w:color="auto"/>
        <w:bottom w:val="none" w:sz="0" w:space="0" w:color="auto"/>
        <w:right w:val="none" w:sz="0" w:space="0" w:color="auto"/>
      </w:divBdr>
    </w:div>
    <w:div w:id="283195711">
      <w:bodyDiv w:val="1"/>
      <w:marLeft w:val="0"/>
      <w:marRight w:val="0"/>
      <w:marTop w:val="0"/>
      <w:marBottom w:val="0"/>
      <w:divBdr>
        <w:top w:val="none" w:sz="0" w:space="0" w:color="auto"/>
        <w:left w:val="none" w:sz="0" w:space="0" w:color="auto"/>
        <w:bottom w:val="none" w:sz="0" w:space="0" w:color="auto"/>
        <w:right w:val="none" w:sz="0" w:space="0" w:color="auto"/>
      </w:divBdr>
    </w:div>
    <w:div w:id="283266854">
      <w:bodyDiv w:val="1"/>
      <w:marLeft w:val="0"/>
      <w:marRight w:val="0"/>
      <w:marTop w:val="0"/>
      <w:marBottom w:val="0"/>
      <w:divBdr>
        <w:top w:val="none" w:sz="0" w:space="0" w:color="auto"/>
        <w:left w:val="none" w:sz="0" w:space="0" w:color="auto"/>
        <w:bottom w:val="none" w:sz="0" w:space="0" w:color="auto"/>
        <w:right w:val="none" w:sz="0" w:space="0" w:color="auto"/>
      </w:divBdr>
    </w:div>
    <w:div w:id="283317421">
      <w:bodyDiv w:val="1"/>
      <w:marLeft w:val="0"/>
      <w:marRight w:val="0"/>
      <w:marTop w:val="0"/>
      <w:marBottom w:val="0"/>
      <w:divBdr>
        <w:top w:val="none" w:sz="0" w:space="0" w:color="auto"/>
        <w:left w:val="none" w:sz="0" w:space="0" w:color="auto"/>
        <w:bottom w:val="none" w:sz="0" w:space="0" w:color="auto"/>
        <w:right w:val="none" w:sz="0" w:space="0" w:color="auto"/>
      </w:divBdr>
    </w:div>
    <w:div w:id="283389615">
      <w:bodyDiv w:val="1"/>
      <w:marLeft w:val="0"/>
      <w:marRight w:val="0"/>
      <w:marTop w:val="0"/>
      <w:marBottom w:val="0"/>
      <w:divBdr>
        <w:top w:val="none" w:sz="0" w:space="0" w:color="auto"/>
        <w:left w:val="none" w:sz="0" w:space="0" w:color="auto"/>
        <w:bottom w:val="none" w:sz="0" w:space="0" w:color="auto"/>
        <w:right w:val="none" w:sz="0" w:space="0" w:color="auto"/>
      </w:divBdr>
    </w:div>
    <w:div w:id="283463912">
      <w:bodyDiv w:val="1"/>
      <w:marLeft w:val="0"/>
      <w:marRight w:val="0"/>
      <w:marTop w:val="0"/>
      <w:marBottom w:val="0"/>
      <w:divBdr>
        <w:top w:val="none" w:sz="0" w:space="0" w:color="auto"/>
        <w:left w:val="none" w:sz="0" w:space="0" w:color="auto"/>
        <w:bottom w:val="none" w:sz="0" w:space="0" w:color="auto"/>
        <w:right w:val="none" w:sz="0" w:space="0" w:color="auto"/>
      </w:divBdr>
    </w:div>
    <w:div w:id="283583328">
      <w:bodyDiv w:val="1"/>
      <w:marLeft w:val="0"/>
      <w:marRight w:val="0"/>
      <w:marTop w:val="0"/>
      <w:marBottom w:val="0"/>
      <w:divBdr>
        <w:top w:val="none" w:sz="0" w:space="0" w:color="auto"/>
        <w:left w:val="none" w:sz="0" w:space="0" w:color="auto"/>
        <w:bottom w:val="none" w:sz="0" w:space="0" w:color="auto"/>
        <w:right w:val="none" w:sz="0" w:space="0" w:color="auto"/>
      </w:divBdr>
    </w:div>
    <w:div w:id="283584676">
      <w:bodyDiv w:val="1"/>
      <w:marLeft w:val="0"/>
      <w:marRight w:val="0"/>
      <w:marTop w:val="0"/>
      <w:marBottom w:val="0"/>
      <w:divBdr>
        <w:top w:val="none" w:sz="0" w:space="0" w:color="auto"/>
        <w:left w:val="none" w:sz="0" w:space="0" w:color="auto"/>
        <w:bottom w:val="none" w:sz="0" w:space="0" w:color="auto"/>
        <w:right w:val="none" w:sz="0" w:space="0" w:color="auto"/>
      </w:divBdr>
    </w:div>
    <w:div w:id="283729158">
      <w:bodyDiv w:val="1"/>
      <w:marLeft w:val="0"/>
      <w:marRight w:val="0"/>
      <w:marTop w:val="0"/>
      <w:marBottom w:val="0"/>
      <w:divBdr>
        <w:top w:val="none" w:sz="0" w:space="0" w:color="auto"/>
        <w:left w:val="none" w:sz="0" w:space="0" w:color="auto"/>
        <w:bottom w:val="none" w:sz="0" w:space="0" w:color="auto"/>
        <w:right w:val="none" w:sz="0" w:space="0" w:color="auto"/>
      </w:divBdr>
    </w:div>
    <w:div w:id="283853281">
      <w:bodyDiv w:val="1"/>
      <w:marLeft w:val="0"/>
      <w:marRight w:val="0"/>
      <w:marTop w:val="0"/>
      <w:marBottom w:val="0"/>
      <w:divBdr>
        <w:top w:val="none" w:sz="0" w:space="0" w:color="auto"/>
        <w:left w:val="none" w:sz="0" w:space="0" w:color="auto"/>
        <w:bottom w:val="none" w:sz="0" w:space="0" w:color="auto"/>
        <w:right w:val="none" w:sz="0" w:space="0" w:color="auto"/>
      </w:divBdr>
    </w:div>
    <w:div w:id="283854843">
      <w:bodyDiv w:val="1"/>
      <w:marLeft w:val="0"/>
      <w:marRight w:val="0"/>
      <w:marTop w:val="0"/>
      <w:marBottom w:val="0"/>
      <w:divBdr>
        <w:top w:val="none" w:sz="0" w:space="0" w:color="auto"/>
        <w:left w:val="none" w:sz="0" w:space="0" w:color="auto"/>
        <w:bottom w:val="none" w:sz="0" w:space="0" w:color="auto"/>
        <w:right w:val="none" w:sz="0" w:space="0" w:color="auto"/>
      </w:divBdr>
    </w:div>
    <w:div w:id="283855336">
      <w:bodyDiv w:val="1"/>
      <w:marLeft w:val="0"/>
      <w:marRight w:val="0"/>
      <w:marTop w:val="0"/>
      <w:marBottom w:val="0"/>
      <w:divBdr>
        <w:top w:val="none" w:sz="0" w:space="0" w:color="auto"/>
        <w:left w:val="none" w:sz="0" w:space="0" w:color="auto"/>
        <w:bottom w:val="none" w:sz="0" w:space="0" w:color="auto"/>
        <w:right w:val="none" w:sz="0" w:space="0" w:color="auto"/>
      </w:divBdr>
    </w:div>
    <w:div w:id="283972657">
      <w:bodyDiv w:val="1"/>
      <w:marLeft w:val="0"/>
      <w:marRight w:val="0"/>
      <w:marTop w:val="0"/>
      <w:marBottom w:val="0"/>
      <w:divBdr>
        <w:top w:val="none" w:sz="0" w:space="0" w:color="auto"/>
        <w:left w:val="none" w:sz="0" w:space="0" w:color="auto"/>
        <w:bottom w:val="none" w:sz="0" w:space="0" w:color="auto"/>
        <w:right w:val="none" w:sz="0" w:space="0" w:color="auto"/>
      </w:divBdr>
    </w:div>
    <w:div w:id="283999465">
      <w:bodyDiv w:val="1"/>
      <w:marLeft w:val="0"/>
      <w:marRight w:val="0"/>
      <w:marTop w:val="0"/>
      <w:marBottom w:val="0"/>
      <w:divBdr>
        <w:top w:val="none" w:sz="0" w:space="0" w:color="auto"/>
        <w:left w:val="none" w:sz="0" w:space="0" w:color="auto"/>
        <w:bottom w:val="none" w:sz="0" w:space="0" w:color="auto"/>
        <w:right w:val="none" w:sz="0" w:space="0" w:color="auto"/>
      </w:divBdr>
      <w:divsChild>
        <w:div w:id="5787898">
          <w:marLeft w:val="480"/>
          <w:marRight w:val="0"/>
          <w:marTop w:val="0"/>
          <w:marBottom w:val="0"/>
          <w:divBdr>
            <w:top w:val="none" w:sz="0" w:space="0" w:color="auto"/>
            <w:left w:val="none" w:sz="0" w:space="0" w:color="auto"/>
            <w:bottom w:val="none" w:sz="0" w:space="0" w:color="auto"/>
            <w:right w:val="none" w:sz="0" w:space="0" w:color="auto"/>
          </w:divBdr>
        </w:div>
        <w:div w:id="37945838">
          <w:marLeft w:val="480"/>
          <w:marRight w:val="0"/>
          <w:marTop w:val="0"/>
          <w:marBottom w:val="0"/>
          <w:divBdr>
            <w:top w:val="none" w:sz="0" w:space="0" w:color="auto"/>
            <w:left w:val="none" w:sz="0" w:space="0" w:color="auto"/>
            <w:bottom w:val="none" w:sz="0" w:space="0" w:color="auto"/>
            <w:right w:val="none" w:sz="0" w:space="0" w:color="auto"/>
          </w:divBdr>
        </w:div>
        <w:div w:id="101581323">
          <w:marLeft w:val="480"/>
          <w:marRight w:val="0"/>
          <w:marTop w:val="0"/>
          <w:marBottom w:val="0"/>
          <w:divBdr>
            <w:top w:val="none" w:sz="0" w:space="0" w:color="auto"/>
            <w:left w:val="none" w:sz="0" w:space="0" w:color="auto"/>
            <w:bottom w:val="none" w:sz="0" w:space="0" w:color="auto"/>
            <w:right w:val="none" w:sz="0" w:space="0" w:color="auto"/>
          </w:divBdr>
        </w:div>
        <w:div w:id="126318659">
          <w:marLeft w:val="480"/>
          <w:marRight w:val="0"/>
          <w:marTop w:val="0"/>
          <w:marBottom w:val="0"/>
          <w:divBdr>
            <w:top w:val="none" w:sz="0" w:space="0" w:color="auto"/>
            <w:left w:val="none" w:sz="0" w:space="0" w:color="auto"/>
            <w:bottom w:val="none" w:sz="0" w:space="0" w:color="auto"/>
            <w:right w:val="none" w:sz="0" w:space="0" w:color="auto"/>
          </w:divBdr>
        </w:div>
        <w:div w:id="157113981">
          <w:marLeft w:val="480"/>
          <w:marRight w:val="0"/>
          <w:marTop w:val="0"/>
          <w:marBottom w:val="0"/>
          <w:divBdr>
            <w:top w:val="none" w:sz="0" w:space="0" w:color="auto"/>
            <w:left w:val="none" w:sz="0" w:space="0" w:color="auto"/>
            <w:bottom w:val="none" w:sz="0" w:space="0" w:color="auto"/>
            <w:right w:val="none" w:sz="0" w:space="0" w:color="auto"/>
          </w:divBdr>
        </w:div>
        <w:div w:id="194852650">
          <w:marLeft w:val="480"/>
          <w:marRight w:val="0"/>
          <w:marTop w:val="0"/>
          <w:marBottom w:val="0"/>
          <w:divBdr>
            <w:top w:val="none" w:sz="0" w:space="0" w:color="auto"/>
            <w:left w:val="none" w:sz="0" w:space="0" w:color="auto"/>
            <w:bottom w:val="none" w:sz="0" w:space="0" w:color="auto"/>
            <w:right w:val="none" w:sz="0" w:space="0" w:color="auto"/>
          </w:divBdr>
        </w:div>
        <w:div w:id="216279230">
          <w:marLeft w:val="480"/>
          <w:marRight w:val="0"/>
          <w:marTop w:val="0"/>
          <w:marBottom w:val="0"/>
          <w:divBdr>
            <w:top w:val="none" w:sz="0" w:space="0" w:color="auto"/>
            <w:left w:val="none" w:sz="0" w:space="0" w:color="auto"/>
            <w:bottom w:val="none" w:sz="0" w:space="0" w:color="auto"/>
            <w:right w:val="none" w:sz="0" w:space="0" w:color="auto"/>
          </w:divBdr>
        </w:div>
        <w:div w:id="217597872">
          <w:marLeft w:val="480"/>
          <w:marRight w:val="0"/>
          <w:marTop w:val="0"/>
          <w:marBottom w:val="0"/>
          <w:divBdr>
            <w:top w:val="none" w:sz="0" w:space="0" w:color="auto"/>
            <w:left w:val="none" w:sz="0" w:space="0" w:color="auto"/>
            <w:bottom w:val="none" w:sz="0" w:space="0" w:color="auto"/>
            <w:right w:val="none" w:sz="0" w:space="0" w:color="auto"/>
          </w:divBdr>
        </w:div>
        <w:div w:id="312150488">
          <w:marLeft w:val="480"/>
          <w:marRight w:val="0"/>
          <w:marTop w:val="0"/>
          <w:marBottom w:val="0"/>
          <w:divBdr>
            <w:top w:val="none" w:sz="0" w:space="0" w:color="auto"/>
            <w:left w:val="none" w:sz="0" w:space="0" w:color="auto"/>
            <w:bottom w:val="none" w:sz="0" w:space="0" w:color="auto"/>
            <w:right w:val="none" w:sz="0" w:space="0" w:color="auto"/>
          </w:divBdr>
        </w:div>
        <w:div w:id="324014428">
          <w:marLeft w:val="480"/>
          <w:marRight w:val="0"/>
          <w:marTop w:val="0"/>
          <w:marBottom w:val="0"/>
          <w:divBdr>
            <w:top w:val="none" w:sz="0" w:space="0" w:color="auto"/>
            <w:left w:val="none" w:sz="0" w:space="0" w:color="auto"/>
            <w:bottom w:val="none" w:sz="0" w:space="0" w:color="auto"/>
            <w:right w:val="none" w:sz="0" w:space="0" w:color="auto"/>
          </w:divBdr>
        </w:div>
        <w:div w:id="379478454">
          <w:marLeft w:val="480"/>
          <w:marRight w:val="0"/>
          <w:marTop w:val="0"/>
          <w:marBottom w:val="0"/>
          <w:divBdr>
            <w:top w:val="none" w:sz="0" w:space="0" w:color="auto"/>
            <w:left w:val="none" w:sz="0" w:space="0" w:color="auto"/>
            <w:bottom w:val="none" w:sz="0" w:space="0" w:color="auto"/>
            <w:right w:val="none" w:sz="0" w:space="0" w:color="auto"/>
          </w:divBdr>
        </w:div>
        <w:div w:id="384374890">
          <w:marLeft w:val="480"/>
          <w:marRight w:val="0"/>
          <w:marTop w:val="0"/>
          <w:marBottom w:val="0"/>
          <w:divBdr>
            <w:top w:val="none" w:sz="0" w:space="0" w:color="auto"/>
            <w:left w:val="none" w:sz="0" w:space="0" w:color="auto"/>
            <w:bottom w:val="none" w:sz="0" w:space="0" w:color="auto"/>
            <w:right w:val="none" w:sz="0" w:space="0" w:color="auto"/>
          </w:divBdr>
        </w:div>
        <w:div w:id="449016765">
          <w:marLeft w:val="480"/>
          <w:marRight w:val="0"/>
          <w:marTop w:val="0"/>
          <w:marBottom w:val="0"/>
          <w:divBdr>
            <w:top w:val="none" w:sz="0" w:space="0" w:color="auto"/>
            <w:left w:val="none" w:sz="0" w:space="0" w:color="auto"/>
            <w:bottom w:val="none" w:sz="0" w:space="0" w:color="auto"/>
            <w:right w:val="none" w:sz="0" w:space="0" w:color="auto"/>
          </w:divBdr>
        </w:div>
        <w:div w:id="452558509">
          <w:marLeft w:val="480"/>
          <w:marRight w:val="0"/>
          <w:marTop w:val="0"/>
          <w:marBottom w:val="0"/>
          <w:divBdr>
            <w:top w:val="none" w:sz="0" w:space="0" w:color="auto"/>
            <w:left w:val="none" w:sz="0" w:space="0" w:color="auto"/>
            <w:bottom w:val="none" w:sz="0" w:space="0" w:color="auto"/>
            <w:right w:val="none" w:sz="0" w:space="0" w:color="auto"/>
          </w:divBdr>
        </w:div>
        <w:div w:id="488982822">
          <w:marLeft w:val="480"/>
          <w:marRight w:val="0"/>
          <w:marTop w:val="0"/>
          <w:marBottom w:val="0"/>
          <w:divBdr>
            <w:top w:val="none" w:sz="0" w:space="0" w:color="auto"/>
            <w:left w:val="none" w:sz="0" w:space="0" w:color="auto"/>
            <w:bottom w:val="none" w:sz="0" w:space="0" w:color="auto"/>
            <w:right w:val="none" w:sz="0" w:space="0" w:color="auto"/>
          </w:divBdr>
        </w:div>
        <w:div w:id="516895466">
          <w:marLeft w:val="480"/>
          <w:marRight w:val="0"/>
          <w:marTop w:val="0"/>
          <w:marBottom w:val="0"/>
          <w:divBdr>
            <w:top w:val="none" w:sz="0" w:space="0" w:color="auto"/>
            <w:left w:val="none" w:sz="0" w:space="0" w:color="auto"/>
            <w:bottom w:val="none" w:sz="0" w:space="0" w:color="auto"/>
            <w:right w:val="none" w:sz="0" w:space="0" w:color="auto"/>
          </w:divBdr>
        </w:div>
        <w:div w:id="544027579">
          <w:marLeft w:val="480"/>
          <w:marRight w:val="0"/>
          <w:marTop w:val="0"/>
          <w:marBottom w:val="0"/>
          <w:divBdr>
            <w:top w:val="none" w:sz="0" w:space="0" w:color="auto"/>
            <w:left w:val="none" w:sz="0" w:space="0" w:color="auto"/>
            <w:bottom w:val="none" w:sz="0" w:space="0" w:color="auto"/>
            <w:right w:val="none" w:sz="0" w:space="0" w:color="auto"/>
          </w:divBdr>
        </w:div>
        <w:div w:id="551428123">
          <w:marLeft w:val="480"/>
          <w:marRight w:val="0"/>
          <w:marTop w:val="0"/>
          <w:marBottom w:val="0"/>
          <w:divBdr>
            <w:top w:val="none" w:sz="0" w:space="0" w:color="auto"/>
            <w:left w:val="none" w:sz="0" w:space="0" w:color="auto"/>
            <w:bottom w:val="none" w:sz="0" w:space="0" w:color="auto"/>
            <w:right w:val="none" w:sz="0" w:space="0" w:color="auto"/>
          </w:divBdr>
        </w:div>
        <w:div w:id="553155642">
          <w:marLeft w:val="480"/>
          <w:marRight w:val="0"/>
          <w:marTop w:val="0"/>
          <w:marBottom w:val="0"/>
          <w:divBdr>
            <w:top w:val="none" w:sz="0" w:space="0" w:color="auto"/>
            <w:left w:val="none" w:sz="0" w:space="0" w:color="auto"/>
            <w:bottom w:val="none" w:sz="0" w:space="0" w:color="auto"/>
            <w:right w:val="none" w:sz="0" w:space="0" w:color="auto"/>
          </w:divBdr>
        </w:div>
        <w:div w:id="649946938">
          <w:marLeft w:val="480"/>
          <w:marRight w:val="0"/>
          <w:marTop w:val="0"/>
          <w:marBottom w:val="0"/>
          <w:divBdr>
            <w:top w:val="none" w:sz="0" w:space="0" w:color="auto"/>
            <w:left w:val="none" w:sz="0" w:space="0" w:color="auto"/>
            <w:bottom w:val="none" w:sz="0" w:space="0" w:color="auto"/>
            <w:right w:val="none" w:sz="0" w:space="0" w:color="auto"/>
          </w:divBdr>
        </w:div>
        <w:div w:id="652221617">
          <w:marLeft w:val="480"/>
          <w:marRight w:val="0"/>
          <w:marTop w:val="0"/>
          <w:marBottom w:val="0"/>
          <w:divBdr>
            <w:top w:val="none" w:sz="0" w:space="0" w:color="auto"/>
            <w:left w:val="none" w:sz="0" w:space="0" w:color="auto"/>
            <w:bottom w:val="none" w:sz="0" w:space="0" w:color="auto"/>
            <w:right w:val="none" w:sz="0" w:space="0" w:color="auto"/>
          </w:divBdr>
        </w:div>
        <w:div w:id="778765962">
          <w:marLeft w:val="480"/>
          <w:marRight w:val="0"/>
          <w:marTop w:val="0"/>
          <w:marBottom w:val="0"/>
          <w:divBdr>
            <w:top w:val="none" w:sz="0" w:space="0" w:color="auto"/>
            <w:left w:val="none" w:sz="0" w:space="0" w:color="auto"/>
            <w:bottom w:val="none" w:sz="0" w:space="0" w:color="auto"/>
            <w:right w:val="none" w:sz="0" w:space="0" w:color="auto"/>
          </w:divBdr>
        </w:div>
        <w:div w:id="817183601">
          <w:marLeft w:val="480"/>
          <w:marRight w:val="0"/>
          <w:marTop w:val="0"/>
          <w:marBottom w:val="0"/>
          <w:divBdr>
            <w:top w:val="none" w:sz="0" w:space="0" w:color="auto"/>
            <w:left w:val="none" w:sz="0" w:space="0" w:color="auto"/>
            <w:bottom w:val="none" w:sz="0" w:space="0" w:color="auto"/>
            <w:right w:val="none" w:sz="0" w:space="0" w:color="auto"/>
          </w:divBdr>
        </w:div>
        <w:div w:id="840198531">
          <w:marLeft w:val="480"/>
          <w:marRight w:val="0"/>
          <w:marTop w:val="0"/>
          <w:marBottom w:val="0"/>
          <w:divBdr>
            <w:top w:val="none" w:sz="0" w:space="0" w:color="auto"/>
            <w:left w:val="none" w:sz="0" w:space="0" w:color="auto"/>
            <w:bottom w:val="none" w:sz="0" w:space="0" w:color="auto"/>
            <w:right w:val="none" w:sz="0" w:space="0" w:color="auto"/>
          </w:divBdr>
        </w:div>
      </w:divsChild>
    </w:div>
    <w:div w:id="284041208">
      <w:bodyDiv w:val="1"/>
      <w:marLeft w:val="0"/>
      <w:marRight w:val="0"/>
      <w:marTop w:val="0"/>
      <w:marBottom w:val="0"/>
      <w:divBdr>
        <w:top w:val="none" w:sz="0" w:space="0" w:color="auto"/>
        <w:left w:val="none" w:sz="0" w:space="0" w:color="auto"/>
        <w:bottom w:val="none" w:sz="0" w:space="0" w:color="auto"/>
        <w:right w:val="none" w:sz="0" w:space="0" w:color="auto"/>
      </w:divBdr>
    </w:div>
    <w:div w:id="284234446">
      <w:bodyDiv w:val="1"/>
      <w:marLeft w:val="0"/>
      <w:marRight w:val="0"/>
      <w:marTop w:val="0"/>
      <w:marBottom w:val="0"/>
      <w:divBdr>
        <w:top w:val="none" w:sz="0" w:space="0" w:color="auto"/>
        <w:left w:val="none" w:sz="0" w:space="0" w:color="auto"/>
        <w:bottom w:val="none" w:sz="0" w:space="0" w:color="auto"/>
        <w:right w:val="none" w:sz="0" w:space="0" w:color="auto"/>
      </w:divBdr>
    </w:div>
    <w:div w:id="284240322">
      <w:bodyDiv w:val="1"/>
      <w:marLeft w:val="0"/>
      <w:marRight w:val="0"/>
      <w:marTop w:val="0"/>
      <w:marBottom w:val="0"/>
      <w:divBdr>
        <w:top w:val="none" w:sz="0" w:space="0" w:color="auto"/>
        <w:left w:val="none" w:sz="0" w:space="0" w:color="auto"/>
        <w:bottom w:val="none" w:sz="0" w:space="0" w:color="auto"/>
        <w:right w:val="none" w:sz="0" w:space="0" w:color="auto"/>
      </w:divBdr>
    </w:div>
    <w:div w:id="284314223">
      <w:bodyDiv w:val="1"/>
      <w:marLeft w:val="0"/>
      <w:marRight w:val="0"/>
      <w:marTop w:val="0"/>
      <w:marBottom w:val="0"/>
      <w:divBdr>
        <w:top w:val="none" w:sz="0" w:space="0" w:color="auto"/>
        <w:left w:val="none" w:sz="0" w:space="0" w:color="auto"/>
        <w:bottom w:val="none" w:sz="0" w:space="0" w:color="auto"/>
        <w:right w:val="none" w:sz="0" w:space="0" w:color="auto"/>
      </w:divBdr>
    </w:div>
    <w:div w:id="284432476">
      <w:bodyDiv w:val="1"/>
      <w:marLeft w:val="0"/>
      <w:marRight w:val="0"/>
      <w:marTop w:val="0"/>
      <w:marBottom w:val="0"/>
      <w:divBdr>
        <w:top w:val="none" w:sz="0" w:space="0" w:color="auto"/>
        <w:left w:val="none" w:sz="0" w:space="0" w:color="auto"/>
        <w:bottom w:val="none" w:sz="0" w:space="0" w:color="auto"/>
        <w:right w:val="none" w:sz="0" w:space="0" w:color="auto"/>
      </w:divBdr>
    </w:div>
    <w:div w:id="284503432">
      <w:bodyDiv w:val="1"/>
      <w:marLeft w:val="0"/>
      <w:marRight w:val="0"/>
      <w:marTop w:val="0"/>
      <w:marBottom w:val="0"/>
      <w:divBdr>
        <w:top w:val="none" w:sz="0" w:space="0" w:color="auto"/>
        <w:left w:val="none" w:sz="0" w:space="0" w:color="auto"/>
        <w:bottom w:val="none" w:sz="0" w:space="0" w:color="auto"/>
        <w:right w:val="none" w:sz="0" w:space="0" w:color="auto"/>
      </w:divBdr>
    </w:div>
    <w:div w:id="284507864">
      <w:bodyDiv w:val="1"/>
      <w:marLeft w:val="0"/>
      <w:marRight w:val="0"/>
      <w:marTop w:val="0"/>
      <w:marBottom w:val="0"/>
      <w:divBdr>
        <w:top w:val="none" w:sz="0" w:space="0" w:color="auto"/>
        <w:left w:val="none" w:sz="0" w:space="0" w:color="auto"/>
        <w:bottom w:val="none" w:sz="0" w:space="0" w:color="auto"/>
        <w:right w:val="none" w:sz="0" w:space="0" w:color="auto"/>
      </w:divBdr>
    </w:div>
    <w:div w:id="284579006">
      <w:bodyDiv w:val="1"/>
      <w:marLeft w:val="0"/>
      <w:marRight w:val="0"/>
      <w:marTop w:val="0"/>
      <w:marBottom w:val="0"/>
      <w:divBdr>
        <w:top w:val="none" w:sz="0" w:space="0" w:color="auto"/>
        <w:left w:val="none" w:sz="0" w:space="0" w:color="auto"/>
        <w:bottom w:val="none" w:sz="0" w:space="0" w:color="auto"/>
        <w:right w:val="none" w:sz="0" w:space="0" w:color="auto"/>
      </w:divBdr>
    </w:div>
    <w:div w:id="284583386">
      <w:bodyDiv w:val="1"/>
      <w:marLeft w:val="0"/>
      <w:marRight w:val="0"/>
      <w:marTop w:val="0"/>
      <w:marBottom w:val="0"/>
      <w:divBdr>
        <w:top w:val="none" w:sz="0" w:space="0" w:color="auto"/>
        <w:left w:val="none" w:sz="0" w:space="0" w:color="auto"/>
        <w:bottom w:val="none" w:sz="0" w:space="0" w:color="auto"/>
        <w:right w:val="none" w:sz="0" w:space="0" w:color="auto"/>
      </w:divBdr>
    </w:div>
    <w:div w:id="284773399">
      <w:bodyDiv w:val="1"/>
      <w:marLeft w:val="0"/>
      <w:marRight w:val="0"/>
      <w:marTop w:val="0"/>
      <w:marBottom w:val="0"/>
      <w:divBdr>
        <w:top w:val="none" w:sz="0" w:space="0" w:color="auto"/>
        <w:left w:val="none" w:sz="0" w:space="0" w:color="auto"/>
        <w:bottom w:val="none" w:sz="0" w:space="0" w:color="auto"/>
        <w:right w:val="none" w:sz="0" w:space="0" w:color="auto"/>
      </w:divBdr>
    </w:div>
    <w:div w:id="284777996">
      <w:bodyDiv w:val="1"/>
      <w:marLeft w:val="0"/>
      <w:marRight w:val="0"/>
      <w:marTop w:val="0"/>
      <w:marBottom w:val="0"/>
      <w:divBdr>
        <w:top w:val="none" w:sz="0" w:space="0" w:color="auto"/>
        <w:left w:val="none" w:sz="0" w:space="0" w:color="auto"/>
        <w:bottom w:val="none" w:sz="0" w:space="0" w:color="auto"/>
        <w:right w:val="none" w:sz="0" w:space="0" w:color="auto"/>
      </w:divBdr>
    </w:div>
    <w:div w:id="284895652">
      <w:bodyDiv w:val="1"/>
      <w:marLeft w:val="0"/>
      <w:marRight w:val="0"/>
      <w:marTop w:val="0"/>
      <w:marBottom w:val="0"/>
      <w:divBdr>
        <w:top w:val="none" w:sz="0" w:space="0" w:color="auto"/>
        <w:left w:val="none" w:sz="0" w:space="0" w:color="auto"/>
        <w:bottom w:val="none" w:sz="0" w:space="0" w:color="auto"/>
        <w:right w:val="none" w:sz="0" w:space="0" w:color="auto"/>
      </w:divBdr>
    </w:div>
    <w:div w:id="284969970">
      <w:bodyDiv w:val="1"/>
      <w:marLeft w:val="0"/>
      <w:marRight w:val="0"/>
      <w:marTop w:val="0"/>
      <w:marBottom w:val="0"/>
      <w:divBdr>
        <w:top w:val="none" w:sz="0" w:space="0" w:color="auto"/>
        <w:left w:val="none" w:sz="0" w:space="0" w:color="auto"/>
        <w:bottom w:val="none" w:sz="0" w:space="0" w:color="auto"/>
        <w:right w:val="none" w:sz="0" w:space="0" w:color="auto"/>
      </w:divBdr>
    </w:div>
    <w:div w:id="285039156">
      <w:bodyDiv w:val="1"/>
      <w:marLeft w:val="0"/>
      <w:marRight w:val="0"/>
      <w:marTop w:val="0"/>
      <w:marBottom w:val="0"/>
      <w:divBdr>
        <w:top w:val="none" w:sz="0" w:space="0" w:color="auto"/>
        <w:left w:val="none" w:sz="0" w:space="0" w:color="auto"/>
        <w:bottom w:val="none" w:sz="0" w:space="0" w:color="auto"/>
        <w:right w:val="none" w:sz="0" w:space="0" w:color="auto"/>
      </w:divBdr>
    </w:div>
    <w:div w:id="285157355">
      <w:bodyDiv w:val="1"/>
      <w:marLeft w:val="0"/>
      <w:marRight w:val="0"/>
      <w:marTop w:val="0"/>
      <w:marBottom w:val="0"/>
      <w:divBdr>
        <w:top w:val="none" w:sz="0" w:space="0" w:color="auto"/>
        <w:left w:val="none" w:sz="0" w:space="0" w:color="auto"/>
        <w:bottom w:val="none" w:sz="0" w:space="0" w:color="auto"/>
        <w:right w:val="none" w:sz="0" w:space="0" w:color="auto"/>
      </w:divBdr>
    </w:div>
    <w:div w:id="285162488">
      <w:bodyDiv w:val="1"/>
      <w:marLeft w:val="0"/>
      <w:marRight w:val="0"/>
      <w:marTop w:val="0"/>
      <w:marBottom w:val="0"/>
      <w:divBdr>
        <w:top w:val="none" w:sz="0" w:space="0" w:color="auto"/>
        <w:left w:val="none" w:sz="0" w:space="0" w:color="auto"/>
        <w:bottom w:val="none" w:sz="0" w:space="0" w:color="auto"/>
        <w:right w:val="none" w:sz="0" w:space="0" w:color="auto"/>
      </w:divBdr>
    </w:div>
    <w:div w:id="285164576">
      <w:bodyDiv w:val="1"/>
      <w:marLeft w:val="0"/>
      <w:marRight w:val="0"/>
      <w:marTop w:val="0"/>
      <w:marBottom w:val="0"/>
      <w:divBdr>
        <w:top w:val="none" w:sz="0" w:space="0" w:color="auto"/>
        <w:left w:val="none" w:sz="0" w:space="0" w:color="auto"/>
        <w:bottom w:val="none" w:sz="0" w:space="0" w:color="auto"/>
        <w:right w:val="none" w:sz="0" w:space="0" w:color="auto"/>
      </w:divBdr>
    </w:div>
    <w:div w:id="285282507">
      <w:bodyDiv w:val="1"/>
      <w:marLeft w:val="0"/>
      <w:marRight w:val="0"/>
      <w:marTop w:val="0"/>
      <w:marBottom w:val="0"/>
      <w:divBdr>
        <w:top w:val="none" w:sz="0" w:space="0" w:color="auto"/>
        <w:left w:val="none" w:sz="0" w:space="0" w:color="auto"/>
        <w:bottom w:val="none" w:sz="0" w:space="0" w:color="auto"/>
        <w:right w:val="none" w:sz="0" w:space="0" w:color="auto"/>
      </w:divBdr>
    </w:div>
    <w:div w:id="285430697">
      <w:bodyDiv w:val="1"/>
      <w:marLeft w:val="0"/>
      <w:marRight w:val="0"/>
      <w:marTop w:val="0"/>
      <w:marBottom w:val="0"/>
      <w:divBdr>
        <w:top w:val="none" w:sz="0" w:space="0" w:color="auto"/>
        <w:left w:val="none" w:sz="0" w:space="0" w:color="auto"/>
        <w:bottom w:val="none" w:sz="0" w:space="0" w:color="auto"/>
        <w:right w:val="none" w:sz="0" w:space="0" w:color="auto"/>
      </w:divBdr>
    </w:div>
    <w:div w:id="285434180">
      <w:bodyDiv w:val="1"/>
      <w:marLeft w:val="0"/>
      <w:marRight w:val="0"/>
      <w:marTop w:val="0"/>
      <w:marBottom w:val="0"/>
      <w:divBdr>
        <w:top w:val="none" w:sz="0" w:space="0" w:color="auto"/>
        <w:left w:val="none" w:sz="0" w:space="0" w:color="auto"/>
        <w:bottom w:val="none" w:sz="0" w:space="0" w:color="auto"/>
        <w:right w:val="none" w:sz="0" w:space="0" w:color="auto"/>
      </w:divBdr>
    </w:div>
    <w:div w:id="285545154">
      <w:bodyDiv w:val="1"/>
      <w:marLeft w:val="0"/>
      <w:marRight w:val="0"/>
      <w:marTop w:val="0"/>
      <w:marBottom w:val="0"/>
      <w:divBdr>
        <w:top w:val="none" w:sz="0" w:space="0" w:color="auto"/>
        <w:left w:val="none" w:sz="0" w:space="0" w:color="auto"/>
        <w:bottom w:val="none" w:sz="0" w:space="0" w:color="auto"/>
        <w:right w:val="none" w:sz="0" w:space="0" w:color="auto"/>
      </w:divBdr>
    </w:div>
    <w:div w:id="285697935">
      <w:bodyDiv w:val="1"/>
      <w:marLeft w:val="0"/>
      <w:marRight w:val="0"/>
      <w:marTop w:val="0"/>
      <w:marBottom w:val="0"/>
      <w:divBdr>
        <w:top w:val="none" w:sz="0" w:space="0" w:color="auto"/>
        <w:left w:val="none" w:sz="0" w:space="0" w:color="auto"/>
        <w:bottom w:val="none" w:sz="0" w:space="0" w:color="auto"/>
        <w:right w:val="none" w:sz="0" w:space="0" w:color="auto"/>
      </w:divBdr>
    </w:div>
    <w:div w:id="285698732">
      <w:bodyDiv w:val="1"/>
      <w:marLeft w:val="0"/>
      <w:marRight w:val="0"/>
      <w:marTop w:val="0"/>
      <w:marBottom w:val="0"/>
      <w:divBdr>
        <w:top w:val="none" w:sz="0" w:space="0" w:color="auto"/>
        <w:left w:val="none" w:sz="0" w:space="0" w:color="auto"/>
        <w:bottom w:val="none" w:sz="0" w:space="0" w:color="auto"/>
        <w:right w:val="none" w:sz="0" w:space="0" w:color="auto"/>
      </w:divBdr>
    </w:div>
    <w:div w:id="285816858">
      <w:bodyDiv w:val="1"/>
      <w:marLeft w:val="0"/>
      <w:marRight w:val="0"/>
      <w:marTop w:val="0"/>
      <w:marBottom w:val="0"/>
      <w:divBdr>
        <w:top w:val="none" w:sz="0" w:space="0" w:color="auto"/>
        <w:left w:val="none" w:sz="0" w:space="0" w:color="auto"/>
        <w:bottom w:val="none" w:sz="0" w:space="0" w:color="auto"/>
        <w:right w:val="none" w:sz="0" w:space="0" w:color="auto"/>
      </w:divBdr>
    </w:div>
    <w:div w:id="285821115">
      <w:bodyDiv w:val="1"/>
      <w:marLeft w:val="0"/>
      <w:marRight w:val="0"/>
      <w:marTop w:val="0"/>
      <w:marBottom w:val="0"/>
      <w:divBdr>
        <w:top w:val="none" w:sz="0" w:space="0" w:color="auto"/>
        <w:left w:val="none" w:sz="0" w:space="0" w:color="auto"/>
        <w:bottom w:val="none" w:sz="0" w:space="0" w:color="auto"/>
        <w:right w:val="none" w:sz="0" w:space="0" w:color="auto"/>
      </w:divBdr>
    </w:div>
    <w:div w:id="286085186">
      <w:bodyDiv w:val="1"/>
      <w:marLeft w:val="0"/>
      <w:marRight w:val="0"/>
      <w:marTop w:val="0"/>
      <w:marBottom w:val="0"/>
      <w:divBdr>
        <w:top w:val="none" w:sz="0" w:space="0" w:color="auto"/>
        <w:left w:val="none" w:sz="0" w:space="0" w:color="auto"/>
        <w:bottom w:val="none" w:sz="0" w:space="0" w:color="auto"/>
        <w:right w:val="none" w:sz="0" w:space="0" w:color="auto"/>
      </w:divBdr>
    </w:div>
    <w:div w:id="286130440">
      <w:bodyDiv w:val="1"/>
      <w:marLeft w:val="0"/>
      <w:marRight w:val="0"/>
      <w:marTop w:val="0"/>
      <w:marBottom w:val="0"/>
      <w:divBdr>
        <w:top w:val="none" w:sz="0" w:space="0" w:color="auto"/>
        <w:left w:val="none" w:sz="0" w:space="0" w:color="auto"/>
        <w:bottom w:val="none" w:sz="0" w:space="0" w:color="auto"/>
        <w:right w:val="none" w:sz="0" w:space="0" w:color="auto"/>
      </w:divBdr>
    </w:div>
    <w:div w:id="286133001">
      <w:bodyDiv w:val="1"/>
      <w:marLeft w:val="0"/>
      <w:marRight w:val="0"/>
      <w:marTop w:val="0"/>
      <w:marBottom w:val="0"/>
      <w:divBdr>
        <w:top w:val="none" w:sz="0" w:space="0" w:color="auto"/>
        <w:left w:val="none" w:sz="0" w:space="0" w:color="auto"/>
        <w:bottom w:val="none" w:sz="0" w:space="0" w:color="auto"/>
        <w:right w:val="none" w:sz="0" w:space="0" w:color="auto"/>
      </w:divBdr>
    </w:div>
    <w:div w:id="286157215">
      <w:bodyDiv w:val="1"/>
      <w:marLeft w:val="0"/>
      <w:marRight w:val="0"/>
      <w:marTop w:val="0"/>
      <w:marBottom w:val="0"/>
      <w:divBdr>
        <w:top w:val="none" w:sz="0" w:space="0" w:color="auto"/>
        <w:left w:val="none" w:sz="0" w:space="0" w:color="auto"/>
        <w:bottom w:val="none" w:sz="0" w:space="0" w:color="auto"/>
        <w:right w:val="none" w:sz="0" w:space="0" w:color="auto"/>
      </w:divBdr>
    </w:div>
    <w:div w:id="286276932">
      <w:bodyDiv w:val="1"/>
      <w:marLeft w:val="0"/>
      <w:marRight w:val="0"/>
      <w:marTop w:val="0"/>
      <w:marBottom w:val="0"/>
      <w:divBdr>
        <w:top w:val="none" w:sz="0" w:space="0" w:color="auto"/>
        <w:left w:val="none" w:sz="0" w:space="0" w:color="auto"/>
        <w:bottom w:val="none" w:sz="0" w:space="0" w:color="auto"/>
        <w:right w:val="none" w:sz="0" w:space="0" w:color="auto"/>
      </w:divBdr>
    </w:div>
    <w:div w:id="286401992">
      <w:bodyDiv w:val="1"/>
      <w:marLeft w:val="0"/>
      <w:marRight w:val="0"/>
      <w:marTop w:val="0"/>
      <w:marBottom w:val="0"/>
      <w:divBdr>
        <w:top w:val="none" w:sz="0" w:space="0" w:color="auto"/>
        <w:left w:val="none" w:sz="0" w:space="0" w:color="auto"/>
        <w:bottom w:val="none" w:sz="0" w:space="0" w:color="auto"/>
        <w:right w:val="none" w:sz="0" w:space="0" w:color="auto"/>
      </w:divBdr>
    </w:div>
    <w:div w:id="286474339">
      <w:bodyDiv w:val="1"/>
      <w:marLeft w:val="0"/>
      <w:marRight w:val="0"/>
      <w:marTop w:val="0"/>
      <w:marBottom w:val="0"/>
      <w:divBdr>
        <w:top w:val="none" w:sz="0" w:space="0" w:color="auto"/>
        <w:left w:val="none" w:sz="0" w:space="0" w:color="auto"/>
        <w:bottom w:val="none" w:sz="0" w:space="0" w:color="auto"/>
        <w:right w:val="none" w:sz="0" w:space="0" w:color="auto"/>
      </w:divBdr>
    </w:div>
    <w:div w:id="286543572">
      <w:bodyDiv w:val="1"/>
      <w:marLeft w:val="0"/>
      <w:marRight w:val="0"/>
      <w:marTop w:val="0"/>
      <w:marBottom w:val="0"/>
      <w:divBdr>
        <w:top w:val="none" w:sz="0" w:space="0" w:color="auto"/>
        <w:left w:val="none" w:sz="0" w:space="0" w:color="auto"/>
        <w:bottom w:val="none" w:sz="0" w:space="0" w:color="auto"/>
        <w:right w:val="none" w:sz="0" w:space="0" w:color="auto"/>
      </w:divBdr>
    </w:div>
    <w:div w:id="286618784">
      <w:bodyDiv w:val="1"/>
      <w:marLeft w:val="0"/>
      <w:marRight w:val="0"/>
      <w:marTop w:val="0"/>
      <w:marBottom w:val="0"/>
      <w:divBdr>
        <w:top w:val="none" w:sz="0" w:space="0" w:color="auto"/>
        <w:left w:val="none" w:sz="0" w:space="0" w:color="auto"/>
        <w:bottom w:val="none" w:sz="0" w:space="0" w:color="auto"/>
        <w:right w:val="none" w:sz="0" w:space="0" w:color="auto"/>
      </w:divBdr>
    </w:div>
    <w:div w:id="286621506">
      <w:bodyDiv w:val="1"/>
      <w:marLeft w:val="0"/>
      <w:marRight w:val="0"/>
      <w:marTop w:val="0"/>
      <w:marBottom w:val="0"/>
      <w:divBdr>
        <w:top w:val="none" w:sz="0" w:space="0" w:color="auto"/>
        <w:left w:val="none" w:sz="0" w:space="0" w:color="auto"/>
        <w:bottom w:val="none" w:sz="0" w:space="0" w:color="auto"/>
        <w:right w:val="none" w:sz="0" w:space="0" w:color="auto"/>
      </w:divBdr>
    </w:div>
    <w:div w:id="286744076">
      <w:bodyDiv w:val="1"/>
      <w:marLeft w:val="0"/>
      <w:marRight w:val="0"/>
      <w:marTop w:val="0"/>
      <w:marBottom w:val="0"/>
      <w:divBdr>
        <w:top w:val="none" w:sz="0" w:space="0" w:color="auto"/>
        <w:left w:val="none" w:sz="0" w:space="0" w:color="auto"/>
        <w:bottom w:val="none" w:sz="0" w:space="0" w:color="auto"/>
        <w:right w:val="none" w:sz="0" w:space="0" w:color="auto"/>
      </w:divBdr>
    </w:div>
    <w:div w:id="286812803">
      <w:bodyDiv w:val="1"/>
      <w:marLeft w:val="0"/>
      <w:marRight w:val="0"/>
      <w:marTop w:val="0"/>
      <w:marBottom w:val="0"/>
      <w:divBdr>
        <w:top w:val="none" w:sz="0" w:space="0" w:color="auto"/>
        <w:left w:val="none" w:sz="0" w:space="0" w:color="auto"/>
        <w:bottom w:val="none" w:sz="0" w:space="0" w:color="auto"/>
        <w:right w:val="none" w:sz="0" w:space="0" w:color="auto"/>
      </w:divBdr>
    </w:div>
    <w:div w:id="286814554">
      <w:bodyDiv w:val="1"/>
      <w:marLeft w:val="0"/>
      <w:marRight w:val="0"/>
      <w:marTop w:val="0"/>
      <w:marBottom w:val="0"/>
      <w:divBdr>
        <w:top w:val="none" w:sz="0" w:space="0" w:color="auto"/>
        <w:left w:val="none" w:sz="0" w:space="0" w:color="auto"/>
        <w:bottom w:val="none" w:sz="0" w:space="0" w:color="auto"/>
        <w:right w:val="none" w:sz="0" w:space="0" w:color="auto"/>
      </w:divBdr>
    </w:div>
    <w:div w:id="287012807">
      <w:bodyDiv w:val="1"/>
      <w:marLeft w:val="0"/>
      <w:marRight w:val="0"/>
      <w:marTop w:val="0"/>
      <w:marBottom w:val="0"/>
      <w:divBdr>
        <w:top w:val="none" w:sz="0" w:space="0" w:color="auto"/>
        <w:left w:val="none" w:sz="0" w:space="0" w:color="auto"/>
        <w:bottom w:val="none" w:sz="0" w:space="0" w:color="auto"/>
        <w:right w:val="none" w:sz="0" w:space="0" w:color="auto"/>
      </w:divBdr>
    </w:div>
    <w:div w:id="287201620">
      <w:bodyDiv w:val="1"/>
      <w:marLeft w:val="0"/>
      <w:marRight w:val="0"/>
      <w:marTop w:val="0"/>
      <w:marBottom w:val="0"/>
      <w:divBdr>
        <w:top w:val="none" w:sz="0" w:space="0" w:color="auto"/>
        <w:left w:val="none" w:sz="0" w:space="0" w:color="auto"/>
        <w:bottom w:val="none" w:sz="0" w:space="0" w:color="auto"/>
        <w:right w:val="none" w:sz="0" w:space="0" w:color="auto"/>
      </w:divBdr>
    </w:div>
    <w:div w:id="287467404">
      <w:bodyDiv w:val="1"/>
      <w:marLeft w:val="0"/>
      <w:marRight w:val="0"/>
      <w:marTop w:val="0"/>
      <w:marBottom w:val="0"/>
      <w:divBdr>
        <w:top w:val="none" w:sz="0" w:space="0" w:color="auto"/>
        <w:left w:val="none" w:sz="0" w:space="0" w:color="auto"/>
        <w:bottom w:val="none" w:sz="0" w:space="0" w:color="auto"/>
        <w:right w:val="none" w:sz="0" w:space="0" w:color="auto"/>
      </w:divBdr>
    </w:div>
    <w:div w:id="287509974">
      <w:bodyDiv w:val="1"/>
      <w:marLeft w:val="0"/>
      <w:marRight w:val="0"/>
      <w:marTop w:val="0"/>
      <w:marBottom w:val="0"/>
      <w:divBdr>
        <w:top w:val="none" w:sz="0" w:space="0" w:color="auto"/>
        <w:left w:val="none" w:sz="0" w:space="0" w:color="auto"/>
        <w:bottom w:val="none" w:sz="0" w:space="0" w:color="auto"/>
        <w:right w:val="none" w:sz="0" w:space="0" w:color="auto"/>
      </w:divBdr>
    </w:div>
    <w:div w:id="287514602">
      <w:bodyDiv w:val="1"/>
      <w:marLeft w:val="0"/>
      <w:marRight w:val="0"/>
      <w:marTop w:val="0"/>
      <w:marBottom w:val="0"/>
      <w:divBdr>
        <w:top w:val="none" w:sz="0" w:space="0" w:color="auto"/>
        <w:left w:val="none" w:sz="0" w:space="0" w:color="auto"/>
        <w:bottom w:val="none" w:sz="0" w:space="0" w:color="auto"/>
        <w:right w:val="none" w:sz="0" w:space="0" w:color="auto"/>
      </w:divBdr>
    </w:div>
    <w:div w:id="287590143">
      <w:bodyDiv w:val="1"/>
      <w:marLeft w:val="0"/>
      <w:marRight w:val="0"/>
      <w:marTop w:val="0"/>
      <w:marBottom w:val="0"/>
      <w:divBdr>
        <w:top w:val="none" w:sz="0" w:space="0" w:color="auto"/>
        <w:left w:val="none" w:sz="0" w:space="0" w:color="auto"/>
        <w:bottom w:val="none" w:sz="0" w:space="0" w:color="auto"/>
        <w:right w:val="none" w:sz="0" w:space="0" w:color="auto"/>
      </w:divBdr>
    </w:div>
    <w:div w:id="287661426">
      <w:bodyDiv w:val="1"/>
      <w:marLeft w:val="0"/>
      <w:marRight w:val="0"/>
      <w:marTop w:val="0"/>
      <w:marBottom w:val="0"/>
      <w:divBdr>
        <w:top w:val="none" w:sz="0" w:space="0" w:color="auto"/>
        <w:left w:val="none" w:sz="0" w:space="0" w:color="auto"/>
        <w:bottom w:val="none" w:sz="0" w:space="0" w:color="auto"/>
        <w:right w:val="none" w:sz="0" w:space="0" w:color="auto"/>
      </w:divBdr>
    </w:div>
    <w:div w:id="287662026">
      <w:bodyDiv w:val="1"/>
      <w:marLeft w:val="0"/>
      <w:marRight w:val="0"/>
      <w:marTop w:val="0"/>
      <w:marBottom w:val="0"/>
      <w:divBdr>
        <w:top w:val="none" w:sz="0" w:space="0" w:color="auto"/>
        <w:left w:val="none" w:sz="0" w:space="0" w:color="auto"/>
        <w:bottom w:val="none" w:sz="0" w:space="0" w:color="auto"/>
        <w:right w:val="none" w:sz="0" w:space="0" w:color="auto"/>
      </w:divBdr>
    </w:div>
    <w:div w:id="287664895">
      <w:bodyDiv w:val="1"/>
      <w:marLeft w:val="0"/>
      <w:marRight w:val="0"/>
      <w:marTop w:val="0"/>
      <w:marBottom w:val="0"/>
      <w:divBdr>
        <w:top w:val="none" w:sz="0" w:space="0" w:color="auto"/>
        <w:left w:val="none" w:sz="0" w:space="0" w:color="auto"/>
        <w:bottom w:val="none" w:sz="0" w:space="0" w:color="auto"/>
        <w:right w:val="none" w:sz="0" w:space="0" w:color="auto"/>
      </w:divBdr>
    </w:div>
    <w:div w:id="287705429">
      <w:bodyDiv w:val="1"/>
      <w:marLeft w:val="0"/>
      <w:marRight w:val="0"/>
      <w:marTop w:val="0"/>
      <w:marBottom w:val="0"/>
      <w:divBdr>
        <w:top w:val="none" w:sz="0" w:space="0" w:color="auto"/>
        <w:left w:val="none" w:sz="0" w:space="0" w:color="auto"/>
        <w:bottom w:val="none" w:sz="0" w:space="0" w:color="auto"/>
        <w:right w:val="none" w:sz="0" w:space="0" w:color="auto"/>
      </w:divBdr>
    </w:div>
    <w:div w:id="287784055">
      <w:bodyDiv w:val="1"/>
      <w:marLeft w:val="0"/>
      <w:marRight w:val="0"/>
      <w:marTop w:val="0"/>
      <w:marBottom w:val="0"/>
      <w:divBdr>
        <w:top w:val="none" w:sz="0" w:space="0" w:color="auto"/>
        <w:left w:val="none" w:sz="0" w:space="0" w:color="auto"/>
        <w:bottom w:val="none" w:sz="0" w:space="0" w:color="auto"/>
        <w:right w:val="none" w:sz="0" w:space="0" w:color="auto"/>
      </w:divBdr>
    </w:div>
    <w:div w:id="288047607">
      <w:bodyDiv w:val="1"/>
      <w:marLeft w:val="0"/>
      <w:marRight w:val="0"/>
      <w:marTop w:val="0"/>
      <w:marBottom w:val="0"/>
      <w:divBdr>
        <w:top w:val="none" w:sz="0" w:space="0" w:color="auto"/>
        <w:left w:val="none" w:sz="0" w:space="0" w:color="auto"/>
        <w:bottom w:val="none" w:sz="0" w:space="0" w:color="auto"/>
        <w:right w:val="none" w:sz="0" w:space="0" w:color="auto"/>
      </w:divBdr>
    </w:div>
    <w:div w:id="288048290">
      <w:bodyDiv w:val="1"/>
      <w:marLeft w:val="0"/>
      <w:marRight w:val="0"/>
      <w:marTop w:val="0"/>
      <w:marBottom w:val="0"/>
      <w:divBdr>
        <w:top w:val="none" w:sz="0" w:space="0" w:color="auto"/>
        <w:left w:val="none" w:sz="0" w:space="0" w:color="auto"/>
        <w:bottom w:val="none" w:sz="0" w:space="0" w:color="auto"/>
        <w:right w:val="none" w:sz="0" w:space="0" w:color="auto"/>
      </w:divBdr>
    </w:div>
    <w:div w:id="288051838">
      <w:bodyDiv w:val="1"/>
      <w:marLeft w:val="0"/>
      <w:marRight w:val="0"/>
      <w:marTop w:val="0"/>
      <w:marBottom w:val="0"/>
      <w:divBdr>
        <w:top w:val="none" w:sz="0" w:space="0" w:color="auto"/>
        <w:left w:val="none" w:sz="0" w:space="0" w:color="auto"/>
        <w:bottom w:val="none" w:sz="0" w:space="0" w:color="auto"/>
        <w:right w:val="none" w:sz="0" w:space="0" w:color="auto"/>
      </w:divBdr>
    </w:div>
    <w:div w:id="288056476">
      <w:bodyDiv w:val="1"/>
      <w:marLeft w:val="0"/>
      <w:marRight w:val="0"/>
      <w:marTop w:val="0"/>
      <w:marBottom w:val="0"/>
      <w:divBdr>
        <w:top w:val="none" w:sz="0" w:space="0" w:color="auto"/>
        <w:left w:val="none" w:sz="0" w:space="0" w:color="auto"/>
        <w:bottom w:val="none" w:sz="0" w:space="0" w:color="auto"/>
        <w:right w:val="none" w:sz="0" w:space="0" w:color="auto"/>
      </w:divBdr>
    </w:div>
    <w:div w:id="288516213">
      <w:bodyDiv w:val="1"/>
      <w:marLeft w:val="0"/>
      <w:marRight w:val="0"/>
      <w:marTop w:val="0"/>
      <w:marBottom w:val="0"/>
      <w:divBdr>
        <w:top w:val="none" w:sz="0" w:space="0" w:color="auto"/>
        <w:left w:val="none" w:sz="0" w:space="0" w:color="auto"/>
        <w:bottom w:val="none" w:sz="0" w:space="0" w:color="auto"/>
        <w:right w:val="none" w:sz="0" w:space="0" w:color="auto"/>
      </w:divBdr>
    </w:div>
    <w:div w:id="288586919">
      <w:bodyDiv w:val="1"/>
      <w:marLeft w:val="0"/>
      <w:marRight w:val="0"/>
      <w:marTop w:val="0"/>
      <w:marBottom w:val="0"/>
      <w:divBdr>
        <w:top w:val="none" w:sz="0" w:space="0" w:color="auto"/>
        <w:left w:val="none" w:sz="0" w:space="0" w:color="auto"/>
        <w:bottom w:val="none" w:sz="0" w:space="0" w:color="auto"/>
        <w:right w:val="none" w:sz="0" w:space="0" w:color="auto"/>
      </w:divBdr>
    </w:div>
    <w:div w:id="288633721">
      <w:bodyDiv w:val="1"/>
      <w:marLeft w:val="0"/>
      <w:marRight w:val="0"/>
      <w:marTop w:val="0"/>
      <w:marBottom w:val="0"/>
      <w:divBdr>
        <w:top w:val="none" w:sz="0" w:space="0" w:color="auto"/>
        <w:left w:val="none" w:sz="0" w:space="0" w:color="auto"/>
        <w:bottom w:val="none" w:sz="0" w:space="0" w:color="auto"/>
        <w:right w:val="none" w:sz="0" w:space="0" w:color="auto"/>
      </w:divBdr>
    </w:div>
    <w:div w:id="288705890">
      <w:bodyDiv w:val="1"/>
      <w:marLeft w:val="0"/>
      <w:marRight w:val="0"/>
      <w:marTop w:val="0"/>
      <w:marBottom w:val="0"/>
      <w:divBdr>
        <w:top w:val="none" w:sz="0" w:space="0" w:color="auto"/>
        <w:left w:val="none" w:sz="0" w:space="0" w:color="auto"/>
        <w:bottom w:val="none" w:sz="0" w:space="0" w:color="auto"/>
        <w:right w:val="none" w:sz="0" w:space="0" w:color="auto"/>
      </w:divBdr>
    </w:div>
    <w:div w:id="288709293">
      <w:bodyDiv w:val="1"/>
      <w:marLeft w:val="0"/>
      <w:marRight w:val="0"/>
      <w:marTop w:val="0"/>
      <w:marBottom w:val="0"/>
      <w:divBdr>
        <w:top w:val="none" w:sz="0" w:space="0" w:color="auto"/>
        <w:left w:val="none" w:sz="0" w:space="0" w:color="auto"/>
        <w:bottom w:val="none" w:sz="0" w:space="0" w:color="auto"/>
        <w:right w:val="none" w:sz="0" w:space="0" w:color="auto"/>
      </w:divBdr>
    </w:div>
    <w:div w:id="288779053">
      <w:bodyDiv w:val="1"/>
      <w:marLeft w:val="0"/>
      <w:marRight w:val="0"/>
      <w:marTop w:val="0"/>
      <w:marBottom w:val="0"/>
      <w:divBdr>
        <w:top w:val="none" w:sz="0" w:space="0" w:color="auto"/>
        <w:left w:val="none" w:sz="0" w:space="0" w:color="auto"/>
        <w:bottom w:val="none" w:sz="0" w:space="0" w:color="auto"/>
        <w:right w:val="none" w:sz="0" w:space="0" w:color="auto"/>
      </w:divBdr>
    </w:div>
    <w:div w:id="288900069">
      <w:bodyDiv w:val="1"/>
      <w:marLeft w:val="0"/>
      <w:marRight w:val="0"/>
      <w:marTop w:val="0"/>
      <w:marBottom w:val="0"/>
      <w:divBdr>
        <w:top w:val="none" w:sz="0" w:space="0" w:color="auto"/>
        <w:left w:val="none" w:sz="0" w:space="0" w:color="auto"/>
        <w:bottom w:val="none" w:sz="0" w:space="0" w:color="auto"/>
        <w:right w:val="none" w:sz="0" w:space="0" w:color="auto"/>
      </w:divBdr>
      <w:divsChild>
        <w:div w:id="109400278">
          <w:marLeft w:val="480"/>
          <w:marRight w:val="0"/>
          <w:marTop w:val="0"/>
          <w:marBottom w:val="0"/>
          <w:divBdr>
            <w:top w:val="none" w:sz="0" w:space="0" w:color="auto"/>
            <w:left w:val="none" w:sz="0" w:space="0" w:color="auto"/>
            <w:bottom w:val="none" w:sz="0" w:space="0" w:color="auto"/>
            <w:right w:val="none" w:sz="0" w:space="0" w:color="auto"/>
          </w:divBdr>
        </w:div>
        <w:div w:id="161507420">
          <w:marLeft w:val="480"/>
          <w:marRight w:val="0"/>
          <w:marTop w:val="0"/>
          <w:marBottom w:val="0"/>
          <w:divBdr>
            <w:top w:val="none" w:sz="0" w:space="0" w:color="auto"/>
            <w:left w:val="none" w:sz="0" w:space="0" w:color="auto"/>
            <w:bottom w:val="none" w:sz="0" w:space="0" w:color="auto"/>
            <w:right w:val="none" w:sz="0" w:space="0" w:color="auto"/>
          </w:divBdr>
        </w:div>
        <w:div w:id="288585141">
          <w:marLeft w:val="480"/>
          <w:marRight w:val="0"/>
          <w:marTop w:val="0"/>
          <w:marBottom w:val="0"/>
          <w:divBdr>
            <w:top w:val="none" w:sz="0" w:space="0" w:color="auto"/>
            <w:left w:val="none" w:sz="0" w:space="0" w:color="auto"/>
            <w:bottom w:val="none" w:sz="0" w:space="0" w:color="auto"/>
            <w:right w:val="none" w:sz="0" w:space="0" w:color="auto"/>
          </w:divBdr>
        </w:div>
        <w:div w:id="302657693">
          <w:marLeft w:val="480"/>
          <w:marRight w:val="0"/>
          <w:marTop w:val="0"/>
          <w:marBottom w:val="0"/>
          <w:divBdr>
            <w:top w:val="none" w:sz="0" w:space="0" w:color="auto"/>
            <w:left w:val="none" w:sz="0" w:space="0" w:color="auto"/>
            <w:bottom w:val="none" w:sz="0" w:space="0" w:color="auto"/>
            <w:right w:val="none" w:sz="0" w:space="0" w:color="auto"/>
          </w:divBdr>
        </w:div>
        <w:div w:id="482895283">
          <w:marLeft w:val="480"/>
          <w:marRight w:val="0"/>
          <w:marTop w:val="0"/>
          <w:marBottom w:val="0"/>
          <w:divBdr>
            <w:top w:val="none" w:sz="0" w:space="0" w:color="auto"/>
            <w:left w:val="none" w:sz="0" w:space="0" w:color="auto"/>
            <w:bottom w:val="none" w:sz="0" w:space="0" w:color="auto"/>
            <w:right w:val="none" w:sz="0" w:space="0" w:color="auto"/>
          </w:divBdr>
        </w:div>
        <w:div w:id="487786350">
          <w:marLeft w:val="480"/>
          <w:marRight w:val="0"/>
          <w:marTop w:val="0"/>
          <w:marBottom w:val="0"/>
          <w:divBdr>
            <w:top w:val="none" w:sz="0" w:space="0" w:color="auto"/>
            <w:left w:val="none" w:sz="0" w:space="0" w:color="auto"/>
            <w:bottom w:val="none" w:sz="0" w:space="0" w:color="auto"/>
            <w:right w:val="none" w:sz="0" w:space="0" w:color="auto"/>
          </w:divBdr>
        </w:div>
        <w:div w:id="506868019">
          <w:marLeft w:val="480"/>
          <w:marRight w:val="0"/>
          <w:marTop w:val="0"/>
          <w:marBottom w:val="0"/>
          <w:divBdr>
            <w:top w:val="none" w:sz="0" w:space="0" w:color="auto"/>
            <w:left w:val="none" w:sz="0" w:space="0" w:color="auto"/>
            <w:bottom w:val="none" w:sz="0" w:space="0" w:color="auto"/>
            <w:right w:val="none" w:sz="0" w:space="0" w:color="auto"/>
          </w:divBdr>
        </w:div>
        <w:div w:id="554387692">
          <w:marLeft w:val="480"/>
          <w:marRight w:val="0"/>
          <w:marTop w:val="0"/>
          <w:marBottom w:val="0"/>
          <w:divBdr>
            <w:top w:val="none" w:sz="0" w:space="0" w:color="auto"/>
            <w:left w:val="none" w:sz="0" w:space="0" w:color="auto"/>
            <w:bottom w:val="none" w:sz="0" w:space="0" w:color="auto"/>
            <w:right w:val="none" w:sz="0" w:space="0" w:color="auto"/>
          </w:divBdr>
        </w:div>
        <w:div w:id="596524554">
          <w:marLeft w:val="480"/>
          <w:marRight w:val="0"/>
          <w:marTop w:val="0"/>
          <w:marBottom w:val="0"/>
          <w:divBdr>
            <w:top w:val="none" w:sz="0" w:space="0" w:color="auto"/>
            <w:left w:val="none" w:sz="0" w:space="0" w:color="auto"/>
            <w:bottom w:val="none" w:sz="0" w:space="0" w:color="auto"/>
            <w:right w:val="none" w:sz="0" w:space="0" w:color="auto"/>
          </w:divBdr>
        </w:div>
        <w:div w:id="716272826">
          <w:marLeft w:val="480"/>
          <w:marRight w:val="0"/>
          <w:marTop w:val="0"/>
          <w:marBottom w:val="0"/>
          <w:divBdr>
            <w:top w:val="none" w:sz="0" w:space="0" w:color="auto"/>
            <w:left w:val="none" w:sz="0" w:space="0" w:color="auto"/>
            <w:bottom w:val="none" w:sz="0" w:space="0" w:color="auto"/>
            <w:right w:val="none" w:sz="0" w:space="0" w:color="auto"/>
          </w:divBdr>
        </w:div>
        <w:div w:id="769157757">
          <w:marLeft w:val="480"/>
          <w:marRight w:val="0"/>
          <w:marTop w:val="0"/>
          <w:marBottom w:val="0"/>
          <w:divBdr>
            <w:top w:val="none" w:sz="0" w:space="0" w:color="auto"/>
            <w:left w:val="none" w:sz="0" w:space="0" w:color="auto"/>
            <w:bottom w:val="none" w:sz="0" w:space="0" w:color="auto"/>
            <w:right w:val="none" w:sz="0" w:space="0" w:color="auto"/>
          </w:divBdr>
        </w:div>
        <w:div w:id="832647585">
          <w:marLeft w:val="480"/>
          <w:marRight w:val="0"/>
          <w:marTop w:val="0"/>
          <w:marBottom w:val="0"/>
          <w:divBdr>
            <w:top w:val="none" w:sz="0" w:space="0" w:color="auto"/>
            <w:left w:val="none" w:sz="0" w:space="0" w:color="auto"/>
            <w:bottom w:val="none" w:sz="0" w:space="0" w:color="auto"/>
            <w:right w:val="none" w:sz="0" w:space="0" w:color="auto"/>
          </w:divBdr>
        </w:div>
        <w:div w:id="883835296">
          <w:marLeft w:val="480"/>
          <w:marRight w:val="0"/>
          <w:marTop w:val="0"/>
          <w:marBottom w:val="0"/>
          <w:divBdr>
            <w:top w:val="none" w:sz="0" w:space="0" w:color="auto"/>
            <w:left w:val="none" w:sz="0" w:space="0" w:color="auto"/>
            <w:bottom w:val="none" w:sz="0" w:space="0" w:color="auto"/>
            <w:right w:val="none" w:sz="0" w:space="0" w:color="auto"/>
          </w:divBdr>
        </w:div>
      </w:divsChild>
    </w:div>
    <w:div w:id="288978456">
      <w:bodyDiv w:val="1"/>
      <w:marLeft w:val="0"/>
      <w:marRight w:val="0"/>
      <w:marTop w:val="0"/>
      <w:marBottom w:val="0"/>
      <w:divBdr>
        <w:top w:val="none" w:sz="0" w:space="0" w:color="auto"/>
        <w:left w:val="none" w:sz="0" w:space="0" w:color="auto"/>
        <w:bottom w:val="none" w:sz="0" w:space="0" w:color="auto"/>
        <w:right w:val="none" w:sz="0" w:space="0" w:color="auto"/>
      </w:divBdr>
    </w:div>
    <w:div w:id="289014065">
      <w:bodyDiv w:val="1"/>
      <w:marLeft w:val="0"/>
      <w:marRight w:val="0"/>
      <w:marTop w:val="0"/>
      <w:marBottom w:val="0"/>
      <w:divBdr>
        <w:top w:val="none" w:sz="0" w:space="0" w:color="auto"/>
        <w:left w:val="none" w:sz="0" w:space="0" w:color="auto"/>
        <w:bottom w:val="none" w:sz="0" w:space="0" w:color="auto"/>
        <w:right w:val="none" w:sz="0" w:space="0" w:color="auto"/>
      </w:divBdr>
    </w:div>
    <w:div w:id="289014915">
      <w:bodyDiv w:val="1"/>
      <w:marLeft w:val="0"/>
      <w:marRight w:val="0"/>
      <w:marTop w:val="0"/>
      <w:marBottom w:val="0"/>
      <w:divBdr>
        <w:top w:val="none" w:sz="0" w:space="0" w:color="auto"/>
        <w:left w:val="none" w:sz="0" w:space="0" w:color="auto"/>
        <w:bottom w:val="none" w:sz="0" w:space="0" w:color="auto"/>
        <w:right w:val="none" w:sz="0" w:space="0" w:color="auto"/>
      </w:divBdr>
    </w:div>
    <w:div w:id="289019524">
      <w:bodyDiv w:val="1"/>
      <w:marLeft w:val="0"/>
      <w:marRight w:val="0"/>
      <w:marTop w:val="0"/>
      <w:marBottom w:val="0"/>
      <w:divBdr>
        <w:top w:val="none" w:sz="0" w:space="0" w:color="auto"/>
        <w:left w:val="none" w:sz="0" w:space="0" w:color="auto"/>
        <w:bottom w:val="none" w:sz="0" w:space="0" w:color="auto"/>
        <w:right w:val="none" w:sz="0" w:space="0" w:color="auto"/>
      </w:divBdr>
    </w:div>
    <w:div w:id="289168876">
      <w:bodyDiv w:val="1"/>
      <w:marLeft w:val="0"/>
      <w:marRight w:val="0"/>
      <w:marTop w:val="0"/>
      <w:marBottom w:val="0"/>
      <w:divBdr>
        <w:top w:val="none" w:sz="0" w:space="0" w:color="auto"/>
        <w:left w:val="none" w:sz="0" w:space="0" w:color="auto"/>
        <w:bottom w:val="none" w:sz="0" w:space="0" w:color="auto"/>
        <w:right w:val="none" w:sz="0" w:space="0" w:color="auto"/>
      </w:divBdr>
    </w:div>
    <w:div w:id="289215568">
      <w:bodyDiv w:val="1"/>
      <w:marLeft w:val="0"/>
      <w:marRight w:val="0"/>
      <w:marTop w:val="0"/>
      <w:marBottom w:val="0"/>
      <w:divBdr>
        <w:top w:val="none" w:sz="0" w:space="0" w:color="auto"/>
        <w:left w:val="none" w:sz="0" w:space="0" w:color="auto"/>
        <w:bottom w:val="none" w:sz="0" w:space="0" w:color="auto"/>
        <w:right w:val="none" w:sz="0" w:space="0" w:color="auto"/>
      </w:divBdr>
    </w:div>
    <w:div w:id="289286224">
      <w:bodyDiv w:val="1"/>
      <w:marLeft w:val="0"/>
      <w:marRight w:val="0"/>
      <w:marTop w:val="0"/>
      <w:marBottom w:val="0"/>
      <w:divBdr>
        <w:top w:val="none" w:sz="0" w:space="0" w:color="auto"/>
        <w:left w:val="none" w:sz="0" w:space="0" w:color="auto"/>
        <w:bottom w:val="none" w:sz="0" w:space="0" w:color="auto"/>
        <w:right w:val="none" w:sz="0" w:space="0" w:color="auto"/>
      </w:divBdr>
    </w:div>
    <w:div w:id="289288384">
      <w:bodyDiv w:val="1"/>
      <w:marLeft w:val="0"/>
      <w:marRight w:val="0"/>
      <w:marTop w:val="0"/>
      <w:marBottom w:val="0"/>
      <w:divBdr>
        <w:top w:val="none" w:sz="0" w:space="0" w:color="auto"/>
        <w:left w:val="none" w:sz="0" w:space="0" w:color="auto"/>
        <w:bottom w:val="none" w:sz="0" w:space="0" w:color="auto"/>
        <w:right w:val="none" w:sz="0" w:space="0" w:color="auto"/>
      </w:divBdr>
    </w:div>
    <w:div w:id="289288514">
      <w:bodyDiv w:val="1"/>
      <w:marLeft w:val="0"/>
      <w:marRight w:val="0"/>
      <w:marTop w:val="0"/>
      <w:marBottom w:val="0"/>
      <w:divBdr>
        <w:top w:val="none" w:sz="0" w:space="0" w:color="auto"/>
        <w:left w:val="none" w:sz="0" w:space="0" w:color="auto"/>
        <w:bottom w:val="none" w:sz="0" w:space="0" w:color="auto"/>
        <w:right w:val="none" w:sz="0" w:space="0" w:color="auto"/>
      </w:divBdr>
    </w:div>
    <w:div w:id="289439537">
      <w:bodyDiv w:val="1"/>
      <w:marLeft w:val="0"/>
      <w:marRight w:val="0"/>
      <w:marTop w:val="0"/>
      <w:marBottom w:val="0"/>
      <w:divBdr>
        <w:top w:val="none" w:sz="0" w:space="0" w:color="auto"/>
        <w:left w:val="none" w:sz="0" w:space="0" w:color="auto"/>
        <w:bottom w:val="none" w:sz="0" w:space="0" w:color="auto"/>
        <w:right w:val="none" w:sz="0" w:space="0" w:color="auto"/>
      </w:divBdr>
    </w:div>
    <w:div w:id="289484568">
      <w:bodyDiv w:val="1"/>
      <w:marLeft w:val="0"/>
      <w:marRight w:val="0"/>
      <w:marTop w:val="0"/>
      <w:marBottom w:val="0"/>
      <w:divBdr>
        <w:top w:val="none" w:sz="0" w:space="0" w:color="auto"/>
        <w:left w:val="none" w:sz="0" w:space="0" w:color="auto"/>
        <w:bottom w:val="none" w:sz="0" w:space="0" w:color="auto"/>
        <w:right w:val="none" w:sz="0" w:space="0" w:color="auto"/>
      </w:divBdr>
    </w:div>
    <w:div w:id="289628242">
      <w:bodyDiv w:val="1"/>
      <w:marLeft w:val="0"/>
      <w:marRight w:val="0"/>
      <w:marTop w:val="0"/>
      <w:marBottom w:val="0"/>
      <w:divBdr>
        <w:top w:val="none" w:sz="0" w:space="0" w:color="auto"/>
        <w:left w:val="none" w:sz="0" w:space="0" w:color="auto"/>
        <w:bottom w:val="none" w:sz="0" w:space="0" w:color="auto"/>
        <w:right w:val="none" w:sz="0" w:space="0" w:color="auto"/>
      </w:divBdr>
    </w:div>
    <w:div w:id="289629007">
      <w:bodyDiv w:val="1"/>
      <w:marLeft w:val="0"/>
      <w:marRight w:val="0"/>
      <w:marTop w:val="0"/>
      <w:marBottom w:val="0"/>
      <w:divBdr>
        <w:top w:val="none" w:sz="0" w:space="0" w:color="auto"/>
        <w:left w:val="none" w:sz="0" w:space="0" w:color="auto"/>
        <w:bottom w:val="none" w:sz="0" w:space="0" w:color="auto"/>
        <w:right w:val="none" w:sz="0" w:space="0" w:color="auto"/>
      </w:divBdr>
    </w:div>
    <w:div w:id="289631858">
      <w:bodyDiv w:val="1"/>
      <w:marLeft w:val="0"/>
      <w:marRight w:val="0"/>
      <w:marTop w:val="0"/>
      <w:marBottom w:val="0"/>
      <w:divBdr>
        <w:top w:val="none" w:sz="0" w:space="0" w:color="auto"/>
        <w:left w:val="none" w:sz="0" w:space="0" w:color="auto"/>
        <w:bottom w:val="none" w:sz="0" w:space="0" w:color="auto"/>
        <w:right w:val="none" w:sz="0" w:space="0" w:color="auto"/>
      </w:divBdr>
    </w:div>
    <w:div w:id="289671866">
      <w:bodyDiv w:val="1"/>
      <w:marLeft w:val="0"/>
      <w:marRight w:val="0"/>
      <w:marTop w:val="0"/>
      <w:marBottom w:val="0"/>
      <w:divBdr>
        <w:top w:val="none" w:sz="0" w:space="0" w:color="auto"/>
        <w:left w:val="none" w:sz="0" w:space="0" w:color="auto"/>
        <w:bottom w:val="none" w:sz="0" w:space="0" w:color="auto"/>
        <w:right w:val="none" w:sz="0" w:space="0" w:color="auto"/>
      </w:divBdr>
    </w:div>
    <w:div w:id="289678071">
      <w:bodyDiv w:val="1"/>
      <w:marLeft w:val="0"/>
      <w:marRight w:val="0"/>
      <w:marTop w:val="0"/>
      <w:marBottom w:val="0"/>
      <w:divBdr>
        <w:top w:val="none" w:sz="0" w:space="0" w:color="auto"/>
        <w:left w:val="none" w:sz="0" w:space="0" w:color="auto"/>
        <w:bottom w:val="none" w:sz="0" w:space="0" w:color="auto"/>
        <w:right w:val="none" w:sz="0" w:space="0" w:color="auto"/>
      </w:divBdr>
    </w:div>
    <w:div w:id="289825371">
      <w:bodyDiv w:val="1"/>
      <w:marLeft w:val="0"/>
      <w:marRight w:val="0"/>
      <w:marTop w:val="0"/>
      <w:marBottom w:val="0"/>
      <w:divBdr>
        <w:top w:val="none" w:sz="0" w:space="0" w:color="auto"/>
        <w:left w:val="none" w:sz="0" w:space="0" w:color="auto"/>
        <w:bottom w:val="none" w:sz="0" w:space="0" w:color="auto"/>
        <w:right w:val="none" w:sz="0" w:space="0" w:color="auto"/>
      </w:divBdr>
    </w:div>
    <w:div w:id="289866575">
      <w:bodyDiv w:val="1"/>
      <w:marLeft w:val="0"/>
      <w:marRight w:val="0"/>
      <w:marTop w:val="0"/>
      <w:marBottom w:val="0"/>
      <w:divBdr>
        <w:top w:val="none" w:sz="0" w:space="0" w:color="auto"/>
        <w:left w:val="none" w:sz="0" w:space="0" w:color="auto"/>
        <w:bottom w:val="none" w:sz="0" w:space="0" w:color="auto"/>
        <w:right w:val="none" w:sz="0" w:space="0" w:color="auto"/>
      </w:divBdr>
    </w:div>
    <w:div w:id="290014202">
      <w:bodyDiv w:val="1"/>
      <w:marLeft w:val="0"/>
      <w:marRight w:val="0"/>
      <w:marTop w:val="0"/>
      <w:marBottom w:val="0"/>
      <w:divBdr>
        <w:top w:val="none" w:sz="0" w:space="0" w:color="auto"/>
        <w:left w:val="none" w:sz="0" w:space="0" w:color="auto"/>
        <w:bottom w:val="none" w:sz="0" w:space="0" w:color="auto"/>
        <w:right w:val="none" w:sz="0" w:space="0" w:color="auto"/>
      </w:divBdr>
    </w:div>
    <w:div w:id="290018873">
      <w:bodyDiv w:val="1"/>
      <w:marLeft w:val="0"/>
      <w:marRight w:val="0"/>
      <w:marTop w:val="0"/>
      <w:marBottom w:val="0"/>
      <w:divBdr>
        <w:top w:val="none" w:sz="0" w:space="0" w:color="auto"/>
        <w:left w:val="none" w:sz="0" w:space="0" w:color="auto"/>
        <w:bottom w:val="none" w:sz="0" w:space="0" w:color="auto"/>
        <w:right w:val="none" w:sz="0" w:space="0" w:color="auto"/>
      </w:divBdr>
    </w:div>
    <w:div w:id="290064357">
      <w:bodyDiv w:val="1"/>
      <w:marLeft w:val="0"/>
      <w:marRight w:val="0"/>
      <w:marTop w:val="0"/>
      <w:marBottom w:val="0"/>
      <w:divBdr>
        <w:top w:val="none" w:sz="0" w:space="0" w:color="auto"/>
        <w:left w:val="none" w:sz="0" w:space="0" w:color="auto"/>
        <w:bottom w:val="none" w:sz="0" w:space="0" w:color="auto"/>
        <w:right w:val="none" w:sz="0" w:space="0" w:color="auto"/>
      </w:divBdr>
    </w:div>
    <w:div w:id="290088317">
      <w:bodyDiv w:val="1"/>
      <w:marLeft w:val="0"/>
      <w:marRight w:val="0"/>
      <w:marTop w:val="0"/>
      <w:marBottom w:val="0"/>
      <w:divBdr>
        <w:top w:val="none" w:sz="0" w:space="0" w:color="auto"/>
        <w:left w:val="none" w:sz="0" w:space="0" w:color="auto"/>
        <w:bottom w:val="none" w:sz="0" w:space="0" w:color="auto"/>
        <w:right w:val="none" w:sz="0" w:space="0" w:color="auto"/>
      </w:divBdr>
    </w:div>
    <w:div w:id="290212636">
      <w:bodyDiv w:val="1"/>
      <w:marLeft w:val="0"/>
      <w:marRight w:val="0"/>
      <w:marTop w:val="0"/>
      <w:marBottom w:val="0"/>
      <w:divBdr>
        <w:top w:val="none" w:sz="0" w:space="0" w:color="auto"/>
        <w:left w:val="none" w:sz="0" w:space="0" w:color="auto"/>
        <w:bottom w:val="none" w:sz="0" w:space="0" w:color="auto"/>
        <w:right w:val="none" w:sz="0" w:space="0" w:color="auto"/>
      </w:divBdr>
    </w:div>
    <w:div w:id="290326517">
      <w:bodyDiv w:val="1"/>
      <w:marLeft w:val="0"/>
      <w:marRight w:val="0"/>
      <w:marTop w:val="0"/>
      <w:marBottom w:val="0"/>
      <w:divBdr>
        <w:top w:val="none" w:sz="0" w:space="0" w:color="auto"/>
        <w:left w:val="none" w:sz="0" w:space="0" w:color="auto"/>
        <w:bottom w:val="none" w:sz="0" w:space="0" w:color="auto"/>
        <w:right w:val="none" w:sz="0" w:space="0" w:color="auto"/>
      </w:divBdr>
    </w:div>
    <w:div w:id="290327757">
      <w:bodyDiv w:val="1"/>
      <w:marLeft w:val="0"/>
      <w:marRight w:val="0"/>
      <w:marTop w:val="0"/>
      <w:marBottom w:val="0"/>
      <w:divBdr>
        <w:top w:val="none" w:sz="0" w:space="0" w:color="auto"/>
        <w:left w:val="none" w:sz="0" w:space="0" w:color="auto"/>
        <w:bottom w:val="none" w:sz="0" w:space="0" w:color="auto"/>
        <w:right w:val="none" w:sz="0" w:space="0" w:color="auto"/>
      </w:divBdr>
      <w:divsChild>
        <w:div w:id="14700169">
          <w:marLeft w:val="480"/>
          <w:marRight w:val="0"/>
          <w:marTop w:val="0"/>
          <w:marBottom w:val="0"/>
          <w:divBdr>
            <w:top w:val="none" w:sz="0" w:space="0" w:color="auto"/>
            <w:left w:val="none" w:sz="0" w:space="0" w:color="auto"/>
            <w:bottom w:val="none" w:sz="0" w:space="0" w:color="auto"/>
            <w:right w:val="none" w:sz="0" w:space="0" w:color="auto"/>
          </w:divBdr>
        </w:div>
        <w:div w:id="37819587">
          <w:marLeft w:val="480"/>
          <w:marRight w:val="0"/>
          <w:marTop w:val="0"/>
          <w:marBottom w:val="0"/>
          <w:divBdr>
            <w:top w:val="none" w:sz="0" w:space="0" w:color="auto"/>
            <w:left w:val="none" w:sz="0" w:space="0" w:color="auto"/>
            <w:bottom w:val="none" w:sz="0" w:space="0" w:color="auto"/>
            <w:right w:val="none" w:sz="0" w:space="0" w:color="auto"/>
          </w:divBdr>
        </w:div>
        <w:div w:id="40255083">
          <w:marLeft w:val="480"/>
          <w:marRight w:val="0"/>
          <w:marTop w:val="0"/>
          <w:marBottom w:val="0"/>
          <w:divBdr>
            <w:top w:val="none" w:sz="0" w:space="0" w:color="auto"/>
            <w:left w:val="none" w:sz="0" w:space="0" w:color="auto"/>
            <w:bottom w:val="none" w:sz="0" w:space="0" w:color="auto"/>
            <w:right w:val="none" w:sz="0" w:space="0" w:color="auto"/>
          </w:divBdr>
        </w:div>
        <w:div w:id="94179829">
          <w:marLeft w:val="480"/>
          <w:marRight w:val="0"/>
          <w:marTop w:val="0"/>
          <w:marBottom w:val="0"/>
          <w:divBdr>
            <w:top w:val="none" w:sz="0" w:space="0" w:color="auto"/>
            <w:left w:val="none" w:sz="0" w:space="0" w:color="auto"/>
            <w:bottom w:val="none" w:sz="0" w:space="0" w:color="auto"/>
            <w:right w:val="none" w:sz="0" w:space="0" w:color="auto"/>
          </w:divBdr>
        </w:div>
        <w:div w:id="115102001">
          <w:marLeft w:val="480"/>
          <w:marRight w:val="0"/>
          <w:marTop w:val="0"/>
          <w:marBottom w:val="0"/>
          <w:divBdr>
            <w:top w:val="none" w:sz="0" w:space="0" w:color="auto"/>
            <w:left w:val="none" w:sz="0" w:space="0" w:color="auto"/>
            <w:bottom w:val="none" w:sz="0" w:space="0" w:color="auto"/>
            <w:right w:val="none" w:sz="0" w:space="0" w:color="auto"/>
          </w:divBdr>
        </w:div>
        <w:div w:id="157042014">
          <w:marLeft w:val="480"/>
          <w:marRight w:val="0"/>
          <w:marTop w:val="0"/>
          <w:marBottom w:val="0"/>
          <w:divBdr>
            <w:top w:val="none" w:sz="0" w:space="0" w:color="auto"/>
            <w:left w:val="none" w:sz="0" w:space="0" w:color="auto"/>
            <w:bottom w:val="none" w:sz="0" w:space="0" w:color="auto"/>
            <w:right w:val="none" w:sz="0" w:space="0" w:color="auto"/>
          </w:divBdr>
        </w:div>
        <w:div w:id="170881404">
          <w:marLeft w:val="480"/>
          <w:marRight w:val="0"/>
          <w:marTop w:val="0"/>
          <w:marBottom w:val="0"/>
          <w:divBdr>
            <w:top w:val="none" w:sz="0" w:space="0" w:color="auto"/>
            <w:left w:val="none" w:sz="0" w:space="0" w:color="auto"/>
            <w:bottom w:val="none" w:sz="0" w:space="0" w:color="auto"/>
            <w:right w:val="none" w:sz="0" w:space="0" w:color="auto"/>
          </w:divBdr>
        </w:div>
        <w:div w:id="238098473">
          <w:marLeft w:val="480"/>
          <w:marRight w:val="0"/>
          <w:marTop w:val="0"/>
          <w:marBottom w:val="0"/>
          <w:divBdr>
            <w:top w:val="none" w:sz="0" w:space="0" w:color="auto"/>
            <w:left w:val="none" w:sz="0" w:space="0" w:color="auto"/>
            <w:bottom w:val="none" w:sz="0" w:space="0" w:color="auto"/>
            <w:right w:val="none" w:sz="0" w:space="0" w:color="auto"/>
          </w:divBdr>
        </w:div>
        <w:div w:id="300624099">
          <w:marLeft w:val="480"/>
          <w:marRight w:val="0"/>
          <w:marTop w:val="0"/>
          <w:marBottom w:val="0"/>
          <w:divBdr>
            <w:top w:val="none" w:sz="0" w:space="0" w:color="auto"/>
            <w:left w:val="none" w:sz="0" w:space="0" w:color="auto"/>
            <w:bottom w:val="none" w:sz="0" w:space="0" w:color="auto"/>
            <w:right w:val="none" w:sz="0" w:space="0" w:color="auto"/>
          </w:divBdr>
        </w:div>
        <w:div w:id="337654025">
          <w:marLeft w:val="480"/>
          <w:marRight w:val="0"/>
          <w:marTop w:val="0"/>
          <w:marBottom w:val="0"/>
          <w:divBdr>
            <w:top w:val="none" w:sz="0" w:space="0" w:color="auto"/>
            <w:left w:val="none" w:sz="0" w:space="0" w:color="auto"/>
            <w:bottom w:val="none" w:sz="0" w:space="0" w:color="auto"/>
            <w:right w:val="none" w:sz="0" w:space="0" w:color="auto"/>
          </w:divBdr>
        </w:div>
        <w:div w:id="352847136">
          <w:marLeft w:val="480"/>
          <w:marRight w:val="0"/>
          <w:marTop w:val="0"/>
          <w:marBottom w:val="0"/>
          <w:divBdr>
            <w:top w:val="none" w:sz="0" w:space="0" w:color="auto"/>
            <w:left w:val="none" w:sz="0" w:space="0" w:color="auto"/>
            <w:bottom w:val="none" w:sz="0" w:space="0" w:color="auto"/>
            <w:right w:val="none" w:sz="0" w:space="0" w:color="auto"/>
          </w:divBdr>
        </w:div>
        <w:div w:id="362362851">
          <w:marLeft w:val="480"/>
          <w:marRight w:val="0"/>
          <w:marTop w:val="0"/>
          <w:marBottom w:val="0"/>
          <w:divBdr>
            <w:top w:val="none" w:sz="0" w:space="0" w:color="auto"/>
            <w:left w:val="none" w:sz="0" w:space="0" w:color="auto"/>
            <w:bottom w:val="none" w:sz="0" w:space="0" w:color="auto"/>
            <w:right w:val="none" w:sz="0" w:space="0" w:color="auto"/>
          </w:divBdr>
        </w:div>
        <w:div w:id="466361492">
          <w:marLeft w:val="480"/>
          <w:marRight w:val="0"/>
          <w:marTop w:val="0"/>
          <w:marBottom w:val="0"/>
          <w:divBdr>
            <w:top w:val="none" w:sz="0" w:space="0" w:color="auto"/>
            <w:left w:val="none" w:sz="0" w:space="0" w:color="auto"/>
            <w:bottom w:val="none" w:sz="0" w:space="0" w:color="auto"/>
            <w:right w:val="none" w:sz="0" w:space="0" w:color="auto"/>
          </w:divBdr>
        </w:div>
        <w:div w:id="482233419">
          <w:marLeft w:val="480"/>
          <w:marRight w:val="0"/>
          <w:marTop w:val="0"/>
          <w:marBottom w:val="0"/>
          <w:divBdr>
            <w:top w:val="none" w:sz="0" w:space="0" w:color="auto"/>
            <w:left w:val="none" w:sz="0" w:space="0" w:color="auto"/>
            <w:bottom w:val="none" w:sz="0" w:space="0" w:color="auto"/>
            <w:right w:val="none" w:sz="0" w:space="0" w:color="auto"/>
          </w:divBdr>
        </w:div>
        <w:div w:id="517234704">
          <w:marLeft w:val="480"/>
          <w:marRight w:val="0"/>
          <w:marTop w:val="0"/>
          <w:marBottom w:val="0"/>
          <w:divBdr>
            <w:top w:val="none" w:sz="0" w:space="0" w:color="auto"/>
            <w:left w:val="none" w:sz="0" w:space="0" w:color="auto"/>
            <w:bottom w:val="none" w:sz="0" w:space="0" w:color="auto"/>
            <w:right w:val="none" w:sz="0" w:space="0" w:color="auto"/>
          </w:divBdr>
        </w:div>
        <w:div w:id="530343099">
          <w:marLeft w:val="480"/>
          <w:marRight w:val="0"/>
          <w:marTop w:val="0"/>
          <w:marBottom w:val="0"/>
          <w:divBdr>
            <w:top w:val="none" w:sz="0" w:space="0" w:color="auto"/>
            <w:left w:val="none" w:sz="0" w:space="0" w:color="auto"/>
            <w:bottom w:val="none" w:sz="0" w:space="0" w:color="auto"/>
            <w:right w:val="none" w:sz="0" w:space="0" w:color="auto"/>
          </w:divBdr>
        </w:div>
        <w:div w:id="543903192">
          <w:marLeft w:val="480"/>
          <w:marRight w:val="0"/>
          <w:marTop w:val="0"/>
          <w:marBottom w:val="0"/>
          <w:divBdr>
            <w:top w:val="none" w:sz="0" w:space="0" w:color="auto"/>
            <w:left w:val="none" w:sz="0" w:space="0" w:color="auto"/>
            <w:bottom w:val="none" w:sz="0" w:space="0" w:color="auto"/>
            <w:right w:val="none" w:sz="0" w:space="0" w:color="auto"/>
          </w:divBdr>
        </w:div>
        <w:div w:id="606546612">
          <w:marLeft w:val="480"/>
          <w:marRight w:val="0"/>
          <w:marTop w:val="0"/>
          <w:marBottom w:val="0"/>
          <w:divBdr>
            <w:top w:val="none" w:sz="0" w:space="0" w:color="auto"/>
            <w:left w:val="none" w:sz="0" w:space="0" w:color="auto"/>
            <w:bottom w:val="none" w:sz="0" w:space="0" w:color="auto"/>
            <w:right w:val="none" w:sz="0" w:space="0" w:color="auto"/>
          </w:divBdr>
        </w:div>
        <w:div w:id="624583106">
          <w:marLeft w:val="480"/>
          <w:marRight w:val="0"/>
          <w:marTop w:val="0"/>
          <w:marBottom w:val="0"/>
          <w:divBdr>
            <w:top w:val="none" w:sz="0" w:space="0" w:color="auto"/>
            <w:left w:val="none" w:sz="0" w:space="0" w:color="auto"/>
            <w:bottom w:val="none" w:sz="0" w:space="0" w:color="auto"/>
            <w:right w:val="none" w:sz="0" w:space="0" w:color="auto"/>
          </w:divBdr>
        </w:div>
        <w:div w:id="712146737">
          <w:marLeft w:val="480"/>
          <w:marRight w:val="0"/>
          <w:marTop w:val="0"/>
          <w:marBottom w:val="0"/>
          <w:divBdr>
            <w:top w:val="none" w:sz="0" w:space="0" w:color="auto"/>
            <w:left w:val="none" w:sz="0" w:space="0" w:color="auto"/>
            <w:bottom w:val="none" w:sz="0" w:space="0" w:color="auto"/>
            <w:right w:val="none" w:sz="0" w:space="0" w:color="auto"/>
          </w:divBdr>
        </w:div>
        <w:div w:id="758061542">
          <w:marLeft w:val="480"/>
          <w:marRight w:val="0"/>
          <w:marTop w:val="0"/>
          <w:marBottom w:val="0"/>
          <w:divBdr>
            <w:top w:val="none" w:sz="0" w:space="0" w:color="auto"/>
            <w:left w:val="none" w:sz="0" w:space="0" w:color="auto"/>
            <w:bottom w:val="none" w:sz="0" w:space="0" w:color="auto"/>
            <w:right w:val="none" w:sz="0" w:space="0" w:color="auto"/>
          </w:divBdr>
        </w:div>
        <w:div w:id="779111069">
          <w:marLeft w:val="480"/>
          <w:marRight w:val="0"/>
          <w:marTop w:val="0"/>
          <w:marBottom w:val="0"/>
          <w:divBdr>
            <w:top w:val="none" w:sz="0" w:space="0" w:color="auto"/>
            <w:left w:val="none" w:sz="0" w:space="0" w:color="auto"/>
            <w:bottom w:val="none" w:sz="0" w:space="0" w:color="auto"/>
            <w:right w:val="none" w:sz="0" w:space="0" w:color="auto"/>
          </w:divBdr>
        </w:div>
        <w:div w:id="790365235">
          <w:marLeft w:val="480"/>
          <w:marRight w:val="0"/>
          <w:marTop w:val="0"/>
          <w:marBottom w:val="0"/>
          <w:divBdr>
            <w:top w:val="none" w:sz="0" w:space="0" w:color="auto"/>
            <w:left w:val="none" w:sz="0" w:space="0" w:color="auto"/>
            <w:bottom w:val="none" w:sz="0" w:space="0" w:color="auto"/>
            <w:right w:val="none" w:sz="0" w:space="0" w:color="auto"/>
          </w:divBdr>
        </w:div>
        <w:div w:id="800342545">
          <w:marLeft w:val="480"/>
          <w:marRight w:val="0"/>
          <w:marTop w:val="0"/>
          <w:marBottom w:val="0"/>
          <w:divBdr>
            <w:top w:val="none" w:sz="0" w:space="0" w:color="auto"/>
            <w:left w:val="none" w:sz="0" w:space="0" w:color="auto"/>
            <w:bottom w:val="none" w:sz="0" w:space="0" w:color="auto"/>
            <w:right w:val="none" w:sz="0" w:space="0" w:color="auto"/>
          </w:divBdr>
        </w:div>
        <w:div w:id="822700269">
          <w:marLeft w:val="480"/>
          <w:marRight w:val="0"/>
          <w:marTop w:val="0"/>
          <w:marBottom w:val="0"/>
          <w:divBdr>
            <w:top w:val="none" w:sz="0" w:space="0" w:color="auto"/>
            <w:left w:val="none" w:sz="0" w:space="0" w:color="auto"/>
            <w:bottom w:val="none" w:sz="0" w:space="0" w:color="auto"/>
            <w:right w:val="none" w:sz="0" w:space="0" w:color="auto"/>
          </w:divBdr>
        </w:div>
        <w:div w:id="840895734">
          <w:marLeft w:val="480"/>
          <w:marRight w:val="0"/>
          <w:marTop w:val="0"/>
          <w:marBottom w:val="0"/>
          <w:divBdr>
            <w:top w:val="none" w:sz="0" w:space="0" w:color="auto"/>
            <w:left w:val="none" w:sz="0" w:space="0" w:color="auto"/>
            <w:bottom w:val="none" w:sz="0" w:space="0" w:color="auto"/>
            <w:right w:val="none" w:sz="0" w:space="0" w:color="auto"/>
          </w:divBdr>
        </w:div>
        <w:div w:id="912005518">
          <w:marLeft w:val="480"/>
          <w:marRight w:val="0"/>
          <w:marTop w:val="0"/>
          <w:marBottom w:val="0"/>
          <w:divBdr>
            <w:top w:val="none" w:sz="0" w:space="0" w:color="auto"/>
            <w:left w:val="none" w:sz="0" w:space="0" w:color="auto"/>
            <w:bottom w:val="none" w:sz="0" w:space="0" w:color="auto"/>
            <w:right w:val="none" w:sz="0" w:space="0" w:color="auto"/>
          </w:divBdr>
        </w:div>
      </w:divsChild>
    </w:div>
    <w:div w:id="290720234">
      <w:bodyDiv w:val="1"/>
      <w:marLeft w:val="0"/>
      <w:marRight w:val="0"/>
      <w:marTop w:val="0"/>
      <w:marBottom w:val="0"/>
      <w:divBdr>
        <w:top w:val="none" w:sz="0" w:space="0" w:color="auto"/>
        <w:left w:val="none" w:sz="0" w:space="0" w:color="auto"/>
        <w:bottom w:val="none" w:sz="0" w:space="0" w:color="auto"/>
        <w:right w:val="none" w:sz="0" w:space="0" w:color="auto"/>
      </w:divBdr>
    </w:div>
    <w:div w:id="290743823">
      <w:bodyDiv w:val="1"/>
      <w:marLeft w:val="0"/>
      <w:marRight w:val="0"/>
      <w:marTop w:val="0"/>
      <w:marBottom w:val="0"/>
      <w:divBdr>
        <w:top w:val="none" w:sz="0" w:space="0" w:color="auto"/>
        <w:left w:val="none" w:sz="0" w:space="0" w:color="auto"/>
        <w:bottom w:val="none" w:sz="0" w:space="0" w:color="auto"/>
        <w:right w:val="none" w:sz="0" w:space="0" w:color="auto"/>
      </w:divBdr>
    </w:div>
    <w:div w:id="290747779">
      <w:bodyDiv w:val="1"/>
      <w:marLeft w:val="0"/>
      <w:marRight w:val="0"/>
      <w:marTop w:val="0"/>
      <w:marBottom w:val="0"/>
      <w:divBdr>
        <w:top w:val="none" w:sz="0" w:space="0" w:color="auto"/>
        <w:left w:val="none" w:sz="0" w:space="0" w:color="auto"/>
        <w:bottom w:val="none" w:sz="0" w:space="0" w:color="auto"/>
        <w:right w:val="none" w:sz="0" w:space="0" w:color="auto"/>
      </w:divBdr>
    </w:div>
    <w:div w:id="291180606">
      <w:bodyDiv w:val="1"/>
      <w:marLeft w:val="0"/>
      <w:marRight w:val="0"/>
      <w:marTop w:val="0"/>
      <w:marBottom w:val="0"/>
      <w:divBdr>
        <w:top w:val="none" w:sz="0" w:space="0" w:color="auto"/>
        <w:left w:val="none" w:sz="0" w:space="0" w:color="auto"/>
        <w:bottom w:val="none" w:sz="0" w:space="0" w:color="auto"/>
        <w:right w:val="none" w:sz="0" w:space="0" w:color="auto"/>
      </w:divBdr>
    </w:div>
    <w:div w:id="291205781">
      <w:bodyDiv w:val="1"/>
      <w:marLeft w:val="0"/>
      <w:marRight w:val="0"/>
      <w:marTop w:val="0"/>
      <w:marBottom w:val="0"/>
      <w:divBdr>
        <w:top w:val="none" w:sz="0" w:space="0" w:color="auto"/>
        <w:left w:val="none" w:sz="0" w:space="0" w:color="auto"/>
        <w:bottom w:val="none" w:sz="0" w:space="0" w:color="auto"/>
        <w:right w:val="none" w:sz="0" w:space="0" w:color="auto"/>
      </w:divBdr>
    </w:div>
    <w:div w:id="291252854">
      <w:bodyDiv w:val="1"/>
      <w:marLeft w:val="0"/>
      <w:marRight w:val="0"/>
      <w:marTop w:val="0"/>
      <w:marBottom w:val="0"/>
      <w:divBdr>
        <w:top w:val="none" w:sz="0" w:space="0" w:color="auto"/>
        <w:left w:val="none" w:sz="0" w:space="0" w:color="auto"/>
        <w:bottom w:val="none" w:sz="0" w:space="0" w:color="auto"/>
        <w:right w:val="none" w:sz="0" w:space="0" w:color="auto"/>
      </w:divBdr>
    </w:div>
    <w:div w:id="291253081">
      <w:bodyDiv w:val="1"/>
      <w:marLeft w:val="0"/>
      <w:marRight w:val="0"/>
      <w:marTop w:val="0"/>
      <w:marBottom w:val="0"/>
      <w:divBdr>
        <w:top w:val="none" w:sz="0" w:space="0" w:color="auto"/>
        <w:left w:val="none" w:sz="0" w:space="0" w:color="auto"/>
        <w:bottom w:val="none" w:sz="0" w:space="0" w:color="auto"/>
        <w:right w:val="none" w:sz="0" w:space="0" w:color="auto"/>
      </w:divBdr>
    </w:div>
    <w:div w:id="291375212">
      <w:bodyDiv w:val="1"/>
      <w:marLeft w:val="0"/>
      <w:marRight w:val="0"/>
      <w:marTop w:val="0"/>
      <w:marBottom w:val="0"/>
      <w:divBdr>
        <w:top w:val="none" w:sz="0" w:space="0" w:color="auto"/>
        <w:left w:val="none" w:sz="0" w:space="0" w:color="auto"/>
        <w:bottom w:val="none" w:sz="0" w:space="0" w:color="auto"/>
        <w:right w:val="none" w:sz="0" w:space="0" w:color="auto"/>
      </w:divBdr>
    </w:div>
    <w:div w:id="291404436">
      <w:bodyDiv w:val="1"/>
      <w:marLeft w:val="0"/>
      <w:marRight w:val="0"/>
      <w:marTop w:val="0"/>
      <w:marBottom w:val="0"/>
      <w:divBdr>
        <w:top w:val="none" w:sz="0" w:space="0" w:color="auto"/>
        <w:left w:val="none" w:sz="0" w:space="0" w:color="auto"/>
        <w:bottom w:val="none" w:sz="0" w:space="0" w:color="auto"/>
        <w:right w:val="none" w:sz="0" w:space="0" w:color="auto"/>
      </w:divBdr>
    </w:div>
    <w:div w:id="291599423">
      <w:bodyDiv w:val="1"/>
      <w:marLeft w:val="0"/>
      <w:marRight w:val="0"/>
      <w:marTop w:val="0"/>
      <w:marBottom w:val="0"/>
      <w:divBdr>
        <w:top w:val="none" w:sz="0" w:space="0" w:color="auto"/>
        <w:left w:val="none" w:sz="0" w:space="0" w:color="auto"/>
        <w:bottom w:val="none" w:sz="0" w:space="0" w:color="auto"/>
        <w:right w:val="none" w:sz="0" w:space="0" w:color="auto"/>
      </w:divBdr>
    </w:div>
    <w:div w:id="291599766">
      <w:bodyDiv w:val="1"/>
      <w:marLeft w:val="0"/>
      <w:marRight w:val="0"/>
      <w:marTop w:val="0"/>
      <w:marBottom w:val="0"/>
      <w:divBdr>
        <w:top w:val="none" w:sz="0" w:space="0" w:color="auto"/>
        <w:left w:val="none" w:sz="0" w:space="0" w:color="auto"/>
        <w:bottom w:val="none" w:sz="0" w:space="0" w:color="auto"/>
        <w:right w:val="none" w:sz="0" w:space="0" w:color="auto"/>
      </w:divBdr>
    </w:div>
    <w:div w:id="291790703">
      <w:bodyDiv w:val="1"/>
      <w:marLeft w:val="0"/>
      <w:marRight w:val="0"/>
      <w:marTop w:val="0"/>
      <w:marBottom w:val="0"/>
      <w:divBdr>
        <w:top w:val="none" w:sz="0" w:space="0" w:color="auto"/>
        <w:left w:val="none" w:sz="0" w:space="0" w:color="auto"/>
        <w:bottom w:val="none" w:sz="0" w:space="0" w:color="auto"/>
        <w:right w:val="none" w:sz="0" w:space="0" w:color="auto"/>
      </w:divBdr>
    </w:div>
    <w:div w:id="291906206">
      <w:bodyDiv w:val="1"/>
      <w:marLeft w:val="0"/>
      <w:marRight w:val="0"/>
      <w:marTop w:val="0"/>
      <w:marBottom w:val="0"/>
      <w:divBdr>
        <w:top w:val="none" w:sz="0" w:space="0" w:color="auto"/>
        <w:left w:val="none" w:sz="0" w:space="0" w:color="auto"/>
        <w:bottom w:val="none" w:sz="0" w:space="0" w:color="auto"/>
        <w:right w:val="none" w:sz="0" w:space="0" w:color="auto"/>
      </w:divBdr>
    </w:div>
    <w:div w:id="292299434">
      <w:bodyDiv w:val="1"/>
      <w:marLeft w:val="0"/>
      <w:marRight w:val="0"/>
      <w:marTop w:val="0"/>
      <w:marBottom w:val="0"/>
      <w:divBdr>
        <w:top w:val="none" w:sz="0" w:space="0" w:color="auto"/>
        <w:left w:val="none" w:sz="0" w:space="0" w:color="auto"/>
        <w:bottom w:val="none" w:sz="0" w:space="0" w:color="auto"/>
        <w:right w:val="none" w:sz="0" w:space="0" w:color="auto"/>
      </w:divBdr>
    </w:div>
    <w:div w:id="292440685">
      <w:bodyDiv w:val="1"/>
      <w:marLeft w:val="0"/>
      <w:marRight w:val="0"/>
      <w:marTop w:val="0"/>
      <w:marBottom w:val="0"/>
      <w:divBdr>
        <w:top w:val="none" w:sz="0" w:space="0" w:color="auto"/>
        <w:left w:val="none" w:sz="0" w:space="0" w:color="auto"/>
        <w:bottom w:val="none" w:sz="0" w:space="0" w:color="auto"/>
        <w:right w:val="none" w:sz="0" w:space="0" w:color="auto"/>
      </w:divBdr>
    </w:div>
    <w:div w:id="292448257">
      <w:bodyDiv w:val="1"/>
      <w:marLeft w:val="0"/>
      <w:marRight w:val="0"/>
      <w:marTop w:val="0"/>
      <w:marBottom w:val="0"/>
      <w:divBdr>
        <w:top w:val="none" w:sz="0" w:space="0" w:color="auto"/>
        <w:left w:val="none" w:sz="0" w:space="0" w:color="auto"/>
        <w:bottom w:val="none" w:sz="0" w:space="0" w:color="auto"/>
        <w:right w:val="none" w:sz="0" w:space="0" w:color="auto"/>
      </w:divBdr>
    </w:div>
    <w:div w:id="292491743">
      <w:bodyDiv w:val="1"/>
      <w:marLeft w:val="0"/>
      <w:marRight w:val="0"/>
      <w:marTop w:val="0"/>
      <w:marBottom w:val="0"/>
      <w:divBdr>
        <w:top w:val="none" w:sz="0" w:space="0" w:color="auto"/>
        <w:left w:val="none" w:sz="0" w:space="0" w:color="auto"/>
        <w:bottom w:val="none" w:sz="0" w:space="0" w:color="auto"/>
        <w:right w:val="none" w:sz="0" w:space="0" w:color="auto"/>
      </w:divBdr>
      <w:divsChild>
        <w:div w:id="23986435">
          <w:marLeft w:val="480"/>
          <w:marRight w:val="0"/>
          <w:marTop w:val="0"/>
          <w:marBottom w:val="0"/>
          <w:divBdr>
            <w:top w:val="none" w:sz="0" w:space="0" w:color="auto"/>
            <w:left w:val="none" w:sz="0" w:space="0" w:color="auto"/>
            <w:bottom w:val="none" w:sz="0" w:space="0" w:color="auto"/>
            <w:right w:val="none" w:sz="0" w:space="0" w:color="auto"/>
          </w:divBdr>
        </w:div>
        <w:div w:id="70934335">
          <w:marLeft w:val="480"/>
          <w:marRight w:val="0"/>
          <w:marTop w:val="0"/>
          <w:marBottom w:val="0"/>
          <w:divBdr>
            <w:top w:val="none" w:sz="0" w:space="0" w:color="auto"/>
            <w:left w:val="none" w:sz="0" w:space="0" w:color="auto"/>
            <w:bottom w:val="none" w:sz="0" w:space="0" w:color="auto"/>
            <w:right w:val="none" w:sz="0" w:space="0" w:color="auto"/>
          </w:divBdr>
        </w:div>
        <w:div w:id="102070585">
          <w:marLeft w:val="480"/>
          <w:marRight w:val="0"/>
          <w:marTop w:val="0"/>
          <w:marBottom w:val="0"/>
          <w:divBdr>
            <w:top w:val="none" w:sz="0" w:space="0" w:color="auto"/>
            <w:left w:val="none" w:sz="0" w:space="0" w:color="auto"/>
            <w:bottom w:val="none" w:sz="0" w:space="0" w:color="auto"/>
            <w:right w:val="none" w:sz="0" w:space="0" w:color="auto"/>
          </w:divBdr>
        </w:div>
        <w:div w:id="160895234">
          <w:marLeft w:val="480"/>
          <w:marRight w:val="0"/>
          <w:marTop w:val="0"/>
          <w:marBottom w:val="0"/>
          <w:divBdr>
            <w:top w:val="none" w:sz="0" w:space="0" w:color="auto"/>
            <w:left w:val="none" w:sz="0" w:space="0" w:color="auto"/>
            <w:bottom w:val="none" w:sz="0" w:space="0" w:color="auto"/>
            <w:right w:val="none" w:sz="0" w:space="0" w:color="auto"/>
          </w:divBdr>
        </w:div>
        <w:div w:id="218169381">
          <w:marLeft w:val="480"/>
          <w:marRight w:val="0"/>
          <w:marTop w:val="0"/>
          <w:marBottom w:val="0"/>
          <w:divBdr>
            <w:top w:val="none" w:sz="0" w:space="0" w:color="auto"/>
            <w:left w:val="none" w:sz="0" w:space="0" w:color="auto"/>
            <w:bottom w:val="none" w:sz="0" w:space="0" w:color="auto"/>
            <w:right w:val="none" w:sz="0" w:space="0" w:color="auto"/>
          </w:divBdr>
        </w:div>
        <w:div w:id="236138060">
          <w:marLeft w:val="480"/>
          <w:marRight w:val="0"/>
          <w:marTop w:val="0"/>
          <w:marBottom w:val="0"/>
          <w:divBdr>
            <w:top w:val="none" w:sz="0" w:space="0" w:color="auto"/>
            <w:left w:val="none" w:sz="0" w:space="0" w:color="auto"/>
            <w:bottom w:val="none" w:sz="0" w:space="0" w:color="auto"/>
            <w:right w:val="none" w:sz="0" w:space="0" w:color="auto"/>
          </w:divBdr>
        </w:div>
        <w:div w:id="252517152">
          <w:marLeft w:val="480"/>
          <w:marRight w:val="0"/>
          <w:marTop w:val="0"/>
          <w:marBottom w:val="0"/>
          <w:divBdr>
            <w:top w:val="none" w:sz="0" w:space="0" w:color="auto"/>
            <w:left w:val="none" w:sz="0" w:space="0" w:color="auto"/>
            <w:bottom w:val="none" w:sz="0" w:space="0" w:color="auto"/>
            <w:right w:val="none" w:sz="0" w:space="0" w:color="auto"/>
          </w:divBdr>
        </w:div>
        <w:div w:id="299262040">
          <w:marLeft w:val="480"/>
          <w:marRight w:val="0"/>
          <w:marTop w:val="0"/>
          <w:marBottom w:val="0"/>
          <w:divBdr>
            <w:top w:val="none" w:sz="0" w:space="0" w:color="auto"/>
            <w:left w:val="none" w:sz="0" w:space="0" w:color="auto"/>
            <w:bottom w:val="none" w:sz="0" w:space="0" w:color="auto"/>
            <w:right w:val="none" w:sz="0" w:space="0" w:color="auto"/>
          </w:divBdr>
        </w:div>
        <w:div w:id="353268090">
          <w:marLeft w:val="480"/>
          <w:marRight w:val="0"/>
          <w:marTop w:val="0"/>
          <w:marBottom w:val="0"/>
          <w:divBdr>
            <w:top w:val="none" w:sz="0" w:space="0" w:color="auto"/>
            <w:left w:val="none" w:sz="0" w:space="0" w:color="auto"/>
            <w:bottom w:val="none" w:sz="0" w:space="0" w:color="auto"/>
            <w:right w:val="none" w:sz="0" w:space="0" w:color="auto"/>
          </w:divBdr>
        </w:div>
        <w:div w:id="353310673">
          <w:marLeft w:val="480"/>
          <w:marRight w:val="0"/>
          <w:marTop w:val="0"/>
          <w:marBottom w:val="0"/>
          <w:divBdr>
            <w:top w:val="none" w:sz="0" w:space="0" w:color="auto"/>
            <w:left w:val="none" w:sz="0" w:space="0" w:color="auto"/>
            <w:bottom w:val="none" w:sz="0" w:space="0" w:color="auto"/>
            <w:right w:val="none" w:sz="0" w:space="0" w:color="auto"/>
          </w:divBdr>
        </w:div>
        <w:div w:id="377122006">
          <w:marLeft w:val="480"/>
          <w:marRight w:val="0"/>
          <w:marTop w:val="0"/>
          <w:marBottom w:val="0"/>
          <w:divBdr>
            <w:top w:val="none" w:sz="0" w:space="0" w:color="auto"/>
            <w:left w:val="none" w:sz="0" w:space="0" w:color="auto"/>
            <w:bottom w:val="none" w:sz="0" w:space="0" w:color="auto"/>
            <w:right w:val="none" w:sz="0" w:space="0" w:color="auto"/>
          </w:divBdr>
        </w:div>
        <w:div w:id="406268170">
          <w:marLeft w:val="480"/>
          <w:marRight w:val="0"/>
          <w:marTop w:val="0"/>
          <w:marBottom w:val="0"/>
          <w:divBdr>
            <w:top w:val="none" w:sz="0" w:space="0" w:color="auto"/>
            <w:left w:val="none" w:sz="0" w:space="0" w:color="auto"/>
            <w:bottom w:val="none" w:sz="0" w:space="0" w:color="auto"/>
            <w:right w:val="none" w:sz="0" w:space="0" w:color="auto"/>
          </w:divBdr>
        </w:div>
        <w:div w:id="440807417">
          <w:marLeft w:val="480"/>
          <w:marRight w:val="0"/>
          <w:marTop w:val="0"/>
          <w:marBottom w:val="0"/>
          <w:divBdr>
            <w:top w:val="none" w:sz="0" w:space="0" w:color="auto"/>
            <w:left w:val="none" w:sz="0" w:space="0" w:color="auto"/>
            <w:bottom w:val="none" w:sz="0" w:space="0" w:color="auto"/>
            <w:right w:val="none" w:sz="0" w:space="0" w:color="auto"/>
          </w:divBdr>
        </w:div>
        <w:div w:id="463890868">
          <w:marLeft w:val="480"/>
          <w:marRight w:val="0"/>
          <w:marTop w:val="0"/>
          <w:marBottom w:val="0"/>
          <w:divBdr>
            <w:top w:val="none" w:sz="0" w:space="0" w:color="auto"/>
            <w:left w:val="none" w:sz="0" w:space="0" w:color="auto"/>
            <w:bottom w:val="none" w:sz="0" w:space="0" w:color="auto"/>
            <w:right w:val="none" w:sz="0" w:space="0" w:color="auto"/>
          </w:divBdr>
        </w:div>
        <w:div w:id="603735077">
          <w:marLeft w:val="480"/>
          <w:marRight w:val="0"/>
          <w:marTop w:val="0"/>
          <w:marBottom w:val="0"/>
          <w:divBdr>
            <w:top w:val="none" w:sz="0" w:space="0" w:color="auto"/>
            <w:left w:val="none" w:sz="0" w:space="0" w:color="auto"/>
            <w:bottom w:val="none" w:sz="0" w:space="0" w:color="auto"/>
            <w:right w:val="none" w:sz="0" w:space="0" w:color="auto"/>
          </w:divBdr>
        </w:div>
        <w:div w:id="663821970">
          <w:marLeft w:val="480"/>
          <w:marRight w:val="0"/>
          <w:marTop w:val="0"/>
          <w:marBottom w:val="0"/>
          <w:divBdr>
            <w:top w:val="none" w:sz="0" w:space="0" w:color="auto"/>
            <w:left w:val="none" w:sz="0" w:space="0" w:color="auto"/>
            <w:bottom w:val="none" w:sz="0" w:space="0" w:color="auto"/>
            <w:right w:val="none" w:sz="0" w:space="0" w:color="auto"/>
          </w:divBdr>
        </w:div>
        <w:div w:id="672495291">
          <w:marLeft w:val="480"/>
          <w:marRight w:val="0"/>
          <w:marTop w:val="0"/>
          <w:marBottom w:val="0"/>
          <w:divBdr>
            <w:top w:val="none" w:sz="0" w:space="0" w:color="auto"/>
            <w:left w:val="none" w:sz="0" w:space="0" w:color="auto"/>
            <w:bottom w:val="none" w:sz="0" w:space="0" w:color="auto"/>
            <w:right w:val="none" w:sz="0" w:space="0" w:color="auto"/>
          </w:divBdr>
        </w:div>
        <w:div w:id="679508075">
          <w:marLeft w:val="480"/>
          <w:marRight w:val="0"/>
          <w:marTop w:val="0"/>
          <w:marBottom w:val="0"/>
          <w:divBdr>
            <w:top w:val="none" w:sz="0" w:space="0" w:color="auto"/>
            <w:left w:val="none" w:sz="0" w:space="0" w:color="auto"/>
            <w:bottom w:val="none" w:sz="0" w:space="0" w:color="auto"/>
            <w:right w:val="none" w:sz="0" w:space="0" w:color="auto"/>
          </w:divBdr>
        </w:div>
        <w:div w:id="735906436">
          <w:marLeft w:val="480"/>
          <w:marRight w:val="0"/>
          <w:marTop w:val="0"/>
          <w:marBottom w:val="0"/>
          <w:divBdr>
            <w:top w:val="none" w:sz="0" w:space="0" w:color="auto"/>
            <w:left w:val="none" w:sz="0" w:space="0" w:color="auto"/>
            <w:bottom w:val="none" w:sz="0" w:space="0" w:color="auto"/>
            <w:right w:val="none" w:sz="0" w:space="0" w:color="auto"/>
          </w:divBdr>
        </w:div>
        <w:div w:id="802116078">
          <w:marLeft w:val="480"/>
          <w:marRight w:val="0"/>
          <w:marTop w:val="0"/>
          <w:marBottom w:val="0"/>
          <w:divBdr>
            <w:top w:val="none" w:sz="0" w:space="0" w:color="auto"/>
            <w:left w:val="none" w:sz="0" w:space="0" w:color="auto"/>
            <w:bottom w:val="none" w:sz="0" w:space="0" w:color="auto"/>
            <w:right w:val="none" w:sz="0" w:space="0" w:color="auto"/>
          </w:divBdr>
        </w:div>
        <w:div w:id="814682608">
          <w:marLeft w:val="480"/>
          <w:marRight w:val="0"/>
          <w:marTop w:val="0"/>
          <w:marBottom w:val="0"/>
          <w:divBdr>
            <w:top w:val="none" w:sz="0" w:space="0" w:color="auto"/>
            <w:left w:val="none" w:sz="0" w:space="0" w:color="auto"/>
            <w:bottom w:val="none" w:sz="0" w:space="0" w:color="auto"/>
            <w:right w:val="none" w:sz="0" w:space="0" w:color="auto"/>
          </w:divBdr>
        </w:div>
        <w:div w:id="830874866">
          <w:marLeft w:val="480"/>
          <w:marRight w:val="0"/>
          <w:marTop w:val="0"/>
          <w:marBottom w:val="0"/>
          <w:divBdr>
            <w:top w:val="none" w:sz="0" w:space="0" w:color="auto"/>
            <w:left w:val="none" w:sz="0" w:space="0" w:color="auto"/>
            <w:bottom w:val="none" w:sz="0" w:space="0" w:color="auto"/>
            <w:right w:val="none" w:sz="0" w:space="0" w:color="auto"/>
          </w:divBdr>
        </w:div>
        <w:div w:id="832643026">
          <w:marLeft w:val="480"/>
          <w:marRight w:val="0"/>
          <w:marTop w:val="0"/>
          <w:marBottom w:val="0"/>
          <w:divBdr>
            <w:top w:val="none" w:sz="0" w:space="0" w:color="auto"/>
            <w:left w:val="none" w:sz="0" w:space="0" w:color="auto"/>
            <w:bottom w:val="none" w:sz="0" w:space="0" w:color="auto"/>
            <w:right w:val="none" w:sz="0" w:space="0" w:color="auto"/>
          </w:divBdr>
        </w:div>
        <w:div w:id="888417171">
          <w:marLeft w:val="480"/>
          <w:marRight w:val="0"/>
          <w:marTop w:val="0"/>
          <w:marBottom w:val="0"/>
          <w:divBdr>
            <w:top w:val="none" w:sz="0" w:space="0" w:color="auto"/>
            <w:left w:val="none" w:sz="0" w:space="0" w:color="auto"/>
            <w:bottom w:val="none" w:sz="0" w:space="0" w:color="auto"/>
            <w:right w:val="none" w:sz="0" w:space="0" w:color="auto"/>
          </w:divBdr>
        </w:div>
        <w:div w:id="901063363">
          <w:marLeft w:val="480"/>
          <w:marRight w:val="0"/>
          <w:marTop w:val="0"/>
          <w:marBottom w:val="0"/>
          <w:divBdr>
            <w:top w:val="none" w:sz="0" w:space="0" w:color="auto"/>
            <w:left w:val="none" w:sz="0" w:space="0" w:color="auto"/>
            <w:bottom w:val="none" w:sz="0" w:space="0" w:color="auto"/>
            <w:right w:val="none" w:sz="0" w:space="0" w:color="auto"/>
          </w:divBdr>
        </w:div>
        <w:div w:id="908812352">
          <w:marLeft w:val="480"/>
          <w:marRight w:val="0"/>
          <w:marTop w:val="0"/>
          <w:marBottom w:val="0"/>
          <w:divBdr>
            <w:top w:val="none" w:sz="0" w:space="0" w:color="auto"/>
            <w:left w:val="none" w:sz="0" w:space="0" w:color="auto"/>
            <w:bottom w:val="none" w:sz="0" w:space="0" w:color="auto"/>
            <w:right w:val="none" w:sz="0" w:space="0" w:color="auto"/>
          </w:divBdr>
        </w:div>
        <w:div w:id="913899878">
          <w:marLeft w:val="480"/>
          <w:marRight w:val="0"/>
          <w:marTop w:val="0"/>
          <w:marBottom w:val="0"/>
          <w:divBdr>
            <w:top w:val="none" w:sz="0" w:space="0" w:color="auto"/>
            <w:left w:val="none" w:sz="0" w:space="0" w:color="auto"/>
            <w:bottom w:val="none" w:sz="0" w:space="0" w:color="auto"/>
            <w:right w:val="none" w:sz="0" w:space="0" w:color="auto"/>
          </w:divBdr>
        </w:div>
      </w:divsChild>
    </w:div>
    <w:div w:id="292636719">
      <w:bodyDiv w:val="1"/>
      <w:marLeft w:val="0"/>
      <w:marRight w:val="0"/>
      <w:marTop w:val="0"/>
      <w:marBottom w:val="0"/>
      <w:divBdr>
        <w:top w:val="none" w:sz="0" w:space="0" w:color="auto"/>
        <w:left w:val="none" w:sz="0" w:space="0" w:color="auto"/>
        <w:bottom w:val="none" w:sz="0" w:space="0" w:color="auto"/>
        <w:right w:val="none" w:sz="0" w:space="0" w:color="auto"/>
      </w:divBdr>
    </w:div>
    <w:div w:id="292760130">
      <w:bodyDiv w:val="1"/>
      <w:marLeft w:val="0"/>
      <w:marRight w:val="0"/>
      <w:marTop w:val="0"/>
      <w:marBottom w:val="0"/>
      <w:divBdr>
        <w:top w:val="none" w:sz="0" w:space="0" w:color="auto"/>
        <w:left w:val="none" w:sz="0" w:space="0" w:color="auto"/>
        <w:bottom w:val="none" w:sz="0" w:space="0" w:color="auto"/>
        <w:right w:val="none" w:sz="0" w:space="0" w:color="auto"/>
      </w:divBdr>
    </w:div>
    <w:div w:id="292905134">
      <w:bodyDiv w:val="1"/>
      <w:marLeft w:val="0"/>
      <w:marRight w:val="0"/>
      <w:marTop w:val="0"/>
      <w:marBottom w:val="0"/>
      <w:divBdr>
        <w:top w:val="none" w:sz="0" w:space="0" w:color="auto"/>
        <w:left w:val="none" w:sz="0" w:space="0" w:color="auto"/>
        <w:bottom w:val="none" w:sz="0" w:space="0" w:color="auto"/>
        <w:right w:val="none" w:sz="0" w:space="0" w:color="auto"/>
      </w:divBdr>
    </w:div>
    <w:div w:id="292911184">
      <w:bodyDiv w:val="1"/>
      <w:marLeft w:val="0"/>
      <w:marRight w:val="0"/>
      <w:marTop w:val="0"/>
      <w:marBottom w:val="0"/>
      <w:divBdr>
        <w:top w:val="none" w:sz="0" w:space="0" w:color="auto"/>
        <w:left w:val="none" w:sz="0" w:space="0" w:color="auto"/>
        <w:bottom w:val="none" w:sz="0" w:space="0" w:color="auto"/>
        <w:right w:val="none" w:sz="0" w:space="0" w:color="auto"/>
      </w:divBdr>
    </w:div>
    <w:div w:id="292950400">
      <w:bodyDiv w:val="1"/>
      <w:marLeft w:val="0"/>
      <w:marRight w:val="0"/>
      <w:marTop w:val="0"/>
      <w:marBottom w:val="0"/>
      <w:divBdr>
        <w:top w:val="none" w:sz="0" w:space="0" w:color="auto"/>
        <w:left w:val="none" w:sz="0" w:space="0" w:color="auto"/>
        <w:bottom w:val="none" w:sz="0" w:space="0" w:color="auto"/>
        <w:right w:val="none" w:sz="0" w:space="0" w:color="auto"/>
      </w:divBdr>
    </w:div>
    <w:div w:id="293220420">
      <w:bodyDiv w:val="1"/>
      <w:marLeft w:val="0"/>
      <w:marRight w:val="0"/>
      <w:marTop w:val="0"/>
      <w:marBottom w:val="0"/>
      <w:divBdr>
        <w:top w:val="none" w:sz="0" w:space="0" w:color="auto"/>
        <w:left w:val="none" w:sz="0" w:space="0" w:color="auto"/>
        <w:bottom w:val="none" w:sz="0" w:space="0" w:color="auto"/>
        <w:right w:val="none" w:sz="0" w:space="0" w:color="auto"/>
      </w:divBdr>
    </w:div>
    <w:div w:id="293290436">
      <w:bodyDiv w:val="1"/>
      <w:marLeft w:val="0"/>
      <w:marRight w:val="0"/>
      <w:marTop w:val="0"/>
      <w:marBottom w:val="0"/>
      <w:divBdr>
        <w:top w:val="none" w:sz="0" w:space="0" w:color="auto"/>
        <w:left w:val="none" w:sz="0" w:space="0" w:color="auto"/>
        <w:bottom w:val="none" w:sz="0" w:space="0" w:color="auto"/>
        <w:right w:val="none" w:sz="0" w:space="0" w:color="auto"/>
      </w:divBdr>
    </w:div>
    <w:div w:id="293294383">
      <w:bodyDiv w:val="1"/>
      <w:marLeft w:val="0"/>
      <w:marRight w:val="0"/>
      <w:marTop w:val="0"/>
      <w:marBottom w:val="0"/>
      <w:divBdr>
        <w:top w:val="none" w:sz="0" w:space="0" w:color="auto"/>
        <w:left w:val="none" w:sz="0" w:space="0" w:color="auto"/>
        <w:bottom w:val="none" w:sz="0" w:space="0" w:color="auto"/>
        <w:right w:val="none" w:sz="0" w:space="0" w:color="auto"/>
      </w:divBdr>
    </w:div>
    <w:div w:id="293340396">
      <w:bodyDiv w:val="1"/>
      <w:marLeft w:val="0"/>
      <w:marRight w:val="0"/>
      <w:marTop w:val="0"/>
      <w:marBottom w:val="0"/>
      <w:divBdr>
        <w:top w:val="none" w:sz="0" w:space="0" w:color="auto"/>
        <w:left w:val="none" w:sz="0" w:space="0" w:color="auto"/>
        <w:bottom w:val="none" w:sz="0" w:space="0" w:color="auto"/>
        <w:right w:val="none" w:sz="0" w:space="0" w:color="auto"/>
      </w:divBdr>
    </w:div>
    <w:div w:id="293484487">
      <w:bodyDiv w:val="1"/>
      <w:marLeft w:val="0"/>
      <w:marRight w:val="0"/>
      <w:marTop w:val="0"/>
      <w:marBottom w:val="0"/>
      <w:divBdr>
        <w:top w:val="none" w:sz="0" w:space="0" w:color="auto"/>
        <w:left w:val="none" w:sz="0" w:space="0" w:color="auto"/>
        <w:bottom w:val="none" w:sz="0" w:space="0" w:color="auto"/>
        <w:right w:val="none" w:sz="0" w:space="0" w:color="auto"/>
      </w:divBdr>
    </w:div>
    <w:div w:id="293604152">
      <w:bodyDiv w:val="1"/>
      <w:marLeft w:val="0"/>
      <w:marRight w:val="0"/>
      <w:marTop w:val="0"/>
      <w:marBottom w:val="0"/>
      <w:divBdr>
        <w:top w:val="none" w:sz="0" w:space="0" w:color="auto"/>
        <w:left w:val="none" w:sz="0" w:space="0" w:color="auto"/>
        <w:bottom w:val="none" w:sz="0" w:space="0" w:color="auto"/>
        <w:right w:val="none" w:sz="0" w:space="0" w:color="auto"/>
      </w:divBdr>
    </w:div>
    <w:div w:id="293633287">
      <w:bodyDiv w:val="1"/>
      <w:marLeft w:val="0"/>
      <w:marRight w:val="0"/>
      <w:marTop w:val="0"/>
      <w:marBottom w:val="0"/>
      <w:divBdr>
        <w:top w:val="none" w:sz="0" w:space="0" w:color="auto"/>
        <w:left w:val="none" w:sz="0" w:space="0" w:color="auto"/>
        <w:bottom w:val="none" w:sz="0" w:space="0" w:color="auto"/>
        <w:right w:val="none" w:sz="0" w:space="0" w:color="auto"/>
      </w:divBdr>
    </w:div>
    <w:div w:id="293802207">
      <w:bodyDiv w:val="1"/>
      <w:marLeft w:val="0"/>
      <w:marRight w:val="0"/>
      <w:marTop w:val="0"/>
      <w:marBottom w:val="0"/>
      <w:divBdr>
        <w:top w:val="none" w:sz="0" w:space="0" w:color="auto"/>
        <w:left w:val="none" w:sz="0" w:space="0" w:color="auto"/>
        <w:bottom w:val="none" w:sz="0" w:space="0" w:color="auto"/>
        <w:right w:val="none" w:sz="0" w:space="0" w:color="auto"/>
      </w:divBdr>
    </w:div>
    <w:div w:id="293826860">
      <w:bodyDiv w:val="1"/>
      <w:marLeft w:val="0"/>
      <w:marRight w:val="0"/>
      <w:marTop w:val="0"/>
      <w:marBottom w:val="0"/>
      <w:divBdr>
        <w:top w:val="none" w:sz="0" w:space="0" w:color="auto"/>
        <w:left w:val="none" w:sz="0" w:space="0" w:color="auto"/>
        <w:bottom w:val="none" w:sz="0" w:space="0" w:color="auto"/>
        <w:right w:val="none" w:sz="0" w:space="0" w:color="auto"/>
      </w:divBdr>
    </w:div>
    <w:div w:id="294066673">
      <w:bodyDiv w:val="1"/>
      <w:marLeft w:val="0"/>
      <w:marRight w:val="0"/>
      <w:marTop w:val="0"/>
      <w:marBottom w:val="0"/>
      <w:divBdr>
        <w:top w:val="none" w:sz="0" w:space="0" w:color="auto"/>
        <w:left w:val="none" w:sz="0" w:space="0" w:color="auto"/>
        <w:bottom w:val="none" w:sz="0" w:space="0" w:color="auto"/>
        <w:right w:val="none" w:sz="0" w:space="0" w:color="auto"/>
      </w:divBdr>
    </w:div>
    <w:div w:id="294138443">
      <w:bodyDiv w:val="1"/>
      <w:marLeft w:val="0"/>
      <w:marRight w:val="0"/>
      <w:marTop w:val="0"/>
      <w:marBottom w:val="0"/>
      <w:divBdr>
        <w:top w:val="none" w:sz="0" w:space="0" w:color="auto"/>
        <w:left w:val="none" w:sz="0" w:space="0" w:color="auto"/>
        <w:bottom w:val="none" w:sz="0" w:space="0" w:color="auto"/>
        <w:right w:val="none" w:sz="0" w:space="0" w:color="auto"/>
      </w:divBdr>
    </w:div>
    <w:div w:id="294146100">
      <w:bodyDiv w:val="1"/>
      <w:marLeft w:val="0"/>
      <w:marRight w:val="0"/>
      <w:marTop w:val="0"/>
      <w:marBottom w:val="0"/>
      <w:divBdr>
        <w:top w:val="none" w:sz="0" w:space="0" w:color="auto"/>
        <w:left w:val="none" w:sz="0" w:space="0" w:color="auto"/>
        <w:bottom w:val="none" w:sz="0" w:space="0" w:color="auto"/>
        <w:right w:val="none" w:sz="0" w:space="0" w:color="auto"/>
      </w:divBdr>
    </w:div>
    <w:div w:id="294222094">
      <w:bodyDiv w:val="1"/>
      <w:marLeft w:val="0"/>
      <w:marRight w:val="0"/>
      <w:marTop w:val="0"/>
      <w:marBottom w:val="0"/>
      <w:divBdr>
        <w:top w:val="none" w:sz="0" w:space="0" w:color="auto"/>
        <w:left w:val="none" w:sz="0" w:space="0" w:color="auto"/>
        <w:bottom w:val="none" w:sz="0" w:space="0" w:color="auto"/>
        <w:right w:val="none" w:sz="0" w:space="0" w:color="auto"/>
      </w:divBdr>
    </w:div>
    <w:div w:id="294260311">
      <w:bodyDiv w:val="1"/>
      <w:marLeft w:val="0"/>
      <w:marRight w:val="0"/>
      <w:marTop w:val="0"/>
      <w:marBottom w:val="0"/>
      <w:divBdr>
        <w:top w:val="none" w:sz="0" w:space="0" w:color="auto"/>
        <w:left w:val="none" w:sz="0" w:space="0" w:color="auto"/>
        <w:bottom w:val="none" w:sz="0" w:space="0" w:color="auto"/>
        <w:right w:val="none" w:sz="0" w:space="0" w:color="auto"/>
      </w:divBdr>
    </w:div>
    <w:div w:id="294260865">
      <w:bodyDiv w:val="1"/>
      <w:marLeft w:val="0"/>
      <w:marRight w:val="0"/>
      <w:marTop w:val="0"/>
      <w:marBottom w:val="0"/>
      <w:divBdr>
        <w:top w:val="none" w:sz="0" w:space="0" w:color="auto"/>
        <w:left w:val="none" w:sz="0" w:space="0" w:color="auto"/>
        <w:bottom w:val="none" w:sz="0" w:space="0" w:color="auto"/>
        <w:right w:val="none" w:sz="0" w:space="0" w:color="auto"/>
      </w:divBdr>
    </w:div>
    <w:div w:id="294337112">
      <w:bodyDiv w:val="1"/>
      <w:marLeft w:val="0"/>
      <w:marRight w:val="0"/>
      <w:marTop w:val="0"/>
      <w:marBottom w:val="0"/>
      <w:divBdr>
        <w:top w:val="none" w:sz="0" w:space="0" w:color="auto"/>
        <w:left w:val="none" w:sz="0" w:space="0" w:color="auto"/>
        <w:bottom w:val="none" w:sz="0" w:space="0" w:color="auto"/>
        <w:right w:val="none" w:sz="0" w:space="0" w:color="auto"/>
      </w:divBdr>
    </w:div>
    <w:div w:id="294337758">
      <w:bodyDiv w:val="1"/>
      <w:marLeft w:val="0"/>
      <w:marRight w:val="0"/>
      <w:marTop w:val="0"/>
      <w:marBottom w:val="0"/>
      <w:divBdr>
        <w:top w:val="none" w:sz="0" w:space="0" w:color="auto"/>
        <w:left w:val="none" w:sz="0" w:space="0" w:color="auto"/>
        <w:bottom w:val="none" w:sz="0" w:space="0" w:color="auto"/>
        <w:right w:val="none" w:sz="0" w:space="0" w:color="auto"/>
      </w:divBdr>
    </w:div>
    <w:div w:id="294408228">
      <w:bodyDiv w:val="1"/>
      <w:marLeft w:val="0"/>
      <w:marRight w:val="0"/>
      <w:marTop w:val="0"/>
      <w:marBottom w:val="0"/>
      <w:divBdr>
        <w:top w:val="none" w:sz="0" w:space="0" w:color="auto"/>
        <w:left w:val="none" w:sz="0" w:space="0" w:color="auto"/>
        <w:bottom w:val="none" w:sz="0" w:space="0" w:color="auto"/>
        <w:right w:val="none" w:sz="0" w:space="0" w:color="auto"/>
      </w:divBdr>
    </w:div>
    <w:div w:id="294529757">
      <w:bodyDiv w:val="1"/>
      <w:marLeft w:val="0"/>
      <w:marRight w:val="0"/>
      <w:marTop w:val="0"/>
      <w:marBottom w:val="0"/>
      <w:divBdr>
        <w:top w:val="none" w:sz="0" w:space="0" w:color="auto"/>
        <w:left w:val="none" w:sz="0" w:space="0" w:color="auto"/>
        <w:bottom w:val="none" w:sz="0" w:space="0" w:color="auto"/>
        <w:right w:val="none" w:sz="0" w:space="0" w:color="auto"/>
      </w:divBdr>
    </w:div>
    <w:div w:id="294608911">
      <w:bodyDiv w:val="1"/>
      <w:marLeft w:val="0"/>
      <w:marRight w:val="0"/>
      <w:marTop w:val="0"/>
      <w:marBottom w:val="0"/>
      <w:divBdr>
        <w:top w:val="none" w:sz="0" w:space="0" w:color="auto"/>
        <w:left w:val="none" w:sz="0" w:space="0" w:color="auto"/>
        <w:bottom w:val="none" w:sz="0" w:space="0" w:color="auto"/>
        <w:right w:val="none" w:sz="0" w:space="0" w:color="auto"/>
      </w:divBdr>
    </w:div>
    <w:div w:id="294680263">
      <w:bodyDiv w:val="1"/>
      <w:marLeft w:val="0"/>
      <w:marRight w:val="0"/>
      <w:marTop w:val="0"/>
      <w:marBottom w:val="0"/>
      <w:divBdr>
        <w:top w:val="none" w:sz="0" w:space="0" w:color="auto"/>
        <w:left w:val="none" w:sz="0" w:space="0" w:color="auto"/>
        <w:bottom w:val="none" w:sz="0" w:space="0" w:color="auto"/>
        <w:right w:val="none" w:sz="0" w:space="0" w:color="auto"/>
      </w:divBdr>
    </w:div>
    <w:div w:id="294794509">
      <w:bodyDiv w:val="1"/>
      <w:marLeft w:val="0"/>
      <w:marRight w:val="0"/>
      <w:marTop w:val="0"/>
      <w:marBottom w:val="0"/>
      <w:divBdr>
        <w:top w:val="none" w:sz="0" w:space="0" w:color="auto"/>
        <w:left w:val="none" w:sz="0" w:space="0" w:color="auto"/>
        <w:bottom w:val="none" w:sz="0" w:space="0" w:color="auto"/>
        <w:right w:val="none" w:sz="0" w:space="0" w:color="auto"/>
      </w:divBdr>
    </w:div>
    <w:div w:id="294796951">
      <w:bodyDiv w:val="1"/>
      <w:marLeft w:val="0"/>
      <w:marRight w:val="0"/>
      <w:marTop w:val="0"/>
      <w:marBottom w:val="0"/>
      <w:divBdr>
        <w:top w:val="none" w:sz="0" w:space="0" w:color="auto"/>
        <w:left w:val="none" w:sz="0" w:space="0" w:color="auto"/>
        <w:bottom w:val="none" w:sz="0" w:space="0" w:color="auto"/>
        <w:right w:val="none" w:sz="0" w:space="0" w:color="auto"/>
      </w:divBdr>
    </w:div>
    <w:div w:id="294868581">
      <w:bodyDiv w:val="1"/>
      <w:marLeft w:val="0"/>
      <w:marRight w:val="0"/>
      <w:marTop w:val="0"/>
      <w:marBottom w:val="0"/>
      <w:divBdr>
        <w:top w:val="none" w:sz="0" w:space="0" w:color="auto"/>
        <w:left w:val="none" w:sz="0" w:space="0" w:color="auto"/>
        <w:bottom w:val="none" w:sz="0" w:space="0" w:color="auto"/>
        <w:right w:val="none" w:sz="0" w:space="0" w:color="auto"/>
      </w:divBdr>
    </w:div>
    <w:div w:id="294993707">
      <w:bodyDiv w:val="1"/>
      <w:marLeft w:val="0"/>
      <w:marRight w:val="0"/>
      <w:marTop w:val="0"/>
      <w:marBottom w:val="0"/>
      <w:divBdr>
        <w:top w:val="none" w:sz="0" w:space="0" w:color="auto"/>
        <w:left w:val="none" w:sz="0" w:space="0" w:color="auto"/>
        <w:bottom w:val="none" w:sz="0" w:space="0" w:color="auto"/>
        <w:right w:val="none" w:sz="0" w:space="0" w:color="auto"/>
      </w:divBdr>
    </w:div>
    <w:div w:id="295063000">
      <w:bodyDiv w:val="1"/>
      <w:marLeft w:val="0"/>
      <w:marRight w:val="0"/>
      <w:marTop w:val="0"/>
      <w:marBottom w:val="0"/>
      <w:divBdr>
        <w:top w:val="none" w:sz="0" w:space="0" w:color="auto"/>
        <w:left w:val="none" w:sz="0" w:space="0" w:color="auto"/>
        <w:bottom w:val="none" w:sz="0" w:space="0" w:color="auto"/>
        <w:right w:val="none" w:sz="0" w:space="0" w:color="auto"/>
      </w:divBdr>
    </w:div>
    <w:div w:id="295067878">
      <w:bodyDiv w:val="1"/>
      <w:marLeft w:val="0"/>
      <w:marRight w:val="0"/>
      <w:marTop w:val="0"/>
      <w:marBottom w:val="0"/>
      <w:divBdr>
        <w:top w:val="none" w:sz="0" w:space="0" w:color="auto"/>
        <w:left w:val="none" w:sz="0" w:space="0" w:color="auto"/>
        <w:bottom w:val="none" w:sz="0" w:space="0" w:color="auto"/>
        <w:right w:val="none" w:sz="0" w:space="0" w:color="auto"/>
      </w:divBdr>
    </w:div>
    <w:div w:id="295071267">
      <w:bodyDiv w:val="1"/>
      <w:marLeft w:val="0"/>
      <w:marRight w:val="0"/>
      <w:marTop w:val="0"/>
      <w:marBottom w:val="0"/>
      <w:divBdr>
        <w:top w:val="none" w:sz="0" w:space="0" w:color="auto"/>
        <w:left w:val="none" w:sz="0" w:space="0" w:color="auto"/>
        <w:bottom w:val="none" w:sz="0" w:space="0" w:color="auto"/>
        <w:right w:val="none" w:sz="0" w:space="0" w:color="auto"/>
      </w:divBdr>
    </w:div>
    <w:div w:id="295137564">
      <w:bodyDiv w:val="1"/>
      <w:marLeft w:val="0"/>
      <w:marRight w:val="0"/>
      <w:marTop w:val="0"/>
      <w:marBottom w:val="0"/>
      <w:divBdr>
        <w:top w:val="none" w:sz="0" w:space="0" w:color="auto"/>
        <w:left w:val="none" w:sz="0" w:space="0" w:color="auto"/>
        <w:bottom w:val="none" w:sz="0" w:space="0" w:color="auto"/>
        <w:right w:val="none" w:sz="0" w:space="0" w:color="auto"/>
      </w:divBdr>
    </w:div>
    <w:div w:id="295181129">
      <w:bodyDiv w:val="1"/>
      <w:marLeft w:val="0"/>
      <w:marRight w:val="0"/>
      <w:marTop w:val="0"/>
      <w:marBottom w:val="0"/>
      <w:divBdr>
        <w:top w:val="none" w:sz="0" w:space="0" w:color="auto"/>
        <w:left w:val="none" w:sz="0" w:space="0" w:color="auto"/>
        <w:bottom w:val="none" w:sz="0" w:space="0" w:color="auto"/>
        <w:right w:val="none" w:sz="0" w:space="0" w:color="auto"/>
      </w:divBdr>
    </w:div>
    <w:div w:id="295260068">
      <w:bodyDiv w:val="1"/>
      <w:marLeft w:val="0"/>
      <w:marRight w:val="0"/>
      <w:marTop w:val="0"/>
      <w:marBottom w:val="0"/>
      <w:divBdr>
        <w:top w:val="none" w:sz="0" w:space="0" w:color="auto"/>
        <w:left w:val="none" w:sz="0" w:space="0" w:color="auto"/>
        <w:bottom w:val="none" w:sz="0" w:space="0" w:color="auto"/>
        <w:right w:val="none" w:sz="0" w:space="0" w:color="auto"/>
      </w:divBdr>
    </w:div>
    <w:div w:id="295448091">
      <w:bodyDiv w:val="1"/>
      <w:marLeft w:val="0"/>
      <w:marRight w:val="0"/>
      <w:marTop w:val="0"/>
      <w:marBottom w:val="0"/>
      <w:divBdr>
        <w:top w:val="none" w:sz="0" w:space="0" w:color="auto"/>
        <w:left w:val="none" w:sz="0" w:space="0" w:color="auto"/>
        <w:bottom w:val="none" w:sz="0" w:space="0" w:color="auto"/>
        <w:right w:val="none" w:sz="0" w:space="0" w:color="auto"/>
      </w:divBdr>
    </w:div>
    <w:div w:id="295570901">
      <w:bodyDiv w:val="1"/>
      <w:marLeft w:val="0"/>
      <w:marRight w:val="0"/>
      <w:marTop w:val="0"/>
      <w:marBottom w:val="0"/>
      <w:divBdr>
        <w:top w:val="none" w:sz="0" w:space="0" w:color="auto"/>
        <w:left w:val="none" w:sz="0" w:space="0" w:color="auto"/>
        <w:bottom w:val="none" w:sz="0" w:space="0" w:color="auto"/>
        <w:right w:val="none" w:sz="0" w:space="0" w:color="auto"/>
      </w:divBdr>
    </w:div>
    <w:div w:id="295599140">
      <w:bodyDiv w:val="1"/>
      <w:marLeft w:val="0"/>
      <w:marRight w:val="0"/>
      <w:marTop w:val="0"/>
      <w:marBottom w:val="0"/>
      <w:divBdr>
        <w:top w:val="none" w:sz="0" w:space="0" w:color="auto"/>
        <w:left w:val="none" w:sz="0" w:space="0" w:color="auto"/>
        <w:bottom w:val="none" w:sz="0" w:space="0" w:color="auto"/>
        <w:right w:val="none" w:sz="0" w:space="0" w:color="auto"/>
      </w:divBdr>
    </w:div>
    <w:div w:id="295599448">
      <w:bodyDiv w:val="1"/>
      <w:marLeft w:val="0"/>
      <w:marRight w:val="0"/>
      <w:marTop w:val="0"/>
      <w:marBottom w:val="0"/>
      <w:divBdr>
        <w:top w:val="none" w:sz="0" w:space="0" w:color="auto"/>
        <w:left w:val="none" w:sz="0" w:space="0" w:color="auto"/>
        <w:bottom w:val="none" w:sz="0" w:space="0" w:color="auto"/>
        <w:right w:val="none" w:sz="0" w:space="0" w:color="auto"/>
      </w:divBdr>
    </w:div>
    <w:div w:id="295642933">
      <w:bodyDiv w:val="1"/>
      <w:marLeft w:val="0"/>
      <w:marRight w:val="0"/>
      <w:marTop w:val="0"/>
      <w:marBottom w:val="0"/>
      <w:divBdr>
        <w:top w:val="none" w:sz="0" w:space="0" w:color="auto"/>
        <w:left w:val="none" w:sz="0" w:space="0" w:color="auto"/>
        <w:bottom w:val="none" w:sz="0" w:space="0" w:color="auto"/>
        <w:right w:val="none" w:sz="0" w:space="0" w:color="auto"/>
      </w:divBdr>
    </w:div>
    <w:div w:id="295648788">
      <w:bodyDiv w:val="1"/>
      <w:marLeft w:val="0"/>
      <w:marRight w:val="0"/>
      <w:marTop w:val="0"/>
      <w:marBottom w:val="0"/>
      <w:divBdr>
        <w:top w:val="none" w:sz="0" w:space="0" w:color="auto"/>
        <w:left w:val="none" w:sz="0" w:space="0" w:color="auto"/>
        <w:bottom w:val="none" w:sz="0" w:space="0" w:color="auto"/>
        <w:right w:val="none" w:sz="0" w:space="0" w:color="auto"/>
      </w:divBdr>
    </w:div>
    <w:div w:id="295912365">
      <w:bodyDiv w:val="1"/>
      <w:marLeft w:val="0"/>
      <w:marRight w:val="0"/>
      <w:marTop w:val="0"/>
      <w:marBottom w:val="0"/>
      <w:divBdr>
        <w:top w:val="none" w:sz="0" w:space="0" w:color="auto"/>
        <w:left w:val="none" w:sz="0" w:space="0" w:color="auto"/>
        <w:bottom w:val="none" w:sz="0" w:space="0" w:color="auto"/>
        <w:right w:val="none" w:sz="0" w:space="0" w:color="auto"/>
      </w:divBdr>
    </w:div>
    <w:div w:id="295919251">
      <w:bodyDiv w:val="1"/>
      <w:marLeft w:val="0"/>
      <w:marRight w:val="0"/>
      <w:marTop w:val="0"/>
      <w:marBottom w:val="0"/>
      <w:divBdr>
        <w:top w:val="none" w:sz="0" w:space="0" w:color="auto"/>
        <w:left w:val="none" w:sz="0" w:space="0" w:color="auto"/>
        <w:bottom w:val="none" w:sz="0" w:space="0" w:color="auto"/>
        <w:right w:val="none" w:sz="0" w:space="0" w:color="auto"/>
      </w:divBdr>
    </w:div>
    <w:div w:id="296033032">
      <w:bodyDiv w:val="1"/>
      <w:marLeft w:val="0"/>
      <w:marRight w:val="0"/>
      <w:marTop w:val="0"/>
      <w:marBottom w:val="0"/>
      <w:divBdr>
        <w:top w:val="none" w:sz="0" w:space="0" w:color="auto"/>
        <w:left w:val="none" w:sz="0" w:space="0" w:color="auto"/>
        <w:bottom w:val="none" w:sz="0" w:space="0" w:color="auto"/>
        <w:right w:val="none" w:sz="0" w:space="0" w:color="auto"/>
      </w:divBdr>
    </w:div>
    <w:div w:id="296223914">
      <w:bodyDiv w:val="1"/>
      <w:marLeft w:val="0"/>
      <w:marRight w:val="0"/>
      <w:marTop w:val="0"/>
      <w:marBottom w:val="0"/>
      <w:divBdr>
        <w:top w:val="none" w:sz="0" w:space="0" w:color="auto"/>
        <w:left w:val="none" w:sz="0" w:space="0" w:color="auto"/>
        <w:bottom w:val="none" w:sz="0" w:space="0" w:color="auto"/>
        <w:right w:val="none" w:sz="0" w:space="0" w:color="auto"/>
      </w:divBdr>
    </w:div>
    <w:div w:id="296300338">
      <w:bodyDiv w:val="1"/>
      <w:marLeft w:val="0"/>
      <w:marRight w:val="0"/>
      <w:marTop w:val="0"/>
      <w:marBottom w:val="0"/>
      <w:divBdr>
        <w:top w:val="none" w:sz="0" w:space="0" w:color="auto"/>
        <w:left w:val="none" w:sz="0" w:space="0" w:color="auto"/>
        <w:bottom w:val="none" w:sz="0" w:space="0" w:color="auto"/>
        <w:right w:val="none" w:sz="0" w:space="0" w:color="auto"/>
      </w:divBdr>
    </w:div>
    <w:div w:id="296301767">
      <w:bodyDiv w:val="1"/>
      <w:marLeft w:val="0"/>
      <w:marRight w:val="0"/>
      <w:marTop w:val="0"/>
      <w:marBottom w:val="0"/>
      <w:divBdr>
        <w:top w:val="none" w:sz="0" w:space="0" w:color="auto"/>
        <w:left w:val="none" w:sz="0" w:space="0" w:color="auto"/>
        <w:bottom w:val="none" w:sz="0" w:space="0" w:color="auto"/>
        <w:right w:val="none" w:sz="0" w:space="0" w:color="auto"/>
      </w:divBdr>
    </w:div>
    <w:div w:id="296646148">
      <w:bodyDiv w:val="1"/>
      <w:marLeft w:val="0"/>
      <w:marRight w:val="0"/>
      <w:marTop w:val="0"/>
      <w:marBottom w:val="0"/>
      <w:divBdr>
        <w:top w:val="none" w:sz="0" w:space="0" w:color="auto"/>
        <w:left w:val="none" w:sz="0" w:space="0" w:color="auto"/>
        <w:bottom w:val="none" w:sz="0" w:space="0" w:color="auto"/>
        <w:right w:val="none" w:sz="0" w:space="0" w:color="auto"/>
      </w:divBdr>
    </w:div>
    <w:div w:id="296766507">
      <w:bodyDiv w:val="1"/>
      <w:marLeft w:val="0"/>
      <w:marRight w:val="0"/>
      <w:marTop w:val="0"/>
      <w:marBottom w:val="0"/>
      <w:divBdr>
        <w:top w:val="none" w:sz="0" w:space="0" w:color="auto"/>
        <w:left w:val="none" w:sz="0" w:space="0" w:color="auto"/>
        <w:bottom w:val="none" w:sz="0" w:space="0" w:color="auto"/>
        <w:right w:val="none" w:sz="0" w:space="0" w:color="auto"/>
      </w:divBdr>
    </w:div>
    <w:div w:id="296956055">
      <w:bodyDiv w:val="1"/>
      <w:marLeft w:val="0"/>
      <w:marRight w:val="0"/>
      <w:marTop w:val="0"/>
      <w:marBottom w:val="0"/>
      <w:divBdr>
        <w:top w:val="none" w:sz="0" w:space="0" w:color="auto"/>
        <w:left w:val="none" w:sz="0" w:space="0" w:color="auto"/>
        <w:bottom w:val="none" w:sz="0" w:space="0" w:color="auto"/>
        <w:right w:val="none" w:sz="0" w:space="0" w:color="auto"/>
      </w:divBdr>
    </w:div>
    <w:div w:id="296956345">
      <w:bodyDiv w:val="1"/>
      <w:marLeft w:val="0"/>
      <w:marRight w:val="0"/>
      <w:marTop w:val="0"/>
      <w:marBottom w:val="0"/>
      <w:divBdr>
        <w:top w:val="none" w:sz="0" w:space="0" w:color="auto"/>
        <w:left w:val="none" w:sz="0" w:space="0" w:color="auto"/>
        <w:bottom w:val="none" w:sz="0" w:space="0" w:color="auto"/>
        <w:right w:val="none" w:sz="0" w:space="0" w:color="auto"/>
      </w:divBdr>
    </w:div>
    <w:div w:id="296960233">
      <w:bodyDiv w:val="1"/>
      <w:marLeft w:val="0"/>
      <w:marRight w:val="0"/>
      <w:marTop w:val="0"/>
      <w:marBottom w:val="0"/>
      <w:divBdr>
        <w:top w:val="none" w:sz="0" w:space="0" w:color="auto"/>
        <w:left w:val="none" w:sz="0" w:space="0" w:color="auto"/>
        <w:bottom w:val="none" w:sz="0" w:space="0" w:color="auto"/>
        <w:right w:val="none" w:sz="0" w:space="0" w:color="auto"/>
      </w:divBdr>
    </w:div>
    <w:div w:id="297147648">
      <w:bodyDiv w:val="1"/>
      <w:marLeft w:val="0"/>
      <w:marRight w:val="0"/>
      <w:marTop w:val="0"/>
      <w:marBottom w:val="0"/>
      <w:divBdr>
        <w:top w:val="none" w:sz="0" w:space="0" w:color="auto"/>
        <w:left w:val="none" w:sz="0" w:space="0" w:color="auto"/>
        <w:bottom w:val="none" w:sz="0" w:space="0" w:color="auto"/>
        <w:right w:val="none" w:sz="0" w:space="0" w:color="auto"/>
      </w:divBdr>
    </w:div>
    <w:div w:id="297223004">
      <w:bodyDiv w:val="1"/>
      <w:marLeft w:val="0"/>
      <w:marRight w:val="0"/>
      <w:marTop w:val="0"/>
      <w:marBottom w:val="0"/>
      <w:divBdr>
        <w:top w:val="none" w:sz="0" w:space="0" w:color="auto"/>
        <w:left w:val="none" w:sz="0" w:space="0" w:color="auto"/>
        <w:bottom w:val="none" w:sz="0" w:space="0" w:color="auto"/>
        <w:right w:val="none" w:sz="0" w:space="0" w:color="auto"/>
      </w:divBdr>
    </w:div>
    <w:div w:id="297223360">
      <w:bodyDiv w:val="1"/>
      <w:marLeft w:val="0"/>
      <w:marRight w:val="0"/>
      <w:marTop w:val="0"/>
      <w:marBottom w:val="0"/>
      <w:divBdr>
        <w:top w:val="none" w:sz="0" w:space="0" w:color="auto"/>
        <w:left w:val="none" w:sz="0" w:space="0" w:color="auto"/>
        <w:bottom w:val="none" w:sz="0" w:space="0" w:color="auto"/>
        <w:right w:val="none" w:sz="0" w:space="0" w:color="auto"/>
      </w:divBdr>
    </w:div>
    <w:div w:id="297224379">
      <w:bodyDiv w:val="1"/>
      <w:marLeft w:val="0"/>
      <w:marRight w:val="0"/>
      <w:marTop w:val="0"/>
      <w:marBottom w:val="0"/>
      <w:divBdr>
        <w:top w:val="none" w:sz="0" w:space="0" w:color="auto"/>
        <w:left w:val="none" w:sz="0" w:space="0" w:color="auto"/>
        <w:bottom w:val="none" w:sz="0" w:space="0" w:color="auto"/>
        <w:right w:val="none" w:sz="0" w:space="0" w:color="auto"/>
      </w:divBdr>
    </w:div>
    <w:div w:id="297226937">
      <w:bodyDiv w:val="1"/>
      <w:marLeft w:val="0"/>
      <w:marRight w:val="0"/>
      <w:marTop w:val="0"/>
      <w:marBottom w:val="0"/>
      <w:divBdr>
        <w:top w:val="none" w:sz="0" w:space="0" w:color="auto"/>
        <w:left w:val="none" w:sz="0" w:space="0" w:color="auto"/>
        <w:bottom w:val="none" w:sz="0" w:space="0" w:color="auto"/>
        <w:right w:val="none" w:sz="0" w:space="0" w:color="auto"/>
      </w:divBdr>
    </w:div>
    <w:div w:id="297227304">
      <w:bodyDiv w:val="1"/>
      <w:marLeft w:val="0"/>
      <w:marRight w:val="0"/>
      <w:marTop w:val="0"/>
      <w:marBottom w:val="0"/>
      <w:divBdr>
        <w:top w:val="none" w:sz="0" w:space="0" w:color="auto"/>
        <w:left w:val="none" w:sz="0" w:space="0" w:color="auto"/>
        <w:bottom w:val="none" w:sz="0" w:space="0" w:color="auto"/>
        <w:right w:val="none" w:sz="0" w:space="0" w:color="auto"/>
      </w:divBdr>
    </w:div>
    <w:div w:id="297229194">
      <w:bodyDiv w:val="1"/>
      <w:marLeft w:val="0"/>
      <w:marRight w:val="0"/>
      <w:marTop w:val="0"/>
      <w:marBottom w:val="0"/>
      <w:divBdr>
        <w:top w:val="none" w:sz="0" w:space="0" w:color="auto"/>
        <w:left w:val="none" w:sz="0" w:space="0" w:color="auto"/>
        <w:bottom w:val="none" w:sz="0" w:space="0" w:color="auto"/>
        <w:right w:val="none" w:sz="0" w:space="0" w:color="auto"/>
      </w:divBdr>
    </w:div>
    <w:div w:id="297344674">
      <w:bodyDiv w:val="1"/>
      <w:marLeft w:val="0"/>
      <w:marRight w:val="0"/>
      <w:marTop w:val="0"/>
      <w:marBottom w:val="0"/>
      <w:divBdr>
        <w:top w:val="none" w:sz="0" w:space="0" w:color="auto"/>
        <w:left w:val="none" w:sz="0" w:space="0" w:color="auto"/>
        <w:bottom w:val="none" w:sz="0" w:space="0" w:color="auto"/>
        <w:right w:val="none" w:sz="0" w:space="0" w:color="auto"/>
      </w:divBdr>
    </w:div>
    <w:div w:id="297419058">
      <w:bodyDiv w:val="1"/>
      <w:marLeft w:val="0"/>
      <w:marRight w:val="0"/>
      <w:marTop w:val="0"/>
      <w:marBottom w:val="0"/>
      <w:divBdr>
        <w:top w:val="none" w:sz="0" w:space="0" w:color="auto"/>
        <w:left w:val="none" w:sz="0" w:space="0" w:color="auto"/>
        <w:bottom w:val="none" w:sz="0" w:space="0" w:color="auto"/>
        <w:right w:val="none" w:sz="0" w:space="0" w:color="auto"/>
      </w:divBdr>
    </w:div>
    <w:div w:id="297421469">
      <w:bodyDiv w:val="1"/>
      <w:marLeft w:val="0"/>
      <w:marRight w:val="0"/>
      <w:marTop w:val="0"/>
      <w:marBottom w:val="0"/>
      <w:divBdr>
        <w:top w:val="none" w:sz="0" w:space="0" w:color="auto"/>
        <w:left w:val="none" w:sz="0" w:space="0" w:color="auto"/>
        <w:bottom w:val="none" w:sz="0" w:space="0" w:color="auto"/>
        <w:right w:val="none" w:sz="0" w:space="0" w:color="auto"/>
      </w:divBdr>
    </w:div>
    <w:div w:id="297683525">
      <w:bodyDiv w:val="1"/>
      <w:marLeft w:val="0"/>
      <w:marRight w:val="0"/>
      <w:marTop w:val="0"/>
      <w:marBottom w:val="0"/>
      <w:divBdr>
        <w:top w:val="none" w:sz="0" w:space="0" w:color="auto"/>
        <w:left w:val="none" w:sz="0" w:space="0" w:color="auto"/>
        <w:bottom w:val="none" w:sz="0" w:space="0" w:color="auto"/>
        <w:right w:val="none" w:sz="0" w:space="0" w:color="auto"/>
      </w:divBdr>
    </w:div>
    <w:div w:id="297684764">
      <w:bodyDiv w:val="1"/>
      <w:marLeft w:val="0"/>
      <w:marRight w:val="0"/>
      <w:marTop w:val="0"/>
      <w:marBottom w:val="0"/>
      <w:divBdr>
        <w:top w:val="none" w:sz="0" w:space="0" w:color="auto"/>
        <w:left w:val="none" w:sz="0" w:space="0" w:color="auto"/>
        <w:bottom w:val="none" w:sz="0" w:space="0" w:color="auto"/>
        <w:right w:val="none" w:sz="0" w:space="0" w:color="auto"/>
      </w:divBdr>
    </w:div>
    <w:div w:id="297686312">
      <w:bodyDiv w:val="1"/>
      <w:marLeft w:val="0"/>
      <w:marRight w:val="0"/>
      <w:marTop w:val="0"/>
      <w:marBottom w:val="0"/>
      <w:divBdr>
        <w:top w:val="none" w:sz="0" w:space="0" w:color="auto"/>
        <w:left w:val="none" w:sz="0" w:space="0" w:color="auto"/>
        <w:bottom w:val="none" w:sz="0" w:space="0" w:color="auto"/>
        <w:right w:val="none" w:sz="0" w:space="0" w:color="auto"/>
      </w:divBdr>
    </w:div>
    <w:div w:id="297762131">
      <w:bodyDiv w:val="1"/>
      <w:marLeft w:val="0"/>
      <w:marRight w:val="0"/>
      <w:marTop w:val="0"/>
      <w:marBottom w:val="0"/>
      <w:divBdr>
        <w:top w:val="none" w:sz="0" w:space="0" w:color="auto"/>
        <w:left w:val="none" w:sz="0" w:space="0" w:color="auto"/>
        <w:bottom w:val="none" w:sz="0" w:space="0" w:color="auto"/>
        <w:right w:val="none" w:sz="0" w:space="0" w:color="auto"/>
      </w:divBdr>
    </w:div>
    <w:div w:id="297804881">
      <w:bodyDiv w:val="1"/>
      <w:marLeft w:val="0"/>
      <w:marRight w:val="0"/>
      <w:marTop w:val="0"/>
      <w:marBottom w:val="0"/>
      <w:divBdr>
        <w:top w:val="none" w:sz="0" w:space="0" w:color="auto"/>
        <w:left w:val="none" w:sz="0" w:space="0" w:color="auto"/>
        <w:bottom w:val="none" w:sz="0" w:space="0" w:color="auto"/>
        <w:right w:val="none" w:sz="0" w:space="0" w:color="auto"/>
      </w:divBdr>
    </w:div>
    <w:div w:id="297806712">
      <w:bodyDiv w:val="1"/>
      <w:marLeft w:val="0"/>
      <w:marRight w:val="0"/>
      <w:marTop w:val="0"/>
      <w:marBottom w:val="0"/>
      <w:divBdr>
        <w:top w:val="none" w:sz="0" w:space="0" w:color="auto"/>
        <w:left w:val="none" w:sz="0" w:space="0" w:color="auto"/>
        <w:bottom w:val="none" w:sz="0" w:space="0" w:color="auto"/>
        <w:right w:val="none" w:sz="0" w:space="0" w:color="auto"/>
      </w:divBdr>
    </w:div>
    <w:div w:id="298344770">
      <w:bodyDiv w:val="1"/>
      <w:marLeft w:val="0"/>
      <w:marRight w:val="0"/>
      <w:marTop w:val="0"/>
      <w:marBottom w:val="0"/>
      <w:divBdr>
        <w:top w:val="none" w:sz="0" w:space="0" w:color="auto"/>
        <w:left w:val="none" w:sz="0" w:space="0" w:color="auto"/>
        <w:bottom w:val="none" w:sz="0" w:space="0" w:color="auto"/>
        <w:right w:val="none" w:sz="0" w:space="0" w:color="auto"/>
      </w:divBdr>
    </w:div>
    <w:div w:id="298387953">
      <w:bodyDiv w:val="1"/>
      <w:marLeft w:val="0"/>
      <w:marRight w:val="0"/>
      <w:marTop w:val="0"/>
      <w:marBottom w:val="0"/>
      <w:divBdr>
        <w:top w:val="none" w:sz="0" w:space="0" w:color="auto"/>
        <w:left w:val="none" w:sz="0" w:space="0" w:color="auto"/>
        <w:bottom w:val="none" w:sz="0" w:space="0" w:color="auto"/>
        <w:right w:val="none" w:sz="0" w:space="0" w:color="auto"/>
      </w:divBdr>
    </w:div>
    <w:div w:id="298417081">
      <w:bodyDiv w:val="1"/>
      <w:marLeft w:val="0"/>
      <w:marRight w:val="0"/>
      <w:marTop w:val="0"/>
      <w:marBottom w:val="0"/>
      <w:divBdr>
        <w:top w:val="none" w:sz="0" w:space="0" w:color="auto"/>
        <w:left w:val="none" w:sz="0" w:space="0" w:color="auto"/>
        <w:bottom w:val="none" w:sz="0" w:space="0" w:color="auto"/>
        <w:right w:val="none" w:sz="0" w:space="0" w:color="auto"/>
      </w:divBdr>
    </w:div>
    <w:div w:id="298533995">
      <w:bodyDiv w:val="1"/>
      <w:marLeft w:val="0"/>
      <w:marRight w:val="0"/>
      <w:marTop w:val="0"/>
      <w:marBottom w:val="0"/>
      <w:divBdr>
        <w:top w:val="none" w:sz="0" w:space="0" w:color="auto"/>
        <w:left w:val="none" w:sz="0" w:space="0" w:color="auto"/>
        <w:bottom w:val="none" w:sz="0" w:space="0" w:color="auto"/>
        <w:right w:val="none" w:sz="0" w:space="0" w:color="auto"/>
      </w:divBdr>
    </w:div>
    <w:div w:id="298534945">
      <w:bodyDiv w:val="1"/>
      <w:marLeft w:val="0"/>
      <w:marRight w:val="0"/>
      <w:marTop w:val="0"/>
      <w:marBottom w:val="0"/>
      <w:divBdr>
        <w:top w:val="none" w:sz="0" w:space="0" w:color="auto"/>
        <w:left w:val="none" w:sz="0" w:space="0" w:color="auto"/>
        <w:bottom w:val="none" w:sz="0" w:space="0" w:color="auto"/>
        <w:right w:val="none" w:sz="0" w:space="0" w:color="auto"/>
      </w:divBdr>
    </w:div>
    <w:div w:id="298609758">
      <w:bodyDiv w:val="1"/>
      <w:marLeft w:val="0"/>
      <w:marRight w:val="0"/>
      <w:marTop w:val="0"/>
      <w:marBottom w:val="0"/>
      <w:divBdr>
        <w:top w:val="none" w:sz="0" w:space="0" w:color="auto"/>
        <w:left w:val="none" w:sz="0" w:space="0" w:color="auto"/>
        <w:bottom w:val="none" w:sz="0" w:space="0" w:color="auto"/>
        <w:right w:val="none" w:sz="0" w:space="0" w:color="auto"/>
      </w:divBdr>
    </w:div>
    <w:div w:id="298612643">
      <w:bodyDiv w:val="1"/>
      <w:marLeft w:val="0"/>
      <w:marRight w:val="0"/>
      <w:marTop w:val="0"/>
      <w:marBottom w:val="0"/>
      <w:divBdr>
        <w:top w:val="none" w:sz="0" w:space="0" w:color="auto"/>
        <w:left w:val="none" w:sz="0" w:space="0" w:color="auto"/>
        <w:bottom w:val="none" w:sz="0" w:space="0" w:color="auto"/>
        <w:right w:val="none" w:sz="0" w:space="0" w:color="auto"/>
      </w:divBdr>
    </w:div>
    <w:div w:id="298726254">
      <w:bodyDiv w:val="1"/>
      <w:marLeft w:val="0"/>
      <w:marRight w:val="0"/>
      <w:marTop w:val="0"/>
      <w:marBottom w:val="0"/>
      <w:divBdr>
        <w:top w:val="none" w:sz="0" w:space="0" w:color="auto"/>
        <w:left w:val="none" w:sz="0" w:space="0" w:color="auto"/>
        <w:bottom w:val="none" w:sz="0" w:space="0" w:color="auto"/>
        <w:right w:val="none" w:sz="0" w:space="0" w:color="auto"/>
      </w:divBdr>
    </w:div>
    <w:div w:id="298807159">
      <w:bodyDiv w:val="1"/>
      <w:marLeft w:val="0"/>
      <w:marRight w:val="0"/>
      <w:marTop w:val="0"/>
      <w:marBottom w:val="0"/>
      <w:divBdr>
        <w:top w:val="none" w:sz="0" w:space="0" w:color="auto"/>
        <w:left w:val="none" w:sz="0" w:space="0" w:color="auto"/>
        <w:bottom w:val="none" w:sz="0" w:space="0" w:color="auto"/>
        <w:right w:val="none" w:sz="0" w:space="0" w:color="auto"/>
      </w:divBdr>
    </w:div>
    <w:div w:id="298924836">
      <w:bodyDiv w:val="1"/>
      <w:marLeft w:val="0"/>
      <w:marRight w:val="0"/>
      <w:marTop w:val="0"/>
      <w:marBottom w:val="0"/>
      <w:divBdr>
        <w:top w:val="none" w:sz="0" w:space="0" w:color="auto"/>
        <w:left w:val="none" w:sz="0" w:space="0" w:color="auto"/>
        <w:bottom w:val="none" w:sz="0" w:space="0" w:color="auto"/>
        <w:right w:val="none" w:sz="0" w:space="0" w:color="auto"/>
      </w:divBdr>
    </w:div>
    <w:div w:id="299119352">
      <w:bodyDiv w:val="1"/>
      <w:marLeft w:val="0"/>
      <w:marRight w:val="0"/>
      <w:marTop w:val="0"/>
      <w:marBottom w:val="0"/>
      <w:divBdr>
        <w:top w:val="none" w:sz="0" w:space="0" w:color="auto"/>
        <w:left w:val="none" w:sz="0" w:space="0" w:color="auto"/>
        <w:bottom w:val="none" w:sz="0" w:space="0" w:color="auto"/>
        <w:right w:val="none" w:sz="0" w:space="0" w:color="auto"/>
      </w:divBdr>
    </w:div>
    <w:div w:id="299191140">
      <w:bodyDiv w:val="1"/>
      <w:marLeft w:val="0"/>
      <w:marRight w:val="0"/>
      <w:marTop w:val="0"/>
      <w:marBottom w:val="0"/>
      <w:divBdr>
        <w:top w:val="none" w:sz="0" w:space="0" w:color="auto"/>
        <w:left w:val="none" w:sz="0" w:space="0" w:color="auto"/>
        <w:bottom w:val="none" w:sz="0" w:space="0" w:color="auto"/>
        <w:right w:val="none" w:sz="0" w:space="0" w:color="auto"/>
      </w:divBdr>
    </w:div>
    <w:div w:id="299266045">
      <w:bodyDiv w:val="1"/>
      <w:marLeft w:val="0"/>
      <w:marRight w:val="0"/>
      <w:marTop w:val="0"/>
      <w:marBottom w:val="0"/>
      <w:divBdr>
        <w:top w:val="none" w:sz="0" w:space="0" w:color="auto"/>
        <w:left w:val="none" w:sz="0" w:space="0" w:color="auto"/>
        <w:bottom w:val="none" w:sz="0" w:space="0" w:color="auto"/>
        <w:right w:val="none" w:sz="0" w:space="0" w:color="auto"/>
      </w:divBdr>
    </w:div>
    <w:div w:id="299267538">
      <w:bodyDiv w:val="1"/>
      <w:marLeft w:val="0"/>
      <w:marRight w:val="0"/>
      <w:marTop w:val="0"/>
      <w:marBottom w:val="0"/>
      <w:divBdr>
        <w:top w:val="none" w:sz="0" w:space="0" w:color="auto"/>
        <w:left w:val="none" w:sz="0" w:space="0" w:color="auto"/>
        <w:bottom w:val="none" w:sz="0" w:space="0" w:color="auto"/>
        <w:right w:val="none" w:sz="0" w:space="0" w:color="auto"/>
      </w:divBdr>
    </w:div>
    <w:div w:id="299313532">
      <w:bodyDiv w:val="1"/>
      <w:marLeft w:val="0"/>
      <w:marRight w:val="0"/>
      <w:marTop w:val="0"/>
      <w:marBottom w:val="0"/>
      <w:divBdr>
        <w:top w:val="none" w:sz="0" w:space="0" w:color="auto"/>
        <w:left w:val="none" w:sz="0" w:space="0" w:color="auto"/>
        <w:bottom w:val="none" w:sz="0" w:space="0" w:color="auto"/>
        <w:right w:val="none" w:sz="0" w:space="0" w:color="auto"/>
      </w:divBdr>
    </w:div>
    <w:div w:id="299380684">
      <w:bodyDiv w:val="1"/>
      <w:marLeft w:val="0"/>
      <w:marRight w:val="0"/>
      <w:marTop w:val="0"/>
      <w:marBottom w:val="0"/>
      <w:divBdr>
        <w:top w:val="none" w:sz="0" w:space="0" w:color="auto"/>
        <w:left w:val="none" w:sz="0" w:space="0" w:color="auto"/>
        <w:bottom w:val="none" w:sz="0" w:space="0" w:color="auto"/>
        <w:right w:val="none" w:sz="0" w:space="0" w:color="auto"/>
      </w:divBdr>
    </w:div>
    <w:div w:id="299456747">
      <w:bodyDiv w:val="1"/>
      <w:marLeft w:val="0"/>
      <w:marRight w:val="0"/>
      <w:marTop w:val="0"/>
      <w:marBottom w:val="0"/>
      <w:divBdr>
        <w:top w:val="none" w:sz="0" w:space="0" w:color="auto"/>
        <w:left w:val="none" w:sz="0" w:space="0" w:color="auto"/>
        <w:bottom w:val="none" w:sz="0" w:space="0" w:color="auto"/>
        <w:right w:val="none" w:sz="0" w:space="0" w:color="auto"/>
      </w:divBdr>
    </w:div>
    <w:div w:id="299457981">
      <w:bodyDiv w:val="1"/>
      <w:marLeft w:val="0"/>
      <w:marRight w:val="0"/>
      <w:marTop w:val="0"/>
      <w:marBottom w:val="0"/>
      <w:divBdr>
        <w:top w:val="none" w:sz="0" w:space="0" w:color="auto"/>
        <w:left w:val="none" w:sz="0" w:space="0" w:color="auto"/>
        <w:bottom w:val="none" w:sz="0" w:space="0" w:color="auto"/>
        <w:right w:val="none" w:sz="0" w:space="0" w:color="auto"/>
      </w:divBdr>
    </w:div>
    <w:div w:id="299574057">
      <w:bodyDiv w:val="1"/>
      <w:marLeft w:val="0"/>
      <w:marRight w:val="0"/>
      <w:marTop w:val="0"/>
      <w:marBottom w:val="0"/>
      <w:divBdr>
        <w:top w:val="none" w:sz="0" w:space="0" w:color="auto"/>
        <w:left w:val="none" w:sz="0" w:space="0" w:color="auto"/>
        <w:bottom w:val="none" w:sz="0" w:space="0" w:color="auto"/>
        <w:right w:val="none" w:sz="0" w:space="0" w:color="auto"/>
      </w:divBdr>
    </w:div>
    <w:div w:id="299575215">
      <w:bodyDiv w:val="1"/>
      <w:marLeft w:val="0"/>
      <w:marRight w:val="0"/>
      <w:marTop w:val="0"/>
      <w:marBottom w:val="0"/>
      <w:divBdr>
        <w:top w:val="none" w:sz="0" w:space="0" w:color="auto"/>
        <w:left w:val="none" w:sz="0" w:space="0" w:color="auto"/>
        <w:bottom w:val="none" w:sz="0" w:space="0" w:color="auto"/>
        <w:right w:val="none" w:sz="0" w:space="0" w:color="auto"/>
      </w:divBdr>
    </w:div>
    <w:div w:id="299577383">
      <w:bodyDiv w:val="1"/>
      <w:marLeft w:val="0"/>
      <w:marRight w:val="0"/>
      <w:marTop w:val="0"/>
      <w:marBottom w:val="0"/>
      <w:divBdr>
        <w:top w:val="none" w:sz="0" w:space="0" w:color="auto"/>
        <w:left w:val="none" w:sz="0" w:space="0" w:color="auto"/>
        <w:bottom w:val="none" w:sz="0" w:space="0" w:color="auto"/>
        <w:right w:val="none" w:sz="0" w:space="0" w:color="auto"/>
      </w:divBdr>
    </w:div>
    <w:div w:id="299653697">
      <w:bodyDiv w:val="1"/>
      <w:marLeft w:val="0"/>
      <w:marRight w:val="0"/>
      <w:marTop w:val="0"/>
      <w:marBottom w:val="0"/>
      <w:divBdr>
        <w:top w:val="none" w:sz="0" w:space="0" w:color="auto"/>
        <w:left w:val="none" w:sz="0" w:space="0" w:color="auto"/>
        <w:bottom w:val="none" w:sz="0" w:space="0" w:color="auto"/>
        <w:right w:val="none" w:sz="0" w:space="0" w:color="auto"/>
      </w:divBdr>
    </w:div>
    <w:div w:id="299846802">
      <w:bodyDiv w:val="1"/>
      <w:marLeft w:val="0"/>
      <w:marRight w:val="0"/>
      <w:marTop w:val="0"/>
      <w:marBottom w:val="0"/>
      <w:divBdr>
        <w:top w:val="none" w:sz="0" w:space="0" w:color="auto"/>
        <w:left w:val="none" w:sz="0" w:space="0" w:color="auto"/>
        <w:bottom w:val="none" w:sz="0" w:space="0" w:color="auto"/>
        <w:right w:val="none" w:sz="0" w:space="0" w:color="auto"/>
      </w:divBdr>
    </w:div>
    <w:div w:id="299921198">
      <w:bodyDiv w:val="1"/>
      <w:marLeft w:val="0"/>
      <w:marRight w:val="0"/>
      <w:marTop w:val="0"/>
      <w:marBottom w:val="0"/>
      <w:divBdr>
        <w:top w:val="none" w:sz="0" w:space="0" w:color="auto"/>
        <w:left w:val="none" w:sz="0" w:space="0" w:color="auto"/>
        <w:bottom w:val="none" w:sz="0" w:space="0" w:color="auto"/>
        <w:right w:val="none" w:sz="0" w:space="0" w:color="auto"/>
      </w:divBdr>
    </w:div>
    <w:div w:id="299924193">
      <w:bodyDiv w:val="1"/>
      <w:marLeft w:val="0"/>
      <w:marRight w:val="0"/>
      <w:marTop w:val="0"/>
      <w:marBottom w:val="0"/>
      <w:divBdr>
        <w:top w:val="none" w:sz="0" w:space="0" w:color="auto"/>
        <w:left w:val="none" w:sz="0" w:space="0" w:color="auto"/>
        <w:bottom w:val="none" w:sz="0" w:space="0" w:color="auto"/>
        <w:right w:val="none" w:sz="0" w:space="0" w:color="auto"/>
      </w:divBdr>
    </w:div>
    <w:div w:id="300117983">
      <w:bodyDiv w:val="1"/>
      <w:marLeft w:val="0"/>
      <w:marRight w:val="0"/>
      <w:marTop w:val="0"/>
      <w:marBottom w:val="0"/>
      <w:divBdr>
        <w:top w:val="none" w:sz="0" w:space="0" w:color="auto"/>
        <w:left w:val="none" w:sz="0" w:space="0" w:color="auto"/>
        <w:bottom w:val="none" w:sz="0" w:space="0" w:color="auto"/>
        <w:right w:val="none" w:sz="0" w:space="0" w:color="auto"/>
      </w:divBdr>
    </w:div>
    <w:div w:id="300230755">
      <w:bodyDiv w:val="1"/>
      <w:marLeft w:val="0"/>
      <w:marRight w:val="0"/>
      <w:marTop w:val="0"/>
      <w:marBottom w:val="0"/>
      <w:divBdr>
        <w:top w:val="none" w:sz="0" w:space="0" w:color="auto"/>
        <w:left w:val="none" w:sz="0" w:space="0" w:color="auto"/>
        <w:bottom w:val="none" w:sz="0" w:space="0" w:color="auto"/>
        <w:right w:val="none" w:sz="0" w:space="0" w:color="auto"/>
      </w:divBdr>
    </w:div>
    <w:div w:id="300304736">
      <w:bodyDiv w:val="1"/>
      <w:marLeft w:val="0"/>
      <w:marRight w:val="0"/>
      <w:marTop w:val="0"/>
      <w:marBottom w:val="0"/>
      <w:divBdr>
        <w:top w:val="none" w:sz="0" w:space="0" w:color="auto"/>
        <w:left w:val="none" w:sz="0" w:space="0" w:color="auto"/>
        <w:bottom w:val="none" w:sz="0" w:space="0" w:color="auto"/>
        <w:right w:val="none" w:sz="0" w:space="0" w:color="auto"/>
      </w:divBdr>
    </w:div>
    <w:div w:id="300380023">
      <w:bodyDiv w:val="1"/>
      <w:marLeft w:val="0"/>
      <w:marRight w:val="0"/>
      <w:marTop w:val="0"/>
      <w:marBottom w:val="0"/>
      <w:divBdr>
        <w:top w:val="none" w:sz="0" w:space="0" w:color="auto"/>
        <w:left w:val="none" w:sz="0" w:space="0" w:color="auto"/>
        <w:bottom w:val="none" w:sz="0" w:space="0" w:color="auto"/>
        <w:right w:val="none" w:sz="0" w:space="0" w:color="auto"/>
      </w:divBdr>
    </w:div>
    <w:div w:id="300422860">
      <w:bodyDiv w:val="1"/>
      <w:marLeft w:val="0"/>
      <w:marRight w:val="0"/>
      <w:marTop w:val="0"/>
      <w:marBottom w:val="0"/>
      <w:divBdr>
        <w:top w:val="none" w:sz="0" w:space="0" w:color="auto"/>
        <w:left w:val="none" w:sz="0" w:space="0" w:color="auto"/>
        <w:bottom w:val="none" w:sz="0" w:space="0" w:color="auto"/>
        <w:right w:val="none" w:sz="0" w:space="0" w:color="auto"/>
      </w:divBdr>
    </w:div>
    <w:div w:id="300504620">
      <w:bodyDiv w:val="1"/>
      <w:marLeft w:val="0"/>
      <w:marRight w:val="0"/>
      <w:marTop w:val="0"/>
      <w:marBottom w:val="0"/>
      <w:divBdr>
        <w:top w:val="none" w:sz="0" w:space="0" w:color="auto"/>
        <w:left w:val="none" w:sz="0" w:space="0" w:color="auto"/>
        <w:bottom w:val="none" w:sz="0" w:space="0" w:color="auto"/>
        <w:right w:val="none" w:sz="0" w:space="0" w:color="auto"/>
      </w:divBdr>
    </w:div>
    <w:div w:id="300504991">
      <w:bodyDiv w:val="1"/>
      <w:marLeft w:val="0"/>
      <w:marRight w:val="0"/>
      <w:marTop w:val="0"/>
      <w:marBottom w:val="0"/>
      <w:divBdr>
        <w:top w:val="none" w:sz="0" w:space="0" w:color="auto"/>
        <w:left w:val="none" w:sz="0" w:space="0" w:color="auto"/>
        <w:bottom w:val="none" w:sz="0" w:space="0" w:color="auto"/>
        <w:right w:val="none" w:sz="0" w:space="0" w:color="auto"/>
      </w:divBdr>
    </w:div>
    <w:div w:id="300577866">
      <w:bodyDiv w:val="1"/>
      <w:marLeft w:val="0"/>
      <w:marRight w:val="0"/>
      <w:marTop w:val="0"/>
      <w:marBottom w:val="0"/>
      <w:divBdr>
        <w:top w:val="none" w:sz="0" w:space="0" w:color="auto"/>
        <w:left w:val="none" w:sz="0" w:space="0" w:color="auto"/>
        <w:bottom w:val="none" w:sz="0" w:space="0" w:color="auto"/>
        <w:right w:val="none" w:sz="0" w:space="0" w:color="auto"/>
      </w:divBdr>
    </w:div>
    <w:div w:id="300694002">
      <w:bodyDiv w:val="1"/>
      <w:marLeft w:val="0"/>
      <w:marRight w:val="0"/>
      <w:marTop w:val="0"/>
      <w:marBottom w:val="0"/>
      <w:divBdr>
        <w:top w:val="none" w:sz="0" w:space="0" w:color="auto"/>
        <w:left w:val="none" w:sz="0" w:space="0" w:color="auto"/>
        <w:bottom w:val="none" w:sz="0" w:space="0" w:color="auto"/>
        <w:right w:val="none" w:sz="0" w:space="0" w:color="auto"/>
      </w:divBdr>
    </w:div>
    <w:div w:id="300696053">
      <w:bodyDiv w:val="1"/>
      <w:marLeft w:val="0"/>
      <w:marRight w:val="0"/>
      <w:marTop w:val="0"/>
      <w:marBottom w:val="0"/>
      <w:divBdr>
        <w:top w:val="none" w:sz="0" w:space="0" w:color="auto"/>
        <w:left w:val="none" w:sz="0" w:space="0" w:color="auto"/>
        <w:bottom w:val="none" w:sz="0" w:space="0" w:color="auto"/>
        <w:right w:val="none" w:sz="0" w:space="0" w:color="auto"/>
      </w:divBdr>
    </w:div>
    <w:div w:id="300768197">
      <w:bodyDiv w:val="1"/>
      <w:marLeft w:val="0"/>
      <w:marRight w:val="0"/>
      <w:marTop w:val="0"/>
      <w:marBottom w:val="0"/>
      <w:divBdr>
        <w:top w:val="none" w:sz="0" w:space="0" w:color="auto"/>
        <w:left w:val="none" w:sz="0" w:space="0" w:color="auto"/>
        <w:bottom w:val="none" w:sz="0" w:space="0" w:color="auto"/>
        <w:right w:val="none" w:sz="0" w:space="0" w:color="auto"/>
      </w:divBdr>
    </w:div>
    <w:div w:id="300769050">
      <w:bodyDiv w:val="1"/>
      <w:marLeft w:val="0"/>
      <w:marRight w:val="0"/>
      <w:marTop w:val="0"/>
      <w:marBottom w:val="0"/>
      <w:divBdr>
        <w:top w:val="none" w:sz="0" w:space="0" w:color="auto"/>
        <w:left w:val="none" w:sz="0" w:space="0" w:color="auto"/>
        <w:bottom w:val="none" w:sz="0" w:space="0" w:color="auto"/>
        <w:right w:val="none" w:sz="0" w:space="0" w:color="auto"/>
      </w:divBdr>
    </w:div>
    <w:div w:id="300773964">
      <w:bodyDiv w:val="1"/>
      <w:marLeft w:val="0"/>
      <w:marRight w:val="0"/>
      <w:marTop w:val="0"/>
      <w:marBottom w:val="0"/>
      <w:divBdr>
        <w:top w:val="none" w:sz="0" w:space="0" w:color="auto"/>
        <w:left w:val="none" w:sz="0" w:space="0" w:color="auto"/>
        <w:bottom w:val="none" w:sz="0" w:space="0" w:color="auto"/>
        <w:right w:val="none" w:sz="0" w:space="0" w:color="auto"/>
      </w:divBdr>
    </w:div>
    <w:div w:id="300811362">
      <w:bodyDiv w:val="1"/>
      <w:marLeft w:val="0"/>
      <w:marRight w:val="0"/>
      <w:marTop w:val="0"/>
      <w:marBottom w:val="0"/>
      <w:divBdr>
        <w:top w:val="none" w:sz="0" w:space="0" w:color="auto"/>
        <w:left w:val="none" w:sz="0" w:space="0" w:color="auto"/>
        <w:bottom w:val="none" w:sz="0" w:space="0" w:color="auto"/>
        <w:right w:val="none" w:sz="0" w:space="0" w:color="auto"/>
      </w:divBdr>
    </w:div>
    <w:div w:id="301008473">
      <w:bodyDiv w:val="1"/>
      <w:marLeft w:val="0"/>
      <w:marRight w:val="0"/>
      <w:marTop w:val="0"/>
      <w:marBottom w:val="0"/>
      <w:divBdr>
        <w:top w:val="none" w:sz="0" w:space="0" w:color="auto"/>
        <w:left w:val="none" w:sz="0" w:space="0" w:color="auto"/>
        <w:bottom w:val="none" w:sz="0" w:space="0" w:color="auto"/>
        <w:right w:val="none" w:sz="0" w:space="0" w:color="auto"/>
      </w:divBdr>
      <w:divsChild>
        <w:div w:id="25104265">
          <w:marLeft w:val="480"/>
          <w:marRight w:val="0"/>
          <w:marTop w:val="0"/>
          <w:marBottom w:val="0"/>
          <w:divBdr>
            <w:top w:val="none" w:sz="0" w:space="0" w:color="auto"/>
            <w:left w:val="none" w:sz="0" w:space="0" w:color="auto"/>
            <w:bottom w:val="none" w:sz="0" w:space="0" w:color="auto"/>
            <w:right w:val="none" w:sz="0" w:space="0" w:color="auto"/>
          </w:divBdr>
        </w:div>
        <w:div w:id="202450227">
          <w:marLeft w:val="480"/>
          <w:marRight w:val="0"/>
          <w:marTop w:val="0"/>
          <w:marBottom w:val="0"/>
          <w:divBdr>
            <w:top w:val="none" w:sz="0" w:space="0" w:color="auto"/>
            <w:left w:val="none" w:sz="0" w:space="0" w:color="auto"/>
            <w:bottom w:val="none" w:sz="0" w:space="0" w:color="auto"/>
            <w:right w:val="none" w:sz="0" w:space="0" w:color="auto"/>
          </w:divBdr>
        </w:div>
        <w:div w:id="263004315">
          <w:marLeft w:val="480"/>
          <w:marRight w:val="0"/>
          <w:marTop w:val="0"/>
          <w:marBottom w:val="0"/>
          <w:divBdr>
            <w:top w:val="none" w:sz="0" w:space="0" w:color="auto"/>
            <w:left w:val="none" w:sz="0" w:space="0" w:color="auto"/>
            <w:bottom w:val="none" w:sz="0" w:space="0" w:color="auto"/>
            <w:right w:val="none" w:sz="0" w:space="0" w:color="auto"/>
          </w:divBdr>
        </w:div>
        <w:div w:id="319575246">
          <w:marLeft w:val="480"/>
          <w:marRight w:val="0"/>
          <w:marTop w:val="0"/>
          <w:marBottom w:val="0"/>
          <w:divBdr>
            <w:top w:val="none" w:sz="0" w:space="0" w:color="auto"/>
            <w:left w:val="none" w:sz="0" w:space="0" w:color="auto"/>
            <w:bottom w:val="none" w:sz="0" w:space="0" w:color="auto"/>
            <w:right w:val="none" w:sz="0" w:space="0" w:color="auto"/>
          </w:divBdr>
        </w:div>
        <w:div w:id="337540373">
          <w:marLeft w:val="480"/>
          <w:marRight w:val="0"/>
          <w:marTop w:val="0"/>
          <w:marBottom w:val="0"/>
          <w:divBdr>
            <w:top w:val="none" w:sz="0" w:space="0" w:color="auto"/>
            <w:left w:val="none" w:sz="0" w:space="0" w:color="auto"/>
            <w:bottom w:val="none" w:sz="0" w:space="0" w:color="auto"/>
            <w:right w:val="none" w:sz="0" w:space="0" w:color="auto"/>
          </w:divBdr>
        </w:div>
        <w:div w:id="363336919">
          <w:marLeft w:val="480"/>
          <w:marRight w:val="0"/>
          <w:marTop w:val="0"/>
          <w:marBottom w:val="0"/>
          <w:divBdr>
            <w:top w:val="none" w:sz="0" w:space="0" w:color="auto"/>
            <w:left w:val="none" w:sz="0" w:space="0" w:color="auto"/>
            <w:bottom w:val="none" w:sz="0" w:space="0" w:color="auto"/>
            <w:right w:val="none" w:sz="0" w:space="0" w:color="auto"/>
          </w:divBdr>
        </w:div>
        <w:div w:id="377315835">
          <w:marLeft w:val="480"/>
          <w:marRight w:val="0"/>
          <w:marTop w:val="0"/>
          <w:marBottom w:val="0"/>
          <w:divBdr>
            <w:top w:val="none" w:sz="0" w:space="0" w:color="auto"/>
            <w:left w:val="none" w:sz="0" w:space="0" w:color="auto"/>
            <w:bottom w:val="none" w:sz="0" w:space="0" w:color="auto"/>
            <w:right w:val="none" w:sz="0" w:space="0" w:color="auto"/>
          </w:divBdr>
        </w:div>
        <w:div w:id="496581119">
          <w:marLeft w:val="480"/>
          <w:marRight w:val="0"/>
          <w:marTop w:val="0"/>
          <w:marBottom w:val="0"/>
          <w:divBdr>
            <w:top w:val="none" w:sz="0" w:space="0" w:color="auto"/>
            <w:left w:val="none" w:sz="0" w:space="0" w:color="auto"/>
            <w:bottom w:val="none" w:sz="0" w:space="0" w:color="auto"/>
            <w:right w:val="none" w:sz="0" w:space="0" w:color="auto"/>
          </w:divBdr>
        </w:div>
        <w:div w:id="552691736">
          <w:marLeft w:val="480"/>
          <w:marRight w:val="0"/>
          <w:marTop w:val="0"/>
          <w:marBottom w:val="0"/>
          <w:divBdr>
            <w:top w:val="none" w:sz="0" w:space="0" w:color="auto"/>
            <w:left w:val="none" w:sz="0" w:space="0" w:color="auto"/>
            <w:bottom w:val="none" w:sz="0" w:space="0" w:color="auto"/>
            <w:right w:val="none" w:sz="0" w:space="0" w:color="auto"/>
          </w:divBdr>
        </w:div>
        <w:div w:id="552696482">
          <w:marLeft w:val="480"/>
          <w:marRight w:val="0"/>
          <w:marTop w:val="0"/>
          <w:marBottom w:val="0"/>
          <w:divBdr>
            <w:top w:val="none" w:sz="0" w:space="0" w:color="auto"/>
            <w:left w:val="none" w:sz="0" w:space="0" w:color="auto"/>
            <w:bottom w:val="none" w:sz="0" w:space="0" w:color="auto"/>
            <w:right w:val="none" w:sz="0" w:space="0" w:color="auto"/>
          </w:divBdr>
        </w:div>
        <w:div w:id="586502512">
          <w:marLeft w:val="480"/>
          <w:marRight w:val="0"/>
          <w:marTop w:val="0"/>
          <w:marBottom w:val="0"/>
          <w:divBdr>
            <w:top w:val="none" w:sz="0" w:space="0" w:color="auto"/>
            <w:left w:val="none" w:sz="0" w:space="0" w:color="auto"/>
            <w:bottom w:val="none" w:sz="0" w:space="0" w:color="auto"/>
            <w:right w:val="none" w:sz="0" w:space="0" w:color="auto"/>
          </w:divBdr>
        </w:div>
        <w:div w:id="628823942">
          <w:marLeft w:val="480"/>
          <w:marRight w:val="0"/>
          <w:marTop w:val="0"/>
          <w:marBottom w:val="0"/>
          <w:divBdr>
            <w:top w:val="none" w:sz="0" w:space="0" w:color="auto"/>
            <w:left w:val="none" w:sz="0" w:space="0" w:color="auto"/>
            <w:bottom w:val="none" w:sz="0" w:space="0" w:color="auto"/>
            <w:right w:val="none" w:sz="0" w:space="0" w:color="auto"/>
          </w:divBdr>
        </w:div>
        <w:div w:id="651981174">
          <w:marLeft w:val="480"/>
          <w:marRight w:val="0"/>
          <w:marTop w:val="0"/>
          <w:marBottom w:val="0"/>
          <w:divBdr>
            <w:top w:val="none" w:sz="0" w:space="0" w:color="auto"/>
            <w:left w:val="none" w:sz="0" w:space="0" w:color="auto"/>
            <w:bottom w:val="none" w:sz="0" w:space="0" w:color="auto"/>
            <w:right w:val="none" w:sz="0" w:space="0" w:color="auto"/>
          </w:divBdr>
        </w:div>
        <w:div w:id="797838167">
          <w:marLeft w:val="480"/>
          <w:marRight w:val="0"/>
          <w:marTop w:val="0"/>
          <w:marBottom w:val="0"/>
          <w:divBdr>
            <w:top w:val="none" w:sz="0" w:space="0" w:color="auto"/>
            <w:left w:val="none" w:sz="0" w:space="0" w:color="auto"/>
            <w:bottom w:val="none" w:sz="0" w:space="0" w:color="auto"/>
            <w:right w:val="none" w:sz="0" w:space="0" w:color="auto"/>
          </w:divBdr>
        </w:div>
        <w:div w:id="858812370">
          <w:marLeft w:val="480"/>
          <w:marRight w:val="0"/>
          <w:marTop w:val="0"/>
          <w:marBottom w:val="0"/>
          <w:divBdr>
            <w:top w:val="none" w:sz="0" w:space="0" w:color="auto"/>
            <w:left w:val="none" w:sz="0" w:space="0" w:color="auto"/>
            <w:bottom w:val="none" w:sz="0" w:space="0" w:color="auto"/>
            <w:right w:val="none" w:sz="0" w:space="0" w:color="auto"/>
          </w:divBdr>
        </w:div>
        <w:div w:id="883173542">
          <w:marLeft w:val="480"/>
          <w:marRight w:val="0"/>
          <w:marTop w:val="0"/>
          <w:marBottom w:val="0"/>
          <w:divBdr>
            <w:top w:val="none" w:sz="0" w:space="0" w:color="auto"/>
            <w:left w:val="none" w:sz="0" w:space="0" w:color="auto"/>
            <w:bottom w:val="none" w:sz="0" w:space="0" w:color="auto"/>
            <w:right w:val="none" w:sz="0" w:space="0" w:color="auto"/>
          </w:divBdr>
        </w:div>
      </w:divsChild>
    </w:div>
    <w:div w:id="301085960">
      <w:bodyDiv w:val="1"/>
      <w:marLeft w:val="0"/>
      <w:marRight w:val="0"/>
      <w:marTop w:val="0"/>
      <w:marBottom w:val="0"/>
      <w:divBdr>
        <w:top w:val="none" w:sz="0" w:space="0" w:color="auto"/>
        <w:left w:val="none" w:sz="0" w:space="0" w:color="auto"/>
        <w:bottom w:val="none" w:sz="0" w:space="0" w:color="auto"/>
        <w:right w:val="none" w:sz="0" w:space="0" w:color="auto"/>
      </w:divBdr>
    </w:div>
    <w:div w:id="301235473">
      <w:bodyDiv w:val="1"/>
      <w:marLeft w:val="0"/>
      <w:marRight w:val="0"/>
      <w:marTop w:val="0"/>
      <w:marBottom w:val="0"/>
      <w:divBdr>
        <w:top w:val="none" w:sz="0" w:space="0" w:color="auto"/>
        <w:left w:val="none" w:sz="0" w:space="0" w:color="auto"/>
        <w:bottom w:val="none" w:sz="0" w:space="0" w:color="auto"/>
        <w:right w:val="none" w:sz="0" w:space="0" w:color="auto"/>
      </w:divBdr>
    </w:div>
    <w:div w:id="301466434">
      <w:bodyDiv w:val="1"/>
      <w:marLeft w:val="0"/>
      <w:marRight w:val="0"/>
      <w:marTop w:val="0"/>
      <w:marBottom w:val="0"/>
      <w:divBdr>
        <w:top w:val="none" w:sz="0" w:space="0" w:color="auto"/>
        <w:left w:val="none" w:sz="0" w:space="0" w:color="auto"/>
        <w:bottom w:val="none" w:sz="0" w:space="0" w:color="auto"/>
        <w:right w:val="none" w:sz="0" w:space="0" w:color="auto"/>
      </w:divBdr>
    </w:div>
    <w:div w:id="301736651">
      <w:bodyDiv w:val="1"/>
      <w:marLeft w:val="0"/>
      <w:marRight w:val="0"/>
      <w:marTop w:val="0"/>
      <w:marBottom w:val="0"/>
      <w:divBdr>
        <w:top w:val="none" w:sz="0" w:space="0" w:color="auto"/>
        <w:left w:val="none" w:sz="0" w:space="0" w:color="auto"/>
        <w:bottom w:val="none" w:sz="0" w:space="0" w:color="auto"/>
        <w:right w:val="none" w:sz="0" w:space="0" w:color="auto"/>
      </w:divBdr>
    </w:div>
    <w:div w:id="301887607">
      <w:bodyDiv w:val="1"/>
      <w:marLeft w:val="0"/>
      <w:marRight w:val="0"/>
      <w:marTop w:val="0"/>
      <w:marBottom w:val="0"/>
      <w:divBdr>
        <w:top w:val="none" w:sz="0" w:space="0" w:color="auto"/>
        <w:left w:val="none" w:sz="0" w:space="0" w:color="auto"/>
        <w:bottom w:val="none" w:sz="0" w:space="0" w:color="auto"/>
        <w:right w:val="none" w:sz="0" w:space="0" w:color="auto"/>
      </w:divBdr>
    </w:div>
    <w:div w:id="301929897">
      <w:bodyDiv w:val="1"/>
      <w:marLeft w:val="0"/>
      <w:marRight w:val="0"/>
      <w:marTop w:val="0"/>
      <w:marBottom w:val="0"/>
      <w:divBdr>
        <w:top w:val="none" w:sz="0" w:space="0" w:color="auto"/>
        <w:left w:val="none" w:sz="0" w:space="0" w:color="auto"/>
        <w:bottom w:val="none" w:sz="0" w:space="0" w:color="auto"/>
        <w:right w:val="none" w:sz="0" w:space="0" w:color="auto"/>
      </w:divBdr>
    </w:div>
    <w:div w:id="301932215">
      <w:bodyDiv w:val="1"/>
      <w:marLeft w:val="0"/>
      <w:marRight w:val="0"/>
      <w:marTop w:val="0"/>
      <w:marBottom w:val="0"/>
      <w:divBdr>
        <w:top w:val="none" w:sz="0" w:space="0" w:color="auto"/>
        <w:left w:val="none" w:sz="0" w:space="0" w:color="auto"/>
        <w:bottom w:val="none" w:sz="0" w:space="0" w:color="auto"/>
        <w:right w:val="none" w:sz="0" w:space="0" w:color="auto"/>
      </w:divBdr>
    </w:div>
    <w:div w:id="301932856">
      <w:bodyDiv w:val="1"/>
      <w:marLeft w:val="0"/>
      <w:marRight w:val="0"/>
      <w:marTop w:val="0"/>
      <w:marBottom w:val="0"/>
      <w:divBdr>
        <w:top w:val="none" w:sz="0" w:space="0" w:color="auto"/>
        <w:left w:val="none" w:sz="0" w:space="0" w:color="auto"/>
        <w:bottom w:val="none" w:sz="0" w:space="0" w:color="auto"/>
        <w:right w:val="none" w:sz="0" w:space="0" w:color="auto"/>
      </w:divBdr>
    </w:div>
    <w:div w:id="302009614">
      <w:bodyDiv w:val="1"/>
      <w:marLeft w:val="0"/>
      <w:marRight w:val="0"/>
      <w:marTop w:val="0"/>
      <w:marBottom w:val="0"/>
      <w:divBdr>
        <w:top w:val="none" w:sz="0" w:space="0" w:color="auto"/>
        <w:left w:val="none" w:sz="0" w:space="0" w:color="auto"/>
        <w:bottom w:val="none" w:sz="0" w:space="0" w:color="auto"/>
        <w:right w:val="none" w:sz="0" w:space="0" w:color="auto"/>
      </w:divBdr>
    </w:div>
    <w:div w:id="302195934">
      <w:bodyDiv w:val="1"/>
      <w:marLeft w:val="0"/>
      <w:marRight w:val="0"/>
      <w:marTop w:val="0"/>
      <w:marBottom w:val="0"/>
      <w:divBdr>
        <w:top w:val="none" w:sz="0" w:space="0" w:color="auto"/>
        <w:left w:val="none" w:sz="0" w:space="0" w:color="auto"/>
        <w:bottom w:val="none" w:sz="0" w:space="0" w:color="auto"/>
        <w:right w:val="none" w:sz="0" w:space="0" w:color="auto"/>
      </w:divBdr>
    </w:div>
    <w:div w:id="302200984">
      <w:bodyDiv w:val="1"/>
      <w:marLeft w:val="0"/>
      <w:marRight w:val="0"/>
      <w:marTop w:val="0"/>
      <w:marBottom w:val="0"/>
      <w:divBdr>
        <w:top w:val="none" w:sz="0" w:space="0" w:color="auto"/>
        <w:left w:val="none" w:sz="0" w:space="0" w:color="auto"/>
        <w:bottom w:val="none" w:sz="0" w:space="0" w:color="auto"/>
        <w:right w:val="none" w:sz="0" w:space="0" w:color="auto"/>
      </w:divBdr>
    </w:div>
    <w:div w:id="302271675">
      <w:bodyDiv w:val="1"/>
      <w:marLeft w:val="0"/>
      <w:marRight w:val="0"/>
      <w:marTop w:val="0"/>
      <w:marBottom w:val="0"/>
      <w:divBdr>
        <w:top w:val="none" w:sz="0" w:space="0" w:color="auto"/>
        <w:left w:val="none" w:sz="0" w:space="0" w:color="auto"/>
        <w:bottom w:val="none" w:sz="0" w:space="0" w:color="auto"/>
        <w:right w:val="none" w:sz="0" w:space="0" w:color="auto"/>
      </w:divBdr>
    </w:div>
    <w:div w:id="302393863">
      <w:bodyDiv w:val="1"/>
      <w:marLeft w:val="0"/>
      <w:marRight w:val="0"/>
      <w:marTop w:val="0"/>
      <w:marBottom w:val="0"/>
      <w:divBdr>
        <w:top w:val="none" w:sz="0" w:space="0" w:color="auto"/>
        <w:left w:val="none" w:sz="0" w:space="0" w:color="auto"/>
        <w:bottom w:val="none" w:sz="0" w:space="0" w:color="auto"/>
        <w:right w:val="none" w:sz="0" w:space="0" w:color="auto"/>
      </w:divBdr>
    </w:div>
    <w:div w:id="302394510">
      <w:bodyDiv w:val="1"/>
      <w:marLeft w:val="0"/>
      <w:marRight w:val="0"/>
      <w:marTop w:val="0"/>
      <w:marBottom w:val="0"/>
      <w:divBdr>
        <w:top w:val="none" w:sz="0" w:space="0" w:color="auto"/>
        <w:left w:val="none" w:sz="0" w:space="0" w:color="auto"/>
        <w:bottom w:val="none" w:sz="0" w:space="0" w:color="auto"/>
        <w:right w:val="none" w:sz="0" w:space="0" w:color="auto"/>
      </w:divBdr>
    </w:div>
    <w:div w:id="302587182">
      <w:bodyDiv w:val="1"/>
      <w:marLeft w:val="0"/>
      <w:marRight w:val="0"/>
      <w:marTop w:val="0"/>
      <w:marBottom w:val="0"/>
      <w:divBdr>
        <w:top w:val="none" w:sz="0" w:space="0" w:color="auto"/>
        <w:left w:val="none" w:sz="0" w:space="0" w:color="auto"/>
        <w:bottom w:val="none" w:sz="0" w:space="0" w:color="auto"/>
        <w:right w:val="none" w:sz="0" w:space="0" w:color="auto"/>
      </w:divBdr>
    </w:div>
    <w:div w:id="302662582">
      <w:bodyDiv w:val="1"/>
      <w:marLeft w:val="0"/>
      <w:marRight w:val="0"/>
      <w:marTop w:val="0"/>
      <w:marBottom w:val="0"/>
      <w:divBdr>
        <w:top w:val="none" w:sz="0" w:space="0" w:color="auto"/>
        <w:left w:val="none" w:sz="0" w:space="0" w:color="auto"/>
        <w:bottom w:val="none" w:sz="0" w:space="0" w:color="auto"/>
        <w:right w:val="none" w:sz="0" w:space="0" w:color="auto"/>
      </w:divBdr>
    </w:div>
    <w:div w:id="302665747">
      <w:bodyDiv w:val="1"/>
      <w:marLeft w:val="0"/>
      <w:marRight w:val="0"/>
      <w:marTop w:val="0"/>
      <w:marBottom w:val="0"/>
      <w:divBdr>
        <w:top w:val="none" w:sz="0" w:space="0" w:color="auto"/>
        <w:left w:val="none" w:sz="0" w:space="0" w:color="auto"/>
        <w:bottom w:val="none" w:sz="0" w:space="0" w:color="auto"/>
        <w:right w:val="none" w:sz="0" w:space="0" w:color="auto"/>
      </w:divBdr>
    </w:div>
    <w:div w:id="302779342">
      <w:bodyDiv w:val="1"/>
      <w:marLeft w:val="0"/>
      <w:marRight w:val="0"/>
      <w:marTop w:val="0"/>
      <w:marBottom w:val="0"/>
      <w:divBdr>
        <w:top w:val="none" w:sz="0" w:space="0" w:color="auto"/>
        <w:left w:val="none" w:sz="0" w:space="0" w:color="auto"/>
        <w:bottom w:val="none" w:sz="0" w:space="0" w:color="auto"/>
        <w:right w:val="none" w:sz="0" w:space="0" w:color="auto"/>
      </w:divBdr>
    </w:div>
    <w:div w:id="302806740">
      <w:bodyDiv w:val="1"/>
      <w:marLeft w:val="0"/>
      <w:marRight w:val="0"/>
      <w:marTop w:val="0"/>
      <w:marBottom w:val="0"/>
      <w:divBdr>
        <w:top w:val="none" w:sz="0" w:space="0" w:color="auto"/>
        <w:left w:val="none" w:sz="0" w:space="0" w:color="auto"/>
        <w:bottom w:val="none" w:sz="0" w:space="0" w:color="auto"/>
        <w:right w:val="none" w:sz="0" w:space="0" w:color="auto"/>
      </w:divBdr>
    </w:div>
    <w:div w:id="302926321">
      <w:bodyDiv w:val="1"/>
      <w:marLeft w:val="0"/>
      <w:marRight w:val="0"/>
      <w:marTop w:val="0"/>
      <w:marBottom w:val="0"/>
      <w:divBdr>
        <w:top w:val="none" w:sz="0" w:space="0" w:color="auto"/>
        <w:left w:val="none" w:sz="0" w:space="0" w:color="auto"/>
        <w:bottom w:val="none" w:sz="0" w:space="0" w:color="auto"/>
        <w:right w:val="none" w:sz="0" w:space="0" w:color="auto"/>
      </w:divBdr>
    </w:div>
    <w:div w:id="302933039">
      <w:bodyDiv w:val="1"/>
      <w:marLeft w:val="0"/>
      <w:marRight w:val="0"/>
      <w:marTop w:val="0"/>
      <w:marBottom w:val="0"/>
      <w:divBdr>
        <w:top w:val="none" w:sz="0" w:space="0" w:color="auto"/>
        <w:left w:val="none" w:sz="0" w:space="0" w:color="auto"/>
        <w:bottom w:val="none" w:sz="0" w:space="0" w:color="auto"/>
        <w:right w:val="none" w:sz="0" w:space="0" w:color="auto"/>
      </w:divBdr>
    </w:div>
    <w:div w:id="302973224">
      <w:bodyDiv w:val="1"/>
      <w:marLeft w:val="0"/>
      <w:marRight w:val="0"/>
      <w:marTop w:val="0"/>
      <w:marBottom w:val="0"/>
      <w:divBdr>
        <w:top w:val="none" w:sz="0" w:space="0" w:color="auto"/>
        <w:left w:val="none" w:sz="0" w:space="0" w:color="auto"/>
        <w:bottom w:val="none" w:sz="0" w:space="0" w:color="auto"/>
        <w:right w:val="none" w:sz="0" w:space="0" w:color="auto"/>
      </w:divBdr>
    </w:div>
    <w:div w:id="303050499">
      <w:bodyDiv w:val="1"/>
      <w:marLeft w:val="0"/>
      <w:marRight w:val="0"/>
      <w:marTop w:val="0"/>
      <w:marBottom w:val="0"/>
      <w:divBdr>
        <w:top w:val="none" w:sz="0" w:space="0" w:color="auto"/>
        <w:left w:val="none" w:sz="0" w:space="0" w:color="auto"/>
        <w:bottom w:val="none" w:sz="0" w:space="0" w:color="auto"/>
        <w:right w:val="none" w:sz="0" w:space="0" w:color="auto"/>
      </w:divBdr>
    </w:div>
    <w:div w:id="303200833">
      <w:bodyDiv w:val="1"/>
      <w:marLeft w:val="0"/>
      <w:marRight w:val="0"/>
      <w:marTop w:val="0"/>
      <w:marBottom w:val="0"/>
      <w:divBdr>
        <w:top w:val="none" w:sz="0" w:space="0" w:color="auto"/>
        <w:left w:val="none" w:sz="0" w:space="0" w:color="auto"/>
        <w:bottom w:val="none" w:sz="0" w:space="0" w:color="auto"/>
        <w:right w:val="none" w:sz="0" w:space="0" w:color="auto"/>
      </w:divBdr>
    </w:div>
    <w:div w:id="303316874">
      <w:bodyDiv w:val="1"/>
      <w:marLeft w:val="0"/>
      <w:marRight w:val="0"/>
      <w:marTop w:val="0"/>
      <w:marBottom w:val="0"/>
      <w:divBdr>
        <w:top w:val="none" w:sz="0" w:space="0" w:color="auto"/>
        <w:left w:val="none" w:sz="0" w:space="0" w:color="auto"/>
        <w:bottom w:val="none" w:sz="0" w:space="0" w:color="auto"/>
        <w:right w:val="none" w:sz="0" w:space="0" w:color="auto"/>
      </w:divBdr>
    </w:div>
    <w:div w:id="303389453">
      <w:bodyDiv w:val="1"/>
      <w:marLeft w:val="0"/>
      <w:marRight w:val="0"/>
      <w:marTop w:val="0"/>
      <w:marBottom w:val="0"/>
      <w:divBdr>
        <w:top w:val="none" w:sz="0" w:space="0" w:color="auto"/>
        <w:left w:val="none" w:sz="0" w:space="0" w:color="auto"/>
        <w:bottom w:val="none" w:sz="0" w:space="0" w:color="auto"/>
        <w:right w:val="none" w:sz="0" w:space="0" w:color="auto"/>
      </w:divBdr>
    </w:div>
    <w:div w:id="303396094">
      <w:bodyDiv w:val="1"/>
      <w:marLeft w:val="0"/>
      <w:marRight w:val="0"/>
      <w:marTop w:val="0"/>
      <w:marBottom w:val="0"/>
      <w:divBdr>
        <w:top w:val="none" w:sz="0" w:space="0" w:color="auto"/>
        <w:left w:val="none" w:sz="0" w:space="0" w:color="auto"/>
        <w:bottom w:val="none" w:sz="0" w:space="0" w:color="auto"/>
        <w:right w:val="none" w:sz="0" w:space="0" w:color="auto"/>
      </w:divBdr>
    </w:div>
    <w:div w:id="303432604">
      <w:bodyDiv w:val="1"/>
      <w:marLeft w:val="0"/>
      <w:marRight w:val="0"/>
      <w:marTop w:val="0"/>
      <w:marBottom w:val="0"/>
      <w:divBdr>
        <w:top w:val="none" w:sz="0" w:space="0" w:color="auto"/>
        <w:left w:val="none" w:sz="0" w:space="0" w:color="auto"/>
        <w:bottom w:val="none" w:sz="0" w:space="0" w:color="auto"/>
        <w:right w:val="none" w:sz="0" w:space="0" w:color="auto"/>
      </w:divBdr>
      <w:divsChild>
        <w:div w:id="74867077">
          <w:marLeft w:val="480"/>
          <w:marRight w:val="0"/>
          <w:marTop w:val="0"/>
          <w:marBottom w:val="0"/>
          <w:divBdr>
            <w:top w:val="none" w:sz="0" w:space="0" w:color="auto"/>
            <w:left w:val="none" w:sz="0" w:space="0" w:color="auto"/>
            <w:bottom w:val="none" w:sz="0" w:space="0" w:color="auto"/>
            <w:right w:val="none" w:sz="0" w:space="0" w:color="auto"/>
          </w:divBdr>
        </w:div>
        <w:div w:id="134378980">
          <w:marLeft w:val="480"/>
          <w:marRight w:val="0"/>
          <w:marTop w:val="0"/>
          <w:marBottom w:val="0"/>
          <w:divBdr>
            <w:top w:val="none" w:sz="0" w:space="0" w:color="auto"/>
            <w:left w:val="none" w:sz="0" w:space="0" w:color="auto"/>
            <w:bottom w:val="none" w:sz="0" w:space="0" w:color="auto"/>
            <w:right w:val="none" w:sz="0" w:space="0" w:color="auto"/>
          </w:divBdr>
        </w:div>
        <w:div w:id="139151210">
          <w:marLeft w:val="480"/>
          <w:marRight w:val="0"/>
          <w:marTop w:val="0"/>
          <w:marBottom w:val="0"/>
          <w:divBdr>
            <w:top w:val="none" w:sz="0" w:space="0" w:color="auto"/>
            <w:left w:val="none" w:sz="0" w:space="0" w:color="auto"/>
            <w:bottom w:val="none" w:sz="0" w:space="0" w:color="auto"/>
            <w:right w:val="none" w:sz="0" w:space="0" w:color="auto"/>
          </w:divBdr>
        </w:div>
        <w:div w:id="147942516">
          <w:marLeft w:val="480"/>
          <w:marRight w:val="0"/>
          <w:marTop w:val="0"/>
          <w:marBottom w:val="0"/>
          <w:divBdr>
            <w:top w:val="none" w:sz="0" w:space="0" w:color="auto"/>
            <w:left w:val="none" w:sz="0" w:space="0" w:color="auto"/>
            <w:bottom w:val="none" w:sz="0" w:space="0" w:color="auto"/>
            <w:right w:val="none" w:sz="0" w:space="0" w:color="auto"/>
          </w:divBdr>
        </w:div>
        <w:div w:id="233129260">
          <w:marLeft w:val="480"/>
          <w:marRight w:val="0"/>
          <w:marTop w:val="0"/>
          <w:marBottom w:val="0"/>
          <w:divBdr>
            <w:top w:val="none" w:sz="0" w:space="0" w:color="auto"/>
            <w:left w:val="none" w:sz="0" w:space="0" w:color="auto"/>
            <w:bottom w:val="none" w:sz="0" w:space="0" w:color="auto"/>
            <w:right w:val="none" w:sz="0" w:space="0" w:color="auto"/>
          </w:divBdr>
        </w:div>
        <w:div w:id="258029154">
          <w:marLeft w:val="480"/>
          <w:marRight w:val="0"/>
          <w:marTop w:val="0"/>
          <w:marBottom w:val="0"/>
          <w:divBdr>
            <w:top w:val="none" w:sz="0" w:space="0" w:color="auto"/>
            <w:left w:val="none" w:sz="0" w:space="0" w:color="auto"/>
            <w:bottom w:val="none" w:sz="0" w:space="0" w:color="auto"/>
            <w:right w:val="none" w:sz="0" w:space="0" w:color="auto"/>
          </w:divBdr>
        </w:div>
        <w:div w:id="288097429">
          <w:marLeft w:val="480"/>
          <w:marRight w:val="0"/>
          <w:marTop w:val="0"/>
          <w:marBottom w:val="0"/>
          <w:divBdr>
            <w:top w:val="none" w:sz="0" w:space="0" w:color="auto"/>
            <w:left w:val="none" w:sz="0" w:space="0" w:color="auto"/>
            <w:bottom w:val="none" w:sz="0" w:space="0" w:color="auto"/>
            <w:right w:val="none" w:sz="0" w:space="0" w:color="auto"/>
          </w:divBdr>
        </w:div>
        <w:div w:id="362247279">
          <w:marLeft w:val="480"/>
          <w:marRight w:val="0"/>
          <w:marTop w:val="0"/>
          <w:marBottom w:val="0"/>
          <w:divBdr>
            <w:top w:val="none" w:sz="0" w:space="0" w:color="auto"/>
            <w:left w:val="none" w:sz="0" w:space="0" w:color="auto"/>
            <w:bottom w:val="none" w:sz="0" w:space="0" w:color="auto"/>
            <w:right w:val="none" w:sz="0" w:space="0" w:color="auto"/>
          </w:divBdr>
        </w:div>
        <w:div w:id="417946326">
          <w:marLeft w:val="480"/>
          <w:marRight w:val="0"/>
          <w:marTop w:val="0"/>
          <w:marBottom w:val="0"/>
          <w:divBdr>
            <w:top w:val="none" w:sz="0" w:space="0" w:color="auto"/>
            <w:left w:val="none" w:sz="0" w:space="0" w:color="auto"/>
            <w:bottom w:val="none" w:sz="0" w:space="0" w:color="auto"/>
            <w:right w:val="none" w:sz="0" w:space="0" w:color="auto"/>
          </w:divBdr>
        </w:div>
        <w:div w:id="463038881">
          <w:marLeft w:val="480"/>
          <w:marRight w:val="0"/>
          <w:marTop w:val="0"/>
          <w:marBottom w:val="0"/>
          <w:divBdr>
            <w:top w:val="none" w:sz="0" w:space="0" w:color="auto"/>
            <w:left w:val="none" w:sz="0" w:space="0" w:color="auto"/>
            <w:bottom w:val="none" w:sz="0" w:space="0" w:color="auto"/>
            <w:right w:val="none" w:sz="0" w:space="0" w:color="auto"/>
          </w:divBdr>
        </w:div>
        <w:div w:id="488907078">
          <w:marLeft w:val="480"/>
          <w:marRight w:val="0"/>
          <w:marTop w:val="0"/>
          <w:marBottom w:val="0"/>
          <w:divBdr>
            <w:top w:val="none" w:sz="0" w:space="0" w:color="auto"/>
            <w:left w:val="none" w:sz="0" w:space="0" w:color="auto"/>
            <w:bottom w:val="none" w:sz="0" w:space="0" w:color="auto"/>
            <w:right w:val="none" w:sz="0" w:space="0" w:color="auto"/>
          </w:divBdr>
        </w:div>
        <w:div w:id="510535684">
          <w:marLeft w:val="480"/>
          <w:marRight w:val="0"/>
          <w:marTop w:val="0"/>
          <w:marBottom w:val="0"/>
          <w:divBdr>
            <w:top w:val="none" w:sz="0" w:space="0" w:color="auto"/>
            <w:left w:val="none" w:sz="0" w:space="0" w:color="auto"/>
            <w:bottom w:val="none" w:sz="0" w:space="0" w:color="auto"/>
            <w:right w:val="none" w:sz="0" w:space="0" w:color="auto"/>
          </w:divBdr>
        </w:div>
        <w:div w:id="570386522">
          <w:marLeft w:val="480"/>
          <w:marRight w:val="0"/>
          <w:marTop w:val="0"/>
          <w:marBottom w:val="0"/>
          <w:divBdr>
            <w:top w:val="none" w:sz="0" w:space="0" w:color="auto"/>
            <w:left w:val="none" w:sz="0" w:space="0" w:color="auto"/>
            <w:bottom w:val="none" w:sz="0" w:space="0" w:color="auto"/>
            <w:right w:val="none" w:sz="0" w:space="0" w:color="auto"/>
          </w:divBdr>
        </w:div>
        <w:div w:id="582762860">
          <w:marLeft w:val="480"/>
          <w:marRight w:val="0"/>
          <w:marTop w:val="0"/>
          <w:marBottom w:val="0"/>
          <w:divBdr>
            <w:top w:val="none" w:sz="0" w:space="0" w:color="auto"/>
            <w:left w:val="none" w:sz="0" w:space="0" w:color="auto"/>
            <w:bottom w:val="none" w:sz="0" w:space="0" w:color="auto"/>
            <w:right w:val="none" w:sz="0" w:space="0" w:color="auto"/>
          </w:divBdr>
        </w:div>
        <w:div w:id="586693724">
          <w:marLeft w:val="480"/>
          <w:marRight w:val="0"/>
          <w:marTop w:val="0"/>
          <w:marBottom w:val="0"/>
          <w:divBdr>
            <w:top w:val="none" w:sz="0" w:space="0" w:color="auto"/>
            <w:left w:val="none" w:sz="0" w:space="0" w:color="auto"/>
            <w:bottom w:val="none" w:sz="0" w:space="0" w:color="auto"/>
            <w:right w:val="none" w:sz="0" w:space="0" w:color="auto"/>
          </w:divBdr>
        </w:div>
        <w:div w:id="596253382">
          <w:marLeft w:val="480"/>
          <w:marRight w:val="0"/>
          <w:marTop w:val="0"/>
          <w:marBottom w:val="0"/>
          <w:divBdr>
            <w:top w:val="none" w:sz="0" w:space="0" w:color="auto"/>
            <w:left w:val="none" w:sz="0" w:space="0" w:color="auto"/>
            <w:bottom w:val="none" w:sz="0" w:space="0" w:color="auto"/>
            <w:right w:val="none" w:sz="0" w:space="0" w:color="auto"/>
          </w:divBdr>
        </w:div>
        <w:div w:id="597104781">
          <w:marLeft w:val="480"/>
          <w:marRight w:val="0"/>
          <w:marTop w:val="0"/>
          <w:marBottom w:val="0"/>
          <w:divBdr>
            <w:top w:val="none" w:sz="0" w:space="0" w:color="auto"/>
            <w:left w:val="none" w:sz="0" w:space="0" w:color="auto"/>
            <w:bottom w:val="none" w:sz="0" w:space="0" w:color="auto"/>
            <w:right w:val="none" w:sz="0" w:space="0" w:color="auto"/>
          </w:divBdr>
        </w:div>
        <w:div w:id="664285926">
          <w:marLeft w:val="480"/>
          <w:marRight w:val="0"/>
          <w:marTop w:val="0"/>
          <w:marBottom w:val="0"/>
          <w:divBdr>
            <w:top w:val="none" w:sz="0" w:space="0" w:color="auto"/>
            <w:left w:val="none" w:sz="0" w:space="0" w:color="auto"/>
            <w:bottom w:val="none" w:sz="0" w:space="0" w:color="auto"/>
            <w:right w:val="none" w:sz="0" w:space="0" w:color="auto"/>
          </w:divBdr>
        </w:div>
        <w:div w:id="706098807">
          <w:marLeft w:val="480"/>
          <w:marRight w:val="0"/>
          <w:marTop w:val="0"/>
          <w:marBottom w:val="0"/>
          <w:divBdr>
            <w:top w:val="none" w:sz="0" w:space="0" w:color="auto"/>
            <w:left w:val="none" w:sz="0" w:space="0" w:color="auto"/>
            <w:bottom w:val="none" w:sz="0" w:space="0" w:color="auto"/>
            <w:right w:val="none" w:sz="0" w:space="0" w:color="auto"/>
          </w:divBdr>
        </w:div>
        <w:div w:id="753551991">
          <w:marLeft w:val="480"/>
          <w:marRight w:val="0"/>
          <w:marTop w:val="0"/>
          <w:marBottom w:val="0"/>
          <w:divBdr>
            <w:top w:val="none" w:sz="0" w:space="0" w:color="auto"/>
            <w:left w:val="none" w:sz="0" w:space="0" w:color="auto"/>
            <w:bottom w:val="none" w:sz="0" w:space="0" w:color="auto"/>
            <w:right w:val="none" w:sz="0" w:space="0" w:color="auto"/>
          </w:divBdr>
        </w:div>
        <w:div w:id="792750570">
          <w:marLeft w:val="480"/>
          <w:marRight w:val="0"/>
          <w:marTop w:val="0"/>
          <w:marBottom w:val="0"/>
          <w:divBdr>
            <w:top w:val="none" w:sz="0" w:space="0" w:color="auto"/>
            <w:left w:val="none" w:sz="0" w:space="0" w:color="auto"/>
            <w:bottom w:val="none" w:sz="0" w:space="0" w:color="auto"/>
            <w:right w:val="none" w:sz="0" w:space="0" w:color="auto"/>
          </w:divBdr>
        </w:div>
        <w:div w:id="815881515">
          <w:marLeft w:val="480"/>
          <w:marRight w:val="0"/>
          <w:marTop w:val="0"/>
          <w:marBottom w:val="0"/>
          <w:divBdr>
            <w:top w:val="none" w:sz="0" w:space="0" w:color="auto"/>
            <w:left w:val="none" w:sz="0" w:space="0" w:color="auto"/>
            <w:bottom w:val="none" w:sz="0" w:space="0" w:color="auto"/>
            <w:right w:val="none" w:sz="0" w:space="0" w:color="auto"/>
          </w:divBdr>
        </w:div>
        <w:div w:id="824980294">
          <w:marLeft w:val="480"/>
          <w:marRight w:val="0"/>
          <w:marTop w:val="0"/>
          <w:marBottom w:val="0"/>
          <w:divBdr>
            <w:top w:val="none" w:sz="0" w:space="0" w:color="auto"/>
            <w:left w:val="none" w:sz="0" w:space="0" w:color="auto"/>
            <w:bottom w:val="none" w:sz="0" w:space="0" w:color="auto"/>
            <w:right w:val="none" w:sz="0" w:space="0" w:color="auto"/>
          </w:divBdr>
        </w:div>
        <w:div w:id="900484651">
          <w:marLeft w:val="480"/>
          <w:marRight w:val="0"/>
          <w:marTop w:val="0"/>
          <w:marBottom w:val="0"/>
          <w:divBdr>
            <w:top w:val="none" w:sz="0" w:space="0" w:color="auto"/>
            <w:left w:val="none" w:sz="0" w:space="0" w:color="auto"/>
            <w:bottom w:val="none" w:sz="0" w:space="0" w:color="auto"/>
            <w:right w:val="none" w:sz="0" w:space="0" w:color="auto"/>
          </w:divBdr>
        </w:div>
      </w:divsChild>
    </w:div>
    <w:div w:id="303436975">
      <w:bodyDiv w:val="1"/>
      <w:marLeft w:val="0"/>
      <w:marRight w:val="0"/>
      <w:marTop w:val="0"/>
      <w:marBottom w:val="0"/>
      <w:divBdr>
        <w:top w:val="none" w:sz="0" w:space="0" w:color="auto"/>
        <w:left w:val="none" w:sz="0" w:space="0" w:color="auto"/>
        <w:bottom w:val="none" w:sz="0" w:space="0" w:color="auto"/>
        <w:right w:val="none" w:sz="0" w:space="0" w:color="auto"/>
      </w:divBdr>
    </w:div>
    <w:div w:id="303588938">
      <w:bodyDiv w:val="1"/>
      <w:marLeft w:val="0"/>
      <w:marRight w:val="0"/>
      <w:marTop w:val="0"/>
      <w:marBottom w:val="0"/>
      <w:divBdr>
        <w:top w:val="none" w:sz="0" w:space="0" w:color="auto"/>
        <w:left w:val="none" w:sz="0" w:space="0" w:color="auto"/>
        <w:bottom w:val="none" w:sz="0" w:space="0" w:color="auto"/>
        <w:right w:val="none" w:sz="0" w:space="0" w:color="auto"/>
      </w:divBdr>
    </w:div>
    <w:div w:id="303656429">
      <w:bodyDiv w:val="1"/>
      <w:marLeft w:val="0"/>
      <w:marRight w:val="0"/>
      <w:marTop w:val="0"/>
      <w:marBottom w:val="0"/>
      <w:divBdr>
        <w:top w:val="none" w:sz="0" w:space="0" w:color="auto"/>
        <w:left w:val="none" w:sz="0" w:space="0" w:color="auto"/>
        <w:bottom w:val="none" w:sz="0" w:space="0" w:color="auto"/>
        <w:right w:val="none" w:sz="0" w:space="0" w:color="auto"/>
      </w:divBdr>
    </w:div>
    <w:div w:id="303659193">
      <w:bodyDiv w:val="1"/>
      <w:marLeft w:val="0"/>
      <w:marRight w:val="0"/>
      <w:marTop w:val="0"/>
      <w:marBottom w:val="0"/>
      <w:divBdr>
        <w:top w:val="none" w:sz="0" w:space="0" w:color="auto"/>
        <w:left w:val="none" w:sz="0" w:space="0" w:color="auto"/>
        <w:bottom w:val="none" w:sz="0" w:space="0" w:color="auto"/>
        <w:right w:val="none" w:sz="0" w:space="0" w:color="auto"/>
      </w:divBdr>
    </w:div>
    <w:div w:id="303775574">
      <w:bodyDiv w:val="1"/>
      <w:marLeft w:val="0"/>
      <w:marRight w:val="0"/>
      <w:marTop w:val="0"/>
      <w:marBottom w:val="0"/>
      <w:divBdr>
        <w:top w:val="none" w:sz="0" w:space="0" w:color="auto"/>
        <w:left w:val="none" w:sz="0" w:space="0" w:color="auto"/>
        <w:bottom w:val="none" w:sz="0" w:space="0" w:color="auto"/>
        <w:right w:val="none" w:sz="0" w:space="0" w:color="auto"/>
      </w:divBdr>
    </w:div>
    <w:div w:id="303779517">
      <w:bodyDiv w:val="1"/>
      <w:marLeft w:val="0"/>
      <w:marRight w:val="0"/>
      <w:marTop w:val="0"/>
      <w:marBottom w:val="0"/>
      <w:divBdr>
        <w:top w:val="none" w:sz="0" w:space="0" w:color="auto"/>
        <w:left w:val="none" w:sz="0" w:space="0" w:color="auto"/>
        <w:bottom w:val="none" w:sz="0" w:space="0" w:color="auto"/>
        <w:right w:val="none" w:sz="0" w:space="0" w:color="auto"/>
      </w:divBdr>
    </w:div>
    <w:div w:id="303849367">
      <w:bodyDiv w:val="1"/>
      <w:marLeft w:val="0"/>
      <w:marRight w:val="0"/>
      <w:marTop w:val="0"/>
      <w:marBottom w:val="0"/>
      <w:divBdr>
        <w:top w:val="none" w:sz="0" w:space="0" w:color="auto"/>
        <w:left w:val="none" w:sz="0" w:space="0" w:color="auto"/>
        <w:bottom w:val="none" w:sz="0" w:space="0" w:color="auto"/>
        <w:right w:val="none" w:sz="0" w:space="0" w:color="auto"/>
      </w:divBdr>
    </w:div>
    <w:div w:id="303893441">
      <w:bodyDiv w:val="1"/>
      <w:marLeft w:val="0"/>
      <w:marRight w:val="0"/>
      <w:marTop w:val="0"/>
      <w:marBottom w:val="0"/>
      <w:divBdr>
        <w:top w:val="none" w:sz="0" w:space="0" w:color="auto"/>
        <w:left w:val="none" w:sz="0" w:space="0" w:color="auto"/>
        <w:bottom w:val="none" w:sz="0" w:space="0" w:color="auto"/>
        <w:right w:val="none" w:sz="0" w:space="0" w:color="auto"/>
      </w:divBdr>
    </w:div>
    <w:div w:id="303895417">
      <w:bodyDiv w:val="1"/>
      <w:marLeft w:val="0"/>
      <w:marRight w:val="0"/>
      <w:marTop w:val="0"/>
      <w:marBottom w:val="0"/>
      <w:divBdr>
        <w:top w:val="none" w:sz="0" w:space="0" w:color="auto"/>
        <w:left w:val="none" w:sz="0" w:space="0" w:color="auto"/>
        <w:bottom w:val="none" w:sz="0" w:space="0" w:color="auto"/>
        <w:right w:val="none" w:sz="0" w:space="0" w:color="auto"/>
      </w:divBdr>
    </w:div>
    <w:div w:id="304087608">
      <w:bodyDiv w:val="1"/>
      <w:marLeft w:val="0"/>
      <w:marRight w:val="0"/>
      <w:marTop w:val="0"/>
      <w:marBottom w:val="0"/>
      <w:divBdr>
        <w:top w:val="none" w:sz="0" w:space="0" w:color="auto"/>
        <w:left w:val="none" w:sz="0" w:space="0" w:color="auto"/>
        <w:bottom w:val="none" w:sz="0" w:space="0" w:color="auto"/>
        <w:right w:val="none" w:sz="0" w:space="0" w:color="auto"/>
      </w:divBdr>
    </w:div>
    <w:div w:id="304088643">
      <w:bodyDiv w:val="1"/>
      <w:marLeft w:val="0"/>
      <w:marRight w:val="0"/>
      <w:marTop w:val="0"/>
      <w:marBottom w:val="0"/>
      <w:divBdr>
        <w:top w:val="none" w:sz="0" w:space="0" w:color="auto"/>
        <w:left w:val="none" w:sz="0" w:space="0" w:color="auto"/>
        <w:bottom w:val="none" w:sz="0" w:space="0" w:color="auto"/>
        <w:right w:val="none" w:sz="0" w:space="0" w:color="auto"/>
      </w:divBdr>
    </w:div>
    <w:div w:id="304118487">
      <w:bodyDiv w:val="1"/>
      <w:marLeft w:val="0"/>
      <w:marRight w:val="0"/>
      <w:marTop w:val="0"/>
      <w:marBottom w:val="0"/>
      <w:divBdr>
        <w:top w:val="none" w:sz="0" w:space="0" w:color="auto"/>
        <w:left w:val="none" w:sz="0" w:space="0" w:color="auto"/>
        <w:bottom w:val="none" w:sz="0" w:space="0" w:color="auto"/>
        <w:right w:val="none" w:sz="0" w:space="0" w:color="auto"/>
      </w:divBdr>
    </w:div>
    <w:div w:id="304169402">
      <w:bodyDiv w:val="1"/>
      <w:marLeft w:val="0"/>
      <w:marRight w:val="0"/>
      <w:marTop w:val="0"/>
      <w:marBottom w:val="0"/>
      <w:divBdr>
        <w:top w:val="none" w:sz="0" w:space="0" w:color="auto"/>
        <w:left w:val="none" w:sz="0" w:space="0" w:color="auto"/>
        <w:bottom w:val="none" w:sz="0" w:space="0" w:color="auto"/>
        <w:right w:val="none" w:sz="0" w:space="0" w:color="auto"/>
      </w:divBdr>
    </w:div>
    <w:div w:id="304240720">
      <w:bodyDiv w:val="1"/>
      <w:marLeft w:val="0"/>
      <w:marRight w:val="0"/>
      <w:marTop w:val="0"/>
      <w:marBottom w:val="0"/>
      <w:divBdr>
        <w:top w:val="none" w:sz="0" w:space="0" w:color="auto"/>
        <w:left w:val="none" w:sz="0" w:space="0" w:color="auto"/>
        <w:bottom w:val="none" w:sz="0" w:space="0" w:color="auto"/>
        <w:right w:val="none" w:sz="0" w:space="0" w:color="auto"/>
      </w:divBdr>
    </w:div>
    <w:div w:id="304286357">
      <w:bodyDiv w:val="1"/>
      <w:marLeft w:val="0"/>
      <w:marRight w:val="0"/>
      <w:marTop w:val="0"/>
      <w:marBottom w:val="0"/>
      <w:divBdr>
        <w:top w:val="none" w:sz="0" w:space="0" w:color="auto"/>
        <w:left w:val="none" w:sz="0" w:space="0" w:color="auto"/>
        <w:bottom w:val="none" w:sz="0" w:space="0" w:color="auto"/>
        <w:right w:val="none" w:sz="0" w:space="0" w:color="auto"/>
      </w:divBdr>
    </w:div>
    <w:div w:id="304354942">
      <w:bodyDiv w:val="1"/>
      <w:marLeft w:val="0"/>
      <w:marRight w:val="0"/>
      <w:marTop w:val="0"/>
      <w:marBottom w:val="0"/>
      <w:divBdr>
        <w:top w:val="none" w:sz="0" w:space="0" w:color="auto"/>
        <w:left w:val="none" w:sz="0" w:space="0" w:color="auto"/>
        <w:bottom w:val="none" w:sz="0" w:space="0" w:color="auto"/>
        <w:right w:val="none" w:sz="0" w:space="0" w:color="auto"/>
      </w:divBdr>
    </w:div>
    <w:div w:id="304361777">
      <w:bodyDiv w:val="1"/>
      <w:marLeft w:val="0"/>
      <w:marRight w:val="0"/>
      <w:marTop w:val="0"/>
      <w:marBottom w:val="0"/>
      <w:divBdr>
        <w:top w:val="none" w:sz="0" w:space="0" w:color="auto"/>
        <w:left w:val="none" w:sz="0" w:space="0" w:color="auto"/>
        <w:bottom w:val="none" w:sz="0" w:space="0" w:color="auto"/>
        <w:right w:val="none" w:sz="0" w:space="0" w:color="auto"/>
      </w:divBdr>
    </w:div>
    <w:div w:id="304362938">
      <w:bodyDiv w:val="1"/>
      <w:marLeft w:val="0"/>
      <w:marRight w:val="0"/>
      <w:marTop w:val="0"/>
      <w:marBottom w:val="0"/>
      <w:divBdr>
        <w:top w:val="none" w:sz="0" w:space="0" w:color="auto"/>
        <w:left w:val="none" w:sz="0" w:space="0" w:color="auto"/>
        <w:bottom w:val="none" w:sz="0" w:space="0" w:color="auto"/>
        <w:right w:val="none" w:sz="0" w:space="0" w:color="auto"/>
      </w:divBdr>
    </w:div>
    <w:div w:id="304698504">
      <w:bodyDiv w:val="1"/>
      <w:marLeft w:val="0"/>
      <w:marRight w:val="0"/>
      <w:marTop w:val="0"/>
      <w:marBottom w:val="0"/>
      <w:divBdr>
        <w:top w:val="none" w:sz="0" w:space="0" w:color="auto"/>
        <w:left w:val="none" w:sz="0" w:space="0" w:color="auto"/>
        <w:bottom w:val="none" w:sz="0" w:space="0" w:color="auto"/>
        <w:right w:val="none" w:sz="0" w:space="0" w:color="auto"/>
      </w:divBdr>
    </w:div>
    <w:div w:id="304774674">
      <w:bodyDiv w:val="1"/>
      <w:marLeft w:val="0"/>
      <w:marRight w:val="0"/>
      <w:marTop w:val="0"/>
      <w:marBottom w:val="0"/>
      <w:divBdr>
        <w:top w:val="none" w:sz="0" w:space="0" w:color="auto"/>
        <w:left w:val="none" w:sz="0" w:space="0" w:color="auto"/>
        <w:bottom w:val="none" w:sz="0" w:space="0" w:color="auto"/>
        <w:right w:val="none" w:sz="0" w:space="0" w:color="auto"/>
      </w:divBdr>
    </w:div>
    <w:div w:id="304816450">
      <w:bodyDiv w:val="1"/>
      <w:marLeft w:val="0"/>
      <w:marRight w:val="0"/>
      <w:marTop w:val="0"/>
      <w:marBottom w:val="0"/>
      <w:divBdr>
        <w:top w:val="none" w:sz="0" w:space="0" w:color="auto"/>
        <w:left w:val="none" w:sz="0" w:space="0" w:color="auto"/>
        <w:bottom w:val="none" w:sz="0" w:space="0" w:color="auto"/>
        <w:right w:val="none" w:sz="0" w:space="0" w:color="auto"/>
      </w:divBdr>
    </w:div>
    <w:div w:id="304824478">
      <w:bodyDiv w:val="1"/>
      <w:marLeft w:val="0"/>
      <w:marRight w:val="0"/>
      <w:marTop w:val="0"/>
      <w:marBottom w:val="0"/>
      <w:divBdr>
        <w:top w:val="none" w:sz="0" w:space="0" w:color="auto"/>
        <w:left w:val="none" w:sz="0" w:space="0" w:color="auto"/>
        <w:bottom w:val="none" w:sz="0" w:space="0" w:color="auto"/>
        <w:right w:val="none" w:sz="0" w:space="0" w:color="auto"/>
      </w:divBdr>
    </w:div>
    <w:div w:id="304891037">
      <w:bodyDiv w:val="1"/>
      <w:marLeft w:val="0"/>
      <w:marRight w:val="0"/>
      <w:marTop w:val="0"/>
      <w:marBottom w:val="0"/>
      <w:divBdr>
        <w:top w:val="none" w:sz="0" w:space="0" w:color="auto"/>
        <w:left w:val="none" w:sz="0" w:space="0" w:color="auto"/>
        <w:bottom w:val="none" w:sz="0" w:space="0" w:color="auto"/>
        <w:right w:val="none" w:sz="0" w:space="0" w:color="auto"/>
      </w:divBdr>
    </w:div>
    <w:div w:id="305084457">
      <w:bodyDiv w:val="1"/>
      <w:marLeft w:val="0"/>
      <w:marRight w:val="0"/>
      <w:marTop w:val="0"/>
      <w:marBottom w:val="0"/>
      <w:divBdr>
        <w:top w:val="none" w:sz="0" w:space="0" w:color="auto"/>
        <w:left w:val="none" w:sz="0" w:space="0" w:color="auto"/>
        <w:bottom w:val="none" w:sz="0" w:space="0" w:color="auto"/>
        <w:right w:val="none" w:sz="0" w:space="0" w:color="auto"/>
      </w:divBdr>
    </w:div>
    <w:div w:id="305162190">
      <w:bodyDiv w:val="1"/>
      <w:marLeft w:val="0"/>
      <w:marRight w:val="0"/>
      <w:marTop w:val="0"/>
      <w:marBottom w:val="0"/>
      <w:divBdr>
        <w:top w:val="none" w:sz="0" w:space="0" w:color="auto"/>
        <w:left w:val="none" w:sz="0" w:space="0" w:color="auto"/>
        <w:bottom w:val="none" w:sz="0" w:space="0" w:color="auto"/>
        <w:right w:val="none" w:sz="0" w:space="0" w:color="auto"/>
      </w:divBdr>
    </w:div>
    <w:div w:id="305208220">
      <w:bodyDiv w:val="1"/>
      <w:marLeft w:val="0"/>
      <w:marRight w:val="0"/>
      <w:marTop w:val="0"/>
      <w:marBottom w:val="0"/>
      <w:divBdr>
        <w:top w:val="none" w:sz="0" w:space="0" w:color="auto"/>
        <w:left w:val="none" w:sz="0" w:space="0" w:color="auto"/>
        <w:bottom w:val="none" w:sz="0" w:space="0" w:color="auto"/>
        <w:right w:val="none" w:sz="0" w:space="0" w:color="auto"/>
      </w:divBdr>
    </w:div>
    <w:div w:id="305209447">
      <w:bodyDiv w:val="1"/>
      <w:marLeft w:val="0"/>
      <w:marRight w:val="0"/>
      <w:marTop w:val="0"/>
      <w:marBottom w:val="0"/>
      <w:divBdr>
        <w:top w:val="none" w:sz="0" w:space="0" w:color="auto"/>
        <w:left w:val="none" w:sz="0" w:space="0" w:color="auto"/>
        <w:bottom w:val="none" w:sz="0" w:space="0" w:color="auto"/>
        <w:right w:val="none" w:sz="0" w:space="0" w:color="auto"/>
      </w:divBdr>
    </w:div>
    <w:div w:id="305428035">
      <w:bodyDiv w:val="1"/>
      <w:marLeft w:val="0"/>
      <w:marRight w:val="0"/>
      <w:marTop w:val="0"/>
      <w:marBottom w:val="0"/>
      <w:divBdr>
        <w:top w:val="none" w:sz="0" w:space="0" w:color="auto"/>
        <w:left w:val="none" w:sz="0" w:space="0" w:color="auto"/>
        <w:bottom w:val="none" w:sz="0" w:space="0" w:color="auto"/>
        <w:right w:val="none" w:sz="0" w:space="0" w:color="auto"/>
      </w:divBdr>
    </w:div>
    <w:div w:id="305546130">
      <w:bodyDiv w:val="1"/>
      <w:marLeft w:val="0"/>
      <w:marRight w:val="0"/>
      <w:marTop w:val="0"/>
      <w:marBottom w:val="0"/>
      <w:divBdr>
        <w:top w:val="none" w:sz="0" w:space="0" w:color="auto"/>
        <w:left w:val="none" w:sz="0" w:space="0" w:color="auto"/>
        <w:bottom w:val="none" w:sz="0" w:space="0" w:color="auto"/>
        <w:right w:val="none" w:sz="0" w:space="0" w:color="auto"/>
      </w:divBdr>
    </w:div>
    <w:div w:id="305595136">
      <w:bodyDiv w:val="1"/>
      <w:marLeft w:val="0"/>
      <w:marRight w:val="0"/>
      <w:marTop w:val="0"/>
      <w:marBottom w:val="0"/>
      <w:divBdr>
        <w:top w:val="none" w:sz="0" w:space="0" w:color="auto"/>
        <w:left w:val="none" w:sz="0" w:space="0" w:color="auto"/>
        <w:bottom w:val="none" w:sz="0" w:space="0" w:color="auto"/>
        <w:right w:val="none" w:sz="0" w:space="0" w:color="auto"/>
      </w:divBdr>
    </w:div>
    <w:div w:id="305664161">
      <w:bodyDiv w:val="1"/>
      <w:marLeft w:val="0"/>
      <w:marRight w:val="0"/>
      <w:marTop w:val="0"/>
      <w:marBottom w:val="0"/>
      <w:divBdr>
        <w:top w:val="none" w:sz="0" w:space="0" w:color="auto"/>
        <w:left w:val="none" w:sz="0" w:space="0" w:color="auto"/>
        <w:bottom w:val="none" w:sz="0" w:space="0" w:color="auto"/>
        <w:right w:val="none" w:sz="0" w:space="0" w:color="auto"/>
      </w:divBdr>
    </w:div>
    <w:div w:id="305666074">
      <w:bodyDiv w:val="1"/>
      <w:marLeft w:val="0"/>
      <w:marRight w:val="0"/>
      <w:marTop w:val="0"/>
      <w:marBottom w:val="0"/>
      <w:divBdr>
        <w:top w:val="none" w:sz="0" w:space="0" w:color="auto"/>
        <w:left w:val="none" w:sz="0" w:space="0" w:color="auto"/>
        <w:bottom w:val="none" w:sz="0" w:space="0" w:color="auto"/>
        <w:right w:val="none" w:sz="0" w:space="0" w:color="auto"/>
      </w:divBdr>
      <w:divsChild>
        <w:div w:id="29037636">
          <w:marLeft w:val="480"/>
          <w:marRight w:val="0"/>
          <w:marTop w:val="0"/>
          <w:marBottom w:val="0"/>
          <w:divBdr>
            <w:top w:val="none" w:sz="0" w:space="0" w:color="auto"/>
            <w:left w:val="none" w:sz="0" w:space="0" w:color="auto"/>
            <w:bottom w:val="none" w:sz="0" w:space="0" w:color="auto"/>
            <w:right w:val="none" w:sz="0" w:space="0" w:color="auto"/>
          </w:divBdr>
        </w:div>
        <w:div w:id="139928472">
          <w:marLeft w:val="480"/>
          <w:marRight w:val="0"/>
          <w:marTop w:val="0"/>
          <w:marBottom w:val="0"/>
          <w:divBdr>
            <w:top w:val="none" w:sz="0" w:space="0" w:color="auto"/>
            <w:left w:val="none" w:sz="0" w:space="0" w:color="auto"/>
            <w:bottom w:val="none" w:sz="0" w:space="0" w:color="auto"/>
            <w:right w:val="none" w:sz="0" w:space="0" w:color="auto"/>
          </w:divBdr>
        </w:div>
        <w:div w:id="147211736">
          <w:marLeft w:val="480"/>
          <w:marRight w:val="0"/>
          <w:marTop w:val="0"/>
          <w:marBottom w:val="0"/>
          <w:divBdr>
            <w:top w:val="none" w:sz="0" w:space="0" w:color="auto"/>
            <w:left w:val="none" w:sz="0" w:space="0" w:color="auto"/>
            <w:bottom w:val="none" w:sz="0" w:space="0" w:color="auto"/>
            <w:right w:val="none" w:sz="0" w:space="0" w:color="auto"/>
          </w:divBdr>
        </w:div>
        <w:div w:id="161707473">
          <w:marLeft w:val="480"/>
          <w:marRight w:val="0"/>
          <w:marTop w:val="0"/>
          <w:marBottom w:val="0"/>
          <w:divBdr>
            <w:top w:val="none" w:sz="0" w:space="0" w:color="auto"/>
            <w:left w:val="none" w:sz="0" w:space="0" w:color="auto"/>
            <w:bottom w:val="none" w:sz="0" w:space="0" w:color="auto"/>
            <w:right w:val="none" w:sz="0" w:space="0" w:color="auto"/>
          </w:divBdr>
        </w:div>
        <w:div w:id="226771815">
          <w:marLeft w:val="480"/>
          <w:marRight w:val="0"/>
          <w:marTop w:val="0"/>
          <w:marBottom w:val="0"/>
          <w:divBdr>
            <w:top w:val="none" w:sz="0" w:space="0" w:color="auto"/>
            <w:left w:val="none" w:sz="0" w:space="0" w:color="auto"/>
            <w:bottom w:val="none" w:sz="0" w:space="0" w:color="auto"/>
            <w:right w:val="none" w:sz="0" w:space="0" w:color="auto"/>
          </w:divBdr>
        </w:div>
        <w:div w:id="227234487">
          <w:marLeft w:val="480"/>
          <w:marRight w:val="0"/>
          <w:marTop w:val="0"/>
          <w:marBottom w:val="0"/>
          <w:divBdr>
            <w:top w:val="none" w:sz="0" w:space="0" w:color="auto"/>
            <w:left w:val="none" w:sz="0" w:space="0" w:color="auto"/>
            <w:bottom w:val="none" w:sz="0" w:space="0" w:color="auto"/>
            <w:right w:val="none" w:sz="0" w:space="0" w:color="auto"/>
          </w:divBdr>
        </w:div>
        <w:div w:id="251935104">
          <w:marLeft w:val="480"/>
          <w:marRight w:val="0"/>
          <w:marTop w:val="0"/>
          <w:marBottom w:val="0"/>
          <w:divBdr>
            <w:top w:val="none" w:sz="0" w:space="0" w:color="auto"/>
            <w:left w:val="none" w:sz="0" w:space="0" w:color="auto"/>
            <w:bottom w:val="none" w:sz="0" w:space="0" w:color="auto"/>
            <w:right w:val="none" w:sz="0" w:space="0" w:color="auto"/>
          </w:divBdr>
        </w:div>
        <w:div w:id="275718392">
          <w:marLeft w:val="480"/>
          <w:marRight w:val="0"/>
          <w:marTop w:val="0"/>
          <w:marBottom w:val="0"/>
          <w:divBdr>
            <w:top w:val="none" w:sz="0" w:space="0" w:color="auto"/>
            <w:left w:val="none" w:sz="0" w:space="0" w:color="auto"/>
            <w:bottom w:val="none" w:sz="0" w:space="0" w:color="auto"/>
            <w:right w:val="none" w:sz="0" w:space="0" w:color="auto"/>
          </w:divBdr>
        </w:div>
        <w:div w:id="281116043">
          <w:marLeft w:val="480"/>
          <w:marRight w:val="0"/>
          <w:marTop w:val="0"/>
          <w:marBottom w:val="0"/>
          <w:divBdr>
            <w:top w:val="none" w:sz="0" w:space="0" w:color="auto"/>
            <w:left w:val="none" w:sz="0" w:space="0" w:color="auto"/>
            <w:bottom w:val="none" w:sz="0" w:space="0" w:color="auto"/>
            <w:right w:val="none" w:sz="0" w:space="0" w:color="auto"/>
          </w:divBdr>
        </w:div>
        <w:div w:id="304743095">
          <w:marLeft w:val="480"/>
          <w:marRight w:val="0"/>
          <w:marTop w:val="0"/>
          <w:marBottom w:val="0"/>
          <w:divBdr>
            <w:top w:val="none" w:sz="0" w:space="0" w:color="auto"/>
            <w:left w:val="none" w:sz="0" w:space="0" w:color="auto"/>
            <w:bottom w:val="none" w:sz="0" w:space="0" w:color="auto"/>
            <w:right w:val="none" w:sz="0" w:space="0" w:color="auto"/>
          </w:divBdr>
        </w:div>
        <w:div w:id="328873894">
          <w:marLeft w:val="480"/>
          <w:marRight w:val="0"/>
          <w:marTop w:val="0"/>
          <w:marBottom w:val="0"/>
          <w:divBdr>
            <w:top w:val="none" w:sz="0" w:space="0" w:color="auto"/>
            <w:left w:val="none" w:sz="0" w:space="0" w:color="auto"/>
            <w:bottom w:val="none" w:sz="0" w:space="0" w:color="auto"/>
            <w:right w:val="none" w:sz="0" w:space="0" w:color="auto"/>
          </w:divBdr>
        </w:div>
        <w:div w:id="428355714">
          <w:marLeft w:val="480"/>
          <w:marRight w:val="0"/>
          <w:marTop w:val="0"/>
          <w:marBottom w:val="0"/>
          <w:divBdr>
            <w:top w:val="none" w:sz="0" w:space="0" w:color="auto"/>
            <w:left w:val="none" w:sz="0" w:space="0" w:color="auto"/>
            <w:bottom w:val="none" w:sz="0" w:space="0" w:color="auto"/>
            <w:right w:val="none" w:sz="0" w:space="0" w:color="auto"/>
          </w:divBdr>
        </w:div>
        <w:div w:id="433595218">
          <w:marLeft w:val="480"/>
          <w:marRight w:val="0"/>
          <w:marTop w:val="0"/>
          <w:marBottom w:val="0"/>
          <w:divBdr>
            <w:top w:val="none" w:sz="0" w:space="0" w:color="auto"/>
            <w:left w:val="none" w:sz="0" w:space="0" w:color="auto"/>
            <w:bottom w:val="none" w:sz="0" w:space="0" w:color="auto"/>
            <w:right w:val="none" w:sz="0" w:space="0" w:color="auto"/>
          </w:divBdr>
        </w:div>
        <w:div w:id="518155483">
          <w:marLeft w:val="480"/>
          <w:marRight w:val="0"/>
          <w:marTop w:val="0"/>
          <w:marBottom w:val="0"/>
          <w:divBdr>
            <w:top w:val="none" w:sz="0" w:space="0" w:color="auto"/>
            <w:left w:val="none" w:sz="0" w:space="0" w:color="auto"/>
            <w:bottom w:val="none" w:sz="0" w:space="0" w:color="auto"/>
            <w:right w:val="none" w:sz="0" w:space="0" w:color="auto"/>
          </w:divBdr>
        </w:div>
        <w:div w:id="547111851">
          <w:marLeft w:val="480"/>
          <w:marRight w:val="0"/>
          <w:marTop w:val="0"/>
          <w:marBottom w:val="0"/>
          <w:divBdr>
            <w:top w:val="none" w:sz="0" w:space="0" w:color="auto"/>
            <w:left w:val="none" w:sz="0" w:space="0" w:color="auto"/>
            <w:bottom w:val="none" w:sz="0" w:space="0" w:color="auto"/>
            <w:right w:val="none" w:sz="0" w:space="0" w:color="auto"/>
          </w:divBdr>
        </w:div>
        <w:div w:id="562181619">
          <w:marLeft w:val="480"/>
          <w:marRight w:val="0"/>
          <w:marTop w:val="0"/>
          <w:marBottom w:val="0"/>
          <w:divBdr>
            <w:top w:val="none" w:sz="0" w:space="0" w:color="auto"/>
            <w:left w:val="none" w:sz="0" w:space="0" w:color="auto"/>
            <w:bottom w:val="none" w:sz="0" w:space="0" w:color="auto"/>
            <w:right w:val="none" w:sz="0" w:space="0" w:color="auto"/>
          </w:divBdr>
        </w:div>
        <w:div w:id="573900621">
          <w:marLeft w:val="480"/>
          <w:marRight w:val="0"/>
          <w:marTop w:val="0"/>
          <w:marBottom w:val="0"/>
          <w:divBdr>
            <w:top w:val="none" w:sz="0" w:space="0" w:color="auto"/>
            <w:left w:val="none" w:sz="0" w:space="0" w:color="auto"/>
            <w:bottom w:val="none" w:sz="0" w:space="0" w:color="auto"/>
            <w:right w:val="none" w:sz="0" w:space="0" w:color="auto"/>
          </w:divBdr>
        </w:div>
        <w:div w:id="575819491">
          <w:marLeft w:val="480"/>
          <w:marRight w:val="0"/>
          <w:marTop w:val="0"/>
          <w:marBottom w:val="0"/>
          <w:divBdr>
            <w:top w:val="none" w:sz="0" w:space="0" w:color="auto"/>
            <w:left w:val="none" w:sz="0" w:space="0" w:color="auto"/>
            <w:bottom w:val="none" w:sz="0" w:space="0" w:color="auto"/>
            <w:right w:val="none" w:sz="0" w:space="0" w:color="auto"/>
          </w:divBdr>
        </w:div>
        <w:div w:id="699361246">
          <w:marLeft w:val="480"/>
          <w:marRight w:val="0"/>
          <w:marTop w:val="0"/>
          <w:marBottom w:val="0"/>
          <w:divBdr>
            <w:top w:val="none" w:sz="0" w:space="0" w:color="auto"/>
            <w:left w:val="none" w:sz="0" w:space="0" w:color="auto"/>
            <w:bottom w:val="none" w:sz="0" w:space="0" w:color="auto"/>
            <w:right w:val="none" w:sz="0" w:space="0" w:color="auto"/>
          </w:divBdr>
        </w:div>
        <w:div w:id="719287313">
          <w:marLeft w:val="480"/>
          <w:marRight w:val="0"/>
          <w:marTop w:val="0"/>
          <w:marBottom w:val="0"/>
          <w:divBdr>
            <w:top w:val="none" w:sz="0" w:space="0" w:color="auto"/>
            <w:left w:val="none" w:sz="0" w:space="0" w:color="auto"/>
            <w:bottom w:val="none" w:sz="0" w:space="0" w:color="auto"/>
            <w:right w:val="none" w:sz="0" w:space="0" w:color="auto"/>
          </w:divBdr>
        </w:div>
        <w:div w:id="775832428">
          <w:marLeft w:val="480"/>
          <w:marRight w:val="0"/>
          <w:marTop w:val="0"/>
          <w:marBottom w:val="0"/>
          <w:divBdr>
            <w:top w:val="none" w:sz="0" w:space="0" w:color="auto"/>
            <w:left w:val="none" w:sz="0" w:space="0" w:color="auto"/>
            <w:bottom w:val="none" w:sz="0" w:space="0" w:color="auto"/>
            <w:right w:val="none" w:sz="0" w:space="0" w:color="auto"/>
          </w:divBdr>
        </w:div>
        <w:div w:id="804930696">
          <w:marLeft w:val="480"/>
          <w:marRight w:val="0"/>
          <w:marTop w:val="0"/>
          <w:marBottom w:val="0"/>
          <w:divBdr>
            <w:top w:val="none" w:sz="0" w:space="0" w:color="auto"/>
            <w:left w:val="none" w:sz="0" w:space="0" w:color="auto"/>
            <w:bottom w:val="none" w:sz="0" w:space="0" w:color="auto"/>
            <w:right w:val="none" w:sz="0" w:space="0" w:color="auto"/>
          </w:divBdr>
        </w:div>
      </w:divsChild>
    </w:div>
    <w:div w:id="305744869">
      <w:bodyDiv w:val="1"/>
      <w:marLeft w:val="0"/>
      <w:marRight w:val="0"/>
      <w:marTop w:val="0"/>
      <w:marBottom w:val="0"/>
      <w:divBdr>
        <w:top w:val="none" w:sz="0" w:space="0" w:color="auto"/>
        <w:left w:val="none" w:sz="0" w:space="0" w:color="auto"/>
        <w:bottom w:val="none" w:sz="0" w:space="0" w:color="auto"/>
        <w:right w:val="none" w:sz="0" w:space="0" w:color="auto"/>
      </w:divBdr>
    </w:div>
    <w:div w:id="305817869">
      <w:bodyDiv w:val="1"/>
      <w:marLeft w:val="0"/>
      <w:marRight w:val="0"/>
      <w:marTop w:val="0"/>
      <w:marBottom w:val="0"/>
      <w:divBdr>
        <w:top w:val="none" w:sz="0" w:space="0" w:color="auto"/>
        <w:left w:val="none" w:sz="0" w:space="0" w:color="auto"/>
        <w:bottom w:val="none" w:sz="0" w:space="0" w:color="auto"/>
        <w:right w:val="none" w:sz="0" w:space="0" w:color="auto"/>
      </w:divBdr>
    </w:div>
    <w:div w:id="305821358">
      <w:bodyDiv w:val="1"/>
      <w:marLeft w:val="0"/>
      <w:marRight w:val="0"/>
      <w:marTop w:val="0"/>
      <w:marBottom w:val="0"/>
      <w:divBdr>
        <w:top w:val="none" w:sz="0" w:space="0" w:color="auto"/>
        <w:left w:val="none" w:sz="0" w:space="0" w:color="auto"/>
        <w:bottom w:val="none" w:sz="0" w:space="0" w:color="auto"/>
        <w:right w:val="none" w:sz="0" w:space="0" w:color="auto"/>
      </w:divBdr>
    </w:div>
    <w:div w:id="305821387">
      <w:bodyDiv w:val="1"/>
      <w:marLeft w:val="0"/>
      <w:marRight w:val="0"/>
      <w:marTop w:val="0"/>
      <w:marBottom w:val="0"/>
      <w:divBdr>
        <w:top w:val="none" w:sz="0" w:space="0" w:color="auto"/>
        <w:left w:val="none" w:sz="0" w:space="0" w:color="auto"/>
        <w:bottom w:val="none" w:sz="0" w:space="0" w:color="auto"/>
        <w:right w:val="none" w:sz="0" w:space="0" w:color="auto"/>
      </w:divBdr>
    </w:div>
    <w:div w:id="305860299">
      <w:bodyDiv w:val="1"/>
      <w:marLeft w:val="0"/>
      <w:marRight w:val="0"/>
      <w:marTop w:val="0"/>
      <w:marBottom w:val="0"/>
      <w:divBdr>
        <w:top w:val="none" w:sz="0" w:space="0" w:color="auto"/>
        <w:left w:val="none" w:sz="0" w:space="0" w:color="auto"/>
        <w:bottom w:val="none" w:sz="0" w:space="0" w:color="auto"/>
        <w:right w:val="none" w:sz="0" w:space="0" w:color="auto"/>
      </w:divBdr>
    </w:div>
    <w:div w:id="305866756">
      <w:bodyDiv w:val="1"/>
      <w:marLeft w:val="0"/>
      <w:marRight w:val="0"/>
      <w:marTop w:val="0"/>
      <w:marBottom w:val="0"/>
      <w:divBdr>
        <w:top w:val="none" w:sz="0" w:space="0" w:color="auto"/>
        <w:left w:val="none" w:sz="0" w:space="0" w:color="auto"/>
        <w:bottom w:val="none" w:sz="0" w:space="0" w:color="auto"/>
        <w:right w:val="none" w:sz="0" w:space="0" w:color="auto"/>
      </w:divBdr>
    </w:div>
    <w:div w:id="305937677">
      <w:bodyDiv w:val="1"/>
      <w:marLeft w:val="0"/>
      <w:marRight w:val="0"/>
      <w:marTop w:val="0"/>
      <w:marBottom w:val="0"/>
      <w:divBdr>
        <w:top w:val="none" w:sz="0" w:space="0" w:color="auto"/>
        <w:left w:val="none" w:sz="0" w:space="0" w:color="auto"/>
        <w:bottom w:val="none" w:sz="0" w:space="0" w:color="auto"/>
        <w:right w:val="none" w:sz="0" w:space="0" w:color="auto"/>
      </w:divBdr>
    </w:div>
    <w:div w:id="305941709">
      <w:bodyDiv w:val="1"/>
      <w:marLeft w:val="0"/>
      <w:marRight w:val="0"/>
      <w:marTop w:val="0"/>
      <w:marBottom w:val="0"/>
      <w:divBdr>
        <w:top w:val="none" w:sz="0" w:space="0" w:color="auto"/>
        <w:left w:val="none" w:sz="0" w:space="0" w:color="auto"/>
        <w:bottom w:val="none" w:sz="0" w:space="0" w:color="auto"/>
        <w:right w:val="none" w:sz="0" w:space="0" w:color="auto"/>
      </w:divBdr>
    </w:div>
    <w:div w:id="306013675">
      <w:bodyDiv w:val="1"/>
      <w:marLeft w:val="0"/>
      <w:marRight w:val="0"/>
      <w:marTop w:val="0"/>
      <w:marBottom w:val="0"/>
      <w:divBdr>
        <w:top w:val="none" w:sz="0" w:space="0" w:color="auto"/>
        <w:left w:val="none" w:sz="0" w:space="0" w:color="auto"/>
        <w:bottom w:val="none" w:sz="0" w:space="0" w:color="auto"/>
        <w:right w:val="none" w:sz="0" w:space="0" w:color="auto"/>
      </w:divBdr>
    </w:div>
    <w:div w:id="306015112">
      <w:bodyDiv w:val="1"/>
      <w:marLeft w:val="0"/>
      <w:marRight w:val="0"/>
      <w:marTop w:val="0"/>
      <w:marBottom w:val="0"/>
      <w:divBdr>
        <w:top w:val="none" w:sz="0" w:space="0" w:color="auto"/>
        <w:left w:val="none" w:sz="0" w:space="0" w:color="auto"/>
        <w:bottom w:val="none" w:sz="0" w:space="0" w:color="auto"/>
        <w:right w:val="none" w:sz="0" w:space="0" w:color="auto"/>
      </w:divBdr>
    </w:div>
    <w:div w:id="306054169">
      <w:bodyDiv w:val="1"/>
      <w:marLeft w:val="0"/>
      <w:marRight w:val="0"/>
      <w:marTop w:val="0"/>
      <w:marBottom w:val="0"/>
      <w:divBdr>
        <w:top w:val="none" w:sz="0" w:space="0" w:color="auto"/>
        <w:left w:val="none" w:sz="0" w:space="0" w:color="auto"/>
        <w:bottom w:val="none" w:sz="0" w:space="0" w:color="auto"/>
        <w:right w:val="none" w:sz="0" w:space="0" w:color="auto"/>
      </w:divBdr>
    </w:div>
    <w:div w:id="306129558">
      <w:bodyDiv w:val="1"/>
      <w:marLeft w:val="0"/>
      <w:marRight w:val="0"/>
      <w:marTop w:val="0"/>
      <w:marBottom w:val="0"/>
      <w:divBdr>
        <w:top w:val="none" w:sz="0" w:space="0" w:color="auto"/>
        <w:left w:val="none" w:sz="0" w:space="0" w:color="auto"/>
        <w:bottom w:val="none" w:sz="0" w:space="0" w:color="auto"/>
        <w:right w:val="none" w:sz="0" w:space="0" w:color="auto"/>
      </w:divBdr>
    </w:div>
    <w:div w:id="306398242">
      <w:bodyDiv w:val="1"/>
      <w:marLeft w:val="0"/>
      <w:marRight w:val="0"/>
      <w:marTop w:val="0"/>
      <w:marBottom w:val="0"/>
      <w:divBdr>
        <w:top w:val="none" w:sz="0" w:space="0" w:color="auto"/>
        <w:left w:val="none" w:sz="0" w:space="0" w:color="auto"/>
        <w:bottom w:val="none" w:sz="0" w:space="0" w:color="auto"/>
        <w:right w:val="none" w:sz="0" w:space="0" w:color="auto"/>
      </w:divBdr>
    </w:div>
    <w:div w:id="306403501">
      <w:bodyDiv w:val="1"/>
      <w:marLeft w:val="0"/>
      <w:marRight w:val="0"/>
      <w:marTop w:val="0"/>
      <w:marBottom w:val="0"/>
      <w:divBdr>
        <w:top w:val="none" w:sz="0" w:space="0" w:color="auto"/>
        <w:left w:val="none" w:sz="0" w:space="0" w:color="auto"/>
        <w:bottom w:val="none" w:sz="0" w:space="0" w:color="auto"/>
        <w:right w:val="none" w:sz="0" w:space="0" w:color="auto"/>
      </w:divBdr>
    </w:div>
    <w:div w:id="306474365">
      <w:bodyDiv w:val="1"/>
      <w:marLeft w:val="0"/>
      <w:marRight w:val="0"/>
      <w:marTop w:val="0"/>
      <w:marBottom w:val="0"/>
      <w:divBdr>
        <w:top w:val="none" w:sz="0" w:space="0" w:color="auto"/>
        <w:left w:val="none" w:sz="0" w:space="0" w:color="auto"/>
        <w:bottom w:val="none" w:sz="0" w:space="0" w:color="auto"/>
        <w:right w:val="none" w:sz="0" w:space="0" w:color="auto"/>
      </w:divBdr>
    </w:div>
    <w:div w:id="306592497">
      <w:bodyDiv w:val="1"/>
      <w:marLeft w:val="0"/>
      <w:marRight w:val="0"/>
      <w:marTop w:val="0"/>
      <w:marBottom w:val="0"/>
      <w:divBdr>
        <w:top w:val="none" w:sz="0" w:space="0" w:color="auto"/>
        <w:left w:val="none" w:sz="0" w:space="0" w:color="auto"/>
        <w:bottom w:val="none" w:sz="0" w:space="0" w:color="auto"/>
        <w:right w:val="none" w:sz="0" w:space="0" w:color="auto"/>
      </w:divBdr>
    </w:div>
    <w:div w:id="306672216">
      <w:bodyDiv w:val="1"/>
      <w:marLeft w:val="0"/>
      <w:marRight w:val="0"/>
      <w:marTop w:val="0"/>
      <w:marBottom w:val="0"/>
      <w:divBdr>
        <w:top w:val="none" w:sz="0" w:space="0" w:color="auto"/>
        <w:left w:val="none" w:sz="0" w:space="0" w:color="auto"/>
        <w:bottom w:val="none" w:sz="0" w:space="0" w:color="auto"/>
        <w:right w:val="none" w:sz="0" w:space="0" w:color="auto"/>
      </w:divBdr>
    </w:div>
    <w:div w:id="306784057">
      <w:bodyDiv w:val="1"/>
      <w:marLeft w:val="0"/>
      <w:marRight w:val="0"/>
      <w:marTop w:val="0"/>
      <w:marBottom w:val="0"/>
      <w:divBdr>
        <w:top w:val="none" w:sz="0" w:space="0" w:color="auto"/>
        <w:left w:val="none" w:sz="0" w:space="0" w:color="auto"/>
        <w:bottom w:val="none" w:sz="0" w:space="0" w:color="auto"/>
        <w:right w:val="none" w:sz="0" w:space="0" w:color="auto"/>
      </w:divBdr>
    </w:div>
    <w:div w:id="306975598">
      <w:bodyDiv w:val="1"/>
      <w:marLeft w:val="0"/>
      <w:marRight w:val="0"/>
      <w:marTop w:val="0"/>
      <w:marBottom w:val="0"/>
      <w:divBdr>
        <w:top w:val="none" w:sz="0" w:space="0" w:color="auto"/>
        <w:left w:val="none" w:sz="0" w:space="0" w:color="auto"/>
        <w:bottom w:val="none" w:sz="0" w:space="0" w:color="auto"/>
        <w:right w:val="none" w:sz="0" w:space="0" w:color="auto"/>
      </w:divBdr>
    </w:div>
    <w:div w:id="306977120">
      <w:bodyDiv w:val="1"/>
      <w:marLeft w:val="0"/>
      <w:marRight w:val="0"/>
      <w:marTop w:val="0"/>
      <w:marBottom w:val="0"/>
      <w:divBdr>
        <w:top w:val="none" w:sz="0" w:space="0" w:color="auto"/>
        <w:left w:val="none" w:sz="0" w:space="0" w:color="auto"/>
        <w:bottom w:val="none" w:sz="0" w:space="0" w:color="auto"/>
        <w:right w:val="none" w:sz="0" w:space="0" w:color="auto"/>
      </w:divBdr>
    </w:div>
    <w:div w:id="306978049">
      <w:bodyDiv w:val="1"/>
      <w:marLeft w:val="0"/>
      <w:marRight w:val="0"/>
      <w:marTop w:val="0"/>
      <w:marBottom w:val="0"/>
      <w:divBdr>
        <w:top w:val="none" w:sz="0" w:space="0" w:color="auto"/>
        <w:left w:val="none" w:sz="0" w:space="0" w:color="auto"/>
        <w:bottom w:val="none" w:sz="0" w:space="0" w:color="auto"/>
        <w:right w:val="none" w:sz="0" w:space="0" w:color="auto"/>
      </w:divBdr>
    </w:div>
    <w:div w:id="307050445">
      <w:bodyDiv w:val="1"/>
      <w:marLeft w:val="0"/>
      <w:marRight w:val="0"/>
      <w:marTop w:val="0"/>
      <w:marBottom w:val="0"/>
      <w:divBdr>
        <w:top w:val="none" w:sz="0" w:space="0" w:color="auto"/>
        <w:left w:val="none" w:sz="0" w:space="0" w:color="auto"/>
        <w:bottom w:val="none" w:sz="0" w:space="0" w:color="auto"/>
        <w:right w:val="none" w:sz="0" w:space="0" w:color="auto"/>
      </w:divBdr>
    </w:div>
    <w:div w:id="307051983">
      <w:bodyDiv w:val="1"/>
      <w:marLeft w:val="0"/>
      <w:marRight w:val="0"/>
      <w:marTop w:val="0"/>
      <w:marBottom w:val="0"/>
      <w:divBdr>
        <w:top w:val="none" w:sz="0" w:space="0" w:color="auto"/>
        <w:left w:val="none" w:sz="0" w:space="0" w:color="auto"/>
        <w:bottom w:val="none" w:sz="0" w:space="0" w:color="auto"/>
        <w:right w:val="none" w:sz="0" w:space="0" w:color="auto"/>
      </w:divBdr>
    </w:div>
    <w:div w:id="307052726">
      <w:bodyDiv w:val="1"/>
      <w:marLeft w:val="0"/>
      <w:marRight w:val="0"/>
      <w:marTop w:val="0"/>
      <w:marBottom w:val="0"/>
      <w:divBdr>
        <w:top w:val="none" w:sz="0" w:space="0" w:color="auto"/>
        <w:left w:val="none" w:sz="0" w:space="0" w:color="auto"/>
        <w:bottom w:val="none" w:sz="0" w:space="0" w:color="auto"/>
        <w:right w:val="none" w:sz="0" w:space="0" w:color="auto"/>
      </w:divBdr>
    </w:div>
    <w:div w:id="307172257">
      <w:bodyDiv w:val="1"/>
      <w:marLeft w:val="0"/>
      <w:marRight w:val="0"/>
      <w:marTop w:val="0"/>
      <w:marBottom w:val="0"/>
      <w:divBdr>
        <w:top w:val="none" w:sz="0" w:space="0" w:color="auto"/>
        <w:left w:val="none" w:sz="0" w:space="0" w:color="auto"/>
        <w:bottom w:val="none" w:sz="0" w:space="0" w:color="auto"/>
        <w:right w:val="none" w:sz="0" w:space="0" w:color="auto"/>
      </w:divBdr>
    </w:div>
    <w:div w:id="307320609">
      <w:bodyDiv w:val="1"/>
      <w:marLeft w:val="0"/>
      <w:marRight w:val="0"/>
      <w:marTop w:val="0"/>
      <w:marBottom w:val="0"/>
      <w:divBdr>
        <w:top w:val="none" w:sz="0" w:space="0" w:color="auto"/>
        <w:left w:val="none" w:sz="0" w:space="0" w:color="auto"/>
        <w:bottom w:val="none" w:sz="0" w:space="0" w:color="auto"/>
        <w:right w:val="none" w:sz="0" w:space="0" w:color="auto"/>
      </w:divBdr>
    </w:div>
    <w:div w:id="307444976">
      <w:bodyDiv w:val="1"/>
      <w:marLeft w:val="0"/>
      <w:marRight w:val="0"/>
      <w:marTop w:val="0"/>
      <w:marBottom w:val="0"/>
      <w:divBdr>
        <w:top w:val="none" w:sz="0" w:space="0" w:color="auto"/>
        <w:left w:val="none" w:sz="0" w:space="0" w:color="auto"/>
        <w:bottom w:val="none" w:sz="0" w:space="0" w:color="auto"/>
        <w:right w:val="none" w:sz="0" w:space="0" w:color="auto"/>
      </w:divBdr>
    </w:div>
    <w:div w:id="307562055">
      <w:bodyDiv w:val="1"/>
      <w:marLeft w:val="0"/>
      <w:marRight w:val="0"/>
      <w:marTop w:val="0"/>
      <w:marBottom w:val="0"/>
      <w:divBdr>
        <w:top w:val="none" w:sz="0" w:space="0" w:color="auto"/>
        <w:left w:val="none" w:sz="0" w:space="0" w:color="auto"/>
        <w:bottom w:val="none" w:sz="0" w:space="0" w:color="auto"/>
        <w:right w:val="none" w:sz="0" w:space="0" w:color="auto"/>
      </w:divBdr>
    </w:div>
    <w:div w:id="307562862">
      <w:bodyDiv w:val="1"/>
      <w:marLeft w:val="0"/>
      <w:marRight w:val="0"/>
      <w:marTop w:val="0"/>
      <w:marBottom w:val="0"/>
      <w:divBdr>
        <w:top w:val="none" w:sz="0" w:space="0" w:color="auto"/>
        <w:left w:val="none" w:sz="0" w:space="0" w:color="auto"/>
        <w:bottom w:val="none" w:sz="0" w:space="0" w:color="auto"/>
        <w:right w:val="none" w:sz="0" w:space="0" w:color="auto"/>
      </w:divBdr>
    </w:div>
    <w:div w:id="307825986">
      <w:bodyDiv w:val="1"/>
      <w:marLeft w:val="0"/>
      <w:marRight w:val="0"/>
      <w:marTop w:val="0"/>
      <w:marBottom w:val="0"/>
      <w:divBdr>
        <w:top w:val="none" w:sz="0" w:space="0" w:color="auto"/>
        <w:left w:val="none" w:sz="0" w:space="0" w:color="auto"/>
        <w:bottom w:val="none" w:sz="0" w:space="0" w:color="auto"/>
        <w:right w:val="none" w:sz="0" w:space="0" w:color="auto"/>
      </w:divBdr>
    </w:div>
    <w:div w:id="308022662">
      <w:bodyDiv w:val="1"/>
      <w:marLeft w:val="0"/>
      <w:marRight w:val="0"/>
      <w:marTop w:val="0"/>
      <w:marBottom w:val="0"/>
      <w:divBdr>
        <w:top w:val="none" w:sz="0" w:space="0" w:color="auto"/>
        <w:left w:val="none" w:sz="0" w:space="0" w:color="auto"/>
        <w:bottom w:val="none" w:sz="0" w:space="0" w:color="auto"/>
        <w:right w:val="none" w:sz="0" w:space="0" w:color="auto"/>
      </w:divBdr>
    </w:div>
    <w:div w:id="308092406">
      <w:bodyDiv w:val="1"/>
      <w:marLeft w:val="0"/>
      <w:marRight w:val="0"/>
      <w:marTop w:val="0"/>
      <w:marBottom w:val="0"/>
      <w:divBdr>
        <w:top w:val="none" w:sz="0" w:space="0" w:color="auto"/>
        <w:left w:val="none" w:sz="0" w:space="0" w:color="auto"/>
        <w:bottom w:val="none" w:sz="0" w:space="0" w:color="auto"/>
        <w:right w:val="none" w:sz="0" w:space="0" w:color="auto"/>
      </w:divBdr>
    </w:div>
    <w:div w:id="308093251">
      <w:bodyDiv w:val="1"/>
      <w:marLeft w:val="0"/>
      <w:marRight w:val="0"/>
      <w:marTop w:val="0"/>
      <w:marBottom w:val="0"/>
      <w:divBdr>
        <w:top w:val="none" w:sz="0" w:space="0" w:color="auto"/>
        <w:left w:val="none" w:sz="0" w:space="0" w:color="auto"/>
        <w:bottom w:val="none" w:sz="0" w:space="0" w:color="auto"/>
        <w:right w:val="none" w:sz="0" w:space="0" w:color="auto"/>
      </w:divBdr>
    </w:div>
    <w:div w:id="308094357">
      <w:bodyDiv w:val="1"/>
      <w:marLeft w:val="0"/>
      <w:marRight w:val="0"/>
      <w:marTop w:val="0"/>
      <w:marBottom w:val="0"/>
      <w:divBdr>
        <w:top w:val="none" w:sz="0" w:space="0" w:color="auto"/>
        <w:left w:val="none" w:sz="0" w:space="0" w:color="auto"/>
        <w:bottom w:val="none" w:sz="0" w:space="0" w:color="auto"/>
        <w:right w:val="none" w:sz="0" w:space="0" w:color="auto"/>
      </w:divBdr>
    </w:div>
    <w:div w:id="308167998">
      <w:bodyDiv w:val="1"/>
      <w:marLeft w:val="0"/>
      <w:marRight w:val="0"/>
      <w:marTop w:val="0"/>
      <w:marBottom w:val="0"/>
      <w:divBdr>
        <w:top w:val="none" w:sz="0" w:space="0" w:color="auto"/>
        <w:left w:val="none" w:sz="0" w:space="0" w:color="auto"/>
        <w:bottom w:val="none" w:sz="0" w:space="0" w:color="auto"/>
        <w:right w:val="none" w:sz="0" w:space="0" w:color="auto"/>
      </w:divBdr>
      <w:divsChild>
        <w:div w:id="53890634">
          <w:marLeft w:val="480"/>
          <w:marRight w:val="0"/>
          <w:marTop w:val="0"/>
          <w:marBottom w:val="0"/>
          <w:divBdr>
            <w:top w:val="none" w:sz="0" w:space="0" w:color="auto"/>
            <w:left w:val="none" w:sz="0" w:space="0" w:color="auto"/>
            <w:bottom w:val="none" w:sz="0" w:space="0" w:color="auto"/>
            <w:right w:val="none" w:sz="0" w:space="0" w:color="auto"/>
          </w:divBdr>
        </w:div>
        <w:div w:id="97651213">
          <w:marLeft w:val="480"/>
          <w:marRight w:val="0"/>
          <w:marTop w:val="0"/>
          <w:marBottom w:val="0"/>
          <w:divBdr>
            <w:top w:val="none" w:sz="0" w:space="0" w:color="auto"/>
            <w:left w:val="none" w:sz="0" w:space="0" w:color="auto"/>
            <w:bottom w:val="none" w:sz="0" w:space="0" w:color="auto"/>
            <w:right w:val="none" w:sz="0" w:space="0" w:color="auto"/>
          </w:divBdr>
        </w:div>
        <w:div w:id="137502045">
          <w:marLeft w:val="480"/>
          <w:marRight w:val="0"/>
          <w:marTop w:val="0"/>
          <w:marBottom w:val="0"/>
          <w:divBdr>
            <w:top w:val="none" w:sz="0" w:space="0" w:color="auto"/>
            <w:left w:val="none" w:sz="0" w:space="0" w:color="auto"/>
            <w:bottom w:val="none" w:sz="0" w:space="0" w:color="auto"/>
            <w:right w:val="none" w:sz="0" w:space="0" w:color="auto"/>
          </w:divBdr>
        </w:div>
        <w:div w:id="146939930">
          <w:marLeft w:val="480"/>
          <w:marRight w:val="0"/>
          <w:marTop w:val="0"/>
          <w:marBottom w:val="0"/>
          <w:divBdr>
            <w:top w:val="none" w:sz="0" w:space="0" w:color="auto"/>
            <w:left w:val="none" w:sz="0" w:space="0" w:color="auto"/>
            <w:bottom w:val="none" w:sz="0" w:space="0" w:color="auto"/>
            <w:right w:val="none" w:sz="0" w:space="0" w:color="auto"/>
          </w:divBdr>
        </w:div>
        <w:div w:id="158693934">
          <w:marLeft w:val="480"/>
          <w:marRight w:val="0"/>
          <w:marTop w:val="0"/>
          <w:marBottom w:val="0"/>
          <w:divBdr>
            <w:top w:val="none" w:sz="0" w:space="0" w:color="auto"/>
            <w:left w:val="none" w:sz="0" w:space="0" w:color="auto"/>
            <w:bottom w:val="none" w:sz="0" w:space="0" w:color="auto"/>
            <w:right w:val="none" w:sz="0" w:space="0" w:color="auto"/>
          </w:divBdr>
        </w:div>
        <w:div w:id="218828591">
          <w:marLeft w:val="480"/>
          <w:marRight w:val="0"/>
          <w:marTop w:val="0"/>
          <w:marBottom w:val="0"/>
          <w:divBdr>
            <w:top w:val="none" w:sz="0" w:space="0" w:color="auto"/>
            <w:left w:val="none" w:sz="0" w:space="0" w:color="auto"/>
            <w:bottom w:val="none" w:sz="0" w:space="0" w:color="auto"/>
            <w:right w:val="none" w:sz="0" w:space="0" w:color="auto"/>
          </w:divBdr>
        </w:div>
        <w:div w:id="229076199">
          <w:marLeft w:val="480"/>
          <w:marRight w:val="0"/>
          <w:marTop w:val="0"/>
          <w:marBottom w:val="0"/>
          <w:divBdr>
            <w:top w:val="none" w:sz="0" w:space="0" w:color="auto"/>
            <w:left w:val="none" w:sz="0" w:space="0" w:color="auto"/>
            <w:bottom w:val="none" w:sz="0" w:space="0" w:color="auto"/>
            <w:right w:val="none" w:sz="0" w:space="0" w:color="auto"/>
          </w:divBdr>
        </w:div>
        <w:div w:id="308825051">
          <w:marLeft w:val="480"/>
          <w:marRight w:val="0"/>
          <w:marTop w:val="0"/>
          <w:marBottom w:val="0"/>
          <w:divBdr>
            <w:top w:val="none" w:sz="0" w:space="0" w:color="auto"/>
            <w:left w:val="none" w:sz="0" w:space="0" w:color="auto"/>
            <w:bottom w:val="none" w:sz="0" w:space="0" w:color="auto"/>
            <w:right w:val="none" w:sz="0" w:space="0" w:color="auto"/>
          </w:divBdr>
        </w:div>
        <w:div w:id="350029498">
          <w:marLeft w:val="480"/>
          <w:marRight w:val="0"/>
          <w:marTop w:val="0"/>
          <w:marBottom w:val="0"/>
          <w:divBdr>
            <w:top w:val="none" w:sz="0" w:space="0" w:color="auto"/>
            <w:left w:val="none" w:sz="0" w:space="0" w:color="auto"/>
            <w:bottom w:val="none" w:sz="0" w:space="0" w:color="auto"/>
            <w:right w:val="none" w:sz="0" w:space="0" w:color="auto"/>
          </w:divBdr>
        </w:div>
        <w:div w:id="404228295">
          <w:marLeft w:val="480"/>
          <w:marRight w:val="0"/>
          <w:marTop w:val="0"/>
          <w:marBottom w:val="0"/>
          <w:divBdr>
            <w:top w:val="none" w:sz="0" w:space="0" w:color="auto"/>
            <w:left w:val="none" w:sz="0" w:space="0" w:color="auto"/>
            <w:bottom w:val="none" w:sz="0" w:space="0" w:color="auto"/>
            <w:right w:val="none" w:sz="0" w:space="0" w:color="auto"/>
          </w:divBdr>
        </w:div>
        <w:div w:id="506285865">
          <w:marLeft w:val="480"/>
          <w:marRight w:val="0"/>
          <w:marTop w:val="0"/>
          <w:marBottom w:val="0"/>
          <w:divBdr>
            <w:top w:val="none" w:sz="0" w:space="0" w:color="auto"/>
            <w:left w:val="none" w:sz="0" w:space="0" w:color="auto"/>
            <w:bottom w:val="none" w:sz="0" w:space="0" w:color="auto"/>
            <w:right w:val="none" w:sz="0" w:space="0" w:color="auto"/>
          </w:divBdr>
        </w:div>
        <w:div w:id="566306359">
          <w:marLeft w:val="480"/>
          <w:marRight w:val="0"/>
          <w:marTop w:val="0"/>
          <w:marBottom w:val="0"/>
          <w:divBdr>
            <w:top w:val="none" w:sz="0" w:space="0" w:color="auto"/>
            <w:left w:val="none" w:sz="0" w:space="0" w:color="auto"/>
            <w:bottom w:val="none" w:sz="0" w:space="0" w:color="auto"/>
            <w:right w:val="none" w:sz="0" w:space="0" w:color="auto"/>
          </w:divBdr>
        </w:div>
        <w:div w:id="568270218">
          <w:marLeft w:val="480"/>
          <w:marRight w:val="0"/>
          <w:marTop w:val="0"/>
          <w:marBottom w:val="0"/>
          <w:divBdr>
            <w:top w:val="none" w:sz="0" w:space="0" w:color="auto"/>
            <w:left w:val="none" w:sz="0" w:space="0" w:color="auto"/>
            <w:bottom w:val="none" w:sz="0" w:space="0" w:color="auto"/>
            <w:right w:val="none" w:sz="0" w:space="0" w:color="auto"/>
          </w:divBdr>
        </w:div>
        <w:div w:id="575558952">
          <w:marLeft w:val="480"/>
          <w:marRight w:val="0"/>
          <w:marTop w:val="0"/>
          <w:marBottom w:val="0"/>
          <w:divBdr>
            <w:top w:val="none" w:sz="0" w:space="0" w:color="auto"/>
            <w:left w:val="none" w:sz="0" w:space="0" w:color="auto"/>
            <w:bottom w:val="none" w:sz="0" w:space="0" w:color="auto"/>
            <w:right w:val="none" w:sz="0" w:space="0" w:color="auto"/>
          </w:divBdr>
        </w:div>
        <w:div w:id="580650393">
          <w:marLeft w:val="480"/>
          <w:marRight w:val="0"/>
          <w:marTop w:val="0"/>
          <w:marBottom w:val="0"/>
          <w:divBdr>
            <w:top w:val="none" w:sz="0" w:space="0" w:color="auto"/>
            <w:left w:val="none" w:sz="0" w:space="0" w:color="auto"/>
            <w:bottom w:val="none" w:sz="0" w:space="0" w:color="auto"/>
            <w:right w:val="none" w:sz="0" w:space="0" w:color="auto"/>
          </w:divBdr>
        </w:div>
        <w:div w:id="604968383">
          <w:marLeft w:val="480"/>
          <w:marRight w:val="0"/>
          <w:marTop w:val="0"/>
          <w:marBottom w:val="0"/>
          <w:divBdr>
            <w:top w:val="none" w:sz="0" w:space="0" w:color="auto"/>
            <w:left w:val="none" w:sz="0" w:space="0" w:color="auto"/>
            <w:bottom w:val="none" w:sz="0" w:space="0" w:color="auto"/>
            <w:right w:val="none" w:sz="0" w:space="0" w:color="auto"/>
          </w:divBdr>
        </w:div>
        <w:div w:id="654603381">
          <w:marLeft w:val="480"/>
          <w:marRight w:val="0"/>
          <w:marTop w:val="0"/>
          <w:marBottom w:val="0"/>
          <w:divBdr>
            <w:top w:val="none" w:sz="0" w:space="0" w:color="auto"/>
            <w:left w:val="none" w:sz="0" w:space="0" w:color="auto"/>
            <w:bottom w:val="none" w:sz="0" w:space="0" w:color="auto"/>
            <w:right w:val="none" w:sz="0" w:space="0" w:color="auto"/>
          </w:divBdr>
        </w:div>
        <w:div w:id="663515900">
          <w:marLeft w:val="480"/>
          <w:marRight w:val="0"/>
          <w:marTop w:val="0"/>
          <w:marBottom w:val="0"/>
          <w:divBdr>
            <w:top w:val="none" w:sz="0" w:space="0" w:color="auto"/>
            <w:left w:val="none" w:sz="0" w:space="0" w:color="auto"/>
            <w:bottom w:val="none" w:sz="0" w:space="0" w:color="auto"/>
            <w:right w:val="none" w:sz="0" w:space="0" w:color="auto"/>
          </w:divBdr>
        </w:div>
        <w:div w:id="685641215">
          <w:marLeft w:val="480"/>
          <w:marRight w:val="0"/>
          <w:marTop w:val="0"/>
          <w:marBottom w:val="0"/>
          <w:divBdr>
            <w:top w:val="none" w:sz="0" w:space="0" w:color="auto"/>
            <w:left w:val="none" w:sz="0" w:space="0" w:color="auto"/>
            <w:bottom w:val="none" w:sz="0" w:space="0" w:color="auto"/>
            <w:right w:val="none" w:sz="0" w:space="0" w:color="auto"/>
          </w:divBdr>
        </w:div>
        <w:div w:id="739057764">
          <w:marLeft w:val="480"/>
          <w:marRight w:val="0"/>
          <w:marTop w:val="0"/>
          <w:marBottom w:val="0"/>
          <w:divBdr>
            <w:top w:val="none" w:sz="0" w:space="0" w:color="auto"/>
            <w:left w:val="none" w:sz="0" w:space="0" w:color="auto"/>
            <w:bottom w:val="none" w:sz="0" w:space="0" w:color="auto"/>
            <w:right w:val="none" w:sz="0" w:space="0" w:color="auto"/>
          </w:divBdr>
        </w:div>
        <w:div w:id="801968365">
          <w:marLeft w:val="480"/>
          <w:marRight w:val="0"/>
          <w:marTop w:val="0"/>
          <w:marBottom w:val="0"/>
          <w:divBdr>
            <w:top w:val="none" w:sz="0" w:space="0" w:color="auto"/>
            <w:left w:val="none" w:sz="0" w:space="0" w:color="auto"/>
            <w:bottom w:val="none" w:sz="0" w:space="0" w:color="auto"/>
            <w:right w:val="none" w:sz="0" w:space="0" w:color="auto"/>
          </w:divBdr>
        </w:div>
        <w:div w:id="881865716">
          <w:marLeft w:val="480"/>
          <w:marRight w:val="0"/>
          <w:marTop w:val="0"/>
          <w:marBottom w:val="0"/>
          <w:divBdr>
            <w:top w:val="none" w:sz="0" w:space="0" w:color="auto"/>
            <w:left w:val="none" w:sz="0" w:space="0" w:color="auto"/>
            <w:bottom w:val="none" w:sz="0" w:space="0" w:color="auto"/>
            <w:right w:val="none" w:sz="0" w:space="0" w:color="auto"/>
          </w:divBdr>
        </w:div>
      </w:divsChild>
    </w:div>
    <w:div w:id="308217564">
      <w:bodyDiv w:val="1"/>
      <w:marLeft w:val="0"/>
      <w:marRight w:val="0"/>
      <w:marTop w:val="0"/>
      <w:marBottom w:val="0"/>
      <w:divBdr>
        <w:top w:val="none" w:sz="0" w:space="0" w:color="auto"/>
        <w:left w:val="none" w:sz="0" w:space="0" w:color="auto"/>
        <w:bottom w:val="none" w:sz="0" w:space="0" w:color="auto"/>
        <w:right w:val="none" w:sz="0" w:space="0" w:color="auto"/>
      </w:divBdr>
    </w:div>
    <w:div w:id="308246025">
      <w:bodyDiv w:val="1"/>
      <w:marLeft w:val="0"/>
      <w:marRight w:val="0"/>
      <w:marTop w:val="0"/>
      <w:marBottom w:val="0"/>
      <w:divBdr>
        <w:top w:val="none" w:sz="0" w:space="0" w:color="auto"/>
        <w:left w:val="none" w:sz="0" w:space="0" w:color="auto"/>
        <w:bottom w:val="none" w:sz="0" w:space="0" w:color="auto"/>
        <w:right w:val="none" w:sz="0" w:space="0" w:color="auto"/>
      </w:divBdr>
    </w:div>
    <w:div w:id="308292719">
      <w:bodyDiv w:val="1"/>
      <w:marLeft w:val="0"/>
      <w:marRight w:val="0"/>
      <w:marTop w:val="0"/>
      <w:marBottom w:val="0"/>
      <w:divBdr>
        <w:top w:val="none" w:sz="0" w:space="0" w:color="auto"/>
        <w:left w:val="none" w:sz="0" w:space="0" w:color="auto"/>
        <w:bottom w:val="none" w:sz="0" w:space="0" w:color="auto"/>
        <w:right w:val="none" w:sz="0" w:space="0" w:color="auto"/>
      </w:divBdr>
    </w:div>
    <w:div w:id="308365675">
      <w:bodyDiv w:val="1"/>
      <w:marLeft w:val="0"/>
      <w:marRight w:val="0"/>
      <w:marTop w:val="0"/>
      <w:marBottom w:val="0"/>
      <w:divBdr>
        <w:top w:val="none" w:sz="0" w:space="0" w:color="auto"/>
        <w:left w:val="none" w:sz="0" w:space="0" w:color="auto"/>
        <w:bottom w:val="none" w:sz="0" w:space="0" w:color="auto"/>
        <w:right w:val="none" w:sz="0" w:space="0" w:color="auto"/>
      </w:divBdr>
    </w:div>
    <w:div w:id="308440657">
      <w:bodyDiv w:val="1"/>
      <w:marLeft w:val="0"/>
      <w:marRight w:val="0"/>
      <w:marTop w:val="0"/>
      <w:marBottom w:val="0"/>
      <w:divBdr>
        <w:top w:val="none" w:sz="0" w:space="0" w:color="auto"/>
        <w:left w:val="none" w:sz="0" w:space="0" w:color="auto"/>
        <w:bottom w:val="none" w:sz="0" w:space="0" w:color="auto"/>
        <w:right w:val="none" w:sz="0" w:space="0" w:color="auto"/>
      </w:divBdr>
    </w:div>
    <w:div w:id="308481153">
      <w:bodyDiv w:val="1"/>
      <w:marLeft w:val="0"/>
      <w:marRight w:val="0"/>
      <w:marTop w:val="0"/>
      <w:marBottom w:val="0"/>
      <w:divBdr>
        <w:top w:val="none" w:sz="0" w:space="0" w:color="auto"/>
        <w:left w:val="none" w:sz="0" w:space="0" w:color="auto"/>
        <w:bottom w:val="none" w:sz="0" w:space="0" w:color="auto"/>
        <w:right w:val="none" w:sz="0" w:space="0" w:color="auto"/>
      </w:divBdr>
    </w:div>
    <w:div w:id="308555874">
      <w:bodyDiv w:val="1"/>
      <w:marLeft w:val="0"/>
      <w:marRight w:val="0"/>
      <w:marTop w:val="0"/>
      <w:marBottom w:val="0"/>
      <w:divBdr>
        <w:top w:val="none" w:sz="0" w:space="0" w:color="auto"/>
        <w:left w:val="none" w:sz="0" w:space="0" w:color="auto"/>
        <w:bottom w:val="none" w:sz="0" w:space="0" w:color="auto"/>
        <w:right w:val="none" w:sz="0" w:space="0" w:color="auto"/>
      </w:divBdr>
    </w:div>
    <w:div w:id="308561925">
      <w:bodyDiv w:val="1"/>
      <w:marLeft w:val="0"/>
      <w:marRight w:val="0"/>
      <w:marTop w:val="0"/>
      <w:marBottom w:val="0"/>
      <w:divBdr>
        <w:top w:val="none" w:sz="0" w:space="0" w:color="auto"/>
        <w:left w:val="none" w:sz="0" w:space="0" w:color="auto"/>
        <w:bottom w:val="none" w:sz="0" w:space="0" w:color="auto"/>
        <w:right w:val="none" w:sz="0" w:space="0" w:color="auto"/>
      </w:divBdr>
    </w:div>
    <w:div w:id="308562537">
      <w:bodyDiv w:val="1"/>
      <w:marLeft w:val="0"/>
      <w:marRight w:val="0"/>
      <w:marTop w:val="0"/>
      <w:marBottom w:val="0"/>
      <w:divBdr>
        <w:top w:val="none" w:sz="0" w:space="0" w:color="auto"/>
        <w:left w:val="none" w:sz="0" w:space="0" w:color="auto"/>
        <w:bottom w:val="none" w:sz="0" w:space="0" w:color="auto"/>
        <w:right w:val="none" w:sz="0" w:space="0" w:color="auto"/>
      </w:divBdr>
      <w:divsChild>
        <w:div w:id="821698576">
          <w:marLeft w:val="480"/>
          <w:marRight w:val="0"/>
          <w:marTop w:val="0"/>
          <w:marBottom w:val="0"/>
          <w:divBdr>
            <w:top w:val="none" w:sz="0" w:space="0" w:color="auto"/>
            <w:left w:val="none" w:sz="0" w:space="0" w:color="auto"/>
            <w:bottom w:val="none" w:sz="0" w:space="0" w:color="auto"/>
            <w:right w:val="none" w:sz="0" w:space="0" w:color="auto"/>
          </w:divBdr>
        </w:div>
        <w:div w:id="759982929">
          <w:marLeft w:val="480"/>
          <w:marRight w:val="0"/>
          <w:marTop w:val="0"/>
          <w:marBottom w:val="0"/>
          <w:divBdr>
            <w:top w:val="none" w:sz="0" w:space="0" w:color="auto"/>
            <w:left w:val="none" w:sz="0" w:space="0" w:color="auto"/>
            <w:bottom w:val="none" w:sz="0" w:space="0" w:color="auto"/>
            <w:right w:val="none" w:sz="0" w:space="0" w:color="auto"/>
          </w:divBdr>
        </w:div>
        <w:div w:id="1143811566">
          <w:marLeft w:val="480"/>
          <w:marRight w:val="0"/>
          <w:marTop w:val="0"/>
          <w:marBottom w:val="0"/>
          <w:divBdr>
            <w:top w:val="none" w:sz="0" w:space="0" w:color="auto"/>
            <w:left w:val="none" w:sz="0" w:space="0" w:color="auto"/>
            <w:bottom w:val="none" w:sz="0" w:space="0" w:color="auto"/>
            <w:right w:val="none" w:sz="0" w:space="0" w:color="auto"/>
          </w:divBdr>
        </w:div>
        <w:div w:id="631714770">
          <w:marLeft w:val="480"/>
          <w:marRight w:val="0"/>
          <w:marTop w:val="0"/>
          <w:marBottom w:val="0"/>
          <w:divBdr>
            <w:top w:val="none" w:sz="0" w:space="0" w:color="auto"/>
            <w:left w:val="none" w:sz="0" w:space="0" w:color="auto"/>
            <w:bottom w:val="none" w:sz="0" w:space="0" w:color="auto"/>
            <w:right w:val="none" w:sz="0" w:space="0" w:color="auto"/>
          </w:divBdr>
        </w:div>
        <w:div w:id="601686691">
          <w:marLeft w:val="480"/>
          <w:marRight w:val="0"/>
          <w:marTop w:val="0"/>
          <w:marBottom w:val="0"/>
          <w:divBdr>
            <w:top w:val="none" w:sz="0" w:space="0" w:color="auto"/>
            <w:left w:val="none" w:sz="0" w:space="0" w:color="auto"/>
            <w:bottom w:val="none" w:sz="0" w:space="0" w:color="auto"/>
            <w:right w:val="none" w:sz="0" w:space="0" w:color="auto"/>
          </w:divBdr>
        </w:div>
        <w:div w:id="801192954">
          <w:marLeft w:val="480"/>
          <w:marRight w:val="0"/>
          <w:marTop w:val="0"/>
          <w:marBottom w:val="0"/>
          <w:divBdr>
            <w:top w:val="none" w:sz="0" w:space="0" w:color="auto"/>
            <w:left w:val="none" w:sz="0" w:space="0" w:color="auto"/>
            <w:bottom w:val="none" w:sz="0" w:space="0" w:color="auto"/>
            <w:right w:val="none" w:sz="0" w:space="0" w:color="auto"/>
          </w:divBdr>
        </w:div>
        <w:div w:id="452332238">
          <w:marLeft w:val="480"/>
          <w:marRight w:val="0"/>
          <w:marTop w:val="0"/>
          <w:marBottom w:val="0"/>
          <w:divBdr>
            <w:top w:val="none" w:sz="0" w:space="0" w:color="auto"/>
            <w:left w:val="none" w:sz="0" w:space="0" w:color="auto"/>
            <w:bottom w:val="none" w:sz="0" w:space="0" w:color="auto"/>
            <w:right w:val="none" w:sz="0" w:space="0" w:color="auto"/>
          </w:divBdr>
        </w:div>
        <w:div w:id="1776752959">
          <w:marLeft w:val="480"/>
          <w:marRight w:val="0"/>
          <w:marTop w:val="0"/>
          <w:marBottom w:val="0"/>
          <w:divBdr>
            <w:top w:val="none" w:sz="0" w:space="0" w:color="auto"/>
            <w:left w:val="none" w:sz="0" w:space="0" w:color="auto"/>
            <w:bottom w:val="none" w:sz="0" w:space="0" w:color="auto"/>
            <w:right w:val="none" w:sz="0" w:space="0" w:color="auto"/>
          </w:divBdr>
        </w:div>
        <w:div w:id="382681770">
          <w:marLeft w:val="480"/>
          <w:marRight w:val="0"/>
          <w:marTop w:val="0"/>
          <w:marBottom w:val="0"/>
          <w:divBdr>
            <w:top w:val="none" w:sz="0" w:space="0" w:color="auto"/>
            <w:left w:val="none" w:sz="0" w:space="0" w:color="auto"/>
            <w:bottom w:val="none" w:sz="0" w:space="0" w:color="auto"/>
            <w:right w:val="none" w:sz="0" w:space="0" w:color="auto"/>
          </w:divBdr>
        </w:div>
        <w:div w:id="1618413565">
          <w:marLeft w:val="480"/>
          <w:marRight w:val="0"/>
          <w:marTop w:val="0"/>
          <w:marBottom w:val="0"/>
          <w:divBdr>
            <w:top w:val="none" w:sz="0" w:space="0" w:color="auto"/>
            <w:left w:val="none" w:sz="0" w:space="0" w:color="auto"/>
            <w:bottom w:val="none" w:sz="0" w:space="0" w:color="auto"/>
            <w:right w:val="none" w:sz="0" w:space="0" w:color="auto"/>
          </w:divBdr>
        </w:div>
        <w:div w:id="776828042">
          <w:marLeft w:val="480"/>
          <w:marRight w:val="0"/>
          <w:marTop w:val="0"/>
          <w:marBottom w:val="0"/>
          <w:divBdr>
            <w:top w:val="none" w:sz="0" w:space="0" w:color="auto"/>
            <w:left w:val="none" w:sz="0" w:space="0" w:color="auto"/>
            <w:bottom w:val="none" w:sz="0" w:space="0" w:color="auto"/>
            <w:right w:val="none" w:sz="0" w:space="0" w:color="auto"/>
          </w:divBdr>
        </w:div>
        <w:div w:id="56242967">
          <w:marLeft w:val="480"/>
          <w:marRight w:val="0"/>
          <w:marTop w:val="0"/>
          <w:marBottom w:val="0"/>
          <w:divBdr>
            <w:top w:val="none" w:sz="0" w:space="0" w:color="auto"/>
            <w:left w:val="none" w:sz="0" w:space="0" w:color="auto"/>
            <w:bottom w:val="none" w:sz="0" w:space="0" w:color="auto"/>
            <w:right w:val="none" w:sz="0" w:space="0" w:color="auto"/>
          </w:divBdr>
        </w:div>
        <w:div w:id="1931161529">
          <w:marLeft w:val="480"/>
          <w:marRight w:val="0"/>
          <w:marTop w:val="0"/>
          <w:marBottom w:val="0"/>
          <w:divBdr>
            <w:top w:val="none" w:sz="0" w:space="0" w:color="auto"/>
            <w:left w:val="none" w:sz="0" w:space="0" w:color="auto"/>
            <w:bottom w:val="none" w:sz="0" w:space="0" w:color="auto"/>
            <w:right w:val="none" w:sz="0" w:space="0" w:color="auto"/>
          </w:divBdr>
        </w:div>
        <w:div w:id="365328663">
          <w:marLeft w:val="480"/>
          <w:marRight w:val="0"/>
          <w:marTop w:val="0"/>
          <w:marBottom w:val="0"/>
          <w:divBdr>
            <w:top w:val="none" w:sz="0" w:space="0" w:color="auto"/>
            <w:left w:val="none" w:sz="0" w:space="0" w:color="auto"/>
            <w:bottom w:val="none" w:sz="0" w:space="0" w:color="auto"/>
            <w:right w:val="none" w:sz="0" w:space="0" w:color="auto"/>
          </w:divBdr>
        </w:div>
        <w:div w:id="1147435352">
          <w:marLeft w:val="480"/>
          <w:marRight w:val="0"/>
          <w:marTop w:val="0"/>
          <w:marBottom w:val="0"/>
          <w:divBdr>
            <w:top w:val="none" w:sz="0" w:space="0" w:color="auto"/>
            <w:left w:val="none" w:sz="0" w:space="0" w:color="auto"/>
            <w:bottom w:val="none" w:sz="0" w:space="0" w:color="auto"/>
            <w:right w:val="none" w:sz="0" w:space="0" w:color="auto"/>
          </w:divBdr>
        </w:div>
        <w:div w:id="1815486244">
          <w:marLeft w:val="480"/>
          <w:marRight w:val="0"/>
          <w:marTop w:val="0"/>
          <w:marBottom w:val="0"/>
          <w:divBdr>
            <w:top w:val="none" w:sz="0" w:space="0" w:color="auto"/>
            <w:left w:val="none" w:sz="0" w:space="0" w:color="auto"/>
            <w:bottom w:val="none" w:sz="0" w:space="0" w:color="auto"/>
            <w:right w:val="none" w:sz="0" w:space="0" w:color="auto"/>
          </w:divBdr>
        </w:div>
        <w:div w:id="1157377426">
          <w:marLeft w:val="480"/>
          <w:marRight w:val="0"/>
          <w:marTop w:val="0"/>
          <w:marBottom w:val="0"/>
          <w:divBdr>
            <w:top w:val="none" w:sz="0" w:space="0" w:color="auto"/>
            <w:left w:val="none" w:sz="0" w:space="0" w:color="auto"/>
            <w:bottom w:val="none" w:sz="0" w:space="0" w:color="auto"/>
            <w:right w:val="none" w:sz="0" w:space="0" w:color="auto"/>
          </w:divBdr>
        </w:div>
        <w:div w:id="1561404769">
          <w:marLeft w:val="480"/>
          <w:marRight w:val="0"/>
          <w:marTop w:val="0"/>
          <w:marBottom w:val="0"/>
          <w:divBdr>
            <w:top w:val="none" w:sz="0" w:space="0" w:color="auto"/>
            <w:left w:val="none" w:sz="0" w:space="0" w:color="auto"/>
            <w:bottom w:val="none" w:sz="0" w:space="0" w:color="auto"/>
            <w:right w:val="none" w:sz="0" w:space="0" w:color="auto"/>
          </w:divBdr>
        </w:div>
        <w:div w:id="746268620">
          <w:marLeft w:val="480"/>
          <w:marRight w:val="0"/>
          <w:marTop w:val="0"/>
          <w:marBottom w:val="0"/>
          <w:divBdr>
            <w:top w:val="none" w:sz="0" w:space="0" w:color="auto"/>
            <w:left w:val="none" w:sz="0" w:space="0" w:color="auto"/>
            <w:bottom w:val="none" w:sz="0" w:space="0" w:color="auto"/>
            <w:right w:val="none" w:sz="0" w:space="0" w:color="auto"/>
          </w:divBdr>
        </w:div>
        <w:div w:id="1370298424">
          <w:marLeft w:val="480"/>
          <w:marRight w:val="0"/>
          <w:marTop w:val="0"/>
          <w:marBottom w:val="0"/>
          <w:divBdr>
            <w:top w:val="none" w:sz="0" w:space="0" w:color="auto"/>
            <w:left w:val="none" w:sz="0" w:space="0" w:color="auto"/>
            <w:bottom w:val="none" w:sz="0" w:space="0" w:color="auto"/>
            <w:right w:val="none" w:sz="0" w:space="0" w:color="auto"/>
          </w:divBdr>
        </w:div>
        <w:div w:id="616983730">
          <w:marLeft w:val="480"/>
          <w:marRight w:val="0"/>
          <w:marTop w:val="0"/>
          <w:marBottom w:val="0"/>
          <w:divBdr>
            <w:top w:val="none" w:sz="0" w:space="0" w:color="auto"/>
            <w:left w:val="none" w:sz="0" w:space="0" w:color="auto"/>
            <w:bottom w:val="none" w:sz="0" w:space="0" w:color="auto"/>
            <w:right w:val="none" w:sz="0" w:space="0" w:color="auto"/>
          </w:divBdr>
        </w:div>
        <w:div w:id="1039355631">
          <w:marLeft w:val="480"/>
          <w:marRight w:val="0"/>
          <w:marTop w:val="0"/>
          <w:marBottom w:val="0"/>
          <w:divBdr>
            <w:top w:val="none" w:sz="0" w:space="0" w:color="auto"/>
            <w:left w:val="none" w:sz="0" w:space="0" w:color="auto"/>
            <w:bottom w:val="none" w:sz="0" w:space="0" w:color="auto"/>
            <w:right w:val="none" w:sz="0" w:space="0" w:color="auto"/>
          </w:divBdr>
        </w:div>
        <w:div w:id="521826114">
          <w:marLeft w:val="480"/>
          <w:marRight w:val="0"/>
          <w:marTop w:val="0"/>
          <w:marBottom w:val="0"/>
          <w:divBdr>
            <w:top w:val="none" w:sz="0" w:space="0" w:color="auto"/>
            <w:left w:val="none" w:sz="0" w:space="0" w:color="auto"/>
            <w:bottom w:val="none" w:sz="0" w:space="0" w:color="auto"/>
            <w:right w:val="none" w:sz="0" w:space="0" w:color="auto"/>
          </w:divBdr>
        </w:div>
        <w:div w:id="1106774273">
          <w:marLeft w:val="480"/>
          <w:marRight w:val="0"/>
          <w:marTop w:val="0"/>
          <w:marBottom w:val="0"/>
          <w:divBdr>
            <w:top w:val="none" w:sz="0" w:space="0" w:color="auto"/>
            <w:left w:val="none" w:sz="0" w:space="0" w:color="auto"/>
            <w:bottom w:val="none" w:sz="0" w:space="0" w:color="auto"/>
            <w:right w:val="none" w:sz="0" w:space="0" w:color="auto"/>
          </w:divBdr>
        </w:div>
        <w:div w:id="1465586107">
          <w:marLeft w:val="480"/>
          <w:marRight w:val="0"/>
          <w:marTop w:val="0"/>
          <w:marBottom w:val="0"/>
          <w:divBdr>
            <w:top w:val="none" w:sz="0" w:space="0" w:color="auto"/>
            <w:left w:val="none" w:sz="0" w:space="0" w:color="auto"/>
            <w:bottom w:val="none" w:sz="0" w:space="0" w:color="auto"/>
            <w:right w:val="none" w:sz="0" w:space="0" w:color="auto"/>
          </w:divBdr>
        </w:div>
        <w:div w:id="276371284">
          <w:marLeft w:val="480"/>
          <w:marRight w:val="0"/>
          <w:marTop w:val="0"/>
          <w:marBottom w:val="0"/>
          <w:divBdr>
            <w:top w:val="none" w:sz="0" w:space="0" w:color="auto"/>
            <w:left w:val="none" w:sz="0" w:space="0" w:color="auto"/>
            <w:bottom w:val="none" w:sz="0" w:space="0" w:color="auto"/>
            <w:right w:val="none" w:sz="0" w:space="0" w:color="auto"/>
          </w:divBdr>
        </w:div>
        <w:div w:id="525796368">
          <w:marLeft w:val="480"/>
          <w:marRight w:val="0"/>
          <w:marTop w:val="0"/>
          <w:marBottom w:val="0"/>
          <w:divBdr>
            <w:top w:val="none" w:sz="0" w:space="0" w:color="auto"/>
            <w:left w:val="none" w:sz="0" w:space="0" w:color="auto"/>
            <w:bottom w:val="none" w:sz="0" w:space="0" w:color="auto"/>
            <w:right w:val="none" w:sz="0" w:space="0" w:color="auto"/>
          </w:divBdr>
        </w:div>
        <w:div w:id="179199072">
          <w:marLeft w:val="480"/>
          <w:marRight w:val="0"/>
          <w:marTop w:val="0"/>
          <w:marBottom w:val="0"/>
          <w:divBdr>
            <w:top w:val="none" w:sz="0" w:space="0" w:color="auto"/>
            <w:left w:val="none" w:sz="0" w:space="0" w:color="auto"/>
            <w:bottom w:val="none" w:sz="0" w:space="0" w:color="auto"/>
            <w:right w:val="none" w:sz="0" w:space="0" w:color="auto"/>
          </w:divBdr>
        </w:div>
        <w:div w:id="1880313502">
          <w:marLeft w:val="480"/>
          <w:marRight w:val="0"/>
          <w:marTop w:val="0"/>
          <w:marBottom w:val="0"/>
          <w:divBdr>
            <w:top w:val="none" w:sz="0" w:space="0" w:color="auto"/>
            <w:left w:val="none" w:sz="0" w:space="0" w:color="auto"/>
            <w:bottom w:val="none" w:sz="0" w:space="0" w:color="auto"/>
            <w:right w:val="none" w:sz="0" w:space="0" w:color="auto"/>
          </w:divBdr>
        </w:div>
        <w:div w:id="14187989">
          <w:marLeft w:val="480"/>
          <w:marRight w:val="0"/>
          <w:marTop w:val="0"/>
          <w:marBottom w:val="0"/>
          <w:divBdr>
            <w:top w:val="none" w:sz="0" w:space="0" w:color="auto"/>
            <w:left w:val="none" w:sz="0" w:space="0" w:color="auto"/>
            <w:bottom w:val="none" w:sz="0" w:space="0" w:color="auto"/>
            <w:right w:val="none" w:sz="0" w:space="0" w:color="auto"/>
          </w:divBdr>
        </w:div>
        <w:div w:id="949362815">
          <w:marLeft w:val="480"/>
          <w:marRight w:val="0"/>
          <w:marTop w:val="0"/>
          <w:marBottom w:val="0"/>
          <w:divBdr>
            <w:top w:val="none" w:sz="0" w:space="0" w:color="auto"/>
            <w:left w:val="none" w:sz="0" w:space="0" w:color="auto"/>
            <w:bottom w:val="none" w:sz="0" w:space="0" w:color="auto"/>
            <w:right w:val="none" w:sz="0" w:space="0" w:color="auto"/>
          </w:divBdr>
        </w:div>
        <w:div w:id="1932860122">
          <w:marLeft w:val="480"/>
          <w:marRight w:val="0"/>
          <w:marTop w:val="0"/>
          <w:marBottom w:val="0"/>
          <w:divBdr>
            <w:top w:val="none" w:sz="0" w:space="0" w:color="auto"/>
            <w:left w:val="none" w:sz="0" w:space="0" w:color="auto"/>
            <w:bottom w:val="none" w:sz="0" w:space="0" w:color="auto"/>
            <w:right w:val="none" w:sz="0" w:space="0" w:color="auto"/>
          </w:divBdr>
        </w:div>
        <w:div w:id="2022732720">
          <w:marLeft w:val="480"/>
          <w:marRight w:val="0"/>
          <w:marTop w:val="0"/>
          <w:marBottom w:val="0"/>
          <w:divBdr>
            <w:top w:val="none" w:sz="0" w:space="0" w:color="auto"/>
            <w:left w:val="none" w:sz="0" w:space="0" w:color="auto"/>
            <w:bottom w:val="none" w:sz="0" w:space="0" w:color="auto"/>
            <w:right w:val="none" w:sz="0" w:space="0" w:color="auto"/>
          </w:divBdr>
        </w:div>
        <w:div w:id="1670131607">
          <w:marLeft w:val="480"/>
          <w:marRight w:val="0"/>
          <w:marTop w:val="0"/>
          <w:marBottom w:val="0"/>
          <w:divBdr>
            <w:top w:val="none" w:sz="0" w:space="0" w:color="auto"/>
            <w:left w:val="none" w:sz="0" w:space="0" w:color="auto"/>
            <w:bottom w:val="none" w:sz="0" w:space="0" w:color="auto"/>
            <w:right w:val="none" w:sz="0" w:space="0" w:color="auto"/>
          </w:divBdr>
        </w:div>
        <w:div w:id="1769082313">
          <w:marLeft w:val="480"/>
          <w:marRight w:val="0"/>
          <w:marTop w:val="0"/>
          <w:marBottom w:val="0"/>
          <w:divBdr>
            <w:top w:val="none" w:sz="0" w:space="0" w:color="auto"/>
            <w:left w:val="none" w:sz="0" w:space="0" w:color="auto"/>
            <w:bottom w:val="none" w:sz="0" w:space="0" w:color="auto"/>
            <w:right w:val="none" w:sz="0" w:space="0" w:color="auto"/>
          </w:divBdr>
        </w:div>
        <w:div w:id="682703692">
          <w:marLeft w:val="480"/>
          <w:marRight w:val="0"/>
          <w:marTop w:val="0"/>
          <w:marBottom w:val="0"/>
          <w:divBdr>
            <w:top w:val="none" w:sz="0" w:space="0" w:color="auto"/>
            <w:left w:val="none" w:sz="0" w:space="0" w:color="auto"/>
            <w:bottom w:val="none" w:sz="0" w:space="0" w:color="auto"/>
            <w:right w:val="none" w:sz="0" w:space="0" w:color="auto"/>
          </w:divBdr>
        </w:div>
        <w:div w:id="512843428">
          <w:marLeft w:val="480"/>
          <w:marRight w:val="0"/>
          <w:marTop w:val="0"/>
          <w:marBottom w:val="0"/>
          <w:divBdr>
            <w:top w:val="none" w:sz="0" w:space="0" w:color="auto"/>
            <w:left w:val="none" w:sz="0" w:space="0" w:color="auto"/>
            <w:bottom w:val="none" w:sz="0" w:space="0" w:color="auto"/>
            <w:right w:val="none" w:sz="0" w:space="0" w:color="auto"/>
          </w:divBdr>
        </w:div>
        <w:div w:id="1644384769">
          <w:marLeft w:val="480"/>
          <w:marRight w:val="0"/>
          <w:marTop w:val="0"/>
          <w:marBottom w:val="0"/>
          <w:divBdr>
            <w:top w:val="none" w:sz="0" w:space="0" w:color="auto"/>
            <w:left w:val="none" w:sz="0" w:space="0" w:color="auto"/>
            <w:bottom w:val="none" w:sz="0" w:space="0" w:color="auto"/>
            <w:right w:val="none" w:sz="0" w:space="0" w:color="auto"/>
          </w:divBdr>
        </w:div>
        <w:div w:id="986084154">
          <w:marLeft w:val="480"/>
          <w:marRight w:val="0"/>
          <w:marTop w:val="0"/>
          <w:marBottom w:val="0"/>
          <w:divBdr>
            <w:top w:val="none" w:sz="0" w:space="0" w:color="auto"/>
            <w:left w:val="none" w:sz="0" w:space="0" w:color="auto"/>
            <w:bottom w:val="none" w:sz="0" w:space="0" w:color="auto"/>
            <w:right w:val="none" w:sz="0" w:space="0" w:color="auto"/>
          </w:divBdr>
        </w:div>
        <w:div w:id="1920213559">
          <w:marLeft w:val="480"/>
          <w:marRight w:val="0"/>
          <w:marTop w:val="0"/>
          <w:marBottom w:val="0"/>
          <w:divBdr>
            <w:top w:val="none" w:sz="0" w:space="0" w:color="auto"/>
            <w:left w:val="none" w:sz="0" w:space="0" w:color="auto"/>
            <w:bottom w:val="none" w:sz="0" w:space="0" w:color="auto"/>
            <w:right w:val="none" w:sz="0" w:space="0" w:color="auto"/>
          </w:divBdr>
        </w:div>
        <w:div w:id="197400389">
          <w:marLeft w:val="480"/>
          <w:marRight w:val="0"/>
          <w:marTop w:val="0"/>
          <w:marBottom w:val="0"/>
          <w:divBdr>
            <w:top w:val="none" w:sz="0" w:space="0" w:color="auto"/>
            <w:left w:val="none" w:sz="0" w:space="0" w:color="auto"/>
            <w:bottom w:val="none" w:sz="0" w:space="0" w:color="auto"/>
            <w:right w:val="none" w:sz="0" w:space="0" w:color="auto"/>
          </w:divBdr>
        </w:div>
        <w:div w:id="1119911388">
          <w:marLeft w:val="480"/>
          <w:marRight w:val="0"/>
          <w:marTop w:val="0"/>
          <w:marBottom w:val="0"/>
          <w:divBdr>
            <w:top w:val="none" w:sz="0" w:space="0" w:color="auto"/>
            <w:left w:val="none" w:sz="0" w:space="0" w:color="auto"/>
            <w:bottom w:val="none" w:sz="0" w:space="0" w:color="auto"/>
            <w:right w:val="none" w:sz="0" w:space="0" w:color="auto"/>
          </w:divBdr>
        </w:div>
        <w:div w:id="1144393076">
          <w:marLeft w:val="480"/>
          <w:marRight w:val="0"/>
          <w:marTop w:val="0"/>
          <w:marBottom w:val="0"/>
          <w:divBdr>
            <w:top w:val="none" w:sz="0" w:space="0" w:color="auto"/>
            <w:left w:val="none" w:sz="0" w:space="0" w:color="auto"/>
            <w:bottom w:val="none" w:sz="0" w:space="0" w:color="auto"/>
            <w:right w:val="none" w:sz="0" w:space="0" w:color="auto"/>
          </w:divBdr>
        </w:div>
        <w:div w:id="296421408">
          <w:marLeft w:val="480"/>
          <w:marRight w:val="0"/>
          <w:marTop w:val="0"/>
          <w:marBottom w:val="0"/>
          <w:divBdr>
            <w:top w:val="none" w:sz="0" w:space="0" w:color="auto"/>
            <w:left w:val="none" w:sz="0" w:space="0" w:color="auto"/>
            <w:bottom w:val="none" w:sz="0" w:space="0" w:color="auto"/>
            <w:right w:val="none" w:sz="0" w:space="0" w:color="auto"/>
          </w:divBdr>
        </w:div>
        <w:div w:id="1290434176">
          <w:marLeft w:val="480"/>
          <w:marRight w:val="0"/>
          <w:marTop w:val="0"/>
          <w:marBottom w:val="0"/>
          <w:divBdr>
            <w:top w:val="none" w:sz="0" w:space="0" w:color="auto"/>
            <w:left w:val="none" w:sz="0" w:space="0" w:color="auto"/>
            <w:bottom w:val="none" w:sz="0" w:space="0" w:color="auto"/>
            <w:right w:val="none" w:sz="0" w:space="0" w:color="auto"/>
          </w:divBdr>
        </w:div>
        <w:div w:id="67390670">
          <w:marLeft w:val="480"/>
          <w:marRight w:val="0"/>
          <w:marTop w:val="0"/>
          <w:marBottom w:val="0"/>
          <w:divBdr>
            <w:top w:val="none" w:sz="0" w:space="0" w:color="auto"/>
            <w:left w:val="none" w:sz="0" w:space="0" w:color="auto"/>
            <w:bottom w:val="none" w:sz="0" w:space="0" w:color="auto"/>
            <w:right w:val="none" w:sz="0" w:space="0" w:color="auto"/>
          </w:divBdr>
        </w:div>
        <w:div w:id="2008482225">
          <w:marLeft w:val="480"/>
          <w:marRight w:val="0"/>
          <w:marTop w:val="0"/>
          <w:marBottom w:val="0"/>
          <w:divBdr>
            <w:top w:val="none" w:sz="0" w:space="0" w:color="auto"/>
            <w:left w:val="none" w:sz="0" w:space="0" w:color="auto"/>
            <w:bottom w:val="none" w:sz="0" w:space="0" w:color="auto"/>
            <w:right w:val="none" w:sz="0" w:space="0" w:color="auto"/>
          </w:divBdr>
        </w:div>
        <w:div w:id="1223754127">
          <w:marLeft w:val="480"/>
          <w:marRight w:val="0"/>
          <w:marTop w:val="0"/>
          <w:marBottom w:val="0"/>
          <w:divBdr>
            <w:top w:val="none" w:sz="0" w:space="0" w:color="auto"/>
            <w:left w:val="none" w:sz="0" w:space="0" w:color="auto"/>
            <w:bottom w:val="none" w:sz="0" w:space="0" w:color="auto"/>
            <w:right w:val="none" w:sz="0" w:space="0" w:color="auto"/>
          </w:divBdr>
        </w:div>
        <w:div w:id="1111047394">
          <w:marLeft w:val="480"/>
          <w:marRight w:val="0"/>
          <w:marTop w:val="0"/>
          <w:marBottom w:val="0"/>
          <w:divBdr>
            <w:top w:val="none" w:sz="0" w:space="0" w:color="auto"/>
            <w:left w:val="none" w:sz="0" w:space="0" w:color="auto"/>
            <w:bottom w:val="none" w:sz="0" w:space="0" w:color="auto"/>
            <w:right w:val="none" w:sz="0" w:space="0" w:color="auto"/>
          </w:divBdr>
        </w:div>
        <w:div w:id="368921997">
          <w:marLeft w:val="480"/>
          <w:marRight w:val="0"/>
          <w:marTop w:val="0"/>
          <w:marBottom w:val="0"/>
          <w:divBdr>
            <w:top w:val="none" w:sz="0" w:space="0" w:color="auto"/>
            <w:left w:val="none" w:sz="0" w:space="0" w:color="auto"/>
            <w:bottom w:val="none" w:sz="0" w:space="0" w:color="auto"/>
            <w:right w:val="none" w:sz="0" w:space="0" w:color="auto"/>
          </w:divBdr>
        </w:div>
        <w:div w:id="1440950127">
          <w:marLeft w:val="480"/>
          <w:marRight w:val="0"/>
          <w:marTop w:val="0"/>
          <w:marBottom w:val="0"/>
          <w:divBdr>
            <w:top w:val="none" w:sz="0" w:space="0" w:color="auto"/>
            <w:left w:val="none" w:sz="0" w:space="0" w:color="auto"/>
            <w:bottom w:val="none" w:sz="0" w:space="0" w:color="auto"/>
            <w:right w:val="none" w:sz="0" w:space="0" w:color="auto"/>
          </w:divBdr>
        </w:div>
        <w:div w:id="627275566">
          <w:marLeft w:val="480"/>
          <w:marRight w:val="0"/>
          <w:marTop w:val="0"/>
          <w:marBottom w:val="0"/>
          <w:divBdr>
            <w:top w:val="none" w:sz="0" w:space="0" w:color="auto"/>
            <w:left w:val="none" w:sz="0" w:space="0" w:color="auto"/>
            <w:bottom w:val="none" w:sz="0" w:space="0" w:color="auto"/>
            <w:right w:val="none" w:sz="0" w:space="0" w:color="auto"/>
          </w:divBdr>
        </w:div>
        <w:div w:id="497843974">
          <w:marLeft w:val="480"/>
          <w:marRight w:val="0"/>
          <w:marTop w:val="0"/>
          <w:marBottom w:val="0"/>
          <w:divBdr>
            <w:top w:val="none" w:sz="0" w:space="0" w:color="auto"/>
            <w:left w:val="none" w:sz="0" w:space="0" w:color="auto"/>
            <w:bottom w:val="none" w:sz="0" w:space="0" w:color="auto"/>
            <w:right w:val="none" w:sz="0" w:space="0" w:color="auto"/>
          </w:divBdr>
        </w:div>
        <w:div w:id="611592976">
          <w:marLeft w:val="480"/>
          <w:marRight w:val="0"/>
          <w:marTop w:val="0"/>
          <w:marBottom w:val="0"/>
          <w:divBdr>
            <w:top w:val="none" w:sz="0" w:space="0" w:color="auto"/>
            <w:left w:val="none" w:sz="0" w:space="0" w:color="auto"/>
            <w:bottom w:val="none" w:sz="0" w:space="0" w:color="auto"/>
            <w:right w:val="none" w:sz="0" w:space="0" w:color="auto"/>
          </w:divBdr>
        </w:div>
      </w:divsChild>
    </w:div>
    <w:div w:id="308825812">
      <w:bodyDiv w:val="1"/>
      <w:marLeft w:val="0"/>
      <w:marRight w:val="0"/>
      <w:marTop w:val="0"/>
      <w:marBottom w:val="0"/>
      <w:divBdr>
        <w:top w:val="none" w:sz="0" w:space="0" w:color="auto"/>
        <w:left w:val="none" w:sz="0" w:space="0" w:color="auto"/>
        <w:bottom w:val="none" w:sz="0" w:space="0" w:color="auto"/>
        <w:right w:val="none" w:sz="0" w:space="0" w:color="auto"/>
      </w:divBdr>
    </w:div>
    <w:div w:id="308831700">
      <w:bodyDiv w:val="1"/>
      <w:marLeft w:val="0"/>
      <w:marRight w:val="0"/>
      <w:marTop w:val="0"/>
      <w:marBottom w:val="0"/>
      <w:divBdr>
        <w:top w:val="none" w:sz="0" w:space="0" w:color="auto"/>
        <w:left w:val="none" w:sz="0" w:space="0" w:color="auto"/>
        <w:bottom w:val="none" w:sz="0" w:space="0" w:color="auto"/>
        <w:right w:val="none" w:sz="0" w:space="0" w:color="auto"/>
      </w:divBdr>
      <w:divsChild>
        <w:div w:id="179704029">
          <w:marLeft w:val="480"/>
          <w:marRight w:val="0"/>
          <w:marTop w:val="0"/>
          <w:marBottom w:val="0"/>
          <w:divBdr>
            <w:top w:val="none" w:sz="0" w:space="0" w:color="auto"/>
            <w:left w:val="none" w:sz="0" w:space="0" w:color="auto"/>
            <w:bottom w:val="none" w:sz="0" w:space="0" w:color="auto"/>
            <w:right w:val="none" w:sz="0" w:space="0" w:color="auto"/>
          </w:divBdr>
        </w:div>
        <w:div w:id="182328207">
          <w:marLeft w:val="480"/>
          <w:marRight w:val="0"/>
          <w:marTop w:val="0"/>
          <w:marBottom w:val="0"/>
          <w:divBdr>
            <w:top w:val="none" w:sz="0" w:space="0" w:color="auto"/>
            <w:left w:val="none" w:sz="0" w:space="0" w:color="auto"/>
            <w:bottom w:val="none" w:sz="0" w:space="0" w:color="auto"/>
            <w:right w:val="none" w:sz="0" w:space="0" w:color="auto"/>
          </w:divBdr>
        </w:div>
        <w:div w:id="282536115">
          <w:marLeft w:val="480"/>
          <w:marRight w:val="0"/>
          <w:marTop w:val="0"/>
          <w:marBottom w:val="0"/>
          <w:divBdr>
            <w:top w:val="none" w:sz="0" w:space="0" w:color="auto"/>
            <w:left w:val="none" w:sz="0" w:space="0" w:color="auto"/>
            <w:bottom w:val="none" w:sz="0" w:space="0" w:color="auto"/>
            <w:right w:val="none" w:sz="0" w:space="0" w:color="auto"/>
          </w:divBdr>
        </w:div>
        <w:div w:id="315765324">
          <w:marLeft w:val="480"/>
          <w:marRight w:val="0"/>
          <w:marTop w:val="0"/>
          <w:marBottom w:val="0"/>
          <w:divBdr>
            <w:top w:val="none" w:sz="0" w:space="0" w:color="auto"/>
            <w:left w:val="none" w:sz="0" w:space="0" w:color="auto"/>
            <w:bottom w:val="none" w:sz="0" w:space="0" w:color="auto"/>
            <w:right w:val="none" w:sz="0" w:space="0" w:color="auto"/>
          </w:divBdr>
        </w:div>
        <w:div w:id="454982797">
          <w:marLeft w:val="480"/>
          <w:marRight w:val="0"/>
          <w:marTop w:val="0"/>
          <w:marBottom w:val="0"/>
          <w:divBdr>
            <w:top w:val="none" w:sz="0" w:space="0" w:color="auto"/>
            <w:left w:val="none" w:sz="0" w:space="0" w:color="auto"/>
            <w:bottom w:val="none" w:sz="0" w:space="0" w:color="auto"/>
            <w:right w:val="none" w:sz="0" w:space="0" w:color="auto"/>
          </w:divBdr>
        </w:div>
        <w:div w:id="516037883">
          <w:marLeft w:val="480"/>
          <w:marRight w:val="0"/>
          <w:marTop w:val="0"/>
          <w:marBottom w:val="0"/>
          <w:divBdr>
            <w:top w:val="none" w:sz="0" w:space="0" w:color="auto"/>
            <w:left w:val="none" w:sz="0" w:space="0" w:color="auto"/>
            <w:bottom w:val="none" w:sz="0" w:space="0" w:color="auto"/>
            <w:right w:val="none" w:sz="0" w:space="0" w:color="auto"/>
          </w:divBdr>
        </w:div>
        <w:div w:id="536815990">
          <w:marLeft w:val="480"/>
          <w:marRight w:val="0"/>
          <w:marTop w:val="0"/>
          <w:marBottom w:val="0"/>
          <w:divBdr>
            <w:top w:val="none" w:sz="0" w:space="0" w:color="auto"/>
            <w:left w:val="none" w:sz="0" w:space="0" w:color="auto"/>
            <w:bottom w:val="none" w:sz="0" w:space="0" w:color="auto"/>
            <w:right w:val="none" w:sz="0" w:space="0" w:color="auto"/>
          </w:divBdr>
        </w:div>
        <w:div w:id="551960658">
          <w:marLeft w:val="480"/>
          <w:marRight w:val="0"/>
          <w:marTop w:val="0"/>
          <w:marBottom w:val="0"/>
          <w:divBdr>
            <w:top w:val="none" w:sz="0" w:space="0" w:color="auto"/>
            <w:left w:val="none" w:sz="0" w:space="0" w:color="auto"/>
            <w:bottom w:val="none" w:sz="0" w:space="0" w:color="auto"/>
            <w:right w:val="none" w:sz="0" w:space="0" w:color="auto"/>
          </w:divBdr>
        </w:div>
        <w:div w:id="612371067">
          <w:marLeft w:val="480"/>
          <w:marRight w:val="0"/>
          <w:marTop w:val="0"/>
          <w:marBottom w:val="0"/>
          <w:divBdr>
            <w:top w:val="none" w:sz="0" w:space="0" w:color="auto"/>
            <w:left w:val="none" w:sz="0" w:space="0" w:color="auto"/>
            <w:bottom w:val="none" w:sz="0" w:space="0" w:color="auto"/>
            <w:right w:val="none" w:sz="0" w:space="0" w:color="auto"/>
          </w:divBdr>
        </w:div>
        <w:div w:id="627324851">
          <w:marLeft w:val="480"/>
          <w:marRight w:val="0"/>
          <w:marTop w:val="0"/>
          <w:marBottom w:val="0"/>
          <w:divBdr>
            <w:top w:val="none" w:sz="0" w:space="0" w:color="auto"/>
            <w:left w:val="none" w:sz="0" w:space="0" w:color="auto"/>
            <w:bottom w:val="none" w:sz="0" w:space="0" w:color="auto"/>
            <w:right w:val="none" w:sz="0" w:space="0" w:color="auto"/>
          </w:divBdr>
        </w:div>
        <w:div w:id="672683981">
          <w:marLeft w:val="480"/>
          <w:marRight w:val="0"/>
          <w:marTop w:val="0"/>
          <w:marBottom w:val="0"/>
          <w:divBdr>
            <w:top w:val="none" w:sz="0" w:space="0" w:color="auto"/>
            <w:left w:val="none" w:sz="0" w:space="0" w:color="auto"/>
            <w:bottom w:val="none" w:sz="0" w:space="0" w:color="auto"/>
            <w:right w:val="none" w:sz="0" w:space="0" w:color="auto"/>
          </w:divBdr>
        </w:div>
        <w:div w:id="705567621">
          <w:marLeft w:val="480"/>
          <w:marRight w:val="0"/>
          <w:marTop w:val="0"/>
          <w:marBottom w:val="0"/>
          <w:divBdr>
            <w:top w:val="none" w:sz="0" w:space="0" w:color="auto"/>
            <w:left w:val="none" w:sz="0" w:space="0" w:color="auto"/>
            <w:bottom w:val="none" w:sz="0" w:space="0" w:color="auto"/>
            <w:right w:val="none" w:sz="0" w:space="0" w:color="auto"/>
          </w:divBdr>
        </w:div>
        <w:div w:id="776170351">
          <w:marLeft w:val="480"/>
          <w:marRight w:val="0"/>
          <w:marTop w:val="0"/>
          <w:marBottom w:val="0"/>
          <w:divBdr>
            <w:top w:val="none" w:sz="0" w:space="0" w:color="auto"/>
            <w:left w:val="none" w:sz="0" w:space="0" w:color="auto"/>
            <w:bottom w:val="none" w:sz="0" w:space="0" w:color="auto"/>
            <w:right w:val="none" w:sz="0" w:space="0" w:color="auto"/>
          </w:divBdr>
        </w:div>
        <w:div w:id="801653299">
          <w:marLeft w:val="480"/>
          <w:marRight w:val="0"/>
          <w:marTop w:val="0"/>
          <w:marBottom w:val="0"/>
          <w:divBdr>
            <w:top w:val="none" w:sz="0" w:space="0" w:color="auto"/>
            <w:left w:val="none" w:sz="0" w:space="0" w:color="auto"/>
            <w:bottom w:val="none" w:sz="0" w:space="0" w:color="auto"/>
            <w:right w:val="none" w:sz="0" w:space="0" w:color="auto"/>
          </w:divBdr>
        </w:div>
        <w:div w:id="816648259">
          <w:marLeft w:val="480"/>
          <w:marRight w:val="0"/>
          <w:marTop w:val="0"/>
          <w:marBottom w:val="0"/>
          <w:divBdr>
            <w:top w:val="none" w:sz="0" w:space="0" w:color="auto"/>
            <w:left w:val="none" w:sz="0" w:space="0" w:color="auto"/>
            <w:bottom w:val="none" w:sz="0" w:space="0" w:color="auto"/>
            <w:right w:val="none" w:sz="0" w:space="0" w:color="auto"/>
          </w:divBdr>
        </w:div>
        <w:div w:id="824857486">
          <w:marLeft w:val="480"/>
          <w:marRight w:val="0"/>
          <w:marTop w:val="0"/>
          <w:marBottom w:val="0"/>
          <w:divBdr>
            <w:top w:val="none" w:sz="0" w:space="0" w:color="auto"/>
            <w:left w:val="none" w:sz="0" w:space="0" w:color="auto"/>
            <w:bottom w:val="none" w:sz="0" w:space="0" w:color="auto"/>
            <w:right w:val="none" w:sz="0" w:space="0" w:color="auto"/>
          </w:divBdr>
        </w:div>
        <w:div w:id="828181744">
          <w:marLeft w:val="480"/>
          <w:marRight w:val="0"/>
          <w:marTop w:val="0"/>
          <w:marBottom w:val="0"/>
          <w:divBdr>
            <w:top w:val="none" w:sz="0" w:space="0" w:color="auto"/>
            <w:left w:val="none" w:sz="0" w:space="0" w:color="auto"/>
            <w:bottom w:val="none" w:sz="0" w:space="0" w:color="auto"/>
            <w:right w:val="none" w:sz="0" w:space="0" w:color="auto"/>
          </w:divBdr>
        </w:div>
        <w:div w:id="831409436">
          <w:marLeft w:val="480"/>
          <w:marRight w:val="0"/>
          <w:marTop w:val="0"/>
          <w:marBottom w:val="0"/>
          <w:divBdr>
            <w:top w:val="none" w:sz="0" w:space="0" w:color="auto"/>
            <w:left w:val="none" w:sz="0" w:space="0" w:color="auto"/>
            <w:bottom w:val="none" w:sz="0" w:space="0" w:color="auto"/>
            <w:right w:val="none" w:sz="0" w:space="0" w:color="auto"/>
          </w:divBdr>
        </w:div>
        <w:div w:id="835388106">
          <w:marLeft w:val="480"/>
          <w:marRight w:val="0"/>
          <w:marTop w:val="0"/>
          <w:marBottom w:val="0"/>
          <w:divBdr>
            <w:top w:val="none" w:sz="0" w:space="0" w:color="auto"/>
            <w:left w:val="none" w:sz="0" w:space="0" w:color="auto"/>
            <w:bottom w:val="none" w:sz="0" w:space="0" w:color="auto"/>
            <w:right w:val="none" w:sz="0" w:space="0" w:color="auto"/>
          </w:divBdr>
        </w:div>
      </w:divsChild>
    </w:div>
    <w:div w:id="309021501">
      <w:bodyDiv w:val="1"/>
      <w:marLeft w:val="0"/>
      <w:marRight w:val="0"/>
      <w:marTop w:val="0"/>
      <w:marBottom w:val="0"/>
      <w:divBdr>
        <w:top w:val="none" w:sz="0" w:space="0" w:color="auto"/>
        <w:left w:val="none" w:sz="0" w:space="0" w:color="auto"/>
        <w:bottom w:val="none" w:sz="0" w:space="0" w:color="auto"/>
        <w:right w:val="none" w:sz="0" w:space="0" w:color="auto"/>
      </w:divBdr>
    </w:div>
    <w:div w:id="309093891">
      <w:bodyDiv w:val="1"/>
      <w:marLeft w:val="0"/>
      <w:marRight w:val="0"/>
      <w:marTop w:val="0"/>
      <w:marBottom w:val="0"/>
      <w:divBdr>
        <w:top w:val="none" w:sz="0" w:space="0" w:color="auto"/>
        <w:left w:val="none" w:sz="0" w:space="0" w:color="auto"/>
        <w:bottom w:val="none" w:sz="0" w:space="0" w:color="auto"/>
        <w:right w:val="none" w:sz="0" w:space="0" w:color="auto"/>
      </w:divBdr>
    </w:div>
    <w:div w:id="309099026">
      <w:bodyDiv w:val="1"/>
      <w:marLeft w:val="0"/>
      <w:marRight w:val="0"/>
      <w:marTop w:val="0"/>
      <w:marBottom w:val="0"/>
      <w:divBdr>
        <w:top w:val="none" w:sz="0" w:space="0" w:color="auto"/>
        <w:left w:val="none" w:sz="0" w:space="0" w:color="auto"/>
        <w:bottom w:val="none" w:sz="0" w:space="0" w:color="auto"/>
        <w:right w:val="none" w:sz="0" w:space="0" w:color="auto"/>
      </w:divBdr>
    </w:div>
    <w:div w:id="309100011">
      <w:bodyDiv w:val="1"/>
      <w:marLeft w:val="0"/>
      <w:marRight w:val="0"/>
      <w:marTop w:val="0"/>
      <w:marBottom w:val="0"/>
      <w:divBdr>
        <w:top w:val="none" w:sz="0" w:space="0" w:color="auto"/>
        <w:left w:val="none" w:sz="0" w:space="0" w:color="auto"/>
        <w:bottom w:val="none" w:sz="0" w:space="0" w:color="auto"/>
        <w:right w:val="none" w:sz="0" w:space="0" w:color="auto"/>
      </w:divBdr>
    </w:div>
    <w:div w:id="309289983">
      <w:bodyDiv w:val="1"/>
      <w:marLeft w:val="0"/>
      <w:marRight w:val="0"/>
      <w:marTop w:val="0"/>
      <w:marBottom w:val="0"/>
      <w:divBdr>
        <w:top w:val="none" w:sz="0" w:space="0" w:color="auto"/>
        <w:left w:val="none" w:sz="0" w:space="0" w:color="auto"/>
        <w:bottom w:val="none" w:sz="0" w:space="0" w:color="auto"/>
        <w:right w:val="none" w:sz="0" w:space="0" w:color="auto"/>
      </w:divBdr>
      <w:divsChild>
        <w:div w:id="32005306">
          <w:marLeft w:val="480"/>
          <w:marRight w:val="0"/>
          <w:marTop w:val="0"/>
          <w:marBottom w:val="0"/>
          <w:divBdr>
            <w:top w:val="none" w:sz="0" w:space="0" w:color="auto"/>
            <w:left w:val="none" w:sz="0" w:space="0" w:color="auto"/>
            <w:bottom w:val="none" w:sz="0" w:space="0" w:color="auto"/>
            <w:right w:val="none" w:sz="0" w:space="0" w:color="auto"/>
          </w:divBdr>
        </w:div>
        <w:div w:id="53823259">
          <w:marLeft w:val="480"/>
          <w:marRight w:val="0"/>
          <w:marTop w:val="0"/>
          <w:marBottom w:val="0"/>
          <w:divBdr>
            <w:top w:val="none" w:sz="0" w:space="0" w:color="auto"/>
            <w:left w:val="none" w:sz="0" w:space="0" w:color="auto"/>
            <w:bottom w:val="none" w:sz="0" w:space="0" w:color="auto"/>
            <w:right w:val="none" w:sz="0" w:space="0" w:color="auto"/>
          </w:divBdr>
        </w:div>
        <w:div w:id="73086339">
          <w:marLeft w:val="480"/>
          <w:marRight w:val="0"/>
          <w:marTop w:val="0"/>
          <w:marBottom w:val="0"/>
          <w:divBdr>
            <w:top w:val="none" w:sz="0" w:space="0" w:color="auto"/>
            <w:left w:val="none" w:sz="0" w:space="0" w:color="auto"/>
            <w:bottom w:val="none" w:sz="0" w:space="0" w:color="auto"/>
            <w:right w:val="none" w:sz="0" w:space="0" w:color="auto"/>
          </w:divBdr>
        </w:div>
        <w:div w:id="98181374">
          <w:marLeft w:val="480"/>
          <w:marRight w:val="0"/>
          <w:marTop w:val="0"/>
          <w:marBottom w:val="0"/>
          <w:divBdr>
            <w:top w:val="none" w:sz="0" w:space="0" w:color="auto"/>
            <w:left w:val="none" w:sz="0" w:space="0" w:color="auto"/>
            <w:bottom w:val="none" w:sz="0" w:space="0" w:color="auto"/>
            <w:right w:val="none" w:sz="0" w:space="0" w:color="auto"/>
          </w:divBdr>
        </w:div>
        <w:div w:id="102772919">
          <w:marLeft w:val="480"/>
          <w:marRight w:val="0"/>
          <w:marTop w:val="0"/>
          <w:marBottom w:val="0"/>
          <w:divBdr>
            <w:top w:val="none" w:sz="0" w:space="0" w:color="auto"/>
            <w:left w:val="none" w:sz="0" w:space="0" w:color="auto"/>
            <w:bottom w:val="none" w:sz="0" w:space="0" w:color="auto"/>
            <w:right w:val="none" w:sz="0" w:space="0" w:color="auto"/>
          </w:divBdr>
        </w:div>
        <w:div w:id="179055713">
          <w:marLeft w:val="480"/>
          <w:marRight w:val="0"/>
          <w:marTop w:val="0"/>
          <w:marBottom w:val="0"/>
          <w:divBdr>
            <w:top w:val="none" w:sz="0" w:space="0" w:color="auto"/>
            <w:left w:val="none" w:sz="0" w:space="0" w:color="auto"/>
            <w:bottom w:val="none" w:sz="0" w:space="0" w:color="auto"/>
            <w:right w:val="none" w:sz="0" w:space="0" w:color="auto"/>
          </w:divBdr>
        </w:div>
        <w:div w:id="189338852">
          <w:marLeft w:val="480"/>
          <w:marRight w:val="0"/>
          <w:marTop w:val="0"/>
          <w:marBottom w:val="0"/>
          <w:divBdr>
            <w:top w:val="none" w:sz="0" w:space="0" w:color="auto"/>
            <w:left w:val="none" w:sz="0" w:space="0" w:color="auto"/>
            <w:bottom w:val="none" w:sz="0" w:space="0" w:color="auto"/>
            <w:right w:val="none" w:sz="0" w:space="0" w:color="auto"/>
          </w:divBdr>
        </w:div>
        <w:div w:id="193467156">
          <w:marLeft w:val="480"/>
          <w:marRight w:val="0"/>
          <w:marTop w:val="0"/>
          <w:marBottom w:val="0"/>
          <w:divBdr>
            <w:top w:val="none" w:sz="0" w:space="0" w:color="auto"/>
            <w:left w:val="none" w:sz="0" w:space="0" w:color="auto"/>
            <w:bottom w:val="none" w:sz="0" w:space="0" w:color="auto"/>
            <w:right w:val="none" w:sz="0" w:space="0" w:color="auto"/>
          </w:divBdr>
        </w:div>
        <w:div w:id="194661148">
          <w:marLeft w:val="480"/>
          <w:marRight w:val="0"/>
          <w:marTop w:val="0"/>
          <w:marBottom w:val="0"/>
          <w:divBdr>
            <w:top w:val="none" w:sz="0" w:space="0" w:color="auto"/>
            <w:left w:val="none" w:sz="0" w:space="0" w:color="auto"/>
            <w:bottom w:val="none" w:sz="0" w:space="0" w:color="auto"/>
            <w:right w:val="none" w:sz="0" w:space="0" w:color="auto"/>
          </w:divBdr>
        </w:div>
        <w:div w:id="212934673">
          <w:marLeft w:val="480"/>
          <w:marRight w:val="0"/>
          <w:marTop w:val="0"/>
          <w:marBottom w:val="0"/>
          <w:divBdr>
            <w:top w:val="none" w:sz="0" w:space="0" w:color="auto"/>
            <w:left w:val="none" w:sz="0" w:space="0" w:color="auto"/>
            <w:bottom w:val="none" w:sz="0" w:space="0" w:color="auto"/>
            <w:right w:val="none" w:sz="0" w:space="0" w:color="auto"/>
          </w:divBdr>
        </w:div>
        <w:div w:id="217056481">
          <w:marLeft w:val="480"/>
          <w:marRight w:val="0"/>
          <w:marTop w:val="0"/>
          <w:marBottom w:val="0"/>
          <w:divBdr>
            <w:top w:val="none" w:sz="0" w:space="0" w:color="auto"/>
            <w:left w:val="none" w:sz="0" w:space="0" w:color="auto"/>
            <w:bottom w:val="none" w:sz="0" w:space="0" w:color="auto"/>
            <w:right w:val="none" w:sz="0" w:space="0" w:color="auto"/>
          </w:divBdr>
        </w:div>
        <w:div w:id="223417046">
          <w:marLeft w:val="480"/>
          <w:marRight w:val="0"/>
          <w:marTop w:val="0"/>
          <w:marBottom w:val="0"/>
          <w:divBdr>
            <w:top w:val="none" w:sz="0" w:space="0" w:color="auto"/>
            <w:left w:val="none" w:sz="0" w:space="0" w:color="auto"/>
            <w:bottom w:val="none" w:sz="0" w:space="0" w:color="auto"/>
            <w:right w:val="none" w:sz="0" w:space="0" w:color="auto"/>
          </w:divBdr>
        </w:div>
        <w:div w:id="530457432">
          <w:marLeft w:val="480"/>
          <w:marRight w:val="0"/>
          <w:marTop w:val="0"/>
          <w:marBottom w:val="0"/>
          <w:divBdr>
            <w:top w:val="none" w:sz="0" w:space="0" w:color="auto"/>
            <w:left w:val="none" w:sz="0" w:space="0" w:color="auto"/>
            <w:bottom w:val="none" w:sz="0" w:space="0" w:color="auto"/>
            <w:right w:val="none" w:sz="0" w:space="0" w:color="auto"/>
          </w:divBdr>
        </w:div>
        <w:div w:id="583026788">
          <w:marLeft w:val="480"/>
          <w:marRight w:val="0"/>
          <w:marTop w:val="0"/>
          <w:marBottom w:val="0"/>
          <w:divBdr>
            <w:top w:val="none" w:sz="0" w:space="0" w:color="auto"/>
            <w:left w:val="none" w:sz="0" w:space="0" w:color="auto"/>
            <w:bottom w:val="none" w:sz="0" w:space="0" w:color="auto"/>
            <w:right w:val="none" w:sz="0" w:space="0" w:color="auto"/>
          </w:divBdr>
        </w:div>
        <w:div w:id="633172522">
          <w:marLeft w:val="480"/>
          <w:marRight w:val="0"/>
          <w:marTop w:val="0"/>
          <w:marBottom w:val="0"/>
          <w:divBdr>
            <w:top w:val="none" w:sz="0" w:space="0" w:color="auto"/>
            <w:left w:val="none" w:sz="0" w:space="0" w:color="auto"/>
            <w:bottom w:val="none" w:sz="0" w:space="0" w:color="auto"/>
            <w:right w:val="none" w:sz="0" w:space="0" w:color="auto"/>
          </w:divBdr>
        </w:div>
        <w:div w:id="730736557">
          <w:marLeft w:val="480"/>
          <w:marRight w:val="0"/>
          <w:marTop w:val="0"/>
          <w:marBottom w:val="0"/>
          <w:divBdr>
            <w:top w:val="none" w:sz="0" w:space="0" w:color="auto"/>
            <w:left w:val="none" w:sz="0" w:space="0" w:color="auto"/>
            <w:bottom w:val="none" w:sz="0" w:space="0" w:color="auto"/>
            <w:right w:val="none" w:sz="0" w:space="0" w:color="auto"/>
          </w:divBdr>
        </w:div>
        <w:div w:id="754475366">
          <w:marLeft w:val="480"/>
          <w:marRight w:val="0"/>
          <w:marTop w:val="0"/>
          <w:marBottom w:val="0"/>
          <w:divBdr>
            <w:top w:val="none" w:sz="0" w:space="0" w:color="auto"/>
            <w:left w:val="none" w:sz="0" w:space="0" w:color="auto"/>
            <w:bottom w:val="none" w:sz="0" w:space="0" w:color="auto"/>
            <w:right w:val="none" w:sz="0" w:space="0" w:color="auto"/>
          </w:divBdr>
        </w:div>
        <w:div w:id="771827892">
          <w:marLeft w:val="480"/>
          <w:marRight w:val="0"/>
          <w:marTop w:val="0"/>
          <w:marBottom w:val="0"/>
          <w:divBdr>
            <w:top w:val="none" w:sz="0" w:space="0" w:color="auto"/>
            <w:left w:val="none" w:sz="0" w:space="0" w:color="auto"/>
            <w:bottom w:val="none" w:sz="0" w:space="0" w:color="auto"/>
            <w:right w:val="none" w:sz="0" w:space="0" w:color="auto"/>
          </w:divBdr>
        </w:div>
        <w:div w:id="779568304">
          <w:marLeft w:val="480"/>
          <w:marRight w:val="0"/>
          <w:marTop w:val="0"/>
          <w:marBottom w:val="0"/>
          <w:divBdr>
            <w:top w:val="none" w:sz="0" w:space="0" w:color="auto"/>
            <w:left w:val="none" w:sz="0" w:space="0" w:color="auto"/>
            <w:bottom w:val="none" w:sz="0" w:space="0" w:color="auto"/>
            <w:right w:val="none" w:sz="0" w:space="0" w:color="auto"/>
          </w:divBdr>
        </w:div>
        <w:div w:id="912742249">
          <w:marLeft w:val="480"/>
          <w:marRight w:val="0"/>
          <w:marTop w:val="0"/>
          <w:marBottom w:val="0"/>
          <w:divBdr>
            <w:top w:val="none" w:sz="0" w:space="0" w:color="auto"/>
            <w:left w:val="none" w:sz="0" w:space="0" w:color="auto"/>
            <w:bottom w:val="none" w:sz="0" w:space="0" w:color="auto"/>
            <w:right w:val="none" w:sz="0" w:space="0" w:color="auto"/>
          </w:divBdr>
        </w:div>
      </w:divsChild>
    </w:div>
    <w:div w:id="309333240">
      <w:bodyDiv w:val="1"/>
      <w:marLeft w:val="0"/>
      <w:marRight w:val="0"/>
      <w:marTop w:val="0"/>
      <w:marBottom w:val="0"/>
      <w:divBdr>
        <w:top w:val="none" w:sz="0" w:space="0" w:color="auto"/>
        <w:left w:val="none" w:sz="0" w:space="0" w:color="auto"/>
        <w:bottom w:val="none" w:sz="0" w:space="0" w:color="auto"/>
        <w:right w:val="none" w:sz="0" w:space="0" w:color="auto"/>
      </w:divBdr>
    </w:div>
    <w:div w:id="309361455">
      <w:bodyDiv w:val="1"/>
      <w:marLeft w:val="0"/>
      <w:marRight w:val="0"/>
      <w:marTop w:val="0"/>
      <w:marBottom w:val="0"/>
      <w:divBdr>
        <w:top w:val="none" w:sz="0" w:space="0" w:color="auto"/>
        <w:left w:val="none" w:sz="0" w:space="0" w:color="auto"/>
        <w:bottom w:val="none" w:sz="0" w:space="0" w:color="auto"/>
        <w:right w:val="none" w:sz="0" w:space="0" w:color="auto"/>
      </w:divBdr>
    </w:div>
    <w:div w:id="309409077">
      <w:bodyDiv w:val="1"/>
      <w:marLeft w:val="0"/>
      <w:marRight w:val="0"/>
      <w:marTop w:val="0"/>
      <w:marBottom w:val="0"/>
      <w:divBdr>
        <w:top w:val="none" w:sz="0" w:space="0" w:color="auto"/>
        <w:left w:val="none" w:sz="0" w:space="0" w:color="auto"/>
        <w:bottom w:val="none" w:sz="0" w:space="0" w:color="auto"/>
        <w:right w:val="none" w:sz="0" w:space="0" w:color="auto"/>
      </w:divBdr>
    </w:div>
    <w:div w:id="309676961">
      <w:bodyDiv w:val="1"/>
      <w:marLeft w:val="0"/>
      <w:marRight w:val="0"/>
      <w:marTop w:val="0"/>
      <w:marBottom w:val="0"/>
      <w:divBdr>
        <w:top w:val="none" w:sz="0" w:space="0" w:color="auto"/>
        <w:left w:val="none" w:sz="0" w:space="0" w:color="auto"/>
        <w:bottom w:val="none" w:sz="0" w:space="0" w:color="auto"/>
        <w:right w:val="none" w:sz="0" w:space="0" w:color="auto"/>
      </w:divBdr>
    </w:div>
    <w:div w:id="309748133">
      <w:bodyDiv w:val="1"/>
      <w:marLeft w:val="0"/>
      <w:marRight w:val="0"/>
      <w:marTop w:val="0"/>
      <w:marBottom w:val="0"/>
      <w:divBdr>
        <w:top w:val="none" w:sz="0" w:space="0" w:color="auto"/>
        <w:left w:val="none" w:sz="0" w:space="0" w:color="auto"/>
        <w:bottom w:val="none" w:sz="0" w:space="0" w:color="auto"/>
        <w:right w:val="none" w:sz="0" w:space="0" w:color="auto"/>
      </w:divBdr>
    </w:div>
    <w:div w:id="309947447">
      <w:bodyDiv w:val="1"/>
      <w:marLeft w:val="0"/>
      <w:marRight w:val="0"/>
      <w:marTop w:val="0"/>
      <w:marBottom w:val="0"/>
      <w:divBdr>
        <w:top w:val="none" w:sz="0" w:space="0" w:color="auto"/>
        <w:left w:val="none" w:sz="0" w:space="0" w:color="auto"/>
        <w:bottom w:val="none" w:sz="0" w:space="0" w:color="auto"/>
        <w:right w:val="none" w:sz="0" w:space="0" w:color="auto"/>
      </w:divBdr>
    </w:div>
    <w:div w:id="310134260">
      <w:bodyDiv w:val="1"/>
      <w:marLeft w:val="0"/>
      <w:marRight w:val="0"/>
      <w:marTop w:val="0"/>
      <w:marBottom w:val="0"/>
      <w:divBdr>
        <w:top w:val="none" w:sz="0" w:space="0" w:color="auto"/>
        <w:left w:val="none" w:sz="0" w:space="0" w:color="auto"/>
        <w:bottom w:val="none" w:sz="0" w:space="0" w:color="auto"/>
        <w:right w:val="none" w:sz="0" w:space="0" w:color="auto"/>
      </w:divBdr>
    </w:div>
    <w:div w:id="310142426">
      <w:bodyDiv w:val="1"/>
      <w:marLeft w:val="0"/>
      <w:marRight w:val="0"/>
      <w:marTop w:val="0"/>
      <w:marBottom w:val="0"/>
      <w:divBdr>
        <w:top w:val="none" w:sz="0" w:space="0" w:color="auto"/>
        <w:left w:val="none" w:sz="0" w:space="0" w:color="auto"/>
        <w:bottom w:val="none" w:sz="0" w:space="0" w:color="auto"/>
        <w:right w:val="none" w:sz="0" w:space="0" w:color="auto"/>
      </w:divBdr>
    </w:div>
    <w:div w:id="310184037">
      <w:bodyDiv w:val="1"/>
      <w:marLeft w:val="0"/>
      <w:marRight w:val="0"/>
      <w:marTop w:val="0"/>
      <w:marBottom w:val="0"/>
      <w:divBdr>
        <w:top w:val="none" w:sz="0" w:space="0" w:color="auto"/>
        <w:left w:val="none" w:sz="0" w:space="0" w:color="auto"/>
        <w:bottom w:val="none" w:sz="0" w:space="0" w:color="auto"/>
        <w:right w:val="none" w:sz="0" w:space="0" w:color="auto"/>
      </w:divBdr>
    </w:div>
    <w:div w:id="310258565">
      <w:bodyDiv w:val="1"/>
      <w:marLeft w:val="0"/>
      <w:marRight w:val="0"/>
      <w:marTop w:val="0"/>
      <w:marBottom w:val="0"/>
      <w:divBdr>
        <w:top w:val="none" w:sz="0" w:space="0" w:color="auto"/>
        <w:left w:val="none" w:sz="0" w:space="0" w:color="auto"/>
        <w:bottom w:val="none" w:sz="0" w:space="0" w:color="auto"/>
        <w:right w:val="none" w:sz="0" w:space="0" w:color="auto"/>
      </w:divBdr>
    </w:div>
    <w:div w:id="310334362">
      <w:bodyDiv w:val="1"/>
      <w:marLeft w:val="0"/>
      <w:marRight w:val="0"/>
      <w:marTop w:val="0"/>
      <w:marBottom w:val="0"/>
      <w:divBdr>
        <w:top w:val="none" w:sz="0" w:space="0" w:color="auto"/>
        <w:left w:val="none" w:sz="0" w:space="0" w:color="auto"/>
        <w:bottom w:val="none" w:sz="0" w:space="0" w:color="auto"/>
        <w:right w:val="none" w:sz="0" w:space="0" w:color="auto"/>
      </w:divBdr>
    </w:div>
    <w:div w:id="310524436">
      <w:bodyDiv w:val="1"/>
      <w:marLeft w:val="0"/>
      <w:marRight w:val="0"/>
      <w:marTop w:val="0"/>
      <w:marBottom w:val="0"/>
      <w:divBdr>
        <w:top w:val="none" w:sz="0" w:space="0" w:color="auto"/>
        <w:left w:val="none" w:sz="0" w:space="0" w:color="auto"/>
        <w:bottom w:val="none" w:sz="0" w:space="0" w:color="auto"/>
        <w:right w:val="none" w:sz="0" w:space="0" w:color="auto"/>
      </w:divBdr>
    </w:div>
    <w:div w:id="310596314">
      <w:bodyDiv w:val="1"/>
      <w:marLeft w:val="0"/>
      <w:marRight w:val="0"/>
      <w:marTop w:val="0"/>
      <w:marBottom w:val="0"/>
      <w:divBdr>
        <w:top w:val="none" w:sz="0" w:space="0" w:color="auto"/>
        <w:left w:val="none" w:sz="0" w:space="0" w:color="auto"/>
        <w:bottom w:val="none" w:sz="0" w:space="0" w:color="auto"/>
        <w:right w:val="none" w:sz="0" w:space="0" w:color="auto"/>
      </w:divBdr>
      <w:divsChild>
        <w:div w:id="45761109">
          <w:marLeft w:val="480"/>
          <w:marRight w:val="0"/>
          <w:marTop w:val="0"/>
          <w:marBottom w:val="0"/>
          <w:divBdr>
            <w:top w:val="none" w:sz="0" w:space="0" w:color="auto"/>
            <w:left w:val="none" w:sz="0" w:space="0" w:color="auto"/>
            <w:bottom w:val="none" w:sz="0" w:space="0" w:color="auto"/>
            <w:right w:val="none" w:sz="0" w:space="0" w:color="auto"/>
          </w:divBdr>
        </w:div>
        <w:div w:id="110057959">
          <w:marLeft w:val="480"/>
          <w:marRight w:val="0"/>
          <w:marTop w:val="0"/>
          <w:marBottom w:val="0"/>
          <w:divBdr>
            <w:top w:val="none" w:sz="0" w:space="0" w:color="auto"/>
            <w:left w:val="none" w:sz="0" w:space="0" w:color="auto"/>
            <w:bottom w:val="none" w:sz="0" w:space="0" w:color="auto"/>
            <w:right w:val="none" w:sz="0" w:space="0" w:color="auto"/>
          </w:divBdr>
        </w:div>
        <w:div w:id="369107590">
          <w:marLeft w:val="480"/>
          <w:marRight w:val="0"/>
          <w:marTop w:val="0"/>
          <w:marBottom w:val="0"/>
          <w:divBdr>
            <w:top w:val="none" w:sz="0" w:space="0" w:color="auto"/>
            <w:left w:val="none" w:sz="0" w:space="0" w:color="auto"/>
            <w:bottom w:val="none" w:sz="0" w:space="0" w:color="auto"/>
            <w:right w:val="none" w:sz="0" w:space="0" w:color="auto"/>
          </w:divBdr>
        </w:div>
        <w:div w:id="431555010">
          <w:marLeft w:val="480"/>
          <w:marRight w:val="0"/>
          <w:marTop w:val="0"/>
          <w:marBottom w:val="0"/>
          <w:divBdr>
            <w:top w:val="none" w:sz="0" w:space="0" w:color="auto"/>
            <w:left w:val="none" w:sz="0" w:space="0" w:color="auto"/>
            <w:bottom w:val="none" w:sz="0" w:space="0" w:color="auto"/>
            <w:right w:val="none" w:sz="0" w:space="0" w:color="auto"/>
          </w:divBdr>
        </w:div>
        <w:div w:id="725379454">
          <w:marLeft w:val="480"/>
          <w:marRight w:val="0"/>
          <w:marTop w:val="0"/>
          <w:marBottom w:val="0"/>
          <w:divBdr>
            <w:top w:val="none" w:sz="0" w:space="0" w:color="auto"/>
            <w:left w:val="none" w:sz="0" w:space="0" w:color="auto"/>
            <w:bottom w:val="none" w:sz="0" w:space="0" w:color="auto"/>
            <w:right w:val="none" w:sz="0" w:space="0" w:color="auto"/>
          </w:divBdr>
        </w:div>
      </w:divsChild>
    </w:div>
    <w:div w:id="310600138">
      <w:bodyDiv w:val="1"/>
      <w:marLeft w:val="0"/>
      <w:marRight w:val="0"/>
      <w:marTop w:val="0"/>
      <w:marBottom w:val="0"/>
      <w:divBdr>
        <w:top w:val="none" w:sz="0" w:space="0" w:color="auto"/>
        <w:left w:val="none" w:sz="0" w:space="0" w:color="auto"/>
        <w:bottom w:val="none" w:sz="0" w:space="0" w:color="auto"/>
        <w:right w:val="none" w:sz="0" w:space="0" w:color="auto"/>
      </w:divBdr>
    </w:div>
    <w:div w:id="310642416">
      <w:bodyDiv w:val="1"/>
      <w:marLeft w:val="0"/>
      <w:marRight w:val="0"/>
      <w:marTop w:val="0"/>
      <w:marBottom w:val="0"/>
      <w:divBdr>
        <w:top w:val="none" w:sz="0" w:space="0" w:color="auto"/>
        <w:left w:val="none" w:sz="0" w:space="0" w:color="auto"/>
        <w:bottom w:val="none" w:sz="0" w:space="0" w:color="auto"/>
        <w:right w:val="none" w:sz="0" w:space="0" w:color="auto"/>
      </w:divBdr>
    </w:div>
    <w:div w:id="311064226">
      <w:bodyDiv w:val="1"/>
      <w:marLeft w:val="0"/>
      <w:marRight w:val="0"/>
      <w:marTop w:val="0"/>
      <w:marBottom w:val="0"/>
      <w:divBdr>
        <w:top w:val="none" w:sz="0" w:space="0" w:color="auto"/>
        <w:left w:val="none" w:sz="0" w:space="0" w:color="auto"/>
        <w:bottom w:val="none" w:sz="0" w:space="0" w:color="auto"/>
        <w:right w:val="none" w:sz="0" w:space="0" w:color="auto"/>
      </w:divBdr>
    </w:div>
    <w:div w:id="311099692">
      <w:bodyDiv w:val="1"/>
      <w:marLeft w:val="0"/>
      <w:marRight w:val="0"/>
      <w:marTop w:val="0"/>
      <w:marBottom w:val="0"/>
      <w:divBdr>
        <w:top w:val="none" w:sz="0" w:space="0" w:color="auto"/>
        <w:left w:val="none" w:sz="0" w:space="0" w:color="auto"/>
        <w:bottom w:val="none" w:sz="0" w:space="0" w:color="auto"/>
        <w:right w:val="none" w:sz="0" w:space="0" w:color="auto"/>
      </w:divBdr>
    </w:div>
    <w:div w:id="311099729">
      <w:bodyDiv w:val="1"/>
      <w:marLeft w:val="0"/>
      <w:marRight w:val="0"/>
      <w:marTop w:val="0"/>
      <w:marBottom w:val="0"/>
      <w:divBdr>
        <w:top w:val="none" w:sz="0" w:space="0" w:color="auto"/>
        <w:left w:val="none" w:sz="0" w:space="0" w:color="auto"/>
        <w:bottom w:val="none" w:sz="0" w:space="0" w:color="auto"/>
        <w:right w:val="none" w:sz="0" w:space="0" w:color="auto"/>
      </w:divBdr>
    </w:div>
    <w:div w:id="311107791">
      <w:bodyDiv w:val="1"/>
      <w:marLeft w:val="0"/>
      <w:marRight w:val="0"/>
      <w:marTop w:val="0"/>
      <w:marBottom w:val="0"/>
      <w:divBdr>
        <w:top w:val="none" w:sz="0" w:space="0" w:color="auto"/>
        <w:left w:val="none" w:sz="0" w:space="0" w:color="auto"/>
        <w:bottom w:val="none" w:sz="0" w:space="0" w:color="auto"/>
        <w:right w:val="none" w:sz="0" w:space="0" w:color="auto"/>
      </w:divBdr>
    </w:div>
    <w:div w:id="311180320">
      <w:bodyDiv w:val="1"/>
      <w:marLeft w:val="0"/>
      <w:marRight w:val="0"/>
      <w:marTop w:val="0"/>
      <w:marBottom w:val="0"/>
      <w:divBdr>
        <w:top w:val="none" w:sz="0" w:space="0" w:color="auto"/>
        <w:left w:val="none" w:sz="0" w:space="0" w:color="auto"/>
        <w:bottom w:val="none" w:sz="0" w:space="0" w:color="auto"/>
        <w:right w:val="none" w:sz="0" w:space="0" w:color="auto"/>
      </w:divBdr>
    </w:div>
    <w:div w:id="311298786">
      <w:bodyDiv w:val="1"/>
      <w:marLeft w:val="0"/>
      <w:marRight w:val="0"/>
      <w:marTop w:val="0"/>
      <w:marBottom w:val="0"/>
      <w:divBdr>
        <w:top w:val="none" w:sz="0" w:space="0" w:color="auto"/>
        <w:left w:val="none" w:sz="0" w:space="0" w:color="auto"/>
        <w:bottom w:val="none" w:sz="0" w:space="0" w:color="auto"/>
        <w:right w:val="none" w:sz="0" w:space="0" w:color="auto"/>
      </w:divBdr>
    </w:div>
    <w:div w:id="311377414">
      <w:bodyDiv w:val="1"/>
      <w:marLeft w:val="0"/>
      <w:marRight w:val="0"/>
      <w:marTop w:val="0"/>
      <w:marBottom w:val="0"/>
      <w:divBdr>
        <w:top w:val="none" w:sz="0" w:space="0" w:color="auto"/>
        <w:left w:val="none" w:sz="0" w:space="0" w:color="auto"/>
        <w:bottom w:val="none" w:sz="0" w:space="0" w:color="auto"/>
        <w:right w:val="none" w:sz="0" w:space="0" w:color="auto"/>
      </w:divBdr>
    </w:div>
    <w:div w:id="311444929">
      <w:bodyDiv w:val="1"/>
      <w:marLeft w:val="0"/>
      <w:marRight w:val="0"/>
      <w:marTop w:val="0"/>
      <w:marBottom w:val="0"/>
      <w:divBdr>
        <w:top w:val="none" w:sz="0" w:space="0" w:color="auto"/>
        <w:left w:val="none" w:sz="0" w:space="0" w:color="auto"/>
        <w:bottom w:val="none" w:sz="0" w:space="0" w:color="auto"/>
        <w:right w:val="none" w:sz="0" w:space="0" w:color="auto"/>
      </w:divBdr>
    </w:div>
    <w:div w:id="311445908">
      <w:bodyDiv w:val="1"/>
      <w:marLeft w:val="0"/>
      <w:marRight w:val="0"/>
      <w:marTop w:val="0"/>
      <w:marBottom w:val="0"/>
      <w:divBdr>
        <w:top w:val="none" w:sz="0" w:space="0" w:color="auto"/>
        <w:left w:val="none" w:sz="0" w:space="0" w:color="auto"/>
        <w:bottom w:val="none" w:sz="0" w:space="0" w:color="auto"/>
        <w:right w:val="none" w:sz="0" w:space="0" w:color="auto"/>
      </w:divBdr>
    </w:div>
    <w:div w:id="311448938">
      <w:bodyDiv w:val="1"/>
      <w:marLeft w:val="0"/>
      <w:marRight w:val="0"/>
      <w:marTop w:val="0"/>
      <w:marBottom w:val="0"/>
      <w:divBdr>
        <w:top w:val="none" w:sz="0" w:space="0" w:color="auto"/>
        <w:left w:val="none" w:sz="0" w:space="0" w:color="auto"/>
        <w:bottom w:val="none" w:sz="0" w:space="0" w:color="auto"/>
        <w:right w:val="none" w:sz="0" w:space="0" w:color="auto"/>
      </w:divBdr>
    </w:div>
    <w:div w:id="311520001">
      <w:bodyDiv w:val="1"/>
      <w:marLeft w:val="0"/>
      <w:marRight w:val="0"/>
      <w:marTop w:val="0"/>
      <w:marBottom w:val="0"/>
      <w:divBdr>
        <w:top w:val="none" w:sz="0" w:space="0" w:color="auto"/>
        <w:left w:val="none" w:sz="0" w:space="0" w:color="auto"/>
        <w:bottom w:val="none" w:sz="0" w:space="0" w:color="auto"/>
        <w:right w:val="none" w:sz="0" w:space="0" w:color="auto"/>
      </w:divBdr>
    </w:div>
    <w:div w:id="311522020">
      <w:bodyDiv w:val="1"/>
      <w:marLeft w:val="0"/>
      <w:marRight w:val="0"/>
      <w:marTop w:val="0"/>
      <w:marBottom w:val="0"/>
      <w:divBdr>
        <w:top w:val="none" w:sz="0" w:space="0" w:color="auto"/>
        <w:left w:val="none" w:sz="0" w:space="0" w:color="auto"/>
        <w:bottom w:val="none" w:sz="0" w:space="0" w:color="auto"/>
        <w:right w:val="none" w:sz="0" w:space="0" w:color="auto"/>
      </w:divBdr>
    </w:div>
    <w:div w:id="311716306">
      <w:bodyDiv w:val="1"/>
      <w:marLeft w:val="0"/>
      <w:marRight w:val="0"/>
      <w:marTop w:val="0"/>
      <w:marBottom w:val="0"/>
      <w:divBdr>
        <w:top w:val="none" w:sz="0" w:space="0" w:color="auto"/>
        <w:left w:val="none" w:sz="0" w:space="0" w:color="auto"/>
        <w:bottom w:val="none" w:sz="0" w:space="0" w:color="auto"/>
        <w:right w:val="none" w:sz="0" w:space="0" w:color="auto"/>
      </w:divBdr>
    </w:div>
    <w:div w:id="311830123">
      <w:bodyDiv w:val="1"/>
      <w:marLeft w:val="0"/>
      <w:marRight w:val="0"/>
      <w:marTop w:val="0"/>
      <w:marBottom w:val="0"/>
      <w:divBdr>
        <w:top w:val="none" w:sz="0" w:space="0" w:color="auto"/>
        <w:left w:val="none" w:sz="0" w:space="0" w:color="auto"/>
        <w:bottom w:val="none" w:sz="0" w:space="0" w:color="auto"/>
        <w:right w:val="none" w:sz="0" w:space="0" w:color="auto"/>
      </w:divBdr>
    </w:div>
    <w:div w:id="311837384">
      <w:bodyDiv w:val="1"/>
      <w:marLeft w:val="0"/>
      <w:marRight w:val="0"/>
      <w:marTop w:val="0"/>
      <w:marBottom w:val="0"/>
      <w:divBdr>
        <w:top w:val="none" w:sz="0" w:space="0" w:color="auto"/>
        <w:left w:val="none" w:sz="0" w:space="0" w:color="auto"/>
        <w:bottom w:val="none" w:sz="0" w:space="0" w:color="auto"/>
        <w:right w:val="none" w:sz="0" w:space="0" w:color="auto"/>
      </w:divBdr>
    </w:div>
    <w:div w:id="311912852">
      <w:bodyDiv w:val="1"/>
      <w:marLeft w:val="0"/>
      <w:marRight w:val="0"/>
      <w:marTop w:val="0"/>
      <w:marBottom w:val="0"/>
      <w:divBdr>
        <w:top w:val="none" w:sz="0" w:space="0" w:color="auto"/>
        <w:left w:val="none" w:sz="0" w:space="0" w:color="auto"/>
        <w:bottom w:val="none" w:sz="0" w:space="0" w:color="auto"/>
        <w:right w:val="none" w:sz="0" w:space="0" w:color="auto"/>
      </w:divBdr>
    </w:div>
    <w:div w:id="311913054">
      <w:bodyDiv w:val="1"/>
      <w:marLeft w:val="0"/>
      <w:marRight w:val="0"/>
      <w:marTop w:val="0"/>
      <w:marBottom w:val="0"/>
      <w:divBdr>
        <w:top w:val="none" w:sz="0" w:space="0" w:color="auto"/>
        <w:left w:val="none" w:sz="0" w:space="0" w:color="auto"/>
        <w:bottom w:val="none" w:sz="0" w:space="0" w:color="auto"/>
        <w:right w:val="none" w:sz="0" w:space="0" w:color="auto"/>
      </w:divBdr>
    </w:div>
    <w:div w:id="311914145">
      <w:bodyDiv w:val="1"/>
      <w:marLeft w:val="0"/>
      <w:marRight w:val="0"/>
      <w:marTop w:val="0"/>
      <w:marBottom w:val="0"/>
      <w:divBdr>
        <w:top w:val="none" w:sz="0" w:space="0" w:color="auto"/>
        <w:left w:val="none" w:sz="0" w:space="0" w:color="auto"/>
        <w:bottom w:val="none" w:sz="0" w:space="0" w:color="auto"/>
        <w:right w:val="none" w:sz="0" w:space="0" w:color="auto"/>
      </w:divBdr>
    </w:div>
    <w:div w:id="311981038">
      <w:bodyDiv w:val="1"/>
      <w:marLeft w:val="0"/>
      <w:marRight w:val="0"/>
      <w:marTop w:val="0"/>
      <w:marBottom w:val="0"/>
      <w:divBdr>
        <w:top w:val="none" w:sz="0" w:space="0" w:color="auto"/>
        <w:left w:val="none" w:sz="0" w:space="0" w:color="auto"/>
        <w:bottom w:val="none" w:sz="0" w:space="0" w:color="auto"/>
        <w:right w:val="none" w:sz="0" w:space="0" w:color="auto"/>
      </w:divBdr>
    </w:div>
    <w:div w:id="312030725">
      <w:bodyDiv w:val="1"/>
      <w:marLeft w:val="0"/>
      <w:marRight w:val="0"/>
      <w:marTop w:val="0"/>
      <w:marBottom w:val="0"/>
      <w:divBdr>
        <w:top w:val="none" w:sz="0" w:space="0" w:color="auto"/>
        <w:left w:val="none" w:sz="0" w:space="0" w:color="auto"/>
        <w:bottom w:val="none" w:sz="0" w:space="0" w:color="auto"/>
        <w:right w:val="none" w:sz="0" w:space="0" w:color="auto"/>
      </w:divBdr>
    </w:div>
    <w:div w:id="312100487">
      <w:bodyDiv w:val="1"/>
      <w:marLeft w:val="0"/>
      <w:marRight w:val="0"/>
      <w:marTop w:val="0"/>
      <w:marBottom w:val="0"/>
      <w:divBdr>
        <w:top w:val="none" w:sz="0" w:space="0" w:color="auto"/>
        <w:left w:val="none" w:sz="0" w:space="0" w:color="auto"/>
        <w:bottom w:val="none" w:sz="0" w:space="0" w:color="auto"/>
        <w:right w:val="none" w:sz="0" w:space="0" w:color="auto"/>
      </w:divBdr>
    </w:div>
    <w:div w:id="312219382">
      <w:bodyDiv w:val="1"/>
      <w:marLeft w:val="0"/>
      <w:marRight w:val="0"/>
      <w:marTop w:val="0"/>
      <w:marBottom w:val="0"/>
      <w:divBdr>
        <w:top w:val="none" w:sz="0" w:space="0" w:color="auto"/>
        <w:left w:val="none" w:sz="0" w:space="0" w:color="auto"/>
        <w:bottom w:val="none" w:sz="0" w:space="0" w:color="auto"/>
        <w:right w:val="none" w:sz="0" w:space="0" w:color="auto"/>
      </w:divBdr>
    </w:div>
    <w:div w:id="312372501">
      <w:bodyDiv w:val="1"/>
      <w:marLeft w:val="0"/>
      <w:marRight w:val="0"/>
      <w:marTop w:val="0"/>
      <w:marBottom w:val="0"/>
      <w:divBdr>
        <w:top w:val="none" w:sz="0" w:space="0" w:color="auto"/>
        <w:left w:val="none" w:sz="0" w:space="0" w:color="auto"/>
        <w:bottom w:val="none" w:sz="0" w:space="0" w:color="auto"/>
        <w:right w:val="none" w:sz="0" w:space="0" w:color="auto"/>
      </w:divBdr>
    </w:div>
    <w:div w:id="312412608">
      <w:bodyDiv w:val="1"/>
      <w:marLeft w:val="0"/>
      <w:marRight w:val="0"/>
      <w:marTop w:val="0"/>
      <w:marBottom w:val="0"/>
      <w:divBdr>
        <w:top w:val="none" w:sz="0" w:space="0" w:color="auto"/>
        <w:left w:val="none" w:sz="0" w:space="0" w:color="auto"/>
        <w:bottom w:val="none" w:sz="0" w:space="0" w:color="auto"/>
        <w:right w:val="none" w:sz="0" w:space="0" w:color="auto"/>
      </w:divBdr>
    </w:div>
    <w:div w:id="312565590">
      <w:bodyDiv w:val="1"/>
      <w:marLeft w:val="0"/>
      <w:marRight w:val="0"/>
      <w:marTop w:val="0"/>
      <w:marBottom w:val="0"/>
      <w:divBdr>
        <w:top w:val="none" w:sz="0" w:space="0" w:color="auto"/>
        <w:left w:val="none" w:sz="0" w:space="0" w:color="auto"/>
        <w:bottom w:val="none" w:sz="0" w:space="0" w:color="auto"/>
        <w:right w:val="none" w:sz="0" w:space="0" w:color="auto"/>
      </w:divBdr>
    </w:div>
    <w:div w:id="312686799">
      <w:bodyDiv w:val="1"/>
      <w:marLeft w:val="0"/>
      <w:marRight w:val="0"/>
      <w:marTop w:val="0"/>
      <w:marBottom w:val="0"/>
      <w:divBdr>
        <w:top w:val="none" w:sz="0" w:space="0" w:color="auto"/>
        <w:left w:val="none" w:sz="0" w:space="0" w:color="auto"/>
        <w:bottom w:val="none" w:sz="0" w:space="0" w:color="auto"/>
        <w:right w:val="none" w:sz="0" w:space="0" w:color="auto"/>
      </w:divBdr>
    </w:div>
    <w:div w:id="312754967">
      <w:bodyDiv w:val="1"/>
      <w:marLeft w:val="0"/>
      <w:marRight w:val="0"/>
      <w:marTop w:val="0"/>
      <w:marBottom w:val="0"/>
      <w:divBdr>
        <w:top w:val="none" w:sz="0" w:space="0" w:color="auto"/>
        <w:left w:val="none" w:sz="0" w:space="0" w:color="auto"/>
        <w:bottom w:val="none" w:sz="0" w:space="0" w:color="auto"/>
        <w:right w:val="none" w:sz="0" w:space="0" w:color="auto"/>
      </w:divBdr>
    </w:div>
    <w:div w:id="312830505">
      <w:bodyDiv w:val="1"/>
      <w:marLeft w:val="0"/>
      <w:marRight w:val="0"/>
      <w:marTop w:val="0"/>
      <w:marBottom w:val="0"/>
      <w:divBdr>
        <w:top w:val="none" w:sz="0" w:space="0" w:color="auto"/>
        <w:left w:val="none" w:sz="0" w:space="0" w:color="auto"/>
        <w:bottom w:val="none" w:sz="0" w:space="0" w:color="auto"/>
        <w:right w:val="none" w:sz="0" w:space="0" w:color="auto"/>
      </w:divBdr>
    </w:div>
    <w:div w:id="313022749">
      <w:bodyDiv w:val="1"/>
      <w:marLeft w:val="0"/>
      <w:marRight w:val="0"/>
      <w:marTop w:val="0"/>
      <w:marBottom w:val="0"/>
      <w:divBdr>
        <w:top w:val="none" w:sz="0" w:space="0" w:color="auto"/>
        <w:left w:val="none" w:sz="0" w:space="0" w:color="auto"/>
        <w:bottom w:val="none" w:sz="0" w:space="0" w:color="auto"/>
        <w:right w:val="none" w:sz="0" w:space="0" w:color="auto"/>
      </w:divBdr>
    </w:div>
    <w:div w:id="313070546">
      <w:bodyDiv w:val="1"/>
      <w:marLeft w:val="0"/>
      <w:marRight w:val="0"/>
      <w:marTop w:val="0"/>
      <w:marBottom w:val="0"/>
      <w:divBdr>
        <w:top w:val="none" w:sz="0" w:space="0" w:color="auto"/>
        <w:left w:val="none" w:sz="0" w:space="0" w:color="auto"/>
        <w:bottom w:val="none" w:sz="0" w:space="0" w:color="auto"/>
        <w:right w:val="none" w:sz="0" w:space="0" w:color="auto"/>
      </w:divBdr>
    </w:div>
    <w:div w:id="313149039">
      <w:bodyDiv w:val="1"/>
      <w:marLeft w:val="0"/>
      <w:marRight w:val="0"/>
      <w:marTop w:val="0"/>
      <w:marBottom w:val="0"/>
      <w:divBdr>
        <w:top w:val="none" w:sz="0" w:space="0" w:color="auto"/>
        <w:left w:val="none" w:sz="0" w:space="0" w:color="auto"/>
        <w:bottom w:val="none" w:sz="0" w:space="0" w:color="auto"/>
        <w:right w:val="none" w:sz="0" w:space="0" w:color="auto"/>
      </w:divBdr>
    </w:div>
    <w:div w:id="313149609">
      <w:bodyDiv w:val="1"/>
      <w:marLeft w:val="0"/>
      <w:marRight w:val="0"/>
      <w:marTop w:val="0"/>
      <w:marBottom w:val="0"/>
      <w:divBdr>
        <w:top w:val="none" w:sz="0" w:space="0" w:color="auto"/>
        <w:left w:val="none" w:sz="0" w:space="0" w:color="auto"/>
        <w:bottom w:val="none" w:sz="0" w:space="0" w:color="auto"/>
        <w:right w:val="none" w:sz="0" w:space="0" w:color="auto"/>
      </w:divBdr>
    </w:div>
    <w:div w:id="313215898">
      <w:bodyDiv w:val="1"/>
      <w:marLeft w:val="0"/>
      <w:marRight w:val="0"/>
      <w:marTop w:val="0"/>
      <w:marBottom w:val="0"/>
      <w:divBdr>
        <w:top w:val="none" w:sz="0" w:space="0" w:color="auto"/>
        <w:left w:val="none" w:sz="0" w:space="0" w:color="auto"/>
        <w:bottom w:val="none" w:sz="0" w:space="0" w:color="auto"/>
        <w:right w:val="none" w:sz="0" w:space="0" w:color="auto"/>
      </w:divBdr>
      <w:divsChild>
        <w:div w:id="25258193">
          <w:marLeft w:val="480"/>
          <w:marRight w:val="0"/>
          <w:marTop w:val="0"/>
          <w:marBottom w:val="0"/>
          <w:divBdr>
            <w:top w:val="none" w:sz="0" w:space="0" w:color="auto"/>
            <w:left w:val="none" w:sz="0" w:space="0" w:color="auto"/>
            <w:bottom w:val="none" w:sz="0" w:space="0" w:color="auto"/>
            <w:right w:val="none" w:sz="0" w:space="0" w:color="auto"/>
          </w:divBdr>
        </w:div>
        <w:div w:id="51581428">
          <w:marLeft w:val="480"/>
          <w:marRight w:val="0"/>
          <w:marTop w:val="0"/>
          <w:marBottom w:val="0"/>
          <w:divBdr>
            <w:top w:val="none" w:sz="0" w:space="0" w:color="auto"/>
            <w:left w:val="none" w:sz="0" w:space="0" w:color="auto"/>
            <w:bottom w:val="none" w:sz="0" w:space="0" w:color="auto"/>
            <w:right w:val="none" w:sz="0" w:space="0" w:color="auto"/>
          </w:divBdr>
        </w:div>
        <w:div w:id="58946902">
          <w:marLeft w:val="480"/>
          <w:marRight w:val="0"/>
          <w:marTop w:val="0"/>
          <w:marBottom w:val="0"/>
          <w:divBdr>
            <w:top w:val="none" w:sz="0" w:space="0" w:color="auto"/>
            <w:left w:val="none" w:sz="0" w:space="0" w:color="auto"/>
            <w:bottom w:val="none" w:sz="0" w:space="0" w:color="auto"/>
            <w:right w:val="none" w:sz="0" w:space="0" w:color="auto"/>
          </w:divBdr>
        </w:div>
        <w:div w:id="65998535">
          <w:marLeft w:val="480"/>
          <w:marRight w:val="0"/>
          <w:marTop w:val="0"/>
          <w:marBottom w:val="0"/>
          <w:divBdr>
            <w:top w:val="none" w:sz="0" w:space="0" w:color="auto"/>
            <w:left w:val="none" w:sz="0" w:space="0" w:color="auto"/>
            <w:bottom w:val="none" w:sz="0" w:space="0" w:color="auto"/>
            <w:right w:val="none" w:sz="0" w:space="0" w:color="auto"/>
          </w:divBdr>
        </w:div>
        <w:div w:id="217791173">
          <w:marLeft w:val="480"/>
          <w:marRight w:val="0"/>
          <w:marTop w:val="0"/>
          <w:marBottom w:val="0"/>
          <w:divBdr>
            <w:top w:val="none" w:sz="0" w:space="0" w:color="auto"/>
            <w:left w:val="none" w:sz="0" w:space="0" w:color="auto"/>
            <w:bottom w:val="none" w:sz="0" w:space="0" w:color="auto"/>
            <w:right w:val="none" w:sz="0" w:space="0" w:color="auto"/>
          </w:divBdr>
        </w:div>
        <w:div w:id="236598258">
          <w:marLeft w:val="480"/>
          <w:marRight w:val="0"/>
          <w:marTop w:val="0"/>
          <w:marBottom w:val="0"/>
          <w:divBdr>
            <w:top w:val="none" w:sz="0" w:space="0" w:color="auto"/>
            <w:left w:val="none" w:sz="0" w:space="0" w:color="auto"/>
            <w:bottom w:val="none" w:sz="0" w:space="0" w:color="auto"/>
            <w:right w:val="none" w:sz="0" w:space="0" w:color="auto"/>
          </w:divBdr>
        </w:div>
        <w:div w:id="318005598">
          <w:marLeft w:val="480"/>
          <w:marRight w:val="0"/>
          <w:marTop w:val="0"/>
          <w:marBottom w:val="0"/>
          <w:divBdr>
            <w:top w:val="none" w:sz="0" w:space="0" w:color="auto"/>
            <w:left w:val="none" w:sz="0" w:space="0" w:color="auto"/>
            <w:bottom w:val="none" w:sz="0" w:space="0" w:color="auto"/>
            <w:right w:val="none" w:sz="0" w:space="0" w:color="auto"/>
          </w:divBdr>
        </w:div>
        <w:div w:id="321154366">
          <w:marLeft w:val="480"/>
          <w:marRight w:val="0"/>
          <w:marTop w:val="0"/>
          <w:marBottom w:val="0"/>
          <w:divBdr>
            <w:top w:val="none" w:sz="0" w:space="0" w:color="auto"/>
            <w:left w:val="none" w:sz="0" w:space="0" w:color="auto"/>
            <w:bottom w:val="none" w:sz="0" w:space="0" w:color="auto"/>
            <w:right w:val="none" w:sz="0" w:space="0" w:color="auto"/>
          </w:divBdr>
        </w:div>
        <w:div w:id="402028493">
          <w:marLeft w:val="480"/>
          <w:marRight w:val="0"/>
          <w:marTop w:val="0"/>
          <w:marBottom w:val="0"/>
          <w:divBdr>
            <w:top w:val="none" w:sz="0" w:space="0" w:color="auto"/>
            <w:left w:val="none" w:sz="0" w:space="0" w:color="auto"/>
            <w:bottom w:val="none" w:sz="0" w:space="0" w:color="auto"/>
            <w:right w:val="none" w:sz="0" w:space="0" w:color="auto"/>
          </w:divBdr>
        </w:div>
        <w:div w:id="416093236">
          <w:marLeft w:val="480"/>
          <w:marRight w:val="0"/>
          <w:marTop w:val="0"/>
          <w:marBottom w:val="0"/>
          <w:divBdr>
            <w:top w:val="none" w:sz="0" w:space="0" w:color="auto"/>
            <w:left w:val="none" w:sz="0" w:space="0" w:color="auto"/>
            <w:bottom w:val="none" w:sz="0" w:space="0" w:color="auto"/>
            <w:right w:val="none" w:sz="0" w:space="0" w:color="auto"/>
          </w:divBdr>
        </w:div>
        <w:div w:id="420102148">
          <w:marLeft w:val="480"/>
          <w:marRight w:val="0"/>
          <w:marTop w:val="0"/>
          <w:marBottom w:val="0"/>
          <w:divBdr>
            <w:top w:val="none" w:sz="0" w:space="0" w:color="auto"/>
            <w:left w:val="none" w:sz="0" w:space="0" w:color="auto"/>
            <w:bottom w:val="none" w:sz="0" w:space="0" w:color="auto"/>
            <w:right w:val="none" w:sz="0" w:space="0" w:color="auto"/>
          </w:divBdr>
        </w:div>
        <w:div w:id="492381395">
          <w:marLeft w:val="480"/>
          <w:marRight w:val="0"/>
          <w:marTop w:val="0"/>
          <w:marBottom w:val="0"/>
          <w:divBdr>
            <w:top w:val="none" w:sz="0" w:space="0" w:color="auto"/>
            <w:left w:val="none" w:sz="0" w:space="0" w:color="auto"/>
            <w:bottom w:val="none" w:sz="0" w:space="0" w:color="auto"/>
            <w:right w:val="none" w:sz="0" w:space="0" w:color="auto"/>
          </w:divBdr>
        </w:div>
        <w:div w:id="628900111">
          <w:marLeft w:val="480"/>
          <w:marRight w:val="0"/>
          <w:marTop w:val="0"/>
          <w:marBottom w:val="0"/>
          <w:divBdr>
            <w:top w:val="none" w:sz="0" w:space="0" w:color="auto"/>
            <w:left w:val="none" w:sz="0" w:space="0" w:color="auto"/>
            <w:bottom w:val="none" w:sz="0" w:space="0" w:color="auto"/>
            <w:right w:val="none" w:sz="0" w:space="0" w:color="auto"/>
          </w:divBdr>
        </w:div>
        <w:div w:id="712002493">
          <w:marLeft w:val="480"/>
          <w:marRight w:val="0"/>
          <w:marTop w:val="0"/>
          <w:marBottom w:val="0"/>
          <w:divBdr>
            <w:top w:val="none" w:sz="0" w:space="0" w:color="auto"/>
            <w:left w:val="none" w:sz="0" w:space="0" w:color="auto"/>
            <w:bottom w:val="none" w:sz="0" w:space="0" w:color="auto"/>
            <w:right w:val="none" w:sz="0" w:space="0" w:color="auto"/>
          </w:divBdr>
        </w:div>
        <w:div w:id="785008459">
          <w:marLeft w:val="480"/>
          <w:marRight w:val="0"/>
          <w:marTop w:val="0"/>
          <w:marBottom w:val="0"/>
          <w:divBdr>
            <w:top w:val="none" w:sz="0" w:space="0" w:color="auto"/>
            <w:left w:val="none" w:sz="0" w:space="0" w:color="auto"/>
            <w:bottom w:val="none" w:sz="0" w:space="0" w:color="auto"/>
            <w:right w:val="none" w:sz="0" w:space="0" w:color="auto"/>
          </w:divBdr>
        </w:div>
        <w:div w:id="831944203">
          <w:marLeft w:val="480"/>
          <w:marRight w:val="0"/>
          <w:marTop w:val="0"/>
          <w:marBottom w:val="0"/>
          <w:divBdr>
            <w:top w:val="none" w:sz="0" w:space="0" w:color="auto"/>
            <w:left w:val="none" w:sz="0" w:space="0" w:color="auto"/>
            <w:bottom w:val="none" w:sz="0" w:space="0" w:color="auto"/>
            <w:right w:val="none" w:sz="0" w:space="0" w:color="auto"/>
          </w:divBdr>
        </w:div>
      </w:divsChild>
    </w:div>
    <w:div w:id="313416750">
      <w:bodyDiv w:val="1"/>
      <w:marLeft w:val="0"/>
      <w:marRight w:val="0"/>
      <w:marTop w:val="0"/>
      <w:marBottom w:val="0"/>
      <w:divBdr>
        <w:top w:val="none" w:sz="0" w:space="0" w:color="auto"/>
        <w:left w:val="none" w:sz="0" w:space="0" w:color="auto"/>
        <w:bottom w:val="none" w:sz="0" w:space="0" w:color="auto"/>
        <w:right w:val="none" w:sz="0" w:space="0" w:color="auto"/>
      </w:divBdr>
    </w:div>
    <w:div w:id="313459014">
      <w:bodyDiv w:val="1"/>
      <w:marLeft w:val="0"/>
      <w:marRight w:val="0"/>
      <w:marTop w:val="0"/>
      <w:marBottom w:val="0"/>
      <w:divBdr>
        <w:top w:val="none" w:sz="0" w:space="0" w:color="auto"/>
        <w:left w:val="none" w:sz="0" w:space="0" w:color="auto"/>
        <w:bottom w:val="none" w:sz="0" w:space="0" w:color="auto"/>
        <w:right w:val="none" w:sz="0" w:space="0" w:color="auto"/>
      </w:divBdr>
      <w:divsChild>
        <w:div w:id="16732705">
          <w:marLeft w:val="480"/>
          <w:marRight w:val="0"/>
          <w:marTop w:val="0"/>
          <w:marBottom w:val="0"/>
          <w:divBdr>
            <w:top w:val="none" w:sz="0" w:space="0" w:color="auto"/>
            <w:left w:val="none" w:sz="0" w:space="0" w:color="auto"/>
            <w:bottom w:val="none" w:sz="0" w:space="0" w:color="auto"/>
            <w:right w:val="none" w:sz="0" w:space="0" w:color="auto"/>
          </w:divBdr>
        </w:div>
        <w:div w:id="19939356">
          <w:marLeft w:val="480"/>
          <w:marRight w:val="0"/>
          <w:marTop w:val="0"/>
          <w:marBottom w:val="0"/>
          <w:divBdr>
            <w:top w:val="none" w:sz="0" w:space="0" w:color="auto"/>
            <w:left w:val="none" w:sz="0" w:space="0" w:color="auto"/>
            <w:bottom w:val="none" w:sz="0" w:space="0" w:color="auto"/>
            <w:right w:val="none" w:sz="0" w:space="0" w:color="auto"/>
          </w:divBdr>
        </w:div>
        <w:div w:id="24186242">
          <w:marLeft w:val="480"/>
          <w:marRight w:val="0"/>
          <w:marTop w:val="0"/>
          <w:marBottom w:val="0"/>
          <w:divBdr>
            <w:top w:val="none" w:sz="0" w:space="0" w:color="auto"/>
            <w:left w:val="none" w:sz="0" w:space="0" w:color="auto"/>
            <w:bottom w:val="none" w:sz="0" w:space="0" w:color="auto"/>
            <w:right w:val="none" w:sz="0" w:space="0" w:color="auto"/>
          </w:divBdr>
        </w:div>
        <w:div w:id="25107004">
          <w:marLeft w:val="480"/>
          <w:marRight w:val="0"/>
          <w:marTop w:val="0"/>
          <w:marBottom w:val="0"/>
          <w:divBdr>
            <w:top w:val="none" w:sz="0" w:space="0" w:color="auto"/>
            <w:left w:val="none" w:sz="0" w:space="0" w:color="auto"/>
            <w:bottom w:val="none" w:sz="0" w:space="0" w:color="auto"/>
            <w:right w:val="none" w:sz="0" w:space="0" w:color="auto"/>
          </w:divBdr>
        </w:div>
        <w:div w:id="41177797">
          <w:marLeft w:val="480"/>
          <w:marRight w:val="0"/>
          <w:marTop w:val="0"/>
          <w:marBottom w:val="0"/>
          <w:divBdr>
            <w:top w:val="none" w:sz="0" w:space="0" w:color="auto"/>
            <w:left w:val="none" w:sz="0" w:space="0" w:color="auto"/>
            <w:bottom w:val="none" w:sz="0" w:space="0" w:color="auto"/>
            <w:right w:val="none" w:sz="0" w:space="0" w:color="auto"/>
          </w:divBdr>
        </w:div>
        <w:div w:id="57287594">
          <w:marLeft w:val="480"/>
          <w:marRight w:val="0"/>
          <w:marTop w:val="0"/>
          <w:marBottom w:val="0"/>
          <w:divBdr>
            <w:top w:val="none" w:sz="0" w:space="0" w:color="auto"/>
            <w:left w:val="none" w:sz="0" w:space="0" w:color="auto"/>
            <w:bottom w:val="none" w:sz="0" w:space="0" w:color="auto"/>
            <w:right w:val="none" w:sz="0" w:space="0" w:color="auto"/>
          </w:divBdr>
        </w:div>
        <w:div w:id="153691640">
          <w:marLeft w:val="480"/>
          <w:marRight w:val="0"/>
          <w:marTop w:val="0"/>
          <w:marBottom w:val="0"/>
          <w:divBdr>
            <w:top w:val="none" w:sz="0" w:space="0" w:color="auto"/>
            <w:left w:val="none" w:sz="0" w:space="0" w:color="auto"/>
            <w:bottom w:val="none" w:sz="0" w:space="0" w:color="auto"/>
            <w:right w:val="none" w:sz="0" w:space="0" w:color="auto"/>
          </w:divBdr>
        </w:div>
        <w:div w:id="156652522">
          <w:marLeft w:val="480"/>
          <w:marRight w:val="0"/>
          <w:marTop w:val="0"/>
          <w:marBottom w:val="0"/>
          <w:divBdr>
            <w:top w:val="none" w:sz="0" w:space="0" w:color="auto"/>
            <w:left w:val="none" w:sz="0" w:space="0" w:color="auto"/>
            <w:bottom w:val="none" w:sz="0" w:space="0" w:color="auto"/>
            <w:right w:val="none" w:sz="0" w:space="0" w:color="auto"/>
          </w:divBdr>
        </w:div>
        <w:div w:id="181016820">
          <w:marLeft w:val="480"/>
          <w:marRight w:val="0"/>
          <w:marTop w:val="0"/>
          <w:marBottom w:val="0"/>
          <w:divBdr>
            <w:top w:val="none" w:sz="0" w:space="0" w:color="auto"/>
            <w:left w:val="none" w:sz="0" w:space="0" w:color="auto"/>
            <w:bottom w:val="none" w:sz="0" w:space="0" w:color="auto"/>
            <w:right w:val="none" w:sz="0" w:space="0" w:color="auto"/>
          </w:divBdr>
        </w:div>
        <w:div w:id="225648700">
          <w:marLeft w:val="480"/>
          <w:marRight w:val="0"/>
          <w:marTop w:val="0"/>
          <w:marBottom w:val="0"/>
          <w:divBdr>
            <w:top w:val="none" w:sz="0" w:space="0" w:color="auto"/>
            <w:left w:val="none" w:sz="0" w:space="0" w:color="auto"/>
            <w:bottom w:val="none" w:sz="0" w:space="0" w:color="auto"/>
            <w:right w:val="none" w:sz="0" w:space="0" w:color="auto"/>
          </w:divBdr>
        </w:div>
        <w:div w:id="231693894">
          <w:marLeft w:val="480"/>
          <w:marRight w:val="0"/>
          <w:marTop w:val="0"/>
          <w:marBottom w:val="0"/>
          <w:divBdr>
            <w:top w:val="none" w:sz="0" w:space="0" w:color="auto"/>
            <w:left w:val="none" w:sz="0" w:space="0" w:color="auto"/>
            <w:bottom w:val="none" w:sz="0" w:space="0" w:color="auto"/>
            <w:right w:val="none" w:sz="0" w:space="0" w:color="auto"/>
          </w:divBdr>
        </w:div>
        <w:div w:id="319385924">
          <w:marLeft w:val="480"/>
          <w:marRight w:val="0"/>
          <w:marTop w:val="0"/>
          <w:marBottom w:val="0"/>
          <w:divBdr>
            <w:top w:val="none" w:sz="0" w:space="0" w:color="auto"/>
            <w:left w:val="none" w:sz="0" w:space="0" w:color="auto"/>
            <w:bottom w:val="none" w:sz="0" w:space="0" w:color="auto"/>
            <w:right w:val="none" w:sz="0" w:space="0" w:color="auto"/>
          </w:divBdr>
        </w:div>
        <w:div w:id="454830728">
          <w:marLeft w:val="480"/>
          <w:marRight w:val="0"/>
          <w:marTop w:val="0"/>
          <w:marBottom w:val="0"/>
          <w:divBdr>
            <w:top w:val="none" w:sz="0" w:space="0" w:color="auto"/>
            <w:left w:val="none" w:sz="0" w:space="0" w:color="auto"/>
            <w:bottom w:val="none" w:sz="0" w:space="0" w:color="auto"/>
            <w:right w:val="none" w:sz="0" w:space="0" w:color="auto"/>
          </w:divBdr>
        </w:div>
        <w:div w:id="464352328">
          <w:marLeft w:val="480"/>
          <w:marRight w:val="0"/>
          <w:marTop w:val="0"/>
          <w:marBottom w:val="0"/>
          <w:divBdr>
            <w:top w:val="none" w:sz="0" w:space="0" w:color="auto"/>
            <w:left w:val="none" w:sz="0" w:space="0" w:color="auto"/>
            <w:bottom w:val="none" w:sz="0" w:space="0" w:color="auto"/>
            <w:right w:val="none" w:sz="0" w:space="0" w:color="auto"/>
          </w:divBdr>
        </w:div>
        <w:div w:id="488406889">
          <w:marLeft w:val="480"/>
          <w:marRight w:val="0"/>
          <w:marTop w:val="0"/>
          <w:marBottom w:val="0"/>
          <w:divBdr>
            <w:top w:val="none" w:sz="0" w:space="0" w:color="auto"/>
            <w:left w:val="none" w:sz="0" w:space="0" w:color="auto"/>
            <w:bottom w:val="none" w:sz="0" w:space="0" w:color="auto"/>
            <w:right w:val="none" w:sz="0" w:space="0" w:color="auto"/>
          </w:divBdr>
        </w:div>
        <w:div w:id="510068968">
          <w:marLeft w:val="480"/>
          <w:marRight w:val="0"/>
          <w:marTop w:val="0"/>
          <w:marBottom w:val="0"/>
          <w:divBdr>
            <w:top w:val="none" w:sz="0" w:space="0" w:color="auto"/>
            <w:left w:val="none" w:sz="0" w:space="0" w:color="auto"/>
            <w:bottom w:val="none" w:sz="0" w:space="0" w:color="auto"/>
            <w:right w:val="none" w:sz="0" w:space="0" w:color="auto"/>
          </w:divBdr>
        </w:div>
        <w:div w:id="520361567">
          <w:marLeft w:val="480"/>
          <w:marRight w:val="0"/>
          <w:marTop w:val="0"/>
          <w:marBottom w:val="0"/>
          <w:divBdr>
            <w:top w:val="none" w:sz="0" w:space="0" w:color="auto"/>
            <w:left w:val="none" w:sz="0" w:space="0" w:color="auto"/>
            <w:bottom w:val="none" w:sz="0" w:space="0" w:color="auto"/>
            <w:right w:val="none" w:sz="0" w:space="0" w:color="auto"/>
          </w:divBdr>
        </w:div>
        <w:div w:id="551116917">
          <w:marLeft w:val="480"/>
          <w:marRight w:val="0"/>
          <w:marTop w:val="0"/>
          <w:marBottom w:val="0"/>
          <w:divBdr>
            <w:top w:val="none" w:sz="0" w:space="0" w:color="auto"/>
            <w:left w:val="none" w:sz="0" w:space="0" w:color="auto"/>
            <w:bottom w:val="none" w:sz="0" w:space="0" w:color="auto"/>
            <w:right w:val="none" w:sz="0" w:space="0" w:color="auto"/>
          </w:divBdr>
        </w:div>
        <w:div w:id="618487114">
          <w:marLeft w:val="480"/>
          <w:marRight w:val="0"/>
          <w:marTop w:val="0"/>
          <w:marBottom w:val="0"/>
          <w:divBdr>
            <w:top w:val="none" w:sz="0" w:space="0" w:color="auto"/>
            <w:left w:val="none" w:sz="0" w:space="0" w:color="auto"/>
            <w:bottom w:val="none" w:sz="0" w:space="0" w:color="auto"/>
            <w:right w:val="none" w:sz="0" w:space="0" w:color="auto"/>
          </w:divBdr>
        </w:div>
        <w:div w:id="646009127">
          <w:marLeft w:val="480"/>
          <w:marRight w:val="0"/>
          <w:marTop w:val="0"/>
          <w:marBottom w:val="0"/>
          <w:divBdr>
            <w:top w:val="none" w:sz="0" w:space="0" w:color="auto"/>
            <w:left w:val="none" w:sz="0" w:space="0" w:color="auto"/>
            <w:bottom w:val="none" w:sz="0" w:space="0" w:color="auto"/>
            <w:right w:val="none" w:sz="0" w:space="0" w:color="auto"/>
          </w:divBdr>
        </w:div>
        <w:div w:id="650983134">
          <w:marLeft w:val="480"/>
          <w:marRight w:val="0"/>
          <w:marTop w:val="0"/>
          <w:marBottom w:val="0"/>
          <w:divBdr>
            <w:top w:val="none" w:sz="0" w:space="0" w:color="auto"/>
            <w:left w:val="none" w:sz="0" w:space="0" w:color="auto"/>
            <w:bottom w:val="none" w:sz="0" w:space="0" w:color="auto"/>
            <w:right w:val="none" w:sz="0" w:space="0" w:color="auto"/>
          </w:divBdr>
        </w:div>
        <w:div w:id="692653430">
          <w:marLeft w:val="480"/>
          <w:marRight w:val="0"/>
          <w:marTop w:val="0"/>
          <w:marBottom w:val="0"/>
          <w:divBdr>
            <w:top w:val="none" w:sz="0" w:space="0" w:color="auto"/>
            <w:left w:val="none" w:sz="0" w:space="0" w:color="auto"/>
            <w:bottom w:val="none" w:sz="0" w:space="0" w:color="auto"/>
            <w:right w:val="none" w:sz="0" w:space="0" w:color="auto"/>
          </w:divBdr>
        </w:div>
        <w:div w:id="776676974">
          <w:marLeft w:val="480"/>
          <w:marRight w:val="0"/>
          <w:marTop w:val="0"/>
          <w:marBottom w:val="0"/>
          <w:divBdr>
            <w:top w:val="none" w:sz="0" w:space="0" w:color="auto"/>
            <w:left w:val="none" w:sz="0" w:space="0" w:color="auto"/>
            <w:bottom w:val="none" w:sz="0" w:space="0" w:color="auto"/>
            <w:right w:val="none" w:sz="0" w:space="0" w:color="auto"/>
          </w:divBdr>
        </w:div>
        <w:div w:id="783428738">
          <w:marLeft w:val="480"/>
          <w:marRight w:val="0"/>
          <w:marTop w:val="0"/>
          <w:marBottom w:val="0"/>
          <w:divBdr>
            <w:top w:val="none" w:sz="0" w:space="0" w:color="auto"/>
            <w:left w:val="none" w:sz="0" w:space="0" w:color="auto"/>
            <w:bottom w:val="none" w:sz="0" w:space="0" w:color="auto"/>
            <w:right w:val="none" w:sz="0" w:space="0" w:color="auto"/>
          </w:divBdr>
        </w:div>
        <w:div w:id="787087435">
          <w:marLeft w:val="480"/>
          <w:marRight w:val="0"/>
          <w:marTop w:val="0"/>
          <w:marBottom w:val="0"/>
          <w:divBdr>
            <w:top w:val="none" w:sz="0" w:space="0" w:color="auto"/>
            <w:left w:val="none" w:sz="0" w:space="0" w:color="auto"/>
            <w:bottom w:val="none" w:sz="0" w:space="0" w:color="auto"/>
            <w:right w:val="none" w:sz="0" w:space="0" w:color="auto"/>
          </w:divBdr>
        </w:div>
        <w:div w:id="797724085">
          <w:marLeft w:val="480"/>
          <w:marRight w:val="0"/>
          <w:marTop w:val="0"/>
          <w:marBottom w:val="0"/>
          <w:divBdr>
            <w:top w:val="none" w:sz="0" w:space="0" w:color="auto"/>
            <w:left w:val="none" w:sz="0" w:space="0" w:color="auto"/>
            <w:bottom w:val="none" w:sz="0" w:space="0" w:color="auto"/>
            <w:right w:val="none" w:sz="0" w:space="0" w:color="auto"/>
          </w:divBdr>
        </w:div>
        <w:div w:id="798495967">
          <w:marLeft w:val="480"/>
          <w:marRight w:val="0"/>
          <w:marTop w:val="0"/>
          <w:marBottom w:val="0"/>
          <w:divBdr>
            <w:top w:val="none" w:sz="0" w:space="0" w:color="auto"/>
            <w:left w:val="none" w:sz="0" w:space="0" w:color="auto"/>
            <w:bottom w:val="none" w:sz="0" w:space="0" w:color="auto"/>
            <w:right w:val="none" w:sz="0" w:space="0" w:color="auto"/>
          </w:divBdr>
        </w:div>
        <w:div w:id="816386629">
          <w:marLeft w:val="480"/>
          <w:marRight w:val="0"/>
          <w:marTop w:val="0"/>
          <w:marBottom w:val="0"/>
          <w:divBdr>
            <w:top w:val="none" w:sz="0" w:space="0" w:color="auto"/>
            <w:left w:val="none" w:sz="0" w:space="0" w:color="auto"/>
            <w:bottom w:val="none" w:sz="0" w:space="0" w:color="auto"/>
            <w:right w:val="none" w:sz="0" w:space="0" w:color="auto"/>
          </w:divBdr>
        </w:div>
        <w:div w:id="843931465">
          <w:marLeft w:val="480"/>
          <w:marRight w:val="0"/>
          <w:marTop w:val="0"/>
          <w:marBottom w:val="0"/>
          <w:divBdr>
            <w:top w:val="none" w:sz="0" w:space="0" w:color="auto"/>
            <w:left w:val="none" w:sz="0" w:space="0" w:color="auto"/>
            <w:bottom w:val="none" w:sz="0" w:space="0" w:color="auto"/>
            <w:right w:val="none" w:sz="0" w:space="0" w:color="auto"/>
          </w:divBdr>
        </w:div>
        <w:div w:id="892693211">
          <w:marLeft w:val="480"/>
          <w:marRight w:val="0"/>
          <w:marTop w:val="0"/>
          <w:marBottom w:val="0"/>
          <w:divBdr>
            <w:top w:val="none" w:sz="0" w:space="0" w:color="auto"/>
            <w:left w:val="none" w:sz="0" w:space="0" w:color="auto"/>
            <w:bottom w:val="none" w:sz="0" w:space="0" w:color="auto"/>
            <w:right w:val="none" w:sz="0" w:space="0" w:color="auto"/>
          </w:divBdr>
        </w:div>
      </w:divsChild>
    </w:div>
    <w:div w:id="313486178">
      <w:bodyDiv w:val="1"/>
      <w:marLeft w:val="0"/>
      <w:marRight w:val="0"/>
      <w:marTop w:val="0"/>
      <w:marBottom w:val="0"/>
      <w:divBdr>
        <w:top w:val="none" w:sz="0" w:space="0" w:color="auto"/>
        <w:left w:val="none" w:sz="0" w:space="0" w:color="auto"/>
        <w:bottom w:val="none" w:sz="0" w:space="0" w:color="auto"/>
        <w:right w:val="none" w:sz="0" w:space="0" w:color="auto"/>
      </w:divBdr>
    </w:div>
    <w:div w:id="313879001">
      <w:bodyDiv w:val="1"/>
      <w:marLeft w:val="0"/>
      <w:marRight w:val="0"/>
      <w:marTop w:val="0"/>
      <w:marBottom w:val="0"/>
      <w:divBdr>
        <w:top w:val="none" w:sz="0" w:space="0" w:color="auto"/>
        <w:left w:val="none" w:sz="0" w:space="0" w:color="auto"/>
        <w:bottom w:val="none" w:sz="0" w:space="0" w:color="auto"/>
        <w:right w:val="none" w:sz="0" w:space="0" w:color="auto"/>
      </w:divBdr>
    </w:div>
    <w:div w:id="313949916">
      <w:bodyDiv w:val="1"/>
      <w:marLeft w:val="0"/>
      <w:marRight w:val="0"/>
      <w:marTop w:val="0"/>
      <w:marBottom w:val="0"/>
      <w:divBdr>
        <w:top w:val="none" w:sz="0" w:space="0" w:color="auto"/>
        <w:left w:val="none" w:sz="0" w:space="0" w:color="auto"/>
        <w:bottom w:val="none" w:sz="0" w:space="0" w:color="auto"/>
        <w:right w:val="none" w:sz="0" w:space="0" w:color="auto"/>
      </w:divBdr>
    </w:div>
    <w:div w:id="313991761">
      <w:bodyDiv w:val="1"/>
      <w:marLeft w:val="0"/>
      <w:marRight w:val="0"/>
      <w:marTop w:val="0"/>
      <w:marBottom w:val="0"/>
      <w:divBdr>
        <w:top w:val="none" w:sz="0" w:space="0" w:color="auto"/>
        <w:left w:val="none" w:sz="0" w:space="0" w:color="auto"/>
        <w:bottom w:val="none" w:sz="0" w:space="0" w:color="auto"/>
        <w:right w:val="none" w:sz="0" w:space="0" w:color="auto"/>
      </w:divBdr>
    </w:div>
    <w:div w:id="313995159">
      <w:bodyDiv w:val="1"/>
      <w:marLeft w:val="0"/>
      <w:marRight w:val="0"/>
      <w:marTop w:val="0"/>
      <w:marBottom w:val="0"/>
      <w:divBdr>
        <w:top w:val="none" w:sz="0" w:space="0" w:color="auto"/>
        <w:left w:val="none" w:sz="0" w:space="0" w:color="auto"/>
        <w:bottom w:val="none" w:sz="0" w:space="0" w:color="auto"/>
        <w:right w:val="none" w:sz="0" w:space="0" w:color="auto"/>
      </w:divBdr>
    </w:div>
    <w:div w:id="313996883">
      <w:bodyDiv w:val="1"/>
      <w:marLeft w:val="0"/>
      <w:marRight w:val="0"/>
      <w:marTop w:val="0"/>
      <w:marBottom w:val="0"/>
      <w:divBdr>
        <w:top w:val="none" w:sz="0" w:space="0" w:color="auto"/>
        <w:left w:val="none" w:sz="0" w:space="0" w:color="auto"/>
        <w:bottom w:val="none" w:sz="0" w:space="0" w:color="auto"/>
        <w:right w:val="none" w:sz="0" w:space="0" w:color="auto"/>
      </w:divBdr>
    </w:div>
    <w:div w:id="314065004">
      <w:bodyDiv w:val="1"/>
      <w:marLeft w:val="0"/>
      <w:marRight w:val="0"/>
      <w:marTop w:val="0"/>
      <w:marBottom w:val="0"/>
      <w:divBdr>
        <w:top w:val="none" w:sz="0" w:space="0" w:color="auto"/>
        <w:left w:val="none" w:sz="0" w:space="0" w:color="auto"/>
        <w:bottom w:val="none" w:sz="0" w:space="0" w:color="auto"/>
        <w:right w:val="none" w:sz="0" w:space="0" w:color="auto"/>
      </w:divBdr>
    </w:div>
    <w:div w:id="314067842">
      <w:bodyDiv w:val="1"/>
      <w:marLeft w:val="0"/>
      <w:marRight w:val="0"/>
      <w:marTop w:val="0"/>
      <w:marBottom w:val="0"/>
      <w:divBdr>
        <w:top w:val="none" w:sz="0" w:space="0" w:color="auto"/>
        <w:left w:val="none" w:sz="0" w:space="0" w:color="auto"/>
        <w:bottom w:val="none" w:sz="0" w:space="0" w:color="auto"/>
        <w:right w:val="none" w:sz="0" w:space="0" w:color="auto"/>
      </w:divBdr>
    </w:div>
    <w:div w:id="314115861">
      <w:bodyDiv w:val="1"/>
      <w:marLeft w:val="0"/>
      <w:marRight w:val="0"/>
      <w:marTop w:val="0"/>
      <w:marBottom w:val="0"/>
      <w:divBdr>
        <w:top w:val="none" w:sz="0" w:space="0" w:color="auto"/>
        <w:left w:val="none" w:sz="0" w:space="0" w:color="auto"/>
        <w:bottom w:val="none" w:sz="0" w:space="0" w:color="auto"/>
        <w:right w:val="none" w:sz="0" w:space="0" w:color="auto"/>
      </w:divBdr>
    </w:div>
    <w:div w:id="314145695">
      <w:bodyDiv w:val="1"/>
      <w:marLeft w:val="0"/>
      <w:marRight w:val="0"/>
      <w:marTop w:val="0"/>
      <w:marBottom w:val="0"/>
      <w:divBdr>
        <w:top w:val="none" w:sz="0" w:space="0" w:color="auto"/>
        <w:left w:val="none" w:sz="0" w:space="0" w:color="auto"/>
        <w:bottom w:val="none" w:sz="0" w:space="0" w:color="auto"/>
        <w:right w:val="none" w:sz="0" w:space="0" w:color="auto"/>
      </w:divBdr>
    </w:div>
    <w:div w:id="314185115">
      <w:bodyDiv w:val="1"/>
      <w:marLeft w:val="0"/>
      <w:marRight w:val="0"/>
      <w:marTop w:val="0"/>
      <w:marBottom w:val="0"/>
      <w:divBdr>
        <w:top w:val="none" w:sz="0" w:space="0" w:color="auto"/>
        <w:left w:val="none" w:sz="0" w:space="0" w:color="auto"/>
        <w:bottom w:val="none" w:sz="0" w:space="0" w:color="auto"/>
        <w:right w:val="none" w:sz="0" w:space="0" w:color="auto"/>
      </w:divBdr>
    </w:div>
    <w:div w:id="314264587">
      <w:bodyDiv w:val="1"/>
      <w:marLeft w:val="0"/>
      <w:marRight w:val="0"/>
      <w:marTop w:val="0"/>
      <w:marBottom w:val="0"/>
      <w:divBdr>
        <w:top w:val="none" w:sz="0" w:space="0" w:color="auto"/>
        <w:left w:val="none" w:sz="0" w:space="0" w:color="auto"/>
        <w:bottom w:val="none" w:sz="0" w:space="0" w:color="auto"/>
        <w:right w:val="none" w:sz="0" w:space="0" w:color="auto"/>
      </w:divBdr>
    </w:div>
    <w:div w:id="314334206">
      <w:bodyDiv w:val="1"/>
      <w:marLeft w:val="0"/>
      <w:marRight w:val="0"/>
      <w:marTop w:val="0"/>
      <w:marBottom w:val="0"/>
      <w:divBdr>
        <w:top w:val="none" w:sz="0" w:space="0" w:color="auto"/>
        <w:left w:val="none" w:sz="0" w:space="0" w:color="auto"/>
        <w:bottom w:val="none" w:sz="0" w:space="0" w:color="auto"/>
        <w:right w:val="none" w:sz="0" w:space="0" w:color="auto"/>
      </w:divBdr>
    </w:div>
    <w:div w:id="314336927">
      <w:bodyDiv w:val="1"/>
      <w:marLeft w:val="0"/>
      <w:marRight w:val="0"/>
      <w:marTop w:val="0"/>
      <w:marBottom w:val="0"/>
      <w:divBdr>
        <w:top w:val="none" w:sz="0" w:space="0" w:color="auto"/>
        <w:left w:val="none" w:sz="0" w:space="0" w:color="auto"/>
        <w:bottom w:val="none" w:sz="0" w:space="0" w:color="auto"/>
        <w:right w:val="none" w:sz="0" w:space="0" w:color="auto"/>
      </w:divBdr>
    </w:div>
    <w:div w:id="314338066">
      <w:bodyDiv w:val="1"/>
      <w:marLeft w:val="0"/>
      <w:marRight w:val="0"/>
      <w:marTop w:val="0"/>
      <w:marBottom w:val="0"/>
      <w:divBdr>
        <w:top w:val="none" w:sz="0" w:space="0" w:color="auto"/>
        <w:left w:val="none" w:sz="0" w:space="0" w:color="auto"/>
        <w:bottom w:val="none" w:sz="0" w:space="0" w:color="auto"/>
        <w:right w:val="none" w:sz="0" w:space="0" w:color="auto"/>
      </w:divBdr>
    </w:div>
    <w:div w:id="314529575">
      <w:bodyDiv w:val="1"/>
      <w:marLeft w:val="0"/>
      <w:marRight w:val="0"/>
      <w:marTop w:val="0"/>
      <w:marBottom w:val="0"/>
      <w:divBdr>
        <w:top w:val="none" w:sz="0" w:space="0" w:color="auto"/>
        <w:left w:val="none" w:sz="0" w:space="0" w:color="auto"/>
        <w:bottom w:val="none" w:sz="0" w:space="0" w:color="auto"/>
        <w:right w:val="none" w:sz="0" w:space="0" w:color="auto"/>
      </w:divBdr>
    </w:div>
    <w:div w:id="314531350">
      <w:bodyDiv w:val="1"/>
      <w:marLeft w:val="0"/>
      <w:marRight w:val="0"/>
      <w:marTop w:val="0"/>
      <w:marBottom w:val="0"/>
      <w:divBdr>
        <w:top w:val="none" w:sz="0" w:space="0" w:color="auto"/>
        <w:left w:val="none" w:sz="0" w:space="0" w:color="auto"/>
        <w:bottom w:val="none" w:sz="0" w:space="0" w:color="auto"/>
        <w:right w:val="none" w:sz="0" w:space="0" w:color="auto"/>
      </w:divBdr>
    </w:div>
    <w:div w:id="314601965">
      <w:bodyDiv w:val="1"/>
      <w:marLeft w:val="0"/>
      <w:marRight w:val="0"/>
      <w:marTop w:val="0"/>
      <w:marBottom w:val="0"/>
      <w:divBdr>
        <w:top w:val="none" w:sz="0" w:space="0" w:color="auto"/>
        <w:left w:val="none" w:sz="0" w:space="0" w:color="auto"/>
        <w:bottom w:val="none" w:sz="0" w:space="0" w:color="auto"/>
        <w:right w:val="none" w:sz="0" w:space="0" w:color="auto"/>
      </w:divBdr>
    </w:div>
    <w:div w:id="314604383">
      <w:bodyDiv w:val="1"/>
      <w:marLeft w:val="0"/>
      <w:marRight w:val="0"/>
      <w:marTop w:val="0"/>
      <w:marBottom w:val="0"/>
      <w:divBdr>
        <w:top w:val="none" w:sz="0" w:space="0" w:color="auto"/>
        <w:left w:val="none" w:sz="0" w:space="0" w:color="auto"/>
        <w:bottom w:val="none" w:sz="0" w:space="0" w:color="auto"/>
        <w:right w:val="none" w:sz="0" w:space="0" w:color="auto"/>
      </w:divBdr>
    </w:div>
    <w:div w:id="314723499">
      <w:bodyDiv w:val="1"/>
      <w:marLeft w:val="0"/>
      <w:marRight w:val="0"/>
      <w:marTop w:val="0"/>
      <w:marBottom w:val="0"/>
      <w:divBdr>
        <w:top w:val="none" w:sz="0" w:space="0" w:color="auto"/>
        <w:left w:val="none" w:sz="0" w:space="0" w:color="auto"/>
        <w:bottom w:val="none" w:sz="0" w:space="0" w:color="auto"/>
        <w:right w:val="none" w:sz="0" w:space="0" w:color="auto"/>
      </w:divBdr>
    </w:div>
    <w:div w:id="314728557">
      <w:bodyDiv w:val="1"/>
      <w:marLeft w:val="0"/>
      <w:marRight w:val="0"/>
      <w:marTop w:val="0"/>
      <w:marBottom w:val="0"/>
      <w:divBdr>
        <w:top w:val="none" w:sz="0" w:space="0" w:color="auto"/>
        <w:left w:val="none" w:sz="0" w:space="0" w:color="auto"/>
        <w:bottom w:val="none" w:sz="0" w:space="0" w:color="auto"/>
        <w:right w:val="none" w:sz="0" w:space="0" w:color="auto"/>
      </w:divBdr>
    </w:div>
    <w:div w:id="314729137">
      <w:bodyDiv w:val="1"/>
      <w:marLeft w:val="0"/>
      <w:marRight w:val="0"/>
      <w:marTop w:val="0"/>
      <w:marBottom w:val="0"/>
      <w:divBdr>
        <w:top w:val="none" w:sz="0" w:space="0" w:color="auto"/>
        <w:left w:val="none" w:sz="0" w:space="0" w:color="auto"/>
        <w:bottom w:val="none" w:sz="0" w:space="0" w:color="auto"/>
        <w:right w:val="none" w:sz="0" w:space="0" w:color="auto"/>
      </w:divBdr>
    </w:div>
    <w:div w:id="315037204">
      <w:bodyDiv w:val="1"/>
      <w:marLeft w:val="0"/>
      <w:marRight w:val="0"/>
      <w:marTop w:val="0"/>
      <w:marBottom w:val="0"/>
      <w:divBdr>
        <w:top w:val="none" w:sz="0" w:space="0" w:color="auto"/>
        <w:left w:val="none" w:sz="0" w:space="0" w:color="auto"/>
        <w:bottom w:val="none" w:sz="0" w:space="0" w:color="auto"/>
        <w:right w:val="none" w:sz="0" w:space="0" w:color="auto"/>
      </w:divBdr>
    </w:div>
    <w:div w:id="315186420">
      <w:bodyDiv w:val="1"/>
      <w:marLeft w:val="0"/>
      <w:marRight w:val="0"/>
      <w:marTop w:val="0"/>
      <w:marBottom w:val="0"/>
      <w:divBdr>
        <w:top w:val="none" w:sz="0" w:space="0" w:color="auto"/>
        <w:left w:val="none" w:sz="0" w:space="0" w:color="auto"/>
        <w:bottom w:val="none" w:sz="0" w:space="0" w:color="auto"/>
        <w:right w:val="none" w:sz="0" w:space="0" w:color="auto"/>
      </w:divBdr>
    </w:div>
    <w:div w:id="315228458">
      <w:bodyDiv w:val="1"/>
      <w:marLeft w:val="0"/>
      <w:marRight w:val="0"/>
      <w:marTop w:val="0"/>
      <w:marBottom w:val="0"/>
      <w:divBdr>
        <w:top w:val="none" w:sz="0" w:space="0" w:color="auto"/>
        <w:left w:val="none" w:sz="0" w:space="0" w:color="auto"/>
        <w:bottom w:val="none" w:sz="0" w:space="0" w:color="auto"/>
        <w:right w:val="none" w:sz="0" w:space="0" w:color="auto"/>
      </w:divBdr>
    </w:div>
    <w:div w:id="315452531">
      <w:bodyDiv w:val="1"/>
      <w:marLeft w:val="0"/>
      <w:marRight w:val="0"/>
      <w:marTop w:val="0"/>
      <w:marBottom w:val="0"/>
      <w:divBdr>
        <w:top w:val="none" w:sz="0" w:space="0" w:color="auto"/>
        <w:left w:val="none" w:sz="0" w:space="0" w:color="auto"/>
        <w:bottom w:val="none" w:sz="0" w:space="0" w:color="auto"/>
        <w:right w:val="none" w:sz="0" w:space="0" w:color="auto"/>
      </w:divBdr>
    </w:div>
    <w:div w:id="315497383">
      <w:bodyDiv w:val="1"/>
      <w:marLeft w:val="0"/>
      <w:marRight w:val="0"/>
      <w:marTop w:val="0"/>
      <w:marBottom w:val="0"/>
      <w:divBdr>
        <w:top w:val="none" w:sz="0" w:space="0" w:color="auto"/>
        <w:left w:val="none" w:sz="0" w:space="0" w:color="auto"/>
        <w:bottom w:val="none" w:sz="0" w:space="0" w:color="auto"/>
        <w:right w:val="none" w:sz="0" w:space="0" w:color="auto"/>
      </w:divBdr>
    </w:div>
    <w:div w:id="315500203">
      <w:bodyDiv w:val="1"/>
      <w:marLeft w:val="0"/>
      <w:marRight w:val="0"/>
      <w:marTop w:val="0"/>
      <w:marBottom w:val="0"/>
      <w:divBdr>
        <w:top w:val="none" w:sz="0" w:space="0" w:color="auto"/>
        <w:left w:val="none" w:sz="0" w:space="0" w:color="auto"/>
        <w:bottom w:val="none" w:sz="0" w:space="0" w:color="auto"/>
        <w:right w:val="none" w:sz="0" w:space="0" w:color="auto"/>
      </w:divBdr>
    </w:div>
    <w:div w:id="315762850">
      <w:bodyDiv w:val="1"/>
      <w:marLeft w:val="0"/>
      <w:marRight w:val="0"/>
      <w:marTop w:val="0"/>
      <w:marBottom w:val="0"/>
      <w:divBdr>
        <w:top w:val="none" w:sz="0" w:space="0" w:color="auto"/>
        <w:left w:val="none" w:sz="0" w:space="0" w:color="auto"/>
        <w:bottom w:val="none" w:sz="0" w:space="0" w:color="auto"/>
        <w:right w:val="none" w:sz="0" w:space="0" w:color="auto"/>
      </w:divBdr>
    </w:div>
    <w:div w:id="315838401">
      <w:bodyDiv w:val="1"/>
      <w:marLeft w:val="0"/>
      <w:marRight w:val="0"/>
      <w:marTop w:val="0"/>
      <w:marBottom w:val="0"/>
      <w:divBdr>
        <w:top w:val="none" w:sz="0" w:space="0" w:color="auto"/>
        <w:left w:val="none" w:sz="0" w:space="0" w:color="auto"/>
        <w:bottom w:val="none" w:sz="0" w:space="0" w:color="auto"/>
        <w:right w:val="none" w:sz="0" w:space="0" w:color="auto"/>
      </w:divBdr>
    </w:div>
    <w:div w:id="315913809">
      <w:bodyDiv w:val="1"/>
      <w:marLeft w:val="0"/>
      <w:marRight w:val="0"/>
      <w:marTop w:val="0"/>
      <w:marBottom w:val="0"/>
      <w:divBdr>
        <w:top w:val="none" w:sz="0" w:space="0" w:color="auto"/>
        <w:left w:val="none" w:sz="0" w:space="0" w:color="auto"/>
        <w:bottom w:val="none" w:sz="0" w:space="0" w:color="auto"/>
        <w:right w:val="none" w:sz="0" w:space="0" w:color="auto"/>
      </w:divBdr>
    </w:div>
    <w:div w:id="316031817">
      <w:bodyDiv w:val="1"/>
      <w:marLeft w:val="0"/>
      <w:marRight w:val="0"/>
      <w:marTop w:val="0"/>
      <w:marBottom w:val="0"/>
      <w:divBdr>
        <w:top w:val="none" w:sz="0" w:space="0" w:color="auto"/>
        <w:left w:val="none" w:sz="0" w:space="0" w:color="auto"/>
        <w:bottom w:val="none" w:sz="0" w:space="0" w:color="auto"/>
        <w:right w:val="none" w:sz="0" w:space="0" w:color="auto"/>
      </w:divBdr>
    </w:div>
    <w:div w:id="316108847">
      <w:bodyDiv w:val="1"/>
      <w:marLeft w:val="0"/>
      <w:marRight w:val="0"/>
      <w:marTop w:val="0"/>
      <w:marBottom w:val="0"/>
      <w:divBdr>
        <w:top w:val="none" w:sz="0" w:space="0" w:color="auto"/>
        <w:left w:val="none" w:sz="0" w:space="0" w:color="auto"/>
        <w:bottom w:val="none" w:sz="0" w:space="0" w:color="auto"/>
        <w:right w:val="none" w:sz="0" w:space="0" w:color="auto"/>
      </w:divBdr>
    </w:div>
    <w:div w:id="316152510">
      <w:bodyDiv w:val="1"/>
      <w:marLeft w:val="0"/>
      <w:marRight w:val="0"/>
      <w:marTop w:val="0"/>
      <w:marBottom w:val="0"/>
      <w:divBdr>
        <w:top w:val="none" w:sz="0" w:space="0" w:color="auto"/>
        <w:left w:val="none" w:sz="0" w:space="0" w:color="auto"/>
        <w:bottom w:val="none" w:sz="0" w:space="0" w:color="auto"/>
        <w:right w:val="none" w:sz="0" w:space="0" w:color="auto"/>
      </w:divBdr>
    </w:div>
    <w:div w:id="316155724">
      <w:bodyDiv w:val="1"/>
      <w:marLeft w:val="0"/>
      <w:marRight w:val="0"/>
      <w:marTop w:val="0"/>
      <w:marBottom w:val="0"/>
      <w:divBdr>
        <w:top w:val="none" w:sz="0" w:space="0" w:color="auto"/>
        <w:left w:val="none" w:sz="0" w:space="0" w:color="auto"/>
        <w:bottom w:val="none" w:sz="0" w:space="0" w:color="auto"/>
        <w:right w:val="none" w:sz="0" w:space="0" w:color="auto"/>
      </w:divBdr>
    </w:div>
    <w:div w:id="316304390">
      <w:bodyDiv w:val="1"/>
      <w:marLeft w:val="0"/>
      <w:marRight w:val="0"/>
      <w:marTop w:val="0"/>
      <w:marBottom w:val="0"/>
      <w:divBdr>
        <w:top w:val="none" w:sz="0" w:space="0" w:color="auto"/>
        <w:left w:val="none" w:sz="0" w:space="0" w:color="auto"/>
        <w:bottom w:val="none" w:sz="0" w:space="0" w:color="auto"/>
        <w:right w:val="none" w:sz="0" w:space="0" w:color="auto"/>
      </w:divBdr>
    </w:div>
    <w:div w:id="316349806">
      <w:bodyDiv w:val="1"/>
      <w:marLeft w:val="0"/>
      <w:marRight w:val="0"/>
      <w:marTop w:val="0"/>
      <w:marBottom w:val="0"/>
      <w:divBdr>
        <w:top w:val="none" w:sz="0" w:space="0" w:color="auto"/>
        <w:left w:val="none" w:sz="0" w:space="0" w:color="auto"/>
        <w:bottom w:val="none" w:sz="0" w:space="0" w:color="auto"/>
        <w:right w:val="none" w:sz="0" w:space="0" w:color="auto"/>
      </w:divBdr>
    </w:div>
    <w:div w:id="316539009">
      <w:bodyDiv w:val="1"/>
      <w:marLeft w:val="0"/>
      <w:marRight w:val="0"/>
      <w:marTop w:val="0"/>
      <w:marBottom w:val="0"/>
      <w:divBdr>
        <w:top w:val="none" w:sz="0" w:space="0" w:color="auto"/>
        <w:left w:val="none" w:sz="0" w:space="0" w:color="auto"/>
        <w:bottom w:val="none" w:sz="0" w:space="0" w:color="auto"/>
        <w:right w:val="none" w:sz="0" w:space="0" w:color="auto"/>
      </w:divBdr>
    </w:div>
    <w:div w:id="316611804">
      <w:bodyDiv w:val="1"/>
      <w:marLeft w:val="0"/>
      <w:marRight w:val="0"/>
      <w:marTop w:val="0"/>
      <w:marBottom w:val="0"/>
      <w:divBdr>
        <w:top w:val="none" w:sz="0" w:space="0" w:color="auto"/>
        <w:left w:val="none" w:sz="0" w:space="0" w:color="auto"/>
        <w:bottom w:val="none" w:sz="0" w:space="0" w:color="auto"/>
        <w:right w:val="none" w:sz="0" w:space="0" w:color="auto"/>
      </w:divBdr>
    </w:div>
    <w:div w:id="316619611">
      <w:bodyDiv w:val="1"/>
      <w:marLeft w:val="0"/>
      <w:marRight w:val="0"/>
      <w:marTop w:val="0"/>
      <w:marBottom w:val="0"/>
      <w:divBdr>
        <w:top w:val="none" w:sz="0" w:space="0" w:color="auto"/>
        <w:left w:val="none" w:sz="0" w:space="0" w:color="auto"/>
        <w:bottom w:val="none" w:sz="0" w:space="0" w:color="auto"/>
        <w:right w:val="none" w:sz="0" w:space="0" w:color="auto"/>
      </w:divBdr>
      <w:divsChild>
        <w:div w:id="30422363">
          <w:marLeft w:val="480"/>
          <w:marRight w:val="0"/>
          <w:marTop w:val="0"/>
          <w:marBottom w:val="0"/>
          <w:divBdr>
            <w:top w:val="none" w:sz="0" w:space="0" w:color="auto"/>
            <w:left w:val="none" w:sz="0" w:space="0" w:color="auto"/>
            <w:bottom w:val="none" w:sz="0" w:space="0" w:color="auto"/>
            <w:right w:val="none" w:sz="0" w:space="0" w:color="auto"/>
          </w:divBdr>
        </w:div>
        <w:div w:id="69154342">
          <w:marLeft w:val="480"/>
          <w:marRight w:val="0"/>
          <w:marTop w:val="0"/>
          <w:marBottom w:val="0"/>
          <w:divBdr>
            <w:top w:val="none" w:sz="0" w:space="0" w:color="auto"/>
            <w:left w:val="none" w:sz="0" w:space="0" w:color="auto"/>
            <w:bottom w:val="none" w:sz="0" w:space="0" w:color="auto"/>
            <w:right w:val="none" w:sz="0" w:space="0" w:color="auto"/>
          </w:divBdr>
        </w:div>
        <w:div w:id="164320392">
          <w:marLeft w:val="480"/>
          <w:marRight w:val="0"/>
          <w:marTop w:val="0"/>
          <w:marBottom w:val="0"/>
          <w:divBdr>
            <w:top w:val="none" w:sz="0" w:space="0" w:color="auto"/>
            <w:left w:val="none" w:sz="0" w:space="0" w:color="auto"/>
            <w:bottom w:val="none" w:sz="0" w:space="0" w:color="auto"/>
            <w:right w:val="none" w:sz="0" w:space="0" w:color="auto"/>
          </w:divBdr>
        </w:div>
        <w:div w:id="183058012">
          <w:marLeft w:val="480"/>
          <w:marRight w:val="0"/>
          <w:marTop w:val="0"/>
          <w:marBottom w:val="0"/>
          <w:divBdr>
            <w:top w:val="none" w:sz="0" w:space="0" w:color="auto"/>
            <w:left w:val="none" w:sz="0" w:space="0" w:color="auto"/>
            <w:bottom w:val="none" w:sz="0" w:space="0" w:color="auto"/>
            <w:right w:val="none" w:sz="0" w:space="0" w:color="auto"/>
          </w:divBdr>
        </w:div>
        <w:div w:id="207183980">
          <w:marLeft w:val="480"/>
          <w:marRight w:val="0"/>
          <w:marTop w:val="0"/>
          <w:marBottom w:val="0"/>
          <w:divBdr>
            <w:top w:val="none" w:sz="0" w:space="0" w:color="auto"/>
            <w:left w:val="none" w:sz="0" w:space="0" w:color="auto"/>
            <w:bottom w:val="none" w:sz="0" w:space="0" w:color="auto"/>
            <w:right w:val="none" w:sz="0" w:space="0" w:color="auto"/>
          </w:divBdr>
        </w:div>
        <w:div w:id="230967005">
          <w:marLeft w:val="480"/>
          <w:marRight w:val="0"/>
          <w:marTop w:val="0"/>
          <w:marBottom w:val="0"/>
          <w:divBdr>
            <w:top w:val="none" w:sz="0" w:space="0" w:color="auto"/>
            <w:left w:val="none" w:sz="0" w:space="0" w:color="auto"/>
            <w:bottom w:val="none" w:sz="0" w:space="0" w:color="auto"/>
            <w:right w:val="none" w:sz="0" w:space="0" w:color="auto"/>
          </w:divBdr>
        </w:div>
        <w:div w:id="235021060">
          <w:marLeft w:val="480"/>
          <w:marRight w:val="0"/>
          <w:marTop w:val="0"/>
          <w:marBottom w:val="0"/>
          <w:divBdr>
            <w:top w:val="none" w:sz="0" w:space="0" w:color="auto"/>
            <w:left w:val="none" w:sz="0" w:space="0" w:color="auto"/>
            <w:bottom w:val="none" w:sz="0" w:space="0" w:color="auto"/>
            <w:right w:val="none" w:sz="0" w:space="0" w:color="auto"/>
          </w:divBdr>
        </w:div>
        <w:div w:id="299578829">
          <w:marLeft w:val="480"/>
          <w:marRight w:val="0"/>
          <w:marTop w:val="0"/>
          <w:marBottom w:val="0"/>
          <w:divBdr>
            <w:top w:val="none" w:sz="0" w:space="0" w:color="auto"/>
            <w:left w:val="none" w:sz="0" w:space="0" w:color="auto"/>
            <w:bottom w:val="none" w:sz="0" w:space="0" w:color="auto"/>
            <w:right w:val="none" w:sz="0" w:space="0" w:color="auto"/>
          </w:divBdr>
        </w:div>
        <w:div w:id="304510064">
          <w:marLeft w:val="480"/>
          <w:marRight w:val="0"/>
          <w:marTop w:val="0"/>
          <w:marBottom w:val="0"/>
          <w:divBdr>
            <w:top w:val="none" w:sz="0" w:space="0" w:color="auto"/>
            <w:left w:val="none" w:sz="0" w:space="0" w:color="auto"/>
            <w:bottom w:val="none" w:sz="0" w:space="0" w:color="auto"/>
            <w:right w:val="none" w:sz="0" w:space="0" w:color="auto"/>
          </w:divBdr>
        </w:div>
        <w:div w:id="309141875">
          <w:marLeft w:val="480"/>
          <w:marRight w:val="0"/>
          <w:marTop w:val="0"/>
          <w:marBottom w:val="0"/>
          <w:divBdr>
            <w:top w:val="none" w:sz="0" w:space="0" w:color="auto"/>
            <w:left w:val="none" w:sz="0" w:space="0" w:color="auto"/>
            <w:bottom w:val="none" w:sz="0" w:space="0" w:color="auto"/>
            <w:right w:val="none" w:sz="0" w:space="0" w:color="auto"/>
          </w:divBdr>
        </w:div>
        <w:div w:id="346448713">
          <w:marLeft w:val="480"/>
          <w:marRight w:val="0"/>
          <w:marTop w:val="0"/>
          <w:marBottom w:val="0"/>
          <w:divBdr>
            <w:top w:val="none" w:sz="0" w:space="0" w:color="auto"/>
            <w:left w:val="none" w:sz="0" w:space="0" w:color="auto"/>
            <w:bottom w:val="none" w:sz="0" w:space="0" w:color="auto"/>
            <w:right w:val="none" w:sz="0" w:space="0" w:color="auto"/>
          </w:divBdr>
        </w:div>
        <w:div w:id="403527375">
          <w:marLeft w:val="480"/>
          <w:marRight w:val="0"/>
          <w:marTop w:val="0"/>
          <w:marBottom w:val="0"/>
          <w:divBdr>
            <w:top w:val="none" w:sz="0" w:space="0" w:color="auto"/>
            <w:left w:val="none" w:sz="0" w:space="0" w:color="auto"/>
            <w:bottom w:val="none" w:sz="0" w:space="0" w:color="auto"/>
            <w:right w:val="none" w:sz="0" w:space="0" w:color="auto"/>
          </w:divBdr>
        </w:div>
        <w:div w:id="420301428">
          <w:marLeft w:val="480"/>
          <w:marRight w:val="0"/>
          <w:marTop w:val="0"/>
          <w:marBottom w:val="0"/>
          <w:divBdr>
            <w:top w:val="none" w:sz="0" w:space="0" w:color="auto"/>
            <w:left w:val="none" w:sz="0" w:space="0" w:color="auto"/>
            <w:bottom w:val="none" w:sz="0" w:space="0" w:color="auto"/>
            <w:right w:val="none" w:sz="0" w:space="0" w:color="auto"/>
          </w:divBdr>
        </w:div>
        <w:div w:id="439111638">
          <w:marLeft w:val="480"/>
          <w:marRight w:val="0"/>
          <w:marTop w:val="0"/>
          <w:marBottom w:val="0"/>
          <w:divBdr>
            <w:top w:val="none" w:sz="0" w:space="0" w:color="auto"/>
            <w:left w:val="none" w:sz="0" w:space="0" w:color="auto"/>
            <w:bottom w:val="none" w:sz="0" w:space="0" w:color="auto"/>
            <w:right w:val="none" w:sz="0" w:space="0" w:color="auto"/>
          </w:divBdr>
        </w:div>
        <w:div w:id="481583004">
          <w:marLeft w:val="480"/>
          <w:marRight w:val="0"/>
          <w:marTop w:val="0"/>
          <w:marBottom w:val="0"/>
          <w:divBdr>
            <w:top w:val="none" w:sz="0" w:space="0" w:color="auto"/>
            <w:left w:val="none" w:sz="0" w:space="0" w:color="auto"/>
            <w:bottom w:val="none" w:sz="0" w:space="0" w:color="auto"/>
            <w:right w:val="none" w:sz="0" w:space="0" w:color="auto"/>
          </w:divBdr>
        </w:div>
        <w:div w:id="502667870">
          <w:marLeft w:val="480"/>
          <w:marRight w:val="0"/>
          <w:marTop w:val="0"/>
          <w:marBottom w:val="0"/>
          <w:divBdr>
            <w:top w:val="none" w:sz="0" w:space="0" w:color="auto"/>
            <w:left w:val="none" w:sz="0" w:space="0" w:color="auto"/>
            <w:bottom w:val="none" w:sz="0" w:space="0" w:color="auto"/>
            <w:right w:val="none" w:sz="0" w:space="0" w:color="auto"/>
          </w:divBdr>
        </w:div>
        <w:div w:id="504251465">
          <w:marLeft w:val="480"/>
          <w:marRight w:val="0"/>
          <w:marTop w:val="0"/>
          <w:marBottom w:val="0"/>
          <w:divBdr>
            <w:top w:val="none" w:sz="0" w:space="0" w:color="auto"/>
            <w:left w:val="none" w:sz="0" w:space="0" w:color="auto"/>
            <w:bottom w:val="none" w:sz="0" w:space="0" w:color="auto"/>
            <w:right w:val="none" w:sz="0" w:space="0" w:color="auto"/>
          </w:divBdr>
        </w:div>
        <w:div w:id="522984675">
          <w:marLeft w:val="480"/>
          <w:marRight w:val="0"/>
          <w:marTop w:val="0"/>
          <w:marBottom w:val="0"/>
          <w:divBdr>
            <w:top w:val="none" w:sz="0" w:space="0" w:color="auto"/>
            <w:left w:val="none" w:sz="0" w:space="0" w:color="auto"/>
            <w:bottom w:val="none" w:sz="0" w:space="0" w:color="auto"/>
            <w:right w:val="none" w:sz="0" w:space="0" w:color="auto"/>
          </w:divBdr>
        </w:div>
        <w:div w:id="573322805">
          <w:marLeft w:val="480"/>
          <w:marRight w:val="0"/>
          <w:marTop w:val="0"/>
          <w:marBottom w:val="0"/>
          <w:divBdr>
            <w:top w:val="none" w:sz="0" w:space="0" w:color="auto"/>
            <w:left w:val="none" w:sz="0" w:space="0" w:color="auto"/>
            <w:bottom w:val="none" w:sz="0" w:space="0" w:color="auto"/>
            <w:right w:val="none" w:sz="0" w:space="0" w:color="auto"/>
          </w:divBdr>
        </w:div>
        <w:div w:id="779686436">
          <w:marLeft w:val="480"/>
          <w:marRight w:val="0"/>
          <w:marTop w:val="0"/>
          <w:marBottom w:val="0"/>
          <w:divBdr>
            <w:top w:val="none" w:sz="0" w:space="0" w:color="auto"/>
            <w:left w:val="none" w:sz="0" w:space="0" w:color="auto"/>
            <w:bottom w:val="none" w:sz="0" w:space="0" w:color="auto"/>
            <w:right w:val="none" w:sz="0" w:space="0" w:color="auto"/>
          </w:divBdr>
        </w:div>
        <w:div w:id="874344466">
          <w:marLeft w:val="480"/>
          <w:marRight w:val="0"/>
          <w:marTop w:val="0"/>
          <w:marBottom w:val="0"/>
          <w:divBdr>
            <w:top w:val="none" w:sz="0" w:space="0" w:color="auto"/>
            <w:left w:val="none" w:sz="0" w:space="0" w:color="auto"/>
            <w:bottom w:val="none" w:sz="0" w:space="0" w:color="auto"/>
            <w:right w:val="none" w:sz="0" w:space="0" w:color="auto"/>
          </w:divBdr>
        </w:div>
      </w:divsChild>
    </w:div>
    <w:div w:id="316690113">
      <w:bodyDiv w:val="1"/>
      <w:marLeft w:val="0"/>
      <w:marRight w:val="0"/>
      <w:marTop w:val="0"/>
      <w:marBottom w:val="0"/>
      <w:divBdr>
        <w:top w:val="none" w:sz="0" w:space="0" w:color="auto"/>
        <w:left w:val="none" w:sz="0" w:space="0" w:color="auto"/>
        <w:bottom w:val="none" w:sz="0" w:space="0" w:color="auto"/>
        <w:right w:val="none" w:sz="0" w:space="0" w:color="auto"/>
      </w:divBdr>
    </w:div>
    <w:div w:id="316764219">
      <w:bodyDiv w:val="1"/>
      <w:marLeft w:val="0"/>
      <w:marRight w:val="0"/>
      <w:marTop w:val="0"/>
      <w:marBottom w:val="0"/>
      <w:divBdr>
        <w:top w:val="none" w:sz="0" w:space="0" w:color="auto"/>
        <w:left w:val="none" w:sz="0" w:space="0" w:color="auto"/>
        <w:bottom w:val="none" w:sz="0" w:space="0" w:color="auto"/>
        <w:right w:val="none" w:sz="0" w:space="0" w:color="auto"/>
      </w:divBdr>
    </w:div>
    <w:div w:id="316811346">
      <w:bodyDiv w:val="1"/>
      <w:marLeft w:val="0"/>
      <w:marRight w:val="0"/>
      <w:marTop w:val="0"/>
      <w:marBottom w:val="0"/>
      <w:divBdr>
        <w:top w:val="none" w:sz="0" w:space="0" w:color="auto"/>
        <w:left w:val="none" w:sz="0" w:space="0" w:color="auto"/>
        <w:bottom w:val="none" w:sz="0" w:space="0" w:color="auto"/>
        <w:right w:val="none" w:sz="0" w:space="0" w:color="auto"/>
      </w:divBdr>
    </w:div>
    <w:div w:id="316959776">
      <w:bodyDiv w:val="1"/>
      <w:marLeft w:val="0"/>
      <w:marRight w:val="0"/>
      <w:marTop w:val="0"/>
      <w:marBottom w:val="0"/>
      <w:divBdr>
        <w:top w:val="none" w:sz="0" w:space="0" w:color="auto"/>
        <w:left w:val="none" w:sz="0" w:space="0" w:color="auto"/>
        <w:bottom w:val="none" w:sz="0" w:space="0" w:color="auto"/>
        <w:right w:val="none" w:sz="0" w:space="0" w:color="auto"/>
      </w:divBdr>
    </w:div>
    <w:div w:id="316961246">
      <w:bodyDiv w:val="1"/>
      <w:marLeft w:val="0"/>
      <w:marRight w:val="0"/>
      <w:marTop w:val="0"/>
      <w:marBottom w:val="0"/>
      <w:divBdr>
        <w:top w:val="none" w:sz="0" w:space="0" w:color="auto"/>
        <w:left w:val="none" w:sz="0" w:space="0" w:color="auto"/>
        <w:bottom w:val="none" w:sz="0" w:space="0" w:color="auto"/>
        <w:right w:val="none" w:sz="0" w:space="0" w:color="auto"/>
      </w:divBdr>
    </w:div>
    <w:div w:id="317076092">
      <w:bodyDiv w:val="1"/>
      <w:marLeft w:val="0"/>
      <w:marRight w:val="0"/>
      <w:marTop w:val="0"/>
      <w:marBottom w:val="0"/>
      <w:divBdr>
        <w:top w:val="none" w:sz="0" w:space="0" w:color="auto"/>
        <w:left w:val="none" w:sz="0" w:space="0" w:color="auto"/>
        <w:bottom w:val="none" w:sz="0" w:space="0" w:color="auto"/>
        <w:right w:val="none" w:sz="0" w:space="0" w:color="auto"/>
      </w:divBdr>
    </w:div>
    <w:div w:id="317078776">
      <w:bodyDiv w:val="1"/>
      <w:marLeft w:val="0"/>
      <w:marRight w:val="0"/>
      <w:marTop w:val="0"/>
      <w:marBottom w:val="0"/>
      <w:divBdr>
        <w:top w:val="none" w:sz="0" w:space="0" w:color="auto"/>
        <w:left w:val="none" w:sz="0" w:space="0" w:color="auto"/>
        <w:bottom w:val="none" w:sz="0" w:space="0" w:color="auto"/>
        <w:right w:val="none" w:sz="0" w:space="0" w:color="auto"/>
      </w:divBdr>
    </w:div>
    <w:div w:id="317226060">
      <w:bodyDiv w:val="1"/>
      <w:marLeft w:val="0"/>
      <w:marRight w:val="0"/>
      <w:marTop w:val="0"/>
      <w:marBottom w:val="0"/>
      <w:divBdr>
        <w:top w:val="none" w:sz="0" w:space="0" w:color="auto"/>
        <w:left w:val="none" w:sz="0" w:space="0" w:color="auto"/>
        <w:bottom w:val="none" w:sz="0" w:space="0" w:color="auto"/>
        <w:right w:val="none" w:sz="0" w:space="0" w:color="auto"/>
      </w:divBdr>
    </w:div>
    <w:div w:id="317346245">
      <w:bodyDiv w:val="1"/>
      <w:marLeft w:val="0"/>
      <w:marRight w:val="0"/>
      <w:marTop w:val="0"/>
      <w:marBottom w:val="0"/>
      <w:divBdr>
        <w:top w:val="none" w:sz="0" w:space="0" w:color="auto"/>
        <w:left w:val="none" w:sz="0" w:space="0" w:color="auto"/>
        <w:bottom w:val="none" w:sz="0" w:space="0" w:color="auto"/>
        <w:right w:val="none" w:sz="0" w:space="0" w:color="auto"/>
      </w:divBdr>
    </w:div>
    <w:div w:id="317466882">
      <w:bodyDiv w:val="1"/>
      <w:marLeft w:val="0"/>
      <w:marRight w:val="0"/>
      <w:marTop w:val="0"/>
      <w:marBottom w:val="0"/>
      <w:divBdr>
        <w:top w:val="none" w:sz="0" w:space="0" w:color="auto"/>
        <w:left w:val="none" w:sz="0" w:space="0" w:color="auto"/>
        <w:bottom w:val="none" w:sz="0" w:space="0" w:color="auto"/>
        <w:right w:val="none" w:sz="0" w:space="0" w:color="auto"/>
      </w:divBdr>
    </w:div>
    <w:div w:id="317613549">
      <w:bodyDiv w:val="1"/>
      <w:marLeft w:val="0"/>
      <w:marRight w:val="0"/>
      <w:marTop w:val="0"/>
      <w:marBottom w:val="0"/>
      <w:divBdr>
        <w:top w:val="none" w:sz="0" w:space="0" w:color="auto"/>
        <w:left w:val="none" w:sz="0" w:space="0" w:color="auto"/>
        <w:bottom w:val="none" w:sz="0" w:space="0" w:color="auto"/>
        <w:right w:val="none" w:sz="0" w:space="0" w:color="auto"/>
      </w:divBdr>
    </w:div>
    <w:div w:id="317613853">
      <w:bodyDiv w:val="1"/>
      <w:marLeft w:val="0"/>
      <w:marRight w:val="0"/>
      <w:marTop w:val="0"/>
      <w:marBottom w:val="0"/>
      <w:divBdr>
        <w:top w:val="none" w:sz="0" w:space="0" w:color="auto"/>
        <w:left w:val="none" w:sz="0" w:space="0" w:color="auto"/>
        <w:bottom w:val="none" w:sz="0" w:space="0" w:color="auto"/>
        <w:right w:val="none" w:sz="0" w:space="0" w:color="auto"/>
      </w:divBdr>
    </w:div>
    <w:div w:id="317685443">
      <w:bodyDiv w:val="1"/>
      <w:marLeft w:val="0"/>
      <w:marRight w:val="0"/>
      <w:marTop w:val="0"/>
      <w:marBottom w:val="0"/>
      <w:divBdr>
        <w:top w:val="none" w:sz="0" w:space="0" w:color="auto"/>
        <w:left w:val="none" w:sz="0" w:space="0" w:color="auto"/>
        <w:bottom w:val="none" w:sz="0" w:space="0" w:color="auto"/>
        <w:right w:val="none" w:sz="0" w:space="0" w:color="auto"/>
      </w:divBdr>
    </w:div>
    <w:div w:id="317729964">
      <w:bodyDiv w:val="1"/>
      <w:marLeft w:val="0"/>
      <w:marRight w:val="0"/>
      <w:marTop w:val="0"/>
      <w:marBottom w:val="0"/>
      <w:divBdr>
        <w:top w:val="none" w:sz="0" w:space="0" w:color="auto"/>
        <w:left w:val="none" w:sz="0" w:space="0" w:color="auto"/>
        <w:bottom w:val="none" w:sz="0" w:space="0" w:color="auto"/>
        <w:right w:val="none" w:sz="0" w:space="0" w:color="auto"/>
      </w:divBdr>
    </w:div>
    <w:div w:id="317731296">
      <w:bodyDiv w:val="1"/>
      <w:marLeft w:val="0"/>
      <w:marRight w:val="0"/>
      <w:marTop w:val="0"/>
      <w:marBottom w:val="0"/>
      <w:divBdr>
        <w:top w:val="none" w:sz="0" w:space="0" w:color="auto"/>
        <w:left w:val="none" w:sz="0" w:space="0" w:color="auto"/>
        <w:bottom w:val="none" w:sz="0" w:space="0" w:color="auto"/>
        <w:right w:val="none" w:sz="0" w:space="0" w:color="auto"/>
      </w:divBdr>
    </w:div>
    <w:div w:id="318047036">
      <w:bodyDiv w:val="1"/>
      <w:marLeft w:val="0"/>
      <w:marRight w:val="0"/>
      <w:marTop w:val="0"/>
      <w:marBottom w:val="0"/>
      <w:divBdr>
        <w:top w:val="none" w:sz="0" w:space="0" w:color="auto"/>
        <w:left w:val="none" w:sz="0" w:space="0" w:color="auto"/>
        <w:bottom w:val="none" w:sz="0" w:space="0" w:color="auto"/>
        <w:right w:val="none" w:sz="0" w:space="0" w:color="auto"/>
      </w:divBdr>
    </w:div>
    <w:div w:id="318047443">
      <w:bodyDiv w:val="1"/>
      <w:marLeft w:val="0"/>
      <w:marRight w:val="0"/>
      <w:marTop w:val="0"/>
      <w:marBottom w:val="0"/>
      <w:divBdr>
        <w:top w:val="none" w:sz="0" w:space="0" w:color="auto"/>
        <w:left w:val="none" w:sz="0" w:space="0" w:color="auto"/>
        <w:bottom w:val="none" w:sz="0" w:space="0" w:color="auto"/>
        <w:right w:val="none" w:sz="0" w:space="0" w:color="auto"/>
      </w:divBdr>
    </w:div>
    <w:div w:id="318197452">
      <w:bodyDiv w:val="1"/>
      <w:marLeft w:val="0"/>
      <w:marRight w:val="0"/>
      <w:marTop w:val="0"/>
      <w:marBottom w:val="0"/>
      <w:divBdr>
        <w:top w:val="none" w:sz="0" w:space="0" w:color="auto"/>
        <w:left w:val="none" w:sz="0" w:space="0" w:color="auto"/>
        <w:bottom w:val="none" w:sz="0" w:space="0" w:color="auto"/>
        <w:right w:val="none" w:sz="0" w:space="0" w:color="auto"/>
      </w:divBdr>
    </w:div>
    <w:div w:id="318272308">
      <w:bodyDiv w:val="1"/>
      <w:marLeft w:val="0"/>
      <w:marRight w:val="0"/>
      <w:marTop w:val="0"/>
      <w:marBottom w:val="0"/>
      <w:divBdr>
        <w:top w:val="none" w:sz="0" w:space="0" w:color="auto"/>
        <w:left w:val="none" w:sz="0" w:space="0" w:color="auto"/>
        <w:bottom w:val="none" w:sz="0" w:space="0" w:color="auto"/>
        <w:right w:val="none" w:sz="0" w:space="0" w:color="auto"/>
      </w:divBdr>
    </w:div>
    <w:div w:id="318308830">
      <w:bodyDiv w:val="1"/>
      <w:marLeft w:val="0"/>
      <w:marRight w:val="0"/>
      <w:marTop w:val="0"/>
      <w:marBottom w:val="0"/>
      <w:divBdr>
        <w:top w:val="none" w:sz="0" w:space="0" w:color="auto"/>
        <w:left w:val="none" w:sz="0" w:space="0" w:color="auto"/>
        <w:bottom w:val="none" w:sz="0" w:space="0" w:color="auto"/>
        <w:right w:val="none" w:sz="0" w:space="0" w:color="auto"/>
      </w:divBdr>
    </w:div>
    <w:div w:id="318314507">
      <w:bodyDiv w:val="1"/>
      <w:marLeft w:val="0"/>
      <w:marRight w:val="0"/>
      <w:marTop w:val="0"/>
      <w:marBottom w:val="0"/>
      <w:divBdr>
        <w:top w:val="none" w:sz="0" w:space="0" w:color="auto"/>
        <w:left w:val="none" w:sz="0" w:space="0" w:color="auto"/>
        <w:bottom w:val="none" w:sz="0" w:space="0" w:color="auto"/>
        <w:right w:val="none" w:sz="0" w:space="0" w:color="auto"/>
      </w:divBdr>
      <w:divsChild>
        <w:div w:id="44724521">
          <w:marLeft w:val="480"/>
          <w:marRight w:val="0"/>
          <w:marTop w:val="0"/>
          <w:marBottom w:val="0"/>
          <w:divBdr>
            <w:top w:val="none" w:sz="0" w:space="0" w:color="auto"/>
            <w:left w:val="none" w:sz="0" w:space="0" w:color="auto"/>
            <w:bottom w:val="none" w:sz="0" w:space="0" w:color="auto"/>
            <w:right w:val="none" w:sz="0" w:space="0" w:color="auto"/>
          </w:divBdr>
        </w:div>
        <w:div w:id="88504098">
          <w:marLeft w:val="480"/>
          <w:marRight w:val="0"/>
          <w:marTop w:val="0"/>
          <w:marBottom w:val="0"/>
          <w:divBdr>
            <w:top w:val="none" w:sz="0" w:space="0" w:color="auto"/>
            <w:left w:val="none" w:sz="0" w:space="0" w:color="auto"/>
            <w:bottom w:val="none" w:sz="0" w:space="0" w:color="auto"/>
            <w:right w:val="none" w:sz="0" w:space="0" w:color="auto"/>
          </w:divBdr>
        </w:div>
        <w:div w:id="103353937">
          <w:marLeft w:val="480"/>
          <w:marRight w:val="0"/>
          <w:marTop w:val="0"/>
          <w:marBottom w:val="0"/>
          <w:divBdr>
            <w:top w:val="none" w:sz="0" w:space="0" w:color="auto"/>
            <w:left w:val="none" w:sz="0" w:space="0" w:color="auto"/>
            <w:bottom w:val="none" w:sz="0" w:space="0" w:color="auto"/>
            <w:right w:val="none" w:sz="0" w:space="0" w:color="auto"/>
          </w:divBdr>
        </w:div>
        <w:div w:id="165563813">
          <w:marLeft w:val="480"/>
          <w:marRight w:val="0"/>
          <w:marTop w:val="0"/>
          <w:marBottom w:val="0"/>
          <w:divBdr>
            <w:top w:val="none" w:sz="0" w:space="0" w:color="auto"/>
            <w:left w:val="none" w:sz="0" w:space="0" w:color="auto"/>
            <w:bottom w:val="none" w:sz="0" w:space="0" w:color="auto"/>
            <w:right w:val="none" w:sz="0" w:space="0" w:color="auto"/>
          </w:divBdr>
        </w:div>
        <w:div w:id="234438982">
          <w:marLeft w:val="480"/>
          <w:marRight w:val="0"/>
          <w:marTop w:val="0"/>
          <w:marBottom w:val="0"/>
          <w:divBdr>
            <w:top w:val="none" w:sz="0" w:space="0" w:color="auto"/>
            <w:left w:val="none" w:sz="0" w:space="0" w:color="auto"/>
            <w:bottom w:val="none" w:sz="0" w:space="0" w:color="auto"/>
            <w:right w:val="none" w:sz="0" w:space="0" w:color="auto"/>
          </w:divBdr>
        </w:div>
        <w:div w:id="250622959">
          <w:marLeft w:val="480"/>
          <w:marRight w:val="0"/>
          <w:marTop w:val="0"/>
          <w:marBottom w:val="0"/>
          <w:divBdr>
            <w:top w:val="none" w:sz="0" w:space="0" w:color="auto"/>
            <w:left w:val="none" w:sz="0" w:space="0" w:color="auto"/>
            <w:bottom w:val="none" w:sz="0" w:space="0" w:color="auto"/>
            <w:right w:val="none" w:sz="0" w:space="0" w:color="auto"/>
          </w:divBdr>
        </w:div>
        <w:div w:id="293603943">
          <w:marLeft w:val="480"/>
          <w:marRight w:val="0"/>
          <w:marTop w:val="0"/>
          <w:marBottom w:val="0"/>
          <w:divBdr>
            <w:top w:val="none" w:sz="0" w:space="0" w:color="auto"/>
            <w:left w:val="none" w:sz="0" w:space="0" w:color="auto"/>
            <w:bottom w:val="none" w:sz="0" w:space="0" w:color="auto"/>
            <w:right w:val="none" w:sz="0" w:space="0" w:color="auto"/>
          </w:divBdr>
        </w:div>
        <w:div w:id="331296330">
          <w:marLeft w:val="480"/>
          <w:marRight w:val="0"/>
          <w:marTop w:val="0"/>
          <w:marBottom w:val="0"/>
          <w:divBdr>
            <w:top w:val="none" w:sz="0" w:space="0" w:color="auto"/>
            <w:left w:val="none" w:sz="0" w:space="0" w:color="auto"/>
            <w:bottom w:val="none" w:sz="0" w:space="0" w:color="auto"/>
            <w:right w:val="none" w:sz="0" w:space="0" w:color="auto"/>
          </w:divBdr>
        </w:div>
        <w:div w:id="385029520">
          <w:marLeft w:val="480"/>
          <w:marRight w:val="0"/>
          <w:marTop w:val="0"/>
          <w:marBottom w:val="0"/>
          <w:divBdr>
            <w:top w:val="none" w:sz="0" w:space="0" w:color="auto"/>
            <w:left w:val="none" w:sz="0" w:space="0" w:color="auto"/>
            <w:bottom w:val="none" w:sz="0" w:space="0" w:color="auto"/>
            <w:right w:val="none" w:sz="0" w:space="0" w:color="auto"/>
          </w:divBdr>
        </w:div>
        <w:div w:id="390613356">
          <w:marLeft w:val="480"/>
          <w:marRight w:val="0"/>
          <w:marTop w:val="0"/>
          <w:marBottom w:val="0"/>
          <w:divBdr>
            <w:top w:val="none" w:sz="0" w:space="0" w:color="auto"/>
            <w:left w:val="none" w:sz="0" w:space="0" w:color="auto"/>
            <w:bottom w:val="none" w:sz="0" w:space="0" w:color="auto"/>
            <w:right w:val="none" w:sz="0" w:space="0" w:color="auto"/>
          </w:divBdr>
        </w:div>
        <w:div w:id="404576049">
          <w:marLeft w:val="480"/>
          <w:marRight w:val="0"/>
          <w:marTop w:val="0"/>
          <w:marBottom w:val="0"/>
          <w:divBdr>
            <w:top w:val="none" w:sz="0" w:space="0" w:color="auto"/>
            <w:left w:val="none" w:sz="0" w:space="0" w:color="auto"/>
            <w:bottom w:val="none" w:sz="0" w:space="0" w:color="auto"/>
            <w:right w:val="none" w:sz="0" w:space="0" w:color="auto"/>
          </w:divBdr>
        </w:div>
        <w:div w:id="422989740">
          <w:marLeft w:val="480"/>
          <w:marRight w:val="0"/>
          <w:marTop w:val="0"/>
          <w:marBottom w:val="0"/>
          <w:divBdr>
            <w:top w:val="none" w:sz="0" w:space="0" w:color="auto"/>
            <w:left w:val="none" w:sz="0" w:space="0" w:color="auto"/>
            <w:bottom w:val="none" w:sz="0" w:space="0" w:color="auto"/>
            <w:right w:val="none" w:sz="0" w:space="0" w:color="auto"/>
          </w:divBdr>
        </w:div>
        <w:div w:id="523515864">
          <w:marLeft w:val="480"/>
          <w:marRight w:val="0"/>
          <w:marTop w:val="0"/>
          <w:marBottom w:val="0"/>
          <w:divBdr>
            <w:top w:val="none" w:sz="0" w:space="0" w:color="auto"/>
            <w:left w:val="none" w:sz="0" w:space="0" w:color="auto"/>
            <w:bottom w:val="none" w:sz="0" w:space="0" w:color="auto"/>
            <w:right w:val="none" w:sz="0" w:space="0" w:color="auto"/>
          </w:divBdr>
        </w:div>
        <w:div w:id="538664428">
          <w:marLeft w:val="480"/>
          <w:marRight w:val="0"/>
          <w:marTop w:val="0"/>
          <w:marBottom w:val="0"/>
          <w:divBdr>
            <w:top w:val="none" w:sz="0" w:space="0" w:color="auto"/>
            <w:left w:val="none" w:sz="0" w:space="0" w:color="auto"/>
            <w:bottom w:val="none" w:sz="0" w:space="0" w:color="auto"/>
            <w:right w:val="none" w:sz="0" w:space="0" w:color="auto"/>
          </w:divBdr>
        </w:div>
        <w:div w:id="554857131">
          <w:marLeft w:val="480"/>
          <w:marRight w:val="0"/>
          <w:marTop w:val="0"/>
          <w:marBottom w:val="0"/>
          <w:divBdr>
            <w:top w:val="none" w:sz="0" w:space="0" w:color="auto"/>
            <w:left w:val="none" w:sz="0" w:space="0" w:color="auto"/>
            <w:bottom w:val="none" w:sz="0" w:space="0" w:color="auto"/>
            <w:right w:val="none" w:sz="0" w:space="0" w:color="auto"/>
          </w:divBdr>
        </w:div>
        <w:div w:id="694233224">
          <w:marLeft w:val="480"/>
          <w:marRight w:val="0"/>
          <w:marTop w:val="0"/>
          <w:marBottom w:val="0"/>
          <w:divBdr>
            <w:top w:val="none" w:sz="0" w:space="0" w:color="auto"/>
            <w:left w:val="none" w:sz="0" w:space="0" w:color="auto"/>
            <w:bottom w:val="none" w:sz="0" w:space="0" w:color="auto"/>
            <w:right w:val="none" w:sz="0" w:space="0" w:color="auto"/>
          </w:divBdr>
        </w:div>
        <w:div w:id="760569700">
          <w:marLeft w:val="480"/>
          <w:marRight w:val="0"/>
          <w:marTop w:val="0"/>
          <w:marBottom w:val="0"/>
          <w:divBdr>
            <w:top w:val="none" w:sz="0" w:space="0" w:color="auto"/>
            <w:left w:val="none" w:sz="0" w:space="0" w:color="auto"/>
            <w:bottom w:val="none" w:sz="0" w:space="0" w:color="auto"/>
            <w:right w:val="none" w:sz="0" w:space="0" w:color="auto"/>
          </w:divBdr>
        </w:div>
        <w:div w:id="852494772">
          <w:marLeft w:val="480"/>
          <w:marRight w:val="0"/>
          <w:marTop w:val="0"/>
          <w:marBottom w:val="0"/>
          <w:divBdr>
            <w:top w:val="none" w:sz="0" w:space="0" w:color="auto"/>
            <w:left w:val="none" w:sz="0" w:space="0" w:color="auto"/>
            <w:bottom w:val="none" w:sz="0" w:space="0" w:color="auto"/>
            <w:right w:val="none" w:sz="0" w:space="0" w:color="auto"/>
          </w:divBdr>
        </w:div>
        <w:div w:id="854147587">
          <w:marLeft w:val="480"/>
          <w:marRight w:val="0"/>
          <w:marTop w:val="0"/>
          <w:marBottom w:val="0"/>
          <w:divBdr>
            <w:top w:val="none" w:sz="0" w:space="0" w:color="auto"/>
            <w:left w:val="none" w:sz="0" w:space="0" w:color="auto"/>
            <w:bottom w:val="none" w:sz="0" w:space="0" w:color="auto"/>
            <w:right w:val="none" w:sz="0" w:space="0" w:color="auto"/>
          </w:divBdr>
        </w:div>
        <w:div w:id="909659648">
          <w:marLeft w:val="480"/>
          <w:marRight w:val="0"/>
          <w:marTop w:val="0"/>
          <w:marBottom w:val="0"/>
          <w:divBdr>
            <w:top w:val="none" w:sz="0" w:space="0" w:color="auto"/>
            <w:left w:val="none" w:sz="0" w:space="0" w:color="auto"/>
            <w:bottom w:val="none" w:sz="0" w:space="0" w:color="auto"/>
            <w:right w:val="none" w:sz="0" w:space="0" w:color="auto"/>
          </w:divBdr>
        </w:div>
      </w:divsChild>
    </w:div>
    <w:div w:id="318387003">
      <w:bodyDiv w:val="1"/>
      <w:marLeft w:val="0"/>
      <w:marRight w:val="0"/>
      <w:marTop w:val="0"/>
      <w:marBottom w:val="0"/>
      <w:divBdr>
        <w:top w:val="none" w:sz="0" w:space="0" w:color="auto"/>
        <w:left w:val="none" w:sz="0" w:space="0" w:color="auto"/>
        <w:bottom w:val="none" w:sz="0" w:space="0" w:color="auto"/>
        <w:right w:val="none" w:sz="0" w:space="0" w:color="auto"/>
      </w:divBdr>
    </w:div>
    <w:div w:id="318389180">
      <w:bodyDiv w:val="1"/>
      <w:marLeft w:val="0"/>
      <w:marRight w:val="0"/>
      <w:marTop w:val="0"/>
      <w:marBottom w:val="0"/>
      <w:divBdr>
        <w:top w:val="none" w:sz="0" w:space="0" w:color="auto"/>
        <w:left w:val="none" w:sz="0" w:space="0" w:color="auto"/>
        <w:bottom w:val="none" w:sz="0" w:space="0" w:color="auto"/>
        <w:right w:val="none" w:sz="0" w:space="0" w:color="auto"/>
      </w:divBdr>
    </w:div>
    <w:div w:id="318458443">
      <w:bodyDiv w:val="1"/>
      <w:marLeft w:val="0"/>
      <w:marRight w:val="0"/>
      <w:marTop w:val="0"/>
      <w:marBottom w:val="0"/>
      <w:divBdr>
        <w:top w:val="none" w:sz="0" w:space="0" w:color="auto"/>
        <w:left w:val="none" w:sz="0" w:space="0" w:color="auto"/>
        <w:bottom w:val="none" w:sz="0" w:space="0" w:color="auto"/>
        <w:right w:val="none" w:sz="0" w:space="0" w:color="auto"/>
      </w:divBdr>
    </w:div>
    <w:div w:id="318508741">
      <w:bodyDiv w:val="1"/>
      <w:marLeft w:val="0"/>
      <w:marRight w:val="0"/>
      <w:marTop w:val="0"/>
      <w:marBottom w:val="0"/>
      <w:divBdr>
        <w:top w:val="none" w:sz="0" w:space="0" w:color="auto"/>
        <w:left w:val="none" w:sz="0" w:space="0" w:color="auto"/>
        <w:bottom w:val="none" w:sz="0" w:space="0" w:color="auto"/>
        <w:right w:val="none" w:sz="0" w:space="0" w:color="auto"/>
      </w:divBdr>
    </w:div>
    <w:div w:id="318509110">
      <w:bodyDiv w:val="1"/>
      <w:marLeft w:val="0"/>
      <w:marRight w:val="0"/>
      <w:marTop w:val="0"/>
      <w:marBottom w:val="0"/>
      <w:divBdr>
        <w:top w:val="none" w:sz="0" w:space="0" w:color="auto"/>
        <w:left w:val="none" w:sz="0" w:space="0" w:color="auto"/>
        <w:bottom w:val="none" w:sz="0" w:space="0" w:color="auto"/>
        <w:right w:val="none" w:sz="0" w:space="0" w:color="auto"/>
      </w:divBdr>
    </w:div>
    <w:div w:id="318581501">
      <w:bodyDiv w:val="1"/>
      <w:marLeft w:val="0"/>
      <w:marRight w:val="0"/>
      <w:marTop w:val="0"/>
      <w:marBottom w:val="0"/>
      <w:divBdr>
        <w:top w:val="none" w:sz="0" w:space="0" w:color="auto"/>
        <w:left w:val="none" w:sz="0" w:space="0" w:color="auto"/>
        <w:bottom w:val="none" w:sz="0" w:space="0" w:color="auto"/>
        <w:right w:val="none" w:sz="0" w:space="0" w:color="auto"/>
      </w:divBdr>
    </w:div>
    <w:div w:id="318658895">
      <w:bodyDiv w:val="1"/>
      <w:marLeft w:val="0"/>
      <w:marRight w:val="0"/>
      <w:marTop w:val="0"/>
      <w:marBottom w:val="0"/>
      <w:divBdr>
        <w:top w:val="none" w:sz="0" w:space="0" w:color="auto"/>
        <w:left w:val="none" w:sz="0" w:space="0" w:color="auto"/>
        <w:bottom w:val="none" w:sz="0" w:space="0" w:color="auto"/>
        <w:right w:val="none" w:sz="0" w:space="0" w:color="auto"/>
      </w:divBdr>
    </w:div>
    <w:div w:id="318733152">
      <w:bodyDiv w:val="1"/>
      <w:marLeft w:val="0"/>
      <w:marRight w:val="0"/>
      <w:marTop w:val="0"/>
      <w:marBottom w:val="0"/>
      <w:divBdr>
        <w:top w:val="none" w:sz="0" w:space="0" w:color="auto"/>
        <w:left w:val="none" w:sz="0" w:space="0" w:color="auto"/>
        <w:bottom w:val="none" w:sz="0" w:space="0" w:color="auto"/>
        <w:right w:val="none" w:sz="0" w:space="0" w:color="auto"/>
      </w:divBdr>
    </w:div>
    <w:div w:id="318771284">
      <w:bodyDiv w:val="1"/>
      <w:marLeft w:val="0"/>
      <w:marRight w:val="0"/>
      <w:marTop w:val="0"/>
      <w:marBottom w:val="0"/>
      <w:divBdr>
        <w:top w:val="none" w:sz="0" w:space="0" w:color="auto"/>
        <w:left w:val="none" w:sz="0" w:space="0" w:color="auto"/>
        <w:bottom w:val="none" w:sz="0" w:space="0" w:color="auto"/>
        <w:right w:val="none" w:sz="0" w:space="0" w:color="auto"/>
      </w:divBdr>
    </w:div>
    <w:div w:id="318775654">
      <w:bodyDiv w:val="1"/>
      <w:marLeft w:val="0"/>
      <w:marRight w:val="0"/>
      <w:marTop w:val="0"/>
      <w:marBottom w:val="0"/>
      <w:divBdr>
        <w:top w:val="none" w:sz="0" w:space="0" w:color="auto"/>
        <w:left w:val="none" w:sz="0" w:space="0" w:color="auto"/>
        <w:bottom w:val="none" w:sz="0" w:space="0" w:color="auto"/>
        <w:right w:val="none" w:sz="0" w:space="0" w:color="auto"/>
      </w:divBdr>
    </w:div>
    <w:div w:id="318778299">
      <w:bodyDiv w:val="1"/>
      <w:marLeft w:val="0"/>
      <w:marRight w:val="0"/>
      <w:marTop w:val="0"/>
      <w:marBottom w:val="0"/>
      <w:divBdr>
        <w:top w:val="none" w:sz="0" w:space="0" w:color="auto"/>
        <w:left w:val="none" w:sz="0" w:space="0" w:color="auto"/>
        <w:bottom w:val="none" w:sz="0" w:space="0" w:color="auto"/>
        <w:right w:val="none" w:sz="0" w:space="0" w:color="auto"/>
      </w:divBdr>
    </w:div>
    <w:div w:id="318927209">
      <w:bodyDiv w:val="1"/>
      <w:marLeft w:val="0"/>
      <w:marRight w:val="0"/>
      <w:marTop w:val="0"/>
      <w:marBottom w:val="0"/>
      <w:divBdr>
        <w:top w:val="none" w:sz="0" w:space="0" w:color="auto"/>
        <w:left w:val="none" w:sz="0" w:space="0" w:color="auto"/>
        <w:bottom w:val="none" w:sz="0" w:space="0" w:color="auto"/>
        <w:right w:val="none" w:sz="0" w:space="0" w:color="auto"/>
      </w:divBdr>
    </w:div>
    <w:div w:id="319042236">
      <w:bodyDiv w:val="1"/>
      <w:marLeft w:val="0"/>
      <w:marRight w:val="0"/>
      <w:marTop w:val="0"/>
      <w:marBottom w:val="0"/>
      <w:divBdr>
        <w:top w:val="none" w:sz="0" w:space="0" w:color="auto"/>
        <w:left w:val="none" w:sz="0" w:space="0" w:color="auto"/>
        <w:bottom w:val="none" w:sz="0" w:space="0" w:color="auto"/>
        <w:right w:val="none" w:sz="0" w:space="0" w:color="auto"/>
      </w:divBdr>
    </w:div>
    <w:div w:id="319189167">
      <w:bodyDiv w:val="1"/>
      <w:marLeft w:val="0"/>
      <w:marRight w:val="0"/>
      <w:marTop w:val="0"/>
      <w:marBottom w:val="0"/>
      <w:divBdr>
        <w:top w:val="none" w:sz="0" w:space="0" w:color="auto"/>
        <w:left w:val="none" w:sz="0" w:space="0" w:color="auto"/>
        <w:bottom w:val="none" w:sz="0" w:space="0" w:color="auto"/>
        <w:right w:val="none" w:sz="0" w:space="0" w:color="auto"/>
      </w:divBdr>
    </w:div>
    <w:div w:id="319311784">
      <w:bodyDiv w:val="1"/>
      <w:marLeft w:val="0"/>
      <w:marRight w:val="0"/>
      <w:marTop w:val="0"/>
      <w:marBottom w:val="0"/>
      <w:divBdr>
        <w:top w:val="none" w:sz="0" w:space="0" w:color="auto"/>
        <w:left w:val="none" w:sz="0" w:space="0" w:color="auto"/>
        <w:bottom w:val="none" w:sz="0" w:space="0" w:color="auto"/>
        <w:right w:val="none" w:sz="0" w:space="0" w:color="auto"/>
      </w:divBdr>
    </w:div>
    <w:div w:id="319315698">
      <w:bodyDiv w:val="1"/>
      <w:marLeft w:val="0"/>
      <w:marRight w:val="0"/>
      <w:marTop w:val="0"/>
      <w:marBottom w:val="0"/>
      <w:divBdr>
        <w:top w:val="none" w:sz="0" w:space="0" w:color="auto"/>
        <w:left w:val="none" w:sz="0" w:space="0" w:color="auto"/>
        <w:bottom w:val="none" w:sz="0" w:space="0" w:color="auto"/>
        <w:right w:val="none" w:sz="0" w:space="0" w:color="auto"/>
      </w:divBdr>
      <w:divsChild>
        <w:div w:id="33699621">
          <w:marLeft w:val="480"/>
          <w:marRight w:val="0"/>
          <w:marTop w:val="0"/>
          <w:marBottom w:val="0"/>
          <w:divBdr>
            <w:top w:val="none" w:sz="0" w:space="0" w:color="auto"/>
            <w:left w:val="none" w:sz="0" w:space="0" w:color="auto"/>
            <w:bottom w:val="none" w:sz="0" w:space="0" w:color="auto"/>
            <w:right w:val="none" w:sz="0" w:space="0" w:color="auto"/>
          </w:divBdr>
        </w:div>
        <w:div w:id="61412766">
          <w:marLeft w:val="480"/>
          <w:marRight w:val="0"/>
          <w:marTop w:val="0"/>
          <w:marBottom w:val="0"/>
          <w:divBdr>
            <w:top w:val="none" w:sz="0" w:space="0" w:color="auto"/>
            <w:left w:val="none" w:sz="0" w:space="0" w:color="auto"/>
            <w:bottom w:val="none" w:sz="0" w:space="0" w:color="auto"/>
            <w:right w:val="none" w:sz="0" w:space="0" w:color="auto"/>
          </w:divBdr>
        </w:div>
        <w:div w:id="160436678">
          <w:marLeft w:val="480"/>
          <w:marRight w:val="0"/>
          <w:marTop w:val="0"/>
          <w:marBottom w:val="0"/>
          <w:divBdr>
            <w:top w:val="none" w:sz="0" w:space="0" w:color="auto"/>
            <w:left w:val="none" w:sz="0" w:space="0" w:color="auto"/>
            <w:bottom w:val="none" w:sz="0" w:space="0" w:color="auto"/>
            <w:right w:val="none" w:sz="0" w:space="0" w:color="auto"/>
          </w:divBdr>
        </w:div>
        <w:div w:id="204370415">
          <w:marLeft w:val="480"/>
          <w:marRight w:val="0"/>
          <w:marTop w:val="0"/>
          <w:marBottom w:val="0"/>
          <w:divBdr>
            <w:top w:val="none" w:sz="0" w:space="0" w:color="auto"/>
            <w:left w:val="none" w:sz="0" w:space="0" w:color="auto"/>
            <w:bottom w:val="none" w:sz="0" w:space="0" w:color="auto"/>
            <w:right w:val="none" w:sz="0" w:space="0" w:color="auto"/>
          </w:divBdr>
        </w:div>
        <w:div w:id="230964533">
          <w:marLeft w:val="480"/>
          <w:marRight w:val="0"/>
          <w:marTop w:val="0"/>
          <w:marBottom w:val="0"/>
          <w:divBdr>
            <w:top w:val="none" w:sz="0" w:space="0" w:color="auto"/>
            <w:left w:val="none" w:sz="0" w:space="0" w:color="auto"/>
            <w:bottom w:val="none" w:sz="0" w:space="0" w:color="auto"/>
            <w:right w:val="none" w:sz="0" w:space="0" w:color="auto"/>
          </w:divBdr>
        </w:div>
        <w:div w:id="244462193">
          <w:marLeft w:val="480"/>
          <w:marRight w:val="0"/>
          <w:marTop w:val="0"/>
          <w:marBottom w:val="0"/>
          <w:divBdr>
            <w:top w:val="none" w:sz="0" w:space="0" w:color="auto"/>
            <w:left w:val="none" w:sz="0" w:space="0" w:color="auto"/>
            <w:bottom w:val="none" w:sz="0" w:space="0" w:color="auto"/>
            <w:right w:val="none" w:sz="0" w:space="0" w:color="auto"/>
          </w:divBdr>
        </w:div>
        <w:div w:id="389306742">
          <w:marLeft w:val="480"/>
          <w:marRight w:val="0"/>
          <w:marTop w:val="0"/>
          <w:marBottom w:val="0"/>
          <w:divBdr>
            <w:top w:val="none" w:sz="0" w:space="0" w:color="auto"/>
            <w:left w:val="none" w:sz="0" w:space="0" w:color="auto"/>
            <w:bottom w:val="none" w:sz="0" w:space="0" w:color="auto"/>
            <w:right w:val="none" w:sz="0" w:space="0" w:color="auto"/>
          </w:divBdr>
        </w:div>
        <w:div w:id="420031044">
          <w:marLeft w:val="480"/>
          <w:marRight w:val="0"/>
          <w:marTop w:val="0"/>
          <w:marBottom w:val="0"/>
          <w:divBdr>
            <w:top w:val="none" w:sz="0" w:space="0" w:color="auto"/>
            <w:left w:val="none" w:sz="0" w:space="0" w:color="auto"/>
            <w:bottom w:val="none" w:sz="0" w:space="0" w:color="auto"/>
            <w:right w:val="none" w:sz="0" w:space="0" w:color="auto"/>
          </w:divBdr>
        </w:div>
        <w:div w:id="527333342">
          <w:marLeft w:val="480"/>
          <w:marRight w:val="0"/>
          <w:marTop w:val="0"/>
          <w:marBottom w:val="0"/>
          <w:divBdr>
            <w:top w:val="none" w:sz="0" w:space="0" w:color="auto"/>
            <w:left w:val="none" w:sz="0" w:space="0" w:color="auto"/>
            <w:bottom w:val="none" w:sz="0" w:space="0" w:color="auto"/>
            <w:right w:val="none" w:sz="0" w:space="0" w:color="auto"/>
          </w:divBdr>
        </w:div>
        <w:div w:id="581987789">
          <w:marLeft w:val="480"/>
          <w:marRight w:val="0"/>
          <w:marTop w:val="0"/>
          <w:marBottom w:val="0"/>
          <w:divBdr>
            <w:top w:val="none" w:sz="0" w:space="0" w:color="auto"/>
            <w:left w:val="none" w:sz="0" w:space="0" w:color="auto"/>
            <w:bottom w:val="none" w:sz="0" w:space="0" w:color="auto"/>
            <w:right w:val="none" w:sz="0" w:space="0" w:color="auto"/>
          </w:divBdr>
        </w:div>
        <w:div w:id="616566385">
          <w:marLeft w:val="480"/>
          <w:marRight w:val="0"/>
          <w:marTop w:val="0"/>
          <w:marBottom w:val="0"/>
          <w:divBdr>
            <w:top w:val="none" w:sz="0" w:space="0" w:color="auto"/>
            <w:left w:val="none" w:sz="0" w:space="0" w:color="auto"/>
            <w:bottom w:val="none" w:sz="0" w:space="0" w:color="auto"/>
            <w:right w:val="none" w:sz="0" w:space="0" w:color="auto"/>
          </w:divBdr>
        </w:div>
        <w:div w:id="619413195">
          <w:marLeft w:val="480"/>
          <w:marRight w:val="0"/>
          <w:marTop w:val="0"/>
          <w:marBottom w:val="0"/>
          <w:divBdr>
            <w:top w:val="none" w:sz="0" w:space="0" w:color="auto"/>
            <w:left w:val="none" w:sz="0" w:space="0" w:color="auto"/>
            <w:bottom w:val="none" w:sz="0" w:space="0" w:color="auto"/>
            <w:right w:val="none" w:sz="0" w:space="0" w:color="auto"/>
          </w:divBdr>
        </w:div>
        <w:div w:id="654458276">
          <w:marLeft w:val="480"/>
          <w:marRight w:val="0"/>
          <w:marTop w:val="0"/>
          <w:marBottom w:val="0"/>
          <w:divBdr>
            <w:top w:val="none" w:sz="0" w:space="0" w:color="auto"/>
            <w:left w:val="none" w:sz="0" w:space="0" w:color="auto"/>
            <w:bottom w:val="none" w:sz="0" w:space="0" w:color="auto"/>
            <w:right w:val="none" w:sz="0" w:space="0" w:color="auto"/>
          </w:divBdr>
        </w:div>
        <w:div w:id="657417911">
          <w:marLeft w:val="480"/>
          <w:marRight w:val="0"/>
          <w:marTop w:val="0"/>
          <w:marBottom w:val="0"/>
          <w:divBdr>
            <w:top w:val="none" w:sz="0" w:space="0" w:color="auto"/>
            <w:left w:val="none" w:sz="0" w:space="0" w:color="auto"/>
            <w:bottom w:val="none" w:sz="0" w:space="0" w:color="auto"/>
            <w:right w:val="none" w:sz="0" w:space="0" w:color="auto"/>
          </w:divBdr>
        </w:div>
        <w:div w:id="666399037">
          <w:marLeft w:val="480"/>
          <w:marRight w:val="0"/>
          <w:marTop w:val="0"/>
          <w:marBottom w:val="0"/>
          <w:divBdr>
            <w:top w:val="none" w:sz="0" w:space="0" w:color="auto"/>
            <w:left w:val="none" w:sz="0" w:space="0" w:color="auto"/>
            <w:bottom w:val="none" w:sz="0" w:space="0" w:color="auto"/>
            <w:right w:val="none" w:sz="0" w:space="0" w:color="auto"/>
          </w:divBdr>
        </w:div>
        <w:div w:id="671448312">
          <w:marLeft w:val="480"/>
          <w:marRight w:val="0"/>
          <w:marTop w:val="0"/>
          <w:marBottom w:val="0"/>
          <w:divBdr>
            <w:top w:val="none" w:sz="0" w:space="0" w:color="auto"/>
            <w:left w:val="none" w:sz="0" w:space="0" w:color="auto"/>
            <w:bottom w:val="none" w:sz="0" w:space="0" w:color="auto"/>
            <w:right w:val="none" w:sz="0" w:space="0" w:color="auto"/>
          </w:divBdr>
        </w:div>
        <w:div w:id="750390614">
          <w:marLeft w:val="480"/>
          <w:marRight w:val="0"/>
          <w:marTop w:val="0"/>
          <w:marBottom w:val="0"/>
          <w:divBdr>
            <w:top w:val="none" w:sz="0" w:space="0" w:color="auto"/>
            <w:left w:val="none" w:sz="0" w:space="0" w:color="auto"/>
            <w:bottom w:val="none" w:sz="0" w:space="0" w:color="auto"/>
            <w:right w:val="none" w:sz="0" w:space="0" w:color="auto"/>
          </w:divBdr>
        </w:div>
        <w:div w:id="770321054">
          <w:marLeft w:val="480"/>
          <w:marRight w:val="0"/>
          <w:marTop w:val="0"/>
          <w:marBottom w:val="0"/>
          <w:divBdr>
            <w:top w:val="none" w:sz="0" w:space="0" w:color="auto"/>
            <w:left w:val="none" w:sz="0" w:space="0" w:color="auto"/>
            <w:bottom w:val="none" w:sz="0" w:space="0" w:color="auto"/>
            <w:right w:val="none" w:sz="0" w:space="0" w:color="auto"/>
          </w:divBdr>
        </w:div>
        <w:div w:id="841317227">
          <w:marLeft w:val="480"/>
          <w:marRight w:val="0"/>
          <w:marTop w:val="0"/>
          <w:marBottom w:val="0"/>
          <w:divBdr>
            <w:top w:val="none" w:sz="0" w:space="0" w:color="auto"/>
            <w:left w:val="none" w:sz="0" w:space="0" w:color="auto"/>
            <w:bottom w:val="none" w:sz="0" w:space="0" w:color="auto"/>
            <w:right w:val="none" w:sz="0" w:space="0" w:color="auto"/>
          </w:divBdr>
        </w:div>
        <w:div w:id="843397426">
          <w:marLeft w:val="480"/>
          <w:marRight w:val="0"/>
          <w:marTop w:val="0"/>
          <w:marBottom w:val="0"/>
          <w:divBdr>
            <w:top w:val="none" w:sz="0" w:space="0" w:color="auto"/>
            <w:left w:val="none" w:sz="0" w:space="0" w:color="auto"/>
            <w:bottom w:val="none" w:sz="0" w:space="0" w:color="auto"/>
            <w:right w:val="none" w:sz="0" w:space="0" w:color="auto"/>
          </w:divBdr>
        </w:div>
      </w:divsChild>
    </w:div>
    <w:div w:id="319502193">
      <w:bodyDiv w:val="1"/>
      <w:marLeft w:val="0"/>
      <w:marRight w:val="0"/>
      <w:marTop w:val="0"/>
      <w:marBottom w:val="0"/>
      <w:divBdr>
        <w:top w:val="none" w:sz="0" w:space="0" w:color="auto"/>
        <w:left w:val="none" w:sz="0" w:space="0" w:color="auto"/>
        <w:bottom w:val="none" w:sz="0" w:space="0" w:color="auto"/>
        <w:right w:val="none" w:sz="0" w:space="0" w:color="auto"/>
      </w:divBdr>
    </w:div>
    <w:div w:id="319582112">
      <w:bodyDiv w:val="1"/>
      <w:marLeft w:val="0"/>
      <w:marRight w:val="0"/>
      <w:marTop w:val="0"/>
      <w:marBottom w:val="0"/>
      <w:divBdr>
        <w:top w:val="none" w:sz="0" w:space="0" w:color="auto"/>
        <w:left w:val="none" w:sz="0" w:space="0" w:color="auto"/>
        <w:bottom w:val="none" w:sz="0" w:space="0" w:color="auto"/>
        <w:right w:val="none" w:sz="0" w:space="0" w:color="auto"/>
      </w:divBdr>
    </w:div>
    <w:div w:id="319768773">
      <w:bodyDiv w:val="1"/>
      <w:marLeft w:val="0"/>
      <w:marRight w:val="0"/>
      <w:marTop w:val="0"/>
      <w:marBottom w:val="0"/>
      <w:divBdr>
        <w:top w:val="none" w:sz="0" w:space="0" w:color="auto"/>
        <w:left w:val="none" w:sz="0" w:space="0" w:color="auto"/>
        <w:bottom w:val="none" w:sz="0" w:space="0" w:color="auto"/>
        <w:right w:val="none" w:sz="0" w:space="0" w:color="auto"/>
      </w:divBdr>
    </w:div>
    <w:div w:id="319887304">
      <w:bodyDiv w:val="1"/>
      <w:marLeft w:val="0"/>
      <w:marRight w:val="0"/>
      <w:marTop w:val="0"/>
      <w:marBottom w:val="0"/>
      <w:divBdr>
        <w:top w:val="none" w:sz="0" w:space="0" w:color="auto"/>
        <w:left w:val="none" w:sz="0" w:space="0" w:color="auto"/>
        <w:bottom w:val="none" w:sz="0" w:space="0" w:color="auto"/>
        <w:right w:val="none" w:sz="0" w:space="0" w:color="auto"/>
      </w:divBdr>
    </w:div>
    <w:div w:id="319894313">
      <w:bodyDiv w:val="1"/>
      <w:marLeft w:val="0"/>
      <w:marRight w:val="0"/>
      <w:marTop w:val="0"/>
      <w:marBottom w:val="0"/>
      <w:divBdr>
        <w:top w:val="none" w:sz="0" w:space="0" w:color="auto"/>
        <w:left w:val="none" w:sz="0" w:space="0" w:color="auto"/>
        <w:bottom w:val="none" w:sz="0" w:space="0" w:color="auto"/>
        <w:right w:val="none" w:sz="0" w:space="0" w:color="auto"/>
      </w:divBdr>
    </w:div>
    <w:div w:id="319896064">
      <w:bodyDiv w:val="1"/>
      <w:marLeft w:val="0"/>
      <w:marRight w:val="0"/>
      <w:marTop w:val="0"/>
      <w:marBottom w:val="0"/>
      <w:divBdr>
        <w:top w:val="none" w:sz="0" w:space="0" w:color="auto"/>
        <w:left w:val="none" w:sz="0" w:space="0" w:color="auto"/>
        <w:bottom w:val="none" w:sz="0" w:space="0" w:color="auto"/>
        <w:right w:val="none" w:sz="0" w:space="0" w:color="auto"/>
      </w:divBdr>
    </w:div>
    <w:div w:id="320040473">
      <w:bodyDiv w:val="1"/>
      <w:marLeft w:val="0"/>
      <w:marRight w:val="0"/>
      <w:marTop w:val="0"/>
      <w:marBottom w:val="0"/>
      <w:divBdr>
        <w:top w:val="none" w:sz="0" w:space="0" w:color="auto"/>
        <w:left w:val="none" w:sz="0" w:space="0" w:color="auto"/>
        <w:bottom w:val="none" w:sz="0" w:space="0" w:color="auto"/>
        <w:right w:val="none" w:sz="0" w:space="0" w:color="auto"/>
      </w:divBdr>
    </w:div>
    <w:div w:id="320080472">
      <w:bodyDiv w:val="1"/>
      <w:marLeft w:val="0"/>
      <w:marRight w:val="0"/>
      <w:marTop w:val="0"/>
      <w:marBottom w:val="0"/>
      <w:divBdr>
        <w:top w:val="none" w:sz="0" w:space="0" w:color="auto"/>
        <w:left w:val="none" w:sz="0" w:space="0" w:color="auto"/>
        <w:bottom w:val="none" w:sz="0" w:space="0" w:color="auto"/>
        <w:right w:val="none" w:sz="0" w:space="0" w:color="auto"/>
      </w:divBdr>
    </w:div>
    <w:div w:id="320081739">
      <w:bodyDiv w:val="1"/>
      <w:marLeft w:val="0"/>
      <w:marRight w:val="0"/>
      <w:marTop w:val="0"/>
      <w:marBottom w:val="0"/>
      <w:divBdr>
        <w:top w:val="none" w:sz="0" w:space="0" w:color="auto"/>
        <w:left w:val="none" w:sz="0" w:space="0" w:color="auto"/>
        <w:bottom w:val="none" w:sz="0" w:space="0" w:color="auto"/>
        <w:right w:val="none" w:sz="0" w:space="0" w:color="auto"/>
      </w:divBdr>
    </w:div>
    <w:div w:id="320086267">
      <w:bodyDiv w:val="1"/>
      <w:marLeft w:val="0"/>
      <w:marRight w:val="0"/>
      <w:marTop w:val="0"/>
      <w:marBottom w:val="0"/>
      <w:divBdr>
        <w:top w:val="none" w:sz="0" w:space="0" w:color="auto"/>
        <w:left w:val="none" w:sz="0" w:space="0" w:color="auto"/>
        <w:bottom w:val="none" w:sz="0" w:space="0" w:color="auto"/>
        <w:right w:val="none" w:sz="0" w:space="0" w:color="auto"/>
      </w:divBdr>
    </w:div>
    <w:div w:id="320162779">
      <w:bodyDiv w:val="1"/>
      <w:marLeft w:val="0"/>
      <w:marRight w:val="0"/>
      <w:marTop w:val="0"/>
      <w:marBottom w:val="0"/>
      <w:divBdr>
        <w:top w:val="none" w:sz="0" w:space="0" w:color="auto"/>
        <w:left w:val="none" w:sz="0" w:space="0" w:color="auto"/>
        <w:bottom w:val="none" w:sz="0" w:space="0" w:color="auto"/>
        <w:right w:val="none" w:sz="0" w:space="0" w:color="auto"/>
      </w:divBdr>
    </w:div>
    <w:div w:id="320428889">
      <w:bodyDiv w:val="1"/>
      <w:marLeft w:val="0"/>
      <w:marRight w:val="0"/>
      <w:marTop w:val="0"/>
      <w:marBottom w:val="0"/>
      <w:divBdr>
        <w:top w:val="none" w:sz="0" w:space="0" w:color="auto"/>
        <w:left w:val="none" w:sz="0" w:space="0" w:color="auto"/>
        <w:bottom w:val="none" w:sz="0" w:space="0" w:color="auto"/>
        <w:right w:val="none" w:sz="0" w:space="0" w:color="auto"/>
      </w:divBdr>
    </w:div>
    <w:div w:id="320500724">
      <w:bodyDiv w:val="1"/>
      <w:marLeft w:val="0"/>
      <w:marRight w:val="0"/>
      <w:marTop w:val="0"/>
      <w:marBottom w:val="0"/>
      <w:divBdr>
        <w:top w:val="none" w:sz="0" w:space="0" w:color="auto"/>
        <w:left w:val="none" w:sz="0" w:space="0" w:color="auto"/>
        <w:bottom w:val="none" w:sz="0" w:space="0" w:color="auto"/>
        <w:right w:val="none" w:sz="0" w:space="0" w:color="auto"/>
      </w:divBdr>
    </w:div>
    <w:div w:id="320544433">
      <w:bodyDiv w:val="1"/>
      <w:marLeft w:val="0"/>
      <w:marRight w:val="0"/>
      <w:marTop w:val="0"/>
      <w:marBottom w:val="0"/>
      <w:divBdr>
        <w:top w:val="none" w:sz="0" w:space="0" w:color="auto"/>
        <w:left w:val="none" w:sz="0" w:space="0" w:color="auto"/>
        <w:bottom w:val="none" w:sz="0" w:space="0" w:color="auto"/>
        <w:right w:val="none" w:sz="0" w:space="0" w:color="auto"/>
      </w:divBdr>
    </w:div>
    <w:div w:id="320962324">
      <w:bodyDiv w:val="1"/>
      <w:marLeft w:val="0"/>
      <w:marRight w:val="0"/>
      <w:marTop w:val="0"/>
      <w:marBottom w:val="0"/>
      <w:divBdr>
        <w:top w:val="none" w:sz="0" w:space="0" w:color="auto"/>
        <w:left w:val="none" w:sz="0" w:space="0" w:color="auto"/>
        <w:bottom w:val="none" w:sz="0" w:space="0" w:color="auto"/>
        <w:right w:val="none" w:sz="0" w:space="0" w:color="auto"/>
      </w:divBdr>
    </w:div>
    <w:div w:id="321011453">
      <w:bodyDiv w:val="1"/>
      <w:marLeft w:val="0"/>
      <w:marRight w:val="0"/>
      <w:marTop w:val="0"/>
      <w:marBottom w:val="0"/>
      <w:divBdr>
        <w:top w:val="none" w:sz="0" w:space="0" w:color="auto"/>
        <w:left w:val="none" w:sz="0" w:space="0" w:color="auto"/>
        <w:bottom w:val="none" w:sz="0" w:space="0" w:color="auto"/>
        <w:right w:val="none" w:sz="0" w:space="0" w:color="auto"/>
      </w:divBdr>
    </w:div>
    <w:div w:id="321155147">
      <w:bodyDiv w:val="1"/>
      <w:marLeft w:val="0"/>
      <w:marRight w:val="0"/>
      <w:marTop w:val="0"/>
      <w:marBottom w:val="0"/>
      <w:divBdr>
        <w:top w:val="none" w:sz="0" w:space="0" w:color="auto"/>
        <w:left w:val="none" w:sz="0" w:space="0" w:color="auto"/>
        <w:bottom w:val="none" w:sz="0" w:space="0" w:color="auto"/>
        <w:right w:val="none" w:sz="0" w:space="0" w:color="auto"/>
      </w:divBdr>
    </w:div>
    <w:div w:id="321206332">
      <w:bodyDiv w:val="1"/>
      <w:marLeft w:val="0"/>
      <w:marRight w:val="0"/>
      <w:marTop w:val="0"/>
      <w:marBottom w:val="0"/>
      <w:divBdr>
        <w:top w:val="none" w:sz="0" w:space="0" w:color="auto"/>
        <w:left w:val="none" w:sz="0" w:space="0" w:color="auto"/>
        <w:bottom w:val="none" w:sz="0" w:space="0" w:color="auto"/>
        <w:right w:val="none" w:sz="0" w:space="0" w:color="auto"/>
      </w:divBdr>
    </w:div>
    <w:div w:id="321353257">
      <w:bodyDiv w:val="1"/>
      <w:marLeft w:val="0"/>
      <w:marRight w:val="0"/>
      <w:marTop w:val="0"/>
      <w:marBottom w:val="0"/>
      <w:divBdr>
        <w:top w:val="none" w:sz="0" w:space="0" w:color="auto"/>
        <w:left w:val="none" w:sz="0" w:space="0" w:color="auto"/>
        <w:bottom w:val="none" w:sz="0" w:space="0" w:color="auto"/>
        <w:right w:val="none" w:sz="0" w:space="0" w:color="auto"/>
      </w:divBdr>
    </w:div>
    <w:div w:id="321397022">
      <w:bodyDiv w:val="1"/>
      <w:marLeft w:val="0"/>
      <w:marRight w:val="0"/>
      <w:marTop w:val="0"/>
      <w:marBottom w:val="0"/>
      <w:divBdr>
        <w:top w:val="none" w:sz="0" w:space="0" w:color="auto"/>
        <w:left w:val="none" w:sz="0" w:space="0" w:color="auto"/>
        <w:bottom w:val="none" w:sz="0" w:space="0" w:color="auto"/>
        <w:right w:val="none" w:sz="0" w:space="0" w:color="auto"/>
      </w:divBdr>
    </w:div>
    <w:div w:id="321466283">
      <w:bodyDiv w:val="1"/>
      <w:marLeft w:val="0"/>
      <w:marRight w:val="0"/>
      <w:marTop w:val="0"/>
      <w:marBottom w:val="0"/>
      <w:divBdr>
        <w:top w:val="none" w:sz="0" w:space="0" w:color="auto"/>
        <w:left w:val="none" w:sz="0" w:space="0" w:color="auto"/>
        <w:bottom w:val="none" w:sz="0" w:space="0" w:color="auto"/>
        <w:right w:val="none" w:sz="0" w:space="0" w:color="auto"/>
      </w:divBdr>
    </w:div>
    <w:div w:id="321616816">
      <w:bodyDiv w:val="1"/>
      <w:marLeft w:val="0"/>
      <w:marRight w:val="0"/>
      <w:marTop w:val="0"/>
      <w:marBottom w:val="0"/>
      <w:divBdr>
        <w:top w:val="none" w:sz="0" w:space="0" w:color="auto"/>
        <w:left w:val="none" w:sz="0" w:space="0" w:color="auto"/>
        <w:bottom w:val="none" w:sz="0" w:space="0" w:color="auto"/>
        <w:right w:val="none" w:sz="0" w:space="0" w:color="auto"/>
      </w:divBdr>
    </w:div>
    <w:div w:id="321661673">
      <w:bodyDiv w:val="1"/>
      <w:marLeft w:val="0"/>
      <w:marRight w:val="0"/>
      <w:marTop w:val="0"/>
      <w:marBottom w:val="0"/>
      <w:divBdr>
        <w:top w:val="none" w:sz="0" w:space="0" w:color="auto"/>
        <w:left w:val="none" w:sz="0" w:space="0" w:color="auto"/>
        <w:bottom w:val="none" w:sz="0" w:space="0" w:color="auto"/>
        <w:right w:val="none" w:sz="0" w:space="0" w:color="auto"/>
      </w:divBdr>
    </w:div>
    <w:div w:id="321665016">
      <w:bodyDiv w:val="1"/>
      <w:marLeft w:val="0"/>
      <w:marRight w:val="0"/>
      <w:marTop w:val="0"/>
      <w:marBottom w:val="0"/>
      <w:divBdr>
        <w:top w:val="none" w:sz="0" w:space="0" w:color="auto"/>
        <w:left w:val="none" w:sz="0" w:space="0" w:color="auto"/>
        <w:bottom w:val="none" w:sz="0" w:space="0" w:color="auto"/>
        <w:right w:val="none" w:sz="0" w:space="0" w:color="auto"/>
      </w:divBdr>
    </w:div>
    <w:div w:id="321737481">
      <w:bodyDiv w:val="1"/>
      <w:marLeft w:val="0"/>
      <w:marRight w:val="0"/>
      <w:marTop w:val="0"/>
      <w:marBottom w:val="0"/>
      <w:divBdr>
        <w:top w:val="none" w:sz="0" w:space="0" w:color="auto"/>
        <w:left w:val="none" w:sz="0" w:space="0" w:color="auto"/>
        <w:bottom w:val="none" w:sz="0" w:space="0" w:color="auto"/>
        <w:right w:val="none" w:sz="0" w:space="0" w:color="auto"/>
      </w:divBdr>
    </w:div>
    <w:div w:id="321979482">
      <w:bodyDiv w:val="1"/>
      <w:marLeft w:val="0"/>
      <w:marRight w:val="0"/>
      <w:marTop w:val="0"/>
      <w:marBottom w:val="0"/>
      <w:divBdr>
        <w:top w:val="none" w:sz="0" w:space="0" w:color="auto"/>
        <w:left w:val="none" w:sz="0" w:space="0" w:color="auto"/>
        <w:bottom w:val="none" w:sz="0" w:space="0" w:color="auto"/>
        <w:right w:val="none" w:sz="0" w:space="0" w:color="auto"/>
      </w:divBdr>
    </w:div>
    <w:div w:id="322005999">
      <w:bodyDiv w:val="1"/>
      <w:marLeft w:val="0"/>
      <w:marRight w:val="0"/>
      <w:marTop w:val="0"/>
      <w:marBottom w:val="0"/>
      <w:divBdr>
        <w:top w:val="none" w:sz="0" w:space="0" w:color="auto"/>
        <w:left w:val="none" w:sz="0" w:space="0" w:color="auto"/>
        <w:bottom w:val="none" w:sz="0" w:space="0" w:color="auto"/>
        <w:right w:val="none" w:sz="0" w:space="0" w:color="auto"/>
      </w:divBdr>
    </w:div>
    <w:div w:id="322010110">
      <w:bodyDiv w:val="1"/>
      <w:marLeft w:val="0"/>
      <w:marRight w:val="0"/>
      <w:marTop w:val="0"/>
      <w:marBottom w:val="0"/>
      <w:divBdr>
        <w:top w:val="none" w:sz="0" w:space="0" w:color="auto"/>
        <w:left w:val="none" w:sz="0" w:space="0" w:color="auto"/>
        <w:bottom w:val="none" w:sz="0" w:space="0" w:color="auto"/>
        <w:right w:val="none" w:sz="0" w:space="0" w:color="auto"/>
      </w:divBdr>
    </w:div>
    <w:div w:id="322047390">
      <w:bodyDiv w:val="1"/>
      <w:marLeft w:val="0"/>
      <w:marRight w:val="0"/>
      <w:marTop w:val="0"/>
      <w:marBottom w:val="0"/>
      <w:divBdr>
        <w:top w:val="none" w:sz="0" w:space="0" w:color="auto"/>
        <w:left w:val="none" w:sz="0" w:space="0" w:color="auto"/>
        <w:bottom w:val="none" w:sz="0" w:space="0" w:color="auto"/>
        <w:right w:val="none" w:sz="0" w:space="0" w:color="auto"/>
      </w:divBdr>
    </w:div>
    <w:div w:id="322198617">
      <w:bodyDiv w:val="1"/>
      <w:marLeft w:val="0"/>
      <w:marRight w:val="0"/>
      <w:marTop w:val="0"/>
      <w:marBottom w:val="0"/>
      <w:divBdr>
        <w:top w:val="none" w:sz="0" w:space="0" w:color="auto"/>
        <w:left w:val="none" w:sz="0" w:space="0" w:color="auto"/>
        <w:bottom w:val="none" w:sz="0" w:space="0" w:color="auto"/>
        <w:right w:val="none" w:sz="0" w:space="0" w:color="auto"/>
      </w:divBdr>
    </w:div>
    <w:div w:id="322202952">
      <w:bodyDiv w:val="1"/>
      <w:marLeft w:val="0"/>
      <w:marRight w:val="0"/>
      <w:marTop w:val="0"/>
      <w:marBottom w:val="0"/>
      <w:divBdr>
        <w:top w:val="none" w:sz="0" w:space="0" w:color="auto"/>
        <w:left w:val="none" w:sz="0" w:space="0" w:color="auto"/>
        <w:bottom w:val="none" w:sz="0" w:space="0" w:color="auto"/>
        <w:right w:val="none" w:sz="0" w:space="0" w:color="auto"/>
      </w:divBdr>
    </w:div>
    <w:div w:id="322316229">
      <w:bodyDiv w:val="1"/>
      <w:marLeft w:val="0"/>
      <w:marRight w:val="0"/>
      <w:marTop w:val="0"/>
      <w:marBottom w:val="0"/>
      <w:divBdr>
        <w:top w:val="none" w:sz="0" w:space="0" w:color="auto"/>
        <w:left w:val="none" w:sz="0" w:space="0" w:color="auto"/>
        <w:bottom w:val="none" w:sz="0" w:space="0" w:color="auto"/>
        <w:right w:val="none" w:sz="0" w:space="0" w:color="auto"/>
      </w:divBdr>
    </w:div>
    <w:div w:id="322394941">
      <w:bodyDiv w:val="1"/>
      <w:marLeft w:val="0"/>
      <w:marRight w:val="0"/>
      <w:marTop w:val="0"/>
      <w:marBottom w:val="0"/>
      <w:divBdr>
        <w:top w:val="none" w:sz="0" w:space="0" w:color="auto"/>
        <w:left w:val="none" w:sz="0" w:space="0" w:color="auto"/>
        <w:bottom w:val="none" w:sz="0" w:space="0" w:color="auto"/>
        <w:right w:val="none" w:sz="0" w:space="0" w:color="auto"/>
      </w:divBdr>
    </w:div>
    <w:div w:id="322438834">
      <w:bodyDiv w:val="1"/>
      <w:marLeft w:val="0"/>
      <w:marRight w:val="0"/>
      <w:marTop w:val="0"/>
      <w:marBottom w:val="0"/>
      <w:divBdr>
        <w:top w:val="none" w:sz="0" w:space="0" w:color="auto"/>
        <w:left w:val="none" w:sz="0" w:space="0" w:color="auto"/>
        <w:bottom w:val="none" w:sz="0" w:space="0" w:color="auto"/>
        <w:right w:val="none" w:sz="0" w:space="0" w:color="auto"/>
      </w:divBdr>
    </w:div>
    <w:div w:id="322440917">
      <w:bodyDiv w:val="1"/>
      <w:marLeft w:val="0"/>
      <w:marRight w:val="0"/>
      <w:marTop w:val="0"/>
      <w:marBottom w:val="0"/>
      <w:divBdr>
        <w:top w:val="none" w:sz="0" w:space="0" w:color="auto"/>
        <w:left w:val="none" w:sz="0" w:space="0" w:color="auto"/>
        <w:bottom w:val="none" w:sz="0" w:space="0" w:color="auto"/>
        <w:right w:val="none" w:sz="0" w:space="0" w:color="auto"/>
      </w:divBdr>
      <w:divsChild>
        <w:div w:id="20281895">
          <w:marLeft w:val="480"/>
          <w:marRight w:val="0"/>
          <w:marTop w:val="0"/>
          <w:marBottom w:val="0"/>
          <w:divBdr>
            <w:top w:val="none" w:sz="0" w:space="0" w:color="auto"/>
            <w:left w:val="none" w:sz="0" w:space="0" w:color="auto"/>
            <w:bottom w:val="none" w:sz="0" w:space="0" w:color="auto"/>
            <w:right w:val="none" w:sz="0" w:space="0" w:color="auto"/>
          </w:divBdr>
        </w:div>
        <w:div w:id="57020397">
          <w:marLeft w:val="480"/>
          <w:marRight w:val="0"/>
          <w:marTop w:val="0"/>
          <w:marBottom w:val="0"/>
          <w:divBdr>
            <w:top w:val="none" w:sz="0" w:space="0" w:color="auto"/>
            <w:left w:val="none" w:sz="0" w:space="0" w:color="auto"/>
            <w:bottom w:val="none" w:sz="0" w:space="0" w:color="auto"/>
            <w:right w:val="none" w:sz="0" w:space="0" w:color="auto"/>
          </w:divBdr>
        </w:div>
        <w:div w:id="60447702">
          <w:marLeft w:val="480"/>
          <w:marRight w:val="0"/>
          <w:marTop w:val="0"/>
          <w:marBottom w:val="0"/>
          <w:divBdr>
            <w:top w:val="none" w:sz="0" w:space="0" w:color="auto"/>
            <w:left w:val="none" w:sz="0" w:space="0" w:color="auto"/>
            <w:bottom w:val="none" w:sz="0" w:space="0" w:color="auto"/>
            <w:right w:val="none" w:sz="0" w:space="0" w:color="auto"/>
          </w:divBdr>
        </w:div>
        <w:div w:id="80614676">
          <w:marLeft w:val="480"/>
          <w:marRight w:val="0"/>
          <w:marTop w:val="0"/>
          <w:marBottom w:val="0"/>
          <w:divBdr>
            <w:top w:val="none" w:sz="0" w:space="0" w:color="auto"/>
            <w:left w:val="none" w:sz="0" w:space="0" w:color="auto"/>
            <w:bottom w:val="none" w:sz="0" w:space="0" w:color="auto"/>
            <w:right w:val="none" w:sz="0" w:space="0" w:color="auto"/>
          </w:divBdr>
        </w:div>
        <w:div w:id="103111974">
          <w:marLeft w:val="480"/>
          <w:marRight w:val="0"/>
          <w:marTop w:val="0"/>
          <w:marBottom w:val="0"/>
          <w:divBdr>
            <w:top w:val="none" w:sz="0" w:space="0" w:color="auto"/>
            <w:left w:val="none" w:sz="0" w:space="0" w:color="auto"/>
            <w:bottom w:val="none" w:sz="0" w:space="0" w:color="auto"/>
            <w:right w:val="none" w:sz="0" w:space="0" w:color="auto"/>
          </w:divBdr>
        </w:div>
        <w:div w:id="136146320">
          <w:marLeft w:val="480"/>
          <w:marRight w:val="0"/>
          <w:marTop w:val="0"/>
          <w:marBottom w:val="0"/>
          <w:divBdr>
            <w:top w:val="none" w:sz="0" w:space="0" w:color="auto"/>
            <w:left w:val="none" w:sz="0" w:space="0" w:color="auto"/>
            <w:bottom w:val="none" w:sz="0" w:space="0" w:color="auto"/>
            <w:right w:val="none" w:sz="0" w:space="0" w:color="auto"/>
          </w:divBdr>
        </w:div>
        <w:div w:id="138151100">
          <w:marLeft w:val="480"/>
          <w:marRight w:val="0"/>
          <w:marTop w:val="0"/>
          <w:marBottom w:val="0"/>
          <w:divBdr>
            <w:top w:val="none" w:sz="0" w:space="0" w:color="auto"/>
            <w:left w:val="none" w:sz="0" w:space="0" w:color="auto"/>
            <w:bottom w:val="none" w:sz="0" w:space="0" w:color="auto"/>
            <w:right w:val="none" w:sz="0" w:space="0" w:color="auto"/>
          </w:divBdr>
        </w:div>
        <w:div w:id="154996359">
          <w:marLeft w:val="480"/>
          <w:marRight w:val="0"/>
          <w:marTop w:val="0"/>
          <w:marBottom w:val="0"/>
          <w:divBdr>
            <w:top w:val="none" w:sz="0" w:space="0" w:color="auto"/>
            <w:left w:val="none" w:sz="0" w:space="0" w:color="auto"/>
            <w:bottom w:val="none" w:sz="0" w:space="0" w:color="auto"/>
            <w:right w:val="none" w:sz="0" w:space="0" w:color="auto"/>
          </w:divBdr>
        </w:div>
        <w:div w:id="157548969">
          <w:marLeft w:val="480"/>
          <w:marRight w:val="0"/>
          <w:marTop w:val="0"/>
          <w:marBottom w:val="0"/>
          <w:divBdr>
            <w:top w:val="none" w:sz="0" w:space="0" w:color="auto"/>
            <w:left w:val="none" w:sz="0" w:space="0" w:color="auto"/>
            <w:bottom w:val="none" w:sz="0" w:space="0" w:color="auto"/>
            <w:right w:val="none" w:sz="0" w:space="0" w:color="auto"/>
          </w:divBdr>
        </w:div>
        <w:div w:id="174610432">
          <w:marLeft w:val="480"/>
          <w:marRight w:val="0"/>
          <w:marTop w:val="0"/>
          <w:marBottom w:val="0"/>
          <w:divBdr>
            <w:top w:val="none" w:sz="0" w:space="0" w:color="auto"/>
            <w:left w:val="none" w:sz="0" w:space="0" w:color="auto"/>
            <w:bottom w:val="none" w:sz="0" w:space="0" w:color="auto"/>
            <w:right w:val="none" w:sz="0" w:space="0" w:color="auto"/>
          </w:divBdr>
        </w:div>
        <w:div w:id="296373765">
          <w:marLeft w:val="480"/>
          <w:marRight w:val="0"/>
          <w:marTop w:val="0"/>
          <w:marBottom w:val="0"/>
          <w:divBdr>
            <w:top w:val="none" w:sz="0" w:space="0" w:color="auto"/>
            <w:left w:val="none" w:sz="0" w:space="0" w:color="auto"/>
            <w:bottom w:val="none" w:sz="0" w:space="0" w:color="auto"/>
            <w:right w:val="none" w:sz="0" w:space="0" w:color="auto"/>
          </w:divBdr>
        </w:div>
        <w:div w:id="313336626">
          <w:marLeft w:val="480"/>
          <w:marRight w:val="0"/>
          <w:marTop w:val="0"/>
          <w:marBottom w:val="0"/>
          <w:divBdr>
            <w:top w:val="none" w:sz="0" w:space="0" w:color="auto"/>
            <w:left w:val="none" w:sz="0" w:space="0" w:color="auto"/>
            <w:bottom w:val="none" w:sz="0" w:space="0" w:color="auto"/>
            <w:right w:val="none" w:sz="0" w:space="0" w:color="auto"/>
          </w:divBdr>
        </w:div>
        <w:div w:id="314720098">
          <w:marLeft w:val="480"/>
          <w:marRight w:val="0"/>
          <w:marTop w:val="0"/>
          <w:marBottom w:val="0"/>
          <w:divBdr>
            <w:top w:val="none" w:sz="0" w:space="0" w:color="auto"/>
            <w:left w:val="none" w:sz="0" w:space="0" w:color="auto"/>
            <w:bottom w:val="none" w:sz="0" w:space="0" w:color="auto"/>
            <w:right w:val="none" w:sz="0" w:space="0" w:color="auto"/>
          </w:divBdr>
        </w:div>
        <w:div w:id="388000913">
          <w:marLeft w:val="480"/>
          <w:marRight w:val="0"/>
          <w:marTop w:val="0"/>
          <w:marBottom w:val="0"/>
          <w:divBdr>
            <w:top w:val="none" w:sz="0" w:space="0" w:color="auto"/>
            <w:left w:val="none" w:sz="0" w:space="0" w:color="auto"/>
            <w:bottom w:val="none" w:sz="0" w:space="0" w:color="auto"/>
            <w:right w:val="none" w:sz="0" w:space="0" w:color="auto"/>
          </w:divBdr>
        </w:div>
        <w:div w:id="453790832">
          <w:marLeft w:val="480"/>
          <w:marRight w:val="0"/>
          <w:marTop w:val="0"/>
          <w:marBottom w:val="0"/>
          <w:divBdr>
            <w:top w:val="none" w:sz="0" w:space="0" w:color="auto"/>
            <w:left w:val="none" w:sz="0" w:space="0" w:color="auto"/>
            <w:bottom w:val="none" w:sz="0" w:space="0" w:color="auto"/>
            <w:right w:val="none" w:sz="0" w:space="0" w:color="auto"/>
          </w:divBdr>
        </w:div>
        <w:div w:id="505364585">
          <w:marLeft w:val="480"/>
          <w:marRight w:val="0"/>
          <w:marTop w:val="0"/>
          <w:marBottom w:val="0"/>
          <w:divBdr>
            <w:top w:val="none" w:sz="0" w:space="0" w:color="auto"/>
            <w:left w:val="none" w:sz="0" w:space="0" w:color="auto"/>
            <w:bottom w:val="none" w:sz="0" w:space="0" w:color="auto"/>
            <w:right w:val="none" w:sz="0" w:space="0" w:color="auto"/>
          </w:divBdr>
        </w:div>
        <w:div w:id="536504321">
          <w:marLeft w:val="480"/>
          <w:marRight w:val="0"/>
          <w:marTop w:val="0"/>
          <w:marBottom w:val="0"/>
          <w:divBdr>
            <w:top w:val="none" w:sz="0" w:space="0" w:color="auto"/>
            <w:left w:val="none" w:sz="0" w:space="0" w:color="auto"/>
            <w:bottom w:val="none" w:sz="0" w:space="0" w:color="auto"/>
            <w:right w:val="none" w:sz="0" w:space="0" w:color="auto"/>
          </w:divBdr>
        </w:div>
        <w:div w:id="568003307">
          <w:marLeft w:val="480"/>
          <w:marRight w:val="0"/>
          <w:marTop w:val="0"/>
          <w:marBottom w:val="0"/>
          <w:divBdr>
            <w:top w:val="none" w:sz="0" w:space="0" w:color="auto"/>
            <w:left w:val="none" w:sz="0" w:space="0" w:color="auto"/>
            <w:bottom w:val="none" w:sz="0" w:space="0" w:color="auto"/>
            <w:right w:val="none" w:sz="0" w:space="0" w:color="auto"/>
          </w:divBdr>
        </w:div>
        <w:div w:id="577059955">
          <w:marLeft w:val="480"/>
          <w:marRight w:val="0"/>
          <w:marTop w:val="0"/>
          <w:marBottom w:val="0"/>
          <w:divBdr>
            <w:top w:val="none" w:sz="0" w:space="0" w:color="auto"/>
            <w:left w:val="none" w:sz="0" w:space="0" w:color="auto"/>
            <w:bottom w:val="none" w:sz="0" w:space="0" w:color="auto"/>
            <w:right w:val="none" w:sz="0" w:space="0" w:color="auto"/>
          </w:divBdr>
        </w:div>
        <w:div w:id="620765663">
          <w:marLeft w:val="480"/>
          <w:marRight w:val="0"/>
          <w:marTop w:val="0"/>
          <w:marBottom w:val="0"/>
          <w:divBdr>
            <w:top w:val="none" w:sz="0" w:space="0" w:color="auto"/>
            <w:left w:val="none" w:sz="0" w:space="0" w:color="auto"/>
            <w:bottom w:val="none" w:sz="0" w:space="0" w:color="auto"/>
            <w:right w:val="none" w:sz="0" w:space="0" w:color="auto"/>
          </w:divBdr>
        </w:div>
        <w:div w:id="661472678">
          <w:marLeft w:val="480"/>
          <w:marRight w:val="0"/>
          <w:marTop w:val="0"/>
          <w:marBottom w:val="0"/>
          <w:divBdr>
            <w:top w:val="none" w:sz="0" w:space="0" w:color="auto"/>
            <w:left w:val="none" w:sz="0" w:space="0" w:color="auto"/>
            <w:bottom w:val="none" w:sz="0" w:space="0" w:color="auto"/>
            <w:right w:val="none" w:sz="0" w:space="0" w:color="auto"/>
          </w:divBdr>
        </w:div>
        <w:div w:id="679695422">
          <w:marLeft w:val="480"/>
          <w:marRight w:val="0"/>
          <w:marTop w:val="0"/>
          <w:marBottom w:val="0"/>
          <w:divBdr>
            <w:top w:val="none" w:sz="0" w:space="0" w:color="auto"/>
            <w:left w:val="none" w:sz="0" w:space="0" w:color="auto"/>
            <w:bottom w:val="none" w:sz="0" w:space="0" w:color="auto"/>
            <w:right w:val="none" w:sz="0" w:space="0" w:color="auto"/>
          </w:divBdr>
        </w:div>
        <w:div w:id="704406025">
          <w:marLeft w:val="480"/>
          <w:marRight w:val="0"/>
          <w:marTop w:val="0"/>
          <w:marBottom w:val="0"/>
          <w:divBdr>
            <w:top w:val="none" w:sz="0" w:space="0" w:color="auto"/>
            <w:left w:val="none" w:sz="0" w:space="0" w:color="auto"/>
            <w:bottom w:val="none" w:sz="0" w:space="0" w:color="auto"/>
            <w:right w:val="none" w:sz="0" w:space="0" w:color="auto"/>
          </w:divBdr>
        </w:div>
        <w:div w:id="713193916">
          <w:marLeft w:val="480"/>
          <w:marRight w:val="0"/>
          <w:marTop w:val="0"/>
          <w:marBottom w:val="0"/>
          <w:divBdr>
            <w:top w:val="none" w:sz="0" w:space="0" w:color="auto"/>
            <w:left w:val="none" w:sz="0" w:space="0" w:color="auto"/>
            <w:bottom w:val="none" w:sz="0" w:space="0" w:color="auto"/>
            <w:right w:val="none" w:sz="0" w:space="0" w:color="auto"/>
          </w:divBdr>
        </w:div>
        <w:div w:id="771363722">
          <w:marLeft w:val="480"/>
          <w:marRight w:val="0"/>
          <w:marTop w:val="0"/>
          <w:marBottom w:val="0"/>
          <w:divBdr>
            <w:top w:val="none" w:sz="0" w:space="0" w:color="auto"/>
            <w:left w:val="none" w:sz="0" w:space="0" w:color="auto"/>
            <w:bottom w:val="none" w:sz="0" w:space="0" w:color="auto"/>
            <w:right w:val="none" w:sz="0" w:space="0" w:color="auto"/>
          </w:divBdr>
        </w:div>
        <w:div w:id="793015198">
          <w:marLeft w:val="480"/>
          <w:marRight w:val="0"/>
          <w:marTop w:val="0"/>
          <w:marBottom w:val="0"/>
          <w:divBdr>
            <w:top w:val="none" w:sz="0" w:space="0" w:color="auto"/>
            <w:left w:val="none" w:sz="0" w:space="0" w:color="auto"/>
            <w:bottom w:val="none" w:sz="0" w:space="0" w:color="auto"/>
            <w:right w:val="none" w:sz="0" w:space="0" w:color="auto"/>
          </w:divBdr>
        </w:div>
        <w:div w:id="832373127">
          <w:marLeft w:val="480"/>
          <w:marRight w:val="0"/>
          <w:marTop w:val="0"/>
          <w:marBottom w:val="0"/>
          <w:divBdr>
            <w:top w:val="none" w:sz="0" w:space="0" w:color="auto"/>
            <w:left w:val="none" w:sz="0" w:space="0" w:color="auto"/>
            <w:bottom w:val="none" w:sz="0" w:space="0" w:color="auto"/>
            <w:right w:val="none" w:sz="0" w:space="0" w:color="auto"/>
          </w:divBdr>
        </w:div>
        <w:div w:id="846557732">
          <w:marLeft w:val="480"/>
          <w:marRight w:val="0"/>
          <w:marTop w:val="0"/>
          <w:marBottom w:val="0"/>
          <w:divBdr>
            <w:top w:val="none" w:sz="0" w:space="0" w:color="auto"/>
            <w:left w:val="none" w:sz="0" w:space="0" w:color="auto"/>
            <w:bottom w:val="none" w:sz="0" w:space="0" w:color="auto"/>
            <w:right w:val="none" w:sz="0" w:space="0" w:color="auto"/>
          </w:divBdr>
        </w:div>
      </w:divsChild>
    </w:div>
    <w:div w:id="322510220">
      <w:bodyDiv w:val="1"/>
      <w:marLeft w:val="0"/>
      <w:marRight w:val="0"/>
      <w:marTop w:val="0"/>
      <w:marBottom w:val="0"/>
      <w:divBdr>
        <w:top w:val="none" w:sz="0" w:space="0" w:color="auto"/>
        <w:left w:val="none" w:sz="0" w:space="0" w:color="auto"/>
        <w:bottom w:val="none" w:sz="0" w:space="0" w:color="auto"/>
        <w:right w:val="none" w:sz="0" w:space="0" w:color="auto"/>
      </w:divBdr>
    </w:div>
    <w:div w:id="322510406">
      <w:bodyDiv w:val="1"/>
      <w:marLeft w:val="0"/>
      <w:marRight w:val="0"/>
      <w:marTop w:val="0"/>
      <w:marBottom w:val="0"/>
      <w:divBdr>
        <w:top w:val="none" w:sz="0" w:space="0" w:color="auto"/>
        <w:left w:val="none" w:sz="0" w:space="0" w:color="auto"/>
        <w:bottom w:val="none" w:sz="0" w:space="0" w:color="auto"/>
        <w:right w:val="none" w:sz="0" w:space="0" w:color="auto"/>
      </w:divBdr>
    </w:div>
    <w:div w:id="322514956">
      <w:bodyDiv w:val="1"/>
      <w:marLeft w:val="0"/>
      <w:marRight w:val="0"/>
      <w:marTop w:val="0"/>
      <w:marBottom w:val="0"/>
      <w:divBdr>
        <w:top w:val="none" w:sz="0" w:space="0" w:color="auto"/>
        <w:left w:val="none" w:sz="0" w:space="0" w:color="auto"/>
        <w:bottom w:val="none" w:sz="0" w:space="0" w:color="auto"/>
        <w:right w:val="none" w:sz="0" w:space="0" w:color="auto"/>
      </w:divBdr>
    </w:div>
    <w:div w:id="322516456">
      <w:bodyDiv w:val="1"/>
      <w:marLeft w:val="0"/>
      <w:marRight w:val="0"/>
      <w:marTop w:val="0"/>
      <w:marBottom w:val="0"/>
      <w:divBdr>
        <w:top w:val="none" w:sz="0" w:space="0" w:color="auto"/>
        <w:left w:val="none" w:sz="0" w:space="0" w:color="auto"/>
        <w:bottom w:val="none" w:sz="0" w:space="0" w:color="auto"/>
        <w:right w:val="none" w:sz="0" w:space="0" w:color="auto"/>
      </w:divBdr>
    </w:div>
    <w:div w:id="322662644">
      <w:bodyDiv w:val="1"/>
      <w:marLeft w:val="0"/>
      <w:marRight w:val="0"/>
      <w:marTop w:val="0"/>
      <w:marBottom w:val="0"/>
      <w:divBdr>
        <w:top w:val="none" w:sz="0" w:space="0" w:color="auto"/>
        <w:left w:val="none" w:sz="0" w:space="0" w:color="auto"/>
        <w:bottom w:val="none" w:sz="0" w:space="0" w:color="auto"/>
        <w:right w:val="none" w:sz="0" w:space="0" w:color="auto"/>
      </w:divBdr>
    </w:div>
    <w:div w:id="322780745">
      <w:bodyDiv w:val="1"/>
      <w:marLeft w:val="0"/>
      <w:marRight w:val="0"/>
      <w:marTop w:val="0"/>
      <w:marBottom w:val="0"/>
      <w:divBdr>
        <w:top w:val="none" w:sz="0" w:space="0" w:color="auto"/>
        <w:left w:val="none" w:sz="0" w:space="0" w:color="auto"/>
        <w:bottom w:val="none" w:sz="0" w:space="0" w:color="auto"/>
        <w:right w:val="none" w:sz="0" w:space="0" w:color="auto"/>
      </w:divBdr>
    </w:div>
    <w:div w:id="322852021">
      <w:bodyDiv w:val="1"/>
      <w:marLeft w:val="0"/>
      <w:marRight w:val="0"/>
      <w:marTop w:val="0"/>
      <w:marBottom w:val="0"/>
      <w:divBdr>
        <w:top w:val="none" w:sz="0" w:space="0" w:color="auto"/>
        <w:left w:val="none" w:sz="0" w:space="0" w:color="auto"/>
        <w:bottom w:val="none" w:sz="0" w:space="0" w:color="auto"/>
        <w:right w:val="none" w:sz="0" w:space="0" w:color="auto"/>
      </w:divBdr>
    </w:div>
    <w:div w:id="322896738">
      <w:bodyDiv w:val="1"/>
      <w:marLeft w:val="0"/>
      <w:marRight w:val="0"/>
      <w:marTop w:val="0"/>
      <w:marBottom w:val="0"/>
      <w:divBdr>
        <w:top w:val="none" w:sz="0" w:space="0" w:color="auto"/>
        <w:left w:val="none" w:sz="0" w:space="0" w:color="auto"/>
        <w:bottom w:val="none" w:sz="0" w:space="0" w:color="auto"/>
        <w:right w:val="none" w:sz="0" w:space="0" w:color="auto"/>
      </w:divBdr>
    </w:div>
    <w:div w:id="322896748">
      <w:bodyDiv w:val="1"/>
      <w:marLeft w:val="0"/>
      <w:marRight w:val="0"/>
      <w:marTop w:val="0"/>
      <w:marBottom w:val="0"/>
      <w:divBdr>
        <w:top w:val="none" w:sz="0" w:space="0" w:color="auto"/>
        <w:left w:val="none" w:sz="0" w:space="0" w:color="auto"/>
        <w:bottom w:val="none" w:sz="0" w:space="0" w:color="auto"/>
        <w:right w:val="none" w:sz="0" w:space="0" w:color="auto"/>
      </w:divBdr>
    </w:div>
    <w:div w:id="322901464">
      <w:bodyDiv w:val="1"/>
      <w:marLeft w:val="0"/>
      <w:marRight w:val="0"/>
      <w:marTop w:val="0"/>
      <w:marBottom w:val="0"/>
      <w:divBdr>
        <w:top w:val="none" w:sz="0" w:space="0" w:color="auto"/>
        <w:left w:val="none" w:sz="0" w:space="0" w:color="auto"/>
        <w:bottom w:val="none" w:sz="0" w:space="0" w:color="auto"/>
        <w:right w:val="none" w:sz="0" w:space="0" w:color="auto"/>
      </w:divBdr>
    </w:div>
    <w:div w:id="322970182">
      <w:bodyDiv w:val="1"/>
      <w:marLeft w:val="0"/>
      <w:marRight w:val="0"/>
      <w:marTop w:val="0"/>
      <w:marBottom w:val="0"/>
      <w:divBdr>
        <w:top w:val="none" w:sz="0" w:space="0" w:color="auto"/>
        <w:left w:val="none" w:sz="0" w:space="0" w:color="auto"/>
        <w:bottom w:val="none" w:sz="0" w:space="0" w:color="auto"/>
        <w:right w:val="none" w:sz="0" w:space="0" w:color="auto"/>
      </w:divBdr>
    </w:div>
    <w:div w:id="322974631">
      <w:bodyDiv w:val="1"/>
      <w:marLeft w:val="0"/>
      <w:marRight w:val="0"/>
      <w:marTop w:val="0"/>
      <w:marBottom w:val="0"/>
      <w:divBdr>
        <w:top w:val="none" w:sz="0" w:space="0" w:color="auto"/>
        <w:left w:val="none" w:sz="0" w:space="0" w:color="auto"/>
        <w:bottom w:val="none" w:sz="0" w:space="0" w:color="auto"/>
        <w:right w:val="none" w:sz="0" w:space="0" w:color="auto"/>
      </w:divBdr>
    </w:div>
    <w:div w:id="323053704">
      <w:bodyDiv w:val="1"/>
      <w:marLeft w:val="0"/>
      <w:marRight w:val="0"/>
      <w:marTop w:val="0"/>
      <w:marBottom w:val="0"/>
      <w:divBdr>
        <w:top w:val="none" w:sz="0" w:space="0" w:color="auto"/>
        <w:left w:val="none" w:sz="0" w:space="0" w:color="auto"/>
        <w:bottom w:val="none" w:sz="0" w:space="0" w:color="auto"/>
        <w:right w:val="none" w:sz="0" w:space="0" w:color="auto"/>
      </w:divBdr>
    </w:div>
    <w:div w:id="323514309">
      <w:bodyDiv w:val="1"/>
      <w:marLeft w:val="0"/>
      <w:marRight w:val="0"/>
      <w:marTop w:val="0"/>
      <w:marBottom w:val="0"/>
      <w:divBdr>
        <w:top w:val="none" w:sz="0" w:space="0" w:color="auto"/>
        <w:left w:val="none" w:sz="0" w:space="0" w:color="auto"/>
        <w:bottom w:val="none" w:sz="0" w:space="0" w:color="auto"/>
        <w:right w:val="none" w:sz="0" w:space="0" w:color="auto"/>
      </w:divBdr>
    </w:div>
    <w:div w:id="323552449">
      <w:bodyDiv w:val="1"/>
      <w:marLeft w:val="0"/>
      <w:marRight w:val="0"/>
      <w:marTop w:val="0"/>
      <w:marBottom w:val="0"/>
      <w:divBdr>
        <w:top w:val="none" w:sz="0" w:space="0" w:color="auto"/>
        <w:left w:val="none" w:sz="0" w:space="0" w:color="auto"/>
        <w:bottom w:val="none" w:sz="0" w:space="0" w:color="auto"/>
        <w:right w:val="none" w:sz="0" w:space="0" w:color="auto"/>
      </w:divBdr>
    </w:div>
    <w:div w:id="323553409">
      <w:bodyDiv w:val="1"/>
      <w:marLeft w:val="0"/>
      <w:marRight w:val="0"/>
      <w:marTop w:val="0"/>
      <w:marBottom w:val="0"/>
      <w:divBdr>
        <w:top w:val="none" w:sz="0" w:space="0" w:color="auto"/>
        <w:left w:val="none" w:sz="0" w:space="0" w:color="auto"/>
        <w:bottom w:val="none" w:sz="0" w:space="0" w:color="auto"/>
        <w:right w:val="none" w:sz="0" w:space="0" w:color="auto"/>
      </w:divBdr>
    </w:div>
    <w:div w:id="323555222">
      <w:bodyDiv w:val="1"/>
      <w:marLeft w:val="0"/>
      <w:marRight w:val="0"/>
      <w:marTop w:val="0"/>
      <w:marBottom w:val="0"/>
      <w:divBdr>
        <w:top w:val="none" w:sz="0" w:space="0" w:color="auto"/>
        <w:left w:val="none" w:sz="0" w:space="0" w:color="auto"/>
        <w:bottom w:val="none" w:sz="0" w:space="0" w:color="auto"/>
        <w:right w:val="none" w:sz="0" w:space="0" w:color="auto"/>
      </w:divBdr>
    </w:div>
    <w:div w:id="323625450">
      <w:bodyDiv w:val="1"/>
      <w:marLeft w:val="0"/>
      <w:marRight w:val="0"/>
      <w:marTop w:val="0"/>
      <w:marBottom w:val="0"/>
      <w:divBdr>
        <w:top w:val="none" w:sz="0" w:space="0" w:color="auto"/>
        <w:left w:val="none" w:sz="0" w:space="0" w:color="auto"/>
        <w:bottom w:val="none" w:sz="0" w:space="0" w:color="auto"/>
        <w:right w:val="none" w:sz="0" w:space="0" w:color="auto"/>
      </w:divBdr>
    </w:div>
    <w:div w:id="323627143">
      <w:bodyDiv w:val="1"/>
      <w:marLeft w:val="0"/>
      <w:marRight w:val="0"/>
      <w:marTop w:val="0"/>
      <w:marBottom w:val="0"/>
      <w:divBdr>
        <w:top w:val="none" w:sz="0" w:space="0" w:color="auto"/>
        <w:left w:val="none" w:sz="0" w:space="0" w:color="auto"/>
        <w:bottom w:val="none" w:sz="0" w:space="0" w:color="auto"/>
        <w:right w:val="none" w:sz="0" w:space="0" w:color="auto"/>
      </w:divBdr>
    </w:div>
    <w:div w:id="323749238">
      <w:bodyDiv w:val="1"/>
      <w:marLeft w:val="0"/>
      <w:marRight w:val="0"/>
      <w:marTop w:val="0"/>
      <w:marBottom w:val="0"/>
      <w:divBdr>
        <w:top w:val="none" w:sz="0" w:space="0" w:color="auto"/>
        <w:left w:val="none" w:sz="0" w:space="0" w:color="auto"/>
        <w:bottom w:val="none" w:sz="0" w:space="0" w:color="auto"/>
        <w:right w:val="none" w:sz="0" w:space="0" w:color="auto"/>
      </w:divBdr>
    </w:div>
    <w:div w:id="323894939">
      <w:bodyDiv w:val="1"/>
      <w:marLeft w:val="0"/>
      <w:marRight w:val="0"/>
      <w:marTop w:val="0"/>
      <w:marBottom w:val="0"/>
      <w:divBdr>
        <w:top w:val="none" w:sz="0" w:space="0" w:color="auto"/>
        <w:left w:val="none" w:sz="0" w:space="0" w:color="auto"/>
        <w:bottom w:val="none" w:sz="0" w:space="0" w:color="auto"/>
        <w:right w:val="none" w:sz="0" w:space="0" w:color="auto"/>
      </w:divBdr>
    </w:div>
    <w:div w:id="323900333">
      <w:bodyDiv w:val="1"/>
      <w:marLeft w:val="0"/>
      <w:marRight w:val="0"/>
      <w:marTop w:val="0"/>
      <w:marBottom w:val="0"/>
      <w:divBdr>
        <w:top w:val="none" w:sz="0" w:space="0" w:color="auto"/>
        <w:left w:val="none" w:sz="0" w:space="0" w:color="auto"/>
        <w:bottom w:val="none" w:sz="0" w:space="0" w:color="auto"/>
        <w:right w:val="none" w:sz="0" w:space="0" w:color="auto"/>
      </w:divBdr>
    </w:div>
    <w:div w:id="323972002">
      <w:bodyDiv w:val="1"/>
      <w:marLeft w:val="0"/>
      <w:marRight w:val="0"/>
      <w:marTop w:val="0"/>
      <w:marBottom w:val="0"/>
      <w:divBdr>
        <w:top w:val="none" w:sz="0" w:space="0" w:color="auto"/>
        <w:left w:val="none" w:sz="0" w:space="0" w:color="auto"/>
        <w:bottom w:val="none" w:sz="0" w:space="0" w:color="auto"/>
        <w:right w:val="none" w:sz="0" w:space="0" w:color="auto"/>
      </w:divBdr>
    </w:div>
    <w:div w:id="324167054">
      <w:bodyDiv w:val="1"/>
      <w:marLeft w:val="0"/>
      <w:marRight w:val="0"/>
      <w:marTop w:val="0"/>
      <w:marBottom w:val="0"/>
      <w:divBdr>
        <w:top w:val="none" w:sz="0" w:space="0" w:color="auto"/>
        <w:left w:val="none" w:sz="0" w:space="0" w:color="auto"/>
        <w:bottom w:val="none" w:sz="0" w:space="0" w:color="auto"/>
        <w:right w:val="none" w:sz="0" w:space="0" w:color="auto"/>
      </w:divBdr>
    </w:div>
    <w:div w:id="324363860">
      <w:bodyDiv w:val="1"/>
      <w:marLeft w:val="0"/>
      <w:marRight w:val="0"/>
      <w:marTop w:val="0"/>
      <w:marBottom w:val="0"/>
      <w:divBdr>
        <w:top w:val="none" w:sz="0" w:space="0" w:color="auto"/>
        <w:left w:val="none" w:sz="0" w:space="0" w:color="auto"/>
        <w:bottom w:val="none" w:sz="0" w:space="0" w:color="auto"/>
        <w:right w:val="none" w:sz="0" w:space="0" w:color="auto"/>
      </w:divBdr>
    </w:div>
    <w:div w:id="324480190">
      <w:bodyDiv w:val="1"/>
      <w:marLeft w:val="0"/>
      <w:marRight w:val="0"/>
      <w:marTop w:val="0"/>
      <w:marBottom w:val="0"/>
      <w:divBdr>
        <w:top w:val="none" w:sz="0" w:space="0" w:color="auto"/>
        <w:left w:val="none" w:sz="0" w:space="0" w:color="auto"/>
        <w:bottom w:val="none" w:sz="0" w:space="0" w:color="auto"/>
        <w:right w:val="none" w:sz="0" w:space="0" w:color="auto"/>
      </w:divBdr>
    </w:div>
    <w:div w:id="324624693">
      <w:bodyDiv w:val="1"/>
      <w:marLeft w:val="0"/>
      <w:marRight w:val="0"/>
      <w:marTop w:val="0"/>
      <w:marBottom w:val="0"/>
      <w:divBdr>
        <w:top w:val="none" w:sz="0" w:space="0" w:color="auto"/>
        <w:left w:val="none" w:sz="0" w:space="0" w:color="auto"/>
        <w:bottom w:val="none" w:sz="0" w:space="0" w:color="auto"/>
        <w:right w:val="none" w:sz="0" w:space="0" w:color="auto"/>
      </w:divBdr>
    </w:div>
    <w:div w:id="324824648">
      <w:bodyDiv w:val="1"/>
      <w:marLeft w:val="0"/>
      <w:marRight w:val="0"/>
      <w:marTop w:val="0"/>
      <w:marBottom w:val="0"/>
      <w:divBdr>
        <w:top w:val="none" w:sz="0" w:space="0" w:color="auto"/>
        <w:left w:val="none" w:sz="0" w:space="0" w:color="auto"/>
        <w:bottom w:val="none" w:sz="0" w:space="0" w:color="auto"/>
        <w:right w:val="none" w:sz="0" w:space="0" w:color="auto"/>
      </w:divBdr>
    </w:div>
    <w:div w:id="324866945">
      <w:bodyDiv w:val="1"/>
      <w:marLeft w:val="0"/>
      <w:marRight w:val="0"/>
      <w:marTop w:val="0"/>
      <w:marBottom w:val="0"/>
      <w:divBdr>
        <w:top w:val="none" w:sz="0" w:space="0" w:color="auto"/>
        <w:left w:val="none" w:sz="0" w:space="0" w:color="auto"/>
        <w:bottom w:val="none" w:sz="0" w:space="0" w:color="auto"/>
        <w:right w:val="none" w:sz="0" w:space="0" w:color="auto"/>
      </w:divBdr>
    </w:div>
    <w:div w:id="325089341">
      <w:bodyDiv w:val="1"/>
      <w:marLeft w:val="0"/>
      <w:marRight w:val="0"/>
      <w:marTop w:val="0"/>
      <w:marBottom w:val="0"/>
      <w:divBdr>
        <w:top w:val="none" w:sz="0" w:space="0" w:color="auto"/>
        <w:left w:val="none" w:sz="0" w:space="0" w:color="auto"/>
        <w:bottom w:val="none" w:sz="0" w:space="0" w:color="auto"/>
        <w:right w:val="none" w:sz="0" w:space="0" w:color="auto"/>
      </w:divBdr>
    </w:div>
    <w:div w:id="325129617">
      <w:bodyDiv w:val="1"/>
      <w:marLeft w:val="0"/>
      <w:marRight w:val="0"/>
      <w:marTop w:val="0"/>
      <w:marBottom w:val="0"/>
      <w:divBdr>
        <w:top w:val="none" w:sz="0" w:space="0" w:color="auto"/>
        <w:left w:val="none" w:sz="0" w:space="0" w:color="auto"/>
        <w:bottom w:val="none" w:sz="0" w:space="0" w:color="auto"/>
        <w:right w:val="none" w:sz="0" w:space="0" w:color="auto"/>
      </w:divBdr>
    </w:div>
    <w:div w:id="325212759">
      <w:bodyDiv w:val="1"/>
      <w:marLeft w:val="0"/>
      <w:marRight w:val="0"/>
      <w:marTop w:val="0"/>
      <w:marBottom w:val="0"/>
      <w:divBdr>
        <w:top w:val="none" w:sz="0" w:space="0" w:color="auto"/>
        <w:left w:val="none" w:sz="0" w:space="0" w:color="auto"/>
        <w:bottom w:val="none" w:sz="0" w:space="0" w:color="auto"/>
        <w:right w:val="none" w:sz="0" w:space="0" w:color="auto"/>
      </w:divBdr>
    </w:div>
    <w:div w:id="325285808">
      <w:bodyDiv w:val="1"/>
      <w:marLeft w:val="0"/>
      <w:marRight w:val="0"/>
      <w:marTop w:val="0"/>
      <w:marBottom w:val="0"/>
      <w:divBdr>
        <w:top w:val="none" w:sz="0" w:space="0" w:color="auto"/>
        <w:left w:val="none" w:sz="0" w:space="0" w:color="auto"/>
        <w:bottom w:val="none" w:sz="0" w:space="0" w:color="auto"/>
        <w:right w:val="none" w:sz="0" w:space="0" w:color="auto"/>
      </w:divBdr>
    </w:div>
    <w:div w:id="325399594">
      <w:bodyDiv w:val="1"/>
      <w:marLeft w:val="0"/>
      <w:marRight w:val="0"/>
      <w:marTop w:val="0"/>
      <w:marBottom w:val="0"/>
      <w:divBdr>
        <w:top w:val="none" w:sz="0" w:space="0" w:color="auto"/>
        <w:left w:val="none" w:sz="0" w:space="0" w:color="auto"/>
        <w:bottom w:val="none" w:sz="0" w:space="0" w:color="auto"/>
        <w:right w:val="none" w:sz="0" w:space="0" w:color="auto"/>
      </w:divBdr>
    </w:div>
    <w:div w:id="325472536">
      <w:bodyDiv w:val="1"/>
      <w:marLeft w:val="0"/>
      <w:marRight w:val="0"/>
      <w:marTop w:val="0"/>
      <w:marBottom w:val="0"/>
      <w:divBdr>
        <w:top w:val="none" w:sz="0" w:space="0" w:color="auto"/>
        <w:left w:val="none" w:sz="0" w:space="0" w:color="auto"/>
        <w:bottom w:val="none" w:sz="0" w:space="0" w:color="auto"/>
        <w:right w:val="none" w:sz="0" w:space="0" w:color="auto"/>
      </w:divBdr>
    </w:div>
    <w:div w:id="325520126">
      <w:bodyDiv w:val="1"/>
      <w:marLeft w:val="0"/>
      <w:marRight w:val="0"/>
      <w:marTop w:val="0"/>
      <w:marBottom w:val="0"/>
      <w:divBdr>
        <w:top w:val="none" w:sz="0" w:space="0" w:color="auto"/>
        <w:left w:val="none" w:sz="0" w:space="0" w:color="auto"/>
        <w:bottom w:val="none" w:sz="0" w:space="0" w:color="auto"/>
        <w:right w:val="none" w:sz="0" w:space="0" w:color="auto"/>
      </w:divBdr>
    </w:div>
    <w:div w:id="325667940">
      <w:bodyDiv w:val="1"/>
      <w:marLeft w:val="0"/>
      <w:marRight w:val="0"/>
      <w:marTop w:val="0"/>
      <w:marBottom w:val="0"/>
      <w:divBdr>
        <w:top w:val="none" w:sz="0" w:space="0" w:color="auto"/>
        <w:left w:val="none" w:sz="0" w:space="0" w:color="auto"/>
        <w:bottom w:val="none" w:sz="0" w:space="0" w:color="auto"/>
        <w:right w:val="none" w:sz="0" w:space="0" w:color="auto"/>
      </w:divBdr>
    </w:div>
    <w:div w:id="325786352">
      <w:bodyDiv w:val="1"/>
      <w:marLeft w:val="0"/>
      <w:marRight w:val="0"/>
      <w:marTop w:val="0"/>
      <w:marBottom w:val="0"/>
      <w:divBdr>
        <w:top w:val="none" w:sz="0" w:space="0" w:color="auto"/>
        <w:left w:val="none" w:sz="0" w:space="0" w:color="auto"/>
        <w:bottom w:val="none" w:sz="0" w:space="0" w:color="auto"/>
        <w:right w:val="none" w:sz="0" w:space="0" w:color="auto"/>
      </w:divBdr>
    </w:div>
    <w:div w:id="325859901">
      <w:bodyDiv w:val="1"/>
      <w:marLeft w:val="0"/>
      <w:marRight w:val="0"/>
      <w:marTop w:val="0"/>
      <w:marBottom w:val="0"/>
      <w:divBdr>
        <w:top w:val="none" w:sz="0" w:space="0" w:color="auto"/>
        <w:left w:val="none" w:sz="0" w:space="0" w:color="auto"/>
        <w:bottom w:val="none" w:sz="0" w:space="0" w:color="auto"/>
        <w:right w:val="none" w:sz="0" w:space="0" w:color="auto"/>
      </w:divBdr>
      <w:divsChild>
        <w:div w:id="316610501">
          <w:marLeft w:val="480"/>
          <w:marRight w:val="0"/>
          <w:marTop w:val="0"/>
          <w:marBottom w:val="0"/>
          <w:divBdr>
            <w:top w:val="none" w:sz="0" w:space="0" w:color="auto"/>
            <w:left w:val="none" w:sz="0" w:space="0" w:color="auto"/>
            <w:bottom w:val="none" w:sz="0" w:space="0" w:color="auto"/>
            <w:right w:val="none" w:sz="0" w:space="0" w:color="auto"/>
          </w:divBdr>
        </w:div>
        <w:div w:id="603458876">
          <w:marLeft w:val="480"/>
          <w:marRight w:val="0"/>
          <w:marTop w:val="0"/>
          <w:marBottom w:val="0"/>
          <w:divBdr>
            <w:top w:val="none" w:sz="0" w:space="0" w:color="auto"/>
            <w:left w:val="none" w:sz="0" w:space="0" w:color="auto"/>
            <w:bottom w:val="none" w:sz="0" w:space="0" w:color="auto"/>
            <w:right w:val="none" w:sz="0" w:space="0" w:color="auto"/>
          </w:divBdr>
        </w:div>
        <w:div w:id="1122698681">
          <w:marLeft w:val="480"/>
          <w:marRight w:val="0"/>
          <w:marTop w:val="0"/>
          <w:marBottom w:val="0"/>
          <w:divBdr>
            <w:top w:val="none" w:sz="0" w:space="0" w:color="auto"/>
            <w:left w:val="none" w:sz="0" w:space="0" w:color="auto"/>
            <w:bottom w:val="none" w:sz="0" w:space="0" w:color="auto"/>
            <w:right w:val="none" w:sz="0" w:space="0" w:color="auto"/>
          </w:divBdr>
        </w:div>
        <w:div w:id="156192660">
          <w:marLeft w:val="480"/>
          <w:marRight w:val="0"/>
          <w:marTop w:val="0"/>
          <w:marBottom w:val="0"/>
          <w:divBdr>
            <w:top w:val="none" w:sz="0" w:space="0" w:color="auto"/>
            <w:left w:val="none" w:sz="0" w:space="0" w:color="auto"/>
            <w:bottom w:val="none" w:sz="0" w:space="0" w:color="auto"/>
            <w:right w:val="none" w:sz="0" w:space="0" w:color="auto"/>
          </w:divBdr>
        </w:div>
        <w:div w:id="2073698672">
          <w:marLeft w:val="480"/>
          <w:marRight w:val="0"/>
          <w:marTop w:val="0"/>
          <w:marBottom w:val="0"/>
          <w:divBdr>
            <w:top w:val="none" w:sz="0" w:space="0" w:color="auto"/>
            <w:left w:val="none" w:sz="0" w:space="0" w:color="auto"/>
            <w:bottom w:val="none" w:sz="0" w:space="0" w:color="auto"/>
            <w:right w:val="none" w:sz="0" w:space="0" w:color="auto"/>
          </w:divBdr>
        </w:div>
        <w:div w:id="165482977">
          <w:marLeft w:val="480"/>
          <w:marRight w:val="0"/>
          <w:marTop w:val="0"/>
          <w:marBottom w:val="0"/>
          <w:divBdr>
            <w:top w:val="none" w:sz="0" w:space="0" w:color="auto"/>
            <w:left w:val="none" w:sz="0" w:space="0" w:color="auto"/>
            <w:bottom w:val="none" w:sz="0" w:space="0" w:color="auto"/>
            <w:right w:val="none" w:sz="0" w:space="0" w:color="auto"/>
          </w:divBdr>
        </w:div>
        <w:div w:id="1819804805">
          <w:marLeft w:val="480"/>
          <w:marRight w:val="0"/>
          <w:marTop w:val="0"/>
          <w:marBottom w:val="0"/>
          <w:divBdr>
            <w:top w:val="none" w:sz="0" w:space="0" w:color="auto"/>
            <w:left w:val="none" w:sz="0" w:space="0" w:color="auto"/>
            <w:bottom w:val="none" w:sz="0" w:space="0" w:color="auto"/>
            <w:right w:val="none" w:sz="0" w:space="0" w:color="auto"/>
          </w:divBdr>
        </w:div>
        <w:div w:id="1766421746">
          <w:marLeft w:val="480"/>
          <w:marRight w:val="0"/>
          <w:marTop w:val="0"/>
          <w:marBottom w:val="0"/>
          <w:divBdr>
            <w:top w:val="none" w:sz="0" w:space="0" w:color="auto"/>
            <w:left w:val="none" w:sz="0" w:space="0" w:color="auto"/>
            <w:bottom w:val="none" w:sz="0" w:space="0" w:color="auto"/>
            <w:right w:val="none" w:sz="0" w:space="0" w:color="auto"/>
          </w:divBdr>
        </w:div>
        <w:div w:id="1658146635">
          <w:marLeft w:val="480"/>
          <w:marRight w:val="0"/>
          <w:marTop w:val="0"/>
          <w:marBottom w:val="0"/>
          <w:divBdr>
            <w:top w:val="none" w:sz="0" w:space="0" w:color="auto"/>
            <w:left w:val="none" w:sz="0" w:space="0" w:color="auto"/>
            <w:bottom w:val="none" w:sz="0" w:space="0" w:color="auto"/>
            <w:right w:val="none" w:sz="0" w:space="0" w:color="auto"/>
          </w:divBdr>
        </w:div>
        <w:div w:id="1327512834">
          <w:marLeft w:val="480"/>
          <w:marRight w:val="0"/>
          <w:marTop w:val="0"/>
          <w:marBottom w:val="0"/>
          <w:divBdr>
            <w:top w:val="none" w:sz="0" w:space="0" w:color="auto"/>
            <w:left w:val="none" w:sz="0" w:space="0" w:color="auto"/>
            <w:bottom w:val="none" w:sz="0" w:space="0" w:color="auto"/>
            <w:right w:val="none" w:sz="0" w:space="0" w:color="auto"/>
          </w:divBdr>
        </w:div>
        <w:div w:id="1936862980">
          <w:marLeft w:val="480"/>
          <w:marRight w:val="0"/>
          <w:marTop w:val="0"/>
          <w:marBottom w:val="0"/>
          <w:divBdr>
            <w:top w:val="none" w:sz="0" w:space="0" w:color="auto"/>
            <w:left w:val="none" w:sz="0" w:space="0" w:color="auto"/>
            <w:bottom w:val="none" w:sz="0" w:space="0" w:color="auto"/>
            <w:right w:val="none" w:sz="0" w:space="0" w:color="auto"/>
          </w:divBdr>
        </w:div>
        <w:div w:id="478377">
          <w:marLeft w:val="480"/>
          <w:marRight w:val="0"/>
          <w:marTop w:val="0"/>
          <w:marBottom w:val="0"/>
          <w:divBdr>
            <w:top w:val="none" w:sz="0" w:space="0" w:color="auto"/>
            <w:left w:val="none" w:sz="0" w:space="0" w:color="auto"/>
            <w:bottom w:val="none" w:sz="0" w:space="0" w:color="auto"/>
            <w:right w:val="none" w:sz="0" w:space="0" w:color="auto"/>
          </w:divBdr>
        </w:div>
        <w:div w:id="283200703">
          <w:marLeft w:val="480"/>
          <w:marRight w:val="0"/>
          <w:marTop w:val="0"/>
          <w:marBottom w:val="0"/>
          <w:divBdr>
            <w:top w:val="none" w:sz="0" w:space="0" w:color="auto"/>
            <w:left w:val="none" w:sz="0" w:space="0" w:color="auto"/>
            <w:bottom w:val="none" w:sz="0" w:space="0" w:color="auto"/>
            <w:right w:val="none" w:sz="0" w:space="0" w:color="auto"/>
          </w:divBdr>
        </w:div>
        <w:div w:id="1950239389">
          <w:marLeft w:val="480"/>
          <w:marRight w:val="0"/>
          <w:marTop w:val="0"/>
          <w:marBottom w:val="0"/>
          <w:divBdr>
            <w:top w:val="none" w:sz="0" w:space="0" w:color="auto"/>
            <w:left w:val="none" w:sz="0" w:space="0" w:color="auto"/>
            <w:bottom w:val="none" w:sz="0" w:space="0" w:color="auto"/>
            <w:right w:val="none" w:sz="0" w:space="0" w:color="auto"/>
          </w:divBdr>
        </w:div>
        <w:div w:id="167641655">
          <w:marLeft w:val="480"/>
          <w:marRight w:val="0"/>
          <w:marTop w:val="0"/>
          <w:marBottom w:val="0"/>
          <w:divBdr>
            <w:top w:val="none" w:sz="0" w:space="0" w:color="auto"/>
            <w:left w:val="none" w:sz="0" w:space="0" w:color="auto"/>
            <w:bottom w:val="none" w:sz="0" w:space="0" w:color="auto"/>
            <w:right w:val="none" w:sz="0" w:space="0" w:color="auto"/>
          </w:divBdr>
        </w:div>
        <w:div w:id="922376102">
          <w:marLeft w:val="480"/>
          <w:marRight w:val="0"/>
          <w:marTop w:val="0"/>
          <w:marBottom w:val="0"/>
          <w:divBdr>
            <w:top w:val="none" w:sz="0" w:space="0" w:color="auto"/>
            <w:left w:val="none" w:sz="0" w:space="0" w:color="auto"/>
            <w:bottom w:val="none" w:sz="0" w:space="0" w:color="auto"/>
            <w:right w:val="none" w:sz="0" w:space="0" w:color="auto"/>
          </w:divBdr>
        </w:div>
        <w:div w:id="7023283">
          <w:marLeft w:val="480"/>
          <w:marRight w:val="0"/>
          <w:marTop w:val="0"/>
          <w:marBottom w:val="0"/>
          <w:divBdr>
            <w:top w:val="none" w:sz="0" w:space="0" w:color="auto"/>
            <w:left w:val="none" w:sz="0" w:space="0" w:color="auto"/>
            <w:bottom w:val="none" w:sz="0" w:space="0" w:color="auto"/>
            <w:right w:val="none" w:sz="0" w:space="0" w:color="auto"/>
          </w:divBdr>
        </w:div>
        <w:div w:id="540898184">
          <w:marLeft w:val="480"/>
          <w:marRight w:val="0"/>
          <w:marTop w:val="0"/>
          <w:marBottom w:val="0"/>
          <w:divBdr>
            <w:top w:val="none" w:sz="0" w:space="0" w:color="auto"/>
            <w:left w:val="none" w:sz="0" w:space="0" w:color="auto"/>
            <w:bottom w:val="none" w:sz="0" w:space="0" w:color="auto"/>
            <w:right w:val="none" w:sz="0" w:space="0" w:color="auto"/>
          </w:divBdr>
        </w:div>
        <w:div w:id="1107970007">
          <w:marLeft w:val="480"/>
          <w:marRight w:val="0"/>
          <w:marTop w:val="0"/>
          <w:marBottom w:val="0"/>
          <w:divBdr>
            <w:top w:val="none" w:sz="0" w:space="0" w:color="auto"/>
            <w:left w:val="none" w:sz="0" w:space="0" w:color="auto"/>
            <w:bottom w:val="none" w:sz="0" w:space="0" w:color="auto"/>
            <w:right w:val="none" w:sz="0" w:space="0" w:color="auto"/>
          </w:divBdr>
        </w:div>
        <w:div w:id="2014408643">
          <w:marLeft w:val="480"/>
          <w:marRight w:val="0"/>
          <w:marTop w:val="0"/>
          <w:marBottom w:val="0"/>
          <w:divBdr>
            <w:top w:val="none" w:sz="0" w:space="0" w:color="auto"/>
            <w:left w:val="none" w:sz="0" w:space="0" w:color="auto"/>
            <w:bottom w:val="none" w:sz="0" w:space="0" w:color="auto"/>
            <w:right w:val="none" w:sz="0" w:space="0" w:color="auto"/>
          </w:divBdr>
        </w:div>
        <w:div w:id="512651541">
          <w:marLeft w:val="480"/>
          <w:marRight w:val="0"/>
          <w:marTop w:val="0"/>
          <w:marBottom w:val="0"/>
          <w:divBdr>
            <w:top w:val="none" w:sz="0" w:space="0" w:color="auto"/>
            <w:left w:val="none" w:sz="0" w:space="0" w:color="auto"/>
            <w:bottom w:val="none" w:sz="0" w:space="0" w:color="auto"/>
            <w:right w:val="none" w:sz="0" w:space="0" w:color="auto"/>
          </w:divBdr>
        </w:div>
        <w:div w:id="1245319">
          <w:marLeft w:val="480"/>
          <w:marRight w:val="0"/>
          <w:marTop w:val="0"/>
          <w:marBottom w:val="0"/>
          <w:divBdr>
            <w:top w:val="none" w:sz="0" w:space="0" w:color="auto"/>
            <w:left w:val="none" w:sz="0" w:space="0" w:color="auto"/>
            <w:bottom w:val="none" w:sz="0" w:space="0" w:color="auto"/>
            <w:right w:val="none" w:sz="0" w:space="0" w:color="auto"/>
          </w:divBdr>
        </w:div>
        <w:div w:id="909004375">
          <w:marLeft w:val="480"/>
          <w:marRight w:val="0"/>
          <w:marTop w:val="0"/>
          <w:marBottom w:val="0"/>
          <w:divBdr>
            <w:top w:val="none" w:sz="0" w:space="0" w:color="auto"/>
            <w:left w:val="none" w:sz="0" w:space="0" w:color="auto"/>
            <w:bottom w:val="none" w:sz="0" w:space="0" w:color="auto"/>
            <w:right w:val="none" w:sz="0" w:space="0" w:color="auto"/>
          </w:divBdr>
        </w:div>
        <w:div w:id="1235697184">
          <w:marLeft w:val="480"/>
          <w:marRight w:val="0"/>
          <w:marTop w:val="0"/>
          <w:marBottom w:val="0"/>
          <w:divBdr>
            <w:top w:val="none" w:sz="0" w:space="0" w:color="auto"/>
            <w:left w:val="none" w:sz="0" w:space="0" w:color="auto"/>
            <w:bottom w:val="none" w:sz="0" w:space="0" w:color="auto"/>
            <w:right w:val="none" w:sz="0" w:space="0" w:color="auto"/>
          </w:divBdr>
        </w:div>
        <w:div w:id="1661494407">
          <w:marLeft w:val="480"/>
          <w:marRight w:val="0"/>
          <w:marTop w:val="0"/>
          <w:marBottom w:val="0"/>
          <w:divBdr>
            <w:top w:val="none" w:sz="0" w:space="0" w:color="auto"/>
            <w:left w:val="none" w:sz="0" w:space="0" w:color="auto"/>
            <w:bottom w:val="none" w:sz="0" w:space="0" w:color="auto"/>
            <w:right w:val="none" w:sz="0" w:space="0" w:color="auto"/>
          </w:divBdr>
        </w:div>
        <w:div w:id="553935157">
          <w:marLeft w:val="480"/>
          <w:marRight w:val="0"/>
          <w:marTop w:val="0"/>
          <w:marBottom w:val="0"/>
          <w:divBdr>
            <w:top w:val="none" w:sz="0" w:space="0" w:color="auto"/>
            <w:left w:val="none" w:sz="0" w:space="0" w:color="auto"/>
            <w:bottom w:val="none" w:sz="0" w:space="0" w:color="auto"/>
            <w:right w:val="none" w:sz="0" w:space="0" w:color="auto"/>
          </w:divBdr>
        </w:div>
        <w:div w:id="422144188">
          <w:marLeft w:val="480"/>
          <w:marRight w:val="0"/>
          <w:marTop w:val="0"/>
          <w:marBottom w:val="0"/>
          <w:divBdr>
            <w:top w:val="none" w:sz="0" w:space="0" w:color="auto"/>
            <w:left w:val="none" w:sz="0" w:space="0" w:color="auto"/>
            <w:bottom w:val="none" w:sz="0" w:space="0" w:color="auto"/>
            <w:right w:val="none" w:sz="0" w:space="0" w:color="auto"/>
          </w:divBdr>
        </w:div>
        <w:div w:id="1974825459">
          <w:marLeft w:val="480"/>
          <w:marRight w:val="0"/>
          <w:marTop w:val="0"/>
          <w:marBottom w:val="0"/>
          <w:divBdr>
            <w:top w:val="none" w:sz="0" w:space="0" w:color="auto"/>
            <w:left w:val="none" w:sz="0" w:space="0" w:color="auto"/>
            <w:bottom w:val="none" w:sz="0" w:space="0" w:color="auto"/>
            <w:right w:val="none" w:sz="0" w:space="0" w:color="auto"/>
          </w:divBdr>
        </w:div>
        <w:div w:id="1181235224">
          <w:marLeft w:val="480"/>
          <w:marRight w:val="0"/>
          <w:marTop w:val="0"/>
          <w:marBottom w:val="0"/>
          <w:divBdr>
            <w:top w:val="none" w:sz="0" w:space="0" w:color="auto"/>
            <w:left w:val="none" w:sz="0" w:space="0" w:color="auto"/>
            <w:bottom w:val="none" w:sz="0" w:space="0" w:color="auto"/>
            <w:right w:val="none" w:sz="0" w:space="0" w:color="auto"/>
          </w:divBdr>
        </w:div>
        <w:div w:id="1195923880">
          <w:marLeft w:val="480"/>
          <w:marRight w:val="0"/>
          <w:marTop w:val="0"/>
          <w:marBottom w:val="0"/>
          <w:divBdr>
            <w:top w:val="none" w:sz="0" w:space="0" w:color="auto"/>
            <w:left w:val="none" w:sz="0" w:space="0" w:color="auto"/>
            <w:bottom w:val="none" w:sz="0" w:space="0" w:color="auto"/>
            <w:right w:val="none" w:sz="0" w:space="0" w:color="auto"/>
          </w:divBdr>
        </w:div>
        <w:div w:id="262684706">
          <w:marLeft w:val="480"/>
          <w:marRight w:val="0"/>
          <w:marTop w:val="0"/>
          <w:marBottom w:val="0"/>
          <w:divBdr>
            <w:top w:val="none" w:sz="0" w:space="0" w:color="auto"/>
            <w:left w:val="none" w:sz="0" w:space="0" w:color="auto"/>
            <w:bottom w:val="none" w:sz="0" w:space="0" w:color="auto"/>
            <w:right w:val="none" w:sz="0" w:space="0" w:color="auto"/>
          </w:divBdr>
        </w:div>
        <w:div w:id="1361784310">
          <w:marLeft w:val="480"/>
          <w:marRight w:val="0"/>
          <w:marTop w:val="0"/>
          <w:marBottom w:val="0"/>
          <w:divBdr>
            <w:top w:val="none" w:sz="0" w:space="0" w:color="auto"/>
            <w:left w:val="none" w:sz="0" w:space="0" w:color="auto"/>
            <w:bottom w:val="none" w:sz="0" w:space="0" w:color="auto"/>
            <w:right w:val="none" w:sz="0" w:space="0" w:color="auto"/>
          </w:divBdr>
        </w:div>
        <w:div w:id="1836918568">
          <w:marLeft w:val="480"/>
          <w:marRight w:val="0"/>
          <w:marTop w:val="0"/>
          <w:marBottom w:val="0"/>
          <w:divBdr>
            <w:top w:val="none" w:sz="0" w:space="0" w:color="auto"/>
            <w:left w:val="none" w:sz="0" w:space="0" w:color="auto"/>
            <w:bottom w:val="none" w:sz="0" w:space="0" w:color="auto"/>
            <w:right w:val="none" w:sz="0" w:space="0" w:color="auto"/>
          </w:divBdr>
        </w:div>
        <w:div w:id="1091967421">
          <w:marLeft w:val="480"/>
          <w:marRight w:val="0"/>
          <w:marTop w:val="0"/>
          <w:marBottom w:val="0"/>
          <w:divBdr>
            <w:top w:val="none" w:sz="0" w:space="0" w:color="auto"/>
            <w:left w:val="none" w:sz="0" w:space="0" w:color="auto"/>
            <w:bottom w:val="none" w:sz="0" w:space="0" w:color="auto"/>
            <w:right w:val="none" w:sz="0" w:space="0" w:color="auto"/>
          </w:divBdr>
        </w:div>
        <w:div w:id="291785442">
          <w:marLeft w:val="480"/>
          <w:marRight w:val="0"/>
          <w:marTop w:val="0"/>
          <w:marBottom w:val="0"/>
          <w:divBdr>
            <w:top w:val="none" w:sz="0" w:space="0" w:color="auto"/>
            <w:left w:val="none" w:sz="0" w:space="0" w:color="auto"/>
            <w:bottom w:val="none" w:sz="0" w:space="0" w:color="auto"/>
            <w:right w:val="none" w:sz="0" w:space="0" w:color="auto"/>
          </w:divBdr>
        </w:div>
        <w:div w:id="1870218406">
          <w:marLeft w:val="480"/>
          <w:marRight w:val="0"/>
          <w:marTop w:val="0"/>
          <w:marBottom w:val="0"/>
          <w:divBdr>
            <w:top w:val="none" w:sz="0" w:space="0" w:color="auto"/>
            <w:left w:val="none" w:sz="0" w:space="0" w:color="auto"/>
            <w:bottom w:val="none" w:sz="0" w:space="0" w:color="auto"/>
            <w:right w:val="none" w:sz="0" w:space="0" w:color="auto"/>
          </w:divBdr>
        </w:div>
        <w:div w:id="1069964216">
          <w:marLeft w:val="480"/>
          <w:marRight w:val="0"/>
          <w:marTop w:val="0"/>
          <w:marBottom w:val="0"/>
          <w:divBdr>
            <w:top w:val="none" w:sz="0" w:space="0" w:color="auto"/>
            <w:left w:val="none" w:sz="0" w:space="0" w:color="auto"/>
            <w:bottom w:val="none" w:sz="0" w:space="0" w:color="auto"/>
            <w:right w:val="none" w:sz="0" w:space="0" w:color="auto"/>
          </w:divBdr>
        </w:div>
        <w:div w:id="62026885">
          <w:marLeft w:val="480"/>
          <w:marRight w:val="0"/>
          <w:marTop w:val="0"/>
          <w:marBottom w:val="0"/>
          <w:divBdr>
            <w:top w:val="none" w:sz="0" w:space="0" w:color="auto"/>
            <w:left w:val="none" w:sz="0" w:space="0" w:color="auto"/>
            <w:bottom w:val="none" w:sz="0" w:space="0" w:color="auto"/>
            <w:right w:val="none" w:sz="0" w:space="0" w:color="auto"/>
          </w:divBdr>
        </w:div>
        <w:div w:id="67921816">
          <w:marLeft w:val="480"/>
          <w:marRight w:val="0"/>
          <w:marTop w:val="0"/>
          <w:marBottom w:val="0"/>
          <w:divBdr>
            <w:top w:val="none" w:sz="0" w:space="0" w:color="auto"/>
            <w:left w:val="none" w:sz="0" w:space="0" w:color="auto"/>
            <w:bottom w:val="none" w:sz="0" w:space="0" w:color="auto"/>
            <w:right w:val="none" w:sz="0" w:space="0" w:color="auto"/>
          </w:divBdr>
        </w:div>
        <w:div w:id="304434565">
          <w:marLeft w:val="480"/>
          <w:marRight w:val="0"/>
          <w:marTop w:val="0"/>
          <w:marBottom w:val="0"/>
          <w:divBdr>
            <w:top w:val="none" w:sz="0" w:space="0" w:color="auto"/>
            <w:left w:val="none" w:sz="0" w:space="0" w:color="auto"/>
            <w:bottom w:val="none" w:sz="0" w:space="0" w:color="auto"/>
            <w:right w:val="none" w:sz="0" w:space="0" w:color="auto"/>
          </w:divBdr>
        </w:div>
        <w:div w:id="2016687005">
          <w:marLeft w:val="480"/>
          <w:marRight w:val="0"/>
          <w:marTop w:val="0"/>
          <w:marBottom w:val="0"/>
          <w:divBdr>
            <w:top w:val="none" w:sz="0" w:space="0" w:color="auto"/>
            <w:left w:val="none" w:sz="0" w:space="0" w:color="auto"/>
            <w:bottom w:val="none" w:sz="0" w:space="0" w:color="auto"/>
            <w:right w:val="none" w:sz="0" w:space="0" w:color="auto"/>
          </w:divBdr>
        </w:div>
        <w:div w:id="270361921">
          <w:marLeft w:val="480"/>
          <w:marRight w:val="0"/>
          <w:marTop w:val="0"/>
          <w:marBottom w:val="0"/>
          <w:divBdr>
            <w:top w:val="none" w:sz="0" w:space="0" w:color="auto"/>
            <w:left w:val="none" w:sz="0" w:space="0" w:color="auto"/>
            <w:bottom w:val="none" w:sz="0" w:space="0" w:color="auto"/>
            <w:right w:val="none" w:sz="0" w:space="0" w:color="auto"/>
          </w:divBdr>
        </w:div>
        <w:div w:id="113640964">
          <w:marLeft w:val="480"/>
          <w:marRight w:val="0"/>
          <w:marTop w:val="0"/>
          <w:marBottom w:val="0"/>
          <w:divBdr>
            <w:top w:val="none" w:sz="0" w:space="0" w:color="auto"/>
            <w:left w:val="none" w:sz="0" w:space="0" w:color="auto"/>
            <w:bottom w:val="none" w:sz="0" w:space="0" w:color="auto"/>
            <w:right w:val="none" w:sz="0" w:space="0" w:color="auto"/>
          </w:divBdr>
        </w:div>
        <w:div w:id="388186771">
          <w:marLeft w:val="480"/>
          <w:marRight w:val="0"/>
          <w:marTop w:val="0"/>
          <w:marBottom w:val="0"/>
          <w:divBdr>
            <w:top w:val="none" w:sz="0" w:space="0" w:color="auto"/>
            <w:left w:val="none" w:sz="0" w:space="0" w:color="auto"/>
            <w:bottom w:val="none" w:sz="0" w:space="0" w:color="auto"/>
            <w:right w:val="none" w:sz="0" w:space="0" w:color="auto"/>
          </w:divBdr>
        </w:div>
        <w:div w:id="149911957">
          <w:marLeft w:val="480"/>
          <w:marRight w:val="0"/>
          <w:marTop w:val="0"/>
          <w:marBottom w:val="0"/>
          <w:divBdr>
            <w:top w:val="none" w:sz="0" w:space="0" w:color="auto"/>
            <w:left w:val="none" w:sz="0" w:space="0" w:color="auto"/>
            <w:bottom w:val="none" w:sz="0" w:space="0" w:color="auto"/>
            <w:right w:val="none" w:sz="0" w:space="0" w:color="auto"/>
          </w:divBdr>
        </w:div>
        <w:div w:id="1778940336">
          <w:marLeft w:val="480"/>
          <w:marRight w:val="0"/>
          <w:marTop w:val="0"/>
          <w:marBottom w:val="0"/>
          <w:divBdr>
            <w:top w:val="none" w:sz="0" w:space="0" w:color="auto"/>
            <w:left w:val="none" w:sz="0" w:space="0" w:color="auto"/>
            <w:bottom w:val="none" w:sz="0" w:space="0" w:color="auto"/>
            <w:right w:val="none" w:sz="0" w:space="0" w:color="auto"/>
          </w:divBdr>
        </w:div>
        <w:div w:id="779959410">
          <w:marLeft w:val="480"/>
          <w:marRight w:val="0"/>
          <w:marTop w:val="0"/>
          <w:marBottom w:val="0"/>
          <w:divBdr>
            <w:top w:val="none" w:sz="0" w:space="0" w:color="auto"/>
            <w:left w:val="none" w:sz="0" w:space="0" w:color="auto"/>
            <w:bottom w:val="none" w:sz="0" w:space="0" w:color="auto"/>
            <w:right w:val="none" w:sz="0" w:space="0" w:color="auto"/>
          </w:divBdr>
        </w:div>
      </w:divsChild>
    </w:div>
    <w:div w:id="325979175">
      <w:bodyDiv w:val="1"/>
      <w:marLeft w:val="0"/>
      <w:marRight w:val="0"/>
      <w:marTop w:val="0"/>
      <w:marBottom w:val="0"/>
      <w:divBdr>
        <w:top w:val="none" w:sz="0" w:space="0" w:color="auto"/>
        <w:left w:val="none" w:sz="0" w:space="0" w:color="auto"/>
        <w:bottom w:val="none" w:sz="0" w:space="0" w:color="auto"/>
        <w:right w:val="none" w:sz="0" w:space="0" w:color="auto"/>
      </w:divBdr>
    </w:div>
    <w:div w:id="325986175">
      <w:bodyDiv w:val="1"/>
      <w:marLeft w:val="0"/>
      <w:marRight w:val="0"/>
      <w:marTop w:val="0"/>
      <w:marBottom w:val="0"/>
      <w:divBdr>
        <w:top w:val="none" w:sz="0" w:space="0" w:color="auto"/>
        <w:left w:val="none" w:sz="0" w:space="0" w:color="auto"/>
        <w:bottom w:val="none" w:sz="0" w:space="0" w:color="auto"/>
        <w:right w:val="none" w:sz="0" w:space="0" w:color="auto"/>
      </w:divBdr>
    </w:div>
    <w:div w:id="326053079">
      <w:bodyDiv w:val="1"/>
      <w:marLeft w:val="0"/>
      <w:marRight w:val="0"/>
      <w:marTop w:val="0"/>
      <w:marBottom w:val="0"/>
      <w:divBdr>
        <w:top w:val="none" w:sz="0" w:space="0" w:color="auto"/>
        <w:left w:val="none" w:sz="0" w:space="0" w:color="auto"/>
        <w:bottom w:val="none" w:sz="0" w:space="0" w:color="auto"/>
        <w:right w:val="none" w:sz="0" w:space="0" w:color="auto"/>
      </w:divBdr>
    </w:div>
    <w:div w:id="326061355">
      <w:bodyDiv w:val="1"/>
      <w:marLeft w:val="0"/>
      <w:marRight w:val="0"/>
      <w:marTop w:val="0"/>
      <w:marBottom w:val="0"/>
      <w:divBdr>
        <w:top w:val="none" w:sz="0" w:space="0" w:color="auto"/>
        <w:left w:val="none" w:sz="0" w:space="0" w:color="auto"/>
        <w:bottom w:val="none" w:sz="0" w:space="0" w:color="auto"/>
        <w:right w:val="none" w:sz="0" w:space="0" w:color="auto"/>
      </w:divBdr>
    </w:div>
    <w:div w:id="326172982">
      <w:bodyDiv w:val="1"/>
      <w:marLeft w:val="0"/>
      <w:marRight w:val="0"/>
      <w:marTop w:val="0"/>
      <w:marBottom w:val="0"/>
      <w:divBdr>
        <w:top w:val="none" w:sz="0" w:space="0" w:color="auto"/>
        <w:left w:val="none" w:sz="0" w:space="0" w:color="auto"/>
        <w:bottom w:val="none" w:sz="0" w:space="0" w:color="auto"/>
        <w:right w:val="none" w:sz="0" w:space="0" w:color="auto"/>
      </w:divBdr>
    </w:div>
    <w:div w:id="326205438">
      <w:bodyDiv w:val="1"/>
      <w:marLeft w:val="0"/>
      <w:marRight w:val="0"/>
      <w:marTop w:val="0"/>
      <w:marBottom w:val="0"/>
      <w:divBdr>
        <w:top w:val="none" w:sz="0" w:space="0" w:color="auto"/>
        <w:left w:val="none" w:sz="0" w:space="0" w:color="auto"/>
        <w:bottom w:val="none" w:sz="0" w:space="0" w:color="auto"/>
        <w:right w:val="none" w:sz="0" w:space="0" w:color="auto"/>
      </w:divBdr>
    </w:div>
    <w:div w:id="326400574">
      <w:bodyDiv w:val="1"/>
      <w:marLeft w:val="0"/>
      <w:marRight w:val="0"/>
      <w:marTop w:val="0"/>
      <w:marBottom w:val="0"/>
      <w:divBdr>
        <w:top w:val="none" w:sz="0" w:space="0" w:color="auto"/>
        <w:left w:val="none" w:sz="0" w:space="0" w:color="auto"/>
        <w:bottom w:val="none" w:sz="0" w:space="0" w:color="auto"/>
        <w:right w:val="none" w:sz="0" w:space="0" w:color="auto"/>
      </w:divBdr>
    </w:div>
    <w:div w:id="326637293">
      <w:bodyDiv w:val="1"/>
      <w:marLeft w:val="0"/>
      <w:marRight w:val="0"/>
      <w:marTop w:val="0"/>
      <w:marBottom w:val="0"/>
      <w:divBdr>
        <w:top w:val="none" w:sz="0" w:space="0" w:color="auto"/>
        <w:left w:val="none" w:sz="0" w:space="0" w:color="auto"/>
        <w:bottom w:val="none" w:sz="0" w:space="0" w:color="auto"/>
        <w:right w:val="none" w:sz="0" w:space="0" w:color="auto"/>
      </w:divBdr>
    </w:div>
    <w:div w:id="326712484">
      <w:bodyDiv w:val="1"/>
      <w:marLeft w:val="0"/>
      <w:marRight w:val="0"/>
      <w:marTop w:val="0"/>
      <w:marBottom w:val="0"/>
      <w:divBdr>
        <w:top w:val="none" w:sz="0" w:space="0" w:color="auto"/>
        <w:left w:val="none" w:sz="0" w:space="0" w:color="auto"/>
        <w:bottom w:val="none" w:sz="0" w:space="0" w:color="auto"/>
        <w:right w:val="none" w:sz="0" w:space="0" w:color="auto"/>
      </w:divBdr>
    </w:div>
    <w:div w:id="326715139">
      <w:bodyDiv w:val="1"/>
      <w:marLeft w:val="0"/>
      <w:marRight w:val="0"/>
      <w:marTop w:val="0"/>
      <w:marBottom w:val="0"/>
      <w:divBdr>
        <w:top w:val="none" w:sz="0" w:space="0" w:color="auto"/>
        <w:left w:val="none" w:sz="0" w:space="0" w:color="auto"/>
        <w:bottom w:val="none" w:sz="0" w:space="0" w:color="auto"/>
        <w:right w:val="none" w:sz="0" w:space="0" w:color="auto"/>
      </w:divBdr>
    </w:div>
    <w:div w:id="326905713">
      <w:bodyDiv w:val="1"/>
      <w:marLeft w:val="0"/>
      <w:marRight w:val="0"/>
      <w:marTop w:val="0"/>
      <w:marBottom w:val="0"/>
      <w:divBdr>
        <w:top w:val="none" w:sz="0" w:space="0" w:color="auto"/>
        <w:left w:val="none" w:sz="0" w:space="0" w:color="auto"/>
        <w:bottom w:val="none" w:sz="0" w:space="0" w:color="auto"/>
        <w:right w:val="none" w:sz="0" w:space="0" w:color="auto"/>
      </w:divBdr>
    </w:div>
    <w:div w:id="327024885">
      <w:bodyDiv w:val="1"/>
      <w:marLeft w:val="0"/>
      <w:marRight w:val="0"/>
      <w:marTop w:val="0"/>
      <w:marBottom w:val="0"/>
      <w:divBdr>
        <w:top w:val="none" w:sz="0" w:space="0" w:color="auto"/>
        <w:left w:val="none" w:sz="0" w:space="0" w:color="auto"/>
        <w:bottom w:val="none" w:sz="0" w:space="0" w:color="auto"/>
        <w:right w:val="none" w:sz="0" w:space="0" w:color="auto"/>
      </w:divBdr>
    </w:div>
    <w:div w:id="327099583">
      <w:bodyDiv w:val="1"/>
      <w:marLeft w:val="0"/>
      <w:marRight w:val="0"/>
      <w:marTop w:val="0"/>
      <w:marBottom w:val="0"/>
      <w:divBdr>
        <w:top w:val="none" w:sz="0" w:space="0" w:color="auto"/>
        <w:left w:val="none" w:sz="0" w:space="0" w:color="auto"/>
        <w:bottom w:val="none" w:sz="0" w:space="0" w:color="auto"/>
        <w:right w:val="none" w:sz="0" w:space="0" w:color="auto"/>
      </w:divBdr>
    </w:div>
    <w:div w:id="327170173">
      <w:bodyDiv w:val="1"/>
      <w:marLeft w:val="0"/>
      <w:marRight w:val="0"/>
      <w:marTop w:val="0"/>
      <w:marBottom w:val="0"/>
      <w:divBdr>
        <w:top w:val="none" w:sz="0" w:space="0" w:color="auto"/>
        <w:left w:val="none" w:sz="0" w:space="0" w:color="auto"/>
        <w:bottom w:val="none" w:sz="0" w:space="0" w:color="auto"/>
        <w:right w:val="none" w:sz="0" w:space="0" w:color="auto"/>
      </w:divBdr>
    </w:div>
    <w:div w:id="327288499">
      <w:bodyDiv w:val="1"/>
      <w:marLeft w:val="0"/>
      <w:marRight w:val="0"/>
      <w:marTop w:val="0"/>
      <w:marBottom w:val="0"/>
      <w:divBdr>
        <w:top w:val="none" w:sz="0" w:space="0" w:color="auto"/>
        <w:left w:val="none" w:sz="0" w:space="0" w:color="auto"/>
        <w:bottom w:val="none" w:sz="0" w:space="0" w:color="auto"/>
        <w:right w:val="none" w:sz="0" w:space="0" w:color="auto"/>
      </w:divBdr>
    </w:div>
    <w:div w:id="327291035">
      <w:bodyDiv w:val="1"/>
      <w:marLeft w:val="0"/>
      <w:marRight w:val="0"/>
      <w:marTop w:val="0"/>
      <w:marBottom w:val="0"/>
      <w:divBdr>
        <w:top w:val="none" w:sz="0" w:space="0" w:color="auto"/>
        <w:left w:val="none" w:sz="0" w:space="0" w:color="auto"/>
        <w:bottom w:val="none" w:sz="0" w:space="0" w:color="auto"/>
        <w:right w:val="none" w:sz="0" w:space="0" w:color="auto"/>
      </w:divBdr>
    </w:div>
    <w:div w:id="327445354">
      <w:bodyDiv w:val="1"/>
      <w:marLeft w:val="0"/>
      <w:marRight w:val="0"/>
      <w:marTop w:val="0"/>
      <w:marBottom w:val="0"/>
      <w:divBdr>
        <w:top w:val="none" w:sz="0" w:space="0" w:color="auto"/>
        <w:left w:val="none" w:sz="0" w:space="0" w:color="auto"/>
        <w:bottom w:val="none" w:sz="0" w:space="0" w:color="auto"/>
        <w:right w:val="none" w:sz="0" w:space="0" w:color="auto"/>
      </w:divBdr>
    </w:div>
    <w:div w:id="327634898">
      <w:bodyDiv w:val="1"/>
      <w:marLeft w:val="0"/>
      <w:marRight w:val="0"/>
      <w:marTop w:val="0"/>
      <w:marBottom w:val="0"/>
      <w:divBdr>
        <w:top w:val="none" w:sz="0" w:space="0" w:color="auto"/>
        <w:left w:val="none" w:sz="0" w:space="0" w:color="auto"/>
        <w:bottom w:val="none" w:sz="0" w:space="0" w:color="auto"/>
        <w:right w:val="none" w:sz="0" w:space="0" w:color="auto"/>
      </w:divBdr>
    </w:div>
    <w:div w:id="327680742">
      <w:bodyDiv w:val="1"/>
      <w:marLeft w:val="0"/>
      <w:marRight w:val="0"/>
      <w:marTop w:val="0"/>
      <w:marBottom w:val="0"/>
      <w:divBdr>
        <w:top w:val="none" w:sz="0" w:space="0" w:color="auto"/>
        <w:left w:val="none" w:sz="0" w:space="0" w:color="auto"/>
        <w:bottom w:val="none" w:sz="0" w:space="0" w:color="auto"/>
        <w:right w:val="none" w:sz="0" w:space="0" w:color="auto"/>
      </w:divBdr>
    </w:div>
    <w:div w:id="327709291">
      <w:bodyDiv w:val="1"/>
      <w:marLeft w:val="0"/>
      <w:marRight w:val="0"/>
      <w:marTop w:val="0"/>
      <w:marBottom w:val="0"/>
      <w:divBdr>
        <w:top w:val="none" w:sz="0" w:space="0" w:color="auto"/>
        <w:left w:val="none" w:sz="0" w:space="0" w:color="auto"/>
        <w:bottom w:val="none" w:sz="0" w:space="0" w:color="auto"/>
        <w:right w:val="none" w:sz="0" w:space="0" w:color="auto"/>
      </w:divBdr>
    </w:div>
    <w:div w:id="327709810">
      <w:bodyDiv w:val="1"/>
      <w:marLeft w:val="0"/>
      <w:marRight w:val="0"/>
      <w:marTop w:val="0"/>
      <w:marBottom w:val="0"/>
      <w:divBdr>
        <w:top w:val="none" w:sz="0" w:space="0" w:color="auto"/>
        <w:left w:val="none" w:sz="0" w:space="0" w:color="auto"/>
        <w:bottom w:val="none" w:sz="0" w:space="0" w:color="auto"/>
        <w:right w:val="none" w:sz="0" w:space="0" w:color="auto"/>
      </w:divBdr>
    </w:div>
    <w:div w:id="327711690">
      <w:bodyDiv w:val="1"/>
      <w:marLeft w:val="0"/>
      <w:marRight w:val="0"/>
      <w:marTop w:val="0"/>
      <w:marBottom w:val="0"/>
      <w:divBdr>
        <w:top w:val="none" w:sz="0" w:space="0" w:color="auto"/>
        <w:left w:val="none" w:sz="0" w:space="0" w:color="auto"/>
        <w:bottom w:val="none" w:sz="0" w:space="0" w:color="auto"/>
        <w:right w:val="none" w:sz="0" w:space="0" w:color="auto"/>
      </w:divBdr>
    </w:div>
    <w:div w:id="327712333">
      <w:bodyDiv w:val="1"/>
      <w:marLeft w:val="0"/>
      <w:marRight w:val="0"/>
      <w:marTop w:val="0"/>
      <w:marBottom w:val="0"/>
      <w:divBdr>
        <w:top w:val="none" w:sz="0" w:space="0" w:color="auto"/>
        <w:left w:val="none" w:sz="0" w:space="0" w:color="auto"/>
        <w:bottom w:val="none" w:sz="0" w:space="0" w:color="auto"/>
        <w:right w:val="none" w:sz="0" w:space="0" w:color="auto"/>
      </w:divBdr>
    </w:div>
    <w:div w:id="327756244">
      <w:bodyDiv w:val="1"/>
      <w:marLeft w:val="0"/>
      <w:marRight w:val="0"/>
      <w:marTop w:val="0"/>
      <w:marBottom w:val="0"/>
      <w:divBdr>
        <w:top w:val="none" w:sz="0" w:space="0" w:color="auto"/>
        <w:left w:val="none" w:sz="0" w:space="0" w:color="auto"/>
        <w:bottom w:val="none" w:sz="0" w:space="0" w:color="auto"/>
        <w:right w:val="none" w:sz="0" w:space="0" w:color="auto"/>
      </w:divBdr>
    </w:div>
    <w:div w:id="327829624">
      <w:bodyDiv w:val="1"/>
      <w:marLeft w:val="0"/>
      <w:marRight w:val="0"/>
      <w:marTop w:val="0"/>
      <w:marBottom w:val="0"/>
      <w:divBdr>
        <w:top w:val="none" w:sz="0" w:space="0" w:color="auto"/>
        <w:left w:val="none" w:sz="0" w:space="0" w:color="auto"/>
        <w:bottom w:val="none" w:sz="0" w:space="0" w:color="auto"/>
        <w:right w:val="none" w:sz="0" w:space="0" w:color="auto"/>
      </w:divBdr>
    </w:div>
    <w:div w:id="327905881">
      <w:bodyDiv w:val="1"/>
      <w:marLeft w:val="0"/>
      <w:marRight w:val="0"/>
      <w:marTop w:val="0"/>
      <w:marBottom w:val="0"/>
      <w:divBdr>
        <w:top w:val="none" w:sz="0" w:space="0" w:color="auto"/>
        <w:left w:val="none" w:sz="0" w:space="0" w:color="auto"/>
        <w:bottom w:val="none" w:sz="0" w:space="0" w:color="auto"/>
        <w:right w:val="none" w:sz="0" w:space="0" w:color="auto"/>
      </w:divBdr>
    </w:div>
    <w:div w:id="327945828">
      <w:bodyDiv w:val="1"/>
      <w:marLeft w:val="0"/>
      <w:marRight w:val="0"/>
      <w:marTop w:val="0"/>
      <w:marBottom w:val="0"/>
      <w:divBdr>
        <w:top w:val="none" w:sz="0" w:space="0" w:color="auto"/>
        <w:left w:val="none" w:sz="0" w:space="0" w:color="auto"/>
        <w:bottom w:val="none" w:sz="0" w:space="0" w:color="auto"/>
        <w:right w:val="none" w:sz="0" w:space="0" w:color="auto"/>
      </w:divBdr>
    </w:div>
    <w:div w:id="328097705">
      <w:bodyDiv w:val="1"/>
      <w:marLeft w:val="0"/>
      <w:marRight w:val="0"/>
      <w:marTop w:val="0"/>
      <w:marBottom w:val="0"/>
      <w:divBdr>
        <w:top w:val="none" w:sz="0" w:space="0" w:color="auto"/>
        <w:left w:val="none" w:sz="0" w:space="0" w:color="auto"/>
        <w:bottom w:val="none" w:sz="0" w:space="0" w:color="auto"/>
        <w:right w:val="none" w:sz="0" w:space="0" w:color="auto"/>
      </w:divBdr>
    </w:div>
    <w:div w:id="328102628">
      <w:bodyDiv w:val="1"/>
      <w:marLeft w:val="0"/>
      <w:marRight w:val="0"/>
      <w:marTop w:val="0"/>
      <w:marBottom w:val="0"/>
      <w:divBdr>
        <w:top w:val="none" w:sz="0" w:space="0" w:color="auto"/>
        <w:left w:val="none" w:sz="0" w:space="0" w:color="auto"/>
        <w:bottom w:val="none" w:sz="0" w:space="0" w:color="auto"/>
        <w:right w:val="none" w:sz="0" w:space="0" w:color="auto"/>
      </w:divBdr>
    </w:div>
    <w:div w:id="328140680">
      <w:bodyDiv w:val="1"/>
      <w:marLeft w:val="0"/>
      <w:marRight w:val="0"/>
      <w:marTop w:val="0"/>
      <w:marBottom w:val="0"/>
      <w:divBdr>
        <w:top w:val="none" w:sz="0" w:space="0" w:color="auto"/>
        <w:left w:val="none" w:sz="0" w:space="0" w:color="auto"/>
        <w:bottom w:val="none" w:sz="0" w:space="0" w:color="auto"/>
        <w:right w:val="none" w:sz="0" w:space="0" w:color="auto"/>
      </w:divBdr>
    </w:div>
    <w:div w:id="328213756">
      <w:bodyDiv w:val="1"/>
      <w:marLeft w:val="0"/>
      <w:marRight w:val="0"/>
      <w:marTop w:val="0"/>
      <w:marBottom w:val="0"/>
      <w:divBdr>
        <w:top w:val="none" w:sz="0" w:space="0" w:color="auto"/>
        <w:left w:val="none" w:sz="0" w:space="0" w:color="auto"/>
        <w:bottom w:val="none" w:sz="0" w:space="0" w:color="auto"/>
        <w:right w:val="none" w:sz="0" w:space="0" w:color="auto"/>
      </w:divBdr>
    </w:div>
    <w:div w:id="328214083">
      <w:bodyDiv w:val="1"/>
      <w:marLeft w:val="0"/>
      <w:marRight w:val="0"/>
      <w:marTop w:val="0"/>
      <w:marBottom w:val="0"/>
      <w:divBdr>
        <w:top w:val="none" w:sz="0" w:space="0" w:color="auto"/>
        <w:left w:val="none" w:sz="0" w:space="0" w:color="auto"/>
        <w:bottom w:val="none" w:sz="0" w:space="0" w:color="auto"/>
        <w:right w:val="none" w:sz="0" w:space="0" w:color="auto"/>
      </w:divBdr>
    </w:div>
    <w:div w:id="328293896">
      <w:bodyDiv w:val="1"/>
      <w:marLeft w:val="0"/>
      <w:marRight w:val="0"/>
      <w:marTop w:val="0"/>
      <w:marBottom w:val="0"/>
      <w:divBdr>
        <w:top w:val="none" w:sz="0" w:space="0" w:color="auto"/>
        <w:left w:val="none" w:sz="0" w:space="0" w:color="auto"/>
        <w:bottom w:val="none" w:sz="0" w:space="0" w:color="auto"/>
        <w:right w:val="none" w:sz="0" w:space="0" w:color="auto"/>
      </w:divBdr>
    </w:div>
    <w:div w:id="328365240">
      <w:bodyDiv w:val="1"/>
      <w:marLeft w:val="0"/>
      <w:marRight w:val="0"/>
      <w:marTop w:val="0"/>
      <w:marBottom w:val="0"/>
      <w:divBdr>
        <w:top w:val="none" w:sz="0" w:space="0" w:color="auto"/>
        <w:left w:val="none" w:sz="0" w:space="0" w:color="auto"/>
        <w:bottom w:val="none" w:sz="0" w:space="0" w:color="auto"/>
        <w:right w:val="none" w:sz="0" w:space="0" w:color="auto"/>
      </w:divBdr>
    </w:div>
    <w:div w:id="328366648">
      <w:bodyDiv w:val="1"/>
      <w:marLeft w:val="0"/>
      <w:marRight w:val="0"/>
      <w:marTop w:val="0"/>
      <w:marBottom w:val="0"/>
      <w:divBdr>
        <w:top w:val="none" w:sz="0" w:space="0" w:color="auto"/>
        <w:left w:val="none" w:sz="0" w:space="0" w:color="auto"/>
        <w:bottom w:val="none" w:sz="0" w:space="0" w:color="auto"/>
        <w:right w:val="none" w:sz="0" w:space="0" w:color="auto"/>
      </w:divBdr>
    </w:div>
    <w:div w:id="328366756">
      <w:bodyDiv w:val="1"/>
      <w:marLeft w:val="0"/>
      <w:marRight w:val="0"/>
      <w:marTop w:val="0"/>
      <w:marBottom w:val="0"/>
      <w:divBdr>
        <w:top w:val="none" w:sz="0" w:space="0" w:color="auto"/>
        <w:left w:val="none" w:sz="0" w:space="0" w:color="auto"/>
        <w:bottom w:val="none" w:sz="0" w:space="0" w:color="auto"/>
        <w:right w:val="none" w:sz="0" w:space="0" w:color="auto"/>
      </w:divBdr>
    </w:div>
    <w:div w:id="328483852">
      <w:bodyDiv w:val="1"/>
      <w:marLeft w:val="0"/>
      <w:marRight w:val="0"/>
      <w:marTop w:val="0"/>
      <w:marBottom w:val="0"/>
      <w:divBdr>
        <w:top w:val="none" w:sz="0" w:space="0" w:color="auto"/>
        <w:left w:val="none" w:sz="0" w:space="0" w:color="auto"/>
        <w:bottom w:val="none" w:sz="0" w:space="0" w:color="auto"/>
        <w:right w:val="none" w:sz="0" w:space="0" w:color="auto"/>
      </w:divBdr>
    </w:div>
    <w:div w:id="328485481">
      <w:bodyDiv w:val="1"/>
      <w:marLeft w:val="0"/>
      <w:marRight w:val="0"/>
      <w:marTop w:val="0"/>
      <w:marBottom w:val="0"/>
      <w:divBdr>
        <w:top w:val="none" w:sz="0" w:space="0" w:color="auto"/>
        <w:left w:val="none" w:sz="0" w:space="0" w:color="auto"/>
        <w:bottom w:val="none" w:sz="0" w:space="0" w:color="auto"/>
        <w:right w:val="none" w:sz="0" w:space="0" w:color="auto"/>
      </w:divBdr>
    </w:div>
    <w:div w:id="328679310">
      <w:bodyDiv w:val="1"/>
      <w:marLeft w:val="0"/>
      <w:marRight w:val="0"/>
      <w:marTop w:val="0"/>
      <w:marBottom w:val="0"/>
      <w:divBdr>
        <w:top w:val="none" w:sz="0" w:space="0" w:color="auto"/>
        <w:left w:val="none" w:sz="0" w:space="0" w:color="auto"/>
        <w:bottom w:val="none" w:sz="0" w:space="0" w:color="auto"/>
        <w:right w:val="none" w:sz="0" w:space="0" w:color="auto"/>
      </w:divBdr>
    </w:div>
    <w:div w:id="328681985">
      <w:bodyDiv w:val="1"/>
      <w:marLeft w:val="0"/>
      <w:marRight w:val="0"/>
      <w:marTop w:val="0"/>
      <w:marBottom w:val="0"/>
      <w:divBdr>
        <w:top w:val="none" w:sz="0" w:space="0" w:color="auto"/>
        <w:left w:val="none" w:sz="0" w:space="0" w:color="auto"/>
        <w:bottom w:val="none" w:sz="0" w:space="0" w:color="auto"/>
        <w:right w:val="none" w:sz="0" w:space="0" w:color="auto"/>
      </w:divBdr>
    </w:div>
    <w:div w:id="328869810">
      <w:bodyDiv w:val="1"/>
      <w:marLeft w:val="0"/>
      <w:marRight w:val="0"/>
      <w:marTop w:val="0"/>
      <w:marBottom w:val="0"/>
      <w:divBdr>
        <w:top w:val="none" w:sz="0" w:space="0" w:color="auto"/>
        <w:left w:val="none" w:sz="0" w:space="0" w:color="auto"/>
        <w:bottom w:val="none" w:sz="0" w:space="0" w:color="auto"/>
        <w:right w:val="none" w:sz="0" w:space="0" w:color="auto"/>
      </w:divBdr>
    </w:div>
    <w:div w:id="328945399">
      <w:bodyDiv w:val="1"/>
      <w:marLeft w:val="0"/>
      <w:marRight w:val="0"/>
      <w:marTop w:val="0"/>
      <w:marBottom w:val="0"/>
      <w:divBdr>
        <w:top w:val="none" w:sz="0" w:space="0" w:color="auto"/>
        <w:left w:val="none" w:sz="0" w:space="0" w:color="auto"/>
        <w:bottom w:val="none" w:sz="0" w:space="0" w:color="auto"/>
        <w:right w:val="none" w:sz="0" w:space="0" w:color="auto"/>
      </w:divBdr>
    </w:div>
    <w:div w:id="329022299">
      <w:bodyDiv w:val="1"/>
      <w:marLeft w:val="0"/>
      <w:marRight w:val="0"/>
      <w:marTop w:val="0"/>
      <w:marBottom w:val="0"/>
      <w:divBdr>
        <w:top w:val="none" w:sz="0" w:space="0" w:color="auto"/>
        <w:left w:val="none" w:sz="0" w:space="0" w:color="auto"/>
        <w:bottom w:val="none" w:sz="0" w:space="0" w:color="auto"/>
        <w:right w:val="none" w:sz="0" w:space="0" w:color="auto"/>
      </w:divBdr>
    </w:div>
    <w:div w:id="329061528">
      <w:bodyDiv w:val="1"/>
      <w:marLeft w:val="0"/>
      <w:marRight w:val="0"/>
      <w:marTop w:val="0"/>
      <w:marBottom w:val="0"/>
      <w:divBdr>
        <w:top w:val="none" w:sz="0" w:space="0" w:color="auto"/>
        <w:left w:val="none" w:sz="0" w:space="0" w:color="auto"/>
        <w:bottom w:val="none" w:sz="0" w:space="0" w:color="auto"/>
        <w:right w:val="none" w:sz="0" w:space="0" w:color="auto"/>
      </w:divBdr>
    </w:div>
    <w:div w:id="329212879">
      <w:bodyDiv w:val="1"/>
      <w:marLeft w:val="0"/>
      <w:marRight w:val="0"/>
      <w:marTop w:val="0"/>
      <w:marBottom w:val="0"/>
      <w:divBdr>
        <w:top w:val="none" w:sz="0" w:space="0" w:color="auto"/>
        <w:left w:val="none" w:sz="0" w:space="0" w:color="auto"/>
        <w:bottom w:val="none" w:sz="0" w:space="0" w:color="auto"/>
        <w:right w:val="none" w:sz="0" w:space="0" w:color="auto"/>
      </w:divBdr>
    </w:div>
    <w:div w:id="329406938">
      <w:bodyDiv w:val="1"/>
      <w:marLeft w:val="0"/>
      <w:marRight w:val="0"/>
      <w:marTop w:val="0"/>
      <w:marBottom w:val="0"/>
      <w:divBdr>
        <w:top w:val="none" w:sz="0" w:space="0" w:color="auto"/>
        <w:left w:val="none" w:sz="0" w:space="0" w:color="auto"/>
        <w:bottom w:val="none" w:sz="0" w:space="0" w:color="auto"/>
        <w:right w:val="none" w:sz="0" w:space="0" w:color="auto"/>
      </w:divBdr>
    </w:div>
    <w:div w:id="329407800">
      <w:bodyDiv w:val="1"/>
      <w:marLeft w:val="0"/>
      <w:marRight w:val="0"/>
      <w:marTop w:val="0"/>
      <w:marBottom w:val="0"/>
      <w:divBdr>
        <w:top w:val="none" w:sz="0" w:space="0" w:color="auto"/>
        <w:left w:val="none" w:sz="0" w:space="0" w:color="auto"/>
        <w:bottom w:val="none" w:sz="0" w:space="0" w:color="auto"/>
        <w:right w:val="none" w:sz="0" w:space="0" w:color="auto"/>
      </w:divBdr>
    </w:div>
    <w:div w:id="329480107">
      <w:bodyDiv w:val="1"/>
      <w:marLeft w:val="0"/>
      <w:marRight w:val="0"/>
      <w:marTop w:val="0"/>
      <w:marBottom w:val="0"/>
      <w:divBdr>
        <w:top w:val="none" w:sz="0" w:space="0" w:color="auto"/>
        <w:left w:val="none" w:sz="0" w:space="0" w:color="auto"/>
        <w:bottom w:val="none" w:sz="0" w:space="0" w:color="auto"/>
        <w:right w:val="none" w:sz="0" w:space="0" w:color="auto"/>
      </w:divBdr>
    </w:div>
    <w:div w:id="329599570">
      <w:bodyDiv w:val="1"/>
      <w:marLeft w:val="0"/>
      <w:marRight w:val="0"/>
      <w:marTop w:val="0"/>
      <w:marBottom w:val="0"/>
      <w:divBdr>
        <w:top w:val="none" w:sz="0" w:space="0" w:color="auto"/>
        <w:left w:val="none" w:sz="0" w:space="0" w:color="auto"/>
        <w:bottom w:val="none" w:sz="0" w:space="0" w:color="auto"/>
        <w:right w:val="none" w:sz="0" w:space="0" w:color="auto"/>
      </w:divBdr>
    </w:div>
    <w:div w:id="329646224">
      <w:bodyDiv w:val="1"/>
      <w:marLeft w:val="0"/>
      <w:marRight w:val="0"/>
      <w:marTop w:val="0"/>
      <w:marBottom w:val="0"/>
      <w:divBdr>
        <w:top w:val="none" w:sz="0" w:space="0" w:color="auto"/>
        <w:left w:val="none" w:sz="0" w:space="0" w:color="auto"/>
        <w:bottom w:val="none" w:sz="0" w:space="0" w:color="auto"/>
        <w:right w:val="none" w:sz="0" w:space="0" w:color="auto"/>
      </w:divBdr>
    </w:div>
    <w:div w:id="329676710">
      <w:bodyDiv w:val="1"/>
      <w:marLeft w:val="0"/>
      <w:marRight w:val="0"/>
      <w:marTop w:val="0"/>
      <w:marBottom w:val="0"/>
      <w:divBdr>
        <w:top w:val="none" w:sz="0" w:space="0" w:color="auto"/>
        <w:left w:val="none" w:sz="0" w:space="0" w:color="auto"/>
        <w:bottom w:val="none" w:sz="0" w:space="0" w:color="auto"/>
        <w:right w:val="none" w:sz="0" w:space="0" w:color="auto"/>
      </w:divBdr>
    </w:div>
    <w:div w:id="329800304">
      <w:bodyDiv w:val="1"/>
      <w:marLeft w:val="0"/>
      <w:marRight w:val="0"/>
      <w:marTop w:val="0"/>
      <w:marBottom w:val="0"/>
      <w:divBdr>
        <w:top w:val="none" w:sz="0" w:space="0" w:color="auto"/>
        <w:left w:val="none" w:sz="0" w:space="0" w:color="auto"/>
        <w:bottom w:val="none" w:sz="0" w:space="0" w:color="auto"/>
        <w:right w:val="none" w:sz="0" w:space="0" w:color="auto"/>
      </w:divBdr>
    </w:div>
    <w:div w:id="329874035">
      <w:bodyDiv w:val="1"/>
      <w:marLeft w:val="0"/>
      <w:marRight w:val="0"/>
      <w:marTop w:val="0"/>
      <w:marBottom w:val="0"/>
      <w:divBdr>
        <w:top w:val="none" w:sz="0" w:space="0" w:color="auto"/>
        <w:left w:val="none" w:sz="0" w:space="0" w:color="auto"/>
        <w:bottom w:val="none" w:sz="0" w:space="0" w:color="auto"/>
        <w:right w:val="none" w:sz="0" w:space="0" w:color="auto"/>
      </w:divBdr>
    </w:div>
    <w:div w:id="330065718">
      <w:bodyDiv w:val="1"/>
      <w:marLeft w:val="0"/>
      <w:marRight w:val="0"/>
      <w:marTop w:val="0"/>
      <w:marBottom w:val="0"/>
      <w:divBdr>
        <w:top w:val="none" w:sz="0" w:space="0" w:color="auto"/>
        <w:left w:val="none" w:sz="0" w:space="0" w:color="auto"/>
        <w:bottom w:val="none" w:sz="0" w:space="0" w:color="auto"/>
        <w:right w:val="none" w:sz="0" w:space="0" w:color="auto"/>
      </w:divBdr>
    </w:div>
    <w:div w:id="330136084">
      <w:bodyDiv w:val="1"/>
      <w:marLeft w:val="0"/>
      <w:marRight w:val="0"/>
      <w:marTop w:val="0"/>
      <w:marBottom w:val="0"/>
      <w:divBdr>
        <w:top w:val="none" w:sz="0" w:space="0" w:color="auto"/>
        <w:left w:val="none" w:sz="0" w:space="0" w:color="auto"/>
        <w:bottom w:val="none" w:sz="0" w:space="0" w:color="auto"/>
        <w:right w:val="none" w:sz="0" w:space="0" w:color="auto"/>
      </w:divBdr>
      <w:divsChild>
        <w:div w:id="277836007">
          <w:marLeft w:val="480"/>
          <w:marRight w:val="0"/>
          <w:marTop w:val="0"/>
          <w:marBottom w:val="0"/>
          <w:divBdr>
            <w:top w:val="none" w:sz="0" w:space="0" w:color="auto"/>
            <w:left w:val="none" w:sz="0" w:space="0" w:color="auto"/>
            <w:bottom w:val="none" w:sz="0" w:space="0" w:color="auto"/>
            <w:right w:val="none" w:sz="0" w:space="0" w:color="auto"/>
          </w:divBdr>
        </w:div>
        <w:div w:id="355040652">
          <w:marLeft w:val="480"/>
          <w:marRight w:val="0"/>
          <w:marTop w:val="0"/>
          <w:marBottom w:val="0"/>
          <w:divBdr>
            <w:top w:val="none" w:sz="0" w:space="0" w:color="auto"/>
            <w:left w:val="none" w:sz="0" w:space="0" w:color="auto"/>
            <w:bottom w:val="none" w:sz="0" w:space="0" w:color="auto"/>
            <w:right w:val="none" w:sz="0" w:space="0" w:color="auto"/>
          </w:divBdr>
        </w:div>
        <w:div w:id="455297505">
          <w:marLeft w:val="480"/>
          <w:marRight w:val="0"/>
          <w:marTop w:val="0"/>
          <w:marBottom w:val="0"/>
          <w:divBdr>
            <w:top w:val="none" w:sz="0" w:space="0" w:color="auto"/>
            <w:left w:val="none" w:sz="0" w:space="0" w:color="auto"/>
            <w:bottom w:val="none" w:sz="0" w:space="0" w:color="auto"/>
            <w:right w:val="none" w:sz="0" w:space="0" w:color="auto"/>
          </w:divBdr>
        </w:div>
        <w:div w:id="594637316">
          <w:marLeft w:val="480"/>
          <w:marRight w:val="0"/>
          <w:marTop w:val="0"/>
          <w:marBottom w:val="0"/>
          <w:divBdr>
            <w:top w:val="none" w:sz="0" w:space="0" w:color="auto"/>
            <w:left w:val="none" w:sz="0" w:space="0" w:color="auto"/>
            <w:bottom w:val="none" w:sz="0" w:space="0" w:color="auto"/>
            <w:right w:val="none" w:sz="0" w:space="0" w:color="auto"/>
          </w:divBdr>
        </w:div>
      </w:divsChild>
    </w:div>
    <w:div w:id="330257583">
      <w:bodyDiv w:val="1"/>
      <w:marLeft w:val="0"/>
      <w:marRight w:val="0"/>
      <w:marTop w:val="0"/>
      <w:marBottom w:val="0"/>
      <w:divBdr>
        <w:top w:val="none" w:sz="0" w:space="0" w:color="auto"/>
        <w:left w:val="none" w:sz="0" w:space="0" w:color="auto"/>
        <w:bottom w:val="none" w:sz="0" w:space="0" w:color="auto"/>
        <w:right w:val="none" w:sz="0" w:space="0" w:color="auto"/>
      </w:divBdr>
    </w:div>
    <w:div w:id="330331801">
      <w:bodyDiv w:val="1"/>
      <w:marLeft w:val="0"/>
      <w:marRight w:val="0"/>
      <w:marTop w:val="0"/>
      <w:marBottom w:val="0"/>
      <w:divBdr>
        <w:top w:val="none" w:sz="0" w:space="0" w:color="auto"/>
        <w:left w:val="none" w:sz="0" w:space="0" w:color="auto"/>
        <w:bottom w:val="none" w:sz="0" w:space="0" w:color="auto"/>
        <w:right w:val="none" w:sz="0" w:space="0" w:color="auto"/>
      </w:divBdr>
    </w:div>
    <w:div w:id="330447517">
      <w:bodyDiv w:val="1"/>
      <w:marLeft w:val="0"/>
      <w:marRight w:val="0"/>
      <w:marTop w:val="0"/>
      <w:marBottom w:val="0"/>
      <w:divBdr>
        <w:top w:val="none" w:sz="0" w:space="0" w:color="auto"/>
        <w:left w:val="none" w:sz="0" w:space="0" w:color="auto"/>
        <w:bottom w:val="none" w:sz="0" w:space="0" w:color="auto"/>
        <w:right w:val="none" w:sz="0" w:space="0" w:color="auto"/>
      </w:divBdr>
    </w:div>
    <w:div w:id="330451221">
      <w:bodyDiv w:val="1"/>
      <w:marLeft w:val="0"/>
      <w:marRight w:val="0"/>
      <w:marTop w:val="0"/>
      <w:marBottom w:val="0"/>
      <w:divBdr>
        <w:top w:val="none" w:sz="0" w:space="0" w:color="auto"/>
        <w:left w:val="none" w:sz="0" w:space="0" w:color="auto"/>
        <w:bottom w:val="none" w:sz="0" w:space="0" w:color="auto"/>
        <w:right w:val="none" w:sz="0" w:space="0" w:color="auto"/>
      </w:divBdr>
    </w:div>
    <w:div w:id="330453760">
      <w:bodyDiv w:val="1"/>
      <w:marLeft w:val="0"/>
      <w:marRight w:val="0"/>
      <w:marTop w:val="0"/>
      <w:marBottom w:val="0"/>
      <w:divBdr>
        <w:top w:val="none" w:sz="0" w:space="0" w:color="auto"/>
        <w:left w:val="none" w:sz="0" w:space="0" w:color="auto"/>
        <w:bottom w:val="none" w:sz="0" w:space="0" w:color="auto"/>
        <w:right w:val="none" w:sz="0" w:space="0" w:color="auto"/>
      </w:divBdr>
    </w:div>
    <w:div w:id="330912043">
      <w:bodyDiv w:val="1"/>
      <w:marLeft w:val="0"/>
      <w:marRight w:val="0"/>
      <w:marTop w:val="0"/>
      <w:marBottom w:val="0"/>
      <w:divBdr>
        <w:top w:val="none" w:sz="0" w:space="0" w:color="auto"/>
        <w:left w:val="none" w:sz="0" w:space="0" w:color="auto"/>
        <w:bottom w:val="none" w:sz="0" w:space="0" w:color="auto"/>
        <w:right w:val="none" w:sz="0" w:space="0" w:color="auto"/>
      </w:divBdr>
    </w:div>
    <w:div w:id="330988096">
      <w:bodyDiv w:val="1"/>
      <w:marLeft w:val="0"/>
      <w:marRight w:val="0"/>
      <w:marTop w:val="0"/>
      <w:marBottom w:val="0"/>
      <w:divBdr>
        <w:top w:val="none" w:sz="0" w:space="0" w:color="auto"/>
        <w:left w:val="none" w:sz="0" w:space="0" w:color="auto"/>
        <w:bottom w:val="none" w:sz="0" w:space="0" w:color="auto"/>
        <w:right w:val="none" w:sz="0" w:space="0" w:color="auto"/>
      </w:divBdr>
    </w:div>
    <w:div w:id="331178220">
      <w:bodyDiv w:val="1"/>
      <w:marLeft w:val="0"/>
      <w:marRight w:val="0"/>
      <w:marTop w:val="0"/>
      <w:marBottom w:val="0"/>
      <w:divBdr>
        <w:top w:val="none" w:sz="0" w:space="0" w:color="auto"/>
        <w:left w:val="none" w:sz="0" w:space="0" w:color="auto"/>
        <w:bottom w:val="none" w:sz="0" w:space="0" w:color="auto"/>
        <w:right w:val="none" w:sz="0" w:space="0" w:color="auto"/>
      </w:divBdr>
    </w:div>
    <w:div w:id="331182094">
      <w:bodyDiv w:val="1"/>
      <w:marLeft w:val="0"/>
      <w:marRight w:val="0"/>
      <w:marTop w:val="0"/>
      <w:marBottom w:val="0"/>
      <w:divBdr>
        <w:top w:val="none" w:sz="0" w:space="0" w:color="auto"/>
        <w:left w:val="none" w:sz="0" w:space="0" w:color="auto"/>
        <w:bottom w:val="none" w:sz="0" w:space="0" w:color="auto"/>
        <w:right w:val="none" w:sz="0" w:space="0" w:color="auto"/>
      </w:divBdr>
    </w:div>
    <w:div w:id="331185442">
      <w:bodyDiv w:val="1"/>
      <w:marLeft w:val="0"/>
      <w:marRight w:val="0"/>
      <w:marTop w:val="0"/>
      <w:marBottom w:val="0"/>
      <w:divBdr>
        <w:top w:val="none" w:sz="0" w:space="0" w:color="auto"/>
        <w:left w:val="none" w:sz="0" w:space="0" w:color="auto"/>
        <w:bottom w:val="none" w:sz="0" w:space="0" w:color="auto"/>
        <w:right w:val="none" w:sz="0" w:space="0" w:color="auto"/>
      </w:divBdr>
    </w:div>
    <w:div w:id="331488150">
      <w:bodyDiv w:val="1"/>
      <w:marLeft w:val="0"/>
      <w:marRight w:val="0"/>
      <w:marTop w:val="0"/>
      <w:marBottom w:val="0"/>
      <w:divBdr>
        <w:top w:val="none" w:sz="0" w:space="0" w:color="auto"/>
        <w:left w:val="none" w:sz="0" w:space="0" w:color="auto"/>
        <w:bottom w:val="none" w:sz="0" w:space="0" w:color="auto"/>
        <w:right w:val="none" w:sz="0" w:space="0" w:color="auto"/>
      </w:divBdr>
    </w:div>
    <w:div w:id="331492417">
      <w:bodyDiv w:val="1"/>
      <w:marLeft w:val="0"/>
      <w:marRight w:val="0"/>
      <w:marTop w:val="0"/>
      <w:marBottom w:val="0"/>
      <w:divBdr>
        <w:top w:val="none" w:sz="0" w:space="0" w:color="auto"/>
        <w:left w:val="none" w:sz="0" w:space="0" w:color="auto"/>
        <w:bottom w:val="none" w:sz="0" w:space="0" w:color="auto"/>
        <w:right w:val="none" w:sz="0" w:space="0" w:color="auto"/>
      </w:divBdr>
    </w:div>
    <w:div w:id="331495179">
      <w:bodyDiv w:val="1"/>
      <w:marLeft w:val="0"/>
      <w:marRight w:val="0"/>
      <w:marTop w:val="0"/>
      <w:marBottom w:val="0"/>
      <w:divBdr>
        <w:top w:val="none" w:sz="0" w:space="0" w:color="auto"/>
        <w:left w:val="none" w:sz="0" w:space="0" w:color="auto"/>
        <w:bottom w:val="none" w:sz="0" w:space="0" w:color="auto"/>
        <w:right w:val="none" w:sz="0" w:space="0" w:color="auto"/>
      </w:divBdr>
    </w:div>
    <w:div w:id="331641882">
      <w:bodyDiv w:val="1"/>
      <w:marLeft w:val="0"/>
      <w:marRight w:val="0"/>
      <w:marTop w:val="0"/>
      <w:marBottom w:val="0"/>
      <w:divBdr>
        <w:top w:val="none" w:sz="0" w:space="0" w:color="auto"/>
        <w:left w:val="none" w:sz="0" w:space="0" w:color="auto"/>
        <w:bottom w:val="none" w:sz="0" w:space="0" w:color="auto"/>
        <w:right w:val="none" w:sz="0" w:space="0" w:color="auto"/>
      </w:divBdr>
    </w:div>
    <w:div w:id="331682379">
      <w:bodyDiv w:val="1"/>
      <w:marLeft w:val="0"/>
      <w:marRight w:val="0"/>
      <w:marTop w:val="0"/>
      <w:marBottom w:val="0"/>
      <w:divBdr>
        <w:top w:val="none" w:sz="0" w:space="0" w:color="auto"/>
        <w:left w:val="none" w:sz="0" w:space="0" w:color="auto"/>
        <w:bottom w:val="none" w:sz="0" w:space="0" w:color="auto"/>
        <w:right w:val="none" w:sz="0" w:space="0" w:color="auto"/>
      </w:divBdr>
    </w:div>
    <w:div w:id="331685247">
      <w:bodyDiv w:val="1"/>
      <w:marLeft w:val="0"/>
      <w:marRight w:val="0"/>
      <w:marTop w:val="0"/>
      <w:marBottom w:val="0"/>
      <w:divBdr>
        <w:top w:val="none" w:sz="0" w:space="0" w:color="auto"/>
        <w:left w:val="none" w:sz="0" w:space="0" w:color="auto"/>
        <w:bottom w:val="none" w:sz="0" w:space="0" w:color="auto"/>
        <w:right w:val="none" w:sz="0" w:space="0" w:color="auto"/>
      </w:divBdr>
    </w:div>
    <w:div w:id="331760006">
      <w:bodyDiv w:val="1"/>
      <w:marLeft w:val="0"/>
      <w:marRight w:val="0"/>
      <w:marTop w:val="0"/>
      <w:marBottom w:val="0"/>
      <w:divBdr>
        <w:top w:val="none" w:sz="0" w:space="0" w:color="auto"/>
        <w:left w:val="none" w:sz="0" w:space="0" w:color="auto"/>
        <w:bottom w:val="none" w:sz="0" w:space="0" w:color="auto"/>
        <w:right w:val="none" w:sz="0" w:space="0" w:color="auto"/>
      </w:divBdr>
    </w:div>
    <w:div w:id="331837159">
      <w:bodyDiv w:val="1"/>
      <w:marLeft w:val="0"/>
      <w:marRight w:val="0"/>
      <w:marTop w:val="0"/>
      <w:marBottom w:val="0"/>
      <w:divBdr>
        <w:top w:val="none" w:sz="0" w:space="0" w:color="auto"/>
        <w:left w:val="none" w:sz="0" w:space="0" w:color="auto"/>
        <w:bottom w:val="none" w:sz="0" w:space="0" w:color="auto"/>
        <w:right w:val="none" w:sz="0" w:space="0" w:color="auto"/>
      </w:divBdr>
    </w:div>
    <w:div w:id="331837670">
      <w:bodyDiv w:val="1"/>
      <w:marLeft w:val="0"/>
      <w:marRight w:val="0"/>
      <w:marTop w:val="0"/>
      <w:marBottom w:val="0"/>
      <w:divBdr>
        <w:top w:val="none" w:sz="0" w:space="0" w:color="auto"/>
        <w:left w:val="none" w:sz="0" w:space="0" w:color="auto"/>
        <w:bottom w:val="none" w:sz="0" w:space="0" w:color="auto"/>
        <w:right w:val="none" w:sz="0" w:space="0" w:color="auto"/>
      </w:divBdr>
    </w:div>
    <w:div w:id="331879996">
      <w:bodyDiv w:val="1"/>
      <w:marLeft w:val="0"/>
      <w:marRight w:val="0"/>
      <w:marTop w:val="0"/>
      <w:marBottom w:val="0"/>
      <w:divBdr>
        <w:top w:val="none" w:sz="0" w:space="0" w:color="auto"/>
        <w:left w:val="none" w:sz="0" w:space="0" w:color="auto"/>
        <w:bottom w:val="none" w:sz="0" w:space="0" w:color="auto"/>
        <w:right w:val="none" w:sz="0" w:space="0" w:color="auto"/>
      </w:divBdr>
    </w:div>
    <w:div w:id="331882818">
      <w:bodyDiv w:val="1"/>
      <w:marLeft w:val="0"/>
      <w:marRight w:val="0"/>
      <w:marTop w:val="0"/>
      <w:marBottom w:val="0"/>
      <w:divBdr>
        <w:top w:val="none" w:sz="0" w:space="0" w:color="auto"/>
        <w:left w:val="none" w:sz="0" w:space="0" w:color="auto"/>
        <w:bottom w:val="none" w:sz="0" w:space="0" w:color="auto"/>
        <w:right w:val="none" w:sz="0" w:space="0" w:color="auto"/>
      </w:divBdr>
    </w:div>
    <w:div w:id="331954965">
      <w:bodyDiv w:val="1"/>
      <w:marLeft w:val="0"/>
      <w:marRight w:val="0"/>
      <w:marTop w:val="0"/>
      <w:marBottom w:val="0"/>
      <w:divBdr>
        <w:top w:val="none" w:sz="0" w:space="0" w:color="auto"/>
        <w:left w:val="none" w:sz="0" w:space="0" w:color="auto"/>
        <w:bottom w:val="none" w:sz="0" w:space="0" w:color="auto"/>
        <w:right w:val="none" w:sz="0" w:space="0" w:color="auto"/>
      </w:divBdr>
    </w:div>
    <w:div w:id="332072202">
      <w:bodyDiv w:val="1"/>
      <w:marLeft w:val="0"/>
      <w:marRight w:val="0"/>
      <w:marTop w:val="0"/>
      <w:marBottom w:val="0"/>
      <w:divBdr>
        <w:top w:val="none" w:sz="0" w:space="0" w:color="auto"/>
        <w:left w:val="none" w:sz="0" w:space="0" w:color="auto"/>
        <w:bottom w:val="none" w:sz="0" w:space="0" w:color="auto"/>
        <w:right w:val="none" w:sz="0" w:space="0" w:color="auto"/>
      </w:divBdr>
    </w:div>
    <w:div w:id="332102626">
      <w:bodyDiv w:val="1"/>
      <w:marLeft w:val="0"/>
      <w:marRight w:val="0"/>
      <w:marTop w:val="0"/>
      <w:marBottom w:val="0"/>
      <w:divBdr>
        <w:top w:val="none" w:sz="0" w:space="0" w:color="auto"/>
        <w:left w:val="none" w:sz="0" w:space="0" w:color="auto"/>
        <w:bottom w:val="none" w:sz="0" w:space="0" w:color="auto"/>
        <w:right w:val="none" w:sz="0" w:space="0" w:color="auto"/>
      </w:divBdr>
    </w:div>
    <w:div w:id="332294170">
      <w:bodyDiv w:val="1"/>
      <w:marLeft w:val="0"/>
      <w:marRight w:val="0"/>
      <w:marTop w:val="0"/>
      <w:marBottom w:val="0"/>
      <w:divBdr>
        <w:top w:val="none" w:sz="0" w:space="0" w:color="auto"/>
        <w:left w:val="none" w:sz="0" w:space="0" w:color="auto"/>
        <w:bottom w:val="none" w:sz="0" w:space="0" w:color="auto"/>
        <w:right w:val="none" w:sz="0" w:space="0" w:color="auto"/>
      </w:divBdr>
    </w:div>
    <w:div w:id="332294336">
      <w:bodyDiv w:val="1"/>
      <w:marLeft w:val="0"/>
      <w:marRight w:val="0"/>
      <w:marTop w:val="0"/>
      <w:marBottom w:val="0"/>
      <w:divBdr>
        <w:top w:val="none" w:sz="0" w:space="0" w:color="auto"/>
        <w:left w:val="none" w:sz="0" w:space="0" w:color="auto"/>
        <w:bottom w:val="none" w:sz="0" w:space="0" w:color="auto"/>
        <w:right w:val="none" w:sz="0" w:space="0" w:color="auto"/>
      </w:divBdr>
    </w:div>
    <w:div w:id="332342480">
      <w:bodyDiv w:val="1"/>
      <w:marLeft w:val="0"/>
      <w:marRight w:val="0"/>
      <w:marTop w:val="0"/>
      <w:marBottom w:val="0"/>
      <w:divBdr>
        <w:top w:val="none" w:sz="0" w:space="0" w:color="auto"/>
        <w:left w:val="none" w:sz="0" w:space="0" w:color="auto"/>
        <w:bottom w:val="none" w:sz="0" w:space="0" w:color="auto"/>
        <w:right w:val="none" w:sz="0" w:space="0" w:color="auto"/>
      </w:divBdr>
    </w:div>
    <w:div w:id="332343034">
      <w:bodyDiv w:val="1"/>
      <w:marLeft w:val="0"/>
      <w:marRight w:val="0"/>
      <w:marTop w:val="0"/>
      <w:marBottom w:val="0"/>
      <w:divBdr>
        <w:top w:val="none" w:sz="0" w:space="0" w:color="auto"/>
        <w:left w:val="none" w:sz="0" w:space="0" w:color="auto"/>
        <w:bottom w:val="none" w:sz="0" w:space="0" w:color="auto"/>
        <w:right w:val="none" w:sz="0" w:space="0" w:color="auto"/>
      </w:divBdr>
    </w:div>
    <w:div w:id="332415693">
      <w:bodyDiv w:val="1"/>
      <w:marLeft w:val="0"/>
      <w:marRight w:val="0"/>
      <w:marTop w:val="0"/>
      <w:marBottom w:val="0"/>
      <w:divBdr>
        <w:top w:val="none" w:sz="0" w:space="0" w:color="auto"/>
        <w:left w:val="none" w:sz="0" w:space="0" w:color="auto"/>
        <w:bottom w:val="none" w:sz="0" w:space="0" w:color="auto"/>
        <w:right w:val="none" w:sz="0" w:space="0" w:color="auto"/>
      </w:divBdr>
    </w:div>
    <w:div w:id="332685029">
      <w:bodyDiv w:val="1"/>
      <w:marLeft w:val="0"/>
      <w:marRight w:val="0"/>
      <w:marTop w:val="0"/>
      <w:marBottom w:val="0"/>
      <w:divBdr>
        <w:top w:val="none" w:sz="0" w:space="0" w:color="auto"/>
        <w:left w:val="none" w:sz="0" w:space="0" w:color="auto"/>
        <w:bottom w:val="none" w:sz="0" w:space="0" w:color="auto"/>
        <w:right w:val="none" w:sz="0" w:space="0" w:color="auto"/>
      </w:divBdr>
    </w:div>
    <w:div w:id="332806029">
      <w:bodyDiv w:val="1"/>
      <w:marLeft w:val="0"/>
      <w:marRight w:val="0"/>
      <w:marTop w:val="0"/>
      <w:marBottom w:val="0"/>
      <w:divBdr>
        <w:top w:val="none" w:sz="0" w:space="0" w:color="auto"/>
        <w:left w:val="none" w:sz="0" w:space="0" w:color="auto"/>
        <w:bottom w:val="none" w:sz="0" w:space="0" w:color="auto"/>
        <w:right w:val="none" w:sz="0" w:space="0" w:color="auto"/>
      </w:divBdr>
    </w:div>
    <w:div w:id="332807913">
      <w:bodyDiv w:val="1"/>
      <w:marLeft w:val="0"/>
      <w:marRight w:val="0"/>
      <w:marTop w:val="0"/>
      <w:marBottom w:val="0"/>
      <w:divBdr>
        <w:top w:val="none" w:sz="0" w:space="0" w:color="auto"/>
        <w:left w:val="none" w:sz="0" w:space="0" w:color="auto"/>
        <w:bottom w:val="none" w:sz="0" w:space="0" w:color="auto"/>
        <w:right w:val="none" w:sz="0" w:space="0" w:color="auto"/>
      </w:divBdr>
    </w:div>
    <w:div w:id="332883156">
      <w:bodyDiv w:val="1"/>
      <w:marLeft w:val="0"/>
      <w:marRight w:val="0"/>
      <w:marTop w:val="0"/>
      <w:marBottom w:val="0"/>
      <w:divBdr>
        <w:top w:val="none" w:sz="0" w:space="0" w:color="auto"/>
        <w:left w:val="none" w:sz="0" w:space="0" w:color="auto"/>
        <w:bottom w:val="none" w:sz="0" w:space="0" w:color="auto"/>
        <w:right w:val="none" w:sz="0" w:space="0" w:color="auto"/>
      </w:divBdr>
    </w:div>
    <w:div w:id="332999644">
      <w:bodyDiv w:val="1"/>
      <w:marLeft w:val="0"/>
      <w:marRight w:val="0"/>
      <w:marTop w:val="0"/>
      <w:marBottom w:val="0"/>
      <w:divBdr>
        <w:top w:val="none" w:sz="0" w:space="0" w:color="auto"/>
        <w:left w:val="none" w:sz="0" w:space="0" w:color="auto"/>
        <w:bottom w:val="none" w:sz="0" w:space="0" w:color="auto"/>
        <w:right w:val="none" w:sz="0" w:space="0" w:color="auto"/>
      </w:divBdr>
    </w:div>
    <w:div w:id="333000194">
      <w:bodyDiv w:val="1"/>
      <w:marLeft w:val="0"/>
      <w:marRight w:val="0"/>
      <w:marTop w:val="0"/>
      <w:marBottom w:val="0"/>
      <w:divBdr>
        <w:top w:val="none" w:sz="0" w:space="0" w:color="auto"/>
        <w:left w:val="none" w:sz="0" w:space="0" w:color="auto"/>
        <w:bottom w:val="none" w:sz="0" w:space="0" w:color="auto"/>
        <w:right w:val="none" w:sz="0" w:space="0" w:color="auto"/>
      </w:divBdr>
    </w:div>
    <w:div w:id="333149815">
      <w:bodyDiv w:val="1"/>
      <w:marLeft w:val="0"/>
      <w:marRight w:val="0"/>
      <w:marTop w:val="0"/>
      <w:marBottom w:val="0"/>
      <w:divBdr>
        <w:top w:val="none" w:sz="0" w:space="0" w:color="auto"/>
        <w:left w:val="none" w:sz="0" w:space="0" w:color="auto"/>
        <w:bottom w:val="none" w:sz="0" w:space="0" w:color="auto"/>
        <w:right w:val="none" w:sz="0" w:space="0" w:color="auto"/>
      </w:divBdr>
    </w:div>
    <w:div w:id="333261688">
      <w:bodyDiv w:val="1"/>
      <w:marLeft w:val="0"/>
      <w:marRight w:val="0"/>
      <w:marTop w:val="0"/>
      <w:marBottom w:val="0"/>
      <w:divBdr>
        <w:top w:val="none" w:sz="0" w:space="0" w:color="auto"/>
        <w:left w:val="none" w:sz="0" w:space="0" w:color="auto"/>
        <w:bottom w:val="none" w:sz="0" w:space="0" w:color="auto"/>
        <w:right w:val="none" w:sz="0" w:space="0" w:color="auto"/>
      </w:divBdr>
    </w:div>
    <w:div w:id="333345313">
      <w:bodyDiv w:val="1"/>
      <w:marLeft w:val="0"/>
      <w:marRight w:val="0"/>
      <w:marTop w:val="0"/>
      <w:marBottom w:val="0"/>
      <w:divBdr>
        <w:top w:val="none" w:sz="0" w:space="0" w:color="auto"/>
        <w:left w:val="none" w:sz="0" w:space="0" w:color="auto"/>
        <w:bottom w:val="none" w:sz="0" w:space="0" w:color="auto"/>
        <w:right w:val="none" w:sz="0" w:space="0" w:color="auto"/>
      </w:divBdr>
    </w:div>
    <w:div w:id="333387660">
      <w:bodyDiv w:val="1"/>
      <w:marLeft w:val="0"/>
      <w:marRight w:val="0"/>
      <w:marTop w:val="0"/>
      <w:marBottom w:val="0"/>
      <w:divBdr>
        <w:top w:val="none" w:sz="0" w:space="0" w:color="auto"/>
        <w:left w:val="none" w:sz="0" w:space="0" w:color="auto"/>
        <w:bottom w:val="none" w:sz="0" w:space="0" w:color="auto"/>
        <w:right w:val="none" w:sz="0" w:space="0" w:color="auto"/>
      </w:divBdr>
    </w:div>
    <w:div w:id="333531469">
      <w:bodyDiv w:val="1"/>
      <w:marLeft w:val="0"/>
      <w:marRight w:val="0"/>
      <w:marTop w:val="0"/>
      <w:marBottom w:val="0"/>
      <w:divBdr>
        <w:top w:val="none" w:sz="0" w:space="0" w:color="auto"/>
        <w:left w:val="none" w:sz="0" w:space="0" w:color="auto"/>
        <w:bottom w:val="none" w:sz="0" w:space="0" w:color="auto"/>
        <w:right w:val="none" w:sz="0" w:space="0" w:color="auto"/>
      </w:divBdr>
    </w:div>
    <w:div w:id="333534481">
      <w:bodyDiv w:val="1"/>
      <w:marLeft w:val="0"/>
      <w:marRight w:val="0"/>
      <w:marTop w:val="0"/>
      <w:marBottom w:val="0"/>
      <w:divBdr>
        <w:top w:val="none" w:sz="0" w:space="0" w:color="auto"/>
        <w:left w:val="none" w:sz="0" w:space="0" w:color="auto"/>
        <w:bottom w:val="none" w:sz="0" w:space="0" w:color="auto"/>
        <w:right w:val="none" w:sz="0" w:space="0" w:color="auto"/>
      </w:divBdr>
    </w:div>
    <w:div w:id="333608131">
      <w:bodyDiv w:val="1"/>
      <w:marLeft w:val="0"/>
      <w:marRight w:val="0"/>
      <w:marTop w:val="0"/>
      <w:marBottom w:val="0"/>
      <w:divBdr>
        <w:top w:val="none" w:sz="0" w:space="0" w:color="auto"/>
        <w:left w:val="none" w:sz="0" w:space="0" w:color="auto"/>
        <w:bottom w:val="none" w:sz="0" w:space="0" w:color="auto"/>
        <w:right w:val="none" w:sz="0" w:space="0" w:color="auto"/>
      </w:divBdr>
    </w:div>
    <w:div w:id="333609710">
      <w:bodyDiv w:val="1"/>
      <w:marLeft w:val="0"/>
      <w:marRight w:val="0"/>
      <w:marTop w:val="0"/>
      <w:marBottom w:val="0"/>
      <w:divBdr>
        <w:top w:val="none" w:sz="0" w:space="0" w:color="auto"/>
        <w:left w:val="none" w:sz="0" w:space="0" w:color="auto"/>
        <w:bottom w:val="none" w:sz="0" w:space="0" w:color="auto"/>
        <w:right w:val="none" w:sz="0" w:space="0" w:color="auto"/>
      </w:divBdr>
    </w:div>
    <w:div w:id="333647609">
      <w:bodyDiv w:val="1"/>
      <w:marLeft w:val="0"/>
      <w:marRight w:val="0"/>
      <w:marTop w:val="0"/>
      <w:marBottom w:val="0"/>
      <w:divBdr>
        <w:top w:val="none" w:sz="0" w:space="0" w:color="auto"/>
        <w:left w:val="none" w:sz="0" w:space="0" w:color="auto"/>
        <w:bottom w:val="none" w:sz="0" w:space="0" w:color="auto"/>
        <w:right w:val="none" w:sz="0" w:space="0" w:color="auto"/>
      </w:divBdr>
    </w:div>
    <w:div w:id="333730622">
      <w:bodyDiv w:val="1"/>
      <w:marLeft w:val="0"/>
      <w:marRight w:val="0"/>
      <w:marTop w:val="0"/>
      <w:marBottom w:val="0"/>
      <w:divBdr>
        <w:top w:val="none" w:sz="0" w:space="0" w:color="auto"/>
        <w:left w:val="none" w:sz="0" w:space="0" w:color="auto"/>
        <w:bottom w:val="none" w:sz="0" w:space="0" w:color="auto"/>
        <w:right w:val="none" w:sz="0" w:space="0" w:color="auto"/>
      </w:divBdr>
    </w:div>
    <w:div w:id="333804682">
      <w:bodyDiv w:val="1"/>
      <w:marLeft w:val="0"/>
      <w:marRight w:val="0"/>
      <w:marTop w:val="0"/>
      <w:marBottom w:val="0"/>
      <w:divBdr>
        <w:top w:val="none" w:sz="0" w:space="0" w:color="auto"/>
        <w:left w:val="none" w:sz="0" w:space="0" w:color="auto"/>
        <w:bottom w:val="none" w:sz="0" w:space="0" w:color="auto"/>
        <w:right w:val="none" w:sz="0" w:space="0" w:color="auto"/>
      </w:divBdr>
    </w:div>
    <w:div w:id="333841854">
      <w:bodyDiv w:val="1"/>
      <w:marLeft w:val="0"/>
      <w:marRight w:val="0"/>
      <w:marTop w:val="0"/>
      <w:marBottom w:val="0"/>
      <w:divBdr>
        <w:top w:val="none" w:sz="0" w:space="0" w:color="auto"/>
        <w:left w:val="none" w:sz="0" w:space="0" w:color="auto"/>
        <w:bottom w:val="none" w:sz="0" w:space="0" w:color="auto"/>
        <w:right w:val="none" w:sz="0" w:space="0" w:color="auto"/>
      </w:divBdr>
    </w:div>
    <w:div w:id="333995653">
      <w:bodyDiv w:val="1"/>
      <w:marLeft w:val="0"/>
      <w:marRight w:val="0"/>
      <w:marTop w:val="0"/>
      <w:marBottom w:val="0"/>
      <w:divBdr>
        <w:top w:val="none" w:sz="0" w:space="0" w:color="auto"/>
        <w:left w:val="none" w:sz="0" w:space="0" w:color="auto"/>
        <w:bottom w:val="none" w:sz="0" w:space="0" w:color="auto"/>
        <w:right w:val="none" w:sz="0" w:space="0" w:color="auto"/>
      </w:divBdr>
    </w:div>
    <w:div w:id="334038198">
      <w:bodyDiv w:val="1"/>
      <w:marLeft w:val="0"/>
      <w:marRight w:val="0"/>
      <w:marTop w:val="0"/>
      <w:marBottom w:val="0"/>
      <w:divBdr>
        <w:top w:val="none" w:sz="0" w:space="0" w:color="auto"/>
        <w:left w:val="none" w:sz="0" w:space="0" w:color="auto"/>
        <w:bottom w:val="none" w:sz="0" w:space="0" w:color="auto"/>
        <w:right w:val="none" w:sz="0" w:space="0" w:color="auto"/>
      </w:divBdr>
    </w:div>
    <w:div w:id="334038798">
      <w:bodyDiv w:val="1"/>
      <w:marLeft w:val="0"/>
      <w:marRight w:val="0"/>
      <w:marTop w:val="0"/>
      <w:marBottom w:val="0"/>
      <w:divBdr>
        <w:top w:val="none" w:sz="0" w:space="0" w:color="auto"/>
        <w:left w:val="none" w:sz="0" w:space="0" w:color="auto"/>
        <w:bottom w:val="none" w:sz="0" w:space="0" w:color="auto"/>
        <w:right w:val="none" w:sz="0" w:space="0" w:color="auto"/>
      </w:divBdr>
    </w:div>
    <w:div w:id="334039021">
      <w:bodyDiv w:val="1"/>
      <w:marLeft w:val="0"/>
      <w:marRight w:val="0"/>
      <w:marTop w:val="0"/>
      <w:marBottom w:val="0"/>
      <w:divBdr>
        <w:top w:val="none" w:sz="0" w:space="0" w:color="auto"/>
        <w:left w:val="none" w:sz="0" w:space="0" w:color="auto"/>
        <w:bottom w:val="none" w:sz="0" w:space="0" w:color="auto"/>
        <w:right w:val="none" w:sz="0" w:space="0" w:color="auto"/>
      </w:divBdr>
    </w:div>
    <w:div w:id="334189402">
      <w:bodyDiv w:val="1"/>
      <w:marLeft w:val="0"/>
      <w:marRight w:val="0"/>
      <w:marTop w:val="0"/>
      <w:marBottom w:val="0"/>
      <w:divBdr>
        <w:top w:val="none" w:sz="0" w:space="0" w:color="auto"/>
        <w:left w:val="none" w:sz="0" w:space="0" w:color="auto"/>
        <w:bottom w:val="none" w:sz="0" w:space="0" w:color="auto"/>
        <w:right w:val="none" w:sz="0" w:space="0" w:color="auto"/>
      </w:divBdr>
    </w:div>
    <w:div w:id="334190465">
      <w:bodyDiv w:val="1"/>
      <w:marLeft w:val="0"/>
      <w:marRight w:val="0"/>
      <w:marTop w:val="0"/>
      <w:marBottom w:val="0"/>
      <w:divBdr>
        <w:top w:val="none" w:sz="0" w:space="0" w:color="auto"/>
        <w:left w:val="none" w:sz="0" w:space="0" w:color="auto"/>
        <w:bottom w:val="none" w:sz="0" w:space="0" w:color="auto"/>
        <w:right w:val="none" w:sz="0" w:space="0" w:color="auto"/>
      </w:divBdr>
    </w:div>
    <w:div w:id="334233885">
      <w:bodyDiv w:val="1"/>
      <w:marLeft w:val="0"/>
      <w:marRight w:val="0"/>
      <w:marTop w:val="0"/>
      <w:marBottom w:val="0"/>
      <w:divBdr>
        <w:top w:val="none" w:sz="0" w:space="0" w:color="auto"/>
        <w:left w:val="none" w:sz="0" w:space="0" w:color="auto"/>
        <w:bottom w:val="none" w:sz="0" w:space="0" w:color="auto"/>
        <w:right w:val="none" w:sz="0" w:space="0" w:color="auto"/>
      </w:divBdr>
    </w:div>
    <w:div w:id="334303635">
      <w:bodyDiv w:val="1"/>
      <w:marLeft w:val="0"/>
      <w:marRight w:val="0"/>
      <w:marTop w:val="0"/>
      <w:marBottom w:val="0"/>
      <w:divBdr>
        <w:top w:val="none" w:sz="0" w:space="0" w:color="auto"/>
        <w:left w:val="none" w:sz="0" w:space="0" w:color="auto"/>
        <w:bottom w:val="none" w:sz="0" w:space="0" w:color="auto"/>
        <w:right w:val="none" w:sz="0" w:space="0" w:color="auto"/>
      </w:divBdr>
    </w:div>
    <w:div w:id="334571745">
      <w:bodyDiv w:val="1"/>
      <w:marLeft w:val="0"/>
      <w:marRight w:val="0"/>
      <w:marTop w:val="0"/>
      <w:marBottom w:val="0"/>
      <w:divBdr>
        <w:top w:val="none" w:sz="0" w:space="0" w:color="auto"/>
        <w:left w:val="none" w:sz="0" w:space="0" w:color="auto"/>
        <w:bottom w:val="none" w:sz="0" w:space="0" w:color="auto"/>
        <w:right w:val="none" w:sz="0" w:space="0" w:color="auto"/>
      </w:divBdr>
    </w:div>
    <w:div w:id="334919783">
      <w:bodyDiv w:val="1"/>
      <w:marLeft w:val="0"/>
      <w:marRight w:val="0"/>
      <w:marTop w:val="0"/>
      <w:marBottom w:val="0"/>
      <w:divBdr>
        <w:top w:val="none" w:sz="0" w:space="0" w:color="auto"/>
        <w:left w:val="none" w:sz="0" w:space="0" w:color="auto"/>
        <w:bottom w:val="none" w:sz="0" w:space="0" w:color="auto"/>
        <w:right w:val="none" w:sz="0" w:space="0" w:color="auto"/>
      </w:divBdr>
    </w:div>
    <w:div w:id="334963002">
      <w:bodyDiv w:val="1"/>
      <w:marLeft w:val="0"/>
      <w:marRight w:val="0"/>
      <w:marTop w:val="0"/>
      <w:marBottom w:val="0"/>
      <w:divBdr>
        <w:top w:val="none" w:sz="0" w:space="0" w:color="auto"/>
        <w:left w:val="none" w:sz="0" w:space="0" w:color="auto"/>
        <w:bottom w:val="none" w:sz="0" w:space="0" w:color="auto"/>
        <w:right w:val="none" w:sz="0" w:space="0" w:color="auto"/>
      </w:divBdr>
    </w:div>
    <w:div w:id="334963992">
      <w:bodyDiv w:val="1"/>
      <w:marLeft w:val="0"/>
      <w:marRight w:val="0"/>
      <w:marTop w:val="0"/>
      <w:marBottom w:val="0"/>
      <w:divBdr>
        <w:top w:val="none" w:sz="0" w:space="0" w:color="auto"/>
        <w:left w:val="none" w:sz="0" w:space="0" w:color="auto"/>
        <w:bottom w:val="none" w:sz="0" w:space="0" w:color="auto"/>
        <w:right w:val="none" w:sz="0" w:space="0" w:color="auto"/>
      </w:divBdr>
    </w:div>
    <w:div w:id="335036877">
      <w:bodyDiv w:val="1"/>
      <w:marLeft w:val="0"/>
      <w:marRight w:val="0"/>
      <w:marTop w:val="0"/>
      <w:marBottom w:val="0"/>
      <w:divBdr>
        <w:top w:val="none" w:sz="0" w:space="0" w:color="auto"/>
        <w:left w:val="none" w:sz="0" w:space="0" w:color="auto"/>
        <w:bottom w:val="none" w:sz="0" w:space="0" w:color="auto"/>
        <w:right w:val="none" w:sz="0" w:space="0" w:color="auto"/>
      </w:divBdr>
    </w:div>
    <w:div w:id="335042345">
      <w:bodyDiv w:val="1"/>
      <w:marLeft w:val="0"/>
      <w:marRight w:val="0"/>
      <w:marTop w:val="0"/>
      <w:marBottom w:val="0"/>
      <w:divBdr>
        <w:top w:val="none" w:sz="0" w:space="0" w:color="auto"/>
        <w:left w:val="none" w:sz="0" w:space="0" w:color="auto"/>
        <w:bottom w:val="none" w:sz="0" w:space="0" w:color="auto"/>
        <w:right w:val="none" w:sz="0" w:space="0" w:color="auto"/>
      </w:divBdr>
    </w:div>
    <w:div w:id="335158179">
      <w:bodyDiv w:val="1"/>
      <w:marLeft w:val="0"/>
      <w:marRight w:val="0"/>
      <w:marTop w:val="0"/>
      <w:marBottom w:val="0"/>
      <w:divBdr>
        <w:top w:val="none" w:sz="0" w:space="0" w:color="auto"/>
        <w:left w:val="none" w:sz="0" w:space="0" w:color="auto"/>
        <w:bottom w:val="none" w:sz="0" w:space="0" w:color="auto"/>
        <w:right w:val="none" w:sz="0" w:space="0" w:color="auto"/>
      </w:divBdr>
    </w:div>
    <w:div w:id="335230039">
      <w:bodyDiv w:val="1"/>
      <w:marLeft w:val="0"/>
      <w:marRight w:val="0"/>
      <w:marTop w:val="0"/>
      <w:marBottom w:val="0"/>
      <w:divBdr>
        <w:top w:val="none" w:sz="0" w:space="0" w:color="auto"/>
        <w:left w:val="none" w:sz="0" w:space="0" w:color="auto"/>
        <w:bottom w:val="none" w:sz="0" w:space="0" w:color="auto"/>
        <w:right w:val="none" w:sz="0" w:space="0" w:color="auto"/>
      </w:divBdr>
    </w:div>
    <w:div w:id="335231703">
      <w:bodyDiv w:val="1"/>
      <w:marLeft w:val="0"/>
      <w:marRight w:val="0"/>
      <w:marTop w:val="0"/>
      <w:marBottom w:val="0"/>
      <w:divBdr>
        <w:top w:val="none" w:sz="0" w:space="0" w:color="auto"/>
        <w:left w:val="none" w:sz="0" w:space="0" w:color="auto"/>
        <w:bottom w:val="none" w:sz="0" w:space="0" w:color="auto"/>
        <w:right w:val="none" w:sz="0" w:space="0" w:color="auto"/>
      </w:divBdr>
    </w:div>
    <w:div w:id="335232536">
      <w:bodyDiv w:val="1"/>
      <w:marLeft w:val="0"/>
      <w:marRight w:val="0"/>
      <w:marTop w:val="0"/>
      <w:marBottom w:val="0"/>
      <w:divBdr>
        <w:top w:val="none" w:sz="0" w:space="0" w:color="auto"/>
        <w:left w:val="none" w:sz="0" w:space="0" w:color="auto"/>
        <w:bottom w:val="none" w:sz="0" w:space="0" w:color="auto"/>
        <w:right w:val="none" w:sz="0" w:space="0" w:color="auto"/>
      </w:divBdr>
    </w:div>
    <w:div w:id="335232664">
      <w:bodyDiv w:val="1"/>
      <w:marLeft w:val="0"/>
      <w:marRight w:val="0"/>
      <w:marTop w:val="0"/>
      <w:marBottom w:val="0"/>
      <w:divBdr>
        <w:top w:val="none" w:sz="0" w:space="0" w:color="auto"/>
        <w:left w:val="none" w:sz="0" w:space="0" w:color="auto"/>
        <w:bottom w:val="none" w:sz="0" w:space="0" w:color="auto"/>
        <w:right w:val="none" w:sz="0" w:space="0" w:color="auto"/>
      </w:divBdr>
      <w:divsChild>
        <w:div w:id="2973423">
          <w:marLeft w:val="480"/>
          <w:marRight w:val="0"/>
          <w:marTop w:val="0"/>
          <w:marBottom w:val="0"/>
          <w:divBdr>
            <w:top w:val="none" w:sz="0" w:space="0" w:color="auto"/>
            <w:left w:val="none" w:sz="0" w:space="0" w:color="auto"/>
            <w:bottom w:val="none" w:sz="0" w:space="0" w:color="auto"/>
            <w:right w:val="none" w:sz="0" w:space="0" w:color="auto"/>
          </w:divBdr>
        </w:div>
        <w:div w:id="5138073">
          <w:marLeft w:val="480"/>
          <w:marRight w:val="0"/>
          <w:marTop w:val="0"/>
          <w:marBottom w:val="0"/>
          <w:divBdr>
            <w:top w:val="none" w:sz="0" w:space="0" w:color="auto"/>
            <w:left w:val="none" w:sz="0" w:space="0" w:color="auto"/>
            <w:bottom w:val="none" w:sz="0" w:space="0" w:color="auto"/>
            <w:right w:val="none" w:sz="0" w:space="0" w:color="auto"/>
          </w:divBdr>
        </w:div>
        <w:div w:id="19665770">
          <w:marLeft w:val="480"/>
          <w:marRight w:val="0"/>
          <w:marTop w:val="0"/>
          <w:marBottom w:val="0"/>
          <w:divBdr>
            <w:top w:val="none" w:sz="0" w:space="0" w:color="auto"/>
            <w:left w:val="none" w:sz="0" w:space="0" w:color="auto"/>
            <w:bottom w:val="none" w:sz="0" w:space="0" w:color="auto"/>
            <w:right w:val="none" w:sz="0" w:space="0" w:color="auto"/>
          </w:divBdr>
        </w:div>
        <w:div w:id="48765611">
          <w:marLeft w:val="480"/>
          <w:marRight w:val="0"/>
          <w:marTop w:val="0"/>
          <w:marBottom w:val="0"/>
          <w:divBdr>
            <w:top w:val="none" w:sz="0" w:space="0" w:color="auto"/>
            <w:left w:val="none" w:sz="0" w:space="0" w:color="auto"/>
            <w:bottom w:val="none" w:sz="0" w:space="0" w:color="auto"/>
            <w:right w:val="none" w:sz="0" w:space="0" w:color="auto"/>
          </w:divBdr>
        </w:div>
        <w:div w:id="114639841">
          <w:marLeft w:val="480"/>
          <w:marRight w:val="0"/>
          <w:marTop w:val="0"/>
          <w:marBottom w:val="0"/>
          <w:divBdr>
            <w:top w:val="none" w:sz="0" w:space="0" w:color="auto"/>
            <w:left w:val="none" w:sz="0" w:space="0" w:color="auto"/>
            <w:bottom w:val="none" w:sz="0" w:space="0" w:color="auto"/>
            <w:right w:val="none" w:sz="0" w:space="0" w:color="auto"/>
          </w:divBdr>
        </w:div>
        <w:div w:id="159588761">
          <w:marLeft w:val="480"/>
          <w:marRight w:val="0"/>
          <w:marTop w:val="0"/>
          <w:marBottom w:val="0"/>
          <w:divBdr>
            <w:top w:val="none" w:sz="0" w:space="0" w:color="auto"/>
            <w:left w:val="none" w:sz="0" w:space="0" w:color="auto"/>
            <w:bottom w:val="none" w:sz="0" w:space="0" w:color="auto"/>
            <w:right w:val="none" w:sz="0" w:space="0" w:color="auto"/>
          </w:divBdr>
        </w:div>
        <w:div w:id="180946116">
          <w:marLeft w:val="480"/>
          <w:marRight w:val="0"/>
          <w:marTop w:val="0"/>
          <w:marBottom w:val="0"/>
          <w:divBdr>
            <w:top w:val="none" w:sz="0" w:space="0" w:color="auto"/>
            <w:left w:val="none" w:sz="0" w:space="0" w:color="auto"/>
            <w:bottom w:val="none" w:sz="0" w:space="0" w:color="auto"/>
            <w:right w:val="none" w:sz="0" w:space="0" w:color="auto"/>
          </w:divBdr>
        </w:div>
        <w:div w:id="191118558">
          <w:marLeft w:val="480"/>
          <w:marRight w:val="0"/>
          <w:marTop w:val="0"/>
          <w:marBottom w:val="0"/>
          <w:divBdr>
            <w:top w:val="none" w:sz="0" w:space="0" w:color="auto"/>
            <w:left w:val="none" w:sz="0" w:space="0" w:color="auto"/>
            <w:bottom w:val="none" w:sz="0" w:space="0" w:color="auto"/>
            <w:right w:val="none" w:sz="0" w:space="0" w:color="auto"/>
          </w:divBdr>
        </w:div>
        <w:div w:id="231814174">
          <w:marLeft w:val="480"/>
          <w:marRight w:val="0"/>
          <w:marTop w:val="0"/>
          <w:marBottom w:val="0"/>
          <w:divBdr>
            <w:top w:val="none" w:sz="0" w:space="0" w:color="auto"/>
            <w:left w:val="none" w:sz="0" w:space="0" w:color="auto"/>
            <w:bottom w:val="none" w:sz="0" w:space="0" w:color="auto"/>
            <w:right w:val="none" w:sz="0" w:space="0" w:color="auto"/>
          </w:divBdr>
        </w:div>
        <w:div w:id="272397895">
          <w:marLeft w:val="480"/>
          <w:marRight w:val="0"/>
          <w:marTop w:val="0"/>
          <w:marBottom w:val="0"/>
          <w:divBdr>
            <w:top w:val="none" w:sz="0" w:space="0" w:color="auto"/>
            <w:left w:val="none" w:sz="0" w:space="0" w:color="auto"/>
            <w:bottom w:val="none" w:sz="0" w:space="0" w:color="auto"/>
            <w:right w:val="none" w:sz="0" w:space="0" w:color="auto"/>
          </w:divBdr>
        </w:div>
        <w:div w:id="320818955">
          <w:marLeft w:val="480"/>
          <w:marRight w:val="0"/>
          <w:marTop w:val="0"/>
          <w:marBottom w:val="0"/>
          <w:divBdr>
            <w:top w:val="none" w:sz="0" w:space="0" w:color="auto"/>
            <w:left w:val="none" w:sz="0" w:space="0" w:color="auto"/>
            <w:bottom w:val="none" w:sz="0" w:space="0" w:color="auto"/>
            <w:right w:val="none" w:sz="0" w:space="0" w:color="auto"/>
          </w:divBdr>
        </w:div>
        <w:div w:id="344788059">
          <w:marLeft w:val="480"/>
          <w:marRight w:val="0"/>
          <w:marTop w:val="0"/>
          <w:marBottom w:val="0"/>
          <w:divBdr>
            <w:top w:val="none" w:sz="0" w:space="0" w:color="auto"/>
            <w:left w:val="none" w:sz="0" w:space="0" w:color="auto"/>
            <w:bottom w:val="none" w:sz="0" w:space="0" w:color="auto"/>
            <w:right w:val="none" w:sz="0" w:space="0" w:color="auto"/>
          </w:divBdr>
        </w:div>
        <w:div w:id="364067240">
          <w:marLeft w:val="480"/>
          <w:marRight w:val="0"/>
          <w:marTop w:val="0"/>
          <w:marBottom w:val="0"/>
          <w:divBdr>
            <w:top w:val="none" w:sz="0" w:space="0" w:color="auto"/>
            <w:left w:val="none" w:sz="0" w:space="0" w:color="auto"/>
            <w:bottom w:val="none" w:sz="0" w:space="0" w:color="auto"/>
            <w:right w:val="none" w:sz="0" w:space="0" w:color="auto"/>
          </w:divBdr>
        </w:div>
        <w:div w:id="422066214">
          <w:marLeft w:val="480"/>
          <w:marRight w:val="0"/>
          <w:marTop w:val="0"/>
          <w:marBottom w:val="0"/>
          <w:divBdr>
            <w:top w:val="none" w:sz="0" w:space="0" w:color="auto"/>
            <w:left w:val="none" w:sz="0" w:space="0" w:color="auto"/>
            <w:bottom w:val="none" w:sz="0" w:space="0" w:color="auto"/>
            <w:right w:val="none" w:sz="0" w:space="0" w:color="auto"/>
          </w:divBdr>
        </w:div>
        <w:div w:id="428087384">
          <w:marLeft w:val="480"/>
          <w:marRight w:val="0"/>
          <w:marTop w:val="0"/>
          <w:marBottom w:val="0"/>
          <w:divBdr>
            <w:top w:val="none" w:sz="0" w:space="0" w:color="auto"/>
            <w:left w:val="none" w:sz="0" w:space="0" w:color="auto"/>
            <w:bottom w:val="none" w:sz="0" w:space="0" w:color="auto"/>
            <w:right w:val="none" w:sz="0" w:space="0" w:color="auto"/>
          </w:divBdr>
        </w:div>
        <w:div w:id="578515314">
          <w:marLeft w:val="480"/>
          <w:marRight w:val="0"/>
          <w:marTop w:val="0"/>
          <w:marBottom w:val="0"/>
          <w:divBdr>
            <w:top w:val="none" w:sz="0" w:space="0" w:color="auto"/>
            <w:left w:val="none" w:sz="0" w:space="0" w:color="auto"/>
            <w:bottom w:val="none" w:sz="0" w:space="0" w:color="auto"/>
            <w:right w:val="none" w:sz="0" w:space="0" w:color="auto"/>
          </w:divBdr>
        </w:div>
        <w:div w:id="606547283">
          <w:marLeft w:val="480"/>
          <w:marRight w:val="0"/>
          <w:marTop w:val="0"/>
          <w:marBottom w:val="0"/>
          <w:divBdr>
            <w:top w:val="none" w:sz="0" w:space="0" w:color="auto"/>
            <w:left w:val="none" w:sz="0" w:space="0" w:color="auto"/>
            <w:bottom w:val="none" w:sz="0" w:space="0" w:color="auto"/>
            <w:right w:val="none" w:sz="0" w:space="0" w:color="auto"/>
          </w:divBdr>
        </w:div>
        <w:div w:id="690104506">
          <w:marLeft w:val="480"/>
          <w:marRight w:val="0"/>
          <w:marTop w:val="0"/>
          <w:marBottom w:val="0"/>
          <w:divBdr>
            <w:top w:val="none" w:sz="0" w:space="0" w:color="auto"/>
            <w:left w:val="none" w:sz="0" w:space="0" w:color="auto"/>
            <w:bottom w:val="none" w:sz="0" w:space="0" w:color="auto"/>
            <w:right w:val="none" w:sz="0" w:space="0" w:color="auto"/>
          </w:divBdr>
        </w:div>
        <w:div w:id="736980211">
          <w:marLeft w:val="480"/>
          <w:marRight w:val="0"/>
          <w:marTop w:val="0"/>
          <w:marBottom w:val="0"/>
          <w:divBdr>
            <w:top w:val="none" w:sz="0" w:space="0" w:color="auto"/>
            <w:left w:val="none" w:sz="0" w:space="0" w:color="auto"/>
            <w:bottom w:val="none" w:sz="0" w:space="0" w:color="auto"/>
            <w:right w:val="none" w:sz="0" w:space="0" w:color="auto"/>
          </w:divBdr>
        </w:div>
        <w:div w:id="835613615">
          <w:marLeft w:val="480"/>
          <w:marRight w:val="0"/>
          <w:marTop w:val="0"/>
          <w:marBottom w:val="0"/>
          <w:divBdr>
            <w:top w:val="none" w:sz="0" w:space="0" w:color="auto"/>
            <w:left w:val="none" w:sz="0" w:space="0" w:color="auto"/>
            <w:bottom w:val="none" w:sz="0" w:space="0" w:color="auto"/>
            <w:right w:val="none" w:sz="0" w:space="0" w:color="auto"/>
          </w:divBdr>
        </w:div>
        <w:div w:id="912198118">
          <w:marLeft w:val="480"/>
          <w:marRight w:val="0"/>
          <w:marTop w:val="0"/>
          <w:marBottom w:val="0"/>
          <w:divBdr>
            <w:top w:val="none" w:sz="0" w:space="0" w:color="auto"/>
            <w:left w:val="none" w:sz="0" w:space="0" w:color="auto"/>
            <w:bottom w:val="none" w:sz="0" w:space="0" w:color="auto"/>
            <w:right w:val="none" w:sz="0" w:space="0" w:color="auto"/>
          </w:divBdr>
        </w:div>
      </w:divsChild>
    </w:div>
    <w:div w:id="335305183">
      <w:bodyDiv w:val="1"/>
      <w:marLeft w:val="0"/>
      <w:marRight w:val="0"/>
      <w:marTop w:val="0"/>
      <w:marBottom w:val="0"/>
      <w:divBdr>
        <w:top w:val="none" w:sz="0" w:space="0" w:color="auto"/>
        <w:left w:val="none" w:sz="0" w:space="0" w:color="auto"/>
        <w:bottom w:val="none" w:sz="0" w:space="0" w:color="auto"/>
        <w:right w:val="none" w:sz="0" w:space="0" w:color="auto"/>
      </w:divBdr>
    </w:div>
    <w:div w:id="335309465">
      <w:bodyDiv w:val="1"/>
      <w:marLeft w:val="0"/>
      <w:marRight w:val="0"/>
      <w:marTop w:val="0"/>
      <w:marBottom w:val="0"/>
      <w:divBdr>
        <w:top w:val="none" w:sz="0" w:space="0" w:color="auto"/>
        <w:left w:val="none" w:sz="0" w:space="0" w:color="auto"/>
        <w:bottom w:val="none" w:sz="0" w:space="0" w:color="auto"/>
        <w:right w:val="none" w:sz="0" w:space="0" w:color="auto"/>
      </w:divBdr>
    </w:div>
    <w:div w:id="335427243">
      <w:bodyDiv w:val="1"/>
      <w:marLeft w:val="0"/>
      <w:marRight w:val="0"/>
      <w:marTop w:val="0"/>
      <w:marBottom w:val="0"/>
      <w:divBdr>
        <w:top w:val="none" w:sz="0" w:space="0" w:color="auto"/>
        <w:left w:val="none" w:sz="0" w:space="0" w:color="auto"/>
        <w:bottom w:val="none" w:sz="0" w:space="0" w:color="auto"/>
        <w:right w:val="none" w:sz="0" w:space="0" w:color="auto"/>
      </w:divBdr>
    </w:div>
    <w:div w:id="335545074">
      <w:bodyDiv w:val="1"/>
      <w:marLeft w:val="0"/>
      <w:marRight w:val="0"/>
      <w:marTop w:val="0"/>
      <w:marBottom w:val="0"/>
      <w:divBdr>
        <w:top w:val="none" w:sz="0" w:space="0" w:color="auto"/>
        <w:left w:val="none" w:sz="0" w:space="0" w:color="auto"/>
        <w:bottom w:val="none" w:sz="0" w:space="0" w:color="auto"/>
        <w:right w:val="none" w:sz="0" w:space="0" w:color="auto"/>
      </w:divBdr>
    </w:div>
    <w:div w:id="335572629">
      <w:bodyDiv w:val="1"/>
      <w:marLeft w:val="0"/>
      <w:marRight w:val="0"/>
      <w:marTop w:val="0"/>
      <w:marBottom w:val="0"/>
      <w:divBdr>
        <w:top w:val="none" w:sz="0" w:space="0" w:color="auto"/>
        <w:left w:val="none" w:sz="0" w:space="0" w:color="auto"/>
        <w:bottom w:val="none" w:sz="0" w:space="0" w:color="auto"/>
        <w:right w:val="none" w:sz="0" w:space="0" w:color="auto"/>
      </w:divBdr>
    </w:div>
    <w:div w:id="335573998">
      <w:bodyDiv w:val="1"/>
      <w:marLeft w:val="0"/>
      <w:marRight w:val="0"/>
      <w:marTop w:val="0"/>
      <w:marBottom w:val="0"/>
      <w:divBdr>
        <w:top w:val="none" w:sz="0" w:space="0" w:color="auto"/>
        <w:left w:val="none" w:sz="0" w:space="0" w:color="auto"/>
        <w:bottom w:val="none" w:sz="0" w:space="0" w:color="auto"/>
        <w:right w:val="none" w:sz="0" w:space="0" w:color="auto"/>
      </w:divBdr>
    </w:div>
    <w:div w:id="335574323">
      <w:bodyDiv w:val="1"/>
      <w:marLeft w:val="0"/>
      <w:marRight w:val="0"/>
      <w:marTop w:val="0"/>
      <w:marBottom w:val="0"/>
      <w:divBdr>
        <w:top w:val="none" w:sz="0" w:space="0" w:color="auto"/>
        <w:left w:val="none" w:sz="0" w:space="0" w:color="auto"/>
        <w:bottom w:val="none" w:sz="0" w:space="0" w:color="auto"/>
        <w:right w:val="none" w:sz="0" w:space="0" w:color="auto"/>
      </w:divBdr>
    </w:div>
    <w:div w:id="335764566">
      <w:bodyDiv w:val="1"/>
      <w:marLeft w:val="0"/>
      <w:marRight w:val="0"/>
      <w:marTop w:val="0"/>
      <w:marBottom w:val="0"/>
      <w:divBdr>
        <w:top w:val="none" w:sz="0" w:space="0" w:color="auto"/>
        <w:left w:val="none" w:sz="0" w:space="0" w:color="auto"/>
        <w:bottom w:val="none" w:sz="0" w:space="0" w:color="auto"/>
        <w:right w:val="none" w:sz="0" w:space="0" w:color="auto"/>
      </w:divBdr>
    </w:div>
    <w:div w:id="335963084">
      <w:bodyDiv w:val="1"/>
      <w:marLeft w:val="0"/>
      <w:marRight w:val="0"/>
      <w:marTop w:val="0"/>
      <w:marBottom w:val="0"/>
      <w:divBdr>
        <w:top w:val="none" w:sz="0" w:space="0" w:color="auto"/>
        <w:left w:val="none" w:sz="0" w:space="0" w:color="auto"/>
        <w:bottom w:val="none" w:sz="0" w:space="0" w:color="auto"/>
        <w:right w:val="none" w:sz="0" w:space="0" w:color="auto"/>
      </w:divBdr>
    </w:div>
    <w:div w:id="336076580">
      <w:bodyDiv w:val="1"/>
      <w:marLeft w:val="0"/>
      <w:marRight w:val="0"/>
      <w:marTop w:val="0"/>
      <w:marBottom w:val="0"/>
      <w:divBdr>
        <w:top w:val="none" w:sz="0" w:space="0" w:color="auto"/>
        <w:left w:val="none" w:sz="0" w:space="0" w:color="auto"/>
        <w:bottom w:val="none" w:sz="0" w:space="0" w:color="auto"/>
        <w:right w:val="none" w:sz="0" w:space="0" w:color="auto"/>
      </w:divBdr>
    </w:div>
    <w:div w:id="336156830">
      <w:bodyDiv w:val="1"/>
      <w:marLeft w:val="0"/>
      <w:marRight w:val="0"/>
      <w:marTop w:val="0"/>
      <w:marBottom w:val="0"/>
      <w:divBdr>
        <w:top w:val="none" w:sz="0" w:space="0" w:color="auto"/>
        <w:left w:val="none" w:sz="0" w:space="0" w:color="auto"/>
        <w:bottom w:val="none" w:sz="0" w:space="0" w:color="auto"/>
        <w:right w:val="none" w:sz="0" w:space="0" w:color="auto"/>
      </w:divBdr>
    </w:div>
    <w:div w:id="336227727">
      <w:bodyDiv w:val="1"/>
      <w:marLeft w:val="0"/>
      <w:marRight w:val="0"/>
      <w:marTop w:val="0"/>
      <w:marBottom w:val="0"/>
      <w:divBdr>
        <w:top w:val="none" w:sz="0" w:space="0" w:color="auto"/>
        <w:left w:val="none" w:sz="0" w:space="0" w:color="auto"/>
        <w:bottom w:val="none" w:sz="0" w:space="0" w:color="auto"/>
        <w:right w:val="none" w:sz="0" w:space="0" w:color="auto"/>
      </w:divBdr>
    </w:div>
    <w:div w:id="336346242">
      <w:bodyDiv w:val="1"/>
      <w:marLeft w:val="0"/>
      <w:marRight w:val="0"/>
      <w:marTop w:val="0"/>
      <w:marBottom w:val="0"/>
      <w:divBdr>
        <w:top w:val="none" w:sz="0" w:space="0" w:color="auto"/>
        <w:left w:val="none" w:sz="0" w:space="0" w:color="auto"/>
        <w:bottom w:val="none" w:sz="0" w:space="0" w:color="auto"/>
        <w:right w:val="none" w:sz="0" w:space="0" w:color="auto"/>
      </w:divBdr>
    </w:div>
    <w:div w:id="336420643">
      <w:bodyDiv w:val="1"/>
      <w:marLeft w:val="0"/>
      <w:marRight w:val="0"/>
      <w:marTop w:val="0"/>
      <w:marBottom w:val="0"/>
      <w:divBdr>
        <w:top w:val="none" w:sz="0" w:space="0" w:color="auto"/>
        <w:left w:val="none" w:sz="0" w:space="0" w:color="auto"/>
        <w:bottom w:val="none" w:sz="0" w:space="0" w:color="auto"/>
        <w:right w:val="none" w:sz="0" w:space="0" w:color="auto"/>
      </w:divBdr>
    </w:div>
    <w:div w:id="336424885">
      <w:bodyDiv w:val="1"/>
      <w:marLeft w:val="0"/>
      <w:marRight w:val="0"/>
      <w:marTop w:val="0"/>
      <w:marBottom w:val="0"/>
      <w:divBdr>
        <w:top w:val="none" w:sz="0" w:space="0" w:color="auto"/>
        <w:left w:val="none" w:sz="0" w:space="0" w:color="auto"/>
        <w:bottom w:val="none" w:sz="0" w:space="0" w:color="auto"/>
        <w:right w:val="none" w:sz="0" w:space="0" w:color="auto"/>
      </w:divBdr>
    </w:div>
    <w:div w:id="336536998">
      <w:bodyDiv w:val="1"/>
      <w:marLeft w:val="0"/>
      <w:marRight w:val="0"/>
      <w:marTop w:val="0"/>
      <w:marBottom w:val="0"/>
      <w:divBdr>
        <w:top w:val="none" w:sz="0" w:space="0" w:color="auto"/>
        <w:left w:val="none" w:sz="0" w:space="0" w:color="auto"/>
        <w:bottom w:val="none" w:sz="0" w:space="0" w:color="auto"/>
        <w:right w:val="none" w:sz="0" w:space="0" w:color="auto"/>
      </w:divBdr>
    </w:div>
    <w:div w:id="336886619">
      <w:bodyDiv w:val="1"/>
      <w:marLeft w:val="0"/>
      <w:marRight w:val="0"/>
      <w:marTop w:val="0"/>
      <w:marBottom w:val="0"/>
      <w:divBdr>
        <w:top w:val="none" w:sz="0" w:space="0" w:color="auto"/>
        <w:left w:val="none" w:sz="0" w:space="0" w:color="auto"/>
        <w:bottom w:val="none" w:sz="0" w:space="0" w:color="auto"/>
        <w:right w:val="none" w:sz="0" w:space="0" w:color="auto"/>
      </w:divBdr>
    </w:div>
    <w:div w:id="336930063">
      <w:bodyDiv w:val="1"/>
      <w:marLeft w:val="0"/>
      <w:marRight w:val="0"/>
      <w:marTop w:val="0"/>
      <w:marBottom w:val="0"/>
      <w:divBdr>
        <w:top w:val="none" w:sz="0" w:space="0" w:color="auto"/>
        <w:left w:val="none" w:sz="0" w:space="0" w:color="auto"/>
        <w:bottom w:val="none" w:sz="0" w:space="0" w:color="auto"/>
        <w:right w:val="none" w:sz="0" w:space="0" w:color="auto"/>
      </w:divBdr>
    </w:div>
    <w:div w:id="337149656">
      <w:bodyDiv w:val="1"/>
      <w:marLeft w:val="0"/>
      <w:marRight w:val="0"/>
      <w:marTop w:val="0"/>
      <w:marBottom w:val="0"/>
      <w:divBdr>
        <w:top w:val="none" w:sz="0" w:space="0" w:color="auto"/>
        <w:left w:val="none" w:sz="0" w:space="0" w:color="auto"/>
        <w:bottom w:val="none" w:sz="0" w:space="0" w:color="auto"/>
        <w:right w:val="none" w:sz="0" w:space="0" w:color="auto"/>
      </w:divBdr>
    </w:div>
    <w:div w:id="337269736">
      <w:bodyDiv w:val="1"/>
      <w:marLeft w:val="0"/>
      <w:marRight w:val="0"/>
      <w:marTop w:val="0"/>
      <w:marBottom w:val="0"/>
      <w:divBdr>
        <w:top w:val="none" w:sz="0" w:space="0" w:color="auto"/>
        <w:left w:val="none" w:sz="0" w:space="0" w:color="auto"/>
        <w:bottom w:val="none" w:sz="0" w:space="0" w:color="auto"/>
        <w:right w:val="none" w:sz="0" w:space="0" w:color="auto"/>
      </w:divBdr>
    </w:div>
    <w:div w:id="337385749">
      <w:bodyDiv w:val="1"/>
      <w:marLeft w:val="0"/>
      <w:marRight w:val="0"/>
      <w:marTop w:val="0"/>
      <w:marBottom w:val="0"/>
      <w:divBdr>
        <w:top w:val="none" w:sz="0" w:space="0" w:color="auto"/>
        <w:left w:val="none" w:sz="0" w:space="0" w:color="auto"/>
        <w:bottom w:val="none" w:sz="0" w:space="0" w:color="auto"/>
        <w:right w:val="none" w:sz="0" w:space="0" w:color="auto"/>
      </w:divBdr>
    </w:div>
    <w:div w:id="337392911">
      <w:bodyDiv w:val="1"/>
      <w:marLeft w:val="0"/>
      <w:marRight w:val="0"/>
      <w:marTop w:val="0"/>
      <w:marBottom w:val="0"/>
      <w:divBdr>
        <w:top w:val="none" w:sz="0" w:space="0" w:color="auto"/>
        <w:left w:val="none" w:sz="0" w:space="0" w:color="auto"/>
        <w:bottom w:val="none" w:sz="0" w:space="0" w:color="auto"/>
        <w:right w:val="none" w:sz="0" w:space="0" w:color="auto"/>
      </w:divBdr>
    </w:div>
    <w:div w:id="337663419">
      <w:bodyDiv w:val="1"/>
      <w:marLeft w:val="0"/>
      <w:marRight w:val="0"/>
      <w:marTop w:val="0"/>
      <w:marBottom w:val="0"/>
      <w:divBdr>
        <w:top w:val="none" w:sz="0" w:space="0" w:color="auto"/>
        <w:left w:val="none" w:sz="0" w:space="0" w:color="auto"/>
        <w:bottom w:val="none" w:sz="0" w:space="0" w:color="auto"/>
        <w:right w:val="none" w:sz="0" w:space="0" w:color="auto"/>
      </w:divBdr>
    </w:div>
    <w:div w:id="337925701">
      <w:bodyDiv w:val="1"/>
      <w:marLeft w:val="0"/>
      <w:marRight w:val="0"/>
      <w:marTop w:val="0"/>
      <w:marBottom w:val="0"/>
      <w:divBdr>
        <w:top w:val="none" w:sz="0" w:space="0" w:color="auto"/>
        <w:left w:val="none" w:sz="0" w:space="0" w:color="auto"/>
        <w:bottom w:val="none" w:sz="0" w:space="0" w:color="auto"/>
        <w:right w:val="none" w:sz="0" w:space="0" w:color="auto"/>
      </w:divBdr>
    </w:div>
    <w:div w:id="337931011">
      <w:bodyDiv w:val="1"/>
      <w:marLeft w:val="0"/>
      <w:marRight w:val="0"/>
      <w:marTop w:val="0"/>
      <w:marBottom w:val="0"/>
      <w:divBdr>
        <w:top w:val="none" w:sz="0" w:space="0" w:color="auto"/>
        <w:left w:val="none" w:sz="0" w:space="0" w:color="auto"/>
        <w:bottom w:val="none" w:sz="0" w:space="0" w:color="auto"/>
        <w:right w:val="none" w:sz="0" w:space="0" w:color="auto"/>
      </w:divBdr>
    </w:div>
    <w:div w:id="338197600">
      <w:bodyDiv w:val="1"/>
      <w:marLeft w:val="0"/>
      <w:marRight w:val="0"/>
      <w:marTop w:val="0"/>
      <w:marBottom w:val="0"/>
      <w:divBdr>
        <w:top w:val="none" w:sz="0" w:space="0" w:color="auto"/>
        <w:left w:val="none" w:sz="0" w:space="0" w:color="auto"/>
        <w:bottom w:val="none" w:sz="0" w:space="0" w:color="auto"/>
        <w:right w:val="none" w:sz="0" w:space="0" w:color="auto"/>
      </w:divBdr>
    </w:div>
    <w:div w:id="338236954">
      <w:bodyDiv w:val="1"/>
      <w:marLeft w:val="0"/>
      <w:marRight w:val="0"/>
      <w:marTop w:val="0"/>
      <w:marBottom w:val="0"/>
      <w:divBdr>
        <w:top w:val="none" w:sz="0" w:space="0" w:color="auto"/>
        <w:left w:val="none" w:sz="0" w:space="0" w:color="auto"/>
        <w:bottom w:val="none" w:sz="0" w:space="0" w:color="auto"/>
        <w:right w:val="none" w:sz="0" w:space="0" w:color="auto"/>
      </w:divBdr>
    </w:div>
    <w:div w:id="338239624">
      <w:bodyDiv w:val="1"/>
      <w:marLeft w:val="0"/>
      <w:marRight w:val="0"/>
      <w:marTop w:val="0"/>
      <w:marBottom w:val="0"/>
      <w:divBdr>
        <w:top w:val="none" w:sz="0" w:space="0" w:color="auto"/>
        <w:left w:val="none" w:sz="0" w:space="0" w:color="auto"/>
        <w:bottom w:val="none" w:sz="0" w:space="0" w:color="auto"/>
        <w:right w:val="none" w:sz="0" w:space="0" w:color="auto"/>
      </w:divBdr>
    </w:div>
    <w:div w:id="338313106">
      <w:bodyDiv w:val="1"/>
      <w:marLeft w:val="0"/>
      <w:marRight w:val="0"/>
      <w:marTop w:val="0"/>
      <w:marBottom w:val="0"/>
      <w:divBdr>
        <w:top w:val="none" w:sz="0" w:space="0" w:color="auto"/>
        <w:left w:val="none" w:sz="0" w:space="0" w:color="auto"/>
        <w:bottom w:val="none" w:sz="0" w:space="0" w:color="auto"/>
        <w:right w:val="none" w:sz="0" w:space="0" w:color="auto"/>
      </w:divBdr>
    </w:div>
    <w:div w:id="338314706">
      <w:bodyDiv w:val="1"/>
      <w:marLeft w:val="0"/>
      <w:marRight w:val="0"/>
      <w:marTop w:val="0"/>
      <w:marBottom w:val="0"/>
      <w:divBdr>
        <w:top w:val="none" w:sz="0" w:space="0" w:color="auto"/>
        <w:left w:val="none" w:sz="0" w:space="0" w:color="auto"/>
        <w:bottom w:val="none" w:sz="0" w:space="0" w:color="auto"/>
        <w:right w:val="none" w:sz="0" w:space="0" w:color="auto"/>
      </w:divBdr>
    </w:div>
    <w:div w:id="338433047">
      <w:bodyDiv w:val="1"/>
      <w:marLeft w:val="0"/>
      <w:marRight w:val="0"/>
      <w:marTop w:val="0"/>
      <w:marBottom w:val="0"/>
      <w:divBdr>
        <w:top w:val="none" w:sz="0" w:space="0" w:color="auto"/>
        <w:left w:val="none" w:sz="0" w:space="0" w:color="auto"/>
        <w:bottom w:val="none" w:sz="0" w:space="0" w:color="auto"/>
        <w:right w:val="none" w:sz="0" w:space="0" w:color="auto"/>
      </w:divBdr>
    </w:div>
    <w:div w:id="338505725">
      <w:bodyDiv w:val="1"/>
      <w:marLeft w:val="0"/>
      <w:marRight w:val="0"/>
      <w:marTop w:val="0"/>
      <w:marBottom w:val="0"/>
      <w:divBdr>
        <w:top w:val="none" w:sz="0" w:space="0" w:color="auto"/>
        <w:left w:val="none" w:sz="0" w:space="0" w:color="auto"/>
        <w:bottom w:val="none" w:sz="0" w:space="0" w:color="auto"/>
        <w:right w:val="none" w:sz="0" w:space="0" w:color="auto"/>
      </w:divBdr>
    </w:div>
    <w:div w:id="338626203">
      <w:bodyDiv w:val="1"/>
      <w:marLeft w:val="0"/>
      <w:marRight w:val="0"/>
      <w:marTop w:val="0"/>
      <w:marBottom w:val="0"/>
      <w:divBdr>
        <w:top w:val="none" w:sz="0" w:space="0" w:color="auto"/>
        <w:left w:val="none" w:sz="0" w:space="0" w:color="auto"/>
        <w:bottom w:val="none" w:sz="0" w:space="0" w:color="auto"/>
        <w:right w:val="none" w:sz="0" w:space="0" w:color="auto"/>
      </w:divBdr>
    </w:div>
    <w:div w:id="338656337">
      <w:bodyDiv w:val="1"/>
      <w:marLeft w:val="0"/>
      <w:marRight w:val="0"/>
      <w:marTop w:val="0"/>
      <w:marBottom w:val="0"/>
      <w:divBdr>
        <w:top w:val="none" w:sz="0" w:space="0" w:color="auto"/>
        <w:left w:val="none" w:sz="0" w:space="0" w:color="auto"/>
        <w:bottom w:val="none" w:sz="0" w:space="0" w:color="auto"/>
        <w:right w:val="none" w:sz="0" w:space="0" w:color="auto"/>
      </w:divBdr>
    </w:div>
    <w:div w:id="338699426">
      <w:bodyDiv w:val="1"/>
      <w:marLeft w:val="0"/>
      <w:marRight w:val="0"/>
      <w:marTop w:val="0"/>
      <w:marBottom w:val="0"/>
      <w:divBdr>
        <w:top w:val="none" w:sz="0" w:space="0" w:color="auto"/>
        <w:left w:val="none" w:sz="0" w:space="0" w:color="auto"/>
        <w:bottom w:val="none" w:sz="0" w:space="0" w:color="auto"/>
        <w:right w:val="none" w:sz="0" w:space="0" w:color="auto"/>
      </w:divBdr>
    </w:div>
    <w:div w:id="338701977">
      <w:bodyDiv w:val="1"/>
      <w:marLeft w:val="0"/>
      <w:marRight w:val="0"/>
      <w:marTop w:val="0"/>
      <w:marBottom w:val="0"/>
      <w:divBdr>
        <w:top w:val="none" w:sz="0" w:space="0" w:color="auto"/>
        <w:left w:val="none" w:sz="0" w:space="0" w:color="auto"/>
        <w:bottom w:val="none" w:sz="0" w:space="0" w:color="auto"/>
        <w:right w:val="none" w:sz="0" w:space="0" w:color="auto"/>
      </w:divBdr>
    </w:div>
    <w:div w:id="338849494">
      <w:bodyDiv w:val="1"/>
      <w:marLeft w:val="0"/>
      <w:marRight w:val="0"/>
      <w:marTop w:val="0"/>
      <w:marBottom w:val="0"/>
      <w:divBdr>
        <w:top w:val="none" w:sz="0" w:space="0" w:color="auto"/>
        <w:left w:val="none" w:sz="0" w:space="0" w:color="auto"/>
        <w:bottom w:val="none" w:sz="0" w:space="0" w:color="auto"/>
        <w:right w:val="none" w:sz="0" w:space="0" w:color="auto"/>
      </w:divBdr>
    </w:div>
    <w:div w:id="338965487">
      <w:bodyDiv w:val="1"/>
      <w:marLeft w:val="0"/>
      <w:marRight w:val="0"/>
      <w:marTop w:val="0"/>
      <w:marBottom w:val="0"/>
      <w:divBdr>
        <w:top w:val="none" w:sz="0" w:space="0" w:color="auto"/>
        <w:left w:val="none" w:sz="0" w:space="0" w:color="auto"/>
        <w:bottom w:val="none" w:sz="0" w:space="0" w:color="auto"/>
        <w:right w:val="none" w:sz="0" w:space="0" w:color="auto"/>
      </w:divBdr>
    </w:div>
    <w:div w:id="338972564">
      <w:bodyDiv w:val="1"/>
      <w:marLeft w:val="0"/>
      <w:marRight w:val="0"/>
      <w:marTop w:val="0"/>
      <w:marBottom w:val="0"/>
      <w:divBdr>
        <w:top w:val="none" w:sz="0" w:space="0" w:color="auto"/>
        <w:left w:val="none" w:sz="0" w:space="0" w:color="auto"/>
        <w:bottom w:val="none" w:sz="0" w:space="0" w:color="auto"/>
        <w:right w:val="none" w:sz="0" w:space="0" w:color="auto"/>
      </w:divBdr>
    </w:div>
    <w:div w:id="339162805">
      <w:bodyDiv w:val="1"/>
      <w:marLeft w:val="0"/>
      <w:marRight w:val="0"/>
      <w:marTop w:val="0"/>
      <w:marBottom w:val="0"/>
      <w:divBdr>
        <w:top w:val="none" w:sz="0" w:space="0" w:color="auto"/>
        <w:left w:val="none" w:sz="0" w:space="0" w:color="auto"/>
        <w:bottom w:val="none" w:sz="0" w:space="0" w:color="auto"/>
        <w:right w:val="none" w:sz="0" w:space="0" w:color="auto"/>
      </w:divBdr>
      <w:divsChild>
        <w:div w:id="901134269">
          <w:marLeft w:val="480"/>
          <w:marRight w:val="0"/>
          <w:marTop w:val="0"/>
          <w:marBottom w:val="0"/>
          <w:divBdr>
            <w:top w:val="none" w:sz="0" w:space="0" w:color="auto"/>
            <w:left w:val="none" w:sz="0" w:space="0" w:color="auto"/>
            <w:bottom w:val="none" w:sz="0" w:space="0" w:color="auto"/>
            <w:right w:val="none" w:sz="0" w:space="0" w:color="auto"/>
          </w:divBdr>
        </w:div>
        <w:div w:id="1477065449">
          <w:marLeft w:val="480"/>
          <w:marRight w:val="0"/>
          <w:marTop w:val="0"/>
          <w:marBottom w:val="0"/>
          <w:divBdr>
            <w:top w:val="none" w:sz="0" w:space="0" w:color="auto"/>
            <w:left w:val="none" w:sz="0" w:space="0" w:color="auto"/>
            <w:bottom w:val="none" w:sz="0" w:space="0" w:color="auto"/>
            <w:right w:val="none" w:sz="0" w:space="0" w:color="auto"/>
          </w:divBdr>
        </w:div>
        <w:div w:id="913130330">
          <w:marLeft w:val="480"/>
          <w:marRight w:val="0"/>
          <w:marTop w:val="0"/>
          <w:marBottom w:val="0"/>
          <w:divBdr>
            <w:top w:val="none" w:sz="0" w:space="0" w:color="auto"/>
            <w:left w:val="none" w:sz="0" w:space="0" w:color="auto"/>
            <w:bottom w:val="none" w:sz="0" w:space="0" w:color="auto"/>
            <w:right w:val="none" w:sz="0" w:space="0" w:color="auto"/>
          </w:divBdr>
        </w:div>
        <w:div w:id="871383621">
          <w:marLeft w:val="480"/>
          <w:marRight w:val="0"/>
          <w:marTop w:val="0"/>
          <w:marBottom w:val="0"/>
          <w:divBdr>
            <w:top w:val="none" w:sz="0" w:space="0" w:color="auto"/>
            <w:left w:val="none" w:sz="0" w:space="0" w:color="auto"/>
            <w:bottom w:val="none" w:sz="0" w:space="0" w:color="auto"/>
            <w:right w:val="none" w:sz="0" w:space="0" w:color="auto"/>
          </w:divBdr>
        </w:div>
        <w:div w:id="1139958481">
          <w:marLeft w:val="480"/>
          <w:marRight w:val="0"/>
          <w:marTop w:val="0"/>
          <w:marBottom w:val="0"/>
          <w:divBdr>
            <w:top w:val="none" w:sz="0" w:space="0" w:color="auto"/>
            <w:left w:val="none" w:sz="0" w:space="0" w:color="auto"/>
            <w:bottom w:val="none" w:sz="0" w:space="0" w:color="auto"/>
            <w:right w:val="none" w:sz="0" w:space="0" w:color="auto"/>
          </w:divBdr>
        </w:div>
        <w:div w:id="785275340">
          <w:marLeft w:val="480"/>
          <w:marRight w:val="0"/>
          <w:marTop w:val="0"/>
          <w:marBottom w:val="0"/>
          <w:divBdr>
            <w:top w:val="none" w:sz="0" w:space="0" w:color="auto"/>
            <w:left w:val="none" w:sz="0" w:space="0" w:color="auto"/>
            <w:bottom w:val="none" w:sz="0" w:space="0" w:color="auto"/>
            <w:right w:val="none" w:sz="0" w:space="0" w:color="auto"/>
          </w:divBdr>
        </w:div>
        <w:div w:id="148593906">
          <w:marLeft w:val="480"/>
          <w:marRight w:val="0"/>
          <w:marTop w:val="0"/>
          <w:marBottom w:val="0"/>
          <w:divBdr>
            <w:top w:val="none" w:sz="0" w:space="0" w:color="auto"/>
            <w:left w:val="none" w:sz="0" w:space="0" w:color="auto"/>
            <w:bottom w:val="none" w:sz="0" w:space="0" w:color="auto"/>
            <w:right w:val="none" w:sz="0" w:space="0" w:color="auto"/>
          </w:divBdr>
        </w:div>
        <w:div w:id="619651337">
          <w:marLeft w:val="480"/>
          <w:marRight w:val="0"/>
          <w:marTop w:val="0"/>
          <w:marBottom w:val="0"/>
          <w:divBdr>
            <w:top w:val="none" w:sz="0" w:space="0" w:color="auto"/>
            <w:left w:val="none" w:sz="0" w:space="0" w:color="auto"/>
            <w:bottom w:val="none" w:sz="0" w:space="0" w:color="auto"/>
            <w:right w:val="none" w:sz="0" w:space="0" w:color="auto"/>
          </w:divBdr>
        </w:div>
        <w:div w:id="625738181">
          <w:marLeft w:val="480"/>
          <w:marRight w:val="0"/>
          <w:marTop w:val="0"/>
          <w:marBottom w:val="0"/>
          <w:divBdr>
            <w:top w:val="none" w:sz="0" w:space="0" w:color="auto"/>
            <w:left w:val="none" w:sz="0" w:space="0" w:color="auto"/>
            <w:bottom w:val="none" w:sz="0" w:space="0" w:color="auto"/>
            <w:right w:val="none" w:sz="0" w:space="0" w:color="auto"/>
          </w:divBdr>
        </w:div>
        <w:div w:id="1278411588">
          <w:marLeft w:val="480"/>
          <w:marRight w:val="0"/>
          <w:marTop w:val="0"/>
          <w:marBottom w:val="0"/>
          <w:divBdr>
            <w:top w:val="none" w:sz="0" w:space="0" w:color="auto"/>
            <w:left w:val="none" w:sz="0" w:space="0" w:color="auto"/>
            <w:bottom w:val="none" w:sz="0" w:space="0" w:color="auto"/>
            <w:right w:val="none" w:sz="0" w:space="0" w:color="auto"/>
          </w:divBdr>
        </w:div>
        <w:div w:id="800919564">
          <w:marLeft w:val="480"/>
          <w:marRight w:val="0"/>
          <w:marTop w:val="0"/>
          <w:marBottom w:val="0"/>
          <w:divBdr>
            <w:top w:val="none" w:sz="0" w:space="0" w:color="auto"/>
            <w:left w:val="none" w:sz="0" w:space="0" w:color="auto"/>
            <w:bottom w:val="none" w:sz="0" w:space="0" w:color="auto"/>
            <w:right w:val="none" w:sz="0" w:space="0" w:color="auto"/>
          </w:divBdr>
        </w:div>
        <w:div w:id="1440760152">
          <w:marLeft w:val="480"/>
          <w:marRight w:val="0"/>
          <w:marTop w:val="0"/>
          <w:marBottom w:val="0"/>
          <w:divBdr>
            <w:top w:val="none" w:sz="0" w:space="0" w:color="auto"/>
            <w:left w:val="none" w:sz="0" w:space="0" w:color="auto"/>
            <w:bottom w:val="none" w:sz="0" w:space="0" w:color="auto"/>
            <w:right w:val="none" w:sz="0" w:space="0" w:color="auto"/>
          </w:divBdr>
        </w:div>
        <w:div w:id="1704868560">
          <w:marLeft w:val="480"/>
          <w:marRight w:val="0"/>
          <w:marTop w:val="0"/>
          <w:marBottom w:val="0"/>
          <w:divBdr>
            <w:top w:val="none" w:sz="0" w:space="0" w:color="auto"/>
            <w:left w:val="none" w:sz="0" w:space="0" w:color="auto"/>
            <w:bottom w:val="none" w:sz="0" w:space="0" w:color="auto"/>
            <w:right w:val="none" w:sz="0" w:space="0" w:color="auto"/>
          </w:divBdr>
        </w:div>
        <w:div w:id="2082873787">
          <w:marLeft w:val="480"/>
          <w:marRight w:val="0"/>
          <w:marTop w:val="0"/>
          <w:marBottom w:val="0"/>
          <w:divBdr>
            <w:top w:val="none" w:sz="0" w:space="0" w:color="auto"/>
            <w:left w:val="none" w:sz="0" w:space="0" w:color="auto"/>
            <w:bottom w:val="none" w:sz="0" w:space="0" w:color="auto"/>
            <w:right w:val="none" w:sz="0" w:space="0" w:color="auto"/>
          </w:divBdr>
        </w:div>
        <w:div w:id="1854801861">
          <w:marLeft w:val="480"/>
          <w:marRight w:val="0"/>
          <w:marTop w:val="0"/>
          <w:marBottom w:val="0"/>
          <w:divBdr>
            <w:top w:val="none" w:sz="0" w:space="0" w:color="auto"/>
            <w:left w:val="none" w:sz="0" w:space="0" w:color="auto"/>
            <w:bottom w:val="none" w:sz="0" w:space="0" w:color="auto"/>
            <w:right w:val="none" w:sz="0" w:space="0" w:color="auto"/>
          </w:divBdr>
        </w:div>
        <w:div w:id="944532427">
          <w:marLeft w:val="480"/>
          <w:marRight w:val="0"/>
          <w:marTop w:val="0"/>
          <w:marBottom w:val="0"/>
          <w:divBdr>
            <w:top w:val="none" w:sz="0" w:space="0" w:color="auto"/>
            <w:left w:val="none" w:sz="0" w:space="0" w:color="auto"/>
            <w:bottom w:val="none" w:sz="0" w:space="0" w:color="auto"/>
            <w:right w:val="none" w:sz="0" w:space="0" w:color="auto"/>
          </w:divBdr>
        </w:div>
        <w:div w:id="1303578410">
          <w:marLeft w:val="480"/>
          <w:marRight w:val="0"/>
          <w:marTop w:val="0"/>
          <w:marBottom w:val="0"/>
          <w:divBdr>
            <w:top w:val="none" w:sz="0" w:space="0" w:color="auto"/>
            <w:left w:val="none" w:sz="0" w:space="0" w:color="auto"/>
            <w:bottom w:val="none" w:sz="0" w:space="0" w:color="auto"/>
            <w:right w:val="none" w:sz="0" w:space="0" w:color="auto"/>
          </w:divBdr>
        </w:div>
        <w:div w:id="650985018">
          <w:marLeft w:val="480"/>
          <w:marRight w:val="0"/>
          <w:marTop w:val="0"/>
          <w:marBottom w:val="0"/>
          <w:divBdr>
            <w:top w:val="none" w:sz="0" w:space="0" w:color="auto"/>
            <w:left w:val="none" w:sz="0" w:space="0" w:color="auto"/>
            <w:bottom w:val="none" w:sz="0" w:space="0" w:color="auto"/>
            <w:right w:val="none" w:sz="0" w:space="0" w:color="auto"/>
          </w:divBdr>
        </w:div>
        <w:div w:id="490102995">
          <w:marLeft w:val="480"/>
          <w:marRight w:val="0"/>
          <w:marTop w:val="0"/>
          <w:marBottom w:val="0"/>
          <w:divBdr>
            <w:top w:val="none" w:sz="0" w:space="0" w:color="auto"/>
            <w:left w:val="none" w:sz="0" w:space="0" w:color="auto"/>
            <w:bottom w:val="none" w:sz="0" w:space="0" w:color="auto"/>
            <w:right w:val="none" w:sz="0" w:space="0" w:color="auto"/>
          </w:divBdr>
        </w:div>
        <w:div w:id="1788574662">
          <w:marLeft w:val="480"/>
          <w:marRight w:val="0"/>
          <w:marTop w:val="0"/>
          <w:marBottom w:val="0"/>
          <w:divBdr>
            <w:top w:val="none" w:sz="0" w:space="0" w:color="auto"/>
            <w:left w:val="none" w:sz="0" w:space="0" w:color="auto"/>
            <w:bottom w:val="none" w:sz="0" w:space="0" w:color="auto"/>
            <w:right w:val="none" w:sz="0" w:space="0" w:color="auto"/>
          </w:divBdr>
        </w:div>
        <w:div w:id="616908806">
          <w:marLeft w:val="480"/>
          <w:marRight w:val="0"/>
          <w:marTop w:val="0"/>
          <w:marBottom w:val="0"/>
          <w:divBdr>
            <w:top w:val="none" w:sz="0" w:space="0" w:color="auto"/>
            <w:left w:val="none" w:sz="0" w:space="0" w:color="auto"/>
            <w:bottom w:val="none" w:sz="0" w:space="0" w:color="auto"/>
            <w:right w:val="none" w:sz="0" w:space="0" w:color="auto"/>
          </w:divBdr>
        </w:div>
        <w:div w:id="640960253">
          <w:marLeft w:val="480"/>
          <w:marRight w:val="0"/>
          <w:marTop w:val="0"/>
          <w:marBottom w:val="0"/>
          <w:divBdr>
            <w:top w:val="none" w:sz="0" w:space="0" w:color="auto"/>
            <w:left w:val="none" w:sz="0" w:space="0" w:color="auto"/>
            <w:bottom w:val="none" w:sz="0" w:space="0" w:color="auto"/>
            <w:right w:val="none" w:sz="0" w:space="0" w:color="auto"/>
          </w:divBdr>
        </w:div>
        <w:div w:id="787939607">
          <w:marLeft w:val="480"/>
          <w:marRight w:val="0"/>
          <w:marTop w:val="0"/>
          <w:marBottom w:val="0"/>
          <w:divBdr>
            <w:top w:val="none" w:sz="0" w:space="0" w:color="auto"/>
            <w:left w:val="none" w:sz="0" w:space="0" w:color="auto"/>
            <w:bottom w:val="none" w:sz="0" w:space="0" w:color="auto"/>
            <w:right w:val="none" w:sz="0" w:space="0" w:color="auto"/>
          </w:divBdr>
        </w:div>
        <w:div w:id="401375122">
          <w:marLeft w:val="480"/>
          <w:marRight w:val="0"/>
          <w:marTop w:val="0"/>
          <w:marBottom w:val="0"/>
          <w:divBdr>
            <w:top w:val="none" w:sz="0" w:space="0" w:color="auto"/>
            <w:left w:val="none" w:sz="0" w:space="0" w:color="auto"/>
            <w:bottom w:val="none" w:sz="0" w:space="0" w:color="auto"/>
            <w:right w:val="none" w:sz="0" w:space="0" w:color="auto"/>
          </w:divBdr>
        </w:div>
        <w:div w:id="456072364">
          <w:marLeft w:val="480"/>
          <w:marRight w:val="0"/>
          <w:marTop w:val="0"/>
          <w:marBottom w:val="0"/>
          <w:divBdr>
            <w:top w:val="none" w:sz="0" w:space="0" w:color="auto"/>
            <w:left w:val="none" w:sz="0" w:space="0" w:color="auto"/>
            <w:bottom w:val="none" w:sz="0" w:space="0" w:color="auto"/>
            <w:right w:val="none" w:sz="0" w:space="0" w:color="auto"/>
          </w:divBdr>
        </w:div>
        <w:div w:id="977800421">
          <w:marLeft w:val="480"/>
          <w:marRight w:val="0"/>
          <w:marTop w:val="0"/>
          <w:marBottom w:val="0"/>
          <w:divBdr>
            <w:top w:val="none" w:sz="0" w:space="0" w:color="auto"/>
            <w:left w:val="none" w:sz="0" w:space="0" w:color="auto"/>
            <w:bottom w:val="none" w:sz="0" w:space="0" w:color="auto"/>
            <w:right w:val="none" w:sz="0" w:space="0" w:color="auto"/>
          </w:divBdr>
        </w:div>
        <w:div w:id="1137145888">
          <w:marLeft w:val="480"/>
          <w:marRight w:val="0"/>
          <w:marTop w:val="0"/>
          <w:marBottom w:val="0"/>
          <w:divBdr>
            <w:top w:val="none" w:sz="0" w:space="0" w:color="auto"/>
            <w:left w:val="none" w:sz="0" w:space="0" w:color="auto"/>
            <w:bottom w:val="none" w:sz="0" w:space="0" w:color="auto"/>
            <w:right w:val="none" w:sz="0" w:space="0" w:color="auto"/>
          </w:divBdr>
        </w:div>
        <w:div w:id="287054672">
          <w:marLeft w:val="480"/>
          <w:marRight w:val="0"/>
          <w:marTop w:val="0"/>
          <w:marBottom w:val="0"/>
          <w:divBdr>
            <w:top w:val="none" w:sz="0" w:space="0" w:color="auto"/>
            <w:left w:val="none" w:sz="0" w:space="0" w:color="auto"/>
            <w:bottom w:val="none" w:sz="0" w:space="0" w:color="auto"/>
            <w:right w:val="none" w:sz="0" w:space="0" w:color="auto"/>
          </w:divBdr>
        </w:div>
        <w:div w:id="1036925296">
          <w:marLeft w:val="480"/>
          <w:marRight w:val="0"/>
          <w:marTop w:val="0"/>
          <w:marBottom w:val="0"/>
          <w:divBdr>
            <w:top w:val="none" w:sz="0" w:space="0" w:color="auto"/>
            <w:left w:val="none" w:sz="0" w:space="0" w:color="auto"/>
            <w:bottom w:val="none" w:sz="0" w:space="0" w:color="auto"/>
            <w:right w:val="none" w:sz="0" w:space="0" w:color="auto"/>
          </w:divBdr>
        </w:div>
        <w:div w:id="2140146684">
          <w:marLeft w:val="480"/>
          <w:marRight w:val="0"/>
          <w:marTop w:val="0"/>
          <w:marBottom w:val="0"/>
          <w:divBdr>
            <w:top w:val="none" w:sz="0" w:space="0" w:color="auto"/>
            <w:left w:val="none" w:sz="0" w:space="0" w:color="auto"/>
            <w:bottom w:val="none" w:sz="0" w:space="0" w:color="auto"/>
            <w:right w:val="none" w:sz="0" w:space="0" w:color="auto"/>
          </w:divBdr>
        </w:div>
        <w:div w:id="260844727">
          <w:marLeft w:val="480"/>
          <w:marRight w:val="0"/>
          <w:marTop w:val="0"/>
          <w:marBottom w:val="0"/>
          <w:divBdr>
            <w:top w:val="none" w:sz="0" w:space="0" w:color="auto"/>
            <w:left w:val="none" w:sz="0" w:space="0" w:color="auto"/>
            <w:bottom w:val="none" w:sz="0" w:space="0" w:color="auto"/>
            <w:right w:val="none" w:sz="0" w:space="0" w:color="auto"/>
          </w:divBdr>
        </w:div>
        <w:div w:id="1050302302">
          <w:marLeft w:val="480"/>
          <w:marRight w:val="0"/>
          <w:marTop w:val="0"/>
          <w:marBottom w:val="0"/>
          <w:divBdr>
            <w:top w:val="none" w:sz="0" w:space="0" w:color="auto"/>
            <w:left w:val="none" w:sz="0" w:space="0" w:color="auto"/>
            <w:bottom w:val="none" w:sz="0" w:space="0" w:color="auto"/>
            <w:right w:val="none" w:sz="0" w:space="0" w:color="auto"/>
          </w:divBdr>
        </w:div>
        <w:div w:id="1134105033">
          <w:marLeft w:val="480"/>
          <w:marRight w:val="0"/>
          <w:marTop w:val="0"/>
          <w:marBottom w:val="0"/>
          <w:divBdr>
            <w:top w:val="none" w:sz="0" w:space="0" w:color="auto"/>
            <w:left w:val="none" w:sz="0" w:space="0" w:color="auto"/>
            <w:bottom w:val="none" w:sz="0" w:space="0" w:color="auto"/>
            <w:right w:val="none" w:sz="0" w:space="0" w:color="auto"/>
          </w:divBdr>
        </w:div>
        <w:div w:id="516844929">
          <w:marLeft w:val="480"/>
          <w:marRight w:val="0"/>
          <w:marTop w:val="0"/>
          <w:marBottom w:val="0"/>
          <w:divBdr>
            <w:top w:val="none" w:sz="0" w:space="0" w:color="auto"/>
            <w:left w:val="none" w:sz="0" w:space="0" w:color="auto"/>
            <w:bottom w:val="none" w:sz="0" w:space="0" w:color="auto"/>
            <w:right w:val="none" w:sz="0" w:space="0" w:color="auto"/>
          </w:divBdr>
        </w:div>
        <w:div w:id="426461855">
          <w:marLeft w:val="480"/>
          <w:marRight w:val="0"/>
          <w:marTop w:val="0"/>
          <w:marBottom w:val="0"/>
          <w:divBdr>
            <w:top w:val="none" w:sz="0" w:space="0" w:color="auto"/>
            <w:left w:val="none" w:sz="0" w:space="0" w:color="auto"/>
            <w:bottom w:val="none" w:sz="0" w:space="0" w:color="auto"/>
            <w:right w:val="none" w:sz="0" w:space="0" w:color="auto"/>
          </w:divBdr>
        </w:div>
        <w:div w:id="804811729">
          <w:marLeft w:val="480"/>
          <w:marRight w:val="0"/>
          <w:marTop w:val="0"/>
          <w:marBottom w:val="0"/>
          <w:divBdr>
            <w:top w:val="none" w:sz="0" w:space="0" w:color="auto"/>
            <w:left w:val="none" w:sz="0" w:space="0" w:color="auto"/>
            <w:bottom w:val="none" w:sz="0" w:space="0" w:color="auto"/>
            <w:right w:val="none" w:sz="0" w:space="0" w:color="auto"/>
          </w:divBdr>
        </w:div>
        <w:div w:id="801310666">
          <w:marLeft w:val="480"/>
          <w:marRight w:val="0"/>
          <w:marTop w:val="0"/>
          <w:marBottom w:val="0"/>
          <w:divBdr>
            <w:top w:val="none" w:sz="0" w:space="0" w:color="auto"/>
            <w:left w:val="none" w:sz="0" w:space="0" w:color="auto"/>
            <w:bottom w:val="none" w:sz="0" w:space="0" w:color="auto"/>
            <w:right w:val="none" w:sz="0" w:space="0" w:color="auto"/>
          </w:divBdr>
        </w:div>
        <w:div w:id="4794151">
          <w:marLeft w:val="480"/>
          <w:marRight w:val="0"/>
          <w:marTop w:val="0"/>
          <w:marBottom w:val="0"/>
          <w:divBdr>
            <w:top w:val="none" w:sz="0" w:space="0" w:color="auto"/>
            <w:left w:val="none" w:sz="0" w:space="0" w:color="auto"/>
            <w:bottom w:val="none" w:sz="0" w:space="0" w:color="auto"/>
            <w:right w:val="none" w:sz="0" w:space="0" w:color="auto"/>
          </w:divBdr>
        </w:div>
        <w:div w:id="1361980114">
          <w:marLeft w:val="480"/>
          <w:marRight w:val="0"/>
          <w:marTop w:val="0"/>
          <w:marBottom w:val="0"/>
          <w:divBdr>
            <w:top w:val="none" w:sz="0" w:space="0" w:color="auto"/>
            <w:left w:val="none" w:sz="0" w:space="0" w:color="auto"/>
            <w:bottom w:val="none" w:sz="0" w:space="0" w:color="auto"/>
            <w:right w:val="none" w:sz="0" w:space="0" w:color="auto"/>
          </w:divBdr>
        </w:div>
        <w:div w:id="1219239951">
          <w:marLeft w:val="480"/>
          <w:marRight w:val="0"/>
          <w:marTop w:val="0"/>
          <w:marBottom w:val="0"/>
          <w:divBdr>
            <w:top w:val="none" w:sz="0" w:space="0" w:color="auto"/>
            <w:left w:val="none" w:sz="0" w:space="0" w:color="auto"/>
            <w:bottom w:val="none" w:sz="0" w:space="0" w:color="auto"/>
            <w:right w:val="none" w:sz="0" w:space="0" w:color="auto"/>
          </w:divBdr>
        </w:div>
        <w:div w:id="1494953140">
          <w:marLeft w:val="480"/>
          <w:marRight w:val="0"/>
          <w:marTop w:val="0"/>
          <w:marBottom w:val="0"/>
          <w:divBdr>
            <w:top w:val="none" w:sz="0" w:space="0" w:color="auto"/>
            <w:left w:val="none" w:sz="0" w:space="0" w:color="auto"/>
            <w:bottom w:val="none" w:sz="0" w:space="0" w:color="auto"/>
            <w:right w:val="none" w:sz="0" w:space="0" w:color="auto"/>
          </w:divBdr>
        </w:div>
        <w:div w:id="306328247">
          <w:marLeft w:val="480"/>
          <w:marRight w:val="0"/>
          <w:marTop w:val="0"/>
          <w:marBottom w:val="0"/>
          <w:divBdr>
            <w:top w:val="none" w:sz="0" w:space="0" w:color="auto"/>
            <w:left w:val="none" w:sz="0" w:space="0" w:color="auto"/>
            <w:bottom w:val="none" w:sz="0" w:space="0" w:color="auto"/>
            <w:right w:val="none" w:sz="0" w:space="0" w:color="auto"/>
          </w:divBdr>
        </w:div>
        <w:div w:id="733359828">
          <w:marLeft w:val="480"/>
          <w:marRight w:val="0"/>
          <w:marTop w:val="0"/>
          <w:marBottom w:val="0"/>
          <w:divBdr>
            <w:top w:val="none" w:sz="0" w:space="0" w:color="auto"/>
            <w:left w:val="none" w:sz="0" w:space="0" w:color="auto"/>
            <w:bottom w:val="none" w:sz="0" w:space="0" w:color="auto"/>
            <w:right w:val="none" w:sz="0" w:space="0" w:color="auto"/>
          </w:divBdr>
        </w:div>
        <w:div w:id="1281372712">
          <w:marLeft w:val="480"/>
          <w:marRight w:val="0"/>
          <w:marTop w:val="0"/>
          <w:marBottom w:val="0"/>
          <w:divBdr>
            <w:top w:val="none" w:sz="0" w:space="0" w:color="auto"/>
            <w:left w:val="none" w:sz="0" w:space="0" w:color="auto"/>
            <w:bottom w:val="none" w:sz="0" w:space="0" w:color="auto"/>
            <w:right w:val="none" w:sz="0" w:space="0" w:color="auto"/>
          </w:divBdr>
        </w:div>
        <w:div w:id="2047093674">
          <w:marLeft w:val="480"/>
          <w:marRight w:val="0"/>
          <w:marTop w:val="0"/>
          <w:marBottom w:val="0"/>
          <w:divBdr>
            <w:top w:val="none" w:sz="0" w:space="0" w:color="auto"/>
            <w:left w:val="none" w:sz="0" w:space="0" w:color="auto"/>
            <w:bottom w:val="none" w:sz="0" w:space="0" w:color="auto"/>
            <w:right w:val="none" w:sz="0" w:space="0" w:color="auto"/>
          </w:divBdr>
        </w:div>
        <w:div w:id="770202126">
          <w:marLeft w:val="480"/>
          <w:marRight w:val="0"/>
          <w:marTop w:val="0"/>
          <w:marBottom w:val="0"/>
          <w:divBdr>
            <w:top w:val="none" w:sz="0" w:space="0" w:color="auto"/>
            <w:left w:val="none" w:sz="0" w:space="0" w:color="auto"/>
            <w:bottom w:val="none" w:sz="0" w:space="0" w:color="auto"/>
            <w:right w:val="none" w:sz="0" w:space="0" w:color="auto"/>
          </w:divBdr>
        </w:div>
        <w:div w:id="2109234525">
          <w:marLeft w:val="480"/>
          <w:marRight w:val="0"/>
          <w:marTop w:val="0"/>
          <w:marBottom w:val="0"/>
          <w:divBdr>
            <w:top w:val="none" w:sz="0" w:space="0" w:color="auto"/>
            <w:left w:val="none" w:sz="0" w:space="0" w:color="auto"/>
            <w:bottom w:val="none" w:sz="0" w:space="0" w:color="auto"/>
            <w:right w:val="none" w:sz="0" w:space="0" w:color="auto"/>
          </w:divBdr>
        </w:div>
        <w:div w:id="1660108941">
          <w:marLeft w:val="480"/>
          <w:marRight w:val="0"/>
          <w:marTop w:val="0"/>
          <w:marBottom w:val="0"/>
          <w:divBdr>
            <w:top w:val="none" w:sz="0" w:space="0" w:color="auto"/>
            <w:left w:val="none" w:sz="0" w:space="0" w:color="auto"/>
            <w:bottom w:val="none" w:sz="0" w:space="0" w:color="auto"/>
            <w:right w:val="none" w:sz="0" w:space="0" w:color="auto"/>
          </w:divBdr>
        </w:div>
      </w:divsChild>
    </w:div>
    <w:div w:id="339240428">
      <w:bodyDiv w:val="1"/>
      <w:marLeft w:val="0"/>
      <w:marRight w:val="0"/>
      <w:marTop w:val="0"/>
      <w:marBottom w:val="0"/>
      <w:divBdr>
        <w:top w:val="none" w:sz="0" w:space="0" w:color="auto"/>
        <w:left w:val="none" w:sz="0" w:space="0" w:color="auto"/>
        <w:bottom w:val="none" w:sz="0" w:space="0" w:color="auto"/>
        <w:right w:val="none" w:sz="0" w:space="0" w:color="auto"/>
      </w:divBdr>
    </w:div>
    <w:div w:id="339283301">
      <w:bodyDiv w:val="1"/>
      <w:marLeft w:val="0"/>
      <w:marRight w:val="0"/>
      <w:marTop w:val="0"/>
      <w:marBottom w:val="0"/>
      <w:divBdr>
        <w:top w:val="none" w:sz="0" w:space="0" w:color="auto"/>
        <w:left w:val="none" w:sz="0" w:space="0" w:color="auto"/>
        <w:bottom w:val="none" w:sz="0" w:space="0" w:color="auto"/>
        <w:right w:val="none" w:sz="0" w:space="0" w:color="auto"/>
      </w:divBdr>
    </w:div>
    <w:div w:id="339428776">
      <w:bodyDiv w:val="1"/>
      <w:marLeft w:val="0"/>
      <w:marRight w:val="0"/>
      <w:marTop w:val="0"/>
      <w:marBottom w:val="0"/>
      <w:divBdr>
        <w:top w:val="none" w:sz="0" w:space="0" w:color="auto"/>
        <w:left w:val="none" w:sz="0" w:space="0" w:color="auto"/>
        <w:bottom w:val="none" w:sz="0" w:space="0" w:color="auto"/>
        <w:right w:val="none" w:sz="0" w:space="0" w:color="auto"/>
      </w:divBdr>
    </w:div>
    <w:div w:id="339477887">
      <w:bodyDiv w:val="1"/>
      <w:marLeft w:val="0"/>
      <w:marRight w:val="0"/>
      <w:marTop w:val="0"/>
      <w:marBottom w:val="0"/>
      <w:divBdr>
        <w:top w:val="none" w:sz="0" w:space="0" w:color="auto"/>
        <w:left w:val="none" w:sz="0" w:space="0" w:color="auto"/>
        <w:bottom w:val="none" w:sz="0" w:space="0" w:color="auto"/>
        <w:right w:val="none" w:sz="0" w:space="0" w:color="auto"/>
      </w:divBdr>
      <w:divsChild>
        <w:div w:id="49113767">
          <w:marLeft w:val="480"/>
          <w:marRight w:val="0"/>
          <w:marTop w:val="0"/>
          <w:marBottom w:val="0"/>
          <w:divBdr>
            <w:top w:val="none" w:sz="0" w:space="0" w:color="auto"/>
            <w:left w:val="none" w:sz="0" w:space="0" w:color="auto"/>
            <w:bottom w:val="none" w:sz="0" w:space="0" w:color="auto"/>
            <w:right w:val="none" w:sz="0" w:space="0" w:color="auto"/>
          </w:divBdr>
        </w:div>
        <w:div w:id="71588290">
          <w:marLeft w:val="480"/>
          <w:marRight w:val="0"/>
          <w:marTop w:val="0"/>
          <w:marBottom w:val="0"/>
          <w:divBdr>
            <w:top w:val="none" w:sz="0" w:space="0" w:color="auto"/>
            <w:left w:val="none" w:sz="0" w:space="0" w:color="auto"/>
            <w:bottom w:val="none" w:sz="0" w:space="0" w:color="auto"/>
            <w:right w:val="none" w:sz="0" w:space="0" w:color="auto"/>
          </w:divBdr>
        </w:div>
        <w:div w:id="76557356">
          <w:marLeft w:val="480"/>
          <w:marRight w:val="0"/>
          <w:marTop w:val="0"/>
          <w:marBottom w:val="0"/>
          <w:divBdr>
            <w:top w:val="none" w:sz="0" w:space="0" w:color="auto"/>
            <w:left w:val="none" w:sz="0" w:space="0" w:color="auto"/>
            <w:bottom w:val="none" w:sz="0" w:space="0" w:color="auto"/>
            <w:right w:val="none" w:sz="0" w:space="0" w:color="auto"/>
          </w:divBdr>
        </w:div>
        <w:div w:id="141973550">
          <w:marLeft w:val="480"/>
          <w:marRight w:val="0"/>
          <w:marTop w:val="0"/>
          <w:marBottom w:val="0"/>
          <w:divBdr>
            <w:top w:val="none" w:sz="0" w:space="0" w:color="auto"/>
            <w:left w:val="none" w:sz="0" w:space="0" w:color="auto"/>
            <w:bottom w:val="none" w:sz="0" w:space="0" w:color="auto"/>
            <w:right w:val="none" w:sz="0" w:space="0" w:color="auto"/>
          </w:divBdr>
        </w:div>
        <w:div w:id="168564452">
          <w:marLeft w:val="480"/>
          <w:marRight w:val="0"/>
          <w:marTop w:val="0"/>
          <w:marBottom w:val="0"/>
          <w:divBdr>
            <w:top w:val="none" w:sz="0" w:space="0" w:color="auto"/>
            <w:left w:val="none" w:sz="0" w:space="0" w:color="auto"/>
            <w:bottom w:val="none" w:sz="0" w:space="0" w:color="auto"/>
            <w:right w:val="none" w:sz="0" w:space="0" w:color="auto"/>
          </w:divBdr>
        </w:div>
        <w:div w:id="465122249">
          <w:marLeft w:val="480"/>
          <w:marRight w:val="0"/>
          <w:marTop w:val="0"/>
          <w:marBottom w:val="0"/>
          <w:divBdr>
            <w:top w:val="none" w:sz="0" w:space="0" w:color="auto"/>
            <w:left w:val="none" w:sz="0" w:space="0" w:color="auto"/>
            <w:bottom w:val="none" w:sz="0" w:space="0" w:color="auto"/>
            <w:right w:val="none" w:sz="0" w:space="0" w:color="auto"/>
          </w:divBdr>
        </w:div>
        <w:div w:id="469323524">
          <w:marLeft w:val="480"/>
          <w:marRight w:val="0"/>
          <w:marTop w:val="0"/>
          <w:marBottom w:val="0"/>
          <w:divBdr>
            <w:top w:val="none" w:sz="0" w:space="0" w:color="auto"/>
            <w:left w:val="none" w:sz="0" w:space="0" w:color="auto"/>
            <w:bottom w:val="none" w:sz="0" w:space="0" w:color="auto"/>
            <w:right w:val="none" w:sz="0" w:space="0" w:color="auto"/>
          </w:divBdr>
        </w:div>
        <w:div w:id="599332795">
          <w:marLeft w:val="480"/>
          <w:marRight w:val="0"/>
          <w:marTop w:val="0"/>
          <w:marBottom w:val="0"/>
          <w:divBdr>
            <w:top w:val="none" w:sz="0" w:space="0" w:color="auto"/>
            <w:left w:val="none" w:sz="0" w:space="0" w:color="auto"/>
            <w:bottom w:val="none" w:sz="0" w:space="0" w:color="auto"/>
            <w:right w:val="none" w:sz="0" w:space="0" w:color="auto"/>
          </w:divBdr>
        </w:div>
        <w:div w:id="600842731">
          <w:marLeft w:val="480"/>
          <w:marRight w:val="0"/>
          <w:marTop w:val="0"/>
          <w:marBottom w:val="0"/>
          <w:divBdr>
            <w:top w:val="none" w:sz="0" w:space="0" w:color="auto"/>
            <w:left w:val="none" w:sz="0" w:space="0" w:color="auto"/>
            <w:bottom w:val="none" w:sz="0" w:space="0" w:color="auto"/>
            <w:right w:val="none" w:sz="0" w:space="0" w:color="auto"/>
          </w:divBdr>
        </w:div>
        <w:div w:id="716516455">
          <w:marLeft w:val="480"/>
          <w:marRight w:val="0"/>
          <w:marTop w:val="0"/>
          <w:marBottom w:val="0"/>
          <w:divBdr>
            <w:top w:val="none" w:sz="0" w:space="0" w:color="auto"/>
            <w:left w:val="none" w:sz="0" w:space="0" w:color="auto"/>
            <w:bottom w:val="none" w:sz="0" w:space="0" w:color="auto"/>
            <w:right w:val="none" w:sz="0" w:space="0" w:color="auto"/>
          </w:divBdr>
        </w:div>
        <w:div w:id="823618500">
          <w:marLeft w:val="480"/>
          <w:marRight w:val="0"/>
          <w:marTop w:val="0"/>
          <w:marBottom w:val="0"/>
          <w:divBdr>
            <w:top w:val="none" w:sz="0" w:space="0" w:color="auto"/>
            <w:left w:val="none" w:sz="0" w:space="0" w:color="auto"/>
            <w:bottom w:val="none" w:sz="0" w:space="0" w:color="auto"/>
            <w:right w:val="none" w:sz="0" w:space="0" w:color="auto"/>
          </w:divBdr>
        </w:div>
      </w:divsChild>
    </w:div>
    <w:div w:id="339553248">
      <w:bodyDiv w:val="1"/>
      <w:marLeft w:val="0"/>
      <w:marRight w:val="0"/>
      <w:marTop w:val="0"/>
      <w:marBottom w:val="0"/>
      <w:divBdr>
        <w:top w:val="none" w:sz="0" w:space="0" w:color="auto"/>
        <w:left w:val="none" w:sz="0" w:space="0" w:color="auto"/>
        <w:bottom w:val="none" w:sz="0" w:space="0" w:color="auto"/>
        <w:right w:val="none" w:sz="0" w:space="0" w:color="auto"/>
      </w:divBdr>
    </w:div>
    <w:div w:id="339627594">
      <w:bodyDiv w:val="1"/>
      <w:marLeft w:val="0"/>
      <w:marRight w:val="0"/>
      <w:marTop w:val="0"/>
      <w:marBottom w:val="0"/>
      <w:divBdr>
        <w:top w:val="none" w:sz="0" w:space="0" w:color="auto"/>
        <w:left w:val="none" w:sz="0" w:space="0" w:color="auto"/>
        <w:bottom w:val="none" w:sz="0" w:space="0" w:color="auto"/>
        <w:right w:val="none" w:sz="0" w:space="0" w:color="auto"/>
      </w:divBdr>
    </w:div>
    <w:div w:id="339703543">
      <w:bodyDiv w:val="1"/>
      <w:marLeft w:val="0"/>
      <w:marRight w:val="0"/>
      <w:marTop w:val="0"/>
      <w:marBottom w:val="0"/>
      <w:divBdr>
        <w:top w:val="none" w:sz="0" w:space="0" w:color="auto"/>
        <w:left w:val="none" w:sz="0" w:space="0" w:color="auto"/>
        <w:bottom w:val="none" w:sz="0" w:space="0" w:color="auto"/>
        <w:right w:val="none" w:sz="0" w:space="0" w:color="auto"/>
      </w:divBdr>
    </w:div>
    <w:div w:id="339739707">
      <w:bodyDiv w:val="1"/>
      <w:marLeft w:val="0"/>
      <w:marRight w:val="0"/>
      <w:marTop w:val="0"/>
      <w:marBottom w:val="0"/>
      <w:divBdr>
        <w:top w:val="none" w:sz="0" w:space="0" w:color="auto"/>
        <w:left w:val="none" w:sz="0" w:space="0" w:color="auto"/>
        <w:bottom w:val="none" w:sz="0" w:space="0" w:color="auto"/>
        <w:right w:val="none" w:sz="0" w:space="0" w:color="auto"/>
      </w:divBdr>
    </w:div>
    <w:div w:id="339746832">
      <w:bodyDiv w:val="1"/>
      <w:marLeft w:val="0"/>
      <w:marRight w:val="0"/>
      <w:marTop w:val="0"/>
      <w:marBottom w:val="0"/>
      <w:divBdr>
        <w:top w:val="none" w:sz="0" w:space="0" w:color="auto"/>
        <w:left w:val="none" w:sz="0" w:space="0" w:color="auto"/>
        <w:bottom w:val="none" w:sz="0" w:space="0" w:color="auto"/>
        <w:right w:val="none" w:sz="0" w:space="0" w:color="auto"/>
      </w:divBdr>
    </w:div>
    <w:div w:id="339821691">
      <w:bodyDiv w:val="1"/>
      <w:marLeft w:val="0"/>
      <w:marRight w:val="0"/>
      <w:marTop w:val="0"/>
      <w:marBottom w:val="0"/>
      <w:divBdr>
        <w:top w:val="none" w:sz="0" w:space="0" w:color="auto"/>
        <w:left w:val="none" w:sz="0" w:space="0" w:color="auto"/>
        <w:bottom w:val="none" w:sz="0" w:space="0" w:color="auto"/>
        <w:right w:val="none" w:sz="0" w:space="0" w:color="auto"/>
      </w:divBdr>
    </w:div>
    <w:div w:id="339938824">
      <w:bodyDiv w:val="1"/>
      <w:marLeft w:val="0"/>
      <w:marRight w:val="0"/>
      <w:marTop w:val="0"/>
      <w:marBottom w:val="0"/>
      <w:divBdr>
        <w:top w:val="none" w:sz="0" w:space="0" w:color="auto"/>
        <w:left w:val="none" w:sz="0" w:space="0" w:color="auto"/>
        <w:bottom w:val="none" w:sz="0" w:space="0" w:color="auto"/>
        <w:right w:val="none" w:sz="0" w:space="0" w:color="auto"/>
      </w:divBdr>
    </w:div>
    <w:div w:id="340091435">
      <w:bodyDiv w:val="1"/>
      <w:marLeft w:val="0"/>
      <w:marRight w:val="0"/>
      <w:marTop w:val="0"/>
      <w:marBottom w:val="0"/>
      <w:divBdr>
        <w:top w:val="none" w:sz="0" w:space="0" w:color="auto"/>
        <w:left w:val="none" w:sz="0" w:space="0" w:color="auto"/>
        <w:bottom w:val="none" w:sz="0" w:space="0" w:color="auto"/>
        <w:right w:val="none" w:sz="0" w:space="0" w:color="auto"/>
      </w:divBdr>
    </w:div>
    <w:div w:id="340158132">
      <w:bodyDiv w:val="1"/>
      <w:marLeft w:val="0"/>
      <w:marRight w:val="0"/>
      <w:marTop w:val="0"/>
      <w:marBottom w:val="0"/>
      <w:divBdr>
        <w:top w:val="none" w:sz="0" w:space="0" w:color="auto"/>
        <w:left w:val="none" w:sz="0" w:space="0" w:color="auto"/>
        <w:bottom w:val="none" w:sz="0" w:space="0" w:color="auto"/>
        <w:right w:val="none" w:sz="0" w:space="0" w:color="auto"/>
      </w:divBdr>
    </w:div>
    <w:div w:id="340355157">
      <w:bodyDiv w:val="1"/>
      <w:marLeft w:val="0"/>
      <w:marRight w:val="0"/>
      <w:marTop w:val="0"/>
      <w:marBottom w:val="0"/>
      <w:divBdr>
        <w:top w:val="none" w:sz="0" w:space="0" w:color="auto"/>
        <w:left w:val="none" w:sz="0" w:space="0" w:color="auto"/>
        <w:bottom w:val="none" w:sz="0" w:space="0" w:color="auto"/>
        <w:right w:val="none" w:sz="0" w:space="0" w:color="auto"/>
      </w:divBdr>
    </w:div>
    <w:div w:id="340543919">
      <w:bodyDiv w:val="1"/>
      <w:marLeft w:val="0"/>
      <w:marRight w:val="0"/>
      <w:marTop w:val="0"/>
      <w:marBottom w:val="0"/>
      <w:divBdr>
        <w:top w:val="none" w:sz="0" w:space="0" w:color="auto"/>
        <w:left w:val="none" w:sz="0" w:space="0" w:color="auto"/>
        <w:bottom w:val="none" w:sz="0" w:space="0" w:color="auto"/>
        <w:right w:val="none" w:sz="0" w:space="0" w:color="auto"/>
      </w:divBdr>
    </w:div>
    <w:div w:id="340550721">
      <w:bodyDiv w:val="1"/>
      <w:marLeft w:val="0"/>
      <w:marRight w:val="0"/>
      <w:marTop w:val="0"/>
      <w:marBottom w:val="0"/>
      <w:divBdr>
        <w:top w:val="none" w:sz="0" w:space="0" w:color="auto"/>
        <w:left w:val="none" w:sz="0" w:space="0" w:color="auto"/>
        <w:bottom w:val="none" w:sz="0" w:space="0" w:color="auto"/>
        <w:right w:val="none" w:sz="0" w:space="0" w:color="auto"/>
      </w:divBdr>
    </w:div>
    <w:div w:id="340592109">
      <w:bodyDiv w:val="1"/>
      <w:marLeft w:val="0"/>
      <w:marRight w:val="0"/>
      <w:marTop w:val="0"/>
      <w:marBottom w:val="0"/>
      <w:divBdr>
        <w:top w:val="none" w:sz="0" w:space="0" w:color="auto"/>
        <w:left w:val="none" w:sz="0" w:space="0" w:color="auto"/>
        <w:bottom w:val="none" w:sz="0" w:space="0" w:color="auto"/>
        <w:right w:val="none" w:sz="0" w:space="0" w:color="auto"/>
      </w:divBdr>
    </w:div>
    <w:div w:id="340745255">
      <w:bodyDiv w:val="1"/>
      <w:marLeft w:val="0"/>
      <w:marRight w:val="0"/>
      <w:marTop w:val="0"/>
      <w:marBottom w:val="0"/>
      <w:divBdr>
        <w:top w:val="none" w:sz="0" w:space="0" w:color="auto"/>
        <w:left w:val="none" w:sz="0" w:space="0" w:color="auto"/>
        <w:bottom w:val="none" w:sz="0" w:space="0" w:color="auto"/>
        <w:right w:val="none" w:sz="0" w:space="0" w:color="auto"/>
      </w:divBdr>
    </w:div>
    <w:div w:id="340934857">
      <w:bodyDiv w:val="1"/>
      <w:marLeft w:val="0"/>
      <w:marRight w:val="0"/>
      <w:marTop w:val="0"/>
      <w:marBottom w:val="0"/>
      <w:divBdr>
        <w:top w:val="none" w:sz="0" w:space="0" w:color="auto"/>
        <w:left w:val="none" w:sz="0" w:space="0" w:color="auto"/>
        <w:bottom w:val="none" w:sz="0" w:space="0" w:color="auto"/>
        <w:right w:val="none" w:sz="0" w:space="0" w:color="auto"/>
      </w:divBdr>
    </w:div>
    <w:div w:id="341208050">
      <w:bodyDiv w:val="1"/>
      <w:marLeft w:val="0"/>
      <w:marRight w:val="0"/>
      <w:marTop w:val="0"/>
      <w:marBottom w:val="0"/>
      <w:divBdr>
        <w:top w:val="none" w:sz="0" w:space="0" w:color="auto"/>
        <w:left w:val="none" w:sz="0" w:space="0" w:color="auto"/>
        <w:bottom w:val="none" w:sz="0" w:space="0" w:color="auto"/>
        <w:right w:val="none" w:sz="0" w:space="0" w:color="auto"/>
      </w:divBdr>
    </w:div>
    <w:div w:id="341322410">
      <w:bodyDiv w:val="1"/>
      <w:marLeft w:val="0"/>
      <w:marRight w:val="0"/>
      <w:marTop w:val="0"/>
      <w:marBottom w:val="0"/>
      <w:divBdr>
        <w:top w:val="none" w:sz="0" w:space="0" w:color="auto"/>
        <w:left w:val="none" w:sz="0" w:space="0" w:color="auto"/>
        <w:bottom w:val="none" w:sz="0" w:space="0" w:color="auto"/>
        <w:right w:val="none" w:sz="0" w:space="0" w:color="auto"/>
      </w:divBdr>
    </w:div>
    <w:div w:id="341395301">
      <w:bodyDiv w:val="1"/>
      <w:marLeft w:val="0"/>
      <w:marRight w:val="0"/>
      <w:marTop w:val="0"/>
      <w:marBottom w:val="0"/>
      <w:divBdr>
        <w:top w:val="none" w:sz="0" w:space="0" w:color="auto"/>
        <w:left w:val="none" w:sz="0" w:space="0" w:color="auto"/>
        <w:bottom w:val="none" w:sz="0" w:space="0" w:color="auto"/>
        <w:right w:val="none" w:sz="0" w:space="0" w:color="auto"/>
      </w:divBdr>
    </w:div>
    <w:div w:id="341514805">
      <w:bodyDiv w:val="1"/>
      <w:marLeft w:val="0"/>
      <w:marRight w:val="0"/>
      <w:marTop w:val="0"/>
      <w:marBottom w:val="0"/>
      <w:divBdr>
        <w:top w:val="none" w:sz="0" w:space="0" w:color="auto"/>
        <w:left w:val="none" w:sz="0" w:space="0" w:color="auto"/>
        <w:bottom w:val="none" w:sz="0" w:space="0" w:color="auto"/>
        <w:right w:val="none" w:sz="0" w:space="0" w:color="auto"/>
      </w:divBdr>
    </w:div>
    <w:div w:id="341705174">
      <w:bodyDiv w:val="1"/>
      <w:marLeft w:val="0"/>
      <w:marRight w:val="0"/>
      <w:marTop w:val="0"/>
      <w:marBottom w:val="0"/>
      <w:divBdr>
        <w:top w:val="none" w:sz="0" w:space="0" w:color="auto"/>
        <w:left w:val="none" w:sz="0" w:space="0" w:color="auto"/>
        <w:bottom w:val="none" w:sz="0" w:space="0" w:color="auto"/>
        <w:right w:val="none" w:sz="0" w:space="0" w:color="auto"/>
      </w:divBdr>
    </w:div>
    <w:div w:id="341709667">
      <w:bodyDiv w:val="1"/>
      <w:marLeft w:val="0"/>
      <w:marRight w:val="0"/>
      <w:marTop w:val="0"/>
      <w:marBottom w:val="0"/>
      <w:divBdr>
        <w:top w:val="none" w:sz="0" w:space="0" w:color="auto"/>
        <w:left w:val="none" w:sz="0" w:space="0" w:color="auto"/>
        <w:bottom w:val="none" w:sz="0" w:space="0" w:color="auto"/>
        <w:right w:val="none" w:sz="0" w:space="0" w:color="auto"/>
      </w:divBdr>
    </w:div>
    <w:div w:id="341862366">
      <w:bodyDiv w:val="1"/>
      <w:marLeft w:val="0"/>
      <w:marRight w:val="0"/>
      <w:marTop w:val="0"/>
      <w:marBottom w:val="0"/>
      <w:divBdr>
        <w:top w:val="none" w:sz="0" w:space="0" w:color="auto"/>
        <w:left w:val="none" w:sz="0" w:space="0" w:color="auto"/>
        <w:bottom w:val="none" w:sz="0" w:space="0" w:color="auto"/>
        <w:right w:val="none" w:sz="0" w:space="0" w:color="auto"/>
      </w:divBdr>
    </w:div>
    <w:div w:id="341980052">
      <w:bodyDiv w:val="1"/>
      <w:marLeft w:val="0"/>
      <w:marRight w:val="0"/>
      <w:marTop w:val="0"/>
      <w:marBottom w:val="0"/>
      <w:divBdr>
        <w:top w:val="none" w:sz="0" w:space="0" w:color="auto"/>
        <w:left w:val="none" w:sz="0" w:space="0" w:color="auto"/>
        <w:bottom w:val="none" w:sz="0" w:space="0" w:color="auto"/>
        <w:right w:val="none" w:sz="0" w:space="0" w:color="auto"/>
      </w:divBdr>
    </w:div>
    <w:div w:id="342048354">
      <w:bodyDiv w:val="1"/>
      <w:marLeft w:val="0"/>
      <w:marRight w:val="0"/>
      <w:marTop w:val="0"/>
      <w:marBottom w:val="0"/>
      <w:divBdr>
        <w:top w:val="none" w:sz="0" w:space="0" w:color="auto"/>
        <w:left w:val="none" w:sz="0" w:space="0" w:color="auto"/>
        <w:bottom w:val="none" w:sz="0" w:space="0" w:color="auto"/>
        <w:right w:val="none" w:sz="0" w:space="0" w:color="auto"/>
      </w:divBdr>
    </w:div>
    <w:div w:id="342056751">
      <w:bodyDiv w:val="1"/>
      <w:marLeft w:val="0"/>
      <w:marRight w:val="0"/>
      <w:marTop w:val="0"/>
      <w:marBottom w:val="0"/>
      <w:divBdr>
        <w:top w:val="none" w:sz="0" w:space="0" w:color="auto"/>
        <w:left w:val="none" w:sz="0" w:space="0" w:color="auto"/>
        <w:bottom w:val="none" w:sz="0" w:space="0" w:color="auto"/>
        <w:right w:val="none" w:sz="0" w:space="0" w:color="auto"/>
      </w:divBdr>
    </w:div>
    <w:div w:id="342325550">
      <w:bodyDiv w:val="1"/>
      <w:marLeft w:val="0"/>
      <w:marRight w:val="0"/>
      <w:marTop w:val="0"/>
      <w:marBottom w:val="0"/>
      <w:divBdr>
        <w:top w:val="none" w:sz="0" w:space="0" w:color="auto"/>
        <w:left w:val="none" w:sz="0" w:space="0" w:color="auto"/>
        <w:bottom w:val="none" w:sz="0" w:space="0" w:color="auto"/>
        <w:right w:val="none" w:sz="0" w:space="0" w:color="auto"/>
      </w:divBdr>
    </w:div>
    <w:div w:id="342392025">
      <w:bodyDiv w:val="1"/>
      <w:marLeft w:val="0"/>
      <w:marRight w:val="0"/>
      <w:marTop w:val="0"/>
      <w:marBottom w:val="0"/>
      <w:divBdr>
        <w:top w:val="none" w:sz="0" w:space="0" w:color="auto"/>
        <w:left w:val="none" w:sz="0" w:space="0" w:color="auto"/>
        <w:bottom w:val="none" w:sz="0" w:space="0" w:color="auto"/>
        <w:right w:val="none" w:sz="0" w:space="0" w:color="auto"/>
      </w:divBdr>
    </w:div>
    <w:div w:id="342435637">
      <w:bodyDiv w:val="1"/>
      <w:marLeft w:val="0"/>
      <w:marRight w:val="0"/>
      <w:marTop w:val="0"/>
      <w:marBottom w:val="0"/>
      <w:divBdr>
        <w:top w:val="none" w:sz="0" w:space="0" w:color="auto"/>
        <w:left w:val="none" w:sz="0" w:space="0" w:color="auto"/>
        <w:bottom w:val="none" w:sz="0" w:space="0" w:color="auto"/>
        <w:right w:val="none" w:sz="0" w:space="0" w:color="auto"/>
      </w:divBdr>
    </w:div>
    <w:div w:id="342511056">
      <w:bodyDiv w:val="1"/>
      <w:marLeft w:val="0"/>
      <w:marRight w:val="0"/>
      <w:marTop w:val="0"/>
      <w:marBottom w:val="0"/>
      <w:divBdr>
        <w:top w:val="none" w:sz="0" w:space="0" w:color="auto"/>
        <w:left w:val="none" w:sz="0" w:space="0" w:color="auto"/>
        <w:bottom w:val="none" w:sz="0" w:space="0" w:color="auto"/>
        <w:right w:val="none" w:sz="0" w:space="0" w:color="auto"/>
      </w:divBdr>
    </w:div>
    <w:div w:id="342516017">
      <w:bodyDiv w:val="1"/>
      <w:marLeft w:val="0"/>
      <w:marRight w:val="0"/>
      <w:marTop w:val="0"/>
      <w:marBottom w:val="0"/>
      <w:divBdr>
        <w:top w:val="none" w:sz="0" w:space="0" w:color="auto"/>
        <w:left w:val="none" w:sz="0" w:space="0" w:color="auto"/>
        <w:bottom w:val="none" w:sz="0" w:space="0" w:color="auto"/>
        <w:right w:val="none" w:sz="0" w:space="0" w:color="auto"/>
      </w:divBdr>
    </w:div>
    <w:div w:id="342705865">
      <w:bodyDiv w:val="1"/>
      <w:marLeft w:val="0"/>
      <w:marRight w:val="0"/>
      <w:marTop w:val="0"/>
      <w:marBottom w:val="0"/>
      <w:divBdr>
        <w:top w:val="none" w:sz="0" w:space="0" w:color="auto"/>
        <w:left w:val="none" w:sz="0" w:space="0" w:color="auto"/>
        <w:bottom w:val="none" w:sz="0" w:space="0" w:color="auto"/>
        <w:right w:val="none" w:sz="0" w:space="0" w:color="auto"/>
      </w:divBdr>
    </w:div>
    <w:div w:id="342708885">
      <w:bodyDiv w:val="1"/>
      <w:marLeft w:val="0"/>
      <w:marRight w:val="0"/>
      <w:marTop w:val="0"/>
      <w:marBottom w:val="0"/>
      <w:divBdr>
        <w:top w:val="none" w:sz="0" w:space="0" w:color="auto"/>
        <w:left w:val="none" w:sz="0" w:space="0" w:color="auto"/>
        <w:bottom w:val="none" w:sz="0" w:space="0" w:color="auto"/>
        <w:right w:val="none" w:sz="0" w:space="0" w:color="auto"/>
      </w:divBdr>
      <w:divsChild>
        <w:div w:id="28997897">
          <w:marLeft w:val="480"/>
          <w:marRight w:val="0"/>
          <w:marTop w:val="0"/>
          <w:marBottom w:val="0"/>
          <w:divBdr>
            <w:top w:val="none" w:sz="0" w:space="0" w:color="auto"/>
            <w:left w:val="none" w:sz="0" w:space="0" w:color="auto"/>
            <w:bottom w:val="none" w:sz="0" w:space="0" w:color="auto"/>
            <w:right w:val="none" w:sz="0" w:space="0" w:color="auto"/>
          </w:divBdr>
        </w:div>
        <w:div w:id="91127415">
          <w:marLeft w:val="480"/>
          <w:marRight w:val="0"/>
          <w:marTop w:val="0"/>
          <w:marBottom w:val="0"/>
          <w:divBdr>
            <w:top w:val="none" w:sz="0" w:space="0" w:color="auto"/>
            <w:left w:val="none" w:sz="0" w:space="0" w:color="auto"/>
            <w:bottom w:val="none" w:sz="0" w:space="0" w:color="auto"/>
            <w:right w:val="none" w:sz="0" w:space="0" w:color="auto"/>
          </w:divBdr>
        </w:div>
        <w:div w:id="256448493">
          <w:marLeft w:val="480"/>
          <w:marRight w:val="0"/>
          <w:marTop w:val="0"/>
          <w:marBottom w:val="0"/>
          <w:divBdr>
            <w:top w:val="none" w:sz="0" w:space="0" w:color="auto"/>
            <w:left w:val="none" w:sz="0" w:space="0" w:color="auto"/>
            <w:bottom w:val="none" w:sz="0" w:space="0" w:color="auto"/>
            <w:right w:val="none" w:sz="0" w:space="0" w:color="auto"/>
          </w:divBdr>
        </w:div>
        <w:div w:id="691997503">
          <w:marLeft w:val="480"/>
          <w:marRight w:val="0"/>
          <w:marTop w:val="0"/>
          <w:marBottom w:val="0"/>
          <w:divBdr>
            <w:top w:val="none" w:sz="0" w:space="0" w:color="auto"/>
            <w:left w:val="none" w:sz="0" w:space="0" w:color="auto"/>
            <w:bottom w:val="none" w:sz="0" w:space="0" w:color="auto"/>
            <w:right w:val="none" w:sz="0" w:space="0" w:color="auto"/>
          </w:divBdr>
        </w:div>
        <w:div w:id="726145479">
          <w:marLeft w:val="480"/>
          <w:marRight w:val="0"/>
          <w:marTop w:val="0"/>
          <w:marBottom w:val="0"/>
          <w:divBdr>
            <w:top w:val="none" w:sz="0" w:space="0" w:color="auto"/>
            <w:left w:val="none" w:sz="0" w:space="0" w:color="auto"/>
            <w:bottom w:val="none" w:sz="0" w:space="0" w:color="auto"/>
            <w:right w:val="none" w:sz="0" w:space="0" w:color="auto"/>
          </w:divBdr>
        </w:div>
        <w:div w:id="752317770">
          <w:marLeft w:val="480"/>
          <w:marRight w:val="0"/>
          <w:marTop w:val="0"/>
          <w:marBottom w:val="0"/>
          <w:divBdr>
            <w:top w:val="none" w:sz="0" w:space="0" w:color="auto"/>
            <w:left w:val="none" w:sz="0" w:space="0" w:color="auto"/>
            <w:bottom w:val="none" w:sz="0" w:space="0" w:color="auto"/>
            <w:right w:val="none" w:sz="0" w:space="0" w:color="auto"/>
          </w:divBdr>
        </w:div>
      </w:divsChild>
    </w:div>
    <w:div w:id="342823046">
      <w:bodyDiv w:val="1"/>
      <w:marLeft w:val="0"/>
      <w:marRight w:val="0"/>
      <w:marTop w:val="0"/>
      <w:marBottom w:val="0"/>
      <w:divBdr>
        <w:top w:val="none" w:sz="0" w:space="0" w:color="auto"/>
        <w:left w:val="none" w:sz="0" w:space="0" w:color="auto"/>
        <w:bottom w:val="none" w:sz="0" w:space="0" w:color="auto"/>
        <w:right w:val="none" w:sz="0" w:space="0" w:color="auto"/>
      </w:divBdr>
    </w:div>
    <w:div w:id="342899685">
      <w:bodyDiv w:val="1"/>
      <w:marLeft w:val="0"/>
      <w:marRight w:val="0"/>
      <w:marTop w:val="0"/>
      <w:marBottom w:val="0"/>
      <w:divBdr>
        <w:top w:val="none" w:sz="0" w:space="0" w:color="auto"/>
        <w:left w:val="none" w:sz="0" w:space="0" w:color="auto"/>
        <w:bottom w:val="none" w:sz="0" w:space="0" w:color="auto"/>
        <w:right w:val="none" w:sz="0" w:space="0" w:color="auto"/>
      </w:divBdr>
    </w:div>
    <w:div w:id="343018962">
      <w:bodyDiv w:val="1"/>
      <w:marLeft w:val="0"/>
      <w:marRight w:val="0"/>
      <w:marTop w:val="0"/>
      <w:marBottom w:val="0"/>
      <w:divBdr>
        <w:top w:val="none" w:sz="0" w:space="0" w:color="auto"/>
        <w:left w:val="none" w:sz="0" w:space="0" w:color="auto"/>
        <w:bottom w:val="none" w:sz="0" w:space="0" w:color="auto"/>
        <w:right w:val="none" w:sz="0" w:space="0" w:color="auto"/>
      </w:divBdr>
    </w:div>
    <w:div w:id="343019487">
      <w:bodyDiv w:val="1"/>
      <w:marLeft w:val="0"/>
      <w:marRight w:val="0"/>
      <w:marTop w:val="0"/>
      <w:marBottom w:val="0"/>
      <w:divBdr>
        <w:top w:val="none" w:sz="0" w:space="0" w:color="auto"/>
        <w:left w:val="none" w:sz="0" w:space="0" w:color="auto"/>
        <w:bottom w:val="none" w:sz="0" w:space="0" w:color="auto"/>
        <w:right w:val="none" w:sz="0" w:space="0" w:color="auto"/>
      </w:divBdr>
    </w:div>
    <w:div w:id="343093231">
      <w:bodyDiv w:val="1"/>
      <w:marLeft w:val="0"/>
      <w:marRight w:val="0"/>
      <w:marTop w:val="0"/>
      <w:marBottom w:val="0"/>
      <w:divBdr>
        <w:top w:val="none" w:sz="0" w:space="0" w:color="auto"/>
        <w:left w:val="none" w:sz="0" w:space="0" w:color="auto"/>
        <w:bottom w:val="none" w:sz="0" w:space="0" w:color="auto"/>
        <w:right w:val="none" w:sz="0" w:space="0" w:color="auto"/>
      </w:divBdr>
    </w:div>
    <w:div w:id="343212501">
      <w:bodyDiv w:val="1"/>
      <w:marLeft w:val="0"/>
      <w:marRight w:val="0"/>
      <w:marTop w:val="0"/>
      <w:marBottom w:val="0"/>
      <w:divBdr>
        <w:top w:val="none" w:sz="0" w:space="0" w:color="auto"/>
        <w:left w:val="none" w:sz="0" w:space="0" w:color="auto"/>
        <w:bottom w:val="none" w:sz="0" w:space="0" w:color="auto"/>
        <w:right w:val="none" w:sz="0" w:space="0" w:color="auto"/>
      </w:divBdr>
    </w:div>
    <w:div w:id="343283757">
      <w:bodyDiv w:val="1"/>
      <w:marLeft w:val="0"/>
      <w:marRight w:val="0"/>
      <w:marTop w:val="0"/>
      <w:marBottom w:val="0"/>
      <w:divBdr>
        <w:top w:val="none" w:sz="0" w:space="0" w:color="auto"/>
        <w:left w:val="none" w:sz="0" w:space="0" w:color="auto"/>
        <w:bottom w:val="none" w:sz="0" w:space="0" w:color="auto"/>
        <w:right w:val="none" w:sz="0" w:space="0" w:color="auto"/>
      </w:divBdr>
    </w:div>
    <w:div w:id="343364844">
      <w:bodyDiv w:val="1"/>
      <w:marLeft w:val="0"/>
      <w:marRight w:val="0"/>
      <w:marTop w:val="0"/>
      <w:marBottom w:val="0"/>
      <w:divBdr>
        <w:top w:val="none" w:sz="0" w:space="0" w:color="auto"/>
        <w:left w:val="none" w:sz="0" w:space="0" w:color="auto"/>
        <w:bottom w:val="none" w:sz="0" w:space="0" w:color="auto"/>
        <w:right w:val="none" w:sz="0" w:space="0" w:color="auto"/>
      </w:divBdr>
    </w:div>
    <w:div w:id="343434535">
      <w:bodyDiv w:val="1"/>
      <w:marLeft w:val="0"/>
      <w:marRight w:val="0"/>
      <w:marTop w:val="0"/>
      <w:marBottom w:val="0"/>
      <w:divBdr>
        <w:top w:val="none" w:sz="0" w:space="0" w:color="auto"/>
        <w:left w:val="none" w:sz="0" w:space="0" w:color="auto"/>
        <w:bottom w:val="none" w:sz="0" w:space="0" w:color="auto"/>
        <w:right w:val="none" w:sz="0" w:space="0" w:color="auto"/>
      </w:divBdr>
    </w:div>
    <w:div w:id="343629152">
      <w:bodyDiv w:val="1"/>
      <w:marLeft w:val="0"/>
      <w:marRight w:val="0"/>
      <w:marTop w:val="0"/>
      <w:marBottom w:val="0"/>
      <w:divBdr>
        <w:top w:val="none" w:sz="0" w:space="0" w:color="auto"/>
        <w:left w:val="none" w:sz="0" w:space="0" w:color="auto"/>
        <w:bottom w:val="none" w:sz="0" w:space="0" w:color="auto"/>
        <w:right w:val="none" w:sz="0" w:space="0" w:color="auto"/>
      </w:divBdr>
    </w:div>
    <w:div w:id="343635022">
      <w:bodyDiv w:val="1"/>
      <w:marLeft w:val="0"/>
      <w:marRight w:val="0"/>
      <w:marTop w:val="0"/>
      <w:marBottom w:val="0"/>
      <w:divBdr>
        <w:top w:val="none" w:sz="0" w:space="0" w:color="auto"/>
        <w:left w:val="none" w:sz="0" w:space="0" w:color="auto"/>
        <w:bottom w:val="none" w:sz="0" w:space="0" w:color="auto"/>
        <w:right w:val="none" w:sz="0" w:space="0" w:color="auto"/>
      </w:divBdr>
    </w:div>
    <w:div w:id="343746100">
      <w:bodyDiv w:val="1"/>
      <w:marLeft w:val="0"/>
      <w:marRight w:val="0"/>
      <w:marTop w:val="0"/>
      <w:marBottom w:val="0"/>
      <w:divBdr>
        <w:top w:val="none" w:sz="0" w:space="0" w:color="auto"/>
        <w:left w:val="none" w:sz="0" w:space="0" w:color="auto"/>
        <w:bottom w:val="none" w:sz="0" w:space="0" w:color="auto"/>
        <w:right w:val="none" w:sz="0" w:space="0" w:color="auto"/>
      </w:divBdr>
    </w:div>
    <w:div w:id="343751642">
      <w:bodyDiv w:val="1"/>
      <w:marLeft w:val="0"/>
      <w:marRight w:val="0"/>
      <w:marTop w:val="0"/>
      <w:marBottom w:val="0"/>
      <w:divBdr>
        <w:top w:val="none" w:sz="0" w:space="0" w:color="auto"/>
        <w:left w:val="none" w:sz="0" w:space="0" w:color="auto"/>
        <w:bottom w:val="none" w:sz="0" w:space="0" w:color="auto"/>
        <w:right w:val="none" w:sz="0" w:space="0" w:color="auto"/>
      </w:divBdr>
    </w:div>
    <w:div w:id="343754266">
      <w:bodyDiv w:val="1"/>
      <w:marLeft w:val="0"/>
      <w:marRight w:val="0"/>
      <w:marTop w:val="0"/>
      <w:marBottom w:val="0"/>
      <w:divBdr>
        <w:top w:val="none" w:sz="0" w:space="0" w:color="auto"/>
        <w:left w:val="none" w:sz="0" w:space="0" w:color="auto"/>
        <w:bottom w:val="none" w:sz="0" w:space="0" w:color="auto"/>
        <w:right w:val="none" w:sz="0" w:space="0" w:color="auto"/>
      </w:divBdr>
    </w:div>
    <w:div w:id="343946855">
      <w:bodyDiv w:val="1"/>
      <w:marLeft w:val="0"/>
      <w:marRight w:val="0"/>
      <w:marTop w:val="0"/>
      <w:marBottom w:val="0"/>
      <w:divBdr>
        <w:top w:val="none" w:sz="0" w:space="0" w:color="auto"/>
        <w:left w:val="none" w:sz="0" w:space="0" w:color="auto"/>
        <w:bottom w:val="none" w:sz="0" w:space="0" w:color="auto"/>
        <w:right w:val="none" w:sz="0" w:space="0" w:color="auto"/>
      </w:divBdr>
    </w:div>
    <w:div w:id="344096053">
      <w:bodyDiv w:val="1"/>
      <w:marLeft w:val="0"/>
      <w:marRight w:val="0"/>
      <w:marTop w:val="0"/>
      <w:marBottom w:val="0"/>
      <w:divBdr>
        <w:top w:val="none" w:sz="0" w:space="0" w:color="auto"/>
        <w:left w:val="none" w:sz="0" w:space="0" w:color="auto"/>
        <w:bottom w:val="none" w:sz="0" w:space="0" w:color="auto"/>
        <w:right w:val="none" w:sz="0" w:space="0" w:color="auto"/>
      </w:divBdr>
    </w:div>
    <w:div w:id="344135410">
      <w:bodyDiv w:val="1"/>
      <w:marLeft w:val="0"/>
      <w:marRight w:val="0"/>
      <w:marTop w:val="0"/>
      <w:marBottom w:val="0"/>
      <w:divBdr>
        <w:top w:val="none" w:sz="0" w:space="0" w:color="auto"/>
        <w:left w:val="none" w:sz="0" w:space="0" w:color="auto"/>
        <w:bottom w:val="none" w:sz="0" w:space="0" w:color="auto"/>
        <w:right w:val="none" w:sz="0" w:space="0" w:color="auto"/>
      </w:divBdr>
    </w:div>
    <w:div w:id="344136464">
      <w:bodyDiv w:val="1"/>
      <w:marLeft w:val="0"/>
      <w:marRight w:val="0"/>
      <w:marTop w:val="0"/>
      <w:marBottom w:val="0"/>
      <w:divBdr>
        <w:top w:val="none" w:sz="0" w:space="0" w:color="auto"/>
        <w:left w:val="none" w:sz="0" w:space="0" w:color="auto"/>
        <w:bottom w:val="none" w:sz="0" w:space="0" w:color="auto"/>
        <w:right w:val="none" w:sz="0" w:space="0" w:color="auto"/>
      </w:divBdr>
    </w:div>
    <w:div w:id="344214462">
      <w:bodyDiv w:val="1"/>
      <w:marLeft w:val="0"/>
      <w:marRight w:val="0"/>
      <w:marTop w:val="0"/>
      <w:marBottom w:val="0"/>
      <w:divBdr>
        <w:top w:val="none" w:sz="0" w:space="0" w:color="auto"/>
        <w:left w:val="none" w:sz="0" w:space="0" w:color="auto"/>
        <w:bottom w:val="none" w:sz="0" w:space="0" w:color="auto"/>
        <w:right w:val="none" w:sz="0" w:space="0" w:color="auto"/>
      </w:divBdr>
    </w:div>
    <w:div w:id="344290421">
      <w:bodyDiv w:val="1"/>
      <w:marLeft w:val="0"/>
      <w:marRight w:val="0"/>
      <w:marTop w:val="0"/>
      <w:marBottom w:val="0"/>
      <w:divBdr>
        <w:top w:val="none" w:sz="0" w:space="0" w:color="auto"/>
        <w:left w:val="none" w:sz="0" w:space="0" w:color="auto"/>
        <w:bottom w:val="none" w:sz="0" w:space="0" w:color="auto"/>
        <w:right w:val="none" w:sz="0" w:space="0" w:color="auto"/>
      </w:divBdr>
    </w:div>
    <w:div w:id="344326279">
      <w:bodyDiv w:val="1"/>
      <w:marLeft w:val="0"/>
      <w:marRight w:val="0"/>
      <w:marTop w:val="0"/>
      <w:marBottom w:val="0"/>
      <w:divBdr>
        <w:top w:val="none" w:sz="0" w:space="0" w:color="auto"/>
        <w:left w:val="none" w:sz="0" w:space="0" w:color="auto"/>
        <w:bottom w:val="none" w:sz="0" w:space="0" w:color="auto"/>
        <w:right w:val="none" w:sz="0" w:space="0" w:color="auto"/>
      </w:divBdr>
    </w:div>
    <w:div w:id="344327841">
      <w:bodyDiv w:val="1"/>
      <w:marLeft w:val="0"/>
      <w:marRight w:val="0"/>
      <w:marTop w:val="0"/>
      <w:marBottom w:val="0"/>
      <w:divBdr>
        <w:top w:val="none" w:sz="0" w:space="0" w:color="auto"/>
        <w:left w:val="none" w:sz="0" w:space="0" w:color="auto"/>
        <w:bottom w:val="none" w:sz="0" w:space="0" w:color="auto"/>
        <w:right w:val="none" w:sz="0" w:space="0" w:color="auto"/>
      </w:divBdr>
    </w:div>
    <w:div w:id="344331959">
      <w:bodyDiv w:val="1"/>
      <w:marLeft w:val="0"/>
      <w:marRight w:val="0"/>
      <w:marTop w:val="0"/>
      <w:marBottom w:val="0"/>
      <w:divBdr>
        <w:top w:val="none" w:sz="0" w:space="0" w:color="auto"/>
        <w:left w:val="none" w:sz="0" w:space="0" w:color="auto"/>
        <w:bottom w:val="none" w:sz="0" w:space="0" w:color="auto"/>
        <w:right w:val="none" w:sz="0" w:space="0" w:color="auto"/>
      </w:divBdr>
    </w:div>
    <w:div w:id="344480448">
      <w:bodyDiv w:val="1"/>
      <w:marLeft w:val="0"/>
      <w:marRight w:val="0"/>
      <w:marTop w:val="0"/>
      <w:marBottom w:val="0"/>
      <w:divBdr>
        <w:top w:val="none" w:sz="0" w:space="0" w:color="auto"/>
        <w:left w:val="none" w:sz="0" w:space="0" w:color="auto"/>
        <w:bottom w:val="none" w:sz="0" w:space="0" w:color="auto"/>
        <w:right w:val="none" w:sz="0" w:space="0" w:color="auto"/>
      </w:divBdr>
    </w:div>
    <w:div w:id="344481656">
      <w:bodyDiv w:val="1"/>
      <w:marLeft w:val="0"/>
      <w:marRight w:val="0"/>
      <w:marTop w:val="0"/>
      <w:marBottom w:val="0"/>
      <w:divBdr>
        <w:top w:val="none" w:sz="0" w:space="0" w:color="auto"/>
        <w:left w:val="none" w:sz="0" w:space="0" w:color="auto"/>
        <w:bottom w:val="none" w:sz="0" w:space="0" w:color="auto"/>
        <w:right w:val="none" w:sz="0" w:space="0" w:color="auto"/>
      </w:divBdr>
    </w:div>
    <w:div w:id="344677456">
      <w:bodyDiv w:val="1"/>
      <w:marLeft w:val="0"/>
      <w:marRight w:val="0"/>
      <w:marTop w:val="0"/>
      <w:marBottom w:val="0"/>
      <w:divBdr>
        <w:top w:val="none" w:sz="0" w:space="0" w:color="auto"/>
        <w:left w:val="none" w:sz="0" w:space="0" w:color="auto"/>
        <w:bottom w:val="none" w:sz="0" w:space="0" w:color="auto"/>
        <w:right w:val="none" w:sz="0" w:space="0" w:color="auto"/>
      </w:divBdr>
    </w:div>
    <w:div w:id="344987918">
      <w:bodyDiv w:val="1"/>
      <w:marLeft w:val="0"/>
      <w:marRight w:val="0"/>
      <w:marTop w:val="0"/>
      <w:marBottom w:val="0"/>
      <w:divBdr>
        <w:top w:val="none" w:sz="0" w:space="0" w:color="auto"/>
        <w:left w:val="none" w:sz="0" w:space="0" w:color="auto"/>
        <w:bottom w:val="none" w:sz="0" w:space="0" w:color="auto"/>
        <w:right w:val="none" w:sz="0" w:space="0" w:color="auto"/>
      </w:divBdr>
    </w:div>
    <w:div w:id="345136344">
      <w:bodyDiv w:val="1"/>
      <w:marLeft w:val="0"/>
      <w:marRight w:val="0"/>
      <w:marTop w:val="0"/>
      <w:marBottom w:val="0"/>
      <w:divBdr>
        <w:top w:val="none" w:sz="0" w:space="0" w:color="auto"/>
        <w:left w:val="none" w:sz="0" w:space="0" w:color="auto"/>
        <w:bottom w:val="none" w:sz="0" w:space="0" w:color="auto"/>
        <w:right w:val="none" w:sz="0" w:space="0" w:color="auto"/>
      </w:divBdr>
    </w:div>
    <w:div w:id="345138860">
      <w:bodyDiv w:val="1"/>
      <w:marLeft w:val="0"/>
      <w:marRight w:val="0"/>
      <w:marTop w:val="0"/>
      <w:marBottom w:val="0"/>
      <w:divBdr>
        <w:top w:val="none" w:sz="0" w:space="0" w:color="auto"/>
        <w:left w:val="none" w:sz="0" w:space="0" w:color="auto"/>
        <w:bottom w:val="none" w:sz="0" w:space="0" w:color="auto"/>
        <w:right w:val="none" w:sz="0" w:space="0" w:color="auto"/>
      </w:divBdr>
    </w:div>
    <w:div w:id="345251213">
      <w:bodyDiv w:val="1"/>
      <w:marLeft w:val="0"/>
      <w:marRight w:val="0"/>
      <w:marTop w:val="0"/>
      <w:marBottom w:val="0"/>
      <w:divBdr>
        <w:top w:val="none" w:sz="0" w:space="0" w:color="auto"/>
        <w:left w:val="none" w:sz="0" w:space="0" w:color="auto"/>
        <w:bottom w:val="none" w:sz="0" w:space="0" w:color="auto"/>
        <w:right w:val="none" w:sz="0" w:space="0" w:color="auto"/>
      </w:divBdr>
    </w:div>
    <w:div w:id="345253794">
      <w:bodyDiv w:val="1"/>
      <w:marLeft w:val="0"/>
      <w:marRight w:val="0"/>
      <w:marTop w:val="0"/>
      <w:marBottom w:val="0"/>
      <w:divBdr>
        <w:top w:val="none" w:sz="0" w:space="0" w:color="auto"/>
        <w:left w:val="none" w:sz="0" w:space="0" w:color="auto"/>
        <w:bottom w:val="none" w:sz="0" w:space="0" w:color="auto"/>
        <w:right w:val="none" w:sz="0" w:space="0" w:color="auto"/>
      </w:divBdr>
    </w:div>
    <w:div w:id="345374960">
      <w:bodyDiv w:val="1"/>
      <w:marLeft w:val="0"/>
      <w:marRight w:val="0"/>
      <w:marTop w:val="0"/>
      <w:marBottom w:val="0"/>
      <w:divBdr>
        <w:top w:val="none" w:sz="0" w:space="0" w:color="auto"/>
        <w:left w:val="none" w:sz="0" w:space="0" w:color="auto"/>
        <w:bottom w:val="none" w:sz="0" w:space="0" w:color="auto"/>
        <w:right w:val="none" w:sz="0" w:space="0" w:color="auto"/>
      </w:divBdr>
    </w:div>
    <w:div w:id="345598841">
      <w:bodyDiv w:val="1"/>
      <w:marLeft w:val="0"/>
      <w:marRight w:val="0"/>
      <w:marTop w:val="0"/>
      <w:marBottom w:val="0"/>
      <w:divBdr>
        <w:top w:val="none" w:sz="0" w:space="0" w:color="auto"/>
        <w:left w:val="none" w:sz="0" w:space="0" w:color="auto"/>
        <w:bottom w:val="none" w:sz="0" w:space="0" w:color="auto"/>
        <w:right w:val="none" w:sz="0" w:space="0" w:color="auto"/>
      </w:divBdr>
    </w:div>
    <w:div w:id="345601754">
      <w:bodyDiv w:val="1"/>
      <w:marLeft w:val="0"/>
      <w:marRight w:val="0"/>
      <w:marTop w:val="0"/>
      <w:marBottom w:val="0"/>
      <w:divBdr>
        <w:top w:val="none" w:sz="0" w:space="0" w:color="auto"/>
        <w:left w:val="none" w:sz="0" w:space="0" w:color="auto"/>
        <w:bottom w:val="none" w:sz="0" w:space="0" w:color="auto"/>
        <w:right w:val="none" w:sz="0" w:space="0" w:color="auto"/>
      </w:divBdr>
    </w:div>
    <w:div w:id="345668129">
      <w:bodyDiv w:val="1"/>
      <w:marLeft w:val="0"/>
      <w:marRight w:val="0"/>
      <w:marTop w:val="0"/>
      <w:marBottom w:val="0"/>
      <w:divBdr>
        <w:top w:val="none" w:sz="0" w:space="0" w:color="auto"/>
        <w:left w:val="none" w:sz="0" w:space="0" w:color="auto"/>
        <w:bottom w:val="none" w:sz="0" w:space="0" w:color="auto"/>
        <w:right w:val="none" w:sz="0" w:space="0" w:color="auto"/>
      </w:divBdr>
    </w:div>
    <w:div w:id="345668510">
      <w:bodyDiv w:val="1"/>
      <w:marLeft w:val="0"/>
      <w:marRight w:val="0"/>
      <w:marTop w:val="0"/>
      <w:marBottom w:val="0"/>
      <w:divBdr>
        <w:top w:val="none" w:sz="0" w:space="0" w:color="auto"/>
        <w:left w:val="none" w:sz="0" w:space="0" w:color="auto"/>
        <w:bottom w:val="none" w:sz="0" w:space="0" w:color="auto"/>
        <w:right w:val="none" w:sz="0" w:space="0" w:color="auto"/>
      </w:divBdr>
    </w:div>
    <w:div w:id="345713266">
      <w:bodyDiv w:val="1"/>
      <w:marLeft w:val="0"/>
      <w:marRight w:val="0"/>
      <w:marTop w:val="0"/>
      <w:marBottom w:val="0"/>
      <w:divBdr>
        <w:top w:val="none" w:sz="0" w:space="0" w:color="auto"/>
        <w:left w:val="none" w:sz="0" w:space="0" w:color="auto"/>
        <w:bottom w:val="none" w:sz="0" w:space="0" w:color="auto"/>
        <w:right w:val="none" w:sz="0" w:space="0" w:color="auto"/>
      </w:divBdr>
    </w:div>
    <w:div w:id="345718943">
      <w:bodyDiv w:val="1"/>
      <w:marLeft w:val="0"/>
      <w:marRight w:val="0"/>
      <w:marTop w:val="0"/>
      <w:marBottom w:val="0"/>
      <w:divBdr>
        <w:top w:val="none" w:sz="0" w:space="0" w:color="auto"/>
        <w:left w:val="none" w:sz="0" w:space="0" w:color="auto"/>
        <w:bottom w:val="none" w:sz="0" w:space="0" w:color="auto"/>
        <w:right w:val="none" w:sz="0" w:space="0" w:color="auto"/>
      </w:divBdr>
    </w:div>
    <w:div w:id="345836976">
      <w:bodyDiv w:val="1"/>
      <w:marLeft w:val="0"/>
      <w:marRight w:val="0"/>
      <w:marTop w:val="0"/>
      <w:marBottom w:val="0"/>
      <w:divBdr>
        <w:top w:val="none" w:sz="0" w:space="0" w:color="auto"/>
        <w:left w:val="none" w:sz="0" w:space="0" w:color="auto"/>
        <w:bottom w:val="none" w:sz="0" w:space="0" w:color="auto"/>
        <w:right w:val="none" w:sz="0" w:space="0" w:color="auto"/>
      </w:divBdr>
    </w:div>
    <w:div w:id="345861430">
      <w:bodyDiv w:val="1"/>
      <w:marLeft w:val="0"/>
      <w:marRight w:val="0"/>
      <w:marTop w:val="0"/>
      <w:marBottom w:val="0"/>
      <w:divBdr>
        <w:top w:val="none" w:sz="0" w:space="0" w:color="auto"/>
        <w:left w:val="none" w:sz="0" w:space="0" w:color="auto"/>
        <w:bottom w:val="none" w:sz="0" w:space="0" w:color="auto"/>
        <w:right w:val="none" w:sz="0" w:space="0" w:color="auto"/>
      </w:divBdr>
    </w:div>
    <w:div w:id="345905358">
      <w:bodyDiv w:val="1"/>
      <w:marLeft w:val="0"/>
      <w:marRight w:val="0"/>
      <w:marTop w:val="0"/>
      <w:marBottom w:val="0"/>
      <w:divBdr>
        <w:top w:val="none" w:sz="0" w:space="0" w:color="auto"/>
        <w:left w:val="none" w:sz="0" w:space="0" w:color="auto"/>
        <w:bottom w:val="none" w:sz="0" w:space="0" w:color="auto"/>
        <w:right w:val="none" w:sz="0" w:space="0" w:color="auto"/>
      </w:divBdr>
    </w:div>
    <w:div w:id="345911695">
      <w:bodyDiv w:val="1"/>
      <w:marLeft w:val="0"/>
      <w:marRight w:val="0"/>
      <w:marTop w:val="0"/>
      <w:marBottom w:val="0"/>
      <w:divBdr>
        <w:top w:val="none" w:sz="0" w:space="0" w:color="auto"/>
        <w:left w:val="none" w:sz="0" w:space="0" w:color="auto"/>
        <w:bottom w:val="none" w:sz="0" w:space="0" w:color="auto"/>
        <w:right w:val="none" w:sz="0" w:space="0" w:color="auto"/>
      </w:divBdr>
    </w:div>
    <w:div w:id="345980795">
      <w:bodyDiv w:val="1"/>
      <w:marLeft w:val="0"/>
      <w:marRight w:val="0"/>
      <w:marTop w:val="0"/>
      <w:marBottom w:val="0"/>
      <w:divBdr>
        <w:top w:val="none" w:sz="0" w:space="0" w:color="auto"/>
        <w:left w:val="none" w:sz="0" w:space="0" w:color="auto"/>
        <w:bottom w:val="none" w:sz="0" w:space="0" w:color="auto"/>
        <w:right w:val="none" w:sz="0" w:space="0" w:color="auto"/>
      </w:divBdr>
    </w:div>
    <w:div w:id="345982359">
      <w:bodyDiv w:val="1"/>
      <w:marLeft w:val="0"/>
      <w:marRight w:val="0"/>
      <w:marTop w:val="0"/>
      <w:marBottom w:val="0"/>
      <w:divBdr>
        <w:top w:val="none" w:sz="0" w:space="0" w:color="auto"/>
        <w:left w:val="none" w:sz="0" w:space="0" w:color="auto"/>
        <w:bottom w:val="none" w:sz="0" w:space="0" w:color="auto"/>
        <w:right w:val="none" w:sz="0" w:space="0" w:color="auto"/>
      </w:divBdr>
    </w:div>
    <w:div w:id="346250692">
      <w:bodyDiv w:val="1"/>
      <w:marLeft w:val="0"/>
      <w:marRight w:val="0"/>
      <w:marTop w:val="0"/>
      <w:marBottom w:val="0"/>
      <w:divBdr>
        <w:top w:val="none" w:sz="0" w:space="0" w:color="auto"/>
        <w:left w:val="none" w:sz="0" w:space="0" w:color="auto"/>
        <w:bottom w:val="none" w:sz="0" w:space="0" w:color="auto"/>
        <w:right w:val="none" w:sz="0" w:space="0" w:color="auto"/>
      </w:divBdr>
      <w:divsChild>
        <w:div w:id="10569624">
          <w:marLeft w:val="480"/>
          <w:marRight w:val="0"/>
          <w:marTop w:val="0"/>
          <w:marBottom w:val="0"/>
          <w:divBdr>
            <w:top w:val="none" w:sz="0" w:space="0" w:color="auto"/>
            <w:left w:val="none" w:sz="0" w:space="0" w:color="auto"/>
            <w:bottom w:val="none" w:sz="0" w:space="0" w:color="auto"/>
            <w:right w:val="none" w:sz="0" w:space="0" w:color="auto"/>
          </w:divBdr>
        </w:div>
        <w:div w:id="78333552">
          <w:marLeft w:val="480"/>
          <w:marRight w:val="0"/>
          <w:marTop w:val="0"/>
          <w:marBottom w:val="0"/>
          <w:divBdr>
            <w:top w:val="none" w:sz="0" w:space="0" w:color="auto"/>
            <w:left w:val="none" w:sz="0" w:space="0" w:color="auto"/>
            <w:bottom w:val="none" w:sz="0" w:space="0" w:color="auto"/>
            <w:right w:val="none" w:sz="0" w:space="0" w:color="auto"/>
          </w:divBdr>
        </w:div>
        <w:div w:id="81026795">
          <w:marLeft w:val="480"/>
          <w:marRight w:val="0"/>
          <w:marTop w:val="0"/>
          <w:marBottom w:val="0"/>
          <w:divBdr>
            <w:top w:val="none" w:sz="0" w:space="0" w:color="auto"/>
            <w:left w:val="none" w:sz="0" w:space="0" w:color="auto"/>
            <w:bottom w:val="none" w:sz="0" w:space="0" w:color="auto"/>
            <w:right w:val="none" w:sz="0" w:space="0" w:color="auto"/>
          </w:divBdr>
        </w:div>
        <w:div w:id="103115657">
          <w:marLeft w:val="480"/>
          <w:marRight w:val="0"/>
          <w:marTop w:val="0"/>
          <w:marBottom w:val="0"/>
          <w:divBdr>
            <w:top w:val="none" w:sz="0" w:space="0" w:color="auto"/>
            <w:left w:val="none" w:sz="0" w:space="0" w:color="auto"/>
            <w:bottom w:val="none" w:sz="0" w:space="0" w:color="auto"/>
            <w:right w:val="none" w:sz="0" w:space="0" w:color="auto"/>
          </w:divBdr>
        </w:div>
        <w:div w:id="113258285">
          <w:marLeft w:val="480"/>
          <w:marRight w:val="0"/>
          <w:marTop w:val="0"/>
          <w:marBottom w:val="0"/>
          <w:divBdr>
            <w:top w:val="none" w:sz="0" w:space="0" w:color="auto"/>
            <w:left w:val="none" w:sz="0" w:space="0" w:color="auto"/>
            <w:bottom w:val="none" w:sz="0" w:space="0" w:color="auto"/>
            <w:right w:val="none" w:sz="0" w:space="0" w:color="auto"/>
          </w:divBdr>
        </w:div>
        <w:div w:id="136268236">
          <w:marLeft w:val="480"/>
          <w:marRight w:val="0"/>
          <w:marTop w:val="0"/>
          <w:marBottom w:val="0"/>
          <w:divBdr>
            <w:top w:val="none" w:sz="0" w:space="0" w:color="auto"/>
            <w:left w:val="none" w:sz="0" w:space="0" w:color="auto"/>
            <w:bottom w:val="none" w:sz="0" w:space="0" w:color="auto"/>
            <w:right w:val="none" w:sz="0" w:space="0" w:color="auto"/>
          </w:divBdr>
        </w:div>
        <w:div w:id="175853975">
          <w:marLeft w:val="480"/>
          <w:marRight w:val="0"/>
          <w:marTop w:val="0"/>
          <w:marBottom w:val="0"/>
          <w:divBdr>
            <w:top w:val="none" w:sz="0" w:space="0" w:color="auto"/>
            <w:left w:val="none" w:sz="0" w:space="0" w:color="auto"/>
            <w:bottom w:val="none" w:sz="0" w:space="0" w:color="auto"/>
            <w:right w:val="none" w:sz="0" w:space="0" w:color="auto"/>
          </w:divBdr>
        </w:div>
        <w:div w:id="188837679">
          <w:marLeft w:val="480"/>
          <w:marRight w:val="0"/>
          <w:marTop w:val="0"/>
          <w:marBottom w:val="0"/>
          <w:divBdr>
            <w:top w:val="none" w:sz="0" w:space="0" w:color="auto"/>
            <w:left w:val="none" w:sz="0" w:space="0" w:color="auto"/>
            <w:bottom w:val="none" w:sz="0" w:space="0" w:color="auto"/>
            <w:right w:val="none" w:sz="0" w:space="0" w:color="auto"/>
          </w:divBdr>
        </w:div>
        <w:div w:id="220022233">
          <w:marLeft w:val="480"/>
          <w:marRight w:val="0"/>
          <w:marTop w:val="0"/>
          <w:marBottom w:val="0"/>
          <w:divBdr>
            <w:top w:val="none" w:sz="0" w:space="0" w:color="auto"/>
            <w:left w:val="none" w:sz="0" w:space="0" w:color="auto"/>
            <w:bottom w:val="none" w:sz="0" w:space="0" w:color="auto"/>
            <w:right w:val="none" w:sz="0" w:space="0" w:color="auto"/>
          </w:divBdr>
        </w:div>
        <w:div w:id="251548922">
          <w:marLeft w:val="480"/>
          <w:marRight w:val="0"/>
          <w:marTop w:val="0"/>
          <w:marBottom w:val="0"/>
          <w:divBdr>
            <w:top w:val="none" w:sz="0" w:space="0" w:color="auto"/>
            <w:left w:val="none" w:sz="0" w:space="0" w:color="auto"/>
            <w:bottom w:val="none" w:sz="0" w:space="0" w:color="auto"/>
            <w:right w:val="none" w:sz="0" w:space="0" w:color="auto"/>
          </w:divBdr>
        </w:div>
        <w:div w:id="279653374">
          <w:marLeft w:val="480"/>
          <w:marRight w:val="0"/>
          <w:marTop w:val="0"/>
          <w:marBottom w:val="0"/>
          <w:divBdr>
            <w:top w:val="none" w:sz="0" w:space="0" w:color="auto"/>
            <w:left w:val="none" w:sz="0" w:space="0" w:color="auto"/>
            <w:bottom w:val="none" w:sz="0" w:space="0" w:color="auto"/>
            <w:right w:val="none" w:sz="0" w:space="0" w:color="auto"/>
          </w:divBdr>
        </w:div>
        <w:div w:id="338240526">
          <w:marLeft w:val="480"/>
          <w:marRight w:val="0"/>
          <w:marTop w:val="0"/>
          <w:marBottom w:val="0"/>
          <w:divBdr>
            <w:top w:val="none" w:sz="0" w:space="0" w:color="auto"/>
            <w:left w:val="none" w:sz="0" w:space="0" w:color="auto"/>
            <w:bottom w:val="none" w:sz="0" w:space="0" w:color="auto"/>
            <w:right w:val="none" w:sz="0" w:space="0" w:color="auto"/>
          </w:divBdr>
        </w:div>
        <w:div w:id="358433971">
          <w:marLeft w:val="480"/>
          <w:marRight w:val="0"/>
          <w:marTop w:val="0"/>
          <w:marBottom w:val="0"/>
          <w:divBdr>
            <w:top w:val="none" w:sz="0" w:space="0" w:color="auto"/>
            <w:left w:val="none" w:sz="0" w:space="0" w:color="auto"/>
            <w:bottom w:val="none" w:sz="0" w:space="0" w:color="auto"/>
            <w:right w:val="none" w:sz="0" w:space="0" w:color="auto"/>
          </w:divBdr>
        </w:div>
        <w:div w:id="385109659">
          <w:marLeft w:val="480"/>
          <w:marRight w:val="0"/>
          <w:marTop w:val="0"/>
          <w:marBottom w:val="0"/>
          <w:divBdr>
            <w:top w:val="none" w:sz="0" w:space="0" w:color="auto"/>
            <w:left w:val="none" w:sz="0" w:space="0" w:color="auto"/>
            <w:bottom w:val="none" w:sz="0" w:space="0" w:color="auto"/>
            <w:right w:val="none" w:sz="0" w:space="0" w:color="auto"/>
          </w:divBdr>
        </w:div>
        <w:div w:id="424114096">
          <w:marLeft w:val="480"/>
          <w:marRight w:val="0"/>
          <w:marTop w:val="0"/>
          <w:marBottom w:val="0"/>
          <w:divBdr>
            <w:top w:val="none" w:sz="0" w:space="0" w:color="auto"/>
            <w:left w:val="none" w:sz="0" w:space="0" w:color="auto"/>
            <w:bottom w:val="none" w:sz="0" w:space="0" w:color="auto"/>
            <w:right w:val="none" w:sz="0" w:space="0" w:color="auto"/>
          </w:divBdr>
        </w:div>
        <w:div w:id="429661947">
          <w:marLeft w:val="480"/>
          <w:marRight w:val="0"/>
          <w:marTop w:val="0"/>
          <w:marBottom w:val="0"/>
          <w:divBdr>
            <w:top w:val="none" w:sz="0" w:space="0" w:color="auto"/>
            <w:left w:val="none" w:sz="0" w:space="0" w:color="auto"/>
            <w:bottom w:val="none" w:sz="0" w:space="0" w:color="auto"/>
            <w:right w:val="none" w:sz="0" w:space="0" w:color="auto"/>
          </w:divBdr>
        </w:div>
        <w:div w:id="463625687">
          <w:marLeft w:val="480"/>
          <w:marRight w:val="0"/>
          <w:marTop w:val="0"/>
          <w:marBottom w:val="0"/>
          <w:divBdr>
            <w:top w:val="none" w:sz="0" w:space="0" w:color="auto"/>
            <w:left w:val="none" w:sz="0" w:space="0" w:color="auto"/>
            <w:bottom w:val="none" w:sz="0" w:space="0" w:color="auto"/>
            <w:right w:val="none" w:sz="0" w:space="0" w:color="auto"/>
          </w:divBdr>
        </w:div>
        <w:div w:id="536967744">
          <w:marLeft w:val="480"/>
          <w:marRight w:val="0"/>
          <w:marTop w:val="0"/>
          <w:marBottom w:val="0"/>
          <w:divBdr>
            <w:top w:val="none" w:sz="0" w:space="0" w:color="auto"/>
            <w:left w:val="none" w:sz="0" w:space="0" w:color="auto"/>
            <w:bottom w:val="none" w:sz="0" w:space="0" w:color="auto"/>
            <w:right w:val="none" w:sz="0" w:space="0" w:color="auto"/>
          </w:divBdr>
        </w:div>
        <w:div w:id="537276430">
          <w:marLeft w:val="480"/>
          <w:marRight w:val="0"/>
          <w:marTop w:val="0"/>
          <w:marBottom w:val="0"/>
          <w:divBdr>
            <w:top w:val="none" w:sz="0" w:space="0" w:color="auto"/>
            <w:left w:val="none" w:sz="0" w:space="0" w:color="auto"/>
            <w:bottom w:val="none" w:sz="0" w:space="0" w:color="auto"/>
            <w:right w:val="none" w:sz="0" w:space="0" w:color="auto"/>
          </w:divBdr>
        </w:div>
        <w:div w:id="537469891">
          <w:marLeft w:val="480"/>
          <w:marRight w:val="0"/>
          <w:marTop w:val="0"/>
          <w:marBottom w:val="0"/>
          <w:divBdr>
            <w:top w:val="none" w:sz="0" w:space="0" w:color="auto"/>
            <w:left w:val="none" w:sz="0" w:space="0" w:color="auto"/>
            <w:bottom w:val="none" w:sz="0" w:space="0" w:color="auto"/>
            <w:right w:val="none" w:sz="0" w:space="0" w:color="auto"/>
          </w:divBdr>
        </w:div>
        <w:div w:id="540483585">
          <w:marLeft w:val="480"/>
          <w:marRight w:val="0"/>
          <w:marTop w:val="0"/>
          <w:marBottom w:val="0"/>
          <w:divBdr>
            <w:top w:val="none" w:sz="0" w:space="0" w:color="auto"/>
            <w:left w:val="none" w:sz="0" w:space="0" w:color="auto"/>
            <w:bottom w:val="none" w:sz="0" w:space="0" w:color="auto"/>
            <w:right w:val="none" w:sz="0" w:space="0" w:color="auto"/>
          </w:divBdr>
        </w:div>
        <w:div w:id="568613070">
          <w:marLeft w:val="480"/>
          <w:marRight w:val="0"/>
          <w:marTop w:val="0"/>
          <w:marBottom w:val="0"/>
          <w:divBdr>
            <w:top w:val="none" w:sz="0" w:space="0" w:color="auto"/>
            <w:left w:val="none" w:sz="0" w:space="0" w:color="auto"/>
            <w:bottom w:val="none" w:sz="0" w:space="0" w:color="auto"/>
            <w:right w:val="none" w:sz="0" w:space="0" w:color="auto"/>
          </w:divBdr>
        </w:div>
        <w:div w:id="597904412">
          <w:marLeft w:val="480"/>
          <w:marRight w:val="0"/>
          <w:marTop w:val="0"/>
          <w:marBottom w:val="0"/>
          <w:divBdr>
            <w:top w:val="none" w:sz="0" w:space="0" w:color="auto"/>
            <w:left w:val="none" w:sz="0" w:space="0" w:color="auto"/>
            <w:bottom w:val="none" w:sz="0" w:space="0" w:color="auto"/>
            <w:right w:val="none" w:sz="0" w:space="0" w:color="auto"/>
          </w:divBdr>
        </w:div>
        <w:div w:id="732046356">
          <w:marLeft w:val="480"/>
          <w:marRight w:val="0"/>
          <w:marTop w:val="0"/>
          <w:marBottom w:val="0"/>
          <w:divBdr>
            <w:top w:val="none" w:sz="0" w:space="0" w:color="auto"/>
            <w:left w:val="none" w:sz="0" w:space="0" w:color="auto"/>
            <w:bottom w:val="none" w:sz="0" w:space="0" w:color="auto"/>
            <w:right w:val="none" w:sz="0" w:space="0" w:color="auto"/>
          </w:divBdr>
        </w:div>
        <w:div w:id="749501566">
          <w:marLeft w:val="480"/>
          <w:marRight w:val="0"/>
          <w:marTop w:val="0"/>
          <w:marBottom w:val="0"/>
          <w:divBdr>
            <w:top w:val="none" w:sz="0" w:space="0" w:color="auto"/>
            <w:left w:val="none" w:sz="0" w:space="0" w:color="auto"/>
            <w:bottom w:val="none" w:sz="0" w:space="0" w:color="auto"/>
            <w:right w:val="none" w:sz="0" w:space="0" w:color="auto"/>
          </w:divBdr>
        </w:div>
        <w:div w:id="777411239">
          <w:marLeft w:val="480"/>
          <w:marRight w:val="0"/>
          <w:marTop w:val="0"/>
          <w:marBottom w:val="0"/>
          <w:divBdr>
            <w:top w:val="none" w:sz="0" w:space="0" w:color="auto"/>
            <w:left w:val="none" w:sz="0" w:space="0" w:color="auto"/>
            <w:bottom w:val="none" w:sz="0" w:space="0" w:color="auto"/>
            <w:right w:val="none" w:sz="0" w:space="0" w:color="auto"/>
          </w:divBdr>
        </w:div>
        <w:div w:id="785272309">
          <w:marLeft w:val="480"/>
          <w:marRight w:val="0"/>
          <w:marTop w:val="0"/>
          <w:marBottom w:val="0"/>
          <w:divBdr>
            <w:top w:val="none" w:sz="0" w:space="0" w:color="auto"/>
            <w:left w:val="none" w:sz="0" w:space="0" w:color="auto"/>
            <w:bottom w:val="none" w:sz="0" w:space="0" w:color="auto"/>
            <w:right w:val="none" w:sz="0" w:space="0" w:color="auto"/>
          </w:divBdr>
        </w:div>
        <w:div w:id="819544594">
          <w:marLeft w:val="480"/>
          <w:marRight w:val="0"/>
          <w:marTop w:val="0"/>
          <w:marBottom w:val="0"/>
          <w:divBdr>
            <w:top w:val="none" w:sz="0" w:space="0" w:color="auto"/>
            <w:left w:val="none" w:sz="0" w:space="0" w:color="auto"/>
            <w:bottom w:val="none" w:sz="0" w:space="0" w:color="auto"/>
            <w:right w:val="none" w:sz="0" w:space="0" w:color="auto"/>
          </w:divBdr>
        </w:div>
        <w:div w:id="867835773">
          <w:marLeft w:val="480"/>
          <w:marRight w:val="0"/>
          <w:marTop w:val="0"/>
          <w:marBottom w:val="0"/>
          <w:divBdr>
            <w:top w:val="none" w:sz="0" w:space="0" w:color="auto"/>
            <w:left w:val="none" w:sz="0" w:space="0" w:color="auto"/>
            <w:bottom w:val="none" w:sz="0" w:space="0" w:color="auto"/>
            <w:right w:val="none" w:sz="0" w:space="0" w:color="auto"/>
          </w:divBdr>
        </w:div>
      </w:divsChild>
    </w:div>
    <w:div w:id="346251117">
      <w:bodyDiv w:val="1"/>
      <w:marLeft w:val="0"/>
      <w:marRight w:val="0"/>
      <w:marTop w:val="0"/>
      <w:marBottom w:val="0"/>
      <w:divBdr>
        <w:top w:val="none" w:sz="0" w:space="0" w:color="auto"/>
        <w:left w:val="none" w:sz="0" w:space="0" w:color="auto"/>
        <w:bottom w:val="none" w:sz="0" w:space="0" w:color="auto"/>
        <w:right w:val="none" w:sz="0" w:space="0" w:color="auto"/>
      </w:divBdr>
    </w:div>
    <w:div w:id="346292860">
      <w:bodyDiv w:val="1"/>
      <w:marLeft w:val="0"/>
      <w:marRight w:val="0"/>
      <w:marTop w:val="0"/>
      <w:marBottom w:val="0"/>
      <w:divBdr>
        <w:top w:val="none" w:sz="0" w:space="0" w:color="auto"/>
        <w:left w:val="none" w:sz="0" w:space="0" w:color="auto"/>
        <w:bottom w:val="none" w:sz="0" w:space="0" w:color="auto"/>
        <w:right w:val="none" w:sz="0" w:space="0" w:color="auto"/>
      </w:divBdr>
    </w:div>
    <w:div w:id="346375186">
      <w:bodyDiv w:val="1"/>
      <w:marLeft w:val="0"/>
      <w:marRight w:val="0"/>
      <w:marTop w:val="0"/>
      <w:marBottom w:val="0"/>
      <w:divBdr>
        <w:top w:val="none" w:sz="0" w:space="0" w:color="auto"/>
        <w:left w:val="none" w:sz="0" w:space="0" w:color="auto"/>
        <w:bottom w:val="none" w:sz="0" w:space="0" w:color="auto"/>
        <w:right w:val="none" w:sz="0" w:space="0" w:color="auto"/>
      </w:divBdr>
    </w:div>
    <w:div w:id="346441316">
      <w:bodyDiv w:val="1"/>
      <w:marLeft w:val="0"/>
      <w:marRight w:val="0"/>
      <w:marTop w:val="0"/>
      <w:marBottom w:val="0"/>
      <w:divBdr>
        <w:top w:val="none" w:sz="0" w:space="0" w:color="auto"/>
        <w:left w:val="none" w:sz="0" w:space="0" w:color="auto"/>
        <w:bottom w:val="none" w:sz="0" w:space="0" w:color="auto"/>
        <w:right w:val="none" w:sz="0" w:space="0" w:color="auto"/>
      </w:divBdr>
    </w:div>
    <w:div w:id="346442391">
      <w:bodyDiv w:val="1"/>
      <w:marLeft w:val="0"/>
      <w:marRight w:val="0"/>
      <w:marTop w:val="0"/>
      <w:marBottom w:val="0"/>
      <w:divBdr>
        <w:top w:val="none" w:sz="0" w:space="0" w:color="auto"/>
        <w:left w:val="none" w:sz="0" w:space="0" w:color="auto"/>
        <w:bottom w:val="none" w:sz="0" w:space="0" w:color="auto"/>
        <w:right w:val="none" w:sz="0" w:space="0" w:color="auto"/>
      </w:divBdr>
    </w:div>
    <w:div w:id="346443650">
      <w:bodyDiv w:val="1"/>
      <w:marLeft w:val="0"/>
      <w:marRight w:val="0"/>
      <w:marTop w:val="0"/>
      <w:marBottom w:val="0"/>
      <w:divBdr>
        <w:top w:val="none" w:sz="0" w:space="0" w:color="auto"/>
        <w:left w:val="none" w:sz="0" w:space="0" w:color="auto"/>
        <w:bottom w:val="none" w:sz="0" w:space="0" w:color="auto"/>
        <w:right w:val="none" w:sz="0" w:space="0" w:color="auto"/>
      </w:divBdr>
    </w:div>
    <w:div w:id="346493334">
      <w:bodyDiv w:val="1"/>
      <w:marLeft w:val="0"/>
      <w:marRight w:val="0"/>
      <w:marTop w:val="0"/>
      <w:marBottom w:val="0"/>
      <w:divBdr>
        <w:top w:val="none" w:sz="0" w:space="0" w:color="auto"/>
        <w:left w:val="none" w:sz="0" w:space="0" w:color="auto"/>
        <w:bottom w:val="none" w:sz="0" w:space="0" w:color="auto"/>
        <w:right w:val="none" w:sz="0" w:space="0" w:color="auto"/>
      </w:divBdr>
    </w:div>
    <w:div w:id="346560823">
      <w:bodyDiv w:val="1"/>
      <w:marLeft w:val="0"/>
      <w:marRight w:val="0"/>
      <w:marTop w:val="0"/>
      <w:marBottom w:val="0"/>
      <w:divBdr>
        <w:top w:val="none" w:sz="0" w:space="0" w:color="auto"/>
        <w:left w:val="none" w:sz="0" w:space="0" w:color="auto"/>
        <w:bottom w:val="none" w:sz="0" w:space="0" w:color="auto"/>
        <w:right w:val="none" w:sz="0" w:space="0" w:color="auto"/>
      </w:divBdr>
    </w:div>
    <w:div w:id="346753954">
      <w:bodyDiv w:val="1"/>
      <w:marLeft w:val="0"/>
      <w:marRight w:val="0"/>
      <w:marTop w:val="0"/>
      <w:marBottom w:val="0"/>
      <w:divBdr>
        <w:top w:val="none" w:sz="0" w:space="0" w:color="auto"/>
        <w:left w:val="none" w:sz="0" w:space="0" w:color="auto"/>
        <w:bottom w:val="none" w:sz="0" w:space="0" w:color="auto"/>
        <w:right w:val="none" w:sz="0" w:space="0" w:color="auto"/>
      </w:divBdr>
    </w:div>
    <w:div w:id="346832430">
      <w:bodyDiv w:val="1"/>
      <w:marLeft w:val="0"/>
      <w:marRight w:val="0"/>
      <w:marTop w:val="0"/>
      <w:marBottom w:val="0"/>
      <w:divBdr>
        <w:top w:val="none" w:sz="0" w:space="0" w:color="auto"/>
        <w:left w:val="none" w:sz="0" w:space="0" w:color="auto"/>
        <w:bottom w:val="none" w:sz="0" w:space="0" w:color="auto"/>
        <w:right w:val="none" w:sz="0" w:space="0" w:color="auto"/>
      </w:divBdr>
    </w:div>
    <w:div w:id="346833781">
      <w:bodyDiv w:val="1"/>
      <w:marLeft w:val="0"/>
      <w:marRight w:val="0"/>
      <w:marTop w:val="0"/>
      <w:marBottom w:val="0"/>
      <w:divBdr>
        <w:top w:val="none" w:sz="0" w:space="0" w:color="auto"/>
        <w:left w:val="none" w:sz="0" w:space="0" w:color="auto"/>
        <w:bottom w:val="none" w:sz="0" w:space="0" w:color="auto"/>
        <w:right w:val="none" w:sz="0" w:space="0" w:color="auto"/>
      </w:divBdr>
    </w:div>
    <w:div w:id="346949236">
      <w:bodyDiv w:val="1"/>
      <w:marLeft w:val="0"/>
      <w:marRight w:val="0"/>
      <w:marTop w:val="0"/>
      <w:marBottom w:val="0"/>
      <w:divBdr>
        <w:top w:val="none" w:sz="0" w:space="0" w:color="auto"/>
        <w:left w:val="none" w:sz="0" w:space="0" w:color="auto"/>
        <w:bottom w:val="none" w:sz="0" w:space="0" w:color="auto"/>
        <w:right w:val="none" w:sz="0" w:space="0" w:color="auto"/>
      </w:divBdr>
    </w:div>
    <w:div w:id="347022890">
      <w:bodyDiv w:val="1"/>
      <w:marLeft w:val="0"/>
      <w:marRight w:val="0"/>
      <w:marTop w:val="0"/>
      <w:marBottom w:val="0"/>
      <w:divBdr>
        <w:top w:val="none" w:sz="0" w:space="0" w:color="auto"/>
        <w:left w:val="none" w:sz="0" w:space="0" w:color="auto"/>
        <w:bottom w:val="none" w:sz="0" w:space="0" w:color="auto"/>
        <w:right w:val="none" w:sz="0" w:space="0" w:color="auto"/>
      </w:divBdr>
    </w:div>
    <w:div w:id="347027289">
      <w:bodyDiv w:val="1"/>
      <w:marLeft w:val="0"/>
      <w:marRight w:val="0"/>
      <w:marTop w:val="0"/>
      <w:marBottom w:val="0"/>
      <w:divBdr>
        <w:top w:val="none" w:sz="0" w:space="0" w:color="auto"/>
        <w:left w:val="none" w:sz="0" w:space="0" w:color="auto"/>
        <w:bottom w:val="none" w:sz="0" w:space="0" w:color="auto"/>
        <w:right w:val="none" w:sz="0" w:space="0" w:color="auto"/>
      </w:divBdr>
    </w:div>
    <w:div w:id="347030619">
      <w:bodyDiv w:val="1"/>
      <w:marLeft w:val="0"/>
      <w:marRight w:val="0"/>
      <w:marTop w:val="0"/>
      <w:marBottom w:val="0"/>
      <w:divBdr>
        <w:top w:val="none" w:sz="0" w:space="0" w:color="auto"/>
        <w:left w:val="none" w:sz="0" w:space="0" w:color="auto"/>
        <w:bottom w:val="none" w:sz="0" w:space="0" w:color="auto"/>
        <w:right w:val="none" w:sz="0" w:space="0" w:color="auto"/>
      </w:divBdr>
    </w:div>
    <w:div w:id="347147482">
      <w:bodyDiv w:val="1"/>
      <w:marLeft w:val="0"/>
      <w:marRight w:val="0"/>
      <w:marTop w:val="0"/>
      <w:marBottom w:val="0"/>
      <w:divBdr>
        <w:top w:val="none" w:sz="0" w:space="0" w:color="auto"/>
        <w:left w:val="none" w:sz="0" w:space="0" w:color="auto"/>
        <w:bottom w:val="none" w:sz="0" w:space="0" w:color="auto"/>
        <w:right w:val="none" w:sz="0" w:space="0" w:color="auto"/>
      </w:divBdr>
    </w:div>
    <w:div w:id="347174061">
      <w:bodyDiv w:val="1"/>
      <w:marLeft w:val="0"/>
      <w:marRight w:val="0"/>
      <w:marTop w:val="0"/>
      <w:marBottom w:val="0"/>
      <w:divBdr>
        <w:top w:val="none" w:sz="0" w:space="0" w:color="auto"/>
        <w:left w:val="none" w:sz="0" w:space="0" w:color="auto"/>
        <w:bottom w:val="none" w:sz="0" w:space="0" w:color="auto"/>
        <w:right w:val="none" w:sz="0" w:space="0" w:color="auto"/>
      </w:divBdr>
    </w:div>
    <w:div w:id="347223721">
      <w:bodyDiv w:val="1"/>
      <w:marLeft w:val="0"/>
      <w:marRight w:val="0"/>
      <w:marTop w:val="0"/>
      <w:marBottom w:val="0"/>
      <w:divBdr>
        <w:top w:val="none" w:sz="0" w:space="0" w:color="auto"/>
        <w:left w:val="none" w:sz="0" w:space="0" w:color="auto"/>
        <w:bottom w:val="none" w:sz="0" w:space="0" w:color="auto"/>
        <w:right w:val="none" w:sz="0" w:space="0" w:color="auto"/>
      </w:divBdr>
    </w:div>
    <w:div w:id="347298066">
      <w:bodyDiv w:val="1"/>
      <w:marLeft w:val="0"/>
      <w:marRight w:val="0"/>
      <w:marTop w:val="0"/>
      <w:marBottom w:val="0"/>
      <w:divBdr>
        <w:top w:val="none" w:sz="0" w:space="0" w:color="auto"/>
        <w:left w:val="none" w:sz="0" w:space="0" w:color="auto"/>
        <w:bottom w:val="none" w:sz="0" w:space="0" w:color="auto"/>
        <w:right w:val="none" w:sz="0" w:space="0" w:color="auto"/>
      </w:divBdr>
      <w:divsChild>
        <w:div w:id="932205726">
          <w:marLeft w:val="480"/>
          <w:marRight w:val="0"/>
          <w:marTop w:val="0"/>
          <w:marBottom w:val="0"/>
          <w:divBdr>
            <w:top w:val="none" w:sz="0" w:space="0" w:color="auto"/>
            <w:left w:val="none" w:sz="0" w:space="0" w:color="auto"/>
            <w:bottom w:val="none" w:sz="0" w:space="0" w:color="auto"/>
            <w:right w:val="none" w:sz="0" w:space="0" w:color="auto"/>
          </w:divBdr>
        </w:div>
        <w:div w:id="996687567">
          <w:marLeft w:val="480"/>
          <w:marRight w:val="0"/>
          <w:marTop w:val="0"/>
          <w:marBottom w:val="0"/>
          <w:divBdr>
            <w:top w:val="none" w:sz="0" w:space="0" w:color="auto"/>
            <w:left w:val="none" w:sz="0" w:space="0" w:color="auto"/>
            <w:bottom w:val="none" w:sz="0" w:space="0" w:color="auto"/>
            <w:right w:val="none" w:sz="0" w:space="0" w:color="auto"/>
          </w:divBdr>
        </w:div>
        <w:div w:id="401370398">
          <w:marLeft w:val="480"/>
          <w:marRight w:val="0"/>
          <w:marTop w:val="0"/>
          <w:marBottom w:val="0"/>
          <w:divBdr>
            <w:top w:val="none" w:sz="0" w:space="0" w:color="auto"/>
            <w:left w:val="none" w:sz="0" w:space="0" w:color="auto"/>
            <w:bottom w:val="none" w:sz="0" w:space="0" w:color="auto"/>
            <w:right w:val="none" w:sz="0" w:space="0" w:color="auto"/>
          </w:divBdr>
        </w:div>
        <w:div w:id="1692490932">
          <w:marLeft w:val="480"/>
          <w:marRight w:val="0"/>
          <w:marTop w:val="0"/>
          <w:marBottom w:val="0"/>
          <w:divBdr>
            <w:top w:val="none" w:sz="0" w:space="0" w:color="auto"/>
            <w:left w:val="none" w:sz="0" w:space="0" w:color="auto"/>
            <w:bottom w:val="none" w:sz="0" w:space="0" w:color="auto"/>
            <w:right w:val="none" w:sz="0" w:space="0" w:color="auto"/>
          </w:divBdr>
        </w:div>
        <w:div w:id="896280506">
          <w:marLeft w:val="480"/>
          <w:marRight w:val="0"/>
          <w:marTop w:val="0"/>
          <w:marBottom w:val="0"/>
          <w:divBdr>
            <w:top w:val="none" w:sz="0" w:space="0" w:color="auto"/>
            <w:left w:val="none" w:sz="0" w:space="0" w:color="auto"/>
            <w:bottom w:val="none" w:sz="0" w:space="0" w:color="auto"/>
            <w:right w:val="none" w:sz="0" w:space="0" w:color="auto"/>
          </w:divBdr>
        </w:div>
        <w:div w:id="1538735433">
          <w:marLeft w:val="480"/>
          <w:marRight w:val="0"/>
          <w:marTop w:val="0"/>
          <w:marBottom w:val="0"/>
          <w:divBdr>
            <w:top w:val="none" w:sz="0" w:space="0" w:color="auto"/>
            <w:left w:val="none" w:sz="0" w:space="0" w:color="auto"/>
            <w:bottom w:val="none" w:sz="0" w:space="0" w:color="auto"/>
            <w:right w:val="none" w:sz="0" w:space="0" w:color="auto"/>
          </w:divBdr>
        </w:div>
        <w:div w:id="1911698427">
          <w:marLeft w:val="480"/>
          <w:marRight w:val="0"/>
          <w:marTop w:val="0"/>
          <w:marBottom w:val="0"/>
          <w:divBdr>
            <w:top w:val="none" w:sz="0" w:space="0" w:color="auto"/>
            <w:left w:val="none" w:sz="0" w:space="0" w:color="auto"/>
            <w:bottom w:val="none" w:sz="0" w:space="0" w:color="auto"/>
            <w:right w:val="none" w:sz="0" w:space="0" w:color="auto"/>
          </w:divBdr>
        </w:div>
        <w:div w:id="1599096594">
          <w:marLeft w:val="480"/>
          <w:marRight w:val="0"/>
          <w:marTop w:val="0"/>
          <w:marBottom w:val="0"/>
          <w:divBdr>
            <w:top w:val="none" w:sz="0" w:space="0" w:color="auto"/>
            <w:left w:val="none" w:sz="0" w:space="0" w:color="auto"/>
            <w:bottom w:val="none" w:sz="0" w:space="0" w:color="auto"/>
            <w:right w:val="none" w:sz="0" w:space="0" w:color="auto"/>
          </w:divBdr>
        </w:div>
        <w:div w:id="1364673567">
          <w:marLeft w:val="480"/>
          <w:marRight w:val="0"/>
          <w:marTop w:val="0"/>
          <w:marBottom w:val="0"/>
          <w:divBdr>
            <w:top w:val="none" w:sz="0" w:space="0" w:color="auto"/>
            <w:left w:val="none" w:sz="0" w:space="0" w:color="auto"/>
            <w:bottom w:val="none" w:sz="0" w:space="0" w:color="auto"/>
            <w:right w:val="none" w:sz="0" w:space="0" w:color="auto"/>
          </w:divBdr>
        </w:div>
        <w:div w:id="2015958095">
          <w:marLeft w:val="480"/>
          <w:marRight w:val="0"/>
          <w:marTop w:val="0"/>
          <w:marBottom w:val="0"/>
          <w:divBdr>
            <w:top w:val="none" w:sz="0" w:space="0" w:color="auto"/>
            <w:left w:val="none" w:sz="0" w:space="0" w:color="auto"/>
            <w:bottom w:val="none" w:sz="0" w:space="0" w:color="auto"/>
            <w:right w:val="none" w:sz="0" w:space="0" w:color="auto"/>
          </w:divBdr>
        </w:div>
        <w:div w:id="200947475">
          <w:marLeft w:val="480"/>
          <w:marRight w:val="0"/>
          <w:marTop w:val="0"/>
          <w:marBottom w:val="0"/>
          <w:divBdr>
            <w:top w:val="none" w:sz="0" w:space="0" w:color="auto"/>
            <w:left w:val="none" w:sz="0" w:space="0" w:color="auto"/>
            <w:bottom w:val="none" w:sz="0" w:space="0" w:color="auto"/>
            <w:right w:val="none" w:sz="0" w:space="0" w:color="auto"/>
          </w:divBdr>
        </w:div>
        <w:div w:id="241524574">
          <w:marLeft w:val="480"/>
          <w:marRight w:val="0"/>
          <w:marTop w:val="0"/>
          <w:marBottom w:val="0"/>
          <w:divBdr>
            <w:top w:val="none" w:sz="0" w:space="0" w:color="auto"/>
            <w:left w:val="none" w:sz="0" w:space="0" w:color="auto"/>
            <w:bottom w:val="none" w:sz="0" w:space="0" w:color="auto"/>
            <w:right w:val="none" w:sz="0" w:space="0" w:color="auto"/>
          </w:divBdr>
        </w:div>
        <w:div w:id="151720361">
          <w:marLeft w:val="480"/>
          <w:marRight w:val="0"/>
          <w:marTop w:val="0"/>
          <w:marBottom w:val="0"/>
          <w:divBdr>
            <w:top w:val="none" w:sz="0" w:space="0" w:color="auto"/>
            <w:left w:val="none" w:sz="0" w:space="0" w:color="auto"/>
            <w:bottom w:val="none" w:sz="0" w:space="0" w:color="auto"/>
            <w:right w:val="none" w:sz="0" w:space="0" w:color="auto"/>
          </w:divBdr>
        </w:div>
        <w:div w:id="219250080">
          <w:marLeft w:val="480"/>
          <w:marRight w:val="0"/>
          <w:marTop w:val="0"/>
          <w:marBottom w:val="0"/>
          <w:divBdr>
            <w:top w:val="none" w:sz="0" w:space="0" w:color="auto"/>
            <w:left w:val="none" w:sz="0" w:space="0" w:color="auto"/>
            <w:bottom w:val="none" w:sz="0" w:space="0" w:color="auto"/>
            <w:right w:val="none" w:sz="0" w:space="0" w:color="auto"/>
          </w:divBdr>
        </w:div>
        <w:div w:id="610556852">
          <w:marLeft w:val="480"/>
          <w:marRight w:val="0"/>
          <w:marTop w:val="0"/>
          <w:marBottom w:val="0"/>
          <w:divBdr>
            <w:top w:val="none" w:sz="0" w:space="0" w:color="auto"/>
            <w:left w:val="none" w:sz="0" w:space="0" w:color="auto"/>
            <w:bottom w:val="none" w:sz="0" w:space="0" w:color="auto"/>
            <w:right w:val="none" w:sz="0" w:space="0" w:color="auto"/>
          </w:divBdr>
        </w:div>
        <w:div w:id="1383866764">
          <w:marLeft w:val="480"/>
          <w:marRight w:val="0"/>
          <w:marTop w:val="0"/>
          <w:marBottom w:val="0"/>
          <w:divBdr>
            <w:top w:val="none" w:sz="0" w:space="0" w:color="auto"/>
            <w:left w:val="none" w:sz="0" w:space="0" w:color="auto"/>
            <w:bottom w:val="none" w:sz="0" w:space="0" w:color="auto"/>
            <w:right w:val="none" w:sz="0" w:space="0" w:color="auto"/>
          </w:divBdr>
        </w:div>
        <w:div w:id="124929193">
          <w:marLeft w:val="480"/>
          <w:marRight w:val="0"/>
          <w:marTop w:val="0"/>
          <w:marBottom w:val="0"/>
          <w:divBdr>
            <w:top w:val="none" w:sz="0" w:space="0" w:color="auto"/>
            <w:left w:val="none" w:sz="0" w:space="0" w:color="auto"/>
            <w:bottom w:val="none" w:sz="0" w:space="0" w:color="auto"/>
            <w:right w:val="none" w:sz="0" w:space="0" w:color="auto"/>
          </w:divBdr>
        </w:div>
        <w:div w:id="319582485">
          <w:marLeft w:val="480"/>
          <w:marRight w:val="0"/>
          <w:marTop w:val="0"/>
          <w:marBottom w:val="0"/>
          <w:divBdr>
            <w:top w:val="none" w:sz="0" w:space="0" w:color="auto"/>
            <w:left w:val="none" w:sz="0" w:space="0" w:color="auto"/>
            <w:bottom w:val="none" w:sz="0" w:space="0" w:color="auto"/>
            <w:right w:val="none" w:sz="0" w:space="0" w:color="auto"/>
          </w:divBdr>
        </w:div>
        <w:div w:id="899488073">
          <w:marLeft w:val="480"/>
          <w:marRight w:val="0"/>
          <w:marTop w:val="0"/>
          <w:marBottom w:val="0"/>
          <w:divBdr>
            <w:top w:val="none" w:sz="0" w:space="0" w:color="auto"/>
            <w:left w:val="none" w:sz="0" w:space="0" w:color="auto"/>
            <w:bottom w:val="none" w:sz="0" w:space="0" w:color="auto"/>
            <w:right w:val="none" w:sz="0" w:space="0" w:color="auto"/>
          </w:divBdr>
        </w:div>
        <w:div w:id="235089964">
          <w:marLeft w:val="480"/>
          <w:marRight w:val="0"/>
          <w:marTop w:val="0"/>
          <w:marBottom w:val="0"/>
          <w:divBdr>
            <w:top w:val="none" w:sz="0" w:space="0" w:color="auto"/>
            <w:left w:val="none" w:sz="0" w:space="0" w:color="auto"/>
            <w:bottom w:val="none" w:sz="0" w:space="0" w:color="auto"/>
            <w:right w:val="none" w:sz="0" w:space="0" w:color="auto"/>
          </w:divBdr>
        </w:div>
        <w:div w:id="1162695342">
          <w:marLeft w:val="480"/>
          <w:marRight w:val="0"/>
          <w:marTop w:val="0"/>
          <w:marBottom w:val="0"/>
          <w:divBdr>
            <w:top w:val="none" w:sz="0" w:space="0" w:color="auto"/>
            <w:left w:val="none" w:sz="0" w:space="0" w:color="auto"/>
            <w:bottom w:val="none" w:sz="0" w:space="0" w:color="auto"/>
            <w:right w:val="none" w:sz="0" w:space="0" w:color="auto"/>
          </w:divBdr>
        </w:div>
        <w:div w:id="1631672010">
          <w:marLeft w:val="480"/>
          <w:marRight w:val="0"/>
          <w:marTop w:val="0"/>
          <w:marBottom w:val="0"/>
          <w:divBdr>
            <w:top w:val="none" w:sz="0" w:space="0" w:color="auto"/>
            <w:left w:val="none" w:sz="0" w:space="0" w:color="auto"/>
            <w:bottom w:val="none" w:sz="0" w:space="0" w:color="auto"/>
            <w:right w:val="none" w:sz="0" w:space="0" w:color="auto"/>
          </w:divBdr>
        </w:div>
        <w:div w:id="1633366962">
          <w:marLeft w:val="480"/>
          <w:marRight w:val="0"/>
          <w:marTop w:val="0"/>
          <w:marBottom w:val="0"/>
          <w:divBdr>
            <w:top w:val="none" w:sz="0" w:space="0" w:color="auto"/>
            <w:left w:val="none" w:sz="0" w:space="0" w:color="auto"/>
            <w:bottom w:val="none" w:sz="0" w:space="0" w:color="auto"/>
            <w:right w:val="none" w:sz="0" w:space="0" w:color="auto"/>
          </w:divBdr>
        </w:div>
        <w:div w:id="1898203383">
          <w:marLeft w:val="480"/>
          <w:marRight w:val="0"/>
          <w:marTop w:val="0"/>
          <w:marBottom w:val="0"/>
          <w:divBdr>
            <w:top w:val="none" w:sz="0" w:space="0" w:color="auto"/>
            <w:left w:val="none" w:sz="0" w:space="0" w:color="auto"/>
            <w:bottom w:val="none" w:sz="0" w:space="0" w:color="auto"/>
            <w:right w:val="none" w:sz="0" w:space="0" w:color="auto"/>
          </w:divBdr>
        </w:div>
        <w:div w:id="1051344225">
          <w:marLeft w:val="480"/>
          <w:marRight w:val="0"/>
          <w:marTop w:val="0"/>
          <w:marBottom w:val="0"/>
          <w:divBdr>
            <w:top w:val="none" w:sz="0" w:space="0" w:color="auto"/>
            <w:left w:val="none" w:sz="0" w:space="0" w:color="auto"/>
            <w:bottom w:val="none" w:sz="0" w:space="0" w:color="auto"/>
            <w:right w:val="none" w:sz="0" w:space="0" w:color="auto"/>
          </w:divBdr>
        </w:div>
        <w:div w:id="1865365599">
          <w:marLeft w:val="480"/>
          <w:marRight w:val="0"/>
          <w:marTop w:val="0"/>
          <w:marBottom w:val="0"/>
          <w:divBdr>
            <w:top w:val="none" w:sz="0" w:space="0" w:color="auto"/>
            <w:left w:val="none" w:sz="0" w:space="0" w:color="auto"/>
            <w:bottom w:val="none" w:sz="0" w:space="0" w:color="auto"/>
            <w:right w:val="none" w:sz="0" w:space="0" w:color="auto"/>
          </w:divBdr>
        </w:div>
        <w:div w:id="1990940491">
          <w:marLeft w:val="480"/>
          <w:marRight w:val="0"/>
          <w:marTop w:val="0"/>
          <w:marBottom w:val="0"/>
          <w:divBdr>
            <w:top w:val="none" w:sz="0" w:space="0" w:color="auto"/>
            <w:left w:val="none" w:sz="0" w:space="0" w:color="auto"/>
            <w:bottom w:val="none" w:sz="0" w:space="0" w:color="auto"/>
            <w:right w:val="none" w:sz="0" w:space="0" w:color="auto"/>
          </w:divBdr>
        </w:div>
        <w:div w:id="523057576">
          <w:marLeft w:val="480"/>
          <w:marRight w:val="0"/>
          <w:marTop w:val="0"/>
          <w:marBottom w:val="0"/>
          <w:divBdr>
            <w:top w:val="none" w:sz="0" w:space="0" w:color="auto"/>
            <w:left w:val="none" w:sz="0" w:space="0" w:color="auto"/>
            <w:bottom w:val="none" w:sz="0" w:space="0" w:color="auto"/>
            <w:right w:val="none" w:sz="0" w:space="0" w:color="auto"/>
          </w:divBdr>
        </w:div>
        <w:div w:id="320543649">
          <w:marLeft w:val="480"/>
          <w:marRight w:val="0"/>
          <w:marTop w:val="0"/>
          <w:marBottom w:val="0"/>
          <w:divBdr>
            <w:top w:val="none" w:sz="0" w:space="0" w:color="auto"/>
            <w:left w:val="none" w:sz="0" w:space="0" w:color="auto"/>
            <w:bottom w:val="none" w:sz="0" w:space="0" w:color="auto"/>
            <w:right w:val="none" w:sz="0" w:space="0" w:color="auto"/>
          </w:divBdr>
        </w:div>
        <w:div w:id="1332374964">
          <w:marLeft w:val="480"/>
          <w:marRight w:val="0"/>
          <w:marTop w:val="0"/>
          <w:marBottom w:val="0"/>
          <w:divBdr>
            <w:top w:val="none" w:sz="0" w:space="0" w:color="auto"/>
            <w:left w:val="none" w:sz="0" w:space="0" w:color="auto"/>
            <w:bottom w:val="none" w:sz="0" w:space="0" w:color="auto"/>
            <w:right w:val="none" w:sz="0" w:space="0" w:color="auto"/>
          </w:divBdr>
        </w:div>
        <w:div w:id="1523012365">
          <w:marLeft w:val="480"/>
          <w:marRight w:val="0"/>
          <w:marTop w:val="0"/>
          <w:marBottom w:val="0"/>
          <w:divBdr>
            <w:top w:val="none" w:sz="0" w:space="0" w:color="auto"/>
            <w:left w:val="none" w:sz="0" w:space="0" w:color="auto"/>
            <w:bottom w:val="none" w:sz="0" w:space="0" w:color="auto"/>
            <w:right w:val="none" w:sz="0" w:space="0" w:color="auto"/>
          </w:divBdr>
        </w:div>
        <w:div w:id="2071226238">
          <w:marLeft w:val="480"/>
          <w:marRight w:val="0"/>
          <w:marTop w:val="0"/>
          <w:marBottom w:val="0"/>
          <w:divBdr>
            <w:top w:val="none" w:sz="0" w:space="0" w:color="auto"/>
            <w:left w:val="none" w:sz="0" w:space="0" w:color="auto"/>
            <w:bottom w:val="none" w:sz="0" w:space="0" w:color="auto"/>
            <w:right w:val="none" w:sz="0" w:space="0" w:color="auto"/>
          </w:divBdr>
        </w:div>
        <w:div w:id="1572350894">
          <w:marLeft w:val="480"/>
          <w:marRight w:val="0"/>
          <w:marTop w:val="0"/>
          <w:marBottom w:val="0"/>
          <w:divBdr>
            <w:top w:val="none" w:sz="0" w:space="0" w:color="auto"/>
            <w:left w:val="none" w:sz="0" w:space="0" w:color="auto"/>
            <w:bottom w:val="none" w:sz="0" w:space="0" w:color="auto"/>
            <w:right w:val="none" w:sz="0" w:space="0" w:color="auto"/>
          </w:divBdr>
        </w:div>
        <w:div w:id="713118195">
          <w:marLeft w:val="480"/>
          <w:marRight w:val="0"/>
          <w:marTop w:val="0"/>
          <w:marBottom w:val="0"/>
          <w:divBdr>
            <w:top w:val="none" w:sz="0" w:space="0" w:color="auto"/>
            <w:left w:val="none" w:sz="0" w:space="0" w:color="auto"/>
            <w:bottom w:val="none" w:sz="0" w:space="0" w:color="auto"/>
            <w:right w:val="none" w:sz="0" w:space="0" w:color="auto"/>
          </w:divBdr>
        </w:div>
        <w:div w:id="933780698">
          <w:marLeft w:val="480"/>
          <w:marRight w:val="0"/>
          <w:marTop w:val="0"/>
          <w:marBottom w:val="0"/>
          <w:divBdr>
            <w:top w:val="none" w:sz="0" w:space="0" w:color="auto"/>
            <w:left w:val="none" w:sz="0" w:space="0" w:color="auto"/>
            <w:bottom w:val="none" w:sz="0" w:space="0" w:color="auto"/>
            <w:right w:val="none" w:sz="0" w:space="0" w:color="auto"/>
          </w:divBdr>
        </w:div>
        <w:div w:id="1936282071">
          <w:marLeft w:val="480"/>
          <w:marRight w:val="0"/>
          <w:marTop w:val="0"/>
          <w:marBottom w:val="0"/>
          <w:divBdr>
            <w:top w:val="none" w:sz="0" w:space="0" w:color="auto"/>
            <w:left w:val="none" w:sz="0" w:space="0" w:color="auto"/>
            <w:bottom w:val="none" w:sz="0" w:space="0" w:color="auto"/>
            <w:right w:val="none" w:sz="0" w:space="0" w:color="auto"/>
          </w:divBdr>
        </w:div>
        <w:div w:id="566917199">
          <w:marLeft w:val="480"/>
          <w:marRight w:val="0"/>
          <w:marTop w:val="0"/>
          <w:marBottom w:val="0"/>
          <w:divBdr>
            <w:top w:val="none" w:sz="0" w:space="0" w:color="auto"/>
            <w:left w:val="none" w:sz="0" w:space="0" w:color="auto"/>
            <w:bottom w:val="none" w:sz="0" w:space="0" w:color="auto"/>
            <w:right w:val="none" w:sz="0" w:space="0" w:color="auto"/>
          </w:divBdr>
        </w:div>
        <w:div w:id="1612467077">
          <w:marLeft w:val="480"/>
          <w:marRight w:val="0"/>
          <w:marTop w:val="0"/>
          <w:marBottom w:val="0"/>
          <w:divBdr>
            <w:top w:val="none" w:sz="0" w:space="0" w:color="auto"/>
            <w:left w:val="none" w:sz="0" w:space="0" w:color="auto"/>
            <w:bottom w:val="none" w:sz="0" w:space="0" w:color="auto"/>
            <w:right w:val="none" w:sz="0" w:space="0" w:color="auto"/>
          </w:divBdr>
        </w:div>
        <w:div w:id="732705012">
          <w:marLeft w:val="480"/>
          <w:marRight w:val="0"/>
          <w:marTop w:val="0"/>
          <w:marBottom w:val="0"/>
          <w:divBdr>
            <w:top w:val="none" w:sz="0" w:space="0" w:color="auto"/>
            <w:left w:val="none" w:sz="0" w:space="0" w:color="auto"/>
            <w:bottom w:val="none" w:sz="0" w:space="0" w:color="auto"/>
            <w:right w:val="none" w:sz="0" w:space="0" w:color="auto"/>
          </w:divBdr>
        </w:div>
        <w:div w:id="424617357">
          <w:marLeft w:val="480"/>
          <w:marRight w:val="0"/>
          <w:marTop w:val="0"/>
          <w:marBottom w:val="0"/>
          <w:divBdr>
            <w:top w:val="none" w:sz="0" w:space="0" w:color="auto"/>
            <w:left w:val="none" w:sz="0" w:space="0" w:color="auto"/>
            <w:bottom w:val="none" w:sz="0" w:space="0" w:color="auto"/>
            <w:right w:val="none" w:sz="0" w:space="0" w:color="auto"/>
          </w:divBdr>
        </w:div>
        <w:div w:id="1141655413">
          <w:marLeft w:val="480"/>
          <w:marRight w:val="0"/>
          <w:marTop w:val="0"/>
          <w:marBottom w:val="0"/>
          <w:divBdr>
            <w:top w:val="none" w:sz="0" w:space="0" w:color="auto"/>
            <w:left w:val="none" w:sz="0" w:space="0" w:color="auto"/>
            <w:bottom w:val="none" w:sz="0" w:space="0" w:color="auto"/>
            <w:right w:val="none" w:sz="0" w:space="0" w:color="auto"/>
          </w:divBdr>
        </w:div>
        <w:div w:id="1823429981">
          <w:marLeft w:val="480"/>
          <w:marRight w:val="0"/>
          <w:marTop w:val="0"/>
          <w:marBottom w:val="0"/>
          <w:divBdr>
            <w:top w:val="none" w:sz="0" w:space="0" w:color="auto"/>
            <w:left w:val="none" w:sz="0" w:space="0" w:color="auto"/>
            <w:bottom w:val="none" w:sz="0" w:space="0" w:color="auto"/>
            <w:right w:val="none" w:sz="0" w:space="0" w:color="auto"/>
          </w:divBdr>
        </w:div>
        <w:div w:id="1242445624">
          <w:marLeft w:val="480"/>
          <w:marRight w:val="0"/>
          <w:marTop w:val="0"/>
          <w:marBottom w:val="0"/>
          <w:divBdr>
            <w:top w:val="none" w:sz="0" w:space="0" w:color="auto"/>
            <w:left w:val="none" w:sz="0" w:space="0" w:color="auto"/>
            <w:bottom w:val="none" w:sz="0" w:space="0" w:color="auto"/>
            <w:right w:val="none" w:sz="0" w:space="0" w:color="auto"/>
          </w:divBdr>
        </w:div>
        <w:div w:id="854880576">
          <w:marLeft w:val="480"/>
          <w:marRight w:val="0"/>
          <w:marTop w:val="0"/>
          <w:marBottom w:val="0"/>
          <w:divBdr>
            <w:top w:val="none" w:sz="0" w:space="0" w:color="auto"/>
            <w:left w:val="none" w:sz="0" w:space="0" w:color="auto"/>
            <w:bottom w:val="none" w:sz="0" w:space="0" w:color="auto"/>
            <w:right w:val="none" w:sz="0" w:space="0" w:color="auto"/>
          </w:divBdr>
        </w:div>
        <w:div w:id="1030372254">
          <w:marLeft w:val="480"/>
          <w:marRight w:val="0"/>
          <w:marTop w:val="0"/>
          <w:marBottom w:val="0"/>
          <w:divBdr>
            <w:top w:val="none" w:sz="0" w:space="0" w:color="auto"/>
            <w:left w:val="none" w:sz="0" w:space="0" w:color="auto"/>
            <w:bottom w:val="none" w:sz="0" w:space="0" w:color="auto"/>
            <w:right w:val="none" w:sz="0" w:space="0" w:color="auto"/>
          </w:divBdr>
        </w:div>
        <w:div w:id="1006522816">
          <w:marLeft w:val="480"/>
          <w:marRight w:val="0"/>
          <w:marTop w:val="0"/>
          <w:marBottom w:val="0"/>
          <w:divBdr>
            <w:top w:val="none" w:sz="0" w:space="0" w:color="auto"/>
            <w:left w:val="none" w:sz="0" w:space="0" w:color="auto"/>
            <w:bottom w:val="none" w:sz="0" w:space="0" w:color="auto"/>
            <w:right w:val="none" w:sz="0" w:space="0" w:color="auto"/>
          </w:divBdr>
        </w:div>
        <w:div w:id="1141271359">
          <w:marLeft w:val="480"/>
          <w:marRight w:val="0"/>
          <w:marTop w:val="0"/>
          <w:marBottom w:val="0"/>
          <w:divBdr>
            <w:top w:val="none" w:sz="0" w:space="0" w:color="auto"/>
            <w:left w:val="none" w:sz="0" w:space="0" w:color="auto"/>
            <w:bottom w:val="none" w:sz="0" w:space="0" w:color="auto"/>
            <w:right w:val="none" w:sz="0" w:space="0" w:color="auto"/>
          </w:divBdr>
        </w:div>
        <w:div w:id="2042395514">
          <w:marLeft w:val="480"/>
          <w:marRight w:val="0"/>
          <w:marTop w:val="0"/>
          <w:marBottom w:val="0"/>
          <w:divBdr>
            <w:top w:val="none" w:sz="0" w:space="0" w:color="auto"/>
            <w:left w:val="none" w:sz="0" w:space="0" w:color="auto"/>
            <w:bottom w:val="none" w:sz="0" w:space="0" w:color="auto"/>
            <w:right w:val="none" w:sz="0" w:space="0" w:color="auto"/>
          </w:divBdr>
        </w:div>
        <w:div w:id="52892205">
          <w:marLeft w:val="480"/>
          <w:marRight w:val="0"/>
          <w:marTop w:val="0"/>
          <w:marBottom w:val="0"/>
          <w:divBdr>
            <w:top w:val="none" w:sz="0" w:space="0" w:color="auto"/>
            <w:left w:val="none" w:sz="0" w:space="0" w:color="auto"/>
            <w:bottom w:val="none" w:sz="0" w:space="0" w:color="auto"/>
            <w:right w:val="none" w:sz="0" w:space="0" w:color="auto"/>
          </w:divBdr>
        </w:div>
        <w:div w:id="1983540526">
          <w:marLeft w:val="480"/>
          <w:marRight w:val="0"/>
          <w:marTop w:val="0"/>
          <w:marBottom w:val="0"/>
          <w:divBdr>
            <w:top w:val="none" w:sz="0" w:space="0" w:color="auto"/>
            <w:left w:val="none" w:sz="0" w:space="0" w:color="auto"/>
            <w:bottom w:val="none" w:sz="0" w:space="0" w:color="auto"/>
            <w:right w:val="none" w:sz="0" w:space="0" w:color="auto"/>
          </w:divBdr>
        </w:div>
      </w:divsChild>
    </w:div>
    <w:div w:id="347372361">
      <w:bodyDiv w:val="1"/>
      <w:marLeft w:val="0"/>
      <w:marRight w:val="0"/>
      <w:marTop w:val="0"/>
      <w:marBottom w:val="0"/>
      <w:divBdr>
        <w:top w:val="none" w:sz="0" w:space="0" w:color="auto"/>
        <w:left w:val="none" w:sz="0" w:space="0" w:color="auto"/>
        <w:bottom w:val="none" w:sz="0" w:space="0" w:color="auto"/>
        <w:right w:val="none" w:sz="0" w:space="0" w:color="auto"/>
      </w:divBdr>
    </w:div>
    <w:div w:id="347609403">
      <w:bodyDiv w:val="1"/>
      <w:marLeft w:val="0"/>
      <w:marRight w:val="0"/>
      <w:marTop w:val="0"/>
      <w:marBottom w:val="0"/>
      <w:divBdr>
        <w:top w:val="none" w:sz="0" w:space="0" w:color="auto"/>
        <w:left w:val="none" w:sz="0" w:space="0" w:color="auto"/>
        <w:bottom w:val="none" w:sz="0" w:space="0" w:color="auto"/>
        <w:right w:val="none" w:sz="0" w:space="0" w:color="auto"/>
      </w:divBdr>
    </w:div>
    <w:div w:id="347682807">
      <w:bodyDiv w:val="1"/>
      <w:marLeft w:val="0"/>
      <w:marRight w:val="0"/>
      <w:marTop w:val="0"/>
      <w:marBottom w:val="0"/>
      <w:divBdr>
        <w:top w:val="none" w:sz="0" w:space="0" w:color="auto"/>
        <w:left w:val="none" w:sz="0" w:space="0" w:color="auto"/>
        <w:bottom w:val="none" w:sz="0" w:space="0" w:color="auto"/>
        <w:right w:val="none" w:sz="0" w:space="0" w:color="auto"/>
      </w:divBdr>
    </w:div>
    <w:div w:id="347752147">
      <w:bodyDiv w:val="1"/>
      <w:marLeft w:val="0"/>
      <w:marRight w:val="0"/>
      <w:marTop w:val="0"/>
      <w:marBottom w:val="0"/>
      <w:divBdr>
        <w:top w:val="none" w:sz="0" w:space="0" w:color="auto"/>
        <w:left w:val="none" w:sz="0" w:space="0" w:color="auto"/>
        <w:bottom w:val="none" w:sz="0" w:space="0" w:color="auto"/>
        <w:right w:val="none" w:sz="0" w:space="0" w:color="auto"/>
      </w:divBdr>
    </w:div>
    <w:div w:id="347752891">
      <w:bodyDiv w:val="1"/>
      <w:marLeft w:val="0"/>
      <w:marRight w:val="0"/>
      <w:marTop w:val="0"/>
      <w:marBottom w:val="0"/>
      <w:divBdr>
        <w:top w:val="none" w:sz="0" w:space="0" w:color="auto"/>
        <w:left w:val="none" w:sz="0" w:space="0" w:color="auto"/>
        <w:bottom w:val="none" w:sz="0" w:space="0" w:color="auto"/>
        <w:right w:val="none" w:sz="0" w:space="0" w:color="auto"/>
      </w:divBdr>
    </w:div>
    <w:div w:id="347832054">
      <w:bodyDiv w:val="1"/>
      <w:marLeft w:val="0"/>
      <w:marRight w:val="0"/>
      <w:marTop w:val="0"/>
      <w:marBottom w:val="0"/>
      <w:divBdr>
        <w:top w:val="none" w:sz="0" w:space="0" w:color="auto"/>
        <w:left w:val="none" w:sz="0" w:space="0" w:color="auto"/>
        <w:bottom w:val="none" w:sz="0" w:space="0" w:color="auto"/>
        <w:right w:val="none" w:sz="0" w:space="0" w:color="auto"/>
      </w:divBdr>
    </w:div>
    <w:div w:id="347947071">
      <w:bodyDiv w:val="1"/>
      <w:marLeft w:val="0"/>
      <w:marRight w:val="0"/>
      <w:marTop w:val="0"/>
      <w:marBottom w:val="0"/>
      <w:divBdr>
        <w:top w:val="none" w:sz="0" w:space="0" w:color="auto"/>
        <w:left w:val="none" w:sz="0" w:space="0" w:color="auto"/>
        <w:bottom w:val="none" w:sz="0" w:space="0" w:color="auto"/>
        <w:right w:val="none" w:sz="0" w:space="0" w:color="auto"/>
      </w:divBdr>
    </w:div>
    <w:div w:id="347948574">
      <w:bodyDiv w:val="1"/>
      <w:marLeft w:val="0"/>
      <w:marRight w:val="0"/>
      <w:marTop w:val="0"/>
      <w:marBottom w:val="0"/>
      <w:divBdr>
        <w:top w:val="none" w:sz="0" w:space="0" w:color="auto"/>
        <w:left w:val="none" w:sz="0" w:space="0" w:color="auto"/>
        <w:bottom w:val="none" w:sz="0" w:space="0" w:color="auto"/>
        <w:right w:val="none" w:sz="0" w:space="0" w:color="auto"/>
      </w:divBdr>
      <w:divsChild>
        <w:div w:id="24868646">
          <w:marLeft w:val="480"/>
          <w:marRight w:val="0"/>
          <w:marTop w:val="0"/>
          <w:marBottom w:val="0"/>
          <w:divBdr>
            <w:top w:val="none" w:sz="0" w:space="0" w:color="auto"/>
            <w:left w:val="none" w:sz="0" w:space="0" w:color="auto"/>
            <w:bottom w:val="none" w:sz="0" w:space="0" w:color="auto"/>
            <w:right w:val="none" w:sz="0" w:space="0" w:color="auto"/>
          </w:divBdr>
        </w:div>
        <w:div w:id="216359233">
          <w:marLeft w:val="480"/>
          <w:marRight w:val="0"/>
          <w:marTop w:val="0"/>
          <w:marBottom w:val="0"/>
          <w:divBdr>
            <w:top w:val="none" w:sz="0" w:space="0" w:color="auto"/>
            <w:left w:val="none" w:sz="0" w:space="0" w:color="auto"/>
            <w:bottom w:val="none" w:sz="0" w:space="0" w:color="auto"/>
            <w:right w:val="none" w:sz="0" w:space="0" w:color="auto"/>
          </w:divBdr>
        </w:div>
        <w:div w:id="333067695">
          <w:marLeft w:val="480"/>
          <w:marRight w:val="0"/>
          <w:marTop w:val="0"/>
          <w:marBottom w:val="0"/>
          <w:divBdr>
            <w:top w:val="none" w:sz="0" w:space="0" w:color="auto"/>
            <w:left w:val="none" w:sz="0" w:space="0" w:color="auto"/>
            <w:bottom w:val="none" w:sz="0" w:space="0" w:color="auto"/>
            <w:right w:val="none" w:sz="0" w:space="0" w:color="auto"/>
          </w:divBdr>
        </w:div>
        <w:div w:id="588923715">
          <w:marLeft w:val="480"/>
          <w:marRight w:val="0"/>
          <w:marTop w:val="0"/>
          <w:marBottom w:val="0"/>
          <w:divBdr>
            <w:top w:val="none" w:sz="0" w:space="0" w:color="auto"/>
            <w:left w:val="none" w:sz="0" w:space="0" w:color="auto"/>
            <w:bottom w:val="none" w:sz="0" w:space="0" w:color="auto"/>
            <w:right w:val="none" w:sz="0" w:space="0" w:color="auto"/>
          </w:divBdr>
        </w:div>
        <w:div w:id="827937149">
          <w:marLeft w:val="480"/>
          <w:marRight w:val="0"/>
          <w:marTop w:val="0"/>
          <w:marBottom w:val="0"/>
          <w:divBdr>
            <w:top w:val="none" w:sz="0" w:space="0" w:color="auto"/>
            <w:left w:val="none" w:sz="0" w:space="0" w:color="auto"/>
            <w:bottom w:val="none" w:sz="0" w:space="0" w:color="auto"/>
            <w:right w:val="none" w:sz="0" w:space="0" w:color="auto"/>
          </w:divBdr>
        </w:div>
      </w:divsChild>
    </w:div>
    <w:div w:id="348023888">
      <w:bodyDiv w:val="1"/>
      <w:marLeft w:val="0"/>
      <w:marRight w:val="0"/>
      <w:marTop w:val="0"/>
      <w:marBottom w:val="0"/>
      <w:divBdr>
        <w:top w:val="none" w:sz="0" w:space="0" w:color="auto"/>
        <w:left w:val="none" w:sz="0" w:space="0" w:color="auto"/>
        <w:bottom w:val="none" w:sz="0" w:space="0" w:color="auto"/>
        <w:right w:val="none" w:sz="0" w:space="0" w:color="auto"/>
      </w:divBdr>
    </w:div>
    <w:div w:id="348062938">
      <w:bodyDiv w:val="1"/>
      <w:marLeft w:val="0"/>
      <w:marRight w:val="0"/>
      <w:marTop w:val="0"/>
      <w:marBottom w:val="0"/>
      <w:divBdr>
        <w:top w:val="none" w:sz="0" w:space="0" w:color="auto"/>
        <w:left w:val="none" w:sz="0" w:space="0" w:color="auto"/>
        <w:bottom w:val="none" w:sz="0" w:space="0" w:color="auto"/>
        <w:right w:val="none" w:sz="0" w:space="0" w:color="auto"/>
      </w:divBdr>
    </w:div>
    <w:div w:id="348215869">
      <w:bodyDiv w:val="1"/>
      <w:marLeft w:val="0"/>
      <w:marRight w:val="0"/>
      <w:marTop w:val="0"/>
      <w:marBottom w:val="0"/>
      <w:divBdr>
        <w:top w:val="none" w:sz="0" w:space="0" w:color="auto"/>
        <w:left w:val="none" w:sz="0" w:space="0" w:color="auto"/>
        <w:bottom w:val="none" w:sz="0" w:space="0" w:color="auto"/>
        <w:right w:val="none" w:sz="0" w:space="0" w:color="auto"/>
      </w:divBdr>
    </w:div>
    <w:div w:id="348413568">
      <w:bodyDiv w:val="1"/>
      <w:marLeft w:val="0"/>
      <w:marRight w:val="0"/>
      <w:marTop w:val="0"/>
      <w:marBottom w:val="0"/>
      <w:divBdr>
        <w:top w:val="none" w:sz="0" w:space="0" w:color="auto"/>
        <w:left w:val="none" w:sz="0" w:space="0" w:color="auto"/>
        <w:bottom w:val="none" w:sz="0" w:space="0" w:color="auto"/>
        <w:right w:val="none" w:sz="0" w:space="0" w:color="auto"/>
      </w:divBdr>
    </w:div>
    <w:div w:id="348484083">
      <w:bodyDiv w:val="1"/>
      <w:marLeft w:val="0"/>
      <w:marRight w:val="0"/>
      <w:marTop w:val="0"/>
      <w:marBottom w:val="0"/>
      <w:divBdr>
        <w:top w:val="none" w:sz="0" w:space="0" w:color="auto"/>
        <w:left w:val="none" w:sz="0" w:space="0" w:color="auto"/>
        <w:bottom w:val="none" w:sz="0" w:space="0" w:color="auto"/>
        <w:right w:val="none" w:sz="0" w:space="0" w:color="auto"/>
      </w:divBdr>
    </w:div>
    <w:div w:id="348793836">
      <w:bodyDiv w:val="1"/>
      <w:marLeft w:val="0"/>
      <w:marRight w:val="0"/>
      <w:marTop w:val="0"/>
      <w:marBottom w:val="0"/>
      <w:divBdr>
        <w:top w:val="none" w:sz="0" w:space="0" w:color="auto"/>
        <w:left w:val="none" w:sz="0" w:space="0" w:color="auto"/>
        <w:bottom w:val="none" w:sz="0" w:space="0" w:color="auto"/>
        <w:right w:val="none" w:sz="0" w:space="0" w:color="auto"/>
      </w:divBdr>
    </w:div>
    <w:div w:id="348798641">
      <w:bodyDiv w:val="1"/>
      <w:marLeft w:val="0"/>
      <w:marRight w:val="0"/>
      <w:marTop w:val="0"/>
      <w:marBottom w:val="0"/>
      <w:divBdr>
        <w:top w:val="none" w:sz="0" w:space="0" w:color="auto"/>
        <w:left w:val="none" w:sz="0" w:space="0" w:color="auto"/>
        <w:bottom w:val="none" w:sz="0" w:space="0" w:color="auto"/>
        <w:right w:val="none" w:sz="0" w:space="0" w:color="auto"/>
      </w:divBdr>
    </w:div>
    <w:div w:id="348872119">
      <w:bodyDiv w:val="1"/>
      <w:marLeft w:val="0"/>
      <w:marRight w:val="0"/>
      <w:marTop w:val="0"/>
      <w:marBottom w:val="0"/>
      <w:divBdr>
        <w:top w:val="none" w:sz="0" w:space="0" w:color="auto"/>
        <w:left w:val="none" w:sz="0" w:space="0" w:color="auto"/>
        <w:bottom w:val="none" w:sz="0" w:space="0" w:color="auto"/>
        <w:right w:val="none" w:sz="0" w:space="0" w:color="auto"/>
      </w:divBdr>
    </w:div>
    <w:div w:id="348872859">
      <w:bodyDiv w:val="1"/>
      <w:marLeft w:val="0"/>
      <w:marRight w:val="0"/>
      <w:marTop w:val="0"/>
      <w:marBottom w:val="0"/>
      <w:divBdr>
        <w:top w:val="none" w:sz="0" w:space="0" w:color="auto"/>
        <w:left w:val="none" w:sz="0" w:space="0" w:color="auto"/>
        <w:bottom w:val="none" w:sz="0" w:space="0" w:color="auto"/>
        <w:right w:val="none" w:sz="0" w:space="0" w:color="auto"/>
      </w:divBdr>
    </w:div>
    <w:div w:id="348917469">
      <w:bodyDiv w:val="1"/>
      <w:marLeft w:val="0"/>
      <w:marRight w:val="0"/>
      <w:marTop w:val="0"/>
      <w:marBottom w:val="0"/>
      <w:divBdr>
        <w:top w:val="none" w:sz="0" w:space="0" w:color="auto"/>
        <w:left w:val="none" w:sz="0" w:space="0" w:color="auto"/>
        <w:bottom w:val="none" w:sz="0" w:space="0" w:color="auto"/>
        <w:right w:val="none" w:sz="0" w:space="0" w:color="auto"/>
      </w:divBdr>
    </w:div>
    <w:div w:id="348990284">
      <w:bodyDiv w:val="1"/>
      <w:marLeft w:val="0"/>
      <w:marRight w:val="0"/>
      <w:marTop w:val="0"/>
      <w:marBottom w:val="0"/>
      <w:divBdr>
        <w:top w:val="none" w:sz="0" w:space="0" w:color="auto"/>
        <w:left w:val="none" w:sz="0" w:space="0" w:color="auto"/>
        <w:bottom w:val="none" w:sz="0" w:space="0" w:color="auto"/>
        <w:right w:val="none" w:sz="0" w:space="0" w:color="auto"/>
      </w:divBdr>
    </w:div>
    <w:div w:id="349068859">
      <w:bodyDiv w:val="1"/>
      <w:marLeft w:val="0"/>
      <w:marRight w:val="0"/>
      <w:marTop w:val="0"/>
      <w:marBottom w:val="0"/>
      <w:divBdr>
        <w:top w:val="none" w:sz="0" w:space="0" w:color="auto"/>
        <w:left w:val="none" w:sz="0" w:space="0" w:color="auto"/>
        <w:bottom w:val="none" w:sz="0" w:space="0" w:color="auto"/>
        <w:right w:val="none" w:sz="0" w:space="0" w:color="auto"/>
      </w:divBdr>
    </w:div>
    <w:div w:id="349141639">
      <w:bodyDiv w:val="1"/>
      <w:marLeft w:val="0"/>
      <w:marRight w:val="0"/>
      <w:marTop w:val="0"/>
      <w:marBottom w:val="0"/>
      <w:divBdr>
        <w:top w:val="none" w:sz="0" w:space="0" w:color="auto"/>
        <w:left w:val="none" w:sz="0" w:space="0" w:color="auto"/>
        <w:bottom w:val="none" w:sz="0" w:space="0" w:color="auto"/>
        <w:right w:val="none" w:sz="0" w:space="0" w:color="auto"/>
      </w:divBdr>
    </w:div>
    <w:div w:id="349181024">
      <w:bodyDiv w:val="1"/>
      <w:marLeft w:val="0"/>
      <w:marRight w:val="0"/>
      <w:marTop w:val="0"/>
      <w:marBottom w:val="0"/>
      <w:divBdr>
        <w:top w:val="none" w:sz="0" w:space="0" w:color="auto"/>
        <w:left w:val="none" w:sz="0" w:space="0" w:color="auto"/>
        <w:bottom w:val="none" w:sz="0" w:space="0" w:color="auto"/>
        <w:right w:val="none" w:sz="0" w:space="0" w:color="auto"/>
      </w:divBdr>
    </w:div>
    <w:div w:id="349185126">
      <w:bodyDiv w:val="1"/>
      <w:marLeft w:val="0"/>
      <w:marRight w:val="0"/>
      <w:marTop w:val="0"/>
      <w:marBottom w:val="0"/>
      <w:divBdr>
        <w:top w:val="none" w:sz="0" w:space="0" w:color="auto"/>
        <w:left w:val="none" w:sz="0" w:space="0" w:color="auto"/>
        <w:bottom w:val="none" w:sz="0" w:space="0" w:color="auto"/>
        <w:right w:val="none" w:sz="0" w:space="0" w:color="auto"/>
      </w:divBdr>
    </w:div>
    <w:div w:id="349189113">
      <w:bodyDiv w:val="1"/>
      <w:marLeft w:val="0"/>
      <w:marRight w:val="0"/>
      <w:marTop w:val="0"/>
      <w:marBottom w:val="0"/>
      <w:divBdr>
        <w:top w:val="none" w:sz="0" w:space="0" w:color="auto"/>
        <w:left w:val="none" w:sz="0" w:space="0" w:color="auto"/>
        <w:bottom w:val="none" w:sz="0" w:space="0" w:color="auto"/>
        <w:right w:val="none" w:sz="0" w:space="0" w:color="auto"/>
      </w:divBdr>
    </w:div>
    <w:div w:id="349331082">
      <w:bodyDiv w:val="1"/>
      <w:marLeft w:val="0"/>
      <w:marRight w:val="0"/>
      <w:marTop w:val="0"/>
      <w:marBottom w:val="0"/>
      <w:divBdr>
        <w:top w:val="none" w:sz="0" w:space="0" w:color="auto"/>
        <w:left w:val="none" w:sz="0" w:space="0" w:color="auto"/>
        <w:bottom w:val="none" w:sz="0" w:space="0" w:color="auto"/>
        <w:right w:val="none" w:sz="0" w:space="0" w:color="auto"/>
      </w:divBdr>
    </w:div>
    <w:div w:id="349336547">
      <w:bodyDiv w:val="1"/>
      <w:marLeft w:val="0"/>
      <w:marRight w:val="0"/>
      <w:marTop w:val="0"/>
      <w:marBottom w:val="0"/>
      <w:divBdr>
        <w:top w:val="none" w:sz="0" w:space="0" w:color="auto"/>
        <w:left w:val="none" w:sz="0" w:space="0" w:color="auto"/>
        <w:bottom w:val="none" w:sz="0" w:space="0" w:color="auto"/>
        <w:right w:val="none" w:sz="0" w:space="0" w:color="auto"/>
      </w:divBdr>
    </w:div>
    <w:div w:id="349381844">
      <w:bodyDiv w:val="1"/>
      <w:marLeft w:val="0"/>
      <w:marRight w:val="0"/>
      <w:marTop w:val="0"/>
      <w:marBottom w:val="0"/>
      <w:divBdr>
        <w:top w:val="none" w:sz="0" w:space="0" w:color="auto"/>
        <w:left w:val="none" w:sz="0" w:space="0" w:color="auto"/>
        <w:bottom w:val="none" w:sz="0" w:space="0" w:color="auto"/>
        <w:right w:val="none" w:sz="0" w:space="0" w:color="auto"/>
      </w:divBdr>
    </w:div>
    <w:div w:id="349573249">
      <w:bodyDiv w:val="1"/>
      <w:marLeft w:val="0"/>
      <w:marRight w:val="0"/>
      <w:marTop w:val="0"/>
      <w:marBottom w:val="0"/>
      <w:divBdr>
        <w:top w:val="none" w:sz="0" w:space="0" w:color="auto"/>
        <w:left w:val="none" w:sz="0" w:space="0" w:color="auto"/>
        <w:bottom w:val="none" w:sz="0" w:space="0" w:color="auto"/>
        <w:right w:val="none" w:sz="0" w:space="0" w:color="auto"/>
      </w:divBdr>
    </w:div>
    <w:div w:id="349723299">
      <w:bodyDiv w:val="1"/>
      <w:marLeft w:val="0"/>
      <w:marRight w:val="0"/>
      <w:marTop w:val="0"/>
      <w:marBottom w:val="0"/>
      <w:divBdr>
        <w:top w:val="none" w:sz="0" w:space="0" w:color="auto"/>
        <w:left w:val="none" w:sz="0" w:space="0" w:color="auto"/>
        <w:bottom w:val="none" w:sz="0" w:space="0" w:color="auto"/>
        <w:right w:val="none" w:sz="0" w:space="0" w:color="auto"/>
      </w:divBdr>
    </w:div>
    <w:div w:id="349910936">
      <w:bodyDiv w:val="1"/>
      <w:marLeft w:val="0"/>
      <w:marRight w:val="0"/>
      <w:marTop w:val="0"/>
      <w:marBottom w:val="0"/>
      <w:divBdr>
        <w:top w:val="none" w:sz="0" w:space="0" w:color="auto"/>
        <w:left w:val="none" w:sz="0" w:space="0" w:color="auto"/>
        <w:bottom w:val="none" w:sz="0" w:space="0" w:color="auto"/>
        <w:right w:val="none" w:sz="0" w:space="0" w:color="auto"/>
      </w:divBdr>
    </w:div>
    <w:div w:id="349916408">
      <w:bodyDiv w:val="1"/>
      <w:marLeft w:val="0"/>
      <w:marRight w:val="0"/>
      <w:marTop w:val="0"/>
      <w:marBottom w:val="0"/>
      <w:divBdr>
        <w:top w:val="none" w:sz="0" w:space="0" w:color="auto"/>
        <w:left w:val="none" w:sz="0" w:space="0" w:color="auto"/>
        <w:bottom w:val="none" w:sz="0" w:space="0" w:color="auto"/>
        <w:right w:val="none" w:sz="0" w:space="0" w:color="auto"/>
      </w:divBdr>
    </w:div>
    <w:div w:id="350108355">
      <w:bodyDiv w:val="1"/>
      <w:marLeft w:val="0"/>
      <w:marRight w:val="0"/>
      <w:marTop w:val="0"/>
      <w:marBottom w:val="0"/>
      <w:divBdr>
        <w:top w:val="none" w:sz="0" w:space="0" w:color="auto"/>
        <w:left w:val="none" w:sz="0" w:space="0" w:color="auto"/>
        <w:bottom w:val="none" w:sz="0" w:space="0" w:color="auto"/>
        <w:right w:val="none" w:sz="0" w:space="0" w:color="auto"/>
      </w:divBdr>
      <w:divsChild>
        <w:div w:id="11304569">
          <w:marLeft w:val="480"/>
          <w:marRight w:val="0"/>
          <w:marTop w:val="0"/>
          <w:marBottom w:val="0"/>
          <w:divBdr>
            <w:top w:val="none" w:sz="0" w:space="0" w:color="auto"/>
            <w:left w:val="none" w:sz="0" w:space="0" w:color="auto"/>
            <w:bottom w:val="none" w:sz="0" w:space="0" w:color="auto"/>
            <w:right w:val="none" w:sz="0" w:space="0" w:color="auto"/>
          </w:divBdr>
        </w:div>
        <w:div w:id="22445308">
          <w:marLeft w:val="480"/>
          <w:marRight w:val="0"/>
          <w:marTop w:val="0"/>
          <w:marBottom w:val="0"/>
          <w:divBdr>
            <w:top w:val="none" w:sz="0" w:space="0" w:color="auto"/>
            <w:left w:val="none" w:sz="0" w:space="0" w:color="auto"/>
            <w:bottom w:val="none" w:sz="0" w:space="0" w:color="auto"/>
            <w:right w:val="none" w:sz="0" w:space="0" w:color="auto"/>
          </w:divBdr>
        </w:div>
        <w:div w:id="67846975">
          <w:marLeft w:val="480"/>
          <w:marRight w:val="0"/>
          <w:marTop w:val="0"/>
          <w:marBottom w:val="0"/>
          <w:divBdr>
            <w:top w:val="none" w:sz="0" w:space="0" w:color="auto"/>
            <w:left w:val="none" w:sz="0" w:space="0" w:color="auto"/>
            <w:bottom w:val="none" w:sz="0" w:space="0" w:color="auto"/>
            <w:right w:val="none" w:sz="0" w:space="0" w:color="auto"/>
          </w:divBdr>
        </w:div>
        <w:div w:id="75173268">
          <w:marLeft w:val="480"/>
          <w:marRight w:val="0"/>
          <w:marTop w:val="0"/>
          <w:marBottom w:val="0"/>
          <w:divBdr>
            <w:top w:val="none" w:sz="0" w:space="0" w:color="auto"/>
            <w:left w:val="none" w:sz="0" w:space="0" w:color="auto"/>
            <w:bottom w:val="none" w:sz="0" w:space="0" w:color="auto"/>
            <w:right w:val="none" w:sz="0" w:space="0" w:color="auto"/>
          </w:divBdr>
        </w:div>
        <w:div w:id="148450259">
          <w:marLeft w:val="480"/>
          <w:marRight w:val="0"/>
          <w:marTop w:val="0"/>
          <w:marBottom w:val="0"/>
          <w:divBdr>
            <w:top w:val="none" w:sz="0" w:space="0" w:color="auto"/>
            <w:left w:val="none" w:sz="0" w:space="0" w:color="auto"/>
            <w:bottom w:val="none" w:sz="0" w:space="0" w:color="auto"/>
            <w:right w:val="none" w:sz="0" w:space="0" w:color="auto"/>
          </w:divBdr>
        </w:div>
        <w:div w:id="149519465">
          <w:marLeft w:val="480"/>
          <w:marRight w:val="0"/>
          <w:marTop w:val="0"/>
          <w:marBottom w:val="0"/>
          <w:divBdr>
            <w:top w:val="none" w:sz="0" w:space="0" w:color="auto"/>
            <w:left w:val="none" w:sz="0" w:space="0" w:color="auto"/>
            <w:bottom w:val="none" w:sz="0" w:space="0" w:color="auto"/>
            <w:right w:val="none" w:sz="0" w:space="0" w:color="auto"/>
          </w:divBdr>
        </w:div>
        <w:div w:id="294874504">
          <w:marLeft w:val="480"/>
          <w:marRight w:val="0"/>
          <w:marTop w:val="0"/>
          <w:marBottom w:val="0"/>
          <w:divBdr>
            <w:top w:val="none" w:sz="0" w:space="0" w:color="auto"/>
            <w:left w:val="none" w:sz="0" w:space="0" w:color="auto"/>
            <w:bottom w:val="none" w:sz="0" w:space="0" w:color="auto"/>
            <w:right w:val="none" w:sz="0" w:space="0" w:color="auto"/>
          </w:divBdr>
        </w:div>
        <w:div w:id="300237426">
          <w:marLeft w:val="480"/>
          <w:marRight w:val="0"/>
          <w:marTop w:val="0"/>
          <w:marBottom w:val="0"/>
          <w:divBdr>
            <w:top w:val="none" w:sz="0" w:space="0" w:color="auto"/>
            <w:left w:val="none" w:sz="0" w:space="0" w:color="auto"/>
            <w:bottom w:val="none" w:sz="0" w:space="0" w:color="auto"/>
            <w:right w:val="none" w:sz="0" w:space="0" w:color="auto"/>
          </w:divBdr>
        </w:div>
        <w:div w:id="323700337">
          <w:marLeft w:val="480"/>
          <w:marRight w:val="0"/>
          <w:marTop w:val="0"/>
          <w:marBottom w:val="0"/>
          <w:divBdr>
            <w:top w:val="none" w:sz="0" w:space="0" w:color="auto"/>
            <w:left w:val="none" w:sz="0" w:space="0" w:color="auto"/>
            <w:bottom w:val="none" w:sz="0" w:space="0" w:color="auto"/>
            <w:right w:val="none" w:sz="0" w:space="0" w:color="auto"/>
          </w:divBdr>
        </w:div>
        <w:div w:id="339164688">
          <w:marLeft w:val="480"/>
          <w:marRight w:val="0"/>
          <w:marTop w:val="0"/>
          <w:marBottom w:val="0"/>
          <w:divBdr>
            <w:top w:val="none" w:sz="0" w:space="0" w:color="auto"/>
            <w:left w:val="none" w:sz="0" w:space="0" w:color="auto"/>
            <w:bottom w:val="none" w:sz="0" w:space="0" w:color="auto"/>
            <w:right w:val="none" w:sz="0" w:space="0" w:color="auto"/>
          </w:divBdr>
        </w:div>
        <w:div w:id="342633911">
          <w:marLeft w:val="480"/>
          <w:marRight w:val="0"/>
          <w:marTop w:val="0"/>
          <w:marBottom w:val="0"/>
          <w:divBdr>
            <w:top w:val="none" w:sz="0" w:space="0" w:color="auto"/>
            <w:left w:val="none" w:sz="0" w:space="0" w:color="auto"/>
            <w:bottom w:val="none" w:sz="0" w:space="0" w:color="auto"/>
            <w:right w:val="none" w:sz="0" w:space="0" w:color="auto"/>
          </w:divBdr>
        </w:div>
        <w:div w:id="367610323">
          <w:marLeft w:val="480"/>
          <w:marRight w:val="0"/>
          <w:marTop w:val="0"/>
          <w:marBottom w:val="0"/>
          <w:divBdr>
            <w:top w:val="none" w:sz="0" w:space="0" w:color="auto"/>
            <w:left w:val="none" w:sz="0" w:space="0" w:color="auto"/>
            <w:bottom w:val="none" w:sz="0" w:space="0" w:color="auto"/>
            <w:right w:val="none" w:sz="0" w:space="0" w:color="auto"/>
          </w:divBdr>
        </w:div>
        <w:div w:id="416751144">
          <w:marLeft w:val="480"/>
          <w:marRight w:val="0"/>
          <w:marTop w:val="0"/>
          <w:marBottom w:val="0"/>
          <w:divBdr>
            <w:top w:val="none" w:sz="0" w:space="0" w:color="auto"/>
            <w:left w:val="none" w:sz="0" w:space="0" w:color="auto"/>
            <w:bottom w:val="none" w:sz="0" w:space="0" w:color="auto"/>
            <w:right w:val="none" w:sz="0" w:space="0" w:color="auto"/>
          </w:divBdr>
        </w:div>
        <w:div w:id="436950130">
          <w:marLeft w:val="480"/>
          <w:marRight w:val="0"/>
          <w:marTop w:val="0"/>
          <w:marBottom w:val="0"/>
          <w:divBdr>
            <w:top w:val="none" w:sz="0" w:space="0" w:color="auto"/>
            <w:left w:val="none" w:sz="0" w:space="0" w:color="auto"/>
            <w:bottom w:val="none" w:sz="0" w:space="0" w:color="auto"/>
            <w:right w:val="none" w:sz="0" w:space="0" w:color="auto"/>
          </w:divBdr>
        </w:div>
        <w:div w:id="489492223">
          <w:marLeft w:val="480"/>
          <w:marRight w:val="0"/>
          <w:marTop w:val="0"/>
          <w:marBottom w:val="0"/>
          <w:divBdr>
            <w:top w:val="none" w:sz="0" w:space="0" w:color="auto"/>
            <w:left w:val="none" w:sz="0" w:space="0" w:color="auto"/>
            <w:bottom w:val="none" w:sz="0" w:space="0" w:color="auto"/>
            <w:right w:val="none" w:sz="0" w:space="0" w:color="auto"/>
          </w:divBdr>
        </w:div>
        <w:div w:id="517354179">
          <w:marLeft w:val="480"/>
          <w:marRight w:val="0"/>
          <w:marTop w:val="0"/>
          <w:marBottom w:val="0"/>
          <w:divBdr>
            <w:top w:val="none" w:sz="0" w:space="0" w:color="auto"/>
            <w:left w:val="none" w:sz="0" w:space="0" w:color="auto"/>
            <w:bottom w:val="none" w:sz="0" w:space="0" w:color="auto"/>
            <w:right w:val="none" w:sz="0" w:space="0" w:color="auto"/>
          </w:divBdr>
        </w:div>
        <w:div w:id="547913700">
          <w:marLeft w:val="480"/>
          <w:marRight w:val="0"/>
          <w:marTop w:val="0"/>
          <w:marBottom w:val="0"/>
          <w:divBdr>
            <w:top w:val="none" w:sz="0" w:space="0" w:color="auto"/>
            <w:left w:val="none" w:sz="0" w:space="0" w:color="auto"/>
            <w:bottom w:val="none" w:sz="0" w:space="0" w:color="auto"/>
            <w:right w:val="none" w:sz="0" w:space="0" w:color="auto"/>
          </w:divBdr>
        </w:div>
        <w:div w:id="636954881">
          <w:marLeft w:val="480"/>
          <w:marRight w:val="0"/>
          <w:marTop w:val="0"/>
          <w:marBottom w:val="0"/>
          <w:divBdr>
            <w:top w:val="none" w:sz="0" w:space="0" w:color="auto"/>
            <w:left w:val="none" w:sz="0" w:space="0" w:color="auto"/>
            <w:bottom w:val="none" w:sz="0" w:space="0" w:color="auto"/>
            <w:right w:val="none" w:sz="0" w:space="0" w:color="auto"/>
          </w:divBdr>
        </w:div>
        <w:div w:id="662780337">
          <w:marLeft w:val="480"/>
          <w:marRight w:val="0"/>
          <w:marTop w:val="0"/>
          <w:marBottom w:val="0"/>
          <w:divBdr>
            <w:top w:val="none" w:sz="0" w:space="0" w:color="auto"/>
            <w:left w:val="none" w:sz="0" w:space="0" w:color="auto"/>
            <w:bottom w:val="none" w:sz="0" w:space="0" w:color="auto"/>
            <w:right w:val="none" w:sz="0" w:space="0" w:color="auto"/>
          </w:divBdr>
        </w:div>
        <w:div w:id="691222618">
          <w:marLeft w:val="480"/>
          <w:marRight w:val="0"/>
          <w:marTop w:val="0"/>
          <w:marBottom w:val="0"/>
          <w:divBdr>
            <w:top w:val="none" w:sz="0" w:space="0" w:color="auto"/>
            <w:left w:val="none" w:sz="0" w:space="0" w:color="auto"/>
            <w:bottom w:val="none" w:sz="0" w:space="0" w:color="auto"/>
            <w:right w:val="none" w:sz="0" w:space="0" w:color="auto"/>
          </w:divBdr>
        </w:div>
        <w:div w:id="724986020">
          <w:marLeft w:val="480"/>
          <w:marRight w:val="0"/>
          <w:marTop w:val="0"/>
          <w:marBottom w:val="0"/>
          <w:divBdr>
            <w:top w:val="none" w:sz="0" w:space="0" w:color="auto"/>
            <w:left w:val="none" w:sz="0" w:space="0" w:color="auto"/>
            <w:bottom w:val="none" w:sz="0" w:space="0" w:color="auto"/>
            <w:right w:val="none" w:sz="0" w:space="0" w:color="auto"/>
          </w:divBdr>
        </w:div>
        <w:div w:id="805198156">
          <w:marLeft w:val="480"/>
          <w:marRight w:val="0"/>
          <w:marTop w:val="0"/>
          <w:marBottom w:val="0"/>
          <w:divBdr>
            <w:top w:val="none" w:sz="0" w:space="0" w:color="auto"/>
            <w:left w:val="none" w:sz="0" w:space="0" w:color="auto"/>
            <w:bottom w:val="none" w:sz="0" w:space="0" w:color="auto"/>
            <w:right w:val="none" w:sz="0" w:space="0" w:color="auto"/>
          </w:divBdr>
        </w:div>
        <w:div w:id="872961289">
          <w:marLeft w:val="480"/>
          <w:marRight w:val="0"/>
          <w:marTop w:val="0"/>
          <w:marBottom w:val="0"/>
          <w:divBdr>
            <w:top w:val="none" w:sz="0" w:space="0" w:color="auto"/>
            <w:left w:val="none" w:sz="0" w:space="0" w:color="auto"/>
            <w:bottom w:val="none" w:sz="0" w:space="0" w:color="auto"/>
            <w:right w:val="none" w:sz="0" w:space="0" w:color="auto"/>
          </w:divBdr>
        </w:div>
      </w:divsChild>
    </w:div>
    <w:div w:id="350179695">
      <w:bodyDiv w:val="1"/>
      <w:marLeft w:val="0"/>
      <w:marRight w:val="0"/>
      <w:marTop w:val="0"/>
      <w:marBottom w:val="0"/>
      <w:divBdr>
        <w:top w:val="none" w:sz="0" w:space="0" w:color="auto"/>
        <w:left w:val="none" w:sz="0" w:space="0" w:color="auto"/>
        <w:bottom w:val="none" w:sz="0" w:space="0" w:color="auto"/>
        <w:right w:val="none" w:sz="0" w:space="0" w:color="auto"/>
      </w:divBdr>
    </w:div>
    <w:div w:id="350231787">
      <w:bodyDiv w:val="1"/>
      <w:marLeft w:val="0"/>
      <w:marRight w:val="0"/>
      <w:marTop w:val="0"/>
      <w:marBottom w:val="0"/>
      <w:divBdr>
        <w:top w:val="none" w:sz="0" w:space="0" w:color="auto"/>
        <w:left w:val="none" w:sz="0" w:space="0" w:color="auto"/>
        <w:bottom w:val="none" w:sz="0" w:space="0" w:color="auto"/>
        <w:right w:val="none" w:sz="0" w:space="0" w:color="auto"/>
      </w:divBdr>
    </w:div>
    <w:div w:id="350256773">
      <w:bodyDiv w:val="1"/>
      <w:marLeft w:val="0"/>
      <w:marRight w:val="0"/>
      <w:marTop w:val="0"/>
      <w:marBottom w:val="0"/>
      <w:divBdr>
        <w:top w:val="none" w:sz="0" w:space="0" w:color="auto"/>
        <w:left w:val="none" w:sz="0" w:space="0" w:color="auto"/>
        <w:bottom w:val="none" w:sz="0" w:space="0" w:color="auto"/>
        <w:right w:val="none" w:sz="0" w:space="0" w:color="auto"/>
      </w:divBdr>
    </w:div>
    <w:div w:id="350257136">
      <w:bodyDiv w:val="1"/>
      <w:marLeft w:val="0"/>
      <w:marRight w:val="0"/>
      <w:marTop w:val="0"/>
      <w:marBottom w:val="0"/>
      <w:divBdr>
        <w:top w:val="none" w:sz="0" w:space="0" w:color="auto"/>
        <w:left w:val="none" w:sz="0" w:space="0" w:color="auto"/>
        <w:bottom w:val="none" w:sz="0" w:space="0" w:color="auto"/>
        <w:right w:val="none" w:sz="0" w:space="0" w:color="auto"/>
      </w:divBdr>
    </w:div>
    <w:div w:id="350380050">
      <w:bodyDiv w:val="1"/>
      <w:marLeft w:val="0"/>
      <w:marRight w:val="0"/>
      <w:marTop w:val="0"/>
      <w:marBottom w:val="0"/>
      <w:divBdr>
        <w:top w:val="none" w:sz="0" w:space="0" w:color="auto"/>
        <w:left w:val="none" w:sz="0" w:space="0" w:color="auto"/>
        <w:bottom w:val="none" w:sz="0" w:space="0" w:color="auto"/>
        <w:right w:val="none" w:sz="0" w:space="0" w:color="auto"/>
      </w:divBdr>
      <w:divsChild>
        <w:div w:id="58015695">
          <w:marLeft w:val="480"/>
          <w:marRight w:val="0"/>
          <w:marTop w:val="0"/>
          <w:marBottom w:val="0"/>
          <w:divBdr>
            <w:top w:val="none" w:sz="0" w:space="0" w:color="auto"/>
            <w:left w:val="none" w:sz="0" w:space="0" w:color="auto"/>
            <w:bottom w:val="none" w:sz="0" w:space="0" w:color="auto"/>
            <w:right w:val="none" w:sz="0" w:space="0" w:color="auto"/>
          </w:divBdr>
        </w:div>
        <w:div w:id="115491202">
          <w:marLeft w:val="480"/>
          <w:marRight w:val="0"/>
          <w:marTop w:val="0"/>
          <w:marBottom w:val="0"/>
          <w:divBdr>
            <w:top w:val="none" w:sz="0" w:space="0" w:color="auto"/>
            <w:left w:val="none" w:sz="0" w:space="0" w:color="auto"/>
            <w:bottom w:val="none" w:sz="0" w:space="0" w:color="auto"/>
            <w:right w:val="none" w:sz="0" w:space="0" w:color="auto"/>
          </w:divBdr>
        </w:div>
        <w:div w:id="121853042">
          <w:marLeft w:val="480"/>
          <w:marRight w:val="0"/>
          <w:marTop w:val="0"/>
          <w:marBottom w:val="0"/>
          <w:divBdr>
            <w:top w:val="none" w:sz="0" w:space="0" w:color="auto"/>
            <w:left w:val="none" w:sz="0" w:space="0" w:color="auto"/>
            <w:bottom w:val="none" w:sz="0" w:space="0" w:color="auto"/>
            <w:right w:val="none" w:sz="0" w:space="0" w:color="auto"/>
          </w:divBdr>
        </w:div>
        <w:div w:id="134681399">
          <w:marLeft w:val="480"/>
          <w:marRight w:val="0"/>
          <w:marTop w:val="0"/>
          <w:marBottom w:val="0"/>
          <w:divBdr>
            <w:top w:val="none" w:sz="0" w:space="0" w:color="auto"/>
            <w:left w:val="none" w:sz="0" w:space="0" w:color="auto"/>
            <w:bottom w:val="none" w:sz="0" w:space="0" w:color="auto"/>
            <w:right w:val="none" w:sz="0" w:space="0" w:color="auto"/>
          </w:divBdr>
        </w:div>
        <w:div w:id="147478209">
          <w:marLeft w:val="480"/>
          <w:marRight w:val="0"/>
          <w:marTop w:val="0"/>
          <w:marBottom w:val="0"/>
          <w:divBdr>
            <w:top w:val="none" w:sz="0" w:space="0" w:color="auto"/>
            <w:left w:val="none" w:sz="0" w:space="0" w:color="auto"/>
            <w:bottom w:val="none" w:sz="0" w:space="0" w:color="auto"/>
            <w:right w:val="none" w:sz="0" w:space="0" w:color="auto"/>
          </w:divBdr>
        </w:div>
        <w:div w:id="262959961">
          <w:marLeft w:val="480"/>
          <w:marRight w:val="0"/>
          <w:marTop w:val="0"/>
          <w:marBottom w:val="0"/>
          <w:divBdr>
            <w:top w:val="none" w:sz="0" w:space="0" w:color="auto"/>
            <w:left w:val="none" w:sz="0" w:space="0" w:color="auto"/>
            <w:bottom w:val="none" w:sz="0" w:space="0" w:color="auto"/>
            <w:right w:val="none" w:sz="0" w:space="0" w:color="auto"/>
          </w:divBdr>
        </w:div>
        <w:div w:id="272053265">
          <w:marLeft w:val="480"/>
          <w:marRight w:val="0"/>
          <w:marTop w:val="0"/>
          <w:marBottom w:val="0"/>
          <w:divBdr>
            <w:top w:val="none" w:sz="0" w:space="0" w:color="auto"/>
            <w:left w:val="none" w:sz="0" w:space="0" w:color="auto"/>
            <w:bottom w:val="none" w:sz="0" w:space="0" w:color="auto"/>
            <w:right w:val="none" w:sz="0" w:space="0" w:color="auto"/>
          </w:divBdr>
        </w:div>
        <w:div w:id="318585455">
          <w:marLeft w:val="480"/>
          <w:marRight w:val="0"/>
          <w:marTop w:val="0"/>
          <w:marBottom w:val="0"/>
          <w:divBdr>
            <w:top w:val="none" w:sz="0" w:space="0" w:color="auto"/>
            <w:left w:val="none" w:sz="0" w:space="0" w:color="auto"/>
            <w:bottom w:val="none" w:sz="0" w:space="0" w:color="auto"/>
            <w:right w:val="none" w:sz="0" w:space="0" w:color="auto"/>
          </w:divBdr>
        </w:div>
        <w:div w:id="382677899">
          <w:marLeft w:val="480"/>
          <w:marRight w:val="0"/>
          <w:marTop w:val="0"/>
          <w:marBottom w:val="0"/>
          <w:divBdr>
            <w:top w:val="none" w:sz="0" w:space="0" w:color="auto"/>
            <w:left w:val="none" w:sz="0" w:space="0" w:color="auto"/>
            <w:bottom w:val="none" w:sz="0" w:space="0" w:color="auto"/>
            <w:right w:val="none" w:sz="0" w:space="0" w:color="auto"/>
          </w:divBdr>
        </w:div>
        <w:div w:id="436288546">
          <w:marLeft w:val="480"/>
          <w:marRight w:val="0"/>
          <w:marTop w:val="0"/>
          <w:marBottom w:val="0"/>
          <w:divBdr>
            <w:top w:val="none" w:sz="0" w:space="0" w:color="auto"/>
            <w:left w:val="none" w:sz="0" w:space="0" w:color="auto"/>
            <w:bottom w:val="none" w:sz="0" w:space="0" w:color="auto"/>
            <w:right w:val="none" w:sz="0" w:space="0" w:color="auto"/>
          </w:divBdr>
        </w:div>
        <w:div w:id="444233421">
          <w:marLeft w:val="480"/>
          <w:marRight w:val="0"/>
          <w:marTop w:val="0"/>
          <w:marBottom w:val="0"/>
          <w:divBdr>
            <w:top w:val="none" w:sz="0" w:space="0" w:color="auto"/>
            <w:left w:val="none" w:sz="0" w:space="0" w:color="auto"/>
            <w:bottom w:val="none" w:sz="0" w:space="0" w:color="auto"/>
            <w:right w:val="none" w:sz="0" w:space="0" w:color="auto"/>
          </w:divBdr>
        </w:div>
        <w:div w:id="523175468">
          <w:marLeft w:val="480"/>
          <w:marRight w:val="0"/>
          <w:marTop w:val="0"/>
          <w:marBottom w:val="0"/>
          <w:divBdr>
            <w:top w:val="none" w:sz="0" w:space="0" w:color="auto"/>
            <w:left w:val="none" w:sz="0" w:space="0" w:color="auto"/>
            <w:bottom w:val="none" w:sz="0" w:space="0" w:color="auto"/>
            <w:right w:val="none" w:sz="0" w:space="0" w:color="auto"/>
          </w:divBdr>
        </w:div>
        <w:div w:id="584535824">
          <w:marLeft w:val="480"/>
          <w:marRight w:val="0"/>
          <w:marTop w:val="0"/>
          <w:marBottom w:val="0"/>
          <w:divBdr>
            <w:top w:val="none" w:sz="0" w:space="0" w:color="auto"/>
            <w:left w:val="none" w:sz="0" w:space="0" w:color="auto"/>
            <w:bottom w:val="none" w:sz="0" w:space="0" w:color="auto"/>
            <w:right w:val="none" w:sz="0" w:space="0" w:color="auto"/>
          </w:divBdr>
        </w:div>
        <w:div w:id="613051076">
          <w:marLeft w:val="480"/>
          <w:marRight w:val="0"/>
          <w:marTop w:val="0"/>
          <w:marBottom w:val="0"/>
          <w:divBdr>
            <w:top w:val="none" w:sz="0" w:space="0" w:color="auto"/>
            <w:left w:val="none" w:sz="0" w:space="0" w:color="auto"/>
            <w:bottom w:val="none" w:sz="0" w:space="0" w:color="auto"/>
            <w:right w:val="none" w:sz="0" w:space="0" w:color="auto"/>
          </w:divBdr>
        </w:div>
        <w:div w:id="638538021">
          <w:marLeft w:val="480"/>
          <w:marRight w:val="0"/>
          <w:marTop w:val="0"/>
          <w:marBottom w:val="0"/>
          <w:divBdr>
            <w:top w:val="none" w:sz="0" w:space="0" w:color="auto"/>
            <w:left w:val="none" w:sz="0" w:space="0" w:color="auto"/>
            <w:bottom w:val="none" w:sz="0" w:space="0" w:color="auto"/>
            <w:right w:val="none" w:sz="0" w:space="0" w:color="auto"/>
          </w:divBdr>
        </w:div>
        <w:div w:id="641738401">
          <w:marLeft w:val="480"/>
          <w:marRight w:val="0"/>
          <w:marTop w:val="0"/>
          <w:marBottom w:val="0"/>
          <w:divBdr>
            <w:top w:val="none" w:sz="0" w:space="0" w:color="auto"/>
            <w:left w:val="none" w:sz="0" w:space="0" w:color="auto"/>
            <w:bottom w:val="none" w:sz="0" w:space="0" w:color="auto"/>
            <w:right w:val="none" w:sz="0" w:space="0" w:color="auto"/>
          </w:divBdr>
        </w:div>
        <w:div w:id="650986616">
          <w:marLeft w:val="480"/>
          <w:marRight w:val="0"/>
          <w:marTop w:val="0"/>
          <w:marBottom w:val="0"/>
          <w:divBdr>
            <w:top w:val="none" w:sz="0" w:space="0" w:color="auto"/>
            <w:left w:val="none" w:sz="0" w:space="0" w:color="auto"/>
            <w:bottom w:val="none" w:sz="0" w:space="0" w:color="auto"/>
            <w:right w:val="none" w:sz="0" w:space="0" w:color="auto"/>
          </w:divBdr>
        </w:div>
        <w:div w:id="688527197">
          <w:marLeft w:val="480"/>
          <w:marRight w:val="0"/>
          <w:marTop w:val="0"/>
          <w:marBottom w:val="0"/>
          <w:divBdr>
            <w:top w:val="none" w:sz="0" w:space="0" w:color="auto"/>
            <w:left w:val="none" w:sz="0" w:space="0" w:color="auto"/>
            <w:bottom w:val="none" w:sz="0" w:space="0" w:color="auto"/>
            <w:right w:val="none" w:sz="0" w:space="0" w:color="auto"/>
          </w:divBdr>
        </w:div>
        <w:div w:id="774133920">
          <w:marLeft w:val="480"/>
          <w:marRight w:val="0"/>
          <w:marTop w:val="0"/>
          <w:marBottom w:val="0"/>
          <w:divBdr>
            <w:top w:val="none" w:sz="0" w:space="0" w:color="auto"/>
            <w:left w:val="none" w:sz="0" w:space="0" w:color="auto"/>
            <w:bottom w:val="none" w:sz="0" w:space="0" w:color="auto"/>
            <w:right w:val="none" w:sz="0" w:space="0" w:color="auto"/>
          </w:divBdr>
        </w:div>
        <w:div w:id="785004704">
          <w:marLeft w:val="480"/>
          <w:marRight w:val="0"/>
          <w:marTop w:val="0"/>
          <w:marBottom w:val="0"/>
          <w:divBdr>
            <w:top w:val="none" w:sz="0" w:space="0" w:color="auto"/>
            <w:left w:val="none" w:sz="0" w:space="0" w:color="auto"/>
            <w:bottom w:val="none" w:sz="0" w:space="0" w:color="auto"/>
            <w:right w:val="none" w:sz="0" w:space="0" w:color="auto"/>
          </w:divBdr>
        </w:div>
        <w:div w:id="802770973">
          <w:marLeft w:val="480"/>
          <w:marRight w:val="0"/>
          <w:marTop w:val="0"/>
          <w:marBottom w:val="0"/>
          <w:divBdr>
            <w:top w:val="none" w:sz="0" w:space="0" w:color="auto"/>
            <w:left w:val="none" w:sz="0" w:space="0" w:color="auto"/>
            <w:bottom w:val="none" w:sz="0" w:space="0" w:color="auto"/>
            <w:right w:val="none" w:sz="0" w:space="0" w:color="auto"/>
          </w:divBdr>
        </w:div>
        <w:div w:id="824079946">
          <w:marLeft w:val="480"/>
          <w:marRight w:val="0"/>
          <w:marTop w:val="0"/>
          <w:marBottom w:val="0"/>
          <w:divBdr>
            <w:top w:val="none" w:sz="0" w:space="0" w:color="auto"/>
            <w:left w:val="none" w:sz="0" w:space="0" w:color="auto"/>
            <w:bottom w:val="none" w:sz="0" w:space="0" w:color="auto"/>
            <w:right w:val="none" w:sz="0" w:space="0" w:color="auto"/>
          </w:divBdr>
        </w:div>
        <w:div w:id="870923433">
          <w:marLeft w:val="480"/>
          <w:marRight w:val="0"/>
          <w:marTop w:val="0"/>
          <w:marBottom w:val="0"/>
          <w:divBdr>
            <w:top w:val="none" w:sz="0" w:space="0" w:color="auto"/>
            <w:left w:val="none" w:sz="0" w:space="0" w:color="auto"/>
            <w:bottom w:val="none" w:sz="0" w:space="0" w:color="auto"/>
            <w:right w:val="none" w:sz="0" w:space="0" w:color="auto"/>
          </w:divBdr>
        </w:div>
        <w:div w:id="871266025">
          <w:marLeft w:val="480"/>
          <w:marRight w:val="0"/>
          <w:marTop w:val="0"/>
          <w:marBottom w:val="0"/>
          <w:divBdr>
            <w:top w:val="none" w:sz="0" w:space="0" w:color="auto"/>
            <w:left w:val="none" w:sz="0" w:space="0" w:color="auto"/>
            <w:bottom w:val="none" w:sz="0" w:space="0" w:color="auto"/>
            <w:right w:val="none" w:sz="0" w:space="0" w:color="auto"/>
          </w:divBdr>
        </w:div>
      </w:divsChild>
    </w:div>
    <w:div w:id="350570957">
      <w:bodyDiv w:val="1"/>
      <w:marLeft w:val="0"/>
      <w:marRight w:val="0"/>
      <w:marTop w:val="0"/>
      <w:marBottom w:val="0"/>
      <w:divBdr>
        <w:top w:val="none" w:sz="0" w:space="0" w:color="auto"/>
        <w:left w:val="none" w:sz="0" w:space="0" w:color="auto"/>
        <w:bottom w:val="none" w:sz="0" w:space="0" w:color="auto"/>
        <w:right w:val="none" w:sz="0" w:space="0" w:color="auto"/>
      </w:divBdr>
    </w:div>
    <w:div w:id="350837045">
      <w:bodyDiv w:val="1"/>
      <w:marLeft w:val="0"/>
      <w:marRight w:val="0"/>
      <w:marTop w:val="0"/>
      <w:marBottom w:val="0"/>
      <w:divBdr>
        <w:top w:val="none" w:sz="0" w:space="0" w:color="auto"/>
        <w:left w:val="none" w:sz="0" w:space="0" w:color="auto"/>
        <w:bottom w:val="none" w:sz="0" w:space="0" w:color="auto"/>
        <w:right w:val="none" w:sz="0" w:space="0" w:color="auto"/>
      </w:divBdr>
    </w:div>
    <w:div w:id="350838382">
      <w:bodyDiv w:val="1"/>
      <w:marLeft w:val="0"/>
      <w:marRight w:val="0"/>
      <w:marTop w:val="0"/>
      <w:marBottom w:val="0"/>
      <w:divBdr>
        <w:top w:val="none" w:sz="0" w:space="0" w:color="auto"/>
        <w:left w:val="none" w:sz="0" w:space="0" w:color="auto"/>
        <w:bottom w:val="none" w:sz="0" w:space="0" w:color="auto"/>
        <w:right w:val="none" w:sz="0" w:space="0" w:color="auto"/>
      </w:divBdr>
    </w:div>
    <w:div w:id="350839615">
      <w:bodyDiv w:val="1"/>
      <w:marLeft w:val="0"/>
      <w:marRight w:val="0"/>
      <w:marTop w:val="0"/>
      <w:marBottom w:val="0"/>
      <w:divBdr>
        <w:top w:val="none" w:sz="0" w:space="0" w:color="auto"/>
        <w:left w:val="none" w:sz="0" w:space="0" w:color="auto"/>
        <w:bottom w:val="none" w:sz="0" w:space="0" w:color="auto"/>
        <w:right w:val="none" w:sz="0" w:space="0" w:color="auto"/>
      </w:divBdr>
      <w:divsChild>
        <w:div w:id="1318672">
          <w:marLeft w:val="480"/>
          <w:marRight w:val="0"/>
          <w:marTop w:val="0"/>
          <w:marBottom w:val="0"/>
          <w:divBdr>
            <w:top w:val="none" w:sz="0" w:space="0" w:color="auto"/>
            <w:left w:val="none" w:sz="0" w:space="0" w:color="auto"/>
            <w:bottom w:val="none" w:sz="0" w:space="0" w:color="auto"/>
            <w:right w:val="none" w:sz="0" w:space="0" w:color="auto"/>
          </w:divBdr>
        </w:div>
        <w:div w:id="17005082">
          <w:marLeft w:val="480"/>
          <w:marRight w:val="0"/>
          <w:marTop w:val="0"/>
          <w:marBottom w:val="0"/>
          <w:divBdr>
            <w:top w:val="none" w:sz="0" w:space="0" w:color="auto"/>
            <w:left w:val="none" w:sz="0" w:space="0" w:color="auto"/>
            <w:bottom w:val="none" w:sz="0" w:space="0" w:color="auto"/>
            <w:right w:val="none" w:sz="0" w:space="0" w:color="auto"/>
          </w:divBdr>
        </w:div>
        <w:div w:id="107745332">
          <w:marLeft w:val="480"/>
          <w:marRight w:val="0"/>
          <w:marTop w:val="0"/>
          <w:marBottom w:val="0"/>
          <w:divBdr>
            <w:top w:val="none" w:sz="0" w:space="0" w:color="auto"/>
            <w:left w:val="none" w:sz="0" w:space="0" w:color="auto"/>
            <w:bottom w:val="none" w:sz="0" w:space="0" w:color="auto"/>
            <w:right w:val="none" w:sz="0" w:space="0" w:color="auto"/>
          </w:divBdr>
        </w:div>
        <w:div w:id="182596460">
          <w:marLeft w:val="480"/>
          <w:marRight w:val="0"/>
          <w:marTop w:val="0"/>
          <w:marBottom w:val="0"/>
          <w:divBdr>
            <w:top w:val="none" w:sz="0" w:space="0" w:color="auto"/>
            <w:left w:val="none" w:sz="0" w:space="0" w:color="auto"/>
            <w:bottom w:val="none" w:sz="0" w:space="0" w:color="auto"/>
            <w:right w:val="none" w:sz="0" w:space="0" w:color="auto"/>
          </w:divBdr>
        </w:div>
        <w:div w:id="226690471">
          <w:marLeft w:val="480"/>
          <w:marRight w:val="0"/>
          <w:marTop w:val="0"/>
          <w:marBottom w:val="0"/>
          <w:divBdr>
            <w:top w:val="none" w:sz="0" w:space="0" w:color="auto"/>
            <w:left w:val="none" w:sz="0" w:space="0" w:color="auto"/>
            <w:bottom w:val="none" w:sz="0" w:space="0" w:color="auto"/>
            <w:right w:val="none" w:sz="0" w:space="0" w:color="auto"/>
          </w:divBdr>
        </w:div>
        <w:div w:id="368605339">
          <w:marLeft w:val="480"/>
          <w:marRight w:val="0"/>
          <w:marTop w:val="0"/>
          <w:marBottom w:val="0"/>
          <w:divBdr>
            <w:top w:val="none" w:sz="0" w:space="0" w:color="auto"/>
            <w:left w:val="none" w:sz="0" w:space="0" w:color="auto"/>
            <w:bottom w:val="none" w:sz="0" w:space="0" w:color="auto"/>
            <w:right w:val="none" w:sz="0" w:space="0" w:color="auto"/>
          </w:divBdr>
        </w:div>
        <w:div w:id="404497186">
          <w:marLeft w:val="480"/>
          <w:marRight w:val="0"/>
          <w:marTop w:val="0"/>
          <w:marBottom w:val="0"/>
          <w:divBdr>
            <w:top w:val="none" w:sz="0" w:space="0" w:color="auto"/>
            <w:left w:val="none" w:sz="0" w:space="0" w:color="auto"/>
            <w:bottom w:val="none" w:sz="0" w:space="0" w:color="auto"/>
            <w:right w:val="none" w:sz="0" w:space="0" w:color="auto"/>
          </w:divBdr>
        </w:div>
        <w:div w:id="413167339">
          <w:marLeft w:val="480"/>
          <w:marRight w:val="0"/>
          <w:marTop w:val="0"/>
          <w:marBottom w:val="0"/>
          <w:divBdr>
            <w:top w:val="none" w:sz="0" w:space="0" w:color="auto"/>
            <w:left w:val="none" w:sz="0" w:space="0" w:color="auto"/>
            <w:bottom w:val="none" w:sz="0" w:space="0" w:color="auto"/>
            <w:right w:val="none" w:sz="0" w:space="0" w:color="auto"/>
          </w:divBdr>
        </w:div>
        <w:div w:id="422647582">
          <w:marLeft w:val="480"/>
          <w:marRight w:val="0"/>
          <w:marTop w:val="0"/>
          <w:marBottom w:val="0"/>
          <w:divBdr>
            <w:top w:val="none" w:sz="0" w:space="0" w:color="auto"/>
            <w:left w:val="none" w:sz="0" w:space="0" w:color="auto"/>
            <w:bottom w:val="none" w:sz="0" w:space="0" w:color="auto"/>
            <w:right w:val="none" w:sz="0" w:space="0" w:color="auto"/>
          </w:divBdr>
        </w:div>
        <w:div w:id="480510102">
          <w:marLeft w:val="480"/>
          <w:marRight w:val="0"/>
          <w:marTop w:val="0"/>
          <w:marBottom w:val="0"/>
          <w:divBdr>
            <w:top w:val="none" w:sz="0" w:space="0" w:color="auto"/>
            <w:left w:val="none" w:sz="0" w:space="0" w:color="auto"/>
            <w:bottom w:val="none" w:sz="0" w:space="0" w:color="auto"/>
            <w:right w:val="none" w:sz="0" w:space="0" w:color="auto"/>
          </w:divBdr>
        </w:div>
        <w:div w:id="520046620">
          <w:marLeft w:val="480"/>
          <w:marRight w:val="0"/>
          <w:marTop w:val="0"/>
          <w:marBottom w:val="0"/>
          <w:divBdr>
            <w:top w:val="none" w:sz="0" w:space="0" w:color="auto"/>
            <w:left w:val="none" w:sz="0" w:space="0" w:color="auto"/>
            <w:bottom w:val="none" w:sz="0" w:space="0" w:color="auto"/>
            <w:right w:val="none" w:sz="0" w:space="0" w:color="auto"/>
          </w:divBdr>
        </w:div>
        <w:div w:id="570963149">
          <w:marLeft w:val="480"/>
          <w:marRight w:val="0"/>
          <w:marTop w:val="0"/>
          <w:marBottom w:val="0"/>
          <w:divBdr>
            <w:top w:val="none" w:sz="0" w:space="0" w:color="auto"/>
            <w:left w:val="none" w:sz="0" w:space="0" w:color="auto"/>
            <w:bottom w:val="none" w:sz="0" w:space="0" w:color="auto"/>
            <w:right w:val="none" w:sz="0" w:space="0" w:color="auto"/>
          </w:divBdr>
        </w:div>
        <w:div w:id="581764716">
          <w:marLeft w:val="480"/>
          <w:marRight w:val="0"/>
          <w:marTop w:val="0"/>
          <w:marBottom w:val="0"/>
          <w:divBdr>
            <w:top w:val="none" w:sz="0" w:space="0" w:color="auto"/>
            <w:left w:val="none" w:sz="0" w:space="0" w:color="auto"/>
            <w:bottom w:val="none" w:sz="0" w:space="0" w:color="auto"/>
            <w:right w:val="none" w:sz="0" w:space="0" w:color="auto"/>
          </w:divBdr>
        </w:div>
        <w:div w:id="585697126">
          <w:marLeft w:val="480"/>
          <w:marRight w:val="0"/>
          <w:marTop w:val="0"/>
          <w:marBottom w:val="0"/>
          <w:divBdr>
            <w:top w:val="none" w:sz="0" w:space="0" w:color="auto"/>
            <w:left w:val="none" w:sz="0" w:space="0" w:color="auto"/>
            <w:bottom w:val="none" w:sz="0" w:space="0" w:color="auto"/>
            <w:right w:val="none" w:sz="0" w:space="0" w:color="auto"/>
          </w:divBdr>
        </w:div>
        <w:div w:id="625047143">
          <w:marLeft w:val="480"/>
          <w:marRight w:val="0"/>
          <w:marTop w:val="0"/>
          <w:marBottom w:val="0"/>
          <w:divBdr>
            <w:top w:val="none" w:sz="0" w:space="0" w:color="auto"/>
            <w:left w:val="none" w:sz="0" w:space="0" w:color="auto"/>
            <w:bottom w:val="none" w:sz="0" w:space="0" w:color="auto"/>
            <w:right w:val="none" w:sz="0" w:space="0" w:color="auto"/>
          </w:divBdr>
        </w:div>
        <w:div w:id="647513846">
          <w:marLeft w:val="480"/>
          <w:marRight w:val="0"/>
          <w:marTop w:val="0"/>
          <w:marBottom w:val="0"/>
          <w:divBdr>
            <w:top w:val="none" w:sz="0" w:space="0" w:color="auto"/>
            <w:left w:val="none" w:sz="0" w:space="0" w:color="auto"/>
            <w:bottom w:val="none" w:sz="0" w:space="0" w:color="auto"/>
            <w:right w:val="none" w:sz="0" w:space="0" w:color="auto"/>
          </w:divBdr>
        </w:div>
        <w:div w:id="696858609">
          <w:marLeft w:val="480"/>
          <w:marRight w:val="0"/>
          <w:marTop w:val="0"/>
          <w:marBottom w:val="0"/>
          <w:divBdr>
            <w:top w:val="none" w:sz="0" w:space="0" w:color="auto"/>
            <w:left w:val="none" w:sz="0" w:space="0" w:color="auto"/>
            <w:bottom w:val="none" w:sz="0" w:space="0" w:color="auto"/>
            <w:right w:val="none" w:sz="0" w:space="0" w:color="auto"/>
          </w:divBdr>
        </w:div>
        <w:div w:id="789740076">
          <w:marLeft w:val="480"/>
          <w:marRight w:val="0"/>
          <w:marTop w:val="0"/>
          <w:marBottom w:val="0"/>
          <w:divBdr>
            <w:top w:val="none" w:sz="0" w:space="0" w:color="auto"/>
            <w:left w:val="none" w:sz="0" w:space="0" w:color="auto"/>
            <w:bottom w:val="none" w:sz="0" w:space="0" w:color="auto"/>
            <w:right w:val="none" w:sz="0" w:space="0" w:color="auto"/>
          </w:divBdr>
        </w:div>
        <w:div w:id="810902992">
          <w:marLeft w:val="480"/>
          <w:marRight w:val="0"/>
          <w:marTop w:val="0"/>
          <w:marBottom w:val="0"/>
          <w:divBdr>
            <w:top w:val="none" w:sz="0" w:space="0" w:color="auto"/>
            <w:left w:val="none" w:sz="0" w:space="0" w:color="auto"/>
            <w:bottom w:val="none" w:sz="0" w:space="0" w:color="auto"/>
            <w:right w:val="none" w:sz="0" w:space="0" w:color="auto"/>
          </w:divBdr>
        </w:div>
        <w:div w:id="869951992">
          <w:marLeft w:val="480"/>
          <w:marRight w:val="0"/>
          <w:marTop w:val="0"/>
          <w:marBottom w:val="0"/>
          <w:divBdr>
            <w:top w:val="none" w:sz="0" w:space="0" w:color="auto"/>
            <w:left w:val="none" w:sz="0" w:space="0" w:color="auto"/>
            <w:bottom w:val="none" w:sz="0" w:space="0" w:color="auto"/>
            <w:right w:val="none" w:sz="0" w:space="0" w:color="auto"/>
          </w:divBdr>
        </w:div>
        <w:div w:id="890653783">
          <w:marLeft w:val="480"/>
          <w:marRight w:val="0"/>
          <w:marTop w:val="0"/>
          <w:marBottom w:val="0"/>
          <w:divBdr>
            <w:top w:val="none" w:sz="0" w:space="0" w:color="auto"/>
            <w:left w:val="none" w:sz="0" w:space="0" w:color="auto"/>
            <w:bottom w:val="none" w:sz="0" w:space="0" w:color="auto"/>
            <w:right w:val="none" w:sz="0" w:space="0" w:color="auto"/>
          </w:divBdr>
        </w:div>
        <w:div w:id="907348035">
          <w:marLeft w:val="480"/>
          <w:marRight w:val="0"/>
          <w:marTop w:val="0"/>
          <w:marBottom w:val="0"/>
          <w:divBdr>
            <w:top w:val="none" w:sz="0" w:space="0" w:color="auto"/>
            <w:left w:val="none" w:sz="0" w:space="0" w:color="auto"/>
            <w:bottom w:val="none" w:sz="0" w:space="0" w:color="auto"/>
            <w:right w:val="none" w:sz="0" w:space="0" w:color="auto"/>
          </w:divBdr>
        </w:div>
      </w:divsChild>
    </w:div>
    <w:div w:id="350881480">
      <w:bodyDiv w:val="1"/>
      <w:marLeft w:val="0"/>
      <w:marRight w:val="0"/>
      <w:marTop w:val="0"/>
      <w:marBottom w:val="0"/>
      <w:divBdr>
        <w:top w:val="none" w:sz="0" w:space="0" w:color="auto"/>
        <w:left w:val="none" w:sz="0" w:space="0" w:color="auto"/>
        <w:bottom w:val="none" w:sz="0" w:space="0" w:color="auto"/>
        <w:right w:val="none" w:sz="0" w:space="0" w:color="auto"/>
      </w:divBdr>
    </w:div>
    <w:div w:id="350881665">
      <w:bodyDiv w:val="1"/>
      <w:marLeft w:val="0"/>
      <w:marRight w:val="0"/>
      <w:marTop w:val="0"/>
      <w:marBottom w:val="0"/>
      <w:divBdr>
        <w:top w:val="none" w:sz="0" w:space="0" w:color="auto"/>
        <w:left w:val="none" w:sz="0" w:space="0" w:color="auto"/>
        <w:bottom w:val="none" w:sz="0" w:space="0" w:color="auto"/>
        <w:right w:val="none" w:sz="0" w:space="0" w:color="auto"/>
      </w:divBdr>
    </w:div>
    <w:div w:id="350884394">
      <w:bodyDiv w:val="1"/>
      <w:marLeft w:val="0"/>
      <w:marRight w:val="0"/>
      <w:marTop w:val="0"/>
      <w:marBottom w:val="0"/>
      <w:divBdr>
        <w:top w:val="none" w:sz="0" w:space="0" w:color="auto"/>
        <w:left w:val="none" w:sz="0" w:space="0" w:color="auto"/>
        <w:bottom w:val="none" w:sz="0" w:space="0" w:color="auto"/>
        <w:right w:val="none" w:sz="0" w:space="0" w:color="auto"/>
      </w:divBdr>
    </w:div>
    <w:div w:id="351104816">
      <w:bodyDiv w:val="1"/>
      <w:marLeft w:val="0"/>
      <w:marRight w:val="0"/>
      <w:marTop w:val="0"/>
      <w:marBottom w:val="0"/>
      <w:divBdr>
        <w:top w:val="none" w:sz="0" w:space="0" w:color="auto"/>
        <w:left w:val="none" w:sz="0" w:space="0" w:color="auto"/>
        <w:bottom w:val="none" w:sz="0" w:space="0" w:color="auto"/>
        <w:right w:val="none" w:sz="0" w:space="0" w:color="auto"/>
      </w:divBdr>
    </w:div>
    <w:div w:id="351148937">
      <w:bodyDiv w:val="1"/>
      <w:marLeft w:val="0"/>
      <w:marRight w:val="0"/>
      <w:marTop w:val="0"/>
      <w:marBottom w:val="0"/>
      <w:divBdr>
        <w:top w:val="none" w:sz="0" w:space="0" w:color="auto"/>
        <w:left w:val="none" w:sz="0" w:space="0" w:color="auto"/>
        <w:bottom w:val="none" w:sz="0" w:space="0" w:color="auto"/>
        <w:right w:val="none" w:sz="0" w:space="0" w:color="auto"/>
      </w:divBdr>
    </w:div>
    <w:div w:id="351152880">
      <w:bodyDiv w:val="1"/>
      <w:marLeft w:val="0"/>
      <w:marRight w:val="0"/>
      <w:marTop w:val="0"/>
      <w:marBottom w:val="0"/>
      <w:divBdr>
        <w:top w:val="none" w:sz="0" w:space="0" w:color="auto"/>
        <w:left w:val="none" w:sz="0" w:space="0" w:color="auto"/>
        <w:bottom w:val="none" w:sz="0" w:space="0" w:color="auto"/>
        <w:right w:val="none" w:sz="0" w:space="0" w:color="auto"/>
      </w:divBdr>
    </w:div>
    <w:div w:id="351224652">
      <w:bodyDiv w:val="1"/>
      <w:marLeft w:val="0"/>
      <w:marRight w:val="0"/>
      <w:marTop w:val="0"/>
      <w:marBottom w:val="0"/>
      <w:divBdr>
        <w:top w:val="none" w:sz="0" w:space="0" w:color="auto"/>
        <w:left w:val="none" w:sz="0" w:space="0" w:color="auto"/>
        <w:bottom w:val="none" w:sz="0" w:space="0" w:color="auto"/>
        <w:right w:val="none" w:sz="0" w:space="0" w:color="auto"/>
      </w:divBdr>
    </w:div>
    <w:div w:id="351339719">
      <w:bodyDiv w:val="1"/>
      <w:marLeft w:val="0"/>
      <w:marRight w:val="0"/>
      <w:marTop w:val="0"/>
      <w:marBottom w:val="0"/>
      <w:divBdr>
        <w:top w:val="none" w:sz="0" w:space="0" w:color="auto"/>
        <w:left w:val="none" w:sz="0" w:space="0" w:color="auto"/>
        <w:bottom w:val="none" w:sz="0" w:space="0" w:color="auto"/>
        <w:right w:val="none" w:sz="0" w:space="0" w:color="auto"/>
      </w:divBdr>
    </w:div>
    <w:div w:id="351343127">
      <w:bodyDiv w:val="1"/>
      <w:marLeft w:val="0"/>
      <w:marRight w:val="0"/>
      <w:marTop w:val="0"/>
      <w:marBottom w:val="0"/>
      <w:divBdr>
        <w:top w:val="none" w:sz="0" w:space="0" w:color="auto"/>
        <w:left w:val="none" w:sz="0" w:space="0" w:color="auto"/>
        <w:bottom w:val="none" w:sz="0" w:space="0" w:color="auto"/>
        <w:right w:val="none" w:sz="0" w:space="0" w:color="auto"/>
      </w:divBdr>
    </w:div>
    <w:div w:id="351344514">
      <w:bodyDiv w:val="1"/>
      <w:marLeft w:val="0"/>
      <w:marRight w:val="0"/>
      <w:marTop w:val="0"/>
      <w:marBottom w:val="0"/>
      <w:divBdr>
        <w:top w:val="none" w:sz="0" w:space="0" w:color="auto"/>
        <w:left w:val="none" w:sz="0" w:space="0" w:color="auto"/>
        <w:bottom w:val="none" w:sz="0" w:space="0" w:color="auto"/>
        <w:right w:val="none" w:sz="0" w:space="0" w:color="auto"/>
      </w:divBdr>
    </w:div>
    <w:div w:id="351493287">
      <w:bodyDiv w:val="1"/>
      <w:marLeft w:val="0"/>
      <w:marRight w:val="0"/>
      <w:marTop w:val="0"/>
      <w:marBottom w:val="0"/>
      <w:divBdr>
        <w:top w:val="none" w:sz="0" w:space="0" w:color="auto"/>
        <w:left w:val="none" w:sz="0" w:space="0" w:color="auto"/>
        <w:bottom w:val="none" w:sz="0" w:space="0" w:color="auto"/>
        <w:right w:val="none" w:sz="0" w:space="0" w:color="auto"/>
      </w:divBdr>
    </w:div>
    <w:div w:id="351566289">
      <w:bodyDiv w:val="1"/>
      <w:marLeft w:val="0"/>
      <w:marRight w:val="0"/>
      <w:marTop w:val="0"/>
      <w:marBottom w:val="0"/>
      <w:divBdr>
        <w:top w:val="none" w:sz="0" w:space="0" w:color="auto"/>
        <w:left w:val="none" w:sz="0" w:space="0" w:color="auto"/>
        <w:bottom w:val="none" w:sz="0" w:space="0" w:color="auto"/>
        <w:right w:val="none" w:sz="0" w:space="0" w:color="auto"/>
      </w:divBdr>
    </w:div>
    <w:div w:id="351612297">
      <w:bodyDiv w:val="1"/>
      <w:marLeft w:val="0"/>
      <w:marRight w:val="0"/>
      <w:marTop w:val="0"/>
      <w:marBottom w:val="0"/>
      <w:divBdr>
        <w:top w:val="none" w:sz="0" w:space="0" w:color="auto"/>
        <w:left w:val="none" w:sz="0" w:space="0" w:color="auto"/>
        <w:bottom w:val="none" w:sz="0" w:space="0" w:color="auto"/>
        <w:right w:val="none" w:sz="0" w:space="0" w:color="auto"/>
      </w:divBdr>
    </w:div>
    <w:div w:id="351613486">
      <w:bodyDiv w:val="1"/>
      <w:marLeft w:val="0"/>
      <w:marRight w:val="0"/>
      <w:marTop w:val="0"/>
      <w:marBottom w:val="0"/>
      <w:divBdr>
        <w:top w:val="none" w:sz="0" w:space="0" w:color="auto"/>
        <w:left w:val="none" w:sz="0" w:space="0" w:color="auto"/>
        <w:bottom w:val="none" w:sz="0" w:space="0" w:color="auto"/>
        <w:right w:val="none" w:sz="0" w:space="0" w:color="auto"/>
      </w:divBdr>
    </w:div>
    <w:div w:id="351688934">
      <w:bodyDiv w:val="1"/>
      <w:marLeft w:val="0"/>
      <w:marRight w:val="0"/>
      <w:marTop w:val="0"/>
      <w:marBottom w:val="0"/>
      <w:divBdr>
        <w:top w:val="none" w:sz="0" w:space="0" w:color="auto"/>
        <w:left w:val="none" w:sz="0" w:space="0" w:color="auto"/>
        <w:bottom w:val="none" w:sz="0" w:space="0" w:color="auto"/>
        <w:right w:val="none" w:sz="0" w:space="0" w:color="auto"/>
      </w:divBdr>
    </w:div>
    <w:div w:id="351688999">
      <w:bodyDiv w:val="1"/>
      <w:marLeft w:val="0"/>
      <w:marRight w:val="0"/>
      <w:marTop w:val="0"/>
      <w:marBottom w:val="0"/>
      <w:divBdr>
        <w:top w:val="none" w:sz="0" w:space="0" w:color="auto"/>
        <w:left w:val="none" w:sz="0" w:space="0" w:color="auto"/>
        <w:bottom w:val="none" w:sz="0" w:space="0" w:color="auto"/>
        <w:right w:val="none" w:sz="0" w:space="0" w:color="auto"/>
      </w:divBdr>
    </w:div>
    <w:div w:id="351734311">
      <w:bodyDiv w:val="1"/>
      <w:marLeft w:val="0"/>
      <w:marRight w:val="0"/>
      <w:marTop w:val="0"/>
      <w:marBottom w:val="0"/>
      <w:divBdr>
        <w:top w:val="none" w:sz="0" w:space="0" w:color="auto"/>
        <w:left w:val="none" w:sz="0" w:space="0" w:color="auto"/>
        <w:bottom w:val="none" w:sz="0" w:space="0" w:color="auto"/>
        <w:right w:val="none" w:sz="0" w:space="0" w:color="auto"/>
      </w:divBdr>
    </w:div>
    <w:div w:id="351806393">
      <w:bodyDiv w:val="1"/>
      <w:marLeft w:val="0"/>
      <w:marRight w:val="0"/>
      <w:marTop w:val="0"/>
      <w:marBottom w:val="0"/>
      <w:divBdr>
        <w:top w:val="none" w:sz="0" w:space="0" w:color="auto"/>
        <w:left w:val="none" w:sz="0" w:space="0" w:color="auto"/>
        <w:bottom w:val="none" w:sz="0" w:space="0" w:color="auto"/>
        <w:right w:val="none" w:sz="0" w:space="0" w:color="auto"/>
      </w:divBdr>
      <w:divsChild>
        <w:div w:id="19744832">
          <w:marLeft w:val="480"/>
          <w:marRight w:val="0"/>
          <w:marTop w:val="0"/>
          <w:marBottom w:val="0"/>
          <w:divBdr>
            <w:top w:val="none" w:sz="0" w:space="0" w:color="auto"/>
            <w:left w:val="none" w:sz="0" w:space="0" w:color="auto"/>
            <w:bottom w:val="none" w:sz="0" w:space="0" w:color="auto"/>
            <w:right w:val="none" w:sz="0" w:space="0" w:color="auto"/>
          </w:divBdr>
        </w:div>
        <w:div w:id="41054090">
          <w:marLeft w:val="480"/>
          <w:marRight w:val="0"/>
          <w:marTop w:val="0"/>
          <w:marBottom w:val="0"/>
          <w:divBdr>
            <w:top w:val="none" w:sz="0" w:space="0" w:color="auto"/>
            <w:left w:val="none" w:sz="0" w:space="0" w:color="auto"/>
            <w:bottom w:val="none" w:sz="0" w:space="0" w:color="auto"/>
            <w:right w:val="none" w:sz="0" w:space="0" w:color="auto"/>
          </w:divBdr>
        </w:div>
        <w:div w:id="172300910">
          <w:marLeft w:val="480"/>
          <w:marRight w:val="0"/>
          <w:marTop w:val="0"/>
          <w:marBottom w:val="0"/>
          <w:divBdr>
            <w:top w:val="none" w:sz="0" w:space="0" w:color="auto"/>
            <w:left w:val="none" w:sz="0" w:space="0" w:color="auto"/>
            <w:bottom w:val="none" w:sz="0" w:space="0" w:color="auto"/>
            <w:right w:val="none" w:sz="0" w:space="0" w:color="auto"/>
          </w:divBdr>
        </w:div>
        <w:div w:id="215632934">
          <w:marLeft w:val="480"/>
          <w:marRight w:val="0"/>
          <w:marTop w:val="0"/>
          <w:marBottom w:val="0"/>
          <w:divBdr>
            <w:top w:val="none" w:sz="0" w:space="0" w:color="auto"/>
            <w:left w:val="none" w:sz="0" w:space="0" w:color="auto"/>
            <w:bottom w:val="none" w:sz="0" w:space="0" w:color="auto"/>
            <w:right w:val="none" w:sz="0" w:space="0" w:color="auto"/>
          </w:divBdr>
        </w:div>
        <w:div w:id="255598917">
          <w:marLeft w:val="480"/>
          <w:marRight w:val="0"/>
          <w:marTop w:val="0"/>
          <w:marBottom w:val="0"/>
          <w:divBdr>
            <w:top w:val="none" w:sz="0" w:space="0" w:color="auto"/>
            <w:left w:val="none" w:sz="0" w:space="0" w:color="auto"/>
            <w:bottom w:val="none" w:sz="0" w:space="0" w:color="auto"/>
            <w:right w:val="none" w:sz="0" w:space="0" w:color="auto"/>
          </w:divBdr>
        </w:div>
        <w:div w:id="275530089">
          <w:marLeft w:val="480"/>
          <w:marRight w:val="0"/>
          <w:marTop w:val="0"/>
          <w:marBottom w:val="0"/>
          <w:divBdr>
            <w:top w:val="none" w:sz="0" w:space="0" w:color="auto"/>
            <w:left w:val="none" w:sz="0" w:space="0" w:color="auto"/>
            <w:bottom w:val="none" w:sz="0" w:space="0" w:color="auto"/>
            <w:right w:val="none" w:sz="0" w:space="0" w:color="auto"/>
          </w:divBdr>
        </w:div>
        <w:div w:id="275646902">
          <w:marLeft w:val="480"/>
          <w:marRight w:val="0"/>
          <w:marTop w:val="0"/>
          <w:marBottom w:val="0"/>
          <w:divBdr>
            <w:top w:val="none" w:sz="0" w:space="0" w:color="auto"/>
            <w:left w:val="none" w:sz="0" w:space="0" w:color="auto"/>
            <w:bottom w:val="none" w:sz="0" w:space="0" w:color="auto"/>
            <w:right w:val="none" w:sz="0" w:space="0" w:color="auto"/>
          </w:divBdr>
        </w:div>
        <w:div w:id="276304076">
          <w:marLeft w:val="480"/>
          <w:marRight w:val="0"/>
          <w:marTop w:val="0"/>
          <w:marBottom w:val="0"/>
          <w:divBdr>
            <w:top w:val="none" w:sz="0" w:space="0" w:color="auto"/>
            <w:left w:val="none" w:sz="0" w:space="0" w:color="auto"/>
            <w:bottom w:val="none" w:sz="0" w:space="0" w:color="auto"/>
            <w:right w:val="none" w:sz="0" w:space="0" w:color="auto"/>
          </w:divBdr>
        </w:div>
        <w:div w:id="277880914">
          <w:marLeft w:val="480"/>
          <w:marRight w:val="0"/>
          <w:marTop w:val="0"/>
          <w:marBottom w:val="0"/>
          <w:divBdr>
            <w:top w:val="none" w:sz="0" w:space="0" w:color="auto"/>
            <w:left w:val="none" w:sz="0" w:space="0" w:color="auto"/>
            <w:bottom w:val="none" w:sz="0" w:space="0" w:color="auto"/>
            <w:right w:val="none" w:sz="0" w:space="0" w:color="auto"/>
          </w:divBdr>
        </w:div>
        <w:div w:id="285425919">
          <w:marLeft w:val="480"/>
          <w:marRight w:val="0"/>
          <w:marTop w:val="0"/>
          <w:marBottom w:val="0"/>
          <w:divBdr>
            <w:top w:val="none" w:sz="0" w:space="0" w:color="auto"/>
            <w:left w:val="none" w:sz="0" w:space="0" w:color="auto"/>
            <w:bottom w:val="none" w:sz="0" w:space="0" w:color="auto"/>
            <w:right w:val="none" w:sz="0" w:space="0" w:color="auto"/>
          </w:divBdr>
        </w:div>
        <w:div w:id="306014616">
          <w:marLeft w:val="480"/>
          <w:marRight w:val="0"/>
          <w:marTop w:val="0"/>
          <w:marBottom w:val="0"/>
          <w:divBdr>
            <w:top w:val="none" w:sz="0" w:space="0" w:color="auto"/>
            <w:left w:val="none" w:sz="0" w:space="0" w:color="auto"/>
            <w:bottom w:val="none" w:sz="0" w:space="0" w:color="auto"/>
            <w:right w:val="none" w:sz="0" w:space="0" w:color="auto"/>
          </w:divBdr>
        </w:div>
        <w:div w:id="395711041">
          <w:marLeft w:val="480"/>
          <w:marRight w:val="0"/>
          <w:marTop w:val="0"/>
          <w:marBottom w:val="0"/>
          <w:divBdr>
            <w:top w:val="none" w:sz="0" w:space="0" w:color="auto"/>
            <w:left w:val="none" w:sz="0" w:space="0" w:color="auto"/>
            <w:bottom w:val="none" w:sz="0" w:space="0" w:color="auto"/>
            <w:right w:val="none" w:sz="0" w:space="0" w:color="auto"/>
          </w:divBdr>
        </w:div>
        <w:div w:id="490023178">
          <w:marLeft w:val="480"/>
          <w:marRight w:val="0"/>
          <w:marTop w:val="0"/>
          <w:marBottom w:val="0"/>
          <w:divBdr>
            <w:top w:val="none" w:sz="0" w:space="0" w:color="auto"/>
            <w:left w:val="none" w:sz="0" w:space="0" w:color="auto"/>
            <w:bottom w:val="none" w:sz="0" w:space="0" w:color="auto"/>
            <w:right w:val="none" w:sz="0" w:space="0" w:color="auto"/>
          </w:divBdr>
        </w:div>
        <w:div w:id="516039190">
          <w:marLeft w:val="480"/>
          <w:marRight w:val="0"/>
          <w:marTop w:val="0"/>
          <w:marBottom w:val="0"/>
          <w:divBdr>
            <w:top w:val="none" w:sz="0" w:space="0" w:color="auto"/>
            <w:left w:val="none" w:sz="0" w:space="0" w:color="auto"/>
            <w:bottom w:val="none" w:sz="0" w:space="0" w:color="auto"/>
            <w:right w:val="none" w:sz="0" w:space="0" w:color="auto"/>
          </w:divBdr>
        </w:div>
        <w:div w:id="524909078">
          <w:marLeft w:val="480"/>
          <w:marRight w:val="0"/>
          <w:marTop w:val="0"/>
          <w:marBottom w:val="0"/>
          <w:divBdr>
            <w:top w:val="none" w:sz="0" w:space="0" w:color="auto"/>
            <w:left w:val="none" w:sz="0" w:space="0" w:color="auto"/>
            <w:bottom w:val="none" w:sz="0" w:space="0" w:color="auto"/>
            <w:right w:val="none" w:sz="0" w:space="0" w:color="auto"/>
          </w:divBdr>
        </w:div>
        <w:div w:id="635529827">
          <w:marLeft w:val="480"/>
          <w:marRight w:val="0"/>
          <w:marTop w:val="0"/>
          <w:marBottom w:val="0"/>
          <w:divBdr>
            <w:top w:val="none" w:sz="0" w:space="0" w:color="auto"/>
            <w:left w:val="none" w:sz="0" w:space="0" w:color="auto"/>
            <w:bottom w:val="none" w:sz="0" w:space="0" w:color="auto"/>
            <w:right w:val="none" w:sz="0" w:space="0" w:color="auto"/>
          </w:divBdr>
        </w:div>
        <w:div w:id="722100203">
          <w:marLeft w:val="480"/>
          <w:marRight w:val="0"/>
          <w:marTop w:val="0"/>
          <w:marBottom w:val="0"/>
          <w:divBdr>
            <w:top w:val="none" w:sz="0" w:space="0" w:color="auto"/>
            <w:left w:val="none" w:sz="0" w:space="0" w:color="auto"/>
            <w:bottom w:val="none" w:sz="0" w:space="0" w:color="auto"/>
            <w:right w:val="none" w:sz="0" w:space="0" w:color="auto"/>
          </w:divBdr>
        </w:div>
        <w:div w:id="813255296">
          <w:marLeft w:val="480"/>
          <w:marRight w:val="0"/>
          <w:marTop w:val="0"/>
          <w:marBottom w:val="0"/>
          <w:divBdr>
            <w:top w:val="none" w:sz="0" w:space="0" w:color="auto"/>
            <w:left w:val="none" w:sz="0" w:space="0" w:color="auto"/>
            <w:bottom w:val="none" w:sz="0" w:space="0" w:color="auto"/>
            <w:right w:val="none" w:sz="0" w:space="0" w:color="auto"/>
          </w:divBdr>
        </w:div>
        <w:div w:id="844979820">
          <w:marLeft w:val="480"/>
          <w:marRight w:val="0"/>
          <w:marTop w:val="0"/>
          <w:marBottom w:val="0"/>
          <w:divBdr>
            <w:top w:val="none" w:sz="0" w:space="0" w:color="auto"/>
            <w:left w:val="none" w:sz="0" w:space="0" w:color="auto"/>
            <w:bottom w:val="none" w:sz="0" w:space="0" w:color="auto"/>
            <w:right w:val="none" w:sz="0" w:space="0" w:color="auto"/>
          </w:divBdr>
        </w:div>
        <w:div w:id="879705526">
          <w:marLeft w:val="480"/>
          <w:marRight w:val="0"/>
          <w:marTop w:val="0"/>
          <w:marBottom w:val="0"/>
          <w:divBdr>
            <w:top w:val="none" w:sz="0" w:space="0" w:color="auto"/>
            <w:left w:val="none" w:sz="0" w:space="0" w:color="auto"/>
            <w:bottom w:val="none" w:sz="0" w:space="0" w:color="auto"/>
            <w:right w:val="none" w:sz="0" w:space="0" w:color="auto"/>
          </w:divBdr>
        </w:div>
      </w:divsChild>
    </w:div>
    <w:div w:id="351885881">
      <w:bodyDiv w:val="1"/>
      <w:marLeft w:val="0"/>
      <w:marRight w:val="0"/>
      <w:marTop w:val="0"/>
      <w:marBottom w:val="0"/>
      <w:divBdr>
        <w:top w:val="none" w:sz="0" w:space="0" w:color="auto"/>
        <w:left w:val="none" w:sz="0" w:space="0" w:color="auto"/>
        <w:bottom w:val="none" w:sz="0" w:space="0" w:color="auto"/>
        <w:right w:val="none" w:sz="0" w:space="0" w:color="auto"/>
      </w:divBdr>
    </w:div>
    <w:div w:id="352000047">
      <w:bodyDiv w:val="1"/>
      <w:marLeft w:val="0"/>
      <w:marRight w:val="0"/>
      <w:marTop w:val="0"/>
      <w:marBottom w:val="0"/>
      <w:divBdr>
        <w:top w:val="none" w:sz="0" w:space="0" w:color="auto"/>
        <w:left w:val="none" w:sz="0" w:space="0" w:color="auto"/>
        <w:bottom w:val="none" w:sz="0" w:space="0" w:color="auto"/>
        <w:right w:val="none" w:sz="0" w:space="0" w:color="auto"/>
      </w:divBdr>
    </w:div>
    <w:div w:id="352070680">
      <w:bodyDiv w:val="1"/>
      <w:marLeft w:val="0"/>
      <w:marRight w:val="0"/>
      <w:marTop w:val="0"/>
      <w:marBottom w:val="0"/>
      <w:divBdr>
        <w:top w:val="none" w:sz="0" w:space="0" w:color="auto"/>
        <w:left w:val="none" w:sz="0" w:space="0" w:color="auto"/>
        <w:bottom w:val="none" w:sz="0" w:space="0" w:color="auto"/>
        <w:right w:val="none" w:sz="0" w:space="0" w:color="auto"/>
      </w:divBdr>
    </w:div>
    <w:div w:id="352072423">
      <w:bodyDiv w:val="1"/>
      <w:marLeft w:val="0"/>
      <w:marRight w:val="0"/>
      <w:marTop w:val="0"/>
      <w:marBottom w:val="0"/>
      <w:divBdr>
        <w:top w:val="none" w:sz="0" w:space="0" w:color="auto"/>
        <w:left w:val="none" w:sz="0" w:space="0" w:color="auto"/>
        <w:bottom w:val="none" w:sz="0" w:space="0" w:color="auto"/>
        <w:right w:val="none" w:sz="0" w:space="0" w:color="auto"/>
      </w:divBdr>
    </w:div>
    <w:div w:id="352077474">
      <w:bodyDiv w:val="1"/>
      <w:marLeft w:val="0"/>
      <w:marRight w:val="0"/>
      <w:marTop w:val="0"/>
      <w:marBottom w:val="0"/>
      <w:divBdr>
        <w:top w:val="none" w:sz="0" w:space="0" w:color="auto"/>
        <w:left w:val="none" w:sz="0" w:space="0" w:color="auto"/>
        <w:bottom w:val="none" w:sz="0" w:space="0" w:color="auto"/>
        <w:right w:val="none" w:sz="0" w:space="0" w:color="auto"/>
      </w:divBdr>
    </w:div>
    <w:div w:id="352193874">
      <w:bodyDiv w:val="1"/>
      <w:marLeft w:val="0"/>
      <w:marRight w:val="0"/>
      <w:marTop w:val="0"/>
      <w:marBottom w:val="0"/>
      <w:divBdr>
        <w:top w:val="none" w:sz="0" w:space="0" w:color="auto"/>
        <w:left w:val="none" w:sz="0" w:space="0" w:color="auto"/>
        <w:bottom w:val="none" w:sz="0" w:space="0" w:color="auto"/>
        <w:right w:val="none" w:sz="0" w:space="0" w:color="auto"/>
      </w:divBdr>
    </w:div>
    <w:div w:id="352346524">
      <w:bodyDiv w:val="1"/>
      <w:marLeft w:val="0"/>
      <w:marRight w:val="0"/>
      <w:marTop w:val="0"/>
      <w:marBottom w:val="0"/>
      <w:divBdr>
        <w:top w:val="none" w:sz="0" w:space="0" w:color="auto"/>
        <w:left w:val="none" w:sz="0" w:space="0" w:color="auto"/>
        <w:bottom w:val="none" w:sz="0" w:space="0" w:color="auto"/>
        <w:right w:val="none" w:sz="0" w:space="0" w:color="auto"/>
      </w:divBdr>
    </w:div>
    <w:div w:id="352390240">
      <w:bodyDiv w:val="1"/>
      <w:marLeft w:val="0"/>
      <w:marRight w:val="0"/>
      <w:marTop w:val="0"/>
      <w:marBottom w:val="0"/>
      <w:divBdr>
        <w:top w:val="none" w:sz="0" w:space="0" w:color="auto"/>
        <w:left w:val="none" w:sz="0" w:space="0" w:color="auto"/>
        <w:bottom w:val="none" w:sz="0" w:space="0" w:color="auto"/>
        <w:right w:val="none" w:sz="0" w:space="0" w:color="auto"/>
      </w:divBdr>
    </w:div>
    <w:div w:id="352416332">
      <w:bodyDiv w:val="1"/>
      <w:marLeft w:val="0"/>
      <w:marRight w:val="0"/>
      <w:marTop w:val="0"/>
      <w:marBottom w:val="0"/>
      <w:divBdr>
        <w:top w:val="none" w:sz="0" w:space="0" w:color="auto"/>
        <w:left w:val="none" w:sz="0" w:space="0" w:color="auto"/>
        <w:bottom w:val="none" w:sz="0" w:space="0" w:color="auto"/>
        <w:right w:val="none" w:sz="0" w:space="0" w:color="auto"/>
      </w:divBdr>
    </w:div>
    <w:div w:id="352463624">
      <w:bodyDiv w:val="1"/>
      <w:marLeft w:val="0"/>
      <w:marRight w:val="0"/>
      <w:marTop w:val="0"/>
      <w:marBottom w:val="0"/>
      <w:divBdr>
        <w:top w:val="none" w:sz="0" w:space="0" w:color="auto"/>
        <w:left w:val="none" w:sz="0" w:space="0" w:color="auto"/>
        <w:bottom w:val="none" w:sz="0" w:space="0" w:color="auto"/>
        <w:right w:val="none" w:sz="0" w:space="0" w:color="auto"/>
      </w:divBdr>
    </w:div>
    <w:div w:id="352464010">
      <w:bodyDiv w:val="1"/>
      <w:marLeft w:val="0"/>
      <w:marRight w:val="0"/>
      <w:marTop w:val="0"/>
      <w:marBottom w:val="0"/>
      <w:divBdr>
        <w:top w:val="none" w:sz="0" w:space="0" w:color="auto"/>
        <w:left w:val="none" w:sz="0" w:space="0" w:color="auto"/>
        <w:bottom w:val="none" w:sz="0" w:space="0" w:color="auto"/>
        <w:right w:val="none" w:sz="0" w:space="0" w:color="auto"/>
      </w:divBdr>
    </w:div>
    <w:div w:id="352536655">
      <w:bodyDiv w:val="1"/>
      <w:marLeft w:val="0"/>
      <w:marRight w:val="0"/>
      <w:marTop w:val="0"/>
      <w:marBottom w:val="0"/>
      <w:divBdr>
        <w:top w:val="none" w:sz="0" w:space="0" w:color="auto"/>
        <w:left w:val="none" w:sz="0" w:space="0" w:color="auto"/>
        <w:bottom w:val="none" w:sz="0" w:space="0" w:color="auto"/>
        <w:right w:val="none" w:sz="0" w:space="0" w:color="auto"/>
      </w:divBdr>
    </w:div>
    <w:div w:id="352806462">
      <w:bodyDiv w:val="1"/>
      <w:marLeft w:val="0"/>
      <w:marRight w:val="0"/>
      <w:marTop w:val="0"/>
      <w:marBottom w:val="0"/>
      <w:divBdr>
        <w:top w:val="none" w:sz="0" w:space="0" w:color="auto"/>
        <w:left w:val="none" w:sz="0" w:space="0" w:color="auto"/>
        <w:bottom w:val="none" w:sz="0" w:space="0" w:color="auto"/>
        <w:right w:val="none" w:sz="0" w:space="0" w:color="auto"/>
      </w:divBdr>
    </w:div>
    <w:div w:id="352808351">
      <w:bodyDiv w:val="1"/>
      <w:marLeft w:val="0"/>
      <w:marRight w:val="0"/>
      <w:marTop w:val="0"/>
      <w:marBottom w:val="0"/>
      <w:divBdr>
        <w:top w:val="none" w:sz="0" w:space="0" w:color="auto"/>
        <w:left w:val="none" w:sz="0" w:space="0" w:color="auto"/>
        <w:bottom w:val="none" w:sz="0" w:space="0" w:color="auto"/>
        <w:right w:val="none" w:sz="0" w:space="0" w:color="auto"/>
      </w:divBdr>
    </w:div>
    <w:div w:id="352925934">
      <w:bodyDiv w:val="1"/>
      <w:marLeft w:val="0"/>
      <w:marRight w:val="0"/>
      <w:marTop w:val="0"/>
      <w:marBottom w:val="0"/>
      <w:divBdr>
        <w:top w:val="none" w:sz="0" w:space="0" w:color="auto"/>
        <w:left w:val="none" w:sz="0" w:space="0" w:color="auto"/>
        <w:bottom w:val="none" w:sz="0" w:space="0" w:color="auto"/>
        <w:right w:val="none" w:sz="0" w:space="0" w:color="auto"/>
      </w:divBdr>
    </w:div>
    <w:div w:id="353002341">
      <w:bodyDiv w:val="1"/>
      <w:marLeft w:val="0"/>
      <w:marRight w:val="0"/>
      <w:marTop w:val="0"/>
      <w:marBottom w:val="0"/>
      <w:divBdr>
        <w:top w:val="none" w:sz="0" w:space="0" w:color="auto"/>
        <w:left w:val="none" w:sz="0" w:space="0" w:color="auto"/>
        <w:bottom w:val="none" w:sz="0" w:space="0" w:color="auto"/>
        <w:right w:val="none" w:sz="0" w:space="0" w:color="auto"/>
      </w:divBdr>
    </w:div>
    <w:div w:id="353112147">
      <w:bodyDiv w:val="1"/>
      <w:marLeft w:val="0"/>
      <w:marRight w:val="0"/>
      <w:marTop w:val="0"/>
      <w:marBottom w:val="0"/>
      <w:divBdr>
        <w:top w:val="none" w:sz="0" w:space="0" w:color="auto"/>
        <w:left w:val="none" w:sz="0" w:space="0" w:color="auto"/>
        <w:bottom w:val="none" w:sz="0" w:space="0" w:color="auto"/>
        <w:right w:val="none" w:sz="0" w:space="0" w:color="auto"/>
      </w:divBdr>
    </w:div>
    <w:div w:id="353116145">
      <w:bodyDiv w:val="1"/>
      <w:marLeft w:val="0"/>
      <w:marRight w:val="0"/>
      <w:marTop w:val="0"/>
      <w:marBottom w:val="0"/>
      <w:divBdr>
        <w:top w:val="none" w:sz="0" w:space="0" w:color="auto"/>
        <w:left w:val="none" w:sz="0" w:space="0" w:color="auto"/>
        <w:bottom w:val="none" w:sz="0" w:space="0" w:color="auto"/>
        <w:right w:val="none" w:sz="0" w:space="0" w:color="auto"/>
      </w:divBdr>
    </w:div>
    <w:div w:id="353193052">
      <w:bodyDiv w:val="1"/>
      <w:marLeft w:val="0"/>
      <w:marRight w:val="0"/>
      <w:marTop w:val="0"/>
      <w:marBottom w:val="0"/>
      <w:divBdr>
        <w:top w:val="none" w:sz="0" w:space="0" w:color="auto"/>
        <w:left w:val="none" w:sz="0" w:space="0" w:color="auto"/>
        <w:bottom w:val="none" w:sz="0" w:space="0" w:color="auto"/>
        <w:right w:val="none" w:sz="0" w:space="0" w:color="auto"/>
      </w:divBdr>
    </w:div>
    <w:div w:id="353195601">
      <w:bodyDiv w:val="1"/>
      <w:marLeft w:val="0"/>
      <w:marRight w:val="0"/>
      <w:marTop w:val="0"/>
      <w:marBottom w:val="0"/>
      <w:divBdr>
        <w:top w:val="none" w:sz="0" w:space="0" w:color="auto"/>
        <w:left w:val="none" w:sz="0" w:space="0" w:color="auto"/>
        <w:bottom w:val="none" w:sz="0" w:space="0" w:color="auto"/>
        <w:right w:val="none" w:sz="0" w:space="0" w:color="auto"/>
      </w:divBdr>
    </w:div>
    <w:div w:id="353264068">
      <w:bodyDiv w:val="1"/>
      <w:marLeft w:val="0"/>
      <w:marRight w:val="0"/>
      <w:marTop w:val="0"/>
      <w:marBottom w:val="0"/>
      <w:divBdr>
        <w:top w:val="none" w:sz="0" w:space="0" w:color="auto"/>
        <w:left w:val="none" w:sz="0" w:space="0" w:color="auto"/>
        <w:bottom w:val="none" w:sz="0" w:space="0" w:color="auto"/>
        <w:right w:val="none" w:sz="0" w:space="0" w:color="auto"/>
      </w:divBdr>
    </w:div>
    <w:div w:id="353308054">
      <w:bodyDiv w:val="1"/>
      <w:marLeft w:val="0"/>
      <w:marRight w:val="0"/>
      <w:marTop w:val="0"/>
      <w:marBottom w:val="0"/>
      <w:divBdr>
        <w:top w:val="none" w:sz="0" w:space="0" w:color="auto"/>
        <w:left w:val="none" w:sz="0" w:space="0" w:color="auto"/>
        <w:bottom w:val="none" w:sz="0" w:space="0" w:color="auto"/>
        <w:right w:val="none" w:sz="0" w:space="0" w:color="auto"/>
      </w:divBdr>
    </w:div>
    <w:div w:id="353314357">
      <w:bodyDiv w:val="1"/>
      <w:marLeft w:val="0"/>
      <w:marRight w:val="0"/>
      <w:marTop w:val="0"/>
      <w:marBottom w:val="0"/>
      <w:divBdr>
        <w:top w:val="none" w:sz="0" w:space="0" w:color="auto"/>
        <w:left w:val="none" w:sz="0" w:space="0" w:color="auto"/>
        <w:bottom w:val="none" w:sz="0" w:space="0" w:color="auto"/>
        <w:right w:val="none" w:sz="0" w:space="0" w:color="auto"/>
      </w:divBdr>
    </w:div>
    <w:div w:id="353381841">
      <w:bodyDiv w:val="1"/>
      <w:marLeft w:val="0"/>
      <w:marRight w:val="0"/>
      <w:marTop w:val="0"/>
      <w:marBottom w:val="0"/>
      <w:divBdr>
        <w:top w:val="none" w:sz="0" w:space="0" w:color="auto"/>
        <w:left w:val="none" w:sz="0" w:space="0" w:color="auto"/>
        <w:bottom w:val="none" w:sz="0" w:space="0" w:color="auto"/>
        <w:right w:val="none" w:sz="0" w:space="0" w:color="auto"/>
      </w:divBdr>
    </w:div>
    <w:div w:id="353383462">
      <w:bodyDiv w:val="1"/>
      <w:marLeft w:val="0"/>
      <w:marRight w:val="0"/>
      <w:marTop w:val="0"/>
      <w:marBottom w:val="0"/>
      <w:divBdr>
        <w:top w:val="none" w:sz="0" w:space="0" w:color="auto"/>
        <w:left w:val="none" w:sz="0" w:space="0" w:color="auto"/>
        <w:bottom w:val="none" w:sz="0" w:space="0" w:color="auto"/>
        <w:right w:val="none" w:sz="0" w:space="0" w:color="auto"/>
      </w:divBdr>
    </w:div>
    <w:div w:id="353573962">
      <w:bodyDiv w:val="1"/>
      <w:marLeft w:val="0"/>
      <w:marRight w:val="0"/>
      <w:marTop w:val="0"/>
      <w:marBottom w:val="0"/>
      <w:divBdr>
        <w:top w:val="none" w:sz="0" w:space="0" w:color="auto"/>
        <w:left w:val="none" w:sz="0" w:space="0" w:color="auto"/>
        <w:bottom w:val="none" w:sz="0" w:space="0" w:color="auto"/>
        <w:right w:val="none" w:sz="0" w:space="0" w:color="auto"/>
      </w:divBdr>
    </w:div>
    <w:div w:id="353579266">
      <w:bodyDiv w:val="1"/>
      <w:marLeft w:val="0"/>
      <w:marRight w:val="0"/>
      <w:marTop w:val="0"/>
      <w:marBottom w:val="0"/>
      <w:divBdr>
        <w:top w:val="none" w:sz="0" w:space="0" w:color="auto"/>
        <w:left w:val="none" w:sz="0" w:space="0" w:color="auto"/>
        <w:bottom w:val="none" w:sz="0" w:space="0" w:color="auto"/>
        <w:right w:val="none" w:sz="0" w:space="0" w:color="auto"/>
      </w:divBdr>
    </w:div>
    <w:div w:id="353655954">
      <w:bodyDiv w:val="1"/>
      <w:marLeft w:val="0"/>
      <w:marRight w:val="0"/>
      <w:marTop w:val="0"/>
      <w:marBottom w:val="0"/>
      <w:divBdr>
        <w:top w:val="none" w:sz="0" w:space="0" w:color="auto"/>
        <w:left w:val="none" w:sz="0" w:space="0" w:color="auto"/>
        <w:bottom w:val="none" w:sz="0" w:space="0" w:color="auto"/>
        <w:right w:val="none" w:sz="0" w:space="0" w:color="auto"/>
      </w:divBdr>
    </w:div>
    <w:div w:id="353728629">
      <w:bodyDiv w:val="1"/>
      <w:marLeft w:val="0"/>
      <w:marRight w:val="0"/>
      <w:marTop w:val="0"/>
      <w:marBottom w:val="0"/>
      <w:divBdr>
        <w:top w:val="none" w:sz="0" w:space="0" w:color="auto"/>
        <w:left w:val="none" w:sz="0" w:space="0" w:color="auto"/>
        <w:bottom w:val="none" w:sz="0" w:space="0" w:color="auto"/>
        <w:right w:val="none" w:sz="0" w:space="0" w:color="auto"/>
      </w:divBdr>
    </w:div>
    <w:div w:id="353728660">
      <w:bodyDiv w:val="1"/>
      <w:marLeft w:val="0"/>
      <w:marRight w:val="0"/>
      <w:marTop w:val="0"/>
      <w:marBottom w:val="0"/>
      <w:divBdr>
        <w:top w:val="none" w:sz="0" w:space="0" w:color="auto"/>
        <w:left w:val="none" w:sz="0" w:space="0" w:color="auto"/>
        <w:bottom w:val="none" w:sz="0" w:space="0" w:color="auto"/>
        <w:right w:val="none" w:sz="0" w:space="0" w:color="auto"/>
      </w:divBdr>
    </w:div>
    <w:div w:id="353773743">
      <w:bodyDiv w:val="1"/>
      <w:marLeft w:val="0"/>
      <w:marRight w:val="0"/>
      <w:marTop w:val="0"/>
      <w:marBottom w:val="0"/>
      <w:divBdr>
        <w:top w:val="none" w:sz="0" w:space="0" w:color="auto"/>
        <w:left w:val="none" w:sz="0" w:space="0" w:color="auto"/>
        <w:bottom w:val="none" w:sz="0" w:space="0" w:color="auto"/>
        <w:right w:val="none" w:sz="0" w:space="0" w:color="auto"/>
      </w:divBdr>
    </w:div>
    <w:div w:id="353844851">
      <w:bodyDiv w:val="1"/>
      <w:marLeft w:val="0"/>
      <w:marRight w:val="0"/>
      <w:marTop w:val="0"/>
      <w:marBottom w:val="0"/>
      <w:divBdr>
        <w:top w:val="none" w:sz="0" w:space="0" w:color="auto"/>
        <w:left w:val="none" w:sz="0" w:space="0" w:color="auto"/>
        <w:bottom w:val="none" w:sz="0" w:space="0" w:color="auto"/>
        <w:right w:val="none" w:sz="0" w:space="0" w:color="auto"/>
      </w:divBdr>
    </w:div>
    <w:div w:id="354039891">
      <w:bodyDiv w:val="1"/>
      <w:marLeft w:val="0"/>
      <w:marRight w:val="0"/>
      <w:marTop w:val="0"/>
      <w:marBottom w:val="0"/>
      <w:divBdr>
        <w:top w:val="none" w:sz="0" w:space="0" w:color="auto"/>
        <w:left w:val="none" w:sz="0" w:space="0" w:color="auto"/>
        <w:bottom w:val="none" w:sz="0" w:space="0" w:color="auto"/>
        <w:right w:val="none" w:sz="0" w:space="0" w:color="auto"/>
      </w:divBdr>
    </w:div>
    <w:div w:id="354120452">
      <w:bodyDiv w:val="1"/>
      <w:marLeft w:val="0"/>
      <w:marRight w:val="0"/>
      <w:marTop w:val="0"/>
      <w:marBottom w:val="0"/>
      <w:divBdr>
        <w:top w:val="none" w:sz="0" w:space="0" w:color="auto"/>
        <w:left w:val="none" w:sz="0" w:space="0" w:color="auto"/>
        <w:bottom w:val="none" w:sz="0" w:space="0" w:color="auto"/>
        <w:right w:val="none" w:sz="0" w:space="0" w:color="auto"/>
      </w:divBdr>
    </w:div>
    <w:div w:id="354161506">
      <w:bodyDiv w:val="1"/>
      <w:marLeft w:val="0"/>
      <w:marRight w:val="0"/>
      <w:marTop w:val="0"/>
      <w:marBottom w:val="0"/>
      <w:divBdr>
        <w:top w:val="none" w:sz="0" w:space="0" w:color="auto"/>
        <w:left w:val="none" w:sz="0" w:space="0" w:color="auto"/>
        <w:bottom w:val="none" w:sz="0" w:space="0" w:color="auto"/>
        <w:right w:val="none" w:sz="0" w:space="0" w:color="auto"/>
      </w:divBdr>
    </w:div>
    <w:div w:id="354305450">
      <w:bodyDiv w:val="1"/>
      <w:marLeft w:val="0"/>
      <w:marRight w:val="0"/>
      <w:marTop w:val="0"/>
      <w:marBottom w:val="0"/>
      <w:divBdr>
        <w:top w:val="none" w:sz="0" w:space="0" w:color="auto"/>
        <w:left w:val="none" w:sz="0" w:space="0" w:color="auto"/>
        <w:bottom w:val="none" w:sz="0" w:space="0" w:color="auto"/>
        <w:right w:val="none" w:sz="0" w:space="0" w:color="auto"/>
      </w:divBdr>
    </w:div>
    <w:div w:id="354310766">
      <w:bodyDiv w:val="1"/>
      <w:marLeft w:val="0"/>
      <w:marRight w:val="0"/>
      <w:marTop w:val="0"/>
      <w:marBottom w:val="0"/>
      <w:divBdr>
        <w:top w:val="none" w:sz="0" w:space="0" w:color="auto"/>
        <w:left w:val="none" w:sz="0" w:space="0" w:color="auto"/>
        <w:bottom w:val="none" w:sz="0" w:space="0" w:color="auto"/>
        <w:right w:val="none" w:sz="0" w:space="0" w:color="auto"/>
      </w:divBdr>
    </w:div>
    <w:div w:id="354353657">
      <w:bodyDiv w:val="1"/>
      <w:marLeft w:val="0"/>
      <w:marRight w:val="0"/>
      <w:marTop w:val="0"/>
      <w:marBottom w:val="0"/>
      <w:divBdr>
        <w:top w:val="none" w:sz="0" w:space="0" w:color="auto"/>
        <w:left w:val="none" w:sz="0" w:space="0" w:color="auto"/>
        <w:bottom w:val="none" w:sz="0" w:space="0" w:color="auto"/>
        <w:right w:val="none" w:sz="0" w:space="0" w:color="auto"/>
      </w:divBdr>
    </w:div>
    <w:div w:id="354354104">
      <w:bodyDiv w:val="1"/>
      <w:marLeft w:val="0"/>
      <w:marRight w:val="0"/>
      <w:marTop w:val="0"/>
      <w:marBottom w:val="0"/>
      <w:divBdr>
        <w:top w:val="none" w:sz="0" w:space="0" w:color="auto"/>
        <w:left w:val="none" w:sz="0" w:space="0" w:color="auto"/>
        <w:bottom w:val="none" w:sz="0" w:space="0" w:color="auto"/>
        <w:right w:val="none" w:sz="0" w:space="0" w:color="auto"/>
      </w:divBdr>
    </w:div>
    <w:div w:id="354381824">
      <w:bodyDiv w:val="1"/>
      <w:marLeft w:val="0"/>
      <w:marRight w:val="0"/>
      <w:marTop w:val="0"/>
      <w:marBottom w:val="0"/>
      <w:divBdr>
        <w:top w:val="none" w:sz="0" w:space="0" w:color="auto"/>
        <w:left w:val="none" w:sz="0" w:space="0" w:color="auto"/>
        <w:bottom w:val="none" w:sz="0" w:space="0" w:color="auto"/>
        <w:right w:val="none" w:sz="0" w:space="0" w:color="auto"/>
      </w:divBdr>
    </w:div>
    <w:div w:id="354427184">
      <w:bodyDiv w:val="1"/>
      <w:marLeft w:val="0"/>
      <w:marRight w:val="0"/>
      <w:marTop w:val="0"/>
      <w:marBottom w:val="0"/>
      <w:divBdr>
        <w:top w:val="none" w:sz="0" w:space="0" w:color="auto"/>
        <w:left w:val="none" w:sz="0" w:space="0" w:color="auto"/>
        <w:bottom w:val="none" w:sz="0" w:space="0" w:color="auto"/>
        <w:right w:val="none" w:sz="0" w:space="0" w:color="auto"/>
      </w:divBdr>
      <w:divsChild>
        <w:div w:id="85006691">
          <w:marLeft w:val="480"/>
          <w:marRight w:val="0"/>
          <w:marTop w:val="0"/>
          <w:marBottom w:val="0"/>
          <w:divBdr>
            <w:top w:val="none" w:sz="0" w:space="0" w:color="auto"/>
            <w:left w:val="none" w:sz="0" w:space="0" w:color="auto"/>
            <w:bottom w:val="none" w:sz="0" w:space="0" w:color="auto"/>
            <w:right w:val="none" w:sz="0" w:space="0" w:color="auto"/>
          </w:divBdr>
        </w:div>
        <w:div w:id="251671363">
          <w:marLeft w:val="480"/>
          <w:marRight w:val="0"/>
          <w:marTop w:val="0"/>
          <w:marBottom w:val="0"/>
          <w:divBdr>
            <w:top w:val="none" w:sz="0" w:space="0" w:color="auto"/>
            <w:left w:val="none" w:sz="0" w:space="0" w:color="auto"/>
            <w:bottom w:val="none" w:sz="0" w:space="0" w:color="auto"/>
            <w:right w:val="none" w:sz="0" w:space="0" w:color="auto"/>
          </w:divBdr>
        </w:div>
        <w:div w:id="271017280">
          <w:marLeft w:val="480"/>
          <w:marRight w:val="0"/>
          <w:marTop w:val="0"/>
          <w:marBottom w:val="0"/>
          <w:divBdr>
            <w:top w:val="none" w:sz="0" w:space="0" w:color="auto"/>
            <w:left w:val="none" w:sz="0" w:space="0" w:color="auto"/>
            <w:bottom w:val="none" w:sz="0" w:space="0" w:color="auto"/>
            <w:right w:val="none" w:sz="0" w:space="0" w:color="auto"/>
          </w:divBdr>
        </w:div>
        <w:div w:id="296643990">
          <w:marLeft w:val="480"/>
          <w:marRight w:val="0"/>
          <w:marTop w:val="0"/>
          <w:marBottom w:val="0"/>
          <w:divBdr>
            <w:top w:val="none" w:sz="0" w:space="0" w:color="auto"/>
            <w:left w:val="none" w:sz="0" w:space="0" w:color="auto"/>
            <w:bottom w:val="none" w:sz="0" w:space="0" w:color="auto"/>
            <w:right w:val="none" w:sz="0" w:space="0" w:color="auto"/>
          </w:divBdr>
        </w:div>
        <w:div w:id="311521294">
          <w:marLeft w:val="480"/>
          <w:marRight w:val="0"/>
          <w:marTop w:val="0"/>
          <w:marBottom w:val="0"/>
          <w:divBdr>
            <w:top w:val="none" w:sz="0" w:space="0" w:color="auto"/>
            <w:left w:val="none" w:sz="0" w:space="0" w:color="auto"/>
            <w:bottom w:val="none" w:sz="0" w:space="0" w:color="auto"/>
            <w:right w:val="none" w:sz="0" w:space="0" w:color="auto"/>
          </w:divBdr>
        </w:div>
        <w:div w:id="342630204">
          <w:marLeft w:val="480"/>
          <w:marRight w:val="0"/>
          <w:marTop w:val="0"/>
          <w:marBottom w:val="0"/>
          <w:divBdr>
            <w:top w:val="none" w:sz="0" w:space="0" w:color="auto"/>
            <w:left w:val="none" w:sz="0" w:space="0" w:color="auto"/>
            <w:bottom w:val="none" w:sz="0" w:space="0" w:color="auto"/>
            <w:right w:val="none" w:sz="0" w:space="0" w:color="auto"/>
          </w:divBdr>
        </w:div>
        <w:div w:id="518468012">
          <w:marLeft w:val="480"/>
          <w:marRight w:val="0"/>
          <w:marTop w:val="0"/>
          <w:marBottom w:val="0"/>
          <w:divBdr>
            <w:top w:val="none" w:sz="0" w:space="0" w:color="auto"/>
            <w:left w:val="none" w:sz="0" w:space="0" w:color="auto"/>
            <w:bottom w:val="none" w:sz="0" w:space="0" w:color="auto"/>
            <w:right w:val="none" w:sz="0" w:space="0" w:color="auto"/>
          </w:divBdr>
        </w:div>
        <w:div w:id="558126708">
          <w:marLeft w:val="480"/>
          <w:marRight w:val="0"/>
          <w:marTop w:val="0"/>
          <w:marBottom w:val="0"/>
          <w:divBdr>
            <w:top w:val="none" w:sz="0" w:space="0" w:color="auto"/>
            <w:left w:val="none" w:sz="0" w:space="0" w:color="auto"/>
            <w:bottom w:val="none" w:sz="0" w:space="0" w:color="auto"/>
            <w:right w:val="none" w:sz="0" w:space="0" w:color="auto"/>
          </w:divBdr>
        </w:div>
        <w:div w:id="633798744">
          <w:marLeft w:val="480"/>
          <w:marRight w:val="0"/>
          <w:marTop w:val="0"/>
          <w:marBottom w:val="0"/>
          <w:divBdr>
            <w:top w:val="none" w:sz="0" w:space="0" w:color="auto"/>
            <w:left w:val="none" w:sz="0" w:space="0" w:color="auto"/>
            <w:bottom w:val="none" w:sz="0" w:space="0" w:color="auto"/>
            <w:right w:val="none" w:sz="0" w:space="0" w:color="auto"/>
          </w:divBdr>
        </w:div>
        <w:div w:id="685711608">
          <w:marLeft w:val="480"/>
          <w:marRight w:val="0"/>
          <w:marTop w:val="0"/>
          <w:marBottom w:val="0"/>
          <w:divBdr>
            <w:top w:val="none" w:sz="0" w:space="0" w:color="auto"/>
            <w:left w:val="none" w:sz="0" w:space="0" w:color="auto"/>
            <w:bottom w:val="none" w:sz="0" w:space="0" w:color="auto"/>
            <w:right w:val="none" w:sz="0" w:space="0" w:color="auto"/>
          </w:divBdr>
        </w:div>
        <w:div w:id="695620676">
          <w:marLeft w:val="480"/>
          <w:marRight w:val="0"/>
          <w:marTop w:val="0"/>
          <w:marBottom w:val="0"/>
          <w:divBdr>
            <w:top w:val="none" w:sz="0" w:space="0" w:color="auto"/>
            <w:left w:val="none" w:sz="0" w:space="0" w:color="auto"/>
            <w:bottom w:val="none" w:sz="0" w:space="0" w:color="auto"/>
            <w:right w:val="none" w:sz="0" w:space="0" w:color="auto"/>
          </w:divBdr>
        </w:div>
        <w:div w:id="701827669">
          <w:marLeft w:val="480"/>
          <w:marRight w:val="0"/>
          <w:marTop w:val="0"/>
          <w:marBottom w:val="0"/>
          <w:divBdr>
            <w:top w:val="none" w:sz="0" w:space="0" w:color="auto"/>
            <w:left w:val="none" w:sz="0" w:space="0" w:color="auto"/>
            <w:bottom w:val="none" w:sz="0" w:space="0" w:color="auto"/>
            <w:right w:val="none" w:sz="0" w:space="0" w:color="auto"/>
          </w:divBdr>
        </w:div>
        <w:div w:id="709694353">
          <w:marLeft w:val="480"/>
          <w:marRight w:val="0"/>
          <w:marTop w:val="0"/>
          <w:marBottom w:val="0"/>
          <w:divBdr>
            <w:top w:val="none" w:sz="0" w:space="0" w:color="auto"/>
            <w:left w:val="none" w:sz="0" w:space="0" w:color="auto"/>
            <w:bottom w:val="none" w:sz="0" w:space="0" w:color="auto"/>
            <w:right w:val="none" w:sz="0" w:space="0" w:color="auto"/>
          </w:divBdr>
        </w:div>
        <w:div w:id="742023785">
          <w:marLeft w:val="480"/>
          <w:marRight w:val="0"/>
          <w:marTop w:val="0"/>
          <w:marBottom w:val="0"/>
          <w:divBdr>
            <w:top w:val="none" w:sz="0" w:space="0" w:color="auto"/>
            <w:left w:val="none" w:sz="0" w:space="0" w:color="auto"/>
            <w:bottom w:val="none" w:sz="0" w:space="0" w:color="auto"/>
            <w:right w:val="none" w:sz="0" w:space="0" w:color="auto"/>
          </w:divBdr>
        </w:div>
        <w:div w:id="751703912">
          <w:marLeft w:val="480"/>
          <w:marRight w:val="0"/>
          <w:marTop w:val="0"/>
          <w:marBottom w:val="0"/>
          <w:divBdr>
            <w:top w:val="none" w:sz="0" w:space="0" w:color="auto"/>
            <w:left w:val="none" w:sz="0" w:space="0" w:color="auto"/>
            <w:bottom w:val="none" w:sz="0" w:space="0" w:color="auto"/>
            <w:right w:val="none" w:sz="0" w:space="0" w:color="auto"/>
          </w:divBdr>
        </w:div>
        <w:div w:id="752362369">
          <w:marLeft w:val="480"/>
          <w:marRight w:val="0"/>
          <w:marTop w:val="0"/>
          <w:marBottom w:val="0"/>
          <w:divBdr>
            <w:top w:val="none" w:sz="0" w:space="0" w:color="auto"/>
            <w:left w:val="none" w:sz="0" w:space="0" w:color="auto"/>
            <w:bottom w:val="none" w:sz="0" w:space="0" w:color="auto"/>
            <w:right w:val="none" w:sz="0" w:space="0" w:color="auto"/>
          </w:divBdr>
        </w:div>
        <w:div w:id="762913902">
          <w:marLeft w:val="480"/>
          <w:marRight w:val="0"/>
          <w:marTop w:val="0"/>
          <w:marBottom w:val="0"/>
          <w:divBdr>
            <w:top w:val="none" w:sz="0" w:space="0" w:color="auto"/>
            <w:left w:val="none" w:sz="0" w:space="0" w:color="auto"/>
            <w:bottom w:val="none" w:sz="0" w:space="0" w:color="auto"/>
            <w:right w:val="none" w:sz="0" w:space="0" w:color="auto"/>
          </w:divBdr>
        </w:div>
        <w:div w:id="853497139">
          <w:marLeft w:val="480"/>
          <w:marRight w:val="0"/>
          <w:marTop w:val="0"/>
          <w:marBottom w:val="0"/>
          <w:divBdr>
            <w:top w:val="none" w:sz="0" w:space="0" w:color="auto"/>
            <w:left w:val="none" w:sz="0" w:space="0" w:color="auto"/>
            <w:bottom w:val="none" w:sz="0" w:space="0" w:color="auto"/>
            <w:right w:val="none" w:sz="0" w:space="0" w:color="auto"/>
          </w:divBdr>
        </w:div>
        <w:div w:id="890117652">
          <w:marLeft w:val="480"/>
          <w:marRight w:val="0"/>
          <w:marTop w:val="0"/>
          <w:marBottom w:val="0"/>
          <w:divBdr>
            <w:top w:val="none" w:sz="0" w:space="0" w:color="auto"/>
            <w:left w:val="none" w:sz="0" w:space="0" w:color="auto"/>
            <w:bottom w:val="none" w:sz="0" w:space="0" w:color="auto"/>
            <w:right w:val="none" w:sz="0" w:space="0" w:color="auto"/>
          </w:divBdr>
        </w:div>
      </w:divsChild>
    </w:div>
    <w:div w:id="354507077">
      <w:bodyDiv w:val="1"/>
      <w:marLeft w:val="0"/>
      <w:marRight w:val="0"/>
      <w:marTop w:val="0"/>
      <w:marBottom w:val="0"/>
      <w:divBdr>
        <w:top w:val="none" w:sz="0" w:space="0" w:color="auto"/>
        <w:left w:val="none" w:sz="0" w:space="0" w:color="auto"/>
        <w:bottom w:val="none" w:sz="0" w:space="0" w:color="auto"/>
        <w:right w:val="none" w:sz="0" w:space="0" w:color="auto"/>
      </w:divBdr>
    </w:div>
    <w:div w:id="354619395">
      <w:bodyDiv w:val="1"/>
      <w:marLeft w:val="0"/>
      <w:marRight w:val="0"/>
      <w:marTop w:val="0"/>
      <w:marBottom w:val="0"/>
      <w:divBdr>
        <w:top w:val="none" w:sz="0" w:space="0" w:color="auto"/>
        <w:left w:val="none" w:sz="0" w:space="0" w:color="auto"/>
        <w:bottom w:val="none" w:sz="0" w:space="0" w:color="auto"/>
        <w:right w:val="none" w:sz="0" w:space="0" w:color="auto"/>
      </w:divBdr>
    </w:div>
    <w:div w:id="354624661">
      <w:bodyDiv w:val="1"/>
      <w:marLeft w:val="0"/>
      <w:marRight w:val="0"/>
      <w:marTop w:val="0"/>
      <w:marBottom w:val="0"/>
      <w:divBdr>
        <w:top w:val="none" w:sz="0" w:space="0" w:color="auto"/>
        <w:left w:val="none" w:sz="0" w:space="0" w:color="auto"/>
        <w:bottom w:val="none" w:sz="0" w:space="0" w:color="auto"/>
        <w:right w:val="none" w:sz="0" w:space="0" w:color="auto"/>
      </w:divBdr>
    </w:div>
    <w:div w:id="354695897">
      <w:bodyDiv w:val="1"/>
      <w:marLeft w:val="0"/>
      <w:marRight w:val="0"/>
      <w:marTop w:val="0"/>
      <w:marBottom w:val="0"/>
      <w:divBdr>
        <w:top w:val="none" w:sz="0" w:space="0" w:color="auto"/>
        <w:left w:val="none" w:sz="0" w:space="0" w:color="auto"/>
        <w:bottom w:val="none" w:sz="0" w:space="0" w:color="auto"/>
        <w:right w:val="none" w:sz="0" w:space="0" w:color="auto"/>
      </w:divBdr>
    </w:div>
    <w:div w:id="354697150">
      <w:bodyDiv w:val="1"/>
      <w:marLeft w:val="0"/>
      <w:marRight w:val="0"/>
      <w:marTop w:val="0"/>
      <w:marBottom w:val="0"/>
      <w:divBdr>
        <w:top w:val="none" w:sz="0" w:space="0" w:color="auto"/>
        <w:left w:val="none" w:sz="0" w:space="0" w:color="auto"/>
        <w:bottom w:val="none" w:sz="0" w:space="0" w:color="auto"/>
        <w:right w:val="none" w:sz="0" w:space="0" w:color="auto"/>
      </w:divBdr>
    </w:div>
    <w:div w:id="354890495">
      <w:bodyDiv w:val="1"/>
      <w:marLeft w:val="0"/>
      <w:marRight w:val="0"/>
      <w:marTop w:val="0"/>
      <w:marBottom w:val="0"/>
      <w:divBdr>
        <w:top w:val="none" w:sz="0" w:space="0" w:color="auto"/>
        <w:left w:val="none" w:sz="0" w:space="0" w:color="auto"/>
        <w:bottom w:val="none" w:sz="0" w:space="0" w:color="auto"/>
        <w:right w:val="none" w:sz="0" w:space="0" w:color="auto"/>
      </w:divBdr>
      <w:divsChild>
        <w:div w:id="51201251">
          <w:marLeft w:val="480"/>
          <w:marRight w:val="0"/>
          <w:marTop w:val="0"/>
          <w:marBottom w:val="0"/>
          <w:divBdr>
            <w:top w:val="none" w:sz="0" w:space="0" w:color="auto"/>
            <w:left w:val="none" w:sz="0" w:space="0" w:color="auto"/>
            <w:bottom w:val="none" w:sz="0" w:space="0" w:color="auto"/>
            <w:right w:val="none" w:sz="0" w:space="0" w:color="auto"/>
          </w:divBdr>
        </w:div>
        <w:div w:id="61562395">
          <w:marLeft w:val="480"/>
          <w:marRight w:val="0"/>
          <w:marTop w:val="0"/>
          <w:marBottom w:val="0"/>
          <w:divBdr>
            <w:top w:val="none" w:sz="0" w:space="0" w:color="auto"/>
            <w:left w:val="none" w:sz="0" w:space="0" w:color="auto"/>
            <w:bottom w:val="none" w:sz="0" w:space="0" w:color="auto"/>
            <w:right w:val="none" w:sz="0" w:space="0" w:color="auto"/>
          </w:divBdr>
        </w:div>
        <w:div w:id="69692883">
          <w:marLeft w:val="480"/>
          <w:marRight w:val="0"/>
          <w:marTop w:val="0"/>
          <w:marBottom w:val="0"/>
          <w:divBdr>
            <w:top w:val="none" w:sz="0" w:space="0" w:color="auto"/>
            <w:left w:val="none" w:sz="0" w:space="0" w:color="auto"/>
            <w:bottom w:val="none" w:sz="0" w:space="0" w:color="auto"/>
            <w:right w:val="none" w:sz="0" w:space="0" w:color="auto"/>
          </w:divBdr>
        </w:div>
        <w:div w:id="122775605">
          <w:marLeft w:val="480"/>
          <w:marRight w:val="0"/>
          <w:marTop w:val="0"/>
          <w:marBottom w:val="0"/>
          <w:divBdr>
            <w:top w:val="none" w:sz="0" w:space="0" w:color="auto"/>
            <w:left w:val="none" w:sz="0" w:space="0" w:color="auto"/>
            <w:bottom w:val="none" w:sz="0" w:space="0" w:color="auto"/>
            <w:right w:val="none" w:sz="0" w:space="0" w:color="auto"/>
          </w:divBdr>
        </w:div>
        <w:div w:id="160777138">
          <w:marLeft w:val="480"/>
          <w:marRight w:val="0"/>
          <w:marTop w:val="0"/>
          <w:marBottom w:val="0"/>
          <w:divBdr>
            <w:top w:val="none" w:sz="0" w:space="0" w:color="auto"/>
            <w:left w:val="none" w:sz="0" w:space="0" w:color="auto"/>
            <w:bottom w:val="none" w:sz="0" w:space="0" w:color="auto"/>
            <w:right w:val="none" w:sz="0" w:space="0" w:color="auto"/>
          </w:divBdr>
        </w:div>
        <w:div w:id="212934125">
          <w:marLeft w:val="480"/>
          <w:marRight w:val="0"/>
          <w:marTop w:val="0"/>
          <w:marBottom w:val="0"/>
          <w:divBdr>
            <w:top w:val="none" w:sz="0" w:space="0" w:color="auto"/>
            <w:left w:val="none" w:sz="0" w:space="0" w:color="auto"/>
            <w:bottom w:val="none" w:sz="0" w:space="0" w:color="auto"/>
            <w:right w:val="none" w:sz="0" w:space="0" w:color="auto"/>
          </w:divBdr>
        </w:div>
        <w:div w:id="254902110">
          <w:marLeft w:val="480"/>
          <w:marRight w:val="0"/>
          <w:marTop w:val="0"/>
          <w:marBottom w:val="0"/>
          <w:divBdr>
            <w:top w:val="none" w:sz="0" w:space="0" w:color="auto"/>
            <w:left w:val="none" w:sz="0" w:space="0" w:color="auto"/>
            <w:bottom w:val="none" w:sz="0" w:space="0" w:color="auto"/>
            <w:right w:val="none" w:sz="0" w:space="0" w:color="auto"/>
          </w:divBdr>
        </w:div>
        <w:div w:id="284049622">
          <w:marLeft w:val="480"/>
          <w:marRight w:val="0"/>
          <w:marTop w:val="0"/>
          <w:marBottom w:val="0"/>
          <w:divBdr>
            <w:top w:val="none" w:sz="0" w:space="0" w:color="auto"/>
            <w:left w:val="none" w:sz="0" w:space="0" w:color="auto"/>
            <w:bottom w:val="none" w:sz="0" w:space="0" w:color="auto"/>
            <w:right w:val="none" w:sz="0" w:space="0" w:color="auto"/>
          </w:divBdr>
        </w:div>
        <w:div w:id="343702721">
          <w:marLeft w:val="480"/>
          <w:marRight w:val="0"/>
          <w:marTop w:val="0"/>
          <w:marBottom w:val="0"/>
          <w:divBdr>
            <w:top w:val="none" w:sz="0" w:space="0" w:color="auto"/>
            <w:left w:val="none" w:sz="0" w:space="0" w:color="auto"/>
            <w:bottom w:val="none" w:sz="0" w:space="0" w:color="auto"/>
            <w:right w:val="none" w:sz="0" w:space="0" w:color="auto"/>
          </w:divBdr>
        </w:div>
        <w:div w:id="379206533">
          <w:marLeft w:val="480"/>
          <w:marRight w:val="0"/>
          <w:marTop w:val="0"/>
          <w:marBottom w:val="0"/>
          <w:divBdr>
            <w:top w:val="none" w:sz="0" w:space="0" w:color="auto"/>
            <w:left w:val="none" w:sz="0" w:space="0" w:color="auto"/>
            <w:bottom w:val="none" w:sz="0" w:space="0" w:color="auto"/>
            <w:right w:val="none" w:sz="0" w:space="0" w:color="auto"/>
          </w:divBdr>
        </w:div>
        <w:div w:id="392198137">
          <w:marLeft w:val="480"/>
          <w:marRight w:val="0"/>
          <w:marTop w:val="0"/>
          <w:marBottom w:val="0"/>
          <w:divBdr>
            <w:top w:val="none" w:sz="0" w:space="0" w:color="auto"/>
            <w:left w:val="none" w:sz="0" w:space="0" w:color="auto"/>
            <w:bottom w:val="none" w:sz="0" w:space="0" w:color="auto"/>
            <w:right w:val="none" w:sz="0" w:space="0" w:color="auto"/>
          </w:divBdr>
        </w:div>
        <w:div w:id="431777756">
          <w:marLeft w:val="480"/>
          <w:marRight w:val="0"/>
          <w:marTop w:val="0"/>
          <w:marBottom w:val="0"/>
          <w:divBdr>
            <w:top w:val="none" w:sz="0" w:space="0" w:color="auto"/>
            <w:left w:val="none" w:sz="0" w:space="0" w:color="auto"/>
            <w:bottom w:val="none" w:sz="0" w:space="0" w:color="auto"/>
            <w:right w:val="none" w:sz="0" w:space="0" w:color="auto"/>
          </w:divBdr>
        </w:div>
        <w:div w:id="538051472">
          <w:marLeft w:val="480"/>
          <w:marRight w:val="0"/>
          <w:marTop w:val="0"/>
          <w:marBottom w:val="0"/>
          <w:divBdr>
            <w:top w:val="none" w:sz="0" w:space="0" w:color="auto"/>
            <w:left w:val="none" w:sz="0" w:space="0" w:color="auto"/>
            <w:bottom w:val="none" w:sz="0" w:space="0" w:color="auto"/>
            <w:right w:val="none" w:sz="0" w:space="0" w:color="auto"/>
          </w:divBdr>
        </w:div>
        <w:div w:id="547959800">
          <w:marLeft w:val="480"/>
          <w:marRight w:val="0"/>
          <w:marTop w:val="0"/>
          <w:marBottom w:val="0"/>
          <w:divBdr>
            <w:top w:val="none" w:sz="0" w:space="0" w:color="auto"/>
            <w:left w:val="none" w:sz="0" w:space="0" w:color="auto"/>
            <w:bottom w:val="none" w:sz="0" w:space="0" w:color="auto"/>
            <w:right w:val="none" w:sz="0" w:space="0" w:color="auto"/>
          </w:divBdr>
        </w:div>
        <w:div w:id="654455526">
          <w:marLeft w:val="480"/>
          <w:marRight w:val="0"/>
          <w:marTop w:val="0"/>
          <w:marBottom w:val="0"/>
          <w:divBdr>
            <w:top w:val="none" w:sz="0" w:space="0" w:color="auto"/>
            <w:left w:val="none" w:sz="0" w:space="0" w:color="auto"/>
            <w:bottom w:val="none" w:sz="0" w:space="0" w:color="auto"/>
            <w:right w:val="none" w:sz="0" w:space="0" w:color="auto"/>
          </w:divBdr>
        </w:div>
        <w:div w:id="689331403">
          <w:marLeft w:val="480"/>
          <w:marRight w:val="0"/>
          <w:marTop w:val="0"/>
          <w:marBottom w:val="0"/>
          <w:divBdr>
            <w:top w:val="none" w:sz="0" w:space="0" w:color="auto"/>
            <w:left w:val="none" w:sz="0" w:space="0" w:color="auto"/>
            <w:bottom w:val="none" w:sz="0" w:space="0" w:color="auto"/>
            <w:right w:val="none" w:sz="0" w:space="0" w:color="auto"/>
          </w:divBdr>
        </w:div>
        <w:div w:id="696781446">
          <w:marLeft w:val="480"/>
          <w:marRight w:val="0"/>
          <w:marTop w:val="0"/>
          <w:marBottom w:val="0"/>
          <w:divBdr>
            <w:top w:val="none" w:sz="0" w:space="0" w:color="auto"/>
            <w:left w:val="none" w:sz="0" w:space="0" w:color="auto"/>
            <w:bottom w:val="none" w:sz="0" w:space="0" w:color="auto"/>
            <w:right w:val="none" w:sz="0" w:space="0" w:color="auto"/>
          </w:divBdr>
        </w:div>
        <w:div w:id="763771397">
          <w:marLeft w:val="480"/>
          <w:marRight w:val="0"/>
          <w:marTop w:val="0"/>
          <w:marBottom w:val="0"/>
          <w:divBdr>
            <w:top w:val="none" w:sz="0" w:space="0" w:color="auto"/>
            <w:left w:val="none" w:sz="0" w:space="0" w:color="auto"/>
            <w:bottom w:val="none" w:sz="0" w:space="0" w:color="auto"/>
            <w:right w:val="none" w:sz="0" w:space="0" w:color="auto"/>
          </w:divBdr>
        </w:div>
        <w:div w:id="783117026">
          <w:marLeft w:val="480"/>
          <w:marRight w:val="0"/>
          <w:marTop w:val="0"/>
          <w:marBottom w:val="0"/>
          <w:divBdr>
            <w:top w:val="none" w:sz="0" w:space="0" w:color="auto"/>
            <w:left w:val="none" w:sz="0" w:space="0" w:color="auto"/>
            <w:bottom w:val="none" w:sz="0" w:space="0" w:color="auto"/>
            <w:right w:val="none" w:sz="0" w:space="0" w:color="auto"/>
          </w:divBdr>
        </w:div>
        <w:div w:id="793673120">
          <w:marLeft w:val="480"/>
          <w:marRight w:val="0"/>
          <w:marTop w:val="0"/>
          <w:marBottom w:val="0"/>
          <w:divBdr>
            <w:top w:val="none" w:sz="0" w:space="0" w:color="auto"/>
            <w:left w:val="none" w:sz="0" w:space="0" w:color="auto"/>
            <w:bottom w:val="none" w:sz="0" w:space="0" w:color="auto"/>
            <w:right w:val="none" w:sz="0" w:space="0" w:color="auto"/>
          </w:divBdr>
        </w:div>
        <w:div w:id="826016987">
          <w:marLeft w:val="480"/>
          <w:marRight w:val="0"/>
          <w:marTop w:val="0"/>
          <w:marBottom w:val="0"/>
          <w:divBdr>
            <w:top w:val="none" w:sz="0" w:space="0" w:color="auto"/>
            <w:left w:val="none" w:sz="0" w:space="0" w:color="auto"/>
            <w:bottom w:val="none" w:sz="0" w:space="0" w:color="auto"/>
            <w:right w:val="none" w:sz="0" w:space="0" w:color="auto"/>
          </w:divBdr>
        </w:div>
        <w:div w:id="883710646">
          <w:marLeft w:val="480"/>
          <w:marRight w:val="0"/>
          <w:marTop w:val="0"/>
          <w:marBottom w:val="0"/>
          <w:divBdr>
            <w:top w:val="none" w:sz="0" w:space="0" w:color="auto"/>
            <w:left w:val="none" w:sz="0" w:space="0" w:color="auto"/>
            <w:bottom w:val="none" w:sz="0" w:space="0" w:color="auto"/>
            <w:right w:val="none" w:sz="0" w:space="0" w:color="auto"/>
          </w:divBdr>
        </w:div>
      </w:divsChild>
    </w:div>
    <w:div w:id="354962610">
      <w:bodyDiv w:val="1"/>
      <w:marLeft w:val="0"/>
      <w:marRight w:val="0"/>
      <w:marTop w:val="0"/>
      <w:marBottom w:val="0"/>
      <w:divBdr>
        <w:top w:val="none" w:sz="0" w:space="0" w:color="auto"/>
        <w:left w:val="none" w:sz="0" w:space="0" w:color="auto"/>
        <w:bottom w:val="none" w:sz="0" w:space="0" w:color="auto"/>
        <w:right w:val="none" w:sz="0" w:space="0" w:color="auto"/>
      </w:divBdr>
      <w:divsChild>
        <w:div w:id="25638230">
          <w:marLeft w:val="480"/>
          <w:marRight w:val="0"/>
          <w:marTop w:val="0"/>
          <w:marBottom w:val="0"/>
          <w:divBdr>
            <w:top w:val="none" w:sz="0" w:space="0" w:color="auto"/>
            <w:left w:val="none" w:sz="0" w:space="0" w:color="auto"/>
            <w:bottom w:val="none" w:sz="0" w:space="0" w:color="auto"/>
            <w:right w:val="none" w:sz="0" w:space="0" w:color="auto"/>
          </w:divBdr>
        </w:div>
        <w:div w:id="34087127">
          <w:marLeft w:val="480"/>
          <w:marRight w:val="0"/>
          <w:marTop w:val="0"/>
          <w:marBottom w:val="0"/>
          <w:divBdr>
            <w:top w:val="none" w:sz="0" w:space="0" w:color="auto"/>
            <w:left w:val="none" w:sz="0" w:space="0" w:color="auto"/>
            <w:bottom w:val="none" w:sz="0" w:space="0" w:color="auto"/>
            <w:right w:val="none" w:sz="0" w:space="0" w:color="auto"/>
          </w:divBdr>
        </w:div>
        <w:div w:id="38626865">
          <w:marLeft w:val="480"/>
          <w:marRight w:val="0"/>
          <w:marTop w:val="0"/>
          <w:marBottom w:val="0"/>
          <w:divBdr>
            <w:top w:val="none" w:sz="0" w:space="0" w:color="auto"/>
            <w:left w:val="none" w:sz="0" w:space="0" w:color="auto"/>
            <w:bottom w:val="none" w:sz="0" w:space="0" w:color="auto"/>
            <w:right w:val="none" w:sz="0" w:space="0" w:color="auto"/>
          </w:divBdr>
        </w:div>
        <w:div w:id="127822429">
          <w:marLeft w:val="480"/>
          <w:marRight w:val="0"/>
          <w:marTop w:val="0"/>
          <w:marBottom w:val="0"/>
          <w:divBdr>
            <w:top w:val="none" w:sz="0" w:space="0" w:color="auto"/>
            <w:left w:val="none" w:sz="0" w:space="0" w:color="auto"/>
            <w:bottom w:val="none" w:sz="0" w:space="0" w:color="auto"/>
            <w:right w:val="none" w:sz="0" w:space="0" w:color="auto"/>
          </w:divBdr>
        </w:div>
        <w:div w:id="144902436">
          <w:marLeft w:val="480"/>
          <w:marRight w:val="0"/>
          <w:marTop w:val="0"/>
          <w:marBottom w:val="0"/>
          <w:divBdr>
            <w:top w:val="none" w:sz="0" w:space="0" w:color="auto"/>
            <w:left w:val="none" w:sz="0" w:space="0" w:color="auto"/>
            <w:bottom w:val="none" w:sz="0" w:space="0" w:color="auto"/>
            <w:right w:val="none" w:sz="0" w:space="0" w:color="auto"/>
          </w:divBdr>
        </w:div>
        <w:div w:id="147987829">
          <w:marLeft w:val="480"/>
          <w:marRight w:val="0"/>
          <w:marTop w:val="0"/>
          <w:marBottom w:val="0"/>
          <w:divBdr>
            <w:top w:val="none" w:sz="0" w:space="0" w:color="auto"/>
            <w:left w:val="none" w:sz="0" w:space="0" w:color="auto"/>
            <w:bottom w:val="none" w:sz="0" w:space="0" w:color="auto"/>
            <w:right w:val="none" w:sz="0" w:space="0" w:color="auto"/>
          </w:divBdr>
        </w:div>
        <w:div w:id="286473572">
          <w:marLeft w:val="480"/>
          <w:marRight w:val="0"/>
          <w:marTop w:val="0"/>
          <w:marBottom w:val="0"/>
          <w:divBdr>
            <w:top w:val="none" w:sz="0" w:space="0" w:color="auto"/>
            <w:left w:val="none" w:sz="0" w:space="0" w:color="auto"/>
            <w:bottom w:val="none" w:sz="0" w:space="0" w:color="auto"/>
            <w:right w:val="none" w:sz="0" w:space="0" w:color="auto"/>
          </w:divBdr>
        </w:div>
        <w:div w:id="324016979">
          <w:marLeft w:val="480"/>
          <w:marRight w:val="0"/>
          <w:marTop w:val="0"/>
          <w:marBottom w:val="0"/>
          <w:divBdr>
            <w:top w:val="none" w:sz="0" w:space="0" w:color="auto"/>
            <w:left w:val="none" w:sz="0" w:space="0" w:color="auto"/>
            <w:bottom w:val="none" w:sz="0" w:space="0" w:color="auto"/>
            <w:right w:val="none" w:sz="0" w:space="0" w:color="auto"/>
          </w:divBdr>
        </w:div>
        <w:div w:id="334188680">
          <w:marLeft w:val="480"/>
          <w:marRight w:val="0"/>
          <w:marTop w:val="0"/>
          <w:marBottom w:val="0"/>
          <w:divBdr>
            <w:top w:val="none" w:sz="0" w:space="0" w:color="auto"/>
            <w:left w:val="none" w:sz="0" w:space="0" w:color="auto"/>
            <w:bottom w:val="none" w:sz="0" w:space="0" w:color="auto"/>
            <w:right w:val="none" w:sz="0" w:space="0" w:color="auto"/>
          </w:divBdr>
        </w:div>
        <w:div w:id="516889478">
          <w:marLeft w:val="480"/>
          <w:marRight w:val="0"/>
          <w:marTop w:val="0"/>
          <w:marBottom w:val="0"/>
          <w:divBdr>
            <w:top w:val="none" w:sz="0" w:space="0" w:color="auto"/>
            <w:left w:val="none" w:sz="0" w:space="0" w:color="auto"/>
            <w:bottom w:val="none" w:sz="0" w:space="0" w:color="auto"/>
            <w:right w:val="none" w:sz="0" w:space="0" w:color="auto"/>
          </w:divBdr>
        </w:div>
        <w:div w:id="535971282">
          <w:marLeft w:val="480"/>
          <w:marRight w:val="0"/>
          <w:marTop w:val="0"/>
          <w:marBottom w:val="0"/>
          <w:divBdr>
            <w:top w:val="none" w:sz="0" w:space="0" w:color="auto"/>
            <w:left w:val="none" w:sz="0" w:space="0" w:color="auto"/>
            <w:bottom w:val="none" w:sz="0" w:space="0" w:color="auto"/>
            <w:right w:val="none" w:sz="0" w:space="0" w:color="auto"/>
          </w:divBdr>
        </w:div>
        <w:div w:id="549154328">
          <w:marLeft w:val="480"/>
          <w:marRight w:val="0"/>
          <w:marTop w:val="0"/>
          <w:marBottom w:val="0"/>
          <w:divBdr>
            <w:top w:val="none" w:sz="0" w:space="0" w:color="auto"/>
            <w:left w:val="none" w:sz="0" w:space="0" w:color="auto"/>
            <w:bottom w:val="none" w:sz="0" w:space="0" w:color="auto"/>
            <w:right w:val="none" w:sz="0" w:space="0" w:color="auto"/>
          </w:divBdr>
        </w:div>
        <w:div w:id="617372097">
          <w:marLeft w:val="480"/>
          <w:marRight w:val="0"/>
          <w:marTop w:val="0"/>
          <w:marBottom w:val="0"/>
          <w:divBdr>
            <w:top w:val="none" w:sz="0" w:space="0" w:color="auto"/>
            <w:left w:val="none" w:sz="0" w:space="0" w:color="auto"/>
            <w:bottom w:val="none" w:sz="0" w:space="0" w:color="auto"/>
            <w:right w:val="none" w:sz="0" w:space="0" w:color="auto"/>
          </w:divBdr>
        </w:div>
        <w:div w:id="618419895">
          <w:marLeft w:val="480"/>
          <w:marRight w:val="0"/>
          <w:marTop w:val="0"/>
          <w:marBottom w:val="0"/>
          <w:divBdr>
            <w:top w:val="none" w:sz="0" w:space="0" w:color="auto"/>
            <w:left w:val="none" w:sz="0" w:space="0" w:color="auto"/>
            <w:bottom w:val="none" w:sz="0" w:space="0" w:color="auto"/>
            <w:right w:val="none" w:sz="0" w:space="0" w:color="auto"/>
          </w:divBdr>
        </w:div>
        <w:div w:id="646931978">
          <w:marLeft w:val="480"/>
          <w:marRight w:val="0"/>
          <w:marTop w:val="0"/>
          <w:marBottom w:val="0"/>
          <w:divBdr>
            <w:top w:val="none" w:sz="0" w:space="0" w:color="auto"/>
            <w:left w:val="none" w:sz="0" w:space="0" w:color="auto"/>
            <w:bottom w:val="none" w:sz="0" w:space="0" w:color="auto"/>
            <w:right w:val="none" w:sz="0" w:space="0" w:color="auto"/>
          </w:divBdr>
        </w:div>
        <w:div w:id="656956295">
          <w:marLeft w:val="480"/>
          <w:marRight w:val="0"/>
          <w:marTop w:val="0"/>
          <w:marBottom w:val="0"/>
          <w:divBdr>
            <w:top w:val="none" w:sz="0" w:space="0" w:color="auto"/>
            <w:left w:val="none" w:sz="0" w:space="0" w:color="auto"/>
            <w:bottom w:val="none" w:sz="0" w:space="0" w:color="auto"/>
            <w:right w:val="none" w:sz="0" w:space="0" w:color="auto"/>
          </w:divBdr>
        </w:div>
        <w:div w:id="679544581">
          <w:marLeft w:val="480"/>
          <w:marRight w:val="0"/>
          <w:marTop w:val="0"/>
          <w:marBottom w:val="0"/>
          <w:divBdr>
            <w:top w:val="none" w:sz="0" w:space="0" w:color="auto"/>
            <w:left w:val="none" w:sz="0" w:space="0" w:color="auto"/>
            <w:bottom w:val="none" w:sz="0" w:space="0" w:color="auto"/>
            <w:right w:val="none" w:sz="0" w:space="0" w:color="auto"/>
          </w:divBdr>
        </w:div>
        <w:div w:id="726030877">
          <w:marLeft w:val="480"/>
          <w:marRight w:val="0"/>
          <w:marTop w:val="0"/>
          <w:marBottom w:val="0"/>
          <w:divBdr>
            <w:top w:val="none" w:sz="0" w:space="0" w:color="auto"/>
            <w:left w:val="none" w:sz="0" w:space="0" w:color="auto"/>
            <w:bottom w:val="none" w:sz="0" w:space="0" w:color="auto"/>
            <w:right w:val="none" w:sz="0" w:space="0" w:color="auto"/>
          </w:divBdr>
        </w:div>
        <w:div w:id="812211170">
          <w:marLeft w:val="480"/>
          <w:marRight w:val="0"/>
          <w:marTop w:val="0"/>
          <w:marBottom w:val="0"/>
          <w:divBdr>
            <w:top w:val="none" w:sz="0" w:space="0" w:color="auto"/>
            <w:left w:val="none" w:sz="0" w:space="0" w:color="auto"/>
            <w:bottom w:val="none" w:sz="0" w:space="0" w:color="auto"/>
            <w:right w:val="none" w:sz="0" w:space="0" w:color="auto"/>
          </w:divBdr>
        </w:div>
        <w:div w:id="842010258">
          <w:marLeft w:val="480"/>
          <w:marRight w:val="0"/>
          <w:marTop w:val="0"/>
          <w:marBottom w:val="0"/>
          <w:divBdr>
            <w:top w:val="none" w:sz="0" w:space="0" w:color="auto"/>
            <w:left w:val="none" w:sz="0" w:space="0" w:color="auto"/>
            <w:bottom w:val="none" w:sz="0" w:space="0" w:color="auto"/>
            <w:right w:val="none" w:sz="0" w:space="0" w:color="auto"/>
          </w:divBdr>
        </w:div>
        <w:div w:id="857086365">
          <w:marLeft w:val="480"/>
          <w:marRight w:val="0"/>
          <w:marTop w:val="0"/>
          <w:marBottom w:val="0"/>
          <w:divBdr>
            <w:top w:val="none" w:sz="0" w:space="0" w:color="auto"/>
            <w:left w:val="none" w:sz="0" w:space="0" w:color="auto"/>
            <w:bottom w:val="none" w:sz="0" w:space="0" w:color="auto"/>
            <w:right w:val="none" w:sz="0" w:space="0" w:color="auto"/>
          </w:divBdr>
        </w:div>
        <w:div w:id="884026628">
          <w:marLeft w:val="480"/>
          <w:marRight w:val="0"/>
          <w:marTop w:val="0"/>
          <w:marBottom w:val="0"/>
          <w:divBdr>
            <w:top w:val="none" w:sz="0" w:space="0" w:color="auto"/>
            <w:left w:val="none" w:sz="0" w:space="0" w:color="auto"/>
            <w:bottom w:val="none" w:sz="0" w:space="0" w:color="auto"/>
            <w:right w:val="none" w:sz="0" w:space="0" w:color="auto"/>
          </w:divBdr>
        </w:div>
      </w:divsChild>
    </w:div>
    <w:div w:id="354965499">
      <w:bodyDiv w:val="1"/>
      <w:marLeft w:val="0"/>
      <w:marRight w:val="0"/>
      <w:marTop w:val="0"/>
      <w:marBottom w:val="0"/>
      <w:divBdr>
        <w:top w:val="none" w:sz="0" w:space="0" w:color="auto"/>
        <w:left w:val="none" w:sz="0" w:space="0" w:color="auto"/>
        <w:bottom w:val="none" w:sz="0" w:space="0" w:color="auto"/>
        <w:right w:val="none" w:sz="0" w:space="0" w:color="auto"/>
      </w:divBdr>
    </w:div>
    <w:div w:id="354967404">
      <w:bodyDiv w:val="1"/>
      <w:marLeft w:val="0"/>
      <w:marRight w:val="0"/>
      <w:marTop w:val="0"/>
      <w:marBottom w:val="0"/>
      <w:divBdr>
        <w:top w:val="none" w:sz="0" w:space="0" w:color="auto"/>
        <w:left w:val="none" w:sz="0" w:space="0" w:color="auto"/>
        <w:bottom w:val="none" w:sz="0" w:space="0" w:color="auto"/>
        <w:right w:val="none" w:sz="0" w:space="0" w:color="auto"/>
      </w:divBdr>
    </w:div>
    <w:div w:id="355078749">
      <w:bodyDiv w:val="1"/>
      <w:marLeft w:val="0"/>
      <w:marRight w:val="0"/>
      <w:marTop w:val="0"/>
      <w:marBottom w:val="0"/>
      <w:divBdr>
        <w:top w:val="none" w:sz="0" w:space="0" w:color="auto"/>
        <w:left w:val="none" w:sz="0" w:space="0" w:color="auto"/>
        <w:bottom w:val="none" w:sz="0" w:space="0" w:color="auto"/>
        <w:right w:val="none" w:sz="0" w:space="0" w:color="auto"/>
      </w:divBdr>
    </w:div>
    <w:div w:id="355080564">
      <w:bodyDiv w:val="1"/>
      <w:marLeft w:val="0"/>
      <w:marRight w:val="0"/>
      <w:marTop w:val="0"/>
      <w:marBottom w:val="0"/>
      <w:divBdr>
        <w:top w:val="none" w:sz="0" w:space="0" w:color="auto"/>
        <w:left w:val="none" w:sz="0" w:space="0" w:color="auto"/>
        <w:bottom w:val="none" w:sz="0" w:space="0" w:color="auto"/>
        <w:right w:val="none" w:sz="0" w:space="0" w:color="auto"/>
      </w:divBdr>
      <w:divsChild>
        <w:div w:id="5597191">
          <w:marLeft w:val="480"/>
          <w:marRight w:val="0"/>
          <w:marTop w:val="0"/>
          <w:marBottom w:val="0"/>
          <w:divBdr>
            <w:top w:val="none" w:sz="0" w:space="0" w:color="auto"/>
            <w:left w:val="none" w:sz="0" w:space="0" w:color="auto"/>
            <w:bottom w:val="none" w:sz="0" w:space="0" w:color="auto"/>
            <w:right w:val="none" w:sz="0" w:space="0" w:color="auto"/>
          </w:divBdr>
        </w:div>
        <w:div w:id="126777969">
          <w:marLeft w:val="480"/>
          <w:marRight w:val="0"/>
          <w:marTop w:val="0"/>
          <w:marBottom w:val="0"/>
          <w:divBdr>
            <w:top w:val="none" w:sz="0" w:space="0" w:color="auto"/>
            <w:left w:val="none" w:sz="0" w:space="0" w:color="auto"/>
            <w:bottom w:val="none" w:sz="0" w:space="0" w:color="auto"/>
            <w:right w:val="none" w:sz="0" w:space="0" w:color="auto"/>
          </w:divBdr>
        </w:div>
        <w:div w:id="160321289">
          <w:marLeft w:val="480"/>
          <w:marRight w:val="0"/>
          <w:marTop w:val="0"/>
          <w:marBottom w:val="0"/>
          <w:divBdr>
            <w:top w:val="none" w:sz="0" w:space="0" w:color="auto"/>
            <w:left w:val="none" w:sz="0" w:space="0" w:color="auto"/>
            <w:bottom w:val="none" w:sz="0" w:space="0" w:color="auto"/>
            <w:right w:val="none" w:sz="0" w:space="0" w:color="auto"/>
          </w:divBdr>
        </w:div>
        <w:div w:id="321395009">
          <w:marLeft w:val="480"/>
          <w:marRight w:val="0"/>
          <w:marTop w:val="0"/>
          <w:marBottom w:val="0"/>
          <w:divBdr>
            <w:top w:val="none" w:sz="0" w:space="0" w:color="auto"/>
            <w:left w:val="none" w:sz="0" w:space="0" w:color="auto"/>
            <w:bottom w:val="none" w:sz="0" w:space="0" w:color="auto"/>
            <w:right w:val="none" w:sz="0" w:space="0" w:color="auto"/>
          </w:divBdr>
        </w:div>
        <w:div w:id="361562349">
          <w:marLeft w:val="480"/>
          <w:marRight w:val="0"/>
          <w:marTop w:val="0"/>
          <w:marBottom w:val="0"/>
          <w:divBdr>
            <w:top w:val="none" w:sz="0" w:space="0" w:color="auto"/>
            <w:left w:val="none" w:sz="0" w:space="0" w:color="auto"/>
            <w:bottom w:val="none" w:sz="0" w:space="0" w:color="auto"/>
            <w:right w:val="none" w:sz="0" w:space="0" w:color="auto"/>
          </w:divBdr>
        </w:div>
        <w:div w:id="905723699">
          <w:marLeft w:val="480"/>
          <w:marRight w:val="0"/>
          <w:marTop w:val="0"/>
          <w:marBottom w:val="0"/>
          <w:divBdr>
            <w:top w:val="none" w:sz="0" w:space="0" w:color="auto"/>
            <w:left w:val="none" w:sz="0" w:space="0" w:color="auto"/>
            <w:bottom w:val="none" w:sz="0" w:space="0" w:color="auto"/>
            <w:right w:val="none" w:sz="0" w:space="0" w:color="auto"/>
          </w:divBdr>
        </w:div>
      </w:divsChild>
    </w:div>
    <w:div w:id="355348798">
      <w:bodyDiv w:val="1"/>
      <w:marLeft w:val="0"/>
      <w:marRight w:val="0"/>
      <w:marTop w:val="0"/>
      <w:marBottom w:val="0"/>
      <w:divBdr>
        <w:top w:val="none" w:sz="0" w:space="0" w:color="auto"/>
        <w:left w:val="none" w:sz="0" w:space="0" w:color="auto"/>
        <w:bottom w:val="none" w:sz="0" w:space="0" w:color="auto"/>
        <w:right w:val="none" w:sz="0" w:space="0" w:color="auto"/>
      </w:divBdr>
    </w:div>
    <w:div w:id="355349319">
      <w:bodyDiv w:val="1"/>
      <w:marLeft w:val="0"/>
      <w:marRight w:val="0"/>
      <w:marTop w:val="0"/>
      <w:marBottom w:val="0"/>
      <w:divBdr>
        <w:top w:val="none" w:sz="0" w:space="0" w:color="auto"/>
        <w:left w:val="none" w:sz="0" w:space="0" w:color="auto"/>
        <w:bottom w:val="none" w:sz="0" w:space="0" w:color="auto"/>
        <w:right w:val="none" w:sz="0" w:space="0" w:color="auto"/>
      </w:divBdr>
    </w:div>
    <w:div w:id="355469736">
      <w:bodyDiv w:val="1"/>
      <w:marLeft w:val="0"/>
      <w:marRight w:val="0"/>
      <w:marTop w:val="0"/>
      <w:marBottom w:val="0"/>
      <w:divBdr>
        <w:top w:val="none" w:sz="0" w:space="0" w:color="auto"/>
        <w:left w:val="none" w:sz="0" w:space="0" w:color="auto"/>
        <w:bottom w:val="none" w:sz="0" w:space="0" w:color="auto"/>
        <w:right w:val="none" w:sz="0" w:space="0" w:color="auto"/>
      </w:divBdr>
    </w:div>
    <w:div w:id="355540822">
      <w:bodyDiv w:val="1"/>
      <w:marLeft w:val="0"/>
      <w:marRight w:val="0"/>
      <w:marTop w:val="0"/>
      <w:marBottom w:val="0"/>
      <w:divBdr>
        <w:top w:val="none" w:sz="0" w:space="0" w:color="auto"/>
        <w:left w:val="none" w:sz="0" w:space="0" w:color="auto"/>
        <w:bottom w:val="none" w:sz="0" w:space="0" w:color="auto"/>
        <w:right w:val="none" w:sz="0" w:space="0" w:color="auto"/>
      </w:divBdr>
    </w:div>
    <w:div w:id="355817677">
      <w:bodyDiv w:val="1"/>
      <w:marLeft w:val="0"/>
      <w:marRight w:val="0"/>
      <w:marTop w:val="0"/>
      <w:marBottom w:val="0"/>
      <w:divBdr>
        <w:top w:val="none" w:sz="0" w:space="0" w:color="auto"/>
        <w:left w:val="none" w:sz="0" w:space="0" w:color="auto"/>
        <w:bottom w:val="none" w:sz="0" w:space="0" w:color="auto"/>
        <w:right w:val="none" w:sz="0" w:space="0" w:color="auto"/>
      </w:divBdr>
    </w:div>
    <w:div w:id="356085902">
      <w:bodyDiv w:val="1"/>
      <w:marLeft w:val="0"/>
      <w:marRight w:val="0"/>
      <w:marTop w:val="0"/>
      <w:marBottom w:val="0"/>
      <w:divBdr>
        <w:top w:val="none" w:sz="0" w:space="0" w:color="auto"/>
        <w:left w:val="none" w:sz="0" w:space="0" w:color="auto"/>
        <w:bottom w:val="none" w:sz="0" w:space="0" w:color="auto"/>
        <w:right w:val="none" w:sz="0" w:space="0" w:color="auto"/>
      </w:divBdr>
      <w:divsChild>
        <w:div w:id="18510368">
          <w:marLeft w:val="480"/>
          <w:marRight w:val="0"/>
          <w:marTop w:val="0"/>
          <w:marBottom w:val="0"/>
          <w:divBdr>
            <w:top w:val="none" w:sz="0" w:space="0" w:color="auto"/>
            <w:left w:val="none" w:sz="0" w:space="0" w:color="auto"/>
            <w:bottom w:val="none" w:sz="0" w:space="0" w:color="auto"/>
            <w:right w:val="none" w:sz="0" w:space="0" w:color="auto"/>
          </w:divBdr>
        </w:div>
        <w:div w:id="33628564">
          <w:marLeft w:val="480"/>
          <w:marRight w:val="0"/>
          <w:marTop w:val="0"/>
          <w:marBottom w:val="0"/>
          <w:divBdr>
            <w:top w:val="none" w:sz="0" w:space="0" w:color="auto"/>
            <w:left w:val="none" w:sz="0" w:space="0" w:color="auto"/>
            <w:bottom w:val="none" w:sz="0" w:space="0" w:color="auto"/>
            <w:right w:val="none" w:sz="0" w:space="0" w:color="auto"/>
          </w:divBdr>
        </w:div>
        <w:div w:id="205917023">
          <w:marLeft w:val="480"/>
          <w:marRight w:val="0"/>
          <w:marTop w:val="0"/>
          <w:marBottom w:val="0"/>
          <w:divBdr>
            <w:top w:val="none" w:sz="0" w:space="0" w:color="auto"/>
            <w:left w:val="none" w:sz="0" w:space="0" w:color="auto"/>
            <w:bottom w:val="none" w:sz="0" w:space="0" w:color="auto"/>
            <w:right w:val="none" w:sz="0" w:space="0" w:color="auto"/>
          </w:divBdr>
        </w:div>
        <w:div w:id="236785202">
          <w:marLeft w:val="480"/>
          <w:marRight w:val="0"/>
          <w:marTop w:val="0"/>
          <w:marBottom w:val="0"/>
          <w:divBdr>
            <w:top w:val="none" w:sz="0" w:space="0" w:color="auto"/>
            <w:left w:val="none" w:sz="0" w:space="0" w:color="auto"/>
            <w:bottom w:val="none" w:sz="0" w:space="0" w:color="auto"/>
            <w:right w:val="none" w:sz="0" w:space="0" w:color="auto"/>
          </w:divBdr>
        </w:div>
        <w:div w:id="238827744">
          <w:marLeft w:val="480"/>
          <w:marRight w:val="0"/>
          <w:marTop w:val="0"/>
          <w:marBottom w:val="0"/>
          <w:divBdr>
            <w:top w:val="none" w:sz="0" w:space="0" w:color="auto"/>
            <w:left w:val="none" w:sz="0" w:space="0" w:color="auto"/>
            <w:bottom w:val="none" w:sz="0" w:space="0" w:color="auto"/>
            <w:right w:val="none" w:sz="0" w:space="0" w:color="auto"/>
          </w:divBdr>
        </w:div>
        <w:div w:id="284046979">
          <w:marLeft w:val="480"/>
          <w:marRight w:val="0"/>
          <w:marTop w:val="0"/>
          <w:marBottom w:val="0"/>
          <w:divBdr>
            <w:top w:val="none" w:sz="0" w:space="0" w:color="auto"/>
            <w:left w:val="none" w:sz="0" w:space="0" w:color="auto"/>
            <w:bottom w:val="none" w:sz="0" w:space="0" w:color="auto"/>
            <w:right w:val="none" w:sz="0" w:space="0" w:color="auto"/>
          </w:divBdr>
        </w:div>
        <w:div w:id="352996282">
          <w:marLeft w:val="480"/>
          <w:marRight w:val="0"/>
          <w:marTop w:val="0"/>
          <w:marBottom w:val="0"/>
          <w:divBdr>
            <w:top w:val="none" w:sz="0" w:space="0" w:color="auto"/>
            <w:left w:val="none" w:sz="0" w:space="0" w:color="auto"/>
            <w:bottom w:val="none" w:sz="0" w:space="0" w:color="auto"/>
            <w:right w:val="none" w:sz="0" w:space="0" w:color="auto"/>
          </w:divBdr>
        </w:div>
        <w:div w:id="467599569">
          <w:marLeft w:val="480"/>
          <w:marRight w:val="0"/>
          <w:marTop w:val="0"/>
          <w:marBottom w:val="0"/>
          <w:divBdr>
            <w:top w:val="none" w:sz="0" w:space="0" w:color="auto"/>
            <w:left w:val="none" w:sz="0" w:space="0" w:color="auto"/>
            <w:bottom w:val="none" w:sz="0" w:space="0" w:color="auto"/>
            <w:right w:val="none" w:sz="0" w:space="0" w:color="auto"/>
          </w:divBdr>
        </w:div>
        <w:div w:id="482048223">
          <w:marLeft w:val="480"/>
          <w:marRight w:val="0"/>
          <w:marTop w:val="0"/>
          <w:marBottom w:val="0"/>
          <w:divBdr>
            <w:top w:val="none" w:sz="0" w:space="0" w:color="auto"/>
            <w:left w:val="none" w:sz="0" w:space="0" w:color="auto"/>
            <w:bottom w:val="none" w:sz="0" w:space="0" w:color="auto"/>
            <w:right w:val="none" w:sz="0" w:space="0" w:color="auto"/>
          </w:divBdr>
        </w:div>
        <w:div w:id="500120859">
          <w:marLeft w:val="480"/>
          <w:marRight w:val="0"/>
          <w:marTop w:val="0"/>
          <w:marBottom w:val="0"/>
          <w:divBdr>
            <w:top w:val="none" w:sz="0" w:space="0" w:color="auto"/>
            <w:left w:val="none" w:sz="0" w:space="0" w:color="auto"/>
            <w:bottom w:val="none" w:sz="0" w:space="0" w:color="auto"/>
            <w:right w:val="none" w:sz="0" w:space="0" w:color="auto"/>
          </w:divBdr>
        </w:div>
        <w:div w:id="529343317">
          <w:marLeft w:val="480"/>
          <w:marRight w:val="0"/>
          <w:marTop w:val="0"/>
          <w:marBottom w:val="0"/>
          <w:divBdr>
            <w:top w:val="none" w:sz="0" w:space="0" w:color="auto"/>
            <w:left w:val="none" w:sz="0" w:space="0" w:color="auto"/>
            <w:bottom w:val="none" w:sz="0" w:space="0" w:color="auto"/>
            <w:right w:val="none" w:sz="0" w:space="0" w:color="auto"/>
          </w:divBdr>
        </w:div>
        <w:div w:id="532815791">
          <w:marLeft w:val="480"/>
          <w:marRight w:val="0"/>
          <w:marTop w:val="0"/>
          <w:marBottom w:val="0"/>
          <w:divBdr>
            <w:top w:val="none" w:sz="0" w:space="0" w:color="auto"/>
            <w:left w:val="none" w:sz="0" w:space="0" w:color="auto"/>
            <w:bottom w:val="none" w:sz="0" w:space="0" w:color="auto"/>
            <w:right w:val="none" w:sz="0" w:space="0" w:color="auto"/>
          </w:divBdr>
        </w:div>
        <w:div w:id="588468570">
          <w:marLeft w:val="480"/>
          <w:marRight w:val="0"/>
          <w:marTop w:val="0"/>
          <w:marBottom w:val="0"/>
          <w:divBdr>
            <w:top w:val="none" w:sz="0" w:space="0" w:color="auto"/>
            <w:left w:val="none" w:sz="0" w:space="0" w:color="auto"/>
            <w:bottom w:val="none" w:sz="0" w:space="0" w:color="auto"/>
            <w:right w:val="none" w:sz="0" w:space="0" w:color="auto"/>
          </w:divBdr>
        </w:div>
        <w:div w:id="621765165">
          <w:marLeft w:val="480"/>
          <w:marRight w:val="0"/>
          <w:marTop w:val="0"/>
          <w:marBottom w:val="0"/>
          <w:divBdr>
            <w:top w:val="none" w:sz="0" w:space="0" w:color="auto"/>
            <w:left w:val="none" w:sz="0" w:space="0" w:color="auto"/>
            <w:bottom w:val="none" w:sz="0" w:space="0" w:color="auto"/>
            <w:right w:val="none" w:sz="0" w:space="0" w:color="auto"/>
          </w:divBdr>
        </w:div>
        <w:div w:id="649134972">
          <w:marLeft w:val="480"/>
          <w:marRight w:val="0"/>
          <w:marTop w:val="0"/>
          <w:marBottom w:val="0"/>
          <w:divBdr>
            <w:top w:val="none" w:sz="0" w:space="0" w:color="auto"/>
            <w:left w:val="none" w:sz="0" w:space="0" w:color="auto"/>
            <w:bottom w:val="none" w:sz="0" w:space="0" w:color="auto"/>
            <w:right w:val="none" w:sz="0" w:space="0" w:color="auto"/>
          </w:divBdr>
        </w:div>
        <w:div w:id="737172848">
          <w:marLeft w:val="480"/>
          <w:marRight w:val="0"/>
          <w:marTop w:val="0"/>
          <w:marBottom w:val="0"/>
          <w:divBdr>
            <w:top w:val="none" w:sz="0" w:space="0" w:color="auto"/>
            <w:left w:val="none" w:sz="0" w:space="0" w:color="auto"/>
            <w:bottom w:val="none" w:sz="0" w:space="0" w:color="auto"/>
            <w:right w:val="none" w:sz="0" w:space="0" w:color="auto"/>
          </w:divBdr>
        </w:div>
        <w:div w:id="788625261">
          <w:marLeft w:val="480"/>
          <w:marRight w:val="0"/>
          <w:marTop w:val="0"/>
          <w:marBottom w:val="0"/>
          <w:divBdr>
            <w:top w:val="none" w:sz="0" w:space="0" w:color="auto"/>
            <w:left w:val="none" w:sz="0" w:space="0" w:color="auto"/>
            <w:bottom w:val="none" w:sz="0" w:space="0" w:color="auto"/>
            <w:right w:val="none" w:sz="0" w:space="0" w:color="auto"/>
          </w:divBdr>
        </w:div>
        <w:div w:id="791751459">
          <w:marLeft w:val="480"/>
          <w:marRight w:val="0"/>
          <w:marTop w:val="0"/>
          <w:marBottom w:val="0"/>
          <w:divBdr>
            <w:top w:val="none" w:sz="0" w:space="0" w:color="auto"/>
            <w:left w:val="none" w:sz="0" w:space="0" w:color="auto"/>
            <w:bottom w:val="none" w:sz="0" w:space="0" w:color="auto"/>
            <w:right w:val="none" w:sz="0" w:space="0" w:color="auto"/>
          </w:divBdr>
        </w:div>
      </w:divsChild>
    </w:div>
    <w:div w:id="356128738">
      <w:bodyDiv w:val="1"/>
      <w:marLeft w:val="0"/>
      <w:marRight w:val="0"/>
      <w:marTop w:val="0"/>
      <w:marBottom w:val="0"/>
      <w:divBdr>
        <w:top w:val="none" w:sz="0" w:space="0" w:color="auto"/>
        <w:left w:val="none" w:sz="0" w:space="0" w:color="auto"/>
        <w:bottom w:val="none" w:sz="0" w:space="0" w:color="auto"/>
        <w:right w:val="none" w:sz="0" w:space="0" w:color="auto"/>
      </w:divBdr>
    </w:div>
    <w:div w:id="356152418">
      <w:bodyDiv w:val="1"/>
      <w:marLeft w:val="0"/>
      <w:marRight w:val="0"/>
      <w:marTop w:val="0"/>
      <w:marBottom w:val="0"/>
      <w:divBdr>
        <w:top w:val="none" w:sz="0" w:space="0" w:color="auto"/>
        <w:left w:val="none" w:sz="0" w:space="0" w:color="auto"/>
        <w:bottom w:val="none" w:sz="0" w:space="0" w:color="auto"/>
        <w:right w:val="none" w:sz="0" w:space="0" w:color="auto"/>
      </w:divBdr>
    </w:div>
    <w:div w:id="356152713">
      <w:bodyDiv w:val="1"/>
      <w:marLeft w:val="0"/>
      <w:marRight w:val="0"/>
      <w:marTop w:val="0"/>
      <w:marBottom w:val="0"/>
      <w:divBdr>
        <w:top w:val="none" w:sz="0" w:space="0" w:color="auto"/>
        <w:left w:val="none" w:sz="0" w:space="0" w:color="auto"/>
        <w:bottom w:val="none" w:sz="0" w:space="0" w:color="auto"/>
        <w:right w:val="none" w:sz="0" w:space="0" w:color="auto"/>
      </w:divBdr>
    </w:div>
    <w:div w:id="356396023">
      <w:bodyDiv w:val="1"/>
      <w:marLeft w:val="0"/>
      <w:marRight w:val="0"/>
      <w:marTop w:val="0"/>
      <w:marBottom w:val="0"/>
      <w:divBdr>
        <w:top w:val="none" w:sz="0" w:space="0" w:color="auto"/>
        <w:left w:val="none" w:sz="0" w:space="0" w:color="auto"/>
        <w:bottom w:val="none" w:sz="0" w:space="0" w:color="auto"/>
        <w:right w:val="none" w:sz="0" w:space="0" w:color="auto"/>
      </w:divBdr>
    </w:div>
    <w:div w:id="356590792">
      <w:bodyDiv w:val="1"/>
      <w:marLeft w:val="0"/>
      <w:marRight w:val="0"/>
      <w:marTop w:val="0"/>
      <w:marBottom w:val="0"/>
      <w:divBdr>
        <w:top w:val="none" w:sz="0" w:space="0" w:color="auto"/>
        <w:left w:val="none" w:sz="0" w:space="0" w:color="auto"/>
        <w:bottom w:val="none" w:sz="0" w:space="0" w:color="auto"/>
        <w:right w:val="none" w:sz="0" w:space="0" w:color="auto"/>
      </w:divBdr>
    </w:div>
    <w:div w:id="356663541">
      <w:bodyDiv w:val="1"/>
      <w:marLeft w:val="0"/>
      <w:marRight w:val="0"/>
      <w:marTop w:val="0"/>
      <w:marBottom w:val="0"/>
      <w:divBdr>
        <w:top w:val="none" w:sz="0" w:space="0" w:color="auto"/>
        <w:left w:val="none" w:sz="0" w:space="0" w:color="auto"/>
        <w:bottom w:val="none" w:sz="0" w:space="0" w:color="auto"/>
        <w:right w:val="none" w:sz="0" w:space="0" w:color="auto"/>
      </w:divBdr>
    </w:div>
    <w:div w:id="356854568">
      <w:bodyDiv w:val="1"/>
      <w:marLeft w:val="0"/>
      <w:marRight w:val="0"/>
      <w:marTop w:val="0"/>
      <w:marBottom w:val="0"/>
      <w:divBdr>
        <w:top w:val="none" w:sz="0" w:space="0" w:color="auto"/>
        <w:left w:val="none" w:sz="0" w:space="0" w:color="auto"/>
        <w:bottom w:val="none" w:sz="0" w:space="0" w:color="auto"/>
        <w:right w:val="none" w:sz="0" w:space="0" w:color="auto"/>
      </w:divBdr>
    </w:div>
    <w:div w:id="356854715">
      <w:bodyDiv w:val="1"/>
      <w:marLeft w:val="0"/>
      <w:marRight w:val="0"/>
      <w:marTop w:val="0"/>
      <w:marBottom w:val="0"/>
      <w:divBdr>
        <w:top w:val="none" w:sz="0" w:space="0" w:color="auto"/>
        <w:left w:val="none" w:sz="0" w:space="0" w:color="auto"/>
        <w:bottom w:val="none" w:sz="0" w:space="0" w:color="auto"/>
        <w:right w:val="none" w:sz="0" w:space="0" w:color="auto"/>
      </w:divBdr>
    </w:div>
    <w:div w:id="356932633">
      <w:bodyDiv w:val="1"/>
      <w:marLeft w:val="0"/>
      <w:marRight w:val="0"/>
      <w:marTop w:val="0"/>
      <w:marBottom w:val="0"/>
      <w:divBdr>
        <w:top w:val="none" w:sz="0" w:space="0" w:color="auto"/>
        <w:left w:val="none" w:sz="0" w:space="0" w:color="auto"/>
        <w:bottom w:val="none" w:sz="0" w:space="0" w:color="auto"/>
        <w:right w:val="none" w:sz="0" w:space="0" w:color="auto"/>
      </w:divBdr>
    </w:div>
    <w:div w:id="357002079">
      <w:bodyDiv w:val="1"/>
      <w:marLeft w:val="0"/>
      <w:marRight w:val="0"/>
      <w:marTop w:val="0"/>
      <w:marBottom w:val="0"/>
      <w:divBdr>
        <w:top w:val="none" w:sz="0" w:space="0" w:color="auto"/>
        <w:left w:val="none" w:sz="0" w:space="0" w:color="auto"/>
        <w:bottom w:val="none" w:sz="0" w:space="0" w:color="auto"/>
        <w:right w:val="none" w:sz="0" w:space="0" w:color="auto"/>
      </w:divBdr>
    </w:div>
    <w:div w:id="357006312">
      <w:bodyDiv w:val="1"/>
      <w:marLeft w:val="0"/>
      <w:marRight w:val="0"/>
      <w:marTop w:val="0"/>
      <w:marBottom w:val="0"/>
      <w:divBdr>
        <w:top w:val="none" w:sz="0" w:space="0" w:color="auto"/>
        <w:left w:val="none" w:sz="0" w:space="0" w:color="auto"/>
        <w:bottom w:val="none" w:sz="0" w:space="0" w:color="auto"/>
        <w:right w:val="none" w:sz="0" w:space="0" w:color="auto"/>
      </w:divBdr>
    </w:div>
    <w:div w:id="357044874">
      <w:bodyDiv w:val="1"/>
      <w:marLeft w:val="0"/>
      <w:marRight w:val="0"/>
      <w:marTop w:val="0"/>
      <w:marBottom w:val="0"/>
      <w:divBdr>
        <w:top w:val="none" w:sz="0" w:space="0" w:color="auto"/>
        <w:left w:val="none" w:sz="0" w:space="0" w:color="auto"/>
        <w:bottom w:val="none" w:sz="0" w:space="0" w:color="auto"/>
        <w:right w:val="none" w:sz="0" w:space="0" w:color="auto"/>
      </w:divBdr>
    </w:div>
    <w:div w:id="357052379">
      <w:bodyDiv w:val="1"/>
      <w:marLeft w:val="0"/>
      <w:marRight w:val="0"/>
      <w:marTop w:val="0"/>
      <w:marBottom w:val="0"/>
      <w:divBdr>
        <w:top w:val="none" w:sz="0" w:space="0" w:color="auto"/>
        <w:left w:val="none" w:sz="0" w:space="0" w:color="auto"/>
        <w:bottom w:val="none" w:sz="0" w:space="0" w:color="auto"/>
        <w:right w:val="none" w:sz="0" w:space="0" w:color="auto"/>
      </w:divBdr>
      <w:divsChild>
        <w:div w:id="27921094">
          <w:marLeft w:val="480"/>
          <w:marRight w:val="0"/>
          <w:marTop w:val="0"/>
          <w:marBottom w:val="0"/>
          <w:divBdr>
            <w:top w:val="none" w:sz="0" w:space="0" w:color="auto"/>
            <w:left w:val="none" w:sz="0" w:space="0" w:color="auto"/>
            <w:bottom w:val="none" w:sz="0" w:space="0" w:color="auto"/>
            <w:right w:val="none" w:sz="0" w:space="0" w:color="auto"/>
          </w:divBdr>
        </w:div>
        <w:div w:id="114450585">
          <w:marLeft w:val="480"/>
          <w:marRight w:val="0"/>
          <w:marTop w:val="0"/>
          <w:marBottom w:val="0"/>
          <w:divBdr>
            <w:top w:val="none" w:sz="0" w:space="0" w:color="auto"/>
            <w:left w:val="none" w:sz="0" w:space="0" w:color="auto"/>
            <w:bottom w:val="none" w:sz="0" w:space="0" w:color="auto"/>
            <w:right w:val="none" w:sz="0" w:space="0" w:color="auto"/>
          </w:divBdr>
        </w:div>
        <w:div w:id="151603167">
          <w:marLeft w:val="480"/>
          <w:marRight w:val="0"/>
          <w:marTop w:val="0"/>
          <w:marBottom w:val="0"/>
          <w:divBdr>
            <w:top w:val="none" w:sz="0" w:space="0" w:color="auto"/>
            <w:left w:val="none" w:sz="0" w:space="0" w:color="auto"/>
            <w:bottom w:val="none" w:sz="0" w:space="0" w:color="auto"/>
            <w:right w:val="none" w:sz="0" w:space="0" w:color="auto"/>
          </w:divBdr>
        </w:div>
        <w:div w:id="233513528">
          <w:marLeft w:val="480"/>
          <w:marRight w:val="0"/>
          <w:marTop w:val="0"/>
          <w:marBottom w:val="0"/>
          <w:divBdr>
            <w:top w:val="none" w:sz="0" w:space="0" w:color="auto"/>
            <w:left w:val="none" w:sz="0" w:space="0" w:color="auto"/>
            <w:bottom w:val="none" w:sz="0" w:space="0" w:color="auto"/>
            <w:right w:val="none" w:sz="0" w:space="0" w:color="auto"/>
          </w:divBdr>
        </w:div>
        <w:div w:id="261577031">
          <w:marLeft w:val="480"/>
          <w:marRight w:val="0"/>
          <w:marTop w:val="0"/>
          <w:marBottom w:val="0"/>
          <w:divBdr>
            <w:top w:val="none" w:sz="0" w:space="0" w:color="auto"/>
            <w:left w:val="none" w:sz="0" w:space="0" w:color="auto"/>
            <w:bottom w:val="none" w:sz="0" w:space="0" w:color="auto"/>
            <w:right w:val="none" w:sz="0" w:space="0" w:color="auto"/>
          </w:divBdr>
        </w:div>
        <w:div w:id="278296079">
          <w:marLeft w:val="480"/>
          <w:marRight w:val="0"/>
          <w:marTop w:val="0"/>
          <w:marBottom w:val="0"/>
          <w:divBdr>
            <w:top w:val="none" w:sz="0" w:space="0" w:color="auto"/>
            <w:left w:val="none" w:sz="0" w:space="0" w:color="auto"/>
            <w:bottom w:val="none" w:sz="0" w:space="0" w:color="auto"/>
            <w:right w:val="none" w:sz="0" w:space="0" w:color="auto"/>
          </w:divBdr>
        </w:div>
        <w:div w:id="289439011">
          <w:marLeft w:val="480"/>
          <w:marRight w:val="0"/>
          <w:marTop w:val="0"/>
          <w:marBottom w:val="0"/>
          <w:divBdr>
            <w:top w:val="none" w:sz="0" w:space="0" w:color="auto"/>
            <w:left w:val="none" w:sz="0" w:space="0" w:color="auto"/>
            <w:bottom w:val="none" w:sz="0" w:space="0" w:color="auto"/>
            <w:right w:val="none" w:sz="0" w:space="0" w:color="auto"/>
          </w:divBdr>
        </w:div>
        <w:div w:id="375736976">
          <w:marLeft w:val="480"/>
          <w:marRight w:val="0"/>
          <w:marTop w:val="0"/>
          <w:marBottom w:val="0"/>
          <w:divBdr>
            <w:top w:val="none" w:sz="0" w:space="0" w:color="auto"/>
            <w:left w:val="none" w:sz="0" w:space="0" w:color="auto"/>
            <w:bottom w:val="none" w:sz="0" w:space="0" w:color="auto"/>
            <w:right w:val="none" w:sz="0" w:space="0" w:color="auto"/>
          </w:divBdr>
        </w:div>
        <w:div w:id="403185577">
          <w:marLeft w:val="480"/>
          <w:marRight w:val="0"/>
          <w:marTop w:val="0"/>
          <w:marBottom w:val="0"/>
          <w:divBdr>
            <w:top w:val="none" w:sz="0" w:space="0" w:color="auto"/>
            <w:left w:val="none" w:sz="0" w:space="0" w:color="auto"/>
            <w:bottom w:val="none" w:sz="0" w:space="0" w:color="auto"/>
            <w:right w:val="none" w:sz="0" w:space="0" w:color="auto"/>
          </w:divBdr>
        </w:div>
        <w:div w:id="407383028">
          <w:marLeft w:val="480"/>
          <w:marRight w:val="0"/>
          <w:marTop w:val="0"/>
          <w:marBottom w:val="0"/>
          <w:divBdr>
            <w:top w:val="none" w:sz="0" w:space="0" w:color="auto"/>
            <w:left w:val="none" w:sz="0" w:space="0" w:color="auto"/>
            <w:bottom w:val="none" w:sz="0" w:space="0" w:color="auto"/>
            <w:right w:val="none" w:sz="0" w:space="0" w:color="auto"/>
          </w:divBdr>
        </w:div>
        <w:div w:id="416630578">
          <w:marLeft w:val="480"/>
          <w:marRight w:val="0"/>
          <w:marTop w:val="0"/>
          <w:marBottom w:val="0"/>
          <w:divBdr>
            <w:top w:val="none" w:sz="0" w:space="0" w:color="auto"/>
            <w:left w:val="none" w:sz="0" w:space="0" w:color="auto"/>
            <w:bottom w:val="none" w:sz="0" w:space="0" w:color="auto"/>
            <w:right w:val="none" w:sz="0" w:space="0" w:color="auto"/>
          </w:divBdr>
        </w:div>
        <w:div w:id="487751446">
          <w:marLeft w:val="480"/>
          <w:marRight w:val="0"/>
          <w:marTop w:val="0"/>
          <w:marBottom w:val="0"/>
          <w:divBdr>
            <w:top w:val="none" w:sz="0" w:space="0" w:color="auto"/>
            <w:left w:val="none" w:sz="0" w:space="0" w:color="auto"/>
            <w:bottom w:val="none" w:sz="0" w:space="0" w:color="auto"/>
            <w:right w:val="none" w:sz="0" w:space="0" w:color="auto"/>
          </w:divBdr>
        </w:div>
        <w:div w:id="493691478">
          <w:marLeft w:val="480"/>
          <w:marRight w:val="0"/>
          <w:marTop w:val="0"/>
          <w:marBottom w:val="0"/>
          <w:divBdr>
            <w:top w:val="none" w:sz="0" w:space="0" w:color="auto"/>
            <w:left w:val="none" w:sz="0" w:space="0" w:color="auto"/>
            <w:bottom w:val="none" w:sz="0" w:space="0" w:color="auto"/>
            <w:right w:val="none" w:sz="0" w:space="0" w:color="auto"/>
          </w:divBdr>
        </w:div>
        <w:div w:id="506333117">
          <w:marLeft w:val="480"/>
          <w:marRight w:val="0"/>
          <w:marTop w:val="0"/>
          <w:marBottom w:val="0"/>
          <w:divBdr>
            <w:top w:val="none" w:sz="0" w:space="0" w:color="auto"/>
            <w:left w:val="none" w:sz="0" w:space="0" w:color="auto"/>
            <w:bottom w:val="none" w:sz="0" w:space="0" w:color="auto"/>
            <w:right w:val="none" w:sz="0" w:space="0" w:color="auto"/>
          </w:divBdr>
        </w:div>
        <w:div w:id="546065040">
          <w:marLeft w:val="480"/>
          <w:marRight w:val="0"/>
          <w:marTop w:val="0"/>
          <w:marBottom w:val="0"/>
          <w:divBdr>
            <w:top w:val="none" w:sz="0" w:space="0" w:color="auto"/>
            <w:left w:val="none" w:sz="0" w:space="0" w:color="auto"/>
            <w:bottom w:val="none" w:sz="0" w:space="0" w:color="auto"/>
            <w:right w:val="none" w:sz="0" w:space="0" w:color="auto"/>
          </w:divBdr>
        </w:div>
        <w:div w:id="599335600">
          <w:marLeft w:val="480"/>
          <w:marRight w:val="0"/>
          <w:marTop w:val="0"/>
          <w:marBottom w:val="0"/>
          <w:divBdr>
            <w:top w:val="none" w:sz="0" w:space="0" w:color="auto"/>
            <w:left w:val="none" w:sz="0" w:space="0" w:color="auto"/>
            <w:bottom w:val="none" w:sz="0" w:space="0" w:color="auto"/>
            <w:right w:val="none" w:sz="0" w:space="0" w:color="auto"/>
          </w:divBdr>
        </w:div>
        <w:div w:id="601764986">
          <w:marLeft w:val="480"/>
          <w:marRight w:val="0"/>
          <w:marTop w:val="0"/>
          <w:marBottom w:val="0"/>
          <w:divBdr>
            <w:top w:val="none" w:sz="0" w:space="0" w:color="auto"/>
            <w:left w:val="none" w:sz="0" w:space="0" w:color="auto"/>
            <w:bottom w:val="none" w:sz="0" w:space="0" w:color="auto"/>
            <w:right w:val="none" w:sz="0" w:space="0" w:color="auto"/>
          </w:divBdr>
        </w:div>
        <w:div w:id="693530754">
          <w:marLeft w:val="480"/>
          <w:marRight w:val="0"/>
          <w:marTop w:val="0"/>
          <w:marBottom w:val="0"/>
          <w:divBdr>
            <w:top w:val="none" w:sz="0" w:space="0" w:color="auto"/>
            <w:left w:val="none" w:sz="0" w:space="0" w:color="auto"/>
            <w:bottom w:val="none" w:sz="0" w:space="0" w:color="auto"/>
            <w:right w:val="none" w:sz="0" w:space="0" w:color="auto"/>
          </w:divBdr>
        </w:div>
        <w:div w:id="820149916">
          <w:marLeft w:val="480"/>
          <w:marRight w:val="0"/>
          <w:marTop w:val="0"/>
          <w:marBottom w:val="0"/>
          <w:divBdr>
            <w:top w:val="none" w:sz="0" w:space="0" w:color="auto"/>
            <w:left w:val="none" w:sz="0" w:space="0" w:color="auto"/>
            <w:bottom w:val="none" w:sz="0" w:space="0" w:color="auto"/>
            <w:right w:val="none" w:sz="0" w:space="0" w:color="auto"/>
          </w:divBdr>
        </w:div>
        <w:div w:id="848717187">
          <w:marLeft w:val="480"/>
          <w:marRight w:val="0"/>
          <w:marTop w:val="0"/>
          <w:marBottom w:val="0"/>
          <w:divBdr>
            <w:top w:val="none" w:sz="0" w:space="0" w:color="auto"/>
            <w:left w:val="none" w:sz="0" w:space="0" w:color="auto"/>
            <w:bottom w:val="none" w:sz="0" w:space="0" w:color="auto"/>
            <w:right w:val="none" w:sz="0" w:space="0" w:color="auto"/>
          </w:divBdr>
        </w:div>
        <w:div w:id="895315337">
          <w:marLeft w:val="480"/>
          <w:marRight w:val="0"/>
          <w:marTop w:val="0"/>
          <w:marBottom w:val="0"/>
          <w:divBdr>
            <w:top w:val="none" w:sz="0" w:space="0" w:color="auto"/>
            <w:left w:val="none" w:sz="0" w:space="0" w:color="auto"/>
            <w:bottom w:val="none" w:sz="0" w:space="0" w:color="auto"/>
            <w:right w:val="none" w:sz="0" w:space="0" w:color="auto"/>
          </w:divBdr>
        </w:div>
        <w:div w:id="907493302">
          <w:marLeft w:val="480"/>
          <w:marRight w:val="0"/>
          <w:marTop w:val="0"/>
          <w:marBottom w:val="0"/>
          <w:divBdr>
            <w:top w:val="none" w:sz="0" w:space="0" w:color="auto"/>
            <w:left w:val="none" w:sz="0" w:space="0" w:color="auto"/>
            <w:bottom w:val="none" w:sz="0" w:space="0" w:color="auto"/>
            <w:right w:val="none" w:sz="0" w:space="0" w:color="auto"/>
          </w:divBdr>
        </w:div>
      </w:divsChild>
    </w:div>
    <w:div w:id="357197484">
      <w:bodyDiv w:val="1"/>
      <w:marLeft w:val="0"/>
      <w:marRight w:val="0"/>
      <w:marTop w:val="0"/>
      <w:marBottom w:val="0"/>
      <w:divBdr>
        <w:top w:val="none" w:sz="0" w:space="0" w:color="auto"/>
        <w:left w:val="none" w:sz="0" w:space="0" w:color="auto"/>
        <w:bottom w:val="none" w:sz="0" w:space="0" w:color="auto"/>
        <w:right w:val="none" w:sz="0" w:space="0" w:color="auto"/>
      </w:divBdr>
    </w:div>
    <w:div w:id="357435562">
      <w:bodyDiv w:val="1"/>
      <w:marLeft w:val="0"/>
      <w:marRight w:val="0"/>
      <w:marTop w:val="0"/>
      <w:marBottom w:val="0"/>
      <w:divBdr>
        <w:top w:val="none" w:sz="0" w:space="0" w:color="auto"/>
        <w:left w:val="none" w:sz="0" w:space="0" w:color="auto"/>
        <w:bottom w:val="none" w:sz="0" w:space="0" w:color="auto"/>
        <w:right w:val="none" w:sz="0" w:space="0" w:color="auto"/>
      </w:divBdr>
    </w:div>
    <w:div w:id="357976222">
      <w:bodyDiv w:val="1"/>
      <w:marLeft w:val="0"/>
      <w:marRight w:val="0"/>
      <w:marTop w:val="0"/>
      <w:marBottom w:val="0"/>
      <w:divBdr>
        <w:top w:val="none" w:sz="0" w:space="0" w:color="auto"/>
        <w:left w:val="none" w:sz="0" w:space="0" w:color="auto"/>
        <w:bottom w:val="none" w:sz="0" w:space="0" w:color="auto"/>
        <w:right w:val="none" w:sz="0" w:space="0" w:color="auto"/>
      </w:divBdr>
    </w:div>
    <w:div w:id="358161289">
      <w:bodyDiv w:val="1"/>
      <w:marLeft w:val="0"/>
      <w:marRight w:val="0"/>
      <w:marTop w:val="0"/>
      <w:marBottom w:val="0"/>
      <w:divBdr>
        <w:top w:val="none" w:sz="0" w:space="0" w:color="auto"/>
        <w:left w:val="none" w:sz="0" w:space="0" w:color="auto"/>
        <w:bottom w:val="none" w:sz="0" w:space="0" w:color="auto"/>
        <w:right w:val="none" w:sz="0" w:space="0" w:color="auto"/>
      </w:divBdr>
    </w:div>
    <w:div w:id="358164367">
      <w:bodyDiv w:val="1"/>
      <w:marLeft w:val="0"/>
      <w:marRight w:val="0"/>
      <w:marTop w:val="0"/>
      <w:marBottom w:val="0"/>
      <w:divBdr>
        <w:top w:val="none" w:sz="0" w:space="0" w:color="auto"/>
        <w:left w:val="none" w:sz="0" w:space="0" w:color="auto"/>
        <w:bottom w:val="none" w:sz="0" w:space="0" w:color="auto"/>
        <w:right w:val="none" w:sz="0" w:space="0" w:color="auto"/>
      </w:divBdr>
    </w:div>
    <w:div w:id="358362791">
      <w:bodyDiv w:val="1"/>
      <w:marLeft w:val="0"/>
      <w:marRight w:val="0"/>
      <w:marTop w:val="0"/>
      <w:marBottom w:val="0"/>
      <w:divBdr>
        <w:top w:val="none" w:sz="0" w:space="0" w:color="auto"/>
        <w:left w:val="none" w:sz="0" w:space="0" w:color="auto"/>
        <w:bottom w:val="none" w:sz="0" w:space="0" w:color="auto"/>
        <w:right w:val="none" w:sz="0" w:space="0" w:color="auto"/>
      </w:divBdr>
    </w:div>
    <w:div w:id="358435968">
      <w:bodyDiv w:val="1"/>
      <w:marLeft w:val="0"/>
      <w:marRight w:val="0"/>
      <w:marTop w:val="0"/>
      <w:marBottom w:val="0"/>
      <w:divBdr>
        <w:top w:val="none" w:sz="0" w:space="0" w:color="auto"/>
        <w:left w:val="none" w:sz="0" w:space="0" w:color="auto"/>
        <w:bottom w:val="none" w:sz="0" w:space="0" w:color="auto"/>
        <w:right w:val="none" w:sz="0" w:space="0" w:color="auto"/>
      </w:divBdr>
    </w:div>
    <w:div w:id="358547978">
      <w:bodyDiv w:val="1"/>
      <w:marLeft w:val="0"/>
      <w:marRight w:val="0"/>
      <w:marTop w:val="0"/>
      <w:marBottom w:val="0"/>
      <w:divBdr>
        <w:top w:val="none" w:sz="0" w:space="0" w:color="auto"/>
        <w:left w:val="none" w:sz="0" w:space="0" w:color="auto"/>
        <w:bottom w:val="none" w:sz="0" w:space="0" w:color="auto"/>
        <w:right w:val="none" w:sz="0" w:space="0" w:color="auto"/>
      </w:divBdr>
    </w:div>
    <w:div w:id="358555613">
      <w:bodyDiv w:val="1"/>
      <w:marLeft w:val="0"/>
      <w:marRight w:val="0"/>
      <w:marTop w:val="0"/>
      <w:marBottom w:val="0"/>
      <w:divBdr>
        <w:top w:val="none" w:sz="0" w:space="0" w:color="auto"/>
        <w:left w:val="none" w:sz="0" w:space="0" w:color="auto"/>
        <w:bottom w:val="none" w:sz="0" w:space="0" w:color="auto"/>
        <w:right w:val="none" w:sz="0" w:space="0" w:color="auto"/>
      </w:divBdr>
    </w:div>
    <w:div w:id="358555859">
      <w:bodyDiv w:val="1"/>
      <w:marLeft w:val="0"/>
      <w:marRight w:val="0"/>
      <w:marTop w:val="0"/>
      <w:marBottom w:val="0"/>
      <w:divBdr>
        <w:top w:val="none" w:sz="0" w:space="0" w:color="auto"/>
        <w:left w:val="none" w:sz="0" w:space="0" w:color="auto"/>
        <w:bottom w:val="none" w:sz="0" w:space="0" w:color="auto"/>
        <w:right w:val="none" w:sz="0" w:space="0" w:color="auto"/>
      </w:divBdr>
    </w:div>
    <w:div w:id="358624744">
      <w:bodyDiv w:val="1"/>
      <w:marLeft w:val="0"/>
      <w:marRight w:val="0"/>
      <w:marTop w:val="0"/>
      <w:marBottom w:val="0"/>
      <w:divBdr>
        <w:top w:val="none" w:sz="0" w:space="0" w:color="auto"/>
        <w:left w:val="none" w:sz="0" w:space="0" w:color="auto"/>
        <w:bottom w:val="none" w:sz="0" w:space="0" w:color="auto"/>
        <w:right w:val="none" w:sz="0" w:space="0" w:color="auto"/>
      </w:divBdr>
    </w:div>
    <w:div w:id="358627944">
      <w:bodyDiv w:val="1"/>
      <w:marLeft w:val="0"/>
      <w:marRight w:val="0"/>
      <w:marTop w:val="0"/>
      <w:marBottom w:val="0"/>
      <w:divBdr>
        <w:top w:val="none" w:sz="0" w:space="0" w:color="auto"/>
        <w:left w:val="none" w:sz="0" w:space="0" w:color="auto"/>
        <w:bottom w:val="none" w:sz="0" w:space="0" w:color="auto"/>
        <w:right w:val="none" w:sz="0" w:space="0" w:color="auto"/>
      </w:divBdr>
    </w:div>
    <w:div w:id="358746191">
      <w:bodyDiv w:val="1"/>
      <w:marLeft w:val="0"/>
      <w:marRight w:val="0"/>
      <w:marTop w:val="0"/>
      <w:marBottom w:val="0"/>
      <w:divBdr>
        <w:top w:val="none" w:sz="0" w:space="0" w:color="auto"/>
        <w:left w:val="none" w:sz="0" w:space="0" w:color="auto"/>
        <w:bottom w:val="none" w:sz="0" w:space="0" w:color="auto"/>
        <w:right w:val="none" w:sz="0" w:space="0" w:color="auto"/>
      </w:divBdr>
    </w:div>
    <w:div w:id="358820479">
      <w:bodyDiv w:val="1"/>
      <w:marLeft w:val="0"/>
      <w:marRight w:val="0"/>
      <w:marTop w:val="0"/>
      <w:marBottom w:val="0"/>
      <w:divBdr>
        <w:top w:val="none" w:sz="0" w:space="0" w:color="auto"/>
        <w:left w:val="none" w:sz="0" w:space="0" w:color="auto"/>
        <w:bottom w:val="none" w:sz="0" w:space="0" w:color="auto"/>
        <w:right w:val="none" w:sz="0" w:space="0" w:color="auto"/>
      </w:divBdr>
    </w:div>
    <w:div w:id="358900436">
      <w:bodyDiv w:val="1"/>
      <w:marLeft w:val="0"/>
      <w:marRight w:val="0"/>
      <w:marTop w:val="0"/>
      <w:marBottom w:val="0"/>
      <w:divBdr>
        <w:top w:val="none" w:sz="0" w:space="0" w:color="auto"/>
        <w:left w:val="none" w:sz="0" w:space="0" w:color="auto"/>
        <w:bottom w:val="none" w:sz="0" w:space="0" w:color="auto"/>
        <w:right w:val="none" w:sz="0" w:space="0" w:color="auto"/>
      </w:divBdr>
    </w:div>
    <w:div w:id="358970169">
      <w:bodyDiv w:val="1"/>
      <w:marLeft w:val="0"/>
      <w:marRight w:val="0"/>
      <w:marTop w:val="0"/>
      <w:marBottom w:val="0"/>
      <w:divBdr>
        <w:top w:val="none" w:sz="0" w:space="0" w:color="auto"/>
        <w:left w:val="none" w:sz="0" w:space="0" w:color="auto"/>
        <w:bottom w:val="none" w:sz="0" w:space="0" w:color="auto"/>
        <w:right w:val="none" w:sz="0" w:space="0" w:color="auto"/>
      </w:divBdr>
    </w:div>
    <w:div w:id="359278282">
      <w:bodyDiv w:val="1"/>
      <w:marLeft w:val="0"/>
      <w:marRight w:val="0"/>
      <w:marTop w:val="0"/>
      <w:marBottom w:val="0"/>
      <w:divBdr>
        <w:top w:val="none" w:sz="0" w:space="0" w:color="auto"/>
        <w:left w:val="none" w:sz="0" w:space="0" w:color="auto"/>
        <w:bottom w:val="none" w:sz="0" w:space="0" w:color="auto"/>
        <w:right w:val="none" w:sz="0" w:space="0" w:color="auto"/>
      </w:divBdr>
    </w:div>
    <w:div w:id="359287142">
      <w:bodyDiv w:val="1"/>
      <w:marLeft w:val="0"/>
      <w:marRight w:val="0"/>
      <w:marTop w:val="0"/>
      <w:marBottom w:val="0"/>
      <w:divBdr>
        <w:top w:val="none" w:sz="0" w:space="0" w:color="auto"/>
        <w:left w:val="none" w:sz="0" w:space="0" w:color="auto"/>
        <w:bottom w:val="none" w:sz="0" w:space="0" w:color="auto"/>
        <w:right w:val="none" w:sz="0" w:space="0" w:color="auto"/>
      </w:divBdr>
    </w:div>
    <w:div w:id="359402102">
      <w:bodyDiv w:val="1"/>
      <w:marLeft w:val="0"/>
      <w:marRight w:val="0"/>
      <w:marTop w:val="0"/>
      <w:marBottom w:val="0"/>
      <w:divBdr>
        <w:top w:val="none" w:sz="0" w:space="0" w:color="auto"/>
        <w:left w:val="none" w:sz="0" w:space="0" w:color="auto"/>
        <w:bottom w:val="none" w:sz="0" w:space="0" w:color="auto"/>
        <w:right w:val="none" w:sz="0" w:space="0" w:color="auto"/>
      </w:divBdr>
    </w:div>
    <w:div w:id="359402220">
      <w:bodyDiv w:val="1"/>
      <w:marLeft w:val="0"/>
      <w:marRight w:val="0"/>
      <w:marTop w:val="0"/>
      <w:marBottom w:val="0"/>
      <w:divBdr>
        <w:top w:val="none" w:sz="0" w:space="0" w:color="auto"/>
        <w:left w:val="none" w:sz="0" w:space="0" w:color="auto"/>
        <w:bottom w:val="none" w:sz="0" w:space="0" w:color="auto"/>
        <w:right w:val="none" w:sz="0" w:space="0" w:color="auto"/>
      </w:divBdr>
    </w:div>
    <w:div w:id="359404587">
      <w:bodyDiv w:val="1"/>
      <w:marLeft w:val="0"/>
      <w:marRight w:val="0"/>
      <w:marTop w:val="0"/>
      <w:marBottom w:val="0"/>
      <w:divBdr>
        <w:top w:val="none" w:sz="0" w:space="0" w:color="auto"/>
        <w:left w:val="none" w:sz="0" w:space="0" w:color="auto"/>
        <w:bottom w:val="none" w:sz="0" w:space="0" w:color="auto"/>
        <w:right w:val="none" w:sz="0" w:space="0" w:color="auto"/>
      </w:divBdr>
    </w:div>
    <w:div w:id="359471323">
      <w:bodyDiv w:val="1"/>
      <w:marLeft w:val="0"/>
      <w:marRight w:val="0"/>
      <w:marTop w:val="0"/>
      <w:marBottom w:val="0"/>
      <w:divBdr>
        <w:top w:val="none" w:sz="0" w:space="0" w:color="auto"/>
        <w:left w:val="none" w:sz="0" w:space="0" w:color="auto"/>
        <w:bottom w:val="none" w:sz="0" w:space="0" w:color="auto"/>
        <w:right w:val="none" w:sz="0" w:space="0" w:color="auto"/>
      </w:divBdr>
    </w:div>
    <w:div w:id="359479086">
      <w:bodyDiv w:val="1"/>
      <w:marLeft w:val="0"/>
      <w:marRight w:val="0"/>
      <w:marTop w:val="0"/>
      <w:marBottom w:val="0"/>
      <w:divBdr>
        <w:top w:val="none" w:sz="0" w:space="0" w:color="auto"/>
        <w:left w:val="none" w:sz="0" w:space="0" w:color="auto"/>
        <w:bottom w:val="none" w:sz="0" w:space="0" w:color="auto"/>
        <w:right w:val="none" w:sz="0" w:space="0" w:color="auto"/>
      </w:divBdr>
    </w:div>
    <w:div w:id="359479421">
      <w:bodyDiv w:val="1"/>
      <w:marLeft w:val="0"/>
      <w:marRight w:val="0"/>
      <w:marTop w:val="0"/>
      <w:marBottom w:val="0"/>
      <w:divBdr>
        <w:top w:val="none" w:sz="0" w:space="0" w:color="auto"/>
        <w:left w:val="none" w:sz="0" w:space="0" w:color="auto"/>
        <w:bottom w:val="none" w:sz="0" w:space="0" w:color="auto"/>
        <w:right w:val="none" w:sz="0" w:space="0" w:color="auto"/>
      </w:divBdr>
      <w:divsChild>
        <w:div w:id="1902235">
          <w:marLeft w:val="480"/>
          <w:marRight w:val="0"/>
          <w:marTop w:val="0"/>
          <w:marBottom w:val="0"/>
          <w:divBdr>
            <w:top w:val="none" w:sz="0" w:space="0" w:color="auto"/>
            <w:left w:val="none" w:sz="0" w:space="0" w:color="auto"/>
            <w:bottom w:val="none" w:sz="0" w:space="0" w:color="auto"/>
            <w:right w:val="none" w:sz="0" w:space="0" w:color="auto"/>
          </w:divBdr>
        </w:div>
        <w:div w:id="7411624">
          <w:marLeft w:val="480"/>
          <w:marRight w:val="0"/>
          <w:marTop w:val="0"/>
          <w:marBottom w:val="0"/>
          <w:divBdr>
            <w:top w:val="none" w:sz="0" w:space="0" w:color="auto"/>
            <w:left w:val="none" w:sz="0" w:space="0" w:color="auto"/>
            <w:bottom w:val="none" w:sz="0" w:space="0" w:color="auto"/>
            <w:right w:val="none" w:sz="0" w:space="0" w:color="auto"/>
          </w:divBdr>
        </w:div>
        <w:div w:id="55128926">
          <w:marLeft w:val="480"/>
          <w:marRight w:val="0"/>
          <w:marTop w:val="0"/>
          <w:marBottom w:val="0"/>
          <w:divBdr>
            <w:top w:val="none" w:sz="0" w:space="0" w:color="auto"/>
            <w:left w:val="none" w:sz="0" w:space="0" w:color="auto"/>
            <w:bottom w:val="none" w:sz="0" w:space="0" w:color="auto"/>
            <w:right w:val="none" w:sz="0" w:space="0" w:color="auto"/>
          </w:divBdr>
        </w:div>
        <w:div w:id="207843618">
          <w:marLeft w:val="480"/>
          <w:marRight w:val="0"/>
          <w:marTop w:val="0"/>
          <w:marBottom w:val="0"/>
          <w:divBdr>
            <w:top w:val="none" w:sz="0" w:space="0" w:color="auto"/>
            <w:left w:val="none" w:sz="0" w:space="0" w:color="auto"/>
            <w:bottom w:val="none" w:sz="0" w:space="0" w:color="auto"/>
            <w:right w:val="none" w:sz="0" w:space="0" w:color="auto"/>
          </w:divBdr>
        </w:div>
        <w:div w:id="208687404">
          <w:marLeft w:val="480"/>
          <w:marRight w:val="0"/>
          <w:marTop w:val="0"/>
          <w:marBottom w:val="0"/>
          <w:divBdr>
            <w:top w:val="none" w:sz="0" w:space="0" w:color="auto"/>
            <w:left w:val="none" w:sz="0" w:space="0" w:color="auto"/>
            <w:bottom w:val="none" w:sz="0" w:space="0" w:color="auto"/>
            <w:right w:val="none" w:sz="0" w:space="0" w:color="auto"/>
          </w:divBdr>
        </w:div>
        <w:div w:id="229657379">
          <w:marLeft w:val="480"/>
          <w:marRight w:val="0"/>
          <w:marTop w:val="0"/>
          <w:marBottom w:val="0"/>
          <w:divBdr>
            <w:top w:val="none" w:sz="0" w:space="0" w:color="auto"/>
            <w:left w:val="none" w:sz="0" w:space="0" w:color="auto"/>
            <w:bottom w:val="none" w:sz="0" w:space="0" w:color="auto"/>
            <w:right w:val="none" w:sz="0" w:space="0" w:color="auto"/>
          </w:divBdr>
        </w:div>
        <w:div w:id="281228024">
          <w:marLeft w:val="480"/>
          <w:marRight w:val="0"/>
          <w:marTop w:val="0"/>
          <w:marBottom w:val="0"/>
          <w:divBdr>
            <w:top w:val="none" w:sz="0" w:space="0" w:color="auto"/>
            <w:left w:val="none" w:sz="0" w:space="0" w:color="auto"/>
            <w:bottom w:val="none" w:sz="0" w:space="0" w:color="auto"/>
            <w:right w:val="none" w:sz="0" w:space="0" w:color="auto"/>
          </w:divBdr>
        </w:div>
        <w:div w:id="292907810">
          <w:marLeft w:val="480"/>
          <w:marRight w:val="0"/>
          <w:marTop w:val="0"/>
          <w:marBottom w:val="0"/>
          <w:divBdr>
            <w:top w:val="none" w:sz="0" w:space="0" w:color="auto"/>
            <w:left w:val="none" w:sz="0" w:space="0" w:color="auto"/>
            <w:bottom w:val="none" w:sz="0" w:space="0" w:color="auto"/>
            <w:right w:val="none" w:sz="0" w:space="0" w:color="auto"/>
          </w:divBdr>
        </w:div>
        <w:div w:id="342324180">
          <w:marLeft w:val="480"/>
          <w:marRight w:val="0"/>
          <w:marTop w:val="0"/>
          <w:marBottom w:val="0"/>
          <w:divBdr>
            <w:top w:val="none" w:sz="0" w:space="0" w:color="auto"/>
            <w:left w:val="none" w:sz="0" w:space="0" w:color="auto"/>
            <w:bottom w:val="none" w:sz="0" w:space="0" w:color="auto"/>
            <w:right w:val="none" w:sz="0" w:space="0" w:color="auto"/>
          </w:divBdr>
        </w:div>
        <w:div w:id="374625612">
          <w:marLeft w:val="480"/>
          <w:marRight w:val="0"/>
          <w:marTop w:val="0"/>
          <w:marBottom w:val="0"/>
          <w:divBdr>
            <w:top w:val="none" w:sz="0" w:space="0" w:color="auto"/>
            <w:left w:val="none" w:sz="0" w:space="0" w:color="auto"/>
            <w:bottom w:val="none" w:sz="0" w:space="0" w:color="auto"/>
            <w:right w:val="none" w:sz="0" w:space="0" w:color="auto"/>
          </w:divBdr>
        </w:div>
        <w:div w:id="558974831">
          <w:marLeft w:val="480"/>
          <w:marRight w:val="0"/>
          <w:marTop w:val="0"/>
          <w:marBottom w:val="0"/>
          <w:divBdr>
            <w:top w:val="none" w:sz="0" w:space="0" w:color="auto"/>
            <w:left w:val="none" w:sz="0" w:space="0" w:color="auto"/>
            <w:bottom w:val="none" w:sz="0" w:space="0" w:color="auto"/>
            <w:right w:val="none" w:sz="0" w:space="0" w:color="auto"/>
          </w:divBdr>
        </w:div>
        <w:div w:id="574054906">
          <w:marLeft w:val="480"/>
          <w:marRight w:val="0"/>
          <w:marTop w:val="0"/>
          <w:marBottom w:val="0"/>
          <w:divBdr>
            <w:top w:val="none" w:sz="0" w:space="0" w:color="auto"/>
            <w:left w:val="none" w:sz="0" w:space="0" w:color="auto"/>
            <w:bottom w:val="none" w:sz="0" w:space="0" w:color="auto"/>
            <w:right w:val="none" w:sz="0" w:space="0" w:color="auto"/>
          </w:divBdr>
        </w:div>
        <w:div w:id="613487727">
          <w:marLeft w:val="480"/>
          <w:marRight w:val="0"/>
          <w:marTop w:val="0"/>
          <w:marBottom w:val="0"/>
          <w:divBdr>
            <w:top w:val="none" w:sz="0" w:space="0" w:color="auto"/>
            <w:left w:val="none" w:sz="0" w:space="0" w:color="auto"/>
            <w:bottom w:val="none" w:sz="0" w:space="0" w:color="auto"/>
            <w:right w:val="none" w:sz="0" w:space="0" w:color="auto"/>
          </w:divBdr>
        </w:div>
        <w:div w:id="618612483">
          <w:marLeft w:val="480"/>
          <w:marRight w:val="0"/>
          <w:marTop w:val="0"/>
          <w:marBottom w:val="0"/>
          <w:divBdr>
            <w:top w:val="none" w:sz="0" w:space="0" w:color="auto"/>
            <w:left w:val="none" w:sz="0" w:space="0" w:color="auto"/>
            <w:bottom w:val="none" w:sz="0" w:space="0" w:color="auto"/>
            <w:right w:val="none" w:sz="0" w:space="0" w:color="auto"/>
          </w:divBdr>
        </w:div>
        <w:div w:id="624119689">
          <w:marLeft w:val="480"/>
          <w:marRight w:val="0"/>
          <w:marTop w:val="0"/>
          <w:marBottom w:val="0"/>
          <w:divBdr>
            <w:top w:val="none" w:sz="0" w:space="0" w:color="auto"/>
            <w:left w:val="none" w:sz="0" w:space="0" w:color="auto"/>
            <w:bottom w:val="none" w:sz="0" w:space="0" w:color="auto"/>
            <w:right w:val="none" w:sz="0" w:space="0" w:color="auto"/>
          </w:divBdr>
        </w:div>
        <w:div w:id="664668688">
          <w:marLeft w:val="480"/>
          <w:marRight w:val="0"/>
          <w:marTop w:val="0"/>
          <w:marBottom w:val="0"/>
          <w:divBdr>
            <w:top w:val="none" w:sz="0" w:space="0" w:color="auto"/>
            <w:left w:val="none" w:sz="0" w:space="0" w:color="auto"/>
            <w:bottom w:val="none" w:sz="0" w:space="0" w:color="auto"/>
            <w:right w:val="none" w:sz="0" w:space="0" w:color="auto"/>
          </w:divBdr>
        </w:div>
        <w:div w:id="683437683">
          <w:marLeft w:val="480"/>
          <w:marRight w:val="0"/>
          <w:marTop w:val="0"/>
          <w:marBottom w:val="0"/>
          <w:divBdr>
            <w:top w:val="none" w:sz="0" w:space="0" w:color="auto"/>
            <w:left w:val="none" w:sz="0" w:space="0" w:color="auto"/>
            <w:bottom w:val="none" w:sz="0" w:space="0" w:color="auto"/>
            <w:right w:val="none" w:sz="0" w:space="0" w:color="auto"/>
          </w:divBdr>
        </w:div>
        <w:div w:id="729613889">
          <w:marLeft w:val="480"/>
          <w:marRight w:val="0"/>
          <w:marTop w:val="0"/>
          <w:marBottom w:val="0"/>
          <w:divBdr>
            <w:top w:val="none" w:sz="0" w:space="0" w:color="auto"/>
            <w:left w:val="none" w:sz="0" w:space="0" w:color="auto"/>
            <w:bottom w:val="none" w:sz="0" w:space="0" w:color="auto"/>
            <w:right w:val="none" w:sz="0" w:space="0" w:color="auto"/>
          </w:divBdr>
        </w:div>
        <w:div w:id="791749592">
          <w:marLeft w:val="480"/>
          <w:marRight w:val="0"/>
          <w:marTop w:val="0"/>
          <w:marBottom w:val="0"/>
          <w:divBdr>
            <w:top w:val="none" w:sz="0" w:space="0" w:color="auto"/>
            <w:left w:val="none" w:sz="0" w:space="0" w:color="auto"/>
            <w:bottom w:val="none" w:sz="0" w:space="0" w:color="auto"/>
            <w:right w:val="none" w:sz="0" w:space="0" w:color="auto"/>
          </w:divBdr>
        </w:div>
        <w:div w:id="793477019">
          <w:marLeft w:val="480"/>
          <w:marRight w:val="0"/>
          <w:marTop w:val="0"/>
          <w:marBottom w:val="0"/>
          <w:divBdr>
            <w:top w:val="none" w:sz="0" w:space="0" w:color="auto"/>
            <w:left w:val="none" w:sz="0" w:space="0" w:color="auto"/>
            <w:bottom w:val="none" w:sz="0" w:space="0" w:color="auto"/>
            <w:right w:val="none" w:sz="0" w:space="0" w:color="auto"/>
          </w:divBdr>
        </w:div>
        <w:div w:id="813987775">
          <w:marLeft w:val="480"/>
          <w:marRight w:val="0"/>
          <w:marTop w:val="0"/>
          <w:marBottom w:val="0"/>
          <w:divBdr>
            <w:top w:val="none" w:sz="0" w:space="0" w:color="auto"/>
            <w:left w:val="none" w:sz="0" w:space="0" w:color="auto"/>
            <w:bottom w:val="none" w:sz="0" w:space="0" w:color="auto"/>
            <w:right w:val="none" w:sz="0" w:space="0" w:color="auto"/>
          </w:divBdr>
        </w:div>
        <w:div w:id="846554756">
          <w:marLeft w:val="480"/>
          <w:marRight w:val="0"/>
          <w:marTop w:val="0"/>
          <w:marBottom w:val="0"/>
          <w:divBdr>
            <w:top w:val="none" w:sz="0" w:space="0" w:color="auto"/>
            <w:left w:val="none" w:sz="0" w:space="0" w:color="auto"/>
            <w:bottom w:val="none" w:sz="0" w:space="0" w:color="auto"/>
            <w:right w:val="none" w:sz="0" w:space="0" w:color="auto"/>
          </w:divBdr>
        </w:div>
        <w:div w:id="852963079">
          <w:marLeft w:val="480"/>
          <w:marRight w:val="0"/>
          <w:marTop w:val="0"/>
          <w:marBottom w:val="0"/>
          <w:divBdr>
            <w:top w:val="none" w:sz="0" w:space="0" w:color="auto"/>
            <w:left w:val="none" w:sz="0" w:space="0" w:color="auto"/>
            <w:bottom w:val="none" w:sz="0" w:space="0" w:color="auto"/>
            <w:right w:val="none" w:sz="0" w:space="0" w:color="auto"/>
          </w:divBdr>
        </w:div>
      </w:divsChild>
    </w:div>
    <w:div w:id="359861842">
      <w:bodyDiv w:val="1"/>
      <w:marLeft w:val="0"/>
      <w:marRight w:val="0"/>
      <w:marTop w:val="0"/>
      <w:marBottom w:val="0"/>
      <w:divBdr>
        <w:top w:val="none" w:sz="0" w:space="0" w:color="auto"/>
        <w:left w:val="none" w:sz="0" w:space="0" w:color="auto"/>
        <w:bottom w:val="none" w:sz="0" w:space="0" w:color="auto"/>
        <w:right w:val="none" w:sz="0" w:space="0" w:color="auto"/>
      </w:divBdr>
    </w:div>
    <w:div w:id="359863714">
      <w:bodyDiv w:val="1"/>
      <w:marLeft w:val="0"/>
      <w:marRight w:val="0"/>
      <w:marTop w:val="0"/>
      <w:marBottom w:val="0"/>
      <w:divBdr>
        <w:top w:val="none" w:sz="0" w:space="0" w:color="auto"/>
        <w:left w:val="none" w:sz="0" w:space="0" w:color="auto"/>
        <w:bottom w:val="none" w:sz="0" w:space="0" w:color="auto"/>
        <w:right w:val="none" w:sz="0" w:space="0" w:color="auto"/>
      </w:divBdr>
    </w:div>
    <w:div w:id="360326621">
      <w:bodyDiv w:val="1"/>
      <w:marLeft w:val="0"/>
      <w:marRight w:val="0"/>
      <w:marTop w:val="0"/>
      <w:marBottom w:val="0"/>
      <w:divBdr>
        <w:top w:val="none" w:sz="0" w:space="0" w:color="auto"/>
        <w:left w:val="none" w:sz="0" w:space="0" w:color="auto"/>
        <w:bottom w:val="none" w:sz="0" w:space="0" w:color="auto"/>
        <w:right w:val="none" w:sz="0" w:space="0" w:color="auto"/>
      </w:divBdr>
    </w:div>
    <w:div w:id="360400071">
      <w:bodyDiv w:val="1"/>
      <w:marLeft w:val="0"/>
      <w:marRight w:val="0"/>
      <w:marTop w:val="0"/>
      <w:marBottom w:val="0"/>
      <w:divBdr>
        <w:top w:val="none" w:sz="0" w:space="0" w:color="auto"/>
        <w:left w:val="none" w:sz="0" w:space="0" w:color="auto"/>
        <w:bottom w:val="none" w:sz="0" w:space="0" w:color="auto"/>
        <w:right w:val="none" w:sz="0" w:space="0" w:color="auto"/>
      </w:divBdr>
    </w:div>
    <w:div w:id="360596678">
      <w:bodyDiv w:val="1"/>
      <w:marLeft w:val="0"/>
      <w:marRight w:val="0"/>
      <w:marTop w:val="0"/>
      <w:marBottom w:val="0"/>
      <w:divBdr>
        <w:top w:val="none" w:sz="0" w:space="0" w:color="auto"/>
        <w:left w:val="none" w:sz="0" w:space="0" w:color="auto"/>
        <w:bottom w:val="none" w:sz="0" w:space="0" w:color="auto"/>
        <w:right w:val="none" w:sz="0" w:space="0" w:color="auto"/>
      </w:divBdr>
    </w:div>
    <w:div w:id="360664206">
      <w:bodyDiv w:val="1"/>
      <w:marLeft w:val="0"/>
      <w:marRight w:val="0"/>
      <w:marTop w:val="0"/>
      <w:marBottom w:val="0"/>
      <w:divBdr>
        <w:top w:val="none" w:sz="0" w:space="0" w:color="auto"/>
        <w:left w:val="none" w:sz="0" w:space="0" w:color="auto"/>
        <w:bottom w:val="none" w:sz="0" w:space="0" w:color="auto"/>
        <w:right w:val="none" w:sz="0" w:space="0" w:color="auto"/>
      </w:divBdr>
    </w:div>
    <w:div w:id="360858430">
      <w:bodyDiv w:val="1"/>
      <w:marLeft w:val="0"/>
      <w:marRight w:val="0"/>
      <w:marTop w:val="0"/>
      <w:marBottom w:val="0"/>
      <w:divBdr>
        <w:top w:val="none" w:sz="0" w:space="0" w:color="auto"/>
        <w:left w:val="none" w:sz="0" w:space="0" w:color="auto"/>
        <w:bottom w:val="none" w:sz="0" w:space="0" w:color="auto"/>
        <w:right w:val="none" w:sz="0" w:space="0" w:color="auto"/>
      </w:divBdr>
    </w:div>
    <w:div w:id="360861203">
      <w:bodyDiv w:val="1"/>
      <w:marLeft w:val="0"/>
      <w:marRight w:val="0"/>
      <w:marTop w:val="0"/>
      <w:marBottom w:val="0"/>
      <w:divBdr>
        <w:top w:val="none" w:sz="0" w:space="0" w:color="auto"/>
        <w:left w:val="none" w:sz="0" w:space="0" w:color="auto"/>
        <w:bottom w:val="none" w:sz="0" w:space="0" w:color="auto"/>
        <w:right w:val="none" w:sz="0" w:space="0" w:color="auto"/>
      </w:divBdr>
    </w:div>
    <w:div w:id="360862029">
      <w:bodyDiv w:val="1"/>
      <w:marLeft w:val="0"/>
      <w:marRight w:val="0"/>
      <w:marTop w:val="0"/>
      <w:marBottom w:val="0"/>
      <w:divBdr>
        <w:top w:val="none" w:sz="0" w:space="0" w:color="auto"/>
        <w:left w:val="none" w:sz="0" w:space="0" w:color="auto"/>
        <w:bottom w:val="none" w:sz="0" w:space="0" w:color="auto"/>
        <w:right w:val="none" w:sz="0" w:space="0" w:color="auto"/>
      </w:divBdr>
    </w:div>
    <w:div w:id="360862694">
      <w:bodyDiv w:val="1"/>
      <w:marLeft w:val="0"/>
      <w:marRight w:val="0"/>
      <w:marTop w:val="0"/>
      <w:marBottom w:val="0"/>
      <w:divBdr>
        <w:top w:val="none" w:sz="0" w:space="0" w:color="auto"/>
        <w:left w:val="none" w:sz="0" w:space="0" w:color="auto"/>
        <w:bottom w:val="none" w:sz="0" w:space="0" w:color="auto"/>
        <w:right w:val="none" w:sz="0" w:space="0" w:color="auto"/>
      </w:divBdr>
    </w:div>
    <w:div w:id="360866218">
      <w:bodyDiv w:val="1"/>
      <w:marLeft w:val="0"/>
      <w:marRight w:val="0"/>
      <w:marTop w:val="0"/>
      <w:marBottom w:val="0"/>
      <w:divBdr>
        <w:top w:val="none" w:sz="0" w:space="0" w:color="auto"/>
        <w:left w:val="none" w:sz="0" w:space="0" w:color="auto"/>
        <w:bottom w:val="none" w:sz="0" w:space="0" w:color="auto"/>
        <w:right w:val="none" w:sz="0" w:space="0" w:color="auto"/>
      </w:divBdr>
    </w:div>
    <w:div w:id="360908480">
      <w:bodyDiv w:val="1"/>
      <w:marLeft w:val="0"/>
      <w:marRight w:val="0"/>
      <w:marTop w:val="0"/>
      <w:marBottom w:val="0"/>
      <w:divBdr>
        <w:top w:val="none" w:sz="0" w:space="0" w:color="auto"/>
        <w:left w:val="none" w:sz="0" w:space="0" w:color="auto"/>
        <w:bottom w:val="none" w:sz="0" w:space="0" w:color="auto"/>
        <w:right w:val="none" w:sz="0" w:space="0" w:color="auto"/>
      </w:divBdr>
    </w:div>
    <w:div w:id="360933990">
      <w:bodyDiv w:val="1"/>
      <w:marLeft w:val="0"/>
      <w:marRight w:val="0"/>
      <w:marTop w:val="0"/>
      <w:marBottom w:val="0"/>
      <w:divBdr>
        <w:top w:val="none" w:sz="0" w:space="0" w:color="auto"/>
        <w:left w:val="none" w:sz="0" w:space="0" w:color="auto"/>
        <w:bottom w:val="none" w:sz="0" w:space="0" w:color="auto"/>
        <w:right w:val="none" w:sz="0" w:space="0" w:color="auto"/>
      </w:divBdr>
    </w:div>
    <w:div w:id="360936207">
      <w:bodyDiv w:val="1"/>
      <w:marLeft w:val="0"/>
      <w:marRight w:val="0"/>
      <w:marTop w:val="0"/>
      <w:marBottom w:val="0"/>
      <w:divBdr>
        <w:top w:val="none" w:sz="0" w:space="0" w:color="auto"/>
        <w:left w:val="none" w:sz="0" w:space="0" w:color="auto"/>
        <w:bottom w:val="none" w:sz="0" w:space="0" w:color="auto"/>
        <w:right w:val="none" w:sz="0" w:space="0" w:color="auto"/>
      </w:divBdr>
    </w:div>
    <w:div w:id="360939095">
      <w:bodyDiv w:val="1"/>
      <w:marLeft w:val="0"/>
      <w:marRight w:val="0"/>
      <w:marTop w:val="0"/>
      <w:marBottom w:val="0"/>
      <w:divBdr>
        <w:top w:val="none" w:sz="0" w:space="0" w:color="auto"/>
        <w:left w:val="none" w:sz="0" w:space="0" w:color="auto"/>
        <w:bottom w:val="none" w:sz="0" w:space="0" w:color="auto"/>
        <w:right w:val="none" w:sz="0" w:space="0" w:color="auto"/>
      </w:divBdr>
    </w:div>
    <w:div w:id="360978396">
      <w:bodyDiv w:val="1"/>
      <w:marLeft w:val="0"/>
      <w:marRight w:val="0"/>
      <w:marTop w:val="0"/>
      <w:marBottom w:val="0"/>
      <w:divBdr>
        <w:top w:val="none" w:sz="0" w:space="0" w:color="auto"/>
        <w:left w:val="none" w:sz="0" w:space="0" w:color="auto"/>
        <w:bottom w:val="none" w:sz="0" w:space="0" w:color="auto"/>
        <w:right w:val="none" w:sz="0" w:space="0" w:color="auto"/>
      </w:divBdr>
    </w:div>
    <w:div w:id="361056187">
      <w:bodyDiv w:val="1"/>
      <w:marLeft w:val="0"/>
      <w:marRight w:val="0"/>
      <w:marTop w:val="0"/>
      <w:marBottom w:val="0"/>
      <w:divBdr>
        <w:top w:val="none" w:sz="0" w:space="0" w:color="auto"/>
        <w:left w:val="none" w:sz="0" w:space="0" w:color="auto"/>
        <w:bottom w:val="none" w:sz="0" w:space="0" w:color="auto"/>
        <w:right w:val="none" w:sz="0" w:space="0" w:color="auto"/>
      </w:divBdr>
    </w:div>
    <w:div w:id="361129818">
      <w:bodyDiv w:val="1"/>
      <w:marLeft w:val="0"/>
      <w:marRight w:val="0"/>
      <w:marTop w:val="0"/>
      <w:marBottom w:val="0"/>
      <w:divBdr>
        <w:top w:val="none" w:sz="0" w:space="0" w:color="auto"/>
        <w:left w:val="none" w:sz="0" w:space="0" w:color="auto"/>
        <w:bottom w:val="none" w:sz="0" w:space="0" w:color="auto"/>
        <w:right w:val="none" w:sz="0" w:space="0" w:color="auto"/>
      </w:divBdr>
    </w:div>
    <w:div w:id="361130505">
      <w:bodyDiv w:val="1"/>
      <w:marLeft w:val="0"/>
      <w:marRight w:val="0"/>
      <w:marTop w:val="0"/>
      <w:marBottom w:val="0"/>
      <w:divBdr>
        <w:top w:val="none" w:sz="0" w:space="0" w:color="auto"/>
        <w:left w:val="none" w:sz="0" w:space="0" w:color="auto"/>
        <w:bottom w:val="none" w:sz="0" w:space="0" w:color="auto"/>
        <w:right w:val="none" w:sz="0" w:space="0" w:color="auto"/>
      </w:divBdr>
    </w:div>
    <w:div w:id="361171152">
      <w:bodyDiv w:val="1"/>
      <w:marLeft w:val="0"/>
      <w:marRight w:val="0"/>
      <w:marTop w:val="0"/>
      <w:marBottom w:val="0"/>
      <w:divBdr>
        <w:top w:val="none" w:sz="0" w:space="0" w:color="auto"/>
        <w:left w:val="none" w:sz="0" w:space="0" w:color="auto"/>
        <w:bottom w:val="none" w:sz="0" w:space="0" w:color="auto"/>
        <w:right w:val="none" w:sz="0" w:space="0" w:color="auto"/>
      </w:divBdr>
    </w:div>
    <w:div w:id="361171956">
      <w:bodyDiv w:val="1"/>
      <w:marLeft w:val="0"/>
      <w:marRight w:val="0"/>
      <w:marTop w:val="0"/>
      <w:marBottom w:val="0"/>
      <w:divBdr>
        <w:top w:val="none" w:sz="0" w:space="0" w:color="auto"/>
        <w:left w:val="none" w:sz="0" w:space="0" w:color="auto"/>
        <w:bottom w:val="none" w:sz="0" w:space="0" w:color="auto"/>
        <w:right w:val="none" w:sz="0" w:space="0" w:color="auto"/>
      </w:divBdr>
    </w:div>
    <w:div w:id="361368879">
      <w:bodyDiv w:val="1"/>
      <w:marLeft w:val="0"/>
      <w:marRight w:val="0"/>
      <w:marTop w:val="0"/>
      <w:marBottom w:val="0"/>
      <w:divBdr>
        <w:top w:val="none" w:sz="0" w:space="0" w:color="auto"/>
        <w:left w:val="none" w:sz="0" w:space="0" w:color="auto"/>
        <w:bottom w:val="none" w:sz="0" w:space="0" w:color="auto"/>
        <w:right w:val="none" w:sz="0" w:space="0" w:color="auto"/>
      </w:divBdr>
    </w:div>
    <w:div w:id="361395684">
      <w:bodyDiv w:val="1"/>
      <w:marLeft w:val="0"/>
      <w:marRight w:val="0"/>
      <w:marTop w:val="0"/>
      <w:marBottom w:val="0"/>
      <w:divBdr>
        <w:top w:val="none" w:sz="0" w:space="0" w:color="auto"/>
        <w:left w:val="none" w:sz="0" w:space="0" w:color="auto"/>
        <w:bottom w:val="none" w:sz="0" w:space="0" w:color="auto"/>
        <w:right w:val="none" w:sz="0" w:space="0" w:color="auto"/>
      </w:divBdr>
    </w:div>
    <w:div w:id="361515478">
      <w:bodyDiv w:val="1"/>
      <w:marLeft w:val="0"/>
      <w:marRight w:val="0"/>
      <w:marTop w:val="0"/>
      <w:marBottom w:val="0"/>
      <w:divBdr>
        <w:top w:val="none" w:sz="0" w:space="0" w:color="auto"/>
        <w:left w:val="none" w:sz="0" w:space="0" w:color="auto"/>
        <w:bottom w:val="none" w:sz="0" w:space="0" w:color="auto"/>
        <w:right w:val="none" w:sz="0" w:space="0" w:color="auto"/>
      </w:divBdr>
    </w:div>
    <w:div w:id="361517713">
      <w:bodyDiv w:val="1"/>
      <w:marLeft w:val="0"/>
      <w:marRight w:val="0"/>
      <w:marTop w:val="0"/>
      <w:marBottom w:val="0"/>
      <w:divBdr>
        <w:top w:val="none" w:sz="0" w:space="0" w:color="auto"/>
        <w:left w:val="none" w:sz="0" w:space="0" w:color="auto"/>
        <w:bottom w:val="none" w:sz="0" w:space="0" w:color="auto"/>
        <w:right w:val="none" w:sz="0" w:space="0" w:color="auto"/>
      </w:divBdr>
    </w:div>
    <w:div w:id="361562888">
      <w:bodyDiv w:val="1"/>
      <w:marLeft w:val="0"/>
      <w:marRight w:val="0"/>
      <w:marTop w:val="0"/>
      <w:marBottom w:val="0"/>
      <w:divBdr>
        <w:top w:val="none" w:sz="0" w:space="0" w:color="auto"/>
        <w:left w:val="none" w:sz="0" w:space="0" w:color="auto"/>
        <w:bottom w:val="none" w:sz="0" w:space="0" w:color="auto"/>
        <w:right w:val="none" w:sz="0" w:space="0" w:color="auto"/>
      </w:divBdr>
    </w:div>
    <w:div w:id="361706074">
      <w:bodyDiv w:val="1"/>
      <w:marLeft w:val="0"/>
      <w:marRight w:val="0"/>
      <w:marTop w:val="0"/>
      <w:marBottom w:val="0"/>
      <w:divBdr>
        <w:top w:val="none" w:sz="0" w:space="0" w:color="auto"/>
        <w:left w:val="none" w:sz="0" w:space="0" w:color="auto"/>
        <w:bottom w:val="none" w:sz="0" w:space="0" w:color="auto"/>
        <w:right w:val="none" w:sz="0" w:space="0" w:color="auto"/>
      </w:divBdr>
    </w:div>
    <w:div w:id="361711164">
      <w:bodyDiv w:val="1"/>
      <w:marLeft w:val="0"/>
      <w:marRight w:val="0"/>
      <w:marTop w:val="0"/>
      <w:marBottom w:val="0"/>
      <w:divBdr>
        <w:top w:val="none" w:sz="0" w:space="0" w:color="auto"/>
        <w:left w:val="none" w:sz="0" w:space="0" w:color="auto"/>
        <w:bottom w:val="none" w:sz="0" w:space="0" w:color="auto"/>
        <w:right w:val="none" w:sz="0" w:space="0" w:color="auto"/>
      </w:divBdr>
    </w:div>
    <w:div w:id="361783785">
      <w:bodyDiv w:val="1"/>
      <w:marLeft w:val="0"/>
      <w:marRight w:val="0"/>
      <w:marTop w:val="0"/>
      <w:marBottom w:val="0"/>
      <w:divBdr>
        <w:top w:val="none" w:sz="0" w:space="0" w:color="auto"/>
        <w:left w:val="none" w:sz="0" w:space="0" w:color="auto"/>
        <w:bottom w:val="none" w:sz="0" w:space="0" w:color="auto"/>
        <w:right w:val="none" w:sz="0" w:space="0" w:color="auto"/>
      </w:divBdr>
    </w:div>
    <w:div w:id="361784513">
      <w:bodyDiv w:val="1"/>
      <w:marLeft w:val="0"/>
      <w:marRight w:val="0"/>
      <w:marTop w:val="0"/>
      <w:marBottom w:val="0"/>
      <w:divBdr>
        <w:top w:val="none" w:sz="0" w:space="0" w:color="auto"/>
        <w:left w:val="none" w:sz="0" w:space="0" w:color="auto"/>
        <w:bottom w:val="none" w:sz="0" w:space="0" w:color="auto"/>
        <w:right w:val="none" w:sz="0" w:space="0" w:color="auto"/>
      </w:divBdr>
    </w:div>
    <w:div w:id="361787332">
      <w:bodyDiv w:val="1"/>
      <w:marLeft w:val="0"/>
      <w:marRight w:val="0"/>
      <w:marTop w:val="0"/>
      <w:marBottom w:val="0"/>
      <w:divBdr>
        <w:top w:val="none" w:sz="0" w:space="0" w:color="auto"/>
        <w:left w:val="none" w:sz="0" w:space="0" w:color="auto"/>
        <w:bottom w:val="none" w:sz="0" w:space="0" w:color="auto"/>
        <w:right w:val="none" w:sz="0" w:space="0" w:color="auto"/>
      </w:divBdr>
    </w:div>
    <w:div w:id="361828538">
      <w:bodyDiv w:val="1"/>
      <w:marLeft w:val="0"/>
      <w:marRight w:val="0"/>
      <w:marTop w:val="0"/>
      <w:marBottom w:val="0"/>
      <w:divBdr>
        <w:top w:val="none" w:sz="0" w:space="0" w:color="auto"/>
        <w:left w:val="none" w:sz="0" w:space="0" w:color="auto"/>
        <w:bottom w:val="none" w:sz="0" w:space="0" w:color="auto"/>
        <w:right w:val="none" w:sz="0" w:space="0" w:color="auto"/>
      </w:divBdr>
    </w:div>
    <w:div w:id="362023437">
      <w:bodyDiv w:val="1"/>
      <w:marLeft w:val="0"/>
      <w:marRight w:val="0"/>
      <w:marTop w:val="0"/>
      <w:marBottom w:val="0"/>
      <w:divBdr>
        <w:top w:val="none" w:sz="0" w:space="0" w:color="auto"/>
        <w:left w:val="none" w:sz="0" w:space="0" w:color="auto"/>
        <w:bottom w:val="none" w:sz="0" w:space="0" w:color="auto"/>
        <w:right w:val="none" w:sz="0" w:space="0" w:color="auto"/>
      </w:divBdr>
    </w:div>
    <w:div w:id="362026404">
      <w:bodyDiv w:val="1"/>
      <w:marLeft w:val="0"/>
      <w:marRight w:val="0"/>
      <w:marTop w:val="0"/>
      <w:marBottom w:val="0"/>
      <w:divBdr>
        <w:top w:val="none" w:sz="0" w:space="0" w:color="auto"/>
        <w:left w:val="none" w:sz="0" w:space="0" w:color="auto"/>
        <w:bottom w:val="none" w:sz="0" w:space="0" w:color="auto"/>
        <w:right w:val="none" w:sz="0" w:space="0" w:color="auto"/>
      </w:divBdr>
    </w:div>
    <w:div w:id="362171890">
      <w:bodyDiv w:val="1"/>
      <w:marLeft w:val="0"/>
      <w:marRight w:val="0"/>
      <w:marTop w:val="0"/>
      <w:marBottom w:val="0"/>
      <w:divBdr>
        <w:top w:val="none" w:sz="0" w:space="0" w:color="auto"/>
        <w:left w:val="none" w:sz="0" w:space="0" w:color="auto"/>
        <w:bottom w:val="none" w:sz="0" w:space="0" w:color="auto"/>
        <w:right w:val="none" w:sz="0" w:space="0" w:color="auto"/>
      </w:divBdr>
    </w:div>
    <w:div w:id="362174170">
      <w:bodyDiv w:val="1"/>
      <w:marLeft w:val="0"/>
      <w:marRight w:val="0"/>
      <w:marTop w:val="0"/>
      <w:marBottom w:val="0"/>
      <w:divBdr>
        <w:top w:val="none" w:sz="0" w:space="0" w:color="auto"/>
        <w:left w:val="none" w:sz="0" w:space="0" w:color="auto"/>
        <w:bottom w:val="none" w:sz="0" w:space="0" w:color="auto"/>
        <w:right w:val="none" w:sz="0" w:space="0" w:color="auto"/>
      </w:divBdr>
    </w:div>
    <w:div w:id="362219188">
      <w:bodyDiv w:val="1"/>
      <w:marLeft w:val="0"/>
      <w:marRight w:val="0"/>
      <w:marTop w:val="0"/>
      <w:marBottom w:val="0"/>
      <w:divBdr>
        <w:top w:val="none" w:sz="0" w:space="0" w:color="auto"/>
        <w:left w:val="none" w:sz="0" w:space="0" w:color="auto"/>
        <w:bottom w:val="none" w:sz="0" w:space="0" w:color="auto"/>
        <w:right w:val="none" w:sz="0" w:space="0" w:color="auto"/>
      </w:divBdr>
    </w:div>
    <w:div w:id="362288066">
      <w:bodyDiv w:val="1"/>
      <w:marLeft w:val="0"/>
      <w:marRight w:val="0"/>
      <w:marTop w:val="0"/>
      <w:marBottom w:val="0"/>
      <w:divBdr>
        <w:top w:val="none" w:sz="0" w:space="0" w:color="auto"/>
        <w:left w:val="none" w:sz="0" w:space="0" w:color="auto"/>
        <w:bottom w:val="none" w:sz="0" w:space="0" w:color="auto"/>
        <w:right w:val="none" w:sz="0" w:space="0" w:color="auto"/>
      </w:divBdr>
    </w:div>
    <w:div w:id="362364241">
      <w:bodyDiv w:val="1"/>
      <w:marLeft w:val="0"/>
      <w:marRight w:val="0"/>
      <w:marTop w:val="0"/>
      <w:marBottom w:val="0"/>
      <w:divBdr>
        <w:top w:val="none" w:sz="0" w:space="0" w:color="auto"/>
        <w:left w:val="none" w:sz="0" w:space="0" w:color="auto"/>
        <w:bottom w:val="none" w:sz="0" w:space="0" w:color="auto"/>
        <w:right w:val="none" w:sz="0" w:space="0" w:color="auto"/>
      </w:divBdr>
    </w:div>
    <w:div w:id="362368010">
      <w:bodyDiv w:val="1"/>
      <w:marLeft w:val="0"/>
      <w:marRight w:val="0"/>
      <w:marTop w:val="0"/>
      <w:marBottom w:val="0"/>
      <w:divBdr>
        <w:top w:val="none" w:sz="0" w:space="0" w:color="auto"/>
        <w:left w:val="none" w:sz="0" w:space="0" w:color="auto"/>
        <w:bottom w:val="none" w:sz="0" w:space="0" w:color="auto"/>
        <w:right w:val="none" w:sz="0" w:space="0" w:color="auto"/>
      </w:divBdr>
    </w:div>
    <w:div w:id="362368931">
      <w:bodyDiv w:val="1"/>
      <w:marLeft w:val="0"/>
      <w:marRight w:val="0"/>
      <w:marTop w:val="0"/>
      <w:marBottom w:val="0"/>
      <w:divBdr>
        <w:top w:val="none" w:sz="0" w:space="0" w:color="auto"/>
        <w:left w:val="none" w:sz="0" w:space="0" w:color="auto"/>
        <w:bottom w:val="none" w:sz="0" w:space="0" w:color="auto"/>
        <w:right w:val="none" w:sz="0" w:space="0" w:color="auto"/>
      </w:divBdr>
      <w:divsChild>
        <w:div w:id="1607423756">
          <w:marLeft w:val="480"/>
          <w:marRight w:val="0"/>
          <w:marTop w:val="0"/>
          <w:marBottom w:val="0"/>
          <w:divBdr>
            <w:top w:val="none" w:sz="0" w:space="0" w:color="auto"/>
            <w:left w:val="none" w:sz="0" w:space="0" w:color="auto"/>
            <w:bottom w:val="none" w:sz="0" w:space="0" w:color="auto"/>
            <w:right w:val="none" w:sz="0" w:space="0" w:color="auto"/>
          </w:divBdr>
        </w:div>
        <w:div w:id="1265380183">
          <w:marLeft w:val="480"/>
          <w:marRight w:val="0"/>
          <w:marTop w:val="0"/>
          <w:marBottom w:val="0"/>
          <w:divBdr>
            <w:top w:val="none" w:sz="0" w:space="0" w:color="auto"/>
            <w:left w:val="none" w:sz="0" w:space="0" w:color="auto"/>
            <w:bottom w:val="none" w:sz="0" w:space="0" w:color="auto"/>
            <w:right w:val="none" w:sz="0" w:space="0" w:color="auto"/>
          </w:divBdr>
        </w:div>
        <w:div w:id="226577856">
          <w:marLeft w:val="480"/>
          <w:marRight w:val="0"/>
          <w:marTop w:val="0"/>
          <w:marBottom w:val="0"/>
          <w:divBdr>
            <w:top w:val="none" w:sz="0" w:space="0" w:color="auto"/>
            <w:left w:val="none" w:sz="0" w:space="0" w:color="auto"/>
            <w:bottom w:val="none" w:sz="0" w:space="0" w:color="auto"/>
            <w:right w:val="none" w:sz="0" w:space="0" w:color="auto"/>
          </w:divBdr>
        </w:div>
        <w:div w:id="1738743761">
          <w:marLeft w:val="480"/>
          <w:marRight w:val="0"/>
          <w:marTop w:val="0"/>
          <w:marBottom w:val="0"/>
          <w:divBdr>
            <w:top w:val="none" w:sz="0" w:space="0" w:color="auto"/>
            <w:left w:val="none" w:sz="0" w:space="0" w:color="auto"/>
            <w:bottom w:val="none" w:sz="0" w:space="0" w:color="auto"/>
            <w:right w:val="none" w:sz="0" w:space="0" w:color="auto"/>
          </w:divBdr>
        </w:div>
        <w:div w:id="1056317039">
          <w:marLeft w:val="480"/>
          <w:marRight w:val="0"/>
          <w:marTop w:val="0"/>
          <w:marBottom w:val="0"/>
          <w:divBdr>
            <w:top w:val="none" w:sz="0" w:space="0" w:color="auto"/>
            <w:left w:val="none" w:sz="0" w:space="0" w:color="auto"/>
            <w:bottom w:val="none" w:sz="0" w:space="0" w:color="auto"/>
            <w:right w:val="none" w:sz="0" w:space="0" w:color="auto"/>
          </w:divBdr>
        </w:div>
        <w:div w:id="662129232">
          <w:marLeft w:val="480"/>
          <w:marRight w:val="0"/>
          <w:marTop w:val="0"/>
          <w:marBottom w:val="0"/>
          <w:divBdr>
            <w:top w:val="none" w:sz="0" w:space="0" w:color="auto"/>
            <w:left w:val="none" w:sz="0" w:space="0" w:color="auto"/>
            <w:bottom w:val="none" w:sz="0" w:space="0" w:color="auto"/>
            <w:right w:val="none" w:sz="0" w:space="0" w:color="auto"/>
          </w:divBdr>
        </w:div>
        <w:div w:id="118258904">
          <w:marLeft w:val="480"/>
          <w:marRight w:val="0"/>
          <w:marTop w:val="0"/>
          <w:marBottom w:val="0"/>
          <w:divBdr>
            <w:top w:val="none" w:sz="0" w:space="0" w:color="auto"/>
            <w:left w:val="none" w:sz="0" w:space="0" w:color="auto"/>
            <w:bottom w:val="none" w:sz="0" w:space="0" w:color="auto"/>
            <w:right w:val="none" w:sz="0" w:space="0" w:color="auto"/>
          </w:divBdr>
        </w:div>
        <w:div w:id="1018701322">
          <w:marLeft w:val="480"/>
          <w:marRight w:val="0"/>
          <w:marTop w:val="0"/>
          <w:marBottom w:val="0"/>
          <w:divBdr>
            <w:top w:val="none" w:sz="0" w:space="0" w:color="auto"/>
            <w:left w:val="none" w:sz="0" w:space="0" w:color="auto"/>
            <w:bottom w:val="none" w:sz="0" w:space="0" w:color="auto"/>
            <w:right w:val="none" w:sz="0" w:space="0" w:color="auto"/>
          </w:divBdr>
        </w:div>
        <w:div w:id="1151366892">
          <w:marLeft w:val="480"/>
          <w:marRight w:val="0"/>
          <w:marTop w:val="0"/>
          <w:marBottom w:val="0"/>
          <w:divBdr>
            <w:top w:val="none" w:sz="0" w:space="0" w:color="auto"/>
            <w:left w:val="none" w:sz="0" w:space="0" w:color="auto"/>
            <w:bottom w:val="none" w:sz="0" w:space="0" w:color="auto"/>
            <w:right w:val="none" w:sz="0" w:space="0" w:color="auto"/>
          </w:divBdr>
        </w:div>
        <w:div w:id="2084376921">
          <w:marLeft w:val="480"/>
          <w:marRight w:val="0"/>
          <w:marTop w:val="0"/>
          <w:marBottom w:val="0"/>
          <w:divBdr>
            <w:top w:val="none" w:sz="0" w:space="0" w:color="auto"/>
            <w:left w:val="none" w:sz="0" w:space="0" w:color="auto"/>
            <w:bottom w:val="none" w:sz="0" w:space="0" w:color="auto"/>
            <w:right w:val="none" w:sz="0" w:space="0" w:color="auto"/>
          </w:divBdr>
        </w:div>
        <w:div w:id="206798739">
          <w:marLeft w:val="480"/>
          <w:marRight w:val="0"/>
          <w:marTop w:val="0"/>
          <w:marBottom w:val="0"/>
          <w:divBdr>
            <w:top w:val="none" w:sz="0" w:space="0" w:color="auto"/>
            <w:left w:val="none" w:sz="0" w:space="0" w:color="auto"/>
            <w:bottom w:val="none" w:sz="0" w:space="0" w:color="auto"/>
            <w:right w:val="none" w:sz="0" w:space="0" w:color="auto"/>
          </w:divBdr>
        </w:div>
        <w:div w:id="100493391">
          <w:marLeft w:val="480"/>
          <w:marRight w:val="0"/>
          <w:marTop w:val="0"/>
          <w:marBottom w:val="0"/>
          <w:divBdr>
            <w:top w:val="none" w:sz="0" w:space="0" w:color="auto"/>
            <w:left w:val="none" w:sz="0" w:space="0" w:color="auto"/>
            <w:bottom w:val="none" w:sz="0" w:space="0" w:color="auto"/>
            <w:right w:val="none" w:sz="0" w:space="0" w:color="auto"/>
          </w:divBdr>
        </w:div>
        <w:div w:id="790127639">
          <w:marLeft w:val="480"/>
          <w:marRight w:val="0"/>
          <w:marTop w:val="0"/>
          <w:marBottom w:val="0"/>
          <w:divBdr>
            <w:top w:val="none" w:sz="0" w:space="0" w:color="auto"/>
            <w:left w:val="none" w:sz="0" w:space="0" w:color="auto"/>
            <w:bottom w:val="none" w:sz="0" w:space="0" w:color="auto"/>
            <w:right w:val="none" w:sz="0" w:space="0" w:color="auto"/>
          </w:divBdr>
        </w:div>
        <w:div w:id="1127893531">
          <w:marLeft w:val="480"/>
          <w:marRight w:val="0"/>
          <w:marTop w:val="0"/>
          <w:marBottom w:val="0"/>
          <w:divBdr>
            <w:top w:val="none" w:sz="0" w:space="0" w:color="auto"/>
            <w:left w:val="none" w:sz="0" w:space="0" w:color="auto"/>
            <w:bottom w:val="none" w:sz="0" w:space="0" w:color="auto"/>
            <w:right w:val="none" w:sz="0" w:space="0" w:color="auto"/>
          </w:divBdr>
        </w:div>
        <w:div w:id="217591730">
          <w:marLeft w:val="480"/>
          <w:marRight w:val="0"/>
          <w:marTop w:val="0"/>
          <w:marBottom w:val="0"/>
          <w:divBdr>
            <w:top w:val="none" w:sz="0" w:space="0" w:color="auto"/>
            <w:left w:val="none" w:sz="0" w:space="0" w:color="auto"/>
            <w:bottom w:val="none" w:sz="0" w:space="0" w:color="auto"/>
            <w:right w:val="none" w:sz="0" w:space="0" w:color="auto"/>
          </w:divBdr>
        </w:div>
        <w:div w:id="1533419408">
          <w:marLeft w:val="480"/>
          <w:marRight w:val="0"/>
          <w:marTop w:val="0"/>
          <w:marBottom w:val="0"/>
          <w:divBdr>
            <w:top w:val="none" w:sz="0" w:space="0" w:color="auto"/>
            <w:left w:val="none" w:sz="0" w:space="0" w:color="auto"/>
            <w:bottom w:val="none" w:sz="0" w:space="0" w:color="auto"/>
            <w:right w:val="none" w:sz="0" w:space="0" w:color="auto"/>
          </w:divBdr>
        </w:div>
        <w:div w:id="307249047">
          <w:marLeft w:val="480"/>
          <w:marRight w:val="0"/>
          <w:marTop w:val="0"/>
          <w:marBottom w:val="0"/>
          <w:divBdr>
            <w:top w:val="none" w:sz="0" w:space="0" w:color="auto"/>
            <w:left w:val="none" w:sz="0" w:space="0" w:color="auto"/>
            <w:bottom w:val="none" w:sz="0" w:space="0" w:color="auto"/>
            <w:right w:val="none" w:sz="0" w:space="0" w:color="auto"/>
          </w:divBdr>
        </w:div>
        <w:div w:id="703989191">
          <w:marLeft w:val="480"/>
          <w:marRight w:val="0"/>
          <w:marTop w:val="0"/>
          <w:marBottom w:val="0"/>
          <w:divBdr>
            <w:top w:val="none" w:sz="0" w:space="0" w:color="auto"/>
            <w:left w:val="none" w:sz="0" w:space="0" w:color="auto"/>
            <w:bottom w:val="none" w:sz="0" w:space="0" w:color="auto"/>
            <w:right w:val="none" w:sz="0" w:space="0" w:color="auto"/>
          </w:divBdr>
        </w:div>
        <w:div w:id="1271858312">
          <w:marLeft w:val="480"/>
          <w:marRight w:val="0"/>
          <w:marTop w:val="0"/>
          <w:marBottom w:val="0"/>
          <w:divBdr>
            <w:top w:val="none" w:sz="0" w:space="0" w:color="auto"/>
            <w:left w:val="none" w:sz="0" w:space="0" w:color="auto"/>
            <w:bottom w:val="none" w:sz="0" w:space="0" w:color="auto"/>
            <w:right w:val="none" w:sz="0" w:space="0" w:color="auto"/>
          </w:divBdr>
        </w:div>
        <w:div w:id="2120294172">
          <w:marLeft w:val="480"/>
          <w:marRight w:val="0"/>
          <w:marTop w:val="0"/>
          <w:marBottom w:val="0"/>
          <w:divBdr>
            <w:top w:val="none" w:sz="0" w:space="0" w:color="auto"/>
            <w:left w:val="none" w:sz="0" w:space="0" w:color="auto"/>
            <w:bottom w:val="none" w:sz="0" w:space="0" w:color="auto"/>
            <w:right w:val="none" w:sz="0" w:space="0" w:color="auto"/>
          </w:divBdr>
        </w:div>
        <w:div w:id="453331738">
          <w:marLeft w:val="480"/>
          <w:marRight w:val="0"/>
          <w:marTop w:val="0"/>
          <w:marBottom w:val="0"/>
          <w:divBdr>
            <w:top w:val="none" w:sz="0" w:space="0" w:color="auto"/>
            <w:left w:val="none" w:sz="0" w:space="0" w:color="auto"/>
            <w:bottom w:val="none" w:sz="0" w:space="0" w:color="auto"/>
            <w:right w:val="none" w:sz="0" w:space="0" w:color="auto"/>
          </w:divBdr>
        </w:div>
        <w:div w:id="32582623">
          <w:marLeft w:val="480"/>
          <w:marRight w:val="0"/>
          <w:marTop w:val="0"/>
          <w:marBottom w:val="0"/>
          <w:divBdr>
            <w:top w:val="none" w:sz="0" w:space="0" w:color="auto"/>
            <w:left w:val="none" w:sz="0" w:space="0" w:color="auto"/>
            <w:bottom w:val="none" w:sz="0" w:space="0" w:color="auto"/>
            <w:right w:val="none" w:sz="0" w:space="0" w:color="auto"/>
          </w:divBdr>
        </w:div>
        <w:div w:id="562954418">
          <w:marLeft w:val="480"/>
          <w:marRight w:val="0"/>
          <w:marTop w:val="0"/>
          <w:marBottom w:val="0"/>
          <w:divBdr>
            <w:top w:val="none" w:sz="0" w:space="0" w:color="auto"/>
            <w:left w:val="none" w:sz="0" w:space="0" w:color="auto"/>
            <w:bottom w:val="none" w:sz="0" w:space="0" w:color="auto"/>
            <w:right w:val="none" w:sz="0" w:space="0" w:color="auto"/>
          </w:divBdr>
        </w:div>
        <w:div w:id="1981424776">
          <w:marLeft w:val="480"/>
          <w:marRight w:val="0"/>
          <w:marTop w:val="0"/>
          <w:marBottom w:val="0"/>
          <w:divBdr>
            <w:top w:val="none" w:sz="0" w:space="0" w:color="auto"/>
            <w:left w:val="none" w:sz="0" w:space="0" w:color="auto"/>
            <w:bottom w:val="none" w:sz="0" w:space="0" w:color="auto"/>
            <w:right w:val="none" w:sz="0" w:space="0" w:color="auto"/>
          </w:divBdr>
        </w:div>
        <w:div w:id="234974807">
          <w:marLeft w:val="480"/>
          <w:marRight w:val="0"/>
          <w:marTop w:val="0"/>
          <w:marBottom w:val="0"/>
          <w:divBdr>
            <w:top w:val="none" w:sz="0" w:space="0" w:color="auto"/>
            <w:left w:val="none" w:sz="0" w:space="0" w:color="auto"/>
            <w:bottom w:val="none" w:sz="0" w:space="0" w:color="auto"/>
            <w:right w:val="none" w:sz="0" w:space="0" w:color="auto"/>
          </w:divBdr>
        </w:div>
        <w:div w:id="1432699338">
          <w:marLeft w:val="480"/>
          <w:marRight w:val="0"/>
          <w:marTop w:val="0"/>
          <w:marBottom w:val="0"/>
          <w:divBdr>
            <w:top w:val="none" w:sz="0" w:space="0" w:color="auto"/>
            <w:left w:val="none" w:sz="0" w:space="0" w:color="auto"/>
            <w:bottom w:val="none" w:sz="0" w:space="0" w:color="auto"/>
            <w:right w:val="none" w:sz="0" w:space="0" w:color="auto"/>
          </w:divBdr>
        </w:div>
        <w:div w:id="2093089184">
          <w:marLeft w:val="480"/>
          <w:marRight w:val="0"/>
          <w:marTop w:val="0"/>
          <w:marBottom w:val="0"/>
          <w:divBdr>
            <w:top w:val="none" w:sz="0" w:space="0" w:color="auto"/>
            <w:left w:val="none" w:sz="0" w:space="0" w:color="auto"/>
            <w:bottom w:val="none" w:sz="0" w:space="0" w:color="auto"/>
            <w:right w:val="none" w:sz="0" w:space="0" w:color="auto"/>
          </w:divBdr>
        </w:div>
        <w:div w:id="1366520785">
          <w:marLeft w:val="480"/>
          <w:marRight w:val="0"/>
          <w:marTop w:val="0"/>
          <w:marBottom w:val="0"/>
          <w:divBdr>
            <w:top w:val="none" w:sz="0" w:space="0" w:color="auto"/>
            <w:left w:val="none" w:sz="0" w:space="0" w:color="auto"/>
            <w:bottom w:val="none" w:sz="0" w:space="0" w:color="auto"/>
            <w:right w:val="none" w:sz="0" w:space="0" w:color="auto"/>
          </w:divBdr>
        </w:div>
        <w:div w:id="731538555">
          <w:marLeft w:val="480"/>
          <w:marRight w:val="0"/>
          <w:marTop w:val="0"/>
          <w:marBottom w:val="0"/>
          <w:divBdr>
            <w:top w:val="none" w:sz="0" w:space="0" w:color="auto"/>
            <w:left w:val="none" w:sz="0" w:space="0" w:color="auto"/>
            <w:bottom w:val="none" w:sz="0" w:space="0" w:color="auto"/>
            <w:right w:val="none" w:sz="0" w:space="0" w:color="auto"/>
          </w:divBdr>
        </w:div>
        <w:div w:id="330528669">
          <w:marLeft w:val="480"/>
          <w:marRight w:val="0"/>
          <w:marTop w:val="0"/>
          <w:marBottom w:val="0"/>
          <w:divBdr>
            <w:top w:val="none" w:sz="0" w:space="0" w:color="auto"/>
            <w:left w:val="none" w:sz="0" w:space="0" w:color="auto"/>
            <w:bottom w:val="none" w:sz="0" w:space="0" w:color="auto"/>
            <w:right w:val="none" w:sz="0" w:space="0" w:color="auto"/>
          </w:divBdr>
        </w:div>
        <w:div w:id="1481380960">
          <w:marLeft w:val="480"/>
          <w:marRight w:val="0"/>
          <w:marTop w:val="0"/>
          <w:marBottom w:val="0"/>
          <w:divBdr>
            <w:top w:val="none" w:sz="0" w:space="0" w:color="auto"/>
            <w:left w:val="none" w:sz="0" w:space="0" w:color="auto"/>
            <w:bottom w:val="none" w:sz="0" w:space="0" w:color="auto"/>
            <w:right w:val="none" w:sz="0" w:space="0" w:color="auto"/>
          </w:divBdr>
        </w:div>
        <w:div w:id="2022125839">
          <w:marLeft w:val="480"/>
          <w:marRight w:val="0"/>
          <w:marTop w:val="0"/>
          <w:marBottom w:val="0"/>
          <w:divBdr>
            <w:top w:val="none" w:sz="0" w:space="0" w:color="auto"/>
            <w:left w:val="none" w:sz="0" w:space="0" w:color="auto"/>
            <w:bottom w:val="none" w:sz="0" w:space="0" w:color="auto"/>
            <w:right w:val="none" w:sz="0" w:space="0" w:color="auto"/>
          </w:divBdr>
        </w:div>
        <w:div w:id="1548225493">
          <w:marLeft w:val="480"/>
          <w:marRight w:val="0"/>
          <w:marTop w:val="0"/>
          <w:marBottom w:val="0"/>
          <w:divBdr>
            <w:top w:val="none" w:sz="0" w:space="0" w:color="auto"/>
            <w:left w:val="none" w:sz="0" w:space="0" w:color="auto"/>
            <w:bottom w:val="none" w:sz="0" w:space="0" w:color="auto"/>
            <w:right w:val="none" w:sz="0" w:space="0" w:color="auto"/>
          </w:divBdr>
        </w:div>
        <w:div w:id="912013600">
          <w:marLeft w:val="480"/>
          <w:marRight w:val="0"/>
          <w:marTop w:val="0"/>
          <w:marBottom w:val="0"/>
          <w:divBdr>
            <w:top w:val="none" w:sz="0" w:space="0" w:color="auto"/>
            <w:left w:val="none" w:sz="0" w:space="0" w:color="auto"/>
            <w:bottom w:val="none" w:sz="0" w:space="0" w:color="auto"/>
            <w:right w:val="none" w:sz="0" w:space="0" w:color="auto"/>
          </w:divBdr>
        </w:div>
        <w:div w:id="120195475">
          <w:marLeft w:val="480"/>
          <w:marRight w:val="0"/>
          <w:marTop w:val="0"/>
          <w:marBottom w:val="0"/>
          <w:divBdr>
            <w:top w:val="none" w:sz="0" w:space="0" w:color="auto"/>
            <w:left w:val="none" w:sz="0" w:space="0" w:color="auto"/>
            <w:bottom w:val="none" w:sz="0" w:space="0" w:color="auto"/>
            <w:right w:val="none" w:sz="0" w:space="0" w:color="auto"/>
          </w:divBdr>
        </w:div>
        <w:div w:id="1199127857">
          <w:marLeft w:val="480"/>
          <w:marRight w:val="0"/>
          <w:marTop w:val="0"/>
          <w:marBottom w:val="0"/>
          <w:divBdr>
            <w:top w:val="none" w:sz="0" w:space="0" w:color="auto"/>
            <w:left w:val="none" w:sz="0" w:space="0" w:color="auto"/>
            <w:bottom w:val="none" w:sz="0" w:space="0" w:color="auto"/>
            <w:right w:val="none" w:sz="0" w:space="0" w:color="auto"/>
          </w:divBdr>
        </w:div>
        <w:div w:id="274337842">
          <w:marLeft w:val="480"/>
          <w:marRight w:val="0"/>
          <w:marTop w:val="0"/>
          <w:marBottom w:val="0"/>
          <w:divBdr>
            <w:top w:val="none" w:sz="0" w:space="0" w:color="auto"/>
            <w:left w:val="none" w:sz="0" w:space="0" w:color="auto"/>
            <w:bottom w:val="none" w:sz="0" w:space="0" w:color="auto"/>
            <w:right w:val="none" w:sz="0" w:space="0" w:color="auto"/>
          </w:divBdr>
        </w:div>
        <w:div w:id="463937272">
          <w:marLeft w:val="480"/>
          <w:marRight w:val="0"/>
          <w:marTop w:val="0"/>
          <w:marBottom w:val="0"/>
          <w:divBdr>
            <w:top w:val="none" w:sz="0" w:space="0" w:color="auto"/>
            <w:left w:val="none" w:sz="0" w:space="0" w:color="auto"/>
            <w:bottom w:val="none" w:sz="0" w:space="0" w:color="auto"/>
            <w:right w:val="none" w:sz="0" w:space="0" w:color="auto"/>
          </w:divBdr>
        </w:div>
        <w:div w:id="442921484">
          <w:marLeft w:val="480"/>
          <w:marRight w:val="0"/>
          <w:marTop w:val="0"/>
          <w:marBottom w:val="0"/>
          <w:divBdr>
            <w:top w:val="none" w:sz="0" w:space="0" w:color="auto"/>
            <w:left w:val="none" w:sz="0" w:space="0" w:color="auto"/>
            <w:bottom w:val="none" w:sz="0" w:space="0" w:color="auto"/>
            <w:right w:val="none" w:sz="0" w:space="0" w:color="auto"/>
          </w:divBdr>
        </w:div>
        <w:div w:id="2045014556">
          <w:marLeft w:val="480"/>
          <w:marRight w:val="0"/>
          <w:marTop w:val="0"/>
          <w:marBottom w:val="0"/>
          <w:divBdr>
            <w:top w:val="none" w:sz="0" w:space="0" w:color="auto"/>
            <w:left w:val="none" w:sz="0" w:space="0" w:color="auto"/>
            <w:bottom w:val="none" w:sz="0" w:space="0" w:color="auto"/>
            <w:right w:val="none" w:sz="0" w:space="0" w:color="auto"/>
          </w:divBdr>
        </w:div>
        <w:div w:id="1941794134">
          <w:marLeft w:val="480"/>
          <w:marRight w:val="0"/>
          <w:marTop w:val="0"/>
          <w:marBottom w:val="0"/>
          <w:divBdr>
            <w:top w:val="none" w:sz="0" w:space="0" w:color="auto"/>
            <w:left w:val="none" w:sz="0" w:space="0" w:color="auto"/>
            <w:bottom w:val="none" w:sz="0" w:space="0" w:color="auto"/>
            <w:right w:val="none" w:sz="0" w:space="0" w:color="auto"/>
          </w:divBdr>
        </w:div>
        <w:div w:id="174155474">
          <w:marLeft w:val="480"/>
          <w:marRight w:val="0"/>
          <w:marTop w:val="0"/>
          <w:marBottom w:val="0"/>
          <w:divBdr>
            <w:top w:val="none" w:sz="0" w:space="0" w:color="auto"/>
            <w:left w:val="none" w:sz="0" w:space="0" w:color="auto"/>
            <w:bottom w:val="none" w:sz="0" w:space="0" w:color="auto"/>
            <w:right w:val="none" w:sz="0" w:space="0" w:color="auto"/>
          </w:divBdr>
        </w:div>
        <w:div w:id="510679625">
          <w:marLeft w:val="480"/>
          <w:marRight w:val="0"/>
          <w:marTop w:val="0"/>
          <w:marBottom w:val="0"/>
          <w:divBdr>
            <w:top w:val="none" w:sz="0" w:space="0" w:color="auto"/>
            <w:left w:val="none" w:sz="0" w:space="0" w:color="auto"/>
            <w:bottom w:val="none" w:sz="0" w:space="0" w:color="auto"/>
            <w:right w:val="none" w:sz="0" w:space="0" w:color="auto"/>
          </w:divBdr>
        </w:div>
      </w:divsChild>
    </w:div>
    <w:div w:id="362486060">
      <w:bodyDiv w:val="1"/>
      <w:marLeft w:val="0"/>
      <w:marRight w:val="0"/>
      <w:marTop w:val="0"/>
      <w:marBottom w:val="0"/>
      <w:divBdr>
        <w:top w:val="none" w:sz="0" w:space="0" w:color="auto"/>
        <w:left w:val="none" w:sz="0" w:space="0" w:color="auto"/>
        <w:bottom w:val="none" w:sz="0" w:space="0" w:color="auto"/>
        <w:right w:val="none" w:sz="0" w:space="0" w:color="auto"/>
      </w:divBdr>
    </w:div>
    <w:div w:id="362557479">
      <w:bodyDiv w:val="1"/>
      <w:marLeft w:val="0"/>
      <w:marRight w:val="0"/>
      <w:marTop w:val="0"/>
      <w:marBottom w:val="0"/>
      <w:divBdr>
        <w:top w:val="none" w:sz="0" w:space="0" w:color="auto"/>
        <w:left w:val="none" w:sz="0" w:space="0" w:color="auto"/>
        <w:bottom w:val="none" w:sz="0" w:space="0" w:color="auto"/>
        <w:right w:val="none" w:sz="0" w:space="0" w:color="auto"/>
      </w:divBdr>
    </w:div>
    <w:div w:id="362631860">
      <w:bodyDiv w:val="1"/>
      <w:marLeft w:val="0"/>
      <w:marRight w:val="0"/>
      <w:marTop w:val="0"/>
      <w:marBottom w:val="0"/>
      <w:divBdr>
        <w:top w:val="none" w:sz="0" w:space="0" w:color="auto"/>
        <w:left w:val="none" w:sz="0" w:space="0" w:color="auto"/>
        <w:bottom w:val="none" w:sz="0" w:space="0" w:color="auto"/>
        <w:right w:val="none" w:sz="0" w:space="0" w:color="auto"/>
      </w:divBdr>
    </w:div>
    <w:div w:id="362681333">
      <w:bodyDiv w:val="1"/>
      <w:marLeft w:val="0"/>
      <w:marRight w:val="0"/>
      <w:marTop w:val="0"/>
      <w:marBottom w:val="0"/>
      <w:divBdr>
        <w:top w:val="none" w:sz="0" w:space="0" w:color="auto"/>
        <w:left w:val="none" w:sz="0" w:space="0" w:color="auto"/>
        <w:bottom w:val="none" w:sz="0" w:space="0" w:color="auto"/>
        <w:right w:val="none" w:sz="0" w:space="0" w:color="auto"/>
      </w:divBdr>
    </w:div>
    <w:div w:id="362749915">
      <w:bodyDiv w:val="1"/>
      <w:marLeft w:val="0"/>
      <w:marRight w:val="0"/>
      <w:marTop w:val="0"/>
      <w:marBottom w:val="0"/>
      <w:divBdr>
        <w:top w:val="none" w:sz="0" w:space="0" w:color="auto"/>
        <w:left w:val="none" w:sz="0" w:space="0" w:color="auto"/>
        <w:bottom w:val="none" w:sz="0" w:space="0" w:color="auto"/>
        <w:right w:val="none" w:sz="0" w:space="0" w:color="auto"/>
      </w:divBdr>
    </w:div>
    <w:div w:id="362753065">
      <w:bodyDiv w:val="1"/>
      <w:marLeft w:val="0"/>
      <w:marRight w:val="0"/>
      <w:marTop w:val="0"/>
      <w:marBottom w:val="0"/>
      <w:divBdr>
        <w:top w:val="none" w:sz="0" w:space="0" w:color="auto"/>
        <w:left w:val="none" w:sz="0" w:space="0" w:color="auto"/>
        <w:bottom w:val="none" w:sz="0" w:space="0" w:color="auto"/>
        <w:right w:val="none" w:sz="0" w:space="0" w:color="auto"/>
      </w:divBdr>
    </w:div>
    <w:div w:id="362827995">
      <w:bodyDiv w:val="1"/>
      <w:marLeft w:val="0"/>
      <w:marRight w:val="0"/>
      <w:marTop w:val="0"/>
      <w:marBottom w:val="0"/>
      <w:divBdr>
        <w:top w:val="none" w:sz="0" w:space="0" w:color="auto"/>
        <w:left w:val="none" w:sz="0" w:space="0" w:color="auto"/>
        <w:bottom w:val="none" w:sz="0" w:space="0" w:color="auto"/>
        <w:right w:val="none" w:sz="0" w:space="0" w:color="auto"/>
      </w:divBdr>
    </w:div>
    <w:div w:id="362901178">
      <w:bodyDiv w:val="1"/>
      <w:marLeft w:val="0"/>
      <w:marRight w:val="0"/>
      <w:marTop w:val="0"/>
      <w:marBottom w:val="0"/>
      <w:divBdr>
        <w:top w:val="none" w:sz="0" w:space="0" w:color="auto"/>
        <w:left w:val="none" w:sz="0" w:space="0" w:color="auto"/>
        <w:bottom w:val="none" w:sz="0" w:space="0" w:color="auto"/>
        <w:right w:val="none" w:sz="0" w:space="0" w:color="auto"/>
      </w:divBdr>
    </w:div>
    <w:div w:id="362901324">
      <w:bodyDiv w:val="1"/>
      <w:marLeft w:val="0"/>
      <w:marRight w:val="0"/>
      <w:marTop w:val="0"/>
      <w:marBottom w:val="0"/>
      <w:divBdr>
        <w:top w:val="none" w:sz="0" w:space="0" w:color="auto"/>
        <w:left w:val="none" w:sz="0" w:space="0" w:color="auto"/>
        <w:bottom w:val="none" w:sz="0" w:space="0" w:color="auto"/>
        <w:right w:val="none" w:sz="0" w:space="0" w:color="auto"/>
      </w:divBdr>
    </w:div>
    <w:div w:id="362946408">
      <w:bodyDiv w:val="1"/>
      <w:marLeft w:val="0"/>
      <w:marRight w:val="0"/>
      <w:marTop w:val="0"/>
      <w:marBottom w:val="0"/>
      <w:divBdr>
        <w:top w:val="none" w:sz="0" w:space="0" w:color="auto"/>
        <w:left w:val="none" w:sz="0" w:space="0" w:color="auto"/>
        <w:bottom w:val="none" w:sz="0" w:space="0" w:color="auto"/>
        <w:right w:val="none" w:sz="0" w:space="0" w:color="auto"/>
      </w:divBdr>
    </w:div>
    <w:div w:id="363016424">
      <w:bodyDiv w:val="1"/>
      <w:marLeft w:val="0"/>
      <w:marRight w:val="0"/>
      <w:marTop w:val="0"/>
      <w:marBottom w:val="0"/>
      <w:divBdr>
        <w:top w:val="none" w:sz="0" w:space="0" w:color="auto"/>
        <w:left w:val="none" w:sz="0" w:space="0" w:color="auto"/>
        <w:bottom w:val="none" w:sz="0" w:space="0" w:color="auto"/>
        <w:right w:val="none" w:sz="0" w:space="0" w:color="auto"/>
      </w:divBdr>
    </w:div>
    <w:div w:id="363484720">
      <w:bodyDiv w:val="1"/>
      <w:marLeft w:val="0"/>
      <w:marRight w:val="0"/>
      <w:marTop w:val="0"/>
      <w:marBottom w:val="0"/>
      <w:divBdr>
        <w:top w:val="none" w:sz="0" w:space="0" w:color="auto"/>
        <w:left w:val="none" w:sz="0" w:space="0" w:color="auto"/>
        <w:bottom w:val="none" w:sz="0" w:space="0" w:color="auto"/>
        <w:right w:val="none" w:sz="0" w:space="0" w:color="auto"/>
      </w:divBdr>
    </w:div>
    <w:div w:id="363485277">
      <w:bodyDiv w:val="1"/>
      <w:marLeft w:val="0"/>
      <w:marRight w:val="0"/>
      <w:marTop w:val="0"/>
      <w:marBottom w:val="0"/>
      <w:divBdr>
        <w:top w:val="none" w:sz="0" w:space="0" w:color="auto"/>
        <w:left w:val="none" w:sz="0" w:space="0" w:color="auto"/>
        <w:bottom w:val="none" w:sz="0" w:space="0" w:color="auto"/>
        <w:right w:val="none" w:sz="0" w:space="0" w:color="auto"/>
      </w:divBdr>
      <w:divsChild>
        <w:div w:id="45371391">
          <w:marLeft w:val="480"/>
          <w:marRight w:val="0"/>
          <w:marTop w:val="0"/>
          <w:marBottom w:val="0"/>
          <w:divBdr>
            <w:top w:val="none" w:sz="0" w:space="0" w:color="auto"/>
            <w:left w:val="none" w:sz="0" w:space="0" w:color="auto"/>
            <w:bottom w:val="none" w:sz="0" w:space="0" w:color="auto"/>
            <w:right w:val="none" w:sz="0" w:space="0" w:color="auto"/>
          </w:divBdr>
        </w:div>
        <w:div w:id="54818405">
          <w:marLeft w:val="480"/>
          <w:marRight w:val="0"/>
          <w:marTop w:val="0"/>
          <w:marBottom w:val="0"/>
          <w:divBdr>
            <w:top w:val="none" w:sz="0" w:space="0" w:color="auto"/>
            <w:left w:val="none" w:sz="0" w:space="0" w:color="auto"/>
            <w:bottom w:val="none" w:sz="0" w:space="0" w:color="auto"/>
            <w:right w:val="none" w:sz="0" w:space="0" w:color="auto"/>
          </w:divBdr>
        </w:div>
        <w:div w:id="172109402">
          <w:marLeft w:val="480"/>
          <w:marRight w:val="0"/>
          <w:marTop w:val="0"/>
          <w:marBottom w:val="0"/>
          <w:divBdr>
            <w:top w:val="none" w:sz="0" w:space="0" w:color="auto"/>
            <w:left w:val="none" w:sz="0" w:space="0" w:color="auto"/>
            <w:bottom w:val="none" w:sz="0" w:space="0" w:color="auto"/>
            <w:right w:val="none" w:sz="0" w:space="0" w:color="auto"/>
          </w:divBdr>
        </w:div>
        <w:div w:id="370153954">
          <w:marLeft w:val="480"/>
          <w:marRight w:val="0"/>
          <w:marTop w:val="0"/>
          <w:marBottom w:val="0"/>
          <w:divBdr>
            <w:top w:val="none" w:sz="0" w:space="0" w:color="auto"/>
            <w:left w:val="none" w:sz="0" w:space="0" w:color="auto"/>
            <w:bottom w:val="none" w:sz="0" w:space="0" w:color="auto"/>
            <w:right w:val="none" w:sz="0" w:space="0" w:color="auto"/>
          </w:divBdr>
        </w:div>
        <w:div w:id="397821272">
          <w:marLeft w:val="480"/>
          <w:marRight w:val="0"/>
          <w:marTop w:val="0"/>
          <w:marBottom w:val="0"/>
          <w:divBdr>
            <w:top w:val="none" w:sz="0" w:space="0" w:color="auto"/>
            <w:left w:val="none" w:sz="0" w:space="0" w:color="auto"/>
            <w:bottom w:val="none" w:sz="0" w:space="0" w:color="auto"/>
            <w:right w:val="none" w:sz="0" w:space="0" w:color="auto"/>
          </w:divBdr>
        </w:div>
        <w:div w:id="419327338">
          <w:marLeft w:val="480"/>
          <w:marRight w:val="0"/>
          <w:marTop w:val="0"/>
          <w:marBottom w:val="0"/>
          <w:divBdr>
            <w:top w:val="none" w:sz="0" w:space="0" w:color="auto"/>
            <w:left w:val="none" w:sz="0" w:space="0" w:color="auto"/>
            <w:bottom w:val="none" w:sz="0" w:space="0" w:color="auto"/>
            <w:right w:val="none" w:sz="0" w:space="0" w:color="auto"/>
          </w:divBdr>
        </w:div>
        <w:div w:id="441148530">
          <w:marLeft w:val="480"/>
          <w:marRight w:val="0"/>
          <w:marTop w:val="0"/>
          <w:marBottom w:val="0"/>
          <w:divBdr>
            <w:top w:val="none" w:sz="0" w:space="0" w:color="auto"/>
            <w:left w:val="none" w:sz="0" w:space="0" w:color="auto"/>
            <w:bottom w:val="none" w:sz="0" w:space="0" w:color="auto"/>
            <w:right w:val="none" w:sz="0" w:space="0" w:color="auto"/>
          </w:divBdr>
        </w:div>
        <w:div w:id="461387300">
          <w:marLeft w:val="480"/>
          <w:marRight w:val="0"/>
          <w:marTop w:val="0"/>
          <w:marBottom w:val="0"/>
          <w:divBdr>
            <w:top w:val="none" w:sz="0" w:space="0" w:color="auto"/>
            <w:left w:val="none" w:sz="0" w:space="0" w:color="auto"/>
            <w:bottom w:val="none" w:sz="0" w:space="0" w:color="auto"/>
            <w:right w:val="none" w:sz="0" w:space="0" w:color="auto"/>
          </w:divBdr>
        </w:div>
        <w:div w:id="505831887">
          <w:marLeft w:val="480"/>
          <w:marRight w:val="0"/>
          <w:marTop w:val="0"/>
          <w:marBottom w:val="0"/>
          <w:divBdr>
            <w:top w:val="none" w:sz="0" w:space="0" w:color="auto"/>
            <w:left w:val="none" w:sz="0" w:space="0" w:color="auto"/>
            <w:bottom w:val="none" w:sz="0" w:space="0" w:color="auto"/>
            <w:right w:val="none" w:sz="0" w:space="0" w:color="auto"/>
          </w:divBdr>
        </w:div>
        <w:div w:id="657735551">
          <w:marLeft w:val="480"/>
          <w:marRight w:val="0"/>
          <w:marTop w:val="0"/>
          <w:marBottom w:val="0"/>
          <w:divBdr>
            <w:top w:val="none" w:sz="0" w:space="0" w:color="auto"/>
            <w:left w:val="none" w:sz="0" w:space="0" w:color="auto"/>
            <w:bottom w:val="none" w:sz="0" w:space="0" w:color="auto"/>
            <w:right w:val="none" w:sz="0" w:space="0" w:color="auto"/>
          </w:divBdr>
        </w:div>
        <w:div w:id="719282538">
          <w:marLeft w:val="480"/>
          <w:marRight w:val="0"/>
          <w:marTop w:val="0"/>
          <w:marBottom w:val="0"/>
          <w:divBdr>
            <w:top w:val="none" w:sz="0" w:space="0" w:color="auto"/>
            <w:left w:val="none" w:sz="0" w:space="0" w:color="auto"/>
            <w:bottom w:val="none" w:sz="0" w:space="0" w:color="auto"/>
            <w:right w:val="none" w:sz="0" w:space="0" w:color="auto"/>
          </w:divBdr>
        </w:div>
        <w:div w:id="723330040">
          <w:marLeft w:val="480"/>
          <w:marRight w:val="0"/>
          <w:marTop w:val="0"/>
          <w:marBottom w:val="0"/>
          <w:divBdr>
            <w:top w:val="none" w:sz="0" w:space="0" w:color="auto"/>
            <w:left w:val="none" w:sz="0" w:space="0" w:color="auto"/>
            <w:bottom w:val="none" w:sz="0" w:space="0" w:color="auto"/>
            <w:right w:val="none" w:sz="0" w:space="0" w:color="auto"/>
          </w:divBdr>
        </w:div>
        <w:div w:id="749352488">
          <w:marLeft w:val="480"/>
          <w:marRight w:val="0"/>
          <w:marTop w:val="0"/>
          <w:marBottom w:val="0"/>
          <w:divBdr>
            <w:top w:val="none" w:sz="0" w:space="0" w:color="auto"/>
            <w:left w:val="none" w:sz="0" w:space="0" w:color="auto"/>
            <w:bottom w:val="none" w:sz="0" w:space="0" w:color="auto"/>
            <w:right w:val="none" w:sz="0" w:space="0" w:color="auto"/>
          </w:divBdr>
        </w:div>
        <w:div w:id="784038588">
          <w:marLeft w:val="480"/>
          <w:marRight w:val="0"/>
          <w:marTop w:val="0"/>
          <w:marBottom w:val="0"/>
          <w:divBdr>
            <w:top w:val="none" w:sz="0" w:space="0" w:color="auto"/>
            <w:left w:val="none" w:sz="0" w:space="0" w:color="auto"/>
            <w:bottom w:val="none" w:sz="0" w:space="0" w:color="auto"/>
            <w:right w:val="none" w:sz="0" w:space="0" w:color="auto"/>
          </w:divBdr>
        </w:div>
        <w:div w:id="829709312">
          <w:marLeft w:val="480"/>
          <w:marRight w:val="0"/>
          <w:marTop w:val="0"/>
          <w:marBottom w:val="0"/>
          <w:divBdr>
            <w:top w:val="none" w:sz="0" w:space="0" w:color="auto"/>
            <w:left w:val="none" w:sz="0" w:space="0" w:color="auto"/>
            <w:bottom w:val="none" w:sz="0" w:space="0" w:color="auto"/>
            <w:right w:val="none" w:sz="0" w:space="0" w:color="auto"/>
          </w:divBdr>
        </w:div>
        <w:div w:id="858158437">
          <w:marLeft w:val="480"/>
          <w:marRight w:val="0"/>
          <w:marTop w:val="0"/>
          <w:marBottom w:val="0"/>
          <w:divBdr>
            <w:top w:val="none" w:sz="0" w:space="0" w:color="auto"/>
            <w:left w:val="none" w:sz="0" w:space="0" w:color="auto"/>
            <w:bottom w:val="none" w:sz="0" w:space="0" w:color="auto"/>
            <w:right w:val="none" w:sz="0" w:space="0" w:color="auto"/>
          </w:divBdr>
        </w:div>
        <w:div w:id="861167670">
          <w:marLeft w:val="480"/>
          <w:marRight w:val="0"/>
          <w:marTop w:val="0"/>
          <w:marBottom w:val="0"/>
          <w:divBdr>
            <w:top w:val="none" w:sz="0" w:space="0" w:color="auto"/>
            <w:left w:val="none" w:sz="0" w:space="0" w:color="auto"/>
            <w:bottom w:val="none" w:sz="0" w:space="0" w:color="auto"/>
            <w:right w:val="none" w:sz="0" w:space="0" w:color="auto"/>
          </w:divBdr>
        </w:div>
      </w:divsChild>
    </w:div>
    <w:div w:id="363558367">
      <w:bodyDiv w:val="1"/>
      <w:marLeft w:val="0"/>
      <w:marRight w:val="0"/>
      <w:marTop w:val="0"/>
      <w:marBottom w:val="0"/>
      <w:divBdr>
        <w:top w:val="none" w:sz="0" w:space="0" w:color="auto"/>
        <w:left w:val="none" w:sz="0" w:space="0" w:color="auto"/>
        <w:bottom w:val="none" w:sz="0" w:space="0" w:color="auto"/>
        <w:right w:val="none" w:sz="0" w:space="0" w:color="auto"/>
      </w:divBdr>
    </w:div>
    <w:div w:id="363560370">
      <w:bodyDiv w:val="1"/>
      <w:marLeft w:val="0"/>
      <w:marRight w:val="0"/>
      <w:marTop w:val="0"/>
      <w:marBottom w:val="0"/>
      <w:divBdr>
        <w:top w:val="none" w:sz="0" w:space="0" w:color="auto"/>
        <w:left w:val="none" w:sz="0" w:space="0" w:color="auto"/>
        <w:bottom w:val="none" w:sz="0" w:space="0" w:color="auto"/>
        <w:right w:val="none" w:sz="0" w:space="0" w:color="auto"/>
      </w:divBdr>
    </w:div>
    <w:div w:id="363599895">
      <w:bodyDiv w:val="1"/>
      <w:marLeft w:val="0"/>
      <w:marRight w:val="0"/>
      <w:marTop w:val="0"/>
      <w:marBottom w:val="0"/>
      <w:divBdr>
        <w:top w:val="none" w:sz="0" w:space="0" w:color="auto"/>
        <w:left w:val="none" w:sz="0" w:space="0" w:color="auto"/>
        <w:bottom w:val="none" w:sz="0" w:space="0" w:color="auto"/>
        <w:right w:val="none" w:sz="0" w:space="0" w:color="auto"/>
      </w:divBdr>
    </w:div>
    <w:div w:id="363754550">
      <w:bodyDiv w:val="1"/>
      <w:marLeft w:val="0"/>
      <w:marRight w:val="0"/>
      <w:marTop w:val="0"/>
      <w:marBottom w:val="0"/>
      <w:divBdr>
        <w:top w:val="none" w:sz="0" w:space="0" w:color="auto"/>
        <w:left w:val="none" w:sz="0" w:space="0" w:color="auto"/>
        <w:bottom w:val="none" w:sz="0" w:space="0" w:color="auto"/>
        <w:right w:val="none" w:sz="0" w:space="0" w:color="auto"/>
      </w:divBdr>
    </w:div>
    <w:div w:id="363866680">
      <w:bodyDiv w:val="1"/>
      <w:marLeft w:val="0"/>
      <w:marRight w:val="0"/>
      <w:marTop w:val="0"/>
      <w:marBottom w:val="0"/>
      <w:divBdr>
        <w:top w:val="none" w:sz="0" w:space="0" w:color="auto"/>
        <w:left w:val="none" w:sz="0" w:space="0" w:color="auto"/>
        <w:bottom w:val="none" w:sz="0" w:space="0" w:color="auto"/>
        <w:right w:val="none" w:sz="0" w:space="0" w:color="auto"/>
      </w:divBdr>
    </w:div>
    <w:div w:id="363988222">
      <w:bodyDiv w:val="1"/>
      <w:marLeft w:val="0"/>
      <w:marRight w:val="0"/>
      <w:marTop w:val="0"/>
      <w:marBottom w:val="0"/>
      <w:divBdr>
        <w:top w:val="none" w:sz="0" w:space="0" w:color="auto"/>
        <w:left w:val="none" w:sz="0" w:space="0" w:color="auto"/>
        <w:bottom w:val="none" w:sz="0" w:space="0" w:color="auto"/>
        <w:right w:val="none" w:sz="0" w:space="0" w:color="auto"/>
      </w:divBdr>
    </w:div>
    <w:div w:id="364135291">
      <w:bodyDiv w:val="1"/>
      <w:marLeft w:val="0"/>
      <w:marRight w:val="0"/>
      <w:marTop w:val="0"/>
      <w:marBottom w:val="0"/>
      <w:divBdr>
        <w:top w:val="none" w:sz="0" w:space="0" w:color="auto"/>
        <w:left w:val="none" w:sz="0" w:space="0" w:color="auto"/>
        <w:bottom w:val="none" w:sz="0" w:space="0" w:color="auto"/>
        <w:right w:val="none" w:sz="0" w:space="0" w:color="auto"/>
      </w:divBdr>
    </w:div>
    <w:div w:id="364215694">
      <w:bodyDiv w:val="1"/>
      <w:marLeft w:val="0"/>
      <w:marRight w:val="0"/>
      <w:marTop w:val="0"/>
      <w:marBottom w:val="0"/>
      <w:divBdr>
        <w:top w:val="none" w:sz="0" w:space="0" w:color="auto"/>
        <w:left w:val="none" w:sz="0" w:space="0" w:color="auto"/>
        <w:bottom w:val="none" w:sz="0" w:space="0" w:color="auto"/>
        <w:right w:val="none" w:sz="0" w:space="0" w:color="auto"/>
      </w:divBdr>
    </w:div>
    <w:div w:id="364335205">
      <w:bodyDiv w:val="1"/>
      <w:marLeft w:val="0"/>
      <w:marRight w:val="0"/>
      <w:marTop w:val="0"/>
      <w:marBottom w:val="0"/>
      <w:divBdr>
        <w:top w:val="none" w:sz="0" w:space="0" w:color="auto"/>
        <w:left w:val="none" w:sz="0" w:space="0" w:color="auto"/>
        <w:bottom w:val="none" w:sz="0" w:space="0" w:color="auto"/>
        <w:right w:val="none" w:sz="0" w:space="0" w:color="auto"/>
      </w:divBdr>
    </w:div>
    <w:div w:id="364404599">
      <w:bodyDiv w:val="1"/>
      <w:marLeft w:val="0"/>
      <w:marRight w:val="0"/>
      <w:marTop w:val="0"/>
      <w:marBottom w:val="0"/>
      <w:divBdr>
        <w:top w:val="none" w:sz="0" w:space="0" w:color="auto"/>
        <w:left w:val="none" w:sz="0" w:space="0" w:color="auto"/>
        <w:bottom w:val="none" w:sz="0" w:space="0" w:color="auto"/>
        <w:right w:val="none" w:sz="0" w:space="0" w:color="auto"/>
      </w:divBdr>
    </w:div>
    <w:div w:id="364595583">
      <w:bodyDiv w:val="1"/>
      <w:marLeft w:val="0"/>
      <w:marRight w:val="0"/>
      <w:marTop w:val="0"/>
      <w:marBottom w:val="0"/>
      <w:divBdr>
        <w:top w:val="none" w:sz="0" w:space="0" w:color="auto"/>
        <w:left w:val="none" w:sz="0" w:space="0" w:color="auto"/>
        <w:bottom w:val="none" w:sz="0" w:space="0" w:color="auto"/>
        <w:right w:val="none" w:sz="0" w:space="0" w:color="auto"/>
      </w:divBdr>
    </w:div>
    <w:div w:id="364598936">
      <w:bodyDiv w:val="1"/>
      <w:marLeft w:val="0"/>
      <w:marRight w:val="0"/>
      <w:marTop w:val="0"/>
      <w:marBottom w:val="0"/>
      <w:divBdr>
        <w:top w:val="none" w:sz="0" w:space="0" w:color="auto"/>
        <w:left w:val="none" w:sz="0" w:space="0" w:color="auto"/>
        <w:bottom w:val="none" w:sz="0" w:space="0" w:color="auto"/>
        <w:right w:val="none" w:sz="0" w:space="0" w:color="auto"/>
      </w:divBdr>
    </w:div>
    <w:div w:id="364644498">
      <w:bodyDiv w:val="1"/>
      <w:marLeft w:val="0"/>
      <w:marRight w:val="0"/>
      <w:marTop w:val="0"/>
      <w:marBottom w:val="0"/>
      <w:divBdr>
        <w:top w:val="none" w:sz="0" w:space="0" w:color="auto"/>
        <w:left w:val="none" w:sz="0" w:space="0" w:color="auto"/>
        <w:bottom w:val="none" w:sz="0" w:space="0" w:color="auto"/>
        <w:right w:val="none" w:sz="0" w:space="0" w:color="auto"/>
      </w:divBdr>
    </w:div>
    <w:div w:id="364793751">
      <w:bodyDiv w:val="1"/>
      <w:marLeft w:val="0"/>
      <w:marRight w:val="0"/>
      <w:marTop w:val="0"/>
      <w:marBottom w:val="0"/>
      <w:divBdr>
        <w:top w:val="none" w:sz="0" w:space="0" w:color="auto"/>
        <w:left w:val="none" w:sz="0" w:space="0" w:color="auto"/>
        <w:bottom w:val="none" w:sz="0" w:space="0" w:color="auto"/>
        <w:right w:val="none" w:sz="0" w:space="0" w:color="auto"/>
      </w:divBdr>
    </w:div>
    <w:div w:id="364868448">
      <w:bodyDiv w:val="1"/>
      <w:marLeft w:val="0"/>
      <w:marRight w:val="0"/>
      <w:marTop w:val="0"/>
      <w:marBottom w:val="0"/>
      <w:divBdr>
        <w:top w:val="none" w:sz="0" w:space="0" w:color="auto"/>
        <w:left w:val="none" w:sz="0" w:space="0" w:color="auto"/>
        <w:bottom w:val="none" w:sz="0" w:space="0" w:color="auto"/>
        <w:right w:val="none" w:sz="0" w:space="0" w:color="auto"/>
      </w:divBdr>
    </w:div>
    <w:div w:id="364909472">
      <w:bodyDiv w:val="1"/>
      <w:marLeft w:val="0"/>
      <w:marRight w:val="0"/>
      <w:marTop w:val="0"/>
      <w:marBottom w:val="0"/>
      <w:divBdr>
        <w:top w:val="none" w:sz="0" w:space="0" w:color="auto"/>
        <w:left w:val="none" w:sz="0" w:space="0" w:color="auto"/>
        <w:bottom w:val="none" w:sz="0" w:space="0" w:color="auto"/>
        <w:right w:val="none" w:sz="0" w:space="0" w:color="auto"/>
      </w:divBdr>
    </w:div>
    <w:div w:id="364915121">
      <w:bodyDiv w:val="1"/>
      <w:marLeft w:val="0"/>
      <w:marRight w:val="0"/>
      <w:marTop w:val="0"/>
      <w:marBottom w:val="0"/>
      <w:divBdr>
        <w:top w:val="none" w:sz="0" w:space="0" w:color="auto"/>
        <w:left w:val="none" w:sz="0" w:space="0" w:color="auto"/>
        <w:bottom w:val="none" w:sz="0" w:space="0" w:color="auto"/>
        <w:right w:val="none" w:sz="0" w:space="0" w:color="auto"/>
      </w:divBdr>
    </w:div>
    <w:div w:id="365065077">
      <w:bodyDiv w:val="1"/>
      <w:marLeft w:val="0"/>
      <w:marRight w:val="0"/>
      <w:marTop w:val="0"/>
      <w:marBottom w:val="0"/>
      <w:divBdr>
        <w:top w:val="none" w:sz="0" w:space="0" w:color="auto"/>
        <w:left w:val="none" w:sz="0" w:space="0" w:color="auto"/>
        <w:bottom w:val="none" w:sz="0" w:space="0" w:color="auto"/>
        <w:right w:val="none" w:sz="0" w:space="0" w:color="auto"/>
      </w:divBdr>
    </w:div>
    <w:div w:id="365109247">
      <w:bodyDiv w:val="1"/>
      <w:marLeft w:val="0"/>
      <w:marRight w:val="0"/>
      <w:marTop w:val="0"/>
      <w:marBottom w:val="0"/>
      <w:divBdr>
        <w:top w:val="none" w:sz="0" w:space="0" w:color="auto"/>
        <w:left w:val="none" w:sz="0" w:space="0" w:color="auto"/>
        <w:bottom w:val="none" w:sz="0" w:space="0" w:color="auto"/>
        <w:right w:val="none" w:sz="0" w:space="0" w:color="auto"/>
      </w:divBdr>
      <w:divsChild>
        <w:div w:id="73599422">
          <w:marLeft w:val="480"/>
          <w:marRight w:val="0"/>
          <w:marTop w:val="0"/>
          <w:marBottom w:val="0"/>
          <w:divBdr>
            <w:top w:val="none" w:sz="0" w:space="0" w:color="auto"/>
            <w:left w:val="none" w:sz="0" w:space="0" w:color="auto"/>
            <w:bottom w:val="none" w:sz="0" w:space="0" w:color="auto"/>
            <w:right w:val="none" w:sz="0" w:space="0" w:color="auto"/>
          </w:divBdr>
        </w:div>
        <w:div w:id="129905563">
          <w:marLeft w:val="480"/>
          <w:marRight w:val="0"/>
          <w:marTop w:val="0"/>
          <w:marBottom w:val="0"/>
          <w:divBdr>
            <w:top w:val="none" w:sz="0" w:space="0" w:color="auto"/>
            <w:left w:val="none" w:sz="0" w:space="0" w:color="auto"/>
            <w:bottom w:val="none" w:sz="0" w:space="0" w:color="auto"/>
            <w:right w:val="none" w:sz="0" w:space="0" w:color="auto"/>
          </w:divBdr>
        </w:div>
        <w:div w:id="176817014">
          <w:marLeft w:val="480"/>
          <w:marRight w:val="0"/>
          <w:marTop w:val="0"/>
          <w:marBottom w:val="0"/>
          <w:divBdr>
            <w:top w:val="none" w:sz="0" w:space="0" w:color="auto"/>
            <w:left w:val="none" w:sz="0" w:space="0" w:color="auto"/>
            <w:bottom w:val="none" w:sz="0" w:space="0" w:color="auto"/>
            <w:right w:val="none" w:sz="0" w:space="0" w:color="auto"/>
          </w:divBdr>
        </w:div>
        <w:div w:id="183136990">
          <w:marLeft w:val="480"/>
          <w:marRight w:val="0"/>
          <w:marTop w:val="0"/>
          <w:marBottom w:val="0"/>
          <w:divBdr>
            <w:top w:val="none" w:sz="0" w:space="0" w:color="auto"/>
            <w:left w:val="none" w:sz="0" w:space="0" w:color="auto"/>
            <w:bottom w:val="none" w:sz="0" w:space="0" w:color="auto"/>
            <w:right w:val="none" w:sz="0" w:space="0" w:color="auto"/>
          </w:divBdr>
        </w:div>
        <w:div w:id="266815722">
          <w:marLeft w:val="480"/>
          <w:marRight w:val="0"/>
          <w:marTop w:val="0"/>
          <w:marBottom w:val="0"/>
          <w:divBdr>
            <w:top w:val="none" w:sz="0" w:space="0" w:color="auto"/>
            <w:left w:val="none" w:sz="0" w:space="0" w:color="auto"/>
            <w:bottom w:val="none" w:sz="0" w:space="0" w:color="auto"/>
            <w:right w:val="none" w:sz="0" w:space="0" w:color="auto"/>
          </w:divBdr>
        </w:div>
        <w:div w:id="325865456">
          <w:marLeft w:val="480"/>
          <w:marRight w:val="0"/>
          <w:marTop w:val="0"/>
          <w:marBottom w:val="0"/>
          <w:divBdr>
            <w:top w:val="none" w:sz="0" w:space="0" w:color="auto"/>
            <w:left w:val="none" w:sz="0" w:space="0" w:color="auto"/>
            <w:bottom w:val="none" w:sz="0" w:space="0" w:color="auto"/>
            <w:right w:val="none" w:sz="0" w:space="0" w:color="auto"/>
          </w:divBdr>
        </w:div>
        <w:div w:id="328362322">
          <w:marLeft w:val="480"/>
          <w:marRight w:val="0"/>
          <w:marTop w:val="0"/>
          <w:marBottom w:val="0"/>
          <w:divBdr>
            <w:top w:val="none" w:sz="0" w:space="0" w:color="auto"/>
            <w:left w:val="none" w:sz="0" w:space="0" w:color="auto"/>
            <w:bottom w:val="none" w:sz="0" w:space="0" w:color="auto"/>
            <w:right w:val="none" w:sz="0" w:space="0" w:color="auto"/>
          </w:divBdr>
        </w:div>
        <w:div w:id="341321782">
          <w:marLeft w:val="480"/>
          <w:marRight w:val="0"/>
          <w:marTop w:val="0"/>
          <w:marBottom w:val="0"/>
          <w:divBdr>
            <w:top w:val="none" w:sz="0" w:space="0" w:color="auto"/>
            <w:left w:val="none" w:sz="0" w:space="0" w:color="auto"/>
            <w:bottom w:val="none" w:sz="0" w:space="0" w:color="auto"/>
            <w:right w:val="none" w:sz="0" w:space="0" w:color="auto"/>
          </w:divBdr>
        </w:div>
        <w:div w:id="403988590">
          <w:marLeft w:val="480"/>
          <w:marRight w:val="0"/>
          <w:marTop w:val="0"/>
          <w:marBottom w:val="0"/>
          <w:divBdr>
            <w:top w:val="none" w:sz="0" w:space="0" w:color="auto"/>
            <w:left w:val="none" w:sz="0" w:space="0" w:color="auto"/>
            <w:bottom w:val="none" w:sz="0" w:space="0" w:color="auto"/>
            <w:right w:val="none" w:sz="0" w:space="0" w:color="auto"/>
          </w:divBdr>
        </w:div>
        <w:div w:id="410197509">
          <w:marLeft w:val="480"/>
          <w:marRight w:val="0"/>
          <w:marTop w:val="0"/>
          <w:marBottom w:val="0"/>
          <w:divBdr>
            <w:top w:val="none" w:sz="0" w:space="0" w:color="auto"/>
            <w:left w:val="none" w:sz="0" w:space="0" w:color="auto"/>
            <w:bottom w:val="none" w:sz="0" w:space="0" w:color="auto"/>
            <w:right w:val="none" w:sz="0" w:space="0" w:color="auto"/>
          </w:divBdr>
        </w:div>
        <w:div w:id="453209686">
          <w:marLeft w:val="480"/>
          <w:marRight w:val="0"/>
          <w:marTop w:val="0"/>
          <w:marBottom w:val="0"/>
          <w:divBdr>
            <w:top w:val="none" w:sz="0" w:space="0" w:color="auto"/>
            <w:left w:val="none" w:sz="0" w:space="0" w:color="auto"/>
            <w:bottom w:val="none" w:sz="0" w:space="0" w:color="auto"/>
            <w:right w:val="none" w:sz="0" w:space="0" w:color="auto"/>
          </w:divBdr>
        </w:div>
        <w:div w:id="455485144">
          <w:marLeft w:val="480"/>
          <w:marRight w:val="0"/>
          <w:marTop w:val="0"/>
          <w:marBottom w:val="0"/>
          <w:divBdr>
            <w:top w:val="none" w:sz="0" w:space="0" w:color="auto"/>
            <w:left w:val="none" w:sz="0" w:space="0" w:color="auto"/>
            <w:bottom w:val="none" w:sz="0" w:space="0" w:color="auto"/>
            <w:right w:val="none" w:sz="0" w:space="0" w:color="auto"/>
          </w:divBdr>
        </w:div>
        <w:div w:id="458954972">
          <w:marLeft w:val="480"/>
          <w:marRight w:val="0"/>
          <w:marTop w:val="0"/>
          <w:marBottom w:val="0"/>
          <w:divBdr>
            <w:top w:val="none" w:sz="0" w:space="0" w:color="auto"/>
            <w:left w:val="none" w:sz="0" w:space="0" w:color="auto"/>
            <w:bottom w:val="none" w:sz="0" w:space="0" w:color="auto"/>
            <w:right w:val="none" w:sz="0" w:space="0" w:color="auto"/>
          </w:divBdr>
        </w:div>
        <w:div w:id="482427199">
          <w:marLeft w:val="480"/>
          <w:marRight w:val="0"/>
          <w:marTop w:val="0"/>
          <w:marBottom w:val="0"/>
          <w:divBdr>
            <w:top w:val="none" w:sz="0" w:space="0" w:color="auto"/>
            <w:left w:val="none" w:sz="0" w:space="0" w:color="auto"/>
            <w:bottom w:val="none" w:sz="0" w:space="0" w:color="auto"/>
            <w:right w:val="none" w:sz="0" w:space="0" w:color="auto"/>
          </w:divBdr>
        </w:div>
        <w:div w:id="497577681">
          <w:marLeft w:val="480"/>
          <w:marRight w:val="0"/>
          <w:marTop w:val="0"/>
          <w:marBottom w:val="0"/>
          <w:divBdr>
            <w:top w:val="none" w:sz="0" w:space="0" w:color="auto"/>
            <w:left w:val="none" w:sz="0" w:space="0" w:color="auto"/>
            <w:bottom w:val="none" w:sz="0" w:space="0" w:color="auto"/>
            <w:right w:val="none" w:sz="0" w:space="0" w:color="auto"/>
          </w:divBdr>
        </w:div>
        <w:div w:id="506601475">
          <w:marLeft w:val="480"/>
          <w:marRight w:val="0"/>
          <w:marTop w:val="0"/>
          <w:marBottom w:val="0"/>
          <w:divBdr>
            <w:top w:val="none" w:sz="0" w:space="0" w:color="auto"/>
            <w:left w:val="none" w:sz="0" w:space="0" w:color="auto"/>
            <w:bottom w:val="none" w:sz="0" w:space="0" w:color="auto"/>
            <w:right w:val="none" w:sz="0" w:space="0" w:color="auto"/>
          </w:divBdr>
        </w:div>
        <w:div w:id="519584863">
          <w:marLeft w:val="480"/>
          <w:marRight w:val="0"/>
          <w:marTop w:val="0"/>
          <w:marBottom w:val="0"/>
          <w:divBdr>
            <w:top w:val="none" w:sz="0" w:space="0" w:color="auto"/>
            <w:left w:val="none" w:sz="0" w:space="0" w:color="auto"/>
            <w:bottom w:val="none" w:sz="0" w:space="0" w:color="auto"/>
            <w:right w:val="none" w:sz="0" w:space="0" w:color="auto"/>
          </w:divBdr>
        </w:div>
        <w:div w:id="521092074">
          <w:marLeft w:val="480"/>
          <w:marRight w:val="0"/>
          <w:marTop w:val="0"/>
          <w:marBottom w:val="0"/>
          <w:divBdr>
            <w:top w:val="none" w:sz="0" w:space="0" w:color="auto"/>
            <w:left w:val="none" w:sz="0" w:space="0" w:color="auto"/>
            <w:bottom w:val="none" w:sz="0" w:space="0" w:color="auto"/>
            <w:right w:val="none" w:sz="0" w:space="0" w:color="auto"/>
          </w:divBdr>
        </w:div>
        <w:div w:id="539169151">
          <w:marLeft w:val="480"/>
          <w:marRight w:val="0"/>
          <w:marTop w:val="0"/>
          <w:marBottom w:val="0"/>
          <w:divBdr>
            <w:top w:val="none" w:sz="0" w:space="0" w:color="auto"/>
            <w:left w:val="none" w:sz="0" w:space="0" w:color="auto"/>
            <w:bottom w:val="none" w:sz="0" w:space="0" w:color="auto"/>
            <w:right w:val="none" w:sz="0" w:space="0" w:color="auto"/>
          </w:divBdr>
        </w:div>
        <w:div w:id="615913423">
          <w:marLeft w:val="480"/>
          <w:marRight w:val="0"/>
          <w:marTop w:val="0"/>
          <w:marBottom w:val="0"/>
          <w:divBdr>
            <w:top w:val="none" w:sz="0" w:space="0" w:color="auto"/>
            <w:left w:val="none" w:sz="0" w:space="0" w:color="auto"/>
            <w:bottom w:val="none" w:sz="0" w:space="0" w:color="auto"/>
            <w:right w:val="none" w:sz="0" w:space="0" w:color="auto"/>
          </w:divBdr>
        </w:div>
        <w:div w:id="617370111">
          <w:marLeft w:val="480"/>
          <w:marRight w:val="0"/>
          <w:marTop w:val="0"/>
          <w:marBottom w:val="0"/>
          <w:divBdr>
            <w:top w:val="none" w:sz="0" w:space="0" w:color="auto"/>
            <w:left w:val="none" w:sz="0" w:space="0" w:color="auto"/>
            <w:bottom w:val="none" w:sz="0" w:space="0" w:color="auto"/>
            <w:right w:val="none" w:sz="0" w:space="0" w:color="auto"/>
          </w:divBdr>
        </w:div>
        <w:div w:id="627398196">
          <w:marLeft w:val="480"/>
          <w:marRight w:val="0"/>
          <w:marTop w:val="0"/>
          <w:marBottom w:val="0"/>
          <w:divBdr>
            <w:top w:val="none" w:sz="0" w:space="0" w:color="auto"/>
            <w:left w:val="none" w:sz="0" w:space="0" w:color="auto"/>
            <w:bottom w:val="none" w:sz="0" w:space="0" w:color="auto"/>
            <w:right w:val="none" w:sz="0" w:space="0" w:color="auto"/>
          </w:divBdr>
        </w:div>
        <w:div w:id="628320430">
          <w:marLeft w:val="480"/>
          <w:marRight w:val="0"/>
          <w:marTop w:val="0"/>
          <w:marBottom w:val="0"/>
          <w:divBdr>
            <w:top w:val="none" w:sz="0" w:space="0" w:color="auto"/>
            <w:left w:val="none" w:sz="0" w:space="0" w:color="auto"/>
            <w:bottom w:val="none" w:sz="0" w:space="0" w:color="auto"/>
            <w:right w:val="none" w:sz="0" w:space="0" w:color="auto"/>
          </w:divBdr>
        </w:div>
        <w:div w:id="638002188">
          <w:marLeft w:val="480"/>
          <w:marRight w:val="0"/>
          <w:marTop w:val="0"/>
          <w:marBottom w:val="0"/>
          <w:divBdr>
            <w:top w:val="none" w:sz="0" w:space="0" w:color="auto"/>
            <w:left w:val="none" w:sz="0" w:space="0" w:color="auto"/>
            <w:bottom w:val="none" w:sz="0" w:space="0" w:color="auto"/>
            <w:right w:val="none" w:sz="0" w:space="0" w:color="auto"/>
          </w:divBdr>
        </w:div>
        <w:div w:id="654265890">
          <w:marLeft w:val="480"/>
          <w:marRight w:val="0"/>
          <w:marTop w:val="0"/>
          <w:marBottom w:val="0"/>
          <w:divBdr>
            <w:top w:val="none" w:sz="0" w:space="0" w:color="auto"/>
            <w:left w:val="none" w:sz="0" w:space="0" w:color="auto"/>
            <w:bottom w:val="none" w:sz="0" w:space="0" w:color="auto"/>
            <w:right w:val="none" w:sz="0" w:space="0" w:color="auto"/>
          </w:divBdr>
        </w:div>
        <w:div w:id="668024671">
          <w:marLeft w:val="480"/>
          <w:marRight w:val="0"/>
          <w:marTop w:val="0"/>
          <w:marBottom w:val="0"/>
          <w:divBdr>
            <w:top w:val="none" w:sz="0" w:space="0" w:color="auto"/>
            <w:left w:val="none" w:sz="0" w:space="0" w:color="auto"/>
            <w:bottom w:val="none" w:sz="0" w:space="0" w:color="auto"/>
            <w:right w:val="none" w:sz="0" w:space="0" w:color="auto"/>
          </w:divBdr>
        </w:div>
        <w:div w:id="700863572">
          <w:marLeft w:val="480"/>
          <w:marRight w:val="0"/>
          <w:marTop w:val="0"/>
          <w:marBottom w:val="0"/>
          <w:divBdr>
            <w:top w:val="none" w:sz="0" w:space="0" w:color="auto"/>
            <w:left w:val="none" w:sz="0" w:space="0" w:color="auto"/>
            <w:bottom w:val="none" w:sz="0" w:space="0" w:color="auto"/>
            <w:right w:val="none" w:sz="0" w:space="0" w:color="auto"/>
          </w:divBdr>
        </w:div>
        <w:div w:id="819806504">
          <w:marLeft w:val="480"/>
          <w:marRight w:val="0"/>
          <w:marTop w:val="0"/>
          <w:marBottom w:val="0"/>
          <w:divBdr>
            <w:top w:val="none" w:sz="0" w:space="0" w:color="auto"/>
            <w:left w:val="none" w:sz="0" w:space="0" w:color="auto"/>
            <w:bottom w:val="none" w:sz="0" w:space="0" w:color="auto"/>
            <w:right w:val="none" w:sz="0" w:space="0" w:color="auto"/>
          </w:divBdr>
        </w:div>
        <w:div w:id="865798890">
          <w:marLeft w:val="480"/>
          <w:marRight w:val="0"/>
          <w:marTop w:val="0"/>
          <w:marBottom w:val="0"/>
          <w:divBdr>
            <w:top w:val="none" w:sz="0" w:space="0" w:color="auto"/>
            <w:left w:val="none" w:sz="0" w:space="0" w:color="auto"/>
            <w:bottom w:val="none" w:sz="0" w:space="0" w:color="auto"/>
            <w:right w:val="none" w:sz="0" w:space="0" w:color="auto"/>
          </w:divBdr>
        </w:div>
        <w:div w:id="877275751">
          <w:marLeft w:val="480"/>
          <w:marRight w:val="0"/>
          <w:marTop w:val="0"/>
          <w:marBottom w:val="0"/>
          <w:divBdr>
            <w:top w:val="none" w:sz="0" w:space="0" w:color="auto"/>
            <w:left w:val="none" w:sz="0" w:space="0" w:color="auto"/>
            <w:bottom w:val="none" w:sz="0" w:space="0" w:color="auto"/>
            <w:right w:val="none" w:sz="0" w:space="0" w:color="auto"/>
          </w:divBdr>
        </w:div>
        <w:div w:id="886066067">
          <w:marLeft w:val="480"/>
          <w:marRight w:val="0"/>
          <w:marTop w:val="0"/>
          <w:marBottom w:val="0"/>
          <w:divBdr>
            <w:top w:val="none" w:sz="0" w:space="0" w:color="auto"/>
            <w:left w:val="none" w:sz="0" w:space="0" w:color="auto"/>
            <w:bottom w:val="none" w:sz="0" w:space="0" w:color="auto"/>
            <w:right w:val="none" w:sz="0" w:space="0" w:color="auto"/>
          </w:divBdr>
        </w:div>
      </w:divsChild>
    </w:div>
    <w:div w:id="365183016">
      <w:bodyDiv w:val="1"/>
      <w:marLeft w:val="0"/>
      <w:marRight w:val="0"/>
      <w:marTop w:val="0"/>
      <w:marBottom w:val="0"/>
      <w:divBdr>
        <w:top w:val="none" w:sz="0" w:space="0" w:color="auto"/>
        <w:left w:val="none" w:sz="0" w:space="0" w:color="auto"/>
        <w:bottom w:val="none" w:sz="0" w:space="0" w:color="auto"/>
        <w:right w:val="none" w:sz="0" w:space="0" w:color="auto"/>
      </w:divBdr>
    </w:div>
    <w:div w:id="365253057">
      <w:bodyDiv w:val="1"/>
      <w:marLeft w:val="0"/>
      <w:marRight w:val="0"/>
      <w:marTop w:val="0"/>
      <w:marBottom w:val="0"/>
      <w:divBdr>
        <w:top w:val="none" w:sz="0" w:space="0" w:color="auto"/>
        <w:left w:val="none" w:sz="0" w:space="0" w:color="auto"/>
        <w:bottom w:val="none" w:sz="0" w:space="0" w:color="auto"/>
        <w:right w:val="none" w:sz="0" w:space="0" w:color="auto"/>
      </w:divBdr>
    </w:div>
    <w:div w:id="365254008">
      <w:bodyDiv w:val="1"/>
      <w:marLeft w:val="0"/>
      <w:marRight w:val="0"/>
      <w:marTop w:val="0"/>
      <w:marBottom w:val="0"/>
      <w:divBdr>
        <w:top w:val="none" w:sz="0" w:space="0" w:color="auto"/>
        <w:left w:val="none" w:sz="0" w:space="0" w:color="auto"/>
        <w:bottom w:val="none" w:sz="0" w:space="0" w:color="auto"/>
        <w:right w:val="none" w:sz="0" w:space="0" w:color="auto"/>
      </w:divBdr>
    </w:div>
    <w:div w:id="365258421">
      <w:bodyDiv w:val="1"/>
      <w:marLeft w:val="0"/>
      <w:marRight w:val="0"/>
      <w:marTop w:val="0"/>
      <w:marBottom w:val="0"/>
      <w:divBdr>
        <w:top w:val="none" w:sz="0" w:space="0" w:color="auto"/>
        <w:left w:val="none" w:sz="0" w:space="0" w:color="auto"/>
        <w:bottom w:val="none" w:sz="0" w:space="0" w:color="auto"/>
        <w:right w:val="none" w:sz="0" w:space="0" w:color="auto"/>
      </w:divBdr>
    </w:div>
    <w:div w:id="365298937">
      <w:bodyDiv w:val="1"/>
      <w:marLeft w:val="0"/>
      <w:marRight w:val="0"/>
      <w:marTop w:val="0"/>
      <w:marBottom w:val="0"/>
      <w:divBdr>
        <w:top w:val="none" w:sz="0" w:space="0" w:color="auto"/>
        <w:left w:val="none" w:sz="0" w:space="0" w:color="auto"/>
        <w:bottom w:val="none" w:sz="0" w:space="0" w:color="auto"/>
        <w:right w:val="none" w:sz="0" w:space="0" w:color="auto"/>
      </w:divBdr>
    </w:div>
    <w:div w:id="365326463">
      <w:bodyDiv w:val="1"/>
      <w:marLeft w:val="0"/>
      <w:marRight w:val="0"/>
      <w:marTop w:val="0"/>
      <w:marBottom w:val="0"/>
      <w:divBdr>
        <w:top w:val="none" w:sz="0" w:space="0" w:color="auto"/>
        <w:left w:val="none" w:sz="0" w:space="0" w:color="auto"/>
        <w:bottom w:val="none" w:sz="0" w:space="0" w:color="auto"/>
        <w:right w:val="none" w:sz="0" w:space="0" w:color="auto"/>
      </w:divBdr>
    </w:div>
    <w:div w:id="365371584">
      <w:bodyDiv w:val="1"/>
      <w:marLeft w:val="0"/>
      <w:marRight w:val="0"/>
      <w:marTop w:val="0"/>
      <w:marBottom w:val="0"/>
      <w:divBdr>
        <w:top w:val="none" w:sz="0" w:space="0" w:color="auto"/>
        <w:left w:val="none" w:sz="0" w:space="0" w:color="auto"/>
        <w:bottom w:val="none" w:sz="0" w:space="0" w:color="auto"/>
        <w:right w:val="none" w:sz="0" w:space="0" w:color="auto"/>
      </w:divBdr>
    </w:div>
    <w:div w:id="365638908">
      <w:bodyDiv w:val="1"/>
      <w:marLeft w:val="0"/>
      <w:marRight w:val="0"/>
      <w:marTop w:val="0"/>
      <w:marBottom w:val="0"/>
      <w:divBdr>
        <w:top w:val="none" w:sz="0" w:space="0" w:color="auto"/>
        <w:left w:val="none" w:sz="0" w:space="0" w:color="auto"/>
        <w:bottom w:val="none" w:sz="0" w:space="0" w:color="auto"/>
        <w:right w:val="none" w:sz="0" w:space="0" w:color="auto"/>
      </w:divBdr>
    </w:div>
    <w:div w:id="365760990">
      <w:bodyDiv w:val="1"/>
      <w:marLeft w:val="0"/>
      <w:marRight w:val="0"/>
      <w:marTop w:val="0"/>
      <w:marBottom w:val="0"/>
      <w:divBdr>
        <w:top w:val="none" w:sz="0" w:space="0" w:color="auto"/>
        <w:left w:val="none" w:sz="0" w:space="0" w:color="auto"/>
        <w:bottom w:val="none" w:sz="0" w:space="0" w:color="auto"/>
        <w:right w:val="none" w:sz="0" w:space="0" w:color="auto"/>
      </w:divBdr>
    </w:div>
    <w:div w:id="365833707">
      <w:bodyDiv w:val="1"/>
      <w:marLeft w:val="0"/>
      <w:marRight w:val="0"/>
      <w:marTop w:val="0"/>
      <w:marBottom w:val="0"/>
      <w:divBdr>
        <w:top w:val="none" w:sz="0" w:space="0" w:color="auto"/>
        <w:left w:val="none" w:sz="0" w:space="0" w:color="auto"/>
        <w:bottom w:val="none" w:sz="0" w:space="0" w:color="auto"/>
        <w:right w:val="none" w:sz="0" w:space="0" w:color="auto"/>
      </w:divBdr>
    </w:div>
    <w:div w:id="365837841">
      <w:bodyDiv w:val="1"/>
      <w:marLeft w:val="0"/>
      <w:marRight w:val="0"/>
      <w:marTop w:val="0"/>
      <w:marBottom w:val="0"/>
      <w:divBdr>
        <w:top w:val="none" w:sz="0" w:space="0" w:color="auto"/>
        <w:left w:val="none" w:sz="0" w:space="0" w:color="auto"/>
        <w:bottom w:val="none" w:sz="0" w:space="0" w:color="auto"/>
        <w:right w:val="none" w:sz="0" w:space="0" w:color="auto"/>
      </w:divBdr>
    </w:div>
    <w:div w:id="365955016">
      <w:bodyDiv w:val="1"/>
      <w:marLeft w:val="0"/>
      <w:marRight w:val="0"/>
      <w:marTop w:val="0"/>
      <w:marBottom w:val="0"/>
      <w:divBdr>
        <w:top w:val="none" w:sz="0" w:space="0" w:color="auto"/>
        <w:left w:val="none" w:sz="0" w:space="0" w:color="auto"/>
        <w:bottom w:val="none" w:sz="0" w:space="0" w:color="auto"/>
        <w:right w:val="none" w:sz="0" w:space="0" w:color="auto"/>
      </w:divBdr>
    </w:div>
    <w:div w:id="366033622">
      <w:bodyDiv w:val="1"/>
      <w:marLeft w:val="0"/>
      <w:marRight w:val="0"/>
      <w:marTop w:val="0"/>
      <w:marBottom w:val="0"/>
      <w:divBdr>
        <w:top w:val="none" w:sz="0" w:space="0" w:color="auto"/>
        <w:left w:val="none" w:sz="0" w:space="0" w:color="auto"/>
        <w:bottom w:val="none" w:sz="0" w:space="0" w:color="auto"/>
        <w:right w:val="none" w:sz="0" w:space="0" w:color="auto"/>
      </w:divBdr>
    </w:div>
    <w:div w:id="366225359">
      <w:bodyDiv w:val="1"/>
      <w:marLeft w:val="0"/>
      <w:marRight w:val="0"/>
      <w:marTop w:val="0"/>
      <w:marBottom w:val="0"/>
      <w:divBdr>
        <w:top w:val="none" w:sz="0" w:space="0" w:color="auto"/>
        <w:left w:val="none" w:sz="0" w:space="0" w:color="auto"/>
        <w:bottom w:val="none" w:sz="0" w:space="0" w:color="auto"/>
        <w:right w:val="none" w:sz="0" w:space="0" w:color="auto"/>
      </w:divBdr>
    </w:div>
    <w:div w:id="366225778">
      <w:bodyDiv w:val="1"/>
      <w:marLeft w:val="0"/>
      <w:marRight w:val="0"/>
      <w:marTop w:val="0"/>
      <w:marBottom w:val="0"/>
      <w:divBdr>
        <w:top w:val="none" w:sz="0" w:space="0" w:color="auto"/>
        <w:left w:val="none" w:sz="0" w:space="0" w:color="auto"/>
        <w:bottom w:val="none" w:sz="0" w:space="0" w:color="auto"/>
        <w:right w:val="none" w:sz="0" w:space="0" w:color="auto"/>
      </w:divBdr>
    </w:div>
    <w:div w:id="366371665">
      <w:bodyDiv w:val="1"/>
      <w:marLeft w:val="0"/>
      <w:marRight w:val="0"/>
      <w:marTop w:val="0"/>
      <w:marBottom w:val="0"/>
      <w:divBdr>
        <w:top w:val="none" w:sz="0" w:space="0" w:color="auto"/>
        <w:left w:val="none" w:sz="0" w:space="0" w:color="auto"/>
        <w:bottom w:val="none" w:sz="0" w:space="0" w:color="auto"/>
        <w:right w:val="none" w:sz="0" w:space="0" w:color="auto"/>
      </w:divBdr>
    </w:div>
    <w:div w:id="366374646">
      <w:bodyDiv w:val="1"/>
      <w:marLeft w:val="0"/>
      <w:marRight w:val="0"/>
      <w:marTop w:val="0"/>
      <w:marBottom w:val="0"/>
      <w:divBdr>
        <w:top w:val="none" w:sz="0" w:space="0" w:color="auto"/>
        <w:left w:val="none" w:sz="0" w:space="0" w:color="auto"/>
        <w:bottom w:val="none" w:sz="0" w:space="0" w:color="auto"/>
        <w:right w:val="none" w:sz="0" w:space="0" w:color="auto"/>
      </w:divBdr>
    </w:div>
    <w:div w:id="366443965">
      <w:bodyDiv w:val="1"/>
      <w:marLeft w:val="0"/>
      <w:marRight w:val="0"/>
      <w:marTop w:val="0"/>
      <w:marBottom w:val="0"/>
      <w:divBdr>
        <w:top w:val="none" w:sz="0" w:space="0" w:color="auto"/>
        <w:left w:val="none" w:sz="0" w:space="0" w:color="auto"/>
        <w:bottom w:val="none" w:sz="0" w:space="0" w:color="auto"/>
        <w:right w:val="none" w:sz="0" w:space="0" w:color="auto"/>
      </w:divBdr>
    </w:div>
    <w:div w:id="366613224">
      <w:bodyDiv w:val="1"/>
      <w:marLeft w:val="0"/>
      <w:marRight w:val="0"/>
      <w:marTop w:val="0"/>
      <w:marBottom w:val="0"/>
      <w:divBdr>
        <w:top w:val="none" w:sz="0" w:space="0" w:color="auto"/>
        <w:left w:val="none" w:sz="0" w:space="0" w:color="auto"/>
        <w:bottom w:val="none" w:sz="0" w:space="0" w:color="auto"/>
        <w:right w:val="none" w:sz="0" w:space="0" w:color="auto"/>
      </w:divBdr>
    </w:div>
    <w:div w:id="366613464">
      <w:bodyDiv w:val="1"/>
      <w:marLeft w:val="0"/>
      <w:marRight w:val="0"/>
      <w:marTop w:val="0"/>
      <w:marBottom w:val="0"/>
      <w:divBdr>
        <w:top w:val="none" w:sz="0" w:space="0" w:color="auto"/>
        <w:left w:val="none" w:sz="0" w:space="0" w:color="auto"/>
        <w:bottom w:val="none" w:sz="0" w:space="0" w:color="auto"/>
        <w:right w:val="none" w:sz="0" w:space="0" w:color="auto"/>
      </w:divBdr>
    </w:div>
    <w:div w:id="366638887">
      <w:bodyDiv w:val="1"/>
      <w:marLeft w:val="0"/>
      <w:marRight w:val="0"/>
      <w:marTop w:val="0"/>
      <w:marBottom w:val="0"/>
      <w:divBdr>
        <w:top w:val="none" w:sz="0" w:space="0" w:color="auto"/>
        <w:left w:val="none" w:sz="0" w:space="0" w:color="auto"/>
        <w:bottom w:val="none" w:sz="0" w:space="0" w:color="auto"/>
        <w:right w:val="none" w:sz="0" w:space="0" w:color="auto"/>
      </w:divBdr>
    </w:div>
    <w:div w:id="366760408">
      <w:bodyDiv w:val="1"/>
      <w:marLeft w:val="0"/>
      <w:marRight w:val="0"/>
      <w:marTop w:val="0"/>
      <w:marBottom w:val="0"/>
      <w:divBdr>
        <w:top w:val="none" w:sz="0" w:space="0" w:color="auto"/>
        <w:left w:val="none" w:sz="0" w:space="0" w:color="auto"/>
        <w:bottom w:val="none" w:sz="0" w:space="0" w:color="auto"/>
        <w:right w:val="none" w:sz="0" w:space="0" w:color="auto"/>
      </w:divBdr>
    </w:div>
    <w:div w:id="366805670">
      <w:bodyDiv w:val="1"/>
      <w:marLeft w:val="0"/>
      <w:marRight w:val="0"/>
      <w:marTop w:val="0"/>
      <w:marBottom w:val="0"/>
      <w:divBdr>
        <w:top w:val="none" w:sz="0" w:space="0" w:color="auto"/>
        <w:left w:val="none" w:sz="0" w:space="0" w:color="auto"/>
        <w:bottom w:val="none" w:sz="0" w:space="0" w:color="auto"/>
        <w:right w:val="none" w:sz="0" w:space="0" w:color="auto"/>
      </w:divBdr>
    </w:div>
    <w:div w:id="366950954">
      <w:bodyDiv w:val="1"/>
      <w:marLeft w:val="0"/>
      <w:marRight w:val="0"/>
      <w:marTop w:val="0"/>
      <w:marBottom w:val="0"/>
      <w:divBdr>
        <w:top w:val="none" w:sz="0" w:space="0" w:color="auto"/>
        <w:left w:val="none" w:sz="0" w:space="0" w:color="auto"/>
        <w:bottom w:val="none" w:sz="0" w:space="0" w:color="auto"/>
        <w:right w:val="none" w:sz="0" w:space="0" w:color="auto"/>
      </w:divBdr>
    </w:div>
    <w:div w:id="366952744">
      <w:bodyDiv w:val="1"/>
      <w:marLeft w:val="0"/>
      <w:marRight w:val="0"/>
      <w:marTop w:val="0"/>
      <w:marBottom w:val="0"/>
      <w:divBdr>
        <w:top w:val="none" w:sz="0" w:space="0" w:color="auto"/>
        <w:left w:val="none" w:sz="0" w:space="0" w:color="auto"/>
        <w:bottom w:val="none" w:sz="0" w:space="0" w:color="auto"/>
        <w:right w:val="none" w:sz="0" w:space="0" w:color="auto"/>
      </w:divBdr>
    </w:div>
    <w:div w:id="367025449">
      <w:bodyDiv w:val="1"/>
      <w:marLeft w:val="0"/>
      <w:marRight w:val="0"/>
      <w:marTop w:val="0"/>
      <w:marBottom w:val="0"/>
      <w:divBdr>
        <w:top w:val="none" w:sz="0" w:space="0" w:color="auto"/>
        <w:left w:val="none" w:sz="0" w:space="0" w:color="auto"/>
        <w:bottom w:val="none" w:sz="0" w:space="0" w:color="auto"/>
        <w:right w:val="none" w:sz="0" w:space="0" w:color="auto"/>
      </w:divBdr>
      <w:divsChild>
        <w:div w:id="74983152">
          <w:marLeft w:val="480"/>
          <w:marRight w:val="0"/>
          <w:marTop w:val="0"/>
          <w:marBottom w:val="0"/>
          <w:divBdr>
            <w:top w:val="none" w:sz="0" w:space="0" w:color="auto"/>
            <w:left w:val="none" w:sz="0" w:space="0" w:color="auto"/>
            <w:bottom w:val="none" w:sz="0" w:space="0" w:color="auto"/>
            <w:right w:val="none" w:sz="0" w:space="0" w:color="auto"/>
          </w:divBdr>
        </w:div>
        <w:div w:id="1054157630">
          <w:marLeft w:val="480"/>
          <w:marRight w:val="0"/>
          <w:marTop w:val="0"/>
          <w:marBottom w:val="0"/>
          <w:divBdr>
            <w:top w:val="none" w:sz="0" w:space="0" w:color="auto"/>
            <w:left w:val="none" w:sz="0" w:space="0" w:color="auto"/>
            <w:bottom w:val="none" w:sz="0" w:space="0" w:color="auto"/>
            <w:right w:val="none" w:sz="0" w:space="0" w:color="auto"/>
          </w:divBdr>
        </w:div>
        <w:div w:id="249778087">
          <w:marLeft w:val="480"/>
          <w:marRight w:val="0"/>
          <w:marTop w:val="0"/>
          <w:marBottom w:val="0"/>
          <w:divBdr>
            <w:top w:val="none" w:sz="0" w:space="0" w:color="auto"/>
            <w:left w:val="none" w:sz="0" w:space="0" w:color="auto"/>
            <w:bottom w:val="none" w:sz="0" w:space="0" w:color="auto"/>
            <w:right w:val="none" w:sz="0" w:space="0" w:color="auto"/>
          </w:divBdr>
        </w:div>
        <w:div w:id="235674020">
          <w:marLeft w:val="480"/>
          <w:marRight w:val="0"/>
          <w:marTop w:val="0"/>
          <w:marBottom w:val="0"/>
          <w:divBdr>
            <w:top w:val="none" w:sz="0" w:space="0" w:color="auto"/>
            <w:left w:val="none" w:sz="0" w:space="0" w:color="auto"/>
            <w:bottom w:val="none" w:sz="0" w:space="0" w:color="auto"/>
            <w:right w:val="none" w:sz="0" w:space="0" w:color="auto"/>
          </w:divBdr>
        </w:div>
        <w:div w:id="360253933">
          <w:marLeft w:val="480"/>
          <w:marRight w:val="0"/>
          <w:marTop w:val="0"/>
          <w:marBottom w:val="0"/>
          <w:divBdr>
            <w:top w:val="none" w:sz="0" w:space="0" w:color="auto"/>
            <w:left w:val="none" w:sz="0" w:space="0" w:color="auto"/>
            <w:bottom w:val="none" w:sz="0" w:space="0" w:color="auto"/>
            <w:right w:val="none" w:sz="0" w:space="0" w:color="auto"/>
          </w:divBdr>
        </w:div>
        <w:div w:id="632759612">
          <w:marLeft w:val="480"/>
          <w:marRight w:val="0"/>
          <w:marTop w:val="0"/>
          <w:marBottom w:val="0"/>
          <w:divBdr>
            <w:top w:val="none" w:sz="0" w:space="0" w:color="auto"/>
            <w:left w:val="none" w:sz="0" w:space="0" w:color="auto"/>
            <w:bottom w:val="none" w:sz="0" w:space="0" w:color="auto"/>
            <w:right w:val="none" w:sz="0" w:space="0" w:color="auto"/>
          </w:divBdr>
        </w:div>
        <w:div w:id="590432484">
          <w:marLeft w:val="480"/>
          <w:marRight w:val="0"/>
          <w:marTop w:val="0"/>
          <w:marBottom w:val="0"/>
          <w:divBdr>
            <w:top w:val="none" w:sz="0" w:space="0" w:color="auto"/>
            <w:left w:val="none" w:sz="0" w:space="0" w:color="auto"/>
            <w:bottom w:val="none" w:sz="0" w:space="0" w:color="auto"/>
            <w:right w:val="none" w:sz="0" w:space="0" w:color="auto"/>
          </w:divBdr>
        </w:div>
        <w:div w:id="945388307">
          <w:marLeft w:val="480"/>
          <w:marRight w:val="0"/>
          <w:marTop w:val="0"/>
          <w:marBottom w:val="0"/>
          <w:divBdr>
            <w:top w:val="none" w:sz="0" w:space="0" w:color="auto"/>
            <w:left w:val="none" w:sz="0" w:space="0" w:color="auto"/>
            <w:bottom w:val="none" w:sz="0" w:space="0" w:color="auto"/>
            <w:right w:val="none" w:sz="0" w:space="0" w:color="auto"/>
          </w:divBdr>
        </w:div>
        <w:div w:id="476454704">
          <w:marLeft w:val="480"/>
          <w:marRight w:val="0"/>
          <w:marTop w:val="0"/>
          <w:marBottom w:val="0"/>
          <w:divBdr>
            <w:top w:val="none" w:sz="0" w:space="0" w:color="auto"/>
            <w:left w:val="none" w:sz="0" w:space="0" w:color="auto"/>
            <w:bottom w:val="none" w:sz="0" w:space="0" w:color="auto"/>
            <w:right w:val="none" w:sz="0" w:space="0" w:color="auto"/>
          </w:divBdr>
        </w:div>
        <w:div w:id="499270394">
          <w:marLeft w:val="480"/>
          <w:marRight w:val="0"/>
          <w:marTop w:val="0"/>
          <w:marBottom w:val="0"/>
          <w:divBdr>
            <w:top w:val="none" w:sz="0" w:space="0" w:color="auto"/>
            <w:left w:val="none" w:sz="0" w:space="0" w:color="auto"/>
            <w:bottom w:val="none" w:sz="0" w:space="0" w:color="auto"/>
            <w:right w:val="none" w:sz="0" w:space="0" w:color="auto"/>
          </w:divBdr>
        </w:div>
        <w:div w:id="2089693844">
          <w:marLeft w:val="480"/>
          <w:marRight w:val="0"/>
          <w:marTop w:val="0"/>
          <w:marBottom w:val="0"/>
          <w:divBdr>
            <w:top w:val="none" w:sz="0" w:space="0" w:color="auto"/>
            <w:left w:val="none" w:sz="0" w:space="0" w:color="auto"/>
            <w:bottom w:val="none" w:sz="0" w:space="0" w:color="auto"/>
            <w:right w:val="none" w:sz="0" w:space="0" w:color="auto"/>
          </w:divBdr>
        </w:div>
        <w:div w:id="223294463">
          <w:marLeft w:val="480"/>
          <w:marRight w:val="0"/>
          <w:marTop w:val="0"/>
          <w:marBottom w:val="0"/>
          <w:divBdr>
            <w:top w:val="none" w:sz="0" w:space="0" w:color="auto"/>
            <w:left w:val="none" w:sz="0" w:space="0" w:color="auto"/>
            <w:bottom w:val="none" w:sz="0" w:space="0" w:color="auto"/>
            <w:right w:val="none" w:sz="0" w:space="0" w:color="auto"/>
          </w:divBdr>
        </w:div>
        <w:div w:id="113252797">
          <w:marLeft w:val="480"/>
          <w:marRight w:val="0"/>
          <w:marTop w:val="0"/>
          <w:marBottom w:val="0"/>
          <w:divBdr>
            <w:top w:val="none" w:sz="0" w:space="0" w:color="auto"/>
            <w:left w:val="none" w:sz="0" w:space="0" w:color="auto"/>
            <w:bottom w:val="none" w:sz="0" w:space="0" w:color="auto"/>
            <w:right w:val="none" w:sz="0" w:space="0" w:color="auto"/>
          </w:divBdr>
        </w:div>
        <w:div w:id="269051522">
          <w:marLeft w:val="480"/>
          <w:marRight w:val="0"/>
          <w:marTop w:val="0"/>
          <w:marBottom w:val="0"/>
          <w:divBdr>
            <w:top w:val="none" w:sz="0" w:space="0" w:color="auto"/>
            <w:left w:val="none" w:sz="0" w:space="0" w:color="auto"/>
            <w:bottom w:val="none" w:sz="0" w:space="0" w:color="auto"/>
            <w:right w:val="none" w:sz="0" w:space="0" w:color="auto"/>
          </w:divBdr>
        </w:div>
        <w:div w:id="2115637617">
          <w:marLeft w:val="480"/>
          <w:marRight w:val="0"/>
          <w:marTop w:val="0"/>
          <w:marBottom w:val="0"/>
          <w:divBdr>
            <w:top w:val="none" w:sz="0" w:space="0" w:color="auto"/>
            <w:left w:val="none" w:sz="0" w:space="0" w:color="auto"/>
            <w:bottom w:val="none" w:sz="0" w:space="0" w:color="auto"/>
            <w:right w:val="none" w:sz="0" w:space="0" w:color="auto"/>
          </w:divBdr>
        </w:div>
        <w:div w:id="806973948">
          <w:marLeft w:val="480"/>
          <w:marRight w:val="0"/>
          <w:marTop w:val="0"/>
          <w:marBottom w:val="0"/>
          <w:divBdr>
            <w:top w:val="none" w:sz="0" w:space="0" w:color="auto"/>
            <w:left w:val="none" w:sz="0" w:space="0" w:color="auto"/>
            <w:bottom w:val="none" w:sz="0" w:space="0" w:color="auto"/>
            <w:right w:val="none" w:sz="0" w:space="0" w:color="auto"/>
          </w:divBdr>
        </w:div>
        <w:div w:id="1250120508">
          <w:marLeft w:val="480"/>
          <w:marRight w:val="0"/>
          <w:marTop w:val="0"/>
          <w:marBottom w:val="0"/>
          <w:divBdr>
            <w:top w:val="none" w:sz="0" w:space="0" w:color="auto"/>
            <w:left w:val="none" w:sz="0" w:space="0" w:color="auto"/>
            <w:bottom w:val="none" w:sz="0" w:space="0" w:color="auto"/>
            <w:right w:val="none" w:sz="0" w:space="0" w:color="auto"/>
          </w:divBdr>
        </w:div>
        <w:div w:id="823938644">
          <w:marLeft w:val="480"/>
          <w:marRight w:val="0"/>
          <w:marTop w:val="0"/>
          <w:marBottom w:val="0"/>
          <w:divBdr>
            <w:top w:val="none" w:sz="0" w:space="0" w:color="auto"/>
            <w:left w:val="none" w:sz="0" w:space="0" w:color="auto"/>
            <w:bottom w:val="none" w:sz="0" w:space="0" w:color="auto"/>
            <w:right w:val="none" w:sz="0" w:space="0" w:color="auto"/>
          </w:divBdr>
        </w:div>
        <w:div w:id="1754232429">
          <w:marLeft w:val="480"/>
          <w:marRight w:val="0"/>
          <w:marTop w:val="0"/>
          <w:marBottom w:val="0"/>
          <w:divBdr>
            <w:top w:val="none" w:sz="0" w:space="0" w:color="auto"/>
            <w:left w:val="none" w:sz="0" w:space="0" w:color="auto"/>
            <w:bottom w:val="none" w:sz="0" w:space="0" w:color="auto"/>
            <w:right w:val="none" w:sz="0" w:space="0" w:color="auto"/>
          </w:divBdr>
        </w:div>
        <w:div w:id="1717700846">
          <w:marLeft w:val="480"/>
          <w:marRight w:val="0"/>
          <w:marTop w:val="0"/>
          <w:marBottom w:val="0"/>
          <w:divBdr>
            <w:top w:val="none" w:sz="0" w:space="0" w:color="auto"/>
            <w:left w:val="none" w:sz="0" w:space="0" w:color="auto"/>
            <w:bottom w:val="none" w:sz="0" w:space="0" w:color="auto"/>
            <w:right w:val="none" w:sz="0" w:space="0" w:color="auto"/>
          </w:divBdr>
        </w:div>
        <w:div w:id="987589511">
          <w:marLeft w:val="480"/>
          <w:marRight w:val="0"/>
          <w:marTop w:val="0"/>
          <w:marBottom w:val="0"/>
          <w:divBdr>
            <w:top w:val="none" w:sz="0" w:space="0" w:color="auto"/>
            <w:left w:val="none" w:sz="0" w:space="0" w:color="auto"/>
            <w:bottom w:val="none" w:sz="0" w:space="0" w:color="auto"/>
            <w:right w:val="none" w:sz="0" w:space="0" w:color="auto"/>
          </w:divBdr>
        </w:div>
        <w:div w:id="489832580">
          <w:marLeft w:val="480"/>
          <w:marRight w:val="0"/>
          <w:marTop w:val="0"/>
          <w:marBottom w:val="0"/>
          <w:divBdr>
            <w:top w:val="none" w:sz="0" w:space="0" w:color="auto"/>
            <w:left w:val="none" w:sz="0" w:space="0" w:color="auto"/>
            <w:bottom w:val="none" w:sz="0" w:space="0" w:color="auto"/>
            <w:right w:val="none" w:sz="0" w:space="0" w:color="auto"/>
          </w:divBdr>
        </w:div>
        <w:div w:id="51774546">
          <w:marLeft w:val="480"/>
          <w:marRight w:val="0"/>
          <w:marTop w:val="0"/>
          <w:marBottom w:val="0"/>
          <w:divBdr>
            <w:top w:val="none" w:sz="0" w:space="0" w:color="auto"/>
            <w:left w:val="none" w:sz="0" w:space="0" w:color="auto"/>
            <w:bottom w:val="none" w:sz="0" w:space="0" w:color="auto"/>
            <w:right w:val="none" w:sz="0" w:space="0" w:color="auto"/>
          </w:divBdr>
        </w:div>
        <w:div w:id="1358432116">
          <w:marLeft w:val="480"/>
          <w:marRight w:val="0"/>
          <w:marTop w:val="0"/>
          <w:marBottom w:val="0"/>
          <w:divBdr>
            <w:top w:val="none" w:sz="0" w:space="0" w:color="auto"/>
            <w:left w:val="none" w:sz="0" w:space="0" w:color="auto"/>
            <w:bottom w:val="none" w:sz="0" w:space="0" w:color="auto"/>
            <w:right w:val="none" w:sz="0" w:space="0" w:color="auto"/>
          </w:divBdr>
        </w:div>
        <w:div w:id="642660395">
          <w:marLeft w:val="480"/>
          <w:marRight w:val="0"/>
          <w:marTop w:val="0"/>
          <w:marBottom w:val="0"/>
          <w:divBdr>
            <w:top w:val="none" w:sz="0" w:space="0" w:color="auto"/>
            <w:left w:val="none" w:sz="0" w:space="0" w:color="auto"/>
            <w:bottom w:val="none" w:sz="0" w:space="0" w:color="auto"/>
            <w:right w:val="none" w:sz="0" w:space="0" w:color="auto"/>
          </w:divBdr>
        </w:div>
        <w:div w:id="1811553717">
          <w:marLeft w:val="480"/>
          <w:marRight w:val="0"/>
          <w:marTop w:val="0"/>
          <w:marBottom w:val="0"/>
          <w:divBdr>
            <w:top w:val="none" w:sz="0" w:space="0" w:color="auto"/>
            <w:left w:val="none" w:sz="0" w:space="0" w:color="auto"/>
            <w:bottom w:val="none" w:sz="0" w:space="0" w:color="auto"/>
            <w:right w:val="none" w:sz="0" w:space="0" w:color="auto"/>
          </w:divBdr>
        </w:div>
        <w:div w:id="1621645604">
          <w:marLeft w:val="480"/>
          <w:marRight w:val="0"/>
          <w:marTop w:val="0"/>
          <w:marBottom w:val="0"/>
          <w:divBdr>
            <w:top w:val="none" w:sz="0" w:space="0" w:color="auto"/>
            <w:left w:val="none" w:sz="0" w:space="0" w:color="auto"/>
            <w:bottom w:val="none" w:sz="0" w:space="0" w:color="auto"/>
            <w:right w:val="none" w:sz="0" w:space="0" w:color="auto"/>
          </w:divBdr>
        </w:div>
        <w:div w:id="1816874873">
          <w:marLeft w:val="480"/>
          <w:marRight w:val="0"/>
          <w:marTop w:val="0"/>
          <w:marBottom w:val="0"/>
          <w:divBdr>
            <w:top w:val="none" w:sz="0" w:space="0" w:color="auto"/>
            <w:left w:val="none" w:sz="0" w:space="0" w:color="auto"/>
            <w:bottom w:val="none" w:sz="0" w:space="0" w:color="auto"/>
            <w:right w:val="none" w:sz="0" w:space="0" w:color="auto"/>
          </w:divBdr>
        </w:div>
        <w:div w:id="175929563">
          <w:marLeft w:val="480"/>
          <w:marRight w:val="0"/>
          <w:marTop w:val="0"/>
          <w:marBottom w:val="0"/>
          <w:divBdr>
            <w:top w:val="none" w:sz="0" w:space="0" w:color="auto"/>
            <w:left w:val="none" w:sz="0" w:space="0" w:color="auto"/>
            <w:bottom w:val="none" w:sz="0" w:space="0" w:color="auto"/>
            <w:right w:val="none" w:sz="0" w:space="0" w:color="auto"/>
          </w:divBdr>
        </w:div>
        <w:div w:id="642349086">
          <w:marLeft w:val="480"/>
          <w:marRight w:val="0"/>
          <w:marTop w:val="0"/>
          <w:marBottom w:val="0"/>
          <w:divBdr>
            <w:top w:val="none" w:sz="0" w:space="0" w:color="auto"/>
            <w:left w:val="none" w:sz="0" w:space="0" w:color="auto"/>
            <w:bottom w:val="none" w:sz="0" w:space="0" w:color="auto"/>
            <w:right w:val="none" w:sz="0" w:space="0" w:color="auto"/>
          </w:divBdr>
        </w:div>
      </w:divsChild>
    </w:div>
    <w:div w:id="367069233">
      <w:bodyDiv w:val="1"/>
      <w:marLeft w:val="0"/>
      <w:marRight w:val="0"/>
      <w:marTop w:val="0"/>
      <w:marBottom w:val="0"/>
      <w:divBdr>
        <w:top w:val="none" w:sz="0" w:space="0" w:color="auto"/>
        <w:left w:val="none" w:sz="0" w:space="0" w:color="auto"/>
        <w:bottom w:val="none" w:sz="0" w:space="0" w:color="auto"/>
        <w:right w:val="none" w:sz="0" w:space="0" w:color="auto"/>
      </w:divBdr>
    </w:div>
    <w:div w:id="367072949">
      <w:bodyDiv w:val="1"/>
      <w:marLeft w:val="0"/>
      <w:marRight w:val="0"/>
      <w:marTop w:val="0"/>
      <w:marBottom w:val="0"/>
      <w:divBdr>
        <w:top w:val="none" w:sz="0" w:space="0" w:color="auto"/>
        <w:left w:val="none" w:sz="0" w:space="0" w:color="auto"/>
        <w:bottom w:val="none" w:sz="0" w:space="0" w:color="auto"/>
        <w:right w:val="none" w:sz="0" w:space="0" w:color="auto"/>
      </w:divBdr>
    </w:div>
    <w:div w:id="367218715">
      <w:bodyDiv w:val="1"/>
      <w:marLeft w:val="0"/>
      <w:marRight w:val="0"/>
      <w:marTop w:val="0"/>
      <w:marBottom w:val="0"/>
      <w:divBdr>
        <w:top w:val="none" w:sz="0" w:space="0" w:color="auto"/>
        <w:left w:val="none" w:sz="0" w:space="0" w:color="auto"/>
        <w:bottom w:val="none" w:sz="0" w:space="0" w:color="auto"/>
        <w:right w:val="none" w:sz="0" w:space="0" w:color="auto"/>
      </w:divBdr>
    </w:div>
    <w:div w:id="367334734">
      <w:bodyDiv w:val="1"/>
      <w:marLeft w:val="0"/>
      <w:marRight w:val="0"/>
      <w:marTop w:val="0"/>
      <w:marBottom w:val="0"/>
      <w:divBdr>
        <w:top w:val="none" w:sz="0" w:space="0" w:color="auto"/>
        <w:left w:val="none" w:sz="0" w:space="0" w:color="auto"/>
        <w:bottom w:val="none" w:sz="0" w:space="0" w:color="auto"/>
        <w:right w:val="none" w:sz="0" w:space="0" w:color="auto"/>
      </w:divBdr>
    </w:div>
    <w:div w:id="367338752">
      <w:bodyDiv w:val="1"/>
      <w:marLeft w:val="0"/>
      <w:marRight w:val="0"/>
      <w:marTop w:val="0"/>
      <w:marBottom w:val="0"/>
      <w:divBdr>
        <w:top w:val="none" w:sz="0" w:space="0" w:color="auto"/>
        <w:left w:val="none" w:sz="0" w:space="0" w:color="auto"/>
        <w:bottom w:val="none" w:sz="0" w:space="0" w:color="auto"/>
        <w:right w:val="none" w:sz="0" w:space="0" w:color="auto"/>
      </w:divBdr>
    </w:div>
    <w:div w:id="367342647">
      <w:bodyDiv w:val="1"/>
      <w:marLeft w:val="0"/>
      <w:marRight w:val="0"/>
      <w:marTop w:val="0"/>
      <w:marBottom w:val="0"/>
      <w:divBdr>
        <w:top w:val="none" w:sz="0" w:space="0" w:color="auto"/>
        <w:left w:val="none" w:sz="0" w:space="0" w:color="auto"/>
        <w:bottom w:val="none" w:sz="0" w:space="0" w:color="auto"/>
        <w:right w:val="none" w:sz="0" w:space="0" w:color="auto"/>
      </w:divBdr>
    </w:div>
    <w:div w:id="367487300">
      <w:bodyDiv w:val="1"/>
      <w:marLeft w:val="0"/>
      <w:marRight w:val="0"/>
      <w:marTop w:val="0"/>
      <w:marBottom w:val="0"/>
      <w:divBdr>
        <w:top w:val="none" w:sz="0" w:space="0" w:color="auto"/>
        <w:left w:val="none" w:sz="0" w:space="0" w:color="auto"/>
        <w:bottom w:val="none" w:sz="0" w:space="0" w:color="auto"/>
        <w:right w:val="none" w:sz="0" w:space="0" w:color="auto"/>
      </w:divBdr>
    </w:div>
    <w:div w:id="367606132">
      <w:bodyDiv w:val="1"/>
      <w:marLeft w:val="0"/>
      <w:marRight w:val="0"/>
      <w:marTop w:val="0"/>
      <w:marBottom w:val="0"/>
      <w:divBdr>
        <w:top w:val="none" w:sz="0" w:space="0" w:color="auto"/>
        <w:left w:val="none" w:sz="0" w:space="0" w:color="auto"/>
        <w:bottom w:val="none" w:sz="0" w:space="0" w:color="auto"/>
        <w:right w:val="none" w:sz="0" w:space="0" w:color="auto"/>
      </w:divBdr>
    </w:div>
    <w:div w:id="367678752">
      <w:bodyDiv w:val="1"/>
      <w:marLeft w:val="0"/>
      <w:marRight w:val="0"/>
      <w:marTop w:val="0"/>
      <w:marBottom w:val="0"/>
      <w:divBdr>
        <w:top w:val="none" w:sz="0" w:space="0" w:color="auto"/>
        <w:left w:val="none" w:sz="0" w:space="0" w:color="auto"/>
        <w:bottom w:val="none" w:sz="0" w:space="0" w:color="auto"/>
        <w:right w:val="none" w:sz="0" w:space="0" w:color="auto"/>
      </w:divBdr>
    </w:div>
    <w:div w:id="367799798">
      <w:bodyDiv w:val="1"/>
      <w:marLeft w:val="0"/>
      <w:marRight w:val="0"/>
      <w:marTop w:val="0"/>
      <w:marBottom w:val="0"/>
      <w:divBdr>
        <w:top w:val="none" w:sz="0" w:space="0" w:color="auto"/>
        <w:left w:val="none" w:sz="0" w:space="0" w:color="auto"/>
        <w:bottom w:val="none" w:sz="0" w:space="0" w:color="auto"/>
        <w:right w:val="none" w:sz="0" w:space="0" w:color="auto"/>
      </w:divBdr>
    </w:div>
    <w:div w:id="367878662">
      <w:bodyDiv w:val="1"/>
      <w:marLeft w:val="0"/>
      <w:marRight w:val="0"/>
      <w:marTop w:val="0"/>
      <w:marBottom w:val="0"/>
      <w:divBdr>
        <w:top w:val="none" w:sz="0" w:space="0" w:color="auto"/>
        <w:left w:val="none" w:sz="0" w:space="0" w:color="auto"/>
        <w:bottom w:val="none" w:sz="0" w:space="0" w:color="auto"/>
        <w:right w:val="none" w:sz="0" w:space="0" w:color="auto"/>
      </w:divBdr>
    </w:div>
    <w:div w:id="367879001">
      <w:bodyDiv w:val="1"/>
      <w:marLeft w:val="0"/>
      <w:marRight w:val="0"/>
      <w:marTop w:val="0"/>
      <w:marBottom w:val="0"/>
      <w:divBdr>
        <w:top w:val="none" w:sz="0" w:space="0" w:color="auto"/>
        <w:left w:val="none" w:sz="0" w:space="0" w:color="auto"/>
        <w:bottom w:val="none" w:sz="0" w:space="0" w:color="auto"/>
        <w:right w:val="none" w:sz="0" w:space="0" w:color="auto"/>
      </w:divBdr>
    </w:div>
    <w:div w:id="367991280">
      <w:bodyDiv w:val="1"/>
      <w:marLeft w:val="0"/>
      <w:marRight w:val="0"/>
      <w:marTop w:val="0"/>
      <w:marBottom w:val="0"/>
      <w:divBdr>
        <w:top w:val="none" w:sz="0" w:space="0" w:color="auto"/>
        <w:left w:val="none" w:sz="0" w:space="0" w:color="auto"/>
        <w:bottom w:val="none" w:sz="0" w:space="0" w:color="auto"/>
        <w:right w:val="none" w:sz="0" w:space="0" w:color="auto"/>
      </w:divBdr>
    </w:div>
    <w:div w:id="367993310">
      <w:bodyDiv w:val="1"/>
      <w:marLeft w:val="0"/>
      <w:marRight w:val="0"/>
      <w:marTop w:val="0"/>
      <w:marBottom w:val="0"/>
      <w:divBdr>
        <w:top w:val="none" w:sz="0" w:space="0" w:color="auto"/>
        <w:left w:val="none" w:sz="0" w:space="0" w:color="auto"/>
        <w:bottom w:val="none" w:sz="0" w:space="0" w:color="auto"/>
        <w:right w:val="none" w:sz="0" w:space="0" w:color="auto"/>
      </w:divBdr>
    </w:div>
    <w:div w:id="368385608">
      <w:bodyDiv w:val="1"/>
      <w:marLeft w:val="0"/>
      <w:marRight w:val="0"/>
      <w:marTop w:val="0"/>
      <w:marBottom w:val="0"/>
      <w:divBdr>
        <w:top w:val="none" w:sz="0" w:space="0" w:color="auto"/>
        <w:left w:val="none" w:sz="0" w:space="0" w:color="auto"/>
        <w:bottom w:val="none" w:sz="0" w:space="0" w:color="auto"/>
        <w:right w:val="none" w:sz="0" w:space="0" w:color="auto"/>
      </w:divBdr>
    </w:div>
    <w:div w:id="368532356">
      <w:bodyDiv w:val="1"/>
      <w:marLeft w:val="0"/>
      <w:marRight w:val="0"/>
      <w:marTop w:val="0"/>
      <w:marBottom w:val="0"/>
      <w:divBdr>
        <w:top w:val="none" w:sz="0" w:space="0" w:color="auto"/>
        <w:left w:val="none" w:sz="0" w:space="0" w:color="auto"/>
        <w:bottom w:val="none" w:sz="0" w:space="0" w:color="auto"/>
        <w:right w:val="none" w:sz="0" w:space="0" w:color="auto"/>
      </w:divBdr>
    </w:div>
    <w:div w:id="368577730">
      <w:bodyDiv w:val="1"/>
      <w:marLeft w:val="0"/>
      <w:marRight w:val="0"/>
      <w:marTop w:val="0"/>
      <w:marBottom w:val="0"/>
      <w:divBdr>
        <w:top w:val="none" w:sz="0" w:space="0" w:color="auto"/>
        <w:left w:val="none" w:sz="0" w:space="0" w:color="auto"/>
        <w:bottom w:val="none" w:sz="0" w:space="0" w:color="auto"/>
        <w:right w:val="none" w:sz="0" w:space="0" w:color="auto"/>
      </w:divBdr>
    </w:div>
    <w:div w:id="368647107">
      <w:bodyDiv w:val="1"/>
      <w:marLeft w:val="0"/>
      <w:marRight w:val="0"/>
      <w:marTop w:val="0"/>
      <w:marBottom w:val="0"/>
      <w:divBdr>
        <w:top w:val="none" w:sz="0" w:space="0" w:color="auto"/>
        <w:left w:val="none" w:sz="0" w:space="0" w:color="auto"/>
        <w:bottom w:val="none" w:sz="0" w:space="0" w:color="auto"/>
        <w:right w:val="none" w:sz="0" w:space="0" w:color="auto"/>
      </w:divBdr>
    </w:div>
    <w:div w:id="368728459">
      <w:bodyDiv w:val="1"/>
      <w:marLeft w:val="0"/>
      <w:marRight w:val="0"/>
      <w:marTop w:val="0"/>
      <w:marBottom w:val="0"/>
      <w:divBdr>
        <w:top w:val="none" w:sz="0" w:space="0" w:color="auto"/>
        <w:left w:val="none" w:sz="0" w:space="0" w:color="auto"/>
        <w:bottom w:val="none" w:sz="0" w:space="0" w:color="auto"/>
        <w:right w:val="none" w:sz="0" w:space="0" w:color="auto"/>
      </w:divBdr>
    </w:div>
    <w:div w:id="369108857">
      <w:bodyDiv w:val="1"/>
      <w:marLeft w:val="0"/>
      <w:marRight w:val="0"/>
      <w:marTop w:val="0"/>
      <w:marBottom w:val="0"/>
      <w:divBdr>
        <w:top w:val="none" w:sz="0" w:space="0" w:color="auto"/>
        <w:left w:val="none" w:sz="0" w:space="0" w:color="auto"/>
        <w:bottom w:val="none" w:sz="0" w:space="0" w:color="auto"/>
        <w:right w:val="none" w:sz="0" w:space="0" w:color="auto"/>
      </w:divBdr>
      <w:divsChild>
        <w:div w:id="20401704">
          <w:marLeft w:val="480"/>
          <w:marRight w:val="0"/>
          <w:marTop w:val="0"/>
          <w:marBottom w:val="0"/>
          <w:divBdr>
            <w:top w:val="none" w:sz="0" w:space="0" w:color="auto"/>
            <w:left w:val="none" w:sz="0" w:space="0" w:color="auto"/>
            <w:bottom w:val="none" w:sz="0" w:space="0" w:color="auto"/>
            <w:right w:val="none" w:sz="0" w:space="0" w:color="auto"/>
          </w:divBdr>
        </w:div>
        <w:div w:id="259529319">
          <w:marLeft w:val="480"/>
          <w:marRight w:val="0"/>
          <w:marTop w:val="0"/>
          <w:marBottom w:val="0"/>
          <w:divBdr>
            <w:top w:val="none" w:sz="0" w:space="0" w:color="auto"/>
            <w:left w:val="none" w:sz="0" w:space="0" w:color="auto"/>
            <w:bottom w:val="none" w:sz="0" w:space="0" w:color="auto"/>
            <w:right w:val="none" w:sz="0" w:space="0" w:color="auto"/>
          </w:divBdr>
        </w:div>
        <w:div w:id="335156227">
          <w:marLeft w:val="480"/>
          <w:marRight w:val="0"/>
          <w:marTop w:val="0"/>
          <w:marBottom w:val="0"/>
          <w:divBdr>
            <w:top w:val="none" w:sz="0" w:space="0" w:color="auto"/>
            <w:left w:val="none" w:sz="0" w:space="0" w:color="auto"/>
            <w:bottom w:val="none" w:sz="0" w:space="0" w:color="auto"/>
            <w:right w:val="none" w:sz="0" w:space="0" w:color="auto"/>
          </w:divBdr>
        </w:div>
        <w:div w:id="381179080">
          <w:marLeft w:val="480"/>
          <w:marRight w:val="0"/>
          <w:marTop w:val="0"/>
          <w:marBottom w:val="0"/>
          <w:divBdr>
            <w:top w:val="none" w:sz="0" w:space="0" w:color="auto"/>
            <w:left w:val="none" w:sz="0" w:space="0" w:color="auto"/>
            <w:bottom w:val="none" w:sz="0" w:space="0" w:color="auto"/>
            <w:right w:val="none" w:sz="0" w:space="0" w:color="auto"/>
          </w:divBdr>
        </w:div>
        <w:div w:id="479616739">
          <w:marLeft w:val="480"/>
          <w:marRight w:val="0"/>
          <w:marTop w:val="0"/>
          <w:marBottom w:val="0"/>
          <w:divBdr>
            <w:top w:val="none" w:sz="0" w:space="0" w:color="auto"/>
            <w:left w:val="none" w:sz="0" w:space="0" w:color="auto"/>
            <w:bottom w:val="none" w:sz="0" w:space="0" w:color="auto"/>
            <w:right w:val="none" w:sz="0" w:space="0" w:color="auto"/>
          </w:divBdr>
        </w:div>
        <w:div w:id="515846326">
          <w:marLeft w:val="480"/>
          <w:marRight w:val="0"/>
          <w:marTop w:val="0"/>
          <w:marBottom w:val="0"/>
          <w:divBdr>
            <w:top w:val="none" w:sz="0" w:space="0" w:color="auto"/>
            <w:left w:val="none" w:sz="0" w:space="0" w:color="auto"/>
            <w:bottom w:val="none" w:sz="0" w:space="0" w:color="auto"/>
            <w:right w:val="none" w:sz="0" w:space="0" w:color="auto"/>
          </w:divBdr>
        </w:div>
        <w:div w:id="558202091">
          <w:marLeft w:val="480"/>
          <w:marRight w:val="0"/>
          <w:marTop w:val="0"/>
          <w:marBottom w:val="0"/>
          <w:divBdr>
            <w:top w:val="none" w:sz="0" w:space="0" w:color="auto"/>
            <w:left w:val="none" w:sz="0" w:space="0" w:color="auto"/>
            <w:bottom w:val="none" w:sz="0" w:space="0" w:color="auto"/>
            <w:right w:val="none" w:sz="0" w:space="0" w:color="auto"/>
          </w:divBdr>
        </w:div>
        <w:div w:id="576091989">
          <w:marLeft w:val="480"/>
          <w:marRight w:val="0"/>
          <w:marTop w:val="0"/>
          <w:marBottom w:val="0"/>
          <w:divBdr>
            <w:top w:val="none" w:sz="0" w:space="0" w:color="auto"/>
            <w:left w:val="none" w:sz="0" w:space="0" w:color="auto"/>
            <w:bottom w:val="none" w:sz="0" w:space="0" w:color="auto"/>
            <w:right w:val="none" w:sz="0" w:space="0" w:color="auto"/>
          </w:divBdr>
        </w:div>
        <w:div w:id="708920791">
          <w:marLeft w:val="480"/>
          <w:marRight w:val="0"/>
          <w:marTop w:val="0"/>
          <w:marBottom w:val="0"/>
          <w:divBdr>
            <w:top w:val="none" w:sz="0" w:space="0" w:color="auto"/>
            <w:left w:val="none" w:sz="0" w:space="0" w:color="auto"/>
            <w:bottom w:val="none" w:sz="0" w:space="0" w:color="auto"/>
            <w:right w:val="none" w:sz="0" w:space="0" w:color="auto"/>
          </w:divBdr>
        </w:div>
        <w:div w:id="838736375">
          <w:marLeft w:val="480"/>
          <w:marRight w:val="0"/>
          <w:marTop w:val="0"/>
          <w:marBottom w:val="0"/>
          <w:divBdr>
            <w:top w:val="none" w:sz="0" w:space="0" w:color="auto"/>
            <w:left w:val="none" w:sz="0" w:space="0" w:color="auto"/>
            <w:bottom w:val="none" w:sz="0" w:space="0" w:color="auto"/>
            <w:right w:val="none" w:sz="0" w:space="0" w:color="auto"/>
          </w:divBdr>
        </w:div>
      </w:divsChild>
    </w:div>
    <w:div w:id="369114853">
      <w:bodyDiv w:val="1"/>
      <w:marLeft w:val="0"/>
      <w:marRight w:val="0"/>
      <w:marTop w:val="0"/>
      <w:marBottom w:val="0"/>
      <w:divBdr>
        <w:top w:val="none" w:sz="0" w:space="0" w:color="auto"/>
        <w:left w:val="none" w:sz="0" w:space="0" w:color="auto"/>
        <w:bottom w:val="none" w:sz="0" w:space="0" w:color="auto"/>
        <w:right w:val="none" w:sz="0" w:space="0" w:color="auto"/>
      </w:divBdr>
    </w:div>
    <w:div w:id="369187654">
      <w:bodyDiv w:val="1"/>
      <w:marLeft w:val="0"/>
      <w:marRight w:val="0"/>
      <w:marTop w:val="0"/>
      <w:marBottom w:val="0"/>
      <w:divBdr>
        <w:top w:val="none" w:sz="0" w:space="0" w:color="auto"/>
        <w:left w:val="none" w:sz="0" w:space="0" w:color="auto"/>
        <w:bottom w:val="none" w:sz="0" w:space="0" w:color="auto"/>
        <w:right w:val="none" w:sz="0" w:space="0" w:color="auto"/>
      </w:divBdr>
    </w:div>
    <w:div w:id="369303958">
      <w:bodyDiv w:val="1"/>
      <w:marLeft w:val="0"/>
      <w:marRight w:val="0"/>
      <w:marTop w:val="0"/>
      <w:marBottom w:val="0"/>
      <w:divBdr>
        <w:top w:val="none" w:sz="0" w:space="0" w:color="auto"/>
        <w:left w:val="none" w:sz="0" w:space="0" w:color="auto"/>
        <w:bottom w:val="none" w:sz="0" w:space="0" w:color="auto"/>
        <w:right w:val="none" w:sz="0" w:space="0" w:color="auto"/>
      </w:divBdr>
    </w:div>
    <w:div w:id="369304908">
      <w:bodyDiv w:val="1"/>
      <w:marLeft w:val="0"/>
      <w:marRight w:val="0"/>
      <w:marTop w:val="0"/>
      <w:marBottom w:val="0"/>
      <w:divBdr>
        <w:top w:val="none" w:sz="0" w:space="0" w:color="auto"/>
        <w:left w:val="none" w:sz="0" w:space="0" w:color="auto"/>
        <w:bottom w:val="none" w:sz="0" w:space="0" w:color="auto"/>
        <w:right w:val="none" w:sz="0" w:space="0" w:color="auto"/>
      </w:divBdr>
      <w:divsChild>
        <w:div w:id="220753430">
          <w:marLeft w:val="480"/>
          <w:marRight w:val="0"/>
          <w:marTop w:val="0"/>
          <w:marBottom w:val="0"/>
          <w:divBdr>
            <w:top w:val="none" w:sz="0" w:space="0" w:color="auto"/>
            <w:left w:val="none" w:sz="0" w:space="0" w:color="auto"/>
            <w:bottom w:val="none" w:sz="0" w:space="0" w:color="auto"/>
            <w:right w:val="none" w:sz="0" w:space="0" w:color="auto"/>
          </w:divBdr>
        </w:div>
        <w:div w:id="1449932081">
          <w:marLeft w:val="480"/>
          <w:marRight w:val="0"/>
          <w:marTop w:val="0"/>
          <w:marBottom w:val="0"/>
          <w:divBdr>
            <w:top w:val="none" w:sz="0" w:space="0" w:color="auto"/>
            <w:left w:val="none" w:sz="0" w:space="0" w:color="auto"/>
            <w:bottom w:val="none" w:sz="0" w:space="0" w:color="auto"/>
            <w:right w:val="none" w:sz="0" w:space="0" w:color="auto"/>
          </w:divBdr>
        </w:div>
        <w:div w:id="785468945">
          <w:marLeft w:val="480"/>
          <w:marRight w:val="0"/>
          <w:marTop w:val="0"/>
          <w:marBottom w:val="0"/>
          <w:divBdr>
            <w:top w:val="none" w:sz="0" w:space="0" w:color="auto"/>
            <w:left w:val="none" w:sz="0" w:space="0" w:color="auto"/>
            <w:bottom w:val="none" w:sz="0" w:space="0" w:color="auto"/>
            <w:right w:val="none" w:sz="0" w:space="0" w:color="auto"/>
          </w:divBdr>
        </w:div>
        <w:div w:id="1428967093">
          <w:marLeft w:val="480"/>
          <w:marRight w:val="0"/>
          <w:marTop w:val="0"/>
          <w:marBottom w:val="0"/>
          <w:divBdr>
            <w:top w:val="none" w:sz="0" w:space="0" w:color="auto"/>
            <w:left w:val="none" w:sz="0" w:space="0" w:color="auto"/>
            <w:bottom w:val="none" w:sz="0" w:space="0" w:color="auto"/>
            <w:right w:val="none" w:sz="0" w:space="0" w:color="auto"/>
          </w:divBdr>
        </w:div>
        <w:div w:id="735786750">
          <w:marLeft w:val="480"/>
          <w:marRight w:val="0"/>
          <w:marTop w:val="0"/>
          <w:marBottom w:val="0"/>
          <w:divBdr>
            <w:top w:val="none" w:sz="0" w:space="0" w:color="auto"/>
            <w:left w:val="none" w:sz="0" w:space="0" w:color="auto"/>
            <w:bottom w:val="none" w:sz="0" w:space="0" w:color="auto"/>
            <w:right w:val="none" w:sz="0" w:space="0" w:color="auto"/>
          </w:divBdr>
        </w:div>
        <w:div w:id="13848943">
          <w:marLeft w:val="480"/>
          <w:marRight w:val="0"/>
          <w:marTop w:val="0"/>
          <w:marBottom w:val="0"/>
          <w:divBdr>
            <w:top w:val="none" w:sz="0" w:space="0" w:color="auto"/>
            <w:left w:val="none" w:sz="0" w:space="0" w:color="auto"/>
            <w:bottom w:val="none" w:sz="0" w:space="0" w:color="auto"/>
            <w:right w:val="none" w:sz="0" w:space="0" w:color="auto"/>
          </w:divBdr>
        </w:div>
        <w:div w:id="1562448297">
          <w:marLeft w:val="480"/>
          <w:marRight w:val="0"/>
          <w:marTop w:val="0"/>
          <w:marBottom w:val="0"/>
          <w:divBdr>
            <w:top w:val="none" w:sz="0" w:space="0" w:color="auto"/>
            <w:left w:val="none" w:sz="0" w:space="0" w:color="auto"/>
            <w:bottom w:val="none" w:sz="0" w:space="0" w:color="auto"/>
            <w:right w:val="none" w:sz="0" w:space="0" w:color="auto"/>
          </w:divBdr>
        </w:div>
        <w:div w:id="735784225">
          <w:marLeft w:val="480"/>
          <w:marRight w:val="0"/>
          <w:marTop w:val="0"/>
          <w:marBottom w:val="0"/>
          <w:divBdr>
            <w:top w:val="none" w:sz="0" w:space="0" w:color="auto"/>
            <w:left w:val="none" w:sz="0" w:space="0" w:color="auto"/>
            <w:bottom w:val="none" w:sz="0" w:space="0" w:color="auto"/>
            <w:right w:val="none" w:sz="0" w:space="0" w:color="auto"/>
          </w:divBdr>
        </w:div>
        <w:div w:id="947472776">
          <w:marLeft w:val="480"/>
          <w:marRight w:val="0"/>
          <w:marTop w:val="0"/>
          <w:marBottom w:val="0"/>
          <w:divBdr>
            <w:top w:val="none" w:sz="0" w:space="0" w:color="auto"/>
            <w:left w:val="none" w:sz="0" w:space="0" w:color="auto"/>
            <w:bottom w:val="none" w:sz="0" w:space="0" w:color="auto"/>
            <w:right w:val="none" w:sz="0" w:space="0" w:color="auto"/>
          </w:divBdr>
        </w:div>
        <w:div w:id="496968603">
          <w:marLeft w:val="480"/>
          <w:marRight w:val="0"/>
          <w:marTop w:val="0"/>
          <w:marBottom w:val="0"/>
          <w:divBdr>
            <w:top w:val="none" w:sz="0" w:space="0" w:color="auto"/>
            <w:left w:val="none" w:sz="0" w:space="0" w:color="auto"/>
            <w:bottom w:val="none" w:sz="0" w:space="0" w:color="auto"/>
            <w:right w:val="none" w:sz="0" w:space="0" w:color="auto"/>
          </w:divBdr>
        </w:div>
        <w:div w:id="1209419528">
          <w:marLeft w:val="480"/>
          <w:marRight w:val="0"/>
          <w:marTop w:val="0"/>
          <w:marBottom w:val="0"/>
          <w:divBdr>
            <w:top w:val="none" w:sz="0" w:space="0" w:color="auto"/>
            <w:left w:val="none" w:sz="0" w:space="0" w:color="auto"/>
            <w:bottom w:val="none" w:sz="0" w:space="0" w:color="auto"/>
            <w:right w:val="none" w:sz="0" w:space="0" w:color="auto"/>
          </w:divBdr>
        </w:div>
        <w:div w:id="1273781363">
          <w:marLeft w:val="480"/>
          <w:marRight w:val="0"/>
          <w:marTop w:val="0"/>
          <w:marBottom w:val="0"/>
          <w:divBdr>
            <w:top w:val="none" w:sz="0" w:space="0" w:color="auto"/>
            <w:left w:val="none" w:sz="0" w:space="0" w:color="auto"/>
            <w:bottom w:val="none" w:sz="0" w:space="0" w:color="auto"/>
            <w:right w:val="none" w:sz="0" w:space="0" w:color="auto"/>
          </w:divBdr>
        </w:div>
        <w:div w:id="877477170">
          <w:marLeft w:val="480"/>
          <w:marRight w:val="0"/>
          <w:marTop w:val="0"/>
          <w:marBottom w:val="0"/>
          <w:divBdr>
            <w:top w:val="none" w:sz="0" w:space="0" w:color="auto"/>
            <w:left w:val="none" w:sz="0" w:space="0" w:color="auto"/>
            <w:bottom w:val="none" w:sz="0" w:space="0" w:color="auto"/>
            <w:right w:val="none" w:sz="0" w:space="0" w:color="auto"/>
          </w:divBdr>
        </w:div>
        <w:div w:id="754588583">
          <w:marLeft w:val="480"/>
          <w:marRight w:val="0"/>
          <w:marTop w:val="0"/>
          <w:marBottom w:val="0"/>
          <w:divBdr>
            <w:top w:val="none" w:sz="0" w:space="0" w:color="auto"/>
            <w:left w:val="none" w:sz="0" w:space="0" w:color="auto"/>
            <w:bottom w:val="none" w:sz="0" w:space="0" w:color="auto"/>
            <w:right w:val="none" w:sz="0" w:space="0" w:color="auto"/>
          </w:divBdr>
        </w:div>
        <w:div w:id="1716155313">
          <w:marLeft w:val="480"/>
          <w:marRight w:val="0"/>
          <w:marTop w:val="0"/>
          <w:marBottom w:val="0"/>
          <w:divBdr>
            <w:top w:val="none" w:sz="0" w:space="0" w:color="auto"/>
            <w:left w:val="none" w:sz="0" w:space="0" w:color="auto"/>
            <w:bottom w:val="none" w:sz="0" w:space="0" w:color="auto"/>
            <w:right w:val="none" w:sz="0" w:space="0" w:color="auto"/>
          </w:divBdr>
        </w:div>
        <w:div w:id="95752125">
          <w:marLeft w:val="480"/>
          <w:marRight w:val="0"/>
          <w:marTop w:val="0"/>
          <w:marBottom w:val="0"/>
          <w:divBdr>
            <w:top w:val="none" w:sz="0" w:space="0" w:color="auto"/>
            <w:left w:val="none" w:sz="0" w:space="0" w:color="auto"/>
            <w:bottom w:val="none" w:sz="0" w:space="0" w:color="auto"/>
            <w:right w:val="none" w:sz="0" w:space="0" w:color="auto"/>
          </w:divBdr>
        </w:div>
        <w:div w:id="274558203">
          <w:marLeft w:val="480"/>
          <w:marRight w:val="0"/>
          <w:marTop w:val="0"/>
          <w:marBottom w:val="0"/>
          <w:divBdr>
            <w:top w:val="none" w:sz="0" w:space="0" w:color="auto"/>
            <w:left w:val="none" w:sz="0" w:space="0" w:color="auto"/>
            <w:bottom w:val="none" w:sz="0" w:space="0" w:color="auto"/>
            <w:right w:val="none" w:sz="0" w:space="0" w:color="auto"/>
          </w:divBdr>
        </w:div>
        <w:div w:id="1908150261">
          <w:marLeft w:val="480"/>
          <w:marRight w:val="0"/>
          <w:marTop w:val="0"/>
          <w:marBottom w:val="0"/>
          <w:divBdr>
            <w:top w:val="none" w:sz="0" w:space="0" w:color="auto"/>
            <w:left w:val="none" w:sz="0" w:space="0" w:color="auto"/>
            <w:bottom w:val="none" w:sz="0" w:space="0" w:color="auto"/>
            <w:right w:val="none" w:sz="0" w:space="0" w:color="auto"/>
          </w:divBdr>
        </w:div>
        <w:div w:id="2025666019">
          <w:marLeft w:val="480"/>
          <w:marRight w:val="0"/>
          <w:marTop w:val="0"/>
          <w:marBottom w:val="0"/>
          <w:divBdr>
            <w:top w:val="none" w:sz="0" w:space="0" w:color="auto"/>
            <w:left w:val="none" w:sz="0" w:space="0" w:color="auto"/>
            <w:bottom w:val="none" w:sz="0" w:space="0" w:color="auto"/>
            <w:right w:val="none" w:sz="0" w:space="0" w:color="auto"/>
          </w:divBdr>
        </w:div>
        <w:div w:id="1708678280">
          <w:marLeft w:val="480"/>
          <w:marRight w:val="0"/>
          <w:marTop w:val="0"/>
          <w:marBottom w:val="0"/>
          <w:divBdr>
            <w:top w:val="none" w:sz="0" w:space="0" w:color="auto"/>
            <w:left w:val="none" w:sz="0" w:space="0" w:color="auto"/>
            <w:bottom w:val="none" w:sz="0" w:space="0" w:color="auto"/>
            <w:right w:val="none" w:sz="0" w:space="0" w:color="auto"/>
          </w:divBdr>
        </w:div>
        <w:div w:id="705836403">
          <w:marLeft w:val="480"/>
          <w:marRight w:val="0"/>
          <w:marTop w:val="0"/>
          <w:marBottom w:val="0"/>
          <w:divBdr>
            <w:top w:val="none" w:sz="0" w:space="0" w:color="auto"/>
            <w:left w:val="none" w:sz="0" w:space="0" w:color="auto"/>
            <w:bottom w:val="none" w:sz="0" w:space="0" w:color="auto"/>
            <w:right w:val="none" w:sz="0" w:space="0" w:color="auto"/>
          </w:divBdr>
        </w:div>
        <w:div w:id="214975517">
          <w:marLeft w:val="480"/>
          <w:marRight w:val="0"/>
          <w:marTop w:val="0"/>
          <w:marBottom w:val="0"/>
          <w:divBdr>
            <w:top w:val="none" w:sz="0" w:space="0" w:color="auto"/>
            <w:left w:val="none" w:sz="0" w:space="0" w:color="auto"/>
            <w:bottom w:val="none" w:sz="0" w:space="0" w:color="auto"/>
            <w:right w:val="none" w:sz="0" w:space="0" w:color="auto"/>
          </w:divBdr>
        </w:div>
        <w:div w:id="1110197340">
          <w:marLeft w:val="480"/>
          <w:marRight w:val="0"/>
          <w:marTop w:val="0"/>
          <w:marBottom w:val="0"/>
          <w:divBdr>
            <w:top w:val="none" w:sz="0" w:space="0" w:color="auto"/>
            <w:left w:val="none" w:sz="0" w:space="0" w:color="auto"/>
            <w:bottom w:val="none" w:sz="0" w:space="0" w:color="auto"/>
            <w:right w:val="none" w:sz="0" w:space="0" w:color="auto"/>
          </w:divBdr>
        </w:div>
        <w:div w:id="579409091">
          <w:marLeft w:val="480"/>
          <w:marRight w:val="0"/>
          <w:marTop w:val="0"/>
          <w:marBottom w:val="0"/>
          <w:divBdr>
            <w:top w:val="none" w:sz="0" w:space="0" w:color="auto"/>
            <w:left w:val="none" w:sz="0" w:space="0" w:color="auto"/>
            <w:bottom w:val="none" w:sz="0" w:space="0" w:color="auto"/>
            <w:right w:val="none" w:sz="0" w:space="0" w:color="auto"/>
          </w:divBdr>
        </w:div>
        <w:div w:id="1390763443">
          <w:marLeft w:val="480"/>
          <w:marRight w:val="0"/>
          <w:marTop w:val="0"/>
          <w:marBottom w:val="0"/>
          <w:divBdr>
            <w:top w:val="none" w:sz="0" w:space="0" w:color="auto"/>
            <w:left w:val="none" w:sz="0" w:space="0" w:color="auto"/>
            <w:bottom w:val="none" w:sz="0" w:space="0" w:color="auto"/>
            <w:right w:val="none" w:sz="0" w:space="0" w:color="auto"/>
          </w:divBdr>
        </w:div>
        <w:div w:id="1876771114">
          <w:marLeft w:val="480"/>
          <w:marRight w:val="0"/>
          <w:marTop w:val="0"/>
          <w:marBottom w:val="0"/>
          <w:divBdr>
            <w:top w:val="none" w:sz="0" w:space="0" w:color="auto"/>
            <w:left w:val="none" w:sz="0" w:space="0" w:color="auto"/>
            <w:bottom w:val="none" w:sz="0" w:space="0" w:color="auto"/>
            <w:right w:val="none" w:sz="0" w:space="0" w:color="auto"/>
          </w:divBdr>
        </w:div>
        <w:div w:id="1732998687">
          <w:marLeft w:val="480"/>
          <w:marRight w:val="0"/>
          <w:marTop w:val="0"/>
          <w:marBottom w:val="0"/>
          <w:divBdr>
            <w:top w:val="none" w:sz="0" w:space="0" w:color="auto"/>
            <w:left w:val="none" w:sz="0" w:space="0" w:color="auto"/>
            <w:bottom w:val="none" w:sz="0" w:space="0" w:color="auto"/>
            <w:right w:val="none" w:sz="0" w:space="0" w:color="auto"/>
          </w:divBdr>
        </w:div>
        <w:div w:id="1968004054">
          <w:marLeft w:val="480"/>
          <w:marRight w:val="0"/>
          <w:marTop w:val="0"/>
          <w:marBottom w:val="0"/>
          <w:divBdr>
            <w:top w:val="none" w:sz="0" w:space="0" w:color="auto"/>
            <w:left w:val="none" w:sz="0" w:space="0" w:color="auto"/>
            <w:bottom w:val="none" w:sz="0" w:space="0" w:color="auto"/>
            <w:right w:val="none" w:sz="0" w:space="0" w:color="auto"/>
          </w:divBdr>
        </w:div>
        <w:div w:id="217205845">
          <w:marLeft w:val="480"/>
          <w:marRight w:val="0"/>
          <w:marTop w:val="0"/>
          <w:marBottom w:val="0"/>
          <w:divBdr>
            <w:top w:val="none" w:sz="0" w:space="0" w:color="auto"/>
            <w:left w:val="none" w:sz="0" w:space="0" w:color="auto"/>
            <w:bottom w:val="none" w:sz="0" w:space="0" w:color="auto"/>
            <w:right w:val="none" w:sz="0" w:space="0" w:color="auto"/>
          </w:divBdr>
        </w:div>
        <w:div w:id="523784564">
          <w:marLeft w:val="480"/>
          <w:marRight w:val="0"/>
          <w:marTop w:val="0"/>
          <w:marBottom w:val="0"/>
          <w:divBdr>
            <w:top w:val="none" w:sz="0" w:space="0" w:color="auto"/>
            <w:left w:val="none" w:sz="0" w:space="0" w:color="auto"/>
            <w:bottom w:val="none" w:sz="0" w:space="0" w:color="auto"/>
            <w:right w:val="none" w:sz="0" w:space="0" w:color="auto"/>
          </w:divBdr>
        </w:div>
        <w:div w:id="1684552196">
          <w:marLeft w:val="480"/>
          <w:marRight w:val="0"/>
          <w:marTop w:val="0"/>
          <w:marBottom w:val="0"/>
          <w:divBdr>
            <w:top w:val="none" w:sz="0" w:space="0" w:color="auto"/>
            <w:left w:val="none" w:sz="0" w:space="0" w:color="auto"/>
            <w:bottom w:val="none" w:sz="0" w:space="0" w:color="auto"/>
            <w:right w:val="none" w:sz="0" w:space="0" w:color="auto"/>
          </w:divBdr>
        </w:div>
        <w:div w:id="2098475136">
          <w:marLeft w:val="480"/>
          <w:marRight w:val="0"/>
          <w:marTop w:val="0"/>
          <w:marBottom w:val="0"/>
          <w:divBdr>
            <w:top w:val="none" w:sz="0" w:space="0" w:color="auto"/>
            <w:left w:val="none" w:sz="0" w:space="0" w:color="auto"/>
            <w:bottom w:val="none" w:sz="0" w:space="0" w:color="auto"/>
            <w:right w:val="none" w:sz="0" w:space="0" w:color="auto"/>
          </w:divBdr>
        </w:div>
        <w:div w:id="1725060153">
          <w:marLeft w:val="480"/>
          <w:marRight w:val="0"/>
          <w:marTop w:val="0"/>
          <w:marBottom w:val="0"/>
          <w:divBdr>
            <w:top w:val="none" w:sz="0" w:space="0" w:color="auto"/>
            <w:left w:val="none" w:sz="0" w:space="0" w:color="auto"/>
            <w:bottom w:val="none" w:sz="0" w:space="0" w:color="auto"/>
            <w:right w:val="none" w:sz="0" w:space="0" w:color="auto"/>
          </w:divBdr>
        </w:div>
        <w:div w:id="1096024171">
          <w:marLeft w:val="480"/>
          <w:marRight w:val="0"/>
          <w:marTop w:val="0"/>
          <w:marBottom w:val="0"/>
          <w:divBdr>
            <w:top w:val="none" w:sz="0" w:space="0" w:color="auto"/>
            <w:left w:val="none" w:sz="0" w:space="0" w:color="auto"/>
            <w:bottom w:val="none" w:sz="0" w:space="0" w:color="auto"/>
            <w:right w:val="none" w:sz="0" w:space="0" w:color="auto"/>
          </w:divBdr>
        </w:div>
        <w:div w:id="537739817">
          <w:marLeft w:val="480"/>
          <w:marRight w:val="0"/>
          <w:marTop w:val="0"/>
          <w:marBottom w:val="0"/>
          <w:divBdr>
            <w:top w:val="none" w:sz="0" w:space="0" w:color="auto"/>
            <w:left w:val="none" w:sz="0" w:space="0" w:color="auto"/>
            <w:bottom w:val="none" w:sz="0" w:space="0" w:color="auto"/>
            <w:right w:val="none" w:sz="0" w:space="0" w:color="auto"/>
          </w:divBdr>
        </w:div>
        <w:div w:id="2004627290">
          <w:marLeft w:val="480"/>
          <w:marRight w:val="0"/>
          <w:marTop w:val="0"/>
          <w:marBottom w:val="0"/>
          <w:divBdr>
            <w:top w:val="none" w:sz="0" w:space="0" w:color="auto"/>
            <w:left w:val="none" w:sz="0" w:space="0" w:color="auto"/>
            <w:bottom w:val="none" w:sz="0" w:space="0" w:color="auto"/>
            <w:right w:val="none" w:sz="0" w:space="0" w:color="auto"/>
          </w:divBdr>
        </w:div>
        <w:div w:id="1259365637">
          <w:marLeft w:val="480"/>
          <w:marRight w:val="0"/>
          <w:marTop w:val="0"/>
          <w:marBottom w:val="0"/>
          <w:divBdr>
            <w:top w:val="none" w:sz="0" w:space="0" w:color="auto"/>
            <w:left w:val="none" w:sz="0" w:space="0" w:color="auto"/>
            <w:bottom w:val="none" w:sz="0" w:space="0" w:color="auto"/>
            <w:right w:val="none" w:sz="0" w:space="0" w:color="auto"/>
          </w:divBdr>
        </w:div>
        <w:div w:id="159739971">
          <w:marLeft w:val="480"/>
          <w:marRight w:val="0"/>
          <w:marTop w:val="0"/>
          <w:marBottom w:val="0"/>
          <w:divBdr>
            <w:top w:val="none" w:sz="0" w:space="0" w:color="auto"/>
            <w:left w:val="none" w:sz="0" w:space="0" w:color="auto"/>
            <w:bottom w:val="none" w:sz="0" w:space="0" w:color="auto"/>
            <w:right w:val="none" w:sz="0" w:space="0" w:color="auto"/>
          </w:divBdr>
        </w:div>
        <w:div w:id="1494877933">
          <w:marLeft w:val="480"/>
          <w:marRight w:val="0"/>
          <w:marTop w:val="0"/>
          <w:marBottom w:val="0"/>
          <w:divBdr>
            <w:top w:val="none" w:sz="0" w:space="0" w:color="auto"/>
            <w:left w:val="none" w:sz="0" w:space="0" w:color="auto"/>
            <w:bottom w:val="none" w:sz="0" w:space="0" w:color="auto"/>
            <w:right w:val="none" w:sz="0" w:space="0" w:color="auto"/>
          </w:divBdr>
        </w:div>
        <w:div w:id="1505246727">
          <w:marLeft w:val="480"/>
          <w:marRight w:val="0"/>
          <w:marTop w:val="0"/>
          <w:marBottom w:val="0"/>
          <w:divBdr>
            <w:top w:val="none" w:sz="0" w:space="0" w:color="auto"/>
            <w:left w:val="none" w:sz="0" w:space="0" w:color="auto"/>
            <w:bottom w:val="none" w:sz="0" w:space="0" w:color="auto"/>
            <w:right w:val="none" w:sz="0" w:space="0" w:color="auto"/>
          </w:divBdr>
        </w:div>
      </w:divsChild>
    </w:div>
    <w:div w:id="369306534">
      <w:bodyDiv w:val="1"/>
      <w:marLeft w:val="0"/>
      <w:marRight w:val="0"/>
      <w:marTop w:val="0"/>
      <w:marBottom w:val="0"/>
      <w:divBdr>
        <w:top w:val="none" w:sz="0" w:space="0" w:color="auto"/>
        <w:left w:val="none" w:sz="0" w:space="0" w:color="auto"/>
        <w:bottom w:val="none" w:sz="0" w:space="0" w:color="auto"/>
        <w:right w:val="none" w:sz="0" w:space="0" w:color="auto"/>
      </w:divBdr>
    </w:div>
    <w:div w:id="369309569">
      <w:bodyDiv w:val="1"/>
      <w:marLeft w:val="0"/>
      <w:marRight w:val="0"/>
      <w:marTop w:val="0"/>
      <w:marBottom w:val="0"/>
      <w:divBdr>
        <w:top w:val="none" w:sz="0" w:space="0" w:color="auto"/>
        <w:left w:val="none" w:sz="0" w:space="0" w:color="auto"/>
        <w:bottom w:val="none" w:sz="0" w:space="0" w:color="auto"/>
        <w:right w:val="none" w:sz="0" w:space="0" w:color="auto"/>
      </w:divBdr>
    </w:div>
    <w:div w:id="369376237">
      <w:bodyDiv w:val="1"/>
      <w:marLeft w:val="0"/>
      <w:marRight w:val="0"/>
      <w:marTop w:val="0"/>
      <w:marBottom w:val="0"/>
      <w:divBdr>
        <w:top w:val="none" w:sz="0" w:space="0" w:color="auto"/>
        <w:left w:val="none" w:sz="0" w:space="0" w:color="auto"/>
        <w:bottom w:val="none" w:sz="0" w:space="0" w:color="auto"/>
        <w:right w:val="none" w:sz="0" w:space="0" w:color="auto"/>
      </w:divBdr>
    </w:div>
    <w:div w:id="369648211">
      <w:bodyDiv w:val="1"/>
      <w:marLeft w:val="0"/>
      <w:marRight w:val="0"/>
      <w:marTop w:val="0"/>
      <w:marBottom w:val="0"/>
      <w:divBdr>
        <w:top w:val="none" w:sz="0" w:space="0" w:color="auto"/>
        <w:left w:val="none" w:sz="0" w:space="0" w:color="auto"/>
        <w:bottom w:val="none" w:sz="0" w:space="0" w:color="auto"/>
        <w:right w:val="none" w:sz="0" w:space="0" w:color="auto"/>
      </w:divBdr>
    </w:div>
    <w:div w:id="369694922">
      <w:bodyDiv w:val="1"/>
      <w:marLeft w:val="0"/>
      <w:marRight w:val="0"/>
      <w:marTop w:val="0"/>
      <w:marBottom w:val="0"/>
      <w:divBdr>
        <w:top w:val="none" w:sz="0" w:space="0" w:color="auto"/>
        <w:left w:val="none" w:sz="0" w:space="0" w:color="auto"/>
        <w:bottom w:val="none" w:sz="0" w:space="0" w:color="auto"/>
        <w:right w:val="none" w:sz="0" w:space="0" w:color="auto"/>
      </w:divBdr>
      <w:divsChild>
        <w:div w:id="120075242">
          <w:marLeft w:val="480"/>
          <w:marRight w:val="0"/>
          <w:marTop w:val="0"/>
          <w:marBottom w:val="0"/>
          <w:divBdr>
            <w:top w:val="none" w:sz="0" w:space="0" w:color="auto"/>
            <w:left w:val="none" w:sz="0" w:space="0" w:color="auto"/>
            <w:bottom w:val="none" w:sz="0" w:space="0" w:color="auto"/>
            <w:right w:val="none" w:sz="0" w:space="0" w:color="auto"/>
          </w:divBdr>
        </w:div>
        <w:div w:id="200821699">
          <w:marLeft w:val="480"/>
          <w:marRight w:val="0"/>
          <w:marTop w:val="0"/>
          <w:marBottom w:val="0"/>
          <w:divBdr>
            <w:top w:val="none" w:sz="0" w:space="0" w:color="auto"/>
            <w:left w:val="none" w:sz="0" w:space="0" w:color="auto"/>
            <w:bottom w:val="none" w:sz="0" w:space="0" w:color="auto"/>
            <w:right w:val="none" w:sz="0" w:space="0" w:color="auto"/>
          </w:divBdr>
        </w:div>
        <w:div w:id="264848438">
          <w:marLeft w:val="480"/>
          <w:marRight w:val="0"/>
          <w:marTop w:val="0"/>
          <w:marBottom w:val="0"/>
          <w:divBdr>
            <w:top w:val="none" w:sz="0" w:space="0" w:color="auto"/>
            <w:left w:val="none" w:sz="0" w:space="0" w:color="auto"/>
            <w:bottom w:val="none" w:sz="0" w:space="0" w:color="auto"/>
            <w:right w:val="none" w:sz="0" w:space="0" w:color="auto"/>
          </w:divBdr>
        </w:div>
        <w:div w:id="275870024">
          <w:marLeft w:val="480"/>
          <w:marRight w:val="0"/>
          <w:marTop w:val="0"/>
          <w:marBottom w:val="0"/>
          <w:divBdr>
            <w:top w:val="none" w:sz="0" w:space="0" w:color="auto"/>
            <w:left w:val="none" w:sz="0" w:space="0" w:color="auto"/>
            <w:bottom w:val="none" w:sz="0" w:space="0" w:color="auto"/>
            <w:right w:val="none" w:sz="0" w:space="0" w:color="auto"/>
          </w:divBdr>
        </w:div>
      </w:divsChild>
    </w:div>
    <w:div w:id="370037699">
      <w:bodyDiv w:val="1"/>
      <w:marLeft w:val="0"/>
      <w:marRight w:val="0"/>
      <w:marTop w:val="0"/>
      <w:marBottom w:val="0"/>
      <w:divBdr>
        <w:top w:val="none" w:sz="0" w:space="0" w:color="auto"/>
        <w:left w:val="none" w:sz="0" w:space="0" w:color="auto"/>
        <w:bottom w:val="none" w:sz="0" w:space="0" w:color="auto"/>
        <w:right w:val="none" w:sz="0" w:space="0" w:color="auto"/>
      </w:divBdr>
    </w:div>
    <w:div w:id="370150022">
      <w:bodyDiv w:val="1"/>
      <w:marLeft w:val="0"/>
      <w:marRight w:val="0"/>
      <w:marTop w:val="0"/>
      <w:marBottom w:val="0"/>
      <w:divBdr>
        <w:top w:val="none" w:sz="0" w:space="0" w:color="auto"/>
        <w:left w:val="none" w:sz="0" w:space="0" w:color="auto"/>
        <w:bottom w:val="none" w:sz="0" w:space="0" w:color="auto"/>
        <w:right w:val="none" w:sz="0" w:space="0" w:color="auto"/>
      </w:divBdr>
    </w:div>
    <w:div w:id="370153281">
      <w:bodyDiv w:val="1"/>
      <w:marLeft w:val="0"/>
      <w:marRight w:val="0"/>
      <w:marTop w:val="0"/>
      <w:marBottom w:val="0"/>
      <w:divBdr>
        <w:top w:val="none" w:sz="0" w:space="0" w:color="auto"/>
        <w:left w:val="none" w:sz="0" w:space="0" w:color="auto"/>
        <w:bottom w:val="none" w:sz="0" w:space="0" w:color="auto"/>
        <w:right w:val="none" w:sz="0" w:space="0" w:color="auto"/>
      </w:divBdr>
    </w:div>
    <w:div w:id="370158382">
      <w:bodyDiv w:val="1"/>
      <w:marLeft w:val="0"/>
      <w:marRight w:val="0"/>
      <w:marTop w:val="0"/>
      <w:marBottom w:val="0"/>
      <w:divBdr>
        <w:top w:val="none" w:sz="0" w:space="0" w:color="auto"/>
        <w:left w:val="none" w:sz="0" w:space="0" w:color="auto"/>
        <w:bottom w:val="none" w:sz="0" w:space="0" w:color="auto"/>
        <w:right w:val="none" w:sz="0" w:space="0" w:color="auto"/>
      </w:divBdr>
    </w:div>
    <w:div w:id="370231029">
      <w:bodyDiv w:val="1"/>
      <w:marLeft w:val="0"/>
      <w:marRight w:val="0"/>
      <w:marTop w:val="0"/>
      <w:marBottom w:val="0"/>
      <w:divBdr>
        <w:top w:val="none" w:sz="0" w:space="0" w:color="auto"/>
        <w:left w:val="none" w:sz="0" w:space="0" w:color="auto"/>
        <w:bottom w:val="none" w:sz="0" w:space="0" w:color="auto"/>
        <w:right w:val="none" w:sz="0" w:space="0" w:color="auto"/>
      </w:divBdr>
    </w:div>
    <w:div w:id="370300556">
      <w:bodyDiv w:val="1"/>
      <w:marLeft w:val="0"/>
      <w:marRight w:val="0"/>
      <w:marTop w:val="0"/>
      <w:marBottom w:val="0"/>
      <w:divBdr>
        <w:top w:val="none" w:sz="0" w:space="0" w:color="auto"/>
        <w:left w:val="none" w:sz="0" w:space="0" w:color="auto"/>
        <w:bottom w:val="none" w:sz="0" w:space="0" w:color="auto"/>
        <w:right w:val="none" w:sz="0" w:space="0" w:color="auto"/>
      </w:divBdr>
    </w:div>
    <w:div w:id="370304426">
      <w:bodyDiv w:val="1"/>
      <w:marLeft w:val="0"/>
      <w:marRight w:val="0"/>
      <w:marTop w:val="0"/>
      <w:marBottom w:val="0"/>
      <w:divBdr>
        <w:top w:val="none" w:sz="0" w:space="0" w:color="auto"/>
        <w:left w:val="none" w:sz="0" w:space="0" w:color="auto"/>
        <w:bottom w:val="none" w:sz="0" w:space="0" w:color="auto"/>
        <w:right w:val="none" w:sz="0" w:space="0" w:color="auto"/>
      </w:divBdr>
    </w:div>
    <w:div w:id="370308620">
      <w:bodyDiv w:val="1"/>
      <w:marLeft w:val="0"/>
      <w:marRight w:val="0"/>
      <w:marTop w:val="0"/>
      <w:marBottom w:val="0"/>
      <w:divBdr>
        <w:top w:val="none" w:sz="0" w:space="0" w:color="auto"/>
        <w:left w:val="none" w:sz="0" w:space="0" w:color="auto"/>
        <w:bottom w:val="none" w:sz="0" w:space="0" w:color="auto"/>
        <w:right w:val="none" w:sz="0" w:space="0" w:color="auto"/>
      </w:divBdr>
    </w:div>
    <w:div w:id="370422468">
      <w:bodyDiv w:val="1"/>
      <w:marLeft w:val="0"/>
      <w:marRight w:val="0"/>
      <w:marTop w:val="0"/>
      <w:marBottom w:val="0"/>
      <w:divBdr>
        <w:top w:val="none" w:sz="0" w:space="0" w:color="auto"/>
        <w:left w:val="none" w:sz="0" w:space="0" w:color="auto"/>
        <w:bottom w:val="none" w:sz="0" w:space="0" w:color="auto"/>
        <w:right w:val="none" w:sz="0" w:space="0" w:color="auto"/>
      </w:divBdr>
    </w:div>
    <w:div w:id="370500072">
      <w:bodyDiv w:val="1"/>
      <w:marLeft w:val="0"/>
      <w:marRight w:val="0"/>
      <w:marTop w:val="0"/>
      <w:marBottom w:val="0"/>
      <w:divBdr>
        <w:top w:val="none" w:sz="0" w:space="0" w:color="auto"/>
        <w:left w:val="none" w:sz="0" w:space="0" w:color="auto"/>
        <w:bottom w:val="none" w:sz="0" w:space="0" w:color="auto"/>
        <w:right w:val="none" w:sz="0" w:space="0" w:color="auto"/>
      </w:divBdr>
    </w:div>
    <w:div w:id="370686590">
      <w:bodyDiv w:val="1"/>
      <w:marLeft w:val="0"/>
      <w:marRight w:val="0"/>
      <w:marTop w:val="0"/>
      <w:marBottom w:val="0"/>
      <w:divBdr>
        <w:top w:val="none" w:sz="0" w:space="0" w:color="auto"/>
        <w:left w:val="none" w:sz="0" w:space="0" w:color="auto"/>
        <w:bottom w:val="none" w:sz="0" w:space="0" w:color="auto"/>
        <w:right w:val="none" w:sz="0" w:space="0" w:color="auto"/>
      </w:divBdr>
    </w:div>
    <w:div w:id="370881671">
      <w:bodyDiv w:val="1"/>
      <w:marLeft w:val="0"/>
      <w:marRight w:val="0"/>
      <w:marTop w:val="0"/>
      <w:marBottom w:val="0"/>
      <w:divBdr>
        <w:top w:val="none" w:sz="0" w:space="0" w:color="auto"/>
        <w:left w:val="none" w:sz="0" w:space="0" w:color="auto"/>
        <w:bottom w:val="none" w:sz="0" w:space="0" w:color="auto"/>
        <w:right w:val="none" w:sz="0" w:space="0" w:color="auto"/>
      </w:divBdr>
    </w:div>
    <w:div w:id="371005155">
      <w:bodyDiv w:val="1"/>
      <w:marLeft w:val="0"/>
      <w:marRight w:val="0"/>
      <w:marTop w:val="0"/>
      <w:marBottom w:val="0"/>
      <w:divBdr>
        <w:top w:val="none" w:sz="0" w:space="0" w:color="auto"/>
        <w:left w:val="none" w:sz="0" w:space="0" w:color="auto"/>
        <w:bottom w:val="none" w:sz="0" w:space="0" w:color="auto"/>
        <w:right w:val="none" w:sz="0" w:space="0" w:color="auto"/>
      </w:divBdr>
    </w:div>
    <w:div w:id="371005246">
      <w:bodyDiv w:val="1"/>
      <w:marLeft w:val="0"/>
      <w:marRight w:val="0"/>
      <w:marTop w:val="0"/>
      <w:marBottom w:val="0"/>
      <w:divBdr>
        <w:top w:val="none" w:sz="0" w:space="0" w:color="auto"/>
        <w:left w:val="none" w:sz="0" w:space="0" w:color="auto"/>
        <w:bottom w:val="none" w:sz="0" w:space="0" w:color="auto"/>
        <w:right w:val="none" w:sz="0" w:space="0" w:color="auto"/>
      </w:divBdr>
    </w:div>
    <w:div w:id="371266668">
      <w:bodyDiv w:val="1"/>
      <w:marLeft w:val="0"/>
      <w:marRight w:val="0"/>
      <w:marTop w:val="0"/>
      <w:marBottom w:val="0"/>
      <w:divBdr>
        <w:top w:val="none" w:sz="0" w:space="0" w:color="auto"/>
        <w:left w:val="none" w:sz="0" w:space="0" w:color="auto"/>
        <w:bottom w:val="none" w:sz="0" w:space="0" w:color="auto"/>
        <w:right w:val="none" w:sz="0" w:space="0" w:color="auto"/>
      </w:divBdr>
      <w:divsChild>
        <w:div w:id="10911120">
          <w:marLeft w:val="480"/>
          <w:marRight w:val="0"/>
          <w:marTop w:val="0"/>
          <w:marBottom w:val="0"/>
          <w:divBdr>
            <w:top w:val="none" w:sz="0" w:space="0" w:color="auto"/>
            <w:left w:val="none" w:sz="0" w:space="0" w:color="auto"/>
            <w:bottom w:val="none" w:sz="0" w:space="0" w:color="auto"/>
            <w:right w:val="none" w:sz="0" w:space="0" w:color="auto"/>
          </w:divBdr>
        </w:div>
        <w:div w:id="28920449">
          <w:marLeft w:val="480"/>
          <w:marRight w:val="0"/>
          <w:marTop w:val="0"/>
          <w:marBottom w:val="0"/>
          <w:divBdr>
            <w:top w:val="none" w:sz="0" w:space="0" w:color="auto"/>
            <w:left w:val="none" w:sz="0" w:space="0" w:color="auto"/>
            <w:bottom w:val="none" w:sz="0" w:space="0" w:color="auto"/>
            <w:right w:val="none" w:sz="0" w:space="0" w:color="auto"/>
          </w:divBdr>
        </w:div>
        <w:div w:id="31804262">
          <w:marLeft w:val="480"/>
          <w:marRight w:val="0"/>
          <w:marTop w:val="0"/>
          <w:marBottom w:val="0"/>
          <w:divBdr>
            <w:top w:val="none" w:sz="0" w:space="0" w:color="auto"/>
            <w:left w:val="none" w:sz="0" w:space="0" w:color="auto"/>
            <w:bottom w:val="none" w:sz="0" w:space="0" w:color="auto"/>
            <w:right w:val="none" w:sz="0" w:space="0" w:color="auto"/>
          </w:divBdr>
        </w:div>
        <w:div w:id="41054147">
          <w:marLeft w:val="480"/>
          <w:marRight w:val="0"/>
          <w:marTop w:val="0"/>
          <w:marBottom w:val="0"/>
          <w:divBdr>
            <w:top w:val="none" w:sz="0" w:space="0" w:color="auto"/>
            <w:left w:val="none" w:sz="0" w:space="0" w:color="auto"/>
            <w:bottom w:val="none" w:sz="0" w:space="0" w:color="auto"/>
            <w:right w:val="none" w:sz="0" w:space="0" w:color="auto"/>
          </w:divBdr>
        </w:div>
        <w:div w:id="92017705">
          <w:marLeft w:val="480"/>
          <w:marRight w:val="0"/>
          <w:marTop w:val="0"/>
          <w:marBottom w:val="0"/>
          <w:divBdr>
            <w:top w:val="none" w:sz="0" w:space="0" w:color="auto"/>
            <w:left w:val="none" w:sz="0" w:space="0" w:color="auto"/>
            <w:bottom w:val="none" w:sz="0" w:space="0" w:color="auto"/>
            <w:right w:val="none" w:sz="0" w:space="0" w:color="auto"/>
          </w:divBdr>
        </w:div>
        <w:div w:id="103958968">
          <w:marLeft w:val="480"/>
          <w:marRight w:val="0"/>
          <w:marTop w:val="0"/>
          <w:marBottom w:val="0"/>
          <w:divBdr>
            <w:top w:val="none" w:sz="0" w:space="0" w:color="auto"/>
            <w:left w:val="none" w:sz="0" w:space="0" w:color="auto"/>
            <w:bottom w:val="none" w:sz="0" w:space="0" w:color="auto"/>
            <w:right w:val="none" w:sz="0" w:space="0" w:color="auto"/>
          </w:divBdr>
        </w:div>
        <w:div w:id="174613978">
          <w:marLeft w:val="480"/>
          <w:marRight w:val="0"/>
          <w:marTop w:val="0"/>
          <w:marBottom w:val="0"/>
          <w:divBdr>
            <w:top w:val="none" w:sz="0" w:space="0" w:color="auto"/>
            <w:left w:val="none" w:sz="0" w:space="0" w:color="auto"/>
            <w:bottom w:val="none" w:sz="0" w:space="0" w:color="auto"/>
            <w:right w:val="none" w:sz="0" w:space="0" w:color="auto"/>
          </w:divBdr>
        </w:div>
        <w:div w:id="218521739">
          <w:marLeft w:val="480"/>
          <w:marRight w:val="0"/>
          <w:marTop w:val="0"/>
          <w:marBottom w:val="0"/>
          <w:divBdr>
            <w:top w:val="none" w:sz="0" w:space="0" w:color="auto"/>
            <w:left w:val="none" w:sz="0" w:space="0" w:color="auto"/>
            <w:bottom w:val="none" w:sz="0" w:space="0" w:color="auto"/>
            <w:right w:val="none" w:sz="0" w:space="0" w:color="auto"/>
          </w:divBdr>
        </w:div>
        <w:div w:id="253170291">
          <w:marLeft w:val="480"/>
          <w:marRight w:val="0"/>
          <w:marTop w:val="0"/>
          <w:marBottom w:val="0"/>
          <w:divBdr>
            <w:top w:val="none" w:sz="0" w:space="0" w:color="auto"/>
            <w:left w:val="none" w:sz="0" w:space="0" w:color="auto"/>
            <w:bottom w:val="none" w:sz="0" w:space="0" w:color="auto"/>
            <w:right w:val="none" w:sz="0" w:space="0" w:color="auto"/>
          </w:divBdr>
        </w:div>
        <w:div w:id="276565439">
          <w:marLeft w:val="480"/>
          <w:marRight w:val="0"/>
          <w:marTop w:val="0"/>
          <w:marBottom w:val="0"/>
          <w:divBdr>
            <w:top w:val="none" w:sz="0" w:space="0" w:color="auto"/>
            <w:left w:val="none" w:sz="0" w:space="0" w:color="auto"/>
            <w:bottom w:val="none" w:sz="0" w:space="0" w:color="auto"/>
            <w:right w:val="none" w:sz="0" w:space="0" w:color="auto"/>
          </w:divBdr>
        </w:div>
        <w:div w:id="322664323">
          <w:marLeft w:val="480"/>
          <w:marRight w:val="0"/>
          <w:marTop w:val="0"/>
          <w:marBottom w:val="0"/>
          <w:divBdr>
            <w:top w:val="none" w:sz="0" w:space="0" w:color="auto"/>
            <w:left w:val="none" w:sz="0" w:space="0" w:color="auto"/>
            <w:bottom w:val="none" w:sz="0" w:space="0" w:color="auto"/>
            <w:right w:val="none" w:sz="0" w:space="0" w:color="auto"/>
          </w:divBdr>
        </w:div>
        <w:div w:id="325016213">
          <w:marLeft w:val="480"/>
          <w:marRight w:val="0"/>
          <w:marTop w:val="0"/>
          <w:marBottom w:val="0"/>
          <w:divBdr>
            <w:top w:val="none" w:sz="0" w:space="0" w:color="auto"/>
            <w:left w:val="none" w:sz="0" w:space="0" w:color="auto"/>
            <w:bottom w:val="none" w:sz="0" w:space="0" w:color="auto"/>
            <w:right w:val="none" w:sz="0" w:space="0" w:color="auto"/>
          </w:divBdr>
        </w:div>
        <w:div w:id="377316792">
          <w:marLeft w:val="480"/>
          <w:marRight w:val="0"/>
          <w:marTop w:val="0"/>
          <w:marBottom w:val="0"/>
          <w:divBdr>
            <w:top w:val="none" w:sz="0" w:space="0" w:color="auto"/>
            <w:left w:val="none" w:sz="0" w:space="0" w:color="auto"/>
            <w:bottom w:val="none" w:sz="0" w:space="0" w:color="auto"/>
            <w:right w:val="none" w:sz="0" w:space="0" w:color="auto"/>
          </w:divBdr>
        </w:div>
        <w:div w:id="462307530">
          <w:marLeft w:val="480"/>
          <w:marRight w:val="0"/>
          <w:marTop w:val="0"/>
          <w:marBottom w:val="0"/>
          <w:divBdr>
            <w:top w:val="none" w:sz="0" w:space="0" w:color="auto"/>
            <w:left w:val="none" w:sz="0" w:space="0" w:color="auto"/>
            <w:bottom w:val="none" w:sz="0" w:space="0" w:color="auto"/>
            <w:right w:val="none" w:sz="0" w:space="0" w:color="auto"/>
          </w:divBdr>
        </w:div>
        <w:div w:id="483665726">
          <w:marLeft w:val="480"/>
          <w:marRight w:val="0"/>
          <w:marTop w:val="0"/>
          <w:marBottom w:val="0"/>
          <w:divBdr>
            <w:top w:val="none" w:sz="0" w:space="0" w:color="auto"/>
            <w:left w:val="none" w:sz="0" w:space="0" w:color="auto"/>
            <w:bottom w:val="none" w:sz="0" w:space="0" w:color="auto"/>
            <w:right w:val="none" w:sz="0" w:space="0" w:color="auto"/>
          </w:divBdr>
        </w:div>
        <w:div w:id="488792844">
          <w:marLeft w:val="480"/>
          <w:marRight w:val="0"/>
          <w:marTop w:val="0"/>
          <w:marBottom w:val="0"/>
          <w:divBdr>
            <w:top w:val="none" w:sz="0" w:space="0" w:color="auto"/>
            <w:left w:val="none" w:sz="0" w:space="0" w:color="auto"/>
            <w:bottom w:val="none" w:sz="0" w:space="0" w:color="auto"/>
            <w:right w:val="none" w:sz="0" w:space="0" w:color="auto"/>
          </w:divBdr>
        </w:div>
        <w:div w:id="555898718">
          <w:marLeft w:val="480"/>
          <w:marRight w:val="0"/>
          <w:marTop w:val="0"/>
          <w:marBottom w:val="0"/>
          <w:divBdr>
            <w:top w:val="none" w:sz="0" w:space="0" w:color="auto"/>
            <w:left w:val="none" w:sz="0" w:space="0" w:color="auto"/>
            <w:bottom w:val="none" w:sz="0" w:space="0" w:color="auto"/>
            <w:right w:val="none" w:sz="0" w:space="0" w:color="auto"/>
          </w:divBdr>
        </w:div>
        <w:div w:id="579676737">
          <w:marLeft w:val="480"/>
          <w:marRight w:val="0"/>
          <w:marTop w:val="0"/>
          <w:marBottom w:val="0"/>
          <w:divBdr>
            <w:top w:val="none" w:sz="0" w:space="0" w:color="auto"/>
            <w:left w:val="none" w:sz="0" w:space="0" w:color="auto"/>
            <w:bottom w:val="none" w:sz="0" w:space="0" w:color="auto"/>
            <w:right w:val="none" w:sz="0" w:space="0" w:color="auto"/>
          </w:divBdr>
        </w:div>
        <w:div w:id="635069836">
          <w:marLeft w:val="480"/>
          <w:marRight w:val="0"/>
          <w:marTop w:val="0"/>
          <w:marBottom w:val="0"/>
          <w:divBdr>
            <w:top w:val="none" w:sz="0" w:space="0" w:color="auto"/>
            <w:left w:val="none" w:sz="0" w:space="0" w:color="auto"/>
            <w:bottom w:val="none" w:sz="0" w:space="0" w:color="auto"/>
            <w:right w:val="none" w:sz="0" w:space="0" w:color="auto"/>
          </w:divBdr>
        </w:div>
        <w:div w:id="719861358">
          <w:marLeft w:val="480"/>
          <w:marRight w:val="0"/>
          <w:marTop w:val="0"/>
          <w:marBottom w:val="0"/>
          <w:divBdr>
            <w:top w:val="none" w:sz="0" w:space="0" w:color="auto"/>
            <w:left w:val="none" w:sz="0" w:space="0" w:color="auto"/>
            <w:bottom w:val="none" w:sz="0" w:space="0" w:color="auto"/>
            <w:right w:val="none" w:sz="0" w:space="0" w:color="auto"/>
          </w:divBdr>
        </w:div>
        <w:div w:id="732315580">
          <w:marLeft w:val="480"/>
          <w:marRight w:val="0"/>
          <w:marTop w:val="0"/>
          <w:marBottom w:val="0"/>
          <w:divBdr>
            <w:top w:val="none" w:sz="0" w:space="0" w:color="auto"/>
            <w:left w:val="none" w:sz="0" w:space="0" w:color="auto"/>
            <w:bottom w:val="none" w:sz="0" w:space="0" w:color="auto"/>
            <w:right w:val="none" w:sz="0" w:space="0" w:color="auto"/>
          </w:divBdr>
        </w:div>
        <w:div w:id="742875780">
          <w:marLeft w:val="480"/>
          <w:marRight w:val="0"/>
          <w:marTop w:val="0"/>
          <w:marBottom w:val="0"/>
          <w:divBdr>
            <w:top w:val="none" w:sz="0" w:space="0" w:color="auto"/>
            <w:left w:val="none" w:sz="0" w:space="0" w:color="auto"/>
            <w:bottom w:val="none" w:sz="0" w:space="0" w:color="auto"/>
            <w:right w:val="none" w:sz="0" w:space="0" w:color="auto"/>
          </w:divBdr>
        </w:div>
        <w:div w:id="743647786">
          <w:marLeft w:val="480"/>
          <w:marRight w:val="0"/>
          <w:marTop w:val="0"/>
          <w:marBottom w:val="0"/>
          <w:divBdr>
            <w:top w:val="none" w:sz="0" w:space="0" w:color="auto"/>
            <w:left w:val="none" w:sz="0" w:space="0" w:color="auto"/>
            <w:bottom w:val="none" w:sz="0" w:space="0" w:color="auto"/>
            <w:right w:val="none" w:sz="0" w:space="0" w:color="auto"/>
          </w:divBdr>
        </w:div>
        <w:div w:id="760564984">
          <w:marLeft w:val="480"/>
          <w:marRight w:val="0"/>
          <w:marTop w:val="0"/>
          <w:marBottom w:val="0"/>
          <w:divBdr>
            <w:top w:val="none" w:sz="0" w:space="0" w:color="auto"/>
            <w:left w:val="none" w:sz="0" w:space="0" w:color="auto"/>
            <w:bottom w:val="none" w:sz="0" w:space="0" w:color="auto"/>
            <w:right w:val="none" w:sz="0" w:space="0" w:color="auto"/>
          </w:divBdr>
        </w:div>
        <w:div w:id="828711135">
          <w:marLeft w:val="480"/>
          <w:marRight w:val="0"/>
          <w:marTop w:val="0"/>
          <w:marBottom w:val="0"/>
          <w:divBdr>
            <w:top w:val="none" w:sz="0" w:space="0" w:color="auto"/>
            <w:left w:val="none" w:sz="0" w:space="0" w:color="auto"/>
            <w:bottom w:val="none" w:sz="0" w:space="0" w:color="auto"/>
            <w:right w:val="none" w:sz="0" w:space="0" w:color="auto"/>
          </w:divBdr>
        </w:div>
        <w:div w:id="879709794">
          <w:marLeft w:val="480"/>
          <w:marRight w:val="0"/>
          <w:marTop w:val="0"/>
          <w:marBottom w:val="0"/>
          <w:divBdr>
            <w:top w:val="none" w:sz="0" w:space="0" w:color="auto"/>
            <w:left w:val="none" w:sz="0" w:space="0" w:color="auto"/>
            <w:bottom w:val="none" w:sz="0" w:space="0" w:color="auto"/>
            <w:right w:val="none" w:sz="0" w:space="0" w:color="auto"/>
          </w:divBdr>
        </w:div>
      </w:divsChild>
    </w:div>
    <w:div w:id="371418959">
      <w:bodyDiv w:val="1"/>
      <w:marLeft w:val="0"/>
      <w:marRight w:val="0"/>
      <w:marTop w:val="0"/>
      <w:marBottom w:val="0"/>
      <w:divBdr>
        <w:top w:val="none" w:sz="0" w:space="0" w:color="auto"/>
        <w:left w:val="none" w:sz="0" w:space="0" w:color="auto"/>
        <w:bottom w:val="none" w:sz="0" w:space="0" w:color="auto"/>
        <w:right w:val="none" w:sz="0" w:space="0" w:color="auto"/>
      </w:divBdr>
    </w:div>
    <w:div w:id="371463807">
      <w:bodyDiv w:val="1"/>
      <w:marLeft w:val="0"/>
      <w:marRight w:val="0"/>
      <w:marTop w:val="0"/>
      <w:marBottom w:val="0"/>
      <w:divBdr>
        <w:top w:val="none" w:sz="0" w:space="0" w:color="auto"/>
        <w:left w:val="none" w:sz="0" w:space="0" w:color="auto"/>
        <w:bottom w:val="none" w:sz="0" w:space="0" w:color="auto"/>
        <w:right w:val="none" w:sz="0" w:space="0" w:color="auto"/>
      </w:divBdr>
    </w:div>
    <w:div w:id="371541342">
      <w:bodyDiv w:val="1"/>
      <w:marLeft w:val="0"/>
      <w:marRight w:val="0"/>
      <w:marTop w:val="0"/>
      <w:marBottom w:val="0"/>
      <w:divBdr>
        <w:top w:val="none" w:sz="0" w:space="0" w:color="auto"/>
        <w:left w:val="none" w:sz="0" w:space="0" w:color="auto"/>
        <w:bottom w:val="none" w:sz="0" w:space="0" w:color="auto"/>
        <w:right w:val="none" w:sz="0" w:space="0" w:color="auto"/>
      </w:divBdr>
    </w:div>
    <w:div w:id="371542886">
      <w:bodyDiv w:val="1"/>
      <w:marLeft w:val="0"/>
      <w:marRight w:val="0"/>
      <w:marTop w:val="0"/>
      <w:marBottom w:val="0"/>
      <w:divBdr>
        <w:top w:val="none" w:sz="0" w:space="0" w:color="auto"/>
        <w:left w:val="none" w:sz="0" w:space="0" w:color="auto"/>
        <w:bottom w:val="none" w:sz="0" w:space="0" w:color="auto"/>
        <w:right w:val="none" w:sz="0" w:space="0" w:color="auto"/>
      </w:divBdr>
    </w:div>
    <w:div w:id="371805561">
      <w:bodyDiv w:val="1"/>
      <w:marLeft w:val="0"/>
      <w:marRight w:val="0"/>
      <w:marTop w:val="0"/>
      <w:marBottom w:val="0"/>
      <w:divBdr>
        <w:top w:val="none" w:sz="0" w:space="0" w:color="auto"/>
        <w:left w:val="none" w:sz="0" w:space="0" w:color="auto"/>
        <w:bottom w:val="none" w:sz="0" w:space="0" w:color="auto"/>
        <w:right w:val="none" w:sz="0" w:space="0" w:color="auto"/>
      </w:divBdr>
    </w:div>
    <w:div w:id="371853725">
      <w:bodyDiv w:val="1"/>
      <w:marLeft w:val="0"/>
      <w:marRight w:val="0"/>
      <w:marTop w:val="0"/>
      <w:marBottom w:val="0"/>
      <w:divBdr>
        <w:top w:val="none" w:sz="0" w:space="0" w:color="auto"/>
        <w:left w:val="none" w:sz="0" w:space="0" w:color="auto"/>
        <w:bottom w:val="none" w:sz="0" w:space="0" w:color="auto"/>
        <w:right w:val="none" w:sz="0" w:space="0" w:color="auto"/>
      </w:divBdr>
    </w:div>
    <w:div w:id="371996613">
      <w:bodyDiv w:val="1"/>
      <w:marLeft w:val="0"/>
      <w:marRight w:val="0"/>
      <w:marTop w:val="0"/>
      <w:marBottom w:val="0"/>
      <w:divBdr>
        <w:top w:val="none" w:sz="0" w:space="0" w:color="auto"/>
        <w:left w:val="none" w:sz="0" w:space="0" w:color="auto"/>
        <w:bottom w:val="none" w:sz="0" w:space="0" w:color="auto"/>
        <w:right w:val="none" w:sz="0" w:space="0" w:color="auto"/>
      </w:divBdr>
    </w:div>
    <w:div w:id="372003363">
      <w:bodyDiv w:val="1"/>
      <w:marLeft w:val="0"/>
      <w:marRight w:val="0"/>
      <w:marTop w:val="0"/>
      <w:marBottom w:val="0"/>
      <w:divBdr>
        <w:top w:val="none" w:sz="0" w:space="0" w:color="auto"/>
        <w:left w:val="none" w:sz="0" w:space="0" w:color="auto"/>
        <w:bottom w:val="none" w:sz="0" w:space="0" w:color="auto"/>
        <w:right w:val="none" w:sz="0" w:space="0" w:color="auto"/>
      </w:divBdr>
    </w:div>
    <w:div w:id="372076768">
      <w:bodyDiv w:val="1"/>
      <w:marLeft w:val="0"/>
      <w:marRight w:val="0"/>
      <w:marTop w:val="0"/>
      <w:marBottom w:val="0"/>
      <w:divBdr>
        <w:top w:val="none" w:sz="0" w:space="0" w:color="auto"/>
        <w:left w:val="none" w:sz="0" w:space="0" w:color="auto"/>
        <w:bottom w:val="none" w:sz="0" w:space="0" w:color="auto"/>
        <w:right w:val="none" w:sz="0" w:space="0" w:color="auto"/>
      </w:divBdr>
    </w:div>
    <w:div w:id="372117875">
      <w:bodyDiv w:val="1"/>
      <w:marLeft w:val="0"/>
      <w:marRight w:val="0"/>
      <w:marTop w:val="0"/>
      <w:marBottom w:val="0"/>
      <w:divBdr>
        <w:top w:val="none" w:sz="0" w:space="0" w:color="auto"/>
        <w:left w:val="none" w:sz="0" w:space="0" w:color="auto"/>
        <w:bottom w:val="none" w:sz="0" w:space="0" w:color="auto"/>
        <w:right w:val="none" w:sz="0" w:space="0" w:color="auto"/>
      </w:divBdr>
      <w:divsChild>
        <w:div w:id="38433066">
          <w:marLeft w:val="480"/>
          <w:marRight w:val="0"/>
          <w:marTop w:val="0"/>
          <w:marBottom w:val="0"/>
          <w:divBdr>
            <w:top w:val="none" w:sz="0" w:space="0" w:color="auto"/>
            <w:left w:val="none" w:sz="0" w:space="0" w:color="auto"/>
            <w:bottom w:val="none" w:sz="0" w:space="0" w:color="auto"/>
            <w:right w:val="none" w:sz="0" w:space="0" w:color="auto"/>
          </w:divBdr>
        </w:div>
        <w:div w:id="48725236">
          <w:marLeft w:val="480"/>
          <w:marRight w:val="0"/>
          <w:marTop w:val="0"/>
          <w:marBottom w:val="0"/>
          <w:divBdr>
            <w:top w:val="none" w:sz="0" w:space="0" w:color="auto"/>
            <w:left w:val="none" w:sz="0" w:space="0" w:color="auto"/>
            <w:bottom w:val="none" w:sz="0" w:space="0" w:color="auto"/>
            <w:right w:val="none" w:sz="0" w:space="0" w:color="auto"/>
          </w:divBdr>
        </w:div>
        <w:div w:id="60103819">
          <w:marLeft w:val="480"/>
          <w:marRight w:val="0"/>
          <w:marTop w:val="0"/>
          <w:marBottom w:val="0"/>
          <w:divBdr>
            <w:top w:val="none" w:sz="0" w:space="0" w:color="auto"/>
            <w:left w:val="none" w:sz="0" w:space="0" w:color="auto"/>
            <w:bottom w:val="none" w:sz="0" w:space="0" w:color="auto"/>
            <w:right w:val="none" w:sz="0" w:space="0" w:color="auto"/>
          </w:divBdr>
        </w:div>
        <w:div w:id="81027556">
          <w:marLeft w:val="480"/>
          <w:marRight w:val="0"/>
          <w:marTop w:val="0"/>
          <w:marBottom w:val="0"/>
          <w:divBdr>
            <w:top w:val="none" w:sz="0" w:space="0" w:color="auto"/>
            <w:left w:val="none" w:sz="0" w:space="0" w:color="auto"/>
            <w:bottom w:val="none" w:sz="0" w:space="0" w:color="auto"/>
            <w:right w:val="none" w:sz="0" w:space="0" w:color="auto"/>
          </w:divBdr>
        </w:div>
        <w:div w:id="103770909">
          <w:marLeft w:val="480"/>
          <w:marRight w:val="0"/>
          <w:marTop w:val="0"/>
          <w:marBottom w:val="0"/>
          <w:divBdr>
            <w:top w:val="none" w:sz="0" w:space="0" w:color="auto"/>
            <w:left w:val="none" w:sz="0" w:space="0" w:color="auto"/>
            <w:bottom w:val="none" w:sz="0" w:space="0" w:color="auto"/>
            <w:right w:val="none" w:sz="0" w:space="0" w:color="auto"/>
          </w:divBdr>
        </w:div>
        <w:div w:id="323243232">
          <w:marLeft w:val="480"/>
          <w:marRight w:val="0"/>
          <w:marTop w:val="0"/>
          <w:marBottom w:val="0"/>
          <w:divBdr>
            <w:top w:val="none" w:sz="0" w:space="0" w:color="auto"/>
            <w:left w:val="none" w:sz="0" w:space="0" w:color="auto"/>
            <w:bottom w:val="none" w:sz="0" w:space="0" w:color="auto"/>
            <w:right w:val="none" w:sz="0" w:space="0" w:color="auto"/>
          </w:divBdr>
        </w:div>
        <w:div w:id="326789220">
          <w:marLeft w:val="480"/>
          <w:marRight w:val="0"/>
          <w:marTop w:val="0"/>
          <w:marBottom w:val="0"/>
          <w:divBdr>
            <w:top w:val="none" w:sz="0" w:space="0" w:color="auto"/>
            <w:left w:val="none" w:sz="0" w:space="0" w:color="auto"/>
            <w:bottom w:val="none" w:sz="0" w:space="0" w:color="auto"/>
            <w:right w:val="none" w:sz="0" w:space="0" w:color="auto"/>
          </w:divBdr>
        </w:div>
        <w:div w:id="343944097">
          <w:marLeft w:val="480"/>
          <w:marRight w:val="0"/>
          <w:marTop w:val="0"/>
          <w:marBottom w:val="0"/>
          <w:divBdr>
            <w:top w:val="none" w:sz="0" w:space="0" w:color="auto"/>
            <w:left w:val="none" w:sz="0" w:space="0" w:color="auto"/>
            <w:bottom w:val="none" w:sz="0" w:space="0" w:color="auto"/>
            <w:right w:val="none" w:sz="0" w:space="0" w:color="auto"/>
          </w:divBdr>
        </w:div>
        <w:div w:id="377322665">
          <w:marLeft w:val="480"/>
          <w:marRight w:val="0"/>
          <w:marTop w:val="0"/>
          <w:marBottom w:val="0"/>
          <w:divBdr>
            <w:top w:val="none" w:sz="0" w:space="0" w:color="auto"/>
            <w:left w:val="none" w:sz="0" w:space="0" w:color="auto"/>
            <w:bottom w:val="none" w:sz="0" w:space="0" w:color="auto"/>
            <w:right w:val="none" w:sz="0" w:space="0" w:color="auto"/>
          </w:divBdr>
        </w:div>
        <w:div w:id="423191651">
          <w:marLeft w:val="480"/>
          <w:marRight w:val="0"/>
          <w:marTop w:val="0"/>
          <w:marBottom w:val="0"/>
          <w:divBdr>
            <w:top w:val="none" w:sz="0" w:space="0" w:color="auto"/>
            <w:left w:val="none" w:sz="0" w:space="0" w:color="auto"/>
            <w:bottom w:val="none" w:sz="0" w:space="0" w:color="auto"/>
            <w:right w:val="none" w:sz="0" w:space="0" w:color="auto"/>
          </w:divBdr>
        </w:div>
        <w:div w:id="493184524">
          <w:marLeft w:val="480"/>
          <w:marRight w:val="0"/>
          <w:marTop w:val="0"/>
          <w:marBottom w:val="0"/>
          <w:divBdr>
            <w:top w:val="none" w:sz="0" w:space="0" w:color="auto"/>
            <w:left w:val="none" w:sz="0" w:space="0" w:color="auto"/>
            <w:bottom w:val="none" w:sz="0" w:space="0" w:color="auto"/>
            <w:right w:val="none" w:sz="0" w:space="0" w:color="auto"/>
          </w:divBdr>
        </w:div>
        <w:div w:id="511191432">
          <w:marLeft w:val="480"/>
          <w:marRight w:val="0"/>
          <w:marTop w:val="0"/>
          <w:marBottom w:val="0"/>
          <w:divBdr>
            <w:top w:val="none" w:sz="0" w:space="0" w:color="auto"/>
            <w:left w:val="none" w:sz="0" w:space="0" w:color="auto"/>
            <w:bottom w:val="none" w:sz="0" w:space="0" w:color="auto"/>
            <w:right w:val="none" w:sz="0" w:space="0" w:color="auto"/>
          </w:divBdr>
        </w:div>
        <w:div w:id="543181478">
          <w:marLeft w:val="480"/>
          <w:marRight w:val="0"/>
          <w:marTop w:val="0"/>
          <w:marBottom w:val="0"/>
          <w:divBdr>
            <w:top w:val="none" w:sz="0" w:space="0" w:color="auto"/>
            <w:left w:val="none" w:sz="0" w:space="0" w:color="auto"/>
            <w:bottom w:val="none" w:sz="0" w:space="0" w:color="auto"/>
            <w:right w:val="none" w:sz="0" w:space="0" w:color="auto"/>
          </w:divBdr>
        </w:div>
        <w:div w:id="620495917">
          <w:marLeft w:val="480"/>
          <w:marRight w:val="0"/>
          <w:marTop w:val="0"/>
          <w:marBottom w:val="0"/>
          <w:divBdr>
            <w:top w:val="none" w:sz="0" w:space="0" w:color="auto"/>
            <w:left w:val="none" w:sz="0" w:space="0" w:color="auto"/>
            <w:bottom w:val="none" w:sz="0" w:space="0" w:color="auto"/>
            <w:right w:val="none" w:sz="0" w:space="0" w:color="auto"/>
          </w:divBdr>
        </w:div>
        <w:div w:id="633407977">
          <w:marLeft w:val="480"/>
          <w:marRight w:val="0"/>
          <w:marTop w:val="0"/>
          <w:marBottom w:val="0"/>
          <w:divBdr>
            <w:top w:val="none" w:sz="0" w:space="0" w:color="auto"/>
            <w:left w:val="none" w:sz="0" w:space="0" w:color="auto"/>
            <w:bottom w:val="none" w:sz="0" w:space="0" w:color="auto"/>
            <w:right w:val="none" w:sz="0" w:space="0" w:color="auto"/>
          </w:divBdr>
        </w:div>
        <w:div w:id="678195999">
          <w:marLeft w:val="480"/>
          <w:marRight w:val="0"/>
          <w:marTop w:val="0"/>
          <w:marBottom w:val="0"/>
          <w:divBdr>
            <w:top w:val="none" w:sz="0" w:space="0" w:color="auto"/>
            <w:left w:val="none" w:sz="0" w:space="0" w:color="auto"/>
            <w:bottom w:val="none" w:sz="0" w:space="0" w:color="auto"/>
            <w:right w:val="none" w:sz="0" w:space="0" w:color="auto"/>
          </w:divBdr>
        </w:div>
        <w:div w:id="693531575">
          <w:marLeft w:val="480"/>
          <w:marRight w:val="0"/>
          <w:marTop w:val="0"/>
          <w:marBottom w:val="0"/>
          <w:divBdr>
            <w:top w:val="none" w:sz="0" w:space="0" w:color="auto"/>
            <w:left w:val="none" w:sz="0" w:space="0" w:color="auto"/>
            <w:bottom w:val="none" w:sz="0" w:space="0" w:color="auto"/>
            <w:right w:val="none" w:sz="0" w:space="0" w:color="auto"/>
          </w:divBdr>
        </w:div>
        <w:div w:id="757873932">
          <w:marLeft w:val="480"/>
          <w:marRight w:val="0"/>
          <w:marTop w:val="0"/>
          <w:marBottom w:val="0"/>
          <w:divBdr>
            <w:top w:val="none" w:sz="0" w:space="0" w:color="auto"/>
            <w:left w:val="none" w:sz="0" w:space="0" w:color="auto"/>
            <w:bottom w:val="none" w:sz="0" w:space="0" w:color="auto"/>
            <w:right w:val="none" w:sz="0" w:space="0" w:color="auto"/>
          </w:divBdr>
        </w:div>
        <w:div w:id="813914039">
          <w:marLeft w:val="480"/>
          <w:marRight w:val="0"/>
          <w:marTop w:val="0"/>
          <w:marBottom w:val="0"/>
          <w:divBdr>
            <w:top w:val="none" w:sz="0" w:space="0" w:color="auto"/>
            <w:left w:val="none" w:sz="0" w:space="0" w:color="auto"/>
            <w:bottom w:val="none" w:sz="0" w:space="0" w:color="auto"/>
            <w:right w:val="none" w:sz="0" w:space="0" w:color="auto"/>
          </w:divBdr>
        </w:div>
        <w:div w:id="824590279">
          <w:marLeft w:val="480"/>
          <w:marRight w:val="0"/>
          <w:marTop w:val="0"/>
          <w:marBottom w:val="0"/>
          <w:divBdr>
            <w:top w:val="none" w:sz="0" w:space="0" w:color="auto"/>
            <w:left w:val="none" w:sz="0" w:space="0" w:color="auto"/>
            <w:bottom w:val="none" w:sz="0" w:space="0" w:color="auto"/>
            <w:right w:val="none" w:sz="0" w:space="0" w:color="auto"/>
          </w:divBdr>
        </w:div>
        <w:div w:id="840005313">
          <w:marLeft w:val="480"/>
          <w:marRight w:val="0"/>
          <w:marTop w:val="0"/>
          <w:marBottom w:val="0"/>
          <w:divBdr>
            <w:top w:val="none" w:sz="0" w:space="0" w:color="auto"/>
            <w:left w:val="none" w:sz="0" w:space="0" w:color="auto"/>
            <w:bottom w:val="none" w:sz="0" w:space="0" w:color="auto"/>
            <w:right w:val="none" w:sz="0" w:space="0" w:color="auto"/>
          </w:divBdr>
        </w:div>
        <w:div w:id="854881438">
          <w:marLeft w:val="480"/>
          <w:marRight w:val="0"/>
          <w:marTop w:val="0"/>
          <w:marBottom w:val="0"/>
          <w:divBdr>
            <w:top w:val="none" w:sz="0" w:space="0" w:color="auto"/>
            <w:left w:val="none" w:sz="0" w:space="0" w:color="auto"/>
            <w:bottom w:val="none" w:sz="0" w:space="0" w:color="auto"/>
            <w:right w:val="none" w:sz="0" w:space="0" w:color="auto"/>
          </w:divBdr>
        </w:div>
        <w:div w:id="914046827">
          <w:marLeft w:val="480"/>
          <w:marRight w:val="0"/>
          <w:marTop w:val="0"/>
          <w:marBottom w:val="0"/>
          <w:divBdr>
            <w:top w:val="none" w:sz="0" w:space="0" w:color="auto"/>
            <w:left w:val="none" w:sz="0" w:space="0" w:color="auto"/>
            <w:bottom w:val="none" w:sz="0" w:space="0" w:color="auto"/>
            <w:right w:val="none" w:sz="0" w:space="0" w:color="auto"/>
          </w:divBdr>
        </w:div>
      </w:divsChild>
    </w:div>
    <w:div w:id="372313704">
      <w:bodyDiv w:val="1"/>
      <w:marLeft w:val="0"/>
      <w:marRight w:val="0"/>
      <w:marTop w:val="0"/>
      <w:marBottom w:val="0"/>
      <w:divBdr>
        <w:top w:val="none" w:sz="0" w:space="0" w:color="auto"/>
        <w:left w:val="none" w:sz="0" w:space="0" w:color="auto"/>
        <w:bottom w:val="none" w:sz="0" w:space="0" w:color="auto"/>
        <w:right w:val="none" w:sz="0" w:space="0" w:color="auto"/>
      </w:divBdr>
    </w:div>
    <w:div w:id="372391010">
      <w:bodyDiv w:val="1"/>
      <w:marLeft w:val="0"/>
      <w:marRight w:val="0"/>
      <w:marTop w:val="0"/>
      <w:marBottom w:val="0"/>
      <w:divBdr>
        <w:top w:val="none" w:sz="0" w:space="0" w:color="auto"/>
        <w:left w:val="none" w:sz="0" w:space="0" w:color="auto"/>
        <w:bottom w:val="none" w:sz="0" w:space="0" w:color="auto"/>
        <w:right w:val="none" w:sz="0" w:space="0" w:color="auto"/>
      </w:divBdr>
    </w:div>
    <w:div w:id="372464491">
      <w:bodyDiv w:val="1"/>
      <w:marLeft w:val="0"/>
      <w:marRight w:val="0"/>
      <w:marTop w:val="0"/>
      <w:marBottom w:val="0"/>
      <w:divBdr>
        <w:top w:val="none" w:sz="0" w:space="0" w:color="auto"/>
        <w:left w:val="none" w:sz="0" w:space="0" w:color="auto"/>
        <w:bottom w:val="none" w:sz="0" w:space="0" w:color="auto"/>
        <w:right w:val="none" w:sz="0" w:space="0" w:color="auto"/>
      </w:divBdr>
    </w:div>
    <w:div w:id="372578381">
      <w:bodyDiv w:val="1"/>
      <w:marLeft w:val="0"/>
      <w:marRight w:val="0"/>
      <w:marTop w:val="0"/>
      <w:marBottom w:val="0"/>
      <w:divBdr>
        <w:top w:val="none" w:sz="0" w:space="0" w:color="auto"/>
        <w:left w:val="none" w:sz="0" w:space="0" w:color="auto"/>
        <w:bottom w:val="none" w:sz="0" w:space="0" w:color="auto"/>
        <w:right w:val="none" w:sz="0" w:space="0" w:color="auto"/>
      </w:divBdr>
    </w:div>
    <w:div w:id="372579844">
      <w:bodyDiv w:val="1"/>
      <w:marLeft w:val="0"/>
      <w:marRight w:val="0"/>
      <w:marTop w:val="0"/>
      <w:marBottom w:val="0"/>
      <w:divBdr>
        <w:top w:val="none" w:sz="0" w:space="0" w:color="auto"/>
        <w:left w:val="none" w:sz="0" w:space="0" w:color="auto"/>
        <w:bottom w:val="none" w:sz="0" w:space="0" w:color="auto"/>
        <w:right w:val="none" w:sz="0" w:space="0" w:color="auto"/>
      </w:divBdr>
    </w:div>
    <w:div w:id="372656157">
      <w:bodyDiv w:val="1"/>
      <w:marLeft w:val="0"/>
      <w:marRight w:val="0"/>
      <w:marTop w:val="0"/>
      <w:marBottom w:val="0"/>
      <w:divBdr>
        <w:top w:val="none" w:sz="0" w:space="0" w:color="auto"/>
        <w:left w:val="none" w:sz="0" w:space="0" w:color="auto"/>
        <w:bottom w:val="none" w:sz="0" w:space="0" w:color="auto"/>
        <w:right w:val="none" w:sz="0" w:space="0" w:color="auto"/>
      </w:divBdr>
    </w:div>
    <w:div w:id="372660324">
      <w:bodyDiv w:val="1"/>
      <w:marLeft w:val="0"/>
      <w:marRight w:val="0"/>
      <w:marTop w:val="0"/>
      <w:marBottom w:val="0"/>
      <w:divBdr>
        <w:top w:val="none" w:sz="0" w:space="0" w:color="auto"/>
        <w:left w:val="none" w:sz="0" w:space="0" w:color="auto"/>
        <w:bottom w:val="none" w:sz="0" w:space="0" w:color="auto"/>
        <w:right w:val="none" w:sz="0" w:space="0" w:color="auto"/>
      </w:divBdr>
    </w:div>
    <w:div w:id="372728256">
      <w:bodyDiv w:val="1"/>
      <w:marLeft w:val="0"/>
      <w:marRight w:val="0"/>
      <w:marTop w:val="0"/>
      <w:marBottom w:val="0"/>
      <w:divBdr>
        <w:top w:val="none" w:sz="0" w:space="0" w:color="auto"/>
        <w:left w:val="none" w:sz="0" w:space="0" w:color="auto"/>
        <w:bottom w:val="none" w:sz="0" w:space="0" w:color="auto"/>
        <w:right w:val="none" w:sz="0" w:space="0" w:color="auto"/>
      </w:divBdr>
    </w:div>
    <w:div w:id="372851472">
      <w:bodyDiv w:val="1"/>
      <w:marLeft w:val="0"/>
      <w:marRight w:val="0"/>
      <w:marTop w:val="0"/>
      <w:marBottom w:val="0"/>
      <w:divBdr>
        <w:top w:val="none" w:sz="0" w:space="0" w:color="auto"/>
        <w:left w:val="none" w:sz="0" w:space="0" w:color="auto"/>
        <w:bottom w:val="none" w:sz="0" w:space="0" w:color="auto"/>
        <w:right w:val="none" w:sz="0" w:space="0" w:color="auto"/>
      </w:divBdr>
    </w:div>
    <w:div w:id="372968769">
      <w:bodyDiv w:val="1"/>
      <w:marLeft w:val="0"/>
      <w:marRight w:val="0"/>
      <w:marTop w:val="0"/>
      <w:marBottom w:val="0"/>
      <w:divBdr>
        <w:top w:val="none" w:sz="0" w:space="0" w:color="auto"/>
        <w:left w:val="none" w:sz="0" w:space="0" w:color="auto"/>
        <w:bottom w:val="none" w:sz="0" w:space="0" w:color="auto"/>
        <w:right w:val="none" w:sz="0" w:space="0" w:color="auto"/>
      </w:divBdr>
    </w:div>
    <w:div w:id="373117045">
      <w:bodyDiv w:val="1"/>
      <w:marLeft w:val="0"/>
      <w:marRight w:val="0"/>
      <w:marTop w:val="0"/>
      <w:marBottom w:val="0"/>
      <w:divBdr>
        <w:top w:val="none" w:sz="0" w:space="0" w:color="auto"/>
        <w:left w:val="none" w:sz="0" w:space="0" w:color="auto"/>
        <w:bottom w:val="none" w:sz="0" w:space="0" w:color="auto"/>
        <w:right w:val="none" w:sz="0" w:space="0" w:color="auto"/>
      </w:divBdr>
    </w:div>
    <w:div w:id="373238780">
      <w:bodyDiv w:val="1"/>
      <w:marLeft w:val="0"/>
      <w:marRight w:val="0"/>
      <w:marTop w:val="0"/>
      <w:marBottom w:val="0"/>
      <w:divBdr>
        <w:top w:val="none" w:sz="0" w:space="0" w:color="auto"/>
        <w:left w:val="none" w:sz="0" w:space="0" w:color="auto"/>
        <w:bottom w:val="none" w:sz="0" w:space="0" w:color="auto"/>
        <w:right w:val="none" w:sz="0" w:space="0" w:color="auto"/>
      </w:divBdr>
    </w:div>
    <w:div w:id="373241128">
      <w:bodyDiv w:val="1"/>
      <w:marLeft w:val="0"/>
      <w:marRight w:val="0"/>
      <w:marTop w:val="0"/>
      <w:marBottom w:val="0"/>
      <w:divBdr>
        <w:top w:val="none" w:sz="0" w:space="0" w:color="auto"/>
        <w:left w:val="none" w:sz="0" w:space="0" w:color="auto"/>
        <w:bottom w:val="none" w:sz="0" w:space="0" w:color="auto"/>
        <w:right w:val="none" w:sz="0" w:space="0" w:color="auto"/>
      </w:divBdr>
    </w:div>
    <w:div w:id="373653044">
      <w:bodyDiv w:val="1"/>
      <w:marLeft w:val="0"/>
      <w:marRight w:val="0"/>
      <w:marTop w:val="0"/>
      <w:marBottom w:val="0"/>
      <w:divBdr>
        <w:top w:val="none" w:sz="0" w:space="0" w:color="auto"/>
        <w:left w:val="none" w:sz="0" w:space="0" w:color="auto"/>
        <w:bottom w:val="none" w:sz="0" w:space="0" w:color="auto"/>
        <w:right w:val="none" w:sz="0" w:space="0" w:color="auto"/>
      </w:divBdr>
    </w:div>
    <w:div w:id="373772478">
      <w:bodyDiv w:val="1"/>
      <w:marLeft w:val="0"/>
      <w:marRight w:val="0"/>
      <w:marTop w:val="0"/>
      <w:marBottom w:val="0"/>
      <w:divBdr>
        <w:top w:val="none" w:sz="0" w:space="0" w:color="auto"/>
        <w:left w:val="none" w:sz="0" w:space="0" w:color="auto"/>
        <w:bottom w:val="none" w:sz="0" w:space="0" w:color="auto"/>
        <w:right w:val="none" w:sz="0" w:space="0" w:color="auto"/>
      </w:divBdr>
    </w:div>
    <w:div w:id="373774598">
      <w:bodyDiv w:val="1"/>
      <w:marLeft w:val="0"/>
      <w:marRight w:val="0"/>
      <w:marTop w:val="0"/>
      <w:marBottom w:val="0"/>
      <w:divBdr>
        <w:top w:val="none" w:sz="0" w:space="0" w:color="auto"/>
        <w:left w:val="none" w:sz="0" w:space="0" w:color="auto"/>
        <w:bottom w:val="none" w:sz="0" w:space="0" w:color="auto"/>
        <w:right w:val="none" w:sz="0" w:space="0" w:color="auto"/>
      </w:divBdr>
    </w:div>
    <w:div w:id="373848813">
      <w:bodyDiv w:val="1"/>
      <w:marLeft w:val="0"/>
      <w:marRight w:val="0"/>
      <w:marTop w:val="0"/>
      <w:marBottom w:val="0"/>
      <w:divBdr>
        <w:top w:val="none" w:sz="0" w:space="0" w:color="auto"/>
        <w:left w:val="none" w:sz="0" w:space="0" w:color="auto"/>
        <w:bottom w:val="none" w:sz="0" w:space="0" w:color="auto"/>
        <w:right w:val="none" w:sz="0" w:space="0" w:color="auto"/>
      </w:divBdr>
    </w:div>
    <w:div w:id="373965699">
      <w:bodyDiv w:val="1"/>
      <w:marLeft w:val="0"/>
      <w:marRight w:val="0"/>
      <w:marTop w:val="0"/>
      <w:marBottom w:val="0"/>
      <w:divBdr>
        <w:top w:val="none" w:sz="0" w:space="0" w:color="auto"/>
        <w:left w:val="none" w:sz="0" w:space="0" w:color="auto"/>
        <w:bottom w:val="none" w:sz="0" w:space="0" w:color="auto"/>
        <w:right w:val="none" w:sz="0" w:space="0" w:color="auto"/>
      </w:divBdr>
    </w:div>
    <w:div w:id="374014485">
      <w:bodyDiv w:val="1"/>
      <w:marLeft w:val="0"/>
      <w:marRight w:val="0"/>
      <w:marTop w:val="0"/>
      <w:marBottom w:val="0"/>
      <w:divBdr>
        <w:top w:val="none" w:sz="0" w:space="0" w:color="auto"/>
        <w:left w:val="none" w:sz="0" w:space="0" w:color="auto"/>
        <w:bottom w:val="none" w:sz="0" w:space="0" w:color="auto"/>
        <w:right w:val="none" w:sz="0" w:space="0" w:color="auto"/>
      </w:divBdr>
    </w:div>
    <w:div w:id="374045459">
      <w:bodyDiv w:val="1"/>
      <w:marLeft w:val="0"/>
      <w:marRight w:val="0"/>
      <w:marTop w:val="0"/>
      <w:marBottom w:val="0"/>
      <w:divBdr>
        <w:top w:val="none" w:sz="0" w:space="0" w:color="auto"/>
        <w:left w:val="none" w:sz="0" w:space="0" w:color="auto"/>
        <w:bottom w:val="none" w:sz="0" w:space="0" w:color="auto"/>
        <w:right w:val="none" w:sz="0" w:space="0" w:color="auto"/>
      </w:divBdr>
    </w:div>
    <w:div w:id="374161356">
      <w:bodyDiv w:val="1"/>
      <w:marLeft w:val="0"/>
      <w:marRight w:val="0"/>
      <w:marTop w:val="0"/>
      <w:marBottom w:val="0"/>
      <w:divBdr>
        <w:top w:val="none" w:sz="0" w:space="0" w:color="auto"/>
        <w:left w:val="none" w:sz="0" w:space="0" w:color="auto"/>
        <w:bottom w:val="none" w:sz="0" w:space="0" w:color="auto"/>
        <w:right w:val="none" w:sz="0" w:space="0" w:color="auto"/>
      </w:divBdr>
    </w:div>
    <w:div w:id="374235762">
      <w:bodyDiv w:val="1"/>
      <w:marLeft w:val="0"/>
      <w:marRight w:val="0"/>
      <w:marTop w:val="0"/>
      <w:marBottom w:val="0"/>
      <w:divBdr>
        <w:top w:val="none" w:sz="0" w:space="0" w:color="auto"/>
        <w:left w:val="none" w:sz="0" w:space="0" w:color="auto"/>
        <w:bottom w:val="none" w:sz="0" w:space="0" w:color="auto"/>
        <w:right w:val="none" w:sz="0" w:space="0" w:color="auto"/>
      </w:divBdr>
    </w:div>
    <w:div w:id="374425120">
      <w:bodyDiv w:val="1"/>
      <w:marLeft w:val="0"/>
      <w:marRight w:val="0"/>
      <w:marTop w:val="0"/>
      <w:marBottom w:val="0"/>
      <w:divBdr>
        <w:top w:val="none" w:sz="0" w:space="0" w:color="auto"/>
        <w:left w:val="none" w:sz="0" w:space="0" w:color="auto"/>
        <w:bottom w:val="none" w:sz="0" w:space="0" w:color="auto"/>
        <w:right w:val="none" w:sz="0" w:space="0" w:color="auto"/>
      </w:divBdr>
    </w:div>
    <w:div w:id="374475141">
      <w:bodyDiv w:val="1"/>
      <w:marLeft w:val="0"/>
      <w:marRight w:val="0"/>
      <w:marTop w:val="0"/>
      <w:marBottom w:val="0"/>
      <w:divBdr>
        <w:top w:val="none" w:sz="0" w:space="0" w:color="auto"/>
        <w:left w:val="none" w:sz="0" w:space="0" w:color="auto"/>
        <w:bottom w:val="none" w:sz="0" w:space="0" w:color="auto"/>
        <w:right w:val="none" w:sz="0" w:space="0" w:color="auto"/>
      </w:divBdr>
    </w:div>
    <w:div w:id="374476149">
      <w:bodyDiv w:val="1"/>
      <w:marLeft w:val="0"/>
      <w:marRight w:val="0"/>
      <w:marTop w:val="0"/>
      <w:marBottom w:val="0"/>
      <w:divBdr>
        <w:top w:val="none" w:sz="0" w:space="0" w:color="auto"/>
        <w:left w:val="none" w:sz="0" w:space="0" w:color="auto"/>
        <w:bottom w:val="none" w:sz="0" w:space="0" w:color="auto"/>
        <w:right w:val="none" w:sz="0" w:space="0" w:color="auto"/>
      </w:divBdr>
    </w:div>
    <w:div w:id="374504961">
      <w:bodyDiv w:val="1"/>
      <w:marLeft w:val="0"/>
      <w:marRight w:val="0"/>
      <w:marTop w:val="0"/>
      <w:marBottom w:val="0"/>
      <w:divBdr>
        <w:top w:val="none" w:sz="0" w:space="0" w:color="auto"/>
        <w:left w:val="none" w:sz="0" w:space="0" w:color="auto"/>
        <w:bottom w:val="none" w:sz="0" w:space="0" w:color="auto"/>
        <w:right w:val="none" w:sz="0" w:space="0" w:color="auto"/>
      </w:divBdr>
    </w:div>
    <w:div w:id="374544170">
      <w:bodyDiv w:val="1"/>
      <w:marLeft w:val="0"/>
      <w:marRight w:val="0"/>
      <w:marTop w:val="0"/>
      <w:marBottom w:val="0"/>
      <w:divBdr>
        <w:top w:val="none" w:sz="0" w:space="0" w:color="auto"/>
        <w:left w:val="none" w:sz="0" w:space="0" w:color="auto"/>
        <w:bottom w:val="none" w:sz="0" w:space="0" w:color="auto"/>
        <w:right w:val="none" w:sz="0" w:space="0" w:color="auto"/>
      </w:divBdr>
    </w:div>
    <w:div w:id="374623499">
      <w:bodyDiv w:val="1"/>
      <w:marLeft w:val="0"/>
      <w:marRight w:val="0"/>
      <w:marTop w:val="0"/>
      <w:marBottom w:val="0"/>
      <w:divBdr>
        <w:top w:val="none" w:sz="0" w:space="0" w:color="auto"/>
        <w:left w:val="none" w:sz="0" w:space="0" w:color="auto"/>
        <w:bottom w:val="none" w:sz="0" w:space="0" w:color="auto"/>
        <w:right w:val="none" w:sz="0" w:space="0" w:color="auto"/>
      </w:divBdr>
    </w:div>
    <w:div w:id="374696502">
      <w:bodyDiv w:val="1"/>
      <w:marLeft w:val="0"/>
      <w:marRight w:val="0"/>
      <w:marTop w:val="0"/>
      <w:marBottom w:val="0"/>
      <w:divBdr>
        <w:top w:val="none" w:sz="0" w:space="0" w:color="auto"/>
        <w:left w:val="none" w:sz="0" w:space="0" w:color="auto"/>
        <w:bottom w:val="none" w:sz="0" w:space="0" w:color="auto"/>
        <w:right w:val="none" w:sz="0" w:space="0" w:color="auto"/>
      </w:divBdr>
    </w:div>
    <w:div w:id="37481786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4891908">
      <w:bodyDiv w:val="1"/>
      <w:marLeft w:val="0"/>
      <w:marRight w:val="0"/>
      <w:marTop w:val="0"/>
      <w:marBottom w:val="0"/>
      <w:divBdr>
        <w:top w:val="none" w:sz="0" w:space="0" w:color="auto"/>
        <w:left w:val="none" w:sz="0" w:space="0" w:color="auto"/>
        <w:bottom w:val="none" w:sz="0" w:space="0" w:color="auto"/>
        <w:right w:val="none" w:sz="0" w:space="0" w:color="auto"/>
      </w:divBdr>
    </w:div>
    <w:div w:id="375087527">
      <w:bodyDiv w:val="1"/>
      <w:marLeft w:val="0"/>
      <w:marRight w:val="0"/>
      <w:marTop w:val="0"/>
      <w:marBottom w:val="0"/>
      <w:divBdr>
        <w:top w:val="none" w:sz="0" w:space="0" w:color="auto"/>
        <w:left w:val="none" w:sz="0" w:space="0" w:color="auto"/>
        <w:bottom w:val="none" w:sz="0" w:space="0" w:color="auto"/>
        <w:right w:val="none" w:sz="0" w:space="0" w:color="auto"/>
      </w:divBdr>
    </w:div>
    <w:div w:id="375130574">
      <w:bodyDiv w:val="1"/>
      <w:marLeft w:val="0"/>
      <w:marRight w:val="0"/>
      <w:marTop w:val="0"/>
      <w:marBottom w:val="0"/>
      <w:divBdr>
        <w:top w:val="none" w:sz="0" w:space="0" w:color="auto"/>
        <w:left w:val="none" w:sz="0" w:space="0" w:color="auto"/>
        <w:bottom w:val="none" w:sz="0" w:space="0" w:color="auto"/>
        <w:right w:val="none" w:sz="0" w:space="0" w:color="auto"/>
      </w:divBdr>
    </w:div>
    <w:div w:id="375131614">
      <w:bodyDiv w:val="1"/>
      <w:marLeft w:val="0"/>
      <w:marRight w:val="0"/>
      <w:marTop w:val="0"/>
      <w:marBottom w:val="0"/>
      <w:divBdr>
        <w:top w:val="none" w:sz="0" w:space="0" w:color="auto"/>
        <w:left w:val="none" w:sz="0" w:space="0" w:color="auto"/>
        <w:bottom w:val="none" w:sz="0" w:space="0" w:color="auto"/>
        <w:right w:val="none" w:sz="0" w:space="0" w:color="auto"/>
      </w:divBdr>
    </w:div>
    <w:div w:id="375349042">
      <w:bodyDiv w:val="1"/>
      <w:marLeft w:val="0"/>
      <w:marRight w:val="0"/>
      <w:marTop w:val="0"/>
      <w:marBottom w:val="0"/>
      <w:divBdr>
        <w:top w:val="none" w:sz="0" w:space="0" w:color="auto"/>
        <w:left w:val="none" w:sz="0" w:space="0" w:color="auto"/>
        <w:bottom w:val="none" w:sz="0" w:space="0" w:color="auto"/>
        <w:right w:val="none" w:sz="0" w:space="0" w:color="auto"/>
      </w:divBdr>
    </w:div>
    <w:div w:id="375399752">
      <w:bodyDiv w:val="1"/>
      <w:marLeft w:val="0"/>
      <w:marRight w:val="0"/>
      <w:marTop w:val="0"/>
      <w:marBottom w:val="0"/>
      <w:divBdr>
        <w:top w:val="none" w:sz="0" w:space="0" w:color="auto"/>
        <w:left w:val="none" w:sz="0" w:space="0" w:color="auto"/>
        <w:bottom w:val="none" w:sz="0" w:space="0" w:color="auto"/>
        <w:right w:val="none" w:sz="0" w:space="0" w:color="auto"/>
      </w:divBdr>
    </w:div>
    <w:div w:id="375467574">
      <w:bodyDiv w:val="1"/>
      <w:marLeft w:val="0"/>
      <w:marRight w:val="0"/>
      <w:marTop w:val="0"/>
      <w:marBottom w:val="0"/>
      <w:divBdr>
        <w:top w:val="none" w:sz="0" w:space="0" w:color="auto"/>
        <w:left w:val="none" w:sz="0" w:space="0" w:color="auto"/>
        <w:bottom w:val="none" w:sz="0" w:space="0" w:color="auto"/>
        <w:right w:val="none" w:sz="0" w:space="0" w:color="auto"/>
      </w:divBdr>
    </w:div>
    <w:div w:id="375739306">
      <w:bodyDiv w:val="1"/>
      <w:marLeft w:val="0"/>
      <w:marRight w:val="0"/>
      <w:marTop w:val="0"/>
      <w:marBottom w:val="0"/>
      <w:divBdr>
        <w:top w:val="none" w:sz="0" w:space="0" w:color="auto"/>
        <w:left w:val="none" w:sz="0" w:space="0" w:color="auto"/>
        <w:bottom w:val="none" w:sz="0" w:space="0" w:color="auto"/>
        <w:right w:val="none" w:sz="0" w:space="0" w:color="auto"/>
      </w:divBdr>
    </w:div>
    <w:div w:id="375743888">
      <w:bodyDiv w:val="1"/>
      <w:marLeft w:val="0"/>
      <w:marRight w:val="0"/>
      <w:marTop w:val="0"/>
      <w:marBottom w:val="0"/>
      <w:divBdr>
        <w:top w:val="none" w:sz="0" w:space="0" w:color="auto"/>
        <w:left w:val="none" w:sz="0" w:space="0" w:color="auto"/>
        <w:bottom w:val="none" w:sz="0" w:space="0" w:color="auto"/>
        <w:right w:val="none" w:sz="0" w:space="0" w:color="auto"/>
      </w:divBdr>
    </w:div>
    <w:div w:id="375856297">
      <w:bodyDiv w:val="1"/>
      <w:marLeft w:val="0"/>
      <w:marRight w:val="0"/>
      <w:marTop w:val="0"/>
      <w:marBottom w:val="0"/>
      <w:divBdr>
        <w:top w:val="none" w:sz="0" w:space="0" w:color="auto"/>
        <w:left w:val="none" w:sz="0" w:space="0" w:color="auto"/>
        <w:bottom w:val="none" w:sz="0" w:space="0" w:color="auto"/>
        <w:right w:val="none" w:sz="0" w:space="0" w:color="auto"/>
      </w:divBdr>
    </w:div>
    <w:div w:id="375930007">
      <w:bodyDiv w:val="1"/>
      <w:marLeft w:val="0"/>
      <w:marRight w:val="0"/>
      <w:marTop w:val="0"/>
      <w:marBottom w:val="0"/>
      <w:divBdr>
        <w:top w:val="none" w:sz="0" w:space="0" w:color="auto"/>
        <w:left w:val="none" w:sz="0" w:space="0" w:color="auto"/>
        <w:bottom w:val="none" w:sz="0" w:space="0" w:color="auto"/>
        <w:right w:val="none" w:sz="0" w:space="0" w:color="auto"/>
      </w:divBdr>
    </w:div>
    <w:div w:id="376127636">
      <w:bodyDiv w:val="1"/>
      <w:marLeft w:val="0"/>
      <w:marRight w:val="0"/>
      <w:marTop w:val="0"/>
      <w:marBottom w:val="0"/>
      <w:divBdr>
        <w:top w:val="none" w:sz="0" w:space="0" w:color="auto"/>
        <w:left w:val="none" w:sz="0" w:space="0" w:color="auto"/>
        <w:bottom w:val="none" w:sz="0" w:space="0" w:color="auto"/>
        <w:right w:val="none" w:sz="0" w:space="0" w:color="auto"/>
      </w:divBdr>
    </w:div>
    <w:div w:id="376129463">
      <w:bodyDiv w:val="1"/>
      <w:marLeft w:val="0"/>
      <w:marRight w:val="0"/>
      <w:marTop w:val="0"/>
      <w:marBottom w:val="0"/>
      <w:divBdr>
        <w:top w:val="none" w:sz="0" w:space="0" w:color="auto"/>
        <w:left w:val="none" w:sz="0" w:space="0" w:color="auto"/>
        <w:bottom w:val="none" w:sz="0" w:space="0" w:color="auto"/>
        <w:right w:val="none" w:sz="0" w:space="0" w:color="auto"/>
      </w:divBdr>
    </w:div>
    <w:div w:id="376316029">
      <w:bodyDiv w:val="1"/>
      <w:marLeft w:val="0"/>
      <w:marRight w:val="0"/>
      <w:marTop w:val="0"/>
      <w:marBottom w:val="0"/>
      <w:divBdr>
        <w:top w:val="none" w:sz="0" w:space="0" w:color="auto"/>
        <w:left w:val="none" w:sz="0" w:space="0" w:color="auto"/>
        <w:bottom w:val="none" w:sz="0" w:space="0" w:color="auto"/>
        <w:right w:val="none" w:sz="0" w:space="0" w:color="auto"/>
      </w:divBdr>
    </w:div>
    <w:div w:id="376318641">
      <w:bodyDiv w:val="1"/>
      <w:marLeft w:val="0"/>
      <w:marRight w:val="0"/>
      <w:marTop w:val="0"/>
      <w:marBottom w:val="0"/>
      <w:divBdr>
        <w:top w:val="none" w:sz="0" w:space="0" w:color="auto"/>
        <w:left w:val="none" w:sz="0" w:space="0" w:color="auto"/>
        <w:bottom w:val="none" w:sz="0" w:space="0" w:color="auto"/>
        <w:right w:val="none" w:sz="0" w:space="0" w:color="auto"/>
      </w:divBdr>
    </w:div>
    <w:div w:id="376390950">
      <w:bodyDiv w:val="1"/>
      <w:marLeft w:val="0"/>
      <w:marRight w:val="0"/>
      <w:marTop w:val="0"/>
      <w:marBottom w:val="0"/>
      <w:divBdr>
        <w:top w:val="none" w:sz="0" w:space="0" w:color="auto"/>
        <w:left w:val="none" w:sz="0" w:space="0" w:color="auto"/>
        <w:bottom w:val="none" w:sz="0" w:space="0" w:color="auto"/>
        <w:right w:val="none" w:sz="0" w:space="0" w:color="auto"/>
      </w:divBdr>
    </w:div>
    <w:div w:id="376394926">
      <w:bodyDiv w:val="1"/>
      <w:marLeft w:val="0"/>
      <w:marRight w:val="0"/>
      <w:marTop w:val="0"/>
      <w:marBottom w:val="0"/>
      <w:divBdr>
        <w:top w:val="none" w:sz="0" w:space="0" w:color="auto"/>
        <w:left w:val="none" w:sz="0" w:space="0" w:color="auto"/>
        <w:bottom w:val="none" w:sz="0" w:space="0" w:color="auto"/>
        <w:right w:val="none" w:sz="0" w:space="0" w:color="auto"/>
      </w:divBdr>
      <w:divsChild>
        <w:div w:id="122700584">
          <w:marLeft w:val="480"/>
          <w:marRight w:val="0"/>
          <w:marTop w:val="0"/>
          <w:marBottom w:val="0"/>
          <w:divBdr>
            <w:top w:val="none" w:sz="0" w:space="0" w:color="auto"/>
            <w:left w:val="none" w:sz="0" w:space="0" w:color="auto"/>
            <w:bottom w:val="none" w:sz="0" w:space="0" w:color="auto"/>
            <w:right w:val="none" w:sz="0" w:space="0" w:color="auto"/>
          </w:divBdr>
        </w:div>
        <w:div w:id="126748168">
          <w:marLeft w:val="480"/>
          <w:marRight w:val="0"/>
          <w:marTop w:val="0"/>
          <w:marBottom w:val="0"/>
          <w:divBdr>
            <w:top w:val="none" w:sz="0" w:space="0" w:color="auto"/>
            <w:left w:val="none" w:sz="0" w:space="0" w:color="auto"/>
            <w:bottom w:val="none" w:sz="0" w:space="0" w:color="auto"/>
            <w:right w:val="none" w:sz="0" w:space="0" w:color="auto"/>
          </w:divBdr>
        </w:div>
        <w:div w:id="184952814">
          <w:marLeft w:val="480"/>
          <w:marRight w:val="0"/>
          <w:marTop w:val="0"/>
          <w:marBottom w:val="0"/>
          <w:divBdr>
            <w:top w:val="none" w:sz="0" w:space="0" w:color="auto"/>
            <w:left w:val="none" w:sz="0" w:space="0" w:color="auto"/>
            <w:bottom w:val="none" w:sz="0" w:space="0" w:color="auto"/>
            <w:right w:val="none" w:sz="0" w:space="0" w:color="auto"/>
          </w:divBdr>
        </w:div>
        <w:div w:id="189151429">
          <w:marLeft w:val="480"/>
          <w:marRight w:val="0"/>
          <w:marTop w:val="0"/>
          <w:marBottom w:val="0"/>
          <w:divBdr>
            <w:top w:val="none" w:sz="0" w:space="0" w:color="auto"/>
            <w:left w:val="none" w:sz="0" w:space="0" w:color="auto"/>
            <w:bottom w:val="none" w:sz="0" w:space="0" w:color="auto"/>
            <w:right w:val="none" w:sz="0" w:space="0" w:color="auto"/>
          </w:divBdr>
        </w:div>
        <w:div w:id="221523068">
          <w:marLeft w:val="480"/>
          <w:marRight w:val="0"/>
          <w:marTop w:val="0"/>
          <w:marBottom w:val="0"/>
          <w:divBdr>
            <w:top w:val="none" w:sz="0" w:space="0" w:color="auto"/>
            <w:left w:val="none" w:sz="0" w:space="0" w:color="auto"/>
            <w:bottom w:val="none" w:sz="0" w:space="0" w:color="auto"/>
            <w:right w:val="none" w:sz="0" w:space="0" w:color="auto"/>
          </w:divBdr>
        </w:div>
        <w:div w:id="248464872">
          <w:marLeft w:val="480"/>
          <w:marRight w:val="0"/>
          <w:marTop w:val="0"/>
          <w:marBottom w:val="0"/>
          <w:divBdr>
            <w:top w:val="none" w:sz="0" w:space="0" w:color="auto"/>
            <w:left w:val="none" w:sz="0" w:space="0" w:color="auto"/>
            <w:bottom w:val="none" w:sz="0" w:space="0" w:color="auto"/>
            <w:right w:val="none" w:sz="0" w:space="0" w:color="auto"/>
          </w:divBdr>
        </w:div>
        <w:div w:id="349601021">
          <w:marLeft w:val="480"/>
          <w:marRight w:val="0"/>
          <w:marTop w:val="0"/>
          <w:marBottom w:val="0"/>
          <w:divBdr>
            <w:top w:val="none" w:sz="0" w:space="0" w:color="auto"/>
            <w:left w:val="none" w:sz="0" w:space="0" w:color="auto"/>
            <w:bottom w:val="none" w:sz="0" w:space="0" w:color="auto"/>
            <w:right w:val="none" w:sz="0" w:space="0" w:color="auto"/>
          </w:divBdr>
        </w:div>
        <w:div w:id="358943263">
          <w:marLeft w:val="480"/>
          <w:marRight w:val="0"/>
          <w:marTop w:val="0"/>
          <w:marBottom w:val="0"/>
          <w:divBdr>
            <w:top w:val="none" w:sz="0" w:space="0" w:color="auto"/>
            <w:left w:val="none" w:sz="0" w:space="0" w:color="auto"/>
            <w:bottom w:val="none" w:sz="0" w:space="0" w:color="auto"/>
            <w:right w:val="none" w:sz="0" w:space="0" w:color="auto"/>
          </w:divBdr>
        </w:div>
        <w:div w:id="406148330">
          <w:marLeft w:val="480"/>
          <w:marRight w:val="0"/>
          <w:marTop w:val="0"/>
          <w:marBottom w:val="0"/>
          <w:divBdr>
            <w:top w:val="none" w:sz="0" w:space="0" w:color="auto"/>
            <w:left w:val="none" w:sz="0" w:space="0" w:color="auto"/>
            <w:bottom w:val="none" w:sz="0" w:space="0" w:color="auto"/>
            <w:right w:val="none" w:sz="0" w:space="0" w:color="auto"/>
          </w:divBdr>
        </w:div>
        <w:div w:id="448401504">
          <w:marLeft w:val="480"/>
          <w:marRight w:val="0"/>
          <w:marTop w:val="0"/>
          <w:marBottom w:val="0"/>
          <w:divBdr>
            <w:top w:val="none" w:sz="0" w:space="0" w:color="auto"/>
            <w:left w:val="none" w:sz="0" w:space="0" w:color="auto"/>
            <w:bottom w:val="none" w:sz="0" w:space="0" w:color="auto"/>
            <w:right w:val="none" w:sz="0" w:space="0" w:color="auto"/>
          </w:divBdr>
        </w:div>
        <w:div w:id="475417267">
          <w:marLeft w:val="480"/>
          <w:marRight w:val="0"/>
          <w:marTop w:val="0"/>
          <w:marBottom w:val="0"/>
          <w:divBdr>
            <w:top w:val="none" w:sz="0" w:space="0" w:color="auto"/>
            <w:left w:val="none" w:sz="0" w:space="0" w:color="auto"/>
            <w:bottom w:val="none" w:sz="0" w:space="0" w:color="auto"/>
            <w:right w:val="none" w:sz="0" w:space="0" w:color="auto"/>
          </w:divBdr>
        </w:div>
        <w:div w:id="526142087">
          <w:marLeft w:val="480"/>
          <w:marRight w:val="0"/>
          <w:marTop w:val="0"/>
          <w:marBottom w:val="0"/>
          <w:divBdr>
            <w:top w:val="none" w:sz="0" w:space="0" w:color="auto"/>
            <w:left w:val="none" w:sz="0" w:space="0" w:color="auto"/>
            <w:bottom w:val="none" w:sz="0" w:space="0" w:color="auto"/>
            <w:right w:val="none" w:sz="0" w:space="0" w:color="auto"/>
          </w:divBdr>
        </w:div>
        <w:div w:id="585069697">
          <w:marLeft w:val="480"/>
          <w:marRight w:val="0"/>
          <w:marTop w:val="0"/>
          <w:marBottom w:val="0"/>
          <w:divBdr>
            <w:top w:val="none" w:sz="0" w:space="0" w:color="auto"/>
            <w:left w:val="none" w:sz="0" w:space="0" w:color="auto"/>
            <w:bottom w:val="none" w:sz="0" w:space="0" w:color="auto"/>
            <w:right w:val="none" w:sz="0" w:space="0" w:color="auto"/>
          </w:divBdr>
        </w:div>
        <w:div w:id="606739399">
          <w:marLeft w:val="480"/>
          <w:marRight w:val="0"/>
          <w:marTop w:val="0"/>
          <w:marBottom w:val="0"/>
          <w:divBdr>
            <w:top w:val="none" w:sz="0" w:space="0" w:color="auto"/>
            <w:left w:val="none" w:sz="0" w:space="0" w:color="auto"/>
            <w:bottom w:val="none" w:sz="0" w:space="0" w:color="auto"/>
            <w:right w:val="none" w:sz="0" w:space="0" w:color="auto"/>
          </w:divBdr>
        </w:div>
        <w:div w:id="614947744">
          <w:marLeft w:val="480"/>
          <w:marRight w:val="0"/>
          <w:marTop w:val="0"/>
          <w:marBottom w:val="0"/>
          <w:divBdr>
            <w:top w:val="none" w:sz="0" w:space="0" w:color="auto"/>
            <w:left w:val="none" w:sz="0" w:space="0" w:color="auto"/>
            <w:bottom w:val="none" w:sz="0" w:space="0" w:color="auto"/>
            <w:right w:val="none" w:sz="0" w:space="0" w:color="auto"/>
          </w:divBdr>
        </w:div>
        <w:div w:id="687759028">
          <w:marLeft w:val="480"/>
          <w:marRight w:val="0"/>
          <w:marTop w:val="0"/>
          <w:marBottom w:val="0"/>
          <w:divBdr>
            <w:top w:val="none" w:sz="0" w:space="0" w:color="auto"/>
            <w:left w:val="none" w:sz="0" w:space="0" w:color="auto"/>
            <w:bottom w:val="none" w:sz="0" w:space="0" w:color="auto"/>
            <w:right w:val="none" w:sz="0" w:space="0" w:color="auto"/>
          </w:divBdr>
        </w:div>
        <w:div w:id="725299977">
          <w:marLeft w:val="480"/>
          <w:marRight w:val="0"/>
          <w:marTop w:val="0"/>
          <w:marBottom w:val="0"/>
          <w:divBdr>
            <w:top w:val="none" w:sz="0" w:space="0" w:color="auto"/>
            <w:left w:val="none" w:sz="0" w:space="0" w:color="auto"/>
            <w:bottom w:val="none" w:sz="0" w:space="0" w:color="auto"/>
            <w:right w:val="none" w:sz="0" w:space="0" w:color="auto"/>
          </w:divBdr>
        </w:div>
        <w:div w:id="746809043">
          <w:marLeft w:val="480"/>
          <w:marRight w:val="0"/>
          <w:marTop w:val="0"/>
          <w:marBottom w:val="0"/>
          <w:divBdr>
            <w:top w:val="none" w:sz="0" w:space="0" w:color="auto"/>
            <w:left w:val="none" w:sz="0" w:space="0" w:color="auto"/>
            <w:bottom w:val="none" w:sz="0" w:space="0" w:color="auto"/>
            <w:right w:val="none" w:sz="0" w:space="0" w:color="auto"/>
          </w:divBdr>
        </w:div>
        <w:div w:id="754744128">
          <w:marLeft w:val="480"/>
          <w:marRight w:val="0"/>
          <w:marTop w:val="0"/>
          <w:marBottom w:val="0"/>
          <w:divBdr>
            <w:top w:val="none" w:sz="0" w:space="0" w:color="auto"/>
            <w:left w:val="none" w:sz="0" w:space="0" w:color="auto"/>
            <w:bottom w:val="none" w:sz="0" w:space="0" w:color="auto"/>
            <w:right w:val="none" w:sz="0" w:space="0" w:color="auto"/>
          </w:divBdr>
        </w:div>
        <w:div w:id="801385613">
          <w:marLeft w:val="480"/>
          <w:marRight w:val="0"/>
          <w:marTop w:val="0"/>
          <w:marBottom w:val="0"/>
          <w:divBdr>
            <w:top w:val="none" w:sz="0" w:space="0" w:color="auto"/>
            <w:left w:val="none" w:sz="0" w:space="0" w:color="auto"/>
            <w:bottom w:val="none" w:sz="0" w:space="0" w:color="auto"/>
            <w:right w:val="none" w:sz="0" w:space="0" w:color="auto"/>
          </w:divBdr>
        </w:div>
        <w:div w:id="807014183">
          <w:marLeft w:val="480"/>
          <w:marRight w:val="0"/>
          <w:marTop w:val="0"/>
          <w:marBottom w:val="0"/>
          <w:divBdr>
            <w:top w:val="none" w:sz="0" w:space="0" w:color="auto"/>
            <w:left w:val="none" w:sz="0" w:space="0" w:color="auto"/>
            <w:bottom w:val="none" w:sz="0" w:space="0" w:color="auto"/>
            <w:right w:val="none" w:sz="0" w:space="0" w:color="auto"/>
          </w:divBdr>
        </w:div>
        <w:div w:id="820124374">
          <w:marLeft w:val="480"/>
          <w:marRight w:val="0"/>
          <w:marTop w:val="0"/>
          <w:marBottom w:val="0"/>
          <w:divBdr>
            <w:top w:val="none" w:sz="0" w:space="0" w:color="auto"/>
            <w:left w:val="none" w:sz="0" w:space="0" w:color="auto"/>
            <w:bottom w:val="none" w:sz="0" w:space="0" w:color="auto"/>
            <w:right w:val="none" w:sz="0" w:space="0" w:color="auto"/>
          </w:divBdr>
        </w:div>
      </w:divsChild>
    </w:div>
    <w:div w:id="376778842">
      <w:bodyDiv w:val="1"/>
      <w:marLeft w:val="0"/>
      <w:marRight w:val="0"/>
      <w:marTop w:val="0"/>
      <w:marBottom w:val="0"/>
      <w:divBdr>
        <w:top w:val="none" w:sz="0" w:space="0" w:color="auto"/>
        <w:left w:val="none" w:sz="0" w:space="0" w:color="auto"/>
        <w:bottom w:val="none" w:sz="0" w:space="0" w:color="auto"/>
        <w:right w:val="none" w:sz="0" w:space="0" w:color="auto"/>
      </w:divBdr>
    </w:div>
    <w:div w:id="376782091">
      <w:bodyDiv w:val="1"/>
      <w:marLeft w:val="0"/>
      <w:marRight w:val="0"/>
      <w:marTop w:val="0"/>
      <w:marBottom w:val="0"/>
      <w:divBdr>
        <w:top w:val="none" w:sz="0" w:space="0" w:color="auto"/>
        <w:left w:val="none" w:sz="0" w:space="0" w:color="auto"/>
        <w:bottom w:val="none" w:sz="0" w:space="0" w:color="auto"/>
        <w:right w:val="none" w:sz="0" w:space="0" w:color="auto"/>
      </w:divBdr>
    </w:div>
    <w:div w:id="376901238">
      <w:bodyDiv w:val="1"/>
      <w:marLeft w:val="0"/>
      <w:marRight w:val="0"/>
      <w:marTop w:val="0"/>
      <w:marBottom w:val="0"/>
      <w:divBdr>
        <w:top w:val="none" w:sz="0" w:space="0" w:color="auto"/>
        <w:left w:val="none" w:sz="0" w:space="0" w:color="auto"/>
        <w:bottom w:val="none" w:sz="0" w:space="0" w:color="auto"/>
        <w:right w:val="none" w:sz="0" w:space="0" w:color="auto"/>
      </w:divBdr>
    </w:div>
    <w:div w:id="376928933">
      <w:bodyDiv w:val="1"/>
      <w:marLeft w:val="0"/>
      <w:marRight w:val="0"/>
      <w:marTop w:val="0"/>
      <w:marBottom w:val="0"/>
      <w:divBdr>
        <w:top w:val="none" w:sz="0" w:space="0" w:color="auto"/>
        <w:left w:val="none" w:sz="0" w:space="0" w:color="auto"/>
        <w:bottom w:val="none" w:sz="0" w:space="0" w:color="auto"/>
        <w:right w:val="none" w:sz="0" w:space="0" w:color="auto"/>
      </w:divBdr>
    </w:div>
    <w:div w:id="376928957">
      <w:bodyDiv w:val="1"/>
      <w:marLeft w:val="0"/>
      <w:marRight w:val="0"/>
      <w:marTop w:val="0"/>
      <w:marBottom w:val="0"/>
      <w:divBdr>
        <w:top w:val="none" w:sz="0" w:space="0" w:color="auto"/>
        <w:left w:val="none" w:sz="0" w:space="0" w:color="auto"/>
        <w:bottom w:val="none" w:sz="0" w:space="0" w:color="auto"/>
        <w:right w:val="none" w:sz="0" w:space="0" w:color="auto"/>
      </w:divBdr>
    </w:div>
    <w:div w:id="376972295">
      <w:bodyDiv w:val="1"/>
      <w:marLeft w:val="0"/>
      <w:marRight w:val="0"/>
      <w:marTop w:val="0"/>
      <w:marBottom w:val="0"/>
      <w:divBdr>
        <w:top w:val="none" w:sz="0" w:space="0" w:color="auto"/>
        <w:left w:val="none" w:sz="0" w:space="0" w:color="auto"/>
        <w:bottom w:val="none" w:sz="0" w:space="0" w:color="auto"/>
        <w:right w:val="none" w:sz="0" w:space="0" w:color="auto"/>
      </w:divBdr>
    </w:div>
    <w:div w:id="376973133">
      <w:bodyDiv w:val="1"/>
      <w:marLeft w:val="0"/>
      <w:marRight w:val="0"/>
      <w:marTop w:val="0"/>
      <w:marBottom w:val="0"/>
      <w:divBdr>
        <w:top w:val="none" w:sz="0" w:space="0" w:color="auto"/>
        <w:left w:val="none" w:sz="0" w:space="0" w:color="auto"/>
        <w:bottom w:val="none" w:sz="0" w:space="0" w:color="auto"/>
        <w:right w:val="none" w:sz="0" w:space="0" w:color="auto"/>
      </w:divBdr>
    </w:div>
    <w:div w:id="377239052">
      <w:bodyDiv w:val="1"/>
      <w:marLeft w:val="0"/>
      <w:marRight w:val="0"/>
      <w:marTop w:val="0"/>
      <w:marBottom w:val="0"/>
      <w:divBdr>
        <w:top w:val="none" w:sz="0" w:space="0" w:color="auto"/>
        <w:left w:val="none" w:sz="0" w:space="0" w:color="auto"/>
        <w:bottom w:val="none" w:sz="0" w:space="0" w:color="auto"/>
        <w:right w:val="none" w:sz="0" w:space="0" w:color="auto"/>
      </w:divBdr>
    </w:div>
    <w:div w:id="377322588">
      <w:bodyDiv w:val="1"/>
      <w:marLeft w:val="0"/>
      <w:marRight w:val="0"/>
      <w:marTop w:val="0"/>
      <w:marBottom w:val="0"/>
      <w:divBdr>
        <w:top w:val="none" w:sz="0" w:space="0" w:color="auto"/>
        <w:left w:val="none" w:sz="0" w:space="0" w:color="auto"/>
        <w:bottom w:val="none" w:sz="0" w:space="0" w:color="auto"/>
        <w:right w:val="none" w:sz="0" w:space="0" w:color="auto"/>
      </w:divBdr>
    </w:div>
    <w:div w:id="377778756">
      <w:bodyDiv w:val="1"/>
      <w:marLeft w:val="0"/>
      <w:marRight w:val="0"/>
      <w:marTop w:val="0"/>
      <w:marBottom w:val="0"/>
      <w:divBdr>
        <w:top w:val="none" w:sz="0" w:space="0" w:color="auto"/>
        <w:left w:val="none" w:sz="0" w:space="0" w:color="auto"/>
        <w:bottom w:val="none" w:sz="0" w:space="0" w:color="auto"/>
        <w:right w:val="none" w:sz="0" w:space="0" w:color="auto"/>
      </w:divBdr>
    </w:div>
    <w:div w:id="377778865">
      <w:bodyDiv w:val="1"/>
      <w:marLeft w:val="0"/>
      <w:marRight w:val="0"/>
      <w:marTop w:val="0"/>
      <w:marBottom w:val="0"/>
      <w:divBdr>
        <w:top w:val="none" w:sz="0" w:space="0" w:color="auto"/>
        <w:left w:val="none" w:sz="0" w:space="0" w:color="auto"/>
        <w:bottom w:val="none" w:sz="0" w:space="0" w:color="auto"/>
        <w:right w:val="none" w:sz="0" w:space="0" w:color="auto"/>
      </w:divBdr>
    </w:div>
    <w:div w:id="377824504">
      <w:bodyDiv w:val="1"/>
      <w:marLeft w:val="0"/>
      <w:marRight w:val="0"/>
      <w:marTop w:val="0"/>
      <w:marBottom w:val="0"/>
      <w:divBdr>
        <w:top w:val="none" w:sz="0" w:space="0" w:color="auto"/>
        <w:left w:val="none" w:sz="0" w:space="0" w:color="auto"/>
        <w:bottom w:val="none" w:sz="0" w:space="0" w:color="auto"/>
        <w:right w:val="none" w:sz="0" w:space="0" w:color="auto"/>
      </w:divBdr>
    </w:div>
    <w:div w:id="377826335">
      <w:bodyDiv w:val="1"/>
      <w:marLeft w:val="0"/>
      <w:marRight w:val="0"/>
      <w:marTop w:val="0"/>
      <w:marBottom w:val="0"/>
      <w:divBdr>
        <w:top w:val="none" w:sz="0" w:space="0" w:color="auto"/>
        <w:left w:val="none" w:sz="0" w:space="0" w:color="auto"/>
        <w:bottom w:val="none" w:sz="0" w:space="0" w:color="auto"/>
        <w:right w:val="none" w:sz="0" w:space="0" w:color="auto"/>
      </w:divBdr>
    </w:div>
    <w:div w:id="378096292">
      <w:bodyDiv w:val="1"/>
      <w:marLeft w:val="0"/>
      <w:marRight w:val="0"/>
      <w:marTop w:val="0"/>
      <w:marBottom w:val="0"/>
      <w:divBdr>
        <w:top w:val="none" w:sz="0" w:space="0" w:color="auto"/>
        <w:left w:val="none" w:sz="0" w:space="0" w:color="auto"/>
        <w:bottom w:val="none" w:sz="0" w:space="0" w:color="auto"/>
        <w:right w:val="none" w:sz="0" w:space="0" w:color="auto"/>
      </w:divBdr>
    </w:div>
    <w:div w:id="378166845">
      <w:bodyDiv w:val="1"/>
      <w:marLeft w:val="0"/>
      <w:marRight w:val="0"/>
      <w:marTop w:val="0"/>
      <w:marBottom w:val="0"/>
      <w:divBdr>
        <w:top w:val="none" w:sz="0" w:space="0" w:color="auto"/>
        <w:left w:val="none" w:sz="0" w:space="0" w:color="auto"/>
        <w:bottom w:val="none" w:sz="0" w:space="0" w:color="auto"/>
        <w:right w:val="none" w:sz="0" w:space="0" w:color="auto"/>
      </w:divBdr>
    </w:div>
    <w:div w:id="378557086">
      <w:bodyDiv w:val="1"/>
      <w:marLeft w:val="0"/>
      <w:marRight w:val="0"/>
      <w:marTop w:val="0"/>
      <w:marBottom w:val="0"/>
      <w:divBdr>
        <w:top w:val="none" w:sz="0" w:space="0" w:color="auto"/>
        <w:left w:val="none" w:sz="0" w:space="0" w:color="auto"/>
        <w:bottom w:val="none" w:sz="0" w:space="0" w:color="auto"/>
        <w:right w:val="none" w:sz="0" w:space="0" w:color="auto"/>
      </w:divBdr>
    </w:div>
    <w:div w:id="378675119">
      <w:bodyDiv w:val="1"/>
      <w:marLeft w:val="0"/>
      <w:marRight w:val="0"/>
      <w:marTop w:val="0"/>
      <w:marBottom w:val="0"/>
      <w:divBdr>
        <w:top w:val="none" w:sz="0" w:space="0" w:color="auto"/>
        <w:left w:val="none" w:sz="0" w:space="0" w:color="auto"/>
        <w:bottom w:val="none" w:sz="0" w:space="0" w:color="auto"/>
        <w:right w:val="none" w:sz="0" w:space="0" w:color="auto"/>
      </w:divBdr>
    </w:div>
    <w:div w:id="378820751">
      <w:bodyDiv w:val="1"/>
      <w:marLeft w:val="0"/>
      <w:marRight w:val="0"/>
      <w:marTop w:val="0"/>
      <w:marBottom w:val="0"/>
      <w:divBdr>
        <w:top w:val="none" w:sz="0" w:space="0" w:color="auto"/>
        <w:left w:val="none" w:sz="0" w:space="0" w:color="auto"/>
        <w:bottom w:val="none" w:sz="0" w:space="0" w:color="auto"/>
        <w:right w:val="none" w:sz="0" w:space="0" w:color="auto"/>
      </w:divBdr>
    </w:div>
    <w:div w:id="379015456">
      <w:bodyDiv w:val="1"/>
      <w:marLeft w:val="0"/>
      <w:marRight w:val="0"/>
      <w:marTop w:val="0"/>
      <w:marBottom w:val="0"/>
      <w:divBdr>
        <w:top w:val="none" w:sz="0" w:space="0" w:color="auto"/>
        <w:left w:val="none" w:sz="0" w:space="0" w:color="auto"/>
        <w:bottom w:val="none" w:sz="0" w:space="0" w:color="auto"/>
        <w:right w:val="none" w:sz="0" w:space="0" w:color="auto"/>
      </w:divBdr>
    </w:div>
    <w:div w:id="379016658">
      <w:bodyDiv w:val="1"/>
      <w:marLeft w:val="0"/>
      <w:marRight w:val="0"/>
      <w:marTop w:val="0"/>
      <w:marBottom w:val="0"/>
      <w:divBdr>
        <w:top w:val="none" w:sz="0" w:space="0" w:color="auto"/>
        <w:left w:val="none" w:sz="0" w:space="0" w:color="auto"/>
        <w:bottom w:val="none" w:sz="0" w:space="0" w:color="auto"/>
        <w:right w:val="none" w:sz="0" w:space="0" w:color="auto"/>
      </w:divBdr>
    </w:div>
    <w:div w:id="379019682">
      <w:bodyDiv w:val="1"/>
      <w:marLeft w:val="0"/>
      <w:marRight w:val="0"/>
      <w:marTop w:val="0"/>
      <w:marBottom w:val="0"/>
      <w:divBdr>
        <w:top w:val="none" w:sz="0" w:space="0" w:color="auto"/>
        <w:left w:val="none" w:sz="0" w:space="0" w:color="auto"/>
        <w:bottom w:val="none" w:sz="0" w:space="0" w:color="auto"/>
        <w:right w:val="none" w:sz="0" w:space="0" w:color="auto"/>
      </w:divBdr>
    </w:div>
    <w:div w:id="379133905">
      <w:bodyDiv w:val="1"/>
      <w:marLeft w:val="0"/>
      <w:marRight w:val="0"/>
      <w:marTop w:val="0"/>
      <w:marBottom w:val="0"/>
      <w:divBdr>
        <w:top w:val="none" w:sz="0" w:space="0" w:color="auto"/>
        <w:left w:val="none" w:sz="0" w:space="0" w:color="auto"/>
        <w:bottom w:val="none" w:sz="0" w:space="0" w:color="auto"/>
        <w:right w:val="none" w:sz="0" w:space="0" w:color="auto"/>
      </w:divBdr>
    </w:div>
    <w:div w:id="379329383">
      <w:bodyDiv w:val="1"/>
      <w:marLeft w:val="0"/>
      <w:marRight w:val="0"/>
      <w:marTop w:val="0"/>
      <w:marBottom w:val="0"/>
      <w:divBdr>
        <w:top w:val="none" w:sz="0" w:space="0" w:color="auto"/>
        <w:left w:val="none" w:sz="0" w:space="0" w:color="auto"/>
        <w:bottom w:val="none" w:sz="0" w:space="0" w:color="auto"/>
        <w:right w:val="none" w:sz="0" w:space="0" w:color="auto"/>
      </w:divBdr>
    </w:div>
    <w:div w:id="379405900">
      <w:bodyDiv w:val="1"/>
      <w:marLeft w:val="0"/>
      <w:marRight w:val="0"/>
      <w:marTop w:val="0"/>
      <w:marBottom w:val="0"/>
      <w:divBdr>
        <w:top w:val="none" w:sz="0" w:space="0" w:color="auto"/>
        <w:left w:val="none" w:sz="0" w:space="0" w:color="auto"/>
        <w:bottom w:val="none" w:sz="0" w:space="0" w:color="auto"/>
        <w:right w:val="none" w:sz="0" w:space="0" w:color="auto"/>
      </w:divBdr>
    </w:div>
    <w:div w:id="379595939">
      <w:bodyDiv w:val="1"/>
      <w:marLeft w:val="0"/>
      <w:marRight w:val="0"/>
      <w:marTop w:val="0"/>
      <w:marBottom w:val="0"/>
      <w:divBdr>
        <w:top w:val="none" w:sz="0" w:space="0" w:color="auto"/>
        <w:left w:val="none" w:sz="0" w:space="0" w:color="auto"/>
        <w:bottom w:val="none" w:sz="0" w:space="0" w:color="auto"/>
        <w:right w:val="none" w:sz="0" w:space="0" w:color="auto"/>
      </w:divBdr>
    </w:div>
    <w:div w:id="379866025">
      <w:bodyDiv w:val="1"/>
      <w:marLeft w:val="0"/>
      <w:marRight w:val="0"/>
      <w:marTop w:val="0"/>
      <w:marBottom w:val="0"/>
      <w:divBdr>
        <w:top w:val="none" w:sz="0" w:space="0" w:color="auto"/>
        <w:left w:val="none" w:sz="0" w:space="0" w:color="auto"/>
        <w:bottom w:val="none" w:sz="0" w:space="0" w:color="auto"/>
        <w:right w:val="none" w:sz="0" w:space="0" w:color="auto"/>
      </w:divBdr>
    </w:div>
    <w:div w:id="379936718">
      <w:bodyDiv w:val="1"/>
      <w:marLeft w:val="0"/>
      <w:marRight w:val="0"/>
      <w:marTop w:val="0"/>
      <w:marBottom w:val="0"/>
      <w:divBdr>
        <w:top w:val="none" w:sz="0" w:space="0" w:color="auto"/>
        <w:left w:val="none" w:sz="0" w:space="0" w:color="auto"/>
        <w:bottom w:val="none" w:sz="0" w:space="0" w:color="auto"/>
        <w:right w:val="none" w:sz="0" w:space="0" w:color="auto"/>
      </w:divBdr>
    </w:div>
    <w:div w:id="379987348">
      <w:bodyDiv w:val="1"/>
      <w:marLeft w:val="0"/>
      <w:marRight w:val="0"/>
      <w:marTop w:val="0"/>
      <w:marBottom w:val="0"/>
      <w:divBdr>
        <w:top w:val="none" w:sz="0" w:space="0" w:color="auto"/>
        <w:left w:val="none" w:sz="0" w:space="0" w:color="auto"/>
        <w:bottom w:val="none" w:sz="0" w:space="0" w:color="auto"/>
        <w:right w:val="none" w:sz="0" w:space="0" w:color="auto"/>
      </w:divBdr>
    </w:div>
    <w:div w:id="380055409">
      <w:bodyDiv w:val="1"/>
      <w:marLeft w:val="0"/>
      <w:marRight w:val="0"/>
      <w:marTop w:val="0"/>
      <w:marBottom w:val="0"/>
      <w:divBdr>
        <w:top w:val="none" w:sz="0" w:space="0" w:color="auto"/>
        <w:left w:val="none" w:sz="0" w:space="0" w:color="auto"/>
        <w:bottom w:val="none" w:sz="0" w:space="0" w:color="auto"/>
        <w:right w:val="none" w:sz="0" w:space="0" w:color="auto"/>
      </w:divBdr>
    </w:div>
    <w:div w:id="380060264">
      <w:bodyDiv w:val="1"/>
      <w:marLeft w:val="0"/>
      <w:marRight w:val="0"/>
      <w:marTop w:val="0"/>
      <w:marBottom w:val="0"/>
      <w:divBdr>
        <w:top w:val="none" w:sz="0" w:space="0" w:color="auto"/>
        <w:left w:val="none" w:sz="0" w:space="0" w:color="auto"/>
        <w:bottom w:val="none" w:sz="0" w:space="0" w:color="auto"/>
        <w:right w:val="none" w:sz="0" w:space="0" w:color="auto"/>
      </w:divBdr>
    </w:div>
    <w:div w:id="380136941">
      <w:bodyDiv w:val="1"/>
      <w:marLeft w:val="0"/>
      <w:marRight w:val="0"/>
      <w:marTop w:val="0"/>
      <w:marBottom w:val="0"/>
      <w:divBdr>
        <w:top w:val="none" w:sz="0" w:space="0" w:color="auto"/>
        <w:left w:val="none" w:sz="0" w:space="0" w:color="auto"/>
        <w:bottom w:val="none" w:sz="0" w:space="0" w:color="auto"/>
        <w:right w:val="none" w:sz="0" w:space="0" w:color="auto"/>
      </w:divBdr>
    </w:div>
    <w:div w:id="380330666">
      <w:bodyDiv w:val="1"/>
      <w:marLeft w:val="0"/>
      <w:marRight w:val="0"/>
      <w:marTop w:val="0"/>
      <w:marBottom w:val="0"/>
      <w:divBdr>
        <w:top w:val="none" w:sz="0" w:space="0" w:color="auto"/>
        <w:left w:val="none" w:sz="0" w:space="0" w:color="auto"/>
        <w:bottom w:val="none" w:sz="0" w:space="0" w:color="auto"/>
        <w:right w:val="none" w:sz="0" w:space="0" w:color="auto"/>
      </w:divBdr>
    </w:div>
    <w:div w:id="380523901">
      <w:bodyDiv w:val="1"/>
      <w:marLeft w:val="0"/>
      <w:marRight w:val="0"/>
      <w:marTop w:val="0"/>
      <w:marBottom w:val="0"/>
      <w:divBdr>
        <w:top w:val="none" w:sz="0" w:space="0" w:color="auto"/>
        <w:left w:val="none" w:sz="0" w:space="0" w:color="auto"/>
        <w:bottom w:val="none" w:sz="0" w:space="0" w:color="auto"/>
        <w:right w:val="none" w:sz="0" w:space="0" w:color="auto"/>
      </w:divBdr>
    </w:div>
    <w:div w:id="380592969">
      <w:bodyDiv w:val="1"/>
      <w:marLeft w:val="0"/>
      <w:marRight w:val="0"/>
      <w:marTop w:val="0"/>
      <w:marBottom w:val="0"/>
      <w:divBdr>
        <w:top w:val="none" w:sz="0" w:space="0" w:color="auto"/>
        <w:left w:val="none" w:sz="0" w:space="0" w:color="auto"/>
        <w:bottom w:val="none" w:sz="0" w:space="0" w:color="auto"/>
        <w:right w:val="none" w:sz="0" w:space="0" w:color="auto"/>
      </w:divBdr>
    </w:div>
    <w:div w:id="380597732">
      <w:bodyDiv w:val="1"/>
      <w:marLeft w:val="0"/>
      <w:marRight w:val="0"/>
      <w:marTop w:val="0"/>
      <w:marBottom w:val="0"/>
      <w:divBdr>
        <w:top w:val="none" w:sz="0" w:space="0" w:color="auto"/>
        <w:left w:val="none" w:sz="0" w:space="0" w:color="auto"/>
        <w:bottom w:val="none" w:sz="0" w:space="0" w:color="auto"/>
        <w:right w:val="none" w:sz="0" w:space="0" w:color="auto"/>
      </w:divBdr>
    </w:div>
    <w:div w:id="380717753">
      <w:bodyDiv w:val="1"/>
      <w:marLeft w:val="0"/>
      <w:marRight w:val="0"/>
      <w:marTop w:val="0"/>
      <w:marBottom w:val="0"/>
      <w:divBdr>
        <w:top w:val="none" w:sz="0" w:space="0" w:color="auto"/>
        <w:left w:val="none" w:sz="0" w:space="0" w:color="auto"/>
        <w:bottom w:val="none" w:sz="0" w:space="0" w:color="auto"/>
        <w:right w:val="none" w:sz="0" w:space="0" w:color="auto"/>
      </w:divBdr>
    </w:div>
    <w:div w:id="380834372">
      <w:bodyDiv w:val="1"/>
      <w:marLeft w:val="0"/>
      <w:marRight w:val="0"/>
      <w:marTop w:val="0"/>
      <w:marBottom w:val="0"/>
      <w:divBdr>
        <w:top w:val="none" w:sz="0" w:space="0" w:color="auto"/>
        <w:left w:val="none" w:sz="0" w:space="0" w:color="auto"/>
        <w:bottom w:val="none" w:sz="0" w:space="0" w:color="auto"/>
        <w:right w:val="none" w:sz="0" w:space="0" w:color="auto"/>
      </w:divBdr>
    </w:div>
    <w:div w:id="380859693">
      <w:bodyDiv w:val="1"/>
      <w:marLeft w:val="0"/>
      <w:marRight w:val="0"/>
      <w:marTop w:val="0"/>
      <w:marBottom w:val="0"/>
      <w:divBdr>
        <w:top w:val="none" w:sz="0" w:space="0" w:color="auto"/>
        <w:left w:val="none" w:sz="0" w:space="0" w:color="auto"/>
        <w:bottom w:val="none" w:sz="0" w:space="0" w:color="auto"/>
        <w:right w:val="none" w:sz="0" w:space="0" w:color="auto"/>
      </w:divBdr>
    </w:div>
    <w:div w:id="380982559">
      <w:bodyDiv w:val="1"/>
      <w:marLeft w:val="0"/>
      <w:marRight w:val="0"/>
      <w:marTop w:val="0"/>
      <w:marBottom w:val="0"/>
      <w:divBdr>
        <w:top w:val="none" w:sz="0" w:space="0" w:color="auto"/>
        <w:left w:val="none" w:sz="0" w:space="0" w:color="auto"/>
        <w:bottom w:val="none" w:sz="0" w:space="0" w:color="auto"/>
        <w:right w:val="none" w:sz="0" w:space="0" w:color="auto"/>
      </w:divBdr>
    </w:div>
    <w:div w:id="381026410">
      <w:bodyDiv w:val="1"/>
      <w:marLeft w:val="0"/>
      <w:marRight w:val="0"/>
      <w:marTop w:val="0"/>
      <w:marBottom w:val="0"/>
      <w:divBdr>
        <w:top w:val="none" w:sz="0" w:space="0" w:color="auto"/>
        <w:left w:val="none" w:sz="0" w:space="0" w:color="auto"/>
        <w:bottom w:val="none" w:sz="0" w:space="0" w:color="auto"/>
        <w:right w:val="none" w:sz="0" w:space="0" w:color="auto"/>
      </w:divBdr>
    </w:div>
    <w:div w:id="381029399">
      <w:bodyDiv w:val="1"/>
      <w:marLeft w:val="0"/>
      <w:marRight w:val="0"/>
      <w:marTop w:val="0"/>
      <w:marBottom w:val="0"/>
      <w:divBdr>
        <w:top w:val="none" w:sz="0" w:space="0" w:color="auto"/>
        <w:left w:val="none" w:sz="0" w:space="0" w:color="auto"/>
        <w:bottom w:val="none" w:sz="0" w:space="0" w:color="auto"/>
        <w:right w:val="none" w:sz="0" w:space="0" w:color="auto"/>
      </w:divBdr>
    </w:div>
    <w:div w:id="381101442">
      <w:bodyDiv w:val="1"/>
      <w:marLeft w:val="0"/>
      <w:marRight w:val="0"/>
      <w:marTop w:val="0"/>
      <w:marBottom w:val="0"/>
      <w:divBdr>
        <w:top w:val="none" w:sz="0" w:space="0" w:color="auto"/>
        <w:left w:val="none" w:sz="0" w:space="0" w:color="auto"/>
        <w:bottom w:val="none" w:sz="0" w:space="0" w:color="auto"/>
        <w:right w:val="none" w:sz="0" w:space="0" w:color="auto"/>
      </w:divBdr>
    </w:div>
    <w:div w:id="381101776">
      <w:bodyDiv w:val="1"/>
      <w:marLeft w:val="0"/>
      <w:marRight w:val="0"/>
      <w:marTop w:val="0"/>
      <w:marBottom w:val="0"/>
      <w:divBdr>
        <w:top w:val="none" w:sz="0" w:space="0" w:color="auto"/>
        <w:left w:val="none" w:sz="0" w:space="0" w:color="auto"/>
        <w:bottom w:val="none" w:sz="0" w:space="0" w:color="auto"/>
        <w:right w:val="none" w:sz="0" w:space="0" w:color="auto"/>
      </w:divBdr>
    </w:div>
    <w:div w:id="381102058">
      <w:bodyDiv w:val="1"/>
      <w:marLeft w:val="0"/>
      <w:marRight w:val="0"/>
      <w:marTop w:val="0"/>
      <w:marBottom w:val="0"/>
      <w:divBdr>
        <w:top w:val="none" w:sz="0" w:space="0" w:color="auto"/>
        <w:left w:val="none" w:sz="0" w:space="0" w:color="auto"/>
        <w:bottom w:val="none" w:sz="0" w:space="0" w:color="auto"/>
        <w:right w:val="none" w:sz="0" w:space="0" w:color="auto"/>
      </w:divBdr>
    </w:div>
    <w:div w:id="381177257">
      <w:bodyDiv w:val="1"/>
      <w:marLeft w:val="0"/>
      <w:marRight w:val="0"/>
      <w:marTop w:val="0"/>
      <w:marBottom w:val="0"/>
      <w:divBdr>
        <w:top w:val="none" w:sz="0" w:space="0" w:color="auto"/>
        <w:left w:val="none" w:sz="0" w:space="0" w:color="auto"/>
        <w:bottom w:val="none" w:sz="0" w:space="0" w:color="auto"/>
        <w:right w:val="none" w:sz="0" w:space="0" w:color="auto"/>
      </w:divBdr>
    </w:div>
    <w:div w:id="381439683">
      <w:bodyDiv w:val="1"/>
      <w:marLeft w:val="0"/>
      <w:marRight w:val="0"/>
      <w:marTop w:val="0"/>
      <w:marBottom w:val="0"/>
      <w:divBdr>
        <w:top w:val="none" w:sz="0" w:space="0" w:color="auto"/>
        <w:left w:val="none" w:sz="0" w:space="0" w:color="auto"/>
        <w:bottom w:val="none" w:sz="0" w:space="0" w:color="auto"/>
        <w:right w:val="none" w:sz="0" w:space="0" w:color="auto"/>
      </w:divBdr>
    </w:div>
    <w:div w:id="381440004">
      <w:bodyDiv w:val="1"/>
      <w:marLeft w:val="0"/>
      <w:marRight w:val="0"/>
      <w:marTop w:val="0"/>
      <w:marBottom w:val="0"/>
      <w:divBdr>
        <w:top w:val="none" w:sz="0" w:space="0" w:color="auto"/>
        <w:left w:val="none" w:sz="0" w:space="0" w:color="auto"/>
        <w:bottom w:val="none" w:sz="0" w:space="0" w:color="auto"/>
        <w:right w:val="none" w:sz="0" w:space="0" w:color="auto"/>
      </w:divBdr>
    </w:div>
    <w:div w:id="381488925">
      <w:bodyDiv w:val="1"/>
      <w:marLeft w:val="0"/>
      <w:marRight w:val="0"/>
      <w:marTop w:val="0"/>
      <w:marBottom w:val="0"/>
      <w:divBdr>
        <w:top w:val="none" w:sz="0" w:space="0" w:color="auto"/>
        <w:left w:val="none" w:sz="0" w:space="0" w:color="auto"/>
        <w:bottom w:val="none" w:sz="0" w:space="0" w:color="auto"/>
        <w:right w:val="none" w:sz="0" w:space="0" w:color="auto"/>
      </w:divBdr>
    </w:div>
    <w:div w:id="381515775">
      <w:bodyDiv w:val="1"/>
      <w:marLeft w:val="0"/>
      <w:marRight w:val="0"/>
      <w:marTop w:val="0"/>
      <w:marBottom w:val="0"/>
      <w:divBdr>
        <w:top w:val="none" w:sz="0" w:space="0" w:color="auto"/>
        <w:left w:val="none" w:sz="0" w:space="0" w:color="auto"/>
        <w:bottom w:val="none" w:sz="0" w:space="0" w:color="auto"/>
        <w:right w:val="none" w:sz="0" w:space="0" w:color="auto"/>
      </w:divBdr>
    </w:div>
    <w:div w:id="381563945">
      <w:bodyDiv w:val="1"/>
      <w:marLeft w:val="0"/>
      <w:marRight w:val="0"/>
      <w:marTop w:val="0"/>
      <w:marBottom w:val="0"/>
      <w:divBdr>
        <w:top w:val="none" w:sz="0" w:space="0" w:color="auto"/>
        <w:left w:val="none" w:sz="0" w:space="0" w:color="auto"/>
        <w:bottom w:val="none" w:sz="0" w:space="0" w:color="auto"/>
        <w:right w:val="none" w:sz="0" w:space="0" w:color="auto"/>
      </w:divBdr>
    </w:div>
    <w:div w:id="381684053">
      <w:bodyDiv w:val="1"/>
      <w:marLeft w:val="0"/>
      <w:marRight w:val="0"/>
      <w:marTop w:val="0"/>
      <w:marBottom w:val="0"/>
      <w:divBdr>
        <w:top w:val="none" w:sz="0" w:space="0" w:color="auto"/>
        <w:left w:val="none" w:sz="0" w:space="0" w:color="auto"/>
        <w:bottom w:val="none" w:sz="0" w:space="0" w:color="auto"/>
        <w:right w:val="none" w:sz="0" w:space="0" w:color="auto"/>
      </w:divBdr>
    </w:div>
    <w:div w:id="381752303">
      <w:bodyDiv w:val="1"/>
      <w:marLeft w:val="0"/>
      <w:marRight w:val="0"/>
      <w:marTop w:val="0"/>
      <w:marBottom w:val="0"/>
      <w:divBdr>
        <w:top w:val="none" w:sz="0" w:space="0" w:color="auto"/>
        <w:left w:val="none" w:sz="0" w:space="0" w:color="auto"/>
        <w:bottom w:val="none" w:sz="0" w:space="0" w:color="auto"/>
        <w:right w:val="none" w:sz="0" w:space="0" w:color="auto"/>
      </w:divBdr>
    </w:div>
    <w:div w:id="381903569">
      <w:bodyDiv w:val="1"/>
      <w:marLeft w:val="0"/>
      <w:marRight w:val="0"/>
      <w:marTop w:val="0"/>
      <w:marBottom w:val="0"/>
      <w:divBdr>
        <w:top w:val="none" w:sz="0" w:space="0" w:color="auto"/>
        <w:left w:val="none" w:sz="0" w:space="0" w:color="auto"/>
        <w:bottom w:val="none" w:sz="0" w:space="0" w:color="auto"/>
        <w:right w:val="none" w:sz="0" w:space="0" w:color="auto"/>
      </w:divBdr>
    </w:div>
    <w:div w:id="382022424">
      <w:bodyDiv w:val="1"/>
      <w:marLeft w:val="0"/>
      <w:marRight w:val="0"/>
      <w:marTop w:val="0"/>
      <w:marBottom w:val="0"/>
      <w:divBdr>
        <w:top w:val="none" w:sz="0" w:space="0" w:color="auto"/>
        <w:left w:val="none" w:sz="0" w:space="0" w:color="auto"/>
        <w:bottom w:val="none" w:sz="0" w:space="0" w:color="auto"/>
        <w:right w:val="none" w:sz="0" w:space="0" w:color="auto"/>
      </w:divBdr>
    </w:div>
    <w:div w:id="382096876">
      <w:bodyDiv w:val="1"/>
      <w:marLeft w:val="0"/>
      <w:marRight w:val="0"/>
      <w:marTop w:val="0"/>
      <w:marBottom w:val="0"/>
      <w:divBdr>
        <w:top w:val="none" w:sz="0" w:space="0" w:color="auto"/>
        <w:left w:val="none" w:sz="0" w:space="0" w:color="auto"/>
        <w:bottom w:val="none" w:sz="0" w:space="0" w:color="auto"/>
        <w:right w:val="none" w:sz="0" w:space="0" w:color="auto"/>
      </w:divBdr>
    </w:div>
    <w:div w:id="382170733">
      <w:bodyDiv w:val="1"/>
      <w:marLeft w:val="0"/>
      <w:marRight w:val="0"/>
      <w:marTop w:val="0"/>
      <w:marBottom w:val="0"/>
      <w:divBdr>
        <w:top w:val="none" w:sz="0" w:space="0" w:color="auto"/>
        <w:left w:val="none" w:sz="0" w:space="0" w:color="auto"/>
        <w:bottom w:val="none" w:sz="0" w:space="0" w:color="auto"/>
        <w:right w:val="none" w:sz="0" w:space="0" w:color="auto"/>
      </w:divBdr>
    </w:div>
    <w:div w:id="382219209">
      <w:bodyDiv w:val="1"/>
      <w:marLeft w:val="0"/>
      <w:marRight w:val="0"/>
      <w:marTop w:val="0"/>
      <w:marBottom w:val="0"/>
      <w:divBdr>
        <w:top w:val="none" w:sz="0" w:space="0" w:color="auto"/>
        <w:left w:val="none" w:sz="0" w:space="0" w:color="auto"/>
        <w:bottom w:val="none" w:sz="0" w:space="0" w:color="auto"/>
        <w:right w:val="none" w:sz="0" w:space="0" w:color="auto"/>
      </w:divBdr>
    </w:div>
    <w:div w:id="382295531">
      <w:bodyDiv w:val="1"/>
      <w:marLeft w:val="0"/>
      <w:marRight w:val="0"/>
      <w:marTop w:val="0"/>
      <w:marBottom w:val="0"/>
      <w:divBdr>
        <w:top w:val="none" w:sz="0" w:space="0" w:color="auto"/>
        <w:left w:val="none" w:sz="0" w:space="0" w:color="auto"/>
        <w:bottom w:val="none" w:sz="0" w:space="0" w:color="auto"/>
        <w:right w:val="none" w:sz="0" w:space="0" w:color="auto"/>
      </w:divBdr>
    </w:div>
    <w:div w:id="382406311">
      <w:bodyDiv w:val="1"/>
      <w:marLeft w:val="0"/>
      <w:marRight w:val="0"/>
      <w:marTop w:val="0"/>
      <w:marBottom w:val="0"/>
      <w:divBdr>
        <w:top w:val="none" w:sz="0" w:space="0" w:color="auto"/>
        <w:left w:val="none" w:sz="0" w:space="0" w:color="auto"/>
        <w:bottom w:val="none" w:sz="0" w:space="0" w:color="auto"/>
        <w:right w:val="none" w:sz="0" w:space="0" w:color="auto"/>
      </w:divBdr>
    </w:div>
    <w:div w:id="382407456">
      <w:bodyDiv w:val="1"/>
      <w:marLeft w:val="0"/>
      <w:marRight w:val="0"/>
      <w:marTop w:val="0"/>
      <w:marBottom w:val="0"/>
      <w:divBdr>
        <w:top w:val="none" w:sz="0" w:space="0" w:color="auto"/>
        <w:left w:val="none" w:sz="0" w:space="0" w:color="auto"/>
        <w:bottom w:val="none" w:sz="0" w:space="0" w:color="auto"/>
        <w:right w:val="none" w:sz="0" w:space="0" w:color="auto"/>
      </w:divBdr>
      <w:divsChild>
        <w:div w:id="937040">
          <w:marLeft w:val="480"/>
          <w:marRight w:val="0"/>
          <w:marTop w:val="0"/>
          <w:marBottom w:val="0"/>
          <w:divBdr>
            <w:top w:val="none" w:sz="0" w:space="0" w:color="auto"/>
            <w:left w:val="none" w:sz="0" w:space="0" w:color="auto"/>
            <w:bottom w:val="none" w:sz="0" w:space="0" w:color="auto"/>
            <w:right w:val="none" w:sz="0" w:space="0" w:color="auto"/>
          </w:divBdr>
        </w:div>
        <w:div w:id="22902765">
          <w:marLeft w:val="480"/>
          <w:marRight w:val="0"/>
          <w:marTop w:val="0"/>
          <w:marBottom w:val="0"/>
          <w:divBdr>
            <w:top w:val="none" w:sz="0" w:space="0" w:color="auto"/>
            <w:left w:val="none" w:sz="0" w:space="0" w:color="auto"/>
            <w:bottom w:val="none" w:sz="0" w:space="0" w:color="auto"/>
            <w:right w:val="none" w:sz="0" w:space="0" w:color="auto"/>
          </w:divBdr>
        </w:div>
        <w:div w:id="210918473">
          <w:marLeft w:val="480"/>
          <w:marRight w:val="0"/>
          <w:marTop w:val="0"/>
          <w:marBottom w:val="0"/>
          <w:divBdr>
            <w:top w:val="none" w:sz="0" w:space="0" w:color="auto"/>
            <w:left w:val="none" w:sz="0" w:space="0" w:color="auto"/>
            <w:bottom w:val="none" w:sz="0" w:space="0" w:color="auto"/>
            <w:right w:val="none" w:sz="0" w:space="0" w:color="auto"/>
          </w:divBdr>
        </w:div>
        <w:div w:id="236482228">
          <w:marLeft w:val="480"/>
          <w:marRight w:val="0"/>
          <w:marTop w:val="0"/>
          <w:marBottom w:val="0"/>
          <w:divBdr>
            <w:top w:val="none" w:sz="0" w:space="0" w:color="auto"/>
            <w:left w:val="none" w:sz="0" w:space="0" w:color="auto"/>
            <w:bottom w:val="none" w:sz="0" w:space="0" w:color="auto"/>
            <w:right w:val="none" w:sz="0" w:space="0" w:color="auto"/>
          </w:divBdr>
        </w:div>
        <w:div w:id="248857667">
          <w:marLeft w:val="480"/>
          <w:marRight w:val="0"/>
          <w:marTop w:val="0"/>
          <w:marBottom w:val="0"/>
          <w:divBdr>
            <w:top w:val="none" w:sz="0" w:space="0" w:color="auto"/>
            <w:left w:val="none" w:sz="0" w:space="0" w:color="auto"/>
            <w:bottom w:val="none" w:sz="0" w:space="0" w:color="auto"/>
            <w:right w:val="none" w:sz="0" w:space="0" w:color="auto"/>
          </w:divBdr>
        </w:div>
        <w:div w:id="263851351">
          <w:marLeft w:val="480"/>
          <w:marRight w:val="0"/>
          <w:marTop w:val="0"/>
          <w:marBottom w:val="0"/>
          <w:divBdr>
            <w:top w:val="none" w:sz="0" w:space="0" w:color="auto"/>
            <w:left w:val="none" w:sz="0" w:space="0" w:color="auto"/>
            <w:bottom w:val="none" w:sz="0" w:space="0" w:color="auto"/>
            <w:right w:val="none" w:sz="0" w:space="0" w:color="auto"/>
          </w:divBdr>
        </w:div>
        <w:div w:id="309019439">
          <w:marLeft w:val="480"/>
          <w:marRight w:val="0"/>
          <w:marTop w:val="0"/>
          <w:marBottom w:val="0"/>
          <w:divBdr>
            <w:top w:val="none" w:sz="0" w:space="0" w:color="auto"/>
            <w:left w:val="none" w:sz="0" w:space="0" w:color="auto"/>
            <w:bottom w:val="none" w:sz="0" w:space="0" w:color="auto"/>
            <w:right w:val="none" w:sz="0" w:space="0" w:color="auto"/>
          </w:divBdr>
        </w:div>
        <w:div w:id="326791206">
          <w:marLeft w:val="480"/>
          <w:marRight w:val="0"/>
          <w:marTop w:val="0"/>
          <w:marBottom w:val="0"/>
          <w:divBdr>
            <w:top w:val="none" w:sz="0" w:space="0" w:color="auto"/>
            <w:left w:val="none" w:sz="0" w:space="0" w:color="auto"/>
            <w:bottom w:val="none" w:sz="0" w:space="0" w:color="auto"/>
            <w:right w:val="none" w:sz="0" w:space="0" w:color="auto"/>
          </w:divBdr>
        </w:div>
        <w:div w:id="343365362">
          <w:marLeft w:val="480"/>
          <w:marRight w:val="0"/>
          <w:marTop w:val="0"/>
          <w:marBottom w:val="0"/>
          <w:divBdr>
            <w:top w:val="none" w:sz="0" w:space="0" w:color="auto"/>
            <w:left w:val="none" w:sz="0" w:space="0" w:color="auto"/>
            <w:bottom w:val="none" w:sz="0" w:space="0" w:color="auto"/>
            <w:right w:val="none" w:sz="0" w:space="0" w:color="auto"/>
          </w:divBdr>
        </w:div>
        <w:div w:id="350030269">
          <w:marLeft w:val="480"/>
          <w:marRight w:val="0"/>
          <w:marTop w:val="0"/>
          <w:marBottom w:val="0"/>
          <w:divBdr>
            <w:top w:val="none" w:sz="0" w:space="0" w:color="auto"/>
            <w:left w:val="none" w:sz="0" w:space="0" w:color="auto"/>
            <w:bottom w:val="none" w:sz="0" w:space="0" w:color="auto"/>
            <w:right w:val="none" w:sz="0" w:space="0" w:color="auto"/>
          </w:divBdr>
        </w:div>
        <w:div w:id="375391673">
          <w:marLeft w:val="480"/>
          <w:marRight w:val="0"/>
          <w:marTop w:val="0"/>
          <w:marBottom w:val="0"/>
          <w:divBdr>
            <w:top w:val="none" w:sz="0" w:space="0" w:color="auto"/>
            <w:left w:val="none" w:sz="0" w:space="0" w:color="auto"/>
            <w:bottom w:val="none" w:sz="0" w:space="0" w:color="auto"/>
            <w:right w:val="none" w:sz="0" w:space="0" w:color="auto"/>
          </w:divBdr>
        </w:div>
        <w:div w:id="384565557">
          <w:marLeft w:val="480"/>
          <w:marRight w:val="0"/>
          <w:marTop w:val="0"/>
          <w:marBottom w:val="0"/>
          <w:divBdr>
            <w:top w:val="none" w:sz="0" w:space="0" w:color="auto"/>
            <w:left w:val="none" w:sz="0" w:space="0" w:color="auto"/>
            <w:bottom w:val="none" w:sz="0" w:space="0" w:color="auto"/>
            <w:right w:val="none" w:sz="0" w:space="0" w:color="auto"/>
          </w:divBdr>
        </w:div>
        <w:div w:id="417485982">
          <w:marLeft w:val="480"/>
          <w:marRight w:val="0"/>
          <w:marTop w:val="0"/>
          <w:marBottom w:val="0"/>
          <w:divBdr>
            <w:top w:val="none" w:sz="0" w:space="0" w:color="auto"/>
            <w:left w:val="none" w:sz="0" w:space="0" w:color="auto"/>
            <w:bottom w:val="none" w:sz="0" w:space="0" w:color="auto"/>
            <w:right w:val="none" w:sz="0" w:space="0" w:color="auto"/>
          </w:divBdr>
        </w:div>
        <w:div w:id="444277805">
          <w:marLeft w:val="480"/>
          <w:marRight w:val="0"/>
          <w:marTop w:val="0"/>
          <w:marBottom w:val="0"/>
          <w:divBdr>
            <w:top w:val="none" w:sz="0" w:space="0" w:color="auto"/>
            <w:left w:val="none" w:sz="0" w:space="0" w:color="auto"/>
            <w:bottom w:val="none" w:sz="0" w:space="0" w:color="auto"/>
            <w:right w:val="none" w:sz="0" w:space="0" w:color="auto"/>
          </w:divBdr>
        </w:div>
        <w:div w:id="454719324">
          <w:marLeft w:val="480"/>
          <w:marRight w:val="0"/>
          <w:marTop w:val="0"/>
          <w:marBottom w:val="0"/>
          <w:divBdr>
            <w:top w:val="none" w:sz="0" w:space="0" w:color="auto"/>
            <w:left w:val="none" w:sz="0" w:space="0" w:color="auto"/>
            <w:bottom w:val="none" w:sz="0" w:space="0" w:color="auto"/>
            <w:right w:val="none" w:sz="0" w:space="0" w:color="auto"/>
          </w:divBdr>
        </w:div>
        <w:div w:id="506485709">
          <w:marLeft w:val="480"/>
          <w:marRight w:val="0"/>
          <w:marTop w:val="0"/>
          <w:marBottom w:val="0"/>
          <w:divBdr>
            <w:top w:val="none" w:sz="0" w:space="0" w:color="auto"/>
            <w:left w:val="none" w:sz="0" w:space="0" w:color="auto"/>
            <w:bottom w:val="none" w:sz="0" w:space="0" w:color="auto"/>
            <w:right w:val="none" w:sz="0" w:space="0" w:color="auto"/>
          </w:divBdr>
        </w:div>
        <w:div w:id="520899826">
          <w:marLeft w:val="480"/>
          <w:marRight w:val="0"/>
          <w:marTop w:val="0"/>
          <w:marBottom w:val="0"/>
          <w:divBdr>
            <w:top w:val="none" w:sz="0" w:space="0" w:color="auto"/>
            <w:left w:val="none" w:sz="0" w:space="0" w:color="auto"/>
            <w:bottom w:val="none" w:sz="0" w:space="0" w:color="auto"/>
            <w:right w:val="none" w:sz="0" w:space="0" w:color="auto"/>
          </w:divBdr>
        </w:div>
        <w:div w:id="561020692">
          <w:marLeft w:val="480"/>
          <w:marRight w:val="0"/>
          <w:marTop w:val="0"/>
          <w:marBottom w:val="0"/>
          <w:divBdr>
            <w:top w:val="none" w:sz="0" w:space="0" w:color="auto"/>
            <w:left w:val="none" w:sz="0" w:space="0" w:color="auto"/>
            <w:bottom w:val="none" w:sz="0" w:space="0" w:color="auto"/>
            <w:right w:val="none" w:sz="0" w:space="0" w:color="auto"/>
          </w:divBdr>
        </w:div>
        <w:div w:id="660356501">
          <w:marLeft w:val="480"/>
          <w:marRight w:val="0"/>
          <w:marTop w:val="0"/>
          <w:marBottom w:val="0"/>
          <w:divBdr>
            <w:top w:val="none" w:sz="0" w:space="0" w:color="auto"/>
            <w:left w:val="none" w:sz="0" w:space="0" w:color="auto"/>
            <w:bottom w:val="none" w:sz="0" w:space="0" w:color="auto"/>
            <w:right w:val="none" w:sz="0" w:space="0" w:color="auto"/>
          </w:divBdr>
        </w:div>
        <w:div w:id="698361499">
          <w:marLeft w:val="480"/>
          <w:marRight w:val="0"/>
          <w:marTop w:val="0"/>
          <w:marBottom w:val="0"/>
          <w:divBdr>
            <w:top w:val="none" w:sz="0" w:space="0" w:color="auto"/>
            <w:left w:val="none" w:sz="0" w:space="0" w:color="auto"/>
            <w:bottom w:val="none" w:sz="0" w:space="0" w:color="auto"/>
            <w:right w:val="none" w:sz="0" w:space="0" w:color="auto"/>
          </w:divBdr>
        </w:div>
        <w:div w:id="756906486">
          <w:marLeft w:val="480"/>
          <w:marRight w:val="0"/>
          <w:marTop w:val="0"/>
          <w:marBottom w:val="0"/>
          <w:divBdr>
            <w:top w:val="none" w:sz="0" w:space="0" w:color="auto"/>
            <w:left w:val="none" w:sz="0" w:space="0" w:color="auto"/>
            <w:bottom w:val="none" w:sz="0" w:space="0" w:color="auto"/>
            <w:right w:val="none" w:sz="0" w:space="0" w:color="auto"/>
          </w:divBdr>
        </w:div>
        <w:div w:id="828522510">
          <w:marLeft w:val="480"/>
          <w:marRight w:val="0"/>
          <w:marTop w:val="0"/>
          <w:marBottom w:val="0"/>
          <w:divBdr>
            <w:top w:val="none" w:sz="0" w:space="0" w:color="auto"/>
            <w:left w:val="none" w:sz="0" w:space="0" w:color="auto"/>
            <w:bottom w:val="none" w:sz="0" w:space="0" w:color="auto"/>
            <w:right w:val="none" w:sz="0" w:space="0" w:color="auto"/>
          </w:divBdr>
        </w:div>
      </w:divsChild>
    </w:div>
    <w:div w:id="382411746">
      <w:bodyDiv w:val="1"/>
      <w:marLeft w:val="0"/>
      <w:marRight w:val="0"/>
      <w:marTop w:val="0"/>
      <w:marBottom w:val="0"/>
      <w:divBdr>
        <w:top w:val="none" w:sz="0" w:space="0" w:color="auto"/>
        <w:left w:val="none" w:sz="0" w:space="0" w:color="auto"/>
        <w:bottom w:val="none" w:sz="0" w:space="0" w:color="auto"/>
        <w:right w:val="none" w:sz="0" w:space="0" w:color="auto"/>
      </w:divBdr>
    </w:div>
    <w:div w:id="382414161">
      <w:bodyDiv w:val="1"/>
      <w:marLeft w:val="0"/>
      <w:marRight w:val="0"/>
      <w:marTop w:val="0"/>
      <w:marBottom w:val="0"/>
      <w:divBdr>
        <w:top w:val="none" w:sz="0" w:space="0" w:color="auto"/>
        <w:left w:val="none" w:sz="0" w:space="0" w:color="auto"/>
        <w:bottom w:val="none" w:sz="0" w:space="0" w:color="auto"/>
        <w:right w:val="none" w:sz="0" w:space="0" w:color="auto"/>
      </w:divBdr>
    </w:div>
    <w:div w:id="382558095">
      <w:bodyDiv w:val="1"/>
      <w:marLeft w:val="0"/>
      <w:marRight w:val="0"/>
      <w:marTop w:val="0"/>
      <w:marBottom w:val="0"/>
      <w:divBdr>
        <w:top w:val="none" w:sz="0" w:space="0" w:color="auto"/>
        <w:left w:val="none" w:sz="0" w:space="0" w:color="auto"/>
        <w:bottom w:val="none" w:sz="0" w:space="0" w:color="auto"/>
        <w:right w:val="none" w:sz="0" w:space="0" w:color="auto"/>
      </w:divBdr>
    </w:div>
    <w:div w:id="382559082">
      <w:bodyDiv w:val="1"/>
      <w:marLeft w:val="0"/>
      <w:marRight w:val="0"/>
      <w:marTop w:val="0"/>
      <w:marBottom w:val="0"/>
      <w:divBdr>
        <w:top w:val="none" w:sz="0" w:space="0" w:color="auto"/>
        <w:left w:val="none" w:sz="0" w:space="0" w:color="auto"/>
        <w:bottom w:val="none" w:sz="0" w:space="0" w:color="auto"/>
        <w:right w:val="none" w:sz="0" w:space="0" w:color="auto"/>
      </w:divBdr>
    </w:div>
    <w:div w:id="382564116">
      <w:bodyDiv w:val="1"/>
      <w:marLeft w:val="0"/>
      <w:marRight w:val="0"/>
      <w:marTop w:val="0"/>
      <w:marBottom w:val="0"/>
      <w:divBdr>
        <w:top w:val="none" w:sz="0" w:space="0" w:color="auto"/>
        <w:left w:val="none" w:sz="0" w:space="0" w:color="auto"/>
        <w:bottom w:val="none" w:sz="0" w:space="0" w:color="auto"/>
        <w:right w:val="none" w:sz="0" w:space="0" w:color="auto"/>
      </w:divBdr>
    </w:div>
    <w:div w:id="382682424">
      <w:bodyDiv w:val="1"/>
      <w:marLeft w:val="0"/>
      <w:marRight w:val="0"/>
      <w:marTop w:val="0"/>
      <w:marBottom w:val="0"/>
      <w:divBdr>
        <w:top w:val="none" w:sz="0" w:space="0" w:color="auto"/>
        <w:left w:val="none" w:sz="0" w:space="0" w:color="auto"/>
        <w:bottom w:val="none" w:sz="0" w:space="0" w:color="auto"/>
        <w:right w:val="none" w:sz="0" w:space="0" w:color="auto"/>
      </w:divBdr>
    </w:div>
    <w:div w:id="382875029">
      <w:bodyDiv w:val="1"/>
      <w:marLeft w:val="0"/>
      <w:marRight w:val="0"/>
      <w:marTop w:val="0"/>
      <w:marBottom w:val="0"/>
      <w:divBdr>
        <w:top w:val="none" w:sz="0" w:space="0" w:color="auto"/>
        <w:left w:val="none" w:sz="0" w:space="0" w:color="auto"/>
        <w:bottom w:val="none" w:sz="0" w:space="0" w:color="auto"/>
        <w:right w:val="none" w:sz="0" w:space="0" w:color="auto"/>
      </w:divBdr>
    </w:div>
    <w:div w:id="382875350">
      <w:bodyDiv w:val="1"/>
      <w:marLeft w:val="0"/>
      <w:marRight w:val="0"/>
      <w:marTop w:val="0"/>
      <w:marBottom w:val="0"/>
      <w:divBdr>
        <w:top w:val="none" w:sz="0" w:space="0" w:color="auto"/>
        <w:left w:val="none" w:sz="0" w:space="0" w:color="auto"/>
        <w:bottom w:val="none" w:sz="0" w:space="0" w:color="auto"/>
        <w:right w:val="none" w:sz="0" w:space="0" w:color="auto"/>
      </w:divBdr>
    </w:div>
    <w:div w:id="382950024">
      <w:bodyDiv w:val="1"/>
      <w:marLeft w:val="0"/>
      <w:marRight w:val="0"/>
      <w:marTop w:val="0"/>
      <w:marBottom w:val="0"/>
      <w:divBdr>
        <w:top w:val="none" w:sz="0" w:space="0" w:color="auto"/>
        <w:left w:val="none" w:sz="0" w:space="0" w:color="auto"/>
        <w:bottom w:val="none" w:sz="0" w:space="0" w:color="auto"/>
        <w:right w:val="none" w:sz="0" w:space="0" w:color="auto"/>
      </w:divBdr>
    </w:div>
    <w:div w:id="383024792">
      <w:bodyDiv w:val="1"/>
      <w:marLeft w:val="0"/>
      <w:marRight w:val="0"/>
      <w:marTop w:val="0"/>
      <w:marBottom w:val="0"/>
      <w:divBdr>
        <w:top w:val="none" w:sz="0" w:space="0" w:color="auto"/>
        <w:left w:val="none" w:sz="0" w:space="0" w:color="auto"/>
        <w:bottom w:val="none" w:sz="0" w:space="0" w:color="auto"/>
        <w:right w:val="none" w:sz="0" w:space="0" w:color="auto"/>
      </w:divBdr>
    </w:div>
    <w:div w:id="383067150">
      <w:bodyDiv w:val="1"/>
      <w:marLeft w:val="0"/>
      <w:marRight w:val="0"/>
      <w:marTop w:val="0"/>
      <w:marBottom w:val="0"/>
      <w:divBdr>
        <w:top w:val="none" w:sz="0" w:space="0" w:color="auto"/>
        <w:left w:val="none" w:sz="0" w:space="0" w:color="auto"/>
        <w:bottom w:val="none" w:sz="0" w:space="0" w:color="auto"/>
        <w:right w:val="none" w:sz="0" w:space="0" w:color="auto"/>
      </w:divBdr>
    </w:div>
    <w:div w:id="383069612">
      <w:bodyDiv w:val="1"/>
      <w:marLeft w:val="0"/>
      <w:marRight w:val="0"/>
      <w:marTop w:val="0"/>
      <w:marBottom w:val="0"/>
      <w:divBdr>
        <w:top w:val="none" w:sz="0" w:space="0" w:color="auto"/>
        <w:left w:val="none" w:sz="0" w:space="0" w:color="auto"/>
        <w:bottom w:val="none" w:sz="0" w:space="0" w:color="auto"/>
        <w:right w:val="none" w:sz="0" w:space="0" w:color="auto"/>
      </w:divBdr>
    </w:div>
    <w:div w:id="383139652">
      <w:bodyDiv w:val="1"/>
      <w:marLeft w:val="0"/>
      <w:marRight w:val="0"/>
      <w:marTop w:val="0"/>
      <w:marBottom w:val="0"/>
      <w:divBdr>
        <w:top w:val="none" w:sz="0" w:space="0" w:color="auto"/>
        <w:left w:val="none" w:sz="0" w:space="0" w:color="auto"/>
        <w:bottom w:val="none" w:sz="0" w:space="0" w:color="auto"/>
        <w:right w:val="none" w:sz="0" w:space="0" w:color="auto"/>
      </w:divBdr>
    </w:div>
    <w:div w:id="383255095">
      <w:bodyDiv w:val="1"/>
      <w:marLeft w:val="0"/>
      <w:marRight w:val="0"/>
      <w:marTop w:val="0"/>
      <w:marBottom w:val="0"/>
      <w:divBdr>
        <w:top w:val="none" w:sz="0" w:space="0" w:color="auto"/>
        <w:left w:val="none" w:sz="0" w:space="0" w:color="auto"/>
        <w:bottom w:val="none" w:sz="0" w:space="0" w:color="auto"/>
        <w:right w:val="none" w:sz="0" w:space="0" w:color="auto"/>
      </w:divBdr>
    </w:div>
    <w:div w:id="383259453">
      <w:bodyDiv w:val="1"/>
      <w:marLeft w:val="0"/>
      <w:marRight w:val="0"/>
      <w:marTop w:val="0"/>
      <w:marBottom w:val="0"/>
      <w:divBdr>
        <w:top w:val="none" w:sz="0" w:space="0" w:color="auto"/>
        <w:left w:val="none" w:sz="0" w:space="0" w:color="auto"/>
        <w:bottom w:val="none" w:sz="0" w:space="0" w:color="auto"/>
        <w:right w:val="none" w:sz="0" w:space="0" w:color="auto"/>
      </w:divBdr>
    </w:div>
    <w:div w:id="383262551">
      <w:bodyDiv w:val="1"/>
      <w:marLeft w:val="0"/>
      <w:marRight w:val="0"/>
      <w:marTop w:val="0"/>
      <w:marBottom w:val="0"/>
      <w:divBdr>
        <w:top w:val="none" w:sz="0" w:space="0" w:color="auto"/>
        <w:left w:val="none" w:sz="0" w:space="0" w:color="auto"/>
        <w:bottom w:val="none" w:sz="0" w:space="0" w:color="auto"/>
        <w:right w:val="none" w:sz="0" w:space="0" w:color="auto"/>
      </w:divBdr>
    </w:div>
    <w:div w:id="383407547">
      <w:bodyDiv w:val="1"/>
      <w:marLeft w:val="0"/>
      <w:marRight w:val="0"/>
      <w:marTop w:val="0"/>
      <w:marBottom w:val="0"/>
      <w:divBdr>
        <w:top w:val="none" w:sz="0" w:space="0" w:color="auto"/>
        <w:left w:val="none" w:sz="0" w:space="0" w:color="auto"/>
        <w:bottom w:val="none" w:sz="0" w:space="0" w:color="auto"/>
        <w:right w:val="none" w:sz="0" w:space="0" w:color="auto"/>
      </w:divBdr>
    </w:div>
    <w:div w:id="383676631">
      <w:bodyDiv w:val="1"/>
      <w:marLeft w:val="0"/>
      <w:marRight w:val="0"/>
      <w:marTop w:val="0"/>
      <w:marBottom w:val="0"/>
      <w:divBdr>
        <w:top w:val="none" w:sz="0" w:space="0" w:color="auto"/>
        <w:left w:val="none" w:sz="0" w:space="0" w:color="auto"/>
        <w:bottom w:val="none" w:sz="0" w:space="0" w:color="auto"/>
        <w:right w:val="none" w:sz="0" w:space="0" w:color="auto"/>
      </w:divBdr>
    </w:div>
    <w:div w:id="383795099">
      <w:bodyDiv w:val="1"/>
      <w:marLeft w:val="0"/>
      <w:marRight w:val="0"/>
      <w:marTop w:val="0"/>
      <w:marBottom w:val="0"/>
      <w:divBdr>
        <w:top w:val="none" w:sz="0" w:space="0" w:color="auto"/>
        <w:left w:val="none" w:sz="0" w:space="0" w:color="auto"/>
        <w:bottom w:val="none" w:sz="0" w:space="0" w:color="auto"/>
        <w:right w:val="none" w:sz="0" w:space="0" w:color="auto"/>
      </w:divBdr>
    </w:div>
    <w:div w:id="383918714">
      <w:bodyDiv w:val="1"/>
      <w:marLeft w:val="0"/>
      <w:marRight w:val="0"/>
      <w:marTop w:val="0"/>
      <w:marBottom w:val="0"/>
      <w:divBdr>
        <w:top w:val="none" w:sz="0" w:space="0" w:color="auto"/>
        <w:left w:val="none" w:sz="0" w:space="0" w:color="auto"/>
        <w:bottom w:val="none" w:sz="0" w:space="0" w:color="auto"/>
        <w:right w:val="none" w:sz="0" w:space="0" w:color="auto"/>
      </w:divBdr>
    </w:div>
    <w:div w:id="383991009">
      <w:bodyDiv w:val="1"/>
      <w:marLeft w:val="0"/>
      <w:marRight w:val="0"/>
      <w:marTop w:val="0"/>
      <w:marBottom w:val="0"/>
      <w:divBdr>
        <w:top w:val="none" w:sz="0" w:space="0" w:color="auto"/>
        <w:left w:val="none" w:sz="0" w:space="0" w:color="auto"/>
        <w:bottom w:val="none" w:sz="0" w:space="0" w:color="auto"/>
        <w:right w:val="none" w:sz="0" w:space="0" w:color="auto"/>
      </w:divBdr>
    </w:div>
    <w:div w:id="384062888">
      <w:bodyDiv w:val="1"/>
      <w:marLeft w:val="0"/>
      <w:marRight w:val="0"/>
      <w:marTop w:val="0"/>
      <w:marBottom w:val="0"/>
      <w:divBdr>
        <w:top w:val="none" w:sz="0" w:space="0" w:color="auto"/>
        <w:left w:val="none" w:sz="0" w:space="0" w:color="auto"/>
        <w:bottom w:val="none" w:sz="0" w:space="0" w:color="auto"/>
        <w:right w:val="none" w:sz="0" w:space="0" w:color="auto"/>
      </w:divBdr>
    </w:div>
    <w:div w:id="384106635">
      <w:bodyDiv w:val="1"/>
      <w:marLeft w:val="0"/>
      <w:marRight w:val="0"/>
      <w:marTop w:val="0"/>
      <w:marBottom w:val="0"/>
      <w:divBdr>
        <w:top w:val="none" w:sz="0" w:space="0" w:color="auto"/>
        <w:left w:val="none" w:sz="0" w:space="0" w:color="auto"/>
        <w:bottom w:val="none" w:sz="0" w:space="0" w:color="auto"/>
        <w:right w:val="none" w:sz="0" w:space="0" w:color="auto"/>
      </w:divBdr>
    </w:div>
    <w:div w:id="384107038">
      <w:bodyDiv w:val="1"/>
      <w:marLeft w:val="0"/>
      <w:marRight w:val="0"/>
      <w:marTop w:val="0"/>
      <w:marBottom w:val="0"/>
      <w:divBdr>
        <w:top w:val="none" w:sz="0" w:space="0" w:color="auto"/>
        <w:left w:val="none" w:sz="0" w:space="0" w:color="auto"/>
        <w:bottom w:val="none" w:sz="0" w:space="0" w:color="auto"/>
        <w:right w:val="none" w:sz="0" w:space="0" w:color="auto"/>
      </w:divBdr>
    </w:div>
    <w:div w:id="384178247">
      <w:bodyDiv w:val="1"/>
      <w:marLeft w:val="0"/>
      <w:marRight w:val="0"/>
      <w:marTop w:val="0"/>
      <w:marBottom w:val="0"/>
      <w:divBdr>
        <w:top w:val="none" w:sz="0" w:space="0" w:color="auto"/>
        <w:left w:val="none" w:sz="0" w:space="0" w:color="auto"/>
        <w:bottom w:val="none" w:sz="0" w:space="0" w:color="auto"/>
        <w:right w:val="none" w:sz="0" w:space="0" w:color="auto"/>
      </w:divBdr>
    </w:div>
    <w:div w:id="384257880">
      <w:bodyDiv w:val="1"/>
      <w:marLeft w:val="0"/>
      <w:marRight w:val="0"/>
      <w:marTop w:val="0"/>
      <w:marBottom w:val="0"/>
      <w:divBdr>
        <w:top w:val="none" w:sz="0" w:space="0" w:color="auto"/>
        <w:left w:val="none" w:sz="0" w:space="0" w:color="auto"/>
        <w:bottom w:val="none" w:sz="0" w:space="0" w:color="auto"/>
        <w:right w:val="none" w:sz="0" w:space="0" w:color="auto"/>
      </w:divBdr>
    </w:div>
    <w:div w:id="384258320">
      <w:bodyDiv w:val="1"/>
      <w:marLeft w:val="0"/>
      <w:marRight w:val="0"/>
      <w:marTop w:val="0"/>
      <w:marBottom w:val="0"/>
      <w:divBdr>
        <w:top w:val="none" w:sz="0" w:space="0" w:color="auto"/>
        <w:left w:val="none" w:sz="0" w:space="0" w:color="auto"/>
        <w:bottom w:val="none" w:sz="0" w:space="0" w:color="auto"/>
        <w:right w:val="none" w:sz="0" w:space="0" w:color="auto"/>
      </w:divBdr>
    </w:div>
    <w:div w:id="384331663">
      <w:bodyDiv w:val="1"/>
      <w:marLeft w:val="0"/>
      <w:marRight w:val="0"/>
      <w:marTop w:val="0"/>
      <w:marBottom w:val="0"/>
      <w:divBdr>
        <w:top w:val="none" w:sz="0" w:space="0" w:color="auto"/>
        <w:left w:val="none" w:sz="0" w:space="0" w:color="auto"/>
        <w:bottom w:val="none" w:sz="0" w:space="0" w:color="auto"/>
        <w:right w:val="none" w:sz="0" w:space="0" w:color="auto"/>
      </w:divBdr>
    </w:div>
    <w:div w:id="384332706">
      <w:bodyDiv w:val="1"/>
      <w:marLeft w:val="0"/>
      <w:marRight w:val="0"/>
      <w:marTop w:val="0"/>
      <w:marBottom w:val="0"/>
      <w:divBdr>
        <w:top w:val="none" w:sz="0" w:space="0" w:color="auto"/>
        <w:left w:val="none" w:sz="0" w:space="0" w:color="auto"/>
        <w:bottom w:val="none" w:sz="0" w:space="0" w:color="auto"/>
        <w:right w:val="none" w:sz="0" w:space="0" w:color="auto"/>
      </w:divBdr>
    </w:div>
    <w:div w:id="384523700">
      <w:bodyDiv w:val="1"/>
      <w:marLeft w:val="0"/>
      <w:marRight w:val="0"/>
      <w:marTop w:val="0"/>
      <w:marBottom w:val="0"/>
      <w:divBdr>
        <w:top w:val="none" w:sz="0" w:space="0" w:color="auto"/>
        <w:left w:val="none" w:sz="0" w:space="0" w:color="auto"/>
        <w:bottom w:val="none" w:sz="0" w:space="0" w:color="auto"/>
        <w:right w:val="none" w:sz="0" w:space="0" w:color="auto"/>
      </w:divBdr>
    </w:div>
    <w:div w:id="384762217">
      <w:bodyDiv w:val="1"/>
      <w:marLeft w:val="0"/>
      <w:marRight w:val="0"/>
      <w:marTop w:val="0"/>
      <w:marBottom w:val="0"/>
      <w:divBdr>
        <w:top w:val="none" w:sz="0" w:space="0" w:color="auto"/>
        <w:left w:val="none" w:sz="0" w:space="0" w:color="auto"/>
        <w:bottom w:val="none" w:sz="0" w:space="0" w:color="auto"/>
        <w:right w:val="none" w:sz="0" w:space="0" w:color="auto"/>
      </w:divBdr>
    </w:div>
    <w:div w:id="384792856">
      <w:bodyDiv w:val="1"/>
      <w:marLeft w:val="0"/>
      <w:marRight w:val="0"/>
      <w:marTop w:val="0"/>
      <w:marBottom w:val="0"/>
      <w:divBdr>
        <w:top w:val="none" w:sz="0" w:space="0" w:color="auto"/>
        <w:left w:val="none" w:sz="0" w:space="0" w:color="auto"/>
        <w:bottom w:val="none" w:sz="0" w:space="0" w:color="auto"/>
        <w:right w:val="none" w:sz="0" w:space="0" w:color="auto"/>
      </w:divBdr>
    </w:div>
    <w:div w:id="384911744">
      <w:bodyDiv w:val="1"/>
      <w:marLeft w:val="0"/>
      <w:marRight w:val="0"/>
      <w:marTop w:val="0"/>
      <w:marBottom w:val="0"/>
      <w:divBdr>
        <w:top w:val="none" w:sz="0" w:space="0" w:color="auto"/>
        <w:left w:val="none" w:sz="0" w:space="0" w:color="auto"/>
        <w:bottom w:val="none" w:sz="0" w:space="0" w:color="auto"/>
        <w:right w:val="none" w:sz="0" w:space="0" w:color="auto"/>
      </w:divBdr>
    </w:div>
    <w:div w:id="384915549">
      <w:bodyDiv w:val="1"/>
      <w:marLeft w:val="0"/>
      <w:marRight w:val="0"/>
      <w:marTop w:val="0"/>
      <w:marBottom w:val="0"/>
      <w:divBdr>
        <w:top w:val="none" w:sz="0" w:space="0" w:color="auto"/>
        <w:left w:val="none" w:sz="0" w:space="0" w:color="auto"/>
        <w:bottom w:val="none" w:sz="0" w:space="0" w:color="auto"/>
        <w:right w:val="none" w:sz="0" w:space="0" w:color="auto"/>
      </w:divBdr>
    </w:div>
    <w:div w:id="385227094">
      <w:bodyDiv w:val="1"/>
      <w:marLeft w:val="0"/>
      <w:marRight w:val="0"/>
      <w:marTop w:val="0"/>
      <w:marBottom w:val="0"/>
      <w:divBdr>
        <w:top w:val="none" w:sz="0" w:space="0" w:color="auto"/>
        <w:left w:val="none" w:sz="0" w:space="0" w:color="auto"/>
        <w:bottom w:val="none" w:sz="0" w:space="0" w:color="auto"/>
        <w:right w:val="none" w:sz="0" w:space="0" w:color="auto"/>
      </w:divBdr>
    </w:div>
    <w:div w:id="385296049">
      <w:bodyDiv w:val="1"/>
      <w:marLeft w:val="0"/>
      <w:marRight w:val="0"/>
      <w:marTop w:val="0"/>
      <w:marBottom w:val="0"/>
      <w:divBdr>
        <w:top w:val="none" w:sz="0" w:space="0" w:color="auto"/>
        <w:left w:val="none" w:sz="0" w:space="0" w:color="auto"/>
        <w:bottom w:val="none" w:sz="0" w:space="0" w:color="auto"/>
        <w:right w:val="none" w:sz="0" w:space="0" w:color="auto"/>
      </w:divBdr>
    </w:div>
    <w:div w:id="385298392">
      <w:bodyDiv w:val="1"/>
      <w:marLeft w:val="0"/>
      <w:marRight w:val="0"/>
      <w:marTop w:val="0"/>
      <w:marBottom w:val="0"/>
      <w:divBdr>
        <w:top w:val="none" w:sz="0" w:space="0" w:color="auto"/>
        <w:left w:val="none" w:sz="0" w:space="0" w:color="auto"/>
        <w:bottom w:val="none" w:sz="0" w:space="0" w:color="auto"/>
        <w:right w:val="none" w:sz="0" w:space="0" w:color="auto"/>
      </w:divBdr>
    </w:div>
    <w:div w:id="385302676">
      <w:bodyDiv w:val="1"/>
      <w:marLeft w:val="0"/>
      <w:marRight w:val="0"/>
      <w:marTop w:val="0"/>
      <w:marBottom w:val="0"/>
      <w:divBdr>
        <w:top w:val="none" w:sz="0" w:space="0" w:color="auto"/>
        <w:left w:val="none" w:sz="0" w:space="0" w:color="auto"/>
        <w:bottom w:val="none" w:sz="0" w:space="0" w:color="auto"/>
        <w:right w:val="none" w:sz="0" w:space="0" w:color="auto"/>
      </w:divBdr>
    </w:div>
    <w:div w:id="385449966">
      <w:bodyDiv w:val="1"/>
      <w:marLeft w:val="0"/>
      <w:marRight w:val="0"/>
      <w:marTop w:val="0"/>
      <w:marBottom w:val="0"/>
      <w:divBdr>
        <w:top w:val="none" w:sz="0" w:space="0" w:color="auto"/>
        <w:left w:val="none" w:sz="0" w:space="0" w:color="auto"/>
        <w:bottom w:val="none" w:sz="0" w:space="0" w:color="auto"/>
        <w:right w:val="none" w:sz="0" w:space="0" w:color="auto"/>
      </w:divBdr>
    </w:div>
    <w:div w:id="385615985">
      <w:bodyDiv w:val="1"/>
      <w:marLeft w:val="0"/>
      <w:marRight w:val="0"/>
      <w:marTop w:val="0"/>
      <w:marBottom w:val="0"/>
      <w:divBdr>
        <w:top w:val="none" w:sz="0" w:space="0" w:color="auto"/>
        <w:left w:val="none" w:sz="0" w:space="0" w:color="auto"/>
        <w:bottom w:val="none" w:sz="0" w:space="0" w:color="auto"/>
        <w:right w:val="none" w:sz="0" w:space="0" w:color="auto"/>
      </w:divBdr>
    </w:div>
    <w:div w:id="385691001">
      <w:bodyDiv w:val="1"/>
      <w:marLeft w:val="0"/>
      <w:marRight w:val="0"/>
      <w:marTop w:val="0"/>
      <w:marBottom w:val="0"/>
      <w:divBdr>
        <w:top w:val="none" w:sz="0" w:space="0" w:color="auto"/>
        <w:left w:val="none" w:sz="0" w:space="0" w:color="auto"/>
        <w:bottom w:val="none" w:sz="0" w:space="0" w:color="auto"/>
        <w:right w:val="none" w:sz="0" w:space="0" w:color="auto"/>
      </w:divBdr>
    </w:div>
    <w:div w:id="386031069">
      <w:bodyDiv w:val="1"/>
      <w:marLeft w:val="0"/>
      <w:marRight w:val="0"/>
      <w:marTop w:val="0"/>
      <w:marBottom w:val="0"/>
      <w:divBdr>
        <w:top w:val="none" w:sz="0" w:space="0" w:color="auto"/>
        <w:left w:val="none" w:sz="0" w:space="0" w:color="auto"/>
        <w:bottom w:val="none" w:sz="0" w:space="0" w:color="auto"/>
        <w:right w:val="none" w:sz="0" w:space="0" w:color="auto"/>
      </w:divBdr>
    </w:div>
    <w:div w:id="386223841">
      <w:bodyDiv w:val="1"/>
      <w:marLeft w:val="0"/>
      <w:marRight w:val="0"/>
      <w:marTop w:val="0"/>
      <w:marBottom w:val="0"/>
      <w:divBdr>
        <w:top w:val="none" w:sz="0" w:space="0" w:color="auto"/>
        <w:left w:val="none" w:sz="0" w:space="0" w:color="auto"/>
        <w:bottom w:val="none" w:sz="0" w:space="0" w:color="auto"/>
        <w:right w:val="none" w:sz="0" w:space="0" w:color="auto"/>
      </w:divBdr>
    </w:div>
    <w:div w:id="386295520">
      <w:bodyDiv w:val="1"/>
      <w:marLeft w:val="0"/>
      <w:marRight w:val="0"/>
      <w:marTop w:val="0"/>
      <w:marBottom w:val="0"/>
      <w:divBdr>
        <w:top w:val="none" w:sz="0" w:space="0" w:color="auto"/>
        <w:left w:val="none" w:sz="0" w:space="0" w:color="auto"/>
        <w:bottom w:val="none" w:sz="0" w:space="0" w:color="auto"/>
        <w:right w:val="none" w:sz="0" w:space="0" w:color="auto"/>
      </w:divBdr>
    </w:div>
    <w:div w:id="386490389">
      <w:bodyDiv w:val="1"/>
      <w:marLeft w:val="0"/>
      <w:marRight w:val="0"/>
      <w:marTop w:val="0"/>
      <w:marBottom w:val="0"/>
      <w:divBdr>
        <w:top w:val="none" w:sz="0" w:space="0" w:color="auto"/>
        <w:left w:val="none" w:sz="0" w:space="0" w:color="auto"/>
        <w:bottom w:val="none" w:sz="0" w:space="0" w:color="auto"/>
        <w:right w:val="none" w:sz="0" w:space="0" w:color="auto"/>
      </w:divBdr>
    </w:div>
    <w:div w:id="386490760">
      <w:bodyDiv w:val="1"/>
      <w:marLeft w:val="0"/>
      <w:marRight w:val="0"/>
      <w:marTop w:val="0"/>
      <w:marBottom w:val="0"/>
      <w:divBdr>
        <w:top w:val="none" w:sz="0" w:space="0" w:color="auto"/>
        <w:left w:val="none" w:sz="0" w:space="0" w:color="auto"/>
        <w:bottom w:val="none" w:sz="0" w:space="0" w:color="auto"/>
        <w:right w:val="none" w:sz="0" w:space="0" w:color="auto"/>
      </w:divBdr>
    </w:div>
    <w:div w:id="386687941">
      <w:bodyDiv w:val="1"/>
      <w:marLeft w:val="0"/>
      <w:marRight w:val="0"/>
      <w:marTop w:val="0"/>
      <w:marBottom w:val="0"/>
      <w:divBdr>
        <w:top w:val="none" w:sz="0" w:space="0" w:color="auto"/>
        <w:left w:val="none" w:sz="0" w:space="0" w:color="auto"/>
        <w:bottom w:val="none" w:sz="0" w:space="0" w:color="auto"/>
        <w:right w:val="none" w:sz="0" w:space="0" w:color="auto"/>
      </w:divBdr>
    </w:div>
    <w:div w:id="386730991">
      <w:bodyDiv w:val="1"/>
      <w:marLeft w:val="0"/>
      <w:marRight w:val="0"/>
      <w:marTop w:val="0"/>
      <w:marBottom w:val="0"/>
      <w:divBdr>
        <w:top w:val="none" w:sz="0" w:space="0" w:color="auto"/>
        <w:left w:val="none" w:sz="0" w:space="0" w:color="auto"/>
        <w:bottom w:val="none" w:sz="0" w:space="0" w:color="auto"/>
        <w:right w:val="none" w:sz="0" w:space="0" w:color="auto"/>
      </w:divBdr>
    </w:div>
    <w:div w:id="386757414">
      <w:bodyDiv w:val="1"/>
      <w:marLeft w:val="0"/>
      <w:marRight w:val="0"/>
      <w:marTop w:val="0"/>
      <w:marBottom w:val="0"/>
      <w:divBdr>
        <w:top w:val="none" w:sz="0" w:space="0" w:color="auto"/>
        <w:left w:val="none" w:sz="0" w:space="0" w:color="auto"/>
        <w:bottom w:val="none" w:sz="0" w:space="0" w:color="auto"/>
        <w:right w:val="none" w:sz="0" w:space="0" w:color="auto"/>
      </w:divBdr>
    </w:div>
    <w:div w:id="386799141">
      <w:bodyDiv w:val="1"/>
      <w:marLeft w:val="0"/>
      <w:marRight w:val="0"/>
      <w:marTop w:val="0"/>
      <w:marBottom w:val="0"/>
      <w:divBdr>
        <w:top w:val="none" w:sz="0" w:space="0" w:color="auto"/>
        <w:left w:val="none" w:sz="0" w:space="0" w:color="auto"/>
        <w:bottom w:val="none" w:sz="0" w:space="0" w:color="auto"/>
        <w:right w:val="none" w:sz="0" w:space="0" w:color="auto"/>
      </w:divBdr>
    </w:div>
    <w:div w:id="386801292">
      <w:bodyDiv w:val="1"/>
      <w:marLeft w:val="0"/>
      <w:marRight w:val="0"/>
      <w:marTop w:val="0"/>
      <w:marBottom w:val="0"/>
      <w:divBdr>
        <w:top w:val="none" w:sz="0" w:space="0" w:color="auto"/>
        <w:left w:val="none" w:sz="0" w:space="0" w:color="auto"/>
        <w:bottom w:val="none" w:sz="0" w:space="0" w:color="auto"/>
        <w:right w:val="none" w:sz="0" w:space="0" w:color="auto"/>
      </w:divBdr>
    </w:div>
    <w:div w:id="386805405">
      <w:bodyDiv w:val="1"/>
      <w:marLeft w:val="0"/>
      <w:marRight w:val="0"/>
      <w:marTop w:val="0"/>
      <w:marBottom w:val="0"/>
      <w:divBdr>
        <w:top w:val="none" w:sz="0" w:space="0" w:color="auto"/>
        <w:left w:val="none" w:sz="0" w:space="0" w:color="auto"/>
        <w:bottom w:val="none" w:sz="0" w:space="0" w:color="auto"/>
        <w:right w:val="none" w:sz="0" w:space="0" w:color="auto"/>
      </w:divBdr>
    </w:div>
    <w:div w:id="386950661">
      <w:bodyDiv w:val="1"/>
      <w:marLeft w:val="0"/>
      <w:marRight w:val="0"/>
      <w:marTop w:val="0"/>
      <w:marBottom w:val="0"/>
      <w:divBdr>
        <w:top w:val="none" w:sz="0" w:space="0" w:color="auto"/>
        <w:left w:val="none" w:sz="0" w:space="0" w:color="auto"/>
        <w:bottom w:val="none" w:sz="0" w:space="0" w:color="auto"/>
        <w:right w:val="none" w:sz="0" w:space="0" w:color="auto"/>
      </w:divBdr>
    </w:div>
    <w:div w:id="386954732">
      <w:bodyDiv w:val="1"/>
      <w:marLeft w:val="0"/>
      <w:marRight w:val="0"/>
      <w:marTop w:val="0"/>
      <w:marBottom w:val="0"/>
      <w:divBdr>
        <w:top w:val="none" w:sz="0" w:space="0" w:color="auto"/>
        <w:left w:val="none" w:sz="0" w:space="0" w:color="auto"/>
        <w:bottom w:val="none" w:sz="0" w:space="0" w:color="auto"/>
        <w:right w:val="none" w:sz="0" w:space="0" w:color="auto"/>
      </w:divBdr>
    </w:div>
    <w:div w:id="386994174">
      <w:bodyDiv w:val="1"/>
      <w:marLeft w:val="0"/>
      <w:marRight w:val="0"/>
      <w:marTop w:val="0"/>
      <w:marBottom w:val="0"/>
      <w:divBdr>
        <w:top w:val="none" w:sz="0" w:space="0" w:color="auto"/>
        <w:left w:val="none" w:sz="0" w:space="0" w:color="auto"/>
        <w:bottom w:val="none" w:sz="0" w:space="0" w:color="auto"/>
        <w:right w:val="none" w:sz="0" w:space="0" w:color="auto"/>
      </w:divBdr>
    </w:div>
    <w:div w:id="387068498">
      <w:bodyDiv w:val="1"/>
      <w:marLeft w:val="0"/>
      <w:marRight w:val="0"/>
      <w:marTop w:val="0"/>
      <w:marBottom w:val="0"/>
      <w:divBdr>
        <w:top w:val="none" w:sz="0" w:space="0" w:color="auto"/>
        <w:left w:val="none" w:sz="0" w:space="0" w:color="auto"/>
        <w:bottom w:val="none" w:sz="0" w:space="0" w:color="auto"/>
        <w:right w:val="none" w:sz="0" w:space="0" w:color="auto"/>
      </w:divBdr>
    </w:div>
    <w:div w:id="387192594">
      <w:bodyDiv w:val="1"/>
      <w:marLeft w:val="0"/>
      <w:marRight w:val="0"/>
      <w:marTop w:val="0"/>
      <w:marBottom w:val="0"/>
      <w:divBdr>
        <w:top w:val="none" w:sz="0" w:space="0" w:color="auto"/>
        <w:left w:val="none" w:sz="0" w:space="0" w:color="auto"/>
        <w:bottom w:val="none" w:sz="0" w:space="0" w:color="auto"/>
        <w:right w:val="none" w:sz="0" w:space="0" w:color="auto"/>
      </w:divBdr>
    </w:div>
    <w:div w:id="387338605">
      <w:bodyDiv w:val="1"/>
      <w:marLeft w:val="0"/>
      <w:marRight w:val="0"/>
      <w:marTop w:val="0"/>
      <w:marBottom w:val="0"/>
      <w:divBdr>
        <w:top w:val="none" w:sz="0" w:space="0" w:color="auto"/>
        <w:left w:val="none" w:sz="0" w:space="0" w:color="auto"/>
        <w:bottom w:val="none" w:sz="0" w:space="0" w:color="auto"/>
        <w:right w:val="none" w:sz="0" w:space="0" w:color="auto"/>
      </w:divBdr>
    </w:div>
    <w:div w:id="387387959">
      <w:bodyDiv w:val="1"/>
      <w:marLeft w:val="0"/>
      <w:marRight w:val="0"/>
      <w:marTop w:val="0"/>
      <w:marBottom w:val="0"/>
      <w:divBdr>
        <w:top w:val="none" w:sz="0" w:space="0" w:color="auto"/>
        <w:left w:val="none" w:sz="0" w:space="0" w:color="auto"/>
        <w:bottom w:val="none" w:sz="0" w:space="0" w:color="auto"/>
        <w:right w:val="none" w:sz="0" w:space="0" w:color="auto"/>
      </w:divBdr>
    </w:div>
    <w:div w:id="387456752">
      <w:bodyDiv w:val="1"/>
      <w:marLeft w:val="0"/>
      <w:marRight w:val="0"/>
      <w:marTop w:val="0"/>
      <w:marBottom w:val="0"/>
      <w:divBdr>
        <w:top w:val="none" w:sz="0" w:space="0" w:color="auto"/>
        <w:left w:val="none" w:sz="0" w:space="0" w:color="auto"/>
        <w:bottom w:val="none" w:sz="0" w:space="0" w:color="auto"/>
        <w:right w:val="none" w:sz="0" w:space="0" w:color="auto"/>
      </w:divBdr>
    </w:div>
    <w:div w:id="387457882">
      <w:bodyDiv w:val="1"/>
      <w:marLeft w:val="0"/>
      <w:marRight w:val="0"/>
      <w:marTop w:val="0"/>
      <w:marBottom w:val="0"/>
      <w:divBdr>
        <w:top w:val="none" w:sz="0" w:space="0" w:color="auto"/>
        <w:left w:val="none" w:sz="0" w:space="0" w:color="auto"/>
        <w:bottom w:val="none" w:sz="0" w:space="0" w:color="auto"/>
        <w:right w:val="none" w:sz="0" w:space="0" w:color="auto"/>
      </w:divBdr>
    </w:div>
    <w:div w:id="387461085">
      <w:bodyDiv w:val="1"/>
      <w:marLeft w:val="0"/>
      <w:marRight w:val="0"/>
      <w:marTop w:val="0"/>
      <w:marBottom w:val="0"/>
      <w:divBdr>
        <w:top w:val="none" w:sz="0" w:space="0" w:color="auto"/>
        <w:left w:val="none" w:sz="0" w:space="0" w:color="auto"/>
        <w:bottom w:val="none" w:sz="0" w:space="0" w:color="auto"/>
        <w:right w:val="none" w:sz="0" w:space="0" w:color="auto"/>
      </w:divBdr>
      <w:divsChild>
        <w:div w:id="10225137">
          <w:marLeft w:val="480"/>
          <w:marRight w:val="0"/>
          <w:marTop w:val="0"/>
          <w:marBottom w:val="0"/>
          <w:divBdr>
            <w:top w:val="none" w:sz="0" w:space="0" w:color="auto"/>
            <w:left w:val="none" w:sz="0" w:space="0" w:color="auto"/>
            <w:bottom w:val="none" w:sz="0" w:space="0" w:color="auto"/>
            <w:right w:val="none" w:sz="0" w:space="0" w:color="auto"/>
          </w:divBdr>
        </w:div>
        <w:div w:id="20790823">
          <w:marLeft w:val="480"/>
          <w:marRight w:val="0"/>
          <w:marTop w:val="0"/>
          <w:marBottom w:val="0"/>
          <w:divBdr>
            <w:top w:val="none" w:sz="0" w:space="0" w:color="auto"/>
            <w:left w:val="none" w:sz="0" w:space="0" w:color="auto"/>
            <w:bottom w:val="none" w:sz="0" w:space="0" w:color="auto"/>
            <w:right w:val="none" w:sz="0" w:space="0" w:color="auto"/>
          </w:divBdr>
        </w:div>
        <w:div w:id="84033593">
          <w:marLeft w:val="480"/>
          <w:marRight w:val="0"/>
          <w:marTop w:val="0"/>
          <w:marBottom w:val="0"/>
          <w:divBdr>
            <w:top w:val="none" w:sz="0" w:space="0" w:color="auto"/>
            <w:left w:val="none" w:sz="0" w:space="0" w:color="auto"/>
            <w:bottom w:val="none" w:sz="0" w:space="0" w:color="auto"/>
            <w:right w:val="none" w:sz="0" w:space="0" w:color="auto"/>
          </w:divBdr>
        </w:div>
        <w:div w:id="177160384">
          <w:marLeft w:val="480"/>
          <w:marRight w:val="0"/>
          <w:marTop w:val="0"/>
          <w:marBottom w:val="0"/>
          <w:divBdr>
            <w:top w:val="none" w:sz="0" w:space="0" w:color="auto"/>
            <w:left w:val="none" w:sz="0" w:space="0" w:color="auto"/>
            <w:bottom w:val="none" w:sz="0" w:space="0" w:color="auto"/>
            <w:right w:val="none" w:sz="0" w:space="0" w:color="auto"/>
          </w:divBdr>
        </w:div>
        <w:div w:id="191118751">
          <w:marLeft w:val="480"/>
          <w:marRight w:val="0"/>
          <w:marTop w:val="0"/>
          <w:marBottom w:val="0"/>
          <w:divBdr>
            <w:top w:val="none" w:sz="0" w:space="0" w:color="auto"/>
            <w:left w:val="none" w:sz="0" w:space="0" w:color="auto"/>
            <w:bottom w:val="none" w:sz="0" w:space="0" w:color="auto"/>
            <w:right w:val="none" w:sz="0" w:space="0" w:color="auto"/>
          </w:divBdr>
        </w:div>
        <w:div w:id="204946751">
          <w:marLeft w:val="480"/>
          <w:marRight w:val="0"/>
          <w:marTop w:val="0"/>
          <w:marBottom w:val="0"/>
          <w:divBdr>
            <w:top w:val="none" w:sz="0" w:space="0" w:color="auto"/>
            <w:left w:val="none" w:sz="0" w:space="0" w:color="auto"/>
            <w:bottom w:val="none" w:sz="0" w:space="0" w:color="auto"/>
            <w:right w:val="none" w:sz="0" w:space="0" w:color="auto"/>
          </w:divBdr>
        </w:div>
        <w:div w:id="266277635">
          <w:marLeft w:val="480"/>
          <w:marRight w:val="0"/>
          <w:marTop w:val="0"/>
          <w:marBottom w:val="0"/>
          <w:divBdr>
            <w:top w:val="none" w:sz="0" w:space="0" w:color="auto"/>
            <w:left w:val="none" w:sz="0" w:space="0" w:color="auto"/>
            <w:bottom w:val="none" w:sz="0" w:space="0" w:color="auto"/>
            <w:right w:val="none" w:sz="0" w:space="0" w:color="auto"/>
          </w:divBdr>
        </w:div>
        <w:div w:id="300966849">
          <w:marLeft w:val="480"/>
          <w:marRight w:val="0"/>
          <w:marTop w:val="0"/>
          <w:marBottom w:val="0"/>
          <w:divBdr>
            <w:top w:val="none" w:sz="0" w:space="0" w:color="auto"/>
            <w:left w:val="none" w:sz="0" w:space="0" w:color="auto"/>
            <w:bottom w:val="none" w:sz="0" w:space="0" w:color="auto"/>
            <w:right w:val="none" w:sz="0" w:space="0" w:color="auto"/>
          </w:divBdr>
        </w:div>
        <w:div w:id="429401411">
          <w:marLeft w:val="480"/>
          <w:marRight w:val="0"/>
          <w:marTop w:val="0"/>
          <w:marBottom w:val="0"/>
          <w:divBdr>
            <w:top w:val="none" w:sz="0" w:space="0" w:color="auto"/>
            <w:left w:val="none" w:sz="0" w:space="0" w:color="auto"/>
            <w:bottom w:val="none" w:sz="0" w:space="0" w:color="auto"/>
            <w:right w:val="none" w:sz="0" w:space="0" w:color="auto"/>
          </w:divBdr>
        </w:div>
        <w:div w:id="464740908">
          <w:marLeft w:val="480"/>
          <w:marRight w:val="0"/>
          <w:marTop w:val="0"/>
          <w:marBottom w:val="0"/>
          <w:divBdr>
            <w:top w:val="none" w:sz="0" w:space="0" w:color="auto"/>
            <w:left w:val="none" w:sz="0" w:space="0" w:color="auto"/>
            <w:bottom w:val="none" w:sz="0" w:space="0" w:color="auto"/>
            <w:right w:val="none" w:sz="0" w:space="0" w:color="auto"/>
          </w:divBdr>
        </w:div>
        <w:div w:id="549803649">
          <w:marLeft w:val="480"/>
          <w:marRight w:val="0"/>
          <w:marTop w:val="0"/>
          <w:marBottom w:val="0"/>
          <w:divBdr>
            <w:top w:val="none" w:sz="0" w:space="0" w:color="auto"/>
            <w:left w:val="none" w:sz="0" w:space="0" w:color="auto"/>
            <w:bottom w:val="none" w:sz="0" w:space="0" w:color="auto"/>
            <w:right w:val="none" w:sz="0" w:space="0" w:color="auto"/>
          </w:divBdr>
        </w:div>
        <w:div w:id="552472738">
          <w:marLeft w:val="480"/>
          <w:marRight w:val="0"/>
          <w:marTop w:val="0"/>
          <w:marBottom w:val="0"/>
          <w:divBdr>
            <w:top w:val="none" w:sz="0" w:space="0" w:color="auto"/>
            <w:left w:val="none" w:sz="0" w:space="0" w:color="auto"/>
            <w:bottom w:val="none" w:sz="0" w:space="0" w:color="auto"/>
            <w:right w:val="none" w:sz="0" w:space="0" w:color="auto"/>
          </w:divBdr>
        </w:div>
        <w:div w:id="607006059">
          <w:marLeft w:val="480"/>
          <w:marRight w:val="0"/>
          <w:marTop w:val="0"/>
          <w:marBottom w:val="0"/>
          <w:divBdr>
            <w:top w:val="none" w:sz="0" w:space="0" w:color="auto"/>
            <w:left w:val="none" w:sz="0" w:space="0" w:color="auto"/>
            <w:bottom w:val="none" w:sz="0" w:space="0" w:color="auto"/>
            <w:right w:val="none" w:sz="0" w:space="0" w:color="auto"/>
          </w:divBdr>
        </w:div>
        <w:div w:id="609556982">
          <w:marLeft w:val="480"/>
          <w:marRight w:val="0"/>
          <w:marTop w:val="0"/>
          <w:marBottom w:val="0"/>
          <w:divBdr>
            <w:top w:val="none" w:sz="0" w:space="0" w:color="auto"/>
            <w:left w:val="none" w:sz="0" w:space="0" w:color="auto"/>
            <w:bottom w:val="none" w:sz="0" w:space="0" w:color="auto"/>
            <w:right w:val="none" w:sz="0" w:space="0" w:color="auto"/>
          </w:divBdr>
        </w:div>
        <w:div w:id="630551290">
          <w:marLeft w:val="480"/>
          <w:marRight w:val="0"/>
          <w:marTop w:val="0"/>
          <w:marBottom w:val="0"/>
          <w:divBdr>
            <w:top w:val="none" w:sz="0" w:space="0" w:color="auto"/>
            <w:left w:val="none" w:sz="0" w:space="0" w:color="auto"/>
            <w:bottom w:val="none" w:sz="0" w:space="0" w:color="auto"/>
            <w:right w:val="none" w:sz="0" w:space="0" w:color="auto"/>
          </w:divBdr>
        </w:div>
        <w:div w:id="633145269">
          <w:marLeft w:val="480"/>
          <w:marRight w:val="0"/>
          <w:marTop w:val="0"/>
          <w:marBottom w:val="0"/>
          <w:divBdr>
            <w:top w:val="none" w:sz="0" w:space="0" w:color="auto"/>
            <w:left w:val="none" w:sz="0" w:space="0" w:color="auto"/>
            <w:bottom w:val="none" w:sz="0" w:space="0" w:color="auto"/>
            <w:right w:val="none" w:sz="0" w:space="0" w:color="auto"/>
          </w:divBdr>
        </w:div>
        <w:div w:id="675617085">
          <w:marLeft w:val="480"/>
          <w:marRight w:val="0"/>
          <w:marTop w:val="0"/>
          <w:marBottom w:val="0"/>
          <w:divBdr>
            <w:top w:val="none" w:sz="0" w:space="0" w:color="auto"/>
            <w:left w:val="none" w:sz="0" w:space="0" w:color="auto"/>
            <w:bottom w:val="none" w:sz="0" w:space="0" w:color="auto"/>
            <w:right w:val="none" w:sz="0" w:space="0" w:color="auto"/>
          </w:divBdr>
        </w:div>
        <w:div w:id="735781067">
          <w:marLeft w:val="480"/>
          <w:marRight w:val="0"/>
          <w:marTop w:val="0"/>
          <w:marBottom w:val="0"/>
          <w:divBdr>
            <w:top w:val="none" w:sz="0" w:space="0" w:color="auto"/>
            <w:left w:val="none" w:sz="0" w:space="0" w:color="auto"/>
            <w:bottom w:val="none" w:sz="0" w:space="0" w:color="auto"/>
            <w:right w:val="none" w:sz="0" w:space="0" w:color="auto"/>
          </w:divBdr>
        </w:div>
        <w:div w:id="739642612">
          <w:marLeft w:val="480"/>
          <w:marRight w:val="0"/>
          <w:marTop w:val="0"/>
          <w:marBottom w:val="0"/>
          <w:divBdr>
            <w:top w:val="none" w:sz="0" w:space="0" w:color="auto"/>
            <w:left w:val="none" w:sz="0" w:space="0" w:color="auto"/>
            <w:bottom w:val="none" w:sz="0" w:space="0" w:color="auto"/>
            <w:right w:val="none" w:sz="0" w:space="0" w:color="auto"/>
          </w:divBdr>
        </w:div>
        <w:div w:id="758991094">
          <w:marLeft w:val="480"/>
          <w:marRight w:val="0"/>
          <w:marTop w:val="0"/>
          <w:marBottom w:val="0"/>
          <w:divBdr>
            <w:top w:val="none" w:sz="0" w:space="0" w:color="auto"/>
            <w:left w:val="none" w:sz="0" w:space="0" w:color="auto"/>
            <w:bottom w:val="none" w:sz="0" w:space="0" w:color="auto"/>
            <w:right w:val="none" w:sz="0" w:space="0" w:color="auto"/>
          </w:divBdr>
        </w:div>
        <w:div w:id="767039733">
          <w:marLeft w:val="480"/>
          <w:marRight w:val="0"/>
          <w:marTop w:val="0"/>
          <w:marBottom w:val="0"/>
          <w:divBdr>
            <w:top w:val="none" w:sz="0" w:space="0" w:color="auto"/>
            <w:left w:val="none" w:sz="0" w:space="0" w:color="auto"/>
            <w:bottom w:val="none" w:sz="0" w:space="0" w:color="auto"/>
            <w:right w:val="none" w:sz="0" w:space="0" w:color="auto"/>
          </w:divBdr>
        </w:div>
        <w:div w:id="781150834">
          <w:marLeft w:val="480"/>
          <w:marRight w:val="0"/>
          <w:marTop w:val="0"/>
          <w:marBottom w:val="0"/>
          <w:divBdr>
            <w:top w:val="none" w:sz="0" w:space="0" w:color="auto"/>
            <w:left w:val="none" w:sz="0" w:space="0" w:color="auto"/>
            <w:bottom w:val="none" w:sz="0" w:space="0" w:color="auto"/>
            <w:right w:val="none" w:sz="0" w:space="0" w:color="auto"/>
          </w:divBdr>
        </w:div>
        <w:div w:id="840899576">
          <w:marLeft w:val="480"/>
          <w:marRight w:val="0"/>
          <w:marTop w:val="0"/>
          <w:marBottom w:val="0"/>
          <w:divBdr>
            <w:top w:val="none" w:sz="0" w:space="0" w:color="auto"/>
            <w:left w:val="none" w:sz="0" w:space="0" w:color="auto"/>
            <w:bottom w:val="none" w:sz="0" w:space="0" w:color="auto"/>
            <w:right w:val="none" w:sz="0" w:space="0" w:color="auto"/>
          </w:divBdr>
        </w:div>
        <w:div w:id="860972200">
          <w:marLeft w:val="480"/>
          <w:marRight w:val="0"/>
          <w:marTop w:val="0"/>
          <w:marBottom w:val="0"/>
          <w:divBdr>
            <w:top w:val="none" w:sz="0" w:space="0" w:color="auto"/>
            <w:left w:val="none" w:sz="0" w:space="0" w:color="auto"/>
            <w:bottom w:val="none" w:sz="0" w:space="0" w:color="auto"/>
            <w:right w:val="none" w:sz="0" w:space="0" w:color="auto"/>
          </w:divBdr>
        </w:div>
        <w:div w:id="864051336">
          <w:marLeft w:val="480"/>
          <w:marRight w:val="0"/>
          <w:marTop w:val="0"/>
          <w:marBottom w:val="0"/>
          <w:divBdr>
            <w:top w:val="none" w:sz="0" w:space="0" w:color="auto"/>
            <w:left w:val="none" w:sz="0" w:space="0" w:color="auto"/>
            <w:bottom w:val="none" w:sz="0" w:space="0" w:color="auto"/>
            <w:right w:val="none" w:sz="0" w:space="0" w:color="auto"/>
          </w:divBdr>
        </w:div>
        <w:div w:id="901059227">
          <w:marLeft w:val="480"/>
          <w:marRight w:val="0"/>
          <w:marTop w:val="0"/>
          <w:marBottom w:val="0"/>
          <w:divBdr>
            <w:top w:val="none" w:sz="0" w:space="0" w:color="auto"/>
            <w:left w:val="none" w:sz="0" w:space="0" w:color="auto"/>
            <w:bottom w:val="none" w:sz="0" w:space="0" w:color="auto"/>
            <w:right w:val="none" w:sz="0" w:space="0" w:color="auto"/>
          </w:divBdr>
        </w:div>
        <w:div w:id="901525241">
          <w:marLeft w:val="480"/>
          <w:marRight w:val="0"/>
          <w:marTop w:val="0"/>
          <w:marBottom w:val="0"/>
          <w:divBdr>
            <w:top w:val="none" w:sz="0" w:space="0" w:color="auto"/>
            <w:left w:val="none" w:sz="0" w:space="0" w:color="auto"/>
            <w:bottom w:val="none" w:sz="0" w:space="0" w:color="auto"/>
            <w:right w:val="none" w:sz="0" w:space="0" w:color="auto"/>
          </w:divBdr>
        </w:div>
      </w:divsChild>
    </w:div>
    <w:div w:id="387608594">
      <w:bodyDiv w:val="1"/>
      <w:marLeft w:val="0"/>
      <w:marRight w:val="0"/>
      <w:marTop w:val="0"/>
      <w:marBottom w:val="0"/>
      <w:divBdr>
        <w:top w:val="none" w:sz="0" w:space="0" w:color="auto"/>
        <w:left w:val="none" w:sz="0" w:space="0" w:color="auto"/>
        <w:bottom w:val="none" w:sz="0" w:space="0" w:color="auto"/>
        <w:right w:val="none" w:sz="0" w:space="0" w:color="auto"/>
      </w:divBdr>
    </w:div>
    <w:div w:id="387611485">
      <w:bodyDiv w:val="1"/>
      <w:marLeft w:val="0"/>
      <w:marRight w:val="0"/>
      <w:marTop w:val="0"/>
      <w:marBottom w:val="0"/>
      <w:divBdr>
        <w:top w:val="none" w:sz="0" w:space="0" w:color="auto"/>
        <w:left w:val="none" w:sz="0" w:space="0" w:color="auto"/>
        <w:bottom w:val="none" w:sz="0" w:space="0" w:color="auto"/>
        <w:right w:val="none" w:sz="0" w:space="0" w:color="auto"/>
      </w:divBdr>
    </w:div>
    <w:div w:id="387647904">
      <w:bodyDiv w:val="1"/>
      <w:marLeft w:val="0"/>
      <w:marRight w:val="0"/>
      <w:marTop w:val="0"/>
      <w:marBottom w:val="0"/>
      <w:divBdr>
        <w:top w:val="none" w:sz="0" w:space="0" w:color="auto"/>
        <w:left w:val="none" w:sz="0" w:space="0" w:color="auto"/>
        <w:bottom w:val="none" w:sz="0" w:space="0" w:color="auto"/>
        <w:right w:val="none" w:sz="0" w:space="0" w:color="auto"/>
      </w:divBdr>
    </w:div>
    <w:div w:id="387655404">
      <w:bodyDiv w:val="1"/>
      <w:marLeft w:val="0"/>
      <w:marRight w:val="0"/>
      <w:marTop w:val="0"/>
      <w:marBottom w:val="0"/>
      <w:divBdr>
        <w:top w:val="none" w:sz="0" w:space="0" w:color="auto"/>
        <w:left w:val="none" w:sz="0" w:space="0" w:color="auto"/>
        <w:bottom w:val="none" w:sz="0" w:space="0" w:color="auto"/>
        <w:right w:val="none" w:sz="0" w:space="0" w:color="auto"/>
      </w:divBdr>
    </w:div>
    <w:div w:id="387725565">
      <w:bodyDiv w:val="1"/>
      <w:marLeft w:val="0"/>
      <w:marRight w:val="0"/>
      <w:marTop w:val="0"/>
      <w:marBottom w:val="0"/>
      <w:divBdr>
        <w:top w:val="none" w:sz="0" w:space="0" w:color="auto"/>
        <w:left w:val="none" w:sz="0" w:space="0" w:color="auto"/>
        <w:bottom w:val="none" w:sz="0" w:space="0" w:color="auto"/>
        <w:right w:val="none" w:sz="0" w:space="0" w:color="auto"/>
      </w:divBdr>
    </w:div>
    <w:div w:id="387807753">
      <w:bodyDiv w:val="1"/>
      <w:marLeft w:val="0"/>
      <w:marRight w:val="0"/>
      <w:marTop w:val="0"/>
      <w:marBottom w:val="0"/>
      <w:divBdr>
        <w:top w:val="none" w:sz="0" w:space="0" w:color="auto"/>
        <w:left w:val="none" w:sz="0" w:space="0" w:color="auto"/>
        <w:bottom w:val="none" w:sz="0" w:space="0" w:color="auto"/>
        <w:right w:val="none" w:sz="0" w:space="0" w:color="auto"/>
      </w:divBdr>
    </w:div>
    <w:div w:id="388070475">
      <w:bodyDiv w:val="1"/>
      <w:marLeft w:val="0"/>
      <w:marRight w:val="0"/>
      <w:marTop w:val="0"/>
      <w:marBottom w:val="0"/>
      <w:divBdr>
        <w:top w:val="none" w:sz="0" w:space="0" w:color="auto"/>
        <w:left w:val="none" w:sz="0" w:space="0" w:color="auto"/>
        <w:bottom w:val="none" w:sz="0" w:space="0" w:color="auto"/>
        <w:right w:val="none" w:sz="0" w:space="0" w:color="auto"/>
      </w:divBdr>
    </w:div>
    <w:div w:id="388117856">
      <w:bodyDiv w:val="1"/>
      <w:marLeft w:val="0"/>
      <w:marRight w:val="0"/>
      <w:marTop w:val="0"/>
      <w:marBottom w:val="0"/>
      <w:divBdr>
        <w:top w:val="none" w:sz="0" w:space="0" w:color="auto"/>
        <w:left w:val="none" w:sz="0" w:space="0" w:color="auto"/>
        <w:bottom w:val="none" w:sz="0" w:space="0" w:color="auto"/>
        <w:right w:val="none" w:sz="0" w:space="0" w:color="auto"/>
      </w:divBdr>
    </w:div>
    <w:div w:id="388189235">
      <w:bodyDiv w:val="1"/>
      <w:marLeft w:val="0"/>
      <w:marRight w:val="0"/>
      <w:marTop w:val="0"/>
      <w:marBottom w:val="0"/>
      <w:divBdr>
        <w:top w:val="none" w:sz="0" w:space="0" w:color="auto"/>
        <w:left w:val="none" w:sz="0" w:space="0" w:color="auto"/>
        <w:bottom w:val="none" w:sz="0" w:space="0" w:color="auto"/>
        <w:right w:val="none" w:sz="0" w:space="0" w:color="auto"/>
      </w:divBdr>
    </w:div>
    <w:div w:id="388235575">
      <w:bodyDiv w:val="1"/>
      <w:marLeft w:val="0"/>
      <w:marRight w:val="0"/>
      <w:marTop w:val="0"/>
      <w:marBottom w:val="0"/>
      <w:divBdr>
        <w:top w:val="none" w:sz="0" w:space="0" w:color="auto"/>
        <w:left w:val="none" w:sz="0" w:space="0" w:color="auto"/>
        <w:bottom w:val="none" w:sz="0" w:space="0" w:color="auto"/>
        <w:right w:val="none" w:sz="0" w:space="0" w:color="auto"/>
      </w:divBdr>
    </w:div>
    <w:div w:id="388305293">
      <w:bodyDiv w:val="1"/>
      <w:marLeft w:val="0"/>
      <w:marRight w:val="0"/>
      <w:marTop w:val="0"/>
      <w:marBottom w:val="0"/>
      <w:divBdr>
        <w:top w:val="none" w:sz="0" w:space="0" w:color="auto"/>
        <w:left w:val="none" w:sz="0" w:space="0" w:color="auto"/>
        <w:bottom w:val="none" w:sz="0" w:space="0" w:color="auto"/>
        <w:right w:val="none" w:sz="0" w:space="0" w:color="auto"/>
      </w:divBdr>
    </w:div>
    <w:div w:id="388456372">
      <w:bodyDiv w:val="1"/>
      <w:marLeft w:val="0"/>
      <w:marRight w:val="0"/>
      <w:marTop w:val="0"/>
      <w:marBottom w:val="0"/>
      <w:divBdr>
        <w:top w:val="none" w:sz="0" w:space="0" w:color="auto"/>
        <w:left w:val="none" w:sz="0" w:space="0" w:color="auto"/>
        <w:bottom w:val="none" w:sz="0" w:space="0" w:color="auto"/>
        <w:right w:val="none" w:sz="0" w:space="0" w:color="auto"/>
      </w:divBdr>
    </w:div>
    <w:div w:id="388652237">
      <w:bodyDiv w:val="1"/>
      <w:marLeft w:val="0"/>
      <w:marRight w:val="0"/>
      <w:marTop w:val="0"/>
      <w:marBottom w:val="0"/>
      <w:divBdr>
        <w:top w:val="none" w:sz="0" w:space="0" w:color="auto"/>
        <w:left w:val="none" w:sz="0" w:space="0" w:color="auto"/>
        <w:bottom w:val="none" w:sz="0" w:space="0" w:color="auto"/>
        <w:right w:val="none" w:sz="0" w:space="0" w:color="auto"/>
      </w:divBdr>
    </w:div>
    <w:div w:id="388695161">
      <w:bodyDiv w:val="1"/>
      <w:marLeft w:val="0"/>
      <w:marRight w:val="0"/>
      <w:marTop w:val="0"/>
      <w:marBottom w:val="0"/>
      <w:divBdr>
        <w:top w:val="none" w:sz="0" w:space="0" w:color="auto"/>
        <w:left w:val="none" w:sz="0" w:space="0" w:color="auto"/>
        <w:bottom w:val="none" w:sz="0" w:space="0" w:color="auto"/>
        <w:right w:val="none" w:sz="0" w:space="0" w:color="auto"/>
      </w:divBdr>
    </w:div>
    <w:div w:id="388724194">
      <w:bodyDiv w:val="1"/>
      <w:marLeft w:val="0"/>
      <w:marRight w:val="0"/>
      <w:marTop w:val="0"/>
      <w:marBottom w:val="0"/>
      <w:divBdr>
        <w:top w:val="none" w:sz="0" w:space="0" w:color="auto"/>
        <w:left w:val="none" w:sz="0" w:space="0" w:color="auto"/>
        <w:bottom w:val="none" w:sz="0" w:space="0" w:color="auto"/>
        <w:right w:val="none" w:sz="0" w:space="0" w:color="auto"/>
      </w:divBdr>
    </w:div>
    <w:div w:id="388767222">
      <w:bodyDiv w:val="1"/>
      <w:marLeft w:val="0"/>
      <w:marRight w:val="0"/>
      <w:marTop w:val="0"/>
      <w:marBottom w:val="0"/>
      <w:divBdr>
        <w:top w:val="none" w:sz="0" w:space="0" w:color="auto"/>
        <w:left w:val="none" w:sz="0" w:space="0" w:color="auto"/>
        <w:bottom w:val="none" w:sz="0" w:space="0" w:color="auto"/>
        <w:right w:val="none" w:sz="0" w:space="0" w:color="auto"/>
      </w:divBdr>
      <w:divsChild>
        <w:div w:id="81341170">
          <w:marLeft w:val="480"/>
          <w:marRight w:val="0"/>
          <w:marTop w:val="0"/>
          <w:marBottom w:val="0"/>
          <w:divBdr>
            <w:top w:val="none" w:sz="0" w:space="0" w:color="auto"/>
            <w:left w:val="none" w:sz="0" w:space="0" w:color="auto"/>
            <w:bottom w:val="none" w:sz="0" w:space="0" w:color="auto"/>
            <w:right w:val="none" w:sz="0" w:space="0" w:color="auto"/>
          </w:divBdr>
        </w:div>
        <w:div w:id="165176579">
          <w:marLeft w:val="480"/>
          <w:marRight w:val="0"/>
          <w:marTop w:val="0"/>
          <w:marBottom w:val="0"/>
          <w:divBdr>
            <w:top w:val="none" w:sz="0" w:space="0" w:color="auto"/>
            <w:left w:val="none" w:sz="0" w:space="0" w:color="auto"/>
            <w:bottom w:val="none" w:sz="0" w:space="0" w:color="auto"/>
            <w:right w:val="none" w:sz="0" w:space="0" w:color="auto"/>
          </w:divBdr>
        </w:div>
        <w:div w:id="286278454">
          <w:marLeft w:val="480"/>
          <w:marRight w:val="0"/>
          <w:marTop w:val="0"/>
          <w:marBottom w:val="0"/>
          <w:divBdr>
            <w:top w:val="none" w:sz="0" w:space="0" w:color="auto"/>
            <w:left w:val="none" w:sz="0" w:space="0" w:color="auto"/>
            <w:bottom w:val="none" w:sz="0" w:space="0" w:color="auto"/>
            <w:right w:val="none" w:sz="0" w:space="0" w:color="auto"/>
          </w:divBdr>
        </w:div>
        <w:div w:id="376853769">
          <w:marLeft w:val="480"/>
          <w:marRight w:val="0"/>
          <w:marTop w:val="0"/>
          <w:marBottom w:val="0"/>
          <w:divBdr>
            <w:top w:val="none" w:sz="0" w:space="0" w:color="auto"/>
            <w:left w:val="none" w:sz="0" w:space="0" w:color="auto"/>
            <w:bottom w:val="none" w:sz="0" w:space="0" w:color="auto"/>
            <w:right w:val="none" w:sz="0" w:space="0" w:color="auto"/>
          </w:divBdr>
        </w:div>
        <w:div w:id="461968882">
          <w:marLeft w:val="480"/>
          <w:marRight w:val="0"/>
          <w:marTop w:val="0"/>
          <w:marBottom w:val="0"/>
          <w:divBdr>
            <w:top w:val="none" w:sz="0" w:space="0" w:color="auto"/>
            <w:left w:val="none" w:sz="0" w:space="0" w:color="auto"/>
            <w:bottom w:val="none" w:sz="0" w:space="0" w:color="auto"/>
            <w:right w:val="none" w:sz="0" w:space="0" w:color="auto"/>
          </w:divBdr>
        </w:div>
        <w:div w:id="513688215">
          <w:marLeft w:val="480"/>
          <w:marRight w:val="0"/>
          <w:marTop w:val="0"/>
          <w:marBottom w:val="0"/>
          <w:divBdr>
            <w:top w:val="none" w:sz="0" w:space="0" w:color="auto"/>
            <w:left w:val="none" w:sz="0" w:space="0" w:color="auto"/>
            <w:bottom w:val="none" w:sz="0" w:space="0" w:color="auto"/>
            <w:right w:val="none" w:sz="0" w:space="0" w:color="auto"/>
          </w:divBdr>
        </w:div>
        <w:div w:id="652565650">
          <w:marLeft w:val="480"/>
          <w:marRight w:val="0"/>
          <w:marTop w:val="0"/>
          <w:marBottom w:val="0"/>
          <w:divBdr>
            <w:top w:val="none" w:sz="0" w:space="0" w:color="auto"/>
            <w:left w:val="none" w:sz="0" w:space="0" w:color="auto"/>
            <w:bottom w:val="none" w:sz="0" w:space="0" w:color="auto"/>
            <w:right w:val="none" w:sz="0" w:space="0" w:color="auto"/>
          </w:divBdr>
        </w:div>
        <w:div w:id="679088098">
          <w:marLeft w:val="480"/>
          <w:marRight w:val="0"/>
          <w:marTop w:val="0"/>
          <w:marBottom w:val="0"/>
          <w:divBdr>
            <w:top w:val="none" w:sz="0" w:space="0" w:color="auto"/>
            <w:left w:val="none" w:sz="0" w:space="0" w:color="auto"/>
            <w:bottom w:val="none" w:sz="0" w:space="0" w:color="auto"/>
            <w:right w:val="none" w:sz="0" w:space="0" w:color="auto"/>
          </w:divBdr>
        </w:div>
        <w:div w:id="702898175">
          <w:marLeft w:val="480"/>
          <w:marRight w:val="0"/>
          <w:marTop w:val="0"/>
          <w:marBottom w:val="0"/>
          <w:divBdr>
            <w:top w:val="none" w:sz="0" w:space="0" w:color="auto"/>
            <w:left w:val="none" w:sz="0" w:space="0" w:color="auto"/>
            <w:bottom w:val="none" w:sz="0" w:space="0" w:color="auto"/>
            <w:right w:val="none" w:sz="0" w:space="0" w:color="auto"/>
          </w:divBdr>
        </w:div>
        <w:div w:id="810364267">
          <w:marLeft w:val="480"/>
          <w:marRight w:val="0"/>
          <w:marTop w:val="0"/>
          <w:marBottom w:val="0"/>
          <w:divBdr>
            <w:top w:val="none" w:sz="0" w:space="0" w:color="auto"/>
            <w:left w:val="none" w:sz="0" w:space="0" w:color="auto"/>
            <w:bottom w:val="none" w:sz="0" w:space="0" w:color="auto"/>
            <w:right w:val="none" w:sz="0" w:space="0" w:color="auto"/>
          </w:divBdr>
        </w:div>
        <w:div w:id="817845269">
          <w:marLeft w:val="480"/>
          <w:marRight w:val="0"/>
          <w:marTop w:val="0"/>
          <w:marBottom w:val="0"/>
          <w:divBdr>
            <w:top w:val="none" w:sz="0" w:space="0" w:color="auto"/>
            <w:left w:val="none" w:sz="0" w:space="0" w:color="auto"/>
            <w:bottom w:val="none" w:sz="0" w:space="0" w:color="auto"/>
            <w:right w:val="none" w:sz="0" w:space="0" w:color="auto"/>
          </w:divBdr>
        </w:div>
      </w:divsChild>
    </w:div>
    <w:div w:id="388771445">
      <w:bodyDiv w:val="1"/>
      <w:marLeft w:val="0"/>
      <w:marRight w:val="0"/>
      <w:marTop w:val="0"/>
      <w:marBottom w:val="0"/>
      <w:divBdr>
        <w:top w:val="none" w:sz="0" w:space="0" w:color="auto"/>
        <w:left w:val="none" w:sz="0" w:space="0" w:color="auto"/>
        <w:bottom w:val="none" w:sz="0" w:space="0" w:color="auto"/>
        <w:right w:val="none" w:sz="0" w:space="0" w:color="auto"/>
      </w:divBdr>
    </w:div>
    <w:div w:id="388921472">
      <w:bodyDiv w:val="1"/>
      <w:marLeft w:val="0"/>
      <w:marRight w:val="0"/>
      <w:marTop w:val="0"/>
      <w:marBottom w:val="0"/>
      <w:divBdr>
        <w:top w:val="none" w:sz="0" w:space="0" w:color="auto"/>
        <w:left w:val="none" w:sz="0" w:space="0" w:color="auto"/>
        <w:bottom w:val="none" w:sz="0" w:space="0" w:color="auto"/>
        <w:right w:val="none" w:sz="0" w:space="0" w:color="auto"/>
      </w:divBdr>
    </w:div>
    <w:div w:id="388923231">
      <w:bodyDiv w:val="1"/>
      <w:marLeft w:val="0"/>
      <w:marRight w:val="0"/>
      <w:marTop w:val="0"/>
      <w:marBottom w:val="0"/>
      <w:divBdr>
        <w:top w:val="none" w:sz="0" w:space="0" w:color="auto"/>
        <w:left w:val="none" w:sz="0" w:space="0" w:color="auto"/>
        <w:bottom w:val="none" w:sz="0" w:space="0" w:color="auto"/>
        <w:right w:val="none" w:sz="0" w:space="0" w:color="auto"/>
      </w:divBdr>
    </w:div>
    <w:div w:id="388963359">
      <w:bodyDiv w:val="1"/>
      <w:marLeft w:val="0"/>
      <w:marRight w:val="0"/>
      <w:marTop w:val="0"/>
      <w:marBottom w:val="0"/>
      <w:divBdr>
        <w:top w:val="none" w:sz="0" w:space="0" w:color="auto"/>
        <w:left w:val="none" w:sz="0" w:space="0" w:color="auto"/>
        <w:bottom w:val="none" w:sz="0" w:space="0" w:color="auto"/>
        <w:right w:val="none" w:sz="0" w:space="0" w:color="auto"/>
      </w:divBdr>
    </w:div>
    <w:div w:id="389115709">
      <w:bodyDiv w:val="1"/>
      <w:marLeft w:val="0"/>
      <w:marRight w:val="0"/>
      <w:marTop w:val="0"/>
      <w:marBottom w:val="0"/>
      <w:divBdr>
        <w:top w:val="none" w:sz="0" w:space="0" w:color="auto"/>
        <w:left w:val="none" w:sz="0" w:space="0" w:color="auto"/>
        <w:bottom w:val="none" w:sz="0" w:space="0" w:color="auto"/>
        <w:right w:val="none" w:sz="0" w:space="0" w:color="auto"/>
      </w:divBdr>
    </w:div>
    <w:div w:id="389228488">
      <w:bodyDiv w:val="1"/>
      <w:marLeft w:val="0"/>
      <w:marRight w:val="0"/>
      <w:marTop w:val="0"/>
      <w:marBottom w:val="0"/>
      <w:divBdr>
        <w:top w:val="none" w:sz="0" w:space="0" w:color="auto"/>
        <w:left w:val="none" w:sz="0" w:space="0" w:color="auto"/>
        <w:bottom w:val="none" w:sz="0" w:space="0" w:color="auto"/>
        <w:right w:val="none" w:sz="0" w:space="0" w:color="auto"/>
      </w:divBdr>
    </w:div>
    <w:div w:id="389302699">
      <w:bodyDiv w:val="1"/>
      <w:marLeft w:val="0"/>
      <w:marRight w:val="0"/>
      <w:marTop w:val="0"/>
      <w:marBottom w:val="0"/>
      <w:divBdr>
        <w:top w:val="none" w:sz="0" w:space="0" w:color="auto"/>
        <w:left w:val="none" w:sz="0" w:space="0" w:color="auto"/>
        <w:bottom w:val="none" w:sz="0" w:space="0" w:color="auto"/>
        <w:right w:val="none" w:sz="0" w:space="0" w:color="auto"/>
      </w:divBdr>
    </w:div>
    <w:div w:id="389306287">
      <w:bodyDiv w:val="1"/>
      <w:marLeft w:val="0"/>
      <w:marRight w:val="0"/>
      <w:marTop w:val="0"/>
      <w:marBottom w:val="0"/>
      <w:divBdr>
        <w:top w:val="none" w:sz="0" w:space="0" w:color="auto"/>
        <w:left w:val="none" w:sz="0" w:space="0" w:color="auto"/>
        <w:bottom w:val="none" w:sz="0" w:space="0" w:color="auto"/>
        <w:right w:val="none" w:sz="0" w:space="0" w:color="auto"/>
      </w:divBdr>
    </w:div>
    <w:div w:id="389308378">
      <w:bodyDiv w:val="1"/>
      <w:marLeft w:val="0"/>
      <w:marRight w:val="0"/>
      <w:marTop w:val="0"/>
      <w:marBottom w:val="0"/>
      <w:divBdr>
        <w:top w:val="none" w:sz="0" w:space="0" w:color="auto"/>
        <w:left w:val="none" w:sz="0" w:space="0" w:color="auto"/>
        <w:bottom w:val="none" w:sz="0" w:space="0" w:color="auto"/>
        <w:right w:val="none" w:sz="0" w:space="0" w:color="auto"/>
      </w:divBdr>
    </w:div>
    <w:div w:id="389310226">
      <w:bodyDiv w:val="1"/>
      <w:marLeft w:val="0"/>
      <w:marRight w:val="0"/>
      <w:marTop w:val="0"/>
      <w:marBottom w:val="0"/>
      <w:divBdr>
        <w:top w:val="none" w:sz="0" w:space="0" w:color="auto"/>
        <w:left w:val="none" w:sz="0" w:space="0" w:color="auto"/>
        <w:bottom w:val="none" w:sz="0" w:space="0" w:color="auto"/>
        <w:right w:val="none" w:sz="0" w:space="0" w:color="auto"/>
      </w:divBdr>
    </w:div>
    <w:div w:id="389350840">
      <w:bodyDiv w:val="1"/>
      <w:marLeft w:val="0"/>
      <w:marRight w:val="0"/>
      <w:marTop w:val="0"/>
      <w:marBottom w:val="0"/>
      <w:divBdr>
        <w:top w:val="none" w:sz="0" w:space="0" w:color="auto"/>
        <w:left w:val="none" w:sz="0" w:space="0" w:color="auto"/>
        <w:bottom w:val="none" w:sz="0" w:space="0" w:color="auto"/>
        <w:right w:val="none" w:sz="0" w:space="0" w:color="auto"/>
      </w:divBdr>
    </w:div>
    <w:div w:id="389354027">
      <w:bodyDiv w:val="1"/>
      <w:marLeft w:val="0"/>
      <w:marRight w:val="0"/>
      <w:marTop w:val="0"/>
      <w:marBottom w:val="0"/>
      <w:divBdr>
        <w:top w:val="none" w:sz="0" w:space="0" w:color="auto"/>
        <w:left w:val="none" w:sz="0" w:space="0" w:color="auto"/>
        <w:bottom w:val="none" w:sz="0" w:space="0" w:color="auto"/>
        <w:right w:val="none" w:sz="0" w:space="0" w:color="auto"/>
      </w:divBdr>
      <w:divsChild>
        <w:div w:id="61950028">
          <w:marLeft w:val="480"/>
          <w:marRight w:val="0"/>
          <w:marTop w:val="0"/>
          <w:marBottom w:val="0"/>
          <w:divBdr>
            <w:top w:val="none" w:sz="0" w:space="0" w:color="auto"/>
            <w:left w:val="none" w:sz="0" w:space="0" w:color="auto"/>
            <w:bottom w:val="none" w:sz="0" w:space="0" w:color="auto"/>
            <w:right w:val="none" w:sz="0" w:space="0" w:color="auto"/>
          </w:divBdr>
        </w:div>
        <w:div w:id="180973047">
          <w:marLeft w:val="480"/>
          <w:marRight w:val="0"/>
          <w:marTop w:val="0"/>
          <w:marBottom w:val="0"/>
          <w:divBdr>
            <w:top w:val="none" w:sz="0" w:space="0" w:color="auto"/>
            <w:left w:val="none" w:sz="0" w:space="0" w:color="auto"/>
            <w:bottom w:val="none" w:sz="0" w:space="0" w:color="auto"/>
            <w:right w:val="none" w:sz="0" w:space="0" w:color="auto"/>
          </w:divBdr>
        </w:div>
        <w:div w:id="254746281">
          <w:marLeft w:val="480"/>
          <w:marRight w:val="0"/>
          <w:marTop w:val="0"/>
          <w:marBottom w:val="0"/>
          <w:divBdr>
            <w:top w:val="none" w:sz="0" w:space="0" w:color="auto"/>
            <w:left w:val="none" w:sz="0" w:space="0" w:color="auto"/>
            <w:bottom w:val="none" w:sz="0" w:space="0" w:color="auto"/>
            <w:right w:val="none" w:sz="0" w:space="0" w:color="auto"/>
          </w:divBdr>
        </w:div>
        <w:div w:id="256061607">
          <w:marLeft w:val="480"/>
          <w:marRight w:val="0"/>
          <w:marTop w:val="0"/>
          <w:marBottom w:val="0"/>
          <w:divBdr>
            <w:top w:val="none" w:sz="0" w:space="0" w:color="auto"/>
            <w:left w:val="none" w:sz="0" w:space="0" w:color="auto"/>
            <w:bottom w:val="none" w:sz="0" w:space="0" w:color="auto"/>
            <w:right w:val="none" w:sz="0" w:space="0" w:color="auto"/>
          </w:divBdr>
        </w:div>
        <w:div w:id="273095961">
          <w:marLeft w:val="480"/>
          <w:marRight w:val="0"/>
          <w:marTop w:val="0"/>
          <w:marBottom w:val="0"/>
          <w:divBdr>
            <w:top w:val="none" w:sz="0" w:space="0" w:color="auto"/>
            <w:left w:val="none" w:sz="0" w:space="0" w:color="auto"/>
            <w:bottom w:val="none" w:sz="0" w:space="0" w:color="auto"/>
            <w:right w:val="none" w:sz="0" w:space="0" w:color="auto"/>
          </w:divBdr>
        </w:div>
        <w:div w:id="289360856">
          <w:marLeft w:val="480"/>
          <w:marRight w:val="0"/>
          <w:marTop w:val="0"/>
          <w:marBottom w:val="0"/>
          <w:divBdr>
            <w:top w:val="none" w:sz="0" w:space="0" w:color="auto"/>
            <w:left w:val="none" w:sz="0" w:space="0" w:color="auto"/>
            <w:bottom w:val="none" w:sz="0" w:space="0" w:color="auto"/>
            <w:right w:val="none" w:sz="0" w:space="0" w:color="auto"/>
          </w:divBdr>
        </w:div>
        <w:div w:id="307587735">
          <w:marLeft w:val="480"/>
          <w:marRight w:val="0"/>
          <w:marTop w:val="0"/>
          <w:marBottom w:val="0"/>
          <w:divBdr>
            <w:top w:val="none" w:sz="0" w:space="0" w:color="auto"/>
            <w:left w:val="none" w:sz="0" w:space="0" w:color="auto"/>
            <w:bottom w:val="none" w:sz="0" w:space="0" w:color="auto"/>
            <w:right w:val="none" w:sz="0" w:space="0" w:color="auto"/>
          </w:divBdr>
        </w:div>
        <w:div w:id="317542204">
          <w:marLeft w:val="480"/>
          <w:marRight w:val="0"/>
          <w:marTop w:val="0"/>
          <w:marBottom w:val="0"/>
          <w:divBdr>
            <w:top w:val="none" w:sz="0" w:space="0" w:color="auto"/>
            <w:left w:val="none" w:sz="0" w:space="0" w:color="auto"/>
            <w:bottom w:val="none" w:sz="0" w:space="0" w:color="auto"/>
            <w:right w:val="none" w:sz="0" w:space="0" w:color="auto"/>
          </w:divBdr>
        </w:div>
        <w:div w:id="329216026">
          <w:marLeft w:val="480"/>
          <w:marRight w:val="0"/>
          <w:marTop w:val="0"/>
          <w:marBottom w:val="0"/>
          <w:divBdr>
            <w:top w:val="none" w:sz="0" w:space="0" w:color="auto"/>
            <w:left w:val="none" w:sz="0" w:space="0" w:color="auto"/>
            <w:bottom w:val="none" w:sz="0" w:space="0" w:color="auto"/>
            <w:right w:val="none" w:sz="0" w:space="0" w:color="auto"/>
          </w:divBdr>
        </w:div>
        <w:div w:id="356005019">
          <w:marLeft w:val="480"/>
          <w:marRight w:val="0"/>
          <w:marTop w:val="0"/>
          <w:marBottom w:val="0"/>
          <w:divBdr>
            <w:top w:val="none" w:sz="0" w:space="0" w:color="auto"/>
            <w:left w:val="none" w:sz="0" w:space="0" w:color="auto"/>
            <w:bottom w:val="none" w:sz="0" w:space="0" w:color="auto"/>
            <w:right w:val="none" w:sz="0" w:space="0" w:color="auto"/>
          </w:divBdr>
        </w:div>
        <w:div w:id="361825922">
          <w:marLeft w:val="480"/>
          <w:marRight w:val="0"/>
          <w:marTop w:val="0"/>
          <w:marBottom w:val="0"/>
          <w:divBdr>
            <w:top w:val="none" w:sz="0" w:space="0" w:color="auto"/>
            <w:left w:val="none" w:sz="0" w:space="0" w:color="auto"/>
            <w:bottom w:val="none" w:sz="0" w:space="0" w:color="auto"/>
            <w:right w:val="none" w:sz="0" w:space="0" w:color="auto"/>
          </w:divBdr>
        </w:div>
        <w:div w:id="400980098">
          <w:marLeft w:val="480"/>
          <w:marRight w:val="0"/>
          <w:marTop w:val="0"/>
          <w:marBottom w:val="0"/>
          <w:divBdr>
            <w:top w:val="none" w:sz="0" w:space="0" w:color="auto"/>
            <w:left w:val="none" w:sz="0" w:space="0" w:color="auto"/>
            <w:bottom w:val="none" w:sz="0" w:space="0" w:color="auto"/>
            <w:right w:val="none" w:sz="0" w:space="0" w:color="auto"/>
          </w:divBdr>
        </w:div>
        <w:div w:id="445318333">
          <w:marLeft w:val="480"/>
          <w:marRight w:val="0"/>
          <w:marTop w:val="0"/>
          <w:marBottom w:val="0"/>
          <w:divBdr>
            <w:top w:val="none" w:sz="0" w:space="0" w:color="auto"/>
            <w:left w:val="none" w:sz="0" w:space="0" w:color="auto"/>
            <w:bottom w:val="none" w:sz="0" w:space="0" w:color="auto"/>
            <w:right w:val="none" w:sz="0" w:space="0" w:color="auto"/>
          </w:divBdr>
        </w:div>
        <w:div w:id="532958556">
          <w:marLeft w:val="480"/>
          <w:marRight w:val="0"/>
          <w:marTop w:val="0"/>
          <w:marBottom w:val="0"/>
          <w:divBdr>
            <w:top w:val="none" w:sz="0" w:space="0" w:color="auto"/>
            <w:left w:val="none" w:sz="0" w:space="0" w:color="auto"/>
            <w:bottom w:val="none" w:sz="0" w:space="0" w:color="auto"/>
            <w:right w:val="none" w:sz="0" w:space="0" w:color="auto"/>
          </w:divBdr>
        </w:div>
        <w:div w:id="569075816">
          <w:marLeft w:val="480"/>
          <w:marRight w:val="0"/>
          <w:marTop w:val="0"/>
          <w:marBottom w:val="0"/>
          <w:divBdr>
            <w:top w:val="none" w:sz="0" w:space="0" w:color="auto"/>
            <w:left w:val="none" w:sz="0" w:space="0" w:color="auto"/>
            <w:bottom w:val="none" w:sz="0" w:space="0" w:color="auto"/>
            <w:right w:val="none" w:sz="0" w:space="0" w:color="auto"/>
          </w:divBdr>
        </w:div>
        <w:div w:id="584874520">
          <w:marLeft w:val="480"/>
          <w:marRight w:val="0"/>
          <w:marTop w:val="0"/>
          <w:marBottom w:val="0"/>
          <w:divBdr>
            <w:top w:val="none" w:sz="0" w:space="0" w:color="auto"/>
            <w:left w:val="none" w:sz="0" w:space="0" w:color="auto"/>
            <w:bottom w:val="none" w:sz="0" w:space="0" w:color="auto"/>
            <w:right w:val="none" w:sz="0" w:space="0" w:color="auto"/>
          </w:divBdr>
        </w:div>
        <w:div w:id="613169564">
          <w:marLeft w:val="480"/>
          <w:marRight w:val="0"/>
          <w:marTop w:val="0"/>
          <w:marBottom w:val="0"/>
          <w:divBdr>
            <w:top w:val="none" w:sz="0" w:space="0" w:color="auto"/>
            <w:left w:val="none" w:sz="0" w:space="0" w:color="auto"/>
            <w:bottom w:val="none" w:sz="0" w:space="0" w:color="auto"/>
            <w:right w:val="none" w:sz="0" w:space="0" w:color="auto"/>
          </w:divBdr>
        </w:div>
        <w:div w:id="630671498">
          <w:marLeft w:val="480"/>
          <w:marRight w:val="0"/>
          <w:marTop w:val="0"/>
          <w:marBottom w:val="0"/>
          <w:divBdr>
            <w:top w:val="none" w:sz="0" w:space="0" w:color="auto"/>
            <w:left w:val="none" w:sz="0" w:space="0" w:color="auto"/>
            <w:bottom w:val="none" w:sz="0" w:space="0" w:color="auto"/>
            <w:right w:val="none" w:sz="0" w:space="0" w:color="auto"/>
          </w:divBdr>
        </w:div>
        <w:div w:id="652100483">
          <w:marLeft w:val="480"/>
          <w:marRight w:val="0"/>
          <w:marTop w:val="0"/>
          <w:marBottom w:val="0"/>
          <w:divBdr>
            <w:top w:val="none" w:sz="0" w:space="0" w:color="auto"/>
            <w:left w:val="none" w:sz="0" w:space="0" w:color="auto"/>
            <w:bottom w:val="none" w:sz="0" w:space="0" w:color="auto"/>
            <w:right w:val="none" w:sz="0" w:space="0" w:color="auto"/>
          </w:divBdr>
        </w:div>
        <w:div w:id="653294214">
          <w:marLeft w:val="480"/>
          <w:marRight w:val="0"/>
          <w:marTop w:val="0"/>
          <w:marBottom w:val="0"/>
          <w:divBdr>
            <w:top w:val="none" w:sz="0" w:space="0" w:color="auto"/>
            <w:left w:val="none" w:sz="0" w:space="0" w:color="auto"/>
            <w:bottom w:val="none" w:sz="0" w:space="0" w:color="auto"/>
            <w:right w:val="none" w:sz="0" w:space="0" w:color="auto"/>
          </w:divBdr>
        </w:div>
        <w:div w:id="700394702">
          <w:marLeft w:val="480"/>
          <w:marRight w:val="0"/>
          <w:marTop w:val="0"/>
          <w:marBottom w:val="0"/>
          <w:divBdr>
            <w:top w:val="none" w:sz="0" w:space="0" w:color="auto"/>
            <w:left w:val="none" w:sz="0" w:space="0" w:color="auto"/>
            <w:bottom w:val="none" w:sz="0" w:space="0" w:color="auto"/>
            <w:right w:val="none" w:sz="0" w:space="0" w:color="auto"/>
          </w:divBdr>
        </w:div>
        <w:div w:id="705565178">
          <w:marLeft w:val="480"/>
          <w:marRight w:val="0"/>
          <w:marTop w:val="0"/>
          <w:marBottom w:val="0"/>
          <w:divBdr>
            <w:top w:val="none" w:sz="0" w:space="0" w:color="auto"/>
            <w:left w:val="none" w:sz="0" w:space="0" w:color="auto"/>
            <w:bottom w:val="none" w:sz="0" w:space="0" w:color="auto"/>
            <w:right w:val="none" w:sz="0" w:space="0" w:color="auto"/>
          </w:divBdr>
        </w:div>
        <w:div w:id="874926270">
          <w:marLeft w:val="480"/>
          <w:marRight w:val="0"/>
          <w:marTop w:val="0"/>
          <w:marBottom w:val="0"/>
          <w:divBdr>
            <w:top w:val="none" w:sz="0" w:space="0" w:color="auto"/>
            <w:left w:val="none" w:sz="0" w:space="0" w:color="auto"/>
            <w:bottom w:val="none" w:sz="0" w:space="0" w:color="auto"/>
            <w:right w:val="none" w:sz="0" w:space="0" w:color="auto"/>
          </w:divBdr>
        </w:div>
        <w:div w:id="896404270">
          <w:marLeft w:val="480"/>
          <w:marRight w:val="0"/>
          <w:marTop w:val="0"/>
          <w:marBottom w:val="0"/>
          <w:divBdr>
            <w:top w:val="none" w:sz="0" w:space="0" w:color="auto"/>
            <w:left w:val="none" w:sz="0" w:space="0" w:color="auto"/>
            <w:bottom w:val="none" w:sz="0" w:space="0" w:color="auto"/>
            <w:right w:val="none" w:sz="0" w:space="0" w:color="auto"/>
          </w:divBdr>
        </w:div>
        <w:div w:id="906651863">
          <w:marLeft w:val="480"/>
          <w:marRight w:val="0"/>
          <w:marTop w:val="0"/>
          <w:marBottom w:val="0"/>
          <w:divBdr>
            <w:top w:val="none" w:sz="0" w:space="0" w:color="auto"/>
            <w:left w:val="none" w:sz="0" w:space="0" w:color="auto"/>
            <w:bottom w:val="none" w:sz="0" w:space="0" w:color="auto"/>
            <w:right w:val="none" w:sz="0" w:space="0" w:color="auto"/>
          </w:divBdr>
        </w:div>
        <w:div w:id="915431015">
          <w:marLeft w:val="480"/>
          <w:marRight w:val="0"/>
          <w:marTop w:val="0"/>
          <w:marBottom w:val="0"/>
          <w:divBdr>
            <w:top w:val="none" w:sz="0" w:space="0" w:color="auto"/>
            <w:left w:val="none" w:sz="0" w:space="0" w:color="auto"/>
            <w:bottom w:val="none" w:sz="0" w:space="0" w:color="auto"/>
            <w:right w:val="none" w:sz="0" w:space="0" w:color="auto"/>
          </w:divBdr>
        </w:div>
      </w:divsChild>
    </w:div>
    <w:div w:id="389380028">
      <w:bodyDiv w:val="1"/>
      <w:marLeft w:val="0"/>
      <w:marRight w:val="0"/>
      <w:marTop w:val="0"/>
      <w:marBottom w:val="0"/>
      <w:divBdr>
        <w:top w:val="none" w:sz="0" w:space="0" w:color="auto"/>
        <w:left w:val="none" w:sz="0" w:space="0" w:color="auto"/>
        <w:bottom w:val="none" w:sz="0" w:space="0" w:color="auto"/>
        <w:right w:val="none" w:sz="0" w:space="0" w:color="auto"/>
      </w:divBdr>
    </w:div>
    <w:div w:id="389423473">
      <w:bodyDiv w:val="1"/>
      <w:marLeft w:val="0"/>
      <w:marRight w:val="0"/>
      <w:marTop w:val="0"/>
      <w:marBottom w:val="0"/>
      <w:divBdr>
        <w:top w:val="none" w:sz="0" w:space="0" w:color="auto"/>
        <w:left w:val="none" w:sz="0" w:space="0" w:color="auto"/>
        <w:bottom w:val="none" w:sz="0" w:space="0" w:color="auto"/>
        <w:right w:val="none" w:sz="0" w:space="0" w:color="auto"/>
      </w:divBdr>
    </w:div>
    <w:div w:id="389496934">
      <w:bodyDiv w:val="1"/>
      <w:marLeft w:val="0"/>
      <w:marRight w:val="0"/>
      <w:marTop w:val="0"/>
      <w:marBottom w:val="0"/>
      <w:divBdr>
        <w:top w:val="none" w:sz="0" w:space="0" w:color="auto"/>
        <w:left w:val="none" w:sz="0" w:space="0" w:color="auto"/>
        <w:bottom w:val="none" w:sz="0" w:space="0" w:color="auto"/>
        <w:right w:val="none" w:sz="0" w:space="0" w:color="auto"/>
      </w:divBdr>
    </w:div>
    <w:div w:id="389501519">
      <w:bodyDiv w:val="1"/>
      <w:marLeft w:val="0"/>
      <w:marRight w:val="0"/>
      <w:marTop w:val="0"/>
      <w:marBottom w:val="0"/>
      <w:divBdr>
        <w:top w:val="none" w:sz="0" w:space="0" w:color="auto"/>
        <w:left w:val="none" w:sz="0" w:space="0" w:color="auto"/>
        <w:bottom w:val="none" w:sz="0" w:space="0" w:color="auto"/>
        <w:right w:val="none" w:sz="0" w:space="0" w:color="auto"/>
      </w:divBdr>
    </w:div>
    <w:div w:id="389504407">
      <w:bodyDiv w:val="1"/>
      <w:marLeft w:val="0"/>
      <w:marRight w:val="0"/>
      <w:marTop w:val="0"/>
      <w:marBottom w:val="0"/>
      <w:divBdr>
        <w:top w:val="none" w:sz="0" w:space="0" w:color="auto"/>
        <w:left w:val="none" w:sz="0" w:space="0" w:color="auto"/>
        <w:bottom w:val="none" w:sz="0" w:space="0" w:color="auto"/>
        <w:right w:val="none" w:sz="0" w:space="0" w:color="auto"/>
      </w:divBdr>
    </w:div>
    <w:div w:id="389572237">
      <w:bodyDiv w:val="1"/>
      <w:marLeft w:val="0"/>
      <w:marRight w:val="0"/>
      <w:marTop w:val="0"/>
      <w:marBottom w:val="0"/>
      <w:divBdr>
        <w:top w:val="none" w:sz="0" w:space="0" w:color="auto"/>
        <w:left w:val="none" w:sz="0" w:space="0" w:color="auto"/>
        <w:bottom w:val="none" w:sz="0" w:space="0" w:color="auto"/>
        <w:right w:val="none" w:sz="0" w:space="0" w:color="auto"/>
      </w:divBdr>
    </w:div>
    <w:div w:id="389578608">
      <w:bodyDiv w:val="1"/>
      <w:marLeft w:val="0"/>
      <w:marRight w:val="0"/>
      <w:marTop w:val="0"/>
      <w:marBottom w:val="0"/>
      <w:divBdr>
        <w:top w:val="none" w:sz="0" w:space="0" w:color="auto"/>
        <w:left w:val="none" w:sz="0" w:space="0" w:color="auto"/>
        <w:bottom w:val="none" w:sz="0" w:space="0" w:color="auto"/>
        <w:right w:val="none" w:sz="0" w:space="0" w:color="auto"/>
      </w:divBdr>
    </w:div>
    <w:div w:id="389615713">
      <w:bodyDiv w:val="1"/>
      <w:marLeft w:val="0"/>
      <w:marRight w:val="0"/>
      <w:marTop w:val="0"/>
      <w:marBottom w:val="0"/>
      <w:divBdr>
        <w:top w:val="none" w:sz="0" w:space="0" w:color="auto"/>
        <w:left w:val="none" w:sz="0" w:space="0" w:color="auto"/>
        <w:bottom w:val="none" w:sz="0" w:space="0" w:color="auto"/>
        <w:right w:val="none" w:sz="0" w:space="0" w:color="auto"/>
      </w:divBdr>
    </w:div>
    <w:div w:id="389696131">
      <w:bodyDiv w:val="1"/>
      <w:marLeft w:val="0"/>
      <w:marRight w:val="0"/>
      <w:marTop w:val="0"/>
      <w:marBottom w:val="0"/>
      <w:divBdr>
        <w:top w:val="none" w:sz="0" w:space="0" w:color="auto"/>
        <w:left w:val="none" w:sz="0" w:space="0" w:color="auto"/>
        <w:bottom w:val="none" w:sz="0" w:space="0" w:color="auto"/>
        <w:right w:val="none" w:sz="0" w:space="0" w:color="auto"/>
      </w:divBdr>
    </w:div>
    <w:div w:id="389766580">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389771100">
      <w:bodyDiv w:val="1"/>
      <w:marLeft w:val="0"/>
      <w:marRight w:val="0"/>
      <w:marTop w:val="0"/>
      <w:marBottom w:val="0"/>
      <w:divBdr>
        <w:top w:val="none" w:sz="0" w:space="0" w:color="auto"/>
        <w:left w:val="none" w:sz="0" w:space="0" w:color="auto"/>
        <w:bottom w:val="none" w:sz="0" w:space="0" w:color="auto"/>
        <w:right w:val="none" w:sz="0" w:space="0" w:color="auto"/>
      </w:divBdr>
    </w:div>
    <w:div w:id="389961294">
      <w:bodyDiv w:val="1"/>
      <w:marLeft w:val="0"/>
      <w:marRight w:val="0"/>
      <w:marTop w:val="0"/>
      <w:marBottom w:val="0"/>
      <w:divBdr>
        <w:top w:val="none" w:sz="0" w:space="0" w:color="auto"/>
        <w:left w:val="none" w:sz="0" w:space="0" w:color="auto"/>
        <w:bottom w:val="none" w:sz="0" w:space="0" w:color="auto"/>
        <w:right w:val="none" w:sz="0" w:space="0" w:color="auto"/>
      </w:divBdr>
    </w:div>
    <w:div w:id="390005861">
      <w:bodyDiv w:val="1"/>
      <w:marLeft w:val="0"/>
      <w:marRight w:val="0"/>
      <w:marTop w:val="0"/>
      <w:marBottom w:val="0"/>
      <w:divBdr>
        <w:top w:val="none" w:sz="0" w:space="0" w:color="auto"/>
        <w:left w:val="none" w:sz="0" w:space="0" w:color="auto"/>
        <w:bottom w:val="none" w:sz="0" w:space="0" w:color="auto"/>
        <w:right w:val="none" w:sz="0" w:space="0" w:color="auto"/>
      </w:divBdr>
    </w:div>
    <w:div w:id="390077563">
      <w:bodyDiv w:val="1"/>
      <w:marLeft w:val="0"/>
      <w:marRight w:val="0"/>
      <w:marTop w:val="0"/>
      <w:marBottom w:val="0"/>
      <w:divBdr>
        <w:top w:val="none" w:sz="0" w:space="0" w:color="auto"/>
        <w:left w:val="none" w:sz="0" w:space="0" w:color="auto"/>
        <w:bottom w:val="none" w:sz="0" w:space="0" w:color="auto"/>
        <w:right w:val="none" w:sz="0" w:space="0" w:color="auto"/>
      </w:divBdr>
    </w:div>
    <w:div w:id="390152664">
      <w:bodyDiv w:val="1"/>
      <w:marLeft w:val="0"/>
      <w:marRight w:val="0"/>
      <w:marTop w:val="0"/>
      <w:marBottom w:val="0"/>
      <w:divBdr>
        <w:top w:val="none" w:sz="0" w:space="0" w:color="auto"/>
        <w:left w:val="none" w:sz="0" w:space="0" w:color="auto"/>
        <w:bottom w:val="none" w:sz="0" w:space="0" w:color="auto"/>
        <w:right w:val="none" w:sz="0" w:space="0" w:color="auto"/>
      </w:divBdr>
    </w:div>
    <w:div w:id="390232271">
      <w:bodyDiv w:val="1"/>
      <w:marLeft w:val="0"/>
      <w:marRight w:val="0"/>
      <w:marTop w:val="0"/>
      <w:marBottom w:val="0"/>
      <w:divBdr>
        <w:top w:val="none" w:sz="0" w:space="0" w:color="auto"/>
        <w:left w:val="none" w:sz="0" w:space="0" w:color="auto"/>
        <w:bottom w:val="none" w:sz="0" w:space="0" w:color="auto"/>
        <w:right w:val="none" w:sz="0" w:space="0" w:color="auto"/>
      </w:divBdr>
    </w:div>
    <w:div w:id="390269556">
      <w:bodyDiv w:val="1"/>
      <w:marLeft w:val="0"/>
      <w:marRight w:val="0"/>
      <w:marTop w:val="0"/>
      <w:marBottom w:val="0"/>
      <w:divBdr>
        <w:top w:val="none" w:sz="0" w:space="0" w:color="auto"/>
        <w:left w:val="none" w:sz="0" w:space="0" w:color="auto"/>
        <w:bottom w:val="none" w:sz="0" w:space="0" w:color="auto"/>
        <w:right w:val="none" w:sz="0" w:space="0" w:color="auto"/>
      </w:divBdr>
      <w:divsChild>
        <w:div w:id="53044538">
          <w:marLeft w:val="480"/>
          <w:marRight w:val="0"/>
          <w:marTop w:val="0"/>
          <w:marBottom w:val="0"/>
          <w:divBdr>
            <w:top w:val="none" w:sz="0" w:space="0" w:color="auto"/>
            <w:left w:val="none" w:sz="0" w:space="0" w:color="auto"/>
            <w:bottom w:val="none" w:sz="0" w:space="0" w:color="auto"/>
            <w:right w:val="none" w:sz="0" w:space="0" w:color="auto"/>
          </w:divBdr>
        </w:div>
        <w:div w:id="63335265">
          <w:marLeft w:val="480"/>
          <w:marRight w:val="0"/>
          <w:marTop w:val="0"/>
          <w:marBottom w:val="0"/>
          <w:divBdr>
            <w:top w:val="none" w:sz="0" w:space="0" w:color="auto"/>
            <w:left w:val="none" w:sz="0" w:space="0" w:color="auto"/>
            <w:bottom w:val="none" w:sz="0" w:space="0" w:color="auto"/>
            <w:right w:val="none" w:sz="0" w:space="0" w:color="auto"/>
          </w:divBdr>
        </w:div>
        <w:div w:id="277881096">
          <w:marLeft w:val="480"/>
          <w:marRight w:val="0"/>
          <w:marTop w:val="0"/>
          <w:marBottom w:val="0"/>
          <w:divBdr>
            <w:top w:val="none" w:sz="0" w:space="0" w:color="auto"/>
            <w:left w:val="none" w:sz="0" w:space="0" w:color="auto"/>
            <w:bottom w:val="none" w:sz="0" w:space="0" w:color="auto"/>
            <w:right w:val="none" w:sz="0" w:space="0" w:color="auto"/>
          </w:divBdr>
        </w:div>
        <w:div w:id="298731460">
          <w:marLeft w:val="480"/>
          <w:marRight w:val="0"/>
          <w:marTop w:val="0"/>
          <w:marBottom w:val="0"/>
          <w:divBdr>
            <w:top w:val="none" w:sz="0" w:space="0" w:color="auto"/>
            <w:left w:val="none" w:sz="0" w:space="0" w:color="auto"/>
            <w:bottom w:val="none" w:sz="0" w:space="0" w:color="auto"/>
            <w:right w:val="none" w:sz="0" w:space="0" w:color="auto"/>
          </w:divBdr>
        </w:div>
        <w:div w:id="310910008">
          <w:marLeft w:val="480"/>
          <w:marRight w:val="0"/>
          <w:marTop w:val="0"/>
          <w:marBottom w:val="0"/>
          <w:divBdr>
            <w:top w:val="none" w:sz="0" w:space="0" w:color="auto"/>
            <w:left w:val="none" w:sz="0" w:space="0" w:color="auto"/>
            <w:bottom w:val="none" w:sz="0" w:space="0" w:color="auto"/>
            <w:right w:val="none" w:sz="0" w:space="0" w:color="auto"/>
          </w:divBdr>
        </w:div>
        <w:div w:id="322709019">
          <w:marLeft w:val="480"/>
          <w:marRight w:val="0"/>
          <w:marTop w:val="0"/>
          <w:marBottom w:val="0"/>
          <w:divBdr>
            <w:top w:val="none" w:sz="0" w:space="0" w:color="auto"/>
            <w:left w:val="none" w:sz="0" w:space="0" w:color="auto"/>
            <w:bottom w:val="none" w:sz="0" w:space="0" w:color="auto"/>
            <w:right w:val="none" w:sz="0" w:space="0" w:color="auto"/>
          </w:divBdr>
        </w:div>
        <w:div w:id="340550490">
          <w:marLeft w:val="480"/>
          <w:marRight w:val="0"/>
          <w:marTop w:val="0"/>
          <w:marBottom w:val="0"/>
          <w:divBdr>
            <w:top w:val="none" w:sz="0" w:space="0" w:color="auto"/>
            <w:left w:val="none" w:sz="0" w:space="0" w:color="auto"/>
            <w:bottom w:val="none" w:sz="0" w:space="0" w:color="auto"/>
            <w:right w:val="none" w:sz="0" w:space="0" w:color="auto"/>
          </w:divBdr>
        </w:div>
        <w:div w:id="348223388">
          <w:marLeft w:val="480"/>
          <w:marRight w:val="0"/>
          <w:marTop w:val="0"/>
          <w:marBottom w:val="0"/>
          <w:divBdr>
            <w:top w:val="none" w:sz="0" w:space="0" w:color="auto"/>
            <w:left w:val="none" w:sz="0" w:space="0" w:color="auto"/>
            <w:bottom w:val="none" w:sz="0" w:space="0" w:color="auto"/>
            <w:right w:val="none" w:sz="0" w:space="0" w:color="auto"/>
          </w:divBdr>
        </w:div>
        <w:div w:id="545334545">
          <w:marLeft w:val="480"/>
          <w:marRight w:val="0"/>
          <w:marTop w:val="0"/>
          <w:marBottom w:val="0"/>
          <w:divBdr>
            <w:top w:val="none" w:sz="0" w:space="0" w:color="auto"/>
            <w:left w:val="none" w:sz="0" w:space="0" w:color="auto"/>
            <w:bottom w:val="none" w:sz="0" w:space="0" w:color="auto"/>
            <w:right w:val="none" w:sz="0" w:space="0" w:color="auto"/>
          </w:divBdr>
        </w:div>
        <w:div w:id="595287432">
          <w:marLeft w:val="480"/>
          <w:marRight w:val="0"/>
          <w:marTop w:val="0"/>
          <w:marBottom w:val="0"/>
          <w:divBdr>
            <w:top w:val="none" w:sz="0" w:space="0" w:color="auto"/>
            <w:left w:val="none" w:sz="0" w:space="0" w:color="auto"/>
            <w:bottom w:val="none" w:sz="0" w:space="0" w:color="auto"/>
            <w:right w:val="none" w:sz="0" w:space="0" w:color="auto"/>
          </w:divBdr>
        </w:div>
        <w:div w:id="649748828">
          <w:marLeft w:val="480"/>
          <w:marRight w:val="0"/>
          <w:marTop w:val="0"/>
          <w:marBottom w:val="0"/>
          <w:divBdr>
            <w:top w:val="none" w:sz="0" w:space="0" w:color="auto"/>
            <w:left w:val="none" w:sz="0" w:space="0" w:color="auto"/>
            <w:bottom w:val="none" w:sz="0" w:space="0" w:color="auto"/>
            <w:right w:val="none" w:sz="0" w:space="0" w:color="auto"/>
          </w:divBdr>
        </w:div>
        <w:div w:id="691343445">
          <w:marLeft w:val="480"/>
          <w:marRight w:val="0"/>
          <w:marTop w:val="0"/>
          <w:marBottom w:val="0"/>
          <w:divBdr>
            <w:top w:val="none" w:sz="0" w:space="0" w:color="auto"/>
            <w:left w:val="none" w:sz="0" w:space="0" w:color="auto"/>
            <w:bottom w:val="none" w:sz="0" w:space="0" w:color="auto"/>
            <w:right w:val="none" w:sz="0" w:space="0" w:color="auto"/>
          </w:divBdr>
        </w:div>
        <w:div w:id="805513319">
          <w:marLeft w:val="480"/>
          <w:marRight w:val="0"/>
          <w:marTop w:val="0"/>
          <w:marBottom w:val="0"/>
          <w:divBdr>
            <w:top w:val="none" w:sz="0" w:space="0" w:color="auto"/>
            <w:left w:val="none" w:sz="0" w:space="0" w:color="auto"/>
            <w:bottom w:val="none" w:sz="0" w:space="0" w:color="auto"/>
            <w:right w:val="none" w:sz="0" w:space="0" w:color="auto"/>
          </w:divBdr>
        </w:div>
        <w:div w:id="823475099">
          <w:marLeft w:val="480"/>
          <w:marRight w:val="0"/>
          <w:marTop w:val="0"/>
          <w:marBottom w:val="0"/>
          <w:divBdr>
            <w:top w:val="none" w:sz="0" w:space="0" w:color="auto"/>
            <w:left w:val="none" w:sz="0" w:space="0" w:color="auto"/>
            <w:bottom w:val="none" w:sz="0" w:space="0" w:color="auto"/>
            <w:right w:val="none" w:sz="0" w:space="0" w:color="auto"/>
          </w:divBdr>
        </w:div>
        <w:div w:id="827983532">
          <w:marLeft w:val="480"/>
          <w:marRight w:val="0"/>
          <w:marTop w:val="0"/>
          <w:marBottom w:val="0"/>
          <w:divBdr>
            <w:top w:val="none" w:sz="0" w:space="0" w:color="auto"/>
            <w:left w:val="none" w:sz="0" w:space="0" w:color="auto"/>
            <w:bottom w:val="none" w:sz="0" w:space="0" w:color="auto"/>
            <w:right w:val="none" w:sz="0" w:space="0" w:color="auto"/>
          </w:divBdr>
        </w:div>
        <w:div w:id="855970528">
          <w:marLeft w:val="480"/>
          <w:marRight w:val="0"/>
          <w:marTop w:val="0"/>
          <w:marBottom w:val="0"/>
          <w:divBdr>
            <w:top w:val="none" w:sz="0" w:space="0" w:color="auto"/>
            <w:left w:val="none" w:sz="0" w:space="0" w:color="auto"/>
            <w:bottom w:val="none" w:sz="0" w:space="0" w:color="auto"/>
            <w:right w:val="none" w:sz="0" w:space="0" w:color="auto"/>
          </w:divBdr>
        </w:div>
        <w:div w:id="861478310">
          <w:marLeft w:val="480"/>
          <w:marRight w:val="0"/>
          <w:marTop w:val="0"/>
          <w:marBottom w:val="0"/>
          <w:divBdr>
            <w:top w:val="none" w:sz="0" w:space="0" w:color="auto"/>
            <w:left w:val="none" w:sz="0" w:space="0" w:color="auto"/>
            <w:bottom w:val="none" w:sz="0" w:space="0" w:color="auto"/>
            <w:right w:val="none" w:sz="0" w:space="0" w:color="auto"/>
          </w:divBdr>
        </w:div>
        <w:div w:id="861934845">
          <w:marLeft w:val="480"/>
          <w:marRight w:val="0"/>
          <w:marTop w:val="0"/>
          <w:marBottom w:val="0"/>
          <w:divBdr>
            <w:top w:val="none" w:sz="0" w:space="0" w:color="auto"/>
            <w:left w:val="none" w:sz="0" w:space="0" w:color="auto"/>
            <w:bottom w:val="none" w:sz="0" w:space="0" w:color="auto"/>
            <w:right w:val="none" w:sz="0" w:space="0" w:color="auto"/>
          </w:divBdr>
        </w:div>
        <w:div w:id="865094602">
          <w:marLeft w:val="480"/>
          <w:marRight w:val="0"/>
          <w:marTop w:val="0"/>
          <w:marBottom w:val="0"/>
          <w:divBdr>
            <w:top w:val="none" w:sz="0" w:space="0" w:color="auto"/>
            <w:left w:val="none" w:sz="0" w:space="0" w:color="auto"/>
            <w:bottom w:val="none" w:sz="0" w:space="0" w:color="auto"/>
            <w:right w:val="none" w:sz="0" w:space="0" w:color="auto"/>
          </w:divBdr>
        </w:div>
        <w:div w:id="880438532">
          <w:marLeft w:val="480"/>
          <w:marRight w:val="0"/>
          <w:marTop w:val="0"/>
          <w:marBottom w:val="0"/>
          <w:divBdr>
            <w:top w:val="none" w:sz="0" w:space="0" w:color="auto"/>
            <w:left w:val="none" w:sz="0" w:space="0" w:color="auto"/>
            <w:bottom w:val="none" w:sz="0" w:space="0" w:color="auto"/>
            <w:right w:val="none" w:sz="0" w:space="0" w:color="auto"/>
          </w:divBdr>
        </w:div>
        <w:div w:id="905841167">
          <w:marLeft w:val="480"/>
          <w:marRight w:val="0"/>
          <w:marTop w:val="0"/>
          <w:marBottom w:val="0"/>
          <w:divBdr>
            <w:top w:val="none" w:sz="0" w:space="0" w:color="auto"/>
            <w:left w:val="none" w:sz="0" w:space="0" w:color="auto"/>
            <w:bottom w:val="none" w:sz="0" w:space="0" w:color="auto"/>
            <w:right w:val="none" w:sz="0" w:space="0" w:color="auto"/>
          </w:divBdr>
        </w:div>
      </w:divsChild>
    </w:div>
    <w:div w:id="390427138">
      <w:bodyDiv w:val="1"/>
      <w:marLeft w:val="0"/>
      <w:marRight w:val="0"/>
      <w:marTop w:val="0"/>
      <w:marBottom w:val="0"/>
      <w:divBdr>
        <w:top w:val="none" w:sz="0" w:space="0" w:color="auto"/>
        <w:left w:val="none" w:sz="0" w:space="0" w:color="auto"/>
        <w:bottom w:val="none" w:sz="0" w:space="0" w:color="auto"/>
        <w:right w:val="none" w:sz="0" w:space="0" w:color="auto"/>
      </w:divBdr>
    </w:div>
    <w:div w:id="390619214">
      <w:bodyDiv w:val="1"/>
      <w:marLeft w:val="0"/>
      <w:marRight w:val="0"/>
      <w:marTop w:val="0"/>
      <w:marBottom w:val="0"/>
      <w:divBdr>
        <w:top w:val="none" w:sz="0" w:space="0" w:color="auto"/>
        <w:left w:val="none" w:sz="0" w:space="0" w:color="auto"/>
        <w:bottom w:val="none" w:sz="0" w:space="0" w:color="auto"/>
        <w:right w:val="none" w:sz="0" w:space="0" w:color="auto"/>
      </w:divBdr>
    </w:div>
    <w:div w:id="390661415">
      <w:bodyDiv w:val="1"/>
      <w:marLeft w:val="0"/>
      <w:marRight w:val="0"/>
      <w:marTop w:val="0"/>
      <w:marBottom w:val="0"/>
      <w:divBdr>
        <w:top w:val="none" w:sz="0" w:space="0" w:color="auto"/>
        <w:left w:val="none" w:sz="0" w:space="0" w:color="auto"/>
        <w:bottom w:val="none" w:sz="0" w:space="0" w:color="auto"/>
        <w:right w:val="none" w:sz="0" w:space="0" w:color="auto"/>
      </w:divBdr>
    </w:div>
    <w:div w:id="390881916">
      <w:bodyDiv w:val="1"/>
      <w:marLeft w:val="0"/>
      <w:marRight w:val="0"/>
      <w:marTop w:val="0"/>
      <w:marBottom w:val="0"/>
      <w:divBdr>
        <w:top w:val="none" w:sz="0" w:space="0" w:color="auto"/>
        <w:left w:val="none" w:sz="0" w:space="0" w:color="auto"/>
        <w:bottom w:val="none" w:sz="0" w:space="0" w:color="auto"/>
        <w:right w:val="none" w:sz="0" w:space="0" w:color="auto"/>
      </w:divBdr>
      <w:divsChild>
        <w:div w:id="1712951">
          <w:marLeft w:val="480"/>
          <w:marRight w:val="0"/>
          <w:marTop w:val="0"/>
          <w:marBottom w:val="0"/>
          <w:divBdr>
            <w:top w:val="none" w:sz="0" w:space="0" w:color="auto"/>
            <w:left w:val="none" w:sz="0" w:space="0" w:color="auto"/>
            <w:bottom w:val="none" w:sz="0" w:space="0" w:color="auto"/>
            <w:right w:val="none" w:sz="0" w:space="0" w:color="auto"/>
          </w:divBdr>
        </w:div>
        <w:div w:id="23530824">
          <w:marLeft w:val="480"/>
          <w:marRight w:val="0"/>
          <w:marTop w:val="0"/>
          <w:marBottom w:val="0"/>
          <w:divBdr>
            <w:top w:val="none" w:sz="0" w:space="0" w:color="auto"/>
            <w:left w:val="none" w:sz="0" w:space="0" w:color="auto"/>
            <w:bottom w:val="none" w:sz="0" w:space="0" w:color="auto"/>
            <w:right w:val="none" w:sz="0" w:space="0" w:color="auto"/>
          </w:divBdr>
        </w:div>
        <w:div w:id="29377810">
          <w:marLeft w:val="480"/>
          <w:marRight w:val="0"/>
          <w:marTop w:val="0"/>
          <w:marBottom w:val="0"/>
          <w:divBdr>
            <w:top w:val="none" w:sz="0" w:space="0" w:color="auto"/>
            <w:left w:val="none" w:sz="0" w:space="0" w:color="auto"/>
            <w:bottom w:val="none" w:sz="0" w:space="0" w:color="auto"/>
            <w:right w:val="none" w:sz="0" w:space="0" w:color="auto"/>
          </w:divBdr>
        </w:div>
        <w:div w:id="58792621">
          <w:marLeft w:val="480"/>
          <w:marRight w:val="0"/>
          <w:marTop w:val="0"/>
          <w:marBottom w:val="0"/>
          <w:divBdr>
            <w:top w:val="none" w:sz="0" w:space="0" w:color="auto"/>
            <w:left w:val="none" w:sz="0" w:space="0" w:color="auto"/>
            <w:bottom w:val="none" w:sz="0" w:space="0" w:color="auto"/>
            <w:right w:val="none" w:sz="0" w:space="0" w:color="auto"/>
          </w:divBdr>
        </w:div>
        <w:div w:id="111096835">
          <w:marLeft w:val="480"/>
          <w:marRight w:val="0"/>
          <w:marTop w:val="0"/>
          <w:marBottom w:val="0"/>
          <w:divBdr>
            <w:top w:val="none" w:sz="0" w:space="0" w:color="auto"/>
            <w:left w:val="none" w:sz="0" w:space="0" w:color="auto"/>
            <w:bottom w:val="none" w:sz="0" w:space="0" w:color="auto"/>
            <w:right w:val="none" w:sz="0" w:space="0" w:color="auto"/>
          </w:divBdr>
        </w:div>
        <w:div w:id="124545610">
          <w:marLeft w:val="480"/>
          <w:marRight w:val="0"/>
          <w:marTop w:val="0"/>
          <w:marBottom w:val="0"/>
          <w:divBdr>
            <w:top w:val="none" w:sz="0" w:space="0" w:color="auto"/>
            <w:left w:val="none" w:sz="0" w:space="0" w:color="auto"/>
            <w:bottom w:val="none" w:sz="0" w:space="0" w:color="auto"/>
            <w:right w:val="none" w:sz="0" w:space="0" w:color="auto"/>
          </w:divBdr>
        </w:div>
        <w:div w:id="177086332">
          <w:marLeft w:val="480"/>
          <w:marRight w:val="0"/>
          <w:marTop w:val="0"/>
          <w:marBottom w:val="0"/>
          <w:divBdr>
            <w:top w:val="none" w:sz="0" w:space="0" w:color="auto"/>
            <w:left w:val="none" w:sz="0" w:space="0" w:color="auto"/>
            <w:bottom w:val="none" w:sz="0" w:space="0" w:color="auto"/>
            <w:right w:val="none" w:sz="0" w:space="0" w:color="auto"/>
          </w:divBdr>
        </w:div>
        <w:div w:id="241257631">
          <w:marLeft w:val="480"/>
          <w:marRight w:val="0"/>
          <w:marTop w:val="0"/>
          <w:marBottom w:val="0"/>
          <w:divBdr>
            <w:top w:val="none" w:sz="0" w:space="0" w:color="auto"/>
            <w:left w:val="none" w:sz="0" w:space="0" w:color="auto"/>
            <w:bottom w:val="none" w:sz="0" w:space="0" w:color="auto"/>
            <w:right w:val="none" w:sz="0" w:space="0" w:color="auto"/>
          </w:divBdr>
        </w:div>
        <w:div w:id="269362669">
          <w:marLeft w:val="480"/>
          <w:marRight w:val="0"/>
          <w:marTop w:val="0"/>
          <w:marBottom w:val="0"/>
          <w:divBdr>
            <w:top w:val="none" w:sz="0" w:space="0" w:color="auto"/>
            <w:left w:val="none" w:sz="0" w:space="0" w:color="auto"/>
            <w:bottom w:val="none" w:sz="0" w:space="0" w:color="auto"/>
            <w:right w:val="none" w:sz="0" w:space="0" w:color="auto"/>
          </w:divBdr>
        </w:div>
        <w:div w:id="280307905">
          <w:marLeft w:val="480"/>
          <w:marRight w:val="0"/>
          <w:marTop w:val="0"/>
          <w:marBottom w:val="0"/>
          <w:divBdr>
            <w:top w:val="none" w:sz="0" w:space="0" w:color="auto"/>
            <w:left w:val="none" w:sz="0" w:space="0" w:color="auto"/>
            <w:bottom w:val="none" w:sz="0" w:space="0" w:color="auto"/>
            <w:right w:val="none" w:sz="0" w:space="0" w:color="auto"/>
          </w:divBdr>
        </w:div>
        <w:div w:id="442530505">
          <w:marLeft w:val="480"/>
          <w:marRight w:val="0"/>
          <w:marTop w:val="0"/>
          <w:marBottom w:val="0"/>
          <w:divBdr>
            <w:top w:val="none" w:sz="0" w:space="0" w:color="auto"/>
            <w:left w:val="none" w:sz="0" w:space="0" w:color="auto"/>
            <w:bottom w:val="none" w:sz="0" w:space="0" w:color="auto"/>
            <w:right w:val="none" w:sz="0" w:space="0" w:color="auto"/>
          </w:divBdr>
        </w:div>
        <w:div w:id="457264332">
          <w:marLeft w:val="480"/>
          <w:marRight w:val="0"/>
          <w:marTop w:val="0"/>
          <w:marBottom w:val="0"/>
          <w:divBdr>
            <w:top w:val="none" w:sz="0" w:space="0" w:color="auto"/>
            <w:left w:val="none" w:sz="0" w:space="0" w:color="auto"/>
            <w:bottom w:val="none" w:sz="0" w:space="0" w:color="auto"/>
            <w:right w:val="none" w:sz="0" w:space="0" w:color="auto"/>
          </w:divBdr>
        </w:div>
        <w:div w:id="512300542">
          <w:marLeft w:val="480"/>
          <w:marRight w:val="0"/>
          <w:marTop w:val="0"/>
          <w:marBottom w:val="0"/>
          <w:divBdr>
            <w:top w:val="none" w:sz="0" w:space="0" w:color="auto"/>
            <w:left w:val="none" w:sz="0" w:space="0" w:color="auto"/>
            <w:bottom w:val="none" w:sz="0" w:space="0" w:color="auto"/>
            <w:right w:val="none" w:sz="0" w:space="0" w:color="auto"/>
          </w:divBdr>
        </w:div>
        <w:div w:id="624964150">
          <w:marLeft w:val="480"/>
          <w:marRight w:val="0"/>
          <w:marTop w:val="0"/>
          <w:marBottom w:val="0"/>
          <w:divBdr>
            <w:top w:val="none" w:sz="0" w:space="0" w:color="auto"/>
            <w:left w:val="none" w:sz="0" w:space="0" w:color="auto"/>
            <w:bottom w:val="none" w:sz="0" w:space="0" w:color="auto"/>
            <w:right w:val="none" w:sz="0" w:space="0" w:color="auto"/>
          </w:divBdr>
        </w:div>
        <w:div w:id="651838426">
          <w:marLeft w:val="480"/>
          <w:marRight w:val="0"/>
          <w:marTop w:val="0"/>
          <w:marBottom w:val="0"/>
          <w:divBdr>
            <w:top w:val="none" w:sz="0" w:space="0" w:color="auto"/>
            <w:left w:val="none" w:sz="0" w:space="0" w:color="auto"/>
            <w:bottom w:val="none" w:sz="0" w:space="0" w:color="auto"/>
            <w:right w:val="none" w:sz="0" w:space="0" w:color="auto"/>
          </w:divBdr>
        </w:div>
        <w:div w:id="715618382">
          <w:marLeft w:val="480"/>
          <w:marRight w:val="0"/>
          <w:marTop w:val="0"/>
          <w:marBottom w:val="0"/>
          <w:divBdr>
            <w:top w:val="none" w:sz="0" w:space="0" w:color="auto"/>
            <w:left w:val="none" w:sz="0" w:space="0" w:color="auto"/>
            <w:bottom w:val="none" w:sz="0" w:space="0" w:color="auto"/>
            <w:right w:val="none" w:sz="0" w:space="0" w:color="auto"/>
          </w:divBdr>
        </w:div>
        <w:div w:id="764574324">
          <w:marLeft w:val="480"/>
          <w:marRight w:val="0"/>
          <w:marTop w:val="0"/>
          <w:marBottom w:val="0"/>
          <w:divBdr>
            <w:top w:val="none" w:sz="0" w:space="0" w:color="auto"/>
            <w:left w:val="none" w:sz="0" w:space="0" w:color="auto"/>
            <w:bottom w:val="none" w:sz="0" w:space="0" w:color="auto"/>
            <w:right w:val="none" w:sz="0" w:space="0" w:color="auto"/>
          </w:divBdr>
        </w:div>
        <w:div w:id="831724042">
          <w:marLeft w:val="480"/>
          <w:marRight w:val="0"/>
          <w:marTop w:val="0"/>
          <w:marBottom w:val="0"/>
          <w:divBdr>
            <w:top w:val="none" w:sz="0" w:space="0" w:color="auto"/>
            <w:left w:val="none" w:sz="0" w:space="0" w:color="auto"/>
            <w:bottom w:val="none" w:sz="0" w:space="0" w:color="auto"/>
            <w:right w:val="none" w:sz="0" w:space="0" w:color="auto"/>
          </w:divBdr>
        </w:div>
        <w:div w:id="834489427">
          <w:marLeft w:val="480"/>
          <w:marRight w:val="0"/>
          <w:marTop w:val="0"/>
          <w:marBottom w:val="0"/>
          <w:divBdr>
            <w:top w:val="none" w:sz="0" w:space="0" w:color="auto"/>
            <w:left w:val="none" w:sz="0" w:space="0" w:color="auto"/>
            <w:bottom w:val="none" w:sz="0" w:space="0" w:color="auto"/>
            <w:right w:val="none" w:sz="0" w:space="0" w:color="auto"/>
          </w:divBdr>
        </w:div>
        <w:div w:id="848443037">
          <w:marLeft w:val="480"/>
          <w:marRight w:val="0"/>
          <w:marTop w:val="0"/>
          <w:marBottom w:val="0"/>
          <w:divBdr>
            <w:top w:val="none" w:sz="0" w:space="0" w:color="auto"/>
            <w:left w:val="none" w:sz="0" w:space="0" w:color="auto"/>
            <w:bottom w:val="none" w:sz="0" w:space="0" w:color="auto"/>
            <w:right w:val="none" w:sz="0" w:space="0" w:color="auto"/>
          </w:divBdr>
        </w:div>
        <w:div w:id="856120776">
          <w:marLeft w:val="480"/>
          <w:marRight w:val="0"/>
          <w:marTop w:val="0"/>
          <w:marBottom w:val="0"/>
          <w:divBdr>
            <w:top w:val="none" w:sz="0" w:space="0" w:color="auto"/>
            <w:left w:val="none" w:sz="0" w:space="0" w:color="auto"/>
            <w:bottom w:val="none" w:sz="0" w:space="0" w:color="auto"/>
            <w:right w:val="none" w:sz="0" w:space="0" w:color="auto"/>
          </w:divBdr>
        </w:div>
        <w:div w:id="866329846">
          <w:marLeft w:val="480"/>
          <w:marRight w:val="0"/>
          <w:marTop w:val="0"/>
          <w:marBottom w:val="0"/>
          <w:divBdr>
            <w:top w:val="none" w:sz="0" w:space="0" w:color="auto"/>
            <w:left w:val="none" w:sz="0" w:space="0" w:color="auto"/>
            <w:bottom w:val="none" w:sz="0" w:space="0" w:color="auto"/>
            <w:right w:val="none" w:sz="0" w:space="0" w:color="auto"/>
          </w:divBdr>
        </w:div>
        <w:div w:id="880362268">
          <w:marLeft w:val="480"/>
          <w:marRight w:val="0"/>
          <w:marTop w:val="0"/>
          <w:marBottom w:val="0"/>
          <w:divBdr>
            <w:top w:val="none" w:sz="0" w:space="0" w:color="auto"/>
            <w:left w:val="none" w:sz="0" w:space="0" w:color="auto"/>
            <w:bottom w:val="none" w:sz="0" w:space="0" w:color="auto"/>
            <w:right w:val="none" w:sz="0" w:space="0" w:color="auto"/>
          </w:divBdr>
        </w:div>
      </w:divsChild>
    </w:div>
    <w:div w:id="390886647">
      <w:bodyDiv w:val="1"/>
      <w:marLeft w:val="0"/>
      <w:marRight w:val="0"/>
      <w:marTop w:val="0"/>
      <w:marBottom w:val="0"/>
      <w:divBdr>
        <w:top w:val="none" w:sz="0" w:space="0" w:color="auto"/>
        <w:left w:val="none" w:sz="0" w:space="0" w:color="auto"/>
        <w:bottom w:val="none" w:sz="0" w:space="0" w:color="auto"/>
        <w:right w:val="none" w:sz="0" w:space="0" w:color="auto"/>
      </w:divBdr>
      <w:divsChild>
        <w:div w:id="7870536">
          <w:marLeft w:val="480"/>
          <w:marRight w:val="0"/>
          <w:marTop w:val="0"/>
          <w:marBottom w:val="0"/>
          <w:divBdr>
            <w:top w:val="none" w:sz="0" w:space="0" w:color="auto"/>
            <w:left w:val="none" w:sz="0" w:space="0" w:color="auto"/>
            <w:bottom w:val="none" w:sz="0" w:space="0" w:color="auto"/>
            <w:right w:val="none" w:sz="0" w:space="0" w:color="auto"/>
          </w:divBdr>
        </w:div>
        <w:div w:id="65036997">
          <w:marLeft w:val="480"/>
          <w:marRight w:val="0"/>
          <w:marTop w:val="0"/>
          <w:marBottom w:val="0"/>
          <w:divBdr>
            <w:top w:val="none" w:sz="0" w:space="0" w:color="auto"/>
            <w:left w:val="none" w:sz="0" w:space="0" w:color="auto"/>
            <w:bottom w:val="none" w:sz="0" w:space="0" w:color="auto"/>
            <w:right w:val="none" w:sz="0" w:space="0" w:color="auto"/>
          </w:divBdr>
        </w:div>
        <w:div w:id="97916063">
          <w:marLeft w:val="480"/>
          <w:marRight w:val="0"/>
          <w:marTop w:val="0"/>
          <w:marBottom w:val="0"/>
          <w:divBdr>
            <w:top w:val="none" w:sz="0" w:space="0" w:color="auto"/>
            <w:left w:val="none" w:sz="0" w:space="0" w:color="auto"/>
            <w:bottom w:val="none" w:sz="0" w:space="0" w:color="auto"/>
            <w:right w:val="none" w:sz="0" w:space="0" w:color="auto"/>
          </w:divBdr>
        </w:div>
        <w:div w:id="115098467">
          <w:marLeft w:val="480"/>
          <w:marRight w:val="0"/>
          <w:marTop w:val="0"/>
          <w:marBottom w:val="0"/>
          <w:divBdr>
            <w:top w:val="none" w:sz="0" w:space="0" w:color="auto"/>
            <w:left w:val="none" w:sz="0" w:space="0" w:color="auto"/>
            <w:bottom w:val="none" w:sz="0" w:space="0" w:color="auto"/>
            <w:right w:val="none" w:sz="0" w:space="0" w:color="auto"/>
          </w:divBdr>
        </w:div>
        <w:div w:id="144127070">
          <w:marLeft w:val="480"/>
          <w:marRight w:val="0"/>
          <w:marTop w:val="0"/>
          <w:marBottom w:val="0"/>
          <w:divBdr>
            <w:top w:val="none" w:sz="0" w:space="0" w:color="auto"/>
            <w:left w:val="none" w:sz="0" w:space="0" w:color="auto"/>
            <w:bottom w:val="none" w:sz="0" w:space="0" w:color="auto"/>
            <w:right w:val="none" w:sz="0" w:space="0" w:color="auto"/>
          </w:divBdr>
        </w:div>
        <w:div w:id="174275455">
          <w:marLeft w:val="480"/>
          <w:marRight w:val="0"/>
          <w:marTop w:val="0"/>
          <w:marBottom w:val="0"/>
          <w:divBdr>
            <w:top w:val="none" w:sz="0" w:space="0" w:color="auto"/>
            <w:left w:val="none" w:sz="0" w:space="0" w:color="auto"/>
            <w:bottom w:val="none" w:sz="0" w:space="0" w:color="auto"/>
            <w:right w:val="none" w:sz="0" w:space="0" w:color="auto"/>
          </w:divBdr>
        </w:div>
        <w:div w:id="215237308">
          <w:marLeft w:val="480"/>
          <w:marRight w:val="0"/>
          <w:marTop w:val="0"/>
          <w:marBottom w:val="0"/>
          <w:divBdr>
            <w:top w:val="none" w:sz="0" w:space="0" w:color="auto"/>
            <w:left w:val="none" w:sz="0" w:space="0" w:color="auto"/>
            <w:bottom w:val="none" w:sz="0" w:space="0" w:color="auto"/>
            <w:right w:val="none" w:sz="0" w:space="0" w:color="auto"/>
          </w:divBdr>
        </w:div>
        <w:div w:id="476339452">
          <w:marLeft w:val="480"/>
          <w:marRight w:val="0"/>
          <w:marTop w:val="0"/>
          <w:marBottom w:val="0"/>
          <w:divBdr>
            <w:top w:val="none" w:sz="0" w:space="0" w:color="auto"/>
            <w:left w:val="none" w:sz="0" w:space="0" w:color="auto"/>
            <w:bottom w:val="none" w:sz="0" w:space="0" w:color="auto"/>
            <w:right w:val="none" w:sz="0" w:space="0" w:color="auto"/>
          </w:divBdr>
        </w:div>
        <w:div w:id="491870510">
          <w:marLeft w:val="480"/>
          <w:marRight w:val="0"/>
          <w:marTop w:val="0"/>
          <w:marBottom w:val="0"/>
          <w:divBdr>
            <w:top w:val="none" w:sz="0" w:space="0" w:color="auto"/>
            <w:left w:val="none" w:sz="0" w:space="0" w:color="auto"/>
            <w:bottom w:val="none" w:sz="0" w:space="0" w:color="auto"/>
            <w:right w:val="none" w:sz="0" w:space="0" w:color="auto"/>
          </w:divBdr>
        </w:div>
        <w:div w:id="520047713">
          <w:marLeft w:val="480"/>
          <w:marRight w:val="0"/>
          <w:marTop w:val="0"/>
          <w:marBottom w:val="0"/>
          <w:divBdr>
            <w:top w:val="none" w:sz="0" w:space="0" w:color="auto"/>
            <w:left w:val="none" w:sz="0" w:space="0" w:color="auto"/>
            <w:bottom w:val="none" w:sz="0" w:space="0" w:color="auto"/>
            <w:right w:val="none" w:sz="0" w:space="0" w:color="auto"/>
          </w:divBdr>
        </w:div>
        <w:div w:id="564147468">
          <w:marLeft w:val="480"/>
          <w:marRight w:val="0"/>
          <w:marTop w:val="0"/>
          <w:marBottom w:val="0"/>
          <w:divBdr>
            <w:top w:val="none" w:sz="0" w:space="0" w:color="auto"/>
            <w:left w:val="none" w:sz="0" w:space="0" w:color="auto"/>
            <w:bottom w:val="none" w:sz="0" w:space="0" w:color="auto"/>
            <w:right w:val="none" w:sz="0" w:space="0" w:color="auto"/>
          </w:divBdr>
        </w:div>
        <w:div w:id="579677331">
          <w:marLeft w:val="480"/>
          <w:marRight w:val="0"/>
          <w:marTop w:val="0"/>
          <w:marBottom w:val="0"/>
          <w:divBdr>
            <w:top w:val="none" w:sz="0" w:space="0" w:color="auto"/>
            <w:left w:val="none" w:sz="0" w:space="0" w:color="auto"/>
            <w:bottom w:val="none" w:sz="0" w:space="0" w:color="auto"/>
            <w:right w:val="none" w:sz="0" w:space="0" w:color="auto"/>
          </w:divBdr>
        </w:div>
        <w:div w:id="597762352">
          <w:marLeft w:val="480"/>
          <w:marRight w:val="0"/>
          <w:marTop w:val="0"/>
          <w:marBottom w:val="0"/>
          <w:divBdr>
            <w:top w:val="none" w:sz="0" w:space="0" w:color="auto"/>
            <w:left w:val="none" w:sz="0" w:space="0" w:color="auto"/>
            <w:bottom w:val="none" w:sz="0" w:space="0" w:color="auto"/>
            <w:right w:val="none" w:sz="0" w:space="0" w:color="auto"/>
          </w:divBdr>
        </w:div>
        <w:div w:id="718017827">
          <w:marLeft w:val="480"/>
          <w:marRight w:val="0"/>
          <w:marTop w:val="0"/>
          <w:marBottom w:val="0"/>
          <w:divBdr>
            <w:top w:val="none" w:sz="0" w:space="0" w:color="auto"/>
            <w:left w:val="none" w:sz="0" w:space="0" w:color="auto"/>
            <w:bottom w:val="none" w:sz="0" w:space="0" w:color="auto"/>
            <w:right w:val="none" w:sz="0" w:space="0" w:color="auto"/>
          </w:divBdr>
        </w:div>
        <w:div w:id="735207699">
          <w:marLeft w:val="480"/>
          <w:marRight w:val="0"/>
          <w:marTop w:val="0"/>
          <w:marBottom w:val="0"/>
          <w:divBdr>
            <w:top w:val="none" w:sz="0" w:space="0" w:color="auto"/>
            <w:left w:val="none" w:sz="0" w:space="0" w:color="auto"/>
            <w:bottom w:val="none" w:sz="0" w:space="0" w:color="auto"/>
            <w:right w:val="none" w:sz="0" w:space="0" w:color="auto"/>
          </w:divBdr>
        </w:div>
        <w:div w:id="748766701">
          <w:marLeft w:val="480"/>
          <w:marRight w:val="0"/>
          <w:marTop w:val="0"/>
          <w:marBottom w:val="0"/>
          <w:divBdr>
            <w:top w:val="none" w:sz="0" w:space="0" w:color="auto"/>
            <w:left w:val="none" w:sz="0" w:space="0" w:color="auto"/>
            <w:bottom w:val="none" w:sz="0" w:space="0" w:color="auto"/>
            <w:right w:val="none" w:sz="0" w:space="0" w:color="auto"/>
          </w:divBdr>
        </w:div>
        <w:div w:id="832259804">
          <w:marLeft w:val="480"/>
          <w:marRight w:val="0"/>
          <w:marTop w:val="0"/>
          <w:marBottom w:val="0"/>
          <w:divBdr>
            <w:top w:val="none" w:sz="0" w:space="0" w:color="auto"/>
            <w:left w:val="none" w:sz="0" w:space="0" w:color="auto"/>
            <w:bottom w:val="none" w:sz="0" w:space="0" w:color="auto"/>
            <w:right w:val="none" w:sz="0" w:space="0" w:color="auto"/>
          </w:divBdr>
        </w:div>
        <w:div w:id="896167031">
          <w:marLeft w:val="480"/>
          <w:marRight w:val="0"/>
          <w:marTop w:val="0"/>
          <w:marBottom w:val="0"/>
          <w:divBdr>
            <w:top w:val="none" w:sz="0" w:space="0" w:color="auto"/>
            <w:left w:val="none" w:sz="0" w:space="0" w:color="auto"/>
            <w:bottom w:val="none" w:sz="0" w:space="0" w:color="auto"/>
            <w:right w:val="none" w:sz="0" w:space="0" w:color="auto"/>
          </w:divBdr>
        </w:div>
        <w:div w:id="905528878">
          <w:marLeft w:val="480"/>
          <w:marRight w:val="0"/>
          <w:marTop w:val="0"/>
          <w:marBottom w:val="0"/>
          <w:divBdr>
            <w:top w:val="none" w:sz="0" w:space="0" w:color="auto"/>
            <w:left w:val="none" w:sz="0" w:space="0" w:color="auto"/>
            <w:bottom w:val="none" w:sz="0" w:space="0" w:color="auto"/>
            <w:right w:val="none" w:sz="0" w:space="0" w:color="auto"/>
          </w:divBdr>
        </w:div>
      </w:divsChild>
    </w:div>
    <w:div w:id="390929264">
      <w:bodyDiv w:val="1"/>
      <w:marLeft w:val="0"/>
      <w:marRight w:val="0"/>
      <w:marTop w:val="0"/>
      <w:marBottom w:val="0"/>
      <w:divBdr>
        <w:top w:val="none" w:sz="0" w:space="0" w:color="auto"/>
        <w:left w:val="none" w:sz="0" w:space="0" w:color="auto"/>
        <w:bottom w:val="none" w:sz="0" w:space="0" w:color="auto"/>
        <w:right w:val="none" w:sz="0" w:space="0" w:color="auto"/>
      </w:divBdr>
    </w:div>
    <w:div w:id="390932811">
      <w:bodyDiv w:val="1"/>
      <w:marLeft w:val="0"/>
      <w:marRight w:val="0"/>
      <w:marTop w:val="0"/>
      <w:marBottom w:val="0"/>
      <w:divBdr>
        <w:top w:val="none" w:sz="0" w:space="0" w:color="auto"/>
        <w:left w:val="none" w:sz="0" w:space="0" w:color="auto"/>
        <w:bottom w:val="none" w:sz="0" w:space="0" w:color="auto"/>
        <w:right w:val="none" w:sz="0" w:space="0" w:color="auto"/>
      </w:divBdr>
    </w:div>
    <w:div w:id="391001034">
      <w:bodyDiv w:val="1"/>
      <w:marLeft w:val="0"/>
      <w:marRight w:val="0"/>
      <w:marTop w:val="0"/>
      <w:marBottom w:val="0"/>
      <w:divBdr>
        <w:top w:val="none" w:sz="0" w:space="0" w:color="auto"/>
        <w:left w:val="none" w:sz="0" w:space="0" w:color="auto"/>
        <w:bottom w:val="none" w:sz="0" w:space="0" w:color="auto"/>
        <w:right w:val="none" w:sz="0" w:space="0" w:color="auto"/>
      </w:divBdr>
    </w:div>
    <w:div w:id="391004804">
      <w:bodyDiv w:val="1"/>
      <w:marLeft w:val="0"/>
      <w:marRight w:val="0"/>
      <w:marTop w:val="0"/>
      <w:marBottom w:val="0"/>
      <w:divBdr>
        <w:top w:val="none" w:sz="0" w:space="0" w:color="auto"/>
        <w:left w:val="none" w:sz="0" w:space="0" w:color="auto"/>
        <w:bottom w:val="none" w:sz="0" w:space="0" w:color="auto"/>
        <w:right w:val="none" w:sz="0" w:space="0" w:color="auto"/>
      </w:divBdr>
    </w:div>
    <w:div w:id="391078823">
      <w:bodyDiv w:val="1"/>
      <w:marLeft w:val="0"/>
      <w:marRight w:val="0"/>
      <w:marTop w:val="0"/>
      <w:marBottom w:val="0"/>
      <w:divBdr>
        <w:top w:val="none" w:sz="0" w:space="0" w:color="auto"/>
        <w:left w:val="none" w:sz="0" w:space="0" w:color="auto"/>
        <w:bottom w:val="none" w:sz="0" w:space="0" w:color="auto"/>
        <w:right w:val="none" w:sz="0" w:space="0" w:color="auto"/>
      </w:divBdr>
    </w:div>
    <w:div w:id="391123810">
      <w:bodyDiv w:val="1"/>
      <w:marLeft w:val="0"/>
      <w:marRight w:val="0"/>
      <w:marTop w:val="0"/>
      <w:marBottom w:val="0"/>
      <w:divBdr>
        <w:top w:val="none" w:sz="0" w:space="0" w:color="auto"/>
        <w:left w:val="none" w:sz="0" w:space="0" w:color="auto"/>
        <w:bottom w:val="none" w:sz="0" w:space="0" w:color="auto"/>
        <w:right w:val="none" w:sz="0" w:space="0" w:color="auto"/>
      </w:divBdr>
    </w:div>
    <w:div w:id="391125478">
      <w:bodyDiv w:val="1"/>
      <w:marLeft w:val="0"/>
      <w:marRight w:val="0"/>
      <w:marTop w:val="0"/>
      <w:marBottom w:val="0"/>
      <w:divBdr>
        <w:top w:val="none" w:sz="0" w:space="0" w:color="auto"/>
        <w:left w:val="none" w:sz="0" w:space="0" w:color="auto"/>
        <w:bottom w:val="none" w:sz="0" w:space="0" w:color="auto"/>
        <w:right w:val="none" w:sz="0" w:space="0" w:color="auto"/>
      </w:divBdr>
    </w:div>
    <w:div w:id="391316104">
      <w:bodyDiv w:val="1"/>
      <w:marLeft w:val="0"/>
      <w:marRight w:val="0"/>
      <w:marTop w:val="0"/>
      <w:marBottom w:val="0"/>
      <w:divBdr>
        <w:top w:val="none" w:sz="0" w:space="0" w:color="auto"/>
        <w:left w:val="none" w:sz="0" w:space="0" w:color="auto"/>
        <w:bottom w:val="none" w:sz="0" w:space="0" w:color="auto"/>
        <w:right w:val="none" w:sz="0" w:space="0" w:color="auto"/>
      </w:divBdr>
    </w:div>
    <w:div w:id="391317339">
      <w:bodyDiv w:val="1"/>
      <w:marLeft w:val="0"/>
      <w:marRight w:val="0"/>
      <w:marTop w:val="0"/>
      <w:marBottom w:val="0"/>
      <w:divBdr>
        <w:top w:val="none" w:sz="0" w:space="0" w:color="auto"/>
        <w:left w:val="none" w:sz="0" w:space="0" w:color="auto"/>
        <w:bottom w:val="none" w:sz="0" w:space="0" w:color="auto"/>
        <w:right w:val="none" w:sz="0" w:space="0" w:color="auto"/>
      </w:divBdr>
    </w:div>
    <w:div w:id="391348050">
      <w:bodyDiv w:val="1"/>
      <w:marLeft w:val="0"/>
      <w:marRight w:val="0"/>
      <w:marTop w:val="0"/>
      <w:marBottom w:val="0"/>
      <w:divBdr>
        <w:top w:val="none" w:sz="0" w:space="0" w:color="auto"/>
        <w:left w:val="none" w:sz="0" w:space="0" w:color="auto"/>
        <w:bottom w:val="none" w:sz="0" w:space="0" w:color="auto"/>
        <w:right w:val="none" w:sz="0" w:space="0" w:color="auto"/>
      </w:divBdr>
    </w:div>
    <w:div w:id="391464612">
      <w:bodyDiv w:val="1"/>
      <w:marLeft w:val="0"/>
      <w:marRight w:val="0"/>
      <w:marTop w:val="0"/>
      <w:marBottom w:val="0"/>
      <w:divBdr>
        <w:top w:val="none" w:sz="0" w:space="0" w:color="auto"/>
        <w:left w:val="none" w:sz="0" w:space="0" w:color="auto"/>
        <w:bottom w:val="none" w:sz="0" w:space="0" w:color="auto"/>
        <w:right w:val="none" w:sz="0" w:space="0" w:color="auto"/>
      </w:divBdr>
    </w:div>
    <w:div w:id="391512804">
      <w:bodyDiv w:val="1"/>
      <w:marLeft w:val="0"/>
      <w:marRight w:val="0"/>
      <w:marTop w:val="0"/>
      <w:marBottom w:val="0"/>
      <w:divBdr>
        <w:top w:val="none" w:sz="0" w:space="0" w:color="auto"/>
        <w:left w:val="none" w:sz="0" w:space="0" w:color="auto"/>
        <w:bottom w:val="none" w:sz="0" w:space="0" w:color="auto"/>
        <w:right w:val="none" w:sz="0" w:space="0" w:color="auto"/>
      </w:divBdr>
    </w:div>
    <w:div w:id="391579386">
      <w:bodyDiv w:val="1"/>
      <w:marLeft w:val="0"/>
      <w:marRight w:val="0"/>
      <w:marTop w:val="0"/>
      <w:marBottom w:val="0"/>
      <w:divBdr>
        <w:top w:val="none" w:sz="0" w:space="0" w:color="auto"/>
        <w:left w:val="none" w:sz="0" w:space="0" w:color="auto"/>
        <w:bottom w:val="none" w:sz="0" w:space="0" w:color="auto"/>
        <w:right w:val="none" w:sz="0" w:space="0" w:color="auto"/>
      </w:divBdr>
    </w:div>
    <w:div w:id="391580617">
      <w:bodyDiv w:val="1"/>
      <w:marLeft w:val="0"/>
      <w:marRight w:val="0"/>
      <w:marTop w:val="0"/>
      <w:marBottom w:val="0"/>
      <w:divBdr>
        <w:top w:val="none" w:sz="0" w:space="0" w:color="auto"/>
        <w:left w:val="none" w:sz="0" w:space="0" w:color="auto"/>
        <w:bottom w:val="none" w:sz="0" w:space="0" w:color="auto"/>
        <w:right w:val="none" w:sz="0" w:space="0" w:color="auto"/>
      </w:divBdr>
    </w:div>
    <w:div w:id="391587040">
      <w:bodyDiv w:val="1"/>
      <w:marLeft w:val="0"/>
      <w:marRight w:val="0"/>
      <w:marTop w:val="0"/>
      <w:marBottom w:val="0"/>
      <w:divBdr>
        <w:top w:val="none" w:sz="0" w:space="0" w:color="auto"/>
        <w:left w:val="none" w:sz="0" w:space="0" w:color="auto"/>
        <w:bottom w:val="none" w:sz="0" w:space="0" w:color="auto"/>
        <w:right w:val="none" w:sz="0" w:space="0" w:color="auto"/>
      </w:divBdr>
    </w:div>
    <w:div w:id="391778597">
      <w:bodyDiv w:val="1"/>
      <w:marLeft w:val="0"/>
      <w:marRight w:val="0"/>
      <w:marTop w:val="0"/>
      <w:marBottom w:val="0"/>
      <w:divBdr>
        <w:top w:val="none" w:sz="0" w:space="0" w:color="auto"/>
        <w:left w:val="none" w:sz="0" w:space="0" w:color="auto"/>
        <w:bottom w:val="none" w:sz="0" w:space="0" w:color="auto"/>
        <w:right w:val="none" w:sz="0" w:space="0" w:color="auto"/>
      </w:divBdr>
    </w:div>
    <w:div w:id="391974266">
      <w:bodyDiv w:val="1"/>
      <w:marLeft w:val="0"/>
      <w:marRight w:val="0"/>
      <w:marTop w:val="0"/>
      <w:marBottom w:val="0"/>
      <w:divBdr>
        <w:top w:val="none" w:sz="0" w:space="0" w:color="auto"/>
        <w:left w:val="none" w:sz="0" w:space="0" w:color="auto"/>
        <w:bottom w:val="none" w:sz="0" w:space="0" w:color="auto"/>
        <w:right w:val="none" w:sz="0" w:space="0" w:color="auto"/>
      </w:divBdr>
    </w:div>
    <w:div w:id="392118030">
      <w:bodyDiv w:val="1"/>
      <w:marLeft w:val="0"/>
      <w:marRight w:val="0"/>
      <w:marTop w:val="0"/>
      <w:marBottom w:val="0"/>
      <w:divBdr>
        <w:top w:val="none" w:sz="0" w:space="0" w:color="auto"/>
        <w:left w:val="none" w:sz="0" w:space="0" w:color="auto"/>
        <w:bottom w:val="none" w:sz="0" w:space="0" w:color="auto"/>
        <w:right w:val="none" w:sz="0" w:space="0" w:color="auto"/>
      </w:divBdr>
    </w:div>
    <w:div w:id="392311774">
      <w:bodyDiv w:val="1"/>
      <w:marLeft w:val="0"/>
      <w:marRight w:val="0"/>
      <w:marTop w:val="0"/>
      <w:marBottom w:val="0"/>
      <w:divBdr>
        <w:top w:val="none" w:sz="0" w:space="0" w:color="auto"/>
        <w:left w:val="none" w:sz="0" w:space="0" w:color="auto"/>
        <w:bottom w:val="none" w:sz="0" w:space="0" w:color="auto"/>
        <w:right w:val="none" w:sz="0" w:space="0" w:color="auto"/>
      </w:divBdr>
    </w:div>
    <w:div w:id="392315337">
      <w:bodyDiv w:val="1"/>
      <w:marLeft w:val="0"/>
      <w:marRight w:val="0"/>
      <w:marTop w:val="0"/>
      <w:marBottom w:val="0"/>
      <w:divBdr>
        <w:top w:val="none" w:sz="0" w:space="0" w:color="auto"/>
        <w:left w:val="none" w:sz="0" w:space="0" w:color="auto"/>
        <w:bottom w:val="none" w:sz="0" w:space="0" w:color="auto"/>
        <w:right w:val="none" w:sz="0" w:space="0" w:color="auto"/>
      </w:divBdr>
    </w:div>
    <w:div w:id="392391543">
      <w:bodyDiv w:val="1"/>
      <w:marLeft w:val="0"/>
      <w:marRight w:val="0"/>
      <w:marTop w:val="0"/>
      <w:marBottom w:val="0"/>
      <w:divBdr>
        <w:top w:val="none" w:sz="0" w:space="0" w:color="auto"/>
        <w:left w:val="none" w:sz="0" w:space="0" w:color="auto"/>
        <w:bottom w:val="none" w:sz="0" w:space="0" w:color="auto"/>
        <w:right w:val="none" w:sz="0" w:space="0" w:color="auto"/>
      </w:divBdr>
    </w:div>
    <w:div w:id="392434097">
      <w:bodyDiv w:val="1"/>
      <w:marLeft w:val="0"/>
      <w:marRight w:val="0"/>
      <w:marTop w:val="0"/>
      <w:marBottom w:val="0"/>
      <w:divBdr>
        <w:top w:val="none" w:sz="0" w:space="0" w:color="auto"/>
        <w:left w:val="none" w:sz="0" w:space="0" w:color="auto"/>
        <w:bottom w:val="none" w:sz="0" w:space="0" w:color="auto"/>
        <w:right w:val="none" w:sz="0" w:space="0" w:color="auto"/>
      </w:divBdr>
    </w:div>
    <w:div w:id="392436065">
      <w:bodyDiv w:val="1"/>
      <w:marLeft w:val="0"/>
      <w:marRight w:val="0"/>
      <w:marTop w:val="0"/>
      <w:marBottom w:val="0"/>
      <w:divBdr>
        <w:top w:val="none" w:sz="0" w:space="0" w:color="auto"/>
        <w:left w:val="none" w:sz="0" w:space="0" w:color="auto"/>
        <w:bottom w:val="none" w:sz="0" w:space="0" w:color="auto"/>
        <w:right w:val="none" w:sz="0" w:space="0" w:color="auto"/>
      </w:divBdr>
    </w:div>
    <w:div w:id="392460815">
      <w:bodyDiv w:val="1"/>
      <w:marLeft w:val="0"/>
      <w:marRight w:val="0"/>
      <w:marTop w:val="0"/>
      <w:marBottom w:val="0"/>
      <w:divBdr>
        <w:top w:val="none" w:sz="0" w:space="0" w:color="auto"/>
        <w:left w:val="none" w:sz="0" w:space="0" w:color="auto"/>
        <w:bottom w:val="none" w:sz="0" w:space="0" w:color="auto"/>
        <w:right w:val="none" w:sz="0" w:space="0" w:color="auto"/>
      </w:divBdr>
    </w:div>
    <w:div w:id="392503610">
      <w:bodyDiv w:val="1"/>
      <w:marLeft w:val="0"/>
      <w:marRight w:val="0"/>
      <w:marTop w:val="0"/>
      <w:marBottom w:val="0"/>
      <w:divBdr>
        <w:top w:val="none" w:sz="0" w:space="0" w:color="auto"/>
        <w:left w:val="none" w:sz="0" w:space="0" w:color="auto"/>
        <w:bottom w:val="none" w:sz="0" w:space="0" w:color="auto"/>
        <w:right w:val="none" w:sz="0" w:space="0" w:color="auto"/>
      </w:divBdr>
    </w:div>
    <w:div w:id="392511718">
      <w:bodyDiv w:val="1"/>
      <w:marLeft w:val="0"/>
      <w:marRight w:val="0"/>
      <w:marTop w:val="0"/>
      <w:marBottom w:val="0"/>
      <w:divBdr>
        <w:top w:val="none" w:sz="0" w:space="0" w:color="auto"/>
        <w:left w:val="none" w:sz="0" w:space="0" w:color="auto"/>
        <w:bottom w:val="none" w:sz="0" w:space="0" w:color="auto"/>
        <w:right w:val="none" w:sz="0" w:space="0" w:color="auto"/>
      </w:divBdr>
    </w:div>
    <w:div w:id="392583230">
      <w:bodyDiv w:val="1"/>
      <w:marLeft w:val="0"/>
      <w:marRight w:val="0"/>
      <w:marTop w:val="0"/>
      <w:marBottom w:val="0"/>
      <w:divBdr>
        <w:top w:val="none" w:sz="0" w:space="0" w:color="auto"/>
        <w:left w:val="none" w:sz="0" w:space="0" w:color="auto"/>
        <w:bottom w:val="none" w:sz="0" w:space="0" w:color="auto"/>
        <w:right w:val="none" w:sz="0" w:space="0" w:color="auto"/>
      </w:divBdr>
    </w:div>
    <w:div w:id="392583749">
      <w:bodyDiv w:val="1"/>
      <w:marLeft w:val="0"/>
      <w:marRight w:val="0"/>
      <w:marTop w:val="0"/>
      <w:marBottom w:val="0"/>
      <w:divBdr>
        <w:top w:val="none" w:sz="0" w:space="0" w:color="auto"/>
        <w:left w:val="none" w:sz="0" w:space="0" w:color="auto"/>
        <w:bottom w:val="none" w:sz="0" w:space="0" w:color="auto"/>
        <w:right w:val="none" w:sz="0" w:space="0" w:color="auto"/>
      </w:divBdr>
    </w:div>
    <w:div w:id="392630136">
      <w:bodyDiv w:val="1"/>
      <w:marLeft w:val="0"/>
      <w:marRight w:val="0"/>
      <w:marTop w:val="0"/>
      <w:marBottom w:val="0"/>
      <w:divBdr>
        <w:top w:val="none" w:sz="0" w:space="0" w:color="auto"/>
        <w:left w:val="none" w:sz="0" w:space="0" w:color="auto"/>
        <w:bottom w:val="none" w:sz="0" w:space="0" w:color="auto"/>
        <w:right w:val="none" w:sz="0" w:space="0" w:color="auto"/>
      </w:divBdr>
    </w:div>
    <w:div w:id="392657159">
      <w:bodyDiv w:val="1"/>
      <w:marLeft w:val="0"/>
      <w:marRight w:val="0"/>
      <w:marTop w:val="0"/>
      <w:marBottom w:val="0"/>
      <w:divBdr>
        <w:top w:val="none" w:sz="0" w:space="0" w:color="auto"/>
        <w:left w:val="none" w:sz="0" w:space="0" w:color="auto"/>
        <w:bottom w:val="none" w:sz="0" w:space="0" w:color="auto"/>
        <w:right w:val="none" w:sz="0" w:space="0" w:color="auto"/>
      </w:divBdr>
    </w:div>
    <w:div w:id="392658238">
      <w:bodyDiv w:val="1"/>
      <w:marLeft w:val="0"/>
      <w:marRight w:val="0"/>
      <w:marTop w:val="0"/>
      <w:marBottom w:val="0"/>
      <w:divBdr>
        <w:top w:val="none" w:sz="0" w:space="0" w:color="auto"/>
        <w:left w:val="none" w:sz="0" w:space="0" w:color="auto"/>
        <w:bottom w:val="none" w:sz="0" w:space="0" w:color="auto"/>
        <w:right w:val="none" w:sz="0" w:space="0" w:color="auto"/>
      </w:divBdr>
    </w:div>
    <w:div w:id="392703892">
      <w:bodyDiv w:val="1"/>
      <w:marLeft w:val="0"/>
      <w:marRight w:val="0"/>
      <w:marTop w:val="0"/>
      <w:marBottom w:val="0"/>
      <w:divBdr>
        <w:top w:val="none" w:sz="0" w:space="0" w:color="auto"/>
        <w:left w:val="none" w:sz="0" w:space="0" w:color="auto"/>
        <w:bottom w:val="none" w:sz="0" w:space="0" w:color="auto"/>
        <w:right w:val="none" w:sz="0" w:space="0" w:color="auto"/>
      </w:divBdr>
    </w:div>
    <w:div w:id="392777834">
      <w:bodyDiv w:val="1"/>
      <w:marLeft w:val="0"/>
      <w:marRight w:val="0"/>
      <w:marTop w:val="0"/>
      <w:marBottom w:val="0"/>
      <w:divBdr>
        <w:top w:val="none" w:sz="0" w:space="0" w:color="auto"/>
        <w:left w:val="none" w:sz="0" w:space="0" w:color="auto"/>
        <w:bottom w:val="none" w:sz="0" w:space="0" w:color="auto"/>
        <w:right w:val="none" w:sz="0" w:space="0" w:color="auto"/>
      </w:divBdr>
    </w:div>
    <w:div w:id="392853309">
      <w:bodyDiv w:val="1"/>
      <w:marLeft w:val="0"/>
      <w:marRight w:val="0"/>
      <w:marTop w:val="0"/>
      <w:marBottom w:val="0"/>
      <w:divBdr>
        <w:top w:val="none" w:sz="0" w:space="0" w:color="auto"/>
        <w:left w:val="none" w:sz="0" w:space="0" w:color="auto"/>
        <w:bottom w:val="none" w:sz="0" w:space="0" w:color="auto"/>
        <w:right w:val="none" w:sz="0" w:space="0" w:color="auto"/>
      </w:divBdr>
    </w:div>
    <w:div w:id="392853690">
      <w:bodyDiv w:val="1"/>
      <w:marLeft w:val="0"/>
      <w:marRight w:val="0"/>
      <w:marTop w:val="0"/>
      <w:marBottom w:val="0"/>
      <w:divBdr>
        <w:top w:val="none" w:sz="0" w:space="0" w:color="auto"/>
        <w:left w:val="none" w:sz="0" w:space="0" w:color="auto"/>
        <w:bottom w:val="none" w:sz="0" w:space="0" w:color="auto"/>
        <w:right w:val="none" w:sz="0" w:space="0" w:color="auto"/>
      </w:divBdr>
    </w:div>
    <w:div w:id="392854713">
      <w:bodyDiv w:val="1"/>
      <w:marLeft w:val="0"/>
      <w:marRight w:val="0"/>
      <w:marTop w:val="0"/>
      <w:marBottom w:val="0"/>
      <w:divBdr>
        <w:top w:val="none" w:sz="0" w:space="0" w:color="auto"/>
        <w:left w:val="none" w:sz="0" w:space="0" w:color="auto"/>
        <w:bottom w:val="none" w:sz="0" w:space="0" w:color="auto"/>
        <w:right w:val="none" w:sz="0" w:space="0" w:color="auto"/>
      </w:divBdr>
    </w:div>
    <w:div w:id="392899649">
      <w:bodyDiv w:val="1"/>
      <w:marLeft w:val="0"/>
      <w:marRight w:val="0"/>
      <w:marTop w:val="0"/>
      <w:marBottom w:val="0"/>
      <w:divBdr>
        <w:top w:val="none" w:sz="0" w:space="0" w:color="auto"/>
        <w:left w:val="none" w:sz="0" w:space="0" w:color="auto"/>
        <w:bottom w:val="none" w:sz="0" w:space="0" w:color="auto"/>
        <w:right w:val="none" w:sz="0" w:space="0" w:color="auto"/>
      </w:divBdr>
    </w:div>
    <w:div w:id="393091257">
      <w:bodyDiv w:val="1"/>
      <w:marLeft w:val="0"/>
      <w:marRight w:val="0"/>
      <w:marTop w:val="0"/>
      <w:marBottom w:val="0"/>
      <w:divBdr>
        <w:top w:val="none" w:sz="0" w:space="0" w:color="auto"/>
        <w:left w:val="none" w:sz="0" w:space="0" w:color="auto"/>
        <w:bottom w:val="none" w:sz="0" w:space="0" w:color="auto"/>
        <w:right w:val="none" w:sz="0" w:space="0" w:color="auto"/>
      </w:divBdr>
    </w:div>
    <w:div w:id="393117051">
      <w:bodyDiv w:val="1"/>
      <w:marLeft w:val="0"/>
      <w:marRight w:val="0"/>
      <w:marTop w:val="0"/>
      <w:marBottom w:val="0"/>
      <w:divBdr>
        <w:top w:val="none" w:sz="0" w:space="0" w:color="auto"/>
        <w:left w:val="none" w:sz="0" w:space="0" w:color="auto"/>
        <w:bottom w:val="none" w:sz="0" w:space="0" w:color="auto"/>
        <w:right w:val="none" w:sz="0" w:space="0" w:color="auto"/>
      </w:divBdr>
      <w:divsChild>
        <w:div w:id="67267222">
          <w:marLeft w:val="480"/>
          <w:marRight w:val="0"/>
          <w:marTop w:val="0"/>
          <w:marBottom w:val="0"/>
          <w:divBdr>
            <w:top w:val="none" w:sz="0" w:space="0" w:color="auto"/>
            <w:left w:val="none" w:sz="0" w:space="0" w:color="auto"/>
            <w:bottom w:val="none" w:sz="0" w:space="0" w:color="auto"/>
            <w:right w:val="none" w:sz="0" w:space="0" w:color="auto"/>
          </w:divBdr>
        </w:div>
        <w:div w:id="114493386">
          <w:marLeft w:val="480"/>
          <w:marRight w:val="0"/>
          <w:marTop w:val="0"/>
          <w:marBottom w:val="0"/>
          <w:divBdr>
            <w:top w:val="none" w:sz="0" w:space="0" w:color="auto"/>
            <w:left w:val="none" w:sz="0" w:space="0" w:color="auto"/>
            <w:bottom w:val="none" w:sz="0" w:space="0" w:color="auto"/>
            <w:right w:val="none" w:sz="0" w:space="0" w:color="auto"/>
          </w:divBdr>
        </w:div>
        <w:div w:id="119304201">
          <w:marLeft w:val="480"/>
          <w:marRight w:val="0"/>
          <w:marTop w:val="0"/>
          <w:marBottom w:val="0"/>
          <w:divBdr>
            <w:top w:val="none" w:sz="0" w:space="0" w:color="auto"/>
            <w:left w:val="none" w:sz="0" w:space="0" w:color="auto"/>
            <w:bottom w:val="none" w:sz="0" w:space="0" w:color="auto"/>
            <w:right w:val="none" w:sz="0" w:space="0" w:color="auto"/>
          </w:divBdr>
        </w:div>
        <w:div w:id="190993091">
          <w:marLeft w:val="480"/>
          <w:marRight w:val="0"/>
          <w:marTop w:val="0"/>
          <w:marBottom w:val="0"/>
          <w:divBdr>
            <w:top w:val="none" w:sz="0" w:space="0" w:color="auto"/>
            <w:left w:val="none" w:sz="0" w:space="0" w:color="auto"/>
            <w:bottom w:val="none" w:sz="0" w:space="0" w:color="auto"/>
            <w:right w:val="none" w:sz="0" w:space="0" w:color="auto"/>
          </w:divBdr>
        </w:div>
        <w:div w:id="195042747">
          <w:marLeft w:val="480"/>
          <w:marRight w:val="0"/>
          <w:marTop w:val="0"/>
          <w:marBottom w:val="0"/>
          <w:divBdr>
            <w:top w:val="none" w:sz="0" w:space="0" w:color="auto"/>
            <w:left w:val="none" w:sz="0" w:space="0" w:color="auto"/>
            <w:bottom w:val="none" w:sz="0" w:space="0" w:color="auto"/>
            <w:right w:val="none" w:sz="0" w:space="0" w:color="auto"/>
          </w:divBdr>
        </w:div>
        <w:div w:id="267467577">
          <w:marLeft w:val="480"/>
          <w:marRight w:val="0"/>
          <w:marTop w:val="0"/>
          <w:marBottom w:val="0"/>
          <w:divBdr>
            <w:top w:val="none" w:sz="0" w:space="0" w:color="auto"/>
            <w:left w:val="none" w:sz="0" w:space="0" w:color="auto"/>
            <w:bottom w:val="none" w:sz="0" w:space="0" w:color="auto"/>
            <w:right w:val="none" w:sz="0" w:space="0" w:color="auto"/>
          </w:divBdr>
        </w:div>
        <w:div w:id="306709821">
          <w:marLeft w:val="480"/>
          <w:marRight w:val="0"/>
          <w:marTop w:val="0"/>
          <w:marBottom w:val="0"/>
          <w:divBdr>
            <w:top w:val="none" w:sz="0" w:space="0" w:color="auto"/>
            <w:left w:val="none" w:sz="0" w:space="0" w:color="auto"/>
            <w:bottom w:val="none" w:sz="0" w:space="0" w:color="auto"/>
            <w:right w:val="none" w:sz="0" w:space="0" w:color="auto"/>
          </w:divBdr>
        </w:div>
        <w:div w:id="387268046">
          <w:marLeft w:val="480"/>
          <w:marRight w:val="0"/>
          <w:marTop w:val="0"/>
          <w:marBottom w:val="0"/>
          <w:divBdr>
            <w:top w:val="none" w:sz="0" w:space="0" w:color="auto"/>
            <w:left w:val="none" w:sz="0" w:space="0" w:color="auto"/>
            <w:bottom w:val="none" w:sz="0" w:space="0" w:color="auto"/>
            <w:right w:val="none" w:sz="0" w:space="0" w:color="auto"/>
          </w:divBdr>
        </w:div>
        <w:div w:id="408623676">
          <w:marLeft w:val="480"/>
          <w:marRight w:val="0"/>
          <w:marTop w:val="0"/>
          <w:marBottom w:val="0"/>
          <w:divBdr>
            <w:top w:val="none" w:sz="0" w:space="0" w:color="auto"/>
            <w:left w:val="none" w:sz="0" w:space="0" w:color="auto"/>
            <w:bottom w:val="none" w:sz="0" w:space="0" w:color="auto"/>
            <w:right w:val="none" w:sz="0" w:space="0" w:color="auto"/>
          </w:divBdr>
        </w:div>
        <w:div w:id="417796016">
          <w:marLeft w:val="480"/>
          <w:marRight w:val="0"/>
          <w:marTop w:val="0"/>
          <w:marBottom w:val="0"/>
          <w:divBdr>
            <w:top w:val="none" w:sz="0" w:space="0" w:color="auto"/>
            <w:left w:val="none" w:sz="0" w:space="0" w:color="auto"/>
            <w:bottom w:val="none" w:sz="0" w:space="0" w:color="auto"/>
            <w:right w:val="none" w:sz="0" w:space="0" w:color="auto"/>
          </w:divBdr>
        </w:div>
        <w:div w:id="443233915">
          <w:marLeft w:val="480"/>
          <w:marRight w:val="0"/>
          <w:marTop w:val="0"/>
          <w:marBottom w:val="0"/>
          <w:divBdr>
            <w:top w:val="none" w:sz="0" w:space="0" w:color="auto"/>
            <w:left w:val="none" w:sz="0" w:space="0" w:color="auto"/>
            <w:bottom w:val="none" w:sz="0" w:space="0" w:color="auto"/>
            <w:right w:val="none" w:sz="0" w:space="0" w:color="auto"/>
          </w:divBdr>
        </w:div>
        <w:div w:id="500201390">
          <w:marLeft w:val="480"/>
          <w:marRight w:val="0"/>
          <w:marTop w:val="0"/>
          <w:marBottom w:val="0"/>
          <w:divBdr>
            <w:top w:val="none" w:sz="0" w:space="0" w:color="auto"/>
            <w:left w:val="none" w:sz="0" w:space="0" w:color="auto"/>
            <w:bottom w:val="none" w:sz="0" w:space="0" w:color="auto"/>
            <w:right w:val="none" w:sz="0" w:space="0" w:color="auto"/>
          </w:divBdr>
        </w:div>
        <w:div w:id="501353688">
          <w:marLeft w:val="480"/>
          <w:marRight w:val="0"/>
          <w:marTop w:val="0"/>
          <w:marBottom w:val="0"/>
          <w:divBdr>
            <w:top w:val="none" w:sz="0" w:space="0" w:color="auto"/>
            <w:left w:val="none" w:sz="0" w:space="0" w:color="auto"/>
            <w:bottom w:val="none" w:sz="0" w:space="0" w:color="auto"/>
            <w:right w:val="none" w:sz="0" w:space="0" w:color="auto"/>
          </w:divBdr>
        </w:div>
        <w:div w:id="505168758">
          <w:marLeft w:val="480"/>
          <w:marRight w:val="0"/>
          <w:marTop w:val="0"/>
          <w:marBottom w:val="0"/>
          <w:divBdr>
            <w:top w:val="none" w:sz="0" w:space="0" w:color="auto"/>
            <w:left w:val="none" w:sz="0" w:space="0" w:color="auto"/>
            <w:bottom w:val="none" w:sz="0" w:space="0" w:color="auto"/>
            <w:right w:val="none" w:sz="0" w:space="0" w:color="auto"/>
          </w:divBdr>
        </w:div>
        <w:div w:id="534781383">
          <w:marLeft w:val="480"/>
          <w:marRight w:val="0"/>
          <w:marTop w:val="0"/>
          <w:marBottom w:val="0"/>
          <w:divBdr>
            <w:top w:val="none" w:sz="0" w:space="0" w:color="auto"/>
            <w:left w:val="none" w:sz="0" w:space="0" w:color="auto"/>
            <w:bottom w:val="none" w:sz="0" w:space="0" w:color="auto"/>
            <w:right w:val="none" w:sz="0" w:space="0" w:color="auto"/>
          </w:divBdr>
        </w:div>
        <w:div w:id="589199595">
          <w:marLeft w:val="480"/>
          <w:marRight w:val="0"/>
          <w:marTop w:val="0"/>
          <w:marBottom w:val="0"/>
          <w:divBdr>
            <w:top w:val="none" w:sz="0" w:space="0" w:color="auto"/>
            <w:left w:val="none" w:sz="0" w:space="0" w:color="auto"/>
            <w:bottom w:val="none" w:sz="0" w:space="0" w:color="auto"/>
            <w:right w:val="none" w:sz="0" w:space="0" w:color="auto"/>
          </w:divBdr>
        </w:div>
        <w:div w:id="609246057">
          <w:marLeft w:val="480"/>
          <w:marRight w:val="0"/>
          <w:marTop w:val="0"/>
          <w:marBottom w:val="0"/>
          <w:divBdr>
            <w:top w:val="none" w:sz="0" w:space="0" w:color="auto"/>
            <w:left w:val="none" w:sz="0" w:space="0" w:color="auto"/>
            <w:bottom w:val="none" w:sz="0" w:space="0" w:color="auto"/>
            <w:right w:val="none" w:sz="0" w:space="0" w:color="auto"/>
          </w:divBdr>
        </w:div>
        <w:div w:id="612784693">
          <w:marLeft w:val="480"/>
          <w:marRight w:val="0"/>
          <w:marTop w:val="0"/>
          <w:marBottom w:val="0"/>
          <w:divBdr>
            <w:top w:val="none" w:sz="0" w:space="0" w:color="auto"/>
            <w:left w:val="none" w:sz="0" w:space="0" w:color="auto"/>
            <w:bottom w:val="none" w:sz="0" w:space="0" w:color="auto"/>
            <w:right w:val="none" w:sz="0" w:space="0" w:color="auto"/>
          </w:divBdr>
        </w:div>
        <w:div w:id="625164805">
          <w:marLeft w:val="480"/>
          <w:marRight w:val="0"/>
          <w:marTop w:val="0"/>
          <w:marBottom w:val="0"/>
          <w:divBdr>
            <w:top w:val="none" w:sz="0" w:space="0" w:color="auto"/>
            <w:left w:val="none" w:sz="0" w:space="0" w:color="auto"/>
            <w:bottom w:val="none" w:sz="0" w:space="0" w:color="auto"/>
            <w:right w:val="none" w:sz="0" w:space="0" w:color="auto"/>
          </w:divBdr>
        </w:div>
        <w:div w:id="645284872">
          <w:marLeft w:val="480"/>
          <w:marRight w:val="0"/>
          <w:marTop w:val="0"/>
          <w:marBottom w:val="0"/>
          <w:divBdr>
            <w:top w:val="none" w:sz="0" w:space="0" w:color="auto"/>
            <w:left w:val="none" w:sz="0" w:space="0" w:color="auto"/>
            <w:bottom w:val="none" w:sz="0" w:space="0" w:color="auto"/>
            <w:right w:val="none" w:sz="0" w:space="0" w:color="auto"/>
          </w:divBdr>
        </w:div>
        <w:div w:id="675109288">
          <w:marLeft w:val="480"/>
          <w:marRight w:val="0"/>
          <w:marTop w:val="0"/>
          <w:marBottom w:val="0"/>
          <w:divBdr>
            <w:top w:val="none" w:sz="0" w:space="0" w:color="auto"/>
            <w:left w:val="none" w:sz="0" w:space="0" w:color="auto"/>
            <w:bottom w:val="none" w:sz="0" w:space="0" w:color="auto"/>
            <w:right w:val="none" w:sz="0" w:space="0" w:color="auto"/>
          </w:divBdr>
        </w:div>
        <w:div w:id="770276147">
          <w:marLeft w:val="480"/>
          <w:marRight w:val="0"/>
          <w:marTop w:val="0"/>
          <w:marBottom w:val="0"/>
          <w:divBdr>
            <w:top w:val="none" w:sz="0" w:space="0" w:color="auto"/>
            <w:left w:val="none" w:sz="0" w:space="0" w:color="auto"/>
            <w:bottom w:val="none" w:sz="0" w:space="0" w:color="auto"/>
            <w:right w:val="none" w:sz="0" w:space="0" w:color="auto"/>
          </w:divBdr>
        </w:div>
        <w:div w:id="771976275">
          <w:marLeft w:val="480"/>
          <w:marRight w:val="0"/>
          <w:marTop w:val="0"/>
          <w:marBottom w:val="0"/>
          <w:divBdr>
            <w:top w:val="none" w:sz="0" w:space="0" w:color="auto"/>
            <w:left w:val="none" w:sz="0" w:space="0" w:color="auto"/>
            <w:bottom w:val="none" w:sz="0" w:space="0" w:color="auto"/>
            <w:right w:val="none" w:sz="0" w:space="0" w:color="auto"/>
          </w:divBdr>
        </w:div>
        <w:div w:id="818109251">
          <w:marLeft w:val="480"/>
          <w:marRight w:val="0"/>
          <w:marTop w:val="0"/>
          <w:marBottom w:val="0"/>
          <w:divBdr>
            <w:top w:val="none" w:sz="0" w:space="0" w:color="auto"/>
            <w:left w:val="none" w:sz="0" w:space="0" w:color="auto"/>
            <w:bottom w:val="none" w:sz="0" w:space="0" w:color="auto"/>
            <w:right w:val="none" w:sz="0" w:space="0" w:color="auto"/>
          </w:divBdr>
        </w:div>
        <w:div w:id="896742147">
          <w:marLeft w:val="480"/>
          <w:marRight w:val="0"/>
          <w:marTop w:val="0"/>
          <w:marBottom w:val="0"/>
          <w:divBdr>
            <w:top w:val="none" w:sz="0" w:space="0" w:color="auto"/>
            <w:left w:val="none" w:sz="0" w:space="0" w:color="auto"/>
            <w:bottom w:val="none" w:sz="0" w:space="0" w:color="auto"/>
            <w:right w:val="none" w:sz="0" w:space="0" w:color="auto"/>
          </w:divBdr>
        </w:div>
        <w:div w:id="899366666">
          <w:marLeft w:val="480"/>
          <w:marRight w:val="0"/>
          <w:marTop w:val="0"/>
          <w:marBottom w:val="0"/>
          <w:divBdr>
            <w:top w:val="none" w:sz="0" w:space="0" w:color="auto"/>
            <w:left w:val="none" w:sz="0" w:space="0" w:color="auto"/>
            <w:bottom w:val="none" w:sz="0" w:space="0" w:color="auto"/>
            <w:right w:val="none" w:sz="0" w:space="0" w:color="auto"/>
          </w:divBdr>
        </w:div>
      </w:divsChild>
    </w:div>
    <w:div w:id="393310740">
      <w:bodyDiv w:val="1"/>
      <w:marLeft w:val="0"/>
      <w:marRight w:val="0"/>
      <w:marTop w:val="0"/>
      <w:marBottom w:val="0"/>
      <w:divBdr>
        <w:top w:val="none" w:sz="0" w:space="0" w:color="auto"/>
        <w:left w:val="none" w:sz="0" w:space="0" w:color="auto"/>
        <w:bottom w:val="none" w:sz="0" w:space="0" w:color="auto"/>
        <w:right w:val="none" w:sz="0" w:space="0" w:color="auto"/>
      </w:divBdr>
    </w:div>
    <w:div w:id="393435474">
      <w:bodyDiv w:val="1"/>
      <w:marLeft w:val="0"/>
      <w:marRight w:val="0"/>
      <w:marTop w:val="0"/>
      <w:marBottom w:val="0"/>
      <w:divBdr>
        <w:top w:val="none" w:sz="0" w:space="0" w:color="auto"/>
        <w:left w:val="none" w:sz="0" w:space="0" w:color="auto"/>
        <w:bottom w:val="none" w:sz="0" w:space="0" w:color="auto"/>
        <w:right w:val="none" w:sz="0" w:space="0" w:color="auto"/>
      </w:divBdr>
    </w:div>
    <w:div w:id="393742613">
      <w:bodyDiv w:val="1"/>
      <w:marLeft w:val="0"/>
      <w:marRight w:val="0"/>
      <w:marTop w:val="0"/>
      <w:marBottom w:val="0"/>
      <w:divBdr>
        <w:top w:val="none" w:sz="0" w:space="0" w:color="auto"/>
        <w:left w:val="none" w:sz="0" w:space="0" w:color="auto"/>
        <w:bottom w:val="none" w:sz="0" w:space="0" w:color="auto"/>
        <w:right w:val="none" w:sz="0" w:space="0" w:color="auto"/>
      </w:divBdr>
    </w:div>
    <w:div w:id="393814396">
      <w:bodyDiv w:val="1"/>
      <w:marLeft w:val="0"/>
      <w:marRight w:val="0"/>
      <w:marTop w:val="0"/>
      <w:marBottom w:val="0"/>
      <w:divBdr>
        <w:top w:val="none" w:sz="0" w:space="0" w:color="auto"/>
        <w:left w:val="none" w:sz="0" w:space="0" w:color="auto"/>
        <w:bottom w:val="none" w:sz="0" w:space="0" w:color="auto"/>
        <w:right w:val="none" w:sz="0" w:space="0" w:color="auto"/>
      </w:divBdr>
    </w:div>
    <w:div w:id="393814952">
      <w:bodyDiv w:val="1"/>
      <w:marLeft w:val="0"/>
      <w:marRight w:val="0"/>
      <w:marTop w:val="0"/>
      <w:marBottom w:val="0"/>
      <w:divBdr>
        <w:top w:val="none" w:sz="0" w:space="0" w:color="auto"/>
        <w:left w:val="none" w:sz="0" w:space="0" w:color="auto"/>
        <w:bottom w:val="none" w:sz="0" w:space="0" w:color="auto"/>
        <w:right w:val="none" w:sz="0" w:space="0" w:color="auto"/>
      </w:divBdr>
    </w:div>
    <w:div w:id="393891748">
      <w:bodyDiv w:val="1"/>
      <w:marLeft w:val="0"/>
      <w:marRight w:val="0"/>
      <w:marTop w:val="0"/>
      <w:marBottom w:val="0"/>
      <w:divBdr>
        <w:top w:val="none" w:sz="0" w:space="0" w:color="auto"/>
        <w:left w:val="none" w:sz="0" w:space="0" w:color="auto"/>
        <w:bottom w:val="none" w:sz="0" w:space="0" w:color="auto"/>
        <w:right w:val="none" w:sz="0" w:space="0" w:color="auto"/>
      </w:divBdr>
    </w:div>
    <w:div w:id="393893026">
      <w:bodyDiv w:val="1"/>
      <w:marLeft w:val="0"/>
      <w:marRight w:val="0"/>
      <w:marTop w:val="0"/>
      <w:marBottom w:val="0"/>
      <w:divBdr>
        <w:top w:val="none" w:sz="0" w:space="0" w:color="auto"/>
        <w:left w:val="none" w:sz="0" w:space="0" w:color="auto"/>
        <w:bottom w:val="none" w:sz="0" w:space="0" w:color="auto"/>
        <w:right w:val="none" w:sz="0" w:space="0" w:color="auto"/>
      </w:divBdr>
    </w:div>
    <w:div w:id="393941481">
      <w:bodyDiv w:val="1"/>
      <w:marLeft w:val="0"/>
      <w:marRight w:val="0"/>
      <w:marTop w:val="0"/>
      <w:marBottom w:val="0"/>
      <w:divBdr>
        <w:top w:val="none" w:sz="0" w:space="0" w:color="auto"/>
        <w:left w:val="none" w:sz="0" w:space="0" w:color="auto"/>
        <w:bottom w:val="none" w:sz="0" w:space="0" w:color="auto"/>
        <w:right w:val="none" w:sz="0" w:space="0" w:color="auto"/>
      </w:divBdr>
    </w:div>
    <w:div w:id="394085388">
      <w:bodyDiv w:val="1"/>
      <w:marLeft w:val="0"/>
      <w:marRight w:val="0"/>
      <w:marTop w:val="0"/>
      <w:marBottom w:val="0"/>
      <w:divBdr>
        <w:top w:val="none" w:sz="0" w:space="0" w:color="auto"/>
        <w:left w:val="none" w:sz="0" w:space="0" w:color="auto"/>
        <w:bottom w:val="none" w:sz="0" w:space="0" w:color="auto"/>
        <w:right w:val="none" w:sz="0" w:space="0" w:color="auto"/>
      </w:divBdr>
    </w:div>
    <w:div w:id="394088422">
      <w:bodyDiv w:val="1"/>
      <w:marLeft w:val="0"/>
      <w:marRight w:val="0"/>
      <w:marTop w:val="0"/>
      <w:marBottom w:val="0"/>
      <w:divBdr>
        <w:top w:val="none" w:sz="0" w:space="0" w:color="auto"/>
        <w:left w:val="none" w:sz="0" w:space="0" w:color="auto"/>
        <w:bottom w:val="none" w:sz="0" w:space="0" w:color="auto"/>
        <w:right w:val="none" w:sz="0" w:space="0" w:color="auto"/>
      </w:divBdr>
    </w:div>
    <w:div w:id="394091720">
      <w:bodyDiv w:val="1"/>
      <w:marLeft w:val="0"/>
      <w:marRight w:val="0"/>
      <w:marTop w:val="0"/>
      <w:marBottom w:val="0"/>
      <w:divBdr>
        <w:top w:val="none" w:sz="0" w:space="0" w:color="auto"/>
        <w:left w:val="none" w:sz="0" w:space="0" w:color="auto"/>
        <w:bottom w:val="none" w:sz="0" w:space="0" w:color="auto"/>
        <w:right w:val="none" w:sz="0" w:space="0" w:color="auto"/>
      </w:divBdr>
      <w:divsChild>
        <w:div w:id="11688791">
          <w:marLeft w:val="480"/>
          <w:marRight w:val="0"/>
          <w:marTop w:val="0"/>
          <w:marBottom w:val="0"/>
          <w:divBdr>
            <w:top w:val="none" w:sz="0" w:space="0" w:color="auto"/>
            <w:left w:val="none" w:sz="0" w:space="0" w:color="auto"/>
            <w:bottom w:val="none" w:sz="0" w:space="0" w:color="auto"/>
            <w:right w:val="none" w:sz="0" w:space="0" w:color="auto"/>
          </w:divBdr>
        </w:div>
        <w:div w:id="26637513">
          <w:marLeft w:val="480"/>
          <w:marRight w:val="0"/>
          <w:marTop w:val="0"/>
          <w:marBottom w:val="0"/>
          <w:divBdr>
            <w:top w:val="none" w:sz="0" w:space="0" w:color="auto"/>
            <w:left w:val="none" w:sz="0" w:space="0" w:color="auto"/>
            <w:bottom w:val="none" w:sz="0" w:space="0" w:color="auto"/>
            <w:right w:val="none" w:sz="0" w:space="0" w:color="auto"/>
          </w:divBdr>
        </w:div>
        <w:div w:id="59834455">
          <w:marLeft w:val="480"/>
          <w:marRight w:val="0"/>
          <w:marTop w:val="0"/>
          <w:marBottom w:val="0"/>
          <w:divBdr>
            <w:top w:val="none" w:sz="0" w:space="0" w:color="auto"/>
            <w:left w:val="none" w:sz="0" w:space="0" w:color="auto"/>
            <w:bottom w:val="none" w:sz="0" w:space="0" w:color="auto"/>
            <w:right w:val="none" w:sz="0" w:space="0" w:color="auto"/>
          </w:divBdr>
        </w:div>
        <w:div w:id="62026895">
          <w:marLeft w:val="480"/>
          <w:marRight w:val="0"/>
          <w:marTop w:val="0"/>
          <w:marBottom w:val="0"/>
          <w:divBdr>
            <w:top w:val="none" w:sz="0" w:space="0" w:color="auto"/>
            <w:left w:val="none" w:sz="0" w:space="0" w:color="auto"/>
            <w:bottom w:val="none" w:sz="0" w:space="0" w:color="auto"/>
            <w:right w:val="none" w:sz="0" w:space="0" w:color="auto"/>
          </w:divBdr>
        </w:div>
        <w:div w:id="143593175">
          <w:marLeft w:val="480"/>
          <w:marRight w:val="0"/>
          <w:marTop w:val="0"/>
          <w:marBottom w:val="0"/>
          <w:divBdr>
            <w:top w:val="none" w:sz="0" w:space="0" w:color="auto"/>
            <w:left w:val="none" w:sz="0" w:space="0" w:color="auto"/>
            <w:bottom w:val="none" w:sz="0" w:space="0" w:color="auto"/>
            <w:right w:val="none" w:sz="0" w:space="0" w:color="auto"/>
          </w:divBdr>
        </w:div>
        <w:div w:id="153960196">
          <w:marLeft w:val="480"/>
          <w:marRight w:val="0"/>
          <w:marTop w:val="0"/>
          <w:marBottom w:val="0"/>
          <w:divBdr>
            <w:top w:val="none" w:sz="0" w:space="0" w:color="auto"/>
            <w:left w:val="none" w:sz="0" w:space="0" w:color="auto"/>
            <w:bottom w:val="none" w:sz="0" w:space="0" w:color="auto"/>
            <w:right w:val="none" w:sz="0" w:space="0" w:color="auto"/>
          </w:divBdr>
        </w:div>
        <w:div w:id="194542221">
          <w:marLeft w:val="480"/>
          <w:marRight w:val="0"/>
          <w:marTop w:val="0"/>
          <w:marBottom w:val="0"/>
          <w:divBdr>
            <w:top w:val="none" w:sz="0" w:space="0" w:color="auto"/>
            <w:left w:val="none" w:sz="0" w:space="0" w:color="auto"/>
            <w:bottom w:val="none" w:sz="0" w:space="0" w:color="auto"/>
            <w:right w:val="none" w:sz="0" w:space="0" w:color="auto"/>
          </w:divBdr>
        </w:div>
        <w:div w:id="326519629">
          <w:marLeft w:val="480"/>
          <w:marRight w:val="0"/>
          <w:marTop w:val="0"/>
          <w:marBottom w:val="0"/>
          <w:divBdr>
            <w:top w:val="none" w:sz="0" w:space="0" w:color="auto"/>
            <w:left w:val="none" w:sz="0" w:space="0" w:color="auto"/>
            <w:bottom w:val="none" w:sz="0" w:space="0" w:color="auto"/>
            <w:right w:val="none" w:sz="0" w:space="0" w:color="auto"/>
          </w:divBdr>
        </w:div>
        <w:div w:id="345526873">
          <w:marLeft w:val="480"/>
          <w:marRight w:val="0"/>
          <w:marTop w:val="0"/>
          <w:marBottom w:val="0"/>
          <w:divBdr>
            <w:top w:val="none" w:sz="0" w:space="0" w:color="auto"/>
            <w:left w:val="none" w:sz="0" w:space="0" w:color="auto"/>
            <w:bottom w:val="none" w:sz="0" w:space="0" w:color="auto"/>
            <w:right w:val="none" w:sz="0" w:space="0" w:color="auto"/>
          </w:divBdr>
        </w:div>
        <w:div w:id="400520145">
          <w:marLeft w:val="480"/>
          <w:marRight w:val="0"/>
          <w:marTop w:val="0"/>
          <w:marBottom w:val="0"/>
          <w:divBdr>
            <w:top w:val="none" w:sz="0" w:space="0" w:color="auto"/>
            <w:left w:val="none" w:sz="0" w:space="0" w:color="auto"/>
            <w:bottom w:val="none" w:sz="0" w:space="0" w:color="auto"/>
            <w:right w:val="none" w:sz="0" w:space="0" w:color="auto"/>
          </w:divBdr>
        </w:div>
        <w:div w:id="457576420">
          <w:marLeft w:val="480"/>
          <w:marRight w:val="0"/>
          <w:marTop w:val="0"/>
          <w:marBottom w:val="0"/>
          <w:divBdr>
            <w:top w:val="none" w:sz="0" w:space="0" w:color="auto"/>
            <w:left w:val="none" w:sz="0" w:space="0" w:color="auto"/>
            <w:bottom w:val="none" w:sz="0" w:space="0" w:color="auto"/>
            <w:right w:val="none" w:sz="0" w:space="0" w:color="auto"/>
          </w:divBdr>
        </w:div>
        <w:div w:id="474637932">
          <w:marLeft w:val="480"/>
          <w:marRight w:val="0"/>
          <w:marTop w:val="0"/>
          <w:marBottom w:val="0"/>
          <w:divBdr>
            <w:top w:val="none" w:sz="0" w:space="0" w:color="auto"/>
            <w:left w:val="none" w:sz="0" w:space="0" w:color="auto"/>
            <w:bottom w:val="none" w:sz="0" w:space="0" w:color="auto"/>
            <w:right w:val="none" w:sz="0" w:space="0" w:color="auto"/>
          </w:divBdr>
        </w:div>
        <w:div w:id="480200966">
          <w:marLeft w:val="480"/>
          <w:marRight w:val="0"/>
          <w:marTop w:val="0"/>
          <w:marBottom w:val="0"/>
          <w:divBdr>
            <w:top w:val="none" w:sz="0" w:space="0" w:color="auto"/>
            <w:left w:val="none" w:sz="0" w:space="0" w:color="auto"/>
            <w:bottom w:val="none" w:sz="0" w:space="0" w:color="auto"/>
            <w:right w:val="none" w:sz="0" w:space="0" w:color="auto"/>
          </w:divBdr>
        </w:div>
        <w:div w:id="483084112">
          <w:marLeft w:val="480"/>
          <w:marRight w:val="0"/>
          <w:marTop w:val="0"/>
          <w:marBottom w:val="0"/>
          <w:divBdr>
            <w:top w:val="none" w:sz="0" w:space="0" w:color="auto"/>
            <w:left w:val="none" w:sz="0" w:space="0" w:color="auto"/>
            <w:bottom w:val="none" w:sz="0" w:space="0" w:color="auto"/>
            <w:right w:val="none" w:sz="0" w:space="0" w:color="auto"/>
          </w:divBdr>
        </w:div>
        <w:div w:id="570963993">
          <w:marLeft w:val="480"/>
          <w:marRight w:val="0"/>
          <w:marTop w:val="0"/>
          <w:marBottom w:val="0"/>
          <w:divBdr>
            <w:top w:val="none" w:sz="0" w:space="0" w:color="auto"/>
            <w:left w:val="none" w:sz="0" w:space="0" w:color="auto"/>
            <w:bottom w:val="none" w:sz="0" w:space="0" w:color="auto"/>
            <w:right w:val="none" w:sz="0" w:space="0" w:color="auto"/>
          </w:divBdr>
        </w:div>
        <w:div w:id="613905615">
          <w:marLeft w:val="480"/>
          <w:marRight w:val="0"/>
          <w:marTop w:val="0"/>
          <w:marBottom w:val="0"/>
          <w:divBdr>
            <w:top w:val="none" w:sz="0" w:space="0" w:color="auto"/>
            <w:left w:val="none" w:sz="0" w:space="0" w:color="auto"/>
            <w:bottom w:val="none" w:sz="0" w:space="0" w:color="auto"/>
            <w:right w:val="none" w:sz="0" w:space="0" w:color="auto"/>
          </w:divBdr>
        </w:div>
        <w:div w:id="648286995">
          <w:marLeft w:val="480"/>
          <w:marRight w:val="0"/>
          <w:marTop w:val="0"/>
          <w:marBottom w:val="0"/>
          <w:divBdr>
            <w:top w:val="none" w:sz="0" w:space="0" w:color="auto"/>
            <w:left w:val="none" w:sz="0" w:space="0" w:color="auto"/>
            <w:bottom w:val="none" w:sz="0" w:space="0" w:color="auto"/>
            <w:right w:val="none" w:sz="0" w:space="0" w:color="auto"/>
          </w:divBdr>
        </w:div>
        <w:div w:id="703096737">
          <w:marLeft w:val="480"/>
          <w:marRight w:val="0"/>
          <w:marTop w:val="0"/>
          <w:marBottom w:val="0"/>
          <w:divBdr>
            <w:top w:val="none" w:sz="0" w:space="0" w:color="auto"/>
            <w:left w:val="none" w:sz="0" w:space="0" w:color="auto"/>
            <w:bottom w:val="none" w:sz="0" w:space="0" w:color="auto"/>
            <w:right w:val="none" w:sz="0" w:space="0" w:color="auto"/>
          </w:divBdr>
        </w:div>
        <w:div w:id="714696745">
          <w:marLeft w:val="480"/>
          <w:marRight w:val="0"/>
          <w:marTop w:val="0"/>
          <w:marBottom w:val="0"/>
          <w:divBdr>
            <w:top w:val="none" w:sz="0" w:space="0" w:color="auto"/>
            <w:left w:val="none" w:sz="0" w:space="0" w:color="auto"/>
            <w:bottom w:val="none" w:sz="0" w:space="0" w:color="auto"/>
            <w:right w:val="none" w:sz="0" w:space="0" w:color="auto"/>
          </w:divBdr>
        </w:div>
        <w:div w:id="762260535">
          <w:marLeft w:val="480"/>
          <w:marRight w:val="0"/>
          <w:marTop w:val="0"/>
          <w:marBottom w:val="0"/>
          <w:divBdr>
            <w:top w:val="none" w:sz="0" w:space="0" w:color="auto"/>
            <w:left w:val="none" w:sz="0" w:space="0" w:color="auto"/>
            <w:bottom w:val="none" w:sz="0" w:space="0" w:color="auto"/>
            <w:right w:val="none" w:sz="0" w:space="0" w:color="auto"/>
          </w:divBdr>
        </w:div>
        <w:div w:id="818426814">
          <w:marLeft w:val="480"/>
          <w:marRight w:val="0"/>
          <w:marTop w:val="0"/>
          <w:marBottom w:val="0"/>
          <w:divBdr>
            <w:top w:val="none" w:sz="0" w:space="0" w:color="auto"/>
            <w:left w:val="none" w:sz="0" w:space="0" w:color="auto"/>
            <w:bottom w:val="none" w:sz="0" w:space="0" w:color="auto"/>
            <w:right w:val="none" w:sz="0" w:space="0" w:color="auto"/>
          </w:divBdr>
        </w:div>
        <w:div w:id="831407725">
          <w:marLeft w:val="480"/>
          <w:marRight w:val="0"/>
          <w:marTop w:val="0"/>
          <w:marBottom w:val="0"/>
          <w:divBdr>
            <w:top w:val="none" w:sz="0" w:space="0" w:color="auto"/>
            <w:left w:val="none" w:sz="0" w:space="0" w:color="auto"/>
            <w:bottom w:val="none" w:sz="0" w:space="0" w:color="auto"/>
            <w:right w:val="none" w:sz="0" w:space="0" w:color="auto"/>
          </w:divBdr>
        </w:div>
        <w:div w:id="835652195">
          <w:marLeft w:val="480"/>
          <w:marRight w:val="0"/>
          <w:marTop w:val="0"/>
          <w:marBottom w:val="0"/>
          <w:divBdr>
            <w:top w:val="none" w:sz="0" w:space="0" w:color="auto"/>
            <w:left w:val="none" w:sz="0" w:space="0" w:color="auto"/>
            <w:bottom w:val="none" w:sz="0" w:space="0" w:color="auto"/>
            <w:right w:val="none" w:sz="0" w:space="0" w:color="auto"/>
          </w:divBdr>
        </w:div>
        <w:div w:id="855389648">
          <w:marLeft w:val="480"/>
          <w:marRight w:val="0"/>
          <w:marTop w:val="0"/>
          <w:marBottom w:val="0"/>
          <w:divBdr>
            <w:top w:val="none" w:sz="0" w:space="0" w:color="auto"/>
            <w:left w:val="none" w:sz="0" w:space="0" w:color="auto"/>
            <w:bottom w:val="none" w:sz="0" w:space="0" w:color="auto"/>
            <w:right w:val="none" w:sz="0" w:space="0" w:color="auto"/>
          </w:divBdr>
        </w:div>
        <w:div w:id="906258323">
          <w:marLeft w:val="480"/>
          <w:marRight w:val="0"/>
          <w:marTop w:val="0"/>
          <w:marBottom w:val="0"/>
          <w:divBdr>
            <w:top w:val="none" w:sz="0" w:space="0" w:color="auto"/>
            <w:left w:val="none" w:sz="0" w:space="0" w:color="auto"/>
            <w:bottom w:val="none" w:sz="0" w:space="0" w:color="auto"/>
            <w:right w:val="none" w:sz="0" w:space="0" w:color="auto"/>
          </w:divBdr>
        </w:div>
      </w:divsChild>
    </w:div>
    <w:div w:id="394158928">
      <w:bodyDiv w:val="1"/>
      <w:marLeft w:val="0"/>
      <w:marRight w:val="0"/>
      <w:marTop w:val="0"/>
      <w:marBottom w:val="0"/>
      <w:divBdr>
        <w:top w:val="none" w:sz="0" w:space="0" w:color="auto"/>
        <w:left w:val="none" w:sz="0" w:space="0" w:color="auto"/>
        <w:bottom w:val="none" w:sz="0" w:space="0" w:color="auto"/>
        <w:right w:val="none" w:sz="0" w:space="0" w:color="auto"/>
      </w:divBdr>
    </w:div>
    <w:div w:id="394201947">
      <w:bodyDiv w:val="1"/>
      <w:marLeft w:val="0"/>
      <w:marRight w:val="0"/>
      <w:marTop w:val="0"/>
      <w:marBottom w:val="0"/>
      <w:divBdr>
        <w:top w:val="none" w:sz="0" w:space="0" w:color="auto"/>
        <w:left w:val="none" w:sz="0" w:space="0" w:color="auto"/>
        <w:bottom w:val="none" w:sz="0" w:space="0" w:color="auto"/>
        <w:right w:val="none" w:sz="0" w:space="0" w:color="auto"/>
      </w:divBdr>
    </w:div>
    <w:div w:id="394204582">
      <w:bodyDiv w:val="1"/>
      <w:marLeft w:val="0"/>
      <w:marRight w:val="0"/>
      <w:marTop w:val="0"/>
      <w:marBottom w:val="0"/>
      <w:divBdr>
        <w:top w:val="none" w:sz="0" w:space="0" w:color="auto"/>
        <w:left w:val="none" w:sz="0" w:space="0" w:color="auto"/>
        <w:bottom w:val="none" w:sz="0" w:space="0" w:color="auto"/>
        <w:right w:val="none" w:sz="0" w:space="0" w:color="auto"/>
      </w:divBdr>
    </w:div>
    <w:div w:id="394278898">
      <w:bodyDiv w:val="1"/>
      <w:marLeft w:val="0"/>
      <w:marRight w:val="0"/>
      <w:marTop w:val="0"/>
      <w:marBottom w:val="0"/>
      <w:divBdr>
        <w:top w:val="none" w:sz="0" w:space="0" w:color="auto"/>
        <w:left w:val="none" w:sz="0" w:space="0" w:color="auto"/>
        <w:bottom w:val="none" w:sz="0" w:space="0" w:color="auto"/>
        <w:right w:val="none" w:sz="0" w:space="0" w:color="auto"/>
      </w:divBdr>
    </w:div>
    <w:div w:id="394279878">
      <w:bodyDiv w:val="1"/>
      <w:marLeft w:val="0"/>
      <w:marRight w:val="0"/>
      <w:marTop w:val="0"/>
      <w:marBottom w:val="0"/>
      <w:divBdr>
        <w:top w:val="none" w:sz="0" w:space="0" w:color="auto"/>
        <w:left w:val="none" w:sz="0" w:space="0" w:color="auto"/>
        <w:bottom w:val="none" w:sz="0" w:space="0" w:color="auto"/>
        <w:right w:val="none" w:sz="0" w:space="0" w:color="auto"/>
      </w:divBdr>
    </w:div>
    <w:div w:id="394358921">
      <w:bodyDiv w:val="1"/>
      <w:marLeft w:val="0"/>
      <w:marRight w:val="0"/>
      <w:marTop w:val="0"/>
      <w:marBottom w:val="0"/>
      <w:divBdr>
        <w:top w:val="none" w:sz="0" w:space="0" w:color="auto"/>
        <w:left w:val="none" w:sz="0" w:space="0" w:color="auto"/>
        <w:bottom w:val="none" w:sz="0" w:space="0" w:color="auto"/>
        <w:right w:val="none" w:sz="0" w:space="0" w:color="auto"/>
      </w:divBdr>
    </w:div>
    <w:div w:id="394470321">
      <w:bodyDiv w:val="1"/>
      <w:marLeft w:val="0"/>
      <w:marRight w:val="0"/>
      <w:marTop w:val="0"/>
      <w:marBottom w:val="0"/>
      <w:divBdr>
        <w:top w:val="none" w:sz="0" w:space="0" w:color="auto"/>
        <w:left w:val="none" w:sz="0" w:space="0" w:color="auto"/>
        <w:bottom w:val="none" w:sz="0" w:space="0" w:color="auto"/>
        <w:right w:val="none" w:sz="0" w:space="0" w:color="auto"/>
      </w:divBdr>
    </w:div>
    <w:div w:id="394472310">
      <w:bodyDiv w:val="1"/>
      <w:marLeft w:val="0"/>
      <w:marRight w:val="0"/>
      <w:marTop w:val="0"/>
      <w:marBottom w:val="0"/>
      <w:divBdr>
        <w:top w:val="none" w:sz="0" w:space="0" w:color="auto"/>
        <w:left w:val="none" w:sz="0" w:space="0" w:color="auto"/>
        <w:bottom w:val="none" w:sz="0" w:space="0" w:color="auto"/>
        <w:right w:val="none" w:sz="0" w:space="0" w:color="auto"/>
      </w:divBdr>
    </w:div>
    <w:div w:id="394663125">
      <w:bodyDiv w:val="1"/>
      <w:marLeft w:val="0"/>
      <w:marRight w:val="0"/>
      <w:marTop w:val="0"/>
      <w:marBottom w:val="0"/>
      <w:divBdr>
        <w:top w:val="none" w:sz="0" w:space="0" w:color="auto"/>
        <w:left w:val="none" w:sz="0" w:space="0" w:color="auto"/>
        <w:bottom w:val="none" w:sz="0" w:space="0" w:color="auto"/>
        <w:right w:val="none" w:sz="0" w:space="0" w:color="auto"/>
      </w:divBdr>
    </w:div>
    <w:div w:id="394739607">
      <w:bodyDiv w:val="1"/>
      <w:marLeft w:val="0"/>
      <w:marRight w:val="0"/>
      <w:marTop w:val="0"/>
      <w:marBottom w:val="0"/>
      <w:divBdr>
        <w:top w:val="none" w:sz="0" w:space="0" w:color="auto"/>
        <w:left w:val="none" w:sz="0" w:space="0" w:color="auto"/>
        <w:bottom w:val="none" w:sz="0" w:space="0" w:color="auto"/>
        <w:right w:val="none" w:sz="0" w:space="0" w:color="auto"/>
      </w:divBdr>
    </w:div>
    <w:div w:id="394743782">
      <w:bodyDiv w:val="1"/>
      <w:marLeft w:val="0"/>
      <w:marRight w:val="0"/>
      <w:marTop w:val="0"/>
      <w:marBottom w:val="0"/>
      <w:divBdr>
        <w:top w:val="none" w:sz="0" w:space="0" w:color="auto"/>
        <w:left w:val="none" w:sz="0" w:space="0" w:color="auto"/>
        <w:bottom w:val="none" w:sz="0" w:space="0" w:color="auto"/>
        <w:right w:val="none" w:sz="0" w:space="0" w:color="auto"/>
      </w:divBdr>
    </w:div>
    <w:div w:id="394815180">
      <w:bodyDiv w:val="1"/>
      <w:marLeft w:val="0"/>
      <w:marRight w:val="0"/>
      <w:marTop w:val="0"/>
      <w:marBottom w:val="0"/>
      <w:divBdr>
        <w:top w:val="none" w:sz="0" w:space="0" w:color="auto"/>
        <w:left w:val="none" w:sz="0" w:space="0" w:color="auto"/>
        <w:bottom w:val="none" w:sz="0" w:space="0" w:color="auto"/>
        <w:right w:val="none" w:sz="0" w:space="0" w:color="auto"/>
      </w:divBdr>
    </w:div>
    <w:div w:id="394861715">
      <w:bodyDiv w:val="1"/>
      <w:marLeft w:val="0"/>
      <w:marRight w:val="0"/>
      <w:marTop w:val="0"/>
      <w:marBottom w:val="0"/>
      <w:divBdr>
        <w:top w:val="none" w:sz="0" w:space="0" w:color="auto"/>
        <w:left w:val="none" w:sz="0" w:space="0" w:color="auto"/>
        <w:bottom w:val="none" w:sz="0" w:space="0" w:color="auto"/>
        <w:right w:val="none" w:sz="0" w:space="0" w:color="auto"/>
      </w:divBdr>
    </w:div>
    <w:div w:id="395051009">
      <w:bodyDiv w:val="1"/>
      <w:marLeft w:val="0"/>
      <w:marRight w:val="0"/>
      <w:marTop w:val="0"/>
      <w:marBottom w:val="0"/>
      <w:divBdr>
        <w:top w:val="none" w:sz="0" w:space="0" w:color="auto"/>
        <w:left w:val="none" w:sz="0" w:space="0" w:color="auto"/>
        <w:bottom w:val="none" w:sz="0" w:space="0" w:color="auto"/>
        <w:right w:val="none" w:sz="0" w:space="0" w:color="auto"/>
      </w:divBdr>
    </w:div>
    <w:div w:id="395058431">
      <w:bodyDiv w:val="1"/>
      <w:marLeft w:val="0"/>
      <w:marRight w:val="0"/>
      <w:marTop w:val="0"/>
      <w:marBottom w:val="0"/>
      <w:divBdr>
        <w:top w:val="none" w:sz="0" w:space="0" w:color="auto"/>
        <w:left w:val="none" w:sz="0" w:space="0" w:color="auto"/>
        <w:bottom w:val="none" w:sz="0" w:space="0" w:color="auto"/>
        <w:right w:val="none" w:sz="0" w:space="0" w:color="auto"/>
      </w:divBdr>
    </w:div>
    <w:div w:id="395082652">
      <w:bodyDiv w:val="1"/>
      <w:marLeft w:val="0"/>
      <w:marRight w:val="0"/>
      <w:marTop w:val="0"/>
      <w:marBottom w:val="0"/>
      <w:divBdr>
        <w:top w:val="none" w:sz="0" w:space="0" w:color="auto"/>
        <w:left w:val="none" w:sz="0" w:space="0" w:color="auto"/>
        <w:bottom w:val="none" w:sz="0" w:space="0" w:color="auto"/>
        <w:right w:val="none" w:sz="0" w:space="0" w:color="auto"/>
      </w:divBdr>
    </w:div>
    <w:div w:id="395130413">
      <w:bodyDiv w:val="1"/>
      <w:marLeft w:val="0"/>
      <w:marRight w:val="0"/>
      <w:marTop w:val="0"/>
      <w:marBottom w:val="0"/>
      <w:divBdr>
        <w:top w:val="none" w:sz="0" w:space="0" w:color="auto"/>
        <w:left w:val="none" w:sz="0" w:space="0" w:color="auto"/>
        <w:bottom w:val="none" w:sz="0" w:space="0" w:color="auto"/>
        <w:right w:val="none" w:sz="0" w:space="0" w:color="auto"/>
      </w:divBdr>
    </w:div>
    <w:div w:id="395132379">
      <w:bodyDiv w:val="1"/>
      <w:marLeft w:val="0"/>
      <w:marRight w:val="0"/>
      <w:marTop w:val="0"/>
      <w:marBottom w:val="0"/>
      <w:divBdr>
        <w:top w:val="none" w:sz="0" w:space="0" w:color="auto"/>
        <w:left w:val="none" w:sz="0" w:space="0" w:color="auto"/>
        <w:bottom w:val="none" w:sz="0" w:space="0" w:color="auto"/>
        <w:right w:val="none" w:sz="0" w:space="0" w:color="auto"/>
      </w:divBdr>
    </w:div>
    <w:div w:id="395205108">
      <w:bodyDiv w:val="1"/>
      <w:marLeft w:val="0"/>
      <w:marRight w:val="0"/>
      <w:marTop w:val="0"/>
      <w:marBottom w:val="0"/>
      <w:divBdr>
        <w:top w:val="none" w:sz="0" w:space="0" w:color="auto"/>
        <w:left w:val="none" w:sz="0" w:space="0" w:color="auto"/>
        <w:bottom w:val="none" w:sz="0" w:space="0" w:color="auto"/>
        <w:right w:val="none" w:sz="0" w:space="0" w:color="auto"/>
      </w:divBdr>
    </w:div>
    <w:div w:id="395275906">
      <w:bodyDiv w:val="1"/>
      <w:marLeft w:val="0"/>
      <w:marRight w:val="0"/>
      <w:marTop w:val="0"/>
      <w:marBottom w:val="0"/>
      <w:divBdr>
        <w:top w:val="none" w:sz="0" w:space="0" w:color="auto"/>
        <w:left w:val="none" w:sz="0" w:space="0" w:color="auto"/>
        <w:bottom w:val="none" w:sz="0" w:space="0" w:color="auto"/>
        <w:right w:val="none" w:sz="0" w:space="0" w:color="auto"/>
      </w:divBdr>
    </w:div>
    <w:div w:id="395276716">
      <w:bodyDiv w:val="1"/>
      <w:marLeft w:val="0"/>
      <w:marRight w:val="0"/>
      <w:marTop w:val="0"/>
      <w:marBottom w:val="0"/>
      <w:divBdr>
        <w:top w:val="none" w:sz="0" w:space="0" w:color="auto"/>
        <w:left w:val="none" w:sz="0" w:space="0" w:color="auto"/>
        <w:bottom w:val="none" w:sz="0" w:space="0" w:color="auto"/>
        <w:right w:val="none" w:sz="0" w:space="0" w:color="auto"/>
      </w:divBdr>
    </w:div>
    <w:div w:id="395396168">
      <w:bodyDiv w:val="1"/>
      <w:marLeft w:val="0"/>
      <w:marRight w:val="0"/>
      <w:marTop w:val="0"/>
      <w:marBottom w:val="0"/>
      <w:divBdr>
        <w:top w:val="none" w:sz="0" w:space="0" w:color="auto"/>
        <w:left w:val="none" w:sz="0" w:space="0" w:color="auto"/>
        <w:bottom w:val="none" w:sz="0" w:space="0" w:color="auto"/>
        <w:right w:val="none" w:sz="0" w:space="0" w:color="auto"/>
      </w:divBdr>
    </w:div>
    <w:div w:id="395514912">
      <w:bodyDiv w:val="1"/>
      <w:marLeft w:val="0"/>
      <w:marRight w:val="0"/>
      <w:marTop w:val="0"/>
      <w:marBottom w:val="0"/>
      <w:divBdr>
        <w:top w:val="none" w:sz="0" w:space="0" w:color="auto"/>
        <w:left w:val="none" w:sz="0" w:space="0" w:color="auto"/>
        <w:bottom w:val="none" w:sz="0" w:space="0" w:color="auto"/>
        <w:right w:val="none" w:sz="0" w:space="0" w:color="auto"/>
      </w:divBdr>
    </w:div>
    <w:div w:id="395663473">
      <w:bodyDiv w:val="1"/>
      <w:marLeft w:val="0"/>
      <w:marRight w:val="0"/>
      <w:marTop w:val="0"/>
      <w:marBottom w:val="0"/>
      <w:divBdr>
        <w:top w:val="none" w:sz="0" w:space="0" w:color="auto"/>
        <w:left w:val="none" w:sz="0" w:space="0" w:color="auto"/>
        <w:bottom w:val="none" w:sz="0" w:space="0" w:color="auto"/>
        <w:right w:val="none" w:sz="0" w:space="0" w:color="auto"/>
      </w:divBdr>
    </w:div>
    <w:div w:id="395668497">
      <w:bodyDiv w:val="1"/>
      <w:marLeft w:val="0"/>
      <w:marRight w:val="0"/>
      <w:marTop w:val="0"/>
      <w:marBottom w:val="0"/>
      <w:divBdr>
        <w:top w:val="none" w:sz="0" w:space="0" w:color="auto"/>
        <w:left w:val="none" w:sz="0" w:space="0" w:color="auto"/>
        <w:bottom w:val="none" w:sz="0" w:space="0" w:color="auto"/>
        <w:right w:val="none" w:sz="0" w:space="0" w:color="auto"/>
      </w:divBdr>
    </w:div>
    <w:div w:id="395903635">
      <w:bodyDiv w:val="1"/>
      <w:marLeft w:val="0"/>
      <w:marRight w:val="0"/>
      <w:marTop w:val="0"/>
      <w:marBottom w:val="0"/>
      <w:divBdr>
        <w:top w:val="none" w:sz="0" w:space="0" w:color="auto"/>
        <w:left w:val="none" w:sz="0" w:space="0" w:color="auto"/>
        <w:bottom w:val="none" w:sz="0" w:space="0" w:color="auto"/>
        <w:right w:val="none" w:sz="0" w:space="0" w:color="auto"/>
      </w:divBdr>
    </w:div>
    <w:div w:id="395903680">
      <w:bodyDiv w:val="1"/>
      <w:marLeft w:val="0"/>
      <w:marRight w:val="0"/>
      <w:marTop w:val="0"/>
      <w:marBottom w:val="0"/>
      <w:divBdr>
        <w:top w:val="none" w:sz="0" w:space="0" w:color="auto"/>
        <w:left w:val="none" w:sz="0" w:space="0" w:color="auto"/>
        <w:bottom w:val="none" w:sz="0" w:space="0" w:color="auto"/>
        <w:right w:val="none" w:sz="0" w:space="0" w:color="auto"/>
      </w:divBdr>
    </w:div>
    <w:div w:id="395973351">
      <w:bodyDiv w:val="1"/>
      <w:marLeft w:val="0"/>
      <w:marRight w:val="0"/>
      <w:marTop w:val="0"/>
      <w:marBottom w:val="0"/>
      <w:divBdr>
        <w:top w:val="none" w:sz="0" w:space="0" w:color="auto"/>
        <w:left w:val="none" w:sz="0" w:space="0" w:color="auto"/>
        <w:bottom w:val="none" w:sz="0" w:space="0" w:color="auto"/>
        <w:right w:val="none" w:sz="0" w:space="0" w:color="auto"/>
      </w:divBdr>
    </w:div>
    <w:div w:id="395979504">
      <w:bodyDiv w:val="1"/>
      <w:marLeft w:val="0"/>
      <w:marRight w:val="0"/>
      <w:marTop w:val="0"/>
      <w:marBottom w:val="0"/>
      <w:divBdr>
        <w:top w:val="none" w:sz="0" w:space="0" w:color="auto"/>
        <w:left w:val="none" w:sz="0" w:space="0" w:color="auto"/>
        <w:bottom w:val="none" w:sz="0" w:space="0" w:color="auto"/>
        <w:right w:val="none" w:sz="0" w:space="0" w:color="auto"/>
      </w:divBdr>
    </w:div>
    <w:div w:id="395980756">
      <w:bodyDiv w:val="1"/>
      <w:marLeft w:val="0"/>
      <w:marRight w:val="0"/>
      <w:marTop w:val="0"/>
      <w:marBottom w:val="0"/>
      <w:divBdr>
        <w:top w:val="none" w:sz="0" w:space="0" w:color="auto"/>
        <w:left w:val="none" w:sz="0" w:space="0" w:color="auto"/>
        <w:bottom w:val="none" w:sz="0" w:space="0" w:color="auto"/>
        <w:right w:val="none" w:sz="0" w:space="0" w:color="auto"/>
      </w:divBdr>
    </w:div>
    <w:div w:id="396100521">
      <w:bodyDiv w:val="1"/>
      <w:marLeft w:val="0"/>
      <w:marRight w:val="0"/>
      <w:marTop w:val="0"/>
      <w:marBottom w:val="0"/>
      <w:divBdr>
        <w:top w:val="none" w:sz="0" w:space="0" w:color="auto"/>
        <w:left w:val="none" w:sz="0" w:space="0" w:color="auto"/>
        <w:bottom w:val="none" w:sz="0" w:space="0" w:color="auto"/>
        <w:right w:val="none" w:sz="0" w:space="0" w:color="auto"/>
      </w:divBdr>
    </w:div>
    <w:div w:id="396128097">
      <w:bodyDiv w:val="1"/>
      <w:marLeft w:val="0"/>
      <w:marRight w:val="0"/>
      <w:marTop w:val="0"/>
      <w:marBottom w:val="0"/>
      <w:divBdr>
        <w:top w:val="none" w:sz="0" w:space="0" w:color="auto"/>
        <w:left w:val="none" w:sz="0" w:space="0" w:color="auto"/>
        <w:bottom w:val="none" w:sz="0" w:space="0" w:color="auto"/>
        <w:right w:val="none" w:sz="0" w:space="0" w:color="auto"/>
      </w:divBdr>
    </w:div>
    <w:div w:id="396248520">
      <w:bodyDiv w:val="1"/>
      <w:marLeft w:val="0"/>
      <w:marRight w:val="0"/>
      <w:marTop w:val="0"/>
      <w:marBottom w:val="0"/>
      <w:divBdr>
        <w:top w:val="none" w:sz="0" w:space="0" w:color="auto"/>
        <w:left w:val="none" w:sz="0" w:space="0" w:color="auto"/>
        <w:bottom w:val="none" w:sz="0" w:space="0" w:color="auto"/>
        <w:right w:val="none" w:sz="0" w:space="0" w:color="auto"/>
      </w:divBdr>
      <w:divsChild>
        <w:div w:id="125467269">
          <w:marLeft w:val="480"/>
          <w:marRight w:val="0"/>
          <w:marTop w:val="0"/>
          <w:marBottom w:val="0"/>
          <w:divBdr>
            <w:top w:val="none" w:sz="0" w:space="0" w:color="auto"/>
            <w:left w:val="none" w:sz="0" w:space="0" w:color="auto"/>
            <w:bottom w:val="none" w:sz="0" w:space="0" w:color="auto"/>
            <w:right w:val="none" w:sz="0" w:space="0" w:color="auto"/>
          </w:divBdr>
        </w:div>
        <w:div w:id="152453703">
          <w:marLeft w:val="480"/>
          <w:marRight w:val="0"/>
          <w:marTop w:val="0"/>
          <w:marBottom w:val="0"/>
          <w:divBdr>
            <w:top w:val="none" w:sz="0" w:space="0" w:color="auto"/>
            <w:left w:val="none" w:sz="0" w:space="0" w:color="auto"/>
            <w:bottom w:val="none" w:sz="0" w:space="0" w:color="auto"/>
            <w:right w:val="none" w:sz="0" w:space="0" w:color="auto"/>
          </w:divBdr>
        </w:div>
        <w:div w:id="178013443">
          <w:marLeft w:val="480"/>
          <w:marRight w:val="0"/>
          <w:marTop w:val="0"/>
          <w:marBottom w:val="0"/>
          <w:divBdr>
            <w:top w:val="none" w:sz="0" w:space="0" w:color="auto"/>
            <w:left w:val="none" w:sz="0" w:space="0" w:color="auto"/>
            <w:bottom w:val="none" w:sz="0" w:space="0" w:color="auto"/>
            <w:right w:val="none" w:sz="0" w:space="0" w:color="auto"/>
          </w:divBdr>
        </w:div>
        <w:div w:id="214514042">
          <w:marLeft w:val="480"/>
          <w:marRight w:val="0"/>
          <w:marTop w:val="0"/>
          <w:marBottom w:val="0"/>
          <w:divBdr>
            <w:top w:val="none" w:sz="0" w:space="0" w:color="auto"/>
            <w:left w:val="none" w:sz="0" w:space="0" w:color="auto"/>
            <w:bottom w:val="none" w:sz="0" w:space="0" w:color="auto"/>
            <w:right w:val="none" w:sz="0" w:space="0" w:color="auto"/>
          </w:divBdr>
        </w:div>
        <w:div w:id="356662256">
          <w:marLeft w:val="480"/>
          <w:marRight w:val="0"/>
          <w:marTop w:val="0"/>
          <w:marBottom w:val="0"/>
          <w:divBdr>
            <w:top w:val="none" w:sz="0" w:space="0" w:color="auto"/>
            <w:left w:val="none" w:sz="0" w:space="0" w:color="auto"/>
            <w:bottom w:val="none" w:sz="0" w:space="0" w:color="auto"/>
            <w:right w:val="none" w:sz="0" w:space="0" w:color="auto"/>
          </w:divBdr>
        </w:div>
        <w:div w:id="361132008">
          <w:marLeft w:val="480"/>
          <w:marRight w:val="0"/>
          <w:marTop w:val="0"/>
          <w:marBottom w:val="0"/>
          <w:divBdr>
            <w:top w:val="none" w:sz="0" w:space="0" w:color="auto"/>
            <w:left w:val="none" w:sz="0" w:space="0" w:color="auto"/>
            <w:bottom w:val="none" w:sz="0" w:space="0" w:color="auto"/>
            <w:right w:val="none" w:sz="0" w:space="0" w:color="auto"/>
          </w:divBdr>
        </w:div>
        <w:div w:id="500706990">
          <w:marLeft w:val="480"/>
          <w:marRight w:val="0"/>
          <w:marTop w:val="0"/>
          <w:marBottom w:val="0"/>
          <w:divBdr>
            <w:top w:val="none" w:sz="0" w:space="0" w:color="auto"/>
            <w:left w:val="none" w:sz="0" w:space="0" w:color="auto"/>
            <w:bottom w:val="none" w:sz="0" w:space="0" w:color="auto"/>
            <w:right w:val="none" w:sz="0" w:space="0" w:color="auto"/>
          </w:divBdr>
        </w:div>
        <w:div w:id="657732502">
          <w:marLeft w:val="480"/>
          <w:marRight w:val="0"/>
          <w:marTop w:val="0"/>
          <w:marBottom w:val="0"/>
          <w:divBdr>
            <w:top w:val="none" w:sz="0" w:space="0" w:color="auto"/>
            <w:left w:val="none" w:sz="0" w:space="0" w:color="auto"/>
            <w:bottom w:val="none" w:sz="0" w:space="0" w:color="auto"/>
            <w:right w:val="none" w:sz="0" w:space="0" w:color="auto"/>
          </w:divBdr>
        </w:div>
        <w:div w:id="706609382">
          <w:marLeft w:val="480"/>
          <w:marRight w:val="0"/>
          <w:marTop w:val="0"/>
          <w:marBottom w:val="0"/>
          <w:divBdr>
            <w:top w:val="none" w:sz="0" w:space="0" w:color="auto"/>
            <w:left w:val="none" w:sz="0" w:space="0" w:color="auto"/>
            <w:bottom w:val="none" w:sz="0" w:space="0" w:color="auto"/>
            <w:right w:val="none" w:sz="0" w:space="0" w:color="auto"/>
          </w:divBdr>
        </w:div>
        <w:div w:id="734280600">
          <w:marLeft w:val="480"/>
          <w:marRight w:val="0"/>
          <w:marTop w:val="0"/>
          <w:marBottom w:val="0"/>
          <w:divBdr>
            <w:top w:val="none" w:sz="0" w:space="0" w:color="auto"/>
            <w:left w:val="none" w:sz="0" w:space="0" w:color="auto"/>
            <w:bottom w:val="none" w:sz="0" w:space="0" w:color="auto"/>
            <w:right w:val="none" w:sz="0" w:space="0" w:color="auto"/>
          </w:divBdr>
        </w:div>
        <w:div w:id="792359194">
          <w:marLeft w:val="480"/>
          <w:marRight w:val="0"/>
          <w:marTop w:val="0"/>
          <w:marBottom w:val="0"/>
          <w:divBdr>
            <w:top w:val="none" w:sz="0" w:space="0" w:color="auto"/>
            <w:left w:val="none" w:sz="0" w:space="0" w:color="auto"/>
            <w:bottom w:val="none" w:sz="0" w:space="0" w:color="auto"/>
            <w:right w:val="none" w:sz="0" w:space="0" w:color="auto"/>
          </w:divBdr>
        </w:div>
        <w:div w:id="853154897">
          <w:marLeft w:val="480"/>
          <w:marRight w:val="0"/>
          <w:marTop w:val="0"/>
          <w:marBottom w:val="0"/>
          <w:divBdr>
            <w:top w:val="none" w:sz="0" w:space="0" w:color="auto"/>
            <w:left w:val="none" w:sz="0" w:space="0" w:color="auto"/>
            <w:bottom w:val="none" w:sz="0" w:space="0" w:color="auto"/>
            <w:right w:val="none" w:sz="0" w:space="0" w:color="auto"/>
          </w:divBdr>
        </w:div>
      </w:divsChild>
    </w:div>
    <w:div w:id="396249978">
      <w:bodyDiv w:val="1"/>
      <w:marLeft w:val="0"/>
      <w:marRight w:val="0"/>
      <w:marTop w:val="0"/>
      <w:marBottom w:val="0"/>
      <w:divBdr>
        <w:top w:val="none" w:sz="0" w:space="0" w:color="auto"/>
        <w:left w:val="none" w:sz="0" w:space="0" w:color="auto"/>
        <w:bottom w:val="none" w:sz="0" w:space="0" w:color="auto"/>
        <w:right w:val="none" w:sz="0" w:space="0" w:color="auto"/>
      </w:divBdr>
    </w:div>
    <w:div w:id="396515218">
      <w:bodyDiv w:val="1"/>
      <w:marLeft w:val="0"/>
      <w:marRight w:val="0"/>
      <w:marTop w:val="0"/>
      <w:marBottom w:val="0"/>
      <w:divBdr>
        <w:top w:val="none" w:sz="0" w:space="0" w:color="auto"/>
        <w:left w:val="none" w:sz="0" w:space="0" w:color="auto"/>
        <w:bottom w:val="none" w:sz="0" w:space="0" w:color="auto"/>
        <w:right w:val="none" w:sz="0" w:space="0" w:color="auto"/>
      </w:divBdr>
    </w:div>
    <w:div w:id="396559060">
      <w:bodyDiv w:val="1"/>
      <w:marLeft w:val="0"/>
      <w:marRight w:val="0"/>
      <w:marTop w:val="0"/>
      <w:marBottom w:val="0"/>
      <w:divBdr>
        <w:top w:val="none" w:sz="0" w:space="0" w:color="auto"/>
        <w:left w:val="none" w:sz="0" w:space="0" w:color="auto"/>
        <w:bottom w:val="none" w:sz="0" w:space="0" w:color="auto"/>
        <w:right w:val="none" w:sz="0" w:space="0" w:color="auto"/>
      </w:divBdr>
    </w:div>
    <w:div w:id="396706614">
      <w:bodyDiv w:val="1"/>
      <w:marLeft w:val="0"/>
      <w:marRight w:val="0"/>
      <w:marTop w:val="0"/>
      <w:marBottom w:val="0"/>
      <w:divBdr>
        <w:top w:val="none" w:sz="0" w:space="0" w:color="auto"/>
        <w:left w:val="none" w:sz="0" w:space="0" w:color="auto"/>
        <w:bottom w:val="none" w:sz="0" w:space="0" w:color="auto"/>
        <w:right w:val="none" w:sz="0" w:space="0" w:color="auto"/>
      </w:divBdr>
    </w:div>
    <w:div w:id="396711288">
      <w:bodyDiv w:val="1"/>
      <w:marLeft w:val="0"/>
      <w:marRight w:val="0"/>
      <w:marTop w:val="0"/>
      <w:marBottom w:val="0"/>
      <w:divBdr>
        <w:top w:val="none" w:sz="0" w:space="0" w:color="auto"/>
        <w:left w:val="none" w:sz="0" w:space="0" w:color="auto"/>
        <w:bottom w:val="none" w:sz="0" w:space="0" w:color="auto"/>
        <w:right w:val="none" w:sz="0" w:space="0" w:color="auto"/>
      </w:divBdr>
    </w:div>
    <w:div w:id="396822099">
      <w:bodyDiv w:val="1"/>
      <w:marLeft w:val="0"/>
      <w:marRight w:val="0"/>
      <w:marTop w:val="0"/>
      <w:marBottom w:val="0"/>
      <w:divBdr>
        <w:top w:val="none" w:sz="0" w:space="0" w:color="auto"/>
        <w:left w:val="none" w:sz="0" w:space="0" w:color="auto"/>
        <w:bottom w:val="none" w:sz="0" w:space="0" w:color="auto"/>
        <w:right w:val="none" w:sz="0" w:space="0" w:color="auto"/>
      </w:divBdr>
    </w:div>
    <w:div w:id="396827395">
      <w:bodyDiv w:val="1"/>
      <w:marLeft w:val="0"/>
      <w:marRight w:val="0"/>
      <w:marTop w:val="0"/>
      <w:marBottom w:val="0"/>
      <w:divBdr>
        <w:top w:val="none" w:sz="0" w:space="0" w:color="auto"/>
        <w:left w:val="none" w:sz="0" w:space="0" w:color="auto"/>
        <w:bottom w:val="none" w:sz="0" w:space="0" w:color="auto"/>
        <w:right w:val="none" w:sz="0" w:space="0" w:color="auto"/>
      </w:divBdr>
    </w:div>
    <w:div w:id="396981807">
      <w:bodyDiv w:val="1"/>
      <w:marLeft w:val="0"/>
      <w:marRight w:val="0"/>
      <w:marTop w:val="0"/>
      <w:marBottom w:val="0"/>
      <w:divBdr>
        <w:top w:val="none" w:sz="0" w:space="0" w:color="auto"/>
        <w:left w:val="none" w:sz="0" w:space="0" w:color="auto"/>
        <w:bottom w:val="none" w:sz="0" w:space="0" w:color="auto"/>
        <w:right w:val="none" w:sz="0" w:space="0" w:color="auto"/>
      </w:divBdr>
    </w:div>
    <w:div w:id="397092716">
      <w:bodyDiv w:val="1"/>
      <w:marLeft w:val="0"/>
      <w:marRight w:val="0"/>
      <w:marTop w:val="0"/>
      <w:marBottom w:val="0"/>
      <w:divBdr>
        <w:top w:val="none" w:sz="0" w:space="0" w:color="auto"/>
        <w:left w:val="none" w:sz="0" w:space="0" w:color="auto"/>
        <w:bottom w:val="none" w:sz="0" w:space="0" w:color="auto"/>
        <w:right w:val="none" w:sz="0" w:space="0" w:color="auto"/>
      </w:divBdr>
    </w:div>
    <w:div w:id="397094975">
      <w:bodyDiv w:val="1"/>
      <w:marLeft w:val="0"/>
      <w:marRight w:val="0"/>
      <w:marTop w:val="0"/>
      <w:marBottom w:val="0"/>
      <w:divBdr>
        <w:top w:val="none" w:sz="0" w:space="0" w:color="auto"/>
        <w:left w:val="none" w:sz="0" w:space="0" w:color="auto"/>
        <w:bottom w:val="none" w:sz="0" w:space="0" w:color="auto"/>
        <w:right w:val="none" w:sz="0" w:space="0" w:color="auto"/>
      </w:divBdr>
    </w:div>
    <w:div w:id="397167943">
      <w:bodyDiv w:val="1"/>
      <w:marLeft w:val="0"/>
      <w:marRight w:val="0"/>
      <w:marTop w:val="0"/>
      <w:marBottom w:val="0"/>
      <w:divBdr>
        <w:top w:val="none" w:sz="0" w:space="0" w:color="auto"/>
        <w:left w:val="none" w:sz="0" w:space="0" w:color="auto"/>
        <w:bottom w:val="none" w:sz="0" w:space="0" w:color="auto"/>
        <w:right w:val="none" w:sz="0" w:space="0" w:color="auto"/>
      </w:divBdr>
    </w:div>
    <w:div w:id="397246418">
      <w:bodyDiv w:val="1"/>
      <w:marLeft w:val="0"/>
      <w:marRight w:val="0"/>
      <w:marTop w:val="0"/>
      <w:marBottom w:val="0"/>
      <w:divBdr>
        <w:top w:val="none" w:sz="0" w:space="0" w:color="auto"/>
        <w:left w:val="none" w:sz="0" w:space="0" w:color="auto"/>
        <w:bottom w:val="none" w:sz="0" w:space="0" w:color="auto"/>
        <w:right w:val="none" w:sz="0" w:space="0" w:color="auto"/>
      </w:divBdr>
    </w:div>
    <w:div w:id="397359521">
      <w:bodyDiv w:val="1"/>
      <w:marLeft w:val="0"/>
      <w:marRight w:val="0"/>
      <w:marTop w:val="0"/>
      <w:marBottom w:val="0"/>
      <w:divBdr>
        <w:top w:val="none" w:sz="0" w:space="0" w:color="auto"/>
        <w:left w:val="none" w:sz="0" w:space="0" w:color="auto"/>
        <w:bottom w:val="none" w:sz="0" w:space="0" w:color="auto"/>
        <w:right w:val="none" w:sz="0" w:space="0" w:color="auto"/>
      </w:divBdr>
    </w:div>
    <w:div w:id="397360401">
      <w:bodyDiv w:val="1"/>
      <w:marLeft w:val="0"/>
      <w:marRight w:val="0"/>
      <w:marTop w:val="0"/>
      <w:marBottom w:val="0"/>
      <w:divBdr>
        <w:top w:val="none" w:sz="0" w:space="0" w:color="auto"/>
        <w:left w:val="none" w:sz="0" w:space="0" w:color="auto"/>
        <w:bottom w:val="none" w:sz="0" w:space="0" w:color="auto"/>
        <w:right w:val="none" w:sz="0" w:space="0" w:color="auto"/>
      </w:divBdr>
    </w:div>
    <w:div w:id="397477210">
      <w:bodyDiv w:val="1"/>
      <w:marLeft w:val="0"/>
      <w:marRight w:val="0"/>
      <w:marTop w:val="0"/>
      <w:marBottom w:val="0"/>
      <w:divBdr>
        <w:top w:val="none" w:sz="0" w:space="0" w:color="auto"/>
        <w:left w:val="none" w:sz="0" w:space="0" w:color="auto"/>
        <w:bottom w:val="none" w:sz="0" w:space="0" w:color="auto"/>
        <w:right w:val="none" w:sz="0" w:space="0" w:color="auto"/>
      </w:divBdr>
    </w:div>
    <w:div w:id="397556205">
      <w:bodyDiv w:val="1"/>
      <w:marLeft w:val="0"/>
      <w:marRight w:val="0"/>
      <w:marTop w:val="0"/>
      <w:marBottom w:val="0"/>
      <w:divBdr>
        <w:top w:val="none" w:sz="0" w:space="0" w:color="auto"/>
        <w:left w:val="none" w:sz="0" w:space="0" w:color="auto"/>
        <w:bottom w:val="none" w:sz="0" w:space="0" w:color="auto"/>
        <w:right w:val="none" w:sz="0" w:space="0" w:color="auto"/>
      </w:divBdr>
    </w:div>
    <w:div w:id="397677080">
      <w:bodyDiv w:val="1"/>
      <w:marLeft w:val="0"/>
      <w:marRight w:val="0"/>
      <w:marTop w:val="0"/>
      <w:marBottom w:val="0"/>
      <w:divBdr>
        <w:top w:val="none" w:sz="0" w:space="0" w:color="auto"/>
        <w:left w:val="none" w:sz="0" w:space="0" w:color="auto"/>
        <w:bottom w:val="none" w:sz="0" w:space="0" w:color="auto"/>
        <w:right w:val="none" w:sz="0" w:space="0" w:color="auto"/>
      </w:divBdr>
    </w:div>
    <w:div w:id="397753388">
      <w:bodyDiv w:val="1"/>
      <w:marLeft w:val="0"/>
      <w:marRight w:val="0"/>
      <w:marTop w:val="0"/>
      <w:marBottom w:val="0"/>
      <w:divBdr>
        <w:top w:val="none" w:sz="0" w:space="0" w:color="auto"/>
        <w:left w:val="none" w:sz="0" w:space="0" w:color="auto"/>
        <w:bottom w:val="none" w:sz="0" w:space="0" w:color="auto"/>
        <w:right w:val="none" w:sz="0" w:space="0" w:color="auto"/>
      </w:divBdr>
    </w:div>
    <w:div w:id="397947059">
      <w:bodyDiv w:val="1"/>
      <w:marLeft w:val="0"/>
      <w:marRight w:val="0"/>
      <w:marTop w:val="0"/>
      <w:marBottom w:val="0"/>
      <w:divBdr>
        <w:top w:val="none" w:sz="0" w:space="0" w:color="auto"/>
        <w:left w:val="none" w:sz="0" w:space="0" w:color="auto"/>
        <w:bottom w:val="none" w:sz="0" w:space="0" w:color="auto"/>
        <w:right w:val="none" w:sz="0" w:space="0" w:color="auto"/>
      </w:divBdr>
    </w:div>
    <w:div w:id="397947331">
      <w:bodyDiv w:val="1"/>
      <w:marLeft w:val="0"/>
      <w:marRight w:val="0"/>
      <w:marTop w:val="0"/>
      <w:marBottom w:val="0"/>
      <w:divBdr>
        <w:top w:val="none" w:sz="0" w:space="0" w:color="auto"/>
        <w:left w:val="none" w:sz="0" w:space="0" w:color="auto"/>
        <w:bottom w:val="none" w:sz="0" w:space="0" w:color="auto"/>
        <w:right w:val="none" w:sz="0" w:space="0" w:color="auto"/>
      </w:divBdr>
    </w:div>
    <w:div w:id="398066173">
      <w:bodyDiv w:val="1"/>
      <w:marLeft w:val="0"/>
      <w:marRight w:val="0"/>
      <w:marTop w:val="0"/>
      <w:marBottom w:val="0"/>
      <w:divBdr>
        <w:top w:val="none" w:sz="0" w:space="0" w:color="auto"/>
        <w:left w:val="none" w:sz="0" w:space="0" w:color="auto"/>
        <w:bottom w:val="none" w:sz="0" w:space="0" w:color="auto"/>
        <w:right w:val="none" w:sz="0" w:space="0" w:color="auto"/>
      </w:divBdr>
    </w:div>
    <w:div w:id="398092768">
      <w:bodyDiv w:val="1"/>
      <w:marLeft w:val="0"/>
      <w:marRight w:val="0"/>
      <w:marTop w:val="0"/>
      <w:marBottom w:val="0"/>
      <w:divBdr>
        <w:top w:val="none" w:sz="0" w:space="0" w:color="auto"/>
        <w:left w:val="none" w:sz="0" w:space="0" w:color="auto"/>
        <w:bottom w:val="none" w:sz="0" w:space="0" w:color="auto"/>
        <w:right w:val="none" w:sz="0" w:space="0" w:color="auto"/>
      </w:divBdr>
    </w:div>
    <w:div w:id="398094816">
      <w:bodyDiv w:val="1"/>
      <w:marLeft w:val="0"/>
      <w:marRight w:val="0"/>
      <w:marTop w:val="0"/>
      <w:marBottom w:val="0"/>
      <w:divBdr>
        <w:top w:val="none" w:sz="0" w:space="0" w:color="auto"/>
        <w:left w:val="none" w:sz="0" w:space="0" w:color="auto"/>
        <w:bottom w:val="none" w:sz="0" w:space="0" w:color="auto"/>
        <w:right w:val="none" w:sz="0" w:space="0" w:color="auto"/>
      </w:divBdr>
    </w:div>
    <w:div w:id="398132302">
      <w:bodyDiv w:val="1"/>
      <w:marLeft w:val="0"/>
      <w:marRight w:val="0"/>
      <w:marTop w:val="0"/>
      <w:marBottom w:val="0"/>
      <w:divBdr>
        <w:top w:val="none" w:sz="0" w:space="0" w:color="auto"/>
        <w:left w:val="none" w:sz="0" w:space="0" w:color="auto"/>
        <w:bottom w:val="none" w:sz="0" w:space="0" w:color="auto"/>
        <w:right w:val="none" w:sz="0" w:space="0" w:color="auto"/>
      </w:divBdr>
    </w:div>
    <w:div w:id="398209798">
      <w:bodyDiv w:val="1"/>
      <w:marLeft w:val="0"/>
      <w:marRight w:val="0"/>
      <w:marTop w:val="0"/>
      <w:marBottom w:val="0"/>
      <w:divBdr>
        <w:top w:val="none" w:sz="0" w:space="0" w:color="auto"/>
        <w:left w:val="none" w:sz="0" w:space="0" w:color="auto"/>
        <w:bottom w:val="none" w:sz="0" w:space="0" w:color="auto"/>
        <w:right w:val="none" w:sz="0" w:space="0" w:color="auto"/>
      </w:divBdr>
    </w:div>
    <w:div w:id="398215644">
      <w:bodyDiv w:val="1"/>
      <w:marLeft w:val="0"/>
      <w:marRight w:val="0"/>
      <w:marTop w:val="0"/>
      <w:marBottom w:val="0"/>
      <w:divBdr>
        <w:top w:val="none" w:sz="0" w:space="0" w:color="auto"/>
        <w:left w:val="none" w:sz="0" w:space="0" w:color="auto"/>
        <w:bottom w:val="none" w:sz="0" w:space="0" w:color="auto"/>
        <w:right w:val="none" w:sz="0" w:space="0" w:color="auto"/>
      </w:divBdr>
    </w:div>
    <w:div w:id="398283279">
      <w:bodyDiv w:val="1"/>
      <w:marLeft w:val="0"/>
      <w:marRight w:val="0"/>
      <w:marTop w:val="0"/>
      <w:marBottom w:val="0"/>
      <w:divBdr>
        <w:top w:val="none" w:sz="0" w:space="0" w:color="auto"/>
        <w:left w:val="none" w:sz="0" w:space="0" w:color="auto"/>
        <w:bottom w:val="none" w:sz="0" w:space="0" w:color="auto"/>
        <w:right w:val="none" w:sz="0" w:space="0" w:color="auto"/>
      </w:divBdr>
    </w:div>
    <w:div w:id="398408430">
      <w:bodyDiv w:val="1"/>
      <w:marLeft w:val="0"/>
      <w:marRight w:val="0"/>
      <w:marTop w:val="0"/>
      <w:marBottom w:val="0"/>
      <w:divBdr>
        <w:top w:val="none" w:sz="0" w:space="0" w:color="auto"/>
        <w:left w:val="none" w:sz="0" w:space="0" w:color="auto"/>
        <w:bottom w:val="none" w:sz="0" w:space="0" w:color="auto"/>
        <w:right w:val="none" w:sz="0" w:space="0" w:color="auto"/>
      </w:divBdr>
    </w:div>
    <w:div w:id="398480787">
      <w:bodyDiv w:val="1"/>
      <w:marLeft w:val="0"/>
      <w:marRight w:val="0"/>
      <w:marTop w:val="0"/>
      <w:marBottom w:val="0"/>
      <w:divBdr>
        <w:top w:val="none" w:sz="0" w:space="0" w:color="auto"/>
        <w:left w:val="none" w:sz="0" w:space="0" w:color="auto"/>
        <w:bottom w:val="none" w:sz="0" w:space="0" w:color="auto"/>
        <w:right w:val="none" w:sz="0" w:space="0" w:color="auto"/>
      </w:divBdr>
    </w:div>
    <w:div w:id="398481345">
      <w:bodyDiv w:val="1"/>
      <w:marLeft w:val="0"/>
      <w:marRight w:val="0"/>
      <w:marTop w:val="0"/>
      <w:marBottom w:val="0"/>
      <w:divBdr>
        <w:top w:val="none" w:sz="0" w:space="0" w:color="auto"/>
        <w:left w:val="none" w:sz="0" w:space="0" w:color="auto"/>
        <w:bottom w:val="none" w:sz="0" w:space="0" w:color="auto"/>
        <w:right w:val="none" w:sz="0" w:space="0" w:color="auto"/>
      </w:divBdr>
    </w:div>
    <w:div w:id="398524734">
      <w:bodyDiv w:val="1"/>
      <w:marLeft w:val="0"/>
      <w:marRight w:val="0"/>
      <w:marTop w:val="0"/>
      <w:marBottom w:val="0"/>
      <w:divBdr>
        <w:top w:val="none" w:sz="0" w:space="0" w:color="auto"/>
        <w:left w:val="none" w:sz="0" w:space="0" w:color="auto"/>
        <w:bottom w:val="none" w:sz="0" w:space="0" w:color="auto"/>
        <w:right w:val="none" w:sz="0" w:space="0" w:color="auto"/>
      </w:divBdr>
    </w:div>
    <w:div w:id="398552131">
      <w:bodyDiv w:val="1"/>
      <w:marLeft w:val="0"/>
      <w:marRight w:val="0"/>
      <w:marTop w:val="0"/>
      <w:marBottom w:val="0"/>
      <w:divBdr>
        <w:top w:val="none" w:sz="0" w:space="0" w:color="auto"/>
        <w:left w:val="none" w:sz="0" w:space="0" w:color="auto"/>
        <w:bottom w:val="none" w:sz="0" w:space="0" w:color="auto"/>
        <w:right w:val="none" w:sz="0" w:space="0" w:color="auto"/>
      </w:divBdr>
    </w:div>
    <w:div w:id="398601305">
      <w:bodyDiv w:val="1"/>
      <w:marLeft w:val="0"/>
      <w:marRight w:val="0"/>
      <w:marTop w:val="0"/>
      <w:marBottom w:val="0"/>
      <w:divBdr>
        <w:top w:val="none" w:sz="0" w:space="0" w:color="auto"/>
        <w:left w:val="none" w:sz="0" w:space="0" w:color="auto"/>
        <w:bottom w:val="none" w:sz="0" w:space="0" w:color="auto"/>
        <w:right w:val="none" w:sz="0" w:space="0" w:color="auto"/>
      </w:divBdr>
    </w:div>
    <w:div w:id="398674233">
      <w:bodyDiv w:val="1"/>
      <w:marLeft w:val="0"/>
      <w:marRight w:val="0"/>
      <w:marTop w:val="0"/>
      <w:marBottom w:val="0"/>
      <w:divBdr>
        <w:top w:val="none" w:sz="0" w:space="0" w:color="auto"/>
        <w:left w:val="none" w:sz="0" w:space="0" w:color="auto"/>
        <w:bottom w:val="none" w:sz="0" w:space="0" w:color="auto"/>
        <w:right w:val="none" w:sz="0" w:space="0" w:color="auto"/>
      </w:divBdr>
      <w:divsChild>
        <w:div w:id="27491080">
          <w:marLeft w:val="480"/>
          <w:marRight w:val="0"/>
          <w:marTop w:val="0"/>
          <w:marBottom w:val="0"/>
          <w:divBdr>
            <w:top w:val="none" w:sz="0" w:space="0" w:color="auto"/>
            <w:left w:val="none" w:sz="0" w:space="0" w:color="auto"/>
            <w:bottom w:val="none" w:sz="0" w:space="0" w:color="auto"/>
            <w:right w:val="none" w:sz="0" w:space="0" w:color="auto"/>
          </w:divBdr>
        </w:div>
        <w:div w:id="28339560">
          <w:marLeft w:val="480"/>
          <w:marRight w:val="0"/>
          <w:marTop w:val="0"/>
          <w:marBottom w:val="0"/>
          <w:divBdr>
            <w:top w:val="none" w:sz="0" w:space="0" w:color="auto"/>
            <w:left w:val="none" w:sz="0" w:space="0" w:color="auto"/>
            <w:bottom w:val="none" w:sz="0" w:space="0" w:color="auto"/>
            <w:right w:val="none" w:sz="0" w:space="0" w:color="auto"/>
          </w:divBdr>
        </w:div>
        <w:div w:id="38628813">
          <w:marLeft w:val="480"/>
          <w:marRight w:val="0"/>
          <w:marTop w:val="0"/>
          <w:marBottom w:val="0"/>
          <w:divBdr>
            <w:top w:val="none" w:sz="0" w:space="0" w:color="auto"/>
            <w:left w:val="none" w:sz="0" w:space="0" w:color="auto"/>
            <w:bottom w:val="none" w:sz="0" w:space="0" w:color="auto"/>
            <w:right w:val="none" w:sz="0" w:space="0" w:color="auto"/>
          </w:divBdr>
        </w:div>
        <w:div w:id="126120593">
          <w:marLeft w:val="480"/>
          <w:marRight w:val="0"/>
          <w:marTop w:val="0"/>
          <w:marBottom w:val="0"/>
          <w:divBdr>
            <w:top w:val="none" w:sz="0" w:space="0" w:color="auto"/>
            <w:left w:val="none" w:sz="0" w:space="0" w:color="auto"/>
            <w:bottom w:val="none" w:sz="0" w:space="0" w:color="auto"/>
            <w:right w:val="none" w:sz="0" w:space="0" w:color="auto"/>
          </w:divBdr>
        </w:div>
        <w:div w:id="240798025">
          <w:marLeft w:val="480"/>
          <w:marRight w:val="0"/>
          <w:marTop w:val="0"/>
          <w:marBottom w:val="0"/>
          <w:divBdr>
            <w:top w:val="none" w:sz="0" w:space="0" w:color="auto"/>
            <w:left w:val="none" w:sz="0" w:space="0" w:color="auto"/>
            <w:bottom w:val="none" w:sz="0" w:space="0" w:color="auto"/>
            <w:right w:val="none" w:sz="0" w:space="0" w:color="auto"/>
          </w:divBdr>
        </w:div>
        <w:div w:id="257098674">
          <w:marLeft w:val="480"/>
          <w:marRight w:val="0"/>
          <w:marTop w:val="0"/>
          <w:marBottom w:val="0"/>
          <w:divBdr>
            <w:top w:val="none" w:sz="0" w:space="0" w:color="auto"/>
            <w:left w:val="none" w:sz="0" w:space="0" w:color="auto"/>
            <w:bottom w:val="none" w:sz="0" w:space="0" w:color="auto"/>
            <w:right w:val="none" w:sz="0" w:space="0" w:color="auto"/>
          </w:divBdr>
        </w:div>
        <w:div w:id="275336635">
          <w:marLeft w:val="480"/>
          <w:marRight w:val="0"/>
          <w:marTop w:val="0"/>
          <w:marBottom w:val="0"/>
          <w:divBdr>
            <w:top w:val="none" w:sz="0" w:space="0" w:color="auto"/>
            <w:left w:val="none" w:sz="0" w:space="0" w:color="auto"/>
            <w:bottom w:val="none" w:sz="0" w:space="0" w:color="auto"/>
            <w:right w:val="none" w:sz="0" w:space="0" w:color="auto"/>
          </w:divBdr>
        </w:div>
        <w:div w:id="289551148">
          <w:marLeft w:val="480"/>
          <w:marRight w:val="0"/>
          <w:marTop w:val="0"/>
          <w:marBottom w:val="0"/>
          <w:divBdr>
            <w:top w:val="none" w:sz="0" w:space="0" w:color="auto"/>
            <w:left w:val="none" w:sz="0" w:space="0" w:color="auto"/>
            <w:bottom w:val="none" w:sz="0" w:space="0" w:color="auto"/>
            <w:right w:val="none" w:sz="0" w:space="0" w:color="auto"/>
          </w:divBdr>
        </w:div>
        <w:div w:id="309794706">
          <w:marLeft w:val="480"/>
          <w:marRight w:val="0"/>
          <w:marTop w:val="0"/>
          <w:marBottom w:val="0"/>
          <w:divBdr>
            <w:top w:val="none" w:sz="0" w:space="0" w:color="auto"/>
            <w:left w:val="none" w:sz="0" w:space="0" w:color="auto"/>
            <w:bottom w:val="none" w:sz="0" w:space="0" w:color="auto"/>
            <w:right w:val="none" w:sz="0" w:space="0" w:color="auto"/>
          </w:divBdr>
        </w:div>
        <w:div w:id="322702903">
          <w:marLeft w:val="480"/>
          <w:marRight w:val="0"/>
          <w:marTop w:val="0"/>
          <w:marBottom w:val="0"/>
          <w:divBdr>
            <w:top w:val="none" w:sz="0" w:space="0" w:color="auto"/>
            <w:left w:val="none" w:sz="0" w:space="0" w:color="auto"/>
            <w:bottom w:val="none" w:sz="0" w:space="0" w:color="auto"/>
            <w:right w:val="none" w:sz="0" w:space="0" w:color="auto"/>
          </w:divBdr>
        </w:div>
        <w:div w:id="352728635">
          <w:marLeft w:val="480"/>
          <w:marRight w:val="0"/>
          <w:marTop w:val="0"/>
          <w:marBottom w:val="0"/>
          <w:divBdr>
            <w:top w:val="none" w:sz="0" w:space="0" w:color="auto"/>
            <w:left w:val="none" w:sz="0" w:space="0" w:color="auto"/>
            <w:bottom w:val="none" w:sz="0" w:space="0" w:color="auto"/>
            <w:right w:val="none" w:sz="0" w:space="0" w:color="auto"/>
          </w:divBdr>
        </w:div>
        <w:div w:id="357196496">
          <w:marLeft w:val="480"/>
          <w:marRight w:val="0"/>
          <w:marTop w:val="0"/>
          <w:marBottom w:val="0"/>
          <w:divBdr>
            <w:top w:val="none" w:sz="0" w:space="0" w:color="auto"/>
            <w:left w:val="none" w:sz="0" w:space="0" w:color="auto"/>
            <w:bottom w:val="none" w:sz="0" w:space="0" w:color="auto"/>
            <w:right w:val="none" w:sz="0" w:space="0" w:color="auto"/>
          </w:divBdr>
        </w:div>
        <w:div w:id="396049181">
          <w:marLeft w:val="480"/>
          <w:marRight w:val="0"/>
          <w:marTop w:val="0"/>
          <w:marBottom w:val="0"/>
          <w:divBdr>
            <w:top w:val="none" w:sz="0" w:space="0" w:color="auto"/>
            <w:left w:val="none" w:sz="0" w:space="0" w:color="auto"/>
            <w:bottom w:val="none" w:sz="0" w:space="0" w:color="auto"/>
            <w:right w:val="none" w:sz="0" w:space="0" w:color="auto"/>
          </w:divBdr>
        </w:div>
        <w:div w:id="499781752">
          <w:marLeft w:val="480"/>
          <w:marRight w:val="0"/>
          <w:marTop w:val="0"/>
          <w:marBottom w:val="0"/>
          <w:divBdr>
            <w:top w:val="none" w:sz="0" w:space="0" w:color="auto"/>
            <w:left w:val="none" w:sz="0" w:space="0" w:color="auto"/>
            <w:bottom w:val="none" w:sz="0" w:space="0" w:color="auto"/>
            <w:right w:val="none" w:sz="0" w:space="0" w:color="auto"/>
          </w:divBdr>
        </w:div>
        <w:div w:id="603733279">
          <w:marLeft w:val="480"/>
          <w:marRight w:val="0"/>
          <w:marTop w:val="0"/>
          <w:marBottom w:val="0"/>
          <w:divBdr>
            <w:top w:val="none" w:sz="0" w:space="0" w:color="auto"/>
            <w:left w:val="none" w:sz="0" w:space="0" w:color="auto"/>
            <w:bottom w:val="none" w:sz="0" w:space="0" w:color="auto"/>
            <w:right w:val="none" w:sz="0" w:space="0" w:color="auto"/>
          </w:divBdr>
        </w:div>
        <w:div w:id="614286290">
          <w:marLeft w:val="480"/>
          <w:marRight w:val="0"/>
          <w:marTop w:val="0"/>
          <w:marBottom w:val="0"/>
          <w:divBdr>
            <w:top w:val="none" w:sz="0" w:space="0" w:color="auto"/>
            <w:left w:val="none" w:sz="0" w:space="0" w:color="auto"/>
            <w:bottom w:val="none" w:sz="0" w:space="0" w:color="auto"/>
            <w:right w:val="none" w:sz="0" w:space="0" w:color="auto"/>
          </w:divBdr>
        </w:div>
        <w:div w:id="614413130">
          <w:marLeft w:val="480"/>
          <w:marRight w:val="0"/>
          <w:marTop w:val="0"/>
          <w:marBottom w:val="0"/>
          <w:divBdr>
            <w:top w:val="none" w:sz="0" w:space="0" w:color="auto"/>
            <w:left w:val="none" w:sz="0" w:space="0" w:color="auto"/>
            <w:bottom w:val="none" w:sz="0" w:space="0" w:color="auto"/>
            <w:right w:val="none" w:sz="0" w:space="0" w:color="auto"/>
          </w:divBdr>
        </w:div>
        <w:div w:id="618073605">
          <w:marLeft w:val="480"/>
          <w:marRight w:val="0"/>
          <w:marTop w:val="0"/>
          <w:marBottom w:val="0"/>
          <w:divBdr>
            <w:top w:val="none" w:sz="0" w:space="0" w:color="auto"/>
            <w:left w:val="none" w:sz="0" w:space="0" w:color="auto"/>
            <w:bottom w:val="none" w:sz="0" w:space="0" w:color="auto"/>
            <w:right w:val="none" w:sz="0" w:space="0" w:color="auto"/>
          </w:divBdr>
        </w:div>
        <w:div w:id="626666563">
          <w:marLeft w:val="480"/>
          <w:marRight w:val="0"/>
          <w:marTop w:val="0"/>
          <w:marBottom w:val="0"/>
          <w:divBdr>
            <w:top w:val="none" w:sz="0" w:space="0" w:color="auto"/>
            <w:left w:val="none" w:sz="0" w:space="0" w:color="auto"/>
            <w:bottom w:val="none" w:sz="0" w:space="0" w:color="auto"/>
            <w:right w:val="none" w:sz="0" w:space="0" w:color="auto"/>
          </w:divBdr>
        </w:div>
        <w:div w:id="660739919">
          <w:marLeft w:val="480"/>
          <w:marRight w:val="0"/>
          <w:marTop w:val="0"/>
          <w:marBottom w:val="0"/>
          <w:divBdr>
            <w:top w:val="none" w:sz="0" w:space="0" w:color="auto"/>
            <w:left w:val="none" w:sz="0" w:space="0" w:color="auto"/>
            <w:bottom w:val="none" w:sz="0" w:space="0" w:color="auto"/>
            <w:right w:val="none" w:sz="0" w:space="0" w:color="auto"/>
          </w:divBdr>
        </w:div>
        <w:div w:id="747380570">
          <w:marLeft w:val="480"/>
          <w:marRight w:val="0"/>
          <w:marTop w:val="0"/>
          <w:marBottom w:val="0"/>
          <w:divBdr>
            <w:top w:val="none" w:sz="0" w:space="0" w:color="auto"/>
            <w:left w:val="none" w:sz="0" w:space="0" w:color="auto"/>
            <w:bottom w:val="none" w:sz="0" w:space="0" w:color="auto"/>
            <w:right w:val="none" w:sz="0" w:space="0" w:color="auto"/>
          </w:divBdr>
        </w:div>
        <w:div w:id="761533158">
          <w:marLeft w:val="480"/>
          <w:marRight w:val="0"/>
          <w:marTop w:val="0"/>
          <w:marBottom w:val="0"/>
          <w:divBdr>
            <w:top w:val="none" w:sz="0" w:space="0" w:color="auto"/>
            <w:left w:val="none" w:sz="0" w:space="0" w:color="auto"/>
            <w:bottom w:val="none" w:sz="0" w:space="0" w:color="auto"/>
            <w:right w:val="none" w:sz="0" w:space="0" w:color="auto"/>
          </w:divBdr>
        </w:div>
        <w:div w:id="764156215">
          <w:marLeft w:val="480"/>
          <w:marRight w:val="0"/>
          <w:marTop w:val="0"/>
          <w:marBottom w:val="0"/>
          <w:divBdr>
            <w:top w:val="none" w:sz="0" w:space="0" w:color="auto"/>
            <w:left w:val="none" w:sz="0" w:space="0" w:color="auto"/>
            <w:bottom w:val="none" w:sz="0" w:space="0" w:color="auto"/>
            <w:right w:val="none" w:sz="0" w:space="0" w:color="auto"/>
          </w:divBdr>
        </w:div>
        <w:div w:id="778449517">
          <w:marLeft w:val="480"/>
          <w:marRight w:val="0"/>
          <w:marTop w:val="0"/>
          <w:marBottom w:val="0"/>
          <w:divBdr>
            <w:top w:val="none" w:sz="0" w:space="0" w:color="auto"/>
            <w:left w:val="none" w:sz="0" w:space="0" w:color="auto"/>
            <w:bottom w:val="none" w:sz="0" w:space="0" w:color="auto"/>
            <w:right w:val="none" w:sz="0" w:space="0" w:color="auto"/>
          </w:divBdr>
        </w:div>
        <w:div w:id="823007799">
          <w:marLeft w:val="480"/>
          <w:marRight w:val="0"/>
          <w:marTop w:val="0"/>
          <w:marBottom w:val="0"/>
          <w:divBdr>
            <w:top w:val="none" w:sz="0" w:space="0" w:color="auto"/>
            <w:left w:val="none" w:sz="0" w:space="0" w:color="auto"/>
            <w:bottom w:val="none" w:sz="0" w:space="0" w:color="auto"/>
            <w:right w:val="none" w:sz="0" w:space="0" w:color="auto"/>
          </w:divBdr>
        </w:div>
        <w:div w:id="906182737">
          <w:marLeft w:val="480"/>
          <w:marRight w:val="0"/>
          <w:marTop w:val="0"/>
          <w:marBottom w:val="0"/>
          <w:divBdr>
            <w:top w:val="none" w:sz="0" w:space="0" w:color="auto"/>
            <w:left w:val="none" w:sz="0" w:space="0" w:color="auto"/>
            <w:bottom w:val="none" w:sz="0" w:space="0" w:color="auto"/>
            <w:right w:val="none" w:sz="0" w:space="0" w:color="auto"/>
          </w:divBdr>
        </w:div>
      </w:divsChild>
    </w:div>
    <w:div w:id="398862914">
      <w:bodyDiv w:val="1"/>
      <w:marLeft w:val="0"/>
      <w:marRight w:val="0"/>
      <w:marTop w:val="0"/>
      <w:marBottom w:val="0"/>
      <w:divBdr>
        <w:top w:val="none" w:sz="0" w:space="0" w:color="auto"/>
        <w:left w:val="none" w:sz="0" w:space="0" w:color="auto"/>
        <w:bottom w:val="none" w:sz="0" w:space="0" w:color="auto"/>
        <w:right w:val="none" w:sz="0" w:space="0" w:color="auto"/>
      </w:divBdr>
    </w:div>
    <w:div w:id="398864207">
      <w:bodyDiv w:val="1"/>
      <w:marLeft w:val="0"/>
      <w:marRight w:val="0"/>
      <w:marTop w:val="0"/>
      <w:marBottom w:val="0"/>
      <w:divBdr>
        <w:top w:val="none" w:sz="0" w:space="0" w:color="auto"/>
        <w:left w:val="none" w:sz="0" w:space="0" w:color="auto"/>
        <w:bottom w:val="none" w:sz="0" w:space="0" w:color="auto"/>
        <w:right w:val="none" w:sz="0" w:space="0" w:color="auto"/>
      </w:divBdr>
    </w:div>
    <w:div w:id="398868068">
      <w:bodyDiv w:val="1"/>
      <w:marLeft w:val="0"/>
      <w:marRight w:val="0"/>
      <w:marTop w:val="0"/>
      <w:marBottom w:val="0"/>
      <w:divBdr>
        <w:top w:val="none" w:sz="0" w:space="0" w:color="auto"/>
        <w:left w:val="none" w:sz="0" w:space="0" w:color="auto"/>
        <w:bottom w:val="none" w:sz="0" w:space="0" w:color="auto"/>
        <w:right w:val="none" w:sz="0" w:space="0" w:color="auto"/>
      </w:divBdr>
    </w:div>
    <w:div w:id="398868891">
      <w:bodyDiv w:val="1"/>
      <w:marLeft w:val="0"/>
      <w:marRight w:val="0"/>
      <w:marTop w:val="0"/>
      <w:marBottom w:val="0"/>
      <w:divBdr>
        <w:top w:val="none" w:sz="0" w:space="0" w:color="auto"/>
        <w:left w:val="none" w:sz="0" w:space="0" w:color="auto"/>
        <w:bottom w:val="none" w:sz="0" w:space="0" w:color="auto"/>
        <w:right w:val="none" w:sz="0" w:space="0" w:color="auto"/>
      </w:divBdr>
    </w:div>
    <w:div w:id="398983814">
      <w:bodyDiv w:val="1"/>
      <w:marLeft w:val="0"/>
      <w:marRight w:val="0"/>
      <w:marTop w:val="0"/>
      <w:marBottom w:val="0"/>
      <w:divBdr>
        <w:top w:val="none" w:sz="0" w:space="0" w:color="auto"/>
        <w:left w:val="none" w:sz="0" w:space="0" w:color="auto"/>
        <w:bottom w:val="none" w:sz="0" w:space="0" w:color="auto"/>
        <w:right w:val="none" w:sz="0" w:space="0" w:color="auto"/>
      </w:divBdr>
      <w:divsChild>
        <w:div w:id="17587070">
          <w:marLeft w:val="480"/>
          <w:marRight w:val="0"/>
          <w:marTop w:val="0"/>
          <w:marBottom w:val="0"/>
          <w:divBdr>
            <w:top w:val="none" w:sz="0" w:space="0" w:color="auto"/>
            <w:left w:val="none" w:sz="0" w:space="0" w:color="auto"/>
            <w:bottom w:val="none" w:sz="0" w:space="0" w:color="auto"/>
            <w:right w:val="none" w:sz="0" w:space="0" w:color="auto"/>
          </w:divBdr>
        </w:div>
        <w:div w:id="85152771">
          <w:marLeft w:val="480"/>
          <w:marRight w:val="0"/>
          <w:marTop w:val="0"/>
          <w:marBottom w:val="0"/>
          <w:divBdr>
            <w:top w:val="none" w:sz="0" w:space="0" w:color="auto"/>
            <w:left w:val="none" w:sz="0" w:space="0" w:color="auto"/>
            <w:bottom w:val="none" w:sz="0" w:space="0" w:color="auto"/>
            <w:right w:val="none" w:sz="0" w:space="0" w:color="auto"/>
          </w:divBdr>
        </w:div>
        <w:div w:id="170222848">
          <w:marLeft w:val="480"/>
          <w:marRight w:val="0"/>
          <w:marTop w:val="0"/>
          <w:marBottom w:val="0"/>
          <w:divBdr>
            <w:top w:val="none" w:sz="0" w:space="0" w:color="auto"/>
            <w:left w:val="none" w:sz="0" w:space="0" w:color="auto"/>
            <w:bottom w:val="none" w:sz="0" w:space="0" w:color="auto"/>
            <w:right w:val="none" w:sz="0" w:space="0" w:color="auto"/>
          </w:divBdr>
        </w:div>
        <w:div w:id="210580819">
          <w:marLeft w:val="480"/>
          <w:marRight w:val="0"/>
          <w:marTop w:val="0"/>
          <w:marBottom w:val="0"/>
          <w:divBdr>
            <w:top w:val="none" w:sz="0" w:space="0" w:color="auto"/>
            <w:left w:val="none" w:sz="0" w:space="0" w:color="auto"/>
            <w:bottom w:val="none" w:sz="0" w:space="0" w:color="auto"/>
            <w:right w:val="none" w:sz="0" w:space="0" w:color="auto"/>
          </w:divBdr>
        </w:div>
        <w:div w:id="241182283">
          <w:marLeft w:val="480"/>
          <w:marRight w:val="0"/>
          <w:marTop w:val="0"/>
          <w:marBottom w:val="0"/>
          <w:divBdr>
            <w:top w:val="none" w:sz="0" w:space="0" w:color="auto"/>
            <w:left w:val="none" w:sz="0" w:space="0" w:color="auto"/>
            <w:bottom w:val="none" w:sz="0" w:space="0" w:color="auto"/>
            <w:right w:val="none" w:sz="0" w:space="0" w:color="auto"/>
          </w:divBdr>
        </w:div>
        <w:div w:id="255988532">
          <w:marLeft w:val="480"/>
          <w:marRight w:val="0"/>
          <w:marTop w:val="0"/>
          <w:marBottom w:val="0"/>
          <w:divBdr>
            <w:top w:val="none" w:sz="0" w:space="0" w:color="auto"/>
            <w:left w:val="none" w:sz="0" w:space="0" w:color="auto"/>
            <w:bottom w:val="none" w:sz="0" w:space="0" w:color="auto"/>
            <w:right w:val="none" w:sz="0" w:space="0" w:color="auto"/>
          </w:divBdr>
        </w:div>
        <w:div w:id="271592848">
          <w:marLeft w:val="480"/>
          <w:marRight w:val="0"/>
          <w:marTop w:val="0"/>
          <w:marBottom w:val="0"/>
          <w:divBdr>
            <w:top w:val="none" w:sz="0" w:space="0" w:color="auto"/>
            <w:left w:val="none" w:sz="0" w:space="0" w:color="auto"/>
            <w:bottom w:val="none" w:sz="0" w:space="0" w:color="auto"/>
            <w:right w:val="none" w:sz="0" w:space="0" w:color="auto"/>
          </w:divBdr>
        </w:div>
        <w:div w:id="305013214">
          <w:marLeft w:val="480"/>
          <w:marRight w:val="0"/>
          <w:marTop w:val="0"/>
          <w:marBottom w:val="0"/>
          <w:divBdr>
            <w:top w:val="none" w:sz="0" w:space="0" w:color="auto"/>
            <w:left w:val="none" w:sz="0" w:space="0" w:color="auto"/>
            <w:bottom w:val="none" w:sz="0" w:space="0" w:color="auto"/>
            <w:right w:val="none" w:sz="0" w:space="0" w:color="auto"/>
          </w:divBdr>
        </w:div>
        <w:div w:id="339548326">
          <w:marLeft w:val="480"/>
          <w:marRight w:val="0"/>
          <w:marTop w:val="0"/>
          <w:marBottom w:val="0"/>
          <w:divBdr>
            <w:top w:val="none" w:sz="0" w:space="0" w:color="auto"/>
            <w:left w:val="none" w:sz="0" w:space="0" w:color="auto"/>
            <w:bottom w:val="none" w:sz="0" w:space="0" w:color="auto"/>
            <w:right w:val="none" w:sz="0" w:space="0" w:color="auto"/>
          </w:divBdr>
        </w:div>
        <w:div w:id="346562040">
          <w:marLeft w:val="480"/>
          <w:marRight w:val="0"/>
          <w:marTop w:val="0"/>
          <w:marBottom w:val="0"/>
          <w:divBdr>
            <w:top w:val="none" w:sz="0" w:space="0" w:color="auto"/>
            <w:left w:val="none" w:sz="0" w:space="0" w:color="auto"/>
            <w:bottom w:val="none" w:sz="0" w:space="0" w:color="auto"/>
            <w:right w:val="none" w:sz="0" w:space="0" w:color="auto"/>
          </w:divBdr>
        </w:div>
        <w:div w:id="383798666">
          <w:marLeft w:val="480"/>
          <w:marRight w:val="0"/>
          <w:marTop w:val="0"/>
          <w:marBottom w:val="0"/>
          <w:divBdr>
            <w:top w:val="none" w:sz="0" w:space="0" w:color="auto"/>
            <w:left w:val="none" w:sz="0" w:space="0" w:color="auto"/>
            <w:bottom w:val="none" w:sz="0" w:space="0" w:color="auto"/>
            <w:right w:val="none" w:sz="0" w:space="0" w:color="auto"/>
          </w:divBdr>
        </w:div>
        <w:div w:id="430316610">
          <w:marLeft w:val="480"/>
          <w:marRight w:val="0"/>
          <w:marTop w:val="0"/>
          <w:marBottom w:val="0"/>
          <w:divBdr>
            <w:top w:val="none" w:sz="0" w:space="0" w:color="auto"/>
            <w:left w:val="none" w:sz="0" w:space="0" w:color="auto"/>
            <w:bottom w:val="none" w:sz="0" w:space="0" w:color="auto"/>
            <w:right w:val="none" w:sz="0" w:space="0" w:color="auto"/>
          </w:divBdr>
        </w:div>
        <w:div w:id="451943623">
          <w:marLeft w:val="480"/>
          <w:marRight w:val="0"/>
          <w:marTop w:val="0"/>
          <w:marBottom w:val="0"/>
          <w:divBdr>
            <w:top w:val="none" w:sz="0" w:space="0" w:color="auto"/>
            <w:left w:val="none" w:sz="0" w:space="0" w:color="auto"/>
            <w:bottom w:val="none" w:sz="0" w:space="0" w:color="auto"/>
            <w:right w:val="none" w:sz="0" w:space="0" w:color="auto"/>
          </w:divBdr>
        </w:div>
        <w:div w:id="457918106">
          <w:marLeft w:val="480"/>
          <w:marRight w:val="0"/>
          <w:marTop w:val="0"/>
          <w:marBottom w:val="0"/>
          <w:divBdr>
            <w:top w:val="none" w:sz="0" w:space="0" w:color="auto"/>
            <w:left w:val="none" w:sz="0" w:space="0" w:color="auto"/>
            <w:bottom w:val="none" w:sz="0" w:space="0" w:color="auto"/>
            <w:right w:val="none" w:sz="0" w:space="0" w:color="auto"/>
          </w:divBdr>
        </w:div>
        <w:div w:id="462433143">
          <w:marLeft w:val="480"/>
          <w:marRight w:val="0"/>
          <w:marTop w:val="0"/>
          <w:marBottom w:val="0"/>
          <w:divBdr>
            <w:top w:val="none" w:sz="0" w:space="0" w:color="auto"/>
            <w:left w:val="none" w:sz="0" w:space="0" w:color="auto"/>
            <w:bottom w:val="none" w:sz="0" w:space="0" w:color="auto"/>
            <w:right w:val="none" w:sz="0" w:space="0" w:color="auto"/>
          </w:divBdr>
        </w:div>
        <w:div w:id="494689045">
          <w:marLeft w:val="480"/>
          <w:marRight w:val="0"/>
          <w:marTop w:val="0"/>
          <w:marBottom w:val="0"/>
          <w:divBdr>
            <w:top w:val="none" w:sz="0" w:space="0" w:color="auto"/>
            <w:left w:val="none" w:sz="0" w:space="0" w:color="auto"/>
            <w:bottom w:val="none" w:sz="0" w:space="0" w:color="auto"/>
            <w:right w:val="none" w:sz="0" w:space="0" w:color="auto"/>
          </w:divBdr>
        </w:div>
        <w:div w:id="506215527">
          <w:marLeft w:val="480"/>
          <w:marRight w:val="0"/>
          <w:marTop w:val="0"/>
          <w:marBottom w:val="0"/>
          <w:divBdr>
            <w:top w:val="none" w:sz="0" w:space="0" w:color="auto"/>
            <w:left w:val="none" w:sz="0" w:space="0" w:color="auto"/>
            <w:bottom w:val="none" w:sz="0" w:space="0" w:color="auto"/>
            <w:right w:val="none" w:sz="0" w:space="0" w:color="auto"/>
          </w:divBdr>
        </w:div>
        <w:div w:id="587928134">
          <w:marLeft w:val="480"/>
          <w:marRight w:val="0"/>
          <w:marTop w:val="0"/>
          <w:marBottom w:val="0"/>
          <w:divBdr>
            <w:top w:val="none" w:sz="0" w:space="0" w:color="auto"/>
            <w:left w:val="none" w:sz="0" w:space="0" w:color="auto"/>
            <w:bottom w:val="none" w:sz="0" w:space="0" w:color="auto"/>
            <w:right w:val="none" w:sz="0" w:space="0" w:color="auto"/>
          </w:divBdr>
        </w:div>
        <w:div w:id="593435643">
          <w:marLeft w:val="480"/>
          <w:marRight w:val="0"/>
          <w:marTop w:val="0"/>
          <w:marBottom w:val="0"/>
          <w:divBdr>
            <w:top w:val="none" w:sz="0" w:space="0" w:color="auto"/>
            <w:left w:val="none" w:sz="0" w:space="0" w:color="auto"/>
            <w:bottom w:val="none" w:sz="0" w:space="0" w:color="auto"/>
            <w:right w:val="none" w:sz="0" w:space="0" w:color="auto"/>
          </w:divBdr>
        </w:div>
        <w:div w:id="638997263">
          <w:marLeft w:val="480"/>
          <w:marRight w:val="0"/>
          <w:marTop w:val="0"/>
          <w:marBottom w:val="0"/>
          <w:divBdr>
            <w:top w:val="none" w:sz="0" w:space="0" w:color="auto"/>
            <w:left w:val="none" w:sz="0" w:space="0" w:color="auto"/>
            <w:bottom w:val="none" w:sz="0" w:space="0" w:color="auto"/>
            <w:right w:val="none" w:sz="0" w:space="0" w:color="auto"/>
          </w:divBdr>
        </w:div>
        <w:div w:id="657727324">
          <w:marLeft w:val="480"/>
          <w:marRight w:val="0"/>
          <w:marTop w:val="0"/>
          <w:marBottom w:val="0"/>
          <w:divBdr>
            <w:top w:val="none" w:sz="0" w:space="0" w:color="auto"/>
            <w:left w:val="none" w:sz="0" w:space="0" w:color="auto"/>
            <w:bottom w:val="none" w:sz="0" w:space="0" w:color="auto"/>
            <w:right w:val="none" w:sz="0" w:space="0" w:color="auto"/>
          </w:divBdr>
        </w:div>
        <w:div w:id="677728773">
          <w:marLeft w:val="480"/>
          <w:marRight w:val="0"/>
          <w:marTop w:val="0"/>
          <w:marBottom w:val="0"/>
          <w:divBdr>
            <w:top w:val="none" w:sz="0" w:space="0" w:color="auto"/>
            <w:left w:val="none" w:sz="0" w:space="0" w:color="auto"/>
            <w:bottom w:val="none" w:sz="0" w:space="0" w:color="auto"/>
            <w:right w:val="none" w:sz="0" w:space="0" w:color="auto"/>
          </w:divBdr>
        </w:div>
        <w:div w:id="765807122">
          <w:marLeft w:val="480"/>
          <w:marRight w:val="0"/>
          <w:marTop w:val="0"/>
          <w:marBottom w:val="0"/>
          <w:divBdr>
            <w:top w:val="none" w:sz="0" w:space="0" w:color="auto"/>
            <w:left w:val="none" w:sz="0" w:space="0" w:color="auto"/>
            <w:bottom w:val="none" w:sz="0" w:space="0" w:color="auto"/>
            <w:right w:val="none" w:sz="0" w:space="0" w:color="auto"/>
          </w:divBdr>
        </w:div>
        <w:div w:id="801918993">
          <w:marLeft w:val="480"/>
          <w:marRight w:val="0"/>
          <w:marTop w:val="0"/>
          <w:marBottom w:val="0"/>
          <w:divBdr>
            <w:top w:val="none" w:sz="0" w:space="0" w:color="auto"/>
            <w:left w:val="none" w:sz="0" w:space="0" w:color="auto"/>
            <w:bottom w:val="none" w:sz="0" w:space="0" w:color="auto"/>
            <w:right w:val="none" w:sz="0" w:space="0" w:color="auto"/>
          </w:divBdr>
        </w:div>
        <w:div w:id="866603494">
          <w:marLeft w:val="480"/>
          <w:marRight w:val="0"/>
          <w:marTop w:val="0"/>
          <w:marBottom w:val="0"/>
          <w:divBdr>
            <w:top w:val="none" w:sz="0" w:space="0" w:color="auto"/>
            <w:left w:val="none" w:sz="0" w:space="0" w:color="auto"/>
            <w:bottom w:val="none" w:sz="0" w:space="0" w:color="auto"/>
            <w:right w:val="none" w:sz="0" w:space="0" w:color="auto"/>
          </w:divBdr>
        </w:div>
        <w:div w:id="884948355">
          <w:marLeft w:val="480"/>
          <w:marRight w:val="0"/>
          <w:marTop w:val="0"/>
          <w:marBottom w:val="0"/>
          <w:divBdr>
            <w:top w:val="none" w:sz="0" w:space="0" w:color="auto"/>
            <w:left w:val="none" w:sz="0" w:space="0" w:color="auto"/>
            <w:bottom w:val="none" w:sz="0" w:space="0" w:color="auto"/>
            <w:right w:val="none" w:sz="0" w:space="0" w:color="auto"/>
          </w:divBdr>
        </w:div>
      </w:divsChild>
    </w:div>
    <w:div w:id="399136613">
      <w:bodyDiv w:val="1"/>
      <w:marLeft w:val="0"/>
      <w:marRight w:val="0"/>
      <w:marTop w:val="0"/>
      <w:marBottom w:val="0"/>
      <w:divBdr>
        <w:top w:val="none" w:sz="0" w:space="0" w:color="auto"/>
        <w:left w:val="none" w:sz="0" w:space="0" w:color="auto"/>
        <w:bottom w:val="none" w:sz="0" w:space="0" w:color="auto"/>
        <w:right w:val="none" w:sz="0" w:space="0" w:color="auto"/>
      </w:divBdr>
    </w:div>
    <w:div w:id="399324669">
      <w:bodyDiv w:val="1"/>
      <w:marLeft w:val="0"/>
      <w:marRight w:val="0"/>
      <w:marTop w:val="0"/>
      <w:marBottom w:val="0"/>
      <w:divBdr>
        <w:top w:val="none" w:sz="0" w:space="0" w:color="auto"/>
        <w:left w:val="none" w:sz="0" w:space="0" w:color="auto"/>
        <w:bottom w:val="none" w:sz="0" w:space="0" w:color="auto"/>
        <w:right w:val="none" w:sz="0" w:space="0" w:color="auto"/>
      </w:divBdr>
    </w:div>
    <w:div w:id="399376811">
      <w:bodyDiv w:val="1"/>
      <w:marLeft w:val="0"/>
      <w:marRight w:val="0"/>
      <w:marTop w:val="0"/>
      <w:marBottom w:val="0"/>
      <w:divBdr>
        <w:top w:val="none" w:sz="0" w:space="0" w:color="auto"/>
        <w:left w:val="none" w:sz="0" w:space="0" w:color="auto"/>
        <w:bottom w:val="none" w:sz="0" w:space="0" w:color="auto"/>
        <w:right w:val="none" w:sz="0" w:space="0" w:color="auto"/>
      </w:divBdr>
    </w:div>
    <w:div w:id="399405853">
      <w:bodyDiv w:val="1"/>
      <w:marLeft w:val="0"/>
      <w:marRight w:val="0"/>
      <w:marTop w:val="0"/>
      <w:marBottom w:val="0"/>
      <w:divBdr>
        <w:top w:val="none" w:sz="0" w:space="0" w:color="auto"/>
        <w:left w:val="none" w:sz="0" w:space="0" w:color="auto"/>
        <w:bottom w:val="none" w:sz="0" w:space="0" w:color="auto"/>
        <w:right w:val="none" w:sz="0" w:space="0" w:color="auto"/>
      </w:divBdr>
    </w:div>
    <w:div w:id="399602900">
      <w:bodyDiv w:val="1"/>
      <w:marLeft w:val="0"/>
      <w:marRight w:val="0"/>
      <w:marTop w:val="0"/>
      <w:marBottom w:val="0"/>
      <w:divBdr>
        <w:top w:val="none" w:sz="0" w:space="0" w:color="auto"/>
        <w:left w:val="none" w:sz="0" w:space="0" w:color="auto"/>
        <w:bottom w:val="none" w:sz="0" w:space="0" w:color="auto"/>
        <w:right w:val="none" w:sz="0" w:space="0" w:color="auto"/>
      </w:divBdr>
    </w:div>
    <w:div w:id="399718611">
      <w:bodyDiv w:val="1"/>
      <w:marLeft w:val="0"/>
      <w:marRight w:val="0"/>
      <w:marTop w:val="0"/>
      <w:marBottom w:val="0"/>
      <w:divBdr>
        <w:top w:val="none" w:sz="0" w:space="0" w:color="auto"/>
        <w:left w:val="none" w:sz="0" w:space="0" w:color="auto"/>
        <w:bottom w:val="none" w:sz="0" w:space="0" w:color="auto"/>
        <w:right w:val="none" w:sz="0" w:space="0" w:color="auto"/>
      </w:divBdr>
    </w:div>
    <w:div w:id="399795389">
      <w:bodyDiv w:val="1"/>
      <w:marLeft w:val="0"/>
      <w:marRight w:val="0"/>
      <w:marTop w:val="0"/>
      <w:marBottom w:val="0"/>
      <w:divBdr>
        <w:top w:val="none" w:sz="0" w:space="0" w:color="auto"/>
        <w:left w:val="none" w:sz="0" w:space="0" w:color="auto"/>
        <w:bottom w:val="none" w:sz="0" w:space="0" w:color="auto"/>
        <w:right w:val="none" w:sz="0" w:space="0" w:color="auto"/>
      </w:divBdr>
    </w:div>
    <w:div w:id="399867409">
      <w:bodyDiv w:val="1"/>
      <w:marLeft w:val="0"/>
      <w:marRight w:val="0"/>
      <w:marTop w:val="0"/>
      <w:marBottom w:val="0"/>
      <w:divBdr>
        <w:top w:val="none" w:sz="0" w:space="0" w:color="auto"/>
        <w:left w:val="none" w:sz="0" w:space="0" w:color="auto"/>
        <w:bottom w:val="none" w:sz="0" w:space="0" w:color="auto"/>
        <w:right w:val="none" w:sz="0" w:space="0" w:color="auto"/>
      </w:divBdr>
    </w:div>
    <w:div w:id="399867895">
      <w:bodyDiv w:val="1"/>
      <w:marLeft w:val="0"/>
      <w:marRight w:val="0"/>
      <w:marTop w:val="0"/>
      <w:marBottom w:val="0"/>
      <w:divBdr>
        <w:top w:val="none" w:sz="0" w:space="0" w:color="auto"/>
        <w:left w:val="none" w:sz="0" w:space="0" w:color="auto"/>
        <w:bottom w:val="none" w:sz="0" w:space="0" w:color="auto"/>
        <w:right w:val="none" w:sz="0" w:space="0" w:color="auto"/>
      </w:divBdr>
    </w:div>
    <w:div w:id="399909243">
      <w:bodyDiv w:val="1"/>
      <w:marLeft w:val="0"/>
      <w:marRight w:val="0"/>
      <w:marTop w:val="0"/>
      <w:marBottom w:val="0"/>
      <w:divBdr>
        <w:top w:val="none" w:sz="0" w:space="0" w:color="auto"/>
        <w:left w:val="none" w:sz="0" w:space="0" w:color="auto"/>
        <w:bottom w:val="none" w:sz="0" w:space="0" w:color="auto"/>
        <w:right w:val="none" w:sz="0" w:space="0" w:color="auto"/>
      </w:divBdr>
      <w:divsChild>
        <w:div w:id="43255683">
          <w:marLeft w:val="480"/>
          <w:marRight w:val="0"/>
          <w:marTop w:val="0"/>
          <w:marBottom w:val="0"/>
          <w:divBdr>
            <w:top w:val="none" w:sz="0" w:space="0" w:color="auto"/>
            <w:left w:val="none" w:sz="0" w:space="0" w:color="auto"/>
            <w:bottom w:val="none" w:sz="0" w:space="0" w:color="auto"/>
            <w:right w:val="none" w:sz="0" w:space="0" w:color="auto"/>
          </w:divBdr>
        </w:div>
        <w:div w:id="44067227">
          <w:marLeft w:val="480"/>
          <w:marRight w:val="0"/>
          <w:marTop w:val="0"/>
          <w:marBottom w:val="0"/>
          <w:divBdr>
            <w:top w:val="none" w:sz="0" w:space="0" w:color="auto"/>
            <w:left w:val="none" w:sz="0" w:space="0" w:color="auto"/>
            <w:bottom w:val="none" w:sz="0" w:space="0" w:color="auto"/>
            <w:right w:val="none" w:sz="0" w:space="0" w:color="auto"/>
          </w:divBdr>
        </w:div>
        <w:div w:id="47844136">
          <w:marLeft w:val="480"/>
          <w:marRight w:val="0"/>
          <w:marTop w:val="0"/>
          <w:marBottom w:val="0"/>
          <w:divBdr>
            <w:top w:val="none" w:sz="0" w:space="0" w:color="auto"/>
            <w:left w:val="none" w:sz="0" w:space="0" w:color="auto"/>
            <w:bottom w:val="none" w:sz="0" w:space="0" w:color="auto"/>
            <w:right w:val="none" w:sz="0" w:space="0" w:color="auto"/>
          </w:divBdr>
        </w:div>
        <w:div w:id="180626169">
          <w:marLeft w:val="480"/>
          <w:marRight w:val="0"/>
          <w:marTop w:val="0"/>
          <w:marBottom w:val="0"/>
          <w:divBdr>
            <w:top w:val="none" w:sz="0" w:space="0" w:color="auto"/>
            <w:left w:val="none" w:sz="0" w:space="0" w:color="auto"/>
            <w:bottom w:val="none" w:sz="0" w:space="0" w:color="auto"/>
            <w:right w:val="none" w:sz="0" w:space="0" w:color="auto"/>
          </w:divBdr>
        </w:div>
        <w:div w:id="201479449">
          <w:marLeft w:val="480"/>
          <w:marRight w:val="0"/>
          <w:marTop w:val="0"/>
          <w:marBottom w:val="0"/>
          <w:divBdr>
            <w:top w:val="none" w:sz="0" w:space="0" w:color="auto"/>
            <w:left w:val="none" w:sz="0" w:space="0" w:color="auto"/>
            <w:bottom w:val="none" w:sz="0" w:space="0" w:color="auto"/>
            <w:right w:val="none" w:sz="0" w:space="0" w:color="auto"/>
          </w:divBdr>
        </w:div>
        <w:div w:id="215818688">
          <w:marLeft w:val="480"/>
          <w:marRight w:val="0"/>
          <w:marTop w:val="0"/>
          <w:marBottom w:val="0"/>
          <w:divBdr>
            <w:top w:val="none" w:sz="0" w:space="0" w:color="auto"/>
            <w:left w:val="none" w:sz="0" w:space="0" w:color="auto"/>
            <w:bottom w:val="none" w:sz="0" w:space="0" w:color="auto"/>
            <w:right w:val="none" w:sz="0" w:space="0" w:color="auto"/>
          </w:divBdr>
        </w:div>
        <w:div w:id="342634271">
          <w:marLeft w:val="480"/>
          <w:marRight w:val="0"/>
          <w:marTop w:val="0"/>
          <w:marBottom w:val="0"/>
          <w:divBdr>
            <w:top w:val="none" w:sz="0" w:space="0" w:color="auto"/>
            <w:left w:val="none" w:sz="0" w:space="0" w:color="auto"/>
            <w:bottom w:val="none" w:sz="0" w:space="0" w:color="auto"/>
            <w:right w:val="none" w:sz="0" w:space="0" w:color="auto"/>
          </w:divBdr>
        </w:div>
        <w:div w:id="349336578">
          <w:marLeft w:val="480"/>
          <w:marRight w:val="0"/>
          <w:marTop w:val="0"/>
          <w:marBottom w:val="0"/>
          <w:divBdr>
            <w:top w:val="none" w:sz="0" w:space="0" w:color="auto"/>
            <w:left w:val="none" w:sz="0" w:space="0" w:color="auto"/>
            <w:bottom w:val="none" w:sz="0" w:space="0" w:color="auto"/>
            <w:right w:val="none" w:sz="0" w:space="0" w:color="auto"/>
          </w:divBdr>
        </w:div>
        <w:div w:id="354693019">
          <w:marLeft w:val="480"/>
          <w:marRight w:val="0"/>
          <w:marTop w:val="0"/>
          <w:marBottom w:val="0"/>
          <w:divBdr>
            <w:top w:val="none" w:sz="0" w:space="0" w:color="auto"/>
            <w:left w:val="none" w:sz="0" w:space="0" w:color="auto"/>
            <w:bottom w:val="none" w:sz="0" w:space="0" w:color="auto"/>
            <w:right w:val="none" w:sz="0" w:space="0" w:color="auto"/>
          </w:divBdr>
        </w:div>
        <w:div w:id="355469618">
          <w:marLeft w:val="480"/>
          <w:marRight w:val="0"/>
          <w:marTop w:val="0"/>
          <w:marBottom w:val="0"/>
          <w:divBdr>
            <w:top w:val="none" w:sz="0" w:space="0" w:color="auto"/>
            <w:left w:val="none" w:sz="0" w:space="0" w:color="auto"/>
            <w:bottom w:val="none" w:sz="0" w:space="0" w:color="auto"/>
            <w:right w:val="none" w:sz="0" w:space="0" w:color="auto"/>
          </w:divBdr>
        </w:div>
        <w:div w:id="381902219">
          <w:marLeft w:val="480"/>
          <w:marRight w:val="0"/>
          <w:marTop w:val="0"/>
          <w:marBottom w:val="0"/>
          <w:divBdr>
            <w:top w:val="none" w:sz="0" w:space="0" w:color="auto"/>
            <w:left w:val="none" w:sz="0" w:space="0" w:color="auto"/>
            <w:bottom w:val="none" w:sz="0" w:space="0" w:color="auto"/>
            <w:right w:val="none" w:sz="0" w:space="0" w:color="auto"/>
          </w:divBdr>
        </w:div>
        <w:div w:id="411588145">
          <w:marLeft w:val="480"/>
          <w:marRight w:val="0"/>
          <w:marTop w:val="0"/>
          <w:marBottom w:val="0"/>
          <w:divBdr>
            <w:top w:val="none" w:sz="0" w:space="0" w:color="auto"/>
            <w:left w:val="none" w:sz="0" w:space="0" w:color="auto"/>
            <w:bottom w:val="none" w:sz="0" w:space="0" w:color="auto"/>
            <w:right w:val="none" w:sz="0" w:space="0" w:color="auto"/>
          </w:divBdr>
        </w:div>
        <w:div w:id="434373562">
          <w:marLeft w:val="480"/>
          <w:marRight w:val="0"/>
          <w:marTop w:val="0"/>
          <w:marBottom w:val="0"/>
          <w:divBdr>
            <w:top w:val="none" w:sz="0" w:space="0" w:color="auto"/>
            <w:left w:val="none" w:sz="0" w:space="0" w:color="auto"/>
            <w:bottom w:val="none" w:sz="0" w:space="0" w:color="auto"/>
            <w:right w:val="none" w:sz="0" w:space="0" w:color="auto"/>
          </w:divBdr>
        </w:div>
        <w:div w:id="443815016">
          <w:marLeft w:val="480"/>
          <w:marRight w:val="0"/>
          <w:marTop w:val="0"/>
          <w:marBottom w:val="0"/>
          <w:divBdr>
            <w:top w:val="none" w:sz="0" w:space="0" w:color="auto"/>
            <w:left w:val="none" w:sz="0" w:space="0" w:color="auto"/>
            <w:bottom w:val="none" w:sz="0" w:space="0" w:color="auto"/>
            <w:right w:val="none" w:sz="0" w:space="0" w:color="auto"/>
          </w:divBdr>
        </w:div>
        <w:div w:id="456680585">
          <w:marLeft w:val="480"/>
          <w:marRight w:val="0"/>
          <w:marTop w:val="0"/>
          <w:marBottom w:val="0"/>
          <w:divBdr>
            <w:top w:val="none" w:sz="0" w:space="0" w:color="auto"/>
            <w:left w:val="none" w:sz="0" w:space="0" w:color="auto"/>
            <w:bottom w:val="none" w:sz="0" w:space="0" w:color="auto"/>
            <w:right w:val="none" w:sz="0" w:space="0" w:color="auto"/>
          </w:divBdr>
        </w:div>
        <w:div w:id="614290766">
          <w:marLeft w:val="480"/>
          <w:marRight w:val="0"/>
          <w:marTop w:val="0"/>
          <w:marBottom w:val="0"/>
          <w:divBdr>
            <w:top w:val="none" w:sz="0" w:space="0" w:color="auto"/>
            <w:left w:val="none" w:sz="0" w:space="0" w:color="auto"/>
            <w:bottom w:val="none" w:sz="0" w:space="0" w:color="auto"/>
            <w:right w:val="none" w:sz="0" w:space="0" w:color="auto"/>
          </w:divBdr>
        </w:div>
        <w:div w:id="623534846">
          <w:marLeft w:val="480"/>
          <w:marRight w:val="0"/>
          <w:marTop w:val="0"/>
          <w:marBottom w:val="0"/>
          <w:divBdr>
            <w:top w:val="none" w:sz="0" w:space="0" w:color="auto"/>
            <w:left w:val="none" w:sz="0" w:space="0" w:color="auto"/>
            <w:bottom w:val="none" w:sz="0" w:space="0" w:color="auto"/>
            <w:right w:val="none" w:sz="0" w:space="0" w:color="auto"/>
          </w:divBdr>
        </w:div>
        <w:div w:id="688872861">
          <w:marLeft w:val="480"/>
          <w:marRight w:val="0"/>
          <w:marTop w:val="0"/>
          <w:marBottom w:val="0"/>
          <w:divBdr>
            <w:top w:val="none" w:sz="0" w:space="0" w:color="auto"/>
            <w:left w:val="none" w:sz="0" w:space="0" w:color="auto"/>
            <w:bottom w:val="none" w:sz="0" w:space="0" w:color="auto"/>
            <w:right w:val="none" w:sz="0" w:space="0" w:color="auto"/>
          </w:divBdr>
        </w:div>
        <w:div w:id="766969207">
          <w:marLeft w:val="480"/>
          <w:marRight w:val="0"/>
          <w:marTop w:val="0"/>
          <w:marBottom w:val="0"/>
          <w:divBdr>
            <w:top w:val="none" w:sz="0" w:space="0" w:color="auto"/>
            <w:left w:val="none" w:sz="0" w:space="0" w:color="auto"/>
            <w:bottom w:val="none" w:sz="0" w:space="0" w:color="auto"/>
            <w:right w:val="none" w:sz="0" w:space="0" w:color="auto"/>
          </w:divBdr>
        </w:div>
        <w:div w:id="898714341">
          <w:marLeft w:val="480"/>
          <w:marRight w:val="0"/>
          <w:marTop w:val="0"/>
          <w:marBottom w:val="0"/>
          <w:divBdr>
            <w:top w:val="none" w:sz="0" w:space="0" w:color="auto"/>
            <w:left w:val="none" w:sz="0" w:space="0" w:color="auto"/>
            <w:bottom w:val="none" w:sz="0" w:space="0" w:color="auto"/>
            <w:right w:val="none" w:sz="0" w:space="0" w:color="auto"/>
          </w:divBdr>
        </w:div>
      </w:divsChild>
    </w:div>
    <w:div w:id="400032020">
      <w:bodyDiv w:val="1"/>
      <w:marLeft w:val="0"/>
      <w:marRight w:val="0"/>
      <w:marTop w:val="0"/>
      <w:marBottom w:val="0"/>
      <w:divBdr>
        <w:top w:val="none" w:sz="0" w:space="0" w:color="auto"/>
        <w:left w:val="none" w:sz="0" w:space="0" w:color="auto"/>
        <w:bottom w:val="none" w:sz="0" w:space="0" w:color="auto"/>
        <w:right w:val="none" w:sz="0" w:space="0" w:color="auto"/>
      </w:divBdr>
    </w:div>
    <w:div w:id="400257308">
      <w:bodyDiv w:val="1"/>
      <w:marLeft w:val="0"/>
      <w:marRight w:val="0"/>
      <w:marTop w:val="0"/>
      <w:marBottom w:val="0"/>
      <w:divBdr>
        <w:top w:val="none" w:sz="0" w:space="0" w:color="auto"/>
        <w:left w:val="none" w:sz="0" w:space="0" w:color="auto"/>
        <w:bottom w:val="none" w:sz="0" w:space="0" w:color="auto"/>
        <w:right w:val="none" w:sz="0" w:space="0" w:color="auto"/>
      </w:divBdr>
    </w:div>
    <w:div w:id="400373221">
      <w:bodyDiv w:val="1"/>
      <w:marLeft w:val="0"/>
      <w:marRight w:val="0"/>
      <w:marTop w:val="0"/>
      <w:marBottom w:val="0"/>
      <w:divBdr>
        <w:top w:val="none" w:sz="0" w:space="0" w:color="auto"/>
        <w:left w:val="none" w:sz="0" w:space="0" w:color="auto"/>
        <w:bottom w:val="none" w:sz="0" w:space="0" w:color="auto"/>
        <w:right w:val="none" w:sz="0" w:space="0" w:color="auto"/>
      </w:divBdr>
    </w:div>
    <w:div w:id="400375451">
      <w:bodyDiv w:val="1"/>
      <w:marLeft w:val="0"/>
      <w:marRight w:val="0"/>
      <w:marTop w:val="0"/>
      <w:marBottom w:val="0"/>
      <w:divBdr>
        <w:top w:val="none" w:sz="0" w:space="0" w:color="auto"/>
        <w:left w:val="none" w:sz="0" w:space="0" w:color="auto"/>
        <w:bottom w:val="none" w:sz="0" w:space="0" w:color="auto"/>
        <w:right w:val="none" w:sz="0" w:space="0" w:color="auto"/>
      </w:divBdr>
    </w:div>
    <w:div w:id="400445230">
      <w:bodyDiv w:val="1"/>
      <w:marLeft w:val="0"/>
      <w:marRight w:val="0"/>
      <w:marTop w:val="0"/>
      <w:marBottom w:val="0"/>
      <w:divBdr>
        <w:top w:val="none" w:sz="0" w:space="0" w:color="auto"/>
        <w:left w:val="none" w:sz="0" w:space="0" w:color="auto"/>
        <w:bottom w:val="none" w:sz="0" w:space="0" w:color="auto"/>
        <w:right w:val="none" w:sz="0" w:space="0" w:color="auto"/>
      </w:divBdr>
    </w:div>
    <w:div w:id="400446226">
      <w:bodyDiv w:val="1"/>
      <w:marLeft w:val="0"/>
      <w:marRight w:val="0"/>
      <w:marTop w:val="0"/>
      <w:marBottom w:val="0"/>
      <w:divBdr>
        <w:top w:val="none" w:sz="0" w:space="0" w:color="auto"/>
        <w:left w:val="none" w:sz="0" w:space="0" w:color="auto"/>
        <w:bottom w:val="none" w:sz="0" w:space="0" w:color="auto"/>
        <w:right w:val="none" w:sz="0" w:space="0" w:color="auto"/>
      </w:divBdr>
      <w:divsChild>
        <w:div w:id="11538906">
          <w:marLeft w:val="480"/>
          <w:marRight w:val="0"/>
          <w:marTop w:val="0"/>
          <w:marBottom w:val="0"/>
          <w:divBdr>
            <w:top w:val="none" w:sz="0" w:space="0" w:color="auto"/>
            <w:left w:val="none" w:sz="0" w:space="0" w:color="auto"/>
            <w:bottom w:val="none" w:sz="0" w:space="0" w:color="auto"/>
            <w:right w:val="none" w:sz="0" w:space="0" w:color="auto"/>
          </w:divBdr>
        </w:div>
        <w:div w:id="20669779">
          <w:marLeft w:val="480"/>
          <w:marRight w:val="0"/>
          <w:marTop w:val="0"/>
          <w:marBottom w:val="0"/>
          <w:divBdr>
            <w:top w:val="none" w:sz="0" w:space="0" w:color="auto"/>
            <w:left w:val="none" w:sz="0" w:space="0" w:color="auto"/>
            <w:bottom w:val="none" w:sz="0" w:space="0" w:color="auto"/>
            <w:right w:val="none" w:sz="0" w:space="0" w:color="auto"/>
          </w:divBdr>
        </w:div>
        <w:div w:id="27336387">
          <w:marLeft w:val="480"/>
          <w:marRight w:val="0"/>
          <w:marTop w:val="0"/>
          <w:marBottom w:val="0"/>
          <w:divBdr>
            <w:top w:val="none" w:sz="0" w:space="0" w:color="auto"/>
            <w:left w:val="none" w:sz="0" w:space="0" w:color="auto"/>
            <w:bottom w:val="none" w:sz="0" w:space="0" w:color="auto"/>
            <w:right w:val="none" w:sz="0" w:space="0" w:color="auto"/>
          </w:divBdr>
        </w:div>
        <w:div w:id="68236485">
          <w:marLeft w:val="480"/>
          <w:marRight w:val="0"/>
          <w:marTop w:val="0"/>
          <w:marBottom w:val="0"/>
          <w:divBdr>
            <w:top w:val="none" w:sz="0" w:space="0" w:color="auto"/>
            <w:left w:val="none" w:sz="0" w:space="0" w:color="auto"/>
            <w:bottom w:val="none" w:sz="0" w:space="0" w:color="auto"/>
            <w:right w:val="none" w:sz="0" w:space="0" w:color="auto"/>
          </w:divBdr>
        </w:div>
        <w:div w:id="131798321">
          <w:marLeft w:val="480"/>
          <w:marRight w:val="0"/>
          <w:marTop w:val="0"/>
          <w:marBottom w:val="0"/>
          <w:divBdr>
            <w:top w:val="none" w:sz="0" w:space="0" w:color="auto"/>
            <w:left w:val="none" w:sz="0" w:space="0" w:color="auto"/>
            <w:bottom w:val="none" w:sz="0" w:space="0" w:color="auto"/>
            <w:right w:val="none" w:sz="0" w:space="0" w:color="auto"/>
          </w:divBdr>
        </w:div>
        <w:div w:id="176776329">
          <w:marLeft w:val="480"/>
          <w:marRight w:val="0"/>
          <w:marTop w:val="0"/>
          <w:marBottom w:val="0"/>
          <w:divBdr>
            <w:top w:val="none" w:sz="0" w:space="0" w:color="auto"/>
            <w:left w:val="none" w:sz="0" w:space="0" w:color="auto"/>
            <w:bottom w:val="none" w:sz="0" w:space="0" w:color="auto"/>
            <w:right w:val="none" w:sz="0" w:space="0" w:color="auto"/>
          </w:divBdr>
        </w:div>
        <w:div w:id="207034026">
          <w:marLeft w:val="480"/>
          <w:marRight w:val="0"/>
          <w:marTop w:val="0"/>
          <w:marBottom w:val="0"/>
          <w:divBdr>
            <w:top w:val="none" w:sz="0" w:space="0" w:color="auto"/>
            <w:left w:val="none" w:sz="0" w:space="0" w:color="auto"/>
            <w:bottom w:val="none" w:sz="0" w:space="0" w:color="auto"/>
            <w:right w:val="none" w:sz="0" w:space="0" w:color="auto"/>
          </w:divBdr>
        </w:div>
        <w:div w:id="234559911">
          <w:marLeft w:val="480"/>
          <w:marRight w:val="0"/>
          <w:marTop w:val="0"/>
          <w:marBottom w:val="0"/>
          <w:divBdr>
            <w:top w:val="none" w:sz="0" w:space="0" w:color="auto"/>
            <w:left w:val="none" w:sz="0" w:space="0" w:color="auto"/>
            <w:bottom w:val="none" w:sz="0" w:space="0" w:color="auto"/>
            <w:right w:val="none" w:sz="0" w:space="0" w:color="auto"/>
          </w:divBdr>
        </w:div>
        <w:div w:id="274555591">
          <w:marLeft w:val="480"/>
          <w:marRight w:val="0"/>
          <w:marTop w:val="0"/>
          <w:marBottom w:val="0"/>
          <w:divBdr>
            <w:top w:val="none" w:sz="0" w:space="0" w:color="auto"/>
            <w:left w:val="none" w:sz="0" w:space="0" w:color="auto"/>
            <w:bottom w:val="none" w:sz="0" w:space="0" w:color="auto"/>
            <w:right w:val="none" w:sz="0" w:space="0" w:color="auto"/>
          </w:divBdr>
        </w:div>
        <w:div w:id="422579902">
          <w:marLeft w:val="480"/>
          <w:marRight w:val="0"/>
          <w:marTop w:val="0"/>
          <w:marBottom w:val="0"/>
          <w:divBdr>
            <w:top w:val="none" w:sz="0" w:space="0" w:color="auto"/>
            <w:left w:val="none" w:sz="0" w:space="0" w:color="auto"/>
            <w:bottom w:val="none" w:sz="0" w:space="0" w:color="auto"/>
            <w:right w:val="none" w:sz="0" w:space="0" w:color="auto"/>
          </w:divBdr>
        </w:div>
        <w:div w:id="471295253">
          <w:marLeft w:val="480"/>
          <w:marRight w:val="0"/>
          <w:marTop w:val="0"/>
          <w:marBottom w:val="0"/>
          <w:divBdr>
            <w:top w:val="none" w:sz="0" w:space="0" w:color="auto"/>
            <w:left w:val="none" w:sz="0" w:space="0" w:color="auto"/>
            <w:bottom w:val="none" w:sz="0" w:space="0" w:color="auto"/>
            <w:right w:val="none" w:sz="0" w:space="0" w:color="auto"/>
          </w:divBdr>
        </w:div>
        <w:div w:id="476456792">
          <w:marLeft w:val="480"/>
          <w:marRight w:val="0"/>
          <w:marTop w:val="0"/>
          <w:marBottom w:val="0"/>
          <w:divBdr>
            <w:top w:val="none" w:sz="0" w:space="0" w:color="auto"/>
            <w:left w:val="none" w:sz="0" w:space="0" w:color="auto"/>
            <w:bottom w:val="none" w:sz="0" w:space="0" w:color="auto"/>
            <w:right w:val="none" w:sz="0" w:space="0" w:color="auto"/>
          </w:divBdr>
        </w:div>
        <w:div w:id="501893311">
          <w:marLeft w:val="480"/>
          <w:marRight w:val="0"/>
          <w:marTop w:val="0"/>
          <w:marBottom w:val="0"/>
          <w:divBdr>
            <w:top w:val="none" w:sz="0" w:space="0" w:color="auto"/>
            <w:left w:val="none" w:sz="0" w:space="0" w:color="auto"/>
            <w:bottom w:val="none" w:sz="0" w:space="0" w:color="auto"/>
            <w:right w:val="none" w:sz="0" w:space="0" w:color="auto"/>
          </w:divBdr>
        </w:div>
        <w:div w:id="517547754">
          <w:marLeft w:val="480"/>
          <w:marRight w:val="0"/>
          <w:marTop w:val="0"/>
          <w:marBottom w:val="0"/>
          <w:divBdr>
            <w:top w:val="none" w:sz="0" w:space="0" w:color="auto"/>
            <w:left w:val="none" w:sz="0" w:space="0" w:color="auto"/>
            <w:bottom w:val="none" w:sz="0" w:space="0" w:color="auto"/>
            <w:right w:val="none" w:sz="0" w:space="0" w:color="auto"/>
          </w:divBdr>
        </w:div>
        <w:div w:id="616109039">
          <w:marLeft w:val="480"/>
          <w:marRight w:val="0"/>
          <w:marTop w:val="0"/>
          <w:marBottom w:val="0"/>
          <w:divBdr>
            <w:top w:val="none" w:sz="0" w:space="0" w:color="auto"/>
            <w:left w:val="none" w:sz="0" w:space="0" w:color="auto"/>
            <w:bottom w:val="none" w:sz="0" w:space="0" w:color="auto"/>
            <w:right w:val="none" w:sz="0" w:space="0" w:color="auto"/>
          </w:divBdr>
        </w:div>
        <w:div w:id="621423035">
          <w:marLeft w:val="480"/>
          <w:marRight w:val="0"/>
          <w:marTop w:val="0"/>
          <w:marBottom w:val="0"/>
          <w:divBdr>
            <w:top w:val="none" w:sz="0" w:space="0" w:color="auto"/>
            <w:left w:val="none" w:sz="0" w:space="0" w:color="auto"/>
            <w:bottom w:val="none" w:sz="0" w:space="0" w:color="auto"/>
            <w:right w:val="none" w:sz="0" w:space="0" w:color="auto"/>
          </w:divBdr>
        </w:div>
        <w:div w:id="693455239">
          <w:marLeft w:val="480"/>
          <w:marRight w:val="0"/>
          <w:marTop w:val="0"/>
          <w:marBottom w:val="0"/>
          <w:divBdr>
            <w:top w:val="none" w:sz="0" w:space="0" w:color="auto"/>
            <w:left w:val="none" w:sz="0" w:space="0" w:color="auto"/>
            <w:bottom w:val="none" w:sz="0" w:space="0" w:color="auto"/>
            <w:right w:val="none" w:sz="0" w:space="0" w:color="auto"/>
          </w:divBdr>
        </w:div>
        <w:div w:id="770471104">
          <w:marLeft w:val="480"/>
          <w:marRight w:val="0"/>
          <w:marTop w:val="0"/>
          <w:marBottom w:val="0"/>
          <w:divBdr>
            <w:top w:val="none" w:sz="0" w:space="0" w:color="auto"/>
            <w:left w:val="none" w:sz="0" w:space="0" w:color="auto"/>
            <w:bottom w:val="none" w:sz="0" w:space="0" w:color="auto"/>
            <w:right w:val="none" w:sz="0" w:space="0" w:color="auto"/>
          </w:divBdr>
        </w:div>
        <w:div w:id="779492427">
          <w:marLeft w:val="480"/>
          <w:marRight w:val="0"/>
          <w:marTop w:val="0"/>
          <w:marBottom w:val="0"/>
          <w:divBdr>
            <w:top w:val="none" w:sz="0" w:space="0" w:color="auto"/>
            <w:left w:val="none" w:sz="0" w:space="0" w:color="auto"/>
            <w:bottom w:val="none" w:sz="0" w:space="0" w:color="auto"/>
            <w:right w:val="none" w:sz="0" w:space="0" w:color="auto"/>
          </w:divBdr>
        </w:div>
        <w:div w:id="825442492">
          <w:marLeft w:val="480"/>
          <w:marRight w:val="0"/>
          <w:marTop w:val="0"/>
          <w:marBottom w:val="0"/>
          <w:divBdr>
            <w:top w:val="none" w:sz="0" w:space="0" w:color="auto"/>
            <w:left w:val="none" w:sz="0" w:space="0" w:color="auto"/>
            <w:bottom w:val="none" w:sz="0" w:space="0" w:color="auto"/>
            <w:right w:val="none" w:sz="0" w:space="0" w:color="auto"/>
          </w:divBdr>
        </w:div>
        <w:div w:id="898319891">
          <w:marLeft w:val="480"/>
          <w:marRight w:val="0"/>
          <w:marTop w:val="0"/>
          <w:marBottom w:val="0"/>
          <w:divBdr>
            <w:top w:val="none" w:sz="0" w:space="0" w:color="auto"/>
            <w:left w:val="none" w:sz="0" w:space="0" w:color="auto"/>
            <w:bottom w:val="none" w:sz="0" w:space="0" w:color="auto"/>
            <w:right w:val="none" w:sz="0" w:space="0" w:color="auto"/>
          </w:divBdr>
        </w:div>
      </w:divsChild>
    </w:div>
    <w:div w:id="400562912">
      <w:bodyDiv w:val="1"/>
      <w:marLeft w:val="0"/>
      <w:marRight w:val="0"/>
      <w:marTop w:val="0"/>
      <w:marBottom w:val="0"/>
      <w:divBdr>
        <w:top w:val="none" w:sz="0" w:space="0" w:color="auto"/>
        <w:left w:val="none" w:sz="0" w:space="0" w:color="auto"/>
        <w:bottom w:val="none" w:sz="0" w:space="0" w:color="auto"/>
        <w:right w:val="none" w:sz="0" w:space="0" w:color="auto"/>
      </w:divBdr>
    </w:div>
    <w:div w:id="400568248">
      <w:bodyDiv w:val="1"/>
      <w:marLeft w:val="0"/>
      <w:marRight w:val="0"/>
      <w:marTop w:val="0"/>
      <w:marBottom w:val="0"/>
      <w:divBdr>
        <w:top w:val="none" w:sz="0" w:space="0" w:color="auto"/>
        <w:left w:val="none" w:sz="0" w:space="0" w:color="auto"/>
        <w:bottom w:val="none" w:sz="0" w:space="0" w:color="auto"/>
        <w:right w:val="none" w:sz="0" w:space="0" w:color="auto"/>
      </w:divBdr>
    </w:div>
    <w:div w:id="400639081">
      <w:bodyDiv w:val="1"/>
      <w:marLeft w:val="0"/>
      <w:marRight w:val="0"/>
      <w:marTop w:val="0"/>
      <w:marBottom w:val="0"/>
      <w:divBdr>
        <w:top w:val="none" w:sz="0" w:space="0" w:color="auto"/>
        <w:left w:val="none" w:sz="0" w:space="0" w:color="auto"/>
        <w:bottom w:val="none" w:sz="0" w:space="0" w:color="auto"/>
        <w:right w:val="none" w:sz="0" w:space="0" w:color="auto"/>
      </w:divBdr>
      <w:divsChild>
        <w:div w:id="87584973">
          <w:marLeft w:val="480"/>
          <w:marRight w:val="0"/>
          <w:marTop w:val="0"/>
          <w:marBottom w:val="0"/>
          <w:divBdr>
            <w:top w:val="none" w:sz="0" w:space="0" w:color="auto"/>
            <w:left w:val="none" w:sz="0" w:space="0" w:color="auto"/>
            <w:bottom w:val="none" w:sz="0" w:space="0" w:color="auto"/>
            <w:right w:val="none" w:sz="0" w:space="0" w:color="auto"/>
          </w:divBdr>
        </w:div>
        <w:div w:id="124471604">
          <w:marLeft w:val="480"/>
          <w:marRight w:val="0"/>
          <w:marTop w:val="0"/>
          <w:marBottom w:val="0"/>
          <w:divBdr>
            <w:top w:val="none" w:sz="0" w:space="0" w:color="auto"/>
            <w:left w:val="none" w:sz="0" w:space="0" w:color="auto"/>
            <w:bottom w:val="none" w:sz="0" w:space="0" w:color="auto"/>
            <w:right w:val="none" w:sz="0" w:space="0" w:color="auto"/>
          </w:divBdr>
        </w:div>
        <w:div w:id="147787397">
          <w:marLeft w:val="480"/>
          <w:marRight w:val="0"/>
          <w:marTop w:val="0"/>
          <w:marBottom w:val="0"/>
          <w:divBdr>
            <w:top w:val="none" w:sz="0" w:space="0" w:color="auto"/>
            <w:left w:val="none" w:sz="0" w:space="0" w:color="auto"/>
            <w:bottom w:val="none" w:sz="0" w:space="0" w:color="auto"/>
            <w:right w:val="none" w:sz="0" w:space="0" w:color="auto"/>
          </w:divBdr>
        </w:div>
        <w:div w:id="170531479">
          <w:marLeft w:val="480"/>
          <w:marRight w:val="0"/>
          <w:marTop w:val="0"/>
          <w:marBottom w:val="0"/>
          <w:divBdr>
            <w:top w:val="none" w:sz="0" w:space="0" w:color="auto"/>
            <w:left w:val="none" w:sz="0" w:space="0" w:color="auto"/>
            <w:bottom w:val="none" w:sz="0" w:space="0" w:color="auto"/>
            <w:right w:val="none" w:sz="0" w:space="0" w:color="auto"/>
          </w:divBdr>
        </w:div>
        <w:div w:id="209414607">
          <w:marLeft w:val="480"/>
          <w:marRight w:val="0"/>
          <w:marTop w:val="0"/>
          <w:marBottom w:val="0"/>
          <w:divBdr>
            <w:top w:val="none" w:sz="0" w:space="0" w:color="auto"/>
            <w:left w:val="none" w:sz="0" w:space="0" w:color="auto"/>
            <w:bottom w:val="none" w:sz="0" w:space="0" w:color="auto"/>
            <w:right w:val="none" w:sz="0" w:space="0" w:color="auto"/>
          </w:divBdr>
        </w:div>
        <w:div w:id="210074031">
          <w:marLeft w:val="480"/>
          <w:marRight w:val="0"/>
          <w:marTop w:val="0"/>
          <w:marBottom w:val="0"/>
          <w:divBdr>
            <w:top w:val="none" w:sz="0" w:space="0" w:color="auto"/>
            <w:left w:val="none" w:sz="0" w:space="0" w:color="auto"/>
            <w:bottom w:val="none" w:sz="0" w:space="0" w:color="auto"/>
            <w:right w:val="none" w:sz="0" w:space="0" w:color="auto"/>
          </w:divBdr>
        </w:div>
        <w:div w:id="248002982">
          <w:marLeft w:val="480"/>
          <w:marRight w:val="0"/>
          <w:marTop w:val="0"/>
          <w:marBottom w:val="0"/>
          <w:divBdr>
            <w:top w:val="none" w:sz="0" w:space="0" w:color="auto"/>
            <w:left w:val="none" w:sz="0" w:space="0" w:color="auto"/>
            <w:bottom w:val="none" w:sz="0" w:space="0" w:color="auto"/>
            <w:right w:val="none" w:sz="0" w:space="0" w:color="auto"/>
          </w:divBdr>
        </w:div>
        <w:div w:id="249315350">
          <w:marLeft w:val="480"/>
          <w:marRight w:val="0"/>
          <w:marTop w:val="0"/>
          <w:marBottom w:val="0"/>
          <w:divBdr>
            <w:top w:val="none" w:sz="0" w:space="0" w:color="auto"/>
            <w:left w:val="none" w:sz="0" w:space="0" w:color="auto"/>
            <w:bottom w:val="none" w:sz="0" w:space="0" w:color="auto"/>
            <w:right w:val="none" w:sz="0" w:space="0" w:color="auto"/>
          </w:divBdr>
        </w:div>
        <w:div w:id="280260495">
          <w:marLeft w:val="480"/>
          <w:marRight w:val="0"/>
          <w:marTop w:val="0"/>
          <w:marBottom w:val="0"/>
          <w:divBdr>
            <w:top w:val="none" w:sz="0" w:space="0" w:color="auto"/>
            <w:left w:val="none" w:sz="0" w:space="0" w:color="auto"/>
            <w:bottom w:val="none" w:sz="0" w:space="0" w:color="auto"/>
            <w:right w:val="none" w:sz="0" w:space="0" w:color="auto"/>
          </w:divBdr>
        </w:div>
        <w:div w:id="384262026">
          <w:marLeft w:val="480"/>
          <w:marRight w:val="0"/>
          <w:marTop w:val="0"/>
          <w:marBottom w:val="0"/>
          <w:divBdr>
            <w:top w:val="none" w:sz="0" w:space="0" w:color="auto"/>
            <w:left w:val="none" w:sz="0" w:space="0" w:color="auto"/>
            <w:bottom w:val="none" w:sz="0" w:space="0" w:color="auto"/>
            <w:right w:val="none" w:sz="0" w:space="0" w:color="auto"/>
          </w:divBdr>
        </w:div>
        <w:div w:id="402798328">
          <w:marLeft w:val="480"/>
          <w:marRight w:val="0"/>
          <w:marTop w:val="0"/>
          <w:marBottom w:val="0"/>
          <w:divBdr>
            <w:top w:val="none" w:sz="0" w:space="0" w:color="auto"/>
            <w:left w:val="none" w:sz="0" w:space="0" w:color="auto"/>
            <w:bottom w:val="none" w:sz="0" w:space="0" w:color="auto"/>
            <w:right w:val="none" w:sz="0" w:space="0" w:color="auto"/>
          </w:divBdr>
        </w:div>
        <w:div w:id="403844324">
          <w:marLeft w:val="480"/>
          <w:marRight w:val="0"/>
          <w:marTop w:val="0"/>
          <w:marBottom w:val="0"/>
          <w:divBdr>
            <w:top w:val="none" w:sz="0" w:space="0" w:color="auto"/>
            <w:left w:val="none" w:sz="0" w:space="0" w:color="auto"/>
            <w:bottom w:val="none" w:sz="0" w:space="0" w:color="auto"/>
            <w:right w:val="none" w:sz="0" w:space="0" w:color="auto"/>
          </w:divBdr>
        </w:div>
        <w:div w:id="435174531">
          <w:marLeft w:val="480"/>
          <w:marRight w:val="0"/>
          <w:marTop w:val="0"/>
          <w:marBottom w:val="0"/>
          <w:divBdr>
            <w:top w:val="none" w:sz="0" w:space="0" w:color="auto"/>
            <w:left w:val="none" w:sz="0" w:space="0" w:color="auto"/>
            <w:bottom w:val="none" w:sz="0" w:space="0" w:color="auto"/>
            <w:right w:val="none" w:sz="0" w:space="0" w:color="auto"/>
          </w:divBdr>
        </w:div>
        <w:div w:id="491414245">
          <w:marLeft w:val="480"/>
          <w:marRight w:val="0"/>
          <w:marTop w:val="0"/>
          <w:marBottom w:val="0"/>
          <w:divBdr>
            <w:top w:val="none" w:sz="0" w:space="0" w:color="auto"/>
            <w:left w:val="none" w:sz="0" w:space="0" w:color="auto"/>
            <w:bottom w:val="none" w:sz="0" w:space="0" w:color="auto"/>
            <w:right w:val="none" w:sz="0" w:space="0" w:color="auto"/>
          </w:divBdr>
        </w:div>
        <w:div w:id="612594317">
          <w:marLeft w:val="480"/>
          <w:marRight w:val="0"/>
          <w:marTop w:val="0"/>
          <w:marBottom w:val="0"/>
          <w:divBdr>
            <w:top w:val="none" w:sz="0" w:space="0" w:color="auto"/>
            <w:left w:val="none" w:sz="0" w:space="0" w:color="auto"/>
            <w:bottom w:val="none" w:sz="0" w:space="0" w:color="auto"/>
            <w:right w:val="none" w:sz="0" w:space="0" w:color="auto"/>
          </w:divBdr>
        </w:div>
        <w:div w:id="671221082">
          <w:marLeft w:val="480"/>
          <w:marRight w:val="0"/>
          <w:marTop w:val="0"/>
          <w:marBottom w:val="0"/>
          <w:divBdr>
            <w:top w:val="none" w:sz="0" w:space="0" w:color="auto"/>
            <w:left w:val="none" w:sz="0" w:space="0" w:color="auto"/>
            <w:bottom w:val="none" w:sz="0" w:space="0" w:color="auto"/>
            <w:right w:val="none" w:sz="0" w:space="0" w:color="auto"/>
          </w:divBdr>
        </w:div>
        <w:div w:id="765617837">
          <w:marLeft w:val="480"/>
          <w:marRight w:val="0"/>
          <w:marTop w:val="0"/>
          <w:marBottom w:val="0"/>
          <w:divBdr>
            <w:top w:val="none" w:sz="0" w:space="0" w:color="auto"/>
            <w:left w:val="none" w:sz="0" w:space="0" w:color="auto"/>
            <w:bottom w:val="none" w:sz="0" w:space="0" w:color="auto"/>
            <w:right w:val="none" w:sz="0" w:space="0" w:color="auto"/>
          </w:divBdr>
        </w:div>
        <w:div w:id="781388388">
          <w:marLeft w:val="480"/>
          <w:marRight w:val="0"/>
          <w:marTop w:val="0"/>
          <w:marBottom w:val="0"/>
          <w:divBdr>
            <w:top w:val="none" w:sz="0" w:space="0" w:color="auto"/>
            <w:left w:val="none" w:sz="0" w:space="0" w:color="auto"/>
            <w:bottom w:val="none" w:sz="0" w:space="0" w:color="auto"/>
            <w:right w:val="none" w:sz="0" w:space="0" w:color="auto"/>
          </w:divBdr>
        </w:div>
        <w:div w:id="787502674">
          <w:marLeft w:val="480"/>
          <w:marRight w:val="0"/>
          <w:marTop w:val="0"/>
          <w:marBottom w:val="0"/>
          <w:divBdr>
            <w:top w:val="none" w:sz="0" w:space="0" w:color="auto"/>
            <w:left w:val="none" w:sz="0" w:space="0" w:color="auto"/>
            <w:bottom w:val="none" w:sz="0" w:space="0" w:color="auto"/>
            <w:right w:val="none" w:sz="0" w:space="0" w:color="auto"/>
          </w:divBdr>
        </w:div>
        <w:div w:id="847407706">
          <w:marLeft w:val="480"/>
          <w:marRight w:val="0"/>
          <w:marTop w:val="0"/>
          <w:marBottom w:val="0"/>
          <w:divBdr>
            <w:top w:val="none" w:sz="0" w:space="0" w:color="auto"/>
            <w:left w:val="none" w:sz="0" w:space="0" w:color="auto"/>
            <w:bottom w:val="none" w:sz="0" w:space="0" w:color="auto"/>
            <w:right w:val="none" w:sz="0" w:space="0" w:color="auto"/>
          </w:divBdr>
        </w:div>
      </w:divsChild>
    </w:div>
    <w:div w:id="400642187">
      <w:bodyDiv w:val="1"/>
      <w:marLeft w:val="0"/>
      <w:marRight w:val="0"/>
      <w:marTop w:val="0"/>
      <w:marBottom w:val="0"/>
      <w:divBdr>
        <w:top w:val="none" w:sz="0" w:space="0" w:color="auto"/>
        <w:left w:val="none" w:sz="0" w:space="0" w:color="auto"/>
        <w:bottom w:val="none" w:sz="0" w:space="0" w:color="auto"/>
        <w:right w:val="none" w:sz="0" w:space="0" w:color="auto"/>
      </w:divBdr>
    </w:div>
    <w:div w:id="400906014">
      <w:bodyDiv w:val="1"/>
      <w:marLeft w:val="0"/>
      <w:marRight w:val="0"/>
      <w:marTop w:val="0"/>
      <w:marBottom w:val="0"/>
      <w:divBdr>
        <w:top w:val="none" w:sz="0" w:space="0" w:color="auto"/>
        <w:left w:val="none" w:sz="0" w:space="0" w:color="auto"/>
        <w:bottom w:val="none" w:sz="0" w:space="0" w:color="auto"/>
        <w:right w:val="none" w:sz="0" w:space="0" w:color="auto"/>
      </w:divBdr>
    </w:div>
    <w:div w:id="400979591">
      <w:bodyDiv w:val="1"/>
      <w:marLeft w:val="0"/>
      <w:marRight w:val="0"/>
      <w:marTop w:val="0"/>
      <w:marBottom w:val="0"/>
      <w:divBdr>
        <w:top w:val="none" w:sz="0" w:space="0" w:color="auto"/>
        <w:left w:val="none" w:sz="0" w:space="0" w:color="auto"/>
        <w:bottom w:val="none" w:sz="0" w:space="0" w:color="auto"/>
        <w:right w:val="none" w:sz="0" w:space="0" w:color="auto"/>
      </w:divBdr>
    </w:div>
    <w:div w:id="401299888">
      <w:bodyDiv w:val="1"/>
      <w:marLeft w:val="0"/>
      <w:marRight w:val="0"/>
      <w:marTop w:val="0"/>
      <w:marBottom w:val="0"/>
      <w:divBdr>
        <w:top w:val="none" w:sz="0" w:space="0" w:color="auto"/>
        <w:left w:val="none" w:sz="0" w:space="0" w:color="auto"/>
        <w:bottom w:val="none" w:sz="0" w:space="0" w:color="auto"/>
        <w:right w:val="none" w:sz="0" w:space="0" w:color="auto"/>
      </w:divBdr>
    </w:div>
    <w:div w:id="401414190">
      <w:bodyDiv w:val="1"/>
      <w:marLeft w:val="0"/>
      <w:marRight w:val="0"/>
      <w:marTop w:val="0"/>
      <w:marBottom w:val="0"/>
      <w:divBdr>
        <w:top w:val="none" w:sz="0" w:space="0" w:color="auto"/>
        <w:left w:val="none" w:sz="0" w:space="0" w:color="auto"/>
        <w:bottom w:val="none" w:sz="0" w:space="0" w:color="auto"/>
        <w:right w:val="none" w:sz="0" w:space="0" w:color="auto"/>
      </w:divBdr>
    </w:div>
    <w:div w:id="401487408">
      <w:bodyDiv w:val="1"/>
      <w:marLeft w:val="0"/>
      <w:marRight w:val="0"/>
      <w:marTop w:val="0"/>
      <w:marBottom w:val="0"/>
      <w:divBdr>
        <w:top w:val="none" w:sz="0" w:space="0" w:color="auto"/>
        <w:left w:val="none" w:sz="0" w:space="0" w:color="auto"/>
        <w:bottom w:val="none" w:sz="0" w:space="0" w:color="auto"/>
        <w:right w:val="none" w:sz="0" w:space="0" w:color="auto"/>
      </w:divBdr>
    </w:div>
    <w:div w:id="401487683">
      <w:bodyDiv w:val="1"/>
      <w:marLeft w:val="0"/>
      <w:marRight w:val="0"/>
      <w:marTop w:val="0"/>
      <w:marBottom w:val="0"/>
      <w:divBdr>
        <w:top w:val="none" w:sz="0" w:space="0" w:color="auto"/>
        <w:left w:val="none" w:sz="0" w:space="0" w:color="auto"/>
        <w:bottom w:val="none" w:sz="0" w:space="0" w:color="auto"/>
        <w:right w:val="none" w:sz="0" w:space="0" w:color="auto"/>
      </w:divBdr>
    </w:div>
    <w:div w:id="401493344">
      <w:bodyDiv w:val="1"/>
      <w:marLeft w:val="0"/>
      <w:marRight w:val="0"/>
      <w:marTop w:val="0"/>
      <w:marBottom w:val="0"/>
      <w:divBdr>
        <w:top w:val="none" w:sz="0" w:space="0" w:color="auto"/>
        <w:left w:val="none" w:sz="0" w:space="0" w:color="auto"/>
        <w:bottom w:val="none" w:sz="0" w:space="0" w:color="auto"/>
        <w:right w:val="none" w:sz="0" w:space="0" w:color="auto"/>
      </w:divBdr>
      <w:divsChild>
        <w:div w:id="11610656">
          <w:marLeft w:val="480"/>
          <w:marRight w:val="0"/>
          <w:marTop w:val="0"/>
          <w:marBottom w:val="0"/>
          <w:divBdr>
            <w:top w:val="none" w:sz="0" w:space="0" w:color="auto"/>
            <w:left w:val="none" w:sz="0" w:space="0" w:color="auto"/>
            <w:bottom w:val="none" w:sz="0" w:space="0" w:color="auto"/>
            <w:right w:val="none" w:sz="0" w:space="0" w:color="auto"/>
          </w:divBdr>
        </w:div>
        <w:div w:id="45489631">
          <w:marLeft w:val="480"/>
          <w:marRight w:val="0"/>
          <w:marTop w:val="0"/>
          <w:marBottom w:val="0"/>
          <w:divBdr>
            <w:top w:val="none" w:sz="0" w:space="0" w:color="auto"/>
            <w:left w:val="none" w:sz="0" w:space="0" w:color="auto"/>
            <w:bottom w:val="none" w:sz="0" w:space="0" w:color="auto"/>
            <w:right w:val="none" w:sz="0" w:space="0" w:color="auto"/>
          </w:divBdr>
        </w:div>
        <w:div w:id="111940667">
          <w:marLeft w:val="480"/>
          <w:marRight w:val="0"/>
          <w:marTop w:val="0"/>
          <w:marBottom w:val="0"/>
          <w:divBdr>
            <w:top w:val="none" w:sz="0" w:space="0" w:color="auto"/>
            <w:left w:val="none" w:sz="0" w:space="0" w:color="auto"/>
            <w:bottom w:val="none" w:sz="0" w:space="0" w:color="auto"/>
            <w:right w:val="none" w:sz="0" w:space="0" w:color="auto"/>
          </w:divBdr>
        </w:div>
        <w:div w:id="115217168">
          <w:marLeft w:val="480"/>
          <w:marRight w:val="0"/>
          <w:marTop w:val="0"/>
          <w:marBottom w:val="0"/>
          <w:divBdr>
            <w:top w:val="none" w:sz="0" w:space="0" w:color="auto"/>
            <w:left w:val="none" w:sz="0" w:space="0" w:color="auto"/>
            <w:bottom w:val="none" w:sz="0" w:space="0" w:color="auto"/>
            <w:right w:val="none" w:sz="0" w:space="0" w:color="auto"/>
          </w:divBdr>
        </w:div>
        <w:div w:id="162090498">
          <w:marLeft w:val="480"/>
          <w:marRight w:val="0"/>
          <w:marTop w:val="0"/>
          <w:marBottom w:val="0"/>
          <w:divBdr>
            <w:top w:val="none" w:sz="0" w:space="0" w:color="auto"/>
            <w:left w:val="none" w:sz="0" w:space="0" w:color="auto"/>
            <w:bottom w:val="none" w:sz="0" w:space="0" w:color="auto"/>
            <w:right w:val="none" w:sz="0" w:space="0" w:color="auto"/>
          </w:divBdr>
        </w:div>
        <w:div w:id="240482323">
          <w:marLeft w:val="480"/>
          <w:marRight w:val="0"/>
          <w:marTop w:val="0"/>
          <w:marBottom w:val="0"/>
          <w:divBdr>
            <w:top w:val="none" w:sz="0" w:space="0" w:color="auto"/>
            <w:left w:val="none" w:sz="0" w:space="0" w:color="auto"/>
            <w:bottom w:val="none" w:sz="0" w:space="0" w:color="auto"/>
            <w:right w:val="none" w:sz="0" w:space="0" w:color="auto"/>
          </w:divBdr>
        </w:div>
        <w:div w:id="296835355">
          <w:marLeft w:val="480"/>
          <w:marRight w:val="0"/>
          <w:marTop w:val="0"/>
          <w:marBottom w:val="0"/>
          <w:divBdr>
            <w:top w:val="none" w:sz="0" w:space="0" w:color="auto"/>
            <w:left w:val="none" w:sz="0" w:space="0" w:color="auto"/>
            <w:bottom w:val="none" w:sz="0" w:space="0" w:color="auto"/>
            <w:right w:val="none" w:sz="0" w:space="0" w:color="auto"/>
          </w:divBdr>
        </w:div>
        <w:div w:id="343634884">
          <w:marLeft w:val="480"/>
          <w:marRight w:val="0"/>
          <w:marTop w:val="0"/>
          <w:marBottom w:val="0"/>
          <w:divBdr>
            <w:top w:val="none" w:sz="0" w:space="0" w:color="auto"/>
            <w:left w:val="none" w:sz="0" w:space="0" w:color="auto"/>
            <w:bottom w:val="none" w:sz="0" w:space="0" w:color="auto"/>
            <w:right w:val="none" w:sz="0" w:space="0" w:color="auto"/>
          </w:divBdr>
        </w:div>
        <w:div w:id="422798603">
          <w:marLeft w:val="480"/>
          <w:marRight w:val="0"/>
          <w:marTop w:val="0"/>
          <w:marBottom w:val="0"/>
          <w:divBdr>
            <w:top w:val="none" w:sz="0" w:space="0" w:color="auto"/>
            <w:left w:val="none" w:sz="0" w:space="0" w:color="auto"/>
            <w:bottom w:val="none" w:sz="0" w:space="0" w:color="auto"/>
            <w:right w:val="none" w:sz="0" w:space="0" w:color="auto"/>
          </w:divBdr>
        </w:div>
        <w:div w:id="434904855">
          <w:marLeft w:val="480"/>
          <w:marRight w:val="0"/>
          <w:marTop w:val="0"/>
          <w:marBottom w:val="0"/>
          <w:divBdr>
            <w:top w:val="none" w:sz="0" w:space="0" w:color="auto"/>
            <w:left w:val="none" w:sz="0" w:space="0" w:color="auto"/>
            <w:bottom w:val="none" w:sz="0" w:space="0" w:color="auto"/>
            <w:right w:val="none" w:sz="0" w:space="0" w:color="auto"/>
          </w:divBdr>
        </w:div>
        <w:div w:id="531380406">
          <w:marLeft w:val="480"/>
          <w:marRight w:val="0"/>
          <w:marTop w:val="0"/>
          <w:marBottom w:val="0"/>
          <w:divBdr>
            <w:top w:val="none" w:sz="0" w:space="0" w:color="auto"/>
            <w:left w:val="none" w:sz="0" w:space="0" w:color="auto"/>
            <w:bottom w:val="none" w:sz="0" w:space="0" w:color="auto"/>
            <w:right w:val="none" w:sz="0" w:space="0" w:color="auto"/>
          </w:divBdr>
        </w:div>
        <w:div w:id="579409140">
          <w:marLeft w:val="480"/>
          <w:marRight w:val="0"/>
          <w:marTop w:val="0"/>
          <w:marBottom w:val="0"/>
          <w:divBdr>
            <w:top w:val="none" w:sz="0" w:space="0" w:color="auto"/>
            <w:left w:val="none" w:sz="0" w:space="0" w:color="auto"/>
            <w:bottom w:val="none" w:sz="0" w:space="0" w:color="auto"/>
            <w:right w:val="none" w:sz="0" w:space="0" w:color="auto"/>
          </w:divBdr>
        </w:div>
        <w:div w:id="634524500">
          <w:marLeft w:val="480"/>
          <w:marRight w:val="0"/>
          <w:marTop w:val="0"/>
          <w:marBottom w:val="0"/>
          <w:divBdr>
            <w:top w:val="none" w:sz="0" w:space="0" w:color="auto"/>
            <w:left w:val="none" w:sz="0" w:space="0" w:color="auto"/>
            <w:bottom w:val="none" w:sz="0" w:space="0" w:color="auto"/>
            <w:right w:val="none" w:sz="0" w:space="0" w:color="auto"/>
          </w:divBdr>
        </w:div>
        <w:div w:id="646127687">
          <w:marLeft w:val="480"/>
          <w:marRight w:val="0"/>
          <w:marTop w:val="0"/>
          <w:marBottom w:val="0"/>
          <w:divBdr>
            <w:top w:val="none" w:sz="0" w:space="0" w:color="auto"/>
            <w:left w:val="none" w:sz="0" w:space="0" w:color="auto"/>
            <w:bottom w:val="none" w:sz="0" w:space="0" w:color="auto"/>
            <w:right w:val="none" w:sz="0" w:space="0" w:color="auto"/>
          </w:divBdr>
        </w:div>
        <w:div w:id="682391369">
          <w:marLeft w:val="480"/>
          <w:marRight w:val="0"/>
          <w:marTop w:val="0"/>
          <w:marBottom w:val="0"/>
          <w:divBdr>
            <w:top w:val="none" w:sz="0" w:space="0" w:color="auto"/>
            <w:left w:val="none" w:sz="0" w:space="0" w:color="auto"/>
            <w:bottom w:val="none" w:sz="0" w:space="0" w:color="auto"/>
            <w:right w:val="none" w:sz="0" w:space="0" w:color="auto"/>
          </w:divBdr>
        </w:div>
        <w:div w:id="745079969">
          <w:marLeft w:val="480"/>
          <w:marRight w:val="0"/>
          <w:marTop w:val="0"/>
          <w:marBottom w:val="0"/>
          <w:divBdr>
            <w:top w:val="none" w:sz="0" w:space="0" w:color="auto"/>
            <w:left w:val="none" w:sz="0" w:space="0" w:color="auto"/>
            <w:bottom w:val="none" w:sz="0" w:space="0" w:color="auto"/>
            <w:right w:val="none" w:sz="0" w:space="0" w:color="auto"/>
          </w:divBdr>
        </w:div>
        <w:div w:id="761528557">
          <w:marLeft w:val="480"/>
          <w:marRight w:val="0"/>
          <w:marTop w:val="0"/>
          <w:marBottom w:val="0"/>
          <w:divBdr>
            <w:top w:val="none" w:sz="0" w:space="0" w:color="auto"/>
            <w:left w:val="none" w:sz="0" w:space="0" w:color="auto"/>
            <w:bottom w:val="none" w:sz="0" w:space="0" w:color="auto"/>
            <w:right w:val="none" w:sz="0" w:space="0" w:color="auto"/>
          </w:divBdr>
        </w:div>
        <w:div w:id="766999590">
          <w:marLeft w:val="480"/>
          <w:marRight w:val="0"/>
          <w:marTop w:val="0"/>
          <w:marBottom w:val="0"/>
          <w:divBdr>
            <w:top w:val="none" w:sz="0" w:space="0" w:color="auto"/>
            <w:left w:val="none" w:sz="0" w:space="0" w:color="auto"/>
            <w:bottom w:val="none" w:sz="0" w:space="0" w:color="auto"/>
            <w:right w:val="none" w:sz="0" w:space="0" w:color="auto"/>
          </w:divBdr>
        </w:div>
        <w:div w:id="768238026">
          <w:marLeft w:val="480"/>
          <w:marRight w:val="0"/>
          <w:marTop w:val="0"/>
          <w:marBottom w:val="0"/>
          <w:divBdr>
            <w:top w:val="none" w:sz="0" w:space="0" w:color="auto"/>
            <w:left w:val="none" w:sz="0" w:space="0" w:color="auto"/>
            <w:bottom w:val="none" w:sz="0" w:space="0" w:color="auto"/>
            <w:right w:val="none" w:sz="0" w:space="0" w:color="auto"/>
          </w:divBdr>
        </w:div>
        <w:div w:id="772556693">
          <w:marLeft w:val="480"/>
          <w:marRight w:val="0"/>
          <w:marTop w:val="0"/>
          <w:marBottom w:val="0"/>
          <w:divBdr>
            <w:top w:val="none" w:sz="0" w:space="0" w:color="auto"/>
            <w:left w:val="none" w:sz="0" w:space="0" w:color="auto"/>
            <w:bottom w:val="none" w:sz="0" w:space="0" w:color="auto"/>
            <w:right w:val="none" w:sz="0" w:space="0" w:color="auto"/>
          </w:divBdr>
        </w:div>
        <w:div w:id="820079627">
          <w:marLeft w:val="480"/>
          <w:marRight w:val="0"/>
          <w:marTop w:val="0"/>
          <w:marBottom w:val="0"/>
          <w:divBdr>
            <w:top w:val="none" w:sz="0" w:space="0" w:color="auto"/>
            <w:left w:val="none" w:sz="0" w:space="0" w:color="auto"/>
            <w:bottom w:val="none" w:sz="0" w:space="0" w:color="auto"/>
            <w:right w:val="none" w:sz="0" w:space="0" w:color="auto"/>
          </w:divBdr>
        </w:div>
        <w:div w:id="844785886">
          <w:marLeft w:val="480"/>
          <w:marRight w:val="0"/>
          <w:marTop w:val="0"/>
          <w:marBottom w:val="0"/>
          <w:divBdr>
            <w:top w:val="none" w:sz="0" w:space="0" w:color="auto"/>
            <w:left w:val="none" w:sz="0" w:space="0" w:color="auto"/>
            <w:bottom w:val="none" w:sz="0" w:space="0" w:color="auto"/>
            <w:right w:val="none" w:sz="0" w:space="0" w:color="auto"/>
          </w:divBdr>
        </w:div>
        <w:div w:id="855659425">
          <w:marLeft w:val="480"/>
          <w:marRight w:val="0"/>
          <w:marTop w:val="0"/>
          <w:marBottom w:val="0"/>
          <w:divBdr>
            <w:top w:val="none" w:sz="0" w:space="0" w:color="auto"/>
            <w:left w:val="none" w:sz="0" w:space="0" w:color="auto"/>
            <w:bottom w:val="none" w:sz="0" w:space="0" w:color="auto"/>
            <w:right w:val="none" w:sz="0" w:space="0" w:color="auto"/>
          </w:divBdr>
        </w:div>
        <w:div w:id="884021751">
          <w:marLeft w:val="480"/>
          <w:marRight w:val="0"/>
          <w:marTop w:val="0"/>
          <w:marBottom w:val="0"/>
          <w:divBdr>
            <w:top w:val="none" w:sz="0" w:space="0" w:color="auto"/>
            <w:left w:val="none" w:sz="0" w:space="0" w:color="auto"/>
            <w:bottom w:val="none" w:sz="0" w:space="0" w:color="auto"/>
            <w:right w:val="none" w:sz="0" w:space="0" w:color="auto"/>
          </w:divBdr>
        </w:div>
        <w:div w:id="896235340">
          <w:marLeft w:val="480"/>
          <w:marRight w:val="0"/>
          <w:marTop w:val="0"/>
          <w:marBottom w:val="0"/>
          <w:divBdr>
            <w:top w:val="none" w:sz="0" w:space="0" w:color="auto"/>
            <w:left w:val="none" w:sz="0" w:space="0" w:color="auto"/>
            <w:bottom w:val="none" w:sz="0" w:space="0" w:color="auto"/>
            <w:right w:val="none" w:sz="0" w:space="0" w:color="auto"/>
          </w:divBdr>
        </w:div>
      </w:divsChild>
    </w:div>
    <w:div w:id="401607865">
      <w:bodyDiv w:val="1"/>
      <w:marLeft w:val="0"/>
      <w:marRight w:val="0"/>
      <w:marTop w:val="0"/>
      <w:marBottom w:val="0"/>
      <w:divBdr>
        <w:top w:val="none" w:sz="0" w:space="0" w:color="auto"/>
        <w:left w:val="none" w:sz="0" w:space="0" w:color="auto"/>
        <w:bottom w:val="none" w:sz="0" w:space="0" w:color="auto"/>
        <w:right w:val="none" w:sz="0" w:space="0" w:color="auto"/>
      </w:divBdr>
    </w:div>
    <w:div w:id="401610485">
      <w:bodyDiv w:val="1"/>
      <w:marLeft w:val="0"/>
      <w:marRight w:val="0"/>
      <w:marTop w:val="0"/>
      <w:marBottom w:val="0"/>
      <w:divBdr>
        <w:top w:val="none" w:sz="0" w:space="0" w:color="auto"/>
        <w:left w:val="none" w:sz="0" w:space="0" w:color="auto"/>
        <w:bottom w:val="none" w:sz="0" w:space="0" w:color="auto"/>
        <w:right w:val="none" w:sz="0" w:space="0" w:color="auto"/>
      </w:divBdr>
    </w:div>
    <w:div w:id="401877290">
      <w:bodyDiv w:val="1"/>
      <w:marLeft w:val="0"/>
      <w:marRight w:val="0"/>
      <w:marTop w:val="0"/>
      <w:marBottom w:val="0"/>
      <w:divBdr>
        <w:top w:val="none" w:sz="0" w:space="0" w:color="auto"/>
        <w:left w:val="none" w:sz="0" w:space="0" w:color="auto"/>
        <w:bottom w:val="none" w:sz="0" w:space="0" w:color="auto"/>
        <w:right w:val="none" w:sz="0" w:space="0" w:color="auto"/>
      </w:divBdr>
    </w:div>
    <w:div w:id="401880109">
      <w:bodyDiv w:val="1"/>
      <w:marLeft w:val="0"/>
      <w:marRight w:val="0"/>
      <w:marTop w:val="0"/>
      <w:marBottom w:val="0"/>
      <w:divBdr>
        <w:top w:val="none" w:sz="0" w:space="0" w:color="auto"/>
        <w:left w:val="none" w:sz="0" w:space="0" w:color="auto"/>
        <w:bottom w:val="none" w:sz="0" w:space="0" w:color="auto"/>
        <w:right w:val="none" w:sz="0" w:space="0" w:color="auto"/>
      </w:divBdr>
    </w:div>
    <w:div w:id="401945856">
      <w:bodyDiv w:val="1"/>
      <w:marLeft w:val="0"/>
      <w:marRight w:val="0"/>
      <w:marTop w:val="0"/>
      <w:marBottom w:val="0"/>
      <w:divBdr>
        <w:top w:val="none" w:sz="0" w:space="0" w:color="auto"/>
        <w:left w:val="none" w:sz="0" w:space="0" w:color="auto"/>
        <w:bottom w:val="none" w:sz="0" w:space="0" w:color="auto"/>
        <w:right w:val="none" w:sz="0" w:space="0" w:color="auto"/>
      </w:divBdr>
    </w:div>
    <w:div w:id="402026356">
      <w:bodyDiv w:val="1"/>
      <w:marLeft w:val="0"/>
      <w:marRight w:val="0"/>
      <w:marTop w:val="0"/>
      <w:marBottom w:val="0"/>
      <w:divBdr>
        <w:top w:val="none" w:sz="0" w:space="0" w:color="auto"/>
        <w:left w:val="none" w:sz="0" w:space="0" w:color="auto"/>
        <w:bottom w:val="none" w:sz="0" w:space="0" w:color="auto"/>
        <w:right w:val="none" w:sz="0" w:space="0" w:color="auto"/>
      </w:divBdr>
    </w:div>
    <w:div w:id="402068634">
      <w:bodyDiv w:val="1"/>
      <w:marLeft w:val="0"/>
      <w:marRight w:val="0"/>
      <w:marTop w:val="0"/>
      <w:marBottom w:val="0"/>
      <w:divBdr>
        <w:top w:val="none" w:sz="0" w:space="0" w:color="auto"/>
        <w:left w:val="none" w:sz="0" w:space="0" w:color="auto"/>
        <w:bottom w:val="none" w:sz="0" w:space="0" w:color="auto"/>
        <w:right w:val="none" w:sz="0" w:space="0" w:color="auto"/>
      </w:divBdr>
    </w:div>
    <w:div w:id="402140176">
      <w:bodyDiv w:val="1"/>
      <w:marLeft w:val="0"/>
      <w:marRight w:val="0"/>
      <w:marTop w:val="0"/>
      <w:marBottom w:val="0"/>
      <w:divBdr>
        <w:top w:val="none" w:sz="0" w:space="0" w:color="auto"/>
        <w:left w:val="none" w:sz="0" w:space="0" w:color="auto"/>
        <w:bottom w:val="none" w:sz="0" w:space="0" w:color="auto"/>
        <w:right w:val="none" w:sz="0" w:space="0" w:color="auto"/>
      </w:divBdr>
    </w:div>
    <w:div w:id="402144159">
      <w:bodyDiv w:val="1"/>
      <w:marLeft w:val="0"/>
      <w:marRight w:val="0"/>
      <w:marTop w:val="0"/>
      <w:marBottom w:val="0"/>
      <w:divBdr>
        <w:top w:val="none" w:sz="0" w:space="0" w:color="auto"/>
        <w:left w:val="none" w:sz="0" w:space="0" w:color="auto"/>
        <w:bottom w:val="none" w:sz="0" w:space="0" w:color="auto"/>
        <w:right w:val="none" w:sz="0" w:space="0" w:color="auto"/>
      </w:divBdr>
    </w:div>
    <w:div w:id="402458171">
      <w:bodyDiv w:val="1"/>
      <w:marLeft w:val="0"/>
      <w:marRight w:val="0"/>
      <w:marTop w:val="0"/>
      <w:marBottom w:val="0"/>
      <w:divBdr>
        <w:top w:val="none" w:sz="0" w:space="0" w:color="auto"/>
        <w:left w:val="none" w:sz="0" w:space="0" w:color="auto"/>
        <w:bottom w:val="none" w:sz="0" w:space="0" w:color="auto"/>
        <w:right w:val="none" w:sz="0" w:space="0" w:color="auto"/>
      </w:divBdr>
    </w:div>
    <w:div w:id="402486628">
      <w:bodyDiv w:val="1"/>
      <w:marLeft w:val="0"/>
      <w:marRight w:val="0"/>
      <w:marTop w:val="0"/>
      <w:marBottom w:val="0"/>
      <w:divBdr>
        <w:top w:val="none" w:sz="0" w:space="0" w:color="auto"/>
        <w:left w:val="none" w:sz="0" w:space="0" w:color="auto"/>
        <w:bottom w:val="none" w:sz="0" w:space="0" w:color="auto"/>
        <w:right w:val="none" w:sz="0" w:space="0" w:color="auto"/>
      </w:divBdr>
    </w:div>
    <w:div w:id="402530171">
      <w:bodyDiv w:val="1"/>
      <w:marLeft w:val="0"/>
      <w:marRight w:val="0"/>
      <w:marTop w:val="0"/>
      <w:marBottom w:val="0"/>
      <w:divBdr>
        <w:top w:val="none" w:sz="0" w:space="0" w:color="auto"/>
        <w:left w:val="none" w:sz="0" w:space="0" w:color="auto"/>
        <w:bottom w:val="none" w:sz="0" w:space="0" w:color="auto"/>
        <w:right w:val="none" w:sz="0" w:space="0" w:color="auto"/>
      </w:divBdr>
    </w:div>
    <w:div w:id="402678559">
      <w:bodyDiv w:val="1"/>
      <w:marLeft w:val="0"/>
      <w:marRight w:val="0"/>
      <w:marTop w:val="0"/>
      <w:marBottom w:val="0"/>
      <w:divBdr>
        <w:top w:val="none" w:sz="0" w:space="0" w:color="auto"/>
        <w:left w:val="none" w:sz="0" w:space="0" w:color="auto"/>
        <w:bottom w:val="none" w:sz="0" w:space="0" w:color="auto"/>
        <w:right w:val="none" w:sz="0" w:space="0" w:color="auto"/>
      </w:divBdr>
    </w:div>
    <w:div w:id="402719581">
      <w:bodyDiv w:val="1"/>
      <w:marLeft w:val="0"/>
      <w:marRight w:val="0"/>
      <w:marTop w:val="0"/>
      <w:marBottom w:val="0"/>
      <w:divBdr>
        <w:top w:val="none" w:sz="0" w:space="0" w:color="auto"/>
        <w:left w:val="none" w:sz="0" w:space="0" w:color="auto"/>
        <w:bottom w:val="none" w:sz="0" w:space="0" w:color="auto"/>
        <w:right w:val="none" w:sz="0" w:space="0" w:color="auto"/>
      </w:divBdr>
    </w:div>
    <w:div w:id="402722394">
      <w:bodyDiv w:val="1"/>
      <w:marLeft w:val="0"/>
      <w:marRight w:val="0"/>
      <w:marTop w:val="0"/>
      <w:marBottom w:val="0"/>
      <w:divBdr>
        <w:top w:val="none" w:sz="0" w:space="0" w:color="auto"/>
        <w:left w:val="none" w:sz="0" w:space="0" w:color="auto"/>
        <w:bottom w:val="none" w:sz="0" w:space="0" w:color="auto"/>
        <w:right w:val="none" w:sz="0" w:space="0" w:color="auto"/>
      </w:divBdr>
    </w:div>
    <w:div w:id="402724266">
      <w:bodyDiv w:val="1"/>
      <w:marLeft w:val="0"/>
      <w:marRight w:val="0"/>
      <w:marTop w:val="0"/>
      <w:marBottom w:val="0"/>
      <w:divBdr>
        <w:top w:val="none" w:sz="0" w:space="0" w:color="auto"/>
        <w:left w:val="none" w:sz="0" w:space="0" w:color="auto"/>
        <w:bottom w:val="none" w:sz="0" w:space="0" w:color="auto"/>
        <w:right w:val="none" w:sz="0" w:space="0" w:color="auto"/>
      </w:divBdr>
    </w:div>
    <w:div w:id="402796082">
      <w:bodyDiv w:val="1"/>
      <w:marLeft w:val="0"/>
      <w:marRight w:val="0"/>
      <w:marTop w:val="0"/>
      <w:marBottom w:val="0"/>
      <w:divBdr>
        <w:top w:val="none" w:sz="0" w:space="0" w:color="auto"/>
        <w:left w:val="none" w:sz="0" w:space="0" w:color="auto"/>
        <w:bottom w:val="none" w:sz="0" w:space="0" w:color="auto"/>
        <w:right w:val="none" w:sz="0" w:space="0" w:color="auto"/>
      </w:divBdr>
    </w:div>
    <w:div w:id="402878056">
      <w:bodyDiv w:val="1"/>
      <w:marLeft w:val="0"/>
      <w:marRight w:val="0"/>
      <w:marTop w:val="0"/>
      <w:marBottom w:val="0"/>
      <w:divBdr>
        <w:top w:val="none" w:sz="0" w:space="0" w:color="auto"/>
        <w:left w:val="none" w:sz="0" w:space="0" w:color="auto"/>
        <w:bottom w:val="none" w:sz="0" w:space="0" w:color="auto"/>
        <w:right w:val="none" w:sz="0" w:space="0" w:color="auto"/>
      </w:divBdr>
    </w:div>
    <w:div w:id="403070496">
      <w:bodyDiv w:val="1"/>
      <w:marLeft w:val="0"/>
      <w:marRight w:val="0"/>
      <w:marTop w:val="0"/>
      <w:marBottom w:val="0"/>
      <w:divBdr>
        <w:top w:val="none" w:sz="0" w:space="0" w:color="auto"/>
        <w:left w:val="none" w:sz="0" w:space="0" w:color="auto"/>
        <w:bottom w:val="none" w:sz="0" w:space="0" w:color="auto"/>
        <w:right w:val="none" w:sz="0" w:space="0" w:color="auto"/>
      </w:divBdr>
    </w:div>
    <w:div w:id="403262884">
      <w:bodyDiv w:val="1"/>
      <w:marLeft w:val="0"/>
      <w:marRight w:val="0"/>
      <w:marTop w:val="0"/>
      <w:marBottom w:val="0"/>
      <w:divBdr>
        <w:top w:val="none" w:sz="0" w:space="0" w:color="auto"/>
        <w:left w:val="none" w:sz="0" w:space="0" w:color="auto"/>
        <w:bottom w:val="none" w:sz="0" w:space="0" w:color="auto"/>
        <w:right w:val="none" w:sz="0" w:space="0" w:color="auto"/>
      </w:divBdr>
    </w:div>
    <w:div w:id="403377665">
      <w:bodyDiv w:val="1"/>
      <w:marLeft w:val="0"/>
      <w:marRight w:val="0"/>
      <w:marTop w:val="0"/>
      <w:marBottom w:val="0"/>
      <w:divBdr>
        <w:top w:val="none" w:sz="0" w:space="0" w:color="auto"/>
        <w:left w:val="none" w:sz="0" w:space="0" w:color="auto"/>
        <w:bottom w:val="none" w:sz="0" w:space="0" w:color="auto"/>
        <w:right w:val="none" w:sz="0" w:space="0" w:color="auto"/>
      </w:divBdr>
    </w:div>
    <w:div w:id="403383583">
      <w:bodyDiv w:val="1"/>
      <w:marLeft w:val="0"/>
      <w:marRight w:val="0"/>
      <w:marTop w:val="0"/>
      <w:marBottom w:val="0"/>
      <w:divBdr>
        <w:top w:val="none" w:sz="0" w:space="0" w:color="auto"/>
        <w:left w:val="none" w:sz="0" w:space="0" w:color="auto"/>
        <w:bottom w:val="none" w:sz="0" w:space="0" w:color="auto"/>
        <w:right w:val="none" w:sz="0" w:space="0" w:color="auto"/>
      </w:divBdr>
    </w:div>
    <w:div w:id="403570842">
      <w:bodyDiv w:val="1"/>
      <w:marLeft w:val="0"/>
      <w:marRight w:val="0"/>
      <w:marTop w:val="0"/>
      <w:marBottom w:val="0"/>
      <w:divBdr>
        <w:top w:val="none" w:sz="0" w:space="0" w:color="auto"/>
        <w:left w:val="none" w:sz="0" w:space="0" w:color="auto"/>
        <w:bottom w:val="none" w:sz="0" w:space="0" w:color="auto"/>
        <w:right w:val="none" w:sz="0" w:space="0" w:color="auto"/>
      </w:divBdr>
    </w:div>
    <w:div w:id="403645822">
      <w:bodyDiv w:val="1"/>
      <w:marLeft w:val="0"/>
      <w:marRight w:val="0"/>
      <w:marTop w:val="0"/>
      <w:marBottom w:val="0"/>
      <w:divBdr>
        <w:top w:val="none" w:sz="0" w:space="0" w:color="auto"/>
        <w:left w:val="none" w:sz="0" w:space="0" w:color="auto"/>
        <w:bottom w:val="none" w:sz="0" w:space="0" w:color="auto"/>
        <w:right w:val="none" w:sz="0" w:space="0" w:color="auto"/>
      </w:divBdr>
    </w:div>
    <w:div w:id="403647741">
      <w:bodyDiv w:val="1"/>
      <w:marLeft w:val="0"/>
      <w:marRight w:val="0"/>
      <w:marTop w:val="0"/>
      <w:marBottom w:val="0"/>
      <w:divBdr>
        <w:top w:val="none" w:sz="0" w:space="0" w:color="auto"/>
        <w:left w:val="none" w:sz="0" w:space="0" w:color="auto"/>
        <w:bottom w:val="none" w:sz="0" w:space="0" w:color="auto"/>
        <w:right w:val="none" w:sz="0" w:space="0" w:color="auto"/>
      </w:divBdr>
    </w:div>
    <w:div w:id="403650241">
      <w:bodyDiv w:val="1"/>
      <w:marLeft w:val="0"/>
      <w:marRight w:val="0"/>
      <w:marTop w:val="0"/>
      <w:marBottom w:val="0"/>
      <w:divBdr>
        <w:top w:val="none" w:sz="0" w:space="0" w:color="auto"/>
        <w:left w:val="none" w:sz="0" w:space="0" w:color="auto"/>
        <w:bottom w:val="none" w:sz="0" w:space="0" w:color="auto"/>
        <w:right w:val="none" w:sz="0" w:space="0" w:color="auto"/>
      </w:divBdr>
    </w:div>
    <w:div w:id="403920313">
      <w:bodyDiv w:val="1"/>
      <w:marLeft w:val="0"/>
      <w:marRight w:val="0"/>
      <w:marTop w:val="0"/>
      <w:marBottom w:val="0"/>
      <w:divBdr>
        <w:top w:val="none" w:sz="0" w:space="0" w:color="auto"/>
        <w:left w:val="none" w:sz="0" w:space="0" w:color="auto"/>
        <w:bottom w:val="none" w:sz="0" w:space="0" w:color="auto"/>
        <w:right w:val="none" w:sz="0" w:space="0" w:color="auto"/>
      </w:divBdr>
    </w:div>
    <w:div w:id="403989753">
      <w:bodyDiv w:val="1"/>
      <w:marLeft w:val="0"/>
      <w:marRight w:val="0"/>
      <w:marTop w:val="0"/>
      <w:marBottom w:val="0"/>
      <w:divBdr>
        <w:top w:val="none" w:sz="0" w:space="0" w:color="auto"/>
        <w:left w:val="none" w:sz="0" w:space="0" w:color="auto"/>
        <w:bottom w:val="none" w:sz="0" w:space="0" w:color="auto"/>
        <w:right w:val="none" w:sz="0" w:space="0" w:color="auto"/>
      </w:divBdr>
    </w:div>
    <w:div w:id="403990948">
      <w:bodyDiv w:val="1"/>
      <w:marLeft w:val="0"/>
      <w:marRight w:val="0"/>
      <w:marTop w:val="0"/>
      <w:marBottom w:val="0"/>
      <w:divBdr>
        <w:top w:val="none" w:sz="0" w:space="0" w:color="auto"/>
        <w:left w:val="none" w:sz="0" w:space="0" w:color="auto"/>
        <w:bottom w:val="none" w:sz="0" w:space="0" w:color="auto"/>
        <w:right w:val="none" w:sz="0" w:space="0" w:color="auto"/>
      </w:divBdr>
    </w:div>
    <w:div w:id="404449759">
      <w:bodyDiv w:val="1"/>
      <w:marLeft w:val="0"/>
      <w:marRight w:val="0"/>
      <w:marTop w:val="0"/>
      <w:marBottom w:val="0"/>
      <w:divBdr>
        <w:top w:val="none" w:sz="0" w:space="0" w:color="auto"/>
        <w:left w:val="none" w:sz="0" w:space="0" w:color="auto"/>
        <w:bottom w:val="none" w:sz="0" w:space="0" w:color="auto"/>
        <w:right w:val="none" w:sz="0" w:space="0" w:color="auto"/>
      </w:divBdr>
    </w:div>
    <w:div w:id="404496980">
      <w:bodyDiv w:val="1"/>
      <w:marLeft w:val="0"/>
      <w:marRight w:val="0"/>
      <w:marTop w:val="0"/>
      <w:marBottom w:val="0"/>
      <w:divBdr>
        <w:top w:val="none" w:sz="0" w:space="0" w:color="auto"/>
        <w:left w:val="none" w:sz="0" w:space="0" w:color="auto"/>
        <w:bottom w:val="none" w:sz="0" w:space="0" w:color="auto"/>
        <w:right w:val="none" w:sz="0" w:space="0" w:color="auto"/>
      </w:divBdr>
    </w:div>
    <w:div w:id="404569605">
      <w:bodyDiv w:val="1"/>
      <w:marLeft w:val="0"/>
      <w:marRight w:val="0"/>
      <w:marTop w:val="0"/>
      <w:marBottom w:val="0"/>
      <w:divBdr>
        <w:top w:val="none" w:sz="0" w:space="0" w:color="auto"/>
        <w:left w:val="none" w:sz="0" w:space="0" w:color="auto"/>
        <w:bottom w:val="none" w:sz="0" w:space="0" w:color="auto"/>
        <w:right w:val="none" w:sz="0" w:space="0" w:color="auto"/>
      </w:divBdr>
    </w:div>
    <w:div w:id="404569975">
      <w:bodyDiv w:val="1"/>
      <w:marLeft w:val="0"/>
      <w:marRight w:val="0"/>
      <w:marTop w:val="0"/>
      <w:marBottom w:val="0"/>
      <w:divBdr>
        <w:top w:val="none" w:sz="0" w:space="0" w:color="auto"/>
        <w:left w:val="none" w:sz="0" w:space="0" w:color="auto"/>
        <w:bottom w:val="none" w:sz="0" w:space="0" w:color="auto"/>
        <w:right w:val="none" w:sz="0" w:space="0" w:color="auto"/>
      </w:divBdr>
    </w:div>
    <w:div w:id="404570183">
      <w:bodyDiv w:val="1"/>
      <w:marLeft w:val="0"/>
      <w:marRight w:val="0"/>
      <w:marTop w:val="0"/>
      <w:marBottom w:val="0"/>
      <w:divBdr>
        <w:top w:val="none" w:sz="0" w:space="0" w:color="auto"/>
        <w:left w:val="none" w:sz="0" w:space="0" w:color="auto"/>
        <w:bottom w:val="none" w:sz="0" w:space="0" w:color="auto"/>
        <w:right w:val="none" w:sz="0" w:space="0" w:color="auto"/>
      </w:divBdr>
    </w:div>
    <w:div w:id="404574409">
      <w:bodyDiv w:val="1"/>
      <w:marLeft w:val="0"/>
      <w:marRight w:val="0"/>
      <w:marTop w:val="0"/>
      <w:marBottom w:val="0"/>
      <w:divBdr>
        <w:top w:val="none" w:sz="0" w:space="0" w:color="auto"/>
        <w:left w:val="none" w:sz="0" w:space="0" w:color="auto"/>
        <w:bottom w:val="none" w:sz="0" w:space="0" w:color="auto"/>
        <w:right w:val="none" w:sz="0" w:space="0" w:color="auto"/>
      </w:divBdr>
    </w:div>
    <w:div w:id="404769155">
      <w:bodyDiv w:val="1"/>
      <w:marLeft w:val="0"/>
      <w:marRight w:val="0"/>
      <w:marTop w:val="0"/>
      <w:marBottom w:val="0"/>
      <w:divBdr>
        <w:top w:val="none" w:sz="0" w:space="0" w:color="auto"/>
        <w:left w:val="none" w:sz="0" w:space="0" w:color="auto"/>
        <w:bottom w:val="none" w:sz="0" w:space="0" w:color="auto"/>
        <w:right w:val="none" w:sz="0" w:space="0" w:color="auto"/>
      </w:divBdr>
    </w:div>
    <w:div w:id="404885782">
      <w:bodyDiv w:val="1"/>
      <w:marLeft w:val="0"/>
      <w:marRight w:val="0"/>
      <w:marTop w:val="0"/>
      <w:marBottom w:val="0"/>
      <w:divBdr>
        <w:top w:val="none" w:sz="0" w:space="0" w:color="auto"/>
        <w:left w:val="none" w:sz="0" w:space="0" w:color="auto"/>
        <w:bottom w:val="none" w:sz="0" w:space="0" w:color="auto"/>
        <w:right w:val="none" w:sz="0" w:space="0" w:color="auto"/>
      </w:divBdr>
    </w:div>
    <w:div w:id="405105318">
      <w:bodyDiv w:val="1"/>
      <w:marLeft w:val="0"/>
      <w:marRight w:val="0"/>
      <w:marTop w:val="0"/>
      <w:marBottom w:val="0"/>
      <w:divBdr>
        <w:top w:val="none" w:sz="0" w:space="0" w:color="auto"/>
        <w:left w:val="none" w:sz="0" w:space="0" w:color="auto"/>
        <w:bottom w:val="none" w:sz="0" w:space="0" w:color="auto"/>
        <w:right w:val="none" w:sz="0" w:space="0" w:color="auto"/>
      </w:divBdr>
    </w:div>
    <w:div w:id="405348646">
      <w:bodyDiv w:val="1"/>
      <w:marLeft w:val="0"/>
      <w:marRight w:val="0"/>
      <w:marTop w:val="0"/>
      <w:marBottom w:val="0"/>
      <w:divBdr>
        <w:top w:val="none" w:sz="0" w:space="0" w:color="auto"/>
        <w:left w:val="none" w:sz="0" w:space="0" w:color="auto"/>
        <w:bottom w:val="none" w:sz="0" w:space="0" w:color="auto"/>
        <w:right w:val="none" w:sz="0" w:space="0" w:color="auto"/>
      </w:divBdr>
    </w:div>
    <w:div w:id="405538929">
      <w:bodyDiv w:val="1"/>
      <w:marLeft w:val="0"/>
      <w:marRight w:val="0"/>
      <w:marTop w:val="0"/>
      <w:marBottom w:val="0"/>
      <w:divBdr>
        <w:top w:val="none" w:sz="0" w:space="0" w:color="auto"/>
        <w:left w:val="none" w:sz="0" w:space="0" w:color="auto"/>
        <w:bottom w:val="none" w:sz="0" w:space="0" w:color="auto"/>
        <w:right w:val="none" w:sz="0" w:space="0" w:color="auto"/>
      </w:divBdr>
    </w:div>
    <w:div w:id="405539024">
      <w:bodyDiv w:val="1"/>
      <w:marLeft w:val="0"/>
      <w:marRight w:val="0"/>
      <w:marTop w:val="0"/>
      <w:marBottom w:val="0"/>
      <w:divBdr>
        <w:top w:val="none" w:sz="0" w:space="0" w:color="auto"/>
        <w:left w:val="none" w:sz="0" w:space="0" w:color="auto"/>
        <w:bottom w:val="none" w:sz="0" w:space="0" w:color="auto"/>
        <w:right w:val="none" w:sz="0" w:space="0" w:color="auto"/>
      </w:divBdr>
    </w:div>
    <w:div w:id="405609985">
      <w:bodyDiv w:val="1"/>
      <w:marLeft w:val="0"/>
      <w:marRight w:val="0"/>
      <w:marTop w:val="0"/>
      <w:marBottom w:val="0"/>
      <w:divBdr>
        <w:top w:val="none" w:sz="0" w:space="0" w:color="auto"/>
        <w:left w:val="none" w:sz="0" w:space="0" w:color="auto"/>
        <w:bottom w:val="none" w:sz="0" w:space="0" w:color="auto"/>
        <w:right w:val="none" w:sz="0" w:space="0" w:color="auto"/>
      </w:divBdr>
      <w:divsChild>
        <w:div w:id="1465469255">
          <w:marLeft w:val="480"/>
          <w:marRight w:val="0"/>
          <w:marTop w:val="0"/>
          <w:marBottom w:val="0"/>
          <w:divBdr>
            <w:top w:val="none" w:sz="0" w:space="0" w:color="auto"/>
            <w:left w:val="none" w:sz="0" w:space="0" w:color="auto"/>
            <w:bottom w:val="none" w:sz="0" w:space="0" w:color="auto"/>
            <w:right w:val="none" w:sz="0" w:space="0" w:color="auto"/>
          </w:divBdr>
        </w:div>
        <w:div w:id="488712499">
          <w:marLeft w:val="480"/>
          <w:marRight w:val="0"/>
          <w:marTop w:val="0"/>
          <w:marBottom w:val="0"/>
          <w:divBdr>
            <w:top w:val="none" w:sz="0" w:space="0" w:color="auto"/>
            <w:left w:val="none" w:sz="0" w:space="0" w:color="auto"/>
            <w:bottom w:val="none" w:sz="0" w:space="0" w:color="auto"/>
            <w:right w:val="none" w:sz="0" w:space="0" w:color="auto"/>
          </w:divBdr>
        </w:div>
        <w:div w:id="153645718">
          <w:marLeft w:val="480"/>
          <w:marRight w:val="0"/>
          <w:marTop w:val="0"/>
          <w:marBottom w:val="0"/>
          <w:divBdr>
            <w:top w:val="none" w:sz="0" w:space="0" w:color="auto"/>
            <w:left w:val="none" w:sz="0" w:space="0" w:color="auto"/>
            <w:bottom w:val="none" w:sz="0" w:space="0" w:color="auto"/>
            <w:right w:val="none" w:sz="0" w:space="0" w:color="auto"/>
          </w:divBdr>
        </w:div>
        <w:div w:id="1860969107">
          <w:marLeft w:val="480"/>
          <w:marRight w:val="0"/>
          <w:marTop w:val="0"/>
          <w:marBottom w:val="0"/>
          <w:divBdr>
            <w:top w:val="none" w:sz="0" w:space="0" w:color="auto"/>
            <w:left w:val="none" w:sz="0" w:space="0" w:color="auto"/>
            <w:bottom w:val="none" w:sz="0" w:space="0" w:color="auto"/>
            <w:right w:val="none" w:sz="0" w:space="0" w:color="auto"/>
          </w:divBdr>
        </w:div>
        <w:div w:id="1494682443">
          <w:marLeft w:val="480"/>
          <w:marRight w:val="0"/>
          <w:marTop w:val="0"/>
          <w:marBottom w:val="0"/>
          <w:divBdr>
            <w:top w:val="none" w:sz="0" w:space="0" w:color="auto"/>
            <w:left w:val="none" w:sz="0" w:space="0" w:color="auto"/>
            <w:bottom w:val="none" w:sz="0" w:space="0" w:color="auto"/>
            <w:right w:val="none" w:sz="0" w:space="0" w:color="auto"/>
          </w:divBdr>
        </w:div>
        <w:div w:id="963928749">
          <w:marLeft w:val="480"/>
          <w:marRight w:val="0"/>
          <w:marTop w:val="0"/>
          <w:marBottom w:val="0"/>
          <w:divBdr>
            <w:top w:val="none" w:sz="0" w:space="0" w:color="auto"/>
            <w:left w:val="none" w:sz="0" w:space="0" w:color="auto"/>
            <w:bottom w:val="none" w:sz="0" w:space="0" w:color="auto"/>
            <w:right w:val="none" w:sz="0" w:space="0" w:color="auto"/>
          </w:divBdr>
        </w:div>
        <w:div w:id="2014870485">
          <w:marLeft w:val="480"/>
          <w:marRight w:val="0"/>
          <w:marTop w:val="0"/>
          <w:marBottom w:val="0"/>
          <w:divBdr>
            <w:top w:val="none" w:sz="0" w:space="0" w:color="auto"/>
            <w:left w:val="none" w:sz="0" w:space="0" w:color="auto"/>
            <w:bottom w:val="none" w:sz="0" w:space="0" w:color="auto"/>
            <w:right w:val="none" w:sz="0" w:space="0" w:color="auto"/>
          </w:divBdr>
        </w:div>
        <w:div w:id="226847505">
          <w:marLeft w:val="480"/>
          <w:marRight w:val="0"/>
          <w:marTop w:val="0"/>
          <w:marBottom w:val="0"/>
          <w:divBdr>
            <w:top w:val="none" w:sz="0" w:space="0" w:color="auto"/>
            <w:left w:val="none" w:sz="0" w:space="0" w:color="auto"/>
            <w:bottom w:val="none" w:sz="0" w:space="0" w:color="auto"/>
            <w:right w:val="none" w:sz="0" w:space="0" w:color="auto"/>
          </w:divBdr>
        </w:div>
        <w:div w:id="606040007">
          <w:marLeft w:val="480"/>
          <w:marRight w:val="0"/>
          <w:marTop w:val="0"/>
          <w:marBottom w:val="0"/>
          <w:divBdr>
            <w:top w:val="none" w:sz="0" w:space="0" w:color="auto"/>
            <w:left w:val="none" w:sz="0" w:space="0" w:color="auto"/>
            <w:bottom w:val="none" w:sz="0" w:space="0" w:color="auto"/>
            <w:right w:val="none" w:sz="0" w:space="0" w:color="auto"/>
          </w:divBdr>
        </w:div>
        <w:div w:id="382796862">
          <w:marLeft w:val="480"/>
          <w:marRight w:val="0"/>
          <w:marTop w:val="0"/>
          <w:marBottom w:val="0"/>
          <w:divBdr>
            <w:top w:val="none" w:sz="0" w:space="0" w:color="auto"/>
            <w:left w:val="none" w:sz="0" w:space="0" w:color="auto"/>
            <w:bottom w:val="none" w:sz="0" w:space="0" w:color="auto"/>
            <w:right w:val="none" w:sz="0" w:space="0" w:color="auto"/>
          </w:divBdr>
        </w:div>
        <w:div w:id="1598904266">
          <w:marLeft w:val="480"/>
          <w:marRight w:val="0"/>
          <w:marTop w:val="0"/>
          <w:marBottom w:val="0"/>
          <w:divBdr>
            <w:top w:val="none" w:sz="0" w:space="0" w:color="auto"/>
            <w:left w:val="none" w:sz="0" w:space="0" w:color="auto"/>
            <w:bottom w:val="none" w:sz="0" w:space="0" w:color="auto"/>
            <w:right w:val="none" w:sz="0" w:space="0" w:color="auto"/>
          </w:divBdr>
        </w:div>
        <w:div w:id="580606219">
          <w:marLeft w:val="480"/>
          <w:marRight w:val="0"/>
          <w:marTop w:val="0"/>
          <w:marBottom w:val="0"/>
          <w:divBdr>
            <w:top w:val="none" w:sz="0" w:space="0" w:color="auto"/>
            <w:left w:val="none" w:sz="0" w:space="0" w:color="auto"/>
            <w:bottom w:val="none" w:sz="0" w:space="0" w:color="auto"/>
            <w:right w:val="none" w:sz="0" w:space="0" w:color="auto"/>
          </w:divBdr>
        </w:div>
        <w:div w:id="1955287334">
          <w:marLeft w:val="480"/>
          <w:marRight w:val="0"/>
          <w:marTop w:val="0"/>
          <w:marBottom w:val="0"/>
          <w:divBdr>
            <w:top w:val="none" w:sz="0" w:space="0" w:color="auto"/>
            <w:left w:val="none" w:sz="0" w:space="0" w:color="auto"/>
            <w:bottom w:val="none" w:sz="0" w:space="0" w:color="auto"/>
            <w:right w:val="none" w:sz="0" w:space="0" w:color="auto"/>
          </w:divBdr>
        </w:div>
        <w:div w:id="359093177">
          <w:marLeft w:val="480"/>
          <w:marRight w:val="0"/>
          <w:marTop w:val="0"/>
          <w:marBottom w:val="0"/>
          <w:divBdr>
            <w:top w:val="none" w:sz="0" w:space="0" w:color="auto"/>
            <w:left w:val="none" w:sz="0" w:space="0" w:color="auto"/>
            <w:bottom w:val="none" w:sz="0" w:space="0" w:color="auto"/>
            <w:right w:val="none" w:sz="0" w:space="0" w:color="auto"/>
          </w:divBdr>
        </w:div>
        <w:div w:id="1906799854">
          <w:marLeft w:val="480"/>
          <w:marRight w:val="0"/>
          <w:marTop w:val="0"/>
          <w:marBottom w:val="0"/>
          <w:divBdr>
            <w:top w:val="none" w:sz="0" w:space="0" w:color="auto"/>
            <w:left w:val="none" w:sz="0" w:space="0" w:color="auto"/>
            <w:bottom w:val="none" w:sz="0" w:space="0" w:color="auto"/>
            <w:right w:val="none" w:sz="0" w:space="0" w:color="auto"/>
          </w:divBdr>
        </w:div>
        <w:div w:id="1145660658">
          <w:marLeft w:val="480"/>
          <w:marRight w:val="0"/>
          <w:marTop w:val="0"/>
          <w:marBottom w:val="0"/>
          <w:divBdr>
            <w:top w:val="none" w:sz="0" w:space="0" w:color="auto"/>
            <w:left w:val="none" w:sz="0" w:space="0" w:color="auto"/>
            <w:bottom w:val="none" w:sz="0" w:space="0" w:color="auto"/>
            <w:right w:val="none" w:sz="0" w:space="0" w:color="auto"/>
          </w:divBdr>
        </w:div>
        <w:div w:id="1773090780">
          <w:marLeft w:val="480"/>
          <w:marRight w:val="0"/>
          <w:marTop w:val="0"/>
          <w:marBottom w:val="0"/>
          <w:divBdr>
            <w:top w:val="none" w:sz="0" w:space="0" w:color="auto"/>
            <w:left w:val="none" w:sz="0" w:space="0" w:color="auto"/>
            <w:bottom w:val="none" w:sz="0" w:space="0" w:color="auto"/>
            <w:right w:val="none" w:sz="0" w:space="0" w:color="auto"/>
          </w:divBdr>
        </w:div>
        <w:div w:id="575089500">
          <w:marLeft w:val="480"/>
          <w:marRight w:val="0"/>
          <w:marTop w:val="0"/>
          <w:marBottom w:val="0"/>
          <w:divBdr>
            <w:top w:val="none" w:sz="0" w:space="0" w:color="auto"/>
            <w:left w:val="none" w:sz="0" w:space="0" w:color="auto"/>
            <w:bottom w:val="none" w:sz="0" w:space="0" w:color="auto"/>
            <w:right w:val="none" w:sz="0" w:space="0" w:color="auto"/>
          </w:divBdr>
        </w:div>
        <w:div w:id="1132560112">
          <w:marLeft w:val="480"/>
          <w:marRight w:val="0"/>
          <w:marTop w:val="0"/>
          <w:marBottom w:val="0"/>
          <w:divBdr>
            <w:top w:val="none" w:sz="0" w:space="0" w:color="auto"/>
            <w:left w:val="none" w:sz="0" w:space="0" w:color="auto"/>
            <w:bottom w:val="none" w:sz="0" w:space="0" w:color="auto"/>
            <w:right w:val="none" w:sz="0" w:space="0" w:color="auto"/>
          </w:divBdr>
        </w:div>
        <w:div w:id="721367306">
          <w:marLeft w:val="480"/>
          <w:marRight w:val="0"/>
          <w:marTop w:val="0"/>
          <w:marBottom w:val="0"/>
          <w:divBdr>
            <w:top w:val="none" w:sz="0" w:space="0" w:color="auto"/>
            <w:left w:val="none" w:sz="0" w:space="0" w:color="auto"/>
            <w:bottom w:val="none" w:sz="0" w:space="0" w:color="auto"/>
            <w:right w:val="none" w:sz="0" w:space="0" w:color="auto"/>
          </w:divBdr>
        </w:div>
        <w:div w:id="518544387">
          <w:marLeft w:val="480"/>
          <w:marRight w:val="0"/>
          <w:marTop w:val="0"/>
          <w:marBottom w:val="0"/>
          <w:divBdr>
            <w:top w:val="none" w:sz="0" w:space="0" w:color="auto"/>
            <w:left w:val="none" w:sz="0" w:space="0" w:color="auto"/>
            <w:bottom w:val="none" w:sz="0" w:space="0" w:color="auto"/>
            <w:right w:val="none" w:sz="0" w:space="0" w:color="auto"/>
          </w:divBdr>
        </w:div>
        <w:div w:id="77024867">
          <w:marLeft w:val="480"/>
          <w:marRight w:val="0"/>
          <w:marTop w:val="0"/>
          <w:marBottom w:val="0"/>
          <w:divBdr>
            <w:top w:val="none" w:sz="0" w:space="0" w:color="auto"/>
            <w:left w:val="none" w:sz="0" w:space="0" w:color="auto"/>
            <w:bottom w:val="none" w:sz="0" w:space="0" w:color="auto"/>
            <w:right w:val="none" w:sz="0" w:space="0" w:color="auto"/>
          </w:divBdr>
        </w:div>
        <w:div w:id="622730612">
          <w:marLeft w:val="480"/>
          <w:marRight w:val="0"/>
          <w:marTop w:val="0"/>
          <w:marBottom w:val="0"/>
          <w:divBdr>
            <w:top w:val="none" w:sz="0" w:space="0" w:color="auto"/>
            <w:left w:val="none" w:sz="0" w:space="0" w:color="auto"/>
            <w:bottom w:val="none" w:sz="0" w:space="0" w:color="auto"/>
            <w:right w:val="none" w:sz="0" w:space="0" w:color="auto"/>
          </w:divBdr>
        </w:div>
        <w:div w:id="1531262505">
          <w:marLeft w:val="480"/>
          <w:marRight w:val="0"/>
          <w:marTop w:val="0"/>
          <w:marBottom w:val="0"/>
          <w:divBdr>
            <w:top w:val="none" w:sz="0" w:space="0" w:color="auto"/>
            <w:left w:val="none" w:sz="0" w:space="0" w:color="auto"/>
            <w:bottom w:val="none" w:sz="0" w:space="0" w:color="auto"/>
            <w:right w:val="none" w:sz="0" w:space="0" w:color="auto"/>
          </w:divBdr>
        </w:div>
        <w:div w:id="1462847415">
          <w:marLeft w:val="480"/>
          <w:marRight w:val="0"/>
          <w:marTop w:val="0"/>
          <w:marBottom w:val="0"/>
          <w:divBdr>
            <w:top w:val="none" w:sz="0" w:space="0" w:color="auto"/>
            <w:left w:val="none" w:sz="0" w:space="0" w:color="auto"/>
            <w:bottom w:val="none" w:sz="0" w:space="0" w:color="auto"/>
            <w:right w:val="none" w:sz="0" w:space="0" w:color="auto"/>
          </w:divBdr>
        </w:div>
        <w:div w:id="307563832">
          <w:marLeft w:val="480"/>
          <w:marRight w:val="0"/>
          <w:marTop w:val="0"/>
          <w:marBottom w:val="0"/>
          <w:divBdr>
            <w:top w:val="none" w:sz="0" w:space="0" w:color="auto"/>
            <w:left w:val="none" w:sz="0" w:space="0" w:color="auto"/>
            <w:bottom w:val="none" w:sz="0" w:space="0" w:color="auto"/>
            <w:right w:val="none" w:sz="0" w:space="0" w:color="auto"/>
          </w:divBdr>
        </w:div>
        <w:div w:id="1201943061">
          <w:marLeft w:val="480"/>
          <w:marRight w:val="0"/>
          <w:marTop w:val="0"/>
          <w:marBottom w:val="0"/>
          <w:divBdr>
            <w:top w:val="none" w:sz="0" w:space="0" w:color="auto"/>
            <w:left w:val="none" w:sz="0" w:space="0" w:color="auto"/>
            <w:bottom w:val="none" w:sz="0" w:space="0" w:color="auto"/>
            <w:right w:val="none" w:sz="0" w:space="0" w:color="auto"/>
          </w:divBdr>
        </w:div>
        <w:div w:id="2044019550">
          <w:marLeft w:val="480"/>
          <w:marRight w:val="0"/>
          <w:marTop w:val="0"/>
          <w:marBottom w:val="0"/>
          <w:divBdr>
            <w:top w:val="none" w:sz="0" w:space="0" w:color="auto"/>
            <w:left w:val="none" w:sz="0" w:space="0" w:color="auto"/>
            <w:bottom w:val="none" w:sz="0" w:space="0" w:color="auto"/>
            <w:right w:val="none" w:sz="0" w:space="0" w:color="auto"/>
          </w:divBdr>
        </w:div>
        <w:div w:id="212694422">
          <w:marLeft w:val="480"/>
          <w:marRight w:val="0"/>
          <w:marTop w:val="0"/>
          <w:marBottom w:val="0"/>
          <w:divBdr>
            <w:top w:val="none" w:sz="0" w:space="0" w:color="auto"/>
            <w:left w:val="none" w:sz="0" w:space="0" w:color="auto"/>
            <w:bottom w:val="none" w:sz="0" w:space="0" w:color="auto"/>
            <w:right w:val="none" w:sz="0" w:space="0" w:color="auto"/>
          </w:divBdr>
        </w:div>
        <w:div w:id="1572620052">
          <w:marLeft w:val="480"/>
          <w:marRight w:val="0"/>
          <w:marTop w:val="0"/>
          <w:marBottom w:val="0"/>
          <w:divBdr>
            <w:top w:val="none" w:sz="0" w:space="0" w:color="auto"/>
            <w:left w:val="none" w:sz="0" w:space="0" w:color="auto"/>
            <w:bottom w:val="none" w:sz="0" w:space="0" w:color="auto"/>
            <w:right w:val="none" w:sz="0" w:space="0" w:color="auto"/>
          </w:divBdr>
        </w:div>
        <w:div w:id="849830999">
          <w:marLeft w:val="480"/>
          <w:marRight w:val="0"/>
          <w:marTop w:val="0"/>
          <w:marBottom w:val="0"/>
          <w:divBdr>
            <w:top w:val="none" w:sz="0" w:space="0" w:color="auto"/>
            <w:left w:val="none" w:sz="0" w:space="0" w:color="auto"/>
            <w:bottom w:val="none" w:sz="0" w:space="0" w:color="auto"/>
            <w:right w:val="none" w:sz="0" w:space="0" w:color="auto"/>
          </w:divBdr>
        </w:div>
        <w:div w:id="37554796">
          <w:marLeft w:val="480"/>
          <w:marRight w:val="0"/>
          <w:marTop w:val="0"/>
          <w:marBottom w:val="0"/>
          <w:divBdr>
            <w:top w:val="none" w:sz="0" w:space="0" w:color="auto"/>
            <w:left w:val="none" w:sz="0" w:space="0" w:color="auto"/>
            <w:bottom w:val="none" w:sz="0" w:space="0" w:color="auto"/>
            <w:right w:val="none" w:sz="0" w:space="0" w:color="auto"/>
          </w:divBdr>
        </w:div>
        <w:div w:id="2024159303">
          <w:marLeft w:val="480"/>
          <w:marRight w:val="0"/>
          <w:marTop w:val="0"/>
          <w:marBottom w:val="0"/>
          <w:divBdr>
            <w:top w:val="none" w:sz="0" w:space="0" w:color="auto"/>
            <w:left w:val="none" w:sz="0" w:space="0" w:color="auto"/>
            <w:bottom w:val="none" w:sz="0" w:space="0" w:color="auto"/>
            <w:right w:val="none" w:sz="0" w:space="0" w:color="auto"/>
          </w:divBdr>
        </w:div>
        <w:div w:id="141385166">
          <w:marLeft w:val="480"/>
          <w:marRight w:val="0"/>
          <w:marTop w:val="0"/>
          <w:marBottom w:val="0"/>
          <w:divBdr>
            <w:top w:val="none" w:sz="0" w:space="0" w:color="auto"/>
            <w:left w:val="none" w:sz="0" w:space="0" w:color="auto"/>
            <w:bottom w:val="none" w:sz="0" w:space="0" w:color="auto"/>
            <w:right w:val="none" w:sz="0" w:space="0" w:color="auto"/>
          </w:divBdr>
        </w:div>
        <w:div w:id="1213732367">
          <w:marLeft w:val="480"/>
          <w:marRight w:val="0"/>
          <w:marTop w:val="0"/>
          <w:marBottom w:val="0"/>
          <w:divBdr>
            <w:top w:val="none" w:sz="0" w:space="0" w:color="auto"/>
            <w:left w:val="none" w:sz="0" w:space="0" w:color="auto"/>
            <w:bottom w:val="none" w:sz="0" w:space="0" w:color="auto"/>
            <w:right w:val="none" w:sz="0" w:space="0" w:color="auto"/>
          </w:divBdr>
        </w:div>
        <w:div w:id="921571318">
          <w:marLeft w:val="480"/>
          <w:marRight w:val="0"/>
          <w:marTop w:val="0"/>
          <w:marBottom w:val="0"/>
          <w:divBdr>
            <w:top w:val="none" w:sz="0" w:space="0" w:color="auto"/>
            <w:left w:val="none" w:sz="0" w:space="0" w:color="auto"/>
            <w:bottom w:val="none" w:sz="0" w:space="0" w:color="auto"/>
            <w:right w:val="none" w:sz="0" w:space="0" w:color="auto"/>
          </w:divBdr>
        </w:div>
        <w:div w:id="1191843830">
          <w:marLeft w:val="480"/>
          <w:marRight w:val="0"/>
          <w:marTop w:val="0"/>
          <w:marBottom w:val="0"/>
          <w:divBdr>
            <w:top w:val="none" w:sz="0" w:space="0" w:color="auto"/>
            <w:left w:val="none" w:sz="0" w:space="0" w:color="auto"/>
            <w:bottom w:val="none" w:sz="0" w:space="0" w:color="auto"/>
            <w:right w:val="none" w:sz="0" w:space="0" w:color="auto"/>
          </w:divBdr>
        </w:div>
        <w:div w:id="1188061266">
          <w:marLeft w:val="480"/>
          <w:marRight w:val="0"/>
          <w:marTop w:val="0"/>
          <w:marBottom w:val="0"/>
          <w:divBdr>
            <w:top w:val="none" w:sz="0" w:space="0" w:color="auto"/>
            <w:left w:val="none" w:sz="0" w:space="0" w:color="auto"/>
            <w:bottom w:val="none" w:sz="0" w:space="0" w:color="auto"/>
            <w:right w:val="none" w:sz="0" w:space="0" w:color="auto"/>
          </w:divBdr>
        </w:div>
        <w:div w:id="582840624">
          <w:marLeft w:val="480"/>
          <w:marRight w:val="0"/>
          <w:marTop w:val="0"/>
          <w:marBottom w:val="0"/>
          <w:divBdr>
            <w:top w:val="none" w:sz="0" w:space="0" w:color="auto"/>
            <w:left w:val="none" w:sz="0" w:space="0" w:color="auto"/>
            <w:bottom w:val="none" w:sz="0" w:space="0" w:color="auto"/>
            <w:right w:val="none" w:sz="0" w:space="0" w:color="auto"/>
          </w:divBdr>
        </w:div>
        <w:div w:id="483931060">
          <w:marLeft w:val="480"/>
          <w:marRight w:val="0"/>
          <w:marTop w:val="0"/>
          <w:marBottom w:val="0"/>
          <w:divBdr>
            <w:top w:val="none" w:sz="0" w:space="0" w:color="auto"/>
            <w:left w:val="none" w:sz="0" w:space="0" w:color="auto"/>
            <w:bottom w:val="none" w:sz="0" w:space="0" w:color="auto"/>
            <w:right w:val="none" w:sz="0" w:space="0" w:color="auto"/>
          </w:divBdr>
        </w:div>
        <w:div w:id="1553806225">
          <w:marLeft w:val="480"/>
          <w:marRight w:val="0"/>
          <w:marTop w:val="0"/>
          <w:marBottom w:val="0"/>
          <w:divBdr>
            <w:top w:val="none" w:sz="0" w:space="0" w:color="auto"/>
            <w:left w:val="none" w:sz="0" w:space="0" w:color="auto"/>
            <w:bottom w:val="none" w:sz="0" w:space="0" w:color="auto"/>
            <w:right w:val="none" w:sz="0" w:space="0" w:color="auto"/>
          </w:divBdr>
        </w:div>
      </w:divsChild>
    </w:div>
    <w:div w:id="405686940">
      <w:bodyDiv w:val="1"/>
      <w:marLeft w:val="0"/>
      <w:marRight w:val="0"/>
      <w:marTop w:val="0"/>
      <w:marBottom w:val="0"/>
      <w:divBdr>
        <w:top w:val="none" w:sz="0" w:space="0" w:color="auto"/>
        <w:left w:val="none" w:sz="0" w:space="0" w:color="auto"/>
        <w:bottom w:val="none" w:sz="0" w:space="0" w:color="auto"/>
        <w:right w:val="none" w:sz="0" w:space="0" w:color="auto"/>
      </w:divBdr>
    </w:div>
    <w:div w:id="405761912">
      <w:bodyDiv w:val="1"/>
      <w:marLeft w:val="0"/>
      <w:marRight w:val="0"/>
      <w:marTop w:val="0"/>
      <w:marBottom w:val="0"/>
      <w:divBdr>
        <w:top w:val="none" w:sz="0" w:space="0" w:color="auto"/>
        <w:left w:val="none" w:sz="0" w:space="0" w:color="auto"/>
        <w:bottom w:val="none" w:sz="0" w:space="0" w:color="auto"/>
        <w:right w:val="none" w:sz="0" w:space="0" w:color="auto"/>
      </w:divBdr>
      <w:divsChild>
        <w:div w:id="2249479">
          <w:marLeft w:val="480"/>
          <w:marRight w:val="0"/>
          <w:marTop w:val="0"/>
          <w:marBottom w:val="0"/>
          <w:divBdr>
            <w:top w:val="none" w:sz="0" w:space="0" w:color="auto"/>
            <w:left w:val="none" w:sz="0" w:space="0" w:color="auto"/>
            <w:bottom w:val="none" w:sz="0" w:space="0" w:color="auto"/>
            <w:right w:val="none" w:sz="0" w:space="0" w:color="auto"/>
          </w:divBdr>
        </w:div>
        <w:div w:id="4286668">
          <w:marLeft w:val="480"/>
          <w:marRight w:val="0"/>
          <w:marTop w:val="0"/>
          <w:marBottom w:val="0"/>
          <w:divBdr>
            <w:top w:val="none" w:sz="0" w:space="0" w:color="auto"/>
            <w:left w:val="none" w:sz="0" w:space="0" w:color="auto"/>
            <w:bottom w:val="none" w:sz="0" w:space="0" w:color="auto"/>
            <w:right w:val="none" w:sz="0" w:space="0" w:color="auto"/>
          </w:divBdr>
        </w:div>
        <w:div w:id="17509283">
          <w:marLeft w:val="480"/>
          <w:marRight w:val="0"/>
          <w:marTop w:val="0"/>
          <w:marBottom w:val="0"/>
          <w:divBdr>
            <w:top w:val="none" w:sz="0" w:space="0" w:color="auto"/>
            <w:left w:val="none" w:sz="0" w:space="0" w:color="auto"/>
            <w:bottom w:val="none" w:sz="0" w:space="0" w:color="auto"/>
            <w:right w:val="none" w:sz="0" w:space="0" w:color="auto"/>
          </w:divBdr>
        </w:div>
        <w:div w:id="125587433">
          <w:marLeft w:val="480"/>
          <w:marRight w:val="0"/>
          <w:marTop w:val="0"/>
          <w:marBottom w:val="0"/>
          <w:divBdr>
            <w:top w:val="none" w:sz="0" w:space="0" w:color="auto"/>
            <w:left w:val="none" w:sz="0" w:space="0" w:color="auto"/>
            <w:bottom w:val="none" w:sz="0" w:space="0" w:color="auto"/>
            <w:right w:val="none" w:sz="0" w:space="0" w:color="auto"/>
          </w:divBdr>
        </w:div>
        <w:div w:id="176702853">
          <w:marLeft w:val="480"/>
          <w:marRight w:val="0"/>
          <w:marTop w:val="0"/>
          <w:marBottom w:val="0"/>
          <w:divBdr>
            <w:top w:val="none" w:sz="0" w:space="0" w:color="auto"/>
            <w:left w:val="none" w:sz="0" w:space="0" w:color="auto"/>
            <w:bottom w:val="none" w:sz="0" w:space="0" w:color="auto"/>
            <w:right w:val="none" w:sz="0" w:space="0" w:color="auto"/>
          </w:divBdr>
        </w:div>
        <w:div w:id="224068337">
          <w:marLeft w:val="480"/>
          <w:marRight w:val="0"/>
          <w:marTop w:val="0"/>
          <w:marBottom w:val="0"/>
          <w:divBdr>
            <w:top w:val="none" w:sz="0" w:space="0" w:color="auto"/>
            <w:left w:val="none" w:sz="0" w:space="0" w:color="auto"/>
            <w:bottom w:val="none" w:sz="0" w:space="0" w:color="auto"/>
            <w:right w:val="none" w:sz="0" w:space="0" w:color="auto"/>
          </w:divBdr>
        </w:div>
        <w:div w:id="268196504">
          <w:marLeft w:val="480"/>
          <w:marRight w:val="0"/>
          <w:marTop w:val="0"/>
          <w:marBottom w:val="0"/>
          <w:divBdr>
            <w:top w:val="none" w:sz="0" w:space="0" w:color="auto"/>
            <w:left w:val="none" w:sz="0" w:space="0" w:color="auto"/>
            <w:bottom w:val="none" w:sz="0" w:space="0" w:color="auto"/>
            <w:right w:val="none" w:sz="0" w:space="0" w:color="auto"/>
          </w:divBdr>
        </w:div>
        <w:div w:id="273053805">
          <w:marLeft w:val="480"/>
          <w:marRight w:val="0"/>
          <w:marTop w:val="0"/>
          <w:marBottom w:val="0"/>
          <w:divBdr>
            <w:top w:val="none" w:sz="0" w:space="0" w:color="auto"/>
            <w:left w:val="none" w:sz="0" w:space="0" w:color="auto"/>
            <w:bottom w:val="none" w:sz="0" w:space="0" w:color="auto"/>
            <w:right w:val="none" w:sz="0" w:space="0" w:color="auto"/>
          </w:divBdr>
        </w:div>
        <w:div w:id="323168705">
          <w:marLeft w:val="480"/>
          <w:marRight w:val="0"/>
          <w:marTop w:val="0"/>
          <w:marBottom w:val="0"/>
          <w:divBdr>
            <w:top w:val="none" w:sz="0" w:space="0" w:color="auto"/>
            <w:left w:val="none" w:sz="0" w:space="0" w:color="auto"/>
            <w:bottom w:val="none" w:sz="0" w:space="0" w:color="auto"/>
            <w:right w:val="none" w:sz="0" w:space="0" w:color="auto"/>
          </w:divBdr>
        </w:div>
        <w:div w:id="332227103">
          <w:marLeft w:val="480"/>
          <w:marRight w:val="0"/>
          <w:marTop w:val="0"/>
          <w:marBottom w:val="0"/>
          <w:divBdr>
            <w:top w:val="none" w:sz="0" w:space="0" w:color="auto"/>
            <w:left w:val="none" w:sz="0" w:space="0" w:color="auto"/>
            <w:bottom w:val="none" w:sz="0" w:space="0" w:color="auto"/>
            <w:right w:val="none" w:sz="0" w:space="0" w:color="auto"/>
          </w:divBdr>
        </w:div>
        <w:div w:id="358237734">
          <w:marLeft w:val="480"/>
          <w:marRight w:val="0"/>
          <w:marTop w:val="0"/>
          <w:marBottom w:val="0"/>
          <w:divBdr>
            <w:top w:val="none" w:sz="0" w:space="0" w:color="auto"/>
            <w:left w:val="none" w:sz="0" w:space="0" w:color="auto"/>
            <w:bottom w:val="none" w:sz="0" w:space="0" w:color="auto"/>
            <w:right w:val="none" w:sz="0" w:space="0" w:color="auto"/>
          </w:divBdr>
        </w:div>
        <w:div w:id="373503289">
          <w:marLeft w:val="480"/>
          <w:marRight w:val="0"/>
          <w:marTop w:val="0"/>
          <w:marBottom w:val="0"/>
          <w:divBdr>
            <w:top w:val="none" w:sz="0" w:space="0" w:color="auto"/>
            <w:left w:val="none" w:sz="0" w:space="0" w:color="auto"/>
            <w:bottom w:val="none" w:sz="0" w:space="0" w:color="auto"/>
            <w:right w:val="none" w:sz="0" w:space="0" w:color="auto"/>
          </w:divBdr>
        </w:div>
        <w:div w:id="385763067">
          <w:marLeft w:val="480"/>
          <w:marRight w:val="0"/>
          <w:marTop w:val="0"/>
          <w:marBottom w:val="0"/>
          <w:divBdr>
            <w:top w:val="none" w:sz="0" w:space="0" w:color="auto"/>
            <w:left w:val="none" w:sz="0" w:space="0" w:color="auto"/>
            <w:bottom w:val="none" w:sz="0" w:space="0" w:color="auto"/>
            <w:right w:val="none" w:sz="0" w:space="0" w:color="auto"/>
          </w:divBdr>
        </w:div>
        <w:div w:id="392509632">
          <w:marLeft w:val="480"/>
          <w:marRight w:val="0"/>
          <w:marTop w:val="0"/>
          <w:marBottom w:val="0"/>
          <w:divBdr>
            <w:top w:val="none" w:sz="0" w:space="0" w:color="auto"/>
            <w:left w:val="none" w:sz="0" w:space="0" w:color="auto"/>
            <w:bottom w:val="none" w:sz="0" w:space="0" w:color="auto"/>
            <w:right w:val="none" w:sz="0" w:space="0" w:color="auto"/>
          </w:divBdr>
        </w:div>
        <w:div w:id="428081666">
          <w:marLeft w:val="480"/>
          <w:marRight w:val="0"/>
          <w:marTop w:val="0"/>
          <w:marBottom w:val="0"/>
          <w:divBdr>
            <w:top w:val="none" w:sz="0" w:space="0" w:color="auto"/>
            <w:left w:val="none" w:sz="0" w:space="0" w:color="auto"/>
            <w:bottom w:val="none" w:sz="0" w:space="0" w:color="auto"/>
            <w:right w:val="none" w:sz="0" w:space="0" w:color="auto"/>
          </w:divBdr>
        </w:div>
        <w:div w:id="444621467">
          <w:marLeft w:val="480"/>
          <w:marRight w:val="0"/>
          <w:marTop w:val="0"/>
          <w:marBottom w:val="0"/>
          <w:divBdr>
            <w:top w:val="none" w:sz="0" w:space="0" w:color="auto"/>
            <w:left w:val="none" w:sz="0" w:space="0" w:color="auto"/>
            <w:bottom w:val="none" w:sz="0" w:space="0" w:color="auto"/>
            <w:right w:val="none" w:sz="0" w:space="0" w:color="auto"/>
          </w:divBdr>
        </w:div>
        <w:div w:id="465977516">
          <w:marLeft w:val="480"/>
          <w:marRight w:val="0"/>
          <w:marTop w:val="0"/>
          <w:marBottom w:val="0"/>
          <w:divBdr>
            <w:top w:val="none" w:sz="0" w:space="0" w:color="auto"/>
            <w:left w:val="none" w:sz="0" w:space="0" w:color="auto"/>
            <w:bottom w:val="none" w:sz="0" w:space="0" w:color="auto"/>
            <w:right w:val="none" w:sz="0" w:space="0" w:color="auto"/>
          </w:divBdr>
        </w:div>
        <w:div w:id="499391913">
          <w:marLeft w:val="480"/>
          <w:marRight w:val="0"/>
          <w:marTop w:val="0"/>
          <w:marBottom w:val="0"/>
          <w:divBdr>
            <w:top w:val="none" w:sz="0" w:space="0" w:color="auto"/>
            <w:left w:val="none" w:sz="0" w:space="0" w:color="auto"/>
            <w:bottom w:val="none" w:sz="0" w:space="0" w:color="auto"/>
            <w:right w:val="none" w:sz="0" w:space="0" w:color="auto"/>
          </w:divBdr>
        </w:div>
        <w:div w:id="500580582">
          <w:marLeft w:val="480"/>
          <w:marRight w:val="0"/>
          <w:marTop w:val="0"/>
          <w:marBottom w:val="0"/>
          <w:divBdr>
            <w:top w:val="none" w:sz="0" w:space="0" w:color="auto"/>
            <w:left w:val="none" w:sz="0" w:space="0" w:color="auto"/>
            <w:bottom w:val="none" w:sz="0" w:space="0" w:color="auto"/>
            <w:right w:val="none" w:sz="0" w:space="0" w:color="auto"/>
          </w:divBdr>
        </w:div>
        <w:div w:id="527568552">
          <w:marLeft w:val="480"/>
          <w:marRight w:val="0"/>
          <w:marTop w:val="0"/>
          <w:marBottom w:val="0"/>
          <w:divBdr>
            <w:top w:val="none" w:sz="0" w:space="0" w:color="auto"/>
            <w:left w:val="none" w:sz="0" w:space="0" w:color="auto"/>
            <w:bottom w:val="none" w:sz="0" w:space="0" w:color="auto"/>
            <w:right w:val="none" w:sz="0" w:space="0" w:color="auto"/>
          </w:divBdr>
        </w:div>
        <w:div w:id="599218521">
          <w:marLeft w:val="480"/>
          <w:marRight w:val="0"/>
          <w:marTop w:val="0"/>
          <w:marBottom w:val="0"/>
          <w:divBdr>
            <w:top w:val="none" w:sz="0" w:space="0" w:color="auto"/>
            <w:left w:val="none" w:sz="0" w:space="0" w:color="auto"/>
            <w:bottom w:val="none" w:sz="0" w:space="0" w:color="auto"/>
            <w:right w:val="none" w:sz="0" w:space="0" w:color="auto"/>
          </w:divBdr>
        </w:div>
        <w:div w:id="630015137">
          <w:marLeft w:val="480"/>
          <w:marRight w:val="0"/>
          <w:marTop w:val="0"/>
          <w:marBottom w:val="0"/>
          <w:divBdr>
            <w:top w:val="none" w:sz="0" w:space="0" w:color="auto"/>
            <w:left w:val="none" w:sz="0" w:space="0" w:color="auto"/>
            <w:bottom w:val="none" w:sz="0" w:space="0" w:color="auto"/>
            <w:right w:val="none" w:sz="0" w:space="0" w:color="auto"/>
          </w:divBdr>
        </w:div>
        <w:div w:id="789013345">
          <w:marLeft w:val="480"/>
          <w:marRight w:val="0"/>
          <w:marTop w:val="0"/>
          <w:marBottom w:val="0"/>
          <w:divBdr>
            <w:top w:val="none" w:sz="0" w:space="0" w:color="auto"/>
            <w:left w:val="none" w:sz="0" w:space="0" w:color="auto"/>
            <w:bottom w:val="none" w:sz="0" w:space="0" w:color="auto"/>
            <w:right w:val="none" w:sz="0" w:space="0" w:color="auto"/>
          </w:divBdr>
        </w:div>
        <w:div w:id="820847918">
          <w:marLeft w:val="480"/>
          <w:marRight w:val="0"/>
          <w:marTop w:val="0"/>
          <w:marBottom w:val="0"/>
          <w:divBdr>
            <w:top w:val="none" w:sz="0" w:space="0" w:color="auto"/>
            <w:left w:val="none" w:sz="0" w:space="0" w:color="auto"/>
            <w:bottom w:val="none" w:sz="0" w:space="0" w:color="auto"/>
            <w:right w:val="none" w:sz="0" w:space="0" w:color="auto"/>
          </w:divBdr>
        </w:div>
      </w:divsChild>
    </w:div>
    <w:div w:id="405764897">
      <w:bodyDiv w:val="1"/>
      <w:marLeft w:val="0"/>
      <w:marRight w:val="0"/>
      <w:marTop w:val="0"/>
      <w:marBottom w:val="0"/>
      <w:divBdr>
        <w:top w:val="none" w:sz="0" w:space="0" w:color="auto"/>
        <w:left w:val="none" w:sz="0" w:space="0" w:color="auto"/>
        <w:bottom w:val="none" w:sz="0" w:space="0" w:color="auto"/>
        <w:right w:val="none" w:sz="0" w:space="0" w:color="auto"/>
      </w:divBdr>
    </w:div>
    <w:div w:id="405954774">
      <w:bodyDiv w:val="1"/>
      <w:marLeft w:val="0"/>
      <w:marRight w:val="0"/>
      <w:marTop w:val="0"/>
      <w:marBottom w:val="0"/>
      <w:divBdr>
        <w:top w:val="none" w:sz="0" w:space="0" w:color="auto"/>
        <w:left w:val="none" w:sz="0" w:space="0" w:color="auto"/>
        <w:bottom w:val="none" w:sz="0" w:space="0" w:color="auto"/>
        <w:right w:val="none" w:sz="0" w:space="0" w:color="auto"/>
      </w:divBdr>
    </w:div>
    <w:div w:id="405957901">
      <w:bodyDiv w:val="1"/>
      <w:marLeft w:val="0"/>
      <w:marRight w:val="0"/>
      <w:marTop w:val="0"/>
      <w:marBottom w:val="0"/>
      <w:divBdr>
        <w:top w:val="none" w:sz="0" w:space="0" w:color="auto"/>
        <w:left w:val="none" w:sz="0" w:space="0" w:color="auto"/>
        <w:bottom w:val="none" w:sz="0" w:space="0" w:color="auto"/>
        <w:right w:val="none" w:sz="0" w:space="0" w:color="auto"/>
      </w:divBdr>
      <w:divsChild>
        <w:div w:id="17046628">
          <w:marLeft w:val="480"/>
          <w:marRight w:val="0"/>
          <w:marTop w:val="0"/>
          <w:marBottom w:val="0"/>
          <w:divBdr>
            <w:top w:val="none" w:sz="0" w:space="0" w:color="auto"/>
            <w:left w:val="none" w:sz="0" w:space="0" w:color="auto"/>
            <w:bottom w:val="none" w:sz="0" w:space="0" w:color="auto"/>
            <w:right w:val="none" w:sz="0" w:space="0" w:color="auto"/>
          </w:divBdr>
        </w:div>
        <w:div w:id="136146487">
          <w:marLeft w:val="480"/>
          <w:marRight w:val="0"/>
          <w:marTop w:val="0"/>
          <w:marBottom w:val="0"/>
          <w:divBdr>
            <w:top w:val="none" w:sz="0" w:space="0" w:color="auto"/>
            <w:left w:val="none" w:sz="0" w:space="0" w:color="auto"/>
            <w:bottom w:val="none" w:sz="0" w:space="0" w:color="auto"/>
            <w:right w:val="none" w:sz="0" w:space="0" w:color="auto"/>
          </w:divBdr>
        </w:div>
        <w:div w:id="146823453">
          <w:marLeft w:val="480"/>
          <w:marRight w:val="0"/>
          <w:marTop w:val="0"/>
          <w:marBottom w:val="0"/>
          <w:divBdr>
            <w:top w:val="none" w:sz="0" w:space="0" w:color="auto"/>
            <w:left w:val="none" w:sz="0" w:space="0" w:color="auto"/>
            <w:bottom w:val="none" w:sz="0" w:space="0" w:color="auto"/>
            <w:right w:val="none" w:sz="0" w:space="0" w:color="auto"/>
          </w:divBdr>
        </w:div>
        <w:div w:id="398098133">
          <w:marLeft w:val="480"/>
          <w:marRight w:val="0"/>
          <w:marTop w:val="0"/>
          <w:marBottom w:val="0"/>
          <w:divBdr>
            <w:top w:val="none" w:sz="0" w:space="0" w:color="auto"/>
            <w:left w:val="none" w:sz="0" w:space="0" w:color="auto"/>
            <w:bottom w:val="none" w:sz="0" w:space="0" w:color="auto"/>
            <w:right w:val="none" w:sz="0" w:space="0" w:color="auto"/>
          </w:divBdr>
        </w:div>
        <w:div w:id="414783482">
          <w:marLeft w:val="480"/>
          <w:marRight w:val="0"/>
          <w:marTop w:val="0"/>
          <w:marBottom w:val="0"/>
          <w:divBdr>
            <w:top w:val="none" w:sz="0" w:space="0" w:color="auto"/>
            <w:left w:val="none" w:sz="0" w:space="0" w:color="auto"/>
            <w:bottom w:val="none" w:sz="0" w:space="0" w:color="auto"/>
            <w:right w:val="none" w:sz="0" w:space="0" w:color="auto"/>
          </w:divBdr>
        </w:div>
        <w:div w:id="433867131">
          <w:marLeft w:val="480"/>
          <w:marRight w:val="0"/>
          <w:marTop w:val="0"/>
          <w:marBottom w:val="0"/>
          <w:divBdr>
            <w:top w:val="none" w:sz="0" w:space="0" w:color="auto"/>
            <w:left w:val="none" w:sz="0" w:space="0" w:color="auto"/>
            <w:bottom w:val="none" w:sz="0" w:space="0" w:color="auto"/>
            <w:right w:val="none" w:sz="0" w:space="0" w:color="auto"/>
          </w:divBdr>
        </w:div>
        <w:div w:id="462190416">
          <w:marLeft w:val="480"/>
          <w:marRight w:val="0"/>
          <w:marTop w:val="0"/>
          <w:marBottom w:val="0"/>
          <w:divBdr>
            <w:top w:val="none" w:sz="0" w:space="0" w:color="auto"/>
            <w:left w:val="none" w:sz="0" w:space="0" w:color="auto"/>
            <w:bottom w:val="none" w:sz="0" w:space="0" w:color="auto"/>
            <w:right w:val="none" w:sz="0" w:space="0" w:color="auto"/>
          </w:divBdr>
        </w:div>
        <w:div w:id="470903387">
          <w:marLeft w:val="480"/>
          <w:marRight w:val="0"/>
          <w:marTop w:val="0"/>
          <w:marBottom w:val="0"/>
          <w:divBdr>
            <w:top w:val="none" w:sz="0" w:space="0" w:color="auto"/>
            <w:left w:val="none" w:sz="0" w:space="0" w:color="auto"/>
            <w:bottom w:val="none" w:sz="0" w:space="0" w:color="auto"/>
            <w:right w:val="none" w:sz="0" w:space="0" w:color="auto"/>
          </w:divBdr>
        </w:div>
        <w:div w:id="476384953">
          <w:marLeft w:val="480"/>
          <w:marRight w:val="0"/>
          <w:marTop w:val="0"/>
          <w:marBottom w:val="0"/>
          <w:divBdr>
            <w:top w:val="none" w:sz="0" w:space="0" w:color="auto"/>
            <w:left w:val="none" w:sz="0" w:space="0" w:color="auto"/>
            <w:bottom w:val="none" w:sz="0" w:space="0" w:color="auto"/>
            <w:right w:val="none" w:sz="0" w:space="0" w:color="auto"/>
          </w:divBdr>
        </w:div>
        <w:div w:id="499470291">
          <w:marLeft w:val="480"/>
          <w:marRight w:val="0"/>
          <w:marTop w:val="0"/>
          <w:marBottom w:val="0"/>
          <w:divBdr>
            <w:top w:val="none" w:sz="0" w:space="0" w:color="auto"/>
            <w:left w:val="none" w:sz="0" w:space="0" w:color="auto"/>
            <w:bottom w:val="none" w:sz="0" w:space="0" w:color="auto"/>
            <w:right w:val="none" w:sz="0" w:space="0" w:color="auto"/>
          </w:divBdr>
        </w:div>
        <w:div w:id="514811862">
          <w:marLeft w:val="480"/>
          <w:marRight w:val="0"/>
          <w:marTop w:val="0"/>
          <w:marBottom w:val="0"/>
          <w:divBdr>
            <w:top w:val="none" w:sz="0" w:space="0" w:color="auto"/>
            <w:left w:val="none" w:sz="0" w:space="0" w:color="auto"/>
            <w:bottom w:val="none" w:sz="0" w:space="0" w:color="auto"/>
            <w:right w:val="none" w:sz="0" w:space="0" w:color="auto"/>
          </w:divBdr>
        </w:div>
        <w:div w:id="593393609">
          <w:marLeft w:val="480"/>
          <w:marRight w:val="0"/>
          <w:marTop w:val="0"/>
          <w:marBottom w:val="0"/>
          <w:divBdr>
            <w:top w:val="none" w:sz="0" w:space="0" w:color="auto"/>
            <w:left w:val="none" w:sz="0" w:space="0" w:color="auto"/>
            <w:bottom w:val="none" w:sz="0" w:space="0" w:color="auto"/>
            <w:right w:val="none" w:sz="0" w:space="0" w:color="auto"/>
          </w:divBdr>
        </w:div>
        <w:div w:id="602150841">
          <w:marLeft w:val="480"/>
          <w:marRight w:val="0"/>
          <w:marTop w:val="0"/>
          <w:marBottom w:val="0"/>
          <w:divBdr>
            <w:top w:val="none" w:sz="0" w:space="0" w:color="auto"/>
            <w:left w:val="none" w:sz="0" w:space="0" w:color="auto"/>
            <w:bottom w:val="none" w:sz="0" w:space="0" w:color="auto"/>
            <w:right w:val="none" w:sz="0" w:space="0" w:color="auto"/>
          </w:divBdr>
        </w:div>
        <w:div w:id="667287652">
          <w:marLeft w:val="480"/>
          <w:marRight w:val="0"/>
          <w:marTop w:val="0"/>
          <w:marBottom w:val="0"/>
          <w:divBdr>
            <w:top w:val="none" w:sz="0" w:space="0" w:color="auto"/>
            <w:left w:val="none" w:sz="0" w:space="0" w:color="auto"/>
            <w:bottom w:val="none" w:sz="0" w:space="0" w:color="auto"/>
            <w:right w:val="none" w:sz="0" w:space="0" w:color="auto"/>
          </w:divBdr>
        </w:div>
        <w:div w:id="670643233">
          <w:marLeft w:val="480"/>
          <w:marRight w:val="0"/>
          <w:marTop w:val="0"/>
          <w:marBottom w:val="0"/>
          <w:divBdr>
            <w:top w:val="none" w:sz="0" w:space="0" w:color="auto"/>
            <w:left w:val="none" w:sz="0" w:space="0" w:color="auto"/>
            <w:bottom w:val="none" w:sz="0" w:space="0" w:color="auto"/>
            <w:right w:val="none" w:sz="0" w:space="0" w:color="auto"/>
          </w:divBdr>
        </w:div>
        <w:div w:id="693844608">
          <w:marLeft w:val="480"/>
          <w:marRight w:val="0"/>
          <w:marTop w:val="0"/>
          <w:marBottom w:val="0"/>
          <w:divBdr>
            <w:top w:val="none" w:sz="0" w:space="0" w:color="auto"/>
            <w:left w:val="none" w:sz="0" w:space="0" w:color="auto"/>
            <w:bottom w:val="none" w:sz="0" w:space="0" w:color="auto"/>
            <w:right w:val="none" w:sz="0" w:space="0" w:color="auto"/>
          </w:divBdr>
        </w:div>
        <w:div w:id="707800653">
          <w:marLeft w:val="480"/>
          <w:marRight w:val="0"/>
          <w:marTop w:val="0"/>
          <w:marBottom w:val="0"/>
          <w:divBdr>
            <w:top w:val="none" w:sz="0" w:space="0" w:color="auto"/>
            <w:left w:val="none" w:sz="0" w:space="0" w:color="auto"/>
            <w:bottom w:val="none" w:sz="0" w:space="0" w:color="auto"/>
            <w:right w:val="none" w:sz="0" w:space="0" w:color="auto"/>
          </w:divBdr>
        </w:div>
        <w:div w:id="796411070">
          <w:marLeft w:val="480"/>
          <w:marRight w:val="0"/>
          <w:marTop w:val="0"/>
          <w:marBottom w:val="0"/>
          <w:divBdr>
            <w:top w:val="none" w:sz="0" w:space="0" w:color="auto"/>
            <w:left w:val="none" w:sz="0" w:space="0" w:color="auto"/>
            <w:bottom w:val="none" w:sz="0" w:space="0" w:color="auto"/>
            <w:right w:val="none" w:sz="0" w:space="0" w:color="auto"/>
          </w:divBdr>
        </w:div>
        <w:div w:id="825971361">
          <w:marLeft w:val="480"/>
          <w:marRight w:val="0"/>
          <w:marTop w:val="0"/>
          <w:marBottom w:val="0"/>
          <w:divBdr>
            <w:top w:val="none" w:sz="0" w:space="0" w:color="auto"/>
            <w:left w:val="none" w:sz="0" w:space="0" w:color="auto"/>
            <w:bottom w:val="none" w:sz="0" w:space="0" w:color="auto"/>
            <w:right w:val="none" w:sz="0" w:space="0" w:color="auto"/>
          </w:divBdr>
        </w:div>
        <w:div w:id="866990701">
          <w:marLeft w:val="480"/>
          <w:marRight w:val="0"/>
          <w:marTop w:val="0"/>
          <w:marBottom w:val="0"/>
          <w:divBdr>
            <w:top w:val="none" w:sz="0" w:space="0" w:color="auto"/>
            <w:left w:val="none" w:sz="0" w:space="0" w:color="auto"/>
            <w:bottom w:val="none" w:sz="0" w:space="0" w:color="auto"/>
            <w:right w:val="none" w:sz="0" w:space="0" w:color="auto"/>
          </w:divBdr>
        </w:div>
        <w:div w:id="911234505">
          <w:marLeft w:val="480"/>
          <w:marRight w:val="0"/>
          <w:marTop w:val="0"/>
          <w:marBottom w:val="0"/>
          <w:divBdr>
            <w:top w:val="none" w:sz="0" w:space="0" w:color="auto"/>
            <w:left w:val="none" w:sz="0" w:space="0" w:color="auto"/>
            <w:bottom w:val="none" w:sz="0" w:space="0" w:color="auto"/>
            <w:right w:val="none" w:sz="0" w:space="0" w:color="auto"/>
          </w:divBdr>
        </w:div>
      </w:divsChild>
    </w:div>
    <w:div w:id="406080075">
      <w:bodyDiv w:val="1"/>
      <w:marLeft w:val="0"/>
      <w:marRight w:val="0"/>
      <w:marTop w:val="0"/>
      <w:marBottom w:val="0"/>
      <w:divBdr>
        <w:top w:val="none" w:sz="0" w:space="0" w:color="auto"/>
        <w:left w:val="none" w:sz="0" w:space="0" w:color="auto"/>
        <w:bottom w:val="none" w:sz="0" w:space="0" w:color="auto"/>
        <w:right w:val="none" w:sz="0" w:space="0" w:color="auto"/>
      </w:divBdr>
    </w:div>
    <w:div w:id="406151382">
      <w:bodyDiv w:val="1"/>
      <w:marLeft w:val="0"/>
      <w:marRight w:val="0"/>
      <w:marTop w:val="0"/>
      <w:marBottom w:val="0"/>
      <w:divBdr>
        <w:top w:val="none" w:sz="0" w:space="0" w:color="auto"/>
        <w:left w:val="none" w:sz="0" w:space="0" w:color="auto"/>
        <w:bottom w:val="none" w:sz="0" w:space="0" w:color="auto"/>
        <w:right w:val="none" w:sz="0" w:space="0" w:color="auto"/>
      </w:divBdr>
      <w:divsChild>
        <w:div w:id="48648515">
          <w:marLeft w:val="480"/>
          <w:marRight w:val="0"/>
          <w:marTop w:val="0"/>
          <w:marBottom w:val="0"/>
          <w:divBdr>
            <w:top w:val="none" w:sz="0" w:space="0" w:color="auto"/>
            <w:left w:val="none" w:sz="0" w:space="0" w:color="auto"/>
            <w:bottom w:val="none" w:sz="0" w:space="0" w:color="auto"/>
            <w:right w:val="none" w:sz="0" w:space="0" w:color="auto"/>
          </w:divBdr>
        </w:div>
        <w:div w:id="132866478">
          <w:marLeft w:val="480"/>
          <w:marRight w:val="0"/>
          <w:marTop w:val="0"/>
          <w:marBottom w:val="0"/>
          <w:divBdr>
            <w:top w:val="none" w:sz="0" w:space="0" w:color="auto"/>
            <w:left w:val="none" w:sz="0" w:space="0" w:color="auto"/>
            <w:bottom w:val="none" w:sz="0" w:space="0" w:color="auto"/>
            <w:right w:val="none" w:sz="0" w:space="0" w:color="auto"/>
          </w:divBdr>
        </w:div>
        <w:div w:id="134950777">
          <w:marLeft w:val="480"/>
          <w:marRight w:val="0"/>
          <w:marTop w:val="0"/>
          <w:marBottom w:val="0"/>
          <w:divBdr>
            <w:top w:val="none" w:sz="0" w:space="0" w:color="auto"/>
            <w:left w:val="none" w:sz="0" w:space="0" w:color="auto"/>
            <w:bottom w:val="none" w:sz="0" w:space="0" w:color="auto"/>
            <w:right w:val="none" w:sz="0" w:space="0" w:color="auto"/>
          </w:divBdr>
        </w:div>
        <w:div w:id="139465889">
          <w:marLeft w:val="480"/>
          <w:marRight w:val="0"/>
          <w:marTop w:val="0"/>
          <w:marBottom w:val="0"/>
          <w:divBdr>
            <w:top w:val="none" w:sz="0" w:space="0" w:color="auto"/>
            <w:left w:val="none" w:sz="0" w:space="0" w:color="auto"/>
            <w:bottom w:val="none" w:sz="0" w:space="0" w:color="auto"/>
            <w:right w:val="none" w:sz="0" w:space="0" w:color="auto"/>
          </w:divBdr>
        </w:div>
        <w:div w:id="175853856">
          <w:marLeft w:val="480"/>
          <w:marRight w:val="0"/>
          <w:marTop w:val="0"/>
          <w:marBottom w:val="0"/>
          <w:divBdr>
            <w:top w:val="none" w:sz="0" w:space="0" w:color="auto"/>
            <w:left w:val="none" w:sz="0" w:space="0" w:color="auto"/>
            <w:bottom w:val="none" w:sz="0" w:space="0" w:color="auto"/>
            <w:right w:val="none" w:sz="0" w:space="0" w:color="auto"/>
          </w:divBdr>
        </w:div>
        <w:div w:id="280577659">
          <w:marLeft w:val="480"/>
          <w:marRight w:val="0"/>
          <w:marTop w:val="0"/>
          <w:marBottom w:val="0"/>
          <w:divBdr>
            <w:top w:val="none" w:sz="0" w:space="0" w:color="auto"/>
            <w:left w:val="none" w:sz="0" w:space="0" w:color="auto"/>
            <w:bottom w:val="none" w:sz="0" w:space="0" w:color="auto"/>
            <w:right w:val="none" w:sz="0" w:space="0" w:color="auto"/>
          </w:divBdr>
        </w:div>
        <w:div w:id="332492425">
          <w:marLeft w:val="480"/>
          <w:marRight w:val="0"/>
          <w:marTop w:val="0"/>
          <w:marBottom w:val="0"/>
          <w:divBdr>
            <w:top w:val="none" w:sz="0" w:space="0" w:color="auto"/>
            <w:left w:val="none" w:sz="0" w:space="0" w:color="auto"/>
            <w:bottom w:val="none" w:sz="0" w:space="0" w:color="auto"/>
            <w:right w:val="none" w:sz="0" w:space="0" w:color="auto"/>
          </w:divBdr>
        </w:div>
        <w:div w:id="369887890">
          <w:marLeft w:val="480"/>
          <w:marRight w:val="0"/>
          <w:marTop w:val="0"/>
          <w:marBottom w:val="0"/>
          <w:divBdr>
            <w:top w:val="none" w:sz="0" w:space="0" w:color="auto"/>
            <w:left w:val="none" w:sz="0" w:space="0" w:color="auto"/>
            <w:bottom w:val="none" w:sz="0" w:space="0" w:color="auto"/>
            <w:right w:val="none" w:sz="0" w:space="0" w:color="auto"/>
          </w:divBdr>
        </w:div>
        <w:div w:id="372006199">
          <w:marLeft w:val="480"/>
          <w:marRight w:val="0"/>
          <w:marTop w:val="0"/>
          <w:marBottom w:val="0"/>
          <w:divBdr>
            <w:top w:val="none" w:sz="0" w:space="0" w:color="auto"/>
            <w:left w:val="none" w:sz="0" w:space="0" w:color="auto"/>
            <w:bottom w:val="none" w:sz="0" w:space="0" w:color="auto"/>
            <w:right w:val="none" w:sz="0" w:space="0" w:color="auto"/>
          </w:divBdr>
        </w:div>
        <w:div w:id="377432303">
          <w:marLeft w:val="480"/>
          <w:marRight w:val="0"/>
          <w:marTop w:val="0"/>
          <w:marBottom w:val="0"/>
          <w:divBdr>
            <w:top w:val="none" w:sz="0" w:space="0" w:color="auto"/>
            <w:left w:val="none" w:sz="0" w:space="0" w:color="auto"/>
            <w:bottom w:val="none" w:sz="0" w:space="0" w:color="auto"/>
            <w:right w:val="none" w:sz="0" w:space="0" w:color="auto"/>
          </w:divBdr>
        </w:div>
        <w:div w:id="440536459">
          <w:marLeft w:val="480"/>
          <w:marRight w:val="0"/>
          <w:marTop w:val="0"/>
          <w:marBottom w:val="0"/>
          <w:divBdr>
            <w:top w:val="none" w:sz="0" w:space="0" w:color="auto"/>
            <w:left w:val="none" w:sz="0" w:space="0" w:color="auto"/>
            <w:bottom w:val="none" w:sz="0" w:space="0" w:color="auto"/>
            <w:right w:val="none" w:sz="0" w:space="0" w:color="auto"/>
          </w:divBdr>
        </w:div>
        <w:div w:id="484661839">
          <w:marLeft w:val="480"/>
          <w:marRight w:val="0"/>
          <w:marTop w:val="0"/>
          <w:marBottom w:val="0"/>
          <w:divBdr>
            <w:top w:val="none" w:sz="0" w:space="0" w:color="auto"/>
            <w:left w:val="none" w:sz="0" w:space="0" w:color="auto"/>
            <w:bottom w:val="none" w:sz="0" w:space="0" w:color="auto"/>
            <w:right w:val="none" w:sz="0" w:space="0" w:color="auto"/>
          </w:divBdr>
        </w:div>
        <w:div w:id="489449937">
          <w:marLeft w:val="480"/>
          <w:marRight w:val="0"/>
          <w:marTop w:val="0"/>
          <w:marBottom w:val="0"/>
          <w:divBdr>
            <w:top w:val="none" w:sz="0" w:space="0" w:color="auto"/>
            <w:left w:val="none" w:sz="0" w:space="0" w:color="auto"/>
            <w:bottom w:val="none" w:sz="0" w:space="0" w:color="auto"/>
            <w:right w:val="none" w:sz="0" w:space="0" w:color="auto"/>
          </w:divBdr>
        </w:div>
        <w:div w:id="508107804">
          <w:marLeft w:val="480"/>
          <w:marRight w:val="0"/>
          <w:marTop w:val="0"/>
          <w:marBottom w:val="0"/>
          <w:divBdr>
            <w:top w:val="none" w:sz="0" w:space="0" w:color="auto"/>
            <w:left w:val="none" w:sz="0" w:space="0" w:color="auto"/>
            <w:bottom w:val="none" w:sz="0" w:space="0" w:color="auto"/>
            <w:right w:val="none" w:sz="0" w:space="0" w:color="auto"/>
          </w:divBdr>
        </w:div>
        <w:div w:id="568155210">
          <w:marLeft w:val="480"/>
          <w:marRight w:val="0"/>
          <w:marTop w:val="0"/>
          <w:marBottom w:val="0"/>
          <w:divBdr>
            <w:top w:val="none" w:sz="0" w:space="0" w:color="auto"/>
            <w:left w:val="none" w:sz="0" w:space="0" w:color="auto"/>
            <w:bottom w:val="none" w:sz="0" w:space="0" w:color="auto"/>
            <w:right w:val="none" w:sz="0" w:space="0" w:color="auto"/>
          </w:divBdr>
        </w:div>
        <w:div w:id="702245331">
          <w:marLeft w:val="480"/>
          <w:marRight w:val="0"/>
          <w:marTop w:val="0"/>
          <w:marBottom w:val="0"/>
          <w:divBdr>
            <w:top w:val="none" w:sz="0" w:space="0" w:color="auto"/>
            <w:left w:val="none" w:sz="0" w:space="0" w:color="auto"/>
            <w:bottom w:val="none" w:sz="0" w:space="0" w:color="auto"/>
            <w:right w:val="none" w:sz="0" w:space="0" w:color="auto"/>
          </w:divBdr>
        </w:div>
        <w:div w:id="708988505">
          <w:marLeft w:val="480"/>
          <w:marRight w:val="0"/>
          <w:marTop w:val="0"/>
          <w:marBottom w:val="0"/>
          <w:divBdr>
            <w:top w:val="none" w:sz="0" w:space="0" w:color="auto"/>
            <w:left w:val="none" w:sz="0" w:space="0" w:color="auto"/>
            <w:bottom w:val="none" w:sz="0" w:space="0" w:color="auto"/>
            <w:right w:val="none" w:sz="0" w:space="0" w:color="auto"/>
          </w:divBdr>
        </w:div>
        <w:div w:id="721951625">
          <w:marLeft w:val="480"/>
          <w:marRight w:val="0"/>
          <w:marTop w:val="0"/>
          <w:marBottom w:val="0"/>
          <w:divBdr>
            <w:top w:val="none" w:sz="0" w:space="0" w:color="auto"/>
            <w:left w:val="none" w:sz="0" w:space="0" w:color="auto"/>
            <w:bottom w:val="none" w:sz="0" w:space="0" w:color="auto"/>
            <w:right w:val="none" w:sz="0" w:space="0" w:color="auto"/>
          </w:divBdr>
        </w:div>
        <w:div w:id="810707423">
          <w:marLeft w:val="480"/>
          <w:marRight w:val="0"/>
          <w:marTop w:val="0"/>
          <w:marBottom w:val="0"/>
          <w:divBdr>
            <w:top w:val="none" w:sz="0" w:space="0" w:color="auto"/>
            <w:left w:val="none" w:sz="0" w:space="0" w:color="auto"/>
            <w:bottom w:val="none" w:sz="0" w:space="0" w:color="auto"/>
            <w:right w:val="none" w:sz="0" w:space="0" w:color="auto"/>
          </w:divBdr>
        </w:div>
        <w:div w:id="816606897">
          <w:marLeft w:val="480"/>
          <w:marRight w:val="0"/>
          <w:marTop w:val="0"/>
          <w:marBottom w:val="0"/>
          <w:divBdr>
            <w:top w:val="none" w:sz="0" w:space="0" w:color="auto"/>
            <w:left w:val="none" w:sz="0" w:space="0" w:color="auto"/>
            <w:bottom w:val="none" w:sz="0" w:space="0" w:color="auto"/>
            <w:right w:val="none" w:sz="0" w:space="0" w:color="auto"/>
          </w:divBdr>
        </w:div>
        <w:div w:id="843741827">
          <w:marLeft w:val="480"/>
          <w:marRight w:val="0"/>
          <w:marTop w:val="0"/>
          <w:marBottom w:val="0"/>
          <w:divBdr>
            <w:top w:val="none" w:sz="0" w:space="0" w:color="auto"/>
            <w:left w:val="none" w:sz="0" w:space="0" w:color="auto"/>
            <w:bottom w:val="none" w:sz="0" w:space="0" w:color="auto"/>
            <w:right w:val="none" w:sz="0" w:space="0" w:color="auto"/>
          </w:divBdr>
        </w:div>
        <w:div w:id="849295189">
          <w:marLeft w:val="480"/>
          <w:marRight w:val="0"/>
          <w:marTop w:val="0"/>
          <w:marBottom w:val="0"/>
          <w:divBdr>
            <w:top w:val="none" w:sz="0" w:space="0" w:color="auto"/>
            <w:left w:val="none" w:sz="0" w:space="0" w:color="auto"/>
            <w:bottom w:val="none" w:sz="0" w:space="0" w:color="auto"/>
            <w:right w:val="none" w:sz="0" w:space="0" w:color="auto"/>
          </w:divBdr>
        </w:div>
      </w:divsChild>
    </w:div>
    <w:div w:id="406193061">
      <w:bodyDiv w:val="1"/>
      <w:marLeft w:val="0"/>
      <w:marRight w:val="0"/>
      <w:marTop w:val="0"/>
      <w:marBottom w:val="0"/>
      <w:divBdr>
        <w:top w:val="none" w:sz="0" w:space="0" w:color="auto"/>
        <w:left w:val="none" w:sz="0" w:space="0" w:color="auto"/>
        <w:bottom w:val="none" w:sz="0" w:space="0" w:color="auto"/>
        <w:right w:val="none" w:sz="0" w:space="0" w:color="auto"/>
      </w:divBdr>
    </w:div>
    <w:div w:id="406264499">
      <w:bodyDiv w:val="1"/>
      <w:marLeft w:val="0"/>
      <w:marRight w:val="0"/>
      <w:marTop w:val="0"/>
      <w:marBottom w:val="0"/>
      <w:divBdr>
        <w:top w:val="none" w:sz="0" w:space="0" w:color="auto"/>
        <w:left w:val="none" w:sz="0" w:space="0" w:color="auto"/>
        <w:bottom w:val="none" w:sz="0" w:space="0" w:color="auto"/>
        <w:right w:val="none" w:sz="0" w:space="0" w:color="auto"/>
      </w:divBdr>
    </w:div>
    <w:div w:id="406264649">
      <w:bodyDiv w:val="1"/>
      <w:marLeft w:val="0"/>
      <w:marRight w:val="0"/>
      <w:marTop w:val="0"/>
      <w:marBottom w:val="0"/>
      <w:divBdr>
        <w:top w:val="none" w:sz="0" w:space="0" w:color="auto"/>
        <w:left w:val="none" w:sz="0" w:space="0" w:color="auto"/>
        <w:bottom w:val="none" w:sz="0" w:space="0" w:color="auto"/>
        <w:right w:val="none" w:sz="0" w:space="0" w:color="auto"/>
      </w:divBdr>
    </w:div>
    <w:div w:id="406268167">
      <w:bodyDiv w:val="1"/>
      <w:marLeft w:val="0"/>
      <w:marRight w:val="0"/>
      <w:marTop w:val="0"/>
      <w:marBottom w:val="0"/>
      <w:divBdr>
        <w:top w:val="none" w:sz="0" w:space="0" w:color="auto"/>
        <w:left w:val="none" w:sz="0" w:space="0" w:color="auto"/>
        <w:bottom w:val="none" w:sz="0" w:space="0" w:color="auto"/>
        <w:right w:val="none" w:sz="0" w:space="0" w:color="auto"/>
      </w:divBdr>
    </w:div>
    <w:div w:id="406340321">
      <w:bodyDiv w:val="1"/>
      <w:marLeft w:val="0"/>
      <w:marRight w:val="0"/>
      <w:marTop w:val="0"/>
      <w:marBottom w:val="0"/>
      <w:divBdr>
        <w:top w:val="none" w:sz="0" w:space="0" w:color="auto"/>
        <w:left w:val="none" w:sz="0" w:space="0" w:color="auto"/>
        <w:bottom w:val="none" w:sz="0" w:space="0" w:color="auto"/>
        <w:right w:val="none" w:sz="0" w:space="0" w:color="auto"/>
      </w:divBdr>
    </w:div>
    <w:div w:id="406416241">
      <w:bodyDiv w:val="1"/>
      <w:marLeft w:val="0"/>
      <w:marRight w:val="0"/>
      <w:marTop w:val="0"/>
      <w:marBottom w:val="0"/>
      <w:divBdr>
        <w:top w:val="none" w:sz="0" w:space="0" w:color="auto"/>
        <w:left w:val="none" w:sz="0" w:space="0" w:color="auto"/>
        <w:bottom w:val="none" w:sz="0" w:space="0" w:color="auto"/>
        <w:right w:val="none" w:sz="0" w:space="0" w:color="auto"/>
      </w:divBdr>
    </w:div>
    <w:div w:id="406420306">
      <w:bodyDiv w:val="1"/>
      <w:marLeft w:val="0"/>
      <w:marRight w:val="0"/>
      <w:marTop w:val="0"/>
      <w:marBottom w:val="0"/>
      <w:divBdr>
        <w:top w:val="none" w:sz="0" w:space="0" w:color="auto"/>
        <w:left w:val="none" w:sz="0" w:space="0" w:color="auto"/>
        <w:bottom w:val="none" w:sz="0" w:space="0" w:color="auto"/>
        <w:right w:val="none" w:sz="0" w:space="0" w:color="auto"/>
      </w:divBdr>
    </w:div>
    <w:div w:id="406534468">
      <w:bodyDiv w:val="1"/>
      <w:marLeft w:val="0"/>
      <w:marRight w:val="0"/>
      <w:marTop w:val="0"/>
      <w:marBottom w:val="0"/>
      <w:divBdr>
        <w:top w:val="none" w:sz="0" w:space="0" w:color="auto"/>
        <w:left w:val="none" w:sz="0" w:space="0" w:color="auto"/>
        <w:bottom w:val="none" w:sz="0" w:space="0" w:color="auto"/>
        <w:right w:val="none" w:sz="0" w:space="0" w:color="auto"/>
      </w:divBdr>
    </w:div>
    <w:div w:id="406536020">
      <w:bodyDiv w:val="1"/>
      <w:marLeft w:val="0"/>
      <w:marRight w:val="0"/>
      <w:marTop w:val="0"/>
      <w:marBottom w:val="0"/>
      <w:divBdr>
        <w:top w:val="none" w:sz="0" w:space="0" w:color="auto"/>
        <w:left w:val="none" w:sz="0" w:space="0" w:color="auto"/>
        <w:bottom w:val="none" w:sz="0" w:space="0" w:color="auto"/>
        <w:right w:val="none" w:sz="0" w:space="0" w:color="auto"/>
      </w:divBdr>
    </w:div>
    <w:div w:id="406538407">
      <w:bodyDiv w:val="1"/>
      <w:marLeft w:val="0"/>
      <w:marRight w:val="0"/>
      <w:marTop w:val="0"/>
      <w:marBottom w:val="0"/>
      <w:divBdr>
        <w:top w:val="none" w:sz="0" w:space="0" w:color="auto"/>
        <w:left w:val="none" w:sz="0" w:space="0" w:color="auto"/>
        <w:bottom w:val="none" w:sz="0" w:space="0" w:color="auto"/>
        <w:right w:val="none" w:sz="0" w:space="0" w:color="auto"/>
      </w:divBdr>
      <w:divsChild>
        <w:div w:id="667167">
          <w:marLeft w:val="480"/>
          <w:marRight w:val="0"/>
          <w:marTop w:val="0"/>
          <w:marBottom w:val="0"/>
          <w:divBdr>
            <w:top w:val="none" w:sz="0" w:space="0" w:color="auto"/>
            <w:left w:val="none" w:sz="0" w:space="0" w:color="auto"/>
            <w:bottom w:val="none" w:sz="0" w:space="0" w:color="auto"/>
            <w:right w:val="none" w:sz="0" w:space="0" w:color="auto"/>
          </w:divBdr>
        </w:div>
        <w:div w:id="42489242">
          <w:marLeft w:val="480"/>
          <w:marRight w:val="0"/>
          <w:marTop w:val="0"/>
          <w:marBottom w:val="0"/>
          <w:divBdr>
            <w:top w:val="none" w:sz="0" w:space="0" w:color="auto"/>
            <w:left w:val="none" w:sz="0" w:space="0" w:color="auto"/>
            <w:bottom w:val="none" w:sz="0" w:space="0" w:color="auto"/>
            <w:right w:val="none" w:sz="0" w:space="0" w:color="auto"/>
          </w:divBdr>
        </w:div>
        <w:div w:id="262884364">
          <w:marLeft w:val="480"/>
          <w:marRight w:val="0"/>
          <w:marTop w:val="0"/>
          <w:marBottom w:val="0"/>
          <w:divBdr>
            <w:top w:val="none" w:sz="0" w:space="0" w:color="auto"/>
            <w:left w:val="none" w:sz="0" w:space="0" w:color="auto"/>
            <w:bottom w:val="none" w:sz="0" w:space="0" w:color="auto"/>
            <w:right w:val="none" w:sz="0" w:space="0" w:color="auto"/>
          </w:divBdr>
        </w:div>
        <w:div w:id="419721187">
          <w:marLeft w:val="480"/>
          <w:marRight w:val="0"/>
          <w:marTop w:val="0"/>
          <w:marBottom w:val="0"/>
          <w:divBdr>
            <w:top w:val="none" w:sz="0" w:space="0" w:color="auto"/>
            <w:left w:val="none" w:sz="0" w:space="0" w:color="auto"/>
            <w:bottom w:val="none" w:sz="0" w:space="0" w:color="auto"/>
            <w:right w:val="none" w:sz="0" w:space="0" w:color="auto"/>
          </w:divBdr>
        </w:div>
        <w:div w:id="427042253">
          <w:marLeft w:val="480"/>
          <w:marRight w:val="0"/>
          <w:marTop w:val="0"/>
          <w:marBottom w:val="0"/>
          <w:divBdr>
            <w:top w:val="none" w:sz="0" w:space="0" w:color="auto"/>
            <w:left w:val="none" w:sz="0" w:space="0" w:color="auto"/>
            <w:bottom w:val="none" w:sz="0" w:space="0" w:color="auto"/>
            <w:right w:val="none" w:sz="0" w:space="0" w:color="auto"/>
          </w:divBdr>
        </w:div>
        <w:div w:id="475492580">
          <w:marLeft w:val="480"/>
          <w:marRight w:val="0"/>
          <w:marTop w:val="0"/>
          <w:marBottom w:val="0"/>
          <w:divBdr>
            <w:top w:val="none" w:sz="0" w:space="0" w:color="auto"/>
            <w:left w:val="none" w:sz="0" w:space="0" w:color="auto"/>
            <w:bottom w:val="none" w:sz="0" w:space="0" w:color="auto"/>
            <w:right w:val="none" w:sz="0" w:space="0" w:color="auto"/>
          </w:divBdr>
        </w:div>
        <w:div w:id="612052484">
          <w:marLeft w:val="480"/>
          <w:marRight w:val="0"/>
          <w:marTop w:val="0"/>
          <w:marBottom w:val="0"/>
          <w:divBdr>
            <w:top w:val="none" w:sz="0" w:space="0" w:color="auto"/>
            <w:left w:val="none" w:sz="0" w:space="0" w:color="auto"/>
            <w:bottom w:val="none" w:sz="0" w:space="0" w:color="auto"/>
            <w:right w:val="none" w:sz="0" w:space="0" w:color="auto"/>
          </w:divBdr>
        </w:div>
        <w:div w:id="627779540">
          <w:marLeft w:val="480"/>
          <w:marRight w:val="0"/>
          <w:marTop w:val="0"/>
          <w:marBottom w:val="0"/>
          <w:divBdr>
            <w:top w:val="none" w:sz="0" w:space="0" w:color="auto"/>
            <w:left w:val="none" w:sz="0" w:space="0" w:color="auto"/>
            <w:bottom w:val="none" w:sz="0" w:space="0" w:color="auto"/>
            <w:right w:val="none" w:sz="0" w:space="0" w:color="auto"/>
          </w:divBdr>
        </w:div>
        <w:div w:id="714961227">
          <w:marLeft w:val="480"/>
          <w:marRight w:val="0"/>
          <w:marTop w:val="0"/>
          <w:marBottom w:val="0"/>
          <w:divBdr>
            <w:top w:val="none" w:sz="0" w:space="0" w:color="auto"/>
            <w:left w:val="none" w:sz="0" w:space="0" w:color="auto"/>
            <w:bottom w:val="none" w:sz="0" w:space="0" w:color="auto"/>
            <w:right w:val="none" w:sz="0" w:space="0" w:color="auto"/>
          </w:divBdr>
        </w:div>
        <w:div w:id="715130810">
          <w:marLeft w:val="480"/>
          <w:marRight w:val="0"/>
          <w:marTop w:val="0"/>
          <w:marBottom w:val="0"/>
          <w:divBdr>
            <w:top w:val="none" w:sz="0" w:space="0" w:color="auto"/>
            <w:left w:val="none" w:sz="0" w:space="0" w:color="auto"/>
            <w:bottom w:val="none" w:sz="0" w:space="0" w:color="auto"/>
            <w:right w:val="none" w:sz="0" w:space="0" w:color="auto"/>
          </w:divBdr>
        </w:div>
        <w:div w:id="756709884">
          <w:marLeft w:val="480"/>
          <w:marRight w:val="0"/>
          <w:marTop w:val="0"/>
          <w:marBottom w:val="0"/>
          <w:divBdr>
            <w:top w:val="none" w:sz="0" w:space="0" w:color="auto"/>
            <w:left w:val="none" w:sz="0" w:space="0" w:color="auto"/>
            <w:bottom w:val="none" w:sz="0" w:space="0" w:color="auto"/>
            <w:right w:val="none" w:sz="0" w:space="0" w:color="auto"/>
          </w:divBdr>
        </w:div>
        <w:div w:id="769397015">
          <w:marLeft w:val="480"/>
          <w:marRight w:val="0"/>
          <w:marTop w:val="0"/>
          <w:marBottom w:val="0"/>
          <w:divBdr>
            <w:top w:val="none" w:sz="0" w:space="0" w:color="auto"/>
            <w:left w:val="none" w:sz="0" w:space="0" w:color="auto"/>
            <w:bottom w:val="none" w:sz="0" w:space="0" w:color="auto"/>
            <w:right w:val="none" w:sz="0" w:space="0" w:color="auto"/>
          </w:divBdr>
        </w:div>
        <w:div w:id="772895005">
          <w:marLeft w:val="480"/>
          <w:marRight w:val="0"/>
          <w:marTop w:val="0"/>
          <w:marBottom w:val="0"/>
          <w:divBdr>
            <w:top w:val="none" w:sz="0" w:space="0" w:color="auto"/>
            <w:left w:val="none" w:sz="0" w:space="0" w:color="auto"/>
            <w:bottom w:val="none" w:sz="0" w:space="0" w:color="auto"/>
            <w:right w:val="none" w:sz="0" w:space="0" w:color="auto"/>
          </w:divBdr>
        </w:div>
        <w:div w:id="774984163">
          <w:marLeft w:val="480"/>
          <w:marRight w:val="0"/>
          <w:marTop w:val="0"/>
          <w:marBottom w:val="0"/>
          <w:divBdr>
            <w:top w:val="none" w:sz="0" w:space="0" w:color="auto"/>
            <w:left w:val="none" w:sz="0" w:space="0" w:color="auto"/>
            <w:bottom w:val="none" w:sz="0" w:space="0" w:color="auto"/>
            <w:right w:val="none" w:sz="0" w:space="0" w:color="auto"/>
          </w:divBdr>
        </w:div>
        <w:div w:id="823618031">
          <w:marLeft w:val="480"/>
          <w:marRight w:val="0"/>
          <w:marTop w:val="0"/>
          <w:marBottom w:val="0"/>
          <w:divBdr>
            <w:top w:val="none" w:sz="0" w:space="0" w:color="auto"/>
            <w:left w:val="none" w:sz="0" w:space="0" w:color="auto"/>
            <w:bottom w:val="none" w:sz="0" w:space="0" w:color="auto"/>
            <w:right w:val="none" w:sz="0" w:space="0" w:color="auto"/>
          </w:divBdr>
        </w:div>
        <w:div w:id="858081168">
          <w:marLeft w:val="480"/>
          <w:marRight w:val="0"/>
          <w:marTop w:val="0"/>
          <w:marBottom w:val="0"/>
          <w:divBdr>
            <w:top w:val="none" w:sz="0" w:space="0" w:color="auto"/>
            <w:left w:val="none" w:sz="0" w:space="0" w:color="auto"/>
            <w:bottom w:val="none" w:sz="0" w:space="0" w:color="auto"/>
            <w:right w:val="none" w:sz="0" w:space="0" w:color="auto"/>
          </w:divBdr>
        </w:div>
        <w:div w:id="891842682">
          <w:marLeft w:val="480"/>
          <w:marRight w:val="0"/>
          <w:marTop w:val="0"/>
          <w:marBottom w:val="0"/>
          <w:divBdr>
            <w:top w:val="none" w:sz="0" w:space="0" w:color="auto"/>
            <w:left w:val="none" w:sz="0" w:space="0" w:color="auto"/>
            <w:bottom w:val="none" w:sz="0" w:space="0" w:color="auto"/>
            <w:right w:val="none" w:sz="0" w:space="0" w:color="auto"/>
          </w:divBdr>
        </w:div>
        <w:div w:id="902521171">
          <w:marLeft w:val="480"/>
          <w:marRight w:val="0"/>
          <w:marTop w:val="0"/>
          <w:marBottom w:val="0"/>
          <w:divBdr>
            <w:top w:val="none" w:sz="0" w:space="0" w:color="auto"/>
            <w:left w:val="none" w:sz="0" w:space="0" w:color="auto"/>
            <w:bottom w:val="none" w:sz="0" w:space="0" w:color="auto"/>
            <w:right w:val="none" w:sz="0" w:space="0" w:color="auto"/>
          </w:divBdr>
        </w:div>
        <w:div w:id="912084569">
          <w:marLeft w:val="480"/>
          <w:marRight w:val="0"/>
          <w:marTop w:val="0"/>
          <w:marBottom w:val="0"/>
          <w:divBdr>
            <w:top w:val="none" w:sz="0" w:space="0" w:color="auto"/>
            <w:left w:val="none" w:sz="0" w:space="0" w:color="auto"/>
            <w:bottom w:val="none" w:sz="0" w:space="0" w:color="auto"/>
            <w:right w:val="none" w:sz="0" w:space="0" w:color="auto"/>
          </w:divBdr>
        </w:div>
      </w:divsChild>
    </w:div>
    <w:div w:id="406925850">
      <w:bodyDiv w:val="1"/>
      <w:marLeft w:val="0"/>
      <w:marRight w:val="0"/>
      <w:marTop w:val="0"/>
      <w:marBottom w:val="0"/>
      <w:divBdr>
        <w:top w:val="none" w:sz="0" w:space="0" w:color="auto"/>
        <w:left w:val="none" w:sz="0" w:space="0" w:color="auto"/>
        <w:bottom w:val="none" w:sz="0" w:space="0" w:color="auto"/>
        <w:right w:val="none" w:sz="0" w:space="0" w:color="auto"/>
      </w:divBdr>
    </w:div>
    <w:div w:id="406927578">
      <w:bodyDiv w:val="1"/>
      <w:marLeft w:val="0"/>
      <w:marRight w:val="0"/>
      <w:marTop w:val="0"/>
      <w:marBottom w:val="0"/>
      <w:divBdr>
        <w:top w:val="none" w:sz="0" w:space="0" w:color="auto"/>
        <w:left w:val="none" w:sz="0" w:space="0" w:color="auto"/>
        <w:bottom w:val="none" w:sz="0" w:space="0" w:color="auto"/>
        <w:right w:val="none" w:sz="0" w:space="0" w:color="auto"/>
      </w:divBdr>
    </w:div>
    <w:div w:id="406999552">
      <w:bodyDiv w:val="1"/>
      <w:marLeft w:val="0"/>
      <w:marRight w:val="0"/>
      <w:marTop w:val="0"/>
      <w:marBottom w:val="0"/>
      <w:divBdr>
        <w:top w:val="none" w:sz="0" w:space="0" w:color="auto"/>
        <w:left w:val="none" w:sz="0" w:space="0" w:color="auto"/>
        <w:bottom w:val="none" w:sz="0" w:space="0" w:color="auto"/>
        <w:right w:val="none" w:sz="0" w:space="0" w:color="auto"/>
      </w:divBdr>
    </w:div>
    <w:div w:id="407045344">
      <w:bodyDiv w:val="1"/>
      <w:marLeft w:val="0"/>
      <w:marRight w:val="0"/>
      <w:marTop w:val="0"/>
      <w:marBottom w:val="0"/>
      <w:divBdr>
        <w:top w:val="none" w:sz="0" w:space="0" w:color="auto"/>
        <w:left w:val="none" w:sz="0" w:space="0" w:color="auto"/>
        <w:bottom w:val="none" w:sz="0" w:space="0" w:color="auto"/>
        <w:right w:val="none" w:sz="0" w:space="0" w:color="auto"/>
      </w:divBdr>
    </w:div>
    <w:div w:id="407072547">
      <w:bodyDiv w:val="1"/>
      <w:marLeft w:val="0"/>
      <w:marRight w:val="0"/>
      <w:marTop w:val="0"/>
      <w:marBottom w:val="0"/>
      <w:divBdr>
        <w:top w:val="none" w:sz="0" w:space="0" w:color="auto"/>
        <w:left w:val="none" w:sz="0" w:space="0" w:color="auto"/>
        <w:bottom w:val="none" w:sz="0" w:space="0" w:color="auto"/>
        <w:right w:val="none" w:sz="0" w:space="0" w:color="auto"/>
      </w:divBdr>
    </w:div>
    <w:div w:id="407306999">
      <w:bodyDiv w:val="1"/>
      <w:marLeft w:val="0"/>
      <w:marRight w:val="0"/>
      <w:marTop w:val="0"/>
      <w:marBottom w:val="0"/>
      <w:divBdr>
        <w:top w:val="none" w:sz="0" w:space="0" w:color="auto"/>
        <w:left w:val="none" w:sz="0" w:space="0" w:color="auto"/>
        <w:bottom w:val="none" w:sz="0" w:space="0" w:color="auto"/>
        <w:right w:val="none" w:sz="0" w:space="0" w:color="auto"/>
      </w:divBdr>
    </w:div>
    <w:div w:id="407310334">
      <w:bodyDiv w:val="1"/>
      <w:marLeft w:val="0"/>
      <w:marRight w:val="0"/>
      <w:marTop w:val="0"/>
      <w:marBottom w:val="0"/>
      <w:divBdr>
        <w:top w:val="none" w:sz="0" w:space="0" w:color="auto"/>
        <w:left w:val="none" w:sz="0" w:space="0" w:color="auto"/>
        <w:bottom w:val="none" w:sz="0" w:space="0" w:color="auto"/>
        <w:right w:val="none" w:sz="0" w:space="0" w:color="auto"/>
      </w:divBdr>
    </w:div>
    <w:div w:id="407311509">
      <w:bodyDiv w:val="1"/>
      <w:marLeft w:val="0"/>
      <w:marRight w:val="0"/>
      <w:marTop w:val="0"/>
      <w:marBottom w:val="0"/>
      <w:divBdr>
        <w:top w:val="none" w:sz="0" w:space="0" w:color="auto"/>
        <w:left w:val="none" w:sz="0" w:space="0" w:color="auto"/>
        <w:bottom w:val="none" w:sz="0" w:space="0" w:color="auto"/>
        <w:right w:val="none" w:sz="0" w:space="0" w:color="auto"/>
      </w:divBdr>
    </w:div>
    <w:div w:id="407311968">
      <w:bodyDiv w:val="1"/>
      <w:marLeft w:val="0"/>
      <w:marRight w:val="0"/>
      <w:marTop w:val="0"/>
      <w:marBottom w:val="0"/>
      <w:divBdr>
        <w:top w:val="none" w:sz="0" w:space="0" w:color="auto"/>
        <w:left w:val="none" w:sz="0" w:space="0" w:color="auto"/>
        <w:bottom w:val="none" w:sz="0" w:space="0" w:color="auto"/>
        <w:right w:val="none" w:sz="0" w:space="0" w:color="auto"/>
      </w:divBdr>
    </w:div>
    <w:div w:id="407312699">
      <w:bodyDiv w:val="1"/>
      <w:marLeft w:val="0"/>
      <w:marRight w:val="0"/>
      <w:marTop w:val="0"/>
      <w:marBottom w:val="0"/>
      <w:divBdr>
        <w:top w:val="none" w:sz="0" w:space="0" w:color="auto"/>
        <w:left w:val="none" w:sz="0" w:space="0" w:color="auto"/>
        <w:bottom w:val="none" w:sz="0" w:space="0" w:color="auto"/>
        <w:right w:val="none" w:sz="0" w:space="0" w:color="auto"/>
      </w:divBdr>
    </w:div>
    <w:div w:id="407313938">
      <w:bodyDiv w:val="1"/>
      <w:marLeft w:val="0"/>
      <w:marRight w:val="0"/>
      <w:marTop w:val="0"/>
      <w:marBottom w:val="0"/>
      <w:divBdr>
        <w:top w:val="none" w:sz="0" w:space="0" w:color="auto"/>
        <w:left w:val="none" w:sz="0" w:space="0" w:color="auto"/>
        <w:bottom w:val="none" w:sz="0" w:space="0" w:color="auto"/>
        <w:right w:val="none" w:sz="0" w:space="0" w:color="auto"/>
      </w:divBdr>
    </w:div>
    <w:div w:id="407383267">
      <w:bodyDiv w:val="1"/>
      <w:marLeft w:val="0"/>
      <w:marRight w:val="0"/>
      <w:marTop w:val="0"/>
      <w:marBottom w:val="0"/>
      <w:divBdr>
        <w:top w:val="none" w:sz="0" w:space="0" w:color="auto"/>
        <w:left w:val="none" w:sz="0" w:space="0" w:color="auto"/>
        <w:bottom w:val="none" w:sz="0" w:space="0" w:color="auto"/>
        <w:right w:val="none" w:sz="0" w:space="0" w:color="auto"/>
      </w:divBdr>
    </w:div>
    <w:div w:id="407386433">
      <w:bodyDiv w:val="1"/>
      <w:marLeft w:val="0"/>
      <w:marRight w:val="0"/>
      <w:marTop w:val="0"/>
      <w:marBottom w:val="0"/>
      <w:divBdr>
        <w:top w:val="none" w:sz="0" w:space="0" w:color="auto"/>
        <w:left w:val="none" w:sz="0" w:space="0" w:color="auto"/>
        <w:bottom w:val="none" w:sz="0" w:space="0" w:color="auto"/>
        <w:right w:val="none" w:sz="0" w:space="0" w:color="auto"/>
      </w:divBdr>
    </w:div>
    <w:div w:id="407390697">
      <w:bodyDiv w:val="1"/>
      <w:marLeft w:val="0"/>
      <w:marRight w:val="0"/>
      <w:marTop w:val="0"/>
      <w:marBottom w:val="0"/>
      <w:divBdr>
        <w:top w:val="none" w:sz="0" w:space="0" w:color="auto"/>
        <w:left w:val="none" w:sz="0" w:space="0" w:color="auto"/>
        <w:bottom w:val="none" w:sz="0" w:space="0" w:color="auto"/>
        <w:right w:val="none" w:sz="0" w:space="0" w:color="auto"/>
      </w:divBdr>
    </w:div>
    <w:div w:id="407507108">
      <w:bodyDiv w:val="1"/>
      <w:marLeft w:val="0"/>
      <w:marRight w:val="0"/>
      <w:marTop w:val="0"/>
      <w:marBottom w:val="0"/>
      <w:divBdr>
        <w:top w:val="none" w:sz="0" w:space="0" w:color="auto"/>
        <w:left w:val="none" w:sz="0" w:space="0" w:color="auto"/>
        <w:bottom w:val="none" w:sz="0" w:space="0" w:color="auto"/>
        <w:right w:val="none" w:sz="0" w:space="0" w:color="auto"/>
      </w:divBdr>
    </w:div>
    <w:div w:id="407654758">
      <w:bodyDiv w:val="1"/>
      <w:marLeft w:val="0"/>
      <w:marRight w:val="0"/>
      <w:marTop w:val="0"/>
      <w:marBottom w:val="0"/>
      <w:divBdr>
        <w:top w:val="none" w:sz="0" w:space="0" w:color="auto"/>
        <w:left w:val="none" w:sz="0" w:space="0" w:color="auto"/>
        <w:bottom w:val="none" w:sz="0" w:space="0" w:color="auto"/>
        <w:right w:val="none" w:sz="0" w:space="0" w:color="auto"/>
      </w:divBdr>
    </w:div>
    <w:div w:id="407923248">
      <w:bodyDiv w:val="1"/>
      <w:marLeft w:val="0"/>
      <w:marRight w:val="0"/>
      <w:marTop w:val="0"/>
      <w:marBottom w:val="0"/>
      <w:divBdr>
        <w:top w:val="none" w:sz="0" w:space="0" w:color="auto"/>
        <w:left w:val="none" w:sz="0" w:space="0" w:color="auto"/>
        <w:bottom w:val="none" w:sz="0" w:space="0" w:color="auto"/>
        <w:right w:val="none" w:sz="0" w:space="0" w:color="auto"/>
      </w:divBdr>
    </w:div>
    <w:div w:id="408040309">
      <w:bodyDiv w:val="1"/>
      <w:marLeft w:val="0"/>
      <w:marRight w:val="0"/>
      <w:marTop w:val="0"/>
      <w:marBottom w:val="0"/>
      <w:divBdr>
        <w:top w:val="none" w:sz="0" w:space="0" w:color="auto"/>
        <w:left w:val="none" w:sz="0" w:space="0" w:color="auto"/>
        <w:bottom w:val="none" w:sz="0" w:space="0" w:color="auto"/>
        <w:right w:val="none" w:sz="0" w:space="0" w:color="auto"/>
      </w:divBdr>
    </w:div>
    <w:div w:id="408188822">
      <w:bodyDiv w:val="1"/>
      <w:marLeft w:val="0"/>
      <w:marRight w:val="0"/>
      <w:marTop w:val="0"/>
      <w:marBottom w:val="0"/>
      <w:divBdr>
        <w:top w:val="none" w:sz="0" w:space="0" w:color="auto"/>
        <w:left w:val="none" w:sz="0" w:space="0" w:color="auto"/>
        <w:bottom w:val="none" w:sz="0" w:space="0" w:color="auto"/>
        <w:right w:val="none" w:sz="0" w:space="0" w:color="auto"/>
      </w:divBdr>
    </w:div>
    <w:div w:id="408236048">
      <w:bodyDiv w:val="1"/>
      <w:marLeft w:val="0"/>
      <w:marRight w:val="0"/>
      <w:marTop w:val="0"/>
      <w:marBottom w:val="0"/>
      <w:divBdr>
        <w:top w:val="none" w:sz="0" w:space="0" w:color="auto"/>
        <w:left w:val="none" w:sz="0" w:space="0" w:color="auto"/>
        <w:bottom w:val="none" w:sz="0" w:space="0" w:color="auto"/>
        <w:right w:val="none" w:sz="0" w:space="0" w:color="auto"/>
      </w:divBdr>
    </w:div>
    <w:div w:id="408387423">
      <w:bodyDiv w:val="1"/>
      <w:marLeft w:val="0"/>
      <w:marRight w:val="0"/>
      <w:marTop w:val="0"/>
      <w:marBottom w:val="0"/>
      <w:divBdr>
        <w:top w:val="none" w:sz="0" w:space="0" w:color="auto"/>
        <w:left w:val="none" w:sz="0" w:space="0" w:color="auto"/>
        <w:bottom w:val="none" w:sz="0" w:space="0" w:color="auto"/>
        <w:right w:val="none" w:sz="0" w:space="0" w:color="auto"/>
      </w:divBdr>
    </w:div>
    <w:div w:id="408424458">
      <w:bodyDiv w:val="1"/>
      <w:marLeft w:val="0"/>
      <w:marRight w:val="0"/>
      <w:marTop w:val="0"/>
      <w:marBottom w:val="0"/>
      <w:divBdr>
        <w:top w:val="none" w:sz="0" w:space="0" w:color="auto"/>
        <w:left w:val="none" w:sz="0" w:space="0" w:color="auto"/>
        <w:bottom w:val="none" w:sz="0" w:space="0" w:color="auto"/>
        <w:right w:val="none" w:sz="0" w:space="0" w:color="auto"/>
      </w:divBdr>
    </w:div>
    <w:div w:id="408427869">
      <w:bodyDiv w:val="1"/>
      <w:marLeft w:val="0"/>
      <w:marRight w:val="0"/>
      <w:marTop w:val="0"/>
      <w:marBottom w:val="0"/>
      <w:divBdr>
        <w:top w:val="none" w:sz="0" w:space="0" w:color="auto"/>
        <w:left w:val="none" w:sz="0" w:space="0" w:color="auto"/>
        <w:bottom w:val="none" w:sz="0" w:space="0" w:color="auto"/>
        <w:right w:val="none" w:sz="0" w:space="0" w:color="auto"/>
      </w:divBdr>
    </w:div>
    <w:div w:id="408574397">
      <w:bodyDiv w:val="1"/>
      <w:marLeft w:val="0"/>
      <w:marRight w:val="0"/>
      <w:marTop w:val="0"/>
      <w:marBottom w:val="0"/>
      <w:divBdr>
        <w:top w:val="none" w:sz="0" w:space="0" w:color="auto"/>
        <w:left w:val="none" w:sz="0" w:space="0" w:color="auto"/>
        <w:bottom w:val="none" w:sz="0" w:space="0" w:color="auto"/>
        <w:right w:val="none" w:sz="0" w:space="0" w:color="auto"/>
      </w:divBdr>
    </w:div>
    <w:div w:id="408770810">
      <w:bodyDiv w:val="1"/>
      <w:marLeft w:val="0"/>
      <w:marRight w:val="0"/>
      <w:marTop w:val="0"/>
      <w:marBottom w:val="0"/>
      <w:divBdr>
        <w:top w:val="none" w:sz="0" w:space="0" w:color="auto"/>
        <w:left w:val="none" w:sz="0" w:space="0" w:color="auto"/>
        <w:bottom w:val="none" w:sz="0" w:space="0" w:color="auto"/>
        <w:right w:val="none" w:sz="0" w:space="0" w:color="auto"/>
      </w:divBdr>
    </w:div>
    <w:div w:id="408773514">
      <w:bodyDiv w:val="1"/>
      <w:marLeft w:val="0"/>
      <w:marRight w:val="0"/>
      <w:marTop w:val="0"/>
      <w:marBottom w:val="0"/>
      <w:divBdr>
        <w:top w:val="none" w:sz="0" w:space="0" w:color="auto"/>
        <w:left w:val="none" w:sz="0" w:space="0" w:color="auto"/>
        <w:bottom w:val="none" w:sz="0" w:space="0" w:color="auto"/>
        <w:right w:val="none" w:sz="0" w:space="0" w:color="auto"/>
      </w:divBdr>
    </w:div>
    <w:div w:id="408773946">
      <w:bodyDiv w:val="1"/>
      <w:marLeft w:val="0"/>
      <w:marRight w:val="0"/>
      <w:marTop w:val="0"/>
      <w:marBottom w:val="0"/>
      <w:divBdr>
        <w:top w:val="none" w:sz="0" w:space="0" w:color="auto"/>
        <w:left w:val="none" w:sz="0" w:space="0" w:color="auto"/>
        <w:bottom w:val="none" w:sz="0" w:space="0" w:color="auto"/>
        <w:right w:val="none" w:sz="0" w:space="0" w:color="auto"/>
      </w:divBdr>
    </w:div>
    <w:div w:id="408776746">
      <w:bodyDiv w:val="1"/>
      <w:marLeft w:val="0"/>
      <w:marRight w:val="0"/>
      <w:marTop w:val="0"/>
      <w:marBottom w:val="0"/>
      <w:divBdr>
        <w:top w:val="none" w:sz="0" w:space="0" w:color="auto"/>
        <w:left w:val="none" w:sz="0" w:space="0" w:color="auto"/>
        <w:bottom w:val="none" w:sz="0" w:space="0" w:color="auto"/>
        <w:right w:val="none" w:sz="0" w:space="0" w:color="auto"/>
      </w:divBdr>
    </w:div>
    <w:div w:id="409039524">
      <w:bodyDiv w:val="1"/>
      <w:marLeft w:val="0"/>
      <w:marRight w:val="0"/>
      <w:marTop w:val="0"/>
      <w:marBottom w:val="0"/>
      <w:divBdr>
        <w:top w:val="none" w:sz="0" w:space="0" w:color="auto"/>
        <w:left w:val="none" w:sz="0" w:space="0" w:color="auto"/>
        <w:bottom w:val="none" w:sz="0" w:space="0" w:color="auto"/>
        <w:right w:val="none" w:sz="0" w:space="0" w:color="auto"/>
      </w:divBdr>
    </w:div>
    <w:div w:id="409078393">
      <w:bodyDiv w:val="1"/>
      <w:marLeft w:val="0"/>
      <w:marRight w:val="0"/>
      <w:marTop w:val="0"/>
      <w:marBottom w:val="0"/>
      <w:divBdr>
        <w:top w:val="none" w:sz="0" w:space="0" w:color="auto"/>
        <w:left w:val="none" w:sz="0" w:space="0" w:color="auto"/>
        <w:bottom w:val="none" w:sz="0" w:space="0" w:color="auto"/>
        <w:right w:val="none" w:sz="0" w:space="0" w:color="auto"/>
      </w:divBdr>
    </w:div>
    <w:div w:id="409087099">
      <w:bodyDiv w:val="1"/>
      <w:marLeft w:val="0"/>
      <w:marRight w:val="0"/>
      <w:marTop w:val="0"/>
      <w:marBottom w:val="0"/>
      <w:divBdr>
        <w:top w:val="none" w:sz="0" w:space="0" w:color="auto"/>
        <w:left w:val="none" w:sz="0" w:space="0" w:color="auto"/>
        <w:bottom w:val="none" w:sz="0" w:space="0" w:color="auto"/>
        <w:right w:val="none" w:sz="0" w:space="0" w:color="auto"/>
      </w:divBdr>
    </w:div>
    <w:div w:id="409156449">
      <w:bodyDiv w:val="1"/>
      <w:marLeft w:val="0"/>
      <w:marRight w:val="0"/>
      <w:marTop w:val="0"/>
      <w:marBottom w:val="0"/>
      <w:divBdr>
        <w:top w:val="none" w:sz="0" w:space="0" w:color="auto"/>
        <w:left w:val="none" w:sz="0" w:space="0" w:color="auto"/>
        <w:bottom w:val="none" w:sz="0" w:space="0" w:color="auto"/>
        <w:right w:val="none" w:sz="0" w:space="0" w:color="auto"/>
      </w:divBdr>
    </w:div>
    <w:div w:id="409159133">
      <w:bodyDiv w:val="1"/>
      <w:marLeft w:val="0"/>
      <w:marRight w:val="0"/>
      <w:marTop w:val="0"/>
      <w:marBottom w:val="0"/>
      <w:divBdr>
        <w:top w:val="none" w:sz="0" w:space="0" w:color="auto"/>
        <w:left w:val="none" w:sz="0" w:space="0" w:color="auto"/>
        <w:bottom w:val="none" w:sz="0" w:space="0" w:color="auto"/>
        <w:right w:val="none" w:sz="0" w:space="0" w:color="auto"/>
      </w:divBdr>
    </w:div>
    <w:div w:id="409161078">
      <w:bodyDiv w:val="1"/>
      <w:marLeft w:val="0"/>
      <w:marRight w:val="0"/>
      <w:marTop w:val="0"/>
      <w:marBottom w:val="0"/>
      <w:divBdr>
        <w:top w:val="none" w:sz="0" w:space="0" w:color="auto"/>
        <w:left w:val="none" w:sz="0" w:space="0" w:color="auto"/>
        <w:bottom w:val="none" w:sz="0" w:space="0" w:color="auto"/>
        <w:right w:val="none" w:sz="0" w:space="0" w:color="auto"/>
      </w:divBdr>
    </w:div>
    <w:div w:id="409280092">
      <w:bodyDiv w:val="1"/>
      <w:marLeft w:val="0"/>
      <w:marRight w:val="0"/>
      <w:marTop w:val="0"/>
      <w:marBottom w:val="0"/>
      <w:divBdr>
        <w:top w:val="none" w:sz="0" w:space="0" w:color="auto"/>
        <w:left w:val="none" w:sz="0" w:space="0" w:color="auto"/>
        <w:bottom w:val="none" w:sz="0" w:space="0" w:color="auto"/>
        <w:right w:val="none" w:sz="0" w:space="0" w:color="auto"/>
      </w:divBdr>
    </w:div>
    <w:div w:id="409352660">
      <w:bodyDiv w:val="1"/>
      <w:marLeft w:val="0"/>
      <w:marRight w:val="0"/>
      <w:marTop w:val="0"/>
      <w:marBottom w:val="0"/>
      <w:divBdr>
        <w:top w:val="none" w:sz="0" w:space="0" w:color="auto"/>
        <w:left w:val="none" w:sz="0" w:space="0" w:color="auto"/>
        <w:bottom w:val="none" w:sz="0" w:space="0" w:color="auto"/>
        <w:right w:val="none" w:sz="0" w:space="0" w:color="auto"/>
      </w:divBdr>
    </w:div>
    <w:div w:id="409355139">
      <w:bodyDiv w:val="1"/>
      <w:marLeft w:val="0"/>
      <w:marRight w:val="0"/>
      <w:marTop w:val="0"/>
      <w:marBottom w:val="0"/>
      <w:divBdr>
        <w:top w:val="none" w:sz="0" w:space="0" w:color="auto"/>
        <w:left w:val="none" w:sz="0" w:space="0" w:color="auto"/>
        <w:bottom w:val="none" w:sz="0" w:space="0" w:color="auto"/>
        <w:right w:val="none" w:sz="0" w:space="0" w:color="auto"/>
      </w:divBdr>
    </w:div>
    <w:div w:id="409499554">
      <w:bodyDiv w:val="1"/>
      <w:marLeft w:val="0"/>
      <w:marRight w:val="0"/>
      <w:marTop w:val="0"/>
      <w:marBottom w:val="0"/>
      <w:divBdr>
        <w:top w:val="none" w:sz="0" w:space="0" w:color="auto"/>
        <w:left w:val="none" w:sz="0" w:space="0" w:color="auto"/>
        <w:bottom w:val="none" w:sz="0" w:space="0" w:color="auto"/>
        <w:right w:val="none" w:sz="0" w:space="0" w:color="auto"/>
      </w:divBdr>
    </w:div>
    <w:div w:id="409665642">
      <w:bodyDiv w:val="1"/>
      <w:marLeft w:val="0"/>
      <w:marRight w:val="0"/>
      <w:marTop w:val="0"/>
      <w:marBottom w:val="0"/>
      <w:divBdr>
        <w:top w:val="none" w:sz="0" w:space="0" w:color="auto"/>
        <w:left w:val="none" w:sz="0" w:space="0" w:color="auto"/>
        <w:bottom w:val="none" w:sz="0" w:space="0" w:color="auto"/>
        <w:right w:val="none" w:sz="0" w:space="0" w:color="auto"/>
      </w:divBdr>
    </w:div>
    <w:div w:id="409739668">
      <w:bodyDiv w:val="1"/>
      <w:marLeft w:val="0"/>
      <w:marRight w:val="0"/>
      <w:marTop w:val="0"/>
      <w:marBottom w:val="0"/>
      <w:divBdr>
        <w:top w:val="none" w:sz="0" w:space="0" w:color="auto"/>
        <w:left w:val="none" w:sz="0" w:space="0" w:color="auto"/>
        <w:bottom w:val="none" w:sz="0" w:space="0" w:color="auto"/>
        <w:right w:val="none" w:sz="0" w:space="0" w:color="auto"/>
      </w:divBdr>
    </w:div>
    <w:div w:id="409884330">
      <w:bodyDiv w:val="1"/>
      <w:marLeft w:val="0"/>
      <w:marRight w:val="0"/>
      <w:marTop w:val="0"/>
      <w:marBottom w:val="0"/>
      <w:divBdr>
        <w:top w:val="none" w:sz="0" w:space="0" w:color="auto"/>
        <w:left w:val="none" w:sz="0" w:space="0" w:color="auto"/>
        <w:bottom w:val="none" w:sz="0" w:space="0" w:color="auto"/>
        <w:right w:val="none" w:sz="0" w:space="0" w:color="auto"/>
      </w:divBdr>
      <w:divsChild>
        <w:div w:id="26375437">
          <w:marLeft w:val="480"/>
          <w:marRight w:val="0"/>
          <w:marTop w:val="0"/>
          <w:marBottom w:val="0"/>
          <w:divBdr>
            <w:top w:val="none" w:sz="0" w:space="0" w:color="auto"/>
            <w:left w:val="none" w:sz="0" w:space="0" w:color="auto"/>
            <w:bottom w:val="none" w:sz="0" w:space="0" w:color="auto"/>
            <w:right w:val="none" w:sz="0" w:space="0" w:color="auto"/>
          </w:divBdr>
        </w:div>
        <w:div w:id="99376011">
          <w:marLeft w:val="480"/>
          <w:marRight w:val="0"/>
          <w:marTop w:val="0"/>
          <w:marBottom w:val="0"/>
          <w:divBdr>
            <w:top w:val="none" w:sz="0" w:space="0" w:color="auto"/>
            <w:left w:val="none" w:sz="0" w:space="0" w:color="auto"/>
            <w:bottom w:val="none" w:sz="0" w:space="0" w:color="auto"/>
            <w:right w:val="none" w:sz="0" w:space="0" w:color="auto"/>
          </w:divBdr>
        </w:div>
        <w:div w:id="122618775">
          <w:marLeft w:val="480"/>
          <w:marRight w:val="0"/>
          <w:marTop w:val="0"/>
          <w:marBottom w:val="0"/>
          <w:divBdr>
            <w:top w:val="none" w:sz="0" w:space="0" w:color="auto"/>
            <w:left w:val="none" w:sz="0" w:space="0" w:color="auto"/>
            <w:bottom w:val="none" w:sz="0" w:space="0" w:color="auto"/>
            <w:right w:val="none" w:sz="0" w:space="0" w:color="auto"/>
          </w:divBdr>
        </w:div>
        <w:div w:id="157697160">
          <w:marLeft w:val="480"/>
          <w:marRight w:val="0"/>
          <w:marTop w:val="0"/>
          <w:marBottom w:val="0"/>
          <w:divBdr>
            <w:top w:val="none" w:sz="0" w:space="0" w:color="auto"/>
            <w:left w:val="none" w:sz="0" w:space="0" w:color="auto"/>
            <w:bottom w:val="none" w:sz="0" w:space="0" w:color="auto"/>
            <w:right w:val="none" w:sz="0" w:space="0" w:color="auto"/>
          </w:divBdr>
        </w:div>
        <w:div w:id="163518026">
          <w:marLeft w:val="480"/>
          <w:marRight w:val="0"/>
          <w:marTop w:val="0"/>
          <w:marBottom w:val="0"/>
          <w:divBdr>
            <w:top w:val="none" w:sz="0" w:space="0" w:color="auto"/>
            <w:left w:val="none" w:sz="0" w:space="0" w:color="auto"/>
            <w:bottom w:val="none" w:sz="0" w:space="0" w:color="auto"/>
            <w:right w:val="none" w:sz="0" w:space="0" w:color="auto"/>
          </w:divBdr>
        </w:div>
        <w:div w:id="208424426">
          <w:marLeft w:val="480"/>
          <w:marRight w:val="0"/>
          <w:marTop w:val="0"/>
          <w:marBottom w:val="0"/>
          <w:divBdr>
            <w:top w:val="none" w:sz="0" w:space="0" w:color="auto"/>
            <w:left w:val="none" w:sz="0" w:space="0" w:color="auto"/>
            <w:bottom w:val="none" w:sz="0" w:space="0" w:color="auto"/>
            <w:right w:val="none" w:sz="0" w:space="0" w:color="auto"/>
          </w:divBdr>
        </w:div>
        <w:div w:id="215969439">
          <w:marLeft w:val="480"/>
          <w:marRight w:val="0"/>
          <w:marTop w:val="0"/>
          <w:marBottom w:val="0"/>
          <w:divBdr>
            <w:top w:val="none" w:sz="0" w:space="0" w:color="auto"/>
            <w:left w:val="none" w:sz="0" w:space="0" w:color="auto"/>
            <w:bottom w:val="none" w:sz="0" w:space="0" w:color="auto"/>
            <w:right w:val="none" w:sz="0" w:space="0" w:color="auto"/>
          </w:divBdr>
        </w:div>
        <w:div w:id="255678842">
          <w:marLeft w:val="480"/>
          <w:marRight w:val="0"/>
          <w:marTop w:val="0"/>
          <w:marBottom w:val="0"/>
          <w:divBdr>
            <w:top w:val="none" w:sz="0" w:space="0" w:color="auto"/>
            <w:left w:val="none" w:sz="0" w:space="0" w:color="auto"/>
            <w:bottom w:val="none" w:sz="0" w:space="0" w:color="auto"/>
            <w:right w:val="none" w:sz="0" w:space="0" w:color="auto"/>
          </w:divBdr>
        </w:div>
        <w:div w:id="306012901">
          <w:marLeft w:val="480"/>
          <w:marRight w:val="0"/>
          <w:marTop w:val="0"/>
          <w:marBottom w:val="0"/>
          <w:divBdr>
            <w:top w:val="none" w:sz="0" w:space="0" w:color="auto"/>
            <w:left w:val="none" w:sz="0" w:space="0" w:color="auto"/>
            <w:bottom w:val="none" w:sz="0" w:space="0" w:color="auto"/>
            <w:right w:val="none" w:sz="0" w:space="0" w:color="auto"/>
          </w:divBdr>
        </w:div>
        <w:div w:id="334114858">
          <w:marLeft w:val="480"/>
          <w:marRight w:val="0"/>
          <w:marTop w:val="0"/>
          <w:marBottom w:val="0"/>
          <w:divBdr>
            <w:top w:val="none" w:sz="0" w:space="0" w:color="auto"/>
            <w:left w:val="none" w:sz="0" w:space="0" w:color="auto"/>
            <w:bottom w:val="none" w:sz="0" w:space="0" w:color="auto"/>
            <w:right w:val="none" w:sz="0" w:space="0" w:color="auto"/>
          </w:divBdr>
        </w:div>
        <w:div w:id="386875938">
          <w:marLeft w:val="480"/>
          <w:marRight w:val="0"/>
          <w:marTop w:val="0"/>
          <w:marBottom w:val="0"/>
          <w:divBdr>
            <w:top w:val="none" w:sz="0" w:space="0" w:color="auto"/>
            <w:left w:val="none" w:sz="0" w:space="0" w:color="auto"/>
            <w:bottom w:val="none" w:sz="0" w:space="0" w:color="auto"/>
            <w:right w:val="none" w:sz="0" w:space="0" w:color="auto"/>
          </w:divBdr>
        </w:div>
        <w:div w:id="440994234">
          <w:marLeft w:val="480"/>
          <w:marRight w:val="0"/>
          <w:marTop w:val="0"/>
          <w:marBottom w:val="0"/>
          <w:divBdr>
            <w:top w:val="none" w:sz="0" w:space="0" w:color="auto"/>
            <w:left w:val="none" w:sz="0" w:space="0" w:color="auto"/>
            <w:bottom w:val="none" w:sz="0" w:space="0" w:color="auto"/>
            <w:right w:val="none" w:sz="0" w:space="0" w:color="auto"/>
          </w:divBdr>
        </w:div>
        <w:div w:id="605507425">
          <w:marLeft w:val="480"/>
          <w:marRight w:val="0"/>
          <w:marTop w:val="0"/>
          <w:marBottom w:val="0"/>
          <w:divBdr>
            <w:top w:val="none" w:sz="0" w:space="0" w:color="auto"/>
            <w:left w:val="none" w:sz="0" w:space="0" w:color="auto"/>
            <w:bottom w:val="none" w:sz="0" w:space="0" w:color="auto"/>
            <w:right w:val="none" w:sz="0" w:space="0" w:color="auto"/>
          </w:divBdr>
        </w:div>
        <w:div w:id="731391375">
          <w:marLeft w:val="480"/>
          <w:marRight w:val="0"/>
          <w:marTop w:val="0"/>
          <w:marBottom w:val="0"/>
          <w:divBdr>
            <w:top w:val="none" w:sz="0" w:space="0" w:color="auto"/>
            <w:left w:val="none" w:sz="0" w:space="0" w:color="auto"/>
            <w:bottom w:val="none" w:sz="0" w:space="0" w:color="auto"/>
            <w:right w:val="none" w:sz="0" w:space="0" w:color="auto"/>
          </w:divBdr>
        </w:div>
        <w:div w:id="748115710">
          <w:marLeft w:val="480"/>
          <w:marRight w:val="0"/>
          <w:marTop w:val="0"/>
          <w:marBottom w:val="0"/>
          <w:divBdr>
            <w:top w:val="none" w:sz="0" w:space="0" w:color="auto"/>
            <w:left w:val="none" w:sz="0" w:space="0" w:color="auto"/>
            <w:bottom w:val="none" w:sz="0" w:space="0" w:color="auto"/>
            <w:right w:val="none" w:sz="0" w:space="0" w:color="auto"/>
          </w:divBdr>
        </w:div>
        <w:div w:id="760033589">
          <w:marLeft w:val="480"/>
          <w:marRight w:val="0"/>
          <w:marTop w:val="0"/>
          <w:marBottom w:val="0"/>
          <w:divBdr>
            <w:top w:val="none" w:sz="0" w:space="0" w:color="auto"/>
            <w:left w:val="none" w:sz="0" w:space="0" w:color="auto"/>
            <w:bottom w:val="none" w:sz="0" w:space="0" w:color="auto"/>
            <w:right w:val="none" w:sz="0" w:space="0" w:color="auto"/>
          </w:divBdr>
        </w:div>
        <w:div w:id="839537835">
          <w:marLeft w:val="480"/>
          <w:marRight w:val="0"/>
          <w:marTop w:val="0"/>
          <w:marBottom w:val="0"/>
          <w:divBdr>
            <w:top w:val="none" w:sz="0" w:space="0" w:color="auto"/>
            <w:left w:val="none" w:sz="0" w:space="0" w:color="auto"/>
            <w:bottom w:val="none" w:sz="0" w:space="0" w:color="auto"/>
            <w:right w:val="none" w:sz="0" w:space="0" w:color="auto"/>
          </w:divBdr>
        </w:div>
        <w:div w:id="843933502">
          <w:marLeft w:val="480"/>
          <w:marRight w:val="0"/>
          <w:marTop w:val="0"/>
          <w:marBottom w:val="0"/>
          <w:divBdr>
            <w:top w:val="none" w:sz="0" w:space="0" w:color="auto"/>
            <w:left w:val="none" w:sz="0" w:space="0" w:color="auto"/>
            <w:bottom w:val="none" w:sz="0" w:space="0" w:color="auto"/>
            <w:right w:val="none" w:sz="0" w:space="0" w:color="auto"/>
          </w:divBdr>
        </w:div>
        <w:div w:id="873544369">
          <w:marLeft w:val="480"/>
          <w:marRight w:val="0"/>
          <w:marTop w:val="0"/>
          <w:marBottom w:val="0"/>
          <w:divBdr>
            <w:top w:val="none" w:sz="0" w:space="0" w:color="auto"/>
            <w:left w:val="none" w:sz="0" w:space="0" w:color="auto"/>
            <w:bottom w:val="none" w:sz="0" w:space="0" w:color="auto"/>
            <w:right w:val="none" w:sz="0" w:space="0" w:color="auto"/>
          </w:divBdr>
        </w:div>
        <w:div w:id="900169256">
          <w:marLeft w:val="480"/>
          <w:marRight w:val="0"/>
          <w:marTop w:val="0"/>
          <w:marBottom w:val="0"/>
          <w:divBdr>
            <w:top w:val="none" w:sz="0" w:space="0" w:color="auto"/>
            <w:left w:val="none" w:sz="0" w:space="0" w:color="auto"/>
            <w:bottom w:val="none" w:sz="0" w:space="0" w:color="auto"/>
            <w:right w:val="none" w:sz="0" w:space="0" w:color="auto"/>
          </w:divBdr>
        </w:div>
        <w:div w:id="905264768">
          <w:marLeft w:val="480"/>
          <w:marRight w:val="0"/>
          <w:marTop w:val="0"/>
          <w:marBottom w:val="0"/>
          <w:divBdr>
            <w:top w:val="none" w:sz="0" w:space="0" w:color="auto"/>
            <w:left w:val="none" w:sz="0" w:space="0" w:color="auto"/>
            <w:bottom w:val="none" w:sz="0" w:space="0" w:color="auto"/>
            <w:right w:val="none" w:sz="0" w:space="0" w:color="auto"/>
          </w:divBdr>
        </w:div>
        <w:div w:id="910625607">
          <w:marLeft w:val="480"/>
          <w:marRight w:val="0"/>
          <w:marTop w:val="0"/>
          <w:marBottom w:val="0"/>
          <w:divBdr>
            <w:top w:val="none" w:sz="0" w:space="0" w:color="auto"/>
            <w:left w:val="none" w:sz="0" w:space="0" w:color="auto"/>
            <w:bottom w:val="none" w:sz="0" w:space="0" w:color="auto"/>
            <w:right w:val="none" w:sz="0" w:space="0" w:color="auto"/>
          </w:divBdr>
        </w:div>
      </w:divsChild>
    </w:div>
    <w:div w:id="409894058">
      <w:bodyDiv w:val="1"/>
      <w:marLeft w:val="0"/>
      <w:marRight w:val="0"/>
      <w:marTop w:val="0"/>
      <w:marBottom w:val="0"/>
      <w:divBdr>
        <w:top w:val="none" w:sz="0" w:space="0" w:color="auto"/>
        <w:left w:val="none" w:sz="0" w:space="0" w:color="auto"/>
        <w:bottom w:val="none" w:sz="0" w:space="0" w:color="auto"/>
        <w:right w:val="none" w:sz="0" w:space="0" w:color="auto"/>
      </w:divBdr>
    </w:div>
    <w:div w:id="409928018">
      <w:bodyDiv w:val="1"/>
      <w:marLeft w:val="0"/>
      <w:marRight w:val="0"/>
      <w:marTop w:val="0"/>
      <w:marBottom w:val="0"/>
      <w:divBdr>
        <w:top w:val="none" w:sz="0" w:space="0" w:color="auto"/>
        <w:left w:val="none" w:sz="0" w:space="0" w:color="auto"/>
        <w:bottom w:val="none" w:sz="0" w:space="0" w:color="auto"/>
        <w:right w:val="none" w:sz="0" w:space="0" w:color="auto"/>
      </w:divBdr>
    </w:div>
    <w:div w:id="409931122">
      <w:bodyDiv w:val="1"/>
      <w:marLeft w:val="0"/>
      <w:marRight w:val="0"/>
      <w:marTop w:val="0"/>
      <w:marBottom w:val="0"/>
      <w:divBdr>
        <w:top w:val="none" w:sz="0" w:space="0" w:color="auto"/>
        <w:left w:val="none" w:sz="0" w:space="0" w:color="auto"/>
        <w:bottom w:val="none" w:sz="0" w:space="0" w:color="auto"/>
        <w:right w:val="none" w:sz="0" w:space="0" w:color="auto"/>
      </w:divBdr>
    </w:div>
    <w:div w:id="409931346">
      <w:bodyDiv w:val="1"/>
      <w:marLeft w:val="0"/>
      <w:marRight w:val="0"/>
      <w:marTop w:val="0"/>
      <w:marBottom w:val="0"/>
      <w:divBdr>
        <w:top w:val="none" w:sz="0" w:space="0" w:color="auto"/>
        <w:left w:val="none" w:sz="0" w:space="0" w:color="auto"/>
        <w:bottom w:val="none" w:sz="0" w:space="0" w:color="auto"/>
        <w:right w:val="none" w:sz="0" w:space="0" w:color="auto"/>
      </w:divBdr>
    </w:div>
    <w:div w:id="410348963">
      <w:bodyDiv w:val="1"/>
      <w:marLeft w:val="0"/>
      <w:marRight w:val="0"/>
      <w:marTop w:val="0"/>
      <w:marBottom w:val="0"/>
      <w:divBdr>
        <w:top w:val="none" w:sz="0" w:space="0" w:color="auto"/>
        <w:left w:val="none" w:sz="0" w:space="0" w:color="auto"/>
        <w:bottom w:val="none" w:sz="0" w:space="0" w:color="auto"/>
        <w:right w:val="none" w:sz="0" w:space="0" w:color="auto"/>
      </w:divBdr>
    </w:div>
    <w:div w:id="410388836">
      <w:bodyDiv w:val="1"/>
      <w:marLeft w:val="0"/>
      <w:marRight w:val="0"/>
      <w:marTop w:val="0"/>
      <w:marBottom w:val="0"/>
      <w:divBdr>
        <w:top w:val="none" w:sz="0" w:space="0" w:color="auto"/>
        <w:left w:val="none" w:sz="0" w:space="0" w:color="auto"/>
        <w:bottom w:val="none" w:sz="0" w:space="0" w:color="auto"/>
        <w:right w:val="none" w:sz="0" w:space="0" w:color="auto"/>
      </w:divBdr>
    </w:div>
    <w:div w:id="410391083">
      <w:bodyDiv w:val="1"/>
      <w:marLeft w:val="0"/>
      <w:marRight w:val="0"/>
      <w:marTop w:val="0"/>
      <w:marBottom w:val="0"/>
      <w:divBdr>
        <w:top w:val="none" w:sz="0" w:space="0" w:color="auto"/>
        <w:left w:val="none" w:sz="0" w:space="0" w:color="auto"/>
        <w:bottom w:val="none" w:sz="0" w:space="0" w:color="auto"/>
        <w:right w:val="none" w:sz="0" w:space="0" w:color="auto"/>
      </w:divBdr>
    </w:div>
    <w:div w:id="410397212">
      <w:bodyDiv w:val="1"/>
      <w:marLeft w:val="0"/>
      <w:marRight w:val="0"/>
      <w:marTop w:val="0"/>
      <w:marBottom w:val="0"/>
      <w:divBdr>
        <w:top w:val="none" w:sz="0" w:space="0" w:color="auto"/>
        <w:left w:val="none" w:sz="0" w:space="0" w:color="auto"/>
        <w:bottom w:val="none" w:sz="0" w:space="0" w:color="auto"/>
        <w:right w:val="none" w:sz="0" w:space="0" w:color="auto"/>
      </w:divBdr>
    </w:div>
    <w:div w:id="410548209">
      <w:bodyDiv w:val="1"/>
      <w:marLeft w:val="0"/>
      <w:marRight w:val="0"/>
      <w:marTop w:val="0"/>
      <w:marBottom w:val="0"/>
      <w:divBdr>
        <w:top w:val="none" w:sz="0" w:space="0" w:color="auto"/>
        <w:left w:val="none" w:sz="0" w:space="0" w:color="auto"/>
        <w:bottom w:val="none" w:sz="0" w:space="0" w:color="auto"/>
        <w:right w:val="none" w:sz="0" w:space="0" w:color="auto"/>
      </w:divBdr>
    </w:div>
    <w:div w:id="410590092">
      <w:bodyDiv w:val="1"/>
      <w:marLeft w:val="0"/>
      <w:marRight w:val="0"/>
      <w:marTop w:val="0"/>
      <w:marBottom w:val="0"/>
      <w:divBdr>
        <w:top w:val="none" w:sz="0" w:space="0" w:color="auto"/>
        <w:left w:val="none" w:sz="0" w:space="0" w:color="auto"/>
        <w:bottom w:val="none" w:sz="0" w:space="0" w:color="auto"/>
        <w:right w:val="none" w:sz="0" w:space="0" w:color="auto"/>
      </w:divBdr>
    </w:div>
    <w:div w:id="410615256">
      <w:bodyDiv w:val="1"/>
      <w:marLeft w:val="0"/>
      <w:marRight w:val="0"/>
      <w:marTop w:val="0"/>
      <w:marBottom w:val="0"/>
      <w:divBdr>
        <w:top w:val="none" w:sz="0" w:space="0" w:color="auto"/>
        <w:left w:val="none" w:sz="0" w:space="0" w:color="auto"/>
        <w:bottom w:val="none" w:sz="0" w:space="0" w:color="auto"/>
        <w:right w:val="none" w:sz="0" w:space="0" w:color="auto"/>
      </w:divBdr>
    </w:div>
    <w:div w:id="410663463">
      <w:bodyDiv w:val="1"/>
      <w:marLeft w:val="0"/>
      <w:marRight w:val="0"/>
      <w:marTop w:val="0"/>
      <w:marBottom w:val="0"/>
      <w:divBdr>
        <w:top w:val="none" w:sz="0" w:space="0" w:color="auto"/>
        <w:left w:val="none" w:sz="0" w:space="0" w:color="auto"/>
        <w:bottom w:val="none" w:sz="0" w:space="0" w:color="auto"/>
        <w:right w:val="none" w:sz="0" w:space="0" w:color="auto"/>
      </w:divBdr>
    </w:div>
    <w:div w:id="410733629">
      <w:bodyDiv w:val="1"/>
      <w:marLeft w:val="0"/>
      <w:marRight w:val="0"/>
      <w:marTop w:val="0"/>
      <w:marBottom w:val="0"/>
      <w:divBdr>
        <w:top w:val="none" w:sz="0" w:space="0" w:color="auto"/>
        <w:left w:val="none" w:sz="0" w:space="0" w:color="auto"/>
        <w:bottom w:val="none" w:sz="0" w:space="0" w:color="auto"/>
        <w:right w:val="none" w:sz="0" w:space="0" w:color="auto"/>
      </w:divBdr>
    </w:div>
    <w:div w:id="410739350">
      <w:bodyDiv w:val="1"/>
      <w:marLeft w:val="0"/>
      <w:marRight w:val="0"/>
      <w:marTop w:val="0"/>
      <w:marBottom w:val="0"/>
      <w:divBdr>
        <w:top w:val="none" w:sz="0" w:space="0" w:color="auto"/>
        <w:left w:val="none" w:sz="0" w:space="0" w:color="auto"/>
        <w:bottom w:val="none" w:sz="0" w:space="0" w:color="auto"/>
        <w:right w:val="none" w:sz="0" w:space="0" w:color="auto"/>
      </w:divBdr>
    </w:div>
    <w:div w:id="410782504">
      <w:bodyDiv w:val="1"/>
      <w:marLeft w:val="0"/>
      <w:marRight w:val="0"/>
      <w:marTop w:val="0"/>
      <w:marBottom w:val="0"/>
      <w:divBdr>
        <w:top w:val="none" w:sz="0" w:space="0" w:color="auto"/>
        <w:left w:val="none" w:sz="0" w:space="0" w:color="auto"/>
        <w:bottom w:val="none" w:sz="0" w:space="0" w:color="auto"/>
        <w:right w:val="none" w:sz="0" w:space="0" w:color="auto"/>
      </w:divBdr>
    </w:div>
    <w:div w:id="410808604">
      <w:bodyDiv w:val="1"/>
      <w:marLeft w:val="0"/>
      <w:marRight w:val="0"/>
      <w:marTop w:val="0"/>
      <w:marBottom w:val="0"/>
      <w:divBdr>
        <w:top w:val="none" w:sz="0" w:space="0" w:color="auto"/>
        <w:left w:val="none" w:sz="0" w:space="0" w:color="auto"/>
        <w:bottom w:val="none" w:sz="0" w:space="0" w:color="auto"/>
        <w:right w:val="none" w:sz="0" w:space="0" w:color="auto"/>
      </w:divBdr>
    </w:div>
    <w:div w:id="410860425">
      <w:bodyDiv w:val="1"/>
      <w:marLeft w:val="0"/>
      <w:marRight w:val="0"/>
      <w:marTop w:val="0"/>
      <w:marBottom w:val="0"/>
      <w:divBdr>
        <w:top w:val="none" w:sz="0" w:space="0" w:color="auto"/>
        <w:left w:val="none" w:sz="0" w:space="0" w:color="auto"/>
        <w:bottom w:val="none" w:sz="0" w:space="0" w:color="auto"/>
        <w:right w:val="none" w:sz="0" w:space="0" w:color="auto"/>
      </w:divBdr>
    </w:div>
    <w:div w:id="410977058">
      <w:bodyDiv w:val="1"/>
      <w:marLeft w:val="0"/>
      <w:marRight w:val="0"/>
      <w:marTop w:val="0"/>
      <w:marBottom w:val="0"/>
      <w:divBdr>
        <w:top w:val="none" w:sz="0" w:space="0" w:color="auto"/>
        <w:left w:val="none" w:sz="0" w:space="0" w:color="auto"/>
        <w:bottom w:val="none" w:sz="0" w:space="0" w:color="auto"/>
        <w:right w:val="none" w:sz="0" w:space="0" w:color="auto"/>
      </w:divBdr>
    </w:div>
    <w:div w:id="411003754">
      <w:bodyDiv w:val="1"/>
      <w:marLeft w:val="0"/>
      <w:marRight w:val="0"/>
      <w:marTop w:val="0"/>
      <w:marBottom w:val="0"/>
      <w:divBdr>
        <w:top w:val="none" w:sz="0" w:space="0" w:color="auto"/>
        <w:left w:val="none" w:sz="0" w:space="0" w:color="auto"/>
        <w:bottom w:val="none" w:sz="0" w:space="0" w:color="auto"/>
        <w:right w:val="none" w:sz="0" w:space="0" w:color="auto"/>
      </w:divBdr>
    </w:div>
    <w:div w:id="411008159">
      <w:bodyDiv w:val="1"/>
      <w:marLeft w:val="0"/>
      <w:marRight w:val="0"/>
      <w:marTop w:val="0"/>
      <w:marBottom w:val="0"/>
      <w:divBdr>
        <w:top w:val="none" w:sz="0" w:space="0" w:color="auto"/>
        <w:left w:val="none" w:sz="0" w:space="0" w:color="auto"/>
        <w:bottom w:val="none" w:sz="0" w:space="0" w:color="auto"/>
        <w:right w:val="none" w:sz="0" w:space="0" w:color="auto"/>
      </w:divBdr>
    </w:div>
    <w:div w:id="411202060">
      <w:bodyDiv w:val="1"/>
      <w:marLeft w:val="0"/>
      <w:marRight w:val="0"/>
      <w:marTop w:val="0"/>
      <w:marBottom w:val="0"/>
      <w:divBdr>
        <w:top w:val="none" w:sz="0" w:space="0" w:color="auto"/>
        <w:left w:val="none" w:sz="0" w:space="0" w:color="auto"/>
        <w:bottom w:val="none" w:sz="0" w:space="0" w:color="auto"/>
        <w:right w:val="none" w:sz="0" w:space="0" w:color="auto"/>
      </w:divBdr>
    </w:div>
    <w:div w:id="411239648">
      <w:bodyDiv w:val="1"/>
      <w:marLeft w:val="0"/>
      <w:marRight w:val="0"/>
      <w:marTop w:val="0"/>
      <w:marBottom w:val="0"/>
      <w:divBdr>
        <w:top w:val="none" w:sz="0" w:space="0" w:color="auto"/>
        <w:left w:val="none" w:sz="0" w:space="0" w:color="auto"/>
        <w:bottom w:val="none" w:sz="0" w:space="0" w:color="auto"/>
        <w:right w:val="none" w:sz="0" w:space="0" w:color="auto"/>
      </w:divBdr>
    </w:div>
    <w:div w:id="411243490">
      <w:bodyDiv w:val="1"/>
      <w:marLeft w:val="0"/>
      <w:marRight w:val="0"/>
      <w:marTop w:val="0"/>
      <w:marBottom w:val="0"/>
      <w:divBdr>
        <w:top w:val="none" w:sz="0" w:space="0" w:color="auto"/>
        <w:left w:val="none" w:sz="0" w:space="0" w:color="auto"/>
        <w:bottom w:val="none" w:sz="0" w:space="0" w:color="auto"/>
        <w:right w:val="none" w:sz="0" w:space="0" w:color="auto"/>
      </w:divBdr>
    </w:div>
    <w:div w:id="411245191">
      <w:bodyDiv w:val="1"/>
      <w:marLeft w:val="0"/>
      <w:marRight w:val="0"/>
      <w:marTop w:val="0"/>
      <w:marBottom w:val="0"/>
      <w:divBdr>
        <w:top w:val="none" w:sz="0" w:space="0" w:color="auto"/>
        <w:left w:val="none" w:sz="0" w:space="0" w:color="auto"/>
        <w:bottom w:val="none" w:sz="0" w:space="0" w:color="auto"/>
        <w:right w:val="none" w:sz="0" w:space="0" w:color="auto"/>
      </w:divBdr>
    </w:div>
    <w:div w:id="411270399">
      <w:bodyDiv w:val="1"/>
      <w:marLeft w:val="0"/>
      <w:marRight w:val="0"/>
      <w:marTop w:val="0"/>
      <w:marBottom w:val="0"/>
      <w:divBdr>
        <w:top w:val="none" w:sz="0" w:space="0" w:color="auto"/>
        <w:left w:val="none" w:sz="0" w:space="0" w:color="auto"/>
        <w:bottom w:val="none" w:sz="0" w:space="0" w:color="auto"/>
        <w:right w:val="none" w:sz="0" w:space="0" w:color="auto"/>
      </w:divBdr>
    </w:div>
    <w:div w:id="411389865">
      <w:bodyDiv w:val="1"/>
      <w:marLeft w:val="0"/>
      <w:marRight w:val="0"/>
      <w:marTop w:val="0"/>
      <w:marBottom w:val="0"/>
      <w:divBdr>
        <w:top w:val="none" w:sz="0" w:space="0" w:color="auto"/>
        <w:left w:val="none" w:sz="0" w:space="0" w:color="auto"/>
        <w:bottom w:val="none" w:sz="0" w:space="0" w:color="auto"/>
        <w:right w:val="none" w:sz="0" w:space="0" w:color="auto"/>
      </w:divBdr>
    </w:div>
    <w:div w:id="411435940">
      <w:bodyDiv w:val="1"/>
      <w:marLeft w:val="0"/>
      <w:marRight w:val="0"/>
      <w:marTop w:val="0"/>
      <w:marBottom w:val="0"/>
      <w:divBdr>
        <w:top w:val="none" w:sz="0" w:space="0" w:color="auto"/>
        <w:left w:val="none" w:sz="0" w:space="0" w:color="auto"/>
        <w:bottom w:val="none" w:sz="0" w:space="0" w:color="auto"/>
        <w:right w:val="none" w:sz="0" w:space="0" w:color="auto"/>
      </w:divBdr>
    </w:div>
    <w:div w:id="411438490">
      <w:bodyDiv w:val="1"/>
      <w:marLeft w:val="0"/>
      <w:marRight w:val="0"/>
      <w:marTop w:val="0"/>
      <w:marBottom w:val="0"/>
      <w:divBdr>
        <w:top w:val="none" w:sz="0" w:space="0" w:color="auto"/>
        <w:left w:val="none" w:sz="0" w:space="0" w:color="auto"/>
        <w:bottom w:val="none" w:sz="0" w:space="0" w:color="auto"/>
        <w:right w:val="none" w:sz="0" w:space="0" w:color="auto"/>
      </w:divBdr>
    </w:div>
    <w:div w:id="411465888">
      <w:bodyDiv w:val="1"/>
      <w:marLeft w:val="0"/>
      <w:marRight w:val="0"/>
      <w:marTop w:val="0"/>
      <w:marBottom w:val="0"/>
      <w:divBdr>
        <w:top w:val="none" w:sz="0" w:space="0" w:color="auto"/>
        <w:left w:val="none" w:sz="0" w:space="0" w:color="auto"/>
        <w:bottom w:val="none" w:sz="0" w:space="0" w:color="auto"/>
        <w:right w:val="none" w:sz="0" w:space="0" w:color="auto"/>
      </w:divBdr>
    </w:div>
    <w:div w:id="411581802">
      <w:bodyDiv w:val="1"/>
      <w:marLeft w:val="0"/>
      <w:marRight w:val="0"/>
      <w:marTop w:val="0"/>
      <w:marBottom w:val="0"/>
      <w:divBdr>
        <w:top w:val="none" w:sz="0" w:space="0" w:color="auto"/>
        <w:left w:val="none" w:sz="0" w:space="0" w:color="auto"/>
        <w:bottom w:val="none" w:sz="0" w:space="0" w:color="auto"/>
        <w:right w:val="none" w:sz="0" w:space="0" w:color="auto"/>
      </w:divBdr>
    </w:div>
    <w:div w:id="411582605">
      <w:bodyDiv w:val="1"/>
      <w:marLeft w:val="0"/>
      <w:marRight w:val="0"/>
      <w:marTop w:val="0"/>
      <w:marBottom w:val="0"/>
      <w:divBdr>
        <w:top w:val="none" w:sz="0" w:space="0" w:color="auto"/>
        <w:left w:val="none" w:sz="0" w:space="0" w:color="auto"/>
        <w:bottom w:val="none" w:sz="0" w:space="0" w:color="auto"/>
        <w:right w:val="none" w:sz="0" w:space="0" w:color="auto"/>
      </w:divBdr>
    </w:div>
    <w:div w:id="411583667">
      <w:bodyDiv w:val="1"/>
      <w:marLeft w:val="0"/>
      <w:marRight w:val="0"/>
      <w:marTop w:val="0"/>
      <w:marBottom w:val="0"/>
      <w:divBdr>
        <w:top w:val="none" w:sz="0" w:space="0" w:color="auto"/>
        <w:left w:val="none" w:sz="0" w:space="0" w:color="auto"/>
        <w:bottom w:val="none" w:sz="0" w:space="0" w:color="auto"/>
        <w:right w:val="none" w:sz="0" w:space="0" w:color="auto"/>
      </w:divBdr>
    </w:div>
    <w:div w:id="411586022">
      <w:bodyDiv w:val="1"/>
      <w:marLeft w:val="0"/>
      <w:marRight w:val="0"/>
      <w:marTop w:val="0"/>
      <w:marBottom w:val="0"/>
      <w:divBdr>
        <w:top w:val="none" w:sz="0" w:space="0" w:color="auto"/>
        <w:left w:val="none" w:sz="0" w:space="0" w:color="auto"/>
        <w:bottom w:val="none" w:sz="0" w:space="0" w:color="auto"/>
        <w:right w:val="none" w:sz="0" w:space="0" w:color="auto"/>
      </w:divBdr>
    </w:div>
    <w:div w:id="411782686">
      <w:bodyDiv w:val="1"/>
      <w:marLeft w:val="0"/>
      <w:marRight w:val="0"/>
      <w:marTop w:val="0"/>
      <w:marBottom w:val="0"/>
      <w:divBdr>
        <w:top w:val="none" w:sz="0" w:space="0" w:color="auto"/>
        <w:left w:val="none" w:sz="0" w:space="0" w:color="auto"/>
        <w:bottom w:val="none" w:sz="0" w:space="0" w:color="auto"/>
        <w:right w:val="none" w:sz="0" w:space="0" w:color="auto"/>
      </w:divBdr>
    </w:div>
    <w:div w:id="411894569">
      <w:bodyDiv w:val="1"/>
      <w:marLeft w:val="0"/>
      <w:marRight w:val="0"/>
      <w:marTop w:val="0"/>
      <w:marBottom w:val="0"/>
      <w:divBdr>
        <w:top w:val="none" w:sz="0" w:space="0" w:color="auto"/>
        <w:left w:val="none" w:sz="0" w:space="0" w:color="auto"/>
        <w:bottom w:val="none" w:sz="0" w:space="0" w:color="auto"/>
        <w:right w:val="none" w:sz="0" w:space="0" w:color="auto"/>
      </w:divBdr>
    </w:div>
    <w:div w:id="411897026">
      <w:bodyDiv w:val="1"/>
      <w:marLeft w:val="0"/>
      <w:marRight w:val="0"/>
      <w:marTop w:val="0"/>
      <w:marBottom w:val="0"/>
      <w:divBdr>
        <w:top w:val="none" w:sz="0" w:space="0" w:color="auto"/>
        <w:left w:val="none" w:sz="0" w:space="0" w:color="auto"/>
        <w:bottom w:val="none" w:sz="0" w:space="0" w:color="auto"/>
        <w:right w:val="none" w:sz="0" w:space="0" w:color="auto"/>
      </w:divBdr>
      <w:divsChild>
        <w:div w:id="45571222">
          <w:marLeft w:val="480"/>
          <w:marRight w:val="0"/>
          <w:marTop w:val="0"/>
          <w:marBottom w:val="0"/>
          <w:divBdr>
            <w:top w:val="none" w:sz="0" w:space="0" w:color="auto"/>
            <w:left w:val="none" w:sz="0" w:space="0" w:color="auto"/>
            <w:bottom w:val="none" w:sz="0" w:space="0" w:color="auto"/>
            <w:right w:val="none" w:sz="0" w:space="0" w:color="auto"/>
          </w:divBdr>
        </w:div>
        <w:div w:id="72245807">
          <w:marLeft w:val="480"/>
          <w:marRight w:val="0"/>
          <w:marTop w:val="0"/>
          <w:marBottom w:val="0"/>
          <w:divBdr>
            <w:top w:val="none" w:sz="0" w:space="0" w:color="auto"/>
            <w:left w:val="none" w:sz="0" w:space="0" w:color="auto"/>
            <w:bottom w:val="none" w:sz="0" w:space="0" w:color="auto"/>
            <w:right w:val="none" w:sz="0" w:space="0" w:color="auto"/>
          </w:divBdr>
        </w:div>
        <w:div w:id="80025785">
          <w:marLeft w:val="480"/>
          <w:marRight w:val="0"/>
          <w:marTop w:val="0"/>
          <w:marBottom w:val="0"/>
          <w:divBdr>
            <w:top w:val="none" w:sz="0" w:space="0" w:color="auto"/>
            <w:left w:val="none" w:sz="0" w:space="0" w:color="auto"/>
            <w:bottom w:val="none" w:sz="0" w:space="0" w:color="auto"/>
            <w:right w:val="none" w:sz="0" w:space="0" w:color="auto"/>
          </w:divBdr>
        </w:div>
        <w:div w:id="99490857">
          <w:marLeft w:val="480"/>
          <w:marRight w:val="0"/>
          <w:marTop w:val="0"/>
          <w:marBottom w:val="0"/>
          <w:divBdr>
            <w:top w:val="none" w:sz="0" w:space="0" w:color="auto"/>
            <w:left w:val="none" w:sz="0" w:space="0" w:color="auto"/>
            <w:bottom w:val="none" w:sz="0" w:space="0" w:color="auto"/>
            <w:right w:val="none" w:sz="0" w:space="0" w:color="auto"/>
          </w:divBdr>
        </w:div>
        <w:div w:id="123350166">
          <w:marLeft w:val="480"/>
          <w:marRight w:val="0"/>
          <w:marTop w:val="0"/>
          <w:marBottom w:val="0"/>
          <w:divBdr>
            <w:top w:val="none" w:sz="0" w:space="0" w:color="auto"/>
            <w:left w:val="none" w:sz="0" w:space="0" w:color="auto"/>
            <w:bottom w:val="none" w:sz="0" w:space="0" w:color="auto"/>
            <w:right w:val="none" w:sz="0" w:space="0" w:color="auto"/>
          </w:divBdr>
        </w:div>
        <w:div w:id="133303947">
          <w:marLeft w:val="480"/>
          <w:marRight w:val="0"/>
          <w:marTop w:val="0"/>
          <w:marBottom w:val="0"/>
          <w:divBdr>
            <w:top w:val="none" w:sz="0" w:space="0" w:color="auto"/>
            <w:left w:val="none" w:sz="0" w:space="0" w:color="auto"/>
            <w:bottom w:val="none" w:sz="0" w:space="0" w:color="auto"/>
            <w:right w:val="none" w:sz="0" w:space="0" w:color="auto"/>
          </w:divBdr>
        </w:div>
        <w:div w:id="144400029">
          <w:marLeft w:val="480"/>
          <w:marRight w:val="0"/>
          <w:marTop w:val="0"/>
          <w:marBottom w:val="0"/>
          <w:divBdr>
            <w:top w:val="none" w:sz="0" w:space="0" w:color="auto"/>
            <w:left w:val="none" w:sz="0" w:space="0" w:color="auto"/>
            <w:bottom w:val="none" w:sz="0" w:space="0" w:color="auto"/>
            <w:right w:val="none" w:sz="0" w:space="0" w:color="auto"/>
          </w:divBdr>
        </w:div>
        <w:div w:id="173424347">
          <w:marLeft w:val="480"/>
          <w:marRight w:val="0"/>
          <w:marTop w:val="0"/>
          <w:marBottom w:val="0"/>
          <w:divBdr>
            <w:top w:val="none" w:sz="0" w:space="0" w:color="auto"/>
            <w:left w:val="none" w:sz="0" w:space="0" w:color="auto"/>
            <w:bottom w:val="none" w:sz="0" w:space="0" w:color="auto"/>
            <w:right w:val="none" w:sz="0" w:space="0" w:color="auto"/>
          </w:divBdr>
        </w:div>
        <w:div w:id="204683156">
          <w:marLeft w:val="480"/>
          <w:marRight w:val="0"/>
          <w:marTop w:val="0"/>
          <w:marBottom w:val="0"/>
          <w:divBdr>
            <w:top w:val="none" w:sz="0" w:space="0" w:color="auto"/>
            <w:left w:val="none" w:sz="0" w:space="0" w:color="auto"/>
            <w:bottom w:val="none" w:sz="0" w:space="0" w:color="auto"/>
            <w:right w:val="none" w:sz="0" w:space="0" w:color="auto"/>
          </w:divBdr>
        </w:div>
        <w:div w:id="227426027">
          <w:marLeft w:val="480"/>
          <w:marRight w:val="0"/>
          <w:marTop w:val="0"/>
          <w:marBottom w:val="0"/>
          <w:divBdr>
            <w:top w:val="none" w:sz="0" w:space="0" w:color="auto"/>
            <w:left w:val="none" w:sz="0" w:space="0" w:color="auto"/>
            <w:bottom w:val="none" w:sz="0" w:space="0" w:color="auto"/>
            <w:right w:val="none" w:sz="0" w:space="0" w:color="auto"/>
          </w:divBdr>
        </w:div>
        <w:div w:id="260796698">
          <w:marLeft w:val="480"/>
          <w:marRight w:val="0"/>
          <w:marTop w:val="0"/>
          <w:marBottom w:val="0"/>
          <w:divBdr>
            <w:top w:val="none" w:sz="0" w:space="0" w:color="auto"/>
            <w:left w:val="none" w:sz="0" w:space="0" w:color="auto"/>
            <w:bottom w:val="none" w:sz="0" w:space="0" w:color="auto"/>
            <w:right w:val="none" w:sz="0" w:space="0" w:color="auto"/>
          </w:divBdr>
        </w:div>
        <w:div w:id="300231656">
          <w:marLeft w:val="480"/>
          <w:marRight w:val="0"/>
          <w:marTop w:val="0"/>
          <w:marBottom w:val="0"/>
          <w:divBdr>
            <w:top w:val="none" w:sz="0" w:space="0" w:color="auto"/>
            <w:left w:val="none" w:sz="0" w:space="0" w:color="auto"/>
            <w:bottom w:val="none" w:sz="0" w:space="0" w:color="auto"/>
            <w:right w:val="none" w:sz="0" w:space="0" w:color="auto"/>
          </w:divBdr>
        </w:div>
        <w:div w:id="357632478">
          <w:marLeft w:val="480"/>
          <w:marRight w:val="0"/>
          <w:marTop w:val="0"/>
          <w:marBottom w:val="0"/>
          <w:divBdr>
            <w:top w:val="none" w:sz="0" w:space="0" w:color="auto"/>
            <w:left w:val="none" w:sz="0" w:space="0" w:color="auto"/>
            <w:bottom w:val="none" w:sz="0" w:space="0" w:color="auto"/>
            <w:right w:val="none" w:sz="0" w:space="0" w:color="auto"/>
          </w:divBdr>
        </w:div>
        <w:div w:id="378093256">
          <w:marLeft w:val="480"/>
          <w:marRight w:val="0"/>
          <w:marTop w:val="0"/>
          <w:marBottom w:val="0"/>
          <w:divBdr>
            <w:top w:val="none" w:sz="0" w:space="0" w:color="auto"/>
            <w:left w:val="none" w:sz="0" w:space="0" w:color="auto"/>
            <w:bottom w:val="none" w:sz="0" w:space="0" w:color="auto"/>
            <w:right w:val="none" w:sz="0" w:space="0" w:color="auto"/>
          </w:divBdr>
        </w:div>
        <w:div w:id="574556884">
          <w:marLeft w:val="480"/>
          <w:marRight w:val="0"/>
          <w:marTop w:val="0"/>
          <w:marBottom w:val="0"/>
          <w:divBdr>
            <w:top w:val="none" w:sz="0" w:space="0" w:color="auto"/>
            <w:left w:val="none" w:sz="0" w:space="0" w:color="auto"/>
            <w:bottom w:val="none" w:sz="0" w:space="0" w:color="auto"/>
            <w:right w:val="none" w:sz="0" w:space="0" w:color="auto"/>
          </w:divBdr>
        </w:div>
        <w:div w:id="594753126">
          <w:marLeft w:val="480"/>
          <w:marRight w:val="0"/>
          <w:marTop w:val="0"/>
          <w:marBottom w:val="0"/>
          <w:divBdr>
            <w:top w:val="none" w:sz="0" w:space="0" w:color="auto"/>
            <w:left w:val="none" w:sz="0" w:space="0" w:color="auto"/>
            <w:bottom w:val="none" w:sz="0" w:space="0" w:color="auto"/>
            <w:right w:val="none" w:sz="0" w:space="0" w:color="auto"/>
          </w:divBdr>
        </w:div>
        <w:div w:id="629438735">
          <w:marLeft w:val="480"/>
          <w:marRight w:val="0"/>
          <w:marTop w:val="0"/>
          <w:marBottom w:val="0"/>
          <w:divBdr>
            <w:top w:val="none" w:sz="0" w:space="0" w:color="auto"/>
            <w:left w:val="none" w:sz="0" w:space="0" w:color="auto"/>
            <w:bottom w:val="none" w:sz="0" w:space="0" w:color="auto"/>
            <w:right w:val="none" w:sz="0" w:space="0" w:color="auto"/>
          </w:divBdr>
        </w:div>
        <w:div w:id="635725427">
          <w:marLeft w:val="480"/>
          <w:marRight w:val="0"/>
          <w:marTop w:val="0"/>
          <w:marBottom w:val="0"/>
          <w:divBdr>
            <w:top w:val="none" w:sz="0" w:space="0" w:color="auto"/>
            <w:left w:val="none" w:sz="0" w:space="0" w:color="auto"/>
            <w:bottom w:val="none" w:sz="0" w:space="0" w:color="auto"/>
            <w:right w:val="none" w:sz="0" w:space="0" w:color="auto"/>
          </w:divBdr>
        </w:div>
        <w:div w:id="709306213">
          <w:marLeft w:val="480"/>
          <w:marRight w:val="0"/>
          <w:marTop w:val="0"/>
          <w:marBottom w:val="0"/>
          <w:divBdr>
            <w:top w:val="none" w:sz="0" w:space="0" w:color="auto"/>
            <w:left w:val="none" w:sz="0" w:space="0" w:color="auto"/>
            <w:bottom w:val="none" w:sz="0" w:space="0" w:color="auto"/>
            <w:right w:val="none" w:sz="0" w:space="0" w:color="auto"/>
          </w:divBdr>
        </w:div>
        <w:div w:id="734619311">
          <w:marLeft w:val="480"/>
          <w:marRight w:val="0"/>
          <w:marTop w:val="0"/>
          <w:marBottom w:val="0"/>
          <w:divBdr>
            <w:top w:val="none" w:sz="0" w:space="0" w:color="auto"/>
            <w:left w:val="none" w:sz="0" w:space="0" w:color="auto"/>
            <w:bottom w:val="none" w:sz="0" w:space="0" w:color="auto"/>
            <w:right w:val="none" w:sz="0" w:space="0" w:color="auto"/>
          </w:divBdr>
        </w:div>
        <w:div w:id="755593461">
          <w:marLeft w:val="480"/>
          <w:marRight w:val="0"/>
          <w:marTop w:val="0"/>
          <w:marBottom w:val="0"/>
          <w:divBdr>
            <w:top w:val="none" w:sz="0" w:space="0" w:color="auto"/>
            <w:left w:val="none" w:sz="0" w:space="0" w:color="auto"/>
            <w:bottom w:val="none" w:sz="0" w:space="0" w:color="auto"/>
            <w:right w:val="none" w:sz="0" w:space="0" w:color="auto"/>
          </w:divBdr>
        </w:div>
        <w:div w:id="762184915">
          <w:marLeft w:val="480"/>
          <w:marRight w:val="0"/>
          <w:marTop w:val="0"/>
          <w:marBottom w:val="0"/>
          <w:divBdr>
            <w:top w:val="none" w:sz="0" w:space="0" w:color="auto"/>
            <w:left w:val="none" w:sz="0" w:space="0" w:color="auto"/>
            <w:bottom w:val="none" w:sz="0" w:space="0" w:color="auto"/>
            <w:right w:val="none" w:sz="0" w:space="0" w:color="auto"/>
          </w:divBdr>
        </w:div>
        <w:div w:id="779758545">
          <w:marLeft w:val="480"/>
          <w:marRight w:val="0"/>
          <w:marTop w:val="0"/>
          <w:marBottom w:val="0"/>
          <w:divBdr>
            <w:top w:val="none" w:sz="0" w:space="0" w:color="auto"/>
            <w:left w:val="none" w:sz="0" w:space="0" w:color="auto"/>
            <w:bottom w:val="none" w:sz="0" w:space="0" w:color="auto"/>
            <w:right w:val="none" w:sz="0" w:space="0" w:color="auto"/>
          </w:divBdr>
        </w:div>
        <w:div w:id="783572054">
          <w:marLeft w:val="480"/>
          <w:marRight w:val="0"/>
          <w:marTop w:val="0"/>
          <w:marBottom w:val="0"/>
          <w:divBdr>
            <w:top w:val="none" w:sz="0" w:space="0" w:color="auto"/>
            <w:left w:val="none" w:sz="0" w:space="0" w:color="auto"/>
            <w:bottom w:val="none" w:sz="0" w:space="0" w:color="auto"/>
            <w:right w:val="none" w:sz="0" w:space="0" w:color="auto"/>
          </w:divBdr>
        </w:div>
        <w:div w:id="881137982">
          <w:marLeft w:val="480"/>
          <w:marRight w:val="0"/>
          <w:marTop w:val="0"/>
          <w:marBottom w:val="0"/>
          <w:divBdr>
            <w:top w:val="none" w:sz="0" w:space="0" w:color="auto"/>
            <w:left w:val="none" w:sz="0" w:space="0" w:color="auto"/>
            <w:bottom w:val="none" w:sz="0" w:space="0" w:color="auto"/>
            <w:right w:val="none" w:sz="0" w:space="0" w:color="auto"/>
          </w:divBdr>
        </w:div>
        <w:div w:id="885991401">
          <w:marLeft w:val="480"/>
          <w:marRight w:val="0"/>
          <w:marTop w:val="0"/>
          <w:marBottom w:val="0"/>
          <w:divBdr>
            <w:top w:val="none" w:sz="0" w:space="0" w:color="auto"/>
            <w:left w:val="none" w:sz="0" w:space="0" w:color="auto"/>
            <w:bottom w:val="none" w:sz="0" w:space="0" w:color="auto"/>
            <w:right w:val="none" w:sz="0" w:space="0" w:color="auto"/>
          </w:divBdr>
        </w:div>
        <w:div w:id="913275579">
          <w:marLeft w:val="480"/>
          <w:marRight w:val="0"/>
          <w:marTop w:val="0"/>
          <w:marBottom w:val="0"/>
          <w:divBdr>
            <w:top w:val="none" w:sz="0" w:space="0" w:color="auto"/>
            <w:left w:val="none" w:sz="0" w:space="0" w:color="auto"/>
            <w:bottom w:val="none" w:sz="0" w:space="0" w:color="auto"/>
            <w:right w:val="none" w:sz="0" w:space="0" w:color="auto"/>
          </w:divBdr>
        </w:div>
        <w:div w:id="914046006">
          <w:marLeft w:val="480"/>
          <w:marRight w:val="0"/>
          <w:marTop w:val="0"/>
          <w:marBottom w:val="0"/>
          <w:divBdr>
            <w:top w:val="none" w:sz="0" w:space="0" w:color="auto"/>
            <w:left w:val="none" w:sz="0" w:space="0" w:color="auto"/>
            <w:bottom w:val="none" w:sz="0" w:space="0" w:color="auto"/>
            <w:right w:val="none" w:sz="0" w:space="0" w:color="auto"/>
          </w:divBdr>
        </w:div>
      </w:divsChild>
    </w:div>
    <w:div w:id="411901559">
      <w:bodyDiv w:val="1"/>
      <w:marLeft w:val="0"/>
      <w:marRight w:val="0"/>
      <w:marTop w:val="0"/>
      <w:marBottom w:val="0"/>
      <w:divBdr>
        <w:top w:val="none" w:sz="0" w:space="0" w:color="auto"/>
        <w:left w:val="none" w:sz="0" w:space="0" w:color="auto"/>
        <w:bottom w:val="none" w:sz="0" w:space="0" w:color="auto"/>
        <w:right w:val="none" w:sz="0" w:space="0" w:color="auto"/>
      </w:divBdr>
    </w:div>
    <w:div w:id="412050867">
      <w:bodyDiv w:val="1"/>
      <w:marLeft w:val="0"/>
      <w:marRight w:val="0"/>
      <w:marTop w:val="0"/>
      <w:marBottom w:val="0"/>
      <w:divBdr>
        <w:top w:val="none" w:sz="0" w:space="0" w:color="auto"/>
        <w:left w:val="none" w:sz="0" w:space="0" w:color="auto"/>
        <w:bottom w:val="none" w:sz="0" w:space="0" w:color="auto"/>
        <w:right w:val="none" w:sz="0" w:space="0" w:color="auto"/>
      </w:divBdr>
    </w:div>
    <w:div w:id="412120536">
      <w:bodyDiv w:val="1"/>
      <w:marLeft w:val="0"/>
      <w:marRight w:val="0"/>
      <w:marTop w:val="0"/>
      <w:marBottom w:val="0"/>
      <w:divBdr>
        <w:top w:val="none" w:sz="0" w:space="0" w:color="auto"/>
        <w:left w:val="none" w:sz="0" w:space="0" w:color="auto"/>
        <w:bottom w:val="none" w:sz="0" w:space="0" w:color="auto"/>
        <w:right w:val="none" w:sz="0" w:space="0" w:color="auto"/>
      </w:divBdr>
    </w:div>
    <w:div w:id="412120761">
      <w:bodyDiv w:val="1"/>
      <w:marLeft w:val="0"/>
      <w:marRight w:val="0"/>
      <w:marTop w:val="0"/>
      <w:marBottom w:val="0"/>
      <w:divBdr>
        <w:top w:val="none" w:sz="0" w:space="0" w:color="auto"/>
        <w:left w:val="none" w:sz="0" w:space="0" w:color="auto"/>
        <w:bottom w:val="none" w:sz="0" w:space="0" w:color="auto"/>
        <w:right w:val="none" w:sz="0" w:space="0" w:color="auto"/>
      </w:divBdr>
    </w:div>
    <w:div w:id="412240488">
      <w:bodyDiv w:val="1"/>
      <w:marLeft w:val="0"/>
      <w:marRight w:val="0"/>
      <w:marTop w:val="0"/>
      <w:marBottom w:val="0"/>
      <w:divBdr>
        <w:top w:val="none" w:sz="0" w:space="0" w:color="auto"/>
        <w:left w:val="none" w:sz="0" w:space="0" w:color="auto"/>
        <w:bottom w:val="none" w:sz="0" w:space="0" w:color="auto"/>
        <w:right w:val="none" w:sz="0" w:space="0" w:color="auto"/>
      </w:divBdr>
    </w:div>
    <w:div w:id="412244241">
      <w:bodyDiv w:val="1"/>
      <w:marLeft w:val="0"/>
      <w:marRight w:val="0"/>
      <w:marTop w:val="0"/>
      <w:marBottom w:val="0"/>
      <w:divBdr>
        <w:top w:val="none" w:sz="0" w:space="0" w:color="auto"/>
        <w:left w:val="none" w:sz="0" w:space="0" w:color="auto"/>
        <w:bottom w:val="none" w:sz="0" w:space="0" w:color="auto"/>
        <w:right w:val="none" w:sz="0" w:space="0" w:color="auto"/>
      </w:divBdr>
    </w:div>
    <w:div w:id="412358299">
      <w:bodyDiv w:val="1"/>
      <w:marLeft w:val="0"/>
      <w:marRight w:val="0"/>
      <w:marTop w:val="0"/>
      <w:marBottom w:val="0"/>
      <w:divBdr>
        <w:top w:val="none" w:sz="0" w:space="0" w:color="auto"/>
        <w:left w:val="none" w:sz="0" w:space="0" w:color="auto"/>
        <w:bottom w:val="none" w:sz="0" w:space="0" w:color="auto"/>
        <w:right w:val="none" w:sz="0" w:space="0" w:color="auto"/>
      </w:divBdr>
    </w:div>
    <w:div w:id="412361629">
      <w:bodyDiv w:val="1"/>
      <w:marLeft w:val="0"/>
      <w:marRight w:val="0"/>
      <w:marTop w:val="0"/>
      <w:marBottom w:val="0"/>
      <w:divBdr>
        <w:top w:val="none" w:sz="0" w:space="0" w:color="auto"/>
        <w:left w:val="none" w:sz="0" w:space="0" w:color="auto"/>
        <w:bottom w:val="none" w:sz="0" w:space="0" w:color="auto"/>
        <w:right w:val="none" w:sz="0" w:space="0" w:color="auto"/>
      </w:divBdr>
    </w:div>
    <w:div w:id="412432848">
      <w:bodyDiv w:val="1"/>
      <w:marLeft w:val="0"/>
      <w:marRight w:val="0"/>
      <w:marTop w:val="0"/>
      <w:marBottom w:val="0"/>
      <w:divBdr>
        <w:top w:val="none" w:sz="0" w:space="0" w:color="auto"/>
        <w:left w:val="none" w:sz="0" w:space="0" w:color="auto"/>
        <w:bottom w:val="none" w:sz="0" w:space="0" w:color="auto"/>
        <w:right w:val="none" w:sz="0" w:space="0" w:color="auto"/>
      </w:divBdr>
    </w:div>
    <w:div w:id="412433690">
      <w:bodyDiv w:val="1"/>
      <w:marLeft w:val="0"/>
      <w:marRight w:val="0"/>
      <w:marTop w:val="0"/>
      <w:marBottom w:val="0"/>
      <w:divBdr>
        <w:top w:val="none" w:sz="0" w:space="0" w:color="auto"/>
        <w:left w:val="none" w:sz="0" w:space="0" w:color="auto"/>
        <w:bottom w:val="none" w:sz="0" w:space="0" w:color="auto"/>
        <w:right w:val="none" w:sz="0" w:space="0" w:color="auto"/>
      </w:divBdr>
    </w:div>
    <w:div w:id="412627390">
      <w:bodyDiv w:val="1"/>
      <w:marLeft w:val="0"/>
      <w:marRight w:val="0"/>
      <w:marTop w:val="0"/>
      <w:marBottom w:val="0"/>
      <w:divBdr>
        <w:top w:val="none" w:sz="0" w:space="0" w:color="auto"/>
        <w:left w:val="none" w:sz="0" w:space="0" w:color="auto"/>
        <w:bottom w:val="none" w:sz="0" w:space="0" w:color="auto"/>
        <w:right w:val="none" w:sz="0" w:space="0" w:color="auto"/>
      </w:divBdr>
    </w:div>
    <w:div w:id="412705739">
      <w:bodyDiv w:val="1"/>
      <w:marLeft w:val="0"/>
      <w:marRight w:val="0"/>
      <w:marTop w:val="0"/>
      <w:marBottom w:val="0"/>
      <w:divBdr>
        <w:top w:val="none" w:sz="0" w:space="0" w:color="auto"/>
        <w:left w:val="none" w:sz="0" w:space="0" w:color="auto"/>
        <w:bottom w:val="none" w:sz="0" w:space="0" w:color="auto"/>
        <w:right w:val="none" w:sz="0" w:space="0" w:color="auto"/>
      </w:divBdr>
    </w:div>
    <w:div w:id="412901068">
      <w:bodyDiv w:val="1"/>
      <w:marLeft w:val="0"/>
      <w:marRight w:val="0"/>
      <w:marTop w:val="0"/>
      <w:marBottom w:val="0"/>
      <w:divBdr>
        <w:top w:val="none" w:sz="0" w:space="0" w:color="auto"/>
        <w:left w:val="none" w:sz="0" w:space="0" w:color="auto"/>
        <w:bottom w:val="none" w:sz="0" w:space="0" w:color="auto"/>
        <w:right w:val="none" w:sz="0" w:space="0" w:color="auto"/>
      </w:divBdr>
    </w:div>
    <w:div w:id="413013269">
      <w:bodyDiv w:val="1"/>
      <w:marLeft w:val="0"/>
      <w:marRight w:val="0"/>
      <w:marTop w:val="0"/>
      <w:marBottom w:val="0"/>
      <w:divBdr>
        <w:top w:val="none" w:sz="0" w:space="0" w:color="auto"/>
        <w:left w:val="none" w:sz="0" w:space="0" w:color="auto"/>
        <w:bottom w:val="none" w:sz="0" w:space="0" w:color="auto"/>
        <w:right w:val="none" w:sz="0" w:space="0" w:color="auto"/>
      </w:divBdr>
    </w:div>
    <w:div w:id="413166281">
      <w:bodyDiv w:val="1"/>
      <w:marLeft w:val="0"/>
      <w:marRight w:val="0"/>
      <w:marTop w:val="0"/>
      <w:marBottom w:val="0"/>
      <w:divBdr>
        <w:top w:val="none" w:sz="0" w:space="0" w:color="auto"/>
        <w:left w:val="none" w:sz="0" w:space="0" w:color="auto"/>
        <w:bottom w:val="none" w:sz="0" w:space="0" w:color="auto"/>
        <w:right w:val="none" w:sz="0" w:space="0" w:color="auto"/>
      </w:divBdr>
    </w:div>
    <w:div w:id="413281201">
      <w:bodyDiv w:val="1"/>
      <w:marLeft w:val="0"/>
      <w:marRight w:val="0"/>
      <w:marTop w:val="0"/>
      <w:marBottom w:val="0"/>
      <w:divBdr>
        <w:top w:val="none" w:sz="0" w:space="0" w:color="auto"/>
        <w:left w:val="none" w:sz="0" w:space="0" w:color="auto"/>
        <w:bottom w:val="none" w:sz="0" w:space="0" w:color="auto"/>
        <w:right w:val="none" w:sz="0" w:space="0" w:color="auto"/>
      </w:divBdr>
    </w:div>
    <w:div w:id="413362047">
      <w:bodyDiv w:val="1"/>
      <w:marLeft w:val="0"/>
      <w:marRight w:val="0"/>
      <w:marTop w:val="0"/>
      <w:marBottom w:val="0"/>
      <w:divBdr>
        <w:top w:val="none" w:sz="0" w:space="0" w:color="auto"/>
        <w:left w:val="none" w:sz="0" w:space="0" w:color="auto"/>
        <w:bottom w:val="none" w:sz="0" w:space="0" w:color="auto"/>
        <w:right w:val="none" w:sz="0" w:space="0" w:color="auto"/>
      </w:divBdr>
    </w:div>
    <w:div w:id="413433577">
      <w:bodyDiv w:val="1"/>
      <w:marLeft w:val="0"/>
      <w:marRight w:val="0"/>
      <w:marTop w:val="0"/>
      <w:marBottom w:val="0"/>
      <w:divBdr>
        <w:top w:val="none" w:sz="0" w:space="0" w:color="auto"/>
        <w:left w:val="none" w:sz="0" w:space="0" w:color="auto"/>
        <w:bottom w:val="none" w:sz="0" w:space="0" w:color="auto"/>
        <w:right w:val="none" w:sz="0" w:space="0" w:color="auto"/>
      </w:divBdr>
    </w:div>
    <w:div w:id="413472417">
      <w:bodyDiv w:val="1"/>
      <w:marLeft w:val="0"/>
      <w:marRight w:val="0"/>
      <w:marTop w:val="0"/>
      <w:marBottom w:val="0"/>
      <w:divBdr>
        <w:top w:val="none" w:sz="0" w:space="0" w:color="auto"/>
        <w:left w:val="none" w:sz="0" w:space="0" w:color="auto"/>
        <w:bottom w:val="none" w:sz="0" w:space="0" w:color="auto"/>
        <w:right w:val="none" w:sz="0" w:space="0" w:color="auto"/>
      </w:divBdr>
    </w:div>
    <w:div w:id="413476036">
      <w:bodyDiv w:val="1"/>
      <w:marLeft w:val="0"/>
      <w:marRight w:val="0"/>
      <w:marTop w:val="0"/>
      <w:marBottom w:val="0"/>
      <w:divBdr>
        <w:top w:val="none" w:sz="0" w:space="0" w:color="auto"/>
        <w:left w:val="none" w:sz="0" w:space="0" w:color="auto"/>
        <w:bottom w:val="none" w:sz="0" w:space="0" w:color="auto"/>
        <w:right w:val="none" w:sz="0" w:space="0" w:color="auto"/>
      </w:divBdr>
    </w:div>
    <w:div w:id="413477361">
      <w:bodyDiv w:val="1"/>
      <w:marLeft w:val="0"/>
      <w:marRight w:val="0"/>
      <w:marTop w:val="0"/>
      <w:marBottom w:val="0"/>
      <w:divBdr>
        <w:top w:val="none" w:sz="0" w:space="0" w:color="auto"/>
        <w:left w:val="none" w:sz="0" w:space="0" w:color="auto"/>
        <w:bottom w:val="none" w:sz="0" w:space="0" w:color="auto"/>
        <w:right w:val="none" w:sz="0" w:space="0" w:color="auto"/>
      </w:divBdr>
    </w:div>
    <w:div w:id="413547624">
      <w:bodyDiv w:val="1"/>
      <w:marLeft w:val="0"/>
      <w:marRight w:val="0"/>
      <w:marTop w:val="0"/>
      <w:marBottom w:val="0"/>
      <w:divBdr>
        <w:top w:val="none" w:sz="0" w:space="0" w:color="auto"/>
        <w:left w:val="none" w:sz="0" w:space="0" w:color="auto"/>
        <w:bottom w:val="none" w:sz="0" w:space="0" w:color="auto"/>
        <w:right w:val="none" w:sz="0" w:space="0" w:color="auto"/>
      </w:divBdr>
    </w:div>
    <w:div w:id="413556915">
      <w:bodyDiv w:val="1"/>
      <w:marLeft w:val="0"/>
      <w:marRight w:val="0"/>
      <w:marTop w:val="0"/>
      <w:marBottom w:val="0"/>
      <w:divBdr>
        <w:top w:val="none" w:sz="0" w:space="0" w:color="auto"/>
        <w:left w:val="none" w:sz="0" w:space="0" w:color="auto"/>
        <w:bottom w:val="none" w:sz="0" w:space="0" w:color="auto"/>
        <w:right w:val="none" w:sz="0" w:space="0" w:color="auto"/>
      </w:divBdr>
    </w:div>
    <w:div w:id="413665461">
      <w:bodyDiv w:val="1"/>
      <w:marLeft w:val="0"/>
      <w:marRight w:val="0"/>
      <w:marTop w:val="0"/>
      <w:marBottom w:val="0"/>
      <w:divBdr>
        <w:top w:val="none" w:sz="0" w:space="0" w:color="auto"/>
        <w:left w:val="none" w:sz="0" w:space="0" w:color="auto"/>
        <w:bottom w:val="none" w:sz="0" w:space="0" w:color="auto"/>
        <w:right w:val="none" w:sz="0" w:space="0" w:color="auto"/>
      </w:divBdr>
    </w:div>
    <w:div w:id="413673539">
      <w:bodyDiv w:val="1"/>
      <w:marLeft w:val="0"/>
      <w:marRight w:val="0"/>
      <w:marTop w:val="0"/>
      <w:marBottom w:val="0"/>
      <w:divBdr>
        <w:top w:val="none" w:sz="0" w:space="0" w:color="auto"/>
        <w:left w:val="none" w:sz="0" w:space="0" w:color="auto"/>
        <w:bottom w:val="none" w:sz="0" w:space="0" w:color="auto"/>
        <w:right w:val="none" w:sz="0" w:space="0" w:color="auto"/>
      </w:divBdr>
    </w:div>
    <w:div w:id="413860227">
      <w:bodyDiv w:val="1"/>
      <w:marLeft w:val="0"/>
      <w:marRight w:val="0"/>
      <w:marTop w:val="0"/>
      <w:marBottom w:val="0"/>
      <w:divBdr>
        <w:top w:val="none" w:sz="0" w:space="0" w:color="auto"/>
        <w:left w:val="none" w:sz="0" w:space="0" w:color="auto"/>
        <w:bottom w:val="none" w:sz="0" w:space="0" w:color="auto"/>
        <w:right w:val="none" w:sz="0" w:space="0" w:color="auto"/>
      </w:divBdr>
    </w:div>
    <w:div w:id="413862978">
      <w:bodyDiv w:val="1"/>
      <w:marLeft w:val="0"/>
      <w:marRight w:val="0"/>
      <w:marTop w:val="0"/>
      <w:marBottom w:val="0"/>
      <w:divBdr>
        <w:top w:val="none" w:sz="0" w:space="0" w:color="auto"/>
        <w:left w:val="none" w:sz="0" w:space="0" w:color="auto"/>
        <w:bottom w:val="none" w:sz="0" w:space="0" w:color="auto"/>
        <w:right w:val="none" w:sz="0" w:space="0" w:color="auto"/>
      </w:divBdr>
    </w:div>
    <w:div w:id="413867073">
      <w:bodyDiv w:val="1"/>
      <w:marLeft w:val="0"/>
      <w:marRight w:val="0"/>
      <w:marTop w:val="0"/>
      <w:marBottom w:val="0"/>
      <w:divBdr>
        <w:top w:val="none" w:sz="0" w:space="0" w:color="auto"/>
        <w:left w:val="none" w:sz="0" w:space="0" w:color="auto"/>
        <w:bottom w:val="none" w:sz="0" w:space="0" w:color="auto"/>
        <w:right w:val="none" w:sz="0" w:space="0" w:color="auto"/>
      </w:divBdr>
    </w:div>
    <w:div w:id="414058985">
      <w:bodyDiv w:val="1"/>
      <w:marLeft w:val="0"/>
      <w:marRight w:val="0"/>
      <w:marTop w:val="0"/>
      <w:marBottom w:val="0"/>
      <w:divBdr>
        <w:top w:val="none" w:sz="0" w:space="0" w:color="auto"/>
        <w:left w:val="none" w:sz="0" w:space="0" w:color="auto"/>
        <w:bottom w:val="none" w:sz="0" w:space="0" w:color="auto"/>
        <w:right w:val="none" w:sz="0" w:space="0" w:color="auto"/>
      </w:divBdr>
    </w:div>
    <w:div w:id="414279061">
      <w:bodyDiv w:val="1"/>
      <w:marLeft w:val="0"/>
      <w:marRight w:val="0"/>
      <w:marTop w:val="0"/>
      <w:marBottom w:val="0"/>
      <w:divBdr>
        <w:top w:val="none" w:sz="0" w:space="0" w:color="auto"/>
        <w:left w:val="none" w:sz="0" w:space="0" w:color="auto"/>
        <w:bottom w:val="none" w:sz="0" w:space="0" w:color="auto"/>
        <w:right w:val="none" w:sz="0" w:space="0" w:color="auto"/>
      </w:divBdr>
    </w:div>
    <w:div w:id="414283675">
      <w:bodyDiv w:val="1"/>
      <w:marLeft w:val="0"/>
      <w:marRight w:val="0"/>
      <w:marTop w:val="0"/>
      <w:marBottom w:val="0"/>
      <w:divBdr>
        <w:top w:val="none" w:sz="0" w:space="0" w:color="auto"/>
        <w:left w:val="none" w:sz="0" w:space="0" w:color="auto"/>
        <w:bottom w:val="none" w:sz="0" w:space="0" w:color="auto"/>
        <w:right w:val="none" w:sz="0" w:space="0" w:color="auto"/>
      </w:divBdr>
    </w:div>
    <w:div w:id="414326423">
      <w:bodyDiv w:val="1"/>
      <w:marLeft w:val="0"/>
      <w:marRight w:val="0"/>
      <w:marTop w:val="0"/>
      <w:marBottom w:val="0"/>
      <w:divBdr>
        <w:top w:val="none" w:sz="0" w:space="0" w:color="auto"/>
        <w:left w:val="none" w:sz="0" w:space="0" w:color="auto"/>
        <w:bottom w:val="none" w:sz="0" w:space="0" w:color="auto"/>
        <w:right w:val="none" w:sz="0" w:space="0" w:color="auto"/>
      </w:divBdr>
    </w:div>
    <w:div w:id="414403265">
      <w:bodyDiv w:val="1"/>
      <w:marLeft w:val="0"/>
      <w:marRight w:val="0"/>
      <w:marTop w:val="0"/>
      <w:marBottom w:val="0"/>
      <w:divBdr>
        <w:top w:val="none" w:sz="0" w:space="0" w:color="auto"/>
        <w:left w:val="none" w:sz="0" w:space="0" w:color="auto"/>
        <w:bottom w:val="none" w:sz="0" w:space="0" w:color="auto"/>
        <w:right w:val="none" w:sz="0" w:space="0" w:color="auto"/>
      </w:divBdr>
    </w:div>
    <w:div w:id="414517431">
      <w:bodyDiv w:val="1"/>
      <w:marLeft w:val="0"/>
      <w:marRight w:val="0"/>
      <w:marTop w:val="0"/>
      <w:marBottom w:val="0"/>
      <w:divBdr>
        <w:top w:val="none" w:sz="0" w:space="0" w:color="auto"/>
        <w:left w:val="none" w:sz="0" w:space="0" w:color="auto"/>
        <w:bottom w:val="none" w:sz="0" w:space="0" w:color="auto"/>
        <w:right w:val="none" w:sz="0" w:space="0" w:color="auto"/>
      </w:divBdr>
    </w:div>
    <w:div w:id="414590771">
      <w:bodyDiv w:val="1"/>
      <w:marLeft w:val="0"/>
      <w:marRight w:val="0"/>
      <w:marTop w:val="0"/>
      <w:marBottom w:val="0"/>
      <w:divBdr>
        <w:top w:val="none" w:sz="0" w:space="0" w:color="auto"/>
        <w:left w:val="none" w:sz="0" w:space="0" w:color="auto"/>
        <w:bottom w:val="none" w:sz="0" w:space="0" w:color="auto"/>
        <w:right w:val="none" w:sz="0" w:space="0" w:color="auto"/>
      </w:divBdr>
    </w:div>
    <w:div w:id="414715658">
      <w:bodyDiv w:val="1"/>
      <w:marLeft w:val="0"/>
      <w:marRight w:val="0"/>
      <w:marTop w:val="0"/>
      <w:marBottom w:val="0"/>
      <w:divBdr>
        <w:top w:val="none" w:sz="0" w:space="0" w:color="auto"/>
        <w:left w:val="none" w:sz="0" w:space="0" w:color="auto"/>
        <w:bottom w:val="none" w:sz="0" w:space="0" w:color="auto"/>
        <w:right w:val="none" w:sz="0" w:space="0" w:color="auto"/>
      </w:divBdr>
    </w:div>
    <w:div w:id="414744440">
      <w:bodyDiv w:val="1"/>
      <w:marLeft w:val="0"/>
      <w:marRight w:val="0"/>
      <w:marTop w:val="0"/>
      <w:marBottom w:val="0"/>
      <w:divBdr>
        <w:top w:val="none" w:sz="0" w:space="0" w:color="auto"/>
        <w:left w:val="none" w:sz="0" w:space="0" w:color="auto"/>
        <w:bottom w:val="none" w:sz="0" w:space="0" w:color="auto"/>
        <w:right w:val="none" w:sz="0" w:space="0" w:color="auto"/>
      </w:divBdr>
    </w:div>
    <w:div w:id="414790662">
      <w:bodyDiv w:val="1"/>
      <w:marLeft w:val="0"/>
      <w:marRight w:val="0"/>
      <w:marTop w:val="0"/>
      <w:marBottom w:val="0"/>
      <w:divBdr>
        <w:top w:val="none" w:sz="0" w:space="0" w:color="auto"/>
        <w:left w:val="none" w:sz="0" w:space="0" w:color="auto"/>
        <w:bottom w:val="none" w:sz="0" w:space="0" w:color="auto"/>
        <w:right w:val="none" w:sz="0" w:space="0" w:color="auto"/>
      </w:divBdr>
    </w:div>
    <w:div w:id="415053911">
      <w:bodyDiv w:val="1"/>
      <w:marLeft w:val="0"/>
      <w:marRight w:val="0"/>
      <w:marTop w:val="0"/>
      <w:marBottom w:val="0"/>
      <w:divBdr>
        <w:top w:val="none" w:sz="0" w:space="0" w:color="auto"/>
        <w:left w:val="none" w:sz="0" w:space="0" w:color="auto"/>
        <w:bottom w:val="none" w:sz="0" w:space="0" w:color="auto"/>
        <w:right w:val="none" w:sz="0" w:space="0" w:color="auto"/>
      </w:divBdr>
    </w:div>
    <w:div w:id="415060148">
      <w:bodyDiv w:val="1"/>
      <w:marLeft w:val="0"/>
      <w:marRight w:val="0"/>
      <w:marTop w:val="0"/>
      <w:marBottom w:val="0"/>
      <w:divBdr>
        <w:top w:val="none" w:sz="0" w:space="0" w:color="auto"/>
        <w:left w:val="none" w:sz="0" w:space="0" w:color="auto"/>
        <w:bottom w:val="none" w:sz="0" w:space="0" w:color="auto"/>
        <w:right w:val="none" w:sz="0" w:space="0" w:color="auto"/>
      </w:divBdr>
    </w:div>
    <w:div w:id="415136094">
      <w:bodyDiv w:val="1"/>
      <w:marLeft w:val="0"/>
      <w:marRight w:val="0"/>
      <w:marTop w:val="0"/>
      <w:marBottom w:val="0"/>
      <w:divBdr>
        <w:top w:val="none" w:sz="0" w:space="0" w:color="auto"/>
        <w:left w:val="none" w:sz="0" w:space="0" w:color="auto"/>
        <w:bottom w:val="none" w:sz="0" w:space="0" w:color="auto"/>
        <w:right w:val="none" w:sz="0" w:space="0" w:color="auto"/>
      </w:divBdr>
    </w:div>
    <w:div w:id="415245825">
      <w:bodyDiv w:val="1"/>
      <w:marLeft w:val="0"/>
      <w:marRight w:val="0"/>
      <w:marTop w:val="0"/>
      <w:marBottom w:val="0"/>
      <w:divBdr>
        <w:top w:val="none" w:sz="0" w:space="0" w:color="auto"/>
        <w:left w:val="none" w:sz="0" w:space="0" w:color="auto"/>
        <w:bottom w:val="none" w:sz="0" w:space="0" w:color="auto"/>
        <w:right w:val="none" w:sz="0" w:space="0" w:color="auto"/>
      </w:divBdr>
    </w:div>
    <w:div w:id="415440352">
      <w:bodyDiv w:val="1"/>
      <w:marLeft w:val="0"/>
      <w:marRight w:val="0"/>
      <w:marTop w:val="0"/>
      <w:marBottom w:val="0"/>
      <w:divBdr>
        <w:top w:val="none" w:sz="0" w:space="0" w:color="auto"/>
        <w:left w:val="none" w:sz="0" w:space="0" w:color="auto"/>
        <w:bottom w:val="none" w:sz="0" w:space="0" w:color="auto"/>
        <w:right w:val="none" w:sz="0" w:space="0" w:color="auto"/>
      </w:divBdr>
    </w:div>
    <w:div w:id="415633602">
      <w:bodyDiv w:val="1"/>
      <w:marLeft w:val="0"/>
      <w:marRight w:val="0"/>
      <w:marTop w:val="0"/>
      <w:marBottom w:val="0"/>
      <w:divBdr>
        <w:top w:val="none" w:sz="0" w:space="0" w:color="auto"/>
        <w:left w:val="none" w:sz="0" w:space="0" w:color="auto"/>
        <w:bottom w:val="none" w:sz="0" w:space="0" w:color="auto"/>
        <w:right w:val="none" w:sz="0" w:space="0" w:color="auto"/>
      </w:divBdr>
    </w:div>
    <w:div w:id="415787543">
      <w:bodyDiv w:val="1"/>
      <w:marLeft w:val="0"/>
      <w:marRight w:val="0"/>
      <w:marTop w:val="0"/>
      <w:marBottom w:val="0"/>
      <w:divBdr>
        <w:top w:val="none" w:sz="0" w:space="0" w:color="auto"/>
        <w:left w:val="none" w:sz="0" w:space="0" w:color="auto"/>
        <w:bottom w:val="none" w:sz="0" w:space="0" w:color="auto"/>
        <w:right w:val="none" w:sz="0" w:space="0" w:color="auto"/>
      </w:divBdr>
    </w:div>
    <w:div w:id="416098819">
      <w:bodyDiv w:val="1"/>
      <w:marLeft w:val="0"/>
      <w:marRight w:val="0"/>
      <w:marTop w:val="0"/>
      <w:marBottom w:val="0"/>
      <w:divBdr>
        <w:top w:val="none" w:sz="0" w:space="0" w:color="auto"/>
        <w:left w:val="none" w:sz="0" w:space="0" w:color="auto"/>
        <w:bottom w:val="none" w:sz="0" w:space="0" w:color="auto"/>
        <w:right w:val="none" w:sz="0" w:space="0" w:color="auto"/>
      </w:divBdr>
    </w:div>
    <w:div w:id="416442525">
      <w:bodyDiv w:val="1"/>
      <w:marLeft w:val="0"/>
      <w:marRight w:val="0"/>
      <w:marTop w:val="0"/>
      <w:marBottom w:val="0"/>
      <w:divBdr>
        <w:top w:val="none" w:sz="0" w:space="0" w:color="auto"/>
        <w:left w:val="none" w:sz="0" w:space="0" w:color="auto"/>
        <w:bottom w:val="none" w:sz="0" w:space="0" w:color="auto"/>
        <w:right w:val="none" w:sz="0" w:space="0" w:color="auto"/>
      </w:divBdr>
    </w:div>
    <w:div w:id="416445477">
      <w:bodyDiv w:val="1"/>
      <w:marLeft w:val="0"/>
      <w:marRight w:val="0"/>
      <w:marTop w:val="0"/>
      <w:marBottom w:val="0"/>
      <w:divBdr>
        <w:top w:val="none" w:sz="0" w:space="0" w:color="auto"/>
        <w:left w:val="none" w:sz="0" w:space="0" w:color="auto"/>
        <w:bottom w:val="none" w:sz="0" w:space="0" w:color="auto"/>
        <w:right w:val="none" w:sz="0" w:space="0" w:color="auto"/>
      </w:divBdr>
    </w:div>
    <w:div w:id="416556211">
      <w:bodyDiv w:val="1"/>
      <w:marLeft w:val="0"/>
      <w:marRight w:val="0"/>
      <w:marTop w:val="0"/>
      <w:marBottom w:val="0"/>
      <w:divBdr>
        <w:top w:val="none" w:sz="0" w:space="0" w:color="auto"/>
        <w:left w:val="none" w:sz="0" w:space="0" w:color="auto"/>
        <w:bottom w:val="none" w:sz="0" w:space="0" w:color="auto"/>
        <w:right w:val="none" w:sz="0" w:space="0" w:color="auto"/>
      </w:divBdr>
      <w:divsChild>
        <w:div w:id="30619264">
          <w:marLeft w:val="480"/>
          <w:marRight w:val="0"/>
          <w:marTop w:val="0"/>
          <w:marBottom w:val="0"/>
          <w:divBdr>
            <w:top w:val="none" w:sz="0" w:space="0" w:color="auto"/>
            <w:left w:val="none" w:sz="0" w:space="0" w:color="auto"/>
            <w:bottom w:val="none" w:sz="0" w:space="0" w:color="auto"/>
            <w:right w:val="none" w:sz="0" w:space="0" w:color="auto"/>
          </w:divBdr>
        </w:div>
        <w:div w:id="58671530">
          <w:marLeft w:val="480"/>
          <w:marRight w:val="0"/>
          <w:marTop w:val="0"/>
          <w:marBottom w:val="0"/>
          <w:divBdr>
            <w:top w:val="none" w:sz="0" w:space="0" w:color="auto"/>
            <w:left w:val="none" w:sz="0" w:space="0" w:color="auto"/>
            <w:bottom w:val="none" w:sz="0" w:space="0" w:color="auto"/>
            <w:right w:val="none" w:sz="0" w:space="0" w:color="auto"/>
          </w:divBdr>
        </w:div>
        <w:div w:id="136799950">
          <w:marLeft w:val="480"/>
          <w:marRight w:val="0"/>
          <w:marTop w:val="0"/>
          <w:marBottom w:val="0"/>
          <w:divBdr>
            <w:top w:val="none" w:sz="0" w:space="0" w:color="auto"/>
            <w:left w:val="none" w:sz="0" w:space="0" w:color="auto"/>
            <w:bottom w:val="none" w:sz="0" w:space="0" w:color="auto"/>
            <w:right w:val="none" w:sz="0" w:space="0" w:color="auto"/>
          </w:divBdr>
        </w:div>
        <w:div w:id="174350485">
          <w:marLeft w:val="480"/>
          <w:marRight w:val="0"/>
          <w:marTop w:val="0"/>
          <w:marBottom w:val="0"/>
          <w:divBdr>
            <w:top w:val="none" w:sz="0" w:space="0" w:color="auto"/>
            <w:left w:val="none" w:sz="0" w:space="0" w:color="auto"/>
            <w:bottom w:val="none" w:sz="0" w:space="0" w:color="auto"/>
            <w:right w:val="none" w:sz="0" w:space="0" w:color="auto"/>
          </w:divBdr>
        </w:div>
        <w:div w:id="298921108">
          <w:marLeft w:val="480"/>
          <w:marRight w:val="0"/>
          <w:marTop w:val="0"/>
          <w:marBottom w:val="0"/>
          <w:divBdr>
            <w:top w:val="none" w:sz="0" w:space="0" w:color="auto"/>
            <w:left w:val="none" w:sz="0" w:space="0" w:color="auto"/>
            <w:bottom w:val="none" w:sz="0" w:space="0" w:color="auto"/>
            <w:right w:val="none" w:sz="0" w:space="0" w:color="auto"/>
          </w:divBdr>
        </w:div>
        <w:div w:id="351884975">
          <w:marLeft w:val="480"/>
          <w:marRight w:val="0"/>
          <w:marTop w:val="0"/>
          <w:marBottom w:val="0"/>
          <w:divBdr>
            <w:top w:val="none" w:sz="0" w:space="0" w:color="auto"/>
            <w:left w:val="none" w:sz="0" w:space="0" w:color="auto"/>
            <w:bottom w:val="none" w:sz="0" w:space="0" w:color="auto"/>
            <w:right w:val="none" w:sz="0" w:space="0" w:color="auto"/>
          </w:divBdr>
        </w:div>
        <w:div w:id="403988264">
          <w:marLeft w:val="480"/>
          <w:marRight w:val="0"/>
          <w:marTop w:val="0"/>
          <w:marBottom w:val="0"/>
          <w:divBdr>
            <w:top w:val="none" w:sz="0" w:space="0" w:color="auto"/>
            <w:left w:val="none" w:sz="0" w:space="0" w:color="auto"/>
            <w:bottom w:val="none" w:sz="0" w:space="0" w:color="auto"/>
            <w:right w:val="none" w:sz="0" w:space="0" w:color="auto"/>
          </w:divBdr>
        </w:div>
        <w:div w:id="508372466">
          <w:marLeft w:val="480"/>
          <w:marRight w:val="0"/>
          <w:marTop w:val="0"/>
          <w:marBottom w:val="0"/>
          <w:divBdr>
            <w:top w:val="none" w:sz="0" w:space="0" w:color="auto"/>
            <w:left w:val="none" w:sz="0" w:space="0" w:color="auto"/>
            <w:bottom w:val="none" w:sz="0" w:space="0" w:color="auto"/>
            <w:right w:val="none" w:sz="0" w:space="0" w:color="auto"/>
          </w:divBdr>
        </w:div>
        <w:div w:id="514881073">
          <w:marLeft w:val="480"/>
          <w:marRight w:val="0"/>
          <w:marTop w:val="0"/>
          <w:marBottom w:val="0"/>
          <w:divBdr>
            <w:top w:val="none" w:sz="0" w:space="0" w:color="auto"/>
            <w:left w:val="none" w:sz="0" w:space="0" w:color="auto"/>
            <w:bottom w:val="none" w:sz="0" w:space="0" w:color="auto"/>
            <w:right w:val="none" w:sz="0" w:space="0" w:color="auto"/>
          </w:divBdr>
        </w:div>
        <w:div w:id="540632800">
          <w:marLeft w:val="480"/>
          <w:marRight w:val="0"/>
          <w:marTop w:val="0"/>
          <w:marBottom w:val="0"/>
          <w:divBdr>
            <w:top w:val="none" w:sz="0" w:space="0" w:color="auto"/>
            <w:left w:val="none" w:sz="0" w:space="0" w:color="auto"/>
            <w:bottom w:val="none" w:sz="0" w:space="0" w:color="auto"/>
            <w:right w:val="none" w:sz="0" w:space="0" w:color="auto"/>
          </w:divBdr>
        </w:div>
        <w:div w:id="544953555">
          <w:marLeft w:val="480"/>
          <w:marRight w:val="0"/>
          <w:marTop w:val="0"/>
          <w:marBottom w:val="0"/>
          <w:divBdr>
            <w:top w:val="none" w:sz="0" w:space="0" w:color="auto"/>
            <w:left w:val="none" w:sz="0" w:space="0" w:color="auto"/>
            <w:bottom w:val="none" w:sz="0" w:space="0" w:color="auto"/>
            <w:right w:val="none" w:sz="0" w:space="0" w:color="auto"/>
          </w:divBdr>
        </w:div>
        <w:div w:id="569996330">
          <w:marLeft w:val="480"/>
          <w:marRight w:val="0"/>
          <w:marTop w:val="0"/>
          <w:marBottom w:val="0"/>
          <w:divBdr>
            <w:top w:val="none" w:sz="0" w:space="0" w:color="auto"/>
            <w:left w:val="none" w:sz="0" w:space="0" w:color="auto"/>
            <w:bottom w:val="none" w:sz="0" w:space="0" w:color="auto"/>
            <w:right w:val="none" w:sz="0" w:space="0" w:color="auto"/>
          </w:divBdr>
        </w:div>
        <w:div w:id="580524208">
          <w:marLeft w:val="480"/>
          <w:marRight w:val="0"/>
          <w:marTop w:val="0"/>
          <w:marBottom w:val="0"/>
          <w:divBdr>
            <w:top w:val="none" w:sz="0" w:space="0" w:color="auto"/>
            <w:left w:val="none" w:sz="0" w:space="0" w:color="auto"/>
            <w:bottom w:val="none" w:sz="0" w:space="0" w:color="auto"/>
            <w:right w:val="none" w:sz="0" w:space="0" w:color="auto"/>
          </w:divBdr>
        </w:div>
        <w:div w:id="581598687">
          <w:marLeft w:val="480"/>
          <w:marRight w:val="0"/>
          <w:marTop w:val="0"/>
          <w:marBottom w:val="0"/>
          <w:divBdr>
            <w:top w:val="none" w:sz="0" w:space="0" w:color="auto"/>
            <w:left w:val="none" w:sz="0" w:space="0" w:color="auto"/>
            <w:bottom w:val="none" w:sz="0" w:space="0" w:color="auto"/>
            <w:right w:val="none" w:sz="0" w:space="0" w:color="auto"/>
          </w:divBdr>
        </w:div>
        <w:div w:id="587233491">
          <w:marLeft w:val="480"/>
          <w:marRight w:val="0"/>
          <w:marTop w:val="0"/>
          <w:marBottom w:val="0"/>
          <w:divBdr>
            <w:top w:val="none" w:sz="0" w:space="0" w:color="auto"/>
            <w:left w:val="none" w:sz="0" w:space="0" w:color="auto"/>
            <w:bottom w:val="none" w:sz="0" w:space="0" w:color="auto"/>
            <w:right w:val="none" w:sz="0" w:space="0" w:color="auto"/>
          </w:divBdr>
        </w:div>
        <w:div w:id="628441379">
          <w:marLeft w:val="480"/>
          <w:marRight w:val="0"/>
          <w:marTop w:val="0"/>
          <w:marBottom w:val="0"/>
          <w:divBdr>
            <w:top w:val="none" w:sz="0" w:space="0" w:color="auto"/>
            <w:left w:val="none" w:sz="0" w:space="0" w:color="auto"/>
            <w:bottom w:val="none" w:sz="0" w:space="0" w:color="auto"/>
            <w:right w:val="none" w:sz="0" w:space="0" w:color="auto"/>
          </w:divBdr>
        </w:div>
        <w:div w:id="628586096">
          <w:marLeft w:val="480"/>
          <w:marRight w:val="0"/>
          <w:marTop w:val="0"/>
          <w:marBottom w:val="0"/>
          <w:divBdr>
            <w:top w:val="none" w:sz="0" w:space="0" w:color="auto"/>
            <w:left w:val="none" w:sz="0" w:space="0" w:color="auto"/>
            <w:bottom w:val="none" w:sz="0" w:space="0" w:color="auto"/>
            <w:right w:val="none" w:sz="0" w:space="0" w:color="auto"/>
          </w:divBdr>
        </w:div>
        <w:div w:id="761686493">
          <w:marLeft w:val="480"/>
          <w:marRight w:val="0"/>
          <w:marTop w:val="0"/>
          <w:marBottom w:val="0"/>
          <w:divBdr>
            <w:top w:val="none" w:sz="0" w:space="0" w:color="auto"/>
            <w:left w:val="none" w:sz="0" w:space="0" w:color="auto"/>
            <w:bottom w:val="none" w:sz="0" w:space="0" w:color="auto"/>
            <w:right w:val="none" w:sz="0" w:space="0" w:color="auto"/>
          </w:divBdr>
        </w:div>
        <w:div w:id="809439868">
          <w:marLeft w:val="480"/>
          <w:marRight w:val="0"/>
          <w:marTop w:val="0"/>
          <w:marBottom w:val="0"/>
          <w:divBdr>
            <w:top w:val="none" w:sz="0" w:space="0" w:color="auto"/>
            <w:left w:val="none" w:sz="0" w:space="0" w:color="auto"/>
            <w:bottom w:val="none" w:sz="0" w:space="0" w:color="auto"/>
            <w:right w:val="none" w:sz="0" w:space="0" w:color="auto"/>
          </w:divBdr>
        </w:div>
        <w:div w:id="817914430">
          <w:marLeft w:val="480"/>
          <w:marRight w:val="0"/>
          <w:marTop w:val="0"/>
          <w:marBottom w:val="0"/>
          <w:divBdr>
            <w:top w:val="none" w:sz="0" w:space="0" w:color="auto"/>
            <w:left w:val="none" w:sz="0" w:space="0" w:color="auto"/>
            <w:bottom w:val="none" w:sz="0" w:space="0" w:color="auto"/>
            <w:right w:val="none" w:sz="0" w:space="0" w:color="auto"/>
          </w:divBdr>
        </w:div>
        <w:div w:id="849025094">
          <w:marLeft w:val="480"/>
          <w:marRight w:val="0"/>
          <w:marTop w:val="0"/>
          <w:marBottom w:val="0"/>
          <w:divBdr>
            <w:top w:val="none" w:sz="0" w:space="0" w:color="auto"/>
            <w:left w:val="none" w:sz="0" w:space="0" w:color="auto"/>
            <w:bottom w:val="none" w:sz="0" w:space="0" w:color="auto"/>
            <w:right w:val="none" w:sz="0" w:space="0" w:color="auto"/>
          </w:divBdr>
        </w:div>
        <w:div w:id="854029992">
          <w:marLeft w:val="480"/>
          <w:marRight w:val="0"/>
          <w:marTop w:val="0"/>
          <w:marBottom w:val="0"/>
          <w:divBdr>
            <w:top w:val="none" w:sz="0" w:space="0" w:color="auto"/>
            <w:left w:val="none" w:sz="0" w:space="0" w:color="auto"/>
            <w:bottom w:val="none" w:sz="0" w:space="0" w:color="auto"/>
            <w:right w:val="none" w:sz="0" w:space="0" w:color="auto"/>
          </w:divBdr>
        </w:div>
      </w:divsChild>
    </w:div>
    <w:div w:id="416680887">
      <w:bodyDiv w:val="1"/>
      <w:marLeft w:val="0"/>
      <w:marRight w:val="0"/>
      <w:marTop w:val="0"/>
      <w:marBottom w:val="0"/>
      <w:divBdr>
        <w:top w:val="none" w:sz="0" w:space="0" w:color="auto"/>
        <w:left w:val="none" w:sz="0" w:space="0" w:color="auto"/>
        <w:bottom w:val="none" w:sz="0" w:space="0" w:color="auto"/>
        <w:right w:val="none" w:sz="0" w:space="0" w:color="auto"/>
      </w:divBdr>
    </w:div>
    <w:div w:id="416754261">
      <w:bodyDiv w:val="1"/>
      <w:marLeft w:val="0"/>
      <w:marRight w:val="0"/>
      <w:marTop w:val="0"/>
      <w:marBottom w:val="0"/>
      <w:divBdr>
        <w:top w:val="none" w:sz="0" w:space="0" w:color="auto"/>
        <w:left w:val="none" w:sz="0" w:space="0" w:color="auto"/>
        <w:bottom w:val="none" w:sz="0" w:space="0" w:color="auto"/>
        <w:right w:val="none" w:sz="0" w:space="0" w:color="auto"/>
      </w:divBdr>
    </w:div>
    <w:div w:id="416948425">
      <w:bodyDiv w:val="1"/>
      <w:marLeft w:val="0"/>
      <w:marRight w:val="0"/>
      <w:marTop w:val="0"/>
      <w:marBottom w:val="0"/>
      <w:divBdr>
        <w:top w:val="none" w:sz="0" w:space="0" w:color="auto"/>
        <w:left w:val="none" w:sz="0" w:space="0" w:color="auto"/>
        <w:bottom w:val="none" w:sz="0" w:space="0" w:color="auto"/>
        <w:right w:val="none" w:sz="0" w:space="0" w:color="auto"/>
      </w:divBdr>
    </w:div>
    <w:div w:id="417093683">
      <w:bodyDiv w:val="1"/>
      <w:marLeft w:val="0"/>
      <w:marRight w:val="0"/>
      <w:marTop w:val="0"/>
      <w:marBottom w:val="0"/>
      <w:divBdr>
        <w:top w:val="none" w:sz="0" w:space="0" w:color="auto"/>
        <w:left w:val="none" w:sz="0" w:space="0" w:color="auto"/>
        <w:bottom w:val="none" w:sz="0" w:space="0" w:color="auto"/>
        <w:right w:val="none" w:sz="0" w:space="0" w:color="auto"/>
      </w:divBdr>
    </w:div>
    <w:div w:id="417098309">
      <w:bodyDiv w:val="1"/>
      <w:marLeft w:val="0"/>
      <w:marRight w:val="0"/>
      <w:marTop w:val="0"/>
      <w:marBottom w:val="0"/>
      <w:divBdr>
        <w:top w:val="none" w:sz="0" w:space="0" w:color="auto"/>
        <w:left w:val="none" w:sz="0" w:space="0" w:color="auto"/>
        <w:bottom w:val="none" w:sz="0" w:space="0" w:color="auto"/>
        <w:right w:val="none" w:sz="0" w:space="0" w:color="auto"/>
      </w:divBdr>
    </w:div>
    <w:div w:id="417169288">
      <w:bodyDiv w:val="1"/>
      <w:marLeft w:val="0"/>
      <w:marRight w:val="0"/>
      <w:marTop w:val="0"/>
      <w:marBottom w:val="0"/>
      <w:divBdr>
        <w:top w:val="none" w:sz="0" w:space="0" w:color="auto"/>
        <w:left w:val="none" w:sz="0" w:space="0" w:color="auto"/>
        <w:bottom w:val="none" w:sz="0" w:space="0" w:color="auto"/>
        <w:right w:val="none" w:sz="0" w:space="0" w:color="auto"/>
      </w:divBdr>
    </w:div>
    <w:div w:id="417293574">
      <w:bodyDiv w:val="1"/>
      <w:marLeft w:val="0"/>
      <w:marRight w:val="0"/>
      <w:marTop w:val="0"/>
      <w:marBottom w:val="0"/>
      <w:divBdr>
        <w:top w:val="none" w:sz="0" w:space="0" w:color="auto"/>
        <w:left w:val="none" w:sz="0" w:space="0" w:color="auto"/>
        <w:bottom w:val="none" w:sz="0" w:space="0" w:color="auto"/>
        <w:right w:val="none" w:sz="0" w:space="0" w:color="auto"/>
      </w:divBdr>
      <w:divsChild>
        <w:div w:id="6685706">
          <w:marLeft w:val="480"/>
          <w:marRight w:val="0"/>
          <w:marTop w:val="0"/>
          <w:marBottom w:val="0"/>
          <w:divBdr>
            <w:top w:val="none" w:sz="0" w:space="0" w:color="auto"/>
            <w:left w:val="none" w:sz="0" w:space="0" w:color="auto"/>
            <w:bottom w:val="none" w:sz="0" w:space="0" w:color="auto"/>
            <w:right w:val="none" w:sz="0" w:space="0" w:color="auto"/>
          </w:divBdr>
        </w:div>
        <w:div w:id="118569336">
          <w:marLeft w:val="480"/>
          <w:marRight w:val="0"/>
          <w:marTop w:val="0"/>
          <w:marBottom w:val="0"/>
          <w:divBdr>
            <w:top w:val="none" w:sz="0" w:space="0" w:color="auto"/>
            <w:left w:val="none" w:sz="0" w:space="0" w:color="auto"/>
            <w:bottom w:val="none" w:sz="0" w:space="0" w:color="auto"/>
            <w:right w:val="none" w:sz="0" w:space="0" w:color="auto"/>
          </w:divBdr>
        </w:div>
        <w:div w:id="143327274">
          <w:marLeft w:val="480"/>
          <w:marRight w:val="0"/>
          <w:marTop w:val="0"/>
          <w:marBottom w:val="0"/>
          <w:divBdr>
            <w:top w:val="none" w:sz="0" w:space="0" w:color="auto"/>
            <w:left w:val="none" w:sz="0" w:space="0" w:color="auto"/>
            <w:bottom w:val="none" w:sz="0" w:space="0" w:color="auto"/>
            <w:right w:val="none" w:sz="0" w:space="0" w:color="auto"/>
          </w:divBdr>
        </w:div>
        <w:div w:id="161971340">
          <w:marLeft w:val="480"/>
          <w:marRight w:val="0"/>
          <w:marTop w:val="0"/>
          <w:marBottom w:val="0"/>
          <w:divBdr>
            <w:top w:val="none" w:sz="0" w:space="0" w:color="auto"/>
            <w:left w:val="none" w:sz="0" w:space="0" w:color="auto"/>
            <w:bottom w:val="none" w:sz="0" w:space="0" w:color="auto"/>
            <w:right w:val="none" w:sz="0" w:space="0" w:color="auto"/>
          </w:divBdr>
        </w:div>
        <w:div w:id="185606732">
          <w:marLeft w:val="480"/>
          <w:marRight w:val="0"/>
          <w:marTop w:val="0"/>
          <w:marBottom w:val="0"/>
          <w:divBdr>
            <w:top w:val="none" w:sz="0" w:space="0" w:color="auto"/>
            <w:left w:val="none" w:sz="0" w:space="0" w:color="auto"/>
            <w:bottom w:val="none" w:sz="0" w:space="0" w:color="auto"/>
            <w:right w:val="none" w:sz="0" w:space="0" w:color="auto"/>
          </w:divBdr>
        </w:div>
        <w:div w:id="192184276">
          <w:marLeft w:val="480"/>
          <w:marRight w:val="0"/>
          <w:marTop w:val="0"/>
          <w:marBottom w:val="0"/>
          <w:divBdr>
            <w:top w:val="none" w:sz="0" w:space="0" w:color="auto"/>
            <w:left w:val="none" w:sz="0" w:space="0" w:color="auto"/>
            <w:bottom w:val="none" w:sz="0" w:space="0" w:color="auto"/>
            <w:right w:val="none" w:sz="0" w:space="0" w:color="auto"/>
          </w:divBdr>
        </w:div>
        <w:div w:id="321783547">
          <w:marLeft w:val="480"/>
          <w:marRight w:val="0"/>
          <w:marTop w:val="0"/>
          <w:marBottom w:val="0"/>
          <w:divBdr>
            <w:top w:val="none" w:sz="0" w:space="0" w:color="auto"/>
            <w:left w:val="none" w:sz="0" w:space="0" w:color="auto"/>
            <w:bottom w:val="none" w:sz="0" w:space="0" w:color="auto"/>
            <w:right w:val="none" w:sz="0" w:space="0" w:color="auto"/>
          </w:divBdr>
        </w:div>
        <w:div w:id="490105216">
          <w:marLeft w:val="480"/>
          <w:marRight w:val="0"/>
          <w:marTop w:val="0"/>
          <w:marBottom w:val="0"/>
          <w:divBdr>
            <w:top w:val="none" w:sz="0" w:space="0" w:color="auto"/>
            <w:left w:val="none" w:sz="0" w:space="0" w:color="auto"/>
            <w:bottom w:val="none" w:sz="0" w:space="0" w:color="auto"/>
            <w:right w:val="none" w:sz="0" w:space="0" w:color="auto"/>
          </w:divBdr>
        </w:div>
        <w:div w:id="599140532">
          <w:marLeft w:val="480"/>
          <w:marRight w:val="0"/>
          <w:marTop w:val="0"/>
          <w:marBottom w:val="0"/>
          <w:divBdr>
            <w:top w:val="none" w:sz="0" w:space="0" w:color="auto"/>
            <w:left w:val="none" w:sz="0" w:space="0" w:color="auto"/>
            <w:bottom w:val="none" w:sz="0" w:space="0" w:color="auto"/>
            <w:right w:val="none" w:sz="0" w:space="0" w:color="auto"/>
          </w:divBdr>
        </w:div>
        <w:div w:id="611596805">
          <w:marLeft w:val="480"/>
          <w:marRight w:val="0"/>
          <w:marTop w:val="0"/>
          <w:marBottom w:val="0"/>
          <w:divBdr>
            <w:top w:val="none" w:sz="0" w:space="0" w:color="auto"/>
            <w:left w:val="none" w:sz="0" w:space="0" w:color="auto"/>
            <w:bottom w:val="none" w:sz="0" w:space="0" w:color="auto"/>
            <w:right w:val="none" w:sz="0" w:space="0" w:color="auto"/>
          </w:divBdr>
        </w:div>
        <w:div w:id="662899367">
          <w:marLeft w:val="480"/>
          <w:marRight w:val="0"/>
          <w:marTop w:val="0"/>
          <w:marBottom w:val="0"/>
          <w:divBdr>
            <w:top w:val="none" w:sz="0" w:space="0" w:color="auto"/>
            <w:left w:val="none" w:sz="0" w:space="0" w:color="auto"/>
            <w:bottom w:val="none" w:sz="0" w:space="0" w:color="auto"/>
            <w:right w:val="none" w:sz="0" w:space="0" w:color="auto"/>
          </w:divBdr>
        </w:div>
        <w:div w:id="688871069">
          <w:marLeft w:val="480"/>
          <w:marRight w:val="0"/>
          <w:marTop w:val="0"/>
          <w:marBottom w:val="0"/>
          <w:divBdr>
            <w:top w:val="none" w:sz="0" w:space="0" w:color="auto"/>
            <w:left w:val="none" w:sz="0" w:space="0" w:color="auto"/>
            <w:bottom w:val="none" w:sz="0" w:space="0" w:color="auto"/>
            <w:right w:val="none" w:sz="0" w:space="0" w:color="auto"/>
          </w:divBdr>
        </w:div>
        <w:div w:id="720639099">
          <w:marLeft w:val="480"/>
          <w:marRight w:val="0"/>
          <w:marTop w:val="0"/>
          <w:marBottom w:val="0"/>
          <w:divBdr>
            <w:top w:val="none" w:sz="0" w:space="0" w:color="auto"/>
            <w:left w:val="none" w:sz="0" w:space="0" w:color="auto"/>
            <w:bottom w:val="none" w:sz="0" w:space="0" w:color="auto"/>
            <w:right w:val="none" w:sz="0" w:space="0" w:color="auto"/>
          </w:divBdr>
        </w:div>
        <w:div w:id="820389661">
          <w:marLeft w:val="480"/>
          <w:marRight w:val="0"/>
          <w:marTop w:val="0"/>
          <w:marBottom w:val="0"/>
          <w:divBdr>
            <w:top w:val="none" w:sz="0" w:space="0" w:color="auto"/>
            <w:left w:val="none" w:sz="0" w:space="0" w:color="auto"/>
            <w:bottom w:val="none" w:sz="0" w:space="0" w:color="auto"/>
            <w:right w:val="none" w:sz="0" w:space="0" w:color="auto"/>
          </w:divBdr>
        </w:div>
        <w:div w:id="866454605">
          <w:marLeft w:val="480"/>
          <w:marRight w:val="0"/>
          <w:marTop w:val="0"/>
          <w:marBottom w:val="0"/>
          <w:divBdr>
            <w:top w:val="none" w:sz="0" w:space="0" w:color="auto"/>
            <w:left w:val="none" w:sz="0" w:space="0" w:color="auto"/>
            <w:bottom w:val="none" w:sz="0" w:space="0" w:color="auto"/>
            <w:right w:val="none" w:sz="0" w:space="0" w:color="auto"/>
          </w:divBdr>
        </w:div>
        <w:div w:id="875779461">
          <w:marLeft w:val="480"/>
          <w:marRight w:val="0"/>
          <w:marTop w:val="0"/>
          <w:marBottom w:val="0"/>
          <w:divBdr>
            <w:top w:val="none" w:sz="0" w:space="0" w:color="auto"/>
            <w:left w:val="none" w:sz="0" w:space="0" w:color="auto"/>
            <w:bottom w:val="none" w:sz="0" w:space="0" w:color="auto"/>
            <w:right w:val="none" w:sz="0" w:space="0" w:color="auto"/>
          </w:divBdr>
        </w:div>
        <w:div w:id="885677769">
          <w:marLeft w:val="480"/>
          <w:marRight w:val="0"/>
          <w:marTop w:val="0"/>
          <w:marBottom w:val="0"/>
          <w:divBdr>
            <w:top w:val="none" w:sz="0" w:space="0" w:color="auto"/>
            <w:left w:val="none" w:sz="0" w:space="0" w:color="auto"/>
            <w:bottom w:val="none" w:sz="0" w:space="0" w:color="auto"/>
            <w:right w:val="none" w:sz="0" w:space="0" w:color="auto"/>
          </w:divBdr>
        </w:div>
      </w:divsChild>
    </w:div>
    <w:div w:id="417366006">
      <w:bodyDiv w:val="1"/>
      <w:marLeft w:val="0"/>
      <w:marRight w:val="0"/>
      <w:marTop w:val="0"/>
      <w:marBottom w:val="0"/>
      <w:divBdr>
        <w:top w:val="none" w:sz="0" w:space="0" w:color="auto"/>
        <w:left w:val="none" w:sz="0" w:space="0" w:color="auto"/>
        <w:bottom w:val="none" w:sz="0" w:space="0" w:color="auto"/>
        <w:right w:val="none" w:sz="0" w:space="0" w:color="auto"/>
      </w:divBdr>
    </w:div>
    <w:div w:id="417484962">
      <w:bodyDiv w:val="1"/>
      <w:marLeft w:val="0"/>
      <w:marRight w:val="0"/>
      <w:marTop w:val="0"/>
      <w:marBottom w:val="0"/>
      <w:divBdr>
        <w:top w:val="none" w:sz="0" w:space="0" w:color="auto"/>
        <w:left w:val="none" w:sz="0" w:space="0" w:color="auto"/>
        <w:bottom w:val="none" w:sz="0" w:space="0" w:color="auto"/>
        <w:right w:val="none" w:sz="0" w:space="0" w:color="auto"/>
      </w:divBdr>
    </w:div>
    <w:div w:id="417531177">
      <w:bodyDiv w:val="1"/>
      <w:marLeft w:val="0"/>
      <w:marRight w:val="0"/>
      <w:marTop w:val="0"/>
      <w:marBottom w:val="0"/>
      <w:divBdr>
        <w:top w:val="none" w:sz="0" w:space="0" w:color="auto"/>
        <w:left w:val="none" w:sz="0" w:space="0" w:color="auto"/>
        <w:bottom w:val="none" w:sz="0" w:space="0" w:color="auto"/>
        <w:right w:val="none" w:sz="0" w:space="0" w:color="auto"/>
      </w:divBdr>
      <w:divsChild>
        <w:div w:id="28189282">
          <w:marLeft w:val="480"/>
          <w:marRight w:val="0"/>
          <w:marTop w:val="0"/>
          <w:marBottom w:val="0"/>
          <w:divBdr>
            <w:top w:val="none" w:sz="0" w:space="0" w:color="auto"/>
            <w:left w:val="none" w:sz="0" w:space="0" w:color="auto"/>
            <w:bottom w:val="none" w:sz="0" w:space="0" w:color="auto"/>
            <w:right w:val="none" w:sz="0" w:space="0" w:color="auto"/>
          </w:divBdr>
        </w:div>
        <w:div w:id="49618908">
          <w:marLeft w:val="480"/>
          <w:marRight w:val="0"/>
          <w:marTop w:val="0"/>
          <w:marBottom w:val="0"/>
          <w:divBdr>
            <w:top w:val="none" w:sz="0" w:space="0" w:color="auto"/>
            <w:left w:val="none" w:sz="0" w:space="0" w:color="auto"/>
            <w:bottom w:val="none" w:sz="0" w:space="0" w:color="auto"/>
            <w:right w:val="none" w:sz="0" w:space="0" w:color="auto"/>
          </w:divBdr>
        </w:div>
        <w:div w:id="84304494">
          <w:marLeft w:val="480"/>
          <w:marRight w:val="0"/>
          <w:marTop w:val="0"/>
          <w:marBottom w:val="0"/>
          <w:divBdr>
            <w:top w:val="none" w:sz="0" w:space="0" w:color="auto"/>
            <w:left w:val="none" w:sz="0" w:space="0" w:color="auto"/>
            <w:bottom w:val="none" w:sz="0" w:space="0" w:color="auto"/>
            <w:right w:val="none" w:sz="0" w:space="0" w:color="auto"/>
          </w:divBdr>
        </w:div>
        <w:div w:id="133063751">
          <w:marLeft w:val="480"/>
          <w:marRight w:val="0"/>
          <w:marTop w:val="0"/>
          <w:marBottom w:val="0"/>
          <w:divBdr>
            <w:top w:val="none" w:sz="0" w:space="0" w:color="auto"/>
            <w:left w:val="none" w:sz="0" w:space="0" w:color="auto"/>
            <w:bottom w:val="none" w:sz="0" w:space="0" w:color="auto"/>
            <w:right w:val="none" w:sz="0" w:space="0" w:color="auto"/>
          </w:divBdr>
        </w:div>
        <w:div w:id="137185933">
          <w:marLeft w:val="480"/>
          <w:marRight w:val="0"/>
          <w:marTop w:val="0"/>
          <w:marBottom w:val="0"/>
          <w:divBdr>
            <w:top w:val="none" w:sz="0" w:space="0" w:color="auto"/>
            <w:left w:val="none" w:sz="0" w:space="0" w:color="auto"/>
            <w:bottom w:val="none" w:sz="0" w:space="0" w:color="auto"/>
            <w:right w:val="none" w:sz="0" w:space="0" w:color="auto"/>
          </w:divBdr>
        </w:div>
        <w:div w:id="142285217">
          <w:marLeft w:val="480"/>
          <w:marRight w:val="0"/>
          <w:marTop w:val="0"/>
          <w:marBottom w:val="0"/>
          <w:divBdr>
            <w:top w:val="none" w:sz="0" w:space="0" w:color="auto"/>
            <w:left w:val="none" w:sz="0" w:space="0" w:color="auto"/>
            <w:bottom w:val="none" w:sz="0" w:space="0" w:color="auto"/>
            <w:right w:val="none" w:sz="0" w:space="0" w:color="auto"/>
          </w:divBdr>
        </w:div>
        <w:div w:id="169949922">
          <w:marLeft w:val="480"/>
          <w:marRight w:val="0"/>
          <w:marTop w:val="0"/>
          <w:marBottom w:val="0"/>
          <w:divBdr>
            <w:top w:val="none" w:sz="0" w:space="0" w:color="auto"/>
            <w:left w:val="none" w:sz="0" w:space="0" w:color="auto"/>
            <w:bottom w:val="none" w:sz="0" w:space="0" w:color="auto"/>
            <w:right w:val="none" w:sz="0" w:space="0" w:color="auto"/>
          </w:divBdr>
        </w:div>
        <w:div w:id="173879443">
          <w:marLeft w:val="480"/>
          <w:marRight w:val="0"/>
          <w:marTop w:val="0"/>
          <w:marBottom w:val="0"/>
          <w:divBdr>
            <w:top w:val="none" w:sz="0" w:space="0" w:color="auto"/>
            <w:left w:val="none" w:sz="0" w:space="0" w:color="auto"/>
            <w:bottom w:val="none" w:sz="0" w:space="0" w:color="auto"/>
            <w:right w:val="none" w:sz="0" w:space="0" w:color="auto"/>
          </w:divBdr>
        </w:div>
        <w:div w:id="183642673">
          <w:marLeft w:val="480"/>
          <w:marRight w:val="0"/>
          <w:marTop w:val="0"/>
          <w:marBottom w:val="0"/>
          <w:divBdr>
            <w:top w:val="none" w:sz="0" w:space="0" w:color="auto"/>
            <w:left w:val="none" w:sz="0" w:space="0" w:color="auto"/>
            <w:bottom w:val="none" w:sz="0" w:space="0" w:color="auto"/>
            <w:right w:val="none" w:sz="0" w:space="0" w:color="auto"/>
          </w:divBdr>
        </w:div>
        <w:div w:id="226110100">
          <w:marLeft w:val="480"/>
          <w:marRight w:val="0"/>
          <w:marTop w:val="0"/>
          <w:marBottom w:val="0"/>
          <w:divBdr>
            <w:top w:val="none" w:sz="0" w:space="0" w:color="auto"/>
            <w:left w:val="none" w:sz="0" w:space="0" w:color="auto"/>
            <w:bottom w:val="none" w:sz="0" w:space="0" w:color="auto"/>
            <w:right w:val="none" w:sz="0" w:space="0" w:color="auto"/>
          </w:divBdr>
        </w:div>
        <w:div w:id="250821653">
          <w:marLeft w:val="480"/>
          <w:marRight w:val="0"/>
          <w:marTop w:val="0"/>
          <w:marBottom w:val="0"/>
          <w:divBdr>
            <w:top w:val="none" w:sz="0" w:space="0" w:color="auto"/>
            <w:left w:val="none" w:sz="0" w:space="0" w:color="auto"/>
            <w:bottom w:val="none" w:sz="0" w:space="0" w:color="auto"/>
            <w:right w:val="none" w:sz="0" w:space="0" w:color="auto"/>
          </w:divBdr>
        </w:div>
        <w:div w:id="277374834">
          <w:marLeft w:val="480"/>
          <w:marRight w:val="0"/>
          <w:marTop w:val="0"/>
          <w:marBottom w:val="0"/>
          <w:divBdr>
            <w:top w:val="none" w:sz="0" w:space="0" w:color="auto"/>
            <w:left w:val="none" w:sz="0" w:space="0" w:color="auto"/>
            <w:bottom w:val="none" w:sz="0" w:space="0" w:color="auto"/>
            <w:right w:val="none" w:sz="0" w:space="0" w:color="auto"/>
          </w:divBdr>
        </w:div>
        <w:div w:id="277686733">
          <w:marLeft w:val="480"/>
          <w:marRight w:val="0"/>
          <w:marTop w:val="0"/>
          <w:marBottom w:val="0"/>
          <w:divBdr>
            <w:top w:val="none" w:sz="0" w:space="0" w:color="auto"/>
            <w:left w:val="none" w:sz="0" w:space="0" w:color="auto"/>
            <w:bottom w:val="none" w:sz="0" w:space="0" w:color="auto"/>
            <w:right w:val="none" w:sz="0" w:space="0" w:color="auto"/>
          </w:divBdr>
        </w:div>
        <w:div w:id="303433978">
          <w:marLeft w:val="480"/>
          <w:marRight w:val="0"/>
          <w:marTop w:val="0"/>
          <w:marBottom w:val="0"/>
          <w:divBdr>
            <w:top w:val="none" w:sz="0" w:space="0" w:color="auto"/>
            <w:left w:val="none" w:sz="0" w:space="0" w:color="auto"/>
            <w:bottom w:val="none" w:sz="0" w:space="0" w:color="auto"/>
            <w:right w:val="none" w:sz="0" w:space="0" w:color="auto"/>
          </w:divBdr>
        </w:div>
        <w:div w:id="303628646">
          <w:marLeft w:val="480"/>
          <w:marRight w:val="0"/>
          <w:marTop w:val="0"/>
          <w:marBottom w:val="0"/>
          <w:divBdr>
            <w:top w:val="none" w:sz="0" w:space="0" w:color="auto"/>
            <w:left w:val="none" w:sz="0" w:space="0" w:color="auto"/>
            <w:bottom w:val="none" w:sz="0" w:space="0" w:color="auto"/>
            <w:right w:val="none" w:sz="0" w:space="0" w:color="auto"/>
          </w:divBdr>
        </w:div>
        <w:div w:id="335497217">
          <w:marLeft w:val="480"/>
          <w:marRight w:val="0"/>
          <w:marTop w:val="0"/>
          <w:marBottom w:val="0"/>
          <w:divBdr>
            <w:top w:val="none" w:sz="0" w:space="0" w:color="auto"/>
            <w:left w:val="none" w:sz="0" w:space="0" w:color="auto"/>
            <w:bottom w:val="none" w:sz="0" w:space="0" w:color="auto"/>
            <w:right w:val="none" w:sz="0" w:space="0" w:color="auto"/>
          </w:divBdr>
        </w:div>
        <w:div w:id="365061176">
          <w:marLeft w:val="480"/>
          <w:marRight w:val="0"/>
          <w:marTop w:val="0"/>
          <w:marBottom w:val="0"/>
          <w:divBdr>
            <w:top w:val="none" w:sz="0" w:space="0" w:color="auto"/>
            <w:left w:val="none" w:sz="0" w:space="0" w:color="auto"/>
            <w:bottom w:val="none" w:sz="0" w:space="0" w:color="auto"/>
            <w:right w:val="none" w:sz="0" w:space="0" w:color="auto"/>
          </w:divBdr>
        </w:div>
        <w:div w:id="427121868">
          <w:marLeft w:val="480"/>
          <w:marRight w:val="0"/>
          <w:marTop w:val="0"/>
          <w:marBottom w:val="0"/>
          <w:divBdr>
            <w:top w:val="none" w:sz="0" w:space="0" w:color="auto"/>
            <w:left w:val="none" w:sz="0" w:space="0" w:color="auto"/>
            <w:bottom w:val="none" w:sz="0" w:space="0" w:color="auto"/>
            <w:right w:val="none" w:sz="0" w:space="0" w:color="auto"/>
          </w:divBdr>
        </w:div>
        <w:div w:id="484395889">
          <w:marLeft w:val="480"/>
          <w:marRight w:val="0"/>
          <w:marTop w:val="0"/>
          <w:marBottom w:val="0"/>
          <w:divBdr>
            <w:top w:val="none" w:sz="0" w:space="0" w:color="auto"/>
            <w:left w:val="none" w:sz="0" w:space="0" w:color="auto"/>
            <w:bottom w:val="none" w:sz="0" w:space="0" w:color="auto"/>
            <w:right w:val="none" w:sz="0" w:space="0" w:color="auto"/>
          </w:divBdr>
        </w:div>
        <w:div w:id="486558486">
          <w:marLeft w:val="480"/>
          <w:marRight w:val="0"/>
          <w:marTop w:val="0"/>
          <w:marBottom w:val="0"/>
          <w:divBdr>
            <w:top w:val="none" w:sz="0" w:space="0" w:color="auto"/>
            <w:left w:val="none" w:sz="0" w:space="0" w:color="auto"/>
            <w:bottom w:val="none" w:sz="0" w:space="0" w:color="auto"/>
            <w:right w:val="none" w:sz="0" w:space="0" w:color="auto"/>
          </w:divBdr>
        </w:div>
        <w:div w:id="511795080">
          <w:marLeft w:val="480"/>
          <w:marRight w:val="0"/>
          <w:marTop w:val="0"/>
          <w:marBottom w:val="0"/>
          <w:divBdr>
            <w:top w:val="none" w:sz="0" w:space="0" w:color="auto"/>
            <w:left w:val="none" w:sz="0" w:space="0" w:color="auto"/>
            <w:bottom w:val="none" w:sz="0" w:space="0" w:color="auto"/>
            <w:right w:val="none" w:sz="0" w:space="0" w:color="auto"/>
          </w:divBdr>
        </w:div>
        <w:div w:id="536283668">
          <w:marLeft w:val="480"/>
          <w:marRight w:val="0"/>
          <w:marTop w:val="0"/>
          <w:marBottom w:val="0"/>
          <w:divBdr>
            <w:top w:val="none" w:sz="0" w:space="0" w:color="auto"/>
            <w:left w:val="none" w:sz="0" w:space="0" w:color="auto"/>
            <w:bottom w:val="none" w:sz="0" w:space="0" w:color="auto"/>
            <w:right w:val="none" w:sz="0" w:space="0" w:color="auto"/>
          </w:divBdr>
        </w:div>
        <w:div w:id="569118114">
          <w:marLeft w:val="480"/>
          <w:marRight w:val="0"/>
          <w:marTop w:val="0"/>
          <w:marBottom w:val="0"/>
          <w:divBdr>
            <w:top w:val="none" w:sz="0" w:space="0" w:color="auto"/>
            <w:left w:val="none" w:sz="0" w:space="0" w:color="auto"/>
            <w:bottom w:val="none" w:sz="0" w:space="0" w:color="auto"/>
            <w:right w:val="none" w:sz="0" w:space="0" w:color="auto"/>
          </w:divBdr>
        </w:div>
        <w:div w:id="573316009">
          <w:marLeft w:val="480"/>
          <w:marRight w:val="0"/>
          <w:marTop w:val="0"/>
          <w:marBottom w:val="0"/>
          <w:divBdr>
            <w:top w:val="none" w:sz="0" w:space="0" w:color="auto"/>
            <w:left w:val="none" w:sz="0" w:space="0" w:color="auto"/>
            <w:bottom w:val="none" w:sz="0" w:space="0" w:color="auto"/>
            <w:right w:val="none" w:sz="0" w:space="0" w:color="auto"/>
          </w:divBdr>
        </w:div>
        <w:div w:id="604581141">
          <w:marLeft w:val="480"/>
          <w:marRight w:val="0"/>
          <w:marTop w:val="0"/>
          <w:marBottom w:val="0"/>
          <w:divBdr>
            <w:top w:val="none" w:sz="0" w:space="0" w:color="auto"/>
            <w:left w:val="none" w:sz="0" w:space="0" w:color="auto"/>
            <w:bottom w:val="none" w:sz="0" w:space="0" w:color="auto"/>
            <w:right w:val="none" w:sz="0" w:space="0" w:color="auto"/>
          </w:divBdr>
        </w:div>
        <w:div w:id="627509641">
          <w:marLeft w:val="480"/>
          <w:marRight w:val="0"/>
          <w:marTop w:val="0"/>
          <w:marBottom w:val="0"/>
          <w:divBdr>
            <w:top w:val="none" w:sz="0" w:space="0" w:color="auto"/>
            <w:left w:val="none" w:sz="0" w:space="0" w:color="auto"/>
            <w:bottom w:val="none" w:sz="0" w:space="0" w:color="auto"/>
            <w:right w:val="none" w:sz="0" w:space="0" w:color="auto"/>
          </w:divBdr>
        </w:div>
        <w:div w:id="677662172">
          <w:marLeft w:val="480"/>
          <w:marRight w:val="0"/>
          <w:marTop w:val="0"/>
          <w:marBottom w:val="0"/>
          <w:divBdr>
            <w:top w:val="none" w:sz="0" w:space="0" w:color="auto"/>
            <w:left w:val="none" w:sz="0" w:space="0" w:color="auto"/>
            <w:bottom w:val="none" w:sz="0" w:space="0" w:color="auto"/>
            <w:right w:val="none" w:sz="0" w:space="0" w:color="auto"/>
          </w:divBdr>
        </w:div>
        <w:div w:id="770198367">
          <w:marLeft w:val="480"/>
          <w:marRight w:val="0"/>
          <w:marTop w:val="0"/>
          <w:marBottom w:val="0"/>
          <w:divBdr>
            <w:top w:val="none" w:sz="0" w:space="0" w:color="auto"/>
            <w:left w:val="none" w:sz="0" w:space="0" w:color="auto"/>
            <w:bottom w:val="none" w:sz="0" w:space="0" w:color="auto"/>
            <w:right w:val="none" w:sz="0" w:space="0" w:color="auto"/>
          </w:divBdr>
        </w:div>
      </w:divsChild>
    </w:div>
    <w:div w:id="417600140">
      <w:bodyDiv w:val="1"/>
      <w:marLeft w:val="0"/>
      <w:marRight w:val="0"/>
      <w:marTop w:val="0"/>
      <w:marBottom w:val="0"/>
      <w:divBdr>
        <w:top w:val="none" w:sz="0" w:space="0" w:color="auto"/>
        <w:left w:val="none" w:sz="0" w:space="0" w:color="auto"/>
        <w:bottom w:val="none" w:sz="0" w:space="0" w:color="auto"/>
        <w:right w:val="none" w:sz="0" w:space="0" w:color="auto"/>
      </w:divBdr>
    </w:div>
    <w:div w:id="417600322">
      <w:bodyDiv w:val="1"/>
      <w:marLeft w:val="0"/>
      <w:marRight w:val="0"/>
      <w:marTop w:val="0"/>
      <w:marBottom w:val="0"/>
      <w:divBdr>
        <w:top w:val="none" w:sz="0" w:space="0" w:color="auto"/>
        <w:left w:val="none" w:sz="0" w:space="0" w:color="auto"/>
        <w:bottom w:val="none" w:sz="0" w:space="0" w:color="auto"/>
        <w:right w:val="none" w:sz="0" w:space="0" w:color="auto"/>
      </w:divBdr>
    </w:div>
    <w:div w:id="417672919">
      <w:bodyDiv w:val="1"/>
      <w:marLeft w:val="0"/>
      <w:marRight w:val="0"/>
      <w:marTop w:val="0"/>
      <w:marBottom w:val="0"/>
      <w:divBdr>
        <w:top w:val="none" w:sz="0" w:space="0" w:color="auto"/>
        <w:left w:val="none" w:sz="0" w:space="0" w:color="auto"/>
        <w:bottom w:val="none" w:sz="0" w:space="0" w:color="auto"/>
        <w:right w:val="none" w:sz="0" w:space="0" w:color="auto"/>
      </w:divBdr>
    </w:div>
    <w:div w:id="417753648">
      <w:bodyDiv w:val="1"/>
      <w:marLeft w:val="0"/>
      <w:marRight w:val="0"/>
      <w:marTop w:val="0"/>
      <w:marBottom w:val="0"/>
      <w:divBdr>
        <w:top w:val="none" w:sz="0" w:space="0" w:color="auto"/>
        <w:left w:val="none" w:sz="0" w:space="0" w:color="auto"/>
        <w:bottom w:val="none" w:sz="0" w:space="0" w:color="auto"/>
        <w:right w:val="none" w:sz="0" w:space="0" w:color="auto"/>
      </w:divBdr>
    </w:div>
    <w:div w:id="417868799">
      <w:bodyDiv w:val="1"/>
      <w:marLeft w:val="0"/>
      <w:marRight w:val="0"/>
      <w:marTop w:val="0"/>
      <w:marBottom w:val="0"/>
      <w:divBdr>
        <w:top w:val="none" w:sz="0" w:space="0" w:color="auto"/>
        <w:left w:val="none" w:sz="0" w:space="0" w:color="auto"/>
        <w:bottom w:val="none" w:sz="0" w:space="0" w:color="auto"/>
        <w:right w:val="none" w:sz="0" w:space="0" w:color="auto"/>
      </w:divBdr>
    </w:div>
    <w:div w:id="417869876">
      <w:bodyDiv w:val="1"/>
      <w:marLeft w:val="0"/>
      <w:marRight w:val="0"/>
      <w:marTop w:val="0"/>
      <w:marBottom w:val="0"/>
      <w:divBdr>
        <w:top w:val="none" w:sz="0" w:space="0" w:color="auto"/>
        <w:left w:val="none" w:sz="0" w:space="0" w:color="auto"/>
        <w:bottom w:val="none" w:sz="0" w:space="0" w:color="auto"/>
        <w:right w:val="none" w:sz="0" w:space="0" w:color="auto"/>
      </w:divBdr>
    </w:div>
    <w:div w:id="417991789">
      <w:bodyDiv w:val="1"/>
      <w:marLeft w:val="0"/>
      <w:marRight w:val="0"/>
      <w:marTop w:val="0"/>
      <w:marBottom w:val="0"/>
      <w:divBdr>
        <w:top w:val="none" w:sz="0" w:space="0" w:color="auto"/>
        <w:left w:val="none" w:sz="0" w:space="0" w:color="auto"/>
        <w:bottom w:val="none" w:sz="0" w:space="0" w:color="auto"/>
        <w:right w:val="none" w:sz="0" w:space="0" w:color="auto"/>
      </w:divBdr>
    </w:div>
    <w:div w:id="418020762">
      <w:bodyDiv w:val="1"/>
      <w:marLeft w:val="0"/>
      <w:marRight w:val="0"/>
      <w:marTop w:val="0"/>
      <w:marBottom w:val="0"/>
      <w:divBdr>
        <w:top w:val="none" w:sz="0" w:space="0" w:color="auto"/>
        <w:left w:val="none" w:sz="0" w:space="0" w:color="auto"/>
        <w:bottom w:val="none" w:sz="0" w:space="0" w:color="auto"/>
        <w:right w:val="none" w:sz="0" w:space="0" w:color="auto"/>
      </w:divBdr>
    </w:div>
    <w:div w:id="418060750">
      <w:bodyDiv w:val="1"/>
      <w:marLeft w:val="0"/>
      <w:marRight w:val="0"/>
      <w:marTop w:val="0"/>
      <w:marBottom w:val="0"/>
      <w:divBdr>
        <w:top w:val="none" w:sz="0" w:space="0" w:color="auto"/>
        <w:left w:val="none" w:sz="0" w:space="0" w:color="auto"/>
        <w:bottom w:val="none" w:sz="0" w:space="0" w:color="auto"/>
        <w:right w:val="none" w:sz="0" w:space="0" w:color="auto"/>
      </w:divBdr>
    </w:div>
    <w:div w:id="418060837">
      <w:bodyDiv w:val="1"/>
      <w:marLeft w:val="0"/>
      <w:marRight w:val="0"/>
      <w:marTop w:val="0"/>
      <w:marBottom w:val="0"/>
      <w:divBdr>
        <w:top w:val="none" w:sz="0" w:space="0" w:color="auto"/>
        <w:left w:val="none" w:sz="0" w:space="0" w:color="auto"/>
        <w:bottom w:val="none" w:sz="0" w:space="0" w:color="auto"/>
        <w:right w:val="none" w:sz="0" w:space="0" w:color="auto"/>
      </w:divBdr>
    </w:div>
    <w:div w:id="418217195">
      <w:bodyDiv w:val="1"/>
      <w:marLeft w:val="0"/>
      <w:marRight w:val="0"/>
      <w:marTop w:val="0"/>
      <w:marBottom w:val="0"/>
      <w:divBdr>
        <w:top w:val="none" w:sz="0" w:space="0" w:color="auto"/>
        <w:left w:val="none" w:sz="0" w:space="0" w:color="auto"/>
        <w:bottom w:val="none" w:sz="0" w:space="0" w:color="auto"/>
        <w:right w:val="none" w:sz="0" w:space="0" w:color="auto"/>
      </w:divBdr>
    </w:div>
    <w:div w:id="418410720">
      <w:bodyDiv w:val="1"/>
      <w:marLeft w:val="0"/>
      <w:marRight w:val="0"/>
      <w:marTop w:val="0"/>
      <w:marBottom w:val="0"/>
      <w:divBdr>
        <w:top w:val="none" w:sz="0" w:space="0" w:color="auto"/>
        <w:left w:val="none" w:sz="0" w:space="0" w:color="auto"/>
        <w:bottom w:val="none" w:sz="0" w:space="0" w:color="auto"/>
        <w:right w:val="none" w:sz="0" w:space="0" w:color="auto"/>
      </w:divBdr>
      <w:divsChild>
        <w:div w:id="30344407">
          <w:marLeft w:val="480"/>
          <w:marRight w:val="0"/>
          <w:marTop w:val="0"/>
          <w:marBottom w:val="0"/>
          <w:divBdr>
            <w:top w:val="none" w:sz="0" w:space="0" w:color="auto"/>
            <w:left w:val="none" w:sz="0" w:space="0" w:color="auto"/>
            <w:bottom w:val="none" w:sz="0" w:space="0" w:color="auto"/>
            <w:right w:val="none" w:sz="0" w:space="0" w:color="auto"/>
          </w:divBdr>
        </w:div>
        <w:div w:id="46222997">
          <w:marLeft w:val="480"/>
          <w:marRight w:val="0"/>
          <w:marTop w:val="0"/>
          <w:marBottom w:val="0"/>
          <w:divBdr>
            <w:top w:val="none" w:sz="0" w:space="0" w:color="auto"/>
            <w:left w:val="none" w:sz="0" w:space="0" w:color="auto"/>
            <w:bottom w:val="none" w:sz="0" w:space="0" w:color="auto"/>
            <w:right w:val="none" w:sz="0" w:space="0" w:color="auto"/>
          </w:divBdr>
        </w:div>
        <w:div w:id="48770305">
          <w:marLeft w:val="480"/>
          <w:marRight w:val="0"/>
          <w:marTop w:val="0"/>
          <w:marBottom w:val="0"/>
          <w:divBdr>
            <w:top w:val="none" w:sz="0" w:space="0" w:color="auto"/>
            <w:left w:val="none" w:sz="0" w:space="0" w:color="auto"/>
            <w:bottom w:val="none" w:sz="0" w:space="0" w:color="auto"/>
            <w:right w:val="none" w:sz="0" w:space="0" w:color="auto"/>
          </w:divBdr>
        </w:div>
        <w:div w:id="91895375">
          <w:marLeft w:val="480"/>
          <w:marRight w:val="0"/>
          <w:marTop w:val="0"/>
          <w:marBottom w:val="0"/>
          <w:divBdr>
            <w:top w:val="none" w:sz="0" w:space="0" w:color="auto"/>
            <w:left w:val="none" w:sz="0" w:space="0" w:color="auto"/>
            <w:bottom w:val="none" w:sz="0" w:space="0" w:color="auto"/>
            <w:right w:val="none" w:sz="0" w:space="0" w:color="auto"/>
          </w:divBdr>
        </w:div>
        <w:div w:id="101147776">
          <w:marLeft w:val="480"/>
          <w:marRight w:val="0"/>
          <w:marTop w:val="0"/>
          <w:marBottom w:val="0"/>
          <w:divBdr>
            <w:top w:val="none" w:sz="0" w:space="0" w:color="auto"/>
            <w:left w:val="none" w:sz="0" w:space="0" w:color="auto"/>
            <w:bottom w:val="none" w:sz="0" w:space="0" w:color="auto"/>
            <w:right w:val="none" w:sz="0" w:space="0" w:color="auto"/>
          </w:divBdr>
        </w:div>
        <w:div w:id="121266668">
          <w:marLeft w:val="480"/>
          <w:marRight w:val="0"/>
          <w:marTop w:val="0"/>
          <w:marBottom w:val="0"/>
          <w:divBdr>
            <w:top w:val="none" w:sz="0" w:space="0" w:color="auto"/>
            <w:left w:val="none" w:sz="0" w:space="0" w:color="auto"/>
            <w:bottom w:val="none" w:sz="0" w:space="0" w:color="auto"/>
            <w:right w:val="none" w:sz="0" w:space="0" w:color="auto"/>
          </w:divBdr>
        </w:div>
        <w:div w:id="143744352">
          <w:marLeft w:val="480"/>
          <w:marRight w:val="0"/>
          <w:marTop w:val="0"/>
          <w:marBottom w:val="0"/>
          <w:divBdr>
            <w:top w:val="none" w:sz="0" w:space="0" w:color="auto"/>
            <w:left w:val="none" w:sz="0" w:space="0" w:color="auto"/>
            <w:bottom w:val="none" w:sz="0" w:space="0" w:color="auto"/>
            <w:right w:val="none" w:sz="0" w:space="0" w:color="auto"/>
          </w:divBdr>
        </w:div>
        <w:div w:id="160976846">
          <w:marLeft w:val="480"/>
          <w:marRight w:val="0"/>
          <w:marTop w:val="0"/>
          <w:marBottom w:val="0"/>
          <w:divBdr>
            <w:top w:val="none" w:sz="0" w:space="0" w:color="auto"/>
            <w:left w:val="none" w:sz="0" w:space="0" w:color="auto"/>
            <w:bottom w:val="none" w:sz="0" w:space="0" w:color="auto"/>
            <w:right w:val="none" w:sz="0" w:space="0" w:color="auto"/>
          </w:divBdr>
        </w:div>
        <w:div w:id="165755604">
          <w:marLeft w:val="480"/>
          <w:marRight w:val="0"/>
          <w:marTop w:val="0"/>
          <w:marBottom w:val="0"/>
          <w:divBdr>
            <w:top w:val="none" w:sz="0" w:space="0" w:color="auto"/>
            <w:left w:val="none" w:sz="0" w:space="0" w:color="auto"/>
            <w:bottom w:val="none" w:sz="0" w:space="0" w:color="auto"/>
            <w:right w:val="none" w:sz="0" w:space="0" w:color="auto"/>
          </w:divBdr>
        </w:div>
        <w:div w:id="243415151">
          <w:marLeft w:val="480"/>
          <w:marRight w:val="0"/>
          <w:marTop w:val="0"/>
          <w:marBottom w:val="0"/>
          <w:divBdr>
            <w:top w:val="none" w:sz="0" w:space="0" w:color="auto"/>
            <w:left w:val="none" w:sz="0" w:space="0" w:color="auto"/>
            <w:bottom w:val="none" w:sz="0" w:space="0" w:color="auto"/>
            <w:right w:val="none" w:sz="0" w:space="0" w:color="auto"/>
          </w:divBdr>
        </w:div>
        <w:div w:id="252396502">
          <w:marLeft w:val="480"/>
          <w:marRight w:val="0"/>
          <w:marTop w:val="0"/>
          <w:marBottom w:val="0"/>
          <w:divBdr>
            <w:top w:val="none" w:sz="0" w:space="0" w:color="auto"/>
            <w:left w:val="none" w:sz="0" w:space="0" w:color="auto"/>
            <w:bottom w:val="none" w:sz="0" w:space="0" w:color="auto"/>
            <w:right w:val="none" w:sz="0" w:space="0" w:color="auto"/>
          </w:divBdr>
        </w:div>
        <w:div w:id="261567582">
          <w:marLeft w:val="480"/>
          <w:marRight w:val="0"/>
          <w:marTop w:val="0"/>
          <w:marBottom w:val="0"/>
          <w:divBdr>
            <w:top w:val="none" w:sz="0" w:space="0" w:color="auto"/>
            <w:left w:val="none" w:sz="0" w:space="0" w:color="auto"/>
            <w:bottom w:val="none" w:sz="0" w:space="0" w:color="auto"/>
            <w:right w:val="none" w:sz="0" w:space="0" w:color="auto"/>
          </w:divBdr>
        </w:div>
        <w:div w:id="262569196">
          <w:marLeft w:val="480"/>
          <w:marRight w:val="0"/>
          <w:marTop w:val="0"/>
          <w:marBottom w:val="0"/>
          <w:divBdr>
            <w:top w:val="none" w:sz="0" w:space="0" w:color="auto"/>
            <w:left w:val="none" w:sz="0" w:space="0" w:color="auto"/>
            <w:bottom w:val="none" w:sz="0" w:space="0" w:color="auto"/>
            <w:right w:val="none" w:sz="0" w:space="0" w:color="auto"/>
          </w:divBdr>
        </w:div>
        <w:div w:id="269704991">
          <w:marLeft w:val="480"/>
          <w:marRight w:val="0"/>
          <w:marTop w:val="0"/>
          <w:marBottom w:val="0"/>
          <w:divBdr>
            <w:top w:val="none" w:sz="0" w:space="0" w:color="auto"/>
            <w:left w:val="none" w:sz="0" w:space="0" w:color="auto"/>
            <w:bottom w:val="none" w:sz="0" w:space="0" w:color="auto"/>
            <w:right w:val="none" w:sz="0" w:space="0" w:color="auto"/>
          </w:divBdr>
        </w:div>
        <w:div w:id="311326038">
          <w:marLeft w:val="480"/>
          <w:marRight w:val="0"/>
          <w:marTop w:val="0"/>
          <w:marBottom w:val="0"/>
          <w:divBdr>
            <w:top w:val="none" w:sz="0" w:space="0" w:color="auto"/>
            <w:left w:val="none" w:sz="0" w:space="0" w:color="auto"/>
            <w:bottom w:val="none" w:sz="0" w:space="0" w:color="auto"/>
            <w:right w:val="none" w:sz="0" w:space="0" w:color="auto"/>
          </w:divBdr>
        </w:div>
        <w:div w:id="320888052">
          <w:marLeft w:val="480"/>
          <w:marRight w:val="0"/>
          <w:marTop w:val="0"/>
          <w:marBottom w:val="0"/>
          <w:divBdr>
            <w:top w:val="none" w:sz="0" w:space="0" w:color="auto"/>
            <w:left w:val="none" w:sz="0" w:space="0" w:color="auto"/>
            <w:bottom w:val="none" w:sz="0" w:space="0" w:color="auto"/>
            <w:right w:val="none" w:sz="0" w:space="0" w:color="auto"/>
          </w:divBdr>
        </w:div>
        <w:div w:id="393241569">
          <w:marLeft w:val="480"/>
          <w:marRight w:val="0"/>
          <w:marTop w:val="0"/>
          <w:marBottom w:val="0"/>
          <w:divBdr>
            <w:top w:val="none" w:sz="0" w:space="0" w:color="auto"/>
            <w:left w:val="none" w:sz="0" w:space="0" w:color="auto"/>
            <w:bottom w:val="none" w:sz="0" w:space="0" w:color="auto"/>
            <w:right w:val="none" w:sz="0" w:space="0" w:color="auto"/>
          </w:divBdr>
        </w:div>
        <w:div w:id="459349394">
          <w:marLeft w:val="480"/>
          <w:marRight w:val="0"/>
          <w:marTop w:val="0"/>
          <w:marBottom w:val="0"/>
          <w:divBdr>
            <w:top w:val="none" w:sz="0" w:space="0" w:color="auto"/>
            <w:left w:val="none" w:sz="0" w:space="0" w:color="auto"/>
            <w:bottom w:val="none" w:sz="0" w:space="0" w:color="auto"/>
            <w:right w:val="none" w:sz="0" w:space="0" w:color="auto"/>
          </w:divBdr>
        </w:div>
        <w:div w:id="510224160">
          <w:marLeft w:val="480"/>
          <w:marRight w:val="0"/>
          <w:marTop w:val="0"/>
          <w:marBottom w:val="0"/>
          <w:divBdr>
            <w:top w:val="none" w:sz="0" w:space="0" w:color="auto"/>
            <w:left w:val="none" w:sz="0" w:space="0" w:color="auto"/>
            <w:bottom w:val="none" w:sz="0" w:space="0" w:color="auto"/>
            <w:right w:val="none" w:sz="0" w:space="0" w:color="auto"/>
          </w:divBdr>
        </w:div>
        <w:div w:id="539778412">
          <w:marLeft w:val="480"/>
          <w:marRight w:val="0"/>
          <w:marTop w:val="0"/>
          <w:marBottom w:val="0"/>
          <w:divBdr>
            <w:top w:val="none" w:sz="0" w:space="0" w:color="auto"/>
            <w:left w:val="none" w:sz="0" w:space="0" w:color="auto"/>
            <w:bottom w:val="none" w:sz="0" w:space="0" w:color="auto"/>
            <w:right w:val="none" w:sz="0" w:space="0" w:color="auto"/>
          </w:divBdr>
        </w:div>
        <w:div w:id="557479673">
          <w:marLeft w:val="480"/>
          <w:marRight w:val="0"/>
          <w:marTop w:val="0"/>
          <w:marBottom w:val="0"/>
          <w:divBdr>
            <w:top w:val="none" w:sz="0" w:space="0" w:color="auto"/>
            <w:left w:val="none" w:sz="0" w:space="0" w:color="auto"/>
            <w:bottom w:val="none" w:sz="0" w:space="0" w:color="auto"/>
            <w:right w:val="none" w:sz="0" w:space="0" w:color="auto"/>
          </w:divBdr>
        </w:div>
        <w:div w:id="708804143">
          <w:marLeft w:val="480"/>
          <w:marRight w:val="0"/>
          <w:marTop w:val="0"/>
          <w:marBottom w:val="0"/>
          <w:divBdr>
            <w:top w:val="none" w:sz="0" w:space="0" w:color="auto"/>
            <w:left w:val="none" w:sz="0" w:space="0" w:color="auto"/>
            <w:bottom w:val="none" w:sz="0" w:space="0" w:color="auto"/>
            <w:right w:val="none" w:sz="0" w:space="0" w:color="auto"/>
          </w:divBdr>
        </w:div>
        <w:div w:id="736707042">
          <w:marLeft w:val="480"/>
          <w:marRight w:val="0"/>
          <w:marTop w:val="0"/>
          <w:marBottom w:val="0"/>
          <w:divBdr>
            <w:top w:val="none" w:sz="0" w:space="0" w:color="auto"/>
            <w:left w:val="none" w:sz="0" w:space="0" w:color="auto"/>
            <w:bottom w:val="none" w:sz="0" w:space="0" w:color="auto"/>
            <w:right w:val="none" w:sz="0" w:space="0" w:color="auto"/>
          </w:divBdr>
        </w:div>
        <w:div w:id="746145687">
          <w:marLeft w:val="480"/>
          <w:marRight w:val="0"/>
          <w:marTop w:val="0"/>
          <w:marBottom w:val="0"/>
          <w:divBdr>
            <w:top w:val="none" w:sz="0" w:space="0" w:color="auto"/>
            <w:left w:val="none" w:sz="0" w:space="0" w:color="auto"/>
            <w:bottom w:val="none" w:sz="0" w:space="0" w:color="auto"/>
            <w:right w:val="none" w:sz="0" w:space="0" w:color="auto"/>
          </w:divBdr>
        </w:div>
        <w:div w:id="770781147">
          <w:marLeft w:val="480"/>
          <w:marRight w:val="0"/>
          <w:marTop w:val="0"/>
          <w:marBottom w:val="0"/>
          <w:divBdr>
            <w:top w:val="none" w:sz="0" w:space="0" w:color="auto"/>
            <w:left w:val="none" w:sz="0" w:space="0" w:color="auto"/>
            <w:bottom w:val="none" w:sz="0" w:space="0" w:color="auto"/>
            <w:right w:val="none" w:sz="0" w:space="0" w:color="auto"/>
          </w:divBdr>
        </w:div>
        <w:div w:id="862209231">
          <w:marLeft w:val="480"/>
          <w:marRight w:val="0"/>
          <w:marTop w:val="0"/>
          <w:marBottom w:val="0"/>
          <w:divBdr>
            <w:top w:val="none" w:sz="0" w:space="0" w:color="auto"/>
            <w:left w:val="none" w:sz="0" w:space="0" w:color="auto"/>
            <w:bottom w:val="none" w:sz="0" w:space="0" w:color="auto"/>
            <w:right w:val="none" w:sz="0" w:space="0" w:color="auto"/>
          </w:divBdr>
        </w:div>
        <w:div w:id="863522913">
          <w:marLeft w:val="480"/>
          <w:marRight w:val="0"/>
          <w:marTop w:val="0"/>
          <w:marBottom w:val="0"/>
          <w:divBdr>
            <w:top w:val="none" w:sz="0" w:space="0" w:color="auto"/>
            <w:left w:val="none" w:sz="0" w:space="0" w:color="auto"/>
            <w:bottom w:val="none" w:sz="0" w:space="0" w:color="auto"/>
            <w:right w:val="none" w:sz="0" w:space="0" w:color="auto"/>
          </w:divBdr>
        </w:div>
        <w:div w:id="872501845">
          <w:marLeft w:val="480"/>
          <w:marRight w:val="0"/>
          <w:marTop w:val="0"/>
          <w:marBottom w:val="0"/>
          <w:divBdr>
            <w:top w:val="none" w:sz="0" w:space="0" w:color="auto"/>
            <w:left w:val="none" w:sz="0" w:space="0" w:color="auto"/>
            <w:bottom w:val="none" w:sz="0" w:space="0" w:color="auto"/>
            <w:right w:val="none" w:sz="0" w:space="0" w:color="auto"/>
          </w:divBdr>
        </w:div>
        <w:div w:id="904605388">
          <w:marLeft w:val="480"/>
          <w:marRight w:val="0"/>
          <w:marTop w:val="0"/>
          <w:marBottom w:val="0"/>
          <w:divBdr>
            <w:top w:val="none" w:sz="0" w:space="0" w:color="auto"/>
            <w:left w:val="none" w:sz="0" w:space="0" w:color="auto"/>
            <w:bottom w:val="none" w:sz="0" w:space="0" w:color="auto"/>
            <w:right w:val="none" w:sz="0" w:space="0" w:color="auto"/>
          </w:divBdr>
        </w:div>
      </w:divsChild>
    </w:div>
    <w:div w:id="418674854">
      <w:bodyDiv w:val="1"/>
      <w:marLeft w:val="0"/>
      <w:marRight w:val="0"/>
      <w:marTop w:val="0"/>
      <w:marBottom w:val="0"/>
      <w:divBdr>
        <w:top w:val="none" w:sz="0" w:space="0" w:color="auto"/>
        <w:left w:val="none" w:sz="0" w:space="0" w:color="auto"/>
        <w:bottom w:val="none" w:sz="0" w:space="0" w:color="auto"/>
        <w:right w:val="none" w:sz="0" w:space="0" w:color="auto"/>
      </w:divBdr>
    </w:div>
    <w:div w:id="418909015">
      <w:bodyDiv w:val="1"/>
      <w:marLeft w:val="0"/>
      <w:marRight w:val="0"/>
      <w:marTop w:val="0"/>
      <w:marBottom w:val="0"/>
      <w:divBdr>
        <w:top w:val="none" w:sz="0" w:space="0" w:color="auto"/>
        <w:left w:val="none" w:sz="0" w:space="0" w:color="auto"/>
        <w:bottom w:val="none" w:sz="0" w:space="0" w:color="auto"/>
        <w:right w:val="none" w:sz="0" w:space="0" w:color="auto"/>
      </w:divBdr>
    </w:div>
    <w:div w:id="419059910">
      <w:bodyDiv w:val="1"/>
      <w:marLeft w:val="0"/>
      <w:marRight w:val="0"/>
      <w:marTop w:val="0"/>
      <w:marBottom w:val="0"/>
      <w:divBdr>
        <w:top w:val="none" w:sz="0" w:space="0" w:color="auto"/>
        <w:left w:val="none" w:sz="0" w:space="0" w:color="auto"/>
        <w:bottom w:val="none" w:sz="0" w:space="0" w:color="auto"/>
        <w:right w:val="none" w:sz="0" w:space="0" w:color="auto"/>
      </w:divBdr>
    </w:div>
    <w:div w:id="419109457">
      <w:bodyDiv w:val="1"/>
      <w:marLeft w:val="0"/>
      <w:marRight w:val="0"/>
      <w:marTop w:val="0"/>
      <w:marBottom w:val="0"/>
      <w:divBdr>
        <w:top w:val="none" w:sz="0" w:space="0" w:color="auto"/>
        <w:left w:val="none" w:sz="0" w:space="0" w:color="auto"/>
        <w:bottom w:val="none" w:sz="0" w:space="0" w:color="auto"/>
        <w:right w:val="none" w:sz="0" w:space="0" w:color="auto"/>
      </w:divBdr>
    </w:div>
    <w:div w:id="419258635">
      <w:bodyDiv w:val="1"/>
      <w:marLeft w:val="0"/>
      <w:marRight w:val="0"/>
      <w:marTop w:val="0"/>
      <w:marBottom w:val="0"/>
      <w:divBdr>
        <w:top w:val="none" w:sz="0" w:space="0" w:color="auto"/>
        <w:left w:val="none" w:sz="0" w:space="0" w:color="auto"/>
        <w:bottom w:val="none" w:sz="0" w:space="0" w:color="auto"/>
        <w:right w:val="none" w:sz="0" w:space="0" w:color="auto"/>
      </w:divBdr>
      <w:divsChild>
        <w:div w:id="1223516985">
          <w:marLeft w:val="480"/>
          <w:marRight w:val="0"/>
          <w:marTop w:val="0"/>
          <w:marBottom w:val="0"/>
          <w:divBdr>
            <w:top w:val="none" w:sz="0" w:space="0" w:color="auto"/>
            <w:left w:val="none" w:sz="0" w:space="0" w:color="auto"/>
            <w:bottom w:val="none" w:sz="0" w:space="0" w:color="auto"/>
            <w:right w:val="none" w:sz="0" w:space="0" w:color="auto"/>
          </w:divBdr>
        </w:div>
        <w:div w:id="2092308664">
          <w:marLeft w:val="480"/>
          <w:marRight w:val="0"/>
          <w:marTop w:val="0"/>
          <w:marBottom w:val="0"/>
          <w:divBdr>
            <w:top w:val="none" w:sz="0" w:space="0" w:color="auto"/>
            <w:left w:val="none" w:sz="0" w:space="0" w:color="auto"/>
            <w:bottom w:val="none" w:sz="0" w:space="0" w:color="auto"/>
            <w:right w:val="none" w:sz="0" w:space="0" w:color="auto"/>
          </w:divBdr>
        </w:div>
        <w:div w:id="1885869287">
          <w:marLeft w:val="480"/>
          <w:marRight w:val="0"/>
          <w:marTop w:val="0"/>
          <w:marBottom w:val="0"/>
          <w:divBdr>
            <w:top w:val="none" w:sz="0" w:space="0" w:color="auto"/>
            <w:left w:val="none" w:sz="0" w:space="0" w:color="auto"/>
            <w:bottom w:val="none" w:sz="0" w:space="0" w:color="auto"/>
            <w:right w:val="none" w:sz="0" w:space="0" w:color="auto"/>
          </w:divBdr>
        </w:div>
        <w:div w:id="1735353872">
          <w:marLeft w:val="480"/>
          <w:marRight w:val="0"/>
          <w:marTop w:val="0"/>
          <w:marBottom w:val="0"/>
          <w:divBdr>
            <w:top w:val="none" w:sz="0" w:space="0" w:color="auto"/>
            <w:left w:val="none" w:sz="0" w:space="0" w:color="auto"/>
            <w:bottom w:val="none" w:sz="0" w:space="0" w:color="auto"/>
            <w:right w:val="none" w:sz="0" w:space="0" w:color="auto"/>
          </w:divBdr>
        </w:div>
        <w:div w:id="301465900">
          <w:marLeft w:val="480"/>
          <w:marRight w:val="0"/>
          <w:marTop w:val="0"/>
          <w:marBottom w:val="0"/>
          <w:divBdr>
            <w:top w:val="none" w:sz="0" w:space="0" w:color="auto"/>
            <w:left w:val="none" w:sz="0" w:space="0" w:color="auto"/>
            <w:bottom w:val="none" w:sz="0" w:space="0" w:color="auto"/>
            <w:right w:val="none" w:sz="0" w:space="0" w:color="auto"/>
          </w:divBdr>
        </w:div>
        <w:div w:id="1460296491">
          <w:marLeft w:val="480"/>
          <w:marRight w:val="0"/>
          <w:marTop w:val="0"/>
          <w:marBottom w:val="0"/>
          <w:divBdr>
            <w:top w:val="none" w:sz="0" w:space="0" w:color="auto"/>
            <w:left w:val="none" w:sz="0" w:space="0" w:color="auto"/>
            <w:bottom w:val="none" w:sz="0" w:space="0" w:color="auto"/>
            <w:right w:val="none" w:sz="0" w:space="0" w:color="auto"/>
          </w:divBdr>
        </w:div>
        <w:div w:id="1543978263">
          <w:marLeft w:val="480"/>
          <w:marRight w:val="0"/>
          <w:marTop w:val="0"/>
          <w:marBottom w:val="0"/>
          <w:divBdr>
            <w:top w:val="none" w:sz="0" w:space="0" w:color="auto"/>
            <w:left w:val="none" w:sz="0" w:space="0" w:color="auto"/>
            <w:bottom w:val="none" w:sz="0" w:space="0" w:color="auto"/>
            <w:right w:val="none" w:sz="0" w:space="0" w:color="auto"/>
          </w:divBdr>
        </w:div>
        <w:div w:id="1127241338">
          <w:marLeft w:val="480"/>
          <w:marRight w:val="0"/>
          <w:marTop w:val="0"/>
          <w:marBottom w:val="0"/>
          <w:divBdr>
            <w:top w:val="none" w:sz="0" w:space="0" w:color="auto"/>
            <w:left w:val="none" w:sz="0" w:space="0" w:color="auto"/>
            <w:bottom w:val="none" w:sz="0" w:space="0" w:color="auto"/>
            <w:right w:val="none" w:sz="0" w:space="0" w:color="auto"/>
          </w:divBdr>
        </w:div>
        <w:div w:id="1149589972">
          <w:marLeft w:val="480"/>
          <w:marRight w:val="0"/>
          <w:marTop w:val="0"/>
          <w:marBottom w:val="0"/>
          <w:divBdr>
            <w:top w:val="none" w:sz="0" w:space="0" w:color="auto"/>
            <w:left w:val="none" w:sz="0" w:space="0" w:color="auto"/>
            <w:bottom w:val="none" w:sz="0" w:space="0" w:color="auto"/>
            <w:right w:val="none" w:sz="0" w:space="0" w:color="auto"/>
          </w:divBdr>
        </w:div>
        <w:div w:id="109210190">
          <w:marLeft w:val="480"/>
          <w:marRight w:val="0"/>
          <w:marTop w:val="0"/>
          <w:marBottom w:val="0"/>
          <w:divBdr>
            <w:top w:val="none" w:sz="0" w:space="0" w:color="auto"/>
            <w:left w:val="none" w:sz="0" w:space="0" w:color="auto"/>
            <w:bottom w:val="none" w:sz="0" w:space="0" w:color="auto"/>
            <w:right w:val="none" w:sz="0" w:space="0" w:color="auto"/>
          </w:divBdr>
        </w:div>
        <w:div w:id="894194667">
          <w:marLeft w:val="480"/>
          <w:marRight w:val="0"/>
          <w:marTop w:val="0"/>
          <w:marBottom w:val="0"/>
          <w:divBdr>
            <w:top w:val="none" w:sz="0" w:space="0" w:color="auto"/>
            <w:left w:val="none" w:sz="0" w:space="0" w:color="auto"/>
            <w:bottom w:val="none" w:sz="0" w:space="0" w:color="auto"/>
            <w:right w:val="none" w:sz="0" w:space="0" w:color="auto"/>
          </w:divBdr>
        </w:div>
        <w:div w:id="270936830">
          <w:marLeft w:val="480"/>
          <w:marRight w:val="0"/>
          <w:marTop w:val="0"/>
          <w:marBottom w:val="0"/>
          <w:divBdr>
            <w:top w:val="none" w:sz="0" w:space="0" w:color="auto"/>
            <w:left w:val="none" w:sz="0" w:space="0" w:color="auto"/>
            <w:bottom w:val="none" w:sz="0" w:space="0" w:color="auto"/>
            <w:right w:val="none" w:sz="0" w:space="0" w:color="auto"/>
          </w:divBdr>
        </w:div>
        <w:div w:id="60755221">
          <w:marLeft w:val="480"/>
          <w:marRight w:val="0"/>
          <w:marTop w:val="0"/>
          <w:marBottom w:val="0"/>
          <w:divBdr>
            <w:top w:val="none" w:sz="0" w:space="0" w:color="auto"/>
            <w:left w:val="none" w:sz="0" w:space="0" w:color="auto"/>
            <w:bottom w:val="none" w:sz="0" w:space="0" w:color="auto"/>
            <w:right w:val="none" w:sz="0" w:space="0" w:color="auto"/>
          </w:divBdr>
        </w:div>
        <w:div w:id="405227559">
          <w:marLeft w:val="480"/>
          <w:marRight w:val="0"/>
          <w:marTop w:val="0"/>
          <w:marBottom w:val="0"/>
          <w:divBdr>
            <w:top w:val="none" w:sz="0" w:space="0" w:color="auto"/>
            <w:left w:val="none" w:sz="0" w:space="0" w:color="auto"/>
            <w:bottom w:val="none" w:sz="0" w:space="0" w:color="auto"/>
            <w:right w:val="none" w:sz="0" w:space="0" w:color="auto"/>
          </w:divBdr>
        </w:div>
        <w:div w:id="670256232">
          <w:marLeft w:val="480"/>
          <w:marRight w:val="0"/>
          <w:marTop w:val="0"/>
          <w:marBottom w:val="0"/>
          <w:divBdr>
            <w:top w:val="none" w:sz="0" w:space="0" w:color="auto"/>
            <w:left w:val="none" w:sz="0" w:space="0" w:color="auto"/>
            <w:bottom w:val="none" w:sz="0" w:space="0" w:color="auto"/>
            <w:right w:val="none" w:sz="0" w:space="0" w:color="auto"/>
          </w:divBdr>
        </w:div>
        <w:div w:id="194318684">
          <w:marLeft w:val="480"/>
          <w:marRight w:val="0"/>
          <w:marTop w:val="0"/>
          <w:marBottom w:val="0"/>
          <w:divBdr>
            <w:top w:val="none" w:sz="0" w:space="0" w:color="auto"/>
            <w:left w:val="none" w:sz="0" w:space="0" w:color="auto"/>
            <w:bottom w:val="none" w:sz="0" w:space="0" w:color="auto"/>
            <w:right w:val="none" w:sz="0" w:space="0" w:color="auto"/>
          </w:divBdr>
        </w:div>
        <w:div w:id="778334119">
          <w:marLeft w:val="480"/>
          <w:marRight w:val="0"/>
          <w:marTop w:val="0"/>
          <w:marBottom w:val="0"/>
          <w:divBdr>
            <w:top w:val="none" w:sz="0" w:space="0" w:color="auto"/>
            <w:left w:val="none" w:sz="0" w:space="0" w:color="auto"/>
            <w:bottom w:val="none" w:sz="0" w:space="0" w:color="auto"/>
            <w:right w:val="none" w:sz="0" w:space="0" w:color="auto"/>
          </w:divBdr>
        </w:div>
        <w:div w:id="1501771581">
          <w:marLeft w:val="480"/>
          <w:marRight w:val="0"/>
          <w:marTop w:val="0"/>
          <w:marBottom w:val="0"/>
          <w:divBdr>
            <w:top w:val="none" w:sz="0" w:space="0" w:color="auto"/>
            <w:left w:val="none" w:sz="0" w:space="0" w:color="auto"/>
            <w:bottom w:val="none" w:sz="0" w:space="0" w:color="auto"/>
            <w:right w:val="none" w:sz="0" w:space="0" w:color="auto"/>
          </w:divBdr>
        </w:div>
        <w:div w:id="853298444">
          <w:marLeft w:val="480"/>
          <w:marRight w:val="0"/>
          <w:marTop w:val="0"/>
          <w:marBottom w:val="0"/>
          <w:divBdr>
            <w:top w:val="none" w:sz="0" w:space="0" w:color="auto"/>
            <w:left w:val="none" w:sz="0" w:space="0" w:color="auto"/>
            <w:bottom w:val="none" w:sz="0" w:space="0" w:color="auto"/>
            <w:right w:val="none" w:sz="0" w:space="0" w:color="auto"/>
          </w:divBdr>
        </w:div>
        <w:div w:id="1686709335">
          <w:marLeft w:val="480"/>
          <w:marRight w:val="0"/>
          <w:marTop w:val="0"/>
          <w:marBottom w:val="0"/>
          <w:divBdr>
            <w:top w:val="none" w:sz="0" w:space="0" w:color="auto"/>
            <w:left w:val="none" w:sz="0" w:space="0" w:color="auto"/>
            <w:bottom w:val="none" w:sz="0" w:space="0" w:color="auto"/>
            <w:right w:val="none" w:sz="0" w:space="0" w:color="auto"/>
          </w:divBdr>
        </w:div>
        <w:div w:id="2006548230">
          <w:marLeft w:val="480"/>
          <w:marRight w:val="0"/>
          <w:marTop w:val="0"/>
          <w:marBottom w:val="0"/>
          <w:divBdr>
            <w:top w:val="none" w:sz="0" w:space="0" w:color="auto"/>
            <w:left w:val="none" w:sz="0" w:space="0" w:color="auto"/>
            <w:bottom w:val="none" w:sz="0" w:space="0" w:color="auto"/>
            <w:right w:val="none" w:sz="0" w:space="0" w:color="auto"/>
          </w:divBdr>
        </w:div>
        <w:div w:id="1279991036">
          <w:marLeft w:val="480"/>
          <w:marRight w:val="0"/>
          <w:marTop w:val="0"/>
          <w:marBottom w:val="0"/>
          <w:divBdr>
            <w:top w:val="none" w:sz="0" w:space="0" w:color="auto"/>
            <w:left w:val="none" w:sz="0" w:space="0" w:color="auto"/>
            <w:bottom w:val="none" w:sz="0" w:space="0" w:color="auto"/>
            <w:right w:val="none" w:sz="0" w:space="0" w:color="auto"/>
          </w:divBdr>
        </w:div>
        <w:div w:id="1442724990">
          <w:marLeft w:val="480"/>
          <w:marRight w:val="0"/>
          <w:marTop w:val="0"/>
          <w:marBottom w:val="0"/>
          <w:divBdr>
            <w:top w:val="none" w:sz="0" w:space="0" w:color="auto"/>
            <w:left w:val="none" w:sz="0" w:space="0" w:color="auto"/>
            <w:bottom w:val="none" w:sz="0" w:space="0" w:color="auto"/>
            <w:right w:val="none" w:sz="0" w:space="0" w:color="auto"/>
          </w:divBdr>
        </w:div>
        <w:div w:id="2057001438">
          <w:marLeft w:val="480"/>
          <w:marRight w:val="0"/>
          <w:marTop w:val="0"/>
          <w:marBottom w:val="0"/>
          <w:divBdr>
            <w:top w:val="none" w:sz="0" w:space="0" w:color="auto"/>
            <w:left w:val="none" w:sz="0" w:space="0" w:color="auto"/>
            <w:bottom w:val="none" w:sz="0" w:space="0" w:color="auto"/>
            <w:right w:val="none" w:sz="0" w:space="0" w:color="auto"/>
          </w:divBdr>
        </w:div>
        <w:div w:id="851334435">
          <w:marLeft w:val="480"/>
          <w:marRight w:val="0"/>
          <w:marTop w:val="0"/>
          <w:marBottom w:val="0"/>
          <w:divBdr>
            <w:top w:val="none" w:sz="0" w:space="0" w:color="auto"/>
            <w:left w:val="none" w:sz="0" w:space="0" w:color="auto"/>
            <w:bottom w:val="none" w:sz="0" w:space="0" w:color="auto"/>
            <w:right w:val="none" w:sz="0" w:space="0" w:color="auto"/>
          </w:divBdr>
        </w:div>
        <w:div w:id="510220660">
          <w:marLeft w:val="480"/>
          <w:marRight w:val="0"/>
          <w:marTop w:val="0"/>
          <w:marBottom w:val="0"/>
          <w:divBdr>
            <w:top w:val="none" w:sz="0" w:space="0" w:color="auto"/>
            <w:left w:val="none" w:sz="0" w:space="0" w:color="auto"/>
            <w:bottom w:val="none" w:sz="0" w:space="0" w:color="auto"/>
            <w:right w:val="none" w:sz="0" w:space="0" w:color="auto"/>
          </w:divBdr>
        </w:div>
        <w:div w:id="1218324140">
          <w:marLeft w:val="480"/>
          <w:marRight w:val="0"/>
          <w:marTop w:val="0"/>
          <w:marBottom w:val="0"/>
          <w:divBdr>
            <w:top w:val="none" w:sz="0" w:space="0" w:color="auto"/>
            <w:left w:val="none" w:sz="0" w:space="0" w:color="auto"/>
            <w:bottom w:val="none" w:sz="0" w:space="0" w:color="auto"/>
            <w:right w:val="none" w:sz="0" w:space="0" w:color="auto"/>
          </w:divBdr>
        </w:div>
        <w:div w:id="296762559">
          <w:marLeft w:val="480"/>
          <w:marRight w:val="0"/>
          <w:marTop w:val="0"/>
          <w:marBottom w:val="0"/>
          <w:divBdr>
            <w:top w:val="none" w:sz="0" w:space="0" w:color="auto"/>
            <w:left w:val="none" w:sz="0" w:space="0" w:color="auto"/>
            <w:bottom w:val="none" w:sz="0" w:space="0" w:color="auto"/>
            <w:right w:val="none" w:sz="0" w:space="0" w:color="auto"/>
          </w:divBdr>
        </w:div>
        <w:div w:id="1086994167">
          <w:marLeft w:val="480"/>
          <w:marRight w:val="0"/>
          <w:marTop w:val="0"/>
          <w:marBottom w:val="0"/>
          <w:divBdr>
            <w:top w:val="none" w:sz="0" w:space="0" w:color="auto"/>
            <w:left w:val="none" w:sz="0" w:space="0" w:color="auto"/>
            <w:bottom w:val="none" w:sz="0" w:space="0" w:color="auto"/>
            <w:right w:val="none" w:sz="0" w:space="0" w:color="auto"/>
          </w:divBdr>
        </w:div>
        <w:div w:id="1919628685">
          <w:marLeft w:val="480"/>
          <w:marRight w:val="0"/>
          <w:marTop w:val="0"/>
          <w:marBottom w:val="0"/>
          <w:divBdr>
            <w:top w:val="none" w:sz="0" w:space="0" w:color="auto"/>
            <w:left w:val="none" w:sz="0" w:space="0" w:color="auto"/>
            <w:bottom w:val="none" w:sz="0" w:space="0" w:color="auto"/>
            <w:right w:val="none" w:sz="0" w:space="0" w:color="auto"/>
          </w:divBdr>
        </w:div>
        <w:div w:id="850610271">
          <w:marLeft w:val="480"/>
          <w:marRight w:val="0"/>
          <w:marTop w:val="0"/>
          <w:marBottom w:val="0"/>
          <w:divBdr>
            <w:top w:val="none" w:sz="0" w:space="0" w:color="auto"/>
            <w:left w:val="none" w:sz="0" w:space="0" w:color="auto"/>
            <w:bottom w:val="none" w:sz="0" w:space="0" w:color="auto"/>
            <w:right w:val="none" w:sz="0" w:space="0" w:color="auto"/>
          </w:divBdr>
        </w:div>
        <w:div w:id="1460563240">
          <w:marLeft w:val="480"/>
          <w:marRight w:val="0"/>
          <w:marTop w:val="0"/>
          <w:marBottom w:val="0"/>
          <w:divBdr>
            <w:top w:val="none" w:sz="0" w:space="0" w:color="auto"/>
            <w:left w:val="none" w:sz="0" w:space="0" w:color="auto"/>
            <w:bottom w:val="none" w:sz="0" w:space="0" w:color="auto"/>
            <w:right w:val="none" w:sz="0" w:space="0" w:color="auto"/>
          </w:divBdr>
        </w:div>
        <w:div w:id="1703018784">
          <w:marLeft w:val="480"/>
          <w:marRight w:val="0"/>
          <w:marTop w:val="0"/>
          <w:marBottom w:val="0"/>
          <w:divBdr>
            <w:top w:val="none" w:sz="0" w:space="0" w:color="auto"/>
            <w:left w:val="none" w:sz="0" w:space="0" w:color="auto"/>
            <w:bottom w:val="none" w:sz="0" w:space="0" w:color="auto"/>
            <w:right w:val="none" w:sz="0" w:space="0" w:color="auto"/>
          </w:divBdr>
        </w:div>
        <w:div w:id="479538800">
          <w:marLeft w:val="480"/>
          <w:marRight w:val="0"/>
          <w:marTop w:val="0"/>
          <w:marBottom w:val="0"/>
          <w:divBdr>
            <w:top w:val="none" w:sz="0" w:space="0" w:color="auto"/>
            <w:left w:val="none" w:sz="0" w:space="0" w:color="auto"/>
            <w:bottom w:val="none" w:sz="0" w:space="0" w:color="auto"/>
            <w:right w:val="none" w:sz="0" w:space="0" w:color="auto"/>
          </w:divBdr>
        </w:div>
        <w:div w:id="1683703628">
          <w:marLeft w:val="480"/>
          <w:marRight w:val="0"/>
          <w:marTop w:val="0"/>
          <w:marBottom w:val="0"/>
          <w:divBdr>
            <w:top w:val="none" w:sz="0" w:space="0" w:color="auto"/>
            <w:left w:val="none" w:sz="0" w:space="0" w:color="auto"/>
            <w:bottom w:val="none" w:sz="0" w:space="0" w:color="auto"/>
            <w:right w:val="none" w:sz="0" w:space="0" w:color="auto"/>
          </w:divBdr>
        </w:div>
        <w:div w:id="1683975907">
          <w:marLeft w:val="480"/>
          <w:marRight w:val="0"/>
          <w:marTop w:val="0"/>
          <w:marBottom w:val="0"/>
          <w:divBdr>
            <w:top w:val="none" w:sz="0" w:space="0" w:color="auto"/>
            <w:left w:val="none" w:sz="0" w:space="0" w:color="auto"/>
            <w:bottom w:val="none" w:sz="0" w:space="0" w:color="auto"/>
            <w:right w:val="none" w:sz="0" w:space="0" w:color="auto"/>
          </w:divBdr>
        </w:div>
        <w:div w:id="358698710">
          <w:marLeft w:val="480"/>
          <w:marRight w:val="0"/>
          <w:marTop w:val="0"/>
          <w:marBottom w:val="0"/>
          <w:divBdr>
            <w:top w:val="none" w:sz="0" w:space="0" w:color="auto"/>
            <w:left w:val="none" w:sz="0" w:space="0" w:color="auto"/>
            <w:bottom w:val="none" w:sz="0" w:space="0" w:color="auto"/>
            <w:right w:val="none" w:sz="0" w:space="0" w:color="auto"/>
          </w:divBdr>
        </w:div>
        <w:div w:id="1459377182">
          <w:marLeft w:val="480"/>
          <w:marRight w:val="0"/>
          <w:marTop w:val="0"/>
          <w:marBottom w:val="0"/>
          <w:divBdr>
            <w:top w:val="none" w:sz="0" w:space="0" w:color="auto"/>
            <w:left w:val="none" w:sz="0" w:space="0" w:color="auto"/>
            <w:bottom w:val="none" w:sz="0" w:space="0" w:color="auto"/>
            <w:right w:val="none" w:sz="0" w:space="0" w:color="auto"/>
          </w:divBdr>
        </w:div>
        <w:div w:id="1056587353">
          <w:marLeft w:val="480"/>
          <w:marRight w:val="0"/>
          <w:marTop w:val="0"/>
          <w:marBottom w:val="0"/>
          <w:divBdr>
            <w:top w:val="none" w:sz="0" w:space="0" w:color="auto"/>
            <w:left w:val="none" w:sz="0" w:space="0" w:color="auto"/>
            <w:bottom w:val="none" w:sz="0" w:space="0" w:color="auto"/>
            <w:right w:val="none" w:sz="0" w:space="0" w:color="auto"/>
          </w:divBdr>
        </w:div>
        <w:div w:id="110249882">
          <w:marLeft w:val="480"/>
          <w:marRight w:val="0"/>
          <w:marTop w:val="0"/>
          <w:marBottom w:val="0"/>
          <w:divBdr>
            <w:top w:val="none" w:sz="0" w:space="0" w:color="auto"/>
            <w:left w:val="none" w:sz="0" w:space="0" w:color="auto"/>
            <w:bottom w:val="none" w:sz="0" w:space="0" w:color="auto"/>
            <w:right w:val="none" w:sz="0" w:space="0" w:color="auto"/>
          </w:divBdr>
        </w:div>
        <w:div w:id="856699447">
          <w:marLeft w:val="480"/>
          <w:marRight w:val="0"/>
          <w:marTop w:val="0"/>
          <w:marBottom w:val="0"/>
          <w:divBdr>
            <w:top w:val="none" w:sz="0" w:space="0" w:color="auto"/>
            <w:left w:val="none" w:sz="0" w:space="0" w:color="auto"/>
            <w:bottom w:val="none" w:sz="0" w:space="0" w:color="auto"/>
            <w:right w:val="none" w:sz="0" w:space="0" w:color="auto"/>
          </w:divBdr>
        </w:div>
        <w:div w:id="267199437">
          <w:marLeft w:val="480"/>
          <w:marRight w:val="0"/>
          <w:marTop w:val="0"/>
          <w:marBottom w:val="0"/>
          <w:divBdr>
            <w:top w:val="none" w:sz="0" w:space="0" w:color="auto"/>
            <w:left w:val="none" w:sz="0" w:space="0" w:color="auto"/>
            <w:bottom w:val="none" w:sz="0" w:space="0" w:color="auto"/>
            <w:right w:val="none" w:sz="0" w:space="0" w:color="auto"/>
          </w:divBdr>
        </w:div>
        <w:div w:id="579557201">
          <w:marLeft w:val="480"/>
          <w:marRight w:val="0"/>
          <w:marTop w:val="0"/>
          <w:marBottom w:val="0"/>
          <w:divBdr>
            <w:top w:val="none" w:sz="0" w:space="0" w:color="auto"/>
            <w:left w:val="none" w:sz="0" w:space="0" w:color="auto"/>
            <w:bottom w:val="none" w:sz="0" w:space="0" w:color="auto"/>
            <w:right w:val="none" w:sz="0" w:space="0" w:color="auto"/>
          </w:divBdr>
        </w:div>
        <w:div w:id="1745300909">
          <w:marLeft w:val="480"/>
          <w:marRight w:val="0"/>
          <w:marTop w:val="0"/>
          <w:marBottom w:val="0"/>
          <w:divBdr>
            <w:top w:val="none" w:sz="0" w:space="0" w:color="auto"/>
            <w:left w:val="none" w:sz="0" w:space="0" w:color="auto"/>
            <w:bottom w:val="none" w:sz="0" w:space="0" w:color="auto"/>
            <w:right w:val="none" w:sz="0" w:space="0" w:color="auto"/>
          </w:divBdr>
        </w:div>
        <w:div w:id="1520700668">
          <w:marLeft w:val="480"/>
          <w:marRight w:val="0"/>
          <w:marTop w:val="0"/>
          <w:marBottom w:val="0"/>
          <w:divBdr>
            <w:top w:val="none" w:sz="0" w:space="0" w:color="auto"/>
            <w:left w:val="none" w:sz="0" w:space="0" w:color="auto"/>
            <w:bottom w:val="none" w:sz="0" w:space="0" w:color="auto"/>
            <w:right w:val="none" w:sz="0" w:space="0" w:color="auto"/>
          </w:divBdr>
        </w:div>
        <w:div w:id="625353150">
          <w:marLeft w:val="480"/>
          <w:marRight w:val="0"/>
          <w:marTop w:val="0"/>
          <w:marBottom w:val="0"/>
          <w:divBdr>
            <w:top w:val="none" w:sz="0" w:space="0" w:color="auto"/>
            <w:left w:val="none" w:sz="0" w:space="0" w:color="auto"/>
            <w:bottom w:val="none" w:sz="0" w:space="0" w:color="auto"/>
            <w:right w:val="none" w:sz="0" w:space="0" w:color="auto"/>
          </w:divBdr>
        </w:div>
        <w:div w:id="2111119664">
          <w:marLeft w:val="480"/>
          <w:marRight w:val="0"/>
          <w:marTop w:val="0"/>
          <w:marBottom w:val="0"/>
          <w:divBdr>
            <w:top w:val="none" w:sz="0" w:space="0" w:color="auto"/>
            <w:left w:val="none" w:sz="0" w:space="0" w:color="auto"/>
            <w:bottom w:val="none" w:sz="0" w:space="0" w:color="auto"/>
            <w:right w:val="none" w:sz="0" w:space="0" w:color="auto"/>
          </w:divBdr>
        </w:div>
        <w:div w:id="1697804679">
          <w:marLeft w:val="480"/>
          <w:marRight w:val="0"/>
          <w:marTop w:val="0"/>
          <w:marBottom w:val="0"/>
          <w:divBdr>
            <w:top w:val="none" w:sz="0" w:space="0" w:color="auto"/>
            <w:left w:val="none" w:sz="0" w:space="0" w:color="auto"/>
            <w:bottom w:val="none" w:sz="0" w:space="0" w:color="auto"/>
            <w:right w:val="none" w:sz="0" w:space="0" w:color="auto"/>
          </w:divBdr>
        </w:div>
        <w:div w:id="230166167">
          <w:marLeft w:val="480"/>
          <w:marRight w:val="0"/>
          <w:marTop w:val="0"/>
          <w:marBottom w:val="0"/>
          <w:divBdr>
            <w:top w:val="none" w:sz="0" w:space="0" w:color="auto"/>
            <w:left w:val="none" w:sz="0" w:space="0" w:color="auto"/>
            <w:bottom w:val="none" w:sz="0" w:space="0" w:color="auto"/>
            <w:right w:val="none" w:sz="0" w:space="0" w:color="auto"/>
          </w:divBdr>
        </w:div>
        <w:div w:id="321009101">
          <w:marLeft w:val="480"/>
          <w:marRight w:val="0"/>
          <w:marTop w:val="0"/>
          <w:marBottom w:val="0"/>
          <w:divBdr>
            <w:top w:val="none" w:sz="0" w:space="0" w:color="auto"/>
            <w:left w:val="none" w:sz="0" w:space="0" w:color="auto"/>
            <w:bottom w:val="none" w:sz="0" w:space="0" w:color="auto"/>
            <w:right w:val="none" w:sz="0" w:space="0" w:color="auto"/>
          </w:divBdr>
        </w:div>
        <w:div w:id="1890606190">
          <w:marLeft w:val="480"/>
          <w:marRight w:val="0"/>
          <w:marTop w:val="0"/>
          <w:marBottom w:val="0"/>
          <w:divBdr>
            <w:top w:val="none" w:sz="0" w:space="0" w:color="auto"/>
            <w:left w:val="none" w:sz="0" w:space="0" w:color="auto"/>
            <w:bottom w:val="none" w:sz="0" w:space="0" w:color="auto"/>
            <w:right w:val="none" w:sz="0" w:space="0" w:color="auto"/>
          </w:divBdr>
        </w:div>
        <w:div w:id="712660296">
          <w:marLeft w:val="480"/>
          <w:marRight w:val="0"/>
          <w:marTop w:val="0"/>
          <w:marBottom w:val="0"/>
          <w:divBdr>
            <w:top w:val="none" w:sz="0" w:space="0" w:color="auto"/>
            <w:left w:val="none" w:sz="0" w:space="0" w:color="auto"/>
            <w:bottom w:val="none" w:sz="0" w:space="0" w:color="auto"/>
            <w:right w:val="none" w:sz="0" w:space="0" w:color="auto"/>
          </w:divBdr>
        </w:div>
      </w:divsChild>
    </w:div>
    <w:div w:id="419300035">
      <w:bodyDiv w:val="1"/>
      <w:marLeft w:val="0"/>
      <w:marRight w:val="0"/>
      <w:marTop w:val="0"/>
      <w:marBottom w:val="0"/>
      <w:divBdr>
        <w:top w:val="none" w:sz="0" w:space="0" w:color="auto"/>
        <w:left w:val="none" w:sz="0" w:space="0" w:color="auto"/>
        <w:bottom w:val="none" w:sz="0" w:space="0" w:color="auto"/>
        <w:right w:val="none" w:sz="0" w:space="0" w:color="auto"/>
      </w:divBdr>
    </w:div>
    <w:div w:id="419327375">
      <w:bodyDiv w:val="1"/>
      <w:marLeft w:val="0"/>
      <w:marRight w:val="0"/>
      <w:marTop w:val="0"/>
      <w:marBottom w:val="0"/>
      <w:divBdr>
        <w:top w:val="none" w:sz="0" w:space="0" w:color="auto"/>
        <w:left w:val="none" w:sz="0" w:space="0" w:color="auto"/>
        <w:bottom w:val="none" w:sz="0" w:space="0" w:color="auto"/>
        <w:right w:val="none" w:sz="0" w:space="0" w:color="auto"/>
      </w:divBdr>
    </w:div>
    <w:div w:id="419374216">
      <w:bodyDiv w:val="1"/>
      <w:marLeft w:val="0"/>
      <w:marRight w:val="0"/>
      <w:marTop w:val="0"/>
      <w:marBottom w:val="0"/>
      <w:divBdr>
        <w:top w:val="none" w:sz="0" w:space="0" w:color="auto"/>
        <w:left w:val="none" w:sz="0" w:space="0" w:color="auto"/>
        <w:bottom w:val="none" w:sz="0" w:space="0" w:color="auto"/>
        <w:right w:val="none" w:sz="0" w:space="0" w:color="auto"/>
      </w:divBdr>
    </w:div>
    <w:div w:id="419444958">
      <w:bodyDiv w:val="1"/>
      <w:marLeft w:val="0"/>
      <w:marRight w:val="0"/>
      <w:marTop w:val="0"/>
      <w:marBottom w:val="0"/>
      <w:divBdr>
        <w:top w:val="none" w:sz="0" w:space="0" w:color="auto"/>
        <w:left w:val="none" w:sz="0" w:space="0" w:color="auto"/>
        <w:bottom w:val="none" w:sz="0" w:space="0" w:color="auto"/>
        <w:right w:val="none" w:sz="0" w:space="0" w:color="auto"/>
      </w:divBdr>
    </w:div>
    <w:div w:id="419568512">
      <w:bodyDiv w:val="1"/>
      <w:marLeft w:val="0"/>
      <w:marRight w:val="0"/>
      <w:marTop w:val="0"/>
      <w:marBottom w:val="0"/>
      <w:divBdr>
        <w:top w:val="none" w:sz="0" w:space="0" w:color="auto"/>
        <w:left w:val="none" w:sz="0" w:space="0" w:color="auto"/>
        <w:bottom w:val="none" w:sz="0" w:space="0" w:color="auto"/>
        <w:right w:val="none" w:sz="0" w:space="0" w:color="auto"/>
      </w:divBdr>
    </w:div>
    <w:div w:id="419570552">
      <w:bodyDiv w:val="1"/>
      <w:marLeft w:val="0"/>
      <w:marRight w:val="0"/>
      <w:marTop w:val="0"/>
      <w:marBottom w:val="0"/>
      <w:divBdr>
        <w:top w:val="none" w:sz="0" w:space="0" w:color="auto"/>
        <w:left w:val="none" w:sz="0" w:space="0" w:color="auto"/>
        <w:bottom w:val="none" w:sz="0" w:space="0" w:color="auto"/>
        <w:right w:val="none" w:sz="0" w:space="0" w:color="auto"/>
      </w:divBdr>
    </w:div>
    <w:div w:id="419645162">
      <w:bodyDiv w:val="1"/>
      <w:marLeft w:val="0"/>
      <w:marRight w:val="0"/>
      <w:marTop w:val="0"/>
      <w:marBottom w:val="0"/>
      <w:divBdr>
        <w:top w:val="none" w:sz="0" w:space="0" w:color="auto"/>
        <w:left w:val="none" w:sz="0" w:space="0" w:color="auto"/>
        <w:bottom w:val="none" w:sz="0" w:space="0" w:color="auto"/>
        <w:right w:val="none" w:sz="0" w:space="0" w:color="auto"/>
      </w:divBdr>
    </w:div>
    <w:div w:id="419713513">
      <w:bodyDiv w:val="1"/>
      <w:marLeft w:val="0"/>
      <w:marRight w:val="0"/>
      <w:marTop w:val="0"/>
      <w:marBottom w:val="0"/>
      <w:divBdr>
        <w:top w:val="none" w:sz="0" w:space="0" w:color="auto"/>
        <w:left w:val="none" w:sz="0" w:space="0" w:color="auto"/>
        <w:bottom w:val="none" w:sz="0" w:space="0" w:color="auto"/>
        <w:right w:val="none" w:sz="0" w:space="0" w:color="auto"/>
      </w:divBdr>
    </w:div>
    <w:div w:id="419714640">
      <w:bodyDiv w:val="1"/>
      <w:marLeft w:val="0"/>
      <w:marRight w:val="0"/>
      <w:marTop w:val="0"/>
      <w:marBottom w:val="0"/>
      <w:divBdr>
        <w:top w:val="none" w:sz="0" w:space="0" w:color="auto"/>
        <w:left w:val="none" w:sz="0" w:space="0" w:color="auto"/>
        <w:bottom w:val="none" w:sz="0" w:space="0" w:color="auto"/>
        <w:right w:val="none" w:sz="0" w:space="0" w:color="auto"/>
      </w:divBdr>
    </w:div>
    <w:div w:id="419721023">
      <w:bodyDiv w:val="1"/>
      <w:marLeft w:val="0"/>
      <w:marRight w:val="0"/>
      <w:marTop w:val="0"/>
      <w:marBottom w:val="0"/>
      <w:divBdr>
        <w:top w:val="none" w:sz="0" w:space="0" w:color="auto"/>
        <w:left w:val="none" w:sz="0" w:space="0" w:color="auto"/>
        <w:bottom w:val="none" w:sz="0" w:space="0" w:color="auto"/>
        <w:right w:val="none" w:sz="0" w:space="0" w:color="auto"/>
      </w:divBdr>
    </w:div>
    <w:div w:id="419788835">
      <w:bodyDiv w:val="1"/>
      <w:marLeft w:val="0"/>
      <w:marRight w:val="0"/>
      <w:marTop w:val="0"/>
      <w:marBottom w:val="0"/>
      <w:divBdr>
        <w:top w:val="none" w:sz="0" w:space="0" w:color="auto"/>
        <w:left w:val="none" w:sz="0" w:space="0" w:color="auto"/>
        <w:bottom w:val="none" w:sz="0" w:space="0" w:color="auto"/>
        <w:right w:val="none" w:sz="0" w:space="0" w:color="auto"/>
      </w:divBdr>
    </w:div>
    <w:div w:id="419907397">
      <w:bodyDiv w:val="1"/>
      <w:marLeft w:val="0"/>
      <w:marRight w:val="0"/>
      <w:marTop w:val="0"/>
      <w:marBottom w:val="0"/>
      <w:divBdr>
        <w:top w:val="none" w:sz="0" w:space="0" w:color="auto"/>
        <w:left w:val="none" w:sz="0" w:space="0" w:color="auto"/>
        <w:bottom w:val="none" w:sz="0" w:space="0" w:color="auto"/>
        <w:right w:val="none" w:sz="0" w:space="0" w:color="auto"/>
      </w:divBdr>
    </w:div>
    <w:div w:id="420099921">
      <w:bodyDiv w:val="1"/>
      <w:marLeft w:val="0"/>
      <w:marRight w:val="0"/>
      <w:marTop w:val="0"/>
      <w:marBottom w:val="0"/>
      <w:divBdr>
        <w:top w:val="none" w:sz="0" w:space="0" w:color="auto"/>
        <w:left w:val="none" w:sz="0" w:space="0" w:color="auto"/>
        <w:bottom w:val="none" w:sz="0" w:space="0" w:color="auto"/>
        <w:right w:val="none" w:sz="0" w:space="0" w:color="auto"/>
      </w:divBdr>
    </w:div>
    <w:div w:id="420178754">
      <w:bodyDiv w:val="1"/>
      <w:marLeft w:val="0"/>
      <w:marRight w:val="0"/>
      <w:marTop w:val="0"/>
      <w:marBottom w:val="0"/>
      <w:divBdr>
        <w:top w:val="none" w:sz="0" w:space="0" w:color="auto"/>
        <w:left w:val="none" w:sz="0" w:space="0" w:color="auto"/>
        <w:bottom w:val="none" w:sz="0" w:space="0" w:color="auto"/>
        <w:right w:val="none" w:sz="0" w:space="0" w:color="auto"/>
      </w:divBdr>
    </w:div>
    <w:div w:id="420221306">
      <w:bodyDiv w:val="1"/>
      <w:marLeft w:val="0"/>
      <w:marRight w:val="0"/>
      <w:marTop w:val="0"/>
      <w:marBottom w:val="0"/>
      <w:divBdr>
        <w:top w:val="none" w:sz="0" w:space="0" w:color="auto"/>
        <w:left w:val="none" w:sz="0" w:space="0" w:color="auto"/>
        <w:bottom w:val="none" w:sz="0" w:space="0" w:color="auto"/>
        <w:right w:val="none" w:sz="0" w:space="0" w:color="auto"/>
      </w:divBdr>
    </w:div>
    <w:div w:id="420224613">
      <w:bodyDiv w:val="1"/>
      <w:marLeft w:val="0"/>
      <w:marRight w:val="0"/>
      <w:marTop w:val="0"/>
      <w:marBottom w:val="0"/>
      <w:divBdr>
        <w:top w:val="none" w:sz="0" w:space="0" w:color="auto"/>
        <w:left w:val="none" w:sz="0" w:space="0" w:color="auto"/>
        <w:bottom w:val="none" w:sz="0" w:space="0" w:color="auto"/>
        <w:right w:val="none" w:sz="0" w:space="0" w:color="auto"/>
      </w:divBdr>
    </w:div>
    <w:div w:id="420299079">
      <w:bodyDiv w:val="1"/>
      <w:marLeft w:val="0"/>
      <w:marRight w:val="0"/>
      <w:marTop w:val="0"/>
      <w:marBottom w:val="0"/>
      <w:divBdr>
        <w:top w:val="none" w:sz="0" w:space="0" w:color="auto"/>
        <w:left w:val="none" w:sz="0" w:space="0" w:color="auto"/>
        <w:bottom w:val="none" w:sz="0" w:space="0" w:color="auto"/>
        <w:right w:val="none" w:sz="0" w:space="0" w:color="auto"/>
      </w:divBdr>
    </w:div>
    <w:div w:id="420300508">
      <w:bodyDiv w:val="1"/>
      <w:marLeft w:val="0"/>
      <w:marRight w:val="0"/>
      <w:marTop w:val="0"/>
      <w:marBottom w:val="0"/>
      <w:divBdr>
        <w:top w:val="none" w:sz="0" w:space="0" w:color="auto"/>
        <w:left w:val="none" w:sz="0" w:space="0" w:color="auto"/>
        <w:bottom w:val="none" w:sz="0" w:space="0" w:color="auto"/>
        <w:right w:val="none" w:sz="0" w:space="0" w:color="auto"/>
      </w:divBdr>
    </w:div>
    <w:div w:id="420415295">
      <w:bodyDiv w:val="1"/>
      <w:marLeft w:val="0"/>
      <w:marRight w:val="0"/>
      <w:marTop w:val="0"/>
      <w:marBottom w:val="0"/>
      <w:divBdr>
        <w:top w:val="none" w:sz="0" w:space="0" w:color="auto"/>
        <w:left w:val="none" w:sz="0" w:space="0" w:color="auto"/>
        <w:bottom w:val="none" w:sz="0" w:space="0" w:color="auto"/>
        <w:right w:val="none" w:sz="0" w:space="0" w:color="auto"/>
      </w:divBdr>
    </w:div>
    <w:div w:id="420487736">
      <w:bodyDiv w:val="1"/>
      <w:marLeft w:val="0"/>
      <w:marRight w:val="0"/>
      <w:marTop w:val="0"/>
      <w:marBottom w:val="0"/>
      <w:divBdr>
        <w:top w:val="none" w:sz="0" w:space="0" w:color="auto"/>
        <w:left w:val="none" w:sz="0" w:space="0" w:color="auto"/>
        <w:bottom w:val="none" w:sz="0" w:space="0" w:color="auto"/>
        <w:right w:val="none" w:sz="0" w:space="0" w:color="auto"/>
      </w:divBdr>
      <w:divsChild>
        <w:div w:id="38748972">
          <w:marLeft w:val="480"/>
          <w:marRight w:val="0"/>
          <w:marTop w:val="0"/>
          <w:marBottom w:val="0"/>
          <w:divBdr>
            <w:top w:val="none" w:sz="0" w:space="0" w:color="auto"/>
            <w:left w:val="none" w:sz="0" w:space="0" w:color="auto"/>
            <w:bottom w:val="none" w:sz="0" w:space="0" w:color="auto"/>
            <w:right w:val="none" w:sz="0" w:space="0" w:color="auto"/>
          </w:divBdr>
        </w:div>
        <w:div w:id="65424814">
          <w:marLeft w:val="480"/>
          <w:marRight w:val="0"/>
          <w:marTop w:val="0"/>
          <w:marBottom w:val="0"/>
          <w:divBdr>
            <w:top w:val="none" w:sz="0" w:space="0" w:color="auto"/>
            <w:left w:val="none" w:sz="0" w:space="0" w:color="auto"/>
            <w:bottom w:val="none" w:sz="0" w:space="0" w:color="auto"/>
            <w:right w:val="none" w:sz="0" w:space="0" w:color="auto"/>
          </w:divBdr>
        </w:div>
        <w:div w:id="77099233">
          <w:marLeft w:val="480"/>
          <w:marRight w:val="0"/>
          <w:marTop w:val="0"/>
          <w:marBottom w:val="0"/>
          <w:divBdr>
            <w:top w:val="none" w:sz="0" w:space="0" w:color="auto"/>
            <w:left w:val="none" w:sz="0" w:space="0" w:color="auto"/>
            <w:bottom w:val="none" w:sz="0" w:space="0" w:color="auto"/>
            <w:right w:val="none" w:sz="0" w:space="0" w:color="auto"/>
          </w:divBdr>
        </w:div>
        <w:div w:id="98063526">
          <w:marLeft w:val="480"/>
          <w:marRight w:val="0"/>
          <w:marTop w:val="0"/>
          <w:marBottom w:val="0"/>
          <w:divBdr>
            <w:top w:val="none" w:sz="0" w:space="0" w:color="auto"/>
            <w:left w:val="none" w:sz="0" w:space="0" w:color="auto"/>
            <w:bottom w:val="none" w:sz="0" w:space="0" w:color="auto"/>
            <w:right w:val="none" w:sz="0" w:space="0" w:color="auto"/>
          </w:divBdr>
        </w:div>
        <w:div w:id="111218270">
          <w:marLeft w:val="480"/>
          <w:marRight w:val="0"/>
          <w:marTop w:val="0"/>
          <w:marBottom w:val="0"/>
          <w:divBdr>
            <w:top w:val="none" w:sz="0" w:space="0" w:color="auto"/>
            <w:left w:val="none" w:sz="0" w:space="0" w:color="auto"/>
            <w:bottom w:val="none" w:sz="0" w:space="0" w:color="auto"/>
            <w:right w:val="none" w:sz="0" w:space="0" w:color="auto"/>
          </w:divBdr>
        </w:div>
        <w:div w:id="152990722">
          <w:marLeft w:val="480"/>
          <w:marRight w:val="0"/>
          <w:marTop w:val="0"/>
          <w:marBottom w:val="0"/>
          <w:divBdr>
            <w:top w:val="none" w:sz="0" w:space="0" w:color="auto"/>
            <w:left w:val="none" w:sz="0" w:space="0" w:color="auto"/>
            <w:bottom w:val="none" w:sz="0" w:space="0" w:color="auto"/>
            <w:right w:val="none" w:sz="0" w:space="0" w:color="auto"/>
          </w:divBdr>
        </w:div>
        <w:div w:id="336810591">
          <w:marLeft w:val="480"/>
          <w:marRight w:val="0"/>
          <w:marTop w:val="0"/>
          <w:marBottom w:val="0"/>
          <w:divBdr>
            <w:top w:val="none" w:sz="0" w:space="0" w:color="auto"/>
            <w:left w:val="none" w:sz="0" w:space="0" w:color="auto"/>
            <w:bottom w:val="none" w:sz="0" w:space="0" w:color="auto"/>
            <w:right w:val="none" w:sz="0" w:space="0" w:color="auto"/>
          </w:divBdr>
        </w:div>
        <w:div w:id="448280098">
          <w:marLeft w:val="480"/>
          <w:marRight w:val="0"/>
          <w:marTop w:val="0"/>
          <w:marBottom w:val="0"/>
          <w:divBdr>
            <w:top w:val="none" w:sz="0" w:space="0" w:color="auto"/>
            <w:left w:val="none" w:sz="0" w:space="0" w:color="auto"/>
            <w:bottom w:val="none" w:sz="0" w:space="0" w:color="auto"/>
            <w:right w:val="none" w:sz="0" w:space="0" w:color="auto"/>
          </w:divBdr>
        </w:div>
        <w:div w:id="469783522">
          <w:marLeft w:val="480"/>
          <w:marRight w:val="0"/>
          <w:marTop w:val="0"/>
          <w:marBottom w:val="0"/>
          <w:divBdr>
            <w:top w:val="none" w:sz="0" w:space="0" w:color="auto"/>
            <w:left w:val="none" w:sz="0" w:space="0" w:color="auto"/>
            <w:bottom w:val="none" w:sz="0" w:space="0" w:color="auto"/>
            <w:right w:val="none" w:sz="0" w:space="0" w:color="auto"/>
          </w:divBdr>
        </w:div>
        <w:div w:id="480584626">
          <w:marLeft w:val="480"/>
          <w:marRight w:val="0"/>
          <w:marTop w:val="0"/>
          <w:marBottom w:val="0"/>
          <w:divBdr>
            <w:top w:val="none" w:sz="0" w:space="0" w:color="auto"/>
            <w:left w:val="none" w:sz="0" w:space="0" w:color="auto"/>
            <w:bottom w:val="none" w:sz="0" w:space="0" w:color="auto"/>
            <w:right w:val="none" w:sz="0" w:space="0" w:color="auto"/>
          </w:divBdr>
        </w:div>
        <w:div w:id="484977678">
          <w:marLeft w:val="480"/>
          <w:marRight w:val="0"/>
          <w:marTop w:val="0"/>
          <w:marBottom w:val="0"/>
          <w:divBdr>
            <w:top w:val="none" w:sz="0" w:space="0" w:color="auto"/>
            <w:left w:val="none" w:sz="0" w:space="0" w:color="auto"/>
            <w:bottom w:val="none" w:sz="0" w:space="0" w:color="auto"/>
            <w:right w:val="none" w:sz="0" w:space="0" w:color="auto"/>
          </w:divBdr>
        </w:div>
        <w:div w:id="569461782">
          <w:marLeft w:val="480"/>
          <w:marRight w:val="0"/>
          <w:marTop w:val="0"/>
          <w:marBottom w:val="0"/>
          <w:divBdr>
            <w:top w:val="none" w:sz="0" w:space="0" w:color="auto"/>
            <w:left w:val="none" w:sz="0" w:space="0" w:color="auto"/>
            <w:bottom w:val="none" w:sz="0" w:space="0" w:color="auto"/>
            <w:right w:val="none" w:sz="0" w:space="0" w:color="auto"/>
          </w:divBdr>
        </w:div>
        <w:div w:id="581379150">
          <w:marLeft w:val="480"/>
          <w:marRight w:val="0"/>
          <w:marTop w:val="0"/>
          <w:marBottom w:val="0"/>
          <w:divBdr>
            <w:top w:val="none" w:sz="0" w:space="0" w:color="auto"/>
            <w:left w:val="none" w:sz="0" w:space="0" w:color="auto"/>
            <w:bottom w:val="none" w:sz="0" w:space="0" w:color="auto"/>
            <w:right w:val="none" w:sz="0" w:space="0" w:color="auto"/>
          </w:divBdr>
        </w:div>
        <w:div w:id="586887743">
          <w:marLeft w:val="480"/>
          <w:marRight w:val="0"/>
          <w:marTop w:val="0"/>
          <w:marBottom w:val="0"/>
          <w:divBdr>
            <w:top w:val="none" w:sz="0" w:space="0" w:color="auto"/>
            <w:left w:val="none" w:sz="0" w:space="0" w:color="auto"/>
            <w:bottom w:val="none" w:sz="0" w:space="0" w:color="auto"/>
            <w:right w:val="none" w:sz="0" w:space="0" w:color="auto"/>
          </w:divBdr>
        </w:div>
        <w:div w:id="603921890">
          <w:marLeft w:val="480"/>
          <w:marRight w:val="0"/>
          <w:marTop w:val="0"/>
          <w:marBottom w:val="0"/>
          <w:divBdr>
            <w:top w:val="none" w:sz="0" w:space="0" w:color="auto"/>
            <w:left w:val="none" w:sz="0" w:space="0" w:color="auto"/>
            <w:bottom w:val="none" w:sz="0" w:space="0" w:color="auto"/>
            <w:right w:val="none" w:sz="0" w:space="0" w:color="auto"/>
          </w:divBdr>
        </w:div>
        <w:div w:id="651952997">
          <w:marLeft w:val="480"/>
          <w:marRight w:val="0"/>
          <w:marTop w:val="0"/>
          <w:marBottom w:val="0"/>
          <w:divBdr>
            <w:top w:val="none" w:sz="0" w:space="0" w:color="auto"/>
            <w:left w:val="none" w:sz="0" w:space="0" w:color="auto"/>
            <w:bottom w:val="none" w:sz="0" w:space="0" w:color="auto"/>
            <w:right w:val="none" w:sz="0" w:space="0" w:color="auto"/>
          </w:divBdr>
        </w:div>
        <w:div w:id="656618649">
          <w:marLeft w:val="480"/>
          <w:marRight w:val="0"/>
          <w:marTop w:val="0"/>
          <w:marBottom w:val="0"/>
          <w:divBdr>
            <w:top w:val="none" w:sz="0" w:space="0" w:color="auto"/>
            <w:left w:val="none" w:sz="0" w:space="0" w:color="auto"/>
            <w:bottom w:val="none" w:sz="0" w:space="0" w:color="auto"/>
            <w:right w:val="none" w:sz="0" w:space="0" w:color="auto"/>
          </w:divBdr>
        </w:div>
        <w:div w:id="675765639">
          <w:marLeft w:val="480"/>
          <w:marRight w:val="0"/>
          <w:marTop w:val="0"/>
          <w:marBottom w:val="0"/>
          <w:divBdr>
            <w:top w:val="none" w:sz="0" w:space="0" w:color="auto"/>
            <w:left w:val="none" w:sz="0" w:space="0" w:color="auto"/>
            <w:bottom w:val="none" w:sz="0" w:space="0" w:color="auto"/>
            <w:right w:val="none" w:sz="0" w:space="0" w:color="auto"/>
          </w:divBdr>
        </w:div>
        <w:div w:id="692192897">
          <w:marLeft w:val="480"/>
          <w:marRight w:val="0"/>
          <w:marTop w:val="0"/>
          <w:marBottom w:val="0"/>
          <w:divBdr>
            <w:top w:val="none" w:sz="0" w:space="0" w:color="auto"/>
            <w:left w:val="none" w:sz="0" w:space="0" w:color="auto"/>
            <w:bottom w:val="none" w:sz="0" w:space="0" w:color="auto"/>
            <w:right w:val="none" w:sz="0" w:space="0" w:color="auto"/>
          </w:divBdr>
        </w:div>
        <w:div w:id="724179817">
          <w:marLeft w:val="480"/>
          <w:marRight w:val="0"/>
          <w:marTop w:val="0"/>
          <w:marBottom w:val="0"/>
          <w:divBdr>
            <w:top w:val="none" w:sz="0" w:space="0" w:color="auto"/>
            <w:left w:val="none" w:sz="0" w:space="0" w:color="auto"/>
            <w:bottom w:val="none" w:sz="0" w:space="0" w:color="auto"/>
            <w:right w:val="none" w:sz="0" w:space="0" w:color="auto"/>
          </w:divBdr>
        </w:div>
        <w:div w:id="812528131">
          <w:marLeft w:val="480"/>
          <w:marRight w:val="0"/>
          <w:marTop w:val="0"/>
          <w:marBottom w:val="0"/>
          <w:divBdr>
            <w:top w:val="none" w:sz="0" w:space="0" w:color="auto"/>
            <w:left w:val="none" w:sz="0" w:space="0" w:color="auto"/>
            <w:bottom w:val="none" w:sz="0" w:space="0" w:color="auto"/>
            <w:right w:val="none" w:sz="0" w:space="0" w:color="auto"/>
          </w:divBdr>
        </w:div>
        <w:div w:id="897201955">
          <w:marLeft w:val="480"/>
          <w:marRight w:val="0"/>
          <w:marTop w:val="0"/>
          <w:marBottom w:val="0"/>
          <w:divBdr>
            <w:top w:val="none" w:sz="0" w:space="0" w:color="auto"/>
            <w:left w:val="none" w:sz="0" w:space="0" w:color="auto"/>
            <w:bottom w:val="none" w:sz="0" w:space="0" w:color="auto"/>
            <w:right w:val="none" w:sz="0" w:space="0" w:color="auto"/>
          </w:divBdr>
        </w:div>
      </w:divsChild>
    </w:div>
    <w:div w:id="420494726">
      <w:bodyDiv w:val="1"/>
      <w:marLeft w:val="0"/>
      <w:marRight w:val="0"/>
      <w:marTop w:val="0"/>
      <w:marBottom w:val="0"/>
      <w:divBdr>
        <w:top w:val="none" w:sz="0" w:space="0" w:color="auto"/>
        <w:left w:val="none" w:sz="0" w:space="0" w:color="auto"/>
        <w:bottom w:val="none" w:sz="0" w:space="0" w:color="auto"/>
        <w:right w:val="none" w:sz="0" w:space="0" w:color="auto"/>
      </w:divBdr>
    </w:div>
    <w:div w:id="420562986">
      <w:bodyDiv w:val="1"/>
      <w:marLeft w:val="0"/>
      <w:marRight w:val="0"/>
      <w:marTop w:val="0"/>
      <w:marBottom w:val="0"/>
      <w:divBdr>
        <w:top w:val="none" w:sz="0" w:space="0" w:color="auto"/>
        <w:left w:val="none" w:sz="0" w:space="0" w:color="auto"/>
        <w:bottom w:val="none" w:sz="0" w:space="0" w:color="auto"/>
        <w:right w:val="none" w:sz="0" w:space="0" w:color="auto"/>
      </w:divBdr>
      <w:divsChild>
        <w:div w:id="1130333">
          <w:marLeft w:val="480"/>
          <w:marRight w:val="0"/>
          <w:marTop w:val="0"/>
          <w:marBottom w:val="0"/>
          <w:divBdr>
            <w:top w:val="none" w:sz="0" w:space="0" w:color="auto"/>
            <w:left w:val="none" w:sz="0" w:space="0" w:color="auto"/>
            <w:bottom w:val="none" w:sz="0" w:space="0" w:color="auto"/>
            <w:right w:val="none" w:sz="0" w:space="0" w:color="auto"/>
          </w:divBdr>
        </w:div>
        <w:div w:id="104889663">
          <w:marLeft w:val="480"/>
          <w:marRight w:val="0"/>
          <w:marTop w:val="0"/>
          <w:marBottom w:val="0"/>
          <w:divBdr>
            <w:top w:val="none" w:sz="0" w:space="0" w:color="auto"/>
            <w:left w:val="none" w:sz="0" w:space="0" w:color="auto"/>
            <w:bottom w:val="none" w:sz="0" w:space="0" w:color="auto"/>
            <w:right w:val="none" w:sz="0" w:space="0" w:color="auto"/>
          </w:divBdr>
        </w:div>
        <w:div w:id="204024095">
          <w:marLeft w:val="480"/>
          <w:marRight w:val="0"/>
          <w:marTop w:val="0"/>
          <w:marBottom w:val="0"/>
          <w:divBdr>
            <w:top w:val="none" w:sz="0" w:space="0" w:color="auto"/>
            <w:left w:val="none" w:sz="0" w:space="0" w:color="auto"/>
            <w:bottom w:val="none" w:sz="0" w:space="0" w:color="auto"/>
            <w:right w:val="none" w:sz="0" w:space="0" w:color="auto"/>
          </w:divBdr>
        </w:div>
        <w:div w:id="255553497">
          <w:marLeft w:val="480"/>
          <w:marRight w:val="0"/>
          <w:marTop w:val="0"/>
          <w:marBottom w:val="0"/>
          <w:divBdr>
            <w:top w:val="none" w:sz="0" w:space="0" w:color="auto"/>
            <w:left w:val="none" w:sz="0" w:space="0" w:color="auto"/>
            <w:bottom w:val="none" w:sz="0" w:space="0" w:color="auto"/>
            <w:right w:val="none" w:sz="0" w:space="0" w:color="auto"/>
          </w:divBdr>
        </w:div>
        <w:div w:id="306130410">
          <w:marLeft w:val="480"/>
          <w:marRight w:val="0"/>
          <w:marTop w:val="0"/>
          <w:marBottom w:val="0"/>
          <w:divBdr>
            <w:top w:val="none" w:sz="0" w:space="0" w:color="auto"/>
            <w:left w:val="none" w:sz="0" w:space="0" w:color="auto"/>
            <w:bottom w:val="none" w:sz="0" w:space="0" w:color="auto"/>
            <w:right w:val="none" w:sz="0" w:space="0" w:color="auto"/>
          </w:divBdr>
        </w:div>
        <w:div w:id="343870476">
          <w:marLeft w:val="480"/>
          <w:marRight w:val="0"/>
          <w:marTop w:val="0"/>
          <w:marBottom w:val="0"/>
          <w:divBdr>
            <w:top w:val="none" w:sz="0" w:space="0" w:color="auto"/>
            <w:left w:val="none" w:sz="0" w:space="0" w:color="auto"/>
            <w:bottom w:val="none" w:sz="0" w:space="0" w:color="auto"/>
            <w:right w:val="none" w:sz="0" w:space="0" w:color="auto"/>
          </w:divBdr>
        </w:div>
        <w:div w:id="384376036">
          <w:marLeft w:val="480"/>
          <w:marRight w:val="0"/>
          <w:marTop w:val="0"/>
          <w:marBottom w:val="0"/>
          <w:divBdr>
            <w:top w:val="none" w:sz="0" w:space="0" w:color="auto"/>
            <w:left w:val="none" w:sz="0" w:space="0" w:color="auto"/>
            <w:bottom w:val="none" w:sz="0" w:space="0" w:color="auto"/>
            <w:right w:val="none" w:sz="0" w:space="0" w:color="auto"/>
          </w:divBdr>
        </w:div>
        <w:div w:id="456873430">
          <w:marLeft w:val="480"/>
          <w:marRight w:val="0"/>
          <w:marTop w:val="0"/>
          <w:marBottom w:val="0"/>
          <w:divBdr>
            <w:top w:val="none" w:sz="0" w:space="0" w:color="auto"/>
            <w:left w:val="none" w:sz="0" w:space="0" w:color="auto"/>
            <w:bottom w:val="none" w:sz="0" w:space="0" w:color="auto"/>
            <w:right w:val="none" w:sz="0" w:space="0" w:color="auto"/>
          </w:divBdr>
        </w:div>
        <w:div w:id="478228166">
          <w:marLeft w:val="480"/>
          <w:marRight w:val="0"/>
          <w:marTop w:val="0"/>
          <w:marBottom w:val="0"/>
          <w:divBdr>
            <w:top w:val="none" w:sz="0" w:space="0" w:color="auto"/>
            <w:left w:val="none" w:sz="0" w:space="0" w:color="auto"/>
            <w:bottom w:val="none" w:sz="0" w:space="0" w:color="auto"/>
            <w:right w:val="none" w:sz="0" w:space="0" w:color="auto"/>
          </w:divBdr>
        </w:div>
        <w:div w:id="592011557">
          <w:marLeft w:val="480"/>
          <w:marRight w:val="0"/>
          <w:marTop w:val="0"/>
          <w:marBottom w:val="0"/>
          <w:divBdr>
            <w:top w:val="none" w:sz="0" w:space="0" w:color="auto"/>
            <w:left w:val="none" w:sz="0" w:space="0" w:color="auto"/>
            <w:bottom w:val="none" w:sz="0" w:space="0" w:color="auto"/>
            <w:right w:val="none" w:sz="0" w:space="0" w:color="auto"/>
          </w:divBdr>
        </w:div>
        <w:div w:id="627319226">
          <w:marLeft w:val="480"/>
          <w:marRight w:val="0"/>
          <w:marTop w:val="0"/>
          <w:marBottom w:val="0"/>
          <w:divBdr>
            <w:top w:val="none" w:sz="0" w:space="0" w:color="auto"/>
            <w:left w:val="none" w:sz="0" w:space="0" w:color="auto"/>
            <w:bottom w:val="none" w:sz="0" w:space="0" w:color="auto"/>
            <w:right w:val="none" w:sz="0" w:space="0" w:color="auto"/>
          </w:divBdr>
        </w:div>
        <w:div w:id="656420936">
          <w:marLeft w:val="480"/>
          <w:marRight w:val="0"/>
          <w:marTop w:val="0"/>
          <w:marBottom w:val="0"/>
          <w:divBdr>
            <w:top w:val="none" w:sz="0" w:space="0" w:color="auto"/>
            <w:left w:val="none" w:sz="0" w:space="0" w:color="auto"/>
            <w:bottom w:val="none" w:sz="0" w:space="0" w:color="auto"/>
            <w:right w:val="none" w:sz="0" w:space="0" w:color="auto"/>
          </w:divBdr>
        </w:div>
        <w:div w:id="695080310">
          <w:marLeft w:val="480"/>
          <w:marRight w:val="0"/>
          <w:marTop w:val="0"/>
          <w:marBottom w:val="0"/>
          <w:divBdr>
            <w:top w:val="none" w:sz="0" w:space="0" w:color="auto"/>
            <w:left w:val="none" w:sz="0" w:space="0" w:color="auto"/>
            <w:bottom w:val="none" w:sz="0" w:space="0" w:color="auto"/>
            <w:right w:val="none" w:sz="0" w:space="0" w:color="auto"/>
          </w:divBdr>
        </w:div>
        <w:div w:id="753629173">
          <w:marLeft w:val="480"/>
          <w:marRight w:val="0"/>
          <w:marTop w:val="0"/>
          <w:marBottom w:val="0"/>
          <w:divBdr>
            <w:top w:val="none" w:sz="0" w:space="0" w:color="auto"/>
            <w:left w:val="none" w:sz="0" w:space="0" w:color="auto"/>
            <w:bottom w:val="none" w:sz="0" w:space="0" w:color="auto"/>
            <w:right w:val="none" w:sz="0" w:space="0" w:color="auto"/>
          </w:divBdr>
        </w:div>
        <w:div w:id="762534180">
          <w:marLeft w:val="480"/>
          <w:marRight w:val="0"/>
          <w:marTop w:val="0"/>
          <w:marBottom w:val="0"/>
          <w:divBdr>
            <w:top w:val="none" w:sz="0" w:space="0" w:color="auto"/>
            <w:left w:val="none" w:sz="0" w:space="0" w:color="auto"/>
            <w:bottom w:val="none" w:sz="0" w:space="0" w:color="auto"/>
            <w:right w:val="none" w:sz="0" w:space="0" w:color="auto"/>
          </w:divBdr>
        </w:div>
        <w:div w:id="847334871">
          <w:marLeft w:val="480"/>
          <w:marRight w:val="0"/>
          <w:marTop w:val="0"/>
          <w:marBottom w:val="0"/>
          <w:divBdr>
            <w:top w:val="none" w:sz="0" w:space="0" w:color="auto"/>
            <w:left w:val="none" w:sz="0" w:space="0" w:color="auto"/>
            <w:bottom w:val="none" w:sz="0" w:space="0" w:color="auto"/>
            <w:right w:val="none" w:sz="0" w:space="0" w:color="auto"/>
          </w:divBdr>
        </w:div>
        <w:div w:id="850295095">
          <w:marLeft w:val="480"/>
          <w:marRight w:val="0"/>
          <w:marTop w:val="0"/>
          <w:marBottom w:val="0"/>
          <w:divBdr>
            <w:top w:val="none" w:sz="0" w:space="0" w:color="auto"/>
            <w:left w:val="none" w:sz="0" w:space="0" w:color="auto"/>
            <w:bottom w:val="none" w:sz="0" w:space="0" w:color="auto"/>
            <w:right w:val="none" w:sz="0" w:space="0" w:color="auto"/>
          </w:divBdr>
        </w:div>
        <w:div w:id="866261315">
          <w:marLeft w:val="480"/>
          <w:marRight w:val="0"/>
          <w:marTop w:val="0"/>
          <w:marBottom w:val="0"/>
          <w:divBdr>
            <w:top w:val="none" w:sz="0" w:space="0" w:color="auto"/>
            <w:left w:val="none" w:sz="0" w:space="0" w:color="auto"/>
            <w:bottom w:val="none" w:sz="0" w:space="0" w:color="auto"/>
            <w:right w:val="none" w:sz="0" w:space="0" w:color="auto"/>
          </w:divBdr>
        </w:div>
        <w:div w:id="880947130">
          <w:marLeft w:val="480"/>
          <w:marRight w:val="0"/>
          <w:marTop w:val="0"/>
          <w:marBottom w:val="0"/>
          <w:divBdr>
            <w:top w:val="none" w:sz="0" w:space="0" w:color="auto"/>
            <w:left w:val="none" w:sz="0" w:space="0" w:color="auto"/>
            <w:bottom w:val="none" w:sz="0" w:space="0" w:color="auto"/>
            <w:right w:val="none" w:sz="0" w:space="0" w:color="auto"/>
          </w:divBdr>
        </w:div>
        <w:div w:id="884754073">
          <w:marLeft w:val="480"/>
          <w:marRight w:val="0"/>
          <w:marTop w:val="0"/>
          <w:marBottom w:val="0"/>
          <w:divBdr>
            <w:top w:val="none" w:sz="0" w:space="0" w:color="auto"/>
            <w:left w:val="none" w:sz="0" w:space="0" w:color="auto"/>
            <w:bottom w:val="none" w:sz="0" w:space="0" w:color="auto"/>
            <w:right w:val="none" w:sz="0" w:space="0" w:color="auto"/>
          </w:divBdr>
        </w:div>
        <w:div w:id="890068799">
          <w:marLeft w:val="480"/>
          <w:marRight w:val="0"/>
          <w:marTop w:val="0"/>
          <w:marBottom w:val="0"/>
          <w:divBdr>
            <w:top w:val="none" w:sz="0" w:space="0" w:color="auto"/>
            <w:left w:val="none" w:sz="0" w:space="0" w:color="auto"/>
            <w:bottom w:val="none" w:sz="0" w:space="0" w:color="auto"/>
            <w:right w:val="none" w:sz="0" w:space="0" w:color="auto"/>
          </w:divBdr>
        </w:div>
        <w:div w:id="896013766">
          <w:marLeft w:val="480"/>
          <w:marRight w:val="0"/>
          <w:marTop w:val="0"/>
          <w:marBottom w:val="0"/>
          <w:divBdr>
            <w:top w:val="none" w:sz="0" w:space="0" w:color="auto"/>
            <w:left w:val="none" w:sz="0" w:space="0" w:color="auto"/>
            <w:bottom w:val="none" w:sz="0" w:space="0" w:color="auto"/>
            <w:right w:val="none" w:sz="0" w:space="0" w:color="auto"/>
          </w:divBdr>
        </w:div>
      </w:divsChild>
    </w:div>
    <w:div w:id="420567641">
      <w:bodyDiv w:val="1"/>
      <w:marLeft w:val="0"/>
      <w:marRight w:val="0"/>
      <w:marTop w:val="0"/>
      <w:marBottom w:val="0"/>
      <w:divBdr>
        <w:top w:val="none" w:sz="0" w:space="0" w:color="auto"/>
        <w:left w:val="none" w:sz="0" w:space="0" w:color="auto"/>
        <w:bottom w:val="none" w:sz="0" w:space="0" w:color="auto"/>
        <w:right w:val="none" w:sz="0" w:space="0" w:color="auto"/>
      </w:divBdr>
    </w:div>
    <w:div w:id="420571167">
      <w:bodyDiv w:val="1"/>
      <w:marLeft w:val="0"/>
      <w:marRight w:val="0"/>
      <w:marTop w:val="0"/>
      <w:marBottom w:val="0"/>
      <w:divBdr>
        <w:top w:val="none" w:sz="0" w:space="0" w:color="auto"/>
        <w:left w:val="none" w:sz="0" w:space="0" w:color="auto"/>
        <w:bottom w:val="none" w:sz="0" w:space="0" w:color="auto"/>
        <w:right w:val="none" w:sz="0" w:space="0" w:color="auto"/>
      </w:divBdr>
    </w:div>
    <w:div w:id="420640843">
      <w:bodyDiv w:val="1"/>
      <w:marLeft w:val="0"/>
      <w:marRight w:val="0"/>
      <w:marTop w:val="0"/>
      <w:marBottom w:val="0"/>
      <w:divBdr>
        <w:top w:val="none" w:sz="0" w:space="0" w:color="auto"/>
        <w:left w:val="none" w:sz="0" w:space="0" w:color="auto"/>
        <w:bottom w:val="none" w:sz="0" w:space="0" w:color="auto"/>
        <w:right w:val="none" w:sz="0" w:space="0" w:color="auto"/>
      </w:divBdr>
    </w:div>
    <w:div w:id="420831756">
      <w:bodyDiv w:val="1"/>
      <w:marLeft w:val="0"/>
      <w:marRight w:val="0"/>
      <w:marTop w:val="0"/>
      <w:marBottom w:val="0"/>
      <w:divBdr>
        <w:top w:val="none" w:sz="0" w:space="0" w:color="auto"/>
        <w:left w:val="none" w:sz="0" w:space="0" w:color="auto"/>
        <w:bottom w:val="none" w:sz="0" w:space="0" w:color="auto"/>
        <w:right w:val="none" w:sz="0" w:space="0" w:color="auto"/>
      </w:divBdr>
    </w:div>
    <w:div w:id="420832904">
      <w:bodyDiv w:val="1"/>
      <w:marLeft w:val="0"/>
      <w:marRight w:val="0"/>
      <w:marTop w:val="0"/>
      <w:marBottom w:val="0"/>
      <w:divBdr>
        <w:top w:val="none" w:sz="0" w:space="0" w:color="auto"/>
        <w:left w:val="none" w:sz="0" w:space="0" w:color="auto"/>
        <w:bottom w:val="none" w:sz="0" w:space="0" w:color="auto"/>
        <w:right w:val="none" w:sz="0" w:space="0" w:color="auto"/>
      </w:divBdr>
    </w:div>
    <w:div w:id="420836161">
      <w:bodyDiv w:val="1"/>
      <w:marLeft w:val="0"/>
      <w:marRight w:val="0"/>
      <w:marTop w:val="0"/>
      <w:marBottom w:val="0"/>
      <w:divBdr>
        <w:top w:val="none" w:sz="0" w:space="0" w:color="auto"/>
        <w:left w:val="none" w:sz="0" w:space="0" w:color="auto"/>
        <w:bottom w:val="none" w:sz="0" w:space="0" w:color="auto"/>
        <w:right w:val="none" w:sz="0" w:space="0" w:color="auto"/>
      </w:divBdr>
    </w:div>
    <w:div w:id="421026539">
      <w:bodyDiv w:val="1"/>
      <w:marLeft w:val="0"/>
      <w:marRight w:val="0"/>
      <w:marTop w:val="0"/>
      <w:marBottom w:val="0"/>
      <w:divBdr>
        <w:top w:val="none" w:sz="0" w:space="0" w:color="auto"/>
        <w:left w:val="none" w:sz="0" w:space="0" w:color="auto"/>
        <w:bottom w:val="none" w:sz="0" w:space="0" w:color="auto"/>
        <w:right w:val="none" w:sz="0" w:space="0" w:color="auto"/>
      </w:divBdr>
    </w:div>
    <w:div w:id="421029781">
      <w:bodyDiv w:val="1"/>
      <w:marLeft w:val="0"/>
      <w:marRight w:val="0"/>
      <w:marTop w:val="0"/>
      <w:marBottom w:val="0"/>
      <w:divBdr>
        <w:top w:val="none" w:sz="0" w:space="0" w:color="auto"/>
        <w:left w:val="none" w:sz="0" w:space="0" w:color="auto"/>
        <w:bottom w:val="none" w:sz="0" w:space="0" w:color="auto"/>
        <w:right w:val="none" w:sz="0" w:space="0" w:color="auto"/>
      </w:divBdr>
    </w:div>
    <w:div w:id="421033091">
      <w:bodyDiv w:val="1"/>
      <w:marLeft w:val="0"/>
      <w:marRight w:val="0"/>
      <w:marTop w:val="0"/>
      <w:marBottom w:val="0"/>
      <w:divBdr>
        <w:top w:val="none" w:sz="0" w:space="0" w:color="auto"/>
        <w:left w:val="none" w:sz="0" w:space="0" w:color="auto"/>
        <w:bottom w:val="none" w:sz="0" w:space="0" w:color="auto"/>
        <w:right w:val="none" w:sz="0" w:space="0" w:color="auto"/>
      </w:divBdr>
    </w:div>
    <w:div w:id="421100968">
      <w:bodyDiv w:val="1"/>
      <w:marLeft w:val="0"/>
      <w:marRight w:val="0"/>
      <w:marTop w:val="0"/>
      <w:marBottom w:val="0"/>
      <w:divBdr>
        <w:top w:val="none" w:sz="0" w:space="0" w:color="auto"/>
        <w:left w:val="none" w:sz="0" w:space="0" w:color="auto"/>
        <w:bottom w:val="none" w:sz="0" w:space="0" w:color="auto"/>
        <w:right w:val="none" w:sz="0" w:space="0" w:color="auto"/>
      </w:divBdr>
    </w:div>
    <w:div w:id="421219329">
      <w:bodyDiv w:val="1"/>
      <w:marLeft w:val="0"/>
      <w:marRight w:val="0"/>
      <w:marTop w:val="0"/>
      <w:marBottom w:val="0"/>
      <w:divBdr>
        <w:top w:val="none" w:sz="0" w:space="0" w:color="auto"/>
        <w:left w:val="none" w:sz="0" w:space="0" w:color="auto"/>
        <w:bottom w:val="none" w:sz="0" w:space="0" w:color="auto"/>
        <w:right w:val="none" w:sz="0" w:space="0" w:color="auto"/>
      </w:divBdr>
    </w:div>
    <w:div w:id="421266788">
      <w:bodyDiv w:val="1"/>
      <w:marLeft w:val="0"/>
      <w:marRight w:val="0"/>
      <w:marTop w:val="0"/>
      <w:marBottom w:val="0"/>
      <w:divBdr>
        <w:top w:val="none" w:sz="0" w:space="0" w:color="auto"/>
        <w:left w:val="none" w:sz="0" w:space="0" w:color="auto"/>
        <w:bottom w:val="none" w:sz="0" w:space="0" w:color="auto"/>
        <w:right w:val="none" w:sz="0" w:space="0" w:color="auto"/>
      </w:divBdr>
    </w:div>
    <w:div w:id="421293249">
      <w:bodyDiv w:val="1"/>
      <w:marLeft w:val="0"/>
      <w:marRight w:val="0"/>
      <w:marTop w:val="0"/>
      <w:marBottom w:val="0"/>
      <w:divBdr>
        <w:top w:val="none" w:sz="0" w:space="0" w:color="auto"/>
        <w:left w:val="none" w:sz="0" w:space="0" w:color="auto"/>
        <w:bottom w:val="none" w:sz="0" w:space="0" w:color="auto"/>
        <w:right w:val="none" w:sz="0" w:space="0" w:color="auto"/>
      </w:divBdr>
    </w:div>
    <w:div w:id="421417643">
      <w:bodyDiv w:val="1"/>
      <w:marLeft w:val="0"/>
      <w:marRight w:val="0"/>
      <w:marTop w:val="0"/>
      <w:marBottom w:val="0"/>
      <w:divBdr>
        <w:top w:val="none" w:sz="0" w:space="0" w:color="auto"/>
        <w:left w:val="none" w:sz="0" w:space="0" w:color="auto"/>
        <w:bottom w:val="none" w:sz="0" w:space="0" w:color="auto"/>
        <w:right w:val="none" w:sz="0" w:space="0" w:color="auto"/>
      </w:divBdr>
    </w:div>
    <w:div w:id="421724610">
      <w:bodyDiv w:val="1"/>
      <w:marLeft w:val="0"/>
      <w:marRight w:val="0"/>
      <w:marTop w:val="0"/>
      <w:marBottom w:val="0"/>
      <w:divBdr>
        <w:top w:val="none" w:sz="0" w:space="0" w:color="auto"/>
        <w:left w:val="none" w:sz="0" w:space="0" w:color="auto"/>
        <w:bottom w:val="none" w:sz="0" w:space="0" w:color="auto"/>
        <w:right w:val="none" w:sz="0" w:space="0" w:color="auto"/>
      </w:divBdr>
    </w:div>
    <w:div w:id="421802489">
      <w:bodyDiv w:val="1"/>
      <w:marLeft w:val="0"/>
      <w:marRight w:val="0"/>
      <w:marTop w:val="0"/>
      <w:marBottom w:val="0"/>
      <w:divBdr>
        <w:top w:val="none" w:sz="0" w:space="0" w:color="auto"/>
        <w:left w:val="none" w:sz="0" w:space="0" w:color="auto"/>
        <w:bottom w:val="none" w:sz="0" w:space="0" w:color="auto"/>
        <w:right w:val="none" w:sz="0" w:space="0" w:color="auto"/>
      </w:divBdr>
    </w:div>
    <w:div w:id="421804248">
      <w:bodyDiv w:val="1"/>
      <w:marLeft w:val="0"/>
      <w:marRight w:val="0"/>
      <w:marTop w:val="0"/>
      <w:marBottom w:val="0"/>
      <w:divBdr>
        <w:top w:val="none" w:sz="0" w:space="0" w:color="auto"/>
        <w:left w:val="none" w:sz="0" w:space="0" w:color="auto"/>
        <w:bottom w:val="none" w:sz="0" w:space="0" w:color="auto"/>
        <w:right w:val="none" w:sz="0" w:space="0" w:color="auto"/>
      </w:divBdr>
    </w:div>
    <w:div w:id="421877196">
      <w:bodyDiv w:val="1"/>
      <w:marLeft w:val="0"/>
      <w:marRight w:val="0"/>
      <w:marTop w:val="0"/>
      <w:marBottom w:val="0"/>
      <w:divBdr>
        <w:top w:val="none" w:sz="0" w:space="0" w:color="auto"/>
        <w:left w:val="none" w:sz="0" w:space="0" w:color="auto"/>
        <w:bottom w:val="none" w:sz="0" w:space="0" w:color="auto"/>
        <w:right w:val="none" w:sz="0" w:space="0" w:color="auto"/>
      </w:divBdr>
    </w:div>
    <w:div w:id="422266099">
      <w:bodyDiv w:val="1"/>
      <w:marLeft w:val="0"/>
      <w:marRight w:val="0"/>
      <w:marTop w:val="0"/>
      <w:marBottom w:val="0"/>
      <w:divBdr>
        <w:top w:val="none" w:sz="0" w:space="0" w:color="auto"/>
        <w:left w:val="none" w:sz="0" w:space="0" w:color="auto"/>
        <w:bottom w:val="none" w:sz="0" w:space="0" w:color="auto"/>
        <w:right w:val="none" w:sz="0" w:space="0" w:color="auto"/>
      </w:divBdr>
    </w:div>
    <w:div w:id="422410581">
      <w:bodyDiv w:val="1"/>
      <w:marLeft w:val="0"/>
      <w:marRight w:val="0"/>
      <w:marTop w:val="0"/>
      <w:marBottom w:val="0"/>
      <w:divBdr>
        <w:top w:val="none" w:sz="0" w:space="0" w:color="auto"/>
        <w:left w:val="none" w:sz="0" w:space="0" w:color="auto"/>
        <w:bottom w:val="none" w:sz="0" w:space="0" w:color="auto"/>
        <w:right w:val="none" w:sz="0" w:space="0" w:color="auto"/>
      </w:divBdr>
    </w:div>
    <w:div w:id="422459606">
      <w:bodyDiv w:val="1"/>
      <w:marLeft w:val="0"/>
      <w:marRight w:val="0"/>
      <w:marTop w:val="0"/>
      <w:marBottom w:val="0"/>
      <w:divBdr>
        <w:top w:val="none" w:sz="0" w:space="0" w:color="auto"/>
        <w:left w:val="none" w:sz="0" w:space="0" w:color="auto"/>
        <w:bottom w:val="none" w:sz="0" w:space="0" w:color="auto"/>
        <w:right w:val="none" w:sz="0" w:space="0" w:color="auto"/>
      </w:divBdr>
    </w:div>
    <w:div w:id="422528573">
      <w:bodyDiv w:val="1"/>
      <w:marLeft w:val="0"/>
      <w:marRight w:val="0"/>
      <w:marTop w:val="0"/>
      <w:marBottom w:val="0"/>
      <w:divBdr>
        <w:top w:val="none" w:sz="0" w:space="0" w:color="auto"/>
        <w:left w:val="none" w:sz="0" w:space="0" w:color="auto"/>
        <w:bottom w:val="none" w:sz="0" w:space="0" w:color="auto"/>
        <w:right w:val="none" w:sz="0" w:space="0" w:color="auto"/>
      </w:divBdr>
    </w:div>
    <w:div w:id="422534179">
      <w:bodyDiv w:val="1"/>
      <w:marLeft w:val="0"/>
      <w:marRight w:val="0"/>
      <w:marTop w:val="0"/>
      <w:marBottom w:val="0"/>
      <w:divBdr>
        <w:top w:val="none" w:sz="0" w:space="0" w:color="auto"/>
        <w:left w:val="none" w:sz="0" w:space="0" w:color="auto"/>
        <w:bottom w:val="none" w:sz="0" w:space="0" w:color="auto"/>
        <w:right w:val="none" w:sz="0" w:space="0" w:color="auto"/>
      </w:divBdr>
    </w:div>
    <w:div w:id="422647955">
      <w:bodyDiv w:val="1"/>
      <w:marLeft w:val="0"/>
      <w:marRight w:val="0"/>
      <w:marTop w:val="0"/>
      <w:marBottom w:val="0"/>
      <w:divBdr>
        <w:top w:val="none" w:sz="0" w:space="0" w:color="auto"/>
        <w:left w:val="none" w:sz="0" w:space="0" w:color="auto"/>
        <w:bottom w:val="none" w:sz="0" w:space="0" w:color="auto"/>
        <w:right w:val="none" w:sz="0" w:space="0" w:color="auto"/>
      </w:divBdr>
    </w:div>
    <w:div w:id="422650067">
      <w:bodyDiv w:val="1"/>
      <w:marLeft w:val="0"/>
      <w:marRight w:val="0"/>
      <w:marTop w:val="0"/>
      <w:marBottom w:val="0"/>
      <w:divBdr>
        <w:top w:val="none" w:sz="0" w:space="0" w:color="auto"/>
        <w:left w:val="none" w:sz="0" w:space="0" w:color="auto"/>
        <w:bottom w:val="none" w:sz="0" w:space="0" w:color="auto"/>
        <w:right w:val="none" w:sz="0" w:space="0" w:color="auto"/>
      </w:divBdr>
    </w:div>
    <w:div w:id="422847921">
      <w:bodyDiv w:val="1"/>
      <w:marLeft w:val="0"/>
      <w:marRight w:val="0"/>
      <w:marTop w:val="0"/>
      <w:marBottom w:val="0"/>
      <w:divBdr>
        <w:top w:val="none" w:sz="0" w:space="0" w:color="auto"/>
        <w:left w:val="none" w:sz="0" w:space="0" w:color="auto"/>
        <w:bottom w:val="none" w:sz="0" w:space="0" w:color="auto"/>
        <w:right w:val="none" w:sz="0" w:space="0" w:color="auto"/>
      </w:divBdr>
    </w:div>
    <w:div w:id="422922518">
      <w:bodyDiv w:val="1"/>
      <w:marLeft w:val="0"/>
      <w:marRight w:val="0"/>
      <w:marTop w:val="0"/>
      <w:marBottom w:val="0"/>
      <w:divBdr>
        <w:top w:val="none" w:sz="0" w:space="0" w:color="auto"/>
        <w:left w:val="none" w:sz="0" w:space="0" w:color="auto"/>
        <w:bottom w:val="none" w:sz="0" w:space="0" w:color="auto"/>
        <w:right w:val="none" w:sz="0" w:space="0" w:color="auto"/>
      </w:divBdr>
    </w:div>
    <w:div w:id="423115422">
      <w:bodyDiv w:val="1"/>
      <w:marLeft w:val="0"/>
      <w:marRight w:val="0"/>
      <w:marTop w:val="0"/>
      <w:marBottom w:val="0"/>
      <w:divBdr>
        <w:top w:val="none" w:sz="0" w:space="0" w:color="auto"/>
        <w:left w:val="none" w:sz="0" w:space="0" w:color="auto"/>
        <w:bottom w:val="none" w:sz="0" w:space="0" w:color="auto"/>
        <w:right w:val="none" w:sz="0" w:space="0" w:color="auto"/>
      </w:divBdr>
    </w:div>
    <w:div w:id="423573572">
      <w:bodyDiv w:val="1"/>
      <w:marLeft w:val="0"/>
      <w:marRight w:val="0"/>
      <w:marTop w:val="0"/>
      <w:marBottom w:val="0"/>
      <w:divBdr>
        <w:top w:val="none" w:sz="0" w:space="0" w:color="auto"/>
        <w:left w:val="none" w:sz="0" w:space="0" w:color="auto"/>
        <w:bottom w:val="none" w:sz="0" w:space="0" w:color="auto"/>
        <w:right w:val="none" w:sz="0" w:space="0" w:color="auto"/>
      </w:divBdr>
    </w:div>
    <w:div w:id="423575535">
      <w:bodyDiv w:val="1"/>
      <w:marLeft w:val="0"/>
      <w:marRight w:val="0"/>
      <w:marTop w:val="0"/>
      <w:marBottom w:val="0"/>
      <w:divBdr>
        <w:top w:val="none" w:sz="0" w:space="0" w:color="auto"/>
        <w:left w:val="none" w:sz="0" w:space="0" w:color="auto"/>
        <w:bottom w:val="none" w:sz="0" w:space="0" w:color="auto"/>
        <w:right w:val="none" w:sz="0" w:space="0" w:color="auto"/>
      </w:divBdr>
    </w:div>
    <w:div w:id="423577463">
      <w:bodyDiv w:val="1"/>
      <w:marLeft w:val="0"/>
      <w:marRight w:val="0"/>
      <w:marTop w:val="0"/>
      <w:marBottom w:val="0"/>
      <w:divBdr>
        <w:top w:val="none" w:sz="0" w:space="0" w:color="auto"/>
        <w:left w:val="none" w:sz="0" w:space="0" w:color="auto"/>
        <w:bottom w:val="none" w:sz="0" w:space="0" w:color="auto"/>
        <w:right w:val="none" w:sz="0" w:space="0" w:color="auto"/>
      </w:divBdr>
    </w:div>
    <w:div w:id="423690603">
      <w:bodyDiv w:val="1"/>
      <w:marLeft w:val="0"/>
      <w:marRight w:val="0"/>
      <w:marTop w:val="0"/>
      <w:marBottom w:val="0"/>
      <w:divBdr>
        <w:top w:val="none" w:sz="0" w:space="0" w:color="auto"/>
        <w:left w:val="none" w:sz="0" w:space="0" w:color="auto"/>
        <w:bottom w:val="none" w:sz="0" w:space="0" w:color="auto"/>
        <w:right w:val="none" w:sz="0" w:space="0" w:color="auto"/>
      </w:divBdr>
    </w:div>
    <w:div w:id="423959492">
      <w:bodyDiv w:val="1"/>
      <w:marLeft w:val="0"/>
      <w:marRight w:val="0"/>
      <w:marTop w:val="0"/>
      <w:marBottom w:val="0"/>
      <w:divBdr>
        <w:top w:val="none" w:sz="0" w:space="0" w:color="auto"/>
        <w:left w:val="none" w:sz="0" w:space="0" w:color="auto"/>
        <w:bottom w:val="none" w:sz="0" w:space="0" w:color="auto"/>
        <w:right w:val="none" w:sz="0" w:space="0" w:color="auto"/>
      </w:divBdr>
    </w:div>
    <w:div w:id="423960446">
      <w:bodyDiv w:val="1"/>
      <w:marLeft w:val="0"/>
      <w:marRight w:val="0"/>
      <w:marTop w:val="0"/>
      <w:marBottom w:val="0"/>
      <w:divBdr>
        <w:top w:val="none" w:sz="0" w:space="0" w:color="auto"/>
        <w:left w:val="none" w:sz="0" w:space="0" w:color="auto"/>
        <w:bottom w:val="none" w:sz="0" w:space="0" w:color="auto"/>
        <w:right w:val="none" w:sz="0" w:space="0" w:color="auto"/>
      </w:divBdr>
    </w:div>
    <w:div w:id="423962796">
      <w:bodyDiv w:val="1"/>
      <w:marLeft w:val="0"/>
      <w:marRight w:val="0"/>
      <w:marTop w:val="0"/>
      <w:marBottom w:val="0"/>
      <w:divBdr>
        <w:top w:val="none" w:sz="0" w:space="0" w:color="auto"/>
        <w:left w:val="none" w:sz="0" w:space="0" w:color="auto"/>
        <w:bottom w:val="none" w:sz="0" w:space="0" w:color="auto"/>
        <w:right w:val="none" w:sz="0" w:space="0" w:color="auto"/>
      </w:divBdr>
    </w:div>
    <w:div w:id="424032684">
      <w:bodyDiv w:val="1"/>
      <w:marLeft w:val="0"/>
      <w:marRight w:val="0"/>
      <w:marTop w:val="0"/>
      <w:marBottom w:val="0"/>
      <w:divBdr>
        <w:top w:val="none" w:sz="0" w:space="0" w:color="auto"/>
        <w:left w:val="none" w:sz="0" w:space="0" w:color="auto"/>
        <w:bottom w:val="none" w:sz="0" w:space="0" w:color="auto"/>
        <w:right w:val="none" w:sz="0" w:space="0" w:color="auto"/>
      </w:divBdr>
      <w:divsChild>
        <w:div w:id="17388872">
          <w:marLeft w:val="480"/>
          <w:marRight w:val="0"/>
          <w:marTop w:val="0"/>
          <w:marBottom w:val="0"/>
          <w:divBdr>
            <w:top w:val="none" w:sz="0" w:space="0" w:color="auto"/>
            <w:left w:val="none" w:sz="0" w:space="0" w:color="auto"/>
            <w:bottom w:val="none" w:sz="0" w:space="0" w:color="auto"/>
            <w:right w:val="none" w:sz="0" w:space="0" w:color="auto"/>
          </w:divBdr>
        </w:div>
        <w:div w:id="135802328">
          <w:marLeft w:val="480"/>
          <w:marRight w:val="0"/>
          <w:marTop w:val="0"/>
          <w:marBottom w:val="0"/>
          <w:divBdr>
            <w:top w:val="none" w:sz="0" w:space="0" w:color="auto"/>
            <w:left w:val="none" w:sz="0" w:space="0" w:color="auto"/>
            <w:bottom w:val="none" w:sz="0" w:space="0" w:color="auto"/>
            <w:right w:val="none" w:sz="0" w:space="0" w:color="auto"/>
          </w:divBdr>
        </w:div>
        <w:div w:id="270284482">
          <w:marLeft w:val="480"/>
          <w:marRight w:val="0"/>
          <w:marTop w:val="0"/>
          <w:marBottom w:val="0"/>
          <w:divBdr>
            <w:top w:val="none" w:sz="0" w:space="0" w:color="auto"/>
            <w:left w:val="none" w:sz="0" w:space="0" w:color="auto"/>
            <w:bottom w:val="none" w:sz="0" w:space="0" w:color="auto"/>
            <w:right w:val="none" w:sz="0" w:space="0" w:color="auto"/>
          </w:divBdr>
        </w:div>
        <w:div w:id="332689642">
          <w:marLeft w:val="480"/>
          <w:marRight w:val="0"/>
          <w:marTop w:val="0"/>
          <w:marBottom w:val="0"/>
          <w:divBdr>
            <w:top w:val="none" w:sz="0" w:space="0" w:color="auto"/>
            <w:left w:val="none" w:sz="0" w:space="0" w:color="auto"/>
            <w:bottom w:val="none" w:sz="0" w:space="0" w:color="auto"/>
            <w:right w:val="none" w:sz="0" w:space="0" w:color="auto"/>
          </w:divBdr>
        </w:div>
        <w:div w:id="341854287">
          <w:marLeft w:val="480"/>
          <w:marRight w:val="0"/>
          <w:marTop w:val="0"/>
          <w:marBottom w:val="0"/>
          <w:divBdr>
            <w:top w:val="none" w:sz="0" w:space="0" w:color="auto"/>
            <w:left w:val="none" w:sz="0" w:space="0" w:color="auto"/>
            <w:bottom w:val="none" w:sz="0" w:space="0" w:color="auto"/>
            <w:right w:val="none" w:sz="0" w:space="0" w:color="auto"/>
          </w:divBdr>
        </w:div>
        <w:div w:id="614947832">
          <w:marLeft w:val="480"/>
          <w:marRight w:val="0"/>
          <w:marTop w:val="0"/>
          <w:marBottom w:val="0"/>
          <w:divBdr>
            <w:top w:val="none" w:sz="0" w:space="0" w:color="auto"/>
            <w:left w:val="none" w:sz="0" w:space="0" w:color="auto"/>
            <w:bottom w:val="none" w:sz="0" w:space="0" w:color="auto"/>
            <w:right w:val="none" w:sz="0" w:space="0" w:color="auto"/>
          </w:divBdr>
        </w:div>
        <w:div w:id="784737032">
          <w:marLeft w:val="480"/>
          <w:marRight w:val="0"/>
          <w:marTop w:val="0"/>
          <w:marBottom w:val="0"/>
          <w:divBdr>
            <w:top w:val="none" w:sz="0" w:space="0" w:color="auto"/>
            <w:left w:val="none" w:sz="0" w:space="0" w:color="auto"/>
            <w:bottom w:val="none" w:sz="0" w:space="0" w:color="auto"/>
            <w:right w:val="none" w:sz="0" w:space="0" w:color="auto"/>
          </w:divBdr>
        </w:div>
        <w:div w:id="823084501">
          <w:marLeft w:val="480"/>
          <w:marRight w:val="0"/>
          <w:marTop w:val="0"/>
          <w:marBottom w:val="0"/>
          <w:divBdr>
            <w:top w:val="none" w:sz="0" w:space="0" w:color="auto"/>
            <w:left w:val="none" w:sz="0" w:space="0" w:color="auto"/>
            <w:bottom w:val="none" w:sz="0" w:space="0" w:color="auto"/>
            <w:right w:val="none" w:sz="0" w:space="0" w:color="auto"/>
          </w:divBdr>
        </w:div>
      </w:divsChild>
    </w:div>
    <w:div w:id="424152590">
      <w:bodyDiv w:val="1"/>
      <w:marLeft w:val="0"/>
      <w:marRight w:val="0"/>
      <w:marTop w:val="0"/>
      <w:marBottom w:val="0"/>
      <w:divBdr>
        <w:top w:val="none" w:sz="0" w:space="0" w:color="auto"/>
        <w:left w:val="none" w:sz="0" w:space="0" w:color="auto"/>
        <w:bottom w:val="none" w:sz="0" w:space="0" w:color="auto"/>
        <w:right w:val="none" w:sz="0" w:space="0" w:color="auto"/>
      </w:divBdr>
    </w:div>
    <w:div w:id="424155534">
      <w:bodyDiv w:val="1"/>
      <w:marLeft w:val="0"/>
      <w:marRight w:val="0"/>
      <w:marTop w:val="0"/>
      <w:marBottom w:val="0"/>
      <w:divBdr>
        <w:top w:val="none" w:sz="0" w:space="0" w:color="auto"/>
        <w:left w:val="none" w:sz="0" w:space="0" w:color="auto"/>
        <w:bottom w:val="none" w:sz="0" w:space="0" w:color="auto"/>
        <w:right w:val="none" w:sz="0" w:space="0" w:color="auto"/>
      </w:divBdr>
    </w:div>
    <w:div w:id="424227065">
      <w:bodyDiv w:val="1"/>
      <w:marLeft w:val="0"/>
      <w:marRight w:val="0"/>
      <w:marTop w:val="0"/>
      <w:marBottom w:val="0"/>
      <w:divBdr>
        <w:top w:val="none" w:sz="0" w:space="0" w:color="auto"/>
        <w:left w:val="none" w:sz="0" w:space="0" w:color="auto"/>
        <w:bottom w:val="none" w:sz="0" w:space="0" w:color="auto"/>
        <w:right w:val="none" w:sz="0" w:space="0" w:color="auto"/>
      </w:divBdr>
    </w:div>
    <w:div w:id="424233803">
      <w:bodyDiv w:val="1"/>
      <w:marLeft w:val="0"/>
      <w:marRight w:val="0"/>
      <w:marTop w:val="0"/>
      <w:marBottom w:val="0"/>
      <w:divBdr>
        <w:top w:val="none" w:sz="0" w:space="0" w:color="auto"/>
        <w:left w:val="none" w:sz="0" w:space="0" w:color="auto"/>
        <w:bottom w:val="none" w:sz="0" w:space="0" w:color="auto"/>
        <w:right w:val="none" w:sz="0" w:space="0" w:color="auto"/>
      </w:divBdr>
    </w:div>
    <w:div w:id="424348762">
      <w:bodyDiv w:val="1"/>
      <w:marLeft w:val="0"/>
      <w:marRight w:val="0"/>
      <w:marTop w:val="0"/>
      <w:marBottom w:val="0"/>
      <w:divBdr>
        <w:top w:val="none" w:sz="0" w:space="0" w:color="auto"/>
        <w:left w:val="none" w:sz="0" w:space="0" w:color="auto"/>
        <w:bottom w:val="none" w:sz="0" w:space="0" w:color="auto"/>
        <w:right w:val="none" w:sz="0" w:space="0" w:color="auto"/>
      </w:divBdr>
      <w:divsChild>
        <w:div w:id="2972462">
          <w:marLeft w:val="480"/>
          <w:marRight w:val="0"/>
          <w:marTop w:val="0"/>
          <w:marBottom w:val="0"/>
          <w:divBdr>
            <w:top w:val="none" w:sz="0" w:space="0" w:color="auto"/>
            <w:left w:val="none" w:sz="0" w:space="0" w:color="auto"/>
            <w:bottom w:val="none" w:sz="0" w:space="0" w:color="auto"/>
            <w:right w:val="none" w:sz="0" w:space="0" w:color="auto"/>
          </w:divBdr>
        </w:div>
        <w:div w:id="15625153">
          <w:marLeft w:val="480"/>
          <w:marRight w:val="0"/>
          <w:marTop w:val="0"/>
          <w:marBottom w:val="0"/>
          <w:divBdr>
            <w:top w:val="none" w:sz="0" w:space="0" w:color="auto"/>
            <w:left w:val="none" w:sz="0" w:space="0" w:color="auto"/>
            <w:bottom w:val="none" w:sz="0" w:space="0" w:color="auto"/>
            <w:right w:val="none" w:sz="0" w:space="0" w:color="auto"/>
          </w:divBdr>
        </w:div>
        <w:div w:id="31268115">
          <w:marLeft w:val="480"/>
          <w:marRight w:val="0"/>
          <w:marTop w:val="0"/>
          <w:marBottom w:val="0"/>
          <w:divBdr>
            <w:top w:val="none" w:sz="0" w:space="0" w:color="auto"/>
            <w:left w:val="none" w:sz="0" w:space="0" w:color="auto"/>
            <w:bottom w:val="none" w:sz="0" w:space="0" w:color="auto"/>
            <w:right w:val="none" w:sz="0" w:space="0" w:color="auto"/>
          </w:divBdr>
        </w:div>
        <w:div w:id="145708203">
          <w:marLeft w:val="480"/>
          <w:marRight w:val="0"/>
          <w:marTop w:val="0"/>
          <w:marBottom w:val="0"/>
          <w:divBdr>
            <w:top w:val="none" w:sz="0" w:space="0" w:color="auto"/>
            <w:left w:val="none" w:sz="0" w:space="0" w:color="auto"/>
            <w:bottom w:val="none" w:sz="0" w:space="0" w:color="auto"/>
            <w:right w:val="none" w:sz="0" w:space="0" w:color="auto"/>
          </w:divBdr>
        </w:div>
        <w:div w:id="187374750">
          <w:marLeft w:val="480"/>
          <w:marRight w:val="0"/>
          <w:marTop w:val="0"/>
          <w:marBottom w:val="0"/>
          <w:divBdr>
            <w:top w:val="none" w:sz="0" w:space="0" w:color="auto"/>
            <w:left w:val="none" w:sz="0" w:space="0" w:color="auto"/>
            <w:bottom w:val="none" w:sz="0" w:space="0" w:color="auto"/>
            <w:right w:val="none" w:sz="0" w:space="0" w:color="auto"/>
          </w:divBdr>
        </w:div>
        <w:div w:id="196092439">
          <w:marLeft w:val="480"/>
          <w:marRight w:val="0"/>
          <w:marTop w:val="0"/>
          <w:marBottom w:val="0"/>
          <w:divBdr>
            <w:top w:val="none" w:sz="0" w:space="0" w:color="auto"/>
            <w:left w:val="none" w:sz="0" w:space="0" w:color="auto"/>
            <w:bottom w:val="none" w:sz="0" w:space="0" w:color="auto"/>
            <w:right w:val="none" w:sz="0" w:space="0" w:color="auto"/>
          </w:divBdr>
        </w:div>
        <w:div w:id="208340286">
          <w:marLeft w:val="480"/>
          <w:marRight w:val="0"/>
          <w:marTop w:val="0"/>
          <w:marBottom w:val="0"/>
          <w:divBdr>
            <w:top w:val="none" w:sz="0" w:space="0" w:color="auto"/>
            <w:left w:val="none" w:sz="0" w:space="0" w:color="auto"/>
            <w:bottom w:val="none" w:sz="0" w:space="0" w:color="auto"/>
            <w:right w:val="none" w:sz="0" w:space="0" w:color="auto"/>
          </w:divBdr>
        </w:div>
        <w:div w:id="298652502">
          <w:marLeft w:val="480"/>
          <w:marRight w:val="0"/>
          <w:marTop w:val="0"/>
          <w:marBottom w:val="0"/>
          <w:divBdr>
            <w:top w:val="none" w:sz="0" w:space="0" w:color="auto"/>
            <w:left w:val="none" w:sz="0" w:space="0" w:color="auto"/>
            <w:bottom w:val="none" w:sz="0" w:space="0" w:color="auto"/>
            <w:right w:val="none" w:sz="0" w:space="0" w:color="auto"/>
          </w:divBdr>
        </w:div>
        <w:div w:id="368265108">
          <w:marLeft w:val="480"/>
          <w:marRight w:val="0"/>
          <w:marTop w:val="0"/>
          <w:marBottom w:val="0"/>
          <w:divBdr>
            <w:top w:val="none" w:sz="0" w:space="0" w:color="auto"/>
            <w:left w:val="none" w:sz="0" w:space="0" w:color="auto"/>
            <w:bottom w:val="none" w:sz="0" w:space="0" w:color="auto"/>
            <w:right w:val="none" w:sz="0" w:space="0" w:color="auto"/>
          </w:divBdr>
        </w:div>
        <w:div w:id="373623199">
          <w:marLeft w:val="480"/>
          <w:marRight w:val="0"/>
          <w:marTop w:val="0"/>
          <w:marBottom w:val="0"/>
          <w:divBdr>
            <w:top w:val="none" w:sz="0" w:space="0" w:color="auto"/>
            <w:left w:val="none" w:sz="0" w:space="0" w:color="auto"/>
            <w:bottom w:val="none" w:sz="0" w:space="0" w:color="auto"/>
            <w:right w:val="none" w:sz="0" w:space="0" w:color="auto"/>
          </w:divBdr>
        </w:div>
        <w:div w:id="399795918">
          <w:marLeft w:val="480"/>
          <w:marRight w:val="0"/>
          <w:marTop w:val="0"/>
          <w:marBottom w:val="0"/>
          <w:divBdr>
            <w:top w:val="none" w:sz="0" w:space="0" w:color="auto"/>
            <w:left w:val="none" w:sz="0" w:space="0" w:color="auto"/>
            <w:bottom w:val="none" w:sz="0" w:space="0" w:color="auto"/>
            <w:right w:val="none" w:sz="0" w:space="0" w:color="auto"/>
          </w:divBdr>
        </w:div>
        <w:div w:id="469592739">
          <w:marLeft w:val="480"/>
          <w:marRight w:val="0"/>
          <w:marTop w:val="0"/>
          <w:marBottom w:val="0"/>
          <w:divBdr>
            <w:top w:val="none" w:sz="0" w:space="0" w:color="auto"/>
            <w:left w:val="none" w:sz="0" w:space="0" w:color="auto"/>
            <w:bottom w:val="none" w:sz="0" w:space="0" w:color="auto"/>
            <w:right w:val="none" w:sz="0" w:space="0" w:color="auto"/>
          </w:divBdr>
        </w:div>
        <w:div w:id="485896652">
          <w:marLeft w:val="480"/>
          <w:marRight w:val="0"/>
          <w:marTop w:val="0"/>
          <w:marBottom w:val="0"/>
          <w:divBdr>
            <w:top w:val="none" w:sz="0" w:space="0" w:color="auto"/>
            <w:left w:val="none" w:sz="0" w:space="0" w:color="auto"/>
            <w:bottom w:val="none" w:sz="0" w:space="0" w:color="auto"/>
            <w:right w:val="none" w:sz="0" w:space="0" w:color="auto"/>
          </w:divBdr>
        </w:div>
        <w:div w:id="500242539">
          <w:marLeft w:val="480"/>
          <w:marRight w:val="0"/>
          <w:marTop w:val="0"/>
          <w:marBottom w:val="0"/>
          <w:divBdr>
            <w:top w:val="none" w:sz="0" w:space="0" w:color="auto"/>
            <w:left w:val="none" w:sz="0" w:space="0" w:color="auto"/>
            <w:bottom w:val="none" w:sz="0" w:space="0" w:color="auto"/>
            <w:right w:val="none" w:sz="0" w:space="0" w:color="auto"/>
          </w:divBdr>
        </w:div>
        <w:div w:id="541139340">
          <w:marLeft w:val="480"/>
          <w:marRight w:val="0"/>
          <w:marTop w:val="0"/>
          <w:marBottom w:val="0"/>
          <w:divBdr>
            <w:top w:val="none" w:sz="0" w:space="0" w:color="auto"/>
            <w:left w:val="none" w:sz="0" w:space="0" w:color="auto"/>
            <w:bottom w:val="none" w:sz="0" w:space="0" w:color="auto"/>
            <w:right w:val="none" w:sz="0" w:space="0" w:color="auto"/>
          </w:divBdr>
        </w:div>
        <w:div w:id="577135735">
          <w:marLeft w:val="480"/>
          <w:marRight w:val="0"/>
          <w:marTop w:val="0"/>
          <w:marBottom w:val="0"/>
          <w:divBdr>
            <w:top w:val="none" w:sz="0" w:space="0" w:color="auto"/>
            <w:left w:val="none" w:sz="0" w:space="0" w:color="auto"/>
            <w:bottom w:val="none" w:sz="0" w:space="0" w:color="auto"/>
            <w:right w:val="none" w:sz="0" w:space="0" w:color="auto"/>
          </w:divBdr>
        </w:div>
        <w:div w:id="604580075">
          <w:marLeft w:val="480"/>
          <w:marRight w:val="0"/>
          <w:marTop w:val="0"/>
          <w:marBottom w:val="0"/>
          <w:divBdr>
            <w:top w:val="none" w:sz="0" w:space="0" w:color="auto"/>
            <w:left w:val="none" w:sz="0" w:space="0" w:color="auto"/>
            <w:bottom w:val="none" w:sz="0" w:space="0" w:color="auto"/>
            <w:right w:val="none" w:sz="0" w:space="0" w:color="auto"/>
          </w:divBdr>
        </w:div>
        <w:div w:id="627392321">
          <w:marLeft w:val="480"/>
          <w:marRight w:val="0"/>
          <w:marTop w:val="0"/>
          <w:marBottom w:val="0"/>
          <w:divBdr>
            <w:top w:val="none" w:sz="0" w:space="0" w:color="auto"/>
            <w:left w:val="none" w:sz="0" w:space="0" w:color="auto"/>
            <w:bottom w:val="none" w:sz="0" w:space="0" w:color="auto"/>
            <w:right w:val="none" w:sz="0" w:space="0" w:color="auto"/>
          </w:divBdr>
        </w:div>
        <w:div w:id="670452344">
          <w:marLeft w:val="480"/>
          <w:marRight w:val="0"/>
          <w:marTop w:val="0"/>
          <w:marBottom w:val="0"/>
          <w:divBdr>
            <w:top w:val="none" w:sz="0" w:space="0" w:color="auto"/>
            <w:left w:val="none" w:sz="0" w:space="0" w:color="auto"/>
            <w:bottom w:val="none" w:sz="0" w:space="0" w:color="auto"/>
            <w:right w:val="none" w:sz="0" w:space="0" w:color="auto"/>
          </w:divBdr>
        </w:div>
        <w:div w:id="713240883">
          <w:marLeft w:val="480"/>
          <w:marRight w:val="0"/>
          <w:marTop w:val="0"/>
          <w:marBottom w:val="0"/>
          <w:divBdr>
            <w:top w:val="none" w:sz="0" w:space="0" w:color="auto"/>
            <w:left w:val="none" w:sz="0" w:space="0" w:color="auto"/>
            <w:bottom w:val="none" w:sz="0" w:space="0" w:color="auto"/>
            <w:right w:val="none" w:sz="0" w:space="0" w:color="auto"/>
          </w:divBdr>
        </w:div>
        <w:div w:id="774834847">
          <w:marLeft w:val="480"/>
          <w:marRight w:val="0"/>
          <w:marTop w:val="0"/>
          <w:marBottom w:val="0"/>
          <w:divBdr>
            <w:top w:val="none" w:sz="0" w:space="0" w:color="auto"/>
            <w:left w:val="none" w:sz="0" w:space="0" w:color="auto"/>
            <w:bottom w:val="none" w:sz="0" w:space="0" w:color="auto"/>
            <w:right w:val="none" w:sz="0" w:space="0" w:color="auto"/>
          </w:divBdr>
        </w:div>
        <w:div w:id="815685318">
          <w:marLeft w:val="480"/>
          <w:marRight w:val="0"/>
          <w:marTop w:val="0"/>
          <w:marBottom w:val="0"/>
          <w:divBdr>
            <w:top w:val="none" w:sz="0" w:space="0" w:color="auto"/>
            <w:left w:val="none" w:sz="0" w:space="0" w:color="auto"/>
            <w:bottom w:val="none" w:sz="0" w:space="0" w:color="auto"/>
            <w:right w:val="none" w:sz="0" w:space="0" w:color="auto"/>
          </w:divBdr>
        </w:div>
        <w:div w:id="830871706">
          <w:marLeft w:val="480"/>
          <w:marRight w:val="0"/>
          <w:marTop w:val="0"/>
          <w:marBottom w:val="0"/>
          <w:divBdr>
            <w:top w:val="none" w:sz="0" w:space="0" w:color="auto"/>
            <w:left w:val="none" w:sz="0" w:space="0" w:color="auto"/>
            <w:bottom w:val="none" w:sz="0" w:space="0" w:color="auto"/>
            <w:right w:val="none" w:sz="0" w:space="0" w:color="auto"/>
          </w:divBdr>
        </w:div>
        <w:div w:id="876938743">
          <w:marLeft w:val="480"/>
          <w:marRight w:val="0"/>
          <w:marTop w:val="0"/>
          <w:marBottom w:val="0"/>
          <w:divBdr>
            <w:top w:val="none" w:sz="0" w:space="0" w:color="auto"/>
            <w:left w:val="none" w:sz="0" w:space="0" w:color="auto"/>
            <w:bottom w:val="none" w:sz="0" w:space="0" w:color="auto"/>
            <w:right w:val="none" w:sz="0" w:space="0" w:color="auto"/>
          </w:divBdr>
        </w:div>
        <w:div w:id="898248507">
          <w:marLeft w:val="480"/>
          <w:marRight w:val="0"/>
          <w:marTop w:val="0"/>
          <w:marBottom w:val="0"/>
          <w:divBdr>
            <w:top w:val="none" w:sz="0" w:space="0" w:color="auto"/>
            <w:left w:val="none" w:sz="0" w:space="0" w:color="auto"/>
            <w:bottom w:val="none" w:sz="0" w:space="0" w:color="auto"/>
            <w:right w:val="none" w:sz="0" w:space="0" w:color="auto"/>
          </w:divBdr>
        </w:div>
      </w:divsChild>
    </w:div>
    <w:div w:id="424350603">
      <w:bodyDiv w:val="1"/>
      <w:marLeft w:val="0"/>
      <w:marRight w:val="0"/>
      <w:marTop w:val="0"/>
      <w:marBottom w:val="0"/>
      <w:divBdr>
        <w:top w:val="none" w:sz="0" w:space="0" w:color="auto"/>
        <w:left w:val="none" w:sz="0" w:space="0" w:color="auto"/>
        <w:bottom w:val="none" w:sz="0" w:space="0" w:color="auto"/>
        <w:right w:val="none" w:sz="0" w:space="0" w:color="auto"/>
      </w:divBdr>
    </w:div>
    <w:div w:id="424352084">
      <w:bodyDiv w:val="1"/>
      <w:marLeft w:val="0"/>
      <w:marRight w:val="0"/>
      <w:marTop w:val="0"/>
      <w:marBottom w:val="0"/>
      <w:divBdr>
        <w:top w:val="none" w:sz="0" w:space="0" w:color="auto"/>
        <w:left w:val="none" w:sz="0" w:space="0" w:color="auto"/>
        <w:bottom w:val="none" w:sz="0" w:space="0" w:color="auto"/>
        <w:right w:val="none" w:sz="0" w:space="0" w:color="auto"/>
      </w:divBdr>
      <w:divsChild>
        <w:div w:id="32116093">
          <w:marLeft w:val="480"/>
          <w:marRight w:val="0"/>
          <w:marTop w:val="0"/>
          <w:marBottom w:val="0"/>
          <w:divBdr>
            <w:top w:val="none" w:sz="0" w:space="0" w:color="auto"/>
            <w:left w:val="none" w:sz="0" w:space="0" w:color="auto"/>
            <w:bottom w:val="none" w:sz="0" w:space="0" w:color="auto"/>
            <w:right w:val="none" w:sz="0" w:space="0" w:color="auto"/>
          </w:divBdr>
        </w:div>
        <w:div w:id="139350619">
          <w:marLeft w:val="480"/>
          <w:marRight w:val="0"/>
          <w:marTop w:val="0"/>
          <w:marBottom w:val="0"/>
          <w:divBdr>
            <w:top w:val="none" w:sz="0" w:space="0" w:color="auto"/>
            <w:left w:val="none" w:sz="0" w:space="0" w:color="auto"/>
            <w:bottom w:val="none" w:sz="0" w:space="0" w:color="auto"/>
            <w:right w:val="none" w:sz="0" w:space="0" w:color="auto"/>
          </w:divBdr>
        </w:div>
        <w:div w:id="224218487">
          <w:marLeft w:val="480"/>
          <w:marRight w:val="0"/>
          <w:marTop w:val="0"/>
          <w:marBottom w:val="0"/>
          <w:divBdr>
            <w:top w:val="none" w:sz="0" w:space="0" w:color="auto"/>
            <w:left w:val="none" w:sz="0" w:space="0" w:color="auto"/>
            <w:bottom w:val="none" w:sz="0" w:space="0" w:color="auto"/>
            <w:right w:val="none" w:sz="0" w:space="0" w:color="auto"/>
          </w:divBdr>
        </w:div>
        <w:div w:id="235238822">
          <w:marLeft w:val="480"/>
          <w:marRight w:val="0"/>
          <w:marTop w:val="0"/>
          <w:marBottom w:val="0"/>
          <w:divBdr>
            <w:top w:val="none" w:sz="0" w:space="0" w:color="auto"/>
            <w:left w:val="none" w:sz="0" w:space="0" w:color="auto"/>
            <w:bottom w:val="none" w:sz="0" w:space="0" w:color="auto"/>
            <w:right w:val="none" w:sz="0" w:space="0" w:color="auto"/>
          </w:divBdr>
        </w:div>
        <w:div w:id="338311846">
          <w:marLeft w:val="480"/>
          <w:marRight w:val="0"/>
          <w:marTop w:val="0"/>
          <w:marBottom w:val="0"/>
          <w:divBdr>
            <w:top w:val="none" w:sz="0" w:space="0" w:color="auto"/>
            <w:left w:val="none" w:sz="0" w:space="0" w:color="auto"/>
            <w:bottom w:val="none" w:sz="0" w:space="0" w:color="auto"/>
            <w:right w:val="none" w:sz="0" w:space="0" w:color="auto"/>
          </w:divBdr>
        </w:div>
        <w:div w:id="395400007">
          <w:marLeft w:val="480"/>
          <w:marRight w:val="0"/>
          <w:marTop w:val="0"/>
          <w:marBottom w:val="0"/>
          <w:divBdr>
            <w:top w:val="none" w:sz="0" w:space="0" w:color="auto"/>
            <w:left w:val="none" w:sz="0" w:space="0" w:color="auto"/>
            <w:bottom w:val="none" w:sz="0" w:space="0" w:color="auto"/>
            <w:right w:val="none" w:sz="0" w:space="0" w:color="auto"/>
          </w:divBdr>
        </w:div>
        <w:div w:id="457645492">
          <w:marLeft w:val="480"/>
          <w:marRight w:val="0"/>
          <w:marTop w:val="0"/>
          <w:marBottom w:val="0"/>
          <w:divBdr>
            <w:top w:val="none" w:sz="0" w:space="0" w:color="auto"/>
            <w:left w:val="none" w:sz="0" w:space="0" w:color="auto"/>
            <w:bottom w:val="none" w:sz="0" w:space="0" w:color="auto"/>
            <w:right w:val="none" w:sz="0" w:space="0" w:color="auto"/>
          </w:divBdr>
        </w:div>
        <w:div w:id="474372929">
          <w:marLeft w:val="480"/>
          <w:marRight w:val="0"/>
          <w:marTop w:val="0"/>
          <w:marBottom w:val="0"/>
          <w:divBdr>
            <w:top w:val="none" w:sz="0" w:space="0" w:color="auto"/>
            <w:left w:val="none" w:sz="0" w:space="0" w:color="auto"/>
            <w:bottom w:val="none" w:sz="0" w:space="0" w:color="auto"/>
            <w:right w:val="none" w:sz="0" w:space="0" w:color="auto"/>
          </w:divBdr>
        </w:div>
        <w:div w:id="524825802">
          <w:marLeft w:val="480"/>
          <w:marRight w:val="0"/>
          <w:marTop w:val="0"/>
          <w:marBottom w:val="0"/>
          <w:divBdr>
            <w:top w:val="none" w:sz="0" w:space="0" w:color="auto"/>
            <w:left w:val="none" w:sz="0" w:space="0" w:color="auto"/>
            <w:bottom w:val="none" w:sz="0" w:space="0" w:color="auto"/>
            <w:right w:val="none" w:sz="0" w:space="0" w:color="auto"/>
          </w:divBdr>
        </w:div>
        <w:div w:id="527908183">
          <w:marLeft w:val="480"/>
          <w:marRight w:val="0"/>
          <w:marTop w:val="0"/>
          <w:marBottom w:val="0"/>
          <w:divBdr>
            <w:top w:val="none" w:sz="0" w:space="0" w:color="auto"/>
            <w:left w:val="none" w:sz="0" w:space="0" w:color="auto"/>
            <w:bottom w:val="none" w:sz="0" w:space="0" w:color="auto"/>
            <w:right w:val="none" w:sz="0" w:space="0" w:color="auto"/>
          </w:divBdr>
        </w:div>
        <w:div w:id="531266803">
          <w:marLeft w:val="480"/>
          <w:marRight w:val="0"/>
          <w:marTop w:val="0"/>
          <w:marBottom w:val="0"/>
          <w:divBdr>
            <w:top w:val="none" w:sz="0" w:space="0" w:color="auto"/>
            <w:left w:val="none" w:sz="0" w:space="0" w:color="auto"/>
            <w:bottom w:val="none" w:sz="0" w:space="0" w:color="auto"/>
            <w:right w:val="none" w:sz="0" w:space="0" w:color="auto"/>
          </w:divBdr>
        </w:div>
        <w:div w:id="694189732">
          <w:marLeft w:val="480"/>
          <w:marRight w:val="0"/>
          <w:marTop w:val="0"/>
          <w:marBottom w:val="0"/>
          <w:divBdr>
            <w:top w:val="none" w:sz="0" w:space="0" w:color="auto"/>
            <w:left w:val="none" w:sz="0" w:space="0" w:color="auto"/>
            <w:bottom w:val="none" w:sz="0" w:space="0" w:color="auto"/>
            <w:right w:val="none" w:sz="0" w:space="0" w:color="auto"/>
          </w:divBdr>
        </w:div>
        <w:div w:id="695351066">
          <w:marLeft w:val="480"/>
          <w:marRight w:val="0"/>
          <w:marTop w:val="0"/>
          <w:marBottom w:val="0"/>
          <w:divBdr>
            <w:top w:val="none" w:sz="0" w:space="0" w:color="auto"/>
            <w:left w:val="none" w:sz="0" w:space="0" w:color="auto"/>
            <w:bottom w:val="none" w:sz="0" w:space="0" w:color="auto"/>
            <w:right w:val="none" w:sz="0" w:space="0" w:color="auto"/>
          </w:divBdr>
        </w:div>
        <w:div w:id="823818103">
          <w:marLeft w:val="480"/>
          <w:marRight w:val="0"/>
          <w:marTop w:val="0"/>
          <w:marBottom w:val="0"/>
          <w:divBdr>
            <w:top w:val="none" w:sz="0" w:space="0" w:color="auto"/>
            <w:left w:val="none" w:sz="0" w:space="0" w:color="auto"/>
            <w:bottom w:val="none" w:sz="0" w:space="0" w:color="auto"/>
            <w:right w:val="none" w:sz="0" w:space="0" w:color="auto"/>
          </w:divBdr>
        </w:div>
        <w:div w:id="904603043">
          <w:marLeft w:val="480"/>
          <w:marRight w:val="0"/>
          <w:marTop w:val="0"/>
          <w:marBottom w:val="0"/>
          <w:divBdr>
            <w:top w:val="none" w:sz="0" w:space="0" w:color="auto"/>
            <w:left w:val="none" w:sz="0" w:space="0" w:color="auto"/>
            <w:bottom w:val="none" w:sz="0" w:space="0" w:color="auto"/>
            <w:right w:val="none" w:sz="0" w:space="0" w:color="auto"/>
          </w:divBdr>
        </w:div>
      </w:divsChild>
    </w:div>
    <w:div w:id="424377636">
      <w:bodyDiv w:val="1"/>
      <w:marLeft w:val="0"/>
      <w:marRight w:val="0"/>
      <w:marTop w:val="0"/>
      <w:marBottom w:val="0"/>
      <w:divBdr>
        <w:top w:val="none" w:sz="0" w:space="0" w:color="auto"/>
        <w:left w:val="none" w:sz="0" w:space="0" w:color="auto"/>
        <w:bottom w:val="none" w:sz="0" w:space="0" w:color="auto"/>
        <w:right w:val="none" w:sz="0" w:space="0" w:color="auto"/>
      </w:divBdr>
    </w:div>
    <w:div w:id="424498762">
      <w:bodyDiv w:val="1"/>
      <w:marLeft w:val="0"/>
      <w:marRight w:val="0"/>
      <w:marTop w:val="0"/>
      <w:marBottom w:val="0"/>
      <w:divBdr>
        <w:top w:val="none" w:sz="0" w:space="0" w:color="auto"/>
        <w:left w:val="none" w:sz="0" w:space="0" w:color="auto"/>
        <w:bottom w:val="none" w:sz="0" w:space="0" w:color="auto"/>
        <w:right w:val="none" w:sz="0" w:space="0" w:color="auto"/>
      </w:divBdr>
    </w:div>
    <w:div w:id="424569849">
      <w:bodyDiv w:val="1"/>
      <w:marLeft w:val="0"/>
      <w:marRight w:val="0"/>
      <w:marTop w:val="0"/>
      <w:marBottom w:val="0"/>
      <w:divBdr>
        <w:top w:val="none" w:sz="0" w:space="0" w:color="auto"/>
        <w:left w:val="none" w:sz="0" w:space="0" w:color="auto"/>
        <w:bottom w:val="none" w:sz="0" w:space="0" w:color="auto"/>
        <w:right w:val="none" w:sz="0" w:space="0" w:color="auto"/>
      </w:divBdr>
    </w:div>
    <w:div w:id="424574880">
      <w:bodyDiv w:val="1"/>
      <w:marLeft w:val="0"/>
      <w:marRight w:val="0"/>
      <w:marTop w:val="0"/>
      <w:marBottom w:val="0"/>
      <w:divBdr>
        <w:top w:val="none" w:sz="0" w:space="0" w:color="auto"/>
        <w:left w:val="none" w:sz="0" w:space="0" w:color="auto"/>
        <w:bottom w:val="none" w:sz="0" w:space="0" w:color="auto"/>
        <w:right w:val="none" w:sz="0" w:space="0" w:color="auto"/>
      </w:divBdr>
    </w:div>
    <w:div w:id="424617189">
      <w:bodyDiv w:val="1"/>
      <w:marLeft w:val="0"/>
      <w:marRight w:val="0"/>
      <w:marTop w:val="0"/>
      <w:marBottom w:val="0"/>
      <w:divBdr>
        <w:top w:val="none" w:sz="0" w:space="0" w:color="auto"/>
        <w:left w:val="none" w:sz="0" w:space="0" w:color="auto"/>
        <w:bottom w:val="none" w:sz="0" w:space="0" w:color="auto"/>
        <w:right w:val="none" w:sz="0" w:space="0" w:color="auto"/>
      </w:divBdr>
    </w:div>
    <w:div w:id="424620592">
      <w:bodyDiv w:val="1"/>
      <w:marLeft w:val="0"/>
      <w:marRight w:val="0"/>
      <w:marTop w:val="0"/>
      <w:marBottom w:val="0"/>
      <w:divBdr>
        <w:top w:val="none" w:sz="0" w:space="0" w:color="auto"/>
        <w:left w:val="none" w:sz="0" w:space="0" w:color="auto"/>
        <w:bottom w:val="none" w:sz="0" w:space="0" w:color="auto"/>
        <w:right w:val="none" w:sz="0" w:space="0" w:color="auto"/>
      </w:divBdr>
    </w:div>
    <w:div w:id="424807911">
      <w:bodyDiv w:val="1"/>
      <w:marLeft w:val="0"/>
      <w:marRight w:val="0"/>
      <w:marTop w:val="0"/>
      <w:marBottom w:val="0"/>
      <w:divBdr>
        <w:top w:val="none" w:sz="0" w:space="0" w:color="auto"/>
        <w:left w:val="none" w:sz="0" w:space="0" w:color="auto"/>
        <w:bottom w:val="none" w:sz="0" w:space="0" w:color="auto"/>
        <w:right w:val="none" w:sz="0" w:space="0" w:color="auto"/>
      </w:divBdr>
    </w:div>
    <w:div w:id="424811958">
      <w:bodyDiv w:val="1"/>
      <w:marLeft w:val="0"/>
      <w:marRight w:val="0"/>
      <w:marTop w:val="0"/>
      <w:marBottom w:val="0"/>
      <w:divBdr>
        <w:top w:val="none" w:sz="0" w:space="0" w:color="auto"/>
        <w:left w:val="none" w:sz="0" w:space="0" w:color="auto"/>
        <w:bottom w:val="none" w:sz="0" w:space="0" w:color="auto"/>
        <w:right w:val="none" w:sz="0" w:space="0" w:color="auto"/>
      </w:divBdr>
    </w:div>
    <w:div w:id="424959995">
      <w:bodyDiv w:val="1"/>
      <w:marLeft w:val="0"/>
      <w:marRight w:val="0"/>
      <w:marTop w:val="0"/>
      <w:marBottom w:val="0"/>
      <w:divBdr>
        <w:top w:val="none" w:sz="0" w:space="0" w:color="auto"/>
        <w:left w:val="none" w:sz="0" w:space="0" w:color="auto"/>
        <w:bottom w:val="none" w:sz="0" w:space="0" w:color="auto"/>
        <w:right w:val="none" w:sz="0" w:space="0" w:color="auto"/>
      </w:divBdr>
    </w:div>
    <w:div w:id="424963061">
      <w:bodyDiv w:val="1"/>
      <w:marLeft w:val="0"/>
      <w:marRight w:val="0"/>
      <w:marTop w:val="0"/>
      <w:marBottom w:val="0"/>
      <w:divBdr>
        <w:top w:val="none" w:sz="0" w:space="0" w:color="auto"/>
        <w:left w:val="none" w:sz="0" w:space="0" w:color="auto"/>
        <w:bottom w:val="none" w:sz="0" w:space="0" w:color="auto"/>
        <w:right w:val="none" w:sz="0" w:space="0" w:color="auto"/>
      </w:divBdr>
    </w:div>
    <w:div w:id="425007522">
      <w:bodyDiv w:val="1"/>
      <w:marLeft w:val="0"/>
      <w:marRight w:val="0"/>
      <w:marTop w:val="0"/>
      <w:marBottom w:val="0"/>
      <w:divBdr>
        <w:top w:val="none" w:sz="0" w:space="0" w:color="auto"/>
        <w:left w:val="none" w:sz="0" w:space="0" w:color="auto"/>
        <w:bottom w:val="none" w:sz="0" w:space="0" w:color="auto"/>
        <w:right w:val="none" w:sz="0" w:space="0" w:color="auto"/>
      </w:divBdr>
      <w:divsChild>
        <w:div w:id="89742961">
          <w:marLeft w:val="480"/>
          <w:marRight w:val="0"/>
          <w:marTop w:val="0"/>
          <w:marBottom w:val="0"/>
          <w:divBdr>
            <w:top w:val="none" w:sz="0" w:space="0" w:color="auto"/>
            <w:left w:val="none" w:sz="0" w:space="0" w:color="auto"/>
            <w:bottom w:val="none" w:sz="0" w:space="0" w:color="auto"/>
            <w:right w:val="none" w:sz="0" w:space="0" w:color="auto"/>
          </w:divBdr>
        </w:div>
        <w:div w:id="142546157">
          <w:marLeft w:val="480"/>
          <w:marRight w:val="0"/>
          <w:marTop w:val="0"/>
          <w:marBottom w:val="0"/>
          <w:divBdr>
            <w:top w:val="none" w:sz="0" w:space="0" w:color="auto"/>
            <w:left w:val="none" w:sz="0" w:space="0" w:color="auto"/>
            <w:bottom w:val="none" w:sz="0" w:space="0" w:color="auto"/>
            <w:right w:val="none" w:sz="0" w:space="0" w:color="auto"/>
          </w:divBdr>
        </w:div>
        <w:div w:id="146828428">
          <w:marLeft w:val="480"/>
          <w:marRight w:val="0"/>
          <w:marTop w:val="0"/>
          <w:marBottom w:val="0"/>
          <w:divBdr>
            <w:top w:val="none" w:sz="0" w:space="0" w:color="auto"/>
            <w:left w:val="none" w:sz="0" w:space="0" w:color="auto"/>
            <w:bottom w:val="none" w:sz="0" w:space="0" w:color="auto"/>
            <w:right w:val="none" w:sz="0" w:space="0" w:color="auto"/>
          </w:divBdr>
        </w:div>
        <w:div w:id="236474759">
          <w:marLeft w:val="480"/>
          <w:marRight w:val="0"/>
          <w:marTop w:val="0"/>
          <w:marBottom w:val="0"/>
          <w:divBdr>
            <w:top w:val="none" w:sz="0" w:space="0" w:color="auto"/>
            <w:left w:val="none" w:sz="0" w:space="0" w:color="auto"/>
            <w:bottom w:val="none" w:sz="0" w:space="0" w:color="auto"/>
            <w:right w:val="none" w:sz="0" w:space="0" w:color="auto"/>
          </w:divBdr>
        </w:div>
        <w:div w:id="455879788">
          <w:marLeft w:val="480"/>
          <w:marRight w:val="0"/>
          <w:marTop w:val="0"/>
          <w:marBottom w:val="0"/>
          <w:divBdr>
            <w:top w:val="none" w:sz="0" w:space="0" w:color="auto"/>
            <w:left w:val="none" w:sz="0" w:space="0" w:color="auto"/>
            <w:bottom w:val="none" w:sz="0" w:space="0" w:color="auto"/>
            <w:right w:val="none" w:sz="0" w:space="0" w:color="auto"/>
          </w:divBdr>
        </w:div>
        <w:div w:id="461189734">
          <w:marLeft w:val="480"/>
          <w:marRight w:val="0"/>
          <w:marTop w:val="0"/>
          <w:marBottom w:val="0"/>
          <w:divBdr>
            <w:top w:val="none" w:sz="0" w:space="0" w:color="auto"/>
            <w:left w:val="none" w:sz="0" w:space="0" w:color="auto"/>
            <w:bottom w:val="none" w:sz="0" w:space="0" w:color="auto"/>
            <w:right w:val="none" w:sz="0" w:space="0" w:color="auto"/>
          </w:divBdr>
        </w:div>
        <w:div w:id="477113268">
          <w:marLeft w:val="480"/>
          <w:marRight w:val="0"/>
          <w:marTop w:val="0"/>
          <w:marBottom w:val="0"/>
          <w:divBdr>
            <w:top w:val="none" w:sz="0" w:space="0" w:color="auto"/>
            <w:left w:val="none" w:sz="0" w:space="0" w:color="auto"/>
            <w:bottom w:val="none" w:sz="0" w:space="0" w:color="auto"/>
            <w:right w:val="none" w:sz="0" w:space="0" w:color="auto"/>
          </w:divBdr>
        </w:div>
        <w:div w:id="486439975">
          <w:marLeft w:val="480"/>
          <w:marRight w:val="0"/>
          <w:marTop w:val="0"/>
          <w:marBottom w:val="0"/>
          <w:divBdr>
            <w:top w:val="none" w:sz="0" w:space="0" w:color="auto"/>
            <w:left w:val="none" w:sz="0" w:space="0" w:color="auto"/>
            <w:bottom w:val="none" w:sz="0" w:space="0" w:color="auto"/>
            <w:right w:val="none" w:sz="0" w:space="0" w:color="auto"/>
          </w:divBdr>
        </w:div>
        <w:div w:id="588269333">
          <w:marLeft w:val="480"/>
          <w:marRight w:val="0"/>
          <w:marTop w:val="0"/>
          <w:marBottom w:val="0"/>
          <w:divBdr>
            <w:top w:val="none" w:sz="0" w:space="0" w:color="auto"/>
            <w:left w:val="none" w:sz="0" w:space="0" w:color="auto"/>
            <w:bottom w:val="none" w:sz="0" w:space="0" w:color="auto"/>
            <w:right w:val="none" w:sz="0" w:space="0" w:color="auto"/>
          </w:divBdr>
        </w:div>
        <w:div w:id="652951065">
          <w:marLeft w:val="480"/>
          <w:marRight w:val="0"/>
          <w:marTop w:val="0"/>
          <w:marBottom w:val="0"/>
          <w:divBdr>
            <w:top w:val="none" w:sz="0" w:space="0" w:color="auto"/>
            <w:left w:val="none" w:sz="0" w:space="0" w:color="auto"/>
            <w:bottom w:val="none" w:sz="0" w:space="0" w:color="auto"/>
            <w:right w:val="none" w:sz="0" w:space="0" w:color="auto"/>
          </w:divBdr>
        </w:div>
        <w:div w:id="676813641">
          <w:marLeft w:val="480"/>
          <w:marRight w:val="0"/>
          <w:marTop w:val="0"/>
          <w:marBottom w:val="0"/>
          <w:divBdr>
            <w:top w:val="none" w:sz="0" w:space="0" w:color="auto"/>
            <w:left w:val="none" w:sz="0" w:space="0" w:color="auto"/>
            <w:bottom w:val="none" w:sz="0" w:space="0" w:color="auto"/>
            <w:right w:val="none" w:sz="0" w:space="0" w:color="auto"/>
          </w:divBdr>
        </w:div>
        <w:div w:id="753668919">
          <w:marLeft w:val="480"/>
          <w:marRight w:val="0"/>
          <w:marTop w:val="0"/>
          <w:marBottom w:val="0"/>
          <w:divBdr>
            <w:top w:val="none" w:sz="0" w:space="0" w:color="auto"/>
            <w:left w:val="none" w:sz="0" w:space="0" w:color="auto"/>
            <w:bottom w:val="none" w:sz="0" w:space="0" w:color="auto"/>
            <w:right w:val="none" w:sz="0" w:space="0" w:color="auto"/>
          </w:divBdr>
        </w:div>
        <w:div w:id="804852033">
          <w:marLeft w:val="480"/>
          <w:marRight w:val="0"/>
          <w:marTop w:val="0"/>
          <w:marBottom w:val="0"/>
          <w:divBdr>
            <w:top w:val="none" w:sz="0" w:space="0" w:color="auto"/>
            <w:left w:val="none" w:sz="0" w:space="0" w:color="auto"/>
            <w:bottom w:val="none" w:sz="0" w:space="0" w:color="auto"/>
            <w:right w:val="none" w:sz="0" w:space="0" w:color="auto"/>
          </w:divBdr>
        </w:div>
        <w:div w:id="806124793">
          <w:marLeft w:val="480"/>
          <w:marRight w:val="0"/>
          <w:marTop w:val="0"/>
          <w:marBottom w:val="0"/>
          <w:divBdr>
            <w:top w:val="none" w:sz="0" w:space="0" w:color="auto"/>
            <w:left w:val="none" w:sz="0" w:space="0" w:color="auto"/>
            <w:bottom w:val="none" w:sz="0" w:space="0" w:color="auto"/>
            <w:right w:val="none" w:sz="0" w:space="0" w:color="auto"/>
          </w:divBdr>
        </w:div>
        <w:div w:id="826480348">
          <w:marLeft w:val="480"/>
          <w:marRight w:val="0"/>
          <w:marTop w:val="0"/>
          <w:marBottom w:val="0"/>
          <w:divBdr>
            <w:top w:val="none" w:sz="0" w:space="0" w:color="auto"/>
            <w:left w:val="none" w:sz="0" w:space="0" w:color="auto"/>
            <w:bottom w:val="none" w:sz="0" w:space="0" w:color="auto"/>
            <w:right w:val="none" w:sz="0" w:space="0" w:color="auto"/>
          </w:divBdr>
        </w:div>
        <w:div w:id="829759728">
          <w:marLeft w:val="480"/>
          <w:marRight w:val="0"/>
          <w:marTop w:val="0"/>
          <w:marBottom w:val="0"/>
          <w:divBdr>
            <w:top w:val="none" w:sz="0" w:space="0" w:color="auto"/>
            <w:left w:val="none" w:sz="0" w:space="0" w:color="auto"/>
            <w:bottom w:val="none" w:sz="0" w:space="0" w:color="auto"/>
            <w:right w:val="none" w:sz="0" w:space="0" w:color="auto"/>
          </w:divBdr>
        </w:div>
        <w:div w:id="894388878">
          <w:marLeft w:val="480"/>
          <w:marRight w:val="0"/>
          <w:marTop w:val="0"/>
          <w:marBottom w:val="0"/>
          <w:divBdr>
            <w:top w:val="none" w:sz="0" w:space="0" w:color="auto"/>
            <w:left w:val="none" w:sz="0" w:space="0" w:color="auto"/>
            <w:bottom w:val="none" w:sz="0" w:space="0" w:color="auto"/>
            <w:right w:val="none" w:sz="0" w:space="0" w:color="auto"/>
          </w:divBdr>
        </w:div>
      </w:divsChild>
    </w:div>
    <w:div w:id="425079167">
      <w:bodyDiv w:val="1"/>
      <w:marLeft w:val="0"/>
      <w:marRight w:val="0"/>
      <w:marTop w:val="0"/>
      <w:marBottom w:val="0"/>
      <w:divBdr>
        <w:top w:val="none" w:sz="0" w:space="0" w:color="auto"/>
        <w:left w:val="none" w:sz="0" w:space="0" w:color="auto"/>
        <w:bottom w:val="none" w:sz="0" w:space="0" w:color="auto"/>
        <w:right w:val="none" w:sz="0" w:space="0" w:color="auto"/>
      </w:divBdr>
    </w:div>
    <w:div w:id="425153888">
      <w:bodyDiv w:val="1"/>
      <w:marLeft w:val="0"/>
      <w:marRight w:val="0"/>
      <w:marTop w:val="0"/>
      <w:marBottom w:val="0"/>
      <w:divBdr>
        <w:top w:val="none" w:sz="0" w:space="0" w:color="auto"/>
        <w:left w:val="none" w:sz="0" w:space="0" w:color="auto"/>
        <w:bottom w:val="none" w:sz="0" w:space="0" w:color="auto"/>
        <w:right w:val="none" w:sz="0" w:space="0" w:color="auto"/>
      </w:divBdr>
    </w:div>
    <w:div w:id="425268772">
      <w:bodyDiv w:val="1"/>
      <w:marLeft w:val="0"/>
      <w:marRight w:val="0"/>
      <w:marTop w:val="0"/>
      <w:marBottom w:val="0"/>
      <w:divBdr>
        <w:top w:val="none" w:sz="0" w:space="0" w:color="auto"/>
        <w:left w:val="none" w:sz="0" w:space="0" w:color="auto"/>
        <w:bottom w:val="none" w:sz="0" w:space="0" w:color="auto"/>
        <w:right w:val="none" w:sz="0" w:space="0" w:color="auto"/>
      </w:divBdr>
    </w:div>
    <w:div w:id="425394397">
      <w:bodyDiv w:val="1"/>
      <w:marLeft w:val="0"/>
      <w:marRight w:val="0"/>
      <w:marTop w:val="0"/>
      <w:marBottom w:val="0"/>
      <w:divBdr>
        <w:top w:val="none" w:sz="0" w:space="0" w:color="auto"/>
        <w:left w:val="none" w:sz="0" w:space="0" w:color="auto"/>
        <w:bottom w:val="none" w:sz="0" w:space="0" w:color="auto"/>
        <w:right w:val="none" w:sz="0" w:space="0" w:color="auto"/>
      </w:divBdr>
    </w:div>
    <w:div w:id="425418602">
      <w:bodyDiv w:val="1"/>
      <w:marLeft w:val="0"/>
      <w:marRight w:val="0"/>
      <w:marTop w:val="0"/>
      <w:marBottom w:val="0"/>
      <w:divBdr>
        <w:top w:val="none" w:sz="0" w:space="0" w:color="auto"/>
        <w:left w:val="none" w:sz="0" w:space="0" w:color="auto"/>
        <w:bottom w:val="none" w:sz="0" w:space="0" w:color="auto"/>
        <w:right w:val="none" w:sz="0" w:space="0" w:color="auto"/>
      </w:divBdr>
    </w:div>
    <w:div w:id="425421397">
      <w:bodyDiv w:val="1"/>
      <w:marLeft w:val="0"/>
      <w:marRight w:val="0"/>
      <w:marTop w:val="0"/>
      <w:marBottom w:val="0"/>
      <w:divBdr>
        <w:top w:val="none" w:sz="0" w:space="0" w:color="auto"/>
        <w:left w:val="none" w:sz="0" w:space="0" w:color="auto"/>
        <w:bottom w:val="none" w:sz="0" w:space="0" w:color="auto"/>
        <w:right w:val="none" w:sz="0" w:space="0" w:color="auto"/>
      </w:divBdr>
    </w:div>
    <w:div w:id="425466798">
      <w:bodyDiv w:val="1"/>
      <w:marLeft w:val="0"/>
      <w:marRight w:val="0"/>
      <w:marTop w:val="0"/>
      <w:marBottom w:val="0"/>
      <w:divBdr>
        <w:top w:val="none" w:sz="0" w:space="0" w:color="auto"/>
        <w:left w:val="none" w:sz="0" w:space="0" w:color="auto"/>
        <w:bottom w:val="none" w:sz="0" w:space="0" w:color="auto"/>
        <w:right w:val="none" w:sz="0" w:space="0" w:color="auto"/>
      </w:divBdr>
    </w:div>
    <w:div w:id="425614278">
      <w:bodyDiv w:val="1"/>
      <w:marLeft w:val="0"/>
      <w:marRight w:val="0"/>
      <w:marTop w:val="0"/>
      <w:marBottom w:val="0"/>
      <w:divBdr>
        <w:top w:val="none" w:sz="0" w:space="0" w:color="auto"/>
        <w:left w:val="none" w:sz="0" w:space="0" w:color="auto"/>
        <w:bottom w:val="none" w:sz="0" w:space="0" w:color="auto"/>
        <w:right w:val="none" w:sz="0" w:space="0" w:color="auto"/>
      </w:divBdr>
    </w:div>
    <w:div w:id="425617000">
      <w:bodyDiv w:val="1"/>
      <w:marLeft w:val="0"/>
      <w:marRight w:val="0"/>
      <w:marTop w:val="0"/>
      <w:marBottom w:val="0"/>
      <w:divBdr>
        <w:top w:val="none" w:sz="0" w:space="0" w:color="auto"/>
        <w:left w:val="none" w:sz="0" w:space="0" w:color="auto"/>
        <w:bottom w:val="none" w:sz="0" w:space="0" w:color="auto"/>
        <w:right w:val="none" w:sz="0" w:space="0" w:color="auto"/>
      </w:divBdr>
    </w:div>
    <w:div w:id="425618884">
      <w:bodyDiv w:val="1"/>
      <w:marLeft w:val="0"/>
      <w:marRight w:val="0"/>
      <w:marTop w:val="0"/>
      <w:marBottom w:val="0"/>
      <w:divBdr>
        <w:top w:val="none" w:sz="0" w:space="0" w:color="auto"/>
        <w:left w:val="none" w:sz="0" w:space="0" w:color="auto"/>
        <w:bottom w:val="none" w:sz="0" w:space="0" w:color="auto"/>
        <w:right w:val="none" w:sz="0" w:space="0" w:color="auto"/>
      </w:divBdr>
    </w:div>
    <w:div w:id="425619350">
      <w:bodyDiv w:val="1"/>
      <w:marLeft w:val="0"/>
      <w:marRight w:val="0"/>
      <w:marTop w:val="0"/>
      <w:marBottom w:val="0"/>
      <w:divBdr>
        <w:top w:val="none" w:sz="0" w:space="0" w:color="auto"/>
        <w:left w:val="none" w:sz="0" w:space="0" w:color="auto"/>
        <w:bottom w:val="none" w:sz="0" w:space="0" w:color="auto"/>
        <w:right w:val="none" w:sz="0" w:space="0" w:color="auto"/>
      </w:divBdr>
    </w:div>
    <w:div w:id="425688907">
      <w:bodyDiv w:val="1"/>
      <w:marLeft w:val="0"/>
      <w:marRight w:val="0"/>
      <w:marTop w:val="0"/>
      <w:marBottom w:val="0"/>
      <w:divBdr>
        <w:top w:val="none" w:sz="0" w:space="0" w:color="auto"/>
        <w:left w:val="none" w:sz="0" w:space="0" w:color="auto"/>
        <w:bottom w:val="none" w:sz="0" w:space="0" w:color="auto"/>
        <w:right w:val="none" w:sz="0" w:space="0" w:color="auto"/>
      </w:divBdr>
    </w:div>
    <w:div w:id="425856117">
      <w:bodyDiv w:val="1"/>
      <w:marLeft w:val="0"/>
      <w:marRight w:val="0"/>
      <w:marTop w:val="0"/>
      <w:marBottom w:val="0"/>
      <w:divBdr>
        <w:top w:val="none" w:sz="0" w:space="0" w:color="auto"/>
        <w:left w:val="none" w:sz="0" w:space="0" w:color="auto"/>
        <w:bottom w:val="none" w:sz="0" w:space="0" w:color="auto"/>
        <w:right w:val="none" w:sz="0" w:space="0" w:color="auto"/>
      </w:divBdr>
    </w:div>
    <w:div w:id="425879774">
      <w:bodyDiv w:val="1"/>
      <w:marLeft w:val="0"/>
      <w:marRight w:val="0"/>
      <w:marTop w:val="0"/>
      <w:marBottom w:val="0"/>
      <w:divBdr>
        <w:top w:val="none" w:sz="0" w:space="0" w:color="auto"/>
        <w:left w:val="none" w:sz="0" w:space="0" w:color="auto"/>
        <w:bottom w:val="none" w:sz="0" w:space="0" w:color="auto"/>
        <w:right w:val="none" w:sz="0" w:space="0" w:color="auto"/>
      </w:divBdr>
    </w:div>
    <w:div w:id="426077658">
      <w:bodyDiv w:val="1"/>
      <w:marLeft w:val="0"/>
      <w:marRight w:val="0"/>
      <w:marTop w:val="0"/>
      <w:marBottom w:val="0"/>
      <w:divBdr>
        <w:top w:val="none" w:sz="0" w:space="0" w:color="auto"/>
        <w:left w:val="none" w:sz="0" w:space="0" w:color="auto"/>
        <w:bottom w:val="none" w:sz="0" w:space="0" w:color="auto"/>
        <w:right w:val="none" w:sz="0" w:space="0" w:color="auto"/>
      </w:divBdr>
    </w:div>
    <w:div w:id="426079090">
      <w:bodyDiv w:val="1"/>
      <w:marLeft w:val="0"/>
      <w:marRight w:val="0"/>
      <w:marTop w:val="0"/>
      <w:marBottom w:val="0"/>
      <w:divBdr>
        <w:top w:val="none" w:sz="0" w:space="0" w:color="auto"/>
        <w:left w:val="none" w:sz="0" w:space="0" w:color="auto"/>
        <w:bottom w:val="none" w:sz="0" w:space="0" w:color="auto"/>
        <w:right w:val="none" w:sz="0" w:space="0" w:color="auto"/>
      </w:divBdr>
    </w:div>
    <w:div w:id="426122509">
      <w:bodyDiv w:val="1"/>
      <w:marLeft w:val="0"/>
      <w:marRight w:val="0"/>
      <w:marTop w:val="0"/>
      <w:marBottom w:val="0"/>
      <w:divBdr>
        <w:top w:val="none" w:sz="0" w:space="0" w:color="auto"/>
        <w:left w:val="none" w:sz="0" w:space="0" w:color="auto"/>
        <w:bottom w:val="none" w:sz="0" w:space="0" w:color="auto"/>
        <w:right w:val="none" w:sz="0" w:space="0" w:color="auto"/>
      </w:divBdr>
    </w:div>
    <w:div w:id="426122642">
      <w:bodyDiv w:val="1"/>
      <w:marLeft w:val="0"/>
      <w:marRight w:val="0"/>
      <w:marTop w:val="0"/>
      <w:marBottom w:val="0"/>
      <w:divBdr>
        <w:top w:val="none" w:sz="0" w:space="0" w:color="auto"/>
        <w:left w:val="none" w:sz="0" w:space="0" w:color="auto"/>
        <w:bottom w:val="none" w:sz="0" w:space="0" w:color="auto"/>
        <w:right w:val="none" w:sz="0" w:space="0" w:color="auto"/>
      </w:divBdr>
    </w:div>
    <w:div w:id="426191150">
      <w:bodyDiv w:val="1"/>
      <w:marLeft w:val="0"/>
      <w:marRight w:val="0"/>
      <w:marTop w:val="0"/>
      <w:marBottom w:val="0"/>
      <w:divBdr>
        <w:top w:val="none" w:sz="0" w:space="0" w:color="auto"/>
        <w:left w:val="none" w:sz="0" w:space="0" w:color="auto"/>
        <w:bottom w:val="none" w:sz="0" w:space="0" w:color="auto"/>
        <w:right w:val="none" w:sz="0" w:space="0" w:color="auto"/>
      </w:divBdr>
    </w:div>
    <w:div w:id="426387677">
      <w:bodyDiv w:val="1"/>
      <w:marLeft w:val="0"/>
      <w:marRight w:val="0"/>
      <w:marTop w:val="0"/>
      <w:marBottom w:val="0"/>
      <w:divBdr>
        <w:top w:val="none" w:sz="0" w:space="0" w:color="auto"/>
        <w:left w:val="none" w:sz="0" w:space="0" w:color="auto"/>
        <w:bottom w:val="none" w:sz="0" w:space="0" w:color="auto"/>
        <w:right w:val="none" w:sz="0" w:space="0" w:color="auto"/>
      </w:divBdr>
    </w:div>
    <w:div w:id="426462440">
      <w:bodyDiv w:val="1"/>
      <w:marLeft w:val="0"/>
      <w:marRight w:val="0"/>
      <w:marTop w:val="0"/>
      <w:marBottom w:val="0"/>
      <w:divBdr>
        <w:top w:val="none" w:sz="0" w:space="0" w:color="auto"/>
        <w:left w:val="none" w:sz="0" w:space="0" w:color="auto"/>
        <w:bottom w:val="none" w:sz="0" w:space="0" w:color="auto"/>
        <w:right w:val="none" w:sz="0" w:space="0" w:color="auto"/>
      </w:divBdr>
    </w:div>
    <w:div w:id="426586803">
      <w:bodyDiv w:val="1"/>
      <w:marLeft w:val="0"/>
      <w:marRight w:val="0"/>
      <w:marTop w:val="0"/>
      <w:marBottom w:val="0"/>
      <w:divBdr>
        <w:top w:val="none" w:sz="0" w:space="0" w:color="auto"/>
        <w:left w:val="none" w:sz="0" w:space="0" w:color="auto"/>
        <w:bottom w:val="none" w:sz="0" w:space="0" w:color="auto"/>
        <w:right w:val="none" w:sz="0" w:space="0" w:color="auto"/>
      </w:divBdr>
    </w:div>
    <w:div w:id="426773214">
      <w:bodyDiv w:val="1"/>
      <w:marLeft w:val="0"/>
      <w:marRight w:val="0"/>
      <w:marTop w:val="0"/>
      <w:marBottom w:val="0"/>
      <w:divBdr>
        <w:top w:val="none" w:sz="0" w:space="0" w:color="auto"/>
        <w:left w:val="none" w:sz="0" w:space="0" w:color="auto"/>
        <w:bottom w:val="none" w:sz="0" w:space="0" w:color="auto"/>
        <w:right w:val="none" w:sz="0" w:space="0" w:color="auto"/>
      </w:divBdr>
    </w:div>
    <w:div w:id="426775803">
      <w:bodyDiv w:val="1"/>
      <w:marLeft w:val="0"/>
      <w:marRight w:val="0"/>
      <w:marTop w:val="0"/>
      <w:marBottom w:val="0"/>
      <w:divBdr>
        <w:top w:val="none" w:sz="0" w:space="0" w:color="auto"/>
        <w:left w:val="none" w:sz="0" w:space="0" w:color="auto"/>
        <w:bottom w:val="none" w:sz="0" w:space="0" w:color="auto"/>
        <w:right w:val="none" w:sz="0" w:space="0" w:color="auto"/>
      </w:divBdr>
    </w:div>
    <w:div w:id="426777431">
      <w:bodyDiv w:val="1"/>
      <w:marLeft w:val="0"/>
      <w:marRight w:val="0"/>
      <w:marTop w:val="0"/>
      <w:marBottom w:val="0"/>
      <w:divBdr>
        <w:top w:val="none" w:sz="0" w:space="0" w:color="auto"/>
        <w:left w:val="none" w:sz="0" w:space="0" w:color="auto"/>
        <w:bottom w:val="none" w:sz="0" w:space="0" w:color="auto"/>
        <w:right w:val="none" w:sz="0" w:space="0" w:color="auto"/>
      </w:divBdr>
    </w:div>
    <w:div w:id="426921502">
      <w:bodyDiv w:val="1"/>
      <w:marLeft w:val="0"/>
      <w:marRight w:val="0"/>
      <w:marTop w:val="0"/>
      <w:marBottom w:val="0"/>
      <w:divBdr>
        <w:top w:val="none" w:sz="0" w:space="0" w:color="auto"/>
        <w:left w:val="none" w:sz="0" w:space="0" w:color="auto"/>
        <w:bottom w:val="none" w:sz="0" w:space="0" w:color="auto"/>
        <w:right w:val="none" w:sz="0" w:space="0" w:color="auto"/>
      </w:divBdr>
    </w:div>
    <w:div w:id="427233930">
      <w:bodyDiv w:val="1"/>
      <w:marLeft w:val="0"/>
      <w:marRight w:val="0"/>
      <w:marTop w:val="0"/>
      <w:marBottom w:val="0"/>
      <w:divBdr>
        <w:top w:val="none" w:sz="0" w:space="0" w:color="auto"/>
        <w:left w:val="none" w:sz="0" w:space="0" w:color="auto"/>
        <w:bottom w:val="none" w:sz="0" w:space="0" w:color="auto"/>
        <w:right w:val="none" w:sz="0" w:space="0" w:color="auto"/>
      </w:divBdr>
    </w:div>
    <w:div w:id="427237796">
      <w:bodyDiv w:val="1"/>
      <w:marLeft w:val="0"/>
      <w:marRight w:val="0"/>
      <w:marTop w:val="0"/>
      <w:marBottom w:val="0"/>
      <w:divBdr>
        <w:top w:val="none" w:sz="0" w:space="0" w:color="auto"/>
        <w:left w:val="none" w:sz="0" w:space="0" w:color="auto"/>
        <w:bottom w:val="none" w:sz="0" w:space="0" w:color="auto"/>
        <w:right w:val="none" w:sz="0" w:space="0" w:color="auto"/>
      </w:divBdr>
    </w:div>
    <w:div w:id="427385415">
      <w:bodyDiv w:val="1"/>
      <w:marLeft w:val="0"/>
      <w:marRight w:val="0"/>
      <w:marTop w:val="0"/>
      <w:marBottom w:val="0"/>
      <w:divBdr>
        <w:top w:val="none" w:sz="0" w:space="0" w:color="auto"/>
        <w:left w:val="none" w:sz="0" w:space="0" w:color="auto"/>
        <w:bottom w:val="none" w:sz="0" w:space="0" w:color="auto"/>
        <w:right w:val="none" w:sz="0" w:space="0" w:color="auto"/>
      </w:divBdr>
    </w:div>
    <w:div w:id="427506537">
      <w:bodyDiv w:val="1"/>
      <w:marLeft w:val="0"/>
      <w:marRight w:val="0"/>
      <w:marTop w:val="0"/>
      <w:marBottom w:val="0"/>
      <w:divBdr>
        <w:top w:val="none" w:sz="0" w:space="0" w:color="auto"/>
        <w:left w:val="none" w:sz="0" w:space="0" w:color="auto"/>
        <w:bottom w:val="none" w:sz="0" w:space="0" w:color="auto"/>
        <w:right w:val="none" w:sz="0" w:space="0" w:color="auto"/>
      </w:divBdr>
    </w:div>
    <w:div w:id="427507056">
      <w:bodyDiv w:val="1"/>
      <w:marLeft w:val="0"/>
      <w:marRight w:val="0"/>
      <w:marTop w:val="0"/>
      <w:marBottom w:val="0"/>
      <w:divBdr>
        <w:top w:val="none" w:sz="0" w:space="0" w:color="auto"/>
        <w:left w:val="none" w:sz="0" w:space="0" w:color="auto"/>
        <w:bottom w:val="none" w:sz="0" w:space="0" w:color="auto"/>
        <w:right w:val="none" w:sz="0" w:space="0" w:color="auto"/>
      </w:divBdr>
    </w:div>
    <w:div w:id="427510599">
      <w:bodyDiv w:val="1"/>
      <w:marLeft w:val="0"/>
      <w:marRight w:val="0"/>
      <w:marTop w:val="0"/>
      <w:marBottom w:val="0"/>
      <w:divBdr>
        <w:top w:val="none" w:sz="0" w:space="0" w:color="auto"/>
        <w:left w:val="none" w:sz="0" w:space="0" w:color="auto"/>
        <w:bottom w:val="none" w:sz="0" w:space="0" w:color="auto"/>
        <w:right w:val="none" w:sz="0" w:space="0" w:color="auto"/>
      </w:divBdr>
    </w:div>
    <w:div w:id="427584261">
      <w:bodyDiv w:val="1"/>
      <w:marLeft w:val="0"/>
      <w:marRight w:val="0"/>
      <w:marTop w:val="0"/>
      <w:marBottom w:val="0"/>
      <w:divBdr>
        <w:top w:val="none" w:sz="0" w:space="0" w:color="auto"/>
        <w:left w:val="none" w:sz="0" w:space="0" w:color="auto"/>
        <w:bottom w:val="none" w:sz="0" w:space="0" w:color="auto"/>
        <w:right w:val="none" w:sz="0" w:space="0" w:color="auto"/>
      </w:divBdr>
    </w:div>
    <w:div w:id="427584691">
      <w:bodyDiv w:val="1"/>
      <w:marLeft w:val="0"/>
      <w:marRight w:val="0"/>
      <w:marTop w:val="0"/>
      <w:marBottom w:val="0"/>
      <w:divBdr>
        <w:top w:val="none" w:sz="0" w:space="0" w:color="auto"/>
        <w:left w:val="none" w:sz="0" w:space="0" w:color="auto"/>
        <w:bottom w:val="none" w:sz="0" w:space="0" w:color="auto"/>
        <w:right w:val="none" w:sz="0" w:space="0" w:color="auto"/>
      </w:divBdr>
    </w:div>
    <w:div w:id="427696577">
      <w:bodyDiv w:val="1"/>
      <w:marLeft w:val="0"/>
      <w:marRight w:val="0"/>
      <w:marTop w:val="0"/>
      <w:marBottom w:val="0"/>
      <w:divBdr>
        <w:top w:val="none" w:sz="0" w:space="0" w:color="auto"/>
        <w:left w:val="none" w:sz="0" w:space="0" w:color="auto"/>
        <w:bottom w:val="none" w:sz="0" w:space="0" w:color="auto"/>
        <w:right w:val="none" w:sz="0" w:space="0" w:color="auto"/>
      </w:divBdr>
    </w:div>
    <w:div w:id="427699002">
      <w:bodyDiv w:val="1"/>
      <w:marLeft w:val="0"/>
      <w:marRight w:val="0"/>
      <w:marTop w:val="0"/>
      <w:marBottom w:val="0"/>
      <w:divBdr>
        <w:top w:val="none" w:sz="0" w:space="0" w:color="auto"/>
        <w:left w:val="none" w:sz="0" w:space="0" w:color="auto"/>
        <w:bottom w:val="none" w:sz="0" w:space="0" w:color="auto"/>
        <w:right w:val="none" w:sz="0" w:space="0" w:color="auto"/>
      </w:divBdr>
    </w:div>
    <w:div w:id="427769834">
      <w:bodyDiv w:val="1"/>
      <w:marLeft w:val="0"/>
      <w:marRight w:val="0"/>
      <w:marTop w:val="0"/>
      <w:marBottom w:val="0"/>
      <w:divBdr>
        <w:top w:val="none" w:sz="0" w:space="0" w:color="auto"/>
        <w:left w:val="none" w:sz="0" w:space="0" w:color="auto"/>
        <w:bottom w:val="none" w:sz="0" w:space="0" w:color="auto"/>
        <w:right w:val="none" w:sz="0" w:space="0" w:color="auto"/>
      </w:divBdr>
    </w:div>
    <w:div w:id="427820013">
      <w:bodyDiv w:val="1"/>
      <w:marLeft w:val="0"/>
      <w:marRight w:val="0"/>
      <w:marTop w:val="0"/>
      <w:marBottom w:val="0"/>
      <w:divBdr>
        <w:top w:val="none" w:sz="0" w:space="0" w:color="auto"/>
        <w:left w:val="none" w:sz="0" w:space="0" w:color="auto"/>
        <w:bottom w:val="none" w:sz="0" w:space="0" w:color="auto"/>
        <w:right w:val="none" w:sz="0" w:space="0" w:color="auto"/>
      </w:divBdr>
    </w:div>
    <w:div w:id="427846116">
      <w:bodyDiv w:val="1"/>
      <w:marLeft w:val="0"/>
      <w:marRight w:val="0"/>
      <w:marTop w:val="0"/>
      <w:marBottom w:val="0"/>
      <w:divBdr>
        <w:top w:val="none" w:sz="0" w:space="0" w:color="auto"/>
        <w:left w:val="none" w:sz="0" w:space="0" w:color="auto"/>
        <w:bottom w:val="none" w:sz="0" w:space="0" w:color="auto"/>
        <w:right w:val="none" w:sz="0" w:space="0" w:color="auto"/>
      </w:divBdr>
    </w:div>
    <w:div w:id="427849861">
      <w:bodyDiv w:val="1"/>
      <w:marLeft w:val="0"/>
      <w:marRight w:val="0"/>
      <w:marTop w:val="0"/>
      <w:marBottom w:val="0"/>
      <w:divBdr>
        <w:top w:val="none" w:sz="0" w:space="0" w:color="auto"/>
        <w:left w:val="none" w:sz="0" w:space="0" w:color="auto"/>
        <w:bottom w:val="none" w:sz="0" w:space="0" w:color="auto"/>
        <w:right w:val="none" w:sz="0" w:space="0" w:color="auto"/>
      </w:divBdr>
    </w:div>
    <w:div w:id="427890736">
      <w:bodyDiv w:val="1"/>
      <w:marLeft w:val="0"/>
      <w:marRight w:val="0"/>
      <w:marTop w:val="0"/>
      <w:marBottom w:val="0"/>
      <w:divBdr>
        <w:top w:val="none" w:sz="0" w:space="0" w:color="auto"/>
        <w:left w:val="none" w:sz="0" w:space="0" w:color="auto"/>
        <w:bottom w:val="none" w:sz="0" w:space="0" w:color="auto"/>
        <w:right w:val="none" w:sz="0" w:space="0" w:color="auto"/>
      </w:divBdr>
    </w:div>
    <w:div w:id="427891190">
      <w:bodyDiv w:val="1"/>
      <w:marLeft w:val="0"/>
      <w:marRight w:val="0"/>
      <w:marTop w:val="0"/>
      <w:marBottom w:val="0"/>
      <w:divBdr>
        <w:top w:val="none" w:sz="0" w:space="0" w:color="auto"/>
        <w:left w:val="none" w:sz="0" w:space="0" w:color="auto"/>
        <w:bottom w:val="none" w:sz="0" w:space="0" w:color="auto"/>
        <w:right w:val="none" w:sz="0" w:space="0" w:color="auto"/>
      </w:divBdr>
    </w:div>
    <w:div w:id="427894055">
      <w:bodyDiv w:val="1"/>
      <w:marLeft w:val="0"/>
      <w:marRight w:val="0"/>
      <w:marTop w:val="0"/>
      <w:marBottom w:val="0"/>
      <w:divBdr>
        <w:top w:val="none" w:sz="0" w:space="0" w:color="auto"/>
        <w:left w:val="none" w:sz="0" w:space="0" w:color="auto"/>
        <w:bottom w:val="none" w:sz="0" w:space="0" w:color="auto"/>
        <w:right w:val="none" w:sz="0" w:space="0" w:color="auto"/>
      </w:divBdr>
    </w:div>
    <w:div w:id="427971627">
      <w:bodyDiv w:val="1"/>
      <w:marLeft w:val="0"/>
      <w:marRight w:val="0"/>
      <w:marTop w:val="0"/>
      <w:marBottom w:val="0"/>
      <w:divBdr>
        <w:top w:val="none" w:sz="0" w:space="0" w:color="auto"/>
        <w:left w:val="none" w:sz="0" w:space="0" w:color="auto"/>
        <w:bottom w:val="none" w:sz="0" w:space="0" w:color="auto"/>
        <w:right w:val="none" w:sz="0" w:space="0" w:color="auto"/>
      </w:divBdr>
    </w:div>
    <w:div w:id="428038741">
      <w:bodyDiv w:val="1"/>
      <w:marLeft w:val="0"/>
      <w:marRight w:val="0"/>
      <w:marTop w:val="0"/>
      <w:marBottom w:val="0"/>
      <w:divBdr>
        <w:top w:val="none" w:sz="0" w:space="0" w:color="auto"/>
        <w:left w:val="none" w:sz="0" w:space="0" w:color="auto"/>
        <w:bottom w:val="none" w:sz="0" w:space="0" w:color="auto"/>
        <w:right w:val="none" w:sz="0" w:space="0" w:color="auto"/>
      </w:divBdr>
    </w:div>
    <w:div w:id="428039793">
      <w:bodyDiv w:val="1"/>
      <w:marLeft w:val="0"/>
      <w:marRight w:val="0"/>
      <w:marTop w:val="0"/>
      <w:marBottom w:val="0"/>
      <w:divBdr>
        <w:top w:val="none" w:sz="0" w:space="0" w:color="auto"/>
        <w:left w:val="none" w:sz="0" w:space="0" w:color="auto"/>
        <w:bottom w:val="none" w:sz="0" w:space="0" w:color="auto"/>
        <w:right w:val="none" w:sz="0" w:space="0" w:color="auto"/>
      </w:divBdr>
    </w:div>
    <w:div w:id="428045353">
      <w:bodyDiv w:val="1"/>
      <w:marLeft w:val="0"/>
      <w:marRight w:val="0"/>
      <w:marTop w:val="0"/>
      <w:marBottom w:val="0"/>
      <w:divBdr>
        <w:top w:val="none" w:sz="0" w:space="0" w:color="auto"/>
        <w:left w:val="none" w:sz="0" w:space="0" w:color="auto"/>
        <w:bottom w:val="none" w:sz="0" w:space="0" w:color="auto"/>
        <w:right w:val="none" w:sz="0" w:space="0" w:color="auto"/>
      </w:divBdr>
    </w:div>
    <w:div w:id="428163474">
      <w:bodyDiv w:val="1"/>
      <w:marLeft w:val="0"/>
      <w:marRight w:val="0"/>
      <w:marTop w:val="0"/>
      <w:marBottom w:val="0"/>
      <w:divBdr>
        <w:top w:val="none" w:sz="0" w:space="0" w:color="auto"/>
        <w:left w:val="none" w:sz="0" w:space="0" w:color="auto"/>
        <w:bottom w:val="none" w:sz="0" w:space="0" w:color="auto"/>
        <w:right w:val="none" w:sz="0" w:space="0" w:color="auto"/>
      </w:divBdr>
    </w:div>
    <w:div w:id="428233501">
      <w:bodyDiv w:val="1"/>
      <w:marLeft w:val="0"/>
      <w:marRight w:val="0"/>
      <w:marTop w:val="0"/>
      <w:marBottom w:val="0"/>
      <w:divBdr>
        <w:top w:val="none" w:sz="0" w:space="0" w:color="auto"/>
        <w:left w:val="none" w:sz="0" w:space="0" w:color="auto"/>
        <w:bottom w:val="none" w:sz="0" w:space="0" w:color="auto"/>
        <w:right w:val="none" w:sz="0" w:space="0" w:color="auto"/>
      </w:divBdr>
    </w:div>
    <w:div w:id="428308109">
      <w:bodyDiv w:val="1"/>
      <w:marLeft w:val="0"/>
      <w:marRight w:val="0"/>
      <w:marTop w:val="0"/>
      <w:marBottom w:val="0"/>
      <w:divBdr>
        <w:top w:val="none" w:sz="0" w:space="0" w:color="auto"/>
        <w:left w:val="none" w:sz="0" w:space="0" w:color="auto"/>
        <w:bottom w:val="none" w:sz="0" w:space="0" w:color="auto"/>
        <w:right w:val="none" w:sz="0" w:space="0" w:color="auto"/>
      </w:divBdr>
    </w:div>
    <w:div w:id="428351093">
      <w:bodyDiv w:val="1"/>
      <w:marLeft w:val="0"/>
      <w:marRight w:val="0"/>
      <w:marTop w:val="0"/>
      <w:marBottom w:val="0"/>
      <w:divBdr>
        <w:top w:val="none" w:sz="0" w:space="0" w:color="auto"/>
        <w:left w:val="none" w:sz="0" w:space="0" w:color="auto"/>
        <w:bottom w:val="none" w:sz="0" w:space="0" w:color="auto"/>
        <w:right w:val="none" w:sz="0" w:space="0" w:color="auto"/>
      </w:divBdr>
    </w:div>
    <w:div w:id="428504419">
      <w:bodyDiv w:val="1"/>
      <w:marLeft w:val="0"/>
      <w:marRight w:val="0"/>
      <w:marTop w:val="0"/>
      <w:marBottom w:val="0"/>
      <w:divBdr>
        <w:top w:val="none" w:sz="0" w:space="0" w:color="auto"/>
        <w:left w:val="none" w:sz="0" w:space="0" w:color="auto"/>
        <w:bottom w:val="none" w:sz="0" w:space="0" w:color="auto"/>
        <w:right w:val="none" w:sz="0" w:space="0" w:color="auto"/>
      </w:divBdr>
    </w:div>
    <w:div w:id="428546504">
      <w:bodyDiv w:val="1"/>
      <w:marLeft w:val="0"/>
      <w:marRight w:val="0"/>
      <w:marTop w:val="0"/>
      <w:marBottom w:val="0"/>
      <w:divBdr>
        <w:top w:val="none" w:sz="0" w:space="0" w:color="auto"/>
        <w:left w:val="none" w:sz="0" w:space="0" w:color="auto"/>
        <w:bottom w:val="none" w:sz="0" w:space="0" w:color="auto"/>
        <w:right w:val="none" w:sz="0" w:space="0" w:color="auto"/>
      </w:divBdr>
    </w:div>
    <w:div w:id="428888791">
      <w:bodyDiv w:val="1"/>
      <w:marLeft w:val="0"/>
      <w:marRight w:val="0"/>
      <w:marTop w:val="0"/>
      <w:marBottom w:val="0"/>
      <w:divBdr>
        <w:top w:val="none" w:sz="0" w:space="0" w:color="auto"/>
        <w:left w:val="none" w:sz="0" w:space="0" w:color="auto"/>
        <w:bottom w:val="none" w:sz="0" w:space="0" w:color="auto"/>
        <w:right w:val="none" w:sz="0" w:space="0" w:color="auto"/>
      </w:divBdr>
    </w:div>
    <w:div w:id="428939020">
      <w:bodyDiv w:val="1"/>
      <w:marLeft w:val="0"/>
      <w:marRight w:val="0"/>
      <w:marTop w:val="0"/>
      <w:marBottom w:val="0"/>
      <w:divBdr>
        <w:top w:val="none" w:sz="0" w:space="0" w:color="auto"/>
        <w:left w:val="none" w:sz="0" w:space="0" w:color="auto"/>
        <w:bottom w:val="none" w:sz="0" w:space="0" w:color="auto"/>
        <w:right w:val="none" w:sz="0" w:space="0" w:color="auto"/>
      </w:divBdr>
    </w:div>
    <w:div w:id="429007138">
      <w:bodyDiv w:val="1"/>
      <w:marLeft w:val="0"/>
      <w:marRight w:val="0"/>
      <w:marTop w:val="0"/>
      <w:marBottom w:val="0"/>
      <w:divBdr>
        <w:top w:val="none" w:sz="0" w:space="0" w:color="auto"/>
        <w:left w:val="none" w:sz="0" w:space="0" w:color="auto"/>
        <w:bottom w:val="none" w:sz="0" w:space="0" w:color="auto"/>
        <w:right w:val="none" w:sz="0" w:space="0" w:color="auto"/>
      </w:divBdr>
    </w:div>
    <w:div w:id="429007676">
      <w:bodyDiv w:val="1"/>
      <w:marLeft w:val="0"/>
      <w:marRight w:val="0"/>
      <w:marTop w:val="0"/>
      <w:marBottom w:val="0"/>
      <w:divBdr>
        <w:top w:val="none" w:sz="0" w:space="0" w:color="auto"/>
        <w:left w:val="none" w:sz="0" w:space="0" w:color="auto"/>
        <w:bottom w:val="none" w:sz="0" w:space="0" w:color="auto"/>
        <w:right w:val="none" w:sz="0" w:space="0" w:color="auto"/>
      </w:divBdr>
    </w:div>
    <w:div w:id="429089918">
      <w:bodyDiv w:val="1"/>
      <w:marLeft w:val="0"/>
      <w:marRight w:val="0"/>
      <w:marTop w:val="0"/>
      <w:marBottom w:val="0"/>
      <w:divBdr>
        <w:top w:val="none" w:sz="0" w:space="0" w:color="auto"/>
        <w:left w:val="none" w:sz="0" w:space="0" w:color="auto"/>
        <w:bottom w:val="none" w:sz="0" w:space="0" w:color="auto"/>
        <w:right w:val="none" w:sz="0" w:space="0" w:color="auto"/>
      </w:divBdr>
    </w:div>
    <w:div w:id="429199806">
      <w:bodyDiv w:val="1"/>
      <w:marLeft w:val="0"/>
      <w:marRight w:val="0"/>
      <w:marTop w:val="0"/>
      <w:marBottom w:val="0"/>
      <w:divBdr>
        <w:top w:val="none" w:sz="0" w:space="0" w:color="auto"/>
        <w:left w:val="none" w:sz="0" w:space="0" w:color="auto"/>
        <w:bottom w:val="none" w:sz="0" w:space="0" w:color="auto"/>
        <w:right w:val="none" w:sz="0" w:space="0" w:color="auto"/>
      </w:divBdr>
    </w:div>
    <w:div w:id="429202525">
      <w:bodyDiv w:val="1"/>
      <w:marLeft w:val="0"/>
      <w:marRight w:val="0"/>
      <w:marTop w:val="0"/>
      <w:marBottom w:val="0"/>
      <w:divBdr>
        <w:top w:val="none" w:sz="0" w:space="0" w:color="auto"/>
        <w:left w:val="none" w:sz="0" w:space="0" w:color="auto"/>
        <w:bottom w:val="none" w:sz="0" w:space="0" w:color="auto"/>
        <w:right w:val="none" w:sz="0" w:space="0" w:color="auto"/>
      </w:divBdr>
    </w:div>
    <w:div w:id="429204475">
      <w:bodyDiv w:val="1"/>
      <w:marLeft w:val="0"/>
      <w:marRight w:val="0"/>
      <w:marTop w:val="0"/>
      <w:marBottom w:val="0"/>
      <w:divBdr>
        <w:top w:val="none" w:sz="0" w:space="0" w:color="auto"/>
        <w:left w:val="none" w:sz="0" w:space="0" w:color="auto"/>
        <w:bottom w:val="none" w:sz="0" w:space="0" w:color="auto"/>
        <w:right w:val="none" w:sz="0" w:space="0" w:color="auto"/>
      </w:divBdr>
    </w:div>
    <w:div w:id="429277488">
      <w:bodyDiv w:val="1"/>
      <w:marLeft w:val="0"/>
      <w:marRight w:val="0"/>
      <w:marTop w:val="0"/>
      <w:marBottom w:val="0"/>
      <w:divBdr>
        <w:top w:val="none" w:sz="0" w:space="0" w:color="auto"/>
        <w:left w:val="none" w:sz="0" w:space="0" w:color="auto"/>
        <w:bottom w:val="none" w:sz="0" w:space="0" w:color="auto"/>
        <w:right w:val="none" w:sz="0" w:space="0" w:color="auto"/>
      </w:divBdr>
    </w:div>
    <w:div w:id="429356487">
      <w:bodyDiv w:val="1"/>
      <w:marLeft w:val="0"/>
      <w:marRight w:val="0"/>
      <w:marTop w:val="0"/>
      <w:marBottom w:val="0"/>
      <w:divBdr>
        <w:top w:val="none" w:sz="0" w:space="0" w:color="auto"/>
        <w:left w:val="none" w:sz="0" w:space="0" w:color="auto"/>
        <w:bottom w:val="none" w:sz="0" w:space="0" w:color="auto"/>
        <w:right w:val="none" w:sz="0" w:space="0" w:color="auto"/>
      </w:divBdr>
    </w:div>
    <w:div w:id="429397107">
      <w:bodyDiv w:val="1"/>
      <w:marLeft w:val="0"/>
      <w:marRight w:val="0"/>
      <w:marTop w:val="0"/>
      <w:marBottom w:val="0"/>
      <w:divBdr>
        <w:top w:val="none" w:sz="0" w:space="0" w:color="auto"/>
        <w:left w:val="none" w:sz="0" w:space="0" w:color="auto"/>
        <w:bottom w:val="none" w:sz="0" w:space="0" w:color="auto"/>
        <w:right w:val="none" w:sz="0" w:space="0" w:color="auto"/>
      </w:divBdr>
    </w:div>
    <w:div w:id="429400538">
      <w:bodyDiv w:val="1"/>
      <w:marLeft w:val="0"/>
      <w:marRight w:val="0"/>
      <w:marTop w:val="0"/>
      <w:marBottom w:val="0"/>
      <w:divBdr>
        <w:top w:val="none" w:sz="0" w:space="0" w:color="auto"/>
        <w:left w:val="none" w:sz="0" w:space="0" w:color="auto"/>
        <w:bottom w:val="none" w:sz="0" w:space="0" w:color="auto"/>
        <w:right w:val="none" w:sz="0" w:space="0" w:color="auto"/>
      </w:divBdr>
    </w:div>
    <w:div w:id="429400951">
      <w:bodyDiv w:val="1"/>
      <w:marLeft w:val="0"/>
      <w:marRight w:val="0"/>
      <w:marTop w:val="0"/>
      <w:marBottom w:val="0"/>
      <w:divBdr>
        <w:top w:val="none" w:sz="0" w:space="0" w:color="auto"/>
        <w:left w:val="none" w:sz="0" w:space="0" w:color="auto"/>
        <w:bottom w:val="none" w:sz="0" w:space="0" w:color="auto"/>
        <w:right w:val="none" w:sz="0" w:space="0" w:color="auto"/>
      </w:divBdr>
    </w:div>
    <w:div w:id="429471711">
      <w:bodyDiv w:val="1"/>
      <w:marLeft w:val="0"/>
      <w:marRight w:val="0"/>
      <w:marTop w:val="0"/>
      <w:marBottom w:val="0"/>
      <w:divBdr>
        <w:top w:val="none" w:sz="0" w:space="0" w:color="auto"/>
        <w:left w:val="none" w:sz="0" w:space="0" w:color="auto"/>
        <w:bottom w:val="none" w:sz="0" w:space="0" w:color="auto"/>
        <w:right w:val="none" w:sz="0" w:space="0" w:color="auto"/>
      </w:divBdr>
    </w:div>
    <w:div w:id="429543308">
      <w:bodyDiv w:val="1"/>
      <w:marLeft w:val="0"/>
      <w:marRight w:val="0"/>
      <w:marTop w:val="0"/>
      <w:marBottom w:val="0"/>
      <w:divBdr>
        <w:top w:val="none" w:sz="0" w:space="0" w:color="auto"/>
        <w:left w:val="none" w:sz="0" w:space="0" w:color="auto"/>
        <w:bottom w:val="none" w:sz="0" w:space="0" w:color="auto"/>
        <w:right w:val="none" w:sz="0" w:space="0" w:color="auto"/>
      </w:divBdr>
    </w:div>
    <w:div w:id="429590719">
      <w:bodyDiv w:val="1"/>
      <w:marLeft w:val="0"/>
      <w:marRight w:val="0"/>
      <w:marTop w:val="0"/>
      <w:marBottom w:val="0"/>
      <w:divBdr>
        <w:top w:val="none" w:sz="0" w:space="0" w:color="auto"/>
        <w:left w:val="none" w:sz="0" w:space="0" w:color="auto"/>
        <w:bottom w:val="none" w:sz="0" w:space="0" w:color="auto"/>
        <w:right w:val="none" w:sz="0" w:space="0" w:color="auto"/>
      </w:divBdr>
      <w:divsChild>
        <w:div w:id="44767002">
          <w:marLeft w:val="480"/>
          <w:marRight w:val="0"/>
          <w:marTop w:val="0"/>
          <w:marBottom w:val="0"/>
          <w:divBdr>
            <w:top w:val="none" w:sz="0" w:space="0" w:color="auto"/>
            <w:left w:val="none" w:sz="0" w:space="0" w:color="auto"/>
            <w:bottom w:val="none" w:sz="0" w:space="0" w:color="auto"/>
            <w:right w:val="none" w:sz="0" w:space="0" w:color="auto"/>
          </w:divBdr>
        </w:div>
        <w:div w:id="185556313">
          <w:marLeft w:val="480"/>
          <w:marRight w:val="0"/>
          <w:marTop w:val="0"/>
          <w:marBottom w:val="0"/>
          <w:divBdr>
            <w:top w:val="none" w:sz="0" w:space="0" w:color="auto"/>
            <w:left w:val="none" w:sz="0" w:space="0" w:color="auto"/>
            <w:bottom w:val="none" w:sz="0" w:space="0" w:color="auto"/>
            <w:right w:val="none" w:sz="0" w:space="0" w:color="auto"/>
          </w:divBdr>
        </w:div>
        <w:div w:id="229075349">
          <w:marLeft w:val="480"/>
          <w:marRight w:val="0"/>
          <w:marTop w:val="0"/>
          <w:marBottom w:val="0"/>
          <w:divBdr>
            <w:top w:val="none" w:sz="0" w:space="0" w:color="auto"/>
            <w:left w:val="none" w:sz="0" w:space="0" w:color="auto"/>
            <w:bottom w:val="none" w:sz="0" w:space="0" w:color="auto"/>
            <w:right w:val="none" w:sz="0" w:space="0" w:color="auto"/>
          </w:divBdr>
        </w:div>
        <w:div w:id="323553589">
          <w:marLeft w:val="480"/>
          <w:marRight w:val="0"/>
          <w:marTop w:val="0"/>
          <w:marBottom w:val="0"/>
          <w:divBdr>
            <w:top w:val="none" w:sz="0" w:space="0" w:color="auto"/>
            <w:left w:val="none" w:sz="0" w:space="0" w:color="auto"/>
            <w:bottom w:val="none" w:sz="0" w:space="0" w:color="auto"/>
            <w:right w:val="none" w:sz="0" w:space="0" w:color="auto"/>
          </w:divBdr>
        </w:div>
        <w:div w:id="397094349">
          <w:marLeft w:val="480"/>
          <w:marRight w:val="0"/>
          <w:marTop w:val="0"/>
          <w:marBottom w:val="0"/>
          <w:divBdr>
            <w:top w:val="none" w:sz="0" w:space="0" w:color="auto"/>
            <w:left w:val="none" w:sz="0" w:space="0" w:color="auto"/>
            <w:bottom w:val="none" w:sz="0" w:space="0" w:color="auto"/>
            <w:right w:val="none" w:sz="0" w:space="0" w:color="auto"/>
          </w:divBdr>
        </w:div>
        <w:div w:id="406264810">
          <w:marLeft w:val="480"/>
          <w:marRight w:val="0"/>
          <w:marTop w:val="0"/>
          <w:marBottom w:val="0"/>
          <w:divBdr>
            <w:top w:val="none" w:sz="0" w:space="0" w:color="auto"/>
            <w:left w:val="none" w:sz="0" w:space="0" w:color="auto"/>
            <w:bottom w:val="none" w:sz="0" w:space="0" w:color="auto"/>
            <w:right w:val="none" w:sz="0" w:space="0" w:color="auto"/>
          </w:divBdr>
        </w:div>
        <w:div w:id="440272220">
          <w:marLeft w:val="480"/>
          <w:marRight w:val="0"/>
          <w:marTop w:val="0"/>
          <w:marBottom w:val="0"/>
          <w:divBdr>
            <w:top w:val="none" w:sz="0" w:space="0" w:color="auto"/>
            <w:left w:val="none" w:sz="0" w:space="0" w:color="auto"/>
            <w:bottom w:val="none" w:sz="0" w:space="0" w:color="auto"/>
            <w:right w:val="none" w:sz="0" w:space="0" w:color="auto"/>
          </w:divBdr>
        </w:div>
        <w:div w:id="493032896">
          <w:marLeft w:val="480"/>
          <w:marRight w:val="0"/>
          <w:marTop w:val="0"/>
          <w:marBottom w:val="0"/>
          <w:divBdr>
            <w:top w:val="none" w:sz="0" w:space="0" w:color="auto"/>
            <w:left w:val="none" w:sz="0" w:space="0" w:color="auto"/>
            <w:bottom w:val="none" w:sz="0" w:space="0" w:color="auto"/>
            <w:right w:val="none" w:sz="0" w:space="0" w:color="auto"/>
          </w:divBdr>
        </w:div>
        <w:div w:id="506673816">
          <w:marLeft w:val="480"/>
          <w:marRight w:val="0"/>
          <w:marTop w:val="0"/>
          <w:marBottom w:val="0"/>
          <w:divBdr>
            <w:top w:val="none" w:sz="0" w:space="0" w:color="auto"/>
            <w:left w:val="none" w:sz="0" w:space="0" w:color="auto"/>
            <w:bottom w:val="none" w:sz="0" w:space="0" w:color="auto"/>
            <w:right w:val="none" w:sz="0" w:space="0" w:color="auto"/>
          </w:divBdr>
        </w:div>
        <w:div w:id="516119715">
          <w:marLeft w:val="480"/>
          <w:marRight w:val="0"/>
          <w:marTop w:val="0"/>
          <w:marBottom w:val="0"/>
          <w:divBdr>
            <w:top w:val="none" w:sz="0" w:space="0" w:color="auto"/>
            <w:left w:val="none" w:sz="0" w:space="0" w:color="auto"/>
            <w:bottom w:val="none" w:sz="0" w:space="0" w:color="auto"/>
            <w:right w:val="none" w:sz="0" w:space="0" w:color="auto"/>
          </w:divBdr>
        </w:div>
        <w:div w:id="523903390">
          <w:marLeft w:val="480"/>
          <w:marRight w:val="0"/>
          <w:marTop w:val="0"/>
          <w:marBottom w:val="0"/>
          <w:divBdr>
            <w:top w:val="none" w:sz="0" w:space="0" w:color="auto"/>
            <w:left w:val="none" w:sz="0" w:space="0" w:color="auto"/>
            <w:bottom w:val="none" w:sz="0" w:space="0" w:color="auto"/>
            <w:right w:val="none" w:sz="0" w:space="0" w:color="auto"/>
          </w:divBdr>
        </w:div>
        <w:div w:id="528763541">
          <w:marLeft w:val="480"/>
          <w:marRight w:val="0"/>
          <w:marTop w:val="0"/>
          <w:marBottom w:val="0"/>
          <w:divBdr>
            <w:top w:val="none" w:sz="0" w:space="0" w:color="auto"/>
            <w:left w:val="none" w:sz="0" w:space="0" w:color="auto"/>
            <w:bottom w:val="none" w:sz="0" w:space="0" w:color="auto"/>
            <w:right w:val="none" w:sz="0" w:space="0" w:color="auto"/>
          </w:divBdr>
        </w:div>
        <w:div w:id="530337558">
          <w:marLeft w:val="480"/>
          <w:marRight w:val="0"/>
          <w:marTop w:val="0"/>
          <w:marBottom w:val="0"/>
          <w:divBdr>
            <w:top w:val="none" w:sz="0" w:space="0" w:color="auto"/>
            <w:left w:val="none" w:sz="0" w:space="0" w:color="auto"/>
            <w:bottom w:val="none" w:sz="0" w:space="0" w:color="auto"/>
            <w:right w:val="none" w:sz="0" w:space="0" w:color="auto"/>
          </w:divBdr>
        </w:div>
        <w:div w:id="546720624">
          <w:marLeft w:val="480"/>
          <w:marRight w:val="0"/>
          <w:marTop w:val="0"/>
          <w:marBottom w:val="0"/>
          <w:divBdr>
            <w:top w:val="none" w:sz="0" w:space="0" w:color="auto"/>
            <w:left w:val="none" w:sz="0" w:space="0" w:color="auto"/>
            <w:bottom w:val="none" w:sz="0" w:space="0" w:color="auto"/>
            <w:right w:val="none" w:sz="0" w:space="0" w:color="auto"/>
          </w:divBdr>
        </w:div>
        <w:div w:id="579828124">
          <w:marLeft w:val="480"/>
          <w:marRight w:val="0"/>
          <w:marTop w:val="0"/>
          <w:marBottom w:val="0"/>
          <w:divBdr>
            <w:top w:val="none" w:sz="0" w:space="0" w:color="auto"/>
            <w:left w:val="none" w:sz="0" w:space="0" w:color="auto"/>
            <w:bottom w:val="none" w:sz="0" w:space="0" w:color="auto"/>
            <w:right w:val="none" w:sz="0" w:space="0" w:color="auto"/>
          </w:divBdr>
        </w:div>
        <w:div w:id="580258239">
          <w:marLeft w:val="480"/>
          <w:marRight w:val="0"/>
          <w:marTop w:val="0"/>
          <w:marBottom w:val="0"/>
          <w:divBdr>
            <w:top w:val="none" w:sz="0" w:space="0" w:color="auto"/>
            <w:left w:val="none" w:sz="0" w:space="0" w:color="auto"/>
            <w:bottom w:val="none" w:sz="0" w:space="0" w:color="auto"/>
            <w:right w:val="none" w:sz="0" w:space="0" w:color="auto"/>
          </w:divBdr>
        </w:div>
        <w:div w:id="625938802">
          <w:marLeft w:val="480"/>
          <w:marRight w:val="0"/>
          <w:marTop w:val="0"/>
          <w:marBottom w:val="0"/>
          <w:divBdr>
            <w:top w:val="none" w:sz="0" w:space="0" w:color="auto"/>
            <w:left w:val="none" w:sz="0" w:space="0" w:color="auto"/>
            <w:bottom w:val="none" w:sz="0" w:space="0" w:color="auto"/>
            <w:right w:val="none" w:sz="0" w:space="0" w:color="auto"/>
          </w:divBdr>
        </w:div>
        <w:div w:id="659775062">
          <w:marLeft w:val="480"/>
          <w:marRight w:val="0"/>
          <w:marTop w:val="0"/>
          <w:marBottom w:val="0"/>
          <w:divBdr>
            <w:top w:val="none" w:sz="0" w:space="0" w:color="auto"/>
            <w:left w:val="none" w:sz="0" w:space="0" w:color="auto"/>
            <w:bottom w:val="none" w:sz="0" w:space="0" w:color="auto"/>
            <w:right w:val="none" w:sz="0" w:space="0" w:color="auto"/>
          </w:divBdr>
        </w:div>
        <w:div w:id="662902631">
          <w:marLeft w:val="480"/>
          <w:marRight w:val="0"/>
          <w:marTop w:val="0"/>
          <w:marBottom w:val="0"/>
          <w:divBdr>
            <w:top w:val="none" w:sz="0" w:space="0" w:color="auto"/>
            <w:left w:val="none" w:sz="0" w:space="0" w:color="auto"/>
            <w:bottom w:val="none" w:sz="0" w:space="0" w:color="auto"/>
            <w:right w:val="none" w:sz="0" w:space="0" w:color="auto"/>
          </w:divBdr>
        </w:div>
        <w:div w:id="682392905">
          <w:marLeft w:val="480"/>
          <w:marRight w:val="0"/>
          <w:marTop w:val="0"/>
          <w:marBottom w:val="0"/>
          <w:divBdr>
            <w:top w:val="none" w:sz="0" w:space="0" w:color="auto"/>
            <w:left w:val="none" w:sz="0" w:space="0" w:color="auto"/>
            <w:bottom w:val="none" w:sz="0" w:space="0" w:color="auto"/>
            <w:right w:val="none" w:sz="0" w:space="0" w:color="auto"/>
          </w:divBdr>
        </w:div>
        <w:div w:id="694575327">
          <w:marLeft w:val="480"/>
          <w:marRight w:val="0"/>
          <w:marTop w:val="0"/>
          <w:marBottom w:val="0"/>
          <w:divBdr>
            <w:top w:val="none" w:sz="0" w:space="0" w:color="auto"/>
            <w:left w:val="none" w:sz="0" w:space="0" w:color="auto"/>
            <w:bottom w:val="none" w:sz="0" w:space="0" w:color="auto"/>
            <w:right w:val="none" w:sz="0" w:space="0" w:color="auto"/>
          </w:divBdr>
        </w:div>
        <w:div w:id="702365050">
          <w:marLeft w:val="480"/>
          <w:marRight w:val="0"/>
          <w:marTop w:val="0"/>
          <w:marBottom w:val="0"/>
          <w:divBdr>
            <w:top w:val="none" w:sz="0" w:space="0" w:color="auto"/>
            <w:left w:val="none" w:sz="0" w:space="0" w:color="auto"/>
            <w:bottom w:val="none" w:sz="0" w:space="0" w:color="auto"/>
            <w:right w:val="none" w:sz="0" w:space="0" w:color="auto"/>
          </w:divBdr>
        </w:div>
        <w:div w:id="727537223">
          <w:marLeft w:val="480"/>
          <w:marRight w:val="0"/>
          <w:marTop w:val="0"/>
          <w:marBottom w:val="0"/>
          <w:divBdr>
            <w:top w:val="none" w:sz="0" w:space="0" w:color="auto"/>
            <w:left w:val="none" w:sz="0" w:space="0" w:color="auto"/>
            <w:bottom w:val="none" w:sz="0" w:space="0" w:color="auto"/>
            <w:right w:val="none" w:sz="0" w:space="0" w:color="auto"/>
          </w:divBdr>
        </w:div>
        <w:div w:id="747650251">
          <w:marLeft w:val="480"/>
          <w:marRight w:val="0"/>
          <w:marTop w:val="0"/>
          <w:marBottom w:val="0"/>
          <w:divBdr>
            <w:top w:val="none" w:sz="0" w:space="0" w:color="auto"/>
            <w:left w:val="none" w:sz="0" w:space="0" w:color="auto"/>
            <w:bottom w:val="none" w:sz="0" w:space="0" w:color="auto"/>
            <w:right w:val="none" w:sz="0" w:space="0" w:color="auto"/>
          </w:divBdr>
        </w:div>
        <w:div w:id="764423485">
          <w:marLeft w:val="480"/>
          <w:marRight w:val="0"/>
          <w:marTop w:val="0"/>
          <w:marBottom w:val="0"/>
          <w:divBdr>
            <w:top w:val="none" w:sz="0" w:space="0" w:color="auto"/>
            <w:left w:val="none" w:sz="0" w:space="0" w:color="auto"/>
            <w:bottom w:val="none" w:sz="0" w:space="0" w:color="auto"/>
            <w:right w:val="none" w:sz="0" w:space="0" w:color="auto"/>
          </w:divBdr>
        </w:div>
        <w:div w:id="782265920">
          <w:marLeft w:val="480"/>
          <w:marRight w:val="0"/>
          <w:marTop w:val="0"/>
          <w:marBottom w:val="0"/>
          <w:divBdr>
            <w:top w:val="none" w:sz="0" w:space="0" w:color="auto"/>
            <w:left w:val="none" w:sz="0" w:space="0" w:color="auto"/>
            <w:bottom w:val="none" w:sz="0" w:space="0" w:color="auto"/>
            <w:right w:val="none" w:sz="0" w:space="0" w:color="auto"/>
          </w:divBdr>
        </w:div>
        <w:div w:id="828060138">
          <w:marLeft w:val="480"/>
          <w:marRight w:val="0"/>
          <w:marTop w:val="0"/>
          <w:marBottom w:val="0"/>
          <w:divBdr>
            <w:top w:val="none" w:sz="0" w:space="0" w:color="auto"/>
            <w:left w:val="none" w:sz="0" w:space="0" w:color="auto"/>
            <w:bottom w:val="none" w:sz="0" w:space="0" w:color="auto"/>
            <w:right w:val="none" w:sz="0" w:space="0" w:color="auto"/>
          </w:divBdr>
        </w:div>
        <w:div w:id="829830184">
          <w:marLeft w:val="480"/>
          <w:marRight w:val="0"/>
          <w:marTop w:val="0"/>
          <w:marBottom w:val="0"/>
          <w:divBdr>
            <w:top w:val="none" w:sz="0" w:space="0" w:color="auto"/>
            <w:left w:val="none" w:sz="0" w:space="0" w:color="auto"/>
            <w:bottom w:val="none" w:sz="0" w:space="0" w:color="auto"/>
            <w:right w:val="none" w:sz="0" w:space="0" w:color="auto"/>
          </w:divBdr>
        </w:div>
      </w:divsChild>
    </w:div>
    <w:div w:id="429786213">
      <w:bodyDiv w:val="1"/>
      <w:marLeft w:val="0"/>
      <w:marRight w:val="0"/>
      <w:marTop w:val="0"/>
      <w:marBottom w:val="0"/>
      <w:divBdr>
        <w:top w:val="none" w:sz="0" w:space="0" w:color="auto"/>
        <w:left w:val="none" w:sz="0" w:space="0" w:color="auto"/>
        <w:bottom w:val="none" w:sz="0" w:space="0" w:color="auto"/>
        <w:right w:val="none" w:sz="0" w:space="0" w:color="auto"/>
      </w:divBdr>
    </w:div>
    <w:div w:id="430007056">
      <w:bodyDiv w:val="1"/>
      <w:marLeft w:val="0"/>
      <w:marRight w:val="0"/>
      <w:marTop w:val="0"/>
      <w:marBottom w:val="0"/>
      <w:divBdr>
        <w:top w:val="none" w:sz="0" w:space="0" w:color="auto"/>
        <w:left w:val="none" w:sz="0" w:space="0" w:color="auto"/>
        <w:bottom w:val="none" w:sz="0" w:space="0" w:color="auto"/>
        <w:right w:val="none" w:sz="0" w:space="0" w:color="auto"/>
      </w:divBdr>
    </w:div>
    <w:div w:id="430048234">
      <w:bodyDiv w:val="1"/>
      <w:marLeft w:val="0"/>
      <w:marRight w:val="0"/>
      <w:marTop w:val="0"/>
      <w:marBottom w:val="0"/>
      <w:divBdr>
        <w:top w:val="none" w:sz="0" w:space="0" w:color="auto"/>
        <w:left w:val="none" w:sz="0" w:space="0" w:color="auto"/>
        <w:bottom w:val="none" w:sz="0" w:space="0" w:color="auto"/>
        <w:right w:val="none" w:sz="0" w:space="0" w:color="auto"/>
      </w:divBdr>
    </w:div>
    <w:div w:id="430130550">
      <w:bodyDiv w:val="1"/>
      <w:marLeft w:val="0"/>
      <w:marRight w:val="0"/>
      <w:marTop w:val="0"/>
      <w:marBottom w:val="0"/>
      <w:divBdr>
        <w:top w:val="none" w:sz="0" w:space="0" w:color="auto"/>
        <w:left w:val="none" w:sz="0" w:space="0" w:color="auto"/>
        <w:bottom w:val="none" w:sz="0" w:space="0" w:color="auto"/>
        <w:right w:val="none" w:sz="0" w:space="0" w:color="auto"/>
      </w:divBdr>
    </w:div>
    <w:div w:id="430275298">
      <w:bodyDiv w:val="1"/>
      <w:marLeft w:val="0"/>
      <w:marRight w:val="0"/>
      <w:marTop w:val="0"/>
      <w:marBottom w:val="0"/>
      <w:divBdr>
        <w:top w:val="none" w:sz="0" w:space="0" w:color="auto"/>
        <w:left w:val="none" w:sz="0" w:space="0" w:color="auto"/>
        <w:bottom w:val="none" w:sz="0" w:space="0" w:color="auto"/>
        <w:right w:val="none" w:sz="0" w:space="0" w:color="auto"/>
      </w:divBdr>
    </w:div>
    <w:div w:id="430315862">
      <w:bodyDiv w:val="1"/>
      <w:marLeft w:val="0"/>
      <w:marRight w:val="0"/>
      <w:marTop w:val="0"/>
      <w:marBottom w:val="0"/>
      <w:divBdr>
        <w:top w:val="none" w:sz="0" w:space="0" w:color="auto"/>
        <w:left w:val="none" w:sz="0" w:space="0" w:color="auto"/>
        <w:bottom w:val="none" w:sz="0" w:space="0" w:color="auto"/>
        <w:right w:val="none" w:sz="0" w:space="0" w:color="auto"/>
      </w:divBdr>
    </w:div>
    <w:div w:id="430318763">
      <w:bodyDiv w:val="1"/>
      <w:marLeft w:val="0"/>
      <w:marRight w:val="0"/>
      <w:marTop w:val="0"/>
      <w:marBottom w:val="0"/>
      <w:divBdr>
        <w:top w:val="none" w:sz="0" w:space="0" w:color="auto"/>
        <w:left w:val="none" w:sz="0" w:space="0" w:color="auto"/>
        <w:bottom w:val="none" w:sz="0" w:space="0" w:color="auto"/>
        <w:right w:val="none" w:sz="0" w:space="0" w:color="auto"/>
      </w:divBdr>
    </w:div>
    <w:div w:id="430323617">
      <w:bodyDiv w:val="1"/>
      <w:marLeft w:val="0"/>
      <w:marRight w:val="0"/>
      <w:marTop w:val="0"/>
      <w:marBottom w:val="0"/>
      <w:divBdr>
        <w:top w:val="none" w:sz="0" w:space="0" w:color="auto"/>
        <w:left w:val="none" w:sz="0" w:space="0" w:color="auto"/>
        <w:bottom w:val="none" w:sz="0" w:space="0" w:color="auto"/>
        <w:right w:val="none" w:sz="0" w:space="0" w:color="auto"/>
      </w:divBdr>
    </w:div>
    <w:div w:id="430394873">
      <w:bodyDiv w:val="1"/>
      <w:marLeft w:val="0"/>
      <w:marRight w:val="0"/>
      <w:marTop w:val="0"/>
      <w:marBottom w:val="0"/>
      <w:divBdr>
        <w:top w:val="none" w:sz="0" w:space="0" w:color="auto"/>
        <w:left w:val="none" w:sz="0" w:space="0" w:color="auto"/>
        <w:bottom w:val="none" w:sz="0" w:space="0" w:color="auto"/>
        <w:right w:val="none" w:sz="0" w:space="0" w:color="auto"/>
      </w:divBdr>
    </w:div>
    <w:div w:id="430397129">
      <w:bodyDiv w:val="1"/>
      <w:marLeft w:val="0"/>
      <w:marRight w:val="0"/>
      <w:marTop w:val="0"/>
      <w:marBottom w:val="0"/>
      <w:divBdr>
        <w:top w:val="none" w:sz="0" w:space="0" w:color="auto"/>
        <w:left w:val="none" w:sz="0" w:space="0" w:color="auto"/>
        <w:bottom w:val="none" w:sz="0" w:space="0" w:color="auto"/>
        <w:right w:val="none" w:sz="0" w:space="0" w:color="auto"/>
      </w:divBdr>
    </w:div>
    <w:div w:id="430470755">
      <w:bodyDiv w:val="1"/>
      <w:marLeft w:val="0"/>
      <w:marRight w:val="0"/>
      <w:marTop w:val="0"/>
      <w:marBottom w:val="0"/>
      <w:divBdr>
        <w:top w:val="none" w:sz="0" w:space="0" w:color="auto"/>
        <w:left w:val="none" w:sz="0" w:space="0" w:color="auto"/>
        <w:bottom w:val="none" w:sz="0" w:space="0" w:color="auto"/>
        <w:right w:val="none" w:sz="0" w:space="0" w:color="auto"/>
      </w:divBdr>
    </w:div>
    <w:div w:id="430587401">
      <w:bodyDiv w:val="1"/>
      <w:marLeft w:val="0"/>
      <w:marRight w:val="0"/>
      <w:marTop w:val="0"/>
      <w:marBottom w:val="0"/>
      <w:divBdr>
        <w:top w:val="none" w:sz="0" w:space="0" w:color="auto"/>
        <w:left w:val="none" w:sz="0" w:space="0" w:color="auto"/>
        <w:bottom w:val="none" w:sz="0" w:space="0" w:color="auto"/>
        <w:right w:val="none" w:sz="0" w:space="0" w:color="auto"/>
      </w:divBdr>
      <w:divsChild>
        <w:div w:id="38870609">
          <w:marLeft w:val="480"/>
          <w:marRight w:val="0"/>
          <w:marTop w:val="0"/>
          <w:marBottom w:val="0"/>
          <w:divBdr>
            <w:top w:val="none" w:sz="0" w:space="0" w:color="auto"/>
            <w:left w:val="none" w:sz="0" w:space="0" w:color="auto"/>
            <w:bottom w:val="none" w:sz="0" w:space="0" w:color="auto"/>
            <w:right w:val="none" w:sz="0" w:space="0" w:color="auto"/>
          </w:divBdr>
        </w:div>
        <w:div w:id="54623850">
          <w:marLeft w:val="480"/>
          <w:marRight w:val="0"/>
          <w:marTop w:val="0"/>
          <w:marBottom w:val="0"/>
          <w:divBdr>
            <w:top w:val="none" w:sz="0" w:space="0" w:color="auto"/>
            <w:left w:val="none" w:sz="0" w:space="0" w:color="auto"/>
            <w:bottom w:val="none" w:sz="0" w:space="0" w:color="auto"/>
            <w:right w:val="none" w:sz="0" w:space="0" w:color="auto"/>
          </w:divBdr>
        </w:div>
        <w:div w:id="96293971">
          <w:marLeft w:val="480"/>
          <w:marRight w:val="0"/>
          <w:marTop w:val="0"/>
          <w:marBottom w:val="0"/>
          <w:divBdr>
            <w:top w:val="none" w:sz="0" w:space="0" w:color="auto"/>
            <w:left w:val="none" w:sz="0" w:space="0" w:color="auto"/>
            <w:bottom w:val="none" w:sz="0" w:space="0" w:color="auto"/>
            <w:right w:val="none" w:sz="0" w:space="0" w:color="auto"/>
          </w:divBdr>
        </w:div>
        <w:div w:id="130947868">
          <w:marLeft w:val="480"/>
          <w:marRight w:val="0"/>
          <w:marTop w:val="0"/>
          <w:marBottom w:val="0"/>
          <w:divBdr>
            <w:top w:val="none" w:sz="0" w:space="0" w:color="auto"/>
            <w:left w:val="none" w:sz="0" w:space="0" w:color="auto"/>
            <w:bottom w:val="none" w:sz="0" w:space="0" w:color="auto"/>
            <w:right w:val="none" w:sz="0" w:space="0" w:color="auto"/>
          </w:divBdr>
        </w:div>
        <w:div w:id="153449930">
          <w:marLeft w:val="480"/>
          <w:marRight w:val="0"/>
          <w:marTop w:val="0"/>
          <w:marBottom w:val="0"/>
          <w:divBdr>
            <w:top w:val="none" w:sz="0" w:space="0" w:color="auto"/>
            <w:left w:val="none" w:sz="0" w:space="0" w:color="auto"/>
            <w:bottom w:val="none" w:sz="0" w:space="0" w:color="auto"/>
            <w:right w:val="none" w:sz="0" w:space="0" w:color="auto"/>
          </w:divBdr>
        </w:div>
        <w:div w:id="197091684">
          <w:marLeft w:val="480"/>
          <w:marRight w:val="0"/>
          <w:marTop w:val="0"/>
          <w:marBottom w:val="0"/>
          <w:divBdr>
            <w:top w:val="none" w:sz="0" w:space="0" w:color="auto"/>
            <w:left w:val="none" w:sz="0" w:space="0" w:color="auto"/>
            <w:bottom w:val="none" w:sz="0" w:space="0" w:color="auto"/>
            <w:right w:val="none" w:sz="0" w:space="0" w:color="auto"/>
          </w:divBdr>
        </w:div>
        <w:div w:id="204103367">
          <w:marLeft w:val="480"/>
          <w:marRight w:val="0"/>
          <w:marTop w:val="0"/>
          <w:marBottom w:val="0"/>
          <w:divBdr>
            <w:top w:val="none" w:sz="0" w:space="0" w:color="auto"/>
            <w:left w:val="none" w:sz="0" w:space="0" w:color="auto"/>
            <w:bottom w:val="none" w:sz="0" w:space="0" w:color="auto"/>
            <w:right w:val="none" w:sz="0" w:space="0" w:color="auto"/>
          </w:divBdr>
        </w:div>
        <w:div w:id="210776086">
          <w:marLeft w:val="480"/>
          <w:marRight w:val="0"/>
          <w:marTop w:val="0"/>
          <w:marBottom w:val="0"/>
          <w:divBdr>
            <w:top w:val="none" w:sz="0" w:space="0" w:color="auto"/>
            <w:left w:val="none" w:sz="0" w:space="0" w:color="auto"/>
            <w:bottom w:val="none" w:sz="0" w:space="0" w:color="auto"/>
            <w:right w:val="none" w:sz="0" w:space="0" w:color="auto"/>
          </w:divBdr>
        </w:div>
        <w:div w:id="272908257">
          <w:marLeft w:val="480"/>
          <w:marRight w:val="0"/>
          <w:marTop w:val="0"/>
          <w:marBottom w:val="0"/>
          <w:divBdr>
            <w:top w:val="none" w:sz="0" w:space="0" w:color="auto"/>
            <w:left w:val="none" w:sz="0" w:space="0" w:color="auto"/>
            <w:bottom w:val="none" w:sz="0" w:space="0" w:color="auto"/>
            <w:right w:val="none" w:sz="0" w:space="0" w:color="auto"/>
          </w:divBdr>
        </w:div>
        <w:div w:id="296105156">
          <w:marLeft w:val="480"/>
          <w:marRight w:val="0"/>
          <w:marTop w:val="0"/>
          <w:marBottom w:val="0"/>
          <w:divBdr>
            <w:top w:val="none" w:sz="0" w:space="0" w:color="auto"/>
            <w:left w:val="none" w:sz="0" w:space="0" w:color="auto"/>
            <w:bottom w:val="none" w:sz="0" w:space="0" w:color="auto"/>
            <w:right w:val="none" w:sz="0" w:space="0" w:color="auto"/>
          </w:divBdr>
        </w:div>
        <w:div w:id="304549002">
          <w:marLeft w:val="480"/>
          <w:marRight w:val="0"/>
          <w:marTop w:val="0"/>
          <w:marBottom w:val="0"/>
          <w:divBdr>
            <w:top w:val="none" w:sz="0" w:space="0" w:color="auto"/>
            <w:left w:val="none" w:sz="0" w:space="0" w:color="auto"/>
            <w:bottom w:val="none" w:sz="0" w:space="0" w:color="auto"/>
            <w:right w:val="none" w:sz="0" w:space="0" w:color="auto"/>
          </w:divBdr>
        </w:div>
        <w:div w:id="305859935">
          <w:marLeft w:val="480"/>
          <w:marRight w:val="0"/>
          <w:marTop w:val="0"/>
          <w:marBottom w:val="0"/>
          <w:divBdr>
            <w:top w:val="none" w:sz="0" w:space="0" w:color="auto"/>
            <w:left w:val="none" w:sz="0" w:space="0" w:color="auto"/>
            <w:bottom w:val="none" w:sz="0" w:space="0" w:color="auto"/>
            <w:right w:val="none" w:sz="0" w:space="0" w:color="auto"/>
          </w:divBdr>
        </w:div>
        <w:div w:id="332611622">
          <w:marLeft w:val="480"/>
          <w:marRight w:val="0"/>
          <w:marTop w:val="0"/>
          <w:marBottom w:val="0"/>
          <w:divBdr>
            <w:top w:val="none" w:sz="0" w:space="0" w:color="auto"/>
            <w:left w:val="none" w:sz="0" w:space="0" w:color="auto"/>
            <w:bottom w:val="none" w:sz="0" w:space="0" w:color="auto"/>
            <w:right w:val="none" w:sz="0" w:space="0" w:color="auto"/>
          </w:divBdr>
        </w:div>
        <w:div w:id="416177248">
          <w:marLeft w:val="480"/>
          <w:marRight w:val="0"/>
          <w:marTop w:val="0"/>
          <w:marBottom w:val="0"/>
          <w:divBdr>
            <w:top w:val="none" w:sz="0" w:space="0" w:color="auto"/>
            <w:left w:val="none" w:sz="0" w:space="0" w:color="auto"/>
            <w:bottom w:val="none" w:sz="0" w:space="0" w:color="auto"/>
            <w:right w:val="none" w:sz="0" w:space="0" w:color="auto"/>
          </w:divBdr>
        </w:div>
        <w:div w:id="458646276">
          <w:marLeft w:val="480"/>
          <w:marRight w:val="0"/>
          <w:marTop w:val="0"/>
          <w:marBottom w:val="0"/>
          <w:divBdr>
            <w:top w:val="none" w:sz="0" w:space="0" w:color="auto"/>
            <w:left w:val="none" w:sz="0" w:space="0" w:color="auto"/>
            <w:bottom w:val="none" w:sz="0" w:space="0" w:color="auto"/>
            <w:right w:val="none" w:sz="0" w:space="0" w:color="auto"/>
          </w:divBdr>
        </w:div>
        <w:div w:id="623734286">
          <w:marLeft w:val="480"/>
          <w:marRight w:val="0"/>
          <w:marTop w:val="0"/>
          <w:marBottom w:val="0"/>
          <w:divBdr>
            <w:top w:val="none" w:sz="0" w:space="0" w:color="auto"/>
            <w:left w:val="none" w:sz="0" w:space="0" w:color="auto"/>
            <w:bottom w:val="none" w:sz="0" w:space="0" w:color="auto"/>
            <w:right w:val="none" w:sz="0" w:space="0" w:color="auto"/>
          </w:divBdr>
        </w:div>
        <w:div w:id="673996384">
          <w:marLeft w:val="480"/>
          <w:marRight w:val="0"/>
          <w:marTop w:val="0"/>
          <w:marBottom w:val="0"/>
          <w:divBdr>
            <w:top w:val="none" w:sz="0" w:space="0" w:color="auto"/>
            <w:left w:val="none" w:sz="0" w:space="0" w:color="auto"/>
            <w:bottom w:val="none" w:sz="0" w:space="0" w:color="auto"/>
            <w:right w:val="none" w:sz="0" w:space="0" w:color="auto"/>
          </w:divBdr>
        </w:div>
        <w:div w:id="698090632">
          <w:marLeft w:val="480"/>
          <w:marRight w:val="0"/>
          <w:marTop w:val="0"/>
          <w:marBottom w:val="0"/>
          <w:divBdr>
            <w:top w:val="none" w:sz="0" w:space="0" w:color="auto"/>
            <w:left w:val="none" w:sz="0" w:space="0" w:color="auto"/>
            <w:bottom w:val="none" w:sz="0" w:space="0" w:color="auto"/>
            <w:right w:val="none" w:sz="0" w:space="0" w:color="auto"/>
          </w:divBdr>
        </w:div>
        <w:div w:id="738868590">
          <w:marLeft w:val="480"/>
          <w:marRight w:val="0"/>
          <w:marTop w:val="0"/>
          <w:marBottom w:val="0"/>
          <w:divBdr>
            <w:top w:val="none" w:sz="0" w:space="0" w:color="auto"/>
            <w:left w:val="none" w:sz="0" w:space="0" w:color="auto"/>
            <w:bottom w:val="none" w:sz="0" w:space="0" w:color="auto"/>
            <w:right w:val="none" w:sz="0" w:space="0" w:color="auto"/>
          </w:divBdr>
        </w:div>
        <w:div w:id="748581085">
          <w:marLeft w:val="480"/>
          <w:marRight w:val="0"/>
          <w:marTop w:val="0"/>
          <w:marBottom w:val="0"/>
          <w:divBdr>
            <w:top w:val="none" w:sz="0" w:space="0" w:color="auto"/>
            <w:left w:val="none" w:sz="0" w:space="0" w:color="auto"/>
            <w:bottom w:val="none" w:sz="0" w:space="0" w:color="auto"/>
            <w:right w:val="none" w:sz="0" w:space="0" w:color="auto"/>
          </w:divBdr>
        </w:div>
        <w:div w:id="786318479">
          <w:marLeft w:val="480"/>
          <w:marRight w:val="0"/>
          <w:marTop w:val="0"/>
          <w:marBottom w:val="0"/>
          <w:divBdr>
            <w:top w:val="none" w:sz="0" w:space="0" w:color="auto"/>
            <w:left w:val="none" w:sz="0" w:space="0" w:color="auto"/>
            <w:bottom w:val="none" w:sz="0" w:space="0" w:color="auto"/>
            <w:right w:val="none" w:sz="0" w:space="0" w:color="auto"/>
          </w:divBdr>
        </w:div>
        <w:div w:id="894317929">
          <w:marLeft w:val="480"/>
          <w:marRight w:val="0"/>
          <w:marTop w:val="0"/>
          <w:marBottom w:val="0"/>
          <w:divBdr>
            <w:top w:val="none" w:sz="0" w:space="0" w:color="auto"/>
            <w:left w:val="none" w:sz="0" w:space="0" w:color="auto"/>
            <w:bottom w:val="none" w:sz="0" w:space="0" w:color="auto"/>
            <w:right w:val="none" w:sz="0" w:space="0" w:color="auto"/>
          </w:divBdr>
        </w:div>
      </w:divsChild>
    </w:div>
    <w:div w:id="430591241">
      <w:bodyDiv w:val="1"/>
      <w:marLeft w:val="0"/>
      <w:marRight w:val="0"/>
      <w:marTop w:val="0"/>
      <w:marBottom w:val="0"/>
      <w:divBdr>
        <w:top w:val="none" w:sz="0" w:space="0" w:color="auto"/>
        <w:left w:val="none" w:sz="0" w:space="0" w:color="auto"/>
        <w:bottom w:val="none" w:sz="0" w:space="0" w:color="auto"/>
        <w:right w:val="none" w:sz="0" w:space="0" w:color="auto"/>
      </w:divBdr>
    </w:div>
    <w:div w:id="430592202">
      <w:bodyDiv w:val="1"/>
      <w:marLeft w:val="0"/>
      <w:marRight w:val="0"/>
      <w:marTop w:val="0"/>
      <w:marBottom w:val="0"/>
      <w:divBdr>
        <w:top w:val="none" w:sz="0" w:space="0" w:color="auto"/>
        <w:left w:val="none" w:sz="0" w:space="0" w:color="auto"/>
        <w:bottom w:val="none" w:sz="0" w:space="0" w:color="auto"/>
        <w:right w:val="none" w:sz="0" w:space="0" w:color="auto"/>
      </w:divBdr>
    </w:div>
    <w:div w:id="430901303">
      <w:bodyDiv w:val="1"/>
      <w:marLeft w:val="0"/>
      <w:marRight w:val="0"/>
      <w:marTop w:val="0"/>
      <w:marBottom w:val="0"/>
      <w:divBdr>
        <w:top w:val="none" w:sz="0" w:space="0" w:color="auto"/>
        <w:left w:val="none" w:sz="0" w:space="0" w:color="auto"/>
        <w:bottom w:val="none" w:sz="0" w:space="0" w:color="auto"/>
        <w:right w:val="none" w:sz="0" w:space="0" w:color="auto"/>
      </w:divBdr>
    </w:div>
    <w:div w:id="430930956">
      <w:bodyDiv w:val="1"/>
      <w:marLeft w:val="0"/>
      <w:marRight w:val="0"/>
      <w:marTop w:val="0"/>
      <w:marBottom w:val="0"/>
      <w:divBdr>
        <w:top w:val="none" w:sz="0" w:space="0" w:color="auto"/>
        <w:left w:val="none" w:sz="0" w:space="0" w:color="auto"/>
        <w:bottom w:val="none" w:sz="0" w:space="0" w:color="auto"/>
        <w:right w:val="none" w:sz="0" w:space="0" w:color="auto"/>
      </w:divBdr>
    </w:div>
    <w:div w:id="431170124">
      <w:bodyDiv w:val="1"/>
      <w:marLeft w:val="0"/>
      <w:marRight w:val="0"/>
      <w:marTop w:val="0"/>
      <w:marBottom w:val="0"/>
      <w:divBdr>
        <w:top w:val="none" w:sz="0" w:space="0" w:color="auto"/>
        <w:left w:val="none" w:sz="0" w:space="0" w:color="auto"/>
        <w:bottom w:val="none" w:sz="0" w:space="0" w:color="auto"/>
        <w:right w:val="none" w:sz="0" w:space="0" w:color="auto"/>
      </w:divBdr>
    </w:div>
    <w:div w:id="431240688">
      <w:bodyDiv w:val="1"/>
      <w:marLeft w:val="0"/>
      <w:marRight w:val="0"/>
      <w:marTop w:val="0"/>
      <w:marBottom w:val="0"/>
      <w:divBdr>
        <w:top w:val="none" w:sz="0" w:space="0" w:color="auto"/>
        <w:left w:val="none" w:sz="0" w:space="0" w:color="auto"/>
        <w:bottom w:val="none" w:sz="0" w:space="0" w:color="auto"/>
        <w:right w:val="none" w:sz="0" w:space="0" w:color="auto"/>
      </w:divBdr>
    </w:div>
    <w:div w:id="431315311">
      <w:bodyDiv w:val="1"/>
      <w:marLeft w:val="0"/>
      <w:marRight w:val="0"/>
      <w:marTop w:val="0"/>
      <w:marBottom w:val="0"/>
      <w:divBdr>
        <w:top w:val="none" w:sz="0" w:space="0" w:color="auto"/>
        <w:left w:val="none" w:sz="0" w:space="0" w:color="auto"/>
        <w:bottom w:val="none" w:sz="0" w:space="0" w:color="auto"/>
        <w:right w:val="none" w:sz="0" w:space="0" w:color="auto"/>
      </w:divBdr>
    </w:div>
    <w:div w:id="431317084">
      <w:bodyDiv w:val="1"/>
      <w:marLeft w:val="0"/>
      <w:marRight w:val="0"/>
      <w:marTop w:val="0"/>
      <w:marBottom w:val="0"/>
      <w:divBdr>
        <w:top w:val="none" w:sz="0" w:space="0" w:color="auto"/>
        <w:left w:val="none" w:sz="0" w:space="0" w:color="auto"/>
        <w:bottom w:val="none" w:sz="0" w:space="0" w:color="auto"/>
        <w:right w:val="none" w:sz="0" w:space="0" w:color="auto"/>
      </w:divBdr>
    </w:div>
    <w:div w:id="431320649">
      <w:bodyDiv w:val="1"/>
      <w:marLeft w:val="0"/>
      <w:marRight w:val="0"/>
      <w:marTop w:val="0"/>
      <w:marBottom w:val="0"/>
      <w:divBdr>
        <w:top w:val="none" w:sz="0" w:space="0" w:color="auto"/>
        <w:left w:val="none" w:sz="0" w:space="0" w:color="auto"/>
        <w:bottom w:val="none" w:sz="0" w:space="0" w:color="auto"/>
        <w:right w:val="none" w:sz="0" w:space="0" w:color="auto"/>
      </w:divBdr>
    </w:div>
    <w:div w:id="431324487">
      <w:bodyDiv w:val="1"/>
      <w:marLeft w:val="0"/>
      <w:marRight w:val="0"/>
      <w:marTop w:val="0"/>
      <w:marBottom w:val="0"/>
      <w:divBdr>
        <w:top w:val="none" w:sz="0" w:space="0" w:color="auto"/>
        <w:left w:val="none" w:sz="0" w:space="0" w:color="auto"/>
        <w:bottom w:val="none" w:sz="0" w:space="0" w:color="auto"/>
        <w:right w:val="none" w:sz="0" w:space="0" w:color="auto"/>
      </w:divBdr>
    </w:div>
    <w:div w:id="431438609">
      <w:bodyDiv w:val="1"/>
      <w:marLeft w:val="0"/>
      <w:marRight w:val="0"/>
      <w:marTop w:val="0"/>
      <w:marBottom w:val="0"/>
      <w:divBdr>
        <w:top w:val="none" w:sz="0" w:space="0" w:color="auto"/>
        <w:left w:val="none" w:sz="0" w:space="0" w:color="auto"/>
        <w:bottom w:val="none" w:sz="0" w:space="0" w:color="auto"/>
        <w:right w:val="none" w:sz="0" w:space="0" w:color="auto"/>
      </w:divBdr>
    </w:div>
    <w:div w:id="431439227">
      <w:bodyDiv w:val="1"/>
      <w:marLeft w:val="0"/>
      <w:marRight w:val="0"/>
      <w:marTop w:val="0"/>
      <w:marBottom w:val="0"/>
      <w:divBdr>
        <w:top w:val="none" w:sz="0" w:space="0" w:color="auto"/>
        <w:left w:val="none" w:sz="0" w:space="0" w:color="auto"/>
        <w:bottom w:val="none" w:sz="0" w:space="0" w:color="auto"/>
        <w:right w:val="none" w:sz="0" w:space="0" w:color="auto"/>
      </w:divBdr>
    </w:div>
    <w:div w:id="431512462">
      <w:bodyDiv w:val="1"/>
      <w:marLeft w:val="0"/>
      <w:marRight w:val="0"/>
      <w:marTop w:val="0"/>
      <w:marBottom w:val="0"/>
      <w:divBdr>
        <w:top w:val="none" w:sz="0" w:space="0" w:color="auto"/>
        <w:left w:val="none" w:sz="0" w:space="0" w:color="auto"/>
        <w:bottom w:val="none" w:sz="0" w:space="0" w:color="auto"/>
        <w:right w:val="none" w:sz="0" w:space="0" w:color="auto"/>
      </w:divBdr>
    </w:div>
    <w:div w:id="431512543">
      <w:bodyDiv w:val="1"/>
      <w:marLeft w:val="0"/>
      <w:marRight w:val="0"/>
      <w:marTop w:val="0"/>
      <w:marBottom w:val="0"/>
      <w:divBdr>
        <w:top w:val="none" w:sz="0" w:space="0" w:color="auto"/>
        <w:left w:val="none" w:sz="0" w:space="0" w:color="auto"/>
        <w:bottom w:val="none" w:sz="0" w:space="0" w:color="auto"/>
        <w:right w:val="none" w:sz="0" w:space="0" w:color="auto"/>
      </w:divBdr>
    </w:div>
    <w:div w:id="431556405">
      <w:bodyDiv w:val="1"/>
      <w:marLeft w:val="0"/>
      <w:marRight w:val="0"/>
      <w:marTop w:val="0"/>
      <w:marBottom w:val="0"/>
      <w:divBdr>
        <w:top w:val="none" w:sz="0" w:space="0" w:color="auto"/>
        <w:left w:val="none" w:sz="0" w:space="0" w:color="auto"/>
        <w:bottom w:val="none" w:sz="0" w:space="0" w:color="auto"/>
        <w:right w:val="none" w:sz="0" w:space="0" w:color="auto"/>
      </w:divBdr>
    </w:div>
    <w:div w:id="431559670">
      <w:bodyDiv w:val="1"/>
      <w:marLeft w:val="0"/>
      <w:marRight w:val="0"/>
      <w:marTop w:val="0"/>
      <w:marBottom w:val="0"/>
      <w:divBdr>
        <w:top w:val="none" w:sz="0" w:space="0" w:color="auto"/>
        <w:left w:val="none" w:sz="0" w:space="0" w:color="auto"/>
        <w:bottom w:val="none" w:sz="0" w:space="0" w:color="auto"/>
        <w:right w:val="none" w:sz="0" w:space="0" w:color="auto"/>
      </w:divBdr>
    </w:div>
    <w:div w:id="431585823">
      <w:bodyDiv w:val="1"/>
      <w:marLeft w:val="0"/>
      <w:marRight w:val="0"/>
      <w:marTop w:val="0"/>
      <w:marBottom w:val="0"/>
      <w:divBdr>
        <w:top w:val="none" w:sz="0" w:space="0" w:color="auto"/>
        <w:left w:val="none" w:sz="0" w:space="0" w:color="auto"/>
        <w:bottom w:val="none" w:sz="0" w:space="0" w:color="auto"/>
        <w:right w:val="none" w:sz="0" w:space="0" w:color="auto"/>
      </w:divBdr>
    </w:div>
    <w:div w:id="431628050">
      <w:bodyDiv w:val="1"/>
      <w:marLeft w:val="0"/>
      <w:marRight w:val="0"/>
      <w:marTop w:val="0"/>
      <w:marBottom w:val="0"/>
      <w:divBdr>
        <w:top w:val="none" w:sz="0" w:space="0" w:color="auto"/>
        <w:left w:val="none" w:sz="0" w:space="0" w:color="auto"/>
        <w:bottom w:val="none" w:sz="0" w:space="0" w:color="auto"/>
        <w:right w:val="none" w:sz="0" w:space="0" w:color="auto"/>
      </w:divBdr>
    </w:div>
    <w:div w:id="431703213">
      <w:bodyDiv w:val="1"/>
      <w:marLeft w:val="0"/>
      <w:marRight w:val="0"/>
      <w:marTop w:val="0"/>
      <w:marBottom w:val="0"/>
      <w:divBdr>
        <w:top w:val="none" w:sz="0" w:space="0" w:color="auto"/>
        <w:left w:val="none" w:sz="0" w:space="0" w:color="auto"/>
        <w:bottom w:val="none" w:sz="0" w:space="0" w:color="auto"/>
        <w:right w:val="none" w:sz="0" w:space="0" w:color="auto"/>
      </w:divBdr>
    </w:div>
    <w:div w:id="431703871">
      <w:bodyDiv w:val="1"/>
      <w:marLeft w:val="0"/>
      <w:marRight w:val="0"/>
      <w:marTop w:val="0"/>
      <w:marBottom w:val="0"/>
      <w:divBdr>
        <w:top w:val="none" w:sz="0" w:space="0" w:color="auto"/>
        <w:left w:val="none" w:sz="0" w:space="0" w:color="auto"/>
        <w:bottom w:val="none" w:sz="0" w:space="0" w:color="auto"/>
        <w:right w:val="none" w:sz="0" w:space="0" w:color="auto"/>
      </w:divBdr>
    </w:div>
    <w:div w:id="431708000">
      <w:bodyDiv w:val="1"/>
      <w:marLeft w:val="0"/>
      <w:marRight w:val="0"/>
      <w:marTop w:val="0"/>
      <w:marBottom w:val="0"/>
      <w:divBdr>
        <w:top w:val="none" w:sz="0" w:space="0" w:color="auto"/>
        <w:left w:val="none" w:sz="0" w:space="0" w:color="auto"/>
        <w:bottom w:val="none" w:sz="0" w:space="0" w:color="auto"/>
        <w:right w:val="none" w:sz="0" w:space="0" w:color="auto"/>
      </w:divBdr>
    </w:div>
    <w:div w:id="431972272">
      <w:bodyDiv w:val="1"/>
      <w:marLeft w:val="0"/>
      <w:marRight w:val="0"/>
      <w:marTop w:val="0"/>
      <w:marBottom w:val="0"/>
      <w:divBdr>
        <w:top w:val="none" w:sz="0" w:space="0" w:color="auto"/>
        <w:left w:val="none" w:sz="0" w:space="0" w:color="auto"/>
        <w:bottom w:val="none" w:sz="0" w:space="0" w:color="auto"/>
        <w:right w:val="none" w:sz="0" w:space="0" w:color="auto"/>
      </w:divBdr>
    </w:div>
    <w:div w:id="432015063">
      <w:bodyDiv w:val="1"/>
      <w:marLeft w:val="0"/>
      <w:marRight w:val="0"/>
      <w:marTop w:val="0"/>
      <w:marBottom w:val="0"/>
      <w:divBdr>
        <w:top w:val="none" w:sz="0" w:space="0" w:color="auto"/>
        <w:left w:val="none" w:sz="0" w:space="0" w:color="auto"/>
        <w:bottom w:val="none" w:sz="0" w:space="0" w:color="auto"/>
        <w:right w:val="none" w:sz="0" w:space="0" w:color="auto"/>
      </w:divBdr>
    </w:div>
    <w:div w:id="432093520">
      <w:bodyDiv w:val="1"/>
      <w:marLeft w:val="0"/>
      <w:marRight w:val="0"/>
      <w:marTop w:val="0"/>
      <w:marBottom w:val="0"/>
      <w:divBdr>
        <w:top w:val="none" w:sz="0" w:space="0" w:color="auto"/>
        <w:left w:val="none" w:sz="0" w:space="0" w:color="auto"/>
        <w:bottom w:val="none" w:sz="0" w:space="0" w:color="auto"/>
        <w:right w:val="none" w:sz="0" w:space="0" w:color="auto"/>
      </w:divBdr>
    </w:div>
    <w:div w:id="432097380">
      <w:bodyDiv w:val="1"/>
      <w:marLeft w:val="0"/>
      <w:marRight w:val="0"/>
      <w:marTop w:val="0"/>
      <w:marBottom w:val="0"/>
      <w:divBdr>
        <w:top w:val="none" w:sz="0" w:space="0" w:color="auto"/>
        <w:left w:val="none" w:sz="0" w:space="0" w:color="auto"/>
        <w:bottom w:val="none" w:sz="0" w:space="0" w:color="auto"/>
        <w:right w:val="none" w:sz="0" w:space="0" w:color="auto"/>
      </w:divBdr>
    </w:div>
    <w:div w:id="432171084">
      <w:bodyDiv w:val="1"/>
      <w:marLeft w:val="0"/>
      <w:marRight w:val="0"/>
      <w:marTop w:val="0"/>
      <w:marBottom w:val="0"/>
      <w:divBdr>
        <w:top w:val="none" w:sz="0" w:space="0" w:color="auto"/>
        <w:left w:val="none" w:sz="0" w:space="0" w:color="auto"/>
        <w:bottom w:val="none" w:sz="0" w:space="0" w:color="auto"/>
        <w:right w:val="none" w:sz="0" w:space="0" w:color="auto"/>
      </w:divBdr>
    </w:div>
    <w:div w:id="432290314">
      <w:bodyDiv w:val="1"/>
      <w:marLeft w:val="0"/>
      <w:marRight w:val="0"/>
      <w:marTop w:val="0"/>
      <w:marBottom w:val="0"/>
      <w:divBdr>
        <w:top w:val="none" w:sz="0" w:space="0" w:color="auto"/>
        <w:left w:val="none" w:sz="0" w:space="0" w:color="auto"/>
        <w:bottom w:val="none" w:sz="0" w:space="0" w:color="auto"/>
        <w:right w:val="none" w:sz="0" w:space="0" w:color="auto"/>
      </w:divBdr>
    </w:div>
    <w:div w:id="432435375">
      <w:bodyDiv w:val="1"/>
      <w:marLeft w:val="0"/>
      <w:marRight w:val="0"/>
      <w:marTop w:val="0"/>
      <w:marBottom w:val="0"/>
      <w:divBdr>
        <w:top w:val="none" w:sz="0" w:space="0" w:color="auto"/>
        <w:left w:val="none" w:sz="0" w:space="0" w:color="auto"/>
        <w:bottom w:val="none" w:sz="0" w:space="0" w:color="auto"/>
        <w:right w:val="none" w:sz="0" w:space="0" w:color="auto"/>
      </w:divBdr>
    </w:div>
    <w:div w:id="432555026">
      <w:bodyDiv w:val="1"/>
      <w:marLeft w:val="0"/>
      <w:marRight w:val="0"/>
      <w:marTop w:val="0"/>
      <w:marBottom w:val="0"/>
      <w:divBdr>
        <w:top w:val="none" w:sz="0" w:space="0" w:color="auto"/>
        <w:left w:val="none" w:sz="0" w:space="0" w:color="auto"/>
        <w:bottom w:val="none" w:sz="0" w:space="0" w:color="auto"/>
        <w:right w:val="none" w:sz="0" w:space="0" w:color="auto"/>
      </w:divBdr>
    </w:div>
    <w:div w:id="432628282">
      <w:bodyDiv w:val="1"/>
      <w:marLeft w:val="0"/>
      <w:marRight w:val="0"/>
      <w:marTop w:val="0"/>
      <w:marBottom w:val="0"/>
      <w:divBdr>
        <w:top w:val="none" w:sz="0" w:space="0" w:color="auto"/>
        <w:left w:val="none" w:sz="0" w:space="0" w:color="auto"/>
        <w:bottom w:val="none" w:sz="0" w:space="0" w:color="auto"/>
        <w:right w:val="none" w:sz="0" w:space="0" w:color="auto"/>
      </w:divBdr>
    </w:div>
    <w:div w:id="432633501">
      <w:bodyDiv w:val="1"/>
      <w:marLeft w:val="0"/>
      <w:marRight w:val="0"/>
      <w:marTop w:val="0"/>
      <w:marBottom w:val="0"/>
      <w:divBdr>
        <w:top w:val="none" w:sz="0" w:space="0" w:color="auto"/>
        <w:left w:val="none" w:sz="0" w:space="0" w:color="auto"/>
        <w:bottom w:val="none" w:sz="0" w:space="0" w:color="auto"/>
        <w:right w:val="none" w:sz="0" w:space="0" w:color="auto"/>
      </w:divBdr>
      <w:divsChild>
        <w:div w:id="37246676">
          <w:marLeft w:val="480"/>
          <w:marRight w:val="0"/>
          <w:marTop w:val="0"/>
          <w:marBottom w:val="0"/>
          <w:divBdr>
            <w:top w:val="none" w:sz="0" w:space="0" w:color="auto"/>
            <w:left w:val="none" w:sz="0" w:space="0" w:color="auto"/>
            <w:bottom w:val="none" w:sz="0" w:space="0" w:color="auto"/>
            <w:right w:val="none" w:sz="0" w:space="0" w:color="auto"/>
          </w:divBdr>
        </w:div>
        <w:div w:id="46880990">
          <w:marLeft w:val="480"/>
          <w:marRight w:val="0"/>
          <w:marTop w:val="0"/>
          <w:marBottom w:val="0"/>
          <w:divBdr>
            <w:top w:val="none" w:sz="0" w:space="0" w:color="auto"/>
            <w:left w:val="none" w:sz="0" w:space="0" w:color="auto"/>
            <w:bottom w:val="none" w:sz="0" w:space="0" w:color="auto"/>
            <w:right w:val="none" w:sz="0" w:space="0" w:color="auto"/>
          </w:divBdr>
        </w:div>
        <w:div w:id="99880937">
          <w:marLeft w:val="480"/>
          <w:marRight w:val="0"/>
          <w:marTop w:val="0"/>
          <w:marBottom w:val="0"/>
          <w:divBdr>
            <w:top w:val="none" w:sz="0" w:space="0" w:color="auto"/>
            <w:left w:val="none" w:sz="0" w:space="0" w:color="auto"/>
            <w:bottom w:val="none" w:sz="0" w:space="0" w:color="auto"/>
            <w:right w:val="none" w:sz="0" w:space="0" w:color="auto"/>
          </w:divBdr>
        </w:div>
        <w:div w:id="151526259">
          <w:marLeft w:val="480"/>
          <w:marRight w:val="0"/>
          <w:marTop w:val="0"/>
          <w:marBottom w:val="0"/>
          <w:divBdr>
            <w:top w:val="none" w:sz="0" w:space="0" w:color="auto"/>
            <w:left w:val="none" w:sz="0" w:space="0" w:color="auto"/>
            <w:bottom w:val="none" w:sz="0" w:space="0" w:color="auto"/>
            <w:right w:val="none" w:sz="0" w:space="0" w:color="auto"/>
          </w:divBdr>
        </w:div>
        <w:div w:id="151608796">
          <w:marLeft w:val="480"/>
          <w:marRight w:val="0"/>
          <w:marTop w:val="0"/>
          <w:marBottom w:val="0"/>
          <w:divBdr>
            <w:top w:val="none" w:sz="0" w:space="0" w:color="auto"/>
            <w:left w:val="none" w:sz="0" w:space="0" w:color="auto"/>
            <w:bottom w:val="none" w:sz="0" w:space="0" w:color="auto"/>
            <w:right w:val="none" w:sz="0" w:space="0" w:color="auto"/>
          </w:divBdr>
        </w:div>
        <w:div w:id="193080876">
          <w:marLeft w:val="480"/>
          <w:marRight w:val="0"/>
          <w:marTop w:val="0"/>
          <w:marBottom w:val="0"/>
          <w:divBdr>
            <w:top w:val="none" w:sz="0" w:space="0" w:color="auto"/>
            <w:left w:val="none" w:sz="0" w:space="0" w:color="auto"/>
            <w:bottom w:val="none" w:sz="0" w:space="0" w:color="auto"/>
            <w:right w:val="none" w:sz="0" w:space="0" w:color="auto"/>
          </w:divBdr>
        </w:div>
        <w:div w:id="249631167">
          <w:marLeft w:val="480"/>
          <w:marRight w:val="0"/>
          <w:marTop w:val="0"/>
          <w:marBottom w:val="0"/>
          <w:divBdr>
            <w:top w:val="none" w:sz="0" w:space="0" w:color="auto"/>
            <w:left w:val="none" w:sz="0" w:space="0" w:color="auto"/>
            <w:bottom w:val="none" w:sz="0" w:space="0" w:color="auto"/>
            <w:right w:val="none" w:sz="0" w:space="0" w:color="auto"/>
          </w:divBdr>
        </w:div>
        <w:div w:id="268660578">
          <w:marLeft w:val="480"/>
          <w:marRight w:val="0"/>
          <w:marTop w:val="0"/>
          <w:marBottom w:val="0"/>
          <w:divBdr>
            <w:top w:val="none" w:sz="0" w:space="0" w:color="auto"/>
            <w:left w:val="none" w:sz="0" w:space="0" w:color="auto"/>
            <w:bottom w:val="none" w:sz="0" w:space="0" w:color="auto"/>
            <w:right w:val="none" w:sz="0" w:space="0" w:color="auto"/>
          </w:divBdr>
        </w:div>
        <w:div w:id="281764627">
          <w:marLeft w:val="480"/>
          <w:marRight w:val="0"/>
          <w:marTop w:val="0"/>
          <w:marBottom w:val="0"/>
          <w:divBdr>
            <w:top w:val="none" w:sz="0" w:space="0" w:color="auto"/>
            <w:left w:val="none" w:sz="0" w:space="0" w:color="auto"/>
            <w:bottom w:val="none" w:sz="0" w:space="0" w:color="auto"/>
            <w:right w:val="none" w:sz="0" w:space="0" w:color="auto"/>
          </w:divBdr>
        </w:div>
        <w:div w:id="451440244">
          <w:marLeft w:val="480"/>
          <w:marRight w:val="0"/>
          <w:marTop w:val="0"/>
          <w:marBottom w:val="0"/>
          <w:divBdr>
            <w:top w:val="none" w:sz="0" w:space="0" w:color="auto"/>
            <w:left w:val="none" w:sz="0" w:space="0" w:color="auto"/>
            <w:bottom w:val="none" w:sz="0" w:space="0" w:color="auto"/>
            <w:right w:val="none" w:sz="0" w:space="0" w:color="auto"/>
          </w:divBdr>
        </w:div>
        <w:div w:id="518351427">
          <w:marLeft w:val="480"/>
          <w:marRight w:val="0"/>
          <w:marTop w:val="0"/>
          <w:marBottom w:val="0"/>
          <w:divBdr>
            <w:top w:val="none" w:sz="0" w:space="0" w:color="auto"/>
            <w:left w:val="none" w:sz="0" w:space="0" w:color="auto"/>
            <w:bottom w:val="none" w:sz="0" w:space="0" w:color="auto"/>
            <w:right w:val="none" w:sz="0" w:space="0" w:color="auto"/>
          </w:divBdr>
        </w:div>
        <w:div w:id="561645244">
          <w:marLeft w:val="480"/>
          <w:marRight w:val="0"/>
          <w:marTop w:val="0"/>
          <w:marBottom w:val="0"/>
          <w:divBdr>
            <w:top w:val="none" w:sz="0" w:space="0" w:color="auto"/>
            <w:left w:val="none" w:sz="0" w:space="0" w:color="auto"/>
            <w:bottom w:val="none" w:sz="0" w:space="0" w:color="auto"/>
            <w:right w:val="none" w:sz="0" w:space="0" w:color="auto"/>
          </w:divBdr>
        </w:div>
        <w:div w:id="730736173">
          <w:marLeft w:val="480"/>
          <w:marRight w:val="0"/>
          <w:marTop w:val="0"/>
          <w:marBottom w:val="0"/>
          <w:divBdr>
            <w:top w:val="none" w:sz="0" w:space="0" w:color="auto"/>
            <w:left w:val="none" w:sz="0" w:space="0" w:color="auto"/>
            <w:bottom w:val="none" w:sz="0" w:space="0" w:color="auto"/>
            <w:right w:val="none" w:sz="0" w:space="0" w:color="auto"/>
          </w:divBdr>
        </w:div>
      </w:divsChild>
    </w:div>
    <w:div w:id="432701347">
      <w:bodyDiv w:val="1"/>
      <w:marLeft w:val="0"/>
      <w:marRight w:val="0"/>
      <w:marTop w:val="0"/>
      <w:marBottom w:val="0"/>
      <w:divBdr>
        <w:top w:val="none" w:sz="0" w:space="0" w:color="auto"/>
        <w:left w:val="none" w:sz="0" w:space="0" w:color="auto"/>
        <w:bottom w:val="none" w:sz="0" w:space="0" w:color="auto"/>
        <w:right w:val="none" w:sz="0" w:space="0" w:color="auto"/>
      </w:divBdr>
    </w:div>
    <w:div w:id="432747303">
      <w:bodyDiv w:val="1"/>
      <w:marLeft w:val="0"/>
      <w:marRight w:val="0"/>
      <w:marTop w:val="0"/>
      <w:marBottom w:val="0"/>
      <w:divBdr>
        <w:top w:val="none" w:sz="0" w:space="0" w:color="auto"/>
        <w:left w:val="none" w:sz="0" w:space="0" w:color="auto"/>
        <w:bottom w:val="none" w:sz="0" w:space="0" w:color="auto"/>
        <w:right w:val="none" w:sz="0" w:space="0" w:color="auto"/>
      </w:divBdr>
    </w:div>
    <w:div w:id="432747985">
      <w:bodyDiv w:val="1"/>
      <w:marLeft w:val="0"/>
      <w:marRight w:val="0"/>
      <w:marTop w:val="0"/>
      <w:marBottom w:val="0"/>
      <w:divBdr>
        <w:top w:val="none" w:sz="0" w:space="0" w:color="auto"/>
        <w:left w:val="none" w:sz="0" w:space="0" w:color="auto"/>
        <w:bottom w:val="none" w:sz="0" w:space="0" w:color="auto"/>
        <w:right w:val="none" w:sz="0" w:space="0" w:color="auto"/>
      </w:divBdr>
    </w:div>
    <w:div w:id="432896227">
      <w:bodyDiv w:val="1"/>
      <w:marLeft w:val="0"/>
      <w:marRight w:val="0"/>
      <w:marTop w:val="0"/>
      <w:marBottom w:val="0"/>
      <w:divBdr>
        <w:top w:val="none" w:sz="0" w:space="0" w:color="auto"/>
        <w:left w:val="none" w:sz="0" w:space="0" w:color="auto"/>
        <w:bottom w:val="none" w:sz="0" w:space="0" w:color="auto"/>
        <w:right w:val="none" w:sz="0" w:space="0" w:color="auto"/>
      </w:divBdr>
      <w:divsChild>
        <w:div w:id="75825714">
          <w:marLeft w:val="480"/>
          <w:marRight w:val="0"/>
          <w:marTop w:val="0"/>
          <w:marBottom w:val="0"/>
          <w:divBdr>
            <w:top w:val="none" w:sz="0" w:space="0" w:color="auto"/>
            <w:left w:val="none" w:sz="0" w:space="0" w:color="auto"/>
            <w:bottom w:val="none" w:sz="0" w:space="0" w:color="auto"/>
            <w:right w:val="none" w:sz="0" w:space="0" w:color="auto"/>
          </w:divBdr>
        </w:div>
        <w:div w:id="94399633">
          <w:marLeft w:val="480"/>
          <w:marRight w:val="0"/>
          <w:marTop w:val="0"/>
          <w:marBottom w:val="0"/>
          <w:divBdr>
            <w:top w:val="none" w:sz="0" w:space="0" w:color="auto"/>
            <w:left w:val="none" w:sz="0" w:space="0" w:color="auto"/>
            <w:bottom w:val="none" w:sz="0" w:space="0" w:color="auto"/>
            <w:right w:val="none" w:sz="0" w:space="0" w:color="auto"/>
          </w:divBdr>
        </w:div>
        <w:div w:id="146094625">
          <w:marLeft w:val="480"/>
          <w:marRight w:val="0"/>
          <w:marTop w:val="0"/>
          <w:marBottom w:val="0"/>
          <w:divBdr>
            <w:top w:val="none" w:sz="0" w:space="0" w:color="auto"/>
            <w:left w:val="none" w:sz="0" w:space="0" w:color="auto"/>
            <w:bottom w:val="none" w:sz="0" w:space="0" w:color="auto"/>
            <w:right w:val="none" w:sz="0" w:space="0" w:color="auto"/>
          </w:divBdr>
        </w:div>
        <w:div w:id="179006707">
          <w:marLeft w:val="480"/>
          <w:marRight w:val="0"/>
          <w:marTop w:val="0"/>
          <w:marBottom w:val="0"/>
          <w:divBdr>
            <w:top w:val="none" w:sz="0" w:space="0" w:color="auto"/>
            <w:left w:val="none" w:sz="0" w:space="0" w:color="auto"/>
            <w:bottom w:val="none" w:sz="0" w:space="0" w:color="auto"/>
            <w:right w:val="none" w:sz="0" w:space="0" w:color="auto"/>
          </w:divBdr>
        </w:div>
        <w:div w:id="282421332">
          <w:marLeft w:val="480"/>
          <w:marRight w:val="0"/>
          <w:marTop w:val="0"/>
          <w:marBottom w:val="0"/>
          <w:divBdr>
            <w:top w:val="none" w:sz="0" w:space="0" w:color="auto"/>
            <w:left w:val="none" w:sz="0" w:space="0" w:color="auto"/>
            <w:bottom w:val="none" w:sz="0" w:space="0" w:color="auto"/>
            <w:right w:val="none" w:sz="0" w:space="0" w:color="auto"/>
          </w:divBdr>
        </w:div>
        <w:div w:id="296110820">
          <w:marLeft w:val="480"/>
          <w:marRight w:val="0"/>
          <w:marTop w:val="0"/>
          <w:marBottom w:val="0"/>
          <w:divBdr>
            <w:top w:val="none" w:sz="0" w:space="0" w:color="auto"/>
            <w:left w:val="none" w:sz="0" w:space="0" w:color="auto"/>
            <w:bottom w:val="none" w:sz="0" w:space="0" w:color="auto"/>
            <w:right w:val="none" w:sz="0" w:space="0" w:color="auto"/>
          </w:divBdr>
        </w:div>
        <w:div w:id="342981083">
          <w:marLeft w:val="480"/>
          <w:marRight w:val="0"/>
          <w:marTop w:val="0"/>
          <w:marBottom w:val="0"/>
          <w:divBdr>
            <w:top w:val="none" w:sz="0" w:space="0" w:color="auto"/>
            <w:left w:val="none" w:sz="0" w:space="0" w:color="auto"/>
            <w:bottom w:val="none" w:sz="0" w:space="0" w:color="auto"/>
            <w:right w:val="none" w:sz="0" w:space="0" w:color="auto"/>
          </w:divBdr>
        </w:div>
        <w:div w:id="353580925">
          <w:marLeft w:val="480"/>
          <w:marRight w:val="0"/>
          <w:marTop w:val="0"/>
          <w:marBottom w:val="0"/>
          <w:divBdr>
            <w:top w:val="none" w:sz="0" w:space="0" w:color="auto"/>
            <w:left w:val="none" w:sz="0" w:space="0" w:color="auto"/>
            <w:bottom w:val="none" w:sz="0" w:space="0" w:color="auto"/>
            <w:right w:val="none" w:sz="0" w:space="0" w:color="auto"/>
          </w:divBdr>
        </w:div>
        <w:div w:id="369766184">
          <w:marLeft w:val="480"/>
          <w:marRight w:val="0"/>
          <w:marTop w:val="0"/>
          <w:marBottom w:val="0"/>
          <w:divBdr>
            <w:top w:val="none" w:sz="0" w:space="0" w:color="auto"/>
            <w:left w:val="none" w:sz="0" w:space="0" w:color="auto"/>
            <w:bottom w:val="none" w:sz="0" w:space="0" w:color="auto"/>
            <w:right w:val="none" w:sz="0" w:space="0" w:color="auto"/>
          </w:divBdr>
        </w:div>
        <w:div w:id="377320421">
          <w:marLeft w:val="480"/>
          <w:marRight w:val="0"/>
          <w:marTop w:val="0"/>
          <w:marBottom w:val="0"/>
          <w:divBdr>
            <w:top w:val="none" w:sz="0" w:space="0" w:color="auto"/>
            <w:left w:val="none" w:sz="0" w:space="0" w:color="auto"/>
            <w:bottom w:val="none" w:sz="0" w:space="0" w:color="auto"/>
            <w:right w:val="none" w:sz="0" w:space="0" w:color="auto"/>
          </w:divBdr>
        </w:div>
        <w:div w:id="444154697">
          <w:marLeft w:val="480"/>
          <w:marRight w:val="0"/>
          <w:marTop w:val="0"/>
          <w:marBottom w:val="0"/>
          <w:divBdr>
            <w:top w:val="none" w:sz="0" w:space="0" w:color="auto"/>
            <w:left w:val="none" w:sz="0" w:space="0" w:color="auto"/>
            <w:bottom w:val="none" w:sz="0" w:space="0" w:color="auto"/>
            <w:right w:val="none" w:sz="0" w:space="0" w:color="auto"/>
          </w:divBdr>
        </w:div>
        <w:div w:id="555163005">
          <w:marLeft w:val="480"/>
          <w:marRight w:val="0"/>
          <w:marTop w:val="0"/>
          <w:marBottom w:val="0"/>
          <w:divBdr>
            <w:top w:val="none" w:sz="0" w:space="0" w:color="auto"/>
            <w:left w:val="none" w:sz="0" w:space="0" w:color="auto"/>
            <w:bottom w:val="none" w:sz="0" w:space="0" w:color="auto"/>
            <w:right w:val="none" w:sz="0" w:space="0" w:color="auto"/>
          </w:divBdr>
        </w:div>
        <w:div w:id="585727243">
          <w:marLeft w:val="480"/>
          <w:marRight w:val="0"/>
          <w:marTop w:val="0"/>
          <w:marBottom w:val="0"/>
          <w:divBdr>
            <w:top w:val="none" w:sz="0" w:space="0" w:color="auto"/>
            <w:left w:val="none" w:sz="0" w:space="0" w:color="auto"/>
            <w:bottom w:val="none" w:sz="0" w:space="0" w:color="auto"/>
            <w:right w:val="none" w:sz="0" w:space="0" w:color="auto"/>
          </w:divBdr>
        </w:div>
        <w:div w:id="712072425">
          <w:marLeft w:val="480"/>
          <w:marRight w:val="0"/>
          <w:marTop w:val="0"/>
          <w:marBottom w:val="0"/>
          <w:divBdr>
            <w:top w:val="none" w:sz="0" w:space="0" w:color="auto"/>
            <w:left w:val="none" w:sz="0" w:space="0" w:color="auto"/>
            <w:bottom w:val="none" w:sz="0" w:space="0" w:color="auto"/>
            <w:right w:val="none" w:sz="0" w:space="0" w:color="auto"/>
          </w:divBdr>
        </w:div>
        <w:div w:id="755058388">
          <w:marLeft w:val="480"/>
          <w:marRight w:val="0"/>
          <w:marTop w:val="0"/>
          <w:marBottom w:val="0"/>
          <w:divBdr>
            <w:top w:val="none" w:sz="0" w:space="0" w:color="auto"/>
            <w:left w:val="none" w:sz="0" w:space="0" w:color="auto"/>
            <w:bottom w:val="none" w:sz="0" w:space="0" w:color="auto"/>
            <w:right w:val="none" w:sz="0" w:space="0" w:color="auto"/>
          </w:divBdr>
        </w:div>
      </w:divsChild>
    </w:div>
    <w:div w:id="432937080">
      <w:bodyDiv w:val="1"/>
      <w:marLeft w:val="0"/>
      <w:marRight w:val="0"/>
      <w:marTop w:val="0"/>
      <w:marBottom w:val="0"/>
      <w:divBdr>
        <w:top w:val="none" w:sz="0" w:space="0" w:color="auto"/>
        <w:left w:val="none" w:sz="0" w:space="0" w:color="auto"/>
        <w:bottom w:val="none" w:sz="0" w:space="0" w:color="auto"/>
        <w:right w:val="none" w:sz="0" w:space="0" w:color="auto"/>
      </w:divBdr>
    </w:div>
    <w:div w:id="432940184">
      <w:bodyDiv w:val="1"/>
      <w:marLeft w:val="0"/>
      <w:marRight w:val="0"/>
      <w:marTop w:val="0"/>
      <w:marBottom w:val="0"/>
      <w:divBdr>
        <w:top w:val="none" w:sz="0" w:space="0" w:color="auto"/>
        <w:left w:val="none" w:sz="0" w:space="0" w:color="auto"/>
        <w:bottom w:val="none" w:sz="0" w:space="0" w:color="auto"/>
        <w:right w:val="none" w:sz="0" w:space="0" w:color="auto"/>
      </w:divBdr>
    </w:div>
    <w:div w:id="432940589">
      <w:bodyDiv w:val="1"/>
      <w:marLeft w:val="0"/>
      <w:marRight w:val="0"/>
      <w:marTop w:val="0"/>
      <w:marBottom w:val="0"/>
      <w:divBdr>
        <w:top w:val="none" w:sz="0" w:space="0" w:color="auto"/>
        <w:left w:val="none" w:sz="0" w:space="0" w:color="auto"/>
        <w:bottom w:val="none" w:sz="0" w:space="0" w:color="auto"/>
        <w:right w:val="none" w:sz="0" w:space="0" w:color="auto"/>
      </w:divBdr>
      <w:divsChild>
        <w:div w:id="93476363">
          <w:marLeft w:val="480"/>
          <w:marRight w:val="0"/>
          <w:marTop w:val="0"/>
          <w:marBottom w:val="0"/>
          <w:divBdr>
            <w:top w:val="none" w:sz="0" w:space="0" w:color="auto"/>
            <w:left w:val="none" w:sz="0" w:space="0" w:color="auto"/>
            <w:bottom w:val="none" w:sz="0" w:space="0" w:color="auto"/>
            <w:right w:val="none" w:sz="0" w:space="0" w:color="auto"/>
          </w:divBdr>
        </w:div>
        <w:div w:id="109515752">
          <w:marLeft w:val="480"/>
          <w:marRight w:val="0"/>
          <w:marTop w:val="0"/>
          <w:marBottom w:val="0"/>
          <w:divBdr>
            <w:top w:val="none" w:sz="0" w:space="0" w:color="auto"/>
            <w:left w:val="none" w:sz="0" w:space="0" w:color="auto"/>
            <w:bottom w:val="none" w:sz="0" w:space="0" w:color="auto"/>
            <w:right w:val="none" w:sz="0" w:space="0" w:color="auto"/>
          </w:divBdr>
        </w:div>
        <w:div w:id="110591665">
          <w:marLeft w:val="480"/>
          <w:marRight w:val="0"/>
          <w:marTop w:val="0"/>
          <w:marBottom w:val="0"/>
          <w:divBdr>
            <w:top w:val="none" w:sz="0" w:space="0" w:color="auto"/>
            <w:left w:val="none" w:sz="0" w:space="0" w:color="auto"/>
            <w:bottom w:val="none" w:sz="0" w:space="0" w:color="auto"/>
            <w:right w:val="none" w:sz="0" w:space="0" w:color="auto"/>
          </w:divBdr>
        </w:div>
        <w:div w:id="118843261">
          <w:marLeft w:val="480"/>
          <w:marRight w:val="0"/>
          <w:marTop w:val="0"/>
          <w:marBottom w:val="0"/>
          <w:divBdr>
            <w:top w:val="none" w:sz="0" w:space="0" w:color="auto"/>
            <w:left w:val="none" w:sz="0" w:space="0" w:color="auto"/>
            <w:bottom w:val="none" w:sz="0" w:space="0" w:color="auto"/>
            <w:right w:val="none" w:sz="0" w:space="0" w:color="auto"/>
          </w:divBdr>
        </w:div>
        <w:div w:id="131144142">
          <w:marLeft w:val="480"/>
          <w:marRight w:val="0"/>
          <w:marTop w:val="0"/>
          <w:marBottom w:val="0"/>
          <w:divBdr>
            <w:top w:val="none" w:sz="0" w:space="0" w:color="auto"/>
            <w:left w:val="none" w:sz="0" w:space="0" w:color="auto"/>
            <w:bottom w:val="none" w:sz="0" w:space="0" w:color="auto"/>
            <w:right w:val="none" w:sz="0" w:space="0" w:color="auto"/>
          </w:divBdr>
        </w:div>
        <w:div w:id="139542321">
          <w:marLeft w:val="480"/>
          <w:marRight w:val="0"/>
          <w:marTop w:val="0"/>
          <w:marBottom w:val="0"/>
          <w:divBdr>
            <w:top w:val="none" w:sz="0" w:space="0" w:color="auto"/>
            <w:left w:val="none" w:sz="0" w:space="0" w:color="auto"/>
            <w:bottom w:val="none" w:sz="0" w:space="0" w:color="auto"/>
            <w:right w:val="none" w:sz="0" w:space="0" w:color="auto"/>
          </w:divBdr>
        </w:div>
        <w:div w:id="174662300">
          <w:marLeft w:val="480"/>
          <w:marRight w:val="0"/>
          <w:marTop w:val="0"/>
          <w:marBottom w:val="0"/>
          <w:divBdr>
            <w:top w:val="none" w:sz="0" w:space="0" w:color="auto"/>
            <w:left w:val="none" w:sz="0" w:space="0" w:color="auto"/>
            <w:bottom w:val="none" w:sz="0" w:space="0" w:color="auto"/>
            <w:right w:val="none" w:sz="0" w:space="0" w:color="auto"/>
          </w:divBdr>
        </w:div>
        <w:div w:id="198713656">
          <w:marLeft w:val="480"/>
          <w:marRight w:val="0"/>
          <w:marTop w:val="0"/>
          <w:marBottom w:val="0"/>
          <w:divBdr>
            <w:top w:val="none" w:sz="0" w:space="0" w:color="auto"/>
            <w:left w:val="none" w:sz="0" w:space="0" w:color="auto"/>
            <w:bottom w:val="none" w:sz="0" w:space="0" w:color="auto"/>
            <w:right w:val="none" w:sz="0" w:space="0" w:color="auto"/>
          </w:divBdr>
        </w:div>
        <w:div w:id="220218033">
          <w:marLeft w:val="480"/>
          <w:marRight w:val="0"/>
          <w:marTop w:val="0"/>
          <w:marBottom w:val="0"/>
          <w:divBdr>
            <w:top w:val="none" w:sz="0" w:space="0" w:color="auto"/>
            <w:left w:val="none" w:sz="0" w:space="0" w:color="auto"/>
            <w:bottom w:val="none" w:sz="0" w:space="0" w:color="auto"/>
            <w:right w:val="none" w:sz="0" w:space="0" w:color="auto"/>
          </w:divBdr>
        </w:div>
        <w:div w:id="281574847">
          <w:marLeft w:val="480"/>
          <w:marRight w:val="0"/>
          <w:marTop w:val="0"/>
          <w:marBottom w:val="0"/>
          <w:divBdr>
            <w:top w:val="none" w:sz="0" w:space="0" w:color="auto"/>
            <w:left w:val="none" w:sz="0" w:space="0" w:color="auto"/>
            <w:bottom w:val="none" w:sz="0" w:space="0" w:color="auto"/>
            <w:right w:val="none" w:sz="0" w:space="0" w:color="auto"/>
          </w:divBdr>
        </w:div>
        <w:div w:id="293944849">
          <w:marLeft w:val="480"/>
          <w:marRight w:val="0"/>
          <w:marTop w:val="0"/>
          <w:marBottom w:val="0"/>
          <w:divBdr>
            <w:top w:val="none" w:sz="0" w:space="0" w:color="auto"/>
            <w:left w:val="none" w:sz="0" w:space="0" w:color="auto"/>
            <w:bottom w:val="none" w:sz="0" w:space="0" w:color="auto"/>
            <w:right w:val="none" w:sz="0" w:space="0" w:color="auto"/>
          </w:divBdr>
        </w:div>
        <w:div w:id="337389746">
          <w:marLeft w:val="480"/>
          <w:marRight w:val="0"/>
          <w:marTop w:val="0"/>
          <w:marBottom w:val="0"/>
          <w:divBdr>
            <w:top w:val="none" w:sz="0" w:space="0" w:color="auto"/>
            <w:left w:val="none" w:sz="0" w:space="0" w:color="auto"/>
            <w:bottom w:val="none" w:sz="0" w:space="0" w:color="auto"/>
            <w:right w:val="none" w:sz="0" w:space="0" w:color="auto"/>
          </w:divBdr>
        </w:div>
        <w:div w:id="439184369">
          <w:marLeft w:val="480"/>
          <w:marRight w:val="0"/>
          <w:marTop w:val="0"/>
          <w:marBottom w:val="0"/>
          <w:divBdr>
            <w:top w:val="none" w:sz="0" w:space="0" w:color="auto"/>
            <w:left w:val="none" w:sz="0" w:space="0" w:color="auto"/>
            <w:bottom w:val="none" w:sz="0" w:space="0" w:color="auto"/>
            <w:right w:val="none" w:sz="0" w:space="0" w:color="auto"/>
          </w:divBdr>
        </w:div>
        <w:div w:id="464540676">
          <w:marLeft w:val="480"/>
          <w:marRight w:val="0"/>
          <w:marTop w:val="0"/>
          <w:marBottom w:val="0"/>
          <w:divBdr>
            <w:top w:val="none" w:sz="0" w:space="0" w:color="auto"/>
            <w:left w:val="none" w:sz="0" w:space="0" w:color="auto"/>
            <w:bottom w:val="none" w:sz="0" w:space="0" w:color="auto"/>
            <w:right w:val="none" w:sz="0" w:space="0" w:color="auto"/>
          </w:divBdr>
        </w:div>
        <w:div w:id="633944234">
          <w:marLeft w:val="480"/>
          <w:marRight w:val="0"/>
          <w:marTop w:val="0"/>
          <w:marBottom w:val="0"/>
          <w:divBdr>
            <w:top w:val="none" w:sz="0" w:space="0" w:color="auto"/>
            <w:left w:val="none" w:sz="0" w:space="0" w:color="auto"/>
            <w:bottom w:val="none" w:sz="0" w:space="0" w:color="auto"/>
            <w:right w:val="none" w:sz="0" w:space="0" w:color="auto"/>
          </w:divBdr>
        </w:div>
        <w:div w:id="662507909">
          <w:marLeft w:val="480"/>
          <w:marRight w:val="0"/>
          <w:marTop w:val="0"/>
          <w:marBottom w:val="0"/>
          <w:divBdr>
            <w:top w:val="none" w:sz="0" w:space="0" w:color="auto"/>
            <w:left w:val="none" w:sz="0" w:space="0" w:color="auto"/>
            <w:bottom w:val="none" w:sz="0" w:space="0" w:color="auto"/>
            <w:right w:val="none" w:sz="0" w:space="0" w:color="auto"/>
          </w:divBdr>
        </w:div>
        <w:div w:id="784273228">
          <w:marLeft w:val="480"/>
          <w:marRight w:val="0"/>
          <w:marTop w:val="0"/>
          <w:marBottom w:val="0"/>
          <w:divBdr>
            <w:top w:val="none" w:sz="0" w:space="0" w:color="auto"/>
            <w:left w:val="none" w:sz="0" w:space="0" w:color="auto"/>
            <w:bottom w:val="none" w:sz="0" w:space="0" w:color="auto"/>
            <w:right w:val="none" w:sz="0" w:space="0" w:color="auto"/>
          </w:divBdr>
        </w:div>
        <w:div w:id="852108783">
          <w:marLeft w:val="480"/>
          <w:marRight w:val="0"/>
          <w:marTop w:val="0"/>
          <w:marBottom w:val="0"/>
          <w:divBdr>
            <w:top w:val="none" w:sz="0" w:space="0" w:color="auto"/>
            <w:left w:val="none" w:sz="0" w:space="0" w:color="auto"/>
            <w:bottom w:val="none" w:sz="0" w:space="0" w:color="auto"/>
            <w:right w:val="none" w:sz="0" w:space="0" w:color="auto"/>
          </w:divBdr>
        </w:div>
        <w:div w:id="868446729">
          <w:marLeft w:val="480"/>
          <w:marRight w:val="0"/>
          <w:marTop w:val="0"/>
          <w:marBottom w:val="0"/>
          <w:divBdr>
            <w:top w:val="none" w:sz="0" w:space="0" w:color="auto"/>
            <w:left w:val="none" w:sz="0" w:space="0" w:color="auto"/>
            <w:bottom w:val="none" w:sz="0" w:space="0" w:color="auto"/>
            <w:right w:val="none" w:sz="0" w:space="0" w:color="auto"/>
          </w:divBdr>
        </w:div>
        <w:div w:id="875393353">
          <w:marLeft w:val="480"/>
          <w:marRight w:val="0"/>
          <w:marTop w:val="0"/>
          <w:marBottom w:val="0"/>
          <w:divBdr>
            <w:top w:val="none" w:sz="0" w:space="0" w:color="auto"/>
            <w:left w:val="none" w:sz="0" w:space="0" w:color="auto"/>
            <w:bottom w:val="none" w:sz="0" w:space="0" w:color="auto"/>
            <w:right w:val="none" w:sz="0" w:space="0" w:color="auto"/>
          </w:divBdr>
        </w:div>
        <w:div w:id="878930384">
          <w:marLeft w:val="480"/>
          <w:marRight w:val="0"/>
          <w:marTop w:val="0"/>
          <w:marBottom w:val="0"/>
          <w:divBdr>
            <w:top w:val="none" w:sz="0" w:space="0" w:color="auto"/>
            <w:left w:val="none" w:sz="0" w:space="0" w:color="auto"/>
            <w:bottom w:val="none" w:sz="0" w:space="0" w:color="auto"/>
            <w:right w:val="none" w:sz="0" w:space="0" w:color="auto"/>
          </w:divBdr>
        </w:div>
        <w:div w:id="883098887">
          <w:marLeft w:val="480"/>
          <w:marRight w:val="0"/>
          <w:marTop w:val="0"/>
          <w:marBottom w:val="0"/>
          <w:divBdr>
            <w:top w:val="none" w:sz="0" w:space="0" w:color="auto"/>
            <w:left w:val="none" w:sz="0" w:space="0" w:color="auto"/>
            <w:bottom w:val="none" w:sz="0" w:space="0" w:color="auto"/>
            <w:right w:val="none" w:sz="0" w:space="0" w:color="auto"/>
          </w:divBdr>
        </w:div>
      </w:divsChild>
    </w:div>
    <w:div w:id="433018306">
      <w:bodyDiv w:val="1"/>
      <w:marLeft w:val="0"/>
      <w:marRight w:val="0"/>
      <w:marTop w:val="0"/>
      <w:marBottom w:val="0"/>
      <w:divBdr>
        <w:top w:val="none" w:sz="0" w:space="0" w:color="auto"/>
        <w:left w:val="none" w:sz="0" w:space="0" w:color="auto"/>
        <w:bottom w:val="none" w:sz="0" w:space="0" w:color="auto"/>
        <w:right w:val="none" w:sz="0" w:space="0" w:color="auto"/>
      </w:divBdr>
    </w:div>
    <w:div w:id="433091476">
      <w:bodyDiv w:val="1"/>
      <w:marLeft w:val="0"/>
      <w:marRight w:val="0"/>
      <w:marTop w:val="0"/>
      <w:marBottom w:val="0"/>
      <w:divBdr>
        <w:top w:val="none" w:sz="0" w:space="0" w:color="auto"/>
        <w:left w:val="none" w:sz="0" w:space="0" w:color="auto"/>
        <w:bottom w:val="none" w:sz="0" w:space="0" w:color="auto"/>
        <w:right w:val="none" w:sz="0" w:space="0" w:color="auto"/>
      </w:divBdr>
    </w:div>
    <w:div w:id="433135861">
      <w:bodyDiv w:val="1"/>
      <w:marLeft w:val="0"/>
      <w:marRight w:val="0"/>
      <w:marTop w:val="0"/>
      <w:marBottom w:val="0"/>
      <w:divBdr>
        <w:top w:val="none" w:sz="0" w:space="0" w:color="auto"/>
        <w:left w:val="none" w:sz="0" w:space="0" w:color="auto"/>
        <w:bottom w:val="none" w:sz="0" w:space="0" w:color="auto"/>
        <w:right w:val="none" w:sz="0" w:space="0" w:color="auto"/>
      </w:divBdr>
    </w:div>
    <w:div w:id="433205410">
      <w:bodyDiv w:val="1"/>
      <w:marLeft w:val="0"/>
      <w:marRight w:val="0"/>
      <w:marTop w:val="0"/>
      <w:marBottom w:val="0"/>
      <w:divBdr>
        <w:top w:val="none" w:sz="0" w:space="0" w:color="auto"/>
        <w:left w:val="none" w:sz="0" w:space="0" w:color="auto"/>
        <w:bottom w:val="none" w:sz="0" w:space="0" w:color="auto"/>
        <w:right w:val="none" w:sz="0" w:space="0" w:color="auto"/>
      </w:divBdr>
    </w:div>
    <w:div w:id="433206160">
      <w:bodyDiv w:val="1"/>
      <w:marLeft w:val="0"/>
      <w:marRight w:val="0"/>
      <w:marTop w:val="0"/>
      <w:marBottom w:val="0"/>
      <w:divBdr>
        <w:top w:val="none" w:sz="0" w:space="0" w:color="auto"/>
        <w:left w:val="none" w:sz="0" w:space="0" w:color="auto"/>
        <w:bottom w:val="none" w:sz="0" w:space="0" w:color="auto"/>
        <w:right w:val="none" w:sz="0" w:space="0" w:color="auto"/>
      </w:divBdr>
    </w:div>
    <w:div w:id="433209161">
      <w:bodyDiv w:val="1"/>
      <w:marLeft w:val="0"/>
      <w:marRight w:val="0"/>
      <w:marTop w:val="0"/>
      <w:marBottom w:val="0"/>
      <w:divBdr>
        <w:top w:val="none" w:sz="0" w:space="0" w:color="auto"/>
        <w:left w:val="none" w:sz="0" w:space="0" w:color="auto"/>
        <w:bottom w:val="none" w:sz="0" w:space="0" w:color="auto"/>
        <w:right w:val="none" w:sz="0" w:space="0" w:color="auto"/>
      </w:divBdr>
    </w:div>
    <w:div w:id="433551873">
      <w:bodyDiv w:val="1"/>
      <w:marLeft w:val="0"/>
      <w:marRight w:val="0"/>
      <w:marTop w:val="0"/>
      <w:marBottom w:val="0"/>
      <w:divBdr>
        <w:top w:val="none" w:sz="0" w:space="0" w:color="auto"/>
        <w:left w:val="none" w:sz="0" w:space="0" w:color="auto"/>
        <w:bottom w:val="none" w:sz="0" w:space="0" w:color="auto"/>
        <w:right w:val="none" w:sz="0" w:space="0" w:color="auto"/>
      </w:divBdr>
    </w:div>
    <w:div w:id="433676377">
      <w:bodyDiv w:val="1"/>
      <w:marLeft w:val="0"/>
      <w:marRight w:val="0"/>
      <w:marTop w:val="0"/>
      <w:marBottom w:val="0"/>
      <w:divBdr>
        <w:top w:val="none" w:sz="0" w:space="0" w:color="auto"/>
        <w:left w:val="none" w:sz="0" w:space="0" w:color="auto"/>
        <w:bottom w:val="none" w:sz="0" w:space="0" w:color="auto"/>
        <w:right w:val="none" w:sz="0" w:space="0" w:color="auto"/>
      </w:divBdr>
    </w:div>
    <w:div w:id="433787951">
      <w:bodyDiv w:val="1"/>
      <w:marLeft w:val="0"/>
      <w:marRight w:val="0"/>
      <w:marTop w:val="0"/>
      <w:marBottom w:val="0"/>
      <w:divBdr>
        <w:top w:val="none" w:sz="0" w:space="0" w:color="auto"/>
        <w:left w:val="none" w:sz="0" w:space="0" w:color="auto"/>
        <w:bottom w:val="none" w:sz="0" w:space="0" w:color="auto"/>
        <w:right w:val="none" w:sz="0" w:space="0" w:color="auto"/>
      </w:divBdr>
    </w:div>
    <w:div w:id="433788111">
      <w:bodyDiv w:val="1"/>
      <w:marLeft w:val="0"/>
      <w:marRight w:val="0"/>
      <w:marTop w:val="0"/>
      <w:marBottom w:val="0"/>
      <w:divBdr>
        <w:top w:val="none" w:sz="0" w:space="0" w:color="auto"/>
        <w:left w:val="none" w:sz="0" w:space="0" w:color="auto"/>
        <w:bottom w:val="none" w:sz="0" w:space="0" w:color="auto"/>
        <w:right w:val="none" w:sz="0" w:space="0" w:color="auto"/>
      </w:divBdr>
    </w:div>
    <w:div w:id="433870047">
      <w:bodyDiv w:val="1"/>
      <w:marLeft w:val="0"/>
      <w:marRight w:val="0"/>
      <w:marTop w:val="0"/>
      <w:marBottom w:val="0"/>
      <w:divBdr>
        <w:top w:val="none" w:sz="0" w:space="0" w:color="auto"/>
        <w:left w:val="none" w:sz="0" w:space="0" w:color="auto"/>
        <w:bottom w:val="none" w:sz="0" w:space="0" w:color="auto"/>
        <w:right w:val="none" w:sz="0" w:space="0" w:color="auto"/>
      </w:divBdr>
      <w:divsChild>
        <w:div w:id="667371645">
          <w:marLeft w:val="480"/>
          <w:marRight w:val="0"/>
          <w:marTop w:val="0"/>
          <w:marBottom w:val="0"/>
          <w:divBdr>
            <w:top w:val="none" w:sz="0" w:space="0" w:color="auto"/>
            <w:left w:val="none" w:sz="0" w:space="0" w:color="auto"/>
            <w:bottom w:val="none" w:sz="0" w:space="0" w:color="auto"/>
            <w:right w:val="none" w:sz="0" w:space="0" w:color="auto"/>
          </w:divBdr>
        </w:div>
        <w:div w:id="1219173366">
          <w:marLeft w:val="480"/>
          <w:marRight w:val="0"/>
          <w:marTop w:val="0"/>
          <w:marBottom w:val="0"/>
          <w:divBdr>
            <w:top w:val="none" w:sz="0" w:space="0" w:color="auto"/>
            <w:left w:val="none" w:sz="0" w:space="0" w:color="auto"/>
            <w:bottom w:val="none" w:sz="0" w:space="0" w:color="auto"/>
            <w:right w:val="none" w:sz="0" w:space="0" w:color="auto"/>
          </w:divBdr>
        </w:div>
        <w:div w:id="82381423">
          <w:marLeft w:val="480"/>
          <w:marRight w:val="0"/>
          <w:marTop w:val="0"/>
          <w:marBottom w:val="0"/>
          <w:divBdr>
            <w:top w:val="none" w:sz="0" w:space="0" w:color="auto"/>
            <w:left w:val="none" w:sz="0" w:space="0" w:color="auto"/>
            <w:bottom w:val="none" w:sz="0" w:space="0" w:color="auto"/>
            <w:right w:val="none" w:sz="0" w:space="0" w:color="auto"/>
          </w:divBdr>
        </w:div>
        <w:div w:id="721321782">
          <w:marLeft w:val="480"/>
          <w:marRight w:val="0"/>
          <w:marTop w:val="0"/>
          <w:marBottom w:val="0"/>
          <w:divBdr>
            <w:top w:val="none" w:sz="0" w:space="0" w:color="auto"/>
            <w:left w:val="none" w:sz="0" w:space="0" w:color="auto"/>
            <w:bottom w:val="none" w:sz="0" w:space="0" w:color="auto"/>
            <w:right w:val="none" w:sz="0" w:space="0" w:color="auto"/>
          </w:divBdr>
        </w:div>
        <w:div w:id="1814104533">
          <w:marLeft w:val="480"/>
          <w:marRight w:val="0"/>
          <w:marTop w:val="0"/>
          <w:marBottom w:val="0"/>
          <w:divBdr>
            <w:top w:val="none" w:sz="0" w:space="0" w:color="auto"/>
            <w:left w:val="none" w:sz="0" w:space="0" w:color="auto"/>
            <w:bottom w:val="none" w:sz="0" w:space="0" w:color="auto"/>
            <w:right w:val="none" w:sz="0" w:space="0" w:color="auto"/>
          </w:divBdr>
        </w:div>
        <w:div w:id="1759866392">
          <w:marLeft w:val="480"/>
          <w:marRight w:val="0"/>
          <w:marTop w:val="0"/>
          <w:marBottom w:val="0"/>
          <w:divBdr>
            <w:top w:val="none" w:sz="0" w:space="0" w:color="auto"/>
            <w:left w:val="none" w:sz="0" w:space="0" w:color="auto"/>
            <w:bottom w:val="none" w:sz="0" w:space="0" w:color="auto"/>
            <w:right w:val="none" w:sz="0" w:space="0" w:color="auto"/>
          </w:divBdr>
        </w:div>
        <w:div w:id="1233276330">
          <w:marLeft w:val="480"/>
          <w:marRight w:val="0"/>
          <w:marTop w:val="0"/>
          <w:marBottom w:val="0"/>
          <w:divBdr>
            <w:top w:val="none" w:sz="0" w:space="0" w:color="auto"/>
            <w:left w:val="none" w:sz="0" w:space="0" w:color="auto"/>
            <w:bottom w:val="none" w:sz="0" w:space="0" w:color="auto"/>
            <w:right w:val="none" w:sz="0" w:space="0" w:color="auto"/>
          </w:divBdr>
        </w:div>
        <w:div w:id="464546946">
          <w:marLeft w:val="480"/>
          <w:marRight w:val="0"/>
          <w:marTop w:val="0"/>
          <w:marBottom w:val="0"/>
          <w:divBdr>
            <w:top w:val="none" w:sz="0" w:space="0" w:color="auto"/>
            <w:left w:val="none" w:sz="0" w:space="0" w:color="auto"/>
            <w:bottom w:val="none" w:sz="0" w:space="0" w:color="auto"/>
            <w:right w:val="none" w:sz="0" w:space="0" w:color="auto"/>
          </w:divBdr>
        </w:div>
        <w:div w:id="667946024">
          <w:marLeft w:val="480"/>
          <w:marRight w:val="0"/>
          <w:marTop w:val="0"/>
          <w:marBottom w:val="0"/>
          <w:divBdr>
            <w:top w:val="none" w:sz="0" w:space="0" w:color="auto"/>
            <w:left w:val="none" w:sz="0" w:space="0" w:color="auto"/>
            <w:bottom w:val="none" w:sz="0" w:space="0" w:color="auto"/>
            <w:right w:val="none" w:sz="0" w:space="0" w:color="auto"/>
          </w:divBdr>
        </w:div>
        <w:div w:id="291177524">
          <w:marLeft w:val="480"/>
          <w:marRight w:val="0"/>
          <w:marTop w:val="0"/>
          <w:marBottom w:val="0"/>
          <w:divBdr>
            <w:top w:val="none" w:sz="0" w:space="0" w:color="auto"/>
            <w:left w:val="none" w:sz="0" w:space="0" w:color="auto"/>
            <w:bottom w:val="none" w:sz="0" w:space="0" w:color="auto"/>
            <w:right w:val="none" w:sz="0" w:space="0" w:color="auto"/>
          </w:divBdr>
        </w:div>
        <w:div w:id="1523857589">
          <w:marLeft w:val="480"/>
          <w:marRight w:val="0"/>
          <w:marTop w:val="0"/>
          <w:marBottom w:val="0"/>
          <w:divBdr>
            <w:top w:val="none" w:sz="0" w:space="0" w:color="auto"/>
            <w:left w:val="none" w:sz="0" w:space="0" w:color="auto"/>
            <w:bottom w:val="none" w:sz="0" w:space="0" w:color="auto"/>
            <w:right w:val="none" w:sz="0" w:space="0" w:color="auto"/>
          </w:divBdr>
        </w:div>
        <w:div w:id="306669992">
          <w:marLeft w:val="480"/>
          <w:marRight w:val="0"/>
          <w:marTop w:val="0"/>
          <w:marBottom w:val="0"/>
          <w:divBdr>
            <w:top w:val="none" w:sz="0" w:space="0" w:color="auto"/>
            <w:left w:val="none" w:sz="0" w:space="0" w:color="auto"/>
            <w:bottom w:val="none" w:sz="0" w:space="0" w:color="auto"/>
            <w:right w:val="none" w:sz="0" w:space="0" w:color="auto"/>
          </w:divBdr>
        </w:div>
        <w:div w:id="427697377">
          <w:marLeft w:val="480"/>
          <w:marRight w:val="0"/>
          <w:marTop w:val="0"/>
          <w:marBottom w:val="0"/>
          <w:divBdr>
            <w:top w:val="none" w:sz="0" w:space="0" w:color="auto"/>
            <w:left w:val="none" w:sz="0" w:space="0" w:color="auto"/>
            <w:bottom w:val="none" w:sz="0" w:space="0" w:color="auto"/>
            <w:right w:val="none" w:sz="0" w:space="0" w:color="auto"/>
          </w:divBdr>
        </w:div>
        <w:div w:id="2021463732">
          <w:marLeft w:val="480"/>
          <w:marRight w:val="0"/>
          <w:marTop w:val="0"/>
          <w:marBottom w:val="0"/>
          <w:divBdr>
            <w:top w:val="none" w:sz="0" w:space="0" w:color="auto"/>
            <w:left w:val="none" w:sz="0" w:space="0" w:color="auto"/>
            <w:bottom w:val="none" w:sz="0" w:space="0" w:color="auto"/>
            <w:right w:val="none" w:sz="0" w:space="0" w:color="auto"/>
          </w:divBdr>
        </w:div>
        <w:div w:id="812217932">
          <w:marLeft w:val="480"/>
          <w:marRight w:val="0"/>
          <w:marTop w:val="0"/>
          <w:marBottom w:val="0"/>
          <w:divBdr>
            <w:top w:val="none" w:sz="0" w:space="0" w:color="auto"/>
            <w:left w:val="none" w:sz="0" w:space="0" w:color="auto"/>
            <w:bottom w:val="none" w:sz="0" w:space="0" w:color="auto"/>
            <w:right w:val="none" w:sz="0" w:space="0" w:color="auto"/>
          </w:divBdr>
        </w:div>
        <w:div w:id="508297300">
          <w:marLeft w:val="480"/>
          <w:marRight w:val="0"/>
          <w:marTop w:val="0"/>
          <w:marBottom w:val="0"/>
          <w:divBdr>
            <w:top w:val="none" w:sz="0" w:space="0" w:color="auto"/>
            <w:left w:val="none" w:sz="0" w:space="0" w:color="auto"/>
            <w:bottom w:val="none" w:sz="0" w:space="0" w:color="auto"/>
            <w:right w:val="none" w:sz="0" w:space="0" w:color="auto"/>
          </w:divBdr>
        </w:div>
        <w:div w:id="1361591063">
          <w:marLeft w:val="480"/>
          <w:marRight w:val="0"/>
          <w:marTop w:val="0"/>
          <w:marBottom w:val="0"/>
          <w:divBdr>
            <w:top w:val="none" w:sz="0" w:space="0" w:color="auto"/>
            <w:left w:val="none" w:sz="0" w:space="0" w:color="auto"/>
            <w:bottom w:val="none" w:sz="0" w:space="0" w:color="auto"/>
            <w:right w:val="none" w:sz="0" w:space="0" w:color="auto"/>
          </w:divBdr>
        </w:div>
        <w:div w:id="769398252">
          <w:marLeft w:val="480"/>
          <w:marRight w:val="0"/>
          <w:marTop w:val="0"/>
          <w:marBottom w:val="0"/>
          <w:divBdr>
            <w:top w:val="none" w:sz="0" w:space="0" w:color="auto"/>
            <w:left w:val="none" w:sz="0" w:space="0" w:color="auto"/>
            <w:bottom w:val="none" w:sz="0" w:space="0" w:color="auto"/>
            <w:right w:val="none" w:sz="0" w:space="0" w:color="auto"/>
          </w:divBdr>
        </w:div>
        <w:div w:id="826017728">
          <w:marLeft w:val="480"/>
          <w:marRight w:val="0"/>
          <w:marTop w:val="0"/>
          <w:marBottom w:val="0"/>
          <w:divBdr>
            <w:top w:val="none" w:sz="0" w:space="0" w:color="auto"/>
            <w:left w:val="none" w:sz="0" w:space="0" w:color="auto"/>
            <w:bottom w:val="none" w:sz="0" w:space="0" w:color="auto"/>
            <w:right w:val="none" w:sz="0" w:space="0" w:color="auto"/>
          </w:divBdr>
        </w:div>
        <w:div w:id="1713773217">
          <w:marLeft w:val="480"/>
          <w:marRight w:val="0"/>
          <w:marTop w:val="0"/>
          <w:marBottom w:val="0"/>
          <w:divBdr>
            <w:top w:val="none" w:sz="0" w:space="0" w:color="auto"/>
            <w:left w:val="none" w:sz="0" w:space="0" w:color="auto"/>
            <w:bottom w:val="none" w:sz="0" w:space="0" w:color="auto"/>
            <w:right w:val="none" w:sz="0" w:space="0" w:color="auto"/>
          </w:divBdr>
        </w:div>
        <w:div w:id="1024595449">
          <w:marLeft w:val="480"/>
          <w:marRight w:val="0"/>
          <w:marTop w:val="0"/>
          <w:marBottom w:val="0"/>
          <w:divBdr>
            <w:top w:val="none" w:sz="0" w:space="0" w:color="auto"/>
            <w:left w:val="none" w:sz="0" w:space="0" w:color="auto"/>
            <w:bottom w:val="none" w:sz="0" w:space="0" w:color="auto"/>
            <w:right w:val="none" w:sz="0" w:space="0" w:color="auto"/>
          </w:divBdr>
        </w:div>
        <w:div w:id="1661886669">
          <w:marLeft w:val="480"/>
          <w:marRight w:val="0"/>
          <w:marTop w:val="0"/>
          <w:marBottom w:val="0"/>
          <w:divBdr>
            <w:top w:val="none" w:sz="0" w:space="0" w:color="auto"/>
            <w:left w:val="none" w:sz="0" w:space="0" w:color="auto"/>
            <w:bottom w:val="none" w:sz="0" w:space="0" w:color="auto"/>
            <w:right w:val="none" w:sz="0" w:space="0" w:color="auto"/>
          </w:divBdr>
        </w:div>
        <w:div w:id="934242452">
          <w:marLeft w:val="480"/>
          <w:marRight w:val="0"/>
          <w:marTop w:val="0"/>
          <w:marBottom w:val="0"/>
          <w:divBdr>
            <w:top w:val="none" w:sz="0" w:space="0" w:color="auto"/>
            <w:left w:val="none" w:sz="0" w:space="0" w:color="auto"/>
            <w:bottom w:val="none" w:sz="0" w:space="0" w:color="auto"/>
            <w:right w:val="none" w:sz="0" w:space="0" w:color="auto"/>
          </w:divBdr>
        </w:div>
        <w:div w:id="448352013">
          <w:marLeft w:val="480"/>
          <w:marRight w:val="0"/>
          <w:marTop w:val="0"/>
          <w:marBottom w:val="0"/>
          <w:divBdr>
            <w:top w:val="none" w:sz="0" w:space="0" w:color="auto"/>
            <w:left w:val="none" w:sz="0" w:space="0" w:color="auto"/>
            <w:bottom w:val="none" w:sz="0" w:space="0" w:color="auto"/>
            <w:right w:val="none" w:sz="0" w:space="0" w:color="auto"/>
          </w:divBdr>
        </w:div>
        <w:div w:id="265234067">
          <w:marLeft w:val="480"/>
          <w:marRight w:val="0"/>
          <w:marTop w:val="0"/>
          <w:marBottom w:val="0"/>
          <w:divBdr>
            <w:top w:val="none" w:sz="0" w:space="0" w:color="auto"/>
            <w:left w:val="none" w:sz="0" w:space="0" w:color="auto"/>
            <w:bottom w:val="none" w:sz="0" w:space="0" w:color="auto"/>
            <w:right w:val="none" w:sz="0" w:space="0" w:color="auto"/>
          </w:divBdr>
        </w:div>
        <w:div w:id="1398938635">
          <w:marLeft w:val="480"/>
          <w:marRight w:val="0"/>
          <w:marTop w:val="0"/>
          <w:marBottom w:val="0"/>
          <w:divBdr>
            <w:top w:val="none" w:sz="0" w:space="0" w:color="auto"/>
            <w:left w:val="none" w:sz="0" w:space="0" w:color="auto"/>
            <w:bottom w:val="none" w:sz="0" w:space="0" w:color="auto"/>
            <w:right w:val="none" w:sz="0" w:space="0" w:color="auto"/>
          </w:divBdr>
        </w:div>
        <w:div w:id="537937897">
          <w:marLeft w:val="480"/>
          <w:marRight w:val="0"/>
          <w:marTop w:val="0"/>
          <w:marBottom w:val="0"/>
          <w:divBdr>
            <w:top w:val="none" w:sz="0" w:space="0" w:color="auto"/>
            <w:left w:val="none" w:sz="0" w:space="0" w:color="auto"/>
            <w:bottom w:val="none" w:sz="0" w:space="0" w:color="auto"/>
            <w:right w:val="none" w:sz="0" w:space="0" w:color="auto"/>
          </w:divBdr>
        </w:div>
        <w:div w:id="149643787">
          <w:marLeft w:val="480"/>
          <w:marRight w:val="0"/>
          <w:marTop w:val="0"/>
          <w:marBottom w:val="0"/>
          <w:divBdr>
            <w:top w:val="none" w:sz="0" w:space="0" w:color="auto"/>
            <w:left w:val="none" w:sz="0" w:space="0" w:color="auto"/>
            <w:bottom w:val="none" w:sz="0" w:space="0" w:color="auto"/>
            <w:right w:val="none" w:sz="0" w:space="0" w:color="auto"/>
          </w:divBdr>
        </w:div>
        <w:div w:id="2079160943">
          <w:marLeft w:val="480"/>
          <w:marRight w:val="0"/>
          <w:marTop w:val="0"/>
          <w:marBottom w:val="0"/>
          <w:divBdr>
            <w:top w:val="none" w:sz="0" w:space="0" w:color="auto"/>
            <w:left w:val="none" w:sz="0" w:space="0" w:color="auto"/>
            <w:bottom w:val="none" w:sz="0" w:space="0" w:color="auto"/>
            <w:right w:val="none" w:sz="0" w:space="0" w:color="auto"/>
          </w:divBdr>
        </w:div>
        <w:div w:id="637491834">
          <w:marLeft w:val="480"/>
          <w:marRight w:val="0"/>
          <w:marTop w:val="0"/>
          <w:marBottom w:val="0"/>
          <w:divBdr>
            <w:top w:val="none" w:sz="0" w:space="0" w:color="auto"/>
            <w:left w:val="none" w:sz="0" w:space="0" w:color="auto"/>
            <w:bottom w:val="none" w:sz="0" w:space="0" w:color="auto"/>
            <w:right w:val="none" w:sz="0" w:space="0" w:color="auto"/>
          </w:divBdr>
        </w:div>
        <w:div w:id="443961141">
          <w:marLeft w:val="480"/>
          <w:marRight w:val="0"/>
          <w:marTop w:val="0"/>
          <w:marBottom w:val="0"/>
          <w:divBdr>
            <w:top w:val="none" w:sz="0" w:space="0" w:color="auto"/>
            <w:left w:val="none" w:sz="0" w:space="0" w:color="auto"/>
            <w:bottom w:val="none" w:sz="0" w:space="0" w:color="auto"/>
            <w:right w:val="none" w:sz="0" w:space="0" w:color="auto"/>
          </w:divBdr>
        </w:div>
        <w:div w:id="392121203">
          <w:marLeft w:val="480"/>
          <w:marRight w:val="0"/>
          <w:marTop w:val="0"/>
          <w:marBottom w:val="0"/>
          <w:divBdr>
            <w:top w:val="none" w:sz="0" w:space="0" w:color="auto"/>
            <w:left w:val="none" w:sz="0" w:space="0" w:color="auto"/>
            <w:bottom w:val="none" w:sz="0" w:space="0" w:color="auto"/>
            <w:right w:val="none" w:sz="0" w:space="0" w:color="auto"/>
          </w:divBdr>
        </w:div>
        <w:div w:id="1201015724">
          <w:marLeft w:val="480"/>
          <w:marRight w:val="0"/>
          <w:marTop w:val="0"/>
          <w:marBottom w:val="0"/>
          <w:divBdr>
            <w:top w:val="none" w:sz="0" w:space="0" w:color="auto"/>
            <w:left w:val="none" w:sz="0" w:space="0" w:color="auto"/>
            <w:bottom w:val="none" w:sz="0" w:space="0" w:color="auto"/>
            <w:right w:val="none" w:sz="0" w:space="0" w:color="auto"/>
          </w:divBdr>
        </w:div>
        <w:div w:id="1018629116">
          <w:marLeft w:val="480"/>
          <w:marRight w:val="0"/>
          <w:marTop w:val="0"/>
          <w:marBottom w:val="0"/>
          <w:divBdr>
            <w:top w:val="none" w:sz="0" w:space="0" w:color="auto"/>
            <w:left w:val="none" w:sz="0" w:space="0" w:color="auto"/>
            <w:bottom w:val="none" w:sz="0" w:space="0" w:color="auto"/>
            <w:right w:val="none" w:sz="0" w:space="0" w:color="auto"/>
          </w:divBdr>
        </w:div>
        <w:div w:id="220560603">
          <w:marLeft w:val="480"/>
          <w:marRight w:val="0"/>
          <w:marTop w:val="0"/>
          <w:marBottom w:val="0"/>
          <w:divBdr>
            <w:top w:val="none" w:sz="0" w:space="0" w:color="auto"/>
            <w:left w:val="none" w:sz="0" w:space="0" w:color="auto"/>
            <w:bottom w:val="none" w:sz="0" w:space="0" w:color="auto"/>
            <w:right w:val="none" w:sz="0" w:space="0" w:color="auto"/>
          </w:divBdr>
        </w:div>
        <w:div w:id="573470723">
          <w:marLeft w:val="480"/>
          <w:marRight w:val="0"/>
          <w:marTop w:val="0"/>
          <w:marBottom w:val="0"/>
          <w:divBdr>
            <w:top w:val="none" w:sz="0" w:space="0" w:color="auto"/>
            <w:left w:val="none" w:sz="0" w:space="0" w:color="auto"/>
            <w:bottom w:val="none" w:sz="0" w:space="0" w:color="auto"/>
            <w:right w:val="none" w:sz="0" w:space="0" w:color="auto"/>
          </w:divBdr>
        </w:div>
        <w:div w:id="131410682">
          <w:marLeft w:val="480"/>
          <w:marRight w:val="0"/>
          <w:marTop w:val="0"/>
          <w:marBottom w:val="0"/>
          <w:divBdr>
            <w:top w:val="none" w:sz="0" w:space="0" w:color="auto"/>
            <w:left w:val="none" w:sz="0" w:space="0" w:color="auto"/>
            <w:bottom w:val="none" w:sz="0" w:space="0" w:color="auto"/>
            <w:right w:val="none" w:sz="0" w:space="0" w:color="auto"/>
          </w:divBdr>
        </w:div>
        <w:div w:id="1456951561">
          <w:marLeft w:val="480"/>
          <w:marRight w:val="0"/>
          <w:marTop w:val="0"/>
          <w:marBottom w:val="0"/>
          <w:divBdr>
            <w:top w:val="none" w:sz="0" w:space="0" w:color="auto"/>
            <w:left w:val="none" w:sz="0" w:space="0" w:color="auto"/>
            <w:bottom w:val="none" w:sz="0" w:space="0" w:color="auto"/>
            <w:right w:val="none" w:sz="0" w:space="0" w:color="auto"/>
          </w:divBdr>
        </w:div>
        <w:div w:id="728766666">
          <w:marLeft w:val="480"/>
          <w:marRight w:val="0"/>
          <w:marTop w:val="0"/>
          <w:marBottom w:val="0"/>
          <w:divBdr>
            <w:top w:val="none" w:sz="0" w:space="0" w:color="auto"/>
            <w:left w:val="none" w:sz="0" w:space="0" w:color="auto"/>
            <w:bottom w:val="none" w:sz="0" w:space="0" w:color="auto"/>
            <w:right w:val="none" w:sz="0" w:space="0" w:color="auto"/>
          </w:divBdr>
        </w:div>
        <w:div w:id="59524859">
          <w:marLeft w:val="480"/>
          <w:marRight w:val="0"/>
          <w:marTop w:val="0"/>
          <w:marBottom w:val="0"/>
          <w:divBdr>
            <w:top w:val="none" w:sz="0" w:space="0" w:color="auto"/>
            <w:left w:val="none" w:sz="0" w:space="0" w:color="auto"/>
            <w:bottom w:val="none" w:sz="0" w:space="0" w:color="auto"/>
            <w:right w:val="none" w:sz="0" w:space="0" w:color="auto"/>
          </w:divBdr>
        </w:div>
        <w:div w:id="277416626">
          <w:marLeft w:val="480"/>
          <w:marRight w:val="0"/>
          <w:marTop w:val="0"/>
          <w:marBottom w:val="0"/>
          <w:divBdr>
            <w:top w:val="none" w:sz="0" w:space="0" w:color="auto"/>
            <w:left w:val="none" w:sz="0" w:space="0" w:color="auto"/>
            <w:bottom w:val="none" w:sz="0" w:space="0" w:color="auto"/>
            <w:right w:val="none" w:sz="0" w:space="0" w:color="auto"/>
          </w:divBdr>
        </w:div>
        <w:div w:id="1732147670">
          <w:marLeft w:val="480"/>
          <w:marRight w:val="0"/>
          <w:marTop w:val="0"/>
          <w:marBottom w:val="0"/>
          <w:divBdr>
            <w:top w:val="none" w:sz="0" w:space="0" w:color="auto"/>
            <w:left w:val="none" w:sz="0" w:space="0" w:color="auto"/>
            <w:bottom w:val="none" w:sz="0" w:space="0" w:color="auto"/>
            <w:right w:val="none" w:sz="0" w:space="0" w:color="auto"/>
          </w:divBdr>
        </w:div>
        <w:div w:id="523788710">
          <w:marLeft w:val="480"/>
          <w:marRight w:val="0"/>
          <w:marTop w:val="0"/>
          <w:marBottom w:val="0"/>
          <w:divBdr>
            <w:top w:val="none" w:sz="0" w:space="0" w:color="auto"/>
            <w:left w:val="none" w:sz="0" w:space="0" w:color="auto"/>
            <w:bottom w:val="none" w:sz="0" w:space="0" w:color="auto"/>
            <w:right w:val="none" w:sz="0" w:space="0" w:color="auto"/>
          </w:divBdr>
        </w:div>
        <w:div w:id="1085107837">
          <w:marLeft w:val="480"/>
          <w:marRight w:val="0"/>
          <w:marTop w:val="0"/>
          <w:marBottom w:val="0"/>
          <w:divBdr>
            <w:top w:val="none" w:sz="0" w:space="0" w:color="auto"/>
            <w:left w:val="none" w:sz="0" w:space="0" w:color="auto"/>
            <w:bottom w:val="none" w:sz="0" w:space="0" w:color="auto"/>
            <w:right w:val="none" w:sz="0" w:space="0" w:color="auto"/>
          </w:divBdr>
        </w:div>
        <w:div w:id="826676039">
          <w:marLeft w:val="480"/>
          <w:marRight w:val="0"/>
          <w:marTop w:val="0"/>
          <w:marBottom w:val="0"/>
          <w:divBdr>
            <w:top w:val="none" w:sz="0" w:space="0" w:color="auto"/>
            <w:left w:val="none" w:sz="0" w:space="0" w:color="auto"/>
            <w:bottom w:val="none" w:sz="0" w:space="0" w:color="auto"/>
            <w:right w:val="none" w:sz="0" w:space="0" w:color="auto"/>
          </w:divBdr>
        </w:div>
        <w:div w:id="1423064178">
          <w:marLeft w:val="480"/>
          <w:marRight w:val="0"/>
          <w:marTop w:val="0"/>
          <w:marBottom w:val="0"/>
          <w:divBdr>
            <w:top w:val="none" w:sz="0" w:space="0" w:color="auto"/>
            <w:left w:val="none" w:sz="0" w:space="0" w:color="auto"/>
            <w:bottom w:val="none" w:sz="0" w:space="0" w:color="auto"/>
            <w:right w:val="none" w:sz="0" w:space="0" w:color="auto"/>
          </w:divBdr>
        </w:div>
      </w:divsChild>
    </w:div>
    <w:div w:id="433937158">
      <w:bodyDiv w:val="1"/>
      <w:marLeft w:val="0"/>
      <w:marRight w:val="0"/>
      <w:marTop w:val="0"/>
      <w:marBottom w:val="0"/>
      <w:divBdr>
        <w:top w:val="none" w:sz="0" w:space="0" w:color="auto"/>
        <w:left w:val="none" w:sz="0" w:space="0" w:color="auto"/>
        <w:bottom w:val="none" w:sz="0" w:space="0" w:color="auto"/>
        <w:right w:val="none" w:sz="0" w:space="0" w:color="auto"/>
      </w:divBdr>
    </w:div>
    <w:div w:id="433944705">
      <w:bodyDiv w:val="1"/>
      <w:marLeft w:val="0"/>
      <w:marRight w:val="0"/>
      <w:marTop w:val="0"/>
      <w:marBottom w:val="0"/>
      <w:divBdr>
        <w:top w:val="none" w:sz="0" w:space="0" w:color="auto"/>
        <w:left w:val="none" w:sz="0" w:space="0" w:color="auto"/>
        <w:bottom w:val="none" w:sz="0" w:space="0" w:color="auto"/>
        <w:right w:val="none" w:sz="0" w:space="0" w:color="auto"/>
      </w:divBdr>
    </w:div>
    <w:div w:id="434447880">
      <w:bodyDiv w:val="1"/>
      <w:marLeft w:val="0"/>
      <w:marRight w:val="0"/>
      <w:marTop w:val="0"/>
      <w:marBottom w:val="0"/>
      <w:divBdr>
        <w:top w:val="none" w:sz="0" w:space="0" w:color="auto"/>
        <w:left w:val="none" w:sz="0" w:space="0" w:color="auto"/>
        <w:bottom w:val="none" w:sz="0" w:space="0" w:color="auto"/>
        <w:right w:val="none" w:sz="0" w:space="0" w:color="auto"/>
      </w:divBdr>
    </w:div>
    <w:div w:id="434448850">
      <w:bodyDiv w:val="1"/>
      <w:marLeft w:val="0"/>
      <w:marRight w:val="0"/>
      <w:marTop w:val="0"/>
      <w:marBottom w:val="0"/>
      <w:divBdr>
        <w:top w:val="none" w:sz="0" w:space="0" w:color="auto"/>
        <w:left w:val="none" w:sz="0" w:space="0" w:color="auto"/>
        <w:bottom w:val="none" w:sz="0" w:space="0" w:color="auto"/>
        <w:right w:val="none" w:sz="0" w:space="0" w:color="auto"/>
      </w:divBdr>
    </w:div>
    <w:div w:id="434516642">
      <w:bodyDiv w:val="1"/>
      <w:marLeft w:val="0"/>
      <w:marRight w:val="0"/>
      <w:marTop w:val="0"/>
      <w:marBottom w:val="0"/>
      <w:divBdr>
        <w:top w:val="none" w:sz="0" w:space="0" w:color="auto"/>
        <w:left w:val="none" w:sz="0" w:space="0" w:color="auto"/>
        <w:bottom w:val="none" w:sz="0" w:space="0" w:color="auto"/>
        <w:right w:val="none" w:sz="0" w:space="0" w:color="auto"/>
      </w:divBdr>
    </w:div>
    <w:div w:id="434591431">
      <w:bodyDiv w:val="1"/>
      <w:marLeft w:val="0"/>
      <w:marRight w:val="0"/>
      <w:marTop w:val="0"/>
      <w:marBottom w:val="0"/>
      <w:divBdr>
        <w:top w:val="none" w:sz="0" w:space="0" w:color="auto"/>
        <w:left w:val="none" w:sz="0" w:space="0" w:color="auto"/>
        <w:bottom w:val="none" w:sz="0" w:space="0" w:color="auto"/>
        <w:right w:val="none" w:sz="0" w:space="0" w:color="auto"/>
      </w:divBdr>
    </w:div>
    <w:div w:id="434641136">
      <w:bodyDiv w:val="1"/>
      <w:marLeft w:val="0"/>
      <w:marRight w:val="0"/>
      <w:marTop w:val="0"/>
      <w:marBottom w:val="0"/>
      <w:divBdr>
        <w:top w:val="none" w:sz="0" w:space="0" w:color="auto"/>
        <w:left w:val="none" w:sz="0" w:space="0" w:color="auto"/>
        <w:bottom w:val="none" w:sz="0" w:space="0" w:color="auto"/>
        <w:right w:val="none" w:sz="0" w:space="0" w:color="auto"/>
      </w:divBdr>
    </w:div>
    <w:div w:id="434709596">
      <w:bodyDiv w:val="1"/>
      <w:marLeft w:val="0"/>
      <w:marRight w:val="0"/>
      <w:marTop w:val="0"/>
      <w:marBottom w:val="0"/>
      <w:divBdr>
        <w:top w:val="none" w:sz="0" w:space="0" w:color="auto"/>
        <w:left w:val="none" w:sz="0" w:space="0" w:color="auto"/>
        <w:bottom w:val="none" w:sz="0" w:space="0" w:color="auto"/>
        <w:right w:val="none" w:sz="0" w:space="0" w:color="auto"/>
      </w:divBdr>
    </w:div>
    <w:div w:id="434710225">
      <w:bodyDiv w:val="1"/>
      <w:marLeft w:val="0"/>
      <w:marRight w:val="0"/>
      <w:marTop w:val="0"/>
      <w:marBottom w:val="0"/>
      <w:divBdr>
        <w:top w:val="none" w:sz="0" w:space="0" w:color="auto"/>
        <w:left w:val="none" w:sz="0" w:space="0" w:color="auto"/>
        <w:bottom w:val="none" w:sz="0" w:space="0" w:color="auto"/>
        <w:right w:val="none" w:sz="0" w:space="0" w:color="auto"/>
      </w:divBdr>
    </w:div>
    <w:div w:id="434791122">
      <w:bodyDiv w:val="1"/>
      <w:marLeft w:val="0"/>
      <w:marRight w:val="0"/>
      <w:marTop w:val="0"/>
      <w:marBottom w:val="0"/>
      <w:divBdr>
        <w:top w:val="none" w:sz="0" w:space="0" w:color="auto"/>
        <w:left w:val="none" w:sz="0" w:space="0" w:color="auto"/>
        <w:bottom w:val="none" w:sz="0" w:space="0" w:color="auto"/>
        <w:right w:val="none" w:sz="0" w:space="0" w:color="auto"/>
      </w:divBdr>
    </w:div>
    <w:div w:id="435095730">
      <w:bodyDiv w:val="1"/>
      <w:marLeft w:val="0"/>
      <w:marRight w:val="0"/>
      <w:marTop w:val="0"/>
      <w:marBottom w:val="0"/>
      <w:divBdr>
        <w:top w:val="none" w:sz="0" w:space="0" w:color="auto"/>
        <w:left w:val="none" w:sz="0" w:space="0" w:color="auto"/>
        <w:bottom w:val="none" w:sz="0" w:space="0" w:color="auto"/>
        <w:right w:val="none" w:sz="0" w:space="0" w:color="auto"/>
      </w:divBdr>
    </w:div>
    <w:div w:id="435095834">
      <w:bodyDiv w:val="1"/>
      <w:marLeft w:val="0"/>
      <w:marRight w:val="0"/>
      <w:marTop w:val="0"/>
      <w:marBottom w:val="0"/>
      <w:divBdr>
        <w:top w:val="none" w:sz="0" w:space="0" w:color="auto"/>
        <w:left w:val="none" w:sz="0" w:space="0" w:color="auto"/>
        <w:bottom w:val="none" w:sz="0" w:space="0" w:color="auto"/>
        <w:right w:val="none" w:sz="0" w:space="0" w:color="auto"/>
      </w:divBdr>
    </w:div>
    <w:div w:id="435101695">
      <w:bodyDiv w:val="1"/>
      <w:marLeft w:val="0"/>
      <w:marRight w:val="0"/>
      <w:marTop w:val="0"/>
      <w:marBottom w:val="0"/>
      <w:divBdr>
        <w:top w:val="none" w:sz="0" w:space="0" w:color="auto"/>
        <w:left w:val="none" w:sz="0" w:space="0" w:color="auto"/>
        <w:bottom w:val="none" w:sz="0" w:space="0" w:color="auto"/>
        <w:right w:val="none" w:sz="0" w:space="0" w:color="auto"/>
      </w:divBdr>
    </w:div>
    <w:div w:id="435104205">
      <w:bodyDiv w:val="1"/>
      <w:marLeft w:val="0"/>
      <w:marRight w:val="0"/>
      <w:marTop w:val="0"/>
      <w:marBottom w:val="0"/>
      <w:divBdr>
        <w:top w:val="none" w:sz="0" w:space="0" w:color="auto"/>
        <w:left w:val="none" w:sz="0" w:space="0" w:color="auto"/>
        <w:bottom w:val="none" w:sz="0" w:space="0" w:color="auto"/>
        <w:right w:val="none" w:sz="0" w:space="0" w:color="auto"/>
      </w:divBdr>
    </w:div>
    <w:div w:id="435175678">
      <w:bodyDiv w:val="1"/>
      <w:marLeft w:val="0"/>
      <w:marRight w:val="0"/>
      <w:marTop w:val="0"/>
      <w:marBottom w:val="0"/>
      <w:divBdr>
        <w:top w:val="none" w:sz="0" w:space="0" w:color="auto"/>
        <w:left w:val="none" w:sz="0" w:space="0" w:color="auto"/>
        <w:bottom w:val="none" w:sz="0" w:space="0" w:color="auto"/>
        <w:right w:val="none" w:sz="0" w:space="0" w:color="auto"/>
      </w:divBdr>
    </w:div>
    <w:div w:id="435292484">
      <w:bodyDiv w:val="1"/>
      <w:marLeft w:val="0"/>
      <w:marRight w:val="0"/>
      <w:marTop w:val="0"/>
      <w:marBottom w:val="0"/>
      <w:divBdr>
        <w:top w:val="none" w:sz="0" w:space="0" w:color="auto"/>
        <w:left w:val="none" w:sz="0" w:space="0" w:color="auto"/>
        <w:bottom w:val="none" w:sz="0" w:space="0" w:color="auto"/>
        <w:right w:val="none" w:sz="0" w:space="0" w:color="auto"/>
      </w:divBdr>
    </w:div>
    <w:div w:id="435372274">
      <w:bodyDiv w:val="1"/>
      <w:marLeft w:val="0"/>
      <w:marRight w:val="0"/>
      <w:marTop w:val="0"/>
      <w:marBottom w:val="0"/>
      <w:divBdr>
        <w:top w:val="none" w:sz="0" w:space="0" w:color="auto"/>
        <w:left w:val="none" w:sz="0" w:space="0" w:color="auto"/>
        <w:bottom w:val="none" w:sz="0" w:space="0" w:color="auto"/>
        <w:right w:val="none" w:sz="0" w:space="0" w:color="auto"/>
      </w:divBdr>
    </w:div>
    <w:div w:id="435710923">
      <w:bodyDiv w:val="1"/>
      <w:marLeft w:val="0"/>
      <w:marRight w:val="0"/>
      <w:marTop w:val="0"/>
      <w:marBottom w:val="0"/>
      <w:divBdr>
        <w:top w:val="none" w:sz="0" w:space="0" w:color="auto"/>
        <w:left w:val="none" w:sz="0" w:space="0" w:color="auto"/>
        <w:bottom w:val="none" w:sz="0" w:space="0" w:color="auto"/>
        <w:right w:val="none" w:sz="0" w:space="0" w:color="auto"/>
      </w:divBdr>
    </w:div>
    <w:div w:id="435714595">
      <w:bodyDiv w:val="1"/>
      <w:marLeft w:val="0"/>
      <w:marRight w:val="0"/>
      <w:marTop w:val="0"/>
      <w:marBottom w:val="0"/>
      <w:divBdr>
        <w:top w:val="none" w:sz="0" w:space="0" w:color="auto"/>
        <w:left w:val="none" w:sz="0" w:space="0" w:color="auto"/>
        <w:bottom w:val="none" w:sz="0" w:space="0" w:color="auto"/>
        <w:right w:val="none" w:sz="0" w:space="0" w:color="auto"/>
      </w:divBdr>
    </w:div>
    <w:div w:id="435829788">
      <w:bodyDiv w:val="1"/>
      <w:marLeft w:val="0"/>
      <w:marRight w:val="0"/>
      <w:marTop w:val="0"/>
      <w:marBottom w:val="0"/>
      <w:divBdr>
        <w:top w:val="none" w:sz="0" w:space="0" w:color="auto"/>
        <w:left w:val="none" w:sz="0" w:space="0" w:color="auto"/>
        <w:bottom w:val="none" w:sz="0" w:space="0" w:color="auto"/>
        <w:right w:val="none" w:sz="0" w:space="0" w:color="auto"/>
      </w:divBdr>
    </w:div>
    <w:div w:id="435904181">
      <w:bodyDiv w:val="1"/>
      <w:marLeft w:val="0"/>
      <w:marRight w:val="0"/>
      <w:marTop w:val="0"/>
      <w:marBottom w:val="0"/>
      <w:divBdr>
        <w:top w:val="none" w:sz="0" w:space="0" w:color="auto"/>
        <w:left w:val="none" w:sz="0" w:space="0" w:color="auto"/>
        <w:bottom w:val="none" w:sz="0" w:space="0" w:color="auto"/>
        <w:right w:val="none" w:sz="0" w:space="0" w:color="auto"/>
      </w:divBdr>
    </w:div>
    <w:div w:id="435946193">
      <w:bodyDiv w:val="1"/>
      <w:marLeft w:val="0"/>
      <w:marRight w:val="0"/>
      <w:marTop w:val="0"/>
      <w:marBottom w:val="0"/>
      <w:divBdr>
        <w:top w:val="none" w:sz="0" w:space="0" w:color="auto"/>
        <w:left w:val="none" w:sz="0" w:space="0" w:color="auto"/>
        <w:bottom w:val="none" w:sz="0" w:space="0" w:color="auto"/>
        <w:right w:val="none" w:sz="0" w:space="0" w:color="auto"/>
      </w:divBdr>
    </w:div>
    <w:div w:id="435946385">
      <w:bodyDiv w:val="1"/>
      <w:marLeft w:val="0"/>
      <w:marRight w:val="0"/>
      <w:marTop w:val="0"/>
      <w:marBottom w:val="0"/>
      <w:divBdr>
        <w:top w:val="none" w:sz="0" w:space="0" w:color="auto"/>
        <w:left w:val="none" w:sz="0" w:space="0" w:color="auto"/>
        <w:bottom w:val="none" w:sz="0" w:space="0" w:color="auto"/>
        <w:right w:val="none" w:sz="0" w:space="0" w:color="auto"/>
      </w:divBdr>
    </w:div>
    <w:div w:id="436097522">
      <w:bodyDiv w:val="1"/>
      <w:marLeft w:val="0"/>
      <w:marRight w:val="0"/>
      <w:marTop w:val="0"/>
      <w:marBottom w:val="0"/>
      <w:divBdr>
        <w:top w:val="none" w:sz="0" w:space="0" w:color="auto"/>
        <w:left w:val="none" w:sz="0" w:space="0" w:color="auto"/>
        <w:bottom w:val="none" w:sz="0" w:space="0" w:color="auto"/>
        <w:right w:val="none" w:sz="0" w:space="0" w:color="auto"/>
      </w:divBdr>
    </w:div>
    <w:div w:id="436171404">
      <w:bodyDiv w:val="1"/>
      <w:marLeft w:val="0"/>
      <w:marRight w:val="0"/>
      <w:marTop w:val="0"/>
      <w:marBottom w:val="0"/>
      <w:divBdr>
        <w:top w:val="none" w:sz="0" w:space="0" w:color="auto"/>
        <w:left w:val="none" w:sz="0" w:space="0" w:color="auto"/>
        <w:bottom w:val="none" w:sz="0" w:space="0" w:color="auto"/>
        <w:right w:val="none" w:sz="0" w:space="0" w:color="auto"/>
      </w:divBdr>
    </w:div>
    <w:div w:id="436220599">
      <w:bodyDiv w:val="1"/>
      <w:marLeft w:val="0"/>
      <w:marRight w:val="0"/>
      <w:marTop w:val="0"/>
      <w:marBottom w:val="0"/>
      <w:divBdr>
        <w:top w:val="none" w:sz="0" w:space="0" w:color="auto"/>
        <w:left w:val="none" w:sz="0" w:space="0" w:color="auto"/>
        <w:bottom w:val="none" w:sz="0" w:space="0" w:color="auto"/>
        <w:right w:val="none" w:sz="0" w:space="0" w:color="auto"/>
      </w:divBdr>
    </w:div>
    <w:div w:id="436293617">
      <w:bodyDiv w:val="1"/>
      <w:marLeft w:val="0"/>
      <w:marRight w:val="0"/>
      <w:marTop w:val="0"/>
      <w:marBottom w:val="0"/>
      <w:divBdr>
        <w:top w:val="none" w:sz="0" w:space="0" w:color="auto"/>
        <w:left w:val="none" w:sz="0" w:space="0" w:color="auto"/>
        <w:bottom w:val="none" w:sz="0" w:space="0" w:color="auto"/>
        <w:right w:val="none" w:sz="0" w:space="0" w:color="auto"/>
      </w:divBdr>
    </w:div>
    <w:div w:id="436293640">
      <w:bodyDiv w:val="1"/>
      <w:marLeft w:val="0"/>
      <w:marRight w:val="0"/>
      <w:marTop w:val="0"/>
      <w:marBottom w:val="0"/>
      <w:divBdr>
        <w:top w:val="none" w:sz="0" w:space="0" w:color="auto"/>
        <w:left w:val="none" w:sz="0" w:space="0" w:color="auto"/>
        <w:bottom w:val="none" w:sz="0" w:space="0" w:color="auto"/>
        <w:right w:val="none" w:sz="0" w:space="0" w:color="auto"/>
      </w:divBdr>
    </w:div>
    <w:div w:id="436297852">
      <w:bodyDiv w:val="1"/>
      <w:marLeft w:val="0"/>
      <w:marRight w:val="0"/>
      <w:marTop w:val="0"/>
      <w:marBottom w:val="0"/>
      <w:divBdr>
        <w:top w:val="none" w:sz="0" w:space="0" w:color="auto"/>
        <w:left w:val="none" w:sz="0" w:space="0" w:color="auto"/>
        <w:bottom w:val="none" w:sz="0" w:space="0" w:color="auto"/>
        <w:right w:val="none" w:sz="0" w:space="0" w:color="auto"/>
      </w:divBdr>
    </w:div>
    <w:div w:id="436482439">
      <w:bodyDiv w:val="1"/>
      <w:marLeft w:val="0"/>
      <w:marRight w:val="0"/>
      <w:marTop w:val="0"/>
      <w:marBottom w:val="0"/>
      <w:divBdr>
        <w:top w:val="none" w:sz="0" w:space="0" w:color="auto"/>
        <w:left w:val="none" w:sz="0" w:space="0" w:color="auto"/>
        <w:bottom w:val="none" w:sz="0" w:space="0" w:color="auto"/>
        <w:right w:val="none" w:sz="0" w:space="0" w:color="auto"/>
      </w:divBdr>
    </w:div>
    <w:div w:id="436487868">
      <w:bodyDiv w:val="1"/>
      <w:marLeft w:val="0"/>
      <w:marRight w:val="0"/>
      <w:marTop w:val="0"/>
      <w:marBottom w:val="0"/>
      <w:divBdr>
        <w:top w:val="none" w:sz="0" w:space="0" w:color="auto"/>
        <w:left w:val="none" w:sz="0" w:space="0" w:color="auto"/>
        <w:bottom w:val="none" w:sz="0" w:space="0" w:color="auto"/>
        <w:right w:val="none" w:sz="0" w:space="0" w:color="auto"/>
      </w:divBdr>
    </w:div>
    <w:div w:id="436601185">
      <w:bodyDiv w:val="1"/>
      <w:marLeft w:val="0"/>
      <w:marRight w:val="0"/>
      <w:marTop w:val="0"/>
      <w:marBottom w:val="0"/>
      <w:divBdr>
        <w:top w:val="none" w:sz="0" w:space="0" w:color="auto"/>
        <w:left w:val="none" w:sz="0" w:space="0" w:color="auto"/>
        <w:bottom w:val="none" w:sz="0" w:space="0" w:color="auto"/>
        <w:right w:val="none" w:sz="0" w:space="0" w:color="auto"/>
      </w:divBdr>
    </w:div>
    <w:div w:id="436603701">
      <w:bodyDiv w:val="1"/>
      <w:marLeft w:val="0"/>
      <w:marRight w:val="0"/>
      <w:marTop w:val="0"/>
      <w:marBottom w:val="0"/>
      <w:divBdr>
        <w:top w:val="none" w:sz="0" w:space="0" w:color="auto"/>
        <w:left w:val="none" w:sz="0" w:space="0" w:color="auto"/>
        <w:bottom w:val="none" w:sz="0" w:space="0" w:color="auto"/>
        <w:right w:val="none" w:sz="0" w:space="0" w:color="auto"/>
      </w:divBdr>
    </w:div>
    <w:div w:id="436607261">
      <w:bodyDiv w:val="1"/>
      <w:marLeft w:val="0"/>
      <w:marRight w:val="0"/>
      <w:marTop w:val="0"/>
      <w:marBottom w:val="0"/>
      <w:divBdr>
        <w:top w:val="none" w:sz="0" w:space="0" w:color="auto"/>
        <w:left w:val="none" w:sz="0" w:space="0" w:color="auto"/>
        <w:bottom w:val="none" w:sz="0" w:space="0" w:color="auto"/>
        <w:right w:val="none" w:sz="0" w:space="0" w:color="auto"/>
      </w:divBdr>
    </w:div>
    <w:div w:id="436684572">
      <w:bodyDiv w:val="1"/>
      <w:marLeft w:val="0"/>
      <w:marRight w:val="0"/>
      <w:marTop w:val="0"/>
      <w:marBottom w:val="0"/>
      <w:divBdr>
        <w:top w:val="none" w:sz="0" w:space="0" w:color="auto"/>
        <w:left w:val="none" w:sz="0" w:space="0" w:color="auto"/>
        <w:bottom w:val="none" w:sz="0" w:space="0" w:color="auto"/>
        <w:right w:val="none" w:sz="0" w:space="0" w:color="auto"/>
      </w:divBdr>
    </w:div>
    <w:div w:id="436797663">
      <w:bodyDiv w:val="1"/>
      <w:marLeft w:val="0"/>
      <w:marRight w:val="0"/>
      <w:marTop w:val="0"/>
      <w:marBottom w:val="0"/>
      <w:divBdr>
        <w:top w:val="none" w:sz="0" w:space="0" w:color="auto"/>
        <w:left w:val="none" w:sz="0" w:space="0" w:color="auto"/>
        <w:bottom w:val="none" w:sz="0" w:space="0" w:color="auto"/>
        <w:right w:val="none" w:sz="0" w:space="0" w:color="auto"/>
      </w:divBdr>
    </w:div>
    <w:div w:id="436801071">
      <w:bodyDiv w:val="1"/>
      <w:marLeft w:val="0"/>
      <w:marRight w:val="0"/>
      <w:marTop w:val="0"/>
      <w:marBottom w:val="0"/>
      <w:divBdr>
        <w:top w:val="none" w:sz="0" w:space="0" w:color="auto"/>
        <w:left w:val="none" w:sz="0" w:space="0" w:color="auto"/>
        <w:bottom w:val="none" w:sz="0" w:space="0" w:color="auto"/>
        <w:right w:val="none" w:sz="0" w:space="0" w:color="auto"/>
      </w:divBdr>
      <w:divsChild>
        <w:div w:id="26567608">
          <w:marLeft w:val="480"/>
          <w:marRight w:val="0"/>
          <w:marTop w:val="0"/>
          <w:marBottom w:val="0"/>
          <w:divBdr>
            <w:top w:val="none" w:sz="0" w:space="0" w:color="auto"/>
            <w:left w:val="none" w:sz="0" w:space="0" w:color="auto"/>
            <w:bottom w:val="none" w:sz="0" w:space="0" w:color="auto"/>
            <w:right w:val="none" w:sz="0" w:space="0" w:color="auto"/>
          </w:divBdr>
        </w:div>
        <w:div w:id="85268085">
          <w:marLeft w:val="480"/>
          <w:marRight w:val="0"/>
          <w:marTop w:val="0"/>
          <w:marBottom w:val="0"/>
          <w:divBdr>
            <w:top w:val="none" w:sz="0" w:space="0" w:color="auto"/>
            <w:left w:val="none" w:sz="0" w:space="0" w:color="auto"/>
            <w:bottom w:val="none" w:sz="0" w:space="0" w:color="auto"/>
            <w:right w:val="none" w:sz="0" w:space="0" w:color="auto"/>
          </w:divBdr>
        </w:div>
        <w:div w:id="93064634">
          <w:marLeft w:val="480"/>
          <w:marRight w:val="0"/>
          <w:marTop w:val="0"/>
          <w:marBottom w:val="0"/>
          <w:divBdr>
            <w:top w:val="none" w:sz="0" w:space="0" w:color="auto"/>
            <w:left w:val="none" w:sz="0" w:space="0" w:color="auto"/>
            <w:bottom w:val="none" w:sz="0" w:space="0" w:color="auto"/>
            <w:right w:val="none" w:sz="0" w:space="0" w:color="auto"/>
          </w:divBdr>
        </w:div>
        <w:div w:id="116684175">
          <w:marLeft w:val="480"/>
          <w:marRight w:val="0"/>
          <w:marTop w:val="0"/>
          <w:marBottom w:val="0"/>
          <w:divBdr>
            <w:top w:val="none" w:sz="0" w:space="0" w:color="auto"/>
            <w:left w:val="none" w:sz="0" w:space="0" w:color="auto"/>
            <w:bottom w:val="none" w:sz="0" w:space="0" w:color="auto"/>
            <w:right w:val="none" w:sz="0" w:space="0" w:color="auto"/>
          </w:divBdr>
        </w:div>
        <w:div w:id="133956314">
          <w:marLeft w:val="480"/>
          <w:marRight w:val="0"/>
          <w:marTop w:val="0"/>
          <w:marBottom w:val="0"/>
          <w:divBdr>
            <w:top w:val="none" w:sz="0" w:space="0" w:color="auto"/>
            <w:left w:val="none" w:sz="0" w:space="0" w:color="auto"/>
            <w:bottom w:val="none" w:sz="0" w:space="0" w:color="auto"/>
            <w:right w:val="none" w:sz="0" w:space="0" w:color="auto"/>
          </w:divBdr>
        </w:div>
        <w:div w:id="137960691">
          <w:marLeft w:val="480"/>
          <w:marRight w:val="0"/>
          <w:marTop w:val="0"/>
          <w:marBottom w:val="0"/>
          <w:divBdr>
            <w:top w:val="none" w:sz="0" w:space="0" w:color="auto"/>
            <w:left w:val="none" w:sz="0" w:space="0" w:color="auto"/>
            <w:bottom w:val="none" w:sz="0" w:space="0" w:color="auto"/>
            <w:right w:val="none" w:sz="0" w:space="0" w:color="auto"/>
          </w:divBdr>
        </w:div>
        <w:div w:id="177014372">
          <w:marLeft w:val="480"/>
          <w:marRight w:val="0"/>
          <w:marTop w:val="0"/>
          <w:marBottom w:val="0"/>
          <w:divBdr>
            <w:top w:val="none" w:sz="0" w:space="0" w:color="auto"/>
            <w:left w:val="none" w:sz="0" w:space="0" w:color="auto"/>
            <w:bottom w:val="none" w:sz="0" w:space="0" w:color="auto"/>
            <w:right w:val="none" w:sz="0" w:space="0" w:color="auto"/>
          </w:divBdr>
        </w:div>
        <w:div w:id="218328821">
          <w:marLeft w:val="480"/>
          <w:marRight w:val="0"/>
          <w:marTop w:val="0"/>
          <w:marBottom w:val="0"/>
          <w:divBdr>
            <w:top w:val="none" w:sz="0" w:space="0" w:color="auto"/>
            <w:left w:val="none" w:sz="0" w:space="0" w:color="auto"/>
            <w:bottom w:val="none" w:sz="0" w:space="0" w:color="auto"/>
            <w:right w:val="none" w:sz="0" w:space="0" w:color="auto"/>
          </w:divBdr>
        </w:div>
        <w:div w:id="231544376">
          <w:marLeft w:val="480"/>
          <w:marRight w:val="0"/>
          <w:marTop w:val="0"/>
          <w:marBottom w:val="0"/>
          <w:divBdr>
            <w:top w:val="none" w:sz="0" w:space="0" w:color="auto"/>
            <w:left w:val="none" w:sz="0" w:space="0" w:color="auto"/>
            <w:bottom w:val="none" w:sz="0" w:space="0" w:color="auto"/>
            <w:right w:val="none" w:sz="0" w:space="0" w:color="auto"/>
          </w:divBdr>
        </w:div>
        <w:div w:id="293803311">
          <w:marLeft w:val="480"/>
          <w:marRight w:val="0"/>
          <w:marTop w:val="0"/>
          <w:marBottom w:val="0"/>
          <w:divBdr>
            <w:top w:val="none" w:sz="0" w:space="0" w:color="auto"/>
            <w:left w:val="none" w:sz="0" w:space="0" w:color="auto"/>
            <w:bottom w:val="none" w:sz="0" w:space="0" w:color="auto"/>
            <w:right w:val="none" w:sz="0" w:space="0" w:color="auto"/>
          </w:divBdr>
        </w:div>
        <w:div w:id="308630446">
          <w:marLeft w:val="480"/>
          <w:marRight w:val="0"/>
          <w:marTop w:val="0"/>
          <w:marBottom w:val="0"/>
          <w:divBdr>
            <w:top w:val="none" w:sz="0" w:space="0" w:color="auto"/>
            <w:left w:val="none" w:sz="0" w:space="0" w:color="auto"/>
            <w:bottom w:val="none" w:sz="0" w:space="0" w:color="auto"/>
            <w:right w:val="none" w:sz="0" w:space="0" w:color="auto"/>
          </w:divBdr>
        </w:div>
        <w:div w:id="374429496">
          <w:marLeft w:val="480"/>
          <w:marRight w:val="0"/>
          <w:marTop w:val="0"/>
          <w:marBottom w:val="0"/>
          <w:divBdr>
            <w:top w:val="none" w:sz="0" w:space="0" w:color="auto"/>
            <w:left w:val="none" w:sz="0" w:space="0" w:color="auto"/>
            <w:bottom w:val="none" w:sz="0" w:space="0" w:color="auto"/>
            <w:right w:val="none" w:sz="0" w:space="0" w:color="auto"/>
          </w:divBdr>
        </w:div>
        <w:div w:id="453594235">
          <w:marLeft w:val="480"/>
          <w:marRight w:val="0"/>
          <w:marTop w:val="0"/>
          <w:marBottom w:val="0"/>
          <w:divBdr>
            <w:top w:val="none" w:sz="0" w:space="0" w:color="auto"/>
            <w:left w:val="none" w:sz="0" w:space="0" w:color="auto"/>
            <w:bottom w:val="none" w:sz="0" w:space="0" w:color="auto"/>
            <w:right w:val="none" w:sz="0" w:space="0" w:color="auto"/>
          </w:divBdr>
        </w:div>
        <w:div w:id="462382316">
          <w:marLeft w:val="480"/>
          <w:marRight w:val="0"/>
          <w:marTop w:val="0"/>
          <w:marBottom w:val="0"/>
          <w:divBdr>
            <w:top w:val="none" w:sz="0" w:space="0" w:color="auto"/>
            <w:left w:val="none" w:sz="0" w:space="0" w:color="auto"/>
            <w:bottom w:val="none" w:sz="0" w:space="0" w:color="auto"/>
            <w:right w:val="none" w:sz="0" w:space="0" w:color="auto"/>
          </w:divBdr>
        </w:div>
        <w:div w:id="488861010">
          <w:marLeft w:val="480"/>
          <w:marRight w:val="0"/>
          <w:marTop w:val="0"/>
          <w:marBottom w:val="0"/>
          <w:divBdr>
            <w:top w:val="none" w:sz="0" w:space="0" w:color="auto"/>
            <w:left w:val="none" w:sz="0" w:space="0" w:color="auto"/>
            <w:bottom w:val="none" w:sz="0" w:space="0" w:color="auto"/>
            <w:right w:val="none" w:sz="0" w:space="0" w:color="auto"/>
          </w:divBdr>
        </w:div>
        <w:div w:id="509679860">
          <w:marLeft w:val="480"/>
          <w:marRight w:val="0"/>
          <w:marTop w:val="0"/>
          <w:marBottom w:val="0"/>
          <w:divBdr>
            <w:top w:val="none" w:sz="0" w:space="0" w:color="auto"/>
            <w:left w:val="none" w:sz="0" w:space="0" w:color="auto"/>
            <w:bottom w:val="none" w:sz="0" w:space="0" w:color="auto"/>
            <w:right w:val="none" w:sz="0" w:space="0" w:color="auto"/>
          </w:divBdr>
        </w:div>
        <w:div w:id="511380909">
          <w:marLeft w:val="480"/>
          <w:marRight w:val="0"/>
          <w:marTop w:val="0"/>
          <w:marBottom w:val="0"/>
          <w:divBdr>
            <w:top w:val="none" w:sz="0" w:space="0" w:color="auto"/>
            <w:left w:val="none" w:sz="0" w:space="0" w:color="auto"/>
            <w:bottom w:val="none" w:sz="0" w:space="0" w:color="auto"/>
            <w:right w:val="none" w:sz="0" w:space="0" w:color="auto"/>
          </w:divBdr>
        </w:div>
        <w:div w:id="520438267">
          <w:marLeft w:val="480"/>
          <w:marRight w:val="0"/>
          <w:marTop w:val="0"/>
          <w:marBottom w:val="0"/>
          <w:divBdr>
            <w:top w:val="none" w:sz="0" w:space="0" w:color="auto"/>
            <w:left w:val="none" w:sz="0" w:space="0" w:color="auto"/>
            <w:bottom w:val="none" w:sz="0" w:space="0" w:color="auto"/>
            <w:right w:val="none" w:sz="0" w:space="0" w:color="auto"/>
          </w:divBdr>
        </w:div>
        <w:div w:id="550307061">
          <w:marLeft w:val="480"/>
          <w:marRight w:val="0"/>
          <w:marTop w:val="0"/>
          <w:marBottom w:val="0"/>
          <w:divBdr>
            <w:top w:val="none" w:sz="0" w:space="0" w:color="auto"/>
            <w:left w:val="none" w:sz="0" w:space="0" w:color="auto"/>
            <w:bottom w:val="none" w:sz="0" w:space="0" w:color="auto"/>
            <w:right w:val="none" w:sz="0" w:space="0" w:color="auto"/>
          </w:divBdr>
        </w:div>
        <w:div w:id="589122711">
          <w:marLeft w:val="480"/>
          <w:marRight w:val="0"/>
          <w:marTop w:val="0"/>
          <w:marBottom w:val="0"/>
          <w:divBdr>
            <w:top w:val="none" w:sz="0" w:space="0" w:color="auto"/>
            <w:left w:val="none" w:sz="0" w:space="0" w:color="auto"/>
            <w:bottom w:val="none" w:sz="0" w:space="0" w:color="auto"/>
            <w:right w:val="none" w:sz="0" w:space="0" w:color="auto"/>
          </w:divBdr>
        </w:div>
        <w:div w:id="625311590">
          <w:marLeft w:val="480"/>
          <w:marRight w:val="0"/>
          <w:marTop w:val="0"/>
          <w:marBottom w:val="0"/>
          <w:divBdr>
            <w:top w:val="none" w:sz="0" w:space="0" w:color="auto"/>
            <w:left w:val="none" w:sz="0" w:space="0" w:color="auto"/>
            <w:bottom w:val="none" w:sz="0" w:space="0" w:color="auto"/>
            <w:right w:val="none" w:sz="0" w:space="0" w:color="auto"/>
          </w:divBdr>
        </w:div>
        <w:div w:id="627515115">
          <w:marLeft w:val="480"/>
          <w:marRight w:val="0"/>
          <w:marTop w:val="0"/>
          <w:marBottom w:val="0"/>
          <w:divBdr>
            <w:top w:val="none" w:sz="0" w:space="0" w:color="auto"/>
            <w:left w:val="none" w:sz="0" w:space="0" w:color="auto"/>
            <w:bottom w:val="none" w:sz="0" w:space="0" w:color="auto"/>
            <w:right w:val="none" w:sz="0" w:space="0" w:color="auto"/>
          </w:divBdr>
        </w:div>
        <w:div w:id="692609498">
          <w:marLeft w:val="480"/>
          <w:marRight w:val="0"/>
          <w:marTop w:val="0"/>
          <w:marBottom w:val="0"/>
          <w:divBdr>
            <w:top w:val="none" w:sz="0" w:space="0" w:color="auto"/>
            <w:left w:val="none" w:sz="0" w:space="0" w:color="auto"/>
            <w:bottom w:val="none" w:sz="0" w:space="0" w:color="auto"/>
            <w:right w:val="none" w:sz="0" w:space="0" w:color="auto"/>
          </w:divBdr>
        </w:div>
        <w:div w:id="694423682">
          <w:marLeft w:val="480"/>
          <w:marRight w:val="0"/>
          <w:marTop w:val="0"/>
          <w:marBottom w:val="0"/>
          <w:divBdr>
            <w:top w:val="none" w:sz="0" w:space="0" w:color="auto"/>
            <w:left w:val="none" w:sz="0" w:space="0" w:color="auto"/>
            <w:bottom w:val="none" w:sz="0" w:space="0" w:color="auto"/>
            <w:right w:val="none" w:sz="0" w:space="0" w:color="auto"/>
          </w:divBdr>
        </w:div>
        <w:div w:id="697319840">
          <w:marLeft w:val="480"/>
          <w:marRight w:val="0"/>
          <w:marTop w:val="0"/>
          <w:marBottom w:val="0"/>
          <w:divBdr>
            <w:top w:val="none" w:sz="0" w:space="0" w:color="auto"/>
            <w:left w:val="none" w:sz="0" w:space="0" w:color="auto"/>
            <w:bottom w:val="none" w:sz="0" w:space="0" w:color="auto"/>
            <w:right w:val="none" w:sz="0" w:space="0" w:color="auto"/>
          </w:divBdr>
        </w:div>
        <w:div w:id="701588099">
          <w:marLeft w:val="480"/>
          <w:marRight w:val="0"/>
          <w:marTop w:val="0"/>
          <w:marBottom w:val="0"/>
          <w:divBdr>
            <w:top w:val="none" w:sz="0" w:space="0" w:color="auto"/>
            <w:left w:val="none" w:sz="0" w:space="0" w:color="auto"/>
            <w:bottom w:val="none" w:sz="0" w:space="0" w:color="auto"/>
            <w:right w:val="none" w:sz="0" w:space="0" w:color="auto"/>
          </w:divBdr>
        </w:div>
        <w:div w:id="706687614">
          <w:marLeft w:val="480"/>
          <w:marRight w:val="0"/>
          <w:marTop w:val="0"/>
          <w:marBottom w:val="0"/>
          <w:divBdr>
            <w:top w:val="none" w:sz="0" w:space="0" w:color="auto"/>
            <w:left w:val="none" w:sz="0" w:space="0" w:color="auto"/>
            <w:bottom w:val="none" w:sz="0" w:space="0" w:color="auto"/>
            <w:right w:val="none" w:sz="0" w:space="0" w:color="auto"/>
          </w:divBdr>
        </w:div>
        <w:div w:id="708340868">
          <w:marLeft w:val="480"/>
          <w:marRight w:val="0"/>
          <w:marTop w:val="0"/>
          <w:marBottom w:val="0"/>
          <w:divBdr>
            <w:top w:val="none" w:sz="0" w:space="0" w:color="auto"/>
            <w:left w:val="none" w:sz="0" w:space="0" w:color="auto"/>
            <w:bottom w:val="none" w:sz="0" w:space="0" w:color="auto"/>
            <w:right w:val="none" w:sz="0" w:space="0" w:color="auto"/>
          </w:divBdr>
        </w:div>
        <w:div w:id="764958026">
          <w:marLeft w:val="480"/>
          <w:marRight w:val="0"/>
          <w:marTop w:val="0"/>
          <w:marBottom w:val="0"/>
          <w:divBdr>
            <w:top w:val="none" w:sz="0" w:space="0" w:color="auto"/>
            <w:left w:val="none" w:sz="0" w:space="0" w:color="auto"/>
            <w:bottom w:val="none" w:sz="0" w:space="0" w:color="auto"/>
            <w:right w:val="none" w:sz="0" w:space="0" w:color="auto"/>
          </w:divBdr>
        </w:div>
        <w:div w:id="792676519">
          <w:marLeft w:val="480"/>
          <w:marRight w:val="0"/>
          <w:marTop w:val="0"/>
          <w:marBottom w:val="0"/>
          <w:divBdr>
            <w:top w:val="none" w:sz="0" w:space="0" w:color="auto"/>
            <w:left w:val="none" w:sz="0" w:space="0" w:color="auto"/>
            <w:bottom w:val="none" w:sz="0" w:space="0" w:color="auto"/>
            <w:right w:val="none" w:sz="0" w:space="0" w:color="auto"/>
          </w:divBdr>
        </w:div>
        <w:div w:id="906189872">
          <w:marLeft w:val="480"/>
          <w:marRight w:val="0"/>
          <w:marTop w:val="0"/>
          <w:marBottom w:val="0"/>
          <w:divBdr>
            <w:top w:val="none" w:sz="0" w:space="0" w:color="auto"/>
            <w:left w:val="none" w:sz="0" w:space="0" w:color="auto"/>
            <w:bottom w:val="none" w:sz="0" w:space="0" w:color="auto"/>
            <w:right w:val="none" w:sz="0" w:space="0" w:color="auto"/>
          </w:divBdr>
        </w:div>
      </w:divsChild>
    </w:div>
    <w:div w:id="436868304">
      <w:bodyDiv w:val="1"/>
      <w:marLeft w:val="0"/>
      <w:marRight w:val="0"/>
      <w:marTop w:val="0"/>
      <w:marBottom w:val="0"/>
      <w:divBdr>
        <w:top w:val="none" w:sz="0" w:space="0" w:color="auto"/>
        <w:left w:val="none" w:sz="0" w:space="0" w:color="auto"/>
        <w:bottom w:val="none" w:sz="0" w:space="0" w:color="auto"/>
        <w:right w:val="none" w:sz="0" w:space="0" w:color="auto"/>
      </w:divBdr>
    </w:div>
    <w:div w:id="437020026">
      <w:bodyDiv w:val="1"/>
      <w:marLeft w:val="0"/>
      <w:marRight w:val="0"/>
      <w:marTop w:val="0"/>
      <w:marBottom w:val="0"/>
      <w:divBdr>
        <w:top w:val="none" w:sz="0" w:space="0" w:color="auto"/>
        <w:left w:val="none" w:sz="0" w:space="0" w:color="auto"/>
        <w:bottom w:val="none" w:sz="0" w:space="0" w:color="auto"/>
        <w:right w:val="none" w:sz="0" w:space="0" w:color="auto"/>
      </w:divBdr>
    </w:div>
    <w:div w:id="437069042">
      <w:bodyDiv w:val="1"/>
      <w:marLeft w:val="0"/>
      <w:marRight w:val="0"/>
      <w:marTop w:val="0"/>
      <w:marBottom w:val="0"/>
      <w:divBdr>
        <w:top w:val="none" w:sz="0" w:space="0" w:color="auto"/>
        <w:left w:val="none" w:sz="0" w:space="0" w:color="auto"/>
        <w:bottom w:val="none" w:sz="0" w:space="0" w:color="auto"/>
        <w:right w:val="none" w:sz="0" w:space="0" w:color="auto"/>
      </w:divBdr>
    </w:div>
    <w:div w:id="437140391">
      <w:bodyDiv w:val="1"/>
      <w:marLeft w:val="0"/>
      <w:marRight w:val="0"/>
      <w:marTop w:val="0"/>
      <w:marBottom w:val="0"/>
      <w:divBdr>
        <w:top w:val="none" w:sz="0" w:space="0" w:color="auto"/>
        <w:left w:val="none" w:sz="0" w:space="0" w:color="auto"/>
        <w:bottom w:val="none" w:sz="0" w:space="0" w:color="auto"/>
        <w:right w:val="none" w:sz="0" w:space="0" w:color="auto"/>
      </w:divBdr>
    </w:div>
    <w:div w:id="437257673">
      <w:bodyDiv w:val="1"/>
      <w:marLeft w:val="0"/>
      <w:marRight w:val="0"/>
      <w:marTop w:val="0"/>
      <w:marBottom w:val="0"/>
      <w:divBdr>
        <w:top w:val="none" w:sz="0" w:space="0" w:color="auto"/>
        <w:left w:val="none" w:sz="0" w:space="0" w:color="auto"/>
        <w:bottom w:val="none" w:sz="0" w:space="0" w:color="auto"/>
        <w:right w:val="none" w:sz="0" w:space="0" w:color="auto"/>
      </w:divBdr>
      <w:divsChild>
        <w:div w:id="672729153">
          <w:marLeft w:val="480"/>
          <w:marRight w:val="0"/>
          <w:marTop w:val="0"/>
          <w:marBottom w:val="0"/>
          <w:divBdr>
            <w:top w:val="none" w:sz="0" w:space="0" w:color="auto"/>
            <w:left w:val="none" w:sz="0" w:space="0" w:color="auto"/>
            <w:bottom w:val="none" w:sz="0" w:space="0" w:color="auto"/>
            <w:right w:val="none" w:sz="0" w:space="0" w:color="auto"/>
          </w:divBdr>
        </w:div>
        <w:div w:id="2068528822">
          <w:marLeft w:val="480"/>
          <w:marRight w:val="0"/>
          <w:marTop w:val="0"/>
          <w:marBottom w:val="0"/>
          <w:divBdr>
            <w:top w:val="none" w:sz="0" w:space="0" w:color="auto"/>
            <w:left w:val="none" w:sz="0" w:space="0" w:color="auto"/>
            <w:bottom w:val="none" w:sz="0" w:space="0" w:color="auto"/>
            <w:right w:val="none" w:sz="0" w:space="0" w:color="auto"/>
          </w:divBdr>
        </w:div>
        <w:div w:id="1312249258">
          <w:marLeft w:val="480"/>
          <w:marRight w:val="0"/>
          <w:marTop w:val="0"/>
          <w:marBottom w:val="0"/>
          <w:divBdr>
            <w:top w:val="none" w:sz="0" w:space="0" w:color="auto"/>
            <w:left w:val="none" w:sz="0" w:space="0" w:color="auto"/>
            <w:bottom w:val="none" w:sz="0" w:space="0" w:color="auto"/>
            <w:right w:val="none" w:sz="0" w:space="0" w:color="auto"/>
          </w:divBdr>
        </w:div>
        <w:div w:id="1038166769">
          <w:marLeft w:val="480"/>
          <w:marRight w:val="0"/>
          <w:marTop w:val="0"/>
          <w:marBottom w:val="0"/>
          <w:divBdr>
            <w:top w:val="none" w:sz="0" w:space="0" w:color="auto"/>
            <w:left w:val="none" w:sz="0" w:space="0" w:color="auto"/>
            <w:bottom w:val="none" w:sz="0" w:space="0" w:color="auto"/>
            <w:right w:val="none" w:sz="0" w:space="0" w:color="auto"/>
          </w:divBdr>
        </w:div>
        <w:div w:id="86123573">
          <w:marLeft w:val="480"/>
          <w:marRight w:val="0"/>
          <w:marTop w:val="0"/>
          <w:marBottom w:val="0"/>
          <w:divBdr>
            <w:top w:val="none" w:sz="0" w:space="0" w:color="auto"/>
            <w:left w:val="none" w:sz="0" w:space="0" w:color="auto"/>
            <w:bottom w:val="none" w:sz="0" w:space="0" w:color="auto"/>
            <w:right w:val="none" w:sz="0" w:space="0" w:color="auto"/>
          </w:divBdr>
        </w:div>
        <w:div w:id="1182164288">
          <w:marLeft w:val="480"/>
          <w:marRight w:val="0"/>
          <w:marTop w:val="0"/>
          <w:marBottom w:val="0"/>
          <w:divBdr>
            <w:top w:val="none" w:sz="0" w:space="0" w:color="auto"/>
            <w:left w:val="none" w:sz="0" w:space="0" w:color="auto"/>
            <w:bottom w:val="none" w:sz="0" w:space="0" w:color="auto"/>
            <w:right w:val="none" w:sz="0" w:space="0" w:color="auto"/>
          </w:divBdr>
        </w:div>
        <w:div w:id="1749500950">
          <w:marLeft w:val="480"/>
          <w:marRight w:val="0"/>
          <w:marTop w:val="0"/>
          <w:marBottom w:val="0"/>
          <w:divBdr>
            <w:top w:val="none" w:sz="0" w:space="0" w:color="auto"/>
            <w:left w:val="none" w:sz="0" w:space="0" w:color="auto"/>
            <w:bottom w:val="none" w:sz="0" w:space="0" w:color="auto"/>
            <w:right w:val="none" w:sz="0" w:space="0" w:color="auto"/>
          </w:divBdr>
        </w:div>
        <w:div w:id="1520119661">
          <w:marLeft w:val="480"/>
          <w:marRight w:val="0"/>
          <w:marTop w:val="0"/>
          <w:marBottom w:val="0"/>
          <w:divBdr>
            <w:top w:val="none" w:sz="0" w:space="0" w:color="auto"/>
            <w:left w:val="none" w:sz="0" w:space="0" w:color="auto"/>
            <w:bottom w:val="none" w:sz="0" w:space="0" w:color="auto"/>
            <w:right w:val="none" w:sz="0" w:space="0" w:color="auto"/>
          </w:divBdr>
        </w:div>
        <w:div w:id="1134248588">
          <w:marLeft w:val="480"/>
          <w:marRight w:val="0"/>
          <w:marTop w:val="0"/>
          <w:marBottom w:val="0"/>
          <w:divBdr>
            <w:top w:val="none" w:sz="0" w:space="0" w:color="auto"/>
            <w:left w:val="none" w:sz="0" w:space="0" w:color="auto"/>
            <w:bottom w:val="none" w:sz="0" w:space="0" w:color="auto"/>
            <w:right w:val="none" w:sz="0" w:space="0" w:color="auto"/>
          </w:divBdr>
        </w:div>
        <w:div w:id="773523178">
          <w:marLeft w:val="480"/>
          <w:marRight w:val="0"/>
          <w:marTop w:val="0"/>
          <w:marBottom w:val="0"/>
          <w:divBdr>
            <w:top w:val="none" w:sz="0" w:space="0" w:color="auto"/>
            <w:left w:val="none" w:sz="0" w:space="0" w:color="auto"/>
            <w:bottom w:val="none" w:sz="0" w:space="0" w:color="auto"/>
            <w:right w:val="none" w:sz="0" w:space="0" w:color="auto"/>
          </w:divBdr>
        </w:div>
        <w:div w:id="1356151003">
          <w:marLeft w:val="480"/>
          <w:marRight w:val="0"/>
          <w:marTop w:val="0"/>
          <w:marBottom w:val="0"/>
          <w:divBdr>
            <w:top w:val="none" w:sz="0" w:space="0" w:color="auto"/>
            <w:left w:val="none" w:sz="0" w:space="0" w:color="auto"/>
            <w:bottom w:val="none" w:sz="0" w:space="0" w:color="auto"/>
            <w:right w:val="none" w:sz="0" w:space="0" w:color="auto"/>
          </w:divBdr>
        </w:div>
        <w:div w:id="1446580287">
          <w:marLeft w:val="480"/>
          <w:marRight w:val="0"/>
          <w:marTop w:val="0"/>
          <w:marBottom w:val="0"/>
          <w:divBdr>
            <w:top w:val="none" w:sz="0" w:space="0" w:color="auto"/>
            <w:left w:val="none" w:sz="0" w:space="0" w:color="auto"/>
            <w:bottom w:val="none" w:sz="0" w:space="0" w:color="auto"/>
            <w:right w:val="none" w:sz="0" w:space="0" w:color="auto"/>
          </w:divBdr>
        </w:div>
        <w:div w:id="1671635350">
          <w:marLeft w:val="480"/>
          <w:marRight w:val="0"/>
          <w:marTop w:val="0"/>
          <w:marBottom w:val="0"/>
          <w:divBdr>
            <w:top w:val="none" w:sz="0" w:space="0" w:color="auto"/>
            <w:left w:val="none" w:sz="0" w:space="0" w:color="auto"/>
            <w:bottom w:val="none" w:sz="0" w:space="0" w:color="auto"/>
            <w:right w:val="none" w:sz="0" w:space="0" w:color="auto"/>
          </w:divBdr>
        </w:div>
        <w:div w:id="1804032486">
          <w:marLeft w:val="480"/>
          <w:marRight w:val="0"/>
          <w:marTop w:val="0"/>
          <w:marBottom w:val="0"/>
          <w:divBdr>
            <w:top w:val="none" w:sz="0" w:space="0" w:color="auto"/>
            <w:left w:val="none" w:sz="0" w:space="0" w:color="auto"/>
            <w:bottom w:val="none" w:sz="0" w:space="0" w:color="auto"/>
            <w:right w:val="none" w:sz="0" w:space="0" w:color="auto"/>
          </w:divBdr>
        </w:div>
        <w:div w:id="132331252">
          <w:marLeft w:val="480"/>
          <w:marRight w:val="0"/>
          <w:marTop w:val="0"/>
          <w:marBottom w:val="0"/>
          <w:divBdr>
            <w:top w:val="none" w:sz="0" w:space="0" w:color="auto"/>
            <w:left w:val="none" w:sz="0" w:space="0" w:color="auto"/>
            <w:bottom w:val="none" w:sz="0" w:space="0" w:color="auto"/>
            <w:right w:val="none" w:sz="0" w:space="0" w:color="auto"/>
          </w:divBdr>
        </w:div>
        <w:div w:id="2133207104">
          <w:marLeft w:val="480"/>
          <w:marRight w:val="0"/>
          <w:marTop w:val="0"/>
          <w:marBottom w:val="0"/>
          <w:divBdr>
            <w:top w:val="none" w:sz="0" w:space="0" w:color="auto"/>
            <w:left w:val="none" w:sz="0" w:space="0" w:color="auto"/>
            <w:bottom w:val="none" w:sz="0" w:space="0" w:color="auto"/>
            <w:right w:val="none" w:sz="0" w:space="0" w:color="auto"/>
          </w:divBdr>
        </w:div>
        <w:div w:id="1130975865">
          <w:marLeft w:val="480"/>
          <w:marRight w:val="0"/>
          <w:marTop w:val="0"/>
          <w:marBottom w:val="0"/>
          <w:divBdr>
            <w:top w:val="none" w:sz="0" w:space="0" w:color="auto"/>
            <w:left w:val="none" w:sz="0" w:space="0" w:color="auto"/>
            <w:bottom w:val="none" w:sz="0" w:space="0" w:color="auto"/>
            <w:right w:val="none" w:sz="0" w:space="0" w:color="auto"/>
          </w:divBdr>
        </w:div>
        <w:div w:id="1378553867">
          <w:marLeft w:val="480"/>
          <w:marRight w:val="0"/>
          <w:marTop w:val="0"/>
          <w:marBottom w:val="0"/>
          <w:divBdr>
            <w:top w:val="none" w:sz="0" w:space="0" w:color="auto"/>
            <w:left w:val="none" w:sz="0" w:space="0" w:color="auto"/>
            <w:bottom w:val="none" w:sz="0" w:space="0" w:color="auto"/>
            <w:right w:val="none" w:sz="0" w:space="0" w:color="auto"/>
          </w:divBdr>
        </w:div>
        <w:div w:id="1960985238">
          <w:marLeft w:val="480"/>
          <w:marRight w:val="0"/>
          <w:marTop w:val="0"/>
          <w:marBottom w:val="0"/>
          <w:divBdr>
            <w:top w:val="none" w:sz="0" w:space="0" w:color="auto"/>
            <w:left w:val="none" w:sz="0" w:space="0" w:color="auto"/>
            <w:bottom w:val="none" w:sz="0" w:space="0" w:color="auto"/>
            <w:right w:val="none" w:sz="0" w:space="0" w:color="auto"/>
          </w:divBdr>
        </w:div>
        <w:div w:id="1716468382">
          <w:marLeft w:val="480"/>
          <w:marRight w:val="0"/>
          <w:marTop w:val="0"/>
          <w:marBottom w:val="0"/>
          <w:divBdr>
            <w:top w:val="none" w:sz="0" w:space="0" w:color="auto"/>
            <w:left w:val="none" w:sz="0" w:space="0" w:color="auto"/>
            <w:bottom w:val="none" w:sz="0" w:space="0" w:color="auto"/>
            <w:right w:val="none" w:sz="0" w:space="0" w:color="auto"/>
          </w:divBdr>
        </w:div>
        <w:div w:id="561721292">
          <w:marLeft w:val="480"/>
          <w:marRight w:val="0"/>
          <w:marTop w:val="0"/>
          <w:marBottom w:val="0"/>
          <w:divBdr>
            <w:top w:val="none" w:sz="0" w:space="0" w:color="auto"/>
            <w:left w:val="none" w:sz="0" w:space="0" w:color="auto"/>
            <w:bottom w:val="none" w:sz="0" w:space="0" w:color="auto"/>
            <w:right w:val="none" w:sz="0" w:space="0" w:color="auto"/>
          </w:divBdr>
        </w:div>
        <w:div w:id="501622574">
          <w:marLeft w:val="480"/>
          <w:marRight w:val="0"/>
          <w:marTop w:val="0"/>
          <w:marBottom w:val="0"/>
          <w:divBdr>
            <w:top w:val="none" w:sz="0" w:space="0" w:color="auto"/>
            <w:left w:val="none" w:sz="0" w:space="0" w:color="auto"/>
            <w:bottom w:val="none" w:sz="0" w:space="0" w:color="auto"/>
            <w:right w:val="none" w:sz="0" w:space="0" w:color="auto"/>
          </w:divBdr>
        </w:div>
        <w:div w:id="1574848634">
          <w:marLeft w:val="480"/>
          <w:marRight w:val="0"/>
          <w:marTop w:val="0"/>
          <w:marBottom w:val="0"/>
          <w:divBdr>
            <w:top w:val="none" w:sz="0" w:space="0" w:color="auto"/>
            <w:left w:val="none" w:sz="0" w:space="0" w:color="auto"/>
            <w:bottom w:val="none" w:sz="0" w:space="0" w:color="auto"/>
            <w:right w:val="none" w:sz="0" w:space="0" w:color="auto"/>
          </w:divBdr>
        </w:div>
        <w:div w:id="801191844">
          <w:marLeft w:val="480"/>
          <w:marRight w:val="0"/>
          <w:marTop w:val="0"/>
          <w:marBottom w:val="0"/>
          <w:divBdr>
            <w:top w:val="none" w:sz="0" w:space="0" w:color="auto"/>
            <w:left w:val="none" w:sz="0" w:space="0" w:color="auto"/>
            <w:bottom w:val="none" w:sz="0" w:space="0" w:color="auto"/>
            <w:right w:val="none" w:sz="0" w:space="0" w:color="auto"/>
          </w:divBdr>
        </w:div>
        <w:div w:id="1336886291">
          <w:marLeft w:val="480"/>
          <w:marRight w:val="0"/>
          <w:marTop w:val="0"/>
          <w:marBottom w:val="0"/>
          <w:divBdr>
            <w:top w:val="none" w:sz="0" w:space="0" w:color="auto"/>
            <w:left w:val="none" w:sz="0" w:space="0" w:color="auto"/>
            <w:bottom w:val="none" w:sz="0" w:space="0" w:color="auto"/>
            <w:right w:val="none" w:sz="0" w:space="0" w:color="auto"/>
          </w:divBdr>
        </w:div>
        <w:div w:id="1049913473">
          <w:marLeft w:val="480"/>
          <w:marRight w:val="0"/>
          <w:marTop w:val="0"/>
          <w:marBottom w:val="0"/>
          <w:divBdr>
            <w:top w:val="none" w:sz="0" w:space="0" w:color="auto"/>
            <w:left w:val="none" w:sz="0" w:space="0" w:color="auto"/>
            <w:bottom w:val="none" w:sz="0" w:space="0" w:color="auto"/>
            <w:right w:val="none" w:sz="0" w:space="0" w:color="auto"/>
          </w:divBdr>
        </w:div>
        <w:div w:id="402871005">
          <w:marLeft w:val="480"/>
          <w:marRight w:val="0"/>
          <w:marTop w:val="0"/>
          <w:marBottom w:val="0"/>
          <w:divBdr>
            <w:top w:val="none" w:sz="0" w:space="0" w:color="auto"/>
            <w:left w:val="none" w:sz="0" w:space="0" w:color="auto"/>
            <w:bottom w:val="none" w:sz="0" w:space="0" w:color="auto"/>
            <w:right w:val="none" w:sz="0" w:space="0" w:color="auto"/>
          </w:divBdr>
        </w:div>
        <w:div w:id="1383559562">
          <w:marLeft w:val="480"/>
          <w:marRight w:val="0"/>
          <w:marTop w:val="0"/>
          <w:marBottom w:val="0"/>
          <w:divBdr>
            <w:top w:val="none" w:sz="0" w:space="0" w:color="auto"/>
            <w:left w:val="none" w:sz="0" w:space="0" w:color="auto"/>
            <w:bottom w:val="none" w:sz="0" w:space="0" w:color="auto"/>
            <w:right w:val="none" w:sz="0" w:space="0" w:color="auto"/>
          </w:divBdr>
        </w:div>
        <w:div w:id="2090688105">
          <w:marLeft w:val="480"/>
          <w:marRight w:val="0"/>
          <w:marTop w:val="0"/>
          <w:marBottom w:val="0"/>
          <w:divBdr>
            <w:top w:val="none" w:sz="0" w:space="0" w:color="auto"/>
            <w:left w:val="none" w:sz="0" w:space="0" w:color="auto"/>
            <w:bottom w:val="none" w:sz="0" w:space="0" w:color="auto"/>
            <w:right w:val="none" w:sz="0" w:space="0" w:color="auto"/>
          </w:divBdr>
        </w:div>
        <w:div w:id="75902565">
          <w:marLeft w:val="480"/>
          <w:marRight w:val="0"/>
          <w:marTop w:val="0"/>
          <w:marBottom w:val="0"/>
          <w:divBdr>
            <w:top w:val="none" w:sz="0" w:space="0" w:color="auto"/>
            <w:left w:val="none" w:sz="0" w:space="0" w:color="auto"/>
            <w:bottom w:val="none" w:sz="0" w:space="0" w:color="auto"/>
            <w:right w:val="none" w:sz="0" w:space="0" w:color="auto"/>
          </w:divBdr>
        </w:div>
        <w:div w:id="495146487">
          <w:marLeft w:val="480"/>
          <w:marRight w:val="0"/>
          <w:marTop w:val="0"/>
          <w:marBottom w:val="0"/>
          <w:divBdr>
            <w:top w:val="none" w:sz="0" w:space="0" w:color="auto"/>
            <w:left w:val="none" w:sz="0" w:space="0" w:color="auto"/>
            <w:bottom w:val="none" w:sz="0" w:space="0" w:color="auto"/>
            <w:right w:val="none" w:sz="0" w:space="0" w:color="auto"/>
          </w:divBdr>
        </w:div>
        <w:div w:id="1449618362">
          <w:marLeft w:val="480"/>
          <w:marRight w:val="0"/>
          <w:marTop w:val="0"/>
          <w:marBottom w:val="0"/>
          <w:divBdr>
            <w:top w:val="none" w:sz="0" w:space="0" w:color="auto"/>
            <w:left w:val="none" w:sz="0" w:space="0" w:color="auto"/>
            <w:bottom w:val="none" w:sz="0" w:space="0" w:color="auto"/>
            <w:right w:val="none" w:sz="0" w:space="0" w:color="auto"/>
          </w:divBdr>
        </w:div>
        <w:div w:id="1297758158">
          <w:marLeft w:val="480"/>
          <w:marRight w:val="0"/>
          <w:marTop w:val="0"/>
          <w:marBottom w:val="0"/>
          <w:divBdr>
            <w:top w:val="none" w:sz="0" w:space="0" w:color="auto"/>
            <w:left w:val="none" w:sz="0" w:space="0" w:color="auto"/>
            <w:bottom w:val="none" w:sz="0" w:space="0" w:color="auto"/>
            <w:right w:val="none" w:sz="0" w:space="0" w:color="auto"/>
          </w:divBdr>
        </w:div>
        <w:div w:id="1398016029">
          <w:marLeft w:val="480"/>
          <w:marRight w:val="0"/>
          <w:marTop w:val="0"/>
          <w:marBottom w:val="0"/>
          <w:divBdr>
            <w:top w:val="none" w:sz="0" w:space="0" w:color="auto"/>
            <w:left w:val="none" w:sz="0" w:space="0" w:color="auto"/>
            <w:bottom w:val="none" w:sz="0" w:space="0" w:color="auto"/>
            <w:right w:val="none" w:sz="0" w:space="0" w:color="auto"/>
          </w:divBdr>
        </w:div>
        <w:div w:id="622149847">
          <w:marLeft w:val="480"/>
          <w:marRight w:val="0"/>
          <w:marTop w:val="0"/>
          <w:marBottom w:val="0"/>
          <w:divBdr>
            <w:top w:val="none" w:sz="0" w:space="0" w:color="auto"/>
            <w:left w:val="none" w:sz="0" w:space="0" w:color="auto"/>
            <w:bottom w:val="none" w:sz="0" w:space="0" w:color="auto"/>
            <w:right w:val="none" w:sz="0" w:space="0" w:color="auto"/>
          </w:divBdr>
        </w:div>
        <w:div w:id="1249731824">
          <w:marLeft w:val="480"/>
          <w:marRight w:val="0"/>
          <w:marTop w:val="0"/>
          <w:marBottom w:val="0"/>
          <w:divBdr>
            <w:top w:val="none" w:sz="0" w:space="0" w:color="auto"/>
            <w:left w:val="none" w:sz="0" w:space="0" w:color="auto"/>
            <w:bottom w:val="none" w:sz="0" w:space="0" w:color="auto"/>
            <w:right w:val="none" w:sz="0" w:space="0" w:color="auto"/>
          </w:divBdr>
        </w:div>
        <w:div w:id="1620137844">
          <w:marLeft w:val="480"/>
          <w:marRight w:val="0"/>
          <w:marTop w:val="0"/>
          <w:marBottom w:val="0"/>
          <w:divBdr>
            <w:top w:val="none" w:sz="0" w:space="0" w:color="auto"/>
            <w:left w:val="none" w:sz="0" w:space="0" w:color="auto"/>
            <w:bottom w:val="none" w:sz="0" w:space="0" w:color="auto"/>
            <w:right w:val="none" w:sz="0" w:space="0" w:color="auto"/>
          </w:divBdr>
        </w:div>
        <w:div w:id="1357853164">
          <w:marLeft w:val="480"/>
          <w:marRight w:val="0"/>
          <w:marTop w:val="0"/>
          <w:marBottom w:val="0"/>
          <w:divBdr>
            <w:top w:val="none" w:sz="0" w:space="0" w:color="auto"/>
            <w:left w:val="none" w:sz="0" w:space="0" w:color="auto"/>
            <w:bottom w:val="none" w:sz="0" w:space="0" w:color="auto"/>
            <w:right w:val="none" w:sz="0" w:space="0" w:color="auto"/>
          </w:divBdr>
        </w:div>
        <w:div w:id="1799955155">
          <w:marLeft w:val="480"/>
          <w:marRight w:val="0"/>
          <w:marTop w:val="0"/>
          <w:marBottom w:val="0"/>
          <w:divBdr>
            <w:top w:val="none" w:sz="0" w:space="0" w:color="auto"/>
            <w:left w:val="none" w:sz="0" w:space="0" w:color="auto"/>
            <w:bottom w:val="none" w:sz="0" w:space="0" w:color="auto"/>
            <w:right w:val="none" w:sz="0" w:space="0" w:color="auto"/>
          </w:divBdr>
        </w:div>
        <w:div w:id="154885374">
          <w:marLeft w:val="480"/>
          <w:marRight w:val="0"/>
          <w:marTop w:val="0"/>
          <w:marBottom w:val="0"/>
          <w:divBdr>
            <w:top w:val="none" w:sz="0" w:space="0" w:color="auto"/>
            <w:left w:val="none" w:sz="0" w:space="0" w:color="auto"/>
            <w:bottom w:val="none" w:sz="0" w:space="0" w:color="auto"/>
            <w:right w:val="none" w:sz="0" w:space="0" w:color="auto"/>
          </w:divBdr>
        </w:div>
        <w:div w:id="1287350505">
          <w:marLeft w:val="480"/>
          <w:marRight w:val="0"/>
          <w:marTop w:val="0"/>
          <w:marBottom w:val="0"/>
          <w:divBdr>
            <w:top w:val="none" w:sz="0" w:space="0" w:color="auto"/>
            <w:left w:val="none" w:sz="0" w:space="0" w:color="auto"/>
            <w:bottom w:val="none" w:sz="0" w:space="0" w:color="auto"/>
            <w:right w:val="none" w:sz="0" w:space="0" w:color="auto"/>
          </w:divBdr>
        </w:div>
      </w:divsChild>
    </w:div>
    <w:div w:id="437412221">
      <w:bodyDiv w:val="1"/>
      <w:marLeft w:val="0"/>
      <w:marRight w:val="0"/>
      <w:marTop w:val="0"/>
      <w:marBottom w:val="0"/>
      <w:divBdr>
        <w:top w:val="none" w:sz="0" w:space="0" w:color="auto"/>
        <w:left w:val="none" w:sz="0" w:space="0" w:color="auto"/>
        <w:bottom w:val="none" w:sz="0" w:space="0" w:color="auto"/>
        <w:right w:val="none" w:sz="0" w:space="0" w:color="auto"/>
      </w:divBdr>
    </w:div>
    <w:div w:id="437412752">
      <w:bodyDiv w:val="1"/>
      <w:marLeft w:val="0"/>
      <w:marRight w:val="0"/>
      <w:marTop w:val="0"/>
      <w:marBottom w:val="0"/>
      <w:divBdr>
        <w:top w:val="none" w:sz="0" w:space="0" w:color="auto"/>
        <w:left w:val="none" w:sz="0" w:space="0" w:color="auto"/>
        <w:bottom w:val="none" w:sz="0" w:space="0" w:color="auto"/>
        <w:right w:val="none" w:sz="0" w:space="0" w:color="auto"/>
      </w:divBdr>
    </w:div>
    <w:div w:id="437414058">
      <w:bodyDiv w:val="1"/>
      <w:marLeft w:val="0"/>
      <w:marRight w:val="0"/>
      <w:marTop w:val="0"/>
      <w:marBottom w:val="0"/>
      <w:divBdr>
        <w:top w:val="none" w:sz="0" w:space="0" w:color="auto"/>
        <w:left w:val="none" w:sz="0" w:space="0" w:color="auto"/>
        <w:bottom w:val="none" w:sz="0" w:space="0" w:color="auto"/>
        <w:right w:val="none" w:sz="0" w:space="0" w:color="auto"/>
      </w:divBdr>
    </w:div>
    <w:div w:id="437726466">
      <w:bodyDiv w:val="1"/>
      <w:marLeft w:val="0"/>
      <w:marRight w:val="0"/>
      <w:marTop w:val="0"/>
      <w:marBottom w:val="0"/>
      <w:divBdr>
        <w:top w:val="none" w:sz="0" w:space="0" w:color="auto"/>
        <w:left w:val="none" w:sz="0" w:space="0" w:color="auto"/>
        <w:bottom w:val="none" w:sz="0" w:space="0" w:color="auto"/>
        <w:right w:val="none" w:sz="0" w:space="0" w:color="auto"/>
      </w:divBdr>
    </w:div>
    <w:div w:id="437799069">
      <w:bodyDiv w:val="1"/>
      <w:marLeft w:val="0"/>
      <w:marRight w:val="0"/>
      <w:marTop w:val="0"/>
      <w:marBottom w:val="0"/>
      <w:divBdr>
        <w:top w:val="none" w:sz="0" w:space="0" w:color="auto"/>
        <w:left w:val="none" w:sz="0" w:space="0" w:color="auto"/>
        <w:bottom w:val="none" w:sz="0" w:space="0" w:color="auto"/>
        <w:right w:val="none" w:sz="0" w:space="0" w:color="auto"/>
      </w:divBdr>
    </w:div>
    <w:div w:id="437911689">
      <w:bodyDiv w:val="1"/>
      <w:marLeft w:val="0"/>
      <w:marRight w:val="0"/>
      <w:marTop w:val="0"/>
      <w:marBottom w:val="0"/>
      <w:divBdr>
        <w:top w:val="none" w:sz="0" w:space="0" w:color="auto"/>
        <w:left w:val="none" w:sz="0" w:space="0" w:color="auto"/>
        <w:bottom w:val="none" w:sz="0" w:space="0" w:color="auto"/>
        <w:right w:val="none" w:sz="0" w:space="0" w:color="auto"/>
      </w:divBdr>
    </w:div>
    <w:div w:id="437912406">
      <w:bodyDiv w:val="1"/>
      <w:marLeft w:val="0"/>
      <w:marRight w:val="0"/>
      <w:marTop w:val="0"/>
      <w:marBottom w:val="0"/>
      <w:divBdr>
        <w:top w:val="none" w:sz="0" w:space="0" w:color="auto"/>
        <w:left w:val="none" w:sz="0" w:space="0" w:color="auto"/>
        <w:bottom w:val="none" w:sz="0" w:space="0" w:color="auto"/>
        <w:right w:val="none" w:sz="0" w:space="0" w:color="auto"/>
      </w:divBdr>
    </w:div>
    <w:div w:id="437990950">
      <w:bodyDiv w:val="1"/>
      <w:marLeft w:val="0"/>
      <w:marRight w:val="0"/>
      <w:marTop w:val="0"/>
      <w:marBottom w:val="0"/>
      <w:divBdr>
        <w:top w:val="none" w:sz="0" w:space="0" w:color="auto"/>
        <w:left w:val="none" w:sz="0" w:space="0" w:color="auto"/>
        <w:bottom w:val="none" w:sz="0" w:space="0" w:color="auto"/>
        <w:right w:val="none" w:sz="0" w:space="0" w:color="auto"/>
      </w:divBdr>
    </w:div>
    <w:div w:id="438067264">
      <w:bodyDiv w:val="1"/>
      <w:marLeft w:val="0"/>
      <w:marRight w:val="0"/>
      <w:marTop w:val="0"/>
      <w:marBottom w:val="0"/>
      <w:divBdr>
        <w:top w:val="none" w:sz="0" w:space="0" w:color="auto"/>
        <w:left w:val="none" w:sz="0" w:space="0" w:color="auto"/>
        <w:bottom w:val="none" w:sz="0" w:space="0" w:color="auto"/>
        <w:right w:val="none" w:sz="0" w:space="0" w:color="auto"/>
      </w:divBdr>
    </w:div>
    <w:div w:id="438111431">
      <w:bodyDiv w:val="1"/>
      <w:marLeft w:val="0"/>
      <w:marRight w:val="0"/>
      <w:marTop w:val="0"/>
      <w:marBottom w:val="0"/>
      <w:divBdr>
        <w:top w:val="none" w:sz="0" w:space="0" w:color="auto"/>
        <w:left w:val="none" w:sz="0" w:space="0" w:color="auto"/>
        <w:bottom w:val="none" w:sz="0" w:space="0" w:color="auto"/>
        <w:right w:val="none" w:sz="0" w:space="0" w:color="auto"/>
      </w:divBdr>
    </w:div>
    <w:div w:id="438137003">
      <w:bodyDiv w:val="1"/>
      <w:marLeft w:val="0"/>
      <w:marRight w:val="0"/>
      <w:marTop w:val="0"/>
      <w:marBottom w:val="0"/>
      <w:divBdr>
        <w:top w:val="none" w:sz="0" w:space="0" w:color="auto"/>
        <w:left w:val="none" w:sz="0" w:space="0" w:color="auto"/>
        <w:bottom w:val="none" w:sz="0" w:space="0" w:color="auto"/>
        <w:right w:val="none" w:sz="0" w:space="0" w:color="auto"/>
      </w:divBdr>
      <w:divsChild>
        <w:div w:id="136806197">
          <w:marLeft w:val="480"/>
          <w:marRight w:val="0"/>
          <w:marTop w:val="0"/>
          <w:marBottom w:val="0"/>
          <w:divBdr>
            <w:top w:val="none" w:sz="0" w:space="0" w:color="auto"/>
            <w:left w:val="none" w:sz="0" w:space="0" w:color="auto"/>
            <w:bottom w:val="none" w:sz="0" w:space="0" w:color="auto"/>
            <w:right w:val="none" w:sz="0" w:space="0" w:color="auto"/>
          </w:divBdr>
        </w:div>
        <w:div w:id="227426564">
          <w:marLeft w:val="480"/>
          <w:marRight w:val="0"/>
          <w:marTop w:val="0"/>
          <w:marBottom w:val="0"/>
          <w:divBdr>
            <w:top w:val="none" w:sz="0" w:space="0" w:color="auto"/>
            <w:left w:val="none" w:sz="0" w:space="0" w:color="auto"/>
            <w:bottom w:val="none" w:sz="0" w:space="0" w:color="auto"/>
            <w:right w:val="none" w:sz="0" w:space="0" w:color="auto"/>
          </w:divBdr>
        </w:div>
        <w:div w:id="457994432">
          <w:marLeft w:val="480"/>
          <w:marRight w:val="0"/>
          <w:marTop w:val="0"/>
          <w:marBottom w:val="0"/>
          <w:divBdr>
            <w:top w:val="none" w:sz="0" w:space="0" w:color="auto"/>
            <w:left w:val="none" w:sz="0" w:space="0" w:color="auto"/>
            <w:bottom w:val="none" w:sz="0" w:space="0" w:color="auto"/>
            <w:right w:val="none" w:sz="0" w:space="0" w:color="auto"/>
          </w:divBdr>
        </w:div>
        <w:div w:id="668413476">
          <w:marLeft w:val="480"/>
          <w:marRight w:val="0"/>
          <w:marTop w:val="0"/>
          <w:marBottom w:val="0"/>
          <w:divBdr>
            <w:top w:val="none" w:sz="0" w:space="0" w:color="auto"/>
            <w:left w:val="none" w:sz="0" w:space="0" w:color="auto"/>
            <w:bottom w:val="none" w:sz="0" w:space="0" w:color="auto"/>
            <w:right w:val="none" w:sz="0" w:space="0" w:color="auto"/>
          </w:divBdr>
        </w:div>
        <w:div w:id="858081876">
          <w:marLeft w:val="480"/>
          <w:marRight w:val="0"/>
          <w:marTop w:val="0"/>
          <w:marBottom w:val="0"/>
          <w:divBdr>
            <w:top w:val="none" w:sz="0" w:space="0" w:color="auto"/>
            <w:left w:val="none" w:sz="0" w:space="0" w:color="auto"/>
            <w:bottom w:val="none" w:sz="0" w:space="0" w:color="auto"/>
            <w:right w:val="none" w:sz="0" w:space="0" w:color="auto"/>
          </w:divBdr>
        </w:div>
      </w:divsChild>
    </w:div>
    <w:div w:id="438260153">
      <w:bodyDiv w:val="1"/>
      <w:marLeft w:val="0"/>
      <w:marRight w:val="0"/>
      <w:marTop w:val="0"/>
      <w:marBottom w:val="0"/>
      <w:divBdr>
        <w:top w:val="none" w:sz="0" w:space="0" w:color="auto"/>
        <w:left w:val="none" w:sz="0" w:space="0" w:color="auto"/>
        <w:bottom w:val="none" w:sz="0" w:space="0" w:color="auto"/>
        <w:right w:val="none" w:sz="0" w:space="0" w:color="auto"/>
      </w:divBdr>
    </w:div>
    <w:div w:id="438455612">
      <w:bodyDiv w:val="1"/>
      <w:marLeft w:val="0"/>
      <w:marRight w:val="0"/>
      <w:marTop w:val="0"/>
      <w:marBottom w:val="0"/>
      <w:divBdr>
        <w:top w:val="none" w:sz="0" w:space="0" w:color="auto"/>
        <w:left w:val="none" w:sz="0" w:space="0" w:color="auto"/>
        <w:bottom w:val="none" w:sz="0" w:space="0" w:color="auto"/>
        <w:right w:val="none" w:sz="0" w:space="0" w:color="auto"/>
      </w:divBdr>
    </w:div>
    <w:div w:id="438524871">
      <w:bodyDiv w:val="1"/>
      <w:marLeft w:val="0"/>
      <w:marRight w:val="0"/>
      <w:marTop w:val="0"/>
      <w:marBottom w:val="0"/>
      <w:divBdr>
        <w:top w:val="none" w:sz="0" w:space="0" w:color="auto"/>
        <w:left w:val="none" w:sz="0" w:space="0" w:color="auto"/>
        <w:bottom w:val="none" w:sz="0" w:space="0" w:color="auto"/>
        <w:right w:val="none" w:sz="0" w:space="0" w:color="auto"/>
      </w:divBdr>
    </w:div>
    <w:div w:id="438720239">
      <w:bodyDiv w:val="1"/>
      <w:marLeft w:val="0"/>
      <w:marRight w:val="0"/>
      <w:marTop w:val="0"/>
      <w:marBottom w:val="0"/>
      <w:divBdr>
        <w:top w:val="none" w:sz="0" w:space="0" w:color="auto"/>
        <w:left w:val="none" w:sz="0" w:space="0" w:color="auto"/>
        <w:bottom w:val="none" w:sz="0" w:space="0" w:color="auto"/>
        <w:right w:val="none" w:sz="0" w:space="0" w:color="auto"/>
      </w:divBdr>
    </w:div>
    <w:div w:id="438722469">
      <w:bodyDiv w:val="1"/>
      <w:marLeft w:val="0"/>
      <w:marRight w:val="0"/>
      <w:marTop w:val="0"/>
      <w:marBottom w:val="0"/>
      <w:divBdr>
        <w:top w:val="none" w:sz="0" w:space="0" w:color="auto"/>
        <w:left w:val="none" w:sz="0" w:space="0" w:color="auto"/>
        <w:bottom w:val="none" w:sz="0" w:space="0" w:color="auto"/>
        <w:right w:val="none" w:sz="0" w:space="0" w:color="auto"/>
      </w:divBdr>
    </w:div>
    <w:div w:id="438766285">
      <w:bodyDiv w:val="1"/>
      <w:marLeft w:val="0"/>
      <w:marRight w:val="0"/>
      <w:marTop w:val="0"/>
      <w:marBottom w:val="0"/>
      <w:divBdr>
        <w:top w:val="none" w:sz="0" w:space="0" w:color="auto"/>
        <w:left w:val="none" w:sz="0" w:space="0" w:color="auto"/>
        <w:bottom w:val="none" w:sz="0" w:space="0" w:color="auto"/>
        <w:right w:val="none" w:sz="0" w:space="0" w:color="auto"/>
      </w:divBdr>
    </w:div>
    <w:div w:id="438766691">
      <w:bodyDiv w:val="1"/>
      <w:marLeft w:val="0"/>
      <w:marRight w:val="0"/>
      <w:marTop w:val="0"/>
      <w:marBottom w:val="0"/>
      <w:divBdr>
        <w:top w:val="none" w:sz="0" w:space="0" w:color="auto"/>
        <w:left w:val="none" w:sz="0" w:space="0" w:color="auto"/>
        <w:bottom w:val="none" w:sz="0" w:space="0" w:color="auto"/>
        <w:right w:val="none" w:sz="0" w:space="0" w:color="auto"/>
      </w:divBdr>
    </w:div>
    <w:div w:id="438917118">
      <w:bodyDiv w:val="1"/>
      <w:marLeft w:val="0"/>
      <w:marRight w:val="0"/>
      <w:marTop w:val="0"/>
      <w:marBottom w:val="0"/>
      <w:divBdr>
        <w:top w:val="none" w:sz="0" w:space="0" w:color="auto"/>
        <w:left w:val="none" w:sz="0" w:space="0" w:color="auto"/>
        <w:bottom w:val="none" w:sz="0" w:space="0" w:color="auto"/>
        <w:right w:val="none" w:sz="0" w:space="0" w:color="auto"/>
      </w:divBdr>
    </w:div>
    <w:div w:id="439035784">
      <w:bodyDiv w:val="1"/>
      <w:marLeft w:val="0"/>
      <w:marRight w:val="0"/>
      <w:marTop w:val="0"/>
      <w:marBottom w:val="0"/>
      <w:divBdr>
        <w:top w:val="none" w:sz="0" w:space="0" w:color="auto"/>
        <w:left w:val="none" w:sz="0" w:space="0" w:color="auto"/>
        <w:bottom w:val="none" w:sz="0" w:space="0" w:color="auto"/>
        <w:right w:val="none" w:sz="0" w:space="0" w:color="auto"/>
      </w:divBdr>
    </w:div>
    <w:div w:id="439111459">
      <w:bodyDiv w:val="1"/>
      <w:marLeft w:val="0"/>
      <w:marRight w:val="0"/>
      <w:marTop w:val="0"/>
      <w:marBottom w:val="0"/>
      <w:divBdr>
        <w:top w:val="none" w:sz="0" w:space="0" w:color="auto"/>
        <w:left w:val="none" w:sz="0" w:space="0" w:color="auto"/>
        <w:bottom w:val="none" w:sz="0" w:space="0" w:color="auto"/>
        <w:right w:val="none" w:sz="0" w:space="0" w:color="auto"/>
      </w:divBdr>
      <w:divsChild>
        <w:div w:id="17044541">
          <w:marLeft w:val="480"/>
          <w:marRight w:val="0"/>
          <w:marTop w:val="0"/>
          <w:marBottom w:val="0"/>
          <w:divBdr>
            <w:top w:val="none" w:sz="0" w:space="0" w:color="auto"/>
            <w:left w:val="none" w:sz="0" w:space="0" w:color="auto"/>
            <w:bottom w:val="none" w:sz="0" w:space="0" w:color="auto"/>
            <w:right w:val="none" w:sz="0" w:space="0" w:color="auto"/>
          </w:divBdr>
        </w:div>
        <w:div w:id="21442532">
          <w:marLeft w:val="480"/>
          <w:marRight w:val="0"/>
          <w:marTop w:val="0"/>
          <w:marBottom w:val="0"/>
          <w:divBdr>
            <w:top w:val="none" w:sz="0" w:space="0" w:color="auto"/>
            <w:left w:val="none" w:sz="0" w:space="0" w:color="auto"/>
            <w:bottom w:val="none" w:sz="0" w:space="0" w:color="auto"/>
            <w:right w:val="none" w:sz="0" w:space="0" w:color="auto"/>
          </w:divBdr>
        </w:div>
        <w:div w:id="36513423">
          <w:marLeft w:val="480"/>
          <w:marRight w:val="0"/>
          <w:marTop w:val="0"/>
          <w:marBottom w:val="0"/>
          <w:divBdr>
            <w:top w:val="none" w:sz="0" w:space="0" w:color="auto"/>
            <w:left w:val="none" w:sz="0" w:space="0" w:color="auto"/>
            <w:bottom w:val="none" w:sz="0" w:space="0" w:color="auto"/>
            <w:right w:val="none" w:sz="0" w:space="0" w:color="auto"/>
          </w:divBdr>
        </w:div>
        <w:div w:id="115410876">
          <w:marLeft w:val="480"/>
          <w:marRight w:val="0"/>
          <w:marTop w:val="0"/>
          <w:marBottom w:val="0"/>
          <w:divBdr>
            <w:top w:val="none" w:sz="0" w:space="0" w:color="auto"/>
            <w:left w:val="none" w:sz="0" w:space="0" w:color="auto"/>
            <w:bottom w:val="none" w:sz="0" w:space="0" w:color="auto"/>
            <w:right w:val="none" w:sz="0" w:space="0" w:color="auto"/>
          </w:divBdr>
        </w:div>
        <w:div w:id="163399457">
          <w:marLeft w:val="480"/>
          <w:marRight w:val="0"/>
          <w:marTop w:val="0"/>
          <w:marBottom w:val="0"/>
          <w:divBdr>
            <w:top w:val="none" w:sz="0" w:space="0" w:color="auto"/>
            <w:left w:val="none" w:sz="0" w:space="0" w:color="auto"/>
            <w:bottom w:val="none" w:sz="0" w:space="0" w:color="auto"/>
            <w:right w:val="none" w:sz="0" w:space="0" w:color="auto"/>
          </w:divBdr>
        </w:div>
        <w:div w:id="176312730">
          <w:marLeft w:val="480"/>
          <w:marRight w:val="0"/>
          <w:marTop w:val="0"/>
          <w:marBottom w:val="0"/>
          <w:divBdr>
            <w:top w:val="none" w:sz="0" w:space="0" w:color="auto"/>
            <w:left w:val="none" w:sz="0" w:space="0" w:color="auto"/>
            <w:bottom w:val="none" w:sz="0" w:space="0" w:color="auto"/>
            <w:right w:val="none" w:sz="0" w:space="0" w:color="auto"/>
          </w:divBdr>
        </w:div>
        <w:div w:id="182135481">
          <w:marLeft w:val="480"/>
          <w:marRight w:val="0"/>
          <w:marTop w:val="0"/>
          <w:marBottom w:val="0"/>
          <w:divBdr>
            <w:top w:val="none" w:sz="0" w:space="0" w:color="auto"/>
            <w:left w:val="none" w:sz="0" w:space="0" w:color="auto"/>
            <w:bottom w:val="none" w:sz="0" w:space="0" w:color="auto"/>
            <w:right w:val="none" w:sz="0" w:space="0" w:color="auto"/>
          </w:divBdr>
        </w:div>
        <w:div w:id="182860173">
          <w:marLeft w:val="480"/>
          <w:marRight w:val="0"/>
          <w:marTop w:val="0"/>
          <w:marBottom w:val="0"/>
          <w:divBdr>
            <w:top w:val="none" w:sz="0" w:space="0" w:color="auto"/>
            <w:left w:val="none" w:sz="0" w:space="0" w:color="auto"/>
            <w:bottom w:val="none" w:sz="0" w:space="0" w:color="auto"/>
            <w:right w:val="none" w:sz="0" w:space="0" w:color="auto"/>
          </w:divBdr>
        </w:div>
        <w:div w:id="205610017">
          <w:marLeft w:val="480"/>
          <w:marRight w:val="0"/>
          <w:marTop w:val="0"/>
          <w:marBottom w:val="0"/>
          <w:divBdr>
            <w:top w:val="none" w:sz="0" w:space="0" w:color="auto"/>
            <w:left w:val="none" w:sz="0" w:space="0" w:color="auto"/>
            <w:bottom w:val="none" w:sz="0" w:space="0" w:color="auto"/>
            <w:right w:val="none" w:sz="0" w:space="0" w:color="auto"/>
          </w:divBdr>
        </w:div>
        <w:div w:id="294456932">
          <w:marLeft w:val="480"/>
          <w:marRight w:val="0"/>
          <w:marTop w:val="0"/>
          <w:marBottom w:val="0"/>
          <w:divBdr>
            <w:top w:val="none" w:sz="0" w:space="0" w:color="auto"/>
            <w:left w:val="none" w:sz="0" w:space="0" w:color="auto"/>
            <w:bottom w:val="none" w:sz="0" w:space="0" w:color="auto"/>
            <w:right w:val="none" w:sz="0" w:space="0" w:color="auto"/>
          </w:divBdr>
        </w:div>
        <w:div w:id="367338004">
          <w:marLeft w:val="480"/>
          <w:marRight w:val="0"/>
          <w:marTop w:val="0"/>
          <w:marBottom w:val="0"/>
          <w:divBdr>
            <w:top w:val="none" w:sz="0" w:space="0" w:color="auto"/>
            <w:left w:val="none" w:sz="0" w:space="0" w:color="auto"/>
            <w:bottom w:val="none" w:sz="0" w:space="0" w:color="auto"/>
            <w:right w:val="none" w:sz="0" w:space="0" w:color="auto"/>
          </w:divBdr>
        </w:div>
        <w:div w:id="375276102">
          <w:marLeft w:val="480"/>
          <w:marRight w:val="0"/>
          <w:marTop w:val="0"/>
          <w:marBottom w:val="0"/>
          <w:divBdr>
            <w:top w:val="none" w:sz="0" w:space="0" w:color="auto"/>
            <w:left w:val="none" w:sz="0" w:space="0" w:color="auto"/>
            <w:bottom w:val="none" w:sz="0" w:space="0" w:color="auto"/>
            <w:right w:val="none" w:sz="0" w:space="0" w:color="auto"/>
          </w:divBdr>
        </w:div>
        <w:div w:id="376200783">
          <w:marLeft w:val="480"/>
          <w:marRight w:val="0"/>
          <w:marTop w:val="0"/>
          <w:marBottom w:val="0"/>
          <w:divBdr>
            <w:top w:val="none" w:sz="0" w:space="0" w:color="auto"/>
            <w:left w:val="none" w:sz="0" w:space="0" w:color="auto"/>
            <w:bottom w:val="none" w:sz="0" w:space="0" w:color="auto"/>
            <w:right w:val="none" w:sz="0" w:space="0" w:color="auto"/>
          </w:divBdr>
        </w:div>
        <w:div w:id="398285358">
          <w:marLeft w:val="480"/>
          <w:marRight w:val="0"/>
          <w:marTop w:val="0"/>
          <w:marBottom w:val="0"/>
          <w:divBdr>
            <w:top w:val="none" w:sz="0" w:space="0" w:color="auto"/>
            <w:left w:val="none" w:sz="0" w:space="0" w:color="auto"/>
            <w:bottom w:val="none" w:sz="0" w:space="0" w:color="auto"/>
            <w:right w:val="none" w:sz="0" w:space="0" w:color="auto"/>
          </w:divBdr>
        </w:div>
        <w:div w:id="398671439">
          <w:marLeft w:val="480"/>
          <w:marRight w:val="0"/>
          <w:marTop w:val="0"/>
          <w:marBottom w:val="0"/>
          <w:divBdr>
            <w:top w:val="none" w:sz="0" w:space="0" w:color="auto"/>
            <w:left w:val="none" w:sz="0" w:space="0" w:color="auto"/>
            <w:bottom w:val="none" w:sz="0" w:space="0" w:color="auto"/>
            <w:right w:val="none" w:sz="0" w:space="0" w:color="auto"/>
          </w:divBdr>
        </w:div>
        <w:div w:id="437985967">
          <w:marLeft w:val="480"/>
          <w:marRight w:val="0"/>
          <w:marTop w:val="0"/>
          <w:marBottom w:val="0"/>
          <w:divBdr>
            <w:top w:val="none" w:sz="0" w:space="0" w:color="auto"/>
            <w:left w:val="none" w:sz="0" w:space="0" w:color="auto"/>
            <w:bottom w:val="none" w:sz="0" w:space="0" w:color="auto"/>
            <w:right w:val="none" w:sz="0" w:space="0" w:color="auto"/>
          </w:divBdr>
        </w:div>
        <w:div w:id="439423293">
          <w:marLeft w:val="480"/>
          <w:marRight w:val="0"/>
          <w:marTop w:val="0"/>
          <w:marBottom w:val="0"/>
          <w:divBdr>
            <w:top w:val="none" w:sz="0" w:space="0" w:color="auto"/>
            <w:left w:val="none" w:sz="0" w:space="0" w:color="auto"/>
            <w:bottom w:val="none" w:sz="0" w:space="0" w:color="auto"/>
            <w:right w:val="none" w:sz="0" w:space="0" w:color="auto"/>
          </w:divBdr>
        </w:div>
        <w:div w:id="467742749">
          <w:marLeft w:val="480"/>
          <w:marRight w:val="0"/>
          <w:marTop w:val="0"/>
          <w:marBottom w:val="0"/>
          <w:divBdr>
            <w:top w:val="none" w:sz="0" w:space="0" w:color="auto"/>
            <w:left w:val="none" w:sz="0" w:space="0" w:color="auto"/>
            <w:bottom w:val="none" w:sz="0" w:space="0" w:color="auto"/>
            <w:right w:val="none" w:sz="0" w:space="0" w:color="auto"/>
          </w:divBdr>
        </w:div>
        <w:div w:id="507183141">
          <w:marLeft w:val="480"/>
          <w:marRight w:val="0"/>
          <w:marTop w:val="0"/>
          <w:marBottom w:val="0"/>
          <w:divBdr>
            <w:top w:val="none" w:sz="0" w:space="0" w:color="auto"/>
            <w:left w:val="none" w:sz="0" w:space="0" w:color="auto"/>
            <w:bottom w:val="none" w:sz="0" w:space="0" w:color="auto"/>
            <w:right w:val="none" w:sz="0" w:space="0" w:color="auto"/>
          </w:divBdr>
        </w:div>
        <w:div w:id="507528041">
          <w:marLeft w:val="480"/>
          <w:marRight w:val="0"/>
          <w:marTop w:val="0"/>
          <w:marBottom w:val="0"/>
          <w:divBdr>
            <w:top w:val="none" w:sz="0" w:space="0" w:color="auto"/>
            <w:left w:val="none" w:sz="0" w:space="0" w:color="auto"/>
            <w:bottom w:val="none" w:sz="0" w:space="0" w:color="auto"/>
            <w:right w:val="none" w:sz="0" w:space="0" w:color="auto"/>
          </w:divBdr>
        </w:div>
        <w:div w:id="514424145">
          <w:marLeft w:val="480"/>
          <w:marRight w:val="0"/>
          <w:marTop w:val="0"/>
          <w:marBottom w:val="0"/>
          <w:divBdr>
            <w:top w:val="none" w:sz="0" w:space="0" w:color="auto"/>
            <w:left w:val="none" w:sz="0" w:space="0" w:color="auto"/>
            <w:bottom w:val="none" w:sz="0" w:space="0" w:color="auto"/>
            <w:right w:val="none" w:sz="0" w:space="0" w:color="auto"/>
          </w:divBdr>
        </w:div>
        <w:div w:id="565919328">
          <w:marLeft w:val="480"/>
          <w:marRight w:val="0"/>
          <w:marTop w:val="0"/>
          <w:marBottom w:val="0"/>
          <w:divBdr>
            <w:top w:val="none" w:sz="0" w:space="0" w:color="auto"/>
            <w:left w:val="none" w:sz="0" w:space="0" w:color="auto"/>
            <w:bottom w:val="none" w:sz="0" w:space="0" w:color="auto"/>
            <w:right w:val="none" w:sz="0" w:space="0" w:color="auto"/>
          </w:divBdr>
        </w:div>
        <w:div w:id="601569772">
          <w:marLeft w:val="480"/>
          <w:marRight w:val="0"/>
          <w:marTop w:val="0"/>
          <w:marBottom w:val="0"/>
          <w:divBdr>
            <w:top w:val="none" w:sz="0" w:space="0" w:color="auto"/>
            <w:left w:val="none" w:sz="0" w:space="0" w:color="auto"/>
            <w:bottom w:val="none" w:sz="0" w:space="0" w:color="auto"/>
            <w:right w:val="none" w:sz="0" w:space="0" w:color="auto"/>
          </w:divBdr>
        </w:div>
        <w:div w:id="602999483">
          <w:marLeft w:val="480"/>
          <w:marRight w:val="0"/>
          <w:marTop w:val="0"/>
          <w:marBottom w:val="0"/>
          <w:divBdr>
            <w:top w:val="none" w:sz="0" w:space="0" w:color="auto"/>
            <w:left w:val="none" w:sz="0" w:space="0" w:color="auto"/>
            <w:bottom w:val="none" w:sz="0" w:space="0" w:color="auto"/>
            <w:right w:val="none" w:sz="0" w:space="0" w:color="auto"/>
          </w:divBdr>
        </w:div>
        <w:div w:id="606625027">
          <w:marLeft w:val="480"/>
          <w:marRight w:val="0"/>
          <w:marTop w:val="0"/>
          <w:marBottom w:val="0"/>
          <w:divBdr>
            <w:top w:val="none" w:sz="0" w:space="0" w:color="auto"/>
            <w:left w:val="none" w:sz="0" w:space="0" w:color="auto"/>
            <w:bottom w:val="none" w:sz="0" w:space="0" w:color="auto"/>
            <w:right w:val="none" w:sz="0" w:space="0" w:color="auto"/>
          </w:divBdr>
        </w:div>
        <w:div w:id="628165023">
          <w:marLeft w:val="480"/>
          <w:marRight w:val="0"/>
          <w:marTop w:val="0"/>
          <w:marBottom w:val="0"/>
          <w:divBdr>
            <w:top w:val="none" w:sz="0" w:space="0" w:color="auto"/>
            <w:left w:val="none" w:sz="0" w:space="0" w:color="auto"/>
            <w:bottom w:val="none" w:sz="0" w:space="0" w:color="auto"/>
            <w:right w:val="none" w:sz="0" w:space="0" w:color="auto"/>
          </w:divBdr>
        </w:div>
        <w:div w:id="690646016">
          <w:marLeft w:val="480"/>
          <w:marRight w:val="0"/>
          <w:marTop w:val="0"/>
          <w:marBottom w:val="0"/>
          <w:divBdr>
            <w:top w:val="none" w:sz="0" w:space="0" w:color="auto"/>
            <w:left w:val="none" w:sz="0" w:space="0" w:color="auto"/>
            <w:bottom w:val="none" w:sz="0" w:space="0" w:color="auto"/>
            <w:right w:val="none" w:sz="0" w:space="0" w:color="auto"/>
          </w:divBdr>
        </w:div>
        <w:div w:id="779687037">
          <w:marLeft w:val="480"/>
          <w:marRight w:val="0"/>
          <w:marTop w:val="0"/>
          <w:marBottom w:val="0"/>
          <w:divBdr>
            <w:top w:val="none" w:sz="0" w:space="0" w:color="auto"/>
            <w:left w:val="none" w:sz="0" w:space="0" w:color="auto"/>
            <w:bottom w:val="none" w:sz="0" w:space="0" w:color="auto"/>
            <w:right w:val="none" w:sz="0" w:space="0" w:color="auto"/>
          </w:divBdr>
        </w:div>
        <w:div w:id="909921910">
          <w:marLeft w:val="480"/>
          <w:marRight w:val="0"/>
          <w:marTop w:val="0"/>
          <w:marBottom w:val="0"/>
          <w:divBdr>
            <w:top w:val="none" w:sz="0" w:space="0" w:color="auto"/>
            <w:left w:val="none" w:sz="0" w:space="0" w:color="auto"/>
            <w:bottom w:val="none" w:sz="0" w:space="0" w:color="auto"/>
            <w:right w:val="none" w:sz="0" w:space="0" w:color="auto"/>
          </w:divBdr>
        </w:div>
      </w:divsChild>
    </w:div>
    <w:div w:id="439187167">
      <w:bodyDiv w:val="1"/>
      <w:marLeft w:val="0"/>
      <w:marRight w:val="0"/>
      <w:marTop w:val="0"/>
      <w:marBottom w:val="0"/>
      <w:divBdr>
        <w:top w:val="none" w:sz="0" w:space="0" w:color="auto"/>
        <w:left w:val="none" w:sz="0" w:space="0" w:color="auto"/>
        <w:bottom w:val="none" w:sz="0" w:space="0" w:color="auto"/>
        <w:right w:val="none" w:sz="0" w:space="0" w:color="auto"/>
      </w:divBdr>
    </w:div>
    <w:div w:id="439223866">
      <w:bodyDiv w:val="1"/>
      <w:marLeft w:val="0"/>
      <w:marRight w:val="0"/>
      <w:marTop w:val="0"/>
      <w:marBottom w:val="0"/>
      <w:divBdr>
        <w:top w:val="none" w:sz="0" w:space="0" w:color="auto"/>
        <w:left w:val="none" w:sz="0" w:space="0" w:color="auto"/>
        <w:bottom w:val="none" w:sz="0" w:space="0" w:color="auto"/>
        <w:right w:val="none" w:sz="0" w:space="0" w:color="auto"/>
      </w:divBdr>
    </w:div>
    <w:div w:id="439229408">
      <w:bodyDiv w:val="1"/>
      <w:marLeft w:val="0"/>
      <w:marRight w:val="0"/>
      <w:marTop w:val="0"/>
      <w:marBottom w:val="0"/>
      <w:divBdr>
        <w:top w:val="none" w:sz="0" w:space="0" w:color="auto"/>
        <w:left w:val="none" w:sz="0" w:space="0" w:color="auto"/>
        <w:bottom w:val="none" w:sz="0" w:space="0" w:color="auto"/>
        <w:right w:val="none" w:sz="0" w:space="0" w:color="auto"/>
      </w:divBdr>
    </w:div>
    <w:div w:id="439374853">
      <w:bodyDiv w:val="1"/>
      <w:marLeft w:val="0"/>
      <w:marRight w:val="0"/>
      <w:marTop w:val="0"/>
      <w:marBottom w:val="0"/>
      <w:divBdr>
        <w:top w:val="none" w:sz="0" w:space="0" w:color="auto"/>
        <w:left w:val="none" w:sz="0" w:space="0" w:color="auto"/>
        <w:bottom w:val="none" w:sz="0" w:space="0" w:color="auto"/>
        <w:right w:val="none" w:sz="0" w:space="0" w:color="auto"/>
      </w:divBdr>
      <w:divsChild>
        <w:div w:id="19671910">
          <w:marLeft w:val="480"/>
          <w:marRight w:val="0"/>
          <w:marTop w:val="0"/>
          <w:marBottom w:val="0"/>
          <w:divBdr>
            <w:top w:val="none" w:sz="0" w:space="0" w:color="auto"/>
            <w:left w:val="none" w:sz="0" w:space="0" w:color="auto"/>
            <w:bottom w:val="none" w:sz="0" w:space="0" w:color="auto"/>
            <w:right w:val="none" w:sz="0" w:space="0" w:color="auto"/>
          </w:divBdr>
        </w:div>
        <w:div w:id="169148624">
          <w:marLeft w:val="480"/>
          <w:marRight w:val="0"/>
          <w:marTop w:val="0"/>
          <w:marBottom w:val="0"/>
          <w:divBdr>
            <w:top w:val="none" w:sz="0" w:space="0" w:color="auto"/>
            <w:left w:val="none" w:sz="0" w:space="0" w:color="auto"/>
            <w:bottom w:val="none" w:sz="0" w:space="0" w:color="auto"/>
            <w:right w:val="none" w:sz="0" w:space="0" w:color="auto"/>
          </w:divBdr>
        </w:div>
        <w:div w:id="180095352">
          <w:marLeft w:val="480"/>
          <w:marRight w:val="0"/>
          <w:marTop w:val="0"/>
          <w:marBottom w:val="0"/>
          <w:divBdr>
            <w:top w:val="none" w:sz="0" w:space="0" w:color="auto"/>
            <w:left w:val="none" w:sz="0" w:space="0" w:color="auto"/>
            <w:bottom w:val="none" w:sz="0" w:space="0" w:color="auto"/>
            <w:right w:val="none" w:sz="0" w:space="0" w:color="auto"/>
          </w:divBdr>
        </w:div>
        <w:div w:id="214511150">
          <w:marLeft w:val="480"/>
          <w:marRight w:val="0"/>
          <w:marTop w:val="0"/>
          <w:marBottom w:val="0"/>
          <w:divBdr>
            <w:top w:val="none" w:sz="0" w:space="0" w:color="auto"/>
            <w:left w:val="none" w:sz="0" w:space="0" w:color="auto"/>
            <w:bottom w:val="none" w:sz="0" w:space="0" w:color="auto"/>
            <w:right w:val="none" w:sz="0" w:space="0" w:color="auto"/>
          </w:divBdr>
        </w:div>
        <w:div w:id="304623332">
          <w:marLeft w:val="480"/>
          <w:marRight w:val="0"/>
          <w:marTop w:val="0"/>
          <w:marBottom w:val="0"/>
          <w:divBdr>
            <w:top w:val="none" w:sz="0" w:space="0" w:color="auto"/>
            <w:left w:val="none" w:sz="0" w:space="0" w:color="auto"/>
            <w:bottom w:val="none" w:sz="0" w:space="0" w:color="auto"/>
            <w:right w:val="none" w:sz="0" w:space="0" w:color="auto"/>
          </w:divBdr>
        </w:div>
        <w:div w:id="378096848">
          <w:marLeft w:val="480"/>
          <w:marRight w:val="0"/>
          <w:marTop w:val="0"/>
          <w:marBottom w:val="0"/>
          <w:divBdr>
            <w:top w:val="none" w:sz="0" w:space="0" w:color="auto"/>
            <w:left w:val="none" w:sz="0" w:space="0" w:color="auto"/>
            <w:bottom w:val="none" w:sz="0" w:space="0" w:color="auto"/>
            <w:right w:val="none" w:sz="0" w:space="0" w:color="auto"/>
          </w:divBdr>
        </w:div>
        <w:div w:id="416362280">
          <w:marLeft w:val="480"/>
          <w:marRight w:val="0"/>
          <w:marTop w:val="0"/>
          <w:marBottom w:val="0"/>
          <w:divBdr>
            <w:top w:val="none" w:sz="0" w:space="0" w:color="auto"/>
            <w:left w:val="none" w:sz="0" w:space="0" w:color="auto"/>
            <w:bottom w:val="none" w:sz="0" w:space="0" w:color="auto"/>
            <w:right w:val="none" w:sz="0" w:space="0" w:color="auto"/>
          </w:divBdr>
        </w:div>
        <w:div w:id="453325736">
          <w:marLeft w:val="480"/>
          <w:marRight w:val="0"/>
          <w:marTop w:val="0"/>
          <w:marBottom w:val="0"/>
          <w:divBdr>
            <w:top w:val="none" w:sz="0" w:space="0" w:color="auto"/>
            <w:left w:val="none" w:sz="0" w:space="0" w:color="auto"/>
            <w:bottom w:val="none" w:sz="0" w:space="0" w:color="auto"/>
            <w:right w:val="none" w:sz="0" w:space="0" w:color="auto"/>
          </w:divBdr>
        </w:div>
        <w:div w:id="461118864">
          <w:marLeft w:val="480"/>
          <w:marRight w:val="0"/>
          <w:marTop w:val="0"/>
          <w:marBottom w:val="0"/>
          <w:divBdr>
            <w:top w:val="none" w:sz="0" w:space="0" w:color="auto"/>
            <w:left w:val="none" w:sz="0" w:space="0" w:color="auto"/>
            <w:bottom w:val="none" w:sz="0" w:space="0" w:color="auto"/>
            <w:right w:val="none" w:sz="0" w:space="0" w:color="auto"/>
          </w:divBdr>
        </w:div>
        <w:div w:id="584261846">
          <w:marLeft w:val="480"/>
          <w:marRight w:val="0"/>
          <w:marTop w:val="0"/>
          <w:marBottom w:val="0"/>
          <w:divBdr>
            <w:top w:val="none" w:sz="0" w:space="0" w:color="auto"/>
            <w:left w:val="none" w:sz="0" w:space="0" w:color="auto"/>
            <w:bottom w:val="none" w:sz="0" w:space="0" w:color="auto"/>
            <w:right w:val="none" w:sz="0" w:space="0" w:color="auto"/>
          </w:divBdr>
        </w:div>
        <w:div w:id="590161708">
          <w:marLeft w:val="480"/>
          <w:marRight w:val="0"/>
          <w:marTop w:val="0"/>
          <w:marBottom w:val="0"/>
          <w:divBdr>
            <w:top w:val="none" w:sz="0" w:space="0" w:color="auto"/>
            <w:left w:val="none" w:sz="0" w:space="0" w:color="auto"/>
            <w:bottom w:val="none" w:sz="0" w:space="0" w:color="auto"/>
            <w:right w:val="none" w:sz="0" w:space="0" w:color="auto"/>
          </w:divBdr>
        </w:div>
        <w:div w:id="634602017">
          <w:marLeft w:val="480"/>
          <w:marRight w:val="0"/>
          <w:marTop w:val="0"/>
          <w:marBottom w:val="0"/>
          <w:divBdr>
            <w:top w:val="none" w:sz="0" w:space="0" w:color="auto"/>
            <w:left w:val="none" w:sz="0" w:space="0" w:color="auto"/>
            <w:bottom w:val="none" w:sz="0" w:space="0" w:color="auto"/>
            <w:right w:val="none" w:sz="0" w:space="0" w:color="auto"/>
          </w:divBdr>
        </w:div>
        <w:div w:id="764688388">
          <w:marLeft w:val="480"/>
          <w:marRight w:val="0"/>
          <w:marTop w:val="0"/>
          <w:marBottom w:val="0"/>
          <w:divBdr>
            <w:top w:val="none" w:sz="0" w:space="0" w:color="auto"/>
            <w:left w:val="none" w:sz="0" w:space="0" w:color="auto"/>
            <w:bottom w:val="none" w:sz="0" w:space="0" w:color="auto"/>
            <w:right w:val="none" w:sz="0" w:space="0" w:color="auto"/>
          </w:divBdr>
        </w:div>
        <w:div w:id="769860767">
          <w:marLeft w:val="480"/>
          <w:marRight w:val="0"/>
          <w:marTop w:val="0"/>
          <w:marBottom w:val="0"/>
          <w:divBdr>
            <w:top w:val="none" w:sz="0" w:space="0" w:color="auto"/>
            <w:left w:val="none" w:sz="0" w:space="0" w:color="auto"/>
            <w:bottom w:val="none" w:sz="0" w:space="0" w:color="auto"/>
            <w:right w:val="none" w:sz="0" w:space="0" w:color="auto"/>
          </w:divBdr>
        </w:div>
        <w:div w:id="792946337">
          <w:marLeft w:val="480"/>
          <w:marRight w:val="0"/>
          <w:marTop w:val="0"/>
          <w:marBottom w:val="0"/>
          <w:divBdr>
            <w:top w:val="none" w:sz="0" w:space="0" w:color="auto"/>
            <w:left w:val="none" w:sz="0" w:space="0" w:color="auto"/>
            <w:bottom w:val="none" w:sz="0" w:space="0" w:color="auto"/>
            <w:right w:val="none" w:sz="0" w:space="0" w:color="auto"/>
          </w:divBdr>
        </w:div>
        <w:div w:id="816919103">
          <w:marLeft w:val="480"/>
          <w:marRight w:val="0"/>
          <w:marTop w:val="0"/>
          <w:marBottom w:val="0"/>
          <w:divBdr>
            <w:top w:val="none" w:sz="0" w:space="0" w:color="auto"/>
            <w:left w:val="none" w:sz="0" w:space="0" w:color="auto"/>
            <w:bottom w:val="none" w:sz="0" w:space="0" w:color="auto"/>
            <w:right w:val="none" w:sz="0" w:space="0" w:color="auto"/>
          </w:divBdr>
        </w:div>
        <w:div w:id="893464738">
          <w:marLeft w:val="480"/>
          <w:marRight w:val="0"/>
          <w:marTop w:val="0"/>
          <w:marBottom w:val="0"/>
          <w:divBdr>
            <w:top w:val="none" w:sz="0" w:space="0" w:color="auto"/>
            <w:left w:val="none" w:sz="0" w:space="0" w:color="auto"/>
            <w:bottom w:val="none" w:sz="0" w:space="0" w:color="auto"/>
            <w:right w:val="none" w:sz="0" w:space="0" w:color="auto"/>
          </w:divBdr>
        </w:div>
        <w:div w:id="896434113">
          <w:marLeft w:val="480"/>
          <w:marRight w:val="0"/>
          <w:marTop w:val="0"/>
          <w:marBottom w:val="0"/>
          <w:divBdr>
            <w:top w:val="none" w:sz="0" w:space="0" w:color="auto"/>
            <w:left w:val="none" w:sz="0" w:space="0" w:color="auto"/>
            <w:bottom w:val="none" w:sz="0" w:space="0" w:color="auto"/>
            <w:right w:val="none" w:sz="0" w:space="0" w:color="auto"/>
          </w:divBdr>
        </w:div>
        <w:div w:id="899901167">
          <w:marLeft w:val="480"/>
          <w:marRight w:val="0"/>
          <w:marTop w:val="0"/>
          <w:marBottom w:val="0"/>
          <w:divBdr>
            <w:top w:val="none" w:sz="0" w:space="0" w:color="auto"/>
            <w:left w:val="none" w:sz="0" w:space="0" w:color="auto"/>
            <w:bottom w:val="none" w:sz="0" w:space="0" w:color="auto"/>
            <w:right w:val="none" w:sz="0" w:space="0" w:color="auto"/>
          </w:divBdr>
        </w:div>
      </w:divsChild>
    </w:div>
    <w:div w:id="439449552">
      <w:bodyDiv w:val="1"/>
      <w:marLeft w:val="0"/>
      <w:marRight w:val="0"/>
      <w:marTop w:val="0"/>
      <w:marBottom w:val="0"/>
      <w:divBdr>
        <w:top w:val="none" w:sz="0" w:space="0" w:color="auto"/>
        <w:left w:val="none" w:sz="0" w:space="0" w:color="auto"/>
        <w:bottom w:val="none" w:sz="0" w:space="0" w:color="auto"/>
        <w:right w:val="none" w:sz="0" w:space="0" w:color="auto"/>
      </w:divBdr>
    </w:div>
    <w:div w:id="439567724">
      <w:bodyDiv w:val="1"/>
      <w:marLeft w:val="0"/>
      <w:marRight w:val="0"/>
      <w:marTop w:val="0"/>
      <w:marBottom w:val="0"/>
      <w:divBdr>
        <w:top w:val="none" w:sz="0" w:space="0" w:color="auto"/>
        <w:left w:val="none" w:sz="0" w:space="0" w:color="auto"/>
        <w:bottom w:val="none" w:sz="0" w:space="0" w:color="auto"/>
        <w:right w:val="none" w:sz="0" w:space="0" w:color="auto"/>
      </w:divBdr>
    </w:div>
    <w:div w:id="439644185">
      <w:bodyDiv w:val="1"/>
      <w:marLeft w:val="0"/>
      <w:marRight w:val="0"/>
      <w:marTop w:val="0"/>
      <w:marBottom w:val="0"/>
      <w:divBdr>
        <w:top w:val="none" w:sz="0" w:space="0" w:color="auto"/>
        <w:left w:val="none" w:sz="0" w:space="0" w:color="auto"/>
        <w:bottom w:val="none" w:sz="0" w:space="0" w:color="auto"/>
        <w:right w:val="none" w:sz="0" w:space="0" w:color="auto"/>
      </w:divBdr>
    </w:div>
    <w:div w:id="439689510">
      <w:bodyDiv w:val="1"/>
      <w:marLeft w:val="0"/>
      <w:marRight w:val="0"/>
      <w:marTop w:val="0"/>
      <w:marBottom w:val="0"/>
      <w:divBdr>
        <w:top w:val="none" w:sz="0" w:space="0" w:color="auto"/>
        <w:left w:val="none" w:sz="0" w:space="0" w:color="auto"/>
        <w:bottom w:val="none" w:sz="0" w:space="0" w:color="auto"/>
        <w:right w:val="none" w:sz="0" w:space="0" w:color="auto"/>
      </w:divBdr>
    </w:div>
    <w:div w:id="439840799">
      <w:bodyDiv w:val="1"/>
      <w:marLeft w:val="0"/>
      <w:marRight w:val="0"/>
      <w:marTop w:val="0"/>
      <w:marBottom w:val="0"/>
      <w:divBdr>
        <w:top w:val="none" w:sz="0" w:space="0" w:color="auto"/>
        <w:left w:val="none" w:sz="0" w:space="0" w:color="auto"/>
        <w:bottom w:val="none" w:sz="0" w:space="0" w:color="auto"/>
        <w:right w:val="none" w:sz="0" w:space="0" w:color="auto"/>
      </w:divBdr>
    </w:div>
    <w:div w:id="439842240">
      <w:bodyDiv w:val="1"/>
      <w:marLeft w:val="0"/>
      <w:marRight w:val="0"/>
      <w:marTop w:val="0"/>
      <w:marBottom w:val="0"/>
      <w:divBdr>
        <w:top w:val="none" w:sz="0" w:space="0" w:color="auto"/>
        <w:left w:val="none" w:sz="0" w:space="0" w:color="auto"/>
        <w:bottom w:val="none" w:sz="0" w:space="0" w:color="auto"/>
        <w:right w:val="none" w:sz="0" w:space="0" w:color="auto"/>
      </w:divBdr>
    </w:div>
    <w:div w:id="439952623">
      <w:bodyDiv w:val="1"/>
      <w:marLeft w:val="0"/>
      <w:marRight w:val="0"/>
      <w:marTop w:val="0"/>
      <w:marBottom w:val="0"/>
      <w:divBdr>
        <w:top w:val="none" w:sz="0" w:space="0" w:color="auto"/>
        <w:left w:val="none" w:sz="0" w:space="0" w:color="auto"/>
        <w:bottom w:val="none" w:sz="0" w:space="0" w:color="auto"/>
        <w:right w:val="none" w:sz="0" w:space="0" w:color="auto"/>
      </w:divBdr>
    </w:div>
    <w:div w:id="440075310">
      <w:bodyDiv w:val="1"/>
      <w:marLeft w:val="0"/>
      <w:marRight w:val="0"/>
      <w:marTop w:val="0"/>
      <w:marBottom w:val="0"/>
      <w:divBdr>
        <w:top w:val="none" w:sz="0" w:space="0" w:color="auto"/>
        <w:left w:val="none" w:sz="0" w:space="0" w:color="auto"/>
        <w:bottom w:val="none" w:sz="0" w:space="0" w:color="auto"/>
        <w:right w:val="none" w:sz="0" w:space="0" w:color="auto"/>
      </w:divBdr>
    </w:div>
    <w:div w:id="440226790">
      <w:bodyDiv w:val="1"/>
      <w:marLeft w:val="0"/>
      <w:marRight w:val="0"/>
      <w:marTop w:val="0"/>
      <w:marBottom w:val="0"/>
      <w:divBdr>
        <w:top w:val="none" w:sz="0" w:space="0" w:color="auto"/>
        <w:left w:val="none" w:sz="0" w:space="0" w:color="auto"/>
        <w:bottom w:val="none" w:sz="0" w:space="0" w:color="auto"/>
        <w:right w:val="none" w:sz="0" w:space="0" w:color="auto"/>
      </w:divBdr>
    </w:div>
    <w:div w:id="440347334">
      <w:bodyDiv w:val="1"/>
      <w:marLeft w:val="0"/>
      <w:marRight w:val="0"/>
      <w:marTop w:val="0"/>
      <w:marBottom w:val="0"/>
      <w:divBdr>
        <w:top w:val="none" w:sz="0" w:space="0" w:color="auto"/>
        <w:left w:val="none" w:sz="0" w:space="0" w:color="auto"/>
        <w:bottom w:val="none" w:sz="0" w:space="0" w:color="auto"/>
        <w:right w:val="none" w:sz="0" w:space="0" w:color="auto"/>
      </w:divBdr>
    </w:div>
    <w:div w:id="440413478">
      <w:bodyDiv w:val="1"/>
      <w:marLeft w:val="0"/>
      <w:marRight w:val="0"/>
      <w:marTop w:val="0"/>
      <w:marBottom w:val="0"/>
      <w:divBdr>
        <w:top w:val="none" w:sz="0" w:space="0" w:color="auto"/>
        <w:left w:val="none" w:sz="0" w:space="0" w:color="auto"/>
        <w:bottom w:val="none" w:sz="0" w:space="0" w:color="auto"/>
        <w:right w:val="none" w:sz="0" w:space="0" w:color="auto"/>
      </w:divBdr>
    </w:div>
    <w:div w:id="440417396">
      <w:bodyDiv w:val="1"/>
      <w:marLeft w:val="0"/>
      <w:marRight w:val="0"/>
      <w:marTop w:val="0"/>
      <w:marBottom w:val="0"/>
      <w:divBdr>
        <w:top w:val="none" w:sz="0" w:space="0" w:color="auto"/>
        <w:left w:val="none" w:sz="0" w:space="0" w:color="auto"/>
        <w:bottom w:val="none" w:sz="0" w:space="0" w:color="auto"/>
        <w:right w:val="none" w:sz="0" w:space="0" w:color="auto"/>
      </w:divBdr>
    </w:div>
    <w:div w:id="440497797">
      <w:bodyDiv w:val="1"/>
      <w:marLeft w:val="0"/>
      <w:marRight w:val="0"/>
      <w:marTop w:val="0"/>
      <w:marBottom w:val="0"/>
      <w:divBdr>
        <w:top w:val="none" w:sz="0" w:space="0" w:color="auto"/>
        <w:left w:val="none" w:sz="0" w:space="0" w:color="auto"/>
        <w:bottom w:val="none" w:sz="0" w:space="0" w:color="auto"/>
        <w:right w:val="none" w:sz="0" w:space="0" w:color="auto"/>
      </w:divBdr>
    </w:div>
    <w:div w:id="440536318">
      <w:bodyDiv w:val="1"/>
      <w:marLeft w:val="0"/>
      <w:marRight w:val="0"/>
      <w:marTop w:val="0"/>
      <w:marBottom w:val="0"/>
      <w:divBdr>
        <w:top w:val="none" w:sz="0" w:space="0" w:color="auto"/>
        <w:left w:val="none" w:sz="0" w:space="0" w:color="auto"/>
        <w:bottom w:val="none" w:sz="0" w:space="0" w:color="auto"/>
        <w:right w:val="none" w:sz="0" w:space="0" w:color="auto"/>
      </w:divBdr>
    </w:div>
    <w:div w:id="440682361">
      <w:bodyDiv w:val="1"/>
      <w:marLeft w:val="0"/>
      <w:marRight w:val="0"/>
      <w:marTop w:val="0"/>
      <w:marBottom w:val="0"/>
      <w:divBdr>
        <w:top w:val="none" w:sz="0" w:space="0" w:color="auto"/>
        <w:left w:val="none" w:sz="0" w:space="0" w:color="auto"/>
        <w:bottom w:val="none" w:sz="0" w:space="0" w:color="auto"/>
        <w:right w:val="none" w:sz="0" w:space="0" w:color="auto"/>
      </w:divBdr>
    </w:div>
    <w:div w:id="440684441">
      <w:bodyDiv w:val="1"/>
      <w:marLeft w:val="0"/>
      <w:marRight w:val="0"/>
      <w:marTop w:val="0"/>
      <w:marBottom w:val="0"/>
      <w:divBdr>
        <w:top w:val="none" w:sz="0" w:space="0" w:color="auto"/>
        <w:left w:val="none" w:sz="0" w:space="0" w:color="auto"/>
        <w:bottom w:val="none" w:sz="0" w:space="0" w:color="auto"/>
        <w:right w:val="none" w:sz="0" w:space="0" w:color="auto"/>
      </w:divBdr>
    </w:div>
    <w:div w:id="440686502">
      <w:bodyDiv w:val="1"/>
      <w:marLeft w:val="0"/>
      <w:marRight w:val="0"/>
      <w:marTop w:val="0"/>
      <w:marBottom w:val="0"/>
      <w:divBdr>
        <w:top w:val="none" w:sz="0" w:space="0" w:color="auto"/>
        <w:left w:val="none" w:sz="0" w:space="0" w:color="auto"/>
        <w:bottom w:val="none" w:sz="0" w:space="0" w:color="auto"/>
        <w:right w:val="none" w:sz="0" w:space="0" w:color="auto"/>
      </w:divBdr>
    </w:div>
    <w:div w:id="440803146">
      <w:bodyDiv w:val="1"/>
      <w:marLeft w:val="0"/>
      <w:marRight w:val="0"/>
      <w:marTop w:val="0"/>
      <w:marBottom w:val="0"/>
      <w:divBdr>
        <w:top w:val="none" w:sz="0" w:space="0" w:color="auto"/>
        <w:left w:val="none" w:sz="0" w:space="0" w:color="auto"/>
        <w:bottom w:val="none" w:sz="0" w:space="0" w:color="auto"/>
        <w:right w:val="none" w:sz="0" w:space="0" w:color="auto"/>
      </w:divBdr>
    </w:div>
    <w:div w:id="440875526">
      <w:bodyDiv w:val="1"/>
      <w:marLeft w:val="0"/>
      <w:marRight w:val="0"/>
      <w:marTop w:val="0"/>
      <w:marBottom w:val="0"/>
      <w:divBdr>
        <w:top w:val="none" w:sz="0" w:space="0" w:color="auto"/>
        <w:left w:val="none" w:sz="0" w:space="0" w:color="auto"/>
        <w:bottom w:val="none" w:sz="0" w:space="0" w:color="auto"/>
        <w:right w:val="none" w:sz="0" w:space="0" w:color="auto"/>
      </w:divBdr>
    </w:div>
    <w:div w:id="440953914">
      <w:bodyDiv w:val="1"/>
      <w:marLeft w:val="0"/>
      <w:marRight w:val="0"/>
      <w:marTop w:val="0"/>
      <w:marBottom w:val="0"/>
      <w:divBdr>
        <w:top w:val="none" w:sz="0" w:space="0" w:color="auto"/>
        <w:left w:val="none" w:sz="0" w:space="0" w:color="auto"/>
        <w:bottom w:val="none" w:sz="0" w:space="0" w:color="auto"/>
        <w:right w:val="none" w:sz="0" w:space="0" w:color="auto"/>
      </w:divBdr>
    </w:div>
    <w:div w:id="440998096">
      <w:bodyDiv w:val="1"/>
      <w:marLeft w:val="0"/>
      <w:marRight w:val="0"/>
      <w:marTop w:val="0"/>
      <w:marBottom w:val="0"/>
      <w:divBdr>
        <w:top w:val="none" w:sz="0" w:space="0" w:color="auto"/>
        <w:left w:val="none" w:sz="0" w:space="0" w:color="auto"/>
        <w:bottom w:val="none" w:sz="0" w:space="0" w:color="auto"/>
        <w:right w:val="none" w:sz="0" w:space="0" w:color="auto"/>
      </w:divBdr>
    </w:div>
    <w:div w:id="441001716">
      <w:bodyDiv w:val="1"/>
      <w:marLeft w:val="0"/>
      <w:marRight w:val="0"/>
      <w:marTop w:val="0"/>
      <w:marBottom w:val="0"/>
      <w:divBdr>
        <w:top w:val="none" w:sz="0" w:space="0" w:color="auto"/>
        <w:left w:val="none" w:sz="0" w:space="0" w:color="auto"/>
        <w:bottom w:val="none" w:sz="0" w:space="0" w:color="auto"/>
        <w:right w:val="none" w:sz="0" w:space="0" w:color="auto"/>
      </w:divBdr>
    </w:div>
    <w:div w:id="441341543">
      <w:bodyDiv w:val="1"/>
      <w:marLeft w:val="0"/>
      <w:marRight w:val="0"/>
      <w:marTop w:val="0"/>
      <w:marBottom w:val="0"/>
      <w:divBdr>
        <w:top w:val="none" w:sz="0" w:space="0" w:color="auto"/>
        <w:left w:val="none" w:sz="0" w:space="0" w:color="auto"/>
        <w:bottom w:val="none" w:sz="0" w:space="0" w:color="auto"/>
        <w:right w:val="none" w:sz="0" w:space="0" w:color="auto"/>
      </w:divBdr>
    </w:div>
    <w:div w:id="441416550">
      <w:bodyDiv w:val="1"/>
      <w:marLeft w:val="0"/>
      <w:marRight w:val="0"/>
      <w:marTop w:val="0"/>
      <w:marBottom w:val="0"/>
      <w:divBdr>
        <w:top w:val="none" w:sz="0" w:space="0" w:color="auto"/>
        <w:left w:val="none" w:sz="0" w:space="0" w:color="auto"/>
        <w:bottom w:val="none" w:sz="0" w:space="0" w:color="auto"/>
        <w:right w:val="none" w:sz="0" w:space="0" w:color="auto"/>
      </w:divBdr>
    </w:div>
    <w:div w:id="441534027">
      <w:bodyDiv w:val="1"/>
      <w:marLeft w:val="0"/>
      <w:marRight w:val="0"/>
      <w:marTop w:val="0"/>
      <w:marBottom w:val="0"/>
      <w:divBdr>
        <w:top w:val="none" w:sz="0" w:space="0" w:color="auto"/>
        <w:left w:val="none" w:sz="0" w:space="0" w:color="auto"/>
        <w:bottom w:val="none" w:sz="0" w:space="0" w:color="auto"/>
        <w:right w:val="none" w:sz="0" w:space="0" w:color="auto"/>
      </w:divBdr>
    </w:div>
    <w:div w:id="441611873">
      <w:bodyDiv w:val="1"/>
      <w:marLeft w:val="0"/>
      <w:marRight w:val="0"/>
      <w:marTop w:val="0"/>
      <w:marBottom w:val="0"/>
      <w:divBdr>
        <w:top w:val="none" w:sz="0" w:space="0" w:color="auto"/>
        <w:left w:val="none" w:sz="0" w:space="0" w:color="auto"/>
        <w:bottom w:val="none" w:sz="0" w:space="0" w:color="auto"/>
        <w:right w:val="none" w:sz="0" w:space="0" w:color="auto"/>
      </w:divBdr>
    </w:div>
    <w:div w:id="441651431">
      <w:bodyDiv w:val="1"/>
      <w:marLeft w:val="0"/>
      <w:marRight w:val="0"/>
      <w:marTop w:val="0"/>
      <w:marBottom w:val="0"/>
      <w:divBdr>
        <w:top w:val="none" w:sz="0" w:space="0" w:color="auto"/>
        <w:left w:val="none" w:sz="0" w:space="0" w:color="auto"/>
        <w:bottom w:val="none" w:sz="0" w:space="0" w:color="auto"/>
        <w:right w:val="none" w:sz="0" w:space="0" w:color="auto"/>
      </w:divBdr>
    </w:div>
    <w:div w:id="441654451">
      <w:bodyDiv w:val="1"/>
      <w:marLeft w:val="0"/>
      <w:marRight w:val="0"/>
      <w:marTop w:val="0"/>
      <w:marBottom w:val="0"/>
      <w:divBdr>
        <w:top w:val="none" w:sz="0" w:space="0" w:color="auto"/>
        <w:left w:val="none" w:sz="0" w:space="0" w:color="auto"/>
        <w:bottom w:val="none" w:sz="0" w:space="0" w:color="auto"/>
        <w:right w:val="none" w:sz="0" w:space="0" w:color="auto"/>
      </w:divBdr>
    </w:div>
    <w:div w:id="441727424">
      <w:bodyDiv w:val="1"/>
      <w:marLeft w:val="0"/>
      <w:marRight w:val="0"/>
      <w:marTop w:val="0"/>
      <w:marBottom w:val="0"/>
      <w:divBdr>
        <w:top w:val="none" w:sz="0" w:space="0" w:color="auto"/>
        <w:left w:val="none" w:sz="0" w:space="0" w:color="auto"/>
        <w:bottom w:val="none" w:sz="0" w:space="0" w:color="auto"/>
        <w:right w:val="none" w:sz="0" w:space="0" w:color="auto"/>
      </w:divBdr>
    </w:div>
    <w:div w:id="441917626">
      <w:bodyDiv w:val="1"/>
      <w:marLeft w:val="0"/>
      <w:marRight w:val="0"/>
      <w:marTop w:val="0"/>
      <w:marBottom w:val="0"/>
      <w:divBdr>
        <w:top w:val="none" w:sz="0" w:space="0" w:color="auto"/>
        <w:left w:val="none" w:sz="0" w:space="0" w:color="auto"/>
        <w:bottom w:val="none" w:sz="0" w:space="0" w:color="auto"/>
        <w:right w:val="none" w:sz="0" w:space="0" w:color="auto"/>
      </w:divBdr>
    </w:div>
    <w:div w:id="442112215">
      <w:bodyDiv w:val="1"/>
      <w:marLeft w:val="0"/>
      <w:marRight w:val="0"/>
      <w:marTop w:val="0"/>
      <w:marBottom w:val="0"/>
      <w:divBdr>
        <w:top w:val="none" w:sz="0" w:space="0" w:color="auto"/>
        <w:left w:val="none" w:sz="0" w:space="0" w:color="auto"/>
        <w:bottom w:val="none" w:sz="0" w:space="0" w:color="auto"/>
        <w:right w:val="none" w:sz="0" w:space="0" w:color="auto"/>
      </w:divBdr>
    </w:div>
    <w:div w:id="442194018">
      <w:bodyDiv w:val="1"/>
      <w:marLeft w:val="0"/>
      <w:marRight w:val="0"/>
      <w:marTop w:val="0"/>
      <w:marBottom w:val="0"/>
      <w:divBdr>
        <w:top w:val="none" w:sz="0" w:space="0" w:color="auto"/>
        <w:left w:val="none" w:sz="0" w:space="0" w:color="auto"/>
        <w:bottom w:val="none" w:sz="0" w:space="0" w:color="auto"/>
        <w:right w:val="none" w:sz="0" w:space="0" w:color="auto"/>
      </w:divBdr>
    </w:div>
    <w:div w:id="442268557">
      <w:bodyDiv w:val="1"/>
      <w:marLeft w:val="0"/>
      <w:marRight w:val="0"/>
      <w:marTop w:val="0"/>
      <w:marBottom w:val="0"/>
      <w:divBdr>
        <w:top w:val="none" w:sz="0" w:space="0" w:color="auto"/>
        <w:left w:val="none" w:sz="0" w:space="0" w:color="auto"/>
        <w:bottom w:val="none" w:sz="0" w:space="0" w:color="auto"/>
        <w:right w:val="none" w:sz="0" w:space="0" w:color="auto"/>
      </w:divBdr>
    </w:div>
    <w:div w:id="442269512">
      <w:bodyDiv w:val="1"/>
      <w:marLeft w:val="0"/>
      <w:marRight w:val="0"/>
      <w:marTop w:val="0"/>
      <w:marBottom w:val="0"/>
      <w:divBdr>
        <w:top w:val="none" w:sz="0" w:space="0" w:color="auto"/>
        <w:left w:val="none" w:sz="0" w:space="0" w:color="auto"/>
        <w:bottom w:val="none" w:sz="0" w:space="0" w:color="auto"/>
        <w:right w:val="none" w:sz="0" w:space="0" w:color="auto"/>
      </w:divBdr>
    </w:div>
    <w:div w:id="442311222">
      <w:bodyDiv w:val="1"/>
      <w:marLeft w:val="0"/>
      <w:marRight w:val="0"/>
      <w:marTop w:val="0"/>
      <w:marBottom w:val="0"/>
      <w:divBdr>
        <w:top w:val="none" w:sz="0" w:space="0" w:color="auto"/>
        <w:left w:val="none" w:sz="0" w:space="0" w:color="auto"/>
        <w:bottom w:val="none" w:sz="0" w:space="0" w:color="auto"/>
        <w:right w:val="none" w:sz="0" w:space="0" w:color="auto"/>
      </w:divBdr>
    </w:div>
    <w:div w:id="442312578">
      <w:bodyDiv w:val="1"/>
      <w:marLeft w:val="0"/>
      <w:marRight w:val="0"/>
      <w:marTop w:val="0"/>
      <w:marBottom w:val="0"/>
      <w:divBdr>
        <w:top w:val="none" w:sz="0" w:space="0" w:color="auto"/>
        <w:left w:val="none" w:sz="0" w:space="0" w:color="auto"/>
        <w:bottom w:val="none" w:sz="0" w:space="0" w:color="auto"/>
        <w:right w:val="none" w:sz="0" w:space="0" w:color="auto"/>
      </w:divBdr>
    </w:div>
    <w:div w:id="442457805">
      <w:bodyDiv w:val="1"/>
      <w:marLeft w:val="0"/>
      <w:marRight w:val="0"/>
      <w:marTop w:val="0"/>
      <w:marBottom w:val="0"/>
      <w:divBdr>
        <w:top w:val="none" w:sz="0" w:space="0" w:color="auto"/>
        <w:left w:val="none" w:sz="0" w:space="0" w:color="auto"/>
        <w:bottom w:val="none" w:sz="0" w:space="0" w:color="auto"/>
        <w:right w:val="none" w:sz="0" w:space="0" w:color="auto"/>
      </w:divBdr>
    </w:div>
    <w:div w:id="442655871">
      <w:bodyDiv w:val="1"/>
      <w:marLeft w:val="0"/>
      <w:marRight w:val="0"/>
      <w:marTop w:val="0"/>
      <w:marBottom w:val="0"/>
      <w:divBdr>
        <w:top w:val="none" w:sz="0" w:space="0" w:color="auto"/>
        <w:left w:val="none" w:sz="0" w:space="0" w:color="auto"/>
        <w:bottom w:val="none" w:sz="0" w:space="0" w:color="auto"/>
        <w:right w:val="none" w:sz="0" w:space="0" w:color="auto"/>
      </w:divBdr>
    </w:div>
    <w:div w:id="442696853">
      <w:bodyDiv w:val="1"/>
      <w:marLeft w:val="0"/>
      <w:marRight w:val="0"/>
      <w:marTop w:val="0"/>
      <w:marBottom w:val="0"/>
      <w:divBdr>
        <w:top w:val="none" w:sz="0" w:space="0" w:color="auto"/>
        <w:left w:val="none" w:sz="0" w:space="0" w:color="auto"/>
        <w:bottom w:val="none" w:sz="0" w:space="0" w:color="auto"/>
        <w:right w:val="none" w:sz="0" w:space="0" w:color="auto"/>
      </w:divBdr>
    </w:div>
    <w:div w:id="442848671">
      <w:bodyDiv w:val="1"/>
      <w:marLeft w:val="0"/>
      <w:marRight w:val="0"/>
      <w:marTop w:val="0"/>
      <w:marBottom w:val="0"/>
      <w:divBdr>
        <w:top w:val="none" w:sz="0" w:space="0" w:color="auto"/>
        <w:left w:val="none" w:sz="0" w:space="0" w:color="auto"/>
        <w:bottom w:val="none" w:sz="0" w:space="0" w:color="auto"/>
        <w:right w:val="none" w:sz="0" w:space="0" w:color="auto"/>
      </w:divBdr>
      <w:divsChild>
        <w:div w:id="109982653">
          <w:marLeft w:val="480"/>
          <w:marRight w:val="0"/>
          <w:marTop w:val="0"/>
          <w:marBottom w:val="0"/>
          <w:divBdr>
            <w:top w:val="none" w:sz="0" w:space="0" w:color="auto"/>
            <w:left w:val="none" w:sz="0" w:space="0" w:color="auto"/>
            <w:bottom w:val="none" w:sz="0" w:space="0" w:color="auto"/>
            <w:right w:val="none" w:sz="0" w:space="0" w:color="auto"/>
          </w:divBdr>
        </w:div>
        <w:div w:id="282539113">
          <w:marLeft w:val="480"/>
          <w:marRight w:val="0"/>
          <w:marTop w:val="0"/>
          <w:marBottom w:val="0"/>
          <w:divBdr>
            <w:top w:val="none" w:sz="0" w:space="0" w:color="auto"/>
            <w:left w:val="none" w:sz="0" w:space="0" w:color="auto"/>
            <w:bottom w:val="none" w:sz="0" w:space="0" w:color="auto"/>
            <w:right w:val="none" w:sz="0" w:space="0" w:color="auto"/>
          </w:divBdr>
        </w:div>
        <w:div w:id="307366024">
          <w:marLeft w:val="480"/>
          <w:marRight w:val="0"/>
          <w:marTop w:val="0"/>
          <w:marBottom w:val="0"/>
          <w:divBdr>
            <w:top w:val="none" w:sz="0" w:space="0" w:color="auto"/>
            <w:left w:val="none" w:sz="0" w:space="0" w:color="auto"/>
            <w:bottom w:val="none" w:sz="0" w:space="0" w:color="auto"/>
            <w:right w:val="none" w:sz="0" w:space="0" w:color="auto"/>
          </w:divBdr>
        </w:div>
        <w:div w:id="308873277">
          <w:marLeft w:val="480"/>
          <w:marRight w:val="0"/>
          <w:marTop w:val="0"/>
          <w:marBottom w:val="0"/>
          <w:divBdr>
            <w:top w:val="none" w:sz="0" w:space="0" w:color="auto"/>
            <w:left w:val="none" w:sz="0" w:space="0" w:color="auto"/>
            <w:bottom w:val="none" w:sz="0" w:space="0" w:color="auto"/>
            <w:right w:val="none" w:sz="0" w:space="0" w:color="auto"/>
          </w:divBdr>
        </w:div>
        <w:div w:id="310722337">
          <w:marLeft w:val="480"/>
          <w:marRight w:val="0"/>
          <w:marTop w:val="0"/>
          <w:marBottom w:val="0"/>
          <w:divBdr>
            <w:top w:val="none" w:sz="0" w:space="0" w:color="auto"/>
            <w:left w:val="none" w:sz="0" w:space="0" w:color="auto"/>
            <w:bottom w:val="none" w:sz="0" w:space="0" w:color="auto"/>
            <w:right w:val="none" w:sz="0" w:space="0" w:color="auto"/>
          </w:divBdr>
        </w:div>
        <w:div w:id="342317088">
          <w:marLeft w:val="480"/>
          <w:marRight w:val="0"/>
          <w:marTop w:val="0"/>
          <w:marBottom w:val="0"/>
          <w:divBdr>
            <w:top w:val="none" w:sz="0" w:space="0" w:color="auto"/>
            <w:left w:val="none" w:sz="0" w:space="0" w:color="auto"/>
            <w:bottom w:val="none" w:sz="0" w:space="0" w:color="auto"/>
            <w:right w:val="none" w:sz="0" w:space="0" w:color="auto"/>
          </w:divBdr>
        </w:div>
        <w:div w:id="419914910">
          <w:marLeft w:val="480"/>
          <w:marRight w:val="0"/>
          <w:marTop w:val="0"/>
          <w:marBottom w:val="0"/>
          <w:divBdr>
            <w:top w:val="none" w:sz="0" w:space="0" w:color="auto"/>
            <w:left w:val="none" w:sz="0" w:space="0" w:color="auto"/>
            <w:bottom w:val="none" w:sz="0" w:space="0" w:color="auto"/>
            <w:right w:val="none" w:sz="0" w:space="0" w:color="auto"/>
          </w:divBdr>
        </w:div>
        <w:div w:id="496843669">
          <w:marLeft w:val="480"/>
          <w:marRight w:val="0"/>
          <w:marTop w:val="0"/>
          <w:marBottom w:val="0"/>
          <w:divBdr>
            <w:top w:val="none" w:sz="0" w:space="0" w:color="auto"/>
            <w:left w:val="none" w:sz="0" w:space="0" w:color="auto"/>
            <w:bottom w:val="none" w:sz="0" w:space="0" w:color="auto"/>
            <w:right w:val="none" w:sz="0" w:space="0" w:color="auto"/>
          </w:divBdr>
        </w:div>
        <w:div w:id="513347909">
          <w:marLeft w:val="480"/>
          <w:marRight w:val="0"/>
          <w:marTop w:val="0"/>
          <w:marBottom w:val="0"/>
          <w:divBdr>
            <w:top w:val="none" w:sz="0" w:space="0" w:color="auto"/>
            <w:left w:val="none" w:sz="0" w:space="0" w:color="auto"/>
            <w:bottom w:val="none" w:sz="0" w:space="0" w:color="auto"/>
            <w:right w:val="none" w:sz="0" w:space="0" w:color="auto"/>
          </w:divBdr>
        </w:div>
        <w:div w:id="540021855">
          <w:marLeft w:val="480"/>
          <w:marRight w:val="0"/>
          <w:marTop w:val="0"/>
          <w:marBottom w:val="0"/>
          <w:divBdr>
            <w:top w:val="none" w:sz="0" w:space="0" w:color="auto"/>
            <w:left w:val="none" w:sz="0" w:space="0" w:color="auto"/>
            <w:bottom w:val="none" w:sz="0" w:space="0" w:color="auto"/>
            <w:right w:val="none" w:sz="0" w:space="0" w:color="auto"/>
          </w:divBdr>
        </w:div>
        <w:div w:id="541939663">
          <w:marLeft w:val="480"/>
          <w:marRight w:val="0"/>
          <w:marTop w:val="0"/>
          <w:marBottom w:val="0"/>
          <w:divBdr>
            <w:top w:val="none" w:sz="0" w:space="0" w:color="auto"/>
            <w:left w:val="none" w:sz="0" w:space="0" w:color="auto"/>
            <w:bottom w:val="none" w:sz="0" w:space="0" w:color="auto"/>
            <w:right w:val="none" w:sz="0" w:space="0" w:color="auto"/>
          </w:divBdr>
        </w:div>
        <w:div w:id="556431855">
          <w:marLeft w:val="480"/>
          <w:marRight w:val="0"/>
          <w:marTop w:val="0"/>
          <w:marBottom w:val="0"/>
          <w:divBdr>
            <w:top w:val="none" w:sz="0" w:space="0" w:color="auto"/>
            <w:left w:val="none" w:sz="0" w:space="0" w:color="auto"/>
            <w:bottom w:val="none" w:sz="0" w:space="0" w:color="auto"/>
            <w:right w:val="none" w:sz="0" w:space="0" w:color="auto"/>
          </w:divBdr>
        </w:div>
        <w:div w:id="563874822">
          <w:marLeft w:val="480"/>
          <w:marRight w:val="0"/>
          <w:marTop w:val="0"/>
          <w:marBottom w:val="0"/>
          <w:divBdr>
            <w:top w:val="none" w:sz="0" w:space="0" w:color="auto"/>
            <w:left w:val="none" w:sz="0" w:space="0" w:color="auto"/>
            <w:bottom w:val="none" w:sz="0" w:space="0" w:color="auto"/>
            <w:right w:val="none" w:sz="0" w:space="0" w:color="auto"/>
          </w:divBdr>
        </w:div>
        <w:div w:id="610431526">
          <w:marLeft w:val="480"/>
          <w:marRight w:val="0"/>
          <w:marTop w:val="0"/>
          <w:marBottom w:val="0"/>
          <w:divBdr>
            <w:top w:val="none" w:sz="0" w:space="0" w:color="auto"/>
            <w:left w:val="none" w:sz="0" w:space="0" w:color="auto"/>
            <w:bottom w:val="none" w:sz="0" w:space="0" w:color="auto"/>
            <w:right w:val="none" w:sz="0" w:space="0" w:color="auto"/>
          </w:divBdr>
        </w:div>
        <w:div w:id="644432310">
          <w:marLeft w:val="480"/>
          <w:marRight w:val="0"/>
          <w:marTop w:val="0"/>
          <w:marBottom w:val="0"/>
          <w:divBdr>
            <w:top w:val="none" w:sz="0" w:space="0" w:color="auto"/>
            <w:left w:val="none" w:sz="0" w:space="0" w:color="auto"/>
            <w:bottom w:val="none" w:sz="0" w:space="0" w:color="auto"/>
            <w:right w:val="none" w:sz="0" w:space="0" w:color="auto"/>
          </w:divBdr>
        </w:div>
        <w:div w:id="685792883">
          <w:marLeft w:val="480"/>
          <w:marRight w:val="0"/>
          <w:marTop w:val="0"/>
          <w:marBottom w:val="0"/>
          <w:divBdr>
            <w:top w:val="none" w:sz="0" w:space="0" w:color="auto"/>
            <w:left w:val="none" w:sz="0" w:space="0" w:color="auto"/>
            <w:bottom w:val="none" w:sz="0" w:space="0" w:color="auto"/>
            <w:right w:val="none" w:sz="0" w:space="0" w:color="auto"/>
          </w:divBdr>
        </w:div>
        <w:div w:id="866140355">
          <w:marLeft w:val="480"/>
          <w:marRight w:val="0"/>
          <w:marTop w:val="0"/>
          <w:marBottom w:val="0"/>
          <w:divBdr>
            <w:top w:val="none" w:sz="0" w:space="0" w:color="auto"/>
            <w:left w:val="none" w:sz="0" w:space="0" w:color="auto"/>
            <w:bottom w:val="none" w:sz="0" w:space="0" w:color="auto"/>
            <w:right w:val="none" w:sz="0" w:space="0" w:color="auto"/>
          </w:divBdr>
        </w:div>
      </w:divsChild>
    </w:div>
    <w:div w:id="442916374">
      <w:bodyDiv w:val="1"/>
      <w:marLeft w:val="0"/>
      <w:marRight w:val="0"/>
      <w:marTop w:val="0"/>
      <w:marBottom w:val="0"/>
      <w:divBdr>
        <w:top w:val="none" w:sz="0" w:space="0" w:color="auto"/>
        <w:left w:val="none" w:sz="0" w:space="0" w:color="auto"/>
        <w:bottom w:val="none" w:sz="0" w:space="0" w:color="auto"/>
        <w:right w:val="none" w:sz="0" w:space="0" w:color="auto"/>
      </w:divBdr>
    </w:div>
    <w:div w:id="442923590">
      <w:bodyDiv w:val="1"/>
      <w:marLeft w:val="0"/>
      <w:marRight w:val="0"/>
      <w:marTop w:val="0"/>
      <w:marBottom w:val="0"/>
      <w:divBdr>
        <w:top w:val="none" w:sz="0" w:space="0" w:color="auto"/>
        <w:left w:val="none" w:sz="0" w:space="0" w:color="auto"/>
        <w:bottom w:val="none" w:sz="0" w:space="0" w:color="auto"/>
        <w:right w:val="none" w:sz="0" w:space="0" w:color="auto"/>
      </w:divBdr>
    </w:div>
    <w:div w:id="443117342">
      <w:bodyDiv w:val="1"/>
      <w:marLeft w:val="0"/>
      <w:marRight w:val="0"/>
      <w:marTop w:val="0"/>
      <w:marBottom w:val="0"/>
      <w:divBdr>
        <w:top w:val="none" w:sz="0" w:space="0" w:color="auto"/>
        <w:left w:val="none" w:sz="0" w:space="0" w:color="auto"/>
        <w:bottom w:val="none" w:sz="0" w:space="0" w:color="auto"/>
        <w:right w:val="none" w:sz="0" w:space="0" w:color="auto"/>
      </w:divBdr>
    </w:div>
    <w:div w:id="443159451">
      <w:bodyDiv w:val="1"/>
      <w:marLeft w:val="0"/>
      <w:marRight w:val="0"/>
      <w:marTop w:val="0"/>
      <w:marBottom w:val="0"/>
      <w:divBdr>
        <w:top w:val="none" w:sz="0" w:space="0" w:color="auto"/>
        <w:left w:val="none" w:sz="0" w:space="0" w:color="auto"/>
        <w:bottom w:val="none" w:sz="0" w:space="0" w:color="auto"/>
        <w:right w:val="none" w:sz="0" w:space="0" w:color="auto"/>
      </w:divBdr>
    </w:div>
    <w:div w:id="443235015">
      <w:bodyDiv w:val="1"/>
      <w:marLeft w:val="0"/>
      <w:marRight w:val="0"/>
      <w:marTop w:val="0"/>
      <w:marBottom w:val="0"/>
      <w:divBdr>
        <w:top w:val="none" w:sz="0" w:space="0" w:color="auto"/>
        <w:left w:val="none" w:sz="0" w:space="0" w:color="auto"/>
        <w:bottom w:val="none" w:sz="0" w:space="0" w:color="auto"/>
        <w:right w:val="none" w:sz="0" w:space="0" w:color="auto"/>
      </w:divBdr>
    </w:div>
    <w:div w:id="443304933">
      <w:bodyDiv w:val="1"/>
      <w:marLeft w:val="0"/>
      <w:marRight w:val="0"/>
      <w:marTop w:val="0"/>
      <w:marBottom w:val="0"/>
      <w:divBdr>
        <w:top w:val="none" w:sz="0" w:space="0" w:color="auto"/>
        <w:left w:val="none" w:sz="0" w:space="0" w:color="auto"/>
        <w:bottom w:val="none" w:sz="0" w:space="0" w:color="auto"/>
        <w:right w:val="none" w:sz="0" w:space="0" w:color="auto"/>
      </w:divBdr>
    </w:div>
    <w:div w:id="443351724">
      <w:bodyDiv w:val="1"/>
      <w:marLeft w:val="0"/>
      <w:marRight w:val="0"/>
      <w:marTop w:val="0"/>
      <w:marBottom w:val="0"/>
      <w:divBdr>
        <w:top w:val="none" w:sz="0" w:space="0" w:color="auto"/>
        <w:left w:val="none" w:sz="0" w:space="0" w:color="auto"/>
        <w:bottom w:val="none" w:sz="0" w:space="0" w:color="auto"/>
        <w:right w:val="none" w:sz="0" w:space="0" w:color="auto"/>
      </w:divBdr>
    </w:div>
    <w:div w:id="443382302">
      <w:bodyDiv w:val="1"/>
      <w:marLeft w:val="0"/>
      <w:marRight w:val="0"/>
      <w:marTop w:val="0"/>
      <w:marBottom w:val="0"/>
      <w:divBdr>
        <w:top w:val="none" w:sz="0" w:space="0" w:color="auto"/>
        <w:left w:val="none" w:sz="0" w:space="0" w:color="auto"/>
        <w:bottom w:val="none" w:sz="0" w:space="0" w:color="auto"/>
        <w:right w:val="none" w:sz="0" w:space="0" w:color="auto"/>
      </w:divBdr>
    </w:div>
    <w:div w:id="443505687">
      <w:bodyDiv w:val="1"/>
      <w:marLeft w:val="0"/>
      <w:marRight w:val="0"/>
      <w:marTop w:val="0"/>
      <w:marBottom w:val="0"/>
      <w:divBdr>
        <w:top w:val="none" w:sz="0" w:space="0" w:color="auto"/>
        <w:left w:val="none" w:sz="0" w:space="0" w:color="auto"/>
        <w:bottom w:val="none" w:sz="0" w:space="0" w:color="auto"/>
        <w:right w:val="none" w:sz="0" w:space="0" w:color="auto"/>
      </w:divBdr>
    </w:div>
    <w:div w:id="443575092">
      <w:bodyDiv w:val="1"/>
      <w:marLeft w:val="0"/>
      <w:marRight w:val="0"/>
      <w:marTop w:val="0"/>
      <w:marBottom w:val="0"/>
      <w:divBdr>
        <w:top w:val="none" w:sz="0" w:space="0" w:color="auto"/>
        <w:left w:val="none" w:sz="0" w:space="0" w:color="auto"/>
        <w:bottom w:val="none" w:sz="0" w:space="0" w:color="auto"/>
        <w:right w:val="none" w:sz="0" w:space="0" w:color="auto"/>
      </w:divBdr>
    </w:div>
    <w:div w:id="443616105">
      <w:bodyDiv w:val="1"/>
      <w:marLeft w:val="0"/>
      <w:marRight w:val="0"/>
      <w:marTop w:val="0"/>
      <w:marBottom w:val="0"/>
      <w:divBdr>
        <w:top w:val="none" w:sz="0" w:space="0" w:color="auto"/>
        <w:left w:val="none" w:sz="0" w:space="0" w:color="auto"/>
        <w:bottom w:val="none" w:sz="0" w:space="0" w:color="auto"/>
        <w:right w:val="none" w:sz="0" w:space="0" w:color="auto"/>
      </w:divBdr>
    </w:div>
    <w:div w:id="443622112">
      <w:bodyDiv w:val="1"/>
      <w:marLeft w:val="0"/>
      <w:marRight w:val="0"/>
      <w:marTop w:val="0"/>
      <w:marBottom w:val="0"/>
      <w:divBdr>
        <w:top w:val="none" w:sz="0" w:space="0" w:color="auto"/>
        <w:left w:val="none" w:sz="0" w:space="0" w:color="auto"/>
        <w:bottom w:val="none" w:sz="0" w:space="0" w:color="auto"/>
        <w:right w:val="none" w:sz="0" w:space="0" w:color="auto"/>
      </w:divBdr>
    </w:div>
    <w:div w:id="443692462">
      <w:bodyDiv w:val="1"/>
      <w:marLeft w:val="0"/>
      <w:marRight w:val="0"/>
      <w:marTop w:val="0"/>
      <w:marBottom w:val="0"/>
      <w:divBdr>
        <w:top w:val="none" w:sz="0" w:space="0" w:color="auto"/>
        <w:left w:val="none" w:sz="0" w:space="0" w:color="auto"/>
        <w:bottom w:val="none" w:sz="0" w:space="0" w:color="auto"/>
        <w:right w:val="none" w:sz="0" w:space="0" w:color="auto"/>
      </w:divBdr>
    </w:div>
    <w:div w:id="444076337">
      <w:bodyDiv w:val="1"/>
      <w:marLeft w:val="0"/>
      <w:marRight w:val="0"/>
      <w:marTop w:val="0"/>
      <w:marBottom w:val="0"/>
      <w:divBdr>
        <w:top w:val="none" w:sz="0" w:space="0" w:color="auto"/>
        <w:left w:val="none" w:sz="0" w:space="0" w:color="auto"/>
        <w:bottom w:val="none" w:sz="0" w:space="0" w:color="auto"/>
        <w:right w:val="none" w:sz="0" w:space="0" w:color="auto"/>
      </w:divBdr>
    </w:div>
    <w:div w:id="444152311">
      <w:bodyDiv w:val="1"/>
      <w:marLeft w:val="0"/>
      <w:marRight w:val="0"/>
      <w:marTop w:val="0"/>
      <w:marBottom w:val="0"/>
      <w:divBdr>
        <w:top w:val="none" w:sz="0" w:space="0" w:color="auto"/>
        <w:left w:val="none" w:sz="0" w:space="0" w:color="auto"/>
        <w:bottom w:val="none" w:sz="0" w:space="0" w:color="auto"/>
        <w:right w:val="none" w:sz="0" w:space="0" w:color="auto"/>
      </w:divBdr>
    </w:div>
    <w:div w:id="444153121">
      <w:bodyDiv w:val="1"/>
      <w:marLeft w:val="0"/>
      <w:marRight w:val="0"/>
      <w:marTop w:val="0"/>
      <w:marBottom w:val="0"/>
      <w:divBdr>
        <w:top w:val="none" w:sz="0" w:space="0" w:color="auto"/>
        <w:left w:val="none" w:sz="0" w:space="0" w:color="auto"/>
        <w:bottom w:val="none" w:sz="0" w:space="0" w:color="auto"/>
        <w:right w:val="none" w:sz="0" w:space="0" w:color="auto"/>
      </w:divBdr>
    </w:div>
    <w:div w:id="444277910">
      <w:bodyDiv w:val="1"/>
      <w:marLeft w:val="0"/>
      <w:marRight w:val="0"/>
      <w:marTop w:val="0"/>
      <w:marBottom w:val="0"/>
      <w:divBdr>
        <w:top w:val="none" w:sz="0" w:space="0" w:color="auto"/>
        <w:left w:val="none" w:sz="0" w:space="0" w:color="auto"/>
        <w:bottom w:val="none" w:sz="0" w:space="0" w:color="auto"/>
        <w:right w:val="none" w:sz="0" w:space="0" w:color="auto"/>
      </w:divBdr>
    </w:div>
    <w:div w:id="444353784">
      <w:bodyDiv w:val="1"/>
      <w:marLeft w:val="0"/>
      <w:marRight w:val="0"/>
      <w:marTop w:val="0"/>
      <w:marBottom w:val="0"/>
      <w:divBdr>
        <w:top w:val="none" w:sz="0" w:space="0" w:color="auto"/>
        <w:left w:val="none" w:sz="0" w:space="0" w:color="auto"/>
        <w:bottom w:val="none" w:sz="0" w:space="0" w:color="auto"/>
        <w:right w:val="none" w:sz="0" w:space="0" w:color="auto"/>
      </w:divBdr>
    </w:div>
    <w:div w:id="444495628">
      <w:bodyDiv w:val="1"/>
      <w:marLeft w:val="0"/>
      <w:marRight w:val="0"/>
      <w:marTop w:val="0"/>
      <w:marBottom w:val="0"/>
      <w:divBdr>
        <w:top w:val="none" w:sz="0" w:space="0" w:color="auto"/>
        <w:left w:val="none" w:sz="0" w:space="0" w:color="auto"/>
        <w:bottom w:val="none" w:sz="0" w:space="0" w:color="auto"/>
        <w:right w:val="none" w:sz="0" w:space="0" w:color="auto"/>
      </w:divBdr>
    </w:div>
    <w:div w:id="444538451">
      <w:bodyDiv w:val="1"/>
      <w:marLeft w:val="0"/>
      <w:marRight w:val="0"/>
      <w:marTop w:val="0"/>
      <w:marBottom w:val="0"/>
      <w:divBdr>
        <w:top w:val="none" w:sz="0" w:space="0" w:color="auto"/>
        <w:left w:val="none" w:sz="0" w:space="0" w:color="auto"/>
        <w:bottom w:val="none" w:sz="0" w:space="0" w:color="auto"/>
        <w:right w:val="none" w:sz="0" w:space="0" w:color="auto"/>
      </w:divBdr>
    </w:div>
    <w:div w:id="444618518">
      <w:bodyDiv w:val="1"/>
      <w:marLeft w:val="0"/>
      <w:marRight w:val="0"/>
      <w:marTop w:val="0"/>
      <w:marBottom w:val="0"/>
      <w:divBdr>
        <w:top w:val="none" w:sz="0" w:space="0" w:color="auto"/>
        <w:left w:val="none" w:sz="0" w:space="0" w:color="auto"/>
        <w:bottom w:val="none" w:sz="0" w:space="0" w:color="auto"/>
        <w:right w:val="none" w:sz="0" w:space="0" w:color="auto"/>
      </w:divBdr>
    </w:div>
    <w:div w:id="444619607">
      <w:bodyDiv w:val="1"/>
      <w:marLeft w:val="0"/>
      <w:marRight w:val="0"/>
      <w:marTop w:val="0"/>
      <w:marBottom w:val="0"/>
      <w:divBdr>
        <w:top w:val="none" w:sz="0" w:space="0" w:color="auto"/>
        <w:left w:val="none" w:sz="0" w:space="0" w:color="auto"/>
        <w:bottom w:val="none" w:sz="0" w:space="0" w:color="auto"/>
        <w:right w:val="none" w:sz="0" w:space="0" w:color="auto"/>
      </w:divBdr>
    </w:div>
    <w:div w:id="444882756">
      <w:bodyDiv w:val="1"/>
      <w:marLeft w:val="0"/>
      <w:marRight w:val="0"/>
      <w:marTop w:val="0"/>
      <w:marBottom w:val="0"/>
      <w:divBdr>
        <w:top w:val="none" w:sz="0" w:space="0" w:color="auto"/>
        <w:left w:val="none" w:sz="0" w:space="0" w:color="auto"/>
        <w:bottom w:val="none" w:sz="0" w:space="0" w:color="auto"/>
        <w:right w:val="none" w:sz="0" w:space="0" w:color="auto"/>
      </w:divBdr>
    </w:div>
    <w:div w:id="444886660">
      <w:bodyDiv w:val="1"/>
      <w:marLeft w:val="0"/>
      <w:marRight w:val="0"/>
      <w:marTop w:val="0"/>
      <w:marBottom w:val="0"/>
      <w:divBdr>
        <w:top w:val="none" w:sz="0" w:space="0" w:color="auto"/>
        <w:left w:val="none" w:sz="0" w:space="0" w:color="auto"/>
        <w:bottom w:val="none" w:sz="0" w:space="0" w:color="auto"/>
        <w:right w:val="none" w:sz="0" w:space="0" w:color="auto"/>
      </w:divBdr>
    </w:div>
    <w:div w:id="445006013">
      <w:bodyDiv w:val="1"/>
      <w:marLeft w:val="0"/>
      <w:marRight w:val="0"/>
      <w:marTop w:val="0"/>
      <w:marBottom w:val="0"/>
      <w:divBdr>
        <w:top w:val="none" w:sz="0" w:space="0" w:color="auto"/>
        <w:left w:val="none" w:sz="0" w:space="0" w:color="auto"/>
        <w:bottom w:val="none" w:sz="0" w:space="0" w:color="auto"/>
        <w:right w:val="none" w:sz="0" w:space="0" w:color="auto"/>
      </w:divBdr>
    </w:div>
    <w:div w:id="445080416">
      <w:bodyDiv w:val="1"/>
      <w:marLeft w:val="0"/>
      <w:marRight w:val="0"/>
      <w:marTop w:val="0"/>
      <w:marBottom w:val="0"/>
      <w:divBdr>
        <w:top w:val="none" w:sz="0" w:space="0" w:color="auto"/>
        <w:left w:val="none" w:sz="0" w:space="0" w:color="auto"/>
        <w:bottom w:val="none" w:sz="0" w:space="0" w:color="auto"/>
        <w:right w:val="none" w:sz="0" w:space="0" w:color="auto"/>
      </w:divBdr>
    </w:div>
    <w:div w:id="445121959">
      <w:bodyDiv w:val="1"/>
      <w:marLeft w:val="0"/>
      <w:marRight w:val="0"/>
      <w:marTop w:val="0"/>
      <w:marBottom w:val="0"/>
      <w:divBdr>
        <w:top w:val="none" w:sz="0" w:space="0" w:color="auto"/>
        <w:left w:val="none" w:sz="0" w:space="0" w:color="auto"/>
        <w:bottom w:val="none" w:sz="0" w:space="0" w:color="auto"/>
        <w:right w:val="none" w:sz="0" w:space="0" w:color="auto"/>
      </w:divBdr>
    </w:div>
    <w:div w:id="445275213">
      <w:bodyDiv w:val="1"/>
      <w:marLeft w:val="0"/>
      <w:marRight w:val="0"/>
      <w:marTop w:val="0"/>
      <w:marBottom w:val="0"/>
      <w:divBdr>
        <w:top w:val="none" w:sz="0" w:space="0" w:color="auto"/>
        <w:left w:val="none" w:sz="0" w:space="0" w:color="auto"/>
        <w:bottom w:val="none" w:sz="0" w:space="0" w:color="auto"/>
        <w:right w:val="none" w:sz="0" w:space="0" w:color="auto"/>
      </w:divBdr>
    </w:div>
    <w:div w:id="445275524">
      <w:bodyDiv w:val="1"/>
      <w:marLeft w:val="0"/>
      <w:marRight w:val="0"/>
      <w:marTop w:val="0"/>
      <w:marBottom w:val="0"/>
      <w:divBdr>
        <w:top w:val="none" w:sz="0" w:space="0" w:color="auto"/>
        <w:left w:val="none" w:sz="0" w:space="0" w:color="auto"/>
        <w:bottom w:val="none" w:sz="0" w:space="0" w:color="auto"/>
        <w:right w:val="none" w:sz="0" w:space="0" w:color="auto"/>
      </w:divBdr>
    </w:div>
    <w:div w:id="445348700">
      <w:bodyDiv w:val="1"/>
      <w:marLeft w:val="0"/>
      <w:marRight w:val="0"/>
      <w:marTop w:val="0"/>
      <w:marBottom w:val="0"/>
      <w:divBdr>
        <w:top w:val="none" w:sz="0" w:space="0" w:color="auto"/>
        <w:left w:val="none" w:sz="0" w:space="0" w:color="auto"/>
        <w:bottom w:val="none" w:sz="0" w:space="0" w:color="auto"/>
        <w:right w:val="none" w:sz="0" w:space="0" w:color="auto"/>
      </w:divBdr>
    </w:div>
    <w:div w:id="445462870">
      <w:bodyDiv w:val="1"/>
      <w:marLeft w:val="0"/>
      <w:marRight w:val="0"/>
      <w:marTop w:val="0"/>
      <w:marBottom w:val="0"/>
      <w:divBdr>
        <w:top w:val="none" w:sz="0" w:space="0" w:color="auto"/>
        <w:left w:val="none" w:sz="0" w:space="0" w:color="auto"/>
        <w:bottom w:val="none" w:sz="0" w:space="0" w:color="auto"/>
        <w:right w:val="none" w:sz="0" w:space="0" w:color="auto"/>
      </w:divBdr>
    </w:div>
    <w:div w:id="445513933">
      <w:bodyDiv w:val="1"/>
      <w:marLeft w:val="0"/>
      <w:marRight w:val="0"/>
      <w:marTop w:val="0"/>
      <w:marBottom w:val="0"/>
      <w:divBdr>
        <w:top w:val="none" w:sz="0" w:space="0" w:color="auto"/>
        <w:left w:val="none" w:sz="0" w:space="0" w:color="auto"/>
        <w:bottom w:val="none" w:sz="0" w:space="0" w:color="auto"/>
        <w:right w:val="none" w:sz="0" w:space="0" w:color="auto"/>
      </w:divBdr>
    </w:div>
    <w:div w:id="445540662">
      <w:bodyDiv w:val="1"/>
      <w:marLeft w:val="0"/>
      <w:marRight w:val="0"/>
      <w:marTop w:val="0"/>
      <w:marBottom w:val="0"/>
      <w:divBdr>
        <w:top w:val="none" w:sz="0" w:space="0" w:color="auto"/>
        <w:left w:val="none" w:sz="0" w:space="0" w:color="auto"/>
        <w:bottom w:val="none" w:sz="0" w:space="0" w:color="auto"/>
        <w:right w:val="none" w:sz="0" w:space="0" w:color="auto"/>
      </w:divBdr>
    </w:div>
    <w:div w:id="445581936">
      <w:bodyDiv w:val="1"/>
      <w:marLeft w:val="0"/>
      <w:marRight w:val="0"/>
      <w:marTop w:val="0"/>
      <w:marBottom w:val="0"/>
      <w:divBdr>
        <w:top w:val="none" w:sz="0" w:space="0" w:color="auto"/>
        <w:left w:val="none" w:sz="0" w:space="0" w:color="auto"/>
        <w:bottom w:val="none" w:sz="0" w:space="0" w:color="auto"/>
        <w:right w:val="none" w:sz="0" w:space="0" w:color="auto"/>
      </w:divBdr>
    </w:div>
    <w:div w:id="445582057">
      <w:bodyDiv w:val="1"/>
      <w:marLeft w:val="0"/>
      <w:marRight w:val="0"/>
      <w:marTop w:val="0"/>
      <w:marBottom w:val="0"/>
      <w:divBdr>
        <w:top w:val="none" w:sz="0" w:space="0" w:color="auto"/>
        <w:left w:val="none" w:sz="0" w:space="0" w:color="auto"/>
        <w:bottom w:val="none" w:sz="0" w:space="0" w:color="auto"/>
        <w:right w:val="none" w:sz="0" w:space="0" w:color="auto"/>
      </w:divBdr>
    </w:div>
    <w:div w:id="445660684">
      <w:bodyDiv w:val="1"/>
      <w:marLeft w:val="0"/>
      <w:marRight w:val="0"/>
      <w:marTop w:val="0"/>
      <w:marBottom w:val="0"/>
      <w:divBdr>
        <w:top w:val="none" w:sz="0" w:space="0" w:color="auto"/>
        <w:left w:val="none" w:sz="0" w:space="0" w:color="auto"/>
        <w:bottom w:val="none" w:sz="0" w:space="0" w:color="auto"/>
        <w:right w:val="none" w:sz="0" w:space="0" w:color="auto"/>
      </w:divBdr>
    </w:div>
    <w:div w:id="445732713">
      <w:bodyDiv w:val="1"/>
      <w:marLeft w:val="0"/>
      <w:marRight w:val="0"/>
      <w:marTop w:val="0"/>
      <w:marBottom w:val="0"/>
      <w:divBdr>
        <w:top w:val="none" w:sz="0" w:space="0" w:color="auto"/>
        <w:left w:val="none" w:sz="0" w:space="0" w:color="auto"/>
        <w:bottom w:val="none" w:sz="0" w:space="0" w:color="auto"/>
        <w:right w:val="none" w:sz="0" w:space="0" w:color="auto"/>
      </w:divBdr>
    </w:div>
    <w:div w:id="445737405">
      <w:bodyDiv w:val="1"/>
      <w:marLeft w:val="0"/>
      <w:marRight w:val="0"/>
      <w:marTop w:val="0"/>
      <w:marBottom w:val="0"/>
      <w:divBdr>
        <w:top w:val="none" w:sz="0" w:space="0" w:color="auto"/>
        <w:left w:val="none" w:sz="0" w:space="0" w:color="auto"/>
        <w:bottom w:val="none" w:sz="0" w:space="0" w:color="auto"/>
        <w:right w:val="none" w:sz="0" w:space="0" w:color="auto"/>
      </w:divBdr>
    </w:div>
    <w:div w:id="445850292">
      <w:bodyDiv w:val="1"/>
      <w:marLeft w:val="0"/>
      <w:marRight w:val="0"/>
      <w:marTop w:val="0"/>
      <w:marBottom w:val="0"/>
      <w:divBdr>
        <w:top w:val="none" w:sz="0" w:space="0" w:color="auto"/>
        <w:left w:val="none" w:sz="0" w:space="0" w:color="auto"/>
        <w:bottom w:val="none" w:sz="0" w:space="0" w:color="auto"/>
        <w:right w:val="none" w:sz="0" w:space="0" w:color="auto"/>
      </w:divBdr>
    </w:div>
    <w:div w:id="445855044">
      <w:bodyDiv w:val="1"/>
      <w:marLeft w:val="0"/>
      <w:marRight w:val="0"/>
      <w:marTop w:val="0"/>
      <w:marBottom w:val="0"/>
      <w:divBdr>
        <w:top w:val="none" w:sz="0" w:space="0" w:color="auto"/>
        <w:left w:val="none" w:sz="0" w:space="0" w:color="auto"/>
        <w:bottom w:val="none" w:sz="0" w:space="0" w:color="auto"/>
        <w:right w:val="none" w:sz="0" w:space="0" w:color="auto"/>
      </w:divBdr>
    </w:div>
    <w:div w:id="445857760">
      <w:bodyDiv w:val="1"/>
      <w:marLeft w:val="0"/>
      <w:marRight w:val="0"/>
      <w:marTop w:val="0"/>
      <w:marBottom w:val="0"/>
      <w:divBdr>
        <w:top w:val="none" w:sz="0" w:space="0" w:color="auto"/>
        <w:left w:val="none" w:sz="0" w:space="0" w:color="auto"/>
        <w:bottom w:val="none" w:sz="0" w:space="0" w:color="auto"/>
        <w:right w:val="none" w:sz="0" w:space="0" w:color="auto"/>
      </w:divBdr>
    </w:div>
    <w:div w:id="446169121">
      <w:bodyDiv w:val="1"/>
      <w:marLeft w:val="0"/>
      <w:marRight w:val="0"/>
      <w:marTop w:val="0"/>
      <w:marBottom w:val="0"/>
      <w:divBdr>
        <w:top w:val="none" w:sz="0" w:space="0" w:color="auto"/>
        <w:left w:val="none" w:sz="0" w:space="0" w:color="auto"/>
        <w:bottom w:val="none" w:sz="0" w:space="0" w:color="auto"/>
        <w:right w:val="none" w:sz="0" w:space="0" w:color="auto"/>
      </w:divBdr>
    </w:div>
    <w:div w:id="446310906">
      <w:bodyDiv w:val="1"/>
      <w:marLeft w:val="0"/>
      <w:marRight w:val="0"/>
      <w:marTop w:val="0"/>
      <w:marBottom w:val="0"/>
      <w:divBdr>
        <w:top w:val="none" w:sz="0" w:space="0" w:color="auto"/>
        <w:left w:val="none" w:sz="0" w:space="0" w:color="auto"/>
        <w:bottom w:val="none" w:sz="0" w:space="0" w:color="auto"/>
        <w:right w:val="none" w:sz="0" w:space="0" w:color="auto"/>
      </w:divBdr>
    </w:div>
    <w:div w:id="446386407">
      <w:bodyDiv w:val="1"/>
      <w:marLeft w:val="0"/>
      <w:marRight w:val="0"/>
      <w:marTop w:val="0"/>
      <w:marBottom w:val="0"/>
      <w:divBdr>
        <w:top w:val="none" w:sz="0" w:space="0" w:color="auto"/>
        <w:left w:val="none" w:sz="0" w:space="0" w:color="auto"/>
        <w:bottom w:val="none" w:sz="0" w:space="0" w:color="auto"/>
        <w:right w:val="none" w:sz="0" w:space="0" w:color="auto"/>
      </w:divBdr>
    </w:div>
    <w:div w:id="446390892">
      <w:bodyDiv w:val="1"/>
      <w:marLeft w:val="0"/>
      <w:marRight w:val="0"/>
      <w:marTop w:val="0"/>
      <w:marBottom w:val="0"/>
      <w:divBdr>
        <w:top w:val="none" w:sz="0" w:space="0" w:color="auto"/>
        <w:left w:val="none" w:sz="0" w:space="0" w:color="auto"/>
        <w:bottom w:val="none" w:sz="0" w:space="0" w:color="auto"/>
        <w:right w:val="none" w:sz="0" w:space="0" w:color="auto"/>
      </w:divBdr>
    </w:div>
    <w:div w:id="446434070">
      <w:bodyDiv w:val="1"/>
      <w:marLeft w:val="0"/>
      <w:marRight w:val="0"/>
      <w:marTop w:val="0"/>
      <w:marBottom w:val="0"/>
      <w:divBdr>
        <w:top w:val="none" w:sz="0" w:space="0" w:color="auto"/>
        <w:left w:val="none" w:sz="0" w:space="0" w:color="auto"/>
        <w:bottom w:val="none" w:sz="0" w:space="0" w:color="auto"/>
        <w:right w:val="none" w:sz="0" w:space="0" w:color="auto"/>
      </w:divBdr>
    </w:div>
    <w:div w:id="446437659">
      <w:bodyDiv w:val="1"/>
      <w:marLeft w:val="0"/>
      <w:marRight w:val="0"/>
      <w:marTop w:val="0"/>
      <w:marBottom w:val="0"/>
      <w:divBdr>
        <w:top w:val="none" w:sz="0" w:space="0" w:color="auto"/>
        <w:left w:val="none" w:sz="0" w:space="0" w:color="auto"/>
        <w:bottom w:val="none" w:sz="0" w:space="0" w:color="auto"/>
        <w:right w:val="none" w:sz="0" w:space="0" w:color="auto"/>
      </w:divBdr>
    </w:div>
    <w:div w:id="446437668">
      <w:bodyDiv w:val="1"/>
      <w:marLeft w:val="0"/>
      <w:marRight w:val="0"/>
      <w:marTop w:val="0"/>
      <w:marBottom w:val="0"/>
      <w:divBdr>
        <w:top w:val="none" w:sz="0" w:space="0" w:color="auto"/>
        <w:left w:val="none" w:sz="0" w:space="0" w:color="auto"/>
        <w:bottom w:val="none" w:sz="0" w:space="0" w:color="auto"/>
        <w:right w:val="none" w:sz="0" w:space="0" w:color="auto"/>
      </w:divBdr>
    </w:div>
    <w:div w:id="446583438">
      <w:bodyDiv w:val="1"/>
      <w:marLeft w:val="0"/>
      <w:marRight w:val="0"/>
      <w:marTop w:val="0"/>
      <w:marBottom w:val="0"/>
      <w:divBdr>
        <w:top w:val="none" w:sz="0" w:space="0" w:color="auto"/>
        <w:left w:val="none" w:sz="0" w:space="0" w:color="auto"/>
        <w:bottom w:val="none" w:sz="0" w:space="0" w:color="auto"/>
        <w:right w:val="none" w:sz="0" w:space="0" w:color="auto"/>
      </w:divBdr>
    </w:div>
    <w:div w:id="446704177">
      <w:bodyDiv w:val="1"/>
      <w:marLeft w:val="0"/>
      <w:marRight w:val="0"/>
      <w:marTop w:val="0"/>
      <w:marBottom w:val="0"/>
      <w:divBdr>
        <w:top w:val="none" w:sz="0" w:space="0" w:color="auto"/>
        <w:left w:val="none" w:sz="0" w:space="0" w:color="auto"/>
        <w:bottom w:val="none" w:sz="0" w:space="0" w:color="auto"/>
        <w:right w:val="none" w:sz="0" w:space="0" w:color="auto"/>
      </w:divBdr>
    </w:div>
    <w:div w:id="446773884">
      <w:bodyDiv w:val="1"/>
      <w:marLeft w:val="0"/>
      <w:marRight w:val="0"/>
      <w:marTop w:val="0"/>
      <w:marBottom w:val="0"/>
      <w:divBdr>
        <w:top w:val="none" w:sz="0" w:space="0" w:color="auto"/>
        <w:left w:val="none" w:sz="0" w:space="0" w:color="auto"/>
        <w:bottom w:val="none" w:sz="0" w:space="0" w:color="auto"/>
        <w:right w:val="none" w:sz="0" w:space="0" w:color="auto"/>
      </w:divBdr>
    </w:div>
    <w:div w:id="446854646">
      <w:bodyDiv w:val="1"/>
      <w:marLeft w:val="0"/>
      <w:marRight w:val="0"/>
      <w:marTop w:val="0"/>
      <w:marBottom w:val="0"/>
      <w:divBdr>
        <w:top w:val="none" w:sz="0" w:space="0" w:color="auto"/>
        <w:left w:val="none" w:sz="0" w:space="0" w:color="auto"/>
        <w:bottom w:val="none" w:sz="0" w:space="0" w:color="auto"/>
        <w:right w:val="none" w:sz="0" w:space="0" w:color="auto"/>
      </w:divBdr>
    </w:div>
    <w:div w:id="446892964">
      <w:bodyDiv w:val="1"/>
      <w:marLeft w:val="0"/>
      <w:marRight w:val="0"/>
      <w:marTop w:val="0"/>
      <w:marBottom w:val="0"/>
      <w:divBdr>
        <w:top w:val="none" w:sz="0" w:space="0" w:color="auto"/>
        <w:left w:val="none" w:sz="0" w:space="0" w:color="auto"/>
        <w:bottom w:val="none" w:sz="0" w:space="0" w:color="auto"/>
        <w:right w:val="none" w:sz="0" w:space="0" w:color="auto"/>
      </w:divBdr>
    </w:div>
    <w:div w:id="446897865">
      <w:bodyDiv w:val="1"/>
      <w:marLeft w:val="0"/>
      <w:marRight w:val="0"/>
      <w:marTop w:val="0"/>
      <w:marBottom w:val="0"/>
      <w:divBdr>
        <w:top w:val="none" w:sz="0" w:space="0" w:color="auto"/>
        <w:left w:val="none" w:sz="0" w:space="0" w:color="auto"/>
        <w:bottom w:val="none" w:sz="0" w:space="0" w:color="auto"/>
        <w:right w:val="none" w:sz="0" w:space="0" w:color="auto"/>
      </w:divBdr>
    </w:div>
    <w:div w:id="446898903">
      <w:bodyDiv w:val="1"/>
      <w:marLeft w:val="0"/>
      <w:marRight w:val="0"/>
      <w:marTop w:val="0"/>
      <w:marBottom w:val="0"/>
      <w:divBdr>
        <w:top w:val="none" w:sz="0" w:space="0" w:color="auto"/>
        <w:left w:val="none" w:sz="0" w:space="0" w:color="auto"/>
        <w:bottom w:val="none" w:sz="0" w:space="0" w:color="auto"/>
        <w:right w:val="none" w:sz="0" w:space="0" w:color="auto"/>
      </w:divBdr>
    </w:div>
    <w:div w:id="446899293">
      <w:bodyDiv w:val="1"/>
      <w:marLeft w:val="0"/>
      <w:marRight w:val="0"/>
      <w:marTop w:val="0"/>
      <w:marBottom w:val="0"/>
      <w:divBdr>
        <w:top w:val="none" w:sz="0" w:space="0" w:color="auto"/>
        <w:left w:val="none" w:sz="0" w:space="0" w:color="auto"/>
        <w:bottom w:val="none" w:sz="0" w:space="0" w:color="auto"/>
        <w:right w:val="none" w:sz="0" w:space="0" w:color="auto"/>
      </w:divBdr>
    </w:div>
    <w:div w:id="447086898">
      <w:bodyDiv w:val="1"/>
      <w:marLeft w:val="0"/>
      <w:marRight w:val="0"/>
      <w:marTop w:val="0"/>
      <w:marBottom w:val="0"/>
      <w:divBdr>
        <w:top w:val="none" w:sz="0" w:space="0" w:color="auto"/>
        <w:left w:val="none" w:sz="0" w:space="0" w:color="auto"/>
        <w:bottom w:val="none" w:sz="0" w:space="0" w:color="auto"/>
        <w:right w:val="none" w:sz="0" w:space="0" w:color="auto"/>
      </w:divBdr>
    </w:div>
    <w:div w:id="447087573">
      <w:bodyDiv w:val="1"/>
      <w:marLeft w:val="0"/>
      <w:marRight w:val="0"/>
      <w:marTop w:val="0"/>
      <w:marBottom w:val="0"/>
      <w:divBdr>
        <w:top w:val="none" w:sz="0" w:space="0" w:color="auto"/>
        <w:left w:val="none" w:sz="0" w:space="0" w:color="auto"/>
        <w:bottom w:val="none" w:sz="0" w:space="0" w:color="auto"/>
        <w:right w:val="none" w:sz="0" w:space="0" w:color="auto"/>
      </w:divBdr>
    </w:div>
    <w:div w:id="447092834">
      <w:bodyDiv w:val="1"/>
      <w:marLeft w:val="0"/>
      <w:marRight w:val="0"/>
      <w:marTop w:val="0"/>
      <w:marBottom w:val="0"/>
      <w:divBdr>
        <w:top w:val="none" w:sz="0" w:space="0" w:color="auto"/>
        <w:left w:val="none" w:sz="0" w:space="0" w:color="auto"/>
        <w:bottom w:val="none" w:sz="0" w:space="0" w:color="auto"/>
        <w:right w:val="none" w:sz="0" w:space="0" w:color="auto"/>
      </w:divBdr>
    </w:div>
    <w:div w:id="447159574">
      <w:bodyDiv w:val="1"/>
      <w:marLeft w:val="0"/>
      <w:marRight w:val="0"/>
      <w:marTop w:val="0"/>
      <w:marBottom w:val="0"/>
      <w:divBdr>
        <w:top w:val="none" w:sz="0" w:space="0" w:color="auto"/>
        <w:left w:val="none" w:sz="0" w:space="0" w:color="auto"/>
        <w:bottom w:val="none" w:sz="0" w:space="0" w:color="auto"/>
        <w:right w:val="none" w:sz="0" w:space="0" w:color="auto"/>
      </w:divBdr>
    </w:div>
    <w:div w:id="447162155">
      <w:bodyDiv w:val="1"/>
      <w:marLeft w:val="0"/>
      <w:marRight w:val="0"/>
      <w:marTop w:val="0"/>
      <w:marBottom w:val="0"/>
      <w:divBdr>
        <w:top w:val="none" w:sz="0" w:space="0" w:color="auto"/>
        <w:left w:val="none" w:sz="0" w:space="0" w:color="auto"/>
        <w:bottom w:val="none" w:sz="0" w:space="0" w:color="auto"/>
        <w:right w:val="none" w:sz="0" w:space="0" w:color="auto"/>
      </w:divBdr>
    </w:div>
    <w:div w:id="447166707">
      <w:bodyDiv w:val="1"/>
      <w:marLeft w:val="0"/>
      <w:marRight w:val="0"/>
      <w:marTop w:val="0"/>
      <w:marBottom w:val="0"/>
      <w:divBdr>
        <w:top w:val="none" w:sz="0" w:space="0" w:color="auto"/>
        <w:left w:val="none" w:sz="0" w:space="0" w:color="auto"/>
        <w:bottom w:val="none" w:sz="0" w:space="0" w:color="auto"/>
        <w:right w:val="none" w:sz="0" w:space="0" w:color="auto"/>
      </w:divBdr>
    </w:div>
    <w:div w:id="447313188">
      <w:bodyDiv w:val="1"/>
      <w:marLeft w:val="0"/>
      <w:marRight w:val="0"/>
      <w:marTop w:val="0"/>
      <w:marBottom w:val="0"/>
      <w:divBdr>
        <w:top w:val="none" w:sz="0" w:space="0" w:color="auto"/>
        <w:left w:val="none" w:sz="0" w:space="0" w:color="auto"/>
        <w:bottom w:val="none" w:sz="0" w:space="0" w:color="auto"/>
        <w:right w:val="none" w:sz="0" w:space="0" w:color="auto"/>
      </w:divBdr>
    </w:div>
    <w:div w:id="447433346">
      <w:bodyDiv w:val="1"/>
      <w:marLeft w:val="0"/>
      <w:marRight w:val="0"/>
      <w:marTop w:val="0"/>
      <w:marBottom w:val="0"/>
      <w:divBdr>
        <w:top w:val="none" w:sz="0" w:space="0" w:color="auto"/>
        <w:left w:val="none" w:sz="0" w:space="0" w:color="auto"/>
        <w:bottom w:val="none" w:sz="0" w:space="0" w:color="auto"/>
        <w:right w:val="none" w:sz="0" w:space="0" w:color="auto"/>
      </w:divBdr>
    </w:div>
    <w:div w:id="447437453">
      <w:bodyDiv w:val="1"/>
      <w:marLeft w:val="0"/>
      <w:marRight w:val="0"/>
      <w:marTop w:val="0"/>
      <w:marBottom w:val="0"/>
      <w:divBdr>
        <w:top w:val="none" w:sz="0" w:space="0" w:color="auto"/>
        <w:left w:val="none" w:sz="0" w:space="0" w:color="auto"/>
        <w:bottom w:val="none" w:sz="0" w:space="0" w:color="auto"/>
        <w:right w:val="none" w:sz="0" w:space="0" w:color="auto"/>
      </w:divBdr>
    </w:div>
    <w:div w:id="447506197">
      <w:bodyDiv w:val="1"/>
      <w:marLeft w:val="0"/>
      <w:marRight w:val="0"/>
      <w:marTop w:val="0"/>
      <w:marBottom w:val="0"/>
      <w:divBdr>
        <w:top w:val="none" w:sz="0" w:space="0" w:color="auto"/>
        <w:left w:val="none" w:sz="0" w:space="0" w:color="auto"/>
        <w:bottom w:val="none" w:sz="0" w:space="0" w:color="auto"/>
        <w:right w:val="none" w:sz="0" w:space="0" w:color="auto"/>
      </w:divBdr>
    </w:div>
    <w:div w:id="447550760">
      <w:bodyDiv w:val="1"/>
      <w:marLeft w:val="0"/>
      <w:marRight w:val="0"/>
      <w:marTop w:val="0"/>
      <w:marBottom w:val="0"/>
      <w:divBdr>
        <w:top w:val="none" w:sz="0" w:space="0" w:color="auto"/>
        <w:left w:val="none" w:sz="0" w:space="0" w:color="auto"/>
        <w:bottom w:val="none" w:sz="0" w:space="0" w:color="auto"/>
        <w:right w:val="none" w:sz="0" w:space="0" w:color="auto"/>
      </w:divBdr>
    </w:div>
    <w:div w:id="447550843">
      <w:bodyDiv w:val="1"/>
      <w:marLeft w:val="0"/>
      <w:marRight w:val="0"/>
      <w:marTop w:val="0"/>
      <w:marBottom w:val="0"/>
      <w:divBdr>
        <w:top w:val="none" w:sz="0" w:space="0" w:color="auto"/>
        <w:left w:val="none" w:sz="0" w:space="0" w:color="auto"/>
        <w:bottom w:val="none" w:sz="0" w:space="0" w:color="auto"/>
        <w:right w:val="none" w:sz="0" w:space="0" w:color="auto"/>
      </w:divBdr>
    </w:div>
    <w:div w:id="447551106">
      <w:bodyDiv w:val="1"/>
      <w:marLeft w:val="0"/>
      <w:marRight w:val="0"/>
      <w:marTop w:val="0"/>
      <w:marBottom w:val="0"/>
      <w:divBdr>
        <w:top w:val="none" w:sz="0" w:space="0" w:color="auto"/>
        <w:left w:val="none" w:sz="0" w:space="0" w:color="auto"/>
        <w:bottom w:val="none" w:sz="0" w:space="0" w:color="auto"/>
        <w:right w:val="none" w:sz="0" w:space="0" w:color="auto"/>
      </w:divBdr>
    </w:div>
    <w:div w:id="447551192">
      <w:bodyDiv w:val="1"/>
      <w:marLeft w:val="0"/>
      <w:marRight w:val="0"/>
      <w:marTop w:val="0"/>
      <w:marBottom w:val="0"/>
      <w:divBdr>
        <w:top w:val="none" w:sz="0" w:space="0" w:color="auto"/>
        <w:left w:val="none" w:sz="0" w:space="0" w:color="auto"/>
        <w:bottom w:val="none" w:sz="0" w:space="0" w:color="auto"/>
        <w:right w:val="none" w:sz="0" w:space="0" w:color="auto"/>
      </w:divBdr>
    </w:div>
    <w:div w:id="447554952">
      <w:bodyDiv w:val="1"/>
      <w:marLeft w:val="0"/>
      <w:marRight w:val="0"/>
      <w:marTop w:val="0"/>
      <w:marBottom w:val="0"/>
      <w:divBdr>
        <w:top w:val="none" w:sz="0" w:space="0" w:color="auto"/>
        <w:left w:val="none" w:sz="0" w:space="0" w:color="auto"/>
        <w:bottom w:val="none" w:sz="0" w:space="0" w:color="auto"/>
        <w:right w:val="none" w:sz="0" w:space="0" w:color="auto"/>
      </w:divBdr>
    </w:div>
    <w:div w:id="447625694">
      <w:bodyDiv w:val="1"/>
      <w:marLeft w:val="0"/>
      <w:marRight w:val="0"/>
      <w:marTop w:val="0"/>
      <w:marBottom w:val="0"/>
      <w:divBdr>
        <w:top w:val="none" w:sz="0" w:space="0" w:color="auto"/>
        <w:left w:val="none" w:sz="0" w:space="0" w:color="auto"/>
        <w:bottom w:val="none" w:sz="0" w:space="0" w:color="auto"/>
        <w:right w:val="none" w:sz="0" w:space="0" w:color="auto"/>
      </w:divBdr>
    </w:div>
    <w:div w:id="447821536">
      <w:bodyDiv w:val="1"/>
      <w:marLeft w:val="0"/>
      <w:marRight w:val="0"/>
      <w:marTop w:val="0"/>
      <w:marBottom w:val="0"/>
      <w:divBdr>
        <w:top w:val="none" w:sz="0" w:space="0" w:color="auto"/>
        <w:left w:val="none" w:sz="0" w:space="0" w:color="auto"/>
        <w:bottom w:val="none" w:sz="0" w:space="0" w:color="auto"/>
        <w:right w:val="none" w:sz="0" w:space="0" w:color="auto"/>
      </w:divBdr>
    </w:div>
    <w:div w:id="447939470">
      <w:bodyDiv w:val="1"/>
      <w:marLeft w:val="0"/>
      <w:marRight w:val="0"/>
      <w:marTop w:val="0"/>
      <w:marBottom w:val="0"/>
      <w:divBdr>
        <w:top w:val="none" w:sz="0" w:space="0" w:color="auto"/>
        <w:left w:val="none" w:sz="0" w:space="0" w:color="auto"/>
        <w:bottom w:val="none" w:sz="0" w:space="0" w:color="auto"/>
        <w:right w:val="none" w:sz="0" w:space="0" w:color="auto"/>
      </w:divBdr>
    </w:div>
    <w:div w:id="447940162">
      <w:bodyDiv w:val="1"/>
      <w:marLeft w:val="0"/>
      <w:marRight w:val="0"/>
      <w:marTop w:val="0"/>
      <w:marBottom w:val="0"/>
      <w:divBdr>
        <w:top w:val="none" w:sz="0" w:space="0" w:color="auto"/>
        <w:left w:val="none" w:sz="0" w:space="0" w:color="auto"/>
        <w:bottom w:val="none" w:sz="0" w:space="0" w:color="auto"/>
        <w:right w:val="none" w:sz="0" w:space="0" w:color="auto"/>
      </w:divBdr>
    </w:div>
    <w:div w:id="447966963">
      <w:bodyDiv w:val="1"/>
      <w:marLeft w:val="0"/>
      <w:marRight w:val="0"/>
      <w:marTop w:val="0"/>
      <w:marBottom w:val="0"/>
      <w:divBdr>
        <w:top w:val="none" w:sz="0" w:space="0" w:color="auto"/>
        <w:left w:val="none" w:sz="0" w:space="0" w:color="auto"/>
        <w:bottom w:val="none" w:sz="0" w:space="0" w:color="auto"/>
        <w:right w:val="none" w:sz="0" w:space="0" w:color="auto"/>
      </w:divBdr>
    </w:div>
    <w:div w:id="448088791">
      <w:bodyDiv w:val="1"/>
      <w:marLeft w:val="0"/>
      <w:marRight w:val="0"/>
      <w:marTop w:val="0"/>
      <w:marBottom w:val="0"/>
      <w:divBdr>
        <w:top w:val="none" w:sz="0" w:space="0" w:color="auto"/>
        <w:left w:val="none" w:sz="0" w:space="0" w:color="auto"/>
        <w:bottom w:val="none" w:sz="0" w:space="0" w:color="auto"/>
        <w:right w:val="none" w:sz="0" w:space="0" w:color="auto"/>
      </w:divBdr>
    </w:div>
    <w:div w:id="448202940">
      <w:bodyDiv w:val="1"/>
      <w:marLeft w:val="0"/>
      <w:marRight w:val="0"/>
      <w:marTop w:val="0"/>
      <w:marBottom w:val="0"/>
      <w:divBdr>
        <w:top w:val="none" w:sz="0" w:space="0" w:color="auto"/>
        <w:left w:val="none" w:sz="0" w:space="0" w:color="auto"/>
        <w:bottom w:val="none" w:sz="0" w:space="0" w:color="auto"/>
        <w:right w:val="none" w:sz="0" w:space="0" w:color="auto"/>
      </w:divBdr>
    </w:div>
    <w:div w:id="448354351">
      <w:bodyDiv w:val="1"/>
      <w:marLeft w:val="0"/>
      <w:marRight w:val="0"/>
      <w:marTop w:val="0"/>
      <w:marBottom w:val="0"/>
      <w:divBdr>
        <w:top w:val="none" w:sz="0" w:space="0" w:color="auto"/>
        <w:left w:val="none" w:sz="0" w:space="0" w:color="auto"/>
        <w:bottom w:val="none" w:sz="0" w:space="0" w:color="auto"/>
        <w:right w:val="none" w:sz="0" w:space="0" w:color="auto"/>
      </w:divBdr>
    </w:div>
    <w:div w:id="448354495">
      <w:bodyDiv w:val="1"/>
      <w:marLeft w:val="0"/>
      <w:marRight w:val="0"/>
      <w:marTop w:val="0"/>
      <w:marBottom w:val="0"/>
      <w:divBdr>
        <w:top w:val="none" w:sz="0" w:space="0" w:color="auto"/>
        <w:left w:val="none" w:sz="0" w:space="0" w:color="auto"/>
        <w:bottom w:val="none" w:sz="0" w:space="0" w:color="auto"/>
        <w:right w:val="none" w:sz="0" w:space="0" w:color="auto"/>
      </w:divBdr>
    </w:div>
    <w:div w:id="448401276">
      <w:bodyDiv w:val="1"/>
      <w:marLeft w:val="0"/>
      <w:marRight w:val="0"/>
      <w:marTop w:val="0"/>
      <w:marBottom w:val="0"/>
      <w:divBdr>
        <w:top w:val="none" w:sz="0" w:space="0" w:color="auto"/>
        <w:left w:val="none" w:sz="0" w:space="0" w:color="auto"/>
        <w:bottom w:val="none" w:sz="0" w:space="0" w:color="auto"/>
        <w:right w:val="none" w:sz="0" w:space="0" w:color="auto"/>
      </w:divBdr>
      <w:divsChild>
        <w:div w:id="159195099">
          <w:marLeft w:val="480"/>
          <w:marRight w:val="0"/>
          <w:marTop w:val="0"/>
          <w:marBottom w:val="0"/>
          <w:divBdr>
            <w:top w:val="none" w:sz="0" w:space="0" w:color="auto"/>
            <w:left w:val="none" w:sz="0" w:space="0" w:color="auto"/>
            <w:bottom w:val="none" w:sz="0" w:space="0" w:color="auto"/>
            <w:right w:val="none" w:sz="0" w:space="0" w:color="auto"/>
          </w:divBdr>
        </w:div>
        <w:div w:id="386733435">
          <w:marLeft w:val="480"/>
          <w:marRight w:val="0"/>
          <w:marTop w:val="0"/>
          <w:marBottom w:val="0"/>
          <w:divBdr>
            <w:top w:val="none" w:sz="0" w:space="0" w:color="auto"/>
            <w:left w:val="none" w:sz="0" w:space="0" w:color="auto"/>
            <w:bottom w:val="none" w:sz="0" w:space="0" w:color="auto"/>
            <w:right w:val="none" w:sz="0" w:space="0" w:color="auto"/>
          </w:divBdr>
        </w:div>
        <w:div w:id="602611997">
          <w:marLeft w:val="480"/>
          <w:marRight w:val="0"/>
          <w:marTop w:val="0"/>
          <w:marBottom w:val="0"/>
          <w:divBdr>
            <w:top w:val="none" w:sz="0" w:space="0" w:color="auto"/>
            <w:left w:val="none" w:sz="0" w:space="0" w:color="auto"/>
            <w:bottom w:val="none" w:sz="0" w:space="0" w:color="auto"/>
            <w:right w:val="none" w:sz="0" w:space="0" w:color="auto"/>
          </w:divBdr>
        </w:div>
        <w:div w:id="614290676">
          <w:marLeft w:val="480"/>
          <w:marRight w:val="0"/>
          <w:marTop w:val="0"/>
          <w:marBottom w:val="0"/>
          <w:divBdr>
            <w:top w:val="none" w:sz="0" w:space="0" w:color="auto"/>
            <w:left w:val="none" w:sz="0" w:space="0" w:color="auto"/>
            <w:bottom w:val="none" w:sz="0" w:space="0" w:color="auto"/>
            <w:right w:val="none" w:sz="0" w:space="0" w:color="auto"/>
          </w:divBdr>
        </w:div>
        <w:div w:id="623733544">
          <w:marLeft w:val="480"/>
          <w:marRight w:val="0"/>
          <w:marTop w:val="0"/>
          <w:marBottom w:val="0"/>
          <w:divBdr>
            <w:top w:val="none" w:sz="0" w:space="0" w:color="auto"/>
            <w:left w:val="none" w:sz="0" w:space="0" w:color="auto"/>
            <w:bottom w:val="none" w:sz="0" w:space="0" w:color="auto"/>
            <w:right w:val="none" w:sz="0" w:space="0" w:color="auto"/>
          </w:divBdr>
        </w:div>
        <w:div w:id="708532843">
          <w:marLeft w:val="480"/>
          <w:marRight w:val="0"/>
          <w:marTop w:val="0"/>
          <w:marBottom w:val="0"/>
          <w:divBdr>
            <w:top w:val="none" w:sz="0" w:space="0" w:color="auto"/>
            <w:left w:val="none" w:sz="0" w:space="0" w:color="auto"/>
            <w:bottom w:val="none" w:sz="0" w:space="0" w:color="auto"/>
            <w:right w:val="none" w:sz="0" w:space="0" w:color="auto"/>
          </w:divBdr>
        </w:div>
        <w:div w:id="798954665">
          <w:marLeft w:val="480"/>
          <w:marRight w:val="0"/>
          <w:marTop w:val="0"/>
          <w:marBottom w:val="0"/>
          <w:divBdr>
            <w:top w:val="none" w:sz="0" w:space="0" w:color="auto"/>
            <w:left w:val="none" w:sz="0" w:space="0" w:color="auto"/>
            <w:bottom w:val="none" w:sz="0" w:space="0" w:color="auto"/>
            <w:right w:val="none" w:sz="0" w:space="0" w:color="auto"/>
          </w:divBdr>
        </w:div>
      </w:divsChild>
    </w:div>
    <w:div w:id="448471555">
      <w:bodyDiv w:val="1"/>
      <w:marLeft w:val="0"/>
      <w:marRight w:val="0"/>
      <w:marTop w:val="0"/>
      <w:marBottom w:val="0"/>
      <w:divBdr>
        <w:top w:val="none" w:sz="0" w:space="0" w:color="auto"/>
        <w:left w:val="none" w:sz="0" w:space="0" w:color="auto"/>
        <w:bottom w:val="none" w:sz="0" w:space="0" w:color="auto"/>
        <w:right w:val="none" w:sz="0" w:space="0" w:color="auto"/>
      </w:divBdr>
    </w:div>
    <w:div w:id="448546863">
      <w:bodyDiv w:val="1"/>
      <w:marLeft w:val="0"/>
      <w:marRight w:val="0"/>
      <w:marTop w:val="0"/>
      <w:marBottom w:val="0"/>
      <w:divBdr>
        <w:top w:val="none" w:sz="0" w:space="0" w:color="auto"/>
        <w:left w:val="none" w:sz="0" w:space="0" w:color="auto"/>
        <w:bottom w:val="none" w:sz="0" w:space="0" w:color="auto"/>
        <w:right w:val="none" w:sz="0" w:space="0" w:color="auto"/>
      </w:divBdr>
    </w:div>
    <w:div w:id="448551670">
      <w:bodyDiv w:val="1"/>
      <w:marLeft w:val="0"/>
      <w:marRight w:val="0"/>
      <w:marTop w:val="0"/>
      <w:marBottom w:val="0"/>
      <w:divBdr>
        <w:top w:val="none" w:sz="0" w:space="0" w:color="auto"/>
        <w:left w:val="none" w:sz="0" w:space="0" w:color="auto"/>
        <w:bottom w:val="none" w:sz="0" w:space="0" w:color="auto"/>
        <w:right w:val="none" w:sz="0" w:space="0" w:color="auto"/>
      </w:divBdr>
    </w:div>
    <w:div w:id="448790603">
      <w:bodyDiv w:val="1"/>
      <w:marLeft w:val="0"/>
      <w:marRight w:val="0"/>
      <w:marTop w:val="0"/>
      <w:marBottom w:val="0"/>
      <w:divBdr>
        <w:top w:val="none" w:sz="0" w:space="0" w:color="auto"/>
        <w:left w:val="none" w:sz="0" w:space="0" w:color="auto"/>
        <w:bottom w:val="none" w:sz="0" w:space="0" w:color="auto"/>
        <w:right w:val="none" w:sz="0" w:space="0" w:color="auto"/>
      </w:divBdr>
    </w:div>
    <w:div w:id="448814181">
      <w:bodyDiv w:val="1"/>
      <w:marLeft w:val="0"/>
      <w:marRight w:val="0"/>
      <w:marTop w:val="0"/>
      <w:marBottom w:val="0"/>
      <w:divBdr>
        <w:top w:val="none" w:sz="0" w:space="0" w:color="auto"/>
        <w:left w:val="none" w:sz="0" w:space="0" w:color="auto"/>
        <w:bottom w:val="none" w:sz="0" w:space="0" w:color="auto"/>
        <w:right w:val="none" w:sz="0" w:space="0" w:color="auto"/>
      </w:divBdr>
    </w:div>
    <w:div w:id="448817626">
      <w:bodyDiv w:val="1"/>
      <w:marLeft w:val="0"/>
      <w:marRight w:val="0"/>
      <w:marTop w:val="0"/>
      <w:marBottom w:val="0"/>
      <w:divBdr>
        <w:top w:val="none" w:sz="0" w:space="0" w:color="auto"/>
        <w:left w:val="none" w:sz="0" w:space="0" w:color="auto"/>
        <w:bottom w:val="none" w:sz="0" w:space="0" w:color="auto"/>
        <w:right w:val="none" w:sz="0" w:space="0" w:color="auto"/>
      </w:divBdr>
    </w:div>
    <w:div w:id="449053036">
      <w:bodyDiv w:val="1"/>
      <w:marLeft w:val="0"/>
      <w:marRight w:val="0"/>
      <w:marTop w:val="0"/>
      <w:marBottom w:val="0"/>
      <w:divBdr>
        <w:top w:val="none" w:sz="0" w:space="0" w:color="auto"/>
        <w:left w:val="none" w:sz="0" w:space="0" w:color="auto"/>
        <w:bottom w:val="none" w:sz="0" w:space="0" w:color="auto"/>
        <w:right w:val="none" w:sz="0" w:space="0" w:color="auto"/>
      </w:divBdr>
    </w:div>
    <w:div w:id="449126199">
      <w:bodyDiv w:val="1"/>
      <w:marLeft w:val="0"/>
      <w:marRight w:val="0"/>
      <w:marTop w:val="0"/>
      <w:marBottom w:val="0"/>
      <w:divBdr>
        <w:top w:val="none" w:sz="0" w:space="0" w:color="auto"/>
        <w:left w:val="none" w:sz="0" w:space="0" w:color="auto"/>
        <w:bottom w:val="none" w:sz="0" w:space="0" w:color="auto"/>
        <w:right w:val="none" w:sz="0" w:space="0" w:color="auto"/>
      </w:divBdr>
    </w:div>
    <w:div w:id="449132370">
      <w:bodyDiv w:val="1"/>
      <w:marLeft w:val="0"/>
      <w:marRight w:val="0"/>
      <w:marTop w:val="0"/>
      <w:marBottom w:val="0"/>
      <w:divBdr>
        <w:top w:val="none" w:sz="0" w:space="0" w:color="auto"/>
        <w:left w:val="none" w:sz="0" w:space="0" w:color="auto"/>
        <w:bottom w:val="none" w:sz="0" w:space="0" w:color="auto"/>
        <w:right w:val="none" w:sz="0" w:space="0" w:color="auto"/>
      </w:divBdr>
    </w:div>
    <w:div w:id="449133322">
      <w:bodyDiv w:val="1"/>
      <w:marLeft w:val="0"/>
      <w:marRight w:val="0"/>
      <w:marTop w:val="0"/>
      <w:marBottom w:val="0"/>
      <w:divBdr>
        <w:top w:val="none" w:sz="0" w:space="0" w:color="auto"/>
        <w:left w:val="none" w:sz="0" w:space="0" w:color="auto"/>
        <w:bottom w:val="none" w:sz="0" w:space="0" w:color="auto"/>
        <w:right w:val="none" w:sz="0" w:space="0" w:color="auto"/>
      </w:divBdr>
    </w:div>
    <w:div w:id="449202030">
      <w:bodyDiv w:val="1"/>
      <w:marLeft w:val="0"/>
      <w:marRight w:val="0"/>
      <w:marTop w:val="0"/>
      <w:marBottom w:val="0"/>
      <w:divBdr>
        <w:top w:val="none" w:sz="0" w:space="0" w:color="auto"/>
        <w:left w:val="none" w:sz="0" w:space="0" w:color="auto"/>
        <w:bottom w:val="none" w:sz="0" w:space="0" w:color="auto"/>
        <w:right w:val="none" w:sz="0" w:space="0" w:color="auto"/>
      </w:divBdr>
    </w:div>
    <w:div w:id="449251556">
      <w:bodyDiv w:val="1"/>
      <w:marLeft w:val="0"/>
      <w:marRight w:val="0"/>
      <w:marTop w:val="0"/>
      <w:marBottom w:val="0"/>
      <w:divBdr>
        <w:top w:val="none" w:sz="0" w:space="0" w:color="auto"/>
        <w:left w:val="none" w:sz="0" w:space="0" w:color="auto"/>
        <w:bottom w:val="none" w:sz="0" w:space="0" w:color="auto"/>
        <w:right w:val="none" w:sz="0" w:space="0" w:color="auto"/>
      </w:divBdr>
    </w:div>
    <w:div w:id="449278348">
      <w:bodyDiv w:val="1"/>
      <w:marLeft w:val="0"/>
      <w:marRight w:val="0"/>
      <w:marTop w:val="0"/>
      <w:marBottom w:val="0"/>
      <w:divBdr>
        <w:top w:val="none" w:sz="0" w:space="0" w:color="auto"/>
        <w:left w:val="none" w:sz="0" w:space="0" w:color="auto"/>
        <w:bottom w:val="none" w:sz="0" w:space="0" w:color="auto"/>
        <w:right w:val="none" w:sz="0" w:space="0" w:color="auto"/>
      </w:divBdr>
    </w:div>
    <w:div w:id="449278497">
      <w:bodyDiv w:val="1"/>
      <w:marLeft w:val="0"/>
      <w:marRight w:val="0"/>
      <w:marTop w:val="0"/>
      <w:marBottom w:val="0"/>
      <w:divBdr>
        <w:top w:val="none" w:sz="0" w:space="0" w:color="auto"/>
        <w:left w:val="none" w:sz="0" w:space="0" w:color="auto"/>
        <w:bottom w:val="none" w:sz="0" w:space="0" w:color="auto"/>
        <w:right w:val="none" w:sz="0" w:space="0" w:color="auto"/>
      </w:divBdr>
    </w:div>
    <w:div w:id="449327779">
      <w:bodyDiv w:val="1"/>
      <w:marLeft w:val="0"/>
      <w:marRight w:val="0"/>
      <w:marTop w:val="0"/>
      <w:marBottom w:val="0"/>
      <w:divBdr>
        <w:top w:val="none" w:sz="0" w:space="0" w:color="auto"/>
        <w:left w:val="none" w:sz="0" w:space="0" w:color="auto"/>
        <w:bottom w:val="none" w:sz="0" w:space="0" w:color="auto"/>
        <w:right w:val="none" w:sz="0" w:space="0" w:color="auto"/>
      </w:divBdr>
    </w:div>
    <w:div w:id="449478073">
      <w:bodyDiv w:val="1"/>
      <w:marLeft w:val="0"/>
      <w:marRight w:val="0"/>
      <w:marTop w:val="0"/>
      <w:marBottom w:val="0"/>
      <w:divBdr>
        <w:top w:val="none" w:sz="0" w:space="0" w:color="auto"/>
        <w:left w:val="none" w:sz="0" w:space="0" w:color="auto"/>
        <w:bottom w:val="none" w:sz="0" w:space="0" w:color="auto"/>
        <w:right w:val="none" w:sz="0" w:space="0" w:color="auto"/>
      </w:divBdr>
    </w:div>
    <w:div w:id="449590534">
      <w:bodyDiv w:val="1"/>
      <w:marLeft w:val="0"/>
      <w:marRight w:val="0"/>
      <w:marTop w:val="0"/>
      <w:marBottom w:val="0"/>
      <w:divBdr>
        <w:top w:val="none" w:sz="0" w:space="0" w:color="auto"/>
        <w:left w:val="none" w:sz="0" w:space="0" w:color="auto"/>
        <w:bottom w:val="none" w:sz="0" w:space="0" w:color="auto"/>
        <w:right w:val="none" w:sz="0" w:space="0" w:color="auto"/>
      </w:divBdr>
    </w:div>
    <w:div w:id="449593465">
      <w:bodyDiv w:val="1"/>
      <w:marLeft w:val="0"/>
      <w:marRight w:val="0"/>
      <w:marTop w:val="0"/>
      <w:marBottom w:val="0"/>
      <w:divBdr>
        <w:top w:val="none" w:sz="0" w:space="0" w:color="auto"/>
        <w:left w:val="none" w:sz="0" w:space="0" w:color="auto"/>
        <w:bottom w:val="none" w:sz="0" w:space="0" w:color="auto"/>
        <w:right w:val="none" w:sz="0" w:space="0" w:color="auto"/>
      </w:divBdr>
    </w:div>
    <w:div w:id="449671792">
      <w:bodyDiv w:val="1"/>
      <w:marLeft w:val="0"/>
      <w:marRight w:val="0"/>
      <w:marTop w:val="0"/>
      <w:marBottom w:val="0"/>
      <w:divBdr>
        <w:top w:val="none" w:sz="0" w:space="0" w:color="auto"/>
        <w:left w:val="none" w:sz="0" w:space="0" w:color="auto"/>
        <w:bottom w:val="none" w:sz="0" w:space="0" w:color="auto"/>
        <w:right w:val="none" w:sz="0" w:space="0" w:color="auto"/>
      </w:divBdr>
    </w:div>
    <w:div w:id="449711037">
      <w:bodyDiv w:val="1"/>
      <w:marLeft w:val="0"/>
      <w:marRight w:val="0"/>
      <w:marTop w:val="0"/>
      <w:marBottom w:val="0"/>
      <w:divBdr>
        <w:top w:val="none" w:sz="0" w:space="0" w:color="auto"/>
        <w:left w:val="none" w:sz="0" w:space="0" w:color="auto"/>
        <w:bottom w:val="none" w:sz="0" w:space="0" w:color="auto"/>
        <w:right w:val="none" w:sz="0" w:space="0" w:color="auto"/>
      </w:divBdr>
    </w:div>
    <w:div w:id="449711644">
      <w:bodyDiv w:val="1"/>
      <w:marLeft w:val="0"/>
      <w:marRight w:val="0"/>
      <w:marTop w:val="0"/>
      <w:marBottom w:val="0"/>
      <w:divBdr>
        <w:top w:val="none" w:sz="0" w:space="0" w:color="auto"/>
        <w:left w:val="none" w:sz="0" w:space="0" w:color="auto"/>
        <w:bottom w:val="none" w:sz="0" w:space="0" w:color="auto"/>
        <w:right w:val="none" w:sz="0" w:space="0" w:color="auto"/>
      </w:divBdr>
    </w:div>
    <w:div w:id="449978786">
      <w:bodyDiv w:val="1"/>
      <w:marLeft w:val="0"/>
      <w:marRight w:val="0"/>
      <w:marTop w:val="0"/>
      <w:marBottom w:val="0"/>
      <w:divBdr>
        <w:top w:val="none" w:sz="0" w:space="0" w:color="auto"/>
        <w:left w:val="none" w:sz="0" w:space="0" w:color="auto"/>
        <w:bottom w:val="none" w:sz="0" w:space="0" w:color="auto"/>
        <w:right w:val="none" w:sz="0" w:space="0" w:color="auto"/>
      </w:divBdr>
    </w:div>
    <w:div w:id="450049620">
      <w:bodyDiv w:val="1"/>
      <w:marLeft w:val="0"/>
      <w:marRight w:val="0"/>
      <w:marTop w:val="0"/>
      <w:marBottom w:val="0"/>
      <w:divBdr>
        <w:top w:val="none" w:sz="0" w:space="0" w:color="auto"/>
        <w:left w:val="none" w:sz="0" w:space="0" w:color="auto"/>
        <w:bottom w:val="none" w:sz="0" w:space="0" w:color="auto"/>
        <w:right w:val="none" w:sz="0" w:space="0" w:color="auto"/>
      </w:divBdr>
    </w:div>
    <w:div w:id="450050616">
      <w:bodyDiv w:val="1"/>
      <w:marLeft w:val="0"/>
      <w:marRight w:val="0"/>
      <w:marTop w:val="0"/>
      <w:marBottom w:val="0"/>
      <w:divBdr>
        <w:top w:val="none" w:sz="0" w:space="0" w:color="auto"/>
        <w:left w:val="none" w:sz="0" w:space="0" w:color="auto"/>
        <w:bottom w:val="none" w:sz="0" w:space="0" w:color="auto"/>
        <w:right w:val="none" w:sz="0" w:space="0" w:color="auto"/>
      </w:divBdr>
    </w:div>
    <w:div w:id="450133876">
      <w:bodyDiv w:val="1"/>
      <w:marLeft w:val="0"/>
      <w:marRight w:val="0"/>
      <w:marTop w:val="0"/>
      <w:marBottom w:val="0"/>
      <w:divBdr>
        <w:top w:val="none" w:sz="0" w:space="0" w:color="auto"/>
        <w:left w:val="none" w:sz="0" w:space="0" w:color="auto"/>
        <w:bottom w:val="none" w:sz="0" w:space="0" w:color="auto"/>
        <w:right w:val="none" w:sz="0" w:space="0" w:color="auto"/>
      </w:divBdr>
    </w:div>
    <w:div w:id="450167649">
      <w:bodyDiv w:val="1"/>
      <w:marLeft w:val="0"/>
      <w:marRight w:val="0"/>
      <w:marTop w:val="0"/>
      <w:marBottom w:val="0"/>
      <w:divBdr>
        <w:top w:val="none" w:sz="0" w:space="0" w:color="auto"/>
        <w:left w:val="none" w:sz="0" w:space="0" w:color="auto"/>
        <w:bottom w:val="none" w:sz="0" w:space="0" w:color="auto"/>
        <w:right w:val="none" w:sz="0" w:space="0" w:color="auto"/>
      </w:divBdr>
    </w:div>
    <w:div w:id="450250892">
      <w:bodyDiv w:val="1"/>
      <w:marLeft w:val="0"/>
      <w:marRight w:val="0"/>
      <w:marTop w:val="0"/>
      <w:marBottom w:val="0"/>
      <w:divBdr>
        <w:top w:val="none" w:sz="0" w:space="0" w:color="auto"/>
        <w:left w:val="none" w:sz="0" w:space="0" w:color="auto"/>
        <w:bottom w:val="none" w:sz="0" w:space="0" w:color="auto"/>
        <w:right w:val="none" w:sz="0" w:space="0" w:color="auto"/>
      </w:divBdr>
    </w:div>
    <w:div w:id="450320382">
      <w:bodyDiv w:val="1"/>
      <w:marLeft w:val="0"/>
      <w:marRight w:val="0"/>
      <w:marTop w:val="0"/>
      <w:marBottom w:val="0"/>
      <w:divBdr>
        <w:top w:val="none" w:sz="0" w:space="0" w:color="auto"/>
        <w:left w:val="none" w:sz="0" w:space="0" w:color="auto"/>
        <w:bottom w:val="none" w:sz="0" w:space="0" w:color="auto"/>
        <w:right w:val="none" w:sz="0" w:space="0" w:color="auto"/>
      </w:divBdr>
    </w:div>
    <w:div w:id="450321502">
      <w:bodyDiv w:val="1"/>
      <w:marLeft w:val="0"/>
      <w:marRight w:val="0"/>
      <w:marTop w:val="0"/>
      <w:marBottom w:val="0"/>
      <w:divBdr>
        <w:top w:val="none" w:sz="0" w:space="0" w:color="auto"/>
        <w:left w:val="none" w:sz="0" w:space="0" w:color="auto"/>
        <w:bottom w:val="none" w:sz="0" w:space="0" w:color="auto"/>
        <w:right w:val="none" w:sz="0" w:space="0" w:color="auto"/>
      </w:divBdr>
    </w:div>
    <w:div w:id="450395079">
      <w:bodyDiv w:val="1"/>
      <w:marLeft w:val="0"/>
      <w:marRight w:val="0"/>
      <w:marTop w:val="0"/>
      <w:marBottom w:val="0"/>
      <w:divBdr>
        <w:top w:val="none" w:sz="0" w:space="0" w:color="auto"/>
        <w:left w:val="none" w:sz="0" w:space="0" w:color="auto"/>
        <w:bottom w:val="none" w:sz="0" w:space="0" w:color="auto"/>
        <w:right w:val="none" w:sz="0" w:space="0" w:color="auto"/>
      </w:divBdr>
    </w:div>
    <w:div w:id="450444106">
      <w:bodyDiv w:val="1"/>
      <w:marLeft w:val="0"/>
      <w:marRight w:val="0"/>
      <w:marTop w:val="0"/>
      <w:marBottom w:val="0"/>
      <w:divBdr>
        <w:top w:val="none" w:sz="0" w:space="0" w:color="auto"/>
        <w:left w:val="none" w:sz="0" w:space="0" w:color="auto"/>
        <w:bottom w:val="none" w:sz="0" w:space="0" w:color="auto"/>
        <w:right w:val="none" w:sz="0" w:space="0" w:color="auto"/>
      </w:divBdr>
    </w:div>
    <w:div w:id="450511143">
      <w:bodyDiv w:val="1"/>
      <w:marLeft w:val="0"/>
      <w:marRight w:val="0"/>
      <w:marTop w:val="0"/>
      <w:marBottom w:val="0"/>
      <w:divBdr>
        <w:top w:val="none" w:sz="0" w:space="0" w:color="auto"/>
        <w:left w:val="none" w:sz="0" w:space="0" w:color="auto"/>
        <w:bottom w:val="none" w:sz="0" w:space="0" w:color="auto"/>
        <w:right w:val="none" w:sz="0" w:space="0" w:color="auto"/>
      </w:divBdr>
    </w:div>
    <w:div w:id="450518529">
      <w:bodyDiv w:val="1"/>
      <w:marLeft w:val="0"/>
      <w:marRight w:val="0"/>
      <w:marTop w:val="0"/>
      <w:marBottom w:val="0"/>
      <w:divBdr>
        <w:top w:val="none" w:sz="0" w:space="0" w:color="auto"/>
        <w:left w:val="none" w:sz="0" w:space="0" w:color="auto"/>
        <w:bottom w:val="none" w:sz="0" w:space="0" w:color="auto"/>
        <w:right w:val="none" w:sz="0" w:space="0" w:color="auto"/>
      </w:divBdr>
    </w:div>
    <w:div w:id="450560505">
      <w:bodyDiv w:val="1"/>
      <w:marLeft w:val="0"/>
      <w:marRight w:val="0"/>
      <w:marTop w:val="0"/>
      <w:marBottom w:val="0"/>
      <w:divBdr>
        <w:top w:val="none" w:sz="0" w:space="0" w:color="auto"/>
        <w:left w:val="none" w:sz="0" w:space="0" w:color="auto"/>
        <w:bottom w:val="none" w:sz="0" w:space="0" w:color="auto"/>
        <w:right w:val="none" w:sz="0" w:space="0" w:color="auto"/>
      </w:divBdr>
    </w:div>
    <w:div w:id="450589527">
      <w:bodyDiv w:val="1"/>
      <w:marLeft w:val="0"/>
      <w:marRight w:val="0"/>
      <w:marTop w:val="0"/>
      <w:marBottom w:val="0"/>
      <w:divBdr>
        <w:top w:val="none" w:sz="0" w:space="0" w:color="auto"/>
        <w:left w:val="none" w:sz="0" w:space="0" w:color="auto"/>
        <w:bottom w:val="none" w:sz="0" w:space="0" w:color="auto"/>
        <w:right w:val="none" w:sz="0" w:space="0" w:color="auto"/>
      </w:divBdr>
    </w:div>
    <w:div w:id="450636295">
      <w:bodyDiv w:val="1"/>
      <w:marLeft w:val="0"/>
      <w:marRight w:val="0"/>
      <w:marTop w:val="0"/>
      <w:marBottom w:val="0"/>
      <w:divBdr>
        <w:top w:val="none" w:sz="0" w:space="0" w:color="auto"/>
        <w:left w:val="none" w:sz="0" w:space="0" w:color="auto"/>
        <w:bottom w:val="none" w:sz="0" w:space="0" w:color="auto"/>
        <w:right w:val="none" w:sz="0" w:space="0" w:color="auto"/>
      </w:divBdr>
    </w:div>
    <w:div w:id="450788179">
      <w:bodyDiv w:val="1"/>
      <w:marLeft w:val="0"/>
      <w:marRight w:val="0"/>
      <w:marTop w:val="0"/>
      <w:marBottom w:val="0"/>
      <w:divBdr>
        <w:top w:val="none" w:sz="0" w:space="0" w:color="auto"/>
        <w:left w:val="none" w:sz="0" w:space="0" w:color="auto"/>
        <w:bottom w:val="none" w:sz="0" w:space="0" w:color="auto"/>
        <w:right w:val="none" w:sz="0" w:space="0" w:color="auto"/>
      </w:divBdr>
    </w:div>
    <w:div w:id="450826332">
      <w:bodyDiv w:val="1"/>
      <w:marLeft w:val="0"/>
      <w:marRight w:val="0"/>
      <w:marTop w:val="0"/>
      <w:marBottom w:val="0"/>
      <w:divBdr>
        <w:top w:val="none" w:sz="0" w:space="0" w:color="auto"/>
        <w:left w:val="none" w:sz="0" w:space="0" w:color="auto"/>
        <w:bottom w:val="none" w:sz="0" w:space="0" w:color="auto"/>
        <w:right w:val="none" w:sz="0" w:space="0" w:color="auto"/>
      </w:divBdr>
    </w:div>
    <w:div w:id="450904605">
      <w:bodyDiv w:val="1"/>
      <w:marLeft w:val="0"/>
      <w:marRight w:val="0"/>
      <w:marTop w:val="0"/>
      <w:marBottom w:val="0"/>
      <w:divBdr>
        <w:top w:val="none" w:sz="0" w:space="0" w:color="auto"/>
        <w:left w:val="none" w:sz="0" w:space="0" w:color="auto"/>
        <w:bottom w:val="none" w:sz="0" w:space="0" w:color="auto"/>
        <w:right w:val="none" w:sz="0" w:space="0" w:color="auto"/>
      </w:divBdr>
    </w:div>
    <w:div w:id="451097896">
      <w:bodyDiv w:val="1"/>
      <w:marLeft w:val="0"/>
      <w:marRight w:val="0"/>
      <w:marTop w:val="0"/>
      <w:marBottom w:val="0"/>
      <w:divBdr>
        <w:top w:val="none" w:sz="0" w:space="0" w:color="auto"/>
        <w:left w:val="none" w:sz="0" w:space="0" w:color="auto"/>
        <w:bottom w:val="none" w:sz="0" w:space="0" w:color="auto"/>
        <w:right w:val="none" w:sz="0" w:space="0" w:color="auto"/>
      </w:divBdr>
    </w:div>
    <w:div w:id="451244523">
      <w:bodyDiv w:val="1"/>
      <w:marLeft w:val="0"/>
      <w:marRight w:val="0"/>
      <w:marTop w:val="0"/>
      <w:marBottom w:val="0"/>
      <w:divBdr>
        <w:top w:val="none" w:sz="0" w:space="0" w:color="auto"/>
        <w:left w:val="none" w:sz="0" w:space="0" w:color="auto"/>
        <w:bottom w:val="none" w:sz="0" w:space="0" w:color="auto"/>
        <w:right w:val="none" w:sz="0" w:space="0" w:color="auto"/>
      </w:divBdr>
    </w:div>
    <w:div w:id="451286029">
      <w:bodyDiv w:val="1"/>
      <w:marLeft w:val="0"/>
      <w:marRight w:val="0"/>
      <w:marTop w:val="0"/>
      <w:marBottom w:val="0"/>
      <w:divBdr>
        <w:top w:val="none" w:sz="0" w:space="0" w:color="auto"/>
        <w:left w:val="none" w:sz="0" w:space="0" w:color="auto"/>
        <w:bottom w:val="none" w:sz="0" w:space="0" w:color="auto"/>
        <w:right w:val="none" w:sz="0" w:space="0" w:color="auto"/>
      </w:divBdr>
    </w:div>
    <w:div w:id="451369076">
      <w:bodyDiv w:val="1"/>
      <w:marLeft w:val="0"/>
      <w:marRight w:val="0"/>
      <w:marTop w:val="0"/>
      <w:marBottom w:val="0"/>
      <w:divBdr>
        <w:top w:val="none" w:sz="0" w:space="0" w:color="auto"/>
        <w:left w:val="none" w:sz="0" w:space="0" w:color="auto"/>
        <w:bottom w:val="none" w:sz="0" w:space="0" w:color="auto"/>
        <w:right w:val="none" w:sz="0" w:space="0" w:color="auto"/>
      </w:divBdr>
    </w:div>
    <w:div w:id="451630708">
      <w:bodyDiv w:val="1"/>
      <w:marLeft w:val="0"/>
      <w:marRight w:val="0"/>
      <w:marTop w:val="0"/>
      <w:marBottom w:val="0"/>
      <w:divBdr>
        <w:top w:val="none" w:sz="0" w:space="0" w:color="auto"/>
        <w:left w:val="none" w:sz="0" w:space="0" w:color="auto"/>
        <w:bottom w:val="none" w:sz="0" w:space="0" w:color="auto"/>
        <w:right w:val="none" w:sz="0" w:space="0" w:color="auto"/>
      </w:divBdr>
    </w:div>
    <w:div w:id="451634700">
      <w:bodyDiv w:val="1"/>
      <w:marLeft w:val="0"/>
      <w:marRight w:val="0"/>
      <w:marTop w:val="0"/>
      <w:marBottom w:val="0"/>
      <w:divBdr>
        <w:top w:val="none" w:sz="0" w:space="0" w:color="auto"/>
        <w:left w:val="none" w:sz="0" w:space="0" w:color="auto"/>
        <w:bottom w:val="none" w:sz="0" w:space="0" w:color="auto"/>
        <w:right w:val="none" w:sz="0" w:space="0" w:color="auto"/>
      </w:divBdr>
    </w:div>
    <w:div w:id="451676462">
      <w:bodyDiv w:val="1"/>
      <w:marLeft w:val="0"/>
      <w:marRight w:val="0"/>
      <w:marTop w:val="0"/>
      <w:marBottom w:val="0"/>
      <w:divBdr>
        <w:top w:val="none" w:sz="0" w:space="0" w:color="auto"/>
        <w:left w:val="none" w:sz="0" w:space="0" w:color="auto"/>
        <w:bottom w:val="none" w:sz="0" w:space="0" w:color="auto"/>
        <w:right w:val="none" w:sz="0" w:space="0" w:color="auto"/>
      </w:divBdr>
    </w:div>
    <w:div w:id="451677866">
      <w:bodyDiv w:val="1"/>
      <w:marLeft w:val="0"/>
      <w:marRight w:val="0"/>
      <w:marTop w:val="0"/>
      <w:marBottom w:val="0"/>
      <w:divBdr>
        <w:top w:val="none" w:sz="0" w:space="0" w:color="auto"/>
        <w:left w:val="none" w:sz="0" w:space="0" w:color="auto"/>
        <w:bottom w:val="none" w:sz="0" w:space="0" w:color="auto"/>
        <w:right w:val="none" w:sz="0" w:space="0" w:color="auto"/>
      </w:divBdr>
    </w:div>
    <w:div w:id="451747714">
      <w:bodyDiv w:val="1"/>
      <w:marLeft w:val="0"/>
      <w:marRight w:val="0"/>
      <w:marTop w:val="0"/>
      <w:marBottom w:val="0"/>
      <w:divBdr>
        <w:top w:val="none" w:sz="0" w:space="0" w:color="auto"/>
        <w:left w:val="none" w:sz="0" w:space="0" w:color="auto"/>
        <w:bottom w:val="none" w:sz="0" w:space="0" w:color="auto"/>
        <w:right w:val="none" w:sz="0" w:space="0" w:color="auto"/>
      </w:divBdr>
    </w:div>
    <w:div w:id="451747814">
      <w:bodyDiv w:val="1"/>
      <w:marLeft w:val="0"/>
      <w:marRight w:val="0"/>
      <w:marTop w:val="0"/>
      <w:marBottom w:val="0"/>
      <w:divBdr>
        <w:top w:val="none" w:sz="0" w:space="0" w:color="auto"/>
        <w:left w:val="none" w:sz="0" w:space="0" w:color="auto"/>
        <w:bottom w:val="none" w:sz="0" w:space="0" w:color="auto"/>
        <w:right w:val="none" w:sz="0" w:space="0" w:color="auto"/>
      </w:divBdr>
    </w:div>
    <w:div w:id="451824710">
      <w:bodyDiv w:val="1"/>
      <w:marLeft w:val="0"/>
      <w:marRight w:val="0"/>
      <w:marTop w:val="0"/>
      <w:marBottom w:val="0"/>
      <w:divBdr>
        <w:top w:val="none" w:sz="0" w:space="0" w:color="auto"/>
        <w:left w:val="none" w:sz="0" w:space="0" w:color="auto"/>
        <w:bottom w:val="none" w:sz="0" w:space="0" w:color="auto"/>
        <w:right w:val="none" w:sz="0" w:space="0" w:color="auto"/>
      </w:divBdr>
    </w:div>
    <w:div w:id="451898678">
      <w:bodyDiv w:val="1"/>
      <w:marLeft w:val="0"/>
      <w:marRight w:val="0"/>
      <w:marTop w:val="0"/>
      <w:marBottom w:val="0"/>
      <w:divBdr>
        <w:top w:val="none" w:sz="0" w:space="0" w:color="auto"/>
        <w:left w:val="none" w:sz="0" w:space="0" w:color="auto"/>
        <w:bottom w:val="none" w:sz="0" w:space="0" w:color="auto"/>
        <w:right w:val="none" w:sz="0" w:space="0" w:color="auto"/>
      </w:divBdr>
    </w:div>
    <w:div w:id="451942738">
      <w:bodyDiv w:val="1"/>
      <w:marLeft w:val="0"/>
      <w:marRight w:val="0"/>
      <w:marTop w:val="0"/>
      <w:marBottom w:val="0"/>
      <w:divBdr>
        <w:top w:val="none" w:sz="0" w:space="0" w:color="auto"/>
        <w:left w:val="none" w:sz="0" w:space="0" w:color="auto"/>
        <w:bottom w:val="none" w:sz="0" w:space="0" w:color="auto"/>
        <w:right w:val="none" w:sz="0" w:space="0" w:color="auto"/>
      </w:divBdr>
    </w:div>
    <w:div w:id="452019248">
      <w:bodyDiv w:val="1"/>
      <w:marLeft w:val="0"/>
      <w:marRight w:val="0"/>
      <w:marTop w:val="0"/>
      <w:marBottom w:val="0"/>
      <w:divBdr>
        <w:top w:val="none" w:sz="0" w:space="0" w:color="auto"/>
        <w:left w:val="none" w:sz="0" w:space="0" w:color="auto"/>
        <w:bottom w:val="none" w:sz="0" w:space="0" w:color="auto"/>
        <w:right w:val="none" w:sz="0" w:space="0" w:color="auto"/>
      </w:divBdr>
    </w:div>
    <w:div w:id="452021360">
      <w:bodyDiv w:val="1"/>
      <w:marLeft w:val="0"/>
      <w:marRight w:val="0"/>
      <w:marTop w:val="0"/>
      <w:marBottom w:val="0"/>
      <w:divBdr>
        <w:top w:val="none" w:sz="0" w:space="0" w:color="auto"/>
        <w:left w:val="none" w:sz="0" w:space="0" w:color="auto"/>
        <w:bottom w:val="none" w:sz="0" w:space="0" w:color="auto"/>
        <w:right w:val="none" w:sz="0" w:space="0" w:color="auto"/>
      </w:divBdr>
    </w:div>
    <w:div w:id="452211268">
      <w:bodyDiv w:val="1"/>
      <w:marLeft w:val="0"/>
      <w:marRight w:val="0"/>
      <w:marTop w:val="0"/>
      <w:marBottom w:val="0"/>
      <w:divBdr>
        <w:top w:val="none" w:sz="0" w:space="0" w:color="auto"/>
        <w:left w:val="none" w:sz="0" w:space="0" w:color="auto"/>
        <w:bottom w:val="none" w:sz="0" w:space="0" w:color="auto"/>
        <w:right w:val="none" w:sz="0" w:space="0" w:color="auto"/>
      </w:divBdr>
    </w:div>
    <w:div w:id="452333488">
      <w:bodyDiv w:val="1"/>
      <w:marLeft w:val="0"/>
      <w:marRight w:val="0"/>
      <w:marTop w:val="0"/>
      <w:marBottom w:val="0"/>
      <w:divBdr>
        <w:top w:val="none" w:sz="0" w:space="0" w:color="auto"/>
        <w:left w:val="none" w:sz="0" w:space="0" w:color="auto"/>
        <w:bottom w:val="none" w:sz="0" w:space="0" w:color="auto"/>
        <w:right w:val="none" w:sz="0" w:space="0" w:color="auto"/>
      </w:divBdr>
    </w:div>
    <w:div w:id="452335401">
      <w:bodyDiv w:val="1"/>
      <w:marLeft w:val="0"/>
      <w:marRight w:val="0"/>
      <w:marTop w:val="0"/>
      <w:marBottom w:val="0"/>
      <w:divBdr>
        <w:top w:val="none" w:sz="0" w:space="0" w:color="auto"/>
        <w:left w:val="none" w:sz="0" w:space="0" w:color="auto"/>
        <w:bottom w:val="none" w:sz="0" w:space="0" w:color="auto"/>
        <w:right w:val="none" w:sz="0" w:space="0" w:color="auto"/>
      </w:divBdr>
    </w:div>
    <w:div w:id="452480718">
      <w:bodyDiv w:val="1"/>
      <w:marLeft w:val="0"/>
      <w:marRight w:val="0"/>
      <w:marTop w:val="0"/>
      <w:marBottom w:val="0"/>
      <w:divBdr>
        <w:top w:val="none" w:sz="0" w:space="0" w:color="auto"/>
        <w:left w:val="none" w:sz="0" w:space="0" w:color="auto"/>
        <w:bottom w:val="none" w:sz="0" w:space="0" w:color="auto"/>
        <w:right w:val="none" w:sz="0" w:space="0" w:color="auto"/>
      </w:divBdr>
    </w:div>
    <w:div w:id="452527289">
      <w:bodyDiv w:val="1"/>
      <w:marLeft w:val="0"/>
      <w:marRight w:val="0"/>
      <w:marTop w:val="0"/>
      <w:marBottom w:val="0"/>
      <w:divBdr>
        <w:top w:val="none" w:sz="0" w:space="0" w:color="auto"/>
        <w:left w:val="none" w:sz="0" w:space="0" w:color="auto"/>
        <w:bottom w:val="none" w:sz="0" w:space="0" w:color="auto"/>
        <w:right w:val="none" w:sz="0" w:space="0" w:color="auto"/>
      </w:divBdr>
    </w:div>
    <w:div w:id="452602218">
      <w:bodyDiv w:val="1"/>
      <w:marLeft w:val="0"/>
      <w:marRight w:val="0"/>
      <w:marTop w:val="0"/>
      <w:marBottom w:val="0"/>
      <w:divBdr>
        <w:top w:val="none" w:sz="0" w:space="0" w:color="auto"/>
        <w:left w:val="none" w:sz="0" w:space="0" w:color="auto"/>
        <w:bottom w:val="none" w:sz="0" w:space="0" w:color="auto"/>
        <w:right w:val="none" w:sz="0" w:space="0" w:color="auto"/>
      </w:divBdr>
    </w:div>
    <w:div w:id="452670087">
      <w:bodyDiv w:val="1"/>
      <w:marLeft w:val="0"/>
      <w:marRight w:val="0"/>
      <w:marTop w:val="0"/>
      <w:marBottom w:val="0"/>
      <w:divBdr>
        <w:top w:val="none" w:sz="0" w:space="0" w:color="auto"/>
        <w:left w:val="none" w:sz="0" w:space="0" w:color="auto"/>
        <w:bottom w:val="none" w:sz="0" w:space="0" w:color="auto"/>
        <w:right w:val="none" w:sz="0" w:space="0" w:color="auto"/>
      </w:divBdr>
      <w:divsChild>
        <w:div w:id="214784155">
          <w:marLeft w:val="480"/>
          <w:marRight w:val="0"/>
          <w:marTop w:val="0"/>
          <w:marBottom w:val="0"/>
          <w:divBdr>
            <w:top w:val="none" w:sz="0" w:space="0" w:color="auto"/>
            <w:left w:val="none" w:sz="0" w:space="0" w:color="auto"/>
            <w:bottom w:val="none" w:sz="0" w:space="0" w:color="auto"/>
            <w:right w:val="none" w:sz="0" w:space="0" w:color="auto"/>
          </w:divBdr>
        </w:div>
        <w:div w:id="584337356">
          <w:marLeft w:val="480"/>
          <w:marRight w:val="0"/>
          <w:marTop w:val="0"/>
          <w:marBottom w:val="0"/>
          <w:divBdr>
            <w:top w:val="none" w:sz="0" w:space="0" w:color="auto"/>
            <w:left w:val="none" w:sz="0" w:space="0" w:color="auto"/>
            <w:bottom w:val="none" w:sz="0" w:space="0" w:color="auto"/>
            <w:right w:val="none" w:sz="0" w:space="0" w:color="auto"/>
          </w:divBdr>
        </w:div>
        <w:div w:id="655187541">
          <w:marLeft w:val="480"/>
          <w:marRight w:val="0"/>
          <w:marTop w:val="0"/>
          <w:marBottom w:val="0"/>
          <w:divBdr>
            <w:top w:val="none" w:sz="0" w:space="0" w:color="auto"/>
            <w:left w:val="none" w:sz="0" w:space="0" w:color="auto"/>
            <w:bottom w:val="none" w:sz="0" w:space="0" w:color="auto"/>
            <w:right w:val="none" w:sz="0" w:space="0" w:color="auto"/>
          </w:divBdr>
        </w:div>
        <w:div w:id="666980812">
          <w:marLeft w:val="480"/>
          <w:marRight w:val="0"/>
          <w:marTop w:val="0"/>
          <w:marBottom w:val="0"/>
          <w:divBdr>
            <w:top w:val="none" w:sz="0" w:space="0" w:color="auto"/>
            <w:left w:val="none" w:sz="0" w:space="0" w:color="auto"/>
            <w:bottom w:val="none" w:sz="0" w:space="0" w:color="auto"/>
            <w:right w:val="none" w:sz="0" w:space="0" w:color="auto"/>
          </w:divBdr>
        </w:div>
      </w:divsChild>
    </w:div>
    <w:div w:id="452672077">
      <w:bodyDiv w:val="1"/>
      <w:marLeft w:val="0"/>
      <w:marRight w:val="0"/>
      <w:marTop w:val="0"/>
      <w:marBottom w:val="0"/>
      <w:divBdr>
        <w:top w:val="none" w:sz="0" w:space="0" w:color="auto"/>
        <w:left w:val="none" w:sz="0" w:space="0" w:color="auto"/>
        <w:bottom w:val="none" w:sz="0" w:space="0" w:color="auto"/>
        <w:right w:val="none" w:sz="0" w:space="0" w:color="auto"/>
      </w:divBdr>
    </w:div>
    <w:div w:id="452749623">
      <w:bodyDiv w:val="1"/>
      <w:marLeft w:val="0"/>
      <w:marRight w:val="0"/>
      <w:marTop w:val="0"/>
      <w:marBottom w:val="0"/>
      <w:divBdr>
        <w:top w:val="none" w:sz="0" w:space="0" w:color="auto"/>
        <w:left w:val="none" w:sz="0" w:space="0" w:color="auto"/>
        <w:bottom w:val="none" w:sz="0" w:space="0" w:color="auto"/>
        <w:right w:val="none" w:sz="0" w:space="0" w:color="auto"/>
      </w:divBdr>
    </w:div>
    <w:div w:id="452752522">
      <w:bodyDiv w:val="1"/>
      <w:marLeft w:val="0"/>
      <w:marRight w:val="0"/>
      <w:marTop w:val="0"/>
      <w:marBottom w:val="0"/>
      <w:divBdr>
        <w:top w:val="none" w:sz="0" w:space="0" w:color="auto"/>
        <w:left w:val="none" w:sz="0" w:space="0" w:color="auto"/>
        <w:bottom w:val="none" w:sz="0" w:space="0" w:color="auto"/>
        <w:right w:val="none" w:sz="0" w:space="0" w:color="auto"/>
      </w:divBdr>
    </w:div>
    <w:div w:id="452938931">
      <w:bodyDiv w:val="1"/>
      <w:marLeft w:val="0"/>
      <w:marRight w:val="0"/>
      <w:marTop w:val="0"/>
      <w:marBottom w:val="0"/>
      <w:divBdr>
        <w:top w:val="none" w:sz="0" w:space="0" w:color="auto"/>
        <w:left w:val="none" w:sz="0" w:space="0" w:color="auto"/>
        <w:bottom w:val="none" w:sz="0" w:space="0" w:color="auto"/>
        <w:right w:val="none" w:sz="0" w:space="0" w:color="auto"/>
      </w:divBdr>
    </w:div>
    <w:div w:id="452938961">
      <w:bodyDiv w:val="1"/>
      <w:marLeft w:val="0"/>
      <w:marRight w:val="0"/>
      <w:marTop w:val="0"/>
      <w:marBottom w:val="0"/>
      <w:divBdr>
        <w:top w:val="none" w:sz="0" w:space="0" w:color="auto"/>
        <w:left w:val="none" w:sz="0" w:space="0" w:color="auto"/>
        <w:bottom w:val="none" w:sz="0" w:space="0" w:color="auto"/>
        <w:right w:val="none" w:sz="0" w:space="0" w:color="auto"/>
      </w:divBdr>
    </w:div>
    <w:div w:id="452948090">
      <w:bodyDiv w:val="1"/>
      <w:marLeft w:val="0"/>
      <w:marRight w:val="0"/>
      <w:marTop w:val="0"/>
      <w:marBottom w:val="0"/>
      <w:divBdr>
        <w:top w:val="none" w:sz="0" w:space="0" w:color="auto"/>
        <w:left w:val="none" w:sz="0" w:space="0" w:color="auto"/>
        <w:bottom w:val="none" w:sz="0" w:space="0" w:color="auto"/>
        <w:right w:val="none" w:sz="0" w:space="0" w:color="auto"/>
      </w:divBdr>
    </w:div>
    <w:div w:id="453062288">
      <w:bodyDiv w:val="1"/>
      <w:marLeft w:val="0"/>
      <w:marRight w:val="0"/>
      <w:marTop w:val="0"/>
      <w:marBottom w:val="0"/>
      <w:divBdr>
        <w:top w:val="none" w:sz="0" w:space="0" w:color="auto"/>
        <w:left w:val="none" w:sz="0" w:space="0" w:color="auto"/>
        <w:bottom w:val="none" w:sz="0" w:space="0" w:color="auto"/>
        <w:right w:val="none" w:sz="0" w:space="0" w:color="auto"/>
      </w:divBdr>
    </w:div>
    <w:div w:id="453140338">
      <w:bodyDiv w:val="1"/>
      <w:marLeft w:val="0"/>
      <w:marRight w:val="0"/>
      <w:marTop w:val="0"/>
      <w:marBottom w:val="0"/>
      <w:divBdr>
        <w:top w:val="none" w:sz="0" w:space="0" w:color="auto"/>
        <w:left w:val="none" w:sz="0" w:space="0" w:color="auto"/>
        <w:bottom w:val="none" w:sz="0" w:space="0" w:color="auto"/>
        <w:right w:val="none" w:sz="0" w:space="0" w:color="auto"/>
      </w:divBdr>
    </w:div>
    <w:div w:id="453140723">
      <w:bodyDiv w:val="1"/>
      <w:marLeft w:val="0"/>
      <w:marRight w:val="0"/>
      <w:marTop w:val="0"/>
      <w:marBottom w:val="0"/>
      <w:divBdr>
        <w:top w:val="none" w:sz="0" w:space="0" w:color="auto"/>
        <w:left w:val="none" w:sz="0" w:space="0" w:color="auto"/>
        <w:bottom w:val="none" w:sz="0" w:space="0" w:color="auto"/>
        <w:right w:val="none" w:sz="0" w:space="0" w:color="auto"/>
      </w:divBdr>
    </w:div>
    <w:div w:id="453183371">
      <w:bodyDiv w:val="1"/>
      <w:marLeft w:val="0"/>
      <w:marRight w:val="0"/>
      <w:marTop w:val="0"/>
      <w:marBottom w:val="0"/>
      <w:divBdr>
        <w:top w:val="none" w:sz="0" w:space="0" w:color="auto"/>
        <w:left w:val="none" w:sz="0" w:space="0" w:color="auto"/>
        <w:bottom w:val="none" w:sz="0" w:space="0" w:color="auto"/>
        <w:right w:val="none" w:sz="0" w:space="0" w:color="auto"/>
      </w:divBdr>
    </w:div>
    <w:div w:id="453213399">
      <w:bodyDiv w:val="1"/>
      <w:marLeft w:val="0"/>
      <w:marRight w:val="0"/>
      <w:marTop w:val="0"/>
      <w:marBottom w:val="0"/>
      <w:divBdr>
        <w:top w:val="none" w:sz="0" w:space="0" w:color="auto"/>
        <w:left w:val="none" w:sz="0" w:space="0" w:color="auto"/>
        <w:bottom w:val="none" w:sz="0" w:space="0" w:color="auto"/>
        <w:right w:val="none" w:sz="0" w:space="0" w:color="auto"/>
      </w:divBdr>
    </w:div>
    <w:div w:id="453251264">
      <w:bodyDiv w:val="1"/>
      <w:marLeft w:val="0"/>
      <w:marRight w:val="0"/>
      <w:marTop w:val="0"/>
      <w:marBottom w:val="0"/>
      <w:divBdr>
        <w:top w:val="none" w:sz="0" w:space="0" w:color="auto"/>
        <w:left w:val="none" w:sz="0" w:space="0" w:color="auto"/>
        <w:bottom w:val="none" w:sz="0" w:space="0" w:color="auto"/>
        <w:right w:val="none" w:sz="0" w:space="0" w:color="auto"/>
      </w:divBdr>
    </w:div>
    <w:div w:id="453258056">
      <w:bodyDiv w:val="1"/>
      <w:marLeft w:val="0"/>
      <w:marRight w:val="0"/>
      <w:marTop w:val="0"/>
      <w:marBottom w:val="0"/>
      <w:divBdr>
        <w:top w:val="none" w:sz="0" w:space="0" w:color="auto"/>
        <w:left w:val="none" w:sz="0" w:space="0" w:color="auto"/>
        <w:bottom w:val="none" w:sz="0" w:space="0" w:color="auto"/>
        <w:right w:val="none" w:sz="0" w:space="0" w:color="auto"/>
      </w:divBdr>
    </w:div>
    <w:div w:id="453326843">
      <w:bodyDiv w:val="1"/>
      <w:marLeft w:val="0"/>
      <w:marRight w:val="0"/>
      <w:marTop w:val="0"/>
      <w:marBottom w:val="0"/>
      <w:divBdr>
        <w:top w:val="none" w:sz="0" w:space="0" w:color="auto"/>
        <w:left w:val="none" w:sz="0" w:space="0" w:color="auto"/>
        <w:bottom w:val="none" w:sz="0" w:space="0" w:color="auto"/>
        <w:right w:val="none" w:sz="0" w:space="0" w:color="auto"/>
      </w:divBdr>
      <w:divsChild>
        <w:div w:id="58210271">
          <w:marLeft w:val="480"/>
          <w:marRight w:val="0"/>
          <w:marTop w:val="0"/>
          <w:marBottom w:val="0"/>
          <w:divBdr>
            <w:top w:val="none" w:sz="0" w:space="0" w:color="auto"/>
            <w:left w:val="none" w:sz="0" w:space="0" w:color="auto"/>
            <w:bottom w:val="none" w:sz="0" w:space="0" w:color="auto"/>
            <w:right w:val="none" w:sz="0" w:space="0" w:color="auto"/>
          </w:divBdr>
        </w:div>
        <w:div w:id="114909429">
          <w:marLeft w:val="480"/>
          <w:marRight w:val="0"/>
          <w:marTop w:val="0"/>
          <w:marBottom w:val="0"/>
          <w:divBdr>
            <w:top w:val="none" w:sz="0" w:space="0" w:color="auto"/>
            <w:left w:val="none" w:sz="0" w:space="0" w:color="auto"/>
            <w:bottom w:val="none" w:sz="0" w:space="0" w:color="auto"/>
            <w:right w:val="none" w:sz="0" w:space="0" w:color="auto"/>
          </w:divBdr>
        </w:div>
        <w:div w:id="187330211">
          <w:marLeft w:val="480"/>
          <w:marRight w:val="0"/>
          <w:marTop w:val="0"/>
          <w:marBottom w:val="0"/>
          <w:divBdr>
            <w:top w:val="none" w:sz="0" w:space="0" w:color="auto"/>
            <w:left w:val="none" w:sz="0" w:space="0" w:color="auto"/>
            <w:bottom w:val="none" w:sz="0" w:space="0" w:color="auto"/>
            <w:right w:val="none" w:sz="0" w:space="0" w:color="auto"/>
          </w:divBdr>
        </w:div>
        <w:div w:id="210270308">
          <w:marLeft w:val="480"/>
          <w:marRight w:val="0"/>
          <w:marTop w:val="0"/>
          <w:marBottom w:val="0"/>
          <w:divBdr>
            <w:top w:val="none" w:sz="0" w:space="0" w:color="auto"/>
            <w:left w:val="none" w:sz="0" w:space="0" w:color="auto"/>
            <w:bottom w:val="none" w:sz="0" w:space="0" w:color="auto"/>
            <w:right w:val="none" w:sz="0" w:space="0" w:color="auto"/>
          </w:divBdr>
        </w:div>
        <w:div w:id="228460548">
          <w:marLeft w:val="480"/>
          <w:marRight w:val="0"/>
          <w:marTop w:val="0"/>
          <w:marBottom w:val="0"/>
          <w:divBdr>
            <w:top w:val="none" w:sz="0" w:space="0" w:color="auto"/>
            <w:left w:val="none" w:sz="0" w:space="0" w:color="auto"/>
            <w:bottom w:val="none" w:sz="0" w:space="0" w:color="auto"/>
            <w:right w:val="none" w:sz="0" w:space="0" w:color="auto"/>
          </w:divBdr>
        </w:div>
        <w:div w:id="237137637">
          <w:marLeft w:val="480"/>
          <w:marRight w:val="0"/>
          <w:marTop w:val="0"/>
          <w:marBottom w:val="0"/>
          <w:divBdr>
            <w:top w:val="none" w:sz="0" w:space="0" w:color="auto"/>
            <w:left w:val="none" w:sz="0" w:space="0" w:color="auto"/>
            <w:bottom w:val="none" w:sz="0" w:space="0" w:color="auto"/>
            <w:right w:val="none" w:sz="0" w:space="0" w:color="auto"/>
          </w:divBdr>
        </w:div>
        <w:div w:id="277373776">
          <w:marLeft w:val="480"/>
          <w:marRight w:val="0"/>
          <w:marTop w:val="0"/>
          <w:marBottom w:val="0"/>
          <w:divBdr>
            <w:top w:val="none" w:sz="0" w:space="0" w:color="auto"/>
            <w:left w:val="none" w:sz="0" w:space="0" w:color="auto"/>
            <w:bottom w:val="none" w:sz="0" w:space="0" w:color="auto"/>
            <w:right w:val="none" w:sz="0" w:space="0" w:color="auto"/>
          </w:divBdr>
        </w:div>
        <w:div w:id="344209575">
          <w:marLeft w:val="480"/>
          <w:marRight w:val="0"/>
          <w:marTop w:val="0"/>
          <w:marBottom w:val="0"/>
          <w:divBdr>
            <w:top w:val="none" w:sz="0" w:space="0" w:color="auto"/>
            <w:left w:val="none" w:sz="0" w:space="0" w:color="auto"/>
            <w:bottom w:val="none" w:sz="0" w:space="0" w:color="auto"/>
            <w:right w:val="none" w:sz="0" w:space="0" w:color="auto"/>
          </w:divBdr>
        </w:div>
        <w:div w:id="403645135">
          <w:marLeft w:val="480"/>
          <w:marRight w:val="0"/>
          <w:marTop w:val="0"/>
          <w:marBottom w:val="0"/>
          <w:divBdr>
            <w:top w:val="none" w:sz="0" w:space="0" w:color="auto"/>
            <w:left w:val="none" w:sz="0" w:space="0" w:color="auto"/>
            <w:bottom w:val="none" w:sz="0" w:space="0" w:color="auto"/>
            <w:right w:val="none" w:sz="0" w:space="0" w:color="auto"/>
          </w:divBdr>
        </w:div>
        <w:div w:id="460806524">
          <w:marLeft w:val="480"/>
          <w:marRight w:val="0"/>
          <w:marTop w:val="0"/>
          <w:marBottom w:val="0"/>
          <w:divBdr>
            <w:top w:val="none" w:sz="0" w:space="0" w:color="auto"/>
            <w:left w:val="none" w:sz="0" w:space="0" w:color="auto"/>
            <w:bottom w:val="none" w:sz="0" w:space="0" w:color="auto"/>
            <w:right w:val="none" w:sz="0" w:space="0" w:color="auto"/>
          </w:divBdr>
        </w:div>
        <w:div w:id="513307946">
          <w:marLeft w:val="480"/>
          <w:marRight w:val="0"/>
          <w:marTop w:val="0"/>
          <w:marBottom w:val="0"/>
          <w:divBdr>
            <w:top w:val="none" w:sz="0" w:space="0" w:color="auto"/>
            <w:left w:val="none" w:sz="0" w:space="0" w:color="auto"/>
            <w:bottom w:val="none" w:sz="0" w:space="0" w:color="auto"/>
            <w:right w:val="none" w:sz="0" w:space="0" w:color="auto"/>
          </w:divBdr>
        </w:div>
        <w:div w:id="549996407">
          <w:marLeft w:val="480"/>
          <w:marRight w:val="0"/>
          <w:marTop w:val="0"/>
          <w:marBottom w:val="0"/>
          <w:divBdr>
            <w:top w:val="none" w:sz="0" w:space="0" w:color="auto"/>
            <w:left w:val="none" w:sz="0" w:space="0" w:color="auto"/>
            <w:bottom w:val="none" w:sz="0" w:space="0" w:color="auto"/>
            <w:right w:val="none" w:sz="0" w:space="0" w:color="auto"/>
          </w:divBdr>
        </w:div>
        <w:div w:id="562258561">
          <w:marLeft w:val="480"/>
          <w:marRight w:val="0"/>
          <w:marTop w:val="0"/>
          <w:marBottom w:val="0"/>
          <w:divBdr>
            <w:top w:val="none" w:sz="0" w:space="0" w:color="auto"/>
            <w:left w:val="none" w:sz="0" w:space="0" w:color="auto"/>
            <w:bottom w:val="none" w:sz="0" w:space="0" w:color="auto"/>
            <w:right w:val="none" w:sz="0" w:space="0" w:color="auto"/>
          </w:divBdr>
        </w:div>
        <w:div w:id="658850238">
          <w:marLeft w:val="480"/>
          <w:marRight w:val="0"/>
          <w:marTop w:val="0"/>
          <w:marBottom w:val="0"/>
          <w:divBdr>
            <w:top w:val="none" w:sz="0" w:space="0" w:color="auto"/>
            <w:left w:val="none" w:sz="0" w:space="0" w:color="auto"/>
            <w:bottom w:val="none" w:sz="0" w:space="0" w:color="auto"/>
            <w:right w:val="none" w:sz="0" w:space="0" w:color="auto"/>
          </w:divBdr>
        </w:div>
        <w:div w:id="681978394">
          <w:marLeft w:val="480"/>
          <w:marRight w:val="0"/>
          <w:marTop w:val="0"/>
          <w:marBottom w:val="0"/>
          <w:divBdr>
            <w:top w:val="none" w:sz="0" w:space="0" w:color="auto"/>
            <w:left w:val="none" w:sz="0" w:space="0" w:color="auto"/>
            <w:bottom w:val="none" w:sz="0" w:space="0" w:color="auto"/>
            <w:right w:val="none" w:sz="0" w:space="0" w:color="auto"/>
          </w:divBdr>
        </w:div>
        <w:div w:id="683439114">
          <w:marLeft w:val="480"/>
          <w:marRight w:val="0"/>
          <w:marTop w:val="0"/>
          <w:marBottom w:val="0"/>
          <w:divBdr>
            <w:top w:val="none" w:sz="0" w:space="0" w:color="auto"/>
            <w:left w:val="none" w:sz="0" w:space="0" w:color="auto"/>
            <w:bottom w:val="none" w:sz="0" w:space="0" w:color="auto"/>
            <w:right w:val="none" w:sz="0" w:space="0" w:color="auto"/>
          </w:divBdr>
        </w:div>
        <w:div w:id="695080926">
          <w:marLeft w:val="480"/>
          <w:marRight w:val="0"/>
          <w:marTop w:val="0"/>
          <w:marBottom w:val="0"/>
          <w:divBdr>
            <w:top w:val="none" w:sz="0" w:space="0" w:color="auto"/>
            <w:left w:val="none" w:sz="0" w:space="0" w:color="auto"/>
            <w:bottom w:val="none" w:sz="0" w:space="0" w:color="auto"/>
            <w:right w:val="none" w:sz="0" w:space="0" w:color="auto"/>
          </w:divBdr>
        </w:div>
        <w:div w:id="737049805">
          <w:marLeft w:val="480"/>
          <w:marRight w:val="0"/>
          <w:marTop w:val="0"/>
          <w:marBottom w:val="0"/>
          <w:divBdr>
            <w:top w:val="none" w:sz="0" w:space="0" w:color="auto"/>
            <w:left w:val="none" w:sz="0" w:space="0" w:color="auto"/>
            <w:bottom w:val="none" w:sz="0" w:space="0" w:color="auto"/>
            <w:right w:val="none" w:sz="0" w:space="0" w:color="auto"/>
          </w:divBdr>
        </w:div>
        <w:div w:id="752047483">
          <w:marLeft w:val="480"/>
          <w:marRight w:val="0"/>
          <w:marTop w:val="0"/>
          <w:marBottom w:val="0"/>
          <w:divBdr>
            <w:top w:val="none" w:sz="0" w:space="0" w:color="auto"/>
            <w:left w:val="none" w:sz="0" w:space="0" w:color="auto"/>
            <w:bottom w:val="none" w:sz="0" w:space="0" w:color="auto"/>
            <w:right w:val="none" w:sz="0" w:space="0" w:color="auto"/>
          </w:divBdr>
        </w:div>
        <w:div w:id="838349137">
          <w:marLeft w:val="480"/>
          <w:marRight w:val="0"/>
          <w:marTop w:val="0"/>
          <w:marBottom w:val="0"/>
          <w:divBdr>
            <w:top w:val="none" w:sz="0" w:space="0" w:color="auto"/>
            <w:left w:val="none" w:sz="0" w:space="0" w:color="auto"/>
            <w:bottom w:val="none" w:sz="0" w:space="0" w:color="auto"/>
            <w:right w:val="none" w:sz="0" w:space="0" w:color="auto"/>
          </w:divBdr>
        </w:div>
        <w:div w:id="869684618">
          <w:marLeft w:val="480"/>
          <w:marRight w:val="0"/>
          <w:marTop w:val="0"/>
          <w:marBottom w:val="0"/>
          <w:divBdr>
            <w:top w:val="none" w:sz="0" w:space="0" w:color="auto"/>
            <w:left w:val="none" w:sz="0" w:space="0" w:color="auto"/>
            <w:bottom w:val="none" w:sz="0" w:space="0" w:color="auto"/>
            <w:right w:val="none" w:sz="0" w:space="0" w:color="auto"/>
          </w:divBdr>
        </w:div>
      </w:divsChild>
    </w:div>
    <w:div w:id="453401853">
      <w:bodyDiv w:val="1"/>
      <w:marLeft w:val="0"/>
      <w:marRight w:val="0"/>
      <w:marTop w:val="0"/>
      <w:marBottom w:val="0"/>
      <w:divBdr>
        <w:top w:val="none" w:sz="0" w:space="0" w:color="auto"/>
        <w:left w:val="none" w:sz="0" w:space="0" w:color="auto"/>
        <w:bottom w:val="none" w:sz="0" w:space="0" w:color="auto"/>
        <w:right w:val="none" w:sz="0" w:space="0" w:color="auto"/>
      </w:divBdr>
    </w:div>
    <w:div w:id="453720969">
      <w:bodyDiv w:val="1"/>
      <w:marLeft w:val="0"/>
      <w:marRight w:val="0"/>
      <w:marTop w:val="0"/>
      <w:marBottom w:val="0"/>
      <w:divBdr>
        <w:top w:val="none" w:sz="0" w:space="0" w:color="auto"/>
        <w:left w:val="none" w:sz="0" w:space="0" w:color="auto"/>
        <w:bottom w:val="none" w:sz="0" w:space="0" w:color="auto"/>
        <w:right w:val="none" w:sz="0" w:space="0" w:color="auto"/>
      </w:divBdr>
    </w:div>
    <w:div w:id="453792393">
      <w:bodyDiv w:val="1"/>
      <w:marLeft w:val="0"/>
      <w:marRight w:val="0"/>
      <w:marTop w:val="0"/>
      <w:marBottom w:val="0"/>
      <w:divBdr>
        <w:top w:val="none" w:sz="0" w:space="0" w:color="auto"/>
        <w:left w:val="none" w:sz="0" w:space="0" w:color="auto"/>
        <w:bottom w:val="none" w:sz="0" w:space="0" w:color="auto"/>
        <w:right w:val="none" w:sz="0" w:space="0" w:color="auto"/>
      </w:divBdr>
    </w:div>
    <w:div w:id="453837217">
      <w:bodyDiv w:val="1"/>
      <w:marLeft w:val="0"/>
      <w:marRight w:val="0"/>
      <w:marTop w:val="0"/>
      <w:marBottom w:val="0"/>
      <w:divBdr>
        <w:top w:val="none" w:sz="0" w:space="0" w:color="auto"/>
        <w:left w:val="none" w:sz="0" w:space="0" w:color="auto"/>
        <w:bottom w:val="none" w:sz="0" w:space="0" w:color="auto"/>
        <w:right w:val="none" w:sz="0" w:space="0" w:color="auto"/>
      </w:divBdr>
    </w:div>
    <w:div w:id="453839605">
      <w:bodyDiv w:val="1"/>
      <w:marLeft w:val="0"/>
      <w:marRight w:val="0"/>
      <w:marTop w:val="0"/>
      <w:marBottom w:val="0"/>
      <w:divBdr>
        <w:top w:val="none" w:sz="0" w:space="0" w:color="auto"/>
        <w:left w:val="none" w:sz="0" w:space="0" w:color="auto"/>
        <w:bottom w:val="none" w:sz="0" w:space="0" w:color="auto"/>
        <w:right w:val="none" w:sz="0" w:space="0" w:color="auto"/>
      </w:divBdr>
    </w:div>
    <w:div w:id="453986362">
      <w:bodyDiv w:val="1"/>
      <w:marLeft w:val="0"/>
      <w:marRight w:val="0"/>
      <w:marTop w:val="0"/>
      <w:marBottom w:val="0"/>
      <w:divBdr>
        <w:top w:val="none" w:sz="0" w:space="0" w:color="auto"/>
        <w:left w:val="none" w:sz="0" w:space="0" w:color="auto"/>
        <w:bottom w:val="none" w:sz="0" w:space="0" w:color="auto"/>
        <w:right w:val="none" w:sz="0" w:space="0" w:color="auto"/>
      </w:divBdr>
    </w:div>
    <w:div w:id="453987177">
      <w:bodyDiv w:val="1"/>
      <w:marLeft w:val="0"/>
      <w:marRight w:val="0"/>
      <w:marTop w:val="0"/>
      <w:marBottom w:val="0"/>
      <w:divBdr>
        <w:top w:val="none" w:sz="0" w:space="0" w:color="auto"/>
        <w:left w:val="none" w:sz="0" w:space="0" w:color="auto"/>
        <w:bottom w:val="none" w:sz="0" w:space="0" w:color="auto"/>
        <w:right w:val="none" w:sz="0" w:space="0" w:color="auto"/>
      </w:divBdr>
    </w:div>
    <w:div w:id="454057495">
      <w:bodyDiv w:val="1"/>
      <w:marLeft w:val="0"/>
      <w:marRight w:val="0"/>
      <w:marTop w:val="0"/>
      <w:marBottom w:val="0"/>
      <w:divBdr>
        <w:top w:val="none" w:sz="0" w:space="0" w:color="auto"/>
        <w:left w:val="none" w:sz="0" w:space="0" w:color="auto"/>
        <w:bottom w:val="none" w:sz="0" w:space="0" w:color="auto"/>
        <w:right w:val="none" w:sz="0" w:space="0" w:color="auto"/>
      </w:divBdr>
    </w:div>
    <w:div w:id="454061861">
      <w:bodyDiv w:val="1"/>
      <w:marLeft w:val="0"/>
      <w:marRight w:val="0"/>
      <w:marTop w:val="0"/>
      <w:marBottom w:val="0"/>
      <w:divBdr>
        <w:top w:val="none" w:sz="0" w:space="0" w:color="auto"/>
        <w:left w:val="none" w:sz="0" w:space="0" w:color="auto"/>
        <w:bottom w:val="none" w:sz="0" w:space="0" w:color="auto"/>
        <w:right w:val="none" w:sz="0" w:space="0" w:color="auto"/>
      </w:divBdr>
    </w:div>
    <w:div w:id="454063043">
      <w:bodyDiv w:val="1"/>
      <w:marLeft w:val="0"/>
      <w:marRight w:val="0"/>
      <w:marTop w:val="0"/>
      <w:marBottom w:val="0"/>
      <w:divBdr>
        <w:top w:val="none" w:sz="0" w:space="0" w:color="auto"/>
        <w:left w:val="none" w:sz="0" w:space="0" w:color="auto"/>
        <w:bottom w:val="none" w:sz="0" w:space="0" w:color="auto"/>
        <w:right w:val="none" w:sz="0" w:space="0" w:color="auto"/>
      </w:divBdr>
      <w:divsChild>
        <w:div w:id="85620299">
          <w:marLeft w:val="480"/>
          <w:marRight w:val="0"/>
          <w:marTop w:val="0"/>
          <w:marBottom w:val="0"/>
          <w:divBdr>
            <w:top w:val="none" w:sz="0" w:space="0" w:color="auto"/>
            <w:left w:val="none" w:sz="0" w:space="0" w:color="auto"/>
            <w:bottom w:val="none" w:sz="0" w:space="0" w:color="auto"/>
            <w:right w:val="none" w:sz="0" w:space="0" w:color="auto"/>
          </w:divBdr>
        </w:div>
        <w:div w:id="199711106">
          <w:marLeft w:val="480"/>
          <w:marRight w:val="0"/>
          <w:marTop w:val="0"/>
          <w:marBottom w:val="0"/>
          <w:divBdr>
            <w:top w:val="none" w:sz="0" w:space="0" w:color="auto"/>
            <w:left w:val="none" w:sz="0" w:space="0" w:color="auto"/>
            <w:bottom w:val="none" w:sz="0" w:space="0" w:color="auto"/>
            <w:right w:val="none" w:sz="0" w:space="0" w:color="auto"/>
          </w:divBdr>
        </w:div>
        <w:div w:id="252007833">
          <w:marLeft w:val="480"/>
          <w:marRight w:val="0"/>
          <w:marTop w:val="0"/>
          <w:marBottom w:val="0"/>
          <w:divBdr>
            <w:top w:val="none" w:sz="0" w:space="0" w:color="auto"/>
            <w:left w:val="none" w:sz="0" w:space="0" w:color="auto"/>
            <w:bottom w:val="none" w:sz="0" w:space="0" w:color="auto"/>
            <w:right w:val="none" w:sz="0" w:space="0" w:color="auto"/>
          </w:divBdr>
        </w:div>
        <w:div w:id="302394952">
          <w:marLeft w:val="480"/>
          <w:marRight w:val="0"/>
          <w:marTop w:val="0"/>
          <w:marBottom w:val="0"/>
          <w:divBdr>
            <w:top w:val="none" w:sz="0" w:space="0" w:color="auto"/>
            <w:left w:val="none" w:sz="0" w:space="0" w:color="auto"/>
            <w:bottom w:val="none" w:sz="0" w:space="0" w:color="auto"/>
            <w:right w:val="none" w:sz="0" w:space="0" w:color="auto"/>
          </w:divBdr>
        </w:div>
        <w:div w:id="389227846">
          <w:marLeft w:val="480"/>
          <w:marRight w:val="0"/>
          <w:marTop w:val="0"/>
          <w:marBottom w:val="0"/>
          <w:divBdr>
            <w:top w:val="none" w:sz="0" w:space="0" w:color="auto"/>
            <w:left w:val="none" w:sz="0" w:space="0" w:color="auto"/>
            <w:bottom w:val="none" w:sz="0" w:space="0" w:color="auto"/>
            <w:right w:val="none" w:sz="0" w:space="0" w:color="auto"/>
          </w:divBdr>
        </w:div>
        <w:div w:id="414665479">
          <w:marLeft w:val="480"/>
          <w:marRight w:val="0"/>
          <w:marTop w:val="0"/>
          <w:marBottom w:val="0"/>
          <w:divBdr>
            <w:top w:val="none" w:sz="0" w:space="0" w:color="auto"/>
            <w:left w:val="none" w:sz="0" w:space="0" w:color="auto"/>
            <w:bottom w:val="none" w:sz="0" w:space="0" w:color="auto"/>
            <w:right w:val="none" w:sz="0" w:space="0" w:color="auto"/>
          </w:divBdr>
        </w:div>
        <w:div w:id="431053777">
          <w:marLeft w:val="480"/>
          <w:marRight w:val="0"/>
          <w:marTop w:val="0"/>
          <w:marBottom w:val="0"/>
          <w:divBdr>
            <w:top w:val="none" w:sz="0" w:space="0" w:color="auto"/>
            <w:left w:val="none" w:sz="0" w:space="0" w:color="auto"/>
            <w:bottom w:val="none" w:sz="0" w:space="0" w:color="auto"/>
            <w:right w:val="none" w:sz="0" w:space="0" w:color="auto"/>
          </w:divBdr>
        </w:div>
        <w:div w:id="582304388">
          <w:marLeft w:val="480"/>
          <w:marRight w:val="0"/>
          <w:marTop w:val="0"/>
          <w:marBottom w:val="0"/>
          <w:divBdr>
            <w:top w:val="none" w:sz="0" w:space="0" w:color="auto"/>
            <w:left w:val="none" w:sz="0" w:space="0" w:color="auto"/>
            <w:bottom w:val="none" w:sz="0" w:space="0" w:color="auto"/>
            <w:right w:val="none" w:sz="0" w:space="0" w:color="auto"/>
          </w:divBdr>
        </w:div>
        <w:div w:id="606932805">
          <w:marLeft w:val="480"/>
          <w:marRight w:val="0"/>
          <w:marTop w:val="0"/>
          <w:marBottom w:val="0"/>
          <w:divBdr>
            <w:top w:val="none" w:sz="0" w:space="0" w:color="auto"/>
            <w:left w:val="none" w:sz="0" w:space="0" w:color="auto"/>
            <w:bottom w:val="none" w:sz="0" w:space="0" w:color="auto"/>
            <w:right w:val="none" w:sz="0" w:space="0" w:color="auto"/>
          </w:divBdr>
        </w:div>
        <w:div w:id="654451459">
          <w:marLeft w:val="480"/>
          <w:marRight w:val="0"/>
          <w:marTop w:val="0"/>
          <w:marBottom w:val="0"/>
          <w:divBdr>
            <w:top w:val="none" w:sz="0" w:space="0" w:color="auto"/>
            <w:left w:val="none" w:sz="0" w:space="0" w:color="auto"/>
            <w:bottom w:val="none" w:sz="0" w:space="0" w:color="auto"/>
            <w:right w:val="none" w:sz="0" w:space="0" w:color="auto"/>
          </w:divBdr>
        </w:div>
        <w:div w:id="759059895">
          <w:marLeft w:val="480"/>
          <w:marRight w:val="0"/>
          <w:marTop w:val="0"/>
          <w:marBottom w:val="0"/>
          <w:divBdr>
            <w:top w:val="none" w:sz="0" w:space="0" w:color="auto"/>
            <w:left w:val="none" w:sz="0" w:space="0" w:color="auto"/>
            <w:bottom w:val="none" w:sz="0" w:space="0" w:color="auto"/>
            <w:right w:val="none" w:sz="0" w:space="0" w:color="auto"/>
          </w:divBdr>
        </w:div>
        <w:div w:id="900020807">
          <w:marLeft w:val="480"/>
          <w:marRight w:val="0"/>
          <w:marTop w:val="0"/>
          <w:marBottom w:val="0"/>
          <w:divBdr>
            <w:top w:val="none" w:sz="0" w:space="0" w:color="auto"/>
            <w:left w:val="none" w:sz="0" w:space="0" w:color="auto"/>
            <w:bottom w:val="none" w:sz="0" w:space="0" w:color="auto"/>
            <w:right w:val="none" w:sz="0" w:space="0" w:color="auto"/>
          </w:divBdr>
        </w:div>
      </w:divsChild>
    </w:div>
    <w:div w:id="454370593">
      <w:bodyDiv w:val="1"/>
      <w:marLeft w:val="0"/>
      <w:marRight w:val="0"/>
      <w:marTop w:val="0"/>
      <w:marBottom w:val="0"/>
      <w:divBdr>
        <w:top w:val="none" w:sz="0" w:space="0" w:color="auto"/>
        <w:left w:val="none" w:sz="0" w:space="0" w:color="auto"/>
        <w:bottom w:val="none" w:sz="0" w:space="0" w:color="auto"/>
        <w:right w:val="none" w:sz="0" w:space="0" w:color="auto"/>
      </w:divBdr>
    </w:div>
    <w:div w:id="454444503">
      <w:bodyDiv w:val="1"/>
      <w:marLeft w:val="0"/>
      <w:marRight w:val="0"/>
      <w:marTop w:val="0"/>
      <w:marBottom w:val="0"/>
      <w:divBdr>
        <w:top w:val="none" w:sz="0" w:space="0" w:color="auto"/>
        <w:left w:val="none" w:sz="0" w:space="0" w:color="auto"/>
        <w:bottom w:val="none" w:sz="0" w:space="0" w:color="auto"/>
        <w:right w:val="none" w:sz="0" w:space="0" w:color="auto"/>
      </w:divBdr>
    </w:div>
    <w:div w:id="454446197">
      <w:bodyDiv w:val="1"/>
      <w:marLeft w:val="0"/>
      <w:marRight w:val="0"/>
      <w:marTop w:val="0"/>
      <w:marBottom w:val="0"/>
      <w:divBdr>
        <w:top w:val="none" w:sz="0" w:space="0" w:color="auto"/>
        <w:left w:val="none" w:sz="0" w:space="0" w:color="auto"/>
        <w:bottom w:val="none" w:sz="0" w:space="0" w:color="auto"/>
        <w:right w:val="none" w:sz="0" w:space="0" w:color="auto"/>
      </w:divBdr>
    </w:div>
    <w:div w:id="454493724">
      <w:bodyDiv w:val="1"/>
      <w:marLeft w:val="0"/>
      <w:marRight w:val="0"/>
      <w:marTop w:val="0"/>
      <w:marBottom w:val="0"/>
      <w:divBdr>
        <w:top w:val="none" w:sz="0" w:space="0" w:color="auto"/>
        <w:left w:val="none" w:sz="0" w:space="0" w:color="auto"/>
        <w:bottom w:val="none" w:sz="0" w:space="0" w:color="auto"/>
        <w:right w:val="none" w:sz="0" w:space="0" w:color="auto"/>
      </w:divBdr>
    </w:div>
    <w:div w:id="454562838">
      <w:bodyDiv w:val="1"/>
      <w:marLeft w:val="0"/>
      <w:marRight w:val="0"/>
      <w:marTop w:val="0"/>
      <w:marBottom w:val="0"/>
      <w:divBdr>
        <w:top w:val="none" w:sz="0" w:space="0" w:color="auto"/>
        <w:left w:val="none" w:sz="0" w:space="0" w:color="auto"/>
        <w:bottom w:val="none" w:sz="0" w:space="0" w:color="auto"/>
        <w:right w:val="none" w:sz="0" w:space="0" w:color="auto"/>
      </w:divBdr>
    </w:div>
    <w:div w:id="454565084">
      <w:bodyDiv w:val="1"/>
      <w:marLeft w:val="0"/>
      <w:marRight w:val="0"/>
      <w:marTop w:val="0"/>
      <w:marBottom w:val="0"/>
      <w:divBdr>
        <w:top w:val="none" w:sz="0" w:space="0" w:color="auto"/>
        <w:left w:val="none" w:sz="0" w:space="0" w:color="auto"/>
        <w:bottom w:val="none" w:sz="0" w:space="0" w:color="auto"/>
        <w:right w:val="none" w:sz="0" w:space="0" w:color="auto"/>
      </w:divBdr>
    </w:div>
    <w:div w:id="454569048">
      <w:bodyDiv w:val="1"/>
      <w:marLeft w:val="0"/>
      <w:marRight w:val="0"/>
      <w:marTop w:val="0"/>
      <w:marBottom w:val="0"/>
      <w:divBdr>
        <w:top w:val="none" w:sz="0" w:space="0" w:color="auto"/>
        <w:left w:val="none" w:sz="0" w:space="0" w:color="auto"/>
        <w:bottom w:val="none" w:sz="0" w:space="0" w:color="auto"/>
        <w:right w:val="none" w:sz="0" w:space="0" w:color="auto"/>
      </w:divBdr>
    </w:div>
    <w:div w:id="454761536">
      <w:bodyDiv w:val="1"/>
      <w:marLeft w:val="0"/>
      <w:marRight w:val="0"/>
      <w:marTop w:val="0"/>
      <w:marBottom w:val="0"/>
      <w:divBdr>
        <w:top w:val="none" w:sz="0" w:space="0" w:color="auto"/>
        <w:left w:val="none" w:sz="0" w:space="0" w:color="auto"/>
        <w:bottom w:val="none" w:sz="0" w:space="0" w:color="auto"/>
        <w:right w:val="none" w:sz="0" w:space="0" w:color="auto"/>
      </w:divBdr>
    </w:div>
    <w:div w:id="454952979">
      <w:bodyDiv w:val="1"/>
      <w:marLeft w:val="0"/>
      <w:marRight w:val="0"/>
      <w:marTop w:val="0"/>
      <w:marBottom w:val="0"/>
      <w:divBdr>
        <w:top w:val="none" w:sz="0" w:space="0" w:color="auto"/>
        <w:left w:val="none" w:sz="0" w:space="0" w:color="auto"/>
        <w:bottom w:val="none" w:sz="0" w:space="0" w:color="auto"/>
        <w:right w:val="none" w:sz="0" w:space="0" w:color="auto"/>
      </w:divBdr>
    </w:div>
    <w:div w:id="455220561">
      <w:bodyDiv w:val="1"/>
      <w:marLeft w:val="0"/>
      <w:marRight w:val="0"/>
      <w:marTop w:val="0"/>
      <w:marBottom w:val="0"/>
      <w:divBdr>
        <w:top w:val="none" w:sz="0" w:space="0" w:color="auto"/>
        <w:left w:val="none" w:sz="0" w:space="0" w:color="auto"/>
        <w:bottom w:val="none" w:sz="0" w:space="0" w:color="auto"/>
        <w:right w:val="none" w:sz="0" w:space="0" w:color="auto"/>
      </w:divBdr>
    </w:div>
    <w:div w:id="455297081">
      <w:bodyDiv w:val="1"/>
      <w:marLeft w:val="0"/>
      <w:marRight w:val="0"/>
      <w:marTop w:val="0"/>
      <w:marBottom w:val="0"/>
      <w:divBdr>
        <w:top w:val="none" w:sz="0" w:space="0" w:color="auto"/>
        <w:left w:val="none" w:sz="0" w:space="0" w:color="auto"/>
        <w:bottom w:val="none" w:sz="0" w:space="0" w:color="auto"/>
        <w:right w:val="none" w:sz="0" w:space="0" w:color="auto"/>
      </w:divBdr>
    </w:div>
    <w:div w:id="455491072">
      <w:bodyDiv w:val="1"/>
      <w:marLeft w:val="0"/>
      <w:marRight w:val="0"/>
      <w:marTop w:val="0"/>
      <w:marBottom w:val="0"/>
      <w:divBdr>
        <w:top w:val="none" w:sz="0" w:space="0" w:color="auto"/>
        <w:left w:val="none" w:sz="0" w:space="0" w:color="auto"/>
        <w:bottom w:val="none" w:sz="0" w:space="0" w:color="auto"/>
        <w:right w:val="none" w:sz="0" w:space="0" w:color="auto"/>
      </w:divBdr>
    </w:div>
    <w:div w:id="455679954">
      <w:bodyDiv w:val="1"/>
      <w:marLeft w:val="0"/>
      <w:marRight w:val="0"/>
      <w:marTop w:val="0"/>
      <w:marBottom w:val="0"/>
      <w:divBdr>
        <w:top w:val="none" w:sz="0" w:space="0" w:color="auto"/>
        <w:left w:val="none" w:sz="0" w:space="0" w:color="auto"/>
        <w:bottom w:val="none" w:sz="0" w:space="0" w:color="auto"/>
        <w:right w:val="none" w:sz="0" w:space="0" w:color="auto"/>
      </w:divBdr>
    </w:div>
    <w:div w:id="455877593">
      <w:bodyDiv w:val="1"/>
      <w:marLeft w:val="0"/>
      <w:marRight w:val="0"/>
      <w:marTop w:val="0"/>
      <w:marBottom w:val="0"/>
      <w:divBdr>
        <w:top w:val="none" w:sz="0" w:space="0" w:color="auto"/>
        <w:left w:val="none" w:sz="0" w:space="0" w:color="auto"/>
        <w:bottom w:val="none" w:sz="0" w:space="0" w:color="auto"/>
        <w:right w:val="none" w:sz="0" w:space="0" w:color="auto"/>
      </w:divBdr>
    </w:div>
    <w:div w:id="455953297">
      <w:bodyDiv w:val="1"/>
      <w:marLeft w:val="0"/>
      <w:marRight w:val="0"/>
      <w:marTop w:val="0"/>
      <w:marBottom w:val="0"/>
      <w:divBdr>
        <w:top w:val="none" w:sz="0" w:space="0" w:color="auto"/>
        <w:left w:val="none" w:sz="0" w:space="0" w:color="auto"/>
        <w:bottom w:val="none" w:sz="0" w:space="0" w:color="auto"/>
        <w:right w:val="none" w:sz="0" w:space="0" w:color="auto"/>
      </w:divBdr>
    </w:div>
    <w:div w:id="456025702">
      <w:bodyDiv w:val="1"/>
      <w:marLeft w:val="0"/>
      <w:marRight w:val="0"/>
      <w:marTop w:val="0"/>
      <w:marBottom w:val="0"/>
      <w:divBdr>
        <w:top w:val="none" w:sz="0" w:space="0" w:color="auto"/>
        <w:left w:val="none" w:sz="0" w:space="0" w:color="auto"/>
        <w:bottom w:val="none" w:sz="0" w:space="0" w:color="auto"/>
        <w:right w:val="none" w:sz="0" w:space="0" w:color="auto"/>
      </w:divBdr>
    </w:div>
    <w:div w:id="456341232">
      <w:bodyDiv w:val="1"/>
      <w:marLeft w:val="0"/>
      <w:marRight w:val="0"/>
      <w:marTop w:val="0"/>
      <w:marBottom w:val="0"/>
      <w:divBdr>
        <w:top w:val="none" w:sz="0" w:space="0" w:color="auto"/>
        <w:left w:val="none" w:sz="0" w:space="0" w:color="auto"/>
        <w:bottom w:val="none" w:sz="0" w:space="0" w:color="auto"/>
        <w:right w:val="none" w:sz="0" w:space="0" w:color="auto"/>
      </w:divBdr>
    </w:div>
    <w:div w:id="456416802">
      <w:bodyDiv w:val="1"/>
      <w:marLeft w:val="0"/>
      <w:marRight w:val="0"/>
      <w:marTop w:val="0"/>
      <w:marBottom w:val="0"/>
      <w:divBdr>
        <w:top w:val="none" w:sz="0" w:space="0" w:color="auto"/>
        <w:left w:val="none" w:sz="0" w:space="0" w:color="auto"/>
        <w:bottom w:val="none" w:sz="0" w:space="0" w:color="auto"/>
        <w:right w:val="none" w:sz="0" w:space="0" w:color="auto"/>
      </w:divBdr>
    </w:div>
    <w:div w:id="456458664">
      <w:bodyDiv w:val="1"/>
      <w:marLeft w:val="0"/>
      <w:marRight w:val="0"/>
      <w:marTop w:val="0"/>
      <w:marBottom w:val="0"/>
      <w:divBdr>
        <w:top w:val="none" w:sz="0" w:space="0" w:color="auto"/>
        <w:left w:val="none" w:sz="0" w:space="0" w:color="auto"/>
        <w:bottom w:val="none" w:sz="0" w:space="0" w:color="auto"/>
        <w:right w:val="none" w:sz="0" w:space="0" w:color="auto"/>
      </w:divBdr>
    </w:div>
    <w:div w:id="456460021">
      <w:bodyDiv w:val="1"/>
      <w:marLeft w:val="0"/>
      <w:marRight w:val="0"/>
      <w:marTop w:val="0"/>
      <w:marBottom w:val="0"/>
      <w:divBdr>
        <w:top w:val="none" w:sz="0" w:space="0" w:color="auto"/>
        <w:left w:val="none" w:sz="0" w:space="0" w:color="auto"/>
        <w:bottom w:val="none" w:sz="0" w:space="0" w:color="auto"/>
        <w:right w:val="none" w:sz="0" w:space="0" w:color="auto"/>
      </w:divBdr>
    </w:div>
    <w:div w:id="456488702">
      <w:bodyDiv w:val="1"/>
      <w:marLeft w:val="0"/>
      <w:marRight w:val="0"/>
      <w:marTop w:val="0"/>
      <w:marBottom w:val="0"/>
      <w:divBdr>
        <w:top w:val="none" w:sz="0" w:space="0" w:color="auto"/>
        <w:left w:val="none" w:sz="0" w:space="0" w:color="auto"/>
        <w:bottom w:val="none" w:sz="0" w:space="0" w:color="auto"/>
        <w:right w:val="none" w:sz="0" w:space="0" w:color="auto"/>
      </w:divBdr>
    </w:div>
    <w:div w:id="456528969">
      <w:bodyDiv w:val="1"/>
      <w:marLeft w:val="0"/>
      <w:marRight w:val="0"/>
      <w:marTop w:val="0"/>
      <w:marBottom w:val="0"/>
      <w:divBdr>
        <w:top w:val="none" w:sz="0" w:space="0" w:color="auto"/>
        <w:left w:val="none" w:sz="0" w:space="0" w:color="auto"/>
        <w:bottom w:val="none" w:sz="0" w:space="0" w:color="auto"/>
        <w:right w:val="none" w:sz="0" w:space="0" w:color="auto"/>
      </w:divBdr>
    </w:div>
    <w:div w:id="456796463">
      <w:bodyDiv w:val="1"/>
      <w:marLeft w:val="0"/>
      <w:marRight w:val="0"/>
      <w:marTop w:val="0"/>
      <w:marBottom w:val="0"/>
      <w:divBdr>
        <w:top w:val="none" w:sz="0" w:space="0" w:color="auto"/>
        <w:left w:val="none" w:sz="0" w:space="0" w:color="auto"/>
        <w:bottom w:val="none" w:sz="0" w:space="0" w:color="auto"/>
        <w:right w:val="none" w:sz="0" w:space="0" w:color="auto"/>
      </w:divBdr>
    </w:div>
    <w:div w:id="456801343">
      <w:bodyDiv w:val="1"/>
      <w:marLeft w:val="0"/>
      <w:marRight w:val="0"/>
      <w:marTop w:val="0"/>
      <w:marBottom w:val="0"/>
      <w:divBdr>
        <w:top w:val="none" w:sz="0" w:space="0" w:color="auto"/>
        <w:left w:val="none" w:sz="0" w:space="0" w:color="auto"/>
        <w:bottom w:val="none" w:sz="0" w:space="0" w:color="auto"/>
        <w:right w:val="none" w:sz="0" w:space="0" w:color="auto"/>
      </w:divBdr>
    </w:div>
    <w:div w:id="457139037">
      <w:bodyDiv w:val="1"/>
      <w:marLeft w:val="0"/>
      <w:marRight w:val="0"/>
      <w:marTop w:val="0"/>
      <w:marBottom w:val="0"/>
      <w:divBdr>
        <w:top w:val="none" w:sz="0" w:space="0" w:color="auto"/>
        <w:left w:val="none" w:sz="0" w:space="0" w:color="auto"/>
        <w:bottom w:val="none" w:sz="0" w:space="0" w:color="auto"/>
        <w:right w:val="none" w:sz="0" w:space="0" w:color="auto"/>
      </w:divBdr>
    </w:div>
    <w:div w:id="457182339">
      <w:bodyDiv w:val="1"/>
      <w:marLeft w:val="0"/>
      <w:marRight w:val="0"/>
      <w:marTop w:val="0"/>
      <w:marBottom w:val="0"/>
      <w:divBdr>
        <w:top w:val="none" w:sz="0" w:space="0" w:color="auto"/>
        <w:left w:val="none" w:sz="0" w:space="0" w:color="auto"/>
        <w:bottom w:val="none" w:sz="0" w:space="0" w:color="auto"/>
        <w:right w:val="none" w:sz="0" w:space="0" w:color="auto"/>
      </w:divBdr>
    </w:div>
    <w:div w:id="457451578">
      <w:bodyDiv w:val="1"/>
      <w:marLeft w:val="0"/>
      <w:marRight w:val="0"/>
      <w:marTop w:val="0"/>
      <w:marBottom w:val="0"/>
      <w:divBdr>
        <w:top w:val="none" w:sz="0" w:space="0" w:color="auto"/>
        <w:left w:val="none" w:sz="0" w:space="0" w:color="auto"/>
        <w:bottom w:val="none" w:sz="0" w:space="0" w:color="auto"/>
        <w:right w:val="none" w:sz="0" w:space="0" w:color="auto"/>
      </w:divBdr>
      <w:divsChild>
        <w:div w:id="43068211">
          <w:marLeft w:val="480"/>
          <w:marRight w:val="0"/>
          <w:marTop w:val="0"/>
          <w:marBottom w:val="0"/>
          <w:divBdr>
            <w:top w:val="none" w:sz="0" w:space="0" w:color="auto"/>
            <w:left w:val="none" w:sz="0" w:space="0" w:color="auto"/>
            <w:bottom w:val="none" w:sz="0" w:space="0" w:color="auto"/>
            <w:right w:val="none" w:sz="0" w:space="0" w:color="auto"/>
          </w:divBdr>
        </w:div>
        <w:div w:id="47657725">
          <w:marLeft w:val="480"/>
          <w:marRight w:val="0"/>
          <w:marTop w:val="0"/>
          <w:marBottom w:val="0"/>
          <w:divBdr>
            <w:top w:val="none" w:sz="0" w:space="0" w:color="auto"/>
            <w:left w:val="none" w:sz="0" w:space="0" w:color="auto"/>
            <w:bottom w:val="none" w:sz="0" w:space="0" w:color="auto"/>
            <w:right w:val="none" w:sz="0" w:space="0" w:color="auto"/>
          </w:divBdr>
        </w:div>
        <w:div w:id="67845548">
          <w:marLeft w:val="480"/>
          <w:marRight w:val="0"/>
          <w:marTop w:val="0"/>
          <w:marBottom w:val="0"/>
          <w:divBdr>
            <w:top w:val="none" w:sz="0" w:space="0" w:color="auto"/>
            <w:left w:val="none" w:sz="0" w:space="0" w:color="auto"/>
            <w:bottom w:val="none" w:sz="0" w:space="0" w:color="auto"/>
            <w:right w:val="none" w:sz="0" w:space="0" w:color="auto"/>
          </w:divBdr>
        </w:div>
        <w:div w:id="73281797">
          <w:marLeft w:val="480"/>
          <w:marRight w:val="0"/>
          <w:marTop w:val="0"/>
          <w:marBottom w:val="0"/>
          <w:divBdr>
            <w:top w:val="none" w:sz="0" w:space="0" w:color="auto"/>
            <w:left w:val="none" w:sz="0" w:space="0" w:color="auto"/>
            <w:bottom w:val="none" w:sz="0" w:space="0" w:color="auto"/>
            <w:right w:val="none" w:sz="0" w:space="0" w:color="auto"/>
          </w:divBdr>
        </w:div>
        <w:div w:id="83495765">
          <w:marLeft w:val="480"/>
          <w:marRight w:val="0"/>
          <w:marTop w:val="0"/>
          <w:marBottom w:val="0"/>
          <w:divBdr>
            <w:top w:val="none" w:sz="0" w:space="0" w:color="auto"/>
            <w:left w:val="none" w:sz="0" w:space="0" w:color="auto"/>
            <w:bottom w:val="none" w:sz="0" w:space="0" w:color="auto"/>
            <w:right w:val="none" w:sz="0" w:space="0" w:color="auto"/>
          </w:divBdr>
        </w:div>
        <w:div w:id="180559061">
          <w:marLeft w:val="480"/>
          <w:marRight w:val="0"/>
          <w:marTop w:val="0"/>
          <w:marBottom w:val="0"/>
          <w:divBdr>
            <w:top w:val="none" w:sz="0" w:space="0" w:color="auto"/>
            <w:left w:val="none" w:sz="0" w:space="0" w:color="auto"/>
            <w:bottom w:val="none" w:sz="0" w:space="0" w:color="auto"/>
            <w:right w:val="none" w:sz="0" w:space="0" w:color="auto"/>
          </w:divBdr>
        </w:div>
        <w:div w:id="206919906">
          <w:marLeft w:val="480"/>
          <w:marRight w:val="0"/>
          <w:marTop w:val="0"/>
          <w:marBottom w:val="0"/>
          <w:divBdr>
            <w:top w:val="none" w:sz="0" w:space="0" w:color="auto"/>
            <w:left w:val="none" w:sz="0" w:space="0" w:color="auto"/>
            <w:bottom w:val="none" w:sz="0" w:space="0" w:color="auto"/>
            <w:right w:val="none" w:sz="0" w:space="0" w:color="auto"/>
          </w:divBdr>
        </w:div>
        <w:div w:id="209195754">
          <w:marLeft w:val="480"/>
          <w:marRight w:val="0"/>
          <w:marTop w:val="0"/>
          <w:marBottom w:val="0"/>
          <w:divBdr>
            <w:top w:val="none" w:sz="0" w:space="0" w:color="auto"/>
            <w:left w:val="none" w:sz="0" w:space="0" w:color="auto"/>
            <w:bottom w:val="none" w:sz="0" w:space="0" w:color="auto"/>
            <w:right w:val="none" w:sz="0" w:space="0" w:color="auto"/>
          </w:divBdr>
        </w:div>
        <w:div w:id="243998218">
          <w:marLeft w:val="480"/>
          <w:marRight w:val="0"/>
          <w:marTop w:val="0"/>
          <w:marBottom w:val="0"/>
          <w:divBdr>
            <w:top w:val="none" w:sz="0" w:space="0" w:color="auto"/>
            <w:left w:val="none" w:sz="0" w:space="0" w:color="auto"/>
            <w:bottom w:val="none" w:sz="0" w:space="0" w:color="auto"/>
            <w:right w:val="none" w:sz="0" w:space="0" w:color="auto"/>
          </w:divBdr>
        </w:div>
        <w:div w:id="269554728">
          <w:marLeft w:val="480"/>
          <w:marRight w:val="0"/>
          <w:marTop w:val="0"/>
          <w:marBottom w:val="0"/>
          <w:divBdr>
            <w:top w:val="none" w:sz="0" w:space="0" w:color="auto"/>
            <w:left w:val="none" w:sz="0" w:space="0" w:color="auto"/>
            <w:bottom w:val="none" w:sz="0" w:space="0" w:color="auto"/>
            <w:right w:val="none" w:sz="0" w:space="0" w:color="auto"/>
          </w:divBdr>
        </w:div>
        <w:div w:id="303127356">
          <w:marLeft w:val="480"/>
          <w:marRight w:val="0"/>
          <w:marTop w:val="0"/>
          <w:marBottom w:val="0"/>
          <w:divBdr>
            <w:top w:val="none" w:sz="0" w:space="0" w:color="auto"/>
            <w:left w:val="none" w:sz="0" w:space="0" w:color="auto"/>
            <w:bottom w:val="none" w:sz="0" w:space="0" w:color="auto"/>
            <w:right w:val="none" w:sz="0" w:space="0" w:color="auto"/>
          </w:divBdr>
        </w:div>
        <w:div w:id="410390271">
          <w:marLeft w:val="480"/>
          <w:marRight w:val="0"/>
          <w:marTop w:val="0"/>
          <w:marBottom w:val="0"/>
          <w:divBdr>
            <w:top w:val="none" w:sz="0" w:space="0" w:color="auto"/>
            <w:left w:val="none" w:sz="0" w:space="0" w:color="auto"/>
            <w:bottom w:val="none" w:sz="0" w:space="0" w:color="auto"/>
            <w:right w:val="none" w:sz="0" w:space="0" w:color="auto"/>
          </w:divBdr>
        </w:div>
        <w:div w:id="453906187">
          <w:marLeft w:val="480"/>
          <w:marRight w:val="0"/>
          <w:marTop w:val="0"/>
          <w:marBottom w:val="0"/>
          <w:divBdr>
            <w:top w:val="none" w:sz="0" w:space="0" w:color="auto"/>
            <w:left w:val="none" w:sz="0" w:space="0" w:color="auto"/>
            <w:bottom w:val="none" w:sz="0" w:space="0" w:color="auto"/>
            <w:right w:val="none" w:sz="0" w:space="0" w:color="auto"/>
          </w:divBdr>
        </w:div>
        <w:div w:id="528875761">
          <w:marLeft w:val="480"/>
          <w:marRight w:val="0"/>
          <w:marTop w:val="0"/>
          <w:marBottom w:val="0"/>
          <w:divBdr>
            <w:top w:val="none" w:sz="0" w:space="0" w:color="auto"/>
            <w:left w:val="none" w:sz="0" w:space="0" w:color="auto"/>
            <w:bottom w:val="none" w:sz="0" w:space="0" w:color="auto"/>
            <w:right w:val="none" w:sz="0" w:space="0" w:color="auto"/>
          </w:divBdr>
        </w:div>
        <w:div w:id="569970397">
          <w:marLeft w:val="480"/>
          <w:marRight w:val="0"/>
          <w:marTop w:val="0"/>
          <w:marBottom w:val="0"/>
          <w:divBdr>
            <w:top w:val="none" w:sz="0" w:space="0" w:color="auto"/>
            <w:left w:val="none" w:sz="0" w:space="0" w:color="auto"/>
            <w:bottom w:val="none" w:sz="0" w:space="0" w:color="auto"/>
            <w:right w:val="none" w:sz="0" w:space="0" w:color="auto"/>
          </w:divBdr>
        </w:div>
        <w:div w:id="576012793">
          <w:marLeft w:val="480"/>
          <w:marRight w:val="0"/>
          <w:marTop w:val="0"/>
          <w:marBottom w:val="0"/>
          <w:divBdr>
            <w:top w:val="none" w:sz="0" w:space="0" w:color="auto"/>
            <w:left w:val="none" w:sz="0" w:space="0" w:color="auto"/>
            <w:bottom w:val="none" w:sz="0" w:space="0" w:color="auto"/>
            <w:right w:val="none" w:sz="0" w:space="0" w:color="auto"/>
          </w:divBdr>
        </w:div>
        <w:div w:id="585043733">
          <w:marLeft w:val="480"/>
          <w:marRight w:val="0"/>
          <w:marTop w:val="0"/>
          <w:marBottom w:val="0"/>
          <w:divBdr>
            <w:top w:val="none" w:sz="0" w:space="0" w:color="auto"/>
            <w:left w:val="none" w:sz="0" w:space="0" w:color="auto"/>
            <w:bottom w:val="none" w:sz="0" w:space="0" w:color="auto"/>
            <w:right w:val="none" w:sz="0" w:space="0" w:color="auto"/>
          </w:divBdr>
        </w:div>
        <w:div w:id="596056190">
          <w:marLeft w:val="480"/>
          <w:marRight w:val="0"/>
          <w:marTop w:val="0"/>
          <w:marBottom w:val="0"/>
          <w:divBdr>
            <w:top w:val="none" w:sz="0" w:space="0" w:color="auto"/>
            <w:left w:val="none" w:sz="0" w:space="0" w:color="auto"/>
            <w:bottom w:val="none" w:sz="0" w:space="0" w:color="auto"/>
            <w:right w:val="none" w:sz="0" w:space="0" w:color="auto"/>
          </w:divBdr>
        </w:div>
        <w:div w:id="625701811">
          <w:marLeft w:val="480"/>
          <w:marRight w:val="0"/>
          <w:marTop w:val="0"/>
          <w:marBottom w:val="0"/>
          <w:divBdr>
            <w:top w:val="none" w:sz="0" w:space="0" w:color="auto"/>
            <w:left w:val="none" w:sz="0" w:space="0" w:color="auto"/>
            <w:bottom w:val="none" w:sz="0" w:space="0" w:color="auto"/>
            <w:right w:val="none" w:sz="0" w:space="0" w:color="auto"/>
          </w:divBdr>
        </w:div>
        <w:div w:id="626396567">
          <w:marLeft w:val="480"/>
          <w:marRight w:val="0"/>
          <w:marTop w:val="0"/>
          <w:marBottom w:val="0"/>
          <w:divBdr>
            <w:top w:val="none" w:sz="0" w:space="0" w:color="auto"/>
            <w:left w:val="none" w:sz="0" w:space="0" w:color="auto"/>
            <w:bottom w:val="none" w:sz="0" w:space="0" w:color="auto"/>
            <w:right w:val="none" w:sz="0" w:space="0" w:color="auto"/>
          </w:divBdr>
        </w:div>
        <w:div w:id="634339117">
          <w:marLeft w:val="480"/>
          <w:marRight w:val="0"/>
          <w:marTop w:val="0"/>
          <w:marBottom w:val="0"/>
          <w:divBdr>
            <w:top w:val="none" w:sz="0" w:space="0" w:color="auto"/>
            <w:left w:val="none" w:sz="0" w:space="0" w:color="auto"/>
            <w:bottom w:val="none" w:sz="0" w:space="0" w:color="auto"/>
            <w:right w:val="none" w:sz="0" w:space="0" w:color="auto"/>
          </w:divBdr>
        </w:div>
        <w:div w:id="650255273">
          <w:marLeft w:val="480"/>
          <w:marRight w:val="0"/>
          <w:marTop w:val="0"/>
          <w:marBottom w:val="0"/>
          <w:divBdr>
            <w:top w:val="none" w:sz="0" w:space="0" w:color="auto"/>
            <w:left w:val="none" w:sz="0" w:space="0" w:color="auto"/>
            <w:bottom w:val="none" w:sz="0" w:space="0" w:color="auto"/>
            <w:right w:val="none" w:sz="0" w:space="0" w:color="auto"/>
          </w:divBdr>
        </w:div>
        <w:div w:id="693926356">
          <w:marLeft w:val="480"/>
          <w:marRight w:val="0"/>
          <w:marTop w:val="0"/>
          <w:marBottom w:val="0"/>
          <w:divBdr>
            <w:top w:val="none" w:sz="0" w:space="0" w:color="auto"/>
            <w:left w:val="none" w:sz="0" w:space="0" w:color="auto"/>
            <w:bottom w:val="none" w:sz="0" w:space="0" w:color="auto"/>
            <w:right w:val="none" w:sz="0" w:space="0" w:color="auto"/>
          </w:divBdr>
        </w:div>
        <w:div w:id="697776914">
          <w:marLeft w:val="480"/>
          <w:marRight w:val="0"/>
          <w:marTop w:val="0"/>
          <w:marBottom w:val="0"/>
          <w:divBdr>
            <w:top w:val="none" w:sz="0" w:space="0" w:color="auto"/>
            <w:left w:val="none" w:sz="0" w:space="0" w:color="auto"/>
            <w:bottom w:val="none" w:sz="0" w:space="0" w:color="auto"/>
            <w:right w:val="none" w:sz="0" w:space="0" w:color="auto"/>
          </w:divBdr>
        </w:div>
        <w:div w:id="704258829">
          <w:marLeft w:val="480"/>
          <w:marRight w:val="0"/>
          <w:marTop w:val="0"/>
          <w:marBottom w:val="0"/>
          <w:divBdr>
            <w:top w:val="none" w:sz="0" w:space="0" w:color="auto"/>
            <w:left w:val="none" w:sz="0" w:space="0" w:color="auto"/>
            <w:bottom w:val="none" w:sz="0" w:space="0" w:color="auto"/>
            <w:right w:val="none" w:sz="0" w:space="0" w:color="auto"/>
          </w:divBdr>
        </w:div>
        <w:div w:id="717319355">
          <w:marLeft w:val="480"/>
          <w:marRight w:val="0"/>
          <w:marTop w:val="0"/>
          <w:marBottom w:val="0"/>
          <w:divBdr>
            <w:top w:val="none" w:sz="0" w:space="0" w:color="auto"/>
            <w:left w:val="none" w:sz="0" w:space="0" w:color="auto"/>
            <w:bottom w:val="none" w:sz="0" w:space="0" w:color="auto"/>
            <w:right w:val="none" w:sz="0" w:space="0" w:color="auto"/>
          </w:divBdr>
        </w:div>
        <w:div w:id="748692605">
          <w:marLeft w:val="480"/>
          <w:marRight w:val="0"/>
          <w:marTop w:val="0"/>
          <w:marBottom w:val="0"/>
          <w:divBdr>
            <w:top w:val="none" w:sz="0" w:space="0" w:color="auto"/>
            <w:left w:val="none" w:sz="0" w:space="0" w:color="auto"/>
            <w:bottom w:val="none" w:sz="0" w:space="0" w:color="auto"/>
            <w:right w:val="none" w:sz="0" w:space="0" w:color="auto"/>
          </w:divBdr>
        </w:div>
        <w:div w:id="755520842">
          <w:marLeft w:val="480"/>
          <w:marRight w:val="0"/>
          <w:marTop w:val="0"/>
          <w:marBottom w:val="0"/>
          <w:divBdr>
            <w:top w:val="none" w:sz="0" w:space="0" w:color="auto"/>
            <w:left w:val="none" w:sz="0" w:space="0" w:color="auto"/>
            <w:bottom w:val="none" w:sz="0" w:space="0" w:color="auto"/>
            <w:right w:val="none" w:sz="0" w:space="0" w:color="auto"/>
          </w:divBdr>
        </w:div>
        <w:div w:id="772633984">
          <w:marLeft w:val="480"/>
          <w:marRight w:val="0"/>
          <w:marTop w:val="0"/>
          <w:marBottom w:val="0"/>
          <w:divBdr>
            <w:top w:val="none" w:sz="0" w:space="0" w:color="auto"/>
            <w:left w:val="none" w:sz="0" w:space="0" w:color="auto"/>
            <w:bottom w:val="none" w:sz="0" w:space="0" w:color="auto"/>
            <w:right w:val="none" w:sz="0" w:space="0" w:color="auto"/>
          </w:divBdr>
        </w:div>
        <w:div w:id="872111142">
          <w:marLeft w:val="480"/>
          <w:marRight w:val="0"/>
          <w:marTop w:val="0"/>
          <w:marBottom w:val="0"/>
          <w:divBdr>
            <w:top w:val="none" w:sz="0" w:space="0" w:color="auto"/>
            <w:left w:val="none" w:sz="0" w:space="0" w:color="auto"/>
            <w:bottom w:val="none" w:sz="0" w:space="0" w:color="auto"/>
            <w:right w:val="none" w:sz="0" w:space="0" w:color="auto"/>
          </w:divBdr>
        </w:div>
        <w:div w:id="879901325">
          <w:marLeft w:val="480"/>
          <w:marRight w:val="0"/>
          <w:marTop w:val="0"/>
          <w:marBottom w:val="0"/>
          <w:divBdr>
            <w:top w:val="none" w:sz="0" w:space="0" w:color="auto"/>
            <w:left w:val="none" w:sz="0" w:space="0" w:color="auto"/>
            <w:bottom w:val="none" w:sz="0" w:space="0" w:color="auto"/>
            <w:right w:val="none" w:sz="0" w:space="0" w:color="auto"/>
          </w:divBdr>
        </w:div>
        <w:div w:id="883637869">
          <w:marLeft w:val="480"/>
          <w:marRight w:val="0"/>
          <w:marTop w:val="0"/>
          <w:marBottom w:val="0"/>
          <w:divBdr>
            <w:top w:val="none" w:sz="0" w:space="0" w:color="auto"/>
            <w:left w:val="none" w:sz="0" w:space="0" w:color="auto"/>
            <w:bottom w:val="none" w:sz="0" w:space="0" w:color="auto"/>
            <w:right w:val="none" w:sz="0" w:space="0" w:color="auto"/>
          </w:divBdr>
        </w:div>
        <w:div w:id="889146911">
          <w:marLeft w:val="480"/>
          <w:marRight w:val="0"/>
          <w:marTop w:val="0"/>
          <w:marBottom w:val="0"/>
          <w:divBdr>
            <w:top w:val="none" w:sz="0" w:space="0" w:color="auto"/>
            <w:left w:val="none" w:sz="0" w:space="0" w:color="auto"/>
            <w:bottom w:val="none" w:sz="0" w:space="0" w:color="auto"/>
            <w:right w:val="none" w:sz="0" w:space="0" w:color="auto"/>
          </w:divBdr>
        </w:div>
        <w:div w:id="897010376">
          <w:marLeft w:val="480"/>
          <w:marRight w:val="0"/>
          <w:marTop w:val="0"/>
          <w:marBottom w:val="0"/>
          <w:divBdr>
            <w:top w:val="none" w:sz="0" w:space="0" w:color="auto"/>
            <w:left w:val="none" w:sz="0" w:space="0" w:color="auto"/>
            <w:bottom w:val="none" w:sz="0" w:space="0" w:color="auto"/>
            <w:right w:val="none" w:sz="0" w:space="0" w:color="auto"/>
          </w:divBdr>
        </w:div>
      </w:divsChild>
    </w:div>
    <w:div w:id="457532608">
      <w:bodyDiv w:val="1"/>
      <w:marLeft w:val="0"/>
      <w:marRight w:val="0"/>
      <w:marTop w:val="0"/>
      <w:marBottom w:val="0"/>
      <w:divBdr>
        <w:top w:val="none" w:sz="0" w:space="0" w:color="auto"/>
        <w:left w:val="none" w:sz="0" w:space="0" w:color="auto"/>
        <w:bottom w:val="none" w:sz="0" w:space="0" w:color="auto"/>
        <w:right w:val="none" w:sz="0" w:space="0" w:color="auto"/>
      </w:divBdr>
    </w:div>
    <w:div w:id="457721807">
      <w:bodyDiv w:val="1"/>
      <w:marLeft w:val="0"/>
      <w:marRight w:val="0"/>
      <w:marTop w:val="0"/>
      <w:marBottom w:val="0"/>
      <w:divBdr>
        <w:top w:val="none" w:sz="0" w:space="0" w:color="auto"/>
        <w:left w:val="none" w:sz="0" w:space="0" w:color="auto"/>
        <w:bottom w:val="none" w:sz="0" w:space="0" w:color="auto"/>
        <w:right w:val="none" w:sz="0" w:space="0" w:color="auto"/>
      </w:divBdr>
    </w:div>
    <w:div w:id="457724777">
      <w:bodyDiv w:val="1"/>
      <w:marLeft w:val="0"/>
      <w:marRight w:val="0"/>
      <w:marTop w:val="0"/>
      <w:marBottom w:val="0"/>
      <w:divBdr>
        <w:top w:val="none" w:sz="0" w:space="0" w:color="auto"/>
        <w:left w:val="none" w:sz="0" w:space="0" w:color="auto"/>
        <w:bottom w:val="none" w:sz="0" w:space="0" w:color="auto"/>
        <w:right w:val="none" w:sz="0" w:space="0" w:color="auto"/>
      </w:divBdr>
    </w:div>
    <w:div w:id="457769200">
      <w:bodyDiv w:val="1"/>
      <w:marLeft w:val="0"/>
      <w:marRight w:val="0"/>
      <w:marTop w:val="0"/>
      <w:marBottom w:val="0"/>
      <w:divBdr>
        <w:top w:val="none" w:sz="0" w:space="0" w:color="auto"/>
        <w:left w:val="none" w:sz="0" w:space="0" w:color="auto"/>
        <w:bottom w:val="none" w:sz="0" w:space="0" w:color="auto"/>
        <w:right w:val="none" w:sz="0" w:space="0" w:color="auto"/>
      </w:divBdr>
    </w:div>
    <w:div w:id="457838535">
      <w:bodyDiv w:val="1"/>
      <w:marLeft w:val="0"/>
      <w:marRight w:val="0"/>
      <w:marTop w:val="0"/>
      <w:marBottom w:val="0"/>
      <w:divBdr>
        <w:top w:val="none" w:sz="0" w:space="0" w:color="auto"/>
        <w:left w:val="none" w:sz="0" w:space="0" w:color="auto"/>
        <w:bottom w:val="none" w:sz="0" w:space="0" w:color="auto"/>
        <w:right w:val="none" w:sz="0" w:space="0" w:color="auto"/>
      </w:divBdr>
    </w:div>
    <w:div w:id="457841450">
      <w:bodyDiv w:val="1"/>
      <w:marLeft w:val="0"/>
      <w:marRight w:val="0"/>
      <w:marTop w:val="0"/>
      <w:marBottom w:val="0"/>
      <w:divBdr>
        <w:top w:val="none" w:sz="0" w:space="0" w:color="auto"/>
        <w:left w:val="none" w:sz="0" w:space="0" w:color="auto"/>
        <w:bottom w:val="none" w:sz="0" w:space="0" w:color="auto"/>
        <w:right w:val="none" w:sz="0" w:space="0" w:color="auto"/>
      </w:divBdr>
    </w:div>
    <w:div w:id="457843948">
      <w:bodyDiv w:val="1"/>
      <w:marLeft w:val="0"/>
      <w:marRight w:val="0"/>
      <w:marTop w:val="0"/>
      <w:marBottom w:val="0"/>
      <w:divBdr>
        <w:top w:val="none" w:sz="0" w:space="0" w:color="auto"/>
        <w:left w:val="none" w:sz="0" w:space="0" w:color="auto"/>
        <w:bottom w:val="none" w:sz="0" w:space="0" w:color="auto"/>
        <w:right w:val="none" w:sz="0" w:space="0" w:color="auto"/>
      </w:divBdr>
    </w:div>
    <w:div w:id="457987609">
      <w:bodyDiv w:val="1"/>
      <w:marLeft w:val="0"/>
      <w:marRight w:val="0"/>
      <w:marTop w:val="0"/>
      <w:marBottom w:val="0"/>
      <w:divBdr>
        <w:top w:val="none" w:sz="0" w:space="0" w:color="auto"/>
        <w:left w:val="none" w:sz="0" w:space="0" w:color="auto"/>
        <w:bottom w:val="none" w:sz="0" w:space="0" w:color="auto"/>
        <w:right w:val="none" w:sz="0" w:space="0" w:color="auto"/>
      </w:divBdr>
    </w:div>
    <w:div w:id="458105749">
      <w:bodyDiv w:val="1"/>
      <w:marLeft w:val="0"/>
      <w:marRight w:val="0"/>
      <w:marTop w:val="0"/>
      <w:marBottom w:val="0"/>
      <w:divBdr>
        <w:top w:val="none" w:sz="0" w:space="0" w:color="auto"/>
        <w:left w:val="none" w:sz="0" w:space="0" w:color="auto"/>
        <w:bottom w:val="none" w:sz="0" w:space="0" w:color="auto"/>
        <w:right w:val="none" w:sz="0" w:space="0" w:color="auto"/>
      </w:divBdr>
    </w:div>
    <w:div w:id="458105928">
      <w:bodyDiv w:val="1"/>
      <w:marLeft w:val="0"/>
      <w:marRight w:val="0"/>
      <w:marTop w:val="0"/>
      <w:marBottom w:val="0"/>
      <w:divBdr>
        <w:top w:val="none" w:sz="0" w:space="0" w:color="auto"/>
        <w:left w:val="none" w:sz="0" w:space="0" w:color="auto"/>
        <w:bottom w:val="none" w:sz="0" w:space="0" w:color="auto"/>
        <w:right w:val="none" w:sz="0" w:space="0" w:color="auto"/>
      </w:divBdr>
    </w:div>
    <w:div w:id="458113316">
      <w:bodyDiv w:val="1"/>
      <w:marLeft w:val="0"/>
      <w:marRight w:val="0"/>
      <w:marTop w:val="0"/>
      <w:marBottom w:val="0"/>
      <w:divBdr>
        <w:top w:val="none" w:sz="0" w:space="0" w:color="auto"/>
        <w:left w:val="none" w:sz="0" w:space="0" w:color="auto"/>
        <w:bottom w:val="none" w:sz="0" w:space="0" w:color="auto"/>
        <w:right w:val="none" w:sz="0" w:space="0" w:color="auto"/>
      </w:divBdr>
    </w:div>
    <w:div w:id="458184719">
      <w:bodyDiv w:val="1"/>
      <w:marLeft w:val="0"/>
      <w:marRight w:val="0"/>
      <w:marTop w:val="0"/>
      <w:marBottom w:val="0"/>
      <w:divBdr>
        <w:top w:val="none" w:sz="0" w:space="0" w:color="auto"/>
        <w:left w:val="none" w:sz="0" w:space="0" w:color="auto"/>
        <w:bottom w:val="none" w:sz="0" w:space="0" w:color="auto"/>
        <w:right w:val="none" w:sz="0" w:space="0" w:color="auto"/>
      </w:divBdr>
    </w:div>
    <w:div w:id="458229350">
      <w:bodyDiv w:val="1"/>
      <w:marLeft w:val="0"/>
      <w:marRight w:val="0"/>
      <w:marTop w:val="0"/>
      <w:marBottom w:val="0"/>
      <w:divBdr>
        <w:top w:val="none" w:sz="0" w:space="0" w:color="auto"/>
        <w:left w:val="none" w:sz="0" w:space="0" w:color="auto"/>
        <w:bottom w:val="none" w:sz="0" w:space="0" w:color="auto"/>
        <w:right w:val="none" w:sz="0" w:space="0" w:color="auto"/>
      </w:divBdr>
    </w:div>
    <w:div w:id="458457069">
      <w:bodyDiv w:val="1"/>
      <w:marLeft w:val="0"/>
      <w:marRight w:val="0"/>
      <w:marTop w:val="0"/>
      <w:marBottom w:val="0"/>
      <w:divBdr>
        <w:top w:val="none" w:sz="0" w:space="0" w:color="auto"/>
        <w:left w:val="none" w:sz="0" w:space="0" w:color="auto"/>
        <w:bottom w:val="none" w:sz="0" w:space="0" w:color="auto"/>
        <w:right w:val="none" w:sz="0" w:space="0" w:color="auto"/>
      </w:divBdr>
    </w:div>
    <w:div w:id="458501223">
      <w:bodyDiv w:val="1"/>
      <w:marLeft w:val="0"/>
      <w:marRight w:val="0"/>
      <w:marTop w:val="0"/>
      <w:marBottom w:val="0"/>
      <w:divBdr>
        <w:top w:val="none" w:sz="0" w:space="0" w:color="auto"/>
        <w:left w:val="none" w:sz="0" w:space="0" w:color="auto"/>
        <w:bottom w:val="none" w:sz="0" w:space="0" w:color="auto"/>
        <w:right w:val="none" w:sz="0" w:space="0" w:color="auto"/>
      </w:divBdr>
    </w:div>
    <w:div w:id="458650795">
      <w:bodyDiv w:val="1"/>
      <w:marLeft w:val="0"/>
      <w:marRight w:val="0"/>
      <w:marTop w:val="0"/>
      <w:marBottom w:val="0"/>
      <w:divBdr>
        <w:top w:val="none" w:sz="0" w:space="0" w:color="auto"/>
        <w:left w:val="none" w:sz="0" w:space="0" w:color="auto"/>
        <w:bottom w:val="none" w:sz="0" w:space="0" w:color="auto"/>
        <w:right w:val="none" w:sz="0" w:space="0" w:color="auto"/>
      </w:divBdr>
    </w:div>
    <w:div w:id="458762444">
      <w:bodyDiv w:val="1"/>
      <w:marLeft w:val="0"/>
      <w:marRight w:val="0"/>
      <w:marTop w:val="0"/>
      <w:marBottom w:val="0"/>
      <w:divBdr>
        <w:top w:val="none" w:sz="0" w:space="0" w:color="auto"/>
        <w:left w:val="none" w:sz="0" w:space="0" w:color="auto"/>
        <w:bottom w:val="none" w:sz="0" w:space="0" w:color="auto"/>
        <w:right w:val="none" w:sz="0" w:space="0" w:color="auto"/>
      </w:divBdr>
    </w:div>
    <w:div w:id="458764591">
      <w:bodyDiv w:val="1"/>
      <w:marLeft w:val="0"/>
      <w:marRight w:val="0"/>
      <w:marTop w:val="0"/>
      <w:marBottom w:val="0"/>
      <w:divBdr>
        <w:top w:val="none" w:sz="0" w:space="0" w:color="auto"/>
        <w:left w:val="none" w:sz="0" w:space="0" w:color="auto"/>
        <w:bottom w:val="none" w:sz="0" w:space="0" w:color="auto"/>
        <w:right w:val="none" w:sz="0" w:space="0" w:color="auto"/>
      </w:divBdr>
    </w:div>
    <w:div w:id="458838234">
      <w:bodyDiv w:val="1"/>
      <w:marLeft w:val="0"/>
      <w:marRight w:val="0"/>
      <w:marTop w:val="0"/>
      <w:marBottom w:val="0"/>
      <w:divBdr>
        <w:top w:val="none" w:sz="0" w:space="0" w:color="auto"/>
        <w:left w:val="none" w:sz="0" w:space="0" w:color="auto"/>
        <w:bottom w:val="none" w:sz="0" w:space="0" w:color="auto"/>
        <w:right w:val="none" w:sz="0" w:space="0" w:color="auto"/>
      </w:divBdr>
    </w:div>
    <w:div w:id="458843380">
      <w:bodyDiv w:val="1"/>
      <w:marLeft w:val="0"/>
      <w:marRight w:val="0"/>
      <w:marTop w:val="0"/>
      <w:marBottom w:val="0"/>
      <w:divBdr>
        <w:top w:val="none" w:sz="0" w:space="0" w:color="auto"/>
        <w:left w:val="none" w:sz="0" w:space="0" w:color="auto"/>
        <w:bottom w:val="none" w:sz="0" w:space="0" w:color="auto"/>
        <w:right w:val="none" w:sz="0" w:space="0" w:color="auto"/>
      </w:divBdr>
    </w:div>
    <w:div w:id="459029977">
      <w:bodyDiv w:val="1"/>
      <w:marLeft w:val="0"/>
      <w:marRight w:val="0"/>
      <w:marTop w:val="0"/>
      <w:marBottom w:val="0"/>
      <w:divBdr>
        <w:top w:val="none" w:sz="0" w:space="0" w:color="auto"/>
        <w:left w:val="none" w:sz="0" w:space="0" w:color="auto"/>
        <w:bottom w:val="none" w:sz="0" w:space="0" w:color="auto"/>
        <w:right w:val="none" w:sz="0" w:space="0" w:color="auto"/>
      </w:divBdr>
    </w:div>
    <w:div w:id="459031462">
      <w:bodyDiv w:val="1"/>
      <w:marLeft w:val="0"/>
      <w:marRight w:val="0"/>
      <w:marTop w:val="0"/>
      <w:marBottom w:val="0"/>
      <w:divBdr>
        <w:top w:val="none" w:sz="0" w:space="0" w:color="auto"/>
        <w:left w:val="none" w:sz="0" w:space="0" w:color="auto"/>
        <w:bottom w:val="none" w:sz="0" w:space="0" w:color="auto"/>
        <w:right w:val="none" w:sz="0" w:space="0" w:color="auto"/>
      </w:divBdr>
    </w:div>
    <w:div w:id="459147598">
      <w:bodyDiv w:val="1"/>
      <w:marLeft w:val="0"/>
      <w:marRight w:val="0"/>
      <w:marTop w:val="0"/>
      <w:marBottom w:val="0"/>
      <w:divBdr>
        <w:top w:val="none" w:sz="0" w:space="0" w:color="auto"/>
        <w:left w:val="none" w:sz="0" w:space="0" w:color="auto"/>
        <w:bottom w:val="none" w:sz="0" w:space="0" w:color="auto"/>
        <w:right w:val="none" w:sz="0" w:space="0" w:color="auto"/>
      </w:divBdr>
      <w:divsChild>
        <w:div w:id="2129300">
          <w:marLeft w:val="480"/>
          <w:marRight w:val="0"/>
          <w:marTop w:val="0"/>
          <w:marBottom w:val="0"/>
          <w:divBdr>
            <w:top w:val="none" w:sz="0" w:space="0" w:color="auto"/>
            <w:left w:val="none" w:sz="0" w:space="0" w:color="auto"/>
            <w:bottom w:val="none" w:sz="0" w:space="0" w:color="auto"/>
            <w:right w:val="none" w:sz="0" w:space="0" w:color="auto"/>
          </w:divBdr>
        </w:div>
        <w:div w:id="4065657">
          <w:marLeft w:val="480"/>
          <w:marRight w:val="0"/>
          <w:marTop w:val="0"/>
          <w:marBottom w:val="0"/>
          <w:divBdr>
            <w:top w:val="none" w:sz="0" w:space="0" w:color="auto"/>
            <w:left w:val="none" w:sz="0" w:space="0" w:color="auto"/>
            <w:bottom w:val="none" w:sz="0" w:space="0" w:color="auto"/>
            <w:right w:val="none" w:sz="0" w:space="0" w:color="auto"/>
          </w:divBdr>
        </w:div>
        <w:div w:id="39214868">
          <w:marLeft w:val="480"/>
          <w:marRight w:val="0"/>
          <w:marTop w:val="0"/>
          <w:marBottom w:val="0"/>
          <w:divBdr>
            <w:top w:val="none" w:sz="0" w:space="0" w:color="auto"/>
            <w:left w:val="none" w:sz="0" w:space="0" w:color="auto"/>
            <w:bottom w:val="none" w:sz="0" w:space="0" w:color="auto"/>
            <w:right w:val="none" w:sz="0" w:space="0" w:color="auto"/>
          </w:divBdr>
        </w:div>
        <w:div w:id="87969151">
          <w:marLeft w:val="480"/>
          <w:marRight w:val="0"/>
          <w:marTop w:val="0"/>
          <w:marBottom w:val="0"/>
          <w:divBdr>
            <w:top w:val="none" w:sz="0" w:space="0" w:color="auto"/>
            <w:left w:val="none" w:sz="0" w:space="0" w:color="auto"/>
            <w:bottom w:val="none" w:sz="0" w:space="0" w:color="auto"/>
            <w:right w:val="none" w:sz="0" w:space="0" w:color="auto"/>
          </w:divBdr>
        </w:div>
        <w:div w:id="106780895">
          <w:marLeft w:val="480"/>
          <w:marRight w:val="0"/>
          <w:marTop w:val="0"/>
          <w:marBottom w:val="0"/>
          <w:divBdr>
            <w:top w:val="none" w:sz="0" w:space="0" w:color="auto"/>
            <w:left w:val="none" w:sz="0" w:space="0" w:color="auto"/>
            <w:bottom w:val="none" w:sz="0" w:space="0" w:color="auto"/>
            <w:right w:val="none" w:sz="0" w:space="0" w:color="auto"/>
          </w:divBdr>
        </w:div>
        <w:div w:id="112990047">
          <w:marLeft w:val="480"/>
          <w:marRight w:val="0"/>
          <w:marTop w:val="0"/>
          <w:marBottom w:val="0"/>
          <w:divBdr>
            <w:top w:val="none" w:sz="0" w:space="0" w:color="auto"/>
            <w:left w:val="none" w:sz="0" w:space="0" w:color="auto"/>
            <w:bottom w:val="none" w:sz="0" w:space="0" w:color="auto"/>
            <w:right w:val="none" w:sz="0" w:space="0" w:color="auto"/>
          </w:divBdr>
        </w:div>
        <w:div w:id="198666589">
          <w:marLeft w:val="480"/>
          <w:marRight w:val="0"/>
          <w:marTop w:val="0"/>
          <w:marBottom w:val="0"/>
          <w:divBdr>
            <w:top w:val="none" w:sz="0" w:space="0" w:color="auto"/>
            <w:left w:val="none" w:sz="0" w:space="0" w:color="auto"/>
            <w:bottom w:val="none" w:sz="0" w:space="0" w:color="auto"/>
            <w:right w:val="none" w:sz="0" w:space="0" w:color="auto"/>
          </w:divBdr>
        </w:div>
        <w:div w:id="223489582">
          <w:marLeft w:val="480"/>
          <w:marRight w:val="0"/>
          <w:marTop w:val="0"/>
          <w:marBottom w:val="0"/>
          <w:divBdr>
            <w:top w:val="none" w:sz="0" w:space="0" w:color="auto"/>
            <w:left w:val="none" w:sz="0" w:space="0" w:color="auto"/>
            <w:bottom w:val="none" w:sz="0" w:space="0" w:color="auto"/>
            <w:right w:val="none" w:sz="0" w:space="0" w:color="auto"/>
          </w:divBdr>
        </w:div>
        <w:div w:id="275869677">
          <w:marLeft w:val="480"/>
          <w:marRight w:val="0"/>
          <w:marTop w:val="0"/>
          <w:marBottom w:val="0"/>
          <w:divBdr>
            <w:top w:val="none" w:sz="0" w:space="0" w:color="auto"/>
            <w:left w:val="none" w:sz="0" w:space="0" w:color="auto"/>
            <w:bottom w:val="none" w:sz="0" w:space="0" w:color="auto"/>
            <w:right w:val="none" w:sz="0" w:space="0" w:color="auto"/>
          </w:divBdr>
        </w:div>
        <w:div w:id="281766511">
          <w:marLeft w:val="480"/>
          <w:marRight w:val="0"/>
          <w:marTop w:val="0"/>
          <w:marBottom w:val="0"/>
          <w:divBdr>
            <w:top w:val="none" w:sz="0" w:space="0" w:color="auto"/>
            <w:left w:val="none" w:sz="0" w:space="0" w:color="auto"/>
            <w:bottom w:val="none" w:sz="0" w:space="0" w:color="auto"/>
            <w:right w:val="none" w:sz="0" w:space="0" w:color="auto"/>
          </w:divBdr>
        </w:div>
        <w:div w:id="399209950">
          <w:marLeft w:val="480"/>
          <w:marRight w:val="0"/>
          <w:marTop w:val="0"/>
          <w:marBottom w:val="0"/>
          <w:divBdr>
            <w:top w:val="none" w:sz="0" w:space="0" w:color="auto"/>
            <w:left w:val="none" w:sz="0" w:space="0" w:color="auto"/>
            <w:bottom w:val="none" w:sz="0" w:space="0" w:color="auto"/>
            <w:right w:val="none" w:sz="0" w:space="0" w:color="auto"/>
          </w:divBdr>
        </w:div>
        <w:div w:id="428505183">
          <w:marLeft w:val="480"/>
          <w:marRight w:val="0"/>
          <w:marTop w:val="0"/>
          <w:marBottom w:val="0"/>
          <w:divBdr>
            <w:top w:val="none" w:sz="0" w:space="0" w:color="auto"/>
            <w:left w:val="none" w:sz="0" w:space="0" w:color="auto"/>
            <w:bottom w:val="none" w:sz="0" w:space="0" w:color="auto"/>
            <w:right w:val="none" w:sz="0" w:space="0" w:color="auto"/>
          </w:divBdr>
        </w:div>
        <w:div w:id="467431711">
          <w:marLeft w:val="480"/>
          <w:marRight w:val="0"/>
          <w:marTop w:val="0"/>
          <w:marBottom w:val="0"/>
          <w:divBdr>
            <w:top w:val="none" w:sz="0" w:space="0" w:color="auto"/>
            <w:left w:val="none" w:sz="0" w:space="0" w:color="auto"/>
            <w:bottom w:val="none" w:sz="0" w:space="0" w:color="auto"/>
            <w:right w:val="none" w:sz="0" w:space="0" w:color="auto"/>
          </w:divBdr>
        </w:div>
        <w:div w:id="543904842">
          <w:marLeft w:val="480"/>
          <w:marRight w:val="0"/>
          <w:marTop w:val="0"/>
          <w:marBottom w:val="0"/>
          <w:divBdr>
            <w:top w:val="none" w:sz="0" w:space="0" w:color="auto"/>
            <w:left w:val="none" w:sz="0" w:space="0" w:color="auto"/>
            <w:bottom w:val="none" w:sz="0" w:space="0" w:color="auto"/>
            <w:right w:val="none" w:sz="0" w:space="0" w:color="auto"/>
          </w:divBdr>
        </w:div>
        <w:div w:id="550264908">
          <w:marLeft w:val="480"/>
          <w:marRight w:val="0"/>
          <w:marTop w:val="0"/>
          <w:marBottom w:val="0"/>
          <w:divBdr>
            <w:top w:val="none" w:sz="0" w:space="0" w:color="auto"/>
            <w:left w:val="none" w:sz="0" w:space="0" w:color="auto"/>
            <w:bottom w:val="none" w:sz="0" w:space="0" w:color="auto"/>
            <w:right w:val="none" w:sz="0" w:space="0" w:color="auto"/>
          </w:divBdr>
        </w:div>
        <w:div w:id="590284926">
          <w:marLeft w:val="480"/>
          <w:marRight w:val="0"/>
          <w:marTop w:val="0"/>
          <w:marBottom w:val="0"/>
          <w:divBdr>
            <w:top w:val="none" w:sz="0" w:space="0" w:color="auto"/>
            <w:left w:val="none" w:sz="0" w:space="0" w:color="auto"/>
            <w:bottom w:val="none" w:sz="0" w:space="0" w:color="auto"/>
            <w:right w:val="none" w:sz="0" w:space="0" w:color="auto"/>
          </w:divBdr>
        </w:div>
        <w:div w:id="683289842">
          <w:marLeft w:val="480"/>
          <w:marRight w:val="0"/>
          <w:marTop w:val="0"/>
          <w:marBottom w:val="0"/>
          <w:divBdr>
            <w:top w:val="none" w:sz="0" w:space="0" w:color="auto"/>
            <w:left w:val="none" w:sz="0" w:space="0" w:color="auto"/>
            <w:bottom w:val="none" w:sz="0" w:space="0" w:color="auto"/>
            <w:right w:val="none" w:sz="0" w:space="0" w:color="auto"/>
          </w:divBdr>
        </w:div>
        <w:div w:id="696540794">
          <w:marLeft w:val="480"/>
          <w:marRight w:val="0"/>
          <w:marTop w:val="0"/>
          <w:marBottom w:val="0"/>
          <w:divBdr>
            <w:top w:val="none" w:sz="0" w:space="0" w:color="auto"/>
            <w:left w:val="none" w:sz="0" w:space="0" w:color="auto"/>
            <w:bottom w:val="none" w:sz="0" w:space="0" w:color="auto"/>
            <w:right w:val="none" w:sz="0" w:space="0" w:color="auto"/>
          </w:divBdr>
        </w:div>
        <w:div w:id="793837764">
          <w:marLeft w:val="480"/>
          <w:marRight w:val="0"/>
          <w:marTop w:val="0"/>
          <w:marBottom w:val="0"/>
          <w:divBdr>
            <w:top w:val="none" w:sz="0" w:space="0" w:color="auto"/>
            <w:left w:val="none" w:sz="0" w:space="0" w:color="auto"/>
            <w:bottom w:val="none" w:sz="0" w:space="0" w:color="auto"/>
            <w:right w:val="none" w:sz="0" w:space="0" w:color="auto"/>
          </w:divBdr>
        </w:div>
        <w:div w:id="806121432">
          <w:marLeft w:val="480"/>
          <w:marRight w:val="0"/>
          <w:marTop w:val="0"/>
          <w:marBottom w:val="0"/>
          <w:divBdr>
            <w:top w:val="none" w:sz="0" w:space="0" w:color="auto"/>
            <w:left w:val="none" w:sz="0" w:space="0" w:color="auto"/>
            <w:bottom w:val="none" w:sz="0" w:space="0" w:color="auto"/>
            <w:right w:val="none" w:sz="0" w:space="0" w:color="auto"/>
          </w:divBdr>
        </w:div>
        <w:div w:id="822477460">
          <w:marLeft w:val="480"/>
          <w:marRight w:val="0"/>
          <w:marTop w:val="0"/>
          <w:marBottom w:val="0"/>
          <w:divBdr>
            <w:top w:val="none" w:sz="0" w:space="0" w:color="auto"/>
            <w:left w:val="none" w:sz="0" w:space="0" w:color="auto"/>
            <w:bottom w:val="none" w:sz="0" w:space="0" w:color="auto"/>
            <w:right w:val="none" w:sz="0" w:space="0" w:color="auto"/>
          </w:divBdr>
        </w:div>
        <w:div w:id="844630928">
          <w:marLeft w:val="480"/>
          <w:marRight w:val="0"/>
          <w:marTop w:val="0"/>
          <w:marBottom w:val="0"/>
          <w:divBdr>
            <w:top w:val="none" w:sz="0" w:space="0" w:color="auto"/>
            <w:left w:val="none" w:sz="0" w:space="0" w:color="auto"/>
            <w:bottom w:val="none" w:sz="0" w:space="0" w:color="auto"/>
            <w:right w:val="none" w:sz="0" w:space="0" w:color="auto"/>
          </w:divBdr>
        </w:div>
        <w:div w:id="847258056">
          <w:marLeft w:val="480"/>
          <w:marRight w:val="0"/>
          <w:marTop w:val="0"/>
          <w:marBottom w:val="0"/>
          <w:divBdr>
            <w:top w:val="none" w:sz="0" w:space="0" w:color="auto"/>
            <w:left w:val="none" w:sz="0" w:space="0" w:color="auto"/>
            <w:bottom w:val="none" w:sz="0" w:space="0" w:color="auto"/>
            <w:right w:val="none" w:sz="0" w:space="0" w:color="auto"/>
          </w:divBdr>
        </w:div>
        <w:div w:id="880898753">
          <w:marLeft w:val="480"/>
          <w:marRight w:val="0"/>
          <w:marTop w:val="0"/>
          <w:marBottom w:val="0"/>
          <w:divBdr>
            <w:top w:val="none" w:sz="0" w:space="0" w:color="auto"/>
            <w:left w:val="none" w:sz="0" w:space="0" w:color="auto"/>
            <w:bottom w:val="none" w:sz="0" w:space="0" w:color="auto"/>
            <w:right w:val="none" w:sz="0" w:space="0" w:color="auto"/>
          </w:divBdr>
        </w:div>
      </w:divsChild>
    </w:div>
    <w:div w:id="459150655">
      <w:bodyDiv w:val="1"/>
      <w:marLeft w:val="0"/>
      <w:marRight w:val="0"/>
      <w:marTop w:val="0"/>
      <w:marBottom w:val="0"/>
      <w:divBdr>
        <w:top w:val="none" w:sz="0" w:space="0" w:color="auto"/>
        <w:left w:val="none" w:sz="0" w:space="0" w:color="auto"/>
        <w:bottom w:val="none" w:sz="0" w:space="0" w:color="auto"/>
        <w:right w:val="none" w:sz="0" w:space="0" w:color="auto"/>
      </w:divBdr>
      <w:divsChild>
        <w:div w:id="3097018">
          <w:marLeft w:val="480"/>
          <w:marRight w:val="0"/>
          <w:marTop w:val="0"/>
          <w:marBottom w:val="0"/>
          <w:divBdr>
            <w:top w:val="none" w:sz="0" w:space="0" w:color="auto"/>
            <w:left w:val="none" w:sz="0" w:space="0" w:color="auto"/>
            <w:bottom w:val="none" w:sz="0" w:space="0" w:color="auto"/>
            <w:right w:val="none" w:sz="0" w:space="0" w:color="auto"/>
          </w:divBdr>
        </w:div>
        <w:div w:id="41025629">
          <w:marLeft w:val="480"/>
          <w:marRight w:val="0"/>
          <w:marTop w:val="0"/>
          <w:marBottom w:val="0"/>
          <w:divBdr>
            <w:top w:val="none" w:sz="0" w:space="0" w:color="auto"/>
            <w:left w:val="none" w:sz="0" w:space="0" w:color="auto"/>
            <w:bottom w:val="none" w:sz="0" w:space="0" w:color="auto"/>
            <w:right w:val="none" w:sz="0" w:space="0" w:color="auto"/>
          </w:divBdr>
        </w:div>
        <w:div w:id="42868950">
          <w:marLeft w:val="480"/>
          <w:marRight w:val="0"/>
          <w:marTop w:val="0"/>
          <w:marBottom w:val="0"/>
          <w:divBdr>
            <w:top w:val="none" w:sz="0" w:space="0" w:color="auto"/>
            <w:left w:val="none" w:sz="0" w:space="0" w:color="auto"/>
            <w:bottom w:val="none" w:sz="0" w:space="0" w:color="auto"/>
            <w:right w:val="none" w:sz="0" w:space="0" w:color="auto"/>
          </w:divBdr>
        </w:div>
        <w:div w:id="158889524">
          <w:marLeft w:val="480"/>
          <w:marRight w:val="0"/>
          <w:marTop w:val="0"/>
          <w:marBottom w:val="0"/>
          <w:divBdr>
            <w:top w:val="none" w:sz="0" w:space="0" w:color="auto"/>
            <w:left w:val="none" w:sz="0" w:space="0" w:color="auto"/>
            <w:bottom w:val="none" w:sz="0" w:space="0" w:color="auto"/>
            <w:right w:val="none" w:sz="0" w:space="0" w:color="auto"/>
          </w:divBdr>
        </w:div>
        <w:div w:id="182911350">
          <w:marLeft w:val="480"/>
          <w:marRight w:val="0"/>
          <w:marTop w:val="0"/>
          <w:marBottom w:val="0"/>
          <w:divBdr>
            <w:top w:val="none" w:sz="0" w:space="0" w:color="auto"/>
            <w:left w:val="none" w:sz="0" w:space="0" w:color="auto"/>
            <w:bottom w:val="none" w:sz="0" w:space="0" w:color="auto"/>
            <w:right w:val="none" w:sz="0" w:space="0" w:color="auto"/>
          </w:divBdr>
        </w:div>
        <w:div w:id="215623582">
          <w:marLeft w:val="480"/>
          <w:marRight w:val="0"/>
          <w:marTop w:val="0"/>
          <w:marBottom w:val="0"/>
          <w:divBdr>
            <w:top w:val="none" w:sz="0" w:space="0" w:color="auto"/>
            <w:left w:val="none" w:sz="0" w:space="0" w:color="auto"/>
            <w:bottom w:val="none" w:sz="0" w:space="0" w:color="auto"/>
            <w:right w:val="none" w:sz="0" w:space="0" w:color="auto"/>
          </w:divBdr>
        </w:div>
        <w:div w:id="263079558">
          <w:marLeft w:val="480"/>
          <w:marRight w:val="0"/>
          <w:marTop w:val="0"/>
          <w:marBottom w:val="0"/>
          <w:divBdr>
            <w:top w:val="none" w:sz="0" w:space="0" w:color="auto"/>
            <w:left w:val="none" w:sz="0" w:space="0" w:color="auto"/>
            <w:bottom w:val="none" w:sz="0" w:space="0" w:color="auto"/>
            <w:right w:val="none" w:sz="0" w:space="0" w:color="auto"/>
          </w:divBdr>
        </w:div>
        <w:div w:id="279118410">
          <w:marLeft w:val="480"/>
          <w:marRight w:val="0"/>
          <w:marTop w:val="0"/>
          <w:marBottom w:val="0"/>
          <w:divBdr>
            <w:top w:val="none" w:sz="0" w:space="0" w:color="auto"/>
            <w:left w:val="none" w:sz="0" w:space="0" w:color="auto"/>
            <w:bottom w:val="none" w:sz="0" w:space="0" w:color="auto"/>
            <w:right w:val="none" w:sz="0" w:space="0" w:color="auto"/>
          </w:divBdr>
        </w:div>
        <w:div w:id="317927082">
          <w:marLeft w:val="480"/>
          <w:marRight w:val="0"/>
          <w:marTop w:val="0"/>
          <w:marBottom w:val="0"/>
          <w:divBdr>
            <w:top w:val="none" w:sz="0" w:space="0" w:color="auto"/>
            <w:left w:val="none" w:sz="0" w:space="0" w:color="auto"/>
            <w:bottom w:val="none" w:sz="0" w:space="0" w:color="auto"/>
            <w:right w:val="none" w:sz="0" w:space="0" w:color="auto"/>
          </w:divBdr>
        </w:div>
        <w:div w:id="331031829">
          <w:marLeft w:val="480"/>
          <w:marRight w:val="0"/>
          <w:marTop w:val="0"/>
          <w:marBottom w:val="0"/>
          <w:divBdr>
            <w:top w:val="none" w:sz="0" w:space="0" w:color="auto"/>
            <w:left w:val="none" w:sz="0" w:space="0" w:color="auto"/>
            <w:bottom w:val="none" w:sz="0" w:space="0" w:color="auto"/>
            <w:right w:val="none" w:sz="0" w:space="0" w:color="auto"/>
          </w:divBdr>
        </w:div>
        <w:div w:id="360521675">
          <w:marLeft w:val="480"/>
          <w:marRight w:val="0"/>
          <w:marTop w:val="0"/>
          <w:marBottom w:val="0"/>
          <w:divBdr>
            <w:top w:val="none" w:sz="0" w:space="0" w:color="auto"/>
            <w:left w:val="none" w:sz="0" w:space="0" w:color="auto"/>
            <w:bottom w:val="none" w:sz="0" w:space="0" w:color="auto"/>
            <w:right w:val="none" w:sz="0" w:space="0" w:color="auto"/>
          </w:divBdr>
        </w:div>
        <w:div w:id="400374432">
          <w:marLeft w:val="480"/>
          <w:marRight w:val="0"/>
          <w:marTop w:val="0"/>
          <w:marBottom w:val="0"/>
          <w:divBdr>
            <w:top w:val="none" w:sz="0" w:space="0" w:color="auto"/>
            <w:left w:val="none" w:sz="0" w:space="0" w:color="auto"/>
            <w:bottom w:val="none" w:sz="0" w:space="0" w:color="auto"/>
            <w:right w:val="none" w:sz="0" w:space="0" w:color="auto"/>
          </w:divBdr>
        </w:div>
        <w:div w:id="401948791">
          <w:marLeft w:val="480"/>
          <w:marRight w:val="0"/>
          <w:marTop w:val="0"/>
          <w:marBottom w:val="0"/>
          <w:divBdr>
            <w:top w:val="none" w:sz="0" w:space="0" w:color="auto"/>
            <w:left w:val="none" w:sz="0" w:space="0" w:color="auto"/>
            <w:bottom w:val="none" w:sz="0" w:space="0" w:color="auto"/>
            <w:right w:val="none" w:sz="0" w:space="0" w:color="auto"/>
          </w:divBdr>
        </w:div>
        <w:div w:id="430979082">
          <w:marLeft w:val="480"/>
          <w:marRight w:val="0"/>
          <w:marTop w:val="0"/>
          <w:marBottom w:val="0"/>
          <w:divBdr>
            <w:top w:val="none" w:sz="0" w:space="0" w:color="auto"/>
            <w:left w:val="none" w:sz="0" w:space="0" w:color="auto"/>
            <w:bottom w:val="none" w:sz="0" w:space="0" w:color="auto"/>
            <w:right w:val="none" w:sz="0" w:space="0" w:color="auto"/>
          </w:divBdr>
        </w:div>
        <w:div w:id="485820766">
          <w:marLeft w:val="480"/>
          <w:marRight w:val="0"/>
          <w:marTop w:val="0"/>
          <w:marBottom w:val="0"/>
          <w:divBdr>
            <w:top w:val="none" w:sz="0" w:space="0" w:color="auto"/>
            <w:left w:val="none" w:sz="0" w:space="0" w:color="auto"/>
            <w:bottom w:val="none" w:sz="0" w:space="0" w:color="auto"/>
            <w:right w:val="none" w:sz="0" w:space="0" w:color="auto"/>
          </w:divBdr>
        </w:div>
        <w:div w:id="603608873">
          <w:marLeft w:val="480"/>
          <w:marRight w:val="0"/>
          <w:marTop w:val="0"/>
          <w:marBottom w:val="0"/>
          <w:divBdr>
            <w:top w:val="none" w:sz="0" w:space="0" w:color="auto"/>
            <w:left w:val="none" w:sz="0" w:space="0" w:color="auto"/>
            <w:bottom w:val="none" w:sz="0" w:space="0" w:color="auto"/>
            <w:right w:val="none" w:sz="0" w:space="0" w:color="auto"/>
          </w:divBdr>
        </w:div>
        <w:div w:id="659817079">
          <w:marLeft w:val="480"/>
          <w:marRight w:val="0"/>
          <w:marTop w:val="0"/>
          <w:marBottom w:val="0"/>
          <w:divBdr>
            <w:top w:val="none" w:sz="0" w:space="0" w:color="auto"/>
            <w:left w:val="none" w:sz="0" w:space="0" w:color="auto"/>
            <w:bottom w:val="none" w:sz="0" w:space="0" w:color="auto"/>
            <w:right w:val="none" w:sz="0" w:space="0" w:color="auto"/>
          </w:divBdr>
        </w:div>
        <w:div w:id="663748784">
          <w:marLeft w:val="480"/>
          <w:marRight w:val="0"/>
          <w:marTop w:val="0"/>
          <w:marBottom w:val="0"/>
          <w:divBdr>
            <w:top w:val="none" w:sz="0" w:space="0" w:color="auto"/>
            <w:left w:val="none" w:sz="0" w:space="0" w:color="auto"/>
            <w:bottom w:val="none" w:sz="0" w:space="0" w:color="auto"/>
            <w:right w:val="none" w:sz="0" w:space="0" w:color="auto"/>
          </w:divBdr>
        </w:div>
        <w:div w:id="685330177">
          <w:marLeft w:val="480"/>
          <w:marRight w:val="0"/>
          <w:marTop w:val="0"/>
          <w:marBottom w:val="0"/>
          <w:divBdr>
            <w:top w:val="none" w:sz="0" w:space="0" w:color="auto"/>
            <w:left w:val="none" w:sz="0" w:space="0" w:color="auto"/>
            <w:bottom w:val="none" w:sz="0" w:space="0" w:color="auto"/>
            <w:right w:val="none" w:sz="0" w:space="0" w:color="auto"/>
          </w:divBdr>
        </w:div>
        <w:div w:id="721637408">
          <w:marLeft w:val="480"/>
          <w:marRight w:val="0"/>
          <w:marTop w:val="0"/>
          <w:marBottom w:val="0"/>
          <w:divBdr>
            <w:top w:val="none" w:sz="0" w:space="0" w:color="auto"/>
            <w:left w:val="none" w:sz="0" w:space="0" w:color="auto"/>
            <w:bottom w:val="none" w:sz="0" w:space="0" w:color="auto"/>
            <w:right w:val="none" w:sz="0" w:space="0" w:color="auto"/>
          </w:divBdr>
        </w:div>
        <w:div w:id="770593308">
          <w:marLeft w:val="480"/>
          <w:marRight w:val="0"/>
          <w:marTop w:val="0"/>
          <w:marBottom w:val="0"/>
          <w:divBdr>
            <w:top w:val="none" w:sz="0" w:space="0" w:color="auto"/>
            <w:left w:val="none" w:sz="0" w:space="0" w:color="auto"/>
            <w:bottom w:val="none" w:sz="0" w:space="0" w:color="auto"/>
            <w:right w:val="none" w:sz="0" w:space="0" w:color="auto"/>
          </w:divBdr>
        </w:div>
        <w:div w:id="794954448">
          <w:marLeft w:val="480"/>
          <w:marRight w:val="0"/>
          <w:marTop w:val="0"/>
          <w:marBottom w:val="0"/>
          <w:divBdr>
            <w:top w:val="none" w:sz="0" w:space="0" w:color="auto"/>
            <w:left w:val="none" w:sz="0" w:space="0" w:color="auto"/>
            <w:bottom w:val="none" w:sz="0" w:space="0" w:color="auto"/>
            <w:right w:val="none" w:sz="0" w:space="0" w:color="auto"/>
          </w:divBdr>
        </w:div>
        <w:div w:id="797451603">
          <w:marLeft w:val="480"/>
          <w:marRight w:val="0"/>
          <w:marTop w:val="0"/>
          <w:marBottom w:val="0"/>
          <w:divBdr>
            <w:top w:val="none" w:sz="0" w:space="0" w:color="auto"/>
            <w:left w:val="none" w:sz="0" w:space="0" w:color="auto"/>
            <w:bottom w:val="none" w:sz="0" w:space="0" w:color="auto"/>
            <w:right w:val="none" w:sz="0" w:space="0" w:color="auto"/>
          </w:divBdr>
        </w:div>
        <w:div w:id="836773517">
          <w:marLeft w:val="480"/>
          <w:marRight w:val="0"/>
          <w:marTop w:val="0"/>
          <w:marBottom w:val="0"/>
          <w:divBdr>
            <w:top w:val="none" w:sz="0" w:space="0" w:color="auto"/>
            <w:left w:val="none" w:sz="0" w:space="0" w:color="auto"/>
            <w:bottom w:val="none" w:sz="0" w:space="0" w:color="auto"/>
            <w:right w:val="none" w:sz="0" w:space="0" w:color="auto"/>
          </w:divBdr>
        </w:div>
      </w:divsChild>
    </w:div>
    <w:div w:id="459224452">
      <w:bodyDiv w:val="1"/>
      <w:marLeft w:val="0"/>
      <w:marRight w:val="0"/>
      <w:marTop w:val="0"/>
      <w:marBottom w:val="0"/>
      <w:divBdr>
        <w:top w:val="none" w:sz="0" w:space="0" w:color="auto"/>
        <w:left w:val="none" w:sz="0" w:space="0" w:color="auto"/>
        <w:bottom w:val="none" w:sz="0" w:space="0" w:color="auto"/>
        <w:right w:val="none" w:sz="0" w:space="0" w:color="auto"/>
      </w:divBdr>
    </w:div>
    <w:div w:id="459303837">
      <w:bodyDiv w:val="1"/>
      <w:marLeft w:val="0"/>
      <w:marRight w:val="0"/>
      <w:marTop w:val="0"/>
      <w:marBottom w:val="0"/>
      <w:divBdr>
        <w:top w:val="none" w:sz="0" w:space="0" w:color="auto"/>
        <w:left w:val="none" w:sz="0" w:space="0" w:color="auto"/>
        <w:bottom w:val="none" w:sz="0" w:space="0" w:color="auto"/>
        <w:right w:val="none" w:sz="0" w:space="0" w:color="auto"/>
      </w:divBdr>
    </w:div>
    <w:div w:id="459346605">
      <w:bodyDiv w:val="1"/>
      <w:marLeft w:val="0"/>
      <w:marRight w:val="0"/>
      <w:marTop w:val="0"/>
      <w:marBottom w:val="0"/>
      <w:divBdr>
        <w:top w:val="none" w:sz="0" w:space="0" w:color="auto"/>
        <w:left w:val="none" w:sz="0" w:space="0" w:color="auto"/>
        <w:bottom w:val="none" w:sz="0" w:space="0" w:color="auto"/>
        <w:right w:val="none" w:sz="0" w:space="0" w:color="auto"/>
      </w:divBdr>
    </w:div>
    <w:div w:id="459420878">
      <w:bodyDiv w:val="1"/>
      <w:marLeft w:val="0"/>
      <w:marRight w:val="0"/>
      <w:marTop w:val="0"/>
      <w:marBottom w:val="0"/>
      <w:divBdr>
        <w:top w:val="none" w:sz="0" w:space="0" w:color="auto"/>
        <w:left w:val="none" w:sz="0" w:space="0" w:color="auto"/>
        <w:bottom w:val="none" w:sz="0" w:space="0" w:color="auto"/>
        <w:right w:val="none" w:sz="0" w:space="0" w:color="auto"/>
      </w:divBdr>
    </w:div>
    <w:div w:id="459424263">
      <w:bodyDiv w:val="1"/>
      <w:marLeft w:val="0"/>
      <w:marRight w:val="0"/>
      <w:marTop w:val="0"/>
      <w:marBottom w:val="0"/>
      <w:divBdr>
        <w:top w:val="none" w:sz="0" w:space="0" w:color="auto"/>
        <w:left w:val="none" w:sz="0" w:space="0" w:color="auto"/>
        <w:bottom w:val="none" w:sz="0" w:space="0" w:color="auto"/>
        <w:right w:val="none" w:sz="0" w:space="0" w:color="auto"/>
      </w:divBdr>
    </w:div>
    <w:div w:id="459493407">
      <w:bodyDiv w:val="1"/>
      <w:marLeft w:val="0"/>
      <w:marRight w:val="0"/>
      <w:marTop w:val="0"/>
      <w:marBottom w:val="0"/>
      <w:divBdr>
        <w:top w:val="none" w:sz="0" w:space="0" w:color="auto"/>
        <w:left w:val="none" w:sz="0" w:space="0" w:color="auto"/>
        <w:bottom w:val="none" w:sz="0" w:space="0" w:color="auto"/>
        <w:right w:val="none" w:sz="0" w:space="0" w:color="auto"/>
      </w:divBdr>
    </w:div>
    <w:div w:id="459498121">
      <w:bodyDiv w:val="1"/>
      <w:marLeft w:val="0"/>
      <w:marRight w:val="0"/>
      <w:marTop w:val="0"/>
      <w:marBottom w:val="0"/>
      <w:divBdr>
        <w:top w:val="none" w:sz="0" w:space="0" w:color="auto"/>
        <w:left w:val="none" w:sz="0" w:space="0" w:color="auto"/>
        <w:bottom w:val="none" w:sz="0" w:space="0" w:color="auto"/>
        <w:right w:val="none" w:sz="0" w:space="0" w:color="auto"/>
      </w:divBdr>
      <w:divsChild>
        <w:div w:id="106704197">
          <w:marLeft w:val="480"/>
          <w:marRight w:val="0"/>
          <w:marTop w:val="0"/>
          <w:marBottom w:val="0"/>
          <w:divBdr>
            <w:top w:val="none" w:sz="0" w:space="0" w:color="auto"/>
            <w:left w:val="none" w:sz="0" w:space="0" w:color="auto"/>
            <w:bottom w:val="none" w:sz="0" w:space="0" w:color="auto"/>
            <w:right w:val="none" w:sz="0" w:space="0" w:color="auto"/>
          </w:divBdr>
        </w:div>
        <w:div w:id="151602545">
          <w:marLeft w:val="480"/>
          <w:marRight w:val="0"/>
          <w:marTop w:val="0"/>
          <w:marBottom w:val="0"/>
          <w:divBdr>
            <w:top w:val="none" w:sz="0" w:space="0" w:color="auto"/>
            <w:left w:val="none" w:sz="0" w:space="0" w:color="auto"/>
            <w:bottom w:val="none" w:sz="0" w:space="0" w:color="auto"/>
            <w:right w:val="none" w:sz="0" w:space="0" w:color="auto"/>
          </w:divBdr>
        </w:div>
        <w:div w:id="316610106">
          <w:marLeft w:val="480"/>
          <w:marRight w:val="0"/>
          <w:marTop w:val="0"/>
          <w:marBottom w:val="0"/>
          <w:divBdr>
            <w:top w:val="none" w:sz="0" w:space="0" w:color="auto"/>
            <w:left w:val="none" w:sz="0" w:space="0" w:color="auto"/>
            <w:bottom w:val="none" w:sz="0" w:space="0" w:color="auto"/>
            <w:right w:val="none" w:sz="0" w:space="0" w:color="auto"/>
          </w:divBdr>
        </w:div>
        <w:div w:id="319120551">
          <w:marLeft w:val="480"/>
          <w:marRight w:val="0"/>
          <w:marTop w:val="0"/>
          <w:marBottom w:val="0"/>
          <w:divBdr>
            <w:top w:val="none" w:sz="0" w:space="0" w:color="auto"/>
            <w:left w:val="none" w:sz="0" w:space="0" w:color="auto"/>
            <w:bottom w:val="none" w:sz="0" w:space="0" w:color="auto"/>
            <w:right w:val="none" w:sz="0" w:space="0" w:color="auto"/>
          </w:divBdr>
        </w:div>
        <w:div w:id="349912025">
          <w:marLeft w:val="480"/>
          <w:marRight w:val="0"/>
          <w:marTop w:val="0"/>
          <w:marBottom w:val="0"/>
          <w:divBdr>
            <w:top w:val="none" w:sz="0" w:space="0" w:color="auto"/>
            <w:left w:val="none" w:sz="0" w:space="0" w:color="auto"/>
            <w:bottom w:val="none" w:sz="0" w:space="0" w:color="auto"/>
            <w:right w:val="none" w:sz="0" w:space="0" w:color="auto"/>
          </w:divBdr>
        </w:div>
        <w:div w:id="390664395">
          <w:marLeft w:val="480"/>
          <w:marRight w:val="0"/>
          <w:marTop w:val="0"/>
          <w:marBottom w:val="0"/>
          <w:divBdr>
            <w:top w:val="none" w:sz="0" w:space="0" w:color="auto"/>
            <w:left w:val="none" w:sz="0" w:space="0" w:color="auto"/>
            <w:bottom w:val="none" w:sz="0" w:space="0" w:color="auto"/>
            <w:right w:val="none" w:sz="0" w:space="0" w:color="auto"/>
          </w:divBdr>
        </w:div>
        <w:div w:id="416365305">
          <w:marLeft w:val="480"/>
          <w:marRight w:val="0"/>
          <w:marTop w:val="0"/>
          <w:marBottom w:val="0"/>
          <w:divBdr>
            <w:top w:val="none" w:sz="0" w:space="0" w:color="auto"/>
            <w:left w:val="none" w:sz="0" w:space="0" w:color="auto"/>
            <w:bottom w:val="none" w:sz="0" w:space="0" w:color="auto"/>
            <w:right w:val="none" w:sz="0" w:space="0" w:color="auto"/>
          </w:divBdr>
        </w:div>
        <w:div w:id="430005007">
          <w:marLeft w:val="480"/>
          <w:marRight w:val="0"/>
          <w:marTop w:val="0"/>
          <w:marBottom w:val="0"/>
          <w:divBdr>
            <w:top w:val="none" w:sz="0" w:space="0" w:color="auto"/>
            <w:left w:val="none" w:sz="0" w:space="0" w:color="auto"/>
            <w:bottom w:val="none" w:sz="0" w:space="0" w:color="auto"/>
            <w:right w:val="none" w:sz="0" w:space="0" w:color="auto"/>
          </w:divBdr>
        </w:div>
        <w:div w:id="436102415">
          <w:marLeft w:val="480"/>
          <w:marRight w:val="0"/>
          <w:marTop w:val="0"/>
          <w:marBottom w:val="0"/>
          <w:divBdr>
            <w:top w:val="none" w:sz="0" w:space="0" w:color="auto"/>
            <w:left w:val="none" w:sz="0" w:space="0" w:color="auto"/>
            <w:bottom w:val="none" w:sz="0" w:space="0" w:color="auto"/>
            <w:right w:val="none" w:sz="0" w:space="0" w:color="auto"/>
          </w:divBdr>
        </w:div>
        <w:div w:id="464271737">
          <w:marLeft w:val="480"/>
          <w:marRight w:val="0"/>
          <w:marTop w:val="0"/>
          <w:marBottom w:val="0"/>
          <w:divBdr>
            <w:top w:val="none" w:sz="0" w:space="0" w:color="auto"/>
            <w:left w:val="none" w:sz="0" w:space="0" w:color="auto"/>
            <w:bottom w:val="none" w:sz="0" w:space="0" w:color="auto"/>
            <w:right w:val="none" w:sz="0" w:space="0" w:color="auto"/>
          </w:divBdr>
        </w:div>
        <w:div w:id="524288187">
          <w:marLeft w:val="480"/>
          <w:marRight w:val="0"/>
          <w:marTop w:val="0"/>
          <w:marBottom w:val="0"/>
          <w:divBdr>
            <w:top w:val="none" w:sz="0" w:space="0" w:color="auto"/>
            <w:left w:val="none" w:sz="0" w:space="0" w:color="auto"/>
            <w:bottom w:val="none" w:sz="0" w:space="0" w:color="auto"/>
            <w:right w:val="none" w:sz="0" w:space="0" w:color="auto"/>
          </w:divBdr>
        </w:div>
        <w:div w:id="539710963">
          <w:marLeft w:val="480"/>
          <w:marRight w:val="0"/>
          <w:marTop w:val="0"/>
          <w:marBottom w:val="0"/>
          <w:divBdr>
            <w:top w:val="none" w:sz="0" w:space="0" w:color="auto"/>
            <w:left w:val="none" w:sz="0" w:space="0" w:color="auto"/>
            <w:bottom w:val="none" w:sz="0" w:space="0" w:color="auto"/>
            <w:right w:val="none" w:sz="0" w:space="0" w:color="auto"/>
          </w:divBdr>
        </w:div>
        <w:div w:id="563953329">
          <w:marLeft w:val="480"/>
          <w:marRight w:val="0"/>
          <w:marTop w:val="0"/>
          <w:marBottom w:val="0"/>
          <w:divBdr>
            <w:top w:val="none" w:sz="0" w:space="0" w:color="auto"/>
            <w:left w:val="none" w:sz="0" w:space="0" w:color="auto"/>
            <w:bottom w:val="none" w:sz="0" w:space="0" w:color="auto"/>
            <w:right w:val="none" w:sz="0" w:space="0" w:color="auto"/>
          </w:divBdr>
        </w:div>
        <w:div w:id="654070069">
          <w:marLeft w:val="480"/>
          <w:marRight w:val="0"/>
          <w:marTop w:val="0"/>
          <w:marBottom w:val="0"/>
          <w:divBdr>
            <w:top w:val="none" w:sz="0" w:space="0" w:color="auto"/>
            <w:left w:val="none" w:sz="0" w:space="0" w:color="auto"/>
            <w:bottom w:val="none" w:sz="0" w:space="0" w:color="auto"/>
            <w:right w:val="none" w:sz="0" w:space="0" w:color="auto"/>
          </w:divBdr>
        </w:div>
        <w:div w:id="691880596">
          <w:marLeft w:val="480"/>
          <w:marRight w:val="0"/>
          <w:marTop w:val="0"/>
          <w:marBottom w:val="0"/>
          <w:divBdr>
            <w:top w:val="none" w:sz="0" w:space="0" w:color="auto"/>
            <w:left w:val="none" w:sz="0" w:space="0" w:color="auto"/>
            <w:bottom w:val="none" w:sz="0" w:space="0" w:color="auto"/>
            <w:right w:val="none" w:sz="0" w:space="0" w:color="auto"/>
          </w:divBdr>
        </w:div>
        <w:div w:id="726034862">
          <w:marLeft w:val="480"/>
          <w:marRight w:val="0"/>
          <w:marTop w:val="0"/>
          <w:marBottom w:val="0"/>
          <w:divBdr>
            <w:top w:val="none" w:sz="0" w:space="0" w:color="auto"/>
            <w:left w:val="none" w:sz="0" w:space="0" w:color="auto"/>
            <w:bottom w:val="none" w:sz="0" w:space="0" w:color="auto"/>
            <w:right w:val="none" w:sz="0" w:space="0" w:color="auto"/>
          </w:divBdr>
        </w:div>
        <w:div w:id="745108191">
          <w:marLeft w:val="480"/>
          <w:marRight w:val="0"/>
          <w:marTop w:val="0"/>
          <w:marBottom w:val="0"/>
          <w:divBdr>
            <w:top w:val="none" w:sz="0" w:space="0" w:color="auto"/>
            <w:left w:val="none" w:sz="0" w:space="0" w:color="auto"/>
            <w:bottom w:val="none" w:sz="0" w:space="0" w:color="auto"/>
            <w:right w:val="none" w:sz="0" w:space="0" w:color="auto"/>
          </w:divBdr>
        </w:div>
        <w:div w:id="752164898">
          <w:marLeft w:val="480"/>
          <w:marRight w:val="0"/>
          <w:marTop w:val="0"/>
          <w:marBottom w:val="0"/>
          <w:divBdr>
            <w:top w:val="none" w:sz="0" w:space="0" w:color="auto"/>
            <w:left w:val="none" w:sz="0" w:space="0" w:color="auto"/>
            <w:bottom w:val="none" w:sz="0" w:space="0" w:color="auto"/>
            <w:right w:val="none" w:sz="0" w:space="0" w:color="auto"/>
          </w:divBdr>
        </w:div>
        <w:div w:id="765810152">
          <w:marLeft w:val="480"/>
          <w:marRight w:val="0"/>
          <w:marTop w:val="0"/>
          <w:marBottom w:val="0"/>
          <w:divBdr>
            <w:top w:val="none" w:sz="0" w:space="0" w:color="auto"/>
            <w:left w:val="none" w:sz="0" w:space="0" w:color="auto"/>
            <w:bottom w:val="none" w:sz="0" w:space="0" w:color="auto"/>
            <w:right w:val="none" w:sz="0" w:space="0" w:color="auto"/>
          </w:divBdr>
        </w:div>
        <w:div w:id="771821645">
          <w:marLeft w:val="480"/>
          <w:marRight w:val="0"/>
          <w:marTop w:val="0"/>
          <w:marBottom w:val="0"/>
          <w:divBdr>
            <w:top w:val="none" w:sz="0" w:space="0" w:color="auto"/>
            <w:left w:val="none" w:sz="0" w:space="0" w:color="auto"/>
            <w:bottom w:val="none" w:sz="0" w:space="0" w:color="auto"/>
            <w:right w:val="none" w:sz="0" w:space="0" w:color="auto"/>
          </w:divBdr>
        </w:div>
        <w:div w:id="774787606">
          <w:marLeft w:val="480"/>
          <w:marRight w:val="0"/>
          <w:marTop w:val="0"/>
          <w:marBottom w:val="0"/>
          <w:divBdr>
            <w:top w:val="none" w:sz="0" w:space="0" w:color="auto"/>
            <w:left w:val="none" w:sz="0" w:space="0" w:color="auto"/>
            <w:bottom w:val="none" w:sz="0" w:space="0" w:color="auto"/>
            <w:right w:val="none" w:sz="0" w:space="0" w:color="auto"/>
          </w:divBdr>
        </w:div>
        <w:div w:id="833104780">
          <w:marLeft w:val="480"/>
          <w:marRight w:val="0"/>
          <w:marTop w:val="0"/>
          <w:marBottom w:val="0"/>
          <w:divBdr>
            <w:top w:val="none" w:sz="0" w:space="0" w:color="auto"/>
            <w:left w:val="none" w:sz="0" w:space="0" w:color="auto"/>
            <w:bottom w:val="none" w:sz="0" w:space="0" w:color="auto"/>
            <w:right w:val="none" w:sz="0" w:space="0" w:color="auto"/>
          </w:divBdr>
        </w:div>
        <w:div w:id="876819590">
          <w:marLeft w:val="480"/>
          <w:marRight w:val="0"/>
          <w:marTop w:val="0"/>
          <w:marBottom w:val="0"/>
          <w:divBdr>
            <w:top w:val="none" w:sz="0" w:space="0" w:color="auto"/>
            <w:left w:val="none" w:sz="0" w:space="0" w:color="auto"/>
            <w:bottom w:val="none" w:sz="0" w:space="0" w:color="auto"/>
            <w:right w:val="none" w:sz="0" w:space="0" w:color="auto"/>
          </w:divBdr>
        </w:div>
        <w:div w:id="905842731">
          <w:marLeft w:val="480"/>
          <w:marRight w:val="0"/>
          <w:marTop w:val="0"/>
          <w:marBottom w:val="0"/>
          <w:divBdr>
            <w:top w:val="none" w:sz="0" w:space="0" w:color="auto"/>
            <w:left w:val="none" w:sz="0" w:space="0" w:color="auto"/>
            <w:bottom w:val="none" w:sz="0" w:space="0" w:color="auto"/>
            <w:right w:val="none" w:sz="0" w:space="0" w:color="auto"/>
          </w:divBdr>
        </w:div>
      </w:divsChild>
    </w:div>
    <w:div w:id="459568200">
      <w:bodyDiv w:val="1"/>
      <w:marLeft w:val="0"/>
      <w:marRight w:val="0"/>
      <w:marTop w:val="0"/>
      <w:marBottom w:val="0"/>
      <w:divBdr>
        <w:top w:val="none" w:sz="0" w:space="0" w:color="auto"/>
        <w:left w:val="none" w:sz="0" w:space="0" w:color="auto"/>
        <w:bottom w:val="none" w:sz="0" w:space="0" w:color="auto"/>
        <w:right w:val="none" w:sz="0" w:space="0" w:color="auto"/>
      </w:divBdr>
    </w:div>
    <w:div w:id="459686505">
      <w:bodyDiv w:val="1"/>
      <w:marLeft w:val="0"/>
      <w:marRight w:val="0"/>
      <w:marTop w:val="0"/>
      <w:marBottom w:val="0"/>
      <w:divBdr>
        <w:top w:val="none" w:sz="0" w:space="0" w:color="auto"/>
        <w:left w:val="none" w:sz="0" w:space="0" w:color="auto"/>
        <w:bottom w:val="none" w:sz="0" w:space="0" w:color="auto"/>
        <w:right w:val="none" w:sz="0" w:space="0" w:color="auto"/>
      </w:divBdr>
    </w:div>
    <w:div w:id="459687384">
      <w:bodyDiv w:val="1"/>
      <w:marLeft w:val="0"/>
      <w:marRight w:val="0"/>
      <w:marTop w:val="0"/>
      <w:marBottom w:val="0"/>
      <w:divBdr>
        <w:top w:val="none" w:sz="0" w:space="0" w:color="auto"/>
        <w:left w:val="none" w:sz="0" w:space="0" w:color="auto"/>
        <w:bottom w:val="none" w:sz="0" w:space="0" w:color="auto"/>
        <w:right w:val="none" w:sz="0" w:space="0" w:color="auto"/>
      </w:divBdr>
    </w:div>
    <w:div w:id="459764956">
      <w:bodyDiv w:val="1"/>
      <w:marLeft w:val="0"/>
      <w:marRight w:val="0"/>
      <w:marTop w:val="0"/>
      <w:marBottom w:val="0"/>
      <w:divBdr>
        <w:top w:val="none" w:sz="0" w:space="0" w:color="auto"/>
        <w:left w:val="none" w:sz="0" w:space="0" w:color="auto"/>
        <w:bottom w:val="none" w:sz="0" w:space="0" w:color="auto"/>
        <w:right w:val="none" w:sz="0" w:space="0" w:color="auto"/>
      </w:divBdr>
    </w:div>
    <w:div w:id="459958022">
      <w:bodyDiv w:val="1"/>
      <w:marLeft w:val="0"/>
      <w:marRight w:val="0"/>
      <w:marTop w:val="0"/>
      <w:marBottom w:val="0"/>
      <w:divBdr>
        <w:top w:val="none" w:sz="0" w:space="0" w:color="auto"/>
        <w:left w:val="none" w:sz="0" w:space="0" w:color="auto"/>
        <w:bottom w:val="none" w:sz="0" w:space="0" w:color="auto"/>
        <w:right w:val="none" w:sz="0" w:space="0" w:color="auto"/>
      </w:divBdr>
    </w:div>
    <w:div w:id="460004214">
      <w:bodyDiv w:val="1"/>
      <w:marLeft w:val="0"/>
      <w:marRight w:val="0"/>
      <w:marTop w:val="0"/>
      <w:marBottom w:val="0"/>
      <w:divBdr>
        <w:top w:val="none" w:sz="0" w:space="0" w:color="auto"/>
        <w:left w:val="none" w:sz="0" w:space="0" w:color="auto"/>
        <w:bottom w:val="none" w:sz="0" w:space="0" w:color="auto"/>
        <w:right w:val="none" w:sz="0" w:space="0" w:color="auto"/>
      </w:divBdr>
    </w:div>
    <w:div w:id="460226557">
      <w:bodyDiv w:val="1"/>
      <w:marLeft w:val="0"/>
      <w:marRight w:val="0"/>
      <w:marTop w:val="0"/>
      <w:marBottom w:val="0"/>
      <w:divBdr>
        <w:top w:val="none" w:sz="0" w:space="0" w:color="auto"/>
        <w:left w:val="none" w:sz="0" w:space="0" w:color="auto"/>
        <w:bottom w:val="none" w:sz="0" w:space="0" w:color="auto"/>
        <w:right w:val="none" w:sz="0" w:space="0" w:color="auto"/>
      </w:divBdr>
    </w:div>
    <w:div w:id="460265004">
      <w:bodyDiv w:val="1"/>
      <w:marLeft w:val="0"/>
      <w:marRight w:val="0"/>
      <w:marTop w:val="0"/>
      <w:marBottom w:val="0"/>
      <w:divBdr>
        <w:top w:val="none" w:sz="0" w:space="0" w:color="auto"/>
        <w:left w:val="none" w:sz="0" w:space="0" w:color="auto"/>
        <w:bottom w:val="none" w:sz="0" w:space="0" w:color="auto"/>
        <w:right w:val="none" w:sz="0" w:space="0" w:color="auto"/>
      </w:divBdr>
    </w:div>
    <w:div w:id="460266686">
      <w:bodyDiv w:val="1"/>
      <w:marLeft w:val="0"/>
      <w:marRight w:val="0"/>
      <w:marTop w:val="0"/>
      <w:marBottom w:val="0"/>
      <w:divBdr>
        <w:top w:val="none" w:sz="0" w:space="0" w:color="auto"/>
        <w:left w:val="none" w:sz="0" w:space="0" w:color="auto"/>
        <w:bottom w:val="none" w:sz="0" w:space="0" w:color="auto"/>
        <w:right w:val="none" w:sz="0" w:space="0" w:color="auto"/>
      </w:divBdr>
    </w:div>
    <w:div w:id="460343590">
      <w:bodyDiv w:val="1"/>
      <w:marLeft w:val="0"/>
      <w:marRight w:val="0"/>
      <w:marTop w:val="0"/>
      <w:marBottom w:val="0"/>
      <w:divBdr>
        <w:top w:val="none" w:sz="0" w:space="0" w:color="auto"/>
        <w:left w:val="none" w:sz="0" w:space="0" w:color="auto"/>
        <w:bottom w:val="none" w:sz="0" w:space="0" w:color="auto"/>
        <w:right w:val="none" w:sz="0" w:space="0" w:color="auto"/>
      </w:divBdr>
    </w:div>
    <w:div w:id="460418136">
      <w:bodyDiv w:val="1"/>
      <w:marLeft w:val="0"/>
      <w:marRight w:val="0"/>
      <w:marTop w:val="0"/>
      <w:marBottom w:val="0"/>
      <w:divBdr>
        <w:top w:val="none" w:sz="0" w:space="0" w:color="auto"/>
        <w:left w:val="none" w:sz="0" w:space="0" w:color="auto"/>
        <w:bottom w:val="none" w:sz="0" w:space="0" w:color="auto"/>
        <w:right w:val="none" w:sz="0" w:space="0" w:color="auto"/>
      </w:divBdr>
    </w:div>
    <w:div w:id="460420648">
      <w:bodyDiv w:val="1"/>
      <w:marLeft w:val="0"/>
      <w:marRight w:val="0"/>
      <w:marTop w:val="0"/>
      <w:marBottom w:val="0"/>
      <w:divBdr>
        <w:top w:val="none" w:sz="0" w:space="0" w:color="auto"/>
        <w:left w:val="none" w:sz="0" w:space="0" w:color="auto"/>
        <w:bottom w:val="none" w:sz="0" w:space="0" w:color="auto"/>
        <w:right w:val="none" w:sz="0" w:space="0" w:color="auto"/>
      </w:divBdr>
    </w:div>
    <w:div w:id="460616933">
      <w:bodyDiv w:val="1"/>
      <w:marLeft w:val="0"/>
      <w:marRight w:val="0"/>
      <w:marTop w:val="0"/>
      <w:marBottom w:val="0"/>
      <w:divBdr>
        <w:top w:val="none" w:sz="0" w:space="0" w:color="auto"/>
        <w:left w:val="none" w:sz="0" w:space="0" w:color="auto"/>
        <w:bottom w:val="none" w:sz="0" w:space="0" w:color="auto"/>
        <w:right w:val="none" w:sz="0" w:space="0" w:color="auto"/>
      </w:divBdr>
    </w:div>
    <w:div w:id="460657733">
      <w:bodyDiv w:val="1"/>
      <w:marLeft w:val="0"/>
      <w:marRight w:val="0"/>
      <w:marTop w:val="0"/>
      <w:marBottom w:val="0"/>
      <w:divBdr>
        <w:top w:val="none" w:sz="0" w:space="0" w:color="auto"/>
        <w:left w:val="none" w:sz="0" w:space="0" w:color="auto"/>
        <w:bottom w:val="none" w:sz="0" w:space="0" w:color="auto"/>
        <w:right w:val="none" w:sz="0" w:space="0" w:color="auto"/>
      </w:divBdr>
    </w:div>
    <w:div w:id="460659781">
      <w:bodyDiv w:val="1"/>
      <w:marLeft w:val="0"/>
      <w:marRight w:val="0"/>
      <w:marTop w:val="0"/>
      <w:marBottom w:val="0"/>
      <w:divBdr>
        <w:top w:val="none" w:sz="0" w:space="0" w:color="auto"/>
        <w:left w:val="none" w:sz="0" w:space="0" w:color="auto"/>
        <w:bottom w:val="none" w:sz="0" w:space="0" w:color="auto"/>
        <w:right w:val="none" w:sz="0" w:space="0" w:color="auto"/>
      </w:divBdr>
    </w:div>
    <w:div w:id="460810583">
      <w:bodyDiv w:val="1"/>
      <w:marLeft w:val="0"/>
      <w:marRight w:val="0"/>
      <w:marTop w:val="0"/>
      <w:marBottom w:val="0"/>
      <w:divBdr>
        <w:top w:val="none" w:sz="0" w:space="0" w:color="auto"/>
        <w:left w:val="none" w:sz="0" w:space="0" w:color="auto"/>
        <w:bottom w:val="none" w:sz="0" w:space="0" w:color="auto"/>
        <w:right w:val="none" w:sz="0" w:space="0" w:color="auto"/>
      </w:divBdr>
    </w:div>
    <w:div w:id="461003578">
      <w:bodyDiv w:val="1"/>
      <w:marLeft w:val="0"/>
      <w:marRight w:val="0"/>
      <w:marTop w:val="0"/>
      <w:marBottom w:val="0"/>
      <w:divBdr>
        <w:top w:val="none" w:sz="0" w:space="0" w:color="auto"/>
        <w:left w:val="none" w:sz="0" w:space="0" w:color="auto"/>
        <w:bottom w:val="none" w:sz="0" w:space="0" w:color="auto"/>
        <w:right w:val="none" w:sz="0" w:space="0" w:color="auto"/>
      </w:divBdr>
    </w:div>
    <w:div w:id="461003863">
      <w:bodyDiv w:val="1"/>
      <w:marLeft w:val="0"/>
      <w:marRight w:val="0"/>
      <w:marTop w:val="0"/>
      <w:marBottom w:val="0"/>
      <w:divBdr>
        <w:top w:val="none" w:sz="0" w:space="0" w:color="auto"/>
        <w:left w:val="none" w:sz="0" w:space="0" w:color="auto"/>
        <w:bottom w:val="none" w:sz="0" w:space="0" w:color="auto"/>
        <w:right w:val="none" w:sz="0" w:space="0" w:color="auto"/>
      </w:divBdr>
    </w:div>
    <w:div w:id="461462512">
      <w:bodyDiv w:val="1"/>
      <w:marLeft w:val="0"/>
      <w:marRight w:val="0"/>
      <w:marTop w:val="0"/>
      <w:marBottom w:val="0"/>
      <w:divBdr>
        <w:top w:val="none" w:sz="0" w:space="0" w:color="auto"/>
        <w:left w:val="none" w:sz="0" w:space="0" w:color="auto"/>
        <w:bottom w:val="none" w:sz="0" w:space="0" w:color="auto"/>
        <w:right w:val="none" w:sz="0" w:space="0" w:color="auto"/>
      </w:divBdr>
    </w:div>
    <w:div w:id="461465012">
      <w:bodyDiv w:val="1"/>
      <w:marLeft w:val="0"/>
      <w:marRight w:val="0"/>
      <w:marTop w:val="0"/>
      <w:marBottom w:val="0"/>
      <w:divBdr>
        <w:top w:val="none" w:sz="0" w:space="0" w:color="auto"/>
        <w:left w:val="none" w:sz="0" w:space="0" w:color="auto"/>
        <w:bottom w:val="none" w:sz="0" w:space="0" w:color="auto"/>
        <w:right w:val="none" w:sz="0" w:space="0" w:color="auto"/>
      </w:divBdr>
    </w:div>
    <w:div w:id="461504932">
      <w:bodyDiv w:val="1"/>
      <w:marLeft w:val="0"/>
      <w:marRight w:val="0"/>
      <w:marTop w:val="0"/>
      <w:marBottom w:val="0"/>
      <w:divBdr>
        <w:top w:val="none" w:sz="0" w:space="0" w:color="auto"/>
        <w:left w:val="none" w:sz="0" w:space="0" w:color="auto"/>
        <w:bottom w:val="none" w:sz="0" w:space="0" w:color="auto"/>
        <w:right w:val="none" w:sz="0" w:space="0" w:color="auto"/>
      </w:divBdr>
    </w:div>
    <w:div w:id="461582869">
      <w:bodyDiv w:val="1"/>
      <w:marLeft w:val="0"/>
      <w:marRight w:val="0"/>
      <w:marTop w:val="0"/>
      <w:marBottom w:val="0"/>
      <w:divBdr>
        <w:top w:val="none" w:sz="0" w:space="0" w:color="auto"/>
        <w:left w:val="none" w:sz="0" w:space="0" w:color="auto"/>
        <w:bottom w:val="none" w:sz="0" w:space="0" w:color="auto"/>
        <w:right w:val="none" w:sz="0" w:space="0" w:color="auto"/>
      </w:divBdr>
    </w:div>
    <w:div w:id="461727851">
      <w:bodyDiv w:val="1"/>
      <w:marLeft w:val="0"/>
      <w:marRight w:val="0"/>
      <w:marTop w:val="0"/>
      <w:marBottom w:val="0"/>
      <w:divBdr>
        <w:top w:val="none" w:sz="0" w:space="0" w:color="auto"/>
        <w:left w:val="none" w:sz="0" w:space="0" w:color="auto"/>
        <w:bottom w:val="none" w:sz="0" w:space="0" w:color="auto"/>
        <w:right w:val="none" w:sz="0" w:space="0" w:color="auto"/>
      </w:divBdr>
    </w:div>
    <w:div w:id="461775169">
      <w:bodyDiv w:val="1"/>
      <w:marLeft w:val="0"/>
      <w:marRight w:val="0"/>
      <w:marTop w:val="0"/>
      <w:marBottom w:val="0"/>
      <w:divBdr>
        <w:top w:val="none" w:sz="0" w:space="0" w:color="auto"/>
        <w:left w:val="none" w:sz="0" w:space="0" w:color="auto"/>
        <w:bottom w:val="none" w:sz="0" w:space="0" w:color="auto"/>
        <w:right w:val="none" w:sz="0" w:space="0" w:color="auto"/>
      </w:divBdr>
    </w:div>
    <w:div w:id="461846514">
      <w:bodyDiv w:val="1"/>
      <w:marLeft w:val="0"/>
      <w:marRight w:val="0"/>
      <w:marTop w:val="0"/>
      <w:marBottom w:val="0"/>
      <w:divBdr>
        <w:top w:val="none" w:sz="0" w:space="0" w:color="auto"/>
        <w:left w:val="none" w:sz="0" w:space="0" w:color="auto"/>
        <w:bottom w:val="none" w:sz="0" w:space="0" w:color="auto"/>
        <w:right w:val="none" w:sz="0" w:space="0" w:color="auto"/>
      </w:divBdr>
    </w:div>
    <w:div w:id="461994716">
      <w:bodyDiv w:val="1"/>
      <w:marLeft w:val="0"/>
      <w:marRight w:val="0"/>
      <w:marTop w:val="0"/>
      <w:marBottom w:val="0"/>
      <w:divBdr>
        <w:top w:val="none" w:sz="0" w:space="0" w:color="auto"/>
        <w:left w:val="none" w:sz="0" w:space="0" w:color="auto"/>
        <w:bottom w:val="none" w:sz="0" w:space="0" w:color="auto"/>
        <w:right w:val="none" w:sz="0" w:space="0" w:color="auto"/>
      </w:divBdr>
      <w:divsChild>
        <w:div w:id="105972017">
          <w:marLeft w:val="480"/>
          <w:marRight w:val="0"/>
          <w:marTop w:val="0"/>
          <w:marBottom w:val="0"/>
          <w:divBdr>
            <w:top w:val="none" w:sz="0" w:space="0" w:color="auto"/>
            <w:left w:val="none" w:sz="0" w:space="0" w:color="auto"/>
            <w:bottom w:val="none" w:sz="0" w:space="0" w:color="auto"/>
            <w:right w:val="none" w:sz="0" w:space="0" w:color="auto"/>
          </w:divBdr>
        </w:div>
        <w:div w:id="195852051">
          <w:marLeft w:val="480"/>
          <w:marRight w:val="0"/>
          <w:marTop w:val="0"/>
          <w:marBottom w:val="0"/>
          <w:divBdr>
            <w:top w:val="none" w:sz="0" w:space="0" w:color="auto"/>
            <w:left w:val="none" w:sz="0" w:space="0" w:color="auto"/>
            <w:bottom w:val="none" w:sz="0" w:space="0" w:color="auto"/>
            <w:right w:val="none" w:sz="0" w:space="0" w:color="auto"/>
          </w:divBdr>
        </w:div>
        <w:div w:id="213201973">
          <w:marLeft w:val="480"/>
          <w:marRight w:val="0"/>
          <w:marTop w:val="0"/>
          <w:marBottom w:val="0"/>
          <w:divBdr>
            <w:top w:val="none" w:sz="0" w:space="0" w:color="auto"/>
            <w:left w:val="none" w:sz="0" w:space="0" w:color="auto"/>
            <w:bottom w:val="none" w:sz="0" w:space="0" w:color="auto"/>
            <w:right w:val="none" w:sz="0" w:space="0" w:color="auto"/>
          </w:divBdr>
        </w:div>
        <w:div w:id="213860229">
          <w:marLeft w:val="480"/>
          <w:marRight w:val="0"/>
          <w:marTop w:val="0"/>
          <w:marBottom w:val="0"/>
          <w:divBdr>
            <w:top w:val="none" w:sz="0" w:space="0" w:color="auto"/>
            <w:left w:val="none" w:sz="0" w:space="0" w:color="auto"/>
            <w:bottom w:val="none" w:sz="0" w:space="0" w:color="auto"/>
            <w:right w:val="none" w:sz="0" w:space="0" w:color="auto"/>
          </w:divBdr>
        </w:div>
        <w:div w:id="415981727">
          <w:marLeft w:val="480"/>
          <w:marRight w:val="0"/>
          <w:marTop w:val="0"/>
          <w:marBottom w:val="0"/>
          <w:divBdr>
            <w:top w:val="none" w:sz="0" w:space="0" w:color="auto"/>
            <w:left w:val="none" w:sz="0" w:space="0" w:color="auto"/>
            <w:bottom w:val="none" w:sz="0" w:space="0" w:color="auto"/>
            <w:right w:val="none" w:sz="0" w:space="0" w:color="auto"/>
          </w:divBdr>
        </w:div>
        <w:div w:id="444081085">
          <w:marLeft w:val="480"/>
          <w:marRight w:val="0"/>
          <w:marTop w:val="0"/>
          <w:marBottom w:val="0"/>
          <w:divBdr>
            <w:top w:val="none" w:sz="0" w:space="0" w:color="auto"/>
            <w:left w:val="none" w:sz="0" w:space="0" w:color="auto"/>
            <w:bottom w:val="none" w:sz="0" w:space="0" w:color="auto"/>
            <w:right w:val="none" w:sz="0" w:space="0" w:color="auto"/>
          </w:divBdr>
        </w:div>
        <w:div w:id="587545453">
          <w:marLeft w:val="480"/>
          <w:marRight w:val="0"/>
          <w:marTop w:val="0"/>
          <w:marBottom w:val="0"/>
          <w:divBdr>
            <w:top w:val="none" w:sz="0" w:space="0" w:color="auto"/>
            <w:left w:val="none" w:sz="0" w:space="0" w:color="auto"/>
            <w:bottom w:val="none" w:sz="0" w:space="0" w:color="auto"/>
            <w:right w:val="none" w:sz="0" w:space="0" w:color="auto"/>
          </w:divBdr>
        </w:div>
        <w:div w:id="621881457">
          <w:marLeft w:val="480"/>
          <w:marRight w:val="0"/>
          <w:marTop w:val="0"/>
          <w:marBottom w:val="0"/>
          <w:divBdr>
            <w:top w:val="none" w:sz="0" w:space="0" w:color="auto"/>
            <w:left w:val="none" w:sz="0" w:space="0" w:color="auto"/>
            <w:bottom w:val="none" w:sz="0" w:space="0" w:color="auto"/>
            <w:right w:val="none" w:sz="0" w:space="0" w:color="auto"/>
          </w:divBdr>
        </w:div>
        <w:div w:id="626082190">
          <w:marLeft w:val="480"/>
          <w:marRight w:val="0"/>
          <w:marTop w:val="0"/>
          <w:marBottom w:val="0"/>
          <w:divBdr>
            <w:top w:val="none" w:sz="0" w:space="0" w:color="auto"/>
            <w:left w:val="none" w:sz="0" w:space="0" w:color="auto"/>
            <w:bottom w:val="none" w:sz="0" w:space="0" w:color="auto"/>
            <w:right w:val="none" w:sz="0" w:space="0" w:color="auto"/>
          </w:divBdr>
        </w:div>
        <w:div w:id="732772383">
          <w:marLeft w:val="480"/>
          <w:marRight w:val="0"/>
          <w:marTop w:val="0"/>
          <w:marBottom w:val="0"/>
          <w:divBdr>
            <w:top w:val="none" w:sz="0" w:space="0" w:color="auto"/>
            <w:left w:val="none" w:sz="0" w:space="0" w:color="auto"/>
            <w:bottom w:val="none" w:sz="0" w:space="0" w:color="auto"/>
            <w:right w:val="none" w:sz="0" w:space="0" w:color="auto"/>
          </w:divBdr>
        </w:div>
        <w:div w:id="777219136">
          <w:marLeft w:val="480"/>
          <w:marRight w:val="0"/>
          <w:marTop w:val="0"/>
          <w:marBottom w:val="0"/>
          <w:divBdr>
            <w:top w:val="none" w:sz="0" w:space="0" w:color="auto"/>
            <w:left w:val="none" w:sz="0" w:space="0" w:color="auto"/>
            <w:bottom w:val="none" w:sz="0" w:space="0" w:color="auto"/>
            <w:right w:val="none" w:sz="0" w:space="0" w:color="auto"/>
          </w:divBdr>
        </w:div>
        <w:div w:id="869491604">
          <w:marLeft w:val="480"/>
          <w:marRight w:val="0"/>
          <w:marTop w:val="0"/>
          <w:marBottom w:val="0"/>
          <w:divBdr>
            <w:top w:val="none" w:sz="0" w:space="0" w:color="auto"/>
            <w:left w:val="none" w:sz="0" w:space="0" w:color="auto"/>
            <w:bottom w:val="none" w:sz="0" w:space="0" w:color="auto"/>
            <w:right w:val="none" w:sz="0" w:space="0" w:color="auto"/>
          </w:divBdr>
        </w:div>
        <w:div w:id="891430810">
          <w:marLeft w:val="480"/>
          <w:marRight w:val="0"/>
          <w:marTop w:val="0"/>
          <w:marBottom w:val="0"/>
          <w:divBdr>
            <w:top w:val="none" w:sz="0" w:space="0" w:color="auto"/>
            <w:left w:val="none" w:sz="0" w:space="0" w:color="auto"/>
            <w:bottom w:val="none" w:sz="0" w:space="0" w:color="auto"/>
            <w:right w:val="none" w:sz="0" w:space="0" w:color="auto"/>
          </w:divBdr>
        </w:div>
      </w:divsChild>
    </w:div>
    <w:div w:id="462191150">
      <w:bodyDiv w:val="1"/>
      <w:marLeft w:val="0"/>
      <w:marRight w:val="0"/>
      <w:marTop w:val="0"/>
      <w:marBottom w:val="0"/>
      <w:divBdr>
        <w:top w:val="none" w:sz="0" w:space="0" w:color="auto"/>
        <w:left w:val="none" w:sz="0" w:space="0" w:color="auto"/>
        <w:bottom w:val="none" w:sz="0" w:space="0" w:color="auto"/>
        <w:right w:val="none" w:sz="0" w:space="0" w:color="auto"/>
      </w:divBdr>
    </w:div>
    <w:div w:id="462192371">
      <w:bodyDiv w:val="1"/>
      <w:marLeft w:val="0"/>
      <w:marRight w:val="0"/>
      <w:marTop w:val="0"/>
      <w:marBottom w:val="0"/>
      <w:divBdr>
        <w:top w:val="none" w:sz="0" w:space="0" w:color="auto"/>
        <w:left w:val="none" w:sz="0" w:space="0" w:color="auto"/>
        <w:bottom w:val="none" w:sz="0" w:space="0" w:color="auto"/>
        <w:right w:val="none" w:sz="0" w:space="0" w:color="auto"/>
      </w:divBdr>
    </w:div>
    <w:div w:id="462235294">
      <w:bodyDiv w:val="1"/>
      <w:marLeft w:val="0"/>
      <w:marRight w:val="0"/>
      <w:marTop w:val="0"/>
      <w:marBottom w:val="0"/>
      <w:divBdr>
        <w:top w:val="none" w:sz="0" w:space="0" w:color="auto"/>
        <w:left w:val="none" w:sz="0" w:space="0" w:color="auto"/>
        <w:bottom w:val="none" w:sz="0" w:space="0" w:color="auto"/>
        <w:right w:val="none" w:sz="0" w:space="0" w:color="auto"/>
      </w:divBdr>
    </w:div>
    <w:div w:id="462382956">
      <w:bodyDiv w:val="1"/>
      <w:marLeft w:val="0"/>
      <w:marRight w:val="0"/>
      <w:marTop w:val="0"/>
      <w:marBottom w:val="0"/>
      <w:divBdr>
        <w:top w:val="none" w:sz="0" w:space="0" w:color="auto"/>
        <w:left w:val="none" w:sz="0" w:space="0" w:color="auto"/>
        <w:bottom w:val="none" w:sz="0" w:space="0" w:color="auto"/>
        <w:right w:val="none" w:sz="0" w:space="0" w:color="auto"/>
      </w:divBdr>
    </w:div>
    <w:div w:id="462430101">
      <w:bodyDiv w:val="1"/>
      <w:marLeft w:val="0"/>
      <w:marRight w:val="0"/>
      <w:marTop w:val="0"/>
      <w:marBottom w:val="0"/>
      <w:divBdr>
        <w:top w:val="none" w:sz="0" w:space="0" w:color="auto"/>
        <w:left w:val="none" w:sz="0" w:space="0" w:color="auto"/>
        <w:bottom w:val="none" w:sz="0" w:space="0" w:color="auto"/>
        <w:right w:val="none" w:sz="0" w:space="0" w:color="auto"/>
      </w:divBdr>
    </w:div>
    <w:div w:id="462504865">
      <w:bodyDiv w:val="1"/>
      <w:marLeft w:val="0"/>
      <w:marRight w:val="0"/>
      <w:marTop w:val="0"/>
      <w:marBottom w:val="0"/>
      <w:divBdr>
        <w:top w:val="none" w:sz="0" w:space="0" w:color="auto"/>
        <w:left w:val="none" w:sz="0" w:space="0" w:color="auto"/>
        <w:bottom w:val="none" w:sz="0" w:space="0" w:color="auto"/>
        <w:right w:val="none" w:sz="0" w:space="0" w:color="auto"/>
      </w:divBdr>
    </w:div>
    <w:div w:id="462577735">
      <w:bodyDiv w:val="1"/>
      <w:marLeft w:val="0"/>
      <w:marRight w:val="0"/>
      <w:marTop w:val="0"/>
      <w:marBottom w:val="0"/>
      <w:divBdr>
        <w:top w:val="none" w:sz="0" w:space="0" w:color="auto"/>
        <w:left w:val="none" w:sz="0" w:space="0" w:color="auto"/>
        <w:bottom w:val="none" w:sz="0" w:space="0" w:color="auto"/>
        <w:right w:val="none" w:sz="0" w:space="0" w:color="auto"/>
      </w:divBdr>
    </w:div>
    <w:div w:id="462578448">
      <w:bodyDiv w:val="1"/>
      <w:marLeft w:val="0"/>
      <w:marRight w:val="0"/>
      <w:marTop w:val="0"/>
      <w:marBottom w:val="0"/>
      <w:divBdr>
        <w:top w:val="none" w:sz="0" w:space="0" w:color="auto"/>
        <w:left w:val="none" w:sz="0" w:space="0" w:color="auto"/>
        <w:bottom w:val="none" w:sz="0" w:space="0" w:color="auto"/>
        <w:right w:val="none" w:sz="0" w:space="0" w:color="auto"/>
      </w:divBdr>
    </w:div>
    <w:div w:id="462579031">
      <w:bodyDiv w:val="1"/>
      <w:marLeft w:val="0"/>
      <w:marRight w:val="0"/>
      <w:marTop w:val="0"/>
      <w:marBottom w:val="0"/>
      <w:divBdr>
        <w:top w:val="none" w:sz="0" w:space="0" w:color="auto"/>
        <w:left w:val="none" w:sz="0" w:space="0" w:color="auto"/>
        <w:bottom w:val="none" w:sz="0" w:space="0" w:color="auto"/>
        <w:right w:val="none" w:sz="0" w:space="0" w:color="auto"/>
      </w:divBdr>
    </w:div>
    <w:div w:id="462581733">
      <w:bodyDiv w:val="1"/>
      <w:marLeft w:val="0"/>
      <w:marRight w:val="0"/>
      <w:marTop w:val="0"/>
      <w:marBottom w:val="0"/>
      <w:divBdr>
        <w:top w:val="none" w:sz="0" w:space="0" w:color="auto"/>
        <w:left w:val="none" w:sz="0" w:space="0" w:color="auto"/>
        <w:bottom w:val="none" w:sz="0" w:space="0" w:color="auto"/>
        <w:right w:val="none" w:sz="0" w:space="0" w:color="auto"/>
      </w:divBdr>
      <w:divsChild>
        <w:div w:id="18896661">
          <w:marLeft w:val="480"/>
          <w:marRight w:val="0"/>
          <w:marTop w:val="0"/>
          <w:marBottom w:val="0"/>
          <w:divBdr>
            <w:top w:val="none" w:sz="0" w:space="0" w:color="auto"/>
            <w:left w:val="none" w:sz="0" w:space="0" w:color="auto"/>
            <w:bottom w:val="none" w:sz="0" w:space="0" w:color="auto"/>
            <w:right w:val="none" w:sz="0" w:space="0" w:color="auto"/>
          </w:divBdr>
        </w:div>
        <w:div w:id="61415109">
          <w:marLeft w:val="480"/>
          <w:marRight w:val="0"/>
          <w:marTop w:val="0"/>
          <w:marBottom w:val="0"/>
          <w:divBdr>
            <w:top w:val="none" w:sz="0" w:space="0" w:color="auto"/>
            <w:left w:val="none" w:sz="0" w:space="0" w:color="auto"/>
            <w:bottom w:val="none" w:sz="0" w:space="0" w:color="auto"/>
            <w:right w:val="none" w:sz="0" w:space="0" w:color="auto"/>
          </w:divBdr>
        </w:div>
        <w:div w:id="80955435">
          <w:marLeft w:val="480"/>
          <w:marRight w:val="0"/>
          <w:marTop w:val="0"/>
          <w:marBottom w:val="0"/>
          <w:divBdr>
            <w:top w:val="none" w:sz="0" w:space="0" w:color="auto"/>
            <w:left w:val="none" w:sz="0" w:space="0" w:color="auto"/>
            <w:bottom w:val="none" w:sz="0" w:space="0" w:color="auto"/>
            <w:right w:val="none" w:sz="0" w:space="0" w:color="auto"/>
          </w:divBdr>
        </w:div>
        <w:div w:id="98373492">
          <w:marLeft w:val="480"/>
          <w:marRight w:val="0"/>
          <w:marTop w:val="0"/>
          <w:marBottom w:val="0"/>
          <w:divBdr>
            <w:top w:val="none" w:sz="0" w:space="0" w:color="auto"/>
            <w:left w:val="none" w:sz="0" w:space="0" w:color="auto"/>
            <w:bottom w:val="none" w:sz="0" w:space="0" w:color="auto"/>
            <w:right w:val="none" w:sz="0" w:space="0" w:color="auto"/>
          </w:divBdr>
        </w:div>
        <w:div w:id="196361307">
          <w:marLeft w:val="480"/>
          <w:marRight w:val="0"/>
          <w:marTop w:val="0"/>
          <w:marBottom w:val="0"/>
          <w:divBdr>
            <w:top w:val="none" w:sz="0" w:space="0" w:color="auto"/>
            <w:left w:val="none" w:sz="0" w:space="0" w:color="auto"/>
            <w:bottom w:val="none" w:sz="0" w:space="0" w:color="auto"/>
            <w:right w:val="none" w:sz="0" w:space="0" w:color="auto"/>
          </w:divBdr>
        </w:div>
        <w:div w:id="304703733">
          <w:marLeft w:val="480"/>
          <w:marRight w:val="0"/>
          <w:marTop w:val="0"/>
          <w:marBottom w:val="0"/>
          <w:divBdr>
            <w:top w:val="none" w:sz="0" w:space="0" w:color="auto"/>
            <w:left w:val="none" w:sz="0" w:space="0" w:color="auto"/>
            <w:bottom w:val="none" w:sz="0" w:space="0" w:color="auto"/>
            <w:right w:val="none" w:sz="0" w:space="0" w:color="auto"/>
          </w:divBdr>
        </w:div>
        <w:div w:id="377896047">
          <w:marLeft w:val="480"/>
          <w:marRight w:val="0"/>
          <w:marTop w:val="0"/>
          <w:marBottom w:val="0"/>
          <w:divBdr>
            <w:top w:val="none" w:sz="0" w:space="0" w:color="auto"/>
            <w:left w:val="none" w:sz="0" w:space="0" w:color="auto"/>
            <w:bottom w:val="none" w:sz="0" w:space="0" w:color="auto"/>
            <w:right w:val="none" w:sz="0" w:space="0" w:color="auto"/>
          </w:divBdr>
        </w:div>
        <w:div w:id="423385871">
          <w:marLeft w:val="480"/>
          <w:marRight w:val="0"/>
          <w:marTop w:val="0"/>
          <w:marBottom w:val="0"/>
          <w:divBdr>
            <w:top w:val="none" w:sz="0" w:space="0" w:color="auto"/>
            <w:left w:val="none" w:sz="0" w:space="0" w:color="auto"/>
            <w:bottom w:val="none" w:sz="0" w:space="0" w:color="auto"/>
            <w:right w:val="none" w:sz="0" w:space="0" w:color="auto"/>
          </w:divBdr>
        </w:div>
        <w:div w:id="545681964">
          <w:marLeft w:val="480"/>
          <w:marRight w:val="0"/>
          <w:marTop w:val="0"/>
          <w:marBottom w:val="0"/>
          <w:divBdr>
            <w:top w:val="none" w:sz="0" w:space="0" w:color="auto"/>
            <w:left w:val="none" w:sz="0" w:space="0" w:color="auto"/>
            <w:bottom w:val="none" w:sz="0" w:space="0" w:color="auto"/>
            <w:right w:val="none" w:sz="0" w:space="0" w:color="auto"/>
          </w:divBdr>
        </w:div>
        <w:div w:id="555969850">
          <w:marLeft w:val="480"/>
          <w:marRight w:val="0"/>
          <w:marTop w:val="0"/>
          <w:marBottom w:val="0"/>
          <w:divBdr>
            <w:top w:val="none" w:sz="0" w:space="0" w:color="auto"/>
            <w:left w:val="none" w:sz="0" w:space="0" w:color="auto"/>
            <w:bottom w:val="none" w:sz="0" w:space="0" w:color="auto"/>
            <w:right w:val="none" w:sz="0" w:space="0" w:color="auto"/>
          </w:divBdr>
        </w:div>
        <w:div w:id="603802290">
          <w:marLeft w:val="480"/>
          <w:marRight w:val="0"/>
          <w:marTop w:val="0"/>
          <w:marBottom w:val="0"/>
          <w:divBdr>
            <w:top w:val="none" w:sz="0" w:space="0" w:color="auto"/>
            <w:left w:val="none" w:sz="0" w:space="0" w:color="auto"/>
            <w:bottom w:val="none" w:sz="0" w:space="0" w:color="auto"/>
            <w:right w:val="none" w:sz="0" w:space="0" w:color="auto"/>
          </w:divBdr>
        </w:div>
        <w:div w:id="627200960">
          <w:marLeft w:val="480"/>
          <w:marRight w:val="0"/>
          <w:marTop w:val="0"/>
          <w:marBottom w:val="0"/>
          <w:divBdr>
            <w:top w:val="none" w:sz="0" w:space="0" w:color="auto"/>
            <w:left w:val="none" w:sz="0" w:space="0" w:color="auto"/>
            <w:bottom w:val="none" w:sz="0" w:space="0" w:color="auto"/>
            <w:right w:val="none" w:sz="0" w:space="0" w:color="auto"/>
          </w:divBdr>
        </w:div>
        <w:div w:id="888612270">
          <w:marLeft w:val="480"/>
          <w:marRight w:val="0"/>
          <w:marTop w:val="0"/>
          <w:marBottom w:val="0"/>
          <w:divBdr>
            <w:top w:val="none" w:sz="0" w:space="0" w:color="auto"/>
            <w:left w:val="none" w:sz="0" w:space="0" w:color="auto"/>
            <w:bottom w:val="none" w:sz="0" w:space="0" w:color="auto"/>
            <w:right w:val="none" w:sz="0" w:space="0" w:color="auto"/>
          </w:divBdr>
        </w:div>
      </w:divsChild>
    </w:div>
    <w:div w:id="462768525">
      <w:bodyDiv w:val="1"/>
      <w:marLeft w:val="0"/>
      <w:marRight w:val="0"/>
      <w:marTop w:val="0"/>
      <w:marBottom w:val="0"/>
      <w:divBdr>
        <w:top w:val="none" w:sz="0" w:space="0" w:color="auto"/>
        <w:left w:val="none" w:sz="0" w:space="0" w:color="auto"/>
        <w:bottom w:val="none" w:sz="0" w:space="0" w:color="auto"/>
        <w:right w:val="none" w:sz="0" w:space="0" w:color="auto"/>
      </w:divBdr>
    </w:div>
    <w:div w:id="462969445">
      <w:bodyDiv w:val="1"/>
      <w:marLeft w:val="0"/>
      <w:marRight w:val="0"/>
      <w:marTop w:val="0"/>
      <w:marBottom w:val="0"/>
      <w:divBdr>
        <w:top w:val="none" w:sz="0" w:space="0" w:color="auto"/>
        <w:left w:val="none" w:sz="0" w:space="0" w:color="auto"/>
        <w:bottom w:val="none" w:sz="0" w:space="0" w:color="auto"/>
        <w:right w:val="none" w:sz="0" w:space="0" w:color="auto"/>
      </w:divBdr>
    </w:div>
    <w:div w:id="463042052">
      <w:bodyDiv w:val="1"/>
      <w:marLeft w:val="0"/>
      <w:marRight w:val="0"/>
      <w:marTop w:val="0"/>
      <w:marBottom w:val="0"/>
      <w:divBdr>
        <w:top w:val="none" w:sz="0" w:space="0" w:color="auto"/>
        <w:left w:val="none" w:sz="0" w:space="0" w:color="auto"/>
        <w:bottom w:val="none" w:sz="0" w:space="0" w:color="auto"/>
        <w:right w:val="none" w:sz="0" w:space="0" w:color="auto"/>
      </w:divBdr>
    </w:div>
    <w:div w:id="463086648">
      <w:bodyDiv w:val="1"/>
      <w:marLeft w:val="0"/>
      <w:marRight w:val="0"/>
      <w:marTop w:val="0"/>
      <w:marBottom w:val="0"/>
      <w:divBdr>
        <w:top w:val="none" w:sz="0" w:space="0" w:color="auto"/>
        <w:left w:val="none" w:sz="0" w:space="0" w:color="auto"/>
        <w:bottom w:val="none" w:sz="0" w:space="0" w:color="auto"/>
        <w:right w:val="none" w:sz="0" w:space="0" w:color="auto"/>
      </w:divBdr>
    </w:div>
    <w:div w:id="463161401">
      <w:bodyDiv w:val="1"/>
      <w:marLeft w:val="0"/>
      <w:marRight w:val="0"/>
      <w:marTop w:val="0"/>
      <w:marBottom w:val="0"/>
      <w:divBdr>
        <w:top w:val="none" w:sz="0" w:space="0" w:color="auto"/>
        <w:left w:val="none" w:sz="0" w:space="0" w:color="auto"/>
        <w:bottom w:val="none" w:sz="0" w:space="0" w:color="auto"/>
        <w:right w:val="none" w:sz="0" w:space="0" w:color="auto"/>
      </w:divBdr>
    </w:div>
    <w:div w:id="463276090">
      <w:bodyDiv w:val="1"/>
      <w:marLeft w:val="0"/>
      <w:marRight w:val="0"/>
      <w:marTop w:val="0"/>
      <w:marBottom w:val="0"/>
      <w:divBdr>
        <w:top w:val="none" w:sz="0" w:space="0" w:color="auto"/>
        <w:left w:val="none" w:sz="0" w:space="0" w:color="auto"/>
        <w:bottom w:val="none" w:sz="0" w:space="0" w:color="auto"/>
        <w:right w:val="none" w:sz="0" w:space="0" w:color="auto"/>
      </w:divBdr>
      <w:divsChild>
        <w:div w:id="2136871769">
          <w:marLeft w:val="480"/>
          <w:marRight w:val="0"/>
          <w:marTop w:val="0"/>
          <w:marBottom w:val="0"/>
          <w:divBdr>
            <w:top w:val="none" w:sz="0" w:space="0" w:color="auto"/>
            <w:left w:val="none" w:sz="0" w:space="0" w:color="auto"/>
            <w:bottom w:val="none" w:sz="0" w:space="0" w:color="auto"/>
            <w:right w:val="none" w:sz="0" w:space="0" w:color="auto"/>
          </w:divBdr>
        </w:div>
        <w:div w:id="1804036945">
          <w:marLeft w:val="480"/>
          <w:marRight w:val="0"/>
          <w:marTop w:val="0"/>
          <w:marBottom w:val="0"/>
          <w:divBdr>
            <w:top w:val="none" w:sz="0" w:space="0" w:color="auto"/>
            <w:left w:val="none" w:sz="0" w:space="0" w:color="auto"/>
            <w:bottom w:val="none" w:sz="0" w:space="0" w:color="auto"/>
            <w:right w:val="none" w:sz="0" w:space="0" w:color="auto"/>
          </w:divBdr>
        </w:div>
        <w:div w:id="920454355">
          <w:marLeft w:val="480"/>
          <w:marRight w:val="0"/>
          <w:marTop w:val="0"/>
          <w:marBottom w:val="0"/>
          <w:divBdr>
            <w:top w:val="none" w:sz="0" w:space="0" w:color="auto"/>
            <w:left w:val="none" w:sz="0" w:space="0" w:color="auto"/>
            <w:bottom w:val="none" w:sz="0" w:space="0" w:color="auto"/>
            <w:right w:val="none" w:sz="0" w:space="0" w:color="auto"/>
          </w:divBdr>
        </w:div>
        <w:div w:id="626353919">
          <w:marLeft w:val="480"/>
          <w:marRight w:val="0"/>
          <w:marTop w:val="0"/>
          <w:marBottom w:val="0"/>
          <w:divBdr>
            <w:top w:val="none" w:sz="0" w:space="0" w:color="auto"/>
            <w:left w:val="none" w:sz="0" w:space="0" w:color="auto"/>
            <w:bottom w:val="none" w:sz="0" w:space="0" w:color="auto"/>
            <w:right w:val="none" w:sz="0" w:space="0" w:color="auto"/>
          </w:divBdr>
        </w:div>
        <w:div w:id="1521092191">
          <w:marLeft w:val="480"/>
          <w:marRight w:val="0"/>
          <w:marTop w:val="0"/>
          <w:marBottom w:val="0"/>
          <w:divBdr>
            <w:top w:val="none" w:sz="0" w:space="0" w:color="auto"/>
            <w:left w:val="none" w:sz="0" w:space="0" w:color="auto"/>
            <w:bottom w:val="none" w:sz="0" w:space="0" w:color="auto"/>
            <w:right w:val="none" w:sz="0" w:space="0" w:color="auto"/>
          </w:divBdr>
        </w:div>
        <w:div w:id="1729496091">
          <w:marLeft w:val="480"/>
          <w:marRight w:val="0"/>
          <w:marTop w:val="0"/>
          <w:marBottom w:val="0"/>
          <w:divBdr>
            <w:top w:val="none" w:sz="0" w:space="0" w:color="auto"/>
            <w:left w:val="none" w:sz="0" w:space="0" w:color="auto"/>
            <w:bottom w:val="none" w:sz="0" w:space="0" w:color="auto"/>
            <w:right w:val="none" w:sz="0" w:space="0" w:color="auto"/>
          </w:divBdr>
        </w:div>
        <w:div w:id="90005910">
          <w:marLeft w:val="480"/>
          <w:marRight w:val="0"/>
          <w:marTop w:val="0"/>
          <w:marBottom w:val="0"/>
          <w:divBdr>
            <w:top w:val="none" w:sz="0" w:space="0" w:color="auto"/>
            <w:left w:val="none" w:sz="0" w:space="0" w:color="auto"/>
            <w:bottom w:val="none" w:sz="0" w:space="0" w:color="auto"/>
            <w:right w:val="none" w:sz="0" w:space="0" w:color="auto"/>
          </w:divBdr>
        </w:div>
        <w:div w:id="315500358">
          <w:marLeft w:val="480"/>
          <w:marRight w:val="0"/>
          <w:marTop w:val="0"/>
          <w:marBottom w:val="0"/>
          <w:divBdr>
            <w:top w:val="none" w:sz="0" w:space="0" w:color="auto"/>
            <w:left w:val="none" w:sz="0" w:space="0" w:color="auto"/>
            <w:bottom w:val="none" w:sz="0" w:space="0" w:color="auto"/>
            <w:right w:val="none" w:sz="0" w:space="0" w:color="auto"/>
          </w:divBdr>
        </w:div>
        <w:div w:id="1490944331">
          <w:marLeft w:val="480"/>
          <w:marRight w:val="0"/>
          <w:marTop w:val="0"/>
          <w:marBottom w:val="0"/>
          <w:divBdr>
            <w:top w:val="none" w:sz="0" w:space="0" w:color="auto"/>
            <w:left w:val="none" w:sz="0" w:space="0" w:color="auto"/>
            <w:bottom w:val="none" w:sz="0" w:space="0" w:color="auto"/>
            <w:right w:val="none" w:sz="0" w:space="0" w:color="auto"/>
          </w:divBdr>
        </w:div>
        <w:div w:id="957376075">
          <w:marLeft w:val="480"/>
          <w:marRight w:val="0"/>
          <w:marTop w:val="0"/>
          <w:marBottom w:val="0"/>
          <w:divBdr>
            <w:top w:val="none" w:sz="0" w:space="0" w:color="auto"/>
            <w:left w:val="none" w:sz="0" w:space="0" w:color="auto"/>
            <w:bottom w:val="none" w:sz="0" w:space="0" w:color="auto"/>
            <w:right w:val="none" w:sz="0" w:space="0" w:color="auto"/>
          </w:divBdr>
        </w:div>
        <w:div w:id="1651641813">
          <w:marLeft w:val="480"/>
          <w:marRight w:val="0"/>
          <w:marTop w:val="0"/>
          <w:marBottom w:val="0"/>
          <w:divBdr>
            <w:top w:val="none" w:sz="0" w:space="0" w:color="auto"/>
            <w:left w:val="none" w:sz="0" w:space="0" w:color="auto"/>
            <w:bottom w:val="none" w:sz="0" w:space="0" w:color="auto"/>
            <w:right w:val="none" w:sz="0" w:space="0" w:color="auto"/>
          </w:divBdr>
        </w:div>
        <w:div w:id="689527133">
          <w:marLeft w:val="480"/>
          <w:marRight w:val="0"/>
          <w:marTop w:val="0"/>
          <w:marBottom w:val="0"/>
          <w:divBdr>
            <w:top w:val="none" w:sz="0" w:space="0" w:color="auto"/>
            <w:left w:val="none" w:sz="0" w:space="0" w:color="auto"/>
            <w:bottom w:val="none" w:sz="0" w:space="0" w:color="auto"/>
            <w:right w:val="none" w:sz="0" w:space="0" w:color="auto"/>
          </w:divBdr>
        </w:div>
        <w:div w:id="1069376708">
          <w:marLeft w:val="480"/>
          <w:marRight w:val="0"/>
          <w:marTop w:val="0"/>
          <w:marBottom w:val="0"/>
          <w:divBdr>
            <w:top w:val="none" w:sz="0" w:space="0" w:color="auto"/>
            <w:left w:val="none" w:sz="0" w:space="0" w:color="auto"/>
            <w:bottom w:val="none" w:sz="0" w:space="0" w:color="auto"/>
            <w:right w:val="none" w:sz="0" w:space="0" w:color="auto"/>
          </w:divBdr>
        </w:div>
        <w:div w:id="680275565">
          <w:marLeft w:val="480"/>
          <w:marRight w:val="0"/>
          <w:marTop w:val="0"/>
          <w:marBottom w:val="0"/>
          <w:divBdr>
            <w:top w:val="none" w:sz="0" w:space="0" w:color="auto"/>
            <w:left w:val="none" w:sz="0" w:space="0" w:color="auto"/>
            <w:bottom w:val="none" w:sz="0" w:space="0" w:color="auto"/>
            <w:right w:val="none" w:sz="0" w:space="0" w:color="auto"/>
          </w:divBdr>
        </w:div>
        <w:div w:id="1990161369">
          <w:marLeft w:val="480"/>
          <w:marRight w:val="0"/>
          <w:marTop w:val="0"/>
          <w:marBottom w:val="0"/>
          <w:divBdr>
            <w:top w:val="none" w:sz="0" w:space="0" w:color="auto"/>
            <w:left w:val="none" w:sz="0" w:space="0" w:color="auto"/>
            <w:bottom w:val="none" w:sz="0" w:space="0" w:color="auto"/>
            <w:right w:val="none" w:sz="0" w:space="0" w:color="auto"/>
          </w:divBdr>
        </w:div>
        <w:div w:id="120460925">
          <w:marLeft w:val="480"/>
          <w:marRight w:val="0"/>
          <w:marTop w:val="0"/>
          <w:marBottom w:val="0"/>
          <w:divBdr>
            <w:top w:val="none" w:sz="0" w:space="0" w:color="auto"/>
            <w:left w:val="none" w:sz="0" w:space="0" w:color="auto"/>
            <w:bottom w:val="none" w:sz="0" w:space="0" w:color="auto"/>
            <w:right w:val="none" w:sz="0" w:space="0" w:color="auto"/>
          </w:divBdr>
        </w:div>
        <w:div w:id="1397896807">
          <w:marLeft w:val="480"/>
          <w:marRight w:val="0"/>
          <w:marTop w:val="0"/>
          <w:marBottom w:val="0"/>
          <w:divBdr>
            <w:top w:val="none" w:sz="0" w:space="0" w:color="auto"/>
            <w:left w:val="none" w:sz="0" w:space="0" w:color="auto"/>
            <w:bottom w:val="none" w:sz="0" w:space="0" w:color="auto"/>
            <w:right w:val="none" w:sz="0" w:space="0" w:color="auto"/>
          </w:divBdr>
        </w:div>
        <w:div w:id="1390229085">
          <w:marLeft w:val="480"/>
          <w:marRight w:val="0"/>
          <w:marTop w:val="0"/>
          <w:marBottom w:val="0"/>
          <w:divBdr>
            <w:top w:val="none" w:sz="0" w:space="0" w:color="auto"/>
            <w:left w:val="none" w:sz="0" w:space="0" w:color="auto"/>
            <w:bottom w:val="none" w:sz="0" w:space="0" w:color="auto"/>
            <w:right w:val="none" w:sz="0" w:space="0" w:color="auto"/>
          </w:divBdr>
        </w:div>
        <w:div w:id="1431320439">
          <w:marLeft w:val="480"/>
          <w:marRight w:val="0"/>
          <w:marTop w:val="0"/>
          <w:marBottom w:val="0"/>
          <w:divBdr>
            <w:top w:val="none" w:sz="0" w:space="0" w:color="auto"/>
            <w:left w:val="none" w:sz="0" w:space="0" w:color="auto"/>
            <w:bottom w:val="none" w:sz="0" w:space="0" w:color="auto"/>
            <w:right w:val="none" w:sz="0" w:space="0" w:color="auto"/>
          </w:divBdr>
        </w:div>
        <w:div w:id="1033194025">
          <w:marLeft w:val="480"/>
          <w:marRight w:val="0"/>
          <w:marTop w:val="0"/>
          <w:marBottom w:val="0"/>
          <w:divBdr>
            <w:top w:val="none" w:sz="0" w:space="0" w:color="auto"/>
            <w:left w:val="none" w:sz="0" w:space="0" w:color="auto"/>
            <w:bottom w:val="none" w:sz="0" w:space="0" w:color="auto"/>
            <w:right w:val="none" w:sz="0" w:space="0" w:color="auto"/>
          </w:divBdr>
        </w:div>
        <w:div w:id="855923871">
          <w:marLeft w:val="480"/>
          <w:marRight w:val="0"/>
          <w:marTop w:val="0"/>
          <w:marBottom w:val="0"/>
          <w:divBdr>
            <w:top w:val="none" w:sz="0" w:space="0" w:color="auto"/>
            <w:left w:val="none" w:sz="0" w:space="0" w:color="auto"/>
            <w:bottom w:val="none" w:sz="0" w:space="0" w:color="auto"/>
            <w:right w:val="none" w:sz="0" w:space="0" w:color="auto"/>
          </w:divBdr>
        </w:div>
        <w:div w:id="1153906980">
          <w:marLeft w:val="480"/>
          <w:marRight w:val="0"/>
          <w:marTop w:val="0"/>
          <w:marBottom w:val="0"/>
          <w:divBdr>
            <w:top w:val="none" w:sz="0" w:space="0" w:color="auto"/>
            <w:left w:val="none" w:sz="0" w:space="0" w:color="auto"/>
            <w:bottom w:val="none" w:sz="0" w:space="0" w:color="auto"/>
            <w:right w:val="none" w:sz="0" w:space="0" w:color="auto"/>
          </w:divBdr>
        </w:div>
        <w:div w:id="836963604">
          <w:marLeft w:val="480"/>
          <w:marRight w:val="0"/>
          <w:marTop w:val="0"/>
          <w:marBottom w:val="0"/>
          <w:divBdr>
            <w:top w:val="none" w:sz="0" w:space="0" w:color="auto"/>
            <w:left w:val="none" w:sz="0" w:space="0" w:color="auto"/>
            <w:bottom w:val="none" w:sz="0" w:space="0" w:color="auto"/>
            <w:right w:val="none" w:sz="0" w:space="0" w:color="auto"/>
          </w:divBdr>
        </w:div>
        <w:div w:id="1809662455">
          <w:marLeft w:val="480"/>
          <w:marRight w:val="0"/>
          <w:marTop w:val="0"/>
          <w:marBottom w:val="0"/>
          <w:divBdr>
            <w:top w:val="none" w:sz="0" w:space="0" w:color="auto"/>
            <w:left w:val="none" w:sz="0" w:space="0" w:color="auto"/>
            <w:bottom w:val="none" w:sz="0" w:space="0" w:color="auto"/>
            <w:right w:val="none" w:sz="0" w:space="0" w:color="auto"/>
          </w:divBdr>
        </w:div>
        <w:div w:id="1812556342">
          <w:marLeft w:val="480"/>
          <w:marRight w:val="0"/>
          <w:marTop w:val="0"/>
          <w:marBottom w:val="0"/>
          <w:divBdr>
            <w:top w:val="none" w:sz="0" w:space="0" w:color="auto"/>
            <w:left w:val="none" w:sz="0" w:space="0" w:color="auto"/>
            <w:bottom w:val="none" w:sz="0" w:space="0" w:color="auto"/>
            <w:right w:val="none" w:sz="0" w:space="0" w:color="auto"/>
          </w:divBdr>
        </w:div>
        <w:div w:id="2108692298">
          <w:marLeft w:val="480"/>
          <w:marRight w:val="0"/>
          <w:marTop w:val="0"/>
          <w:marBottom w:val="0"/>
          <w:divBdr>
            <w:top w:val="none" w:sz="0" w:space="0" w:color="auto"/>
            <w:left w:val="none" w:sz="0" w:space="0" w:color="auto"/>
            <w:bottom w:val="none" w:sz="0" w:space="0" w:color="auto"/>
            <w:right w:val="none" w:sz="0" w:space="0" w:color="auto"/>
          </w:divBdr>
        </w:div>
        <w:div w:id="1224219088">
          <w:marLeft w:val="480"/>
          <w:marRight w:val="0"/>
          <w:marTop w:val="0"/>
          <w:marBottom w:val="0"/>
          <w:divBdr>
            <w:top w:val="none" w:sz="0" w:space="0" w:color="auto"/>
            <w:left w:val="none" w:sz="0" w:space="0" w:color="auto"/>
            <w:bottom w:val="none" w:sz="0" w:space="0" w:color="auto"/>
            <w:right w:val="none" w:sz="0" w:space="0" w:color="auto"/>
          </w:divBdr>
        </w:div>
        <w:div w:id="151600864">
          <w:marLeft w:val="480"/>
          <w:marRight w:val="0"/>
          <w:marTop w:val="0"/>
          <w:marBottom w:val="0"/>
          <w:divBdr>
            <w:top w:val="none" w:sz="0" w:space="0" w:color="auto"/>
            <w:left w:val="none" w:sz="0" w:space="0" w:color="auto"/>
            <w:bottom w:val="none" w:sz="0" w:space="0" w:color="auto"/>
            <w:right w:val="none" w:sz="0" w:space="0" w:color="auto"/>
          </w:divBdr>
        </w:div>
        <w:div w:id="1869179490">
          <w:marLeft w:val="480"/>
          <w:marRight w:val="0"/>
          <w:marTop w:val="0"/>
          <w:marBottom w:val="0"/>
          <w:divBdr>
            <w:top w:val="none" w:sz="0" w:space="0" w:color="auto"/>
            <w:left w:val="none" w:sz="0" w:space="0" w:color="auto"/>
            <w:bottom w:val="none" w:sz="0" w:space="0" w:color="auto"/>
            <w:right w:val="none" w:sz="0" w:space="0" w:color="auto"/>
          </w:divBdr>
        </w:div>
        <w:div w:id="1608080596">
          <w:marLeft w:val="480"/>
          <w:marRight w:val="0"/>
          <w:marTop w:val="0"/>
          <w:marBottom w:val="0"/>
          <w:divBdr>
            <w:top w:val="none" w:sz="0" w:space="0" w:color="auto"/>
            <w:left w:val="none" w:sz="0" w:space="0" w:color="auto"/>
            <w:bottom w:val="none" w:sz="0" w:space="0" w:color="auto"/>
            <w:right w:val="none" w:sz="0" w:space="0" w:color="auto"/>
          </w:divBdr>
        </w:div>
        <w:div w:id="417336631">
          <w:marLeft w:val="480"/>
          <w:marRight w:val="0"/>
          <w:marTop w:val="0"/>
          <w:marBottom w:val="0"/>
          <w:divBdr>
            <w:top w:val="none" w:sz="0" w:space="0" w:color="auto"/>
            <w:left w:val="none" w:sz="0" w:space="0" w:color="auto"/>
            <w:bottom w:val="none" w:sz="0" w:space="0" w:color="auto"/>
            <w:right w:val="none" w:sz="0" w:space="0" w:color="auto"/>
          </w:divBdr>
        </w:div>
        <w:div w:id="1417433166">
          <w:marLeft w:val="480"/>
          <w:marRight w:val="0"/>
          <w:marTop w:val="0"/>
          <w:marBottom w:val="0"/>
          <w:divBdr>
            <w:top w:val="none" w:sz="0" w:space="0" w:color="auto"/>
            <w:left w:val="none" w:sz="0" w:space="0" w:color="auto"/>
            <w:bottom w:val="none" w:sz="0" w:space="0" w:color="auto"/>
            <w:right w:val="none" w:sz="0" w:space="0" w:color="auto"/>
          </w:divBdr>
        </w:div>
        <w:div w:id="856967232">
          <w:marLeft w:val="480"/>
          <w:marRight w:val="0"/>
          <w:marTop w:val="0"/>
          <w:marBottom w:val="0"/>
          <w:divBdr>
            <w:top w:val="none" w:sz="0" w:space="0" w:color="auto"/>
            <w:left w:val="none" w:sz="0" w:space="0" w:color="auto"/>
            <w:bottom w:val="none" w:sz="0" w:space="0" w:color="auto"/>
            <w:right w:val="none" w:sz="0" w:space="0" w:color="auto"/>
          </w:divBdr>
        </w:div>
        <w:div w:id="1228371445">
          <w:marLeft w:val="480"/>
          <w:marRight w:val="0"/>
          <w:marTop w:val="0"/>
          <w:marBottom w:val="0"/>
          <w:divBdr>
            <w:top w:val="none" w:sz="0" w:space="0" w:color="auto"/>
            <w:left w:val="none" w:sz="0" w:space="0" w:color="auto"/>
            <w:bottom w:val="none" w:sz="0" w:space="0" w:color="auto"/>
            <w:right w:val="none" w:sz="0" w:space="0" w:color="auto"/>
          </w:divBdr>
        </w:div>
        <w:div w:id="1863129903">
          <w:marLeft w:val="480"/>
          <w:marRight w:val="0"/>
          <w:marTop w:val="0"/>
          <w:marBottom w:val="0"/>
          <w:divBdr>
            <w:top w:val="none" w:sz="0" w:space="0" w:color="auto"/>
            <w:left w:val="none" w:sz="0" w:space="0" w:color="auto"/>
            <w:bottom w:val="none" w:sz="0" w:space="0" w:color="auto"/>
            <w:right w:val="none" w:sz="0" w:space="0" w:color="auto"/>
          </w:divBdr>
        </w:div>
        <w:div w:id="828061035">
          <w:marLeft w:val="480"/>
          <w:marRight w:val="0"/>
          <w:marTop w:val="0"/>
          <w:marBottom w:val="0"/>
          <w:divBdr>
            <w:top w:val="none" w:sz="0" w:space="0" w:color="auto"/>
            <w:left w:val="none" w:sz="0" w:space="0" w:color="auto"/>
            <w:bottom w:val="none" w:sz="0" w:space="0" w:color="auto"/>
            <w:right w:val="none" w:sz="0" w:space="0" w:color="auto"/>
          </w:divBdr>
        </w:div>
        <w:div w:id="1942563684">
          <w:marLeft w:val="480"/>
          <w:marRight w:val="0"/>
          <w:marTop w:val="0"/>
          <w:marBottom w:val="0"/>
          <w:divBdr>
            <w:top w:val="none" w:sz="0" w:space="0" w:color="auto"/>
            <w:left w:val="none" w:sz="0" w:space="0" w:color="auto"/>
            <w:bottom w:val="none" w:sz="0" w:space="0" w:color="auto"/>
            <w:right w:val="none" w:sz="0" w:space="0" w:color="auto"/>
          </w:divBdr>
        </w:div>
        <w:div w:id="369037103">
          <w:marLeft w:val="480"/>
          <w:marRight w:val="0"/>
          <w:marTop w:val="0"/>
          <w:marBottom w:val="0"/>
          <w:divBdr>
            <w:top w:val="none" w:sz="0" w:space="0" w:color="auto"/>
            <w:left w:val="none" w:sz="0" w:space="0" w:color="auto"/>
            <w:bottom w:val="none" w:sz="0" w:space="0" w:color="auto"/>
            <w:right w:val="none" w:sz="0" w:space="0" w:color="auto"/>
          </w:divBdr>
        </w:div>
        <w:div w:id="1259026004">
          <w:marLeft w:val="480"/>
          <w:marRight w:val="0"/>
          <w:marTop w:val="0"/>
          <w:marBottom w:val="0"/>
          <w:divBdr>
            <w:top w:val="none" w:sz="0" w:space="0" w:color="auto"/>
            <w:left w:val="none" w:sz="0" w:space="0" w:color="auto"/>
            <w:bottom w:val="none" w:sz="0" w:space="0" w:color="auto"/>
            <w:right w:val="none" w:sz="0" w:space="0" w:color="auto"/>
          </w:divBdr>
        </w:div>
        <w:div w:id="1297641908">
          <w:marLeft w:val="480"/>
          <w:marRight w:val="0"/>
          <w:marTop w:val="0"/>
          <w:marBottom w:val="0"/>
          <w:divBdr>
            <w:top w:val="none" w:sz="0" w:space="0" w:color="auto"/>
            <w:left w:val="none" w:sz="0" w:space="0" w:color="auto"/>
            <w:bottom w:val="none" w:sz="0" w:space="0" w:color="auto"/>
            <w:right w:val="none" w:sz="0" w:space="0" w:color="auto"/>
          </w:divBdr>
        </w:div>
        <w:div w:id="1959995033">
          <w:marLeft w:val="480"/>
          <w:marRight w:val="0"/>
          <w:marTop w:val="0"/>
          <w:marBottom w:val="0"/>
          <w:divBdr>
            <w:top w:val="none" w:sz="0" w:space="0" w:color="auto"/>
            <w:left w:val="none" w:sz="0" w:space="0" w:color="auto"/>
            <w:bottom w:val="none" w:sz="0" w:space="0" w:color="auto"/>
            <w:right w:val="none" w:sz="0" w:space="0" w:color="auto"/>
          </w:divBdr>
        </w:div>
        <w:div w:id="2003268306">
          <w:marLeft w:val="480"/>
          <w:marRight w:val="0"/>
          <w:marTop w:val="0"/>
          <w:marBottom w:val="0"/>
          <w:divBdr>
            <w:top w:val="none" w:sz="0" w:space="0" w:color="auto"/>
            <w:left w:val="none" w:sz="0" w:space="0" w:color="auto"/>
            <w:bottom w:val="none" w:sz="0" w:space="0" w:color="auto"/>
            <w:right w:val="none" w:sz="0" w:space="0" w:color="auto"/>
          </w:divBdr>
        </w:div>
        <w:div w:id="293222655">
          <w:marLeft w:val="480"/>
          <w:marRight w:val="0"/>
          <w:marTop w:val="0"/>
          <w:marBottom w:val="0"/>
          <w:divBdr>
            <w:top w:val="none" w:sz="0" w:space="0" w:color="auto"/>
            <w:left w:val="none" w:sz="0" w:space="0" w:color="auto"/>
            <w:bottom w:val="none" w:sz="0" w:space="0" w:color="auto"/>
            <w:right w:val="none" w:sz="0" w:space="0" w:color="auto"/>
          </w:divBdr>
        </w:div>
        <w:div w:id="972371512">
          <w:marLeft w:val="480"/>
          <w:marRight w:val="0"/>
          <w:marTop w:val="0"/>
          <w:marBottom w:val="0"/>
          <w:divBdr>
            <w:top w:val="none" w:sz="0" w:space="0" w:color="auto"/>
            <w:left w:val="none" w:sz="0" w:space="0" w:color="auto"/>
            <w:bottom w:val="none" w:sz="0" w:space="0" w:color="auto"/>
            <w:right w:val="none" w:sz="0" w:space="0" w:color="auto"/>
          </w:divBdr>
        </w:div>
        <w:div w:id="1887257364">
          <w:marLeft w:val="480"/>
          <w:marRight w:val="0"/>
          <w:marTop w:val="0"/>
          <w:marBottom w:val="0"/>
          <w:divBdr>
            <w:top w:val="none" w:sz="0" w:space="0" w:color="auto"/>
            <w:left w:val="none" w:sz="0" w:space="0" w:color="auto"/>
            <w:bottom w:val="none" w:sz="0" w:space="0" w:color="auto"/>
            <w:right w:val="none" w:sz="0" w:space="0" w:color="auto"/>
          </w:divBdr>
        </w:div>
        <w:div w:id="967586461">
          <w:marLeft w:val="480"/>
          <w:marRight w:val="0"/>
          <w:marTop w:val="0"/>
          <w:marBottom w:val="0"/>
          <w:divBdr>
            <w:top w:val="none" w:sz="0" w:space="0" w:color="auto"/>
            <w:left w:val="none" w:sz="0" w:space="0" w:color="auto"/>
            <w:bottom w:val="none" w:sz="0" w:space="0" w:color="auto"/>
            <w:right w:val="none" w:sz="0" w:space="0" w:color="auto"/>
          </w:divBdr>
        </w:div>
        <w:div w:id="670373412">
          <w:marLeft w:val="480"/>
          <w:marRight w:val="0"/>
          <w:marTop w:val="0"/>
          <w:marBottom w:val="0"/>
          <w:divBdr>
            <w:top w:val="none" w:sz="0" w:space="0" w:color="auto"/>
            <w:left w:val="none" w:sz="0" w:space="0" w:color="auto"/>
            <w:bottom w:val="none" w:sz="0" w:space="0" w:color="auto"/>
            <w:right w:val="none" w:sz="0" w:space="0" w:color="auto"/>
          </w:divBdr>
        </w:div>
      </w:divsChild>
    </w:div>
    <w:div w:id="463277833">
      <w:bodyDiv w:val="1"/>
      <w:marLeft w:val="0"/>
      <w:marRight w:val="0"/>
      <w:marTop w:val="0"/>
      <w:marBottom w:val="0"/>
      <w:divBdr>
        <w:top w:val="none" w:sz="0" w:space="0" w:color="auto"/>
        <w:left w:val="none" w:sz="0" w:space="0" w:color="auto"/>
        <w:bottom w:val="none" w:sz="0" w:space="0" w:color="auto"/>
        <w:right w:val="none" w:sz="0" w:space="0" w:color="auto"/>
      </w:divBdr>
    </w:div>
    <w:div w:id="463350129">
      <w:bodyDiv w:val="1"/>
      <w:marLeft w:val="0"/>
      <w:marRight w:val="0"/>
      <w:marTop w:val="0"/>
      <w:marBottom w:val="0"/>
      <w:divBdr>
        <w:top w:val="none" w:sz="0" w:space="0" w:color="auto"/>
        <w:left w:val="none" w:sz="0" w:space="0" w:color="auto"/>
        <w:bottom w:val="none" w:sz="0" w:space="0" w:color="auto"/>
        <w:right w:val="none" w:sz="0" w:space="0" w:color="auto"/>
      </w:divBdr>
      <w:divsChild>
        <w:div w:id="18700893">
          <w:marLeft w:val="480"/>
          <w:marRight w:val="0"/>
          <w:marTop w:val="0"/>
          <w:marBottom w:val="0"/>
          <w:divBdr>
            <w:top w:val="none" w:sz="0" w:space="0" w:color="auto"/>
            <w:left w:val="none" w:sz="0" w:space="0" w:color="auto"/>
            <w:bottom w:val="none" w:sz="0" w:space="0" w:color="auto"/>
            <w:right w:val="none" w:sz="0" w:space="0" w:color="auto"/>
          </w:divBdr>
        </w:div>
        <w:div w:id="19747186">
          <w:marLeft w:val="480"/>
          <w:marRight w:val="0"/>
          <w:marTop w:val="0"/>
          <w:marBottom w:val="0"/>
          <w:divBdr>
            <w:top w:val="none" w:sz="0" w:space="0" w:color="auto"/>
            <w:left w:val="none" w:sz="0" w:space="0" w:color="auto"/>
            <w:bottom w:val="none" w:sz="0" w:space="0" w:color="auto"/>
            <w:right w:val="none" w:sz="0" w:space="0" w:color="auto"/>
          </w:divBdr>
        </w:div>
        <w:div w:id="83650303">
          <w:marLeft w:val="480"/>
          <w:marRight w:val="0"/>
          <w:marTop w:val="0"/>
          <w:marBottom w:val="0"/>
          <w:divBdr>
            <w:top w:val="none" w:sz="0" w:space="0" w:color="auto"/>
            <w:left w:val="none" w:sz="0" w:space="0" w:color="auto"/>
            <w:bottom w:val="none" w:sz="0" w:space="0" w:color="auto"/>
            <w:right w:val="none" w:sz="0" w:space="0" w:color="auto"/>
          </w:divBdr>
        </w:div>
        <w:div w:id="130904035">
          <w:marLeft w:val="480"/>
          <w:marRight w:val="0"/>
          <w:marTop w:val="0"/>
          <w:marBottom w:val="0"/>
          <w:divBdr>
            <w:top w:val="none" w:sz="0" w:space="0" w:color="auto"/>
            <w:left w:val="none" w:sz="0" w:space="0" w:color="auto"/>
            <w:bottom w:val="none" w:sz="0" w:space="0" w:color="auto"/>
            <w:right w:val="none" w:sz="0" w:space="0" w:color="auto"/>
          </w:divBdr>
        </w:div>
        <w:div w:id="136150555">
          <w:marLeft w:val="480"/>
          <w:marRight w:val="0"/>
          <w:marTop w:val="0"/>
          <w:marBottom w:val="0"/>
          <w:divBdr>
            <w:top w:val="none" w:sz="0" w:space="0" w:color="auto"/>
            <w:left w:val="none" w:sz="0" w:space="0" w:color="auto"/>
            <w:bottom w:val="none" w:sz="0" w:space="0" w:color="auto"/>
            <w:right w:val="none" w:sz="0" w:space="0" w:color="auto"/>
          </w:divBdr>
        </w:div>
        <w:div w:id="193733595">
          <w:marLeft w:val="480"/>
          <w:marRight w:val="0"/>
          <w:marTop w:val="0"/>
          <w:marBottom w:val="0"/>
          <w:divBdr>
            <w:top w:val="none" w:sz="0" w:space="0" w:color="auto"/>
            <w:left w:val="none" w:sz="0" w:space="0" w:color="auto"/>
            <w:bottom w:val="none" w:sz="0" w:space="0" w:color="auto"/>
            <w:right w:val="none" w:sz="0" w:space="0" w:color="auto"/>
          </w:divBdr>
        </w:div>
        <w:div w:id="220409779">
          <w:marLeft w:val="480"/>
          <w:marRight w:val="0"/>
          <w:marTop w:val="0"/>
          <w:marBottom w:val="0"/>
          <w:divBdr>
            <w:top w:val="none" w:sz="0" w:space="0" w:color="auto"/>
            <w:left w:val="none" w:sz="0" w:space="0" w:color="auto"/>
            <w:bottom w:val="none" w:sz="0" w:space="0" w:color="auto"/>
            <w:right w:val="none" w:sz="0" w:space="0" w:color="auto"/>
          </w:divBdr>
        </w:div>
        <w:div w:id="316033571">
          <w:marLeft w:val="480"/>
          <w:marRight w:val="0"/>
          <w:marTop w:val="0"/>
          <w:marBottom w:val="0"/>
          <w:divBdr>
            <w:top w:val="none" w:sz="0" w:space="0" w:color="auto"/>
            <w:left w:val="none" w:sz="0" w:space="0" w:color="auto"/>
            <w:bottom w:val="none" w:sz="0" w:space="0" w:color="auto"/>
            <w:right w:val="none" w:sz="0" w:space="0" w:color="auto"/>
          </w:divBdr>
        </w:div>
        <w:div w:id="377317600">
          <w:marLeft w:val="480"/>
          <w:marRight w:val="0"/>
          <w:marTop w:val="0"/>
          <w:marBottom w:val="0"/>
          <w:divBdr>
            <w:top w:val="none" w:sz="0" w:space="0" w:color="auto"/>
            <w:left w:val="none" w:sz="0" w:space="0" w:color="auto"/>
            <w:bottom w:val="none" w:sz="0" w:space="0" w:color="auto"/>
            <w:right w:val="none" w:sz="0" w:space="0" w:color="auto"/>
          </w:divBdr>
        </w:div>
        <w:div w:id="388572732">
          <w:marLeft w:val="480"/>
          <w:marRight w:val="0"/>
          <w:marTop w:val="0"/>
          <w:marBottom w:val="0"/>
          <w:divBdr>
            <w:top w:val="none" w:sz="0" w:space="0" w:color="auto"/>
            <w:left w:val="none" w:sz="0" w:space="0" w:color="auto"/>
            <w:bottom w:val="none" w:sz="0" w:space="0" w:color="auto"/>
            <w:right w:val="none" w:sz="0" w:space="0" w:color="auto"/>
          </w:divBdr>
        </w:div>
        <w:div w:id="437874258">
          <w:marLeft w:val="480"/>
          <w:marRight w:val="0"/>
          <w:marTop w:val="0"/>
          <w:marBottom w:val="0"/>
          <w:divBdr>
            <w:top w:val="none" w:sz="0" w:space="0" w:color="auto"/>
            <w:left w:val="none" w:sz="0" w:space="0" w:color="auto"/>
            <w:bottom w:val="none" w:sz="0" w:space="0" w:color="auto"/>
            <w:right w:val="none" w:sz="0" w:space="0" w:color="auto"/>
          </w:divBdr>
        </w:div>
        <w:div w:id="467094649">
          <w:marLeft w:val="480"/>
          <w:marRight w:val="0"/>
          <w:marTop w:val="0"/>
          <w:marBottom w:val="0"/>
          <w:divBdr>
            <w:top w:val="none" w:sz="0" w:space="0" w:color="auto"/>
            <w:left w:val="none" w:sz="0" w:space="0" w:color="auto"/>
            <w:bottom w:val="none" w:sz="0" w:space="0" w:color="auto"/>
            <w:right w:val="none" w:sz="0" w:space="0" w:color="auto"/>
          </w:divBdr>
        </w:div>
        <w:div w:id="506214923">
          <w:marLeft w:val="480"/>
          <w:marRight w:val="0"/>
          <w:marTop w:val="0"/>
          <w:marBottom w:val="0"/>
          <w:divBdr>
            <w:top w:val="none" w:sz="0" w:space="0" w:color="auto"/>
            <w:left w:val="none" w:sz="0" w:space="0" w:color="auto"/>
            <w:bottom w:val="none" w:sz="0" w:space="0" w:color="auto"/>
            <w:right w:val="none" w:sz="0" w:space="0" w:color="auto"/>
          </w:divBdr>
        </w:div>
        <w:div w:id="554856647">
          <w:marLeft w:val="480"/>
          <w:marRight w:val="0"/>
          <w:marTop w:val="0"/>
          <w:marBottom w:val="0"/>
          <w:divBdr>
            <w:top w:val="none" w:sz="0" w:space="0" w:color="auto"/>
            <w:left w:val="none" w:sz="0" w:space="0" w:color="auto"/>
            <w:bottom w:val="none" w:sz="0" w:space="0" w:color="auto"/>
            <w:right w:val="none" w:sz="0" w:space="0" w:color="auto"/>
          </w:divBdr>
        </w:div>
        <w:div w:id="557740359">
          <w:marLeft w:val="480"/>
          <w:marRight w:val="0"/>
          <w:marTop w:val="0"/>
          <w:marBottom w:val="0"/>
          <w:divBdr>
            <w:top w:val="none" w:sz="0" w:space="0" w:color="auto"/>
            <w:left w:val="none" w:sz="0" w:space="0" w:color="auto"/>
            <w:bottom w:val="none" w:sz="0" w:space="0" w:color="auto"/>
            <w:right w:val="none" w:sz="0" w:space="0" w:color="auto"/>
          </w:divBdr>
        </w:div>
        <w:div w:id="602883919">
          <w:marLeft w:val="480"/>
          <w:marRight w:val="0"/>
          <w:marTop w:val="0"/>
          <w:marBottom w:val="0"/>
          <w:divBdr>
            <w:top w:val="none" w:sz="0" w:space="0" w:color="auto"/>
            <w:left w:val="none" w:sz="0" w:space="0" w:color="auto"/>
            <w:bottom w:val="none" w:sz="0" w:space="0" w:color="auto"/>
            <w:right w:val="none" w:sz="0" w:space="0" w:color="auto"/>
          </w:divBdr>
        </w:div>
        <w:div w:id="609123884">
          <w:marLeft w:val="480"/>
          <w:marRight w:val="0"/>
          <w:marTop w:val="0"/>
          <w:marBottom w:val="0"/>
          <w:divBdr>
            <w:top w:val="none" w:sz="0" w:space="0" w:color="auto"/>
            <w:left w:val="none" w:sz="0" w:space="0" w:color="auto"/>
            <w:bottom w:val="none" w:sz="0" w:space="0" w:color="auto"/>
            <w:right w:val="none" w:sz="0" w:space="0" w:color="auto"/>
          </w:divBdr>
        </w:div>
        <w:div w:id="614143686">
          <w:marLeft w:val="480"/>
          <w:marRight w:val="0"/>
          <w:marTop w:val="0"/>
          <w:marBottom w:val="0"/>
          <w:divBdr>
            <w:top w:val="none" w:sz="0" w:space="0" w:color="auto"/>
            <w:left w:val="none" w:sz="0" w:space="0" w:color="auto"/>
            <w:bottom w:val="none" w:sz="0" w:space="0" w:color="auto"/>
            <w:right w:val="none" w:sz="0" w:space="0" w:color="auto"/>
          </w:divBdr>
        </w:div>
        <w:div w:id="646321640">
          <w:marLeft w:val="480"/>
          <w:marRight w:val="0"/>
          <w:marTop w:val="0"/>
          <w:marBottom w:val="0"/>
          <w:divBdr>
            <w:top w:val="none" w:sz="0" w:space="0" w:color="auto"/>
            <w:left w:val="none" w:sz="0" w:space="0" w:color="auto"/>
            <w:bottom w:val="none" w:sz="0" w:space="0" w:color="auto"/>
            <w:right w:val="none" w:sz="0" w:space="0" w:color="auto"/>
          </w:divBdr>
        </w:div>
        <w:div w:id="723261575">
          <w:marLeft w:val="480"/>
          <w:marRight w:val="0"/>
          <w:marTop w:val="0"/>
          <w:marBottom w:val="0"/>
          <w:divBdr>
            <w:top w:val="none" w:sz="0" w:space="0" w:color="auto"/>
            <w:left w:val="none" w:sz="0" w:space="0" w:color="auto"/>
            <w:bottom w:val="none" w:sz="0" w:space="0" w:color="auto"/>
            <w:right w:val="none" w:sz="0" w:space="0" w:color="auto"/>
          </w:divBdr>
        </w:div>
        <w:div w:id="741370769">
          <w:marLeft w:val="480"/>
          <w:marRight w:val="0"/>
          <w:marTop w:val="0"/>
          <w:marBottom w:val="0"/>
          <w:divBdr>
            <w:top w:val="none" w:sz="0" w:space="0" w:color="auto"/>
            <w:left w:val="none" w:sz="0" w:space="0" w:color="auto"/>
            <w:bottom w:val="none" w:sz="0" w:space="0" w:color="auto"/>
            <w:right w:val="none" w:sz="0" w:space="0" w:color="auto"/>
          </w:divBdr>
        </w:div>
        <w:div w:id="829251785">
          <w:marLeft w:val="480"/>
          <w:marRight w:val="0"/>
          <w:marTop w:val="0"/>
          <w:marBottom w:val="0"/>
          <w:divBdr>
            <w:top w:val="none" w:sz="0" w:space="0" w:color="auto"/>
            <w:left w:val="none" w:sz="0" w:space="0" w:color="auto"/>
            <w:bottom w:val="none" w:sz="0" w:space="0" w:color="auto"/>
            <w:right w:val="none" w:sz="0" w:space="0" w:color="auto"/>
          </w:divBdr>
        </w:div>
        <w:div w:id="863326536">
          <w:marLeft w:val="480"/>
          <w:marRight w:val="0"/>
          <w:marTop w:val="0"/>
          <w:marBottom w:val="0"/>
          <w:divBdr>
            <w:top w:val="none" w:sz="0" w:space="0" w:color="auto"/>
            <w:left w:val="none" w:sz="0" w:space="0" w:color="auto"/>
            <w:bottom w:val="none" w:sz="0" w:space="0" w:color="auto"/>
            <w:right w:val="none" w:sz="0" w:space="0" w:color="auto"/>
          </w:divBdr>
        </w:div>
        <w:div w:id="909534020">
          <w:marLeft w:val="480"/>
          <w:marRight w:val="0"/>
          <w:marTop w:val="0"/>
          <w:marBottom w:val="0"/>
          <w:divBdr>
            <w:top w:val="none" w:sz="0" w:space="0" w:color="auto"/>
            <w:left w:val="none" w:sz="0" w:space="0" w:color="auto"/>
            <w:bottom w:val="none" w:sz="0" w:space="0" w:color="auto"/>
            <w:right w:val="none" w:sz="0" w:space="0" w:color="auto"/>
          </w:divBdr>
        </w:div>
      </w:divsChild>
    </w:div>
    <w:div w:id="463353424">
      <w:bodyDiv w:val="1"/>
      <w:marLeft w:val="0"/>
      <w:marRight w:val="0"/>
      <w:marTop w:val="0"/>
      <w:marBottom w:val="0"/>
      <w:divBdr>
        <w:top w:val="none" w:sz="0" w:space="0" w:color="auto"/>
        <w:left w:val="none" w:sz="0" w:space="0" w:color="auto"/>
        <w:bottom w:val="none" w:sz="0" w:space="0" w:color="auto"/>
        <w:right w:val="none" w:sz="0" w:space="0" w:color="auto"/>
      </w:divBdr>
    </w:div>
    <w:div w:id="463547212">
      <w:bodyDiv w:val="1"/>
      <w:marLeft w:val="0"/>
      <w:marRight w:val="0"/>
      <w:marTop w:val="0"/>
      <w:marBottom w:val="0"/>
      <w:divBdr>
        <w:top w:val="none" w:sz="0" w:space="0" w:color="auto"/>
        <w:left w:val="none" w:sz="0" w:space="0" w:color="auto"/>
        <w:bottom w:val="none" w:sz="0" w:space="0" w:color="auto"/>
        <w:right w:val="none" w:sz="0" w:space="0" w:color="auto"/>
      </w:divBdr>
    </w:div>
    <w:div w:id="463695534">
      <w:bodyDiv w:val="1"/>
      <w:marLeft w:val="0"/>
      <w:marRight w:val="0"/>
      <w:marTop w:val="0"/>
      <w:marBottom w:val="0"/>
      <w:divBdr>
        <w:top w:val="none" w:sz="0" w:space="0" w:color="auto"/>
        <w:left w:val="none" w:sz="0" w:space="0" w:color="auto"/>
        <w:bottom w:val="none" w:sz="0" w:space="0" w:color="auto"/>
        <w:right w:val="none" w:sz="0" w:space="0" w:color="auto"/>
      </w:divBdr>
    </w:div>
    <w:div w:id="463818854">
      <w:bodyDiv w:val="1"/>
      <w:marLeft w:val="0"/>
      <w:marRight w:val="0"/>
      <w:marTop w:val="0"/>
      <w:marBottom w:val="0"/>
      <w:divBdr>
        <w:top w:val="none" w:sz="0" w:space="0" w:color="auto"/>
        <w:left w:val="none" w:sz="0" w:space="0" w:color="auto"/>
        <w:bottom w:val="none" w:sz="0" w:space="0" w:color="auto"/>
        <w:right w:val="none" w:sz="0" w:space="0" w:color="auto"/>
      </w:divBdr>
    </w:div>
    <w:div w:id="464009280">
      <w:bodyDiv w:val="1"/>
      <w:marLeft w:val="0"/>
      <w:marRight w:val="0"/>
      <w:marTop w:val="0"/>
      <w:marBottom w:val="0"/>
      <w:divBdr>
        <w:top w:val="none" w:sz="0" w:space="0" w:color="auto"/>
        <w:left w:val="none" w:sz="0" w:space="0" w:color="auto"/>
        <w:bottom w:val="none" w:sz="0" w:space="0" w:color="auto"/>
        <w:right w:val="none" w:sz="0" w:space="0" w:color="auto"/>
      </w:divBdr>
    </w:div>
    <w:div w:id="464130233">
      <w:bodyDiv w:val="1"/>
      <w:marLeft w:val="0"/>
      <w:marRight w:val="0"/>
      <w:marTop w:val="0"/>
      <w:marBottom w:val="0"/>
      <w:divBdr>
        <w:top w:val="none" w:sz="0" w:space="0" w:color="auto"/>
        <w:left w:val="none" w:sz="0" w:space="0" w:color="auto"/>
        <w:bottom w:val="none" w:sz="0" w:space="0" w:color="auto"/>
        <w:right w:val="none" w:sz="0" w:space="0" w:color="auto"/>
      </w:divBdr>
    </w:div>
    <w:div w:id="464154769">
      <w:bodyDiv w:val="1"/>
      <w:marLeft w:val="0"/>
      <w:marRight w:val="0"/>
      <w:marTop w:val="0"/>
      <w:marBottom w:val="0"/>
      <w:divBdr>
        <w:top w:val="none" w:sz="0" w:space="0" w:color="auto"/>
        <w:left w:val="none" w:sz="0" w:space="0" w:color="auto"/>
        <w:bottom w:val="none" w:sz="0" w:space="0" w:color="auto"/>
        <w:right w:val="none" w:sz="0" w:space="0" w:color="auto"/>
      </w:divBdr>
    </w:div>
    <w:div w:id="464155518">
      <w:bodyDiv w:val="1"/>
      <w:marLeft w:val="0"/>
      <w:marRight w:val="0"/>
      <w:marTop w:val="0"/>
      <w:marBottom w:val="0"/>
      <w:divBdr>
        <w:top w:val="none" w:sz="0" w:space="0" w:color="auto"/>
        <w:left w:val="none" w:sz="0" w:space="0" w:color="auto"/>
        <w:bottom w:val="none" w:sz="0" w:space="0" w:color="auto"/>
        <w:right w:val="none" w:sz="0" w:space="0" w:color="auto"/>
      </w:divBdr>
    </w:div>
    <w:div w:id="464280004">
      <w:bodyDiv w:val="1"/>
      <w:marLeft w:val="0"/>
      <w:marRight w:val="0"/>
      <w:marTop w:val="0"/>
      <w:marBottom w:val="0"/>
      <w:divBdr>
        <w:top w:val="none" w:sz="0" w:space="0" w:color="auto"/>
        <w:left w:val="none" w:sz="0" w:space="0" w:color="auto"/>
        <w:bottom w:val="none" w:sz="0" w:space="0" w:color="auto"/>
        <w:right w:val="none" w:sz="0" w:space="0" w:color="auto"/>
      </w:divBdr>
    </w:div>
    <w:div w:id="464347693">
      <w:bodyDiv w:val="1"/>
      <w:marLeft w:val="0"/>
      <w:marRight w:val="0"/>
      <w:marTop w:val="0"/>
      <w:marBottom w:val="0"/>
      <w:divBdr>
        <w:top w:val="none" w:sz="0" w:space="0" w:color="auto"/>
        <w:left w:val="none" w:sz="0" w:space="0" w:color="auto"/>
        <w:bottom w:val="none" w:sz="0" w:space="0" w:color="auto"/>
        <w:right w:val="none" w:sz="0" w:space="0" w:color="auto"/>
      </w:divBdr>
    </w:div>
    <w:div w:id="464391241">
      <w:bodyDiv w:val="1"/>
      <w:marLeft w:val="0"/>
      <w:marRight w:val="0"/>
      <w:marTop w:val="0"/>
      <w:marBottom w:val="0"/>
      <w:divBdr>
        <w:top w:val="none" w:sz="0" w:space="0" w:color="auto"/>
        <w:left w:val="none" w:sz="0" w:space="0" w:color="auto"/>
        <w:bottom w:val="none" w:sz="0" w:space="0" w:color="auto"/>
        <w:right w:val="none" w:sz="0" w:space="0" w:color="auto"/>
      </w:divBdr>
    </w:div>
    <w:div w:id="464393562">
      <w:bodyDiv w:val="1"/>
      <w:marLeft w:val="0"/>
      <w:marRight w:val="0"/>
      <w:marTop w:val="0"/>
      <w:marBottom w:val="0"/>
      <w:divBdr>
        <w:top w:val="none" w:sz="0" w:space="0" w:color="auto"/>
        <w:left w:val="none" w:sz="0" w:space="0" w:color="auto"/>
        <w:bottom w:val="none" w:sz="0" w:space="0" w:color="auto"/>
        <w:right w:val="none" w:sz="0" w:space="0" w:color="auto"/>
      </w:divBdr>
    </w:div>
    <w:div w:id="464396173">
      <w:bodyDiv w:val="1"/>
      <w:marLeft w:val="0"/>
      <w:marRight w:val="0"/>
      <w:marTop w:val="0"/>
      <w:marBottom w:val="0"/>
      <w:divBdr>
        <w:top w:val="none" w:sz="0" w:space="0" w:color="auto"/>
        <w:left w:val="none" w:sz="0" w:space="0" w:color="auto"/>
        <w:bottom w:val="none" w:sz="0" w:space="0" w:color="auto"/>
        <w:right w:val="none" w:sz="0" w:space="0" w:color="auto"/>
      </w:divBdr>
    </w:div>
    <w:div w:id="464469014">
      <w:bodyDiv w:val="1"/>
      <w:marLeft w:val="0"/>
      <w:marRight w:val="0"/>
      <w:marTop w:val="0"/>
      <w:marBottom w:val="0"/>
      <w:divBdr>
        <w:top w:val="none" w:sz="0" w:space="0" w:color="auto"/>
        <w:left w:val="none" w:sz="0" w:space="0" w:color="auto"/>
        <w:bottom w:val="none" w:sz="0" w:space="0" w:color="auto"/>
        <w:right w:val="none" w:sz="0" w:space="0" w:color="auto"/>
      </w:divBdr>
    </w:div>
    <w:div w:id="464542077">
      <w:bodyDiv w:val="1"/>
      <w:marLeft w:val="0"/>
      <w:marRight w:val="0"/>
      <w:marTop w:val="0"/>
      <w:marBottom w:val="0"/>
      <w:divBdr>
        <w:top w:val="none" w:sz="0" w:space="0" w:color="auto"/>
        <w:left w:val="none" w:sz="0" w:space="0" w:color="auto"/>
        <w:bottom w:val="none" w:sz="0" w:space="0" w:color="auto"/>
        <w:right w:val="none" w:sz="0" w:space="0" w:color="auto"/>
      </w:divBdr>
    </w:div>
    <w:div w:id="464661794">
      <w:bodyDiv w:val="1"/>
      <w:marLeft w:val="0"/>
      <w:marRight w:val="0"/>
      <w:marTop w:val="0"/>
      <w:marBottom w:val="0"/>
      <w:divBdr>
        <w:top w:val="none" w:sz="0" w:space="0" w:color="auto"/>
        <w:left w:val="none" w:sz="0" w:space="0" w:color="auto"/>
        <w:bottom w:val="none" w:sz="0" w:space="0" w:color="auto"/>
        <w:right w:val="none" w:sz="0" w:space="0" w:color="auto"/>
      </w:divBdr>
    </w:div>
    <w:div w:id="464663325">
      <w:bodyDiv w:val="1"/>
      <w:marLeft w:val="0"/>
      <w:marRight w:val="0"/>
      <w:marTop w:val="0"/>
      <w:marBottom w:val="0"/>
      <w:divBdr>
        <w:top w:val="none" w:sz="0" w:space="0" w:color="auto"/>
        <w:left w:val="none" w:sz="0" w:space="0" w:color="auto"/>
        <w:bottom w:val="none" w:sz="0" w:space="0" w:color="auto"/>
        <w:right w:val="none" w:sz="0" w:space="0" w:color="auto"/>
      </w:divBdr>
    </w:div>
    <w:div w:id="464782228">
      <w:bodyDiv w:val="1"/>
      <w:marLeft w:val="0"/>
      <w:marRight w:val="0"/>
      <w:marTop w:val="0"/>
      <w:marBottom w:val="0"/>
      <w:divBdr>
        <w:top w:val="none" w:sz="0" w:space="0" w:color="auto"/>
        <w:left w:val="none" w:sz="0" w:space="0" w:color="auto"/>
        <w:bottom w:val="none" w:sz="0" w:space="0" w:color="auto"/>
        <w:right w:val="none" w:sz="0" w:space="0" w:color="auto"/>
      </w:divBdr>
    </w:div>
    <w:div w:id="464809877">
      <w:bodyDiv w:val="1"/>
      <w:marLeft w:val="0"/>
      <w:marRight w:val="0"/>
      <w:marTop w:val="0"/>
      <w:marBottom w:val="0"/>
      <w:divBdr>
        <w:top w:val="none" w:sz="0" w:space="0" w:color="auto"/>
        <w:left w:val="none" w:sz="0" w:space="0" w:color="auto"/>
        <w:bottom w:val="none" w:sz="0" w:space="0" w:color="auto"/>
        <w:right w:val="none" w:sz="0" w:space="0" w:color="auto"/>
      </w:divBdr>
    </w:div>
    <w:div w:id="464854431">
      <w:bodyDiv w:val="1"/>
      <w:marLeft w:val="0"/>
      <w:marRight w:val="0"/>
      <w:marTop w:val="0"/>
      <w:marBottom w:val="0"/>
      <w:divBdr>
        <w:top w:val="none" w:sz="0" w:space="0" w:color="auto"/>
        <w:left w:val="none" w:sz="0" w:space="0" w:color="auto"/>
        <w:bottom w:val="none" w:sz="0" w:space="0" w:color="auto"/>
        <w:right w:val="none" w:sz="0" w:space="0" w:color="auto"/>
      </w:divBdr>
    </w:div>
    <w:div w:id="464855340">
      <w:bodyDiv w:val="1"/>
      <w:marLeft w:val="0"/>
      <w:marRight w:val="0"/>
      <w:marTop w:val="0"/>
      <w:marBottom w:val="0"/>
      <w:divBdr>
        <w:top w:val="none" w:sz="0" w:space="0" w:color="auto"/>
        <w:left w:val="none" w:sz="0" w:space="0" w:color="auto"/>
        <w:bottom w:val="none" w:sz="0" w:space="0" w:color="auto"/>
        <w:right w:val="none" w:sz="0" w:space="0" w:color="auto"/>
      </w:divBdr>
    </w:div>
    <w:div w:id="464860396">
      <w:bodyDiv w:val="1"/>
      <w:marLeft w:val="0"/>
      <w:marRight w:val="0"/>
      <w:marTop w:val="0"/>
      <w:marBottom w:val="0"/>
      <w:divBdr>
        <w:top w:val="none" w:sz="0" w:space="0" w:color="auto"/>
        <w:left w:val="none" w:sz="0" w:space="0" w:color="auto"/>
        <w:bottom w:val="none" w:sz="0" w:space="0" w:color="auto"/>
        <w:right w:val="none" w:sz="0" w:space="0" w:color="auto"/>
      </w:divBdr>
    </w:div>
    <w:div w:id="465053059">
      <w:bodyDiv w:val="1"/>
      <w:marLeft w:val="0"/>
      <w:marRight w:val="0"/>
      <w:marTop w:val="0"/>
      <w:marBottom w:val="0"/>
      <w:divBdr>
        <w:top w:val="none" w:sz="0" w:space="0" w:color="auto"/>
        <w:left w:val="none" w:sz="0" w:space="0" w:color="auto"/>
        <w:bottom w:val="none" w:sz="0" w:space="0" w:color="auto"/>
        <w:right w:val="none" w:sz="0" w:space="0" w:color="auto"/>
      </w:divBdr>
    </w:div>
    <w:div w:id="465053094">
      <w:bodyDiv w:val="1"/>
      <w:marLeft w:val="0"/>
      <w:marRight w:val="0"/>
      <w:marTop w:val="0"/>
      <w:marBottom w:val="0"/>
      <w:divBdr>
        <w:top w:val="none" w:sz="0" w:space="0" w:color="auto"/>
        <w:left w:val="none" w:sz="0" w:space="0" w:color="auto"/>
        <w:bottom w:val="none" w:sz="0" w:space="0" w:color="auto"/>
        <w:right w:val="none" w:sz="0" w:space="0" w:color="auto"/>
      </w:divBdr>
    </w:div>
    <w:div w:id="465123720">
      <w:bodyDiv w:val="1"/>
      <w:marLeft w:val="0"/>
      <w:marRight w:val="0"/>
      <w:marTop w:val="0"/>
      <w:marBottom w:val="0"/>
      <w:divBdr>
        <w:top w:val="none" w:sz="0" w:space="0" w:color="auto"/>
        <w:left w:val="none" w:sz="0" w:space="0" w:color="auto"/>
        <w:bottom w:val="none" w:sz="0" w:space="0" w:color="auto"/>
        <w:right w:val="none" w:sz="0" w:space="0" w:color="auto"/>
      </w:divBdr>
    </w:div>
    <w:div w:id="465128951">
      <w:bodyDiv w:val="1"/>
      <w:marLeft w:val="0"/>
      <w:marRight w:val="0"/>
      <w:marTop w:val="0"/>
      <w:marBottom w:val="0"/>
      <w:divBdr>
        <w:top w:val="none" w:sz="0" w:space="0" w:color="auto"/>
        <w:left w:val="none" w:sz="0" w:space="0" w:color="auto"/>
        <w:bottom w:val="none" w:sz="0" w:space="0" w:color="auto"/>
        <w:right w:val="none" w:sz="0" w:space="0" w:color="auto"/>
      </w:divBdr>
    </w:div>
    <w:div w:id="465202752">
      <w:bodyDiv w:val="1"/>
      <w:marLeft w:val="0"/>
      <w:marRight w:val="0"/>
      <w:marTop w:val="0"/>
      <w:marBottom w:val="0"/>
      <w:divBdr>
        <w:top w:val="none" w:sz="0" w:space="0" w:color="auto"/>
        <w:left w:val="none" w:sz="0" w:space="0" w:color="auto"/>
        <w:bottom w:val="none" w:sz="0" w:space="0" w:color="auto"/>
        <w:right w:val="none" w:sz="0" w:space="0" w:color="auto"/>
      </w:divBdr>
    </w:div>
    <w:div w:id="465242495">
      <w:bodyDiv w:val="1"/>
      <w:marLeft w:val="0"/>
      <w:marRight w:val="0"/>
      <w:marTop w:val="0"/>
      <w:marBottom w:val="0"/>
      <w:divBdr>
        <w:top w:val="none" w:sz="0" w:space="0" w:color="auto"/>
        <w:left w:val="none" w:sz="0" w:space="0" w:color="auto"/>
        <w:bottom w:val="none" w:sz="0" w:space="0" w:color="auto"/>
        <w:right w:val="none" w:sz="0" w:space="0" w:color="auto"/>
      </w:divBdr>
    </w:div>
    <w:div w:id="465393585">
      <w:bodyDiv w:val="1"/>
      <w:marLeft w:val="0"/>
      <w:marRight w:val="0"/>
      <w:marTop w:val="0"/>
      <w:marBottom w:val="0"/>
      <w:divBdr>
        <w:top w:val="none" w:sz="0" w:space="0" w:color="auto"/>
        <w:left w:val="none" w:sz="0" w:space="0" w:color="auto"/>
        <w:bottom w:val="none" w:sz="0" w:space="0" w:color="auto"/>
        <w:right w:val="none" w:sz="0" w:space="0" w:color="auto"/>
      </w:divBdr>
    </w:div>
    <w:div w:id="465396522">
      <w:bodyDiv w:val="1"/>
      <w:marLeft w:val="0"/>
      <w:marRight w:val="0"/>
      <w:marTop w:val="0"/>
      <w:marBottom w:val="0"/>
      <w:divBdr>
        <w:top w:val="none" w:sz="0" w:space="0" w:color="auto"/>
        <w:left w:val="none" w:sz="0" w:space="0" w:color="auto"/>
        <w:bottom w:val="none" w:sz="0" w:space="0" w:color="auto"/>
        <w:right w:val="none" w:sz="0" w:space="0" w:color="auto"/>
      </w:divBdr>
    </w:div>
    <w:div w:id="465438051">
      <w:bodyDiv w:val="1"/>
      <w:marLeft w:val="0"/>
      <w:marRight w:val="0"/>
      <w:marTop w:val="0"/>
      <w:marBottom w:val="0"/>
      <w:divBdr>
        <w:top w:val="none" w:sz="0" w:space="0" w:color="auto"/>
        <w:left w:val="none" w:sz="0" w:space="0" w:color="auto"/>
        <w:bottom w:val="none" w:sz="0" w:space="0" w:color="auto"/>
        <w:right w:val="none" w:sz="0" w:space="0" w:color="auto"/>
      </w:divBdr>
    </w:div>
    <w:div w:id="465464951">
      <w:bodyDiv w:val="1"/>
      <w:marLeft w:val="0"/>
      <w:marRight w:val="0"/>
      <w:marTop w:val="0"/>
      <w:marBottom w:val="0"/>
      <w:divBdr>
        <w:top w:val="none" w:sz="0" w:space="0" w:color="auto"/>
        <w:left w:val="none" w:sz="0" w:space="0" w:color="auto"/>
        <w:bottom w:val="none" w:sz="0" w:space="0" w:color="auto"/>
        <w:right w:val="none" w:sz="0" w:space="0" w:color="auto"/>
      </w:divBdr>
    </w:div>
    <w:div w:id="465665718">
      <w:bodyDiv w:val="1"/>
      <w:marLeft w:val="0"/>
      <w:marRight w:val="0"/>
      <w:marTop w:val="0"/>
      <w:marBottom w:val="0"/>
      <w:divBdr>
        <w:top w:val="none" w:sz="0" w:space="0" w:color="auto"/>
        <w:left w:val="none" w:sz="0" w:space="0" w:color="auto"/>
        <w:bottom w:val="none" w:sz="0" w:space="0" w:color="auto"/>
        <w:right w:val="none" w:sz="0" w:space="0" w:color="auto"/>
      </w:divBdr>
      <w:divsChild>
        <w:div w:id="54162262">
          <w:marLeft w:val="480"/>
          <w:marRight w:val="0"/>
          <w:marTop w:val="0"/>
          <w:marBottom w:val="0"/>
          <w:divBdr>
            <w:top w:val="none" w:sz="0" w:space="0" w:color="auto"/>
            <w:left w:val="none" w:sz="0" w:space="0" w:color="auto"/>
            <w:bottom w:val="none" w:sz="0" w:space="0" w:color="auto"/>
            <w:right w:val="none" w:sz="0" w:space="0" w:color="auto"/>
          </w:divBdr>
        </w:div>
        <w:div w:id="73287183">
          <w:marLeft w:val="480"/>
          <w:marRight w:val="0"/>
          <w:marTop w:val="0"/>
          <w:marBottom w:val="0"/>
          <w:divBdr>
            <w:top w:val="none" w:sz="0" w:space="0" w:color="auto"/>
            <w:left w:val="none" w:sz="0" w:space="0" w:color="auto"/>
            <w:bottom w:val="none" w:sz="0" w:space="0" w:color="auto"/>
            <w:right w:val="none" w:sz="0" w:space="0" w:color="auto"/>
          </w:divBdr>
        </w:div>
        <w:div w:id="119079745">
          <w:marLeft w:val="480"/>
          <w:marRight w:val="0"/>
          <w:marTop w:val="0"/>
          <w:marBottom w:val="0"/>
          <w:divBdr>
            <w:top w:val="none" w:sz="0" w:space="0" w:color="auto"/>
            <w:left w:val="none" w:sz="0" w:space="0" w:color="auto"/>
            <w:bottom w:val="none" w:sz="0" w:space="0" w:color="auto"/>
            <w:right w:val="none" w:sz="0" w:space="0" w:color="auto"/>
          </w:divBdr>
        </w:div>
        <w:div w:id="220945592">
          <w:marLeft w:val="480"/>
          <w:marRight w:val="0"/>
          <w:marTop w:val="0"/>
          <w:marBottom w:val="0"/>
          <w:divBdr>
            <w:top w:val="none" w:sz="0" w:space="0" w:color="auto"/>
            <w:left w:val="none" w:sz="0" w:space="0" w:color="auto"/>
            <w:bottom w:val="none" w:sz="0" w:space="0" w:color="auto"/>
            <w:right w:val="none" w:sz="0" w:space="0" w:color="auto"/>
          </w:divBdr>
        </w:div>
        <w:div w:id="231429969">
          <w:marLeft w:val="480"/>
          <w:marRight w:val="0"/>
          <w:marTop w:val="0"/>
          <w:marBottom w:val="0"/>
          <w:divBdr>
            <w:top w:val="none" w:sz="0" w:space="0" w:color="auto"/>
            <w:left w:val="none" w:sz="0" w:space="0" w:color="auto"/>
            <w:bottom w:val="none" w:sz="0" w:space="0" w:color="auto"/>
            <w:right w:val="none" w:sz="0" w:space="0" w:color="auto"/>
          </w:divBdr>
        </w:div>
        <w:div w:id="391513149">
          <w:marLeft w:val="480"/>
          <w:marRight w:val="0"/>
          <w:marTop w:val="0"/>
          <w:marBottom w:val="0"/>
          <w:divBdr>
            <w:top w:val="none" w:sz="0" w:space="0" w:color="auto"/>
            <w:left w:val="none" w:sz="0" w:space="0" w:color="auto"/>
            <w:bottom w:val="none" w:sz="0" w:space="0" w:color="auto"/>
            <w:right w:val="none" w:sz="0" w:space="0" w:color="auto"/>
          </w:divBdr>
        </w:div>
        <w:div w:id="416828349">
          <w:marLeft w:val="480"/>
          <w:marRight w:val="0"/>
          <w:marTop w:val="0"/>
          <w:marBottom w:val="0"/>
          <w:divBdr>
            <w:top w:val="none" w:sz="0" w:space="0" w:color="auto"/>
            <w:left w:val="none" w:sz="0" w:space="0" w:color="auto"/>
            <w:bottom w:val="none" w:sz="0" w:space="0" w:color="auto"/>
            <w:right w:val="none" w:sz="0" w:space="0" w:color="auto"/>
          </w:divBdr>
        </w:div>
        <w:div w:id="549075093">
          <w:marLeft w:val="480"/>
          <w:marRight w:val="0"/>
          <w:marTop w:val="0"/>
          <w:marBottom w:val="0"/>
          <w:divBdr>
            <w:top w:val="none" w:sz="0" w:space="0" w:color="auto"/>
            <w:left w:val="none" w:sz="0" w:space="0" w:color="auto"/>
            <w:bottom w:val="none" w:sz="0" w:space="0" w:color="auto"/>
            <w:right w:val="none" w:sz="0" w:space="0" w:color="auto"/>
          </w:divBdr>
        </w:div>
        <w:div w:id="590092441">
          <w:marLeft w:val="480"/>
          <w:marRight w:val="0"/>
          <w:marTop w:val="0"/>
          <w:marBottom w:val="0"/>
          <w:divBdr>
            <w:top w:val="none" w:sz="0" w:space="0" w:color="auto"/>
            <w:left w:val="none" w:sz="0" w:space="0" w:color="auto"/>
            <w:bottom w:val="none" w:sz="0" w:space="0" w:color="auto"/>
            <w:right w:val="none" w:sz="0" w:space="0" w:color="auto"/>
          </w:divBdr>
        </w:div>
        <w:div w:id="591594078">
          <w:marLeft w:val="480"/>
          <w:marRight w:val="0"/>
          <w:marTop w:val="0"/>
          <w:marBottom w:val="0"/>
          <w:divBdr>
            <w:top w:val="none" w:sz="0" w:space="0" w:color="auto"/>
            <w:left w:val="none" w:sz="0" w:space="0" w:color="auto"/>
            <w:bottom w:val="none" w:sz="0" w:space="0" w:color="auto"/>
            <w:right w:val="none" w:sz="0" w:space="0" w:color="auto"/>
          </w:divBdr>
        </w:div>
        <w:div w:id="613362314">
          <w:marLeft w:val="480"/>
          <w:marRight w:val="0"/>
          <w:marTop w:val="0"/>
          <w:marBottom w:val="0"/>
          <w:divBdr>
            <w:top w:val="none" w:sz="0" w:space="0" w:color="auto"/>
            <w:left w:val="none" w:sz="0" w:space="0" w:color="auto"/>
            <w:bottom w:val="none" w:sz="0" w:space="0" w:color="auto"/>
            <w:right w:val="none" w:sz="0" w:space="0" w:color="auto"/>
          </w:divBdr>
        </w:div>
        <w:div w:id="617302336">
          <w:marLeft w:val="480"/>
          <w:marRight w:val="0"/>
          <w:marTop w:val="0"/>
          <w:marBottom w:val="0"/>
          <w:divBdr>
            <w:top w:val="none" w:sz="0" w:space="0" w:color="auto"/>
            <w:left w:val="none" w:sz="0" w:space="0" w:color="auto"/>
            <w:bottom w:val="none" w:sz="0" w:space="0" w:color="auto"/>
            <w:right w:val="none" w:sz="0" w:space="0" w:color="auto"/>
          </w:divBdr>
        </w:div>
        <w:div w:id="627441806">
          <w:marLeft w:val="480"/>
          <w:marRight w:val="0"/>
          <w:marTop w:val="0"/>
          <w:marBottom w:val="0"/>
          <w:divBdr>
            <w:top w:val="none" w:sz="0" w:space="0" w:color="auto"/>
            <w:left w:val="none" w:sz="0" w:space="0" w:color="auto"/>
            <w:bottom w:val="none" w:sz="0" w:space="0" w:color="auto"/>
            <w:right w:val="none" w:sz="0" w:space="0" w:color="auto"/>
          </w:divBdr>
        </w:div>
        <w:div w:id="632952591">
          <w:marLeft w:val="480"/>
          <w:marRight w:val="0"/>
          <w:marTop w:val="0"/>
          <w:marBottom w:val="0"/>
          <w:divBdr>
            <w:top w:val="none" w:sz="0" w:space="0" w:color="auto"/>
            <w:left w:val="none" w:sz="0" w:space="0" w:color="auto"/>
            <w:bottom w:val="none" w:sz="0" w:space="0" w:color="auto"/>
            <w:right w:val="none" w:sz="0" w:space="0" w:color="auto"/>
          </w:divBdr>
        </w:div>
        <w:div w:id="657656760">
          <w:marLeft w:val="480"/>
          <w:marRight w:val="0"/>
          <w:marTop w:val="0"/>
          <w:marBottom w:val="0"/>
          <w:divBdr>
            <w:top w:val="none" w:sz="0" w:space="0" w:color="auto"/>
            <w:left w:val="none" w:sz="0" w:space="0" w:color="auto"/>
            <w:bottom w:val="none" w:sz="0" w:space="0" w:color="auto"/>
            <w:right w:val="none" w:sz="0" w:space="0" w:color="auto"/>
          </w:divBdr>
        </w:div>
        <w:div w:id="668599175">
          <w:marLeft w:val="480"/>
          <w:marRight w:val="0"/>
          <w:marTop w:val="0"/>
          <w:marBottom w:val="0"/>
          <w:divBdr>
            <w:top w:val="none" w:sz="0" w:space="0" w:color="auto"/>
            <w:left w:val="none" w:sz="0" w:space="0" w:color="auto"/>
            <w:bottom w:val="none" w:sz="0" w:space="0" w:color="auto"/>
            <w:right w:val="none" w:sz="0" w:space="0" w:color="auto"/>
          </w:divBdr>
        </w:div>
        <w:div w:id="784422622">
          <w:marLeft w:val="480"/>
          <w:marRight w:val="0"/>
          <w:marTop w:val="0"/>
          <w:marBottom w:val="0"/>
          <w:divBdr>
            <w:top w:val="none" w:sz="0" w:space="0" w:color="auto"/>
            <w:left w:val="none" w:sz="0" w:space="0" w:color="auto"/>
            <w:bottom w:val="none" w:sz="0" w:space="0" w:color="auto"/>
            <w:right w:val="none" w:sz="0" w:space="0" w:color="auto"/>
          </w:divBdr>
        </w:div>
        <w:div w:id="811629988">
          <w:marLeft w:val="480"/>
          <w:marRight w:val="0"/>
          <w:marTop w:val="0"/>
          <w:marBottom w:val="0"/>
          <w:divBdr>
            <w:top w:val="none" w:sz="0" w:space="0" w:color="auto"/>
            <w:left w:val="none" w:sz="0" w:space="0" w:color="auto"/>
            <w:bottom w:val="none" w:sz="0" w:space="0" w:color="auto"/>
            <w:right w:val="none" w:sz="0" w:space="0" w:color="auto"/>
          </w:divBdr>
        </w:div>
        <w:div w:id="869880861">
          <w:marLeft w:val="480"/>
          <w:marRight w:val="0"/>
          <w:marTop w:val="0"/>
          <w:marBottom w:val="0"/>
          <w:divBdr>
            <w:top w:val="none" w:sz="0" w:space="0" w:color="auto"/>
            <w:left w:val="none" w:sz="0" w:space="0" w:color="auto"/>
            <w:bottom w:val="none" w:sz="0" w:space="0" w:color="auto"/>
            <w:right w:val="none" w:sz="0" w:space="0" w:color="auto"/>
          </w:divBdr>
        </w:div>
        <w:div w:id="889610543">
          <w:marLeft w:val="480"/>
          <w:marRight w:val="0"/>
          <w:marTop w:val="0"/>
          <w:marBottom w:val="0"/>
          <w:divBdr>
            <w:top w:val="none" w:sz="0" w:space="0" w:color="auto"/>
            <w:left w:val="none" w:sz="0" w:space="0" w:color="auto"/>
            <w:bottom w:val="none" w:sz="0" w:space="0" w:color="auto"/>
            <w:right w:val="none" w:sz="0" w:space="0" w:color="auto"/>
          </w:divBdr>
        </w:div>
      </w:divsChild>
    </w:div>
    <w:div w:id="465853705">
      <w:bodyDiv w:val="1"/>
      <w:marLeft w:val="0"/>
      <w:marRight w:val="0"/>
      <w:marTop w:val="0"/>
      <w:marBottom w:val="0"/>
      <w:divBdr>
        <w:top w:val="none" w:sz="0" w:space="0" w:color="auto"/>
        <w:left w:val="none" w:sz="0" w:space="0" w:color="auto"/>
        <w:bottom w:val="none" w:sz="0" w:space="0" w:color="auto"/>
        <w:right w:val="none" w:sz="0" w:space="0" w:color="auto"/>
      </w:divBdr>
    </w:div>
    <w:div w:id="465859293">
      <w:bodyDiv w:val="1"/>
      <w:marLeft w:val="0"/>
      <w:marRight w:val="0"/>
      <w:marTop w:val="0"/>
      <w:marBottom w:val="0"/>
      <w:divBdr>
        <w:top w:val="none" w:sz="0" w:space="0" w:color="auto"/>
        <w:left w:val="none" w:sz="0" w:space="0" w:color="auto"/>
        <w:bottom w:val="none" w:sz="0" w:space="0" w:color="auto"/>
        <w:right w:val="none" w:sz="0" w:space="0" w:color="auto"/>
      </w:divBdr>
    </w:div>
    <w:div w:id="466237947">
      <w:bodyDiv w:val="1"/>
      <w:marLeft w:val="0"/>
      <w:marRight w:val="0"/>
      <w:marTop w:val="0"/>
      <w:marBottom w:val="0"/>
      <w:divBdr>
        <w:top w:val="none" w:sz="0" w:space="0" w:color="auto"/>
        <w:left w:val="none" w:sz="0" w:space="0" w:color="auto"/>
        <w:bottom w:val="none" w:sz="0" w:space="0" w:color="auto"/>
        <w:right w:val="none" w:sz="0" w:space="0" w:color="auto"/>
      </w:divBdr>
    </w:div>
    <w:div w:id="466246726">
      <w:bodyDiv w:val="1"/>
      <w:marLeft w:val="0"/>
      <w:marRight w:val="0"/>
      <w:marTop w:val="0"/>
      <w:marBottom w:val="0"/>
      <w:divBdr>
        <w:top w:val="none" w:sz="0" w:space="0" w:color="auto"/>
        <w:left w:val="none" w:sz="0" w:space="0" w:color="auto"/>
        <w:bottom w:val="none" w:sz="0" w:space="0" w:color="auto"/>
        <w:right w:val="none" w:sz="0" w:space="0" w:color="auto"/>
      </w:divBdr>
    </w:div>
    <w:div w:id="466362884">
      <w:bodyDiv w:val="1"/>
      <w:marLeft w:val="0"/>
      <w:marRight w:val="0"/>
      <w:marTop w:val="0"/>
      <w:marBottom w:val="0"/>
      <w:divBdr>
        <w:top w:val="none" w:sz="0" w:space="0" w:color="auto"/>
        <w:left w:val="none" w:sz="0" w:space="0" w:color="auto"/>
        <w:bottom w:val="none" w:sz="0" w:space="0" w:color="auto"/>
        <w:right w:val="none" w:sz="0" w:space="0" w:color="auto"/>
      </w:divBdr>
    </w:div>
    <w:div w:id="466364724">
      <w:bodyDiv w:val="1"/>
      <w:marLeft w:val="0"/>
      <w:marRight w:val="0"/>
      <w:marTop w:val="0"/>
      <w:marBottom w:val="0"/>
      <w:divBdr>
        <w:top w:val="none" w:sz="0" w:space="0" w:color="auto"/>
        <w:left w:val="none" w:sz="0" w:space="0" w:color="auto"/>
        <w:bottom w:val="none" w:sz="0" w:space="0" w:color="auto"/>
        <w:right w:val="none" w:sz="0" w:space="0" w:color="auto"/>
      </w:divBdr>
    </w:div>
    <w:div w:id="466582821">
      <w:bodyDiv w:val="1"/>
      <w:marLeft w:val="0"/>
      <w:marRight w:val="0"/>
      <w:marTop w:val="0"/>
      <w:marBottom w:val="0"/>
      <w:divBdr>
        <w:top w:val="none" w:sz="0" w:space="0" w:color="auto"/>
        <w:left w:val="none" w:sz="0" w:space="0" w:color="auto"/>
        <w:bottom w:val="none" w:sz="0" w:space="0" w:color="auto"/>
        <w:right w:val="none" w:sz="0" w:space="0" w:color="auto"/>
      </w:divBdr>
    </w:div>
    <w:div w:id="466633066">
      <w:bodyDiv w:val="1"/>
      <w:marLeft w:val="0"/>
      <w:marRight w:val="0"/>
      <w:marTop w:val="0"/>
      <w:marBottom w:val="0"/>
      <w:divBdr>
        <w:top w:val="none" w:sz="0" w:space="0" w:color="auto"/>
        <w:left w:val="none" w:sz="0" w:space="0" w:color="auto"/>
        <w:bottom w:val="none" w:sz="0" w:space="0" w:color="auto"/>
        <w:right w:val="none" w:sz="0" w:space="0" w:color="auto"/>
      </w:divBdr>
    </w:div>
    <w:div w:id="466749471">
      <w:bodyDiv w:val="1"/>
      <w:marLeft w:val="0"/>
      <w:marRight w:val="0"/>
      <w:marTop w:val="0"/>
      <w:marBottom w:val="0"/>
      <w:divBdr>
        <w:top w:val="none" w:sz="0" w:space="0" w:color="auto"/>
        <w:left w:val="none" w:sz="0" w:space="0" w:color="auto"/>
        <w:bottom w:val="none" w:sz="0" w:space="0" w:color="auto"/>
        <w:right w:val="none" w:sz="0" w:space="0" w:color="auto"/>
      </w:divBdr>
    </w:div>
    <w:div w:id="466818097">
      <w:bodyDiv w:val="1"/>
      <w:marLeft w:val="0"/>
      <w:marRight w:val="0"/>
      <w:marTop w:val="0"/>
      <w:marBottom w:val="0"/>
      <w:divBdr>
        <w:top w:val="none" w:sz="0" w:space="0" w:color="auto"/>
        <w:left w:val="none" w:sz="0" w:space="0" w:color="auto"/>
        <w:bottom w:val="none" w:sz="0" w:space="0" w:color="auto"/>
        <w:right w:val="none" w:sz="0" w:space="0" w:color="auto"/>
      </w:divBdr>
    </w:div>
    <w:div w:id="466821659">
      <w:bodyDiv w:val="1"/>
      <w:marLeft w:val="0"/>
      <w:marRight w:val="0"/>
      <w:marTop w:val="0"/>
      <w:marBottom w:val="0"/>
      <w:divBdr>
        <w:top w:val="none" w:sz="0" w:space="0" w:color="auto"/>
        <w:left w:val="none" w:sz="0" w:space="0" w:color="auto"/>
        <w:bottom w:val="none" w:sz="0" w:space="0" w:color="auto"/>
        <w:right w:val="none" w:sz="0" w:space="0" w:color="auto"/>
      </w:divBdr>
    </w:div>
    <w:div w:id="466900891">
      <w:bodyDiv w:val="1"/>
      <w:marLeft w:val="0"/>
      <w:marRight w:val="0"/>
      <w:marTop w:val="0"/>
      <w:marBottom w:val="0"/>
      <w:divBdr>
        <w:top w:val="none" w:sz="0" w:space="0" w:color="auto"/>
        <w:left w:val="none" w:sz="0" w:space="0" w:color="auto"/>
        <w:bottom w:val="none" w:sz="0" w:space="0" w:color="auto"/>
        <w:right w:val="none" w:sz="0" w:space="0" w:color="auto"/>
      </w:divBdr>
    </w:div>
    <w:div w:id="466976651">
      <w:bodyDiv w:val="1"/>
      <w:marLeft w:val="0"/>
      <w:marRight w:val="0"/>
      <w:marTop w:val="0"/>
      <w:marBottom w:val="0"/>
      <w:divBdr>
        <w:top w:val="none" w:sz="0" w:space="0" w:color="auto"/>
        <w:left w:val="none" w:sz="0" w:space="0" w:color="auto"/>
        <w:bottom w:val="none" w:sz="0" w:space="0" w:color="auto"/>
        <w:right w:val="none" w:sz="0" w:space="0" w:color="auto"/>
      </w:divBdr>
    </w:div>
    <w:div w:id="467165689">
      <w:bodyDiv w:val="1"/>
      <w:marLeft w:val="0"/>
      <w:marRight w:val="0"/>
      <w:marTop w:val="0"/>
      <w:marBottom w:val="0"/>
      <w:divBdr>
        <w:top w:val="none" w:sz="0" w:space="0" w:color="auto"/>
        <w:left w:val="none" w:sz="0" w:space="0" w:color="auto"/>
        <w:bottom w:val="none" w:sz="0" w:space="0" w:color="auto"/>
        <w:right w:val="none" w:sz="0" w:space="0" w:color="auto"/>
      </w:divBdr>
    </w:div>
    <w:div w:id="467213021">
      <w:bodyDiv w:val="1"/>
      <w:marLeft w:val="0"/>
      <w:marRight w:val="0"/>
      <w:marTop w:val="0"/>
      <w:marBottom w:val="0"/>
      <w:divBdr>
        <w:top w:val="none" w:sz="0" w:space="0" w:color="auto"/>
        <w:left w:val="none" w:sz="0" w:space="0" w:color="auto"/>
        <w:bottom w:val="none" w:sz="0" w:space="0" w:color="auto"/>
        <w:right w:val="none" w:sz="0" w:space="0" w:color="auto"/>
      </w:divBdr>
    </w:div>
    <w:div w:id="467280550">
      <w:bodyDiv w:val="1"/>
      <w:marLeft w:val="0"/>
      <w:marRight w:val="0"/>
      <w:marTop w:val="0"/>
      <w:marBottom w:val="0"/>
      <w:divBdr>
        <w:top w:val="none" w:sz="0" w:space="0" w:color="auto"/>
        <w:left w:val="none" w:sz="0" w:space="0" w:color="auto"/>
        <w:bottom w:val="none" w:sz="0" w:space="0" w:color="auto"/>
        <w:right w:val="none" w:sz="0" w:space="0" w:color="auto"/>
      </w:divBdr>
    </w:div>
    <w:div w:id="467280564">
      <w:bodyDiv w:val="1"/>
      <w:marLeft w:val="0"/>
      <w:marRight w:val="0"/>
      <w:marTop w:val="0"/>
      <w:marBottom w:val="0"/>
      <w:divBdr>
        <w:top w:val="none" w:sz="0" w:space="0" w:color="auto"/>
        <w:left w:val="none" w:sz="0" w:space="0" w:color="auto"/>
        <w:bottom w:val="none" w:sz="0" w:space="0" w:color="auto"/>
        <w:right w:val="none" w:sz="0" w:space="0" w:color="auto"/>
      </w:divBdr>
    </w:div>
    <w:div w:id="467288005">
      <w:bodyDiv w:val="1"/>
      <w:marLeft w:val="0"/>
      <w:marRight w:val="0"/>
      <w:marTop w:val="0"/>
      <w:marBottom w:val="0"/>
      <w:divBdr>
        <w:top w:val="none" w:sz="0" w:space="0" w:color="auto"/>
        <w:left w:val="none" w:sz="0" w:space="0" w:color="auto"/>
        <w:bottom w:val="none" w:sz="0" w:space="0" w:color="auto"/>
        <w:right w:val="none" w:sz="0" w:space="0" w:color="auto"/>
      </w:divBdr>
    </w:div>
    <w:div w:id="467430761">
      <w:bodyDiv w:val="1"/>
      <w:marLeft w:val="0"/>
      <w:marRight w:val="0"/>
      <w:marTop w:val="0"/>
      <w:marBottom w:val="0"/>
      <w:divBdr>
        <w:top w:val="none" w:sz="0" w:space="0" w:color="auto"/>
        <w:left w:val="none" w:sz="0" w:space="0" w:color="auto"/>
        <w:bottom w:val="none" w:sz="0" w:space="0" w:color="auto"/>
        <w:right w:val="none" w:sz="0" w:space="0" w:color="auto"/>
      </w:divBdr>
    </w:div>
    <w:div w:id="467551135">
      <w:bodyDiv w:val="1"/>
      <w:marLeft w:val="0"/>
      <w:marRight w:val="0"/>
      <w:marTop w:val="0"/>
      <w:marBottom w:val="0"/>
      <w:divBdr>
        <w:top w:val="none" w:sz="0" w:space="0" w:color="auto"/>
        <w:left w:val="none" w:sz="0" w:space="0" w:color="auto"/>
        <w:bottom w:val="none" w:sz="0" w:space="0" w:color="auto"/>
        <w:right w:val="none" w:sz="0" w:space="0" w:color="auto"/>
      </w:divBdr>
    </w:div>
    <w:div w:id="467556209">
      <w:bodyDiv w:val="1"/>
      <w:marLeft w:val="0"/>
      <w:marRight w:val="0"/>
      <w:marTop w:val="0"/>
      <w:marBottom w:val="0"/>
      <w:divBdr>
        <w:top w:val="none" w:sz="0" w:space="0" w:color="auto"/>
        <w:left w:val="none" w:sz="0" w:space="0" w:color="auto"/>
        <w:bottom w:val="none" w:sz="0" w:space="0" w:color="auto"/>
        <w:right w:val="none" w:sz="0" w:space="0" w:color="auto"/>
      </w:divBdr>
    </w:div>
    <w:div w:id="467629509">
      <w:bodyDiv w:val="1"/>
      <w:marLeft w:val="0"/>
      <w:marRight w:val="0"/>
      <w:marTop w:val="0"/>
      <w:marBottom w:val="0"/>
      <w:divBdr>
        <w:top w:val="none" w:sz="0" w:space="0" w:color="auto"/>
        <w:left w:val="none" w:sz="0" w:space="0" w:color="auto"/>
        <w:bottom w:val="none" w:sz="0" w:space="0" w:color="auto"/>
        <w:right w:val="none" w:sz="0" w:space="0" w:color="auto"/>
      </w:divBdr>
    </w:div>
    <w:div w:id="467673208">
      <w:bodyDiv w:val="1"/>
      <w:marLeft w:val="0"/>
      <w:marRight w:val="0"/>
      <w:marTop w:val="0"/>
      <w:marBottom w:val="0"/>
      <w:divBdr>
        <w:top w:val="none" w:sz="0" w:space="0" w:color="auto"/>
        <w:left w:val="none" w:sz="0" w:space="0" w:color="auto"/>
        <w:bottom w:val="none" w:sz="0" w:space="0" w:color="auto"/>
        <w:right w:val="none" w:sz="0" w:space="0" w:color="auto"/>
      </w:divBdr>
    </w:div>
    <w:div w:id="467674113">
      <w:bodyDiv w:val="1"/>
      <w:marLeft w:val="0"/>
      <w:marRight w:val="0"/>
      <w:marTop w:val="0"/>
      <w:marBottom w:val="0"/>
      <w:divBdr>
        <w:top w:val="none" w:sz="0" w:space="0" w:color="auto"/>
        <w:left w:val="none" w:sz="0" w:space="0" w:color="auto"/>
        <w:bottom w:val="none" w:sz="0" w:space="0" w:color="auto"/>
        <w:right w:val="none" w:sz="0" w:space="0" w:color="auto"/>
      </w:divBdr>
    </w:div>
    <w:div w:id="467749403">
      <w:bodyDiv w:val="1"/>
      <w:marLeft w:val="0"/>
      <w:marRight w:val="0"/>
      <w:marTop w:val="0"/>
      <w:marBottom w:val="0"/>
      <w:divBdr>
        <w:top w:val="none" w:sz="0" w:space="0" w:color="auto"/>
        <w:left w:val="none" w:sz="0" w:space="0" w:color="auto"/>
        <w:bottom w:val="none" w:sz="0" w:space="0" w:color="auto"/>
        <w:right w:val="none" w:sz="0" w:space="0" w:color="auto"/>
      </w:divBdr>
    </w:div>
    <w:div w:id="467820011">
      <w:bodyDiv w:val="1"/>
      <w:marLeft w:val="0"/>
      <w:marRight w:val="0"/>
      <w:marTop w:val="0"/>
      <w:marBottom w:val="0"/>
      <w:divBdr>
        <w:top w:val="none" w:sz="0" w:space="0" w:color="auto"/>
        <w:left w:val="none" w:sz="0" w:space="0" w:color="auto"/>
        <w:bottom w:val="none" w:sz="0" w:space="0" w:color="auto"/>
        <w:right w:val="none" w:sz="0" w:space="0" w:color="auto"/>
      </w:divBdr>
    </w:div>
    <w:div w:id="467823750">
      <w:bodyDiv w:val="1"/>
      <w:marLeft w:val="0"/>
      <w:marRight w:val="0"/>
      <w:marTop w:val="0"/>
      <w:marBottom w:val="0"/>
      <w:divBdr>
        <w:top w:val="none" w:sz="0" w:space="0" w:color="auto"/>
        <w:left w:val="none" w:sz="0" w:space="0" w:color="auto"/>
        <w:bottom w:val="none" w:sz="0" w:space="0" w:color="auto"/>
        <w:right w:val="none" w:sz="0" w:space="0" w:color="auto"/>
      </w:divBdr>
    </w:div>
    <w:div w:id="467891936">
      <w:bodyDiv w:val="1"/>
      <w:marLeft w:val="0"/>
      <w:marRight w:val="0"/>
      <w:marTop w:val="0"/>
      <w:marBottom w:val="0"/>
      <w:divBdr>
        <w:top w:val="none" w:sz="0" w:space="0" w:color="auto"/>
        <w:left w:val="none" w:sz="0" w:space="0" w:color="auto"/>
        <w:bottom w:val="none" w:sz="0" w:space="0" w:color="auto"/>
        <w:right w:val="none" w:sz="0" w:space="0" w:color="auto"/>
      </w:divBdr>
    </w:div>
    <w:div w:id="468132997">
      <w:bodyDiv w:val="1"/>
      <w:marLeft w:val="0"/>
      <w:marRight w:val="0"/>
      <w:marTop w:val="0"/>
      <w:marBottom w:val="0"/>
      <w:divBdr>
        <w:top w:val="none" w:sz="0" w:space="0" w:color="auto"/>
        <w:left w:val="none" w:sz="0" w:space="0" w:color="auto"/>
        <w:bottom w:val="none" w:sz="0" w:space="0" w:color="auto"/>
        <w:right w:val="none" w:sz="0" w:space="0" w:color="auto"/>
      </w:divBdr>
    </w:div>
    <w:div w:id="468207749">
      <w:bodyDiv w:val="1"/>
      <w:marLeft w:val="0"/>
      <w:marRight w:val="0"/>
      <w:marTop w:val="0"/>
      <w:marBottom w:val="0"/>
      <w:divBdr>
        <w:top w:val="none" w:sz="0" w:space="0" w:color="auto"/>
        <w:left w:val="none" w:sz="0" w:space="0" w:color="auto"/>
        <w:bottom w:val="none" w:sz="0" w:space="0" w:color="auto"/>
        <w:right w:val="none" w:sz="0" w:space="0" w:color="auto"/>
      </w:divBdr>
    </w:div>
    <w:div w:id="468284246">
      <w:bodyDiv w:val="1"/>
      <w:marLeft w:val="0"/>
      <w:marRight w:val="0"/>
      <w:marTop w:val="0"/>
      <w:marBottom w:val="0"/>
      <w:divBdr>
        <w:top w:val="none" w:sz="0" w:space="0" w:color="auto"/>
        <w:left w:val="none" w:sz="0" w:space="0" w:color="auto"/>
        <w:bottom w:val="none" w:sz="0" w:space="0" w:color="auto"/>
        <w:right w:val="none" w:sz="0" w:space="0" w:color="auto"/>
      </w:divBdr>
    </w:div>
    <w:div w:id="468286586">
      <w:bodyDiv w:val="1"/>
      <w:marLeft w:val="0"/>
      <w:marRight w:val="0"/>
      <w:marTop w:val="0"/>
      <w:marBottom w:val="0"/>
      <w:divBdr>
        <w:top w:val="none" w:sz="0" w:space="0" w:color="auto"/>
        <w:left w:val="none" w:sz="0" w:space="0" w:color="auto"/>
        <w:bottom w:val="none" w:sz="0" w:space="0" w:color="auto"/>
        <w:right w:val="none" w:sz="0" w:space="0" w:color="auto"/>
      </w:divBdr>
    </w:div>
    <w:div w:id="468398499">
      <w:bodyDiv w:val="1"/>
      <w:marLeft w:val="0"/>
      <w:marRight w:val="0"/>
      <w:marTop w:val="0"/>
      <w:marBottom w:val="0"/>
      <w:divBdr>
        <w:top w:val="none" w:sz="0" w:space="0" w:color="auto"/>
        <w:left w:val="none" w:sz="0" w:space="0" w:color="auto"/>
        <w:bottom w:val="none" w:sz="0" w:space="0" w:color="auto"/>
        <w:right w:val="none" w:sz="0" w:space="0" w:color="auto"/>
      </w:divBdr>
    </w:div>
    <w:div w:id="468478848">
      <w:bodyDiv w:val="1"/>
      <w:marLeft w:val="0"/>
      <w:marRight w:val="0"/>
      <w:marTop w:val="0"/>
      <w:marBottom w:val="0"/>
      <w:divBdr>
        <w:top w:val="none" w:sz="0" w:space="0" w:color="auto"/>
        <w:left w:val="none" w:sz="0" w:space="0" w:color="auto"/>
        <w:bottom w:val="none" w:sz="0" w:space="0" w:color="auto"/>
        <w:right w:val="none" w:sz="0" w:space="0" w:color="auto"/>
      </w:divBdr>
    </w:div>
    <w:div w:id="468597980">
      <w:bodyDiv w:val="1"/>
      <w:marLeft w:val="0"/>
      <w:marRight w:val="0"/>
      <w:marTop w:val="0"/>
      <w:marBottom w:val="0"/>
      <w:divBdr>
        <w:top w:val="none" w:sz="0" w:space="0" w:color="auto"/>
        <w:left w:val="none" w:sz="0" w:space="0" w:color="auto"/>
        <w:bottom w:val="none" w:sz="0" w:space="0" w:color="auto"/>
        <w:right w:val="none" w:sz="0" w:space="0" w:color="auto"/>
      </w:divBdr>
    </w:div>
    <w:div w:id="468668152">
      <w:bodyDiv w:val="1"/>
      <w:marLeft w:val="0"/>
      <w:marRight w:val="0"/>
      <w:marTop w:val="0"/>
      <w:marBottom w:val="0"/>
      <w:divBdr>
        <w:top w:val="none" w:sz="0" w:space="0" w:color="auto"/>
        <w:left w:val="none" w:sz="0" w:space="0" w:color="auto"/>
        <w:bottom w:val="none" w:sz="0" w:space="0" w:color="auto"/>
        <w:right w:val="none" w:sz="0" w:space="0" w:color="auto"/>
      </w:divBdr>
    </w:div>
    <w:div w:id="468863683">
      <w:bodyDiv w:val="1"/>
      <w:marLeft w:val="0"/>
      <w:marRight w:val="0"/>
      <w:marTop w:val="0"/>
      <w:marBottom w:val="0"/>
      <w:divBdr>
        <w:top w:val="none" w:sz="0" w:space="0" w:color="auto"/>
        <w:left w:val="none" w:sz="0" w:space="0" w:color="auto"/>
        <w:bottom w:val="none" w:sz="0" w:space="0" w:color="auto"/>
        <w:right w:val="none" w:sz="0" w:space="0" w:color="auto"/>
      </w:divBdr>
    </w:div>
    <w:div w:id="468866874">
      <w:bodyDiv w:val="1"/>
      <w:marLeft w:val="0"/>
      <w:marRight w:val="0"/>
      <w:marTop w:val="0"/>
      <w:marBottom w:val="0"/>
      <w:divBdr>
        <w:top w:val="none" w:sz="0" w:space="0" w:color="auto"/>
        <w:left w:val="none" w:sz="0" w:space="0" w:color="auto"/>
        <w:bottom w:val="none" w:sz="0" w:space="0" w:color="auto"/>
        <w:right w:val="none" w:sz="0" w:space="0" w:color="auto"/>
      </w:divBdr>
    </w:div>
    <w:div w:id="468984120">
      <w:bodyDiv w:val="1"/>
      <w:marLeft w:val="0"/>
      <w:marRight w:val="0"/>
      <w:marTop w:val="0"/>
      <w:marBottom w:val="0"/>
      <w:divBdr>
        <w:top w:val="none" w:sz="0" w:space="0" w:color="auto"/>
        <w:left w:val="none" w:sz="0" w:space="0" w:color="auto"/>
        <w:bottom w:val="none" w:sz="0" w:space="0" w:color="auto"/>
        <w:right w:val="none" w:sz="0" w:space="0" w:color="auto"/>
      </w:divBdr>
    </w:div>
    <w:div w:id="469060015">
      <w:bodyDiv w:val="1"/>
      <w:marLeft w:val="0"/>
      <w:marRight w:val="0"/>
      <w:marTop w:val="0"/>
      <w:marBottom w:val="0"/>
      <w:divBdr>
        <w:top w:val="none" w:sz="0" w:space="0" w:color="auto"/>
        <w:left w:val="none" w:sz="0" w:space="0" w:color="auto"/>
        <w:bottom w:val="none" w:sz="0" w:space="0" w:color="auto"/>
        <w:right w:val="none" w:sz="0" w:space="0" w:color="auto"/>
      </w:divBdr>
    </w:div>
    <w:div w:id="469440864">
      <w:bodyDiv w:val="1"/>
      <w:marLeft w:val="0"/>
      <w:marRight w:val="0"/>
      <w:marTop w:val="0"/>
      <w:marBottom w:val="0"/>
      <w:divBdr>
        <w:top w:val="none" w:sz="0" w:space="0" w:color="auto"/>
        <w:left w:val="none" w:sz="0" w:space="0" w:color="auto"/>
        <w:bottom w:val="none" w:sz="0" w:space="0" w:color="auto"/>
        <w:right w:val="none" w:sz="0" w:space="0" w:color="auto"/>
      </w:divBdr>
    </w:div>
    <w:div w:id="469787374">
      <w:bodyDiv w:val="1"/>
      <w:marLeft w:val="0"/>
      <w:marRight w:val="0"/>
      <w:marTop w:val="0"/>
      <w:marBottom w:val="0"/>
      <w:divBdr>
        <w:top w:val="none" w:sz="0" w:space="0" w:color="auto"/>
        <w:left w:val="none" w:sz="0" w:space="0" w:color="auto"/>
        <w:bottom w:val="none" w:sz="0" w:space="0" w:color="auto"/>
        <w:right w:val="none" w:sz="0" w:space="0" w:color="auto"/>
      </w:divBdr>
    </w:div>
    <w:div w:id="469791309">
      <w:bodyDiv w:val="1"/>
      <w:marLeft w:val="0"/>
      <w:marRight w:val="0"/>
      <w:marTop w:val="0"/>
      <w:marBottom w:val="0"/>
      <w:divBdr>
        <w:top w:val="none" w:sz="0" w:space="0" w:color="auto"/>
        <w:left w:val="none" w:sz="0" w:space="0" w:color="auto"/>
        <w:bottom w:val="none" w:sz="0" w:space="0" w:color="auto"/>
        <w:right w:val="none" w:sz="0" w:space="0" w:color="auto"/>
      </w:divBdr>
    </w:div>
    <w:div w:id="469827673">
      <w:bodyDiv w:val="1"/>
      <w:marLeft w:val="0"/>
      <w:marRight w:val="0"/>
      <w:marTop w:val="0"/>
      <w:marBottom w:val="0"/>
      <w:divBdr>
        <w:top w:val="none" w:sz="0" w:space="0" w:color="auto"/>
        <w:left w:val="none" w:sz="0" w:space="0" w:color="auto"/>
        <w:bottom w:val="none" w:sz="0" w:space="0" w:color="auto"/>
        <w:right w:val="none" w:sz="0" w:space="0" w:color="auto"/>
      </w:divBdr>
    </w:div>
    <w:div w:id="469859849">
      <w:bodyDiv w:val="1"/>
      <w:marLeft w:val="0"/>
      <w:marRight w:val="0"/>
      <w:marTop w:val="0"/>
      <w:marBottom w:val="0"/>
      <w:divBdr>
        <w:top w:val="none" w:sz="0" w:space="0" w:color="auto"/>
        <w:left w:val="none" w:sz="0" w:space="0" w:color="auto"/>
        <w:bottom w:val="none" w:sz="0" w:space="0" w:color="auto"/>
        <w:right w:val="none" w:sz="0" w:space="0" w:color="auto"/>
      </w:divBdr>
    </w:div>
    <w:div w:id="469900587">
      <w:bodyDiv w:val="1"/>
      <w:marLeft w:val="0"/>
      <w:marRight w:val="0"/>
      <w:marTop w:val="0"/>
      <w:marBottom w:val="0"/>
      <w:divBdr>
        <w:top w:val="none" w:sz="0" w:space="0" w:color="auto"/>
        <w:left w:val="none" w:sz="0" w:space="0" w:color="auto"/>
        <w:bottom w:val="none" w:sz="0" w:space="0" w:color="auto"/>
        <w:right w:val="none" w:sz="0" w:space="0" w:color="auto"/>
      </w:divBdr>
    </w:div>
    <w:div w:id="469901217">
      <w:bodyDiv w:val="1"/>
      <w:marLeft w:val="0"/>
      <w:marRight w:val="0"/>
      <w:marTop w:val="0"/>
      <w:marBottom w:val="0"/>
      <w:divBdr>
        <w:top w:val="none" w:sz="0" w:space="0" w:color="auto"/>
        <w:left w:val="none" w:sz="0" w:space="0" w:color="auto"/>
        <w:bottom w:val="none" w:sz="0" w:space="0" w:color="auto"/>
        <w:right w:val="none" w:sz="0" w:space="0" w:color="auto"/>
      </w:divBdr>
    </w:div>
    <w:div w:id="469906840">
      <w:bodyDiv w:val="1"/>
      <w:marLeft w:val="0"/>
      <w:marRight w:val="0"/>
      <w:marTop w:val="0"/>
      <w:marBottom w:val="0"/>
      <w:divBdr>
        <w:top w:val="none" w:sz="0" w:space="0" w:color="auto"/>
        <w:left w:val="none" w:sz="0" w:space="0" w:color="auto"/>
        <w:bottom w:val="none" w:sz="0" w:space="0" w:color="auto"/>
        <w:right w:val="none" w:sz="0" w:space="0" w:color="auto"/>
      </w:divBdr>
    </w:div>
    <w:div w:id="469983703">
      <w:bodyDiv w:val="1"/>
      <w:marLeft w:val="0"/>
      <w:marRight w:val="0"/>
      <w:marTop w:val="0"/>
      <w:marBottom w:val="0"/>
      <w:divBdr>
        <w:top w:val="none" w:sz="0" w:space="0" w:color="auto"/>
        <w:left w:val="none" w:sz="0" w:space="0" w:color="auto"/>
        <w:bottom w:val="none" w:sz="0" w:space="0" w:color="auto"/>
        <w:right w:val="none" w:sz="0" w:space="0" w:color="auto"/>
      </w:divBdr>
    </w:div>
    <w:div w:id="470051082">
      <w:bodyDiv w:val="1"/>
      <w:marLeft w:val="0"/>
      <w:marRight w:val="0"/>
      <w:marTop w:val="0"/>
      <w:marBottom w:val="0"/>
      <w:divBdr>
        <w:top w:val="none" w:sz="0" w:space="0" w:color="auto"/>
        <w:left w:val="none" w:sz="0" w:space="0" w:color="auto"/>
        <w:bottom w:val="none" w:sz="0" w:space="0" w:color="auto"/>
        <w:right w:val="none" w:sz="0" w:space="0" w:color="auto"/>
      </w:divBdr>
    </w:div>
    <w:div w:id="470100033">
      <w:bodyDiv w:val="1"/>
      <w:marLeft w:val="0"/>
      <w:marRight w:val="0"/>
      <w:marTop w:val="0"/>
      <w:marBottom w:val="0"/>
      <w:divBdr>
        <w:top w:val="none" w:sz="0" w:space="0" w:color="auto"/>
        <w:left w:val="none" w:sz="0" w:space="0" w:color="auto"/>
        <w:bottom w:val="none" w:sz="0" w:space="0" w:color="auto"/>
        <w:right w:val="none" w:sz="0" w:space="0" w:color="auto"/>
      </w:divBdr>
    </w:div>
    <w:div w:id="470176951">
      <w:bodyDiv w:val="1"/>
      <w:marLeft w:val="0"/>
      <w:marRight w:val="0"/>
      <w:marTop w:val="0"/>
      <w:marBottom w:val="0"/>
      <w:divBdr>
        <w:top w:val="none" w:sz="0" w:space="0" w:color="auto"/>
        <w:left w:val="none" w:sz="0" w:space="0" w:color="auto"/>
        <w:bottom w:val="none" w:sz="0" w:space="0" w:color="auto"/>
        <w:right w:val="none" w:sz="0" w:space="0" w:color="auto"/>
      </w:divBdr>
    </w:div>
    <w:div w:id="470248715">
      <w:bodyDiv w:val="1"/>
      <w:marLeft w:val="0"/>
      <w:marRight w:val="0"/>
      <w:marTop w:val="0"/>
      <w:marBottom w:val="0"/>
      <w:divBdr>
        <w:top w:val="none" w:sz="0" w:space="0" w:color="auto"/>
        <w:left w:val="none" w:sz="0" w:space="0" w:color="auto"/>
        <w:bottom w:val="none" w:sz="0" w:space="0" w:color="auto"/>
        <w:right w:val="none" w:sz="0" w:space="0" w:color="auto"/>
      </w:divBdr>
    </w:div>
    <w:div w:id="470287789">
      <w:bodyDiv w:val="1"/>
      <w:marLeft w:val="0"/>
      <w:marRight w:val="0"/>
      <w:marTop w:val="0"/>
      <w:marBottom w:val="0"/>
      <w:divBdr>
        <w:top w:val="none" w:sz="0" w:space="0" w:color="auto"/>
        <w:left w:val="none" w:sz="0" w:space="0" w:color="auto"/>
        <w:bottom w:val="none" w:sz="0" w:space="0" w:color="auto"/>
        <w:right w:val="none" w:sz="0" w:space="0" w:color="auto"/>
      </w:divBdr>
    </w:div>
    <w:div w:id="470290784">
      <w:bodyDiv w:val="1"/>
      <w:marLeft w:val="0"/>
      <w:marRight w:val="0"/>
      <w:marTop w:val="0"/>
      <w:marBottom w:val="0"/>
      <w:divBdr>
        <w:top w:val="none" w:sz="0" w:space="0" w:color="auto"/>
        <w:left w:val="none" w:sz="0" w:space="0" w:color="auto"/>
        <w:bottom w:val="none" w:sz="0" w:space="0" w:color="auto"/>
        <w:right w:val="none" w:sz="0" w:space="0" w:color="auto"/>
      </w:divBdr>
    </w:div>
    <w:div w:id="470439971">
      <w:bodyDiv w:val="1"/>
      <w:marLeft w:val="0"/>
      <w:marRight w:val="0"/>
      <w:marTop w:val="0"/>
      <w:marBottom w:val="0"/>
      <w:divBdr>
        <w:top w:val="none" w:sz="0" w:space="0" w:color="auto"/>
        <w:left w:val="none" w:sz="0" w:space="0" w:color="auto"/>
        <w:bottom w:val="none" w:sz="0" w:space="0" w:color="auto"/>
        <w:right w:val="none" w:sz="0" w:space="0" w:color="auto"/>
      </w:divBdr>
    </w:div>
    <w:div w:id="470488444">
      <w:bodyDiv w:val="1"/>
      <w:marLeft w:val="0"/>
      <w:marRight w:val="0"/>
      <w:marTop w:val="0"/>
      <w:marBottom w:val="0"/>
      <w:divBdr>
        <w:top w:val="none" w:sz="0" w:space="0" w:color="auto"/>
        <w:left w:val="none" w:sz="0" w:space="0" w:color="auto"/>
        <w:bottom w:val="none" w:sz="0" w:space="0" w:color="auto"/>
        <w:right w:val="none" w:sz="0" w:space="0" w:color="auto"/>
      </w:divBdr>
    </w:div>
    <w:div w:id="470829083">
      <w:bodyDiv w:val="1"/>
      <w:marLeft w:val="0"/>
      <w:marRight w:val="0"/>
      <w:marTop w:val="0"/>
      <w:marBottom w:val="0"/>
      <w:divBdr>
        <w:top w:val="none" w:sz="0" w:space="0" w:color="auto"/>
        <w:left w:val="none" w:sz="0" w:space="0" w:color="auto"/>
        <w:bottom w:val="none" w:sz="0" w:space="0" w:color="auto"/>
        <w:right w:val="none" w:sz="0" w:space="0" w:color="auto"/>
      </w:divBdr>
    </w:div>
    <w:div w:id="470832057">
      <w:bodyDiv w:val="1"/>
      <w:marLeft w:val="0"/>
      <w:marRight w:val="0"/>
      <w:marTop w:val="0"/>
      <w:marBottom w:val="0"/>
      <w:divBdr>
        <w:top w:val="none" w:sz="0" w:space="0" w:color="auto"/>
        <w:left w:val="none" w:sz="0" w:space="0" w:color="auto"/>
        <w:bottom w:val="none" w:sz="0" w:space="0" w:color="auto"/>
        <w:right w:val="none" w:sz="0" w:space="0" w:color="auto"/>
      </w:divBdr>
    </w:div>
    <w:div w:id="470901133">
      <w:bodyDiv w:val="1"/>
      <w:marLeft w:val="0"/>
      <w:marRight w:val="0"/>
      <w:marTop w:val="0"/>
      <w:marBottom w:val="0"/>
      <w:divBdr>
        <w:top w:val="none" w:sz="0" w:space="0" w:color="auto"/>
        <w:left w:val="none" w:sz="0" w:space="0" w:color="auto"/>
        <w:bottom w:val="none" w:sz="0" w:space="0" w:color="auto"/>
        <w:right w:val="none" w:sz="0" w:space="0" w:color="auto"/>
      </w:divBdr>
    </w:div>
    <w:div w:id="470902657">
      <w:bodyDiv w:val="1"/>
      <w:marLeft w:val="0"/>
      <w:marRight w:val="0"/>
      <w:marTop w:val="0"/>
      <w:marBottom w:val="0"/>
      <w:divBdr>
        <w:top w:val="none" w:sz="0" w:space="0" w:color="auto"/>
        <w:left w:val="none" w:sz="0" w:space="0" w:color="auto"/>
        <w:bottom w:val="none" w:sz="0" w:space="0" w:color="auto"/>
        <w:right w:val="none" w:sz="0" w:space="0" w:color="auto"/>
      </w:divBdr>
    </w:div>
    <w:div w:id="470950247">
      <w:bodyDiv w:val="1"/>
      <w:marLeft w:val="0"/>
      <w:marRight w:val="0"/>
      <w:marTop w:val="0"/>
      <w:marBottom w:val="0"/>
      <w:divBdr>
        <w:top w:val="none" w:sz="0" w:space="0" w:color="auto"/>
        <w:left w:val="none" w:sz="0" w:space="0" w:color="auto"/>
        <w:bottom w:val="none" w:sz="0" w:space="0" w:color="auto"/>
        <w:right w:val="none" w:sz="0" w:space="0" w:color="auto"/>
      </w:divBdr>
    </w:div>
    <w:div w:id="471025688">
      <w:bodyDiv w:val="1"/>
      <w:marLeft w:val="0"/>
      <w:marRight w:val="0"/>
      <w:marTop w:val="0"/>
      <w:marBottom w:val="0"/>
      <w:divBdr>
        <w:top w:val="none" w:sz="0" w:space="0" w:color="auto"/>
        <w:left w:val="none" w:sz="0" w:space="0" w:color="auto"/>
        <w:bottom w:val="none" w:sz="0" w:space="0" w:color="auto"/>
        <w:right w:val="none" w:sz="0" w:space="0" w:color="auto"/>
      </w:divBdr>
    </w:div>
    <w:div w:id="471095180">
      <w:bodyDiv w:val="1"/>
      <w:marLeft w:val="0"/>
      <w:marRight w:val="0"/>
      <w:marTop w:val="0"/>
      <w:marBottom w:val="0"/>
      <w:divBdr>
        <w:top w:val="none" w:sz="0" w:space="0" w:color="auto"/>
        <w:left w:val="none" w:sz="0" w:space="0" w:color="auto"/>
        <w:bottom w:val="none" w:sz="0" w:space="0" w:color="auto"/>
        <w:right w:val="none" w:sz="0" w:space="0" w:color="auto"/>
      </w:divBdr>
    </w:div>
    <w:div w:id="471217938">
      <w:bodyDiv w:val="1"/>
      <w:marLeft w:val="0"/>
      <w:marRight w:val="0"/>
      <w:marTop w:val="0"/>
      <w:marBottom w:val="0"/>
      <w:divBdr>
        <w:top w:val="none" w:sz="0" w:space="0" w:color="auto"/>
        <w:left w:val="none" w:sz="0" w:space="0" w:color="auto"/>
        <w:bottom w:val="none" w:sz="0" w:space="0" w:color="auto"/>
        <w:right w:val="none" w:sz="0" w:space="0" w:color="auto"/>
      </w:divBdr>
    </w:div>
    <w:div w:id="471289322">
      <w:bodyDiv w:val="1"/>
      <w:marLeft w:val="0"/>
      <w:marRight w:val="0"/>
      <w:marTop w:val="0"/>
      <w:marBottom w:val="0"/>
      <w:divBdr>
        <w:top w:val="none" w:sz="0" w:space="0" w:color="auto"/>
        <w:left w:val="none" w:sz="0" w:space="0" w:color="auto"/>
        <w:bottom w:val="none" w:sz="0" w:space="0" w:color="auto"/>
        <w:right w:val="none" w:sz="0" w:space="0" w:color="auto"/>
      </w:divBdr>
    </w:div>
    <w:div w:id="471293148">
      <w:bodyDiv w:val="1"/>
      <w:marLeft w:val="0"/>
      <w:marRight w:val="0"/>
      <w:marTop w:val="0"/>
      <w:marBottom w:val="0"/>
      <w:divBdr>
        <w:top w:val="none" w:sz="0" w:space="0" w:color="auto"/>
        <w:left w:val="none" w:sz="0" w:space="0" w:color="auto"/>
        <w:bottom w:val="none" w:sz="0" w:space="0" w:color="auto"/>
        <w:right w:val="none" w:sz="0" w:space="0" w:color="auto"/>
      </w:divBdr>
    </w:div>
    <w:div w:id="471336635">
      <w:bodyDiv w:val="1"/>
      <w:marLeft w:val="0"/>
      <w:marRight w:val="0"/>
      <w:marTop w:val="0"/>
      <w:marBottom w:val="0"/>
      <w:divBdr>
        <w:top w:val="none" w:sz="0" w:space="0" w:color="auto"/>
        <w:left w:val="none" w:sz="0" w:space="0" w:color="auto"/>
        <w:bottom w:val="none" w:sz="0" w:space="0" w:color="auto"/>
        <w:right w:val="none" w:sz="0" w:space="0" w:color="auto"/>
      </w:divBdr>
    </w:div>
    <w:div w:id="471365065">
      <w:bodyDiv w:val="1"/>
      <w:marLeft w:val="0"/>
      <w:marRight w:val="0"/>
      <w:marTop w:val="0"/>
      <w:marBottom w:val="0"/>
      <w:divBdr>
        <w:top w:val="none" w:sz="0" w:space="0" w:color="auto"/>
        <w:left w:val="none" w:sz="0" w:space="0" w:color="auto"/>
        <w:bottom w:val="none" w:sz="0" w:space="0" w:color="auto"/>
        <w:right w:val="none" w:sz="0" w:space="0" w:color="auto"/>
      </w:divBdr>
    </w:div>
    <w:div w:id="471408554">
      <w:bodyDiv w:val="1"/>
      <w:marLeft w:val="0"/>
      <w:marRight w:val="0"/>
      <w:marTop w:val="0"/>
      <w:marBottom w:val="0"/>
      <w:divBdr>
        <w:top w:val="none" w:sz="0" w:space="0" w:color="auto"/>
        <w:left w:val="none" w:sz="0" w:space="0" w:color="auto"/>
        <w:bottom w:val="none" w:sz="0" w:space="0" w:color="auto"/>
        <w:right w:val="none" w:sz="0" w:space="0" w:color="auto"/>
      </w:divBdr>
    </w:div>
    <w:div w:id="471481319">
      <w:bodyDiv w:val="1"/>
      <w:marLeft w:val="0"/>
      <w:marRight w:val="0"/>
      <w:marTop w:val="0"/>
      <w:marBottom w:val="0"/>
      <w:divBdr>
        <w:top w:val="none" w:sz="0" w:space="0" w:color="auto"/>
        <w:left w:val="none" w:sz="0" w:space="0" w:color="auto"/>
        <w:bottom w:val="none" w:sz="0" w:space="0" w:color="auto"/>
        <w:right w:val="none" w:sz="0" w:space="0" w:color="auto"/>
      </w:divBdr>
    </w:div>
    <w:div w:id="471484049">
      <w:bodyDiv w:val="1"/>
      <w:marLeft w:val="0"/>
      <w:marRight w:val="0"/>
      <w:marTop w:val="0"/>
      <w:marBottom w:val="0"/>
      <w:divBdr>
        <w:top w:val="none" w:sz="0" w:space="0" w:color="auto"/>
        <w:left w:val="none" w:sz="0" w:space="0" w:color="auto"/>
        <w:bottom w:val="none" w:sz="0" w:space="0" w:color="auto"/>
        <w:right w:val="none" w:sz="0" w:space="0" w:color="auto"/>
      </w:divBdr>
    </w:div>
    <w:div w:id="471556335">
      <w:bodyDiv w:val="1"/>
      <w:marLeft w:val="0"/>
      <w:marRight w:val="0"/>
      <w:marTop w:val="0"/>
      <w:marBottom w:val="0"/>
      <w:divBdr>
        <w:top w:val="none" w:sz="0" w:space="0" w:color="auto"/>
        <w:left w:val="none" w:sz="0" w:space="0" w:color="auto"/>
        <w:bottom w:val="none" w:sz="0" w:space="0" w:color="auto"/>
        <w:right w:val="none" w:sz="0" w:space="0" w:color="auto"/>
      </w:divBdr>
    </w:div>
    <w:div w:id="471560834">
      <w:bodyDiv w:val="1"/>
      <w:marLeft w:val="0"/>
      <w:marRight w:val="0"/>
      <w:marTop w:val="0"/>
      <w:marBottom w:val="0"/>
      <w:divBdr>
        <w:top w:val="none" w:sz="0" w:space="0" w:color="auto"/>
        <w:left w:val="none" w:sz="0" w:space="0" w:color="auto"/>
        <w:bottom w:val="none" w:sz="0" w:space="0" w:color="auto"/>
        <w:right w:val="none" w:sz="0" w:space="0" w:color="auto"/>
      </w:divBdr>
      <w:divsChild>
        <w:div w:id="112789638">
          <w:marLeft w:val="480"/>
          <w:marRight w:val="0"/>
          <w:marTop w:val="0"/>
          <w:marBottom w:val="0"/>
          <w:divBdr>
            <w:top w:val="none" w:sz="0" w:space="0" w:color="auto"/>
            <w:left w:val="none" w:sz="0" w:space="0" w:color="auto"/>
            <w:bottom w:val="none" w:sz="0" w:space="0" w:color="auto"/>
            <w:right w:val="none" w:sz="0" w:space="0" w:color="auto"/>
          </w:divBdr>
        </w:div>
        <w:div w:id="196508608">
          <w:marLeft w:val="480"/>
          <w:marRight w:val="0"/>
          <w:marTop w:val="0"/>
          <w:marBottom w:val="0"/>
          <w:divBdr>
            <w:top w:val="none" w:sz="0" w:space="0" w:color="auto"/>
            <w:left w:val="none" w:sz="0" w:space="0" w:color="auto"/>
            <w:bottom w:val="none" w:sz="0" w:space="0" w:color="auto"/>
            <w:right w:val="none" w:sz="0" w:space="0" w:color="auto"/>
          </w:divBdr>
        </w:div>
        <w:div w:id="224143940">
          <w:marLeft w:val="480"/>
          <w:marRight w:val="0"/>
          <w:marTop w:val="0"/>
          <w:marBottom w:val="0"/>
          <w:divBdr>
            <w:top w:val="none" w:sz="0" w:space="0" w:color="auto"/>
            <w:left w:val="none" w:sz="0" w:space="0" w:color="auto"/>
            <w:bottom w:val="none" w:sz="0" w:space="0" w:color="auto"/>
            <w:right w:val="none" w:sz="0" w:space="0" w:color="auto"/>
          </w:divBdr>
        </w:div>
        <w:div w:id="290480614">
          <w:marLeft w:val="480"/>
          <w:marRight w:val="0"/>
          <w:marTop w:val="0"/>
          <w:marBottom w:val="0"/>
          <w:divBdr>
            <w:top w:val="none" w:sz="0" w:space="0" w:color="auto"/>
            <w:left w:val="none" w:sz="0" w:space="0" w:color="auto"/>
            <w:bottom w:val="none" w:sz="0" w:space="0" w:color="auto"/>
            <w:right w:val="none" w:sz="0" w:space="0" w:color="auto"/>
          </w:divBdr>
        </w:div>
        <w:div w:id="313412355">
          <w:marLeft w:val="480"/>
          <w:marRight w:val="0"/>
          <w:marTop w:val="0"/>
          <w:marBottom w:val="0"/>
          <w:divBdr>
            <w:top w:val="none" w:sz="0" w:space="0" w:color="auto"/>
            <w:left w:val="none" w:sz="0" w:space="0" w:color="auto"/>
            <w:bottom w:val="none" w:sz="0" w:space="0" w:color="auto"/>
            <w:right w:val="none" w:sz="0" w:space="0" w:color="auto"/>
          </w:divBdr>
        </w:div>
        <w:div w:id="347291255">
          <w:marLeft w:val="480"/>
          <w:marRight w:val="0"/>
          <w:marTop w:val="0"/>
          <w:marBottom w:val="0"/>
          <w:divBdr>
            <w:top w:val="none" w:sz="0" w:space="0" w:color="auto"/>
            <w:left w:val="none" w:sz="0" w:space="0" w:color="auto"/>
            <w:bottom w:val="none" w:sz="0" w:space="0" w:color="auto"/>
            <w:right w:val="none" w:sz="0" w:space="0" w:color="auto"/>
          </w:divBdr>
        </w:div>
        <w:div w:id="348141408">
          <w:marLeft w:val="480"/>
          <w:marRight w:val="0"/>
          <w:marTop w:val="0"/>
          <w:marBottom w:val="0"/>
          <w:divBdr>
            <w:top w:val="none" w:sz="0" w:space="0" w:color="auto"/>
            <w:left w:val="none" w:sz="0" w:space="0" w:color="auto"/>
            <w:bottom w:val="none" w:sz="0" w:space="0" w:color="auto"/>
            <w:right w:val="none" w:sz="0" w:space="0" w:color="auto"/>
          </w:divBdr>
        </w:div>
        <w:div w:id="362636897">
          <w:marLeft w:val="480"/>
          <w:marRight w:val="0"/>
          <w:marTop w:val="0"/>
          <w:marBottom w:val="0"/>
          <w:divBdr>
            <w:top w:val="none" w:sz="0" w:space="0" w:color="auto"/>
            <w:left w:val="none" w:sz="0" w:space="0" w:color="auto"/>
            <w:bottom w:val="none" w:sz="0" w:space="0" w:color="auto"/>
            <w:right w:val="none" w:sz="0" w:space="0" w:color="auto"/>
          </w:divBdr>
        </w:div>
        <w:div w:id="373583027">
          <w:marLeft w:val="480"/>
          <w:marRight w:val="0"/>
          <w:marTop w:val="0"/>
          <w:marBottom w:val="0"/>
          <w:divBdr>
            <w:top w:val="none" w:sz="0" w:space="0" w:color="auto"/>
            <w:left w:val="none" w:sz="0" w:space="0" w:color="auto"/>
            <w:bottom w:val="none" w:sz="0" w:space="0" w:color="auto"/>
            <w:right w:val="none" w:sz="0" w:space="0" w:color="auto"/>
          </w:divBdr>
        </w:div>
        <w:div w:id="383673607">
          <w:marLeft w:val="480"/>
          <w:marRight w:val="0"/>
          <w:marTop w:val="0"/>
          <w:marBottom w:val="0"/>
          <w:divBdr>
            <w:top w:val="none" w:sz="0" w:space="0" w:color="auto"/>
            <w:left w:val="none" w:sz="0" w:space="0" w:color="auto"/>
            <w:bottom w:val="none" w:sz="0" w:space="0" w:color="auto"/>
            <w:right w:val="none" w:sz="0" w:space="0" w:color="auto"/>
          </w:divBdr>
        </w:div>
        <w:div w:id="411587328">
          <w:marLeft w:val="480"/>
          <w:marRight w:val="0"/>
          <w:marTop w:val="0"/>
          <w:marBottom w:val="0"/>
          <w:divBdr>
            <w:top w:val="none" w:sz="0" w:space="0" w:color="auto"/>
            <w:left w:val="none" w:sz="0" w:space="0" w:color="auto"/>
            <w:bottom w:val="none" w:sz="0" w:space="0" w:color="auto"/>
            <w:right w:val="none" w:sz="0" w:space="0" w:color="auto"/>
          </w:divBdr>
        </w:div>
        <w:div w:id="474563028">
          <w:marLeft w:val="480"/>
          <w:marRight w:val="0"/>
          <w:marTop w:val="0"/>
          <w:marBottom w:val="0"/>
          <w:divBdr>
            <w:top w:val="none" w:sz="0" w:space="0" w:color="auto"/>
            <w:left w:val="none" w:sz="0" w:space="0" w:color="auto"/>
            <w:bottom w:val="none" w:sz="0" w:space="0" w:color="auto"/>
            <w:right w:val="none" w:sz="0" w:space="0" w:color="auto"/>
          </w:divBdr>
        </w:div>
        <w:div w:id="512961566">
          <w:marLeft w:val="480"/>
          <w:marRight w:val="0"/>
          <w:marTop w:val="0"/>
          <w:marBottom w:val="0"/>
          <w:divBdr>
            <w:top w:val="none" w:sz="0" w:space="0" w:color="auto"/>
            <w:left w:val="none" w:sz="0" w:space="0" w:color="auto"/>
            <w:bottom w:val="none" w:sz="0" w:space="0" w:color="auto"/>
            <w:right w:val="none" w:sz="0" w:space="0" w:color="auto"/>
          </w:divBdr>
        </w:div>
        <w:div w:id="541283399">
          <w:marLeft w:val="480"/>
          <w:marRight w:val="0"/>
          <w:marTop w:val="0"/>
          <w:marBottom w:val="0"/>
          <w:divBdr>
            <w:top w:val="none" w:sz="0" w:space="0" w:color="auto"/>
            <w:left w:val="none" w:sz="0" w:space="0" w:color="auto"/>
            <w:bottom w:val="none" w:sz="0" w:space="0" w:color="auto"/>
            <w:right w:val="none" w:sz="0" w:space="0" w:color="auto"/>
          </w:divBdr>
        </w:div>
        <w:div w:id="637684790">
          <w:marLeft w:val="480"/>
          <w:marRight w:val="0"/>
          <w:marTop w:val="0"/>
          <w:marBottom w:val="0"/>
          <w:divBdr>
            <w:top w:val="none" w:sz="0" w:space="0" w:color="auto"/>
            <w:left w:val="none" w:sz="0" w:space="0" w:color="auto"/>
            <w:bottom w:val="none" w:sz="0" w:space="0" w:color="auto"/>
            <w:right w:val="none" w:sz="0" w:space="0" w:color="auto"/>
          </w:divBdr>
        </w:div>
        <w:div w:id="643243434">
          <w:marLeft w:val="480"/>
          <w:marRight w:val="0"/>
          <w:marTop w:val="0"/>
          <w:marBottom w:val="0"/>
          <w:divBdr>
            <w:top w:val="none" w:sz="0" w:space="0" w:color="auto"/>
            <w:left w:val="none" w:sz="0" w:space="0" w:color="auto"/>
            <w:bottom w:val="none" w:sz="0" w:space="0" w:color="auto"/>
            <w:right w:val="none" w:sz="0" w:space="0" w:color="auto"/>
          </w:divBdr>
        </w:div>
        <w:div w:id="692878974">
          <w:marLeft w:val="480"/>
          <w:marRight w:val="0"/>
          <w:marTop w:val="0"/>
          <w:marBottom w:val="0"/>
          <w:divBdr>
            <w:top w:val="none" w:sz="0" w:space="0" w:color="auto"/>
            <w:left w:val="none" w:sz="0" w:space="0" w:color="auto"/>
            <w:bottom w:val="none" w:sz="0" w:space="0" w:color="auto"/>
            <w:right w:val="none" w:sz="0" w:space="0" w:color="auto"/>
          </w:divBdr>
        </w:div>
        <w:div w:id="695808764">
          <w:marLeft w:val="480"/>
          <w:marRight w:val="0"/>
          <w:marTop w:val="0"/>
          <w:marBottom w:val="0"/>
          <w:divBdr>
            <w:top w:val="none" w:sz="0" w:space="0" w:color="auto"/>
            <w:left w:val="none" w:sz="0" w:space="0" w:color="auto"/>
            <w:bottom w:val="none" w:sz="0" w:space="0" w:color="auto"/>
            <w:right w:val="none" w:sz="0" w:space="0" w:color="auto"/>
          </w:divBdr>
        </w:div>
        <w:div w:id="713506836">
          <w:marLeft w:val="480"/>
          <w:marRight w:val="0"/>
          <w:marTop w:val="0"/>
          <w:marBottom w:val="0"/>
          <w:divBdr>
            <w:top w:val="none" w:sz="0" w:space="0" w:color="auto"/>
            <w:left w:val="none" w:sz="0" w:space="0" w:color="auto"/>
            <w:bottom w:val="none" w:sz="0" w:space="0" w:color="auto"/>
            <w:right w:val="none" w:sz="0" w:space="0" w:color="auto"/>
          </w:divBdr>
        </w:div>
        <w:div w:id="833112552">
          <w:marLeft w:val="480"/>
          <w:marRight w:val="0"/>
          <w:marTop w:val="0"/>
          <w:marBottom w:val="0"/>
          <w:divBdr>
            <w:top w:val="none" w:sz="0" w:space="0" w:color="auto"/>
            <w:left w:val="none" w:sz="0" w:space="0" w:color="auto"/>
            <w:bottom w:val="none" w:sz="0" w:space="0" w:color="auto"/>
            <w:right w:val="none" w:sz="0" w:space="0" w:color="auto"/>
          </w:divBdr>
        </w:div>
        <w:div w:id="856307698">
          <w:marLeft w:val="480"/>
          <w:marRight w:val="0"/>
          <w:marTop w:val="0"/>
          <w:marBottom w:val="0"/>
          <w:divBdr>
            <w:top w:val="none" w:sz="0" w:space="0" w:color="auto"/>
            <w:left w:val="none" w:sz="0" w:space="0" w:color="auto"/>
            <w:bottom w:val="none" w:sz="0" w:space="0" w:color="auto"/>
            <w:right w:val="none" w:sz="0" w:space="0" w:color="auto"/>
          </w:divBdr>
        </w:div>
        <w:div w:id="875119337">
          <w:marLeft w:val="480"/>
          <w:marRight w:val="0"/>
          <w:marTop w:val="0"/>
          <w:marBottom w:val="0"/>
          <w:divBdr>
            <w:top w:val="none" w:sz="0" w:space="0" w:color="auto"/>
            <w:left w:val="none" w:sz="0" w:space="0" w:color="auto"/>
            <w:bottom w:val="none" w:sz="0" w:space="0" w:color="auto"/>
            <w:right w:val="none" w:sz="0" w:space="0" w:color="auto"/>
          </w:divBdr>
        </w:div>
        <w:div w:id="909079931">
          <w:marLeft w:val="480"/>
          <w:marRight w:val="0"/>
          <w:marTop w:val="0"/>
          <w:marBottom w:val="0"/>
          <w:divBdr>
            <w:top w:val="none" w:sz="0" w:space="0" w:color="auto"/>
            <w:left w:val="none" w:sz="0" w:space="0" w:color="auto"/>
            <w:bottom w:val="none" w:sz="0" w:space="0" w:color="auto"/>
            <w:right w:val="none" w:sz="0" w:space="0" w:color="auto"/>
          </w:divBdr>
        </w:div>
      </w:divsChild>
    </w:div>
    <w:div w:id="471753285">
      <w:bodyDiv w:val="1"/>
      <w:marLeft w:val="0"/>
      <w:marRight w:val="0"/>
      <w:marTop w:val="0"/>
      <w:marBottom w:val="0"/>
      <w:divBdr>
        <w:top w:val="none" w:sz="0" w:space="0" w:color="auto"/>
        <w:left w:val="none" w:sz="0" w:space="0" w:color="auto"/>
        <w:bottom w:val="none" w:sz="0" w:space="0" w:color="auto"/>
        <w:right w:val="none" w:sz="0" w:space="0" w:color="auto"/>
      </w:divBdr>
    </w:div>
    <w:div w:id="471993604">
      <w:bodyDiv w:val="1"/>
      <w:marLeft w:val="0"/>
      <w:marRight w:val="0"/>
      <w:marTop w:val="0"/>
      <w:marBottom w:val="0"/>
      <w:divBdr>
        <w:top w:val="none" w:sz="0" w:space="0" w:color="auto"/>
        <w:left w:val="none" w:sz="0" w:space="0" w:color="auto"/>
        <w:bottom w:val="none" w:sz="0" w:space="0" w:color="auto"/>
        <w:right w:val="none" w:sz="0" w:space="0" w:color="auto"/>
      </w:divBdr>
    </w:div>
    <w:div w:id="472019194">
      <w:bodyDiv w:val="1"/>
      <w:marLeft w:val="0"/>
      <w:marRight w:val="0"/>
      <w:marTop w:val="0"/>
      <w:marBottom w:val="0"/>
      <w:divBdr>
        <w:top w:val="none" w:sz="0" w:space="0" w:color="auto"/>
        <w:left w:val="none" w:sz="0" w:space="0" w:color="auto"/>
        <w:bottom w:val="none" w:sz="0" w:space="0" w:color="auto"/>
        <w:right w:val="none" w:sz="0" w:space="0" w:color="auto"/>
      </w:divBdr>
    </w:div>
    <w:div w:id="472144311">
      <w:bodyDiv w:val="1"/>
      <w:marLeft w:val="0"/>
      <w:marRight w:val="0"/>
      <w:marTop w:val="0"/>
      <w:marBottom w:val="0"/>
      <w:divBdr>
        <w:top w:val="none" w:sz="0" w:space="0" w:color="auto"/>
        <w:left w:val="none" w:sz="0" w:space="0" w:color="auto"/>
        <w:bottom w:val="none" w:sz="0" w:space="0" w:color="auto"/>
        <w:right w:val="none" w:sz="0" w:space="0" w:color="auto"/>
      </w:divBdr>
    </w:div>
    <w:div w:id="472259007">
      <w:bodyDiv w:val="1"/>
      <w:marLeft w:val="0"/>
      <w:marRight w:val="0"/>
      <w:marTop w:val="0"/>
      <w:marBottom w:val="0"/>
      <w:divBdr>
        <w:top w:val="none" w:sz="0" w:space="0" w:color="auto"/>
        <w:left w:val="none" w:sz="0" w:space="0" w:color="auto"/>
        <w:bottom w:val="none" w:sz="0" w:space="0" w:color="auto"/>
        <w:right w:val="none" w:sz="0" w:space="0" w:color="auto"/>
      </w:divBdr>
    </w:div>
    <w:div w:id="472329601">
      <w:bodyDiv w:val="1"/>
      <w:marLeft w:val="0"/>
      <w:marRight w:val="0"/>
      <w:marTop w:val="0"/>
      <w:marBottom w:val="0"/>
      <w:divBdr>
        <w:top w:val="none" w:sz="0" w:space="0" w:color="auto"/>
        <w:left w:val="none" w:sz="0" w:space="0" w:color="auto"/>
        <w:bottom w:val="none" w:sz="0" w:space="0" w:color="auto"/>
        <w:right w:val="none" w:sz="0" w:space="0" w:color="auto"/>
      </w:divBdr>
    </w:div>
    <w:div w:id="472337605">
      <w:bodyDiv w:val="1"/>
      <w:marLeft w:val="0"/>
      <w:marRight w:val="0"/>
      <w:marTop w:val="0"/>
      <w:marBottom w:val="0"/>
      <w:divBdr>
        <w:top w:val="none" w:sz="0" w:space="0" w:color="auto"/>
        <w:left w:val="none" w:sz="0" w:space="0" w:color="auto"/>
        <w:bottom w:val="none" w:sz="0" w:space="0" w:color="auto"/>
        <w:right w:val="none" w:sz="0" w:space="0" w:color="auto"/>
      </w:divBdr>
    </w:div>
    <w:div w:id="472452212">
      <w:bodyDiv w:val="1"/>
      <w:marLeft w:val="0"/>
      <w:marRight w:val="0"/>
      <w:marTop w:val="0"/>
      <w:marBottom w:val="0"/>
      <w:divBdr>
        <w:top w:val="none" w:sz="0" w:space="0" w:color="auto"/>
        <w:left w:val="none" w:sz="0" w:space="0" w:color="auto"/>
        <w:bottom w:val="none" w:sz="0" w:space="0" w:color="auto"/>
        <w:right w:val="none" w:sz="0" w:space="0" w:color="auto"/>
      </w:divBdr>
    </w:div>
    <w:div w:id="472794012">
      <w:bodyDiv w:val="1"/>
      <w:marLeft w:val="0"/>
      <w:marRight w:val="0"/>
      <w:marTop w:val="0"/>
      <w:marBottom w:val="0"/>
      <w:divBdr>
        <w:top w:val="none" w:sz="0" w:space="0" w:color="auto"/>
        <w:left w:val="none" w:sz="0" w:space="0" w:color="auto"/>
        <w:bottom w:val="none" w:sz="0" w:space="0" w:color="auto"/>
        <w:right w:val="none" w:sz="0" w:space="0" w:color="auto"/>
      </w:divBdr>
    </w:div>
    <w:div w:id="472869865">
      <w:bodyDiv w:val="1"/>
      <w:marLeft w:val="0"/>
      <w:marRight w:val="0"/>
      <w:marTop w:val="0"/>
      <w:marBottom w:val="0"/>
      <w:divBdr>
        <w:top w:val="none" w:sz="0" w:space="0" w:color="auto"/>
        <w:left w:val="none" w:sz="0" w:space="0" w:color="auto"/>
        <w:bottom w:val="none" w:sz="0" w:space="0" w:color="auto"/>
        <w:right w:val="none" w:sz="0" w:space="0" w:color="auto"/>
      </w:divBdr>
    </w:div>
    <w:div w:id="472987569">
      <w:bodyDiv w:val="1"/>
      <w:marLeft w:val="0"/>
      <w:marRight w:val="0"/>
      <w:marTop w:val="0"/>
      <w:marBottom w:val="0"/>
      <w:divBdr>
        <w:top w:val="none" w:sz="0" w:space="0" w:color="auto"/>
        <w:left w:val="none" w:sz="0" w:space="0" w:color="auto"/>
        <w:bottom w:val="none" w:sz="0" w:space="0" w:color="auto"/>
        <w:right w:val="none" w:sz="0" w:space="0" w:color="auto"/>
      </w:divBdr>
    </w:div>
    <w:div w:id="473061608">
      <w:bodyDiv w:val="1"/>
      <w:marLeft w:val="0"/>
      <w:marRight w:val="0"/>
      <w:marTop w:val="0"/>
      <w:marBottom w:val="0"/>
      <w:divBdr>
        <w:top w:val="none" w:sz="0" w:space="0" w:color="auto"/>
        <w:left w:val="none" w:sz="0" w:space="0" w:color="auto"/>
        <w:bottom w:val="none" w:sz="0" w:space="0" w:color="auto"/>
        <w:right w:val="none" w:sz="0" w:space="0" w:color="auto"/>
      </w:divBdr>
    </w:div>
    <w:div w:id="473065066">
      <w:bodyDiv w:val="1"/>
      <w:marLeft w:val="0"/>
      <w:marRight w:val="0"/>
      <w:marTop w:val="0"/>
      <w:marBottom w:val="0"/>
      <w:divBdr>
        <w:top w:val="none" w:sz="0" w:space="0" w:color="auto"/>
        <w:left w:val="none" w:sz="0" w:space="0" w:color="auto"/>
        <w:bottom w:val="none" w:sz="0" w:space="0" w:color="auto"/>
        <w:right w:val="none" w:sz="0" w:space="0" w:color="auto"/>
      </w:divBdr>
    </w:div>
    <w:div w:id="473068240">
      <w:bodyDiv w:val="1"/>
      <w:marLeft w:val="0"/>
      <w:marRight w:val="0"/>
      <w:marTop w:val="0"/>
      <w:marBottom w:val="0"/>
      <w:divBdr>
        <w:top w:val="none" w:sz="0" w:space="0" w:color="auto"/>
        <w:left w:val="none" w:sz="0" w:space="0" w:color="auto"/>
        <w:bottom w:val="none" w:sz="0" w:space="0" w:color="auto"/>
        <w:right w:val="none" w:sz="0" w:space="0" w:color="auto"/>
      </w:divBdr>
    </w:div>
    <w:div w:id="473178413">
      <w:bodyDiv w:val="1"/>
      <w:marLeft w:val="0"/>
      <w:marRight w:val="0"/>
      <w:marTop w:val="0"/>
      <w:marBottom w:val="0"/>
      <w:divBdr>
        <w:top w:val="none" w:sz="0" w:space="0" w:color="auto"/>
        <w:left w:val="none" w:sz="0" w:space="0" w:color="auto"/>
        <w:bottom w:val="none" w:sz="0" w:space="0" w:color="auto"/>
        <w:right w:val="none" w:sz="0" w:space="0" w:color="auto"/>
      </w:divBdr>
    </w:div>
    <w:div w:id="473252073">
      <w:bodyDiv w:val="1"/>
      <w:marLeft w:val="0"/>
      <w:marRight w:val="0"/>
      <w:marTop w:val="0"/>
      <w:marBottom w:val="0"/>
      <w:divBdr>
        <w:top w:val="none" w:sz="0" w:space="0" w:color="auto"/>
        <w:left w:val="none" w:sz="0" w:space="0" w:color="auto"/>
        <w:bottom w:val="none" w:sz="0" w:space="0" w:color="auto"/>
        <w:right w:val="none" w:sz="0" w:space="0" w:color="auto"/>
      </w:divBdr>
    </w:div>
    <w:div w:id="473260240">
      <w:bodyDiv w:val="1"/>
      <w:marLeft w:val="0"/>
      <w:marRight w:val="0"/>
      <w:marTop w:val="0"/>
      <w:marBottom w:val="0"/>
      <w:divBdr>
        <w:top w:val="none" w:sz="0" w:space="0" w:color="auto"/>
        <w:left w:val="none" w:sz="0" w:space="0" w:color="auto"/>
        <w:bottom w:val="none" w:sz="0" w:space="0" w:color="auto"/>
        <w:right w:val="none" w:sz="0" w:space="0" w:color="auto"/>
      </w:divBdr>
    </w:div>
    <w:div w:id="473261335">
      <w:bodyDiv w:val="1"/>
      <w:marLeft w:val="0"/>
      <w:marRight w:val="0"/>
      <w:marTop w:val="0"/>
      <w:marBottom w:val="0"/>
      <w:divBdr>
        <w:top w:val="none" w:sz="0" w:space="0" w:color="auto"/>
        <w:left w:val="none" w:sz="0" w:space="0" w:color="auto"/>
        <w:bottom w:val="none" w:sz="0" w:space="0" w:color="auto"/>
        <w:right w:val="none" w:sz="0" w:space="0" w:color="auto"/>
      </w:divBdr>
    </w:div>
    <w:div w:id="473301875">
      <w:bodyDiv w:val="1"/>
      <w:marLeft w:val="0"/>
      <w:marRight w:val="0"/>
      <w:marTop w:val="0"/>
      <w:marBottom w:val="0"/>
      <w:divBdr>
        <w:top w:val="none" w:sz="0" w:space="0" w:color="auto"/>
        <w:left w:val="none" w:sz="0" w:space="0" w:color="auto"/>
        <w:bottom w:val="none" w:sz="0" w:space="0" w:color="auto"/>
        <w:right w:val="none" w:sz="0" w:space="0" w:color="auto"/>
      </w:divBdr>
    </w:div>
    <w:div w:id="473376536">
      <w:bodyDiv w:val="1"/>
      <w:marLeft w:val="0"/>
      <w:marRight w:val="0"/>
      <w:marTop w:val="0"/>
      <w:marBottom w:val="0"/>
      <w:divBdr>
        <w:top w:val="none" w:sz="0" w:space="0" w:color="auto"/>
        <w:left w:val="none" w:sz="0" w:space="0" w:color="auto"/>
        <w:bottom w:val="none" w:sz="0" w:space="0" w:color="auto"/>
        <w:right w:val="none" w:sz="0" w:space="0" w:color="auto"/>
      </w:divBdr>
    </w:div>
    <w:div w:id="473525922">
      <w:bodyDiv w:val="1"/>
      <w:marLeft w:val="0"/>
      <w:marRight w:val="0"/>
      <w:marTop w:val="0"/>
      <w:marBottom w:val="0"/>
      <w:divBdr>
        <w:top w:val="none" w:sz="0" w:space="0" w:color="auto"/>
        <w:left w:val="none" w:sz="0" w:space="0" w:color="auto"/>
        <w:bottom w:val="none" w:sz="0" w:space="0" w:color="auto"/>
        <w:right w:val="none" w:sz="0" w:space="0" w:color="auto"/>
      </w:divBdr>
    </w:div>
    <w:div w:id="473572510">
      <w:bodyDiv w:val="1"/>
      <w:marLeft w:val="0"/>
      <w:marRight w:val="0"/>
      <w:marTop w:val="0"/>
      <w:marBottom w:val="0"/>
      <w:divBdr>
        <w:top w:val="none" w:sz="0" w:space="0" w:color="auto"/>
        <w:left w:val="none" w:sz="0" w:space="0" w:color="auto"/>
        <w:bottom w:val="none" w:sz="0" w:space="0" w:color="auto"/>
        <w:right w:val="none" w:sz="0" w:space="0" w:color="auto"/>
      </w:divBdr>
    </w:div>
    <w:div w:id="473639737">
      <w:bodyDiv w:val="1"/>
      <w:marLeft w:val="0"/>
      <w:marRight w:val="0"/>
      <w:marTop w:val="0"/>
      <w:marBottom w:val="0"/>
      <w:divBdr>
        <w:top w:val="none" w:sz="0" w:space="0" w:color="auto"/>
        <w:left w:val="none" w:sz="0" w:space="0" w:color="auto"/>
        <w:bottom w:val="none" w:sz="0" w:space="0" w:color="auto"/>
        <w:right w:val="none" w:sz="0" w:space="0" w:color="auto"/>
      </w:divBdr>
    </w:div>
    <w:div w:id="473719780">
      <w:bodyDiv w:val="1"/>
      <w:marLeft w:val="0"/>
      <w:marRight w:val="0"/>
      <w:marTop w:val="0"/>
      <w:marBottom w:val="0"/>
      <w:divBdr>
        <w:top w:val="none" w:sz="0" w:space="0" w:color="auto"/>
        <w:left w:val="none" w:sz="0" w:space="0" w:color="auto"/>
        <w:bottom w:val="none" w:sz="0" w:space="0" w:color="auto"/>
        <w:right w:val="none" w:sz="0" w:space="0" w:color="auto"/>
      </w:divBdr>
    </w:div>
    <w:div w:id="473985531">
      <w:bodyDiv w:val="1"/>
      <w:marLeft w:val="0"/>
      <w:marRight w:val="0"/>
      <w:marTop w:val="0"/>
      <w:marBottom w:val="0"/>
      <w:divBdr>
        <w:top w:val="none" w:sz="0" w:space="0" w:color="auto"/>
        <w:left w:val="none" w:sz="0" w:space="0" w:color="auto"/>
        <w:bottom w:val="none" w:sz="0" w:space="0" w:color="auto"/>
        <w:right w:val="none" w:sz="0" w:space="0" w:color="auto"/>
      </w:divBdr>
    </w:div>
    <w:div w:id="474034832">
      <w:bodyDiv w:val="1"/>
      <w:marLeft w:val="0"/>
      <w:marRight w:val="0"/>
      <w:marTop w:val="0"/>
      <w:marBottom w:val="0"/>
      <w:divBdr>
        <w:top w:val="none" w:sz="0" w:space="0" w:color="auto"/>
        <w:left w:val="none" w:sz="0" w:space="0" w:color="auto"/>
        <w:bottom w:val="none" w:sz="0" w:space="0" w:color="auto"/>
        <w:right w:val="none" w:sz="0" w:space="0" w:color="auto"/>
      </w:divBdr>
    </w:div>
    <w:div w:id="474370552">
      <w:bodyDiv w:val="1"/>
      <w:marLeft w:val="0"/>
      <w:marRight w:val="0"/>
      <w:marTop w:val="0"/>
      <w:marBottom w:val="0"/>
      <w:divBdr>
        <w:top w:val="none" w:sz="0" w:space="0" w:color="auto"/>
        <w:left w:val="none" w:sz="0" w:space="0" w:color="auto"/>
        <w:bottom w:val="none" w:sz="0" w:space="0" w:color="auto"/>
        <w:right w:val="none" w:sz="0" w:space="0" w:color="auto"/>
      </w:divBdr>
    </w:div>
    <w:div w:id="474371446">
      <w:bodyDiv w:val="1"/>
      <w:marLeft w:val="0"/>
      <w:marRight w:val="0"/>
      <w:marTop w:val="0"/>
      <w:marBottom w:val="0"/>
      <w:divBdr>
        <w:top w:val="none" w:sz="0" w:space="0" w:color="auto"/>
        <w:left w:val="none" w:sz="0" w:space="0" w:color="auto"/>
        <w:bottom w:val="none" w:sz="0" w:space="0" w:color="auto"/>
        <w:right w:val="none" w:sz="0" w:space="0" w:color="auto"/>
      </w:divBdr>
    </w:div>
    <w:div w:id="474375906">
      <w:bodyDiv w:val="1"/>
      <w:marLeft w:val="0"/>
      <w:marRight w:val="0"/>
      <w:marTop w:val="0"/>
      <w:marBottom w:val="0"/>
      <w:divBdr>
        <w:top w:val="none" w:sz="0" w:space="0" w:color="auto"/>
        <w:left w:val="none" w:sz="0" w:space="0" w:color="auto"/>
        <w:bottom w:val="none" w:sz="0" w:space="0" w:color="auto"/>
        <w:right w:val="none" w:sz="0" w:space="0" w:color="auto"/>
      </w:divBdr>
    </w:div>
    <w:div w:id="474641610">
      <w:bodyDiv w:val="1"/>
      <w:marLeft w:val="0"/>
      <w:marRight w:val="0"/>
      <w:marTop w:val="0"/>
      <w:marBottom w:val="0"/>
      <w:divBdr>
        <w:top w:val="none" w:sz="0" w:space="0" w:color="auto"/>
        <w:left w:val="none" w:sz="0" w:space="0" w:color="auto"/>
        <w:bottom w:val="none" w:sz="0" w:space="0" w:color="auto"/>
        <w:right w:val="none" w:sz="0" w:space="0" w:color="auto"/>
      </w:divBdr>
    </w:div>
    <w:div w:id="474757830">
      <w:bodyDiv w:val="1"/>
      <w:marLeft w:val="0"/>
      <w:marRight w:val="0"/>
      <w:marTop w:val="0"/>
      <w:marBottom w:val="0"/>
      <w:divBdr>
        <w:top w:val="none" w:sz="0" w:space="0" w:color="auto"/>
        <w:left w:val="none" w:sz="0" w:space="0" w:color="auto"/>
        <w:bottom w:val="none" w:sz="0" w:space="0" w:color="auto"/>
        <w:right w:val="none" w:sz="0" w:space="0" w:color="auto"/>
      </w:divBdr>
    </w:div>
    <w:div w:id="475031407">
      <w:bodyDiv w:val="1"/>
      <w:marLeft w:val="0"/>
      <w:marRight w:val="0"/>
      <w:marTop w:val="0"/>
      <w:marBottom w:val="0"/>
      <w:divBdr>
        <w:top w:val="none" w:sz="0" w:space="0" w:color="auto"/>
        <w:left w:val="none" w:sz="0" w:space="0" w:color="auto"/>
        <w:bottom w:val="none" w:sz="0" w:space="0" w:color="auto"/>
        <w:right w:val="none" w:sz="0" w:space="0" w:color="auto"/>
      </w:divBdr>
    </w:div>
    <w:div w:id="475220381">
      <w:bodyDiv w:val="1"/>
      <w:marLeft w:val="0"/>
      <w:marRight w:val="0"/>
      <w:marTop w:val="0"/>
      <w:marBottom w:val="0"/>
      <w:divBdr>
        <w:top w:val="none" w:sz="0" w:space="0" w:color="auto"/>
        <w:left w:val="none" w:sz="0" w:space="0" w:color="auto"/>
        <w:bottom w:val="none" w:sz="0" w:space="0" w:color="auto"/>
        <w:right w:val="none" w:sz="0" w:space="0" w:color="auto"/>
      </w:divBdr>
    </w:div>
    <w:div w:id="475340014">
      <w:bodyDiv w:val="1"/>
      <w:marLeft w:val="0"/>
      <w:marRight w:val="0"/>
      <w:marTop w:val="0"/>
      <w:marBottom w:val="0"/>
      <w:divBdr>
        <w:top w:val="none" w:sz="0" w:space="0" w:color="auto"/>
        <w:left w:val="none" w:sz="0" w:space="0" w:color="auto"/>
        <w:bottom w:val="none" w:sz="0" w:space="0" w:color="auto"/>
        <w:right w:val="none" w:sz="0" w:space="0" w:color="auto"/>
      </w:divBdr>
    </w:div>
    <w:div w:id="475413491">
      <w:bodyDiv w:val="1"/>
      <w:marLeft w:val="0"/>
      <w:marRight w:val="0"/>
      <w:marTop w:val="0"/>
      <w:marBottom w:val="0"/>
      <w:divBdr>
        <w:top w:val="none" w:sz="0" w:space="0" w:color="auto"/>
        <w:left w:val="none" w:sz="0" w:space="0" w:color="auto"/>
        <w:bottom w:val="none" w:sz="0" w:space="0" w:color="auto"/>
        <w:right w:val="none" w:sz="0" w:space="0" w:color="auto"/>
      </w:divBdr>
    </w:div>
    <w:div w:id="475420880">
      <w:bodyDiv w:val="1"/>
      <w:marLeft w:val="0"/>
      <w:marRight w:val="0"/>
      <w:marTop w:val="0"/>
      <w:marBottom w:val="0"/>
      <w:divBdr>
        <w:top w:val="none" w:sz="0" w:space="0" w:color="auto"/>
        <w:left w:val="none" w:sz="0" w:space="0" w:color="auto"/>
        <w:bottom w:val="none" w:sz="0" w:space="0" w:color="auto"/>
        <w:right w:val="none" w:sz="0" w:space="0" w:color="auto"/>
      </w:divBdr>
    </w:div>
    <w:div w:id="475489525">
      <w:bodyDiv w:val="1"/>
      <w:marLeft w:val="0"/>
      <w:marRight w:val="0"/>
      <w:marTop w:val="0"/>
      <w:marBottom w:val="0"/>
      <w:divBdr>
        <w:top w:val="none" w:sz="0" w:space="0" w:color="auto"/>
        <w:left w:val="none" w:sz="0" w:space="0" w:color="auto"/>
        <w:bottom w:val="none" w:sz="0" w:space="0" w:color="auto"/>
        <w:right w:val="none" w:sz="0" w:space="0" w:color="auto"/>
      </w:divBdr>
    </w:div>
    <w:div w:id="475492722">
      <w:bodyDiv w:val="1"/>
      <w:marLeft w:val="0"/>
      <w:marRight w:val="0"/>
      <w:marTop w:val="0"/>
      <w:marBottom w:val="0"/>
      <w:divBdr>
        <w:top w:val="none" w:sz="0" w:space="0" w:color="auto"/>
        <w:left w:val="none" w:sz="0" w:space="0" w:color="auto"/>
        <w:bottom w:val="none" w:sz="0" w:space="0" w:color="auto"/>
        <w:right w:val="none" w:sz="0" w:space="0" w:color="auto"/>
      </w:divBdr>
    </w:div>
    <w:div w:id="475534370">
      <w:bodyDiv w:val="1"/>
      <w:marLeft w:val="0"/>
      <w:marRight w:val="0"/>
      <w:marTop w:val="0"/>
      <w:marBottom w:val="0"/>
      <w:divBdr>
        <w:top w:val="none" w:sz="0" w:space="0" w:color="auto"/>
        <w:left w:val="none" w:sz="0" w:space="0" w:color="auto"/>
        <w:bottom w:val="none" w:sz="0" w:space="0" w:color="auto"/>
        <w:right w:val="none" w:sz="0" w:space="0" w:color="auto"/>
      </w:divBdr>
    </w:div>
    <w:div w:id="475536381">
      <w:bodyDiv w:val="1"/>
      <w:marLeft w:val="0"/>
      <w:marRight w:val="0"/>
      <w:marTop w:val="0"/>
      <w:marBottom w:val="0"/>
      <w:divBdr>
        <w:top w:val="none" w:sz="0" w:space="0" w:color="auto"/>
        <w:left w:val="none" w:sz="0" w:space="0" w:color="auto"/>
        <w:bottom w:val="none" w:sz="0" w:space="0" w:color="auto"/>
        <w:right w:val="none" w:sz="0" w:space="0" w:color="auto"/>
      </w:divBdr>
    </w:div>
    <w:div w:id="475537752">
      <w:bodyDiv w:val="1"/>
      <w:marLeft w:val="0"/>
      <w:marRight w:val="0"/>
      <w:marTop w:val="0"/>
      <w:marBottom w:val="0"/>
      <w:divBdr>
        <w:top w:val="none" w:sz="0" w:space="0" w:color="auto"/>
        <w:left w:val="none" w:sz="0" w:space="0" w:color="auto"/>
        <w:bottom w:val="none" w:sz="0" w:space="0" w:color="auto"/>
        <w:right w:val="none" w:sz="0" w:space="0" w:color="auto"/>
      </w:divBdr>
    </w:div>
    <w:div w:id="475610720">
      <w:bodyDiv w:val="1"/>
      <w:marLeft w:val="0"/>
      <w:marRight w:val="0"/>
      <w:marTop w:val="0"/>
      <w:marBottom w:val="0"/>
      <w:divBdr>
        <w:top w:val="none" w:sz="0" w:space="0" w:color="auto"/>
        <w:left w:val="none" w:sz="0" w:space="0" w:color="auto"/>
        <w:bottom w:val="none" w:sz="0" w:space="0" w:color="auto"/>
        <w:right w:val="none" w:sz="0" w:space="0" w:color="auto"/>
      </w:divBdr>
    </w:div>
    <w:div w:id="475680912">
      <w:bodyDiv w:val="1"/>
      <w:marLeft w:val="0"/>
      <w:marRight w:val="0"/>
      <w:marTop w:val="0"/>
      <w:marBottom w:val="0"/>
      <w:divBdr>
        <w:top w:val="none" w:sz="0" w:space="0" w:color="auto"/>
        <w:left w:val="none" w:sz="0" w:space="0" w:color="auto"/>
        <w:bottom w:val="none" w:sz="0" w:space="0" w:color="auto"/>
        <w:right w:val="none" w:sz="0" w:space="0" w:color="auto"/>
      </w:divBdr>
    </w:div>
    <w:div w:id="475681228">
      <w:bodyDiv w:val="1"/>
      <w:marLeft w:val="0"/>
      <w:marRight w:val="0"/>
      <w:marTop w:val="0"/>
      <w:marBottom w:val="0"/>
      <w:divBdr>
        <w:top w:val="none" w:sz="0" w:space="0" w:color="auto"/>
        <w:left w:val="none" w:sz="0" w:space="0" w:color="auto"/>
        <w:bottom w:val="none" w:sz="0" w:space="0" w:color="auto"/>
        <w:right w:val="none" w:sz="0" w:space="0" w:color="auto"/>
      </w:divBdr>
    </w:div>
    <w:div w:id="475687183">
      <w:bodyDiv w:val="1"/>
      <w:marLeft w:val="0"/>
      <w:marRight w:val="0"/>
      <w:marTop w:val="0"/>
      <w:marBottom w:val="0"/>
      <w:divBdr>
        <w:top w:val="none" w:sz="0" w:space="0" w:color="auto"/>
        <w:left w:val="none" w:sz="0" w:space="0" w:color="auto"/>
        <w:bottom w:val="none" w:sz="0" w:space="0" w:color="auto"/>
        <w:right w:val="none" w:sz="0" w:space="0" w:color="auto"/>
      </w:divBdr>
    </w:div>
    <w:div w:id="475728512">
      <w:bodyDiv w:val="1"/>
      <w:marLeft w:val="0"/>
      <w:marRight w:val="0"/>
      <w:marTop w:val="0"/>
      <w:marBottom w:val="0"/>
      <w:divBdr>
        <w:top w:val="none" w:sz="0" w:space="0" w:color="auto"/>
        <w:left w:val="none" w:sz="0" w:space="0" w:color="auto"/>
        <w:bottom w:val="none" w:sz="0" w:space="0" w:color="auto"/>
        <w:right w:val="none" w:sz="0" w:space="0" w:color="auto"/>
      </w:divBdr>
    </w:div>
    <w:div w:id="475732081">
      <w:bodyDiv w:val="1"/>
      <w:marLeft w:val="0"/>
      <w:marRight w:val="0"/>
      <w:marTop w:val="0"/>
      <w:marBottom w:val="0"/>
      <w:divBdr>
        <w:top w:val="none" w:sz="0" w:space="0" w:color="auto"/>
        <w:left w:val="none" w:sz="0" w:space="0" w:color="auto"/>
        <w:bottom w:val="none" w:sz="0" w:space="0" w:color="auto"/>
        <w:right w:val="none" w:sz="0" w:space="0" w:color="auto"/>
      </w:divBdr>
    </w:div>
    <w:div w:id="475757178">
      <w:bodyDiv w:val="1"/>
      <w:marLeft w:val="0"/>
      <w:marRight w:val="0"/>
      <w:marTop w:val="0"/>
      <w:marBottom w:val="0"/>
      <w:divBdr>
        <w:top w:val="none" w:sz="0" w:space="0" w:color="auto"/>
        <w:left w:val="none" w:sz="0" w:space="0" w:color="auto"/>
        <w:bottom w:val="none" w:sz="0" w:space="0" w:color="auto"/>
        <w:right w:val="none" w:sz="0" w:space="0" w:color="auto"/>
      </w:divBdr>
    </w:div>
    <w:div w:id="475873433">
      <w:bodyDiv w:val="1"/>
      <w:marLeft w:val="0"/>
      <w:marRight w:val="0"/>
      <w:marTop w:val="0"/>
      <w:marBottom w:val="0"/>
      <w:divBdr>
        <w:top w:val="none" w:sz="0" w:space="0" w:color="auto"/>
        <w:left w:val="none" w:sz="0" w:space="0" w:color="auto"/>
        <w:bottom w:val="none" w:sz="0" w:space="0" w:color="auto"/>
        <w:right w:val="none" w:sz="0" w:space="0" w:color="auto"/>
      </w:divBdr>
    </w:div>
    <w:div w:id="475878012">
      <w:bodyDiv w:val="1"/>
      <w:marLeft w:val="0"/>
      <w:marRight w:val="0"/>
      <w:marTop w:val="0"/>
      <w:marBottom w:val="0"/>
      <w:divBdr>
        <w:top w:val="none" w:sz="0" w:space="0" w:color="auto"/>
        <w:left w:val="none" w:sz="0" w:space="0" w:color="auto"/>
        <w:bottom w:val="none" w:sz="0" w:space="0" w:color="auto"/>
        <w:right w:val="none" w:sz="0" w:space="0" w:color="auto"/>
      </w:divBdr>
    </w:div>
    <w:div w:id="475924158">
      <w:bodyDiv w:val="1"/>
      <w:marLeft w:val="0"/>
      <w:marRight w:val="0"/>
      <w:marTop w:val="0"/>
      <w:marBottom w:val="0"/>
      <w:divBdr>
        <w:top w:val="none" w:sz="0" w:space="0" w:color="auto"/>
        <w:left w:val="none" w:sz="0" w:space="0" w:color="auto"/>
        <w:bottom w:val="none" w:sz="0" w:space="0" w:color="auto"/>
        <w:right w:val="none" w:sz="0" w:space="0" w:color="auto"/>
      </w:divBdr>
    </w:div>
    <w:div w:id="475948972">
      <w:bodyDiv w:val="1"/>
      <w:marLeft w:val="0"/>
      <w:marRight w:val="0"/>
      <w:marTop w:val="0"/>
      <w:marBottom w:val="0"/>
      <w:divBdr>
        <w:top w:val="none" w:sz="0" w:space="0" w:color="auto"/>
        <w:left w:val="none" w:sz="0" w:space="0" w:color="auto"/>
        <w:bottom w:val="none" w:sz="0" w:space="0" w:color="auto"/>
        <w:right w:val="none" w:sz="0" w:space="0" w:color="auto"/>
      </w:divBdr>
    </w:div>
    <w:div w:id="475992285">
      <w:bodyDiv w:val="1"/>
      <w:marLeft w:val="0"/>
      <w:marRight w:val="0"/>
      <w:marTop w:val="0"/>
      <w:marBottom w:val="0"/>
      <w:divBdr>
        <w:top w:val="none" w:sz="0" w:space="0" w:color="auto"/>
        <w:left w:val="none" w:sz="0" w:space="0" w:color="auto"/>
        <w:bottom w:val="none" w:sz="0" w:space="0" w:color="auto"/>
        <w:right w:val="none" w:sz="0" w:space="0" w:color="auto"/>
      </w:divBdr>
    </w:div>
    <w:div w:id="476066916">
      <w:bodyDiv w:val="1"/>
      <w:marLeft w:val="0"/>
      <w:marRight w:val="0"/>
      <w:marTop w:val="0"/>
      <w:marBottom w:val="0"/>
      <w:divBdr>
        <w:top w:val="none" w:sz="0" w:space="0" w:color="auto"/>
        <w:left w:val="none" w:sz="0" w:space="0" w:color="auto"/>
        <w:bottom w:val="none" w:sz="0" w:space="0" w:color="auto"/>
        <w:right w:val="none" w:sz="0" w:space="0" w:color="auto"/>
      </w:divBdr>
    </w:div>
    <w:div w:id="476146526">
      <w:bodyDiv w:val="1"/>
      <w:marLeft w:val="0"/>
      <w:marRight w:val="0"/>
      <w:marTop w:val="0"/>
      <w:marBottom w:val="0"/>
      <w:divBdr>
        <w:top w:val="none" w:sz="0" w:space="0" w:color="auto"/>
        <w:left w:val="none" w:sz="0" w:space="0" w:color="auto"/>
        <w:bottom w:val="none" w:sz="0" w:space="0" w:color="auto"/>
        <w:right w:val="none" w:sz="0" w:space="0" w:color="auto"/>
      </w:divBdr>
    </w:div>
    <w:div w:id="476261968">
      <w:bodyDiv w:val="1"/>
      <w:marLeft w:val="0"/>
      <w:marRight w:val="0"/>
      <w:marTop w:val="0"/>
      <w:marBottom w:val="0"/>
      <w:divBdr>
        <w:top w:val="none" w:sz="0" w:space="0" w:color="auto"/>
        <w:left w:val="none" w:sz="0" w:space="0" w:color="auto"/>
        <w:bottom w:val="none" w:sz="0" w:space="0" w:color="auto"/>
        <w:right w:val="none" w:sz="0" w:space="0" w:color="auto"/>
      </w:divBdr>
    </w:div>
    <w:div w:id="476459465">
      <w:bodyDiv w:val="1"/>
      <w:marLeft w:val="0"/>
      <w:marRight w:val="0"/>
      <w:marTop w:val="0"/>
      <w:marBottom w:val="0"/>
      <w:divBdr>
        <w:top w:val="none" w:sz="0" w:space="0" w:color="auto"/>
        <w:left w:val="none" w:sz="0" w:space="0" w:color="auto"/>
        <w:bottom w:val="none" w:sz="0" w:space="0" w:color="auto"/>
        <w:right w:val="none" w:sz="0" w:space="0" w:color="auto"/>
      </w:divBdr>
    </w:div>
    <w:div w:id="476531289">
      <w:bodyDiv w:val="1"/>
      <w:marLeft w:val="0"/>
      <w:marRight w:val="0"/>
      <w:marTop w:val="0"/>
      <w:marBottom w:val="0"/>
      <w:divBdr>
        <w:top w:val="none" w:sz="0" w:space="0" w:color="auto"/>
        <w:left w:val="none" w:sz="0" w:space="0" w:color="auto"/>
        <w:bottom w:val="none" w:sz="0" w:space="0" w:color="auto"/>
        <w:right w:val="none" w:sz="0" w:space="0" w:color="auto"/>
      </w:divBdr>
    </w:div>
    <w:div w:id="476647577">
      <w:bodyDiv w:val="1"/>
      <w:marLeft w:val="0"/>
      <w:marRight w:val="0"/>
      <w:marTop w:val="0"/>
      <w:marBottom w:val="0"/>
      <w:divBdr>
        <w:top w:val="none" w:sz="0" w:space="0" w:color="auto"/>
        <w:left w:val="none" w:sz="0" w:space="0" w:color="auto"/>
        <w:bottom w:val="none" w:sz="0" w:space="0" w:color="auto"/>
        <w:right w:val="none" w:sz="0" w:space="0" w:color="auto"/>
      </w:divBdr>
      <w:divsChild>
        <w:div w:id="77797247">
          <w:marLeft w:val="480"/>
          <w:marRight w:val="0"/>
          <w:marTop w:val="0"/>
          <w:marBottom w:val="0"/>
          <w:divBdr>
            <w:top w:val="none" w:sz="0" w:space="0" w:color="auto"/>
            <w:left w:val="none" w:sz="0" w:space="0" w:color="auto"/>
            <w:bottom w:val="none" w:sz="0" w:space="0" w:color="auto"/>
            <w:right w:val="none" w:sz="0" w:space="0" w:color="auto"/>
          </w:divBdr>
        </w:div>
        <w:div w:id="175309491">
          <w:marLeft w:val="480"/>
          <w:marRight w:val="0"/>
          <w:marTop w:val="0"/>
          <w:marBottom w:val="0"/>
          <w:divBdr>
            <w:top w:val="none" w:sz="0" w:space="0" w:color="auto"/>
            <w:left w:val="none" w:sz="0" w:space="0" w:color="auto"/>
            <w:bottom w:val="none" w:sz="0" w:space="0" w:color="auto"/>
            <w:right w:val="none" w:sz="0" w:space="0" w:color="auto"/>
          </w:divBdr>
        </w:div>
        <w:div w:id="177240359">
          <w:marLeft w:val="480"/>
          <w:marRight w:val="0"/>
          <w:marTop w:val="0"/>
          <w:marBottom w:val="0"/>
          <w:divBdr>
            <w:top w:val="none" w:sz="0" w:space="0" w:color="auto"/>
            <w:left w:val="none" w:sz="0" w:space="0" w:color="auto"/>
            <w:bottom w:val="none" w:sz="0" w:space="0" w:color="auto"/>
            <w:right w:val="none" w:sz="0" w:space="0" w:color="auto"/>
          </w:divBdr>
        </w:div>
        <w:div w:id="191961383">
          <w:marLeft w:val="480"/>
          <w:marRight w:val="0"/>
          <w:marTop w:val="0"/>
          <w:marBottom w:val="0"/>
          <w:divBdr>
            <w:top w:val="none" w:sz="0" w:space="0" w:color="auto"/>
            <w:left w:val="none" w:sz="0" w:space="0" w:color="auto"/>
            <w:bottom w:val="none" w:sz="0" w:space="0" w:color="auto"/>
            <w:right w:val="none" w:sz="0" w:space="0" w:color="auto"/>
          </w:divBdr>
        </w:div>
        <w:div w:id="206263059">
          <w:marLeft w:val="480"/>
          <w:marRight w:val="0"/>
          <w:marTop w:val="0"/>
          <w:marBottom w:val="0"/>
          <w:divBdr>
            <w:top w:val="none" w:sz="0" w:space="0" w:color="auto"/>
            <w:left w:val="none" w:sz="0" w:space="0" w:color="auto"/>
            <w:bottom w:val="none" w:sz="0" w:space="0" w:color="auto"/>
            <w:right w:val="none" w:sz="0" w:space="0" w:color="auto"/>
          </w:divBdr>
        </w:div>
        <w:div w:id="246303232">
          <w:marLeft w:val="480"/>
          <w:marRight w:val="0"/>
          <w:marTop w:val="0"/>
          <w:marBottom w:val="0"/>
          <w:divBdr>
            <w:top w:val="none" w:sz="0" w:space="0" w:color="auto"/>
            <w:left w:val="none" w:sz="0" w:space="0" w:color="auto"/>
            <w:bottom w:val="none" w:sz="0" w:space="0" w:color="auto"/>
            <w:right w:val="none" w:sz="0" w:space="0" w:color="auto"/>
          </w:divBdr>
        </w:div>
        <w:div w:id="285504394">
          <w:marLeft w:val="480"/>
          <w:marRight w:val="0"/>
          <w:marTop w:val="0"/>
          <w:marBottom w:val="0"/>
          <w:divBdr>
            <w:top w:val="none" w:sz="0" w:space="0" w:color="auto"/>
            <w:left w:val="none" w:sz="0" w:space="0" w:color="auto"/>
            <w:bottom w:val="none" w:sz="0" w:space="0" w:color="auto"/>
            <w:right w:val="none" w:sz="0" w:space="0" w:color="auto"/>
          </w:divBdr>
        </w:div>
        <w:div w:id="294337302">
          <w:marLeft w:val="480"/>
          <w:marRight w:val="0"/>
          <w:marTop w:val="0"/>
          <w:marBottom w:val="0"/>
          <w:divBdr>
            <w:top w:val="none" w:sz="0" w:space="0" w:color="auto"/>
            <w:left w:val="none" w:sz="0" w:space="0" w:color="auto"/>
            <w:bottom w:val="none" w:sz="0" w:space="0" w:color="auto"/>
            <w:right w:val="none" w:sz="0" w:space="0" w:color="auto"/>
          </w:divBdr>
        </w:div>
        <w:div w:id="295990768">
          <w:marLeft w:val="480"/>
          <w:marRight w:val="0"/>
          <w:marTop w:val="0"/>
          <w:marBottom w:val="0"/>
          <w:divBdr>
            <w:top w:val="none" w:sz="0" w:space="0" w:color="auto"/>
            <w:left w:val="none" w:sz="0" w:space="0" w:color="auto"/>
            <w:bottom w:val="none" w:sz="0" w:space="0" w:color="auto"/>
            <w:right w:val="none" w:sz="0" w:space="0" w:color="auto"/>
          </w:divBdr>
        </w:div>
        <w:div w:id="301086041">
          <w:marLeft w:val="480"/>
          <w:marRight w:val="0"/>
          <w:marTop w:val="0"/>
          <w:marBottom w:val="0"/>
          <w:divBdr>
            <w:top w:val="none" w:sz="0" w:space="0" w:color="auto"/>
            <w:left w:val="none" w:sz="0" w:space="0" w:color="auto"/>
            <w:bottom w:val="none" w:sz="0" w:space="0" w:color="auto"/>
            <w:right w:val="none" w:sz="0" w:space="0" w:color="auto"/>
          </w:divBdr>
        </w:div>
        <w:div w:id="304051001">
          <w:marLeft w:val="480"/>
          <w:marRight w:val="0"/>
          <w:marTop w:val="0"/>
          <w:marBottom w:val="0"/>
          <w:divBdr>
            <w:top w:val="none" w:sz="0" w:space="0" w:color="auto"/>
            <w:left w:val="none" w:sz="0" w:space="0" w:color="auto"/>
            <w:bottom w:val="none" w:sz="0" w:space="0" w:color="auto"/>
            <w:right w:val="none" w:sz="0" w:space="0" w:color="auto"/>
          </w:divBdr>
        </w:div>
        <w:div w:id="322008337">
          <w:marLeft w:val="480"/>
          <w:marRight w:val="0"/>
          <w:marTop w:val="0"/>
          <w:marBottom w:val="0"/>
          <w:divBdr>
            <w:top w:val="none" w:sz="0" w:space="0" w:color="auto"/>
            <w:left w:val="none" w:sz="0" w:space="0" w:color="auto"/>
            <w:bottom w:val="none" w:sz="0" w:space="0" w:color="auto"/>
            <w:right w:val="none" w:sz="0" w:space="0" w:color="auto"/>
          </w:divBdr>
        </w:div>
        <w:div w:id="413549237">
          <w:marLeft w:val="480"/>
          <w:marRight w:val="0"/>
          <w:marTop w:val="0"/>
          <w:marBottom w:val="0"/>
          <w:divBdr>
            <w:top w:val="none" w:sz="0" w:space="0" w:color="auto"/>
            <w:left w:val="none" w:sz="0" w:space="0" w:color="auto"/>
            <w:bottom w:val="none" w:sz="0" w:space="0" w:color="auto"/>
            <w:right w:val="none" w:sz="0" w:space="0" w:color="auto"/>
          </w:divBdr>
        </w:div>
        <w:div w:id="427972646">
          <w:marLeft w:val="480"/>
          <w:marRight w:val="0"/>
          <w:marTop w:val="0"/>
          <w:marBottom w:val="0"/>
          <w:divBdr>
            <w:top w:val="none" w:sz="0" w:space="0" w:color="auto"/>
            <w:left w:val="none" w:sz="0" w:space="0" w:color="auto"/>
            <w:bottom w:val="none" w:sz="0" w:space="0" w:color="auto"/>
            <w:right w:val="none" w:sz="0" w:space="0" w:color="auto"/>
          </w:divBdr>
        </w:div>
        <w:div w:id="472984514">
          <w:marLeft w:val="480"/>
          <w:marRight w:val="0"/>
          <w:marTop w:val="0"/>
          <w:marBottom w:val="0"/>
          <w:divBdr>
            <w:top w:val="none" w:sz="0" w:space="0" w:color="auto"/>
            <w:left w:val="none" w:sz="0" w:space="0" w:color="auto"/>
            <w:bottom w:val="none" w:sz="0" w:space="0" w:color="auto"/>
            <w:right w:val="none" w:sz="0" w:space="0" w:color="auto"/>
          </w:divBdr>
        </w:div>
        <w:div w:id="493568324">
          <w:marLeft w:val="480"/>
          <w:marRight w:val="0"/>
          <w:marTop w:val="0"/>
          <w:marBottom w:val="0"/>
          <w:divBdr>
            <w:top w:val="none" w:sz="0" w:space="0" w:color="auto"/>
            <w:left w:val="none" w:sz="0" w:space="0" w:color="auto"/>
            <w:bottom w:val="none" w:sz="0" w:space="0" w:color="auto"/>
            <w:right w:val="none" w:sz="0" w:space="0" w:color="auto"/>
          </w:divBdr>
        </w:div>
        <w:div w:id="523716094">
          <w:marLeft w:val="480"/>
          <w:marRight w:val="0"/>
          <w:marTop w:val="0"/>
          <w:marBottom w:val="0"/>
          <w:divBdr>
            <w:top w:val="none" w:sz="0" w:space="0" w:color="auto"/>
            <w:left w:val="none" w:sz="0" w:space="0" w:color="auto"/>
            <w:bottom w:val="none" w:sz="0" w:space="0" w:color="auto"/>
            <w:right w:val="none" w:sz="0" w:space="0" w:color="auto"/>
          </w:divBdr>
        </w:div>
        <w:div w:id="572278159">
          <w:marLeft w:val="480"/>
          <w:marRight w:val="0"/>
          <w:marTop w:val="0"/>
          <w:marBottom w:val="0"/>
          <w:divBdr>
            <w:top w:val="none" w:sz="0" w:space="0" w:color="auto"/>
            <w:left w:val="none" w:sz="0" w:space="0" w:color="auto"/>
            <w:bottom w:val="none" w:sz="0" w:space="0" w:color="auto"/>
            <w:right w:val="none" w:sz="0" w:space="0" w:color="auto"/>
          </w:divBdr>
        </w:div>
        <w:div w:id="592054510">
          <w:marLeft w:val="480"/>
          <w:marRight w:val="0"/>
          <w:marTop w:val="0"/>
          <w:marBottom w:val="0"/>
          <w:divBdr>
            <w:top w:val="none" w:sz="0" w:space="0" w:color="auto"/>
            <w:left w:val="none" w:sz="0" w:space="0" w:color="auto"/>
            <w:bottom w:val="none" w:sz="0" w:space="0" w:color="auto"/>
            <w:right w:val="none" w:sz="0" w:space="0" w:color="auto"/>
          </w:divBdr>
        </w:div>
        <w:div w:id="614139839">
          <w:marLeft w:val="480"/>
          <w:marRight w:val="0"/>
          <w:marTop w:val="0"/>
          <w:marBottom w:val="0"/>
          <w:divBdr>
            <w:top w:val="none" w:sz="0" w:space="0" w:color="auto"/>
            <w:left w:val="none" w:sz="0" w:space="0" w:color="auto"/>
            <w:bottom w:val="none" w:sz="0" w:space="0" w:color="auto"/>
            <w:right w:val="none" w:sz="0" w:space="0" w:color="auto"/>
          </w:divBdr>
        </w:div>
        <w:div w:id="650716764">
          <w:marLeft w:val="480"/>
          <w:marRight w:val="0"/>
          <w:marTop w:val="0"/>
          <w:marBottom w:val="0"/>
          <w:divBdr>
            <w:top w:val="none" w:sz="0" w:space="0" w:color="auto"/>
            <w:left w:val="none" w:sz="0" w:space="0" w:color="auto"/>
            <w:bottom w:val="none" w:sz="0" w:space="0" w:color="auto"/>
            <w:right w:val="none" w:sz="0" w:space="0" w:color="auto"/>
          </w:divBdr>
        </w:div>
        <w:div w:id="678316077">
          <w:marLeft w:val="480"/>
          <w:marRight w:val="0"/>
          <w:marTop w:val="0"/>
          <w:marBottom w:val="0"/>
          <w:divBdr>
            <w:top w:val="none" w:sz="0" w:space="0" w:color="auto"/>
            <w:left w:val="none" w:sz="0" w:space="0" w:color="auto"/>
            <w:bottom w:val="none" w:sz="0" w:space="0" w:color="auto"/>
            <w:right w:val="none" w:sz="0" w:space="0" w:color="auto"/>
          </w:divBdr>
        </w:div>
        <w:div w:id="734744706">
          <w:marLeft w:val="480"/>
          <w:marRight w:val="0"/>
          <w:marTop w:val="0"/>
          <w:marBottom w:val="0"/>
          <w:divBdr>
            <w:top w:val="none" w:sz="0" w:space="0" w:color="auto"/>
            <w:left w:val="none" w:sz="0" w:space="0" w:color="auto"/>
            <w:bottom w:val="none" w:sz="0" w:space="0" w:color="auto"/>
            <w:right w:val="none" w:sz="0" w:space="0" w:color="auto"/>
          </w:divBdr>
        </w:div>
        <w:div w:id="774402247">
          <w:marLeft w:val="480"/>
          <w:marRight w:val="0"/>
          <w:marTop w:val="0"/>
          <w:marBottom w:val="0"/>
          <w:divBdr>
            <w:top w:val="none" w:sz="0" w:space="0" w:color="auto"/>
            <w:left w:val="none" w:sz="0" w:space="0" w:color="auto"/>
            <w:bottom w:val="none" w:sz="0" w:space="0" w:color="auto"/>
            <w:right w:val="none" w:sz="0" w:space="0" w:color="auto"/>
          </w:divBdr>
        </w:div>
        <w:div w:id="785270836">
          <w:marLeft w:val="480"/>
          <w:marRight w:val="0"/>
          <w:marTop w:val="0"/>
          <w:marBottom w:val="0"/>
          <w:divBdr>
            <w:top w:val="none" w:sz="0" w:space="0" w:color="auto"/>
            <w:left w:val="none" w:sz="0" w:space="0" w:color="auto"/>
            <w:bottom w:val="none" w:sz="0" w:space="0" w:color="auto"/>
            <w:right w:val="none" w:sz="0" w:space="0" w:color="auto"/>
          </w:divBdr>
        </w:div>
        <w:div w:id="834612522">
          <w:marLeft w:val="480"/>
          <w:marRight w:val="0"/>
          <w:marTop w:val="0"/>
          <w:marBottom w:val="0"/>
          <w:divBdr>
            <w:top w:val="none" w:sz="0" w:space="0" w:color="auto"/>
            <w:left w:val="none" w:sz="0" w:space="0" w:color="auto"/>
            <w:bottom w:val="none" w:sz="0" w:space="0" w:color="auto"/>
            <w:right w:val="none" w:sz="0" w:space="0" w:color="auto"/>
          </w:divBdr>
        </w:div>
        <w:div w:id="840269454">
          <w:marLeft w:val="480"/>
          <w:marRight w:val="0"/>
          <w:marTop w:val="0"/>
          <w:marBottom w:val="0"/>
          <w:divBdr>
            <w:top w:val="none" w:sz="0" w:space="0" w:color="auto"/>
            <w:left w:val="none" w:sz="0" w:space="0" w:color="auto"/>
            <w:bottom w:val="none" w:sz="0" w:space="0" w:color="auto"/>
            <w:right w:val="none" w:sz="0" w:space="0" w:color="auto"/>
          </w:divBdr>
        </w:div>
        <w:div w:id="868566288">
          <w:marLeft w:val="480"/>
          <w:marRight w:val="0"/>
          <w:marTop w:val="0"/>
          <w:marBottom w:val="0"/>
          <w:divBdr>
            <w:top w:val="none" w:sz="0" w:space="0" w:color="auto"/>
            <w:left w:val="none" w:sz="0" w:space="0" w:color="auto"/>
            <w:bottom w:val="none" w:sz="0" w:space="0" w:color="auto"/>
            <w:right w:val="none" w:sz="0" w:space="0" w:color="auto"/>
          </w:divBdr>
        </w:div>
        <w:div w:id="904413733">
          <w:marLeft w:val="480"/>
          <w:marRight w:val="0"/>
          <w:marTop w:val="0"/>
          <w:marBottom w:val="0"/>
          <w:divBdr>
            <w:top w:val="none" w:sz="0" w:space="0" w:color="auto"/>
            <w:left w:val="none" w:sz="0" w:space="0" w:color="auto"/>
            <w:bottom w:val="none" w:sz="0" w:space="0" w:color="auto"/>
            <w:right w:val="none" w:sz="0" w:space="0" w:color="auto"/>
          </w:divBdr>
        </w:div>
      </w:divsChild>
    </w:div>
    <w:div w:id="476649715">
      <w:bodyDiv w:val="1"/>
      <w:marLeft w:val="0"/>
      <w:marRight w:val="0"/>
      <w:marTop w:val="0"/>
      <w:marBottom w:val="0"/>
      <w:divBdr>
        <w:top w:val="none" w:sz="0" w:space="0" w:color="auto"/>
        <w:left w:val="none" w:sz="0" w:space="0" w:color="auto"/>
        <w:bottom w:val="none" w:sz="0" w:space="0" w:color="auto"/>
        <w:right w:val="none" w:sz="0" w:space="0" w:color="auto"/>
      </w:divBdr>
    </w:div>
    <w:div w:id="476723874">
      <w:bodyDiv w:val="1"/>
      <w:marLeft w:val="0"/>
      <w:marRight w:val="0"/>
      <w:marTop w:val="0"/>
      <w:marBottom w:val="0"/>
      <w:divBdr>
        <w:top w:val="none" w:sz="0" w:space="0" w:color="auto"/>
        <w:left w:val="none" w:sz="0" w:space="0" w:color="auto"/>
        <w:bottom w:val="none" w:sz="0" w:space="0" w:color="auto"/>
        <w:right w:val="none" w:sz="0" w:space="0" w:color="auto"/>
      </w:divBdr>
    </w:div>
    <w:div w:id="476842266">
      <w:bodyDiv w:val="1"/>
      <w:marLeft w:val="0"/>
      <w:marRight w:val="0"/>
      <w:marTop w:val="0"/>
      <w:marBottom w:val="0"/>
      <w:divBdr>
        <w:top w:val="none" w:sz="0" w:space="0" w:color="auto"/>
        <w:left w:val="none" w:sz="0" w:space="0" w:color="auto"/>
        <w:bottom w:val="none" w:sz="0" w:space="0" w:color="auto"/>
        <w:right w:val="none" w:sz="0" w:space="0" w:color="auto"/>
      </w:divBdr>
    </w:div>
    <w:div w:id="476992032">
      <w:bodyDiv w:val="1"/>
      <w:marLeft w:val="0"/>
      <w:marRight w:val="0"/>
      <w:marTop w:val="0"/>
      <w:marBottom w:val="0"/>
      <w:divBdr>
        <w:top w:val="none" w:sz="0" w:space="0" w:color="auto"/>
        <w:left w:val="none" w:sz="0" w:space="0" w:color="auto"/>
        <w:bottom w:val="none" w:sz="0" w:space="0" w:color="auto"/>
        <w:right w:val="none" w:sz="0" w:space="0" w:color="auto"/>
      </w:divBdr>
    </w:div>
    <w:div w:id="477038830">
      <w:bodyDiv w:val="1"/>
      <w:marLeft w:val="0"/>
      <w:marRight w:val="0"/>
      <w:marTop w:val="0"/>
      <w:marBottom w:val="0"/>
      <w:divBdr>
        <w:top w:val="none" w:sz="0" w:space="0" w:color="auto"/>
        <w:left w:val="none" w:sz="0" w:space="0" w:color="auto"/>
        <w:bottom w:val="none" w:sz="0" w:space="0" w:color="auto"/>
        <w:right w:val="none" w:sz="0" w:space="0" w:color="auto"/>
      </w:divBdr>
    </w:div>
    <w:div w:id="477041382">
      <w:bodyDiv w:val="1"/>
      <w:marLeft w:val="0"/>
      <w:marRight w:val="0"/>
      <w:marTop w:val="0"/>
      <w:marBottom w:val="0"/>
      <w:divBdr>
        <w:top w:val="none" w:sz="0" w:space="0" w:color="auto"/>
        <w:left w:val="none" w:sz="0" w:space="0" w:color="auto"/>
        <w:bottom w:val="none" w:sz="0" w:space="0" w:color="auto"/>
        <w:right w:val="none" w:sz="0" w:space="0" w:color="auto"/>
      </w:divBdr>
    </w:div>
    <w:div w:id="477108305">
      <w:bodyDiv w:val="1"/>
      <w:marLeft w:val="0"/>
      <w:marRight w:val="0"/>
      <w:marTop w:val="0"/>
      <w:marBottom w:val="0"/>
      <w:divBdr>
        <w:top w:val="none" w:sz="0" w:space="0" w:color="auto"/>
        <w:left w:val="none" w:sz="0" w:space="0" w:color="auto"/>
        <w:bottom w:val="none" w:sz="0" w:space="0" w:color="auto"/>
        <w:right w:val="none" w:sz="0" w:space="0" w:color="auto"/>
      </w:divBdr>
    </w:div>
    <w:div w:id="477115630">
      <w:bodyDiv w:val="1"/>
      <w:marLeft w:val="0"/>
      <w:marRight w:val="0"/>
      <w:marTop w:val="0"/>
      <w:marBottom w:val="0"/>
      <w:divBdr>
        <w:top w:val="none" w:sz="0" w:space="0" w:color="auto"/>
        <w:left w:val="none" w:sz="0" w:space="0" w:color="auto"/>
        <w:bottom w:val="none" w:sz="0" w:space="0" w:color="auto"/>
        <w:right w:val="none" w:sz="0" w:space="0" w:color="auto"/>
      </w:divBdr>
    </w:div>
    <w:div w:id="477116901">
      <w:bodyDiv w:val="1"/>
      <w:marLeft w:val="0"/>
      <w:marRight w:val="0"/>
      <w:marTop w:val="0"/>
      <w:marBottom w:val="0"/>
      <w:divBdr>
        <w:top w:val="none" w:sz="0" w:space="0" w:color="auto"/>
        <w:left w:val="none" w:sz="0" w:space="0" w:color="auto"/>
        <w:bottom w:val="none" w:sz="0" w:space="0" w:color="auto"/>
        <w:right w:val="none" w:sz="0" w:space="0" w:color="auto"/>
      </w:divBdr>
    </w:div>
    <w:div w:id="477235569">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7453761">
      <w:bodyDiv w:val="1"/>
      <w:marLeft w:val="0"/>
      <w:marRight w:val="0"/>
      <w:marTop w:val="0"/>
      <w:marBottom w:val="0"/>
      <w:divBdr>
        <w:top w:val="none" w:sz="0" w:space="0" w:color="auto"/>
        <w:left w:val="none" w:sz="0" w:space="0" w:color="auto"/>
        <w:bottom w:val="none" w:sz="0" w:space="0" w:color="auto"/>
        <w:right w:val="none" w:sz="0" w:space="0" w:color="auto"/>
      </w:divBdr>
    </w:div>
    <w:div w:id="477573246">
      <w:bodyDiv w:val="1"/>
      <w:marLeft w:val="0"/>
      <w:marRight w:val="0"/>
      <w:marTop w:val="0"/>
      <w:marBottom w:val="0"/>
      <w:divBdr>
        <w:top w:val="none" w:sz="0" w:space="0" w:color="auto"/>
        <w:left w:val="none" w:sz="0" w:space="0" w:color="auto"/>
        <w:bottom w:val="none" w:sz="0" w:space="0" w:color="auto"/>
        <w:right w:val="none" w:sz="0" w:space="0" w:color="auto"/>
      </w:divBdr>
    </w:div>
    <w:div w:id="477650187">
      <w:bodyDiv w:val="1"/>
      <w:marLeft w:val="0"/>
      <w:marRight w:val="0"/>
      <w:marTop w:val="0"/>
      <w:marBottom w:val="0"/>
      <w:divBdr>
        <w:top w:val="none" w:sz="0" w:space="0" w:color="auto"/>
        <w:left w:val="none" w:sz="0" w:space="0" w:color="auto"/>
        <w:bottom w:val="none" w:sz="0" w:space="0" w:color="auto"/>
        <w:right w:val="none" w:sz="0" w:space="0" w:color="auto"/>
      </w:divBdr>
      <w:divsChild>
        <w:div w:id="919481261">
          <w:marLeft w:val="480"/>
          <w:marRight w:val="0"/>
          <w:marTop w:val="0"/>
          <w:marBottom w:val="0"/>
          <w:divBdr>
            <w:top w:val="none" w:sz="0" w:space="0" w:color="auto"/>
            <w:left w:val="none" w:sz="0" w:space="0" w:color="auto"/>
            <w:bottom w:val="none" w:sz="0" w:space="0" w:color="auto"/>
            <w:right w:val="none" w:sz="0" w:space="0" w:color="auto"/>
          </w:divBdr>
        </w:div>
        <w:div w:id="252051948">
          <w:marLeft w:val="480"/>
          <w:marRight w:val="0"/>
          <w:marTop w:val="0"/>
          <w:marBottom w:val="0"/>
          <w:divBdr>
            <w:top w:val="none" w:sz="0" w:space="0" w:color="auto"/>
            <w:left w:val="none" w:sz="0" w:space="0" w:color="auto"/>
            <w:bottom w:val="none" w:sz="0" w:space="0" w:color="auto"/>
            <w:right w:val="none" w:sz="0" w:space="0" w:color="auto"/>
          </w:divBdr>
        </w:div>
        <w:div w:id="1460613289">
          <w:marLeft w:val="480"/>
          <w:marRight w:val="0"/>
          <w:marTop w:val="0"/>
          <w:marBottom w:val="0"/>
          <w:divBdr>
            <w:top w:val="none" w:sz="0" w:space="0" w:color="auto"/>
            <w:left w:val="none" w:sz="0" w:space="0" w:color="auto"/>
            <w:bottom w:val="none" w:sz="0" w:space="0" w:color="auto"/>
            <w:right w:val="none" w:sz="0" w:space="0" w:color="auto"/>
          </w:divBdr>
        </w:div>
        <w:div w:id="1634097529">
          <w:marLeft w:val="480"/>
          <w:marRight w:val="0"/>
          <w:marTop w:val="0"/>
          <w:marBottom w:val="0"/>
          <w:divBdr>
            <w:top w:val="none" w:sz="0" w:space="0" w:color="auto"/>
            <w:left w:val="none" w:sz="0" w:space="0" w:color="auto"/>
            <w:bottom w:val="none" w:sz="0" w:space="0" w:color="auto"/>
            <w:right w:val="none" w:sz="0" w:space="0" w:color="auto"/>
          </w:divBdr>
        </w:div>
        <w:div w:id="1124889721">
          <w:marLeft w:val="480"/>
          <w:marRight w:val="0"/>
          <w:marTop w:val="0"/>
          <w:marBottom w:val="0"/>
          <w:divBdr>
            <w:top w:val="none" w:sz="0" w:space="0" w:color="auto"/>
            <w:left w:val="none" w:sz="0" w:space="0" w:color="auto"/>
            <w:bottom w:val="none" w:sz="0" w:space="0" w:color="auto"/>
            <w:right w:val="none" w:sz="0" w:space="0" w:color="auto"/>
          </w:divBdr>
        </w:div>
        <w:div w:id="121193841">
          <w:marLeft w:val="480"/>
          <w:marRight w:val="0"/>
          <w:marTop w:val="0"/>
          <w:marBottom w:val="0"/>
          <w:divBdr>
            <w:top w:val="none" w:sz="0" w:space="0" w:color="auto"/>
            <w:left w:val="none" w:sz="0" w:space="0" w:color="auto"/>
            <w:bottom w:val="none" w:sz="0" w:space="0" w:color="auto"/>
            <w:right w:val="none" w:sz="0" w:space="0" w:color="auto"/>
          </w:divBdr>
        </w:div>
        <w:div w:id="1159035889">
          <w:marLeft w:val="480"/>
          <w:marRight w:val="0"/>
          <w:marTop w:val="0"/>
          <w:marBottom w:val="0"/>
          <w:divBdr>
            <w:top w:val="none" w:sz="0" w:space="0" w:color="auto"/>
            <w:left w:val="none" w:sz="0" w:space="0" w:color="auto"/>
            <w:bottom w:val="none" w:sz="0" w:space="0" w:color="auto"/>
            <w:right w:val="none" w:sz="0" w:space="0" w:color="auto"/>
          </w:divBdr>
        </w:div>
        <w:div w:id="1118721677">
          <w:marLeft w:val="480"/>
          <w:marRight w:val="0"/>
          <w:marTop w:val="0"/>
          <w:marBottom w:val="0"/>
          <w:divBdr>
            <w:top w:val="none" w:sz="0" w:space="0" w:color="auto"/>
            <w:left w:val="none" w:sz="0" w:space="0" w:color="auto"/>
            <w:bottom w:val="none" w:sz="0" w:space="0" w:color="auto"/>
            <w:right w:val="none" w:sz="0" w:space="0" w:color="auto"/>
          </w:divBdr>
        </w:div>
        <w:div w:id="1303542800">
          <w:marLeft w:val="480"/>
          <w:marRight w:val="0"/>
          <w:marTop w:val="0"/>
          <w:marBottom w:val="0"/>
          <w:divBdr>
            <w:top w:val="none" w:sz="0" w:space="0" w:color="auto"/>
            <w:left w:val="none" w:sz="0" w:space="0" w:color="auto"/>
            <w:bottom w:val="none" w:sz="0" w:space="0" w:color="auto"/>
            <w:right w:val="none" w:sz="0" w:space="0" w:color="auto"/>
          </w:divBdr>
        </w:div>
        <w:div w:id="1006833320">
          <w:marLeft w:val="480"/>
          <w:marRight w:val="0"/>
          <w:marTop w:val="0"/>
          <w:marBottom w:val="0"/>
          <w:divBdr>
            <w:top w:val="none" w:sz="0" w:space="0" w:color="auto"/>
            <w:left w:val="none" w:sz="0" w:space="0" w:color="auto"/>
            <w:bottom w:val="none" w:sz="0" w:space="0" w:color="auto"/>
            <w:right w:val="none" w:sz="0" w:space="0" w:color="auto"/>
          </w:divBdr>
        </w:div>
        <w:div w:id="997809424">
          <w:marLeft w:val="480"/>
          <w:marRight w:val="0"/>
          <w:marTop w:val="0"/>
          <w:marBottom w:val="0"/>
          <w:divBdr>
            <w:top w:val="none" w:sz="0" w:space="0" w:color="auto"/>
            <w:left w:val="none" w:sz="0" w:space="0" w:color="auto"/>
            <w:bottom w:val="none" w:sz="0" w:space="0" w:color="auto"/>
            <w:right w:val="none" w:sz="0" w:space="0" w:color="auto"/>
          </w:divBdr>
        </w:div>
        <w:div w:id="783883034">
          <w:marLeft w:val="480"/>
          <w:marRight w:val="0"/>
          <w:marTop w:val="0"/>
          <w:marBottom w:val="0"/>
          <w:divBdr>
            <w:top w:val="none" w:sz="0" w:space="0" w:color="auto"/>
            <w:left w:val="none" w:sz="0" w:space="0" w:color="auto"/>
            <w:bottom w:val="none" w:sz="0" w:space="0" w:color="auto"/>
            <w:right w:val="none" w:sz="0" w:space="0" w:color="auto"/>
          </w:divBdr>
        </w:div>
        <w:div w:id="1239052496">
          <w:marLeft w:val="480"/>
          <w:marRight w:val="0"/>
          <w:marTop w:val="0"/>
          <w:marBottom w:val="0"/>
          <w:divBdr>
            <w:top w:val="none" w:sz="0" w:space="0" w:color="auto"/>
            <w:left w:val="none" w:sz="0" w:space="0" w:color="auto"/>
            <w:bottom w:val="none" w:sz="0" w:space="0" w:color="auto"/>
            <w:right w:val="none" w:sz="0" w:space="0" w:color="auto"/>
          </w:divBdr>
        </w:div>
        <w:div w:id="1726487113">
          <w:marLeft w:val="480"/>
          <w:marRight w:val="0"/>
          <w:marTop w:val="0"/>
          <w:marBottom w:val="0"/>
          <w:divBdr>
            <w:top w:val="none" w:sz="0" w:space="0" w:color="auto"/>
            <w:left w:val="none" w:sz="0" w:space="0" w:color="auto"/>
            <w:bottom w:val="none" w:sz="0" w:space="0" w:color="auto"/>
            <w:right w:val="none" w:sz="0" w:space="0" w:color="auto"/>
          </w:divBdr>
        </w:div>
        <w:div w:id="1984385627">
          <w:marLeft w:val="480"/>
          <w:marRight w:val="0"/>
          <w:marTop w:val="0"/>
          <w:marBottom w:val="0"/>
          <w:divBdr>
            <w:top w:val="none" w:sz="0" w:space="0" w:color="auto"/>
            <w:left w:val="none" w:sz="0" w:space="0" w:color="auto"/>
            <w:bottom w:val="none" w:sz="0" w:space="0" w:color="auto"/>
            <w:right w:val="none" w:sz="0" w:space="0" w:color="auto"/>
          </w:divBdr>
        </w:div>
        <w:div w:id="624695234">
          <w:marLeft w:val="480"/>
          <w:marRight w:val="0"/>
          <w:marTop w:val="0"/>
          <w:marBottom w:val="0"/>
          <w:divBdr>
            <w:top w:val="none" w:sz="0" w:space="0" w:color="auto"/>
            <w:left w:val="none" w:sz="0" w:space="0" w:color="auto"/>
            <w:bottom w:val="none" w:sz="0" w:space="0" w:color="auto"/>
            <w:right w:val="none" w:sz="0" w:space="0" w:color="auto"/>
          </w:divBdr>
        </w:div>
        <w:div w:id="810099813">
          <w:marLeft w:val="480"/>
          <w:marRight w:val="0"/>
          <w:marTop w:val="0"/>
          <w:marBottom w:val="0"/>
          <w:divBdr>
            <w:top w:val="none" w:sz="0" w:space="0" w:color="auto"/>
            <w:left w:val="none" w:sz="0" w:space="0" w:color="auto"/>
            <w:bottom w:val="none" w:sz="0" w:space="0" w:color="auto"/>
            <w:right w:val="none" w:sz="0" w:space="0" w:color="auto"/>
          </w:divBdr>
        </w:div>
        <w:div w:id="2017882850">
          <w:marLeft w:val="480"/>
          <w:marRight w:val="0"/>
          <w:marTop w:val="0"/>
          <w:marBottom w:val="0"/>
          <w:divBdr>
            <w:top w:val="none" w:sz="0" w:space="0" w:color="auto"/>
            <w:left w:val="none" w:sz="0" w:space="0" w:color="auto"/>
            <w:bottom w:val="none" w:sz="0" w:space="0" w:color="auto"/>
            <w:right w:val="none" w:sz="0" w:space="0" w:color="auto"/>
          </w:divBdr>
        </w:div>
        <w:div w:id="131874623">
          <w:marLeft w:val="480"/>
          <w:marRight w:val="0"/>
          <w:marTop w:val="0"/>
          <w:marBottom w:val="0"/>
          <w:divBdr>
            <w:top w:val="none" w:sz="0" w:space="0" w:color="auto"/>
            <w:left w:val="none" w:sz="0" w:space="0" w:color="auto"/>
            <w:bottom w:val="none" w:sz="0" w:space="0" w:color="auto"/>
            <w:right w:val="none" w:sz="0" w:space="0" w:color="auto"/>
          </w:divBdr>
        </w:div>
        <w:div w:id="850611366">
          <w:marLeft w:val="480"/>
          <w:marRight w:val="0"/>
          <w:marTop w:val="0"/>
          <w:marBottom w:val="0"/>
          <w:divBdr>
            <w:top w:val="none" w:sz="0" w:space="0" w:color="auto"/>
            <w:left w:val="none" w:sz="0" w:space="0" w:color="auto"/>
            <w:bottom w:val="none" w:sz="0" w:space="0" w:color="auto"/>
            <w:right w:val="none" w:sz="0" w:space="0" w:color="auto"/>
          </w:divBdr>
        </w:div>
        <w:div w:id="1019895465">
          <w:marLeft w:val="480"/>
          <w:marRight w:val="0"/>
          <w:marTop w:val="0"/>
          <w:marBottom w:val="0"/>
          <w:divBdr>
            <w:top w:val="none" w:sz="0" w:space="0" w:color="auto"/>
            <w:left w:val="none" w:sz="0" w:space="0" w:color="auto"/>
            <w:bottom w:val="none" w:sz="0" w:space="0" w:color="auto"/>
            <w:right w:val="none" w:sz="0" w:space="0" w:color="auto"/>
          </w:divBdr>
        </w:div>
        <w:div w:id="1064986146">
          <w:marLeft w:val="480"/>
          <w:marRight w:val="0"/>
          <w:marTop w:val="0"/>
          <w:marBottom w:val="0"/>
          <w:divBdr>
            <w:top w:val="none" w:sz="0" w:space="0" w:color="auto"/>
            <w:left w:val="none" w:sz="0" w:space="0" w:color="auto"/>
            <w:bottom w:val="none" w:sz="0" w:space="0" w:color="auto"/>
            <w:right w:val="none" w:sz="0" w:space="0" w:color="auto"/>
          </w:divBdr>
        </w:div>
        <w:div w:id="1145977384">
          <w:marLeft w:val="480"/>
          <w:marRight w:val="0"/>
          <w:marTop w:val="0"/>
          <w:marBottom w:val="0"/>
          <w:divBdr>
            <w:top w:val="none" w:sz="0" w:space="0" w:color="auto"/>
            <w:left w:val="none" w:sz="0" w:space="0" w:color="auto"/>
            <w:bottom w:val="none" w:sz="0" w:space="0" w:color="auto"/>
            <w:right w:val="none" w:sz="0" w:space="0" w:color="auto"/>
          </w:divBdr>
        </w:div>
        <w:div w:id="202792198">
          <w:marLeft w:val="480"/>
          <w:marRight w:val="0"/>
          <w:marTop w:val="0"/>
          <w:marBottom w:val="0"/>
          <w:divBdr>
            <w:top w:val="none" w:sz="0" w:space="0" w:color="auto"/>
            <w:left w:val="none" w:sz="0" w:space="0" w:color="auto"/>
            <w:bottom w:val="none" w:sz="0" w:space="0" w:color="auto"/>
            <w:right w:val="none" w:sz="0" w:space="0" w:color="auto"/>
          </w:divBdr>
        </w:div>
        <w:div w:id="1558319794">
          <w:marLeft w:val="480"/>
          <w:marRight w:val="0"/>
          <w:marTop w:val="0"/>
          <w:marBottom w:val="0"/>
          <w:divBdr>
            <w:top w:val="none" w:sz="0" w:space="0" w:color="auto"/>
            <w:left w:val="none" w:sz="0" w:space="0" w:color="auto"/>
            <w:bottom w:val="none" w:sz="0" w:space="0" w:color="auto"/>
            <w:right w:val="none" w:sz="0" w:space="0" w:color="auto"/>
          </w:divBdr>
        </w:div>
        <w:div w:id="1006980081">
          <w:marLeft w:val="480"/>
          <w:marRight w:val="0"/>
          <w:marTop w:val="0"/>
          <w:marBottom w:val="0"/>
          <w:divBdr>
            <w:top w:val="none" w:sz="0" w:space="0" w:color="auto"/>
            <w:left w:val="none" w:sz="0" w:space="0" w:color="auto"/>
            <w:bottom w:val="none" w:sz="0" w:space="0" w:color="auto"/>
            <w:right w:val="none" w:sz="0" w:space="0" w:color="auto"/>
          </w:divBdr>
        </w:div>
        <w:div w:id="934050987">
          <w:marLeft w:val="480"/>
          <w:marRight w:val="0"/>
          <w:marTop w:val="0"/>
          <w:marBottom w:val="0"/>
          <w:divBdr>
            <w:top w:val="none" w:sz="0" w:space="0" w:color="auto"/>
            <w:left w:val="none" w:sz="0" w:space="0" w:color="auto"/>
            <w:bottom w:val="none" w:sz="0" w:space="0" w:color="auto"/>
            <w:right w:val="none" w:sz="0" w:space="0" w:color="auto"/>
          </w:divBdr>
        </w:div>
        <w:div w:id="2098288758">
          <w:marLeft w:val="480"/>
          <w:marRight w:val="0"/>
          <w:marTop w:val="0"/>
          <w:marBottom w:val="0"/>
          <w:divBdr>
            <w:top w:val="none" w:sz="0" w:space="0" w:color="auto"/>
            <w:left w:val="none" w:sz="0" w:space="0" w:color="auto"/>
            <w:bottom w:val="none" w:sz="0" w:space="0" w:color="auto"/>
            <w:right w:val="none" w:sz="0" w:space="0" w:color="auto"/>
          </w:divBdr>
        </w:div>
        <w:div w:id="1992326361">
          <w:marLeft w:val="480"/>
          <w:marRight w:val="0"/>
          <w:marTop w:val="0"/>
          <w:marBottom w:val="0"/>
          <w:divBdr>
            <w:top w:val="none" w:sz="0" w:space="0" w:color="auto"/>
            <w:left w:val="none" w:sz="0" w:space="0" w:color="auto"/>
            <w:bottom w:val="none" w:sz="0" w:space="0" w:color="auto"/>
            <w:right w:val="none" w:sz="0" w:space="0" w:color="auto"/>
          </w:divBdr>
        </w:div>
        <w:div w:id="1193613490">
          <w:marLeft w:val="480"/>
          <w:marRight w:val="0"/>
          <w:marTop w:val="0"/>
          <w:marBottom w:val="0"/>
          <w:divBdr>
            <w:top w:val="none" w:sz="0" w:space="0" w:color="auto"/>
            <w:left w:val="none" w:sz="0" w:space="0" w:color="auto"/>
            <w:bottom w:val="none" w:sz="0" w:space="0" w:color="auto"/>
            <w:right w:val="none" w:sz="0" w:space="0" w:color="auto"/>
          </w:divBdr>
        </w:div>
        <w:div w:id="1008412968">
          <w:marLeft w:val="480"/>
          <w:marRight w:val="0"/>
          <w:marTop w:val="0"/>
          <w:marBottom w:val="0"/>
          <w:divBdr>
            <w:top w:val="none" w:sz="0" w:space="0" w:color="auto"/>
            <w:left w:val="none" w:sz="0" w:space="0" w:color="auto"/>
            <w:bottom w:val="none" w:sz="0" w:space="0" w:color="auto"/>
            <w:right w:val="none" w:sz="0" w:space="0" w:color="auto"/>
          </w:divBdr>
        </w:div>
        <w:div w:id="1937790064">
          <w:marLeft w:val="480"/>
          <w:marRight w:val="0"/>
          <w:marTop w:val="0"/>
          <w:marBottom w:val="0"/>
          <w:divBdr>
            <w:top w:val="none" w:sz="0" w:space="0" w:color="auto"/>
            <w:left w:val="none" w:sz="0" w:space="0" w:color="auto"/>
            <w:bottom w:val="none" w:sz="0" w:space="0" w:color="auto"/>
            <w:right w:val="none" w:sz="0" w:space="0" w:color="auto"/>
          </w:divBdr>
        </w:div>
        <w:div w:id="928275962">
          <w:marLeft w:val="480"/>
          <w:marRight w:val="0"/>
          <w:marTop w:val="0"/>
          <w:marBottom w:val="0"/>
          <w:divBdr>
            <w:top w:val="none" w:sz="0" w:space="0" w:color="auto"/>
            <w:left w:val="none" w:sz="0" w:space="0" w:color="auto"/>
            <w:bottom w:val="none" w:sz="0" w:space="0" w:color="auto"/>
            <w:right w:val="none" w:sz="0" w:space="0" w:color="auto"/>
          </w:divBdr>
        </w:div>
        <w:div w:id="588857613">
          <w:marLeft w:val="480"/>
          <w:marRight w:val="0"/>
          <w:marTop w:val="0"/>
          <w:marBottom w:val="0"/>
          <w:divBdr>
            <w:top w:val="none" w:sz="0" w:space="0" w:color="auto"/>
            <w:left w:val="none" w:sz="0" w:space="0" w:color="auto"/>
            <w:bottom w:val="none" w:sz="0" w:space="0" w:color="auto"/>
            <w:right w:val="none" w:sz="0" w:space="0" w:color="auto"/>
          </w:divBdr>
        </w:div>
        <w:div w:id="1306665149">
          <w:marLeft w:val="480"/>
          <w:marRight w:val="0"/>
          <w:marTop w:val="0"/>
          <w:marBottom w:val="0"/>
          <w:divBdr>
            <w:top w:val="none" w:sz="0" w:space="0" w:color="auto"/>
            <w:left w:val="none" w:sz="0" w:space="0" w:color="auto"/>
            <w:bottom w:val="none" w:sz="0" w:space="0" w:color="auto"/>
            <w:right w:val="none" w:sz="0" w:space="0" w:color="auto"/>
          </w:divBdr>
        </w:div>
        <w:div w:id="700133792">
          <w:marLeft w:val="480"/>
          <w:marRight w:val="0"/>
          <w:marTop w:val="0"/>
          <w:marBottom w:val="0"/>
          <w:divBdr>
            <w:top w:val="none" w:sz="0" w:space="0" w:color="auto"/>
            <w:left w:val="none" w:sz="0" w:space="0" w:color="auto"/>
            <w:bottom w:val="none" w:sz="0" w:space="0" w:color="auto"/>
            <w:right w:val="none" w:sz="0" w:space="0" w:color="auto"/>
          </w:divBdr>
        </w:div>
        <w:div w:id="751852438">
          <w:marLeft w:val="480"/>
          <w:marRight w:val="0"/>
          <w:marTop w:val="0"/>
          <w:marBottom w:val="0"/>
          <w:divBdr>
            <w:top w:val="none" w:sz="0" w:space="0" w:color="auto"/>
            <w:left w:val="none" w:sz="0" w:space="0" w:color="auto"/>
            <w:bottom w:val="none" w:sz="0" w:space="0" w:color="auto"/>
            <w:right w:val="none" w:sz="0" w:space="0" w:color="auto"/>
          </w:divBdr>
        </w:div>
        <w:div w:id="1969162291">
          <w:marLeft w:val="480"/>
          <w:marRight w:val="0"/>
          <w:marTop w:val="0"/>
          <w:marBottom w:val="0"/>
          <w:divBdr>
            <w:top w:val="none" w:sz="0" w:space="0" w:color="auto"/>
            <w:left w:val="none" w:sz="0" w:space="0" w:color="auto"/>
            <w:bottom w:val="none" w:sz="0" w:space="0" w:color="auto"/>
            <w:right w:val="none" w:sz="0" w:space="0" w:color="auto"/>
          </w:divBdr>
        </w:div>
        <w:div w:id="1623808747">
          <w:marLeft w:val="480"/>
          <w:marRight w:val="0"/>
          <w:marTop w:val="0"/>
          <w:marBottom w:val="0"/>
          <w:divBdr>
            <w:top w:val="none" w:sz="0" w:space="0" w:color="auto"/>
            <w:left w:val="none" w:sz="0" w:space="0" w:color="auto"/>
            <w:bottom w:val="none" w:sz="0" w:space="0" w:color="auto"/>
            <w:right w:val="none" w:sz="0" w:space="0" w:color="auto"/>
          </w:divBdr>
        </w:div>
        <w:div w:id="1497958243">
          <w:marLeft w:val="480"/>
          <w:marRight w:val="0"/>
          <w:marTop w:val="0"/>
          <w:marBottom w:val="0"/>
          <w:divBdr>
            <w:top w:val="none" w:sz="0" w:space="0" w:color="auto"/>
            <w:left w:val="none" w:sz="0" w:space="0" w:color="auto"/>
            <w:bottom w:val="none" w:sz="0" w:space="0" w:color="auto"/>
            <w:right w:val="none" w:sz="0" w:space="0" w:color="auto"/>
          </w:divBdr>
        </w:div>
        <w:div w:id="525559059">
          <w:marLeft w:val="480"/>
          <w:marRight w:val="0"/>
          <w:marTop w:val="0"/>
          <w:marBottom w:val="0"/>
          <w:divBdr>
            <w:top w:val="none" w:sz="0" w:space="0" w:color="auto"/>
            <w:left w:val="none" w:sz="0" w:space="0" w:color="auto"/>
            <w:bottom w:val="none" w:sz="0" w:space="0" w:color="auto"/>
            <w:right w:val="none" w:sz="0" w:space="0" w:color="auto"/>
          </w:divBdr>
        </w:div>
      </w:divsChild>
    </w:div>
    <w:div w:id="477651537">
      <w:bodyDiv w:val="1"/>
      <w:marLeft w:val="0"/>
      <w:marRight w:val="0"/>
      <w:marTop w:val="0"/>
      <w:marBottom w:val="0"/>
      <w:divBdr>
        <w:top w:val="none" w:sz="0" w:space="0" w:color="auto"/>
        <w:left w:val="none" w:sz="0" w:space="0" w:color="auto"/>
        <w:bottom w:val="none" w:sz="0" w:space="0" w:color="auto"/>
        <w:right w:val="none" w:sz="0" w:space="0" w:color="auto"/>
      </w:divBdr>
    </w:div>
    <w:div w:id="477697880">
      <w:bodyDiv w:val="1"/>
      <w:marLeft w:val="0"/>
      <w:marRight w:val="0"/>
      <w:marTop w:val="0"/>
      <w:marBottom w:val="0"/>
      <w:divBdr>
        <w:top w:val="none" w:sz="0" w:space="0" w:color="auto"/>
        <w:left w:val="none" w:sz="0" w:space="0" w:color="auto"/>
        <w:bottom w:val="none" w:sz="0" w:space="0" w:color="auto"/>
        <w:right w:val="none" w:sz="0" w:space="0" w:color="auto"/>
      </w:divBdr>
    </w:div>
    <w:div w:id="477764872">
      <w:bodyDiv w:val="1"/>
      <w:marLeft w:val="0"/>
      <w:marRight w:val="0"/>
      <w:marTop w:val="0"/>
      <w:marBottom w:val="0"/>
      <w:divBdr>
        <w:top w:val="none" w:sz="0" w:space="0" w:color="auto"/>
        <w:left w:val="none" w:sz="0" w:space="0" w:color="auto"/>
        <w:bottom w:val="none" w:sz="0" w:space="0" w:color="auto"/>
        <w:right w:val="none" w:sz="0" w:space="0" w:color="auto"/>
      </w:divBdr>
    </w:div>
    <w:div w:id="477844628">
      <w:bodyDiv w:val="1"/>
      <w:marLeft w:val="0"/>
      <w:marRight w:val="0"/>
      <w:marTop w:val="0"/>
      <w:marBottom w:val="0"/>
      <w:divBdr>
        <w:top w:val="none" w:sz="0" w:space="0" w:color="auto"/>
        <w:left w:val="none" w:sz="0" w:space="0" w:color="auto"/>
        <w:bottom w:val="none" w:sz="0" w:space="0" w:color="auto"/>
        <w:right w:val="none" w:sz="0" w:space="0" w:color="auto"/>
      </w:divBdr>
    </w:div>
    <w:div w:id="477845921">
      <w:bodyDiv w:val="1"/>
      <w:marLeft w:val="0"/>
      <w:marRight w:val="0"/>
      <w:marTop w:val="0"/>
      <w:marBottom w:val="0"/>
      <w:divBdr>
        <w:top w:val="none" w:sz="0" w:space="0" w:color="auto"/>
        <w:left w:val="none" w:sz="0" w:space="0" w:color="auto"/>
        <w:bottom w:val="none" w:sz="0" w:space="0" w:color="auto"/>
        <w:right w:val="none" w:sz="0" w:space="0" w:color="auto"/>
      </w:divBdr>
    </w:div>
    <w:div w:id="478150785">
      <w:bodyDiv w:val="1"/>
      <w:marLeft w:val="0"/>
      <w:marRight w:val="0"/>
      <w:marTop w:val="0"/>
      <w:marBottom w:val="0"/>
      <w:divBdr>
        <w:top w:val="none" w:sz="0" w:space="0" w:color="auto"/>
        <w:left w:val="none" w:sz="0" w:space="0" w:color="auto"/>
        <w:bottom w:val="none" w:sz="0" w:space="0" w:color="auto"/>
        <w:right w:val="none" w:sz="0" w:space="0" w:color="auto"/>
      </w:divBdr>
    </w:div>
    <w:div w:id="478151899">
      <w:bodyDiv w:val="1"/>
      <w:marLeft w:val="0"/>
      <w:marRight w:val="0"/>
      <w:marTop w:val="0"/>
      <w:marBottom w:val="0"/>
      <w:divBdr>
        <w:top w:val="none" w:sz="0" w:space="0" w:color="auto"/>
        <w:left w:val="none" w:sz="0" w:space="0" w:color="auto"/>
        <w:bottom w:val="none" w:sz="0" w:space="0" w:color="auto"/>
        <w:right w:val="none" w:sz="0" w:space="0" w:color="auto"/>
      </w:divBdr>
    </w:div>
    <w:div w:id="478152761">
      <w:bodyDiv w:val="1"/>
      <w:marLeft w:val="0"/>
      <w:marRight w:val="0"/>
      <w:marTop w:val="0"/>
      <w:marBottom w:val="0"/>
      <w:divBdr>
        <w:top w:val="none" w:sz="0" w:space="0" w:color="auto"/>
        <w:left w:val="none" w:sz="0" w:space="0" w:color="auto"/>
        <w:bottom w:val="none" w:sz="0" w:space="0" w:color="auto"/>
        <w:right w:val="none" w:sz="0" w:space="0" w:color="auto"/>
      </w:divBdr>
    </w:div>
    <w:div w:id="478153296">
      <w:bodyDiv w:val="1"/>
      <w:marLeft w:val="0"/>
      <w:marRight w:val="0"/>
      <w:marTop w:val="0"/>
      <w:marBottom w:val="0"/>
      <w:divBdr>
        <w:top w:val="none" w:sz="0" w:space="0" w:color="auto"/>
        <w:left w:val="none" w:sz="0" w:space="0" w:color="auto"/>
        <w:bottom w:val="none" w:sz="0" w:space="0" w:color="auto"/>
        <w:right w:val="none" w:sz="0" w:space="0" w:color="auto"/>
      </w:divBdr>
    </w:div>
    <w:div w:id="478158864">
      <w:bodyDiv w:val="1"/>
      <w:marLeft w:val="0"/>
      <w:marRight w:val="0"/>
      <w:marTop w:val="0"/>
      <w:marBottom w:val="0"/>
      <w:divBdr>
        <w:top w:val="none" w:sz="0" w:space="0" w:color="auto"/>
        <w:left w:val="none" w:sz="0" w:space="0" w:color="auto"/>
        <w:bottom w:val="none" w:sz="0" w:space="0" w:color="auto"/>
        <w:right w:val="none" w:sz="0" w:space="0" w:color="auto"/>
      </w:divBdr>
    </w:div>
    <w:div w:id="478229339">
      <w:bodyDiv w:val="1"/>
      <w:marLeft w:val="0"/>
      <w:marRight w:val="0"/>
      <w:marTop w:val="0"/>
      <w:marBottom w:val="0"/>
      <w:divBdr>
        <w:top w:val="none" w:sz="0" w:space="0" w:color="auto"/>
        <w:left w:val="none" w:sz="0" w:space="0" w:color="auto"/>
        <w:bottom w:val="none" w:sz="0" w:space="0" w:color="auto"/>
        <w:right w:val="none" w:sz="0" w:space="0" w:color="auto"/>
      </w:divBdr>
    </w:div>
    <w:div w:id="478231271">
      <w:bodyDiv w:val="1"/>
      <w:marLeft w:val="0"/>
      <w:marRight w:val="0"/>
      <w:marTop w:val="0"/>
      <w:marBottom w:val="0"/>
      <w:divBdr>
        <w:top w:val="none" w:sz="0" w:space="0" w:color="auto"/>
        <w:left w:val="none" w:sz="0" w:space="0" w:color="auto"/>
        <w:bottom w:val="none" w:sz="0" w:space="0" w:color="auto"/>
        <w:right w:val="none" w:sz="0" w:space="0" w:color="auto"/>
      </w:divBdr>
    </w:div>
    <w:div w:id="478497423">
      <w:bodyDiv w:val="1"/>
      <w:marLeft w:val="0"/>
      <w:marRight w:val="0"/>
      <w:marTop w:val="0"/>
      <w:marBottom w:val="0"/>
      <w:divBdr>
        <w:top w:val="none" w:sz="0" w:space="0" w:color="auto"/>
        <w:left w:val="none" w:sz="0" w:space="0" w:color="auto"/>
        <w:bottom w:val="none" w:sz="0" w:space="0" w:color="auto"/>
        <w:right w:val="none" w:sz="0" w:space="0" w:color="auto"/>
      </w:divBdr>
    </w:div>
    <w:div w:id="478499807">
      <w:bodyDiv w:val="1"/>
      <w:marLeft w:val="0"/>
      <w:marRight w:val="0"/>
      <w:marTop w:val="0"/>
      <w:marBottom w:val="0"/>
      <w:divBdr>
        <w:top w:val="none" w:sz="0" w:space="0" w:color="auto"/>
        <w:left w:val="none" w:sz="0" w:space="0" w:color="auto"/>
        <w:bottom w:val="none" w:sz="0" w:space="0" w:color="auto"/>
        <w:right w:val="none" w:sz="0" w:space="0" w:color="auto"/>
      </w:divBdr>
    </w:div>
    <w:div w:id="478690372">
      <w:bodyDiv w:val="1"/>
      <w:marLeft w:val="0"/>
      <w:marRight w:val="0"/>
      <w:marTop w:val="0"/>
      <w:marBottom w:val="0"/>
      <w:divBdr>
        <w:top w:val="none" w:sz="0" w:space="0" w:color="auto"/>
        <w:left w:val="none" w:sz="0" w:space="0" w:color="auto"/>
        <w:bottom w:val="none" w:sz="0" w:space="0" w:color="auto"/>
        <w:right w:val="none" w:sz="0" w:space="0" w:color="auto"/>
      </w:divBdr>
    </w:div>
    <w:div w:id="478693257">
      <w:bodyDiv w:val="1"/>
      <w:marLeft w:val="0"/>
      <w:marRight w:val="0"/>
      <w:marTop w:val="0"/>
      <w:marBottom w:val="0"/>
      <w:divBdr>
        <w:top w:val="none" w:sz="0" w:space="0" w:color="auto"/>
        <w:left w:val="none" w:sz="0" w:space="0" w:color="auto"/>
        <w:bottom w:val="none" w:sz="0" w:space="0" w:color="auto"/>
        <w:right w:val="none" w:sz="0" w:space="0" w:color="auto"/>
      </w:divBdr>
    </w:div>
    <w:div w:id="478693633">
      <w:bodyDiv w:val="1"/>
      <w:marLeft w:val="0"/>
      <w:marRight w:val="0"/>
      <w:marTop w:val="0"/>
      <w:marBottom w:val="0"/>
      <w:divBdr>
        <w:top w:val="none" w:sz="0" w:space="0" w:color="auto"/>
        <w:left w:val="none" w:sz="0" w:space="0" w:color="auto"/>
        <w:bottom w:val="none" w:sz="0" w:space="0" w:color="auto"/>
        <w:right w:val="none" w:sz="0" w:space="0" w:color="auto"/>
      </w:divBdr>
    </w:div>
    <w:div w:id="478693922">
      <w:bodyDiv w:val="1"/>
      <w:marLeft w:val="0"/>
      <w:marRight w:val="0"/>
      <w:marTop w:val="0"/>
      <w:marBottom w:val="0"/>
      <w:divBdr>
        <w:top w:val="none" w:sz="0" w:space="0" w:color="auto"/>
        <w:left w:val="none" w:sz="0" w:space="0" w:color="auto"/>
        <w:bottom w:val="none" w:sz="0" w:space="0" w:color="auto"/>
        <w:right w:val="none" w:sz="0" w:space="0" w:color="auto"/>
      </w:divBdr>
    </w:div>
    <w:div w:id="478695815">
      <w:bodyDiv w:val="1"/>
      <w:marLeft w:val="0"/>
      <w:marRight w:val="0"/>
      <w:marTop w:val="0"/>
      <w:marBottom w:val="0"/>
      <w:divBdr>
        <w:top w:val="none" w:sz="0" w:space="0" w:color="auto"/>
        <w:left w:val="none" w:sz="0" w:space="0" w:color="auto"/>
        <w:bottom w:val="none" w:sz="0" w:space="0" w:color="auto"/>
        <w:right w:val="none" w:sz="0" w:space="0" w:color="auto"/>
      </w:divBdr>
    </w:div>
    <w:div w:id="478695852">
      <w:bodyDiv w:val="1"/>
      <w:marLeft w:val="0"/>
      <w:marRight w:val="0"/>
      <w:marTop w:val="0"/>
      <w:marBottom w:val="0"/>
      <w:divBdr>
        <w:top w:val="none" w:sz="0" w:space="0" w:color="auto"/>
        <w:left w:val="none" w:sz="0" w:space="0" w:color="auto"/>
        <w:bottom w:val="none" w:sz="0" w:space="0" w:color="auto"/>
        <w:right w:val="none" w:sz="0" w:space="0" w:color="auto"/>
      </w:divBdr>
    </w:div>
    <w:div w:id="478768687">
      <w:bodyDiv w:val="1"/>
      <w:marLeft w:val="0"/>
      <w:marRight w:val="0"/>
      <w:marTop w:val="0"/>
      <w:marBottom w:val="0"/>
      <w:divBdr>
        <w:top w:val="none" w:sz="0" w:space="0" w:color="auto"/>
        <w:left w:val="none" w:sz="0" w:space="0" w:color="auto"/>
        <w:bottom w:val="none" w:sz="0" w:space="0" w:color="auto"/>
        <w:right w:val="none" w:sz="0" w:space="0" w:color="auto"/>
      </w:divBdr>
    </w:div>
    <w:div w:id="478770355">
      <w:bodyDiv w:val="1"/>
      <w:marLeft w:val="0"/>
      <w:marRight w:val="0"/>
      <w:marTop w:val="0"/>
      <w:marBottom w:val="0"/>
      <w:divBdr>
        <w:top w:val="none" w:sz="0" w:space="0" w:color="auto"/>
        <w:left w:val="none" w:sz="0" w:space="0" w:color="auto"/>
        <w:bottom w:val="none" w:sz="0" w:space="0" w:color="auto"/>
        <w:right w:val="none" w:sz="0" w:space="0" w:color="auto"/>
      </w:divBdr>
    </w:div>
    <w:div w:id="478957950">
      <w:bodyDiv w:val="1"/>
      <w:marLeft w:val="0"/>
      <w:marRight w:val="0"/>
      <w:marTop w:val="0"/>
      <w:marBottom w:val="0"/>
      <w:divBdr>
        <w:top w:val="none" w:sz="0" w:space="0" w:color="auto"/>
        <w:left w:val="none" w:sz="0" w:space="0" w:color="auto"/>
        <w:bottom w:val="none" w:sz="0" w:space="0" w:color="auto"/>
        <w:right w:val="none" w:sz="0" w:space="0" w:color="auto"/>
      </w:divBdr>
    </w:div>
    <w:div w:id="478960662">
      <w:bodyDiv w:val="1"/>
      <w:marLeft w:val="0"/>
      <w:marRight w:val="0"/>
      <w:marTop w:val="0"/>
      <w:marBottom w:val="0"/>
      <w:divBdr>
        <w:top w:val="none" w:sz="0" w:space="0" w:color="auto"/>
        <w:left w:val="none" w:sz="0" w:space="0" w:color="auto"/>
        <w:bottom w:val="none" w:sz="0" w:space="0" w:color="auto"/>
        <w:right w:val="none" w:sz="0" w:space="0" w:color="auto"/>
      </w:divBdr>
    </w:div>
    <w:div w:id="478964431">
      <w:bodyDiv w:val="1"/>
      <w:marLeft w:val="0"/>
      <w:marRight w:val="0"/>
      <w:marTop w:val="0"/>
      <w:marBottom w:val="0"/>
      <w:divBdr>
        <w:top w:val="none" w:sz="0" w:space="0" w:color="auto"/>
        <w:left w:val="none" w:sz="0" w:space="0" w:color="auto"/>
        <w:bottom w:val="none" w:sz="0" w:space="0" w:color="auto"/>
        <w:right w:val="none" w:sz="0" w:space="0" w:color="auto"/>
      </w:divBdr>
    </w:div>
    <w:div w:id="478965367">
      <w:bodyDiv w:val="1"/>
      <w:marLeft w:val="0"/>
      <w:marRight w:val="0"/>
      <w:marTop w:val="0"/>
      <w:marBottom w:val="0"/>
      <w:divBdr>
        <w:top w:val="none" w:sz="0" w:space="0" w:color="auto"/>
        <w:left w:val="none" w:sz="0" w:space="0" w:color="auto"/>
        <w:bottom w:val="none" w:sz="0" w:space="0" w:color="auto"/>
        <w:right w:val="none" w:sz="0" w:space="0" w:color="auto"/>
      </w:divBdr>
    </w:div>
    <w:div w:id="479150363">
      <w:bodyDiv w:val="1"/>
      <w:marLeft w:val="0"/>
      <w:marRight w:val="0"/>
      <w:marTop w:val="0"/>
      <w:marBottom w:val="0"/>
      <w:divBdr>
        <w:top w:val="none" w:sz="0" w:space="0" w:color="auto"/>
        <w:left w:val="none" w:sz="0" w:space="0" w:color="auto"/>
        <w:bottom w:val="none" w:sz="0" w:space="0" w:color="auto"/>
        <w:right w:val="none" w:sz="0" w:space="0" w:color="auto"/>
      </w:divBdr>
    </w:div>
    <w:div w:id="479200865">
      <w:bodyDiv w:val="1"/>
      <w:marLeft w:val="0"/>
      <w:marRight w:val="0"/>
      <w:marTop w:val="0"/>
      <w:marBottom w:val="0"/>
      <w:divBdr>
        <w:top w:val="none" w:sz="0" w:space="0" w:color="auto"/>
        <w:left w:val="none" w:sz="0" w:space="0" w:color="auto"/>
        <w:bottom w:val="none" w:sz="0" w:space="0" w:color="auto"/>
        <w:right w:val="none" w:sz="0" w:space="0" w:color="auto"/>
      </w:divBdr>
    </w:div>
    <w:div w:id="479228732">
      <w:bodyDiv w:val="1"/>
      <w:marLeft w:val="0"/>
      <w:marRight w:val="0"/>
      <w:marTop w:val="0"/>
      <w:marBottom w:val="0"/>
      <w:divBdr>
        <w:top w:val="none" w:sz="0" w:space="0" w:color="auto"/>
        <w:left w:val="none" w:sz="0" w:space="0" w:color="auto"/>
        <w:bottom w:val="none" w:sz="0" w:space="0" w:color="auto"/>
        <w:right w:val="none" w:sz="0" w:space="0" w:color="auto"/>
      </w:divBdr>
    </w:div>
    <w:div w:id="479231137">
      <w:bodyDiv w:val="1"/>
      <w:marLeft w:val="0"/>
      <w:marRight w:val="0"/>
      <w:marTop w:val="0"/>
      <w:marBottom w:val="0"/>
      <w:divBdr>
        <w:top w:val="none" w:sz="0" w:space="0" w:color="auto"/>
        <w:left w:val="none" w:sz="0" w:space="0" w:color="auto"/>
        <w:bottom w:val="none" w:sz="0" w:space="0" w:color="auto"/>
        <w:right w:val="none" w:sz="0" w:space="0" w:color="auto"/>
      </w:divBdr>
    </w:div>
    <w:div w:id="479268978">
      <w:bodyDiv w:val="1"/>
      <w:marLeft w:val="0"/>
      <w:marRight w:val="0"/>
      <w:marTop w:val="0"/>
      <w:marBottom w:val="0"/>
      <w:divBdr>
        <w:top w:val="none" w:sz="0" w:space="0" w:color="auto"/>
        <w:left w:val="none" w:sz="0" w:space="0" w:color="auto"/>
        <w:bottom w:val="none" w:sz="0" w:space="0" w:color="auto"/>
        <w:right w:val="none" w:sz="0" w:space="0" w:color="auto"/>
      </w:divBdr>
    </w:div>
    <w:div w:id="479275603">
      <w:bodyDiv w:val="1"/>
      <w:marLeft w:val="0"/>
      <w:marRight w:val="0"/>
      <w:marTop w:val="0"/>
      <w:marBottom w:val="0"/>
      <w:divBdr>
        <w:top w:val="none" w:sz="0" w:space="0" w:color="auto"/>
        <w:left w:val="none" w:sz="0" w:space="0" w:color="auto"/>
        <w:bottom w:val="none" w:sz="0" w:space="0" w:color="auto"/>
        <w:right w:val="none" w:sz="0" w:space="0" w:color="auto"/>
      </w:divBdr>
    </w:div>
    <w:div w:id="479276751">
      <w:bodyDiv w:val="1"/>
      <w:marLeft w:val="0"/>
      <w:marRight w:val="0"/>
      <w:marTop w:val="0"/>
      <w:marBottom w:val="0"/>
      <w:divBdr>
        <w:top w:val="none" w:sz="0" w:space="0" w:color="auto"/>
        <w:left w:val="none" w:sz="0" w:space="0" w:color="auto"/>
        <w:bottom w:val="none" w:sz="0" w:space="0" w:color="auto"/>
        <w:right w:val="none" w:sz="0" w:space="0" w:color="auto"/>
      </w:divBdr>
    </w:div>
    <w:div w:id="479421538">
      <w:bodyDiv w:val="1"/>
      <w:marLeft w:val="0"/>
      <w:marRight w:val="0"/>
      <w:marTop w:val="0"/>
      <w:marBottom w:val="0"/>
      <w:divBdr>
        <w:top w:val="none" w:sz="0" w:space="0" w:color="auto"/>
        <w:left w:val="none" w:sz="0" w:space="0" w:color="auto"/>
        <w:bottom w:val="none" w:sz="0" w:space="0" w:color="auto"/>
        <w:right w:val="none" w:sz="0" w:space="0" w:color="auto"/>
      </w:divBdr>
    </w:div>
    <w:div w:id="479423303">
      <w:bodyDiv w:val="1"/>
      <w:marLeft w:val="0"/>
      <w:marRight w:val="0"/>
      <w:marTop w:val="0"/>
      <w:marBottom w:val="0"/>
      <w:divBdr>
        <w:top w:val="none" w:sz="0" w:space="0" w:color="auto"/>
        <w:left w:val="none" w:sz="0" w:space="0" w:color="auto"/>
        <w:bottom w:val="none" w:sz="0" w:space="0" w:color="auto"/>
        <w:right w:val="none" w:sz="0" w:space="0" w:color="auto"/>
      </w:divBdr>
    </w:div>
    <w:div w:id="479469510">
      <w:bodyDiv w:val="1"/>
      <w:marLeft w:val="0"/>
      <w:marRight w:val="0"/>
      <w:marTop w:val="0"/>
      <w:marBottom w:val="0"/>
      <w:divBdr>
        <w:top w:val="none" w:sz="0" w:space="0" w:color="auto"/>
        <w:left w:val="none" w:sz="0" w:space="0" w:color="auto"/>
        <w:bottom w:val="none" w:sz="0" w:space="0" w:color="auto"/>
        <w:right w:val="none" w:sz="0" w:space="0" w:color="auto"/>
      </w:divBdr>
    </w:div>
    <w:div w:id="479538110">
      <w:bodyDiv w:val="1"/>
      <w:marLeft w:val="0"/>
      <w:marRight w:val="0"/>
      <w:marTop w:val="0"/>
      <w:marBottom w:val="0"/>
      <w:divBdr>
        <w:top w:val="none" w:sz="0" w:space="0" w:color="auto"/>
        <w:left w:val="none" w:sz="0" w:space="0" w:color="auto"/>
        <w:bottom w:val="none" w:sz="0" w:space="0" w:color="auto"/>
        <w:right w:val="none" w:sz="0" w:space="0" w:color="auto"/>
      </w:divBdr>
    </w:div>
    <w:div w:id="479615617">
      <w:bodyDiv w:val="1"/>
      <w:marLeft w:val="0"/>
      <w:marRight w:val="0"/>
      <w:marTop w:val="0"/>
      <w:marBottom w:val="0"/>
      <w:divBdr>
        <w:top w:val="none" w:sz="0" w:space="0" w:color="auto"/>
        <w:left w:val="none" w:sz="0" w:space="0" w:color="auto"/>
        <w:bottom w:val="none" w:sz="0" w:space="0" w:color="auto"/>
        <w:right w:val="none" w:sz="0" w:space="0" w:color="auto"/>
      </w:divBdr>
    </w:div>
    <w:div w:id="479663391">
      <w:bodyDiv w:val="1"/>
      <w:marLeft w:val="0"/>
      <w:marRight w:val="0"/>
      <w:marTop w:val="0"/>
      <w:marBottom w:val="0"/>
      <w:divBdr>
        <w:top w:val="none" w:sz="0" w:space="0" w:color="auto"/>
        <w:left w:val="none" w:sz="0" w:space="0" w:color="auto"/>
        <w:bottom w:val="none" w:sz="0" w:space="0" w:color="auto"/>
        <w:right w:val="none" w:sz="0" w:space="0" w:color="auto"/>
      </w:divBdr>
    </w:div>
    <w:div w:id="479808690">
      <w:bodyDiv w:val="1"/>
      <w:marLeft w:val="0"/>
      <w:marRight w:val="0"/>
      <w:marTop w:val="0"/>
      <w:marBottom w:val="0"/>
      <w:divBdr>
        <w:top w:val="none" w:sz="0" w:space="0" w:color="auto"/>
        <w:left w:val="none" w:sz="0" w:space="0" w:color="auto"/>
        <w:bottom w:val="none" w:sz="0" w:space="0" w:color="auto"/>
        <w:right w:val="none" w:sz="0" w:space="0" w:color="auto"/>
      </w:divBdr>
    </w:div>
    <w:div w:id="479856556">
      <w:bodyDiv w:val="1"/>
      <w:marLeft w:val="0"/>
      <w:marRight w:val="0"/>
      <w:marTop w:val="0"/>
      <w:marBottom w:val="0"/>
      <w:divBdr>
        <w:top w:val="none" w:sz="0" w:space="0" w:color="auto"/>
        <w:left w:val="none" w:sz="0" w:space="0" w:color="auto"/>
        <w:bottom w:val="none" w:sz="0" w:space="0" w:color="auto"/>
        <w:right w:val="none" w:sz="0" w:space="0" w:color="auto"/>
      </w:divBdr>
    </w:div>
    <w:div w:id="479886734">
      <w:bodyDiv w:val="1"/>
      <w:marLeft w:val="0"/>
      <w:marRight w:val="0"/>
      <w:marTop w:val="0"/>
      <w:marBottom w:val="0"/>
      <w:divBdr>
        <w:top w:val="none" w:sz="0" w:space="0" w:color="auto"/>
        <w:left w:val="none" w:sz="0" w:space="0" w:color="auto"/>
        <w:bottom w:val="none" w:sz="0" w:space="0" w:color="auto"/>
        <w:right w:val="none" w:sz="0" w:space="0" w:color="auto"/>
      </w:divBdr>
    </w:div>
    <w:div w:id="479926936">
      <w:bodyDiv w:val="1"/>
      <w:marLeft w:val="0"/>
      <w:marRight w:val="0"/>
      <w:marTop w:val="0"/>
      <w:marBottom w:val="0"/>
      <w:divBdr>
        <w:top w:val="none" w:sz="0" w:space="0" w:color="auto"/>
        <w:left w:val="none" w:sz="0" w:space="0" w:color="auto"/>
        <w:bottom w:val="none" w:sz="0" w:space="0" w:color="auto"/>
        <w:right w:val="none" w:sz="0" w:space="0" w:color="auto"/>
      </w:divBdr>
    </w:div>
    <w:div w:id="479929621">
      <w:bodyDiv w:val="1"/>
      <w:marLeft w:val="0"/>
      <w:marRight w:val="0"/>
      <w:marTop w:val="0"/>
      <w:marBottom w:val="0"/>
      <w:divBdr>
        <w:top w:val="none" w:sz="0" w:space="0" w:color="auto"/>
        <w:left w:val="none" w:sz="0" w:space="0" w:color="auto"/>
        <w:bottom w:val="none" w:sz="0" w:space="0" w:color="auto"/>
        <w:right w:val="none" w:sz="0" w:space="0" w:color="auto"/>
      </w:divBdr>
    </w:div>
    <w:div w:id="480121756">
      <w:bodyDiv w:val="1"/>
      <w:marLeft w:val="0"/>
      <w:marRight w:val="0"/>
      <w:marTop w:val="0"/>
      <w:marBottom w:val="0"/>
      <w:divBdr>
        <w:top w:val="none" w:sz="0" w:space="0" w:color="auto"/>
        <w:left w:val="none" w:sz="0" w:space="0" w:color="auto"/>
        <w:bottom w:val="none" w:sz="0" w:space="0" w:color="auto"/>
        <w:right w:val="none" w:sz="0" w:space="0" w:color="auto"/>
      </w:divBdr>
    </w:div>
    <w:div w:id="480193051">
      <w:bodyDiv w:val="1"/>
      <w:marLeft w:val="0"/>
      <w:marRight w:val="0"/>
      <w:marTop w:val="0"/>
      <w:marBottom w:val="0"/>
      <w:divBdr>
        <w:top w:val="none" w:sz="0" w:space="0" w:color="auto"/>
        <w:left w:val="none" w:sz="0" w:space="0" w:color="auto"/>
        <w:bottom w:val="none" w:sz="0" w:space="0" w:color="auto"/>
        <w:right w:val="none" w:sz="0" w:space="0" w:color="auto"/>
      </w:divBdr>
    </w:div>
    <w:div w:id="480194996">
      <w:bodyDiv w:val="1"/>
      <w:marLeft w:val="0"/>
      <w:marRight w:val="0"/>
      <w:marTop w:val="0"/>
      <w:marBottom w:val="0"/>
      <w:divBdr>
        <w:top w:val="none" w:sz="0" w:space="0" w:color="auto"/>
        <w:left w:val="none" w:sz="0" w:space="0" w:color="auto"/>
        <w:bottom w:val="none" w:sz="0" w:space="0" w:color="auto"/>
        <w:right w:val="none" w:sz="0" w:space="0" w:color="auto"/>
      </w:divBdr>
      <w:divsChild>
        <w:div w:id="12153108">
          <w:marLeft w:val="480"/>
          <w:marRight w:val="0"/>
          <w:marTop w:val="0"/>
          <w:marBottom w:val="0"/>
          <w:divBdr>
            <w:top w:val="none" w:sz="0" w:space="0" w:color="auto"/>
            <w:left w:val="none" w:sz="0" w:space="0" w:color="auto"/>
            <w:bottom w:val="none" w:sz="0" w:space="0" w:color="auto"/>
            <w:right w:val="none" w:sz="0" w:space="0" w:color="auto"/>
          </w:divBdr>
        </w:div>
        <w:div w:id="37438507">
          <w:marLeft w:val="480"/>
          <w:marRight w:val="0"/>
          <w:marTop w:val="0"/>
          <w:marBottom w:val="0"/>
          <w:divBdr>
            <w:top w:val="none" w:sz="0" w:space="0" w:color="auto"/>
            <w:left w:val="none" w:sz="0" w:space="0" w:color="auto"/>
            <w:bottom w:val="none" w:sz="0" w:space="0" w:color="auto"/>
            <w:right w:val="none" w:sz="0" w:space="0" w:color="auto"/>
          </w:divBdr>
        </w:div>
        <w:div w:id="47073877">
          <w:marLeft w:val="480"/>
          <w:marRight w:val="0"/>
          <w:marTop w:val="0"/>
          <w:marBottom w:val="0"/>
          <w:divBdr>
            <w:top w:val="none" w:sz="0" w:space="0" w:color="auto"/>
            <w:left w:val="none" w:sz="0" w:space="0" w:color="auto"/>
            <w:bottom w:val="none" w:sz="0" w:space="0" w:color="auto"/>
            <w:right w:val="none" w:sz="0" w:space="0" w:color="auto"/>
          </w:divBdr>
        </w:div>
        <w:div w:id="86659431">
          <w:marLeft w:val="480"/>
          <w:marRight w:val="0"/>
          <w:marTop w:val="0"/>
          <w:marBottom w:val="0"/>
          <w:divBdr>
            <w:top w:val="none" w:sz="0" w:space="0" w:color="auto"/>
            <w:left w:val="none" w:sz="0" w:space="0" w:color="auto"/>
            <w:bottom w:val="none" w:sz="0" w:space="0" w:color="auto"/>
            <w:right w:val="none" w:sz="0" w:space="0" w:color="auto"/>
          </w:divBdr>
        </w:div>
        <w:div w:id="97068881">
          <w:marLeft w:val="480"/>
          <w:marRight w:val="0"/>
          <w:marTop w:val="0"/>
          <w:marBottom w:val="0"/>
          <w:divBdr>
            <w:top w:val="none" w:sz="0" w:space="0" w:color="auto"/>
            <w:left w:val="none" w:sz="0" w:space="0" w:color="auto"/>
            <w:bottom w:val="none" w:sz="0" w:space="0" w:color="auto"/>
            <w:right w:val="none" w:sz="0" w:space="0" w:color="auto"/>
          </w:divBdr>
        </w:div>
        <w:div w:id="108672880">
          <w:marLeft w:val="480"/>
          <w:marRight w:val="0"/>
          <w:marTop w:val="0"/>
          <w:marBottom w:val="0"/>
          <w:divBdr>
            <w:top w:val="none" w:sz="0" w:space="0" w:color="auto"/>
            <w:left w:val="none" w:sz="0" w:space="0" w:color="auto"/>
            <w:bottom w:val="none" w:sz="0" w:space="0" w:color="auto"/>
            <w:right w:val="none" w:sz="0" w:space="0" w:color="auto"/>
          </w:divBdr>
        </w:div>
        <w:div w:id="146749693">
          <w:marLeft w:val="480"/>
          <w:marRight w:val="0"/>
          <w:marTop w:val="0"/>
          <w:marBottom w:val="0"/>
          <w:divBdr>
            <w:top w:val="none" w:sz="0" w:space="0" w:color="auto"/>
            <w:left w:val="none" w:sz="0" w:space="0" w:color="auto"/>
            <w:bottom w:val="none" w:sz="0" w:space="0" w:color="auto"/>
            <w:right w:val="none" w:sz="0" w:space="0" w:color="auto"/>
          </w:divBdr>
        </w:div>
        <w:div w:id="206962764">
          <w:marLeft w:val="480"/>
          <w:marRight w:val="0"/>
          <w:marTop w:val="0"/>
          <w:marBottom w:val="0"/>
          <w:divBdr>
            <w:top w:val="none" w:sz="0" w:space="0" w:color="auto"/>
            <w:left w:val="none" w:sz="0" w:space="0" w:color="auto"/>
            <w:bottom w:val="none" w:sz="0" w:space="0" w:color="auto"/>
            <w:right w:val="none" w:sz="0" w:space="0" w:color="auto"/>
          </w:divBdr>
        </w:div>
        <w:div w:id="245191446">
          <w:marLeft w:val="480"/>
          <w:marRight w:val="0"/>
          <w:marTop w:val="0"/>
          <w:marBottom w:val="0"/>
          <w:divBdr>
            <w:top w:val="none" w:sz="0" w:space="0" w:color="auto"/>
            <w:left w:val="none" w:sz="0" w:space="0" w:color="auto"/>
            <w:bottom w:val="none" w:sz="0" w:space="0" w:color="auto"/>
            <w:right w:val="none" w:sz="0" w:space="0" w:color="auto"/>
          </w:divBdr>
        </w:div>
        <w:div w:id="257758414">
          <w:marLeft w:val="480"/>
          <w:marRight w:val="0"/>
          <w:marTop w:val="0"/>
          <w:marBottom w:val="0"/>
          <w:divBdr>
            <w:top w:val="none" w:sz="0" w:space="0" w:color="auto"/>
            <w:left w:val="none" w:sz="0" w:space="0" w:color="auto"/>
            <w:bottom w:val="none" w:sz="0" w:space="0" w:color="auto"/>
            <w:right w:val="none" w:sz="0" w:space="0" w:color="auto"/>
          </w:divBdr>
        </w:div>
        <w:div w:id="282347036">
          <w:marLeft w:val="480"/>
          <w:marRight w:val="0"/>
          <w:marTop w:val="0"/>
          <w:marBottom w:val="0"/>
          <w:divBdr>
            <w:top w:val="none" w:sz="0" w:space="0" w:color="auto"/>
            <w:left w:val="none" w:sz="0" w:space="0" w:color="auto"/>
            <w:bottom w:val="none" w:sz="0" w:space="0" w:color="auto"/>
            <w:right w:val="none" w:sz="0" w:space="0" w:color="auto"/>
          </w:divBdr>
        </w:div>
        <w:div w:id="292057324">
          <w:marLeft w:val="480"/>
          <w:marRight w:val="0"/>
          <w:marTop w:val="0"/>
          <w:marBottom w:val="0"/>
          <w:divBdr>
            <w:top w:val="none" w:sz="0" w:space="0" w:color="auto"/>
            <w:left w:val="none" w:sz="0" w:space="0" w:color="auto"/>
            <w:bottom w:val="none" w:sz="0" w:space="0" w:color="auto"/>
            <w:right w:val="none" w:sz="0" w:space="0" w:color="auto"/>
          </w:divBdr>
        </w:div>
        <w:div w:id="294916154">
          <w:marLeft w:val="480"/>
          <w:marRight w:val="0"/>
          <w:marTop w:val="0"/>
          <w:marBottom w:val="0"/>
          <w:divBdr>
            <w:top w:val="none" w:sz="0" w:space="0" w:color="auto"/>
            <w:left w:val="none" w:sz="0" w:space="0" w:color="auto"/>
            <w:bottom w:val="none" w:sz="0" w:space="0" w:color="auto"/>
            <w:right w:val="none" w:sz="0" w:space="0" w:color="auto"/>
          </w:divBdr>
        </w:div>
        <w:div w:id="336931496">
          <w:marLeft w:val="480"/>
          <w:marRight w:val="0"/>
          <w:marTop w:val="0"/>
          <w:marBottom w:val="0"/>
          <w:divBdr>
            <w:top w:val="none" w:sz="0" w:space="0" w:color="auto"/>
            <w:left w:val="none" w:sz="0" w:space="0" w:color="auto"/>
            <w:bottom w:val="none" w:sz="0" w:space="0" w:color="auto"/>
            <w:right w:val="none" w:sz="0" w:space="0" w:color="auto"/>
          </w:divBdr>
        </w:div>
        <w:div w:id="341736865">
          <w:marLeft w:val="480"/>
          <w:marRight w:val="0"/>
          <w:marTop w:val="0"/>
          <w:marBottom w:val="0"/>
          <w:divBdr>
            <w:top w:val="none" w:sz="0" w:space="0" w:color="auto"/>
            <w:left w:val="none" w:sz="0" w:space="0" w:color="auto"/>
            <w:bottom w:val="none" w:sz="0" w:space="0" w:color="auto"/>
            <w:right w:val="none" w:sz="0" w:space="0" w:color="auto"/>
          </w:divBdr>
        </w:div>
        <w:div w:id="350649397">
          <w:marLeft w:val="480"/>
          <w:marRight w:val="0"/>
          <w:marTop w:val="0"/>
          <w:marBottom w:val="0"/>
          <w:divBdr>
            <w:top w:val="none" w:sz="0" w:space="0" w:color="auto"/>
            <w:left w:val="none" w:sz="0" w:space="0" w:color="auto"/>
            <w:bottom w:val="none" w:sz="0" w:space="0" w:color="auto"/>
            <w:right w:val="none" w:sz="0" w:space="0" w:color="auto"/>
          </w:divBdr>
        </w:div>
        <w:div w:id="378629911">
          <w:marLeft w:val="480"/>
          <w:marRight w:val="0"/>
          <w:marTop w:val="0"/>
          <w:marBottom w:val="0"/>
          <w:divBdr>
            <w:top w:val="none" w:sz="0" w:space="0" w:color="auto"/>
            <w:left w:val="none" w:sz="0" w:space="0" w:color="auto"/>
            <w:bottom w:val="none" w:sz="0" w:space="0" w:color="auto"/>
            <w:right w:val="none" w:sz="0" w:space="0" w:color="auto"/>
          </w:divBdr>
        </w:div>
        <w:div w:id="380599350">
          <w:marLeft w:val="480"/>
          <w:marRight w:val="0"/>
          <w:marTop w:val="0"/>
          <w:marBottom w:val="0"/>
          <w:divBdr>
            <w:top w:val="none" w:sz="0" w:space="0" w:color="auto"/>
            <w:left w:val="none" w:sz="0" w:space="0" w:color="auto"/>
            <w:bottom w:val="none" w:sz="0" w:space="0" w:color="auto"/>
            <w:right w:val="none" w:sz="0" w:space="0" w:color="auto"/>
          </w:divBdr>
        </w:div>
        <w:div w:id="545222744">
          <w:marLeft w:val="480"/>
          <w:marRight w:val="0"/>
          <w:marTop w:val="0"/>
          <w:marBottom w:val="0"/>
          <w:divBdr>
            <w:top w:val="none" w:sz="0" w:space="0" w:color="auto"/>
            <w:left w:val="none" w:sz="0" w:space="0" w:color="auto"/>
            <w:bottom w:val="none" w:sz="0" w:space="0" w:color="auto"/>
            <w:right w:val="none" w:sz="0" w:space="0" w:color="auto"/>
          </w:divBdr>
        </w:div>
        <w:div w:id="566497885">
          <w:marLeft w:val="480"/>
          <w:marRight w:val="0"/>
          <w:marTop w:val="0"/>
          <w:marBottom w:val="0"/>
          <w:divBdr>
            <w:top w:val="none" w:sz="0" w:space="0" w:color="auto"/>
            <w:left w:val="none" w:sz="0" w:space="0" w:color="auto"/>
            <w:bottom w:val="none" w:sz="0" w:space="0" w:color="auto"/>
            <w:right w:val="none" w:sz="0" w:space="0" w:color="auto"/>
          </w:divBdr>
        </w:div>
        <w:div w:id="578029443">
          <w:marLeft w:val="480"/>
          <w:marRight w:val="0"/>
          <w:marTop w:val="0"/>
          <w:marBottom w:val="0"/>
          <w:divBdr>
            <w:top w:val="none" w:sz="0" w:space="0" w:color="auto"/>
            <w:left w:val="none" w:sz="0" w:space="0" w:color="auto"/>
            <w:bottom w:val="none" w:sz="0" w:space="0" w:color="auto"/>
            <w:right w:val="none" w:sz="0" w:space="0" w:color="auto"/>
          </w:divBdr>
        </w:div>
        <w:div w:id="707224149">
          <w:marLeft w:val="480"/>
          <w:marRight w:val="0"/>
          <w:marTop w:val="0"/>
          <w:marBottom w:val="0"/>
          <w:divBdr>
            <w:top w:val="none" w:sz="0" w:space="0" w:color="auto"/>
            <w:left w:val="none" w:sz="0" w:space="0" w:color="auto"/>
            <w:bottom w:val="none" w:sz="0" w:space="0" w:color="auto"/>
            <w:right w:val="none" w:sz="0" w:space="0" w:color="auto"/>
          </w:divBdr>
        </w:div>
        <w:div w:id="712848564">
          <w:marLeft w:val="480"/>
          <w:marRight w:val="0"/>
          <w:marTop w:val="0"/>
          <w:marBottom w:val="0"/>
          <w:divBdr>
            <w:top w:val="none" w:sz="0" w:space="0" w:color="auto"/>
            <w:left w:val="none" w:sz="0" w:space="0" w:color="auto"/>
            <w:bottom w:val="none" w:sz="0" w:space="0" w:color="auto"/>
            <w:right w:val="none" w:sz="0" w:space="0" w:color="auto"/>
          </w:divBdr>
        </w:div>
        <w:div w:id="721177911">
          <w:marLeft w:val="480"/>
          <w:marRight w:val="0"/>
          <w:marTop w:val="0"/>
          <w:marBottom w:val="0"/>
          <w:divBdr>
            <w:top w:val="none" w:sz="0" w:space="0" w:color="auto"/>
            <w:left w:val="none" w:sz="0" w:space="0" w:color="auto"/>
            <w:bottom w:val="none" w:sz="0" w:space="0" w:color="auto"/>
            <w:right w:val="none" w:sz="0" w:space="0" w:color="auto"/>
          </w:divBdr>
        </w:div>
        <w:div w:id="810945278">
          <w:marLeft w:val="480"/>
          <w:marRight w:val="0"/>
          <w:marTop w:val="0"/>
          <w:marBottom w:val="0"/>
          <w:divBdr>
            <w:top w:val="none" w:sz="0" w:space="0" w:color="auto"/>
            <w:left w:val="none" w:sz="0" w:space="0" w:color="auto"/>
            <w:bottom w:val="none" w:sz="0" w:space="0" w:color="auto"/>
            <w:right w:val="none" w:sz="0" w:space="0" w:color="auto"/>
          </w:divBdr>
        </w:div>
        <w:div w:id="831332541">
          <w:marLeft w:val="480"/>
          <w:marRight w:val="0"/>
          <w:marTop w:val="0"/>
          <w:marBottom w:val="0"/>
          <w:divBdr>
            <w:top w:val="none" w:sz="0" w:space="0" w:color="auto"/>
            <w:left w:val="none" w:sz="0" w:space="0" w:color="auto"/>
            <w:bottom w:val="none" w:sz="0" w:space="0" w:color="auto"/>
            <w:right w:val="none" w:sz="0" w:space="0" w:color="auto"/>
          </w:divBdr>
        </w:div>
        <w:div w:id="850143269">
          <w:marLeft w:val="480"/>
          <w:marRight w:val="0"/>
          <w:marTop w:val="0"/>
          <w:marBottom w:val="0"/>
          <w:divBdr>
            <w:top w:val="none" w:sz="0" w:space="0" w:color="auto"/>
            <w:left w:val="none" w:sz="0" w:space="0" w:color="auto"/>
            <w:bottom w:val="none" w:sz="0" w:space="0" w:color="auto"/>
            <w:right w:val="none" w:sz="0" w:space="0" w:color="auto"/>
          </w:divBdr>
        </w:div>
      </w:divsChild>
    </w:div>
    <w:div w:id="480272985">
      <w:bodyDiv w:val="1"/>
      <w:marLeft w:val="0"/>
      <w:marRight w:val="0"/>
      <w:marTop w:val="0"/>
      <w:marBottom w:val="0"/>
      <w:divBdr>
        <w:top w:val="none" w:sz="0" w:space="0" w:color="auto"/>
        <w:left w:val="none" w:sz="0" w:space="0" w:color="auto"/>
        <w:bottom w:val="none" w:sz="0" w:space="0" w:color="auto"/>
        <w:right w:val="none" w:sz="0" w:space="0" w:color="auto"/>
      </w:divBdr>
    </w:div>
    <w:div w:id="480274502">
      <w:bodyDiv w:val="1"/>
      <w:marLeft w:val="0"/>
      <w:marRight w:val="0"/>
      <w:marTop w:val="0"/>
      <w:marBottom w:val="0"/>
      <w:divBdr>
        <w:top w:val="none" w:sz="0" w:space="0" w:color="auto"/>
        <w:left w:val="none" w:sz="0" w:space="0" w:color="auto"/>
        <w:bottom w:val="none" w:sz="0" w:space="0" w:color="auto"/>
        <w:right w:val="none" w:sz="0" w:space="0" w:color="auto"/>
      </w:divBdr>
    </w:div>
    <w:div w:id="480316823">
      <w:bodyDiv w:val="1"/>
      <w:marLeft w:val="0"/>
      <w:marRight w:val="0"/>
      <w:marTop w:val="0"/>
      <w:marBottom w:val="0"/>
      <w:divBdr>
        <w:top w:val="none" w:sz="0" w:space="0" w:color="auto"/>
        <w:left w:val="none" w:sz="0" w:space="0" w:color="auto"/>
        <w:bottom w:val="none" w:sz="0" w:space="0" w:color="auto"/>
        <w:right w:val="none" w:sz="0" w:space="0" w:color="auto"/>
      </w:divBdr>
    </w:div>
    <w:div w:id="480393229">
      <w:bodyDiv w:val="1"/>
      <w:marLeft w:val="0"/>
      <w:marRight w:val="0"/>
      <w:marTop w:val="0"/>
      <w:marBottom w:val="0"/>
      <w:divBdr>
        <w:top w:val="none" w:sz="0" w:space="0" w:color="auto"/>
        <w:left w:val="none" w:sz="0" w:space="0" w:color="auto"/>
        <w:bottom w:val="none" w:sz="0" w:space="0" w:color="auto"/>
        <w:right w:val="none" w:sz="0" w:space="0" w:color="auto"/>
      </w:divBdr>
    </w:div>
    <w:div w:id="480468521">
      <w:bodyDiv w:val="1"/>
      <w:marLeft w:val="0"/>
      <w:marRight w:val="0"/>
      <w:marTop w:val="0"/>
      <w:marBottom w:val="0"/>
      <w:divBdr>
        <w:top w:val="none" w:sz="0" w:space="0" w:color="auto"/>
        <w:left w:val="none" w:sz="0" w:space="0" w:color="auto"/>
        <w:bottom w:val="none" w:sz="0" w:space="0" w:color="auto"/>
        <w:right w:val="none" w:sz="0" w:space="0" w:color="auto"/>
      </w:divBdr>
    </w:div>
    <w:div w:id="480510168">
      <w:bodyDiv w:val="1"/>
      <w:marLeft w:val="0"/>
      <w:marRight w:val="0"/>
      <w:marTop w:val="0"/>
      <w:marBottom w:val="0"/>
      <w:divBdr>
        <w:top w:val="none" w:sz="0" w:space="0" w:color="auto"/>
        <w:left w:val="none" w:sz="0" w:space="0" w:color="auto"/>
        <w:bottom w:val="none" w:sz="0" w:space="0" w:color="auto"/>
        <w:right w:val="none" w:sz="0" w:space="0" w:color="auto"/>
      </w:divBdr>
    </w:div>
    <w:div w:id="480847331">
      <w:bodyDiv w:val="1"/>
      <w:marLeft w:val="0"/>
      <w:marRight w:val="0"/>
      <w:marTop w:val="0"/>
      <w:marBottom w:val="0"/>
      <w:divBdr>
        <w:top w:val="none" w:sz="0" w:space="0" w:color="auto"/>
        <w:left w:val="none" w:sz="0" w:space="0" w:color="auto"/>
        <w:bottom w:val="none" w:sz="0" w:space="0" w:color="auto"/>
        <w:right w:val="none" w:sz="0" w:space="0" w:color="auto"/>
      </w:divBdr>
    </w:div>
    <w:div w:id="480853816">
      <w:bodyDiv w:val="1"/>
      <w:marLeft w:val="0"/>
      <w:marRight w:val="0"/>
      <w:marTop w:val="0"/>
      <w:marBottom w:val="0"/>
      <w:divBdr>
        <w:top w:val="none" w:sz="0" w:space="0" w:color="auto"/>
        <w:left w:val="none" w:sz="0" w:space="0" w:color="auto"/>
        <w:bottom w:val="none" w:sz="0" w:space="0" w:color="auto"/>
        <w:right w:val="none" w:sz="0" w:space="0" w:color="auto"/>
      </w:divBdr>
    </w:div>
    <w:div w:id="481117615">
      <w:bodyDiv w:val="1"/>
      <w:marLeft w:val="0"/>
      <w:marRight w:val="0"/>
      <w:marTop w:val="0"/>
      <w:marBottom w:val="0"/>
      <w:divBdr>
        <w:top w:val="none" w:sz="0" w:space="0" w:color="auto"/>
        <w:left w:val="none" w:sz="0" w:space="0" w:color="auto"/>
        <w:bottom w:val="none" w:sz="0" w:space="0" w:color="auto"/>
        <w:right w:val="none" w:sz="0" w:space="0" w:color="auto"/>
      </w:divBdr>
      <w:divsChild>
        <w:div w:id="1568875464">
          <w:marLeft w:val="480"/>
          <w:marRight w:val="0"/>
          <w:marTop w:val="0"/>
          <w:marBottom w:val="0"/>
          <w:divBdr>
            <w:top w:val="none" w:sz="0" w:space="0" w:color="auto"/>
            <w:left w:val="none" w:sz="0" w:space="0" w:color="auto"/>
            <w:bottom w:val="none" w:sz="0" w:space="0" w:color="auto"/>
            <w:right w:val="none" w:sz="0" w:space="0" w:color="auto"/>
          </w:divBdr>
        </w:div>
        <w:div w:id="1032849069">
          <w:marLeft w:val="480"/>
          <w:marRight w:val="0"/>
          <w:marTop w:val="0"/>
          <w:marBottom w:val="0"/>
          <w:divBdr>
            <w:top w:val="none" w:sz="0" w:space="0" w:color="auto"/>
            <w:left w:val="none" w:sz="0" w:space="0" w:color="auto"/>
            <w:bottom w:val="none" w:sz="0" w:space="0" w:color="auto"/>
            <w:right w:val="none" w:sz="0" w:space="0" w:color="auto"/>
          </w:divBdr>
        </w:div>
        <w:div w:id="1718163432">
          <w:marLeft w:val="480"/>
          <w:marRight w:val="0"/>
          <w:marTop w:val="0"/>
          <w:marBottom w:val="0"/>
          <w:divBdr>
            <w:top w:val="none" w:sz="0" w:space="0" w:color="auto"/>
            <w:left w:val="none" w:sz="0" w:space="0" w:color="auto"/>
            <w:bottom w:val="none" w:sz="0" w:space="0" w:color="auto"/>
            <w:right w:val="none" w:sz="0" w:space="0" w:color="auto"/>
          </w:divBdr>
        </w:div>
        <w:div w:id="708182991">
          <w:marLeft w:val="480"/>
          <w:marRight w:val="0"/>
          <w:marTop w:val="0"/>
          <w:marBottom w:val="0"/>
          <w:divBdr>
            <w:top w:val="none" w:sz="0" w:space="0" w:color="auto"/>
            <w:left w:val="none" w:sz="0" w:space="0" w:color="auto"/>
            <w:bottom w:val="none" w:sz="0" w:space="0" w:color="auto"/>
            <w:right w:val="none" w:sz="0" w:space="0" w:color="auto"/>
          </w:divBdr>
        </w:div>
        <w:div w:id="1266887784">
          <w:marLeft w:val="480"/>
          <w:marRight w:val="0"/>
          <w:marTop w:val="0"/>
          <w:marBottom w:val="0"/>
          <w:divBdr>
            <w:top w:val="none" w:sz="0" w:space="0" w:color="auto"/>
            <w:left w:val="none" w:sz="0" w:space="0" w:color="auto"/>
            <w:bottom w:val="none" w:sz="0" w:space="0" w:color="auto"/>
            <w:right w:val="none" w:sz="0" w:space="0" w:color="auto"/>
          </w:divBdr>
        </w:div>
        <w:div w:id="1321494579">
          <w:marLeft w:val="480"/>
          <w:marRight w:val="0"/>
          <w:marTop w:val="0"/>
          <w:marBottom w:val="0"/>
          <w:divBdr>
            <w:top w:val="none" w:sz="0" w:space="0" w:color="auto"/>
            <w:left w:val="none" w:sz="0" w:space="0" w:color="auto"/>
            <w:bottom w:val="none" w:sz="0" w:space="0" w:color="auto"/>
            <w:right w:val="none" w:sz="0" w:space="0" w:color="auto"/>
          </w:divBdr>
        </w:div>
        <w:div w:id="1084188397">
          <w:marLeft w:val="480"/>
          <w:marRight w:val="0"/>
          <w:marTop w:val="0"/>
          <w:marBottom w:val="0"/>
          <w:divBdr>
            <w:top w:val="none" w:sz="0" w:space="0" w:color="auto"/>
            <w:left w:val="none" w:sz="0" w:space="0" w:color="auto"/>
            <w:bottom w:val="none" w:sz="0" w:space="0" w:color="auto"/>
            <w:right w:val="none" w:sz="0" w:space="0" w:color="auto"/>
          </w:divBdr>
        </w:div>
        <w:div w:id="657852617">
          <w:marLeft w:val="480"/>
          <w:marRight w:val="0"/>
          <w:marTop w:val="0"/>
          <w:marBottom w:val="0"/>
          <w:divBdr>
            <w:top w:val="none" w:sz="0" w:space="0" w:color="auto"/>
            <w:left w:val="none" w:sz="0" w:space="0" w:color="auto"/>
            <w:bottom w:val="none" w:sz="0" w:space="0" w:color="auto"/>
            <w:right w:val="none" w:sz="0" w:space="0" w:color="auto"/>
          </w:divBdr>
        </w:div>
        <w:div w:id="401606570">
          <w:marLeft w:val="480"/>
          <w:marRight w:val="0"/>
          <w:marTop w:val="0"/>
          <w:marBottom w:val="0"/>
          <w:divBdr>
            <w:top w:val="none" w:sz="0" w:space="0" w:color="auto"/>
            <w:left w:val="none" w:sz="0" w:space="0" w:color="auto"/>
            <w:bottom w:val="none" w:sz="0" w:space="0" w:color="auto"/>
            <w:right w:val="none" w:sz="0" w:space="0" w:color="auto"/>
          </w:divBdr>
        </w:div>
        <w:div w:id="43527701">
          <w:marLeft w:val="480"/>
          <w:marRight w:val="0"/>
          <w:marTop w:val="0"/>
          <w:marBottom w:val="0"/>
          <w:divBdr>
            <w:top w:val="none" w:sz="0" w:space="0" w:color="auto"/>
            <w:left w:val="none" w:sz="0" w:space="0" w:color="auto"/>
            <w:bottom w:val="none" w:sz="0" w:space="0" w:color="auto"/>
            <w:right w:val="none" w:sz="0" w:space="0" w:color="auto"/>
          </w:divBdr>
        </w:div>
        <w:div w:id="1102800378">
          <w:marLeft w:val="480"/>
          <w:marRight w:val="0"/>
          <w:marTop w:val="0"/>
          <w:marBottom w:val="0"/>
          <w:divBdr>
            <w:top w:val="none" w:sz="0" w:space="0" w:color="auto"/>
            <w:left w:val="none" w:sz="0" w:space="0" w:color="auto"/>
            <w:bottom w:val="none" w:sz="0" w:space="0" w:color="auto"/>
            <w:right w:val="none" w:sz="0" w:space="0" w:color="auto"/>
          </w:divBdr>
        </w:div>
        <w:div w:id="741609397">
          <w:marLeft w:val="480"/>
          <w:marRight w:val="0"/>
          <w:marTop w:val="0"/>
          <w:marBottom w:val="0"/>
          <w:divBdr>
            <w:top w:val="none" w:sz="0" w:space="0" w:color="auto"/>
            <w:left w:val="none" w:sz="0" w:space="0" w:color="auto"/>
            <w:bottom w:val="none" w:sz="0" w:space="0" w:color="auto"/>
            <w:right w:val="none" w:sz="0" w:space="0" w:color="auto"/>
          </w:divBdr>
        </w:div>
        <w:div w:id="2031830756">
          <w:marLeft w:val="480"/>
          <w:marRight w:val="0"/>
          <w:marTop w:val="0"/>
          <w:marBottom w:val="0"/>
          <w:divBdr>
            <w:top w:val="none" w:sz="0" w:space="0" w:color="auto"/>
            <w:left w:val="none" w:sz="0" w:space="0" w:color="auto"/>
            <w:bottom w:val="none" w:sz="0" w:space="0" w:color="auto"/>
            <w:right w:val="none" w:sz="0" w:space="0" w:color="auto"/>
          </w:divBdr>
        </w:div>
        <w:div w:id="1472405442">
          <w:marLeft w:val="480"/>
          <w:marRight w:val="0"/>
          <w:marTop w:val="0"/>
          <w:marBottom w:val="0"/>
          <w:divBdr>
            <w:top w:val="none" w:sz="0" w:space="0" w:color="auto"/>
            <w:left w:val="none" w:sz="0" w:space="0" w:color="auto"/>
            <w:bottom w:val="none" w:sz="0" w:space="0" w:color="auto"/>
            <w:right w:val="none" w:sz="0" w:space="0" w:color="auto"/>
          </w:divBdr>
        </w:div>
        <w:div w:id="968322131">
          <w:marLeft w:val="480"/>
          <w:marRight w:val="0"/>
          <w:marTop w:val="0"/>
          <w:marBottom w:val="0"/>
          <w:divBdr>
            <w:top w:val="none" w:sz="0" w:space="0" w:color="auto"/>
            <w:left w:val="none" w:sz="0" w:space="0" w:color="auto"/>
            <w:bottom w:val="none" w:sz="0" w:space="0" w:color="auto"/>
            <w:right w:val="none" w:sz="0" w:space="0" w:color="auto"/>
          </w:divBdr>
        </w:div>
        <w:div w:id="1784764973">
          <w:marLeft w:val="480"/>
          <w:marRight w:val="0"/>
          <w:marTop w:val="0"/>
          <w:marBottom w:val="0"/>
          <w:divBdr>
            <w:top w:val="none" w:sz="0" w:space="0" w:color="auto"/>
            <w:left w:val="none" w:sz="0" w:space="0" w:color="auto"/>
            <w:bottom w:val="none" w:sz="0" w:space="0" w:color="auto"/>
            <w:right w:val="none" w:sz="0" w:space="0" w:color="auto"/>
          </w:divBdr>
        </w:div>
        <w:div w:id="322852476">
          <w:marLeft w:val="480"/>
          <w:marRight w:val="0"/>
          <w:marTop w:val="0"/>
          <w:marBottom w:val="0"/>
          <w:divBdr>
            <w:top w:val="none" w:sz="0" w:space="0" w:color="auto"/>
            <w:left w:val="none" w:sz="0" w:space="0" w:color="auto"/>
            <w:bottom w:val="none" w:sz="0" w:space="0" w:color="auto"/>
            <w:right w:val="none" w:sz="0" w:space="0" w:color="auto"/>
          </w:divBdr>
        </w:div>
        <w:div w:id="650327810">
          <w:marLeft w:val="480"/>
          <w:marRight w:val="0"/>
          <w:marTop w:val="0"/>
          <w:marBottom w:val="0"/>
          <w:divBdr>
            <w:top w:val="none" w:sz="0" w:space="0" w:color="auto"/>
            <w:left w:val="none" w:sz="0" w:space="0" w:color="auto"/>
            <w:bottom w:val="none" w:sz="0" w:space="0" w:color="auto"/>
            <w:right w:val="none" w:sz="0" w:space="0" w:color="auto"/>
          </w:divBdr>
        </w:div>
        <w:div w:id="1174764862">
          <w:marLeft w:val="480"/>
          <w:marRight w:val="0"/>
          <w:marTop w:val="0"/>
          <w:marBottom w:val="0"/>
          <w:divBdr>
            <w:top w:val="none" w:sz="0" w:space="0" w:color="auto"/>
            <w:left w:val="none" w:sz="0" w:space="0" w:color="auto"/>
            <w:bottom w:val="none" w:sz="0" w:space="0" w:color="auto"/>
            <w:right w:val="none" w:sz="0" w:space="0" w:color="auto"/>
          </w:divBdr>
        </w:div>
        <w:div w:id="1067414214">
          <w:marLeft w:val="480"/>
          <w:marRight w:val="0"/>
          <w:marTop w:val="0"/>
          <w:marBottom w:val="0"/>
          <w:divBdr>
            <w:top w:val="none" w:sz="0" w:space="0" w:color="auto"/>
            <w:left w:val="none" w:sz="0" w:space="0" w:color="auto"/>
            <w:bottom w:val="none" w:sz="0" w:space="0" w:color="auto"/>
            <w:right w:val="none" w:sz="0" w:space="0" w:color="auto"/>
          </w:divBdr>
        </w:div>
        <w:div w:id="986058071">
          <w:marLeft w:val="480"/>
          <w:marRight w:val="0"/>
          <w:marTop w:val="0"/>
          <w:marBottom w:val="0"/>
          <w:divBdr>
            <w:top w:val="none" w:sz="0" w:space="0" w:color="auto"/>
            <w:left w:val="none" w:sz="0" w:space="0" w:color="auto"/>
            <w:bottom w:val="none" w:sz="0" w:space="0" w:color="auto"/>
            <w:right w:val="none" w:sz="0" w:space="0" w:color="auto"/>
          </w:divBdr>
        </w:div>
        <w:div w:id="170722720">
          <w:marLeft w:val="480"/>
          <w:marRight w:val="0"/>
          <w:marTop w:val="0"/>
          <w:marBottom w:val="0"/>
          <w:divBdr>
            <w:top w:val="none" w:sz="0" w:space="0" w:color="auto"/>
            <w:left w:val="none" w:sz="0" w:space="0" w:color="auto"/>
            <w:bottom w:val="none" w:sz="0" w:space="0" w:color="auto"/>
            <w:right w:val="none" w:sz="0" w:space="0" w:color="auto"/>
          </w:divBdr>
        </w:div>
        <w:div w:id="621111743">
          <w:marLeft w:val="480"/>
          <w:marRight w:val="0"/>
          <w:marTop w:val="0"/>
          <w:marBottom w:val="0"/>
          <w:divBdr>
            <w:top w:val="none" w:sz="0" w:space="0" w:color="auto"/>
            <w:left w:val="none" w:sz="0" w:space="0" w:color="auto"/>
            <w:bottom w:val="none" w:sz="0" w:space="0" w:color="auto"/>
            <w:right w:val="none" w:sz="0" w:space="0" w:color="auto"/>
          </w:divBdr>
        </w:div>
        <w:div w:id="1506483195">
          <w:marLeft w:val="480"/>
          <w:marRight w:val="0"/>
          <w:marTop w:val="0"/>
          <w:marBottom w:val="0"/>
          <w:divBdr>
            <w:top w:val="none" w:sz="0" w:space="0" w:color="auto"/>
            <w:left w:val="none" w:sz="0" w:space="0" w:color="auto"/>
            <w:bottom w:val="none" w:sz="0" w:space="0" w:color="auto"/>
            <w:right w:val="none" w:sz="0" w:space="0" w:color="auto"/>
          </w:divBdr>
        </w:div>
        <w:div w:id="1238898086">
          <w:marLeft w:val="480"/>
          <w:marRight w:val="0"/>
          <w:marTop w:val="0"/>
          <w:marBottom w:val="0"/>
          <w:divBdr>
            <w:top w:val="none" w:sz="0" w:space="0" w:color="auto"/>
            <w:left w:val="none" w:sz="0" w:space="0" w:color="auto"/>
            <w:bottom w:val="none" w:sz="0" w:space="0" w:color="auto"/>
            <w:right w:val="none" w:sz="0" w:space="0" w:color="auto"/>
          </w:divBdr>
        </w:div>
        <w:div w:id="660893942">
          <w:marLeft w:val="480"/>
          <w:marRight w:val="0"/>
          <w:marTop w:val="0"/>
          <w:marBottom w:val="0"/>
          <w:divBdr>
            <w:top w:val="none" w:sz="0" w:space="0" w:color="auto"/>
            <w:left w:val="none" w:sz="0" w:space="0" w:color="auto"/>
            <w:bottom w:val="none" w:sz="0" w:space="0" w:color="auto"/>
            <w:right w:val="none" w:sz="0" w:space="0" w:color="auto"/>
          </w:divBdr>
        </w:div>
        <w:div w:id="1558199909">
          <w:marLeft w:val="480"/>
          <w:marRight w:val="0"/>
          <w:marTop w:val="0"/>
          <w:marBottom w:val="0"/>
          <w:divBdr>
            <w:top w:val="none" w:sz="0" w:space="0" w:color="auto"/>
            <w:left w:val="none" w:sz="0" w:space="0" w:color="auto"/>
            <w:bottom w:val="none" w:sz="0" w:space="0" w:color="auto"/>
            <w:right w:val="none" w:sz="0" w:space="0" w:color="auto"/>
          </w:divBdr>
        </w:div>
        <w:div w:id="207910939">
          <w:marLeft w:val="480"/>
          <w:marRight w:val="0"/>
          <w:marTop w:val="0"/>
          <w:marBottom w:val="0"/>
          <w:divBdr>
            <w:top w:val="none" w:sz="0" w:space="0" w:color="auto"/>
            <w:left w:val="none" w:sz="0" w:space="0" w:color="auto"/>
            <w:bottom w:val="none" w:sz="0" w:space="0" w:color="auto"/>
            <w:right w:val="none" w:sz="0" w:space="0" w:color="auto"/>
          </w:divBdr>
        </w:div>
        <w:div w:id="1633562676">
          <w:marLeft w:val="480"/>
          <w:marRight w:val="0"/>
          <w:marTop w:val="0"/>
          <w:marBottom w:val="0"/>
          <w:divBdr>
            <w:top w:val="none" w:sz="0" w:space="0" w:color="auto"/>
            <w:left w:val="none" w:sz="0" w:space="0" w:color="auto"/>
            <w:bottom w:val="none" w:sz="0" w:space="0" w:color="auto"/>
            <w:right w:val="none" w:sz="0" w:space="0" w:color="auto"/>
          </w:divBdr>
        </w:div>
        <w:div w:id="467479018">
          <w:marLeft w:val="480"/>
          <w:marRight w:val="0"/>
          <w:marTop w:val="0"/>
          <w:marBottom w:val="0"/>
          <w:divBdr>
            <w:top w:val="none" w:sz="0" w:space="0" w:color="auto"/>
            <w:left w:val="none" w:sz="0" w:space="0" w:color="auto"/>
            <w:bottom w:val="none" w:sz="0" w:space="0" w:color="auto"/>
            <w:right w:val="none" w:sz="0" w:space="0" w:color="auto"/>
          </w:divBdr>
        </w:div>
        <w:div w:id="1173955804">
          <w:marLeft w:val="480"/>
          <w:marRight w:val="0"/>
          <w:marTop w:val="0"/>
          <w:marBottom w:val="0"/>
          <w:divBdr>
            <w:top w:val="none" w:sz="0" w:space="0" w:color="auto"/>
            <w:left w:val="none" w:sz="0" w:space="0" w:color="auto"/>
            <w:bottom w:val="none" w:sz="0" w:space="0" w:color="auto"/>
            <w:right w:val="none" w:sz="0" w:space="0" w:color="auto"/>
          </w:divBdr>
        </w:div>
        <w:div w:id="2116976630">
          <w:marLeft w:val="480"/>
          <w:marRight w:val="0"/>
          <w:marTop w:val="0"/>
          <w:marBottom w:val="0"/>
          <w:divBdr>
            <w:top w:val="none" w:sz="0" w:space="0" w:color="auto"/>
            <w:left w:val="none" w:sz="0" w:space="0" w:color="auto"/>
            <w:bottom w:val="none" w:sz="0" w:space="0" w:color="auto"/>
            <w:right w:val="none" w:sz="0" w:space="0" w:color="auto"/>
          </w:divBdr>
        </w:div>
        <w:div w:id="2902071">
          <w:marLeft w:val="480"/>
          <w:marRight w:val="0"/>
          <w:marTop w:val="0"/>
          <w:marBottom w:val="0"/>
          <w:divBdr>
            <w:top w:val="none" w:sz="0" w:space="0" w:color="auto"/>
            <w:left w:val="none" w:sz="0" w:space="0" w:color="auto"/>
            <w:bottom w:val="none" w:sz="0" w:space="0" w:color="auto"/>
            <w:right w:val="none" w:sz="0" w:space="0" w:color="auto"/>
          </w:divBdr>
        </w:div>
        <w:div w:id="1982273763">
          <w:marLeft w:val="480"/>
          <w:marRight w:val="0"/>
          <w:marTop w:val="0"/>
          <w:marBottom w:val="0"/>
          <w:divBdr>
            <w:top w:val="none" w:sz="0" w:space="0" w:color="auto"/>
            <w:left w:val="none" w:sz="0" w:space="0" w:color="auto"/>
            <w:bottom w:val="none" w:sz="0" w:space="0" w:color="auto"/>
            <w:right w:val="none" w:sz="0" w:space="0" w:color="auto"/>
          </w:divBdr>
        </w:div>
        <w:div w:id="2138406318">
          <w:marLeft w:val="480"/>
          <w:marRight w:val="0"/>
          <w:marTop w:val="0"/>
          <w:marBottom w:val="0"/>
          <w:divBdr>
            <w:top w:val="none" w:sz="0" w:space="0" w:color="auto"/>
            <w:left w:val="none" w:sz="0" w:space="0" w:color="auto"/>
            <w:bottom w:val="none" w:sz="0" w:space="0" w:color="auto"/>
            <w:right w:val="none" w:sz="0" w:space="0" w:color="auto"/>
          </w:divBdr>
        </w:div>
        <w:div w:id="831025523">
          <w:marLeft w:val="480"/>
          <w:marRight w:val="0"/>
          <w:marTop w:val="0"/>
          <w:marBottom w:val="0"/>
          <w:divBdr>
            <w:top w:val="none" w:sz="0" w:space="0" w:color="auto"/>
            <w:left w:val="none" w:sz="0" w:space="0" w:color="auto"/>
            <w:bottom w:val="none" w:sz="0" w:space="0" w:color="auto"/>
            <w:right w:val="none" w:sz="0" w:space="0" w:color="auto"/>
          </w:divBdr>
        </w:div>
        <w:div w:id="639312250">
          <w:marLeft w:val="480"/>
          <w:marRight w:val="0"/>
          <w:marTop w:val="0"/>
          <w:marBottom w:val="0"/>
          <w:divBdr>
            <w:top w:val="none" w:sz="0" w:space="0" w:color="auto"/>
            <w:left w:val="none" w:sz="0" w:space="0" w:color="auto"/>
            <w:bottom w:val="none" w:sz="0" w:space="0" w:color="auto"/>
            <w:right w:val="none" w:sz="0" w:space="0" w:color="auto"/>
          </w:divBdr>
        </w:div>
        <w:div w:id="1390156031">
          <w:marLeft w:val="480"/>
          <w:marRight w:val="0"/>
          <w:marTop w:val="0"/>
          <w:marBottom w:val="0"/>
          <w:divBdr>
            <w:top w:val="none" w:sz="0" w:space="0" w:color="auto"/>
            <w:left w:val="none" w:sz="0" w:space="0" w:color="auto"/>
            <w:bottom w:val="none" w:sz="0" w:space="0" w:color="auto"/>
            <w:right w:val="none" w:sz="0" w:space="0" w:color="auto"/>
          </w:divBdr>
        </w:div>
        <w:div w:id="141582596">
          <w:marLeft w:val="480"/>
          <w:marRight w:val="0"/>
          <w:marTop w:val="0"/>
          <w:marBottom w:val="0"/>
          <w:divBdr>
            <w:top w:val="none" w:sz="0" w:space="0" w:color="auto"/>
            <w:left w:val="none" w:sz="0" w:space="0" w:color="auto"/>
            <w:bottom w:val="none" w:sz="0" w:space="0" w:color="auto"/>
            <w:right w:val="none" w:sz="0" w:space="0" w:color="auto"/>
          </w:divBdr>
        </w:div>
        <w:div w:id="1891770414">
          <w:marLeft w:val="480"/>
          <w:marRight w:val="0"/>
          <w:marTop w:val="0"/>
          <w:marBottom w:val="0"/>
          <w:divBdr>
            <w:top w:val="none" w:sz="0" w:space="0" w:color="auto"/>
            <w:left w:val="none" w:sz="0" w:space="0" w:color="auto"/>
            <w:bottom w:val="none" w:sz="0" w:space="0" w:color="auto"/>
            <w:right w:val="none" w:sz="0" w:space="0" w:color="auto"/>
          </w:divBdr>
        </w:div>
        <w:div w:id="1223370935">
          <w:marLeft w:val="480"/>
          <w:marRight w:val="0"/>
          <w:marTop w:val="0"/>
          <w:marBottom w:val="0"/>
          <w:divBdr>
            <w:top w:val="none" w:sz="0" w:space="0" w:color="auto"/>
            <w:left w:val="none" w:sz="0" w:space="0" w:color="auto"/>
            <w:bottom w:val="none" w:sz="0" w:space="0" w:color="auto"/>
            <w:right w:val="none" w:sz="0" w:space="0" w:color="auto"/>
          </w:divBdr>
        </w:div>
        <w:div w:id="275063032">
          <w:marLeft w:val="480"/>
          <w:marRight w:val="0"/>
          <w:marTop w:val="0"/>
          <w:marBottom w:val="0"/>
          <w:divBdr>
            <w:top w:val="none" w:sz="0" w:space="0" w:color="auto"/>
            <w:left w:val="none" w:sz="0" w:space="0" w:color="auto"/>
            <w:bottom w:val="none" w:sz="0" w:space="0" w:color="auto"/>
            <w:right w:val="none" w:sz="0" w:space="0" w:color="auto"/>
          </w:divBdr>
        </w:div>
        <w:div w:id="1792631449">
          <w:marLeft w:val="480"/>
          <w:marRight w:val="0"/>
          <w:marTop w:val="0"/>
          <w:marBottom w:val="0"/>
          <w:divBdr>
            <w:top w:val="none" w:sz="0" w:space="0" w:color="auto"/>
            <w:left w:val="none" w:sz="0" w:space="0" w:color="auto"/>
            <w:bottom w:val="none" w:sz="0" w:space="0" w:color="auto"/>
            <w:right w:val="none" w:sz="0" w:space="0" w:color="auto"/>
          </w:divBdr>
        </w:div>
      </w:divsChild>
    </w:div>
    <w:div w:id="481240678">
      <w:bodyDiv w:val="1"/>
      <w:marLeft w:val="0"/>
      <w:marRight w:val="0"/>
      <w:marTop w:val="0"/>
      <w:marBottom w:val="0"/>
      <w:divBdr>
        <w:top w:val="none" w:sz="0" w:space="0" w:color="auto"/>
        <w:left w:val="none" w:sz="0" w:space="0" w:color="auto"/>
        <w:bottom w:val="none" w:sz="0" w:space="0" w:color="auto"/>
        <w:right w:val="none" w:sz="0" w:space="0" w:color="auto"/>
      </w:divBdr>
    </w:div>
    <w:div w:id="481317968">
      <w:bodyDiv w:val="1"/>
      <w:marLeft w:val="0"/>
      <w:marRight w:val="0"/>
      <w:marTop w:val="0"/>
      <w:marBottom w:val="0"/>
      <w:divBdr>
        <w:top w:val="none" w:sz="0" w:space="0" w:color="auto"/>
        <w:left w:val="none" w:sz="0" w:space="0" w:color="auto"/>
        <w:bottom w:val="none" w:sz="0" w:space="0" w:color="auto"/>
        <w:right w:val="none" w:sz="0" w:space="0" w:color="auto"/>
      </w:divBdr>
    </w:div>
    <w:div w:id="481387384">
      <w:bodyDiv w:val="1"/>
      <w:marLeft w:val="0"/>
      <w:marRight w:val="0"/>
      <w:marTop w:val="0"/>
      <w:marBottom w:val="0"/>
      <w:divBdr>
        <w:top w:val="none" w:sz="0" w:space="0" w:color="auto"/>
        <w:left w:val="none" w:sz="0" w:space="0" w:color="auto"/>
        <w:bottom w:val="none" w:sz="0" w:space="0" w:color="auto"/>
        <w:right w:val="none" w:sz="0" w:space="0" w:color="auto"/>
      </w:divBdr>
    </w:div>
    <w:div w:id="481503456">
      <w:bodyDiv w:val="1"/>
      <w:marLeft w:val="0"/>
      <w:marRight w:val="0"/>
      <w:marTop w:val="0"/>
      <w:marBottom w:val="0"/>
      <w:divBdr>
        <w:top w:val="none" w:sz="0" w:space="0" w:color="auto"/>
        <w:left w:val="none" w:sz="0" w:space="0" w:color="auto"/>
        <w:bottom w:val="none" w:sz="0" w:space="0" w:color="auto"/>
        <w:right w:val="none" w:sz="0" w:space="0" w:color="auto"/>
      </w:divBdr>
    </w:div>
    <w:div w:id="481508172">
      <w:bodyDiv w:val="1"/>
      <w:marLeft w:val="0"/>
      <w:marRight w:val="0"/>
      <w:marTop w:val="0"/>
      <w:marBottom w:val="0"/>
      <w:divBdr>
        <w:top w:val="none" w:sz="0" w:space="0" w:color="auto"/>
        <w:left w:val="none" w:sz="0" w:space="0" w:color="auto"/>
        <w:bottom w:val="none" w:sz="0" w:space="0" w:color="auto"/>
        <w:right w:val="none" w:sz="0" w:space="0" w:color="auto"/>
      </w:divBdr>
      <w:divsChild>
        <w:div w:id="88547086">
          <w:marLeft w:val="480"/>
          <w:marRight w:val="0"/>
          <w:marTop w:val="0"/>
          <w:marBottom w:val="0"/>
          <w:divBdr>
            <w:top w:val="none" w:sz="0" w:space="0" w:color="auto"/>
            <w:left w:val="none" w:sz="0" w:space="0" w:color="auto"/>
            <w:bottom w:val="none" w:sz="0" w:space="0" w:color="auto"/>
            <w:right w:val="none" w:sz="0" w:space="0" w:color="auto"/>
          </w:divBdr>
        </w:div>
        <w:div w:id="164173026">
          <w:marLeft w:val="480"/>
          <w:marRight w:val="0"/>
          <w:marTop w:val="0"/>
          <w:marBottom w:val="0"/>
          <w:divBdr>
            <w:top w:val="none" w:sz="0" w:space="0" w:color="auto"/>
            <w:left w:val="none" w:sz="0" w:space="0" w:color="auto"/>
            <w:bottom w:val="none" w:sz="0" w:space="0" w:color="auto"/>
            <w:right w:val="none" w:sz="0" w:space="0" w:color="auto"/>
          </w:divBdr>
        </w:div>
        <w:div w:id="238098031">
          <w:marLeft w:val="480"/>
          <w:marRight w:val="0"/>
          <w:marTop w:val="0"/>
          <w:marBottom w:val="0"/>
          <w:divBdr>
            <w:top w:val="none" w:sz="0" w:space="0" w:color="auto"/>
            <w:left w:val="none" w:sz="0" w:space="0" w:color="auto"/>
            <w:bottom w:val="none" w:sz="0" w:space="0" w:color="auto"/>
            <w:right w:val="none" w:sz="0" w:space="0" w:color="auto"/>
          </w:divBdr>
        </w:div>
        <w:div w:id="265239705">
          <w:marLeft w:val="480"/>
          <w:marRight w:val="0"/>
          <w:marTop w:val="0"/>
          <w:marBottom w:val="0"/>
          <w:divBdr>
            <w:top w:val="none" w:sz="0" w:space="0" w:color="auto"/>
            <w:left w:val="none" w:sz="0" w:space="0" w:color="auto"/>
            <w:bottom w:val="none" w:sz="0" w:space="0" w:color="auto"/>
            <w:right w:val="none" w:sz="0" w:space="0" w:color="auto"/>
          </w:divBdr>
        </w:div>
        <w:div w:id="467238370">
          <w:marLeft w:val="480"/>
          <w:marRight w:val="0"/>
          <w:marTop w:val="0"/>
          <w:marBottom w:val="0"/>
          <w:divBdr>
            <w:top w:val="none" w:sz="0" w:space="0" w:color="auto"/>
            <w:left w:val="none" w:sz="0" w:space="0" w:color="auto"/>
            <w:bottom w:val="none" w:sz="0" w:space="0" w:color="auto"/>
            <w:right w:val="none" w:sz="0" w:space="0" w:color="auto"/>
          </w:divBdr>
        </w:div>
        <w:div w:id="487985359">
          <w:marLeft w:val="480"/>
          <w:marRight w:val="0"/>
          <w:marTop w:val="0"/>
          <w:marBottom w:val="0"/>
          <w:divBdr>
            <w:top w:val="none" w:sz="0" w:space="0" w:color="auto"/>
            <w:left w:val="none" w:sz="0" w:space="0" w:color="auto"/>
            <w:bottom w:val="none" w:sz="0" w:space="0" w:color="auto"/>
            <w:right w:val="none" w:sz="0" w:space="0" w:color="auto"/>
          </w:divBdr>
        </w:div>
        <w:div w:id="512063969">
          <w:marLeft w:val="480"/>
          <w:marRight w:val="0"/>
          <w:marTop w:val="0"/>
          <w:marBottom w:val="0"/>
          <w:divBdr>
            <w:top w:val="none" w:sz="0" w:space="0" w:color="auto"/>
            <w:left w:val="none" w:sz="0" w:space="0" w:color="auto"/>
            <w:bottom w:val="none" w:sz="0" w:space="0" w:color="auto"/>
            <w:right w:val="none" w:sz="0" w:space="0" w:color="auto"/>
          </w:divBdr>
        </w:div>
        <w:div w:id="565841807">
          <w:marLeft w:val="480"/>
          <w:marRight w:val="0"/>
          <w:marTop w:val="0"/>
          <w:marBottom w:val="0"/>
          <w:divBdr>
            <w:top w:val="none" w:sz="0" w:space="0" w:color="auto"/>
            <w:left w:val="none" w:sz="0" w:space="0" w:color="auto"/>
            <w:bottom w:val="none" w:sz="0" w:space="0" w:color="auto"/>
            <w:right w:val="none" w:sz="0" w:space="0" w:color="auto"/>
          </w:divBdr>
        </w:div>
        <w:div w:id="566917638">
          <w:marLeft w:val="480"/>
          <w:marRight w:val="0"/>
          <w:marTop w:val="0"/>
          <w:marBottom w:val="0"/>
          <w:divBdr>
            <w:top w:val="none" w:sz="0" w:space="0" w:color="auto"/>
            <w:left w:val="none" w:sz="0" w:space="0" w:color="auto"/>
            <w:bottom w:val="none" w:sz="0" w:space="0" w:color="auto"/>
            <w:right w:val="none" w:sz="0" w:space="0" w:color="auto"/>
          </w:divBdr>
        </w:div>
        <w:div w:id="579680155">
          <w:marLeft w:val="480"/>
          <w:marRight w:val="0"/>
          <w:marTop w:val="0"/>
          <w:marBottom w:val="0"/>
          <w:divBdr>
            <w:top w:val="none" w:sz="0" w:space="0" w:color="auto"/>
            <w:left w:val="none" w:sz="0" w:space="0" w:color="auto"/>
            <w:bottom w:val="none" w:sz="0" w:space="0" w:color="auto"/>
            <w:right w:val="none" w:sz="0" w:space="0" w:color="auto"/>
          </w:divBdr>
        </w:div>
        <w:div w:id="594481302">
          <w:marLeft w:val="480"/>
          <w:marRight w:val="0"/>
          <w:marTop w:val="0"/>
          <w:marBottom w:val="0"/>
          <w:divBdr>
            <w:top w:val="none" w:sz="0" w:space="0" w:color="auto"/>
            <w:left w:val="none" w:sz="0" w:space="0" w:color="auto"/>
            <w:bottom w:val="none" w:sz="0" w:space="0" w:color="auto"/>
            <w:right w:val="none" w:sz="0" w:space="0" w:color="auto"/>
          </w:divBdr>
        </w:div>
        <w:div w:id="607934932">
          <w:marLeft w:val="480"/>
          <w:marRight w:val="0"/>
          <w:marTop w:val="0"/>
          <w:marBottom w:val="0"/>
          <w:divBdr>
            <w:top w:val="none" w:sz="0" w:space="0" w:color="auto"/>
            <w:left w:val="none" w:sz="0" w:space="0" w:color="auto"/>
            <w:bottom w:val="none" w:sz="0" w:space="0" w:color="auto"/>
            <w:right w:val="none" w:sz="0" w:space="0" w:color="auto"/>
          </w:divBdr>
        </w:div>
        <w:div w:id="625430217">
          <w:marLeft w:val="480"/>
          <w:marRight w:val="0"/>
          <w:marTop w:val="0"/>
          <w:marBottom w:val="0"/>
          <w:divBdr>
            <w:top w:val="none" w:sz="0" w:space="0" w:color="auto"/>
            <w:left w:val="none" w:sz="0" w:space="0" w:color="auto"/>
            <w:bottom w:val="none" w:sz="0" w:space="0" w:color="auto"/>
            <w:right w:val="none" w:sz="0" w:space="0" w:color="auto"/>
          </w:divBdr>
        </w:div>
        <w:div w:id="687872716">
          <w:marLeft w:val="480"/>
          <w:marRight w:val="0"/>
          <w:marTop w:val="0"/>
          <w:marBottom w:val="0"/>
          <w:divBdr>
            <w:top w:val="none" w:sz="0" w:space="0" w:color="auto"/>
            <w:left w:val="none" w:sz="0" w:space="0" w:color="auto"/>
            <w:bottom w:val="none" w:sz="0" w:space="0" w:color="auto"/>
            <w:right w:val="none" w:sz="0" w:space="0" w:color="auto"/>
          </w:divBdr>
        </w:div>
        <w:div w:id="713119379">
          <w:marLeft w:val="480"/>
          <w:marRight w:val="0"/>
          <w:marTop w:val="0"/>
          <w:marBottom w:val="0"/>
          <w:divBdr>
            <w:top w:val="none" w:sz="0" w:space="0" w:color="auto"/>
            <w:left w:val="none" w:sz="0" w:space="0" w:color="auto"/>
            <w:bottom w:val="none" w:sz="0" w:space="0" w:color="auto"/>
            <w:right w:val="none" w:sz="0" w:space="0" w:color="auto"/>
          </w:divBdr>
        </w:div>
        <w:div w:id="776949730">
          <w:marLeft w:val="480"/>
          <w:marRight w:val="0"/>
          <w:marTop w:val="0"/>
          <w:marBottom w:val="0"/>
          <w:divBdr>
            <w:top w:val="none" w:sz="0" w:space="0" w:color="auto"/>
            <w:left w:val="none" w:sz="0" w:space="0" w:color="auto"/>
            <w:bottom w:val="none" w:sz="0" w:space="0" w:color="auto"/>
            <w:right w:val="none" w:sz="0" w:space="0" w:color="auto"/>
          </w:divBdr>
        </w:div>
        <w:div w:id="859587234">
          <w:marLeft w:val="480"/>
          <w:marRight w:val="0"/>
          <w:marTop w:val="0"/>
          <w:marBottom w:val="0"/>
          <w:divBdr>
            <w:top w:val="none" w:sz="0" w:space="0" w:color="auto"/>
            <w:left w:val="none" w:sz="0" w:space="0" w:color="auto"/>
            <w:bottom w:val="none" w:sz="0" w:space="0" w:color="auto"/>
            <w:right w:val="none" w:sz="0" w:space="0" w:color="auto"/>
          </w:divBdr>
        </w:div>
        <w:div w:id="903875233">
          <w:marLeft w:val="480"/>
          <w:marRight w:val="0"/>
          <w:marTop w:val="0"/>
          <w:marBottom w:val="0"/>
          <w:divBdr>
            <w:top w:val="none" w:sz="0" w:space="0" w:color="auto"/>
            <w:left w:val="none" w:sz="0" w:space="0" w:color="auto"/>
            <w:bottom w:val="none" w:sz="0" w:space="0" w:color="auto"/>
            <w:right w:val="none" w:sz="0" w:space="0" w:color="auto"/>
          </w:divBdr>
        </w:div>
      </w:divsChild>
    </w:div>
    <w:div w:id="481510281">
      <w:bodyDiv w:val="1"/>
      <w:marLeft w:val="0"/>
      <w:marRight w:val="0"/>
      <w:marTop w:val="0"/>
      <w:marBottom w:val="0"/>
      <w:divBdr>
        <w:top w:val="none" w:sz="0" w:space="0" w:color="auto"/>
        <w:left w:val="none" w:sz="0" w:space="0" w:color="auto"/>
        <w:bottom w:val="none" w:sz="0" w:space="0" w:color="auto"/>
        <w:right w:val="none" w:sz="0" w:space="0" w:color="auto"/>
      </w:divBdr>
    </w:div>
    <w:div w:id="481624476">
      <w:bodyDiv w:val="1"/>
      <w:marLeft w:val="0"/>
      <w:marRight w:val="0"/>
      <w:marTop w:val="0"/>
      <w:marBottom w:val="0"/>
      <w:divBdr>
        <w:top w:val="none" w:sz="0" w:space="0" w:color="auto"/>
        <w:left w:val="none" w:sz="0" w:space="0" w:color="auto"/>
        <w:bottom w:val="none" w:sz="0" w:space="0" w:color="auto"/>
        <w:right w:val="none" w:sz="0" w:space="0" w:color="auto"/>
      </w:divBdr>
    </w:div>
    <w:div w:id="481695752">
      <w:bodyDiv w:val="1"/>
      <w:marLeft w:val="0"/>
      <w:marRight w:val="0"/>
      <w:marTop w:val="0"/>
      <w:marBottom w:val="0"/>
      <w:divBdr>
        <w:top w:val="none" w:sz="0" w:space="0" w:color="auto"/>
        <w:left w:val="none" w:sz="0" w:space="0" w:color="auto"/>
        <w:bottom w:val="none" w:sz="0" w:space="0" w:color="auto"/>
        <w:right w:val="none" w:sz="0" w:space="0" w:color="auto"/>
      </w:divBdr>
    </w:div>
    <w:div w:id="481775444">
      <w:bodyDiv w:val="1"/>
      <w:marLeft w:val="0"/>
      <w:marRight w:val="0"/>
      <w:marTop w:val="0"/>
      <w:marBottom w:val="0"/>
      <w:divBdr>
        <w:top w:val="none" w:sz="0" w:space="0" w:color="auto"/>
        <w:left w:val="none" w:sz="0" w:space="0" w:color="auto"/>
        <w:bottom w:val="none" w:sz="0" w:space="0" w:color="auto"/>
        <w:right w:val="none" w:sz="0" w:space="0" w:color="auto"/>
      </w:divBdr>
    </w:div>
    <w:div w:id="481779541">
      <w:bodyDiv w:val="1"/>
      <w:marLeft w:val="0"/>
      <w:marRight w:val="0"/>
      <w:marTop w:val="0"/>
      <w:marBottom w:val="0"/>
      <w:divBdr>
        <w:top w:val="none" w:sz="0" w:space="0" w:color="auto"/>
        <w:left w:val="none" w:sz="0" w:space="0" w:color="auto"/>
        <w:bottom w:val="none" w:sz="0" w:space="0" w:color="auto"/>
        <w:right w:val="none" w:sz="0" w:space="0" w:color="auto"/>
      </w:divBdr>
    </w:div>
    <w:div w:id="481822320">
      <w:bodyDiv w:val="1"/>
      <w:marLeft w:val="0"/>
      <w:marRight w:val="0"/>
      <w:marTop w:val="0"/>
      <w:marBottom w:val="0"/>
      <w:divBdr>
        <w:top w:val="none" w:sz="0" w:space="0" w:color="auto"/>
        <w:left w:val="none" w:sz="0" w:space="0" w:color="auto"/>
        <w:bottom w:val="none" w:sz="0" w:space="0" w:color="auto"/>
        <w:right w:val="none" w:sz="0" w:space="0" w:color="auto"/>
      </w:divBdr>
    </w:div>
    <w:div w:id="481890103">
      <w:bodyDiv w:val="1"/>
      <w:marLeft w:val="0"/>
      <w:marRight w:val="0"/>
      <w:marTop w:val="0"/>
      <w:marBottom w:val="0"/>
      <w:divBdr>
        <w:top w:val="none" w:sz="0" w:space="0" w:color="auto"/>
        <w:left w:val="none" w:sz="0" w:space="0" w:color="auto"/>
        <w:bottom w:val="none" w:sz="0" w:space="0" w:color="auto"/>
        <w:right w:val="none" w:sz="0" w:space="0" w:color="auto"/>
      </w:divBdr>
    </w:div>
    <w:div w:id="481890167">
      <w:bodyDiv w:val="1"/>
      <w:marLeft w:val="0"/>
      <w:marRight w:val="0"/>
      <w:marTop w:val="0"/>
      <w:marBottom w:val="0"/>
      <w:divBdr>
        <w:top w:val="none" w:sz="0" w:space="0" w:color="auto"/>
        <w:left w:val="none" w:sz="0" w:space="0" w:color="auto"/>
        <w:bottom w:val="none" w:sz="0" w:space="0" w:color="auto"/>
        <w:right w:val="none" w:sz="0" w:space="0" w:color="auto"/>
      </w:divBdr>
    </w:div>
    <w:div w:id="482114723">
      <w:bodyDiv w:val="1"/>
      <w:marLeft w:val="0"/>
      <w:marRight w:val="0"/>
      <w:marTop w:val="0"/>
      <w:marBottom w:val="0"/>
      <w:divBdr>
        <w:top w:val="none" w:sz="0" w:space="0" w:color="auto"/>
        <w:left w:val="none" w:sz="0" w:space="0" w:color="auto"/>
        <w:bottom w:val="none" w:sz="0" w:space="0" w:color="auto"/>
        <w:right w:val="none" w:sz="0" w:space="0" w:color="auto"/>
      </w:divBdr>
    </w:div>
    <w:div w:id="482160140">
      <w:bodyDiv w:val="1"/>
      <w:marLeft w:val="0"/>
      <w:marRight w:val="0"/>
      <w:marTop w:val="0"/>
      <w:marBottom w:val="0"/>
      <w:divBdr>
        <w:top w:val="none" w:sz="0" w:space="0" w:color="auto"/>
        <w:left w:val="none" w:sz="0" w:space="0" w:color="auto"/>
        <w:bottom w:val="none" w:sz="0" w:space="0" w:color="auto"/>
        <w:right w:val="none" w:sz="0" w:space="0" w:color="auto"/>
      </w:divBdr>
    </w:div>
    <w:div w:id="482279663">
      <w:bodyDiv w:val="1"/>
      <w:marLeft w:val="0"/>
      <w:marRight w:val="0"/>
      <w:marTop w:val="0"/>
      <w:marBottom w:val="0"/>
      <w:divBdr>
        <w:top w:val="none" w:sz="0" w:space="0" w:color="auto"/>
        <w:left w:val="none" w:sz="0" w:space="0" w:color="auto"/>
        <w:bottom w:val="none" w:sz="0" w:space="0" w:color="auto"/>
        <w:right w:val="none" w:sz="0" w:space="0" w:color="auto"/>
      </w:divBdr>
    </w:div>
    <w:div w:id="482309726">
      <w:bodyDiv w:val="1"/>
      <w:marLeft w:val="0"/>
      <w:marRight w:val="0"/>
      <w:marTop w:val="0"/>
      <w:marBottom w:val="0"/>
      <w:divBdr>
        <w:top w:val="none" w:sz="0" w:space="0" w:color="auto"/>
        <w:left w:val="none" w:sz="0" w:space="0" w:color="auto"/>
        <w:bottom w:val="none" w:sz="0" w:space="0" w:color="auto"/>
        <w:right w:val="none" w:sz="0" w:space="0" w:color="auto"/>
      </w:divBdr>
      <w:divsChild>
        <w:div w:id="15470265">
          <w:marLeft w:val="480"/>
          <w:marRight w:val="0"/>
          <w:marTop w:val="0"/>
          <w:marBottom w:val="0"/>
          <w:divBdr>
            <w:top w:val="none" w:sz="0" w:space="0" w:color="auto"/>
            <w:left w:val="none" w:sz="0" w:space="0" w:color="auto"/>
            <w:bottom w:val="none" w:sz="0" w:space="0" w:color="auto"/>
            <w:right w:val="none" w:sz="0" w:space="0" w:color="auto"/>
          </w:divBdr>
        </w:div>
        <w:div w:id="108088063">
          <w:marLeft w:val="480"/>
          <w:marRight w:val="0"/>
          <w:marTop w:val="0"/>
          <w:marBottom w:val="0"/>
          <w:divBdr>
            <w:top w:val="none" w:sz="0" w:space="0" w:color="auto"/>
            <w:left w:val="none" w:sz="0" w:space="0" w:color="auto"/>
            <w:bottom w:val="none" w:sz="0" w:space="0" w:color="auto"/>
            <w:right w:val="none" w:sz="0" w:space="0" w:color="auto"/>
          </w:divBdr>
        </w:div>
        <w:div w:id="223609896">
          <w:marLeft w:val="480"/>
          <w:marRight w:val="0"/>
          <w:marTop w:val="0"/>
          <w:marBottom w:val="0"/>
          <w:divBdr>
            <w:top w:val="none" w:sz="0" w:space="0" w:color="auto"/>
            <w:left w:val="none" w:sz="0" w:space="0" w:color="auto"/>
            <w:bottom w:val="none" w:sz="0" w:space="0" w:color="auto"/>
            <w:right w:val="none" w:sz="0" w:space="0" w:color="auto"/>
          </w:divBdr>
        </w:div>
        <w:div w:id="286815356">
          <w:marLeft w:val="480"/>
          <w:marRight w:val="0"/>
          <w:marTop w:val="0"/>
          <w:marBottom w:val="0"/>
          <w:divBdr>
            <w:top w:val="none" w:sz="0" w:space="0" w:color="auto"/>
            <w:left w:val="none" w:sz="0" w:space="0" w:color="auto"/>
            <w:bottom w:val="none" w:sz="0" w:space="0" w:color="auto"/>
            <w:right w:val="none" w:sz="0" w:space="0" w:color="auto"/>
          </w:divBdr>
        </w:div>
        <w:div w:id="313073555">
          <w:marLeft w:val="480"/>
          <w:marRight w:val="0"/>
          <w:marTop w:val="0"/>
          <w:marBottom w:val="0"/>
          <w:divBdr>
            <w:top w:val="none" w:sz="0" w:space="0" w:color="auto"/>
            <w:left w:val="none" w:sz="0" w:space="0" w:color="auto"/>
            <w:bottom w:val="none" w:sz="0" w:space="0" w:color="auto"/>
            <w:right w:val="none" w:sz="0" w:space="0" w:color="auto"/>
          </w:divBdr>
        </w:div>
        <w:div w:id="336544521">
          <w:marLeft w:val="480"/>
          <w:marRight w:val="0"/>
          <w:marTop w:val="0"/>
          <w:marBottom w:val="0"/>
          <w:divBdr>
            <w:top w:val="none" w:sz="0" w:space="0" w:color="auto"/>
            <w:left w:val="none" w:sz="0" w:space="0" w:color="auto"/>
            <w:bottom w:val="none" w:sz="0" w:space="0" w:color="auto"/>
            <w:right w:val="none" w:sz="0" w:space="0" w:color="auto"/>
          </w:divBdr>
        </w:div>
        <w:div w:id="393548656">
          <w:marLeft w:val="480"/>
          <w:marRight w:val="0"/>
          <w:marTop w:val="0"/>
          <w:marBottom w:val="0"/>
          <w:divBdr>
            <w:top w:val="none" w:sz="0" w:space="0" w:color="auto"/>
            <w:left w:val="none" w:sz="0" w:space="0" w:color="auto"/>
            <w:bottom w:val="none" w:sz="0" w:space="0" w:color="auto"/>
            <w:right w:val="none" w:sz="0" w:space="0" w:color="auto"/>
          </w:divBdr>
        </w:div>
        <w:div w:id="421295895">
          <w:marLeft w:val="480"/>
          <w:marRight w:val="0"/>
          <w:marTop w:val="0"/>
          <w:marBottom w:val="0"/>
          <w:divBdr>
            <w:top w:val="none" w:sz="0" w:space="0" w:color="auto"/>
            <w:left w:val="none" w:sz="0" w:space="0" w:color="auto"/>
            <w:bottom w:val="none" w:sz="0" w:space="0" w:color="auto"/>
            <w:right w:val="none" w:sz="0" w:space="0" w:color="auto"/>
          </w:divBdr>
        </w:div>
        <w:div w:id="439643074">
          <w:marLeft w:val="480"/>
          <w:marRight w:val="0"/>
          <w:marTop w:val="0"/>
          <w:marBottom w:val="0"/>
          <w:divBdr>
            <w:top w:val="none" w:sz="0" w:space="0" w:color="auto"/>
            <w:left w:val="none" w:sz="0" w:space="0" w:color="auto"/>
            <w:bottom w:val="none" w:sz="0" w:space="0" w:color="auto"/>
            <w:right w:val="none" w:sz="0" w:space="0" w:color="auto"/>
          </w:divBdr>
        </w:div>
        <w:div w:id="510535875">
          <w:marLeft w:val="480"/>
          <w:marRight w:val="0"/>
          <w:marTop w:val="0"/>
          <w:marBottom w:val="0"/>
          <w:divBdr>
            <w:top w:val="none" w:sz="0" w:space="0" w:color="auto"/>
            <w:left w:val="none" w:sz="0" w:space="0" w:color="auto"/>
            <w:bottom w:val="none" w:sz="0" w:space="0" w:color="auto"/>
            <w:right w:val="none" w:sz="0" w:space="0" w:color="auto"/>
          </w:divBdr>
        </w:div>
        <w:div w:id="540560399">
          <w:marLeft w:val="480"/>
          <w:marRight w:val="0"/>
          <w:marTop w:val="0"/>
          <w:marBottom w:val="0"/>
          <w:divBdr>
            <w:top w:val="none" w:sz="0" w:space="0" w:color="auto"/>
            <w:left w:val="none" w:sz="0" w:space="0" w:color="auto"/>
            <w:bottom w:val="none" w:sz="0" w:space="0" w:color="auto"/>
            <w:right w:val="none" w:sz="0" w:space="0" w:color="auto"/>
          </w:divBdr>
        </w:div>
        <w:div w:id="593395689">
          <w:marLeft w:val="480"/>
          <w:marRight w:val="0"/>
          <w:marTop w:val="0"/>
          <w:marBottom w:val="0"/>
          <w:divBdr>
            <w:top w:val="none" w:sz="0" w:space="0" w:color="auto"/>
            <w:left w:val="none" w:sz="0" w:space="0" w:color="auto"/>
            <w:bottom w:val="none" w:sz="0" w:space="0" w:color="auto"/>
            <w:right w:val="none" w:sz="0" w:space="0" w:color="auto"/>
          </w:divBdr>
        </w:div>
        <w:div w:id="629360259">
          <w:marLeft w:val="480"/>
          <w:marRight w:val="0"/>
          <w:marTop w:val="0"/>
          <w:marBottom w:val="0"/>
          <w:divBdr>
            <w:top w:val="none" w:sz="0" w:space="0" w:color="auto"/>
            <w:left w:val="none" w:sz="0" w:space="0" w:color="auto"/>
            <w:bottom w:val="none" w:sz="0" w:space="0" w:color="auto"/>
            <w:right w:val="none" w:sz="0" w:space="0" w:color="auto"/>
          </w:divBdr>
        </w:div>
        <w:div w:id="658583527">
          <w:marLeft w:val="480"/>
          <w:marRight w:val="0"/>
          <w:marTop w:val="0"/>
          <w:marBottom w:val="0"/>
          <w:divBdr>
            <w:top w:val="none" w:sz="0" w:space="0" w:color="auto"/>
            <w:left w:val="none" w:sz="0" w:space="0" w:color="auto"/>
            <w:bottom w:val="none" w:sz="0" w:space="0" w:color="auto"/>
            <w:right w:val="none" w:sz="0" w:space="0" w:color="auto"/>
          </w:divBdr>
        </w:div>
        <w:div w:id="665207466">
          <w:marLeft w:val="480"/>
          <w:marRight w:val="0"/>
          <w:marTop w:val="0"/>
          <w:marBottom w:val="0"/>
          <w:divBdr>
            <w:top w:val="none" w:sz="0" w:space="0" w:color="auto"/>
            <w:left w:val="none" w:sz="0" w:space="0" w:color="auto"/>
            <w:bottom w:val="none" w:sz="0" w:space="0" w:color="auto"/>
            <w:right w:val="none" w:sz="0" w:space="0" w:color="auto"/>
          </w:divBdr>
        </w:div>
        <w:div w:id="669870060">
          <w:marLeft w:val="480"/>
          <w:marRight w:val="0"/>
          <w:marTop w:val="0"/>
          <w:marBottom w:val="0"/>
          <w:divBdr>
            <w:top w:val="none" w:sz="0" w:space="0" w:color="auto"/>
            <w:left w:val="none" w:sz="0" w:space="0" w:color="auto"/>
            <w:bottom w:val="none" w:sz="0" w:space="0" w:color="auto"/>
            <w:right w:val="none" w:sz="0" w:space="0" w:color="auto"/>
          </w:divBdr>
        </w:div>
        <w:div w:id="797525313">
          <w:marLeft w:val="480"/>
          <w:marRight w:val="0"/>
          <w:marTop w:val="0"/>
          <w:marBottom w:val="0"/>
          <w:divBdr>
            <w:top w:val="none" w:sz="0" w:space="0" w:color="auto"/>
            <w:left w:val="none" w:sz="0" w:space="0" w:color="auto"/>
            <w:bottom w:val="none" w:sz="0" w:space="0" w:color="auto"/>
            <w:right w:val="none" w:sz="0" w:space="0" w:color="auto"/>
          </w:divBdr>
        </w:div>
        <w:div w:id="813253745">
          <w:marLeft w:val="480"/>
          <w:marRight w:val="0"/>
          <w:marTop w:val="0"/>
          <w:marBottom w:val="0"/>
          <w:divBdr>
            <w:top w:val="none" w:sz="0" w:space="0" w:color="auto"/>
            <w:left w:val="none" w:sz="0" w:space="0" w:color="auto"/>
            <w:bottom w:val="none" w:sz="0" w:space="0" w:color="auto"/>
            <w:right w:val="none" w:sz="0" w:space="0" w:color="auto"/>
          </w:divBdr>
        </w:div>
        <w:div w:id="845707192">
          <w:marLeft w:val="480"/>
          <w:marRight w:val="0"/>
          <w:marTop w:val="0"/>
          <w:marBottom w:val="0"/>
          <w:divBdr>
            <w:top w:val="none" w:sz="0" w:space="0" w:color="auto"/>
            <w:left w:val="none" w:sz="0" w:space="0" w:color="auto"/>
            <w:bottom w:val="none" w:sz="0" w:space="0" w:color="auto"/>
            <w:right w:val="none" w:sz="0" w:space="0" w:color="auto"/>
          </w:divBdr>
        </w:div>
        <w:div w:id="905267392">
          <w:marLeft w:val="480"/>
          <w:marRight w:val="0"/>
          <w:marTop w:val="0"/>
          <w:marBottom w:val="0"/>
          <w:divBdr>
            <w:top w:val="none" w:sz="0" w:space="0" w:color="auto"/>
            <w:left w:val="none" w:sz="0" w:space="0" w:color="auto"/>
            <w:bottom w:val="none" w:sz="0" w:space="0" w:color="auto"/>
            <w:right w:val="none" w:sz="0" w:space="0" w:color="auto"/>
          </w:divBdr>
        </w:div>
      </w:divsChild>
    </w:div>
    <w:div w:id="482353396">
      <w:bodyDiv w:val="1"/>
      <w:marLeft w:val="0"/>
      <w:marRight w:val="0"/>
      <w:marTop w:val="0"/>
      <w:marBottom w:val="0"/>
      <w:divBdr>
        <w:top w:val="none" w:sz="0" w:space="0" w:color="auto"/>
        <w:left w:val="none" w:sz="0" w:space="0" w:color="auto"/>
        <w:bottom w:val="none" w:sz="0" w:space="0" w:color="auto"/>
        <w:right w:val="none" w:sz="0" w:space="0" w:color="auto"/>
      </w:divBdr>
    </w:div>
    <w:div w:id="482504713">
      <w:bodyDiv w:val="1"/>
      <w:marLeft w:val="0"/>
      <w:marRight w:val="0"/>
      <w:marTop w:val="0"/>
      <w:marBottom w:val="0"/>
      <w:divBdr>
        <w:top w:val="none" w:sz="0" w:space="0" w:color="auto"/>
        <w:left w:val="none" w:sz="0" w:space="0" w:color="auto"/>
        <w:bottom w:val="none" w:sz="0" w:space="0" w:color="auto"/>
        <w:right w:val="none" w:sz="0" w:space="0" w:color="auto"/>
      </w:divBdr>
    </w:div>
    <w:div w:id="482738951">
      <w:bodyDiv w:val="1"/>
      <w:marLeft w:val="0"/>
      <w:marRight w:val="0"/>
      <w:marTop w:val="0"/>
      <w:marBottom w:val="0"/>
      <w:divBdr>
        <w:top w:val="none" w:sz="0" w:space="0" w:color="auto"/>
        <w:left w:val="none" w:sz="0" w:space="0" w:color="auto"/>
        <w:bottom w:val="none" w:sz="0" w:space="0" w:color="auto"/>
        <w:right w:val="none" w:sz="0" w:space="0" w:color="auto"/>
      </w:divBdr>
      <w:divsChild>
        <w:div w:id="125783434">
          <w:marLeft w:val="480"/>
          <w:marRight w:val="0"/>
          <w:marTop w:val="0"/>
          <w:marBottom w:val="0"/>
          <w:divBdr>
            <w:top w:val="none" w:sz="0" w:space="0" w:color="auto"/>
            <w:left w:val="none" w:sz="0" w:space="0" w:color="auto"/>
            <w:bottom w:val="none" w:sz="0" w:space="0" w:color="auto"/>
            <w:right w:val="none" w:sz="0" w:space="0" w:color="auto"/>
          </w:divBdr>
        </w:div>
        <w:div w:id="586619156">
          <w:marLeft w:val="480"/>
          <w:marRight w:val="0"/>
          <w:marTop w:val="0"/>
          <w:marBottom w:val="0"/>
          <w:divBdr>
            <w:top w:val="none" w:sz="0" w:space="0" w:color="auto"/>
            <w:left w:val="none" w:sz="0" w:space="0" w:color="auto"/>
            <w:bottom w:val="none" w:sz="0" w:space="0" w:color="auto"/>
            <w:right w:val="none" w:sz="0" w:space="0" w:color="auto"/>
          </w:divBdr>
        </w:div>
        <w:div w:id="629746441">
          <w:marLeft w:val="480"/>
          <w:marRight w:val="0"/>
          <w:marTop w:val="0"/>
          <w:marBottom w:val="0"/>
          <w:divBdr>
            <w:top w:val="none" w:sz="0" w:space="0" w:color="auto"/>
            <w:left w:val="none" w:sz="0" w:space="0" w:color="auto"/>
            <w:bottom w:val="none" w:sz="0" w:space="0" w:color="auto"/>
            <w:right w:val="none" w:sz="0" w:space="0" w:color="auto"/>
          </w:divBdr>
        </w:div>
        <w:div w:id="637152867">
          <w:marLeft w:val="480"/>
          <w:marRight w:val="0"/>
          <w:marTop w:val="0"/>
          <w:marBottom w:val="0"/>
          <w:divBdr>
            <w:top w:val="none" w:sz="0" w:space="0" w:color="auto"/>
            <w:left w:val="none" w:sz="0" w:space="0" w:color="auto"/>
            <w:bottom w:val="none" w:sz="0" w:space="0" w:color="auto"/>
            <w:right w:val="none" w:sz="0" w:space="0" w:color="auto"/>
          </w:divBdr>
        </w:div>
        <w:div w:id="675159087">
          <w:marLeft w:val="480"/>
          <w:marRight w:val="0"/>
          <w:marTop w:val="0"/>
          <w:marBottom w:val="0"/>
          <w:divBdr>
            <w:top w:val="none" w:sz="0" w:space="0" w:color="auto"/>
            <w:left w:val="none" w:sz="0" w:space="0" w:color="auto"/>
            <w:bottom w:val="none" w:sz="0" w:space="0" w:color="auto"/>
            <w:right w:val="none" w:sz="0" w:space="0" w:color="auto"/>
          </w:divBdr>
        </w:div>
      </w:divsChild>
    </w:div>
    <w:div w:id="482739533">
      <w:bodyDiv w:val="1"/>
      <w:marLeft w:val="0"/>
      <w:marRight w:val="0"/>
      <w:marTop w:val="0"/>
      <w:marBottom w:val="0"/>
      <w:divBdr>
        <w:top w:val="none" w:sz="0" w:space="0" w:color="auto"/>
        <w:left w:val="none" w:sz="0" w:space="0" w:color="auto"/>
        <w:bottom w:val="none" w:sz="0" w:space="0" w:color="auto"/>
        <w:right w:val="none" w:sz="0" w:space="0" w:color="auto"/>
      </w:divBdr>
    </w:div>
    <w:div w:id="482740360">
      <w:bodyDiv w:val="1"/>
      <w:marLeft w:val="0"/>
      <w:marRight w:val="0"/>
      <w:marTop w:val="0"/>
      <w:marBottom w:val="0"/>
      <w:divBdr>
        <w:top w:val="none" w:sz="0" w:space="0" w:color="auto"/>
        <w:left w:val="none" w:sz="0" w:space="0" w:color="auto"/>
        <w:bottom w:val="none" w:sz="0" w:space="0" w:color="auto"/>
        <w:right w:val="none" w:sz="0" w:space="0" w:color="auto"/>
      </w:divBdr>
    </w:div>
    <w:div w:id="482745624">
      <w:bodyDiv w:val="1"/>
      <w:marLeft w:val="0"/>
      <w:marRight w:val="0"/>
      <w:marTop w:val="0"/>
      <w:marBottom w:val="0"/>
      <w:divBdr>
        <w:top w:val="none" w:sz="0" w:space="0" w:color="auto"/>
        <w:left w:val="none" w:sz="0" w:space="0" w:color="auto"/>
        <w:bottom w:val="none" w:sz="0" w:space="0" w:color="auto"/>
        <w:right w:val="none" w:sz="0" w:space="0" w:color="auto"/>
      </w:divBdr>
    </w:div>
    <w:div w:id="482769988">
      <w:bodyDiv w:val="1"/>
      <w:marLeft w:val="0"/>
      <w:marRight w:val="0"/>
      <w:marTop w:val="0"/>
      <w:marBottom w:val="0"/>
      <w:divBdr>
        <w:top w:val="none" w:sz="0" w:space="0" w:color="auto"/>
        <w:left w:val="none" w:sz="0" w:space="0" w:color="auto"/>
        <w:bottom w:val="none" w:sz="0" w:space="0" w:color="auto"/>
        <w:right w:val="none" w:sz="0" w:space="0" w:color="auto"/>
      </w:divBdr>
    </w:div>
    <w:div w:id="482889991">
      <w:bodyDiv w:val="1"/>
      <w:marLeft w:val="0"/>
      <w:marRight w:val="0"/>
      <w:marTop w:val="0"/>
      <w:marBottom w:val="0"/>
      <w:divBdr>
        <w:top w:val="none" w:sz="0" w:space="0" w:color="auto"/>
        <w:left w:val="none" w:sz="0" w:space="0" w:color="auto"/>
        <w:bottom w:val="none" w:sz="0" w:space="0" w:color="auto"/>
        <w:right w:val="none" w:sz="0" w:space="0" w:color="auto"/>
      </w:divBdr>
    </w:div>
    <w:div w:id="483006511">
      <w:bodyDiv w:val="1"/>
      <w:marLeft w:val="0"/>
      <w:marRight w:val="0"/>
      <w:marTop w:val="0"/>
      <w:marBottom w:val="0"/>
      <w:divBdr>
        <w:top w:val="none" w:sz="0" w:space="0" w:color="auto"/>
        <w:left w:val="none" w:sz="0" w:space="0" w:color="auto"/>
        <w:bottom w:val="none" w:sz="0" w:space="0" w:color="auto"/>
        <w:right w:val="none" w:sz="0" w:space="0" w:color="auto"/>
      </w:divBdr>
    </w:div>
    <w:div w:id="483014040">
      <w:bodyDiv w:val="1"/>
      <w:marLeft w:val="0"/>
      <w:marRight w:val="0"/>
      <w:marTop w:val="0"/>
      <w:marBottom w:val="0"/>
      <w:divBdr>
        <w:top w:val="none" w:sz="0" w:space="0" w:color="auto"/>
        <w:left w:val="none" w:sz="0" w:space="0" w:color="auto"/>
        <w:bottom w:val="none" w:sz="0" w:space="0" w:color="auto"/>
        <w:right w:val="none" w:sz="0" w:space="0" w:color="auto"/>
      </w:divBdr>
    </w:div>
    <w:div w:id="483084772">
      <w:bodyDiv w:val="1"/>
      <w:marLeft w:val="0"/>
      <w:marRight w:val="0"/>
      <w:marTop w:val="0"/>
      <w:marBottom w:val="0"/>
      <w:divBdr>
        <w:top w:val="none" w:sz="0" w:space="0" w:color="auto"/>
        <w:left w:val="none" w:sz="0" w:space="0" w:color="auto"/>
        <w:bottom w:val="none" w:sz="0" w:space="0" w:color="auto"/>
        <w:right w:val="none" w:sz="0" w:space="0" w:color="auto"/>
      </w:divBdr>
    </w:div>
    <w:div w:id="483090584">
      <w:bodyDiv w:val="1"/>
      <w:marLeft w:val="0"/>
      <w:marRight w:val="0"/>
      <w:marTop w:val="0"/>
      <w:marBottom w:val="0"/>
      <w:divBdr>
        <w:top w:val="none" w:sz="0" w:space="0" w:color="auto"/>
        <w:left w:val="none" w:sz="0" w:space="0" w:color="auto"/>
        <w:bottom w:val="none" w:sz="0" w:space="0" w:color="auto"/>
        <w:right w:val="none" w:sz="0" w:space="0" w:color="auto"/>
      </w:divBdr>
    </w:div>
    <w:div w:id="483158861">
      <w:bodyDiv w:val="1"/>
      <w:marLeft w:val="0"/>
      <w:marRight w:val="0"/>
      <w:marTop w:val="0"/>
      <w:marBottom w:val="0"/>
      <w:divBdr>
        <w:top w:val="none" w:sz="0" w:space="0" w:color="auto"/>
        <w:left w:val="none" w:sz="0" w:space="0" w:color="auto"/>
        <w:bottom w:val="none" w:sz="0" w:space="0" w:color="auto"/>
        <w:right w:val="none" w:sz="0" w:space="0" w:color="auto"/>
      </w:divBdr>
    </w:div>
    <w:div w:id="483202097">
      <w:bodyDiv w:val="1"/>
      <w:marLeft w:val="0"/>
      <w:marRight w:val="0"/>
      <w:marTop w:val="0"/>
      <w:marBottom w:val="0"/>
      <w:divBdr>
        <w:top w:val="none" w:sz="0" w:space="0" w:color="auto"/>
        <w:left w:val="none" w:sz="0" w:space="0" w:color="auto"/>
        <w:bottom w:val="none" w:sz="0" w:space="0" w:color="auto"/>
        <w:right w:val="none" w:sz="0" w:space="0" w:color="auto"/>
      </w:divBdr>
      <w:divsChild>
        <w:div w:id="44305676">
          <w:marLeft w:val="480"/>
          <w:marRight w:val="0"/>
          <w:marTop w:val="0"/>
          <w:marBottom w:val="0"/>
          <w:divBdr>
            <w:top w:val="none" w:sz="0" w:space="0" w:color="auto"/>
            <w:left w:val="none" w:sz="0" w:space="0" w:color="auto"/>
            <w:bottom w:val="none" w:sz="0" w:space="0" w:color="auto"/>
            <w:right w:val="none" w:sz="0" w:space="0" w:color="auto"/>
          </w:divBdr>
        </w:div>
        <w:div w:id="57477933">
          <w:marLeft w:val="480"/>
          <w:marRight w:val="0"/>
          <w:marTop w:val="0"/>
          <w:marBottom w:val="0"/>
          <w:divBdr>
            <w:top w:val="none" w:sz="0" w:space="0" w:color="auto"/>
            <w:left w:val="none" w:sz="0" w:space="0" w:color="auto"/>
            <w:bottom w:val="none" w:sz="0" w:space="0" w:color="auto"/>
            <w:right w:val="none" w:sz="0" w:space="0" w:color="auto"/>
          </w:divBdr>
        </w:div>
        <w:div w:id="71511422">
          <w:marLeft w:val="480"/>
          <w:marRight w:val="0"/>
          <w:marTop w:val="0"/>
          <w:marBottom w:val="0"/>
          <w:divBdr>
            <w:top w:val="none" w:sz="0" w:space="0" w:color="auto"/>
            <w:left w:val="none" w:sz="0" w:space="0" w:color="auto"/>
            <w:bottom w:val="none" w:sz="0" w:space="0" w:color="auto"/>
            <w:right w:val="none" w:sz="0" w:space="0" w:color="auto"/>
          </w:divBdr>
        </w:div>
        <w:div w:id="78403633">
          <w:marLeft w:val="480"/>
          <w:marRight w:val="0"/>
          <w:marTop w:val="0"/>
          <w:marBottom w:val="0"/>
          <w:divBdr>
            <w:top w:val="none" w:sz="0" w:space="0" w:color="auto"/>
            <w:left w:val="none" w:sz="0" w:space="0" w:color="auto"/>
            <w:bottom w:val="none" w:sz="0" w:space="0" w:color="auto"/>
            <w:right w:val="none" w:sz="0" w:space="0" w:color="auto"/>
          </w:divBdr>
        </w:div>
        <w:div w:id="125975301">
          <w:marLeft w:val="480"/>
          <w:marRight w:val="0"/>
          <w:marTop w:val="0"/>
          <w:marBottom w:val="0"/>
          <w:divBdr>
            <w:top w:val="none" w:sz="0" w:space="0" w:color="auto"/>
            <w:left w:val="none" w:sz="0" w:space="0" w:color="auto"/>
            <w:bottom w:val="none" w:sz="0" w:space="0" w:color="auto"/>
            <w:right w:val="none" w:sz="0" w:space="0" w:color="auto"/>
          </w:divBdr>
        </w:div>
        <w:div w:id="160245353">
          <w:marLeft w:val="480"/>
          <w:marRight w:val="0"/>
          <w:marTop w:val="0"/>
          <w:marBottom w:val="0"/>
          <w:divBdr>
            <w:top w:val="none" w:sz="0" w:space="0" w:color="auto"/>
            <w:left w:val="none" w:sz="0" w:space="0" w:color="auto"/>
            <w:bottom w:val="none" w:sz="0" w:space="0" w:color="auto"/>
            <w:right w:val="none" w:sz="0" w:space="0" w:color="auto"/>
          </w:divBdr>
        </w:div>
        <w:div w:id="185412799">
          <w:marLeft w:val="480"/>
          <w:marRight w:val="0"/>
          <w:marTop w:val="0"/>
          <w:marBottom w:val="0"/>
          <w:divBdr>
            <w:top w:val="none" w:sz="0" w:space="0" w:color="auto"/>
            <w:left w:val="none" w:sz="0" w:space="0" w:color="auto"/>
            <w:bottom w:val="none" w:sz="0" w:space="0" w:color="auto"/>
            <w:right w:val="none" w:sz="0" w:space="0" w:color="auto"/>
          </w:divBdr>
        </w:div>
        <w:div w:id="203635140">
          <w:marLeft w:val="480"/>
          <w:marRight w:val="0"/>
          <w:marTop w:val="0"/>
          <w:marBottom w:val="0"/>
          <w:divBdr>
            <w:top w:val="none" w:sz="0" w:space="0" w:color="auto"/>
            <w:left w:val="none" w:sz="0" w:space="0" w:color="auto"/>
            <w:bottom w:val="none" w:sz="0" w:space="0" w:color="auto"/>
            <w:right w:val="none" w:sz="0" w:space="0" w:color="auto"/>
          </w:divBdr>
        </w:div>
        <w:div w:id="266161402">
          <w:marLeft w:val="480"/>
          <w:marRight w:val="0"/>
          <w:marTop w:val="0"/>
          <w:marBottom w:val="0"/>
          <w:divBdr>
            <w:top w:val="none" w:sz="0" w:space="0" w:color="auto"/>
            <w:left w:val="none" w:sz="0" w:space="0" w:color="auto"/>
            <w:bottom w:val="none" w:sz="0" w:space="0" w:color="auto"/>
            <w:right w:val="none" w:sz="0" w:space="0" w:color="auto"/>
          </w:divBdr>
        </w:div>
        <w:div w:id="289479739">
          <w:marLeft w:val="480"/>
          <w:marRight w:val="0"/>
          <w:marTop w:val="0"/>
          <w:marBottom w:val="0"/>
          <w:divBdr>
            <w:top w:val="none" w:sz="0" w:space="0" w:color="auto"/>
            <w:left w:val="none" w:sz="0" w:space="0" w:color="auto"/>
            <w:bottom w:val="none" w:sz="0" w:space="0" w:color="auto"/>
            <w:right w:val="none" w:sz="0" w:space="0" w:color="auto"/>
          </w:divBdr>
        </w:div>
        <w:div w:id="317152229">
          <w:marLeft w:val="480"/>
          <w:marRight w:val="0"/>
          <w:marTop w:val="0"/>
          <w:marBottom w:val="0"/>
          <w:divBdr>
            <w:top w:val="none" w:sz="0" w:space="0" w:color="auto"/>
            <w:left w:val="none" w:sz="0" w:space="0" w:color="auto"/>
            <w:bottom w:val="none" w:sz="0" w:space="0" w:color="auto"/>
            <w:right w:val="none" w:sz="0" w:space="0" w:color="auto"/>
          </w:divBdr>
        </w:div>
        <w:div w:id="367805423">
          <w:marLeft w:val="480"/>
          <w:marRight w:val="0"/>
          <w:marTop w:val="0"/>
          <w:marBottom w:val="0"/>
          <w:divBdr>
            <w:top w:val="none" w:sz="0" w:space="0" w:color="auto"/>
            <w:left w:val="none" w:sz="0" w:space="0" w:color="auto"/>
            <w:bottom w:val="none" w:sz="0" w:space="0" w:color="auto"/>
            <w:right w:val="none" w:sz="0" w:space="0" w:color="auto"/>
          </w:divBdr>
        </w:div>
        <w:div w:id="402871310">
          <w:marLeft w:val="480"/>
          <w:marRight w:val="0"/>
          <w:marTop w:val="0"/>
          <w:marBottom w:val="0"/>
          <w:divBdr>
            <w:top w:val="none" w:sz="0" w:space="0" w:color="auto"/>
            <w:left w:val="none" w:sz="0" w:space="0" w:color="auto"/>
            <w:bottom w:val="none" w:sz="0" w:space="0" w:color="auto"/>
            <w:right w:val="none" w:sz="0" w:space="0" w:color="auto"/>
          </w:divBdr>
        </w:div>
        <w:div w:id="429740324">
          <w:marLeft w:val="480"/>
          <w:marRight w:val="0"/>
          <w:marTop w:val="0"/>
          <w:marBottom w:val="0"/>
          <w:divBdr>
            <w:top w:val="none" w:sz="0" w:space="0" w:color="auto"/>
            <w:left w:val="none" w:sz="0" w:space="0" w:color="auto"/>
            <w:bottom w:val="none" w:sz="0" w:space="0" w:color="auto"/>
            <w:right w:val="none" w:sz="0" w:space="0" w:color="auto"/>
          </w:divBdr>
        </w:div>
        <w:div w:id="443620779">
          <w:marLeft w:val="480"/>
          <w:marRight w:val="0"/>
          <w:marTop w:val="0"/>
          <w:marBottom w:val="0"/>
          <w:divBdr>
            <w:top w:val="none" w:sz="0" w:space="0" w:color="auto"/>
            <w:left w:val="none" w:sz="0" w:space="0" w:color="auto"/>
            <w:bottom w:val="none" w:sz="0" w:space="0" w:color="auto"/>
            <w:right w:val="none" w:sz="0" w:space="0" w:color="auto"/>
          </w:divBdr>
        </w:div>
        <w:div w:id="462040538">
          <w:marLeft w:val="480"/>
          <w:marRight w:val="0"/>
          <w:marTop w:val="0"/>
          <w:marBottom w:val="0"/>
          <w:divBdr>
            <w:top w:val="none" w:sz="0" w:space="0" w:color="auto"/>
            <w:left w:val="none" w:sz="0" w:space="0" w:color="auto"/>
            <w:bottom w:val="none" w:sz="0" w:space="0" w:color="auto"/>
            <w:right w:val="none" w:sz="0" w:space="0" w:color="auto"/>
          </w:divBdr>
        </w:div>
        <w:div w:id="469977615">
          <w:marLeft w:val="480"/>
          <w:marRight w:val="0"/>
          <w:marTop w:val="0"/>
          <w:marBottom w:val="0"/>
          <w:divBdr>
            <w:top w:val="none" w:sz="0" w:space="0" w:color="auto"/>
            <w:left w:val="none" w:sz="0" w:space="0" w:color="auto"/>
            <w:bottom w:val="none" w:sz="0" w:space="0" w:color="auto"/>
            <w:right w:val="none" w:sz="0" w:space="0" w:color="auto"/>
          </w:divBdr>
        </w:div>
        <w:div w:id="471680746">
          <w:marLeft w:val="480"/>
          <w:marRight w:val="0"/>
          <w:marTop w:val="0"/>
          <w:marBottom w:val="0"/>
          <w:divBdr>
            <w:top w:val="none" w:sz="0" w:space="0" w:color="auto"/>
            <w:left w:val="none" w:sz="0" w:space="0" w:color="auto"/>
            <w:bottom w:val="none" w:sz="0" w:space="0" w:color="auto"/>
            <w:right w:val="none" w:sz="0" w:space="0" w:color="auto"/>
          </w:divBdr>
        </w:div>
        <w:div w:id="473450994">
          <w:marLeft w:val="480"/>
          <w:marRight w:val="0"/>
          <w:marTop w:val="0"/>
          <w:marBottom w:val="0"/>
          <w:divBdr>
            <w:top w:val="none" w:sz="0" w:space="0" w:color="auto"/>
            <w:left w:val="none" w:sz="0" w:space="0" w:color="auto"/>
            <w:bottom w:val="none" w:sz="0" w:space="0" w:color="auto"/>
            <w:right w:val="none" w:sz="0" w:space="0" w:color="auto"/>
          </w:divBdr>
        </w:div>
        <w:div w:id="532495370">
          <w:marLeft w:val="480"/>
          <w:marRight w:val="0"/>
          <w:marTop w:val="0"/>
          <w:marBottom w:val="0"/>
          <w:divBdr>
            <w:top w:val="none" w:sz="0" w:space="0" w:color="auto"/>
            <w:left w:val="none" w:sz="0" w:space="0" w:color="auto"/>
            <w:bottom w:val="none" w:sz="0" w:space="0" w:color="auto"/>
            <w:right w:val="none" w:sz="0" w:space="0" w:color="auto"/>
          </w:divBdr>
        </w:div>
        <w:div w:id="535822829">
          <w:marLeft w:val="480"/>
          <w:marRight w:val="0"/>
          <w:marTop w:val="0"/>
          <w:marBottom w:val="0"/>
          <w:divBdr>
            <w:top w:val="none" w:sz="0" w:space="0" w:color="auto"/>
            <w:left w:val="none" w:sz="0" w:space="0" w:color="auto"/>
            <w:bottom w:val="none" w:sz="0" w:space="0" w:color="auto"/>
            <w:right w:val="none" w:sz="0" w:space="0" w:color="auto"/>
          </w:divBdr>
        </w:div>
        <w:div w:id="564266608">
          <w:marLeft w:val="480"/>
          <w:marRight w:val="0"/>
          <w:marTop w:val="0"/>
          <w:marBottom w:val="0"/>
          <w:divBdr>
            <w:top w:val="none" w:sz="0" w:space="0" w:color="auto"/>
            <w:left w:val="none" w:sz="0" w:space="0" w:color="auto"/>
            <w:bottom w:val="none" w:sz="0" w:space="0" w:color="auto"/>
            <w:right w:val="none" w:sz="0" w:space="0" w:color="auto"/>
          </w:divBdr>
        </w:div>
        <w:div w:id="584344984">
          <w:marLeft w:val="480"/>
          <w:marRight w:val="0"/>
          <w:marTop w:val="0"/>
          <w:marBottom w:val="0"/>
          <w:divBdr>
            <w:top w:val="none" w:sz="0" w:space="0" w:color="auto"/>
            <w:left w:val="none" w:sz="0" w:space="0" w:color="auto"/>
            <w:bottom w:val="none" w:sz="0" w:space="0" w:color="auto"/>
            <w:right w:val="none" w:sz="0" w:space="0" w:color="auto"/>
          </w:divBdr>
        </w:div>
        <w:div w:id="672299620">
          <w:marLeft w:val="480"/>
          <w:marRight w:val="0"/>
          <w:marTop w:val="0"/>
          <w:marBottom w:val="0"/>
          <w:divBdr>
            <w:top w:val="none" w:sz="0" w:space="0" w:color="auto"/>
            <w:left w:val="none" w:sz="0" w:space="0" w:color="auto"/>
            <w:bottom w:val="none" w:sz="0" w:space="0" w:color="auto"/>
            <w:right w:val="none" w:sz="0" w:space="0" w:color="auto"/>
          </w:divBdr>
        </w:div>
        <w:div w:id="694624005">
          <w:marLeft w:val="480"/>
          <w:marRight w:val="0"/>
          <w:marTop w:val="0"/>
          <w:marBottom w:val="0"/>
          <w:divBdr>
            <w:top w:val="none" w:sz="0" w:space="0" w:color="auto"/>
            <w:left w:val="none" w:sz="0" w:space="0" w:color="auto"/>
            <w:bottom w:val="none" w:sz="0" w:space="0" w:color="auto"/>
            <w:right w:val="none" w:sz="0" w:space="0" w:color="auto"/>
          </w:divBdr>
        </w:div>
        <w:div w:id="867841394">
          <w:marLeft w:val="480"/>
          <w:marRight w:val="0"/>
          <w:marTop w:val="0"/>
          <w:marBottom w:val="0"/>
          <w:divBdr>
            <w:top w:val="none" w:sz="0" w:space="0" w:color="auto"/>
            <w:left w:val="none" w:sz="0" w:space="0" w:color="auto"/>
            <w:bottom w:val="none" w:sz="0" w:space="0" w:color="auto"/>
            <w:right w:val="none" w:sz="0" w:space="0" w:color="auto"/>
          </w:divBdr>
        </w:div>
        <w:div w:id="880898704">
          <w:marLeft w:val="480"/>
          <w:marRight w:val="0"/>
          <w:marTop w:val="0"/>
          <w:marBottom w:val="0"/>
          <w:divBdr>
            <w:top w:val="none" w:sz="0" w:space="0" w:color="auto"/>
            <w:left w:val="none" w:sz="0" w:space="0" w:color="auto"/>
            <w:bottom w:val="none" w:sz="0" w:space="0" w:color="auto"/>
            <w:right w:val="none" w:sz="0" w:space="0" w:color="auto"/>
          </w:divBdr>
        </w:div>
        <w:div w:id="882793134">
          <w:marLeft w:val="480"/>
          <w:marRight w:val="0"/>
          <w:marTop w:val="0"/>
          <w:marBottom w:val="0"/>
          <w:divBdr>
            <w:top w:val="none" w:sz="0" w:space="0" w:color="auto"/>
            <w:left w:val="none" w:sz="0" w:space="0" w:color="auto"/>
            <w:bottom w:val="none" w:sz="0" w:space="0" w:color="auto"/>
            <w:right w:val="none" w:sz="0" w:space="0" w:color="auto"/>
          </w:divBdr>
        </w:div>
      </w:divsChild>
    </w:div>
    <w:div w:id="483283427">
      <w:bodyDiv w:val="1"/>
      <w:marLeft w:val="0"/>
      <w:marRight w:val="0"/>
      <w:marTop w:val="0"/>
      <w:marBottom w:val="0"/>
      <w:divBdr>
        <w:top w:val="none" w:sz="0" w:space="0" w:color="auto"/>
        <w:left w:val="none" w:sz="0" w:space="0" w:color="auto"/>
        <w:bottom w:val="none" w:sz="0" w:space="0" w:color="auto"/>
        <w:right w:val="none" w:sz="0" w:space="0" w:color="auto"/>
      </w:divBdr>
    </w:div>
    <w:div w:id="483350478">
      <w:bodyDiv w:val="1"/>
      <w:marLeft w:val="0"/>
      <w:marRight w:val="0"/>
      <w:marTop w:val="0"/>
      <w:marBottom w:val="0"/>
      <w:divBdr>
        <w:top w:val="none" w:sz="0" w:space="0" w:color="auto"/>
        <w:left w:val="none" w:sz="0" w:space="0" w:color="auto"/>
        <w:bottom w:val="none" w:sz="0" w:space="0" w:color="auto"/>
        <w:right w:val="none" w:sz="0" w:space="0" w:color="auto"/>
      </w:divBdr>
    </w:div>
    <w:div w:id="483357630">
      <w:bodyDiv w:val="1"/>
      <w:marLeft w:val="0"/>
      <w:marRight w:val="0"/>
      <w:marTop w:val="0"/>
      <w:marBottom w:val="0"/>
      <w:divBdr>
        <w:top w:val="none" w:sz="0" w:space="0" w:color="auto"/>
        <w:left w:val="none" w:sz="0" w:space="0" w:color="auto"/>
        <w:bottom w:val="none" w:sz="0" w:space="0" w:color="auto"/>
        <w:right w:val="none" w:sz="0" w:space="0" w:color="auto"/>
      </w:divBdr>
    </w:div>
    <w:div w:id="483393780">
      <w:bodyDiv w:val="1"/>
      <w:marLeft w:val="0"/>
      <w:marRight w:val="0"/>
      <w:marTop w:val="0"/>
      <w:marBottom w:val="0"/>
      <w:divBdr>
        <w:top w:val="none" w:sz="0" w:space="0" w:color="auto"/>
        <w:left w:val="none" w:sz="0" w:space="0" w:color="auto"/>
        <w:bottom w:val="none" w:sz="0" w:space="0" w:color="auto"/>
        <w:right w:val="none" w:sz="0" w:space="0" w:color="auto"/>
      </w:divBdr>
    </w:div>
    <w:div w:id="483401133">
      <w:bodyDiv w:val="1"/>
      <w:marLeft w:val="0"/>
      <w:marRight w:val="0"/>
      <w:marTop w:val="0"/>
      <w:marBottom w:val="0"/>
      <w:divBdr>
        <w:top w:val="none" w:sz="0" w:space="0" w:color="auto"/>
        <w:left w:val="none" w:sz="0" w:space="0" w:color="auto"/>
        <w:bottom w:val="none" w:sz="0" w:space="0" w:color="auto"/>
        <w:right w:val="none" w:sz="0" w:space="0" w:color="auto"/>
      </w:divBdr>
    </w:div>
    <w:div w:id="483545031">
      <w:bodyDiv w:val="1"/>
      <w:marLeft w:val="0"/>
      <w:marRight w:val="0"/>
      <w:marTop w:val="0"/>
      <w:marBottom w:val="0"/>
      <w:divBdr>
        <w:top w:val="none" w:sz="0" w:space="0" w:color="auto"/>
        <w:left w:val="none" w:sz="0" w:space="0" w:color="auto"/>
        <w:bottom w:val="none" w:sz="0" w:space="0" w:color="auto"/>
        <w:right w:val="none" w:sz="0" w:space="0" w:color="auto"/>
      </w:divBdr>
    </w:div>
    <w:div w:id="483552493">
      <w:bodyDiv w:val="1"/>
      <w:marLeft w:val="0"/>
      <w:marRight w:val="0"/>
      <w:marTop w:val="0"/>
      <w:marBottom w:val="0"/>
      <w:divBdr>
        <w:top w:val="none" w:sz="0" w:space="0" w:color="auto"/>
        <w:left w:val="none" w:sz="0" w:space="0" w:color="auto"/>
        <w:bottom w:val="none" w:sz="0" w:space="0" w:color="auto"/>
        <w:right w:val="none" w:sz="0" w:space="0" w:color="auto"/>
      </w:divBdr>
    </w:div>
    <w:div w:id="483743528">
      <w:bodyDiv w:val="1"/>
      <w:marLeft w:val="0"/>
      <w:marRight w:val="0"/>
      <w:marTop w:val="0"/>
      <w:marBottom w:val="0"/>
      <w:divBdr>
        <w:top w:val="none" w:sz="0" w:space="0" w:color="auto"/>
        <w:left w:val="none" w:sz="0" w:space="0" w:color="auto"/>
        <w:bottom w:val="none" w:sz="0" w:space="0" w:color="auto"/>
        <w:right w:val="none" w:sz="0" w:space="0" w:color="auto"/>
      </w:divBdr>
    </w:div>
    <w:div w:id="484012983">
      <w:bodyDiv w:val="1"/>
      <w:marLeft w:val="0"/>
      <w:marRight w:val="0"/>
      <w:marTop w:val="0"/>
      <w:marBottom w:val="0"/>
      <w:divBdr>
        <w:top w:val="none" w:sz="0" w:space="0" w:color="auto"/>
        <w:left w:val="none" w:sz="0" w:space="0" w:color="auto"/>
        <w:bottom w:val="none" w:sz="0" w:space="0" w:color="auto"/>
        <w:right w:val="none" w:sz="0" w:space="0" w:color="auto"/>
      </w:divBdr>
    </w:div>
    <w:div w:id="484316936">
      <w:bodyDiv w:val="1"/>
      <w:marLeft w:val="0"/>
      <w:marRight w:val="0"/>
      <w:marTop w:val="0"/>
      <w:marBottom w:val="0"/>
      <w:divBdr>
        <w:top w:val="none" w:sz="0" w:space="0" w:color="auto"/>
        <w:left w:val="none" w:sz="0" w:space="0" w:color="auto"/>
        <w:bottom w:val="none" w:sz="0" w:space="0" w:color="auto"/>
        <w:right w:val="none" w:sz="0" w:space="0" w:color="auto"/>
      </w:divBdr>
    </w:div>
    <w:div w:id="484321090">
      <w:bodyDiv w:val="1"/>
      <w:marLeft w:val="0"/>
      <w:marRight w:val="0"/>
      <w:marTop w:val="0"/>
      <w:marBottom w:val="0"/>
      <w:divBdr>
        <w:top w:val="none" w:sz="0" w:space="0" w:color="auto"/>
        <w:left w:val="none" w:sz="0" w:space="0" w:color="auto"/>
        <w:bottom w:val="none" w:sz="0" w:space="0" w:color="auto"/>
        <w:right w:val="none" w:sz="0" w:space="0" w:color="auto"/>
      </w:divBdr>
    </w:div>
    <w:div w:id="484391725">
      <w:bodyDiv w:val="1"/>
      <w:marLeft w:val="0"/>
      <w:marRight w:val="0"/>
      <w:marTop w:val="0"/>
      <w:marBottom w:val="0"/>
      <w:divBdr>
        <w:top w:val="none" w:sz="0" w:space="0" w:color="auto"/>
        <w:left w:val="none" w:sz="0" w:space="0" w:color="auto"/>
        <w:bottom w:val="none" w:sz="0" w:space="0" w:color="auto"/>
        <w:right w:val="none" w:sz="0" w:space="0" w:color="auto"/>
      </w:divBdr>
    </w:div>
    <w:div w:id="484399260">
      <w:bodyDiv w:val="1"/>
      <w:marLeft w:val="0"/>
      <w:marRight w:val="0"/>
      <w:marTop w:val="0"/>
      <w:marBottom w:val="0"/>
      <w:divBdr>
        <w:top w:val="none" w:sz="0" w:space="0" w:color="auto"/>
        <w:left w:val="none" w:sz="0" w:space="0" w:color="auto"/>
        <w:bottom w:val="none" w:sz="0" w:space="0" w:color="auto"/>
        <w:right w:val="none" w:sz="0" w:space="0" w:color="auto"/>
      </w:divBdr>
    </w:div>
    <w:div w:id="484516933">
      <w:bodyDiv w:val="1"/>
      <w:marLeft w:val="0"/>
      <w:marRight w:val="0"/>
      <w:marTop w:val="0"/>
      <w:marBottom w:val="0"/>
      <w:divBdr>
        <w:top w:val="none" w:sz="0" w:space="0" w:color="auto"/>
        <w:left w:val="none" w:sz="0" w:space="0" w:color="auto"/>
        <w:bottom w:val="none" w:sz="0" w:space="0" w:color="auto"/>
        <w:right w:val="none" w:sz="0" w:space="0" w:color="auto"/>
      </w:divBdr>
      <w:divsChild>
        <w:div w:id="19745526">
          <w:marLeft w:val="480"/>
          <w:marRight w:val="0"/>
          <w:marTop w:val="0"/>
          <w:marBottom w:val="0"/>
          <w:divBdr>
            <w:top w:val="none" w:sz="0" w:space="0" w:color="auto"/>
            <w:left w:val="none" w:sz="0" w:space="0" w:color="auto"/>
            <w:bottom w:val="none" w:sz="0" w:space="0" w:color="auto"/>
            <w:right w:val="none" w:sz="0" w:space="0" w:color="auto"/>
          </w:divBdr>
        </w:div>
        <w:div w:id="57676897">
          <w:marLeft w:val="480"/>
          <w:marRight w:val="0"/>
          <w:marTop w:val="0"/>
          <w:marBottom w:val="0"/>
          <w:divBdr>
            <w:top w:val="none" w:sz="0" w:space="0" w:color="auto"/>
            <w:left w:val="none" w:sz="0" w:space="0" w:color="auto"/>
            <w:bottom w:val="none" w:sz="0" w:space="0" w:color="auto"/>
            <w:right w:val="none" w:sz="0" w:space="0" w:color="auto"/>
          </w:divBdr>
        </w:div>
        <w:div w:id="97987324">
          <w:marLeft w:val="480"/>
          <w:marRight w:val="0"/>
          <w:marTop w:val="0"/>
          <w:marBottom w:val="0"/>
          <w:divBdr>
            <w:top w:val="none" w:sz="0" w:space="0" w:color="auto"/>
            <w:left w:val="none" w:sz="0" w:space="0" w:color="auto"/>
            <w:bottom w:val="none" w:sz="0" w:space="0" w:color="auto"/>
            <w:right w:val="none" w:sz="0" w:space="0" w:color="auto"/>
          </w:divBdr>
        </w:div>
        <w:div w:id="103967271">
          <w:marLeft w:val="480"/>
          <w:marRight w:val="0"/>
          <w:marTop w:val="0"/>
          <w:marBottom w:val="0"/>
          <w:divBdr>
            <w:top w:val="none" w:sz="0" w:space="0" w:color="auto"/>
            <w:left w:val="none" w:sz="0" w:space="0" w:color="auto"/>
            <w:bottom w:val="none" w:sz="0" w:space="0" w:color="auto"/>
            <w:right w:val="none" w:sz="0" w:space="0" w:color="auto"/>
          </w:divBdr>
        </w:div>
        <w:div w:id="171145518">
          <w:marLeft w:val="480"/>
          <w:marRight w:val="0"/>
          <w:marTop w:val="0"/>
          <w:marBottom w:val="0"/>
          <w:divBdr>
            <w:top w:val="none" w:sz="0" w:space="0" w:color="auto"/>
            <w:left w:val="none" w:sz="0" w:space="0" w:color="auto"/>
            <w:bottom w:val="none" w:sz="0" w:space="0" w:color="auto"/>
            <w:right w:val="none" w:sz="0" w:space="0" w:color="auto"/>
          </w:divBdr>
        </w:div>
        <w:div w:id="182323168">
          <w:marLeft w:val="480"/>
          <w:marRight w:val="0"/>
          <w:marTop w:val="0"/>
          <w:marBottom w:val="0"/>
          <w:divBdr>
            <w:top w:val="none" w:sz="0" w:space="0" w:color="auto"/>
            <w:left w:val="none" w:sz="0" w:space="0" w:color="auto"/>
            <w:bottom w:val="none" w:sz="0" w:space="0" w:color="auto"/>
            <w:right w:val="none" w:sz="0" w:space="0" w:color="auto"/>
          </w:divBdr>
        </w:div>
        <w:div w:id="209846618">
          <w:marLeft w:val="480"/>
          <w:marRight w:val="0"/>
          <w:marTop w:val="0"/>
          <w:marBottom w:val="0"/>
          <w:divBdr>
            <w:top w:val="none" w:sz="0" w:space="0" w:color="auto"/>
            <w:left w:val="none" w:sz="0" w:space="0" w:color="auto"/>
            <w:bottom w:val="none" w:sz="0" w:space="0" w:color="auto"/>
            <w:right w:val="none" w:sz="0" w:space="0" w:color="auto"/>
          </w:divBdr>
        </w:div>
        <w:div w:id="260532017">
          <w:marLeft w:val="480"/>
          <w:marRight w:val="0"/>
          <w:marTop w:val="0"/>
          <w:marBottom w:val="0"/>
          <w:divBdr>
            <w:top w:val="none" w:sz="0" w:space="0" w:color="auto"/>
            <w:left w:val="none" w:sz="0" w:space="0" w:color="auto"/>
            <w:bottom w:val="none" w:sz="0" w:space="0" w:color="auto"/>
            <w:right w:val="none" w:sz="0" w:space="0" w:color="auto"/>
          </w:divBdr>
        </w:div>
        <w:div w:id="261185622">
          <w:marLeft w:val="480"/>
          <w:marRight w:val="0"/>
          <w:marTop w:val="0"/>
          <w:marBottom w:val="0"/>
          <w:divBdr>
            <w:top w:val="none" w:sz="0" w:space="0" w:color="auto"/>
            <w:left w:val="none" w:sz="0" w:space="0" w:color="auto"/>
            <w:bottom w:val="none" w:sz="0" w:space="0" w:color="auto"/>
            <w:right w:val="none" w:sz="0" w:space="0" w:color="auto"/>
          </w:divBdr>
        </w:div>
        <w:div w:id="308823200">
          <w:marLeft w:val="480"/>
          <w:marRight w:val="0"/>
          <w:marTop w:val="0"/>
          <w:marBottom w:val="0"/>
          <w:divBdr>
            <w:top w:val="none" w:sz="0" w:space="0" w:color="auto"/>
            <w:left w:val="none" w:sz="0" w:space="0" w:color="auto"/>
            <w:bottom w:val="none" w:sz="0" w:space="0" w:color="auto"/>
            <w:right w:val="none" w:sz="0" w:space="0" w:color="auto"/>
          </w:divBdr>
        </w:div>
        <w:div w:id="310059643">
          <w:marLeft w:val="480"/>
          <w:marRight w:val="0"/>
          <w:marTop w:val="0"/>
          <w:marBottom w:val="0"/>
          <w:divBdr>
            <w:top w:val="none" w:sz="0" w:space="0" w:color="auto"/>
            <w:left w:val="none" w:sz="0" w:space="0" w:color="auto"/>
            <w:bottom w:val="none" w:sz="0" w:space="0" w:color="auto"/>
            <w:right w:val="none" w:sz="0" w:space="0" w:color="auto"/>
          </w:divBdr>
        </w:div>
        <w:div w:id="310450519">
          <w:marLeft w:val="480"/>
          <w:marRight w:val="0"/>
          <w:marTop w:val="0"/>
          <w:marBottom w:val="0"/>
          <w:divBdr>
            <w:top w:val="none" w:sz="0" w:space="0" w:color="auto"/>
            <w:left w:val="none" w:sz="0" w:space="0" w:color="auto"/>
            <w:bottom w:val="none" w:sz="0" w:space="0" w:color="auto"/>
            <w:right w:val="none" w:sz="0" w:space="0" w:color="auto"/>
          </w:divBdr>
        </w:div>
        <w:div w:id="387342829">
          <w:marLeft w:val="480"/>
          <w:marRight w:val="0"/>
          <w:marTop w:val="0"/>
          <w:marBottom w:val="0"/>
          <w:divBdr>
            <w:top w:val="none" w:sz="0" w:space="0" w:color="auto"/>
            <w:left w:val="none" w:sz="0" w:space="0" w:color="auto"/>
            <w:bottom w:val="none" w:sz="0" w:space="0" w:color="auto"/>
            <w:right w:val="none" w:sz="0" w:space="0" w:color="auto"/>
          </w:divBdr>
        </w:div>
        <w:div w:id="513153235">
          <w:marLeft w:val="480"/>
          <w:marRight w:val="0"/>
          <w:marTop w:val="0"/>
          <w:marBottom w:val="0"/>
          <w:divBdr>
            <w:top w:val="none" w:sz="0" w:space="0" w:color="auto"/>
            <w:left w:val="none" w:sz="0" w:space="0" w:color="auto"/>
            <w:bottom w:val="none" w:sz="0" w:space="0" w:color="auto"/>
            <w:right w:val="none" w:sz="0" w:space="0" w:color="auto"/>
          </w:divBdr>
        </w:div>
        <w:div w:id="566260721">
          <w:marLeft w:val="480"/>
          <w:marRight w:val="0"/>
          <w:marTop w:val="0"/>
          <w:marBottom w:val="0"/>
          <w:divBdr>
            <w:top w:val="none" w:sz="0" w:space="0" w:color="auto"/>
            <w:left w:val="none" w:sz="0" w:space="0" w:color="auto"/>
            <w:bottom w:val="none" w:sz="0" w:space="0" w:color="auto"/>
            <w:right w:val="none" w:sz="0" w:space="0" w:color="auto"/>
          </w:divBdr>
        </w:div>
        <w:div w:id="792286199">
          <w:marLeft w:val="480"/>
          <w:marRight w:val="0"/>
          <w:marTop w:val="0"/>
          <w:marBottom w:val="0"/>
          <w:divBdr>
            <w:top w:val="none" w:sz="0" w:space="0" w:color="auto"/>
            <w:left w:val="none" w:sz="0" w:space="0" w:color="auto"/>
            <w:bottom w:val="none" w:sz="0" w:space="0" w:color="auto"/>
            <w:right w:val="none" w:sz="0" w:space="0" w:color="auto"/>
          </w:divBdr>
        </w:div>
        <w:div w:id="807749301">
          <w:marLeft w:val="480"/>
          <w:marRight w:val="0"/>
          <w:marTop w:val="0"/>
          <w:marBottom w:val="0"/>
          <w:divBdr>
            <w:top w:val="none" w:sz="0" w:space="0" w:color="auto"/>
            <w:left w:val="none" w:sz="0" w:space="0" w:color="auto"/>
            <w:bottom w:val="none" w:sz="0" w:space="0" w:color="auto"/>
            <w:right w:val="none" w:sz="0" w:space="0" w:color="auto"/>
          </w:divBdr>
        </w:div>
        <w:div w:id="812063227">
          <w:marLeft w:val="480"/>
          <w:marRight w:val="0"/>
          <w:marTop w:val="0"/>
          <w:marBottom w:val="0"/>
          <w:divBdr>
            <w:top w:val="none" w:sz="0" w:space="0" w:color="auto"/>
            <w:left w:val="none" w:sz="0" w:space="0" w:color="auto"/>
            <w:bottom w:val="none" w:sz="0" w:space="0" w:color="auto"/>
            <w:right w:val="none" w:sz="0" w:space="0" w:color="auto"/>
          </w:divBdr>
        </w:div>
        <w:div w:id="851605730">
          <w:marLeft w:val="480"/>
          <w:marRight w:val="0"/>
          <w:marTop w:val="0"/>
          <w:marBottom w:val="0"/>
          <w:divBdr>
            <w:top w:val="none" w:sz="0" w:space="0" w:color="auto"/>
            <w:left w:val="none" w:sz="0" w:space="0" w:color="auto"/>
            <w:bottom w:val="none" w:sz="0" w:space="0" w:color="auto"/>
            <w:right w:val="none" w:sz="0" w:space="0" w:color="auto"/>
          </w:divBdr>
        </w:div>
        <w:div w:id="879129868">
          <w:marLeft w:val="480"/>
          <w:marRight w:val="0"/>
          <w:marTop w:val="0"/>
          <w:marBottom w:val="0"/>
          <w:divBdr>
            <w:top w:val="none" w:sz="0" w:space="0" w:color="auto"/>
            <w:left w:val="none" w:sz="0" w:space="0" w:color="auto"/>
            <w:bottom w:val="none" w:sz="0" w:space="0" w:color="auto"/>
            <w:right w:val="none" w:sz="0" w:space="0" w:color="auto"/>
          </w:divBdr>
        </w:div>
        <w:div w:id="890071673">
          <w:marLeft w:val="480"/>
          <w:marRight w:val="0"/>
          <w:marTop w:val="0"/>
          <w:marBottom w:val="0"/>
          <w:divBdr>
            <w:top w:val="none" w:sz="0" w:space="0" w:color="auto"/>
            <w:left w:val="none" w:sz="0" w:space="0" w:color="auto"/>
            <w:bottom w:val="none" w:sz="0" w:space="0" w:color="auto"/>
            <w:right w:val="none" w:sz="0" w:space="0" w:color="auto"/>
          </w:divBdr>
        </w:div>
        <w:div w:id="904411185">
          <w:marLeft w:val="480"/>
          <w:marRight w:val="0"/>
          <w:marTop w:val="0"/>
          <w:marBottom w:val="0"/>
          <w:divBdr>
            <w:top w:val="none" w:sz="0" w:space="0" w:color="auto"/>
            <w:left w:val="none" w:sz="0" w:space="0" w:color="auto"/>
            <w:bottom w:val="none" w:sz="0" w:space="0" w:color="auto"/>
            <w:right w:val="none" w:sz="0" w:space="0" w:color="auto"/>
          </w:divBdr>
        </w:div>
      </w:divsChild>
    </w:div>
    <w:div w:id="484588193">
      <w:bodyDiv w:val="1"/>
      <w:marLeft w:val="0"/>
      <w:marRight w:val="0"/>
      <w:marTop w:val="0"/>
      <w:marBottom w:val="0"/>
      <w:divBdr>
        <w:top w:val="none" w:sz="0" w:space="0" w:color="auto"/>
        <w:left w:val="none" w:sz="0" w:space="0" w:color="auto"/>
        <w:bottom w:val="none" w:sz="0" w:space="0" w:color="auto"/>
        <w:right w:val="none" w:sz="0" w:space="0" w:color="auto"/>
      </w:divBdr>
    </w:div>
    <w:div w:id="485052106">
      <w:bodyDiv w:val="1"/>
      <w:marLeft w:val="0"/>
      <w:marRight w:val="0"/>
      <w:marTop w:val="0"/>
      <w:marBottom w:val="0"/>
      <w:divBdr>
        <w:top w:val="none" w:sz="0" w:space="0" w:color="auto"/>
        <w:left w:val="none" w:sz="0" w:space="0" w:color="auto"/>
        <w:bottom w:val="none" w:sz="0" w:space="0" w:color="auto"/>
        <w:right w:val="none" w:sz="0" w:space="0" w:color="auto"/>
      </w:divBdr>
    </w:div>
    <w:div w:id="485124724">
      <w:bodyDiv w:val="1"/>
      <w:marLeft w:val="0"/>
      <w:marRight w:val="0"/>
      <w:marTop w:val="0"/>
      <w:marBottom w:val="0"/>
      <w:divBdr>
        <w:top w:val="none" w:sz="0" w:space="0" w:color="auto"/>
        <w:left w:val="none" w:sz="0" w:space="0" w:color="auto"/>
        <w:bottom w:val="none" w:sz="0" w:space="0" w:color="auto"/>
        <w:right w:val="none" w:sz="0" w:space="0" w:color="auto"/>
      </w:divBdr>
    </w:div>
    <w:div w:id="485240973">
      <w:bodyDiv w:val="1"/>
      <w:marLeft w:val="0"/>
      <w:marRight w:val="0"/>
      <w:marTop w:val="0"/>
      <w:marBottom w:val="0"/>
      <w:divBdr>
        <w:top w:val="none" w:sz="0" w:space="0" w:color="auto"/>
        <w:left w:val="none" w:sz="0" w:space="0" w:color="auto"/>
        <w:bottom w:val="none" w:sz="0" w:space="0" w:color="auto"/>
        <w:right w:val="none" w:sz="0" w:space="0" w:color="auto"/>
      </w:divBdr>
    </w:div>
    <w:div w:id="485242908">
      <w:bodyDiv w:val="1"/>
      <w:marLeft w:val="0"/>
      <w:marRight w:val="0"/>
      <w:marTop w:val="0"/>
      <w:marBottom w:val="0"/>
      <w:divBdr>
        <w:top w:val="none" w:sz="0" w:space="0" w:color="auto"/>
        <w:left w:val="none" w:sz="0" w:space="0" w:color="auto"/>
        <w:bottom w:val="none" w:sz="0" w:space="0" w:color="auto"/>
        <w:right w:val="none" w:sz="0" w:space="0" w:color="auto"/>
      </w:divBdr>
    </w:div>
    <w:div w:id="485247296">
      <w:bodyDiv w:val="1"/>
      <w:marLeft w:val="0"/>
      <w:marRight w:val="0"/>
      <w:marTop w:val="0"/>
      <w:marBottom w:val="0"/>
      <w:divBdr>
        <w:top w:val="none" w:sz="0" w:space="0" w:color="auto"/>
        <w:left w:val="none" w:sz="0" w:space="0" w:color="auto"/>
        <w:bottom w:val="none" w:sz="0" w:space="0" w:color="auto"/>
        <w:right w:val="none" w:sz="0" w:space="0" w:color="auto"/>
      </w:divBdr>
    </w:div>
    <w:div w:id="485248104">
      <w:bodyDiv w:val="1"/>
      <w:marLeft w:val="0"/>
      <w:marRight w:val="0"/>
      <w:marTop w:val="0"/>
      <w:marBottom w:val="0"/>
      <w:divBdr>
        <w:top w:val="none" w:sz="0" w:space="0" w:color="auto"/>
        <w:left w:val="none" w:sz="0" w:space="0" w:color="auto"/>
        <w:bottom w:val="none" w:sz="0" w:space="0" w:color="auto"/>
        <w:right w:val="none" w:sz="0" w:space="0" w:color="auto"/>
      </w:divBdr>
    </w:div>
    <w:div w:id="485436942">
      <w:bodyDiv w:val="1"/>
      <w:marLeft w:val="0"/>
      <w:marRight w:val="0"/>
      <w:marTop w:val="0"/>
      <w:marBottom w:val="0"/>
      <w:divBdr>
        <w:top w:val="none" w:sz="0" w:space="0" w:color="auto"/>
        <w:left w:val="none" w:sz="0" w:space="0" w:color="auto"/>
        <w:bottom w:val="none" w:sz="0" w:space="0" w:color="auto"/>
        <w:right w:val="none" w:sz="0" w:space="0" w:color="auto"/>
      </w:divBdr>
    </w:div>
    <w:div w:id="485437313">
      <w:bodyDiv w:val="1"/>
      <w:marLeft w:val="0"/>
      <w:marRight w:val="0"/>
      <w:marTop w:val="0"/>
      <w:marBottom w:val="0"/>
      <w:divBdr>
        <w:top w:val="none" w:sz="0" w:space="0" w:color="auto"/>
        <w:left w:val="none" w:sz="0" w:space="0" w:color="auto"/>
        <w:bottom w:val="none" w:sz="0" w:space="0" w:color="auto"/>
        <w:right w:val="none" w:sz="0" w:space="0" w:color="auto"/>
      </w:divBdr>
    </w:div>
    <w:div w:id="485584458">
      <w:bodyDiv w:val="1"/>
      <w:marLeft w:val="0"/>
      <w:marRight w:val="0"/>
      <w:marTop w:val="0"/>
      <w:marBottom w:val="0"/>
      <w:divBdr>
        <w:top w:val="none" w:sz="0" w:space="0" w:color="auto"/>
        <w:left w:val="none" w:sz="0" w:space="0" w:color="auto"/>
        <w:bottom w:val="none" w:sz="0" w:space="0" w:color="auto"/>
        <w:right w:val="none" w:sz="0" w:space="0" w:color="auto"/>
      </w:divBdr>
      <w:divsChild>
        <w:div w:id="35350684">
          <w:marLeft w:val="480"/>
          <w:marRight w:val="0"/>
          <w:marTop w:val="0"/>
          <w:marBottom w:val="0"/>
          <w:divBdr>
            <w:top w:val="none" w:sz="0" w:space="0" w:color="auto"/>
            <w:left w:val="none" w:sz="0" w:space="0" w:color="auto"/>
            <w:bottom w:val="none" w:sz="0" w:space="0" w:color="auto"/>
            <w:right w:val="none" w:sz="0" w:space="0" w:color="auto"/>
          </w:divBdr>
        </w:div>
        <w:div w:id="82381407">
          <w:marLeft w:val="480"/>
          <w:marRight w:val="0"/>
          <w:marTop w:val="0"/>
          <w:marBottom w:val="0"/>
          <w:divBdr>
            <w:top w:val="none" w:sz="0" w:space="0" w:color="auto"/>
            <w:left w:val="none" w:sz="0" w:space="0" w:color="auto"/>
            <w:bottom w:val="none" w:sz="0" w:space="0" w:color="auto"/>
            <w:right w:val="none" w:sz="0" w:space="0" w:color="auto"/>
          </w:divBdr>
        </w:div>
        <w:div w:id="111019988">
          <w:marLeft w:val="480"/>
          <w:marRight w:val="0"/>
          <w:marTop w:val="0"/>
          <w:marBottom w:val="0"/>
          <w:divBdr>
            <w:top w:val="none" w:sz="0" w:space="0" w:color="auto"/>
            <w:left w:val="none" w:sz="0" w:space="0" w:color="auto"/>
            <w:bottom w:val="none" w:sz="0" w:space="0" w:color="auto"/>
            <w:right w:val="none" w:sz="0" w:space="0" w:color="auto"/>
          </w:divBdr>
        </w:div>
        <w:div w:id="160198988">
          <w:marLeft w:val="480"/>
          <w:marRight w:val="0"/>
          <w:marTop w:val="0"/>
          <w:marBottom w:val="0"/>
          <w:divBdr>
            <w:top w:val="none" w:sz="0" w:space="0" w:color="auto"/>
            <w:left w:val="none" w:sz="0" w:space="0" w:color="auto"/>
            <w:bottom w:val="none" w:sz="0" w:space="0" w:color="auto"/>
            <w:right w:val="none" w:sz="0" w:space="0" w:color="auto"/>
          </w:divBdr>
        </w:div>
        <w:div w:id="222371533">
          <w:marLeft w:val="480"/>
          <w:marRight w:val="0"/>
          <w:marTop w:val="0"/>
          <w:marBottom w:val="0"/>
          <w:divBdr>
            <w:top w:val="none" w:sz="0" w:space="0" w:color="auto"/>
            <w:left w:val="none" w:sz="0" w:space="0" w:color="auto"/>
            <w:bottom w:val="none" w:sz="0" w:space="0" w:color="auto"/>
            <w:right w:val="none" w:sz="0" w:space="0" w:color="auto"/>
          </w:divBdr>
        </w:div>
        <w:div w:id="252125737">
          <w:marLeft w:val="480"/>
          <w:marRight w:val="0"/>
          <w:marTop w:val="0"/>
          <w:marBottom w:val="0"/>
          <w:divBdr>
            <w:top w:val="none" w:sz="0" w:space="0" w:color="auto"/>
            <w:left w:val="none" w:sz="0" w:space="0" w:color="auto"/>
            <w:bottom w:val="none" w:sz="0" w:space="0" w:color="auto"/>
            <w:right w:val="none" w:sz="0" w:space="0" w:color="auto"/>
          </w:divBdr>
        </w:div>
        <w:div w:id="298536074">
          <w:marLeft w:val="480"/>
          <w:marRight w:val="0"/>
          <w:marTop w:val="0"/>
          <w:marBottom w:val="0"/>
          <w:divBdr>
            <w:top w:val="none" w:sz="0" w:space="0" w:color="auto"/>
            <w:left w:val="none" w:sz="0" w:space="0" w:color="auto"/>
            <w:bottom w:val="none" w:sz="0" w:space="0" w:color="auto"/>
            <w:right w:val="none" w:sz="0" w:space="0" w:color="auto"/>
          </w:divBdr>
        </w:div>
        <w:div w:id="306710180">
          <w:marLeft w:val="480"/>
          <w:marRight w:val="0"/>
          <w:marTop w:val="0"/>
          <w:marBottom w:val="0"/>
          <w:divBdr>
            <w:top w:val="none" w:sz="0" w:space="0" w:color="auto"/>
            <w:left w:val="none" w:sz="0" w:space="0" w:color="auto"/>
            <w:bottom w:val="none" w:sz="0" w:space="0" w:color="auto"/>
            <w:right w:val="none" w:sz="0" w:space="0" w:color="auto"/>
          </w:divBdr>
        </w:div>
        <w:div w:id="370031587">
          <w:marLeft w:val="480"/>
          <w:marRight w:val="0"/>
          <w:marTop w:val="0"/>
          <w:marBottom w:val="0"/>
          <w:divBdr>
            <w:top w:val="none" w:sz="0" w:space="0" w:color="auto"/>
            <w:left w:val="none" w:sz="0" w:space="0" w:color="auto"/>
            <w:bottom w:val="none" w:sz="0" w:space="0" w:color="auto"/>
            <w:right w:val="none" w:sz="0" w:space="0" w:color="auto"/>
          </w:divBdr>
        </w:div>
        <w:div w:id="460078543">
          <w:marLeft w:val="480"/>
          <w:marRight w:val="0"/>
          <w:marTop w:val="0"/>
          <w:marBottom w:val="0"/>
          <w:divBdr>
            <w:top w:val="none" w:sz="0" w:space="0" w:color="auto"/>
            <w:left w:val="none" w:sz="0" w:space="0" w:color="auto"/>
            <w:bottom w:val="none" w:sz="0" w:space="0" w:color="auto"/>
            <w:right w:val="none" w:sz="0" w:space="0" w:color="auto"/>
          </w:divBdr>
        </w:div>
        <w:div w:id="461772232">
          <w:marLeft w:val="480"/>
          <w:marRight w:val="0"/>
          <w:marTop w:val="0"/>
          <w:marBottom w:val="0"/>
          <w:divBdr>
            <w:top w:val="none" w:sz="0" w:space="0" w:color="auto"/>
            <w:left w:val="none" w:sz="0" w:space="0" w:color="auto"/>
            <w:bottom w:val="none" w:sz="0" w:space="0" w:color="auto"/>
            <w:right w:val="none" w:sz="0" w:space="0" w:color="auto"/>
          </w:divBdr>
        </w:div>
        <w:div w:id="485051438">
          <w:marLeft w:val="480"/>
          <w:marRight w:val="0"/>
          <w:marTop w:val="0"/>
          <w:marBottom w:val="0"/>
          <w:divBdr>
            <w:top w:val="none" w:sz="0" w:space="0" w:color="auto"/>
            <w:left w:val="none" w:sz="0" w:space="0" w:color="auto"/>
            <w:bottom w:val="none" w:sz="0" w:space="0" w:color="auto"/>
            <w:right w:val="none" w:sz="0" w:space="0" w:color="auto"/>
          </w:divBdr>
        </w:div>
        <w:div w:id="519440827">
          <w:marLeft w:val="480"/>
          <w:marRight w:val="0"/>
          <w:marTop w:val="0"/>
          <w:marBottom w:val="0"/>
          <w:divBdr>
            <w:top w:val="none" w:sz="0" w:space="0" w:color="auto"/>
            <w:left w:val="none" w:sz="0" w:space="0" w:color="auto"/>
            <w:bottom w:val="none" w:sz="0" w:space="0" w:color="auto"/>
            <w:right w:val="none" w:sz="0" w:space="0" w:color="auto"/>
          </w:divBdr>
        </w:div>
        <w:div w:id="532153230">
          <w:marLeft w:val="480"/>
          <w:marRight w:val="0"/>
          <w:marTop w:val="0"/>
          <w:marBottom w:val="0"/>
          <w:divBdr>
            <w:top w:val="none" w:sz="0" w:space="0" w:color="auto"/>
            <w:left w:val="none" w:sz="0" w:space="0" w:color="auto"/>
            <w:bottom w:val="none" w:sz="0" w:space="0" w:color="auto"/>
            <w:right w:val="none" w:sz="0" w:space="0" w:color="auto"/>
          </w:divBdr>
        </w:div>
        <w:div w:id="667027286">
          <w:marLeft w:val="480"/>
          <w:marRight w:val="0"/>
          <w:marTop w:val="0"/>
          <w:marBottom w:val="0"/>
          <w:divBdr>
            <w:top w:val="none" w:sz="0" w:space="0" w:color="auto"/>
            <w:left w:val="none" w:sz="0" w:space="0" w:color="auto"/>
            <w:bottom w:val="none" w:sz="0" w:space="0" w:color="auto"/>
            <w:right w:val="none" w:sz="0" w:space="0" w:color="auto"/>
          </w:divBdr>
        </w:div>
        <w:div w:id="696661470">
          <w:marLeft w:val="480"/>
          <w:marRight w:val="0"/>
          <w:marTop w:val="0"/>
          <w:marBottom w:val="0"/>
          <w:divBdr>
            <w:top w:val="none" w:sz="0" w:space="0" w:color="auto"/>
            <w:left w:val="none" w:sz="0" w:space="0" w:color="auto"/>
            <w:bottom w:val="none" w:sz="0" w:space="0" w:color="auto"/>
            <w:right w:val="none" w:sz="0" w:space="0" w:color="auto"/>
          </w:divBdr>
        </w:div>
        <w:div w:id="700861413">
          <w:marLeft w:val="480"/>
          <w:marRight w:val="0"/>
          <w:marTop w:val="0"/>
          <w:marBottom w:val="0"/>
          <w:divBdr>
            <w:top w:val="none" w:sz="0" w:space="0" w:color="auto"/>
            <w:left w:val="none" w:sz="0" w:space="0" w:color="auto"/>
            <w:bottom w:val="none" w:sz="0" w:space="0" w:color="auto"/>
            <w:right w:val="none" w:sz="0" w:space="0" w:color="auto"/>
          </w:divBdr>
        </w:div>
        <w:div w:id="733625446">
          <w:marLeft w:val="480"/>
          <w:marRight w:val="0"/>
          <w:marTop w:val="0"/>
          <w:marBottom w:val="0"/>
          <w:divBdr>
            <w:top w:val="none" w:sz="0" w:space="0" w:color="auto"/>
            <w:left w:val="none" w:sz="0" w:space="0" w:color="auto"/>
            <w:bottom w:val="none" w:sz="0" w:space="0" w:color="auto"/>
            <w:right w:val="none" w:sz="0" w:space="0" w:color="auto"/>
          </w:divBdr>
        </w:div>
        <w:div w:id="799540359">
          <w:marLeft w:val="480"/>
          <w:marRight w:val="0"/>
          <w:marTop w:val="0"/>
          <w:marBottom w:val="0"/>
          <w:divBdr>
            <w:top w:val="none" w:sz="0" w:space="0" w:color="auto"/>
            <w:left w:val="none" w:sz="0" w:space="0" w:color="auto"/>
            <w:bottom w:val="none" w:sz="0" w:space="0" w:color="auto"/>
            <w:right w:val="none" w:sz="0" w:space="0" w:color="auto"/>
          </w:divBdr>
        </w:div>
      </w:divsChild>
    </w:div>
    <w:div w:id="485631794">
      <w:bodyDiv w:val="1"/>
      <w:marLeft w:val="0"/>
      <w:marRight w:val="0"/>
      <w:marTop w:val="0"/>
      <w:marBottom w:val="0"/>
      <w:divBdr>
        <w:top w:val="none" w:sz="0" w:space="0" w:color="auto"/>
        <w:left w:val="none" w:sz="0" w:space="0" w:color="auto"/>
        <w:bottom w:val="none" w:sz="0" w:space="0" w:color="auto"/>
        <w:right w:val="none" w:sz="0" w:space="0" w:color="auto"/>
      </w:divBdr>
    </w:div>
    <w:div w:id="485635811">
      <w:bodyDiv w:val="1"/>
      <w:marLeft w:val="0"/>
      <w:marRight w:val="0"/>
      <w:marTop w:val="0"/>
      <w:marBottom w:val="0"/>
      <w:divBdr>
        <w:top w:val="none" w:sz="0" w:space="0" w:color="auto"/>
        <w:left w:val="none" w:sz="0" w:space="0" w:color="auto"/>
        <w:bottom w:val="none" w:sz="0" w:space="0" w:color="auto"/>
        <w:right w:val="none" w:sz="0" w:space="0" w:color="auto"/>
      </w:divBdr>
    </w:div>
    <w:div w:id="485702415">
      <w:bodyDiv w:val="1"/>
      <w:marLeft w:val="0"/>
      <w:marRight w:val="0"/>
      <w:marTop w:val="0"/>
      <w:marBottom w:val="0"/>
      <w:divBdr>
        <w:top w:val="none" w:sz="0" w:space="0" w:color="auto"/>
        <w:left w:val="none" w:sz="0" w:space="0" w:color="auto"/>
        <w:bottom w:val="none" w:sz="0" w:space="0" w:color="auto"/>
        <w:right w:val="none" w:sz="0" w:space="0" w:color="auto"/>
      </w:divBdr>
    </w:div>
    <w:div w:id="485779189">
      <w:bodyDiv w:val="1"/>
      <w:marLeft w:val="0"/>
      <w:marRight w:val="0"/>
      <w:marTop w:val="0"/>
      <w:marBottom w:val="0"/>
      <w:divBdr>
        <w:top w:val="none" w:sz="0" w:space="0" w:color="auto"/>
        <w:left w:val="none" w:sz="0" w:space="0" w:color="auto"/>
        <w:bottom w:val="none" w:sz="0" w:space="0" w:color="auto"/>
        <w:right w:val="none" w:sz="0" w:space="0" w:color="auto"/>
      </w:divBdr>
    </w:div>
    <w:div w:id="485823082">
      <w:bodyDiv w:val="1"/>
      <w:marLeft w:val="0"/>
      <w:marRight w:val="0"/>
      <w:marTop w:val="0"/>
      <w:marBottom w:val="0"/>
      <w:divBdr>
        <w:top w:val="none" w:sz="0" w:space="0" w:color="auto"/>
        <w:left w:val="none" w:sz="0" w:space="0" w:color="auto"/>
        <w:bottom w:val="none" w:sz="0" w:space="0" w:color="auto"/>
        <w:right w:val="none" w:sz="0" w:space="0" w:color="auto"/>
      </w:divBdr>
      <w:divsChild>
        <w:div w:id="393742">
          <w:marLeft w:val="480"/>
          <w:marRight w:val="0"/>
          <w:marTop w:val="0"/>
          <w:marBottom w:val="0"/>
          <w:divBdr>
            <w:top w:val="none" w:sz="0" w:space="0" w:color="auto"/>
            <w:left w:val="none" w:sz="0" w:space="0" w:color="auto"/>
            <w:bottom w:val="none" w:sz="0" w:space="0" w:color="auto"/>
            <w:right w:val="none" w:sz="0" w:space="0" w:color="auto"/>
          </w:divBdr>
        </w:div>
        <w:div w:id="69811629">
          <w:marLeft w:val="480"/>
          <w:marRight w:val="0"/>
          <w:marTop w:val="0"/>
          <w:marBottom w:val="0"/>
          <w:divBdr>
            <w:top w:val="none" w:sz="0" w:space="0" w:color="auto"/>
            <w:left w:val="none" w:sz="0" w:space="0" w:color="auto"/>
            <w:bottom w:val="none" w:sz="0" w:space="0" w:color="auto"/>
            <w:right w:val="none" w:sz="0" w:space="0" w:color="auto"/>
          </w:divBdr>
        </w:div>
        <w:div w:id="108743048">
          <w:marLeft w:val="480"/>
          <w:marRight w:val="0"/>
          <w:marTop w:val="0"/>
          <w:marBottom w:val="0"/>
          <w:divBdr>
            <w:top w:val="none" w:sz="0" w:space="0" w:color="auto"/>
            <w:left w:val="none" w:sz="0" w:space="0" w:color="auto"/>
            <w:bottom w:val="none" w:sz="0" w:space="0" w:color="auto"/>
            <w:right w:val="none" w:sz="0" w:space="0" w:color="auto"/>
          </w:divBdr>
        </w:div>
        <w:div w:id="174003981">
          <w:marLeft w:val="480"/>
          <w:marRight w:val="0"/>
          <w:marTop w:val="0"/>
          <w:marBottom w:val="0"/>
          <w:divBdr>
            <w:top w:val="none" w:sz="0" w:space="0" w:color="auto"/>
            <w:left w:val="none" w:sz="0" w:space="0" w:color="auto"/>
            <w:bottom w:val="none" w:sz="0" w:space="0" w:color="auto"/>
            <w:right w:val="none" w:sz="0" w:space="0" w:color="auto"/>
          </w:divBdr>
        </w:div>
        <w:div w:id="196240543">
          <w:marLeft w:val="480"/>
          <w:marRight w:val="0"/>
          <w:marTop w:val="0"/>
          <w:marBottom w:val="0"/>
          <w:divBdr>
            <w:top w:val="none" w:sz="0" w:space="0" w:color="auto"/>
            <w:left w:val="none" w:sz="0" w:space="0" w:color="auto"/>
            <w:bottom w:val="none" w:sz="0" w:space="0" w:color="auto"/>
            <w:right w:val="none" w:sz="0" w:space="0" w:color="auto"/>
          </w:divBdr>
        </w:div>
        <w:div w:id="225537320">
          <w:marLeft w:val="480"/>
          <w:marRight w:val="0"/>
          <w:marTop w:val="0"/>
          <w:marBottom w:val="0"/>
          <w:divBdr>
            <w:top w:val="none" w:sz="0" w:space="0" w:color="auto"/>
            <w:left w:val="none" w:sz="0" w:space="0" w:color="auto"/>
            <w:bottom w:val="none" w:sz="0" w:space="0" w:color="auto"/>
            <w:right w:val="none" w:sz="0" w:space="0" w:color="auto"/>
          </w:divBdr>
        </w:div>
        <w:div w:id="274873185">
          <w:marLeft w:val="480"/>
          <w:marRight w:val="0"/>
          <w:marTop w:val="0"/>
          <w:marBottom w:val="0"/>
          <w:divBdr>
            <w:top w:val="none" w:sz="0" w:space="0" w:color="auto"/>
            <w:left w:val="none" w:sz="0" w:space="0" w:color="auto"/>
            <w:bottom w:val="none" w:sz="0" w:space="0" w:color="auto"/>
            <w:right w:val="none" w:sz="0" w:space="0" w:color="auto"/>
          </w:divBdr>
        </w:div>
        <w:div w:id="312881130">
          <w:marLeft w:val="480"/>
          <w:marRight w:val="0"/>
          <w:marTop w:val="0"/>
          <w:marBottom w:val="0"/>
          <w:divBdr>
            <w:top w:val="none" w:sz="0" w:space="0" w:color="auto"/>
            <w:left w:val="none" w:sz="0" w:space="0" w:color="auto"/>
            <w:bottom w:val="none" w:sz="0" w:space="0" w:color="auto"/>
            <w:right w:val="none" w:sz="0" w:space="0" w:color="auto"/>
          </w:divBdr>
        </w:div>
        <w:div w:id="350183205">
          <w:marLeft w:val="480"/>
          <w:marRight w:val="0"/>
          <w:marTop w:val="0"/>
          <w:marBottom w:val="0"/>
          <w:divBdr>
            <w:top w:val="none" w:sz="0" w:space="0" w:color="auto"/>
            <w:left w:val="none" w:sz="0" w:space="0" w:color="auto"/>
            <w:bottom w:val="none" w:sz="0" w:space="0" w:color="auto"/>
            <w:right w:val="none" w:sz="0" w:space="0" w:color="auto"/>
          </w:divBdr>
        </w:div>
        <w:div w:id="362486128">
          <w:marLeft w:val="480"/>
          <w:marRight w:val="0"/>
          <w:marTop w:val="0"/>
          <w:marBottom w:val="0"/>
          <w:divBdr>
            <w:top w:val="none" w:sz="0" w:space="0" w:color="auto"/>
            <w:left w:val="none" w:sz="0" w:space="0" w:color="auto"/>
            <w:bottom w:val="none" w:sz="0" w:space="0" w:color="auto"/>
            <w:right w:val="none" w:sz="0" w:space="0" w:color="auto"/>
          </w:divBdr>
        </w:div>
        <w:div w:id="488833375">
          <w:marLeft w:val="480"/>
          <w:marRight w:val="0"/>
          <w:marTop w:val="0"/>
          <w:marBottom w:val="0"/>
          <w:divBdr>
            <w:top w:val="none" w:sz="0" w:space="0" w:color="auto"/>
            <w:left w:val="none" w:sz="0" w:space="0" w:color="auto"/>
            <w:bottom w:val="none" w:sz="0" w:space="0" w:color="auto"/>
            <w:right w:val="none" w:sz="0" w:space="0" w:color="auto"/>
          </w:divBdr>
        </w:div>
        <w:div w:id="530993814">
          <w:marLeft w:val="480"/>
          <w:marRight w:val="0"/>
          <w:marTop w:val="0"/>
          <w:marBottom w:val="0"/>
          <w:divBdr>
            <w:top w:val="none" w:sz="0" w:space="0" w:color="auto"/>
            <w:left w:val="none" w:sz="0" w:space="0" w:color="auto"/>
            <w:bottom w:val="none" w:sz="0" w:space="0" w:color="auto"/>
            <w:right w:val="none" w:sz="0" w:space="0" w:color="auto"/>
          </w:divBdr>
        </w:div>
        <w:div w:id="579290404">
          <w:marLeft w:val="480"/>
          <w:marRight w:val="0"/>
          <w:marTop w:val="0"/>
          <w:marBottom w:val="0"/>
          <w:divBdr>
            <w:top w:val="none" w:sz="0" w:space="0" w:color="auto"/>
            <w:left w:val="none" w:sz="0" w:space="0" w:color="auto"/>
            <w:bottom w:val="none" w:sz="0" w:space="0" w:color="auto"/>
            <w:right w:val="none" w:sz="0" w:space="0" w:color="auto"/>
          </w:divBdr>
        </w:div>
        <w:div w:id="611594492">
          <w:marLeft w:val="480"/>
          <w:marRight w:val="0"/>
          <w:marTop w:val="0"/>
          <w:marBottom w:val="0"/>
          <w:divBdr>
            <w:top w:val="none" w:sz="0" w:space="0" w:color="auto"/>
            <w:left w:val="none" w:sz="0" w:space="0" w:color="auto"/>
            <w:bottom w:val="none" w:sz="0" w:space="0" w:color="auto"/>
            <w:right w:val="none" w:sz="0" w:space="0" w:color="auto"/>
          </w:divBdr>
        </w:div>
        <w:div w:id="613561278">
          <w:marLeft w:val="480"/>
          <w:marRight w:val="0"/>
          <w:marTop w:val="0"/>
          <w:marBottom w:val="0"/>
          <w:divBdr>
            <w:top w:val="none" w:sz="0" w:space="0" w:color="auto"/>
            <w:left w:val="none" w:sz="0" w:space="0" w:color="auto"/>
            <w:bottom w:val="none" w:sz="0" w:space="0" w:color="auto"/>
            <w:right w:val="none" w:sz="0" w:space="0" w:color="auto"/>
          </w:divBdr>
        </w:div>
        <w:div w:id="618296859">
          <w:marLeft w:val="480"/>
          <w:marRight w:val="0"/>
          <w:marTop w:val="0"/>
          <w:marBottom w:val="0"/>
          <w:divBdr>
            <w:top w:val="none" w:sz="0" w:space="0" w:color="auto"/>
            <w:left w:val="none" w:sz="0" w:space="0" w:color="auto"/>
            <w:bottom w:val="none" w:sz="0" w:space="0" w:color="auto"/>
            <w:right w:val="none" w:sz="0" w:space="0" w:color="auto"/>
          </w:divBdr>
        </w:div>
        <w:div w:id="657853164">
          <w:marLeft w:val="480"/>
          <w:marRight w:val="0"/>
          <w:marTop w:val="0"/>
          <w:marBottom w:val="0"/>
          <w:divBdr>
            <w:top w:val="none" w:sz="0" w:space="0" w:color="auto"/>
            <w:left w:val="none" w:sz="0" w:space="0" w:color="auto"/>
            <w:bottom w:val="none" w:sz="0" w:space="0" w:color="auto"/>
            <w:right w:val="none" w:sz="0" w:space="0" w:color="auto"/>
          </w:divBdr>
        </w:div>
        <w:div w:id="674768997">
          <w:marLeft w:val="480"/>
          <w:marRight w:val="0"/>
          <w:marTop w:val="0"/>
          <w:marBottom w:val="0"/>
          <w:divBdr>
            <w:top w:val="none" w:sz="0" w:space="0" w:color="auto"/>
            <w:left w:val="none" w:sz="0" w:space="0" w:color="auto"/>
            <w:bottom w:val="none" w:sz="0" w:space="0" w:color="auto"/>
            <w:right w:val="none" w:sz="0" w:space="0" w:color="auto"/>
          </w:divBdr>
        </w:div>
        <w:div w:id="677195554">
          <w:marLeft w:val="480"/>
          <w:marRight w:val="0"/>
          <w:marTop w:val="0"/>
          <w:marBottom w:val="0"/>
          <w:divBdr>
            <w:top w:val="none" w:sz="0" w:space="0" w:color="auto"/>
            <w:left w:val="none" w:sz="0" w:space="0" w:color="auto"/>
            <w:bottom w:val="none" w:sz="0" w:space="0" w:color="auto"/>
            <w:right w:val="none" w:sz="0" w:space="0" w:color="auto"/>
          </w:divBdr>
        </w:div>
        <w:div w:id="847644439">
          <w:marLeft w:val="480"/>
          <w:marRight w:val="0"/>
          <w:marTop w:val="0"/>
          <w:marBottom w:val="0"/>
          <w:divBdr>
            <w:top w:val="none" w:sz="0" w:space="0" w:color="auto"/>
            <w:left w:val="none" w:sz="0" w:space="0" w:color="auto"/>
            <w:bottom w:val="none" w:sz="0" w:space="0" w:color="auto"/>
            <w:right w:val="none" w:sz="0" w:space="0" w:color="auto"/>
          </w:divBdr>
        </w:div>
        <w:div w:id="849412194">
          <w:marLeft w:val="480"/>
          <w:marRight w:val="0"/>
          <w:marTop w:val="0"/>
          <w:marBottom w:val="0"/>
          <w:divBdr>
            <w:top w:val="none" w:sz="0" w:space="0" w:color="auto"/>
            <w:left w:val="none" w:sz="0" w:space="0" w:color="auto"/>
            <w:bottom w:val="none" w:sz="0" w:space="0" w:color="auto"/>
            <w:right w:val="none" w:sz="0" w:space="0" w:color="auto"/>
          </w:divBdr>
        </w:div>
        <w:div w:id="889654853">
          <w:marLeft w:val="480"/>
          <w:marRight w:val="0"/>
          <w:marTop w:val="0"/>
          <w:marBottom w:val="0"/>
          <w:divBdr>
            <w:top w:val="none" w:sz="0" w:space="0" w:color="auto"/>
            <w:left w:val="none" w:sz="0" w:space="0" w:color="auto"/>
            <w:bottom w:val="none" w:sz="0" w:space="0" w:color="auto"/>
            <w:right w:val="none" w:sz="0" w:space="0" w:color="auto"/>
          </w:divBdr>
        </w:div>
      </w:divsChild>
    </w:div>
    <w:div w:id="485899093">
      <w:bodyDiv w:val="1"/>
      <w:marLeft w:val="0"/>
      <w:marRight w:val="0"/>
      <w:marTop w:val="0"/>
      <w:marBottom w:val="0"/>
      <w:divBdr>
        <w:top w:val="none" w:sz="0" w:space="0" w:color="auto"/>
        <w:left w:val="none" w:sz="0" w:space="0" w:color="auto"/>
        <w:bottom w:val="none" w:sz="0" w:space="0" w:color="auto"/>
        <w:right w:val="none" w:sz="0" w:space="0" w:color="auto"/>
      </w:divBdr>
    </w:div>
    <w:div w:id="485974420">
      <w:bodyDiv w:val="1"/>
      <w:marLeft w:val="0"/>
      <w:marRight w:val="0"/>
      <w:marTop w:val="0"/>
      <w:marBottom w:val="0"/>
      <w:divBdr>
        <w:top w:val="none" w:sz="0" w:space="0" w:color="auto"/>
        <w:left w:val="none" w:sz="0" w:space="0" w:color="auto"/>
        <w:bottom w:val="none" w:sz="0" w:space="0" w:color="auto"/>
        <w:right w:val="none" w:sz="0" w:space="0" w:color="auto"/>
      </w:divBdr>
    </w:div>
    <w:div w:id="485978487">
      <w:bodyDiv w:val="1"/>
      <w:marLeft w:val="0"/>
      <w:marRight w:val="0"/>
      <w:marTop w:val="0"/>
      <w:marBottom w:val="0"/>
      <w:divBdr>
        <w:top w:val="none" w:sz="0" w:space="0" w:color="auto"/>
        <w:left w:val="none" w:sz="0" w:space="0" w:color="auto"/>
        <w:bottom w:val="none" w:sz="0" w:space="0" w:color="auto"/>
        <w:right w:val="none" w:sz="0" w:space="0" w:color="auto"/>
      </w:divBdr>
    </w:div>
    <w:div w:id="485979496">
      <w:bodyDiv w:val="1"/>
      <w:marLeft w:val="0"/>
      <w:marRight w:val="0"/>
      <w:marTop w:val="0"/>
      <w:marBottom w:val="0"/>
      <w:divBdr>
        <w:top w:val="none" w:sz="0" w:space="0" w:color="auto"/>
        <w:left w:val="none" w:sz="0" w:space="0" w:color="auto"/>
        <w:bottom w:val="none" w:sz="0" w:space="0" w:color="auto"/>
        <w:right w:val="none" w:sz="0" w:space="0" w:color="auto"/>
      </w:divBdr>
    </w:div>
    <w:div w:id="486170287">
      <w:bodyDiv w:val="1"/>
      <w:marLeft w:val="0"/>
      <w:marRight w:val="0"/>
      <w:marTop w:val="0"/>
      <w:marBottom w:val="0"/>
      <w:divBdr>
        <w:top w:val="none" w:sz="0" w:space="0" w:color="auto"/>
        <w:left w:val="none" w:sz="0" w:space="0" w:color="auto"/>
        <w:bottom w:val="none" w:sz="0" w:space="0" w:color="auto"/>
        <w:right w:val="none" w:sz="0" w:space="0" w:color="auto"/>
      </w:divBdr>
    </w:div>
    <w:div w:id="486288873">
      <w:bodyDiv w:val="1"/>
      <w:marLeft w:val="0"/>
      <w:marRight w:val="0"/>
      <w:marTop w:val="0"/>
      <w:marBottom w:val="0"/>
      <w:divBdr>
        <w:top w:val="none" w:sz="0" w:space="0" w:color="auto"/>
        <w:left w:val="none" w:sz="0" w:space="0" w:color="auto"/>
        <w:bottom w:val="none" w:sz="0" w:space="0" w:color="auto"/>
        <w:right w:val="none" w:sz="0" w:space="0" w:color="auto"/>
      </w:divBdr>
    </w:div>
    <w:div w:id="486439689">
      <w:bodyDiv w:val="1"/>
      <w:marLeft w:val="0"/>
      <w:marRight w:val="0"/>
      <w:marTop w:val="0"/>
      <w:marBottom w:val="0"/>
      <w:divBdr>
        <w:top w:val="none" w:sz="0" w:space="0" w:color="auto"/>
        <w:left w:val="none" w:sz="0" w:space="0" w:color="auto"/>
        <w:bottom w:val="none" w:sz="0" w:space="0" w:color="auto"/>
        <w:right w:val="none" w:sz="0" w:space="0" w:color="auto"/>
      </w:divBdr>
    </w:div>
    <w:div w:id="486477347">
      <w:bodyDiv w:val="1"/>
      <w:marLeft w:val="0"/>
      <w:marRight w:val="0"/>
      <w:marTop w:val="0"/>
      <w:marBottom w:val="0"/>
      <w:divBdr>
        <w:top w:val="none" w:sz="0" w:space="0" w:color="auto"/>
        <w:left w:val="none" w:sz="0" w:space="0" w:color="auto"/>
        <w:bottom w:val="none" w:sz="0" w:space="0" w:color="auto"/>
        <w:right w:val="none" w:sz="0" w:space="0" w:color="auto"/>
      </w:divBdr>
    </w:div>
    <w:div w:id="486484615">
      <w:bodyDiv w:val="1"/>
      <w:marLeft w:val="0"/>
      <w:marRight w:val="0"/>
      <w:marTop w:val="0"/>
      <w:marBottom w:val="0"/>
      <w:divBdr>
        <w:top w:val="none" w:sz="0" w:space="0" w:color="auto"/>
        <w:left w:val="none" w:sz="0" w:space="0" w:color="auto"/>
        <w:bottom w:val="none" w:sz="0" w:space="0" w:color="auto"/>
        <w:right w:val="none" w:sz="0" w:space="0" w:color="auto"/>
      </w:divBdr>
    </w:div>
    <w:div w:id="486552804">
      <w:bodyDiv w:val="1"/>
      <w:marLeft w:val="0"/>
      <w:marRight w:val="0"/>
      <w:marTop w:val="0"/>
      <w:marBottom w:val="0"/>
      <w:divBdr>
        <w:top w:val="none" w:sz="0" w:space="0" w:color="auto"/>
        <w:left w:val="none" w:sz="0" w:space="0" w:color="auto"/>
        <w:bottom w:val="none" w:sz="0" w:space="0" w:color="auto"/>
        <w:right w:val="none" w:sz="0" w:space="0" w:color="auto"/>
      </w:divBdr>
    </w:div>
    <w:div w:id="486820151">
      <w:bodyDiv w:val="1"/>
      <w:marLeft w:val="0"/>
      <w:marRight w:val="0"/>
      <w:marTop w:val="0"/>
      <w:marBottom w:val="0"/>
      <w:divBdr>
        <w:top w:val="none" w:sz="0" w:space="0" w:color="auto"/>
        <w:left w:val="none" w:sz="0" w:space="0" w:color="auto"/>
        <w:bottom w:val="none" w:sz="0" w:space="0" w:color="auto"/>
        <w:right w:val="none" w:sz="0" w:space="0" w:color="auto"/>
      </w:divBdr>
    </w:div>
    <w:div w:id="486820304">
      <w:bodyDiv w:val="1"/>
      <w:marLeft w:val="0"/>
      <w:marRight w:val="0"/>
      <w:marTop w:val="0"/>
      <w:marBottom w:val="0"/>
      <w:divBdr>
        <w:top w:val="none" w:sz="0" w:space="0" w:color="auto"/>
        <w:left w:val="none" w:sz="0" w:space="0" w:color="auto"/>
        <w:bottom w:val="none" w:sz="0" w:space="0" w:color="auto"/>
        <w:right w:val="none" w:sz="0" w:space="0" w:color="auto"/>
      </w:divBdr>
      <w:divsChild>
        <w:div w:id="48770493">
          <w:marLeft w:val="480"/>
          <w:marRight w:val="0"/>
          <w:marTop w:val="0"/>
          <w:marBottom w:val="0"/>
          <w:divBdr>
            <w:top w:val="none" w:sz="0" w:space="0" w:color="auto"/>
            <w:left w:val="none" w:sz="0" w:space="0" w:color="auto"/>
            <w:bottom w:val="none" w:sz="0" w:space="0" w:color="auto"/>
            <w:right w:val="none" w:sz="0" w:space="0" w:color="auto"/>
          </w:divBdr>
        </w:div>
        <w:div w:id="83766310">
          <w:marLeft w:val="480"/>
          <w:marRight w:val="0"/>
          <w:marTop w:val="0"/>
          <w:marBottom w:val="0"/>
          <w:divBdr>
            <w:top w:val="none" w:sz="0" w:space="0" w:color="auto"/>
            <w:left w:val="none" w:sz="0" w:space="0" w:color="auto"/>
            <w:bottom w:val="none" w:sz="0" w:space="0" w:color="auto"/>
            <w:right w:val="none" w:sz="0" w:space="0" w:color="auto"/>
          </w:divBdr>
        </w:div>
        <w:div w:id="135954185">
          <w:marLeft w:val="480"/>
          <w:marRight w:val="0"/>
          <w:marTop w:val="0"/>
          <w:marBottom w:val="0"/>
          <w:divBdr>
            <w:top w:val="none" w:sz="0" w:space="0" w:color="auto"/>
            <w:left w:val="none" w:sz="0" w:space="0" w:color="auto"/>
            <w:bottom w:val="none" w:sz="0" w:space="0" w:color="auto"/>
            <w:right w:val="none" w:sz="0" w:space="0" w:color="auto"/>
          </w:divBdr>
        </w:div>
        <w:div w:id="229778324">
          <w:marLeft w:val="480"/>
          <w:marRight w:val="0"/>
          <w:marTop w:val="0"/>
          <w:marBottom w:val="0"/>
          <w:divBdr>
            <w:top w:val="none" w:sz="0" w:space="0" w:color="auto"/>
            <w:left w:val="none" w:sz="0" w:space="0" w:color="auto"/>
            <w:bottom w:val="none" w:sz="0" w:space="0" w:color="auto"/>
            <w:right w:val="none" w:sz="0" w:space="0" w:color="auto"/>
          </w:divBdr>
        </w:div>
        <w:div w:id="238099268">
          <w:marLeft w:val="480"/>
          <w:marRight w:val="0"/>
          <w:marTop w:val="0"/>
          <w:marBottom w:val="0"/>
          <w:divBdr>
            <w:top w:val="none" w:sz="0" w:space="0" w:color="auto"/>
            <w:left w:val="none" w:sz="0" w:space="0" w:color="auto"/>
            <w:bottom w:val="none" w:sz="0" w:space="0" w:color="auto"/>
            <w:right w:val="none" w:sz="0" w:space="0" w:color="auto"/>
          </w:divBdr>
        </w:div>
        <w:div w:id="241374739">
          <w:marLeft w:val="480"/>
          <w:marRight w:val="0"/>
          <w:marTop w:val="0"/>
          <w:marBottom w:val="0"/>
          <w:divBdr>
            <w:top w:val="none" w:sz="0" w:space="0" w:color="auto"/>
            <w:left w:val="none" w:sz="0" w:space="0" w:color="auto"/>
            <w:bottom w:val="none" w:sz="0" w:space="0" w:color="auto"/>
            <w:right w:val="none" w:sz="0" w:space="0" w:color="auto"/>
          </w:divBdr>
        </w:div>
        <w:div w:id="284235446">
          <w:marLeft w:val="480"/>
          <w:marRight w:val="0"/>
          <w:marTop w:val="0"/>
          <w:marBottom w:val="0"/>
          <w:divBdr>
            <w:top w:val="none" w:sz="0" w:space="0" w:color="auto"/>
            <w:left w:val="none" w:sz="0" w:space="0" w:color="auto"/>
            <w:bottom w:val="none" w:sz="0" w:space="0" w:color="auto"/>
            <w:right w:val="none" w:sz="0" w:space="0" w:color="auto"/>
          </w:divBdr>
        </w:div>
        <w:div w:id="383648412">
          <w:marLeft w:val="480"/>
          <w:marRight w:val="0"/>
          <w:marTop w:val="0"/>
          <w:marBottom w:val="0"/>
          <w:divBdr>
            <w:top w:val="none" w:sz="0" w:space="0" w:color="auto"/>
            <w:left w:val="none" w:sz="0" w:space="0" w:color="auto"/>
            <w:bottom w:val="none" w:sz="0" w:space="0" w:color="auto"/>
            <w:right w:val="none" w:sz="0" w:space="0" w:color="auto"/>
          </w:divBdr>
        </w:div>
        <w:div w:id="462039002">
          <w:marLeft w:val="480"/>
          <w:marRight w:val="0"/>
          <w:marTop w:val="0"/>
          <w:marBottom w:val="0"/>
          <w:divBdr>
            <w:top w:val="none" w:sz="0" w:space="0" w:color="auto"/>
            <w:left w:val="none" w:sz="0" w:space="0" w:color="auto"/>
            <w:bottom w:val="none" w:sz="0" w:space="0" w:color="auto"/>
            <w:right w:val="none" w:sz="0" w:space="0" w:color="auto"/>
          </w:divBdr>
        </w:div>
        <w:div w:id="463500872">
          <w:marLeft w:val="480"/>
          <w:marRight w:val="0"/>
          <w:marTop w:val="0"/>
          <w:marBottom w:val="0"/>
          <w:divBdr>
            <w:top w:val="none" w:sz="0" w:space="0" w:color="auto"/>
            <w:left w:val="none" w:sz="0" w:space="0" w:color="auto"/>
            <w:bottom w:val="none" w:sz="0" w:space="0" w:color="auto"/>
            <w:right w:val="none" w:sz="0" w:space="0" w:color="auto"/>
          </w:divBdr>
        </w:div>
        <w:div w:id="468087661">
          <w:marLeft w:val="480"/>
          <w:marRight w:val="0"/>
          <w:marTop w:val="0"/>
          <w:marBottom w:val="0"/>
          <w:divBdr>
            <w:top w:val="none" w:sz="0" w:space="0" w:color="auto"/>
            <w:left w:val="none" w:sz="0" w:space="0" w:color="auto"/>
            <w:bottom w:val="none" w:sz="0" w:space="0" w:color="auto"/>
            <w:right w:val="none" w:sz="0" w:space="0" w:color="auto"/>
          </w:divBdr>
        </w:div>
        <w:div w:id="553003874">
          <w:marLeft w:val="480"/>
          <w:marRight w:val="0"/>
          <w:marTop w:val="0"/>
          <w:marBottom w:val="0"/>
          <w:divBdr>
            <w:top w:val="none" w:sz="0" w:space="0" w:color="auto"/>
            <w:left w:val="none" w:sz="0" w:space="0" w:color="auto"/>
            <w:bottom w:val="none" w:sz="0" w:space="0" w:color="auto"/>
            <w:right w:val="none" w:sz="0" w:space="0" w:color="auto"/>
          </w:divBdr>
        </w:div>
        <w:div w:id="642465017">
          <w:marLeft w:val="480"/>
          <w:marRight w:val="0"/>
          <w:marTop w:val="0"/>
          <w:marBottom w:val="0"/>
          <w:divBdr>
            <w:top w:val="none" w:sz="0" w:space="0" w:color="auto"/>
            <w:left w:val="none" w:sz="0" w:space="0" w:color="auto"/>
            <w:bottom w:val="none" w:sz="0" w:space="0" w:color="auto"/>
            <w:right w:val="none" w:sz="0" w:space="0" w:color="auto"/>
          </w:divBdr>
        </w:div>
        <w:div w:id="671690117">
          <w:marLeft w:val="480"/>
          <w:marRight w:val="0"/>
          <w:marTop w:val="0"/>
          <w:marBottom w:val="0"/>
          <w:divBdr>
            <w:top w:val="none" w:sz="0" w:space="0" w:color="auto"/>
            <w:left w:val="none" w:sz="0" w:space="0" w:color="auto"/>
            <w:bottom w:val="none" w:sz="0" w:space="0" w:color="auto"/>
            <w:right w:val="none" w:sz="0" w:space="0" w:color="auto"/>
          </w:divBdr>
        </w:div>
        <w:div w:id="674771686">
          <w:marLeft w:val="480"/>
          <w:marRight w:val="0"/>
          <w:marTop w:val="0"/>
          <w:marBottom w:val="0"/>
          <w:divBdr>
            <w:top w:val="none" w:sz="0" w:space="0" w:color="auto"/>
            <w:left w:val="none" w:sz="0" w:space="0" w:color="auto"/>
            <w:bottom w:val="none" w:sz="0" w:space="0" w:color="auto"/>
            <w:right w:val="none" w:sz="0" w:space="0" w:color="auto"/>
          </w:divBdr>
        </w:div>
        <w:div w:id="762262767">
          <w:marLeft w:val="480"/>
          <w:marRight w:val="0"/>
          <w:marTop w:val="0"/>
          <w:marBottom w:val="0"/>
          <w:divBdr>
            <w:top w:val="none" w:sz="0" w:space="0" w:color="auto"/>
            <w:left w:val="none" w:sz="0" w:space="0" w:color="auto"/>
            <w:bottom w:val="none" w:sz="0" w:space="0" w:color="auto"/>
            <w:right w:val="none" w:sz="0" w:space="0" w:color="auto"/>
          </w:divBdr>
        </w:div>
        <w:div w:id="805666485">
          <w:marLeft w:val="480"/>
          <w:marRight w:val="0"/>
          <w:marTop w:val="0"/>
          <w:marBottom w:val="0"/>
          <w:divBdr>
            <w:top w:val="none" w:sz="0" w:space="0" w:color="auto"/>
            <w:left w:val="none" w:sz="0" w:space="0" w:color="auto"/>
            <w:bottom w:val="none" w:sz="0" w:space="0" w:color="auto"/>
            <w:right w:val="none" w:sz="0" w:space="0" w:color="auto"/>
          </w:divBdr>
        </w:div>
        <w:div w:id="835801963">
          <w:marLeft w:val="480"/>
          <w:marRight w:val="0"/>
          <w:marTop w:val="0"/>
          <w:marBottom w:val="0"/>
          <w:divBdr>
            <w:top w:val="none" w:sz="0" w:space="0" w:color="auto"/>
            <w:left w:val="none" w:sz="0" w:space="0" w:color="auto"/>
            <w:bottom w:val="none" w:sz="0" w:space="0" w:color="auto"/>
            <w:right w:val="none" w:sz="0" w:space="0" w:color="auto"/>
          </w:divBdr>
        </w:div>
        <w:div w:id="852184014">
          <w:marLeft w:val="480"/>
          <w:marRight w:val="0"/>
          <w:marTop w:val="0"/>
          <w:marBottom w:val="0"/>
          <w:divBdr>
            <w:top w:val="none" w:sz="0" w:space="0" w:color="auto"/>
            <w:left w:val="none" w:sz="0" w:space="0" w:color="auto"/>
            <w:bottom w:val="none" w:sz="0" w:space="0" w:color="auto"/>
            <w:right w:val="none" w:sz="0" w:space="0" w:color="auto"/>
          </w:divBdr>
        </w:div>
        <w:div w:id="857620285">
          <w:marLeft w:val="480"/>
          <w:marRight w:val="0"/>
          <w:marTop w:val="0"/>
          <w:marBottom w:val="0"/>
          <w:divBdr>
            <w:top w:val="none" w:sz="0" w:space="0" w:color="auto"/>
            <w:left w:val="none" w:sz="0" w:space="0" w:color="auto"/>
            <w:bottom w:val="none" w:sz="0" w:space="0" w:color="auto"/>
            <w:right w:val="none" w:sz="0" w:space="0" w:color="auto"/>
          </w:divBdr>
        </w:div>
        <w:div w:id="901913743">
          <w:marLeft w:val="480"/>
          <w:marRight w:val="0"/>
          <w:marTop w:val="0"/>
          <w:marBottom w:val="0"/>
          <w:divBdr>
            <w:top w:val="none" w:sz="0" w:space="0" w:color="auto"/>
            <w:left w:val="none" w:sz="0" w:space="0" w:color="auto"/>
            <w:bottom w:val="none" w:sz="0" w:space="0" w:color="auto"/>
            <w:right w:val="none" w:sz="0" w:space="0" w:color="auto"/>
          </w:divBdr>
        </w:div>
      </w:divsChild>
    </w:div>
    <w:div w:id="486827540">
      <w:bodyDiv w:val="1"/>
      <w:marLeft w:val="0"/>
      <w:marRight w:val="0"/>
      <w:marTop w:val="0"/>
      <w:marBottom w:val="0"/>
      <w:divBdr>
        <w:top w:val="none" w:sz="0" w:space="0" w:color="auto"/>
        <w:left w:val="none" w:sz="0" w:space="0" w:color="auto"/>
        <w:bottom w:val="none" w:sz="0" w:space="0" w:color="auto"/>
        <w:right w:val="none" w:sz="0" w:space="0" w:color="auto"/>
      </w:divBdr>
    </w:div>
    <w:div w:id="487013102">
      <w:bodyDiv w:val="1"/>
      <w:marLeft w:val="0"/>
      <w:marRight w:val="0"/>
      <w:marTop w:val="0"/>
      <w:marBottom w:val="0"/>
      <w:divBdr>
        <w:top w:val="none" w:sz="0" w:space="0" w:color="auto"/>
        <w:left w:val="none" w:sz="0" w:space="0" w:color="auto"/>
        <w:bottom w:val="none" w:sz="0" w:space="0" w:color="auto"/>
        <w:right w:val="none" w:sz="0" w:space="0" w:color="auto"/>
      </w:divBdr>
    </w:div>
    <w:div w:id="487332742">
      <w:bodyDiv w:val="1"/>
      <w:marLeft w:val="0"/>
      <w:marRight w:val="0"/>
      <w:marTop w:val="0"/>
      <w:marBottom w:val="0"/>
      <w:divBdr>
        <w:top w:val="none" w:sz="0" w:space="0" w:color="auto"/>
        <w:left w:val="none" w:sz="0" w:space="0" w:color="auto"/>
        <w:bottom w:val="none" w:sz="0" w:space="0" w:color="auto"/>
        <w:right w:val="none" w:sz="0" w:space="0" w:color="auto"/>
      </w:divBdr>
    </w:div>
    <w:div w:id="487404576">
      <w:bodyDiv w:val="1"/>
      <w:marLeft w:val="0"/>
      <w:marRight w:val="0"/>
      <w:marTop w:val="0"/>
      <w:marBottom w:val="0"/>
      <w:divBdr>
        <w:top w:val="none" w:sz="0" w:space="0" w:color="auto"/>
        <w:left w:val="none" w:sz="0" w:space="0" w:color="auto"/>
        <w:bottom w:val="none" w:sz="0" w:space="0" w:color="auto"/>
        <w:right w:val="none" w:sz="0" w:space="0" w:color="auto"/>
      </w:divBdr>
    </w:div>
    <w:div w:id="487525137">
      <w:bodyDiv w:val="1"/>
      <w:marLeft w:val="0"/>
      <w:marRight w:val="0"/>
      <w:marTop w:val="0"/>
      <w:marBottom w:val="0"/>
      <w:divBdr>
        <w:top w:val="none" w:sz="0" w:space="0" w:color="auto"/>
        <w:left w:val="none" w:sz="0" w:space="0" w:color="auto"/>
        <w:bottom w:val="none" w:sz="0" w:space="0" w:color="auto"/>
        <w:right w:val="none" w:sz="0" w:space="0" w:color="auto"/>
      </w:divBdr>
    </w:div>
    <w:div w:id="487601730">
      <w:bodyDiv w:val="1"/>
      <w:marLeft w:val="0"/>
      <w:marRight w:val="0"/>
      <w:marTop w:val="0"/>
      <w:marBottom w:val="0"/>
      <w:divBdr>
        <w:top w:val="none" w:sz="0" w:space="0" w:color="auto"/>
        <w:left w:val="none" w:sz="0" w:space="0" w:color="auto"/>
        <w:bottom w:val="none" w:sz="0" w:space="0" w:color="auto"/>
        <w:right w:val="none" w:sz="0" w:space="0" w:color="auto"/>
      </w:divBdr>
    </w:div>
    <w:div w:id="487669508">
      <w:bodyDiv w:val="1"/>
      <w:marLeft w:val="0"/>
      <w:marRight w:val="0"/>
      <w:marTop w:val="0"/>
      <w:marBottom w:val="0"/>
      <w:divBdr>
        <w:top w:val="none" w:sz="0" w:space="0" w:color="auto"/>
        <w:left w:val="none" w:sz="0" w:space="0" w:color="auto"/>
        <w:bottom w:val="none" w:sz="0" w:space="0" w:color="auto"/>
        <w:right w:val="none" w:sz="0" w:space="0" w:color="auto"/>
      </w:divBdr>
    </w:div>
    <w:div w:id="487744001">
      <w:bodyDiv w:val="1"/>
      <w:marLeft w:val="0"/>
      <w:marRight w:val="0"/>
      <w:marTop w:val="0"/>
      <w:marBottom w:val="0"/>
      <w:divBdr>
        <w:top w:val="none" w:sz="0" w:space="0" w:color="auto"/>
        <w:left w:val="none" w:sz="0" w:space="0" w:color="auto"/>
        <w:bottom w:val="none" w:sz="0" w:space="0" w:color="auto"/>
        <w:right w:val="none" w:sz="0" w:space="0" w:color="auto"/>
      </w:divBdr>
    </w:div>
    <w:div w:id="487862578">
      <w:bodyDiv w:val="1"/>
      <w:marLeft w:val="0"/>
      <w:marRight w:val="0"/>
      <w:marTop w:val="0"/>
      <w:marBottom w:val="0"/>
      <w:divBdr>
        <w:top w:val="none" w:sz="0" w:space="0" w:color="auto"/>
        <w:left w:val="none" w:sz="0" w:space="0" w:color="auto"/>
        <w:bottom w:val="none" w:sz="0" w:space="0" w:color="auto"/>
        <w:right w:val="none" w:sz="0" w:space="0" w:color="auto"/>
      </w:divBdr>
    </w:div>
    <w:div w:id="487866310">
      <w:bodyDiv w:val="1"/>
      <w:marLeft w:val="0"/>
      <w:marRight w:val="0"/>
      <w:marTop w:val="0"/>
      <w:marBottom w:val="0"/>
      <w:divBdr>
        <w:top w:val="none" w:sz="0" w:space="0" w:color="auto"/>
        <w:left w:val="none" w:sz="0" w:space="0" w:color="auto"/>
        <w:bottom w:val="none" w:sz="0" w:space="0" w:color="auto"/>
        <w:right w:val="none" w:sz="0" w:space="0" w:color="auto"/>
      </w:divBdr>
    </w:div>
    <w:div w:id="487866660">
      <w:bodyDiv w:val="1"/>
      <w:marLeft w:val="0"/>
      <w:marRight w:val="0"/>
      <w:marTop w:val="0"/>
      <w:marBottom w:val="0"/>
      <w:divBdr>
        <w:top w:val="none" w:sz="0" w:space="0" w:color="auto"/>
        <w:left w:val="none" w:sz="0" w:space="0" w:color="auto"/>
        <w:bottom w:val="none" w:sz="0" w:space="0" w:color="auto"/>
        <w:right w:val="none" w:sz="0" w:space="0" w:color="auto"/>
      </w:divBdr>
    </w:div>
    <w:div w:id="487940516">
      <w:bodyDiv w:val="1"/>
      <w:marLeft w:val="0"/>
      <w:marRight w:val="0"/>
      <w:marTop w:val="0"/>
      <w:marBottom w:val="0"/>
      <w:divBdr>
        <w:top w:val="none" w:sz="0" w:space="0" w:color="auto"/>
        <w:left w:val="none" w:sz="0" w:space="0" w:color="auto"/>
        <w:bottom w:val="none" w:sz="0" w:space="0" w:color="auto"/>
        <w:right w:val="none" w:sz="0" w:space="0" w:color="auto"/>
      </w:divBdr>
    </w:div>
    <w:div w:id="488712837">
      <w:bodyDiv w:val="1"/>
      <w:marLeft w:val="0"/>
      <w:marRight w:val="0"/>
      <w:marTop w:val="0"/>
      <w:marBottom w:val="0"/>
      <w:divBdr>
        <w:top w:val="none" w:sz="0" w:space="0" w:color="auto"/>
        <w:left w:val="none" w:sz="0" w:space="0" w:color="auto"/>
        <w:bottom w:val="none" w:sz="0" w:space="0" w:color="auto"/>
        <w:right w:val="none" w:sz="0" w:space="0" w:color="auto"/>
      </w:divBdr>
    </w:div>
    <w:div w:id="488715616">
      <w:bodyDiv w:val="1"/>
      <w:marLeft w:val="0"/>
      <w:marRight w:val="0"/>
      <w:marTop w:val="0"/>
      <w:marBottom w:val="0"/>
      <w:divBdr>
        <w:top w:val="none" w:sz="0" w:space="0" w:color="auto"/>
        <w:left w:val="none" w:sz="0" w:space="0" w:color="auto"/>
        <w:bottom w:val="none" w:sz="0" w:space="0" w:color="auto"/>
        <w:right w:val="none" w:sz="0" w:space="0" w:color="auto"/>
      </w:divBdr>
    </w:div>
    <w:div w:id="488834131">
      <w:bodyDiv w:val="1"/>
      <w:marLeft w:val="0"/>
      <w:marRight w:val="0"/>
      <w:marTop w:val="0"/>
      <w:marBottom w:val="0"/>
      <w:divBdr>
        <w:top w:val="none" w:sz="0" w:space="0" w:color="auto"/>
        <w:left w:val="none" w:sz="0" w:space="0" w:color="auto"/>
        <w:bottom w:val="none" w:sz="0" w:space="0" w:color="auto"/>
        <w:right w:val="none" w:sz="0" w:space="0" w:color="auto"/>
      </w:divBdr>
    </w:div>
    <w:div w:id="488861354">
      <w:bodyDiv w:val="1"/>
      <w:marLeft w:val="0"/>
      <w:marRight w:val="0"/>
      <w:marTop w:val="0"/>
      <w:marBottom w:val="0"/>
      <w:divBdr>
        <w:top w:val="none" w:sz="0" w:space="0" w:color="auto"/>
        <w:left w:val="none" w:sz="0" w:space="0" w:color="auto"/>
        <w:bottom w:val="none" w:sz="0" w:space="0" w:color="auto"/>
        <w:right w:val="none" w:sz="0" w:space="0" w:color="auto"/>
      </w:divBdr>
    </w:div>
    <w:div w:id="488910432">
      <w:bodyDiv w:val="1"/>
      <w:marLeft w:val="0"/>
      <w:marRight w:val="0"/>
      <w:marTop w:val="0"/>
      <w:marBottom w:val="0"/>
      <w:divBdr>
        <w:top w:val="none" w:sz="0" w:space="0" w:color="auto"/>
        <w:left w:val="none" w:sz="0" w:space="0" w:color="auto"/>
        <w:bottom w:val="none" w:sz="0" w:space="0" w:color="auto"/>
        <w:right w:val="none" w:sz="0" w:space="0" w:color="auto"/>
      </w:divBdr>
      <w:divsChild>
        <w:div w:id="10572495">
          <w:marLeft w:val="480"/>
          <w:marRight w:val="0"/>
          <w:marTop w:val="0"/>
          <w:marBottom w:val="0"/>
          <w:divBdr>
            <w:top w:val="none" w:sz="0" w:space="0" w:color="auto"/>
            <w:left w:val="none" w:sz="0" w:space="0" w:color="auto"/>
            <w:bottom w:val="none" w:sz="0" w:space="0" w:color="auto"/>
            <w:right w:val="none" w:sz="0" w:space="0" w:color="auto"/>
          </w:divBdr>
        </w:div>
        <w:div w:id="11614468">
          <w:marLeft w:val="480"/>
          <w:marRight w:val="0"/>
          <w:marTop w:val="0"/>
          <w:marBottom w:val="0"/>
          <w:divBdr>
            <w:top w:val="none" w:sz="0" w:space="0" w:color="auto"/>
            <w:left w:val="none" w:sz="0" w:space="0" w:color="auto"/>
            <w:bottom w:val="none" w:sz="0" w:space="0" w:color="auto"/>
            <w:right w:val="none" w:sz="0" w:space="0" w:color="auto"/>
          </w:divBdr>
        </w:div>
        <w:div w:id="40205385">
          <w:marLeft w:val="480"/>
          <w:marRight w:val="0"/>
          <w:marTop w:val="0"/>
          <w:marBottom w:val="0"/>
          <w:divBdr>
            <w:top w:val="none" w:sz="0" w:space="0" w:color="auto"/>
            <w:left w:val="none" w:sz="0" w:space="0" w:color="auto"/>
            <w:bottom w:val="none" w:sz="0" w:space="0" w:color="auto"/>
            <w:right w:val="none" w:sz="0" w:space="0" w:color="auto"/>
          </w:divBdr>
        </w:div>
        <w:div w:id="48965152">
          <w:marLeft w:val="480"/>
          <w:marRight w:val="0"/>
          <w:marTop w:val="0"/>
          <w:marBottom w:val="0"/>
          <w:divBdr>
            <w:top w:val="none" w:sz="0" w:space="0" w:color="auto"/>
            <w:left w:val="none" w:sz="0" w:space="0" w:color="auto"/>
            <w:bottom w:val="none" w:sz="0" w:space="0" w:color="auto"/>
            <w:right w:val="none" w:sz="0" w:space="0" w:color="auto"/>
          </w:divBdr>
        </w:div>
        <w:div w:id="60176778">
          <w:marLeft w:val="480"/>
          <w:marRight w:val="0"/>
          <w:marTop w:val="0"/>
          <w:marBottom w:val="0"/>
          <w:divBdr>
            <w:top w:val="none" w:sz="0" w:space="0" w:color="auto"/>
            <w:left w:val="none" w:sz="0" w:space="0" w:color="auto"/>
            <w:bottom w:val="none" w:sz="0" w:space="0" w:color="auto"/>
            <w:right w:val="none" w:sz="0" w:space="0" w:color="auto"/>
          </w:divBdr>
        </w:div>
        <w:div w:id="165093854">
          <w:marLeft w:val="480"/>
          <w:marRight w:val="0"/>
          <w:marTop w:val="0"/>
          <w:marBottom w:val="0"/>
          <w:divBdr>
            <w:top w:val="none" w:sz="0" w:space="0" w:color="auto"/>
            <w:left w:val="none" w:sz="0" w:space="0" w:color="auto"/>
            <w:bottom w:val="none" w:sz="0" w:space="0" w:color="auto"/>
            <w:right w:val="none" w:sz="0" w:space="0" w:color="auto"/>
          </w:divBdr>
        </w:div>
        <w:div w:id="174348130">
          <w:marLeft w:val="480"/>
          <w:marRight w:val="0"/>
          <w:marTop w:val="0"/>
          <w:marBottom w:val="0"/>
          <w:divBdr>
            <w:top w:val="none" w:sz="0" w:space="0" w:color="auto"/>
            <w:left w:val="none" w:sz="0" w:space="0" w:color="auto"/>
            <w:bottom w:val="none" w:sz="0" w:space="0" w:color="auto"/>
            <w:right w:val="none" w:sz="0" w:space="0" w:color="auto"/>
          </w:divBdr>
        </w:div>
        <w:div w:id="177619514">
          <w:marLeft w:val="480"/>
          <w:marRight w:val="0"/>
          <w:marTop w:val="0"/>
          <w:marBottom w:val="0"/>
          <w:divBdr>
            <w:top w:val="none" w:sz="0" w:space="0" w:color="auto"/>
            <w:left w:val="none" w:sz="0" w:space="0" w:color="auto"/>
            <w:bottom w:val="none" w:sz="0" w:space="0" w:color="auto"/>
            <w:right w:val="none" w:sz="0" w:space="0" w:color="auto"/>
          </w:divBdr>
        </w:div>
        <w:div w:id="183253549">
          <w:marLeft w:val="480"/>
          <w:marRight w:val="0"/>
          <w:marTop w:val="0"/>
          <w:marBottom w:val="0"/>
          <w:divBdr>
            <w:top w:val="none" w:sz="0" w:space="0" w:color="auto"/>
            <w:left w:val="none" w:sz="0" w:space="0" w:color="auto"/>
            <w:bottom w:val="none" w:sz="0" w:space="0" w:color="auto"/>
            <w:right w:val="none" w:sz="0" w:space="0" w:color="auto"/>
          </w:divBdr>
        </w:div>
        <w:div w:id="248271114">
          <w:marLeft w:val="480"/>
          <w:marRight w:val="0"/>
          <w:marTop w:val="0"/>
          <w:marBottom w:val="0"/>
          <w:divBdr>
            <w:top w:val="none" w:sz="0" w:space="0" w:color="auto"/>
            <w:left w:val="none" w:sz="0" w:space="0" w:color="auto"/>
            <w:bottom w:val="none" w:sz="0" w:space="0" w:color="auto"/>
            <w:right w:val="none" w:sz="0" w:space="0" w:color="auto"/>
          </w:divBdr>
        </w:div>
        <w:div w:id="254829651">
          <w:marLeft w:val="480"/>
          <w:marRight w:val="0"/>
          <w:marTop w:val="0"/>
          <w:marBottom w:val="0"/>
          <w:divBdr>
            <w:top w:val="none" w:sz="0" w:space="0" w:color="auto"/>
            <w:left w:val="none" w:sz="0" w:space="0" w:color="auto"/>
            <w:bottom w:val="none" w:sz="0" w:space="0" w:color="auto"/>
            <w:right w:val="none" w:sz="0" w:space="0" w:color="auto"/>
          </w:divBdr>
        </w:div>
        <w:div w:id="256909309">
          <w:marLeft w:val="480"/>
          <w:marRight w:val="0"/>
          <w:marTop w:val="0"/>
          <w:marBottom w:val="0"/>
          <w:divBdr>
            <w:top w:val="none" w:sz="0" w:space="0" w:color="auto"/>
            <w:left w:val="none" w:sz="0" w:space="0" w:color="auto"/>
            <w:bottom w:val="none" w:sz="0" w:space="0" w:color="auto"/>
            <w:right w:val="none" w:sz="0" w:space="0" w:color="auto"/>
          </w:divBdr>
        </w:div>
        <w:div w:id="297148560">
          <w:marLeft w:val="480"/>
          <w:marRight w:val="0"/>
          <w:marTop w:val="0"/>
          <w:marBottom w:val="0"/>
          <w:divBdr>
            <w:top w:val="none" w:sz="0" w:space="0" w:color="auto"/>
            <w:left w:val="none" w:sz="0" w:space="0" w:color="auto"/>
            <w:bottom w:val="none" w:sz="0" w:space="0" w:color="auto"/>
            <w:right w:val="none" w:sz="0" w:space="0" w:color="auto"/>
          </w:divBdr>
        </w:div>
        <w:div w:id="304703627">
          <w:marLeft w:val="480"/>
          <w:marRight w:val="0"/>
          <w:marTop w:val="0"/>
          <w:marBottom w:val="0"/>
          <w:divBdr>
            <w:top w:val="none" w:sz="0" w:space="0" w:color="auto"/>
            <w:left w:val="none" w:sz="0" w:space="0" w:color="auto"/>
            <w:bottom w:val="none" w:sz="0" w:space="0" w:color="auto"/>
            <w:right w:val="none" w:sz="0" w:space="0" w:color="auto"/>
          </w:divBdr>
        </w:div>
        <w:div w:id="472404499">
          <w:marLeft w:val="480"/>
          <w:marRight w:val="0"/>
          <w:marTop w:val="0"/>
          <w:marBottom w:val="0"/>
          <w:divBdr>
            <w:top w:val="none" w:sz="0" w:space="0" w:color="auto"/>
            <w:left w:val="none" w:sz="0" w:space="0" w:color="auto"/>
            <w:bottom w:val="none" w:sz="0" w:space="0" w:color="auto"/>
            <w:right w:val="none" w:sz="0" w:space="0" w:color="auto"/>
          </w:divBdr>
        </w:div>
        <w:div w:id="530384586">
          <w:marLeft w:val="480"/>
          <w:marRight w:val="0"/>
          <w:marTop w:val="0"/>
          <w:marBottom w:val="0"/>
          <w:divBdr>
            <w:top w:val="none" w:sz="0" w:space="0" w:color="auto"/>
            <w:left w:val="none" w:sz="0" w:space="0" w:color="auto"/>
            <w:bottom w:val="none" w:sz="0" w:space="0" w:color="auto"/>
            <w:right w:val="none" w:sz="0" w:space="0" w:color="auto"/>
          </w:divBdr>
        </w:div>
        <w:div w:id="554048777">
          <w:marLeft w:val="480"/>
          <w:marRight w:val="0"/>
          <w:marTop w:val="0"/>
          <w:marBottom w:val="0"/>
          <w:divBdr>
            <w:top w:val="none" w:sz="0" w:space="0" w:color="auto"/>
            <w:left w:val="none" w:sz="0" w:space="0" w:color="auto"/>
            <w:bottom w:val="none" w:sz="0" w:space="0" w:color="auto"/>
            <w:right w:val="none" w:sz="0" w:space="0" w:color="auto"/>
          </w:divBdr>
        </w:div>
        <w:div w:id="558133368">
          <w:marLeft w:val="480"/>
          <w:marRight w:val="0"/>
          <w:marTop w:val="0"/>
          <w:marBottom w:val="0"/>
          <w:divBdr>
            <w:top w:val="none" w:sz="0" w:space="0" w:color="auto"/>
            <w:left w:val="none" w:sz="0" w:space="0" w:color="auto"/>
            <w:bottom w:val="none" w:sz="0" w:space="0" w:color="auto"/>
            <w:right w:val="none" w:sz="0" w:space="0" w:color="auto"/>
          </w:divBdr>
        </w:div>
        <w:div w:id="613173001">
          <w:marLeft w:val="480"/>
          <w:marRight w:val="0"/>
          <w:marTop w:val="0"/>
          <w:marBottom w:val="0"/>
          <w:divBdr>
            <w:top w:val="none" w:sz="0" w:space="0" w:color="auto"/>
            <w:left w:val="none" w:sz="0" w:space="0" w:color="auto"/>
            <w:bottom w:val="none" w:sz="0" w:space="0" w:color="auto"/>
            <w:right w:val="none" w:sz="0" w:space="0" w:color="auto"/>
          </w:divBdr>
        </w:div>
        <w:div w:id="634606626">
          <w:marLeft w:val="480"/>
          <w:marRight w:val="0"/>
          <w:marTop w:val="0"/>
          <w:marBottom w:val="0"/>
          <w:divBdr>
            <w:top w:val="none" w:sz="0" w:space="0" w:color="auto"/>
            <w:left w:val="none" w:sz="0" w:space="0" w:color="auto"/>
            <w:bottom w:val="none" w:sz="0" w:space="0" w:color="auto"/>
            <w:right w:val="none" w:sz="0" w:space="0" w:color="auto"/>
          </w:divBdr>
        </w:div>
        <w:div w:id="636836795">
          <w:marLeft w:val="480"/>
          <w:marRight w:val="0"/>
          <w:marTop w:val="0"/>
          <w:marBottom w:val="0"/>
          <w:divBdr>
            <w:top w:val="none" w:sz="0" w:space="0" w:color="auto"/>
            <w:left w:val="none" w:sz="0" w:space="0" w:color="auto"/>
            <w:bottom w:val="none" w:sz="0" w:space="0" w:color="auto"/>
            <w:right w:val="none" w:sz="0" w:space="0" w:color="auto"/>
          </w:divBdr>
        </w:div>
        <w:div w:id="700470183">
          <w:marLeft w:val="480"/>
          <w:marRight w:val="0"/>
          <w:marTop w:val="0"/>
          <w:marBottom w:val="0"/>
          <w:divBdr>
            <w:top w:val="none" w:sz="0" w:space="0" w:color="auto"/>
            <w:left w:val="none" w:sz="0" w:space="0" w:color="auto"/>
            <w:bottom w:val="none" w:sz="0" w:space="0" w:color="auto"/>
            <w:right w:val="none" w:sz="0" w:space="0" w:color="auto"/>
          </w:divBdr>
        </w:div>
        <w:div w:id="707803804">
          <w:marLeft w:val="480"/>
          <w:marRight w:val="0"/>
          <w:marTop w:val="0"/>
          <w:marBottom w:val="0"/>
          <w:divBdr>
            <w:top w:val="none" w:sz="0" w:space="0" w:color="auto"/>
            <w:left w:val="none" w:sz="0" w:space="0" w:color="auto"/>
            <w:bottom w:val="none" w:sz="0" w:space="0" w:color="auto"/>
            <w:right w:val="none" w:sz="0" w:space="0" w:color="auto"/>
          </w:divBdr>
        </w:div>
        <w:div w:id="743113779">
          <w:marLeft w:val="480"/>
          <w:marRight w:val="0"/>
          <w:marTop w:val="0"/>
          <w:marBottom w:val="0"/>
          <w:divBdr>
            <w:top w:val="none" w:sz="0" w:space="0" w:color="auto"/>
            <w:left w:val="none" w:sz="0" w:space="0" w:color="auto"/>
            <w:bottom w:val="none" w:sz="0" w:space="0" w:color="auto"/>
            <w:right w:val="none" w:sz="0" w:space="0" w:color="auto"/>
          </w:divBdr>
        </w:div>
        <w:div w:id="754478972">
          <w:marLeft w:val="480"/>
          <w:marRight w:val="0"/>
          <w:marTop w:val="0"/>
          <w:marBottom w:val="0"/>
          <w:divBdr>
            <w:top w:val="none" w:sz="0" w:space="0" w:color="auto"/>
            <w:left w:val="none" w:sz="0" w:space="0" w:color="auto"/>
            <w:bottom w:val="none" w:sz="0" w:space="0" w:color="auto"/>
            <w:right w:val="none" w:sz="0" w:space="0" w:color="auto"/>
          </w:divBdr>
        </w:div>
        <w:div w:id="780806419">
          <w:marLeft w:val="480"/>
          <w:marRight w:val="0"/>
          <w:marTop w:val="0"/>
          <w:marBottom w:val="0"/>
          <w:divBdr>
            <w:top w:val="none" w:sz="0" w:space="0" w:color="auto"/>
            <w:left w:val="none" w:sz="0" w:space="0" w:color="auto"/>
            <w:bottom w:val="none" w:sz="0" w:space="0" w:color="auto"/>
            <w:right w:val="none" w:sz="0" w:space="0" w:color="auto"/>
          </w:divBdr>
        </w:div>
        <w:div w:id="781999805">
          <w:marLeft w:val="480"/>
          <w:marRight w:val="0"/>
          <w:marTop w:val="0"/>
          <w:marBottom w:val="0"/>
          <w:divBdr>
            <w:top w:val="none" w:sz="0" w:space="0" w:color="auto"/>
            <w:left w:val="none" w:sz="0" w:space="0" w:color="auto"/>
            <w:bottom w:val="none" w:sz="0" w:space="0" w:color="auto"/>
            <w:right w:val="none" w:sz="0" w:space="0" w:color="auto"/>
          </w:divBdr>
        </w:div>
        <w:div w:id="795686964">
          <w:marLeft w:val="480"/>
          <w:marRight w:val="0"/>
          <w:marTop w:val="0"/>
          <w:marBottom w:val="0"/>
          <w:divBdr>
            <w:top w:val="none" w:sz="0" w:space="0" w:color="auto"/>
            <w:left w:val="none" w:sz="0" w:space="0" w:color="auto"/>
            <w:bottom w:val="none" w:sz="0" w:space="0" w:color="auto"/>
            <w:right w:val="none" w:sz="0" w:space="0" w:color="auto"/>
          </w:divBdr>
        </w:div>
        <w:div w:id="795804493">
          <w:marLeft w:val="480"/>
          <w:marRight w:val="0"/>
          <w:marTop w:val="0"/>
          <w:marBottom w:val="0"/>
          <w:divBdr>
            <w:top w:val="none" w:sz="0" w:space="0" w:color="auto"/>
            <w:left w:val="none" w:sz="0" w:space="0" w:color="auto"/>
            <w:bottom w:val="none" w:sz="0" w:space="0" w:color="auto"/>
            <w:right w:val="none" w:sz="0" w:space="0" w:color="auto"/>
          </w:divBdr>
        </w:div>
        <w:div w:id="904291538">
          <w:marLeft w:val="480"/>
          <w:marRight w:val="0"/>
          <w:marTop w:val="0"/>
          <w:marBottom w:val="0"/>
          <w:divBdr>
            <w:top w:val="none" w:sz="0" w:space="0" w:color="auto"/>
            <w:left w:val="none" w:sz="0" w:space="0" w:color="auto"/>
            <w:bottom w:val="none" w:sz="0" w:space="0" w:color="auto"/>
            <w:right w:val="none" w:sz="0" w:space="0" w:color="auto"/>
          </w:divBdr>
        </w:div>
      </w:divsChild>
    </w:div>
    <w:div w:id="489054519">
      <w:bodyDiv w:val="1"/>
      <w:marLeft w:val="0"/>
      <w:marRight w:val="0"/>
      <w:marTop w:val="0"/>
      <w:marBottom w:val="0"/>
      <w:divBdr>
        <w:top w:val="none" w:sz="0" w:space="0" w:color="auto"/>
        <w:left w:val="none" w:sz="0" w:space="0" w:color="auto"/>
        <w:bottom w:val="none" w:sz="0" w:space="0" w:color="auto"/>
        <w:right w:val="none" w:sz="0" w:space="0" w:color="auto"/>
      </w:divBdr>
    </w:div>
    <w:div w:id="489105881">
      <w:bodyDiv w:val="1"/>
      <w:marLeft w:val="0"/>
      <w:marRight w:val="0"/>
      <w:marTop w:val="0"/>
      <w:marBottom w:val="0"/>
      <w:divBdr>
        <w:top w:val="none" w:sz="0" w:space="0" w:color="auto"/>
        <w:left w:val="none" w:sz="0" w:space="0" w:color="auto"/>
        <w:bottom w:val="none" w:sz="0" w:space="0" w:color="auto"/>
        <w:right w:val="none" w:sz="0" w:space="0" w:color="auto"/>
      </w:divBdr>
    </w:div>
    <w:div w:id="489176153">
      <w:bodyDiv w:val="1"/>
      <w:marLeft w:val="0"/>
      <w:marRight w:val="0"/>
      <w:marTop w:val="0"/>
      <w:marBottom w:val="0"/>
      <w:divBdr>
        <w:top w:val="none" w:sz="0" w:space="0" w:color="auto"/>
        <w:left w:val="none" w:sz="0" w:space="0" w:color="auto"/>
        <w:bottom w:val="none" w:sz="0" w:space="0" w:color="auto"/>
        <w:right w:val="none" w:sz="0" w:space="0" w:color="auto"/>
      </w:divBdr>
    </w:div>
    <w:div w:id="489250142">
      <w:bodyDiv w:val="1"/>
      <w:marLeft w:val="0"/>
      <w:marRight w:val="0"/>
      <w:marTop w:val="0"/>
      <w:marBottom w:val="0"/>
      <w:divBdr>
        <w:top w:val="none" w:sz="0" w:space="0" w:color="auto"/>
        <w:left w:val="none" w:sz="0" w:space="0" w:color="auto"/>
        <w:bottom w:val="none" w:sz="0" w:space="0" w:color="auto"/>
        <w:right w:val="none" w:sz="0" w:space="0" w:color="auto"/>
      </w:divBdr>
    </w:div>
    <w:div w:id="489253371">
      <w:bodyDiv w:val="1"/>
      <w:marLeft w:val="0"/>
      <w:marRight w:val="0"/>
      <w:marTop w:val="0"/>
      <w:marBottom w:val="0"/>
      <w:divBdr>
        <w:top w:val="none" w:sz="0" w:space="0" w:color="auto"/>
        <w:left w:val="none" w:sz="0" w:space="0" w:color="auto"/>
        <w:bottom w:val="none" w:sz="0" w:space="0" w:color="auto"/>
        <w:right w:val="none" w:sz="0" w:space="0" w:color="auto"/>
      </w:divBdr>
    </w:div>
    <w:div w:id="489294544">
      <w:bodyDiv w:val="1"/>
      <w:marLeft w:val="0"/>
      <w:marRight w:val="0"/>
      <w:marTop w:val="0"/>
      <w:marBottom w:val="0"/>
      <w:divBdr>
        <w:top w:val="none" w:sz="0" w:space="0" w:color="auto"/>
        <w:left w:val="none" w:sz="0" w:space="0" w:color="auto"/>
        <w:bottom w:val="none" w:sz="0" w:space="0" w:color="auto"/>
        <w:right w:val="none" w:sz="0" w:space="0" w:color="auto"/>
      </w:divBdr>
    </w:div>
    <w:div w:id="489294768">
      <w:bodyDiv w:val="1"/>
      <w:marLeft w:val="0"/>
      <w:marRight w:val="0"/>
      <w:marTop w:val="0"/>
      <w:marBottom w:val="0"/>
      <w:divBdr>
        <w:top w:val="none" w:sz="0" w:space="0" w:color="auto"/>
        <w:left w:val="none" w:sz="0" w:space="0" w:color="auto"/>
        <w:bottom w:val="none" w:sz="0" w:space="0" w:color="auto"/>
        <w:right w:val="none" w:sz="0" w:space="0" w:color="auto"/>
      </w:divBdr>
    </w:div>
    <w:div w:id="489516609">
      <w:bodyDiv w:val="1"/>
      <w:marLeft w:val="0"/>
      <w:marRight w:val="0"/>
      <w:marTop w:val="0"/>
      <w:marBottom w:val="0"/>
      <w:divBdr>
        <w:top w:val="none" w:sz="0" w:space="0" w:color="auto"/>
        <w:left w:val="none" w:sz="0" w:space="0" w:color="auto"/>
        <w:bottom w:val="none" w:sz="0" w:space="0" w:color="auto"/>
        <w:right w:val="none" w:sz="0" w:space="0" w:color="auto"/>
      </w:divBdr>
    </w:div>
    <w:div w:id="489641194">
      <w:bodyDiv w:val="1"/>
      <w:marLeft w:val="0"/>
      <w:marRight w:val="0"/>
      <w:marTop w:val="0"/>
      <w:marBottom w:val="0"/>
      <w:divBdr>
        <w:top w:val="none" w:sz="0" w:space="0" w:color="auto"/>
        <w:left w:val="none" w:sz="0" w:space="0" w:color="auto"/>
        <w:bottom w:val="none" w:sz="0" w:space="0" w:color="auto"/>
        <w:right w:val="none" w:sz="0" w:space="0" w:color="auto"/>
      </w:divBdr>
    </w:div>
    <w:div w:id="489710778">
      <w:bodyDiv w:val="1"/>
      <w:marLeft w:val="0"/>
      <w:marRight w:val="0"/>
      <w:marTop w:val="0"/>
      <w:marBottom w:val="0"/>
      <w:divBdr>
        <w:top w:val="none" w:sz="0" w:space="0" w:color="auto"/>
        <w:left w:val="none" w:sz="0" w:space="0" w:color="auto"/>
        <w:bottom w:val="none" w:sz="0" w:space="0" w:color="auto"/>
        <w:right w:val="none" w:sz="0" w:space="0" w:color="auto"/>
      </w:divBdr>
    </w:div>
    <w:div w:id="489827696">
      <w:bodyDiv w:val="1"/>
      <w:marLeft w:val="0"/>
      <w:marRight w:val="0"/>
      <w:marTop w:val="0"/>
      <w:marBottom w:val="0"/>
      <w:divBdr>
        <w:top w:val="none" w:sz="0" w:space="0" w:color="auto"/>
        <w:left w:val="none" w:sz="0" w:space="0" w:color="auto"/>
        <w:bottom w:val="none" w:sz="0" w:space="0" w:color="auto"/>
        <w:right w:val="none" w:sz="0" w:space="0" w:color="auto"/>
      </w:divBdr>
    </w:div>
    <w:div w:id="489829540">
      <w:bodyDiv w:val="1"/>
      <w:marLeft w:val="0"/>
      <w:marRight w:val="0"/>
      <w:marTop w:val="0"/>
      <w:marBottom w:val="0"/>
      <w:divBdr>
        <w:top w:val="none" w:sz="0" w:space="0" w:color="auto"/>
        <w:left w:val="none" w:sz="0" w:space="0" w:color="auto"/>
        <w:bottom w:val="none" w:sz="0" w:space="0" w:color="auto"/>
        <w:right w:val="none" w:sz="0" w:space="0" w:color="auto"/>
      </w:divBdr>
    </w:div>
    <w:div w:id="490021249">
      <w:bodyDiv w:val="1"/>
      <w:marLeft w:val="0"/>
      <w:marRight w:val="0"/>
      <w:marTop w:val="0"/>
      <w:marBottom w:val="0"/>
      <w:divBdr>
        <w:top w:val="none" w:sz="0" w:space="0" w:color="auto"/>
        <w:left w:val="none" w:sz="0" w:space="0" w:color="auto"/>
        <w:bottom w:val="none" w:sz="0" w:space="0" w:color="auto"/>
        <w:right w:val="none" w:sz="0" w:space="0" w:color="auto"/>
      </w:divBdr>
    </w:div>
    <w:div w:id="490146459">
      <w:bodyDiv w:val="1"/>
      <w:marLeft w:val="0"/>
      <w:marRight w:val="0"/>
      <w:marTop w:val="0"/>
      <w:marBottom w:val="0"/>
      <w:divBdr>
        <w:top w:val="none" w:sz="0" w:space="0" w:color="auto"/>
        <w:left w:val="none" w:sz="0" w:space="0" w:color="auto"/>
        <w:bottom w:val="none" w:sz="0" w:space="0" w:color="auto"/>
        <w:right w:val="none" w:sz="0" w:space="0" w:color="auto"/>
      </w:divBdr>
    </w:div>
    <w:div w:id="490219148">
      <w:bodyDiv w:val="1"/>
      <w:marLeft w:val="0"/>
      <w:marRight w:val="0"/>
      <w:marTop w:val="0"/>
      <w:marBottom w:val="0"/>
      <w:divBdr>
        <w:top w:val="none" w:sz="0" w:space="0" w:color="auto"/>
        <w:left w:val="none" w:sz="0" w:space="0" w:color="auto"/>
        <w:bottom w:val="none" w:sz="0" w:space="0" w:color="auto"/>
        <w:right w:val="none" w:sz="0" w:space="0" w:color="auto"/>
      </w:divBdr>
    </w:div>
    <w:div w:id="490409103">
      <w:bodyDiv w:val="1"/>
      <w:marLeft w:val="0"/>
      <w:marRight w:val="0"/>
      <w:marTop w:val="0"/>
      <w:marBottom w:val="0"/>
      <w:divBdr>
        <w:top w:val="none" w:sz="0" w:space="0" w:color="auto"/>
        <w:left w:val="none" w:sz="0" w:space="0" w:color="auto"/>
        <w:bottom w:val="none" w:sz="0" w:space="0" w:color="auto"/>
        <w:right w:val="none" w:sz="0" w:space="0" w:color="auto"/>
      </w:divBdr>
    </w:div>
    <w:div w:id="490567088">
      <w:bodyDiv w:val="1"/>
      <w:marLeft w:val="0"/>
      <w:marRight w:val="0"/>
      <w:marTop w:val="0"/>
      <w:marBottom w:val="0"/>
      <w:divBdr>
        <w:top w:val="none" w:sz="0" w:space="0" w:color="auto"/>
        <w:left w:val="none" w:sz="0" w:space="0" w:color="auto"/>
        <w:bottom w:val="none" w:sz="0" w:space="0" w:color="auto"/>
        <w:right w:val="none" w:sz="0" w:space="0" w:color="auto"/>
      </w:divBdr>
    </w:div>
    <w:div w:id="490604382">
      <w:bodyDiv w:val="1"/>
      <w:marLeft w:val="0"/>
      <w:marRight w:val="0"/>
      <w:marTop w:val="0"/>
      <w:marBottom w:val="0"/>
      <w:divBdr>
        <w:top w:val="none" w:sz="0" w:space="0" w:color="auto"/>
        <w:left w:val="none" w:sz="0" w:space="0" w:color="auto"/>
        <w:bottom w:val="none" w:sz="0" w:space="0" w:color="auto"/>
        <w:right w:val="none" w:sz="0" w:space="0" w:color="auto"/>
      </w:divBdr>
    </w:div>
    <w:div w:id="490681706">
      <w:bodyDiv w:val="1"/>
      <w:marLeft w:val="0"/>
      <w:marRight w:val="0"/>
      <w:marTop w:val="0"/>
      <w:marBottom w:val="0"/>
      <w:divBdr>
        <w:top w:val="none" w:sz="0" w:space="0" w:color="auto"/>
        <w:left w:val="none" w:sz="0" w:space="0" w:color="auto"/>
        <w:bottom w:val="none" w:sz="0" w:space="0" w:color="auto"/>
        <w:right w:val="none" w:sz="0" w:space="0" w:color="auto"/>
      </w:divBdr>
    </w:div>
    <w:div w:id="490873873">
      <w:bodyDiv w:val="1"/>
      <w:marLeft w:val="0"/>
      <w:marRight w:val="0"/>
      <w:marTop w:val="0"/>
      <w:marBottom w:val="0"/>
      <w:divBdr>
        <w:top w:val="none" w:sz="0" w:space="0" w:color="auto"/>
        <w:left w:val="none" w:sz="0" w:space="0" w:color="auto"/>
        <w:bottom w:val="none" w:sz="0" w:space="0" w:color="auto"/>
        <w:right w:val="none" w:sz="0" w:space="0" w:color="auto"/>
      </w:divBdr>
    </w:div>
    <w:div w:id="490949334">
      <w:bodyDiv w:val="1"/>
      <w:marLeft w:val="0"/>
      <w:marRight w:val="0"/>
      <w:marTop w:val="0"/>
      <w:marBottom w:val="0"/>
      <w:divBdr>
        <w:top w:val="none" w:sz="0" w:space="0" w:color="auto"/>
        <w:left w:val="none" w:sz="0" w:space="0" w:color="auto"/>
        <w:bottom w:val="none" w:sz="0" w:space="0" w:color="auto"/>
        <w:right w:val="none" w:sz="0" w:space="0" w:color="auto"/>
      </w:divBdr>
    </w:div>
    <w:div w:id="491027819">
      <w:bodyDiv w:val="1"/>
      <w:marLeft w:val="0"/>
      <w:marRight w:val="0"/>
      <w:marTop w:val="0"/>
      <w:marBottom w:val="0"/>
      <w:divBdr>
        <w:top w:val="none" w:sz="0" w:space="0" w:color="auto"/>
        <w:left w:val="none" w:sz="0" w:space="0" w:color="auto"/>
        <w:bottom w:val="none" w:sz="0" w:space="0" w:color="auto"/>
        <w:right w:val="none" w:sz="0" w:space="0" w:color="auto"/>
      </w:divBdr>
    </w:div>
    <w:div w:id="491065817">
      <w:bodyDiv w:val="1"/>
      <w:marLeft w:val="0"/>
      <w:marRight w:val="0"/>
      <w:marTop w:val="0"/>
      <w:marBottom w:val="0"/>
      <w:divBdr>
        <w:top w:val="none" w:sz="0" w:space="0" w:color="auto"/>
        <w:left w:val="none" w:sz="0" w:space="0" w:color="auto"/>
        <w:bottom w:val="none" w:sz="0" w:space="0" w:color="auto"/>
        <w:right w:val="none" w:sz="0" w:space="0" w:color="auto"/>
      </w:divBdr>
    </w:div>
    <w:div w:id="491069565">
      <w:bodyDiv w:val="1"/>
      <w:marLeft w:val="0"/>
      <w:marRight w:val="0"/>
      <w:marTop w:val="0"/>
      <w:marBottom w:val="0"/>
      <w:divBdr>
        <w:top w:val="none" w:sz="0" w:space="0" w:color="auto"/>
        <w:left w:val="none" w:sz="0" w:space="0" w:color="auto"/>
        <w:bottom w:val="none" w:sz="0" w:space="0" w:color="auto"/>
        <w:right w:val="none" w:sz="0" w:space="0" w:color="auto"/>
      </w:divBdr>
    </w:div>
    <w:div w:id="491260295">
      <w:bodyDiv w:val="1"/>
      <w:marLeft w:val="0"/>
      <w:marRight w:val="0"/>
      <w:marTop w:val="0"/>
      <w:marBottom w:val="0"/>
      <w:divBdr>
        <w:top w:val="none" w:sz="0" w:space="0" w:color="auto"/>
        <w:left w:val="none" w:sz="0" w:space="0" w:color="auto"/>
        <w:bottom w:val="none" w:sz="0" w:space="0" w:color="auto"/>
        <w:right w:val="none" w:sz="0" w:space="0" w:color="auto"/>
      </w:divBdr>
    </w:div>
    <w:div w:id="491408554">
      <w:bodyDiv w:val="1"/>
      <w:marLeft w:val="0"/>
      <w:marRight w:val="0"/>
      <w:marTop w:val="0"/>
      <w:marBottom w:val="0"/>
      <w:divBdr>
        <w:top w:val="none" w:sz="0" w:space="0" w:color="auto"/>
        <w:left w:val="none" w:sz="0" w:space="0" w:color="auto"/>
        <w:bottom w:val="none" w:sz="0" w:space="0" w:color="auto"/>
        <w:right w:val="none" w:sz="0" w:space="0" w:color="auto"/>
      </w:divBdr>
    </w:div>
    <w:div w:id="491413385">
      <w:bodyDiv w:val="1"/>
      <w:marLeft w:val="0"/>
      <w:marRight w:val="0"/>
      <w:marTop w:val="0"/>
      <w:marBottom w:val="0"/>
      <w:divBdr>
        <w:top w:val="none" w:sz="0" w:space="0" w:color="auto"/>
        <w:left w:val="none" w:sz="0" w:space="0" w:color="auto"/>
        <w:bottom w:val="none" w:sz="0" w:space="0" w:color="auto"/>
        <w:right w:val="none" w:sz="0" w:space="0" w:color="auto"/>
      </w:divBdr>
    </w:div>
    <w:div w:id="491415317">
      <w:bodyDiv w:val="1"/>
      <w:marLeft w:val="0"/>
      <w:marRight w:val="0"/>
      <w:marTop w:val="0"/>
      <w:marBottom w:val="0"/>
      <w:divBdr>
        <w:top w:val="none" w:sz="0" w:space="0" w:color="auto"/>
        <w:left w:val="none" w:sz="0" w:space="0" w:color="auto"/>
        <w:bottom w:val="none" w:sz="0" w:space="0" w:color="auto"/>
        <w:right w:val="none" w:sz="0" w:space="0" w:color="auto"/>
      </w:divBdr>
    </w:div>
    <w:div w:id="491531123">
      <w:bodyDiv w:val="1"/>
      <w:marLeft w:val="0"/>
      <w:marRight w:val="0"/>
      <w:marTop w:val="0"/>
      <w:marBottom w:val="0"/>
      <w:divBdr>
        <w:top w:val="none" w:sz="0" w:space="0" w:color="auto"/>
        <w:left w:val="none" w:sz="0" w:space="0" w:color="auto"/>
        <w:bottom w:val="none" w:sz="0" w:space="0" w:color="auto"/>
        <w:right w:val="none" w:sz="0" w:space="0" w:color="auto"/>
      </w:divBdr>
    </w:div>
    <w:div w:id="491603908">
      <w:bodyDiv w:val="1"/>
      <w:marLeft w:val="0"/>
      <w:marRight w:val="0"/>
      <w:marTop w:val="0"/>
      <w:marBottom w:val="0"/>
      <w:divBdr>
        <w:top w:val="none" w:sz="0" w:space="0" w:color="auto"/>
        <w:left w:val="none" w:sz="0" w:space="0" w:color="auto"/>
        <w:bottom w:val="none" w:sz="0" w:space="0" w:color="auto"/>
        <w:right w:val="none" w:sz="0" w:space="0" w:color="auto"/>
      </w:divBdr>
    </w:div>
    <w:div w:id="491607079">
      <w:bodyDiv w:val="1"/>
      <w:marLeft w:val="0"/>
      <w:marRight w:val="0"/>
      <w:marTop w:val="0"/>
      <w:marBottom w:val="0"/>
      <w:divBdr>
        <w:top w:val="none" w:sz="0" w:space="0" w:color="auto"/>
        <w:left w:val="none" w:sz="0" w:space="0" w:color="auto"/>
        <w:bottom w:val="none" w:sz="0" w:space="0" w:color="auto"/>
        <w:right w:val="none" w:sz="0" w:space="0" w:color="auto"/>
      </w:divBdr>
    </w:div>
    <w:div w:id="491608992">
      <w:bodyDiv w:val="1"/>
      <w:marLeft w:val="0"/>
      <w:marRight w:val="0"/>
      <w:marTop w:val="0"/>
      <w:marBottom w:val="0"/>
      <w:divBdr>
        <w:top w:val="none" w:sz="0" w:space="0" w:color="auto"/>
        <w:left w:val="none" w:sz="0" w:space="0" w:color="auto"/>
        <w:bottom w:val="none" w:sz="0" w:space="0" w:color="auto"/>
        <w:right w:val="none" w:sz="0" w:space="0" w:color="auto"/>
      </w:divBdr>
    </w:div>
    <w:div w:id="491726765">
      <w:bodyDiv w:val="1"/>
      <w:marLeft w:val="0"/>
      <w:marRight w:val="0"/>
      <w:marTop w:val="0"/>
      <w:marBottom w:val="0"/>
      <w:divBdr>
        <w:top w:val="none" w:sz="0" w:space="0" w:color="auto"/>
        <w:left w:val="none" w:sz="0" w:space="0" w:color="auto"/>
        <w:bottom w:val="none" w:sz="0" w:space="0" w:color="auto"/>
        <w:right w:val="none" w:sz="0" w:space="0" w:color="auto"/>
      </w:divBdr>
    </w:div>
    <w:div w:id="491872891">
      <w:bodyDiv w:val="1"/>
      <w:marLeft w:val="0"/>
      <w:marRight w:val="0"/>
      <w:marTop w:val="0"/>
      <w:marBottom w:val="0"/>
      <w:divBdr>
        <w:top w:val="none" w:sz="0" w:space="0" w:color="auto"/>
        <w:left w:val="none" w:sz="0" w:space="0" w:color="auto"/>
        <w:bottom w:val="none" w:sz="0" w:space="0" w:color="auto"/>
        <w:right w:val="none" w:sz="0" w:space="0" w:color="auto"/>
      </w:divBdr>
    </w:div>
    <w:div w:id="491915023">
      <w:bodyDiv w:val="1"/>
      <w:marLeft w:val="0"/>
      <w:marRight w:val="0"/>
      <w:marTop w:val="0"/>
      <w:marBottom w:val="0"/>
      <w:divBdr>
        <w:top w:val="none" w:sz="0" w:space="0" w:color="auto"/>
        <w:left w:val="none" w:sz="0" w:space="0" w:color="auto"/>
        <w:bottom w:val="none" w:sz="0" w:space="0" w:color="auto"/>
        <w:right w:val="none" w:sz="0" w:space="0" w:color="auto"/>
      </w:divBdr>
    </w:div>
    <w:div w:id="491915127">
      <w:bodyDiv w:val="1"/>
      <w:marLeft w:val="0"/>
      <w:marRight w:val="0"/>
      <w:marTop w:val="0"/>
      <w:marBottom w:val="0"/>
      <w:divBdr>
        <w:top w:val="none" w:sz="0" w:space="0" w:color="auto"/>
        <w:left w:val="none" w:sz="0" w:space="0" w:color="auto"/>
        <w:bottom w:val="none" w:sz="0" w:space="0" w:color="auto"/>
        <w:right w:val="none" w:sz="0" w:space="0" w:color="auto"/>
      </w:divBdr>
    </w:div>
    <w:div w:id="491918263">
      <w:bodyDiv w:val="1"/>
      <w:marLeft w:val="0"/>
      <w:marRight w:val="0"/>
      <w:marTop w:val="0"/>
      <w:marBottom w:val="0"/>
      <w:divBdr>
        <w:top w:val="none" w:sz="0" w:space="0" w:color="auto"/>
        <w:left w:val="none" w:sz="0" w:space="0" w:color="auto"/>
        <w:bottom w:val="none" w:sz="0" w:space="0" w:color="auto"/>
        <w:right w:val="none" w:sz="0" w:space="0" w:color="auto"/>
      </w:divBdr>
    </w:div>
    <w:div w:id="492069518">
      <w:bodyDiv w:val="1"/>
      <w:marLeft w:val="0"/>
      <w:marRight w:val="0"/>
      <w:marTop w:val="0"/>
      <w:marBottom w:val="0"/>
      <w:divBdr>
        <w:top w:val="none" w:sz="0" w:space="0" w:color="auto"/>
        <w:left w:val="none" w:sz="0" w:space="0" w:color="auto"/>
        <w:bottom w:val="none" w:sz="0" w:space="0" w:color="auto"/>
        <w:right w:val="none" w:sz="0" w:space="0" w:color="auto"/>
      </w:divBdr>
    </w:div>
    <w:div w:id="492070836">
      <w:bodyDiv w:val="1"/>
      <w:marLeft w:val="0"/>
      <w:marRight w:val="0"/>
      <w:marTop w:val="0"/>
      <w:marBottom w:val="0"/>
      <w:divBdr>
        <w:top w:val="none" w:sz="0" w:space="0" w:color="auto"/>
        <w:left w:val="none" w:sz="0" w:space="0" w:color="auto"/>
        <w:bottom w:val="none" w:sz="0" w:space="0" w:color="auto"/>
        <w:right w:val="none" w:sz="0" w:space="0" w:color="auto"/>
      </w:divBdr>
    </w:div>
    <w:div w:id="492110691">
      <w:bodyDiv w:val="1"/>
      <w:marLeft w:val="0"/>
      <w:marRight w:val="0"/>
      <w:marTop w:val="0"/>
      <w:marBottom w:val="0"/>
      <w:divBdr>
        <w:top w:val="none" w:sz="0" w:space="0" w:color="auto"/>
        <w:left w:val="none" w:sz="0" w:space="0" w:color="auto"/>
        <w:bottom w:val="none" w:sz="0" w:space="0" w:color="auto"/>
        <w:right w:val="none" w:sz="0" w:space="0" w:color="auto"/>
      </w:divBdr>
    </w:div>
    <w:div w:id="492141691">
      <w:bodyDiv w:val="1"/>
      <w:marLeft w:val="0"/>
      <w:marRight w:val="0"/>
      <w:marTop w:val="0"/>
      <w:marBottom w:val="0"/>
      <w:divBdr>
        <w:top w:val="none" w:sz="0" w:space="0" w:color="auto"/>
        <w:left w:val="none" w:sz="0" w:space="0" w:color="auto"/>
        <w:bottom w:val="none" w:sz="0" w:space="0" w:color="auto"/>
        <w:right w:val="none" w:sz="0" w:space="0" w:color="auto"/>
      </w:divBdr>
    </w:div>
    <w:div w:id="492186086">
      <w:bodyDiv w:val="1"/>
      <w:marLeft w:val="0"/>
      <w:marRight w:val="0"/>
      <w:marTop w:val="0"/>
      <w:marBottom w:val="0"/>
      <w:divBdr>
        <w:top w:val="none" w:sz="0" w:space="0" w:color="auto"/>
        <w:left w:val="none" w:sz="0" w:space="0" w:color="auto"/>
        <w:bottom w:val="none" w:sz="0" w:space="0" w:color="auto"/>
        <w:right w:val="none" w:sz="0" w:space="0" w:color="auto"/>
      </w:divBdr>
    </w:div>
    <w:div w:id="492188014">
      <w:bodyDiv w:val="1"/>
      <w:marLeft w:val="0"/>
      <w:marRight w:val="0"/>
      <w:marTop w:val="0"/>
      <w:marBottom w:val="0"/>
      <w:divBdr>
        <w:top w:val="none" w:sz="0" w:space="0" w:color="auto"/>
        <w:left w:val="none" w:sz="0" w:space="0" w:color="auto"/>
        <w:bottom w:val="none" w:sz="0" w:space="0" w:color="auto"/>
        <w:right w:val="none" w:sz="0" w:space="0" w:color="auto"/>
      </w:divBdr>
    </w:div>
    <w:div w:id="492262961">
      <w:bodyDiv w:val="1"/>
      <w:marLeft w:val="0"/>
      <w:marRight w:val="0"/>
      <w:marTop w:val="0"/>
      <w:marBottom w:val="0"/>
      <w:divBdr>
        <w:top w:val="none" w:sz="0" w:space="0" w:color="auto"/>
        <w:left w:val="none" w:sz="0" w:space="0" w:color="auto"/>
        <w:bottom w:val="none" w:sz="0" w:space="0" w:color="auto"/>
        <w:right w:val="none" w:sz="0" w:space="0" w:color="auto"/>
      </w:divBdr>
    </w:div>
    <w:div w:id="492332431">
      <w:bodyDiv w:val="1"/>
      <w:marLeft w:val="0"/>
      <w:marRight w:val="0"/>
      <w:marTop w:val="0"/>
      <w:marBottom w:val="0"/>
      <w:divBdr>
        <w:top w:val="none" w:sz="0" w:space="0" w:color="auto"/>
        <w:left w:val="none" w:sz="0" w:space="0" w:color="auto"/>
        <w:bottom w:val="none" w:sz="0" w:space="0" w:color="auto"/>
        <w:right w:val="none" w:sz="0" w:space="0" w:color="auto"/>
      </w:divBdr>
    </w:div>
    <w:div w:id="492334483">
      <w:bodyDiv w:val="1"/>
      <w:marLeft w:val="0"/>
      <w:marRight w:val="0"/>
      <w:marTop w:val="0"/>
      <w:marBottom w:val="0"/>
      <w:divBdr>
        <w:top w:val="none" w:sz="0" w:space="0" w:color="auto"/>
        <w:left w:val="none" w:sz="0" w:space="0" w:color="auto"/>
        <w:bottom w:val="none" w:sz="0" w:space="0" w:color="auto"/>
        <w:right w:val="none" w:sz="0" w:space="0" w:color="auto"/>
      </w:divBdr>
    </w:div>
    <w:div w:id="492451435">
      <w:bodyDiv w:val="1"/>
      <w:marLeft w:val="0"/>
      <w:marRight w:val="0"/>
      <w:marTop w:val="0"/>
      <w:marBottom w:val="0"/>
      <w:divBdr>
        <w:top w:val="none" w:sz="0" w:space="0" w:color="auto"/>
        <w:left w:val="none" w:sz="0" w:space="0" w:color="auto"/>
        <w:bottom w:val="none" w:sz="0" w:space="0" w:color="auto"/>
        <w:right w:val="none" w:sz="0" w:space="0" w:color="auto"/>
      </w:divBdr>
    </w:div>
    <w:div w:id="492527101">
      <w:bodyDiv w:val="1"/>
      <w:marLeft w:val="0"/>
      <w:marRight w:val="0"/>
      <w:marTop w:val="0"/>
      <w:marBottom w:val="0"/>
      <w:divBdr>
        <w:top w:val="none" w:sz="0" w:space="0" w:color="auto"/>
        <w:left w:val="none" w:sz="0" w:space="0" w:color="auto"/>
        <w:bottom w:val="none" w:sz="0" w:space="0" w:color="auto"/>
        <w:right w:val="none" w:sz="0" w:space="0" w:color="auto"/>
      </w:divBdr>
    </w:div>
    <w:div w:id="492570424">
      <w:bodyDiv w:val="1"/>
      <w:marLeft w:val="0"/>
      <w:marRight w:val="0"/>
      <w:marTop w:val="0"/>
      <w:marBottom w:val="0"/>
      <w:divBdr>
        <w:top w:val="none" w:sz="0" w:space="0" w:color="auto"/>
        <w:left w:val="none" w:sz="0" w:space="0" w:color="auto"/>
        <w:bottom w:val="none" w:sz="0" w:space="0" w:color="auto"/>
        <w:right w:val="none" w:sz="0" w:space="0" w:color="auto"/>
      </w:divBdr>
    </w:div>
    <w:div w:id="492646414">
      <w:bodyDiv w:val="1"/>
      <w:marLeft w:val="0"/>
      <w:marRight w:val="0"/>
      <w:marTop w:val="0"/>
      <w:marBottom w:val="0"/>
      <w:divBdr>
        <w:top w:val="none" w:sz="0" w:space="0" w:color="auto"/>
        <w:left w:val="none" w:sz="0" w:space="0" w:color="auto"/>
        <w:bottom w:val="none" w:sz="0" w:space="0" w:color="auto"/>
        <w:right w:val="none" w:sz="0" w:space="0" w:color="auto"/>
      </w:divBdr>
    </w:div>
    <w:div w:id="492725177">
      <w:bodyDiv w:val="1"/>
      <w:marLeft w:val="0"/>
      <w:marRight w:val="0"/>
      <w:marTop w:val="0"/>
      <w:marBottom w:val="0"/>
      <w:divBdr>
        <w:top w:val="none" w:sz="0" w:space="0" w:color="auto"/>
        <w:left w:val="none" w:sz="0" w:space="0" w:color="auto"/>
        <w:bottom w:val="none" w:sz="0" w:space="0" w:color="auto"/>
        <w:right w:val="none" w:sz="0" w:space="0" w:color="auto"/>
      </w:divBdr>
    </w:div>
    <w:div w:id="492797380">
      <w:bodyDiv w:val="1"/>
      <w:marLeft w:val="0"/>
      <w:marRight w:val="0"/>
      <w:marTop w:val="0"/>
      <w:marBottom w:val="0"/>
      <w:divBdr>
        <w:top w:val="none" w:sz="0" w:space="0" w:color="auto"/>
        <w:left w:val="none" w:sz="0" w:space="0" w:color="auto"/>
        <w:bottom w:val="none" w:sz="0" w:space="0" w:color="auto"/>
        <w:right w:val="none" w:sz="0" w:space="0" w:color="auto"/>
      </w:divBdr>
    </w:div>
    <w:div w:id="492919315">
      <w:bodyDiv w:val="1"/>
      <w:marLeft w:val="0"/>
      <w:marRight w:val="0"/>
      <w:marTop w:val="0"/>
      <w:marBottom w:val="0"/>
      <w:divBdr>
        <w:top w:val="none" w:sz="0" w:space="0" w:color="auto"/>
        <w:left w:val="none" w:sz="0" w:space="0" w:color="auto"/>
        <w:bottom w:val="none" w:sz="0" w:space="0" w:color="auto"/>
        <w:right w:val="none" w:sz="0" w:space="0" w:color="auto"/>
      </w:divBdr>
    </w:div>
    <w:div w:id="493031964">
      <w:bodyDiv w:val="1"/>
      <w:marLeft w:val="0"/>
      <w:marRight w:val="0"/>
      <w:marTop w:val="0"/>
      <w:marBottom w:val="0"/>
      <w:divBdr>
        <w:top w:val="none" w:sz="0" w:space="0" w:color="auto"/>
        <w:left w:val="none" w:sz="0" w:space="0" w:color="auto"/>
        <w:bottom w:val="none" w:sz="0" w:space="0" w:color="auto"/>
        <w:right w:val="none" w:sz="0" w:space="0" w:color="auto"/>
      </w:divBdr>
    </w:div>
    <w:div w:id="493032749">
      <w:bodyDiv w:val="1"/>
      <w:marLeft w:val="0"/>
      <w:marRight w:val="0"/>
      <w:marTop w:val="0"/>
      <w:marBottom w:val="0"/>
      <w:divBdr>
        <w:top w:val="none" w:sz="0" w:space="0" w:color="auto"/>
        <w:left w:val="none" w:sz="0" w:space="0" w:color="auto"/>
        <w:bottom w:val="none" w:sz="0" w:space="0" w:color="auto"/>
        <w:right w:val="none" w:sz="0" w:space="0" w:color="auto"/>
      </w:divBdr>
    </w:div>
    <w:div w:id="493179001">
      <w:bodyDiv w:val="1"/>
      <w:marLeft w:val="0"/>
      <w:marRight w:val="0"/>
      <w:marTop w:val="0"/>
      <w:marBottom w:val="0"/>
      <w:divBdr>
        <w:top w:val="none" w:sz="0" w:space="0" w:color="auto"/>
        <w:left w:val="none" w:sz="0" w:space="0" w:color="auto"/>
        <w:bottom w:val="none" w:sz="0" w:space="0" w:color="auto"/>
        <w:right w:val="none" w:sz="0" w:space="0" w:color="auto"/>
      </w:divBdr>
    </w:div>
    <w:div w:id="493421289">
      <w:bodyDiv w:val="1"/>
      <w:marLeft w:val="0"/>
      <w:marRight w:val="0"/>
      <w:marTop w:val="0"/>
      <w:marBottom w:val="0"/>
      <w:divBdr>
        <w:top w:val="none" w:sz="0" w:space="0" w:color="auto"/>
        <w:left w:val="none" w:sz="0" w:space="0" w:color="auto"/>
        <w:bottom w:val="none" w:sz="0" w:space="0" w:color="auto"/>
        <w:right w:val="none" w:sz="0" w:space="0" w:color="auto"/>
      </w:divBdr>
    </w:div>
    <w:div w:id="493493063">
      <w:bodyDiv w:val="1"/>
      <w:marLeft w:val="0"/>
      <w:marRight w:val="0"/>
      <w:marTop w:val="0"/>
      <w:marBottom w:val="0"/>
      <w:divBdr>
        <w:top w:val="none" w:sz="0" w:space="0" w:color="auto"/>
        <w:left w:val="none" w:sz="0" w:space="0" w:color="auto"/>
        <w:bottom w:val="none" w:sz="0" w:space="0" w:color="auto"/>
        <w:right w:val="none" w:sz="0" w:space="0" w:color="auto"/>
      </w:divBdr>
    </w:div>
    <w:div w:id="493495834">
      <w:bodyDiv w:val="1"/>
      <w:marLeft w:val="0"/>
      <w:marRight w:val="0"/>
      <w:marTop w:val="0"/>
      <w:marBottom w:val="0"/>
      <w:divBdr>
        <w:top w:val="none" w:sz="0" w:space="0" w:color="auto"/>
        <w:left w:val="none" w:sz="0" w:space="0" w:color="auto"/>
        <w:bottom w:val="none" w:sz="0" w:space="0" w:color="auto"/>
        <w:right w:val="none" w:sz="0" w:space="0" w:color="auto"/>
      </w:divBdr>
    </w:div>
    <w:div w:id="493567887">
      <w:bodyDiv w:val="1"/>
      <w:marLeft w:val="0"/>
      <w:marRight w:val="0"/>
      <w:marTop w:val="0"/>
      <w:marBottom w:val="0"/>
      <w:divBdr>
        <w:top w:val="none" w:sz="0" w:space="0" w:color="auto"/>
        <w:left w:val="none" w:sz="0" w:space="0" w:color="auto"/>
        <w:bottom w:val="none" w:sz="0" w:space="0" w:color="auto"/>
        <w:right w:val="none" w:sz="0" w:space="0" w:color="auto"/>
      </w:divBdr>
    </w:div>
    <w:div w:id="493641683">
      <w:bodyDiv w:val="1"/>
      <w:marLeft w:val="0"/>
      <w:marRight w:val="0"/>
      <w:marTop w:val="0"/>
      <w:marBottom w:val="0"/>
      <w:divBdr>
        <w:top w:val="none" w:sz="0" w:space="0" w:color="auto"/>
        <w:left w:val="none" w:sz="0" w:space="0" w:color="auto"/>
        <w:bottom w:val="none" w:sz="0" w:space="0" w:color="auto"/>
        <w:right w:val="none" w:sz="0" w:space="0" w:color="auto"/>
      </w:divBdr>
    </w:div>
    <w:div w:id="493683866">
      <w:bodyDiv w:val="1"/>
      <w:marLeft w:val="0"/>
      <w:marRight w:val="0"/>
      <w:marTop w:val="0"/>
      <w:marBottom w:val="0"/>
      <w:divBdr>
        <w:top w:val="none" w:sz="0" w:space="0" w:color="auto"/>
        <w:left w:val="none" w:sz="0" w:space="0" w:color="auto"/>
        <w:bottom w:val="none" w:sz="0" w:space="0" w:color="auto"/>
        <w:right w:val="none" w:sz="0" w:space="0" w:color="auto"/>
      </w:divBdr>
    </w:div>
    <w:div w:id="493688358">
      <w:bodyDiv w:val="1"/>
      <w:marLeft w:val="0"/>
      <w:marRight w:val="0"/>
      <w:marTop w:val="0"/>
      <w:marBottom w:val="0"/>
      <w:divBdr>
        <w:top w:val="none" w:sz="0" w:space="0" w:color="auto"/>
        <w:left w:val="none" w:sz="0" w:space="0" w:color="auto"/>
        <w:bottom w:val="none" w:sz="0" w:space="0" w:color="auto"/>
        <w:right w:val="none" w:sz="0" w:space="0" w:color="auto"/>
      </w:divBdr>
    </w:div>
    <w:div w:id="493760173">
      <w:bodyDiv w:val="1"/>
      <w:marLeft w:val="0"/>
      <w:marRight w:val="0"/>
      <w:marTop w:val="0"/>
      <w:marBottom w:val="0"/>
      <w:divBdr>
        <w:top w:val="none" w:sz="0" w:space="0" w:color="auto"/>
        <w:left w:val="none" w:sz="0" w:space="0" w:color="auto"/>
        <w:bottom w:val="none" w:sz="0" w:space="0" w:color="auto"/>
        <w:right w:val="none" w:sz="0" w:space="0" w:color="auto"/>
      </w:divBdr>
    </w:div>
    <w:div w:id="493843279">
      <w:bodyDiv w:val="1"/>
      <w:marLeft w:val="0"/>
      <w:marRight w:val="0"/>
      <w:marTop w:val="0"/>
      <w:marBottom w:val="0"/>
      <w:divBdr>
        <w:top w:val="none" w:sz="0" w:space="0" w:color="auto"/>
        <w:left w:val="none" w:sz="0" w:space="0" w:color="auto"/>
        <w:bottom w:val="none" w:sz="0" w:space="0" w:color="auto"/>
        <w:right w:val="none" w:sz="0" w:space="0" w:color="auto"/>
      </w:divBdr>
    </w:div>
    <w:div w:id="493843382">
      <w:bodyDiv w:val="1"/>
      <w:marLeft w:val="0"/>
      <w:marRight w:val="0"/>
      <w:marTop w:val="0"/>
      <w:marBottom w:val="0"/>
      <w:divBdr>
        <w:top w:val="none" w:sz="0" w:space="0" w:color="auto"/>
        <w:left w:val="none" w:sz="0" w:space="0" w:color="auto"/>
        <w:bottom w:val="none" w:sz="0" w:space="0" w:color="auto"/>
        <w:right w:val="none" w:sz="0" w:space="0" w:color="auto"/>
      </w:divBdr>
    </w:div>
    <w:div w:id="493881211">
      <w:bodyDiv w:val="1"/>
      <w:marLeft w:val="0"/>
      <w:marRight w:val="0"/>
      <w:marTop w:val="0"/>
      <w:marBottom w:val="0"/>
      <w:divBdr>
        <w:top w:val="none" w:sz="0" w:space="0" w:color="auto"/>
        <w:left w:val="none" w:sz="0" w:space="0" w:color="auto"/>
        <w:bottom w:val="none" w:sz="0" w:space="0" w:color="auto"/>
        <w:right w:val="none" w:sz="0" w:space="0" w:color="auto"/>
      </w:divBdr>
    </w:div>
    <w:div w:id="494030167">
      <w:bodyDiv w:val="1"/>
      <w:marLeft w:val="0"/>
      <w:marRight w:val="0"/>
      <w:marTop w:val="0"/>
      <w:marBottom w:val="0"/>
      <w:divBdr>
        <w:top w:val="none" w:sz="0" w:space="0" w:color="auto"/>
        <w:left w:val="none" w:sz="0" w:space="0" w:color="auto"/>
        <w:bottom w:val="none" w:sz="0" w:space="0" w:color="auto"/>
        <w:right w:val="none" w:sz="0" w:space="0" w:color="auto"/>
      </w:divBdr>
    </w:div>
    <w:div w:id="494079487">
      <w:bodyDiv w:val="1"/>
      <w:marLeft w:val="0"/>
      <w:marRight w:val="0"/>
      <w:marTop w:val="0"/>
      <w:marBottom w:val="0"/>
      <w:divBdr>
        <w:top w:val="none" w:sz="0" w:space="0" w:color="auto"/>
        <w:left w:val="none" w:sz="0" w:space="0" w:color="auto"/>
        <w:bottom w:val="none" w:sz="0" w:space="0" w:color="auto"/>
        <w:right w:val="none" w:sz="0" w:space="0" w:color="auto"/>
      </w:divBdr>
    </w:div>
    <w:div w:id="494148351">
      <w:bodyDiv w:val="1"/>
      <w:marLeft w:val="0"/>
      <w:marRight w:val="0"/>
      <w:marTop w:val="0"/>
      <w:marBottom w:val="0"/>
      <w:divBdr>
        <w:top w:val="none" w:sz="0" w:space="0" w:color="auto"/>
        <w:left w:val="none" w:sz="0" w:space="0" w:color="auto"/>
        <w:bottom w:val="none" w:sz="0" w:space="0" w:color="auto"/>
        <w:right w:val="none" w:sz="0" w:space="0" w:color="auto"/>
      </w:divBdr>
    </w:div>
    <w:div w:id="494224106">
      <w:bodyDiv w:val="1"/>
      <w:marLeft w:val="0"/>
      <w:marRight w:val="0"/>
      <w:marTop w:val="0"/>
      <w:marBottom w:val="0"/>
      <w:divBdr>
        <w:top w:val="none" w:sz="0" w:space="0" w:color="auto"/>
        <w:left w:val="none" w:sz="0" w:space="0" w:color="auto"/>
        <w:bottom w:val="none" w:sz="0" w:space="0" w:color="auto"/>
        <w:right w:val="none" w:sz="0" w:space="0" w:color="auto"/>
      </w:divBdr>
    </w:div>
    <w:div w:id="494224836">
      <w:bodyDiv w:val="1"/>
      <w:marLeft w:val="0"/>
      <w:marRight w:val="0"/>
      <w:marTop w:val="0"/>
      <w:marBottom w:val="0"/>
      <w:divBdr>
        <w:top w:val="none" w:sz="0" w:space="0" w:color="auto"/>
        <w:left w:val="none" w:sz="0" w:space="0" w:color="auto"/>
        <w:bottom w:val="none" w:sz="0" w:space="0" w:color="auto"/>
        <w:right w:val="none" w:sz="0" w:space="0" w:color="auto"/>
      </w:divBdr>
    </w:div>
    <w:div w:id="494296185">
      <w:bodyDiv w:val="1"/>
      <w:marLeft w:val="0"/>
      <w:marRight w:val="0"/>
      <w:marTop w:val="0"/>
      <w:marBottom w:val="0"/>
      <w:divBdr>
        <w:top w:val="none" w:sz="0" w:space="0" w:color="auto"/>
        <w:left w:val="none" w:sz="0" w:space="0" w:color="auto"/>
        <w:bottom w:val="none" w:sz="0" w:space="0" w:color="auto"/>
        <w:right w:val="none" w:sz="0" w:space="0" w:color="auto"/>
      </w:divBdr>
    </w:div>
    <w:div w:id="494496091">
      <w:bodyDiv w:val="1"/>
      <w:marLeft w:val="0"/>
      <w:marRight w:val="0"/>
      <w:marTop w:val="0"/>
      <w:marBottom w:val="0"/>
      <w:divBdr>
        <w:top w:val="none" w:sz="0" w:space="0" w:color="auto"/>
        <w:left w:val="none" w:sz="0" w:space="0" w:color="auto"/>
        <w:bottom w:val="none" w:sz="0" w:space="0" w:color="auto"/>
        <w:right w:val="none" w:sz="0" w:space="0" w:color="auto"/>
      </w:divBdr>
    </w:div>
    <w:div w:id="494498618">
      <w:bodyDiv w:val="1"/>
      <w:marLeft w:val="0"/>
      <w:marRight w:val="0"/>
      <w:marTop w:val="0"/>
      <w:marBottom w:val="0"/>
      <w:divBdr>
        <w:top w:val="none" w:sz="0" w:space="0" w:color="auto"/>
        <w:left w:val="none" w:sz="0" w:space="0" w:color="auto"/>
        <w:bottom w:val="none" w:sz="0" w:space="0" w:color="auto"/>
        <w:right w:val="none" w:sz="0" w:space="0" w:color="auto"/>
      </w:divBdr>
    </w:div>
    <w:div w:id="494762172">
      <w:bodyDiv w:val="1"/>
      <w:marLeft w:val="0"/>
      <w:marRight w:val="0"/>
      <w:marTop w:val="0"/>
      <w:marBottom w:val="0"/>
      <w:divBdr>
        <w:top w:val="none" w:sz="0" w:space="0" w:color="auto"/>
        <w:left w:val="none" w:sz="0" w:space="0" w:color="auto"/>
        <w:bottom w:val="none" w:sz="0" w:space="0" w:color="auto"/>
        <w:right w:val="none" w:sz="0" w:space="0" w:color="auto"/>
      </w:divBdr>
    </w:div>
    <w:div w:id="494877387">
      <w:bodyDiv w:val="1"/>
      <w:marLeft w:val="0"/>
      <w:marRight w:val="0"/>
      <w:marTop w:val="0"/>
      <w:marBottom w:val="0"/>
      <w:divBdr>
        <w:top w:val="none" w:sz="0" w:space="0" w:color="auto"/>
        <w:left w:val="none" w:sz="0" w:space="0" w:color="auto"/>
        <w:bottom w:val="none" w:sz="0" w:space="0" w:color="auto"/>
        <w:right w:val="none" w:sz="0" w:space="0" w:color="auto"/>
      </w:divBdr>
    </w:div>
    <w:div w:id="494951790">
      <w:bodyDiv w:val="1"/>
      <w:marLeft w:val="0"/>
      <w:marRight w:val="0"/>
      <w:marTop w:val="0"/>
      <w:marBottom w:val="0"/>
      <w:divBdr>
        <w:top w:val="none" w:sz="0" w:space="0" w:color="auto"/>
        <w:left w:val="none" w:sz="0" w:space="0" w:color="auto"/>
        <w:bottom w:val="none" w:sz="0" w:space="0" w:color="auto"/>
        <w:right w:val="none" w:sz="0" w:space="0" w:color="auto"/>
      </w:divBdr>
    </w:div>
    <w:div w:id="494954704">
      <w:bodyDiv w:val="1"/>
      <w:marLeft w:val="0"/>
      <w:marRight w:val="0"/>
      <w:marTop w:val="0"/>
      <w:marBottom w:val="0"/>
      <w:divBdr>
        <w:top w:val="none" w:sz="0" w:space="0" w:color="auto"/>
        <w:left w:val="none" w:sz="0" w:space="0" w:color="auto"/>
        <w:bottom w:val="none" w:sz="0" w:space="0" w:color="auto"/>
        <w:right w:val="none" w:sz="0" w:space="0" w:color="auto"/>
      </w:divBdr>
    </w:div>
    <w:div w:id="494955042">
      <w:bodyDiv w:val="1"/>
      <w:marLeft w:val="0"/>
      <w:marRight w:val="0"/>
      <w:marTop w:val="0"/>
      <w:marBottom w:val="0"/>
      <w:divBdr>
        <w:top w:val="none" w:sz="0" w:space="0" w:color="auto"/>
        <w:left w:val="none" w:sz="0" w:space="0" w:color="auto"/>
        <w:bottom w:val="none" w:sz="0" w:space="0" w:color="auto"/>
        <w:right w:val="none" w:sz="0" w:space="0" w:color="auto"/>
      </w:divBdr>
    </w:div>
    <w:div w:id="495000065">
      <w:bodyDiv w:val="1"/>
      <w:marLeft w:val="0"/>
      <w:marRight w:val="0"/>
      <w:marTop w:val="0"/>
      <w:marBottom w:val="0"/>
      <w:divBdr>
        <w:top w:val="none" w:sz="0" w:space="0" w:color="auto"/>
        <w:left w:val="none" w:sz="0" w:space="0" w:color="auto"/>
        <w:bottom w:val="none" w:sz="0" w:space="0" w:color="auto"/>
        <w:right w:val="none" w:sz="0" w:space="0" w:color="auto"/>
      </w:divBdr>
    </w:div>
    <w:div w:id="495078048">
      <w:bodyDiv w:val="1"/>
      <w:marLeft w:val="0"/>
      <w:marRight w:val="0"/>
      <w:marTop w:val="0"/>
      <w:marBottom w:val="0"/>
      <w:divBdr>
        <w:top w:val="none" w:sz="0" w:space="0" w:color="auto"/>
        <w:left w:val="none" w:sz="0" w:space="0" w:color="auto"/>
        <w:bottom w:val="none" w:sz="0" w:space="0" w:color="auto"/>
        <w:right w:val="none" w:sz="0" w:space="0" w:color="auto"/>
      </w:divBdr>
    </w:div>
    <w:div w:id="495458304">
      <w:bodyDiv w:val="1"/>
      <w:marLeft w:val="0"/>
      <w:marRight w:val="0"/>
      <w:marTop w:val="0"/>
      <w:marBottom w:val="0"/>
      <w:divBdr>
        <w:top w:val="none" w:sz="0" w:space="0" w:color="auto"/>
        <w:left w:val="none" w:sz="0" w:space="0" w:color="auto"/>
        <w:bottom w:val="none" w:sz="0" w:space="0" w:color="auto"/>
        <w:right w:val="none" w:sz="0" w:space="0" w:color="auto"/>
      </w:divBdr>
    </w:div>
    <w:div w:id="495462625">
      <w:bodyDiv w:val="1"/>
      <w:marLeft w:val="0"/>
      <w:marRight w:val="0"/>
      <w:marTop w:val="0"/>
      <w:marBottom w:val="0"/>
      <w:divBdr>
        <w:top w:val="none" w:sz="0" w:space="0" w:color="auto"/>
        <w:left w:val="none" w:sz="0" w:space="0" w:color="auto"/>
        <w:bottom w:val="none" w:sz="0" w:space="0" w:color="auto"/>
        <w:right w:val="none" w:sz="0" w:space="0" w:color="auto"/>
      </w:divBdr>
    </w:div>
    <w:div w:id="495532695">
      <w:bodyDiv w:val="1"/>
      <w:marLeft w:val="0"/>
      <w:marRight w:val="0"/>
      <w:marTop w:val="0"/>
      <w:marBottom w:val="0"/>
      <w:divBdr>
        <w:top w:val="none" w:sz="0" w:space="0" w:color="auto"/>
        <w:left w:val="none" w:sz="0" w:space="0" w:color="auto"/>
        <w:bottom w:val="none" w:sz="0" w:space="0" w:color="auto"/>
        <w:right w:val="none" w:sz="0" w:space="0" w:color="auto"/>
      </w:divBdr>
    </w:div>
    <w:div w:id="495614670">
      <w:bodyDiv w:val="1"/>
      <w:marLeft w:val="0"/>
      <w:marRight w:val="0"/>
      <w:marTop w:val="0"/>
      <w:marBottom w:val="0"/>
      <w:divBdr>
        <w:top w:val="none" w:sz="0" w:space="0" w:color="auto"/>
        <w:left w:val="none" w:sz="0" w:space="0" w:color="auto"/>
        <w:bottom w:val="none" w:sz="0" w:space="0" w:color="auto"/>
        <w:right w:val="none" w:sz="0" w:space="0" w:color="auto"/>
      </w:divBdr>
      <w:divsChild>
        <w:div w:id="2028287523">
          <w:marLeft w:val="480"/>
          <w:marRight w:val="0"/>
          <w:marTop w:val="0"/>
          <w:marBottom w:val="0"/>
          <w:divBdr>
            <w:top w:val="none" w:sz="0" w:space="0" w:color="auto"/>
            <w:left w:val="none" w:sz="0" w:space="0" w:color="auto"/>
            <w:bottom w:val="none" w:sz="0" w:space="0" w:color="auto"/>
            <w:right w:val="none" w:sz="0" w:space="0" w:color="auto"/>
          </w:divBdr>
        </w:div>
        <w:div w:id="2000304728">
          <w:marLeft w:val="480"/>
          <w:marRight w:val="0"/>
          <w:marTop w:val="0"/>
          <w:marBottom w:val="0"/>
          <w:divBdr>
            <w:top w:val="none" w:sz="0" w:space="0" w:color="auto"/>
            <w:left w:val="none" w:sz="0" w:space="0" w:color="auto"/>
            <w:bottom w:val="none" w:sz="0" w:space="0" w:color="auto"/>
            <w:right w:val="none" w:sz="0" w:space="0" w:color="auto"/>
          </w:divBdr>
        </w:div>
        <w:div w:id="798718335">
          <w:marLeft w:val="480"/>
          <w:marRight w:val="0"/>
          <w:marTop w:val="0"/>
          <w:marBottom w:val="0"/>
          <w:divBdr>
            <w:top w:val="none" w:sz="0" w:space="0" w:color="auto"/>
            <w:left w:val="none" w:sz="0" w:space="0" w:color="auto"/>
            <w:bottom w:val="none" w:sz="0" w:space="0" w:color="auto"/>
            <w:right w:val="none" w:sz="0" w:space="0" w:color="auto"/>
          </w:divBdr>
        </w:div>
        <w:div w:id="2079399173">
          <w:marLeft w:val="480"/>
          <w:marRight w:val="0"/>
          <w:marTop w:val="0"/>
          <w:marBottom w:val="0"/>
          <w:divBdr>
            <w:top w:val="none" w:sz="0" w:space="0" w:color="auto"/>
            <w:left w:val="none" w:sz="0" w:space="0" w:color="auto"/>
            <w:bottom w:val="none" w:sz="0" w:space="0" w:color="auto"/>
            <w:right w:val="none" w:sz="0" w:space="0" w:color="auto"/>
          </w:divBdr>
        </w:div>
        <w:div w:id="1617442130">
          <w:marLeft w:val="480"/>
          <w:marRight w:val="0"/>
          <w:marTop w:val="0"/>
          <w:marBottom w:val="0"/>
          <w:divBdr>
            <w:top w:val="none" w:sz="0" w:space="0" w:color="auto"/>
            <w:left w:val="none" w:sz="0" w:space="0" w:color="auto"/>
            <w:bottom w:val="none" w:sz="0" w:space="0" w:color="auto"/>
            <w:right w:val="none" w:sz="0" w:space="0" w:color="auto"/>
          </w:divBdr>
        </w:div>
        <w:div w:id="886070091">
          <w:marLeft w:val="480"/>
          <w:marRight w:val="0"/>
          <w:marTop w:val="0"/>
          <w:marBottom w:val="0"/>
          <w:divBdr>
            <w:top w:val="none" w:sz="0" w:space="0" w:color="auto"/>
            <w:left w:val="none" w:sz="0" w:space="0" w:color="auto"/>
            <w:bottom w:val="none" w:sz="0" w:space="0" w:color="auto"/>
            <w:right w:val="none" w:sz="0" w:space="0" w:color="auto"/>
          </w:divBdr>
        </w:div>
        <w:div w:id="1773895498">
          <w:marLeft w:val="480"/>
          <w:marRight w:val="0"/>
          <w:marTop w:val="0"/>
          <w:marBottom w:val="0"/>
          <w:divBdr>
            <w:top w:val="none" w:sz="0" w:space="0" w:color="auto"/>
            <w:left w:val="none" w:sz="0" w:space="0" w:color="auto"/>
            <w:bottom w:val="none" w:sz="0" w:space="0" w:color="auto"/>
            <w:right w:val="none" w:sz="0" w:space="0" w:color="auto"/>
          </w:divBdr>
        </w:div>
        <w:div w:id="1674532285">
          <w:marLeft w:val="480"/>
          <w:marRight w:val="0"/>
          <w:marTop w:val="0"/>
          <w:marBottom w:val="0"/>
          <w:divBdr>
            <w:top w:val="none" w:sz="0" w:space="0" w:color="auto"/>
            <w:left w:val="none" w:sz="0" w:space="0" w:color="auto"/>
            <w:bottom w:val="none" w:sz="0" w:space="0" w:color="auto"/>
            <w:right w:val="none" w:sz="0" w:space="0" w:color="auto"/>
          </w:divBdr>
        </w:div>
        <w:div w:id="1806924957">
          <w:marLeft w:val="480"/>
          <w:marRight w:val="0"/>
          <w:marTop w:val="0"/>
          <w:marBottom w:val="0"/>
          <w:divBdr>
            <w:top w:val="none" w:sz="0" w:space="0" w:color="auto"/>
            <w:left w:val="none" w:sz="0" w:space="0" w:color="auto"/>
            <w:bottom w:val="none" w:sz="0" w:space="0" w:color="auto"/>
            <w:right w:val="none" w:sz="0" w:space="0" w:color="auto"/>
          </w:divBdr>
        </w:div>
        <w:div w:id="4867147">
          <w:marLeft w:val="480"/>
          <w:marRight w:val="0"/>
          <w:marTop w:val="0"/>
          <w:marBottom w:val="0"/>
          <w:divBdr>
            <w:top w:val="none" w:sz="0" w:space="0" w:color="auto"/>
            <w:left w:val="none" w:sz="0" w:space="0" w:color="auto"/>
            <w:bottom w:val="none" w:sz="0" w:space="0" w:color="auto"/>
            <w:right w:val="none" w:sz="0" w:space="0" w:color="auto"/>
          </w:divBdr>
        </w:div>
        <w:div w:id="1134369835">
          <w:marLeft w:val="480"/>
          <w:marRight w:val="0"/>
          <w:marTop w:val="0"/>
          <w:marBottom w:val="0"/>
          <w:divBdr>
            <w:top w:val="none" w:sz="0" w:space="0" w:color="auto"/>
            <w:left w:val="none" w:sz="0" w:space="0" w:color="auto"/>
            <w:bottom w:val="none" w:sz="0" w:space="0" w:color="auto"/>
            <w:right w:val="none" w:sz="0" w:space="0" w:color="auto"/>
          </w:divBdr>
        </w:div>
        <w:div w:id="1583106124">
          <w:marLeft w:val="480"/>
          <w:marRight w:val="0"/>
          <w:marTop w:val="0"/>
          <w:marBottom w:val="0"/>
          <w:divBdr>
            <w:top w:val="none" w:sz="0" w:space="0" w:color="auto"/>
            <w:left w:val="none" w:sz="0" w:space="0" w:color="auto"/>
            <w:bottom w:val="none" w:sz="0" w:space="0" w:color="auto"/>
            <w:right w:val="none" w:sz="0" w:space="0" w:color="auto"/>
          </w:divBdr>
        </w:div>
        <w:div w:id="535585384">
          <w:marLeft w:val="480"/>
          <w:marRight w:val="0"/>
          <w:marTop w:val="0"/>
          <w:marBottom w:val="0"/>
          <w:divBdr>
            <w:top w:val="none" w:sz="0" w:space="0" w:color="auto"/>
            <w:left w:val="none" w:sz="0" w:space="0" w:color="auto"/>
            <w:bottom w:val="none" w:sz="0" w:space="0" w:color="auto"/>
            <w:right w:val="none" w:sz="0" w:space="0" w:color="auto"/>
          </w:divBdr>
        </w:div>
        <w:div w:id="297300297">
          <w:marLeft w:val="480"/>
          <w:marRight w:val="0"/>
          <w:marTop w:val="0"/>
          <w:marBottom w:val="0"/>
          <w:divBdr>
            <w:top w:val="none" w:sz="0" w:space="0" w:color="auto"/>
            <w:left w:val="none" w:sz="0" w:space="0" w:color="auto"/>
            <w:bottom w:val="none" w:sz="0" w:space="0" w:color="auto"/>
            <w:right w:val="none" w:sz="0" w:space="0" w:color="auto"/>
          </w:divBdr>
        </w:div>
        <w:div w:id="220101330">
          <w:marLeft w:val="480"/>
          <w:marRight w:val="0"/>
          <w:marTop w:val="0"/>
          <w:marBottom w:val="0"/>
          <w:divBdr>
            <w:top w:val="none" w:sz="0" w:space="0" w:color="auto"/>
            <w:left w:val="none" w:sz="0" w:space="0" w:color="auto"/>
            <w:bottom w:val="none" w:sz="0" w:space="0" w:color="auto"/>
            <w:right w:val="none" w:sz="0" w:space="0" w:color="auto"/>
          </w:divBdr>
        </w:div>
        <w:div w:id="1654796139">
          <w:marLeft w:val="480"/>
          <w:marRight w:val="0"/>
          <w:marTop w:val="0"/>
          <w:marBottom w:val="0"/>
          <w:divBdr>
            <w:top w:val="none" w:sz="0" w:space="0" w:color="auto"/>
            <w:left w:val="none" w:sz="0" w:space="0" w:color="auto"/>
            <w:bottom w:val="none" w:sz="0" w:space="0" w:color="auto"/>
            <w:right w:val="none" w:sz="0" w:space="0" w:color="auto"/>
          </w:divBdr>
        </w:div>
        <w:div w:id="1380470368">
          <w:marLeft w:val="480"/>
          <w:marRight w:val="0"/>
          <w:marTop w:val="0"/>
          <w:marBottom w:val="0"/>
          <w:divBdr>
            <w:top w:val="none" w:sz="0" w:space="0" w:color="auto"/>
            <w:left w:val="none" w:sz="0" w:space="0" w:color="auto"/>
            <w:bottom w:val="none" w:sz="0" w:space="0" w:color="auto"/>
            <w:right w:val="none" w:sz="0" w:space="0" w:color="auto"/>
          </w:divBdr>
        </w:div>
        <w:div w:id="1262761623">
          <w:marLeft w:val="480"/>
          <w:marRight w:val="0"/>
          <w:marTop w:val="0"/>
          <w:marBottom w:val="0"/>
          <w:divBdr>
            <w:top w:val="none" w:sz="0" w:space="0" w:color="auto"/>
            <w:left w:val="none" w:sz="0" w:space="0" w:color="auto"/>
            <w:bottom w:val="none" w:sz="0" w:space="0" w:color="auto"/>
            <w:right w:val="none" w:sz="0" w:space="0" w:color="auto"/>
          </w:divBdr>
        </w:div>
        <w:div w:id="719282669">
          <w:marLeft w:val="480"/>
          <w:marRight w:val="0"/>
          <w:marTop w:val="0"/>
          <w:marBottom w:val="0"/>
          <w:divBdr>
            <w:top w:val="none" w:sz="0" w:space="0" w:color="auto"/>
            <w:left w:val="none" w:sz="0" w:space="0" w:color="auto"/>
            <w:bottom w:val="none" w:sz="0" w:space="0" w:color="auto"/>
            <w:right w:val="none" w:sz="0" w:space="0" w:color="auto"/>
          </w:divBdr>
        </w:div>
        <w:div w:id="154496315">
          <w:marLeft w:val="480"/>
          <w:marRight w:val="0"/>
          <w:marTop w:val="0"/>
          <w:marBottom w:val="0"/>
          <w:divBdr>
            <w:top w:val="none" w:sz="0" w:space="0" w:color="auto"/>
            <w:left w:val="none" w:sz="0" w:space="0" w:color="auto"/>
            <w:bottom w:val="none" w:sz="0" w:space="0" w:color="auto"/>
            <w:right w:val="none" w:sz="0" w:space="0" w:color="auto"/>
          </w:divBdr>
        </w:div>
        <w:div w:id="934443087">
          <w:marLeft w:val="480"/>
          <w:marRight w:val="0"/>
          <w:marTop w:val="0"/>
          <w:marBottom w:val="0"/>
          <w:divBdr>
            <w:top w:val="none" w:sz="0" w:space="0" w:color="auto"/>
            <w:left w:val="none" w:sz="0" w:space="0" w:color="auto"/>
            <w:bottom w:val="none" w:sz="0" w:space="0" w:color="auto"/>
            <w:right w:val="none" w:sz="0" w:space="0" w:color="auto"/>
          </w:divBdr>
        </w:div>
        <w:div w:id="1172447333">
          <w:marLeft w:val="480"/>
          <w:marRight w:val="0"/>
          <w:marTop w:val="0"/>
          <w:marBottom w:val="0"/>
          <w:divBdr>
            <w:top w:val="none" w:sz="0" w:space="0" w:color="auto"/>
            <w:left w:val="none" w:sz="0" w:space="0" w:color="auto"/>
            <w:bottom w:val="none" w:sz="0" w:space="0" w:color="auto"/>
            <w:right w:val="none" w:sz="0" w:space="0" w:color="auto"/>
          </w:divBdr>
        </w:div>
        <w:div w:id="1203517339">
          <w:marLeft w:val="480"/>
          <w:marRight w:val="0"/>
          <w:marTop w:val="0"/>
          <w:marBottom w:val="0"/>
          <w:divBdr>
            <w:top w:val="none" w:sz="0" w:space="0" w:color="auto"/>
            <w:left w:val="none" w:sz="0" w:space="0" w:color="auto"/>
            <w:bottom w:val="none" w:sz="0" w:space="0" w:color="auto"/>
            <w:right w:val="none" w:sz="0" w:space="0" w:color="auto"/>
          </w:divBdr>
        </w:div>
        <w:div w:id="551574872">
          <w:marLeft w:val="480"/>
          <w:marRight w:val="0"/>
          <w:marTop w:val="0"/>
          <w:marBottom w:val="0"/>
          <w:divBdr>
            <w:top w:val="none" w:sz="0" w:space="0" w:color="auto"/>
            <w:left w:val="none" w:sz="0" w:space="0" w:color="auto"/>
            <w:bottom w:val="none" w:sz="0" w:space="0" w:color="auto"/>
            <w:right w:val="none" w:sz="0" w:space="0" w:color="auto"/>
          </w:divBdr>
        </w:div>
        <w:div w:id="1134641258">
          <w:marLeft w:val="480"/>
          <w:marRight w:val="0"/>
          <w:marTop w:val="0"/>
          <w:marBottom w:val="0"/>
          <w:divBdr>
            <w:top w:val="none" w:sz="0" w:space="0" w:color="auto"/>
            <w:left w:val="none" w:sz="0" w:space="0" w:color="auto"/>
            <w:bottom w:val="none" w:sz="0" w:space="0" w:color="auto"/>
            <w:right w:val="none" w:sz="0" w:space="0" w:color="auto"/>
          </w:divBdr>
        </w:div>
        <w:div w:id="1668745160">
          <w:marLeft w:val="480"/>
          <w:marRight w:val="0"/>
          <w:marTop w:val="0"/>
          <w:marBottom w:val="0"/>
          <w:divBdr>
            <w:top w:val="none" w:sz="0" w:space="0" w:color="auto"/>
            <w:left w:val="none" w:sz="0" w:space="0" w:color="auto"/>
            <w:bottom w:val="none" w:sz="0" w:space="0" w:color="auto"/>
            <w:right w:val="none" w:sz="0" w:space="0" w:color="auto"/>
          </w:divBdr>
        </w:div>
        <w:div w:id="265432319">
          <w:marLeft w:val="480"/>
          <w:marRight w:val="0"/>
          <w:marTop w:val="0"/>
          <w:marBottom w:val="0"/>
          <w:divBdr>
            <w:top w:val="none" w:sz="0" w:space="0" w:color="auto"/>
            <w:left w:val="none" w:sz="0" w:space="0" w:color="auto"/>
            <w:bottom w:val="none" w:sz="0" w:space="0" w:color="auto"/>
            <w:right w:val="none" w:sz="0" w:space="0" w:color="auto"/>
          </w:divBdr>
        </w:div>
        <w:div w:id="357127961">
          <w:marLeft w:val="480"/>
          <w:marRight w:val="0"/>
          <w:marTop w:val="0"/>
          <w:marBottom w:val="0"/>
          <w:divBdr>
            <w:top w:val="none" w:sz="0" w:space="0" w:color="auto"/>
            <w:left w:val="none" w:sz="0" w:space="0" w:color="auto"/>
            <w:bottom w:val="none" w:sz="0" w:space="0" w:color="auto"/>
            <w:right w:val="none" w:sz="0" w:space="0" w:color="auto"/>
          </w:divBdr>
        </w:div>
        <w:div w:id="1408920961">
          <w:marLeft w:val="480"/>
          <w:marRight w:val="0"/>
          <w:marTop w:val="0"/>
          <w:marBottom w:val="0"/>
          <w:divBdr>
            <w:top w:val="none" w:sz="0" w:space="0" w:color="auto"/>
            <w:left w:val="none" w:sz="0" w:space="0" w:color="auto"/>
            <w:bottom w:val="none" w:sz="0" w:space="0" w:color="auto"/>
            <w:right w:val="none" w:sz="0" w:space="0" w:color="auto"/>
          </w:divBdr>
        </w:div>
        <w:div w:id="733815370">
          <w:marLeft w:val="480"/>
          <w:marRight w:val="0"/>
          <w:marTop w:val="0"/>
          <w:marBottom w:val="0"/>
          <w:divBdr>
            <w:top w:val="none" w:sz="0" w:space="0" w:color="auto"/>
            <w:left w:val="none" w:sz="0" w:space="0" w:color="auto"/>
            <w:bottom w:val="none" w:sz="0" w:space="0" w:color="auto"/>
            <w:right w:val="none" w:sz="0" w:space="0" w:color="auto"/>
          </w:divBdr>
        </w:div>
        <w:div w:id="1459568635">
          <w:marLeft w:val="480"/>
          <w:marRight w:val="0"/>
          <w:marTop w:val="0"/>
          <w:marBottom w:val="0"/>
          <w:divBdr>
            <w:top w:val="none" w:sz="0" w:space="0" w:color="auto"/>
            <w:left w:val="none" w:sz="0" w:space="0" w:color="auto"/>
            <w:bottom w:val="none" w:sz="0" w:space="0" w:color="auto"/>
            <w:right w:val="none" w:sz="0" w:space="0" w:color="auto"/>
          </w:divBdr>
        </w:div>
        <w:div w:id="1925797949">
          <w:marLeft w:val="480"/>
          <w:marRight w:val="0"/>
          <w:marTop w:val="0"/>
          <w:marBottom w:val="0"/>
          <w:divBdr>
            <w:top w:val="none" w:sz="0" w:space="0" w:color="auto"/>
            <w:left w:val="none" w:sz="0" w:space="0" w:color="auto"/>
            <w:bottom w:val="none" w:sz="0" w:space="0" w:color="auto"/>
            <w:right w:val="none" w:sz="0" w:space="0" w:color="auto"/>
          </w:divBdr>
        </w:div>
        <w:div w:id="513962540">
          <w:marLeft w:val="480"/>
          <w:marRight w:val="0"/>
          <w:marTop w:val="0"/>
          <w:marBottom w:val="0"/>
          <w:divBdr>
            <w:top w:val="none" w:sz="0" w:space="0" w:color="auto"/>
            <w:left w:val="none" w:sz="0" w:space="0" w:color="auto"/>
            <w:bottom w:val="none" w:sz="0" w:space="0" w:color="auto"/>
            <w:right w:val="none" w:sz="0" w:space="0" w:color="auto"/>
          </w:divBdr>
        </w:div>
        <w:div w:id="1344212218">
          <w:marLeft w:val="480"/>
          <w:marRight w:val="0"/>
          <w:marTop w:val="0"/>
          <w:marBottom w:val="0"/>
          <w:divBdr>
            <w:top w:val="none" w:sz="0" w:space="0" w:color="auto"/>
            <w:left w:val="none" w:sz="0" w:space="0" w:color="auto"/>
            <w:bottom w:val="none" w:sz="0" w:space="0" w:color="auto"/>
            <w:right w:val="none" w:sz="0" w:space="0" w:color="auto"/>
          </w:divBdr>
        </w:div>
        <w:div w:id="394741684">
          <w:marLeft w:val="480"/>
          <w:marRight w:val="0"/>
          <w:marTop w:val="0"/>
          <w:marBottom w:val="0"/>
          <w:divBdr>
            <w:top w:val="none" w:sz="0" w:space="0" w:color="auto"/>
            <w:left w:val="none" w:sz="0" w:space="0" w:color="auto"/>
            <w:bottom w:val="none" w:sz="0" w:space="0" w:color="auto"/>
            <w:right w:val="none" w:sz="0" w:space="0" w:color="auto"/>
          </w:divBdr>
        </w:div>
        <w:div w:id="661617805">
          <w:marLeft w:val="480"/>
          <w:marRight w:val="0"/>
          <w:marTop w:val="0"/>
          <w:marBottom w:val="0"/>
          <w:divBdr>
            <w:top w:val="none" w:sz="0" w:space="0" w:color="auto"/>
            <w:left w:val="none" w:sz="0" w:space="0" w:color="auto"/>
            <w:bottom w:val="none" w:sz="0" w:space="0" w:color="auto"/>
            <w:right w:val="none" w:sz="0" w:space="0" w:color="auto"/>
          </w:divBdr>
        </w:div>
        <w:div w:id="1695301146">
          <w:marLeft w:val="480"/>
          <w:marRight w:val="0"/>
          <w:marTop w:val="0"/>
          <w:marBottom w:val="0"/>
          <w:divBdr>
            <w:top w:val="none" w:sz="0" w:space="0" w:color="auto"/>
            <w:left w:val="none" w:sz="0" w:space="0" w:color="auto"/>
            <w:bottom w:val="none" w:sz="0" w:space="0" w:color="auto"/>
            <w:right w:val="none" w:sz="0" w:space="0" w:color="auto"/>
          </w:divBdr>
        </w:div>
        <w:div w:id="874077884">
          <w:marLeft w:val="480"/>
          <w:marRight w:val="0"/>
          <w:marTop w:val="0"/>
          <w:marBottom w:val="0"/>
          <w:divBdr>
            <w:top w:val="none" w:sz="0" w:space="0" w:color="auto"/>
            <w:left w:val="none" w:sz="0" w:space="0" w:color="auto"/>
            <w:bottom w:val="none" w:sz="0" w:space="0" w:color="auto"/>
            <w:right w:val="none" w:sz="0" w:space="0" w:color="auto"/>
          </w:divBdr>
        </w:div>
        <w:div w:id="2048026160">
          <w:marLeft w:val="480"/>
          <w:marRight w:val="0"/>
          <w:marTop w:val="0"/>
          <w:marBottom w:val="0"/>
          <w:divBdr>
            <w:top w:val="none" w:sz="0" w:space="0" w:color="auto"/>
            <w:left w:val="none" w:sz="0" w:space="0" w:color="auto"/>
            <w:bottom w:val="none" w:sz="0" w:space="0" w:color="auto"/>
            <w:right w:val="none" w:sz="0" w:space="0" w:color="auto"/>
          </w:divBdr>
        </w:div>
        <w:div w:id="466320814">
          <w:marLeft w:val="480"/>
          <w:marRight w:val="0"/>
          <w:marTop w:val="0"/>
          <w:marBottom w:val="0"/>
          <w:divBdr>
            <w:top w:val="none" w:sz="0" w:space="0" w:color="auto"/>
            <w:left w:val="none" w:sz="0" w:space="0" w:color="auto"/>
            <w:bottom w:val="none" w:sz="0" w:space="0" w:color="auto"/>
            <w:right w:val="none" w:sz="0" w:space="0" w:color="auto"/>
          </w:divBdr>
        </w:div>
        <w:div w:id="784620950">
          <w:marLeft w:val="480"/>
          <w:marRight w:val="0"/>
          <w:marTop w:val="0"/>
          <w:marBottom w:val="0"/>
          <w:divBdr>
            <w:top w:val="none" w:sz="0" w:space="0" w:color="auto"/>
            <w:left w:val="none" w:sz="0" w:space="0" w:color="auto"/>
            <w:bottom w:val="none" w:sz="0" w:space="0" w:color="auto"/>
            <w:right w:val="none" w:sz="0" w:space="0" w:color="auto"/>
          </w:divBdr>
        </w:div>
        <w:div w:id="1820993335">
          <w:marLeft w:val="480"/>
          <w:marRight w:val="0"/>
          <w:marTop w:val="0"/>
          <w:marBottom w:val="0"/>
          <w:divBdr>
            <w:top w:val="none" w:sz="0" w:space="0" w:color="auto"/>
            <w:left w:val="none" w:sz="0" w:space="0" w:color="auto"/>
            <w:bottom w:val="none" w:sz="0" w:space="0" w:color="auto"/>
            <w:right w:val="none" w:sz="0" w:space="0" w:color="auto"/>
          </w:divBdr>
        </w:div>
        <w:div w:id="1782458870">
          <w:marLeft w:val="480"/>
          <w:marRight w:val="0"/>
          <w:marTop w:val="0"/>
          <w:marBottom w:val="0"/>
          <w:divBdr>
            <w:top w:val="none" w:sz="0" w:space="0" w:color="auto"/>
            <w:left w:val="none" w:sz="0" w:space="0" w:color="auto"/>
            <w:bottom w:val="none" w:sz="0" w:space="0" w:color="auto"/>
            <w:right w:val="none" w:sz="0" w:space="0" w:color="auto"/>
          </w:divBdr>
        </w:div>
        <w:div w:id="263996504">
          <w:marLeft w:val="480"/>
          <w:marRight w:val="0"/>
          <w:marTop w:val="0"/>
          <w:marBottom w:val="0"/>
          <w:divBdr>
            <w:top w:val="none" w:sz="0" w:space="0" w:color="auto"/>
            <w:left w:val="none" w:sz="0" w:space="0" w:color="auto"/>
            <w:bottom w:val="none" w:sz="0" w:space="0" w:color="auto"/>
            <w:right w:val="none" w:sz="0" w:space="0" w:color="auto"/>
          </w:divBdr>
        </w:div>
        <w:div w:id="1553611552">
          <w:marLeft w:val="480"/>
          <w:marRight w:val="0"/>
          <w:marTop w:val="0"/>
          <w:marBottom w:val="0"/>
          <w:divBdr>
            <w:top w:val="none" w:sz="0" w:space="0" w:color="auto"/>
            <w:left w:val="none" w:sz="0" w:space="0" w:color="auto"/>
            <w:bottom w:val="none" w:sz="0" w:space="0" w:color="auto"/>
            <w:right w:val="none" w:sz="0" w:space="0" w:color="auto"/>
          </w:divBdr>
        </w:div>
        <w:div w:id="22052392">
          <w:marLeft w:val="480"/>
          <w:marRight w:val="0"/>
          <w:marTop w:val="0"/>
          <w:marBottom w:val="0"/>
          <w:divBdr>
            <w:top w:val="none" w:sz="0" w:space="0" w:color="auto"/>
            <w:left w:val="none" w:sz="0" w:space="0" w:color="auto"/>
            <w:bottom w:val="none" w:sz="0" w:space="0" w:color="auto"/>
            <w:right w:val="none" w:sz="0" w:space="0" w:color="auto"/>
          </w:divBdr>
        </w:div>
        <w:div w:id="1291087832">
          <w:marLeft w:val="480"/>
          <w:marRight w:val="0"/>
          <w:marTop w:val="0"/>
          <w:marBottom w:val="0"/>
          <w:divBdr>
            <w:top w:val="none" w:sz="0" w:space="0" w:color="auto"/>
            <w:left w:val="none" w:sz="0" w:space="0" w:color="auto"/>
            <w:bottom w:val="none" w:sz="0" w:space="0" w:color="auto"/>
            <w:right w:val="none" w:sz="0" w:space="0" w:color="auto"/>
          </w:divBdr>
        </w:div>
        <w:div w:id="1777670841">
          <w:marLeft w:val="480"/>
          <w:marRight w:val="0"/>
          <w:marTop w:val="0"/>
          <w:marBottom w:val="0"/>
          <w:divBdr>
            <w:top w:val="none" w:sz="0" w:space="0" w:color="auto"/>
            <w:left w:val="none" w:sz="0" w:space="0" w:color="auto"/>
            <w:bottom w:val="none" w:sz="0" w:space="0" w:color="auto"/>
            <w:right w:val="none" w:sz="0" w:space="0" w:color="auto"/>
          </w:divBdr>
        </w:div>
      </w:divsChild>
    </w:div>
    <w:div w:id="495652975">
      <w:bodyDiv w:val="1"/>
      <w:marLeft w:val="0"/>
      <w:marRight w:val="0"/>
      <w:marTop w:val="0"/>
      <w:marBottom w:val="0"/>
      <w:divBdr>
        <w:top w:val="none" w:sz="0" w:space="0" w:color="auto"/>
        <w:left w:val="none" w:sz="0" w:space="0" w:color="auto"/>
        <w:bottom w:val="none" w:sz="0" w:space="0" w:color="auto"/>
        <w:right w:val="none" w:sz="0" w:space="0" w:color="auto"/>
      </w:divBdr>
      <w:divsChild>
        <w:div w:id="46346813">
          <w:marLeft w:val="480"/>
          <w:marRight w:val="0"/>
          <w:marTop w:val="0"/>
          <w:marBottom w:val="0"/>
          <w:divBdr>
            <w:top w:val="none" w:sz="0" w:space="0" w:color="auto"/>
            <w:left w:val="none" w:sz="0" w:space="0" w:color="auto"/>
            <w:bottom w:val="none" w:sz="0" w:space="0" w:color="auto"/>
            <w:right w:val="none" w:sz="0" w:space="0" w:color="auto"/>
          </w:divBdr>
        </w:div>
        <w:div w:id="101388478">
          <w:marLeft w:val="480"/>
          <w:marRight w:val="0"/>
          <w:marTop w:val="0"/>
          <w:marBottom w:val="0"/>
          <w:divBdr>
            <w:top w:val="none" w:sz="0" w:space="0" w:color="auto"/>
            <w:left w:val="none" w:sz="0" w:space="0" w:color="auto"/>
            <w:bottom w:val="none" w:sz="0" w:space="0" w:color="auto"/>
            <w:right w:val="none" w:sz="0" w:space="0" w:color="auto"/>
          </w:divBdr>
        </w:div>
        <w:div w:id="149060718">
          <w:marLeft w:val="480"/>
          <w:marRight w:val="0"/>
          <w:marTop w:val="0"/>
          <w:marBottom w:val="0"/>
          <w:divBdr>
            <w:top w:val="none" w:sz="0" w:space="0" w:color="auto"/>
            <w:left w:val="none" w:sz="0" w:space="0" w:color="auto"/>
            <w:bottom w:val="none" w:sz="0" w:space="0" w:color="auto"/>
            <w:right w:val="none" w:sz="0" w:space="0" w:color="auto"/>
          </w:divBdr>
        </w:div>
        <w:div w:id="167721452">
          <w:marLeft w:val="480"/>
          <w:marRight w:val="0"/>
          <w:marTop w:val="0"/>
          <w:marBottom w:val="0"/>
          <w:divBdr>
            <w:top w:val="none" w:sz="0" w:space="0" w:color="auto"/>
            <w:left w:val="none" w:sz="0" w:space="0" w:color="auto"/>
            <w:bottom w:val="none" w:sz="0" w:space="0" w:color="auto"/>
            <w:right w:val="none" w:sz="0" w:space="0" w:color="auto"/>
          </w:divBdr>
        </w:div>
        <w:div w:id="183440772">
          <w:marLeft w:val="480"/>
          <w:marRight w:val="0"/>
          <w:marTop w:val="0"/>
          <w:marBottom w:val="0"/>
          <w:divBdr>
            <w:top w:val="none" w:sz="0" w:space="0" w:color="auto"/>
            <w:left w:val="none" w:sz="0" w:space="0" w:color="auto"/>
            <w:bottom w:val="none" w:sz="0" w:space="0" w:color="auto"/>
            <w:right w:val="none" w:sz="0" w:space="0" w:color="auto"/>
          </w:divBdr>
        </w:div>
        <w:div w:id="202523180">
          <w:marLeft w:val="480"/>
          <w:marRight w:val="0"/>
          <w:marTop w:val="0"/>
          <w:marBottom w:val="0"/>
          <w:divBdr>
            <w:top w:val="none" w:sz="0" w:space="0" w:color="auto"/>
            <w:left w:val="none" w:sz="0" w:space="0" w:color="auto"/>
            <w:bottom w:val="none" w:sz="0" w:space="0" w:color="auto"/>
            <w:right w:val="none" w:sz="0" w:space="0" w:color="auto"/>
          </w:divBdr>
        </w:div>
        <w:div w:id="277372220">
          <w:marLeft w:val="480"/>
          <w:marRight w:val="0"/>
          <w:marTop w:val="0"/>
          <w:marBottom w:val="0"/>
          <w:divBdr>
            <w:top w:val="none" w:sz="0" w:space="0" w:color="auto"/>
            <w:left w:val="none" w:sz="0" w:space="0" w:color="auto"/>
            <w:bottom w:val="none" w:sz="0" w:space="0" w:color="auto"/>
            <w:right w:val="none" w:sz="0" w:space="0" w:color="auto"/>
          </w:divBdr>
        </w:div>
        <w:div w:id="315645139">
          <w:marLeft w:val="480"/>
          <w:marRight w:val="0"/>
          <w:marTop w:val="0"/>
          <w:marBottom w:val="0"/>
          <w:divBdr>
            <w:top w:val="none" w:sz="0" w:space="0" w:color="auto"/>
            <w:left w:val="none" w:sz="0" w:space="0" w:color="auto"/>
            <w:bottom w:val="none" w:sz="0" w:space="0" w:color="auto"/>
            <w:right w:val="none" w:sz="0" w:space="0" w:color="auto"/>
          </w:divBdr>
        </w:div>
        <w:div w:id="358363575">
          <w:marLeft w:val="480"/>
          <w:marRight w:val="0"/>
          <w:marTop w:val="0"/>
          <w:marBottom w:val="0"/>
          <w:divBdr>
            <w:top w:val="none" w:sz="0" w:space="0" w:color="auto"/>
            <w:left w:val="none" w:sz="0" w:space="0" w:color="auto"/>
            <w:bottom w:val="none" w:sz="0" w:space="0" w:color="auto"/>
            <w:right w:val="none" w:sz="0" w:space="0" w:color="auto"/>
          </w:divBdr>
        </w:div>
        <w:div w:id="369768855">
          <w:marLeft w:val="480"/>
          <w:marRight w:val="0"/>
          <w:marTop w:val="0"/>
          <w:marBottom w:val="0"/>
          <w:divBdr>
            <w:top w:val="none" w:sz="0" w:space="0" w:color="auto"/>
            <w:left w:val="none" w:sz="0" w:space="0" w:color="auto"/>
            <w:bottom w:val="none" w:sz="0" w:space="0" w:color="auto"/>
            <w:right w:val="none" w:sz="0" w:space="0" w:color="auto"/>
          </w:divBdr>
        </w:div>
        <w:div w:id="384573319">
          <w:marLeft w:val="480"/>
          <w:marRight w:val="0"/>
          <w:marTop w:val="0"/>
          <w:marBottom w:val="0"/>
          <w:divBdr>
            <w:top w:val="none" w:sz="0" w:space="0" w:color="auto"/>
            <w:left w:val="none" w:sz="0" w:space="0" w:color="auto"/>
            <w:bottom w:val="none" w:sz="0" w:space="0" w:color="auto"/>
            <w:right w:val="none" w:sz="0" w:space="0" w:color="auto"/>
          </w:divBdr>
        </w:div>
        <w:div w:id="432743316">
          <w:marLeft w:val="480"/>
          <w:marRight w:val="0"/>
          <w:marTop w:val="0"/>
          <w:marBottom w:val="0"/>
          <w:divBdr>
            <w:top w:val="none" w:sz="0" w:space="0" w:color="auto"/>
            <w:left w:val="none" w:sz="0" w:space="0" w:color="auto"/>
            <w:bottom w:val="none" w:sz="0" w:space="0" w:color="auto"/>
            <w:right w:val="none" w:sz="0" w:space="0" w:color="auto"/>
          </w:divBdr>
        </w:div>
        <w:div w:id="478696121">
          <w:marLeft w:val="480"/>
          <w:marRight w:val="0"/>
          <w:marTop w:val="0"/>
          <w:marBottom w:val="0"/>
          <w:divBdr>
            <w:top w:val="none" w:sz="0" w:space="0" w:color="auto"/>
            <w:left w:val="none" w:sz="0" w:space="0" w:color="auto"/>
            <w:bottom w:val="none" w:sz="0" w:space="0" w:color="auto"/>
            <w:right w:val="none" w:sz="0" w:space="0" w:color="auto"/>
          </w:divBdr>
        </w:div>
        <w:div w:id="485322782">
          <w:marLeft w:val="480"/>
          <w:marRight w:val="0"/>
          <w:marTop w:val="0"/>
          <w:marBottom w:val="0"/>
          <w:divBdr>
            <w:top w:val="none" w:sz="0" w:space="0" w:color="auto"/>
            <w:left w:val="none" w:sz="0" w:space="0" w:color="auto"/>
            <w:bottom w:val="none" w:sz="0" w:space="0" w:color="auto"/>
            <w:right w:val="none" w:sz="0" w:space="0" w:color="auto"/>
          </w:divBdr>
        </w:div>
        <w:div w:id="506137721">
          <w:marLeft w:val="480"/>
          <w:marRight w:val="0"/>
          <w:marTop w:val="0"/>
          <w:marBottom w:val="0"/>
          <w:divBdr>
            <w:top w:val="none" w:sz="0" w:space="0" w:color="auto"/>
            <w:left w:val="none" w:sz="0" w:space="0" w:color="auto"/>
            <w:bottom w:val="none" w:sz="0" w:space="0" w:color="auto"/>
            <w:right w:val="none" w:sz="0" w:space="0" w:color="auto"/>
          </w:divBdr>
        </w:div>
        <w:div w:id="610548094">
          <w:marLeft w:val="480"/>
          <w:marRight w:val="0"/>
          <w:marTop w:val="0"/>
          <w:marBottom w:val="0"/>
          <w:divBdr>
            <w:top w:val="none" w:sz="0" w:space="0" w:color="auto"/>
            <w:left w:val="none" w:sz="0" w:space="0" w:color="auto"/>
            <w:bottom w:val="none" w:sz="0" w:space="0" w:color="auto"/>
            <w:right w:val="none" w:sz="0" w:space="0" w:color="auto"/>
          </w:divBdr>
        </w:div>
        <w:div w:id="632716494">
          <w:marLeft w:val="480"/>
          <w:marRight w:val="0"/>
          <w:marTop w:val="0"/>
          <w:marBottom w:val="0"/>
          <w:divBdr>
            <w:top w:val="none" w:sz="0" w:space="0" w:color="auto"/>
            <w:left w:val="none" w:sz="0" w:space="0" w:color="auto"/>
            <w:bottom w:val="none" w:sz="0" w:space="0" w:color="auto"/>
            <w:right w:val="none" w:sz="0" w:space="0" w:color="auto"/>
          </w:divBdr>
        </w:div>
        <w:div w:id="798649579">
          <w:marLeft w:val="480"/>
          <w:marRight w:val="0"/>
          <w:marTop w:val="0"/>
          <w:marBottom w:val="0"/>
          <w:divBdr>
            <w:top w:val="none" w:sz="0" w:space="0" w:color="auto"/>
            <w:left w:val="none" w:sz="0" w:space="0" w:color="auto"/>
            <w:bottom w:val="none" w:sz="0" w:space="0" w:color="auto"/>
            <w:right w:val="none" w:sz="0" w:space="0" w:color="auto"/>
          </w:divBdr>
        </w:div>
        <w:div w:id="814562385">
          <w:marLeft w:val="480"/>
          <w:marRight w:val="0"/>
          <w:marTop w:val="0"/>
          <w:marBottom w:val="0"/>
          <w:divBdr>
            <w:top w:val="none" w:sz="0" w:space="0" w:color="auto"/>
            <w:left w:val="none" w:sz="0" w:space="0" w:color="auto"/>
            <w:bottom w:val="none" w:sz="0" w:space="0" w:color="auto"/>
            <w:right w:val="none" w:sz="0" w:space="0" w:color="auto"/>
          </w:divBdr>
        </w:div>
        <w:div w:id="832791764">
          <w:marLeft w:val="480"/>
          <w:marRight w:val="0"/>
          <w:marTop w:val="0"/>
          <w:marBottom w:val="0"/>
          <w:divBdr>
            <w:top w:val="none" w:sz="0" w:space="0" w:color="auto"/>
            <w:left w:val="none" w:sz="0" w:space="0" w:color="auto"/>
            <w:bottom w:val="none" w:sz="0" w:space="0" w:color="auto"/>
            <w:right w:val="none" w:sz="0" w:space="0" w:color="auto"/>
          </w:divBdr>
        </w:div>
        <w:div w:id="840001754">
          <w:marLeft w:val="480"/>
          <w:marRight w:val="0"/>
          <w:marTop w:val="0"/>
          <w:marBottom w:val="0"/>
          <w:divBdr>
            <w:top w:val="none" w:sz="0" w:space="0" w:color="auto"/>
            <w:left w:val="none" w:sz="0" w:space="0" w:color="auto"/>
            <w:bottom w:val="none" w:sz="0" w:space="0" w:color="auto"/>
            <w:right w:val="none" w:sz="0" w:space="0" w:color="auto"/>
          </w:divBdr>
        </w:div>
        <w:div w:id="890070278">
          <w:marLeft w:val="480"/>
          <w:marRight w:val="0"/>
          <w:marTop w:val="0"/>
          <w:marBottom w:val="0"/>
          <w:divBdr>
            <w:top w:val="none" w:sz="0" w:space="0" w:color="auto"/>
            <w:left w:val="none" w:sz="0" w:space="0" w:color="auto"/>
            <w:bottom w:val="none" w:sz="0" w:space="0" w:color="auto"/>
            <w:right w:val="none" w:sz="0" w:space="0" w:color="auto"/>
          </w:divBdr>
        </w:div>
      </w:divsChild>
    </w:div>
    <w:div w:id="495805151">
      <w:bodyDiv w:val="1"/>
      <w:marLeft w:val="0"/>
      <w:marRight w:val="0"/>
      <w:marTop w:val="0"/>
      <w:marBottom w:val="0"/>
      <w:divBdr>
        <w:top w:val="none" w:sz="0" w:space="0" w:color="auto"/>
        <w:left w:val="none" w:sz="0" w:space="0" w:color="auto"/>
        <w:bottom w:val="none" w:sz="0" w:space="0" w:color="auto"/>
        <w:right w:val="none" w:sz="0" w:space="0" w:color="auto"/>
      </w:divBdr>
    </w:div>
    <w:div w:id="495919007">
      <w:bodyDiv w:val="1"/>
      <w:marLeft w:val="0"/>
      <w:marRight w:val="0"/>
      <w:marTop w:val="0"/>
      <w:marBottom w:val="0"/>
      <w:divBdr>
        <w:top w:val="none" w:sz="0" w:space="0" w:color="auto"/>
        <w:left w:val="none" w:sz="0" w:space="0" w:color="auto"/>
        <w:bottom w:val="none" w:sz="0" w:space="0" w:color="auto"/>
        <w:right w:val="none" w:sz="0" w:space="0" w:color="auto"/>
      </w:divBdr>
    </w:div>
    <w:div w:id="495924491">
      <w:bodyDiv w:val="1"/>
      <w:marLeft w:val="0"/>
      <w:marRight w:val="0"/>
      <w:marTop w:val="0"/>
      <w:marBottom w:val="0"/>
      <w:divBdr>
        <w:top w:val="none" w:sz="0" w:space="0" w:color="auto"/>
        <w:left w:val="none" w:sz="0" w:space="0" w:color="auto"/>
        <w:bottom w:val="none" w:sz="0" w:space="0" w:color="auto"/>
        <w:right w:val="none" w:sz="0" w:space="0" w:color="auto"/>
      </w:divBdr>
    </w:div>
    <w:div w:id="495925668">
      <w:bodyDiv w:val="1"/>
      <w:marLeft w:val="0"/>
      <w:marRight w:val="0"/>
      <w:marTop w:val="0"/>
      <w:marBottom w:val="0"/>
      <w:divBdr>
        <w:top w:val="none" w:sz="0" w:space="0" w:color="auto"/>
        <w:left w:val="none" w:sz="0" w:space="0" w:color="auto"/>
        <w:bottom w:val="none" w:sz="0" w:space="0" w:color="auto"/>
        <w:right w:val="none" w:sz="0" w:space="0" w:color="auto"/>
      </w:divBdr>
    </w:div>
    <w:div w:id="495994210">
      <w:bodyDiv w:val="1"/>
      <w:marLeft w:val="0"/>
      <w:marRight w:val="0"/>
      <w:marTop w:val="0"/>
      <w:marBottom w:val="0"/>
      <w:divBdr>
        <w:top w:val="none" w:sz="0" w:space="0" w:color="auto"/>
        <w:left w:val="none" w:sz="0" w:space="0" w:color="auto"/>
        <w:bottom w:val="none" w:sz="0" w:space="0" w:color="auto"/>
        <w:right w:val="none" w:sz="0" w:space="0" w:color="auto"/>
      </w:divBdr>
    </w:div>
    <w:div w:id="496074481">
      <w:bodyDiv w:val="1"/>
      <w:marLeft w:val="0"/>
      <w:marRight w:val="0"/>
      <w:marTop w:val="0"/>
      <w:marBottom w:val="0"/>
      <w:divBdr>
        <w:top w:val="none" w:sz="0" w:space="0" w:color="auto"/>
        <w:left w:val="none" w:sz="0" w:space="0" w:color="auto"/>
        <w:bottom w:val="none" w:sz="0" w:space="0" w:color="auto"/>
        <w:right w:val="none" w:sz="0" w:space="0" w:color="auto"/>
      </w:divBdr>
    </w:div>
    <w:div w:id="496270543">
      <w:bodyDiv w:val="1"/>
      <w:marLeft w:val="0"/>
      <w:marRight w:val="0"/>
      <w:marTop w:val="0"/>
      <w:marBottom w:val="0"/>
      <w:divBdr>
        <w:top w:val="none" w:sz="0" w:space="0" w:color="auto"/>
        <w:left w:val="none" w:sz="0" w:space="0" w:color="auto"/>
        <w:bottom w:val="none" w:sz="0" w:space="0" w:color="auto"/>
        <w:right w:val="none" w:sz="0" w:space="0" w:color="auto"/>
      </w:divBdr>
    </w:div>
    <w:div w:id="496312826">
      <w:bodyDiv w:val="1"/>
      <w:marLeft w:val="0"/>
      <w:marRight w:val="0"/>
      <w:marTop w:val="0"/>
      <w:marBottom w:val="0"/>
      <w:divBdr>
        <w:top w:val="none" w:sz="0" w:space="0" w:color="auto"/>
        <w:left w:val="none" w:sz="0" w:space="0" w:color="auto"/>
        <w:bottom w:val="none" w:sz="0" w:space="0" w:color="auto"/>
        <w:right w:val="none" w:sz="0" w:space="0" w:color="auto"/>
      </w:divBdr>
    </w:div>
    <w:div w:id="496380098">
      <w:bodyDiv w:val="1"/>
      <w:marLeft w:val="0"/>
      <w:marRight w:val="0"/>
      <w:marTop w:val="0"/>
      <w:marBottom w:val="0"/>
      <w:divBdr>
        <w:top w:val="none" w:sz="0" w:space="0" w:color="auto"/>
        <w:left w:val="none" w:sz="0" w:space="0" w:color="auto"/>
        <w:bottom w:val="none" w:sz="0" w:space="0" w:color="auto"/>
        <w:right w:val="none" w:sz="0" w:space="0" w:color="auto"/>
      </w:divBdr>
    </w:div>
    <w:div w:id="496507301">
      <w:bodyDiv w:val="1"/>
      <w:marLeft w:val="0"/>
      <w:marRight w:val="0"/>
      <w:marTop w:val="0"/>
      <w:marBottom w:val="0"/>
      <w:divBdr>
        <w:top w:val="none" w:sz="0" w:space="0" w:color="auto"/>
        <w:left w:val="none" w:sz="0" w:space="0" w:color="auto"/>
        <w:bottom w:val="none" w:sz="0" w:space="0" w:color="auto"/>
        <w:right w:val="none" w:sz="0" w:space="0" w:color="auto"/>
      </w:divBdr>
    </w:div>
    <w:div w:id="496575515">
      <w:bodyDiv w:val="1"/>
      <w:marLeft w:val="0"/>
      <w:marRight w:val="0"/>
      <w:marTop w:val="0"/>
      <w:marBottom w:val="0"/>
      <w:divBdr>
        <w:top w:val="none" w:sz="0" w:space="0" w:color="auto"/>
        <w:left w:val="none" w:sz="0" w:space="0" w:color="auto"/>
        <w:bottom w:val="none" w:sz="0" w:space="0" w:color="auto"/>
        <w:right w:val="none" w:sz="0" w:space="0" w:color="auto"/>
      </w:divBdr>
    </w:div>
    <w:div w:id="496658016">
      <w:bodyDiv w:val="1"/>
      <w:marLeft w:val="0"/>
      <w:marRight w:val="0"/>
      <w:marTop w:val="0"/>
      <w:marBottom w:val="0"/>
      <w:divBdr>
        <w:top w:val="none" w:sz="0" w:space="0" w:color="auto"/>
        <w:left w:val="none" w:sz="0" w:space="0" w:color="auto"/>
        <w:bottom w:val="none" w:sz="0" w:space="0" w:color="auto"/>
        <w:right w:val="none" w:sz="0" w:space="0" w:color="auto"/>
      </w:divBdr>
    </w:div>
    <w:div w:id="496844299">
      <w:bodyDiv w:val="1"/>
      <w:marLeft w:val="0"/>
      <w:marRight w:val="0"/>
      <w:marTop w:val="0"/>
      <w:marBottom w:val="0"/>
      <w:divBdr>
        <w:top w:val="none" w:sz="0" w:space="0" w:color="auto"/>
        <w:left w:val="none" w:sz="0" w:space="0" w:color="auto"/>
        <w:bottom w:val="none" w:sz="0" w:space="0" w:color="auto"/>
        <w:right w:val="none" w:sz="0" w:space="0" w:color="auto"/>
      </w:divBdr>
    </w:div>
    <w:div w:id="496923859">
      <w:bodyDiv w:val="1"/>
      <w:marLeft w:val="0"/>
      <w:marRight w:val="0"/>
      <w:marTop w:val="0"/>
      <w:marBottom w:val="0"/>
      <w:divBdr>
        <w:top w:val="none" w:sz="0" w:space="0" w:color="auto"/>
        <w:left w:val="none" w:sz="0" w:space="0" w:color="auto"/>
        <w:bottom w:val="none" w:sz="0" w:space="0" w:color="auto"/>
        <w:right w:val="none" w:sz="0" w:space="0" w:color="auto"/>
      </w:divBdr>
    </w:div>
    <w:div w:id="496960575">
      <w:bodyDiv w:val="1"/>
      <w:marLeft w:val="0"/>
      <w:marRight w:val="0"/>
      <w:marTop w:val="0"/>
      <w:marBottom w:val="0"/>
      <w:divBdr>
        <w:top w:val="none" w:sz="0" w:space="0" w:color="auto"/>
        <w:left w:val="none" w:sz="0" w:space="0" w:color="auto"/>
        <w:bottom w:val="none" w:sz="0" w:space="0" w:color="auto"/>
        <w:right w:val="none" w:sz="0" w:space="0" w:color="auto"/>
      </w:divBdr>
      <w:divsChild>
        <w:div w:id="971786194">
          <w:marLeft w:val="480"/>
          <w:marRight w:val="0"/>
          <w:marTop w:val="0"/>
          <w:marBottom w:val="0"/>
          <w:divBdr>
            <w:top w:val="none" w:sz="0" w:space="0" w:color="auto"/>
            <w:left w:val="none" w:sz="0" w:space="0" w:color="auto"/>
            <w:bottom w:val="none" w:sz="0" w:space="0" w:color="auto"/>
            <w:right w:val="none" w:sz="0" w:space="0" w:color="auto"/>
          </w:divBdr>
        </w:div>
        <w:div w:id="1777561427">
          <w:marLeft w:val="480"/>
          <w:marRight w:val="0"/>
          <w:marTop w:val="0"/>
          <w:marBottom w:val="0"/>
          <w:divBdr>
            <w:top w:val="none" w:sz="0" w:space="0" w:color="auto"/>
            <w:left w:val="none" w:sz="0" w:space="0" w:color="auto"/>
            <w:bottom w:val="none" w:sz="0" w:space="0" w:color="auto"/>
            <w:right w:val="none" w:sz="0" w:space="0" w:color="auto"/>
          </w:divBdr>
        </w:div>
        <w:div w:id="792556207">
          <w:marLeft w:val="480"/>
          <w:marRight w:val="0"/>
          <w:marTop w:val="0"/>
          <w:marBottom w:val="0"/>
          <w:divBdr>
            <w:top w:val="none" w:sz="0" w:space="0" w:color="auto"/>
            <w:left w:val="none" w:sz="0" w:space="0" w:color="auto"/>
            <w:bottom w:val="none" w:sz="0" w:space="0" w:color="auto"/>
            <w:right w:val="none" w:sz="0" w:space="0" w:color="auto"/>
          </w:divBdr>
        </w:div>
        <w:div w:id="1537694709">
          <w:marLeft w:val="480"/>
          <w:marRight w:val="0"/>
          <w:marTop w:val="0"/>
          <w:marBottom w:val="0"/>
          <w:divBdr>
            <w:top w:val="none" w:sz="0" w:space="0" w:color="auto"/>
            <w:left w:val="none" w:sz="0" w:space="0" w:color="auto"/>
            <w:bottom w:val="none" w:sz="0" w:space="0" w:color="auto"/>
            <w:right w:val="none" w:sz="0" w:space="0" w:color="auto"/>
          </w:divBdr>
        </w:div>
        <w:div w:id="1114060253">
          <w:marLeft w:val="480"/>
          <w:marRight w:val="0"/>
          <w:marTop w:val="0"/>
          <w:marBottom w:val="0"/>
          <w:divBdr>
            <w:top w:val="none" w:sz="0" w:space="0" w:color="auto"/>
            <w:left w:val="none" w:sz="0" w:space="0" w:color="auto"/>
            <w:bottom w:val="none" w:sz="0" w:space="0" w:color="auto"/>
            <w:right w:val="none" w:sz="0" w:space="0" w:color="auto"/>
          </w:divBdr>
        </w:div>
        <w:div w:id="347488703">
          <w:marLeft w:val="480"/>
          <w:marRight w:val="0"/>
          <w:marTop w:val="0"/>
          <w:marBottom w:val="0"/>
          <w:divBdr>
            <w:top w:val="none" w:sz="0" w:space="0" w:color="auto"/>
            <w:left w:val="none" w:sz="0" w:space="0" w:color="auto"/>
            <w:bottom w:val="none" w:sz="0" w:space="0" w:color="auto"/>
            <w:right w:val="none" w:sz="0" w:space="0" w:color="auto"/>
          </w:divBdr>
        </w:div>
        <w:div w:id="1731884570">
          <w:marLeft w:val="480"/>
          <w:marRight w:val="0"/>
          <w:marTop w:val="0"/>
          <w:marBottom w:val="0"/>
          <w:divBdr>
            <w:top w:val="none" w:sz="0" w:space="0" w:color="auto"/>
            <w:left w:val="none" w:sz="0" w:space="0" w:color="auto"/>
            <w:bottom w:val="none" w:sz="0" w:space="0" w:color="auto"/>
            <w:right w:val="none" w:sz="0" w:space="0" w:color="auto"/>
          </w:divBdr>
        </w:div>
        <w:div w:id="886530740">
          <w:marLeft w:val="480"/>
          <w:marRight w:val="0"/>
          <w:marTop w:val="0"/>
          <w:marBottom w:val="0"/>
          <w:divBdr>
            <w:top w:val="none" w:sz="0" w:space="0" w:color="auto"/>
            <w:left w:val="none" w:sz="0" w:space="0" w:color="auto"/>
            <w:bottom w:val="none" w:sz="0" w:space="0" w:color="auto"/>
            <w:right w:val="none" w:sz="0" w:space="0" w:color="auto"/>
          </w:divBdr>
        </w:div>
        <w:div w:id="1724864624">
          <w:marLeft w:val="480"/>
          <w:marRight w:val="0"/>
          <w:marTop w:val="0"/>
          <w:marBottom w:val="0"/>
          <w:divBdr>
            <w:top w:val="none" w:sz="0" w:space="0" w:color="auto"/>
            <w:left w:val="none" w:sz="0" w:space="0" w:color="auto"/>
            <w:bottom w:val="none" w:sz="0" w:space="0" w:color="auto"/>
            <w:right w:val="none" w:sz="0" w:space="0" w:color="auto"/>
          </w:divBdr>
        </w:div>
        <w:div w:id="1079324048">
          <w:marLeft w:val="480"/>
          <w:marRight w:val="0"/>
          <w:marTop w:val="0"/>
          <w:marBottom w:val="0"/>
          <w:divBdr>
            <w:top w:val="none" w:sz="0" w:space="0" w:color="auto"/>
            <w:left w:val="none" w:sz="0" w:space="0" w:color="auto"/>
            <w:bottom w:val="none" w:sz="0" w:space="0" w:color="auto"/>
            <w:right w:val="none" w:sz="0" w:space="0" w:color="auto"/>
          </w:divBdr>
        </w:div>
        <w:div w:id="1273509428">
          <w:marLeft w:val="480"/>
          <w:marRight w:val="0"/>
          <w:marTop w:val="0"/>
          <w:marBottom w:val="0"/>
          <w:divBdr>
            <w:top w:val="none" w:sz="0" w:space="0" w:color="auto"/>
            <w:left w:val="none" w:sz="0" w:space="0" w:color="auto"/>
            <w:bottom w:val="none" w:sz="0" w:space="0" w:color="auto"/>
            <w:right w:val="none" w:sz="0" w:space="0" w:color="auto"/>
          </w:divBdr>
        </w:div>
        <w:div w:id="88939608">
          <w:marLeft w:val="480"/>
          <w:marRight w:val="0"/>
          <w:marTop w:val="0"/>
          <w:marBottom w:val="0"/>
          <w:divBdr>
            <w:top w:val="none" w:sz="0" w:space="0" w:color="auto"/>
            <w:left w:val="none" w:sz="0" w:space="0" w:color="auto"/>
            <w:bottom w:val="none" w:sz="0" w:space="0" w:color="auto"/>
            <w:right w:val="none" w:sz="0" w:space="0" w:color="auto"/>
          </w:divBdr>
        </w:div>
        <w:div w:id="900793676">
          <w:marLeft w:val="480"/>
          <w:marRight w:val="0"/>
          <w:marTop w:val="0"/>
          <w:marBottom w:val="0"/>
          <w:divBdr>
            <w:top w:val="none" w:sz="0" w:space="0" w:color="auto"/>
            <w:left w:val="none" w:sz="0" w:space="0" w:color="auto"/>
            <w:bottom w:val="none" w:sz="0" w:space="0" w:color="auto"/>
            <w:right w:val="none" w:sz="0" w:space="0" w:color="auto"/>
          </w:divBdr>
        </w:div>
        <w:div w:id="163475251">
          <w:marLeft w:val="480"/>
          <w:marRight w:val="0"/>
          <w:marTop w:val="0"/>
          <w:marBottom w:val="0"/>
          <w:divBdr>
            <w:top w:val="none" w:sz="0" w:space="0" w:color="auto"/>
            <w:left w:val="none" w:sz="0" w:space="0" w:color="auto"/>
            <w:bottom w:val="none" w:sz="0" w:space="0" w:color="auto"/>
            <w:right w:val="none" w:sz="0" w:space="0" w:color="auto"/>
          </w:divBdr>
        </w:div>
        <w:div w:id="590773037">
          <w:marLeft w:val="480"/>
          <w:marRight w:val="0"/>
          <w:marTop w:val="0"/>
          <w:marBottom w:val="0"/>
          <w:divBdr>
            <w:top w:val="none" w:sz="0" w:space="0" w:color="auto"/>
            <w:left w:val="none" w:sz="0" w:space="0" w:color="auto"/>
            <w:bottom w:val="none" w:sz="0" w:space="0" w:color="auto"/>
            <w:right w:val="none" w:sz="0" w:space="0" w:color="auto"/>
          </w:divBdr>
        </w:div>
        <w:div w:id="1210075026">
          <w:marLeft w:val="480"/>
          <w:marRight w:val="0"/>
          <w:marTop w:val="0"/>
          <w:marBottom w:val="0"/>
          <w:divBdr>
            <w:top w:val="none" w:sz="0" w:space="0" w:color="auto"/>
            <w:left w:val="none" w:sz="0" w:space="0" w:color="auto"/>
            <w:bottom w:val="none" w:sz="0" w:space="0" w:color="auto"/>
            <w:right w:val="none" w:sz="0" w:space="0" w:color="auto"/>
          </w:divBdr>
        </w:div>
        <w:div w:id="1870071612">
          <w:marLeft w:val="480"/>
          <w:marRight w:val="0"/>
          <w:marTop w:val="0"/>
          <w:marBottom w:val="0"/>
          <w:divBdr>
            <w:top w:val="none" w:sz="0" w:space="0" w:color="auto"/>
            <w:left w:val="none" w:sz="0" w:space="0" w:color="auto"/>
            <w:bottom w:val="none" w:sz="0" w:space="0" w:color="auto"/>
            <w:right w:val="none" w:sz="0" w:space="0" w:color="auto"/>
          </w:divBdr>
        </w:div>
        <w:div w:id="423841657">
          <w:marLeft w:val="480"/>
          <w:marRight w:val="0"/>
          <w:marTop w:val="0"/>
          <w:marBottom w:val="0"/>
          <w:divBdr>
            <w:top w:val="none" w:sz="0" w:space="0" w:color="auto"/>
            <w:left w:val="none" w:sz="0" w:space="0" w:color="auto"/>
            <w:bottom w:val="none" w:sz="0" w:space="0" w:color="auto"/>
            <w:right w:val="none" w:sz="0" w:space="0" w:color="auto"/>
          </w:divBdr>
        </w:div>
        <w:div w:id="1892812447">
          <w:marLeft w:val="480"/>
          <w:marRight w:val="0"/>
          <w:marTop w:val="0"/>
          <w:marBottom w:val="0"/>
          <w:divBdr>
            <w:top w:val="none" w:sz="0" w:space="0" w:color="auto"/>
            <w:left w:val="none" w:sz="0" w:space="0" w:color="auto"/>
            <w:bottom w:val="none" w:sz="0" w:space="0" w:color="auto"/>
            <w:right w:val="none" w:sz="0" w:space="0" w:color="auto"/>
          </w:divBdr>
        </w:div>
        <w:div w:id="1590843140">
          <w:marLeft w:val="480"/>
          <w:marRight w:val="0"/>
          <w:marTop w:val="0"/>
          <w:marBottom w:val="0"/>
          <w:divBdr>
            <w:top w:val="none" w:sz="0" w:space="0" w:color="auto"/>
            <w:left w:val="none" w:sz="0" w:space="0" w:color="auto"/>
            <w:bottom w:val="none" w:sz="0" w:space="0" w:color="auto"/>
            <w:right w:val="none" w:sz="0" w:space="0" w:color="auto"/>
          </w:divBdr>
        </w:div>
        <w:div w:id="812061454">
          <w:marLeft w:val="480"/>
          <w:marRight w:val="0"/>
          <w:marTop w:val="0"/>
          <w:marBottom w:val="0"/>
          <w:divBdr>
            <w:top w:val="none" w:sz="0" w:space="0" w:color="auto"/>
            <w:left w:val="none" w:sz="0" w:space="0" w:color="auto"/>
            <w:bottom w:val="none" w:sz="0" w:space="0" w:color="auto"/>
            <w:right w:val="none" w:sz="0" w:space="0" w:color="auto"/>
          </w:divBdr>
        </w:div>
        <w:div w:id="736052276">
          <w:marLeft w:val="480"/>
          <w:marRight w:val="0"/>
          <w:marTop w:val="0"/>
          <w:marBottom w:val="0"/>
          <w:divBdr>
            <w:top w:val="none" w:sz="0" w:space="0" w:color="auto"/>
            <w:left w:val="none" w:sz="0" w:space="0" w:color="auto"/>
            <w:bottom w:val="none" w:sz="0" w:space="0" w:color="auto"/>
            <w:right w:val="none" w:sz="0" w:space="0" w:color="auto"/>
          </w:divBdr>
        </w:div>
        <w:div w:id="907762748">
          <w:marLeft w:val="480"/>
          <w:marRight w:val="0"/>
          <w:marTop w:val="0"/>
          <w:marBottom w:val="0"/>
          <w:divBdr>
            <w:top w:val="none" w:sz="0" w:space="0" w:color="auto"/>
            <w:left w:val="none" w:sz="0" w:space="0" w:color="auto"/>
            <w:bottom w:val="none" w:sz="0" w:space="0" w:color="auto"/>
            <w:right w:val="none" w:sz="0" w:space="0" w:color="auto"/>
          </w:divBdr>
        </w:div>
        <w:div w:id="930116830">
          <w:marLeft w:val="480"/>
          <w:marRight w:val="0"/>
          <w:marTop w:val="0"/>
          <w:marBottom w:val="0"/>
          <w:divBdr>
            <w:top w:val="none" w:sz="0" w:space="0" w:color="auto"/>
            <w:left w:val="none" w:sz="0" w:space="0" w:color="auto"/>
            <w:bottom w:val="none" w:sz="0" w:space="0" w:color="auto"/>
            <w:right w:val="none" w:sz="0" w:space="0" w:color="auto"/>
          </w:divBdr>
        </w:div>
        <w:div w:id="2104955283">
          <w:marLeft w:val="480"/>
          <w:marRight w:val="0"/>
          <w:marTop w:val="0"/>
          <w:marBottom w:val="0"/>
          <w:divBdr>
            <w:top w:val="none" w:sz="0" w:space="0" w:color="auto"/>
            <w:left w:val="none" w:sz="0" w:space="0" w:color="auto"/>
            <w:bottom w:val="none" w:sz="0" w:space="0" w:color="auto"/>
            <w:right w:val="none" w:sz="0" w:space="0" w:color="auto"/>
          </w:divBdr>
        </w:div>
        <w:div w:id="1270284842">
          <w:marLeft w:val="480"/>
          <w:marRight w:val="0"/>
          <w:marTop w:val="0"/>
          <w:marBottom w:val="0"/>
          <w:divBdr>
            <w:top w:val="none" w:sz="0" w:space="0" w:color="auto"/>
            <w:left w:val="none" w:sz="0" w:space="0" w:color="auto"/>
            <w:bottom w:val="none" w:sz="0" w:space="0" w:color="auto"/>
            <w:right w:val="none" w:sz="0" w:space="0" w:color="auto"/>
          </w:divBdr>
        </w:div>
        <w:div w:id="421145993">
          <w:marLeft w:val="480"/>
          <w:marRight w:val="0"/>
          <w:marTop w:val="0"/>
          <w:marBottom w:val="0"/>
          <w:divBdr>
            <w:top w:val="none" w:sz="0" w:space="0" w:color="auto"/>
            <w:left w:val="none" w:sz="0" w:space="0" w:color="auto"/>
            <w:bottom w:val="none" w:sz="0" w:space="0" w:color="auto"/>
            <w:right w:val="none" w:sz="0" w:space="0" w:color="auto"/>
          </w:divBdr>
        </w:div>
        <w:div w:id="592737598">
          <w:marLeft w:val="480"/>
          <w:marRight w:val="0"/>
          <w:marTop w:val="0"/>
          <w:marBottom w:val="0"/>
          <w:divBdr>
            <w:top w:val="none" w:sz="0" w:space="0" w:color="auto"/>
            <w:left w:val="none" w:sz="0" w:space="0" w:color="auto"/>
            <w:bottom w:val="none" w:sz="0" w:space="0" w:color="auto"/>
            <w:right w:val="none" w:sz="0" w:space="0" w:color="auto"/>
          </w:divBdr>
        </w:div>
        <w:div w:id="1101605529">
          <w:marLeft w:val="480"/>
          <w:marRight w:val="0"/>
          <w:marTop w:val="0"/>
          <w:marBottom w:val="0"/>
          <w:divBdr>
            <w:top w:val="none" w:sz="0" w:space="0" w:color="auto"/>
            <w:left w:val="none" w:sz="0" w:space="0" w:color="auto"/>
            <w:bottom w:val="none" w:sz="0" w:space="0" w:color="auto"/>
            <w:right w:val="none" w:sz="0" w:space="0" w:color="auto"/>
          </w:divBdr>
        </w:div>
        <w:div w:id="541599072">
          <w:marLeft w:val="480"/>
          <w:marRight w:val="0"/>
          <w:marTop w:val="0"/>
          <w:marBottom w:val="0"/>
          <w:divBdr>
            <w:top w:val="none" w:sz="0" w:space="0" w:color="auto"/>
            <w:left w:val="none" w:sz="0" w:space="0" w:color="auto"/>
            <w:bottom w:val="none" w:sz="0" w:space="0" w:color="auto"/>
            <w:right w:val="none" w:sz="0" w:space="0" w:color="auto"/>
          </w:divBdr>
        </w:div>
        <w:div w:id="1161047724">
          <w:marLeft w:val="480"/>
          <w:marRight w:val="0"/>
          <w:marTop w:val="0"/>
          <w:marBottom w:val="0"/>
          <w:divBdr>
            <w:top w:val="none" w:sz="0" w:space="0" w:color="auto"/>
            <w:left w:val="none" w:sz="0" w:space="0" w:color="auto"/>
            <w:bottom w:val="none" w:sz="0" w:space="0" w:color="auto"/>
            <w:right w:val="none" w:sz="0" w:space="0" w:color="auto"/>
          </w:divBdr>
        </w:div>
        <w:div w:id="412436789">
          <w:marLeft w:val="480"/>
          <w:marRight w:val="0"/>
          <w:marTop w:val="0"/>
          <w:marBottom w:val="0"/>
          <w:divBdr>
            <w:top w:val="none" w:sz="0" w:space="0" w:color="auto"/>
            <w:left w:val="none" w:sz="0" w:space="0" w:color="auto"/>
            <w:bottom w:val="none" w:sz="0" w:space="0" w:color="auto"/>
            <w:right w:val="none" w:sz="0" w:space="0" w:color="auto"/>
          </w:divBdr>
        </w:div>
        <w:div w:id="1510559716">
          <w:marLeft w:val="480"/>
          <w:marRight w:val="0"/>
          <w:marTop w:val="0"/>
          <w:marBottom w:val="0"/>
          <w:divBdr>
            <w:top w:val="none" w:sz="0" w:space="0" w:color="auto"/>
            <w:left w:val="none" w:sz="0" w:space="0" w:color="auto"/>
            <w:bottom w:val="none" w:sz="0" w:space="0" w:color="auto"/>
            <w:right w:val="none" w:sz="0" w:space="0" w:color="auto"/>
          </w:divBdr>
        </w:div>
        <w:div w:id="142547646">
          <w:marLeft w:val="480"/>
          <w:marRight w:val="0"/>
          <w:marTop w:val="0"/>
          <w:marBottom w:val="0"/>
          <w:divBdr>
            <w:top w:val="none" w:sz="0" w:space="0" w:color="auto"/>
            <w:left w:val="none" w:sz="0" w:space="0" w:color="auto"/>
            <w:bottom w:val="none" w:sz="0" w:space="0" w:color="auto"/>
            <w:right w:val="none" w:sz="0" w:space="0" w:color="auto"/>
          </w:divBdr>
        </w:div>
        <w:div w:id="1704599062">
          <w:marLeft w:val="480"/>
          <w:marRight w:val="0"/>
          <w:marTop w:val="0"/>
          <w:marBottom w:val="0"/>
          <w:divBdr>
            <w:top w:val="none" w:sz="0" w:space="0" w:color="auto"/>
            <w:left w:val="none" w:sz="0" w:space="0" w:color="auto"/>
            <w:bottom w:val="none" w:sz="0" w:space="0" w:color="auto"/>
            <w:right w:val="none" w:sz="0" w:space="0" w:color="auto"/>
          </w:divBdr>
        </w:div>
        <w:div w:id="1578250770">
          <w:marLeft w:val="480"/>
          <w:marRight w:val="0"/>
          <w:marTop w:val="0"/>
          <w:marBottom w:val="0"/>
          <w:divBdr>
            <w:top w:val="none" w:sz="0" w:space="0" w:color="auto"/>
            <w:left w:val="none" w:sz="0" w:space="0" w:color="auto"/>
            <w:bottom w:val="none" w:sz="0" w:space="0" w:color="auto"/>
            <w:right w:val="none" w:sz="0" w:space="0" w:color="auto"/>
          </w:divBdr>
        </w:div>
        <w:div w:id="1699113342">
          <w:marLeft w:val="480"/>
          <w:marRight w:val="0"/>
          <w:marTop w:val="0"/>
          <w:marBottom w:val="0"/>
          <w:divBdr>
            <w:top w:val="none" w:sz="0" w:space="0" w:color="auto"/>
            <w:left w:val="none" w:sz="0" w:space="0" w:color="auto"/>
            <w:bottom w:val="none" w:sz="0" w:space="0" w:color="auto"/>
            <w:right w:val="none" w:sz="0" w:space="0" w:color="auto"/>
          </w:divBdr>
        </w:div>
        <w:div w:id="1458836368">
          <w:marLeft w:val="480"/>
          <w:marRight w:val="0"/>
          <w:marTop w:val="0"/>
          <w:marBottom w:val="0"/>
          <w:divBdr>
            <w:top w:val="none" w:sz="0" w:space="0" w:color="auto"/>
            <w:left w:val="none" w:sz="0" w:space="0" w:color="auto"/>
            <w:bottom w:val="none" w:sz="0" w:space="0" w:color="auto"/>
            <w:right w:val="none" w:sz="0" w:space="0" w:color="auto"/>
          </w:divBdr>
        </w:div>
        <w:div w:id="523329449">
          <w:marLeft w:val="480"/>
          <w:marRight w:val="0"/>
          <w:marTop w:val="0"/>
          <w:marBottom w:val="0"/>
          <w:divBdr>
            <w:top w:val="none" w:sz="0" w:space="0" w:color="auto"/>
            <w:left w:val="none" w:sz="0" w:space="0" w:color="auto"/>
            <w:bottom w:val="none" w:sz="0" w:space="0" w:color="auto"/>
            <w:right w:val="none" w:sz="0" w:space="0" w:color="auto"/>
          </w:divBdr>
        </w:div>
        <w:div w:id="945844056">
          <w:marLeft w:val="480"/>
          <w:marRight w:val="0"/>
          <w:marTop w:val="0"/>
          <w:marBottom w:val="0"/>
          <w:divBdr>
            <w:top w:val="none" w:sz="0" w:space="0" w:color="auto"/>
            <w:left w:val="none" w:sz="0" w:space="0" w:color="auto"/>
            <w:bottom w:val="none" w:sz="0" w:space="0" w:color="auto"/>
            <w:right w:val="none" w:sz="0" w:space="0" w:color="auto"/>
          </w:divBdr>
        </w:div>
        <w:div w:id="2003656456">
          <w:marLeft w:val="480"/>
          <w:marRight w:val="0"/>
          <w:marTop w:val="0"/>
          <w:marBottom w:val="0"/>
          <w:divBdr>
            <w:top w:val="none" w:sz="0" w:space="0" w:color="auto"/>
            <w:left w:val="none" w:sz="0" w:space="0" w:color="auto"/>
            <w:bottom w:val="none" w:sz="0" w:space="0" w:color="auto"/>
            <w:right w:val="none" w:sz="0" w:space="0" w:color="auto"/>
          </w:divBdr>
        </w:div>
        <w:div w:id="515004962">
          <w:marLeft w:val="480"/>
          <w:marRight w:val="0"/>
          <w:marTop w:val="0"/>
          <w:marBottom w:val="0"/>
          <w:divBdr>
            <w:top w:val="none" w:sz="0" w:space="0" w:color="auto"/>
            <w:left w:val="none" w:sz="0" w:space="0" w:color="auto"/>
            <w:bottom w:val="none" w:sz="0" w:space="0" w:color="auto"/>
            <w:right w:val="none" w:sz="0" w:space="0" w:color="auto"/>
          </w:divBdr>
        </w:div>
        <w:div w:id="98573546">
          <w:marLeft w:val="480"/>
          <w:marRight w:val="0"/>
          <w:marTop w:val="0"/>
          <w:marBottom w:val="0"/>
          <w:divBdr>
            <w:top w:val="none" w:sz="0" w:space="0" w:color="auto"/>
            <w:left w:val="none" w:sz="0" w:space="0" w:color="auto"/>
            <w:bottom w:val="none" w:sz="0" w:space="0" w:color="auto"/>
            <w:right w:val="none" w:sz="0" w:space="0" w:color="auto"/>
          </w:divBdr>
        </w:div>
        <w:div w:id="1289433274">
          <w:marLeft w:val="480"/>
          <w:marRight w:val="0"/>
          <w:marTop w:val="0"/>
          <w:marBottom w:val="0"/>
          <w:divBdr>
            <w:top w:val="none" w:sz="0" w:space="0" w:color="auto"/>
            <w:left w:val="none" w:sz="0" w:space="0" w:color="auto"/>
            <w:bottom w:val="none" w:sz="0" w:space="0" w:color="auto"/>
            <w:right w:val="none" w:sz="0" w:space="0" w:color="auto"/>
          </w:divBdr>
        </w:div>
        <w:div w:id="471211912">
          <w:marLeft w:val="480"/>
          <w:marRight w:val="0"/>
          <w:marTop w:val="0"/>
          <w:marBottom w:val="0"/>
          <w:divBdr>
            <w:top w:val="none" w:sz="0" w:space="0" w:color="auto"/>
            <w:left w:val="none" w:sz="0" w:space="0" w:color="auto"/>
            <w:bottom w:val="none" w:sz="0" w:space="0" w:color="auto"/>
            <w:right w:val="none" w:sz="0" w:space="0" w:color="auto"/>
          </w:divBdr>
        </w:div>
        <w:div w:id="1205097649">
          <w:marLeft w:val="480"/>
          <w:marRight w:val="0"/>
          <w:marTop w:val="0"/>
          <w:marBottom w:val="0"/>
          <w:divBdr>
            <w:top w:val="none" w:sz="0" w:space="0" w:color="auto"/>
            <w:left w:val="none" w:sz="0" w:space="0" w:color="auto"/>
            <w:bottom w:val="none" w:sz="0" w:space="0" w:color="auto"/>
            <w:right w:val="none" w:sz="0" w:space="0" w:color="auto"/>
          </w:divBdr>
        </w:div>
        <w:div w:id="321086632">
          <w:marLeft w:val="480"/>
          <w:marRight w:val="0"/>
          <w:marTop w:val="0"/>
          <w:marBottom w:val="0"/>
          <w:divBdr>
            <w:top w:val="none" w:sz="0" w:space="0" w:color="auto"/>
            <w:left w:val="none" w:sz="0" w:space="0" w:color="auto"/>
            <w:bottom w:val="none" w:sz="0" w:space="0" w:color="auto"/>
            <w:right w:val="none" w:sz="0" w:space="0" w:color="auto"/>
          </w:divBdr>
        </w:div>
        <w:div w:id="482623545">
          <w:marLeft w:val="480"/>
          <w:marRight w:val="0"/>
          <w:marTop w:val="0"/>
          <w:marBottom w:val="0"/>
          <w:divBdr>
            <w:top w:val="none" w:sz="0" w:space="0" w:color="auto"/>
            <w:left w:val="none" w:sz="0" w:space="0" w:color="auto"/>
            <w:bottom w:val="none" w:sz="0" w:space="0" w:color="auto"/>
            <w:right w:val="none" w:sz="0" w:space="0" w:color="auto"/>
          </w:divBdr>
        </w:div>
        <w:div w:id="801843403">
          <w:marLeft w:val="480"/>
          <w:marRight w:val="0"/>
          <w:marTop w:val="0"/>
          <w:marBottom w:val="0"/>
          <w:divBdr>
            <w:top w:val="none" w:sz="0" w:space="0" w:color="auto"/>
            <w:left w:val="none" w:sz="0" w:space="0" w:color="auto"/>
            <w:bottom w:val="none" w:sz="0" w:space="0" w:color="auto"/>
            <w:right w:val="none" w:sz="0" w:space="0" w:color="auto"/>
          </w:divBdr>
        </w:div>
        <w:div w:id="266427235">
          <w:marLeft w:val="480"/>
          <w:marRight w:val="0"/>
          <w:marTop w:val="0"/>
          <w:marBottom w:val="0"/>
          <w:divBdr>
            <w:top w:val="none" w:sz="0" w:space="0" w:color="auto"/>
            <w:left w:val="none" w:sz="0" w:space="0" w:color="auto"/>
            <w:bottom w:val="none" w:sz="0" w:space="0" w:color="auto"/>
            <w:right w:val="none" w:sz="0" w:space="0" w:color="auto"/>
          </w:divBdr>
        </w:div>
      </w:divsChild>
    </w:div>
    <w:div w:id="496967891">
      <w:bodyDiv w:val="1"/>
      <w:marLeft w:val="0"/>
      <w:marRight w:val="0"/>
      <w:marTop w:val="0"/>
      <w:marBottom w:val="0"/>
      <w:divBdr>
        <w:top w:val="none" w:sz="0" w:space="0" w:color="auto"/>
        <w:left w:val="none" w:sz="0" w:space="0" w:color="auto"/>
        <w:bottom w:val="none" w:sz="0" w:space="0" w:color="auto"/>
        <w:right w:val="none" w:sz="0" w:space="0" w:color="auto"/>
      </w:divBdr>
    </w:div>
    <w:div w:id="497035763">
      <w:bodyDiv w:val="1"/>
      <w:marLeft w:val="0"/>
      <w:marRight w:val="0"/>
      <w:marTop w:val="0"/>
      <w:marBottom w:val="0"/>
      <w:divBdr>
        <w:top w:val="none" w:sz="0" w:space="0" w:color="auto"/>
        <w:left w:val="none" w:sz="0" w:space="0" w:color="auto"/>
        <w:bottom w:val="none" w:sz="0" w:space="0" w:color="auto"/>
        <w:right w:val="none" w:sz="0" w:space="0" w:color="auto"/>
      </w:divBdr>
    </w:div>
    <w:div w:id="497038255">
      <w:bodyDiv w:val="1"/>
      <w:marLeft w:val="0"/>
      <w:marRight w:val="0"/>
      <w:marTop w:val="0"/>
      <w:marBottom w:val="0"/>
      <w:divBdr>
        <w:top w:val="none" w:sz="0" w:space="0" w:color="auto"/>
        <w:left w:val="none" w:sz="0" w:space="0" w:color="auto"/>
        <w:bottom w:val="none" w:sz="0" w:space="0" w:color="auto"/>
        <w:right w:val="none" w:sz="0" w:space="0" w:color="auto"/>
      </w:divBdr>
    </w:div>
    <w:div w:id="497042309">
      <w:bodyDiv w:val="1"/>
      <w:marLeft w:val="0"/>
      <w:marRight w:val="0"/>
      <w:marTop w:val="0"/>
      <w:marBottom w:val="0"/>
      <w:divBdr>
        <w:top w:val="none" w:sz="0" w:space="0" w:color="auto"/>
        <w:left w:val="none" w:sz="0" w:space="0" w:color="auto"/>
        <w:bottom w:val="none" w:sz="0" w:space="0" w:color="auto"/>
        <w:right w:val="none" w:sz="0" w:space="0" w:color="auto"/>
      </w:divBdr>
    </w:div>
    <w:div w:id="497117809">
      <w:bodyDiv w:val="1"/>
      <w:marLeft w:val="0"/>
      <w:marRight w:val="0"/>
      <w:marTop w:val="0"/>
      <w:marBottom w:val="0"/>
      <w:divBdr>
        <w:top w:val="none" w:sz="0" w:space="0" w:color="auto"/>
        <w:left w:val="none" w:sz="0" w:space="0" w:color="auto"/>
        <w:bottom w:val="none" w:sz="0" w:space="0" w:color="auto"/>
        <w:right w:val="none" w:sz="0" w:space="0" w:color="auto"/>
      </w:divBdr>
    </w:div>
    <w:div w:id="497308220">
      <w:bodyDiv w:val="1"/>
      <w:marLeft w:val="0"/>
      <w:marRight w:val="0"/>
      <w:marTop w:val="0"/>
      <w:marBottom w:val="0"/>
      <w:divBdr>
        <w:top w:val="none" w:sz="0" w:space="0" w:color="auto"/>
        <w:left w:val="none" w:sz="0" w:space="0" w:color="auto"/>
        <w:bottom w:val="none" w:sz="0" w:space="0" w:color="auto"/>
        <w:right w:val="none" w:sz="0" w:space="0" w:color="auto"/>
      </w:divBdr>
    </w:div>
    <w:div w:id="497497189">
      <w:bodyDiv w:val="1"/>
      <w:marLeft w:val="0"/>
      <w:marRight w:val="0"/>
      <w:marTop w:val="0"/>
      <w:marBottom w:val="0"/>
      <w:divBdr>
        <w:top w:val="none" w:sz="0" w:space="0" w:color="auto"/>
        <w:left w:val="none" w:sz="0" w:space="0" w:color="auto"/>
        <w:bottom w:val="none" w:sz="0" w:space="0" w:color="auto"/>
        <w:right w:val="none" w:sz="0" w:space="0" w:color="auto"/>
      </w:divBdr>
    </w:div>
    <w:div w:id="497499346">
      <w:bodyDiv w:val="1"/>
      <w:marLeft w:val="0"/>
      <w:marRight w:val="0"/>
      <w:marTop w:val="0"/>
      <w:marBottom w:val="0"/>
      <w:divBdr>
        <w:top w:val="none" w:sz="0" w:space="0" w:color="auto"/>
        <w:left w:val="none" w:sz="0" w:space="0" w:color="auto"/>
        <w:bottom w:val="none" w:sz="0" w:space="0" w:color="auto"/>
        <w:right w:val="none" w:sz="0" w:space="0" w:color="auto"/>
      </w:divBdr>
    </w:div>
    <w:div w:id="497576440">
      <w:bodyDiv w:val="1"/>
      <w:marLeft w:val="0"/>
      <w:marRight w:val="0"/>
      <w:marTop w:val="0"/>
      <w:marBottom w:val="0"/>
      <w:divBdr>
        <w:top w:val="none" w:sz="0" w:space="0" w:color="auto"/>
        <w:left w:val="none" w:sz="0" w:space="0" w:color="auto"/>
        <w:bottom w:val="none" w:sz="0" w:space="0" w:color="auto"/>
        <w:right w:val="none" w:sz="0" w:space="0" w:color="auto"/>
      </w:divBdr>
    </w:div>
    <w:div w:id="497699577">
      <w:bodyDiv w:val="1"/>
      <w:marLeft w:val="0"/>
      <w:marRight w:val="0"/>
      <w:marTop w:val="0"/>
      <w:marBottom w:val="0"/>
      <w:divBdr>
        <w:top w:val="none" w:sz="0" w:space="0" w:color="auto"/>
        <w:left w:val="none" w:sz="0" w:space="0" w:color="auto"/>
        <w:bottom w:val="none" w:sz="0" w:space="0" w:color="auto"/>
        <w:right w:val="none" w:sz="0" w:space="0" w:color="auto"/>
      </w:divBdr>
    </w:div>
    <w:div w:id="497768413">
      <w:bodyDiv w:val="1"/>
      <w:marLeft w:val="0"/>
      <w:marRight w:val="0"/>
      <w:marTop w:val="0"/>
      <w:marBottom w:val="0"/>
      <w:divBdr>
        <w:top w:val="none" w:sz="0" w:space="0" w:color="auto"/>
        <w:left w:val="none" w:sz="0" w:space="0" w:color="auto"/>
        <w:bottom w:val="none" w:sz="0" w:space="0" w:color="auto"/>
        <w:right w:val="none" w:sz="0" w:space="0" w:color="auto"/>
      </w:divBdr>
      <w:divsChild>
        <w:div w:id="3627702">
          <w:marLeft w:val="480"/>
          <w:marRight w:val="0"/>
          <w:marTop w:val="0"/>
          <w:marBottom w:val="0"/>
          <w:divBdr>
            <w:top w:val="none" w:sz="0" w:space="0" w:color="auto"/>
            <w:left w:val="none" w:sz="0" w:space="0" w:color="auto"/>
            <w:bottom w:val="none" w:sz="0" w:space="0" w:color="auto"/>
            <w:right w:val="none" w:sz="0" w:space="0" w:color="auto"/>
          </w:divBdr>
        </w:div>
        <w:div w:id="13195350">
          <w:marLeft w:val="480"/>
          <w:marRight w:val="0"/>
          <w:marTop w:val="0"/>
          <w:marBottom w:val="0"/>
          <w:divBdr>
            <w:top w:val="none" w:sz="0" w:space="0" w:color="auto"/>
            <w:left w:val="none" w:sz="0" w:space="0" w:color="auto"/>
            <w:bottom w:val="none" w:sz="0" w:space="0" w:color="auto"/>
            <w:right w:val="none" w:sz="0" w:space="0" w:color="auto"/>
          </w:divBdr>
        </w:div>
        <w:div w:id="20202545">
          <w:marLeft w:val="480"/>
          <w:marRight w:val="0"/>
          <w:marTop w:val="0"/>
          <w:marBottom w:val="0"/>
          <w:divBdr>
            <w:top w:val="none" w:sz="0" w:space="0" w:color="auto"/>
            <w:left w:val="none" w:sz="0" w:space="0" w:color="auto"/>
            <w:bottom w:val="none" w:sz="0" w:space="0" w:color="auto"/>
            <w:right w:val="none" w:sz="0" w:space="0" w:color="auto"/>
          </w:divBdr>
        </w:div>
        <w:div w:id="40980580">
          <w:marLeft w:val="480"/>
          <w:marRight w:val="0"/>
          <w:marTop w:val="0"/>
          <w:marBottom w:val="0"/>
          <w:divBdr>
            <w:top w:val="none" w:sz="0" w:space="0" w:color="auto"/>
            <w:left w:val="none" w:sz="0" w:space="0" w:color="auto"/>
            <w:bottom w:val="none" w:sz="0" w:space="0" w:color="auto"/>
            <w:right w:val="none" w:sz="0" w:space="0" w:color="auto"/>
          </w:divBdr>
        </w:div>
        <w:div w:id="46339742">
          <w:marLeft w:val="480"/>
          <w:marRight w:val="0"/>
          <w:marTop w:val="0"/>
          <w:marBottom w:val="0"/>
          <w:divBdr>
            <w:top w:val="none" w:sz="0" w:space="0" w:color="auto"/>
            <w:left w:val="none" w:sz="0" w:space="0" w:color="auto"/>
            <w:bottom w:val="none" w:sz="0" w:space="0" w:color="auto"/>
            <w:right w:val="none" w:sz="0" w:space="0" w:color="auto"/>
          </w:divBdr>
        </w:div>
        <w:div w:id="75982828">
          <w:marLeft w:val="480"/>
          <w:marRight w:val="0"/>
          <w:marTop w:val="0"/>
          <w:marBottom w:val="0"/>
          <w:divBdr>
            <w:top w:val="none" w:sz="0" w:space="0" w:color="auto"/>
            <w:left w:val="none" w:sz="0" w:space="0" w:color="auto"/>
            <w:bottom w:val="none" w:sz="0" w:space="0" w:color="auto"/>
            <w:right w:val="none" w:sz="0" w:space="0" w:color="auto"/>
          </w:divBdr>
        </w:div>
        <w:div w:id="107510514">
          <w:marLeft w:val="480"/>
          <w:marRight w:val="0"/>
          <w:marTop w:val="0"/>
          <w:marBottom w:val="0"/>
          <w:divBdr>
            <w:top w:val="none" w:sz="0" w:space="0" w:color="auto"/>
            <w:left w:val="none" w:sz="0" w:space="0" w:color="auto"/>
            <w:bottom w:val="none" w:sz="0" w:space="0" w:color="auto"/>
            <w:right w:val="none" w:sz="0" w:space="0" w:color="auto"/>
          </w:divBdr>
        </w:div>
        <w:div w:id="161967614">
          <w:marLeft w:val="480"/>
          <w:marRight w:val="0"/>
          <w:marTop w:val="0"/>
          <w:marBottom w:val="0"/>
          <w:divBdr>
            <w:top w:val="none" w:sz="0" w:space="0" w:color="auto"/>
            <w:left w:val="none" w:sz="0" w:space="0" w:color="auto"/>
            <w:bottom w:val="none" w:sz="0" w:space="0" w:color="auto"/>
            <w:right w:val="none" w:sz="0" w:space="0" w:color="auto"/>
          </w:divBdr>
        </w:div>
        <w:div w:id="166557969">
          <w:marLeft w:val="480"/>
          <w:marRight w:val="0"/>
          <w:marTop w:val="0"/>
          <w:marBottom w:val="0"/>
          <w:divBdr>
            <w:top w:val="none" w:sz="0" w:space="0" w:color="auto"/>
            <w:left w:val="none" w:sz="0" w:space="0" w:color="auto"/>
            <w:bottom w:val="none" w:sz="0" w:space="0" w:color="auto"/>
            <w:right w:val="none" w:sz="0" w:space="0" w:color="auto"/>
          </w:divBdr>
        </w:div>
        <w:div w:id="201135866">
          <w:marLeft w:val="480"/>
          <w:marRight w:val="0"/>
          <w:marTop w:val="0"/>
          <w:marBottom w:val="0"/>
          <w:divBdr>
            <w:top w:val="none" w:sz="0" w:space="0" w:color="auto"/>
            <w:left w:val="none" w:sz="0" w:space="0" w:color="auto"/>
            <w:bottom w:val="none" w:sz="0" w:space="0" w:color="auto"/>
            <w:right w:val="none" w:sz="0" w:space="0" w:color="auto"/>
          </w:divBdr>
        </w:div>
        <w:div w:id="257523639">
          <w:marLeft w:val="480"/>
          <w:marRight w:val="0"/>
          <w:marTop w:val="0"/>
          <w:marBottom w:val="0"/>
          <w:divBdr>
            <w:top w:val="none" w:sz="0" w:space="0" w:color="auto"/>
            <w:left w:val="none" w:sz="0" w:space="0" w:color="auto"/>
            <w:bottom w:val="none" w:sz="0" w:space="0" w:color="auto"/>
            <w:right w:val="none" w:sz="0" w:space="0" w:color="auto"/>
          </w:divBdr>
        </w:div>
        <w:div w:id="416946558">
          <w:marLeft w:val="480"/>
          <w:marRight w:val="0"/>
          <w:marTop w:val="0"/>
          <w:marBottom w:val="0"/>
          <w:divBdr>
            <w:top w:val="none" w:sz="0" w:space="0" w:color="auto"/>
            <w:left w:val="none" w:sz="0" w:space="0" w:color="auto"/>
            <w:bottom w:val="none" w:sz="0" w:space="0" w:color="auto"/>
            <w:right w:val="none" w:sz="0" w:space="0" w:color="auto"/>
          </w:divBdr>
        </w:div>
        <w:div w:id="426072913">
          <w:marLeft w:val="480"/>
          <w:marRight w:val="0"/>
          <w:marTop w:val="0"/>
          <w:marBottom w:val="0"/>
          <w:divBdr>
            <w:top w:val="none" w:sz="0" w:space="0" w:color="auto"/>
            <w:left w:val="none" w:sz="0" w:space="0" w:color="auto"/>
            <w:bottom w:val="none" w:sz="0" w:space="0" w:color="auto"/>
            <w:right w:val="none" w:sz="0" w:space="0" w:color="auto"/>
          </w:divBdr>
        </w:div>
        <w:div w:id="440731069">
          <w:marLeft w:val="480"/>
          <w:marRight w:val="0"/>
          <w:marTop w:val="0"/>
          <w:marBottom w:val="0"/>
          <w:divBdr>
            <w:top w:val="none" w:sz="0" w:space="0" w:color="auto"/>
            <w:left w:val="none" w:sz="0" w:space="0" w:color="auto"/>
            <w:bottom w:val="none" w:sz="0" w:space="0" w:color="auto"/>
            <w:right w:val="none" w:sz="0" w:space="0" w:color="auto"/>
          </w:divBdr>
        </w:div>
        <w:div w:id="450586616">
          <w:marLeft w:val="480"/>
          <w:marRight w:val="0"/>
          <w:marTop w:val="0"/>
          <w:marBottom w:val="0"/>
          <w:divBdr>
            <w:top w:val="none" w:sz="0" w:space="0" w:color="auto"/>
            <w:left w:val="none" w:sz="0" w:space="0" w:color="auto"/>
            <w:bottom w:val="none" w:sz="0" w:space="0" w:color="auto"/>
            <w:right w:val="none" w:sz="0" w:space="0" w:color="auto"/>
          </w:divBdr>
        </w:div>
        <w:div w:id="484393890">
          <w:marLeft w:val="480"/>
          <w:marRight w:val="0"/>
          <w:marTop w:val="0"/>
          <w:marBottom w:val="0"/>
          <w:divBdr>
            <w:top w:val="none" w:sz="0" w:space="0" w:color="auto"/>
            <w:left w:val="none" w:sz="0" w:space="0" w:color="auto"/>
            <w:bottom w:val="none" w:sz="0" w:space="0" w:color="auto"/>
            <w:right w:val="none" w:sz="0" w:space="0" w:color="auto"/>
          </w:divBdr>
        </w:div>
        <w:div w:id="523328982">
          <w:marLeft w:val="480"/>
          <w:marRight w:val="0"/>
          <w:marTop w:val="0"/>
          <w:marBottom w:val="0"/>
          <w:divBdr>
            <w:top w:val="none" w:sz="0" w:space="0" w:color="auto"/>
            <w:left w:val="none" w:sz="0" w:space="0" w:color="auto"/>
            <w:bottom w:val="none" w:sz="0" w:space="0" w:color="auto"/>
            <w:right w:val="none" w:sz="0" w:space="0" w:color="auto"/>
          </w:divBdr>
        </w:div>
        <w:div w:id="529799884">
          <w:marLeft w:val="480"/>
          <w:marRight w:val="0"/>
          <w:marTop w:val="0"/>
          <w:marBottom w:val="0"/>
          <w:divBdr>
            <w:top w:val="none" w:sz="0" w:space="0" w:color="auto"/>
            <w:left w:val="none" w:sz="0" w:space="0" w:color="auto"/>
            <w:bottom w:val="none" w:sz="0" w:space="0" w:color="auto"/>
            <w:right w:val="none" w:sz="0" w:space="0" w:color="auto"/>
          </w:divBdr>
        </w:div>
        <w:div w:id="538206171">
          <w:marLeft w:val="480"/>
          <w:marRight w:val="0"/>
          <w:marTop w:val="0"/>
          <w:marBottom w:val="0"/>
          <w:divBdr>
            <w:top w:val="none" w:sz="0" w:space="0" w:color="auto"/>
            <w:left w:val="none" w:sz="0" w:space="0" w:color="auto"/>
            <w:bottom w:val="none" w:sz="0" w:space="0" w:color="auto"/>
            <w:right w:val="none" w:sz="0" w:space="0" w:color="auto"/>
          </w:divBdr>
        </w:div>
        <w:div w:id="598874437">
          <w:marLeft w:val="480"/>
          <w:marRight w:val="0"/>
          <w:marTop w:val="0"/>
          <w:marBottom w:val="0"/>
          <w:divBdr>
            <w:top w:val="none" w:sz="0" w:space="0" w:color="auto"/>
            <w:left w:val="none" w:sz="0" w:space="0" w:color="auto"/>
            <w:bottom w:val="none" w:sz="0" w:space="0" w:color="auto"/>
            <w:right w:val="none" w:sz="0" w:space="0" w:color="auto"/>
          </w:divBdr>
        </w:div>
        <w:div w:id="646517592">
          <w:marLeft w:val="480"/>
          <w:marRight w:val="0"/>
          <w:marTop w:val="0"/>
          <w:marBottom w:val="0"/>
          <w:divBdr>
            <w:top w:val="none" w:sz="0" w:space="0" w:color="auto"/>
            <w:left w:val="none" w:sz="0" w:space="0" w:color="auto"/>
            <w:bottom w:val="none" w:sz="0" w:space="0" w:color="auto"/>
            <w:right w:val="none" w:sz="0" w:space="0" w:color="auto"/>
          </w:divBdr>
        </w:div>
        <w:div w:id="710496332">
          <w:marLeft w:val="480"/>
          <w:marRight w:val="0"/>
          <w:marTop w:val="0"/>
          <w:marBottom w:val="0"/>
          <w:divBdr>
            <w:top w:val="none" w:sz="0" w:space="0" w:color="auto"/>
            <w:left w:val="none" w:sz="0" w:space="0" w:color="auto"/>
            <w:bottom w:val="none" w:sz="0" w:space="0" w:color="auto"/>
            <w:right w:val="none" w:sz="0" w:space="0" w:color="auto"/>
          </w:divBdr>
        </w:div>
        <w:div w:id="832530439">
          <w:marLeft w:val="480"/>
          <w:marRight w:val="0"/>
          <w:marTop w:val="0"/>
          <w:marBottom w:val="0"/>
          <w:divBdr>
            <w:top w:val="none" w:sz="0" w:space="0" w:color="auto"/>
            <w:left w:val="none" w:sz="0" w:space="0" w:color="auto"/>
            <w:bottom w:val="none" w:sz="0" w:space="0" w:color="auto"/>
            <w:right w:val="none" w:sz="0" w:space="0" w:color="auto"/>
          </w:divBdr>
        </w:div>
        <w:div w:id="844631655">
          <w:marLeft w:val="480"/>
          <w:marRight w:val="0"/>
          <w:marTop w:val="0"/>
          <w:marBottom w:val="0"/>
          <w:divBdr>
            <w:top w:val="none" w:sz="0" w:space="0" w:color="auto"/>
            <w:left w:val="none" w:sz="0" w:space="0" w:color="auto"/>
            <w:bottom w:val="none" w:sz="0" w:space="0" w:color="auto"/>
            <w:right w:val="none" w:sz="0" w:space="0" w:color="auto"/>
          </w:divBdr>
        </w:div>
        <w:div w:id="857309029">
          <w:marLeft w:val="480"/>
          <w:marRight w:val="0"/>
          <w:marTop w:val="0"/>
          <w:marBottom w:val="0"/>
          <w:divBdr>
            <w:top w:val="none" w:sz="0" w:space="0" w:color="auto"/>
            <w:left w:val="none" w:sz="0" w:space="0" w:color="auto"/>
            <w:bottom w:val="none" w:sz="0" w:space="0" w:color="auto"/>
            <w:right w:val="none" w:sz="0" w:space="0" w:color="auto"/>
          </w:divBdr>
        </w:div>
        <w:div w:id="895428754">
          <w:marLeft w:val="480"/>
          <w:marRight w:val="0"/>
          <w:marTop w:val="0"/>
          <w:marBottom w:val="0"/>
          <w:divBdr>
            <w:top w:val="none" w:sz="0" w:space="0" w:color="auto"/>
            <w:left w:val="none" w:sz="0" w:space="0" w:color="auto"/>
            <w:bottom w:val="none" w:sz="0" w:space="0" w:color="auto"/>
            <w:right w:val="none" w:sz="0" w:space="0" w:color="auto"/>
          </w:divBdr>
        </w:div>
      </w:divsChild>
    </w:div>
    <w:div w:id="498078863">
      <w:bodyDiv w:val="1"/>
      <w:marLeft w:val="0"/>
      <w:marRight w:val="0"/>
      <w:marTop w:val="0"/>
      <w:marBottom w:val="0"/>
      <w:divBdr>
        <w:top w:val="none" w:sz="0" w:space="0" w:color="auto"/>
        <w:left w:val="none" w:sz="0" w:space="0" w:color="auto"/>
        <w:bottom w:val="none" w:sz="0" w:space="0" w:color="auto"/>
        <w:right w:val="none" w:sz="0" w:space="0" w:color="auto"/>
      </w:divBdr>
    </w:div>
    <w:div w:id="498154625">
      <w:bodyDiv w:val="1"/>
      <w:marLeft w:val="0"/>
      <w:marRight w:val="0"/>
      <w:marTop w:val="0"/>
      <w:marBottom w:val="0"/>
      <w:divBdr>
        <w:top w:val="none" w:sz="0" w:space="0" w:color="auto"/>
        <w:left w:val="none" w:sz="0" w:space="0" w:color="auto"/>
        <w:bottom w:val="none" w:sz="0" w:space="0" w:color="auto"/>
        <w:right w:val="none" w:sz="0" w:space="0" w:color="auto"/>
      </w:divBdr>
    </w:div>
    <w:div w:id="498161995">
      <w:bodyDiv w:val="1"/>
      <w:marLeft w:val="0"/>
      <w:marRight w:val="0"/>
      <w:marTop w:val="0"/>
      <w:marBottom w:val="0"/>
      <w:divBdr>
        <w:top w:val="none" w:sz="0" w:space="0" w:color="auto"/>
        <w:left w:val="none" w:sz="0" w:space="0" w:color="auto"/>
        <w:bottom w:val="none" w:sz="0" w:space="0" w:color="auto"/>
        <w:right w:val="none" w:sz="0" w:space="0" w:color="auto"/>
      </w:divBdr>
    </w:div>
    <w:div w:id="498278519">
      <w:bodyDiv w:val="1"/>
      <w:marLeft w:val="0"/>
      <w:marRight w:val="0"/>
      <w:marTop w:val="0"/>
      <w:marBottom w:val="0"/>
      <w:divBdr>
        <w:top w:val="none" w:sz="0" w:space="0" w:color="auto"/>
        <w:left w:val="none" w:sz="0" w:space="0" w:color="auto"/>
        <w:bottom w:val="none" w:sz="0" w:space="0" w:color="auto"/>
        <w:right w:val="none" w:sz="0" w:space="0" w:color="auto"/>
      </w:divBdr>
    </w:div>
    <w:div w:id="498349991">
      <w:bodyDiv w:val="1"/>
      <w:marLeft w:val="0"/>
      <w:marRight w:val="0"/>
      <w:marTop w:val="0"/>
      <w:marBottom w:val="0"/>
      <w:divBdr>
        <w:top w:val="none" w:sz="0" w:space="0" w:color="auto"/>
        <w:left w:val="none" w:sz="0" w:space="0" w:color="auto"/>
        <w:bottom w:val="none" w:sz="0" w:space="0" w:color="auto"/>
        <w:right w:val="none" w:sz="0" w:space="0" w:color="auto"/>
      </w:divBdr>
    </w:div>
    <w:div w:id="498422372">
      <w:bodyDiv w:val="1"/>
      <w:marLeft w:val="0"/>
      <w:marRight w:val="0"/>
      <w:marTop w:val="0"/>
      <w:marBottom w:val="0"/>
      <w:divBdr>
        <w:top w:val="none" w:sz="0" w:space="0" w:color="auto"/>
        <w:left w:val="none" w:sz="0" w:space="0" w:color="auto"/>
        <w:bottom w:val="none" w:sz="0" w:space="0" w:color="auto"/>
        <w:right w:val="none" w:sz="0" w:space="0" w:color="auto"/>
      </w:divBdr>
    </w:div>
    <w:div w:id="498422776">
      <w:bodyDiv w:val="1"/>
      <w:marLeft w:val="0"/>
      <w:marRight w:val="0"/>
      <w:marTop w:val="0"/>
      <w:marBottom w:val="0"/>
      <w:divBdr>
        <w:top w:val="none" w:sz="0" w:space="0" w:color="auto"/>
        <w:left w:val="none" w:sz="0" w:space="0" w:color="auto"/>
        <w:bottom w:val="none" w:sz="0" w:space="0" w:color="auto"/>
        <w:right w:val="none" w:sz="0" w:space="0" w:color="auto"/>
      </w:divBdr>
    </w:div>
    <w:div w:id="498544276">
      <w:bodyDiv w:val="1"/>
      <w:marLeft w:val="0"/>
      <w:marRight w:val="0"/>
      <w:marTop w:val="0"/>
      <w:marBottom w:val="0"/>
      <w:divBdr>
        <w:top w:val="none" w:sz="0" w:space="0" w:color="auto"/>
        <w:left w:val="none" w:sz="0" w:space="0" w:color="auto"/>
        <w:bottom w:val="none" w:sz="0" w:space="0" w:color="auto"/>
        <w:right w:val="none" w:sz="0" w:space="0" w:color="auto"/>
      </w:divBdr>
    </w:div>
    <w:div w:id="498548180">
      <w:bodyDiv w:val="1"/>
      <w:marLeft w:val="0"/>
      <w:marRight w:val="0"/>
      <w:marTop w:val="0"/>
      <w:marBottom w:val="0"/>
      <w:divBdr>
        <w:top w:val="none" w:sz="0" w:space="0" w:color="auto"/>
        <w:left w:val="none" w:sz="0" w:space="0" w:color="auto"/>
        <w:bottom w:val="none" w:sz="0" w:space="0" w:color="auto"/>
        <w:right w:val="none" w:sz="0" w:space="0" w:color="auto"/>
      </w:divBdr>
    </w:div>
    <w:div w:id="498615164">
      <w:bodyDiv w:val="1"/>
      <w:marLeft w:val="0"/>
      <w:marRight w:val="0"/>
      <w:marTop w:val="0"/>
      <w:marBottom w:val="0"/>
      <w:divBdr>
        <w:top w:val="none" w:sz="0" w:space="0" w:color="auto"/>
        <w:left w:val="none" w:sz="0" w:space="0" w:color="auto"/>
        <w:bottom w:val="none" w:sz="0" w:space="0" w:color="auto"/>
        <w:right w:val="none" w:sz="0" w:space="0" w:color="auto"/>
      </w:divBdr>
    </w:div>
    <w:div w:id="498736657">
      <w:bodyDiv w:val="1"/>
      <w:marLeft w:val="0"/>
      <w:marRight w:val="0"/>
      <w:marTop w:val="0"/>
      <w:marBottom w:val="0"/>
      <w:divBdr>
        <w:top w:val="none" w:sz="0" w:space="0" w:color="auto"/>
        <w:left w:val="none" w:sz="0" w:space="0" w:color="auto"/>
        <w:bottom w:val="none" w:sz="0" w:space="0" w:color="auto"/>
        <w:right w:val="none" w:sz="0" w:space="0" w:color="auto"/>
      </w:divBdr>
    </w:div>
    <w:div w:id="498889816">
      <w:bodyDiv w:val="1"/>
      <w:marLeft w:val="0"/>
      <w:marRight w:val="0"/>
      <w:marTop w:val="0"/>
      <w:marBottom w:val="0"/>
      <w:divBdr>
        <w:top w:val="none" w:sz="0" w:space="0" w:color="auto"/>
        <w:left w:val="none" w:sz="0" w:space="0" w:color="auto"/>
        <w:bottom w:val="none" w:sz="0" w:space="0" w:color="auto"/>
        <w:right w:val="none" w:sz="0" w:space="0" w:color="auto"/>
      </w:divBdr>
    </w:div>
    <w:div w:id="499081484">
      <w:bodyDiv w:val="1"/>
      <w:marLeft w:val="0"/>
      <w:marRight w:val="0"/>
      <w:marTop w:val="0"/>
      <w:marBottom w:val="0"/>
      <w:divBdr>
        <w:top w:val="none" w:sz="0" w:space="0" w:color="auto"/>
        <w:left w:val="none" w:sz="0" w:space="0" w:color="auto"/>
        <w:bottom w:val="none" w:sz="0" w:space="0" w:color="auto"/>
        <w:right w:val="none" w:sz="0" w:space="0" w:color="auto"/>
      </w:divBdr>
    </w:div>
    <w:div w:id="499085808">
      <w:bodyDiv w:val="1"/>
      <w:marLeft w:val="0"/>
      <w:marRight w:val="0"/>
      <w:marTop w:val="0"/>
      <w:marBottom w:val="0"/>
      <w:divBdr>
        <w:top w:val="none" w:sz="0" w:space="0" w:color="auto"/>
        <w:left w:val="none" w:sz="0" w:space="0" w:color="auto"/>
        <w:bottom w:val="none" w:sz="0" w:space="0" w:color="auto"/>
        <w:right w:val="none" w:sz="0" w:space="0" w:color="auto"/>
      </w:divBdr>
    </w:div>
    <w:div w:id="499126221">
      <w:bodyDiv w:val="1"/>
      <w:marLeft w:val="0"/>
      <w:marRight w:val="0"/>
      <w:marTop w:val="0"/>
      <w:marBottom w:val="0"/>
      <w:divBdr>
        <w:top w:val="none" w:sz="0" w:space="0" w:color="auto"/>
        <w:left w:val="none" w:sz="0" w:space="0" w:color="auto"/>
        <w:bottom w:val="none" w:sz="0" w:space="0" w:color="auto"/>
        <w:right w:val="none" w:sz="0" w:space="0" w:color="auto"/>
      </w:divBdr>
    </w:div>
    <w:div w:id="499152618">
      <w:bodyDiv w:val="1"/>
      <w:marLeft w:val="0"/>
      <w:marRight w:val="0"/>
      <w:marTop w:val="0"/>
      <w:marBottom w:val="0"/>
      <w:divBdr>
        <w:top w:val="none" w:sz="0" w:space="0" w:color="auto"/>
        <w:left w:val="none" w:sz="0" w:space="0" w:color="auto"/>
        <w:bottom w:val="none" w:sz="0" w:space="0" w:color="auto"/>
        <w:right w:val="none" w:sz="0" w:space="0" w:color="auto"/>
      </w:divBdr>
    </w:div>
    <w:div w:id="499319781">
      <w:bodyDiv w:val="1"/>
      <w:marLeft w:val="0"/>
      <w:marRight w:val="0"/>
      <w:marTop w:val="0"/>
      <w:marBottom w:val="0"/>
      <w:divBdr>
        <w:top w:val="none" w:sz="0" w:space="0" w:color="auto"/>
        <w:left w:val="none" w:sz="0" w:space="0" w:color="auto"/>
        <w:bottom w:val="none" w:sz="0" w:space="0" w:color="auto"/>
        <w:right w:val="none" w:sz="0" w:space="0" w:color="auto"/>
      </w:divBdr>
    </w:div>
    <w:div w:id="499351480">
      <w:bodyDiv w:val="1"/>
      <w:marLeft w:val="0"/>
      <w:marRight w:val="0"/>
      <w:marTop w:val="0"/>
      <w:marBottom w:val="0"/>
      <w:divBdr>
        <w:top w:val="none" w:sz="0" w:space="0" w:color="auto"/>
        <w:left w:val="none" w:sz="0" w:space="0" w:color="auto"/>
        <w:bottom w:val="none" w:sz="0" w:space="0" w:color="auto"/>
        <w:right w:val="none" w:sz="0" w:space="0" w:color="auto"/>
      </w:divBdr>
    </w:div>
    <w:div w:id="499464507">
      <w:bodyDiv w:val="1"/>
      <w:marLeft w:val="0"/>
      <w:marRight w:val="0"/>
      <w:marTop w:val="0"/>
      <w:marBottom w:val="0"/>
      <w:divBdr>
        <w:top w:val="none" w:sz="0" w:space="0" w:color="auto"/>
        <w:left w:val="none" w:sz="0" w:space="0" w:color="auto"/>
        <w:bottom w:val="none" w:sz="0" w:space="0" w:color="auto"/>
        <w:right w:val="none" w:sz="0" w:space="0" w:color="auto"/>
      </w:divBdr>
    </w:div>
    <w:div w:id="499542445">
      <w:bodyDiv w:val="1"/>
      <w:marLeft w:val="0"/>
      <w:marRight w:val="0"/>
      <w:marTop w:val="0"/>
      <w:marBottom w:val="0"/>
      <w:divBdr>
        <w:top w:val="none" w:sz="0" w:space="0" w:color="auto"/>
        <w:left w:val="none" w:sz="0" w:space="0" w:color="auto"/>
        <w:bottom w:val="none" w:sz="0" w:space="0" w:color="auto"/>
        <w:right w:val="none" w:sz="0" w:space="0" w:color="auto"/>
      </w:divBdr>
    </w:div>
    <w:div w:id="499663405">
      <w:bodyDiv w:val="1"/>
      <w:marLeft w:val="0"/>
      <w:marRight w:val="0"/>
      <w:marTop w:val="0"/>
      <w:marBottom w:val="0"/>
      <w:divBdr>
        <w:top w:val="none" w:sz="0" w:space="0" w:color="auto"/>
        <w:left w:val="none" w:sz="0" w:space="0" w:color="auto"/>
        <w:bottom w:val="none" w:sz="0" w:space="0" w:color="auto"/>
        <w:right w:val="none" w:sz="0" w:space="0" w:color="auto"/>
      </w:divBdr>
    </w:div>
    <w:div w:id="499733134">
      <w:bodyDiv w:val="1"/>
      <w:marLeft w:val="0"/>
      <w:marRight w:val="0"/>
      <w:marTop w:val="0"/>
      <w:marBottom w:val="0"/>
      <w:divBdr>
        <w:top w:val="none" w:sz="0" w:space="0" w:color="auto"/>
        <w:left w:val="none" w:sz="0" w:space="0" w:color="auto"/>
        <w:bottom w:val="none" w:sz="0" w:space="0" w:color="auto"/>
        <w:right w:val="none" w:sz="0" w:space="0" w:color="auto"/>
      </w:divBdr>
    </w:div>
    <w:div w:id="499736471">
      <w:bodyDiv w:val="1"/>
      <w:marLeft w:val="0"/>
      <w:marRight w:val="0"/>
      <w:marTop w:val="0"/>
      <w:marBottom w:val="0"/>
      <w:divBdr>
        <w:top w:val="none" w:sz="0" w:space="0" w:color="auto"/>
        <w:left w:val="none" w:sz="0" w:space="0" w:color="auto"/>
        <w:bottom w:val="none" w:sz="0" w:space="0" w:color="auto"/>
        <w:right w:val="none" w:sz="0" w:space="0" w:color="auto"/>
      </w:divBdr>
    </w:div>
    <w:div w:id="499779828">
      <w:bodyDiv w:val="1"/>
      <w:marLeft w:val="0"/>
      <w:marRight w:val="0"/>
      <w:marTop w:val="0"/>
      <w:marBottom w:val="0"/>
      <w:divBdr>
        <w:top w:val="none" w:sz="0" w:space="0" w:color="auto"/>
        <w:left w:val="none" w:sz="0" w:space="0" w:color="auto"/>
        <w:bottom w:val="none" w:sz="0" w:space="0" w:color="auto"/>
        <w:right w:val="none" w:sz="0" w:space="0" w:color="auto"/>
      </w:divBdr>
    </w:div>
    <w:div w:id="499780049">
      <w:bodyDiv w:val="1"/>
      <w:marLeft w:val="0"/>
      <w:marRight w:val="0"/>
      <w:marTop w:val="0"/>
      <w:marBottom w:val="0"/>
      <w:divBdr>
        <w:top w:val="none" w:sz="0" w:space="0" w:color="auto"/>
        <w:left w:val="none" w:sz="0" w:space="0" w:color="auto"/>
        <w:bottom w:val="none" w:sz="0" w:space="0" w:color="auto"/>
        <w:right w:val="none" w:sz="0" w:space="0" w:color="auto"/>
      </w:divBdr>
    </w:div>
    <w:div w:id="499854775">
      <w:bodyDiv w:val="1"/>
      <w:marLeft w:val="0"/>
      <w:marRight w:val="0"/>
      <w:marTop w:val="0"/>
      <w:marBottom w:val="0"/>
      <w:divBdr>
        <w:top w:val="none" w:sz="0" w:space="0" w:color="auto"/>
        <w:left w:val="none" w:sz="0" w:space="0" w:color="auto"/>
        <w:bottom w:val="none" w:sz="0" w:space="0" w:color="auto"/>
        <w:right w:val="none" w:sz="0" w:space="0" w:color="auto"/>
      </w:divBdr>
    </w:div>
    <w:div w:id="500051581">
      <w:bodyDiv w:val="1"/>
      <w:marLeft w:val="0"/>
      <w:marRight w:val="0"/>
      <w:marTop w:val="0"/>
      <w:marBottom w:val="0"/>
      <w:divBdr>
        <w:top w:val="none" w:sz="0" w:space="0" w:color="auto"/>
        <w:left w:val="none" w:sz="0" w:space="0" w:color="auto"/>
        <w:bottom w:val="none" w:sz="0" w:space="0" w:color="auto"/>
        <w:right w:val="none" w:sz="0" w:space="0" w:color="auto"/>
      </w:divBdr>
    </w:div>
    <w:div w:id="500118989">
      <w:bodyDiv w:val="1"/>
      <w:marLeft w:val="0"/>
      <w:marRight w:val="0"/>
      <w:marTop w:val="0"/>
      <w:marBottom w:val="0"/>
      <w:divBdr>
        <w:top w:val="none" w:sz="0" w:space="0" w:color="auto"/>
        <w:left w:val="none" w:sz="0" w:space="0" w:color="auto"/>
        <w:bottom w:val="none" w:sz="0" w:space="0" w:color="auto"/>
        <w:right w:val="none" w:sz="0" w:space="0" w:color="auto"/>
      </w:divBdr>
    </w:div>
    <w:div w:id="500202277">
      <w:bodyDiv w:val="1"/>
      <w:marLeft w:val="0"/>
      <w:marRight w:val="0"/>
      <w:marTop w:val="0"/>
      <w:marBottom w:val="0"/>
      <w:divBdr>
        <w:top w:val="none" w:sz="0" w:space="0" w:color="auto"/>
        <w:left w:val="none" w:sz="0" w:space="0" w:color="auto"/>
        <w:bottom w:val="none" w:sz="0" w:space="0" w:color="auto"/>
        <w:right w:val="none" w:sz="0" w:space="0" w:color="auto"/>
      </w:divBdr>
    </w:div>
    <w:div w:id="500241500">
      <w:bodyDiv w:val="1"/>
      <w:marLeft w:val="0"/>
      <w:marRight w:val="0"/>
      <w:marTop w:val="0"/>
      <w:marBottom w:val="0"/>
      <w:divBdr>
        <w:top w:val="none" w:sz="0" w:space="0" w:color="auto"/>
        <w:left w:val="none" w:sz="0" w:space="0" w:color="auto"/>
        <w:bottom w:val="none" w:sz="0" w:space="0" w:color="auto"/>
        <w:right w:val="none" w:sz="0" w:space="0" w:color="auto"/>
      </w:divBdr>
    </w:div>
    <w:div w:id="500245447">
      <w:bodyDiv w:val="1"/>
      <w:marLeft w:val="0"/>
      <w:marRight w:val="0"/>
      <w:marTop w:val="0"/>
      <w:marBottom w:val="0"/>
      <w:divBdr>
        <w:top w:val="none" w:sz="0" w:space="0" w:color="auto"/>
        <w:left w:val="none" w:sz="0" w:space="0" w:color="auto"/>
        <w:bottom w:val="none" w:sz="0" w:space="0" w:color="auto"/>
        <w:right w:val="none" w:sz="0" w:space="0" w:color="auto"/>
      </w:divBdr>
    </w:div>
    <w:div w:id="500268909">
      <w:bodyDiv w:val="1"/>
      <w:marLeft w:val="0"/>
      <w:marRight w:val="0"/>
      <w:marTop w:val="0"/>
      <w:marBottom w:val="0"/>
      <w:divBdr>
        <w:top w:val="none" w:sz="0" w:space="0" w:color="auto"/>
        <w:left w:val="none" w:sz="0" w:space="0" w:color="auto"/>
        <w:bottom w:val="none" w:sz="0" w:space="0" w:color="auto"/>
        <w:right w:val="none" w:sz="0" w:space="0" w:color="auto"/>
      </w:divBdr>
    </w:div>
    <w:div w:id="500268975">
      <w:bodyDiv w:val="1"/>
      <w:marLeft w:val="0"/>
      <w:marRight w:val="0"/>
      <w:marTop w:val="0"/>
      <w:marBottom w:val="0"/>
      <w:divBdr>
        <w:top w:val="none" w:sz="0" w:space="0" w:color="auto"/>
        <w:left w:val="none" w:sz="0" w:space="0" w:color="auto"/>
        <w:bottom w:val="none" w:sz="0" w:space="0" w:color="auto"/>
        <w:right w:val="none" w:sz="0" w:space="0" w:color="auto"/>
      </w:divBdr>
    </w:div>
    <w:div w:id="500433296">
      <w:bodyDiv w:val="1"/>
      <w:marLeft w:val="0"/>
      <w:marRight w:val="0"/>
      <w:marTop w:val="0"/>
      <w:marBottom w:val="0"/>
      <w:divBdr>
        <w:top w:val="none" w:sz="0" w:space="0" w:color="auto"/>
        <w:left w:val="none" w:sz="0" w:space="0" w:color="auto"/>
        <w:bottom w:val="none" w:sz="0" w:space="0" w:color="auto"/>
        <w:right w:val="none" w:sz="0" w:space="0" w:color="auto"/>
      </w:divBdr>
    </w:div>
    <w:div w:id="500705058">
      <w:bodyDiv w:val="1"/>
      <w:marLeft w:val="0"/>
      <w:marRight w:val="0"/>
      <w:marTop w:val="0"/>
      <w:marBottom w:val="0"/>
      <w:divBdr>
        <w:top w:val="none" w:sz="0" w:space="0" w:color="auto"/>
        <w:left w:val="none" w:sz="0" w:space="0" w:color="auto"/>
        <w:bottom w:val="none" w:sz="0" w:space="0" w:color="auto"/>
        <w:right w:val="none" w:sz="0" w:space="0" w:color="auto"/>
      </w:divBdr>
    </w:div>
    <w:div w:id="500773568">
      <w:bodyDiv w:val="1"/>
      <w:marLeft w:val="0"/>
      <w:marRight w:val="0"/>
      <w:marTop w:val="0"/>
      <w:marBottom w:val="0"/>
      <w:divBdr>
        <w:top w:val="none" w:sz="0" w:space="0" w:color="auto"/>
        <w:left w:val="none" w:sz="0" w:space="0" w:color="auto"/>
        <w:bottom w:val="none" w:sz="0" w:space="0" w:color="auto"/>
        <w:right w:val="none" w:sz="0" w:space="0" w:color="auto"/>
      </w:divBdr>
    </w:div>
    <w:div w:id="500851288">
      <w:bodyDiv w:val="1"/>
      <w:marLeft w:val="0"/>
      <w:marRight w:val="0"/>
      <w:marTop w:val="0"/>
      <w:marBottom w:val="0"/>
      <w:divBdr>
        <w:top w:val="none" w:sz="0" w:space="0" w:color="auto"/>
        <w:left w:val="none" w:sz="0" w:space="0" w:color="auto"/>
        <w:bottom w:val="none" w:sz="0" w:space="0" w:color="auto"/>
        <w:right w:val="none" w:sz="0" w:space="0" w:color="auto"/>
      </w:divBdr>
    </w:div>
    <w:div w:id="500858119">
      <w:bodyDiv w:val="1"/>
      <w:marLeft w:val="0"/>
      <w:marRight w:val="0"/>
      <w:marTop w:val="0"/>
      <w:marBottom w:val="0"/>
      <w:divBdr>
        <w:top w:val="none" w:sz="0" w:space="0" w:color="auto"/>
        <w:left w:val="none" w:sz="0" w:space="0" w:color="auto"/>
        <w:bottom w:val="none" w:sz="0" w:space="0" w:color="auto"/>
        <w:right w:val="none" w:sz="0" w:space="0" w:color="auto"/>
      </w:divBdr>
    </w:div>
    <w:div w:id="500975623">
      <w:bodyDiv w:val="1"/>
      <w:marLeft w:val="0"/>
      <w:marRight w:val="0"/>
      <w:marTop w:val="0"/>
      <w:marBottom w:val="0"/>
      <w:divBdr>
        <w:top w:val="none" w:sz="0" w:space="0" w:color="auto"/>
        <w:left w:val="none" w:sz="0" w:space="0" w:color="auto"/>
        <w:bottom w:val="none" w:sz="0" w:space="0" w:color="auto"/>
        <w:right w:val="none" w:sz="0" w:space="0" w:color="auto"/>
      </w:divBdr>
    </w:div>
    <w:div w:id="501050622">
      <w:bodyDiv w:val="1"/>
      <w:marLeft w:val="0"/>
      <w:marRight w:val="0"/>
      <w:marTop w:val="0"/>
      <w:marBottom w:val="0"/>
      <w:divBdr>
        <w:top w:val="none" w:sz="0" w:space="0" w:color="auto"/>
        <w:left w:val="none" w:sz="0" w:space="0" w:color="auto"/>
        <w:bottom w:val="none" w:sz="0" w:space="0" w:color="auto"/>
        <w:right w:val="none" w:sz="0" w:space="0" w:color="auto"/>
      </w:divBdr>
      <w:divsChild>
        <w:div w:id="14045565">
          <w:marLeft w:val="480"/>
          <w:marRight w:val="0"/>
          <w:marTop w:val="0"/>
          <w:marBottom w:val="0"/>
          <w:divBdr>
            <w:top w:val="none" w:sz="0" w:space="0" w:color="auto"/>
            <w:left w:val="none" w:sz="0" w:space="0" w:color="auto"/>
            <w:bottom w:val="none" w:sz="0" w:space="0" w:color="auto"/>
            <w:right w:val="none" w:sz="0" w:space="0" w:color="auto"/>
          </w:divBdr>
        </w:div>
        <w:div w:id="53165041">
          <w:marLeft w:val="480"/>
          <w:marRight w:val="0"/>
          <w:marTop w:val="0"/>
          <w:marBottom w:val="0"/>
          <w:divBdr>
            <w:top w:val="none" w:sz="0" w:space="0" w:color="auto"/>
            <w:left w:val="none" w:sz="0" w:space="0" w:color="auto"/>
            <w:bottom w:val="none" w:sz="0" w:space="0" w:color="auto"/>
            <w:right w:val="none" w:sz="0" w:space="0" w:color="auto"/>
          </w:divBdr>
        </w:div>
        <w:div w:id="189951834">
          <w:marLeft w:val="480"/>
          <w:marRight w:val="0"/>
          <w:marTop w:val="0"/>
          <w:marBottom w:val="0"/>
          <w:divBdr>
            <w:top w:val="none" w:sz="0" w:space="0" w:color="auto"/>
            <w:left w:val="none" w:sz="0" w:space="0" w:color="auto"/>
            <w:bottom w:val="none" w:sz="0" w:space="0" w:color="auto"/>
            <w:right w:val="none" w:sz="0" w:space="0" w:color="auto"/>
          </w:divBdr>
        </w:div>
        <w:div w:id="224881845">
          <w:marLeft w:val="480"/>
          <w:marRight w:val="0"/>
          <w:marTop w:val="0"/>
          <w:marBottom w:val="0"/>
          <w:divBdr>
            <w:top w:val="none" w:sz="0" w:space="0" w:color="auto"/>
            <w:left w:val="none" w:sz="0" w:space="0" w:color="auto"/>
            <w:bottom w:val="none" w:sz="0" w:space="0" w:color="auto"/>
            <w:right w:val="none" w:sz="0" w:space="0" w:color="auto"/>
          </w:divBdr>
        </w:div>
        <w:div w:id="226503758">
          <w:marLeft w:val="480"/>
          <w:marRight w:val="0"/>
          <w:marTop w:val="0"/>
          <w:marBottom w:val="0"/>
          <w:divBdr>
            <w:top w:val="none" w:sz="0" w:space="0" w:color="auto"/>
            <w:left w:val="none" w:sz="0" w:space="0" w:color="auto"/>
            <w:bottom w:val="none" w:sz="0" w:space="0" w:color="auto"/>
            <w:right w:val="none" w:sz="0" w:space="0" w:color="auto"/>
          </w:divBdr>
        </w:div>
        <w:div w:id="270207063">
          <w:marLeft w:val="480"/>
          <w:marRight w:val="0"/>
          <w:marTop w:val="0"/>
          <w:marBottom w:val="0"/>
          <w:divBdr>
            <w:top w:val="none" w:sz="0" w:space="0" w:color="auto"/>
            <w:left w:val="none" w:sz="0" w:space="0" w:color="auto"/>
            <w:bottom w:val="none" w:sz="0" w:space="0" w:color="auto"/>
            <w:right w:val="none" w:sz="0" w:space="0" w:color="auto"/>
          </w:divBdr>
        </w:div>
        <w:div w:id="344016932">
          <w:marLeft w:val="480"/>
          <w:marRight w:val="0"/>
          <w:marTop w:val="0"/>
          <w:marBottom w:val="0"/>
          <w:divBdr>
            <w:top w:val="none" w:sz="0" w:space="0" w:color="auto"/>
            <w:left w:val="none" w:sz="0" w:space="0" w:color="auto"/>
            <w:bottom w:val="none" w:sz="0" w:space="0" w:color="auto"/>
            <w:right w:val="none" w:sz="0" w:space="0" w:color="auto"/>
          </w:divBdr>
        </w:div>
        <w:div w:id="369767149">
          <w:marLeft w:val="480"/>
          <w:marRight w:val="0"/>
          <w:marTop w:val="0"/>
          <w:marBottom w:val="0"/>
          <w:divBdr>
            <w:top w:val="none" w:sz="0" w:space="0" w:color="auto"/>
            <w:left w:val="none" w:sz="0" w:space="0" w:color="auto"/>
            <w:bottom w:val="none" w:sz="0" w:space="0" w:color="auto"/>
            <w:right w:val="none" w:sz="0" w:space="0" w:color="auto"/>
          </w:divBdr>
        </w:div>
        <w:div w:id="421800687">
          <w:marLeft w:val="480"/>
          <w:marRight w:val="0"/>
          <w:marTop w:val="0"/>
          <w:marBottom w:val="0"/>
          <w:divBdr>
            <w:top w:val="none" w:sz="0" w:space="0" w:color="auto"/>
            <w:left w:val="none" w:sz="0" w:space="0" w:color="auto"/>
            <w:bottom w:val="none" w:sz="0" w:space="0" w:color="auto"/>
            <w:right w:val="none" w:sz="0" w:space="0" w:color="auto"/>
          </w:divBdr>
        </w:div>
        <w:div w:id="485130239">
          <w:marLeft w:val="480"/>
          <w:marRight w:val="0"/>
          <w:marTop w:val="0"/>
          <w:marBottom w:val="0"/>
          <w:divBdr>
            <w:top w:val="none" w:sz="0" w:space="0" w:color="auto"/>
            <w:left w:val="none" w:sz="0" w:space="0" w:color="auto"/>
            <w:bottom w:val="none" w:sz="0" w:space="0" w:color="auto"/>
            <w:right w:val="none" w:sz="0" w:space="0" w:color="auto"/>
          </w:divBdr>
        </w:div>
        <w:div w:id="531459912">
          <w:marLeft w:val="480"/>
          <w:marRight w:val="0"/>
          <w:marTop w:val="0"/>
          <w:marBottom w:val="0"/>
          <w:divBdr>
            <w:top w:val="none" w:sz="0" w:space="0" w:color="auto"/>
            <w:left w:val="none" w:sz="0" w:space="0" w:color="auto"/>
            <w:bottom w:val="none" w:sz="0" w:space="0" w:color="auto"/>
            <w:right w:val="none" w:sz="0" w:space="0" w:color="auto"/>
          </w:divBdr>
        </w:div>
        <w:div w:id="537402811">
          <w:marLeft w:val="480"/>
          <w:marRight w:val="0"/>
          <w:marTop w:val="0"/>
          <w:marBottom w:val="0"/>
          <w:divBdr>
            <w:top w:val="none" w:sz="0" w:space="0" w:color="auto"/>
            <w:left w:val="none" w:sz="0" w:space="0" w:color="auto"/>
            <w:bottom w:val="none" w:sz="0" w:space="0" w:color="auto"/>
            <w:right w:val="none" w:sz="0" w:space="0" w:color="auto"/>
          </w:divBdr>
        </w:div>
        <w:div w:id="586574419">
          <w:marLeft w:val="480"/>
          <w:marRight w:val="0"/>
          <w:marTop w:val="0"/>
          <w:marBottom w:val="0"/>
          <w:divBdr>
            <w:top w:val="none" w:sz="0" w:space="0" w:color="auto"/>
            <w:left w:val="none" w:sz="0" w:space="0" w:color="auto"/>
            <w:bottom w:val="none" w:sz="0" w:space="0" w:color="auto"/>
            <w:right w:val="none" w:sz="0" w:space="0" w:color="auto"/>
          </w:divBdr>
        </w:div>
        <w:div w:id="597256447">
          <w:marLeft w:val="480"/>
          <w:marRight w:val="0"/>
          <w:marTop w:val="0"/>
          <w:marBottom w:val="0"/>
          <w:divBdr>
            <w:top w:val="none" w:sz="0" w:space="0" w:color="auto"/>
            <w:left w:val="none" w:sz="0" w:space="0" w:color="auto"/>
            <w:bottom w:val="none" w:sz="0" w:space="0" w:color="auto"/>
            <w:right w:val="none" w:sz="0" w:space="0" w:color="auto"/>
          </w:divBdr>
        </w:div>
        <w:div w:id="618026460">
          <w:marLeft w:val="480"/>
          <w:marRight w:val="0"/>
          <w:marTop w:val="0"/>
          <w:marBottom w:val="0"/>
          <w:divBdr>
            <w:top w:val="none" w:sz="0" w:space="0" w:color="auto"/>
            <w:left w:val="none" w:sz="0" w:space="0" w:color="auto"/>
            <w:bottom w:val="none" w:sz="0" w:space="0" w:color="auto"/>
            <w:right w:val="none" w:sz="0" w:space="0" w:color="auto"/>
          </w:divBdr>
        </w:div>
        <w:div w:id="634799885">
          <w:marLeft w:val="480"/>
          <w:marRight w:val="0"/>
          <w:marTop w:val="0"/>
          <w:marBottom w:val="0"/>
          <w:divBdr>
            <w:top w:val="none" w:sz="0" w:space="0" w:color="auto"/>
            <w:left w:val="none" w:sz="0" w:space="0" w:color="auto"/>
            <w:bottom w:val="none" w:sz="0" w:space="0" w:color="auto"/>
            <w:right w:val="none" w:sz="0" w:space="0" w:color="auto"/>
          </w:divBdr>
        </w:div>
        <w:div w:id="644630316">
          <w:marLeft w:val="480"/>
          <w:marRight w:val="0"/>
          <w:marTop w:val="0"/>
          <w:marBottom w:val="0"/>
          <w:divBdr>
            <w:top w:val="none" w:sz="0" w:space="0" w:color="auto"/>
            <w:left w:val="none" w:sz="0" w:space="0" w:color="auto"/>
            <w:bottom w:val="none" w:sz="0" w:space="0" w:color="auto"/>
            <w:right w:val="none" w:sz="0" w:space="0" w:color="auto"/>
          </w:divBdr>
        </w:div>
        <w:div w:id="671690271">
          <w:marLeft w:val="480"/>
          <w:marRight w:val="0"/>
          <w:marTop w:val="0"/>
          <w:marBottom w:val="0"/>
          <w:divBdr>
            <w:top w:val="none" w:sz="0" w:space="0" w:color="auto"/>
            <w:left w:val="none" w:sz="0" w:space="0" w:color="auto"/>
            <w:bottom w:val="none" w:sz="0" w:space="0" w:color="auto"/>
            <w:right w:val="none" w:sz="0" w:space="0" w:color="auto"/>
          </w:divBdr>
        </w:div>
        <w:div w:id="732430614">
          <w:marLeft w:val="480"/>
          <w:marRight w:val="0"/>
          <w:marTop w:val="0"/>
          <w:marBottom w:val="0"/>
          <w:divBdr>
            <w:top w:val="none" w:sz="0" w:space="0" w:color="auto"/>
            <w:left w:val="none" w:sz="0" w:space="0" w:color="auto"/>
            <w:bottom w:val="none" w:sz="0" w:space="0" w:color="auto"/>
            <w:right w:val="none" w:sz="0" w:space="0" w:color="auto"/>
          </w:divBdr>
        </w:div>
        <w:div w:id="762871721">
          <w:marLeft w:val="480"/>
          <w:marRight w:val="0"/>
          <w:marTop w:val="0"/>
          <w:marBottom w:val="0"/>
          <w:divBdr>
            <w:top w:val="none" w:sz="0" w:space="0" w:color="auto"/>
            <w:left w:val="none" w:sz="0" w:space="0" w:color="auto"/>
            <w:bottom w:val="none" w:sz="0" w:space="0" w:color="auto"/>
            <w:right w:val="none" w:sz="0" w:space="0" w:color="auto"/>
          </w:divBdr>
        </w:div>
        <w:div w:id="776411691">
          <w:marLeft w:val="480"/>
          <w:marRight w:val="0"/>
          <w:marTop w:val="0"/>
          <w:marBottom w:val="0"/>
          <w:divBdr>
            <w:top w:val="none" w:sz="0" w:space="0" w:color="auto"/>
            <w:left w:val="none" w:sz="0" w:space="0" w:color="auto"/>
            <w:bottom w:val="none" w:sz="0" w:space="0" w:color="auto"/>
            <w:right w:val="none" w:sz="0" w:space="0" w:color="auto"/>
          </w:divBdr>
        </w:div>
        <w:div w:id="802894027">
          <w:marLeft w:val="480"/>
          <w:marRight w:val="0"/>
          <w:marTop w:val="0"/>
          <w:marBottom w:val="0"/>
          <w:divBdr>
            <w:top w:val="none" w:sz="0" w:space="0" w:color="auto"/>
            <w:left w:val="none" w:sz="0" w:space="0" w:color="auto"/>
            <w:bottom w:val="none" w:sz="0" w:space="0" w:color="auto"/>
            <w:right w:val="none" w:sz="0" w:space="0" w:color="auto"/>
          </w:divBdr>
        </w:div>
        <w:div w:id="835609894">
          <w:marLeft w:val="480"/>
          <w:marRight w:val="0"/>
          <w:marTop w:val="0"/>
          <w:marBottom w:val="0"/>
          <w:divBdr>
            <w:top w:val="none" w:sz="0" w:space="0" w:color="auto"/>
            <w:left w:val="none" w:sz="0" w:space="0" w:color="auto"/>
            <w:bottom w:val="none" w:sz="0" w:space="0" w:color="auto"/>
            <w:right w:val="none" w:sz="0" w:space="0" w:color="auto"/>
          </w:divBdr>
        </w:div>
        <w:div w:id="886532052">
          <w:marLeft w:val="480"/>
          <w:marRight w:val="0"/>
          <w:marTop w:val="0"/>
          <w:marBottom w:val="0"/>
          <w:divBdr>
            <w:top w:val="none" w:sz="0" w:space="0" w:color="auto"/>
            <w:left w:val="none" w:sz="0" w:space="0" w:color="auto"/>
            <w:bottom w:val="none" w:sz="0" w:space="0" w:color="auto"/>
            <w:right w:val="none" w:sz="0" w:space="0" w:color="auto"/>
          </w:divBdr>
        </w:div>
      </w:divsChild>
    </w:div>
    <w:div w:id="501091531">
      <w:bodyDiv w:val="1"/>
      <w:marLeft w:val="0"/>
      <w:marRight w:val="0"/>
      <w:marTop w:val="0"/>
      <w:marBottom w:val="0"/>
      <w:divBdr>
        <w:top w:val="none" w:sz="0" w:space="0" w:color="auto"/>
        <w:left w:val="none" w:sz="0" w:space="0" w:color="auto"/>
        <w:bottom w:val="none" w:sz="0" w:space="0" w:color="auto"/>
        <w:right w:val="none" w:sz="0" w:space="0" w:color="auto"/>
      </w:divBdr>
    </w:div>
    <w:div w:id="501238542">
      <w:bodyDiv w:val="1"/>
      <w:marLeft w:val="0"/>
      <w:marRight w:val="0"/>
      <w:marTop w:val="0"/>
      <w:marBottom w:val="0"/>
      <w:divBdr>
        <w:top w:val="none" w:sz="0" w:space="0" w:color="auto"/>
        <w:left w:val="none" w:sz="0" w:space="0" w:color="auto"/>
        <w:bottom w:val="none" w:sz="0" w:space="0" w:color="auto"/>
        <w:right w:val="none" w:sz="0" w:space="0" w:color="auto"/>
      </w:divBdr>
    </w:div>
    <w:div w:id="501245026">
      <w:bodyDiv w:val="1"/>
      <w:marLeft w:val="0"/>
      <w:marRight w:val="0"/>
      <w:marTop w:val="0"/>
      <w:marBottom w:val="0"/>
      <w:divBdr>
        <w:top w:val="none" w:sz="0" w:space="0" w:color="auto"/>
        <w:left w:val="none" w:sz="0" w:space="0" w:color="auto"/>
        <w:bottom w:val="none" w:sz="0" w:space="0" w:color="auto"/>
        <w:right w:val="none" w:sz="0" w:space="0" w:color="auto"/>
      </w:divBdr>
    </w:div>
    <w:div w:id="501285409">
      <w:bodyDiv w:val="1"/>
      <w:marLeft w:val="0"/>
      <w:marRight w:val="0"/>
      <w:marTop w:val="0"/>
      <w:marBottom w:val="0"/>
      <w:divBdr>
        <w:top w:val="none" w:sz="0" w:space="0" w:color="auto"/>
        <w:left w:val="none" w:sz="0" w:space="0" w:color="auto"/>
        <w:bottom w:val="none" w:sz="0" w:space="0" w:color="auto"/>
        <w:right w:val="none" w:sz="0" w:space="0" w:color="auto"/>
      </w:divBdr>
    </w:div>
    <w:div w:id="501314380">
      <w:bodyDiv w:val="1"/>
      <w:marLeft w:val="0"/>
      <w:marRight w:val="0"/>
      <w:marTop w:val="0"/>
      <w:marBottom w:val="0"/>
      <w:divBdr>
        <w:top w:val="none" w:sz="0" w:space="0" w:color="auto"/>
        <w:left w:val="none" w:sz="0" w:space="0" w:color="auto"/>
        <w:bottom w:val="none" w:sz="0" w:space="0" w:color="auto"/>
        <w:right w:val="none" w:sz="0" w:space="0" w:color="auto"/>
      </w:divBdr>
    </w:div>
    <w:div w:id="501553437">
      <w:bodyDiv w:val="1"/>
      <w:marLeft w:val="0"/>
      <w:marRight w:val="0"/>
      <w:marTop w:val="0"/>
      <w:marBottom w:val="0"/>
      <w:divBdr>
        <w:top w:val="none" w:sz="0" w:space="0" w:color="auto"/>
        <w:left w:val="none" w:sz="0" w:space="0" w:color="auto"/>
        <w:bottom w:val="none" w:sz="0" w:space="0" w:color="auto"/>
        <w:right w:val="none" w:sz="0" w:space="0" w:color="auto"/>
      </w:divBdr>
    </w:div>
    <w:div w:id="501702483">
      <w:bodyDiv w:val="1"/>
      <w:marLeft w:val="0"/>
      <w:marRight w:val="0"/>
      <w:marTop w:val="0"/>
      <w:marBottom w:val="0"/>
      <w:divBdr>
        <w:top w:val="none" w:sz="0" w:space="0" w:color="auto"/>
        <w:left w:val="none" w:sz="0" w:space="0" w:color="auto"/>
        <w:bottom w:val="none" w:sz="0" w:space="0" w:color="auto"/>
        <w:right w:val="none" w:sz="0" w:space="0" w:color="auto"/>
      </w:divBdr>
    </w:div>
    <w:div w:id="501775306">
      <w:bodyDiv w:val="1"/>
      <w:marLeft w:val="0"/>
      <w:marRight w:val="0"/>
      <w:marTop w:val="0"/>
      <w:marBottom w:val="0"/>
      <w:divBdr>
        <w:top w:val="none" w:sz="0" w:space="0" w:color="auto"/>
        <w:left w:val="none" w:sz="0" w:space="0" w:color="auto"/>
        <w:bottom w:val="none" w:sz="0" w:space="0" w:color="auto"/>
        <w:right w:val="none" w:sz="0" w:space="0" w:color="auto"/>
      </w:divBdr>
    </w:div>
    <w:div w:id="502012374">
      <w:bodyDiv w:val="1"/>
      <w:marLeft w:val="0"/>
      <w:marRight w:val="0"/>
      <w:marTop w:val="0"/>
      <w:marBottom w:val="0"/>
      <w:divBdr>
        <w:top w:val="none" w:sz="0" w:space="0" w:color="auto"/>
        <w:left w:val="none" w:sz="0" w:space="0" w:color="auto"/>
        <w:bottom w:val="none" w:sz="0" w:space="0" w:color="auto"/>
        <w:right w:val="none" w:sz="0" w:space="0" w:color="auto"/>
      </w:divBdr>
    </w:div>
    <w:div w:id="502163192">
      <w:bodyDiv w:val="1"/>
      <w:marLeft w:val="0"/>
      <w:marRight w:val="0"/>
      <w:marTop w:val="0"/>
      <w:marBottom w:val="0"/>
      <w:divBdr>
        <w:top w:val="none" w:sz="0" w:space="0" w:color="auto"/>
        <w:left w:val="none" w:sz="0" w:space="0" w:color="auto"/>
        <w:bottom w:val="none" w:sz="0" w:space="0" w:color="auto"/>
        <w:right w:val="none" w:sz="0" w:space="0" w:color="auto"/>
      </w:divBdr>
    </w:div>
    <w:div w:id="502472256">
      <w:bodyDiv w:val="1"/>
      <w:marLeft w:val="0"/>
      <w:marRight w:val="0"/>
      <w:marTop w:val="0"/>
      <w:marBottom w:val="0"/>
      <w:divBdr>
        <w:top w:val="none" w:sz="0" w:space="0" w:color="auto"/>
        <w:left w:val="none" w:sz="0" w:space="0" w:color="auto"/>
        <w:bottom w:val="none" w:sz="0" w:space="0" w:color="auto"/>
        <w:right w:val="none" w:sz="0" w:space="0" w:color="auto"/>
      </w:divBdr>
    </w:div>
    <w:div w:id="502550503">
      <w:bodyDiv w:val="1"/>
      <w:marLeft w:val="0"/>
      <w:marRight w:val="0"/>
      <w:marTop w:val="0"/>
      <w:marBottom w:val="0"/>
      <w:divBdr>
        <w:top w:val="none" w:sz="0" w:space="0" w:color="auto"/>
        <w:left w:val="none" w:sz="0" w:space="0" w:color="auto"/>
        <w:bottom w:val="none" w:sz="0" w:space="0" w:color="auto"/>
        <w:right w:val="none" w:sz="0" w:space="0" w:color="auto"/>
      </w:divBdr>
    </w:div>
    <w:div w:id="502627950">
      <w:bodyDiv w:val="1"/>
      <w:marLeft w:val="0"/>
      <w:marRight w:val="0"/>
      <w:marTop w:val="0"/>
      <w:marBottom w:val="0"/>
      <w:divBdr>
        <w:top w:val="none" w:sz="0" w:space="0" w:color="auto"/>
        <w:left w:val="none" w:sz="0" w:space="0" w:color="auto"/>
        <w:bottom w:val="none" w:sz="0" w:space="0" w:color="auto"/>
        <w:right w:val="none" w:sz="0" w:space="0" w:color="auto"/>
      </w:divBdr>
    </w:div>
    <w:div w:id="502744948">
      <w:bodyDiv w:val="1"/>
      <w:marLeft w:val="0"/>
      <w:marRight w:val="0"/>
      <w:marTop w:val="0"/>
      <w:marBottom w:val="0"/>
      <w:divBdr>
        <w:top w:val="none" w:sz="0" w:space="0" w:color="auto"/>
        <w:left w:val="none" w:sz="0" w:space="0" w:color="auto"/>
        <w:bottom w:val="none" w:sz="0" w:space="0" w:color="auto"/>
        <w:right w:val="none" w:sz="0" w:space="0" w:color="auto"/>
      </w:divBdr>
    </w:div>
    <w:div w:id="502744979">
      <w:bodyDiv w:val="1"/>
      <w:marLeft w:val="0"/>
      <w:marRight w:val="0"/>
      <w:marTop w:val="0"/>
      <w:marBottom w:val="0"/>
      <w:divBdr>
        <w:top w:val="none" w:sz="0" w:space="0" w:color="auto"/>
        <w:left w:val="none" w:sz="0" w:space="0" w:color="auto"/>
        <w:bottom w:val="none" w:sz="0" w:space="0" w:color="auto"/>
        <w:right w:val="none" w:sz="0" w:space="0" w:color="auto"/>
      </w:divBdr>
    </w:div>
    <w:div w:id="502814859">
      <w:bodyDiv w:val="1"/>
      <w:marLeft w:val="0"/>
      <w:marRight w:val="0"/>
      <w:marTop w:val="0"/>
      <w:marBottom w:val="0"/>
      <w:divBdr>
        <w:top w:val="none" w:sz="0" w:space="0" w:color="auto"/>
        <w:left w:val="none" w:sz="0" w:space="0" w:color="auto"/>
        <w:bottom w:val="none" w:sz="0" w:space="0" w:color="auto"/>
        <w:right w:val="none" w:sz="0" w:space="0" w:color="auto"/>
      </w:divBdr>
    </w:div>
    <w:div w:id="502816506">
      <w:bodyDiv w:val="1"/>
      <w:marLeft w:val="0"/>
      <w:marRight w:val="0"/>
      <w:marTop w:val="0"/>
      <w:marBottom w:val="0"/>
      <w:divBdr>
        <w:top w:val="none" w:sz="0" w:space="0" w:color="auto"/>
        <w:left w:val="none" w:sz="0" w:space="0" w:color="auto"/>
        <w:bottom w:val="none" w:sz="0" w:space="0" w:color="auto"/>
        <w:right w:val="none" w:sz="0" w:space="0" w:color="auto"/>
      </w:divBdr>
    </w:div>
    <w:div w:id="502817761">
      <w:bodyDiv w:val="1"/>
      <w:marLeft w:val="0"/>
      <w:marRight w:val="0"/>
      <w:marTop w:val="0"/>
      <w:marBottom w:val="0"/>
      <w:divBdr>
        <w:top w:val="none" w:sz="0" w:space="0" w:color="auto"/>
        <w:left w:val="none" w:sz="0" w:space="0" w:color="auto"/>
        <w:bottom w:val="none" w:sz="0" w:space="0" w:color="auto"/>
        <w:right w:val="none" w:sz="0" w:space="0" w:color="auto"/>
      </w:divBdr>
    </w:div>
    <w:div w:id="502936453">
      <w:bodyDiv w:val="1"/>
      <w:marLeft w:val="0"/>
      <w:marRight w:val="0"/>
      <w:marTop w:val="0"/>
      <w:marBottom w:val="0"/>
      <w:divBdr>
        <w:top w:val="none" w:sz="0" w:space="0" w:color="auto"/>
        <w:left w:val="none" w:sz="0" w:space="0" w:color="auto"/>
        <w:bottom w:val="none" w:sz="0" w:space="0" w:color="auto"/>
        <w:right w:val="none" w:sz="0" w:space="0" w:color="auto"/>
      </w:divBdr>
    </w:div>
    <w:div w:id="502936935">
      <w:bodyDiv w:val="1"/>
      <w:marLeft w:val="0"/>
      <w:marRight w:val="0"/>
      <w:marTop w:val="0"/>
      <w:marBottom w:val="0"/>
      <w:divBdr>
        <w:top w:val="none" w:sz="0" w:space="0" w:color="auto"/>
        <w:left w:val="none" w:sz="0" w:space="0" w:color="auto"/>
        <w:bottom w:val="none" w:sz="0" w:space="0" w:color="auto"/>
        <w:right w:val="none" w:sz="0" w:space="0" w:color="auto"/>
      </w:divBdr>
    </w:div>
    <w:div w:id="503009974">
      <w:bodyDiv w:val="1"/>
      <w:marLeft w:val="0"/>
      <w:marRight w:val="0"/>
      <w:marTop w:val="0"/>
      <w:marBottom w:val="0"/>
      <w:divBdr>
        <w:top w:val="none" w:sz="0" w:space="0" w:color="auto"/>
        <w:left w:val="none" w:sz="0" w:space="0" w:color="auto"/>
        <w:bottom w:val="none" w:sz="0" w:space="0" w:color="auto"/>
        <w:right w:val="none" w:sz="0" w:space="0" w:color="auto"/>
      </w:divBdr>
    </w:div>
    <w:div w:id="503252141">
      <w:bodyDiv w:val="1"/>
      <w:marLeft w:val="0"/>
      <w:marRight w:val="0"/>
      <w:marTop w:val="0"/>
      <w:marBottom w:val="0"/>
      <w:divBdr>
        <w:top w:val="none" w:sz="0" w:space="0" w:color="auto"/>
        <w:left w:val="none" w:sz="0" w:space="0" w:color="auto"/>
        <w:bottom w:val="none" w:sz="0" w:space="0" w:color="auto"/>
        <w:right w:val="none" w:sz="0" w:space="0" w:color="auto"/>
      </w:divBdr>
    </w:div>
    <w:div w:id="503277759">
      <w:bodyDiv w:val="1"/>
      <w:marLeft w:val="0"/>
      <w:marRight w:val="0"/>
      <w:marTop w:val="0"/>
      <w:marBottom w:val="0"/>
      <w:divBdr>
        <w:top w:val="none" w:sz="0" w:space="0" w:color="auto"/>
        <w:left w:val="none" w:sz="0" w:space="0" w:color="auto"/>
        <w:bottom w:val="none" w:sz="0" w:space="0" w:color="auto"/>
        <w:right w:val="none" w:sz="0" w:space="0" w:color="auto"/>
      </w:divBdr>
    </w:div>
    <w:div w:id="503402830">
      <w:bodyDiv w:val="1"/>
      <w:marLeft w:val="0"/>
      <w:marRight w:val="0"/>
      <w:marTop w:val="0"/>
      <w:marBottom w:val="0"/>
      <w:divBdr>
        <w:top w:val="none" w:sz="0" w:space="0" w:color="auto"/>
        <w:left w:val="none" w:sz="0" w:space="0" w:color="auto"/>
        <w:bottom w:val="none" w:sz="0" w:space="0" w:color="auto"/>
        <w:right w:val="none" w:sz="0" w:space="0" w:color="auto"/>
      </w:divBdr>
    </w:div>
    <w:div w:id="503472037">
      <w:bodyDiv w:val="1"/>
      <w:marLeft w:val="0"/>
      <w:marRight w:val="0"/>
      <w:marTop w:val="0"/>
      <w:marBottom w:val="0"/>
      <w:divBdr>
        <w:top w:val="none" w:sz="0" w:space="0" w:color="auto"/>
        <w:left w:val="none" w:sz="0" w:space="0" w:color="auto"/>
        <w:bottom w:val="none" w:sz="0" w:space="0" w:color="auto"/>
        <w:right w:val="none" w:sz="0" w:space="0" w:color="auto"/>
      </w:divBdr>
    </w:div>
    <w:div w:id="503472624">
      <w:bodyDiv w:val="1"/>
      <w:marLeft w:val="0"/>
      <w:marRight w:val="0"/>
      <w:marTop w:val="0"/>
      <w:marBottom w:val="0"/>
      <w:divBdr>
        <w:top w:val="none" w:sz="0" w:space="0" w:color="auto"/>
        <w:left w:val="none" w:sz="0" w:space="0" w:color="auto"/>
        <w:bottom w:val="none" w:sz="0" w:space="0" w:color="auto"/>
        <w:right w:val="none" w:sz="0" w:space="0" w:color="auto"/>
      </w:divBdr>
    </w:div>
    <w:div w:id="503513190">
      <w:bodyDiv w:val="1"/>
      <w:marLeft w:val="0"/>
      <w:marRight w:val="0"/>
      <w:marTop w:val="0"/>
      <w:marBottom w:val="0"/>
      <w:divBdr>
        <w:top w:val="none" w:sz="0" w:space="0" w:color="auto"/>
        <w:left w:val="none" w:sz="0" w:space="0" w:color="auto"/>
        <w:bottom w:val="none" w:sz="0" w:space="0" w:color="auto"/>
        <w:right w:val="none" w:sz="0" w:space="0" w:color="auto"/>
      </w:divBdr>
    </w:div>
    <w:div w:id="503513586">
      <w:bodyDiv w:val="1"/>
      <w:marLeft w:val="0"/>
      <w:marRight w:val="0"/>
      <w:marTop w:val="0"/>
      <w:marBottom w:val="0"/>
      <w:divBdr>
        <w:top w:val="none" w:sz="0" w:space="0" w:color="auto"/>
        <w:left w:val="none" w:sz="0" w:space="0" w:color="auto"/>
        <w:bottom w:val="none" w:sz="0" w:space="0" w:color="auto"/>
        <w:right w:val="none" w:sz="0" w:space="0" w:color="auto"/>
      </w:divBdr>
    </w:div>
    <w:div w:id="503517070">
      <w:bodyDiv w:val="1"/>
      <w:marLeft w:val="0"/>
      <w:marRight w:val="0"/>
      <w:marTop w:val="0"/>
      <w:marBottom w:val="0"/>
      <w:divBdr>
        <w:top w:val="none" w:sz="0" w:space="0" w:color="auto"/>
        <w:left w:val="none" w:sz="0" w:space="0" w:color="auto"/>
        <w:bottom w:val="none" w:sz="0" w:space="0" w:color="auto"/>
        <w:right w:val="none" w:sz="0" w:space="0" w:color="auto"/>
      </w:divBdr>
    </w:div>
    <w:div w:id="503592895">
      <w:bodyDiv w:val="1"/>
      <w:marLeft w:val="0"/>
      <w:marRight w:val="0"/>
      <w:marTop w:val="0"/>
      <w:marBottom w:val="0"/>
      <w:divBdr>
        <w:top w:val="none" w:sz="0" w:space="0" w:color="auto"/>
        <w:left w:val="none" w:sz="0" w:space="0" w:color="auto"/>
        <w:bottom w:val="none" w:sz="0" w:space="0" w:color="auto"/>
        <w:right w:val="none" w:sz="0" w:space="0" w:color="auto"/>
      </w:divBdr>
    </w:div>
    <w:div w:id="503593604">
      <w:bodyDiv w:val="1"/>
      <w:marLeft w:val="0"/>
      <w:marRight w:val="0"/>
      <w:marTop w:val="0"/>
      <w:marBottom w:val="0"/>
      <w:divBdr>
        <w:top w:val="none" w:sz="0" w:space="0" w:color="auto"/>
        <w:left w:val="none" w:sz="0" w:space="0" w:color="auto"/>
        <w:bottom w:val="none" w:sz="0" w:space="0" w:color="auto"/>
        <w:right w:val="none" w:sz="0" w:space="0" w:color="auto"/>
      </w:divBdr>
    </w:div>
    <w:div w:id="503715217">
      <w:bodyDiv w:val="1"/>
      <w:marLeft w:val="0"/>
      <w:marRight w:val="0"/>
      <w:marTop w:val="0"/>
      <w:marBottom w:val="0"/>
      <w:divBdr>
        <w:top w:val="none" w:sz="0" w:space="0" w:color="auto"/>
        <w:left w:val="none" w:sz="0" w:space="0" w:color="auto"/>
        <w:bottom w:val="none" w:sz="0" w:space="0" w:color="auto"/>
        <w:right w:val="none" w:sz="0" w:space="0" w:color="auto"/>
      </w:divBdr>
    </w:div>
    <w:div w:id="503781715">
      <w:bodyDiv w:val="1"/>
      <w:marLeft w:val="0"/>
      <w:marRight w:val="0"/>
      <w:marTop w:val="0"/>
      <w:marBottom w:val="0"/>
      <w:divBdr>
        <w:top w:val="none" w:sz="0" w:space="0" w:color="auto"/>
        <w:left w:val="none" w:sz="0" w:space="0" w:color="auto"/>
        <w:bottom w:val="none" w:sz="0" w:space="0" w:color="auto"/>
        <w:right w:val="none" w:sz="0" w:space="0" w:color="auto"/>
      </w:divBdr>
    </w:div>
    <w:div w:id="504051905">
      <w:bodyDiv w:val="1"/>
      <w:marLeft w:val="0"/>
      <w:marRight w:val="0"/>
      <w:marTop w:val="0"/>
      <w:marBottom w:val="0"/>
      <w:divBdr>
        <w:top w:val="none" w:sz="0" w:space="0" w:color="auto"/>
        <w:left w:val="none" w:sz="0" w:space="0" w:color="auto"/>
        <w:bottom w:val="none" w:sz="0" w:space="0" w:color="auto"/>
        <w:right w:val="none" w:sz="0" w:space="0" w:color="auto"/>
      </w:divBdr>
    </w:div>
    <w:div w:id="504127648">
      <w:bodyDiv w:val="1"/>
      <w:marLeft w:val="0"/>
      <w:marRight w:val="0"/>
      <w:marTop w:val="0"/>
      <w:marBottom w:val="0"/>
      <w:divBdr>
        <w:top w:val="none" w:sz="0" w:space="0" w:color="auto"/>
        <w:left w:val="none" w:sz="0" w:space="0" w:color="auto"/>
        <w:bottom w:val="none" w:sz="0" w:space="0" w:color="auto"/>
        <w:right w:val="none" w:sz="0" w:space="0" w:color="auto"/>
      </w:divBdr>
    </w:div>
    <w:div w:id="504169739">
      <w:bodyDiv w:val="1"/>
      <w:marLeft w:val="0"/>
      <w:marRight w:val="0"/>
      <w:marTop w:val="0"/>
      <w:marBottom w:val="0"/>
      <w:divBdr>
        <w:top w:val="none" w:sz="0" w:space="0" w:color="auto"/>
        <w:left w:val="none" w:sz="0" w:space="0" w:color="auto"/>
        <w:bottom w:val="none" w:sz="0" w:space="0" w:color="auto"/>
        <w:right w:val="none" w:sz="0" w:space="0" w:color="auto"/>
      </w:divBdr>
    </w:div>
    <w:div w:id="504245329">
      <w:bodyDiv w:val="1"/>
      <w:marLeft w:val="0"/>
      <w:marRight w:val="0"/>
      <w:marTop w:val="0"/>
      <w:marBottom w:val="0"/>
      <w:divBdr>
        <w:top w:val="none" w:sz="0" w:space="0" w:color="auto"/>
        <w:left w:val="none" w:sz="0" w:space="0" w:color="auto"/>
        <w:bottom w:val="none" w:sz="0" w:space="0" w:color="auto"/>
        <w:right w:val="none" w:sz="0" w:space="0" w:color="auto"/>
      </w:divBdr>
      <w:divsChild>
        <w:div w:id="11692415">
          <w:marLeft w:val="480"/>
          <w:marRight w:val="0"/>
          <w:marTop w:val="0"/>
          <w:marBottom w:val="0"/>
          <w:divBdr>
            <w:top w:val="none" w:sz="0" w:space="0" w:color="auto"/>
            <w:left w:val="none" w:sz="0" w:space="0" w:color="auto"/>
            <w:bottom w:val="none" w:sz="0" w:space="0" w:color="auto"/>
            <w:right w:val="none" w:sz="0" w:space="0" w:color="auto"/>
          </w:divBdr>
        </w:div>
        <w:div w:id="45684798">
          <w:marLeft w:val="480"/>
          <w:marRight w:val="0"/>
          <w:marTop w:val="0"/>
          <w:marBottom w:val="0"/>
          <w:divBdr>
            <w:top w:val="none" w:sz="0" w:space="0" w:color="auto"/>
            <w:left w:val="none" w:sz="0" w:space="0" w:color="auto"/>
            <w:bottom w:val="none" w:sz="0" w:space="0" w:color="auto"/>
            <w:right w:val="none" w:sz="0" w:space="0" w:color="auto"/>
          </w:divBdr>
        </w:div>
        <w:div w:id="155659345">
          <w:marLeft w:val="480"/>
          <w:marRight w:val="0"/>
          <w:marTop w:val="0"/>
          <w:marBottom w:val="0"/>
          <w:divBdr>
            <w:top w:val="none" w:sz="0" w:space="0" w:color="auto"/>
            <w:left w:val="none" w:sz="0" w:space="0" w:color="auto"/>
            <w:bottom w:val="none" w:sz="0" w:space="0" w:color="auto"/>
            <w:right w:val="none" w:sz="0" w:space="0" w:color="auto"/>
          </w:divBdr>
        </w:div>
        <w:div w:id="207835478">
          <w:marLeft w:val="480"/>
          <w:marRight w:val="0"/>
          <w:marTop w:val="0"/>
          <w:marBottom w:val="0"/>
          <w:divBdr>
            <w:top w:val="none" w:sz="0" w:space="0" w:color="auto"/>
            <w:left w:val="none" w:sz="0" w:space="0" w:color="auto"/>
            <w:bottom w:val="none" w:sz="0" w:space="0" w:color="auto"/>
            <w:right w:val="none" w:sz="0" w:space="0" w:color="auto"/>
          </w:divBdr>
        </w:div>
        <w:div w:id="251016509">
          <w:marLeft w:val="480"/>
          <w:marRight w:val="0"/>
          <w:marTop w:val="0"/>
          <w:marBottom w:val="0"/>
          <w:divBdr>
            <w:top w:val="none" w:sz="0" w:space="0" w:color="auto"/>
            <w:left w:val="none" w:sz="0" w:space="0" w:color="auto"/>
            <w:bottom w:val="none" w:sz="0" w:space="0" w:color="auto"/>
            <w:right w:val="none" w:sz="0" w:space="0" w:color="auto"/>
          </w:divBdr>
        </w:div>
        <w:div w:id="280497990">
          <w:marLeft w:val="480"/>
          <w:marRight w:val="0"/>
          <w:marTop w:val="0"/>
          <w:marBottom w:val="0"/>
          <w:divBdr>
            <w:top w:val="none" w:sz="0" w:space="0" w:color="auto"/>
            <w:left w:val="none" w:sz="0" w:space="0" w:color="auto"/>
            <w:bottom w:val="none" w:sz="0" w:space="0" w:color="auto"/>
            <w:right w:val="none" w:sz="0" w:space="0" w:color="auto"/>
          </w:divBdr>
        </w:div>
        <w:div w:id="302546450">
          <w:marLeft w:val="480"/>
          <w:marRight w:val="0"/>
          <w:marTop w:val="0"/>
          <w:marBottom w:val="0"/>
          <w:divBdr>
            <w:top w:val="none" w:sz="0" w:space="0" w:color="auto"/>
            <w:left w:val="none" w:sz="0" w:space="0" w:color="auto"/>
            <w:bottom w:val="none" w:sz="0" w:space="0" w:color="auto"/>
            <w:right w:val="none" w:sz="0" w:space="0" w:color="auto"/>
          </w:divBdr>
        </w:div>
        <w:div w:id="374428712">
          <w:marLeft w:val="480"/>
          <w:marRight w:val="0"/>
          <w:marTop w:val="0"/>
          <w:marBottom w:val="0"/>
          <w:divBdr>
            <w:top w:val="none" w:sz="0" w:space="0" w:color="auto"/>
            <w:left w:val="none" w:sz="0" w:space="0" w:color="auto"/>
            <w:bottom w:val="none" w:sz="0" w:space="0" w:color="auto"/>
            <w:right w:val="none" w:sz="0" w:space="0" w:color="auto"/>
          </w:divBdr>
        </w:div>
        <w:div w:id="381910429">
          <w:marLeft w:val="480"/>
          <w:marRight w:val="0"/>
          <w:marTop w:val="0"/>
          <w:marBottom w:val="0"/>
          <w:divBdr>
            <w:top w:val="none" w:sz="0" w:space="0" w:color="auto"/>
            <w:left w:val="none" w:sz="0" w:space="0" w:color="auto"/>
            <w:bottom w:val="none" w:sz="0" w:space="0" w:color="auto"/>
            <w:right w:val="none" w:sz="0" w:space="0" w:color="auto"/>
          </w:divBdr>
        </w:div>
        <w:div w:id="392436021">
          <w:marLeft w:val="480"/>
          <w:marRight w:val="0"/>
          <w:marTop w:val="0"/>
          <w:marBottom w:val="0"/>
          <w:divBdr>
            <w:top w:val="none" w:sz="0" w:space="0" w:color="auto"/>
            <w:left w:val="none" w:sz="0" w:space="0" w:color="auto"/>
            <w:bottom w:val="none" w:sz="0" w:space="0" w:color="auto"/>
            <w:right w:val="none" w:sz="0" w:space="0" w:color="auto"/>
          </w:divBdr>
        </w:div>
        <w:div w:id="549070777">
          <w:marLeft w:val="480"/>
          <w:marRight w:val="0"/>
          <w:marTop w:val="0"/>
          <w:marBottom w:val="0"/>
          <w:divBdr>
            <w:top w:val="none" w:sz="0" w:space="0" w:color="auto"/>
            <w:left w:val="none" w:sz="0" w:space="0" w:color="auto"/>
            <w:bottom w:val="none" w:sz="0" w:space="0" w:color="auto"/>
            <w:right w:val="none" w:sz="0" w:space="0" w:color="auto"/>
          </w:divBdr>
        </w:div>
        <w:div w:id="553349541">
          <w:marLeft w:val="480"/>
          <w:marRight w:val="0"/>
          <w:marTop w:val="0"/>
          <w:marBottom w:val="0"/>
          <w:divBdr>
            <w:top w:val="none" w:sz="0" w:space="0" w:color="auto"/>
            <w:left w:val="none" w:sz="0" w:space="0" w:color="auto"/>
            <w:bottom w:val="none" w:sz="0" w:space="0" w:color="auto"/>
            <w:right w:val="none" w:sz="0" w:space="0" w:color="auto"/>
          </w:divBdr>
        </w:div>
        <w:div w:id="603540934">
          <w:marLeft w:val="480"/>
          <w:marRight w:val="0"/>
          <w:marTop w:val="0"/>
          <w:marBottom w:val="0"/>
          <w:divBdr>
            <w:top w:val="none" w:sz="0" w:space="0" w:color="auto"/>
            <w:left w:val="none" w:sz="0" w:space="0" w:color="auto"/>
            <w:bottom w:val="none" w:sz="0" w:space="0" w:color="auto"/>
            <w:right w:val="none" w:sz="0" w:space="0" w:color="auto"/>
          </w:divBdr>
        </w:div>
        <w:div w:id="619260553">
          <w:marLeft w:val="480"/>
          <w:marRight w:val="0"/>
          <w:marTop w:val="0"/>
          <w:marBottom w:val="0"/>
          <w:divBdr>
            <w:top w:val="none" w:sz="0" w:space="0" w:color="auto"/>
            <w:left w:val="none" w:sz="0" w:space="0" w:color="auto"/>
            <w:bottom w:val="none" w:sz="0" w:space="0" w:color="auto"/>
            <w:right w:val="none" w:sz="0" w:space="0" w:color="auto"/>
          </w:divBdr>
        </w:div>
        <w:div w:id="636224438">
          <w:marLeft w:val="480"/>
          <w:marRight w:val="0"/>
          <w:marTop w:val="0"/>
          <w:marBottom w:val="0"/>
          <w:divBdr>
            <w:top w:val="none" w:sz="0" w:space="0" w:color="auto"/>
            <w:left w:val="none" w:sz="0" w:space="0" w:color="auto"/>
            <w:bottom w:val="none" w:sz="0" w:space="0" w:color="auto"/>
            <w:right w:val="none" w:sz="0" w:space="0" w:color="auto"/>
          </w:divBdr>
        </w:div>
        <w:div w:id="716320173">
          <w:marLeft w:val="480"/>
          <w:marRight w:val="0"/>
          <w:marTop w:val="0"/>
          <w:marBottom w:val="0"/>
          <w:divBdr>
            <w:top w:val="none" w:sz="0" w:space="0" w:color="auto"/>
            <w:left w:val="none" w:sz="0" w:space="0" w:color="auto"/>
            <w:bottom w:val="none" w:sz="0" w:space="0" w:color="auto"/>
            <w:right w:val="none" w:sz="0" w:space="0" w:color="auto"/>
          </w:divBdr>
        </w:div>
        <w:div w:id="748700192">
          <w:marLeft w:val="480"/>
          <w:marRight w:val="0"/>
          <w:marTop w:val="0"/>
          <w:marBottom w:val="0"/>
          <w:divBdr>
            <w:top w:val="none" w:sz="0" w:space="0" w:color="auto"/>
            <w:left w:val="none" w:sz="0" w:space="0" w:color="auto"/>
            <w:bottom w:val="none" w:sz="0" w:space="0" w:color="auto"/>
            <w:right w:val="none" w:sz="0" w:space="0" w:color="auto"/>
          </w:divBdr>
        </w:div>
        <w:div w:id="759914952">
          <w:marLeft w:val="480"/>
          <w:marRight w:val="0"/>
          <w:marTop w:val="0"/>
          <w:marBottom w:val="0"/>
          <w:divBdr>
            <w:top w:val="none" w:sz="0" w:space="0" w:color="auto"/>
            <w:left w:val="none" w:sz="0" w:space="0" w:color="auto"/>
            <w:bottom w:val="none" w:sz="0" w:space="0" w:color="auto"/>
            <w:right w:val="none" w:sz="0" w:space="0" w:color="auto"/>
          </w:divBdr>
        </w:div>
        <w:div w:id="762803832">
          <w:marLeft w:val="480"/>
          <w:marRight w:val="0"/>
          <w:marTop w:val="0"/>
          <w:marBottom w:val="0"/>
          <w:divBdr>
            <w:top w:val="none" w:sz="0" w:space="0" w:color="auto"/>
            <w:left w:val="none" w:sz="0" w:space="0" w:color="auto"/>
            <w:bottom w:val="none" w:sz="0" w:space="0" w:color="auto"/>
            <w:right w:val="none" w:sz="0" w:space="0" w:color="auto"/>
          </w:divBdr>
        </w:div>
        <w:div w:id="787511394">
          <w:marLeft w:val="480"/>
          <w:marRight w:val="0"/>
          <w:marTop w:val="0"/>
          <w:marBottom w:val="0"/>
          <w:divBdr>
            <w:top w:val="none" w:sz="0" w:space="0" w:color="auto"/>
            <w:left w:val="none" w:sz="0" w:space="0" w:color="auto"/>
            <w:bottom w:val="none" w:sz="0" w:space="0" w:color="auto"/>
            <w:right w:val="none" w:sz="0" w:space="0" w:color="auto"/>
          </w:divBdr>
        </w:div>
        <w:div w:id="797652583">
          <w:marLeft w:val="480"/>
          <w:marRight w:val="0"/>
          <w:marTop w:val="0"/>
          <w:marBottom w:val="0"/>
          <w:divBdr>
            <w:top w:val="none" w:sz="0" w:space="0" w:color="auto"/>
            <w:left w:val="none" w:sz="0" w:space="0" w:color="auto"/>
            <w:bottom w:val="none" w:sz="0" w:space="0" w:color="auto"/>
            <w:right w:val="none" w:sz="0" w:space="0" w:color="auto"/>
          </w:divBdr>
        </w:div>
        <w:div w:id="804085934">
          <w:marLeft w:val="480"/>
          <w:marRight w:val="0"/>
          <w:marTop w:val="0"/>
          <w:marBottom w:val="0"/>
          <w:divBdr>
            <w:top w:val="none" w:sz="0" w:space="0" w:color="auto"/>
            <w:left w:val="none" w:sz="0" w:space="0" w:color="auto"/>
            <w:bottom w:val="none" w:sz="0" w:space="0" w:color="auto"/>
            <w:right w:val="none" w:sz="0" w:space="0" w:color="auto"/>
          </w:divBdr>
        </w:div>
        <w:div w:id="807162956">
          <w:marLeft w:val="480"/>
          <w:marRight w:val="0"/>
          <w:marTop w:val="0"/>
          <w:marBottom w:val="0"/>
          <w:divBdr>
            <w:top w:val="none" w:sz="0" w:space="0" w:color="auto"/>
            <w:left w:val="none" w:sz="0" w:space="0" w:color="auto"/>
            <w:bottom w:val="none" w:sz="0" w:space="0" w:color="auto"/>
            <w:right w:val="none" w:sz="0" w:space="0" w:color="auto"/>
          </w:divBdr>
        </w:div>
        <w:div w:id="807629909">
          <w:marLeft w:val="480"/>
          <w:marRight w:val="0"/>
          <w:marTop w:val="0"/>
          <w:marBottom w:val="0"/>
          <w:divBdr>
            <w:top w:val="none" w:sz="0" w:space="0" w:color="auto"/>
            <w:left w:val="none" w:sz="0" w:space="0" w:color="auto"/>
            <w:bottom w:val="none" w:sz="0" w:space="0" w:color="auto"/>
            <w:right w:val="none" w:sz="0" w:space="0" w:color="auto"/>
          </w:divBdr>
        </w:div>
        <w:div w:id="818154655">
          <w:marLeft w:val="480"/>
          <w:marRight w:val="0"/>
          <w:marTop w:val="0"/>
          <w:marBottom w:val="0"/>
          <w:divBdr>
            <w:top w:val="none" w:sz="0" w:space="0" w:color="auto"/>
            <w:left w:val="none" w:sz="0" w:space="0" w:color="auto"/>
            <w:bottom w:val="none" w:sz="0" w:space="0" w:color="auto"/>
            <w:right w:val="none" w:sz="0" w:space="0" w:color="auto"/>
          </w:divBdr>
        </w:div>
        <w:div w:id="834688728">
          <w:marLeft w:val="480"/>
          <w:marRight w:val="0"/>
          <w:marTop w:val="0"/>
          <w:marBottom w:val="0"/>
          <w:divBdr>
            <w:top w:val="none" w:sz="0" w:space="0" w:color="auto"/>
            <w:left w:val="none" w:sz="0" w:space="0" w:color="auto"/>
            <w:bottom w:val="none" w:sz="0" w:space="0" w:color="auto"/>
            <w:right w:val="none" w:sz="0" w:space="0" w:color="auto"/>
          </w:divBdr>
        </w:div>
        <w:div w:id="872157426">
          <w:marLeft w:val="480"/>
          <w:marRight w:val="0"/>
          <w:marTop w:val="0"/>
          <w:marBottom w:val="0"/>
          <w:divBdr>
            <w:top w:val="none" w:sz="0" w:space="0" w:color="auto"/>
            <w:left w:val="none" w:sz="0" w:space="0" w:color="auto"/>
            <w:bottom w:val="none" w:sz="0" w:space="0" w:color="auto"/>
            <w:right w:val="none" w:sz="0" w:space="0" w:color="auto"/>
          </w:divBdr>
        </w:div>
        <w:div w:id="886991251">
          <w:marLeft w:val="480"/>
          <w:marRight w:val="0"/>
          <w:marTop w:val="0"/>
          <w:marBottom w:val="0"/>
          <w:divBdr>
            <w:top w:val="none" w:sz="0" w:space="0" w:color="auto"/>
            <w:left w:val="none" w:sz="0" w:space="0" w:color="auto"/>
            <w:bottom w:val="none" w:sz="0" w:space="0" w:color="auto"/>
            <w:right w:val="none" w:sz="0" w:space="0" w:color="auto"/>
          </w:divBdr>
        </w:div>
        <w:div w:id="887688188">
          <w:marLeft w:val="480"/>
          <w:marRight w:val="0"/>
          <w:marTop w:val="0"/>
          <w:marBottom w:val="0"/>
          <w:divBdr>
            <w:top w:val="none" w:sz="0" w:space="0" w:color="auto"/>
            <w:left w:val="none" w:sz="0" w:space="0" w:color="auto"/>
            <w:bottom w:val="none" w:sz="0" w:space="0" w:color="auto"/>
            <w:right w:val="none" w:sz="0" w:space="0" w:color="auto"/>
          </w:divBdr>
        </w:div>
      </w:divsChild>
    </w:div>
    <w:div w:id="504319781">
      <w:bodyDiv w:val="1"/>
      <w:marLeft w:val="0"/>
      <w:marRight w:val="0"/>
      <w:marTop w:val="0"/>
      <w:marBottom w:val="0"/>
      <w:divBdr>
        <w:top w:val="none" w:sz="0" w:space="0" w:color="auto"/>
        <w:left w:val="none" w:sz="0" w:space="0" w:color="auto"/>
        <w:bottom w:val="none" w:sz="0" w:space="0" w:color="auto"/>
        <w:right w:val="none" w:sz="0" w:space="0" w:color="auto"/>
      </w:divBdr>
    </w:div>
    <w:div w:id="504322664">
      <w:bodyDiv w:val="1"/>
      <w:marLeft w:val="0"/>
      <w:marRight w:val="0"/>
      <w:marTop w:val="0"/>
      <w:marBottom w:val="0"/>
      <w:divBdr>
        <w:top w:val="none" w:sz="0" w:space="0" w:color="auto"/>
        <w:left w:val="none" w:sz="0" w:space="0" w:color="auto"/>
        <w:bottom w:val="none" w:sz="0" w:space="0" w:color="auto"/>
        <w:right w:val="none" w:sz="0" w:space="0" w:color="auto"/>
      </w:divBdr>
    </w:div>
    <w:div w:id="504442065">
      <w:bodyDiv w:val="1"/>
      <w:marLeft w:val="0"/>
      <w:marRight w:val="0"/>
      <w:marTop w:val="0"/>
      <w:marBottom w:val="0"/>
      <w:divBdr>
        <w:top w:val="none" w:sz="0" w:space="0" w:color="auto"/>
        <w:left w:val="none" w:sz="0" w:space="0" w:color="auto"/>
        <w:bottom w:val="none" w:sz="0" w:space="0" w:color="auto"/>
        <w:right w:val="none" w:sz="0" w:space="0" w:color="auto"/>
      </w:divBdr>
    </w:div>
    <w:div w:id="504445279">
      <w:bodyDiv w:val="1"/>
      <w:marLeft w:val="0"/>
      <w:marRight w:val="0"/>
      <w:marTop w:val="0"/>
      <w:marBottom w:val="0"/>
      <w:divBdr>
        <w:top w:val="none" w:sz="0" w:space="0" w:color="auto"/>
        <w:left w:val="none" w:sz="0" w:space="0" w:color="auto"/>
        <w:bottom w:val="none" w:sz="0" w:space="0" w:color="auto"/>
        <w:right w:val="none" w:sz="0" w:space="0" w:color="auto"/>
      </w:divBdr>
    </w:div>
    <w:div w:id="504592991">
      <w:bodyDiv w:val="1"/>
      <w:marLeft w:val="0"/>
      <w:marRight w:val="0"/>
      <w:marTop w:val="0"/>
      <w:marBottom w:val="0"/>
      <w:divBdr>
        <w:top w:val="none" w:sz="0" w:space="0" w:color="auto"/>
        <w:left w:val="none" w:sz="0" w:space="0" w:color="auto"/>
        <w:bottom w:val="none" w:sz="0" w:space="0" w:color="auto"/>
        <w:right w:val="none" w:sz="0" w:space="0" w:color="auto"/>
      </w:divBdr>
    </w:div>
    <w:div w:id="504633113">
      <w:bodyDiv w:val="1"/>
      <w:marLeft w:val="0"/>
      <w:marRight w:val="0"/>
      <w:marTop w:val="0"/>
      <w:marBottom w:val="0"/>
      <w:divBdr>
        <w:top w:val="none" w:sz="0" w:space="0" w:color="auto"/>
        <w:left w:val="none" w:sz="0" w:space="0" w:color="auto"/>
        <w:bottom w:val="none" w:sz="0" w:space="0" w:color="auto"/>
        <w:right w:val="none" w:sz="0" w:space="0" w:color="auto"/>
      </w:divBdr>
    </w:div>
    <w:div w:id="504637252">
      <w:bodyDiv w:val="1"/>
      <w:marLeft w:val="0"/>
      <w:marRight w:val="0"/>
      <w:marTop w:val="0"/>
      <w:marBottom w:val="0"/>
      <w:divBdr>
        <w:top w:val="none" w:sz="0" w:space="0" w:color="auto"/>
        <w:left w:val="none" w:sz="0" w:space="0" w:color="auto"/>
        <w:bottom w:val="none" w:sz="0" w:space="0" w:color="auto"/>
        <w:right w:val="none" w:sz="0" w:space="0" w:color="auto"/>
      </w:divBdr>
    </w:div>
    <w:div w:id="504785886">
      <w:bodyDiv w:val="1"/>
      <w:marLeft w:val="0"/>
      <w:marRight w:val="0"/>
      <w:marTop w:val="0"/>
      <w:marBottom w:val="0"/>
      <w:divBdr>
        <w:top w:val="none" w:sz="0" w:space="0" w:color="auto"/>
        <w:left w:val="none" w:sz="0" w:space="0" w:color="auto"/>
        <w:bottom w:val="none" w:sz="0" w:space="0" w:color="auto"/>
        <w:right w:val="none" w:sz="0" w:space="0" w:color="auto"/>
      </w:divBdr>
    </w:div>
    <w:div w:id="504828656">
      <w:bodyDiv w:val="1"/>
      <w:marLeft w:val="0"/>
      <w:marRight w:val="0"/>
      <w:marTop w:val="0"/>
      <w:marBottom w:val="0"/>
      <w:divBdr>
        <w:top w:val="none" w:sz="0" w:space="0" w:color="auto"/>
        <w:left w:val="none" w:sz="0" w:space="0" w:color="auto"/>
        <w:bottom w:val="none" w:sz="0" w:space="0" w:color="auto"/>
        <w:right w:val="none" w:sz="0" w:space="0" w:color="auto"/>
      </w:divBdr>
      <w:divsChild>
        <w:div w:id="9115038">
          <w:marLeft w:val="480"/>
          <w:marRight w:val="0"/>
          <w:marTop w:val="0"/>
          <w:marBottom w:val="0"/>
          <w:divBdr>
            <w:top w:val="none" w:sz="0" w:space="0" w:color="auto"/>
            <w:left w:val="none" w:sz="0" w:space="0" w:color="auto"/>
            <w:bottom w:val="none" w:sz="0" w:space="0" w:color="auto"/>
            <w:right w:val="none" w:sz="0" w:space="0" w:color="auto"/>
          </w:divBdr>
        </w:div>
        <w:div w:id="102309046">
          <w:marLeft w:val="480"/>
          <w:marRight w:val="0"/>
          <w:marTop w:val="0"/>
          <w:marBottom w:val="0"/>
          <w:divBdr>
            <w:top w:val="none" w:sz="0" w:space="0" w:color="auto"/>
            <w:left w:val="none" w:sz="0" w:space="0" w:color="auto"/>
            <w:bottom w:val="none" w:sz="0" w:space="0" w:color="auto"/>
            <w:right w:val="none" w:sz="0" w:space="0" w:color="auto"/>
          </w:divBdr>
        </w:div>
        <w:div w:id="127819784">
          <w:marLeft w:val="480"/>
          <w:marRight w:val="0"/>
          <w:marTop w:val="0"/>
          <w:marBottom w:val="0"/>
          <w:divBdr>
            <w:top w:val="none" w:sz="0" w:space="0" w:color="auto"/>
            <w:left w:val="none" w:sz="0" w:space="0" w:color="auto"/>
            <w:bottom w:val="none" w:sz="0" w:space="0" w:color="auto"/>
            <w:right w:val="none" w:sz="0" w:space="0" w:color="auto"/>
          </w:divBdr>
        </w:div>
        <w:div w:id="159854966">
          <w:marLeft w:val="480"/>
          <w:marRight w:val="0"/>
          <w:marTop w:val="0"/>
          <w:marBottom w:val="0"/>
          <w:divBdr>
            <w:top w:val="none" w:sz="0" w:space="0" w:color="auto"/>
            <w:left w:val="none" w:sz="0" w:space="0" w:color="auto"/>
            <w:bottom w:val="none" w:sz="0" w:space="0" w:color="auto"/>
            <w:right w:val="none" w:sz="0" w:space="0" w:color="auto"/>
          </w:divBdr>
        </w:div>
        <w:div w:id="283656525">
          <w:marLeft w:val="480"/>
          <w:marRight w:val="0"/>
          <w:marTop w:val="0"/>
          <w:marBottom w:val="0"/>
          <w:divBdr>
            <w:top w:val="none" w:sz="0" w:space="0" w:color="auto"/>
            <w:left w:val="none" w:sz="0" w:space="0" w:color="auto"/>
            <w:bottom w:val="none" w:sz="0" w:space="0" w:color="auto"/>
            <w:right w:val="none" w:sz="0" w:space="0" w:color="auto"/>
          </w:divBdr>
        </w:div>
        <w:div w:id="300693288">
          <w:marLeft w:val="480"/>
          <w:marRight w:val="0"/>
          <w:marTop w:val="0"/>
          <w:marBottom w:val="0"/>
          <w:divBdr>
            <w:top w:val="none" w:sz="0" w:space="0" w:color="auto"/>
            <w:left w:val="none" w:sz="0" w:space="0" w:color="auto"/>
            <w:bottom w:val="none" w:sz="0" w:space="0" w:color="auto"/>
            <w:right w:val="none" w:sz="0" w:space="0" w:color="auto"/>
          </w:divBdr>
        </w:div>
        <w:div w:id="549146289">
          <w:marLeft w:val="480"/>
          <w:marRight w:val="0"/>
          <w:marTop w:val="0"/>
          <w:marBottom w:val="0"/>
          <w:divBdr>
            <w:top w:val="none" w:sz="0" w:space="0" w:color="auto"/>
            <w:left w:val="none" w:sz="0" w:space="0" w:color="auto"/>
            <w:bottom w:val="none" w:sz="0" w:space="0" w:color="auto"/>
            <w:right w:val="none" w:sz="0" w:space="0" w:color="auto"/>
          </w:divBdr>
        </w:div>
        <w:div w:id="583878808">
          <w:marLeft w:val="480"/>
          <w:marRight w:val="0"/>
          <w:marTop w:val="0"/>
          <w:marBottom w:val="0"/>
          <w:divBdr>
            <w:top w:val="none" w:sz="0" w:space="0" w:color="auto"/>
            <w:left w:val="none" w:sz="0" w:space="0" w:color="auto"/>
            <w:bottom w:val="none" w:sz="0" w:space="0" w:color="auto"/>
            <w:right w:val="none" w:sz="0" w:space="0" w:color="auto"/>
          </w:divBdr>
        </w:div>
        <w:div w:id="652174630">
          <w:marLeft w:val="480"/>
          <w:marRight w:val="0"/>
          <w:marTop w:val="0"/>
          <w:marBottom w:val="0"/>
          <w:divBdr>
            <w:top w:val="none" w:sz="0" w:space="0" w:color="auto"/>
            <w:left w:val="none" w:sz="0" w:space="0" w:color="auto"/>
            <w:bottom w:val="none" w:sz="0" w:space="0" w:color="auto"/>
            <w:right w:val="none" w:sz="0" w:space="0" w:color="auto"/>
          </w:divBdr>
        </w:div>
        <w:div w:id="659386689">
          <w:marLeft w:val="480"/>
          <w:marRight w:val="0"/>
          <w:marTop w:val="0"/>
          <w:marBottom w:val="0"/>
          <w:divBdr>
            <w:top w:val="none" w:sz="0" w:space="0" w:color="auto"/>
            <w:left w:val="none" w:sz="0" w:space="0" w:color="auto"/>
            <w:bottom w:val="none" w:sz="0" w:space="0" w:color="auto"/>
            <w:right w:val="none" w:sz="0" w:space="0" w:color="auto"/>
          </w:divBdr>
        </w:div>
        <w:div w:id="786393807">
          <w:marLeft w:val="480"/>
          <w:marRight w:val="0"/>
          <w:marTop w:val="0"/>
          <w:marBottom w:val="0"/>
          <w:divBdr>
            <w:top w:val="none" w:sz="0" w:space="0" w:color="auto"/>
            <w:left w:val="none" w:sz="0" w:space="0" w:color="auto"/>
            <w:bottom w:val="none" w:sz="0" w:space="0" w:color="auto"/>
            <w:right w:val="none" w:sz="0" w:space="0" w:color="auto"/>
          </w:divBdr>
        </w:div>
      </w:divsChild>
    </w:div>
    <w:div w:id="504901759">
      <w:bodyDiv w:val="1"/>
      <w:marLeft w:val="0"/>
      <w:marRight w:val="0"/>
      <w:marTop w:val="0"/>
      <w:marBottom w:val="0"/>
      <w:divBdr>
        <w:top w:val="none" w:sz="0" w:space="0" w:color="auto"/>
        <w:left w:val="none" w:sz="0" w:space="0" w:color="auto"/>
        <w:bottom w:val="none" w:sz="0" w:space="0" w:color="auto"/>
        <w:right w:val="none" w:sz="0" w:space="0" w:color="auto"/>
      </w:divBdr>
    </w:div>
    <w:div w:id="504978322">
      <w:bodyDiv w:val="1"/>
      <w:marLeft w:val="0"/>
      <w:marRight w:val="0"/>
      <w:marTop w:val="0"/>
      <w:marBottom w:val="0"/>
      <w:divBdr>
        <w:top w:val="none" w:sz="0" w:space="0" w:color="auto"/>
        <w:left w:val="none" w:sz="0" w:space="0" w:color="auto"/>
        <w:bottom w:val="none" w:sz="0" w:space="0" w:color="auto"/>
        <w:right w:val="none" w:sz="0" w:space="0" w:color="auto"/>
      </w:divBdr>
    </w:div>
    <w:div w:id="504982950">
      <w:bodyDiv w:val="1"/>
      <w:marLeft w:val="0"/>
      <w:marRight w:val="0"/>
      <w:marTop w:val="0"/>
      <w:marBottom w:val="0"/>
      <w:divBdr>
        <w:top w:val="none" w:sz="0" w:space="0" w:color="auto"/>
        <w:left w:val="none" w:sz="0" w:space="0" w:color="auto"/>
        <w:bottom w:val="none" w:sz="0" w:space="0" w:color="auto"/>
        <w:right w:val="none" w:sz="0" w:space="0" w:color="auto"/>
      </w:divBdr>
    </w:div>
    <w:div w:id="505022416">
      <w:bodyDiv w:val="1"/>
      <w:marLeft w:val="0"/>
      <w:marRight w:val="0"/>
      <w:marTop w:val="0"/>
      <w:marBottom w:val="0"/>
      <w:divBdr>
        <w:top w:val="none" w:sz="0" w:space="0" w:color="auto"/>
        <w:left w:val="none" w:sz="0" w:space="0" w:color="auto"/>
        <w:bottom w:val="none" w:sz="0" w:space="0" w:color="auto"/>
        <w:right w:val="none" w:sz="0" w:space="0" w:color="auto"/>
      </w:divBdr>
    </w:div>
    <w:div w:id="505093725">
      <w:bodyDiv w:val="1"/>
      <w:marLeft w:val="0"/>
      <w:marRight w:val="0"/>
      <w:marTop w:val="0"/>
      <w:marBottom w:val="0"/>
      <w:divBdr>
        <w:top w:val="none" w:sz="0" w:space="0" w:color="auto"/>
        <w:left w:val="none" w:sz="0" w:space="0" w:color="auto"/>
        <w:bottom w:val="none" w:sz="0" w:space="0" w:color="auto"/>
        <w:right w:val="none" w:sz="0" w:space="0" w:color="auto"/>
      </w:divBdr>
    </w:div>
    <w:div w:id="505095472">
      <w:bodyDiv w:val="1"/>
      <w:marLeft w:val="0"/>
      <w:marRight w:val="0"/>
      <w:marTop w:val="0"/>
      <w:marBottom w:val="0"/>
      <w:divBdr>
        <w:top w:val="none" w:sz="0" w:space="0" w:color="auto"/>
        <w:left w:val="none" w:sz="0" w:space="0" w:color="auto"/>
        <w:bottom w:val="none" w:sz="0" w:space="0" w:color="auto"/>
        <w:right w:val="none" w:sz="0" w:space="0" w:color="auto"/>
      </w:divBdr>
    </w:div>
    <w:div w:id="505170293">
      <w:bodyDiv w:val="1"/>
      <w:marLeft w:val="0"/>
      <w:marRight w:val="0"/>
      <w:marTop w:val="0"/>
      <w:marBottom w:val="0"/>
      <w:divBdr>
        <w:top w:val="none" w:sz="0" w:space="0" w:color="auto"/>
        <w:left w:val="none" w:sz="0" w:space="0" w:color="auto"/>
        <w:bottom w:val="none" w:sz="0" w:space="0" w:color="auto"/>
        <w:right w:val="none" w:sz="0" w:space="0" w:color="auto"/>
      </w:divBdr>
    </w:div>
    <w:div w:id="505248429">
      <w:bodyDiv w:val="1"/>
      <w:marLeft w:val="0"/>
      <w:marRight w:val="0"/>
      <w:marTop w:val="0"/>
      <w:marBottom w:val="0"/>
      <w:divBdr>
        <w:top w:val="none" w:sz="0" w:space="0" w:color="auto"/>
        <w:left w:val="none" w:sz="0" w:space="0" w:color="auto"/>
        <w:bottom w:val="none" w:sz="0" w:space="0" w:color="auto"/>
        <w:right w:val="none" w:sz="0" w:space="0" w:color="auto"/>
      </w:divBdr>
    </w:div>
    <w:div w:id="505362601">
      <w:bodyDiv w:val="1"/>
      <w:marLeft w:val="0"/>
      <w:marRight w:val="0"/>
      <w:marTop w:val="0"/>
      <w:marBottom w:val="0"/>
      <w:divBdr>
        <w:top w:val="none" w:sz="0" w:space="0" w:color="auto"/>
        <w:left w:val="none" w:sz="0" w:space="0" w:color="auto"/>
        <w:bottom w:val="none" w:sz="0" w:space="0" w:color="auto"/>
        <w:right w:val="none" w:sz="0" w:space="0" w:color="auto"/>
      </w:divBdr>
    </w:div>
    <w:div w:id="505437908">
      <w:bodyDiv w:val="1"/>
      <w:marLeft w:val="0"/>
      <w:marRight w:val="0"/>
      <w:marTop w:val="0"/>
      <w:marBottom w:val="0"/>
      <w:divBdr>
        <w:top w:val="none" w:sz="0" w:space="0" w:color="auto"/>
        <w:left w:val="none" w:sz="0" w:space="0" w:color="auto"/>
        <w:bottom w:val="none" w:sz="0" w:space="0" w:color="auto"/>
        <w:right w:val="none" w:sz="0" w:space="0" w:color="auto"/>
      </w:divBdr>
    </w:div>
    <w:div w:id="505440776">
      <w:bodyDiv w:val="1"/>
      <w:marLeft w:val="0"/>
      <w:marRight w:val="0"/>
      <w:marTop w:val="0"/>
      <w:marBottom w:val="0"/>
      <w:divBdr>
        <w:top w:val="none" w:sz="0" w:space="0" w:color="auto"/>
        <w:left w:val="none" w:sz="0" w:space="0" w:color="auto"/>
        <w:bottom w:val="none" w:sz="0" w:space="0" w:color="auto"/>
        <w:right w:val="none" w:sz="0" w:space="0" w:color="auto"/>
      </w:divBdr>
    </w:div>
    <w:div w:id="505444167">
      <w:bodyDiv w:val="1"/>
      <w:marLeft w:val="0"/>
      <w:marRight w:val="0"/>
      <w:marTop w:val="0"/>
      <w:marBottom w:val="0"/>
      <w:divBdr>
        <w:top w:val="none" w:sz="0" w:space="0" w:color="auto"/>
        <w:left w:val="none" w:sz="0" w:space="0" w:color="auto"/>
        <w:bottom w:val="none" w:sz="0" w:space="0" w:color="auto"/>
        <w:right w:val="none" w:sz="0" w:space="0" w:color="auto"/>
      </w:divBdr>
    </w:div>
    <w:div w:id="505747896">
      <w:bodyDiv w:val="1"/>
      <w:marLeft w:val="0"/>
      <w:marRight w:val="0"/>
      <w:marTop w:val="0"/>
      <w:marBottom w:val="0"/>
      <w:divBdr>
        <w:top w:val="none" w:sz="0" w:space="0" w:color="auto"/>
        <w:left w:val="none" w:sz="0" w:space="0" w:color="auto"/>
        <w:bottom w:val="none" w:sz="0" w:space="0" w:color="auto"/>
        <w:right w:val="none" w:sz="0" w:space="0" w:color="auto"/>
      </w:divBdr>
    </w:div>
    <w:div w:id="505830231">
      <w:bodyDiv w:val="1"/>
      <w:marLeft w:val="0"/>
      <w:marRight w:val="0"/>
      <w:marTop w:val="0"/>
      <w:marBottom w:val="0"/>
      <w:divBdr>
        <w:top w:val="none" w:sz="0" w:space="0" w:color="auto"/>
        <w:left w:val="none" w:sz="0" w:space="0" w:color="auto"/>
        <w:bottom w:val="none" w:sz="0" w:space="0" w:color="auto"/>
        <w:right w:val="none" w:sz="0" w:space="0" w:color="auto"/>
      </w:divBdr>
    </w:div>
    <w:div w:id="506018996">
      <w:bodyDiv w:val="1"/>
      <w:marLeft w:val="0"/>
      <w:marRight w:val="0"/>
      <w:marTop w:val="0"/>
      <w:marBottom w:val="0"/>
      <w:divBdr>
        <w:top w:val="none" w:sz="0" w:space="0" w:color="auto"/>
        <w:left w:val="none" w:sz="0" w:space="0" w:color="auto"/>
        <w:bottom w:val="none" w:sz="0" w:space="0" w:color="auto"/>
        <w:right w:val="none" w:sz="0" w:space="0" w:color="auto"/>
      </w:divBdr>
    </w:div>
    <w:div w:id="506093377">
      <w:bodyDiv w:val="1"/>
      <w:marLeft w:val="0"/>
      <w:marRight w:val="0"/>
      <w:marTop w:val="0"/>
      <w:marBottom w:val="0"/>
      <w:divBdr>
        <w:top w:val="none" w:sz="0" w:space="0" w:color="auto"/>
        <w:left w:val="none" w:sz="0" w:space="0" w:color="auto"/>
        <w:bottom w:val="none" w:sz="0" w:space="0" w:color="auto"/>
        <w:right w:val="none" w:sz="0" w:space="0" w:color="auto"/>
      </w:divBdr>
    </w:div>
    <w:div w:id="506095910">
      <w:bodyDiv w:val="1"/>
      <w:marLeft w:val="0"/>
      <w:marRight w:val="0"/>
      <w:marTop w:val="0"/>
      <w:marBottom w:val="0"/>
      <w:divBdr>
        <w:top w:val="none" w:sz="0" w:space="0" w:color="auto"/>
        <w:left w:val="none" w:sz="0" w:space="0" w:color="auto"/>
        <w:bottom w:val="none" w:sz="0" w:space="0" w:color="auto"/>
        <w:right w:val="none" w:sz="0" w:space="0" w:color="auto"/>
      </w:divBdr>
    </w:div>
    <w:div w:id="506097729">
      <w:bodyDiv w:val="1"/>
      <w:marLeft w:val="0"/>
      <w:marRight w:val="0"/>
      <w:marTop w:val="0"/>
      <w:marBottom w:val="0"/>
      <w:divBdr>
        <w:top w:val="none" w:sz="0" w:space="0" w:color="auto"/>
        <w:left w:val="none" w:sz="0" w:space="0" w:color="auto"/>
        <w:bottom w:val="none" w:sz="0" w:space="0" w:color="auto"/>
        <w:right w:val="none" w:sz="0" w:space="0" w:color="auto"/>
      </w:divBdr>
      <w:divsChild>
        <w:div w:id="43648096">
          <w:marLeft w:val="480"/>
          <w:marRight w:val="0"/>
          <w:marTop w:val="0"/>
          <w:marBottom w:val="0"/>
          <w:divBdr>
            <w:top w:val="none" w:sz="0" w:space="0" w:color="auto"/>
            <w:left w:val="none" w:sz="0" w:space="0" w:color="auto"/>
            <w:bottom w:val="none" w:sz="0" w:space="0" w:color="auto"/>
            <w:right w:val="none" w:sz="0" w:space="0" w:color="auto"/>
          </w:divBdr>
        </w:div>
        <w:div w:id="68619103">
          <w:marLeft w:val="480"/>
          <w:marRight w:val="0"/>
          <w:marTop w:val="0"/>
          <w:marBottom w:val="0"/>
          <w:divBdr>
            <w:top w:val="none" w:sz="0" w:space="0" w:color="auto"/>
            <w:left w:val="none" w:sz="0" w:space="0" w:color="auto"/>
            <w:bottom w:val="none" w:sz="0" w:space="0" w:color="auto"/>
            <w:right w:val="none" w:sz="0" w:space="0" w:color="auto"/>
          </w:divBdr>
        </w:div>
        <w:div w:id="220865516">
          <w:marLeft w:val="480"/>
          <w:marRight w:val="0"/>
          <w:marTop w:val="0"/>
          <w:marBottom w:val="0"/>
          <w:divBdr>
            <w:top w:val="none" w:sz="0" w:space="0" w:color="auto"/>
            <w:left w:val="none" w:sz="0" w:space="0" w:color="auto"/>
            <w:bottom w:val="none" w:sz="0" w:space="0" w:color="auto"/>
            <w:right w:val="none" w:sz="0" w:space="0" w:color="auto"/>
          </w:divBdr>
        </w:div>
        <w:div w:id="264113738">
          <w:marLeft w:val="480"/>
          <w:marRight w:val="0"/>
          <w:marTop w:val="0"/>
          <w:marBottom w:val="0"/>
          <w:divBdr>
            <w:top w:val="none" w:sz="0" w:space="0" w:color="auto"/>
            <w:left w:val="none" w:sz="0" w:space="0" w:color="auto"/>
            <w:bottom w:val="none" w:sz="0" w:space="0" w:color="auto"/>
            <w:right w:val="none" w:sz="0" w:space="0" w:color="auto"/>
          </w:divBdr>
        </w:div>
        <w:div w:id="274020912">
          <w:marLeft w:val="480"/>
          <w:marRight w:val="0"/>
          <w:marTop w:val="0"/>
          <w:marBottom w:val="0"/>
          <w:divBdr>
            <w:top w:val="none" w:sz="0" w:space="0" w:color="auto"/>
            <w:left w:val="none" w:sz="0" w:space="0" w:color="auto"/>
            <w:bottom w:val="none" w:sz="0" w:space="0" w:color="auto"/>
            <w:right w:val="none" w:sz="0" w:space="0" w:color="auto"/>
          </w:divBdr>
        </w:div>
        <w:div w:id="286011259">
          <w:marLeft w:val="480"/>
          <w:marRight w:val="0"/>
          <w:marTop w:val="0"/>
          <w:marBottom w:val="0"/>
          <w:divBdr>
            <w:top w:val="none" w:sz="0" w:space="0" w:color="auto"/>
            <w:left w:val="none" w:sz="0" w:space="0" w:color="auto"/>
            <w:bottom w:val="none" w:sz="0" w:space="0" w:color="auto"/>
            <w:right w:val="none" w:sz="0" w:space="0" w:color="auto"/>
          </w:divBdr>
        </w:div>
        <w:div w:id="909122881">
          <w:marLeft w:val="480"/>
          <w:marRight w:val="0"/>
          <w:marTop w:val="0"/>
          <w:marBottom w:val="0"/>
          <w:divBdr>
            <w:top w:val="none" w:sz="0" w:space="0" w:color="auto"/>
            <w:left w:val="none" w:sz="0" w:space="0" w:color="auto"/>
            <w:bottom w:val="none" w:sz="0" w:space="0" w:color="auto"/>
            <w:right w:val="none" w:sz="0" w:space="0" w:color="auto"/>
          </w:divBdr>
        </w:div>
      </w:divsChild>
    </w:div>
    <w:div w:id="506209374">
      <w:bodyDiv w:val="1"/>
      <w:marLeft w:val="0"/>
      <w:marRight w:val="0"/>
      <w:marTop w:val="0"/>
      <w:marBottom w:val="0"/>
      <w:divBdr>
        <w:top w:val="none" w:sz="0" w:space="0" w:color="auto"/>
        <w:left w:val="none" w:sz="0" w:space="0" w:color="auto"/>
        <w:bottom w:val="none" w:sz="0" w:space="0" w:color="auto"/>
        <w:right w:val="none" w:sz="0" w:space="0" w:color="auto"/>
      </w:divBdr>
    </w:div>
    <w:div w:id="506284872">
      <w:bodyDiv w:val="1"/>
      <w:marLeft w:val="0"/>
      <w:marRight w:val="0"/>
      <w:marTop w:val="0"/>
      <w:marBottom w:val="0"/>
      <w:divBdr>
        <w:top w:val="none" w:sz="0" w:space="0" w:color="auto"/>
        <w:left w:val="none" w:sz="0" w:space="0" w:color="auto"/>
        <w:bottom w:val="none" w:sz="0" w:space="0" w:color="auto"/>
        <w:right w:val="none" w:sz="0" w:space="0" w:color="auto"/>
      </w:divBdr>
    </w:div>
    <w:div w:id="506335665">
      <w:bodyDiv w:val="1"/>
      <w:marLeft w:val="0"/>
      <w:marRight w:val="0"/>
      <w:marTop w:val="0"/>
      <w:marBottom w:val="0"/>
      <w:divBdr>
        <w:top w:val="none" w:sz="0" w:space="0" w:color="auto"/>
        <w:left w:val="none" w:sz="0" w:space="0" w:color="auto"/>
        <w:bottom w:val="none" w:sz="0" w:space="0" w:color="auto"/>
        <w:right w:val="none" w:sz="0" w:space="0" w:color="auto"/>
      </w:divBdr>
    </w:div>
    <w:div w:id="506487201">
      <w:bodyDiv w:val="1"/>
      <w:marLeft w:val="0"/>
      <w:marRight w:val="0"/>
      <w:marTop w:val="0"/>
      <w:marBottom w:val="0"/>
      <w:divBdr>
        <w:top w:val="none" w:sz="0" w:space="0" w:color="auto"/>
        <w:left w:val="none" w:sz="0" w:space="0" w:color="auto"/>
        <w:bottom w:val="none" w:sz="0" w:space="0" w:color="auto"/>
        <w:right w:val="none" w:sz="0" w:space="0" w:color="auto"/>
      </w:divBdr>
    </w:div>
    <w:div w:id="506599083">
      <w:bodyDiv w:val="1"/>
      <w:marLeft w:val="0"/>
      <w:marRight w:val="0"/>
      <w:marTop w:val="0"/>
      <w:marBottom w:val="0"/>
      <w:divBdr>
        <w:top w:val="none" w:sz="0" w:space="0" w:color="auto"/>
        <w:left w:val="none" w:sz="0" w:space="0" w:color="auto"/>
        <w:bottom w:val="none" w:sz="0" w:space="0" w:color="auto"/>
        <w:right w:val="none" w:sz="0" w:space="0" w:color="auto"/>
      </w:divBdr>
    </w:div>
    <w:div w:id="506602183">
      <w:bodyDiv w:val="1"/>
      <w:marLeft w:val="0"/>
      <w:marRight w:val="0"/>
      <w:marTop w:val="0"/>
      <w:marBottom w:val="0"/>
      <w:divBdr>
        <w:top w:val="none" w:sz="0" w:space="0" w:color="auto"/>
        <w:left w:val="none" w:sz="0" w:space="0" w:color="auto"/>
        <w:bottom w:val="none" w:sz="0" w:space="0" w:color="auto"/>
        <w:right w:val="none" w:sz="0" w:space="0" w:color="auto"/>
      </w:divBdr>
    </w:div>
    <w:div w:id="506674778">
      <w:bodyDiv w:val="1"/>
      <w:marLeft w:val="0"/>
      <w:marRight w:val="0"/>
      <w:marTop w:val="0"/>
      <w:marBottom w:val="0"/>
      <w:divBdr>
        <w:top w:val="none" w:sz="0" w:space="0" w:color="auto"/>
        <w:left w:val="none" w:sz="0" w:space="0" w:color="auto"/>
        <w:bottom w:val="none" w:sz="0" w:space="0" w:color="auto"/>
        <w:right w:val="none" w:sz="0" w:space="0" w:color="auto"/>
      </w:divBdr>
    </w:div>
    <w:div w:id="506746281">
      <w:bodyDiv w:val="1"/>
      <w:marLeft w:val="0"/>
      <w:marRight w:val="0"/>
      <w:marTop w:val="0"/>
      <w:marBottom w:val="0"/>
      <w:divBdr>
        <w:top w:val="none" w:sz="0" w:space="0" w:color="auto"/>
        <w:left w:val="none" w:sz="0" w:space="0" w:color="auto"/>
        <w:bottom w:val="none" w:sz="0" w:space="0" w:color="auto"/>
        <w:right w:val="none" w:sz="0" w:space="0" w:color="auto"/>
      </w:divBdr>
    </w:div>
    <w:div w:id="506750033">
      <w:bodyDiv w:val="1"/>
      <w:marLeft w:val="0"/>
      <w:marRight w:val="0"/>
      <w:marTop w:val="0"/>
      <w:marBottom w:val="0"/>
      <w:divBdr>
        <w:top w:val="none" w:sz="0" w:space="0" w:color="auto"/>
        <w:left w:val="none" w:sz="0" w:space="0" w:color="auto"/>
        <w:bottom w:val="none" w:sz="0" w:space="0" w:color="auto"/>
        <w:right w:val="none" w:sz="0" w:space="0" w:color="auto"/>
      </w:divBdr>
    </w:div>
    <w:div w:id="506793257">
      <w:bodyDiv w:val="1"/>
      <w:marLeft w:val="0"/>
      <w:marRight w:val="0"/>
      <w:marTop w:val="0"/>
      <w:marBottom w:val="0"/>
      <w:divBdr>
        <w:top w:val="none" w:sz="0" w:space="0" w:color="auto"/>
        <w:left w:val="none" w:sz="0" w:space="0" w:color="auto"/>
        <w:bottom w:val="none" w:sz="0" w:space="0" w:color="auto"/>
        <w:right w:val="none" w:sz="0" w:space="0" w:color="auto"/>
      </w:divBdr>
    </w:div>
    <w:div w:id="506868983">
      <w:bodyDiv w:val="1"/>
      <w:marLeft w:val="0"/>
      <w:marRight w:val="0"/>
      <w:marTop w:val="0"/>
      <w:marBottom w:val="0"/>
      <w:divBdr>
        <w:top w:val="none" w:sz="0" w:space="0" w:color="auto"/>
        <w:left w:val="none" w:sz="0" w:space="0" w:color="auto"/>
        <w:bottom w:val="none" w:sz="0" w:space="0" w:color="auto"/>
        <w:right w:val="none" w:sz="0" w:space="0" w:color="auto"/>
      </w:divBdr>
    </w:div>
    <w:div w:id="506945654">
      <w:bodyDiv w:val="1"/>
      <w:marLeft w:val="0"/>
      <w:marRight w:val="0"/>
      <w:marTop w:val="0"/>
      <w:marBottom w:val="0"/>
      <w:divBdr>
        <w:top w:val="none" w:sz="0" w:space="0" w:color="auto"/>
        <w:left w:val="none" w:sz="0" w:space="0" w:color="auto"/>
        <w:bottom w:val="none" w:sz="0" w:space="0" w:color="auto"/>
        <w:right w:val="none" w:sz="0" w:space="0" w:color="auto"/>
      </w:divBdr>
    </w:div>
    <w:div w:id="507019239">
      <w:bodyDiv w:val="1"/>
      <w:marLeft w:val="0"/>
      <w:marRight w:val="0"/>
      <w:marTop w:val="0"/>
      <w:marBottom w:val="0"/>
      <w:divBdr>
        <w:top w:val="none" w:sz="0" w:space="0" w:color="auto"/>
        <w:left w:val="none" w:sz="0" w:space="0" w:color="auto"/>
        <w:bottom w:val="none" w:sz="0" w:space="0" w:color="auto"/>
        <w:right w:val="none" w:sz="0" w:space="0" w:color="auto"/>
      </w:divBdr>
    </w:div>
    <w:div w:id="507062696">
      <w:bodyDiv w:val="1"/>
      <w:marLeft w:val="0"/>
      <w:marRight w:val="0"/>
      <w:marTop w:val="0"/>
      <w:marBottom w:val="0"/>
      <w:divBdr>
        <w:top w:val="none" w:sz="0" w:space="0" w:color="auto"/>
        <w:left w:val="none" w:sz="0" w:space="0" w:color="auto"/>
        <w:bottom w:val="none" w:sz="0" w:space="0" w:color="auto"/>
        <w:right w:val="none" w:sz="0" w:space="0" w:color="auto"/>
      </w:divBdr>
    </w:div>
    <w:div w:id="507066171">
      <w:bodyDiv w:val="1"/>
      <w:marLeft w:val="0"/>
      <w:marRight w:val="0"/>
      <w:marTop w:val="0"/>
      <w:marBottom w:val="0"/>
      <w:divBdr>
        <w:top w:val="none" w:sz="0" w:space="0" w:color="auto"/>
        <w:left w:val="none" w:sz="0" w:space="0" w:color="auto"/>
        <w:bottom w:val="none" w:sz="0" w:space="0" w:color="auto"/>
        <w:right w:val="none" w:sz="0" w:space="0" w:color="auto"/>
      </w:divBdr>
    </w:div>
    <w:div w:id="507141009">
      <w:bodyDiv w:val="1"/>
      <w:marLeft w:val="0"/>
      <w:marRight w:val="0"/>
      <w:marTop w:val="0"/>
      <w:marBottom w:val="0"/>
      <w:divBdr>
        <w:top w:val="none" w:sz="0" w:space="0" w:color="auto"/>
        <w:left w:val="none" w:sz="0" w:space="0" w:color="auto"/>
        <w:bottom w:val="none" w:sz="0" w:space="0" w:color="auto"/>
        <w:right w:val="none" w:sz="0" w:space="0" w:color="auto"/>
      </w:divBdr>
    </w:div>
    <w:div w:id="507183213">
      <w:bodyDiv w:val="1"/>
      <w:marLeft w:val="0"/>
      <w:marRight w:val="0"/>
      <w:marTop w:val="0"/>
      <w:marBottom w:val="0"/>
      <w:divBdr>
        <w:top w:val="none" w:sz="0" w:space="0" w:color="auto"/>
        <w:left w:val="none" w:sz="0" w:space="0" w:color="auto"/>
        <w:bottom w:val="none" w:sz="0" w:space="0" w:color="auto"/>
        <w:right w:val="none" w:sz="0" w:space="0" w:color="auto"/>
      </w:divBdr>
    </w:div>
    <w:div w:id="507213039">
      <w:bodyDiv w:val="1"/>
      <w:marLeft w:val="0"/>
      <w:marRight w:val="0"/>
      <w:marTop w:val="0"/>
      <w:marBottom w:val="0"/>
      <w:divBdr>
        <w:top w:val="none" w:sz="0" w:space="0" w:color="auto"/>
        <w:left w:val="none" w:sz="0" w:space="0" w:color="auto"/>
        <w:bottom w:val="none" w:sz="0" w:space="0" w:color="auto"/>
        <w:right w:val="none" w:sz="0" w:space="0" w:color="auto"/>
      </w:divBdr>
    </w:div>
    <w:div w:id="507213059">
      <w:bodyDiv w:val="1"/>
      <w:marLeft w:val="0"/>
      <w:marRight w:val="0"/>
      <w:marTop w:val="0"/>
      <w:marBottom w:val="0"/>
      <w:divBdr>
        <w:top w:val="none" w:sz="0" w:space="0" w:color="auto"/>
        <w:left w:val="none" w:sz="0" w:space="0" w:color="auto"/>
        <w:bottom w:val="none" w:sz="0" w:space="0" w:color="auto"/>
        <w:right w:val="none" w:sz="0" w:space="0" w:color="auto"/>
      </w:divBdr>
    </w:div>
    <w:div w:id="507452408">
      <w:bodyDiv w:val="1"/>
      <w:marLeft w:val="0"/>
      <w:marRight w:val="0"/>
      <w:marTop w:val="0"/>
      <w:marBottom w:val="0"/>
      <w:divBdr>
        <w:top w:val="none" w:sz="0" w:space="0" w:color="auto"/>
        <w:left w:val="none" w:sz="0" w:space="0" w:color="auto"/>
        <w:bottom w:val="none" w:sz="0" w:space="0" w:color="auto"/>
        <w:right w:val="none" w:sz="0" w:space="0" w:color="auto"/>
      </w:divBdr>
    </w:div>
    <w:div w:id="507524715">
      <w:bodyDiv w:val="1"/>
      <w:marLeft w:val="0"/>
      <w:marRight w:val="0"/>
      <w:marTop w:val="0"/>
      <w:marBottom w:val="0"/>
      <w:divBdr>
        <w:top w:val="none" w:sz="0" w:space="0" w:color="auto"/>
        <w:left w:val="none" w:sz="0" w:space="0" w:color="auto"/>
        <w:bottom w:val="none" w:sz="0" w:space="0" w:color="auto"/>
        <w:right w:val="none" w:sz="0" w:space="0" w:color="auto"/>
      </w:divBdr>
    </w:div>
    <w:div w:id="507907456">
      <w:bodyDiv w:val="1"/>
      <w:marLeft w:val="0"/>
      <w:marRight w:val="0"/>
      <w:marTop w:val="0"/>
      <w:marBottom w:val="0"/>
      <w:divBdr>
        <w:top w:val="none" w:sz="0" w:space="0" w:color="auto"/>
        <w:left w:val="none" w:sz="0" w:space="0" w:color="auto"/>
        <w:bottom w:val="none" w:sz="0" w:space="0" w:color="auto"/>
        <w:right w:val="none" w:sz="0" w:space="0" w:color="auto"/>
      </w:divBdr>
    </w:div>
    <w:div w:id="507913943">
      <w:bodyDiv w:val="1"/>
      <w:marLeft w:val="0"/>
      <w:marRight w:val="0"/>
      <w:marTop w:val="0"/>
      <w:marBottom w:val="0"/>
      <w:divBdr>
        <w:top w:val="none" w:sz="0" w:space="0" w:color="auto"/>
        <w:left w:val="none" w:sz="0" w:space="0" w:color="auto"/>
        <w:bottom w:val="none" w:sz="0" w:space="0" w:color="auto"/>
        <w:right w:val="none" w:sz="0" w:space="0" w:color="auto"/>
      </w:divBdr>
      <w:divsChild>
        <w:div w:id="22753331">
          <w:marLeft w:val="480"/>
          <w:marRight w:val="0"/>
          <w:marTop w:val="0"/>
          <w:marBottom w:val="0"/>
          <w:divBdr>
            <w:top w:val="none" w:sz="0" w:space="0" w:color="auto"/>
            <w:left w:val="none" w:sz="0" w:space="0" w:color="auto"/>
            <w:bottom w:val="none" w:sz="0" w:space="0" w:color="auto"/>
            <w:right w:val="none" w:sz="0" w:space="0" w:color="auto"/>
          </w:divBdr>
        </w:div>
        <w:div w:id="45223805">
          <w:marLeft w:val="480"/>
          <w:marRight w:val="0"/>
          <w:marTop w:val="0"/>
          <w:marBottom w:val="0"/>
          <w:divBdr>
            <w:top w:val="none" w:sz="0" w:space="0" w:color="auto"/>
            <w:left w:val="none" w:sz="0" w:space="0" w:color="auto"/>
            <w:bottom w:val="none" w:sz="0" w:space="0" w:color="auto"/>
            <w:right w:val="none" w:sz="0" w:space="0" w:color="auto"/>
          </w:divBdr>
        </w:div>
        <w:div w:id="109052636">
          <w:marLeft w:val="480"/>
          <w:marRight w:val="0"/>
          <w:marTop w:val="0"/>
          <w:marBottom w:val="0"/>
          <w:divBdr>
            <w:top w:val="none" w:sz="0" w:space="0" w:color="auto"/>
            <w:left w:val="none" w:sz="0" w:space="0" w:color="auto"/>
            <w:bottom w:val="none" w:sz="0" w:space="0" w:color="auto"/>
            <w:right w:val="none" w:sz="0" w:space="0" w:color="auto"/>
          </w:divBdr>
        </w:div>
        <w:div w:id="130559627">
          <w:marLeft w:val="480"/>
          <w:marRight w:val="0"/>
          <w:marTop w:val="0"/>
          <w:marBottom w:val="0"/>
          <w:divBdr>
            <w:top w:val="none" w:sz="0" w:space="0" w:color="auto"/>
            <w:left w:val="none" w:sz="0" w:space="0" w:color="auto"/>
            <w:bottom w:val="none" w:sz="0" w:space="0" w:color="auto"/>
            <w:right w:val="none" w:sz="0" w:space="0" w:color="auto"/>
          </w:divBdr>
        </w:div>
        <w:div w:id="141433415">
          <w:marLeft w:val="480"/>
          <w:marRight w:val="0"/>
          <w:marTop w:val="0"/>
          <w:marBottom w:val="0"/>
          <w:divBdr>
            <w:top w:val="none" w:sz="0" w:space="0" w:color="auto"/>
            <w:left w:val="none" w:sz="0" w:space="0" w:color="auto"/>
            <w:bottom w:val="none" w:sz="0" w:space="0" w:color="auto"/>
            <w:right w:val="none" w:sz="0" w:space="0" w:color="auto"/>
          </w:divBdr>
        </w:div>
        <w:div w:id="217134909">
          <w:marLeft w:val="480"/>
          <w:marRight w:val="0"/>
          <w:marTop w:val="0"/>
          <w:marBottom w:val="0"/>
          <w:divBdr>
            <w:top w:val="none" w:sz="0" w:space="0" w:color="auto"/>
            <w:left w:val="none" w:sz="0" w:space="0" w:color="auto"/>
            <w:bottom w:val="none" w:sz="0" w:space="0" w:color="auto"/>
            <w:right w:val="none" w:sz="0" w:space="0" w:color="auto"/>
          </w:divBdr>
        </w:div>
        <w:div w:id="257252483">
          <w:marLeft w:val="480"/>
          <w:marRight w:val="0"/>
          <w:marTop w:val="0"/>
          <w:marBottom w:val="0"/>
          <w:divBdr>
            <w:top w:val="none" w:sz="0" w:space="0" w:color="auto"/>
            <w:left w:val="none" w:sz="0" w:space="0" w:color="auto"/>
            <w:bottom w:val="none" w:sz="0" w:space="0" w:color="auto"/>
            <w:right w:val="none" w:sz="0" w:space="0" w:color="auto"/>
          </w:divBdr>
        </w:div>
        <w:div w:id="308098252">
          <w:marLeft w:val="480"/>
          <w:marRight w:val="0"/>
          <w:marTop w:val="0"/>
          <w:marBottom w:val="0"/>
          <w:divBdr>
            <w:top w:val="none" w:sz="0" w:space="0" w:color="auto"/>
            <w:left w:val="none" w:sz="0" w:space="0" w:color="auto"/>
            <w:bottom w:val="none" w:sz="0" w:space="0" w:color="auto"/>
            <w:right w:val="none" w:sz="0" w:space="0" w:color="auto"/>
          </w:divBdr>
        </w:div>
        <w:div w:id="311182358">
          <w:marLeft w:val="480"/>
          <w:marRight w:val="0"/>
          <w:marTop w:val="0"/>
          <w:marBottom w:val="0"/>
          <w:divBdr>
            <w:top w:val="none" w:sz="0" w:space="0" w:color="auto"/>
            <w:left w:val="none" w:sz="0" w:space="0" w:color="auto"/>
            <w:bottom w:val="none" w:sz="0" w:space="0" w:color="auto"/>
            <w:right w:val="none" w:sz="0" w:space="0" w:color="auto"/>
          </w:divBdr>
        </w:div>
        <w:div w:id="319386239">
          <w:marLeft w:val="480"/>
          <w:marRight w:val="0"/>
          <w:marTop w:val="0"/>
          <w:marBottom w:val="0"/>
          <w:divBdr>
            <w:top w:val="none" w:sz="0" w:space="0" w:color="auto"/>
            <w:left w:val="none" w:sz="0" w:space="0" w:color="auto"/>
            <w:bottom w:val="none" w:sz="0" w:space="0" w:color="auto"/>
            <w:right w:val="none" w:sz="0" w:space="0" w:color="auto"/>
          </w:divBdr>
        </w:div>
        <w:div w:id="344869359">
          <w:marLeft w:val="480"/>
          <w:marRight w:val="0"/>
          <w:marTop w:val="0"/>
          <w:marBottom w:val="0"/>
          <w:divBdr>
            <w:top w:val="none" w:sz="0" w:space="0" w:color="auto"/>
            <w:left w:val="none" w:sz="0" w:space="0" w:color="auto"/>
            <w:bottom w:val="none" w:sz="0" w:space="0" w:color="auto"/>
            <w:right w:val="none" w:sz="0" w:space="0" w:color="auto"/>
          </w:divBdr>
        </w:div>
        <w:div w:id="355816129">
          <w:marLeft w:val="480"/>
          <w:marRight w:val="0"/>
          <w:marTop w:val="0"/>
          <w:marBottom w:val="0"/>
          <w:divBdr>
            <w:top w:val="none" w:sz="0" w:space="0" w:color="auto"/>
            <w:left w:val="none" w:sz="0" w:space="0" w:color="auto"/>
            <w:bottom w:val="none" w:sz="0" w:space="0" w:color="auto"/>
            <w:right w:val="none" w:sz="0" w:space="0" w:color="auto"/>
          </w:divBdr>
        </w:div>
        <w:div w:id="446436433">
          <w:marLeft w:val="480"/>
          <w:marRight w:val="0"/>
          <w:marTop w:val="0"/>
          <w:marBottom w:val="0"/>
          <w:divBdr>
            <w:top w:val="none" w:sz="0" w:space="0" w:color="auto"/>
            <w:left w:val="none" w:sz="0" w:space="0" w:color="auto"/>
            <w:bottom w:val="none" w:sz="0" w:space="0" w:color="auto"/>
            <w:right w:val="none" w:sz="0" w:space="0" w:color="auto"/>
          </w:divBdr>
        </w:div>
        <w:div w:id="451285192">
          <w:marLeft w:val="480"/>
          <w:marRight w:val="0"/>
          <w:marTop w:val="0"/>
          <w:marBottom w:val="0"/>
          <w:divBdr>
            <w:top w:val="none" w:sz="0" w:space="0" w:color="auto"/>
            <w:left w:val="none" w:sz="0" w:space="0" w:color="auto"/>
            <w:bottom w:val="none" w:sz="0" w:space="0" w:color="auto"/>
            <w:right w:val="none" w:sz="0" w:space="0" w:color="auto"/>
          </w:divBdr>
        </w:div>
        <w:div w:id="453255590">
          <w:marLeft w:val="480"/>
          <w:marRight w:val="0"/>
          <w:marTop w:val="0"/>
          <w:marBottom w:val="0"/>
          <w:divBdr>
            <w:top w:val="none" w:sz="0" w:space="0" w:color="auto"/>
            <w:left w:val="none" w:sz="0" w:space="0" w:color="auto"/>
            <w:bottom w:val="none" w:sz="0" w:space="0" w:color="auto"/>
            <w:right w:val="none" w:sz="0" w:space="0" w:color="auto"/>
          </w:divBdr>
        </w:div>
        <w:div w:id="514223239">
          <w:marLeft w:val="480"/>
          <w:marRight w:val="0"/>
          <w:marTop w:val="0"/>
          <w:marBottom w:val="0"/>
          <w:divBdr>
            <w:top w:val="none" w:sz="0" w:space="0" w:color="auto"/>
            <w:left w:val="none" w:sz="0" w:space="0" w:color="auto"/>
            <w:bottom w:val="none" w:sz="0" w:space="0" w:color="auto"/>
            <w:right w:val="none" w:sz="0" w:space="0" w:color="auto"/>
          </w:divBdr>
        </w:div>
        <w:div w:id="574899146">
          <w:marLeft w:val="480"/>
          <w:marRight w:val="0"/>
          <w:marTop w:val="0"/>
          <w:marBottom w:val="0"/>
          <w:divBdr>
            <w:top w:val="none" w:sz="0" w:space="0" w:color="auto"/>
            <w:left w:val="none" w:sz="0" w:space="0" w:color="auto"/>
            <w:bottom w:val="none" w:sz="0" w:space="0" w:color="auto"/>
            <w:right w:val="none" w:sz="0" w:space="0" w:color="auto"/>
          </w:divBdr>
        </w:div>
        <w:div w:id="585963184">
          <w:marLeft w:val="480"/>
          <w:marRight w:val="0"/>
          <w:marTop w:val="0"/>
          <w:marBottom w:val="0"/>
          <w:divBdr>
            <w:top w:val="none" w:sz="0" w:space="0" w:color="auto"/>
            <w:left w:val="none" w:sz="0" w:space="0" w:color="auto"/>
            <w:bottom w:val="none" w:sz="0" w:space="0" w:color="auto"/>
            <w:right w:val="none" w:sz="0" w:space="0" w:color="auto"/>
          </w:divBdr>
        </w:div>
        <w:div w:id="830217783">
          <w:marLeft w:val="480"/>
          <w:marRight w:val="0"/>
          <w:marTop w:val="0"/>
          <w:marBottom w:val="0"/>
          <w:divBdr>
            <w:top w:val="none" w:sz="0" w:space="0" w:color="auto"/>
            <w:left w:val="none" w:sz="0" w:space="0" w:color="auto"/>
            <w:bottom w:val="none" w:sz="0" w:space="0" w:color="auto"/>
            <w:right w:val="none" w:sz="0" w:space="0" w:color="auto"/>
          </w:divBdr>
        </w:div>
        <w:div w:id="854344254">
          <w:marLeft w:val="480"/>
          <w:marRight w:val="0"/>
          <w:marTop w:val="0"/>
          <w:marBottom w:val="0"/>
          <w:divBdr>
            <w:top w:val="none" w:sz="0" w:space="0" w:color="auto"/>
            <w:left w:val="none" w:sz="0" w:space="0" w:color="auto"/>
            <w:bottom w:val="none" w:sz="0" w:space="0" w:color="auto"/>
            <w:right w:val="none" w:sz="0" w:space="0" w:color="auto"/>
          </w:divBdr>
        </w:div>
        <w:div w:id="858936796">
          <w:marLeft w:val="480"/>
          <w:marRight w:val="0"/>
          <w:marTop w:val="0"/>
          <w:marBottom w:val="0"/>
          <w:divBdr>
            <w:top w:val="none" w:sz="0" w:space="0" w:color="auto"/>
            <w:left w:val="none" w:sz="0" w:space="0" w:color="auto"/>
            <w:bottom w:val="none" w:sz="0" w:space="0" w:color="auto"/>
            <w:right w:val="none" w:sz="0" w:space="0" w:color="auto"/>
          </w:divBdr>
        </w:div>
        <w:div w:id="880483802">
          <w:marLeft w:val="480"/>
          <w:marRight w:val="0"/>
          <w:marTop w:val="0"/>
          <w:marBottom w:val="0"/>
          <w:divBdr>
            <w:top w:val="none" w:sz="0" w:space="0" w:color="auto"/>
            <w:left w:val="none" w:sz="0" w:space="0" w:color="auto"/>
            <w:bottom w:val="none" w:sz="0" w:space="0" w:color="auto"/>
            <w:right w:val="none" w:sz="0" w:space="0" w:color="auto"/>
          </w:divBdr>
        </w:div>
        <w:div w:id="886454060">
          <w:marLeft w:val="480"/>
          <w:marRight w:val="0"/>
          <w:marTop w:val="0"/>
          <w:marBottom w:val="0"/>
          <w:divBdr>
            <w:top w:val="none" w:sz="0" w:space="0" w:color="auto"/>
            <w:left w:val="none" w:sz="0" w:space="0" w:color="auto"/>
            <w:bottom w:val="none" w:sz="0" w:space="0" w:color="auto"/>
            <w:right w:val="none" w:sz="0" w:space="0" w:color="auto"/>
          </w:divBdr>
        </w:div>
        <w:div w:id="896286841">
          <w:marLeft w:val="480"/>
          <w:marRight w:val="0"/>
          <w:marTop w:val="0"/>
          <w:marBottom w:val="0"/>
          <w:divBdr>
            <w:top w:val="none" w:sz="0" w:space="0" w:color="auto"/>
            <w:left w:val="none" w:sz="0" w:space="0" w:color="auto"/>
            <w:bottom w:val="none" w:sz="0" w:space="0" w:color="auto"/>
            <w:right w:val="none" w:sz="0" w:space="0" w:color="auto"/>
          </w:divBdr>
        </w:div>
        <w:div w:id="896470941">
          <w:marLeft w:val="480"/>
          <w:marRight w:val="0"/>
          <w:marTop w:val="0"/>
          <w:marBottom w:val="0"/>
          <w:divBdr>
            <w:top w:val="none" w:sz="0" w:space="0" w:color="auto"/>
            <w:left w:val="none" w:sz="0" w:space="0" w:color="auto"/>
            <w:bottom w:val="none" w:sz="0" w:space="0" w:color="auto"/>
            <w:right w:val="none" w:sz="0" w:space="0" w:color="auto"/>
          </w:divBdr>
        </w:div>
      </w:divsChild>
    </w:div>
    <w:div w:id="508184173">
      <w:bodyDiv w:val="1"/>
      <w:marLeft w:val="0"/>
      <w:marRight w:val="0"/>
      <w:marTop w:val="0"/>
      <w:marBottom w:val="0"/>
      <w:divBdr>
        <w:top w:val="none" w:sz="0" w:space="0" w:color="auto"/>
        <w:left w:val="none" w:sz="0" w:space="0" w:color="auto"/>
        <w:bottom w:val="none" w:sz="0" w:space="0" w:color="auto"/>
        <w:right w:val="none" w:sz="0" w:space="0" w:color="auto"/>
      </w:divBdr>
    </w:div>
    <w:div w:id="508251272">
      <w:bodyDiv w:val="1"/>
      <w:marLeft w:val="0"/>
      <w:marRight w:val="0"/>
      <w:marTop w:val="0"/>
      <w:marBottom w:val="0"/>
      <w:divBdr>
        <w:top w:val="none" w:sz="0" w:space="0" w:color="auto"/>
        <w:left w:val="none" w:sz="0" w:space="0" w:color="auto"/>
        <w:bottom w:val="none" w:sz="0" w:space="0" w:color="auto"/>
        <w:right w:val="none" w:sz="0" w:space="0" w:color="auto"/>
      </w:divBdr>
    </w:div>
    <w:div w:id="508257890">
      <w:bodyDiv w:val="1"/>
      <w:marLeft w:val="0"/>
      <w:marRight w:val="0"/>
      <w:marTop w:val="0"/>
      <w:marBottom w:val="0"/>
      <w:divBdr>
        <w:top w:val="none" w:sz="0" w:space="0" w:color="auto"/>
        <w:left w:val="none" w:sz="0" w:space="0" w:color="auto"/>
        <w:bottom w:val="none" w:sz="0" w:space="0" w:color="auto"/>
        <w:right w:val="none" w:sz="0" w:space="0" w:color="auto"/>
      </w:divBdr>
    </w:div>
    <w:div w:id="508372518">
      <w:bodyDiv w:val="1"/>
      <w:marLeft w:val="0"/>
      <w:marRight w:val="0"/>
      <w:marTop w:val="0"/>
      <w:marBottom w:val="0"/>
      <w:divBdr>
        <w:top w:val="none" w:sz="0" w:space="0" w:color="auto"/>
        <w:left w:val="none" w:sz="0" w:space="0" w:color="auto"/>
        <w:bottom w:val="none" w:sz="0" w:space="0" w:color="auto"/>
        <w:right w:val="none" w:sz="0" w:space="0" w:color="auto"/>
      </w:divBdr>
    </w:div>
    <w:div w:id="508448115">
      <w:bodyDiv w:val="1"/>
      <w:marLeft w:val="0"/>
      <w:marRight w:val="0"/>
      <w:marTop w:val="0"/>
      <w:marBottom w:val="0"/>
      <w:divBdr>
        <w:top w:val="none" w:sz="0" w:space="0" w:color="auto"/>
        <w:left w:val="none" w:sz="0" w:space="0" w:color="auto"/>
        <w:bottom w:val="none" w:sz="0" w:space="0" w:color="auto"/>
        <w:right w:val="none" w:sz="0" w:space="0" w:color="auto"/>
      </w:divBdr>
    </w:div>
    <w:div w:id="508449455">
      <w:bodyDiv w:val="1"/>
      <w:marLeft w:val="0"/>
      <w:marRight w:val="0"/>
      <w:marTop w:val="0"/>
      <w:marBottom w:val="0"/>
      <w:divBdr>
        <w:top w:val="none" w:sz="0" w:space="0" w:color="auto"/>
        <w:left w:val="none" w:sz="0" w:space="0" w:color="auto"/>
        <w:bottom w:val="none" w:sz="0" w:space="0" w:color="auto"/>
        <w:right w:val="none" w:sz="0" w:space="0" w:color="auto"/>
      </w:divBdr>
    </w:div>
    <w:div w:id="508449661">
      <w:bodyDiv w:val="1"/>
      <w:marLeft w:val="0"/>
      <w:marRight w:val="0"/>
      <w:marTop w:val="0"/>
      <w:marBottom w:val="0"/>
      <w:divBdr>
        <w:top w:val="none" w:sz="0" w:space="0" w:color="auto"/>
        <w:left w:val="none" w:sz="0" w:space="0" w:color="auto"/>
        <w:bottom w:val="none" w:sz="0" w:space="0" w:color="auto"/>
        <w:right w:val="none" w:sz="0" w:space="0" w:color="auto"/>
      </w:divBdr>
    </w:div>
    <w:div w:id="508450220">
      <w:bodyDiv w:val="1"/>
      <w:marLeft w:val="0"/>
      <w:marRight w:val="0"/>
      <w:marTop w:val="0"/>
      <w:marBottom w:val="0"/>
      <w:divBdr>
        <w:top w:val="none" w:sz="0" w:space="0" w:color="auto"/>
        <w:left w:val="none" w:sz="0" w:space="0" w:color="auto"/>
        <w:bottom w:val="none" w:sz="0" w:space="0" w:color="auto"/>
        <w:right w:val="none" w:sz="0" w:space="0" w:color="auto"/>
      </w:divBdr>
    </w:div>
    <w:div w:id="508645100">
      <w:bodyDiv w:val="1"/>
      <w:marLeft w:val="0"/>
      <w:marRight w:val="0"/>
      <w:marTop w:val="0"/>
      <w:marBottom w:val="0"/>
      <w:divBdr>
        <w:top w:val="none" w:sz="0" w:space="0" w:color="auto"/>
        <w:left w:val="none" w:sz="0" w:space="0" w:color="auto"/>
        <w:bottom w:val="none" w:sz="0" w:space="0" w:color="auto"/>
        <w:right w:val="none" w:sz="0" w:space="0" w:color="auto"/>
      </w:divBdr>
    </w:div>
    <w:div w:id="508756429">
      <w:bodyDiv w:val="1"/>
      <w:marLeft w:val="0"/>
      <w:marRight w:val="0"/>
      <w:marTop w:val="0"/>
      <w:marBottom w:val="0"/>
      <w:divBdr>
        <w:top w:val="none" w:sz="0" w:space="0" w:color="auto"/>
        <w:left w:val="none" w:sz="0" w:space="0" w:color="auto"/>
        <w:bottom w:val="none" w:sz="0" w:space="0" w:color="auto"/>
        <w:right w:val="none" w:sz="0" w:space="0" w:color="auto"/>
      </w:divBdr>
    </w:div>
    <w:div w:id="508829910">
      <w:bodyDiv w:val="1"/>
      <w:marLeft w:val="0"/>
      <w:marRight w:val="0"/>
      <w:marTop w:val="0"/>
      <w:marBottom w:val="0"/>
      <w:divBdr>
        <w:top w:val="none" w:sz="0" w:space="0" w:color="auto"/>
        <w:left w:val="none" w:sz="0" w:space="0" w:color="auto"/>
        <w:bottom w:val="none" w:sz="0" w:space="0" w:color="auto"/>
        <w:right w:val="none" w:sz="0" w:space="0" w:color="auto"/>
      </w:divBdr>
      <w:divsChild>
        <w:div w:id="23488462">
          <w:marLeft w:val="480"/>
          <w:marRight w:val="0"/>
          <w:marTop w:val="0"/>
          <w:marBottom w:val="0"/>
          <w:divBdr>
            <w:top w:val="none" w:sz="0" w:space="0" w:color="auto"/>
            <w:left w:val="none" w:sz="0" w:space="0" w:color="auto"/>
            <w:bottom w:val="none" w:sz="0" w:space="0" w:color="auto"/>
            <w:right w:val="none" w:sz="0" w:space="0" w:color="auto"/>
          </w:divBdr>
        </w:div>
        <w:div w:id="72624431">
          <w:marLeft w:val="480"/>
          <w:marRight w:val="0"/>
          <w:marTop w:val="0"/>
          <w:marBottom w:val="0"/>
          <w:divBdr>
            <w:top w:val="none" w:sz="0" w:space="0" w:color="auto"/>
            <w:left w:val="none" w:sz="0" w:space="0" w:color="auto"/>
            <w:bottom w:val="none" w:sz="0" w:space="0" w:color="auto"/>
            <w:right w:val="none" w:sz="0" w:space="0" w:color="auto"/>
          </w:divBdr>
        </w:div>
        <w:div w:id="88039352">
          <w:marLeft w:val="480"/>
          <w:marRight w:val="0"/>
          <w:marTop w:val="0"/>
          <w:marBottom w:val="0"/>
          <w:divBdr>
            <w:top w:val="none" w:sz="0" w:space="0" w:color="auto"/>
            <w:left w:val="none" w:sz="0" w:space="0" w:color="auto"/>
            <w:bottom w:val="none" w:sz="0" w:space="0" w:color="auto"/>
            <w:right w:val="none" w:sz="0" w:space="0" w:color="auto"/>
          </w:divBdr>
        </w:div>
        <w:div w:id="98108879">
          <w:marLeft w:val="480"/>
          <w:marRight w:val="0"/>
          <w:marTop w:val="0"/>
          <w:marBottom w:val="0"/>
          <w:divBdr>
            <w:top w:val="none" w:sz="0" w:space="0" w:color="auto"/>
            <w:left w:val="none" w:sz="0" w:space="0" w:color="auto"/>
            <w:bottom w:val="none" w:sz="0" w:space="0" w:color="auto"/>
            <w:right w:val="none" w:sz="0" w:space="0" w:color="auto"/>
          </w:divBdr>
        </w:div>
        <w:div w:id="192695179">
          <w:marLeft w:val="480"/>
          <w:marRight w:val="0"/>
          <w:marTop w:val="0"/>
          <w:marBottom w:val="0"/>
          <w:divBdr>
            <w:top w:val="none" w:sz="0" w:space="0" w:color="auto"/>
            <w:left w:val="none" w:sz="0" w:space="0" w:color="auto"/>
            <w:bottom w:val="none" w:sz="0" w:space="0" w:color="auto"/>
            <w:right w:val="none" w:sz="0" w:space="0" w:color="auto"/>
          </w:divBdr>
        </w:div>
        <w:div w:id="196237595">
          <w:marLeft w:val="480"/>
          <w:marRight w:val="0"/>
          <w:marTop w:val="0"/>
          <w:marBottom w:val="0"/>
          <w:divBdr>
            <w:top w:val="none" w:sz="0" w:space="0" w:color="auto"/>
            <w:left w:val="none" w:sz="0" w:space="0" w:color="auto"/>
            <w:bottom w:val="none" w:sz="0" w:space="0" w:color="auto"/>
            <w:right w:val="none" w:sz="0" w:space="0" w:color="auto"/>
          </w:divBdr>
        </w:div>
        <w:div w:id="206836380">
          <w:marLeft w:val="480"/>
          <w:marRight w:val="0"/>
          <w:marTop w:val="0"/>
          <w:marBottom w:val="0"/>
          <w:divBdr>
            <w:top w:val="none" w:sz="0" w:space="0" w:color="auto"/>
            <w:left w:val="none" w:sz="0" w:space="0" w:color="auto"/>
            <w:bottom w:val="none" w:sz="0" w:space="0" w:color="auto"/>
            <w:right w:val="none" w:sz="0" w:space="0" w:color="auto"/>
          </w:divBdr>
        </w:div>
        <w:div w:id="222176706">
          <w:marLeft w:val="480"/>
          <w:marRight w:val="0"/>
          <w:marTop w:val="0"/>
          <w:marBottom w:val="0"/>
          <w:divBdr>
            <w:top w:val="none" w:sz="0" w:space="0" w:color="auto"/>
            <w:left w:val="none" w:sz="0" w:space="0" w:color="auto"/>
            <w:bottom w:val="none" w:sz="0" w:space="0" w:color="auto"/>
            <w:right w:val="none" w:sz="0" w:space="0" w:color="auto"/>
          </w:divBdr>
        </w:div>
        <w:div w:id="226653512">
          <w:marLeft w:val="480"/>
          <w:marRight w:val="0"/>
          <w:marTop w:val="0"/>
          <w:marBottom w:val="0"/>
          <w:divBdr>
            <w:top w:val="none" w:sz="0" w:space="0" w:color="auto"/>
            <w:left w:val="none" w:sz="0" w:space="0" w:color="auto"/>
            <w:bottom w:val="none" w:sz="0" w:space="0" w:color="auto"/>
            <w:right w:val="none" w:sz="0" w:space="0" w:color="auto"/>
          </w:divBdr>
        </w:div>
        <w:div w:id="242765394">
          <w:marLeft w:val="480"/>
          <w:marRight w:val="0"/>
          <w:marTop w:val="0"/>
          <w:marBottom w:val="0"/>
          <w:divBdr>
            <w:top w:val="none" w:sz="0" w:space="0" w:color="auto"/>
            <w:left w:val="none" w:sz="0" w:space="0" w:color="auto"/>
            <w:bottom w:val="none" w:sz="0" w:space="0" w:color="auto"/>
            <w:right w:val="none" w:sz="0" w:space="0" w:color="auto"/>
          </w:divBdr>
        </w:div>
        <w:div w:id="266276459">
          <w:marLeft w:val="480"/>
          <w:marRight w:val="0"/>
          <w:marTop w:val="0"/>
          <w:marBottom w:val="0"/>
          <w:divBdr>
            <w:top w:val="none" w:sz="0" w:space="0" w:color="auto"/>
            <w:left w:val="none" w:sz="0" w:space="0" w:color="auto"/>
            <w:bottom w:val="none" w:sz="0" w:space="0" w:color="auto"/>
            <w:right w:val="none" w:sz="0" w:space="0" w:color="auto"/>
          </w:divBdr>
        </w:div>
        <w:div w:id="267082768">
          <w:marLeft w:val="480"/>
          <w:marRight w:val="0"/>
          <w:marTop w:val="0"/>
          <w:marBottom w:val="0"/>
          <w:divBdr>
            <w:top w:val="none" w:sz="0" w:space="0" w:color="auto"/>
            <w:left w:val="none" w:sz="0" w:space="0" w:color="auto"/>
            <w:bottom w:val="none" w:sz="0" w:space="0" w:color="auto"/>
            <w:right w:val="none" w:sz="0" w:space="0" w:color="auto"/>
          </w:divBdr>
        </w:div>
        <w:div w:id="342363275">
          <w:marLeft w:val="480"/>
          <w:marRight w:val="0"/>
          <w:marTop w:val="0"/>
          <w:marBottom w:val="0"/>
          <w:divBdr>
            <w:top w:val="none" w:sz="0" w:space="0" w:color="auto"/>
            <w:left w:val="none" w:sz="0" w:space="0" w:color="auto"/>
            <w:bottom w:val="none" w:sz="0" w:space="0" w:color="auto"/>
            <w:right w:val="none" w:sz="0" w:space="0" w:color="auto"/>
          </w:divBdr>
        </w:div>
        <w:div w:id="347295243">
          <w:marLeft w:val="480"/>
          <w:marRight w:val="0"/>
          <w:marTop w:val="0"/>
          <w:marBottom w:val="0"/>
          <w:divBdr>
            <w:top w:val="none" w:sz="0" w:space="0" w:color="auto"/>
            <w:left w:val="none" w:sz="0" w:space="0" w:color="auto"/>
            <w:bottom w:val="none" w:sz="0" w:space="0" w:color="auto"/>
            <w:right w:val="none" w:sz="0" w:space="0" w:color="auto"/>
          </w:divBdr>
        </w:div>
        <w:div w:id="357244326">
          <w:marLeft w:val="480"/>
          <w:marRight w:val="0"/>
          <w:marTop w:val="0"/>
          <w:marBottom w:val="0"/>
          <w:divBdr>
            <w:top w:val="none" w:sz="0" w:space="0" w:color="auto"/>
            <w:left w:val="none" w:sz="0" w:space="0" w:color="auto"/>
            <w:bottom w:val="none" w:sz="0" w:space="0" w:color="auto"/>
            <w:right w:val="none" w:sz="0" w:space="0" w:color="auto"/>
          </w:divBdr>
        </w:div>
        <w:div w:id="377165767">
          <w:marLeft w:val="480"/>
          <w:marRight w:val="0"/>
          <w:marTop w:val="0"/>
          <w:marBottom w:val="0"/>
          <w:divBdr>
            <w:top w:val="none" w:sz="0" w:space="0" w:color="auto"/>
            <w:left w:val="none" w:sz="0" w:space="0" w:color="auto"/>
            <w:bottom w:val="none" w:sz="0" w:space="0" w:color="auto"/>
            <w:right w:val="none" w:sz="0" w:space="0" w:color="auto"/>
          </w:divBdr>
        </w:div>
        <w:div w:id="413548352">
          <w:marLeft w:val="480"/>
          <w:marRight w:val="0"/>
          <w:marTop w:val="0"/>
          <w:marBottom w:val="0"/>
          <w:divBdr>
            <w:top w:val="none" w:sz="0" w:space="0" w:color="auto"/>
            <w:left w:val="none" w:sz="0" w:space="0" w:color="auto"/>
            <w:bottom w:val="none" w:sz="0" w:space="0" w:color="auto"/>
            <w:right w:val="none" w:sz="0" w:space="0" w:color="auto"/>
          </w:divBdr>
        </w:div>
        <w:div w:id="557517699">
          <w:marLeft w:val="480"/>
          <w:marRight w:val="0"/>
          <w:marTop w:val="0"/>
          <w:marBottom w:val="0"/>
          <w:divBdr>
            <w:top w:val="none" w:sz="0" w:space="0" w:color="auto"/>
            <w:left w:val="none" w:sz="0" w:space="0" w:color="auto"/>
            <w:bottom w:val="none" w:sz="0" w:space="0" w:color="auto"/>
            <w:right w:val="none" w:sz="0" w:space="0" w:color="auto"/>
          </w:divBdr>
        </w:div>
        <w:div w:id="616915926">
          <w:marLeft w:val="480"/>
          <w:marRight w:val="0"/>
          <w:marTop w:val="0"/>
          <w:marBottom w:val="0"/>
          <w:divBdr>
            <w:top w:val="none" w:sz="0" w:space="0" w:color="auto"/>
            <w:left w:val="none" w:sz="0" w:space="0" w:color="auto"/>
            <w:bottom w:val="none" w:sz="0" w:space="0" w:color="auto"/>
            <w:right w:val="none" w:sz="0" w:space="0" w:color="auto"/>
          </w:divBdr>
        </w:div>
        <w:div w:id="778912988">
          <w:marLeft w:val="480"/>
          <w:marRight w:val="0"/>
          <w:marTop w:val="0"/>
          <w:marBottom w:val="0"/>
          <w:divBdr>
            <w:top w:val="none" w:sz="0" w:space="0" w:color="auto"/>
            <w:left w:val="none" w:sz="0" w:space="0" w:color="auto"/>
            <w:bottom w:val="none" w:sz="0" w:space="0" w:color="auto"/>
            <w:right w:val="none" w:sz="0" w:space="0" w:color="auto"/>
          </w:divBdr>
        </w:div>
        <w:div w:id="784542226">
          <w:marLeft w:val="480"/>
          <w:marRight w:val="0"/>
          <w:marTop w:val="0"/>
          <w:marBottom w:val="0"/>
          <w:divBdr>
            <w:top w:val="none" w:sz="0" w:space="0" w:color="auto"/>
            <w:left w:val="none" w:sz="0" w:space="0" w:color="auto"/>
            <w:bottom w:val="none" w:sz="0" w:space="0" w:color="auto"/>
            <w:right w:val="none" w:sz="0" w:space="0" w:color="auto"/>
          </w:divBdr>
        </w:div>
        <w:div w:id="860119730">
          <w:marLeft w:val="480"/>
          <w:marRight w:val="0"/>
          <w:marTop w:val="0"/>
          <w:marBottom w:val="0"/>
          <w:divBdr>
            <w:top w:val="none" w:sz="0" w:space="0" w:color="auto"/>
            <w:left w:val="none" w:sz="0" w:space="0" w:color="auto"/>
            <w:bottom w:val="none" w:sz="0" w:space="0" w:color="auto"/>
            <w:right w:val="none" w:sz="0" w:space="0" w:color="auto"/>
          </w:divBdr>
        </w:div>
        <w:div w:id="870800599">
          <w:marLeft w:val="480"/>
          <w:marRight w:val="0"/>
          <w:marTop w:val="0"/>
          <w:marBottom w:val="0"/>
          <w:divBdr>
            <w:top w:val="none" w:sz="0" w:space="0" w:color="auto"/>
            <w:left w:val="none" w:sz="0" w:space="0" w:color="auto"/>
            <w:bottom w:val="none" w:sz="0" w:space="0" w:color="auto"/>
            <w:right w:val="none" w:sz="0" w:space="0" w:color="auto"/>
          </w:divBdr>
        </w:div>
        <w:div w:id="904800489">
          <w:marLeft w:val="480"/>
          <w:marRight w:val="0"/>
          <w:marTop w:val="0"/>
          <w:marBottom w:val="0"/>
          <w:divBdr>
            <w:top w:val="none" w:sz="0" w:space="0" w:color="auto"/>
            <w:left w:val="none" w:sz="0" w:space="0" w:color="auto"/>
            <w:bottom w:val="none" w:sz="0" w:space="0" w:color="auto"/>
            <w:right w:val="none" w:sz="0" w:space="0" w:color="auto"/>
          </w:divBdr>
        </w:div>
      </w:divsChild>
    </w:div>
    <w:div w:id="508830691">
      <w:bodyDiv w:val="1"/>
      <w:marLeft w:val="0"/>
      <w:marRight w:val="0"/>
      <w:marTop w:val="0"/>
      <w:marBottom w:val="0"/>
      <w:divBdr>
        <w:top w:val="none" w:sz="0" w:space="0" w:color="auto"/>
        <w:left w:val="none" w:sz="0" w:space="0" w:color="auto"/>
        <w:bottom w:val="none" w:sz="0" w:space="0" w:color="auto"/>
        <w:right w:val="none" w:sz="0" w:space="0" w:color="auto"/>
      </w:divBdr>
    </w:div>
    <w:div w:id="508907390">
      <w:bodyDiv w:val="1"/>
      <w:marLeft w:val="0"/>
      <w:marRight w:val="0"/>
      <w:marTop w:val="0"/>
      <w:marBottom w:val="0"/>
      <w:divBdr>
        <w:top w:val="none" w:sz="0" w:space="0" w:color="auto"/>
        <w:left w:val="none" w:sz="0" w:space="0" w:color="auto"/>
        <w:bottom w:val="none" w:sz="0" w:space="0" w:color="auto"/>
        <w:right w:val="none" w:sz="0" w:space="0" w:color="auto"/>
      </w:divBdr>
    </w:div>
    <w:div w:id="509027481">
      <w:bodyDiv w:val="1"/>
      <w:marLeft w:val="0"/>
      <w:marRight w:val="0"/>
      <w:marTop w:val="0"/>
      <w:marBottom w:val="0"/>
      <w:divBdr>
        <w:top w:val="none" w:sz="0" w:space="0" w:color="auto"/>
        <w:left w:val="none" w:sz="0" w:space="0" w:color="auto"/>
        <w:bottom w:val="none" w:sz="0" w:space="0" w:color="auto"/>
        <w:right w:val="none" w:sz="0" w:space="0" w:color="auto"/>
      </w:divBdr>
    </w:div>
    <w:div w:id="509031926">
      <w:bodyDiv w:val="1"/>
      <w:marLeft w:val="0"/>
      <w:marRight w:val="0"/>
      <w:marTop w:val="0"/>
      <w:marBottom w:val="0"/>
      <w:divBdr>
        <w:top w:val="none" w:sz="0" w:space="0" w:color="auto"/>
        <w:left w:val="none" w:sz="0" w:space="0" w:color="auto"/>
        <w:bottom w:val="none" w:sz="0" w:space="0" w:color="auto"/>
        <w:right w:val="none" w:sz="0" w:space="0" w:color="auto"/>
      </w:divBdr>
    </w:div>
    <w:div w:id="509175660">
      <w:bodyDiv w:val="1"/>
      <w:marLeft w:val="0"/>
      <w:marRight w:val="0"/>
      <w:marTop w:val="0"/>
      <w:marBottom w:val="0"/>
      <w:divBdr>
        <w:top w:val="none" w:sz="0" w:space="0" w:color="auto"/>
        <w:left w:val="none" w:sz="0" w:space="0" w:color="auto"/>
        <w:bottom w:val="none" w:sz="0" w:space="0" w:color="auto"/>
        <w:right w:val="none" w:sz="0" w:space="0" w:color="auto"/>
      </w:divBdr>
    </w:div>
    <w:div w:id="509372353">
      <w:bodyDiv w:val="1"/>
      <w:marLeft w:val="0"/>
      <w:marRight w:val="0"/>
      <w:marTop w:val="0"/>
      <w:marBottom w:val="0"/>
      <w:divBdr>
        <w:top w:val="none" w:sz="0" w:space="0" w:color="auto"/>
        <w:left w:val="none" w:sz="0" w:space="0" w:color="auto"/>
        <w:bottom w:val="none" w:sz="0" w:space="0" w:color="auto"/>
        <w:right w:val="none" w:sz="0" w:space="0" w:color="auto"/>
      </w:divBdr>
    </w:div>
    <w:div w:id="509411354">
      <w:bodyDiv w:val="1"/>
      <w:marLeft w:val="0"/>
      <w:marRight w:val="0"/>
      <w:marTop w:val="0"/>
      <w:marBottom w:val="0"/>
      <w:divBdr>
        <w:top w:val="none" w:sz="0" w:space="0" w:color="auto"/>
        <w:left w:val="none" w:sz="0" w:space="0" w:color="auto"/>
        <w:bottom w:val="none" w:sz="0" w:space="0" w:color="auto"/>
        <w:right w:val="none" w:sz="0" w:space="0" w:color="auto"/>
      </w:divBdr>
    </w:div>
    <w:div w:id="509567475">
      <w:bodyDiv w:val="1"/>
      <w:marLeft w:val="0"/>
      <w:marRight w:val="0"/>
      <w:marTop w:val="0"/>
      <w:marBottom w:val="0"/>
      <w:divBdr>
        <w:top w:val="none" w:sz="0" w:space="0" w:color="auto"/>
        <w:left w:val="none" w:sz="0" w:space="0" w:color="auto"/>
        <w:bottom w:val="none" w:sz="0" w:space="0" w:color="auto"/>
        <w:right w:val="none" w:sz="0" w:space="0" w:color="auto"/>
      </w:divBdr>
    </w:div>
    <w:div w:id="509570065">
      <w:bodyDiv w:val="1"/>
      <w:marLeft w:val="0"/>
      <w:marRight w:val="0"/>
      <w:marTop w:val="0"/>
      <w:marBottom w:val="0"/>
      <w:divBdr>
        <w:top w:val="none" w:sz="0" w:space="0" w:color="auto"/>
        <w:left w:val="none" w:sz="0" w:space="0" w:color="auto"/>
        <w:bottom w:val="none" w:sz="0" w:space="0" w:color="auto"/>
        <w:right w:val="none" w:sz="0" w:space="0" w:color="auto"/>
      </w:divBdr>
    </w:div>
    <w:div w:id="509681160">
      <w:bodyDiv w:val="1"/>
      <w:marLeft w:val="0"/>
      <w:marRight w:val="0"/>
      <w:marTop w:val="0"/>
      <w:marBottom w:val="0"/>
      <w:divBdr>
        <w:top w:val="none" w:sz="0" w:space="0" w:color="auto"/>
        <w:left w:val="none" w:sz="0" w:space="0" w:color="auto"/>
        <w:bottom w:val="none" w:sz="0" w:space="0" w:color="auto"/>
        <w:right w:val="none" w:sz="0" w:space="0" w:color="auto"/>
      </w:divBdr>
    </w:div>
    <w:div w:id="509756933">
      <w:bodyDiv w:val="1"/>
      <w:marLeft w:val="0"/>
      <w:marRight w:val="0"/>
      <w:marTop w:val="0"/>
      <w:marBottom w:val="0"/>
      <w:divBdr>
        <w:top w:val="none" w:sz="0" w:space="0" w:color="auto"/>
        <w:left w:val="none" w:sz="0" w:space="0" w:color="auto"/>
        <w:bottom w:val="none" w:sz="0" w:space="0" w:color="auto"/>
        <w:right w:val="none" w:sz="0" w:space="0" w:color="auto"/>
      </w:divBdr>
    </w:div>
    <w:div w:id="509832274">
      <w:bodyDiv w:val="1"/>
      <w:marLeft w:val="0"/>
      <w:marRight w:val="0"/>
      <w:marTop w:val="0"/>
      <w:marBottom w:val="0"/>
      <w:divBdr>
        <w:top w:val="none" w:sz="0" w:space="0" w:color="auto"/>
        <w:left w:val="none" w:sz="0" w:space="0" w:color="auto"/>
        <w:bottom w:val="none" w:sz="0" w:space="0" w:color="auto"/>
        <w:right w:val="none" w:sz="0" w:space="0" w:color="auto"/>
      </w:divBdr>
    </w:div>
    <w:div w:id="509836549">
      <w:bodyDiv w:val="1"/>
      <w:marLeft w:val="0"/>
      <w:marRight w:val="0"/>
      <w:marTop w:val="0"/>
      <w:marBottom w:val="0"/>
      <w:divBdr>
        <w:top w:val="none" w:sz="0" w:space="0" w:color="auto"/>
        <w:left w:val="none" w:sz="0" w:space="0" w:color="auto"/>
        <w:bottom w:val="none" w:sz="0" w:space="0" w:color="auto"/>
        <w:right w:val="none" w:sz="0" w:space="0" w:color="auto"/>
      </w:divBdr>
    </w:div>
    <w:div w:id="509874785">
      <w:bodyDiv w:val="1"/>
      <w:marLeft w:val="0"/>
      <w:marRight w:val="0"/>
      <w:marTop w:val="0"/>
      <w:marBottom w:val="0"/>
      <w:divBdr>
        <w:top w:val="none" w:sz="0" w:space="0" w:color="auto"/>
        <w:left w:val="none" w:sz="0" w:space="0" w:color="auto"/>
        <w:bottom w:val="none" w:sz="0" w:space="0" w:color="auto"/>
        <w:right w:val="none" w:sz="0" w:space="0" w:color="auto"/>
      </w:divBdr>
    </w:div>
    <w:div w:id="509878167">
      <w:bodyDiv w:val="1"/>
      <w:marLeft w:val="0"/>
      <w:marRight w:val="0"/>
      <w:marTop w:val="0"/>
      <w:marBottom w:val="0"/>
      <w:divBdr>
        <w:top w:val="none" w:sz="0" w:space="0" w:color="auto"/>
        <w:left w:val="none" w:sz="0" w:space="0" w:color="auto"/>
        <w:bottom w:val="none" w:sz="0" w:space="0" w:color="auto"/>
        <w:right w:val="none" w:sz="0" w:space="0" w:color="auto"/>
      </w:divBdr>
    </w:div>
    <w:div w:id="509881084">
      <w:bodyDiv w:val="1"/>
      <w:marLeft w:val="0"/>
      <w:marRight w:val="0"/>
      <w:marTop w:val="0"/>
      <w:marBottom w:val="0"/>
      <w:divBdr>
        <w:top w:val="none" w:sz="0" w:space="0" w:color="auto"/>
        <w:left w:val="none" w:sz="0" w:space="0" w:color="auto"/>
        <w:bottom w:val="none" w:sz="0" w:space="0" w:color="auto"/>
        <w:right w:val="none" w:sz="0" w:space="0" w:color="auto"/>
      </w:divBdr>
    </w:div>
    <w:div w:id="509881344">
      <w:bodyDiv w:val="1"/>
      <w:marLeft w:val="0"/>
      <w:marRight w:val="0"/>
      <w:marTop w:val="0"/>
      <w:marBottom w:val="0"/>
      <w:divBdr>
        <w:top w:val="none" w:sz="0" w:space="0" w:color="auto"/>
        <w:left w:val="none" w:sz="0" w:space="0" w:color="auto"/>
        <w:bottom w:val="none" w:sz="0" w:space="0" w:color="auto"/>
        <w:right w:val="none" w:sz="0" w:space="0" w:color="auto"/>
      </w:divBdr>
    </w:div>
    <w:div w:id="509951816">
      <w:bodyDiv w:val="1"/>
      <w:marLeft w:val="0"/>
      <w:marRight w:val="0"/>
      <w:marTop w:val="0"/>
      <w:marBottom w:val="0"/>
      <w:divBdr>
        <w:top w:val="none" w:sz="0" w:space="0" w:color="auto"/>
        <w:left w:val="none" w:sz="0" w:space="0" w:color="auto"/>
        <w:bottom w:val="none" w:sz="0" w:space="0" w:color="auto"/>
        <w:right w:val="none" w:sz="0" w:space="0" w:color="auto"/>
      </w:divBdr>
    </w:div>
    <w:div w:id="510145869">
      <w:bodyDiv w:val="1"/>
      <w:marLeft w:val="0"/>
      <w:marRight w:val="0"/>
      <w:marTop w:val="0"/>
      <w:marBottom w:val="0"/>
      <w:divBdr>
        <w:top w:val="none" w:sz="0" w:space="0" w:color="auto"/>
        <w:left w:val="none" w:sz="0" w:space="0" w:color="auto"/>
        <w:bottom w:val="none" w:sz="0" w:space="0" w:color="auto"/>
        <w:right w:val="none" w:sz="0" w:space="0" w:color="auto"/>
      </w:divBdr>
    </w:div>
    <w:div w:id="510146610">
      <w:bodyDiv w:val="1"/>
      <w:marLeft w:val="0"/>
      <w:marRight w:val="0"/>
      <w:marTop w:val="0"/>
      <w:marBottom w:val="0"/>
      <w:divBdr>
        <w:top w:val="none" w:sz="0" w:space="0" w:color="auto"/>
        <w:left w:val="none" w:sz="0" w:space="0" w:color="auto"/>
        <w:bottom w:val="none" w:sz="0" w:space="0" w:color="auto"/>
        <w:right w:val="none" w:sz="0" w:space="0" w:color="auto"/>
      </w:divBdr>
    </w:div>
    <w:div w:id="510147068">
      <w:bodyDiv w:val="1"/>
      <w:marLeft w:val="0"/>
      <w:marRight w:val="0"/>
      <w:marTop w:val="0"/>
      <w:marBottom w:val="0"/>
      <w:divBdr>
        <w:top w:val="none" w:sz="0" w:space="0" w:color="auto"/>
        <w:left w:val="none" w:sz="0" w:space="0" w:color="auto"/>
        <w:bottom w:val="none" w:sz="0" w:space="0" w:color="auto"/>
        <w:right w:val="none" w:sz="0" w:space="0" w:color="auto"/>
      </w:divBdr>
    </w:div>
    <w:div w:id="510218431">
      <w:bodyDiv w:val="1"/>
      <w:marLeft w:val="0"/>
      <w:marRight w:val="0"/>
      <w:marTop w:val="0"/>
      <w:marBottom w:val="0"/>
      <w:divBdr>
        <w:top w:val="none" w:sz="0" w:space="0" w:color="auto"/>
        <w:left w:val="none" w:sz="0" w:space="0" w:color="auto"/>
        <w:bottom w:val="none" w:sz="0" w:space="0" w:color="auto"/>
        <w:right w:val="none" w:sz="0" w:space="0" w:color="auto"/>
      </w:divBdr>
    </w:div>
    <w:div w:id="510338253">
      <w:bodyDiv w:val="1"/>
      <w:marLeft w:val="0"/>
      <w:marRight w:val="0"/>
      <w:marTop w:val="0"/>
      <w:marBottom w:val="0"/>
      <w:divBdr>
        <w:top w:val="none" w:sz="0" w:space="0" w:color="auto"/>
        <w:left w:val="none" w:sz="0" w:space="0" w:color="auto"/>
        <w:bottom w:val="none" w:sz="0" w:space="0" w:color="auto"/>
        <w:right w:val="none" w:sz="0" w:space="0" w:color="auto"/>
      </w:divBdr>
    </w:div>
    <w:div w:id="510414966">
      <w:bodyDiv w:val="1"/>
      <w:marLeft w:val="0"/>
      <w:marRight w:val="0"/>
      <w:marTop w:val="0"/>
      <w:marBottom w:val="0"/>
      <w:divBdr>
        <w:top w:val="none" w:sz="0" w:space="0" w:color="auto"/>
        <w:left w:val="none" w:sz="0" w:space="0" w:color="auto"/>
        <w:bottom w:val="none" w:sz="0" w:space="0" w:color="auto"/>
        <w:right w:val="none" w:sz="0" w:space="0" w:color="auto"/>
      </w:divBdr>
    </w:div>
    <w:div w:id="510487539">
      <w:bodyDiv w:val="1"/>
      <w:marLeft w:val="0"/>
      <w:marRight w:val="0"/>
      <w:marTop w:val="0"/>
      <w:marBottom w:val="0"/>
      <w:divBdr>
        <w:top w:val="none" w:sz="0" w:space="0" w:color="auto"/>
        <w:left w:val="none" w:sz="0" w:space="0" w:color="auto"/>
        <w:bottom w:val="none" w:sz="0" w:space="0" w:color="auto"/>
        <w:right w:val="none" w:sz="0" w:space="0" w:color="auto"/>
      </w:divBdr>
    </w:div>
    <w:div w:id="510607088">
      <w:bodyDiv w:val="1"/>
      <w:marLeft w:val="0"/>
      <w:marRight w:val="0"/>
      <w:marTop w:val="0"/>
      <w:marBottom w:val="0"/>
      <w:divBdr>
        <w:top w:val="none" w:sz="0" w:space="0" w:color="auto"/>
        <w:left w:val="none" w:sz="0" w:space="0" w:color="auto"/>
        <w:bottom w:val="none" w:sz="0" w:space="0" w:color="auto"/>
        <w:right w:val="none" w:sz="0" w:space="0" w:color="auto"/>
      </w:divBdr>
    </w:div>
    <w:div w:id="510724630">
      <w:bodyDiv w:val="1"/>
      <w:marLeft w:val="0"/>
      <w:marRight w:val="0"/>
      <w:marTop w:val="0"/>
      <w:marBottom w:val="0"/>
      <w:divBdr>
        <w:top w:val="none" w:sz="0" w:space="0" w:color="auto"/>
        <w:left w:val="none" w:sz="0" w:space="0" w:color="auto"/>
        <w:bottom w:val="none" w:sz="0" w:space="0" w:color="auto"/>
        <w:right w:val="none" w:sz="0" w:space="0" w:color="auto"/>
      </w:divBdr>
    </w:div>
    <w:div w:id="510726725">
      <w:bodyDiv w:val="1"/>
      <w:marLeft w:val="0"/>
      <w:marRight w:val="0"/>
      <w:marTop w:val="0"/>
      <w:marBottom w:val="0"/>
      <w:divBdr>
        <w:top w:val="none" w:sz="0" w:space="0" w:color="auto"/>
        <w:left w:val="none" w:sz="0" w:space="0" w:color="auto"/>
        <w:bottom w:val="none" w:sz="0" w:space="0" w:color="auto"/>
        <w:right w:val="none" w:sz="0" w:space="0" w:color="auto"/>
      </w:divBdr>
    </w:div>
    <w:div w:id="510879099">
      <w:bodyDiv w:val="1"/>
      <w:marLeft w:val="0"/>
      <w:marRight w:val="0"/>
      <w:marTop w:val="0"/>
      <w:marBottom w:val="0"/>
      <w:divBdr>
        <w:top w:val="none" w:sz="0" w:space="0" w:color="auto"/>
        <w:left w:val="none" w:sz="0" w:space="0" w:color="auto"/>
        <w:bottom w:val="none" w:sz="0" w:space="0" w:color="auto"/>
        <w:right w:val="none" w:sz="0" w:space="0" w:color="auto"/>
      </w:divBdr>
    </w:div>
    <w:div w:id="510990249">
      <w:bodyDiv w:val="1"/>
      <w:marLeft w:val="0"/>
      <w:marRight w:val="0"/>
      <w:marTop w:val="0"/>
      <w:marBottom w:val="0"/>
      <w:divBdr>
        <w:top w:val="none" w:sz="0" w:space="0" w:color="auto"/>
        <w:left w:val="none" w:sz="0" w:space="0" w:color="auto"/>
        <w:bottom w:val="none" w:sz="0" w:space="0" w:color="auto"/>
        <w:right w:val="none" w:sz="0" w:space="0" w:color="auto"/>
      </w:divBdr>
    </w:div>
    <w:div w:id="510991851">
      <w:bodyDiv w:val="1"/>
      <w:marLeft w:val="0"/>
      <w:marRight w:val="0"/>
      <w:marTop w:val="0"/>
      <w:marBottom w:val="0"/>
      <w:divBdr>
        <w:top w:val="none" w:sz="0" w:space="0" w:color="auto"/>
        <w:left w:val="none" w:sz="0" w:space="0" w:color="auto"/>
        <w:bottom w:val="none" w:sz="0" w:space="0" w:color="auto"/>
        <w:right w:val="none" w:sz="0" w:space="0" w:color="auto"/>
      </w:divBdr>
    </w:div>
    <w:div w:id="510993561">
      <w:bodyDiv w:val="1"/>
      <w:marLeft w:val="0"/>
      <w:marRight w:val="0"/>
      <w:marTop w:val="0"/>
      <w:marBottom w:val="0"/>
      <w:divBdr>
        <w:top w:val="none" w:sz="0" w:space="0" w:color="auto"/>
        <w:left w:val="none" w:sz="0" w:space="0" w:color="auto"/>
        <w:bottom w:val="none" w:sz="0" w:space="0" w:color="auto"/>
        <w:right w:val="none" w:sz="0" w:space="0" w:color="auto"/>
      </w:divBdr>
    </w:div>
    <w:div w:id="511147731">
      <w:bodyDiv w:val="1"/>
      <w:marLeft w:val="0"/>
      <w:marRight w:val="0"/>
      <w:marTop w:val="0"/>
      <w:marBottom w:val="0"/>
      <w:divBdr>
        <w:top w:val="none" w:sz="0" w:space="0" w:color="auto"/>
        <w:left w:val="none" w:sz="0" w:space="0" w:color="auto"/>
        <w:bottom w:val="none" w:sz="0" w:space="0" w:color="auto"/>
        <w:right w:val="none" w:sz="0" w:space="0" w:color="auto"/>
      </w:divBdr>
    </w:div>
    <w:div w:id="511187402">
      <w:bodyDiv w:val="1"/>
      <w:marLeft w:val="0"/>
      <w:marRight w:val="0"/>
      <w:marTop w:val="0"/>
      <w:marBottom w:val="0"/>
      <w:divBdr>
        <w:top w:val="none" w:sz="0" w:space="0" w:color="auto"/>
        <w:left w:val="none" w:sz="0" w:space="0" w:color="auto"/>
        <w:bottom w:val="none" w:sz="0" w:space="0" w:color="auto"/>
        <w:right w:val="none" w:sz="0" w:space="0" w:color="auto"/>
      </w:divBdr>
    </w:div>
    <w:div w:id="511261632">
      <w:bodyDiv w:val="1"/>
      <w:marLeft w:val="0"/>
      <w:marRight w:val="0"/>
      <w:marTop w:val="0"/>
      <w:marBottom w:val="0"/>
      <w:divBdr>
        <w:top w:val="none" w:sz="0" w:space="0" w:color="auto"/>
        <w:left w:val="none" w:sz="0" w:space="0" w:color="auto"/>
        <w:bottom w:val="none" w:sz="0" w:space="0" w:color="auto"/>
        <w:right w:val="none" w:sz="0" w:space="0" w:color="auto"/>
      </w:divBdr>
    </w:div>
    <w:div w:id="511378915">
      <w:bodyDiv w:val="1"/>
      <w:marLeft w:val="0"/>
      <w:marRight w:val="0"/>
      <w:marTop w:val="0"/>
      <w:marBottom w:val="0"/>
      <w:divBdr>
        <w:top w:val="none" w:sz="0" w:space="0" w:color="auto"/>
        <w:left w:val="none" w:sz="0" w:space="0" w:color="auto"/>
        <w:bottom w:val="none" w:sz="0" w:space="0" w:color="auto"/>
        <w:right w:val="none" w:sz="0" w:space="0" w:color="auto"/>
      </w:divBdr>
    </w:div>
    <w:div w:id="511454882">
      <w:bodyDiv w:val="1"/>
      <w:marLeft w:val="0"/>
      <w:marRight w:val="0"/>
      <w:marTop w:val="0"/>
      <w:marBottom w:val="0"/>
      <w:divBdr>
        <w:top w:val="none" w:sz="0" w:space="0" w:color="auto"/>
        <w:left w:val="none" w:sz="0" w:space="0" w:color="auto"/>
        <w:bottom w:val="none" w:sz="0" w:space="0" w:color="auto"/>
        <w:right w:val="none" w:sz="0" w:space="0" w:color="auto"/>
      </w:divBdr>
    </w:div>
    <w:div w:id="511460637">
      <w:bodyDiv w:val="1"/>
      <w:marLeft w:val="0"/>
      <w:marRight w:val="0"/>
      <w:marTop w:val="0"/>
      <w:marBottom w:val="0"/>
      <w:divBdr>
        <w:top w:val="none" w:sz="0" w:space="0" w:color="auto"/>
        <w:left w:val="none" w:sz="0" w:space="0" w:color="auto"/>
        <w:bottom w:val="none" w:sz="0" w:space="0" w:color="auto"/>
        <w:right w:val="none" w:sz="0" w:space="0" w:color="auto"/>
      </w:divBdr>
    </w:div>
    <w:div w:id="511646010">
      <w:bodyDiv w:val="1"/>
      <w:marLeft w:val="0"/>
      <w:marRight w:val="0"/>
      <w:marTop w:val="0"/>
      <w:marBottom w:val="0"/>
      <w:divBdr>
        <w:top w:val="none" w:sz="0" w:space="0" w:color="auto"/>
        <w:left w:val="none" w:sz="0" w:space="0" w:color="auto"/>
        <w:bottom w:val="none" w:sz="0" w:space="0" w:color="auto"/>
        <w:right w:val="none" w:sz="0" w:space="0" w:color="auto"/>
      </w:divBdr>
    </w:div>
    <w:div w:id="511723647">
      <w:bodyDiv w:val="1"/>
      <w:marLeft w:val="0"/>
      <w:marRight w:val="0"/>
      <w:marTop w:val="0"/>
      <w:marBottom w:val="0"/>
      <w:divBdr>
        <w:top w:val="none" w:sz="0" w:space="0" w:color="auto"/>
        <w:left w:val="none" w:sz="0" w:space="0" w:color="auto"/>
        <w:bottom w:val="none" w:sz="0" w:space="0" w:color="auto"/>
        <w:right w:val="none" w:sz="0" w:space="0" w:color="auto"/>
      </w:divBdr>
    </w:div>
    <w:div w:id="511800015">
      <w:bodyDiv w:val="1"/>
      <w:marLeft w:val="0"/>
      <w:marRight w:val="0"/>
      <w:marTop w:val="0"/>
      <w:marBottom w:val="0"/>
      <w:divBdr>
        <w:top w:val="none" w:sz="0" w:space="0" w:color="auto"/>
        <w:left w:val="none" w:sz="0" w:space="0" w:color="auto"/>
        <w:bottom w:val="none" w:sz="0" w:space="0" w:color="auto"/>
        <w:right w:val="none" w:sz="0" w:space="0" w:color="auto"/>
      </w:divBdr>
    </w:div>
    <w:div w:id="511919306">
      <w:bodyDiv w:val="1"/>
      <w:marLeft w:val="0"/>
      <w:marRight w:val="0"/>
      <w:marTop w:val="0"/>
      <w:marBottom w:val="0"/>
      <w:divBdr>
        <w:top w:val="none" w:sz="0" w:space="0" w:color="auto"/>
        <w:left w:val="none" w:sz="0" w:space="0" w:color="auto"/>
        <w:bottom w:val="none" w:sz="0" w:space="0" w:color="auto"/>
        <w:right w:val="none" w:sz="0" w:space="0" w:color="auto"/>
      </w:divBdr>
    </w:div>
    <w:div w:id="511989376">
      <w:bodyDiv w:val="1"/>
      <w:marLeft w:val="0"/>
      <w:marRight w:val="0"/>
      <w:marTop w:val="0"/>
      <w:marBottom w:val="0"/>
      <w:divBdr>
        <w:top w:val="none" w:sz="0" w:space="0" w:color="auto"/>
        <w:left w:val="none" w:sz="0" w:space="0" w:color="auto"/>
        <w:bottom w:val="none" w:sz="0" w:space="0" w:color="auto"/>
        <w:right w:val="none" w:sz="0" w:space="0" w:color="auto"/>
      </w:divBdr>
    </w:div>
    <w:div w:id="511994237">
      <w:bodyDiv w:val="1"/>
      <w:marLeft w:val="0"/>
      <w:marRight w:val="0"/>
      <w:marTop w:val="0"/>
      <w:marBottom w:val="0"/>
      <w:divBdr>
        <w:top w:val="none" w:sz="0" w:space="0" w:color="auto"/>
        <w:left w:val="none" w:sz="0" w:space="0" w:color="auto"/>
        <w:bottom w:val="none" w:sz="0" w:space="0" w:color="auto"/>
        <w:right w:val="none" w:sz="0" w:space="0" w:color="auto"/>
      </w:divBdr>
    </w:div>
    <w:div w:id="512039951">
      <w:bodyDiv w:val="1"/>
      <w:marLeft w:val="0"/>
      <w:marRight w:val="0"/>
      <w:marTop w:val="0"/>
      <w:marBottom w:val="0"/>
      <w:divBdr>
        <w:top w:val="none" w:sz="0" w:space="0" w:color="auto"/>
        <w:left w:val="none" w:sz="0" w:space="0" w:color="auto"/>
        <w:bottom w:val="none" w:sz="0" w:space="0" w:color="auto"/>
        <w:right w:val="none" w:sz="0" w:space="0" w:color="auto"/>
      </w:divBdr>
    </w:div>
    <w:div w:id="512383205">
      <w:bodyDiv w:val="1"/>
      <w:marLeft w:val="0"/>
      <w:marRight w:val="0"/>
      <w:marTop w:val="0"/>
      <w:marBottom w:val="0"/>
      <w:divBdr>
        <w:top w:val="none" w:sz="0" w:space="0" w:color="auto"/>
        <w:left w:val="none" w:sz="0" w:space="0" w:color="auto"/>
        <w:bottom w:val="none" w:sz="0" w:space="0" w:color="auto"/>
        <w:right w:val="none" w:sz="0" w:space="0" w:color="auto"/>
      </w:divBdr>
      <w:divsChild>
        <w:div w:id="31731070">
          <w:marLeft w:val="480"/>
          <w:marRight w:val="0"/>
          <w:marTop w:val="0"/>
          <w:marBottom w:val="0"/>
          <w:divBdr>
            <w:top w:val="none" w:sz="0" w:space="0" w:color="auto"/>
            <w:left w:val="none" w:sz="0" w:space="0" w:color="auto"/>
            <w:bottom w:val="none" w:sz="0" w:space="0" w:color="auto"/>
            <w:right w:val="none" w:sz="0" w:space="0" w:color="auto"/>
          </w:divBdr>
        </w:div>
        <w:div w:id="49113560">
          <w:marLeft w:val="480"/>
          <w:marRight w:val="0"/>
          <w:marTop w:val="0"/>
          <w:marBottom w:val="0"/>
          <w:divBdr>
            <w:top w:val="none" w:sz="0" w:space="0" w:color="auto"/>
            <w:left w:val="none" w:sz="0" w:space="0" w:color="auto"/>
            <w:bottom w:val="none" w:sz="0" w:space="0" w:color="auto"/>
            <w:right w:val="none" w:sz="0" w:space="0" w:color="auto"/>
          </w:divBdr>
        </w:div>
        <w:div w:id="116798937">
          <w:marLeft w:val="480"/>
          <w:marRight w:val="0"/>
          <w:marTop w:val="0"/>
          <w:marBottom w:val="0"/>
          <w:divBdr>
            <w:top w:val="none" w:sz="0" w:space="0" w:color="auto"/>
            <w:left w:val="none" w:sz="0" w:space="0" w:color="auto"/>
            <w:bottom w:val="none" w:sz="0" w:space="0" w:color="auto"/>
            <w:right w:val="none" w:sz="0" w:space="0" w:color="auto"/>
          </w:divBdr>
        </w:div>
        <w:div w:id="136653806">
          <w:marLeft w:val="480"/>
          <w:marRight w:val="0"/>
          <w:marTop w:val="0"/>
          <w:marBottom w:val="0"/>
          <w:divBdr>
            <w:top w:val="none" w:sz="0" w:space="0" w:color="auto"/>
            <w:left w:val="none" w:sz="0" w:space="0" w:color="auto"/>
            <w:bottom w:val="none" w:sz="0" w:space="0" w:color="auto"/>
            <w:right w:val="none" w:sz="0" w:space="0" w:color="auto"/>
          </w:divBdr>
        </w:div>
        <w:div w:id="160581835">
          <w:marLeft w:val="480"/>
          <w:marRight w:val="0"/>
          <w:marTop w:val="0"/>
          <w:marBottom w:val="0"/>
          <w:divBdr>
            <w:top w:val="none" w:sz="0" w:space="0" w:color="auto"/>
            <w:left w:val="none" w:sz="0" w:space="0" w:color="auto"/>
            <w:bottom w:val="none" w:sz="0" w:space="0" w:color="auto"/>
            <w:right w:val="none" w:sz="0" w:space="0" w:color="auto"/>
          </w:divBdr>
        </w:div>
        <w:div w:id="227769822">
          <w:marLeft w:val="480"/>
          <w:marRight w:val="0"/>
          <w:marTop w:val="0"/>
          <w:marBottom w:val="0"/>
          <w:divBdr>
            <w:top w:val="none" w:sz="0" w:space="0" w:color="auto"/>
            <w:left w:val="none" w:sz="0" w:space="0" w:color="auto"/>
            <w:bottom w:val="none" w:sz="0" w:space="0" w:color="auto"/>
            <w:right w:val="none" w:sz="0" w:space="0" w:color="auto"/>
          </w:divBdr>
        </w:div>
        <w:div w:id="273831599">
          <w:marLeft w:val="480"/>
          <w:marRight w:val="0"/>
          <w:marTop w:val="0"/>
          <w:marBottom w:val="0"/>
          <w:divBdr>
            <w:top w:val="none" w:sz="0" w:space="0" w:color="auto"/>
            <w:left w:val="none" w:sz="0" w:space="0" w:color="auto"/>
            <w:bottom w:val="none" w:sz="0" w:space="0" w:color="auto"/>
            <w:right w:val="none" w:sz="0" w:space="0" w:color="auto"/>
          </w:divBdr>
        </w:div>
        <w:div w:id="288248813">
          <w:marLeft w:val="480"/>
          <w:marRight w:val="0"/>
          <w:marTop w:val="0"/>
          <w:marBottom w:val="0"/>
          <w:divBdr>
            <w:top w:val="none" w:sz="0" w:space="0" w:color="auto"/>
            <w:left w:val="none" w:sz="0" w:space="0" w:color="auto"/>
            <w:bottom w:val="none" w:sz="0" w:space="0" w:color="auto"/>
            <w:right w:val="none" w:sz="0" w:space="0" w:color="auto"/>
          </w:divBdr>
        </w:div>
        <w:div w:id="321203993">
          <w:marLeft w:val="480"/>
          <w:marRight w:val="0"/>
          <w:marTop w:val="0"/>
          <w:marBottom w:val="0"/>
          <w:divBdr>
            <w:top w:val="none" w:sz="0" w:space="0" w:color="auto"/>
            <w:left w:val="none" w:sz="0" w:space="0" w:color="auto"/>
            <w:bottom w:val="none" w:sz="0" w:space="0" w:color="auto"/>
            <w:right w:val="none" w:sz="0" w:space="0" w:color="auto"/>
          </w:divBdr>
        </w:div>
        <w:div w:id="348482672">
          <w:marLeft w:val="480"/>
          <w:marRight w:val="0"/>
          <w:marTop w:val="0"/>
          <w:marBottom w:val="0"/>
          <w:divBdr>
            <w:top w:val="none" w:sz="0" w:space="0" w:color="auto"/>
            <w:left w:val="none" w:sz="0" w:space="0" w:color="auto"/>
            <w:bottom w:val="none" w:sz="0" w:space="0" w:color="auto"/>
            <w:right w:val="none" w:sz="0" w:space="0" w:color="auto"/>
          </w:divBdr>
        </w:div>
        <w:div w:id="379089937">
          <w:marLeft w:val="480"/>
          <w:marRight w:val="0"/>
          <w:marTop w:val="0"/>
          <w:marBottom w:val="0"/>
          <w:divBdr>
            <w:top w:val="none" w:sz="0" w:space="0" w:color="auto"/>
            <w:left w:val="none" w:sz="0" w:space="0" w:color="auto"/>
            <w:bottom w:val="none" w:sz="0" w:space="0" w:color="auto"/>
            <w:right w:val="none" w:sz="0" w:space="0" w:color="auto"/>
          </w:divBdr>
        </w:div>
        <w:div w:id="411896388">
          <w:marLeft w:val="480"/>
          <w:marRight w:val="0"/>
          <w:marTop w:val="0"/>
          <w:marBottom w:val="0"/>
          <w:divBdr>
            <w:top w:val="none" w:sz="0" w:space="0" w:color="auto"/>
            <w:left w:val="none" w:sz="0" w:space="0" w:color="auto"/>
            <w:bottom w:val="none" w:sz="0" w:space="0" w:color="auto"/>
            <w:right w:val="none" w:sz="0" w:space="0" w:color="auto"/>
          </w:divBdr>
        </w:div>
        <w:div w:id="422999094">
          <w:marLeft w:val="480"/>
          <w:marRight w:val="0"/>
          <w:marTop w:val="0"/>
          <w:marBottom w:val="0"/>
          <w:divBdr>
            <w:top w:val="none" w:sz="0" w:space="0" w:color="auto"/>
            <w:left w:val="none" w:sz="0" w:space="0" w:color="auto"/>
            <w:bottom w:val="none" w:sz="0" w:space="0" w:color="auto"/>
            <w:right w:val="none" w:sz="0" w:space="0" w:color="auto"/>
          </w:divBdr>
        </w:div>
        <w:div w:id="423769535">
          <w:marLeft w:val="480"/>
          <w:marRight w:val="0"/>
          <w:marTop w:val="0"/>
          <w:marBottom w:val="0"/>
          <w:divBdr>
            <w:top w:val="none" w:sz="0" w:space="0" w:color="auto"/>
            <w:left w:val="none" w:sz="0" w:space="0" w:color="auto"/>
            <w:bottom w:val="none" w:sz="0" w:space="0" w:color="auto"/>
            <w:right w:val="none" w:sz="0" w:space="0" w:color="auto"/>
          </w:divBdr>
        </w:div>
        <w:div w:id="534470050">
          <w:marLeft w:val="480"/>
          <w:marRight w:val="0"/>
          <w:marTop w:val="0"/>
          <w:marBottom w:val="0"/>
          <w:divBdr>
            <w:top w:val="none" w:sz="0" w:space="0" w:color="auto"/>
            <w:left w:val="none" w:sz="0" w:space="0" w:color="auto"/>
            <w:bottom w:val="none" w:sz="0" w:space="0" w:color="auto"/>
            <w:right w:val="none" w:sz="0" w:space="0" w:color="auto"/>
          </w:divBdr>
        </w:div>
        <w:div w:id="566189823">
          <w:marLeft w:val="480"/>
          <w:marRight w:val="0"/>
          <w:marTop w:val="0"/>
          <w:marBottom w:val="0"/>
          <w:divBdr>
            <w:top w:val="none" w:sz="0" w:space="0" w:color="auto"/>
            <w:left w:val="none" w:sz="0" w:space="0" w:color="auto"/>
            <w:bottom w:val="none" w:sz="0" w:space="0" w:color="auto"/>
            <w:right w:val="none" w:sz="0" w:space="0" w:color="auto"/>
          </w:divBdr>
        </w:div>
        <w:div w:id="596602429">
          <w:marLeft w:val="480"/>
          <w:marRight w:val="0"/>
          <w:marTop w:val="0"/>
          <w:marBottom w:val="0"/>
          <w:divBdr>
            <w:top w:val="none" w:sz="0" w:space="0" w:color="auto"/>
            <w:left w:val="none" w:sz="0" w:space="0" w:color="auto"/>
            <w:bottom w:val="none" w:sz="0" w:space="0" w:color="auto"/>
            <w:right w:val="none" w:sz="0" w:space="0" w:color="auto"/>
          </w:divBdr>
        </w:div>
        <w:div w:id="601228158">
          <w:marLeft w:val="480"/>
          <w:marRight w:val="0"/>
          <w:marTop w:val="0"/>
          <w:marBottom w:val="0"/>
          <w:divBdr>
            <w:top w:val="none" w:sz="0" w:space="0" w:color="auto"/>
            <w:left w:val="none" w:sz="0" w:space="0" w:color="auto"/>
            <w:bottom w:val="none" w:sz="0" w:space="0" w:color="auto"/>
            <w:right w:val="none" w:sz="0" w:space="0" w:color="auto"/>
          </w:divBdr>
        </w:div>
        <w:div w:id="683441183">
          <w:marLeft w:val="480"/>
          <w:marRight w:val="0"/>
          <w:marTop w:val="0"/>
          <w:marBottom w:val="0"/>
          <w:divBdr>
            <w:top w:val="none" w:sz="0" w:space="0" w:color="auto"/>
            <w:left w:val="none" w:sz="0" w:space="0" w:color="auto"/>
            <w:bottom w:val="none" w:sz="0" w:space="0" w:color="auto"/>
            <w:right w:val="none" w:sz="0" w:space="0" w:color="auto"/>
          </w:divBdr>
        </w:div>
        <w:div w:id="754016664">
          <w:marLeft w:val="480"/>
          <w:marRight w:val="0"/>
          <w:marTop w:val="0"/>
          <w:marBottom w:val="0"/>
          <w:divBdr>
            <w:top w:val="none" w:sz="0" w:space="0" w:color="auto"/>
            <w:left w:val="none" w:sz="0" w:space="0" w:color="auto"/>
            <w:bottom w:val="none" w:sz="0" w:space="0" w:color="auto"/>
            <w:right w:val="none" w:sz="0" w:space="0" w:color="auto"/>
          </w:divBdr>
        </w:div>
        <w:div w:id="763771211">
          <w:marLeft w:val="480"/>
          <w:marRight w:val="0"/>
          <w:marTop w:val="0"/>
          <w:marBottom w:val="0"/>
          <w:divBdr>
            <w:top w:val="none" w:sz="0" w:space="0" w:color="auto"/>
            <w:left w:val="none" w:sz="0" w:space="0" w:color="auto"/>
            <w:bottom w:val="none" w:sz="0" w:space="0" w:color="auto"/>
            <w:right w:val="none" w:sz="0" w:space="0" w:color="auto"/>
          </w:divBdr>
        </w:div>
        <w:div w:id="807012847">
          <w:marLeft w:val="480"/>
          <w:marRight w:val="0"/>
          <w:marTop w:val="0"/>
          <w:marBottom w:val="0"/>
          <w:divBdr>
            <w:top w:val="none" w:sz="0" w:space="0" w:color="auto"/>
            <w:left w:val="none" w:sz="0" w:space="0" w:color="auto"/>
            <w:bottom w:val="none" w:sz="0" w:space="0" w:color="auto"/>
            <w:right w:val="none" w:sz="0" w:space="0" w:color="auto"/>
          </w:divBdr>
        </w:div>
        <w:div w:id="880363363">
          <w:marLeft w:val="480"/>
          <w:marRight w:val="0"/>
          <w:marTop w:val="0"/>
          <w:marBottom w:val="0"/>
          <w:divBdr>
            <w:top w:val="none" w:sz="0" w:space="0" w:color="auto"/>
            <w:left w:val="none" w:sz="0" w:space="0" w:color="auto"/>
            <w:bottom w:val="none" w:sz="0" w:space="0" w:color="auto"/>
            <w:right w:val="none" w:sz="0" w:space="0" w:color="auto"/>
          </w:divBdr>
        </w:div>
        <w:div w:id="900755678">
          <w:marLeft w:val="480"/>
          <w:marRight w:val="0"/>
          <w:marTop w:val="0"/>
          <w:marBottom w:val="0"/>
          <w:divBdr>
            <w:top w:val="none" w:sz="0" w:space="0" w:color="auto"/>
            <w:left w:val="none" w:sz="0" w:space="0" w:color="auto"/>
            <w:bottom w:val="none" w:sz="0" w:space="0" w:color="auto"/>
            <w:right w:val="none" w:sz="0" w:space="0" w:color="auto"/>
          </w:divBdr>
        </w:div>
      </w:divsChild>
    </w:div>
    <w:div w:id="512426506">
      <w:bodyDiv w:val="1"/>
      <w:marLeft w:val="0"/>
      <w:marRight w:val="0"/>
      <w:marTop w:val="0"/>
      <w:marBottom w:val="0"/>
      <w:divBdr>
        <w:top w:val="none" w:sz="0" w:space="0" w:color="auto"/>
        <w:left w:val="none" w:sz="0" w:space="0" w:color="auto"/>
        <w:bottom w:val="none" w:sz="0" w:space="0" w:color="auto"/>
        <w:right w:val="none" w:sz="0" w:space="0" w:color="auto"/>
      </w:divBdr>
    </w:div>
    <w:div w:id="512453094">
      <w:bodyDiv w:val="1"/>
      <w:marLeft w:val="0"/>
      <w:marRight w:val="0"/>
      <w:marTop w:val="0"/>
      <w:marBottom w:val="0"/>
      <w:divBdr>
        <w:top w:val="none" w:sz="0" w:space="0" w:color="auto"/>
        <w:left w:val="none" w:sz="0" w:space="0" w:color="auto"/>
        <w:bottom w:val="none" w:sz="0" w:space="0" w:color="auto"/>
        <w:right w:val="none" w:sz="0" w:space="0" w:color="auto"/>
      </w:divBdr>
    </w:div>
    <w:div w:id="512498784">
      <w:bodyDiv w:val="1"/>
      <w:marLeft w:val="0"/>
      <w:marRight w:val="0"/>
      <w:marTop w:val="0"/>
      <w:marBottom w:val="0"/>
      <w:divBdr>
        <w:top w:val="none" w:sz="0" w:space="0" w:color="auto"/>
        <w:left w:val="none" w:sz="0" w:space="0" w:color="auto"/>
        <w:bottom w:val="none" w:sz="0" w:space="0" w:color="auto"/>
        <w:right w:val="none" w:sz="0" w:space="0" w:color="auto"/>
      </w:divBdr>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2692331">
      <w:bodyDiv w:val="1"/>
      <w:marLeft w:val="0"/>
      <w:marRight w:val="0"/>
      <w:marTop w:val="0"/>
      <w:marBottom w:val="0"/>
      <w:divBdr>
        <w:top w:val="none" w:sz="0" w:space="0" w:color="auto"/>
        <w:left w:val="none" w:sz="0" w:space="0" w:color="auto"/>
        <w:bottom w:val="none" w:sz="0" w:space="0" w:color="auto"/>
        <w:right w:val="none" w:sz="0" w:space="0" w:color="auto"/>
      </w:divBdr>
    </w:div>
    <w:div w:id="512692633">
      <w:bodyDiv w:val="1"/>
      <w:marLeft w:val="0"/>
      <w:marRight w:val="0"/>
      <w:marTop w:val="0"/>
      <w:marBottom w:val="0"/>
      <w:divBdr>
        <w:top w:val="none" w:sz="0" w:space="0" w:color="auto"/>
        <w:left w:val="none" w:sz="0" w:space="0" w:color="auto"/>
        <w:bottom w:val="none" w:sz="0" w:space="0" w:color="auto"/>
        <w:right w:val="none" w:sz="0" w:space="0" w:color="auto"/>
      </w:divBdr>
    </w:div>
    <w:div w:id="512762050">
      <w:bodyDiv w:val="1"/>
      <w:marLeft w:val="0"/>
      <w:marRight w:val="0"/>
      <w:marTop w:val="0"/>
      <w:marBottom w:val="0"/>
      <w:divBdr>
        <w:top w:val="none" w:sz="0" w:space="0" w:color="auto"/>
        <w:left w:val="none" w:sz="0" w:space="0" w:color="auto"/>
        <w:bottom w:val="none" w:sz="0" w:space="0" w:color="auto"/>
        <w:right w:val="none" w:sz="0" w:space="0" w:color="auto"/>
      </w:divBdr>
    </w:div>
    <w:div w:id="512766983">
      <w:bodyDiv w:val="1"/>
      <w:marLeft w:val="0"/>
      <w:marRight w:val="0"/>
      <w:marTop w:val="0"/>
      <w:marBottom w:val="0"/>
      <w:divBdr>
        <w:top w:val="none" w:sz="0" w:space="0" w:color="auto"/>
        <w:left w:val="none" w:sz="0" w:space="0" w:color="auto"/>
        <w:bottom w:val="none" w:sz="0" w:space="0" w:color="auto"/>
        <w:right w:val="none" w:sz="0" w:space="0" w:color="auto"/>
      </w:divBdr>
    </w:div>
    <w:div w:id="512767543">
      <w:bodyDiv w:val="1"/>
      <w:marLeft w:val="0"/>
      <w:marRight w:val="0"/>
      <w:marTop w:val="0"/>
      <w:marBottom w:val="0"/>
      <w:divBdr>
        <w:top w:val="none" w:sz="0" w:space="0" w:color="auto"/>
        <w:left w:val="none" w:sz="0" w:space="0" w:color="auto"/>
        <w:bottom w:val="none" w:sz="0" w:space="0" w:color="auto"/>
        <w:right w:val="none" w:sz="0" w:space="0" w:color="auto"/>
      </w:divBdr>
    </w:div>
    <w:div w:id="513035748">
      <w:bodyDiv w:val="1"/>
      <w:marLeft w:val="0"/>
      <w:marRight w:val="0"/>
      <w:marTop w:val="0"/>
      <w:marBottom w:val="0"/>
      <w:divBdr>
        <w:top w:val="none" w:sz="0" w:space="0" w:color="auto"/>
        <w:left w:val="none" w:sz="0" w:space="0" w:color="auto"/>
        <w:bottom w:val="none" w:sz="0" w:space="0" w:color="auto"/>
        <w:right w:val="none" w:sz="0" w:space="0" w:color="auto"/>
      </w:divBdr>
    </w:div>
    <w:div w:id="513229166">
      <w:bodyDiv w:val="1"/>
      <w:marLeft w:val="0"/>
      <w:marRight w:val="0"/>
      <w:marTop w:val="0"/>
      <w:marBottom w:val="0"/>
      <w:divBdr>
        <w:top w:val="none" w:sz="0" w:space="0" w:color="auto"/>
        <w:left w:val="none" w:sz="0" w:space="0" w:color="auto"/>
        <w:bottom w:val="none" w:sz="0" w:space="0" w:color="auto"/>
        <w:right w:val="none" w:sz="0" w:space="0" w:color="auto"/>
      </w:divBdr>
    </w:div>
    <w:div w:id="513308233">
      <w:bodyDiv w:val="1"/>
      <w:marLeft w:val="0"/>
      <w:marRight w:val="0"/>
      <w:marTop w:val="0"/>
      <w:marBottom w:val="0"/>
      <w:divBdr>
        <w:top w:val="none" w:sz="0" w:space="0" w:color="auto"/>
        <w:left w:val="none" w:sz="0" w:space="0" w:color="auto"/>
        <w:bottom w:val="none" w:sz="0" w:space="0" w:color="auto"/>
        <w:right w:val="none" w:sz="0" w:space="0" w:color="auto"/>
      </w:divBdr>
    </w:div>
    <w:div w:id="513344741">
      <w:bodyDiv w:val="1"/>
      <w:marLeft w:val="0"/>
      <w:marRight w:val="0"/>
      <w:marTop w:val="0"/>
      <w:marBottom w:val="0"/>
      <w:divBdr>
        <w:top w:val="none" w:sz="0" w:space="0" w:color="auto"/>
        <w:left w:val="none" w:sz="0" w:space="0" w:color="auto"/>
        <w:bottom w:val="none" w:sz="0" w:space="0" w:color="auto"/>
        <w:right w:val="none" w:sz="0" w:space="0" w:color="auto"/>
      </w:divBdr>
    </w:div>
    <w:div w:id="513346263">
      <w:bodyDiv w:val="1"/>
      <w:marLeft w:val="0"/>
      <w:marRight w:val="0"/>
      <w:marTop w:val="0"/>
      <w:marBottom w:val="0"/>
      <w:divBdr>
        <w:top w:val="none" w:sz="0" w:space="0" w:color="auto"/>
        <w:left w:val="none" w:sz="0" w:space="0" w:color="auto"/>
        <w:bottom w:val="none" w:sz="0" w:space="0" w:color="auto"/>
        <w:right w:val="none" w:sz="0" w:space="0" w:color="auto"/>
      </w:divBdr>
    </w:div>
    <w:div w:id="513418487">
      <w:bodyDiv w:val="1"/>
      <w:marLeft w:val="0"/>
      <w:marRight w:val="0"/>
      <w:marTop w:val="0"/>
      <w:marBottom w:val="0"/>
      <w:divBdr>
        <w:top w:val="none" w:sz="0" w:space="0" w:color="auto"/>
        <w:left w:val="none" w:sz="0" w:space="0" w:color="auto"/>
        <w:bottom w:val="none" w:sz="0" w:space="0" w:color="auto"/>
        <w:right w:val="none" w:sz="0" w:space="0" w:color="auto"/>
      </w:divBdr>
    </w:div>
    <w:div w:id="513421686">
      <w:bodyDiv w:val="1"/>
      <w:marLeft w:val="0"/>
      <w:marRight w:val="0"/>
      <w:marTop w:val="0"/>
      <w:marBottom w:val="0"/>
      <w:divBdr>
        <w:top w:val="none" w:sz="0" w:space="0" w:color="auto"/>
        <w:left w:val="none" w:sz="0" w:space="0" w:color="auto"/>
        <w:bottom w:val="none" w:sz="0" w:space="0" w:color="auto"/>
        <w:right w:val="none" w:sz="0" w:space="0" w:color="auto"/>
      </w:divBdr>
    </w:div>
    <w:div w:id="513424799">
      <w:bodyDiv w:val="1"/>
      <w:marLeft w:val="0"/>
      <w:marRight w:val="0"/>
      <w:marTop w:val="0"/>
      <w:marBottom w:val="0"/>
      <w:divBdr>
        <w:top w:val="none" w:sz="0" w:space="0" w:color="auto"/>
        <w:left w:val="none" w:sz="0" w:space="0" w:color="auto"/>
        <w:bottom w:val="none" w:sz="0" w:space="0" w:color="auto"/>
        <w:right w:val="none" w:sz="0" w:space="0" w:color="auto"/>
      </w:divBdr>
    </w:div>
    <w:div w:id="513761491">
      <w:bodyDiv w:val="1"/>
      <w:marLeft w:val="0"/>
      <w:marRight w:val="0"/>
      <w:marTop w:val="0"/>
      <w:marBottom w:val="0"/>
      <w:divBdr>
        <w:top w:val="none" w:sz="0" w:space="0" w:color="auto"/>
        <w:left w:val="none" w:sz="0" w:space="0" w:color="auto"/>
        <w:bottom w:val="none" w:sz="0" w:space="0" w:color="auto"/>
        <w:right w:val="none" w:sz="0" w:space="0" w:color="auto"/>
      </w:divBdr>
    </w:div>
    <w:div w:id="513769416">
      <w:bodyDiv w:val="1"/>
      <w:marLeft w:val="0"/>
      <w:marRight w:val="0"/>
      <w:marTop w:val="0"/>
      <w:marBottom w:val="0"/>
      <w:divBdr>
        <w:top w:val="none" w:sz="0" w:space="0" w:color="auto"/>
        <w:left w:val="none" w:sz="0" w:space="0" w:color="auto"/>
        <w:bottom w:val="none" w:sz="0" w:space="0" w:color="auto"/>
        <w:right w:val="none" w:sz="0" w:space="0" w:color="auto"/>
      </w:divBdr>
    </w:div>
    <w:div w:id="513954893">
      <w:bodyDiv w:val="1"/>
      <w:marLeft w:val="0"/>
      <w:marRight w:val="0"/>
      <w:marTop w:val="0"/>
      <w:marBottom w:val="0"/>
      <w:divBdr>
        <w:top w:val="none" w:sz="0" w:space="0" w:color="auto"/>
        <w:left w:val="none" w:sz="0" w:space="0" w:color="auto"/>
        <w:bottom w:val="none" w:sz="0" w:space="0" w:color="auto"/>
        <w:right w:val="none" w:sz="0" w:space="0" w:color="auto"/>
      </w:divBdr>
    </w:div>
    <w:div w:id="513955023">
      <w:bodyDiv w:val="1"/>
      <w:marLeft w:val="0"/>
      <w:marRight w:val="0"/>
      <w:marTop w:val="0"/>
      <w:marBottom w:val="0"/>
      <w:divBdr>
        <w:top w:val="none" w:sz="0" w:space="0" w:color="auto"/>
        <w:left w:val="none" w:sz="0" w:space="0" w:color="auto"/>
        <w:bottom w:val="none" w:sz="0" w:space="0" w:color="auto"/>
        <w:right w:val="none" w:sz="0" w:space="0" w:color="auto"/>
      </w:divBdr>
    </w:div>
    <w:div w:id="513958876">
      <w:bodyDiv w:val="1"/>
      <w:marLeft w:val="0"/>
      <w:marRight w:val="0"/>
      <w:marTop w:val="0"/>
      <w:marBottom w:val="0"/>
      <w:divBdr>
        <w:top w:val="none" w:sz="0" w:space="0" w:color="auto"/>
        <w:left w:val="none" w:sz="0" w:space="0" w:color="auto"/>
        <w:bottom w:val="none" w:sz="0" w:space="0" w:color="auto"/>
        <w:right w:val="none" w:sz="0" w:space="0" w:color="auto"/>
      </w:divBdr>
    </w:div>
    <w:div w:id="514000791">
      <w:bodyDiv w:val="1"/>
      <w:marLeft w:val="0"/>
      <w:marRight w:val="0"/>
      <w:marTop w:val="0"/>
      <w:marBottom w:val="0"/>
      <w:divBdr>
        <w:top w:val="none" w:sz="0" w:space="0" w:color="auto"/>
        <w:left w:val="none" w:sz="0" w:space="0" w:color="auto"/>
        <w:bottom w:val="none" w:sz="0" w:space="0" w:color="auto"/>
        <w:right w:val="none" w:sz="0" w:space="0" w:color="auto"/>
      </w:divBdr>
    </w:div>
    <w:div w:id="514076084">
      <w:bodyDiv w:val="1"/>
      <w:marLeft w:val="0"/>
      <w:marRight w:val="0"/>
      <w:marTop w:val="0"/>
      <w:marBottom w:val="0"/>
      <w:divBdr>
        <w:top w:val="none" w:sz="0" w:space="0" w:color="auto"/>
        <w:left w:val="none" w:sz="0" w:space="0" w:color="auto"/>
        <w:bottom w:val="none" w:sz="0" w:space="0" w:color="auto"/>
        <w:right w:val="none" w:sz="0" w:space="0" w:color="auto"/>
      </w:divBdr>
    </w:div>
    <w:div w:id="514081460">
      <w:bodyDiv w:val="1"/>
      <w:marLeft w:val="0"/>
      <w:marRight w:val="0"/>
      <w:marTop w:val="0"/>
      <w:marBottom w:val="0"/>
      <w:divBdr>
        <w:top w:val="none" w:sz="0" w:space="0" w:color="auto"/>
        <w:left w:val="none" w:sz="0" w:space="0" w:color="auto"/>
        <w:bottom w:val="none" w:sz="0" w:space="0" w:color="auto"/>
        <w:right w:val="none" w:sz="0" w:space="0" w:color="auto"/>
      </w:divBdr>
    </w:div>
    <w:div w:id="514155700">
      <w:bodyDiv w:val="1"/>
      <w:marLeft w:val="0"/>
      <w:marRight w:val="0"/>
      <w:marTop w:val="0"/>
      <w:marBottom w:val="0"/>
      <w:divBdr>
        <w:top w:val="none" w:sz="0" w:space="0" w:color="auto"/>
        <w:left w:val="none" w:sz="0" w:space="0" w:color="auto"/>
        <w:bottom w:val="none" w:sz="0" w:space="0" w:color="auto"/>
        <w:right w:val="none" w:sz="0" w:space="0" w:color="auto"/>
      </w:divBdr>
    </w:div>
    <w:div w:id="514225416">
      <w:bodyDiv w:val="1"/>
      <w:marLeft w:val="0"/>
      <w:marRight w:val="0"/>
      <w:marTop w:val="0"/>
      <w:marBottom w:val="0"/>
      <w:divBdr>
        <w:top w:val="none" w:sz="0" w:space="0" w:color="auto"/>
        <w:left w:val="none" w:sz="0" w:space="0" w:color="auto"/>
        <w:bottom w:val="none" w:sz="0" w:space="0" w:color="auto"/>
        <w:right w:val="none" w:sz="0" w:space="0" w:color="auto"/>
      </w:divBdr>
    </w:div>
    <w:div w:id="514419092">
      <w:bodyDiv w:val="1"/>
      <w:marLeft w:val="0"/>
      <w:marRight w:val="0"/>
      <w:marTop w:val="0"/>
      <w:marBottom w:val="0"/>
      <w:divBdr>
        <w:top w:val="none" w:sz="0" w:space="0" w:color="auto"/>
        <w:left w:val="none" w:sz="0" w:space="0" w:color="auto"/>
        <w:bottom w:val="none" w:sz="0" w:space="0" w:color="auto"/>
        <w:right w:val="none" w:sz="0" w:space="0" w:color="auto"/>
      </w:divBdr>
      <w:divsChild>
        <w:div w:id="84035200">
          <w:marLeft w:val="480"/>
          <w:marRight w:val="0"/>
          <w:marTop w:val="0"/>
          <w:marBottom w:val="0"/>
          <w:divBdr>
            <w:top w:val="none" w:sz="0" w:space="0" w:color="auto"/>
            <w:left w:val="none" w:sz="0" w:space="0" w:color="auto"/>
            <w:bottom w:val="none" w:sz="0" w:space="0" w:color="auto"/>
            <w:right w:val="none" w:sz="0" w:space="0" w:color="auto"/>
          </w:divBdr>
        </w:div>
        <w:div w:id="143133726">
          <w:marLeft w:val="480"/>
          <w:marRight w:val="0"/>
          <w:marTop w:val="0"/>
          <w:marBottom w:val="0"/>
          <w:divBdr>
            <w:top w:val="none" w:sz="0" w:space="0" w:color="auto"/>
            <w:left w:val="none" w:sz="0" w:space="0" w:color="auto"/>
            <w:bottom w:val="none" w:sz="0" w:space="0" w:color="auto"/>
            <w:right w:val="none" w:sz="0" w:space="0" w:color="auto"/>
          </w:divBdr>
        </w:div>
        <w:div w:id="223107010">
          <w:marLeft w:val="480"/>
          <w:marRight w:val="0"/>
          <w:marTop w:val="0"/>
          <w:marBottom w:val="0"/>
          <w:divBdr>
            <w:top w:val="none" w:sz="0" w:space="0" w:color="auto"/>
            <w:left w:val="none" w:sz="0" w:space="0" w:color="auto"/>
            <w:bottom w:val="none" w:sz="0" w:space="0" w:color="auto"/>
            <w:right w:val="none" w:sz="0" w:space="0" w:color="auto"/>
          </w:divBdr>
        </w:div>
        <w:div w:id="267280668">
          <w:marLeft w:val="480"/>
          <w:marRight w:val="0"/>
          <w:marTop w:val="0"/>
          <w:marBottom w:val="0"/>
          <w:divBdr>
            <w:top w:val="none" w:sz="0" w:space="0" w:color="auto"/>
            <w:left w:val="none" w:sz="0" w:space="0" w:color="auto"/>
            <w:bottom w:val="none" w:sz="0" w:space="0" w:color="auto"/>
            <w:right w:val="none" w:sz="0" w:space="0" w:color="auto"/>
          </w:divBdr>
        </w:div>
        <w:div w:id="357589991">
          <w:marLeft w:val="480"/>
          <w:marRight w:val="0"/>
          <w:marTop w:val="0"/>
          <w:marBottom w:val="0"/>
          <w:divBdr>
            <w:top w:val="none" w:sz="0" w:space="0" w:color="auto"/>
            <w:left w:val="none" w:sz="0" w:space="0" w:color="auto"/>
            <w:bottom w:val="none" w:sz="0" w:space="0" w:color="auto"/>
            <w:right w:val="none" w:sz="0" w:space="0" w:color="auto"/>
          </w:divBdr>
        </w:div>
        <w:div w:id="394400255">
          <w:marLeft w:val="480"/>
          <w:marRight w:val="0"/>
          <w:marTop w:val="0"/>
          <w:marBottom w:val="0"/>
          <w:divBdr>
            <w:top w:val="none" w:sz="0" w:space="0" w:color="auto"/>
            <w:left w:val="none" w:sz="0" w:space="0" w:color="auto"/>
            <w:bottom w:val="none" w:sz="0" w:space="0" w:color="auto"/>
            <w:right w:val="none" w:sz="0" w:space="0" w:color="auto"/>
          </w:divBdr>
        </w:div>
        <w:div w:id="417219345">
          <w:marLeft w:val="480"/>
          <w:marRight w:val="0"/>
          <w:marTop w:val="0"/>
          <w:marBottom w:val="0"/>
          <w:divBdr>
            <w:top w:val="none" w:sz="0" w:space="0" w:color="auto"/>
            <w:left w:val="none" w:sz="0" w:space="0" w:color="auto"/>
            <w:bottom w:val="none" w:sz="0" w:space="0" w:color="auto"/>
            <w:right w:val="none" w:sz="0" w:space="0" w:color="auto"/>
          </w:divBdr>
        </w:div>
        <w:div w:id="442387695">
          <w:marLeft w:val="480"/>
          <w:marRight w:val="0"/>
          <w:marTop w:val="0"/>
          <w:marBottom w:val="0"/>
          <w:divBdr>
            <w:top w:val="none" w:sz="0" w:space="0" w:color="auto"/>
            <w:left w:val="none" w:sz="0" w:space="0" w:color="auto"/>
            <w:bottom w:val="none" w:sz="0" w:space="0" w:color="auto"/>
            <w:right w:val="none" w:sz="0" w:space="0" w:color="auto"/>
          </w:divBdr>
        </w:div>
        <w:div w:id="516236776">
          <w:marLeft w:val="480"/>
          <w:marRight w:val="0"/>
          <w:marTop w:val="0"/>
          <w:marBottom w:val="0"/>
          <w:divBdr>
            <w:top w:val="none" w:sz="0" w:space="0" w:color="auto"/>
            <w:left w:val="none" w:sz="0" w:space="0" w:color="auto"/>
            <w:bottom w:val="none" w:sz="0" w:space="0" w:color="auto"/>
            <w:right w:val="none" w:sz="0" w:space="0" w:color="auto"/>
          </w:divBdr>
        </w:div>
        <w:div w:id="561717769">
          <w:marLeft w:val="480"/>
          <w:marRight w:val="0"/>
          <w:marTop w:val="0"/>
          <w:marBottom w:val="0"/>
          <w:divBdr>
            <w:top w:val="none" w:sz="0" w:space="0" w:color="auto"/>
            <w:left w:val="none" w:sz="0" w:space="0" w:color="auto"/>
            <w:bottom w:val="none" w:sz="0" w:space="0" w:color="auto"/>
            <w:right w:val="none" w:sz="0" w:space="0" w:color="auto"/>
          </w:divBdr>
        </w:div>
        <w:div w:id="614213347">
          <w:marLeft w:val="480"/>
          <w:marRight w:val="0"/>
          <w:marTop w:val="0"/>
          <w:marBottom w:val="0"/>
          <w:divBdr>
            <w:top w:val="none" w:sz="0" w:space="0" w:color="auto"/>
            <w:left w:val="none" w:sz="0" w:space="0" w:color="auto"/>
            <w:bottom w:val="none" w:sz="0" w:space="0" w:color="auto"/>
            <w:right w:val="none" w:sz="0" w:space="0" w:color="auto"/>
          </w:divBdr>
        </w:div>
        <w:div w:id="654799305">
          <w:marLeft w:val="480"/>
          <w:marRight w:val="0"/>
          <w:marTop w:val="0"/>
          <w:marBottom w:val="0"/>
          <w:divBdr>
            <w:top w:val="none" w:sz="0" w:space="0" w:color="auto"/>
            <w:left w:val="none" w:sz="0" w:space="0" w:color="auto"/>
            <w:bottom w:val="none" w:sz="0" w:space="0" w:color="auto"/>
            <w:right w:val="none" w:sz="0" w:space="0" w:color="auto"/>
          </w:divBdr>
        </w:div>
        <w:div w:id="664747014">
          <w:marLeft w:val="480"/>
          <w:marRight w:val="0"/>
          <w:marTop w:val="0"/>
          <w:marBottom w:val="0"/>
          <w:divBdr>
            <w:top w:val="none" w:sz="0" w:space="0" w:color="auto"/>
            <w:left w:val="none" w:sz="0" w:space="0" w:color="auto"/>
            <w:bottom w:val="none" w:sz="0" w:space="0" w:color="auto"/>
            <w:right w:val="none" w:sz="0" w:space="0" w:color="auto"/>
          </w:divBdr>
        </w:div>
        <w:div w:id="761874079">
          <w:marLeft w:val="480"/>
          <w:marRight w:val="0"/>
          <w:marTop w:val="0"/>
          <w:marBottom w:val="0"/>
          <w:divBdr>
            <w:top w:val="none" w:sz="0" w:space="0" w:color="auto"/>
            <w:left w:val="none" w:sz="0" w:space="0" w:color="auto"/>
            <w:bottom w:val="none" w:sz="0" w:space="0" w:color="auto"/>
            <w:right w:val="none" w:sz="0" w:space="0" w:color="auto"/>
          </w:divBdr>
        </w:div>
        <w:div w:id="771975439">
          <w:marLeft w:val="480"/>
          <w:marRight w:val="0"/>
          <w:marTop w:val="0"/>
          <w:marBottom w:val="0"/>
          <w:divBdr>
            <w:top w:val="none" w:sz="0" w:space="0" w:color="auto"/>
            <w:left w:val="none" w:sz="0" w:space="0" w:color="auto"/>
            <w:bottom w:val="none" w:sz="0" w:space="0" w:color="auto"/>
            <w:right w:val="none" w:sz="0" w:space="0" w:color="auto"/>
          </w:divBdr>
        </w:div>
        <w:div w:id="775490025">
          <w:marLeft w:val="480"/>
          <w:marRight w:val="0"/>
          <w:marTop w:val="0"/>
          <w:marBottom w:val="0"/>
          <w:divBdr>
            <w:top w:val="none" w:sz="0" w:space="0" w:color="auto"/>
            <w:left w:val="none" w:sz="0" w:space="0" w:color="auto"/>
            <w:bottom w:val="none" w:sz="0" w:space="0" w:color="auto"/>
            <w:right w:val="none" w:sz="0" w:space="0" w:color="auto"/>
          </w:divBdr>
        </w:div>
        <w:div w:id="792863529">
          <w:marLeft w:val="480"/>
          <w:marRight w:val="0"/>
          <w:marTop w:val="0"/>
          <w:marBottom w:val="0"/>
          <w:divBdr>
            <w:top w:val="none" w:sz="0" w:space="0" w:color="auto"/>
            <w:left w:val="none" w:sz="0" w:space="0" w:color="auto"/>
            <w:bottom w:val="none" w:sz="0" w:space="0" w:color="auto"/>
            <w:right w:val="none" w:sz="0" w:space="0" w:color="auto"/>
          </w:divBdr>
        </w:div>
        <w:div w:id="793212528">
          <w:marLeft w:val="480"/>
          <w:marRight w:val="0"/>
          <w:marTop w:val="0"/>
          <w:marBottom w:val="0"/>
          <w:divBdr>
            <w:top w:val="none" w:sz="0" w:space="0" w:color="auto"/>
            <w:left w:val="none" w:sz="0" w:space="0" w:color="auto"/>
            <w:bottom w:val="none" w:sz="0" w:space="0" w:color="auto"/>
            <w:right w:val="none" w:sz="0" w:space="0" w:color="auto"/>
          </w:divBdr>
        </w:div>
        <w:div w:id="852500168">
          <w:marLeft w:val="480"/>
          <w:marRight w:val="0"/>
          <w:marTop w:val="0"/>
          <w:marBottom w:val="0"/>
          <w:divBdr>
            <w:top w:val="none" w:sz="0" w:space="0" w:color="auto"/>
            <w:left w:val="none" w:sz="0" w:space="0" w:color="auto"/>
            <w:bottom w:val="none" w:sz="0" w:space="0" w:color="auto"/>
            <w:right w:val="none" w:sz="0" w:space="0" w:color="auto"/>
          </w:divBdr>
        </w:div>
        <w:div w:id="887375489">
          <w:marLeft w:val="480"/>
          <w:marRight w:val="0"/>
          <w:marTop w:val="0"/>
          <w:marBottom w:val="0"/>
          <w:divBdr>
            <w:top w:val="none" w:sz="0" w:space="0" w:color="auto"/>
            <w:left w:val="none" w:sz="0" w:space="0" w:color="auto"/>
            <w:bottom w:val="none" w:sz="0" w:space="0" w:color="auto"/>
            <w:right w:val="none" w:sz="0" w:space="0" w:color="auto"/>
          </w:divBdr>
        </w:div>
        <w:div w:id="900405034">
          <w:marLeft w:val="480"/>
          <w:marRight w:val="0"/>
          <w:marTop w:val="0"/>
          <w:marBottom w:val="0"/>
          <w:divBdr>
            <w:top w:val="none" w:sz="0" w:space="0" w:color="auto"/>
            <w:left w:val="none" w:sz="0" w:space="0" w:color="auto"/>
            <w:bottom w:val="none" w:sz="0" w:space="0" w:color="auto"/>
            <w:right w:val="none" w:sz="0" w:space="0" w:color="auto"/>
          </w:divBdr>
        </w:div>
        <w:div w:id="904531793">
          <w:marLeft w:val="480"/>
          <w:marRight w:val="0"/>
          <w:marTop w:val="0"/>
          <w:marBottom w:val="0"/>
          <w:divBdr>
            <w:top w:val="none" w:sz="0" w:space="0" w:color="auto"/>
            <w:left w:val="none" w:sz="0" w:space="0" w:color="auto"/>
            <w:bottom w:val="none" w:sz="0" w:space="0" w:color="auto"/>
            <w:right w:val="none" w:sz="0" w:space="0" w:color="auto"/>
          </w:divBdr>
        </w:div>
      </w:divsChild>
    </w:div>
    <w:div w:id="514420067">
      <w:bodyDiv w:val="1"/>
      <w:marLeft w:val="0"/>
      <w:marRight w:val="0"/>
      <w:marTop w:val="0"/>
      <w:marBottom w:val="0"/>
      <w:divBdr>
        <w:top w:val="none" w:sz="0" w:space="0" w:color="auto"/>
        <w:left w:val="none" w:sz="0" w:space="0" w:color="auto"/>
        <w:bottom w:val="none" w:sz="0" w:space="0" w:color="auto"/>
        <w:right w:val="none" w:sz="0" w:space="0" w:color="auto"/>
      </w:divBdr>
    </w:div>
    <w:div w:id="514656532">
      <w:bodyDiv w:val="1"/>
      <w:marLeft w:val="0"/>
      <w:marRight w:val="0"/>
      <w:marTop w:val="0"/>
      <w:marBottom w:val="0"/>
      <w:divBdr>
        <w:top w:val="none" w:sz="0" w:space="0" w:color="auto"/>
        <w:left w:val="none" w:sz="0" w:space="0" w:color="auto"/>
        <w:bottom w:val="none" w:sz="0" w:space="0" w:color="auto"/>
        <w:right w:val="none" w:sz="0" w:space="0" w:color="auto"/>
      </w:divBdr>
    </w:div>
    <w:div w:id="514731055">
      <w:bodyDiv w:val="1"/>
      <w:marLeft w:val="0"/>
      <w:marRight w:val="0"/>
      <w:marTop w:val="0"/>
      <w:marBottom w:val="0"/>
      <w:divBdr>
        <w:top w:val="none" w:sz="0" w:space="0" w:color="auto"/>
        <w:left w:val="none" w:sz="0" w:space="0" w:color="auto"/>
        <w:bottom w:val="none" w:sz="0" w:space="0" w:color="auto"/>
        <w:right w:val="none" w:sz="0" w:space="0" w:color="auto"/>
      </w:divBdr>
    </w:div>
    <w:div w:id="514810222">
      <w:bodyDiv w:val="1"/>
      <w:marLeft w:val="0"/>
      <w:marRight w:val="0"/>
      <w:marTop w:val="0"/>
      <w:marBottom w:val="0"/>
      <w:divBdr>
        <w:top w:val="none" w:sz="0" w:space="0" w:color="auto"/>
        <w:left w:val="none" w:sz="0" w:space="0" w:color="auto"/>
        <w:bottom w:val="none" w:sz="0" w:space="0" w:color="auto"/>
        <w:right w:val="none" w:sz="0" w:space="0" w:color="auto"/>
      </w:divBdr>
    </w:div>
    <w:div w:id="514881021">
      <w:bodyDiv w:val="1"/>
      <w:marLeft w:val="0"/>
      <w:marRight w:val="0"/>
      <w:marTop w:val="0"/>
      <w:marBottom w:val="0"/>
      <w:divBdr>
        <w:top w:val="none" w:sz="0" w:space="0" w:color="auto"/>
        <w:left w:val="none" w:sz="0" w:space="0" w:color="auto"/>
        <w:bottom w:val="none" w:sz="0" w:space="0" w:color="auto"/>
        <w:right w:val="none" w:sz="0" w:space="0" w:color="auto"/>
      </w:divBdr>
    </w:div>
    <w:div w:id="514921758">
      <w:bodyDiv w:val="1"/>
      <w:marLeft w:val="0"/>
      <w:marRight w:val="0"/>
      <w:marTop w:val="0"/>
      <w:marBottom w:val="0"/>
      <w:divBdr>
        <w:top w:val="none" w:sz="0" w:space="0" w:color="auto"/>
        <w:left w:val="none" w:sz="0" w:space="0" w:color="auto"/>
        <w:bottom w:val="none" w:sz="0" w:space="0" w:color="auto"/>
        <w:right w:val="none" w:sz="0" w:space="0" w:color="auto"/>
      </w:divBdr>
    </w:div>
    <w:div w:id="514996348">
      <w:bodyDiv w:val="1"/>
      <w:marLeft w:val="0"/>
      <w:marRight w:val="0"/>
      <w:marTop w:val="0"/>
      <w:marBottom w:val="0"/>
      <w:divBdr>
        <w:top w:val="none" w:sz="0" w:space="0" w:color="auto"/>
        <w:left w:val="none" w:sz="0" w:space="0" w:color="auto"/>
        <w:bottom w:val="none" w:sz="0" w:space="0" w:color="auto"/>
        <w:right w:val="none" w:sz="0" w:space="0" w:color="auto"/>
      </w:divBdr>
    </w:div>
    <w:div w:id="514996593">
      <w:bodyDiv w:val="1"/>
      <w:marLeft w:val="0"/>
      <w:marRight w:val="0"/>
      <w:marTop w:val="0"/>
      <w:marBottom w:val="0"/>
      <w:divBdr>
        <w:top w:val="none" w:sz="0" w:space="0" w:color="auto"/>
        <w:left w:val="none" w:sz="0" w:space="0" w:color="auto"/>
        <w:bottom w:val="none" w:sz="0" w:space="0" w:color="auto"/>
        <w:right w:val="none" w:sz="0" w:space="0" w:color="auto"/>
      </w:divBdr>
    </w:div>
    <w:div w:id="515074009">
      <w:bodyDiv w:val="1"/>
      <w:marLeft w:val="0"/>
      <w:marRight w:val="0"/>
      <w:marTop w:val="0"/>
      <w:marBottom w:val="0"/>
      <w:divBdr>
        <w:top w:val="none" w:sz="0" w:space="0" w:color="auto"/>
        <w:left w:val="none" w:sz="0" w:space="0" w:color="auto"/>
        <w:bottom w:val="none" w:sz="0" w:space="0" w:color="auto"/>
        <w:right w:val="none" w:sz="0" w:space="0" w:color="auto"/>
      </w:divBdr>
    </w:div>
    <w:div w:id="515077259">
      <w:bodyDiv w:val="1"/>
      <w:marLeft w:val="0"/>
      <w:marRight w:val="0"/>
      <w:marTop w:val="0"/>
      <w:marBottom w:val="0"/>
      <w:divBdr>
        <w:top w:val="none" w:sz="0" w:space="0" w:color="auto"/>
        <w:left w:val="none" w:sz="0" w:space="0" w:color="auto"/>
        <w:bottom w:val="none" w:sz="0" w:space="0" w:color="auto"/>
        <w:right w:val="none" w:sz="0" w:space="0" w:color="auto"/>
      </w:divBdr>
    </w:div>
    <w:div w:id="515195573">
      <w:bodyDiv w:val="1"/>
      <w:marLeft w:val="0"/>
      <w:marRight w:val="0"/>
      <w:marTop w:val="0"/>
      <w:marBottom w:val="0"/>
      <w:divBdr>
        <w:top w:val="none" w:sz="0" w:space="0" w:color="auto"/>
        <w:left w:val="none" w:sz="0" w:space="0" w:color="auto"/>
        <w:bottom w:val="none" w:sz="0" w:space="0" w:color="auto"/>
        <w:right w:val="none" w:sz="0" w:space="0" w:color="auto"/>
      </w:divBdr>
    </w:div>
    <w:div w:id="515578218">
      <w:bodyDiv w:val="1"/>
      <w:marLeft w:val="0"/>
      <w:marRight w:val="0"/>
      <w:marTop w:val="0"/>
      <w:marBottom w:val="0"/>
      <w:divBdr>
        <w:top w:val="none" w:sz="0" w:space="0" w:color="auto"/>
        <w:left w:val="none" w:sz="0" w:space="0" w:color="auto"/>
        <w:bottom w:val="none" w:sz="0" w:space="0" w:color="auto"/>
        <w:right w:val="none" w:sz="0" w:space="0" w:color="auto"/>
      </w:divBdr>
    </w:div>
    <w:div w:id="515660280">
      <w:bodyDiv w:val="1"/>
      <w:marLeft w:val="0"/>
      <w:marRight w:val="0"/>
      <w:marTop w:val="0"/>
      <w:marBottom w:val="0"/>
      <w:divBdr>
        <w:top w:val="none" w:sz="0" w:space="0" w:color="auto"/>
        <w:left w:val="none" w:sz="0" w:space="0" w:color="auto"/>
        <w:bottom w:val="none" w:sz="0" w:space="0" w:color="auto"/>
        <w:right w:val="none" w:sz="0" w:space="0" w:color="auto"/>
      </w:divBdr>
    </w:div>
    <w:div w:id="515702953">
      <w:bodyDiv w:val="1"/>
      <w:marLeft w:val="0"/>
      <w:marRight w:val="0"/>
      <w:marTop w:val="0"/>
      <w:marBottom w:val="0"/>
      <w:divBdr>
        <w:top w:val="none" w:sz="0" w:space="0" w:color="auto"/>
        <w:left w:val="none" w:sz="0" w:space="0" w:color="auto"/>
        <w:bottom w:val="none" w:sz="0" w:space="0" w:color="auto"/>
        <w:right w:val="none" w:sz="0" w:space="0" w:color="auto"/>
      </w:divBdr>
    </w:div>
    <w:div w:id="515772554">
      <w:bodyDiv w:val="1"/>
      <w:marLeft w:val="0"/>
      <w:marRight w:val="0"/>
      <w:marTop w:val="0"/>
      <w:marBottom w:val="0"/>
      <w:divBdr>
        <w:top w:val="none" w:sz="0" w:space="0" w:color="auto"/>
        <w:left w:val="none" w:sz="0" w:space="0" w:color="auto"/>
        <w:bottom w:val="none" w:sz="0" w:space="0" w:color="auto"/>
        <w:right w:val="none" w:sz="0" w:space="0" w:color="auto"/>
      </w:divBdr>
    </w:div>
    <w:div w:id="515847361">
      <w:bodyDiv w:val="1"/>
      <w:marLeft w:val="0"/>
      <w:marRight w:val="0"/>
      <w:marTop w:val="0"/>
      <w:marBottom w:val="0"/>
      <w:divBdr>
        <w:top w:val="none" w:sz="0" w:space="0" w:color="auto"/>
        <w:left w:val="none" w:sz="0" w:space="0" w:color="auto"/>
        <w:bottom w:val="none" w:sz="0" w:space="0" w:color="auto"/>
        <w:right w:val="none" w:sz="0" w:space="0" w:color="auto"/>
      </w:divBdr>
    </w:div>
    <w:div w:id="515924608">
      <w:bodyDiv w:val="1"/>
      <w:marLeft w:val="0"/>
      <w:marRight w:val="0"/>
      <w:marTop w:val="0"/>
      <w:marBottom w:val="0"/>
      <w:divBdr>
        <w:top w:val="none" w:sz="0" w:space="0" w:color="auto"/>
        <w:left w:val="none" w:sz="0" w:space="0" w:color="auto"/>
        <w:bottom w:val="none" w:sz="0" w:space="0" w:color="auto"/>
        <w:right w:val="none" w:sz="0" w:space="0" w:color="auto"/>
      </w:divBdr>
      <w:divsChild>
        <w:div w:id="739503">
          <w:marLeft w:val="480"/>
          <w:marRight w:val="0"/>
          <w:marTop w:val="0"/>
          <w:marBottom w:val="0"/>
          <w:divBdr>
            <w:top w:val="none" w:sz="0" w:space="0" w:color="auto"/>
            <w:left w:val="none" w:sz="0" w:space="0" w:color="auto"/>
            <w:bottom w:val="none" w:sz="0" w:space="0" w:color="auto"/>
            <w:right w:val="none" w:sz="0" w:space="0" w:color="auto"/>
          </w:divBdr>
        </w:div>
        <w:div w:id="72900686">
          <w:marLeft w:val="480"/>
          <w:marRight w:val="0"/>
          <w:marTop w:val="0"/>
          <w:marBottom w:val="0"/>
          <w:divBdr>
            <w:top w:val="none" w:sz="0" w:space="0" w:color="auto"/>
            <w:left w:val="none" w:sz="0" w:space="0" w:color="auto"/>
            <w:bottom w:val="none" w:sz="0" w:space="0" w:color="auto"/>
            <w:right w:val="none" w:sz="0" w:space="0" w:color="auto"/>
          </w:divBdr>
        </w:div>
        <w:div w:id="96870762">
          <w:marLeft w:val="480"/>
          <w:marRight w:val="0"/>
          <w:marTop w:val="0"/>
          <w:marBottom w:val="0"/>
          <w:divBdr>
            <w:top w:val="none" w:sz="0" w:space="0" w:color="auto"/>
            <w:left w:val="none" w:sz="0" w:space="0" w:color="auto"/>
            <w:bottom w:val="none" w:sz="0" w:space="0" w:color="auto"/>
            <w:right w:val="none" w:sz="0" w:space="0" w:color="auto"/>
          </w:divBdr>
        </w:div>
        <w:div w:id="118690581">
          <w:marLeft w:val="480"/>
          <w:marRight w:val="0"/>
          <w:marTop w:val="0"/>
          <w:marBottom w:val="0"/>
          <w:divBdr>
            <w:top w:val="none" w:sz="0" w:space="0" w:color="auto"/>
            <w:left w:val="none" w:sz="0" w:space="0" w:color="auto"/>
            <w:bottom w:val="none" w:sz="0" w:space="0" w:color="auto"/>
            <w:right w:val="none" w:sz="0" w:space="0" w:color="auto"/>
          </w:divBdr>
        </w:div>
        <w:div w:id="138543507">
          <w:marLeft w:val="480"/>
          <w:marRight w:val="0"/>
          <w:marTop w:val="0"/>
          <w:marBottom w:val="0"/>
          <w:divBdr>
            <w:top w:val="none" w:sz="0" w:space="0" w:color="auto"/>
            <w:left w:val="none" w:sz="0" w:space="0" w:color="auto"/>
            <w:bottom w:val="none" w:sz="0" w:space="0" w:color="auto"/>
            <w:right w:val="none" w:sz="0" w:space="0" w:color="auto"/>
          </w:divBdr>
        </w:div>
        <w:div w:id="144397789">
          <w:marLeft w:val="480"/>
          <w:marRight w:val="0"/>
          <w:marTop w:val="0"/>
          <w:marBottom w:val="0"/>
          <w:divBdr>
            <w:top w:val="none" w:sz="0" w:space="0" w:color="auto"/>
            <w:left w:val="none" w:sz="0" w:space="0" w:color="auto"/>
            <w:bottom w:val="none" w:sz="0" w:space="0" w:color="auto"/>
            <w:right w:val="none" w:sz="0" w:space="0" w:color="auto"/>
          </w:divBdr>
        </w:div>
        <w:div w:id="147289147">
          <w:marLeft w:val="480"/>
          <w:marRight w:val="0"/>
          <w:marTop w:val="0"/>
          <w:marBottom w:val="0"/>
          <w:divBdr>
            <w:top w:val="none" w:sz="0" w:space="0" w:color="auto"/>
            <w:left w:val="none" w:sz="0" w:space="0" w:color="auto"/>
            <w:bottom w:val="none" w:sz="0" w:space="0" w:color="auto"/>
            <w:right w:val="none" w:sz="0" w:space="0" w:color="auto"/>
          </w:divBdr>
        </w:div>
        <w:div w:id="154303338">
          <w:marLeft w:val="480"/>
          <w:marRight w:val="0"/>
          <w:marTop w:val="0"/>
          <w:marBottom w:val="0"/>
          <w:divBdr>
            <w:top w:val="none" w:sz="0" w:space="0" w:color="auto"/>
            <w:left w:val="none" w:sz="0" w:space="0" w:color="auto"/>
            <w:bottom w:val="none" w:sz="0" w:space="0" w:color="auto"/>
            <w:right w:val="none" w:sz="0" w:space="0" w:color="auto"/>
          </w:divBdr>
        </w:div>
        <w:div w:id="157186935">
          <w:marLeft w:val="480"/>
          <w:marRight w:val="0"/>
          <w:marTop w:val="0"/>
          <w:marBottom w:val="0"/>
          <w:divBdr>
            <w:top w:val="none" w:sz="0" w:space="0" w:color="auto"/>
            <w:left w:val="none" w:sz="0" w:space="0" w:color="auto"/>
            <w:bottom w:val="none" w:sz="0" w:space="0" w:color="auto"/>
            <w:right w:val="none" w:sz="0" w:space="0" w:color="auto"/>
          </w:divBdr>
        </w:div>
        <w:div w:id="168837935">
          <w:marLeft w:val="480"/>
          <w:marRight w:val="0"/>
          <w:marTop w:val="0"/>
          <w:marBottom w:val="0"/>
          <w:divBdr>
            <w:top w:val="none" w:sz="0" w:space="0" w:color="auto"/>
            <w:left w:val="none" w:sz="0" w:space="0" w:color="auto"/>
            <w:bottom w:val="none" w:sz="0" w:space="0" w:color="auto"/>
            <w:right w:val="none" w:sz="0" w:space="0" w:color="auto"/>
          </w:divBdr>
        </w:div>
        <w:div w:id="237136415">
          <w:marLeft w:val="480"/>
          <w:marRight w:val="0"/>
          <w:marTop w:val="0"/>
          <w:marBottom w:val="0"/>
          <w:divBdr>
            <w:top w:val="none" w:sz="0" w:space="0" w:color="auto"/>
            <w:left w:val="none" w:sz="0" w:space="0" w:color="auto"/>
            <w:bottom w:val="none" w:sz="0" w:space="0" w:color="auto"/>
            <w:right w:val="none" w:sz="0" w:space="0" w:color="auto"/>
          </w:divBdr>
        </w:div>
        <w:div w:id="267667332">
          <w:marLeft w:val="480"/>
          <w:marRight w:val="0"/>
          <w:marTop w:val="0"/>
          <w:marBottom w:val="0"/>
          <w:divBdr>
            <w:top w:val="none" w:sz="0" w:space="0" w:color="auto"/>
            <w:left w:val="none" w:sz="0" w:space="0" w:color="auto"/>
            <w:bottom w:val="none" w:sz="0" w:space="0" w:color="auto"/>
            <w:right w:val="none" w:sz="0" w:space="0" w:color="auto"/>
          </w:divBdr>
        </w:div>
        <w:div w:id="289094315">
          <w:marLeft w:val="480"/>
          <w:marRight w:val="0"/>
          <w:marTop w:val="0"/>
          <w:marBottom w:val="0"/>
          <w:divBdr>
            <w:top w:val="none" w:sz="0" w:space="0" w:color="auto"/>
            <w:left w:val="none" w:sz="0" w:space="0" w:color="auto"/>
            <w:bottom w:val="none" w:sz="0" w:space="0" w:color="auto"/>
            <w:right w:val="none" w:sz="0" w:space="0" w:color="auto"/>
          </w:divBdr>
        </w:div>
        <w:div w:id="300964769">
          <w:marLeft w:val="480"/>
          <w:marRight w:val="0"/>
          <w:marTop w:val="0"/>
          <w:marBottom w:val="0"/>
          <w:divBdr>
            <w:top w:val="none" w:sz="0" w:space="0" w:color="auto"/>
            <w:left w:val="none" w:sz="0" w:space="0" w:color="auto"/>
            <w:bottom w:val="none" w:sz="0" w:space="0" w:color="auto"/>
            <w:right w:val="none" w:sz="0" w:space="0" w:color="auto"/>
          </w:divBdr>
        </w:div>
        <w:div w:id="350761400">
          <w:marLeft w:val="480"/>
          <w:marRight w:val="0"/>
          <w:marTop w:val="0"/>
          <w:marBottom w:val="0"/>
          <w:divBdr>
            <w:top w:val="none" w:sz="0" w:space="0" w:color="auto"/>
            <w:left w:val="none" w:sz="0" w:space="0" w:color="auto"/>
            <w:bottom w:val="none" w:sz="0" w:space="0" w:color="auto"/>
            <w:right w:val="none" w:sz="0" w:space="0" w:color="auto"/>
          </w:divBdr>
        </w:div>
        <w:div w:id="376592813">
          <w:marLeft w:val="480"/>
          <w:marRight w:val="0"/>
          <w:marTop w:val="0"/>
          <w:marBottom w:val="0"/>
          <w:divBdr>
            <w:top w:val="none" w:sz="0" w:space="0" w:color="auto"/>
            <w:left w:val="none" w:sz="0" w:space="0" w:color="auto"/>
            <w:bottom w:val="none" w:sz="0" w:space="0" w:color="auto"/>
            <w:right w:val="none" w:sz="0" w:space="0" w:color="auto"/>
          </w:divBdr>
        </w:div>
        <w:div w:id="392890809">
          <w:marLeft w:val="480"/>
          <w:marRight w:val="0"/>
          <w:marTop w:val="0"/>
          <w:marBottom w:val="0"/>
          <w:divBdr>
            <w:top w:val="none" w:sz="0" w:space="0" w:color="auto"/>
            <w:left w:val="none" w:sz="0" w:space="0" w:color="auto"/>
            <w:bottom w:val="none" w:sz="0" w:space="0" w:color="auto"/>
            <w:right w:val="none" w:sz="0" w:space="0" w:color="auto"/>
          </w:divBdr>
        </w:div>
        <w:div w:id="394820994">
          <w:marLeft w:val="480"/>
          <w:marRight w:val="0"/>
          <w:marTop w:val="0"/>
          <w:marBottom w:val="0"/>
          <w:divBdr>
            <w:top w:val="none" w:sz="0" w:space="0" w:color="auto"/>
            <w:left w:val="none" w:sz="0" w:space="0" w:color="auto"/>
            <w:bottom w:val="none" w:sz="0" w:space="0" w:color="auto"/>
            <w:right w:val="none" w:sz="0" w:space="0" w:color="auto"/>
          </w:divBdr>
        </w:div>
        <w:div w:id="418063514">
          <w:marLeft w:val="480"/>
          <w:marRight w:val="0"/>
          <w:marTop w:val="0"/>
          <w:marBottom w:val="0"/>
          <w:divBdr>
            <w:top w:val="none" w:sz="0" w:space="0" w:color="auto"/>
            <w:left w:val="none" w:sz="0" w:space="0" w:color="auto"/>
            <w:bottom w:val="none" w:sz="0" w:space="0" w:color="auto"/>
            <w:right w:val="none" w:sz="0" w:space="0" w:color="auto"/>
          </w:divBdr>
        </w:div>
        <w:div w:id="548343720">
          <w:marLeft w:val="480"/>
          <w:marRight w:val="0"/>
          <w:marTop w:val="0"/>
          <w:marBottom w:val="0"/>
          <w:divBdr>
            <w:top w:val="none" w:sz="0" w:space="0" w:color="auto"/>
            <w:left w:val="none" w:sz="0" w:space="0" w:color="auto"/>
            <w:bottom w:val="none" w:sz="0" w:space="0" w:color="auto"/>
            <w:right w:val="none" w:sz="0" w:space="0" w:color="auto"/>
          </w:divBdr>
        </w:div>
        <w:div w:id="585191108">
          <w:marLeft w:val="480"/>
          <w:marRight w:val="0"/>
          <w:marTop w:val="0"/>
          <w:marBottom w:val="0"/>
          <w:divBdr>
            <w:top w:val="none" w:sz="0" w:space="0" w:color="auto"/>
            <w:left w:val="none" w:sz="0" w:space="0" w:color="auto"/>
            <w:bottom w:val="none" w:sz="0" w:space="0" w:color="auto"/>
            <w:right w:val="none" w:sz="0" w:space="0" w:color="auto"/>
          </w:divBdr>
        </w:div>
        <w:div w:id="590702161">
          <w:marLeft w:val="480"/>
          <w:marRight w:val="0"/>
          <w:marTop w:val="0"/>
          <w:marBottom w:val="0"/>
          <w:divBdr>
            <w:top w:val="none" w:sz="0" w:space="0" w:color="auto"/>
            <w:left w:val="none" w:sz="0" w:space="0" w:color="auto"/>
            <w:bottom w:val="none" w:sz="0" w:space="0" w:color="auto"/>
            <w:right w:val="none" w:sz="0" w:space="0" w:color="auto"/>
          </w:divBdr>
        </w:div>
        <w:div w:id="594901194">
          <w:marLeft w:val="480"/>
          <w:marRight w:val="0"/>
          <w:marTop w:val="0"/>
          <w:marBottom w:val="0"/>
          <w:divBdr>
            <w:top w:val="none" w:sz="0" w:space="0" w:color="auto"/>
            <w:left w:val="none" w:sz="0" w:space="0" w:color="auto"/>
            <w:bottom w:val="none" w:sz="0" w:space="0" w:color="auto"/>
            <w:right w:val="none" w:sz="0" w:space="0" w:color="auto"/>
          </w:divBdr>
        </w:div>
        <w:div w:id="719520085">
          <w:marLeft w:val="480"/>
          <w:marRight w:val="0"/>
          <w:marTop w:val="0"/>
          <w:marBottom w:val="0"/>
          <w:divBdr>
            <w:top w:val="none" w:sz="0" w:space="0" w:color="auto"/>
            <w:left w:val="none" w:sz="0" w:space="0" w:color="auto"/>
            <w:bottom w:val="none" w:sz="0" w:space="0" w:color="auto"/>
            <w:right w:val="none" w:sz="0" w:space="0" w:color="auto"/>
          </w:divBdr>
        </w:div>
        <w:div w:id="775095928">
          <w:marLeft w:val="480"/>
          <w:marRight w:val="0"/>
          <w:marTop w:val="0"/>
          <w:marBottom w:val="0"/>
          <w:divBdr>
            <w:top w:val="none" w:sz="0" w:space="0" w:color="auto"/>
            <w:left w:val="none" w:sz="0" w:space="0" w:color="auto"/>
            <w:bottom w:val="none" w:sz="0" w:space="0" w:color="auto"/>
            <w:right w:val="none" w:sz="0" w:space="0" w:color="auto"/>
          </w:divBdr>
        </w:div>
        <w:div w:id="831799057">
          <w:marLeft w:val="480"/>
          <w:marRight w:val="0"/>
          <w:marTop w:val="0"/>
          <w:marBottom w:val="0"/>
          <w:divBdr>
            <w:top w:val="none" w:sz="0" w:space="0" w:color="auto"/>
            <w:left w:val="none" w:sz="0" w:space="0" w:color="auto"/>
            <w:bottom w:val="none" w:sz="0" w:space="0" w:color="auto"/>
            <w:right w:val="none" w:sz="0" w:space="0" w:color="auto"/>
          </w:divBdr>
        </w:div>
      </w:divsChild>
    </w:div>
    <w:div w:id="515968817">
      <w:bodyDiv w:val="1"/>
      <w:marLeft w:val="0"/>
      <w:marRight w:val="0"/>
      <w:marTop w:val="0"/>
      <w:marBottom w:val="0"/>
      <w:divBdr>
        <w:top w:val="none" w:sz="0" w:space="0" w:color="auto"/>
        <w:left w:val="none" w:sz="0" w:space="0" w:color="auto"/>
        <w:bottom w:val="none" w:sz="0" w:space="0" w:color="auto"/>
        <w:right w:val="none" w:sz="0" w:space="0" w:color="auto"/>
      </w:divBdr>
    </w:div>
    <w:div w:id="516041954">
      <w:bodyDiv w:val="1"/>
      <w:marLeft w:val="0"/>
      <w:marRight w:val="0"/>
      <w:marTop w:val="0"/>
      <w:marBottom w:val="0"/>
      <w:divBdr>
        <w:top w:val="none" w:sz="0" w:space="0" w:color="auto"/>
        <w:left w:val="none" w:sz="0" w:space="0" w:color="auto"/>
        <w:bottom w:val="none" w:sz="0" w:space="0" w:color="auto"/>
        <w:right w:val="none" w:sz="0" w:space="0" w:color="auto"/>
      </w:divBdr>
    </w:div>
    <w:div w:id="516119911">
      <w:bodyDiv w:val="1"/>
      <w:marLeft w:val="0"/>
      <w:marRight w:val="0"/>
      <w:marTop w:val="0"/>
      <w:marBottom w:val="0"/>
      <w:divBdr>
        <w:top w:val="none" w:sz="0" w:space="0" w:color="auto"/>
        <w:left w:val="none" w:sz="0" w:space="0" w:color="auto"/>
        <w:bottom w:val="none" w:sz="0" w:space="0" w:color="auto"/>
        <w:right w:val="none" w:sz="0" w:space="0" w:color="auto"/>
      </w:divBdr>
    </w:div>
    <w:div w:id="516309481">
      <w:bodyDiv w:val="1"/>
      <w:marLeft w:val="0"/>
      <w:marRight w:val="0"/>
      <w:marTop w:val="0"/>
      <w:marBottom w:val="0"/>
      <w:divBdr>
        <w:top w:val="none" w:sz="0" w:space="0" w:color="auto"/>
        <w:left w:val="none" w:sz="0" w:space="0" w:color="auto"/>
        <w:bottom w:val="none" w:sz="0" w:space="0" w:color="auto"/>
        <w:right w:val="none" w:sz="0" w:space="0" w:color="auto"/>
      </w:divBdr>
    </w:div>
    <w:div w:id="516389737">
      <w:bodyDiv w:val="1"/>
      <w:marLeft w:val="0"/>
      <w:marRight w:val="0"/>
      <w:marTop w:val="0"/>
      <w:marBottom w:val="0"/>
      <w:divBdr>
        <w:top w:val="none" w:sz="0" w:space="0" w:color="auto"/>
        <w:left w:val="none" w:sz="0" w:space="0" w:color="auto"/>
        <w:bottom w:val="none" w:sz="0" w:space="0" w:color="auto"/>
        <w:right w:val="none" w:sz="0" w:space="0" w:color="auto"/>
      </w:divBdr>
    </w:div>
    <w:div w:id="516390400">
      <w:bodyDiv w:val="1"/>
      <w:marLeft w:val="0"/>
      <w:marRight w:val="0"/>
      <w:marTop w:val="0"/>
      <w:marBottom w:val="0"/>
      <w:divBdr>
        <w:top w:val="none" w:sz="0" w:space="0" w:color="auto"/>
        <w:left w:val="none" w:sz="0" w:space="0" w:color="auto"/>
        <w:bottom w:val="none" w:sz="0" w:space="0" w:color="auto"/>
        <w:right w:val="none" w:sz="0" w:space="0" w:color="auto"/>
      </w:divBdr>
    </w:div>
    <w:div w:id="516582817">
      <w:bodyDiv w:val="1"/>
      <w:marLeft w:val="0"/>
      <w:marRight w:val="0"/>
      <w:marTop w:val="0"/>
      <w:marBottom w:val="0"/>
      <w:divBdr>
        <w:top w:val="none" w:sz="0" w:space="0" w:color="auto"/>
        <w:left w:val="none" w:sz="0" w:space="0" w:color="auto"/>
        <w:bottom w:val="none" w:sz="0" w:space="0" w:color="auto"/>
        <w:right w:val="none" w:sz="0" w:space="0" w:color="auto"/>
      </w:divBdr>
    </w:div>
    <w:div w:id="516773084">
      <w:bodyDiv w:val="1"/>
      <w:marLeft w:val="0"/>
      <w:marRight w:val="0"/>
      <w:marTop w:val="0"/>
      <w:marBottom w:val="0"/>
      <w:divBdr>
        <w:top w:val="none" w:sz="0" w:space="0" w:color="auto"/>
        <w:left w:val="none" w:sz="0" w:space="0" w:color="auto"/>
        <w:bottom w:val="none" w:sz="0" w:space="0" w:color="auto"/>
        <w:right w:val="none" w:sz="0" w:space="0" w:color="auto"/>
      </w:divBdr>
    </w:div>
    <w:div w:id="516968157">
      <w:bodyDiv w:val="1"/>
      <w:marLeft w:val="0"/>
      <w:marRight w:val="0"/>
      <w:marTop w:val="0"/>
      <w:marBottom w:val="0"/>
      <w:divBdr>
        <w:top w:val="none" w:sz="0" w:space="0" w:color="auto"/>
        <w:left w:val="none" w:sz="0" w:space="0" w:color="auto"/>
        <w:bottom w:val="none" w:sz="0" w:space="0" w:color="auto"/>
        <w:right w:val="none" w:sz="0" w:space="0" w:color="auto"/>
      </w:divBdr>
    </w:div>
    <w:div w:id="517013626">
      <w:bodyDiv w:val="1"/>
      <w:marLeft w:val="0"/>
      <w:marRight w:val="0"/>
      <w:marTop w:val="0"/>
      <w:marBottom w:val="0"/>
      <w:divBdr>
        <w:top w:val="none" w:sz="0" w:space="0" w:color="auto"/>
        <w:left w:val="none" w:sz="0" w:space="0" w:color="auto"/>
        <w:bottom w:val="none" w:sz="0" w:space="0" w:color="auto"/>
        <w:right w:val="none" w:sz="0" w:space="0" w:color="auto"/>
      </w:divBdr>
      <w:divsChild>
        <w:div w:id="4484805">
          <w:marLeft w:val="480"/>
          <w:marRight w:val="0"/>
          <w:marTop w:val="0"/>
          <w:marBottom w:val="0"/>
          <w:divBdr>
            <w:top w:val="none" w:sz="0" w:space="0" w:color="auto"/>
            <w:left w:val="none" w:sz="0" w:space="0" w:color="auto"/>
            <w:bottom w:val="none" w:sz="0" w:space="0" w:color="auto"/>
            <w:right w:val="none" w:sz="0" w:space="0" w:color="auto"/>
          </w:divBdr>
        </w:div>
        <w:div w:id="14355690">
          <w:marLeft w:val="480"/>
          <w:marRight w:val="0"/>
          <w:marTop w:val="0"/>
          <w:marBottom w:val="0"/>
          <w:divBdr>
            <w:top w:val="none" w:sz="0" w:space="0" w:color="auto"/>
            <w:left w:val="none" w:sz="0" w:space="0" w:color="auto"/>
            <w:bottom w:val="none" w:sz="0" w:space="0" w:color="auto"/>
            <w:right w:val="none" w:sz="0" w:space="0" w:color="auto"/>
          </w:divBdr>
        </w:div>
        <w:div w:id="24379593">
          <w:marLeft w:val="480"/>
          <w:marRight w:val="0"/>
          <w:marTop w:val="0"/>
          <w:marBottom w:val="0"/>
          <w:divBdr>
            <w:top w:val="none" w:sz="0" w:space="0" w:color="auto"/>
            <w:left w:val="none" w:sz="0" w:space="0" w:color="auto"/>
            <w:bottom w:val="none" w:sz="0" w:space="0" w:color="auto"/>
            <w:right w:val="none" w:sz="0" w:space="0" w:color="auto"/>
          </w:divBdr>
        </w:div>
        <w:div w:id="116489535">
          <w:marLeft w:val="480"/>
          <w:marRight w:val="0"/>
          <w:marTop w:val="0"/>
          <w:marBottom w:val="0"/>
          <w:divBdr>
            <w:top w:val="none" w:sz="0" w:space="0" w:color="auto"/>
            <w:left w:val="none" w:sz="0" w:space="0" w:color="auto"/>
            <w:bottom w:val="none" w:sz="0" w:space="0" w:color="auto"/>
            <w:right w:val="none" w:sz="0" w:space="0" w:color="auto"/>
          </w:divBdr>
        </w:div>
        <w:div w:id="122893996">
          <w:marLeft w:val="480"/>
          <w:marRight w:val="0"/>
          <w:marTop w:val="0"/>
          <w:marBottom w:val="0"/>
          <w:divBdr>
            <w:top w:val="none" w:sz="0" w:space="0" w:color="auto"/>
            <w:left w:val="none" w:sz="0" w:space="0" w:color="auto"/>
            <w:bottom w:val="none" w:sz="0" w:space="0" w:color="auto"/>
            <w:right w:val="none" w:sz="0" w:space="0" w:color="auto"/>
          </w:divBdr>
        </w:div>
        <w:div w:id="195391976">
          <w:marLeft w:val="480"/>
          <w:marRight w:val="0"/>
          <w:marTop w:val="0"/>
          <w:marBottom w:val="0"/>
          <w:divBdr>
            <w:top w:val="none" w:sz="0" w:space="0" w:color="auto"/>
            <w:left w:val="none" w:sz="0" w:space="0" w:color="auto"/>
            <w:bottom w:val="none" w:sz="0" w:space="0" w:color="auto"/>
            <w:right w:val="none" w:sz="0" w:space="0" w:color="auto"/>
          </w:divBdr>
        </w:div>
        <w:div w:id="198982194">
          <w:marLeft w:val="480"/>
          <w:marRight w:val="0"/>
          <w:marTop w:val="0"/>
          <w:marBottom w:val="0"/>
          <w:divBdr>
            <w:top w:val="none" w:sz="0" w:space="0" w:color="auto"/>
            <w:left w:val="none" w:sz="0" w:space="0" w:color="auto"/>
            <w:bottom w:val="none" w:sz="0" w:space="0" w:color="auto"/>
            <w:right w:val="none" w:sz="0" w:space="0" w:color="auto"/>
          </w:divBdr>
        </w:div>
        <w:div w:id="234630122">
          <w:marLeft w:val="480"/>
          <w:marRight w:val="0"/>
          <w:marTop w:val="0"/>
          <w:marBottom w:val="0"/>
          <w:divBdr>
            <w:top w:val="none" w:sz="0" w:space="0" w:color="auto"/>
            <w:left w:val="none" w:sz="0" w:space="0" w:color="auto"/>
            <w:bottom w:val="none" w:sz="0" w:space="0" w:color="auto"/>
            <w:right w:val="none" w:sz="0" w:space="0" w:color="auto"/>
          </w:divBdr>
        </w:div>
        <w:div w:id="302514581">
          <w:marLeft w:val="480"/>
          <w:marRight w:val="0"/>
          <w:marTop w:val="0"/>
          <w:marBottom w:val="0"/>
          <w:divBdr>
            <w:top w:val="none" w:sz="0" w:space="0" w:color="auto"/>
            <w:left w:val="none" w:sz="0" w:space="0" w:color="auto"/>
            <w:bottom w:val="none" w:sz="0" w:space="0" w:color="auto"/>
            <w:right w:val="none" w:sz="0" w:space="0" w:color="auto"/>
          </w:divBdr>
        </w:div>
        <w:div w:id="354818330">
          <w:marLeft w:val="480"/>
          <w:marRight w:val="0"/>
          <w:marTop w:val="0"/>
          <w:marBottom w:val="0"/>
          <w:divBdr>
            <w:top w:val="none" w:sz="0" w:space="0" w:color="auto"/>
            <w:left w:val="none" w:sz="0" w:space="0" w:color="auto"/>
            <w:bottom w:val="none" w:sz="0" w:space="0" w:color="auto"/>
            <w:right w:val="none" w:sz="0" w:space="0" w:color="auto"/>
          </w:divBdr>
        </w:div>
        <w:div w:id="566913004">
          <w:marLeft w:val="480"/>
          <w:marRight w:val="0"/>
          <w:marTop w:val="0"/>
          <w:marBottom w:val="0"/>
          <w:divBdr>
            <w:top w:val="none" w:sz="0" w:space="0" w:color="auto"/>
            <w:left w:val="none" w:sz="0" w:space="0" w:color="auto"/>
            <w:bottom w:val="none" w:sz="0" w:space="0" w:color="auto"/>
            <w:right w:val="none" w:sz="0" w:space="0" w:color="auto"/>
          </w:divBdr>
        </w:div>
        <w:div w:id="586504083">
          <w:marLeft w:val="480"/>
          <w:marRight w:val="0"/>
          <w:marTop w:val="0"/>
          <w:marBottom w:val="0"/>
          <w:divBdr>
            <w:top w:val="none" w:sz="0" w:space="0" w:color="auto"/>
            <w:left w:val="none" w:sz="0" w:space="0" w:color="auto"/>
            <w:bottom w:val="none" w:sz="0" w:space="0" w:color="auto"/>
            <w:right w:val="none" w:sz="0" w:space="0" w:color="auto"/>
          </w:divBdr>
        </w:div>
        <w:div w:id="648704558">
          <w:marLeft w:val="480"/>
          <w:marRight w:val="0"/>
          <w:marTop w:val="0"/>
          <w:marBottom w:val="0"/>
          <w:divBdr>
            <w:top w:val="none" w:sz="0" w:space="0" w:color="auto"/>
            <w:left w:val="none" w:sz="0" w:space="0" w:color="auto"/>
            <w:bottom w:val="none" w:sz="0" w:space="0" w:color="auto"/>
            <w:right w:val="none" w:sz="0" w:space="0" w:color="auto"/>
          </w:divBdr>
        </w:div>
        <w:div w:id="653224491">
          <w:marLeft w:val="480"/>
          <w:marRight w:val="0"/>
          <w:marTop w:val="0"/>
          <w:marBottom w:val="0"/>
          <w:divBdr>
            <w:top w:val="none" w:sz="0" w:space="0" w:color="auto"/>
            <w:left w:val="none" w:sz="0" w:space="0" w:color="auto"/>
            <w:bottom w:val="none" w:sz="0" w:space="0" w:color="auto"/>
            <w:right w:val="none" w:sz="0" w:space="0" w:color="auto"/>
          </w:divBdr>
        </w:div>
        <w:div w:id="796676795">
          <w:marLeft w:val="480"/>
          <w:marRight w:val="0"/>
          <w:marTop w:val="0"/>
          <w:marBottom w:val="0"/>
          <w:divBdr>
            <w:top w:val="none" w:sz="0" w:space="0" w:color="auto"/>
            <w:left w:val="none" w:sz="0" w:space="0" w:color="auto"/>
            <w:bottom w:val="none" w:sz="0" w:space="0" w:color="auto"/>
            <w:right w:val="none" w:sz="0" w:space="0" w:color="auto"/>
          </w:divBdr>
        </w:div>
        <w:div w:id="808595107">
          <w:marLeft w:val="480"/>
          <w:marRight w:val="0"/>
          <w:marTop w:val="0"/>
          <w:marBottom w:val="0"/>
          <w:divBdr>
            <w:top w:val="none" w:sz="0" w:space="0" w:color="auto"/>
            <w:left w:val="none" w:sz="0" w:space="0" w:color="auto"/>
            <w:bottom w:val="none" w:sz="0" w:space="0" w:color="auto"/>
            <w:right w:val="none" w:sz="0" w:space="0" w:color="auto"/>
          </w:divBdr>
        </w:div>
        <w:div w:id="837577535">
          <w:marLeft w:val="480"/>
          <w:marRight w:val="0"/>
          <w:marTop w:val="0"/>
          <w:marBottom w:val="0"/>
          <w:divBdr>
            <w:top w:val="none" w:sz="0" w:space="0" w:color="auto"/>
            <w:left w:val="none" w:sz="0" w:space="0" w:color="auto"/>
            <w:bottom w:val="none" w:sz="0" w:space="0" w:color="auto"/>
            <w:right w:val="none" w:sz="0" w:space="0" w:color="auto"/>
          </w:divBdr>
        </w:div>
      </w:divsChild>
    </w:div>
    <w:div w:id="517041597">
      <w:bodyDiv w:val="1"/>
      <w:marLeft w:val="0"/>
      <w:marRight w:val="0"/>
      <w:marTop w:val="0"/>
      <w:marBottom w:val="0"/>
      <w:divBdr>
        <w:top w:val="none" w:sz="0" w:space="0" w:color="auto"/>
        <w:left w:val="none" w:sz="0" w:space="0" w:color="auto"/>
        <w:bottom w:val="none" w:sz="0" w:space="0" w:color="auto"/>
        <w:right w:val="none" w:sz="0" w:space="0" w:color="auto"/>
      </w:divBdr>
    </w:div>
    <w:div w:id="517085655">
      <w:bodyDiv w:val="1"/>
      <w:marLeft w:val="0"/>
      <w:marRight w:val="0"/>
      <w:marTop w:val="0"/>
      <w:marBottom w:val="0"/>
      <w:divBdr>
        <w:top w:val="none" w:sz="0" w:space="0" w:color="auto"/>
        <w:left w:val="none" w:sz="0" w:space="0" w:color="auto"/>
        <w:bottom w:val="none" w:sz="0" w:space="0" w:color="auto"/>
        <w:right w:val="none" w:sz="0" w:space="0" w:color="auto"/>
      </w:divBdr>
    </w:div>
    <w:div w:id="517352827">
      <w:bodyDiv w:val="1"/>
      <w:marLeft w:val="0"/>
      <w:marRight w:val="0"/>
      <w:marTop w:val="0"/>
      <w:marBottom w:val="0"/>
      <w:divBdr>
        <w:top w:val="none" w:sz="0" w:space="0" w:color="auto"/>
        <w:left w:val="none" w:sz="0" w:space="0" w:color="auto"/>
        <w:bottom w:val="none" w:sz="0" w:space="0" w:color="auto"/>
        <w:right w:val="none" w:sz="0" w:space="0" w:color="auto"/>
      </w:divBdr>
    </w:div>
    <w:div w:id="517475553">
      <w:bodyDiv w:val="1"/>
      <w:marLeft w:val="0"/>
      <w:marRight w:val="0"/>
      <w:marTop w:val="0"/>
      <w:marBottom w:val="0"/>
      <w:divBdr>
        <w:top w:val="none" w:sz="0" w:space="0" w:color="auto"/>
        <w:left w:val="none" w:sz="0" w:space="0" w:color="auto"/>
        <w:bottom w:val="none" w:sz="0" w:space="0" w:color="auto"/>
        <w:right w:val="none" w:sz="0" w:space="0" w:color="auto"/>
      </w:divBdr>
    </w:div>
    <w:div w:id="517504726">
      <w:bodyDiv w:val="1"/>
      <w:marLeft w:val="0"/>
      <w:marRight w:val="0"/>
      <w:marTop w:val="0"/>
      <w:marBottom w:val="0"/>
      <w:divBdr>
        <w:top w:val="none" w:sz="0" w:space="0" w:color="auto"/>
        <w:left w:val="none" w:sz="0" w:space="0" w:color="auto"/>
        <w:bottom w:val="none" w:sz="0" w:space="0" w:color="auto"/>
        <w:right w:val="none" w:sz="0" w:space="0" w:color="auto"/>
      </w:divBdr>
    </w:div>
    <w:div w:id="517546609">
      <w:bodyDiv w:val="1"/>
      <w:marLeft w:val="0"/>
      <w:marRight w:val="0"/>
      <w:marTop w:val="0"/>
      <w:marBottom w:val="0"/>
      <w:divBdr>
        <w:top w:val="none" w:sz="0" w:space="0" w:color="auto"/>
        <w:left w:val="none" w:sz="0" w:space="0" w:color="auto"/>
        <w:bottom w:val="none" w:sz="0" w:space="0" w:color="auto"/>
        <w:right w:val="none" w:sz="0" w:space="0" w:color="auto"/>
      </w:divBdr>
    </w:div>
    <w:div w:id="517550525">
      <w:bodyDiv w:val="1"/>
      <w:marLeft w:val="0"/>
      <w:marRight w:val="0"/>
      <w:marTop w:val="0"/>
      <w:marBottom w:val="0"/>
      <w:divBdr>
        <w:top w:val="none" w:sz="0" w:space="0" w:color="auto"/>
        <w:left w:val="none" w:sz="0" w:space="0" w:color="auto"/>
        <w:bottom w:val="none" w:sz="0" w:space="0" w:color="auto"/>
        <w:right w:val="none" w:sz="0" w:space="0" w:color="auto"/>
      </w:divBdr>
    </w:div>
    <w:div w:id="517619046">
      <w:bodyDiv w:val="1"/>
      <w:marLeft w:val="0"/>
      <w:marRight w:val="0"/>
      <w:marTop w:val="0"/>
      <w:marBottom w:val="0"/>
      <w:divBdr>
        <w:top w:val="none" w:sz="0" w:space="0" w:color="auto"/>
        <w:left w:val="none" w:sz="0" w:space="0" w:color="auto"/>
        <w:bottom w:val="none" w:sz="0" w:space="0" w:color="auto"/>
        <w:right w:val="none" w:sz="0" w:space="0" w:color="auto"/>
      </w:divBdr>
    </w:div>
    <w:div w:id="517620281">
      <w:bodyDiv w:val="1"/>
      <w:marLeft w:val="0"/>
      <w:marRight w:val="0"/>
      <w:marTop w:val="0"/>
      <w:marBottom w:val="0"/>
      <w:divBdr>
        <w:top w:val="none" w:sz="0" w:space="0" w:color="auto"/>
        <w:left w:val="none" w:sz="0" w:space="0" w:color="auto"/>
        <w:bottom w:val="none" w:sz="0" w:space="0" w:color="auto"/>
        <w:right w:val="none" w:sz="0" w:space="0" w:color="auto"/>
      </w:divBdr>
    </w:div>
    <w:div w:id="517742092">
      <w:bodyDiv w:val="1"/>
      <w:marLeft w:val="0"/>
      <w:marRight w:val="0"/>
      <w:marTop w:val="0"/>
      <w:marBottom w:val="0"/>
      <w:divBdr>
        <w:top w:val="none" w:sz="0" w:space="0" w:color="auto"/>
        <w:left w:val="none" w:sz="0" w:space="0" w:color="auto"/>
        <w:bottom w:val="none" w:sz="0" w:space="0" w:color="auto"/>
        <w:right w:val="none" w:sz="0" w:space="0" w:color="auto"/>
      </w:divBdr>
    </w:div>
    <w:div w:id="517817764">
      <w:bodyDiv w:val="1"/>
      <w:marLeft w:val="0"/>
      <w:marRight w:val="0"/>
      <w:marTop w:val="0"/>
      <w:marBottom w:val="0"/>
      <w:divBdr>
        <w:top w:val="none" w:sz="0" w:space="0" w:color="auto"/>
        <w:left w:val="none" w:sz="0" w:space="0" w:color="auto"/>
        <w:bottom w:val="none" w:sz="0" w:space="0" w:color="auto"/>
        <w:right w:val="none" w:sz="0" w:space="0" w:color="auto"/>
      </w:divBdr>
    </w:div>
    <w:div w:id="517893162">
      <w:bodyDiv w:val="1"/>
      <w:marLeft w:val="0"/>
      <w:marRight w:val="0"/>
      <w:marTop w:val="0"/>
      <w:marBottom w:val="0"/>
      <w:divBdr>
        <w:top w:val="none" w:sz="0" w:space="0" w:color="auto"/>
        <w:left w:val="none" w:sz="0" w:space="0" w:color="auto"/>
        <w:bottom w:val="none" w:sz="0" w:space="0" w:color="auto"/>
        <w:right w:val="none" w:sz="0" w:space="0" w:color="auto"/>
      </w:divBdr>
    </w:div>
    <w:div w:id="518012142">
      <w:bodyDiv w:val="1"/>
      <w:marLeft w:val="0"/>
      <w:marRight w:val="0"/>
      <w:marTop w:val="0"/>
      <w:marBottom w:val="0"/>
      <w:divBdr>
        <w:top w:val="none" w:sz="0" w:space="0" w:color="auto"/>
        <w:left w:val="none" w:sz="0" w:space="0" w:color="auto"/>
        <w:bottom w:val="none" w:sz="0" w:space="0" w:color="auto"/>
        <w:right w:val="none" w:sz="0" w:space="0" w:color="auto"/>
      </w:divBdr>
    </w:div>
    <w:div w:id="518086749">
      <w:bodyDiv w:val="1"/>
      <w:marLeft w:val="0"/>
      <w:marRight w:val="0"/>
      <w:marTop w:val="0"/>
      <w:marBottom w:val="0"/>
      <w:divBdr>
        <w:top w:val="none" w:sz="0" w:space="0" w:color="auto"/>
        <w:left w:val="none" w:sz="0" w:space="0" w:color="auto"/>
        <w:bottom w:val="none" w:sz="0" w:space="0" w:color="auto"/>
        <w:right w:val="none" w:sz="0" w:space="0" w:color="auto"/>
      </w:divBdr>
    </w:div>
    <w:div w:id="518128302">
      <w:bodyDiv w:val="1"/>
      <w:marLeft w:val="0"/>
      <w:marRight w:val="0"/>
      <w:marTop w:val="0"/>
      <w:marBottom w:val="0"/>
      <w:divBdr>
        <w:top w:val="none" w:sz="0" w:space="0" w:color="auto"/>
        <w:left w:val="none" w:sz="0" w:space="0" w:color="auto"/>
        <w:bottom w:val="none" w:sz="0" w:space="0" w:color="auto"/>
        <w:right w:val="none" w:sz="0" w:space="0" w:color="auto"/>
      </w:divBdr>
    </w:div>
    <w:div w:id="518158254">
      <w:bodyDiv w:val="1"/>
      <w:marLeft w:val="0"/>
      <w:marRight w:val="0"/>
      <w:marTop w:val="0"/>
      <w:marBottom w:val="0"/>
      <w:divBdr>
        <w:top w:val="none" w:sz="0" w:space="0" w:color="auto"/>
        <w:left w:val="none" w:sz="0" w:space="0" w:color="auto"/>
        <w:bottom w:val="none" w:sz="0" w:space="0" w:color="auto"/>
        <w:right w:val="none" w:sz="0" w:space="0" w:color="auto"/>
      </w:divBdr>
    </w:div>
    <w:div w:id="518159742">
      <w:bodyDiv w:val="1"/>
      <w:marLeft w:val="0"/>
      <w:marRight w:val="0"/>
      <w:marTop w:val="0"/>
      <w:marBottom w:val="0"/>
      <w:divBdr>
        <w:top w:val="none" w:sz="0" w:space="0" w:color="auto"/>
        <w:left w:val="none" w:sz="0" w:space="0" w:color="auto"/>
        <w:bottom w:val="none" w:sz="0" w:space="0" w:color="auto"/>
        <w:right w:val="none" w:sz="0" w:space="0" w:color="auto"/>
      </w:divBdr>
    </w:div>
    <w:div w:id="518199839">
      <w:bodyDiv w:val="1"/>
      <w:marLeft w:val="0"/>
      <w:marRight w:val="0"/>
      <w:marTop w:val="0"/>
      <w:marBottom w:val="0"/>
      <w:divBdr>
        <w:top w:val="none" w:sz="0" w:space="0" w:color="auto"/>
        <w:left w:val="none" w:sz="0" w:space="0" w:color="auto"/>
        <w:bottom w:val="none" w:sz="0" w:space="0" w:color="auto"/>
        <w:right w:val="none" w:sz="0" w:space="0" w:color="auto"/>
      </w:divBdr>
    </w:div>
    <w:div w:id="518272926">
      <w:bodyDiv w:val="1"/>
      <w:marLeft w:val="0"/>
      <w:marRight w:val="0"/>
      <w:marTop w:val="0"/>
      <w:marBottom w:val="0"/>
      <w:divBdr>
        <w:top w:val="none" w:sz="0" w:space="0" w:color="auto"/>
        <w:left w:val="none" w:sz="0" w:space="0" w:color="auto"/>
        <w:bottom w:val="none" w:sz="0" w:space="0" w:color="auto"/>
        <w:right w:val="none" w:sz="0" w:space="0" w:color="auto"/>
      </w:divBdr>
    </w:div>
    <w:div w:id="518351826">
      <w:bodyDiv w:val="1"/>
      <w:marLeft w:val="0"/>
      <w:marRight w:val="0"/>
      <w:marTop w:val="0"/>
      <w:marBottom w:val="0"/>
      <w:divBdr>
        <w:top w:val="none" w:sz="0" w:space="0" w:color="auto"/>
        <w:left w:val="none" w:sz="0" w:space="0" w:color="auto"/>
        <w:bottom w:val="none" w:sz="0" w:space="0" w:color="auto"/>
        <w:right w:val="none" w:sz="0" w:space="0" w:color="auto"/>
      </w:divBdr>
    </w:div>
    <w:div w:id="518354651">
      <w:bodyDiv w:val="1"/>
      <w:marLeft w:val="0"/>
      <w:marRight w:val="0"/>
      <w:marTop w:val="0"/>
      <w:marBottom w:val="0"/>
      <w:divBdr>
        <w:top w:val="none" w:sz="0" w:space="0" w:color="auto"/>
        <w:left w:val="none" w:sz="0" w:space="0" w:color="auto"/>
        <w:bottom w:val="none" w:sz="0" w:space="0" w:color="auto"/>
        <w:right w:val="none" w:sz="0" w:space="0" w:color="auto"/>
      </w:divBdr>
    </w:div>
    <w:div w:id="518355317">
      <w:bodyDiv w:val="1"/>
      <w:marLeft w:val="0"/>
      <w:marRight w:val="0"/>
      <w:marTop w:val="0"/>
      <w:marBottom w:val="0"/>
      <w:divBdr>
        <w:top w:val="none" w:sz="0" w:space="0" w:color="auto"/>
        <w:left w:val="none" w:sz="0" w:space="0" w:color="auto"/>
        <w:bottom w:val="none" w:sz="0" w:space="0" w:color="auto"/>
        <w:right w:val="none" w:sz="0" w:space="0" w:color="auto"/>
      </w:divBdr>
    </w:div>
    <w:div w:id="518390930">
      <w:bodyDiv w:val="1"/>
      <w:marLeft w:val="0"/>
      <w:marRight w:val="0"/>
      <w:marTop w:val="0"/>
      <w:marBottom w:val="0"/>
      <w:divBdr>
        <w:top w:val="none" w:sz="0" w:space="0" w:color="auto"/>
        <w:left w:val="none" w:sz="0" w:space="0" w:color="auto"/>
        <w:bottom w:val="none" w:sz="0" w:space="0" w:color="auto"/>
        <w:right w:val="none" w:sz="0" w:space="0" w:color="auto"/>
      </w:divBdr>
    </w:div>
    <w:div w:id="518473037">
      <w:bodyDiv w:val="1"/>
      <w:marLeft w:val="0"/>
      <w:marRight w:val="0"/>
      <w:marTop w:val="0"/>
      <w:marBottom w:val="0"/>
      <w:divBdr>
        <w:top w:val="none" w:sz="0" w:space="0" w:color="auto"/>
        <w:left w:val="none" w:sz="0" w:space="0" w:color="auto"/>
        <w:bottom w:val="none" w:sz="0" w:space="0" w:color="auto"/>
        <w:right w:val="none" w:sz="0" w:space="0" w:color="auto"/>
      </w:divBdr>
    </w:div>
    <w:div w:id="518546906">
      <w:bodyDiv w:val="1"/>
      <w:marLeft w:val="0"/>
      <w:marRight w:val="0"/>
      <w:marTop w:val="0"/>
      <w:marBottom w:val="0"/>
      <w:divBdr>
        <w:top w:val="none" w:sz="0" w:space="0" w:color="auto"/>
        <w:left w:val="none" w:sz="0" w:space="0" w:color="auto"/>
        <w:bottom w:val="none" w:sz="0" w:space="0" w:color="auto"/>
        <w:right w:val="none" w:sz="0" w:space="0" w:color="auto"/>
      </w:divBdr>
    </w:div>
    <w:div w:id="518736944">
      <w:bodyDiv w:val="1"/>
      <w:marLeft w:val="0"/>
      <w:marRight w:val="0"/>
      <w:marTop w:val="0"/>
      <w:marBottom w:val="0"/>
      <w:divBdr>
        <w:top w:val="none" w:sz="0" w:space="0" w:color="auto"/>
        <w:left w:val="none" w:sz="0" w:space="0" w:color="auto"/>
        <w:bottom w:val="none" w:sz="0" w:space="0" w:color="auto"/>
        <w:right w:val="none" w:sz="0" w:space="0" w:color="auto"/>
      </w:divBdr>
    </w:div>
    <w:div w:id="518741514">
      <w:bodyDiv w:val="1"/>
      <w:marLeft w:val="0"/>
      <w:marRight w:val="0"/>
      <w:marTop w:val="0"/>
      <w:marBottom w:val="0"/>
      <w:divBdr>
        <w:top w:val="none" w:sz="0" w:space="0" w:color="auto"/>
        <w:left w:val="none" w:sz="0" w:space="0" w:color="auto"/>
        <w:bottom w:val="none" w:sz="0" w:space="0" w:color="auto"/>
        <w:right w:val="none" w:sz="0" w:space="0" w:color="auto"/>
      </w:divBdr>
    </w:div>
    <w:div w:id="518811504">
      <w:bodyDiv w:val="1"/>
      <w:marLeft w:val="0"/>
      <w:marRight w:val="0"/>
      <w:marTop w:val="0"/>
      <w:marBottom w:val="0"/>
      <w:divBdr>
        <w:top w:val="none" w:sz="0" w:space="0" w:color="auto"/>
        <w:left w:val="none" w:sz="0" w:space="0" w:color="auto"/>
        <w:bottom w:val="none" w:sz="0" w:space="0" w:color="auto"/>
        <w:right w:val="none" w:sz="0" w:space="0" w:color="auto"/>
      </w:divBdr>
    </w:div>
    <w:div w:id="518859331">
      <w:bodyDiv w:val="1"/>
      <w:marLeft w:val="0"/>
      <w:marRight w:val="0"/>
      <w:marTop w:val="0"/>
      <w:marBottom w:val="0"/>
      <w:divBdr>
        <w:top w:val="none" w:sz="0" w:space="0" w:color="auto"/>
        <w:left w:val="none" w:sz="0" w:space="0" w:color="auto"/>
        <w:bottom w:val="none" w:sz="0" w:space="0" w:color="auto"/>
        <w:right w:val="none" w:sz="0" w:space="0" w:color="auto"/>
      </w:divBdr>
    </w:div>
    <w:div w:id="518928132">
      <w:bodyDiv w:val="1"/>
      <w:marLeft w:val="0"/>
      <w:marRight w:val="0"/>
      <w:marTop w:val="0"/>
      <w:marBottom w:val="0"/>
      <w:divBdr>
        <w:top w:val="none" w:sz="0" w:space="0" w:color="auto"/>
        <w:left w:val="none" w:sz="0" w:space="0" w:color="auto"/>
        <w:bottom w:val="none" w:sz="0" w:space="0" w:color="auto"/>
        <w:right w:val="none" w:sz="0" w:space="0" w:color="auto"/>
      </w:divBdr>
    </w:div>
    <w:div w:id="519050975">
      <w:bodyDiv w:val="1"/>
      <w:marLeft w:val="0"/>
      <w:marRight w:val="0"/>
      <w:marTop w:val="0"/>
      <w:marBottom w:val="0"/>
      <w:divBdr>
        <w:top w:val="none" w:sz="0" w:space="0" w:color="auto"/>
        <w:left w:val="none" w:sz="0" w:space="0" w:color="auto"/>
        <w:bottom w:val="none" w:sz="0" w:space="0" w:color="auto"/>
        <w:right w:val="none" w:sz="0" w:space="0" w:color="auto"/>
      </w:divBdr>
    </w:div>
    <w:div w:id="519129603">
      <w:bodyDiv w:val="1"/>
      <w:marLeft w:val="0"/>
      <w:marRight w:val="0"/>
      <w:marTop w:val="0"/>
      <w:marBottom w:val="0"/>
      <w:divBdr>
        <w:top w:val="none" w:sz="0" w:space="0" w:color="auto"/>
        <w:left w:val="none" w:sz="0" w:space="0" w:color="auto"/>
        <w:bottom w:val="none" w:sz="0" w:space="0" w:color="auto"/>
        <w:right w:val="none" w:sz="0" w:space="0" w:color="auto"/>
      </w:divBdr>
    </w:div>
    <w:div w:id="519247250">
      <w:bodyDiv w:val="1"/>
      <w:marLeft w:val="0"/>
      <w:marRight w:val="0"/>
      <w:marTop w:val="0"/>
      <w:marBottom w:val="0"/>
      <w:divBdr>
        <w:top w:val="none" w:sz="0" w:space="0" w:color="auto"/>
        <w:left w:val="none" w:sz="0" w:space="0" w:color="auto"/>
        <w:bottom w:val="none" w:sz="0" w:space="0" w:color="auto"/>
        <w:right w:val="none" w:sz="0" w:space="0" w:color="auto"/>
      </w:divBdr>
    </w:div>
    <w:div w:id="519248238">
      <w:bodyDiv w:val="1"/>
      <w:marLeft w:val="0"/>
      <w:marRight w:val="0"/>
      <w:marTop w:val="0"/>
      <w:marBottom w:val="0"/>
      <w:divBdr>
        <w:top w:val="none" w:sz="0" w:space="0" w:color="auto"/>
        <w:left w:val="none" w:sz="0" w:space="0" w:color="auto"/>
        <w:bottom w:val="none" w:sz="0" w:space="0" w:color="auto"/>
        <w:right w:val="none" w:sz="0" w:space="0" w:color="auto"/>
      </w:divBdr>
    </w:div>
    <w:div w:id="519248384">
      <w:bodyDiv w:val="1"/>
      <w:marLeft w:val="0"/>
      <w:marRight w:val="0"/>
      <w:marTop w:val="0"/>
      <w:marBottom w:val="0"/>
      <w:divBdr>
        <w:top w:val="none" w:sz="0" w:space="0" w:color="auto"/>
        <w:left w:val="none" w:sz="0" w:space="0" w:color="auto"/>
        <w:bottom w:val="none" w:sz="0" w:space="0" w:color="auto"/>
        <w:right w:val="none" w:sz="0" w:space="0" w:color="auto"/>
      </w:divBdr>
    </w:div>
    <w:div w:id="519320460">
      <w:bodyDiv w:val="1"/>
      <w:marLeft w:val="0"/>
      <w:marRight w:val="0"/>
      <w:marTop w:val="0"/>
      <w:marBottom w:val="0"/>
      <w:divBdr>
        <w:top w:val="none" w:sz="0" w:space="0" w:color="auto"/>
        <w:left w:val="none" w:sz="0" w:space="0" w:color="auto"/>
        <w:bottom w:val="none" w:sz="0" w:space="0" w:color="auto"/>
        <w:right w:val="none" w:sz="0" w:space="0" w:color="auto"/>
      </w:divBdr>
    </w:div>
    <w:div w:id="519391134">
      <w:bodyDiv w:val="1"/>
      <w:marLeft w:val="0"/>
      <w:marRight w:val="0"/>
      <w:marTop w:val="0"/>
      <w:marBottom w:val="0"/>
      <w:divBdr>
        <w:top w:val="none" w:sz="0" w:space="0" w:color="auto"/>
        <w:left w:val="none" w:sz="0" w:space="0" w:color="auto"/>
        <w:bottom w:val="none" w:sz="0" w:space="0" w:color="auto"/>
        <w:right w:val="none" w:sz="0" w:space="0" w:color="auto"/>
      </w:divBdr>
    </w:div>
    <w:div w:id="519399020">
      <w:bodyDiv w:val="1"/>
      <w:marLeft w:val="0"/>
      <w:marRight w:val="0"/>
      <w:marTop w:val="0"/>
      <w:marBottom w:val="0"/>
      <w:divBdr>
        <w:top w:val="none" w:sz="0" w:space="0" w:color="auto"/>
        <w:left w:val="none" w:sz="0" w:space="0" w:color="auto"/>
        <w:bottom w:val="none" w:sz="0" w:space="0" w:color="auto"/>
        <w:right w:val="none" w:sz="0" w:space="0" w:color="auto"/>
      </w:divBdr>
    </w:div>
    <w:div w:id="519441780">
      <w:bodyDiv w:val="1"/>
      <w:marLeft w:val="0"/>
      <w:marRight w:val="0"/>
      <w:marTop w:val="0"/>
      <w:marBottom w:val="0"/>
      <w:divBdr>
        <w:top w:val="none" w:sz="0" w:space="0" w:color="auto"/>
        <w:left w:val="none" w:sz="0" w:space="0" w:color="auto"/>
        <w:bottom w:val="none" w:sz="0" w:space="0" w:color="auto"/>
        <w:right w:val="none" w:sz="0" w:space="0" w:color="auto"/>
      </w:divBdr>
    </w:div>
    <w:div w:id="519469135">
      <w:bodyDiv w:val="1"/>
      <w:marLeft w:val="0"/>
      <w:marRight w:val="0"/>
      <w:marTop w:val="0"/>
      <w:marBottom w:val="0"/>
      <w:divBdr>
        <w:top w:val="none" w:sz="0" w:space="0" w:color="auto"/>
        <w:left w:val="none" w:sz="0" w:space="0" w:color="auto"/>
        <w:bottom w:val="none" w:sz="0" w:space="0" w:color="auto"/>
        <w:right w:val="none" w:sz="0" w:space="0" w:color="auto"/>
      </w:divBdr>
    </w:div>
    <w:div w:id="519513561">
      <w:bodyDiv w:val="1"/>
      <w:marLeft w:val="0"/>
      <w:marRight w:val="0"/>
      <w:marTop w:val="0"/>
      <w:marBottom w:val="0"/>
      <w:divBdr>
        <w:top w:val="none" w:sz="0" w:space="0" w:color="auto"/>
        <w:left w:val="none" w:sz="0" w:space="0" w:color="auto"/>
        <w:bottom w:val="none" w:sz="0" w:space="0" w:color="auto"/>
        <w:right w:val="none" w:sz="0" w:space="0" w:color="auto"/>
      </w:divBdr>
    </w:div>
    <w:div w:id="519516767">
      <w:bodyDiv w:val="1"/>
      <w:marLeft w:val="0"/>
      <w:marRight w:val="0"/>
      <w:marTop w:val="0"/>
      <w:marBottom w:val="0"/>
      <w:divBdr>
        <w:top w:val="none" w:sz="0" w:space="0" w:color="auto"/>
        <w:left w:val="none" w:sz="0" w:space="0" w:color="auto"/>
        <w:bottom w:val="none" w:sz="0" w:space="0" w:color="auto"/>
        <w:right w:val="none" w:sz="0" w:space="0" w:color="auto"/>
      </w:divBdr>
    </w:div>
    <w:div w:id="519663024">
      <w:bodyDiv w:val="1"/>
      <w:marLeft w:val="0"/>
      <w:marRight w:val="0"/>
      <w:marTop w:val="0"/>
      <w:marBottom w:val="0"/>
      <w:divBdr>
        <w:top w:val="none" w:sz="0" w:space="0" w:color="auto"/>
        <w:left w:val="none" w:sz="0" w:space="0" w:color="auto"/>
        <w:bottom w:val="none" w:sz="0" w:space="0" w:color="auto"/>
        <w:right w:val="none" w:sz="0" w:space="0" w:color="auto"/>
      </w:divBdr>
    </w:div>
    <w:div w:id="519664174">
      <w:bodyDiv w:val="1"/>
      <w:marLeft w:val="0"/>
      <w:marRight w:val="0"/>
      <w:marTop w:val="0"/>
      <w:marBottom w:val="0"/>
      <w:divBdr>
        <w:top w:val="none" w:sz="0" w:space="0" w:color="auto"/>
        <w:left w:val="none" w:sz="0" w:space="0" w:color="auto"/>
        <w:bottom w:val="none" w:sz="0" w:space="0" w:color="auto"/>
        <w:right w:val="none" w:sz="0" w:space="0" w:color="auto"/>
      </w:divBdr>
      <w:divsChild>
        <w:div w:id="4748270">
          <w:marLeft w:val="480"/>
          <w:marRight w:val="0"/>
          <w:marTop w:val="0"/>
          <w:marBottom w:val="0"/>
          <w:divBdr>
            <w:top w:val="none" w:sz="0" w:space="0" w:color="auto"/>
            <w:left w:val="none" w:sz="0" w:space="0" w:color="auto"/>
            <w:bottom w:val="none" w:sz="0" w:space="0" w:color="auto"/>
            <w:right w:val="none" w:sz="0" w:space="0" w:color="auto"/>
          </w:divBdr>
        </w:div>
        <w:div w:id="71894716">
          <w:marLeft w:val="480"/>
          <w:marRight w:val="0"/>
          <w:marTop w:val="0"/>
          <w:marBottom w:val="0"/>
          <w:divBdr>
            <w:top w:val="none" w:sz="0" w:space="0" w:color="auto"/>
            <w:left w:val="none" w:sz="0" w:space="0" w:color="auto"/>
            <w:bottom w:val="none" w:sz="0" w:space="0" w:color="auto"/>
            <w:right w:val="none" w:sz="0" w:space="0" w:color="auto"/>
          </w:divBdr>
        </w:div>
        <w:div w:id="99304278">
          <w:marLeft w:val="480"/>
          <w:marRight w:val="0"/>
          <w:marTop w:val="0"/>
          <w:marBottom w:val="0"/>
          <w:divBdr>
            <w:top w:val="none" w:sz="0" w:space="0" w:color="auto"/>
            <w:left w:val="none" w:sz="0" w:space="0" w:color="auto"/>
            <w:bottom w:val="none" w:sz="0" w:space="0" w:color="auto"/>
            <w:right w:val="none" w:sz="0" w:space="0" w:color="auto"/>
          </w:divBdr>
        </w:div>
        <w:div w:id="302083423">
          <w:marLeft w:val="480"/>
          <w:marRight w:val="0"/>
          <w:marTop w:val="0"/>
          <w:marBottom w:val="0"/>
          <w:divBdr>
            <w:top w:val="none" w:sz="0" w:space="0" w:color="auto"/>
            <w:left w:val="none" w:sz="0" w:space="0" w:color="auto"/>
            <w:bottom w:val="none" w:sz="0" w:space="0" w:color="auto"/>
            <w:right w:val="none" w:sz="0" w:space="0" w:color="auto"/>
          </w:divBdr>
        </w:div>
        <w:div w:id="330302393">
          <w:marLeft w:val="480"/>
          <w:marRight w:val="0"/>
          <w:marTop w:val="0"/>
          <w:marBottom w:val="0"/>
          <w:divBdr>
            <w:top w:val="none" w:sz="0" w:space="0" w:color="auto"/>
            <w:left w:val="none" w:sz="0" w:space="0" w:color="auto"/>
            <w:bottom w:val="none" w:sz="0" w:space="0" w:color="auto"/>
            <w:right w:val="none" w:sz="0" w:space="0" w:color="auto"/>
          </w:divBdr>
        </w:div>
        <w:div w:id="344329057">
          <w:marLeft w:val="480"/>
          <w:marRight w:val="0"/>
          <w:marTop w:val="0"/>
          <w:marBottom w:val="0"/>
          <w:divBdr>
            <w:top w:val="none" w:sz="0" w:space="0" w:color="auto"/>
            <w:left w:val="none" w:sz="0" w:space="0" w:color="auto"/>
            <w:bottom w:val="none" w:sz="0" w:space="0" w:color="auto"/>
            <w:right w:val="none" w:sz="0" w:space="0" w:color="auto"/>
          </w:divBdr>
        </w:div>
        <w:div w:id="355695953">
          <w:marLeft w:val="480"/>
          <w:marRight w:val="0"/>
          <w:marTop w:val="0"/>
          <w:marBottom w:val="0"/>
          <w:divBdr>
            <w:top w:val="none" w:sz="0" w:space="0" w:color="auto"/>
            <w:left w:val="none" w:sz="0" w:space="0" w:color="auto"/>
            <w:bottom w:val="none" w:sz="0" w:space="0" w:color="auto"/>
            <w:right w:val="none" w:sz="0" w:space="0" w:color="auto"/>
          </w:divBdr>
        </w:div>
        <w:div w:id="367950207">
          <w:marLeft w:val="480"/>
          <w:marRight w:val="0"/>
          <w:marTop w:val="0"/>
          <w:marBottom w:val="0"/>
          <w:divBdr>
            <w:top w:val="none" w:sz="0" w:space="0" w:color="auto"/>
            <w:left w:val="none" w:sz="0" w:space="0" w:color="auto"/>
            <w:bottom w:val="none" w:sz="0" w:space="0" w:color="auto"/>
            <w:right w:val="none" w:sz="0" w:space="0" w:color="auto"/>
          </w:divBdr>
        </w:div>
        <w:div w:id="373117129">
          <w:marLeft w:val="480"/>
          <w:marRight w:val="0"/>
          <w:marTop w:val="0"/>
          <w:marBottom w:val="0"/>
          <w:divBdr>
            <w:top w:val="none" w:sz="0" w:space="0" w:color="auto"/>
            <w:left w:val="none" w:sz="0" w:space="0" w:color="auto"/>
            <w:bottom w:val="none" w:sz="0" w:space="0" w:color="auto"/>
            <w:right w:val="none" w:sz="0" w:space="0" w:color="auto"/>
          </w:divBdr>
        </w:div>
        <w:div w:id="378669460">
          <w:marLeft w:val="480"/>
          <w:marRight w:val="0"/>
          <w:marTop w:val="0"/>
          <w:marBottom w:val="0"/>
          <w:divBdr>
            <w:top w:val="none" w:sz="0" w:space="0" w:color="auto"/>
            <w:left w:val="none" w:sz="0" w:space="0" w:color="auto"/>
            <w:bottom w:val="none" w:sz="0" w:space="0" w:color="auto"/>
            <w:right w:val="none" w:sz="0" w:space="0" w:color="auto"/>
          </w:divBdr>
        </w:div>
        <w:div w:id="381247922">
          <w:marLeft w:val="480"/>
          <w:marRight w:val="0"/>
          <w:marTop w:val="0"/>
          <w:marBottom w:val="0"/>
          <w:divBdr>
            <w:top w:val="none" w:sz="0" w:space="0" w:color="auto"/>
            <w:left w:val="none" w:sz="0" w:space="0" w:color="auto"/>
            <w:bottom w:val="none" w:sz="0" w:space="0" w:color="auto"/>
            <w:right w:val="none" w:sz="0" w:space="0" w:color="auto"/>
          </w:divBdr>
        </w:div>
        <w:div w:id="389427560">
          <w:marLeft w:val="480"/>
          <w:marRight w:val="0"/>
          <w:marTop w:val="0"/>
          <w:marBottom w:val="0"/>
          <w:divBdr>
            <w:top w:val="none" w:sz="0" w:space="0" w:color="auto"/>
            <w:left w:val="none" w:sz="0" w:space="0" w:color="auto"/>
            <w:bottom w:val="none" w:sz="0" w:space="0" w:color="auto"/>
            <w:right w:val="none" w:sz="0" w:space="0" w:color="auto"/>
          </w:divBdr>
        </w:div>
        <w:div w:id="451435343">
          <w:marLeft w:val="480"/>
          <w:marRight w:val="0"/>
          <w:marTop w:val="0"/>
          <w:marBottom w:val="0"/>
          <w:divBdr>
            <w:top w:val="none" w:sz="0" w:space="0" w:color="auto"/>
            <w:left w:val="none" w:sz="0" w:space="0" w:color="auto"/>
            <w:bottom w:val="none" w:sz="0" w:space="0" w:color="auto"/>
            <w:right w:val="none" w:sz="0" w:space="0" w:color="auto"/>
          </w:divBdr>
        </w:div>
        <w:div w:id="478352618">
          <w:marLeft w:val="480"/>
          <w:marRight w:val="0"/>
          <w:marTop w:val="0"/>
          <w:marBottom w:val="0"/>
          <w:divBdr>
            <w:top w:val="none" w:sz="0" w:space="0" w:color="auto"/>
            <w:left w:val="none" w:sz="0" w:space="0" w:color="auto"/>
            <w:bottom w:val="none" w:sz="0" w:space="0" w:color="auto"/>
            <w:right w:val="none" w:sz="0" w:space="0" w:color="auto"/>
          </w:divBdr>
        </w:div>
        <w:div w:id="478808461">
          <w:marLeft w:val="480"/>
          <w:marRight w:val="0"/>
          <w:marTop w:val="0"/>
          <w:marBottom w:val="0"/>
          <w:divBdr>
            <w:top w:val="none" w:sz="0" w:space="0" w:color="auto"/>
            <w:left w:val="none" w:sz="0" w:space="0" w:color="auto"/>
            <w:bottom w:val="none" w:sz="0" w:space="0" w:color="auto"/>
            <w:right w:val="none" w:sz="0" w:space="0" w:color="auto"/>
          </w:divBdr>
        </w:div>
        <w:div w:id="609901096">
          <w:marLeft w:val="480"/>
          <w:marRight w:val="0"/>
          <w:marTop w:val="0"/>
          <w:marBottom w:val="0"/>
          <w:divBdr>
            <w:top w:val="none" w:sz="0" w:space="0" w:color="auto"/>
            <w:left w:val="none" w:sz="0" w:space="0" w:color="auto"/>
            <w:bottom w:val="none" w:sz="0" w:space="0" w:color="auto"/>
            <w:right w:val="none" w:sz="0" w:space="0" w:color="auto"/>
          </w:divBdr>
        </w:div>
        <w:div w:id="659505727">
          <w:marLeft w:val="480"/>
          <w:marRight w:val="0"/>
          <w:marTop w:val="0"/>
          <w:marBottom w:val="0"/>
          <w:divBdr>
            <w:top w:val="none" w:sz="0" w:space="0" w:color="auto"/>
            <w:left w:val="none" w:sz="0" w:space="0" w:color="auto"/>
            <w:bottom w:val="none" w:sz="0" w:space="0" w:color="auto"/>
            <w:right w:val="none" w:sz="0" w:space="0" w:color="auto"/>
          </w:divBdr>
        </w:div>
        <w:div w:id="721757312">
          <w:marLeft w:val="480"/>
          <w:marRight w:val="0"/>
          <w:marTop w:val="0"/>
          <w:marBottom w:val="0"/>
          <w:divBdr>
            <w:top w:val="none" w:sz="0" w:space="0" w:color="auto"/>
            <w:left w:val="none" w:sz="0" w:space="0" w:color="auto"/>
            <w:bottom w:val="none" w:sz="0" w:space="0" w:color="auto"/>
            <w:right w:val="none" w:sz="0" w:space="0" w:color="auto"/>
          </w:divBdr>
        </w:div>
        <w:div w:id="816217698">
          <w:marLeft w:val="480"/>
          <w:marRight w:val="0"/>
          <w:marTop w:val="0"/>
          <w:marBottom w:val="0"/>
          <w:divBdr>
            <w:top w:val="none" w:sz="0" w:space="0" w:color="auto"/>
            <w:left w:val="none" w:sz="0" w:space="0" w:color="auto"/>
            <w:bottom w:val="none" w:sz="0" w:space="0" w:color="auto"/>
            <w:right w:val="none" w:sz="0" w:space="0" w:color="auto"/>
          </w:divBdr>
        </w:div>
        <w:div w:id="828136644">
          <w:marLeft w:val="480"/>
          <w:marRight w:val="0"/>
          <w:marTop w:val="0"/>
          <w:marBottom w:val="0"/>
          <w:divBdr>
            <w:top w:val="none" w:sz="0" w:space="0" w:color="auto"/>
            <w:left w:val="none" w:sz="0" w:space="0" w:color="auto"/>
            <w:bottom w:val="none" w:sz="0" w:space="0" w:color="auto"/>
            <w:right w:val="none" w:sz="0" w:space="0" w:color="auto"/>
          </w:divBdr>
        </w:div>
        <w:div w:id="849417479">
          <w:marLeft w:val="480"/>
          <w:marRight w:val="0"/>
          <w:marTop w:val="0"/>
          <w:marBottom w:val="0"/>
          <w:divBdr>
            <w:top w:val="none" w:sz="0" w:space="0" w:color="auto"/>
            <w:left w:val="none" w:sz="0" w:space="0" w:color="auto"/>
            <w:bottom w:val="none" w:sz="0" w:space="0" w:color="auto"/>
            <w:right w:val="none" w:sz="0" w:space="0" w:color="auto"/>
          </w:divBdr>
        </w:div>
      </w:divsChild>
    </w:div>
    <w:div w:id="519701893">
      <w:bodyDiv w:val="1"/>
      <w:marLeft w:val="0"/>
      <w:marRight w:val="0"/>
      <w:marTop w:val="0"/>
      <w:marBottom w:val="0"/>
      <w:divBdr>
        <w:top w:val="none" w:sz="0" w:space="0" w:color="auto"/>
        <w:left w:val="none" w:sz="0" w:space="0" w:color="auto"/>
        <w:bottom w:val="none" w:sz="0" w:space="0" w:color="auto"/>
        <w:right w:val="none" w:sz="0" w:space="0" w:color="auto"/>
      </w:divBdr>
    </w:div>
    <w:div w:id="519856015">
      <w:bodyDiv w:val="1"/>
      <w:marLeft w:val="0"/>
      <w:marRight w:val="0"/>
      <w:marTop w:val="0"/>
      <w:marBottom w:val="0"/>
      <w:divBdr>
        <w:top w:val="none" w:sz="0" w:space="0" w:color="auto"/>
        <w:left w:val="none" w:sz="0" w:space="0" w:color="auto"/>
        <w:bottom w:val="none" w:sz="0" w:space="0" w:color="auto"/>
        <w:right w:val="none" w:sz="0" w:space="0" w:color="auto"/>
      </w:divBdr>
    </w:div>
    <w:div w:id="519899649">
      <w:bodyDiv w:val="1"/>
      <w:marLeft w:val="0"/>
      <w:marRight w:val="0"/>
      <w:marTop w:val="0"/>
      <w:marBottom w:val="0"/>
      <w:divBdr>
        <w:top w:val="none" w:sz="0" w:space="0" w:color="auto"/>
        <w:left w:val="none" w:sz="0" w:space="0" w:color="auto"/>
        <w:bottom w:val="none" w:sz="0" w:space="0" w:color="auto"/>
        <w:right w:val="none" w:sz="0" w:space="0" w:color="auto"/>
      </w:divBdr>
    </w:div>
    <w:div w:id="519902397">
      <w:bodyDiv w:val="1"/>
      <w:marLeft w:val="0"/>
      <w:marRight w:val="0"/>
      <w:marTop w:val="0"/>
      <w:marBottom w:val="0"/>
      <w:divBdr>
        <w:top w:val="none" w:sz="0" w:space="0" w:color="auto"/>
        <w:left w:val="none" w:sz="0" w:space="0" w:color="auto"/>
        <w:bottom w:val="none" w:sz="0" w:space="0" w:color="auto"/>
        <w:right w:val="none" w:sz="0" w:space="0" w:color="auto"/>
      </w:divBdr>
    </w:div>
    <w:div w:id="519976060">
      <w:bodyDiv w:val="1"/>
      <w:marLeft w:val="0"/>
      <w:marRight w:val="0"/>
      <w:marTop w:val="0"/>
      <w:marBottom w:val="0"/>
      <w:divBdr>
        <w:top w:val="none" w:sz="0" w:space="0" w:color="auto"/>
        <w:left w:val="none" w:sz="0" w:space="0" w:color="auto"/>
        <w:bottom w:val="none" w:sz="0" w:space="0" w:color="auto"/>
        <w:right w:val="none" w:sz="0" w:space="0" w:color="auto"/>
      </w:divBdr>
    </w:div>
    <w:div w:id="519976729">
      <w:bodyDiv w:val="1"/>
      <w:marLeft w:val="0"/>
      <w:marRight w:val="0"/>
      <w:marTop w:val="0"/>
      <w:marBottom w:val="0"/>
      <w:divBdr>
        <w:top w:val="none" w:sz="0" w:space="0" w:color="auto"/>
        <w:left w:val="none" w:sz="0" w:space="0" w:color="auto"/>
        <w:bottom w:val="none" w:sz="0" w:space="0" w:color="auto"/>
        <w:right w:val="none" w:sz="0" w:space="0" w:color="auto"/>
      </w:divBdr>
    </w:div>
    <w:div w:id="520095147">
      <w:bodyDiv w:val="1"/>
      <w:marLeft w:val="0"/>
      <w:marRight w:val="0"/>
      <w:marTop w:val="0"/>
      <w:marBottom w:val="0"/>
      <w:divBdr>
        <w:top w:val="none" w:sz="0" w:space="0" w:color="auto"/>
        <w:left w:val="none" w:sz="0" w:space="0" w:color="auto"/>
        <w:bottom w:val="none" w:sz="0" w:space="0" w:color="auto"/>
        <w:right w:val="none" w:sz="0" w:space="0" w:color="auto"/>
      </w:divBdr>
    </w:div>
    <w:div w:id="520166973">
      <w:bodyDiv w:val="1"/>
      <w:marLeft w:val="0"/>
      <w:marRight w:val="0"/>
      <w:marTop w:val="0"/>
      <w:marBottom w:val="0"/>
      <w:divBdr>
        <w:top w:val="none" w:sz="0" w:space="0" w:color="auto"/>
        <w:left w:val="none" w:sz="0" w:space="0" w:color="auto"/>
        <w:bottom w:val="none" w:sz="0" w:space="0" w:color="auto"/>
        <w:right w:val="none" w:sz="0" w:space="0" w:color="auto"/>
      </w:divBdr>
    </w:div>
    <w:div w:id="520247020">
      <w:bodyDiv w:val="1"/>
      <w:marLeft w:val="0"/>
      <w:marRight w:val="0"/>
      <w:marTop w:val="0"/>
      <w:marBottom w:val="0"/>
      <w:divBdr>
        <w:top w:val="none" w:sz="0" w:space="0" w:color="auto"/>
        <w:left w:val="none" w:sz="0" w:space="0" w:color="auto"/>
        <w:bottom w:val="none" w:sz="0" w:space="0" w:color="auto"/>
        <w:right w:val="none" w:sz="0" w:space="0" w:color="auto"/>
      </w:divBdr>
    </w:div>
    <w:div w:id="520320567">
      <w:bodyDiv w:val="1"/>
      <w:marLeft w:val="0"/>
      <w:marRight w:val="0"/>
      <w:marTop w:val="0"/>
      <w:marBottom w:val="0"/>
      <w:divBdr>
        <w:top w:val="none" w:sz="0" w:space="0" w:color="auto"/>
        <w:left w:val="none" w:sz="0" w:space="0" w:color="auto"/>
        <w:bottom w:val="none" w:sz="0" w:space="0" w:color="auto"/>
        <w:right w:val="none" w:sz="0" w:space="0" w:color="auto"/>
      </w:divBdr>
    </w:div>
    <w:div w:id="520322713">
      <w:bodyDiv w:val="1"/>
      <w:marLeft w:val="0"/>
      <w:marRight w:val="0"/>
      <w:marTop w:val="0"/>
      <w:marBottom w:val="0"/>
      <w:divBdr>
        <w:top w:val="none" w:sz="0" w:space="0" w:color="auto"/>
        <w:left w:val="none" w:sz="0" w:space="0" w:color="auto"/>
        <w:bottom w:val="none" w:sz="0" w:space="0" w:color="auto"/>
        <w:right w:val="none" w:sz="0" w:space="0" w:color="auto"/>
      </w:divBdr>
    </w:div>
    <w:div w:id="520433634">
      <w:bodyDiv w:val="1"/>
      <w:marLeft w:val="0"/>
      <w:marRight w:val="0"/>
      <w:marTop w:val="0"/>
      <w:marBottom w:val="0"/>
      <w:divBdr>
        <w:top w:val="none" w:sz="0" w:space="0" w:color="auto"/>
        <w:left w:val="none" w:sz="0" w:space="0" w:color="auto"/>
        <w:bottom w:val="none" w:sz="0" w:space="0" w:color="auto"/>
        <w:right w:val="none" w:sz="0" w:space="0" w:color="auto"/>
      </w:divBdr>
    </w:div>
    <w:div w:id="520435686">
      <w:bodyDiv w:val="1"/>
      <w:marLeft w:val="0"/>
      <w:marRight w:val="0"/>
      <w:marTop w:val="0"/>
      <w:marBottom w:val="0"/>
      <w:divBdr>
        <w:top w:val="none" w:sz="0" w:space="0" w:color="auto"/>
        <w:left w:val="none" w:sz="0" w:space="0" w:color="auto"/>
        <w:bottom w:val="none" w:sz="0" w:space="0" w:color="auto"/>
        <w:right w:val="none" w:sz="0" w:space="0" w:color="auto"/>
      </w:divBdr>
    </w:div>
    <w:div w:id="520509426">
      <w:bodyDiv w:val="1"/>
      <w:marLeft w:val="0"/>
      <w:marRight w:val="0"/>
      <w:marTop w:val="0"/>
      <w:marBottom w:val="0"/>
      <w:divBdr>
        <w:top w:val="none" w:sz="0" w:space="0" w:color="auto"/>
        <w:left w:val="none" w:sz="0" w:space="0" w:color="auto"/>
        <w:bottom w:val="none" w:sz="0" w:space="0" w:color="auto"/>
        <w:right w:val="none" w:sz="0" w:space="0" w:color="auto"/>
      </w:divBdr>
    </w:div>
    <w:div w:id="520512657">
      <w:bodyDiv w:val="1"/>
      <w:marLeft w:val="0"/>
      <w:marRight w:val="0"/>
      <w:marTop w:val="0"/>
      <w:marBottom w:val="0"/>
      <w:divBdr>
        <w:top w:val="none" w:sz="0" w:space="0" w:color="auto"/>
        <w:left w:val="none" w:sz="0" w:space="0" w:color="auto"/>
        <w:bottom w:val="none" w:sz="0" w:space="0" w:color="auto"/>
        <w:right w:val="none" w:sz="0" w:space="0" w:color="auto"/>
      </w:divBdr>
    </w:div>
    <w:div w:id="520515053">
      <w:bodyDiv w:val="1"/>
      <w:marLeft w:val="0"/>
      <w:marRight w:val="0"/>
      <w:marTop w:val="0"/>
      <w:marBottom w:val="0"/>
      <w:divBdr>
        <w:top w:val="none" w:sz="0" w:space="0" w:color="auto"/>
        <w:left w:val="none" w:sz="0" w:space="0" w:color="auto"/>
        <w:bottom w:val="none" w:sz="0" w:space="0" w:color="auto"/>
        <w:right w:val="none" w:sz="0" w:space="0" w:color="auto"/>
      </w:divBdr>
    </w:div>
    <w:div w:id="520556941">
      <w:bodyDiv w:val="1"/>
      <w:marLeft w:val="0"/>
      <w:marRight w:val="0"/>
      <w:marTop w:val="0"/>
      <w:marBottom w:val="0"/>
      <w:divBdr>
        <w:top w:val="none" w:sz="0" w:space="0" w:color="auto"/>
        <w:left w:val="none" w:sz="0" w:space="0" w:color="auto"/>
        <w:bottom w:val="none" w:sz="0" w:space="0" w:color="auto"/>
        <w:right w:val="none" w:sz="0" w:space="0" w:color="auto"/>
      </w:divBdr>
    </w:div>
    <w:div w:id="520633772">
      <w:bodyDiv w:val="1"/>
      <w:marLeft w:val="0"/>
      <w:marRight w:val="0"/>
      <w:marTop w:val="0"/>
      <w:marBottom w:val="0"/>
      <w:divBdr>
        <w:top w:val="none" w:sz="0" w:space="0" w:color="auto"/>
        <w:left w:val="none" w:sz="0" w:space="0" w:color="auto"/>
        <w:bottom w:val="none" w:sz="0" w:space="0" w:color="auto"/>
        <w:right w:val="none" w:sz="0" w:space="0" w:color="auto"/>
      </w:divBdr>
    </w:div>
    <w:div w:id="520775802">
      <w:bodyDiv w:val="1"/>
      <w:marLeft w:val="0"/>
      <w:marRight w:val="0"/>
      <w:marTop w:val="0"/>
      <w:marBottom w:val="0"/>
      <w:divBdr>
        <w:top w:val="none" w:sz="0" w:space="0" w:color="auto"/>
        <w:left w:val="none" w:sz="0" w:space="0" w:color="auto"/>
        <w:bottom w:val="none" w:sz="0" w:space="0" w:color="auto"/>
        <w:right w:val="none" w:sz="0" w:space="0" w:color="auto"/>
      </w:divBdr>
    </w:div>
    <w:div w:id="520894437">
      <w:bodyDiv w:val="1"/>
      <w:marLeft w:val="0"/>
      <w:marRight w:val="0"/>
      <w:marTop w:val="0"/>
      <w:marBottom w:val="0"/>
      <w:divBdr>
        <w:top w:val="none" w:sz="0" w:space="0" w:color="auto"/>
        <w:left w:val="none" w:sz="0" w:space="0" w:color="auto"/>
        <w:bottom w:val="none" w:sz="0" w:space="0" w:color="auto"/>
        <w:right w:val="none" w:sz="0" w:space="0" w:color="auto"/>
      </w:divBdr>
    </w:div>
    <w:div w:id="520898801">
      <w:bodyDiv w:val="1"/>
      <w:marLeft w:val="0"/>
      <w:marRight w:val="0"/>
      <w:marTop w:val="0"/>
      <w:marBottom w:val="0"/>
      <w:divBdr>
        <w:top w:val="none" w:sz="0" w:space="0" w:color="auto"/>
        <w:left w:val="none" w:sz="0" w:space="0" w:color="auto"/>
        <w:bottom w:val="none" w:sz="0" w:space="0" w:color="auto"/>
        <w:right w:val="none" w:sz="0" w:space="0" w:color="auto"/>
      </w:divBdr>
    </w:div>
    <w:div w:id="520900094">
      <w:bodyDiv w:val="1"/>
      <w:marLeft w:val="0"/>
      <w:marRight w:val="0"/>
      <w:marTop w:val="0"/>
      <w:marBottom w:val="0"/>
      <w:divBdr>
        <w:top w:val="none" w:sz="0" w:space="0" w:color="auto"/>
        <w:left w:val="none" w:sz="0" w:space="0" w:color="auto"/>
        <w:bottom w:val="none" w:sz="0" w:space="0" w:color="auto"/>
        <w:right w:val="none" w:sz="0" w:space="0" w:color="auto"/>
      </w:divBdr>
    </w:div>
    <w:div w:id="520977821">
      <w:bodyDiv w:val="1"/>
      <w:marLeft w:val="0"/>
      <w:marRight w:val="0"/>
      <w:marTop w:val="0"/>
      <w:marBottom w:val="0"/>
      <w:divBdr>
        <w:top w:val="none" w:sz="0" w:space="0" w:color="auto"/>
        <w:left w:val="none" w:sz="0" w:space="0" w:color="auto"/>
        <w:bottom w:val="none" w:sz="0" w:space="0" w:color="auto"/>
        <w:right w:val="none" w:sz="0" w:space="0" w:color="auto"/>
      </w:divBdr>
    </w:div>
    <w:div w:id="520977826">
      <w:bodyDiv w:val="1"/>
      <w:marLeft w:val="0"/>
      <w:marRight w:val="0"/>
      <w:marTop w:val="0"/>
      <w:marBottom w:val="0"/>
      <w:divBdr>
        <w:top w:val="none" w:sz="0" w:space="0" w:color="auto"/>
        <w:left w:val="none" w:sz="0" w:space="0" w:color="auto"/>
        <w:bottom w:val="none" w:sz="0" w:space="0" w:color="auto"/>
        <w:right w:val="none" w:sz="0" w:space="0" w:color="auto"/>
      </w:divBdr>
    </w:div>
    <w:div w:id="521020799">
      <w:bodyDiv w:val="1"/>
      <w:marLeft w:val="0"/>
      <w:marRight w:val="0"/>
      <w:marTop w:val="0"/>
      <w:marBottom w:val="0"/>
      <w:divBdr>
        <w:top w:val="none" w:sz="0" w:space="0" w:color="auto"/>
        <w:left w:val="none" w:sz="0" w:space="0" w:color="auto"/>
        <w:bottom w:val="none" w:sz="0" w:space="0" w:color="auto"/>
        <w:right w:val="none" w:sz="0" w:space="0" w:color="auto"/>
      </w:divBdr>
    </w:div>
    <w:div w:id="521095490">
      <w:bodyDiv w:val="1"/>
      <w:marLeft w:val="0"/>
      <w:marRight w:val="0"/>
      <w:marTop w:val="0"/>
      <w:marBottom w:val="0"/>
      <w:divBdr>
        <w:top w:val="none" w:sz="0" w:space="0" w:color="auto"/>
        <w:left w:val="none" w:sz="0" w:space="0" w:color="auto"/>
        <w:bottom w:val="none" w:sz="0" w:space="0" w:color="auto"/>
        <w:right w:val="none" w:sz="0" w:space="0" w:color="auto"/>
      </w:divBdr>
    </w:div>
    <w:div w:id="521164799">
      <w:bodyDiv w:val="1"/>
      <w:marLeft w:val="0"/>
      <w:marRight w:val="0"/>
      <w:marTop w:val="0"/>
      <w:marBottom w:val="0"/>
      <w:divBdr>
        <w:top w:val="none" w:sz="0" w:space="0" w:color="auto"/>
        <w:left w:val="none" w:sz="0" w:space="0" w:color="auto"/>
        <w:bottom w:val="none" w:sz="0" w:space="0" w:color="auto"/>
        <w:right w:val="none" w:sz="0" w:space="0" w:color="auto"/>
      </w:divBdr>
    </w:div>
    <w:div w:id="521238282">
      <w:bodyDiv w:val="1"/>
      <w:marLeft w:val="0"/>
      <w:marRight w:val="0"/>
      <w:marTop w:val="0"/>
      <w:marBottom w:val="0"/>
      <w:divBdr>
        <w:top w:val="none" w:sz="0" w:space="0" w:color="auto"/>
        <w:left w:val="none" w:sz="0" w:space="0" w:color="auto"/>
        <w:bottom w:val="none" w:sz="0" w:space="0" w:color="auto"/>
        <w:right w:val="none" w:sz="0" w:space="0" w:color="auto"/>
      </w:divBdr>
    </w:div>
    <w:div w:id="521404808">
      <w:bodyDiv w:val="1"/>
      <w:marLeft w:val="0"/>
      <w:marRight w:val="0"/>
      <w:marTop w:val="0"/>
      <w:marBottom w:val="0"/>
      <w:divBdr>
        <w:top w:val="none" w:sz="0" w:space="0" w:color="auto"/>
        <w:left w:val="none" w:sz="0" w:space="0" w:color="auto"/>
        <w:bottom w:val="none" w:sz="0" w:space="0" w:color="auto"/>
        <w:right w:val="none" w:sz="0" w:space="0" w:color="auto"/>
      </w:divBdr>
    </w:div>
    <w:div w:id="521433459">
      <w:bodyDiv w:val="1"/>
      <w:marLeft w:val="0"/>
      <w:marRight w:val="0"/>
      <w:marTop w:val="0"/>
      <w:marBottom w:val="0"/>
      <w:divBdr>
        <w:top w:val="none" w:sz="0" w:space="0" w:color="auto"/>
        <w:left w:val="none" w:sz="0" w:space="0" w:color="auto"/>
        <w:bottom w:val="none" w:sz="0" w:space="0" w:color="auto"/>
        <w:right w:val="none" w:sz="0" w:space="0" w:color="auto"/>
      </w:divBdr>
    </w:div>
    <w:div w:id="521434376">
      <w:bodyDiv w:val="1"/>
      <w:marLeft w:val="0"/>
      <w:marRight w:val="0"/>
      <w:marTop w:val="0"/>
      <w:marBottom w:val="0"/>
      <w:divBdr>
        <w:top w:val="none" w:sz="0" w:space="0" w:color="auto"/>
        <w:left w:val="none" w:sz="0" w:space="0" w:color="auto"/>
        <w:bottom w:val="none" w:sz="0" w:space="0" w:color="auto"/>
        <w:right w:val="none" w:sz="0" w:space="0" w:color="auto"/>
      </w:divBdr>
    </w:div>
    <w:div w:id="521819612">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940202">
      <w:bodyDiv w:val="1"/>
      <w:marLeft w:val="0"/>
      <w:marRight w:val="0"/>
      <w:marTop w:val="0"/>
      <w:marBottom w:val="0"/>
      <w:divBdr>
        <w:top w:val="none" w:sz="0" w:space="0" w:color="auto"/>
        <w:left w:val="none" w:sz="0" w:space="0" w:color="auto"/>
        <w:bottom w:val="none" w:sz="0" w:space="0" w:color="auto"/>
        <w:right w:val="none" w:sz="0" w:space="0" w:color="auto"/>
      </w:divBdr>
    </w:div>
    <w:div w:id="522399012">
      <w:bodyDiv w:val="1"/>
      <w:marLeft w:val="0"/>
      <w:marRight w:val="0"/>
      <w:marTop w:val="0"/>
      <w:marBottom w:val="0"/>
      <w:divBdr>
        <w:top w:val="none" w:sz="0" w:space="0" w:color="auto"/>
        <w:left w:val="none" w:sz="0" w:space="0" w:color="auto"/>
        <w:bottom w:val="none" w:sz="0" w:space="0" w:color="auto"/>
        <w:right w:val="none" w:sz="0" w:space="0" w:color="auto"/>
      </w:divBdr>
    </w:div>
    <w:div w:id="522480180">
      <w:bodyDiv w:val="1"/>
      <w:marLeft w:val="0"/>
      <w:marRight w:val="0"/>
      <w:marTop w:val="0"/>
      <w:marBottom w:val="0"/>
      <w:divBdr>
        <w:top w:val="none" w:sz="0" w:space="0" w:color="auto"/>
        <w:left w:val="none" w:sz="0" w:space="0" w:color="auto"/>
        <w:bottom w:val="none" w:sz="0" w:space="0" w:color="auto"/>
        <w:right w:val="none" w:sz="0" w:space="0" w:color="auto"/>
      </w:divBdr>
    </w:div>
    <w:div w:id="522598092">
      <w:bodyDiv w:val="1"/>
      <w:marLeft w:val="0"/>
      <w:marRight w:val="0"/>
      <w:marTop w:val="0"/>
      <w:marBottom w:val="0"/>
      <w:divBdr>
        <w:top w:val="none" w:sz="0" w:space="0" w:color="auto"/>
        <w:left w:val="none" w:sz="0" w:space="0" w:color="auto"/>
        <w:bottom w:val="none" w:sz="0" w:space="0" w:color="auto"/>
        <w:right w:val="none" w:sz="0" w:space="0" w:color="auto"/>
      </w:divBdr>
    </w:div>
    <w:div w:id="522598271">
      <w:bodyDiv w:val="1"/>
      <w:marLeft w:val="0"/>
      <w:marRight w:val="0"/>
      <w:marTop w:val="0"/>
      <w:marBottom w:val="0"/>
      <w:divBdr>
        <w:top w:val="none" w:sz="0" w:space="0" w:color="auto"/>
        <w:left w:val="none" w:sz="0" w:space="0" w:color="auto"/>
        <w:bottom w:val="none" w:sz="0" w:space="0" w:color="auto"/>
        <w:right w:val="none" w:sz="0" w:space="0" w:color="auto"/>
      </w:divBdr>
    </w:div>
    <w:div w:id="522747275">
      <w:bodyDiv w:val="1"/>
      <w:marLeft w:val="0"/>
      <w:marRight w:val="0"/>
      <w:marTop w:val="0"/>
      <w:marBottom w:val="0"/>
      <w:divBdr>
        <w:top w:val="none" w:sz="0" w:space="0" w:color="auto"/>
        <w:left w:val="none" w:sz="0" w:space="0" w:color="auto"/>
        <w:bottom w:val="none" w:sz="0" w:space="0" w:color="auto"/>
        <w:right w:val="none" w:sz="0" w:space="0" w:color="auto"/>
      </w:divBdr>
    </w:div>
    <w:div w:id="522790262">
      <w:bodyDiv w:val="1"/>
      <w:marLeft w:val="0"/>
      <w:marRight w:val="0"/>
      <w:marTop w:val="0"/>
      <w:marBottom w:val="0"/>
      <w:divBdr>
        <w:top w:val="none" w:sz="0" w:space="0" w:color="auto"/>
        <w:left w:val="none" w:sz="0" w:space="0" w:color="auto"/>
        <w:bottom w:val="none" w:sz="0" w:space="0" w:color="auto"/>
        <w:right w:val="none" w:sz="0" w:space="0" w:color="auto"/>
      </w:divBdr>
    </w:div>
    <w:div w:id="522979590">
      <w:bodyDiv w:val="1"/>
      <w:marLeft w:val="0"/>
      <w:marRight w:val="0"/>
      <w:marTop w:val="0"/>
      <w:marBottom w:val="0"/>
      <w:divBdr>
        <w:top w:val="none" w:sz="0" w:space="0" w:color="auto"/>
        <w:left w:val="none" w:sz="0" w:space="0" w:color="auto"/>
        <w:bottom w:val="none" w:sz="0" w:space="0" w:color="auto"/>
        <w:right w:val="none" w:sz="0" w:space="0" w:color="auto"/>
      </w:divBdr>
    </w:div>
    <w:div w:id="522985678">
      <w:bodyDiv w:val="1"/>
      <w:marLeft w:val="0"/>
      <w:marRight w:val="0"/>
      <w:marTop w:val="0"/>
      <w:marBottom w:val="0"/>
      <w:divBdr>
        <w:top w:val="none" w:sz="0" w:space="0" w:color="auto"/>
        <w:left w:val="none" w:sz="0" w:space="0" w:color="auto"/>
        <w:bottom w:val="none" w:sz="0" w:space="0" w:color="auto"/>
        <w:right w:val="none" w:sz="0" w:space="0" w:color="auto"/>
      </w:divBdr>
    </w:div>
    <w:div w:id="523053345">
      <w:bodyDiv w:val="1"/>
      <w:marLeft w:val="0"/>
      <w:marRight w:val="0"/>
      <w:marTop w:val="0"/>
      <w:marBottom w:val="0"/>
      <w:divBdr>
        <w:top w:val="none" w:sz="0" w:space="0" w:color="auto"/>
        <w:left w:val="none" w:sz="0" w:space="0" w:color="auto"/>
        <w:bottom w:val="none" w:sz="0" w:space="0" w:color="auto"/>
        <w:right w:val="none" w:sz="0" w:space="0" w:color="auto"/>
      </w:divBdr>
    </w:div>
    <w:div w:id="523055801">
      <w:bodyDiv w:val="1"/>
      <w:marLeft w:val="0"/>
      <w:marRight w:val="0"/>
      <w:marTop w:val="0"/>
      <w:marBottom w:val="0"/>
      <w:divBdr>
        <w:top w:val="none" w:sz="0" w:space="0" w:color="auto"/>
        <w:left w:val="none" w:sz="0" w:space="0" w:color="auto"/>
        <w:bottom w:val="none" w:sz="0" w:space="0" w:color="auto"/>
        <w:right w:val="none" w:sz="0" w:space="0" w:color="auto"/>
      </w:divBdr>
    </w:div>
    <w:div w:id="523060570">
      <w:bodyDiv w:val="1"/>
      <w:marLeft w:val="0"/>
      <w:marRight w:val="0"/>
      <w:marTop w:val="0"/>
      <w:marBottom w:val="0"/>
      <w:divBdr>
        <w:top w:val="none" w:sz="0" w:space="0" w:color="auto"/>
        <w:left w:val="none" w:sz="0" w:space="0" w:color="auto"/>
        <w:bottom w:val="none" w:sz="0" w:space="0" w:color="auto"/>
        <w:right w:val="none" w:sz="0" w:space="0" w:color="auto"/>
      </w:divBdr>
    </w:div>
    <w:div w:id="523523996">
      <w:bodyDiv w:val="1"/>
      <w:marLeft w:val="0"/>
      <w:marRight w:val="0"/>
      <w:marTop w:val="0"/>
      <w:marBottom w:val="0"/>
      <w:divBdr>
        <w:top w:val="none" w:sz="0" w:space="0" w:color="auto"/>
        <w:left w:val="none" w:sz="0" w:space="0" w:color="auto"/>
        <w:bottom w:val="none" w:sz="0" w:space="0" w:color="auto"/>
        <w:right w:val="none" w:sz="0" w:space="0" w:color="auto"/>
      </w:divBdr>
    </w:div>
    <w:div w:id="523590380">
      <w:bodyDiv w:val="1"/>
      <w:marLeft w:val="0"/>
      <w:marRight w:val="0"/>
      <w:marTop w:val="0"/>
      <w:marBottom w:val="0"/>
      <w:divBdr>
        <w:top w:val="none" w:sz="0" w:space="0" w:color="auto"/>
        <w:left w:val="none" w:sz="0" w:space="0" w:color="auto"/>
        <w:bottom w:val="none" w:sz="0" w:space="0" w:color="auto"/>
        <w:right w:val="none" w:sz="0" w:space="0" w:color="auto"/>
      </w:divBdr>
    </w:div>
    <w:div w:id="523592555">
      <w:bodyDiv w:val="1"/>
      <w:marLeft w:val="0"/>
      <w:marRight w:val="0"/>
      <w:marTop w:val="0"/>
      <w:marBottom w:val="0"/>
      <w:divBdr>
        <w:top w:val="none" w:sz="0" w:space="0" w:color="auto"/>
        <w:left w:val="none" w:sz="0" w:space="0" w:color="auto"/>
        <w:bottom w:val="none" w:sz="0" w:space="0" w:color="auto"/>
        <w:right w:val="none" w:sz="0" w:space="0" w:color="auto"/>
      </w:divBdr>
    </w:div>
    <w:div w:id="523634136">
      <w:bodyDiv w:val="1"/>
      <w:marLeft w:val="0"/>
      <w:marRight w:val="0"/>
      <w:marTop w:val="0"/>
      <w:marBottom w:val="0"/>
      <w:divBdr>
        <w:top w:val="none" w:sz="0" w:space="0" w:color="auto"/>
        <w:left w:val="none" w:sz="0" w:space="0" w:color="auto"/>
        <w:bottom w:val="none" w:sz="0" w:space="0" w:color="auto"/>
        <w:right w:val="none" w:sz="0" w:space="0" w:color="auto"/>
      </w:divBdr>
    </w:div>
    <w:div w:id="523714843">
      <w:bodyDiv w:val="1"/>
      <w:marLeft w:val="0"/>
      <w:marRight w:val="0"/>
      <w:marTop w:val="0"/>
      <w:marBottom w:val="0"/>
      <w:divBdr>
        <w:top w:val="none" w:sz="0" w:space="0" w:color="auto"/>
        <w:left w:val="none" w:sz="0" w:space="0" w:color="auto"/>
        <w:bottom w:val="none" w:sz="0" w:space="0" w:color="auto"/>
        <w:right w:val="none" w:sz="0" w:space="0" w:color="auto"/>
      </w:divBdr>
    </w:div>
    <w:div w:id="523788260">
      <w:bodyDiv w:val="1"/>
      <w:marLeft w:val="0"/>
      <w:marRight w:val="0"/>
      <w:marTop w:val="0"/>
      <w:marBottom w:val="0"/>
      <w:divBdr>
        <w:top w:val="none" w:sz="0" w:space="0" w:color="auto"/>
        <w:left w:val="none" w:sz="0" w:space="0" w:color="auto"/>
        <w:bottom w:val="none" w:sz="0" w:space="0" w:color="auto"/>
        <w:right w:val="none" w:sz="0" w:space="0" w:color="auto"/>
      </w:divBdr>
    </w:div>
    <w:div w:id="523832936">
      <w:bodyDiv w:val="1"/>
      <w:marLeft w:val="0"/>
      <w:marRight w:val="0"/>
      <w:marTop w:val="0"/>
      <w:marBottom w:val="0"/>
      <w:divBdr>
        <w:top w:val="none" w:sz="0" w:space="0" w:color="auto"/>
        <w:left w:val="none" w:sz="0" w:space="0" w:color="auto"/>
        <w:bottom w:val="none" w:sz="0" w:space="0" w:color="auto"/>
        <w:right w:val="none" w:sz="0" w:space="0" w:color="auto"/>
      </w:divBdr>
    </w:div>
    <w:div w:id="523860748">
      <w:bodyDiv w:val="1"/>
      <w:marLeft w:val="0"/>
      <w:marRight w:val="0"/>
      <w:marTop w:val="0"/>
      <w:marBottom w:val="0"/>
      <w:divBdr>
        <w:top w:val="none" w:sz="0" w:space="0" w:color="auto"/>
        <w:left w:val="none" w:sz="0" w:space="0" w:color="auto"/>
        <w:bottom w:val="none" w:sz="0" w:space="0" w:color="auto"/>
        <w:right w:val="none" w:sz="0" w:space="0" w:color="auto"/>
      </w:divBdr>
    </w:div>
    <w:div w:id="524172663">
      <w:bodyDiv w:val="1"/>
      <w:marLeft w:val="0"/>
      <w:marRight w:val="0"/>
      <w:marTop w:val="0"/>
      <w:marBottom w:val="0"/>
      <w:divBdr>
        <w:top w:val="none" w:sz="0" w:space="0" w:color="auto"/>
        <w:left w:val="none" w:sz="0" w:space="0" w:color="auto"/>
        <w:bottom w:val="none" w:sz="0" w:space="0" w:color="auto"/>
        <w:right w:val="none" w:sz="0" w:space="0" w:color="auto"/>
      </w:divBdr>
    </w:div>
    <w:div w:id="524290070">
      <w:bodyDiv w:val="1"/>
      <w:marLeft w:val="0"/>
      <w:marRight w:val="0"/>
      <w:marTop w:val="0"/>
      <w:marBottom w:val="0"/>
      <w:divBdr>
        <w:top w:val="none" w:sz="0" w:space="0" w:color="auto"/>
        <w:left w:val="none" w:sz="0" w:space="0" w:color="auto"/>
        <w:bottom w:val="none" w:sz="0" w:space="0" w:color="auto"/>
        <w:right w:val="none" w:sz="0" w:space="0" w:color="auto"/>
      </w:divBdr>
    </w:div>
    <w:div w:id="524367109">
      <w:bodyDiv w:val="1"/>
      <w:marLeft w:val="0"/>
      <w:marRight w:val="0"/>
      <w:marTop w:val="0"/>
      <w:marBottom w:val="0"/>
      <w:divBdr>
        <w:top w:val="none" w:sz="0" w:space="0" w:color="auto"/>
        <w:left w:val="none" w:sz="0" w:space="0" w:color="auto"/>
        <w:bottom w:val="none" w:sz="0" w:space="0" w:color="auto"/>
        <w:right w:val="none" w:sz="0" w:space="0" w:color="auto"/>
      </w:divBdr>
    </w:div>
    <w:div w:id="524485856">
      <w:bodyDiv w:val="1"/>
      <w:marLeft w:val="0"/>
      <w:marRight w:val="0"/>
      <w:marTop w:val="0"/>
      <w:marBottom w:val="0"/>
      <w:divBdr>
        <w:top w:val="none" w:sz="0" w:space="0" w:color="auto"/>
        <w:left w:val="none" w:sz="0" w:space="0" w:color="auto"/>
        <w:bottom w:val="none" w:sz="0" w:space="0" w:color="auto"/>
        <w:right w:val="none" w:sz="0" w:space="0" w:color="auto"/>
      </w:divBdr>
    </w:div>
    <w:div w:id="524487338">
      <w:bodyDiv w:val="1"/>
      <w:marLeft w:val="0"/>
      <w:marRight w:val="0"/>
      <w:marTop w:val="0"/>
      <w:marBottom w:val="0"/>
      <w:divBdr>
        <w:top w:val="none" w:sz="0" w:space="0" w:color="auto"/>
        <w:left w:val="none" w:sz="0" w:space="0" w:color="auto"/>
        <w:bottom w:val="none" w:sz="0" w:space="0" w:color="auto"/>
        <w:right w:val="none" w:sz="0" w:space="0" w:color="auto"/>
      </w:divBdr>
    </w:div>
    <w:div w:id="524487399">
      <w:bodyDiv w:val="1"/>
      <w:marLeft w:val="0"/>
      <w:marRight w:val="0"/>
      <w:marTop w:val="0"/>
      <w:marBottom w:val="0"/>
      <w:divBdr>
        <w:top w:val="none" w:sz="0" w:space="0" w:color="auto"/>
        <w:left w:val="none" w:sz="0" w:space="0" w:color="auto"/>
        <w:bottom w:val="none" w:sz="0" w:space="0" w:color="auto"/>
        <w:right w:val="none" w:sz="0" w:space="0" w:color="auto"/>
      </w:divBdr>
    </w:div>
    <w:div w:id="524564338">
      <w:bodyDiv w:val="1"/>
      <w:marLeft w:val="0"/>
      <w:marRight w:val="0"/>
      <w:marTop w:val="0"/>
      <w:marBottom w:val="0"/>
      <w:divBdr>
        <w:top w:val="none" w:sz="0" w:space="0" w:color="auto"/>
        <w:left w:val="none" w:sz="0" w:space="0" w:color="auto"/>
        <w:bottom w:val="none" w:sz="0" w:space="0" w:color="auto"/>
        <w:right w:val="none" w:sz="0" w:space="0" w:color="auto"/>
      </w:divBdr>
    </w:div>
    <w:div w:id="524638316">
      <w:bodyDiv w:val="1"/>
      <w:marLeft w:val="0"/>
      <w:marRight w:val="0"/>
      <w:marTop w:val="0"/>
      <w:marBottom w:val="0"/>
      <w:divBdr>
        <w:top w:val="none" w:sz="0" w:space="0" w:color="auto"/>
        <w:left w:val="none" w:sz="0" w:space="0" w:color="auto"/>
        <w:bottom w:val="none" w:sz="0" w:space="0" w:color="auto"/>
        <w:right w:val="none" w:sz="0" w:space="0" w:color="auto"/>
      </w:divBdr>
    </w:div>
    <w:div w:id="524751609">
      <w:bodyDiv w:val="1"/>
      <w:marLeft w:val="0"/>
      <w:marRight w:val="0"/>
      <w:marTop w:val="0"/>
      <w:marBottom w:val="0"/>
      <w:divBdr>
        <w:top w:val="none" w:sz="0" w:space="0" w:color="auto"/>
        <w:left w:val="none" w:sz="0" w:space="0" w:color="auto"/>
        <w:bottom w:val="none" w:sz="0" w:space="0" w:color="auto"/>
        <w:right w:val="none" w:sz="0" w:space="0" w:color="auto"/>
      </w:divBdr>
      <w:divsChild>
        <w:div w:id="41098610">
          <w:marLeft w:val="480"/>
          <w:marRight w:val="0"/>
          <w:marTop w:val="0"/>
          <w:marBottom w:val="0"/>
          <w:divBdr>
            <w:top w:val="none" w:sz="0" w:space="0" w:color="auto"/>
            <w:left w:val="none" w:sz="0" w:space="0" w:color="auto"/>
            <w:bottom w:val="none" w:sz="0" w:space="0" w:color="auto"/>
            <w:right w:val="none" w:sz="0" w:space="0" w:color="auto"/>
          </w:divBdr>
        </w:div>
        <w:div w:id="85733296">
          <w:marLeft w:val="480"/>
          <w:marRight w:val="0"/>
          <w:marTop w:val="0"/>
          <w:marBottom w:val="0"/>
          <w:divBdr>
            <w:top w:val="none" w:sz="0" w:space="0" w:color="auto"/>
            <w:left w:val="none" w:sz="0" w:space="0" w:color="auto"/>
            <w:bottom w:val="none" w:sz="0" w:space="0" w:color="auto"/>
            <w:right w:val="none" w:sz="0" w:space="0" w:color="auto"/>
          </w:divBdr>
        </w:div>
        <w:div w:id="152648622">
          <w:marLeft w:val="480"/>
          <w:marRight w:val="0"/>
          <w:marTop w:val="0"/>
          <w:marBottom w:val="0"/>
          <w:divBdr>
            <w:top w:val="none" w:sz="0" w:space="0" w:color="auto"/>
            <w:left w:val="none" w:sz="0" w:space="0" w:color="auto"/>
            <w:bottom w:val="none" w:sz="0" w:space="0" w:color="auto"/>
            <w:right w:val="none" w:sz="0" w:space="0" w:color="auto"/>
          </w:divBdr>
        </w:div>
        <w:div w:id="202333659">
          <w:marLeft w:val="480"/>
          <w:marRight w:val="0"/>
          <w:marTop w:val="0"/>
          <w:marBottom w:val="0"/>
          <w:divBdr>
            <w:top w:val="none" w:sz="0" w:space="0" w:color="auto"/>
            <w:left w:val="none" w:sz="0" w:space="0" w:color="auto"/>
            <w:bottom w:val="none" w:sz="0" w:space="0" w:color="auto"/>
            <w:right w:val="none" w:sz="0" w:space="0" w:color="auto"/>
          </w:divBdr>
        </w:div>
        <w:div w:id="254560389">
          <w:marLeft w:val="480"/>
          <w:marRight w:val="0"/>
          <w:marTop w:val="0"/>
          <w:marBottom w:val="0"/>
          <w:divBdr>
            <w:top w:val="none" w:sz="0" w:space="0" w:color="auto"/>
            <w:left w:val="none" w:sz="0" w:space="0" w:color="auto"/>
            <w:bottom w:val="none" w:sz="0" w:space="0" w:color="auto"/>
            <w:right w:val="none" w:sz="0" w:space="0" w:color="auto"/>
          </w:divBdr>
        </w:div>
        <w:div w:id="369457196">
          <w:marLeft w:val="480"/>
          <w:marRight w:val="0"/>
          <w:marTop w:val="0"/>
          <w:marBottom w:val="0"/>
          <w:divBdr>
            <w:top w:val="none" w:sz="0" w:space="0" w:color="auto"/>
            <w:left w:val="none" w:sz="0" w:space="0" w:color="auto"/>
            <w:bottom w:val="none" w:sz="0" w:space="0" w:color="auto"/>
            <w:right w:val="none" w:sz="0" w:space="0" w:color="auto"/>
          </w:divBdr>
        </w:div>
        <w:div w:id="460727294">
          <w:marLeft w:val="480"/>
          <w:marRight w:val="0"/>
          <w:marTop w:val="0"/>
          <w:marBottom w:val="0"/>
          <w:divBdr>
            <w:top w:val="none" w:sz="0" w:space="0" w:color="auto"/>
            <w:left w:val="none" w:sz="0" w:space="0" w:color="auto"/>
            <w:bottom w:val="none" w:sz="0" w:space="0" w:color="auto"/>
            <w:right w:val="none" w:sz="0" w:space="0" w:color="auto"/>
          </w:divBdr>
        </w:div>
        <w:div w:id="568613971">
          <w:marLeft w:val="480"/>
          <w:marRight w:val="0"/>
          <w:marTop w:val="0"/>
          <w:marBottom w:val="0"/>
          <w:divBdr>
            <w:top w:val="none" w:sz="0" w:space="0" w:color="auto"/>
            <w:left w:val="none" w:sz="0" w:space="0" w:color="auto"/>
            <w:bottom w:val="none" w:sz="0" w:space="0" w:color="auto"/>
            <w:right w:val="none" w:sz="0" w:space="0" w:color="auto"/>
          </w:divBdr>
        </w:div>
        <w:div w:id="669142435">
          <w:marLeft w:val="480"/>
          <w:marRight w:val="0"/>
          <w:marTop w:val="0"/>
          <w:marBottom w:val="0"/>
          <w:divBdr>
            <w:top w:val="none" w:sz="0" w:space="0" w:color="auto"/>
            <w:left w:val="none" w:sz="0" w:space="0" w:color="auto"/>
            <w:bottom w:val="none" w:sz="0" w:space="0" w:color="auto"/>
            <w:right w:val="none" w:sz="0" w:space="0" w:color="auto"/>
          </w:divBdr>
        </w:div>
        <w:div w:id="670567703">
          <w:marLeft w:val="480"/>
          <w:marRight w:val="0"/>
          <w:marTop w:val="0"/>
          <w:marBottom w:val="0"/>
          <w:divBdr>
            <w:top w:val="none" w:sz="0" w:space="0" w:color="auto"/>
            <w:left w:val="none" w:sz="0" w:space="0" w:color="auto"/>
            <w:bottom w:val="none" w:sz="0" w:space="0" w:color="auto"/>
            <w:right w:val="none" w:sz="0" w:space="0" w:color="auto"/>
          </w:divBdr>
        </w:div>
        <w:div w:id="845905467">
          <w:marLeft w:val="480"/>
          <w:marRight w:val="0"/>
          <w:marTop w:val="0"/>
          <w:marBottom w:val="0"/>
          <w:divBdr>
            <w:top w:val="none" w:sz="0" w:space="0" w:color="auto"/>
            <w:left w:val="none" w:sz="0" w:space="0" w:color="auto"/>
            <w:bottom w:val="none" w:sz="0" w:space="0" w:color="auto"/>
            <w:right w:val="none" w:sz="0" w:space="0" w:color="auto"/>
          </w:divBdr>
        </w:div>
      </w:divsChild>
    </w:div>
    <w:div w:id="524830073">
      <w:bodyDiv w:val="1"/>
      <w:marLeft w:val="0"/>
      <w:marRight w:val="0"/>
      <w:marTop w:val="0"/>
      <w:marBottom w:val="0"/>
      <w:divBdr>
        <w:top w:val="none" w:sz="0" w:space="0" w:color="auto"/>
        <w:left w:val="none" w:sz="0" w:space="0" w:color="auto"/>
        <w:bottom w:val="none" w:sz="0" w:space="0" w:color="auto"/>
        <w:right w:val="none" w:sz="0" w:space="0" w:color="auto"/>
      </w:divBdr>
    </w:div>
    <w:div w:id="524831266">
      <w:bodyDiv w:val="1"/>
      <w:marLeft w:val="0"/>
      <w:marRight w:val="0"/>
      <w:marTop w:val="0"/>
      <w:marBottom w:val="0"/>
      <w:divBdr>
        <w:top w:val="none" w:sz="0" w:space="0" w:color="auto"/>
        <w:left w:val="none" w:sz="0" w:space="0" w:color="auto"/>
        <w:bottom w:val="none" w:sz="0" w:space="0" w:color="auto"/>
        <w:right w:val="none" w:sz="0" w:space="0" w:color="auto"/>
      </w:divBdr>
    </w:div>
    <w:div w:id="524946415">
      <w:bodyDiv w:val="1"/>
      <w:marLeft w:val="0"/>
      <w:marRight w:val="0"/>
      <w:marTop w:val="0"/>
      <w:marBottom w:val="0"/>
      <w:divBdr>
        <w:top w:val="none" w:sz="0" w:space="0" w:color="auto"/>
        <w:left w:val="none" w:sz="0" w:space="0" w:color="auto"/>
        <w:bottom w:val="none" w:sz="0" w:space="0" w:color="auto"/>
        <w:right w:val="none" w:sz="0" w:space="0" w:color="auto"/>
      </w:divBdr>
    </w:div>
    <w:div w:id="524951150">
      <w:bodyDiv w:val="1"/>
      <w:marLeft w:val="0"/>
      <w:marRight w:val="0"/>
      <w:marTop w:val="0"/>
      <w:marBottom w:val="0"/>
      <w:divBdr>
        <w:top w:val="none" w:sz="0" w:space="0" w:color="auto"/>
        <w:left w:val="none" w:sz="0" w:space="0" w:color="auto"/>
        <w:bottom w:val="none" w:sz="0" w:space="0" w:color="auto"/>
        <w:right w:val="none" w:sz="0" w:space="0" w:color="auto"/>
      </w:divBdr>
    </w:div>
    <w:div w:id="525024555">
      <w:bodyDiv w:val="1"/>
      <w:marLeft w:val="0"/>
      <w:marRight w:val="0"/>
      <w:marTop w:val="0"/>
      <w:marBottom w:val="0"/>
      <w:divBdr>
        <w:top w:val="none" w:sz="0" w:space="0" w:color="auto"/>
        <w:left w:val="none" w:sz="0" w:space="0" w:color="auto"/>
        <w:bottom w:val="none" w:sz="0" w:space="0" w:color="auto"/>
        <w:right w:val="none" w:sz="0" w:space="0" w:color="auto"/>
      </w:divBdr>
    </w:div>
    <w:div w:id="525220789">
      <w:bodyDiv w:val="1"/>
      <w:marLeft w:val="0"/>
      <w:marRight w:val="0"/>
      <w:marTop w:val="0"/>
      <w:marBottom w:val="0"/>
      <w:divBdr>
        <w:top w:val="none" w:sz="0" w:space="0" w:color="auto"/>
        <w:left w:val="none" w:sz="0" w:space="0" w:color="auto"/>
        <w:bottom w:val="none" w:sz="0" w:space="0" w:color="auto"/>
        <w:right w:val="none" w:sz="0" w:space="0" w:color="auto"/>
      </w:divBdr>
    </w:div>
    <w:div w:id="525296567">
      <w:bodyDiv w:val="1"/>
      <w:marLeft w:val="0"/>
      <w:marRight w:val="0"/>
      <w:marTop w:val="0"/>
      <w:marBottom w:val="0"/>
      <w:divBdr>
        <w:top w:val="none" w:sz="0" w:space="0" w:color="auto"/>
        <w:left w:val="none" w:sz="0" w:space="0" w:color="auto"/>
        <w:bottom w:val="none" w:sz="0" w:space="0" w:color="auto"/>
        <w:right w:val="none" w:sz="0" w:space="0" w:color="auto"/>
      </w:divBdr>
    </w:div>
    <w:div w:id="525481362">
      <w:bodyDiv w:val="1"/>
      <w:marLeft w:val="0"/>
      <w:marRight w:val="0"/>
      <w:marTop w:val="0"/>
      <w:marBottom w:val="0"/>
      <w:divBdr>
        <w:top w:val="none" w:sz="0" w:space="0" w:color="auto"/>
        <w:left w:val="none" w:sz="0" w:space="0" w:color="auto"/>
        <w:bottom w:val="none" w:sz="0" w:space="0" w:color="auto"/>
        <w:right w:val="none" w:sz="0" w:space="0" w:color="auto"/>
      </w:divBdr>
    </w:div>
    <w:div w:id="525488264">
      <w:bodyDiv w:val="1"/>
      <w:marLeft w:val="0"/>
      <w:marRight w:val="0"/>
      <w:marTop w:val="0"/>
      <w:marBottom w:val="0"/>
      <w:divBdr>
        <w:top w:val="none" w:sz="0" w:space="0" w:color="auto"/>
        <w:left w:val="none" w:sz="0" w:space="0" w:color="auto"/>
        <w:bottom w:val="none" w:sz="0" w:space="0" w:color="auto"/>
        <w:right w:val="none" w:sz="0" w:space="0" w:color="auto"/>
      </w:divBdr>
    </w:div>
    <w:div w:id="525489499">
      <w:bodyDiv w:val="1"/>
      <w:marLeft w:val="0"/>
      <w:marRight w:val="0"/>
      <w:marTop w:val="0"/>
      <w:marBottom w:val="0"/>
      <w:divBdr>
        <w:top w:val="none" w:sz="0" w:space="0" w:color="auto"/>
        <w:left w:val="none" w:sz="0" w:space="0" w:color="auto"/>
        <w:bottom w:val="none" w:sz="0" w:space="0" w:color="auto"/>
        <w:right w:val="none" w:sz="0" w:space="0" w:color="auto"/>
      </w:divBdr>
    </w:div>
    <w:div w:id="525559999">
      <w:bodyDiv w:val="1"/>
      <w:marLeft w:val="0"/>
      <w:marRight w:val="0"/>
      <w:marTop w:val="0"/>
      <w:marBottom w:val="0"/>
      <w:divBdr>
        <w:top w:val="none" w:sz="0" w:space="0" w:color="auto"/>
        <w:left w:val="none" w:sz="0" w:space="0" w:color="auto"/>
        <w:bottom w:val="none" w:sz="0" w:space="0" w:color="auto"/>
        <w:right w:val="none" w:sz="0" w:space="0" w:color="auto"/>
      </w:divBdr>
    </w:div>
    <w:div w:id="525797554">
      <w:bodyDiv w:val="1"/>
      <w:marLeft w:val="0"/>
      <w:marRight w:val="0"/>
      <w:marTop w:val="0"/>
      <w:marBottom w:val="0"/>
      <w:divBdr>
        <w:top w:val="none" w:sz="0" w:space="0" w:color="auto"/>
        <w:left w:val="none" w:sz="0" w:space="0" w:color="auto"/>
        <w:bottom w:val="none" w:sz="0" w:space="0" w:color="auto"/>
        <w:right w:val="none" w:sz="0" w:space="0" w:color="auto"/>
      </w:divBdr>
    </w:div>
    <w:div w:id="525798569">
      <w:bodyDiv w:val="1"/>
      <w:marLeft w:val="0"/>
      <w:marRight w:val="0"/>
      <w:marTop w:val="0"/>
      <w:marBottom w:val="0"/>
      <w:divBdr>
        <w:top w:val="none" w:sz="0" w:space="0" w:color="auto"/>
        <w:left w:val="none" w:sz="0" w:space="0" w:color="auto"/>
        <w:bottom w:val="none" w:sz="0" w:space="0" w:color="auto"/>
        <w:right w:val="none" w:sz="0" w:space="0" w:color="auto"/>
      </w:divBdr>
    </w:div>
    <w:div w:id="525800546">
      <w:bodyDiv w:val="1"/>
      <w:marLeft w:val="0"/>
      <w:marRight w:val="0"/>
      <w:marTop w:val="0"/>
      <w:marBottom w:val="0"/>
      <w:divBdr>
        <w:top w:val="none" w:sz="0" w:space="0" w:color="auto"/>
        <w:left w:val="none" w:sz="0" w:space="0" w:color="auto"/>
        <w:bottom w:val="none" w:sz="0" w:space="0" w:color="auto"/>
        <w:right w:val="none" w:sz="0" w:space="0" w:color="auto"/>
      </w:divBdr>
    </w:div>
    <w:div w:id="525942748">
      <w:bodyDiv w:val="1"/>
      <w:marLeft w:val="0"/>
      <w:marRight w:val="0"/>
      <w:marTop w:val="0"/>
      <w:marBottom w:val="0"/>
      <w:divBdr>
        <w:top w:val="none" w:sz="0" w:space="0" w:color="auto"/>
        <w:left w:val="none" w:sz="0" w:space="0" w:color="auto"/>
        <w:bottom w:val="none" w:sz="0" w:space="0" w:color="auto"/>
        <w:right w:val="none" w:sz="0" w:space="0" w:color="auto"/>
      </w:divBdr>
    </w:div>
    <w:div w:id="525947918">
      <w:bodyDiv w:val="1"/>
      <w:marLeft w:val="0"/>
      <w:marRight w:val="0"/>
      <w:marTop w:val="0"/>
      <w:marBottom w:val="0"/>
      <w:divBdr>
        <w:top w:val="none" w:sz="0" w:space="0" w:color="auto"/>
        <w:left w:val="none" w:sz="0" w:space="0" w:color="auto"/>
        <w:bottom w:val="none" w:sz="0" w:space="0" w:color="auto"/>
        <w:right w:val="none" w:sz="0" w:space="0" w:color="auto"/>
      </w:divBdr>
    </w:div>
    <w:div w:id="525992269">
      <w:bodyDiv w:val="1"/>
      <w:marLeft w:val="0"/>
      <w:marRight w:val="0"/>
      <w:marTop w:val="0"/>
      <w:marBottom w:val="0"/>
      <w:divBdr>
        <w:top w:val="none" w:sz="0" w:space="0" w:color="auto"/>
        <w:left w:val="none" w:sz="0" w:space="0" w:color="auto"/>
        <w:bottom w:val="none" w:sz="0" w:space="0" w:color="auto"/>
        <w:right w:val="none" w:sz="0" w:space="0" w:color="auto"/>
      </w:divBdr>
    </w:div>
    <w:div w:id="526024055">
      <w:bodyDiv w:val="1"/>
      <w:marLeft w:val="0"/>
      <w:marRight w:val="0"/>
      <w:marTop w:val="0"/>
      <w:marBottom w:val="0"/>
      <w:divBdr>
        <w:top w:val="none" w:sz="0" w:space="0" w:color="auto"/>
        <w:left w:val="none" w:sz="0" w:space="0" w:color="auto"/>
        <w:bottom w:val="none" w:sz="0" w:space="0" w:color="auto"/>
        <w:right w:val="none" w:sz="0" w:space="0" w:color="auto"/>
      </w:divBdr>
    </w:div>
    <w:div w:id="526024457">
      <w:bodyDiv w:val="1"/>
      <w:marLeft w:val="0"/>
      <w:marRight w:val="0"/>
      <w:marTop w:val="0"/>
      <w:marBottom w:val="0"/>
      <w:divBdr>
        <w:top w:val="none" w:sz="0" w:space="0" w:color="auto"/>
        <w:left w:val="none" w:sz="0" w:space="0" w:color="auto"/>
        <w:bottom w:val="none" w:sz="0" w:space="0" w:color="auto"/>
        <w:right w:val="none" w:sz="0" w:space="0" w:color="auto"/>
      </w:divBdr>
    </w:div>
    <w:div w:id="526218526">
      <w:bodyDiv w:val="1"/>
      <w:marLeft w:val="0"/>
      <w:marRight w:val="0"/>
      <w:marTop w:val="0"/>
      <w:marBottom w:val="0"/>
      <w:divBdr>
        <w:top w:val="none" w:sz="0" w:space="0" w:color="auto"/>
        <w:left w:val="none" w:sz="0" w:space="0" w:color="auto"/>
        <w:bottom w:val="none" w:sz="0" w:space="0" w:color="auto"/>
        <w:right w:val="none" w:sz="0" w:space="0" w:color="auto"/>
      </w:divBdr>
    </w:div>
    <w:div w:id="526254166">
      <w:bodyDiv w:val="1"/>
      <w:marLeft w:val="0"/>
      <w:marRight w:val="0"/>
      <w:marTop w:val="0"/>
      <w:marBottom w:val="0"/>
      <w:divBdr>
        <w:top w:val="none" w:sz="0" w:space="0" w:color="auto"/>
        <w:left w:val="none" w:sz="0" w:space="0" w:color="auto"/>
        <w:bottom w:val="none" w:sz="0" w:space="0" w:color="auto"/>
        <w:right w:val="none" w:sz="0" w:space="0" w:color="auto"/>
      </w:divBdr>
    </w:div>
    <w:div w:id="526524722">
      <w:bodyDiv w:val="1"/>
      <w:marLeft w:val="0"/>
      <w:marRight w:val="0"/>
      <w:marTop w:val="0"/>
      <w:marBottom w:val="0"/>
      <w:divBdr>
        <w:top w:val="none" w:sz="0" w:space="0" w:color="auto"/>
        <w:left w:val="none" w:sz="0" w:space="0" w:color="auto"/>
        <w:bottom w:val="none" w:sz="0" w:space="0" w:color="auto"/>
        <w:right w:val="none" w:sz="0" w:space="0" w:color="auto"/>
      </w:divBdr>
    </w:div>
    <w:div w:id="526599053">
      <w:bodyDiv w:val="1"/>
      <w:marLeft w:val="0"/>
      <w:marRight w:val="0"/>
      <w:marTop w:val="0"/>
      <w:marBottom w:val="0"/>
      <w:divBdr>
        <w:top w:val="none" w:sz="0" w:space="0" w:color="auto"/>
        <w:left w:val="none" w:sz="0" w:space="0" w:color="auto"/>
        <w:bottom w:val="none" w:sz="0" w:space="0" w:color="auto"/>
        <w:right w:val="none" w:sz="0" w:space="0" w:color="auto"/>
      </w:divBdr>
    </w:div>
    <w:div w:id="526870948">
      <w:bodyDiv w:val="1"/>
      <w:marLeft w:val="0"/>
      <w:marRight w:val="0"/>
      <w:marTop w:val="0"/>
      <w:marBottom w:val="0"/>
      <w:divBdr>
        <w:top w:val="none" w:sz="0" w:space="0" w:color="auto"/>
        <w:left w:val="none" w:sz="0" w:space="0" w:color="auto"/>
        <w:bottom w:val="none" w:sz="0" w:space="0" w:color="auto"/>
        <w:right w:val="none" w:sz="0" w:space="0" w:color="auto"/>
      </w:divBdr>
    </w:div>
    <w:div w:id="526917209">
      <w:bodyDiv w:val="1"/>
      <w:marLeft w:val="0"/>
      <w:marRight w:val="0"/>
      <w:marTop w:val="0"/>
      <w:marBottom w:val="0"/>
      <w:divBdr>
        <w:top w:val="none" w:sz="0" w:space="0" w:color="auto"/>
        <w:left w:val="none" w:sz="0" w:space="0" w:color="auto"/>
        <w:bottom w:val="none" w:sz="0" w:space="0" w:color="auto"/>
        <w:right w:val="none" w:sz="0" w:space="0" w:color="auto"/>
      </w:divBdr>
    </w:div>
    <w:div w:id="526986412">
      <w:bodyDiv w:val="1"/>
      <w:marLeft w:val="0"/>
      <w:marRight w:val="0"/>
      <w:marTop w:val="0"/>
      <w:marBottom w:val="0"/>
      <w:divBdr>
        <w:top w:val="none" w:sz="0" w:space="0" w:color="auto"/>
        <w:left w:val="none" w:sz="0" w:space="0" w:color="auto"/>
        <w:bottom w:val="none" w:sz="0" w:space="0" w:color="auto"/>
        <w:right w:val="none" w:sz="0" w:space="0" w:color="auto"/>
      </w:divBdr>
    </w:div>
    <w:div w:id="526989675">
      <w:bodyDiv w:val="1"/>
      <w:marLeft w:val="0"/>
      <w:marRight w:val="0"/>
      <w:marTop w:val="0"/>
      <w:marBottom w:val="0"/>
      <w:divBdr>
        <w:top w:val="none" w:sz="0" w:space="0" w:color="auto"/>
        <w:left w:val="none" w:sz="0" w:space="0" w:color="auto"/>
        <w:bottom w:val="none" w:sz="0" w:space="0" w:color="auto"/>
        <w:right w:val="none" w:sz="0" w:space="0" w:color="auto"/>
      </w:divBdr>
    </w:div>
    <w:div w:id="527066485">
      <w:bodyDiv w:val="1"/>
      <w:marLeft w:val="0"/>
      <w:marRight w:val="0"/>
      <w:marTop w:val="0"/>
      <w:marBottom w:val="0"/>
      <w:divBdr>
        <w:top w:val="none" w:sz="0" w:space="0" w:color="auto"/>
        <w:left w:val="none" w:sz="0" w:space="0" w:color="auto"/>
        <w:bottom w:val="none" w:sz="0" w:space="0" w:color="auto"/>
        <w:right w:val="none" w:sz="0" w:space="0" w:color="auto"/>
      </w:divBdr>
    </w:div>
    <w:div w:id="527068272">
      <w:bodyDiv w:val="1"/>
      <w:marLeft w:val="0"/>
      <w:marRight w:val="0"/>
      <w:marTop w:val="0"/>
      <w:marBottom w:val="0"/>
      <w:divBdr>
        <w:top w:val="none" w:sz="0" w:space="0" w:color="auto"/>
        <w:left w:val="none" w:sz="0" w:space="0" w:color="auto"/>
        <w:bottom w:val="none" w:sz="0" w:space="0" w:color="auto"/>
        <w:right w:val="none" w:sz="0" w:space="0" w:color="auto"/>
      </w:divBdr>
    </w:div>
    <w:div w:id="527257262">
      <w:bodyDiv w:val="1"/>
      <w:marLeft w:val="0"/>
      <w:marRight w:val="0"/>
      <w:marTop w:val="0"/>
      <w:marBottom w:val="0"/>
      <w:divBdr>
        <w:top w:val="none" w:sz="0" w:space="0" w:color="auto"/>
        <w:left w:val="none" w:sz="0" w:space="0" w:color="auto"/>
        <w:bottom w:val="none" w:sz="0" w:space="0" w:color="auto"/>
        <w:right w:val="none" w:sz="0" w:space="0" w:color="auto"/>
      </w:divBdr>
    </w:div>
    <w:div w:id="527330281">
      <w:bodyDiv w:val="1"/>
      <w:marLeft w:val="0"/>
      <w:marRight w:val="0"/>
      <w:marTop w:val="0"/>
      <w:marBottom w:val="0"/>
      <w:divBdr>
        <w:top w:val="none" w:sz="0" w:space="0" w:color="auto"/>
        <w:left w:val="none" w:sz="0" w:space="0" w:color="auto"/>
        <w:bottom w:val="none" w:sz="0" w:space="0" w:color="auto"/>
        <w:right w:val="none" w:sz="0" w:space="0" w:color="auto"/>
      </w:divBdr>
    </w:div>
    <w:div w:id="527449418">
      <w:bodyDiv w:val="1"/>
      <w:marLeft w:val="0"/>
      <w:marRight w:val="0"/>
      <w:marTop w:val="0"/>
      <w:marBottom w:val="0"/>
      <w:divBdr>
        <w:top w:val="none" w:sz="0" w:space="0" w:color="auto"/>
        <w:left w:val="none" w:sz="0" w:space="0" w:color="auto"/>
        <w:bottom w:val="none" w:sz="0" w:space="0" w:color="auto"/>
        <w:right w:val="none" w:sz="0" w:space="0" w:color="auto"/>
      </w:divBdr>
    </w:div>
    <w:div w:id="527642331">
      <w:bodyDiv w:val="1"/>
      <w:marLeft w:val="0"/>
      <w:marRight w:val="0"/>
      <w:marTop w:val="0"/>
      <w:marBottom w:val="0"/>
      <w:divBdr>
        <w:top w:val="none" w:sz="0" w:space="0" w:color="auto"/>
        <w:left w:val="none" w:sz="0" w:space="0" w:color="auto"/>
        <w:bottom w:val="none" w:sz="0" w:space="0" w:color="auto"/>
        <w:right w:val="none" w:sz="0" w:space="0" w:color="auto"/>
      </w:divBdr>
    </w:div>
    <w:div w:id="527644700">
      <w:bodyDiv w:val="1"/>
      <w:marLeft w:val="0"/>
      <w:marRight w:val="0"/>
      <w:marTop w:val="0"/>
      <w:marBottom w:val="0"/>
      <w:divBdr>
        <w:top w:val="none" w:sz="0" w:space="0" w:color="auto"/>
        <w:left w:val="none" w:sz="0" w:space="0" w:color="auto"/>
        <w:bottom w:val="none" w:sz="0" w:space="0" w:color="auto"/>
        <w:right w:val="none" w:sz="0" w:space="0" w:color="auto"/>
      </w:divBdr>
    </w:div>
    <w:div w:id="527647247">
      <w:bodyDiv w:val="1"/>
      <w:marLeft w:val="0"/>
      <w:marRight w:val="0"/>
      <w:marTop w:val="0"/>
      <w:marBottom w:val="0"/>
      <w:divBdr>
        <w:top w:val="none" w:sz="0" w:space="0" w:color="auto"/>
        <w:left w:val="none" w:sz="0" w:space="0" w:color="auto"/>
        <w:bottom w:val="none" w:sz="0" w:space="0" w:color="auto"/>
        <w:right w:val="none" w:sz="0" w:space="0" w:color="auto"/>
      </w:divBdr>
    </w:div>
    <w:div w:id="527714935">
      <w:bodyDiv w:val="1"/>
      <w:marLeft w:val="0"/>
      <w:marRight w:val="0"/>
      <w:marTop w:val="0"/>
      <w:marBottom w:val="0"/>
      <w:divBdr>
        <w:top w:val="none" w:sz="0" w:space="0" w:color="auto"/>
        <w:left w:val="none" w:sz="0" w:space="0" w:color="auto"/>
        <w:bottom w:val="none" w:sz="0" w:space="0" w:color="auto"/>
        <w:right w:val="none" w:sz="0" w:space="0" w:color="auto"/>
      </w:divBdr>
    </w:div>
    <w:div w:id="527836441">
      <w:bodyDiv w:val="1"/>
      <w:marLeft w:val="0"/>
      <w:marRight w:val="0"/>
      <w:marTop w:val="0"/>
      <w:marBottom w:val="0"/>
      <w:divBdr>
        <w:top w:val="none" w:sz="0" w:space="0" w:color="auto"/>
        <w:left w:val="none" w:sz="0" w:space="0" w:color="auto"/>
        <w:bottom w:val="none" w:sz="0" w:space="0" w:color="auto"/>
        <w:right w:val="none" w:sz="0" w:space="0" w:color="auto"/>
      </w:divBdr>
      <w:divsChild>
        <w:div w:id="13197149">
          <w:marLeft w:val="480"/>
          <w:marRight w:val="0"/>
          <w:marTop w:val="0"/>
          <w:marBottom w:val="0"/>
          <w:divBdr>
            <w:top w:val="none" w:sz="0" w:space="0" w:color="auto"/>
            <w:left w:val="none" w:sz="0" w:space="0" w:color="auto"/>
            <w:bottom w:val="none" w:sz="0" w:space="0" w:color="auto"/>
            <w:right w:val="none" w:sz="0" w:space="0" w:color="auto"/>
          </w:divBdr>
        </w:div>
        <w:div w:id="92168643">
          <w:marLeft w:val="480"/>
          <w:marRight w:val="0"/>
          <w:marTop w:val="0"/>
          <w:marBottom w:val="0"/>
          <w:divBdr>
            <w:top w:val="none" w:sz="0" w:space="0" w:color="auto"/>
            <w:left w:val="none" w:sz="0" w:space="0" w:color="auto"/>
            <w:bottom w:val="none" w:sz="0" w:space="0" w:color="auto"/>
            <w:right w:val="none" w:sz="0" w:space="0" w:color="auto"/>
          </w:divBdr>
        </w:div>
        <w:div w:id="109788208">
          <w:marLeft w:val="480"/>
          <w:marRight w:val="0"/>
          <w:marTop w:val="0"/>
          <w:marBottom w:val="0"/>
          <w:divBdr>
            <w:top w:val="none" w:sz="0" w:space="0" w:color="auto"/>
            <w:left w:val="none" w:sz="0" w:space="0" w:color="auto"/>
            <w:bottom w:val="none" w:sz="0" w:space="0" w:color="auto"/>
            <w:right w:val="none" w:sz="0" w:space="0" w:color="auto"/>
          </w:divBdr>
        </w:div>
        <w:div w:id="237177022">
          <w:marLeft w:val="480"/>
          <w:marRight w:val="0"/>
          <w:marTop w:val="0"/>
          <w:marBottom w:val="0"/>
          <w:divBdr>
            <w:top w:val="none" w:sz="0" w:space="0" w:color="auto"/>
            <w:left w:val="none" w:sz="0" w:space="0" w:color="auto"/>
            <w:bottom w:val="none" w:sz="0" w:space="0" w:color="auto"/>
            <w:right w:val="none" w:sz="0" w:space="0" w:color="auto"/>
          </w:divBdr>
        </w:div>
        <w:div w:id="268205205">
          <w:marLeft w:val="480"/>
          <w:marRight w:val="0"/>
          <w:marTop w:val="0"/>
          <w:marBottom w:val="0"/>
          <w:divBdr>
            <w:top w:val="none" w:sz="0" w:space="0" w:color="auto"/>
            <w:left w:val="none" w:sz="0" w:space="0" w:color="auto"/>
            <w:bottom w:val="none" w:sz="0" w:space="0" w:color="auto"/>
            <w:right w:val="none" w:sz="0" w:space="0" w:color="auto"/>
          </w:divBdr>
        </w:div>
        <w:div w:id="270626745">
          <w:marLeft w:val="480"/>
          <w:marRight w:val="0"/>
          <w:marTop w:val="0"/>
          <w:marBottom w:val="0"/>
          <w:divBdr>
            <w:top w:val="none" w:sz="0" w:space="0" w:color="auto"/>
            <w:left w:val="none" w:sz="0" w:space="0" w:color="auto"/>
            <w:bottom w:val="none" w:sz="0" w:space="0" w:color="auto"/>
            <w:right w:val="none" w:sz="0" w:space="0" w:color="auto"/>
          </w:divBdr>
        </w:div>
        <w:div w:id="280844260">
          <w:marLeft w:val="480"/>
          <w:marRight w:val="0"/>
          <w:marTop w:val="0"/>
          <w:marBottom w:val="0"/>
          <w:divBdr>
            <w:top w:val="none" w:sz="0" w:space="0" w:color="auto"/>
            <w:left w:val="none" w:sz="0" w:space="0" w:color="auto"/>
            <w:bottom w:val="none" w:sz="0" w:space="0" w:color="auto"/>
            <w:right w:val="none" w:sz="0" w:space="0" w:color="auto"/>
          </w:divBdr>
        </w:div>
        <w:div w:id="401486752">
          <w:marLeft w:val="480"/>
          <w:marRight w:val="0"/>
          <w:marTop w:val="0"/>
          <w:marBottom w:val="0"/>
          <w:divBdr>
            <w:top w:val="none" w:sz="0" w:space="0" w:color="auto"/>
            <w:left w:val="none" w:sz="0" w:space="0" w:color="auto"/>
            <w:bottom w:val="none" w:sz="0" w:space="0" w:color="auto"/>
            <w:right w:val="none" w:sz="0" w:space="0" w:color="auto"/>
          </w:divBdr>
        </w:div>
        <w:div w:id="403338847">
          <w:marLeft w:val="480"/>
          <w:marRight w:val="0"/>
          <w:marTop w:val="0"/>
          <w:marBottom w:val="0"/>
          <w:divBdr>
            <w:top w:val="none" w:sz="0" w:space="0" w:color="auto"/>
            <w:left w:val="none" w:sz="0" w:space="0" w:color="auto"/>
            <w:bottom w:val="none" w:sz="0" w:space="0" w:color="auto"/>
            <w:right w:val="none" w:sz="0" w:space="0" w:color="auto"/>
          </w:divBdr>
        </w:div>
        <w:div w:id="472797092">
          <w:marLeft w:val="480"/>
          <w:marRight w:val="0"/>
          <w:marTop w:val="0"/>
          <w:marBottom w:val="0"/>
          <w:divBdr>
            <w:top w:val="none" w:sz="0" w:space="0" w:color="auto"/>
            <w:left w:val="none" w:sz="0" w:space="0" w:color="auto"/>
            <w:bottom w:val="none" w:sz="0" w:space="0" w:color="auto"/>
            <w:right w:val="none" w:sz="0" w:space="0" w:color="auto"/>
          </w:divBdr>
        </w:div>
        <w:div w:id="480730217">
          <w:marLeft w:val="480"/>
          <w:marRight w:val="0"/>
          <w:marTop w:val="0"/>
          <w:marBottom w:val="0"/>
          <w:divBdr>
            <w:top w:val="none" w:sz="0" w:space="0" w:color="auto"/>
            <w:left w:val="none" w:sz="0" w:space="0" w:color="auto"/>
            <w:bottom w:val="none" w:sz="0" w:space="0" w:color="auto"/>
            <w:right w:val="none" w:sz="0" w:space="0" w:color="auto"/>
          </w:divBdr>
        </w:div>
        <w:div w:id="562563996">
          <w:marLeft w:val="480"/>
          <w:marRight w:val="0"/>
          <w:marTop w:val="0"/>
          <w:marBottom w:val="0"/>
          <w:divBdr>
            <w:top w:val="none" w:sz="0" w:space="0" w:color="auto"/>
            <w:left w:val="none" w:sz="0" w:space="0" w:color="auto"/>
            <w:bottom w:val="none" w:sz="0" w:space="0" w:color="auto"/>
            <w:right w:val="none" w:sz="0" w:space="0" w:color="auto"/>
          </w:divBdr>
        </w:div>
        <w:div w:id="568854224">
          <w:marLeft w:val="480"/>
          <w:marRight w:val="0"/>
          <w:marTop w:val="0"/>
          <w:marBottom w:val="0"/>
          <w:divBdr>
            <w:top w:val="none" w:sz="0" w:space="0" w:color="auto"/>
            <w:left w:val="none" w:sz="0" w:space="0" w:color="auto"/>
            <w:bottom w:val="none" w:sz="0" w:space="0" w:color="auto"/>
            <w:right w:val="none" w:sz="0" w:space="0" w:color="auto"/>
          </w:divBdr>
        </w:div>
        <w:div w:id="582958795">
          <w:marLeft w:val="480"/>
          <w:marRight w:val="0"/>
          <w:marTop w:val="0"/>
          <w:marBottom w:val="0"/>
          <w:divBdr>
            <w:top w:val="none" w:sz="0" w:space="0" w:color="auto"/>
            <w:left w:val="none" w:sz="0" w:space="0" w:color="auto"/>
            <w:bottom w:val="none" w:sz="0" w:space="0" w:color="auto"/>
            <w:right w:val="none" w:sz="0" w:space="0" w:color="auto"/>
          </w:divBdr>
        </w:div>
        <w:div w:id="647902684">
          <w:marLeft w:val="480"/>
          <w:marRight w:val="0"/>
          <w:marTop w:val="0"/>
          <w:marBottom w:val="0"/>
          <w:divBdr>
            <w:top w:val="none" w:sz="0" w:space="0" w:color="auto"/>
            <w:left w:val="none" w:sz="0" w:space="0" w:color="auto"/>
            <w:bottom w:val="none" w:sz="0" w:space="0" w:color="auto"/>
            <w:right w:val="none" w:sz="0" w:space="0" w:color="auto"/>
          </w:divBdr>
        </w:div>
        <w:div w:id="678774652">
          <w:marLeft w:val="480"/>
          <w:marRight w:val="0"/>
          <w:marTop w:val="0"/>
          <w:marBottom w:val="0"/>
          <w:divBdr>
            <w:top w:val="none" w:sz="0" w:space="0" w:color="auto"/>
            <w:left w:val="none" w:sz="0" w:space="0" w:color="auto"/>
            <w:bottom w:val="none" w:sz="0" w:space="0" w:color="auto"/>
            <w:right w:val="none" w:sz="0" w:space="0" w:color="auto"/>
          </w:divBdr>
        </w:div>
        <w:div w:id="679890715">
          <w:marLeft w:val="480"/>
          <w:marRight w:val="0"/>
          <w:marTop w:val="0"/>
          <w:marBottom w:val="0"/>
          <w:divBdr>
            <w:top w:val="none" w:sz="0" w:space="0" w:color="auto"/>
            <w:left w:val="none" w:sz="0" w:space="0" w:color="auto"/>
            <w:bottom w:val="none" w:sz="0" w:space="0" w:color="auto"/>
            <w:right w:val="none" w:sz="0" w:space="0" w:color="auto"/>
          </w:divBdr>
        </w:div>
        <w:div w:id="748305745">
          <w:marLeft w:val="480"/>
          <w:marRight w:val="0"/>
          <w:marTop w:val="0"/>
          <w:marBottom w:val="0"/>
          <w:divBdr>
            <w:top w:val="none" w:sz="0" w:space="0" w:color="auto"/>
            <w:left w:val="none" w:sz="0" w:space="0" w:color="auto"/>
            <w:bottom w:val="none" w:sz="0" w:space="0" w:color="auto"/>
            <w:right w:val="none" w:sz="0" w:space="0" w:color="auto"/>
          </w:divBdr>
        </w:div>
        <w:div w:id="782043425">
          <w:marLeft w:val="480"/>
          <w:marRight w:val="0"/>
          <w:marTop w:val="0"/>
          <w:marBottom w:val="0"/>
          <w:divBdr>
            <w:top w:val="none" w:sz="0" w:space="0" w:color="auto"/>
            <w:left w:val="none" w:sz="0" w:space="0" w:color="auto"/>
            <w:bottom w:val="none" w:sz="0" w:space="0" w:color="auto"/>
            <w:right w:val="none" w:sz="0" w:space="0" w:color="auto"/>
          </w:divBdr>
        </w:div>
        <w:div w:id="805200794">
          <w:marLeft w:val="480"/>
          <w:marRight w:val="0"/>
          <w:marTop w:val="0"/>
          <w:marBottom w:val="0"/>
          <w:divBdr>
            <w:top w:val="none" w:sz="0" w:space="0" w:color="auto"/>
            <w:left w:val="none" w:sz="0" w:space="0" w:color="auto"/>
            <w:bottom w:val="none" w:sz="0" w:space="0" w:color="auto"/>
            <w:right w:val="none" w:sz="0" w:space="0" w:color="auto"/>
          </w:divBdr>
        </w:div>
        <w:div w:id="838693684">
          <w:marLeft w:val="480"/>
          <w:marRight w:val="0"/>
          <w:marTop w:val="0"/>
          <w:marBottom w:val="0"/>
          <w:divBdr>
            <w:top w:val="none" w:sz="0" w:space="0" w:color="auto"/>
            <w:left w:val="none" w:sz="0" w:space="0" w:color="auto"/>
            <w:bottom w:val="none" w:sz="0" w:space="0" w:color="auto"/>
            <w:right w:val="none" w:sz="0" w:space="0" w:color="auto"/>
          </w:divBdr>
        </w:div>
        <w:div w:id="851148570">
          <w:marLeft w:val="480"/>
          <w:marRight w:val="0"/>
          <w:marTop w:val="0"/>
          <w:marBottom w:val="0"/>
          <w:divBdr>
            <w:top w:val="none" w:sz="0" w:space="0" w:color="auto"/>
            <w:left w:val="none" w:sz="0" w:space="0" w:color="auto"/>
            <w:bottom w:val="none" w:sz="0" w:space="0" w:color="auto"/>
            <w:right w:val="none" w:sz="0" w:space="0" w:color="auto"/>
          </w:divBdr>
        </w:div>
        <w:div w:id="896428165">
          <w:marLeft w:val="480"/>
          <w:marRight w:val="0"/>
          <w:marTop w:val="0"/>
          <w:marBottom w:val="0"/>
          <w:divBdr>
            <w:top w:val="none" w:sz="0" w:space="0" w:color="auto"/>
            <w:left w:val="none" w:sz="0" w:space="0" w:color="auto"/>
            <w:bottom w:val="none" w:sz="0" w:space="0" w:color="auto"/>
            <w:right w:val="none" w:sz="0" w:space="0" w:color="auto"/>
          </w:divBdr>
        </w:div>
      </w:divsChild>
    </w:div>
    <w:div w:id="527838522">
      <w:bodyDiv w:val="1"/>
      <w:marLeft w:val="0"/>
      <w:marRight w:val="0"/>
      <w:marTop w:val="0"/>
      <w:marBottom w:val="0"/>
      <w:divBdr>
        <w:top w:val="none" w:sz="0" w:space="0" w:color="auto"/>
        <w:left w:val="none" w:sz="0" w:space="0" w:color="auto"/>
        <w:bottom w:val="none" w:sz="0" w:space="0" w:color="auto"/>
        <w:right w:val="none" w:sz="0" w:space="0" w:color="auto"/>
      </w:divBdr>
    </w:div>
    <w:div w:id="527989148">
      <w:bodyDiv w:val="1"/>
      <w:marLeft w:val="0"/>
      <w:marRight w:val="0"/>
      <w:marTop w:val="0"/>
      <w:marBottom w:val="0"/>
      <w:divBdr>
        <w:top w:val="none" w:sz="0" w:space="0" w:color="auto"/>
        <w:left w:val="none" w:sz="0" w:space="0" w:color="auto"/>
        <w:bottom w:val="none" w:sz="0" w:space="0" w:color="auto"/>
        <w:right w:val="none" w:sz="0" w:space="0" w:color="auto"/>
      </w:divBdr>
    </w:div>
    <w:div w:id="528029296">
      <w:bodyDiv w:val="1"/>
      <w:marLeft w:val="0"/>
      <w:marRight w:val="0"/>
      <w:marTop w:val="0"/>
      <w:marBottom w:val="0"/>
      <w:divBdr>
        <w:top w:val="none" w:sz="0" w:space="0" w:color="auto"/>
        <w:left w:val="none" w:sz="0" w:space="0" w:color="auto"/>
        <w:bottom w:val="none" w:sz="0" w:space="0" w:color="auto"/>
        <w:right w:val="none" w:sz="0" w:space="0" w:color="auto"/>
      </w:divBdr>
    </w:div>
    <w:div w:id="528109120">
      <w:bodyDiv w:val="1"/>
      <w:marLeft w:val="0"/>
      <w:marRight w:val="0"/>
      <w:marTop w:val="0"/>
      <w:marBottom w:val="0"/>
      <w:divBdr>
        <w:top w:val="none" w:sz="0" w:space="0" w:color="auto"/>
        <w:left w:val="none" w:sz="0" w:space="0" w:color="auto"/>
        <w:bottom w:val="none" w:sz="0" w:space="0" w:color="auto"/>
        <w:right w:val="none" w:sz="0" w:space="0" w:color="auto"/>
      </w:divBdr>
    </w:div>
    <w:div w:id="528110544">
      <w:bodyDiv w:val="1"/>
      <w:marLeft w:val="0"/>
      <w:marRight w:val="0"/>
      <w:marTop w:val="0"/>
      <w:marBottom w:val="0"/>
      <w:divBdr>
        <w:top w:val="none" w:sz="0" w:space="0" w:color="auto"/>
        <w:left w:val="none" w:sz="0" w:space="0" w:color="auto"/>
        <w:bottom w:val="none" w:sz="0" w:space="0" w:color="auto"/>
        <w:right w:val="none" w:sz="0" w:space="0" w:color="auto"/>
      </w:divBdr>
    </w:div>
    <w:div w:id="528178827">
      <w:bodyDiv w:val="1"/>
      <w:marLeft w:val="0"/>
      <w:marRight w:val="0"/>
      <w:marTop w:val="0"/>
      <w:marBottom w:val="0"/>
      <w:divBdr>
        <w:top w:val="none" w:sz="0" w:space="0" w:color="auto"/>
        <w:left w:val="none" w:sz="0" w:space="0" w:color="auto"/>
        <w:bottom w:val="none" w:sz="0" w:space="0" w:color="auto"/>
        <w:right w:val="none" w:sz="0" w:space="0" w:color="auto"/>
      </w:divBdr>
    </w:div>
    <w:div w:id="528297974">
      <w:bodyDiv w:val="1"/>
      <w:marLeft w:val="0"/>
      <w:marRight w:val="0"/>
      <w:marTop w:val="0"/>
      <w:marBottom w:val="0"/>
      <w:divBdr>
        <w:top w:val="none" w:sz="0" w:space="0" w:color="auto"/>
        <w:left w:val="none" w:sz="0" w:space="0" w:color="auto"/>
        <w:bottom w:val="none" w:sz="0" w:space="0" w:color="auto"/>
        <w:right w:val="none" w:sz="0" w:space="0" w:color="auto"/>
      </w:divBdr>
    </w:div>
    <w:div w:id="528417586">
      <w:bodyDiv w:val="1"/>
      <w:marLeft w:val="0"/>
      <w:marRight w:val="0"/>
      <w:marTop w:val="0"/>
      <w:marBottom w:val="0"/>
      <w:divBdr>
        <w:top w:val="none" w:sz="0" w:space="0" w:color="auto"/>
        <w:left w:val="none" w:sz="0" w:space="0" w:color="auto"/>
        <w:bottom w:val="none" w:sz="0" w:space="0" w:color="auto"/>
        <w:right w:val="none" w:sz="0" w:space="0" w:color="auto"/>
      </w:divBdr>
    </w:div>
    <w:div w:id="528640393">
      <w:bodyDiv w:val="1"/>
      <w:marLeft w:val="0"/>
      <w:marRight w:val="0"/>
      <w:marTop w:val="0"/>
      <w:marBottom w:val="0"/>
      <w:divBdr>
        <w:top w:val="none" w:sz="0" w:space="0" w:color="auto"/>
        <w:left w:val="none" w:sz="0" w:space="0" w:color="auto"/>
        <w:bottom w:val="none" w:sz="0" w:space="0" w:color="auto"/>
        <w:right w:val="none" w:sz="0" w:space="0" w:color="auto"/>
      </w:divBdr>
    </w:div>
    <w:div w:id="528644152">
      <w:bodyDiv w:val="1"/>
      <w:marLeft w:val="0"/>
      <w:marRight w:val="0"/>
      <w:marTop w:val="0"/>
      <w:marBottom w:val="0"/>
      <w:divBdr>
        <w:top w:val="none" w:sz="0" w:space="0" w:color="auto"/>
        <w:left w:val="none" w:sz="0" w:space="0" w:color="auto"/>
        <w:bottom w:val="none" w:sz="0" w:space="0" w:color="auto"/>
        <w:right w:val="none" w:sz="0" w:space="0" w:color="auto"/>
      </w:divBdr>
    </w:div>
    <w:div w:id="528682747">
      <w:bodyDiv w:val="1"/>
      <w:marLeft w:val="0"/>
      <w:marRight w:val="0"/>
      <w:marTop w:val="0"/>
      <w:marBottom w:val="0"/>
      <w:divBdr>
        <w:top w:val="none" w:sz="0" w:space="0" w:color="auto"/>
        <w:left w:val="none" w:sz="0" w:space="0" w:color="auto"/>
        <w:bottom w:val="none" w:sz="0" w:space="0" w:color="auto"/>
        <w:right w:val="none" w:sz="0" w:space="0" w:color="auto"/>
      </w:divBdr>
    </w:div>
    <w:div w:id="528759707">
      <w:bodyDiv w:val="1"/>
      <w:marLeft w:val="0"/>
      <w:marRight w:val="0"/>
      <w:marTop w:val="0"/>
      <w:marBottom w:val="0"/>
      <w:divBdr>
        <w:top w:val="none" w:sz="0" w:space="0" w:color="auto"/>
        <w:left w:val="none" w:sz="0" w:space="0" w:color="auto"/>
        <w:bottom w:val="none" w:sz="0" w:space="0" w:color="auto"/>
        <w:right w:val="none" w:sz="0" w:space="0" w:color="auto"/>
      </w:divBdr>
    </w:div>
    <w:div w:id="528833992">
      <w:bodyDiv w:val="1"/>
      <w:marLeft w:val="0"/>
      <w:marRight w:val="0"/>
      <w:marTop w:val="0"/>
      <w:marBottom w:val="0"/>
      <w:divBdr>
        <w:top w:val="none" w:sz="0" w:space="0" w:color="auto"/>
        <w:left w:val="none" w:sz="0" w:space="0" w:color="auto"/>
        <w:bottom w:val="none" w:sz="0" w:space="0" w:color="auto"/>
        <w:right w:val="none" w:sz="0" w:space="0" w:color="auto"/>
      </w:divBdr>
    </w:div>
    <w:div w:id="528839392">
      <w:bodyDiv w:val="1"/>
      <w:marLeft w:val="0"/>
      <w:marRight w:val="0"/>
      <w:marTop w:val="0"/>
      <w:marBottom w:val="0"/>
      <w:divBdr>
        <w:top w:val="none" w:sz="0" w:space="0" w:color="auto"/>
        <w:left w:val="none" w:sz="0" w:space="0" w:color="auto"/>
        <w:bottom w:val="none" w:sz="0" w:space="0" w:color="auto"/>
        <w:right w:val="none" w:sz="0" w:space="0" w:color="auto"/>
      </w:divBdr>
    </w:div>
    <w:div w:id="528953519">
      <w:bodyDiv w:val="1"/>
      <w:marLeft w:val="0"/>
      <w:marRight w:val="0"/>
      <w:marTop w:val="0"/>
      <w:marBottom w:val="0"/>
      <w:divBdr>
        <w:top w:val="none" w:sz="0" w:space="0" w:color="auto"/>
        <w:left w:val="none" w:sz="0" w:space="0" w:color="auto"/>
        <w:bottom w:val="none" w:sz="0" w:space="0" w:color="auto"/>
        <w:right w:val="none" w:sz="0" w:space="0" w:color="auto"/>
      </w:divBdr>
    </w:div>
    <w:div w:id="528958696">
      <w:bodyDiv w:val="1"/>
      <w:marLeft w:val="0"/>
      <w:marRight w:val="0"/>
      <w:marTop w:val="0"/>
      <w:marBottom w:val="0"/>
      <w:divBdr>
        <w:top w:val="none" w:sz="0" w:space="0" w:color="auto"/>
        <w:left w:val="none" w:sz="0" w:space="0" w:color="auto"/>
        <w:bottom w:val="none" w:sz="0" w:space="0" w:color="auto"/>
        <w:right w:val="none" w:sz="0" w:space="0" w:color="auto"/>
      </w:divBdr>
    </w:div>
    <w:div w:id="529030953">
      <w:bodyDiv w:val="1"/>
      <w:marLeft w:val="0"/>
      <w:marRight w:val="0"/>
      <w:marTop w:val="0"/>
      <w:marBottom w:val="0"/>
      <w:divBdr>
        <w:top w:val="none" w:sz="0" w:space="0" w:color="auto"/>
        <w:left w:val="none" w:sz="0" w:space="0" w:color="auto"/>
        <w:bottom w:val="none" w:sz="0" w:space="0" w:color="auto"/>
        <w:right w:val="none" w:sz="0" w:space="0" w:color="auto"/>
      </w:divBdr>
    </w:div>
    <w:div w:id="529103677">
      <w:bodyDiv w:val="1"/>
      <w:marLeft w:val="0"/>
      <w:marRight w:val="0"/>
      <w:marTop w:val="0"/>
      <w:marBottom w:val="0"/>
      <w:divBdr>
        <w:top w:val="none" w:sz="0" w:space="0" w:color="auto"/>
        <w:left w:val="none" w:sz="0" w:space="0" w:color="auto"/>
        <w:bottom w:val="none" w:sz="0" w:space="0" w:color="auto"/>
        <w:right w:val="none" w:sz="0" w:space="0" w:color="auto"/>
      </w:divBdr>
    </w:div>
    <w:div w:id="529340827">
      <w:bodyDiv w:val="1"/>
      <w:marLeft w:val="0"/>
      <w:marRight w:val="0"/>
      <w:marTop w:val="0"/>
      <w:marBottom w:val="0"/>
      <w:divBdr>
        <w:top w:val="none" w:sz="0" w:space="0" w:color="auto"/>
        <w:left w:val="none" w:sz="0" w:space="0" w:color="auto"/>
        <w:bottom w:val="none" w:sz="0" w:space="0" w:color="auto"/>
        <w:right w:val="none" w:sz="0" w:space="0" w:color="auto"/>
      </w:divBdr>
    </w:div>
    <w:div w:id="529491773">
      <w:bodyDiv w:val="1"/>
      <w:marLeft w:val="0"/>
      <w:marRight w:val="0"/>
      <w:marTop w:val="0"/>
      <w:marBottom w:val="0"/>
      <w:divBdr>
        <w:top w:val="none" w:sz="0" w:space="0" w:color="auto"/>
        <w:left w:val="none" w:sz="0" w:space="0" w:color="auto"/>
        <w:bottom w:val="none" w:sz="0" w:space="0" w:color="auto"/>
        <w:right w:val="none" w:sz="0" w:space="0" w:color="auto"/>
      </w:divBdr>
    </w:div>
    <w:div w:id="529535245">
      <w:bodyDiv w:val="1"/>
      <w:marLeft w:val="0"/>
      <w:marRight w:val="0"/>
      <w:marTop w:val="0"/>
      <w:marBottom w:val="0"/>
      <w:divBdr>
        <w:top w:val="none" w:sz="0" w:space="0" w:color="auto"/>
        <w:left w:val="none" w:sz="0" w:space="0" w:color="auto"/>
        <w:bottom w:val="none" w:sz="0" w:space="0" w:color="auto"/>
        <w:right w:val="none" w:sz="0" w:space="0" w:color="auto"/>
      </w:divBdr>
    </w:div>
    <w:div w:id="529538121">
      <w:bodyDiv w:val="1"/>
      <w:marLeft w:val="0"/>
      <w:marRight w:val="0"/>
      <w:marTop w:val="0"/>
      <w:marBottom w:val="0"/>
      <w:divBdr>
        <w:top w:val="none" w:sz="0" w:space="0" w:color="auto"/>
        <w:left w:val="none" w:sz="0" w:space="0" w:color="auto"/>
        <w:bottom w:val="none" w:sz="0" w:space="0" w:color="auto"/>
        <w:right w:val="none" w:sz="0" w:space="0" w:color="auto"/>
      </w:divBdr>
    </w:div>
    <w:div w:id="529730409">
      <w:bodyDiv w:val="1"/>
      <w:marLeft w:val="0"/>
      <w:marRight w:val="0"/>
      <w:marTop w:val="0"/>
      <w:marBottom w:val="0"/>
      <w:divBdr>
        <w:top w:val="none" w:sz="0" w:space="0" w:color="auto"/>
        <w:left w:val="none" w:sz="0" w:space="0" w:color="auto"/>
        <w:bottom w:val="none" w:sz="0" w:space="0" w:color="auto"/>
        <w:right w:val="none" w:sz="0" w:space="0" w:color="auto"/>
      </w:divBdr>
    </w:div>
    <w:div w:id="529758741">
      <w:bodyDiv w:val="1"/>
      <w:marLeft w:val="0"/>
      <w:marRight w:val="0"/>
      <w:marTop w:val="0"/>
      <w:marBottom w:val="0"/>
      <w:divBdr>
        <w:top w:val="none" w:sz="0" w:space="0" w:color="auto"/>
        <w:left w:val="none" w:sz="0" w:space="0" w:color="auto"/>
        <w:bottom w:val="none" w:sz="0" w:space="0" w:color="auto"/>
        <w:right w:val="none" w:sz="0" w:space="0" w:color="auto"/>
      </w:divBdr>
    </w:div>
    <w:div w:id="529881336">
      <w:bodyDiv w:val="1"/>
      <w:marLeft w:val="0"/>
      <w:marRight w:val="0"/>
      <w:marTop w:val="0"/>
      <w:marBottom w:val="0"/>
      <w:divBdr>
        <w:top w:val="none" w:sz="0" w:space="0" w:color="auto"/>
        <w:left w:val="none" w:sz="0" w:space="0" w:color="auto"/>
        <w:bottom w:val="none" w:sz="0" w:space="0" w:color="auto"/>
        <w:right w:val="none" w:sz="0" w:space="0" w:color="auto"/>
      </w:divBdr>
      <w:divsChild>
        <w:div w:id="9531435">
          <w:marLeft w:val="480"/>
          <w:marRight w:val="0"/>
          <w:marTop w:val="0"/>
          <w:marBottom w:val="0"/>
          <w:divBdr>
            <w:top w:val="none" w:sz="0" w:space="0" w:color="auto"/>
            <w:left w:val="none" w:sz="0" w:space="0" w:color="auto"/>
            <w:bottom w:val="none" w:sz="0" w:space="0" w:color="auto"/>
            <w:right w:val="none" w:sz="0" w:space="0" w:color="auto"/>
          </w:divBdr>
        </w:div>
        <w:div w:id="79645114">
          <w:marLeft w:val="480"/>
          <w:marRight w:val="0"/>
          <w:marTop w:val="0"/>
          <w:marBottom w:val="0"/>
          <w:divBdr>
            <w:top w:val="none" w:sz="0" w:space="0" w:color="auto"/>
            <w:left w:val="none" w:sz="0" w:space="0" w:color="auto"/>
            <w:bottom w:val="none" w:sz="0" w:space="0" w:color="auto"/>
            <w:right w:val="none" w:sz="0" w:space="0" w:color="auto"/>
          </w:divBdr>
        </w:div>
        <w:div w:id="99685199">
          <w:marLeft w:val="480"/>
          <w:marRight w:val="0"/>
          <w:marTop w:val="0"/>
          <w:marBottom w:val="0"/>
          <w:divBdr>
            <w:top w:val="none" w:sz="0" w:space="0" w:color="auto"/>
            <w:left w:val="none" w:sz="0" w:space="0" w:color="auto"/>
            <w:bottom w:val="none" w:sz="0" w:space="0" w:color="auto"/>
            <w:right w:val="none" w:sz="0" w:space="0" w:color="auto"/>
          </w:divBdr>
        </w:div>
        <w:div w:id="108748564">
          <w:marLeft w:val="480"/>
          <w:marRight w:val="0"/>
          <w:marTop w:val="0"/>
          <w:marBottom w:val="0"/>
          <w:divBdr>
            <w:top w:val="none" w:sz="0" w:space="0" w:color="auto"/>
            <w:left w:val="none" w:sz="0" w:space="0" w:color="auto"/>
            <w:bottom w:val="none" w:sz="0" w:space="0" w:color="auto"/>
            <w:right w:val="none" w:sz="0" w:space="0" w:color="auto"/>
          </w:divBdr>
        </w:div>
        <w:div w:id="230583450">
          <w:marLeft w:val="480"/>
          <w:marRight w:val="0"/>
          <w:marTop w:val="0"/>
          <w:marBottom w:val="0"/>
          <w:divBdr>
            <w:top w:val="none" w:sz="0" w:space="0" w:color="auto"/>
            <w:left w:val="none" w:sz="0" w:space="0" w:color="auto"/>
            <w:bottom w:val="none" w:sz="0" w:space="0" w:color="auto"/>
            <w:right w:val="none" w:sz="0" w:space="0" w:color="auto"/>
          </w:divBdr>
        </w:div>
        <w:div w:id="237247404">
          <w:marLeft w:val="480"/>
          <w:marRight w:val="0"/>
          <w:marTop w:val="0"/>
          <w:marBottom w:val="0"/>
          <w:divBdr>
            <w:top w:val="none" w:sz="0" w:space="0" w:color="auto"/>
            <w:left w:val="none" w:sz="0" w:space="0" w:color="auto"/>
            <w:bottom w:val="none" w:sz="0" w:space="0" w:color="auto"/>
            <w:right w:val="none" w:sz="0" w:space="0" w:color="auto"/>
          </w:divBdr>
        </w:div>
        <w:div w:id="250042634">
          <w:marLeft w:val="480"/>
          <w:marRight w:val="0"/>
          <w:marTop w:val="0"/>
          <w:marBottom w:val="0"/>
          <w:divBdr>
            <w:top w:val="none" w:sz="0" w:space="0" w:color="auto"/>
            <w:left w:val="none" w:sz="0" w:space="0" w:color="auto"/>
            <w:bottom w:val="none" w:sz="0" w:space="0" w:color="auto"/>
            <w:right w:val="none" w:sz="0" w:space="0" w:color="auto"/>
          </w:divBdr>
        </w:div>
        <w:div w:id="277756813">
          <w:marLeft w:val="480"/>
          <w:marRight w:val="0"/>
          <w:marTop w:val="0"/>
          <w:marBottom w:val="0"/>
          <w:divBdr>
            <w:top w:val="none" w:sz="0" w:space="0" w:color="auto"/>
            <w:left w:val="none" w:sz="0" w:space="0" w:color="auto"/>
            <w:bottom w:val="none" w:sz="0" w:space="0" w:color="auto"/>
            <w:right w:val="none" w:sz="0" w:space="0" w:color="auto"/>
          </w:divBdr>
        </w:div>
        <w:div w:id="442504559">
          <w:marLeft w:val="480"/>
          <w:marRight w:val="0"/>
          <w:marTop w:val="0"/>
          <w:marBottom w:val="0"/>
          <w:divBdr>
            <w:top w:val="none" w:sz="0" w:space="0" w:color="auto"/>
            <w:left w:val="none" w:sz="0" w:space="0" w:color="auto"/>
            <w:bottom w:val="none" w:sz="0" w:space="0" w:color="auto"/>
            <w:right w:val="none" w:sz="0" w:space="0" w:color="auto"/>
          </w:divBdr>
        </w:div>
        <w:div w:id="456026075">
          <w:marLeft w:val="480"/>
          <w:marRight w:val="0"/>
          <w:marTop w:val="0"/>
          <w:marBottom w:val="0"/>
          <w:divBdr>
            <w:top w:val="none" w:sz="0" w:space="0" w:color="auto"/>
            <w:left w:val="none" w:sz="0" w:space="0" w:color="auto"/>
            <w:bottom w:val="none" w:sz="0" w:space="0" w:color="auto"/>
            <w:right w:val="none" w:sz="0" w:space="0" w:color="auto"/>
          </w:divBdr>
        </w:div>
        <w:div w:id="544372617">
          <w:marLeft w:val="480"/>
          <w:marRight w:val="0"/>
          <w:marTop w:val="0"/>
          <w:marBottom w:val="0"/>
          <w:divBdr>
            <w:top w:val="none" w:sz="0" w:space="0" w:color="auto"/>
            <w:left w:val="none" w:sz="0" w:space="0" w:color="auto"/>
            <w:bottom w:val="none" w:sz="0" w:space="0" w:color="auto"/>
            <w:right w:val="none" w:sz="0" w:space="0" w:color="auto"/>
          </w:divBdr>
        </w:div>
        <w:div w:id="581256735">
          <w:marLeft w:val="480"/>
          <w:marRight w:val="0"/>
          <w:marTop w:val="0"/>
          <w:marBottom w:val="0"/>
          <w:divBdr>
            <w:top w:val="none" w:sz="0" w:space="0" w:color="auto"/>
            <w:left w:val="none" w:sz="0" w:space="0" w:color="auto"/>
            <w:bottom w:val="none" w:sz="0" w:space="0" w:color="auto"/>
            <w:right w:val="none" w:sz="0" w:space="0" w:color="auto"/>
          </w:divBdr>
        </w:div>
        <w:div w:id="617562936">
          <w:marLeft w:val="480"/>
          <w:marRight w:val="0"/>
          <w:marTop w:val="0"/>
          <w:marBottom w:val="0"/>
          <w:divBdr>
            <w:top w:val="none" w:sz="0" w:space="0" w:color="auto"/>
            <w:left w:val="none" w:sz="0" w:space="0" w:color="auto"/>
            <w:bottom w:val="none" w:sz="0" w:space="0" w:color="auto"/>
            <w:right w:val="none" w:sz="0" w:space="0" w:color="auto"/>
          </w:divBdr>
        </w:div>
        <w:div w:id="656302497">
          <w:marLeft w:val="480"/>
          <w:marRight w:val="0"/>
          <w:marTop w:val="0"/>
          <w:marBottom w:val="0"/>
          <w:divBdr>
            <w:top w:val="none" w:sz="0" w:space="0" w:color="auto"/>
            <w:left w:val="none" w:sz="0" w:space="0" w:color="auto"/>
            <w:bottom w:val="none" w:sz="0" w:space="0" w:color="auto"/>
            <w:right w:val="none" w:sz="0" w:space="0" w:color="auto"/>
          </w:divBdr>
        </w:div>
        <w:div w:id="676615846">
          <w:marLeft w:val="480"/>
          <w:marRight w:val="0"/>
          <w:marTop w:val="0"/>
          <w:marBottom w:val="0"/>
          <w:divBdr>
            <w:top w:val="none" w:sz="0" w:space="0" w:color="auto"/>
            <w:left w:val="none" w:sz="0" w:space="0" w:color="auto"/>
            <w:bottom w:val="none" w:sz="0" w:space="0" w:color="auto"/>
            <w:right w:val="none" w:sz="0" w:space="0" w:color="auto"/>
          </w:divBdr>
        </w:div>
        <w:div w:id="763647174">
          <w:marLeft w:val="480"/>
          <w:marRight w:val="0"/>
          <w:marTop w:val="0"/>
          <w:marBottom w:val="0"/>
          <w:divBdr>
            <w:top w:val="none" w:sz="0" w:space="0" w:color="auto"/>
            <w:left w:val="none" w:sz="0" w:space="0" w:color="auto"/>
            <w:bottom w:val="none" w:sz="0" w:space="0" w:color="auto"/>
            <w:right w:val="none" w:sz="0" w:space="0" w:color="auto"/>
          </w:divBdr>
        </w:div>
        <w:div w:id="823351671">
          <w:marLeft w:val="480"/>
          <w:marRight w:val="0"/>
          <w:marTop w:val="0"/>
          <w:marBottom w:val="0"/>
          <w:divBdr>
            <w:top w:val="none" w:sz="0" w:space="0" w:color="auto"/>
            <w:left w:val="none" w:sz="0" w:space="0" w:color="auto"/>
            <w:bottom w:val="none" w:sz="0" w:space="0" w:color="auto"/>
            <w:right w:val="none" w:sz="0" w:space="0" w:color="auto"/>
          </w:divBdr>
        </w:div>
        <w:div w:id="893586978">
          <w:marLeft w:val="480"/>
          <w:marRight w:val="0"/>
          <w:marTop w:val="0"/>
          <w:marBottom w:val="0"/>
          <w:divBdr>
            <w:top w:val="none" w:sz="0" w:space="0" w:color="auto"/>
            <w:left w:val="none" w:sz="0" w:space="0" w:color="auto"/>
            <w:bottom w:val="none" w:sz="0" w:space="0" w:color="auto"/>
            <w:right w:val="none" w:sz="0" w:space="0" w:color="auto"/>
          </w:divBdr>
        </w:div>
      </w:divsChild>
    </w:div>
    <w:div w:id="530070666">
      <w:bodyDiv w:val="1"/>
      <w:marLeft w:val="0"/>
      <w:marRight w:val="0"/>
      <w:marTop w:val="0"/>
      <w:marBottom w:val="0"/>
      <w:divBdr>
        <w:top w:val="none" w:sz="0" w:space="0" w:color="auto"/>
        <w:left w:val="none" w:sz="0" w:space="0" w:color="auto"/>
        <w:bottom w:val="none" w:sz="0" w:space="0" w:color="auto"/>
        <w:right w:val="none" w:sz="0" w:space="0" w:color="auto"/>
      </w:divBdr>
    </w:div>
    <w:div w:id="530262185">
      <w:bodyDiv w:val="1"/>
      <w:marLeft w:val="0"/>
      <w:marRight w:val="0"/>
      <w:marTop w:val="0"/>
      <w:marBottom w:val="0"/>
      <w:divBdr>
        <w:top w:val="none" w:sz="0" w:space="0" w:color="auto"/>
        <w:left w:val="none" w:sz="0" w:space="0" w:color="auto"/>
        <w:bottom w:val="none" w:sz="0" w:space="0" w:color="auto"/>
        <w:right w:val="none" w:sz="0" w:space="0" w:color="auto"/>
      </w:divBdr>
    </w:div>
    <w:div w:id="530651866">
      <w:bodyDiv w:val="1"/>
      <w:marLeft w:val="0"/>
      <w:marRight w:val="0"/>
      <w:marTop w:val="0"/>
      <w:marBottom w:val="0"/>
      <w:divBdr>
        <w:top w:val="none" w:sz="0" w:space="0" w:color="auto"/>
        <w:left w:val="none" w:sz="0" w:space="0" w:color="auto"/>
        <w:bottom w:val="none" w:sz="0" w:space="0" w:color="auto"/>
        <w:right w:val="none" w:sz="0" w:space="0" w:color="auto"/>
      </w:divBdr>
    </w:div>
    <w:div w:id="530726999">
      <w:bodyDiv w:val="1"/>
      <w:marLeft w:val="0"/>
      <w:marRight w:val="0"/>
      <w:marTop w:val="0"/>
      <w:marBottom w:val="0"/>
      <w:divBdr>
        <w:top w:val="none" w:sz="0" w:space="0" w:color="auto"/>
        <w:left w:val="none" w:sz="0" w:space="0" w:color="auto"/>
        <w:bottom w:val="none" w:sz="0" w:space="0" w:color="auto"/>
        <w:right w:val="none" w:sz="0" w:space="0" w:color="auto"/>
      </w:divBdr>
    </w:div>
    <w:div w:id="530729675">
      <w:bodyDiv w:val="1"/>
      <w:marLeft w:val="0"/>
      <w:marRight w:val="0"/>
      <w:marTop w:val="0"/>
      <w:marBottom w:val="0"/>
      <w:divBdr>
        <w:top w:val="none" w:sz="0" w:space="0" w:color="auto"/>
        <w:left w:val="none" w:sz="0" w:space="0" w:color="auto"/>
        <w:bottom w:val="none" w:sz="0" w:space="0" w:color="auto"/>
        <w:right w:val="none" w:sz="0" w:space="0" w:color="auto"/>
      </w:divBdr>
    </w:div>
    <w:div w:id="530798637">
      <w:bodyDiv w:val="1"/>
      <w:marLeft w:val="0"/>
      <w:marRight w:val="0"/>
      <w:marTop w:val="0"/>
      <w:marBottom w:val="0"/>
      <w:divBdr>
        <w:top w:val="none" w:sz="0" w:space="0" w:color="auto"/>
        <w:left w:val="none" w:sz="0" w:space="0" w:color="auto"/>
        <w:bottom w:val="none" w:sz="0" w:space="0" w:color="auto"/>
        <w:right w:val="none" w:sz="0" w:space="0" w:color="auto"/>
      </w:divBdr>
    </w:div>
    <w:div w:id="530807321">
      <w:bodyDiv w:val="1"/>
      <w:marLeft w:val="0"/>
      <w:marRight w:val="0"/>
      <w:marTop w:val="0"/>
      <w:marBottom w:val="0"/>
      <w:divBdr>
        <w:top w:val="none" w:sz="0" w:space="0" w:color="auto"/>
        <w:left w:val="none" w:sz="0" w:space="0" w:color="auto"/>
        <w:bottom w:val="none" w:sz="0" w:space="0" w:color="auto"/>
        <w:right w:val="none" w:sz="0" w:space="0" w:color="auto"/>
      </w:divBdr>
    </w:div>
    <w:div w:id="531043168">
      <w:bodyDiv w:val="1"/>
      <w:marLeft w:val="0"/>
      <w:marRight w:val="0"/>
      <w:marTop w:val="0"/>
      <w:marBottom w:val="0"/>
      <w:divBdr>
        <w:top w:val="none" w:sz="0" w:space="0" w:color="auto"/>
        <w:left w:val="none" w:sz="0" w:space="0" w:color="auto"/>
        <w:bottom w:val="none" w:sz="0" w:space="0" w:color="auto"/>
        <w:right w:val="none" w:sz="0" w:space="0" w:color="auto"/>
      </w:divBdr>
    </w:div>
    <w:div w:id="531111057">
      <w:bodyDiv w:val="1"/>
      <w:marLeft w:val="0"/>
      <w:marRight w:val="0"/>
      <w:marTop w:val="0"/>
      <w:marBottom w:val="0"/>
      <w:divBdr>
        <w:top w:val="none" w:sz="0" w:space="0" w:color="auto"/>
        <w:left w:val="none" w:sz="0" w:space="0" w:color="auto"/>
        <w:bottom w:val="none" w:sz="0" w:space="0" w:color="auto"/>
        <w:right w:val="none" w:sz="0" w:space="0" w:color="auto"/>
      </w:divBdr>
    </w:div>
    <w:div w:id="531192434">
      <w:bodyDiv w:val="1"/>
      <w:marLeft w:val="0"/>
      <w:marRight w:val="0"/>
      <w:marTop w:val="0"/>
      <w:marBottom w:val="0"/>
      <w:divBdr>
        <w:top w:val="none" w:sz="0" w:space="0" w:color="auto"/>
        <w:left w:val="none" w:sz="0" w:space="0" w:color="auto"/>
        <w:bottom w:val="none" w:sz="0" w:space="0" w:color="auto"/>
        <w:right w:val="none" w:sz="0" w:space="0" w:color="auto"/>
      </w:divBdr>
    </w:div>
    <w:div w:id="531308655">
      <w:bodyDiv w:val="1"/>
      <w:marLeft w:val="0"/>
      <w:marRight w:val="0"/>
      <w:marTop w:val="0"/>
      <w:marBottom w:val="0"/>
      <w:divBdr>
        <w:top w:val="none" w:sz="0" w:space="0" w:color="auto"/>
        <w:left w:val="none" w:sz="0" w:space="0" w:color="auto"/>
        <w:bottom w:val="none" w:sz="0" w:space="0" w:color="auto"/>
        <w:right w:val="none" w:sz="0" w:space="0" w:color="auto"/>
      </w:divBdr>
    </w:div>
    <w:div w:id="531378297">
      <w:bodyDiv w:val="1"/>
      <w:marLeft w:val="0"/>
      <w:marRight w:val="0"/>
      <w:marTop w:val="0"/>
      <w:marBottom w:val="0"/>
      <w:divBdr>
        <w:top w:val="none" w:sz="0" w:space="0" w:color="auto"/>
        <w:left w:val="none" w:sz="0" w:space="0" w:color="auto"/>
        <w:bottom w:val="none" w:sz="0" w:space="0" w:color="auto"/>
        <w:right w:val="none" w:sz="0" w:space="0" w:color="auto"/>
      </w:divBdr>
    </w:div>
    <w:div w:id="531455724">
      <w:bodyDiv w:val="1"/>
      <w:marLeft w:val="0"/>
      <w:marRight w:val="0"/>
      <w:marTop w:val="0"/>
      <w:marBottom w:val="0"/>
      <w:divBdr>
        <w:top w:val="none" w:sz="0" w:space="0" w:color="auto"/>
        <w:left w:val="none" w:sz="0" w:space="0" w:color="auto"/>
        <w:bottom w:val="none" w:sz="0" w:space="0" w:color="auto"/>
        <w:right w:val="none" w:sz="0" w:space="0" w:color="auto"/>
      </w:divBdr>
    </w:div>
    <w:div w:id="531647049">
      <w:bodyDiv w:val="1"/>
      <w:marLeft w:val="0"/>
      <w:marRight w:val="0"/>
      <w:marTop w:val="0"/>
      <w:marBottom w:val="0"/>
      <w:divBdr>
        <w:top w:val="none" w:sz="0" w:space="0" w:color="auto"/>
        <w:left w:val="none" w:sz="0" w:space="0" w:color="auto"/>
        <w:bottom w:val="none" w:sz="0" w:space="0" w:color="auto"/>
        <w:right w:val="none" w:sz="0" w:space="0" w:color="auto"/>
      </w:divBdr>
    </w:div>
    <w:div w:id="531840507">
      <w:bodyDiv w:val="1"/>
      <w:marLeft w:val="0"/>
      <w:marRight w:val="0"/>
      <w:marTop w:val="0"/>
      <w:marBottom w:val="0"/>
      <w:divBdr>
        <w:top w:val="none" w:sz="0" w:space="0" w:color="auto"/>
        <w:left w:val="none" w:sz="0" w:space="0" w:color="auto"/>
        <w:bottom w:val="none" w:sz="0" w:space="0" w:color="auto"/>
        <w:right w:val="none" w:sz="0" w:space="0" w:color="auto"/>
      </w:divBdr>
    </w:div>
    <w:div w:id="531891436">
      <w:bodyDiv w:val="1"/>
      <w:marLeft w:val="0"/>
      <w:marRight w:val="0"/>
      <w:marTop w:val="0"/>
      <w:marBottom w:val="0"/>
      <w:divBdr>
        <w:top w:val="none" w:sz="0" w:space="0" w:color="auto"/>
        <w:left w:val="none" w:sz="0" w:space="0" w:color="auto"/>
        <w:bottom w:val="none" w:sz="0" w:space="0" w:color="auto"/>
        <w:right w:val="none" w:sz="0" w:space="0" w:color="auto"/>
      </w:divBdr>
    </w:div>
    <w:div w:id="531921316">
      <w:bodyDiv w:val="1"/>
      <w:marLeft w:val="0"/>
      <w:marRight w:val="0"/>
      <w:marTop w:val="0"/>
      <w:marBottom w:val="0"/>
      <w:divBdr>
        <w:top w:val="none" w:sz="0" w:space="0" w:color="auto"/>
        <w:left w:val="none" w:sz="0" w:space="0" w:color="auto"/>
        <w:bottom w:val="none" w:sz="0" w:space="0" w:color="auto"/>
        <w:right w:val="none" w:sz="0" w:space="0" w:color="auto"/>
      </w:divBdr>
    </w:div>
    <w:div w:id="531958668">
      <w:bodyDiv w:val="1"/>
      <w:marLeft w:val="0"/>
      <w:marRight w:val="0"/>
      <w:marTop w:val="0"/>
      <w:marBottom w:val="0"/>
      <w:divBdr>
        <w:top w:val="none" w:sz="0" w:space="0" w:color="auto"/>
        <w:left w:val="none" w:sz="0" w:space="0" w:color="auto"/>
        <w:bottom w:val="none" w:sz="0" w:space="0" w:color="auto"/>
        <w:right w:val="none" w:sz="0" w:space="0" w:color="auto"/>
      </w:divBdr>
    </w:div>
    <w:div w:id="532040437">
      <w:bodyDiv w:val="1"/>
      <w:marLeft w:val="0"/>
      <w:marRight w:val="0"/>
      <w:marTop w:val="0"/>
      <w:marBottom w:val="0"/>
      <w:divBdr>
        <w:top w:val="none" w:sz="0" w:space="0" w:color="auto"/>
        <w:left w:val="none" w:sz="0" w:space="0" w:color="auto"/>
        <w:bottom w:val="none" w:sz="0" w:space="0" w:color="auto"/>
        <w:right w:val="none" w:sz="0" w:space="0" w:color="auto"/>
      </w:divBdr>
    </w:div>
    <w:div w:id="532110317">
      <w:bodyDiv w:val="1"/>
      <w:marLeft w:val="0"/>
      <w:marRight w:val="0"/>
      <w:marTop w:val="0"/>
      <w:marBottom w:val="0"/>
      <w:divBdr>
        <w:top w:val="none" w:sz="0" w:space="0" w:color="auto"/>
        <w:left w:val="none" w:sz="0" w:space="0" w:color="auto"/>
        <w:bottom w:val="none" w:sz="0" w:space="0" w:color="auto"/>
        <w:right w:val="none" w:sz="0" w:space="0" w:color="auto"/>
      </w:divBdr>
    </w:div>
    <w:div w:id="532303630">
      <w:bodyDiv w:val="1"/>
      <w:marLeft w:val="0"/>
      <w:marRight w:val="0"/>
      <w:marTop w:val="0"/>
      <w:marBottom w:val="0"/>
      <w:divBdr>
        <w:top w:val="none" w:sz="0" w:space="0" w:color="auto"/>
        <w:left w:val="none" w:sz="0" w:space="0" w:color="auto"/>
        <w:bottom w:val="none" w:sz="0" w:space="0" w:color="auto"/>
        <w:right w:val="none" w:sz="0" w:space="0" w:color="auto"/>
      </w:divBdr>
    </w:div>
    <w:div w:id="532304596">
      <w:bodyDiv w:val="1"/>
      <w:marLeft w:val="0"/>
      <w:marRight w:val="0"/>
      <w:marTop w:val="0"/>
      <w:marBottom w:val="0"/>
      <w:divBdr>
        <w:top w:val="none" w:sz="0" w:space="0" w:color="auto"/>
        <w:left w:val="none" w:sz="0" w:space="0" w:color="auto"/>
        <w:bottom w:val="none" w:sz="0" w:space="0" w:color="auto"/>
        <w:right w:val="none" w:sz="0" w:space="0" w:color="auto"/>
      </w:divBdr>
    </w:div>
    <w:div w:id="532306431">
      <w:bodyDiv w:val="1"/>
      <w:marLeft w:val="0"/>
      <w:marRight w:val="0"/>
      <w:marTop w:val="0"/>
      <w:marBottom w:val="0"/>
      <w:divBdr>
        <w:top w:val="none" w:sz="0" w:space="0" w:color="auto"/>
        <w:left w:val="none" w:sz="0" w:space="0" w:color="auto"/>
        <w:bottom w:val="none" w:sz="0" w:space="0" w:color="auto"/>
        <w:right w:val="none" w:sz="0" w:space="0" w:color="auto"/>
      </w:divBdr>
    </w:div>
    <w:div w:id="532349338">
      <w:bodyDiv w:val="1"/>
      <w:marLeft w:val="0"/>
      <w:marRight w:val="0"/>
      <w:marTop w:val="0"/>
      <w:marBottom w:val="0"/>
      <w:divBdr>
        <w:top w:val="none" w:sz="0" w:space="0" w:color="auto"/>
        <w:left w:val="none" w:sz="0" w:space="0" w:color="auto"/>
        <w:bottom w:val="none" w:sz="0" w:space="0" w:color="auto"/>
        <w:right w:val="none" w:sz="0" w:space="0" w:color="auto"/>
      </w:divBdr>
    </w:div>
    <w:div w:id="532422067">
      <w:bodyDiv w:val="1"/>
      <w:marLeft w:val="0"/>
      <w:marRight w:val="0"/>
      <w:marTop w:val="0"/>
      <w:marBottom w:val="0"/>
      <w:divBdr>
        <w:top w:val="none" w:sz="0" w:space="0" w:color="auto"/>
        <w:left w:val="none" w:sz="0" w:space="0" w:color="auto"/>
        <w:bottom w:val="none" w:sz="0" w:space="0" w:color="auto"/>
        <w:right w:val="none" w:sz="0" w:space="0" w:color="auto"/>
      </w:divBdr>
    </w:div>
    <w:div w:id="532498094">
      <w:bodyDiv w:val="1"/>
      <w:marLeft w:val="0"/>
      <w:marRight w:val="0"/>
      <w:marTop w:val="0"/>
      <w:marBottom w:val="0"/>
      <w:divBdr>
        <w:top w:val="none" w:sz="0" w:space="0" w:color="auto"/>
        <w:left w:val="none" w:sz="0" w:space="0" w:color="auto"/>
        <w:bottom w:val="none" w:sz="0" w:space="0" w:color="auto"/>
        <w:right w:val="none" w:sz="0" w:space="0" w:color="auto"/>
      </w:divBdr>
    </w:div>
    <w:div w:id="532574297">
      <w:bodyDiv w:val="1"/>
      <w:marLeft w:val="0"/>
      <w:marRight w:val="0"/>
      <w:marTop w:val="0"/>
      <w:marBottom w:val="0"/>
      <w:divBdr>
        <w:top w:val="none" w:sz="0" w:space="0" w:color="auto"/>
        <w:left w:val="none" w:sz="0" w:space="0" w:color="auto"/>
        <w:bottom w:val="none" w:sz="0" w:space="0" w:color="auto"/>
        <w:right w:val="none" w:sz="0" w:space="0" w:color="auto"/>
      </w:divBdr>
    </w:div>
    <w:div w:id="532614984">
      <w:bodyDiv w:val="1"/>
      <w:marLeft w:val="0"/>
      <w:marRight w:val="0"/>
      <w:marTop w:val="0"/>
      <w:marBottom w:val="0"/>
      <w:divBdr>
        <w:top w:val="none" w:sz="0" w:space="0" w:color="auto"/>
        <w:left w:val="none" w:sz="0" w:space="0" w:color="auto"/>
        <w:bottom w:val="none" w:sz="0" w:space="0" w:color="auto"/>
        <w:right w:val="none" w:sz="0" w:space="0" w:color="auto"/>
      </w:divBdr>
    </w:div>
    <w:div w:id="532690506">
      <w:bodyDiv w:val="1"/>
      <w:marLeft w:val="0"/>
      <w:marRight w:val="0"/>
      <w:marTop w:val="0"/>
      <w:marBottom w:val="0"/>
      <w:divBdr>
        <w:top w:val="none" w:sz="0" w:space="0" w:color="auto"/>
        <w:left w:val="none" w:sz="0" w:space="0" w:color="auto"/>
        <w:bottom w:val="none" w:sz="0" w:space="0" w:color="auto"/>
        <w:right w:val="none" w:sz="0" w:space="0" w:color="auto"/>
      </w:divBdr>
    </w:div>
    <w:div w:id="532690885">
      <w:bodyDiv w:val="1"/>
      <w:marLeft w:val="0"/>
      <w:marRight w:val="0"/>
      <w:marTop w:val="0"/>
      <w:marBottom w:val="0"/>
      <w:divBdr>
        <w:top w:val="none" w:sz="0" w:space="0" w:color="auto"/>
        <w:left w:val="none" w:sz="0" w:space="0" w:color="auto"/>
        <w:bottom w:val="none" w:sz="0" w:space="0" w:color="auto"/>
        <w:right w:val="none" w:sz="0" w:space="0" w:color="auto"/>
      </w:divBdr>
    </w:div>
    <w:div w:id="532692884">
      <w:bodyDiv w:val="1"/>
      <w:marLeft w:val="0"/>
      <w:marRight w:val="0"/>
      <w:marTop w:val="0"/>
      <w:marBottom w:val="0"/>
      <w:divBdr>
        <w:top w:val="none" w:sz="0" w:space="0" w:color="auto"/>
        <w:left w:val="none" w:sz="0" w:space="0" w:color="auto"/>
        <w:bottom w:val="none" w:sz="0" w:space="0" w:color="auto"/>
        <w:right w:val="none" w:sz="0" w:space="0" w:color="auto"/>
      </w:divBdr>
    </w:div>
    <w:div w:id="532808083">
      <w:bodyDiv w:val="1"/>
      <w:marLeft w:val="0"/>
      <w:marRight w:val="0"/>
      <w:marTop w:val="0"/>
      <w:marBottom w:val="0"/>
      <w:divBdr>
        <w:top w:val="none" w:sz="0" w:space="0" w:color="auto"/>
        <w:left w:val="none" w:sz="0" w:space="0" w:color="auto"/>
        <w:bottom w:val="none" w:sz="0" w:space="0" w:color="auto"/>
        <w:right w:val="none" w:sz="0" w:space="0" w:color="auto"/>
      </w:divBdr>
    </w:div>
    <w:div w:id="532885010">
      <w:bodyDiv w:val="1"/>
      <w:marLeft w:val="0"/>
      <w:marRight w:val="0"/>
      <w:marTop w:val="0"/>
      <w:marBottom w:val="0"/>
      <w:divBdr>
        <w:top w:val="none" w:sz="0" w:space="0" w:color="auto"/>
        <w:left w:val="none" w:sz="0" w:space="0" w:color="auto"/>
        <w:bottom w:val="none" w:sz="0" w:space="0" w:color="auto"/>
        <w:right w:val="none" w:sz="0" w:space="0" w:color="auto"/>
      </w:divBdr>
    </w:div>
    <w:div w:id="532961090">
      <w:bodyDiv w:val="1"/>
      <w:marLeft w:val="0"/>
      <w:marRight w:val="0"/>
      <w:marTop w:val="0"/>
      <w:marBottom w:val="0"/>
      <w:divBdr>
        <w:top w:val="none" w:sz="0" w:space="0" w:color="auto"/>
        <w:left w:val="none" w:sz="0" w:space="0" w:color="auto"/>
        <w:bottom w:val="none" w:sz="0" w:space="0" w:color="auto"/>
        <w:right w:val="none" w:sz="0" w:space="0" w:color="auto"/>
      </w:divBdr>
    </w:div>
    <w:div w:id="532961623">
      <w:bodyDiv w:val="1"/>
      <w:marLeft w:val="0"/>
      <w:marRight w:val="0"/>
      <w:marTop w:val="0"/>
      <w:marBottom w:val="0"/>
      <w:divBdr>
        <w:top w:val="none" w:sz="0" w:space="0" w:color="auto"/>
        <w:left w:val="none" w:sz="0" w:space="0" w:color="auto"/>
        <w:bottom w:val="none" w:sz="0" w:space="0" w:color="auto"/>
        <w:right w:val="none" w:sz="0" w:space="0" w:color="auto"/>
      </w:divBdr>
    </w:div>
    <w:div w:id="532966279">
      <w:bodyDiv w:val="1"/>
      <w:marLeft w:val="0"/>
      <w:marRight w:val="0"/>
      <w:marTop w:val="0"/>
      <w:marBottom w:val="0"/>
      <w:divBdr>
        <w:top w:val="none" w:sz="0" w:space="0" w:color="auto"/>
        <w:left w:val="none" w:sz="0" w:space="0" w:color="auto"/>
        <w:bottom w:val="none" w:sz="0" w:space="0" w:color="auto"/>
        <w:right w:val="none" w:sz="0" w:space="0" w:color="auto"/>
      </w:divBdr>
    </w:div>
    <w:div w:id="533081166">
      <w:bodyDiv w:val="1"/>
      <w:marLeft w:val="0"/>
      <w:marRight w:val="0"/>
      <w:marTop w:val="0"/>
      <w:marBottom w:val="0"/>
      <w:divBdr>
        <w:top w:val="none" w:sz="0" w:space="0" w:color="auto"/>
        <w:left w:val="none" w:sz="0" w:space="0" w:color="auto"/>
        <w:bottom w:val="none" w:sz="0" w:space="0" w:color="auto"/>
        <w:right w:val="none" w:sz="0" w:space="0" w:color="auto"/>
      </w:divBdr>
    </w:div>
    <w:div w:id="533228126">
      <w:bodyDiv w:val="1"/>
      <w:marLeft w:val="0"/>
      <w:marRight w:val="0"/>
      <w:marTop w:val="0"/>
      <w:marBottom w:val="0"/>
      <w:divBdr>
        <w:top w:val="none" w:sz="0" w:space="0" w:color="auto"/>
        <w:left w:val="none" w:sz="0" w:space="0" w:color="auto"/>
        <w:bottom w:val="none" w:sz="0" w:space="0" w:color="auto"/>
        <w:right w:val="none" w:sz="0" w:space="0" w:color="auto"/>
      </w:divBdr>
      <w:divsChild>
        <w:div w:id="201132557">
          <w:marLeft w:val="480"/>
          <w:marRight w:val="0"/>
          <w:marTop w:val="0"/>
          <w:marBottom w:val="0"/>
          <w:divBdr>
            <w:top w:val="none" w:sz="0" w:space="0" w:color="auto"/>
            <w:left w:val="none" w:sz="0" w:space="0" w:color="auto"/>
            <w:bottom w:val="none" w:sz="0" w:space="0" w:color="auto"/>
            <w:right w:val="none" w:sz="0" w:space="0" w:color="auto"/>
          </w:divBdr>
        </w:div>
        <w:div w:id="413093473">
          <w:marLeft w:val="480"/>
          <w:marRight w:val="0"/>
          <w:marTop w:val="0"/>
          <w:marBottom w:val="0"/>
          <w:divBdr>
            <w:top w:val="none" w:sz="0" w:space="0" w:color="auto"/>
            <w:left w:val="none" w:sz="0" w:space="0" w:color="auto"/>
            <w:bottom w:val="none" w:sz="0" w:space="0" w:color="auto"/>
            <w:right w:val="none" w:sz="0" w:space="0" w:color="auto"/>
          </w:divBdr>
        </w:div>
        <w:div w:id="719213607">
          <w:marLeft w:val="480"/>
          <w:marRight w:val="0"/>
          <w:marTop w:val="0"/>
          <w:marBottom w:val="0"/>
          <w:divBdr>
            <w:top w:val="none" w:sz="0" w:space="0" w:color="auto"/>
            <w:left w:val="none" w:sz="0" w:space="0" w:color="auto"/>
            <w:bottom w:val="none" w:sz="0" w:space="0" w:color="auto"/>
            <w:right w:val="none" w:sz="0" w:space="0" w:color="auto"/>
          </w:divBdr>
        </w:div>
        <w:div w:id="732116758">
          <w:marLeft w:val="480"/>
          <w:marRight w:val="0"/>
          <w:marTop w:val="0"/>
          <w:marBottom w:val="0"/>
          <w:divBdr>
            <w:top w:val="none" w:sz="0" w:space="0" w:color="auto"/>
            <w:left w:val="none" w:sz="0" w:space="0" w:color="auto"/>
            <w:bottom w:val="none" w:sz="0" w:space="0" w:color="auto"/>
            <w:right w:val="none" w:sz="0" w:space="0" w:color="auto"/>
          </w:divBdr>
        </w:div>
        <w:div w:id="786966680">
          <w:marLeft w:val="480"/>
          <w:marRight w:val="0"/>
          <w:marTop w:val="0"/>
          <w:marBottom w:val="0"/>
          <w:divBdr>
            <w:top w:val="none" w:sz="0" w:space="0" w:color="auto"/>
            <w:left w:val="none" w:sz="0" w:space="0" w:color="auto"/>
            <w:bottom w:val="none" w:sz="0" w:space="0" w:color="auto"/>
            <w:right w:val="none" w:sz="0" w:space="0" w:color="auto"/>
          </w:divBdr>
        </w:div>
        <w:div w:id="837380424">
          <w:marLeft w:val="480"/>
          <w:marRight w:val="0"/>
          <w:marTop w:val="0"/>
          <w:marBottom w:val="0"/>
          <w:divBdr>
            <w:top w:val="none" w:sz="0" w:space="0" w:color="auto"/>
            <w:left w:val="none" w:sz="0" w:space="0" w:color="auto"/>
            <w:bottom w:val="none" w:sz="0" w:space="0" w:color="auto"/>
            <w:right w:val="none" w:sz="0" w:space="0" w:color="auto"/>
          </w:divBdr>
        </w:div>
        <w:div w:id="854152353">
          <w:marLeft w:val="480"/>
          <w:marRight w:val="0"/>
          <w:marTop w:val="0"/>
          <w:marBottom w:val="0"/>
          <w:divBdr>
            <w:top w:val="none" w:sz="0" w:space="0" w:color="auto"/>
            <w:left w:val="none" w:sz="0" w:space="0" w:color="auto"/>
            <w:bottom w:val="none" w:sz="0" w:space="0" w:color="auto"/>
            <w:right w:val="none" w:sz="0" w:space="0" w:color="auto"/>
          </w:divBdr>
        </w:div>
      </w:divsChild>
    </w:div>
    <w:div w:id="533232778">
      <w:bodyDiv w:val="1"/>
      <w:marLeft w:val="0"/>
      <w:marRight w:val="0"/>
      <w:marTop w:val="0"/>
      <w:marBottom w:val="0"/>
      <w:divBdr>
        <w:top w:val="none" w:sz="0" w:space="0" w:color="auto"/>
        <w:left w:val="none" w:sz="0" w:space="0" w:color="auto"/>
        <w:bottom w:val="none" w:sz="0" w:space="0" w:color="auto"/>
        <w:right w:val="none" w:sz="0" w:space="0" w:color="auto"/>
      </w:divBdr>
    </w:div>
    <w:div w:id="533348612">
      <w:bodyDiv w:val="1"/>
      <w:marLeft w:val="0"/>
      <w:marRight w:val="0"/>
      <w:marTop w:val="0"/>
      <w:marBottom w:val="0"/>
      <w:divBdr>
        <w:top w:val="none" w:sz="0" w:space="0" w:color="auto"/>
        <w:left w:val="none" w:sz="0" w:space="0" w:color="auto"/>
        <w:bottom w:val="none" w:sz="0" w:space="0" w:color="auto"/>
        <w:right w:val="none" w:sz="0" w:space="0" w:color="auto"/>
      </w:divBdr>
    </w:div>
    <w:div w:id="533350119">
      <w:bodyDiv w:val="1"/>
      <w:marLeft w:val="0"/>
      <w:marRight w:val="0"/>
      <w:marTop w:val="0"/>
      <w:marBottom w:val="0"/>
      <w:divBdr>
        <w:top w:val="none" w:sz="0" w:space="0" w:color="auto"/>
        <w:left w:val="none" w:sz="0" w:space="0" w:color="auto"/>
        <w:bottom w:val="none" w:sz="0" w:space="0" w:color="auto"/>
        <w:right w:val="none" w:sz="0" w:space="0" w:color="auto"/>
      </w:divBdr>
    </w:div>
    <w:div w:id="533352216">
      <w:bodyDiv w:val="1"/>
      <w:marLeft w:val="0"/>
      <w:marRight w:val="0"/>
      <w:marTop w:val="0"/>
      <w:marBottom w:val="0"/>
      <w:divBdr>
        <w:top w:val="none" w:sz="0" w:space="0" w:color="auto"/>
        <w:left w:val="none" w:sz="0" w:space="0" w:color="auto"/>
        <w:bottom w:val="none" w:sz="0" w:space="0" w:color="auto"/>
        <w:right w:val="none" w:sz="0" w:space="0" w:color="auto"/>
      </w:divBdr>
    </w:div>
    <w:div w:id="533538483">
      <w:bodyDiv w:val="1"/>
      <w:marLeft w:val="0"/>
      <w:marRight w:val="0"/>
      <w:marTop w:val="0"/>
      <w:marBottom w:val="0"/>
      <w:divBdr>
        <w:top w:val="none" w:sz="0" w:space="0" w:color="auto"/>
        <w:left w:val="none" w:sz="0" w:space="0" w:color="auto"/>
        <w:bottom w:val="none" w:sz="0" w:space="0" w:color="auto"/>
        <w:right w:val="none" w:sz="0" w:space="0" w:color="auto"/>
      </w:divBdr>
    </w:div>
    <w:div w:id="533543459">
      <w:bodyDiv w:val="1"/>
      <w:marLeft w:val="0"/>
      <w:marRight w:val="0"/>
      <w:marTop w:val="0"/>
      <w:marBottom w:val="0"/>
      <w:divBdr>
        <w:top w:val="none" w:sz="0" w:space="0" w:color="auto"/>
        <w:left w:val="none" w:sz="0" w:space="0" w:color="auto"/>
        <w:bottom w:val="none" w:sz="0" w:space="0" w:color="auto"/>
        <w:right w:val="none" w:sz="0" w:space="0" w:color="auto"/>
      </w:divBdr>
      <w:divsChild>
        <w:div w:id="87628272">
          <w:marLeft w:val="480"/>
          <w:marRight w:val="0"/>
          <w:marTop w:val="0"/>
          <w:marBottom w:val="0"/>
          <w:divBdr>
            <w:top w:val="none" w:sz="0" w:space="0" w:color="auto"/>
            <w:left w:val="none" w:sz="0" w:space="0" w:color="auto"/>
            <w:bottom w:val="none" w:sz="0" w:space="0" w:color="auto"/>
            <w:right w:val="none" w:sz="0" w:space="0" w:color="auto"/>
          </w:divBdr>
        </w:div>
        <w:div w:id="147594231">
          <w:marLeft w:val="480"/>
          <w:marRight w:val="0"/>
          <w:marTop w:val="0"/>
          <w:marBottom w:val="0"/>
          <w:divBdr>
            <w:top w:val="none" w:sz="0" w:space="0" w:color="auto"/>
            <w:left w:val="none" w:sz="0" w:space="0" w:color="auto"/>
            <w:bottom w:val="none" w:sz="0" w:space="0" w:color="auto"/>
            <w:right w:val="none" w:sz="0" w:space="0" w:color="auto"/>
          </w:divBdr>
        </w:div>
        <w:div w:id="302780718">
          <w:marLeft w:val="480"/>
          <w:marRight w:val="0"/>
          <w:marTop w:val="0"/>
          <w:marBottom w:val="0"/>
          <w:divBdr>
            <w:top w:val="none" w:sz="0" w:space="0" w:color="auto"/>
            <w:left w:val="none" w:sz="0" w:space="0" w:color="auto"/>
            <w:bottom w:val="none" w:sz="0" w:space="0" w:color="auto"/>
            <w:right w:val="none" w:sz="0" w:space="0" w:color="auto"/>
          </w:divBdr>
        </w:div>
        <w:div w:id="506290297">
          <w:marLeft w:val="480"/>
          <w:marRight w:val="0"/>
          <w:marTop w:val="0"/>
          <w:marBottom w:val="0"/>
          <w:divBdr>
            <w:top w:val="none" w:sz="0" w:space="0" w:color="auto"/>
            <w:left w:val="none" w:sz="0" w:space="0" w:color="auto"/>
            <w:bottom w:val="none" w:sz="0" w:space="0" w:color="auto"/>
            <w:right w:val="none" w:sz="0" w:space="0" w:color="auto"/>
          </w:divBdr>
        </w:div>
        <w:div w:id="581380912">
          <w:marLeft w:val="480"/>
          <w:marRight w:val="0"/>
          <w:marTop w:val="0"/>
          <w:marBottom w:val="0"/>
          <w:divBdr>
            <w:top w:val="none" w:sz="0" w:space="0" w:color="auto"/>
            <w:left w:val="none" w:sz="0" w:space="0" w:color="auto"/>
            <w:bottom w:val="none" w:sz="0" w:space="0" w:color="auto"/>
            <w:right w:val="none" w:sz="0" w:space="0" w:color="auto"/>
          </w:divBdr>
        </w:div>
        <w:div w:id="794953945">
          <w:marLeft w:val="480"/>
          <w:marRight w:val="0"/>
          <w:marTop w:val="0"/>
          <w:marBottom w:val="0"/>
          <w:divBdr>
            <w:top w:val="none" w:sz="0" w:space="0" w:color="auto"/>
            <w:left w:val="none" w:sz="0" w:space="0" w:color="auto"/>
            <w:bottom w:val="none" w:sz="0" w:space="0" w:color="auto"/>
            <w:right w:val="none" w:sz="0" w:space="0" w:color="auto"/>
          </w:divBdr>
        </w:div>
      </w:divsChild>
    </w:div>
    <w:div w:id="533614080">
      <w:bodyDiv w:val="1"/>
      <w:marLeft w:val="0"/>
      <w:marRight w:val="0"/>
      <w:marTop w:val="0"/>
      <w:marBottom w:val="0"/>
      <w:divBdr>
        <w:top w:val="none" w:sz="0" w:space="0" w:color="auto"/>
        <w:left w:val="none" w:sz="0" w:space="0" w:color="auto"/>
        <w:bottom w:val="none" w:sz="0" w:space="0" w:color="auto"/>
        <w:right w:val="none" w:sz="0" w:space="0" w:color="auto"/>
      </w:divBdr>
    </w:div>
    <w:div w:id="533614476">
      <w:bodyDiv w:val="1"/>
      <w:marLeft w:val="0"/>
      <w:marRight w:val="0"/>
      <w:marTop w:val="0"/>
      <w:marBottom w:val="0"/>
      <w:divBdr>
        <w:top w:val="none" w:sz="0" w:space="0" w:color="auto"/>
        <w:left w:val="none" w:sz="0" w:space="0" w:color="auto"/>
        <w:bottom w:val="none" w:sz="0" w:space="0" w:color="auto"/>
        <w:right w:val="none" w:sz="0" w:space="0" w:color="auto"/>
      </w:divBdr>
    </w:div>
    <w:div w:id="533659988">
      <w:bodyDiv w:val="1"/>
      <w:marLeft w:val="0"/>
      <w:marRight w:val="0"/>
      <w:marTop w:val="0"/>
      <w:marBottom w:val="0"/>
      <w:divBdr>
        <w:top w:val="none" w:sz="0" w:space="0" w:color="auto"/>
        <w:left w:val="none" w:sz="0" w:space="0" w:color="auto"/>
        <w:bottom w:val="none" w:sz="0" w:space="0" w:color="auto"/>
        <w:right w:val="none" w:sz="0" w:space="0" w:color="auto"/>
      </w:divBdr>
    </w:div>
    <w:div w:id="533733986">
      <w:bodyDiv w:val="1"/>
      <w:marLeft w:val="0"/>
      <w:marRight w:val="0"/>
      <w:marTop w:val="0"/>
      <w:marBottom w:val="0"/>
      <w:divBdr>
        <w:top w:val="none" w:sz="0" w:space="0" w:color="auto"/>
        <w:left w:val="none" w:sz="0" w:space="0" w:color="auto"/>
        <w:bottom w:val="none" w:sz="0" w:space="0" w:color="auto"/>
        <w:right w:val="none" w:sz="0" w:space="0" w:color="auto"/>
      </w:divBdr>
    </w:div>
    <w:div w:id="533736216">
      <w:bodyDiv w:val="1"/>
      <w:marLeft w:val="0"/>
      <w:marRight w:val="0"/>
      <w:marTop w:val="0"/>
      <w:marBottom w:val="0"/>
      <w:divBdr>
        <w:top w:val="none" w:sz="0" w:space="0" w:color="auto"/>
        <w:left w:val="none" w:sz="0" w:space="0" w:color="auto"/>
        <w:bottom w:val="none" w:sz="0" w:space="0" w:color="auto"/>
        <w:right w:val="none" w:sz="0" w:space="0" w:color="auto"/>
      </w:divBdr>
    </w:div>
    <w:div w:id="533883399">
      <w:bodyDiv w:val="1"/>
      <w:marLeft w:val="0"/>
      <w:marRight w:val="0"/>
      <w:marTop w:val="0"/>
      <w:marBottom w:val="0"/>
      <w:divBdr>
        <w:top w:val="none" w:sz="0" w:space="0" w:color="auto"/>
        <w:left w:val="none" w:sz="0" w:space="0" w:color="auto"/>
        <w:bottom w:val="none" w:sz="0" w:space="0" w:color="auto"/>
        <w:right w:val="none" w:sz="0" w:space="0" w:color="auto"/>
      </w:divBdr>
    </w:div>
    <w:div w:id="533999041">
      <w:bodyDiv w:val="1"/>
      <w:marLeft w:val="0"/>
      <w:marRight w:val="0"/>
      <w:marTop w:val="0"/>
      <w:marBottom w:val="0"/>
      <w:divBdr>
        <w:top w:val="none" w:sz="0" w:space="0" w:color="auto"/>
        <w:left w:val="none" w:sz="0" w:space="0" w:color="auto"/>
        <w:bottom w:val="none" w:sz="0" w:space="0" w:color="auto"/>
        <w:right w:val="none" w:sz="0" w:space="0" w:color="auto"/>
      </w:divBdr>
    </w:div>
    <w:div w:id="534074712">
      <w:bodyDiv w:val="1"/>
      <w:marLeft w:val="0"/>
      <w:marRight w:val="0"/>
      <w:marTop w:val="0"/>
      <w:marBottom w:val="0"/>
      <w:divBdr>
        <w:top w:val="none" w:sz="0" w:space="0" w:color="auto"/>
        <w:left w:val="none" w:sz="0" w:space="0" w:color="auto"/>
        <w:bottom w:val="none" w:sz="0" w:space="0" w:color="auto"/>
        <w:right w:val="none" w:sz="0" w:space="0" w:color="auto"/>
      </w:divBdr>
    </w:div>
    <w:div w:id="534081646">
      <w:bodyDiv w:val="1"/>
      <w:marLeft w:val="0"/>
      <w:marRight w:val="0"/>
      <w:marTop w:val="0"/>
      <w:marBottom w:val="0"/>
      <w:divBdr>
        <w:top w:val="none" w:sz="0" w:space="0" w:color="auto"/>
        <w:left w:val="none" w:sz="0" w:space="0" w:color="auto"/>
        <w:bottom w:val="none" w:sz="0" w:space="0" w:color="auto"/>
        <w:right w:val="none" w:sz="0" w:space="0" w:color="auto"/>
      </w:divBdr>
    </w:div>
    <w:div w:id="534150530">
      <w:bodyDiv w:val="1"/>
      <w:marLeft w:val="0"/>
      <w:marRight w:val="0"/>
      <w:marTop w:val="0"/>
      <w:marBottom w:val="0"/>
      <w:divBdr>
        <w:top w:val="none" w:sz="0" w:space="0" w:color="auto"/>
        <w:left w:val="none" w:sz="0" w:space="0" w:color="auto"/>
        <w:bottom w:val="none" w:sz="0" w:space="0" w:color="auto"/>
        <w:right w:val="none" w:sz="0" w:space="0" w:color="auto"/>
      </w:divBdr>
    </w:div>
    <w:div w:id="534199169">
      <w:bodyDiv w:val="1"/>
      <w:marLeft w:val="0"/>
      <w:marRight w:val="0"/>
      <w:marTop w:val="0"/>
      <w:marBottom w:val="0"/>
      <w:divBdr>
        <w:top w:val="none" w:sz="0" w:space="0" w:color="auto"/>
        <w:left w:val="none" w:sz="0" w:space="0" w:color="auto"/>
        <w:bottom w:val="none" w:sz="0" w:space="0" w:color="auto"/>
        <w:right w:val="none" w:sz="0" w:space="0" w:color="auto"/>
      </w:divBdr>
    </w:div>
    <w:div w:id="534201050">
      <w:bodyDiv w:val="1"/>
      <w:marLeft w:val="0"/>
      <w:marRight w:val="0"/>
      <w:marTop w:val="0"/>
      <w:marBottom w:val="0"/>
      <w:divBdr>
        <w:top w:val="none" w:sz="0" w:space="0" w:color="auto"/>
        <w:left w:val="none" w:sz="0" w:space="0" w:color="auto"/>
        <w:bottom w:val="none" w:sz="0" w:space="0" w:color="auto"/>
        <w:right w:val="none" w:sz="0" w:space="0" w:color="auto"/>
      </w:divBdr>
    </w:div>
    <w:div w:id="534465930">
      <w:bodyDiv w:val="1"/>
      <w:marLeft w:val="0"/>
      <w:marRight w:val="0"/>
      <w:marTop w:val="0"/>
      <w:marBottom w:val="0"/>
      <w:divBdr>
        <w:top w:val="none" w:sz="0" w:space="0" w:color="auto"/>
        <w:left w:val="none" w:sz="0" w:space="0" w:color="auto"/>
        <w:bottom w:val="none" w:sz="0" w:space="0" w:color="auto"/>
        <w:right w:val="none" w:sz="0" w:space="0" w:color="auto"/>
      </w:divBdr>
    </w:div>
    <w:div w:id="534579226">
      <w:bodyDiv w:val="1"/>
      <w:marLeft w:val="0"/>
      <w:marRight w:val="0"/>
      <w:marTop w:val="0"/>
      <w:marBottom w:val="0"/>
      <w:divBdr>
        <w:top w:val="none" w:sz="0" w:space="0" w:color="auto"/>
        <w:left w:val="none" w:sz="0" w:space="0" w:color="auto"/>
        <w:bottom w:val="none" w:sz="0" w:space="0" w:color="auto"/>
        <w:right w:val="none" w:sz="0" w:space="0" w:color="auto"/>
      </w:divBdr>
    </w:div>
    <w:div w:id="534585946">
      <w:bodyDiv w:val="1"/>
      <w:marLeft w:val="0"/>
      <w:marRight w:val="0"/>
      <w:marTop w:val="0"/>
      <w:marBottom w:val="0"/>
      <w:divBdr>
        <w:top w:val="none" w:sz="0" w:space="0" w:color="auto"/>
        <w:left w:val="none" w:sz="0" w:space="0" w:color="auto"/>
        <w:bottom w:val="none" w:sz="0" w:space="0" w:color="auto"/>
        <w:right w:val="none" w:sz="0" w:space="0" w:color="auto"/>
      </w:divBdr>
    </w:div>
    <w:div w:id="534586823">
      <w:bodyDiv w:val="1"/>
      <w:marLeft w:val="0"/>
      <w:marRight w:val="0"/>
      <w:marTop w:val="0"/>
      <w:marBottom w:val="0"/>
      <w:divBdr>
        <w:top w:val="none" w:sz="0" w:space="0" w:color="auto"/>
        <w:left w:val="none" w:sz="0" w:space="0" w:color="auto"/>
        <w:bottom w:val="none" w:sz="0" w:space="0" w:color="auto"/>
        <w:right w:val="none" w:sz="0" w:space="0" w:color="auto"/>
      </w:divBdr>
    </w:div>
    <w:div w:id="534929443">
      <w:bodyDiv w:val="1"/>
      <w:marLeft w:val="0"/>
      <w:marRight w:val="0"/>
      <w:marTop w:val="0"/>
      <w:marBottom w:val="0"/>
      <w:divBdr>
        <w:top w:val="none" w:sz="0" w:space="0" w:color="auto"/>
        <w:left w:val="none" w:sz="0" w:space="0" w:color="auto"/>
        <w:bottom w:val="none" w:sz="0" w:space="0" w:color="auto"/>
        <w:right w:val="none" w:sz="0" w:space="0" w:color="auto"/>
      </w:divBdr>
    </w:div>
    <w:div w:id="534973966">
      <w:bodyDiv w:val="1"/>
      <w:marLeft w:val="0"/>
      <w:marRight w:val="0"/>
      <w:marTop w:val="0"/>
      <w:marBottom w:val="0"/>
      <w:divBdr>
        <w:top w:val="none" w:sz="0" w:space="0" w:color="auto"/>
        <w:left w:val="none" w:sz="0" w:space="0" w:color="auto"/>
        <w:bottom w:val="none" w:sz="0" w:space="0" w:color="auto"/>
        <w:right w:val="none" w:sz="0" w:space="0" w:color="auto"/>
      </w:divBdr>
    </w:div>
    <w:div w:id="535044710">
      <w:bodyDiv w:val="1"/>
      <w:marLeft w:val="0"/>
      <w:marRight w:val="0"/>
      <w:marTop w:val="0"/>
      <w:marBottom w:val="0"/>
      <w:divBdr>
        <w:top w:val="none" w:sz="0" w:space="0" w:color="auto"/>
        <w:left w:val="none" w:sz="0" w:space="0" w:color="auto"/>
        <w:bottom w:val="none" w:sz="0" w:space="0" w:color="auto"/>
        <w:right w:val="none" w:sz="0" w:space="0" w:color="auto"/>
      </w:divBdr>
    </w:div>
    <w:div w:id="535046587">
      <w:bodyDiv w:val="1"/>
      <w:marLeft w:val="0"/>
      <w:marRight w:val="0"/>
      <w:marTop w:val="0"/>
      <w:marBottom w:val="0"/>
      <w:divBdr>
        <w:top w:val="none" w:sz="0" w:space="0" w:color="auto"/>
        <w:left w:val="none" w:sz="0" w:space="0" w:color="auto"/>
        <w:bottom w:val="none" w:sz="0" w:space="0" w:color="auto"/>
        <w:right w:val="none" w:sz="0" w:space="0" w:color="auto"/>
      </w:divBdr>
    </w:div>
    <w:div w:id="535317018">
      <w:bodyDiv w:val="1"/>
      <w:marLeft w:val="0"/>
      <w:marRight w:val="0"/>
      <w:marTop w:val="0"/>
      <w:marBottom w:val="0"/>
      <w:divBdr>
        <w:top w:val="none" w:sz="0" w:space="0" w:color="auto"/>
        <w:left w:val="none" w:sz="0" w:space="0" w:color="auto"/>
        <w:bottom w:val="none" w:sz="0" w:space="0" w:color="auto"/>
        <w:right w:val="none" w:sz="0" w:space="0" w:color="auto"/>
      </w:divBdr>
    </w:div>
    <w:div w:id="535318977">
      <w:bodyDiv w:val="1"/>
      <w:marLeft w:val="0"/>
      <w:marRight w:val="0"/>
      <w:marTop w:val="0"/>
      <w:marBottom w:val="0"/>
      <w:divBdr>
        <w:top w:val="none" w:sz="0" w:space="0" w:color="auto"/>
        <w:left w:val="none" w:sz="0" w:space="0" w:color="auto"/>
        <w:bottom w:val="none" w:sz="0" w:space="0" w:color="auto"/>
        <w:right w:val="none" w:sz="0" w:space="0" w:color="auto"/>
      </w:divBdr>
    </w:div>
    <w:div w:id="535429172">
      <w:bodyDiv w:val="1"/>
      <w:marLeft w:val="0"/>
      <w:marRight w:val="0"/>
      <w:marTop w:val="0"/>
      <w:marBottom w:val="0"/>
      <w:divBdr>
        <w:top w:val="none" w:sz="0" w:space="0" w:color="auto"/>
        <w:left w:val="none" w:sz="0" w:space="0" w:color="auto"/>
        <w:bottom w:val="none" w:sz="0" w:space="0" w:color="auto"/>
        <w:right w:val="none" w:sz="0" w:space="0" w:color="auto"/>
      </w:divBdr>
    </w:div>
    <w:div w:id="535433836">
      <w:bodyDiv w:val="1"/>
      <w:marLeft w:val="0"/>
      <w:marRight w:val="0"/>
      <w:marTop w:val="0"/>
      <w:marBottom w:val="0"/>
      <w:divBdr>
        <w:top w:val="none" w:sz="0" w:space="0" w:color="auto"/>
        <w:left w:val="none" w:sz="0" w:space="0" w:color="auto"/>
        <w:bottom w:val="none" w:sz="0" w:space="0" w:color="auto"/>
        <w:right w:val="none" w:sz="0" w:space="0" w:color="auto"/>
      </w:divBdr>
    </w:div>
    <w:div w:id="535628492">
      <w:bodyDiv w:val="1"/>
      <w:marLeft w:val="0"/>
      <w:marRight w:val="0"/>
      <w:marTop w:val="0"/>
      <w:marBottom w:val="0"/>
      <w:divBdr>
        <w:top w:val="none" w:sz="0" w:space="0" w:color="auto"/>
        <w:left w:val="none" w:sz="0" w:space="0" w:color="auto"/>
        <w:bottom w:val="none" w:sz="0" w:space="0" w:color="auto"/>
        <w:right w:val="none" w:sz="0" w:space="0" w:color="auto"/>
      </w:divBdr>
    </w:div>
    <w:div w:id="535705397">
      <w:bodyDiv w:val="1"/>
      <w:marLeft w:val="0"/>
      <w:marRight w:val="0"/>
      <w:marTop w:val="0"/>
      <w:marBottom w:val="0"/>
      <w:divBdr>
        <w:top w:val="none" w:sz="0" w:space="0" w:color="auto"/>
        <w:left w:val="none" w:sz="0" w:space="0" w:color="auto"/>
        <w:bottom w:val="none" w:sz="0" w:space="0" w:color="auto"/>
        <w:right w:val="none" w:sz="0" w:space="0" w:color="auto"/>
      </w:divBdr>
    </w:div>
    <w:div w:id="535970334">
      <w:bodyDiv w:val="1"/>
      <w:marLeft w:val="0"/>
      <w:marRight w:val="0"/>
      <w:marTop w:val="0"/>
      <w:marBottom w:val="0"/>
      <w:divBdr>
        <w:top w:val="none" w:sz="0" w:space="0" w:color="auto"/>
        <w:left w:val="none" w:sz="0" w:space="0" w:color="auto"/>
        <w:bottom w:val="none" w:sz="0" w:space="0" w:color="auto"/>
        <w:right w:val="none" w:sz="0" w:space="0" w:color="auto"/>
      </w:divBdr>
    </w:div>
    <w:div w:id="536040842">
      <w:bodyDiv w:val="1"/>
      <w:marLeft w:val="0"/>
      <w:marRight w:val="0"/>
      <w:marTop w:val="0"/>
      <w:marBottom w:val="0"/>
      <w:divBdr>
        <w:top w:val="none" w:sz="0" w:space="0" w:color="auto"/>
        <w:left w:val="none" w:sz="0" w:space="0" w:color="auto"/>
        <w:bottom w:val="none" w:sz="0" w:space="0" w:color="auto"/>
        <w:right w:val="none" w:sz="0" w:space="0" w:color="auto"/>
      </w:divBdr>
    </w:div>
    <w:div w:id="536085227">
      <w:bodyDiv w:val="1"/>
      <w:marLeft w:val="0"/>
      <w:marRight w:val="0"/>
      <w:marTop w:val="0"/>
      <w:marBottom w:val="0"/>
      <w:divBdr>
        <w:top w:val="none" w:sz="0" w:space="0" w:color="auto"/>
        <w:left w:val="none" w:sz="0" w:space="0" w:color="auto"/>
        <w:bottom w:val="none" w:sz="0" w:space="0" w:color="auto"/>
        <w:right w:val="none" w:sz="0" w:space="0" w:color="auto"/>
      </w:divBdr>
    </w:div>
    <w:div w:id="536088101">
      <w:bodyDiv w:val="1"/>
      <w:marLeft w:val="0"/>
      <w:marRight w:val="0"/>
      <w:marTop w:val="0"/>
      <w:marBottom w:val="0"/>
      <w:divBdr>
        <w:top w:val="none" w:sz="0" w:space="0" w:color="auto"/>
        <w:left w:val="none" w:sz="0" w:space="0" w:color="auto"/>
        <w:bottom w:val="none" w:sz="0" w:space="0" w:color="auto"/>
        <w:right w:val="none" w:sz="0" w:space="0" w:color="auto"/>
      </w:divBdr>
    </w:div>
    <w:div w:id="536158132">
      <w:bodyDiv w:val="1"/>
      <w:marLeft w:val="0"/>
      <w:marRight w:val="0"/>
      <w:marTop w:val="0"/>
      <w:marBottom w:val="0"/>
      <w:divBdr>
        <w:top w:val="none" w:sz="0" w:space="0" w:color="auto"/>
        <w:left w:val="none" w:sz="0" w:space="0" w:color="auto"/>
        <w:bottom w:val="none" w:sz="0" w:space="0" w:color="auto"/>
        <w:right w:val="none" w:sz="0" w:space="0" w:color="auto"/>
      </w:divBdr>
    </w:div>
    <w:div w:id="536234847">
      <w:bodyDiv w:val="1"/>
      <w:marLeft w:val="0"/>
      <w:marRight w:val="0"/>
      <w:marTop w:val="0"/>
      <w:marBottom w:val="0"/>
      <w:divBdr>
        <w:top w:val="none" w:sz="0" w:space="0" w:color="auto"/>
        <w:left w:val="none" w:sz="0" w:space="0" w:color="auto"/>
        <w:bottom w:val="none" w:sz="0" w:space="0" w:color="auto"/>
        <w:right w:val="none" w:sz="0" w:space="0" w:color="auto"/>
      </w:divBdr>
    </w:div>
    <w:div w:id="536310880">
      <w:bodyDiv w:val="1"/>
      <w:marLeft w:val="0"/>
      <w:marRight w:val="0"/>
      <w:marTop w:val="0"/>
      <w:marBottom w:val="0"/>
      <w:divBdr>
        <w:top w:val="none" w:sz="0" w:space="0" w:color="auto"/>
        <w:left w:val="none" w:sz="0" w:space="0" w:color="auto"/>
        <w:bottom w:val="none" w:sz="0" w:space="0" w:color="auto"/>
        <w:right w:val="none" w:sz="0" w:space="0" w:color="auto"/>
      </w:divBdr>
    </w:div>
    <w:div w:id="536359831">
      <w:bodyDiv w:val="1"/>
      <w:marLeft w:val="0"/>
      <w:marRight w:val="0"/>
      <w:marTop w:val="0"/>
      <w:marBottom w:val="0"/>
      <w:divBdr>
        <w:top w:val="none" w:sz="0" w:space="0" w:color="auto"/>
        <w:left w:val="none" w:sz="0" w:space="0" w:color="auto"/>
        <w:bottom w:val="none" w:sz="0" w:space="0" w:color="auto"/>
        <w:right w:val="none" w:sz="0" w:space="0" w:color="auto"/>
      </w:divBdr>
    </w:div>
    <w:div w:id="536433936">
      <w:bodyDiv w:val="1"/>
      <w:marLeft w:val="0"/>
      <w:marRight w:val="0"/>
      <w:marTop w:val="0"/>
      <w:marBottom w:val="0"/>
      <w:divBdr>
        <w:top w:val="none" w:sz="0" w:space="0" w:color="auto"/>
        <w:left w:val="none" w:sz="0" w:space="0" w:color="auto"/>
        <w:bottom w:val="none" w:sz="0" w:space="0" w:color="auto"/>
        <w:right w:val="none" w:sz="0" w:space="0" w:color="auto"/>
      </w:divBdr>
    </w:div>
    <w:div w:id="536505749">
      <w:bodyDiv w:val="1"/>
      <w:marLeft w:val="0"/>
      <w:marRight w:val="0"/>
      <w:marTop w:val="0"/>
      <w:marBottom w:val="0"/>
      <w:divBdr>
        <w:top w:val="none" w:sz="0" w:space="0" w:color="auto"/>
        <w:left w:val="none" w:sz="0" w:space="0" w:color="auto"/>
        <w:bottom w:val="none" w:sz="0" w:space="0" w:color="auto"/>
        <w:right w:val="none" w:sz="0" w:space="0" w:color="auto"/>
      </w:divBdr>
    </w:div>
    <w:div w:id="536508414">
      <w:bodyDiv w:val="1"/>
      <w:marLeft w:val="0"/>
      <w:marRight w:val="0"/>
      <w:marTop w:val="0"/>
      <w:marBottom w:val="0"/>
      <w:divBdr>
        <w:top w:val="none" w:sz="0" w:space="0" w:color="auto"/>
        <w:left w:val="none" w:sz="0" w:space="0" w:color="auto"/>
        <w:bottom w:val="none" w:sz="0" w:space="0" w:color="auto"/>
        <w:right w:val="none" w:sz="0" w:space="0" w:color="auto"/>
      </w:divBdr>
    </w:div>
    <w:div w:id="536554254">
      <w:bodyDiv w:val="1"/>
      <w:marLeft w:val="0"/>
      <w:marRight w:val="0"/>
      <w:marTop w:val="0"/>
      <w:marBottom w:val="0"/>
      <w:divBdr>
        <w:top w:val="none" w:sz="0" w:space="0" w:color="auto"/>
        <w:left w:val="none" w:sz="0" w:space="0" w:color="auto"/>
        <w:bottom w:val="none" w:sz="0" w:space="0" w:color="auto"/>
        <w:right w:val="none" w:sz="0" w:space="0" w:color="auto"/>
      </w:divBdr>
    </w:div>
    <w:div w:id="536625650">
      <w:bodyDiv w:val="1"/>
      <w:marLeft w:val="0"/>
      <w:marRight w:val="0"/>
      <w:marTop w:val="0"/>
      <w:marBottom w:val="0"/>
      <w:divBdr>
        <w:top w:val="none" w:sz="0" w:space="0" w:color="auto"/>
        <w:left w:val="none" w:sz="0" w:space="0" w:color="auto"/>
        <w:bottom w:val="none" w:sz="0" w:space="0" w:color="auto"/>
        <w:right w:val="none" w:sz="0" w:space="0" w:color="auto"/>
      </w:divBdr>
    </w:div>
    <w:div w:id="536626783">
      <w:bodyDiv w:val="1"/>
      <w:marLeft w:val="0"/>
      <w:marRight w:val="0"/>
      <w:marTop w:val="0"/>
      <w:marBottom w:val="0"/>
      <w:divBdr>
        <w:top w:val="none" w:sz="0" w:space="0" w:color="auto"/>
        <w:left w:val="none" w:sz="0" w:space="0" w:color="auto"/>
        <w:bottom w:val="none" w:sz="0" w:space="0" w:color="auto"/>
        <w:right w:val="none" w:sz="0" w:space="0" w:color="auto"/>
      </w:divBdr>
    </w:div>
    <w:div w:id="536697426">
      <w:bodyDiv w:val="1"/>
      <w:marLeft w:val="0"/>
      <w:marRight w:val="0"/>
      <w:marTop w:val="0"/>
      <w:marBottom w:val="0"/>
      <w:divBdr>
        <w:top w:val="none" w:sz="0" w:space="0" w:color="auto"/>
        <w:left w:val="none" w:sz="0" w:space="0" w:color="auto"/>
        <w:bottom w:val="none" w:sz="0" w:space="0" w:color="auto"/>
        <w:right w:val="none" w:sz="0" w:space="0" w:color="auto"/>
      </w:divBdr>
    </w:div>
    <w:div w:id="536699268">
      <w:bodyDiv w:val="1"/>
      <w:marLeft w:val="0"/>
      <w:marRight w:val="0"/>
      <w:marTop w:val="0"/>
      <w:marBottom w:val="0"/>
      <w:divBdr>
        <w:top w:val="none" w:sz="0" w:space="0" w:color="auto"/>
        <w:left w:val="none" w:sz="0" w:space="0" w:color="auto"/>
        <w:bottom w:val="none" w:sz="0" w:space="0" w:color="auto"/>
        <w:right w:val="none" w:sz="0" w:space="0" w:color="auto"/>
      </w:divBdr>
    </w:div>
    <w:div w:id="536701730">
      <w:bodyDiv w:val="1"/>
      <w:marLeft w:val="0"/>
      <w:marRight w:val="0"/>
      <w:marTop w:val="0"/>
      <w:marBottom w:val="0"/>
      <w:divBdr>
        <w:top w:val="none" w:sz="0" w:space="0" w:color="auto"/>
        <w:left w:val="none" w:sz="0" w:space="0" w:color="auto"/>
        <w:bottom w:val="none" w:sz="0" w:space="0" w:color="auto"/>
        <w:right w:val="none" w:sz="0" w:space="0" w:color="auto"/>
      </w:divBdr>
    </w:div>
    <w:div w:id="536816553">
      <w:bodyDiv w:val="1"/>
      <w:marLeft w:val="0"/>
      <w:marRight w:val="0"/>
      <w:marTop w:val="0"/>
      <w:marBottom w:val="0"/>
      <w:divBdr>
        <w:top w:val="none" w:sz="0" w:space="0" w:color="auto"/>
        <w:left w:val="none" w:sz="0" w:space="0" w:color="auto"/>
        <w:bottom w:val="none" w:sz="0" w:space="0" w:color="auto"/>
        <w:right w:val="none" w:sz="0" w:space="0" w:color="auto"/>
      </w:divBdr>
    </w:div>
    <w:div w:id="537082141">
      <w:bodyDiv w:val="1"/>
      <w:marLeft w:val="0"/>
      <w:marRight w:val="0"/>
      <w:marTop w:val="0"/>
      <w:marBottom w:val="0"/>
      <w:divBdr>
        <w:top w:val="none" w:sz="0" w:space="0" w:color="auto"/>
        <w:left w:val="none" w:sz="0" w:space="0" w:color="auto"/>
        <w:bottom w:val="none" w:sz="0" w:space="0" w:color="auto"/>
        <w:right w:val="none" w:sz="0" w:space="0" w:color="auto"/>
      </w:divBdr>
    </w:div>
    <w:div w:id="537089967">
      <w:bodyDiv w:val="1"/>
      <w:marLeft w:val="0"/>
      <w:marRight w:val="0"/>
      <w:marTop w:val="0"/>
      <w:marBottom w:val="0"/>
      <w:divBdr>
        <w:top w:val="none" w:sz="0" w:space="0" w:color="auto"/>
        <w:left w:val="none" w:sz="0" w:space="0" w:color="auto"/>
        <w:bottom w:val="none" w:sz="0" w:space="0" w:color="auto"/>
        <w:right w:val="none" w:sz="0" w:space="0" w:color="auto"/>
      </w:divBdr>
    </w:div>
    <w:div w:id="537163664">
      <w:bodyDiv w:val="1"/>
      <w:marLeft w:val="0"/>
      <w:marRight w:val="0"/>
      <w:marTop w:val="0"/>
      <w:marBottom w:val="0"/>
      <w:divBdr>
        <w:top w:val="none" w:sz="0" w:space="0" w:color="auto"/>
        <w:left w:val="none" w:sz="0" w:space="0" w:color="auto"/>
        <w:bottom w:val="none" w:sz="0" w:space="0" w:color="auto"/>
        <w:right w:val="none" w:sz="0" w:space="0" w:color="auto"/>
      </w:divBdr>
    </w:div>
    <w:div w:id="537208953">
      <w:bodyDiv w:val="1"/>
      <w:marLeft w:val="0"/>
      <w:marRight w:val="0"/>
      <w:marTop w:val="0"/>
      <w:marBottom w:val="0"/>
      <w:divBdr>
        <w:top w:val="none" w:sz="0" w:space="0" w:color="auto"/>
        <w:left w:val="none" w:sz="0" w:space="0" w:color="auto"/>
        <w:bottom w:val="none" w:sz="0" w:space="0" w:color="auto"/>
        <w:right w:val="none" w:sz="0" w:space="0" w:color="auto"/>
      </w:divBdr>
    </w:div>
    <w:div w:id="537277573">
      <w:bodyDiv w:val="1"/>
      <w:marLeft w:val="0"/>
      <w:marRight w:val="0"/>
      <w:marTop w:val="0"/>
      <w:marBottom w:val="0"/>
      <w:divBdr>
        <w:top w:val="none" w:sz="0" w:space="0" w:color="auto"/>
        <w:left w:val="none" w:sz="0" w:space="0" w:color="auto"/>
        <w:bottom w:val="none" w:sz="0" w:space="0" w:color="auto"/>
        <w:right w:val="none" w:sz="0" w:space="0" w:color="auto"/>
      </w:divBdr>
    </w:div>
    <w:div w:id="537593301">
      <w:bodyDiv w:val="1"/>
      <w:marLeft w:val="0"/>
      <w:marRight w:val="0"/>
      <w:marTop w:val="0"/>
      <w:marBottom w:val="0"/>
      <w:divBdr>
        <w:top w:val="none" w:sz="0" w:space="0" w:color="auto"/>
        <w:left w:val="none" w:sz="0" w:space="0" w:color="auto"/>
        <w:bottom w:val="none" w:sz="0" w:space="0" w:color="auto"/>
        <w:right w:val="none" w:sz="0" w:space="0" w:color="auto"/>
      </w:divBdr>
    </w:div>
    <w:div w:id="537620209">
      <w:bodyDiv w:val="1"/>
      <w:marLeft w:val="0"/>
      <w:marRight w:val="0"/>
      <w:marTop w:val="0"/>
      <w:marBottom w:val="0"/>
      <w:divBdr>
        <w:top w:val="none" w:sz="0" w:space="0" w:color="auto"/>
        <w:left w:val="none" w:sz="0" w:space="0" w:color="auto"/>
        <w:bottom w:val="none" w:sz="0" w:space="0" w:color="auto"/>
        <w:right w:val="none" w:sz="0" w:space="0" w:color="auto"/>
      </w:divBdr>
    </w:div>
    <w:div w:id="537623506">
      <w:bodyDiv w:val="1"/>
      <w:marLeft w:val="0"/>
      <w:marRight w:val="0"/>
      <w:marTop w:val="0"/>
      <w:marBottom w:val="0"/>
      <w:divBdr>
        <w:top w:val="none" w:sz="0" w:space="0" w:color="auto"/>
        <w:left w:val="none" w:sz="0" w:space="0" w:color="auto"/>
        <w:bottom w:val="none" w:sz="0" w:space="0" w:color="auto"/>
        <w:right w:val="none" w:sz="0" w:space="0" w:color="auto"/>
      </w:divBdr>
    </w:div>
    <w:div w:id="537662618">
      <w:bodyDiv w:val="1"/>
      <w:marLeft w:val="0"/>
      <w:marRight w:val="0"/>
      <w:marTop w:val="0"/>
      <w:marBottom w:val="0"/>
      <w:divBdr>
        <w:top w:val="none" w:sz="0" w:space="0" w:color="auto"/>
        <w:left w:val="none" w:sz="0" w:space="0" w:color="auto"/>
        <w:bottom w:val="none" w:sz="0" w:space="0" w:color="auto"/>
        <w:right w:val="none" w:sz="0" w:space="0" w:color="auto"/>
      </w:divBdr>
    </w:div>
    <w:div w:id="537663681">
      <w:bodyDiv w:val="1"/>
      <w:marLeft w:val="0"/>
      <w:marRight w:val="0"/>
      <w:marTop w:val="0"/>
      <w:marBottom w:val="0"/>
      <w:divBdr>
        <w:top w:val="none" w:sz="0" w:space="0" w:color="auto"/>
        <w:left w:val="none" w:sz="0" w:space="0" w:color="auto"/>
        <w:bottom w:val="none" w:sz="0" w:space="0" w:color="auto"/>
        <w:right w:val="none" w:sz="0" w:space="0" w:color="auto"/>
      </w:divBdr>
    </w:div>
    <w:div w:id="537814831">
      <w:bodyDiv w:val="1"/>
      <w:marLeft w:val="0"/>
      <w:marRight w:val="0"/>
      <w:marTop w:val="0"/>
      <w:marBottom w:val="0"/>
      <w:divBdr>
        <w:top w:val="none" w:sz="0" w:space="0" w:color="auto"/>
        <w:left w:val="none" w:sz="0" w:space="0" w:color="auto"/>
        <w:bottom w:val="none" w:sz="0" w:space="0" w:color="auto"/>
        <w:right w:val="none" w:sz="0" w:space="0" w:color="auto"/>
      </w:divBdr>
    </w:div>
    <w:div w:id="538055865">
      <w:bodyDiv w:val="1"/>
      <w:marLeft w:val="0"/>
      <w:marRight w:val="0"/>
      <w:marTop w:val="0"/>
      <w:marBottom w:val="0"/>
      <w:divBdr>
        <w:top w:val="none" w:sz="0" w:space="0" w:color="auto"/>
        <w:left w:val="none" w:sz="0" w:space="0" w:color="auto"/>
        <w:bottom w:val="none" w:sz="0" w:space="0" w:color="auto"/>
        <w:right w:val="none" w:sz="0" w:space="0" w:color="auto"/>
      </w:divBdr>
    </w:div>
    <w:div w:id="538204606">
      <w:bodyDiv w:val="1"/>
      <w:marLeft w:val="0"/>
      <w:marRight w:val="0"/>
      <w:marTop w:val="0"/>
      <w:marBottom w:val="0"/>
      <w:divBdr>
        <w:top w:val="none" w:sz="0" w:space="0" w:color="auto"/>
        <w:left w:val="none" w:sz="0" w:space="0" w:color="auto"/>
        <w:bottom w:val="none" w:sz="0" w:space="0" w:color="auto"/>
        <w:right w:val="none" w:sz="0" w:space="0" w:color="auto"/>
      </w:divBdr>
    </w:div>
    <w:div w:id="538205266">
      <w:bodyDiv w:val="1"/>
      <w:marLeft w:val="0"/>
      <w:marRight w:val="0"/>
      <w:marTop w:val="0"/>
      <w:marBottom w:val="0"/>
      <w:divBdr>
        <w:top w:val="none" w:sz="0" w:space="0" w:color="auto"/>
        <w:left w:val="none" w:sz="0" w:space="0" w:color="auto"/>
        <w:bottom w:val="none" w:sz="0" w:space="0" w:color="auto"/>
        <w:right w:val="none" w:sz="0" w:space="0" w:color="auto"/>
      </w:divBdr>
    </w:div>
    <w:div w:id="538317649">
      <w:bodyDiv w:val="1"/>
      <w:marLeft w:val="0"/>
      <w:marRight w:val="0"/>
      <w:marTop w:val="0"/>
      <w:marBottom w:val="0"/>
      <w:divBdr>
        <w:top w:val="none" w:sz="0" w:space="0" w:color="auto"/>
        <w:left w:val="none" w:sz="0" w:space="0" w:color="auto"/>
        <w:bottom w:val="none" w:sz="0" w:space="0" w:color="auto"/>
        <w:right w:val="none" w:sz="0" w:space="0" w:color="auto"/>
      </w:divBdr>
    </w:div>
    <w:div w:id="538317992">
      <w:bodyDiv w:val="1"/>
      <w:marLeft w:val="0"/>
      <w:marRight w:val="0"/>
      <w:marTop w:val="0"/>
      <w:marBottom w:val="0"/>
      <w:divBdr>
        <w:top w:val="none" w:sz="0" w:space="0" w:color="auto"/>
        <w:left w:val="none" w:sz="0" w:space="0" w:color="auto"/>
        <w:bottom w:val="none" w:sz="0" w:space="0" w:color="auto"/>
        <w:right w:val="none" w:sz="0" w:space="0" w:color="auto"/>
      </w:divBdr>
    </w:div>
    <w:div w:id="538474719">
      <w:bodyDiv w:val="1"/>
      <w:marLeft w:val="0"/>
      <w:marRight w:val="0"/>
      <w:marTop w:val="0"/>
      <w:marBottom w:val="0"/>
      <w:divBdr>
        <w:top w:val="none" w:sz="0" w:space="0" w:color="auto"/>
        <w:left w:val="none" w:sz="0" w:space="0" w:color="auto"/>
        <w:bottom w:val="none" w:sz="0" w:space="0" w:color="auto"/>
        <w:right w:val="none" w:sz="0" w:space="0" w:color="auto"/>
      </w:divBdr>
    </w:div>
    <w:div w:id="538476103">
      <w:bodyDiv w:val="1"/>
      <w:marLeft w:val="0"/>
      <w:marRight w:val="0"/>
      <w:marTop w:val="0"/>
      <w:marBottom w:val="0"/>
      <w:divBdr>
        <w:top w:val="none" w:sz="0" w:space="0" w:color="auto"/>
        <w:left w:val="none" w:sz="0" w:space="0" w:color="auto"/>
        <w:bottom w:val="none" w:sz="0" w:space="0" w:color="auto"/>
        <w:right w:val="none" w:sz="0" w:space="0" w:color="auto"/>
      </w:divBdr>
    </w:div>
    <w:div w:id="538707841">
      <w:bodyDiv w:val="1"/>
      <w:marLeft w:val="0"/>
      <w:marRight w:val="0"/>
      <w:marTop w:val="0"/>
      <w:marBottom w:val="0"/>
      <w:divBdr>
        <w:top w:val="none" w:sz="0" w:space="0" w:color="auto"/>
        <w:left w:val="none" w:sz="0" w:space="0" w:color="auto"/>
        <w:bottom w:val="none" w:sz="0" w:space="0" w:color="auto"/>
        <w:right w:val="none" w:sz="0" w:space="0" w:color="auto"/>
      </w:divBdr>
    </w:div>
    <w:div w:id="538708282">
      <w:bodyDiv w:val="1"/>
      <w:marLeft w:val="0"/>
      <w:marRight w:val="0"/>
      <w:marTop w:val="0"/>
      <w:marBottom w:val="0"/>
      <w:divBdr>
        <w:top w:val="none" w:sz="0" w:space="0" w:color="auto"/>
        <w:left w:val="none" w:sz="0" w:space="0" w:color="auto"/>
        <w:bottom w:val="none" w:sz="0" w:space="0" w:color="auto"/>
        <w:right w:val="none" w:sz="0" w:space="0" w:color="auto"/>
      </w:divBdr>
    </w:div>
    <w:div w:id="538863479">
      <w:bodyDiv w:val="1"/>
      <w:marLeft w:val="0"/>
      <w:marRight w:val="0"/>
      <w:marTop w:val="0"/>
      <w:marBottom w:val="0"/>
      <w:divBdr>
        <w:top w:val="none" w:sz="0" w:space="0" w:color="auto"/>
        <w:left w:val="none" w:sz="0" w:space="0" w:color="auto"/>
        <w:bottom w:val="none" w:sz="0" w:space="0" w:color="auto"/>
        <w:right w:val="none" w:sz="0" w:space="0" w:color="auto"/>
      </w:divBdr>
    </w:div>
    <w:div w:id="539057116">
      <w:bodyDiv w:val="1"/>
      <w:marLeft w:val="0"/>
      <w:marRight w:val="0"/>
      <w:marTop w:val="0"/>
      <w:marBottom w:val="0"/>
      <w:divBdr>
        <w:top w:val="none" w:sz="0" w:space="0" w:color="auto"/>
        <w:left w:val="none" w:sz="0" w:space="0" w:color="auto"/>
        <w:bottom w:val="none" w:sz="0" w:space="0" w:color="auto"/>
        <w:right w:val="none" w:sz="0" w:space="0" w:color="auto"/>
      </w:divBdr>
    </w:div>
    <w:div w:id="539099382">
      <w:bodyDiv w:val="1"/>
      <w:marLeft w:val="0"/>
      <w:marRight w:val="0"/>
      <w:marTop w:val="0"/>
      <w:marBottom w:val="0"/>
      <w:divBdr>
        <w:top w:val="none" w:sz="0" w:space="0" w:color="auto"/>
        <w:left w:val="none" w:sz="0" w:space="0" w:color="auto"/>
        <w:bottom w:val="none" w:sz="0" w:space="0" w:color="auto"/>
        <w:right w:val="none" w:sz="0" w:space="0" w:color="auto"/>
      </w:divBdr>
    </w:div>
    <w:div w:id="539250052">
      <w:bodyDiv w:val="1"/>
      <w:marLeft w:val="0"/>
      <w:marRight w:val="0"/>
      <w:marTop w:val="0"/>
      <w:marBottom w:val="0"/>
      <w:divBdr>
        <w:top w:val="none" w:sz="0" w:space="0" w:color="auto"/>
        <w:left w:val="none" w:sz="0" w:space="0" w:color="auto"/>
        <w:bottom w:val="none" w:sz="0" w:space="0" w:color="auto"/>
        <w:right w:val="none" w:sz="0" w:space="0" w:color="auto"/>
      </w:divBdr>
    </w:div>
    <w:div w:id="539366270">
      <w:bodyDiv w:val="1"/>
      <w:marLeft w:val="0"/>
      <w:marRight w:val="0"/>
      <w:marTop w:val="0"/>
      <w:marBottom w:val="0"/>
      <w:divBdr>
        <w:top w:val="none" w:sz="0" w:space="0" w:color="auto"/>
        <w:left w:val="none" w:sz="0" w:space="0" w:color="auto"/>
        <w:bottom w:val="none" w:sz="0" w:space="0" w:color="auto"/>
        <w:right w:val="none" w:sz="0" w:space="0" w:color="auto"/>
      </w:divBdr>
    </w:div>
    <w:div w:id="539590323">
      <w:bodyDiv w:val="1"/>
      <w:marLeft w:val="0"/>
      <w:marRight w:val="0"/>
      <w:marTop w:val="0"/>
      <w:marBottom w:val="0"/>
      <w:divBdr>
        <w:top w:val="none" w:sz="0" w:space="0" w:color="auto"/>
        <w:left w:val="none" w:sz="0" w:space="0" w:color="auto"/>
        <w:bottom w:val="none" w:sz="0" w:space="0" w:color="auto"/>
        <w:right w:val="none" w:sz="0" w:space="0" w:color="auto"/>
      </w:divBdr>
    </w:div>
    <w:div w:id="539704200">
      <w:bodyDiv w:val="1"/>
      <w:marLeft w:val="0"/>
      <w:marRight w:val="0"/>
      <w:marTop w:val="0"/>
      <w:marBottom w:val="0"/>
      <w:divBdr>
        <w:top w:val="none" w:sz="0" w:space="0" w:color="auto"/>
        <w:left w:val="none" w:sz="0" w:space="0" w:color="auto"/>
        <w:bottom w:val="none" w:sz="0" w:space="0" w:color="auto"/>
        <w:right w:val="none" w:sz="0" w:space="0" w:color="auto"/>
      </w:divBdr>
    </w:div>
    <w:div w:id="539706208">
      <w:bodyDiv w:val="1"/>
      <w:marLeft w:val="0"/>
      <w:marRight w:val="0"/>
      <w:marTop w:val="0"/>
      <w:marBottom w:val="0"/>
      <w:divBdr>
        <w:top w:val="none" w:sz="0" w:space="0" w:color="auto"/>
        <w:left w:val="none" w:sz="0" w:space="0" w:color="auto"/>
        <w:bottom w:val="none" w:sz="0" w:space="0" w:color="auto"/>
        <w:right w:val="none" w:sz="0" w:space="0" w:color="auto"/>
      </w:divBdr>
    </w:div>
    <w:div w:id="539826033">
      <w:bodyDiv w:val="1"/>
      <w:marLeft w:val="0"/>
      <w:marRight w:val="0"/>
      <w:marTop w:val="0"/>
      <w:marBottom w:val="0"/>
      <w:divBdr>
        <w:top w:val="none" w:sz="0" w:space="0" w:color="auto"/>
        <w:left w:val="none" w:sz="0" w:space="0" w:color="auto"/>
        <w:bottom w:val="none" w:sz="0" w:space="0" w:color="auto"/>
        <w:right w:val="none" w:sz="0" w:space="0" w:color="auto"/>
      </w:divBdr>
    </w:div>
    <w:div w:id="539828737">
      <w:bodyDiv w:val="1"/>
      <w:marLeft w:val="0"/>
      <w:marRight w:val="0"/>
      <w:marTop w:val="0"/>
      <w:marBottom w:val="0"/>
      <w:divBdr>
        <w:top w:val="none" w:sz="0" w:space="0" w:color="auto"/>
        <w:left w:val="none" w:sz="0" w:space="0" w:color="auto"/>
        <w:bottom w:val="none" w:sz="0" w:space="0" w:color="auto"/>
        <w:right w:val="none" w:sz="0" w:space="0" w:color="auto"/>
      </w:divBdr>
    </w:div>
    <w:div w:id="539902423">
      <w:bodyDiv w:val="1"/>
      <w:marLeft w:val="0"/>
      <w:marRight w:val="0"/>
      <w:marTop w:val="0"/>
      <w:marBottom w:val="0"/>
      <w:divBdr>
        <w:top w:val="none" w:sz="0" w:space="0" w:color="auto"/>
        <w:left w:val="none" w:sz="0" w:space="0" w:color="auto"/>
        <w:bottom w:val="none" w:sz="0" w:space="0" w:color="auto"/>
        <w:right w:val="none" w:sz="0" w:space="0" w:color="auto"/>
      </w:divBdr>
    </w:div>
    <w:div w:id="539977602">
      <w:bodyDiv w:val="1"/>
      <w:marLeft w:val="0"/>
      <w:marRight w:val="0"/>
      <w:marTop w:val="0"/>
      <w:marBottom w:val="0"/>
      <w:divBdr>
        <w:top w:val="none" w:sz="0" w:space="0" w:color="auto"/>
        <w:left w:val="none" w:sz="0" w:space="0" w:color="auto"/>
        <w:bottom w:val="none" w:sz="0" w:space="0" w:color="auto"/>
        <w:right w:val="none" w:sz="0" w:space="0" w:color="auto"/>
      </w:divBdr>
      <w:divsChild>
        <w:div w:id="77102299">
          <w:marLeft w:val="480"/>
          <w:marRight w:val="0"/>
          <w:marTop w:val="0"/>
          <w:marBottom w:val="0"/>
          <w:divBdr>
            <w:top w:val="none" w:sz="0" w:space="0" w:color="auto"/>
            <w:left w:val="none" w:sz="0" w:space="0" w:color="auto"/>
            <w:bottom w:val="none" w:sz="0" w:space="0" w:color="auto"/>
            <w:right w:val="none" w:sz="0" w:space="0" w:color="auto"/>
          </w:divBdr>
        </w:div>
        <w:div w:id="86387509">
          <w:marLeft w:val="480"/>
          <w:marRight w:val="0"/>
          <w:marTop w:val="0"/>
          <w:marBottom w:val="0"/>
          <w:divBdr>
            <w:top w:val="none" w:sz="0" w:space="0" w:color="auto"/>
            <w:left w:val="none" w:sz="0" w:space="0" w:color="auto"/>
            <w:bottom w:val="none" w:sz="0" w:space="0" w:color="auto"/>
            <w:right w:val="none" w:sz="0" w:space="0" w:color="auto"/>
          </w:divBdr>
        </w:div>
        <w:div w:id="153684780">
          <w:marLeft w:val="480"/>
          <w:marRight w:val="0"/>
          <w:marTop w:val="0"/>
          <w:marBottom w:val="0"/>
          <w:divBdr>
            <w:top w:val="none" w:sz="0" w:space="0" w:color="auto"/>
            <w:left w:val="none" w:sz="0" w:space="0" w:color="auto"/>
            <w:bottom w:val="none" w:sz="0" w:space="0" w:color="auto"/>
            <w:right w:val="none" w:sz="0" w:space="0" w:color="auto"/>
          </w:divBdr>
        </w:div>
        <w:div w:id="286283227">
          <w:marLeft w:val="480"/>
          <w:marRight w:val="0"/>
          <w:marTop w:val="0"/>
          <w:marBottom w:val="0"/>
          <w:divBdr>
            <w:top w:val="none" w:sz="0" w:space="0" w:color="auto"/>
            <w:left w:val="none" w:sz="0" w:space="0" w:color="auto"/>
            <w:bottom w:val="none" w:sz="0" w:space="0" w:color="auto"/>
            <w:right w:val="none" w:sz="0" w:space="0" w:color="auto"/>
          </w:divBdr>
        </w:div>
        <w:div w:id="303700105">
          <w:marLeft w:val="480"/>
          <w:marRight w:val="0"/>
          <w:marTop w:val="0"/>
          <w:marBottom w:val="0"/>
          <w:divBdr>
            <w:top w:val="none" w:sz="0" w:space="0" w:color="auto"/>
            <w:left w:val="none" w:sz="0" w:space="0" w:color="auto"/>
            <w:bottom w:val="none" w:sz="0" w:space="0" w:color="auto"/>
            <w:right w:val="none" w:sz="0" w:space="0" w:color="auto"/>
          </w:divBdr>
        </w:div>
        <w:div w:id="382871678">
          <w:marLeft w:val="480"/>
          <w:marRight w:val="0"/>
          <w:marTop w:val="0"/>
          <w:marBottom w:val="0"/>
          <w:divBdr>
            <w:top w:val="none" w:sz="0" w:space="0" w:color="auto"/>
            <w:left w:val="none" w:sz="0" w:space="0" w:color="auto"/>
            <w:bottom w:val="none" w:sz="0" w:space="0" w:color="auto"/>
            <w:right w:val="none" w:sz="0" w:space="0" w:color="auto"/>
          </w:divBdr>
        </w:div>
        <w:div w:id="390422951">
          <w:marLeft w:val="480"/>
          <w:marRight w:val="0"/>
          <w:marTop w:val="0"/>
          <w:marBottom w:val="0"/>
          <w:divBdr>
            <w:top w:val="none" w:sz="0" w:space="0" w:color="auto"/>
            <w:left w:val="none" w:sz="0" w:space="0" w:color="auto"/>
            <w:bottom w:val="none" w:sz="0" w:space="0" w:color="auto"/>
            <w:right w:val="none" w:sz="0" w:space="0" w:color="auto"/>
          </w:divBdr>
        </w:div>
        <w:div w:id="435177698">
          <w:marLeft w:val="480"/>
          <w:marRight w:val="0"/>
          <w:marTop w:val="0"/>
          <w:marBottom w:val="0"/>
          <w:divBdr>
            <w:top w:val="none" w:sz="0" w:space="0" w:color="auto"/>
            <w:left w:val="none" w:sz="0" w:space="0" w:color="auto"/>
            <w:bottom w:val="none" w:sz="0" w:space="0" w:color="auto"/>
            <w:right w:val="none" w:sz="0" w:space="0" w:color="auto"/>
          </w:divBdr>
        </w:div>
        <w:div w:id="506942747">
          <w:marLeft w:val="480"/>
          <w:marRight w:val="0"/>
          <w:marTop w:val="0"/>
          <w:marBottom w:val="0"/>
          <w:divBdr>
            <w:top w:val="none" w:sz="0" w:space="0" w:color="auto"/>
            <w:left w:val="none" w:sz="0" w:space="0" w:color="auto"/>
            <w:bottom w:val="none" w:sz="0" w:space="0" w:color="auto"/>
            <w:right w:val="none" w:sz="0" w:space="0" w:color="auto"/>
          </w:divBdr>
        </w:div>
        <w:div w:id="521556794">
          <w:marLeft w:val="480"/>
          <w:marRight w:val="0"/>
          <w:marTop w:val="0"/>
          <w:marBottom w:val="0"/>
          <w:divBdr>
            <w:top w:val="none" w:sz="0" w:space="0" w:color="auto"/>
            <w:left w:val="none" w:sz="0" w:space="0" w:color="auto"/>
            <w:bottom w:val="none" w:sz="0" w:space="0" w:color="auto"/>
            <w:right w:val="none" w:sz="0" w:space="0" w:color="auto"/>
          </w:divBdr>
        </w:div>
        <w:div w:id="545458116">
          <w:marLeft w:val="480"/>
          <w:marRight w:val="0"/>
          <w:marTop w:val="0"/>
          <w:marBottom w:val="0"/>
          <w:divBdr>
            <w:top w:val="none" w:sz="0" w:space="0" w:color="auto"/>
            <w:left w:val="none" w:sz="0" w:space="0" w:color="auto"/>
            <w:bottom w:val="none" w:sz="0" w:space="0" w:color="auto"/>
            <w:right w:val="none" w:sz="0" w:space="0" w:color="auto"/>
          </w:divBdr>
        </w:div>
        <w:div w:id="588925424">
          <w:marLeft w:val="480"/>
          <w:marRight w:val="0"/>
          <w:marTop w:val="0"/>
          <w:marBottom w:val="0"/>
          <w:divBdr>
            <w:top w:val="none" w:sz="0" w:space="0" w:color="auto"/>
            <w:left w:val="none" w:sz="0" w:space="0" w:color="auto"/>
            <w:bottom w:val="none" w:sz="0" w:space="0" w:color="auto"/>
            <w:right w:val="none" w:sz="0" w:space="0" w:color="auto"/>
          </w:divBdr>
        </w:div>
        <w:div w:id="593634501">
          <w:marLeft w:val="480"/>
          <w:marRight w:val="0"/>
          <w:marTop w:val="0"/>
          <w:marBottom w:val="0"/>
          <w:divBdr>
            <w:top w:val="none" w:sz="0" w:space="0" w:color="auto"/>
            <w:left w:val="none" w:sz="0" w:space="0" w:color="auto"/>
            <w:bottom w:val="none" w:sz="0" w:space="0" w:color="auto"/>
            <w:right w:val="none" w:sz="0" w:space="0" w:color="auto"/>
          </w:divBdr>
        </w:div>
        <w:div w:id="604658592">
          <w:marLeft w:val="480"/>
          <w:marRight w:val="0"/>
          <w:marTop w:val="0"/>
          <w:marBottom w:val="0"/>
          <w:divBdr>
            <w:top w:val="none" w:sz="0" w:space="0" w:color="auto"/>
            <w:left w:val="none" w:sz="0" w:space="0" w:color="auto"/>
            <w:bottom w:val="none" w:sz="0" w:space="0" w:color="auto"/>
            <w:right w:val="none" w:sz="0" w:space="0" w:color="auto"/>
          </w:divBdr>
        </w:div>
        <w:div w:id="673339589">
          <w:marLeft w:val="480"/>
          <w:marRight w:val="0"/>
          <w:marTop w:val="0"/>
          <w:marBottom w:val="0"/>
          <w:divBdr>
            <w:top w:val="none" w:sz="0" w:space="0" w:color="auto"/>
            <w:left w:val="none" w:sz="0" w:space="0" w:color="auto"/>
            <w:bottom w:val="none" w:sz="0" w:space="0" w:color="auto"/>
            <w:right w:val="none" w:sz="0" w:space="0" w:color="auto"/>
          </w:divBdr>
        </w:div>
        <w:div w:id="678000848">
          <w:marLeft w:val="480"/>
          <w:marRight w:val="0"/>
          <w:marTop w:val="0"/>
          <w:marBottom w:val="0"/>
          <w:divBdr>
            <w:top w:val="none" w:sz="0" w:space="0" w:color="auto"/>
            <w:left w:val="none" w:sz="0" w:space="0" w:color="auto"/>
            <w:bottom w:val="none" w:sz="0" w:space="0" w:color="auto"/>
            <w:right w:val="none" w:sz="0" w:space="0" w:color="auto"/>
          </w:divBdr>
        </w:div>
        <w:div w:id="780103443">
          <w:marLeft w:val="480"/>
          <w:marRight w:val="0"/>
          <w:marTop w:val="0"/>
          <w:marBottom w:val="0"/>
          <w:divBdr>
            <w:top w:val="none" w:sz="0" w:space="0" w:color="auto"/>
            <w:left w:val="none" w:sz="0" w:space="0" w:color="auto"/>
            <w:bottom w:val="none" w:sz="0" w:space="0" w:color="auto"/>
            <w:right w:val="none" w:sz="0" w:space="0" w:color="auto"/>
          </w:divBdr>
        </w:div>
        <w:div w:id="806319522">
          <w:marLeft w:val="480"/>
          <w:marRight w:val="0"/>
          <w:marTop w:val="0"/>
          <w:marBottom w:val="0"/>
          <w:divBdr>
            <w:top w:val="none" w:sz="0" w:space="0" w:color="auto"/>
            <w:left w:val="none" w:sz="0" w:space="0" w:color="auto"/>
            <w:bottom w:val="none" w:sz="0" w:space="0" w:color="auto"/>
            <w:right w:val="none" w:sz="0" w:space="0" w:color="auto"/>
          </w:divBdr>
        </w:div>
        <w:div w:id="841311826">
          <w:marLeft w:val="480"/>
          <w:marRight w:val="0"/>
          <w:marTop w:val="0"/>
          <w:marBottom w:val="0"/>
          <w:divBdr>
            <w:top w:val="none" w:sz="0" w:space="0" w:color="auto"/>
            <w:left w:val="none" w:sz="0" w:space="0" w:color="auto"/>
            <w:bottom w:val="none" w:sz="0" w:space="0" w:color="auto"/>
            <w:right w:val="none" w:sz="0" w:space="0" w:color="auto"/>
          </w:divBdr>
        </w:div>
        <w:div w:id="842204917">
          <w:marLeft w:val="480"/>
          <w:marRight w:val="0"/>
          <w:marTop w:val="0"/>
          <w:marBottom w:val="0"/>
          <w:divBdr>
            <w:top w:val="none" w:sz="0" w:space="0" w:color="auto"/>
            <w:left w:val="none" w:sz="0" w:space="0" w:color="auto"/>
            <w:bottom w:val="none" w:sz="0" w:space="0" w:color="auto"/>
            <w:right w:val="none" w:sz="0" w:space="0" w:color="auto"/>
          </w:divBdr>
        </w:div>
        <w:div w:id="849299534">
          <w:marLeft w:val="480"/>
          <w:marRight w:val="0"/>
          <w:marTop w:val="0"/>
          <w:marBottom w:val="0"/>
          <w:divBdr>
            <w:top w:val="none" w:sz="0" w:space="0" w:color="auto"/>
            <w:left w:val="none" w:sz="0" w:space="0" w:color="auto"/>
            <w:bottom w:val="none" w:sz="0" w:space="0" w:color="auto"/>
            <w:right w:val="none" w:sz="0" w:space="0" w:color="auto"/>
          </w:divBdr>
        </w:div>
      </w:divsChild>
    </w:div>
    <w:div w:id="540094838">
      <w:bodyDiv w:val="1"/>
      <w:marLeft w:val="0"/>
      <w:marRight w:val="0"/>
      <w:marTop w:val="0"/>
      <w:marBottom w:val="0"/>
      <w:divBdr>
        <w:top w:val="none" w:sz="0" w:space="0" w:color="auto"/>
        <w:left w:val="none" w:sz="0" w:space="0" w:color="auto"/>
        <w:bottom w:val="none" w:sz="0" w:space="0" w:color="auto"/>
        <w:right w:val="none" w:sz="0" w:space="0" w:color="auto"/>
      </w:divBdr>
    </w:div>
    <w:div w:id="540165940">
      <w:bodyDiv w:val="1"/>
      <w:marLeft w:val="0"/>
      <w:marRight w:val="0"/>
      <w:marTop w:val="0"/>
      <w:marBottom w:val="0"/>
      <w:divBdr>
        <w:top w:val="none" w:sz="0" w:space="0" w:color="auto"/>
        <w:left w:val="none" w:sz="0" w:space="0" w:color="auto"/>
        <w:bottom w:val="none" w:sz="0" w:space="0" w:color="auto"/>
        <w:right w:val="none" w:sz="0" w:space="0" w:color="auto"/>
      </w:divBdr>
    </w:div>
    <w:div w:id="540289936">
      <w:bodyDiv w:val="1"/>
      <w:marLeft w:val="0"/>
      <w:marRight w:val="0"/>
      <w:marTop w:val="0"/>
      <w:marBottom w:val="0"/>
      <w:divBdr>
        <w:top w:val="none" w:sz="0" w:space="0" w:color="auto"/>
        <w:left w:val="none" w:sz="0" w:space="0" w:color="auto"/>
        <w:bottom w:val="none" w:sz="0" w:space="0" w:color="auto"/>
        <w:right w:val="none" w:sz="0" w:space="0" w:color="auto"/>
      </w:divBdr>
    </w:div>
    <w:div w:id="540366905">
      <w:bodyDiv w:val="1"/>
      <w:marLeft w:val="0"/>
      <w:marRight w:val="0"/>
      <w:marTop w:val="0"/>
      <w:marBottom w:val="0"/>
      <w:divBdr>
        <w:top w:val="none" w:sz="0" w:space="0" w:color="auto"/>
        <w:left w:val="none" w:sz="0" w:space="0" w:color="auto"/>
        <w:bottom w:val="none" w:sz="0" w:space="0" w:color="auto"/>
        <w:right w:val="none" w:sz="0" w:space="0" w:color="auto"/>
      </w:divBdr>
    </w:div>
    <w:div w:id="540438710">
      <w:bodyDiv w:val="1"/>
      <w:marLeft w:val="0"/>
      <w:marRight w:val="0"/>
      <w:marTop w:val="0"/>
      <w:marBottom w:val="0"/>
      <w:divBdr>
        <w:top w:val="none" w:sz="0" w:space="0" w:color="auto"/>
        <w:left w:val="none" w:sz="0" w:space="0" w:color="auto"/>
        <w:bottom w:val="none" w:sz="0" w:space="0" w:color="auto"/>
        <w:right w:val="none" w:sz="0" w:space="0" w:color="auto"/>
      </w:divBdr>
    </w:div>
    <w:div w:id="540558310">
      <w:bodyDiv w:val="1"/>
      <w:marLeft w:val="0"/>
      <w:marRight w:val="0"/>
      <w:marTop w:val="0"/>
      <w:marBottom w:val="0"/>
      <w:divBdr>
        <w:top w:val="none" w:sz="0" w:space="0" w:color="auto"/>
        <w:left w:val="none" w:sz="0" w:space="0" w:color="auto"/>
        <w:bottom w:val="none" w:sz="0" w:space="0" w:color="auto"/>
        <w:right w:val="none" w:sz="0" w:space="0" w:color="auto"/>
      </w:divBdr>
    </w:div>
    <w:div w:id="540635566">
      <w:bodyDiv w:val="1"/>
      <w:marLeft w:val="0"/>
      <w:marRight w:val="0"/>
      <w:marTop w:val="0"/>
      <w:marBottom w:val="0"/>
      <w:divBdr>
        <w:top w:val="none" w:sz="0" w:space="0" w:color="auto"/>
        <w:left w:val="none" w:sz="0" w:space="0" w:color="auto"/>
        <w:bottom w:val="none" w:sz="0" w:space="0" w:color="auto"/>
        <w:right w:val="none" w:sz="0" w:space="0" w:color="auto"/>
      </w:divBdr>
    </w:div>
    <w:div w:id="540636075">
      <w:bodyDiv w:val="1"/>
      <w:marLeft w:val="0"/>
      <w:marRight w:val="0"/>
      <w:marTop w:val="0"/>
      <w:marBottom w:val="0"/>
      <w:divBdr>
        <w:top w:val="none" w:sz="0" w:space="0" w:color="auto"/>
        <w:left w:val="none" w:sz="0" w:space="0" w:color="auto"/>
        <w:bottom w:val="none" w:sz="0" w:space="0" w:color="auto"/>
        <w:right w:val="none" w:sz="0" w:space="0" w:color="auto"/>
      </w:divBdr>
    </w:div>
    <w:div w:id="540673468">
      <w:bodyDiv w:val="1"/>
      <w:marLeft w:val="0"/>
      <w:marRight w:val="0"/>
      <w:marTop w:val="0"/>
      <w:marBottom w:val="0"/>
      <w:divBdr>
        <w:top w:val="none" w:sz="0" w:space="0" w:color="auto"/>
        <w:left w:val="none" w:sz="0" w:space="0" w:color="auto"/>
        <w:bottom w:val="none" w:sz="0" w:space="0" w:color="auto"/>
        <w:right w:val="none" w:sz="0" w:space="0" w:color="auto"/>
      </w:divBdr>
    </w:div>
    <w:div w:id="540674326">
      <w:bodyDiv w:val="1"/>
      <w:marLeft w:val="0"/>
      <w:marRight w:val="0"/>
      <w:marTop w:val="0"/>
      <w:marBottom w:val="0"/>
      <w:divBdr>
        <w:top w:val="none" w:sz="0" w:space="0" w:color="auto"/>
        <w:left w:val="none" w:sz="0" w:space="0" w:color="auto"/>
        <w:bottom w:val="none" w:sz="0" w:space="0" w:color="auto"/>
        <w:right w:val="none" w:sz="0" w:space="0" w:color="auto"/>
      </w:divBdr>
    </w:div>
    <w:div w:id="540674496">
      <w:bodyDiv w:val="1"/>
      <w:marLeft w:val="0"/>
      <w:marRight w:val="0"/>
      <w:marTop w:val="0"/>
      <w:marBottom w:val="0"/>
      <w:divBdr>
        <w:top w:val="none" w:sz="0" w:space="0" w:color="auto"/>
        <w:left w:val="none" w:sz="0" w:space="0" w:color="auto"/>
        <w:bottom w:val="none" w:sz="0" w:space="0" w:color="auto"/>
        <w:right w:val="none" w:sz="0" w:space="0" w:color="auto"/>
      </w:divBdr>
    </w:div>
    <w:div w:id="540752044">
      <w:bodyDiv w:val="1"/>
      <w:marLeft w:val="0"/>
      <w:marRight w:val="0"/>
      <w:marTop w:val="0"/>
      <w:marBottom w:val="0"/>
      <w:divBdr>
        <w:top w:val="none" w:sz="0" w:space="0" w:color="auto"/>
        <w:left w:val="none" w:sz="0" w:space="0" w:color="auto"/>
        <w:bottom w:val="none" w:sz="0" w:space="0" w:color="auto"/>
        <w:right w:val="none" w:sz="0" w:space="0" w:color="auto"/>
      </w:divBdr>
    </w:div>
    <w:div w:id="540946463">
      <w:bodyDiv w:val="1"/>
      <w:marLeft w:val="0"/>
      <w:marRight w:val="0"/>
      <w:marTop w:val="0"/>
      <w:marBottom w:val="0"/>
      <w:divBdr>
        <w:top w:val="none" w:sz="0" w:space="0" w:color="auto"/>
        <w:left w:val="none" w:sz="0" w:space="0" w:color="auto"/>
        <w:bottom w:val="none" w:sz="0" w:space="0" w:color="auto"/>
        <w:right w:val="none" w:sz="0" w:space="0" w:color="auto"/>
      </w:divBdr>
    </w:div>
    <w:div w:id="541018609">
      <w:bodyDiv w:val="1"/>
      <w:marLeft w:val="0"/>
      <w:marRight w:val="0"/>
      <w:marTop w:val="0"/>
      <w:marBottom w:val="0"/>
      <w:divBdr>
        <w:top w:val="none" w:sz="0" w:space="0" w:color="auto"/>
        <w:left w:val="none" w:sz="0" w:space="0" w:color="auto"/>
        <w:bottom w:val="none" w:sz="0" w:space="0" w:color="auto"/>
        <w:right w:val="none" w:sz="0" w:space="0" w:color="auto"/>
      </w:divBdr>
    </w:div>
    <w:div w:id="541096304">
      <w:bodyDiv w:val="1"/>
      <w:marLeft w:val="0"/>
      <w:marRight w:val="0"/>
      <w:marTop w:val="0"/>
      <w:marBottom w:val="0"/>
      <w:divBdr>
        <w:top w:val="none" w:sz="0" w:space="0" w:color="auto"/>
        <w:left w:val="none" w:sz="0" w:space="0" w:color="auto"/>
        <w:bottom w:val="none" w:sz="0" w:space="0" w:color="auto"/>
        <w:right w:val="none" w:sz="0" w:space="0" w:color="auto"/>
      </w:divBdr>
    </w:div>
    <w:div w:id="541139188">
      <w:bodyDiv w:val="1"/>
      <w:marLeft w:val="0"/>
      <w:marRight w:val="0"/>
      <w:marTop w:val="0"/>
      <w:marBottom w:val="0"/>
      <w:divBdr>
        <w:top w:val="none" w:sz="0" w:space="0" w:color="auto"/>
        <w:left w:val="none" w:sz="0" w:space="0" w:color="auto"/>
        <w:bottom w:val="none" w:sz="0" w:space="0" w:color="auto"/>
        <w:right w:val="none" w:sz="0" w:space="0" w:color="auto"/>
      </w:divBdr>
    </w:div>
    <w:div w:id="541213082">
      <w:bodyDiv w:val="1"/>
      <w:marLeft w:val="0"/>
      <w:marRight w:val="0"/>
      <w:marTop w:val="0"/>
      <w:marBottom w:val="0"/>
      <w:divBdr>
        <w:top w:val="none" w:sz="0" w:space="0" w:color="auto"/>
        <w:left w:val="none" w:sz="0" w:space="0" w:color="auto"/>
        <w:bottom w:val="none" w:sz="0" w:space="0" w:color="auto"/>
        <w:right w:val="none" w:sz="0" w:space="0" w:color="auto"/>
      </w:divBdr>
    </w:div>
    <w:div w:id="541213588">
      <w:bodyDiv w:val="1"/>
      <w:marLeft w:val="0"/>
      <w:marRight w:val="0"/>
      <w:marTop w:val="0"/>
      <w:marBottom w:val="0"/>
      <w:divBdr>
        <w:top w:val="none" w:sz="0" w:space="0" w:color="auto"/>
        <w:left w:val="none" w:sz="0" w:space="0" w:color="auto"/>
        <w:bottom w:val="none" w:sz="0" w:space="0" w:color="auto"/>
        <w:right w:val="none" w:sz="0" w:space="0" w:color="auto"/>
      </w:divBdr>
    </w:div>
    <w:div w:id="541328383">
      <w:bodyDiv w:val="1"/>
      <w:marLeft w:val="0"/>
      <w:marRight w:val="0"/>
      <w:marTop w:val="0"/>
      <w:marBottom w:val="0"/>
      <w:divBdr>
        <w:top w:val="none" w:sz="0" w:space="0" w:color="auto"/>
        <w:left w:val="none" w:sz="0" w:space="0" w:color="auto"/>
        <w:bottom w:val="none" w:sz="0" w:space="0" w:color="auto"/>
        <w:right w:val="none" w:sz="0" w:space="0" w:color="auto"/>
      </w:divBdr>
    </w:div>
    <w:div w:id="541402479">
      <w:bodyDiv w:val="1"/>
      <w:marLeft w:val="0"/>
      <w:marRight w:val="0"/>
      <w:marTop w:val="0"/>
      <w:marBottom w:val="0"/>
      <w:divBdr>
        <w:top w:val="none" w:sz="0" w:space="0" w:color="auto"/>
        <w:left w:val="none" w:sz="0" w:space="0" w:color="auto"/>
        <w:bottom w:val="none" w:sz="0" w:space="0" w:color="auto"/>
        <w:right w:val="none" w:sz="0" w:space="0" w:color="auto"/>
      </w:divBdr>
      <w:divsChild>
        <w:div w:id="1662465765">
          <w:marLeft w:val="480"/>
          <w:marRight w:val="0"/>
          <w:marTop w:val="0"/>
          <w:marBottom w:val="0"/>
          <w:divBdr>
            <w:top w:val="none" w:sz="0" w:space="0" w:color="auto"/>
            <w:left w:val="none" w:sz="0" w:space="0" w:color="auto"/>
            <w:bottom w:val="none" w:sz="0" w:space="0" w:color="auto"/>
            <w:right w:val="none" w:sz="0" w:space="0" w:color="auto"/>
          </w:divBdr>
        </w:div>
        <w:div w:id="551576924">
          <w:marLeft w:val="480"/>
          <w:marRight w:val="0"/>
          <w:marTop w:val="0"/>
          <w:marBottom w:val="0"/>
          <w:divBdr>
            <w:top w:val="none" w:sz="0" w:space="0" w:color="auto"/>
            <w:left w:val="none" w:sz="0" w:space="0" w:color="auto"/>
            <w:bottom w:val="none" w:sz="0" w:space="0" w:color="auto"/>
            <w:right w:val="none" w:sz="0" w:space="0" w:color="auto"/>
          </w:divBdr>
        </w:div>
        <w:div w:id="234512065">
          <w:marLeft w:val="480"/>
          <w:marRight w:val="0"/>
          <w:marTop w:val="0"/>
          <w:marBottom w:val="0"/>
          <w:divBdr>
            <w:top w:val="none" w:sz="0" w:space="0" w:color="auto"/>
            <w:left w:val="none" w:sz="0" w:space="0" w:color="auto"/>
            <w:bottom w:val="none" w:sz="0" w:space="0" w:color="auto"/>
            <w:right w:val="none" w:sz="0" w:space="0" w:color="auto"/>
          </w:divBdr>
        </w:div>
        <w:div w:id="2006546815">
          <w:marLeft w:val="480"/>
          <w:marRight w:val="0"/>
          <w:marTop w:val="0"/>
          <w:marBottom w:val="0"/>
          <w:divBdr>
            <w:top w:val="none" w:sz="0" w:space="0" w:color="auto"/>
            <w:left w:val="none" w:sz="0" w:space="0" w:color="auto"/>
            <w:bottom w:val="none" w:sz="0" w:space="0" w:color="auto"/>
            <w:right w:val="none" w:sz="0" w:space="0" w:color="auto"/>
          </w:divBdr>
        </w:div>
        <w:div w:id="610473458">
          <w:marLeft w:val="480"/>
          <w:marRight w:val="0"/>
          <w:marTop w:val="0"/>
          <w:marBottom w:val="0"/>
          <w:divBdr>
            <w:top w:val="none" w:sz="0" w:space="0" w:color="auto"/>
            <w:left w:val="none" w:sz="0" w:space="0" w:color="auto"/>
            <w:bottom w:val="none" w:sz="0" w:space="0" w:color="auto"/>
            <w:right w:val="none" w:sz="0" w:space="0" w:color="auto"/>
          </w:divBdr>
        </w:div>
        <w:div w:id="1419713386">
          <w:marLeft w:val="480"/>
          <w:marRight w:val="0"/>
          <w:marTop w:val="0"/>
          <w:marBottom w:val="0"/>
          <w:divBdr>
            <w:top w:val="none" w:sz="0" w:space="0" w:color="auto"/>
            <w:left w:val="none" w:sz="0" w:space="0" w:color="auto"/>
            <w:bottom w:val="none" w:sz="0" w:space="0" w:color="auto"/>
            <w:right w:val="none" w:sz="0" w:space="0" w:color="auto"/>
          </w:divBdr>
        </w:div>
        <w:div w:id="709496772">
          <w:marLeft w:val="480"/>
          <w:marRight w:val="0"/>
          <w:marTop w:val="0"/>
          <w:marBottom w:val="0"/>
          <w:divBdr>
            <w:top w:val="none" w:sz="0" w:space="0" w:color="auto"/>
            <w:left w:val="none" w:sz="0" w:space="0" w:color="auto"/>
            <w:bottom w:val="none" w:sz="0" w:space="0" w:color="auto"/>
            <w:right w:val="none" w:sz="0" w:space="0" w:color="auto"/>
          </w:divBdr>
        </w:div>
        <w:div w:id="1570456067">
          <w:marLeft w:val="480"/>
          <w:marRight w:val="0"/>
          <w:marTop w:val="0"/>
          <w:marBottom w:val="0"/>
          <w:divBdr>
            <w:top w:val="none" w:sz="0" w:space="0" w:color="auto"/>
            <w:left w:val="none" w:sz="0" w:space="0" w:color="auto"/>
            <w:bottom w:val="none" w:sz="0" w:space="0" w:color="auto"/>
            <w:right w:val="none" w:sz="0" w:space="0" w:color="auto"/>
          </w:divBdr>
        </w:div>
        <w:div w:id="626281586">
          <w:marLeft w:val="480"/>
          <w:marRight w:val="0"/>
          <w:marTop w:val="0"/>
          <w:marBottom w:val="0"/>
          <w:divBdr>
            <w:top w:val="none" w:sz="0" w:space="0" w:color="auto"/>
            <w:left w:val="none" w:sz="0" w:space="0" w:color="auto"/>
            <w:bottom w:val="none" w:sz="0" w:space="0" w:color="auto"/>
            <w:right w:val="none" w:sz="0" w:space="0" w:color="auto"/>
          </w:divBdr>
        </w:div>
        <w:div w:id="1294411360">
          <w:marLeft w:val="480"/>
          <w:marRight w:val="0"/>
          <w:marTop w:val="0"/>
          <w:marBottom w:val="0"/>
          <w:divBdr>
            <w:top w:val="none" w:sz="0" w:space="0" w:color="auto"/>
            <w:left w:val="none" w:sz="0" w:space="0" w:color="auto"/>
            <w:bottom w:val="none" w:sz="0" w:space="0" w:color="auto"/>
            <w:right w:val="none" w:sz="0" w:space="0" w:color="auto"/>
          </w:divBdr>
        </w:div>
        <w:div w:id="187914447">
          <w:marLeft w:val="480"/>
          <w:marRight w:val="0"/>
          <w:marTop w:val="0"/>
          <w:marBottom w:val="0"/>
          <w:divBdr>
            <w:top w:val="none" w:sz="0" w:space="0" w:color="auto"/>
            <w:left w:val="none" w:sz="0" w:space="0" w:color="auto"/>
            <w:bottom w:val="none" w:sz="0" w:space="0" w:color="auto"/>
            <w:right w:val="none" w:sz="0" w:space="0" w:color="auto"/>
          </w:divBdr>
        </w:div>
        <w:div w:id="1326277977">
          <w:marLeft w:val="480"/>
          <w:marRight w:val="0"/>
          <w:marTop w:val="0"/>
          <w:marBottom w:val="0"/>
          <w:divBdr>
            <w:top w:val="none" w:sz="0" w:space="0" w:color="auto"/>
            <w:left w:val="none" w:sz="0" w:space="0" w:color="auto"/>
            <w:bottom w:val="none" w:sz="0" w:space="0" w:color="auto"/>
            <w:right w:val="none" w:sz="0" w:space="0" w:color="auto"/>
          </w:divBdr>
        </w:div>
        <w:div w:id="444618766">
          <w:marLeft w:val="480"/>
          <w:marRight w:val="0"/>
          <w:marTop w:val="0"/>
          <w:marBottom w:val="0"/>
          <w:divBdr>
            <w:top w:val="none" w:sz="0" w:space="0" w:color="auto"/>
            <w:left w:val="none" w:sz="0" w:space="0" w:color="auto"/>
            <w:bottom w:val="none" w:sz="0" w:space="0" w:color="auto"/>
            <w:right w:val="none" w:sz="0" w:space="0" w:color="auto"/>
          </w:divBdr>
        </w:div>
        <w:div w:id="1081567370">
          <w:marLeft w:val="480"/>
          <w:marRight w:val="0"/>
          <w:marTop w:val="0"/>
          <w:marBottom w:val="0"/>
          <w:divBdr>
            <w:top w:val="none" w:sz="0" w:space="0" w:color="auto"/>
            <w:left w:val="none" w:sz="0" w:space="0" w:color="auto"/>
            <w:bottom w:val="none" w:sz="0" w:space="0" w:color="auto"/>
            <w:right w:val="none" w:sz="0" w:space="0" w:color="auto"/>
          </w:divBdr>
        </w:div>
        <w:div w:id="871646019">
          <w:marLeft w:val="480"/>
          <w:marRight w:val="0"/>
          <w:marTop w:val="0"/>
          <w:marBottom w:val="0"/>
          <w:divBdr>
            <w:top w:val="none" w:sz="0" w:space="0" w:color="auto"/>
            <w:left w:val="none" w:sz="0" w:space="0" w:color="auto"/>
            <w:bottom w:val="none" w:sz="0" w:space="0" w:color="auto"/>
            <w:right w:val="none" w:sz="0" w:space="0" w:color="auto"/>
          </w:divBdr>
        </w:div>
        <w:div w:id="172694644">
          <w:marLeft w:val="480"/>
          <w:marRight w:val="0"/>
          <w:marTop w:val="0"/>
          <w:marBottom w:val="0"/>
          <w:divBdr>
            <w:top w:val="none" w:sz="0" w:space="0" w:color="auto"/>
            <w:left w:val="none" w:sz="0" w:space="0" w:color="auto"/>
            <w:bottom w:val="none" w:sz="0" w:space="0" w:color="auto"/>
            <w:right w:val="none" w:sz="0" w:space="0" w:color="auto"/>
          </w:divBdr>
        </w:div>
        <w:div w:id="104353909">
          <w:marLeft w:val="480"/>
          <w:marRight w:val="0"/>
          <w:marTop w:val="0"/>
          <w:marBottom w:val="0"/>
          <w:divBdr>
            <w:top w:val="none" w:sz="0" w:space="0" w:color="auto"/>
            <w:left w:val="none" w:sz="0" w:space="0" w:color="auto"/>
            <w:bottom w:val="none" w:sz="0" w:space="0" w:color="auto"/>
            <w:right w:val="none" w:sz="0" w:space="0" w:color="auto"/>
          </w:divBdr>
        </w:div>
        <w:div w:id="91778808">
          <w:marLeft w:val="480"/>
          <w:marRight w:val="0"/>
          <w:marTop w:val="0"/>
          <w:marBottom w:val="0"/>
          <w:divBdr>
            <w:top w:val="none" w:sz="0" w:space="0" w:color="auto"/>
            <w:left w:val="none" w:sz="0" w:space="0" w:color="auto"/>
            <w:bottom w:val="none" w:sz="0" w:space="0" w:color="auto"/>
            <w:right w:val="none" w:sz="0" w:space="0" w:color="auto"/>
          </w:divBdr>
        </w:div>
        <w:div w:id="1837527957">
          <w:marLeft w:val="480"/>
          <w:marRight w:val="0"/>
          <w:marTop w:val="0"/>
          <w:marBottom w:val="0"/>
          <w:divBdr>
            <w:top w:val="none" w:sz="0" w:space="0" w:color="auto"/>
            <w:left w:val="none" w:sz="0" w:space="0" w:color="auto"/>
            <w:bottom w:val="none" w:sz="0" w:space="0" w:color="auto"/>
            <w:right w:val="none" w:sz="0" w:space="0" w:color="auto"/>
          </w:divBdr>
        </w:div>
        <w:div w:id="1060398595">
          <w:marLeft w:val="480"/>
          <w:marRight w:val="0"/>
          <w:marTop w:val="0"/>
          <w:marBottom w:val="0"/>
          <w:divBdr>
            <w:top w:val="none" w:sz="0" w:space="0" w:color="auto"/>
            <w:left w:val="none" w:sz="0" w:space="0" w:color="auto"/>
            <w:bottom w:val="none" w:sz="0" w:space="0" w:color="auto"/>
            <w:right w:val="none" w:sz="0" w:space="0" w:color="auto"/>
          </w:divBdr>
        </w:div>
        <w:div w:id="1524241752">
          <w:marLeft w:val="480"/>
          <w:marRight w:val="0"/>
          <w:marTop w:val="0"/>
          <w:marBottom w:val="0"/>
          <w:divBdr>
            <w:top w:val="none" w:sz="0" w:space="0" w:color="auto"/>
            <w:left w:val="none" w:sz="0" w:space="0" w:color="auto"/>
            <w:bottom w:val="none" w:sz="0" w:space="0" w:color="auto"/>
            <w:right w:val="none" w:sz="0" w:space="0" w:color="auto"/>
          </w:divBdr>
        </w:div>
        <w:div w:id="1784035765">
          <w:marLeft w:val="480"/>
          <w:marRight w:val="0"/>
          <w:marTop w:val="0"/>
          <w:marBottom w:val="0"/>
          <w:divBdr>
            <w:top w:val="none" w:sz="0" w:space="0" w:color="auto"/>
            <w:left w:val="none" w:sz="0" w:space="0" w:color="auto"/>
            <w:bottom w:val="none" w:sz="0" w:space="0" w:color="auto"/>
            <w:right w:val="none" w:sz="0" w:space="0" w:color="auto"/>
          </w:divBdr>
        </w:div>
        <w:div w:id="1089228905">
          <w:marLeft w:val="480"/>
          <w:marRight w:val="0"/>
          <w:marTop w:val="0"/>
          <w:marBottom w:val="0"/>
          <w:divBdr>
            <w:top w:val="none" w:sz="0" w:space="0" w:color="auto"/>
            <w:left w:val="none" w:sz="0" w:space="0" w:color="auto"/>
            <w:bottom w:val="none" w:sz="0" w:space="0" w:color="auto"/>
            <w:right w:val="none" w:sz="0" w:space="0" w:color="auto"/>
          </w:divBdr>
        </w:div>
        <w:div w:id="1772241400">
          <w:marLeft w:val="480"/>
          <w:marRight w:val="0"/>
          <w:marTop w:val="0"/>
          <w:marBottom w:val="0"/>
          <w:divBdr>
            <w:top w:val="none" w:sz="0" w:space="0" w:color="auto"/>
            <w:left w:val="none" w:sz="0" w:space="0" w:color="auto"/>
            <w:bottom w:val="none" w:sz="0" w:space="0" w:color="auto"/>
            <w:right w:val="none" w:sz="0" w:space="0" w:color="auto"/>
          </w:divBdr>
        </w:div>
        <w:div w:id="1475178028">
          <w:marLeft w:val="480"/>
          <w:marRight w:val="0"/>
          <w:marTop w:val="0"/>
          <w:marBottom w:val="0"/>
          <w:divBdr>
            <w:top w:val="none" w:sz="0" w:space="0" w:color="auto"/>
            <w:left w:val="none" w:sz="0" w:space="0" w:color="auto"/>
            <w:bottom w:val="none" w:sz="0" w:space="0" w:color="auto"/>
            <w:right w:val="none" w:sz="0" w:space="0" w:color="auto"/>
          </w:divBdr>
        </w:div>
        <w:div w:id="1031997725">
          <w:marLeft w:val="480"/>
          <w:marRight w:val="0"/>
          <w:marTop w:val="0"/>
          <w:marBottom w:val="0"/>
          <w:divBdr>
            <w:top w:val="none" w:sz="0" w:space="0" w:color="auto"/>
            <w:left w:val="none" w:sz="0" w:space="0" w:color="auto"/>
            <w:bottom w:val="none" w:sz="0" w:space="0" w:color="auto"/>
            <w:right w:val="none" w:sz="0" w:space="0" w:color="auto"/>
          </w:divBdr>
        </w:div>
        <w:div w:id="506214230">
          <w:marLeft w:val="480"/>
          <w:marRight w:val="0"/>
          <w:marTop w:val="0"/>
          <w:marBottom w:val="0"/>
          <w:divBdr>
            <w:top w:val="none" w:sz="0" w:space="0" w:color="auto"/>
            <w:left w:val="none" w:sz="0" w:space="0" w:color="auto"/>
            <w:bottom w:val="none" w:sz="0" w:space="0" w:color="auto"/>
            <w:right w:val="none" w:sz="0" w:space="0" w:color="auto"/>
          </w:divBdr>
        </w:div>
        <w:div w:id="1825127238">
          <w:marLeft w:val="480"/>
          <w:marRight w:val="0"/>
          <w:marTop w:val="0"/>
          <w:marBottom w:val="0"/>
          <w:divBdr>
            <w:top w:val="none" w:sz="0" w:space="0" w:color="auto"/>
            <w:left w:val="none" w:sz="0" w:space="0" w:color="auto"/>
            <w:bottom w:val="none" w:sz="0" w:space="0" w:color="auto"/>
            <w:right w:val="none" w:sz="0" w:space="0" w:color="auto"/>
          </w:divBdr>
        </w:div>
        <w:div w:id="256253518">
          <w:marLeft w:val="480"/>
          <w:marRight w:val="0"/>
          <w:marTop w:val="0"/>
          <w:marBottom w:val="0"/>
          <w:divBdr>
            <w:top w:val="none" w:sz="0" w:space="0" w:color="auto"/>
            <w:left w:val="none" w:sz="0" w:space="0" w:color="auto"/>
            <w:bottom w:val="none" w:sz="0" w:space="0" w:color="auto"/>
            <w:right w:val="none" w:sz="0" w:space="0" w:color="auto"/>
          </w:divBdr>
        </w:div>
        <w:div w:id="162742209">
          <w:marLeft w:val="480"/>
          <w:marRight w:val="0"/>
          <w:marTop w:val="0"/>
          <w:marBottom w:val="0"/>
          <w:divBdr>
            <w:top w:val="none" w:sz="0" w:space="0" w:color="auto"/>
            <w:left w:val="none" w:sz="0" w:space="0" w:color="auto"/>
            <w:bottom w:val="none" w:sz="0" w:space="0" w:color="auto"/>
            <w:right w:val="none" w:sz="0" w:space="0" w:color="auto"/>
          </w:divBdr>
        </w:div>
        <w:div w:id="2031446969">
          <w:marLeft w:val="480"/>
          <w:marRight w:val="0"/>
          <w:marTop w:val="0"/>
          <w:marBottom w:val="0"/>
          <w:divBdr>
            <w:top w:val="none" w:sz="0" w:space="0" w:color="auto"/>
            <w:left w:val="none" w:sz="0" w:space="0" w:color="auto"/>
            <w:bottom w:val="none" w:sz="0" w:space="0" w:color="auto"/>
            <w:right w:val="none" w:sz="0" w:space="0" w:color="auto"/>
          </w:divBdr>
        </w:div>
        <w:div w:id="1567758268">
          <w:marLeft w:val="480"/>
          <w:marRight w:val="0"/>
          <w:marTop w:val="0"/>
          <w:marBottom w:val="0"/>
          <w:divBdr>
            <w:top w:val="none" w:sz="0" w:space="0" w:color="auto"/>
            <w:left w:val="none" w:sz="0" w:space="0" w:color="auto"/>
            <w:bottom w:val="none" w:sz="0" w:space="0" w:color="auto"/>
            <w:right w:val="none" w:sz="0" w:space="0" w:color="auto"/>
          </w:divBdr>
        </w:div>
        <w:div w:id="734009591">
          <w:marLeft w:val="480"/>
          <w:marRight w:val="0"/>
          <w:marTop w:val="0"/>
          <w:marBottom w:val="0"/>
          <w:divBdr>
            <w:top w:val="none" w:sz="0" w:space="0" w:color="auto"/>
            <w:left w:val="none" w:sz="0" w:space="0" w:color="auto"/>
            <w:bottom w:val="none" w:sz="0" w:space="0" w:color="auto"/>
            <w:right w:val="none" w:sz="0" w:space="0" w:color="auto"/>
          </w:divBdr>
        </w:div>
        <w:div w:id="2050763416">
          <w:marLeft w:val="480"/>
          <w:marRight w:val="0"/>
          <w:marTop w:val="0"/>
          <w:marBottom w:val="0"/>
          <w:divBdr>
            <w:top w:val="none" w:sz="0" w:space="0" w:color="auto"/>
            <w:left w:val="none" w:sz="0" w:space="0" w:color="auto"/>
            <w:bottom w:val="none" w:sz="0" w:space="0" w:color="auto"/>
            <w:right w:val="none" w:sz="0" w:space="0" w:color="auto"/>
          </w:divBdr>
        </w:div>
        <w:div w:id="630748131">
          <w:marLeft w:val="480"/>
          <w:marRight w:val="0"/>
          <w:marTop w:val="0"/>
          <w:marBottom w:val="0"/>
          <w:divBdr>
            <w:top w:val="none" w:sz="0" w:space="0" w:color="auto"/>
            <w:left w:val="none" w:sz="0" w:space="0" w:color="auto"/>
            <w:bottom w:val="none" w:sz="0" w:space="0" w:color="auto"/>
            <w:right w:val="none" w:sz="0" w:space="0" w:color="auto"/>
          </w:divBdr>
        </w:div>
        <w:div w:id="1806311857">
          <w:marLeft w:val="480"/>
          <w:marRight w:val="0"/>
          <w:marTop w:val="0"/>
          <w:marBottom w:val="0"/>
          <w:divBdr>
            <w:top w:val="none" w:sz="0" w:space="0" w:color="auto"/>
            <w:left w:val="none" w:sz="0" w:space="0" w:color="auto"/>
            <w:bottom w:val="none" w:sz="0" w:space="0" w:color="auto"/>
            <w:right w:val="none" w:sz="0" w:space="0" w:color="auto"/>
          </w:divBdr>
        </w:div>
        <w:div w:id="1455127955">
          <w:marLeft w:val="480"/>
          <w:marRight w:val="0"/>
          <w:marTop w:val="0"/>
          <w:marBottom w:val="0"/>
          <w:divBdr>
            <w:top w:val="none" w:sz="0" w:space="0" w:color="auto"/>
            <w:left w:val="none" w:sz="0" w:space="0" w:color="auto"/>
            <w:bottom w:val="none" w:sz="0" w:space="0" w:color="auto"/>
            <w:right w:val="none" w:sz="0" w:space="0" w:color="auto"/>
          </w:divBdr>
        </w:div>
        <w:div w:id="1767917767">
          <w:marLeft w:val="480"/>
          <w:marRight w:val="0"/>
          <w:marTop w:val="0"/>
          <w:marBottom w:val="0"/>
          <w:divBdr>
            <w:top w:val="none" w:sz="0" w:space="0" w:color="auto"/>
            <w:left w:val="none" w:sz="0" w:space="0" w:color="auto"/>
            <w:bottom w:val="none" w:sz="0" w:space="0" w:color="auto"/>
            <w:right w:val="none" w:sz="0" w:space="0" w:color="auto"/>
          </w:divBdr>
        </w:div>
        <w:div w:id="870531573">
          <w:marLeft w:val="480"/>
          <w:marRight w:val="0"/>
          <w:marTop w:val="0"/>
          <w:marBottom w:val="0"/>
          <w:divBdr>
            <w:top w:val="none" w:sz="0" w:space="0" w:color="auto"/>
            <w:left w:val="none" w:sz="0" w:space="0" w:color="auto"/>
            <w:bottom w:val="none" w:sz="0" w:space="0" w:color="auto"/>
            <w:right w:val="none" w:sz="0" w:space="0" w:color="auto"/>
          </w:divBdr>
        </w:div>
        <w:div w:id="1985234930">
          <w:marLeft w:val="480"/>
          <w:marRight w:val="0"/>
          <w:marTop w:val="0"/>
          <w:marBottom w:val="0"/>
          <w:divBdr>
            <w:top w:val="none" w:sz="0" w:space="0" w:color="auto"/>
            <w:left w:val="none" w:sz="0" w:space="0" w:color="auto"/>
            <w:bottom w:val="none" w:sz="0" w:space="0" w:color="auto"/>
            <w:right w:val="none" w:sz="0" w:space="0" w:color="auto"/>
          </w:divBdr>
        </w:div>
        <w:div w:id="1391032497">
          <w:marLeft w:val="480"/>
          <w:marRight w:val="0"/>
          <w:marTop w:val="0"/>
          <w:marBottom w:val="0"/>
          <w:divBdr>
            <w:top w:val="none" w:sz="0" w:space="0" w:color="auto"/>
            <w:left w:val="none" w:sz="0" w:space="0" w:color="auto"/>
            <w:bottom w:val="none" w:sz="0" w:space="0" w:color="auto"/>
            <w:right w:val="none" w:sz="0" w:space="0" w:color="auto"/>
          </w:divBdr>
        </w:div>
        <w:div w:id="300162504">
          <w:marLeft w:val="480"/>
          <w:marRight w:val="0"/>
          <w:marTop w:val="0"/>
          <w:marBottom w:val="0"/>
          <w:divBdr>
            <w:top w:val="none" w:sz="0" w:space="0" w:color="auto"/>
            <w:left w:val="none" w:sz="0" w:space="0" w:color="auto"/>
            <w:bottom w:val="none" w:sz="0" w:space="0" w:color="auto"/>
            <w:right w:val="none" w:sz="0" w:space="0" w:color="auto"/>
          </w:divBdr>
        </w:div>
        <w:div w:id="9987614">
          <w:marLeft w:val="480"/>
          <w:marRight w:val="0"/>
          <w:marTop w:val="0"/>
          <w:marBottom w:val="0"/>
          <w:divBdr>
            <w:top w:val="none" w:sz="0" w:space="0" w:color="auto"/>
            <w:left w:val="none" w:sz="0" w:space="0" w:color="auto"/>
            <w:bottom w:val="none" w:sz="0" w:space="0" w:color="auto"/>
            <w:right w:val="none" w:sz="0" w:space="0" w:color="auto"/>
          </w:divBdr>
        </w:div>
        <w:div w:id="1695224394">
          <w:marLeft w:val="480"/>
          <w:marRight w:val="0"/>
          <w:marTop w:val="0"/>
          <w:marBottom w:val="0"/>
          <w:divBdr>
            <w:top w:val="none" w:sz="0" w:space="0" w:color="auto"/>
            <w:left w:val="none" w:sz="0" w:space="0" w:color="auto"/>
            <w:bottom w:val="none" w:sz="0" w:space="0" w:color="auto"/>
            <w:right w:val="none" w:sz="0" w:space="0" w:color="auto"/>
          </w:divBdr>
        </w:div>
        <w:div w:id="661347389">
          <w:marLeft w:val="480"/>
          <w:marRight w:val="0"/>
          <w:marTop w:val="0"/>
          <w:marBottom w:val="0"/>
          <w:divBdr>
            <w:top w:val="none" w:sz="0" w:space="0" w:color="auto"/>
            <w:left w:val="none" w:sz="0" w:space="0" w:color="auto"/>
            <w:bottom w:val="none" w:sz="0" w:space="0" w:color="auto"/>
            <w:right w:val="none" w:sz="0" w:space="0" w:color="auto"/>
          </w:divBdr>
        </w:div>
        <w:div w:id="1267226698">
          <w:marLeft w:val="480"/>
          <w:marRight w:val="0"/>
          <w:marTop w:val="0"/>
          <w:marBottom w:val="0"/>
          <w:divBdr>
            <w:top w:val="none" w:sz="0" w:space="0" w:color="auto"/>
            <w:left w:val="none" w:sz="0" w:space="0" w:color="auto"/>
            <w:bottom w:val="none" w:sz="0" w:space="0" w:color="auto"/>
            <w:right w:val="none" w:sz="0" w:space="0" w:color="auto"/>
          </w:divBdr>
        </w:div>
        <w:div w:id="2087530074">
          <w:marLeft w:val="480"/>
          <w:marRight w:val="0"/>
          <w:marTop w:val="0"/>
          <w:marBottom w:val="0"/>
          <w:divBdr>
            <w:top w:val="none" w:sz="0" w:space="0" w:color="auto"/>
            <w:left w:val="none" w:sz="0" w:space="0" w:color="auto"/>
            <w:bottom w:val="none" w:sz="0" w:space="0" w:color="auto"/>
            <w:right w:val="none" w:sz="0" w:space="0" w:color="auto"/>
          </w:divBdr>
        </w:div>
        <w:div w:id="1260063226">
          <w:marLeft w:val="480"/>
          <w:marRight w:val="0"/>
          <w:marTop w:val="0"/>
          <w:marBottom w:val="0"/>
          <w:divBdr>
            <w:top w:val="none" w:sz="0" w:space="0" w:color="auto"/>
            <w:left w:val="none" w:sz="0" w:space="0" w:color="auto"/>
            <w:bottom w:val="none" w:sz="0" w:space="0" w:color="auto"/>
            <w:right w:val="none" w:sz="0" w:space="0" w:color="auto"/>
          </w:divBdr>
        </w:div>
        <w:div w:id="2082167855">
          <w:marLeft w:val="480"/>
          <w:marRight w:val="0"/>
          <w:marTop w:val="0"/>
          <w:marBottom w:val="0"/>
          <w:divBdr>
            <w:top w:val="none" w:sz="0" w:space="0" w:color="auto"/>
            <w:left w:val="none" w:sz="0" w:space="0" w:color="auto"/>
            <w:bottom w:val="none" w:sz="0" w:space="0" w:color="auto"/>
            <w:right w:val="none" w:sz="0" w:space="0" w:color="auto"/>
          </w:divBdr>
        </w:div>
        <w:div w:id="1308824002">
          <w:marLeft w:val="480"/>
          <w:marRight w:val="0"/>
          <w:marTop w:val="0"/>
          <w:marBottom w:val="0"/>
          <w:divBdr>
            <w:top w:val="none" w:sz="0" w:space="0" w:color="auto"/>
            <w:left w:val="none" w:sz="0" w:space="0" w:color="auto"/>
            <w:bottom w:val="none" w:sz="0" w:space="0" w:color="auto"/>
            <w:right w:val="none" w:sz="0" w:space="0" w:color="auto"/>
          </w:divBdr>
        </w:div>
        <w:div w:id="840848461">
          <w:marLeft w:val="480"/>
          <w:marRight w:val="0"/>
          <w:marTop w:val="0"/>
          <w:marBottom w:val="0"/>
          <w:divBdr>
            <w:top w:val="none" w:sz="0" w:space="0" w:color="auto"/>
            <w:left w:val="none" w:sz="0" w:space="0" w:color="auto"/>
            <w:bottom w:val="none" w:sz="0" w:space="0" w:color="auto"/>
            <w:right w:val="none" w:sz="0" w:space="0" w:color="auto"/>
          </w:divBdr>
        </w:div>
      </w:divsChild>
    </w:div>
    <w:div w:id="541406158">
      <w:bodyDiv w:val="1"/>
      <w:marLeft w:val="0"/>
      <w:marRight w:val="0"/>
      <w:marTop w:val="0"/>
      <w:marBottom w:val="0"/>
      <w:divBdr>
        <w:top w:val="none" w:sz="0" w:space="0" w:color="auto"/>
        <w:left w:val="none" w:sz="0" w:space="0" w:color="auto"/>
        <w:bottom w:val="none" w:sz="0" w:space="0" w:color="auto"/>
        <w:right w:val="none" w:sz="0" w:space="0" w:color="auto"/>
      </w:divBdr>
    </w:div>
    <w:div w:id="541554114">
      <w:bodyDiv w:val="1"/>
      <w:marLeft w:val="0"/>
      <w:marRight w:val="0"/>
      <w:marTop w:val="0"/>
      <w:marBottom w:val="0"/>
      <w:divBdr>
        <w:top w:val="none" w:sz="0" w:space="0" w:color="auto"/>
        <w:left w:val="none" w:sz="0" w:space="0" w:color="auto"/>
        <w:bottom w:val="none" w:sz="0" w:space="0" w:color="auto"/>
        <w:right w:val="none" w:sz="0" w:space="0" w:color="auto"/>
      </w:divBdr>
    </w:div>
    <w:div w:id="541599935">
      <w:bodyDiv w:val="1"/>
      <w:marLeft w:val="0"/>
      <w:marRight w:val="0"/>
      <w:marTop w:val="0"/>
      <w:marBottom w:val="0"/>
      <w:divBdr>
        <w:top w:val="none" w:sz="0" w:space="0" w:color="auto"/>
        <w:left w:val="none" w:sz="0" w:space="0" w:color="auto"/>
        <w:bottom w:val="none" w:sz="0" w:space="0" w:color="auto"/>
        <w:right w:val="none" w:sz="0" w:space="0" w:color="auto"/>
      </w:divBdr>
    </w:div>
    <w:div w:id="541670007">
      <w:bodyDiv w:val="1"/>
      <w:marLeft w:val="0"/>
      <w:marRight w:val="0"/>
      <w:marTop w:val="0"/>
      <w:marBottom w:val="0"/>
      <w:divBdr>
        <w:top w:val="none" w:sz="0" w:space="0" w:color="auto"/>
        <w:left w:val="none" w:sz="0" w:space="0" w:color="auto"/>
        <w:bottom w:val="none" w:sz="0" w:space="0" w:color="auto"/>
        <w:right w:val="none" w:sz="0" w:space="0" w:color="auto"/>
      </w:divBdr>
    </w:div>
    <w:div w:id="541672476">
      <w:bodyDiv w:val="1"/>
      <w:marLeft w:val="0"/>
      <w:marRight w:val="0"/>
      <w:marTop w:val="0"/>
      <w:marBottom w:val="0"/>
      <w:divBdr>
        <w:top w:val="none" w:sz="0" w:space="0" w:color="auto"/>
        <w:left w:val="none" w:sz="0" w:space="0" w:color="auto"/>
        <w:bottom w:val="none" w:sz="0" w:space="0" w:color="auto"/>
        <w:right w:val="none" w:sz="0" w:space="0" w:color="auto"/>
      </w:divBdr>
    </w:div>
    <w:div w:id="541672536">
      <w:bodyDiv w:val="1"/>
      <w:marLeft w:val="0"/>
      <w:marRight w:val="0"/>
      <w:marTop w:val="0"/>
      <w:marBottom w:val="0"/>
      <w:divBdr>
        <w:top w:val="none" w:sz="0" w:space="0" w:color="auto"/>
        <w:left w:val="none" w:sz="0" w:space="0" w:color="auto"/>
        <w:bottom w:val="none" w:sz="0" w:space="0" w:color="auto"/>
        <w:right w:val="none" w:sz="0" w:space="0" w:color="auto"/>
      </w:divBdr>
    </w:div>
    <w:div w:id="541982859">
      <w:bodyDiv w:val="1"/>
      <w:marLeft w:val="0"/>
      <w:marRight w:val="0"/>
      <w:marTop w:val="0"/>
      <w:marBottom w:val="0"/>
      <w:divBdr>
        <w:top w:val="none" w:sz="0" w:space="0" w:color="auto"/>
        <w:left w:val="none" w:sz="0" w:space="0" w:color="auto"/>
        <w:bottom w:val="none" w:sz="0" w:space="0" w:color="auto"/>
        <w:right w:val="none" w:sz="0" w:space="0" w:color="auto"/>
      </w:divBdr>
    </w:div>
    <w:div w:id="542063562">
      <w:bodyDiv w:val="1"/>
      <w:marLeft w:val="0"/>
      <w:marRight w:val="0"/>
      <w:marTop w:val="0"/>
      <w:marBottom w:val="0"/>
      <w:divBdr>
        <w:top w:val="none" w:sz="0" w:space="0" w:color="auto"/>
        <w:left w:val="none" w:sz="0" w:space="0" w:color="auto"/>
        <w:bottom w:val="none" w:sz="0" w:space="0" w:color="auto"/>
        <w:right w:val="none" w:sz="0" w:space="0" w:color="auto"/>
      </w:divBdr>
    </w:div>
    <w:div w:id="542253599">
      <w:bodyDiv w:val="1"/>
      <w:marLeft w:val="0"/>
      <w:marRight w:val="0"/>
      <w:marTop w:val="0"/>
      <w:marBottom w:val="0"/>
      <w:divBdr>
        <w:top w:val="none" w:sz="0" w:space="0" w:color="auto"/>
        <w:left w:val="none" w:sz="0" w:space="0" w:color="auto"/>
        <w:bottom w:val="none" w:sz="0" w:space="0" w:color="auto"/>
        <w:right w:val="none" w:sz="0" w:space="0" w:color="auto"/>
      </w:divBdr>
    </w:div>
    <w:div w:id="542326682">
      <w:bodyDiv w:val="1"/>
      <w:marLeft w:val="0"/>
      <w:marRight w:val="0"/>
      <w:marTop w:val="0"/>
      <w:marBottom w:val="0"/>
      <w:divBdr>
        <w:top w:val="none" w:sz="0" w:space="0" w:color="auto"/>
        <w:left w:val="none" w:sz="0" w:space="0" w:color="auto"/>
        <w:bottom w:val="none" w:sz="0" w:space="0" w:color="auto"/>
        <w:right w:val="none" w:sz="0" w:space="0" w:color="auto"/>
      </w:divBdr>
    </w:div>
    <w:div w:id="542329823">
      <w:bodyDiv w:val="1"/>
      <w:marLeft w:val="0"/>
      <w:marRight w:val="0"/>
      <w:marTop w:val="0"/>
      <w:marBottom w:val="0"/>
      <w:divBdr>
        <w:top w:val="none" w:sz="0" w:space="0" w:color="auto"/>
        <w:left w:val="none" w:sz="0" w:space="0" w:color="auto"/>
        <w:bottom w:val="none" w:sz="0" w:space="0" w:color="auto"/>
        <w:right w:val="none" w:sz="0" w:space="0" w:color="auto"/>
      </w:divBdr>
    </w:div>
    <w:div w:id="542451235">
      <w:bodyDiv w:val="1"/>
      <w:marLeft w:val="0"/>
      <w:marRight w:val="0"/>
      <w:marTop w:val="0"/>
      <w:marBottom w:val="0"/>
      <w:divBdr>
        <w:top w:val="none" w:sz="0" w:space="0" w:color="auto"/>
        <w:left w:val="none" w:sz="0" w:space="0" w:color="auto"/>
        <w:bottom w:val="none" w:sz="0" w:space="0" w:color="auto"/>
        <w:right w:val="none" w:sz="0" w:space="0" w:color="auto"/>
      </w:divBdr>
    </w:div>
    <w:div w:id="542598707">
      <w:bodyDiv w:val="1"/>
      <w:marLeft w:val="0"/>
      <w:marRight w:val="0"/>
      <w:marTop w:val="0"/>
      <w:marBottom w:val="0"/>
      <w:divBdr>
        <w:top w:val="none" w:sz="0" w:space="0" w:color="auto"/>
        <w:left w:val="none" w:sz="0" w:space="0" w:color="auto"/>
        <w:bottom w:val="none" w:sz="0" w:space="0" w:color="auto"/>
        <w:right w:val="none" w:sz="0" w:space="0" w:color="auto"/>
      </w:divBdr>
    </w:div>
    <w:div w:id="542669477">
      <w:bodyDiv w:val="1"/>
      <w:marLeft w:val="0"/>
      <w:marRight w:val="0"/>
      <w:marTop w:val="0"/>
      <w:marBottom w:val="0"/>
      <w:divBdr>
        <w:top w:val="none" w:sz="0" w:space="0" w:color="auto"/>
        <w:left w:val="none" w:sz="0" w:space="0" w:color="auto"/>
        <w:bottom w:val="none" w:sz="0" w:space="0" w:color="auto"/>
        <w:right w:val="none" w:sz="0" w:space="0" w:color="auto"/>
      </w:divBdr>
    </w:div>
    <w:div w:id="542791865">
      <w:bodyDiv w:val="1"/>
      <w:marLeft w:val="0"/>
      <w:marRight w:val="0"/>
      <w:marTop w:val="0"/>
      <w:marBottom w:val="0"/>
      <w:divBdr>
        <w:top w:val="none" w:sz="0" w:space="0" w:color="auto"/>
        <w:left w:val="none" w:sz="0" w:space="0" w:color="auto"/>
        <w:bottom w:val="none" w:sz="0" w:space="0" w:color="auto"/>
        <w:right w:val="none" w:sz="0" w:space="0" w:color="auto"/>
      </w:divBdr>
    </w:div>
    <w:div w:id="542835788">
      <w:bodyDiv w:val="1"/>
      <w:marLeft w:val="0"/>
      <w:marRight w:val="0"/>
      <w:marTop w:val="0"/>
      <w:marBottom w:val="0"/>
      <w:divBdr>
        <w:top w:val="none" w:sz="0" w:space="0" w:color="auto"/>
        <w:left w:val="none" w:sz="0" w:space="0" w:color="auto"/>
        <w:bottom w:val="none" w:sz="0" w:space="0" w:color="auto"/>
        <w:right w:val="none" w:sz="0" w:space="0" w:color="auto"/>
      </w:divBdr>
    </w:div>
    <w:div w:id="542836827">
      <w:bodyDiv w:val="1"/>
      <w:marLeft w:val="0"/>
      <w:marRight w:val="0"/>
      <w:marTop w:val="0"/>
      <w:marBottom w:val="0"/>
      <w:divBdr>
        <w:top w:val="none" w:sz="0" w:space="0" w:color="auto"/>
        <w:left w:val="none" w:sz="0" w:space="0" w:color="auto"/>
        <w:bottom w:val="none" w:sz="0" w:space="0" w:color="auto"/>
        <w:right w:val="none" w:sz="0" w:space="0" w:color="auto"/>
      </w:divBdr>
    </w:div>
    <w:div w:id="542910115">
      <w:bodyDiv w:val="1"/>
      <w:marLeft w:val="0"/>
      <w:marRight w:val="0"/>
      <w:marTop w:val="0"/>
      <w:marBottom w:val="0"/>
      <w:divBdr>
        <w:top w:val="none" w:sz="0" w:space="0" w:color="auto"/>
        <w:left w:val="none" w:sz="0" w:space="0" w:color="auto"/>
        <w:bottom w:val="none" w:sz="0" w:space="0" w:color="auto"/>
        <w:right w:val="none" w:sz="0" w:space="0" w:color="auto"/>
      </w:divBdr>
    </w:div>
    <w:div w:id="543057154">
      <w:bodyDiv w:val="1"/>
      <w:marLeft w:val="0"/>
      <w:marRight w:val="0"/>
      <w:marTop w:val="0"/>
      <w:marBottom w:val="0"/>
      <w:divBdr>
        <w:top w:val="none" w:sz="0" w:space="0" w:color="auto"/>
        <w:left w:val="none" w:sz="0" w:space="0" w:color="auto"/>
        <w:bottom w:val="none" w:sz="0" w:space="0" w:color="auto"/>
        <w:right w:val="none" w:sz="0" w:space="0" w:color="auto"/>
      </w:divBdr>
    </w:div>
    <w:div w:id="543058341">
      <w:bodyDiv w:val="1"/>
      <w:marLeft w:val="0"/>
      <w:marRight w:val="0"/>
      <w:marTop w:val="0"/>
      <w:marBottom w:val="0"/>
      <w:divBdr>
        <w:top w:val="none" w:sz="0" w:space="0" w:color="auto"/>
        <w:left w:val="none" w:sz="0" w:space="0" w:color="auto"/>
        <w:bottom w:val="none" w:sz="0" w:space="0" w:color="auto"/>
        <w:right w:val="none" w:sz="0" w:space="0" w:color="auto"/>
      </w:divBdr>
    </w:div>
    <w:div w:id="543061803">
      <w:bodyDiv w:val="1"/>
      <w:marLeft w:val="0"/>
      <w:marRight w:val="0"/>
      <w:marTop w:val="0"/>
      <w:marBottom w:val="0"/>
      <w:divBdr>
        <w:top w:val="none" w:sz="0" w:space="0" w:color="auto"/>
        <w:left w:val="none" w:sz="0" w:space="0" w:color="auto"/>
        <w:bottom w:val="none" w:sz="0" w:space="0" w:color="auto"/>
        <w:right w:val="none" w:sz="0" w:space="0" w:color="auto"/>
      </w:divBdr>
    </w:div>
    <w:div w:id="543104839">
      <w:bodyDiv w:val="1"/>
      <w:marLeft w:val="0"/>
      <w:marRight w:val="0"/>
      <w:marTop w:val="0"/>
      <w:marBottom w:val="0"/>
      <w:divBdr>
        <w:top w:val="none" w:sz="0" w:space="0" w:color="auto"/>
        <w:left w:val="none" w:sz="0" w:space="0" w:color="auto"/>
        <w:bottom w:val="none" w:sz="0" w:space="0" w:color="auto"/>
        <w:right w:val="none" w:sz="0" w:space="0" w:color="auto"/>
      </w:divBdr>
      <w:divsChild>
        <w:div w:id="6374450">
          <w:marLeft w:val="480"/>
          <w:marRight w:val="0"/>
          <w:marTop w:val="0"/>
          <w:marBottom w:val="0"/>
          <w:divBdr>
            <w:top w:val="none" w:sz="0" w:space="0" w:color="auto"/>
            <w:left w:val="none" w:sz="0" w:space="0" w:color="auto"/>
            <w:bottom w:val="none" w:sz="0" w:space="0" w:color="auto"/>
            <w:right w:val="none" w:sz="0" w:space="0" w:color="auto"/>
          </w:divBdr>
        </w:div>
        <w:div w:id="40591509">
          <w:marLeft w:val="480"/>
          <w:marRight w:val="0"/>
          <w:marTop w:val="0"/>
          <w:marBottom w:val="0"/>
          <w:divBdr>
            <w:top w:val="none" w:sz="0" w:space="0" w:color="auto"/>
            <w:left w:val="none" w:sz="0" w:space="0" w:color="auto"/>
            <w:bottom w:val="none" w:sz="0" w:space="0" w:color="auto"/>
            <w:right w:val="none" w:sz="0" w:space="0" w:color="auto"/>
          </w:divBdr>
        </w:div>
        <w:div w:id="41096714">
          <w:marLeft w:val="480"/>
          <w:marRight w:val="0"/>
          <w:marTop w:val="0"/>
          <w:marBottom w:val="0"/>
          <w:divBdr>
            <w:top w:val="none" w:sz="0" w:space="0" w:color="auto"/>
            <w:left w:val="none" w:sz="0" w:space="0" w:color="auto"/>
            <w:bottom w:val="none" w:sz="0" w:space="0" w:color="auto"/>
            <w:right w:val="none" w:sz="0" w:space="0" w:color="auto"/>
          </w:divBdr>
        </w:div>
        <w:div w:id="83765900">
          <w:marLeft w:val="480"/>
          <w:marRight w:val="0"/>
          <w:marTop w:val="0"/>
          <w:marBottom w:val="0"/>
          <w:divBdr>
            <w:top w:val="none" w:sz="0" w:space="0" w:color="auto"/>
            <w:left w:val="none" w:sz="0" w:space="0" w:color="auto"/>
            <w:bottom w:val="none" w:sz="0" w:space="0" w:color="auto"/>
            <w:right w:val="none" w:sz="0" w:space="0" w:color="auto"/>
          </w:divBdr>
        </w:div>
        <w:div w:id="83916178">
          <w:marLeft w:val="480"/>
          <w:marRight w:val="0"/>
          <w:marTop w:val="0"/>
          <w:marBottom w:val="0"/>
          <w:divBdr>
            <w:top w:val="none" w:sz="0" w:space="0" w:color="auto"/>
            <w:left w:val="none" w:sz="0" w:space="0" w:color="auto"/>
            <w:bottom w:val="none" w:sz="0" w:space="0" w:color="auto"/>
            <w:right w:val="none" w:sz="0" w:space="0" w:color="auto"/>
          </w:divBdr>
        </w:div>
        <w:div w:id="116727140">
          <w:marLeft w:val="480"/>
          <w:marRight w:val="0"/>
          <w:marTop w:val="0"/>
          <w:marBottom w:val="0"/>
          <w:divBdr>
            <w:top w:val="none" w:sz="0" w:space="0" w:color="auto"/>
            <w:left w:val="none" w:sz="0" w:space="0" w:color="auto"/>
            <w:bottom w:val="none" w:sz="0" w:space="0" w:color="auto"/>
            <w:right w:val="none" w:sz="0" w:space="0" w:color="auto"/>
          </w:divBdr>
        </w:div>
        <w:div w:id="131142795">
          <w:marLeft w:val="480"/>
          <w:marRight w:val="0"/>
          <w:marTop w:val="0"/>
          <w:marBottom w:val="0"/>
          <w:divBdr>
            <w:top w:val="none" w:sz="0" w:space="0" w:color="auto"/>
            <w:left w:val="none" w:sz="0" w:space="0" w:color="auto"/>
            <w:bottom w:val="none" w:sz="0" w:space="0" w:color="auto"/>
            <w:right w:val="none" w:sz="0" w:space="0" w:color="auto"/>
          </w:divBdr>
        </w:div>
        <w:div w:id="181668645">
          <w:marLeft w:val="480"/>
          <w:marRight w:val="0"/>
          <w:marTop w:val="0"/>
          <w:marBottom w:val="0"/>
          <w:divBdr>
            <w:top w:val="none" w:sz="0" w:space="0" w:color="auto"/>
            <w:left w:val="none" w:sz="0" w:space="0" w:color="auto"/>
            <w:bottom w:val="none" w:sz="0" w:space="0" w:color="auto"/>
            <w:right w:val="none" w:sz="0" w:space="0" w:color="auto"/>
          </w:divBdr>
        </w:div>
        <w:div w:id="214238849">
          <w:marLeft w:val="480"/>
          <w:marRight w:val="0"/>
          <w:marTop w:val="0"/>
          <w:marBottom w:val="0"/>
          <w:divBdr>
            <w:top w:val="none" w:sz="0" w:space="0" w:color="auto"/>
            <w:left w:val="none" w:sz="0" w:space="0" w:color="auto"/>
            <w:bottom w:val="none" w:sz="0" w:space="0" w:color="auto"/>
            <w:right w:val="none" w:sz="0" w:space="0" w:color="auto"/>
          </w:divBdr>
        </w:div>
        <w:div w:id="268590278">
          <w:marLeft w:val="480"/>
          <w:marRight w:val="0"/>
          <w:marTop w:val="0"/>
          <w:marBottom w:val="0"/>
          <w:divBdr>
            <w:top w:val="none" w:sz="0" w:space="0" w:color="auto"/>
            <w:left w:val="none" w:sz="0" w:space="0" w:color="auto"/>
            <w:bottom w:val="none" w:sz="0" w:space="0" w:color="auto"/>
            <w:right w:val="none" w:sz="0" w:space="0" w:color="auto"/>
          </w:divBdr>
        </w:div>
        <w:div w:id="399640225">
          <w:marLeft w:val="480"/>
          <w:marRight w:val="0"/>
          <w:marTop w:val="0"/>
          <w:marBottom w:val="0"/>
          <w:divBdr>
            <w:top w:val="none" w:sz="0" w:space="0" w:color="auto"/>
            <w:left w:val="none" w:sz="0" w:space="0" w:color="auto"/>
            <w:bottom w:val="none" w:sz="0" w:space="0" w:color="auto"/>
            <w:right w:val="none" w:sz="0" w:space="0" w:color="auto"/>
          </w:divBdr>
        </w:div>
        <w:div w:id="479157767">
          <w:marLeft w:val="480"/>
          <w:marRight w:val="0"/>
          <w:marTop w:val="0"/>
          <w:marBottom w:val="0"/>
          <w:divBdr>
            <w:top w:val="none" w:sz="0" w:space="0" w:color="auto"/>
            <w:left w:val="none" w:sz="0" w:space="0" w:color="auto"/>
            <w:bottom w:val="none" w:sz="0" w:space="0" w:color="auto"/>
            <w:right w:val="none" w:sz="0" w:space="0" w:color="auto"/>
          </w:divBdr>
        </w:div>
        <w:div w:id="481459700">
          <w:marLeft w:val="480"/>
          <w:marRight w:val="0"/>
          <w:marTop w:val="0"/>
          <w:marBottom w:val="0"/>
          <w:divBdr>
            <w:top w:val="none" w:sz="0" w:space="0" w:color="auto"/>
            <w:left w:val="none" w:sz="0" w:space="0" w:color="auto"/>
            <w:bottom w:val="none" w:sz="0" w:space="0" w:color="auto"/>
            <w:right w:val="none" w:sz="0" w:space="0" w:color="auto"/>
          </w:divBdr>
        </w:div>
        <w:div w:id="503937763">
          <w:marLeft w:val="480"/>
          <w:marRight w:val="0"/>
          <w:marTop w:val="0"/>
          <w:marBottom w:val="0"/>
          <w:divBdr>
            <w:top w:val="none" w:sz="0" w:space="0" w:color="auto"/>
            <w:left w:val="none" w:sz="0" w:space="0" w:color="auto"/>
            <w:bottom w:val="none" w:sz="0" w:space="0" w:color="auto"/>
            <w:right w:val="none" w:sz="0" w:space="0" w:color="auto"/>
          </w:divBdr>
        </w:div>
        <w:div w:id="608704683">
          <w:marLeft w:val="480"/>
          <w:marRight w:val="0"/>
          <w:marTop w:val="0"/>
          <w:marBottom w:val="0"/>
          <w:divBdr>
            <w:top w:val="none" w:sz="0" w:space="0" w:color="auto"/>
            <w:left w:val="none" w:sz="0" w:space="0" w:color="auto"/>
            <w:bottom w:val="none" w:sz="0" w:space="0" w:color="auto"/>
            <w:right w:val="none" w:sz="0" w:space="0" w:color="auto"/>
          </w:divBdr>
        </w:div>
        <w:div w:id="631399788">
          <w:marLeft w:val="480"/>
          <w:marRight w:val="0"/>
          <w:marTop w:val="0"/>
          <w:marBottom w:val="0"/>
          <w:divBdr>
            <w:top w:val="none" w:sz="0" w:space="0" w:color="auto"/>
            <w:left w:val="none" w:sz="0" w:space="0" w:color="auto"/>
            <w:bottom w:val="none" w:sz="0" w:space="0" w:color="auto"/>
            <w:right w:val="none" w:sz="0" w:space="0" w:color="auto"/>
          </w:divBdr>
        </w:div>
        <w:div w:id="642735724">
          <w:marLeft w:val="480"/>
          <w:marRight w:val="0"/>
          <w:marTop w:val="0"/>
          <w:marBottom w:val="0"/>
          <w:divBdr>
            <w:top w:val="none" w:sz="0" w:space="0" w:color="auto"/>
            <w:left w:val="none" w:sz="0" w:space="0" w:color="auto"/>
            <w:bottom w:val="none" w:sz="0" w:space="0" w:color="auto"/>
            <w:right w:val="none" w:sz="0" w:space="0" w:color="auto"/>
          </w:divBdr>
        </w:div>
        <w:div w:id="733358456">
          <w:marLeft w:val="480"/>
          <w:marRight w:val="0"/>
          <w:marTop w:val="0"/>
          <w:marBottom w:val="0"/>
          <w:divBdr>
            <w:top w:val="none" w:sz="0" w:space="0" w:color="auto"/>
            <w:left w:val="none" w:sz="0" w:space="0" w:color="auto"/>
            <w:bottom w:val="none" w:sz="0" w:space="0" w:color="auto"/>
            <w:right w:val="none" w:sz="0" w:space="0" w:color="auto"/>
          </w:divBdr>
        </w:div>
        <w:div w:id="761149186">
          <w:marLeft w:val="480"/>
          <w:marRight w:val="0"/>
          <w:marTop w:val="0"/>
          <w:marBottom w:val="0"/>
          <w:divBdr>
            <w:top w:val="none" w:sz="0" w:space="0" w:color="auto"/>
            <w:left w:val="none" w:sz="0" w:space="0" w:color="auto"/>
            <w:bottom w:val="none" w:sz="0" w:space="0" w:color="auto"/>
            <w:right w:val="none" w:sz="0" w:space="0" w:color="auto"/>
          </w:divBdr>
        </w:div>
        <w:div w:id="765927215">
          <w:marLeft w:val="480"/>
          <w:marRight w:val="0"/>
          <w:marTop w:val="0"/>
          <w:marBottom w:val="0"/>
          <w:divBdr>
            <w:top w:val="none" w:sz="0" w:space="0" w:color="auto"/>
            <w:left w:val="none" w:sz="0" w:space="0" w:color="auto"/>
            <w:bottom w:val="none" w:sz="0" w:space="0" w:color="auto"/>
            <w:right w:val="none" w:sz="0" w:space="0" w:color="auto"/>
          </w:divBdr>
        </w:div>
        <w:div w:id="844707708">
          <w:marLeft w:val="480"/>
          <w:marRight w:val="0"/>
          <w:marTop w:val="0"/>
          <w:marBottom w:val="0"/>
          <w:divBdr>
            <w:top w:val="none" w:sz="0" w:space="0" w:color="auto"/>
            <w:left w:val="none" w:sz="0" w:space="0" w:color="auto"/>
            <w:bottom w:val="none" w:sz="0" w:space="0" w:color="auto"/>
            <w:right w:val="none" w:sz="0" w:space="0" w:color="auto"/>
          </w:divBdr>
        </w:div>
        <w:div w:id="876157400">
          <w:marLeft w:val="480"/>
          <w:marRight w:val="0"/>
          <w:marTop w:val="0"/>
          <w:marBottom w:val="0"/>
          <w:divBdr>
            <w:top w:val="none" w:sz="0" w:space="0" w:color="auto"/>
            <w:left w:val="none" w:sz="0" w:space="0" w:color="auto"/>
            <w:bottom w:val="none" w:sz="0" w:space="0" w:color="auto"/>
            <w:right w:val="none" w:sz="0" w:space="0" w:color="auto"/>
          </w:divBdr>
        </w:div>
        <w:div w:id="898176234">
          <w:marLeft w:val="480"/>
          <w:marRight w:val="0"/>
          <w:marTop w:val="0"/>
          <w:marBottom w:val="0"/>
          <w:divBdr>
            <w:top w:val="none" w:sz="0" w:space="0" w:color="auto"/>
            <w:left w:val="none" w:sz="0" w:space="0" w:color="auto"/>
            <w:bottom w:val="none" w:sz="0" w:space="0" w:color="auto"/>
            <w:right w:val="none" w:sz="0" w:space="0" w:color="auto"/>
          </w:divBdr>
        </w:div>
      </w:divsChild>
    </w:div>
    <w:div w:id="543256996">
      <w:bodyDiv w:val="1"/>
      <w:marLeft w:val="0"/>
      <w:marRight w:val="0"/>
      <w:marTop w:val="0"/>
      <w:marBottom w:val="0"/>
      <w:divBdr>
        <w:top w:val="none" w:sz="0" w:space="0" w:color="auto"/>
        <w:left w:val="none" w:sz="0" w:space="0" w:color="auto"/>
        <w:bottom w:val="none" w:sz="0" w:space="0" w:color="auto"/>
        <w:right w:val="none" w:sz="0" w:space="0" w:color="auto"/>
      </w:divBdr>
      <w:divsChild>
        <w:div w:id="139809470">
          <w:marLeft w:val="480"/>
          <w:marRight w:val="0"/>
          <w:marTop w:val="0"/>
          <w:marBottom w:val="0"/>
          <w:divBdr>
            <w:top w:val="none" w:sz="0" w:space="0" w:color="auto"/>
            <w:left w:val="none" w:sz="0" w:space="0" w:color="auto"/>
            <w:bottom w:val="none" w:sz="0" w:space="0" w:color="auto"/>
            <w:right w:val="none" w:sz="0" w:space="0" w:color="auto"/>
          </w:divBdr>
        </w:div>
        <w:div w:id="370109331">
          <w:marLeft w:val="480"/>
          <w:marRight w:val="0"/>
          <w:marTop w:val="0"/>
          <w:marBottom w:val="0"/>
          <w:divBdr>
            <w:top w:val="none" w:sz="0" w:space="0" w:color="auto"/>
            <w:left w:val="none" w:sz="0" w:space="0" w:color="auto"/>
            <w:bottom w:val="none" w:sz="0" w:space="0" w:color="auto"/>
            <w:right w:val="none" w:sz="0" w:space="0" w:color="auto"/>
          </w:divBdr>
        </w:div>
        <w:div w:id="419374460">
          <w:marLeft w:val="480"/>
          <w:marRight w:val="0"/>
          <w:marTop w:val="0"/>
          <w:marBottom w:val="0"/>
          <w:divBdr>
            <w:top w:val="none" w:sz="0" w:space="0" w:color="auto"/>
            <w:left w:val="none" w:sz="0" w:space="0" w:color="auto"/>
            <w:bottom w:val="none" w:sz="0" w:space="0" w:color="auto"/>
            <w:right w:val="none" w:sz="0" w:space="0" w:color="auto"/>
          </w:divBdr>
        </w:div>
        <w:div w:id="784740208">
          <w:marLeft w:val="480"/>
          <w:marRight w:val="0"/>
          <w:marTop w:val="0"/>
          <w:marBottom w:val="0"/>
          <w:divBdr>
            <w:top w:val="none" w:sz="0" w:space="0" w:color="auto"/>
            <w:left w:val="none" w:sz="0" w:space="0" w:color="auto"/>
            <w:bottom w:val="none" w:sz="0" w:space="0" w:color="auto"/>
            <w:right w:val="none" w:sz="0" w:space="0" w:color="auto"/>
          </w:divBdr>
        </w:div>
        <w:div w:id="806360839">
          <w:marLeft w:val="480"/>
          <w:marRight w:val="0"/>
          <w:marTop w:val="0"/>
          <w:marBottom w:val="0"/>
          <w:divBdr>
            <w:top w:val="none" w:sz="0" w:space="0" w:color="auto"/>
            <w:left w:val="none" w:sz="0" w:space="0" w:color="auto"/>
            <w:bottom w:val="none" w:sz="0" w:space="0" w:color="auto"/>
            <w:right w:val="none" w:sz="0" w:space="0" w:color="auto"/>
          </w:divBdr>
        </w:div>
      </w:divsChild>
    </w:div>
    <w:div w:id="543295650">
      <w:bodyDiv w:val="1"/>
      <w:marLeft w:val="0"/>
      <w:marRight w:val="0"/>
      <w:marTop w:val="0"/>
      <w:marBottom w:val="0"/>
      <w:divBdr>
        <w:top w:val="none" w:sz="0" w:space="0" w:color="auto"/>
        <w:left w:val="none" w:sz="0" w:space="0" w:color="auto"/>
        <w:bottom w:val="none" w:sz="0" w:space="0" w:color="auto"/>
        <w:right w:val="none" w:sz="0" w:space="0" w:color="auto"/>
      </w:divBdr>
    </w:div>
    <w:div w:id="543370231">
      <w:bodyDiv w:val="1"/>
      <w:marLeft w:val="0"/>
      <w:marRight w:val="0"/>
      <w:marTop w:val="0"/>
      <w:marBottom w:val="0"/>
      <w:divBdr>
        <w:top w:val="none" w:sz="0" w:space="0" w:color="auto"/>
        <w:left w:val="none" w:sz="0" w:space="0" w:color="auto"/>
        <w:bottom w:val="none" w:sz="0" w:space="0" w:color="auto"/>
        <w:right w:val="none" w:sz="0" w:space="0" w:color="auto"/>
      </w:divBdr>
    </w:div>
    <w:div w:id="543372051">
      <w:bodyDiv w:val="1"/>
      <w:marLeft w:val="0"/>
      <w:marRight w:val="0"/>
      <w:marTop w:val="0"/>
      <w:marBottom w:val="0"/>
      <w:divBdr>
        <w:top w:val="none" w:sz="0" w:space="0" w:color="auto"/>
        <w:left w:val="none" w:sz="0" w:space="0" w:color="auto"/>
        <w:bottom w:val="none" w:sz="0" w:space="0" w:color="auto"/>
        <w:right w:val="none" w:sz="0" w:space="0" w:color="auto"/>
      </w:divBdr>
    </w:div>
    <w:div w:id="543568615">
      <w:bodyDiv w:val="1"/>
      <w:marLeft w:val="0"/>
      <w:marRight w:val="0"/>
      <w:marTop w:val="0"/>
      <w:marBottom w:val="0"/>
      <w:divBdr>
        <w:top w:val="none" w:sz="0" w:space="0" w:color="auto"/>
        <w:left w:val="none" w:sz="0" w:space="0" w:color="auto"/>
        <w:bottom w:val="none" w:sz="0" w:space="0" w:color="auto"/>
        <w:right w:val="none" w:sz="0" w:space="0" w:color="auto"/>
      </w:divBdr>
    </w:div>
    <w:div w:id="543710734">
      <w:bodyDiv w:val="1"/>
      <w:marLeft w:val="0"/>
      <w:marRight w:val="0"/>
      <w:marTop w:val="0"/>
      <w:marBottom w:val="0"/>
      <w:divBdr>
        <w:top w:val="none" w:sz="0" w:space="0" w:color="auto"/>
        <w:left w:val="none" w:sz="0" w:space="0" w:color="auto"/>
        <w:bottom w:val="none" w:sz="0" w:space="0" w:color="auto"/>
        <w:right w:val="none" w:sz="0" w:space="0" w:color="auto"/>
      </w:divBdr>
    </w:div>
    <w:div w:id="543715464">
      <w:bodyDiv w:val="1"/>
      <w:marLeft w:val="0"/>
      <w:marRight w:val="0"/>
      <w:marTop w:val="0"/>
      <w:marBottom w:val="0"/>
      <w:divBdr>
        <w:top w:val="none" w:sz="0" w:space="0" w:color="auto"/>
        <w:left w:val="none" w:sz="0" w:space="0" w:color="auto"/>
        <w:bottom w:val="none" w:sz="0" w:space="0" w:color="auto"/>
        <w:right w:val="none" w:sz="0" w:space="0" w:color="auto"/>
      </w:divBdr>
    </w:div>
    <w:div w:id="543832531">
      <w:bodyDiv w:val="1"/>
      <w:marLeft w:val="0"/>
      <w:marRight w:val="0"/>
      <w:marTop w:val="0"/>
      <w:marBottom w:val="0"/>
      <w:divBdr>
        <w:top w:val="none" w:sz="0" w:space="0" w:color="auto"/>
        <w:left w:val="none" w:sz="0" w:space="0" w:color="auto"/>
        <w:bottom w:val="none" w:sz="0" w:space="0" w:color="auto"/>
        <w:right w:val="none" w:sz="0" w:space="0" w:color="auto"/>
      </w:divBdr>
    </w:div>
    <w:div w:id="543911956">
      <w:bodyDiv w:val="1"/>
      <w:marLeft w:val="0"/>
      <w:marRight w:val="0"/>
      <w:marTop w:val="0"/>
      <w:marBottom w:val="0"/>
      <w:divBdr>
        <w:top w:val="none" w:sz="0" w:space="0" w:color="auto"/>
        <w:left w:val="none" w:sz="0" w:space="0" w:color="auto"/>
        <w:bottom w:val="none" w:sz="0" w:space="0" w:color="auto"/>
        <w:right w:val="none" w:sz="0" w:space="0" w:color="auto"/>
      </w:divBdr>
    </w:div>
    <w:div w:id="544096716">
      <w:bodyDiv w:val="1"/>
      <w:marLeft w:val="0"/>
      <w:marRight w:val="0"/>
      <w:marTop w:val="0"/>
      <w:marBottom w:val="0"/>
      <w:divBdr>
        <w:top w:val="none" w:sz="0" w:space="0" w:color="auto"/>
        <w:left w:val="none" w:sz="0" w:space="0" w:color="auto"/>
        <w:bottom w:val="none" w:sz="0" w:space="0" w:color="auto"/>
        <w:right w:val="none" w:sz="0" w:space="0" w:color="auto"/>
      </w:divBdr>
    </w:div>
    <w:div w:id="544292760">
      <w:bodyDiv w:val="1"/>
      <w:marLeft w:val="0"/>
      <w:marRight w:val="0"/>
      <w:marTop w:val="0"/>
      <w:marBottom w:val="0"/>
      <w:divBdr>
        <w:top w:val="none" w:sz="0" w:space="0" w:color="auto"/>
        <w:left w:val="none" w:sz="0" w:space="0" w:color="auto"/>
        <w:bottom w:val="none" w:sz="0" w:space="0" w:color="auto"/>
        <w:right w:val="none" w:sz="0" w:space="0" w:color="auto"/>
      </w:divBdr>
    </w:div>
    <w:div w:id="544295251">
      <w:bodyDiv w:val="1"/>
      <w:marLeft w:val="0"/>
      <w:marRight w:val="0"/>
      <w:marTop w:val="0"/>
      <w:marBottom w:val="0"/>
      <w:divBdr>
        <w:top w:val="none" w:sz="0" w:space="0" w:color="auto"/>
        <w:left w:val="none" w:sz="0" w:space="0" w:color="auto"/>
        <w:bottom w:val="none" w:sz="0" w:space="0" w:color="auto"/>
        <w:right w:val="none" w:sz="0" w:space="0" w:color="auto"/>
      </w:divBdr>
    </w:div>
    <w:div w:id="544410270">
      <w:bodyDiv w:val="1"/>
      <w:marLeft w:val="0"/>
      <w:marRight w:val="0"/>
      <w:marTop w:val="0"/>
      <w:marBottom w:val="0"/>
      <w:divBdr>
        <w:top w:val="none" w:sz="0" w:space="0" w:color="auto"/>
        <w:left w:val="none" w:sz="0" w:space="0" w:color="auto"/>
        <w:bottom w:val="none" w:sz="0" w:space="0" w:color="auto"/>
        <w:right w:val="none" w:sz="0" w:space="0" w:color="auto"/>
      </w:divBdr>
    </w:div>
    <w:div w:id="544565282">
      <w:bodyDiv w:val="1"/>
      <w:marLeft w:val="0"/>
      <w:marRight w:val="0"/>
      <w:marTop w:val="0"/>
      <w:marBottom w:val="0"/>
      <w:divBdr>
        <w:top w:val="none" w:sz="0" w:space="0" w:color="auto"/>
        <w:left w:val="none" w:sz="0" w:space="0" w:color="auto"/>
        <w:bottom w:val="none" w:sz="0" w:space="0" w:color="auto"/>
        <w:right w:val="none" w:sz="0" w:space="0" w:color="auto"/>
      </w:divBdr>
    </w:div>
    <w:div w:id="544683885">
      <w:bodyDiv w:val="1"/>
      <w:marLeft w:val="0"/>
      <w:marRight w:val="0"/>
      <w:marTop w:val="0"/>
      <w:marBottom w:val="0"/>
      <w:divBdr>
        <w:top w:val="none" w:sz="0" w:space="0" w:color="auto"/>
        <w:left w:val="none" w:sz="0" w:space="0" w:color="auto"/>
        <w:bottom w:val="none" w:sz="0" w:space="0" w:color="auto"/>
        <w:right w:val="none" w:sz="0" w:space="0" w:color="auto"/>
      </w:divBdr>
    </w:div>
    <w:div w:id="544871059">
      <w:bodyDiv w:val="1"/>
      <w:marLeft w:val="0"/>
      <w:marRight w:val="0"/>
      <w:marTop w:val="0"/>
      <w:marBottom w:val="0"/>
      <w:divBdr>
        <w:top w:val="none" w:sz="0" w:space="0" w:color="auto"/>
        <w:left w:val="none" w:sz="0" w:space="0" w:color="auto"/>
        <w:bottom w:val="none" w:sz="0" w:space="0" w:color="auto"/>
        <w:right w:val="none" w:sz="0" w:space="0" w:color="auto"/>
      </w:divBdr>
    </w:div>
    <w:div w:id="544875554">
      <w:bodyDiv w:val="1"/>
      <w:marLeft w:val="0"/>
      <w:marRight w:val="0"/>
      <w:marTop w:val="0"/>
      <w:marBottom w:val="0"/>
      <w:divBdr>
        <w:top w:val="none" w:sz="0" w:space="0" w:color="auto"/>
        <w:left w:val="none" w:sz="0" w:space="0" w:color="auto"/>
        <w:bottom w:val="none" w:sz="0" w:space="0" w:color="auto"/>
        <w:right w:val="none" w:sz="0" w:space="0" w:color="auto"/>
      </w:divBdr>
    </w:div>
    <w:div w:id="545063393">
      <w:bodyDiv w:val="1"/>
      <w:marLeft w:val="0"/>
      <w:marRight w:val="0"/>
      <w:marTop w:val="0"/>
      <w:marBottom w:val="0"/>
      <w:divBdr>
        <w:top w:val="none" w:sz="0" w:space="0" w:color="auto"/>
        <w:left w:val="none" w:sz="0" w:space="0" w:color="auto"/>
        <w:bottom w:val="none" w:sz="0" w:space="0" w:color="auto"/>
        <w:right w:val="none" w:sz="0" w:space="0" w:color="auto"/>
      </w:divBdr>
    </w:div>
    <w:div w:id="545063439">
      <w:bodyDiv w:val="1"/>
      <w:marLeft w:val="0"/>
      <w:marRight w:val="0"/>
      <w:marTop w:val="0"/>
      <w:marBottom w:val="0"/>
      <w:divBdr>
        <w:top w:val="none" w:sz="0" w:space="0" w:color="auto"/>
        <w:left w:val="none" w:sz="0" w:space="0" w:color="auto"/>
        <w:bottom w:val="none" w:sz="0" w:space="0" w:color="auto"/>
        <w:right w:val="none" w:sz="0" w:space="0" w:color="auto"/>
      </w:divBdr>
    </w:div>
    <w:div w:id="545067457">
      <w:bodyDiv w:val="1"/>
      <w:marLeft w:val="0"/>
      <w:marRight w:val="0"/>
      <w:marTop w:val="0"/>
      <w:marBottom w:val="0"/>
      <w:divBdr>
        <w:top w:val="none" w:sz="0" w:space="0" w:color="auto"/>
        <w:left w:val="none" w:sz="0" w:space="0" w:color="auto"/>
        <w:bottom w:val="none" w:sz="0" w:space="0" w:color="auto"/>
        <w:right w:val="none" w:sz="0" w:space="0" w:color="auto"/>
      </w:divBdr>
    </w:div>
    <w:div w:id="545223275">
      <w:bodyDiv w:val="1"/>
      <w:marLeft w:val="0"/>
      <w:marRight w:val="0"/>
      <w:marTop w:val="0"/>
      <w:marBottom w:val="0"/>
      <w:divBdr>
        <w:top w:val="none" w:sz="0" w:space="0" w:color="auto"/>
        <w:left w:val="none" w:sz="0" w:space="0" w:color="auto"/>
        <w:bottom w:val="none" w:sz="0" w:space="0" w:color="auto"/>
        <w:right w:val="none" w:sz="0" w:space="0" w:color="auto"/>
      </w:divBdr>
    </w:div>
    <w:div w:id="545261678">
      <w:bodyDiv w:val="1"/>
      <w:marLeft w:val="0"/>
      <w:marRight w:val="0"/>
      <w:marTop w:val="0"/>
      <w:marBottom w:val="0"/>
      <w:divBdr>
        <w:top w:val="none" w:sz="0" w:space="0" w:color="auto"/>
        <w:left w:val="none" w:sz="0" w:space="0" w:color="auto"/>
        <w:bottom w:val="none" w:sz="0" w:space="0" w:color="auto"/>
        <w:right w:val="none" w:sz="0" w:space="0" w:color="auto"/>
      </w:divBdr>
    </w:div>
    <w:div w:id="545264485">
      <w:bodyDiv w:val="1"/>
      <w:marLeft w:val="0"/>
      <w:marRight w:val="0"/>
      <w:marTop w:val="0"/>
      <w:marBottom w:val="0"/>
      <w:divBdr>
        <w:top w:val="none" w:sz="0" w:space="0" w:color="auto"/>
        <w:left w:val="none" w:sz="0" w:space="0" w:color="auto"/>
        <w:bottom w:val="none" w:sz="0" w:space="0" w:color="auto"/>
        <w:right w:val="none" w:sz="0" w:space="0" w:color="auto"/>
      </w:divBdr>
    </w:div>
    <w:div w:id="545333397">
      <w:bodyDiv w:val="1"/>
      <w:marLeft w:val="0"/>
      <w:marRight w:val="0"/>
      <w:marTop w:val="0"/>
      <w:marBottom w:val="0"/>
      <w:divBdr>
        <w:top w:val="none" w:sz="0" w:space="0" w:color="auto"/>
        <w:left w:val="none" w:sz="0" w:space="0" w:color="auto"/>
        <w:bottom w:val="none" w:sz="0" w:space="0" w:color="auto"/>
        <w:right w:val="none" w:sz="0" w:space="0" w:color="auto"/>
      </w:divBdr>
    </w:div>
    <w:div w:id="545340716">
      <w:bodyDiv w:val="1"/>
      <w:marLeft w:val="0"/>
      <w:marRight w:val="0"/>
      <w:marTop w:val="0"/>
      <w:marBottom w:val="0"/>
      <w:divBdr>
        <w:top w:val="none" w:sz="0" w:space="0" w:color="auto"/>
        <w:left w:val="none" w:sz="0" w:space="0" w:color="auto"/>
        <w:bottom w:val="none" w:sz="0" w:space="0" w:color="auto"/>
        <w:right w:val="none" w:sz="0" w:space="0" w:color="auto"/>
      </w:divBdr>
    </w:div>
    <w:div w:id="545341202">
      <w:bodyDiv w:val="1"/>
      <w:marLeft w:val="0"/>
      <w:marRight w:val="0"/>
      <w:marTop w:val="0"/>
      <w:marBottom w:val="0"/>
      <w:divBdr>
        <w:top w:val="none" w:sz="0" w:space="0" w:color="auto"/>
        <w:left w:val="none" w:sz="0" w:space="0" w:color="auto"/>
        <w:bottom w:val="none" w:sz="0" w:space="0" w:color="auto"/>
        <w:right w:val="none" w:sz="0" w:space="0" w:color="auto"/>
      </w:divBdr>
    </w:div>
    <w:div w:id="545412644">
      <w:bodyDiv w:val="1"/>
      <w:marLeft w:val="0"/>
      <w:marRight w:val="0"/>
      <w:marTop w:val="0"/>
      <w:marBottom w:val="0"/>
      <w:divBdr>
        <w:top w:val="none" w:sz="0" w:space="0" w:color="auto"/>
        <w:left w:val="none" w:sz="0" w:space="0" w:color="auto"/>
        <w:bottom w:val="none" w:sz="0" w:space="0" w:color="auto"/>
        <w:right w:val="none" w:sz="0" w:space="0" w:color="auto"/>
      </w:divBdr>
    </w:div>
    <w:div w:id="545414620">
      <w:bodyDiv w:val="1"/>
      <w:marLeft w:val="0"/>
      <w:marRight w:val="0"/>
      <w:marTop w:val="0"/>
      <w:marBottom w:val="0"/>
      <w:divBdr>
        <w:top w:val="none" w:sz="0" w:space="0" w:color="auto"/>
        <w:left w:val="none" w:sz="0" w:space="0" w:color="auto"/>
        <w:bottom w:val="none" w:sz="0" w:space="0" w:color="auto"/>
        <w:right w:val="none" w:sz="0" w:space="0" w:color="auto"/>
      </w:divBdr>
    </w:div>
    <w:div w:id="545527774">
      <w:bodyDiv w:val="1"/>
      <w:marLeft w:val="0"/>
      <w:marRight w:val="0"/>
      <w:marTop w:val="0"/>
      <w:marBottom w:val="0"/>
      <w:divBdr>
        <w:top w:val="none" w:sz="0" w:space="0" w:color="auto"/>
        <w:left w:val="none" w:sz="0" w:space="0" w:color="auto"/>
        <w:bottom w:val="none" w:sz="0" w:space="0" w:color="auto"/>
        <w:right w:val="none" w:sz="0" w:space="0" w:color="auto"/>
      </w:divBdr>
    </w:div>
    <w:div w:id="545604501">
      <w:bodyDiv w:val="1"/>
      <w:marLeft w:val="0"/>
      <w:marRight w:val="0"/>
      <w:marTop w:val="0"/>
      <w:marBottom w:val="0"/>
      <w:divBdr>
        <w:top w:val="none" w:sz="0" w:space="0" w:color="auto"/>
        <w:left w:val="none" w:sz="0" w:space="0" w:color="auto"/>
        <w:bottom w:val="none" w:sz="0" w:space="0" w:color="auto"/>
        <w:right w:val="none" w:sz="0" w:space="0" w:color="auto"/>
      </w:divBdr>
    </w:div>
    <w:div w:id="545607225">
      <w:bodyDiv w:val="1"/>
      <w:marLeft w:val="0"/>
      <w:marRight w:val="0"/>
      <w:marTop w:val="0"/>
      <w:marBottom w:val="0"/>
      <w:divBdr>
        <w:top w:val="none" w:sz="0" w:space="0" w:color="auto"/>
        <w:left w:val="none" w:sz="0" w:space="0" w:color="auto"/>
        <w:bottom w:val="none" w:sz="0" w:space="0" w:color="auto"/>
        <w:right w:val="none" w:sz="0" w:space="0" w:color="auto"/>
      </w:divBdr>
    </w:div>
    <w:div w:id="545676749">
      <w:bodyDiv w:val="1"/>
      <w:marLeft w:val="0"/>
      <w:marRight w:val="0"/>
      <w:marTop w:val="0"/>
      <w:marBottom w:val="0"/>
      <w:divBdr>
        <w:top w:val="none" w:sz="0" w:space="0" w:color="auto"/>
        <w:left w:val="none" w:sz="0" w:space="0" w:color="auto"/>
        <w:bottom w:val="none" w:sz="0" w:space="0" w:color="auto"/>
        <w:right w:val="none" w:sz="0" w:space="0" w:color="auto"/>
      </w:divBdr>
    </w:div>
    <w:div w:id="545681847">
      <w:bodyDiv w:val="1"/>
      <w:marLeft w:val="0"/>
      <w:marRight w:val="0"/>
      <w:marTop w:val="0"/>
      <w:marBottom w:val="0"/>
      <w:divBdr>
        <w:top w:val="none" w:sz="0" w:space="0" w:color="auto"/>
        <w:left w:val="none" w:sz="0" w:space="0" w:color="auto"/>
        <w:bottom w:val="none" w:sz="0" w:space="0" w:color="auto"/>
        <w:right w:val="none" w:sz="0" w:space="0" w:color="auto"/>
      </w:divBdr>
    </w:div>
    <w:div w:id="545722451">
      <w:bodyDiv w:val="1"/>
      <w:marLeft w:val="0"/>
      <w:marRight w:val="0"/>
      <w:marTop w:val="0"/>
      <w:marBottom w:val="0"/>
      <w:divBdr>
        <w:top w:val="none" w:sz="0" w:space="0" w:color="auto"/>
        <w:left w:val="none" w:sz="0" w:space="0" w:color="auto"/>
        <w:bottom w:val="none" w:sz="0" w:space="0" w:color="auto"/>
        <w:right w:val="none" w:sz="0" w:space="0" w:color="auto"/>
      </w:divBdr>
      <w:divsChild>
        <w:div w:id="719745400">
          <w:marLeft w:val="274"/>
          <w:marRight w:val="0"/>
          <w:marTop w:val="0"/>
          <w:marBottom w:val="0"/>
          <w:divBdr>
            <w:top w:val="none" w:sz="0" w:space="0" w:color="auto"/>
            <w:left w:val="none" w:sz="0" w:space="0" w:color="auto"/>
            <w:bottom w:val="none" w:sz="0" w:space="0" w:color="auto"/>
            <w:right w:val="none" w:sz="0" w:space="0" w:color="auto"/>
          </w:divBdr>
        </w:div>
      </w:divsChild>
    </w:div>
    <w:div w:id="545722614">
      <w:bodyDiv w:val="1"/>
      <w:marLeft w:val="0"/>
      <w:marRight w:val="0"/>
      <w:marTop w:val="0"/>
      <w:marBottom w:val="0"/>
      <w:divBdr>
        <w:top w:val="none" w:sz="0" w:space="0" w:color="auto"/>
        <w:left w:val="none" w:sz="0" w:space="0" w:color="auto"/>
        <w:bottom w:val="none" w:sz="0" w:space="0" w:color="auto"/>
        <w:right w:val="none" w:sz="0" w:space="0" w:color="auto"/>
      </w:divBdr>
    </w:div>
    <w:div w:id="545726178">
      <w:bodyDiv w:val="1"/>
      <w:marLeft w:val="0"/>
      <w:marRight w:val="0"/>
      <w:marTop w:val="0"/>
      <w:marBottom w:val="0"/>
      <w:divBdr>
        <w:top w:val="none" w:sz="0" w:space="0" w:color="auto"/>
        <w:left w:val="none" w:sz="0" w:space="0" w:color="auto"/>
        <w:bottom w:val="none" w:sz="0" w:space="0" w:color="auto"/>
        <w:right w:val="none" w:sz="0" w:space="0" w:color="auto"/>
      </w:divBdr>
    </w:div>
    <w:div w:id="545870251">
      <w:bodyDiv w:val="1"/>
      <w:marLeft w:val="0"/>
      <w:marRight w:val="0"/>
      <w:marTop w:val="0"/>
      <w:marBottom w:val="0"/>
      <w:divBdr>
        <w:top w:val="none" w:sz="0" w:space="0" w:color="auto"/>
        <w:left w:val="none" w:sz="0" w:space="0" w:color="auto"/>
        <w:bottom w:val="none" w:sz="0" w:space="0" w:color="auto"/>
        <w:right w:val="none" w:sz="0" w:space="0" w:color="auto"/>
      </w:divBdr>
    </w:div>
    <w:div w:id="545875314">
      <w:bodyDiv w:val="1"/>
      <w:marLeft w:val="0"/>
      <w:marRight w:val="0"/>
      <w:marTop w:val="0"/>
      <w:marBottom w:val="0"/>
      <w:divBdr>
        <w:top w:val="none" w:sz="0" w:space="0" w:color="auto"/>
        <w:left w:val="none" w:sz="0" w:space="0" w:color="auto"/>
        <w:bottom w:val="none" w:sz="0" w:space="0" w:color="auto"/>
        <w:right w:val="none" w:sz="0" w:space="0" w:color="auto"/>
      </w:divBdr>
    </w:div>
    <w:div w:id="546139650">
      <w:bodyDiv w:val="1"/>
      <w:marLeft w:val="0"/>
      <w:marRight w:val="0"/>
      <w:marTop w:val="0"/>
      <w:marBottom w:val="0"/>
      <w:divBdr>
        <w:top w:val="none" w:sz="0" w:space="0" w:color="auto"/>
        <w:left w:val="none" w:sz="0" w:space="0" w:color="auto"/>
        <w:bottom w:val="none" w:sz="0" w:space="0" w:color="auto"/>
        <w:right w:val="none" w:sz="0" w:space="0" w:color="auto"/>
      </w:divBdr>
    </w:div>
    <w:div w:id="546185031">
      <w:bodyDiv w:val="1"/>
      <w:marLeft w:val="0"/>
      <w:marRight w:val="0"/>
      <w:marTop w:val="0"/>
      <w:marBottom w:val="0"/>
      <w:divBdr>
        <w:top w:val="none" w:sz="0" w:space="0" w:color="auto"/>
        <w:left w:val="none" w:sz="0" w:space="0" w:color="auto"/>
        <w:bottom w:val="none" w:sz="0" w:space="0" w:color="auto"/>
        <w:right w:val="none" w:sz="0" w:space="0" w:color="auto"/>
      </w:divBdr>
    </w:div>
    <w:div w:id="546187277">
      <w:bodyDiv w:val="1"/>
      <w:marLeft w:val="0"/>
      <w:marRight w:val="0"/>
      <w:marTop w:val="0"/>
      <w:marBottom w:val="0"/>
      <w:divBdr>
        <w:top w:val="none" w:sz="0" w:space="0" w:color="auto"/>
        <w:left w:val="none" w:sz="0" w:space="0" w:color="auto"/>
        <w:bottom w:val="none" w:sz="0" w:space="0" w:color="auto"/>
        <w:right w:val="none" w:sz="0" w:space="0" w:color="auto"/>
      </w:divBdr>
    </w:div>
    <w:div w:id="546187703">
      <w:bodyDiv w:val="1"/>
      <w:marLeft w:val="0"/>
      <w:marRight w:val="0"/>
      <w:marTop w:val="0"/>
      <w:marBottom w:val="0"/>
      <w:divBdr>
        <w:top w:val="none" w:sz="0" w:space="0" w:color="auto"/>
        <w:left w:val="none" w:sz="0" w:space="0" w:color="auto"/>
        <w:bottom w:val="none" w:sz="0" w:space="0" w:color="auto"/>
        <w:right w:val="none" w:sz="0" w:space="0" w:color="auto"/>
      </w:divBdr>
    </w:div>
    <w:div w:id="546380869">
      <w:bodyDiv w:val="1"/>
      <w:marLeft w:val="0"/>
      <w:marRight w:val="0"/>
      <w:marTop w:val="0"/>
      <w:marBottom w:val="0"/>
      <w:divBdr>
        <w:top w:val="none" w:sz="0" w:space="0" w:color="auto"/>
        <w:left w:val="none" w:sz="0" w:space="0" w:color="auto"/>
        <w:bottom w:val="none" w:sz="0" w:space="0" w:color="auto"/>
        <w:right w:val="none" w:sz="0" w:space="0" w:color="auto"/>
      </w:divBdr>
    </w:div>
    <w:div w:id="546382659">
      <w:bodyDiv w:val="1"/>
      <w:marLeft w:val="0"/>
      <w:marRight w:val="0"/>
      <w:marTop w:val="0"/>
      <w:marBottom w:val="0"/>
      <w:divBdr>
        <w:top w:val="none" w:sz="0" w:space="0" w:color="auto"/>
        <w:left w:val="none" w:sz="0" w:space="0" w:color="auto"/>
        <w:bottom w:val="none" w:sz="0" w:space="0" w:color="auto"/>
        <w:right w:val="none" w:sz="0" w:space="0" w:color="auto"/>
      </w:divBdr>
    </w:div>
    <w:div w:id="546455420">
      <w:bodyDiv w:val="1"/>
      <w:marLeft w:val="0"/>
      <w:marRight w:val="0"/>
      <w:marTop w:val="0"/>
      <w:marBottom w:val="0"/>
      <w:divBdr>
        <w:top w:val="none" w:sz="0" w:space="0" w:color="auto"/>
        <w:left w:val="none" w:sz="0" w:space="0" w:color="auto"/>
        <w:bottom w:val="none" w:sz="0" w:space="0" w:color="auto"/>
        <w:right w:val="none" w:sz="0" w:space="0" w:color="auto"/>
      </w:divBdr>
    </w:div>
    <w:div w:id="546458656">
      <w:bodyDiv w:val="1"/>
      <w:marLeft w:val="0"/>
      <w:marRight w:val="0"/>
      <w:marTop w:val="0"/>
      <w:marBottom w:val="0"/>
      <w:divBdr>
        <w:top w:val="none" w:sz="0" w:space="0" w:color="auto"/>
        <w:left w:val="none" w:sz="0" w:space="0" w:color="auto"/>
        <w:bottom w:val="none" w:sz="0" w:space="0" w:color="auto"/>
        <w:right w:val="none" w:sz="0" w:space="0" w:color="auto"/>
      </w:divBdr>
    </w:div>
    <w:div w:id="546531463">
      <w:bodyDiv w:val="1"/>
      <w:marLeft w:val="0"/>
      <w:marRight w:val="0"/>
      <w:marTop w:val="0"/>
      <w:marBottom w:val="0"/>
      <w:divBdr>
        <w:top w:val="none" w:sz="0" w:space="0" w:color="auto"/>
        <w:left w:val="none" w:sz="0" w:space="0" w:color="auto"/>
        <w:bottom w:val="none" w:sz="0" w:space="0" w:color="auto"/>
        <w:right w:val="none" w:sz="0" w:space="0" w:color="auto"/>
      </w:divBdr>
    </w:div>
    <w:div w:id="546571219">
      <w:bodyDiv w:val="1"/>
      <w:marLeft w:val="0"/>
      <w:marRight w:val="0"/>
      <w:marTop w:val="0"/>
      <w:marBottom w:val="0"/>
      <w:divBdr>
        <w:top w:val="none" w:sz="0" w:space="0" w:color="auto"/>
        <w:left w:val="none" w:sz="0" w:space="0" w:color="auto"/>
        <w:bottom w:val="none" w:sz="0" w:space="0" w:color="auto"/>
        <w:right w:val="none" w:sz="0" w:space="0" w:color="auto"/>
      </w:divBdr>
    </w:div>
    <w:div w:id="546723061">
      <w:bodyDiv w:val="1"/>
      <w:marLeft w:val="0"/>
      <w:marRight w:val="0"/>
      <w:marTop w:val="0"/>
      <w:marBottom w:val="0"/>
      <w:divBdr>
        <w:top w:val="none" w:sz="0" w:space="0" w:color="auto"/>
        <w:left w:val="none" w:sz="0" w:space="0" w:color="auto"/>
        <w:bottom w:val="none" w:sz="0" w:space="0" w:color="auto"/>
        <w:right w:val="none" w:sz="0" w:space="0" w:color="auto"/>
      </w:divBdr>
    </w:div>
    <w:div w:id="546911025">
      <w:bodyDiv w:val="1"/>
      <w:marLeft w:val="0"/>
      <w:marRight w:val="0"/>
      <w:marTop w:val="0"/>
      <w:marBottom w:val="0"/>
      <w:divBdr>
        <w:top w:val="none" w:sz="0" w:space="0" w:color="auto"/>
        <w:left w:val="none" w:sz="0" w:space="0" w:color="auto"/>
        <w:bottom w:val="none" w:sz="0" w:space="0" w:color="auto"/>
        <w:right w:val="none" w:sz="0" w:space="0" w:color="auto"/>
      </w:divBdr>
    </w:div>
    <w:div w:id="546914316">
      <w:bodyDiv w:val="1"/>
      <w:marLeft w:val="0"/>
      <w:marRight w:val="0"/>
      <w:marTop w:val="0"/>
      <w:marBottom w:val="0"/>
      <w:divBdr>
        <w:top w:val="none" w:sz="0" w:space="0" w:color="auto"/>
        <w:left w:val="none" w:sz="0" w:space="0" w:color="auto"/>
        <w:bottom w:val="none" w:sz="0" w:space="0" w:color="auto"/>
        <w:right w:val="none" w:sz="0" w:space="0" w:color="auto"/>
      </w:divBdr>
    </w:div>
    <w:div w:id="546990774">
      <w:bodyDiv w:val="1"/>
      <w:marLeft w:val="0"/>
      <w:marRight w:val="0"/>
      <w:marTop w:val="0"/>
      <w:marBottom w:val="0"/>
      <w:divBdr>
        <w:top w:val="none" w:sz="0" w:space="0" w:color="auto"/>
        <w:left w:val="none" w:sz="0" w:space="0" w:color="auto"/>
        <w:bottom w:val="none" w:sz="0" w:space="0" w:color="auto"/>
        <w:right w:val="none" w:sz="0" w:space="0" w:color="auto"/>
      </w:divBdr>
    </w:div>
    <w:div w:id="547031815">
      <w:bodyDiv w:val="1"/>
      <w:marLeft w:val="0"/>
      <w:marRight w:val="0"/>
      <w:marTop w:val="0"/>
      <w:marBottom w:val="0"/>
      <w:divBdr>
        <w:top w:val="none" w:sz="0" w:space="0" w:color="auto"/>
        <w:left w:val="none" w:sz="0" w:space="0" w:color="auto"/>
        <w:bottom w:val="none" w:sz="0" w:space="0" w:color="auto"/>
        <w:right w:val="none" w:sz="0" w:space="0" w:color="auto"/>
      </w:divBdr>
    </w:div>
    <w:div w:id="547105271">
      <w:bodyDiv w:val="1"/>
      <w:marLeft w:val="0"/>
      <w:marRight w:val="0"/>
      <w:marTop w:val="0"/>
      <w:marBottom w:val="0"/>
      <w:divBdr>
        <w:top w:val="none" w:sz="0" w:space="0" w:color="auto"/>
        <w:left w:val="none" w:sz="0" w:space="0" w:color="auto"/>
        <w:bottom w:val="none" w:sz="0" w:space="0" w:color="auto"/>
        <w:right w:val="none" w:sz="0" w:space="0" w:color="auto"/>
      </w:divBdr>
    </w:div>
    <w:div w:id="547182752">
      <w:bodyDiv w:val="1"/>
      <w:marLeft w:val="0"/>
      <w:marRight w:val="0"/>
      <w:marTop w:val="0"/>
      <w:marBottom w:val="0"/>
      <w:divBdr>
        <w:top w:val="none" w:sz="0" w:space="0" w:color="auto"/>
        <w:left w:val="none" w:sz="0" w:space="0" w:color="auto"/>
        <w:bottom w:val="none" w:sz="0" w:space="0" w:color="auto"/>
        <w:right w:val="none" w:sz="0" w:space="0" w:color="auto"/>
      </w:divBdr>
      <w:divsChild>
        <w:div w:id="56824709">
          <w:marLeft w:val="480"/>
          <w:marRight w:val="0"/>
          <w:marTop w:val="0"/>
          <w:marBottom w:val="0"/>
          <w:divBdr>
            <w:top w:val="none" w:sz="0" w:space="0" w:color="auto"/>
            <w:left w:val="none" w:sz="0" w:space="0" w:color="auto"/>
            <w:bottom w:val="none" w:sz="0" w:space="0" w:color="auto"/>
            <w:right w:val="none" w:sz="0" w:space="0" w:color="auto"/>
          </w:divBdr>
        </w:div>
        <w:div w:id="168524374">
          <w:marLeft w:val="480"/>
          <w:marRight w:val="0"/>
          <w:marTop w:val="0"/>
          <w:marBottom w:val="0"/>
          <w:divBdr>
            <w:top w:val="none" w:sz="0" w:space="0" w:color="auto"/>
            <w:left w:val="none" w:sz="0" w:space="0" w:color="auto"/>
            <w:bottom w:val="none" w:sz="0" w:space="0" w:color="auto"/>
            <w:right w:val="none" w:sz="0" w:space="0" w:color="auto"/>
          </w:divBdr>
        </w:div>
        <w:div w:id="193613501">
          <w:marLeft w:val="480"/>
          <w:marRight w:val="0"/>
          <w:marTop w:val="0"/>
          <w:marBottom w:val="0"/>
          <w:divBdr>
            <w:top w:val="none" w:sz="0" w:space="0" w:color="auto"/>
            <w:left w:val="none" w:sz="0" w:space="0" w:color="auto"/>
            <w:bottom w:val="none" w:sz="0" w:space="0" w:color="auto"/>
            <w:right w:val="none" w:sz="0" w:space="0" w:color="auto"/>
          </w:divBdr>
        </w:div>
        <w:div w:id="373123577">
          <w:marLeft w:val="480"/>
          <w:marRight w:val="0"/>
          <w:marTop w:val="0"/>
          <w:marBottom w:val="0"/>
          <w:divBdr>
            <w:top w:val="none" w:sz="0" w:space="0" w:color="auto"/>
            <w:left w:val="none" w:sz="0" w:space="0" w:color="auto"/>
            <w:bottom w:val="none" w:sz="0" w:space="0" w:color="auto"/>
            <w:right w:val="none" w:sz="0" w:space="0" w:color="auto"/>
          </w:divBdr>
        </w:div>
        <w:div w:id="438304812">
          <w:marLeft w:val="480"/>
          <w:marRight w:val="0"/>
          <w:marTop w:val="0"/>
          <w:marBottom w:val="0"/>
          <w:divBdr>
            <w:top w:val="none" w:sz="0" w:space="0" w:color="auto"/>
            <w:left w:val="none" w:sz="0" w:space="0" w:color="auto"/>
            <w:bottom w:val="none" w:sz="0" w:space="0" w:color="auto"/>
            <w:right w:val="none" w:sz="0" w:space="0" w:color="auto"/>
          </w:divBdr>
        </w:div>
        <w:div w:id="536629360">
          <w:marLeft w:val="480"/>
          <w:marRight w:val="0"/>
          <w:marTop w:val="0"/>
          <w:marBottom w:val="0"/>
          <w:divBdr>
            <w:top w:val="none" w:sz="0" w:space="0" w:color="auto"/>
            <w:left w:val="none" w:sz="0" w:space="0" w:color="auto"/>
            <w:bottom w:val="none" w:sz="0" w:space="0" w:color="auto"/>
            <w:right w:val="none" w:sz="0" w:space="0" w:color="auto"/>
          </w:divBdr>
        </w:div>
        <w:div w:id="544099160">
          <w:marLeft w:val="480"/>
          <w:marRight w:val="0"/>
          <w:marTop w:val="0"/>
          <w:marBottom w:val="0"/>
          <w:divBdr>
            <w:top w:val="none" w:sz="0" w:space="0" w:color="auto"/>
            <w:left w:val="none" w:sz="0" w:space="0" w:color="auto"/>
            <w:bottom w:val="none" w:sz="0" w:space="0" w:color="auto"/>
            <w:right w:val="none" w:sz="0" w:space="0" w:color="auto"/>
          </w:divBdr>
        </w:div>
        <w:div w:id="623196176">
          <w:marLeft w:val="480"/>
          <w:marRight w:val="0"/>
          <w:marTop w:val="0"/>
          <w:marBottom w:val="0"/>
          <w:divBdr>
            <w:top w:val="none" w:sz="0" w:space="0" w:color="auto"/>
            <w:left w:val="none" w:sz="0" w:space="0" w:color="auto"/>
            <w:bottom w:val="none" w:sz="0" w:space="0" w:color="auto"/>
            <w:right w:val="none" w:sz="0" w:space="0" w:color="auto"/>
          </w:divBdr>
        </w:div>
        <w:div w:id="644509229">
          <w:marLeft w:val="480"/>
          <w:marRight w:val="0"/>
          <w:marTop w:val="0"/>
          <w:marBottom w:val="0"/>
          <w:divBdr>
            <w:top w:val="none" w:sz="0" w:space="0" w:color="auto"/>
            <w:left w:val="none" w:sz="0" w:space="0" w:color="auto"/>
            <w:bottom w:val="none" w:sz="0" w:space="0" w:color="auto"/>
            <w:right w:val="none" w:sz="0" w:space="0" w:color="auto"/>
          </w:divBdr>
        </w:div>
        <w:div w:id="685592253">
          <w:marLeft w:val="480"/>
          <w:marRight w:val="0"/>
          <w:marTop w:val="0"/>
          <w:marBottom w:val="0"/>
          <w:divBdr>
            <w:top w:val="none" w:sz="0" w:space="0" w:color="auto"/>
            <w:left w:val="none" w:sz="0" w:space="0" w:color="auto"/>
            <w:bottom w:val="none" w:sz="0" w:space="0" w:color="auto"/>
            <w:right w:val="none" w:sz="0" w:space="0" w:color="auto"/>
          </w:divBdr>
        </w:div>
        <w:div w:id="761224525">
          <w:marLeft w:val="480"/>
          <w:marRight w:val="0"/>
          <w:marTop w:val="0"/>
          <w:marBottom w:val="0"/>
          <w:divBdr>
            <w:top w:val="none" w:sz="0" w:space="0" w:color="auto"/>
            <w:left w:val="none" w:sz="0" w:space="0" w:color="auto"/>
            <w:bottom w:val="none" w:sz="0" w:space="0" w:color="auto"/>
            <w:right w:val="none" w:sz="0" w:space="0" w:color="auto"/>
          </w:divBdr>
        </w:div>
        <w:div w:id="827405520">
          <w:marLeft w:val="480"/>
          <w:marRight w:val="0"/>
          <w:marTop w:val="0"/>
          <w:marBottom w:val="0"/>
          <w:divBdr>
            <w:top w:val="none" w:sz="0" w:space="0" w:color="auto"/>
            <w:left w:val="none" w:sz="0" w:space="0" w:color="auto"/>
            <w:bottom w:val="none" w:sz="0" w:space="0" w:color="auto"/>
            <w:right w:val="none" w:sz="0" w:space="0" w:color="auto"/>
          </w:divBdr>
        </w:div>
      </w:divsChild>
    </w:div>
    <w:div w:id="547183175">
      <w:bodyDiv w:val="1"/>
      <w:marLeft w:val="0"/>
      <w:marRight w:val="0"/>
      <w:marTop w:val="0"/>
      <w:marBottom w:val="0"/>
      <w:divBdr>
        <w:top w:val="none" w:sz="0" w:space="0" w:color="auto"/>
        <w:left w:val="none" w:sz="0" w:space="0" w:color="auto"/>
        <w:bottom w:val="none" w:sz="0" w:space="0" w:color="auto"/>
        <w:right w:val="none" w:sz="0" w:space="0" w:color="auto"/>
      </w:divBdr>
    </w:div>
    <w:div w:id="547306222">
      <w:bodyDiv w:val="1"/>
      <w:marLeft w:val="0"/>
      <w:marRight w:val="0"/>
      <w:marTop w:val="0"/>
      <w:marBottom w:val="0"/>
      <w:divBdr>
        <w:top w:val="none" w:sz="0" w:space="0" w:color="auto"/>
        <w:left w:val="none" w:sz="0" w:space="0" w:color="auto"/>
        <w:bottom w:val="none" w:sz="0" w:space="0" w:color="auto"/>
        <w:right w:val="none" w:sz="0" w:space="0" w:color="auto"/>
      </w:divBdr>
    </w:div>
    <w:div w:id="547450764">
      <w:bodyDiv w:val="1"/>
      <w:marLeft w:val="0"/>
      <w:marRight w:val="0"/>
      <w:marTop w:val="0"/>
      <w:marBottom w:val="0"/>
      <w:divBdr>
        <w:top w:val="none" w:sz="0" w:space="0" w:color="auto"/>
        <w:left w:val="none" w:sz="0" w:space="0" w:color="auto"/>
        <w:bottom w:val="none" w:sz="0" w:space="0" w:color="auto"/>
        <w:right w:val="none" w:sz="0" w:space="0" w:color="auto"/>
      </w:divBdr>
    </w:div>
    <w:div w:id="547451399">
      <w:bodyDiv w:val="1"/>
      <w:marLeft w:val="0"/>
      <w:marRight w:val="0"/>
      <w:marTop w:val="0"/>
      <w:marBottom w:val="0"/>
      <w:divBdr>
        <w:top w:val="none" w:sz="0" w:space="0" w:color="auto"/>
        <w:left w:val="none" w:sz="0" w:space="0" w:color="auto"/>
        <w:bottom w:val="none" w:sz="0" w:space="0" w:color="auto"/>
        <w:right w:val="none" w:sz="0" w:space="0" w:color="auto"/>
      </w:divBdr>
    </w:div>
    <w:div w:id="547496248">
      <w:bodyDiv w:val="1"/>
      <w:marLeft w:val="0"/>
      <w:marRight w:val="0"/>
      <w:marTop w:val="0"/>
      <w:marBottom w:val="0"/>
      <w:divBdr>
        <w:top w:val="none" w:sz="0" w:space="0" w:color="auto"/>
        <w:left w:val="none" w:sz="0" w:space="0" w:color="auto"/>
        <w:bottom w:val="none" w:sz="0" w:space="0" w:color="auto"/>
        <w:right w:val="none" w:sz="0" w:space="0" w:color="auto"/>
      </w:divBdr>
    </w:div>
    <w:div w:id="547574203">
      <w:bodyDiv w:val="1"/>
      <w:marLeft w:val="0"/>
      <w:marRight w:val="0"/>
      <w:marTop w:val="0"/>
      <w:marBottom w:val="0"/>
      <w:divBdr>
        <w:top w:val="none" w:sz="0" w:space="0" w:color="auto"/>
        <w:left w:val="none" w:sz="0" w:space="0" w:color="auto"/>
        <w:bottom w:val="none" w:sz="0" w:space="0" w:color="auto"/>
        <w:right w:val="none" w:sz="0" w:space="0" w:color="auto"/>
      </w:divBdr>
    </w:div>
    <w:div w:id="547649179">
      <w:bodyDiv w:val="1"/>
      <w:marLeft w:val="0"/>
      <w:marRight w:val="0"/>
      <w:marTop w:val="0"/>
      <w:marBottom w:val="0"/>
      <w:divBdr>
        <w:top w:val="none" w:sz="0" w:space="0" w:color="auto"/>
        <w:left w:val="none" w:sz="0" w:space="0" w:color="auto"/>
        <w:bottom w:val="none" w:sz="0" w:space="0" w:color="auto"/>
        <w:right w:val="none" w:sz="0" w:space="0" w:color="auto"/>
      </w:divBdr>
    </w:div>
    <w:div w:id="547686173">
      <w:bodyDiv w:val="1"/>
      <w:marLeft w:val="0"/>
      <w:marRight w:val="0"/>
      <w:marTop w:val="0"/>
      <w:marBottom w:val="0"/>
      <w:divBdr>
        <w:top w:val="none" w:sz="0" w:space="0" w:color="auto"/>
        <w:left w:val="none" w:sz="0" w:space="0" w:color="auto"/>
        <w:bottom w:val="none" w:sz="0" w:space="0" w:color="auto"/>
        <w:right w:val="none" w:sz="0" w:space="0" w:color="auto"/>
      </w:divBdr>
      <w:divsChild>
        <w:div w:id="793989494">
          <w:marLeft w:val="480"/>
          <w:marRight w:val="0"/>
          <w:marTop w:val="0"/>
          <w:marBottom w:val="0"/>
          <w:divBdr>
            <w:top w:val="none" w:sz="0" w:space="0" w:color="auto"/>
            <w:left w:val="none" w:sz="0" w:space="0" w:color="auto"/>
            <w:bottom w:val="none" w:sz="0" w:space="0" w:color="auto"/>
            <w:right w:val="none" w:sz="0" w:space="0" w:color="auto"/>
          </w:divBdr>
        </w:div>
        <w:div w:id="1951863190">
          <w:marLeft w:val="480"/>
          <w:marRight w:val="0"/>
          <w:marTop w:val="0"/>
          <w:marBottom w:val="0"/>
          <w:divBdr>
            <w:top w:val="none" w:sz="0" w:space="0" w:color="auto"/>
            <w:left w:val="none" w:sz="0" w:space="0" w:color="auto"/>
            <w:bottom w:val="none" w:sz="0" w:space="0" w:color="auto"/>
            <w:right w:val="none" w:sz="0" w:space="0" w:color="auto"/>
          </w:divBdr>
        </w:div>
        <w:div w:id="1885673143">
          <w:marLeft w:val="480"/>
          <w:marRight w:val="0"/>
          <w:marTop w:val="0"/>
          <w:marBottom w:val="0"/>
          <w:divBdr>
            <w:top w:val="none" w:sz="0" w:space="0" w:color="auto"/>
            <w:left w:val="none" w:sz="0" w:space="0" w:color="auto"/>
            <w:bottom w:val="none" w:sz="0" w:space="0" w:color="auto"/>
            <w:right w:val="none" w:sz="0" w:space="0" w:color="auto"/>
          </w:divBdr>
        </w:div>
        <w:div w:id="48263433">
          <w:marLeft w:val="480"/>
          <w:marRight w:val="0"/>
          <w:marTop w:val="0"/>
          <w:marBottom w:val="0"/>
          <w:divBdr>
            <w:top w:val="none" w:sz="0" w:space="0" w:color="auto"/>
            <w:left w:val="none" w:sz="0" w:space="0" w:color="auto"/>
            <w:bottom w:val="none" w:sz="0" w:space="0" w:color="auto"/>
            <w:right w:val="none" w:sz="0" w:space="0" w:color="auto"/>
          </w:divBdr>
        </w:div>
        <w:div w:id="1770661263">
          <w:marLeft w:val="480"/>
          <w:marRight w:val="0"/>
          <w:marTop w:val="0"/>
          <w:marBottom w:val="0"/>
          <w:divBdr>
            <w:top w:val="none" w:sz="0" w:space="0" w:color="auto"/>
            <w:left w:val="none" w:sz="0" w:space="0" w:color="auto"/>
            <w:bottom w:val="none" w:sz="0" w:space="0" w:color="auto"/>
            <w:right w:val="none" w:sz="0" w:space="0" w:color="auto"/>
          </w:divBdr>
        </w:div>
        <w:div w:id="28532042">
          <w:marLeft w:val="480"/>
          <w:marRight w:val="0"/>
          <w:marTop w:val="0"/>
          <w:marBottom w:val="0"/>
          <w:divBdr>
            <w:top w:val="none" w:sz="0" w:space="0" w:color="auto"/>
            <w:left w:val="none" w:sz="0" w:space="0" w:color="auto"/>
            <w:bottom w:val="none" w:sz="0" w:space="0" w:color="auto"/>
            <w:right w:val="none" w:sz="0" w:space="0" w:color="auto"/>
          </w:divBdr>
        </w:div>
        <w:div w:id="1457871150">
          <w:marLeft w:val="480"/>
          <w:marRight w:val="0"/>
          <w:marTop w:val="0"/>
          <w:marBottom w:val="0"/>
          <w:divBdr>
            <w:top w:val="none" w:sz="0" w:space="0" w:color="auto"/>
            <w:left w:val="none" w:sz="0" w:space="0" w:color="auto"/>
            <w:bottom w:val="none" w:sz="0" w:space="0" w:color="auto"/>
            <w:right w:val="none" w:sz="0" w:space="0" w:color="auto"/>
          </w:divBdr>
        </w:div>
        <w:div w:id="1281375361">
          <w:marLeft w:val="480"/>
          <w:marRight w:val="0"/>
          <w:marTop w:val="0"/>
          <w:marBottom w:val="0"/>
          <w:divBdr>
            <w:top w:val="none" w:sz="0" w:space="0" w:color="auto"/>
            <w:left w:val="none" w:sz="0" w:space="0" w:color="auto"/>
            <w:bottom w:val="none" w:sz="0" w:space="0" w:color="auto"/>
            <w:right w:val="none" w:sz="0" w:space="0" w:color="auto"/>
          </w:divBdr>
        </w:div>
        <w:div w:id="933708149">
          <w:marLeft w:val="480"/>
          <w:marRight w:val="0"/>
          <w:marTop w:val="0"/>
          <w:marBottom w:val="0"/>
          <w:divBdr>
            <w:top w:val="none" w:sz="0" w:space="0" w:color="auto"/>
            <w:left w:val="none" w:sz="0" w:space="0" w:color="auto"/>
            <w:bottom w:val="none" w:sz="0" w:space="0" w:color="auto"/>
            <w:right w:val="none" w:sz="0" w:space="0" w:color="auto"/>
          </w:divBdr>
        </w:div>
        <w:div w:id="523639447">
          <w:marLeft w:val="480"/>
          <w:marRight w:val="0"/>
          <w:marTop w:val="0"/>
          <w:marBottom w:val="0"/>
          <w:divBdr>
            <w:top w:val="none" w:sz="0" w:space="0" w:color="auto"/>
            <w:left w:val="none" w:sz="0" w:space="0" w:color="auto"/>
            <w:bottom w:val="none" w:sz="0" w:space="0" w:color="auto"/>
            <w:right w:val="none" w:sz="0" w:space="0" w:color="auto"/>
          </w:divBdr>
        </w:div>
        <w:div w:id="1632130949">
          <w:marLeft w:val="480"/>
          <w:marRight w:val="0"/>
          <w:marTop w:val="0"/>
          <w:marBottom w:val="0"/>
          <w:divBdr>
            <w:top w:val="none" w:sz="0" w:space="0" w:color="auto"/>
            <w:left w:val="none" w:sz="0" w:space="0" w:color="auto"/>
            <w:bottom w:val="none" w:sz="0" w:space="0" w:color="auto"/>
            <w:right w:val="none" w:sz="0" w:space="0" w:color="auto"/>
          </w:divBdr>
        </w:div>
        <w:div w:id="952437318">
          <w:marLeft w:val="480"/>
          <w:marRight w:val="0"/>
          <w:marTop w:val="0"/>
          <w:marBottom w:val="0"/>
          <w:divBdr>
            <w:top w:val="none" w:sz="0" w:space="0" w:color="auto"/>
            <w:left w:val="none" w:sz="0" w:space="0" w:color="auto"/>
            <w:bottom w:val="none" w:sz="0" w:space="0" w:color="auto"/>
            <w:right w:val="none" w:sz="0" w:space="0" w:color="auto"/>
          </w:divBdr>
        </w:div>
        <w:div w:id="1924872873">
          <w:marLeft w:val="480"/>
          <w:marRight w:val="0"/>
          <w:marTop w:val="0"/>
          <w:marBottom w:val="0"/>
          <w:divBdr>
            <w:top w:val="none" w:sz="0" w:space="0" w:color="auto"/>
            <w:left w:val="none" w:sz="0" w:space="0" w:color="auto"/>
            <w:bottom w:val="none" w:sz="0" w:space="0" w:color="auto"/>
            <w:right w:val="none" w:sz="0" w:space="0" w:color="auto"/>
          </w:divBdr>
        </w:div>
        <w:div w:id="2141724376">
          <w:marLeft w:val="480"/>
          <w:marRight w:val="0"/>
          <w:marTop w:val="0"/>
          <w:marBottom w:val="0"/>
          <w:divBdr>
            <w:top w:val="none" w:sz="0" w:space="0" w:color="auto"/>
            <w:left w:val="none" w:sz="0" w:space="0" w:color="auto"/>
            <w:bottom w:val="none" w:sz="0" w:space="0" w:color="auto"/>
            <w:right w:val="none" w:sz="0" w:space="0" w:color="auto"/>
          </w:divBdr>
        </w:div>
        <w:div w:id="612783944">
          <w:marLeft w:val="480"/>
          <w:marRight w:val="0"/>
          <w:marTop w:val="0"/>
          <w:marBottom w:val="0"/>
          <w:divBdr>
            <w:top w:val="none" w:sz="0" w:space="0" w:color="auto"/>
            <w:left w:val="none" w:sz="0" w:space="0" w:color="auto"/>
            <w:bottom w:val="none" w:sz="0" w:space="0" w:color="auto"/>
            <w:right w:val="none" w:sz="0" w:space="0" w:color="auto"/>
          </w:divBdr>
        </w:div>
        <w:div w:id="1535456248">
          <w:marLeft w:val="480"/>
          <w:marRight w:val="0"/>
          <w:marTop w:val="0"/>
          <w:marBottom w:val="0"/>
          <w:divBdr>
            <w:top w:val="none" w:sz="0" w:space="0" w:color="auto"/>
            <w:left w:val="none" w:sz="0" w:space="0" w:color="auto"/>
            <w:bottom w:val="none" w:sz="0" w:space="0" w:color="auto"/>
            <w:right w:val="none" w:sz="0" w:space="0" w:color="auto"/>
          </w:divBdr>
        </w:div>
        <w:div w:id="535313378">
          <w:marLeft w:val="480"/>
          <w:marRight w:val="0"/>
          <w:marTop w:val="0"/>
          <w:marBottom w:val="0"/>
          <w:divBdr>
            <w:top w:val="none" w:sz="0" w:space="0" w:color="auto"/>
            <w:left w:val="none" w:sz="0" w:space="0" w:color="auto"/>
            <w:bottom w:val="none" w:sz="0" w:space="0" w:color="auto"/>
            <w:right w:val="none" w:sz="0" w:space="0" w:color="auto"/>
          </w:divBdr>
        </w:div>
        <w:div w:id="1364792977">
          <w:marLeft w:val="480"/>
          <w:marRight w:val="0"/>
          <w:marTop w:val="0"/>
          <w:marBottom w:val="0"/>
          <w:divBdr>
            <w:top w:val="none" w:sz="0" w:space="0" w:color="auto"/>
            <w:left w:val="none" w:sz="0" w:space="0" w:color="auto"/>
            <w:bottom w:val="none" w:sz="0" w:space="0" w:color="auto"/>
            <w:right w:val="none" w:sz="0" w:space="0" w:color="auto"/>
          </w:divBdr>
        </w:div>
        <w:div w:id="856693976">
          <w:marLeft w:val="480"/>
          <w:marRight w:val="0"/>
          <w:marTop w:val="0"/>
          <w:marBottom w:val="0"/>
          <w:divBdr>
            <w:top w:val="none" w:sz="0" w:space="0" w:color="auto"/>
            <w:left w:val="none" w:sz="0" w:space="0" w:color="auto"/>
            <w:bottom w:val="none" w:sz="0" w:space="0" w:color="auto"/>
            <w:right w:val="none" w:sz="0" w:space="0" w:color="auto"/>
          </w:divBdr>
        </w:div>
        <w:div w:id="422995296">
          <w:marLeft w:val="480"/>
          <w:marRight w:val="0"/>
          <w:marTop w:val="0"/>
          <w:marBottom w:val="0"/>
          <w:divBdr>
            <w:top w:val="none" w:sz="0" w:space="0" w:color="auto"/>
            <w:left w:val="none" w:sz="0" w:space="0" w:color="auto"/>
            <w:bottom w:val="none" w:sz="0" w:space="0" w:color="auto"/>
            <w:right w:val="none" w:sz="0" w:space="0" w:color="auto"/>
          </w:divBdr>
        </w:div>
        <w:div w:id="1667351">
          <w:marLeft w:val="480"/>
          <w:marRight w:val="0"/>
          <w:marTop w:val="0"/>
          <w:marBottom w:val="0"/>
          <w:divBdr>
            <w:top w:val="none" w:sz="0" w:space="0" w:color="auto"/>
            <w:left w:val="none" w:sz="0" w:space="0" w:color="auto"/>
            <w:bottom w:val="none" w:sz="0" w:space="0" w:color="auto"/>
            <w:right w:val="none" w:sz="0" w:space="0" w:color="auto"/>
          </w:divBdr>
        </w:div>
        <w:div w:id="191921346">
          <w:marLeft w:val="480"/>
          <w:marRight w:val="0"/>
          <w:marTop w:val="0"/>
          <w:marBottom w:val="0"/>
          <w:divBdr>
            <w:top w:val="none" w:sz="0" w:space="0" w:color="auto"/>
            <w:left w:val="none" w:sz="0" w:space="0" w:color="auto"/>
            <w:bottom w:val="none" w:sz="0" w:space="0" w:color="auto"/>
            <w:right w:val="none" w:sz="0" w:space="0" w:color="auto"/>
          </w:divBdr>
        </w:div>
        <w:div w:id="2037996232">
          <w:marLeft w:val="480"/>
          <w:marRight w:val="0"/>
          <w:marTop w:val="0"/>
          <w:marBottom w:val="0"/>
          <w:divBdr>
            <w:top w:val="none" w:sz="0" w:space="0" w:color="auto"/>
            <w:left w:val="none" w:sz="0" w:space="0" w:color="auto"/>
            <w:bottom w:val="none" w:sz="0" w:space="0" w:color="auto"/>
            <w:right w:val="none" w:sz="0" w:space="0" w:color="auto"/>
          </w:divBdr>
        </w:div>
        <w:div w:id="1154179249">
          <w:marLeft w:val="480"/>
          <w:marRight w:val="0"/>
          <w:marTop w:val="0"/>
          <w:marBottom w:val="0"/>
          <w:divBdr>
            <w:top w:val="none" w:sz="0" w:space="0" w:color="auto"/>
            <w:left w:val="none" w:sz="0" w:space="0" w:color="auto"/>
            <w:bottom w:val="none" w:sz="0" w:space="0" w:color="auto"/>
            <w:right w:val="none" w:sz="0" w:space="0" w:color="auto"/>
          </w:divBdr>
        </w:div>
        <w:div w:id="1171720840">
          <w:marLeft w:val="480"/>
          <w:marRight w:val="0"/>
          <w:marTop w:val="0"/>
          <w:marBottom w:val="0"/>
          <w:divBdr>
            <w:top w:val="none" w:sz="0" w:space="0" w:color="auto"/>
            <w:left w:val="none" w:sz="0" w:space="0" w:color="auto"/>
            <w:bottom w:val="none" w:sz="0" w:space="0" w:color="auto"/>
            <w:right w:val="none" w:sz="0" w:space="0" w:color="auto"/>
          </w:divBdr>
        </w:div>
        <w:div w:id="1697390873">
          <w:marLeft w:val="480"/>
          <w:marRight w:val="0"/>
          <w:marTop w:val="0"/>
          <w:marBottom w:val="0"/>
          <w:divBdr>
            <w:top w:val="none" w:sz="0" w:space="0" w:color="auto"/>
            <w:left w:val="none" w:sz="0" w:space="0" w:color="auto"/>
            <w:bottom w:val="none" w:sz="0" w:space="0" w:color="auto"/>
            <w:right w:val="none" w:sz="0" w:space="0" w:color="auto"/>
          </w:divBdr>
        </w:div>
        <w:div w:id="155415483">
          <w:marLeft w:val="480"/>
          <w:marRight w:val="0"/>
          <w:marTop w:val="0"/>
          <w:marBottom w:val="0"/>
          <w:divBdr>
            <w:top w:val="none" w:sz="0" w:space="0" w:color="auto"/>
            <w:left w:val="none" w:sz="0" w:space="0" w:color="auto"/>
            <w:bottom w:val="none" w:sz="0" w:space="0" w:color="auto"/>
            <w:right w:val="none" w:sz="0" w:space="0" w:color="auto"/>
          </w:divBdr>
        </w:div>
        <w:div w:id="336730195">
          <w:marLeft w:val="480"/>
          <w:marRight w:val="0"/>
          <w:marTop w:val="0"/>
          <w:marBottom w:val="0"/>
          <w:divBdr>
            <w:top w:val="none" w:sz="0" w:space="0" w:color="auto"/>
            <w:left w:val="none" w:sz="0" w:space="0" w:color="auto"/>
            <w:bottom w:val="none" w:sz="0" w:space="0" w:color="auto"/>
            <w:right w:val="none" w:sz="0" w:space="0" w:color="auto"/>
          </w:divBdr>
        </w:div>
        <w:div w:id="295986536">
          <w:marLeft w:val="480"/>
          <w:marRight w:val="0"/>
          <w:marTop w:val="0"/>
          <w:marBottom w:val="0"/>
          <w:divBdr>
            <w:top w:val="none" w:sz="0" w:space="0" w:color="auto"/>
            <w:left w:val="none" w:sz="0" w:space="0" w:color="auto"/>
            <w:bottom w:val="none" w:sz="0" w:space="0" w:color="auto"/>
            <w:right w:val="none" w:sz="0" w:space="0" w:color="auto"/>
          </w:divBdr>
        </w:div>
        <w:div w:id="1177385862">
          <w:marLeft w:val="480"/>
          <w:marRight w:val="0"/>
          <w:marTop w:val="0"/>
          <w:marBottom w:val="0"/>
          <w:divBdr>
            <w:top w:val="none" w:sz="0" w:space="0" w:color="auto"/>
            <w:left w:val="none" w:sz="0" w:space="0" w:color="auto"/>
            <w:bottom w:val="none" w:sz="0" w:space="0" w:color="auto"/>
            <w:right w:val="none" w:sz="0" w:space="0" w:color="auto"/>
          </w:divBdr>
        </w:div>
        <w:div w:id="1817525424">
          <w:marLeft w:val="480"/>
          <w:marRight w:val="0"/>
          <w:marTop w:val="0"/>
          <w:marBottom w:val="0"/>
          <w:divBdr>
            <w:top w:val="none" w:sz="0" w:space="0" w:color="auto"/>
            <w:left w:val="none" w:sz="0" w:space="0" w:color="auto"/>
            <w:bottom w:val="none" w:sz="0" w:space="0" w:color="auto"/>
            <w:right w:val="none" w:sz="0" w:space="0" w:color="auto"/>
          </w:divBdr>
        </w:div>
        <w:div w:id="841504911">
          <w:marLeft w:val="480"/>
          <w:marRight w:val="0"/>
          <w:marTop w:val="0"/>
          <w:marBottom w:val="0"/>
          <w:divBdr>
            <w:top w:val="none" w:sz="0" w:space="0" w:color="auto"/>
            <w:left w:val="none" w:sz="0" w:space="0" w:color="auto"/>
            <w:bottom w:val="none" w:sz="0" w:space="0" w:color="auto"/>
            <w:right w:val="none" w:sz="0" w:space="0" w:color="auto"/>
          </w:divBdr>
        </w:div>
        <w:div w:id="1472210001">
          <w:marLeft w:val="480"/>
          <w:marRight w:val="0"/>
          <w:marTop w:val="0"/>
          <w:marBottom w:val="0"/>
          <w:divBdr>
            <w:top w:val="none" w:sz="0" w:space="0" w:color="auto"/>
            <w:left w:val="none" w:sz="0" w:space="0" w:color="auto"/>
            <w:bottom w:val="none" w:sz="0" w:space="0" w:color="auto"/>
            <w:right w:val="none" w:sz="0" w:space="0" w:color="auto"/>
          </w:divBdr>
        </w:div>
      </w:divsChild>
    </w:div>
    <w:div w:id="547960161">
      <w:bodyDiv w:val="1"/>
      <w:marLeft w:val="0"/>
      <w:marRight w:val="0"/>
      <w:marTop w:val="0"/>
      <w:marBottom w:val="0"/>
      <w:divBdr>
        <w:top w:val="none" w:sz="0" w:space="0" w:color="auto"/>
        <w:left w:val="none" w:sz="0" w:space="0" w:color="auto"/>
        <w:bottom w:val="none" w:sz="0" w:space="0" w:color="auto"/>
        <w:right w:val="none" w:sz="0" w:space="0" w:color="auto"/>
      </w:divBdr>
    </w:div>
    <w:div w:id="547960468">
      <w:bodyDiv w:val="1"/>
      <w:marLeft w:val="0"/>
      <w:marRight w:val="0"/>
      <w:marTop w:val="0"/>
      <w:marBottom w:val="0"/>
      <w:divBdr>
        <w:top w:val="none" w:sz="0" w:space="0" w:color="auto"/>
        <w:left w:val="none" w:sz="0" w:space="0" w:color="auto"/>
        <w:bottom w:val="none" w:sz="0" w:space="0" w:color="auto"/>
        <w:right w:val="none" w:sz="0" w:space="0" w:color="auto"/>
      </w:divBdr>
    </w:div>
    <w:div w:id="548146482">
      <w:bodyDiv w:val="1"/>
      <w:marLeft w:val="0"/>
      <w:marRight w:val="0"/>
      <w:marTop w:val="0"/>
      <w:marBottom w:val="0"/>
      <w:divBdr>
        <w:top w:val="none" w:sz="0" w:space="0" w:color="auto"/>
        <w:left w:val="none" w:sz="0" w:space="0" w:color="auto"/>
        <w:bottom w:val="none" w:sz="0" w:space="0" w:color="auto"/>
        <w:right w:val="none" w:sz="0" w:space="0" w:color="auto"/>
      </w:divBdr>
    </w:div>
    <w:div w:id="548155151">
      <w:bodyDiv w:val="1"/>
      <w:marLeft w:val="0"/>
      <w:marRight w:val="0"/>
      <w:marTop w:val="0"/>
      <w:marBottom w:val="0"/>
      <w:divBdr>
        <w:top w:val="none" w:sz="0" w:space="0" w:color="auto"/>
        <w:left w:val="none" w:sz="0" w:space="0" w:color="auto"/>
        <w:bottom w:val="none" w:sz="0" w:space="0" w:color="auto"/>
        <w:right w:val="none" w:sz="0" w:space="0" w:color="auto"/>
      </w:divBdr>
    </w:div>
    <w:div w:id="548346119">
      <w:bodyDiv w:val="1"/>
      <w:marLeft w:val="0"/>
      <w:marRight w:val="0"/>
      <w:marTop w:val="0"/>
      <w:marBottom w:val="0"/>
      <w:divBdr>
        <w:top w:val="none" w:sz="0" w:space="0" w:color="auto"/>
        <w:left w:val="none" w:sz="0" w:space="0" w:color="auto"/>
        <w:bottom w:val="none" w:sz="0" w:space="0" w:color="auto"/>
        <w:right w:val="none" w:sz="0" w:space="0" w:color="auto"/>
      </w:divBdr>
    </w:div>
    <w:div w:id="548347778">
      <w:bodyDiv w:val="1"/>
      <w:marLeft w:val="0"/>
      <w:marRight w:val="0"/>
      <w:marTop w:val="0"/>
      <w:marBottom w:val="0"/>
      <w:divBdr>
        <w:top w:val="none" w:sz="0" w:space="0" w:color="auto"/>
        <w:left w:val="none" w:sz="0" w:space="0" w:color="auto"/>
        <w:bottom w:val="none" w:sz="0" w:space="0" w:color="auto"/>
        <w:right w:val="none" w:sz="0" w:space="0" w:color="auto"/>
      </w:divBdr>
    </w:div>
    <w:div w:id="548422862">
      <w:bodyDiv w:val="1"/>
      <w:marLeft w:val="0"/>
      <w:marRight w:val="0"/>
      <w:marTop w:val="0"/>
      <w:marBottom w:val="0"/>
      <w:divBdr>
        <w:top w:val="none" w:sz="0" w:space="0" w:color="auto"/>
        <w:left w:val="none" w:sz="0" w:space="0" w:color="auto"/>
        <w:bottom w:val="none" w:sz="0" w:space="0" w:color="auto"/>
        <w:right w:val="none" w:sz="0" w:space="0" w:color="auto"/>
      </w:divBdr>
    </w:div>
    <w:div w:id="548496327">
      <w:bodyDiv w:val="1"/>
      <w:marLeft w:val="0"/>
      <w:marRight w:val="0"/>
      <w:marTop w:val="0"/>
      <w:marBottom w:val="0"/>
      <w:divBdr>
        <w:top w:val="none" w:sz="0" w:space="0" w:color="auto"/>
        <w:left w:val="none" w:sz="0" w:space="0" w:color="auto"/>
        <w:bottom w:val="none" w:sz="0" w:space="0" w:color="auto"/>
        <w:right w:val="none" w:sz="0" w:space="0" w:color="auto"/>
      </w:divBdr>
    </w:div>
    <w:div w:id="548688592">
      <w:bodyDiv w:val="1"/>
      <w:marLeft w:val="0"/>
      <w:marRight w:val="0"/>
      <w:marTop w:val="0"/>
      <w:marBottom w:val="0"/>
      <w:divBdr>
        <w:top w:val="none" w:sz="0" w:space="0" w:color="auto"/>
        <w:left w:val="none" w:sz="0" w:space="0" w:color="auto"/>
        <w:bottom w:val="none" w:sz="0" w:space="0" w:color="auto"/>
        <w:right w:val="none" w:sz="0" w:space="0" w:color="auto"/>
      </w:divBdr>
    </w:div>
    <w:div w:id="548764354">
      <w:bodyDiv w:val="1"/>
      <w:marLeft w:val="0"/>
      <w:marRight w:val="0"/>
      <w:marTop w:val="0"/>
      <w:marBottom w:val="0"/>
      <w:divBdr>
        <w:top w:val="none" w:sz="0" w:space="0" w:color="auto"/>
        <w:left w:val="none" w:sz="0" w:space="0" w:color="auto"/>
        <w:bottom w:val="none" w:sz="0" w:space="0" w:color="auto"/>
        <w:right w:val="none" w:sz="0" w:space="0" w:color="auto"/>
      </w:divBdr>
    </w:div>
    <w:div w:id="548810177">
      <w:bodyDiv w:val="1"/>
      <w:marLeft w:val="0"/>
      <w:marRight w:val="0"/>
      <w:marTop w:val="0"/>
      <w:marBottom w:val="0"/>
      <w:divBdr>
        <w:top w:val="none" w:sz="0" w:space="0" w:color="auto"/>
        <w:left w:val="none" w:sz="0" w:space="0" w:color="auto"/>
        <w:bottom w:val="none" w:sz="0" w:space="0" w:color="auto"/>
        <w:right w:val="none" w:sz="0" w:space="0" w:color="auto"/>
      </w:divBdr>
    </w:div>
    <w:div w:id="548810685">
      <w:bodyDiv w:val="1"/>
      <w:marLeft w:val="0"/>
      <w:marRight w:val="0"/>
      <w:marTop w:val="0"/>
      <w:marBottom w:val="0"/>
      <w:divBdr>
        <w:top w:val="none" w:sz="0" w:space="0" w:color="auto"/>
        <w:left w:val="none" w:sz="0" w:space="0" w:color="auto"/>
        <w:bottom w:val="none" w:sz="0" w:space="0" w:color="auto"/>
        <w:right w:val="none" w:sz="0" w:space="0" w:color="auto"/>
      </w:divBdr>
      <w:divsChild>
        <w:div w:id="51270684">
          <w:marLeft w:val="480"/>
          <w:marRight w:val="0"/>
          <w:marTop w:val="0"/>
          <w:marBottom w:val="0"/>
          <w:divBdr>
            <w:top w:val="none" w:sz="0" w:space="0" w:color="auto"/>
            <w:left w:val="none" w:sz="0" w:space="0" w:color="auto"/>
            <w:bottom w:val="none" w:sz="0" w:space="0" w:color="auto"/>
            <w:right w:val="none" w:sz="0" w:space="0" w:color="auto"/>
          </w:divBdr>
        </w:div>
        <w:div w:id="86583592">
          <w:marLeft w:val="480"/>
          <w:marRight w:val="0"/>
          <w:marTop w:val="0"/>
          <w:marBottom w:val="0"/>
          <w:divBdr>
            <w:top w:val="none" w:sz="0" w:space="0" w:color="auto"/>
            <w:left w:val="none" w:sz="0" w:space="0" w:color="auto"/>
            <w:bottom w:val="none" w:sz="0" w:space="0" w:color="auto"/>
            <w:right w:val="none" w:sz="0" w:space="0" w:color="auto"/>
          </w:divBdr>
        </w:div>
        <w:div w:id="152576449">
          <w:marLeft w:val="480"/>
          <w:marRight w:val="0"/>
          <w:marTop w:val="0"/>
          <w:marBottom w:val="0"/>
          <w:divBdr>
            <w:top w:val="none" w:sz="0" w:space="0" w:color="auto"/>
            <w:left w:val="none" w:sz="0" w:space="0" w:color="auto"/>
            <w:bottom w:val="none" w:sz="0" w:space="0" w:color="auto"/>
            <w:right w:val="none" w:sz="0" w:space="0" w:color="auto"/>
          </w:divBdr>
        </w:div>
        <w:div w:id="157313046">
          <w:marLeft w:val="480"/>
          <w:marRight w:val="0"/>
          <w:marTop w:val="0"/>
          <w:marBottom w:val="0"/>
          <w:divBdr>
            <w:top w:val="none" w:sz="0" w:space="0" w:color="auto"/>
            <w:left w:val="none" w:sz="0" w:space="0" w:color="auto"/>
            <w:bottom w:val="none" w:sz="0" w:space="0" w:color="auto"/>
            <w:right w:val="none" w:sz="0" w:space="0" w:color="auto"/>
          </w:divBdr>
        </w:div>
        <w:div w:id="160970415">
          <w:marLeft w:val="480"/>
          <w:marRight w:val="0"/>
          <w:marTop w:val="0"/>
          <w:marBottom w:val="0"/>
          <w:divBdr>
            <w:top w:val="none" w:sz="0" w:space="0" w:color="auto"/>
            <w:left w:val="none" w:sz="0" w:space="0" w:color="auto"/>
            <w:bottom w:val="none" w:sz="0" w:space="0" w:color="auto"/>
            <w:right w:val="none" w:sz="0" w:space="0" w:color="auto"/>
          </w:divBdr>
        </w:div>
        <w:div w:id="177546390">
          <w:marLeft w:val="480"/>
          <w:marRight w:val="0"/>
          <w:marTop w:val="0"/>
          <w:marBottom w:val="0"/>
          <w:divBdr>
            <w:top w:val="none" w:sz="0" w:space="0" w:color="auto"/>
            <w:left w:val="none" w:sz="0" w:space="0" w:color="auto"/>
            <w:bottom w:val="none" w:sz="0" w:space="0" w:color="auto"/>
            <w:right w:val="none" w:sz="0" w:space="0" w:color="auto"/>
          </w:divBdr>
        </w:div>
        <w:div w:id="195701680">
          <w:marLeft w:val="480"/>
          <w:marRight w:val="0"/>
          <w:marTop w:val="0"/>
          <w:marBottom w:val="0"/>
          <w:divBdr>
            <w:top w:val="none" w:sz="0" w:space="0" w:color="auto"/>
            <w:left w:val="none" w:sz="0" w:space="0" w:color="auto"/>
            <w:bottom w:val="none" w:sz="0" w:space="0" w:color="auto"/>
            <w:right w:val="none" w:sz="0" w:space="0" w:color="auto"/>
          </w:divBdr>
        </w:div>
        <w:div w:id="286009189">
          <w:marLeft w:val="480"/>
          <w:marRight w:val="0"/>
          <w:marTop w:val="0"/>
          <w:marBottom w:val="0"/>
          <w:divBdr>
            <w:top w:val="none" w:sz="0" w:space="0" w:color="auto"/>
            <w:left w:val="none" w:sz="0" w:space="0" w:color="auto"/>
            <w:bottom w:val="none" w:sz="0" w:space="0" w:color="auto"/>
            <w:right w:val="none" w:sz="0" w:space="0" w:color="auto"/>
          </w:divBdr>
        </w:div>
        <w:div w:id="320621754">
          <w:marLeft w:val="480"/>
          <w:marRight w:val="0"/>
          <w:marTop w:val="0"/>
          <w:marBottom w:val="0"/>
          <w:divBdr>
            <w:top w:val="none" w:sz="0" w:space="0" w:color="auto"/>
            <w:left w:val="none" w:sz="0" w:space="0" w:color="auto"/>
            <w:bottom w:val="none" w:sz="0" w:space="0" w:color="auto"/>
            <w:right w:val="none" w:sz="0" w:space="0" w:color="auto"/>
          </w:divBdr>
        </w:div>
        <w:div w:id="352464889">
          <w:marLeft w:val="480"/>
          <w:marRight w:val="0"/>
          <w:marTop w:val="0"/>
          <w:marBottom w:val="0"/>
          <w:divBdr>
            <w:top w:val="none" w:sz="0" w:space="0" w:color="auto"/>
            <w:left w:val="none" w:sz="0" w:space="0" w:color="auto"/>
            <w:bottom w:val="none" w:sz="0" w:space="0" w:color="auto"/>
            <w:right w:val="none" w:sz="0" w:space="0" w:color="auto"/>
          </w:divBdr>
        </w:div>
        <w:div w:id="433864043">
          <w:marLeft w:val="480"/>
          <w:marRight w:val="0"/>
          <w:marTop w:val="0"/>
          <w:marBottom w:val="0"/>
          <w:divBdr>
            <w:top w:val="none" w:sz="0" w:space="0" w:color="auto"/>
            <w:left w:val="none" w:sz="0" w:space="0" w:color="auto"/>
            <w:bottom w:val="none" w:sz="0" w:space="0" w:color="auto"/>
            <w:right w:val="none" w:sz="0" w:space="0" w:color="auto"/>
          </w:divBdr>
        </w:div>
        <w:div w:id="453443946">
          <w:marLeft w:val="480"/>
          <w:marRight w:val="0"/>
          <w:marTop w:val="0"/>
          <w:marBottom w:val="0"/>
          <w:divBdr>
            <w:top w:val="none" w:sz="0" w:space="0" w:color="auto"/>
            <w:left w:val="none" w:sz="0" w:space="0" w:color="auto"/>
            <w:bottom w:val="none" w:sz="0" w:space="0" w:color="auto"/>
            <w:right w:val="none" w:sz="0" w:space="0" w:color="auto"/>
          </w:divBdr>
        </w:div>
        <w:div w:id="458842972">
          <w:marLeft w:val="480"/>
          <w:marRight w:val="0"/>
          <w:marTop w:val="0"/>
          <w:marBottom w:val="0"/>
          <w:divBdr>
            <w:top w:val="none" w:sz="0" w:space="0" w:color="auto"/>
            <w:left w:val="none" w:sz="0" w:space="0" w:color="auto"/>
            <w:bottom w:val="none" w:sz="0" w:space="0" w:color="auto"/>
            <w:right w:val="none" w:sz="0" w:space="0" w:color="auto"/>
          </w:divBdr>
        </w:div>
        <w:div w:id="502209064">
          <w:marLeft w:val="480"/>
          <w:marRight w:val="0"/>
          <w:marTop w:val="0"/>
          <w:marBottom w:val="0"/>
          <w:divBdr>
            <w:top w:val="none" w:sz="0" w:space="0" w:color="auto"/>
            <w:left w:val="none" w:sz="0" w:space="0" w:color="auto"/>
            <w:bottom w:val="none" w:sz="0" w:space="0" w:color="auto"/>
            <w:right w:val="none" w:sz="0" w:space="0" w:color="auto"/>
          </w:divBdr>
        </w:div>
        <w:div w:id="520321872">
          <w:marLeft w:val="480"/>
          <w:marRight w:val="0"/>
          <w:marTop w:val="0"/>
          <w:marBottom w:val="0"/>
          <w:divBdr>
            <w:top w:val="none" w:sz="0" w:space="0" w:color="auto"/>
            <w:left w:val="none" w:sz="0" w:space="0" w:color="auto"/>
            <w:bottom w:val="none" w:sz="0" w:space="0" w:color="auto"/>
            <w:right w:val="none" w:sz="0" w:space="0" w:color="auto"/>
          </w:divBdr>
        </w:div>
        <w:div w:id="541212822">
          <w:marLeft w:val="480"/>
          <w:marRight w:val="0"/>
          <w:marTop w:val="0"/>
          <w:marBottom w:val="0"/>
          <w:divBdr>
            <w:top w:val="none" w:sz="0" w:space="0" w:color="auto"/>
            <w:left w:val="none" w:sz="0" w:space="0" w:color="auto"/>
            <w:bottom w:val="none" w:sz="0" w:space="0" w:color="auto"/>
            <w:right w:val="none" w:sz="0" w:space="0" w:color="auto"/>
          </w:divBdr>
        </w:div>
        <w:div w:id="557937338">
          <w:marLeft w:val="480"/>
          <w:marRight w:val="0"/>
          <w:marTop w:val="0"/>
          <w:marBottom w:val="0"/>
          <w:divBdr>
            <w:top w:val="none" w:sz="0" w:space="0" w:color="auto"/>
            <w:left w:val="none" w:sz="0" w:space="0" w:color="auto"/>
            <w:bottom w:val="none" w:sz="0" w:space="0" w:color="auto"/>
            <w:right w:val="none" w:sz="0" w:space="0" w:color="auto"/>
          </w:divBdr>
        </w:div>
        <w:div w:id="585573155">
          <w:marLeft w:val="480"/>
          <w:marRight w:val="0"/>
          <w:marTop w:val="0"/>
          <w:marBottom w:val="0"/>
          <w:divBdr>
            <w:top w:val="none" w:sz="0" w:space="0" w:color="auto"/>
            <w:left w:val="none" w:sz="0" w:space="0" w:color="auto"/>
            <w:bottom w:val="none" w:sz="0" w:space="0" w:color="auto"/>
            <w:right w:val="none" w:sz="0" w:space="0" w:color="auto"/>
          </w:divBdr>
        </w:div>
        <w:div w:id="586381175">
          <w:marLeft w:val="480"/>
          <w:marRight w:val="0"/>
          <w:marTop w:val="0"/>
          <w:marBottom w:val="0"/>
          <w:divBdr>
            <w:top w:val="none" w:sz="0" w:space="0" w:color="auto"/>
            <w:left w:val="none" w:sz="0" w:space="0" w:color="auto"/>
            <w:bottom w:val="none" w:sz="0" w:space="0" w:color="auto"/>
            <w:right w:val="none" w:sz="0" w:space="0" w:color="auto"/>
          </w:divBdr>
        </w:div>
        <w:div w:id="615409298">
          <w:marLeft w:val="480"/>
          <w:marRight w:val="0"/>
          <w:marTop w:val="0"/>
          <w:marBottom w:val="0"/>
          <w:divBdr>
            <w:top w:val="none" w:sz="0" w:space="0" w:color="auto"/>
            <w:left w:val="none" w:sz="0" w:space="0" w:color="auto"/>
            <w:bottom w:val="none" w:sz="0" w:space="0" w:color="auto"/>
            <w:right w:val="none" w:sz="0" w:space="0" w:color="auto"/>
          </w:divBdr>
        </w:div>
        <w:div w:id="663558092">
          <w:marLeft w:val="480"/>
          <w:marRight w:val="0"/>
          <w:marTop w:val="0"/>
          <w:marBottom w:val="0"/>
          <w:divBdr>
            <w:top w:val="none" w:sz="0" w:space="0" w:color="auto"/>
            <w:left w:val="none" w:sz="0" w:space="0" w:color="auto"/>
            <w:bottom w:val="none" w:sz="0" w:space="0" w:color="auto"/>
            <w:right w:val="none" w:sz="0" w:space="0" w:color="auto"/>
          </w:divBdr>
        </w:div>
        <w:div w:id="738746909">
          <w:marLeft w:val="480"/>
          <w:marRight w:val="0"/>
          <w:marTop w:val="0"/>
          <w:marBottom w:val="0"/>
          <w:divBdr>
            <w:top w:val="none" w:sz="0" w:space="0" w:color="auto"/>
            <w:left w:val="none" w:sz="0" w:space="0" w:color="auto"/>
            <w:bottom w:val="none" w:sz="0" w:space="0" w:color="auto"/>
            <w:right w:val="none" w:sz="0" w:space="0" w:color="auto"/>
          </w:divBdr>
        </w:div>
        <w:div w:id="772477616">
          <w:marLeft w:val="480"/>
          <w:marRight w:val="0"/>
          <w:marTop w:val="0"/>
          <w:marBottom w:val="0"/>
          <w:divBdr>
            <w:top w:val="none" w:sz="0" w:space="0" w:color="auto"/>
            <w:left w:val="none" w:sz="0" w:space="0" w:color="auto"/>
            <w:bottom w:val="none" w:sz="0" w:space="0" w:color="auto"/>
            <w:right w:val="none" w:sz="0" w:space="0" w:color="auto"/>
          </w:divBdr>
        </w:div>
        <w:div w:id="793981570">
          <w:marLeft w:val="480"/>
          <w:marRight w:val="0"/>
          <w:marTop w:val="0"/>
          <w:marBottom w:val="0"/>
          <w:divBdr>
            <w:top w:val="none" w:sz="0" w:space="0" w:color="auto"/>
            <w:left w:val="none" w:sz="0" w:space="0" w:color="auto"/>
            <w:bottom w:val="none" w:sz="0" w:space="0" w:color="auto"/>
            <w:right w:val="none" w:sz="0" w:space="0" w:color="auto"/>
          </w:divBdr>
        </w:div>
        <w:div w:id="797145508">
          <w:marLeft w:val="480"/>
          <w:marRight w:val="0"/>
          <w:marTop w:val="0"/>
          <w:marBottom w:val="0"/>
          <w:divBdr>
            <w:top w:val="none" w:sz="0" w:space="0" w:color="auto"/>
            <w:left w:val="none" w:sz="0" w:space="0" w:color="auto"/>
            <w:bottom w:val="none" w:sz="0" w:space="0" w:color="auto"/>
            <w:right w:val="none" w:sz="0" w:space="0" w:color="auto"/>
          </w:divBdr>
        </w:div>
        <w:div w:id="860046729">
          <w:marLeft w:val="480"/>
          <w:marRight w:val="0"/>
          <w:marTop w:val="0"/>
          <w:marBottom w:val="0"/>
          <w:divBdr>
            <w:top w:val="none" w:sz="0" w:space="0" w:color="auto"/>
            <w:left w:val="none" w:sz="0" w:space="0" w:color="auto"/>
            <w:bottom w:val="none" w:sz="0" w:space="0" w:color="auto"/>
            <w:right w:val="none" w:sz="0" w:space="0" w:color="auto"/>
          </w:divBdr>
        </w:div>
        <w:div w:id="865366301">
          <w:marLeft w:val="480"/>
          <w:marRight w:val="0"/>
          <w:marTop w:val="0"/>
          <w:marBottom w:val="0"/>
          <w:divBdr>
            <w:top w:val="none" w:sz="0" w:space="0" w:color="auto"/>
            <w:left w:val="none" w:sz="0" w:space="0" w:color="auto"/>
            <w:bottom w:val="none" w:sz="0" w:space="0" w:color="auto"/>
            <w:right w:val="none" w:sz="0" w:space="0" w:color="auto"/>
          </w:divBdr>
        </w:div>
        <w:div w:id="885916743">
          <w:marLeft w:val="480"/>
          <w:marRight w:val="0"/>
          <w:marTop w:val="0"/>
          <w:marBottom w:val="0"/>
          <w:divBdr>
            <w:top w:val="none" w:sz="0" w:space="0" w:color="auto"/>
            <w:left w:val="none" w:sz="0" w:space="0" w:color="auto"/>
            <w:bottom w:val="none" w:sz="0" w:space="0" w:color="auto"/>
            <w:right w:val="none" w:sz="0" w:space="0" w:color="auto"/>
          </w:divBdr>
        </w:div>
      </w:divsChild>
    </w:div>
    <w:div w:id="548996435">
      <w:bodyDiv w:val="1"/>
      <w:marLeft w:val="0"/>
      <w:marRight w:val="0"/>
      <w:marTop w:val="0"/>
      <w:marBottom w:val="0"/>
      <w:divBdr>
        <w:top w:val="none" w:sz="0" w:space="0" w:color="auto"/>
        <w:left w:val="none" w:sz="0" w:space="0" w:color="auto"/>
        <w:bottom w:val="none" w:sz="0" w:space="0" w:color="auto"/>
        <w:right w:val="none" w:sz="0" w:space="0" w:color="auto"/>
      </w:divBdr>
    </w:div>
    <w:div w:id="548998745">
      <w:bodyDiv w:val="1"/>
      <w:marLeft w:val="0"/>
      <w:marRight w:val="0"/>
      <w:marTop w:val="0"/>
      <w:marBottom w:val="0"/>
      <w:divBdr>
        <w:top w:val="none" w:sz="0" w:space="0" w:color="auto"/>
        <w:left w:val="none" w:sz="0" w:space="0" w:color="auto"/>
        <w:bottom w:val="none" w:sz="0" w:space="0" w:color="auto"/>
        <w:right w:val="none" w:sz="0" w:space="0" w:color="auto"/>
      </w:divBdr>
    </w:div>
    <w:div w:id="549004370">
      <w:bodyDiv w:val="1"/>
      <w:marLeft w:val="0"/>
      <w:marRight w:val="0"/>
      <w:marTop w:val="0"/>
      <w:marBottom w:val="0"/>
      <w:divBdr>
        <w:top w:val="none" w:sz="0" w:space="0" w:color="auto"/>
        <w:left w:val="none" w:sz="0" w:space="0" w:color="auto"/>
        <w:bottom w:val="none" w:sz="0" w:space="0" w:color="auto"/>
        <w:right w:val="none" w:sz="0" w:space="0" w:color="auto"/>
      </w:divBdr>
    </w:div>
    <w:div w:id="549271009">
      <w:bodyDiv w:val="1"/>
      <w:marLeft w:val="0"/>
      <w:marRight w:val="0"/>
      <w:marTop w:val="0"/>
      <w:marBottom w:val="0"/>
      <w:divBdr>
        <w:top w:val="none" w:sz="0" w:space="0" w:color="auto"/>
        <w:left w:val="none" w:sz="0" w:space="0" w:color="auto"/>
        <w:bottom w:val="none" w:sz="0" w:space="0" w:color="auto"/>
        <w:right w:val="none" w:sz="0" w:space="0" w:color="auto"/>
      </w:divBdr>
    </w:div>
    <w:div w:id="549390857">
      <w:bodyDiv w:val="1"/>
      <w:marLeft w:val="0"/>
      <w:marRight w:val="0"/>
      <w:marTop w:val="0"/>
      <w:marBottom w:val="0"/>
      <w:divBdr>
        <w:top w:val="none" w:sz="0" w:space="0" w:color="auto"/>
        <w:left w:val="none" w:sz="0" w:space="0" w:color="auto"/>
        <w:bottom w:val="none" w:sz="0" w:space="0" w:color="auto"/>
        <w:right w:val="none" w:sz="0" w:space="0" w:color="auto"/>
      </w:divBdr>
    </w:div>
    <w:div w:id="549415161">
      <w:bodyDiv w:val="1"/>
      <w:marLeft w:val="0"/>
      <w:marRight w:val="0"/>
      <w:marTop w:val="0"/>
      <w:marBottom w:val="0"/>
      <w:divBdr>
        <w:top w:val="none" w:sz="0" w:space="0" w:color="auto"/>
        <w:left w:val="none" w:sz="0" w:space="0" w:color="auto"/>
        <w:bottom w:val="none" w:sz="0" w:space="0" w:color="auto"/>
        <w:right w:val="none" w:sz="0" w:space="0" w:color="auto"/>
      </w:divBdr>
    </w:div>
    <w:div w:id="549465248">
      <w:bodyDiv w:val="1"/>
      <w:marLeft w:val="0"/>
      <w:marRight w:val="0"/>
      <w:marTop w:val="0"/>
      <w:marBottom w:val="0"/>
      <w:divBdr>
        <w:top w:val="none" w:sz="0" w:space="0" w:color="auto"/>
        <w:left w:val="none" w:sz="0" w:space="0" w:color="auto"/>
        <w:bottom w:val="none" w:sz="0" w:space="0" w:color="auto"/>
        <w:right w:val="none" w:sz="0" w:space="0" w:color="auto"/>
      </w:divBdr>
    </w:div>
    <w:div w:id="549611784">
      <w:bodyDiv w:val="1"/>
      <w:marLeft w:val="0"/>
      <w:marRight w:val="0"/>
      <w:marTop w:val="0"/>
      <w:marBottom w:val="0"/>
      <w:divBdr>
        <w:top w:val="none" w:sz="0" w:space="0" w:color="auto"/>
        <w:left w:val="none" w:sz="0" w:space="0" w:color="auto"/>
        <w:bottom w:val="none" w:sz="0" w:space="0" w:color="auto"/>
        <w:right w:val="none" w:sz="0" w:space="0" w:color="auto"/>
      </w:divBdr>
      <w:divsChild>
        <w:div w:id="30886489">
          <w:marLeft w:val="480"/>
          <w:marRight w:val="0"/>
          <w:marTop w:val="0"/>
          <w:marBottom w:val="0"/>
          <w:divBdr>
            <w:top w:val="none" w:sz="0" w:space="0" w:color="auto"/>
            <w:left w:val="none" w:sz="0" w:space="0" w:color="auto"/>
            <w:bottom w:val="none" w:sz="0" w:space="0" w:color="auto"/>
            <w:right w:val="none" w:sz="0" w:space="0" w:color="auto"/>
          </w:divBdr>
        </w:div>
        <w:div w:id="88887743">
          <w:marLeft w:val="480"/>
          <w:marRight w:val="0"/>
          <w:marTop w:val="0"/>
          <w:marBottom w:val="0"/>
          <w:divBdr>
            <w:top w:val="none" w:sz="0" w:space="0" w:color="auto"/>
            <w:left w:val="none" w:sz="0" w:space="0" w:color="auto"/>
            <w:bottom w:val="none" w:sz="0" w:space="0" w:color="auto"/>
            <w:right w:val="none" w:sz="0" w:space="0" w:color="auto"/>
          </w:divBdr>
        </w:div>
        <w:div w:id="126357983">
          <w:marLeft w:val="480"/>
          <w:marRight w:val="0"/>
          <w:marTop w:val="0"/>
          <w:marBottom w:val="0"/>
          <w:divBdr>
            <w:top w:val="none" w:sz="0" w:space="0" w:color="auto"/>
            <w:left w:val="none" w:sz="0" w:space="0" w:color="auto"/>
            <w:bottom w:val="none" w:sz="0" w:space="0" w:color="auto"/>
            <w:right w:val="none" w:sz="0" w:space="0" w:color="auto"/>
          </w:divBdr>
        </w:div>
        <w:div w:id="254557902">
          <w:marLeft w:val="480"/>
          <w:marRight w:val="0"/>
          <w:marTop w:val="0"/>
          <w:marBottom w:val="0"/>
          <w:divBdr>
            <w:top w:val="none" w:sz="0" w:space="0" w:color="auto"/>
            <w:left w:val="none" w:sz="0" w:space="0" w:color="auto"/>
            <w:bottom w:val="none" w:sz="0" w:space="0" w:color="auto"/>
            <w:right w:val="none" w:sz="0" w:space="0" w:color="auto"/>
          </w:divBdr>
        </w:div>
        <w:div w:id="326514848">
          <w:marLeft w:val="480"/>
          <w:marRight w:val="0"/>
          <w:marTop w:val="0"/>
          <w:marBottom w:val="0"/>
          <w:divBdr>
            <w:top w:val="none" w:sz="0" w:space="0" w:color="auto"/>
            <w:left w:val="none" w:sz="0" w:space="0" w:color="auto"/>
            <w:bottom w:val="none" w:sz="0" w:space="0" w:color="auto"/>
            <w:right w:val="none" w:sz="0" w:space="0" w:color="auto"/>
          </w:divBdr>
        </w:div>
        <w:div w:id="342124932">
          <w:marLeft w:val="480"/>
          <w:marRight w:val="0"/>
          <w:marTop w:val="0"/>
          <w:marBottom w:val="0"/>
          <w:divBdr>
            <w:top w:val="none" w:sz="0" w:space="0" w:color="auto"/>
            <w:left w:val="none" w:sz="0" w:space="0" w:color="auto"/>
            <w:bottom w:val="none" w:sz="0" w:space="0" w:color="auto"/>
            <w:right w:val="none" w:sz="0" w:space="0" w:color="auto"/>
          </w:divBdr>
        </w:div>
        <w:div w:id="357241859">
          <w:marLeft w:val="480"/>
          <w:marRight w:val="0"/>
          <w:marTop w:val="0"/>
          <w:marBottom w:val="0"/>
          <w:divBdr>
            <w:top w:val="none" w:sz="0" w:space="0" w:color="auto"/>
            <w:left w:val="none" w:sz="0" w:space="0" w:color="auto"/>
            <w:bottom w:val="none" w:sz="0" w:space="0" w:color="auto"/>
            <w:right w:val="none" w:sz="0" w:space="0" w:color="auto"/>
          </w:divBdr>
        </w:div>
        <w:div w:id="368529457">
          <w:marLeft w:val="480"/>
          <w:marRight w:val="0"/>
          <w:marTop w:val="0"/>
          <w:marBottom w:val="0"/>
          <w:divBdr>
            <w:top w:val="none" w:sz="0" w:space="0" w:color="auto"/>
            <w:left w:val="none" w:sz="0" w:space="0" w:color="auto"/>
            <w:bottom w:val="none" w:sz="0" w:space="0" w:color="auto"/>
            <w:right w:val="none" w:sz="0" w:space="0" w:color="auto"/>
          </w:divBdr>
        </w:div>
        <w:div w:id="376047719">
          <w:marLeft w:val="480"/>
          <w:marRight w:val="0"/>
          <w:marTop w:val="0"/>
          <w:marBottom w:val="0"/>
          <w:divBdr>
            <w:top w:val="none" w:sz="0" w:space="0" w:color="auto"/>
            <w:left w:val="none" w:sz="0" w:space="0" w:color="auto"/>
            <w:bottom w:val="none" w:sz="0" w:space="0" w:color="auto"/>
            <w:right w:val="none" w:sz="0" w:space="0" w:color="auto"/>
          </w:divBdr>
        </w:div>
        <w:div w:id="378672215">
          <w:marLeft w:val="480"/>
          <w:marRight w:val="0"/>
          <w:marTop w:val="0"/>
          <w:marBottom w:val="0"/>
          <w:divBdr>
            <w:top w:val="none" w:sz="0" w:space="0" w:color="auto"/>
            <w:left w:val="none" w:sz="0" w:space="0" w:color="auto"/>
            <w:bottom w:val="none" w:sz="0" w:space="0" w:color="auto"/>
            <w:right w:val="none" w:sz="0" w:space="0" w:color="auto"/>
          </w:divBdr>
        </w:div>
        <w:div w:id="390156569">
          <w:marLeft w:val="480"/>
          <w:marRight w:val="0"/>
          <w:marTop w:val="0"/>
          <w:marBottom w:val="0"/>
          <w:divBdr>
            <w:top w:val="none" w:sz="0" w:space="0" w:color="auto"/>
            <w:left w:val="none" w:sz="0" w:space="0" w:color="auto"/>
            <w:bottom w:val="none" w:sz="0" w:space="0" w:color="auto"/>
            <w:right w:val="none" w:sz="0" w:space="0" w:color="auto"/>
          </w:divBdr>
        </w:div>
        <w:div w:id="401177241">
          <w:marLeft w:val="480"/>
          <w:marRight w:val="0"/>
          <w:marTop w:val="0"/>
          <w:marBottom w:val="0"/>
          <w:divBdr>
            <w:top w:val="none" w:sz="0" w:space="0" w:color="auto"/>
            <w:left w:val="none" w:sz="0" w:space="0" w:color="auto"/>
            <w:bottom w:val="none" w:sz="0" w:space="0" w:color="auto"/>
            <w:right w:val="none" w:sz="0" w:space="0" w:color="auto"/>
          </w:divBdr>
        </w:div>
        <w:div w:id="402222742">
          <w:marLeft w:val="480"/>
          <w:marRight w:val="0"/>
          <w:marTop w:val="0"/>
          <w:marBottom w:val="0"/>
          <w:divBdr>
            <w:top w:val="none" w:sz="0" w:space="0" w:color="auto"/>
            <w:left w:val="none" w:sz="0" w:space="0" w:color="auto"/>
            <w:bottom w:val="none" w:sz="0" w:space="0" w:color="auto"/>
            <w:right w:val="none" w:sz="0" w:space="0" w:color="auto"/>
          </w:divBdr>
        </w:div>
        <w:div w:id="523396558">
          <w:marLeft w:val="480"/>
          <w:marRight w:val="0"/>
          <w:marTop w:val="0"/>
          <w:marBottom w:val="0"/>
          <w:divBdr>
            <w:top w:val="none" w:sz="0" w:space="0" w:color="auto"/>
            <w:left w:val="none" w:sz="0" w:space="0" w:color="auto"/>
            <w:bottom w:val="none" w:sz="0" w:space="0" w:color="auto"/>
            <w:right w:val="none" w:sz="0" w:space="0" w:color="auto"/>
          </w:divBdr>
        </w:div>
        <w:div w:id="531957943">
          <w:marLeft w:val="480"/>
          <w:marRight w:val="0"/>
          <w:marTop w:val="0"/>
          <w:marBottom w:val="0"/>
          <w:divBdr>
            <w:top w:val="none" w:sz="0" w:space="0" w:color="auto"/>
            <w:left w:val="none" w:sz="0" w:space="0" w:color="auto"/>
            <w:bottom w:val="none" w:sz="0" w:space="0" w:color="auto"/>
            <w:right w:val="none" w:sz="0" w:space="0" w:color="auto"/>
          </w:divBdr>
        </w:div>
        <w:div w:id="552546713">
          <w:marLeft w:val="480"/>
          <w:marRight w:val="0"/>
          <w:marTop w:val="0"/>
          <w:marBottom w:val="0"/>
          <w:divBdr>
            <w:top w:val="none" w:sz="0" w:space="0" w:color="auto"/>
            <w:left w:val="none" w:sz="0" w:space="0" w:color="auto"/>
            <w:bottom w:val="none" w:sz="0" w:space="0" w:color="auto"/>
            <w:right w:val="none" w:sz="0" w:space="0" w:color="auto"/>
          </w:divBdr>
        </w:div>
        <w:div w:id="599991407">
          <w:marLeft w:val="480"/>
          <w:marRight w:val="0"/>
          <w:marTop w:val="0"/>
          <w:marBottom w:val="0"/>
          <w:divBdr>
            <w:top w:val="none" w:sz="0" w:space="0" w:color="auto"/>
            <w:left w:val="none" w:sz="0" w:space="0" w:color="auto"/>
            <w:bottom w:val="none" w:sz="0" w:space="0" w:color="auto"/>
            <w:right w:val="none" w:sz="0" w:space="0" w:color="auto"/>
          </w:divBdr>
        </w:div>
        <w:div w:id="625745969">
          <w:marLeft w:val="480"/>
          <w:marRight w:val="0"/>
          <w:marTop w:val="0"/>
          <w:marBottom w:val="0"/>
          <w:divBdr>
            <w:top w:val="none" w:sz="0" w:space="0" w:color="auto"/>
            <w:left w:val="none" w:sz="0" w:space="0" w:color="auto"/>
            <w:bottom w:val="none" w:sz="0" w:space="0" w:color="auto"/>
            <w:right w:val="none" w:sz="0" w:space="0" w:color="auto"/>
          </w:divBdr>
        </w:div>
        <w:div w:id="673841742">
          <w:marLeft w:val="480"/>
          <w:marRight w:val="0"/>
          <w:marTop w:val="0"/>
          <w:marBottom w:val="0"/>
          <w:divBdr>
            <w:top w:val="none" w:sz="0" w:space="0" w:color="auto"/>
            <w:left w:val="none" w:sz="0" w:space="0" w:color="auto"/>
            <w:bottom w:val="none" w:sz="0" w:space="0" w:color="auto"/>
            <w:right w:val="none" w:sz="0" w:space="0" w:color="auto"/>
          </w:divBdr>
        </w:div>
        <w:div w:id="688870934">
          <w:marLeft w:val="480"/>
          <w:marRight w:val="0"/>
          <w:marTop w:val="0"/>
          <w:marBottom w:val="0"/>
          <w:divBdr>
            <w:top w:val="none" w:sz="0" w:space="0" w:color="auto"/>
            <w:left w:val="none" w:sz="0" w:space="0" w:color="auto"/>
            <w:bottom w:val="none" w:sz="0" w:space="0" w:color="auto"/>
            <w:right w:val="none" w:sz="0" w:space="0" w:color="auto"/>
          </w:divBdr>
        </w:div>
        <w:div w:id="690450894">
          <w:marLeft w:val="480"/>
          <w:marRight w:val="0"/>
          <w:marTop w:val="0"/>
          <w:marBottom w:val="0"/>
          <w:divBdr>
            <w:top w:val="none" w:sz="0" w:space="0" w:color="auto"/>
            <w:left w:val="none" w:sz="0" w:space="0" w:color="auto"/>
            <w:bottom w:val="none" w:sz="0" w:space="0" w:color="auto"/>
            <w:right w:val="none" w:sz="0" w:space="0" w:color="auto"/>
          </w:divBdr>
        </w:div>
        <w:div w:id="713315627">
          <w:marLeft w:val="480"/>
          <w:marRight w:val="0"/>
          <w:marTop w:val="0"/>
          <w:marBottom w:val="0"/>
          <w:divBdr>
            <w:top w:val="none" w:sz="0" w:space="0" w:color="auto"/>
            <w:left w:val="none" w:sz="0" w:space="0" w:color="auto"/>
            <w:bottom w:val="none" w:sz="0" w:space="0" w:color="auto"/>
            <w:right w:val="none" w:sz="0" w:space="0" w:color="auto"/>
          </w:divBdr>
        </w:div>
        <w:div w:id="819343709">
          <w:marLeft w:val="480"/>
          <w:marRight w:val="0"/>
          <w:marTop w:val="0"/>
          <w:marBottom w:val="0"/>
          <w:divBdr>
            <w:top w:val="none" w:sz="0" w:space="0" w:color="auto"/>
            <w:left w:val="none" w:sz="0" w:space="0" w:color="auto"/>
            <w:bottom w:val="none" w:sz="0" w:space="0" w:color="auto"/>
            <w:right w:val="none" w:sz="0" w:space="0" w:color="auto"/>
          </w:divBdr>
        </w:div>
        <w:div w:id="901721976">
          <w:marLeft w:val="480"/>
          <w:marRight w:val="0"/>
          <w:marTop w:val="0"/>
          <w:marBottom w:val="0"/>
          <w:divBdr>
            <w:top w:val="none" w:sz="0" w:space="0" w:color="auto"/>
            <w:left w:val="none" w:sz="0" w:space="0" w:color="auto"/>
            <w:bottom w:val="none" w:sz="0" w:space="0" w:color="auto"/>
            <w:right w:val="none" w:sz="0" w:space="0" w:color="auto"/>
          </w:divBdr>
        </w:div>
      </w:divsChild>
    </w:div>
    <w:div w:id="549615059">
      <w:bodyDiv w:val="1"/>
      <w:marLeft w:val="0"/>
      <w:marRight w:val="0"/>
      <w:marTop w:val="0"/>
      <w:marBottom w:val="0"/>
      <w:divBdr>
        <w:top w:val="none" w:sz="0" w:space="0" w:color="auto"/>
        <w:left w:val="none" w:sz="0" w:space="0" w:color="auto"/>
        <w:bottom w:val="none" w:sz="0" w:space="0" w:color="auto"/>
        <w:right w:val="none" w:sz="0" w:space="0" w:color="auto"/>
      </w:divBdr>
    </w:div>
    <w:div w:id="549615634">
      <w:bodyDiv w:val="1"/>
      <w:marLeft w:val="0"/>
      <w:marRight w:val="0"/>
      <w:marTop w:val="0"/>
      <w:marBottom w:val="0"/>
      <w:divBdr>
        <w:top w:val="none" w:sz="0" w:space="0" w:color="auto"/>
        <w:left w:val="none" w:sz="0" w:space="0" w:color="auto"/>
        <w:bottom w:val="none" w:sz="0" w:space="0" w:color="auto"/>
        <w:right w:val="none" w:sz="0" w:space="0" w:color="auto"/>
      </w:divBdr>
      <w:divsChild>
        <w:div w:id="135297256">
          <w:marLeft w:val="480"/>
          <w:marRight w:val="0"/>
          <w:marTop w:val="0"/>
          <w:marBottom w:val="0"/>
          <w:divBdr>
            <w:top w:val="none" w:sz="0" w:space="0" w:color="auto"/>
            <w:left w:val="none" w:sz="0" w:space="0" w:color="auto"/>
            <w:bottom w:val="none" w:sz="0" w:space="0" w:color="auto"/>
            <w:right w:val="none" w:sz="0" w:space="0" w:color="auto"/>
          </w:divBdr>
        </w:div>
        <w:div w:id="249392805">
          <w:marLeft w:val="480"/>
          <w:marRight w:val="0"/>
          <w:marTop w:val="0"/>
          <w:marBottom w:val="0"/>
          <w:divBdr>
            <w:top w:val="none" w:sz="0" w:space="0" w:color="auto"/>
            <w:left w:val="none" w:sz="0" w:space="0" w:color="auto"/>
            <w:bottom w:val="none" w:sz="0" w:space="0" w:color="auto"/>
            <w:right w:val="none" w:sz="0" w:space="0" w:color="auto"/>
          </w:divBdr>
        </w:div>
        <w:div w:id="552739110">
          <w:marLeft w:val="480"/>
          <w:marRight w:val="0"/>
          <w:marTop w:val="0"/>
          <w:marBottom w:val="0"/>
          <w:divBdr>
            <w:top w:val="none" w:sz="0" w:space="0" w:color="auto"/>
            <w:left w:val="none" w:sz="0" w:space="0" w:color="auto"/>
            <w:bottom w:val="none" w:sz="0" w:space="0" w:color="auto"/>
            <w:right w:val="none" w:sz="0" w:space="0" w:color="auto"/>
          </w:divBdr>
        </w:div>
        <w:div w:id="876937743">
          <w:marLeft w:val="480"/>
          <w:marRight w:val="0"/>
          <w:marTop w:val="0"/>
          <w:marBottom w:val="0"/>
          <w:divBdr>
            <w:top w:val="none" w:sz="0" w:space="0" w:color="auto"/>
            <w:left w:val="none" w:sz="0" w:space="0" w:color="auto"/>
            <w:bottom w:val="none" w:sz="0" w:space="0" w:color="auto"/>
            <w:right w:val="none" w:sz="0" w:space="0" w:color="auto"/>
          </w:divBdr>
        </w:div>
      </w:divsChild>
    </w:div>
    <w:div w:id="549923117">
      <w:bodyDiv w:val="1"/>
      <w:marLeft w:val="0"/>
      <w:marRight w:val="0"/>
      <w:marTop w:val="0"/>
      <w:marBottom w:val="0"/>
      <w:divBdr>
        <w:top w:val="none" w:sz="0" w:space="0" w:color="auto"/>
        <w:left w:val="none" w:sz="0" w:space="0" w:color="auto"/>
        <w:bottom w:val="none" w:sz="0" w:space="0" w:color="auto"/>
        <w:right w:val="none" w:sz="0" w:space="0" w:color="auto"/>
      </w:divBdr>
    </w:div>
    <w:div w:id="549995397">
      <w:bodyDiv w:val="1"/>
      <w:marLeft w:val="0"/>
      <w:marRight w:val="0"/>
      <w:marTop w:val="0"/>
      <w:marBottom w:val="0"/>
      <w:divBdr>
        <w:top w:val="none" w:sz="0" w:space="0" w:color="auto"/>
        <w:left w:val="none" w:sz="0" w:space="0" w:color="auto"/>
        <w:bottom w:val="none" w:sz="0" w:space="0" w:color="auto"/>
        <w:right w:val="none" w:sz="0" w:space="0" w:color="auto"/>
      </w:divBdr>
    </w:div>
    <w:div w:id="549999546">
      <w:bodyDiv w:val="1"/>
      <w:marLeft w:val="0"/>
      <w:marRight w:val="0"/>
      <w:marTop w:val="0"/>
      <w:marBottom w:val="0"/>
      <w:divBdr>
        <w:top w:val="none" w:sz="0" w:space="0" w:color="auto"/>
        <w:left w:val="none" w:sz="0" w:space="0" w:color="auto"/>
        <w:bottom w:val="none" w:sz="0" w:space="0" w:color="auto"/>
        <w:right w:val="none" w:sz="0" w:space="0" w:color="auto"/>
      </w:divBdr>
    </w:div>
    <w:div w:id="550192881">
      <w:bodyDiv w:val="1"/>
      <w:marLeft w:val="0"/>
      <w:marRight w:val="0"/>
      <w:marTop w:val="0"/>
      <w:marBottom w:val="0"/>
      <w:divBdr>
        <w:top w:val="none" w:sz="0" w:space="0" w:color="auto"/>
        <w:left w:val="none" w:sz="0" w:space="0" w:color="auto"/>
        <w:bottom w:val="none" w:sz="0" w:space="0" w:color="auto"/>
        <w:right w:val="none" w:sz="0" w:space="0" w:color="auto"/>
      </w:divBdr>
    </w:div>
    <w:div w:id="550264608">
      <w:bodyDiv w:val="1"/>
      <w:marLeft w:val="0"/>
      <w:marRight w:val="0"/>
      <w:marTop w:val="0"/>
      <w:marBottom w:val="0"/>
      <w:divBdr>
        <w:top w:val="none" w:sz="0" w:space="0" w:color="auto"/>
        <w:left w:val="none" w:sz="0" w:space="0" w:color="auto"/>
        <w:bottom w:val="none" w:sz="0" w:space="0" w:color="auto"/>
        <w:right w:val="none" w:sz="0" w:space="0" w:color="auto"/>
      </w:divBdr>
    </w:div>
    <w:div w:id="550269695">
      <w:bodyDiv w:val="1"/>
      <w:marLeft w:val="0"/>
      <w:marRight w:val="0"/>
      <w:marTop w:val="0"/>
      <w:marBottom w:val="0"/>
      <w:divBdr>
        <w:top w:val="none" w:sz="0" w:space="0" w:color="auto"/>
        <w:left w:val="none" w:sz="0" w:space="0" w:color="auto"/>
        <w:bottom w:val="none" w:sz="0" w:space="0" w:color="auto"/>
        <w:right w:val="none" w:sz="0" w:space="0" w:color="auto"/>
      </w:divBdr>
      <w:divsChild>
        <w:div w:id="19556152">
          <w:marLeft w:val="480"/>
          <w:marRight w:val="0"/>
          <w:marTop w:val="0"/>
          <w:marBottom w:val="0"/>
          <w:divBdr>
            <w:top w:val="none" w:sz="0" w:space="0" w:color="auto"/>
            <w:left w:val="none" w:sz="0" w:space="0" w:color="auto"/>
            <w:bottom w:val="none" w:sz="0" w:space="0" w:color="auto"/>
            <w:right w:val="none" w:sz="0" w:space="0" w:color="auto"/>
          </w:divBdr>
        </w:div>
        <w:div w:id="37442110">
          <w:marLeft w:val="480"/>
          <w:marRight w:val="0"/>
          <w:marTop w:val="0"/>
          <w:marBottom w:val="0"/>
          <w:divBdr>
            <w:top w:val="none" w:sz="0" w:space="0" w:color="auto"/>
            <w:left w:val="none" w:sz="0" w:space="0" w:color="auto"/>
            <w:bottom w:val="none" w:sz="0" w:space="0" w:color="auto"/>
            <w:right w:val="none" w:sz="0" w:space="0" w:color="auto"/>
          </w:divBdr>
        </w:div>
        <w:div w:id="43527797">
          <w:marLeft w:val="480"/>
          <w:marRight w:val="0"/>
          <w:marTop w:val="0"/>
          <w:marBottom w:val="0"/>
          <w:divBdr>
            <w:top w:val="none" w:sz="0" w:space="0" w:color="auto"/>
            <w:left w:val="none" w:sz="0" w:space="0" w:color="auto"/>
            <w:bottom w:val="none" w:sz="0" w:space="0" w:color="auto"/>
            <w:right w:val="none" w:sz="0" w:space="0" w:color="auto"/>
          </w:divBdr>
        </w:div>
        <w:div w:id="61611968">
          <w:marLeft w:val="480"/>
          <w:marRight w:val="0"/>
          <w:marTop w:val="0"/>
          <w:marBottom w:val="0"/>
          <w:divBdr>
            <w:top w:val="none" w:sz="0" w:space="0" w:color="auto"/>
            <w:left w:val="none" w:sz="0" w:space="0" w:color="auto"/>
            <w:bottom w:val="none" w:sz="0" w:space="0" w:color="auto"/>
            <w:right w:val="none" w:sz="0" w:space="0" w:color="auto"/>
          </w:divBdr>
        </w:div>
        <w:div w:id="85930693">
          <w:marLeft w:val="480"/>
          <w:marRight w:val="0"/>
          <w:marTop w:val="0"/>
          <w:marBottom w:val="0"/>
          <w:divBdr>
            <w:top w:val="none" w:sz="0" w:space="0" w:color="auto"/>
            <w:left w:val="none" w:sz="0" w:space="0" w:color="auto"/>
            <w:bottom w:val="none" w:sz="0" w:space="0" w:color="auto"/>
            <w:right w:val="none" w:sz="0" w:space="0" w:color="auto"/>
          </w:divBdr>
        </w:div>
        <w:div w:id="99030645">
          <w:marLeft w:val="480"/>
          <w:marRight w:val="0"/>
          <w:marTop w:val="0"/>
          <w:marBottom w:val="0"/>
          <w:divBdr>
            <w:top w:val="none" w:sz="0" w:space="0" w:color="auto"/>
            <w:left w:val="none" w:sz="0" w:space="0" w:color="auto"/>
            <w:bottom w:val="none" w:sz="0" w:space="0" w:color="auto"/>
            <w:right w:val="none" w:sz="0" w:space="0" w:color="auto"/>
          </w:divBdr>
        </w:div>
        <w:div w:id="112943411">
          <w:marLeft w:val="480"/>
          <w:marRight w:val="0"/>
          <w:marTop w:val="0"/>
          <w:marBottom w:val="0"/>
          <w:divBdr>
            <w:top w:val="none" w:sz="0" w:space="0" w:color="auto"/>
            <w:left w:val="none" w:sz="0" w:space="0" w:color="auto"/>
            <w:bottom w:val="none" w:sz="0" w:space="0" w:color="auto"/>
            <w:right w:val="none" w:sz="0" w:space="0" w:color="auto"/>
          </w:divBdr>
        </w:div>
        <w:div w:id="182978846">
          <w:marLeft w:val="480"/>
          <w:marRight w:val="0"/>
          <w:marTop w:val="0"/>
          <w:marBottom w:val="0"/>
          <w:divBdr>
            <w:top w:val="none" w:sz="0" w:space="0" w:color="auto"/>
            <w:left w:val="none" w:sz="0" w:space="0" w:color="auto"/>
            <w:bottom w:val="none" w:sz="0" w:space="0" w:color="auto"/>
            <w:right w:val="none" w:sz="0" w:space="0" w:color="auto"/>
          </w:divBdr>
        </w:div>
        <w:div w:id="188494707">
          <w:marLeft w:val="480"/>
          <w:marRight w:val="0"/>
          <w:marTop w:val="0"/>
          <w:marBottom w:val="0"/>
          <w:divBdr>
            <w:top w:val="none" w:sz="0" w:space="0" w:color="auto"/>
            <w:left w:val="none" w:sz="0" w:space="0" w:color="auto"/>
            <w:bottom w:val="none" w:sz="0" w:space="0" w:color="auto"/>
            <w:right w:val="none" w:sz="0" w:space="0" w:color="auto"/>
          </w:divBdr>
        </w:div>
        <w:div w:id="215360104">
          <w:marLeft w:val="480"/>
          <w:marRight w:val="0"/>
          <w:marTop w:val="0"/>
          <w:marBottom w:val="0"/>
          <w:divBdr>
            <w:top w:val="none" w:sz="0" w:space="0" w:color="auto"/>
            <w:left w:val="none" w:sz="0" w:space="0" w:color="auto"/>
            <w:bottom w:val="none" w:sz="0" w:space="0" w:color="auto"/>
            <w:right w:val="none" w:sz="0" w:space="0" w:color="auto"/>
          </w:divBdr>
        </w:div>
        <w:div w:id="237251589">
          <w:marLeft w:val="480"/>
          <w:marRight w:val="0"/>
          <w:marTop w:val="0"/>
          <w:marBottom w:val="0"/>
          <w:divBdr>
            <w:top w:val="none" w:sz="0" w:space="0" w:color="auto"/>
            <w:left w:val="none" w:sz="0" w:space="0" w:color="auto"/>
            <w:bottom w:val="none" w:sz="0" w:space="0" w:color="auto"/>
            <w:right w:val="none" w:sz="0" w:space="0" w:color="auto"/>
          </w:divBdr>
        </w:div>
        <w:div w:id="254095844">
          <w:marLeft w:val="480"/>
          <w:marRight w:val="0"/>
          <w:marTop w:val="0"/>
          <w:marBottom w:val="0"/>
          <w:divBdr>
            <w:top w:val="none" w:sz="0" w:space="0" w:color="auto"/>
            <w:left w:val="none" w:sz="0" w:space="0" w:color="auto"/>
            <w:bottom w:val="none" w:sz="0" w:space="0" w:color="auto"/>
            <w:right w:val="none" w:sz="0" w:space="0" w:color="auto"/>
          </w:divBdr>
        </w:div>
        <w:div w:id="328143224">
          <w:marLeft w:val="480"/>
          <w:marRight w:val="0"/>
          <w:marTop w:val="0"/>
          <w:marBottom w:val="0"/>
          <w:divBdr>
            <w:top w:val="none" w:sz="0" w:space="0" w:color="auto"/>
            <w:left w:val="none" w:sz="0" w:space="0" w:color="auto"/>
            <w:bottom w:val="none" w:sz="0" w:space="0" w:color="auto"/>
            <w:right w:val="none" w:sz="0" w:space="0" w:color="auto"/>
          </w:divBdr>
        </w:div>
        <w:div w:id="341208052">
          <w:marLeft w:val="480"/>
          <w:marRight w:val="0"/>
          <w:marTop w:val="0"/>
          <w:marBottom w:val="0"/>
          <w:divBdr>
            <w:top w:val="none" w:sz="0" w:space="0" w:color="auto"/>
            <w:left w:val="none" w:sz="0" w:space="0" w:color="auto"/>
            <w:bottom w:val="none" w:sz="0" w:space="0" w:color="auto"/>
            <w:right w:val="none" w:sz="0" w:space="0" w:color="auto"/>
          </w:divBdr>
        </w:div>
        <w:div w:id="362096660">
          <w:marLeft w:val="480"/>
          <w:marRight w:val="0"/>
          <w:marTop w:val="0"/>
          <w:marBottom w:val="0"/>
          <w:divBdr>
            <w:top w:val="none" w:sz="0" w:space="0" w:color="auto"/>
            <w:left w:val="none" w:sz="0" w:space="0" w:color="auto"/>
            <w:bottom w:val="none" w:sz="0" w:space="0" w:color="auto"/>
            <w:right w:val="none" w:sz="0" w:space="0" w:color="auto"/>
          </w:divBdr>
        </w:div>
        <w:div w:id="370348870">
          <w:marLeft w:val="480"/>
          <w:marRight w:val="0"/>
          <w:marTop w:val="0"/>
          <w:marBottom w:val="0"/>
          <w:divBdr>
            <w:top w:val="none" w:sz="0" w:space="0" w:color="auto"/>
            <w:left w:val="none" w:sz="0" w:space="0" w:color="auto"/>
            <w:bottom w:val="none" w:sz="0" w:space="0" w:color="auto"/>
            <w:right w:val="none" w:sz="0" w:space="0" w:color="auto"/>
          </w:divBdr>
        </w:div>
        <w:div w:id="394818365">
          <w:marLeft w:val="480"/>
          <w:marRight w:val="0"/>
          <w:marTop w:val="0"/>
          <w:marBottom w:val="0"/>
          <w:divBdr>
            <w:top w:val="none" w:sz="0" w:space="0" w:color="auto"/>
            <w:left w:val="none" w:sz="0" w:space="0" w:color="auto"/>
            <w:bottom w:val="none" w:sz="0" w:space="0" w:color="auto"/>
            <w:right w:val="none" w:sz="0" w:space="0" w:color="auto"/>
          </w:divBdr>
        </w:div>
        <w:div w:id="474491855">
          <w:marLeft w:val="480"/>
          <w:marRight w:val="0"/>
          <w:marTop w:val="0"/>
          <w:marBottom w:val="0"/>
          <w:divBdr>
            <w:top w:val="none" w:sz="0" w:space="0" w:color="auto"/>
            <w:left w:val="none" w:sz="0" w:space="0" w:color="auto"/>
            <w:bottom w:val="none" w:sz="0" w:space="0" w:color="auto"/>
            <w:right w:val="none" w:sz="0" w:space="0" w:color="auto"/>
          </w:divBdr>
        </w:div>
        <w:div w:id="569391540">
          <w:marLeft w:val="480"/>
          <w:marRight w:val="0"/>
          <w:marTop w:val="0"/>
          <w:marBottom w:val="0"/>
          <w:divBdr>
            <w:top w:val="none" w:sz="0" w:space="0" w:color="auto"/>
            <w:left w:val="none" w:sz="0" w:space="0" w:color="auto"/>
            <w:bottom w:val="none" w:sz="0" w:space="0" w:color="auto"/>
            <w:right w:val="none" w:sz="0" w:space="0" w:color="auto"/>
          </w:divBdr>
        </w:div>
        <w:div w:id="598414172">
          <w:marLeft w:val="480"/>
          <w:marRight w:val="0"/>
          <w:marTop w:val="0"/>
          <w:marBottom w:val="0"/>
          <w:divBdr>
            <w:top w:val="none" w:sz="0" w:space="0" w:color="auto"/>
            <w:left w:val="none" w:sz="0" w:space="0" w:color="auto"/>
            <w:bottom w:val="none" w:sz="0" w:space="0" w:color="auto"/>
            <w:right w:val="none" w:sz="0" w:space="0" w:color="auto"/>
          </w:divBdr>
        </w:div>
        <w:div w:id="621570334">
          <w:marLeft w:val="480"/>
          <w:marRight w:val="0"/>
          <w:marTop w:val="0"/>
          <w:marBottom w:val="0"/>
          <w:divBdr>
            <w:top w:val="none" w:sz="0" w:space="0" w:color="auto"/>
            <w:left w:val="none" w:sz="0" w:space="0" w:color="auto"/>
            <w:bottom w:val="none" w:sz="0" w:space="0" w:color="auto"/>
            <w:right w:val="none" w:sz="0" w:space="0" w:color="auto"/>
          </w:divBdr>
        </w:div>
        <w:div w:id="642778667">
          <w:marLeft w:val="480"/>
          <w:marRight w:val="0"/>
          <w:marTop w:val="0"/>
          <w:marBottom w:val="0"/>
          <w:divBdr>
            <w:top w:val="none" w:sz="0" w:space="0" w:color="auto"/>
            <w:left w:val="none" w:sz="0" w:space="0" w:color="auto"/>
            <w:bottom w:val="none" w:sz="0" w:space="0" w:color="auto"/>
            <w:right w:val="none" w:sz="0" w:space="0" w:color="auto"/>
          </w:divBdr>
        </w:div>
        <w:div w:id="741374407">
          <w:marLeft w:val="480"/>
          <w:marRight w:val="0"/>
          <w:marTop w:val="0"/>
          <w:marBottom w:val="0"/>
          <w:divBdr>
            <w:top w:val="none" w:sz="0" w:space="0" w:color="auto"/>
            <w:left w:val="none" w:sz="0" w:space="0" w:color="auto"/>
            <w:bottom w:val="none" w:sz="0" w:space="0" w:color="auto"/>
            <w:right w:val="none" w:sz="0" w:space="0" w:color="auto"/>
          </w:divBdr>
        </w:div>
        <w:div w:id="783767207">
          <w:marLeft w:val="480"/>
          <w:marRight w:val="0"/>
          <w:marTop w:val="0"/>
          <w:marBottom w:val="0"/>
          <w:divBdr>
            <w:top w:val="none" w:sz="0" w:space="0" w:color="auto"/>
            <w:left w:val="none" w:sz="0" w:space="0" w:color="auto"/>
            <w:bottom w:val="none" w:sz="0" w:space="0" w:color="auto"/>
            <w:right w:val="none" w:sz="0" w:space="0" w:color="auto"/>
          </w:divBdr>
        </w:div>
        <w:div w:id="784619910">
          <w:marLeft w:val="480"/>
          <w:marRight w:val="0"/>
          <w:marTop w:val="0"/>
          <w:marBottom w:val="0"/>
          <w:divBdr>
            <w:top w:val="none" w:sz="0" w:space="0" w:color="auto"/>
            <w:left w:val="none" w:sz="0" w:space="0" w:color="auto"/>
            <w:bottom w:val="none" w:sz="0" w:space="0" w:color="auto"/>
            <w:right w:val="none" w:sz="0" w:space="0" w:color="auto"/>
          </w:divBdr>
        </w:div>
        <w:div w:id="808472324">
          <w:marLeft w:val="480"/>
          <w:marRight w:val="0"/>
          <w:marTop w:val="0"/>
          <w:marBottom w:val="0"/>
          <w:divBdr>
            <w:top w:val="none" w:sz="0" w:space="0" w:color="auto"/>
            <w:left w:val="none" w:sz="0" w:space="0" w:color="auto"/>
            <w:bottom w:val="none" w:sz="0" w:space="0" w:color="auto"/>
            <w:right w:val="none" w:sz="0" w:space="0" w:color="auto"/>
          </w:divBdr>
        </w:div>
        <w:div w:id="813570626">
          <w:marLeft w:val="480"/>
          <w:marRight w:val="0"/>
          <w:marTop w:val="0"/>
          <w:marBottom w:val="0"/>
          <w:divBdr>
            <w:top w:val="none" w:sz="0" w:space="0" w:color="auto"/>
            <w:left w:val="none" w:sz="0" w:space="0" w:color="auto"/>
            <w:bottom w:val="none" w:sz="0" w:space="0" w:color="auto"/>
            <w:right w:val="none" w:sz="0" w:space="0" w:color="auto"/>
          </w:divBdr>
        </w:div>
        <w:div w:id="831339081">
          <w:marLeft w:val="480"/>
          <w:marRight w:val="0"/>
          <w:marTop w:val="0"/>
          <w:marBottom w:val="0"/>
          <w:divBdr>
            <w:top w:val="none" w:sz="0" w:space="0" w:color="auto"/>
            <w:left w:val="none" w:sz="0" w:space="0" w:color="auto"/>
            <w:bottom w:val="none" w:sz="0" w:space="0" w:color="auto"/>
            <w:right w:val="none" w:sz="0" w:space="0" w:color="auto"/>
          </w:divBdr>
        </w:div>
        <w:div w:id="908810324">
          <w:marLeft w:val="480"/>
          <w:marRight w:val="0"/>
          <w:marTop w:val="0"/>
          <w:marBottom w:val="0"/>
          <w:divBdr>
            <w:top w:val="none" w:sz="0" w:space="0" w:color="auto"/>
            <w:left w:val="none" w:sz="0" w:space="0" w:color="auto"/>
            <w:bottom w:val="none" w:sz="0" w:space="0" w:color="auto"/>
            <w:right w:val="none" w:sz="0" w:space="0" w:color="auto"/>
          </w:divBdr>
        </w:div>
      </w:divsChild>
    </w:div>
    <w:div w:id="550313727">
      <w:bodyDiv w:val="1"/>
      <w:marLeft w:val="0"/>
      <w:marRight w:val="0"/>
      <w:marTop w:val="0"/>
      <w:marBottom w:val="0"/>
      <w:divBdr>
        <w:top w:val="none" w:sz="0" w:space="0" w:color="auto"/>
        <w:left w:val="none" w:sz="0" w:space="0" w:color="auto"/>
        <w:bottom w:val="none" w:sz="0" w:space="0" w:color="auto"/>
        <w:right w:val="none" w:sz="0" w:space="0" w:color="auto"/>
      </w:divBdr>
    </w:div>
    <w:div w:id="550574100">
      <w:bodyDiv w:val="1"/>
      <w:marLeft w:val="0"/>
      <w:marRight w:val="0"/>
      <w:marTop w:val="0"/>
      <w:marBottom w:val="0"/>
      <w:divBdr>
        <w:top w:val="none" w:sz="0" w:space="0" w:color="auto"/>
        <w:left w:val="none" w:sz="0" w:space="0" w:color="auto"/>
        <w:bottom w:val="none" w:sz="0" w:space="0" w:color="auto"/>
        <w:right w:val="none" w:sz="0" w:space="0" w:color="auto"/>
      </w:divBdr>
    </w:div>
    <w:div w:id="550654779">
      <w:bodyDiv w:val="1"/>
      <w:marLeft w:val="0"/>
      <w:marRight w:val="0"/>
      <w:marTop w:val="0"/>
      <w:marBottom w:val="0"/>
      <w:divBdr>
        <w:top w:val="none" w:sz="0" w:space="0" w:color="auto"/>
        <w:left w:val="none" w:sz="0" w:space="0" w:color="auto"/>
        <w:bottom w:val="none" w:sz="0" w:space="0" w:color="auto"/>
        <w:right w:val="none" w:sz="0" w:space="0" w:color="auto"/>
      </w:divBdr>
    </w:div>
    <w:div w:id="550728952">
      <w:bodyDiv w:val="1"/>
      <w:marLeft w:val="0"/>
      <w:marRight w:val="0"/>
      <w:marTop w:val="0"/>
      <w:marBottom w:val="0"/>
      <w:divBdr>
        <w:top w:val="none" w:sz="0" w:space="0" w:color="auto"/>
        <w:left w:val="none" w:sz="0" w:space="0" w:color="auto"/>
        <w:bottom w:val="none" w:sz="0" w:space="0" w:color="auto"/>
        <w:right w:val="none" w:sz="0" w:space="0" w:color="auto"/>
      </w:divBdr>
    </w:div>
    <w:div w:id="550729739">
      <w:bodyDiv w:val="1"/>
      <w:marLeft w:val="0"/>
      <w:marRight w:val="0"/>
      <w:marTop w:val="0"/>
      <w:marBottom w:val="0"/>
      <w:divBdr>
        <w:top w:val="none" w:sz="0" w:space="0" w:color="auto"/>
        <w:left w:val="none" w:sz="0" w:space="0" w:color="auto"/>
        <w:bottom w:val="none" w:sz="0" w:space="0" w:color="auto"/>
        <w:right w:val="none" w:sz="0" w:space="0" w:color="auto"/>
      </w:divBdr>
    </w:div>
    <w:div w:id="550730441">
      <w:bodyDiv w:val="1"/>
      <w:marLeft w:val="0"/>
      <w:marRight w:val="0"/>
      <w:marTop w:val="0"/>
      <w:marBottom w:val="0"/>
      <w:divBdr>
        <w:top w:val="none" w:sz="0" w:space="0" w:color="auto"/>
        <w:left w:val="none" w:sz="0" w:space="0" w:color="auto"/>
        <w:bottom w:val="none" w:sz="0" w:space="0" w:color="auto"/>
        <w:right w:val="none" w:sz="0" w:space="0" w:color="auto"/>
      </w:divBdr>
    </w:div>
    <w:div w:id="550767511">
      <w:bodyDiv w:val="1"/>
      <w:marLeft w:val="0"/>
      <w:marRight w:val="0"/>
      <w:marTop w:val="0"/>
      <w:marBottom w:val="0"/>
      <w:divBdr>
        <w:top w:val="none" w:sz="0" w:space="0" w:color="auto"/>
        <w:left w:val="none" w:sz="0" w:space="0" w:color="auto"/>
        <w:bottom w:val="none" w:sz="0" w:space="0" w:color="auto"/>
        <w:right w:val="none" w:sz="0" w:space="0" w:color="auto"/>
      </w:divBdr>
    </w:div>
    <w:div w:id="550920940">
      <w:bodyDiv w:val="1"/>
      <w:marLeft w:val="0"/>
      <w:marRight w:val="0"/>
      <w:marTop w:val="0"/>
      <w:marBottom w:val="0"/>
      <w:divBdr>
        <w:top w:val="none" w:sz="0" w:space="0" w:color="auto"/>
        <w:left w:val="none" w:sz="0" w:space="0" w:color="auto"/>
        <w:bottom w:val="none" w:sz="0" w:space="0" w:color="auto"/>
        <w:right w:val="none" w:sz="0" w:space="0" w:color="auto"/>
      </w:divBdr>
    </w:div>
    <w:div w:id="550923505">
      <w:bodyDiv w:val="1"/>
      <w:marLeft w:val="0"/>
      <w:marRight w:val="0"/>
      <w:marTop w:val="0"/>
      <w:marBottom w:val="0"/>
      <w:divBdr>
        <w:top w:val="none" w:sz="0" w:space="0" w:color="auto"/>
        <w:left w:val="none" w:sz="0" w:space="0" w:color="auto"/>
        <w:bottom w:val="none" w:sz="0" w:space="0" w:color="auto"/>
        <w:right w:val="none" w:sz="0" w:space="0" w:color="auto"/>
      </w:divBdr>
    </w:div>
    <w:div w:id="550962962">
      <w:bodyDiv w:val="1"/>
      <w:marLeft w:val="0"/>
      <w:marRight w:val="0"/>
      <w:marTop w:val="0"/>
      <w:marBottom w:val="0"/>
      <w:divBdr>
        <w:top w:val="none" w:sz="0" w:space="0" w:color="auto"/>
        <w:left w:val="none" w:sz="0" w:space="0" w:color="auto"/>
        <w:bottom w:val="none" w:sz="0" w:space="0" w:color="auto"/>
        <w:right w:val="none" w:sz="0" w:space="0" w:color="auto"/>
      </w:divBdr>
    </w:div>
    <w:div w:id="550965597">
      <w:bodyDiv w:val="1"/>
      <w:marLeft w:val="0"/>
      <w:marRight w:val="0"/>
      <w:marTop w:val="0"/>
      <w:marBottom w:val="0"/>
      <w:divBdr>
        <w:top w:val="none" w:sz="0" w:space="0" w:color="auto"/>
        <w:left w:val="none" w:sz="0" w:space="0" w:color="auto"/>
        <w:bottom w:val="none" w:sz="0" w:space="0" w:color="auto"/>
        <w:right w:val="none" w:sz="0" w:space="0" w:color="auto"/>
      </w:divBdr>
    </w:div>
    <w:div w:id="550966731">
      <w:bodyDiv w:val="1"/>
      <w:marLeft w:val="0"/>
      <w:marRight w:val="0"/>
      <w:marTop w:val="0"/>
      <w:marBottom w:val="0"/>
      <w:divBdr>
        <w:top w:val="none" w:sz="0" w:space="0" w:color="auto"/>
        <w:left w:val="none" w:sz="0" w:space="0" w:color="auto"/>
        <w:bottom w:val="none" w:sz="0" w:space="0" w:color="auto"/>
        <w:right w:val="none" w:sz="0" w:space="0" w:color="auto"/>
      </w:divBdr>
      <w:divsChild>
        <w:div w:id="185098712">
          <w:marLeft w:val="480"/>
          <w:marRight w:val="0"/>
          <w:marTop w:val="0"/>
          <w:marBottom w:val="0"/>
          <w:divBdr>
            <w:top w:val="none" w:sz="0" w:space="0" w:color="auto"/>
            <w:left w:val="none" w:sz="0" w:space="0" w:color="auto"/>
            <w:bottom w:val="none" w:sz="0" w:space="0" w:color="auto"/>
            <w:right w:val="none" w:sz="0" w:space="0" w:color="auto"/>
          </w:divBdr>
        </w:div>
        <w:div w:id="185297089">
          <w:marLeft w:val="480"/>
          <w:marRight w:val="0"/>
          <w:marTop w:val="0"/>
          <w:marBottom w:val="0"/>
          <w:divBdr>
            <w:top w:val="none" w:sz="0" w:space="0" w:color="auto"/>
            <w:left w:val="none" w:sz="0" w:space="0" w:color="auto"/>
            <w:bottom w:val="none" w:sz="0" w:space="0" w:color="auto"/>
            <w:right w:val="none" w:sz="0" w:space="0" w:color="auto"/>
          </w:divBdr>
        </w:div>
        <w:div w:id="204829955">
          <w:marLeft w:val="480"/>
          <w:marRight w:val="0"/>
          <w:marTop w:val="0"/>
          <w:marBottom w:val="0"/>
          <w:divBdr>
            <w:top w:val="none" w:sz="0" w:space="0" w:color="auto"/>
            <w:left w:val="none" w:sz="0" w:space="0" w:color="auto"/>
            <w:bottom w:val="none" w:sz="0" w:space="0" w:color="auto"/>
            <w:right w:val="none" w:sz="0" w:space="0" w:color="auto"/>
          </w:divBdr>
        </w:div>
        <w:div w:id="280842997">
          <w:marLeft w:val="480"/>
          <w:marRight w:val="0"/>
          <w:marTop w:val="0"/>
          <w:marBottom w:val="0"/>
          <w:divBdr>
            <w:top w:val="none" w:sz="0" w:space="0" w:color="auto"/>
            <w:left w:val="none" w:sz="0" w:space="0" w:color="auto"/>
            <w:bottom w:val="none" w:sz="0" w:space="0" w:color="auto"/>
            <w:right w:val="none" w:sz="0" w:space="0" w:color="auto"/>
          </w:divBdr>
        </w:div>
        <w:div w:id="297998079">
          <w:marLeft w:val="480"/>
          <w:marRight w:val="0"/>
          <w:marTop w:val="0"/>
          <w:marBottom w:val="0"/>
          <w:divBdr>
            <w:top w:val="none" w:sz="0" w:space="0" w:color="auto"/>
            <w:left w:val="none" w:sz="0" w:space="0" w:color="auto"/>
            <w:bottom w:val="none" w:sz="0" w:space="0" w:color="auto"/>
            <w:right w:val="none" w:sz="0" w:space="0" w:color="auto"/>
          </w:divBdr>
        </w:div>
        <w:div w:id="311062953">
          <w:marLeft w:val="480"/>
          <w:marRight w:val="0"/>
          <w:marTop w:val="0"/>
          <w:marBottom w:val="0"/>
          <w:divBdr>
            <w:top w:val="none" w:sz="0" w:space="0" w:color="auto"/>
            <w:left w:val="none" w:sz="0" w:space="0" w:color="auto"/>
            <w:bottom w:val="none" w:sz="0" w:space="0" w:color="auto"/>
            <w:right w:val="none" w:sz="0" w:space="0" w:color="auto"/>
          </w:divBdr>
        </w:div>
        <w:div w:id="318004787">
          <w:marLeft w:val="480"/>
          <w:marRight w:val="0"/>
          <w:marTop w:val="0"/>
          <w:marBottom w:val="0"/>
          <w:divBdr>
            <w:top w:val="none" w:sz="0" w:space="0" w:color="auto"/>
            <w:left w:val="none" w:sz="0" w:space="0" w:color="auto"/>
            <w:bottom w:val="none" w:sz="0" w:space="0" w:color="auto"/>
            <w:right w:val="none" w:sz="0" w:space="0" w:color="auto"/>
          </w:divBdr>
        </w:div>
        <w:div w:id="343753708">
          <w:marLeft w:val="480"/>
          <w:marRight w:val="0"/>
          <w:marTop w:val="0"/>
          <w:marBottom w:val="0"/>
          <w:divBdr>
            <w:top w:val="none" w:sz="0" w:space="0" w:color="auto"/>
            <w:left w:val="none" w:sz="0" w:space="0" w:color="auto"/>
            <w:bottom w:val="none" w:sz="0" w:space="0" w:color="auto"/>
            <w:right w:val="none" w:sz="0" w:space="0" w:color="auto"/>
          </w:divBdr>
        </w:div>
        <w:div w:id="421997083">
          <w:marLeft w:val="480"/>
          <w:marRight w:val="0"/>
          <w:marTop w:val="0"/>
          <w:marBottom w:val="0"/>
          <w:divBdr>
            <w:top w:val="none" w:sz="0" w:space="0" w:color="auto"/>
            <w:left w:val="none" w:sz="0" w:space="0" w:color="auto"/>
            <w:bottom w:val="none" w:sz="0" w:space="0" w:color="auto"/>
            <w:right w:val="none" w:sz="0" w:space="0" w:color="auto"/>
          </w:divBdr>
        </w:div>
        <w:div w:id="497425381">
          <w:marLeft w:val="480"/>
          <w:marRight w:val="0"/>
          <w:marTop w:val="0"/>
          <w:marBottom w:val="0"/>
          <w:divBdr>
            <w:top w:val="none" w:sz="0" w:space="0" w:color="auto"/>
            <w:left w:val="none" w:sz="0" w:space="0" w:color="auto"/>
            <w:bottom w:val="none" w:sz="0" w:space="0" w:color="auto"/>
            <w:right w:val="none" w:sz="0" w:space="0" w:color="auto"/>
          </w:divBdr>
        </w:div>
        <w:div w:id="553392324">
          <w:marLeft w:val="480"/>
          <w:marRight w:val="0"/>
          <w:marTop w:val="0"/>
          <w:marBottom w:val="0"/>
          <w:divBdr>
            <w:top w:val="none" w:sz="0" w:space="0" w:color="auto"/>
            <w:left w:val="none" w:sz="0" w:space="0" w:color="auto"/>
            <w:bottom w:val="none" w:sz="0" w:space="0" w:color="auto"/>
            <w:right w:val="none" w:sz="0" w:space="0" w:color="auto"/>
          </w:divBdr>
        </w:div>
        <w:div w:id="562562610">
          <w:marLeft w:val="480"/>
          <w:marRight w:val="0"/>
          <w:marTop w:val="0"/>
          <w:marBottom w:val="0"/>
          <w:divBdr>
            <w:top w:val="none" w:sz="0" w:space="0" w:color="auto"/>
            <w:left w:val="none" w:sz="0" w:space="0" w:color="auto"/>
            <w:bottom w:val="none" w:sz="0" w:space="0" w:color="auto"/>
            <w:right w:val="none" w:sz="0" w:space="0" w:color="auto"/>
          </w:divBdr>
        </w:div>
        <w:div w:id="596864569">
          <w:marLeft w:val="480"/>
          <w:marRight w:val="0"/>
          <w:marTop w:val="0"/>
          <w:marBottom w:val="0"/>
          <w:divBdr>
            <w:top w:val="none" w:sz="0" w:space="0" w:color="auto"/>
            <w:left w:val="none" w:sz="0" w:space="0" w:color="auto"/>
            <w:bottom w:val="none" w:sz="0" w:space="0" w:color="auto"/>
            <w:right w:val="none" w:sz="0" w:space="0" w:color="auto"/>
          </w:divBdr>
        </w:div>
        <w:div w:id="623922237">
          <w:marLeft w:val="480"/>
          <w:marRight w:val="0"/>
          <w:marTop w:val="0"/>
          <w:marBottom w:val="0"/>
          <w:divBdr>
            <w:top w:val="none" w:sz="0" w:space="0" w:color="auto"/>
            <w:left w:val="none" w:sz="0" w:space="0" w:color="auto"/>
            <w:bottom w:val="none" w:sz="0" w:space="0" w:color="auto"/>
            <w:right w:val="none" w:sz="0" w:space="0" w:color="auto"/>
          </w:divBdr>
        </w:div>
        <w:div w:id="663974752">
          <w:marLeft w:val="480"/>
          <w:marRight w:val="0"/>
          <w:marTop w:val="0"/>
          <w:marBottom w:val="0"/>
          <w:divBdr>
            <w:top w:val="none" w:sz="0" w:space="0" w:color="auto"/>
            <w:left w:val="none" w:sz="0" w:space="0" w:color="auto"/>
            <w:bottom w:val="none" w:sz="0" w:space="0" w:color="auto"/>
            <w:right w:val="none" w:sz="0" w:space="0" w:color="auto"/>
          </w:divBdr>
        </w:div>
        <w:div w:id="681247688">
          <w:marLeft w:val="480"/>
          <w:marRight w:val="0"/>
          <w:marTop w:val="0"/>
          <w:marBottom w:val="0"/>
          <w:divBdr>
            <w:top w:val="none" w:sz="0" w:space="0" w:color="auto"/>
            <w:left w:val="none" w:sz="0" w:space="0" w:color="auto"/>
            <w:bottom w:val="none" w:sz="0" w:space="0" w:color="auto"/>
            <w:right w:val="none" w:sz="0" w:space="0" w:color="auto"/>
          </w:divBdr>
        </w:div>
        <w:div w:id="713623580">
          <w:marLeft w:val="480"/>
          <w:marRight w:val="0"/>
          <w:marTop w:val="0"/>
          <w:marBottom w:val="0"/>
          <w:divBdr>
            <w:top w:val="none" w:sz="0" w:space="0" w:color="auto"/>
            <w:left w:val="none" w:sz="0" w:space="0" w:color="auto"/>
            <w:bottom w:val="none" w:sz="0" w:space="0" w:color="auto"/>
            <w:right w:val="none" w:sz="0" w:space="0" w:color="auto"/>
          </w:divBdr>
        </w:div>
        <w:div w:id="734354902">
          <w:marLeft w:val="480"/>
          <w:marRight w:val="0"/>
          <w:marTop w:val="0"/>
          <w:marBottom w:val="0"/>
          <w:divBdr>
            <w:top w:val="none" w:sz="0" w:space="0" w:color="auto"/>
            <w:left w:val="none" w:sz="0" w:space="0" w:color="auto"/>
            <w:bottom w:val="none" w:sz="0" w:space="0" w:color="auto"/>
            <w:right w:val="none" w:sz="0" w:space="0" w:color="auto"/>
          </w:divBdr>
        </w:div>
        <w:div w:id="765729627">
          <w:marLeft w:val="480"/>
          <w:marRight w:val="0"/>
          <w:marTop w:val="0"/>
          <w:marBottom w:val="0"/>
          <w:divBdr>
            <w:top w:val="none" w:sz="0" w:space="0" w:color="auto"/>
            <w:left w:val="none" w:sz="0" w:space="0" w:color="auto"/>
            <w:bottom w:val="none" w:sz="0" w:space="0" w:color="auto"/>
            <w:right w:val="none" w:sz="0" w:space="0" w:color="auto"/>
          </w:divBdr>
        </w:div>
      </w:divsChild>
    </w:div>
    <w:div w:id="551041986">
      <w:bodyDiv w:val="1"/>
      <w:marLeft w:val="0"/>
      <w:marRight w:val="0"/>
      <w:marTop w:val="0"/>
      <w:marBottom w:val="0"/>
      <w:divBdr>
        <w:top w:val="none" w:sz="0" w:space="0" w:color="auto"/>
        <w:left w:val="none" w:sz="0" w:space="0" w:color="auto"/>
        <w:bottom w:val="none" w:sz="0" w:space="0" w:color="auto"/>
        <w:right w:val="none" w:sz="0" w:space="0" w:color="auto"/>
      </w:divBdr>
    </w:div>
    <w:div w:id="551042190">
      <w:bodyDiv w:val="1"/>
      <w:marLeft w:val="0"/>
      <w:marRight w:val="0"/>
      <w:marTop w:val="0"/>
      <w:marBottom w:val="0"/>
      <w:divBdr>
        <w:top w:val="none" w:sz="0" w:space="0" w:color="auto"/>
        <w:left w:val="none" w:sz="0" w:space="0" w:color="auto"/>
        <w:bottom w:val="none" w:sz="0" w:space="0" w:color="auto"/>
        <w:right w:val="none" w:sz="0" w:space="0" w:color="auto"/>
      </w:divBdr>
    </w:div>
    <w:div w:id="551163182">
      <w:bodyDiv w:val="1"/>
      <w:marLeft w:val="0"/>
      <w:marRight w:val="0"/>
      <w:marTop w:val="0"/>
      <w:marBottom w:val="0"/>
      <w:divBdr>
        <w:top w:val="none" w:sz="0" w:space="0" w:color="auto"/>
        <w:left w:val="none" w:sz="0" w:space="0" w:color="auto"/>
        <w:bottom w:val="none" w:sz="0" w:space="0" w:color="auto"/>
        <w:right w:val="none" w:sz="0" w:space="0" w:color="auto"/>
      </w:divBdr>
    </w:div>
    <w:div w:id="551306704">
      <w:bodyDiv w:val="1"/>
      <w:marLeft w:val="0"/>
      <w:marRight w:val="0"/>
      <w:marTop w:val="0"/>
      <w:marBottom w:val="0"/>
      <w:divBdr>
        <w:top w:val="none" w:sz="0" w:space="0" w:color="auto"/>
        <w:left w:val="none" w:sz="0" w:space="0" w:color="auto"/>
        <w:bottom w:val="none" w:sz="0" w:space="0" w:color="auto"/>
        <w:right w:val="none" w:sz="0" w:space="0" w:color="auto"/>
      </w:divBdr>
    </w:div>
    <w:div w:id="551699352">
      <w:bodyDiv w:val="1"/>
      <w:marLeft w:val="0"/>
      <w:marRight w:val="0"/>
      <w:marTop w:val="0"/>
      <w:marBottom w:val="0"/>
      <w:divBdr>
        <w:top w:val="none" w:sz="0" w:space="0" w:color="auto"/>
        <w:left w:val="none" w:sz="0" w:space="0" w:color="auto"/>
        <w:bottom w:val="none" w:sz="0" w:space="0" w:color="auto"/>
        <w:right w:val="none" w:sz="0" w:space="0" w:color="auto"/>
      </w:divBdr>
    </w:div>
    <w:div w:id="551884710">
      <w:bodyDiv w:val="1"/>
      <w:marLeft w:val="0"/>
      <w:marRight w:val="0"/>
      <w:marTop w:val="0"/>
      <w:marBottom w:val="0"/>
      <w:divBdr>
        <w:top w:val="none" w:sz="0" w:space="0" w:color="auto"/>
        <w:left w:val="none" w:sz="0" w:space="0" w:color="auto"/>
        <w:bottom w:val="none" w:sz="0" w:space="0" w:color="auto"/>
        <w:right w:val="none" w:sz="0" w:space="0" w:color="auto"/>
      </w:divBdr>
    </w:div>
    <w:div w:id="551966685">
      <w:bodyDiv w:val="1"/>
      <w:marLeft w:val="0"/>
      <w:marRight w:val="0"/>
      <w:marTop w:val="0"/>
      <w:marBottom w:val="0"/>
      <w:divBdr>
        <w:top w:val="none" w:sz="0" w:space="0" w:color="auto"/>
        <w:left w:val="none" w:sz="0" w:space="0" w:color="auto"/>
        <w:bottom w:val="none" w:sz="0" w:space="0" w:color="auto"/>
        <w:right w:val="none" w:sz="0" w:space="0" w:color="auto"/>
      </w:divBdr>
    </w:div>
    <w:div w:id="552040066">
      <w:bodyDiv w:val="1"/>
      <w:marLeft w:val="0"/>
      <w:marRight w:val="0"/>
      <w:marTop w:val="0"/>
      <w:marBottom w:val="0"/>
      <w:divBdr>
        <w:top w:val="none" w:sz="0" w:space="0" w:color="auto"/>
        <w:left w:val="none" w:sz="0" w:space="0" w:color="auto"/>
        <w:bottom w:val="none" w:sz="0" w:space="0" w:color="auto"/>
        <w:right w:val="none" w:sz="0" w:space="0" w:color="auto"/>
      </w:divBdr>
    </w:div>
    <w:div w:id="552079366">
      <w:bodyDiv w:val="1"/>
      <w:marLeft w:val="0"/>
      <w:marRight w:val="0"/>
      <w:marTop w:val="0"/>
      <w:marBottom w:val="0"/>
      <w:divBdr>
        <w:top w:val="none" w:sz="0" w:space="0" w:color="auto"/>
        <w:left w:val="none" w:sz="0" w:space="0" w:color="auto"/>
        <w:bottom w:val="none" w:sz="0" w:space="0" w:color="auto"/>
        <w:right w:val="none" w:sz="0" w:space="0" w:color="auto"/>
      </w:divBdr>
    </w:div>
    <w:div w:id="552156191">
      <w:bodyDiv w:val="1"/>
      <w:marLeft w:val="0"/>
      <w:marRight w:val="0"/>
      <w:marTop w:val="0"/>
      <w:marBottom w:val="0"/>
      <w:divBdr>
        <w:top w:val="none" w:sz="0" w:space="0" w:color="auto"/>
        <w:left w:val="none" w:sz="0" w:space="0" w:color="auto"/>
        <w:bottom w:val="none" w:sz="0" w:space="0" w:color="auto"/>
        <w:right w:val="none" w:sz="0" w:space="0" w:color="auto"/>
      </w:divBdr>
    </w:div>
    <w:div w:id="552157165">
      <w:bodyDiv w:val="1"/>
      <w:marLeft w:val="0"/>
      <w:marRight w:val="0"/>
      <w:marTop w:val="0"/>
      <w:marBottom w:val="0"/>
      <w:divBdr>
        <w:top w:val="none" w:sz="0" w:space="0" w:color="auto"/>
        <w:left w:val="none" w:sz="0" w:space="0" w:color="auto"/>
        <w:bottom w:val="none" w:sz="0" w:space="0" w:color="auto"/>
        <w:right w:val="none" w:sz="0" w:space="0" w:color="auto"/>
      </w:divBdr>
    </w:div>
    <w:div w:id="552232343">
      <w:bodyDiv w:val="1"/>
      <w:marLeft w:val="0"/>
      <w:marRight w:val="0"/>
      <w:marTop w:val="0"/>
      <w:marBottom w:val="0"/>
      <w:divBdr>
        <w:top w:val="none" w:sz="0" w:space="0" w:color="auto"/>
        <w:left w:val="none" w:sz="0" w:space="0" w:color="auto"/>
        <w:bottom w:val="none" w:sz="0" w:space="0" w:color="auto"/>
        <w:right w:val="none" w:sz="0" w:space="0" w:color="auto"/>
      </w:divBdr>
    </w:div>
    <w:div w:id="552423019">
      <w:bodyDiv w:val="1"/>
      <w:marLeft w:val="0"/>
      <w:marRight w:val="0"/>
      <w:marTop w:val="0"/>
      <w:marBottom w:val="0"/>
      <w:divBdr>
        <w:top w:val="none" w:sz="0" w:space="0" w:color="auto"/>
        <w:left w:val="none" w:sz="0" w:space="0" w:color="auto"/>
        <w:bottom w:val="none" w:sz="0" w:space="0" w:color="auto"/>
        <w:right w:val="none" w:sz="0" w:space="0" w:color="auto"/>
      </w:divBdr>
    </w:div>
    <w:div w:id="552425818">
      <w:bodyDiv w:val="1"/>
      <w:marLeft w:val="0"/>
      <w:marRight w:val="0"/>
      <w:marTop w:val="0"/>
      <w:marBottom w:val="0"/>
      <w:divBdr>
        <w:top w:val="none" w:sz="0" w:space="0" w:color="auto"/>
        <w:left w:val="none" w:sz="0" w:space="0" w:color="auto"/>
        <w:bottom w:val="none" w:sz="0" w:space="0" w:color="auto"/>
        <w:right w:val="none" w:sz="0" w:space="0" w:color="auto"/>
      </w:divBdr>
    </w:div>
    <w:div w:id="552542645">
      <w:bodyDiv w:val="1"/>
      <w:marLeft w:val="0"/>
      <w:marRight w:val="0"/>
      <w:marTop w:val="0"/>
      <w:marBottom w:val="0"/>
      <w:divBdr>
        <w:top w:val="none" w:sz="0" w:space="0" w:color="auto"/>
        <w:left w:val="none" w:sz="0" w:space="0" w:color="auto"/>
        <w:bottom w:val="none" w:sz="0" w:space="0" w:color="auto"/>
        <w:right w:val="none" w:sz="0" w:space="0" w:color="auto"/>
      </w:divBdr>
    </w:div>
    <w:div w:id="552544905">
      <w:bodyDiv w:val="1"/>
      <w:marLeft w:val="0"/>
      <w:marRight w:val="0"/>
      <w:marTop w:val="0"/>
      <w:marBottom w:val="0"/>
      <w:divBdr>
        <w:top w:val="none" w:sz="0" w:space="0" w:color="auto"/>
        <w:left w:val="none" w:sz="0" w:space="0" w:color="auto"/>
        <w:bottom w:val="none" w:sz="0" w:space="0" w:color="auto"/>
        <w:right w:val="none" w:sz="0" w:space="0" w:color="auto"/>
      </w:divBdr>
    </w:div>
    <w:div w:id="552544976">
      <w:bodyDiv w:val="1"/>
      <w:marLeft w:val="0"/>
      <w:marRight w:val="0"/>
      <w:marTop w:val="0"/>
      <w:marBottom w:val="0"/>
      <w:divBdr>
        <w:top w:val="none" w:sz="0" w:space="0" w:color="auto"/>
        <w:left w:val="none" w:sz="0" w:space="0" w:color="auto"/>
        <w:bottom w:val="none" w:sz="0" w:space="0" w:color="auto"/>
        <w:right w:val="none" w:sz="0" w:space="0" w:color="auto"/>
      </w:divBdr>
    </w:div>
    <w:div w:id="552616128">
      <w:bodyDiv w:val="1"/>
      <w:marLeft w:val="0"/>
      <w:marRight w:val="0"/>
      <w:marTop w:val="0"/>
      <w:marBottom w:val="0"/>
      <w:divBdr>
        <w:top w:val="none" w:sz="0" w:space="0" w:color="auto"/>
        <w:left w:val="none" w:sz="0" w:space="0" w:color="auto"/>
        <w:bottom w:val="none" w:sz="0" w:space="0" w:color="auto"/>
        <w:right w:val="none" w:sz="0" w:space="0" w:color="auto"/>
      </w:divBdr>
    </w:div>
    <w:div w:id="552622395">
      <w:bodyDiv w:val="1"/>
      <w:marLeft w:val="0"/>
      <w:marRight w:val="0"/>
      <w:marTop w:val="0"/>
      <w:marBottom w:val="0"/>
      <w:divBdr>
        <w:top w:val="none" w:sz="0" w:space="0" w:color="auto"/>
        <w:left w:val="none" w:sz="0" w:space="0" w:color="auto"/>
        <w:bottom w:val="none" w:sz="0" w:space="0" w:color="auto"/>
        <w:right w:val="none" w:sz="0" w:space="0" w:color="auto"/>
      </w:divBdr>
    </w:div>
    <w:div w:id="552692175">
      <w:bodyDiv w:val="1"/>
      <w:marLeft w:val="0"/>
      <w:marRight w:val="0"/>
      <w:marTop w:val="0"/>
      <w:marBottom w:val="0"/>
      <w:divBdr>
        <w:top w:val="none" w:sz="0" w:space="0" w:color="auto"/>
        <w:left w:val="none" w:sz="0" w:space="0" w:color="auto"/>
        <w:bottom w:val="none" w:sz="0" w:space="0" w:color="auto"/>
        <w:right w:val="none" w:sz="0" w:space="0" w:color="auto"/>
      </w:divBdr>
    </w:div>
    <w:div w:id="552810479">
      <w:bodyDiv w:val="1"/>
      <w:marLeft w:val="0"/>
      <w:marRight w:val="0"/>
      <w:marTop w:val="0"/>
      <w:marBottom w:val="0"/>
      <w:divBdr>
        <w:top w:val="none" w:sz="0" w:space="0" w:color="auto"/>
        <w:left w:val="none" w:sz="0" w:space="0" w:color="auto"/>
        <w:bottom w:val="none" w:sz="0" w:space="0" w:color="auto"/>
        <w:right w:val="none" w:sz="0" w:space="0" w:color="auto"/>
      </w:divBdr>
    </w:div>
    <w:div w:id="553008963">
      <w:bodyDiv w:val="1"/>
      <w:marLeft w:val="0"/>
      <w:marRight w:val="0"/>
      <w:marTop w:val="0"/>
      <w:marBottom w:val="0"/>
      <w:divBdr>
        <w:top w:val="none" w:sz="0" w:space="0" w:color="auto"/>
        <w:left w:val="none" w:sz="0" w:space="0" w:color="auto"/>
        <w:bottom w:val="none" w:sz="0" w:space="0" w:color="auto"/>
        <w:right w:val="none" w:sz="0" w:space="0" w:color="auto"/>
      </w:divBdr>
    </w:div>
    <w:div w:id="553127911">
      <w:bodyDiv w:val="1"/>
      <w:marLeft w:val="0"/>
      <w:marRight w:val="0"/>
      <w:marTop w:val="0"/>
      <w:marBottom w:val="0"/>
      <w:divBdr>
        <w:top w:val="none" w:sz="0" w:space="0" w:color="auto"/>
        <w:left w:val="none" w:sz="0" w:space="0" w:color="auto"/>
        <w:bottom w:val="none" w:sz="0" w:space="0" w:color="auto"/>
        <w:right w:val="none" w:sz="0" w:space="0" w:color="auto"/>
      </w:divBdr>
    </w:div>
    <w:div w:id="553155364">
      <w:bodyDiv w:val="1"/>
      <w:marLeft w:val="0"/>
      <w:marRight w:val="0"/>
      <w:marTop w:val="0"/>
      <w:marBottom w:val="0"/>
      <w:divBdr>
        <w:top w:val="none" w:sz="0" w:space="0" w:color="auto"/>
        <w:left w:val="none" w:sz="0" w:space="0" w:color="auto"/>
        <w:bottom w:val="none" w:sz="0" w:space="0" w:color="auto"/>
        <w:right w:val="none" w:sz="0" w:space="0" w:color="auto"/>
      </w:divBdr>
      <w:divsChild>
        <w:div w:id="17316503">
          <w:marLeft w:val="480"/>
          <w:marRight w:val="0"/>
          <w:marTop w:val="0"/>
          <w:marBottom w:val="0"/>
          <w:divBdr>
            <w:top w:val="none" w:sz="0" w:space="0" w:color="auto"/>
            <w:left w:val="none" w:sz="0" w:space="0" w:color="auto"/>
            <w:bottom w:val="none" w:sz="0" w:space="0" w:color="auto"/>
            <w:right w:val="none" w:sz="0" w:space="0" w:color="auto"/>
          </w:divBdr>
        </w:div>
        <w:div w:id="80759533">
          <w:marLeft w:val="480"/>
          <w:marRight w:val="0"/>
          <w:marTop w:val="0"/>
          <w:marBottom w:val="0"/>
          <w:divBdr>
            <w:top w:val="none" w:sz="0" w:space="0" w:color="auto"/>
            <w:left w:val="none" w:sz="0" w:space="0" w:color="auto"/>
            <w:bottom w:val="none" w:sz="0" w:space="0" w:color="auto"/>
            <w:right w:val="none" w:sz="0" w:space="0" w:color="auto"/>
          </w:divBdr>
        </w:div>
        <w:div w:id="83117056">
          <w:marLeft w:val="480"/>
          <w:marRight w:val="0"/>
          <w:marTop w:val="0"/>
          <w:marBottom w:val="0"/>
          <w:divBdr>
            <w:top w:val="none" w:sz="0" w:space="0" w:color="auto"/>
            <w:left w:val="none" w:sz="0" w:space="0" w:color="auto"/>
            <w:bottom w:val="none" w:sz="0" w:space="0" w:color="auto"/>
            <w:right w:val="none" w:sz="0" w:space="0" w:color="auto"/>
          </w:divBdr>
        </w:div>
        <w:div w:id="140657734">
          <w:marLeft w:val="480"/>
          <w:marRight w:val="0"/>
          <w:marTop w:val="0"/>
          <w:marBottom w:val="0"/>
          <w:divBdr>
            <w:top w:val="none" w:sz="0" w:space="0" w:color="auto"/>
            <w:left w:val="none" w:sz="0" w:space="0" w:color="auto"/>
            <w:bottom w:val="none" w:sz="0" w:space="0" w:color="auto"/>
            <w:right w:val="none" w:sz="0" w:space="0" w:color="auto"/>
          </w:divBdr>
        </w:div>
        <w:div w:id="245040418">
          <w:marLeft w:val="480"/>
          <w:marRight w:val="0"/>
          <w:marTop w:val="0"/>
          <w:marBottom w:val="0"/>
          <w:divBdr>
            <w:top w:val="none" w:sz="0" w:space="0" w:color="auto"/>
            <w:left w:val="none" w:sz="0" w:space="0" w:color="auto"/>
            <w:bottom w:val="none" w:sz="0" w:space="0" w:color="auto"/>
            <w:right w:val="none" w:sz="0" w:space="0" w:color="auto"/>
          </w:divBdr>
        </w:div>
        <w:div w:id="248345355">
          <w:marLeft w:val="480"/>
          <w:marRight w:val="0"/>
          <w:marTop w:val="0"/>
          <w:marBottom w:val="0"/>
          <w:divBdr>
            <w:top w:val="none" w:sz="0" w:space="0" w:color="auto"/>
            <w:left w:val="none" w:sz="0" w:space="0" w:color="auto"/>
            <w:bottom w:val="none" w:sz="0" w:space="0" w:color="auto"/>
            <w:right w:val="none" w:sz="0" w:space="0" w:color="auto"/>
          </w:divBdr>
        </w:div>
        <w:div w:id="288632155">
          <w:marLeft w:val="480"/>
          <w:marRight w:val="0"/>
          <w:marTop w:val="0"/>
          <w:marBottom w:val="0"/>
          <w:divBdr>
            <w:top w:val="none" w:sz="0" w:space="0" w:color="auto"/>
            <w:left w:val="none" w:sz="0" w:space="0" w:color="auto"/>
            <w:bottom w:val="none" w:sz="0" w:space="0" w:color="auto"/>
            <w:right w:val="none" w:sz="0" w:space="0" w:color="auto"/>
          </w:divBdr>
        </w:div>
        <w:div w:id="296031585">
          <w:marLeft w:val="480"/>
          <w:marRight w:val="0"/>
          <w:marTop w:val="0"/>
          <w:marBottom w:val="0"/>
          <w:divBdr>
            <w:top w:val="none" w:sz="0" w:space="0" w:color="auto"/>
            <w:left w:val="none" w:sz="0" w:space="0" w:color="auto"/>
            <w:bottom w:val="none" w:sz="0" w:space="0" w:color="auto"/>
            <w:right w:val="none" w:sz="0" w:space="0" w:color="auto"/>
          </w:divBdr>
        </w:div>
        <w:div w:id="523326999">
          <w:marLeft w:val="480"/>
          <w:marRight w:val="0"/>
          <w:marTop w:val="0"/>
          <w:marBottom w:val="0"/>
          <w:divBdr>
            <w:top w:val="none" w:sz="0" w:space="0" w:color="auto"/>
            <w:left w:val="none" w:sz="0" w:space="0" w:color="auto"/>
            <w:bottom w:val="none" w:sz="0" w:space="0" w:color="auto"/>
            <w:right w:val="none" w:sz="0" w:space="0" w:color="auto"/>
          </w:divBdr>
        </w:div>
        <w:div w:id="559295209">
          <w:marLeft w:val="480"/>
          <w:marRight w:val="0"/>
          <w:marTop w:val="0"/>
          <w:marBottom w:val="0"/>
          <w:divBdr>
            <w:top w:val="none" w:sz="0" w:space="0" w:color="auto"/>
            <w:left w:val="none" w:sz="0" w:space="0" w:color="auto"/>
            <w:bottom w:val="none" w:sz="0" w:space="0" w:color="auto"/>
            <w:right w:val="none" w:sz="0" w:space="0" w:color="auto"/>
          </w:divBdr>
        </w:div>
        <w:div w:id="574364581">
          <w:marLeft w:val="480"/>
          <w:marRight w:val="0"/>
          <w:marTop w:val="0"/>
          <w:marBottom w:val="0"/>
          <w:divBdr>
            <w:top w:val="none" w:sz="0" w:space="0" w:color="auto"/>
            <w:left w:val="none" w:sz="0" w:space="0" w:color="auto"/>
            <w:bottom w:val="none" w:sz="0" w:space="0" w:color="auto"/>
            <w:right w:val="none" w:sz="0" w:space="0" w:color="auto"/>
          </w:divBdr>
        </w:div>
        <w:div w:id="702245558">
          <w:marLeft w:val="480"/>
          <w:marRight w:val="0"/>
          <w:marTop w:val="0"/>
          <w:marBottom w:val="0"/>
          <w:divBdr>
            <w:top w:val="none" w:sz="0" w:space="0" w:color="auto"/>
            <w:left w:val="none" w:sz="0" w:space="0" w:color="auto"/>
            <w:bottom w:val="none" w:sz="0" w:space="0" w:color="auto"/>
            <w:right w:val="none" w:sz="0" w:space="0" w:color="auto"/>
          </w:divBdr>
        </w:div>
        <w:div w:id="766078603">
          <w:marLeft w:val="480"/>
          <w:marRight w:val="0"/>
          <w:marTop w:val="0"/>
          <w:marBottom w:val="0"/>
          <w:divBdr>
            <w:top w:val="none" w:sz="0" w:space="0" w:color="auto"/>
            <w:left w:val="none" w:sz="0" w:space="0" w:color="auto"/>
            <w:bottom w:val="none" w:sz="0" w:space="0" w:color="auto"/>
            <w:right w:val="none" w:sz="0" w:space="0" w:color="auto"/>
          </w:divBdr>
        </w:div>
        <w:div w:id="867718587">
          <w:marLeft w:val="480"/>
          <w:marRight w:val="0"/>
          <w:marTop w:val="0"/>
          <w:marBottom w:val="0"/>
          <w:divBdr>
            <w:top w:val="none" w:sz="0" w:space="0" w:color="auto"/>
            <w:left w:val="none" w:sz="0" w:space="0" w:color="auto"/>
            <w:bottom w:val="none" w:sz="0" w:space="0" w:color="auto"/>
            <w:right w:val="none" w:sz="0" w:space="0" w:color="auto"/>
          </w:divBdr>
        </w:div>
      </w:divsChild>
    </w:div>
    <w:div w:id="553156364">
      <w:bodyDiv w:val="1"/>
      <w:marLeft w:val="0"/>
      <w:marRight w:val="0"/>
      <w:marTop w:val="0"/>
      <w:marBottom w:val="0"/>
      <w:divBdr>
        <w:top w:val="none" w:sz="0" w:space="0" w:color="auto"/>
        <w:left w:val="none" w:sz="0" w:space="0" w:color="auto"/>
        <w:bottom w:val="none" w:sz="0" w:space="0" w:color="auto"/>
        <w:right w:val="none" w:sz="0" w:space="0" w:color="auto"/>
      </w:divBdr>
    </w:div>
    <w:div w:id="553195954">
      <w:bodyDiv w:val="1"/>
      <w:marLeft w:val="0"/>
      <w:marRight w:val="0"/>
      <w:marTop w:val="0"/>
      <w:marBottom w:val="0"/>
      <w:divBdr>
        <w:top w:val="none" w:sz="0" w:space="0" w:color="auto"/>
        <w:left w:val="none" w:sz="0" w:space="0" w:color="auto"/>
        <w:bottom w:val="none" w:sz="0" w:space="0" w:color="auto"/>
        <w:right w:val="none" w:sz="0" w:space="0" w:color="auto"/>
      </w:divBdr>
    </w:div>
    <w:div w:id="553390466">
      <w:bodyDiv w:val="1"/>
      <w:marLeft w:val="0"/>
      <w:marRight w:val="0"/>
      <w:marTop w:val="0"/>
      <w:marBottom w:val="0"/>
      <w:divBdr>
        <w:top w:val="none" w:sz="0" w:space="0" w:color="auto"/>
        <w:left w:val="none" w:sz="0" w:space="0" w:color="auto"/>
        <w:bottom w:val="none" w:sz="0" w:space="0" w:color="auto"/>
        <w:right w:val="none" w:sz="0" w:space="0" w:color="auto"/>
      </w:divBdr>
    </w:div>
    <w:div w:id="553464906">
      <w:bodyDiv w:val="1"/>
      <w:marLeft w:val="0"/>
      <w:marRight w:val="0"/>
      <w:marTop w:val="0"/>
      <w:marBottom w:val="0"/>
      <w:divBdr>
        <w:top w:val="none" w:sz="0" w:space="0" w:color="auto"/>
        <w:left w:val="none" w:sz="0" w:space="0" w:color="auto"/>
        <w:bottom w:val="none" w:sz="0" w:space="0" w:color="auto"/>
        <w:right w:val="none" w:sz="0" w:space="0" w:color="auto"/>
      </w:divBdr>
    </w:div>
    <w:div w:id="553465949">
      <w:bodyDiv w:val="1"/>
      <w:marLeft w:val="0"/>
      <w:marRight w:val="0"/>
      <w:marTop w:val="0"/>
      <w:marBottom w:val="0"/>
      <w:divBdr>
        <w:top w:val="none" w:sz="0" w:space="0" w:color="auto"/>
        <w:left w:val="none" w:sz="0" w:space="0" w:color="auto"/>
        <w:bottom w:val="none" w:sz="0" w:space="0" w:color="auto"/>
        <w:right w:val="none" w:sz="0" w:space="0" w:color="auto"/>
      </w:divBdr>
    </w:div>
    <w:div w:id="553466739">
      <w:bodyDiv w:val="1"/>
      <w:marLeft w:val="0"/>
      <w:marRight w:val="0"/>
      <w:marTop w:val="0"/>
      <w:marBottom w:val="0"/>
      <w:divBdr>
        <w:top w:val="none" w:sz="0" w:space="0" w:color="auto"/>
        <w:left w:val="none" w:sz="0" w:space="0" w:color="auto"/>
        <w:bottom w:val="none" w:sz="0" w:space="0" w:color="auto"/>
        <w:right w:val="none" w:sz="0" w:space="0" w:color="auto"/>
      </w:divBdr>
    </w:div>
    <w:div w:id="553471438">
      <w:bodyDiv w:val="1"/>
      <w:marLeft w:val="0"/>
      <w:marRight w:val="0"/>
      <w:marTop w:val="0"/>
      <w:marBottom w:val="0"/>
      <w:divBdr>
        <w:top w:val="none" w:sz="0" w:space="0" w:color="auto"/>
        <w:left w:val="none" w:sz="0" w:space="0" w:color="auto"/>
        <w:bottom w:val="none" w:sz="0" w:space="0" w:color="auto"/>
        <w:right w:val="none" w:sz="0" w:space="0" w:color="auto"/>
      </w:divBdr>
    </w:div>
    <w:div w:id="553740999">
      <w:bodyDiv w:val="1"/>
      <w:marLeft w:val="0"/>
      <w:marRight w:val="0"/>
      <w:marTop w:val="0"/>
      <w:marBottom w:val="0"/>
      <w:divBdr>
        <w:top w:val="none" w:sz="0" w:space="0" w:color="auto"/>
        <w:left w:val="none" w:sz="0" w:space="0" w:color="auto"/>
        <w:bottom w:val="none" w:sz="0" w:space="0" w:color="auto"/>
        <w:right w:val="none" w:sz="0" w:space="0" w:color="auto"/>
      </w:divBdr>
    </w:div>
    <w:div w:id="553783723">
      <w:bodyDiv w:val="1"/>
      <w:marLeft w:val="0"/>
      <w:marRight w:val="0"/>
      <w:marTop w:val="0"/>
      <w:marBottom w:val="0"/>
      <w:divBdr>
        <w:top w:val="none" w:sz="0" w:space="0" w:color="auto"/>
        <w:left w:val="none" w:sz="0" w:space="0" w:color="auto"/>
        <w:bottom w:val="none" w:sz="0" w:space="0" w:color="auto"/>
        <w:right w:val="none" w:sz="0" w:space="0" w:color="auto"/>
      </w:divBdr>
    </w:div>
    <w:div w:id="553925786">
      <w:bodyDiv w:val="1"/>
      <w:marLeft w:val="0"/>
      <w:marRight w:val="0"/>
      <w:marTop w:val="0"/>
      <w:marBottom w:val="0"/>
      <w:divBdr>
        <w:top w:val="none" w:sz="0" w:space="0" w:color="auto"/>
        <w:left w:val="none" w:sz="0" w:space="0" w:color="auto"/>
        <w:bottom w:val="none" w:sz="0" w:space="0" w:color="auto"/>
        <w:right w:val="none" w:sz="0" w:space="0" w:color="auto"/>
      </w:divBdr>
    </w:div>
    <w:div w:id="553926360">
      <w:bodyDiv w:val="1"/>
      <w:marLeft w:val="0"/>
      <w:marRight w:val="0"/>
      <w:marTop w:val="0"/>
      <w:marBottom w:val="0"/>
      <w:divBdr>
        <w:top w:val="none" w:sz="0" w:space="0" w:color="auto"/>
        <w:left w:val="none" w:sz="0" w:space="0" w:color="auto"/>
        <w:bottom w:val="none" w:sz="0" w:space="0" w:color="auto"/>
        <w:right w:val="none" w:sz="0" w:space="0" w:color="auto"/>
      </w:divBdr>
    </w:div>
    <w:div w:id="553927664">
      <w:bodyDiv w:val="1"/>
      <w:marLeft w:val="0"/>
      <w:marRight w:val="0"/>
      <w:marTop w:val="0"/>
      <w:marBottom w:val="0"/>
      <w:divBdr>
        <w:top w:val="none" w:sz="0" w:space="0" w:color="auto"/>
        <w:left w:val="none" w:sz="0" w:space="0" w:color="auto"/>
        <w:bottom w:val="none" w:sz="0" w:space="0" w:color="auto"/>
        <w:right w:val="none" w:sz="0" w:space="0" w:color="auto"/>
      </w:divBdr>
    </w:div>
    <w:div w:id="553929050">
      <w:bodyDiv w:val="1"/>
      <w:marLeft w:val="0"/>
      <w:marRight w:val="0"/>
      <w:marTop w:val="0"/>
      <w:marBottom w:val="0"/>
      <w:divBdr>
        <w:top w:val="none" w:sz="0" w:space="0" w:color="auto"/>
        <w:left w:val="none" w:sz="0" w:space="0" w:color="auto"/>
        <w:bottom w:val="none" w:sz="0" w:space="0" w:color="auto"/>
        <w:right w:val="none" w:sz="0" w:space="0" w:color="auto"/>
      </w:divBdr>
    </w:div>
    <w:div w:id="553934894">
      <w:bodyDiv w:val="1"/>
      <w:marLeft w:val="0"/>
      <w:marRight w:val="0"/>
      <w:marTop w:val="0"/>
      <w:marBottom w:val="0"/>
      <w:divBdr>
        <w:top w:val="none" w:sz="0" w:space="0" w:color="auto"/>
        <w:left w:val="none" w:sz="0" w:space="0" w:color="auto"/>
        <w:bottom w:val="none" w:sz="0" w:space="0" w:color="auto"/>
        <w:right w:val="none" w:sz="0" w:space="0" w:color="auto"/>
      </w:divBdr>
    </w:div>
    <w:div w:id="554003409">
      <w:bodyDiv w:val="1"/>
      <w:marLeft w:val="0"/>
      <w:marRight w:val="0"/>
      <w:marTop w:val="0"/>
      <w:marBottom w:val="0"/>
      <w:divBdr>
        <w:top w:val="none" w:sz="0" w:space="0" w:color="auto"/>
        <w:left w:val="none" w:sz="0" w:space="0" w:color="auto"/>
        <w:bottom w:val="none" w:sz="0" w:space="0" w:color="auto"/>
        <w:right w:val="none" w:sz="0" w:space="0" w:color="auto"/>
      </w:divBdr>
    </w:div>
    <w:div w:id="554048287">
      <w:bodyDiv w:val="1"/>
      <w:marLeft w:val="0"/>
      <w:marRight w:val="0"/>
      <w:marTop w:val="0"/>
      <w:marBottom w:val="0"/>
      <w:divBdr>
        <w:top w:val="none" w:sz="0" w:space="0" w:color="auto"/>
        <w:left w:val="none" w:sz="0" w:space="0" w:color="auto"/>
        <w:bottom w:val="none" w:sz="0" w:space="0" w:color="auto"/>
        <w:right w:val="none" w:sz="0" w:space="0" w:color="auto"/>
      </w:divBdr>
    </w:div>
    <w:div w:id="554119978">
      <w:bodyDiv w:val="1"/>
      <w:marLeft w:val="0"/>
      <w:marRight w:val="0"/>
      <w:marTop w:val="0"/>
      <w:marBottom w:val="0"/>
      <w:divBdr>
        <w:top w:val="none" w:sz="0" w:space="0" w:color="auto"/>
        <w:left w:val="none" w:sz="0" w:space="0" w:color="auto"/>
        <w:bottom w:val="none" w:sz="0" w:space="0" w:color="auto"/>
        <w:right w:val="none" w:sz="0" w:space="0" w:color="auto"/>
      </w:divBdr>
    </w:div>
    <w:div w:id="554123261">
      <w:bodyDiv w:val="1"/>
      <w:marLeft w:val="0"/>
      <w:marRight w:val="0"/>
      <w:marTop w:val="0"/>
      <w:marBottom w:val="0"/>
      <w:divBdr>
        <w:top w:val="none" w:sz="0" w:space="0" w:color="auto"/>
        <w:left w:val="none" w:sz="0" w:space="0" w:color="auto"/>
        <w:bottom w:val="none" w:sz="0" w:space="0" w:color="auto"/>
        <w:right w:val="none" w:sz="0" w:space="0" w:color="auto"/>
      </w:divBdr>
    </w:div>
    <w:div w:id="554127443">
      <w:bodyDiv w:val="1"/>
      <w:marLeft w:val="0"/>
      <w:marRight w:val="0"/>
      <w:marTop w:val="0"/>
      <w:marBottom w:val="0"/>
      <w:divBdr>
        <w:top w:val="none" w:sz="0" w:space="0" w:color="auto"/>
        <w:left w:val="none" w:sz="0" w:space="0" w:color="auto"/>
        <w:bottom w:val="none" w:sz="0" w:space="0" w:color="auto"/>
        <w:right w:val="none" w:sz="0" w:space="0" w:color="auto"/>
      </w:divBdr>
    </w:div>
    <w:div w:id="554317348">
      <w:bodyDiv w:val="1"/>
      <w:marLeft w:val="0"/>
      <w:marRight w:val="0"/>
      <w:marTop w:val="0"/>
      <w:marBottom w:val="0"/>
      <w:divBdr>
        <w:top w:val="none" w:sz="0" w:space="0" w:color="auto"/>
        <w:left w:val="none" w:sz="0" w:space="0" w:color="auto"/>
        <w:bottom w:val="none" w:sz="0" w:space="0" w:color="auto"/>
        <w:right w:val="none" w:sz="0" w:space="0" w:color="auto"/>
      </w:divBdr>
    </w:div>
    <w:div w:id="554395625">
      <w:bodyDiv w:val="1"/>
      <w:marLeft w:val="0"/>
      <w:marRight w:val="0"/>
      <w:marTop w:val="0"/>
      <w:marBottom w:val="0"/>
      <w:divBdr>
        <w:top w:val="none" w:sz="0" w:space="0" w:color="auto"/>
        <w:left w:val="none" w:sz="0" w:space="0" w:color="auto"/>
        <w:bottom w:val="none" w:sz="0" w:space="0" w:color="auto"/>
        <w:right w:val="none" w:sz="0" w:space="0" w:color="auto"/>
      </w:divBdr>
    </w:div>
    <w:div w:id="554435668">
      <w:bodyDiv w:val="1"/>
      <w:marLeft w:val="0"/>
      <w:marRight w:val="0"/>
      <w:marTop w:val="0"/>
      <w:marBottom w:val="0"/>
      <w:divBdr>
        <w:top w:val="none" w:sz="0" w:space="0" w:color="auto"/>
        <w:left w:val="none" w:sz="0" w:space="0" w:color="auto"/>
        <w:bottom w:val="none" w:sz="0" w:space="0" w:color="auto"/>
        <w:right w:val="none" w:sz="0" w:space="0" w:color="auto"/>
      </w:divBdr>
    </w:div>
    <w:div w:id="554466161">
      <w:bodyDiv w:val="1"/>
      <w:marLeft w:val="0"/>
      <w:marRight w:val="0"/>
      <w:marTop w:val="0"/>
      <w:marBottom w:val="0"/>
      <w:divBdr>
        <w:top w:val="none" w:sz="0" w:space="0" w:color="auto"/>
        <w:left w:val="none" w:sz="0" w:space="0" w:color="auto"/>
        <w:bottom w:val="none" w:sz="0" w:space="0" w:color="auto"/>
        <w:right w:val="none" w:sz="0" w:space="0" w:color="auto"/>
      </w:divBdr>
    </w:div>
    <w:div w:id="554699644">
      <w:bodyDiv w:val="1"/>
      <w:marLeft w:val="0"/>
      <w:marRight w:val="0"/>
      <w:marTop w:val="0"/>
      <w:marBottom w:val="0"/>
      <w:divBdr>
        <w:top w:val="none" w:sz="0" w:space="0" w:color="auto"/>
        <w:left w:val="none" w:sz="0" w:space="0" w:color="auto"/>
        <w:bottom w:val="none" w:sz="0" w:space="0" w:color="auto"/>
        <w:right w:val="none" w:sz="0" w:space="0" w:color="auto"/>
      </w:divBdr>
    </w:div>
    <w:div w:id="554703571">
      <w:bodyDiv w:val="1"/>
      <w:marLeft w:val="0"/>
      <w:marRight w:val="0"/>
      <w:marTop w:val="0"/>
      <w:marBottom w:val="0"/>
      <w:divBdr>
        <w:top w:val="none" w:sz="0" w:space="0" w:color="auto"/>
        <w:left w:val="none" w:sz="0" w:space="0" w:color="auto"/>
        <w:bottom w:val="none" w:sz="0" w:space="0" w:color="auto"/>
        <w:right w:val="none" w:sz="0" w:space="0" w:color="auto"/>
      </w:divBdr>
    </w:div>
    <w:div w:id="554778486">
      <w:bodyDiv w:val="1"/>
      <w:marLeft w:val="0"/>
      <w:marRight w:val="0"/>
      <w:marTop w:val="0"/>
      <w:marBottom w:val="0"/>
      <w:divBdr>
        <w:top w:val="none" w:sz="0" w:space="0" w:color="auto"/>
        <w:left w:val="none" w:sz="0" w:space="0" w:color="auto"/>
        <w:bottom w:val="none" w:sz="0" w:space="0" w:color="auto"/>
        <w:right w:val="none" w:sz="0" w:space="0" w:color="auto"/>
      </w:divBdr>
    </w:div>
    <w:div w:id="554781870">
      <w:bodyDiv w:val="1"/>
      <w:marLeft w:val="0"/>
      <w:marRight w:val="0"/>
      <w:marTop w:val="0"/>
      <w:marBottom w:val="0"/>
      <w:divBdr>
        <w:top w:val="none" w:sz="0" w:space="0" w:color="auto"/>
        <w:left w:val="none" w:sz="0" w:space="0" w:color="auto"/>
        <w:bottom w:val="none" w:sz="0" w:space="0" w:color="auto"/>
        <w:right w:val="none" w:sz="0" w:space="0" w:color="auto"/>
      </w:divBdr>
    </w:div>
    <w:div w:id="554975880">
      <w:bodyDiv w:val="1"/>
      <w:marLeft w:val="0"/>
      <w:marRight w:val="0"/>
      <w:marTop w:val="0"/>
      <w:marBottom w:val="0"/>
      <w:divBdr>
        <w:top w:val="none" w:sz="0" w:space="0" w:color="auto"/>
        <w:left w:val="none" w:sz="0" w:space="0" w:color="auto"/>
        <w:bottom w:val="none" w:sz="0" w:space="0" w:color="auto"/>
        <w:right w:val="none" w:sz="0" w:space="0" w:color="auto"/>
      </w:divBdr>
    </w:div>
    <w:div w:id="555091760">
      <w:bodyDiv w:val="1"/>
      <w:marLeft w:val="0"/>
      <w:marRight w:val="0"/>
      <w:marTop w:val="0"/>
      <w:marBottom w:val="0"/>
      <w:divBdr>
        <w:top w:val="none" w:sz="0" w:space="0" w:color="auto"/>
        <w:left w:val="none" w:sz="0" w:space="0" w:color="auto"/>
        <w:bottom w:val="none" w:sz="0" w:space="0" w:color="auto"/>
        <w:right w:val="none" w:sz="0" w:space="0" w:color="auto"/>
      </w:divBdr>
    </w:div>
    <w:div w:id="555160972">
      <w:bodyDiv w:val="1"/>
      <w:marLeft w:val="0"/>
      <w:marRight w:val="0"/>
      <w:marTop w:val="0"/>
      <w:marBottom w:val="0"/>
      <w:divBdr>
        <w:top w:val="none" w:sz="0" w:space="0" w:color="auto"/>
        <w:left w:val="none" w:sz="0" w:space="0" w:color="auto"/>
        <w:bottom w:val="none" w:sz="0" w:space="0" w:color="auto"/>
        <w:right w:val="none" w:sz="0" w:space="0" w:color="auto"/>
      </w:divBdr>
    </w:div>
    <w:div w:id="555165599">
      <w:bodyDiv w:val="1"/>
      <w:marLeft w:val="0"/>
      <w:marRight w:val="0"/>
      <w:marTop w:val="0"/>
      <w:marBottom w:val="0"/>
      <w:divBdr>
        <w:top w:val="none" w:sz="0" w:space="0" w:color="auto"/>
        <w:left w:val="none" w:sz="0" w:space="0" w:color="auto"/>
        <w:bottom w:val="none" w:sz="0" w:space="0" w:color="auto"/>
        <w:right w:val="none" w:sz="0" w:space="0" w:color="auto"/>
      </w:divBdr>
    </w:div>
    <w:div w:id="555240795">
      <w:bodyDiv w:val="1"/>
      <w:marLeft w:val="0"/>
      <w:marRight w:val="0"/>
      <w:marTop w:val="0"/>
      <w:marBottom w:val="0"/>
      <w:divBdr>
        <w:top w:val="none" w:sz="0" w:space="0" w:color="auto"/>
        <w:left w:val="none" w:sz="0" w:space="0" w:color="auto"/>
        <w:bottom w:val="none" w:sz="0" w:space="0" w:color="auto"/>
        <w:right w:val="none" w:sz="0" w:space="0" w:color="auto"/>
      </w:divBdr>
    </w:div>
    <w:div w:id="555360715">
      <w:bodyDiv w:val="1"/>
      <w:marLeft w:val="0"/>
      <w:marRight w:val="0"/>
      <w:marTop w:val="0"/>
      <w:marBottom w:val="0"/>
      <w:divBdr>
        <w:top w:val="none" w:sz="0" w:space="0" w:color="auto"/>
        <w:left w:val="none" w:sz="0" w:space="0" w:color="auto"/>
        <w:bottom w:val="none" w:sz="0" w:space="0" w:color="auto"/>
        <w:right w:val="none" w:sz="0" w:space="0" w:color="auto"/>
      </w:divBdr>
    </w:div>
    <w:div w:id="555623867">
      <w:bodyDiv w:val="1"/>
      <w:marLeft w:val="0"/>
      <w:marRight w:val="0"/>
      <w:marTop w:val="0"/>
      <w:marBottom w:val="0"/>
      <w:divBdr>
        <w:top w:val="none" w:sz="0" w:space="0" w:color="auto"/>
        <w:left w:val="none" w:sz="0" w:space="0" w:color="auto"/>
        <w:bottom w:val="none" w:sz="0" w:space="0" w:color="auto"/>
        <w:right w:val="none" w:sz="0" w:space="0" w:color="auto"/>
      </w:divBdr>
    </w:div>
    <w:div w:id="555626920">
      <w:bodyDiv w:val="1"/>
      <w:marLeft w:val="0"/>
      <w:marRight w:val="0"/>
      <w:marTop w:val="0"/>
      <w:marBottom w:val="0"/>
      <w:divBdr>
        <w:top w:val="none" w:sz="0" w:space="0" w:color="auto"/>
        <w:left w:val="none" w:sz="0" w:space="0" w:color="auto"/>
        <w:bottom w:val="none" w:sz="0" w:space="0" w:color="auto"/>
        <w:right w:val="none" w:sz="0" w:space="0" w:color="auto"/>
      </w:divBdr>
    </w:div>
    <w:div w:id="555630282">
      <w:bodyDiv w:val="1"/>
      <w:marLeft w:val="0"/>
      <w:marRight w:val="0"/>
      <w:marTop w:val="0"/>
      <w:marBottom w:val="0"/>
      <w:divBdr>
        <w:top w:val="none" w:sz="0" w:space="0" w:color="auto"/>
        <w:left w:val="none" w:sz="0" w:space="0" w:color="auto"/>
        <w:bottom w:val="none" w:sz="0" w:space="0" w:color="auto"/>
        <w:right w:val="none" w:sz="0" w:space="0" w:color="auto"/>
      </w:divBdr>
    </w:div>
    <w:div w:id="555630413">
      <w:bodyDiv w:val="1"/>
      <w:marLeft w:val="0"/>
      <w:marRight w:val="0"/>
      <w:marTop w:val="0"/>
      <w:marBottom w:val="0"/>
      <w:divBdr>
        <w:top w:val="none" w:sz="0" w:space="0" w:color="auto"/>
        <w:left w:val="none" w:sz="0" w:space="0" w:color="auto"/>
        <w:bottom w:val="none" w:sz="0" w:space="0" w:color="auto"/>
        <w:right w:val="none" w:sz="0" w:space="0" w:color="auto"/>
      </w:divBdr>
    </w:div>
    <w:div w:id="555699546">
      <w:bodyDiv w:val="1"/>
      <w:marLeft w:val="0"/>
      <w:marRight w:val="0"/>
      <w:marTop w:val="0"/>
      <w:marBottom w:val="0"/>
      <w:divBdr>
        <w:top w:val="none" w:sz="0" w:space="0" w:color="auto"/>
        <w:left w:val="none" w:sz="0" w:space="0" w:color="auto"/>
        <w:bottom w:val="none" w:sz="0" w:space="0" w:color="auto"/>
        <w:right w:val="none" w:sz="0" w:space="0" w:color="auto"/>
      </w:divBdr>
    </w:div>
    <w:div w:id="555747374">
      <w:bodyDiv w:val="1"/>
      <w:marLeft w:val="0"/>
      <w:marRight w:val="0"/>
      <w:marTop w:val="0"/>
      <w:marBottom w:val="0"/>
      <w:divBdr>
        <w:top w:val="none" w:sz="0" w:space="0" w:color="auto"/>
        <w:left w:val="none" w:sz="0" w:space="0" w:color="auto"/>
        <w:bottom w:val="none" w:sz="0" w:space="0" w:color="auto"/>
        <w:right w:val="none" w:sz="0" w:space="0" w:color="auto"/>
      </w:divBdr>
    </w:div>
    <w:div w:id="555774592">
      <w:bodyDiv w:val="1"/>
      <w:marLeft w:val="0"/>
      <w:marRight w:val="0"/>
      <w:marTop w:val="0"/>
      <w:marBottom w:val="0"/>
      <w:divBdr>
        <w:top w:val="none" w:sz="0" w:space="0" w:color="auto"/>
        <w:left w:val="none" w:sz="0" w:space="0" w:color="auto"/>
        <w:bottom w:val="none" w:sz="0" w:space="0" w:color="auto"/>
        <w:right w:val="none" w:sz="0" w:space="0" w:color="auto"/>
      </w:divBdr>
    </w:div>
    <w:div w:id="555777316">
      <w:bodyDiv w:val="1"/>
      <w:marLeft w:val="0"/>
      <w:marRight w:val="0"/>
      <w:marTop w:val="0"/>
      <w:marBottom w:val="0"/>
      <w:divBdr>
        <w:top w:val="none" w:sz="0" w:space="0" w:color="auto"/>
        <w:left w:val="none" w:sz="0" w:space="0" w:color="auto"/>
        <w:bottom w:val="none" w:sz="0" w:space="0" w:color="auto"/>
        <w:right w:val="none" w:sz="0" w:space="0" w:color="auto"/>
      </w:divBdr>
    </w:div>
    <w:div w:id="555824139">
      <w:bodyDiv w:val="1"/>
      <w:marLeft w:val="0"/>
      <w:marRight w:val="0"/>
      <w:marTop w:val="0"/>
      <w:marBottom w:val="0"/>
      <w:divBdr>
        <w:top w:val="none" w:sz="0" w:space="0" w:color="auto"/>
        <w:left w:val="none" w:sz="0" w:space="0" w:color="auto"/>
        <w:bottom w:val="none" w:sz="0" w:space="0" w:color="auto"/>
        <w:right w:val="none" w:sz="0" w:space="0" w:color="auto"/>
      </w:divBdr>
    </w:div>
    <w:div w:id="556014196">
      <w:bodyDiv w:val="1"/>
      <w:marLeft w:val="0"/>
      <w:marRight w:val="0"/>
      <w:marTop w:val="0"/>
      <w:marBottom w:val="0"/>
      <w:divBdr>
        <w:top w:val="none" w:sz="0" w:space="0" w:color="auto"/>
        <w:left w:val="none" w:sz="0" w:space="0" w:color="auto"/>
        <w:bottom w:val="none" w:sz="0" w:space="0" w:color="auto"/>
        <w:right w:val="none" w:sz="0" w:space="0" w:color="auto"/>
      </w:divBdr>
    </w:div>
    <w:div w:id="556086878">
      <w:bodyDiv w:val="1"/>
      <w:marLeft w:val="0"/>
      <w:marRight w:val="0"/>
      <w:marTop w:val="0"/>
      <w:marBottom w:val="0"/>
      <w:divBdr>
        <w:top w:val="none" w:sz="0" w:space="0" w:color="auto"/>
        <w:left w:val="none" w:sz="0" w:space="0" w:color="auto"/>
        <w:bottom w:val="none" w:sz="0" w:space="0" w:color="auto"/>
        <w:right w:val="none" w:sz="0" w:space="0" w:color="auto"/>
      </w:divBdr>
    </w:div>
    <w:div w:id="556090778">
      <w:bodyDiv w:val="1"/>
      <w:marLeft w:val="0"/>
      <w:marRight w:val="0"/>
      <w:marTop w:val="0"/>
      <w:marBottom w:val="0"/>
      <w:divBdr>
        <w:top w:val="none" w:sz="0" w:space="0" w:color="auto"/>
        <w:left w:val="none" w:sz="0" w:space="0" w:color="auto"/>
        <w:bottom w:val="none" w:sz="0" w:space="0" w:color="auto"/>
        <w:right w:val="none" w:sz="0" w:space="0" w:color="auto"/>
      </w:divBdr>
    </w:div>
    <w:div w:id="556354878">
      <w:bodyDiv w:val="1"/>
      <w:marLeft w:val="0"/>
      <w:marRight w:val="0"/>
      <w:marTop w:val="0"/>
      <w:marBottom w:val="0"/>
      <w:divBdr>
        <w:top w:val="none" w:sz="0" w:space="0" w:color="auto"/>
        <w:left w:val="none" w:sz="0" w:space="0" w:color="auto"/>
        <w:bottom w:val="none" w:sz="0" w:space="0" w:color="auto"/>
        <w:right w:val="none" w:sz="0" w:space="0" w:color="auto"/>
      </w:divBdr>
    </w:div>
    <w:div w:id="556360569">
      <w:bodyDiv w:val="1"/>
      <w:marLeft w:val="0"/>
      <w:marRight w:val="0"/>
      <w:marTop w:val="0"/>
      <w:marBottom w:val="0"/>
      <w:divBdr>
        <w:top w:val="none" w:sz="0" w:space="0" w:color="auto"/>
        <w:left w:val="none" w:sz="0" w:space="0" w:color="auto"/>
        <w:bottom w:val="none" w:sz="0" w:space="0" w:color="auto"/>
        <w:right w:val="none" w:sz="0" w:space="0" w:color="auto"/>
      </w:divBdr>
    </w:div>
    <w:div w:id="556404923">
      <w:bodyDiv w:val="1"/>
      <w:marLeft w:val="0"/>
      <w:marRight w:val="0"/>
      <w:marTop w:val="0"/>
      <w:marBottom w:val="0"/>
      <w:divBdr>
        <w:top w:val="none" w:sz="0" w:space="0" w:color="auto"/>
        <w:left w:val="none" w:sz="0" w:space="0" w:color="auto"/>
        <w:bottom w:val="none" w:sz="0" w:space="0" w:color="auto"/>
        <w:right w:val="none" w:sz="0" w:space="0" w:color="auto"/>
      </w:divBdr>
    </w:div>
    <w:div w:id="556627224">
      <w:bodyDiv w:val="1"/>
      <w:marLeft w:val="0"/>
      <w:marRight w:val="0"/>
      <w:marTop w:val="0"/>
      <w:marBottom w:val="0"/>
      <w:divBdr>
        <w:top w:val="none" w:sz="0" w:space="0" w:color="auto"/>
        <w:left w:val="none" w:sz="0" w:space="0" w:color="auto"/>
        <w:bottom w:val="none" w:sz="0" w:space="0" w:color="auto"/>
        <w:right w:val="none" w:sz="0" w:space="0" w:color="auto"/>
      </w:divBdr>
    </w:div>
    <w:div w:id="556669772">
      <w:bodyDiv w:val="1"/>
      <w:marLeft w:val="0"/>
      <w:marRight w:val="0"/>
      <w:marTop w:val="0"/>
      <w:marBottom w:val="0"/>
      <w:divBdr>
        <w:top w:val="none" w:sz="0" w:space="0" w:color="auto"/>
        <w:left w:val="none" w:sz="0" w:space="0" w:color="auto"/>
        <w:bottom w:val="none" w:sz="0" w:space="0" w:color="auto"/>
        <w:right w:val="none" w:sz="0" w:space="0" w:color="auto"/>
      </w:divBdr>
    </w:div>
    <w:div w:id="556865202">
      <w:bodyDiv w:val="1"/>
      <w:marLeft w:val="0"/>
      <w:marRight w:val="0"/>
      <w:marTop w:val="0"/>
      <w:marBottom w:val="0"/>
      <w:divBdr>
        <w:top w:val="none" w:sz="0" w:space="0" w:color="auto"/>
        <w:left w:val="none" w:sz="0" w:space="0" w:color="auto"/>
        <w:bottom w:val="none" w:sz="0" w:space="0" w:color="auto"/>
        <w:right w:val="none" w:sz="0" w:space="0" w:color="auto"/>
      </w:divBdr>
    </w:div>
    <w:div w:id="556941305">
      <w:bodyDiv w:val="1"/>
      <w:marLeft w:val="0"/>
      <w:marRight w:val="0"/>
      <w:marTop w:val="0"/>
      <w:marBottom w:val="0"/>
      <w:divBdr>
        <w:top w:val="none" w:sz="0" w:space="0" w:color="auto"/>
        <w:left w:val="none" w:sz="0" w:space="0" w:color="auto"/>
        <w:bottom w:val="none" w:sz="0" w:space="0" w:color="auto"/>
        <w:right w:val="none" w:sz="0" w:space="0" w:color="auto"/>
      </w:divBdr>
    </w:div>
    <w:div w:id="557084055">
      <w:bodyDiv w:val="1"/>
      <w:marLeft w:val="0"/>
      <w:marRight w:val="0"/>
      <w:marTop w:val="0"/>
      <w:marBottom w:val="0"/>
      <w:divBdr>
        <w:top w:val="none" w:sz="0" w:space="0" w:color="auto"/>
        <w:left w:val="none" w:sz="0" w:space="0" w:color="auto"/>
        <w:bottom w:val="none" w:sz="0" w:space="0" w:color="auto"/>
        <w:right w:val="none" w:sz="0" w:space="0" w:color="auto"/>
      </w:divBdr>
    </w:div>
    <w:div w:id="557127938">
      <w:bodyDiv w:val="1"/>
      <w:marLeft w:val="0"/>
      <w:marRight w:val="0"/>
      <w:marTop w:val="0"/>
      <w:marBottom w:val="0"/>
      <w:divBdr>
        <w:top w:val="none" w:sz="0" w:space="0" w:color="auto"/>
        <w:left w:val="none" w:sz="0" w:space="0" w:color="auto"/>
        <w:bottom w:val="none" w:sz="0" w:space="0" w:color="auto"/>
        <w:right w:val="none" w:sz="0" w:space="0" w:color="auto"/>
      </w:divBdr>
    </w:div>
    <w:div w:id="557209207">
      <w:bodyDiv w:val="1"/>
      <w:marLeft w:val="0"/>
      <w:marRight w:val="0"/>
      <w:marTop w:val="0"/>
      <w:marBottom w:val="0"/>
      <w:divBdr>
        <w:top w:val="none" w:sz="0" w:space="0" w:color="auto"/>
        <w:left w:val="none" w:sz="0" w:space="0" w:color="auto"/>
        <w:bottom w:val="none" w:sz="0" w:space="0" w:color="auto"/>
        <w:right w:val="none" w:sz="0" w:space="0" w:color="auto"/>
      </w:divBdr>
    </w:div>
    <w:div w:id="557209646">
      <w:bodyDiv w:val="1"/>
      <w:marLeft w:val="0"/>
      <w:marRight w:val="0"/>
      <w:marTop w:val="0"/>
      <w:marBottom w:val="0"/>
      <w:divBdr>
        <w:top w:val="none" w:sz="0" w:space="0" w:color="auto"/>
        <w:left w:val="none" w:sz="0" w:space="0" w:color="auto"/>
        <w:bottom w:val="none" w:sz="0" w:space="0" w:color="auto"/>
        <w:right w:val="none" w:sz="0" w:space="0" w:color="auto"/>
      </w:divBdr>
    </w:div>
    <w:div w:id="557277877">
      <w:bodyDiv w:val="1"/>
      <w:marLeft w:val="0"/>
      <w:marRight w:val="0"/>
      <w:marTop w:val="0"/>
      <w:marBottom w:val="0"/>
      <w:divBdr>
        <w:top w:val="none" w:sz="0" w:space="0" w:color="auto"/>
        <w:left w:val="none" w:sz="0" w:space="0" w:color="auto"/>
        <w:bottom w:val="none" w:sz="0" w:space="0" w:color="auto"/>
        <w:right w:val="none" w:sz="0" w:space="0" w:color="auto"/>
      </w:divBdr>
    </w:div>
    <w:div w:id="557402170">
      <w:bodyDiv w:val="1"/>
      <w:marLeft w:val="0"/>
      <w:marRight w:val="0"/>
      <w:marTop w:val="0"/>
      <w:marBottom w:val="0"/>
      <w:divBdr>
        <w:top w:val="none" w:sz="0" w:space="0" w:color="auto"/>
        <w:left w:val="none" w:sz="0" w:space="0" w:color="auto"/>
        <w:bottom w:val="none" w:sz="0" w:space="0" w:color="auto"/>
        <w:right w:val="none" w:sz="0" w:space="0" w:color="auto"/>
      </w:divBdr>
    </w:div>
    <w:div w:id="557403101">
      <w:bodyDiv w:val="1"/>
      <w:marLeft w:val="0"/>
      <w:marRight w:val="0"/>
      <w:marTop w:val="0"/>
      <w:marBottom w:val="0"/>
      <w:divBdr>
        <w:top w:val="none" w:sz="0" w:space="0" w:color="auto"/>
        <w:left w:val="none" w:sz="0" w:space="0" w:color="auto"/>
        <w:bottom w:val="none" w:sz="0" w:space="0" w:color="auto"/>
        <w:right w:val="none" w:sz="0" w:space="0" w:color="auto"/>
      </w:divBdr>
    </w:div>
    <w:div w:id="557592605">
      <w:bodyDiv w:val="1"/>
      <w:marLeft w:val="0"/>
      <w:marRight w:val="0"/>
      <w:marTop w:val="0"/>
      <w:marBottom w:val="0"/>
      <w:divBdr>
        <w:top w:val="none" w:sz="0" w:space="0" w:color="auto"/>
        <w:left w:val="none" w:sz="0" w:space="0" w:color="auto"/>
        <w:bottom w:val="none" w:sz="0" w:space="0" w:color="auto"/>
        <w:right w:val="none" w:sz="0" w:space="0" w:color="auto"/>
      </w:divBdr>
    </w:div>
    <w:div w:id="557598173">
      <w:bodyDiv w:val="1"/>
      <w:marLeft w:val="0"/>
      <w:marRight w:val="0"/>
      <w:marTop w:val="0"/>
      <w:marBottom w:val="0"/>
      <w:divBdr>
        <w:top w:val="none" w:sz="0" w:space="0" w:color="auto"/>
        <w:left w:val="none" w:sz="0" w:space="0" w:color="auto"/>
        <w:bottom w:val="none" w:sz="0" w:space="0" w:color="auto"/>
        <w:right w:val="none" w:sz="0" w:space="0" w:color="auto"/>
      </w:divBdr>
    </w:div>
    <w:div w:id="557667435">
      <w:bodyDiv w:val="1"/>
      <w:marLeft w:val="0"/>
      <w:marRight w:val="0"/>
      <w:marTop w:val="0"/>
      <w:marBottom w:val="0"/>
      <w:divBdr>
        <w:top w:val="none" w:sz="0" w:space="0" w:color="auto"/>
        <w:left w:val="none" w:sz="0" w:space="0" w:color="auto"/>
        <w:bottom w:val="none" w:sz="0" w:space="0" w:color="auto"/>
        <w:right w:val="none" w:sz="0" w:space="0" w:color="auto"/>
      </w:divBdr>
    </w:div>
    <w:div w:id="557862115">
      <w:bodyDiv w:val="1"/>
      <w:marLeft w:val="0"/>
      <w:marRight w:val="0"/>
      <w:marTop w:val="0"/>
      <w:marBottom w:val="0"/>
      <w:divBdr>
        <w:top w:val="none" w:sz="0" w:space="0" w:color="auto"/>
        <w:left w:val="none" w:sz="0" w:space="0" w:color="auto"/>
        <w:bottom w:val="none" w:sz="0" w:space="0" w:color="auto"/>
        <w:right w:val="none" w:sz="0" w:space="0" w:color="auto"/>
      </w:divBdr>
    </w:div>
    <w:div w:id="557936114">
      <w:bodyDiv w:val="1"/>
      <w:marLeft w:val="0"/>
      <w:marRight w:val="0"/>
      <w:marTop w:val="0"/>
      <w:marBottom w:val="0"/>
      <w:divBdr>
        <w:top w:val="none" w:sz="0" w:space="0" w:color="auto"/>
        <w:left w:val="none" w:sz="0" w:space="0" w:color="auto"/>
        <w:bottom w:val="none" w:sz="0" w:space="0" w:color="auto"/>
        <w:right w:val="none" w:sz="0" w:space="0" w:color="auto"/>
      </w:divBdr>
    </w:div>
    <w:div w:id="557936725">
      <w:bodyDiv w:val="1"/>
      <w:marLeft w:val="0"/>
      <w:marRight w:val="0"/>
      <w:marTop w:val="0"/>
      <w:marBottom w:val="0"/>
      <w:divBdr>
        <w:top w:val="none" w:sz="0" w:space="0" w:color="auto"/>
        <w:left w:val="none" w:sz="0" w:space="0" w:color="auto"/>
        <w:bottom w:val="none" w:sz="0" w:space="0" w:color="auto"/>
        <w:right w:val="none" w:sz="0" w:space="0" w:color="auto"/>
      </w:divBdr>
    </w:div>
    <w:div w:id="558127149">
      <w:bodyDiv w:val="1"/>
      <w:marLeft w:val="0"/>
      <w:marRight w:val="0"/>
      <w:marTop w:val="0"/>
      <w:marBottom w:val="0"/>
      <w:divBdr>
        <w:top w:val="none" w:sz="0" w:space="0" w:color="auto"/>
        <w:left w:val="none" w:sz="0" w:space="0" w:color="auto"/>
        <w:bottom w:val="none" w:sz="0" w:space="0" w:color="auto"/>
        <w:right w:val="none" w:sz="0" w:space="0" w:color="auto"/>
      </w:divBdr>
    </w:div>
    <w:div w:id="558172001">
      <w:bodyDiv w:val="1"/>
      <w:marLeft w:val="0"/>
      <w:marRight w:val="0"/>
      <w:marTop w:val="0"/>
      <w:marBottom w:val="0"/>
      <w:divBdr>
        <w:top w:val="none" w:sz="0" w:space="0" w:color="auto"/>
        <w:left w:val="none" w:sz="0" w:space="0" w:color="auto"/>
        <w:bottom w:val="none" w:sz="0" w:space="0" w:color="auto"/>
        <w:right w:val="none" w:sz="0" w:space="0" w:color="auto"/>
      </w:divBdr>
    </w:div>
    <w:div w:id="558172760">
      <w:bodyDiv w:val="1"/>
      <w:marLeft w:val="0"/>
      <w:marRight w:val="0"/>
      <w:marTop w:val="0"/>
      <w:marBottom w:val="0"/>
      <w:divBdr>
        <w:top w:val="none" w:sz="0" w:space="0" w:color="auto"/>
        <w:left w:val="none" w:sz="0" w:space="0" w:color="auto"/>
        <w:bottom w:val="none" w:sz="0" w:space="0" w:color="auto"/>
        <w:right w:val="none" w:sz="0" w:space="0" w:color="auto"/>
      </w:divBdr>
    </w:div>
    <w:div w:id="558323813">
      <w:bodyDiv w:val="1"/>
      <w:marLeft w:val="0"/>
      <w:marRight w:val="0"/>
      <w:marTop w:val="0"/>
      <w:marBottom w:val="0"/>
      <w:divBdr>
        <w:top w:val="none" w:sz="0" w:space="0" w:color="auto"/>
        <w:left w:val="none" w:sz="0" w:space="0" w:color="auto"/>
        <w:bottom w:val="none" w:sz="0" w:space="0" w:color="auto"/>
        <w:right w:val="none" w:sz="0" w:space="0" w:color="auto"/>
      </w:divBdr>
    </w:div>
    <w:div w:id="558444830">
      <w:bodyDiv w:val="1"/>
      <w:marLeft w:val="0"/>
      <w:marRight w:val="0"/>
      <w:marTop w:val="0"/>
      <w:marBottom w:val="0"/>
      <w:divBdr>
        <w:top w:val="none" w:sz="0" w:space="0" w:color="auto"/>
        <w:left w:val="none" w:sz="0" w:space="0" w:color="auto"/>
        <w:bottom w:val="none" w:sz="0" w:space="0" w:color="auto"/>
        <w:right w:val="none" w:sz="0" w:space="0" w:color="auto"/>
      </w:divBdr>
    </w:div>
    <w:div w:id="558514831">
      <w:bodyDiv w:val="1"/>
      <w:marLeft w:val="0"/>
      <w:marRight w:val="0"/>
      <w:marTop w:val="0"/>
      <w:marBottom w:val="0"/>
      <w:divBdr>
        <w:top w:val="none" w:sz="0" w:space="0" w:color="auto"/>
        <w:left w:val="none" w:sz="0" w:space="0" w:color="auto"/>
        <w:bottom w:val="none" w:sz="0" w:space="0" w:color="auto"/>
        <w:right w:val="none" w:sz="0" w:space="0" w:color="auto"/>
      </w:divBdr>
    </w:div>
    <w:div w:id="558521348">
      <w:bodyDiv w:val="1"/>
      <w:marLeft w:val="0"/>
      <w:marRight w:val="0"/>
      <w:marTop w:val="0"/>
      <w:marBottom w:val="0"/>
      <w:divBdr>
        <w:top w:val="none" w:sz="0" w:space="0" w:color="auto"/>
        <w:left w:val="none" w:sz="0" w:space="0" w:color="auto"/>
        <w:bottom w:val="none" w:sz="0" w:space="0" w:color="auto"/>
        <w:right w:val="none" w:sz="0" w:space="0" w:color="auto"/>
      </w:divBdr>
    </w:div>
    <w:div w:id="558707905">
      <w:bodyDiv w:val="1"/>
      <w:marLeft w:val="0"/>
      <w:marRight w:val="0"/>
      <w:marTop w:val="0"/>
      <w:marBottom w:val="0"/>
      <w:divBdr>
        <w:top w:val="none" w:sz="0" w:space="0" w:color="auto"/>
        <w:left w:val="none" w:sz="0" w:space="0" w:color="auto"/>
        <w:bottom w:val="none" w:sz="0" w:space="0" w:color="auto"/>
        <w:right w:val="none" w:sz="0" w:space="0" w:color="auto"/>
      </w:divBdr>
    </w:div>
    <w:div w:id="558783848">
      <w:bodyDiv w:val="1"/>
      <w:marLeft w:val="0"/>
      <w:marRight w:val="0"/>
      <w:marTop w:val="0"/>
      <w:marBottom w:val="0"/>
      <w:divBdr>
        <w:top w:val="none" w:sz="0" w:space="0" w:color="auto"/>
        <w:left w:val="none" w:sz="0" w:space="0" w:color="auto"/>
        <w:bottom w:val="none" w:sz="0" w:space="0" w:color="auto"/>
        <w:right w:val="none" w:sz="0" w:space="0" w:color="auto"/>
      </w:divBdr>
    </w:div>
    <w:div w:id="558789554">
      <w:bodyDiv w:val="1"/>
      <w:marLeft w:val="0"/>
      <w:marRight w:val="0"/>
      <w:marTop w:val="0"/>
      <w:marBottom w:val="0"/>
      <w:divBdr>
        <w:top w:val="none" w:sz="0" w:space="0" w:color="auto"/>
        <w:left w:val="none" w:sz="0" w:space="0" w:color="auto"/>
        <w:bottom w:val="none" w:sz="0" w:space="0" w:color="auto"/>
        <w:right w:val="none" w:sz="0" w:space="0" w:color="auto"/>
      </w:divBdr>
    </w:div>
    <w:div w:id="558790003">
      <w:bodyDiv w:val="1"/>
      <w:marLeft w:val="0"/>
      <w:marRight w:val="0"/>
      <w:marTop w:val="0"/>
      <w:marBottom w:val="0"/>
      <w:divBdr>
        <w:top w:val="none" w:sz="0" w:space="0" w:color="auto"/>
        <w:left w:val="none" w:sz="0" w:space="0" w:color="auto"/>
        <w:bottom w:val="none" w:sz="0" w:space="0" w:color="auto"/>
        <w:right w:val="none" w:sz="0" w:space="0" w:color="auto"/>
      </w:divBdr>
    </w:div>
    <w:div w:id="558832445">
      <w:bodyDiv w:val="1"/>
      <w:marLeft w:val="0"/>
      <w:marRight w:val="0"/>
      <w:marTop w:val="0"/>
      <w:marBottom w:val="0"/>
      <w:divBdr>
        <w:top w:val="none" w:sz="0" w:space="0" w:color="auto"/>
        <w:left w:val="none" w:sz="0" w:space="0" w:color="auto"/>
        <w:bottom w:val="none" w:sz="0" w:space="0" w:color="auto"/>
        <w:right w:val="none" w:sz="0" w:space="0" w:color="auto"/>
      </w:divBdr>
    </w:div>
    <w:div w:id="558899299">
      <w:bodyDiv w:val="1"/>
      <w:marLeft w:val="0"/>
      <w:marRight w:val="0"/>
      <w:marTop w:val="0"/>
      <w:marBottom w:val="0"/>
      <w:divBdr>
        <w:top w:val="none" w:sz="0" w:space="0" w:color="auto"/>
        <w:left w:val="none" w:sz="0" w:space="0" w:color="auto"/>
        <w:bottom w:val="none" w:sz="0" w:space="0" w:color="auto"/>
        <w:right w:val="none" w:sz="0" w:space="0" w:color="auto"/>
      </w:divBdr>
    </w:div>
    <w:div w:id="558902971">
      <w:bodyDiv w:val="1"/>
      <w:marLeft w:val="0"/>
      <w:marRight w:val="0"/>
      <w:marTop w:val="0"/>
      <w:marBottom w:val="0"/>
      <w:divBdr>
        <w:top w:val="none" w:sz="0" w:space="0" w:color="auto"/>
        <w:left w:val="none" w:sz="0" w:space="0" w:color="auto"/>
        <w:bottom w:val="none" w:sz="0" w:space="0" w:color="auto"/>
        <w:right w:val="none" w:sz="0" w:space="0" w:color="auto"/>
      </w:divBdr>
    </w:div>
    <w:div w:id="558907328">
      <w:bodyDiv w:val="1"/>
      <w:marLeft w:val="0"/>
      <w:marRight w:val="0"/>
      <w:marTop w:val="0"/>
      <w:marBottom w:val="0"/>
      <w:divBdr>
        <w:top w:val="none" w:sz="0" w:space="0" w:color="auto"/>
        <w:left w:val="none" w:sz="0" w:space="0" w:color="auto"/>
        <w:bottom w:val="none" w:sz="0" w:space="0" w:color="auto"/>
        <w:right w:val="none" w:sz="0" w:space="0" w:color="auto"/>
      </w:divBdr>
    </w:div>
    <w:div w:id="559096881">
      <w:bodyDiv w:val="1"/>
      <w:marLeft w:val="0"/>
      <w:marRight w:val="0"/>
      <w:marTop w:val="0"/>
      <w:marBottom w:val="0"/>
      <w:divBdr>
        <w:top w:val="none" w:sz="0" w:space="0" w:color="auto"/>
        <w:left w:val="none" w:sz="0" w:space="0" w:color="auto"/>
        <w:bottom w:val="none" w:sz="0" w:space="0" w:color="auto"/>
        <w:right w:val="none" w:sz="0" w:space="0" w:color="auto"/>
      </w:divBdr>
    </w:div>
    <w:div w:id="559097874">
      <w:bodyDiv w:val="1"/>
      <w:marLeft w:val="0"/>
      <w:marRight w:val="0"/>
      <w:marTop w:val="0"/>
      <w:marBottom w:val="0"/>
      <w:divBdr>
        <w:top w:val="none" w:sz="0" w:space="0" w:color="auto"/>
        <w:left w:val="none" w:sz="0" w:space="0" w:color="auto"/>
        <w:bottom w:val="none" w:sz="0" w:space="0" w:color="auto"/>
        <w:right w:val="none" w:sz="0" w:space="0" w:color="auto"/>
      </w:divBdr>
    </w:div>
    <w:div w:id="559101161">
      <w:bodyDiv w:val="1"/>
      <w:marLeft w:val="0"/>
      <w:marRight w:val="0"/>
      <w:marTop w:val="0"/>
      <w:marBottom w:val="0"/>
      <w:divBdr>
        <w:top w:val="none" w:sz="0" w:space="0" w:color="auto"/>
        <w:left w:val="none" w:sz="0" w:space="0" w:color="auto"/>
        <w:bottom w:val="none" w:sz="0" w:space="0" w:color="auto"/>
        <w:right w:val="none" w:sz="0" w:space="0" w:color="auto"/>
      </w:divBdr>
    </w:div>
    <w:div w:id="559249226">
      <w:bodyDiv w:val="1"/>
      <w:marLeft w:val="0"/>
      <w:marRight w:val="0"/>
      <w:marTop w:val="0"/>
      <w:marBottom w:val="0"/>
      <w:divBdr>
        <w:top w:val="none" w:sz="0" w:space="0" w:color="auto"/>
        <w:left w:val="none" w:sz="0" w:space="0" w:color="auto"/>
        <w:bottom w:val="none" w:sz="0" w:space="0" w:color="auto"/>
        <w:right w:val="none" w:sz="0" w:space="0" w:color="auto"/>
      </w:divBdr>
    </w:div>
    <w:div w:id="559364092">
      <w:bodyDiv w:val="1"/>
      <w:marLeft w:val="0"/>
      <w:marRight w:val="0"/>
      <w:marTop w:val="0"/>
      <w:marBottom w:val="0"/>
      <w:divBdr>
        <w:top w:val="none" w:sz="0" w:space="0" w:color="auto"/>
        <w:left w:val="none" w:sz="0" w:space="0" w:color="auto"/>
        <w:bottom w:val="none" w:sz="0" w:space="0" w:color="auto"/>
        <w:right w:val="none" w:sz="0" w:space="0" w:color="auto"/>
      </w:divBdr>
    </w:div>
    <w:div w:id="559366165">
      <w:bodyDiv w:val="1"/>
      <w:marLeft w:val="0"/>
      <w:marRight w:val="0"/>
      <w:marTop w:val="0"/>
      <w:marBottom w:val="0"/>
      <w:divBdr>
        <w:top w:val="none" w:sz="0" w:space="0" w:color="auto"/>
        <w:left w:val="none" w:sz="0" w:space="0" w:color="auto"/>
        <w:bottom w:val="none" w:sz="0" w:space="0" w:color="auto"/>
        <w:right w:val="none" w:sz="0" w:space="0" w:color="auto"/>
      </w:divBdr>
      <w:divsChild>
        <w:div w:id="72556167">
          <w:marLeft w:val="480"/>
          <w:marRight w:val="0"/>
          <w:marTop w:val="0"/>
          <w:marBottom w:val="0"/>
          <w:divBdr>
            <w:top w:val="none" w:sz="0" w:space="0" w:color="auto"/>
            <w:left w:val="none" w:sz="0" w:space="0" w:color="auto"/>
            <w:bottom w:val="none" w:sz="0" w:space="0" w:color="auto"/>
            <w:right w:val="none" w:sz="0" w:space="0" w:color="auto"/>
          </w:divBdr>
        </w:div>
        <w:div w:id="90443484">
          <w:marLeft w:val="480"/>
          <w:marRight w:val="0"/>
          <w:marTop w:val="0"/>
          <w:marBottom w:val="0"/>
          <w:divBdr>
            <w:top w:val="none" w:sz="0" w:space="0" w:color="auto"/>
            <w:left w:val="none" w:sz="0" w:space="0" w:color="auto"/>
            <w:bottom w:val="none" w:sz="0" w:space="0" w:color="auto"/>
            <w:right w:val="none" w:sz="0" w:space="0" w:color="auto"/>
          </w:divBdr>
        </w:div>
        <w:div w:id="91319943">
          <w:marLeft w:val="480"/>
          <w:marRight w:val="0"/>
          <w:marTop w:val="0"/>
          <w:marBottom w:val="0"/>
          <w:divBdr>
            <w:top w:val="none" w:sz="0" w:space="0" w:color="auto"/>
            <w:left w:val="none" w:sz="0" w:space="0" w:color="auto"/>
            <w:bottom w:val="none" w:sz="0" w:space="0" w:color="auto"/>
            <w:right w:val="none" w:sz="0" w:space="0" w:color="auto"/>
          </w:divBdr>
        </w:div>
        <w:div w:id="102842060">
          <w:marLeft w:val="480"/>
          <w:marRight w:val="0"/>
          <w:marTop w:val="0"/>
          <w:marBottom w:val="0"/>
          <w:divBdr>
            <w:top w:val="none" w:sz="0" w:space="0" w:color="auto"/>
            <w:left w:val="none" w:sz="0" w:space="0" w:color="auto"/>
            <w:bottom w:val="none" w:sz="0" w:space="0" w:color="auto"/>
            <w:right w:val="none" w:sz="0" w:space="0" w:color="auto"/>
          </w:divBdr>
        </w:div>
        <w:div w:id="163595032">
          <w:marLeft w:val="480"/>
          <w:marRight w:val="0"/>
          <w:marTop w:val="0"/>
          <w:marBottom w:val="0"/>
          <w:divBdr>
            <w:top w:val="none" w:sz="0" w:space="0" w:color="auto"/>
            <w:left w:val="none" w:sz="0" w:space="0" w:color="auto"/>
            <w:bottom w:val="none" w:sz="0" w:space="0" w:color="auto"/>
            <w:right w:val="none" w:sz="0" w:space="0" w:color="auto"/>
          </w:divBdr>
        </w:div>
        <w:div w:id="191453639">
          <w:marLeft w:val="480"/>
          <w:marRight w:val="0"/>
          <w:marTop w:val="0"/>
          <w:marBottom w:val="0"/>
          <w:divBdr>
            <w:top w:val="none" w:sz="0" w:space="0" w:color="auto"/>
            <w:left w:val="none" w:sz="0" w:space="0" w:color="auto"/>
            <w:bottom w:val="none" w:sz="0" w:space="0" w:color="auto"/>
            <w:right w:val="none" w:sz="0" w:space="0" w:color="auto"/>
          </w:divBdr>
        </w:div>
        <w:div w:id="222908653">
          <w:marLeft w:val="480"/>
          <w:marRight w:val="0"/>
          <w:marTop w:val="0"/>
          <w:marBottom w:val="0"/>
          <w:divBdr>
            <w:top w:val="none" w:sz="0" w:space="0" w:color="auto"/>
            <w:left w:val="none" w:sz="0" w:space="0" w:color="auto"/>
            <w:bottom w:val="none" w:sz="0" w:space="0" w:color="auto"/>
            <w:right w:val="none" w:sz="0" w:space="0" w:color="auto"/>
          </w:divBdr>
        </w:div>
        <w:div w:id="228542572">
          <w:marLeft w:val="480"/>
          <w:marRight w:val="0"/>
          <w:marTop w:val="0"/>
          <w:marBottom w:val="0"/>
          <w:divBdr>
            <w:top w:val="none" w:sz="0" w:space="0" w:color="auto"/>
            <w:left w:val="none" w:sz="0" w:space="0" w:color="auto"/>
            <w:bottom w:val="none" w:sz="0" w:space="0" w:color="auto"/>
            <w:right w:val="none" w:sz="0" w:space="0" w:color="auto"/>
          </w:divBdr>
        </w:div>
        <w:div w:id="262691923">
          <w:marLeft w:val="480"/>
          <w:marRight w:val="0"/>
          <w:marTop w:val="0"/>
          <w:marBottom w:val="0"/>
          <w:divBdr>
            <w:top w:val="none" w:sz="0" w:space="0" w:color="auto"/>
            <w:left w:val="none" w:sz="0" w:space="0" w:color="auto"/>
            <w:bottom w:val="none" w:sz="0" w:space="0" w:color="auto"/>
            <w:right w:val="none" w:sz="0" w:space="0" w:color="auto"/>
          </w:divBdr>
        </w:div>
        <w:div w:id="328800333">
          <w:marLeft w:val="480"/>
          <w:marRight w:val="0"/>
          <w:marTop w:val="0"/>
          <w:marBottom w:val="0"/>
          <w:divBdr>
            <w:top w:val="none" w:sz="0" w:space="0" w:color="auto"/>
            <w:left w:val="none" w:sz="0" w:space="0" w:color="auto"/>
            <w:bottom w:val="none" w:sz="0" w:space="0" w:color="auto"/>
            <w:right w:val="none" w:sz="0" w:space="0" w:color="auto"/>
          </w:divBdr>
        </w:div>
        <w:div w:id="360403008">
          <w:marLeft w:val="480"/>
          <w:marRight w:val="0"/>
          <w:marTop w:val="0"/>
          <w:marBottom w:val="0"/>
          <w:divBdr>
            <w:top w:val="none" w:sz="0" w:space="0" w:color="auto"/>
            <w:left w:val="none" w:sz="0" w:space="0" w:color="auto"/>
            <w:bottom w:val="none" w:sz="0" w:space="0" w:color="auto"/>
            <w:right w:val="none" w:sz="0" w:space="0" w:color="auto"/>
          </w:divBdr>
        </w:div>
        <w:div w:id="443429813">
          <w:marLeft w:val="480"/>
          <w:marRight w:val="0"/>
          <w:marTop w:val="0"/>
          <w:marBottom w:val="0"/>
          <w:divBdr>
            <w:top w:val="none" w:sz="0" w:space="0" w:color="auto"/>
            <w:left w:val="none" w:sz="0" w:space="0" w:color="auto"/>
            <w:bottom w:val="none" w:sz="0" w:space="0" w:color="auto"/>
            <w:right w:val="none" w:sz="0" w:space="0" w:color="auto"/>
          </w:divBdr>
        </w:div>
        <w:div w:id="506749736">
          <w:marLeft w:val="480"/>
          <w:marRight w:val="0"/>
          <w:marTop w:val="0"/>
          <w:marBottom w:val="0"/>
          <w:divBdr>
            <w:top w:val="none" w:sz="0" w:space="0" w:color="auto"/>
            <w:left w:val="none" w:sz="0" w:space="0" w:color="auto"/>
            <w:bottom w:val="none" w:sz="0" w:space="0" w:color="auto"/>
            <w:right w:val="none" w:sz="0" w:space="0" w:color="auto"/>
          </w:divBdr>
        </w:div>
        <w:div w:id="589124429">
          <w:marLeft w:val="480"/>
          <w:marRight w:val="0"/>
          <w:marTop w:val="0"/>
          <w:marBottom w:val="0"/>
          <w:divBdr>
            <w:top w:val="none" w:sz="0" w:space="0" w:color="auto"/>
            <w:left w:val="none" w:sz="0" w:space="0" w:color="auto"/>
            <w:bottom w:val="none" w:sz="0" w:space="0" w:color="auto"/>
            <w:right w:val="none" w:sz="0" w:space="0" w:color="auto"/>
          </w:divBdr>
        </w:div>
        <w:div w:id="630290110">
          <w:marLeft w:val="480"/>
          <w:marRight w:val="0"/>
          <w:marTop w:val="0"/>
          <w:marBottom w:val="0"/>
          <w:divBdr>
            <w:top w:val="none" w:sz="0" w:space="0" w:color="auto"/>
            <w:left w:val="none" w:sz="0" w:space="0" w:color="auto"/>
            <w:bottom w:val="none" w:sz="0" w:space="0" w:color="auto"/>
            <w:right w:val="none" w:sz="0" w:space="0" w:color="auto"/>
          </w:divBdr>
        </w:div>
        <w:div w:id="714309513">
          <w:marLeft w:val="480"/>
          <w:marRight w:val="0"/>
          <w:marTop w:val="0"/>
          <w:marBottom w:val="0"/>
          <w:divBdr>
            <w:top w:val="none" w:sz="0" w:space="0" w:color="auto"/>
            <w:left w:val="none" w:sz="0" w:space="0" w:color="auto"/>
            <w:bottom w:val="none" w:sz="0" w:space="0" w:color="auto"/>
            <w:right w:val="none" w:sz="0" w:space="0" w:color="auto"/>
          </w:divBdr>
        </w:div>
        <w:div w:id="756369537">
          <w:marLeft w:val="480"/>
          <w:marRight w:val="0"/>
          <w:marTop w:val="0"/>
          <w:marBottom w:val="0"/>
          <w:divBdr>
            <w:top w:val="none" w:sz="0" w:space="0" w:color="auto"/>
            <w:left w:val="none" w:sz="0" w:space="0" w:color="auto"/>
            <w:bottom w:val="none" w:sz="0" w:space="0" w:color="auto"/>
            <w:right w:val="none" w:sz="0" w:space="0" w:color="auto"/>
          </w:divBdr>
        </w:div>
        <w:div w:id="761923684">
          <w:marLeft w:val="480"/>
          <w:marRight w:val="0"/>
          <w:marTop w:val="0"/>
          <w:marBottom w:val="0"/>
          <w:divBdr>
            <w:top w:val="none" w:sz="0" w:space="0" w:color="auto"/>
            <w:left w:val="none" w:sz="0" w:space="0" w:color="auto"/>
            <w:bottom w:val="none" w:sz="0" w:space="0" w:color="auto"/>
            <w:right w:val="none" w:sz="0" w:space="0" w:color="auto"/>
          </w:divBdr>
        </w:div>
        <w:div w:id="818694301">
          <w:marLeft w:val="480"/>
          <w:marRight w:val="0"/>
          <w:marTop w:val="0"/>
          <w:marBottom w:val="0"/>
          <w:divBdr>
            <w:top w:val="none" w:sz="0" w:space="0" w:color="auto"/>
            <w:left w:val="none" w:sz="0" w:space="0" w:color="auto"/>
            <w:bottom w:val="none" w:sz="0" w:space="0" w:color="auto"/>
            <w:right w:val="none" w:sz="0" w:space="0" w:color="auto"/>
          </w:divBdr>
        </w:div>
        <w:div w:id="861086886">
          <w:marLeft w:val="480"/>
          <w:marRight w:val="0"/>
          <w:marTop w:val="0"/>
          <w:marBottom w:val="0"/>
          <w:divBdr>
            <w:top w:val="none" w:sz="0" w:space="0" w:color="auto"/>
            <w:left w:val="none" w:sz="0" w:space="0" w:color="auto"/>
            <w:bottom w:val="none" w:sz="0" w:space="0" w:color="auto"/>
            <w:right w:val="none" w:sz="0" w:space="0" w:color="auto"/>
          </w:divBdr>
        </w:div>
        <w:div w:id="865100572">
          <w:marLeft w:val="480"/>
          <w:marRight w:val="0"/>
          <w:marTop w:val="0"/>
          <w:marBottom w:val="0"/>
          <w:divBdr>
            <w:top w:val="none" w:sz="0" w:space="0" w:color="auto"/>
            <w:left w:val="none" w:sz="0" w:space="0" w:color="auto"/>
            <w:bottom w:val="none" w:sz="0" w:space="0" w:color="auto"/>
            <w:right w:val="none" w:sz="0" w:space="0" w:color="auto"/>
          </w:divBdr>
        </w:div>
      </w:divsChild>
    </w:div>
    <w:div w:id="559485044">
      <w:bodyDiv w:val="1"/>
      <w:marLeft w:val="0"/>
      <w:marRight w:val="0"/>
      <w:marTop w:val="0"/>
      <w:marBottom w:val="0"/>
      <w:divBdr>
        <w:top w:val="none" w:sz="0" w:space="0" w:color="auto"/>
        <w:left w:val="none" w:sz="0" w:space="0" w:color="auto"/>
        <w:bottom w:val="none" w:sz="0" w:space="0" w:color="auto"/>
        <w:right w:val="none" w:sz="0" w:space="0" w:color="auto"/>
      </w:divBdr>
    </w:div>
    <w:div w:id="559563743">
      <w:bodyDiv w:val="1"/>
      <w:marLeft w:val="0"/>
      <w:marRight w:val="0"/>
      <w:marTop w:val="0"/>
      <w:marBottom w:val="0"/>
      <w:divBdr>
        <w:top w:val="none" w:sz="0" w:space="0" w:color="auto"/>
        <w:left w:val="none" w:sz="0" w:space="0" w:color="auto"/>
        <w:bottom w:val="none" w:sz="0" w:space="0" w:color="auto"/>
        <w:right w:val="none" w:sz="0" w:space="0" w:color="auto"/>
      </w:divBdr>
    </w:div>
    <w:div w:id="559634904">
      <w:bodyDiv w:val="1"/>
      <w:marLeft w:val="0"/>
      <w:marRight w:val="0"/>
      <w:marTop w:val="0"/>
      <w:marBottom w:val="0"/>
      <w:divBdr>
        <w:top w:val="none" w:sz="0" w:space="0" w:color="auto"/>
        <w:left w:val="none" w:sz="0" w:space="0" w:color="auto"/>
        <w:bottom w:val="none" w:sz="0" w:space="0" w:color="auto"/>
        <w:right w:val="none" w:sz="0" w:space="0" w:color="auto"/>
      </w:divBdr>
    </w:div>
    <w:div w:id="559679989">
      <w:bodyDiv w:val="1"/>
      <w:marLeft w:val="0"/>
      <w:marRight w:val="0"/>
      <w:marTop w:val="0"/>
      <w:marBottom w:val="0"/>
      <w:divBdr>
        <w:top w:val="none" w:sz="0" w:space="0" w:color="auto"/>
        <w:left w:val="none" w:sz="0" w:space="0" w:color="auto"/>
        <w:bottom w:val="none" w:sz="0" w:space="0" w:color="auto"/>
        <w:right w:val="none" w:sz="0" w:space="0" w:color="auto"/>
      </w:divBdr>
    </w:div>
    <w:div w:id="559708732">
      <w:bodyDiv w:val="1"/>
      <w:marLeft w:val="0"/>
      <w:marRight w:val="0"/>
      <w:marTop w:val="0"/>
      <w:marBottom w:val="0"/>
      <w:divBdr>
        <w:top w:val="none" w:sz="0" w:space="0" w:color="auto"/>
        <w:left w:val="none" w:sz="0" w:space="0" w:color="auto"/>
        <w:bottom w:val="none" w:sz="0" w:space="0" w:color="auto"/>
        <w:right w:val="none" w:sz="0" w:space="0" w:color="auto"/>
      </w:divBdr>
    </w:div>
    <w:div w:id="559824350">
      <w:bodyDiv w:val="1"/>
      <w:marLeft w:val="0"/>
      <w:marRight w:val="0"/>
      <w:marTop w:val="0"/>
      <w:marBottom w:val="0"/>
      <w:divBdr>
        <w:top w:val="none" w:sz="0" w:space="0" w:color="auto"/>
        <w:left w:val="none" w:sz="0" w:space="0" w:color="auto"/>
        <w:bottom w:val="none" w:sz="0" w:space="0" w:color="auto"/>
        <w:right w:val="none" w:sz="0" w:space="0" w:color="auto"/>
      </w:divBdr>
    </w:div>
    <w:div w:id="559825215">
      <w:bodyDiv w:val="1"/>
      <w:marLeft w:val="0"/>
      <w:marRight w:val="0"/>
      <w:marTop w:val="0"/>
      <w:marBottom w:val="0"/>
      <w:divBdr>
        <w:top w:val="none" w:sz="0" w:space="0" w:color="auto"/>
        <w:left w:val="none" w:sz="0" w:space="0" w:color="auto"/>
        <w:bottom w:val="none" w:sz="0" w:space="0" w:color="auto"/>
        <w:right w:val="none" w:sz="0" w:space="0" w:color="auto"/>
      </w:divBdr>
      <w:divsChild>
        <w:div w:id="148524421">
          <w:marLeft w:val="480"/>
          <w:marRight w:val="0"/>
          <w:marTop w:val="0"/>
          <w:marBottom w:val="0"/>
          <w:divBdr>
            <w:top w:val="none" w:sz="0" w:space="0" w:color="auto"/>
            <w:left w:val="none" w:sz="0" w:space="0" w:color="auto"/>
            <w:bottom w:val="none" w:sz="0" w:space="0" w:color="auto"/>
            <w:right w:val="none" w:sz="0" w:space="0" w:color="auto"/>
          </w:divBdr>
        </w:div>
        <w:div w:id="278613635">
          <w:marLeft w:val="480"/>
          <w:marRight w:val="0"/>
          <w:marTop w:val="0"/>
          <w:marBottom w:val="0"/>
          <w:divBdr>
            <w:top w:val="none" w:sz="0" w:space="0" w:color="auto"/>
            <w:left w:val="none" w:sz="0" w:space="0" w:color="auto"/>
            <w:bottom w:val="none" w:sz="0" w:space="0" w:color="auto"/>
            <w:right w:val="none" w:sz="0" w:space="0" w:color="auto"/>
          </w:divBdr>
        </w:div>
        <w:div w:id="306053946">
          <w:marLeft w:val="480"/>
          <w:marRight w:val="0"/>
          <w:marTop w:val="0"/>
          <w:marBottom w:val="0"/>
          <w:divBdr>
            <w:top w:val="none" w:sz="0" w:space="0" w:color="auto"/>
            <w:left w:val="none" w:sz="0" w:space="0" w:color="auto"/>
            <w:bottom w:val="none" w:sz="0" w:space="0" w:color="auto"/>
            <w:right w:val="none" w:sz="0" w:space="0" w:color="auto"/>
          </w:divBdr>
        </w:div>
        <w:div w:id="377971330">
          <w:marLeft w:val="480"/>
          <w:marRight w:val="0"/>
          <w:marTop w:val="0"/>
          <w:marBottom w:val="0"/>
          <w:divBdr>
            <w:top w:val="none" w:sz="0" w:space="0" w:color="auto"/>
            <w:left w:val="none" w:sz="0" w:space="0" w:color="auto"/>
            <w:bottom w:val="none" w:sz="0" w:space="0" w:color="auto"/>
            <w:right w:val="none" w:sz="0" w:space="0" w:color="auto"/>
          </w:divBdr>
        </w:div>
        <w:div w:id="519590302">
          <w:marLeft w:val="480"/>
          <w:marRight w:val="0"/>
          <w:marTop w:val="0"/>
          <w:marBottom w:val="0"/>
          <w:divBdr>
            <w:top w:val="none" w:sz="0" w:space="0" w:color="auto"/>
            <w:left w:val="none" w:sz="0" w:space="0" w:color="auto"/>
            <w:bottom w:val="none" w:sz="0" w:space="0" w:color="auto"/>
            <w:right w:val="none" w:sz="0" w:space="0" w:color="auto"/>
          </w:divBdr>
        </w:div>
        <w:div w:id="809905951">
          <w:marLeft w:val="480"/>
          <w:marRight w:val="0"/>
          <w:marTop w:val="0"/>
          <w:marBottom w:val="0"/>
          <w:divBdr>
            <w:top w:val="none" w:sz="0" w:space="0" w:color="auto"/>
            <w:left w:val="none" w:sz="0" w:space="0" w:color="auto"/>
            <w:bottom w:val="none" w:sz="0" w:space="0" w:color="auto"/>
            <w:right w:val="none" w:sz="0" w:space="0" w:color="auto"/>
          </w:divBdr>
        </w:div>
        <w:div w:id="822814167">
          <w:marLeft w:val="480"/>
          <w:marRight w:val="0"/>
          <w:marTop w:val="0"/>
          <w:marBottom w:val="0"/>
          <w:divBdr>
            <w:top w:val="none" w:sz="0" w:space="0" w:color="auto"/>
            <w:left w:val="none" w:sz="0" w:space="0" w:color="auto"/>
            <w:bottom w:val="none" w:sz="0" w:space="0" w:color="auto"/>
            <w:right w:val="none" w:sz="0" w:space="0" w:color="auto"/>
          </w:divBdr>
        </w:div>
      </w:divsChild>
    </w:div>
    <w:div w:id="559874749">
      <w:bodyDiv w:val="1"/>
      <w:marLeft w:val="0"/>
      <w:marRight w:val="0"/>
      <w:marTop w:val="0"/>
      <w:marBottom w:val="0"/>
      <w:divBdr>
        <w:top w:val="none" w:sz="0" w:space="0" w:color="auto"/>
        <w:left w:val="none" w:sz="0" w:space="0" w:color="auto"/>
        <w:bottom w:val="none" w:sz="0" w:space="0" w:color="auto"/>
        <w:right w:val="none" w:sz="0" w:space="0" w:color="auto"/>
      </w:divBdr>
    </w:div>
    <w:div w:id="559948374">
      <w:bodyDiv w:val="1"/>
      <w:marLeft w:val="0"/>
      <w:marRight w:val="0"/>
      <w:marTop w:val="0"/>
      <w:marBottom w:val="0"/>
      <w:divBdr>
        <w:top w:val="none" w:sz="0" w:space="0" w:color="auto"/>
        <w:left w:val="none" w:sz="0" w:space="0" w:color="auto"/>
        <w:bottom w:val="none" w:sz="0" w:space="0" w:color="auto"/>
        <w:right w:val="none" w:sz="0" w:space="0" w:color="auto"/>
      </w:divBdr>
    </w:div>
    <w:div w:id="560021643">
      <w:bodyDiv w:val="1"/>
      <w:marLeft w:val="0"/>
      <w:marRight w:val="0"/>
      <w:marTop w:val="0"/>
      <w:marBottom w:val="0"/>
      <w:divBdr>
        <w:top w:val="none" w:sz="0" w:space="0" w:color="auto"/>
        <w:left w:val="none" w:sz="0" w:space="0" w:color="auto"/>
        <w:bottom w:val="none" w:sz="0" w:space="0" w:color="auto"/>
        <w:right w:val="none" w:sz="0" w:space="0" w:color="auto"/>
      </w:divBdr>
    </w:div>
    <w:div w:id="560092687">
      <w:bodyDiv w:val="1"/>
      <w:marLeft w:val="0"/>
      <w:marRight w:val="0"/>
      <w:marTop w:val="0"/>
      <w:marBottom w:val="0"/>
      <w:divBdr>
        <w:top w:val="none" w:sz="0" w:space="0" w:color="auto"/>
        <w:left w:val="none" w:sz="0" w:space="0" w:color="auto"/>
        <w:bottom w:val="none" w:sz="0" w:space="0" w:color="auto"/>
        <w:right w:val="none" w:sz="0" w:space="0" w:color="auto"/>
      </w:divBdr>
    </w:div>
    <w:div w:id="560212582">
      <w:bodyDiv w:val="1"/>
      <w:marLeft w:val="0"/>
      <w:marRight w:val="0"/>
      <w:marTop w:val="0"/>
      <w:marBottom w:val="0"/>
      <w:divBdr>
        <w:top w:val="none" w:sz="0" w:space="0" w:color="auto"/>
        <w:left w:val="none" w:sz="0" w:space="0" w:color="auto"/>
        <w:bottom w:val="none" w:sz="0" w:space="0" w:color="auto"/>
        <w:right w:val="none" w:sz="0" w:space="0" w:color="auto"/>
      </w:divBdr>
    </w:div>
    <w:div w:id="560364384">
      <w:bodyDiv w:val="1"/>
      <w:marLeft w:val="0"/>
      <w:marRight w:val="0"/>
      <w:marTop w:val="0"/>
      <w:marBottom w:val="0"/>
      <w:divBdr>
        <w:top w:val="none" w:sz="0" w:space="0" w:color="auto"/>
        <w:left w:val="none" w:sz="0" w:space="0" w:color="auto"/>
        <w:bottom w:val="none" w:sz="0" w:space="0" w:color="auto"/>
        <w:right w:val="none" w:sz="0" w:space="0" w:color="auto"/>
      </w:divBdr>
    </w:div>
    <w:div w:id="560408443">
      <w:bodyDiv w:val="1"/>
      <w:marLeft w:val="0"/>
      <w:marRight w:val="0"/>
      <w:marTop w:val="0"/>
      <w:marBottom w:val="0"/>
      <w:divBdr>
        <w:top w:val="none" w:sz="0" w:space="0" w:color="auto"/>
        <w:left w:val="none" w:sz="0" w:space="0" w:color="auto"/>
        <w:bottom w:val="none" w:sz="0" w:space="0" w:color="auto"/>
        <w:right w:val="none" w:sz="0" w:space="0" w:color="auto"/>
      </w:divBdr>
    </w:div>
    <w:div w:id="560558368">
      <w:bodyDiv w:val="1"/>
      <w:marLeft w:val="0"/>
      <w:marRight w:val="0"/>
      <w:marTop w:val="0"/>
      <w:marBottom w:val="0"/>
      <w:divBdr>
        <w:top w:val="none" w:sz="0" w:space="0" w:color="auto"/>
        <w:left w:val="none" w:sz="0" w:space="0" w:color="auto"/>
        <w:bottom w:val="none" w:sz="0" w:space="0" w:color="auto"/>
        <w:right w:val="none" w:sz="0" w:space="0" w:color="auto"/>
      </w:divBdr>
    </w:div>
    <w:div w:id="560597944">
      <w:bodyDiv w:val="1"/>
      <w:marLeft w:val="0"/>
      <w:marRight w:val="0"/>
      <w:marTop w:val="0"/>
      <w:marBottom w:val="0"/>
      <w:divBdr>
        <w:top w:val="none" w:sz="0" w:space="0" w:color="auto"/>
        <w:left w:val="none" w:sz="0" w:space="0" w:color="auto"/>
        <w:bottom w:val="none" w:sz="0" w:space="0" w:color="auto"/>
        <w:right w:val="none" w:sz="0" w:space="0" w:color="auto"/>
      </w:divBdr>
    </w:div>
    <w:div w:id="560750493">
      <w:bodyDiv w:val="1"/>
      <w:marLeft w:val="0"/>
      <w:marRight w:val="0"/>
      <w:marTop w:val="0"/>
      <w:marBottom w:val="0"/>
      <w:divBdr>
        <w:top w:val="none" w:sz="0" w:space="0" w:color="auto"/>
        <w:left w:val="none" w:sz="0" w:space="0" w:color="auto"/>
        <w:bottom w:val="none" w:sz="0" w:space="0" w:color="auto"/>
        <w:right w:val="none" w:sz="0" w:space="0" w:color="auto"/>
      </w:divBdr>
    </w:div>
    <w:div w:id="560753972">
      <w:bodyDiv w:val="1"/>
      <w:marLeft w:val="0"/>
      <w:marRight w:val="0"/>
      <w:marTop w:val="0"/>
      <w:marBottom w:val="0"/>
      <w:divBdr>
        <w:top w:val="none" w:sz="0" w:space="0" w:color="auto"/>
        <w:left w:val="none" w:sz="0" w:space="0" w:color="auto"/>
        <w:bottom w:val="none" w:sz="0" w:space="0" w:color="auto"/>
        <w:right w:val="none" w:sz="0" w:space="0" w:color="auto"/>
      </w:divBdr>
      <w:divsChild>
        <w:div w:id="14842258">
          <w:marLeft w:val="480"/>
          <w:marRight w:val="0"/>
          <w:marTop w:val="0"/>
          <w:marBottom w:val="0"/>
          <w:divBdr>
            <w:top w:val="none" w:sz="0" w:space="0" w:color="auto"/>
            <w:left w:val="none" w:sz="0" w:space="0" w:color="auto"/>
            <w:bottom w:val="none" w:sz="0" w:space="0" w:color="auto"/>
            <w:right w:val="none" w:sz="0" w:space="0" w:color="auto"/>
          </w:divBdr>
        </w:div>
        <w:div w:id="22292586">
          <w:marLeft w:val="480"/>
          <w:marRight w:val="0"/>
          <w:marTop w:val="0"/>
          <w:marBottom w:val="0"/>
          <w:divBdr>
            <w:top w:val="none" w:sz="0" w:space="0" w:color="auto"/>
            <w:left w:val="none" w:sz="0" w:space="0" w:color="auto"/>
            <w:bottom w:val="none" w:sz="0" w:space="0" w:color="auto"/>
            <w:right w:val="none" w:sz="0" w:space="0" w:color="auto"/>
          </w:divBdr>
        </w:div>
        <w:div w:id="48652507">
          <w:marLeft w:val="480"/>
          <w:marRight w:val="0"/>
          <w:marTop w:val="0"/>
          <w:marBottom w:val="0"/>
          <w:divBdr>
            <w:top w:val="none" w:sz="0" w:space="0" w:color="auto"/>
            <w:left w:val="none" w:sz="0" w:space="0" w:color="auto"/>
            <w:bottom w:val="none" w:sz="0" w:space="0" w:color="auto"/>
            <w:right w:val="none" w:sz="0" w:space="0" w:color="auto"/>
          </w:divBdr>
        </w:div>
        <w:div w:id="52776664">
          <w:marLeft w:val="480"/>
          <w:marRight w:val="0"/>
          <w:marTop w:val="0"/>
          <w:marBottom w:val="0"/>
          <w:divBdr>
            <w:top w:val="none" w:sz="0" w:space="0" w:color="auto"/>
            <w:left w:val="none" w:sz="0" w:space="0" w:color="auto"/>
            <w:bottom w:val="none" w:sz="0" w:space="0" w:color="auto"/>
            <w:right w:val="none" w:sz="0" w:space="0" w:color="auto"/>
          </w:divBdr>
        </w:div>
        <w:div w:id="128061066">
          <w:marLeft w:val="480"/>
          <w:marRight w:val="0"/>
          <w:marTop w:val="0"/>
          <w:marBottom w:val="0"/>
          <w:divBdr>
            <w:top w:val="none" w:sz="0" w:space="0" w:color="auto"/>
            <w:left w:val="none" w:sz="0" w:space="0" w:color="auto"/>
            <w:bottom w:val="none" w:sz="0" w:space="0" w:color="auto"/>
            <w:right w:val="none" w:sz="0" w:space="0" w:color="auto"/>
          </w:divBdr>
        </w:div>
        <w:div w:id="147482095">
          <w:marLeft w:val="480"/>
          <w:marRight w:val="0"/>
          <w:marTop w:val="0"/>
          <w:marBottom w:val="0"/>
          <w:divBdr>
            <w:top w:val="none" w:sz="0" w:space="0" w:color="auto"/>
            <w:left w:val="none" w:sz="0" w:space="0" w:color="auto"/>
            <w:bottom w:val="none" w:sz="0" w:space="0" w:color="auto"/>
            <w:right w:val="none" w:sz="0" w:space="0" w:color="auto"/>
          </w:divBdr>
        </w:div>
        <w:div w:id="157624492">
          <w:marLeft w:val="480"/>
          <w:marRight w:val="0"/>
          <w:marTop w:val="0"/>
          <w:marBottom w:val="0"/>
          <w:divBdr>
            <w:top w:val="none" w:sz="0" w:space="0" w:color="auto"/>
            <w:left w:val="none" w:sz="0" w:space="0" w:color="auto"/>
            <w:bottom w:val="none" w:sz="0" w:space="0" w:color="auto"/>
            <w:right w:val="none" w:sz="0" w:space="0" w:color="auto"/>
          </w:divBdr>
        </w:div>
        <w:div w:id="179396806">
          <w:marLeft w:val="480"/>
          <w:marRight w:val="0"/>
          <w:marTop w:val="0"/>
          <w:marBottom w:val="0"/>
          <w:divBdr>
            <w:top w:val="none" w:sz="0" w:space="0" w:color="auto"/>
            <w:left w:val="none" w:sz="0" w:space="0" w:color="auto"/>
            <w:bottom w:val="none" w:sz="0" w:space="0" w:color="auto"/>
            <w:right w:val="none" w:sz="0" w:space="0" w:color="auto"/>
          </w:divBdr>
        </w:div>
        <w:div w:id="251821385">
          <w:marLeft w:val="480"/>
          <w:marRight w:val="0"/>
          <w:marTop w:val="0"/>
          <w:marBottom w:val="0"/>
          <w:divBdr>
            <w:top w:val="none" w:sz="0" w:space="0" w:color="auto"/>
            <w:left w:val="none" w:sz="0" w:space="0" w:color="auto"/>
            <w:bottom w:val="none" w:sz="0" w:space="0" w:color="auto"/>
            <w:right w:val="none" w:sz="0" w:space="0" w:color="auto"/>
          </w:divBdr>
        </w:div>
        <w:div w:id="306324489">
          <w:marLeft w:val="480"/>
          <w:marRight w:val="0"/>
          <w:marTop w:val="0"/>
          <w:marBottom w:val="0"/>
          <w:divBdr>
            <w:top w:val="none" w:sz="0" w:space="0" w:color="auto"/>
            <w:left w:val="none" w:sz="0" w:space="0" w:color="auto"/>
            <w:bottom w:val="none" w:sz="0" w:space="0" w:color="auto"/>
            <w:right w:val="none" w:sz="0" w:space="0" w:color="auto"/>
          </w:divBdr>
        </w:div>
        <w:div w:id="348798671">
          <w:marLeft w:val="480"/>
          <w:marRight w:val="0"/>
          <w:marTop w:val="0"/>
          <w:marBottom w:val="0"/>
          <w:divBdr>
            <w:top w:val="none" w:sz="0" w:space="0" w:color="auto"/>
            <w:left w:val="none" w:sz="0" w:space="0" w:color="auto"/>
            <w:bottom w:val="none" w:sz="0" w:space="0" w:color="auto"/>
            <w:right w:val="none" w:sz="0" w:space="0" w:color="auto"/>
          </w:divBdr>
        </w:div>
        <w:div w:id="436829111">
          <w:marLeft w:val="480"/>
          <w:marRight w:val="0"/>
          <w:marTop w:val="0"/>
          <w:marBottom w:val="0"/>
          <w:divBdr>
            <w:top w:val="none" w:sz="0" w:space="0" w:color="auto"/>
            <w:left w:val="none" w:sz="0" w:space="0" w:color="auto"/>
            <w:bottom w:val="none" w:sz="0" w:space="0" w:color="auto"/>
            <w:right w:val="none" w:sz="0" w:space="0" w:color="auto"/>
          </w:divBdr>
        </w:div>
        <w:div w:id="477187676">
          <w:marLeft w:val="480"/>
          <w:marRight w:val="0"/>
          <w:marTop w:val="0"/>
          <w:marBottom w:val="0"/>
          <w:divBdr>
            <w:top w:val="none" w:sz="0" w:space="0" w:color="auto"/>
            <w:left w:val="none" w:sz="0" w:space="0" w:color="auto"/>
            <w:bottom w:val="none" w:sz="0" w:space="0" w:color="auto"/>
            <w:right w:val="none" w:sz="0" w:space="0" w:color="auto"/>
          </w:divBdr>
        </w:div>
        <w:div w:id="486090886">
          <w:marLeft w:val="480"/>
          <w:marRight w:val="0"/>
          <w:marTop w:val="0"/>
          <w:marBottom w:val="0"/>
          <w:divBdr>
            <w:top w:val="none" w:sz="0" w:space="0" w:color="auto"/>
            <w:left w:val="none" w:sz="0" w:space="0" w:color="auto"/>
            <w:bottom w:val="none" w:sz="0" w:space="0" w:color="auto"/>
            <w:right w:val="none" w:sz="0" w:space="0" w:color="auto"/>
          </w:divBdr>
        </w:div>
        <w:div w:id="513690147">
          <w:marLeft w:val="480"/>
          <w:marRight w:val="0"/>
          <w:marTop w:val="0"/>
          <w:marBottom w:val="0"/>
          <w:divBdr>
            <w:top w:val="none" w:sz="0" w:space="0" w:color="auto"/>
            <w:left w:val="none" w:sz="0" w:space="0" w:color="auto"/>
            <w:bottom w:val="none" w:sz="0" w:space="0" w:color="auto"/>
            <w:right w:val="none" w:sz="0" w:space="0" w:color="auto"/>
          </w:divBdr>
        </w:div>
        <w:div w:id="558976879">
          <w:marLeft w:val="480"/>
          <w:marRight w:val="0"/>
          <w:marTop w:val="0"/>
          <w:marBottom w:val="0"/>
          <w:divBdr>
            <w:top w:val="none" w:sz="0" w:space="0" w:color="auto"/>
            <w:left w:val="none" w:sz="0" w:space="0" w:color="auto"/>
            <w:bottom w:val="none" w:sz="0" w:space="0" w:color="auto"/>
            <w:right w:val="none" w:sz="0" w:space="0" w:color="auto"/>
          </w:divBdr>
        </w:div>
        <w:div w:id="571281741">
          <w:marLeft w:val="480"/>
          <w:marRight w:val="0"/>
          <w:marTop w:val="0"/>
          <w:marBottom w:val="0"/>
          <w:divBdr>
            <w:top w:val="none" w:sz="0" w:space="0" w:color="auto"/>
            <w:left w:val="none" w:sz="0" w:space="0" w:color="auto"/>
            <w:bottom w:val="none" w:sz="0" w:space="0" w:color="auto"/>
            <w:right w:val="none" w:sz="0" w:space="0" w:color="auto"/>
          </w:divBdr>
        </w:div>
        <w:div w:id="582419673">
          <w:marLeft w:val="480"/>
          <w:marRight w:val="0"/>
          <w:marTop w:val="0"/>
          <w:marBottom w:val="0"/>
          <w:divBdr>
            <w:top w:val="none" w:sz="0" w:space="0" w:color="auto"/>
            <w:left w:val="none" w:sz="0" w:space="0" w:color="auto"/>
            <w:bottom w:val="none" w:sz="0" w:space="0" w:color="auto"/>
            <w:right w:val="none" w:sz="0" w:space="0" w:color="auto"/>
          </w:divBdr>
        </w:div>
        <w:div w:id="670378795">
          <w:marLeft w:val="480"/>
          <w:marRight w:val="0"/>
          <w:marTop w:val="0"/>
          <w:marBottom w:val="0"/>
          <w:divBdr>
            <w:top w:val="none" w:sz="0" w:space="0" w:color="auto"/>
            <w:left w:val="none" w:sz="0" w:space="0" w:color="auto"/>
            <w:bottom w:val="none" w:sz="0" w:space="0" w:color="auto"/>
            <w:right w:val="none" w:sz="0" w:space="0" w:color="auto"/>
          </w:divBdr>
        </w:div>
        <w:div w:id="674922000">
          <w:marLeft w:val="480"/>
          <w:marRight w:val="0"/>
          <w:marTop w:val="0"/>
          <w:marBottom w:val="0"/>
          <w:divBdr>
            <w:top w:val="none" w:sz="0" w:space="0" w:color="auto"/>
            <w:left w:val="none" w:sz="0" w:space="0" w:color="auto"/>
            <w:bottom w:val="none" w:sz="0" w:space="0" w:color="auto"/>
            <w:right w:val="none" w:sz="0" w:space="0" w:color="auto"/>
          </w:divBdr>
        </w:div>
        <w:div w:id="716510636">
          <w:marLeft w:val="480"/>
          <w:marRight w:val="0"/>
          <w:marTop w:val="0"/>
          <w:marBottom w:val="0"/>
          <w:divBdr>
            <w:top w:val="none" w:sz="0" w:space="0" w:color="auto"/>
            <w:left w:val="none" w:sz="0" w:space="0" w:color="auto"/>
            <w:bottom w:val="none" w:sz="0" w:space="0" w:color="auto"/>
            <w:right w:val="none" w:sz="0" w:space="0" w:color="auto"/>
          </w:divBdr>
        </w:div>
        <w:div w:id="730154377">
          <w:marLeft w:val="480"/>
          <w:marRight w:val="0"/>
          <w:marTop w:val="0"/>
          <w:marBottom w:val="0"/>
          <w:divBdr>
            <w:top w:val="none" w:sz="0" w:space="0" w:color="auto"/>
            <w:left w:val="none" w:sz="0" w:space="0" w:color="auto"/>
            <w:bottom w:val="none" w:sz="0" w:space="0" w:color="auto"/>
            <w:right w:val="none" w:sz="0" w:space="0" w:color="auto"/>
          </w:divBdr>
        </w:div>
        <w:div w:id="774323637">
          <w:marLeft w:val="480"/>
          <w:marRight w:val="0"/>
          <w:marTop w:val="0"/>
          <w:marBottom w:val="0"/>
          <w:divBdr>
            <w:top w:val="none" w:sz="0" w:space="0" w:color="auto"/>
            <w:left w:val="none" w:sz="0" w:space="0" w:color="auto"/>
            <w:bottom w:val="none" w:sz="0" w:space="0" w:color="auto"/>
            <w:right w:val="none" w:sz="0" w:space="0" w:color="auto"/>
          </w:divBdr>
        </w:div>
        <w:div w:id="786629820">
          <w:marLeft w:val="480"/>
          <w:marRight w:val="0"/>
          <w:marTop w:val="0"/>
          <w:marBottom w:val="0"/>
          <w:divBdr>
            <w:top w:val="none" w:sz="0" w:space="0" w:color="auto"/>
            <w:left w:val="none" w:sz="0" w:space="0" w:color="auto"/>
            <w:bottom w:val="none" w:sz="0" w:space="0" w:color="auto"/>
            <w:right w:val="none" w:sz="0" w:space="0" w:color="auto"/>
          </w:divBdr>
        </w:div>
        <w:div w:id="797063234">
          <w:marLeft w:val="480"/>
          <w:marRight w:val="0"/>
          <w:marTop w:val="0"/>
          <w:marBottom w:val="0"/>
          <w:divBdr>
            <w:top w:val="none" w:sz="0" w:space="0" w:color="auto"/>
            <w:left w:val="none" w:sz="0" w:space="0" w:color="auto"/>
            <w:bottom w:val="none" w:sz="0" w:space="0" w:color="auto"/>
            <w:right w:val="none" w:sz="0" w:space="0" w:color="auto"/>
          </w:divBdr>
        </w:div>
        <w:div w:id="820318077">
          <w:marLeft w:val="480"/>
          <w:marRight w:val="0"/>
          <w:marTop w:val="0"/>
          <w:marBottom w:val="0"/>
          <w:divBdr>
            <w:top w:val="none" w:sz="0" w:space="0" w:color="auto"/>
            <w:left w:val="none" w:sz="0" w:space="0" w:color="auto"/>
            <w:bottom w:val="none" w:sz="0" w:space="0" w:color="auto"/>
            <w:right w:val="none" w:sz="0" w:space="0" w:color="auto"/>
          </w:divBdr>
        </w:div>
        <w:div w:id="862668929">
          <w:marLeft w:val="480"/>
          <w:marRight w:val="0"/>
          <w:marTop w:val="0"/>
          <w:marBottom w:val="0"/>
          <w:divBdr>
            <w:top w:val="none" w:sz="0" w:space="0" w:color="auto"/>
            <w:left w:val="none" w:sz="0" w:space="0" w:color="auto"/>
            <w:bottom w:val="none" w:sz="0" w:space="0" w:color="auto"/>
            <w:right w:val="none" w:sz="0" w:space="0" w:color="auto"/>
          </w:divBdr>
        </w:div>
      </w:divsChild>
    </w:div>
    <w:div w:id="560795211">
      <w:bodyDiv w:val="1"/>
      <w:marLeft w:val="0"/>
      <w:marRight w:val="0"/>
      <w:marTop w:val="0"/>
      <w:marBottom w:val="0"/>
      <w:divBdr>
        <w:top w:val="none" w:sz="0" w:space="0" w:color="auto"/>
        <w:left w:val="none" w:sz="0" w:space="0" w:color="auto"/>
        <w:bottom w:val="none" w:sz="0" w:space="0" w:color="auto"/>
        <w:right w:val="none" w:sz="0" w:space="0" w:color="auto"/>
      </w:divBdr>
    </w:div>
    <w:div w:id="560871086">
      <w:bodyDiv w:val="1"/>
      <w:marLeft w:val="0"/>
      <w:marRight w:val="0"/>
      <w:marTop w:val="0"/>
      <w:marBottom w:val="0"/>
      <w:divBdr>
        <w:top w:val="none" w:sz="0" w:space="0" w:color="auto"/>
        <w:left w:val="none" w:sz="0" w:space="0" w:color="auto"/>
        <w:bottom w:val="none" w:sz="0" w:space="0" w:color="auto"/>
        <w:right w:val="none" w:sz="0" w:space="0" w:color="auto"/>
      </w:divBdr>
    </w:div>
    <w:div w:id="560944066">
      <w:bodyDiv w:val="1"/>
      <w:marLeft w:val="0"/>
      <w:marRight w:val="0"/>
      <w:marTop w:val="0"/>
      <w:marBottom w:val="0"/>
      <w:divBdr>
        <w:top w:val="none" w:sz="0" w:space="0" w:color="auto"/>
        <w:left w:val="none" w:sz="0" w:space="0" w:color="auto"/>
        <w:bottom w:val="none" w:sz="0" w:space="0" w:color="auto"/>
        <w:right w:val="none" w:sz="0" w:space="0" w:color="auto"/>
      </w:divBdr>
    </w:div>
    <w:div w:id="560988270">
      <w:bodyDiv w:val="1"/>
      <w:marLeft w:val="0"/>
      <w:marRight w:val="0"/>
      <w:marTop w:val="0"/>
      <w:marBottom w:val="0"/>
      <w:divBdr>
        <w:top w:val="none" w:sz="0" w:space="0" w:color="auto"/>
        <w:left w:val="none" w:sz="0" w:space="0" w:color="auto"/>
        <w:bottom w:val="none" w:sz="0" w:space="0" w:color="auto"/>
        <w:right w:val="none" w:sz="0" w:space="0" w:color="auto"/>
      </w:divBdr>
    </w:div>
    <w:div w:id="561067119">
      <w:bodyDiv w:val="1"/>
      <w:marLeft w:val="0"/>
      <w:marRight w:val="0"/>
      <w:marTop w:val="0"/>
      <w:marBottom w:val="0"/>
      <w:divBdr>
        <w:top w:val="none" w:sz="0" w:space="0" w:color="auto"/>
        <w:left w:val="none" w:sz="0" w:space="0" w:color="auto"/>
        <w:bottom w:val="none" w:sz="0" w:space="0" w:color="auto"/>
        <w:right w:val="none" w:sz="0" w:space="0" w:color="auto"/>
      </w:divBdr>
    </w:div>
    <w:div w:id="561215447">
      <w:bodyDiv w:val="1"/>
      <w:marLeft w:val="0"/>
      <w:marRight w:val="0"/>
      <w:marTop w:val="0"/>
      <w:marBottom w:val="0"/>
      <w:divBdr>
        <w:top w:val="none" w:sz="0" w:space="0" w:color="auto"/>
        <w:left w:val="none" w:sz="0" w:space="0" w:color="auto"/>
        <w:bottom w:val="none" w:sz="0" w:space="0" w:color="auto"/>
        <w:right w:val="none" w:sz="0" w:space="0" w:color="auto"/>
      </w:divBdr>
    </w:div>
    <w:div w:id="561257387">
      <w:bodyDiv w:val="1"/>
      <w:marLeft w:val="0"/>
      <w:marRight w:val="0"/>
      <w:marTop w:val="0"/>
      <w:marBottom w:val="0"/>
      <w:divBdr>
        <w:top w:val="none" w:sz="0" w:space="0" w:color="auto"/>
        <w:left w:val="none" w:sz="0" w:space="0" w:color="auto"/>
        <w:bottom w:val="none" w:sz="0" w:space="0" w:color="auto"/>
        <w:right w:val="none" w:sz="0" w:space="0" w:color="auto"/>
      </w:divBdr>
    </w:div>
    <w:div w:id="561403401">
      <w:bodyDiv w:val="1"/>
      <w:marLeft w:val="0"/>
      <w:marRight w:val="0"/>
      <w:marTop w:val="0"/>
      <w:marBottom w:val="0"/>
      <w:divBdr>
        <w:top w:val="none" w:sz="0" w:space="0" w:color="auto"/>
        <w:left w:val="none" w:sz="0" w:space="0" w:color="auto"/>
        <w:bottom w:val="none" w:sz="0" w:space="0" w:color="auto"/>
        <w:right w:val="none" w:sz="0" w:space="0" w:color="auto"/>
      </w:divBdr>
    </w:div>
    <w:div w:id="561404061">
      <w:bodyDiv w:val="1"/>
      <w:marLeft w:val="0"/>
      <w:marRight w:val="0"/>
      <w:marTop w:val="0"/>
      <w:marBottom w:val="0"/>
      <w:divBdr>
        <w:top w:val="none" w:sz="0" w:space="0" w:color="auto"/>
        <w:left w:val="none" w:sz="0" w:space="0" w:color="auto"/>
        <w:bottom w:val="none" w:sz="0" w:space="0" w:color="auto"/>
        <w:right w:val="none" w:sz="0" w:space="0" w:color="auto"/>
      </w:divBdr>
    </w:div>
    <w:div w:id="561404248">
      <w:bodyDiv w:val="1"/>
      <w:marLeft w:val="0"/>
      <w:marRight w:val="0"/>
      <w:marTop w:val="0"/>
      <w:marBottom w:val="0"/>
      <w:divBdr>
        <w:top w:val="none" w:sz="0" w:space="0" w:color="auto"/>
        <w:left w:val="none" w:sz="0" w:space="0" w:color="auto"/>
        <w:bottom w:val="none" w:sz="0" w:space="0" w:color="auto"/>
        <w:right w:val="none" w:sz="0" w:space="0" w:color="auto"/>
      </w:divBdr>
    </w:div>
    <w:div w:id="561477919">
      <w:bodyDiv w:val="1"/>
      <w:marLeft w:val="0"/>
      <w:marRight w:val="0"/>
      <w:marTop w:val="0"/>
      <w:marBottom w:val="0"/>
      <w:divBdr>
        <w:top w:val="none" w:sz="0" w:space="0" w:color="auto"/>
        <w:left w:val="none" w:sz="0" w:space="0" w:color="auto"/>
        <w:bottom w:val="none" w:sz="0" w:space="0" w:color="auto"/>
        <w:right w:val="none" w:sz="0" w:space="0" w:color="auto"/>
      </w:divBdr>
    </w:div>
    <w:div w:id="561644870">
      <w:bodyDiv w:val="1"/>
      <w:marLeft w:val="0"/>
      <w:marRight w:val="0"/>
      <w:marTop w:val="0"/>
      <w:marBottom w:val="0"/>
      <w:divBdr>
        <w:top w:val="none" w:sz="0" w:space="0" w:color="auto"/>
        <w:left w:val="none" w:sz="0" w:space="0" w:color="auto"/>
        <w:bottom w:val="none" w:sz="0" w:space="0" w:color="auto"/>
        <w:right w:val="none" w:sz="0" w:space="0" w:color="auto"/>
      </w:divBdr>
    </w:div>
    <w:div w:id="561790811">
      <w:bodyDiv w:val="1"/>
      <w:marLeft w:val="0"/>
      <w:marRight w:val="0"/>
      <w:marTop w:val="0"/>
      <w:marBottom w:val="0"/>
      <w:divBdr>
        <w:top w:val="none" w:sz="0" w:space="0" w:color="auto"/>
        <w:left w:val="none" w:sz="0" w:space="0" w:color="auto"/>
        <w:bottom w:val="none" w:sz="0" w:space="0" w:color="auto"/>
        <w:right w:val="none" w:sz="0" w:space="0" w:color="auto"/>
      </w:divBdr>
    </w:div>
    <w:div w:id="561794553">
      <w:bodyDiv w:val="1"/>
      <w:marLeft w:val="0"/>
      <w:marRight w:val="0"/>
      <w:marTop w:val="0"/>
      <w:marBottom w:val="0"/>
      <w:divBdr>
        <w:top w:val="none" w:sz="0" w:space="0" w:color="auto"/>
        <w:left w:val="none" w:sz="0" w:space="0" w:color="auto"/>
        <w:bottom w:val="none" w:sz="0" w:space="0" w:color="auto"/>
        <w:right w:val="none" w:sz="0" w:space="0" w:color="auto"/>
      </w:divBdr>
    </w:div>
    <w:div w:id="561870240">
      <w:bodyDiv w:val="1"/>
      <w:marLeft w:val="0"/>
      <w:marRight w:val="0"/>
      <w:marTop w:val="0"/>
      <w:marBottom w:val="0"/>
      <w:divBdr>
        <w:top w:val="none" w:sz="0" w:space="0" w:color="auto"/>
        <w:left w:val="none" w:sz="0" w:space="0" w:color="auto"/>
        <w:bottom w:val="none" w:sz="0" w:space="0" w:color="auto"/>
        <w:right w:val="none" w:sz="0" w:space="0" w:color="auto"/>
      </w:divBdr>
    </w:div>
    <w:div w:id="561912097">
      <w:bodyDiv w:val="1"/>
      <w:marLeft w:val="0"/>
      <w:marRight w:val="0"/>
      <w:marTop w:val="0"/>
      <w:marBottom w:val="0"/>
      <w:divBdr>
        <w:top w:val="none" w:sz="0" w:space="0" w:color="auto"/>
        <w:left w:val="none" w:sz="0" w:space="0" w:color="auto"/>
        <w:bottom w:val="none" w:sz="0" w:space="0" w:color="auto"/>
        <w:right w:val="none" w:sz="0" w:space="0" w:color="auto"/>
      </w:divBdr>
      <w:divsChild>
        <w:div w:id="317225328">
          <w:marLeft w:val="480"/>
          <w:marRight w:val="0"/>
          <w:marTop w:val="0"/>
          <w:marBottom w:val="0"/>
          <w:divBdr>
            <w:top w:val="none" w:sz="0" w:space="0" w:color="auto"/>
            <w:left w:val="none" w:sz="0" w:space="0" w:color="auto"/>
            <w:bottom w:val="none" w:sz="0" w:space="0" w:color="auto"/>
            <w:right w:val="none" w:sz="0" w:space="0" w:color="auto"/>
          </w:divBdr>
        </w:div>
        <w:div w:id="795954632">
          <w:marLeft w:val="480"/>
          <w:marRight w:val="0"/>
          <w:marTop w:val="0"/>
          <w:marBottom w:val="0"/>
          <w:divBdr>
            <w:top w:val="none" w:sz="0" w:space="0" w:color="auto"/>
            <w:left w:val="none" w:sz="0" w:space="0" w:color="auto"/>
            <w:bottom w:val="none" w:sz="0" w:space="0" w:color="auto"/>
            <w:right w:val="none" w:sz="0" w:space="0" w:color="auto"/>
          </w:divBdr>
        </w:div>
        <w:div w:id="1849908998">
          <w:marLeft w:val="480"/>
          <w:marRight w:val="0"/>
          <w:marTop w:val="0"/>
          <w:marBottom w:val="0"/>
          <w:divBdr>
            <w:top w:val="none" w:sz="0" w:space="0" w:color="auto"/>
            <w:left w:val="none" w:sz="0" w:space="0" w:color="auto"/>
            <w:bottom w:val="none" w:sz="0" w:space="0" w:color="auto"/>
            <w:right w:val="none" w:sz="0" w:space="0" w:color="auto"/>
          </w:divBdr>
        </w:div>
        <w:div w:id="1532456032">
          <w:marLeft w:val="480"/>
          <w:marRight w:val="0"/>
          <w:marTop w:val="0"/>
          <w:marBottom w:val="0"/>
          <w:divBdr>
            <w:top w:val="none" w:sz="0" w:space="0" w:color="auto"/>
            <w:left w:val="none" w:sz="0" w:space="0" w:color="auto"/>
            <w:bottom w:val="none" w:sz="0" w:space="0" w:color="auto"/>
            <w:right w:val="none" w:sz="0" w:space="0" w:color="auto"/>
          </w:divBdr>
        </w:div>
        <w:div w:id="1809981002">
          <w:marLeft w:val="480"/>
          <w:marRight w:val="0"/>
          <w:marTop w:val="0"/>
          <w:marBottom w:val="0"/>
          <w:divBdr>
            <w:top w:val="none" w:sz="0" w:space="0" w:color="auto"/>
            <w:left w:val="none" w:sz="0" w:space="0" w:color="auto"/>
            <w:bottom w:val="none" w:sz="0" w:space="0" w:color="auto"/>
            <w:right w:val="none" w:sz="0" w:space="0" w:color="auto"/>
          </w:divBdr>
        </w:div>
        <w:div w:id="1911694250">
          <w:marLeft w:val="480"/>
          <w:marRight w:val="0"/>
          <w:marTop w:val="0"/>
          <w:marBottom w:val="0"/>
          <w:divBdr>
            <w:top w:val="none" w:sz="0" w:space="0" w:color="auto"/>
            <w:left w:val="none" w:sz="0" w:space="0" w:color="auto"/>
            <w:bottom w:val="none" w:sz="0" w:space="0" w:color="auto"/>
            <w:right w:val="none" w:sz="0" w:space="0" w:color="auto"/>
          </w:divBdr>
        </w:div>
        <w:div w:id="1952862510">
          <w:marLeft w:val="480"/>
          <w:marRight w:val="0"/>
          <w:marTop w:val="0"/>
          <w:marBottom w:val="0"/>
          <w:divBdr>
            <w:top w:val="none" w:sz="0" w:space="0" w:color="auto"/>
            <w:left w:val="none" w:sz="0" w:space="0" w:color="auto"/>
            <w:bottom w:val="none" w:sz="0" w:space="0" w:color="auto"/>
            <w:right w:val="none" w:sz="0" w:space="0" w:color="auto"/>
          </w:divBdr>
        </w:div>
        <w:div w:id="246153639">
          <w:marLeft w:val="480"/>
          <w:marRight w:val="0"/>
          <w:marTop w:val="0"/>
          <w:marBottom w:val="0"/>
          <w:divBdr>
            <w:top w:val="none" w:sz="0" w:space="0" w:color="auto"/>
            <w:left w:val="none" w:sz="0" w:space="0" w:color="auto"/>
            <w:bottom w:val="none" w:sz="0" w:space="0" w:color="auto"/>
            <w:right w:val="none" w:sz="0" w:space="0" w:color="auto"/>
          </w:divBdr>
        </w:div>
        <w:div w:id="979071112">
          <w:marLeft w:val="480"/>
          <w:marRight w:val="0"/>
          <w:marTop w:val="0"/>
          <w:marBottom w:val="0"/>
          <w:divBdr>
            <w:top w:val="none" w:sz="0" w:space="0" w:color="auto"/>
            <w:left w:val="none" w:sz="0" w:space="0" w:color="auto"/>
            <w:bottom w:val="none" w:sz="0" w:space="0" w:color="auto"/>
            <w:right w:val="none" w:sz="0" w:space="0" w:color="auto"/>
          </w:divBdr>
        </w:div>
        <w:div w:id="862791091">
          <w:marLeft w:val="480"/>
          <w:marRight w:val="0"/>
          <w:marTop w:val="0"/>
          <w:marBottom w:val="0"/>
          <w:divBdr>
            <w:top w:val="none" w:sz="0" w:space="0" w:color="auto"/>
            <w:left w:val="none" w:sz="0" w:space="0" w:color="auto"/>
            <w:bottom w:val="none" w:sz="0" w:space="0" w:color="auto"/>
            <w:right w:val="none" w:sz="0" w:space="0" w:color="auto"/>
          </w:divBdr>
        </w:div>
        <w:div w:id="1379818493">
          <w:marLeft w:val="480"/>
          <w:marRight w:val="0"/>
          <w:marTop w:val="0"/>
          <w:marBottom w:val="0"/>
          <w:divBdr>
            <w:top w:val="none" w:sz="0" w:space="0" w:color="auto"/>
            <w:left w:val="none" w:sz="0" w:space="0" w:color="auto"/>
            <w:bottom w:val="none" w:sz="0" w:space="0" w:color="auto"/>
            <w:right w:val="none" w:sz="0" w:space="0" w:color="auto"/>
          </w:divBdr>
        </w:div>
        <w:div w:id="585499182">
          <w:marLeft w:val="480"/>
          <w:marRight w:val="0"/>
          <w:marTop w:val="0"/>
          <w:marBottom w:val="0"/>
          <w:divBdr>
            <w:top w:val="none" w:sz="0" w:space="0" w:color="auto"/>
            <w:left w:val="none" w:sz="0" w:space="0" w:color="auto"/>
            <w:bottom w:val="none" w:sz="0" w:space="0" w:color="auto"/>
            <w:right w:val="none" w:sz="0" w:space="0" w:color="auto"/>
          </w:divBdr>
        </w:div>
        <w:div w:id="820931041">
          <w:marLeft w:val="480"/>
          <w:marRight w:val="0"/>
          <w:marTop w:val="0"/>
          <w:marBottom w:val="0"/>
          <w:divBdr>
            <w:top w:val="none" w:sz="0" w:space="0" w:color="auto"/>
            <w:left w:val="none" w:sz="0" w:space="0" w:color="auto"/>
            <w:bottom w:val="none" w:sz="0" w:space="0" w:color="auto"/>
            <w:right w:val="none" w:sz="0" w:space="0" w:color="auto"/>
          </w:divBdr>
        </w:div>
        <w:div w:id="1945726486">
          <w:marLeft w:val="480"/>
          <w:marRight w:val="0"/>
          <w:marTop w:val="0"/>
          <w:marBottom w:val="0"/>
          <w:divBdr>
            <w:top w:val="none" w:sz="0" w:space="0" w:color="auto"/>
            <w:left w:val="none" w:sz="0" w:space="0" w:color="auto"/>
            <w:bottom w:val="none" w:sz="0" w:space="0" w:color="auto"/>
            <w:right w:val="none" w:sz="0" w:space="0" w:color="auto"/>
          </w:divBdr>
        </w:div>
        <w:div w:id="1642809006">
          <w:marLeft w:val="480"/>
          <w:marRight w:val="0"/>
          <w:marTop w:val="0"/>
          <w:marBottom w:val="0"/>
          <w:divBdr>
            <w:top w:val="none" w:sz="0" w:space="0" w:color="auto"/>
            <w:left w:val="none" w:sz="0" w:space="0" w:color="auto"/>
            <w:bottom w:val="none" w:sz="0" w:space="0" w:color="auto"/>
            <w:right w:val="none" w:sz="0" w:space="0" w:color="auto"/>
          </w:divBdr>
        </w:div>
        <w:div w:id="1030453687">
          <w:marLeft w:val="480"/>
          <w:marRight w:val="0"/>
          <w:marTop w:val="0"/>
          <w:marBottom w:val="0"/>
          <w:divBdr>
            <w:top w:val="none" w:sz="0" w:space="0" w:color="auto"/>
            <w:left w:val="none" w:sz="0" w:space="0" w:color="auto"/>
            <w:bottom w:val="none" w:sz="0" w:space="0" w:color="auto"/>
            <w:right w:val="none" w:sz="0" w:space="0" w:color="auto"/>
          </w:divBdr>
        </w:div>
        <w:div w:id="356388697">
          <w:marLeft w:val="480"/>
          <w:marRight w:val="0"/>
          <w:marTop w:val="0"/>
          <w:marBottom w:val="0"/>
          <w:divBdr>
            <w:top w:val="none" w:sz="0" w:space="0" w:color="auto"/>
            <w:left w:val="none" w:sz="0" w:space="0" w:color="auto"/>
            <w:bottom w:val="none" w:sz="0" w:space="0" w:color="auto"/>
            <w:right w:val="none" w:sz="0" w:space="0" w:color="auto"/>
          </w:divBdr>
        </w:div>
        <w:div w:id="827329432">
          <w:marLeft w:val="480"/>
          <w:marRight w:val="0"/>
          <w:marTop w:val="0"/>
          <w:marBottom w:val="0"/>
          <w:divBdr>
            <w:top w:val="none" w:sz="0" w:space="0" w:color="auto"/>
            <w:left w:val="none" w:sz="0" w:space="0" w:color="auto"/>
            <w:bottom w:val="none" w:sz="0" w:space="0" w:color="auto"/>
            <w:right w:val="none" w:sz="0" w:space="0" w:color="auto"/>
          </w:divBdr>
        </w:div>
        <w:div w:id="514810757">
          <w:marLeft w:val="480"/>
          <w:marRight w:val="0"/>
          <w:marTop w:val="0"/>
          <w:marBottom w:val="0"/>
          <w:divBdr>
            <w:top w:val="none" w:sz="0" w:space="0" w:color="auto"/>
            <w:left w:val="none" w:sz="0" w:space="0" w:color="auto"/>
            <w:bottom w:val="none" w:sz="0" w:space="0" w:color="auto"/>
            <w:right w:val="none" w:sz="0" w:space="0" w:color="auto"/>
          </w:divBdr>
        </w:div>
        <w:div w:id="163783363">
          <w:marLeft w:val="480"/>
          <w:marRight w:val="0"/>
          <w:marTop w:val="0"/>
          <w:marBottom w:val="0"/>
          <w:divBdr>
            <w:top w:val="none" w:sz="0" w:space="0" w:color="auto"/>
            <w:left w:val="none" w:sz="0" w:space="0" w:color="auto"/>
            <w:bottom w:val="none" w:sz="0" w:space="0" w:color="auto"/>
            <w:right w:val="none" w:sz="0" w:space="0" w:color="auto"/>
          </w:divBdr>
        </w:div>
        <w:div w:id="173109834">
          <w:marLeft w:val="480"/>
          <w:marRight w:val="0"/>
          <w:marTop w:val="0"/>
          <w:marBottom w:val="0"/>
          <w:divBdr>
            <w:top w:val="none" w:sz="0" w:space="0" w:color="auto"/>
            <w:left w:val="none" w:sz="0" w:space="0" w:color="auto"/>
            <w:bottom w:val="none" w:sz="0" w:space="0" w:color="auto"/>
            <w:right w:val="none" w:sz="0" w:space="0" w:color="auto"/>
          </w:divBdr>
        </w:div>
        <w:div w:id="685137654">
          <w:marLeft w:val="480"/>
          <w:marRight w:val="0"/>
          <w:marTop w:val="0"/>
          <w:marBottom w:val="0"/>
          <w:divBdr>
            <w:top w:val="none" w:sz="0" w:space="0" w:color="auto"/>
            <w:left w:val="none" w:sz="0" w:space="0" w:color="auto"/>
            <w:bottom w:val="none" w:sz="0" w:space="0" w:color="auto"/>
            <w:right w:val="none" w:sz="0" w:space="0" w:color="auto"/>
          </w:divBdr>
        </w:div>
        <w:div w:id="1785809094">
          <w:marLeft w:val="480"/>
          <w:marRight w:val="0"/>
          <w:marTop w:val="0"/>
          <w:marBottom w:val="0"/>
          <w:divBdr>
            <w:top w:val="none" w:sz="0" w:space="0" w:color="auto"/>
            <w:left w:val="none" w:sz="0" w:space="0" w:color="auto"/>
            <w:bottom w:val="none" w:sz="0" w:space="0" w:color="auto"/>
            <w:right w:val="none" w:sz="0" w:space="0" w:color="auto"/>
          </w:divBdr>
        </w:div>
        <w:div w:id="1795560797">
          <w:marLeft w:val="480"/>
          <w:marRight w:val="0"/>
          <w:marTop w:val="0"/>
          <w:marBottom w:val="0"/>
          <w:divBdr>
            <w:top w:val="none" w:sz="0" w:space="0" w:color="auto"/>
            <w:left w:val="none" w:sz="0" w:space="0" w:color="auto"/>
            <w:bottom w:val="none" w:sz="0" w:space="0" w:color="auto"/>
            <w:right w:val="none" w:sz="0" w:space="0" w:color="auto"/>
          </w:divBdr>
        </w:div>
        <w:div w:id="854264906">
          <w:marLeft w:val="480"/>
          <w:marRight w:val="0"/>
          <w:marTop w:val="0"/>
          <w:marBottom w:val="0"/>
          <w:divBdr>
            <w:top w:val="none" w:sz="0" w:space="0" w:color="auto"/>
            <w:left w:val="none" w:sz="0" w:space="0" w:color="auto"/>
            <w:bottom w:val="none" w:sz="0" w:space="0" w:color="auto"/>
            <w:right w:val="none" w:sz="0" w:space="0" w:color="auto"/>
          </w:divBdr>
        </w:div>
        <w:div w:id="1035736445">
          <w:marLeft w:val="480"/>
          <w:marRight w:val="0"/>
          <w:marTop w:val="0"/>
          <w:marBottom w:val="0"/>
          <w:divBdr>
            <w:top w:val="none" w:sz="0" w:space="0" w:color="auto"/>
            <w:left w:val="none" w:sz="0" w:space="0" w:color="auto"/>
            <w:bottom w:val="none" w:sz="0" w:space="0" w:color="auto"/>
            <w:right w:val="none" w:sz="0" w:space="0" w:color="auto"/>
          </w:divBdr>
        </w:div>
        <w:div w:id="1951203599">
          <w:marLeft w:val="480"/>
          <w:marRight w:val="0"/>
          <w:marTop w:val="0"/>
          <w:marBottom w:val="0"/>
          <w:divBdr>
            <w:top w:val="none" w:sz="0" w:space="0" w:color="auto"/>
            <w:left w:val="none" w:sz="0" w:space="0" w:color="auto"/>
            <w:bottom w:val="none" w:sz="0" w:space="0" w:color="auto"/>
            <w:right w:val="none" w:sz="0" w:space="0" w:color="auto"/>
          </w:divBdr>
        </w:div>
        <w:div w:id="343752594">
          <w:marLeft w:val="480"/>
          <w:marRight w:val="0"/>
          <w:marTop w:val="0"/>
          <w:marBottom w:val="0"/>
          <w:divBdr>
            <w:top w:val="none" w:sz="0" w:space="0" w:color="auto"/>
            <w:left w:val="none" w:sz="0" w:space="0" w:color="auto"/>
            <w:bottom w:val="none" w:sz="0" w:space="0" w:color="auto"/>
            <w:right w:val="none" w:sz="0" w:space="0" w:color="auto"/>
          </w:divBdr>
        </w:div>
        <w:div w:id="397362686">
          <w:marLeft w:val="480"/>
          <w:marRight w:val="0"/>
          <w:marTop w:val="0"/>
          <w:marBottom w:val="0"/>
          <w:divBdr>
            <w:top w:val="none" w:sz="0" w:space="0" w:color="auto"/>
            <w:left w:val="none" w:sz="0" w:space="0" w:color="auto"/>
            <w:bottom w:val="none" w:sz="0" w:space="0" w:color="auto"/>
            <w:right w:val="none" w:sz="0" w:space="0" w:color="auto"/>
          </w:divBdr>
        </w:div>
        <w:div w:id="2006588137">
          <w:marLeft w:val="480"/>
          <w:marRight w:val="0"/>
          <w:marTop w:val="0"/>
          <w:marBottom w:val="0"/>
          <w:divBdr>
            <w:top w:val="none" w:sz="0" w:space="0" w:color="auto"/>
            <w:left w:val="none" w:sz="0" w:space="0" w:color="auto"/>
            <w:bottom w:val="none" w:sz="0" w:space="0" w:color="auto"/>
            <w:right w:val="none" w:sz="0" w:space="0" w:color="auto"/>
          </w:divBdr>
        </w:div>
        <w:div w:id="358972233">
          <w:marLeft w:val="480"/>
          <w:marRight w:val="0"/>
          <w:marTop w:val="0"/>
          <w:marBottom w:val="0"/>
          <w:divBdr>
            <w:top w:val="none" w:sz="0" w:space="0" w:color="auto"/>
            <w:left w:val="none" w:sz="0" w:space="0" w:color="auto"/>
            <w:bottom w:val="none" w:sz="0" w:space="0" w:color="auto"/>
            <w:right w:val="none" w:sz="0" w:space="0" w:color="auto"/>
          </w:divBdr>
        </w:div>
        <w:div w:id="1067188873">
          <w:marLeft w:val="480"/>
          <w:marRight w:val="0"/>
          <w:marTop w:val="0"/>
          <w:marBottom w:val="0"/>
          <w:divBdr>
            <w:top w:val="none" w:sz="0" w:space="0" w:color="auto"/>
            <w:left w:val="none" w:sz="0" w:space="0" w:color="auto"/>
            <w:bottom w:val="none" w:sz="0" w:space="0" w:color="auto"/>
            <w:right w:val="none" w:sz="0" w:space="0" w:color="auto"/>
          </w:divBdr>
        </w:div>
        <w:div w:id="643698424">
          <w:marLeft w:val="480"/>
          <w:marRight w:val="0"/>
          <w:marTop w:val="0"/>
          <w:marBottom w:val="0"/>
          <w:divBdr>
            <w:top w:val="none" w:sz="0" w:space="0" w:color="auto"/>
            <w:left w:val="none" w:sz="0" w:space="0" w:color="auto"/>
            <w:bottom w:val="none" w:sz="0" w:space="0" w:color="auto"/>
            <w:right w:val="none" w:sz="0" w:space="0" w:color="auto"/>
          </w:divBdr>
        </w:div>
        <w:div w:id="1514105490">
          <w:marLeft w:val="480"/>
          <w:marRight w:val="0"/>
          <w:marTop w:val="0"/>
          <w:marBottom w:val="0"/>
          <w:divBdr>
            <w:top w:val="none" w:sz="0" w:space="0" w:color="auto"/>
            <w:left w:val="none" w:sz="0" w:space="0" w:color="auto"/>
            <w:bottom w:val="none" w:sz="0" w:space="0" w:color="auto"/>
            <w:right w:val="none" w:sz="0" w:space="0" w:color="auto"/>
          </w:divBdr>
        </w:div>
        <w:div w:id="1897274930">
          <w:marLeft w:val="480"/>
          <w:marRight w:val="0"/>
          <w:marTop w:val="0"/>
          <w:marBottom w:val="0"/>
          <w:divBdr>
            <w:top w:val="none" w:sz="0" w:space="0" w:color="auto"/>
            <w:left w:val="none" w:sz="0" w:space="0" w:color="auto"/>
            <w:bottom w:val="none" w:sz="0" w:space="0" w:color="auto"/>
            <w:right w:val="none" w:sz="0" w:space="0" w:color="auto"/>
          </w:divBdr>
        </w:div>
        <w:div w:id="1508012500">
          <w:marLeft w:val="480"/>
          <w:marRight w:val="0"/>
          <w:marTop w:val="0"/>
          <w:marBottom w:val="0"/>
          <w:divBdr>
            <w:top w:val="none" w:sz="0" w:space="0" w:color="auto"/>
            <w:left w:val="none" w:sz="0" w:space="0" w:color="auto"/>
            <w:bottom w:val="none" w:sz="0" w:space="0" w:color="auto"/>
            <w:right w:val="none" w:sz="0" w:space="0" w:color="auto"/>
          </w:divBdr>
        </w:div>
        <w:div w:id="139422265">
          <w:marLeft w:val="480"/>
          <w:marRight w:val="0"/>
          <w:marTop w:val="0"/>
          <w:marBottom w:val="0"/>
          <w:divBdr>
            <w:top w:val="none" w:sz="0" w:space="0" w:color="auto"/>
            <w:left w:val="none" w:sz="0" w:space="0" w:color="auto"/>
            <w:bottom w:val="none" w:sz="0" w:space="0" w:color="auto"/>
            <w:right w:val="none" w:sz="0" w:space="0" w:color="auto"/>
          </w:divBdr>
        </w:div>
        <w:div w:id="311180490">
          <w:marLeft w:val="480"/>
          <w:marRight w:val="0"/>
          <w:marTop w:val="0"/>
          <w:marBottom w:val="0"/>
          <w:divBdr>
            <w:top w:val="none" w:sz="0" w:space="0" w:color="auto"/>
            <w:left w:val="none" w:sz="0" w:space="0" w:color="auto"/>
            <w:bottom w:val="none" w:sz="0" w:space="0" w:color="auto"/>
            <w:right w:val="none" w:sz="0" w:space="0" w:color="auto"/>
          </w:divBdr>
        </w:div>
        <w:div w:id="520244332">
          <w:marLeft w:val="480"/>
          <w:marRight w:val="0"/>
          <w:marTop w:val="0"/>
          <w:marBottom w:val="0"/>
          <w:divBdr>
            <w:top w:val="none" w:sz="0" w:space="0" w:color="auto"/>
            <w:left w:val="none" w:sz="0" w:space="0" w:color="auto"/>
            <w:bottom w:val="none" w:sz="0" w:space="0" w:color="auto"/>
            <w:right w:val="none" w:sz="0" w:space="0" w:color="auto"/>
          </w:divBdr>
        </w:div>
        <w:div w:id="1345085196">
          <w:marLeft w:val="480"/>
          <w:marRight w:val="0"/>
          <w:marTop w:val="0"/>
          <w:marBottom w:val="0"/>
          <w:divBdr>
            <w:top w:val="none" w:sz="0" w:space="0" w:color="auto"/>
            <w:left w:val="none" w:sz="0" w:space="0" w:color="auto"/>
            <w:bottom w:val="none" w:sz="0" w:space="0" w:color="auto"/>
            <w:right w:val="none" w:sz="0" w:space="0" w:color="auto"/>
          </w:divBdr>
        </w:div>
        <w:div w:id="1524318913">
          <w:marLeft w:val="480"/>
          <w:marRight w:val="0"/>
          <w:marTop w:val="0"/>
          <w:marBottom w:val="0"/>
          <w:divBdr>
            <w:top w:val="none" w:sz="0" w:space="0" w:color="auto"/>
            <w:left w:val="none" w:sz="0" w:space="0" w:color="auto"/>
            <w:bottom w:val="none" w:sz="0" w:space="0" w:color="auto"/>
            <w:right w:val="none" w:sz="0" w:space="0" w:color="auto"/>
          </w:divBdr>
        </w:div>
        <w:div w:id="537551603">
          <w:marLeft w:val="480"/>
          <w:marRight w:val="0"/>
          <w:marTop w:val="0"/>
          <w:marBottom w:val="0"/>
          <w:divBdr>
            <w:top w:val="none" w:sz="0" w:space="0" w:color="auto"/>
            <w:left w:val="none" w:sz="0" w:space="0" w:color="auto"/>
            <w:bottom w:val="none" w:sz="0" w:space="0" w:color="auto"/>
            <w:right w:val="none" w:sz="0" w:space="0" w:color="auto"/>
          </w:divBdr>
        </w:div>
        <w:div w:id="1788084322">
          <w:marLeft w:val="480"/>
          <w:marRight w:val="0"/>
          <w:marTop w:val="0"/>
          <w:marBottom w:val="0"/>
          <w:divBdr>
            <w:top w:val="none" w:sz="0" w:space="0" w:color="auto"/>
            <w:left w:val="none" w:sz="0" w:space="0" w:color="auto"/>
            <w:bottom w:val="none" w:sz="0" w:space="0" w:color="auto"/>
            <w:right w:val="none" w:sz="0" w:space="0" w:color="auto"/>
          </w:divBdr>
        </w:div>
        <w:div w:id="805439246">
          <w:marLeft w:val="480"/>
          <w:marRight w:val="0"/>
          <w:marTop w:val="0"/>
          <w:marBottom w:val="0"/>
          <w:divBdr>
            <w:top w:val="none" w:sz="0" w:space="0" w:color="auto"/>
            <w:left w:val="none" w:sz="0" w:space="0" w:color="auto"/>
            <w:bottom w:val="none" w:sz="0" w:space="0" w:color="auto"/>
            <w:right w:val="none" w:sz="0" w:space="0" w:color="auto"/>
          </w:divBdr>
        </w:div>
        <w:div w:id="1944805767">
          <w:marLeft w:val="480"/>
          <w:marRight w:val="0"/>
          <w:marTop w:val="0"/>
          <w:marBottom w:val="0"/>
          <w:divBdr>
            <w:top w:val="none" w:sz="0" w:space="0" w:color="auto"/>
            <w:left w:val="none" w:sz="0" w:space="0" w:color="auto"/>
            <w:bottom w:val="none" w:sz="0" w:space="0" w:color="auto"/>
            <w:right w:val="none" w:sz="0" w:space="0" w:color="auto"/>
          </w:divBdr>
        </w:div>
        <w:div w:id="86385385">
          <w:marLeft w:val="480"/>
          <w:marRight w:val="0"/>
          <w:marTop w:val="0"/>
          <w:marBottom w:val="0"/>
          <w:divBdr>
            <w:top w:val="none" w:sz="0" w:space="0" w:color="auto"/>
            <w:left w:val="none" w:sz="0" w:space="0" w:color="auto"/>
            <w:bottom w:val="none" w:sz="0" w:space="0" w:color="auto"/>
            <w:right w:val="none" w:sz="0" w:space="0" w:color="auto"/>
          </w:divBdr>
        </w:div>
        <w:div w:id="810754612">
          <w:marLeft w:val="480"/>
          <w:marRight w:val="0"/>
          <w:marTop w:val="0"/>
          <w:marBottom w:val="0"/>
          <w:divBdr>
            <w:top w:val="none" w:sz="0" w:space="0" w:color="auto"/>
            <w:left w:val="none" w:sz="0" w:space="0" w:color="auto"/>
            <w:bottom w:val="none" w:sz="0" w:space="0" w:color="auto"/>
            <w:right w:val="none" w:sz="0" w:space="0" w:color="auto"/>
          </w:divBdr>
        </w:div>
        <w:div w:id="1373765637">
          <w:marLeft w:val="480"/>
          <w:marRight w:val="0"/>
          <w:marTop w:val="0"/>
          <w:marBottom w:val="0"/>
          <w:divBdr>
            <w:top w:val="none" w:sz="0" w:space="0" w:color="auto"/>
            <w:left w:val="none" w:sz="0" w:space="0" w:color="auto"/>
            <w:bottom w:val="none" w:sz="0" w:space="0" w:color="auto"/>
            <w:right w:val="none" w:sz="0" w:space="0" w:color="auto"/>
          </w:divBdr>
        </w:div>
        <w:div w:id="1830365055">
          <w:marLeft w:val="480"/>
          <w:marRight w:val="0"/>
          <w:marTop w:val="0"/>
          <w:marBottom w:val="0"/>
          <w:divBdr>
            <w:top w:val="none" w:sz="0" w:space="0" w:color="auto"/>
            <w:left w:val="none" w:sz="0" w:space="0" w:color="auto"/>
            <w:bottom w:val="none" w:sz="0" w:space="0" w:color="auto"/>
            <w:right w:val="none" w:sz="0" w:space="0" w:color="auto"/>
          </w:divBdr>
        </w:div>
        <w:div w:id="1621112822">
          <w:marLeft w:val="480"/>
          <w:marRight w:val="0"/>
          <w:marTop w:val="0"/>
          <w:marBottom w:val="0"/>
          <w:divBdr>
            <w:top w:val="none" w:sz="0" w:space="0" w:color="auto"/>
            <w:left w:val="none" w:sz="0" w:space="0" w:color="auto"/>
            <w:bottom w:val="none" w:sz="0" w:space="0" w:color="auto"/>
            <w:right w:val="none" w:sz="0" w:space="0" w:color="auto"/>
          </w:divBdr>
        </w:div>
        <w:div w:id="703360621">
          <w:marLeft w:val="480"/>
          <w:marRight w:val="0"/>
          <w:marTop w:val="0"/>
          <w:marBottom w:val="0"/>
          <w:divBdr>
            <w:top w:val="none" w:sz="0" w:space="0" w:color="auto"/>
            <w:left w:val="none" w:sz="0" w:space="0" w:color="auto"/>
            <w:bottom w:val="none" w:sz="0" w:space="0" w:color="auto"/>
            <w:right w:val="none" w:sz="0" w:space="0" w:color="auto"/>
          </w:divBdr>
        </w:div>
        <w:div w:id="1137408795">
          <w:marLeft w:val="480"/>
          <w:marRight w:val="0"/>
          <w:marTop w:val="0"/>
          <w:marBottom w:val="0"/>
          <w:divBdr>
            <w:top w:val="none" w:sz="0" w:space="0" w:color="auto"/>
            <w:left w:val="none" w:sz="0" w:space="0" w:color="auto"/>
            <w:bottom w:val="none" w:sz="0" w:space="0" w:color="auto"/>
            <w:right w:val="none" w:sz="0" w:space="0" w:color="auto"/>
          </w:divBdr>
        </w:div>
        <w:div w:id="1531992697">
          <w:marLeft w:val="480"/>
          <w:marRight w:val="0"/>
          <w:marTop w:val="0"/>
          <w:marBottom w:val="0"/>
          <w:divBdr>
            <w:top w:val="none" w:sz="0" w:space="0" w:color="auto"/>
            <w:left w:val="none" w:sz="0" w:space="0" w:color="auto"/>
            <w:bottom w:val="none" w:sz="0" w:space="0" w:color="auto"/>
            <w:right w:val="none" w:sz="0" w:space="0" w:color="auto"/>
          </w:divBdr>
        </w:div>
      </w:divsChild>
    </w:div>
    <w:div w:id="561987874">
      <w:bodyDiv w:val="1"/>
      <w:marLeft w:val="0"/>
      <w:marRight w:val="0"/>
      <w:marTop w:val="0"/>
      <w:marBottom w:val="0"/>
      <w:divBdr>
        <w:top w:val="none" w:sz="0" w:space="0" w:color="auto"/>
        <w:left w:val="none" w:sz="0" w:space="0" w:color="auto"/>
        <w:bottom w:val="none" w:sz="0" w:space="0" w:color="auto"/>
        <w:right w:val="none" w:sz="0" w:space="0" w:color="auto"/>
      </w:divBdr>
    </w:div>
    <w:div w:id="562058349">
      <w:bodyDiv w:val="1"/>
      <w:marLeft w:val="0"/>
      <w:marRight w:val="0"/>
      <w:marTop w:val="0"/>
      <w:marBottom w:val="0"/>
      <w:divBdr>
        <w:top w:val="none" w:sz="0" w:space="0" w:color="auto"/>
        <w:left w:val="none" w:sz="0" w:space="0" w:color="auto"/>
        <w:bottom w:val="none" w:sz="0" w:space="0" w:color="auto"/>
        <w:right w:val="none" w:sz="0" w:space="0" w:color="auto"/>
      </w:divBdr>
    </w:div>
    <w:div w:id="562065334">
      <w:bodyDiv w:val="1"/>
      <w:marLeft w:val="0"/>
      <w:marRight w:val="0"/>
      <w:marTop w:val="0"/>
      <w:marBottom w:val="0"/>
      <w:divBdr>
        <w:top w:val="none" w:sz="0" w:space="0" w:color="auto"/>
        <w:left w:val="none" w:sz="0" w:space="0" w:color="auto"/>
        <w:bottom w:val="none" w:sz="0" w:space="0" w:color="auto"/>
        <w:right w:val="none" w:sz="0" w:space="0" w:color="auto"/>
      </w:divBdr>
    </w:div>
    <w:div w:id="562105607">
      <w:bodyDiv w:val="1"/>
      <w:marLeft w:val="0"/>
      <w:marRight w:val="0"/>
      <w:marTop w:val="0"/>
      <w:marBottom w:val="0"/>
      <w:divBdr>
        <w:top w:val="none" w:sz="0" w:space="0" w:color="auto"/>
        <w:left w:val="none" w:sz="0" w:space="0" w:color="auto"/>
        <w:bottom w:val="none" w:sz="0" w:space="0" w:color="auto"/>
        <w:right w:val="none" w:sz="0" w:space="0" w:color="auto"/>
      </w:divBdr>
    </w:div>
    <w:div w:id="562107399">
      <w:bodyDiv w:val="1"/>
      <w:marLeft w:val="0"/>
      <w:marRight w:val="0"/>
      <w:marTop w:val="0"/>
      <w:marBottom w:val="0"/>
      <w:divBdr>
        <w:top w:val="none" w:sz="0" w:space="0" w:color="auto"/>
        <w:left w:val="none" w:sz="0" w:space="0" w:color="auto"/>
        <w:bottom w:val="none" w:sz="0" w:space="0" w:color="auto"/>
        <w:right w:val="none" w:sz="0" w:space="0" w:color="auto"/>
      </w:divBdr>
    </w:div>
    <w:div w:id="562108785">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
    <w:div w:id="562299388">
      <w:bodyDiv w:val="1"/>
      <w:marLeft w:val="0"/>
      <w:marRight w:val="0"/>
      <w:marTop w:val="0"/>
      <w:marBottom w:val="0"/>
      <w:divBdr>
        <w:top w:val="none" w:sz="0" w:space="0" w:color="auto"/>
        <w:left w:val="none" w:sz="0" w:space="0" w:color="auto"/>
        <w:bottom w:val="none" w:sz="0" w:space="0" w:color="auto"/>
        <w:right w:val="none" w:sz="0" w:space="0" w:color="auto"/>
      </w:divBdr>
    </w:div>
    <w:div w:id="562374064">
      <w:bodyDiv w:val="1"/>
      <w:marLeft w:val="0"/>
      <w:marRight w:val="0"/>
      <w:marTop w:val="0"/>
      <w:marBottom w:val="0"/>
      <w:divBdr>
        <w:top w:val="none" w:sz="0" w:space="0" w:color="auto"/>
        <w:left w:val="none" w:sz="0" w:space="0" w:color="auto"/>
        <w:bottom w:val="none" w:sz="0" w:space="0" w:color="auto"/>
        <w:right w:val="none" w:sz="0" w:space="0" w:color="auto"/>
      </w:divBdr>
    </w:div>
    <w:div w:id="562523727">
      <w:bodyDiv w:val="1"/>
      <w:marLeft w:val="0"/>
      <w:marRight w:val="0"/>
      <w:marTop w:val="0"/>
      <w:marBottom w:val="0"/>
      <w:divBdr>
        <w:top w:val="none" w:sz="0" w:space="0" w:color="auto"/>
        <w:left w:val="none" w:sz="0" w:space="0" w:color="auto"/>
        <w:bottom w:val="none" w:sz="0" w:space="0" w:color="auto"/>
        <w:right w:val="none" w:sz="0" w:space="0" w:color="auto"/>
      </w:divBdr>
    </w:div>
    <w:div w:id="562562403">
      <w:bodyDiv w:val="1"/>
      <w:marLeft w:val="0"/>
      <w:marRight w:val="0"/>
      <w:marTop w:val="0"/>
      <w:marBottom w:val="0"/>
      <w:divBdr>
        <w:top w:val="none" w:sz="0" w:space="0" w:color="auto"/>
        <w:left w:val="none" w:sz="0" w:space="0" w:color="auto"/>
        <w:bottom w:val="none" w:sz="0" w:space="0" w:color="auto"/>
        <w:right w:val="none" w:sz="0" w:space="0" w:color="auto"/>
      </w:divBdr>
    </w:div>
    <w:div w:id="562715016">
      <w:bodyDiv w:val="1"/>
      <w:marLeft w:val="0"/>
      <w:marRight w:val="0"/>
      <w:marTop w:val="0"/>
      <w:marBottom w:val="0"/>
      <w:divBdr>
        <w:top w:val="none" w:sz="0" w:space="0" w:color="auto"/>
        <w:left w:val="none" w:sz="0" w:space="0" w:color="auto"/>
        <w:bottom w:val="none" w:sz="0" w:space="0" w:color="auto"/>
        <w:right w:val="none" w:sz="0" w:space="0" w:color="auto"/>
      </w:divBdr>
    </w:div>
    <w:div w:id="562715232">
      <w:bodyDiv w:val="1"/>
      <w:marLeft w:val="0"/>
      <w:marRight w:val="0"/>
      <w:marTop w:val="0"/>
      <w:marBottom w:val="0"/>
      <w:divBdr>
        <w:top w:val="none" w:sz="0" w:space="0" w:color="auto"/>
        <w:left w:val="none" w:sz="0" w:space="0" w:color="auto"/>
        <w:bottom w:val="none" w:sz="0" w:space="0" w:color="auto"/>
        <w:right w:val="none" w:sz="0" w:space="0" w:color="auto"/>
      </w:divBdr>
    </w:div>
    <w:div w:id="562716516">
      <w:bodyDiv w:val="1"/>
      <w:marLeft w:val="0"/>
      <w:marRight w:val="0"/>
      <w:marTop w:val="0"/>
      <w:marBottom w:val="0"/>
      <w:divBdr>
        <w:top w:val="none" w:sz="0" w:space="0" w:color="auto"/>
        <w:left w:val="none" w:sz="0" w:space="0" w:color="auto"/>
        <w:bottom w:val="none" w:sz="0" w:space="0" w:color="auto"/>
        <w:right w:val="none" w:sz="0" w:space="0" w:color="auto"/>
      </w:divBdr>
    </w:div>
    <w:div w:id="562760615">
      <w:bodyDiv w:val="1"/>
      <w:marLeft w:val="0"/>
      <w:marRight w:val="0"/>
      <w:marTop w:val="0"/>
      <w:marBottom w:val="0"/>
      <w:divBdr>
        <w:top w:val="none" w:sz="0" w:space="0" w:color="auto"/>
        <w:left w:val="none" w:sz="0" w:space="0" w:color="auto"/>
        <w:bottom w:val="none" w:sz="0" w:space="0" w:color="auto"/>
        <w:right w:val="none" w:sz="0" w:space="0" w:color="auto"/>
      </w:divBdr>
    </w:div>
    <w:div w:id="562911682">
      <w:bodyDiv w:val="1"/>
      <w:marLeft w:val="0"/>
      <w:marRight w:val="0"/>
      <w:marTop w:val="0"/>
      <w:marBottom w:val="0"/>
      <w:divBdr>
        <w:top w:val="none" w:sz="0" w:space="0" w:color="auto"/>
        <w:left w:val="none" w:sz="0" w:space="0" w:color="auto"/>
        <w:bottom w:val="none" w:sz="0" w:space="0" w:color="auto"/>
        <w:right w:val="none" w:sz="0" w:space="0" w:color="auto"/>
      </w:divBdr>
    </w:div>
    <w:div w:id="562956106">
      <w:bodyDiv w:val="1"/>
      <w:marLeft w:val="0"/>
      <w:marRight w:val="0"/>
      <w:marTop w:val="0"/>
      <w:marBottom w:val="0"/>
      <w:divBdr>
        <w:top w:val="none" w:sz="0" w:space="0" w:color="auto"/>
        <w:left w:val="none" w:sz="0" w:space="0" w:color="auto"/>
        <w:bottom w:val="none" w:sz="0" w:space="0" w:color="auto"/>
        <w:right w:val="none" w:sz="0" w:space="0" w:color="auto"/>
      </w:divBdr>
    </w:div>
    <w:div w:id="563029572">
      <w:bodyDiv w:val="1"/>
      <w:marLeft w:val="0"/>
      <w:marRight w:val="0"/>
      <w:marTop w:val="0"/>
      <w:marBottom w:val="0"/>
      <w:divBdr>
        <w:top w:val="none" w:sz="0" w:space="0" w:color="auto"/>
        <w:left w:val="none" w:sz="0" w:space="0" w:color="auto"/>
        <w:bottom w:val="none" w:sz="0" w:space="0" w:color="auto"/>
        <w:right w:val="none" w:sz="0" w:space="0" w:color="auto"/>
      </w:divBdr>
    </w:div>
    <w:div w:id="563107013">
      <w:bodyDiv w:val="1"/>
      <w:marLeft w:val="0"/>
      <w:marRight w:val="0"/>
      <w:marTop w:val="0"/>
      <w:marBottom w:val="0"/>
      <w:divBdr>
        <w:top w:val="none" w:sz="0" w:space="0" w:color="auto"/>
        <w:left w:val="none" w:sz="0" w:space="0" w:color="auto"/>
        <w:bottom w:val="none" w:sz="0" w:space="0" w:color="auto"/>
        <w:right w:val="none" w:sz="0" w:space="0" w:color="auto"/>
      </w:divBdr>
    </w:div>
    <w:div w:id="563182542">
      <w:bodyDiv w:val="1"/>
      <w:marLeft w:val="0"/>
      <w:marRight w:val="0"/>
      <w:marTop w:val="0"/>
      <w:marBottom w:val="0"/>
      <w:divBdr>
        <w:top w:val="none" w:sz="0" w:space="0" w:color="auto"/>
        <w:left w:val="none" w:sz="0" w:space="0" w:color="auto"/>
        <w:bottom w:val="none" w:sz="0" w:space="0" w:color="auto"/>
        <w:right w:val="none" w:sz="0" w:space="0" w:color="auto"/>
      </w:divBdr>
    </w:div>
    <w:div w:id="563292841">
      <w:bodyDiv w:val="1"/>
      <w:marLeft w:val="0"/>
      <w:marRight w:val="0"/>
      <w:marTop w:val="0"/>
      <w:marBottom w:val="0"/>
      <w:divBdr>
        <w:top w:val="none" w:sz="0" w:space="0" w:color="auto"/>
        <w:left w:val="none" w:sz="0" w:space="0" w:color="auto"/>
        <w:bottom w:val="none" w:sz="0" w:space="0" w:color="auto"/>
        <w:right w:val="none" w:sz="0" w:space="0" w:color="auto"/>
      </w:divBdr>
    </w:div>
    <w:div w:id="563294697">
      <w:bodyDiv w:val="1"/>
      <w:marLeft w:val="0"/>
      <w:marRight w:val="0"/>
      <w:marTop w:val="0"/>
      <w:marBottom w:val="0"/>
      <w:divBdr>
        <w:top w:val="none" w:sz="0" w:space="0" w:color="auto"/>
        <w:left w:val="none" w:sz="0" w:space="0" w:color="auto"/>
        <w:bottom w:val="none" w:sz="0" w:space="0" w:color="auto"/>
        <w:right w:val="none" w:sz="0" w:space="0" w:color="auto"/>
      </w:divBdr>
    </w:div>
    <w:div w:id="563413118">
      <w:bodyDiv w:val="1"/>
      <w:marLeft w:val="0"/>
      <w:marRight w:val="0"/>
      <w:marTop w:val="0"/>
      <w:marBottom w:val="0"/>
      <w:divBdr>
        <w:top w:val="none" w:sz="0" w:space="0" w:color="auto"/>
        <w:left w:val="none" w:sz="0" w:space="0" w:color="auto"/>
        <w:bottom w:val="none" w:sz="0" w:space="0" w:color="auto"/>
        <w:right w:val="none" w:sz="0" w:space="0" w:color="auto"/>
      </w:divBdr>
    </w:div>
    <w:div w:id="563492039">
      <w:bodyDiv w:val="1"/>
      <w:marLeft w:val="0"/>
      <w:marRight w:val="0"/>
      <w:marTop w:val="0"/>
      <w:marBottom w:val="0"/>
      <w:divBdr>
        <w:top w:val="none" w:sz="0" w:space="0" w:color="auto"/>
        <w:left w:val="none" w:sz="0" w:space="0" w:color="auto"/>
        <w:bottom w:val="none" w:sz="0" w:space="0" w:color="auto"/>
        <w:right w:val="none" w:sz="0" w:space="0" w:color="auto"/>
      </w:divBdr>
    </w:div>
    <w:div w:id="563565893">
      <w:bodyDiv w:val="1"/>
      <w:marLeft w:val="0"/>
      <w:marRight w:val="0"/>
      <w:marTop w:val="0"/>
      <w:marBottom w:val="0"/>
      <w:divBdr>
        <w:top w:val="none" w:sz="0" w:space="0" w:color="auto"/>
        <w:left w:val="none" w:sz="0" w:space="0" w:color="auto"/>
        <w:bottom w:val="none" w:sz="0" w:space="0" w:color="auto"/>
        <w:right w:val="none" w:sz="0" w:space="0" w:color="auto"/>
      </w:divBdr>
    </w:div>
    <w:div w:id="563637194">
      <w:bodyDiv w:val="1"/>
      <w:marLeft w:val="0"/>
      <w:marRight w:val="0"/>
      <w:marTop w:val="0"/>
      <w:marBottom w:val="0"/>
      <w:divBdr>
        <w:top w:val="none" w:sz="0" w:space="0" w:color="auto"/>
        <w:left w:val="none" w:sz="0" w:space="0" w:color="auto"/>
        <w:bottom w:val="none" w:sz="0" w:space="0" w:color="auto"/>
        <w:right w:val="none" w:sz="0" w:space="0" w:color="auto"/>
      </w:divBdr>
    </w:div>
    <w:div w:id="563685404">
      <w:bodyDiv w:val="1"/>
      <w:marLeft w:val="0"/>
      <w:marRight w:val="0"/>
      <w:marTop w:val="0"/>
      <w:marBottom w:val="0"/>
      <w:divBdr>
        <w:top w:val="none" w:sz="0" w:space="0" w:color="auto"/>
        <w:left w:val="none" w:sz="0" w:space="0" w:color="auto"/>
        <w:bottom w:val="none" w:sz="0" w:space="0" w:color="auto"/>
        <w:right w:val="none" w:sz="0" w:space="0" w:color="auto"/>
      </w:divBdr>
    </w:div>
    <w:div w:id="563758933">
      <w:bodyDiv w:val="1"/>
      <w:marLeft w:val="0"/>
      <w:marRight w:val="0"/>
      <w:marTop w:val="0"/>
      <w:marBottom w:val="0"/>
      <w:divBdr>
        <w:top w:val="none" w:sz="0" w:space="0" w:color="auto"/>
        <w:left w:val="none" w:sz="0" w:space="0" w:color="auto"/>
        <w:bottom w:val="none" w:sz="0" w:space="0" w:color="auto"/>
        <w:right w:val="none" w:sz="0" w:space="0" w:color="auto"/>
      </w:divBdr>
    </w:div>
    <w:div w:id="563833992">
      <w:bodyDiv w:val="1"/>
      <w:marLeft w:val="0"/>
      <w:marRight w:val="0"/>
      <w:marTop w:val="0"/>
      <w:marBottom w:val="0"/>
      <w:divBdr>
        <w:top w:val="none" w:sz="0" w:space="0" w:color="auto"/>
        <w:left w:val="none" w:sz="0" w:space="0" w:color="auto"/>
        <w:bottom w:val="none" w:sz="0" w:space="0" w:color="auto"/>
        <w:right w:val="none" w:sz="0" w:space="0" w:color="auto"/>
      </w:divBdr>
    </w:div>
    <w:div w:id="563838282">
      <w:bodyDiv w:val="1"/>
      <w:marLeft w:val="0"/>
      <w:marRight w:val="0"/>
      <w:marTop w:val="0"/>
      <w:marBottom w:val="0"/>
      <w:divBdr>
        <w:top w:val="none" w:sz="0" w:space="0" w:color="auto"/>
        <w:left w:val="none" w:sz="0" w:space="0" w:color="auto"/>
        <w:bottom w:val="none" w:sz="0" w:space="0" w:color="auto"/>
        <w:right w:val="none" w:sz="0" w:space="0" w:color="auto"/>
      </w:divBdr>
    </w:div>
    <w:div w:id="563877961">
      <w:bodyDiv w:val="1"/>
      <w:marLeft w:val="0"/>
      <w:marRight w:val="0"/>
      <w:marTop w:val="0"/>
      <w:marBottom w:val="0"/>
      <w:divBdr>
        <w:top w:val="none" w:sz="0" w:space="0" w:color="auto"/>
        <w:left w:val="none" w:sz="0" w:space="0" w:color="auto"/>
        <w:bottom w:val="none" w:sz="0" w:space="0" w:color="auto"/>
        <w:right w:val="none" w:sz="0" w:space="0" w:color="auto"/>
      </w:divBdr>
    </w:div>
    <w:div w:id="563878757">
      <w:bodyDiv w:val="1"/>
      <w:marLeft w:val="0"/>
      <w:marRight w:val="0"/>
      <w:marTop w:val="0"/>
      <w:marBottom w:val="0"/>
      <w:divBdr>
        <w:top w:val="none" w:sz="0" w:space="0" w:color="auto"/>
        <w:left w:val="none" w:sz="0" w:space="0" w:color="auto"/>
        <w:bottom w:val="none" w:sz="0" w:space="0" w:color="auto"/>
        <w:right w:val="none" w:sz="0" w:space="0" w:color="auto"/>
      </w:divBdr>
    </w:div>
    <w:div w:id="563951830">
      <w:bodyDiv w:val="1"/>
      <w:marLeft w:val="0"/>
      <w:marRight w:val="0"/>
      <w:marTop w:val="0"/>
      <w:marBottom w:val="0"/>
      <w:divBdr>
        <w:top w:val="none" w:sz="0" w:space="0" w:color="auto"/>
        <w:left w:val="none" w:sz="0" w:space="0" w:color="auto"/>
        <w:bottom w:val="none" w:sz="0" w:space="0" w:color="auto"/>
        <w:right w:val="none" w:sz="0" w:space="0" w:color="auto"/>
      </w:divBdr>
    </w:div>
    <w:div w:id="564144235">
      <w:bodyDiv w:val="1"/>
      <w:marLeft w:val="0"/>
      <w:marRight w:val="0"/>
      <w:marTop w:val="0"/>
      <w:marBottom w:val="0"/>
      <w:divBdr>
        <w:top w:val="none" w:sz="0" w:space="0" w:color="auto"/>
        <w:left w:val="none" w:sz="0" w:space="0" w:color="auto"/>
        <w:bottom w:val="none" w:sz="0" w:space="0" w:color="auto"/>
        <w:right w:val="none" w:sz="0" w:space="0" w:color="auto"/>
      </w:divBdr>
    </w:div>
    <w:div w:id="564297177">
      <w:bodyDiv w:val="1"/>
      <w:marLeft w:val="0"/>
      <w:marRight w:val="0"/>
      <w:marTop w:val="0"/>
      <w:marBottom w:val="0"/>
      <w:divBdr>
        <w:top w:val="none" w:sz="0" w:space="0" w:color="auto"/>
        <w:left w:val="none" w:sz="0" w:space="0" w:color="auto"/>
        <w:bottom w:val="none" w:sz="0" w:space="0" w:color="auto"/>
        <w:right w:val="none" w:sz="0" w:space="0" w:color="auto"/>
      </w:divBdr>
    </w:div>
    <w:div w:id="564486365">
      <w:bodyDiv w:val="1"/>
      <w:marLeft w:val="0"/>
      <w:marRight w:val="0"/>
      <w:marTop w:val="0"/>
      <w:marBottom w:val="0"/>
      <w:divBdr>
        <w:top w:val="none" w:sz="0" w:space="0" w:color="auto"/>
        <w:left w:val="none" w:sz="0" w:space="0" w:color="auto"/>
        <w:bottom w:val="none" w:sz="0" w:space="0" w:color="auto"/>
        <w:right w:val="none" w:sz="0" w:space="0" w:color="auto"/>
      </w:divBdr>
    </w:div>
    <w:div w:id="564490650">
      <w:bodyDiv w:val="1"/>
      <w:marLeft w:val="0"/>
      <w:marRight w:val="0"/>
      <w:marTop w:val="0"/>
      <w:marBottom w:val="0"/>
      <w:divBdr>
        <w:top w:val="none" w:sz="0" w:space="0" w:color="auto"/>
        <w:left w:val="none" w:sz="0" w:space="0" w:color="auto"/>
        <w:bottom w:val="none" w:sz="0" w:space="0" w:color="auto"/>
        <w:right w:val="none" w:sz="0" w:space="0" w:color="auto"/>
      </w:divBdr>
      <w:divsChild>
        <w:div w:id="1819178837">
          <w:marLeft w:val="480"/>
          <w:marRight w:val="0"/>
          <w:marTop w:val="0"/>
          <w:marBottom w:val="0"/>
          <w:divBdr>
            <w:top w:val="none" w:sz="0" w:space="0" w:color="auto"/>
            <w:left w:val="none" w:sz="0" w:space="0" w:color="auto"/>
            <w:bottom w:val="none" w:sz="0" w:space="0" w:color="auto"/>
            <w:right w:val="none" w:sz="0" w:space="0" w:color="auto"/>
          </w:divBdr>
        </w:div>
        <w:div w:id="1909413195">
          <w:marLeft w:val="480"/>
          <w:marRight w:val="0"/>
          <w:marTop w:val="0"/>
          <w:marBottom w:val="0"/>
          <w:divBdr>
            <w:top w:val="none" w:sz="0" w:space="0" w:color="auto"/>
            <w:left w:val="none" w:sz="0" w:space="0" w:color="auto"/>
            <w:bottom w:val="none" w:sz="0" w:space="0" w:color="auto"/>
            <w:right w:val="none" w:sz="0" w:space="0" w:color="auto"/>
          </w:divBdr>
        </w:div>
        <w:div w:id="1723282768">
          <w:marLeft w:val="480"/>
          <w:marRight w:val="0"/>
          <w:marTop w:val="0"/>
          <w:marBottom w:val="0"/>
          <w:divBdr>
            <w:top w:val="none" w:sz="0" w:space="0" w:color="auto"/>
            <w:left w:val="none" w:sz="0" w:space="0" w:color="auto"/>
            <w:bottom w:val="none" w:sz="0" w:space="0" w:color="auto"/>
            <w:right w:val="none" w:sz="0" w:space="0" w:color="auto"/>
          </w:divBdr>
        </w:div>
        <w:div w:id="673649115">
          <w:marLeft w:val="480"/>
          <w:marRight w:val="0"/>
          <w:marTop w:val="0"/>
          <w:marBottom w:val="0"/>
          <w:divBdr>
            <w:top w:val="none" w:sz="0" w:space="0" w:color="auto"/>
            <w:left w:val="none" w:sz="0" w:space="0" w:color="auto"/>
            <w:bottom w:val="none" w:sz="0" w:space="0" w:color="auto"/>
            <w:right w:val="none" w:sz="0" w:space="0" w:color="auto"/>
          </w:divBdr>
        </w:div>
        <w:div w:id="2107799660">
          <w:marLeft w:val="480"/>
          <w:marRight w:val="0"/>
          <w:marTop w:val="0"/>
          <w:marBottom w:val="0"/>
          <w:divBdr>
            <w:top w:val="none" w:sz="0" w:space="0" w:color="auto"/>
            <w:left w:val="none" w:sz="0" w:space="0" w:color="auto"/>
            <w:bottom w:val="none" w:sz="0" w:space="0" w:color="auto"/>
            <w:right w:val="none" w:sz="0" w:space="0" w:color="auto"/>
          </w:divBdr>
        </w:div>
        <w:div w:id="1445927127">
          <w:marLeft w:val="480"/>
          <w:marRight w:val="0"/>
          <w:marTop w:val="0"/>
          <w:marBottom w:val="0"/>
          <w:divBdr>
            <w:top w:val="none" w:sz="0" w:space="0" w:color="auto"/>
            <w:left w:val="none" w:sz="0" w:space="0" w:color="auto"/>
            <w:bottom w:val="none" w:sz="0" w:space="0" w:color="auto"/>
            <w:right w:val="none" w:sz="0" w:space="0" w:color="auto"/>
          </w:divBdr>
        </w:div>
        <w:div w:id="57898768">
          <w:marLeft w:val="480"/>
          <w:marRight w:val="0"/>
          <w:marTop w:val="0"/>
          <w:marBottom w:val="0"/>
          <w:divBdr>
            <w:top w:val="none" w:sz="0" w:space="0" w:color="auto"/>
            <w:left w:val="none" w:sz="0" w:space="0" w:color="auto"/>
            <w:bottom w:val="none" w:sz="0" w:space="0" w:color="auto"/>
            <w:right w:val="none" w:sz="0" w:space="0" w:color="auto"/>
          </w:divBdr>
        </w:div>
        <w:div w:id="963343748">
          <w:marLeft w:val="480"/>
          <w:marRight w:val="0"/>
          <w:marTop w:val="0"/>
          <w:marBottom w:val="0"/>
          <w:divBdr>
            <w:top w:val="none" w:sz="0" w:space="0" w:color="auto"/>
            <w:left w:val="none" w:sz="0" w:space="0" w:color="auto"/>
            <w:bottom w:val="none" w:sz="0" w:space="0" w:color="auto"/>
            <w:right w:val="none" w:sz="0" w:space="0" w:color="auto"/>
          </w:divBdr>
        </w:div>
        <w:div w:id="1172721329">
          <w:marLeft w:val="480"/>
          <w:marRight w:val="0"/>
          <w:marTop w:val="0"/>
          <w:marBottom w:val="0"/>
          <w:divBdr>
            <w:top w:val="none" w:sz="0" w:space="0" w:color="auto"/>
            <w:left w:val="none" w:sz="0" w:space="0" w:color="auto"/>
            <w:bottom w:val="none" w:sz="0" w:space="0" w:color="auto"/>
            <w:right w:val="none" w:sz="0" w:space="0" w:color="auto"/>
          </w:divBdr>
        </w:div>
        <w:div w:id="1274632696">
          <w:marLeft w:val="480"/>
          <w:marRight w:val="0"/>
          <w:marTop w:val="0"/>
          <w:marBottom w:val="0"/>
          <w:divBdr>
            <w:top w:val="none" w:sz="0" w:space="0" w:color="auto"/>
            <w:left w:val="none" w:sz="0" w:space="0" w:color="auto"/>
            <w:bottom w:val="none" w:sz="0" w:space="0" w:color="auto"/>
            <w:right w:val="none" w:sz="0" w:space="0" w:color="auto"/>
          </w:divBdr>
        </w:div>
        <w:div w:id="1252276669">
          <w:marLeft w:val="480"/>
          <w:marRight w:val="0"/>
          <w:marTop w:val="0"/>
          <w:marBottom w:val="0"/>
          <w:divBdr>
            <w:top w:val="none" w:sz="0" w:space="0" w:color="auto"/>
            <w:left w:val="none" w:sz="0" w:space="0" w:color="auto"/>
            <w:bottom w:val="none" w:sz="0" w:space="0" w:color="auto"/>
            <w:right w:val="none" w:sz="0" w:space="0" w:color="auto"/>
          </w:divBdr>
        </w:div>
        <w:div w:id="2069305765">
          <w:marLeft w:val="480"/>
          <w:marRight w:val="0"/>
          <w:marTop w:val="0"/>
          <w:marBottom w:val="0"/>
          <w:divBdr>
            <w:top w:val="none" w:sz="0" w:space="0" w:color="auto"/>
            <w:left w:val="none" w:sz="0" w:space="0" w:color="auto"/>
            <w:bottom w:val="none" w:sz="0" w:space="0" w:color="auto"/>
            <w:right w:val="none" w:sz="0" w:space="0" w:color="auto"/>
          </w:divBdr>
        </w:div>
        <w:div w:id="1400135793">
          <w:marLeft w:val="480"/>
          <w:marRight w:val="0"/>
          <w:marTop w:val="0"/>
          <w:marBottom w:val="0"/>
          <w:divBdr>
            <w:top w:val="none" w:sz="0" w:space="0" w:color="auto"/>
            <w:left w:val="none" w:sz="0" w:space="0" w:color="auto"/>
            <w:bottom w:val="none" w:sz="0" w:space="0" w:color="auto"/>
            <w:right w:val="none" w:sz="0" w:space="0" w:color="auto"/>
          </w:divBdr>
        </w:div>
        <w:div w:id="999693262">
          <w:marLeft w:val="480"/>
          <w:marRight w:val="0"/>
          <w:marTop w:val="0"/>
          <w:marBottom w:val="0"/>
          <w:divBdr>
            <w:top w:val="none" w:sz="0" w:space="0" w:color="auto"/>
            <w:left w:val="none" w:sz="0" w:space="0" w:color="auto"/>
            <w:bottom w:val="none" w:sz="0" w:space="0" w:color="auto"/>
            <w:right w:val="none" w:sz="0" w:space="0" w:color="auto"/>
          </w:divBdr>
        </w:div>
        <w:div w:id="1372221939">
          <w:marLeft w:val="480"/>
          <w:marRight w:val="0"/>
          <w:marTop w:val="0"/>
          <w:marBottom w:val="0"/>
          <w:divBdr>
            <w:top w:val="none" w:sz="0" w:space="0" w:color="auto"/>
            <w:left w:val="none" w:sz="0" w:space="0" w:color="auto"/>
            <w:bottom w:val="none" w:sz="0" w:space="0" w:color="auto"/>
            <w:right w:val="none" w:sz="0" w:space="0" w:color="auto"/>
          </w:divBdr>
        </w:div>
        <w:div w:id="803082909">
          <w:marLeft w:val="480"/>
          <w:marRight w:val="0"/>
          <w:marTop w:val="0"/>
          <w:marBottom w:val="0"/>
          <w:divBdr>
            <w:top w:val="none" w:sz="0" w:space="0" w:color="auto"/>
            <w:left w:val="none" w:sz="0" w:space="0" w:color="auto"/>
            <w:bottom w:val="none" w:sz="0" w:space="0" w:color="auto"/>
            <w:right w:val="none" w:sz="0" w:space="0" w:color="auto"/>
          </w:divBdr>
        </w:div>
        <w:div w:id="1536842107">
          <w:marLeft w:val="480"/>
          <w:marRight w:val="0"/>
          <w:marTop w:val="0"/>
          <w:marBottom w:val="0"/>
          <w:divBdr>
            <w:top w:val="none" w:sz="0" w:space="0" w:color="auto"/>
            <w:left w:val="none" w:sz="0" w:space="0" w:color="auto"/>
            <w:bottom w:val="none" w:sz="0" w:space="0" w:color="auto"/>
            <w:right w:val="none" w:sz="0" w:space="0" w:color="auto"/>
          </w:divBdr>
        </w:div>
        <w:div w:id="1049454698">
          <w:marLeft w:val="480"/>
          <w:marRight w:val="0"/>
          <w:marTop w:val="0"/>
          <w:marBottom w:val="0"/>
          <w:divBdr>
            <w:top w:val="none" w:sz="0" w:space="0" w:color="auto"/>
            <w:left w:val="none" w:sz="0" w:space="0" w:color="auto"/>
            <w:bottom w:val="none" w:sz="0" w:space="0" w:color="auto"/>
            <w:right w:val="none" w:sz="0" w:space="0" w:color="auto"/>
          </w:divBdr>
        </w:div>
        <w:div w:id="1502545311">
          <w:marLeft w:val="480"/>
          <w:marRight w:val="0"/>
          <w:marTop w:val="0"/>
          <w:marBottom w:val="0"/>
          <w:divBdr>
            <w:top w:val="none" w:sz="0" w:space="0" w:color="auto"/>
            <w:left w:val="none" w:sz="0" w:space="0" w:color="auto"/>
            <w:bottom w:val="none" w:sz="0" w:space="0" w:color="auto"/>
            <w:right w:val="none" w:sz="0" w:space="0" w:color="auto"/>
          </w:divBdr>
        </w:div>
        <w:div w:id="1625771848">
          <w:marLeft w:val="480"/>
          <w:marRight w:val="0"/>
          <w:marTop w:val="0"/>
          <w:marBottom w:val="0"/>
          <w:divBdr>
            <w:top w:val="none" w:sz="0" w:space="0" w:color="auto"/>
            <w:left w:val="none" w:sz="0" w:space="0" w:color="auto"/>
            <w:bottom w:val="none" w:sz="0" w:space="0" w:color="auto"/>
            <w:right w:val="none" w:sz="0" w:space="0" w:color="auto"/>
          </w:divBdr>
        </w:div>
        <w:div w:id="518931277">
          <w:marLeft w:val="480"/>
          <w:marRight w:val="0"/>
          <w:marTop w:val="0"/>
          <w:marBottom w:val="0"/>
          <w:divBdr>
            <w:top w:val="none" w:sz="0" w:space="0" w:color="auto"/>
            <w:left w:val="none" w:sz="0" w:space="0" w:color="auto"/>
            <w:bottom w:val="none" w:sz="0" w:space="0" w:color="auto"/>
            <w:right w:val="none" w:sz="0" w:space="0" w:color="auto"/>
          </w:divBdr>
        </w:div>
        <w:div w:id="1033266321">
          <w:marLeft w:val="480"/>
          <w:marRight w:val="0"/>
          <w:marTop w:val="0"/>
          <w:marBottom w:val="0"/>
          <w:divBdr>
            <w:top w:val="none" w:sz="0" w:space="0" w:color="auto"/>
            <w:left w:val="none" w:sz="0" w:space="0" w:color="auto"/>
            <w:bottom w:val="none" w:sz="0" w:space="0" w:color="auto"/>
            <w:right w:val="none" w:sz="0" w:space="0" w:color="auto"/>
          </w:divBdr>
        </w:div>
        <w:div w:id="2000763309">
          <w:marLeft w:val="480"/>
          <w:marRight w:val="0"/>
          <w:marTop w:val="0"/>
          <w:marBottom w:val="0"/>
          <w:divBdr>
            <w:top w:val="none" w:sz="0" w:space="0" w:color="auto"/>
            <w:left w:val="none" w:sz="0" w:space="0" w:color="auto"/>
            <w:bottom w:val="none" w:sz="0" w:space="0" w:color="auto"/>
            <w:right w:val="none" w:sz="0" w:space="0" w:color="auto"/>
          </w:divBdr>
        </w:div>
        <w:div w:id="1525052913">
          <w:marLeft w:val="480"/>
          <w:marRight w:val="0"/>
          <w:marTop w:val="0"/>
          <w:marBottom w:val="0"/>
          <w:divBdr>
            <w:top w:val="none" w:sz="0" w:space="0" w:color="auto"/>
            <w:left w:val="none" w:sz="0" w:space="0" w:color="auto"/>
            <w:bottom w:val="none" w:sz="0" w:space="0" w:color="auto"/>
            <w:right w:val="none" w:sz="0" w:space="0" w:color="auto"/>
          </w:divBdr>
        </w:div>
        <w:div w:id="1533227259">
          <w:marLeft w:val="480"/>
          <w:marRight w:val="0"/>
          <w:marTop w:val="0"/>
          <w:marBottom w:val="0"/>
          <w:divBdr>
            <w:top w:val="none" w:sz="0" w:space="0" w:color="auto"/>
            <w:left w:val="none" w:sz="0" w:space="0" w:color="auto"/>
            <w:bottom w:val="none" w:sz="0" w:space="0" w:color="auto"/>
            <w:right w:val="none" w:sz="0" w:space="0" w:color="auto"/>
          </w:divBdr>
        </w:div>
        <w:div w:id="889531933">
          <w:marLeft w:val="480"/>
          <w:marRight w:val="0"/>
          <w:marTop w:val="0"/>
          <w:marBottom w:val="0"/>
          <w:divBdr>
            <w:top w:val="none" w:sz="0" w:space="0" w:color="auto"/>
            <w:left w:val="none" w:sz="0" w:space="0" w:color="auto"/>
            <w:bottom w:val="none" w:sz="0" w:space="0" w:color="auto"/>
            <w:right w:val="none" w:sz="0" w:space="0" w:color="auto"/>
          </w:divBdr>
        </w:div>
        <w:div w:id="540292041">
          <w:marLeft w:val="480"/>
          <w:marRight w:val="0"/>
          <w:marTop w:val="0"/>
          <w:marBottom w:val="0"/>
          <w:divBdr>
            <w:top w:val="none" w:sz="0" w:space="0" w:color="auto"/>
            <w:left w:val="none" w:sz="0" w:space="0" w:color="auto"/>
            <w:bottom w:val="none" w:sz="0" w:space="0" w:color="auto"/>
            <w:right w:val="none" w:sz="0" w:space="0" w:color="auto"/>
          </w:divBdr>
        </w:div>
        <w:div w:id="1215970233">
          <w:marLeft w:val="480"/>
          <w:marRight w:val="0"/>
          <w:marTop w:val="0"/>
          <w:marBottom w:val="0"/>
          <w:divBdr>
            <w:top w:val="none" w:sz="0" w:space="0" w:color="auto"/>
            <w:left w:val="none" w:sz="0" w:space="0" w:color="auto"/>
            <w:bottom w:val="none" w:sz="0" w:space="0" w:color="auto"/>
            <w:right w:val="none" w:sz="0" w:space="0" w:color="auto"/>
          </w:divBdr>
        </w:div>
        <w:div w:id="1703506598">
          <w:marLeft w:val="480"/>
          <w:marRight w:val="0"/>
          <w:marTop w:val="0"/>
          <w:marBottom w:val="0"/>
          <w:divBdr>
            <w:top w:val="none" w:sz="0" w:space="0" w:color="auto"/>
            <w:left w:val="none" w:sz="0" w:space="0" w:color="auto"/>
            <w:bottom w:val="none" w:sz="0" w:space="0" w:color="auto"/>
            <w:right w:val="none" w:sz="0" w:space="0" w:color="auto"/>
          </w:divBdr>
        </w:div>
        <w:div w:id="1518154372">
          <w:marLeft w:val="480"/>
          <w:marRight w:val="0"/>
          <w:marTop w:val="0"/>
          <w:marBottom w:val="0"/>
          <w:divBdr>
            <w:top w:val="none" w:sz="0" w:space="0" w:color="auto"/>
            <w:left w:val="none" w:sz="0" w:space="0" w:color="auto"/>
            <w:bottom w:val="none" w:sz="0" w:space="0" w:color="auto"/>
            <w:right w:val="none" w:sz="0" w:space="0" w:color="auto"/>
          </w:divBdr>
        </w:div>
        <w:div w:id="642544987">
          <w:marLeft w:val="480"/>
          <w:marRight w:val="0"/>
          <w:marTop w:val="0"/>
          <w:marBottom w:val="0"/>
          <w:divBdr>
            <w:top w:val="none" w:sz="0" w:space="0" w:color="auto"/>
            <w:left w:val="none" w:sz="0" w:space="0" w:color="auto"/>
            <w:bottom w:val="none" w:sz="0" w:space="0" w:color="auto"/>
            <w:right w:val="none" w:sz="0" w:space="0" w:color="auto"/>
          </w:divBdr>
        </w:div>
        <w:div w:id="369064940">
          <w:marLeft w:val="480"/>
          <w:marRight w:val="0"/>
          <w:marTop w:val="0"/>
          <w:marBottom w:val="0"/>
          <w:divBdr>
            <w:top w:val="none" w:sz="0" w:space="0" w:color="auto"/>
            <w:left w:val="none" w:sz="0" w:space="0" w:color="auto"/>
            <w:bottom w:val="none" w:sz="0" w:space="0" w:color="auto"/>
            <w:right w:val="none" w:sz="0" w:space="0" w:color="auto"/>
          </w:divBdr>
        </w:div>
        <w:div w:id="645553220">
          <w:marLeft w:val="480"/>
          <w:marRight w:val="0"/>
          <w:marTop w:val="0"/>
          <w:marBottom w:val="0"/>
          <w:divBdr>
            <w:top w:val="none" w:sz="0" w:space="0" w:color="auto"/>
            <w:left w:val="none" w:sz="0" w:space="0" w:color="auto"/>
            <w:bottom w:val="none" w:sz="0" w:space="0" w:color="auto"/>
            <w:right w:val="none" w:sz="0" w:space="0" w:color="auto"/>
          </w:divBdr>
        </w:div>
        <w:div w:id="2056155136">
          <w:marLeft w:val="480"/>
          <w:marRight w:val="0"/>
          <w:marTop w:val="0"/>
          <w:marBottom w:val="0"/>
          <w:divBdr>
            <w:top w:val="none" w:sz="0" w:space="0" w:color="auto"/>
            <w:left w:val="none" w:sz="0" w:space="0" w:color="auto"/>
            <w:bottom w:val="none" w:sz="0" w:space="0" w:color="auto"/>
            <w:right w:val="none" w:sz="0" w:space="0" w:color="auto"/>
          </w:divBdr>
        </w:div>
        <w:div w:id="1155101747">
          <w:marLeft w:val="480"/>
          <w:marRight w:val="0"/>
          <w:marTop w:val="0"/>
          <w:marBottom w:val="0"/>
          <w:divBdr>
            <w:top w:val="none" w:sz="0" w:space="0" w:color="auto"/>
            <w:left w:val="none" w:sz="0" w:space="0" w:color="auto"/>
            <w:bottom w:val="none" w:sz="0" w:space="0" w:color="auto"/>
            <w:right w:val="none" w:sz="0" w:space="0" w:color="auto"/>
          </w:divBdr>
        </w:div>
        <w:div w:id="19596081">
          <w:marLeft w:val="480"/>
          <w:marRight w:val="0"/>
          <w:marTop w:val="0"/>
          <w:marBottom w:val="0"/>
          <w:divBdr>
            <w:top w:val="none" w:sz="0" w:space="0" w:color="auto"/>
            <w:left w:val="none" w:sz="0" w:space="0" w:color="auto"/>
            <w:bottom w:val="none" w:sz="0" w:space="0" w:color="auto"/>
            <w:right w:val="none" w:sz="0" w:space="0" w:color="auto"/>
          </w:divBdr>
        </w:div>
        <w:div w:id="950431245">
          <w:marLeft w:val="480"/>
          <w:marRight w:val="0"/>
          <w:marTop w:val="0"/>
          <w:marBottom w:val="0"/>
          <w:divBdr>
            <w:top w:val="none" w:sz="0" w:space="0" w:color="auto"/>
            <w:left w:val="none" w:sz="0" w:space="0" w:color="auto"/>
            <w:bottom w:val="none" w:sz="0" w:space="0" w:color="auto"/>
            <w:right w:val="none" w:sz="0" w:space="0" w:color="auto"/>
          </w:divBdr>
        </w:div>
        <w:div w:id="1484159961">
          <w:marLeft w:val="480"/>
          <w:marRight w:val="0"/>
          <w:marTop w:val="0"/>
          <w:marBottom w:val="0"/>
          <w:divBdr>
            <w:top w:val="none" w:sz="0" w:space="0" w:color="auto"/>
            <w:left w:val="none" w:sz="0" w:space="0" w:color="auto"/>
            <w:bottom w:val="none" w:sz="0" w:space="0" w:color="auto"/>
            <w:right w:val="none" w:sz="0" w:space="0" w:color="auto"/>
          </w:divBdr>
        </w:div>
        <w:div w:id="1718696137">
          <w:marLeft w:val="480"/>
          <w:marRight w:val="0"/>
          <w:marTop w:val="0"/>
          <w:marBottom w:val="0"/>
          <w:divBdr>
            <w:top w:val="none" w:sz="0" w:space="0" w:color="auto"/>
            <w:left w:val="none" w:sz="0" w:space="0" w:color="auto"/>
            <w:bottom w:val="none" w:sz="0" w:space="0" w:color="auto"/>
            <w:right w:val="none" w:sz="0" w:space="0" w:color="auto"/>
          </w:divBdr>
        </w:div>
        <w:div w:id="377895924">
          <w:marLeft w:val="480"/>
          <w:marRight w:val="0"/>
          <w:marTop w:val="0"/>
          <w:marBottom w:val="0"/>
          <w:divBdr>
            <w:top w:val="none" w:sz="0" w:space="0" w:color="auto"/>
            <w:left w:val="none" w:sz="0" w:space="0" w:color="auto"/>
            <w:bottom w:val="none" w:sz="0" w:space="0" w:color="auto"/>
            <w:right w:val="none" w:sz="0" w:space="0" w:color="auto"/>
          </w:divBdr>
        </w:div>
        <w:div w:id="1428385456">
          <w:marLeft w:val="480"/>
          <w:marRight w:val="0"/>
          <w:marTop w:val="0"/>
          <w:marBottom w:val="0"/>
          <w:divBdr>
            <w:top w:val="none" w:sz="0" w:space="0" w:color="auto"/>
            <w:left w:val="none" w:sz="0" w:space="0" w:color="auto"/>
            <w:bottom w:val="none" w:sz="0" w:space="0" w:color="auto"/>
            <w:right w:val="none" w:sz="0" w:space="0" w:color="auto"/>
          </w:divBdr>
        </w:div>
        <w:div w:id="584388000">
          <w:marLeft w:val="480"/>
          <w:marRight w:val="0"/>
          <w:marTop w:val="0"/>
          <w:marBottom w:val="0"/>
          <w:divBdr>
            <w:top w:val="none" w:sz="0" w:space="0" w:color="auto"/>
            <w:left w:val="none" w:sz="0" w:space="0" w:color="auto"/>
            <w:bottom w:val="none" w:sz="0" w:space="0" w:color="auto"/>
            <w:right w:val="none" w:sz="0" w:space="0" w:color="auto"/>
          </w:divBdr>
        </w:div>
        <w:div w:id="1750034490">
          <w:marLeft w:val="480"/>
          <w:marRight w:val="0"/>
          <w:marTop w:val="0"/>
          <w:marBottom w:val="0"/>
          <w:divBdr>
            <w:top w:val="none" w:sz="0" w:space="0" w:color="auto"/>
            <w:left w:val="none" w:sz="0" w:space="0" w:color="auto"/>
            <w:bottom w:val="none" w:sz="0" w:space="0" w:color="auto"/>
            <w:right w:val="none" w:sz="0" w:space="0" w:color="auto"/>
          </w:divBdr>
        </w:div>
        <w:div w:id="184909699">
          <w:marLeft w:val="480"/>
          <w:marRight w:val="0"/>
          <w:marTop w:val="0"/>
          <w:marBottom w:val="0"/>
          <w:divBdr>
            <w:top w:val="none" w:sz="0" w:space="0" w:color="auto"/>
            <w:left w:val="none" w:sz="0" w:space="0" w:color="auto"/>
            <w:bottom w:val="none" w:sz="0" w:space="0" w:color="auto"/>
            <w:right w:val="none" w:sz="0" w:space="0" w:color="auto"/>
          </w:divBdr>
        </w:div>
        <w:div w:id="966348733">
          <w:marLeft w:val="480"/>
          <w:marRight w:val="0"/>
          <w:marTop w:val="0"/>
          <w:marBottom w:val="0"/>
          <w:divBdr>
            <w:top w:val="none" w:sz="0" w:space="0" w:color="auto"/>
            <w:left w:val="none" w:sz="0" w:space="0" w:color="auto"/>
            <w:bottom w:val="none" w:sz="0" w:space="0" w:color="auto"/>
            <w:right w:val="none" w:sz="0" w:space="0" w:color="auto"/>
          </w:divBdr>
        </w:div>
        <w:div w:id="756176414">
          <w:marLeft w:val="480"/>
          <w:marRight w:val="0"/>
          <w:marTop w:val="0"/>
          <w:marBottom w:val="0"/>
          <w:divBdr>
            <w:top w:val="none" w:sz="0" w:space="0" w:color="auto"/>
            <w:left w:val="none" w:sz="0" w:space="0" w:color="auto"/>
            <w:bottom w:val="none" w:sz="0" w:space="0" w:color="auto"/>
            <w:right w:val="none" w:sz="0" w:space="0" w:color="auto"/>
          </w:divBdr>
        </w:div>
        <w:div w:id="2024746673">
          <w:marLeft w:val="480"/>
          <w:marRight w:val="0"/>
          <w:marTop w:val="0"/>
          <w:marBottom w:val="0"/>
          <w:divBdr>
            <w:top w:val="none" w:sz="0" w:space="0" w:color="auto"/>
            <w:left w:val="none" w:sz="0" w:space="0" w:color="auto"/>
            <w:bottom w:val="none" w:sz="0" w:space="0" w:color="auto"/>
            <w:right w:val="none" w:sz="0" w:space="0" w:color="auto"/>
          </w:divBdr>
        </w:div>
        <w:div w:id="900023104">
          <w:marLeft w:val="480"/>
          <w:marRight w:val="0"/>
          <w:marTop w:val="0"/>
          <w:marBottom w:val="0"/>
          <w:divBdr>
            <w:top w:val="none" w:sz="0" w:space="0" w:color="auto"/>
            <w:left w:val="none" w:sz="0" w:space="0" w:color="auto"/>
            <w:bottom w:val="none" w:sz="0" w:space="0" w:color="auto"/>
            <w:right w:val="none" w:sz="0" w:space="0" w:color="auto"/>
          </w:divBdr>
        </w:div>
      </w:divsChild>
    </w:div>
    <w:div w:id="564605670">
      <w:bodyDiv w:val="1"/>
      <w:marLeft w:val="0"/>
      <w:marRight w:val="0"/>
      <w:marTop w:val="0"/>
      <w:marBottom w:val="0"/>
      <w:divBdr>
        <w:top w:val="none" w:sz="0" w:space="0" w:color="auto"/>
        <w:left w:val="none" w:sz="0" w:space="0" w:color="auto"/>
        <w:bottom w:val="none" w:sz="0" w:space="0" w:color="auto"/>
        <w:right w:val="none" w:sz="0" w:space="0" w:color="auto"/>
      </w:divBdr>
    </w:div>
    <w:div w:id="564947348">
      <w:bodyDiv w:val="1"/>
      <w:marLeft w:val="0"/>
      <w:marRight w:val="0"/>
      <w:marTop w:val="0"/>
      <w:marBottom w:val="0"/>
      <w:divBdr>
        <w:top w:val="none" w:sz="0" w:space="0" w:color="auto"/>
        <w:left w:val="none" w:sz="0" w:space="0" w:color="auto"/>
        <w:bottom w:val="none" w:sz="0" w:space="0" w:color="auto"/>
        <w:right w:val="none" w:sz="0" w:space="0" w:color="auto"/>
      </w:divBdr>
    </w:div>
    <w:div w:id="564990063">
      <w:bodyDiv w:val="1"/>
      <w:marLeft w:val="0"/>
      <w:marRight w:val="0"/>
      <w:marTop w:val="0"/>
      <w:marBottom w:val="0"/>
      <w:divBdr>
        <w:top w:val="none" w:sz="0" w:space="0" w:color="auto"/>
        <w:left w:val="none" w:sz="0" w:space="0" w:color="auto"/>
        <w:bottom w:val="none" w:sz="0" w:space="0" w:color="auto"/>
        <w:right w:val="none" w:sz="0" w:space="0" w:color="auto"/>
      </w:divBdr>
    </w:div>
    <w:div w:id="565184920">
      <w:bodyDiv w:val="1"/>
      <w:marLeft w:val="0"/>
      <w:marRight w:val="0"/>
      <w:marTop w:val="0"/>
      <w:marBottom w:val="0"/>
      <w:divBdr>
        <w:top w:val="none" w:sz="0" w:space="0" w:color="auto"/>
        <w:left w:val="none" w:sz="0" w:space="0" w:color="auto"/>
        <w:bottom w:val="none" w:sz="0" w:space="0" w:color="auto"/>
        <w:right w:val="none" w:sz="0" w:space="0" w:color="auto"/>
      </w:divBdr>
    </w:div>
    <w:div w:id="565455723">
      <w:bodyDiv w:val="1"/>
      <w:marLeft w:val="0"/>
      <w:marRight w:val="0"/>
      <w:marTop w:val="0"/>
      <w:marBottom w:val="0"/>
      <w:divBdr>
        <w:top w:val="none" w:sz="0" w:space="0" w:color="auto"/>
        <w:left w:val="none" w:sz="0" w:space="0" w:color="auto"/>
        <w:bottom w:val="none" w:sz="0" w:space="0" w:color="auto"/>
        <w:right w:val="none" w:sz="0" w:space="0" w:color="auto"/>
      </w:divBdr>
    </w:div>
    <w:div w:id="565990603">
      <w:bodyDiv w:val="1"/>
      <w:marLeft w:val="0"/>
      <w:marRight w:val="0"/>
      <w:marTop w:val="0"/>
      <w:marBottom w:val="0"/>
      <w:divBdr>
        <w:top w:val="none" w:sz="0" w:space="0" w:color="auto"/>
        <w:left w:val="none" w:sz="0" w:space="0" w:color="auto"/>
        <w:bottom w:val="none" w:sz="0" w:space="0" w:color="auto"/>
        <w:right w:val="none" w:sz="0" w:space="0" w:color="auto"/>
      </w:divBdr>
    </w:div>
    <w:div w:id="565991094">
      <w:bodyDiv w:val="1"/>
      <w:marLeft w:val="0"/>
      <w:marRight w:val="0"/>
      <w:marTop w:val="0"/>
      <w:marBottom w:val="0"/>
      <w:divBdr>
        <w:top w:val="none" w:sz="0" w:space="0" w:color="auto"/>
        <w:left w:val="none" w:sz="0" w:space="0" w:color="auto"/>
        <w:bottom w:val="none" w:sz="0" w:space="0" w:color="auto"/>
        <w:right w:val="none" w:sz="0" w:space="0" w:color="auto"/>
      </w:divBdr>
    </w:div>
    <w:div w:id="566112827">
      <w:bodyDiv w:val="1"/>
      <w:marLeft w:val="0"/>
      <w:marRight w:val="0"/>
      <w:marTop w:val="0"/>
      <w:marBottom w:val="0"/>
      <w:divBdr>
        <w:top w:val="none" w:sz="0" w:space="0" w:color="auto"/>
        <w:left w:val="none" w:sz="0" w:space="0" w:color="auto"/>
        <w:bottom w:val="none" w:sz="0" w:space="0" w:color="auto"/>
        <w:right w:val="none" w:sz="0" w:space="0" w:color="auto"/>
      </w:divBdr>
    </w:div>
    <w:div w:id="566115992">
      <w:bodyDiv w:val="1"/>
      <w:marLeft w:val="0"/>
      <w:marRight w:val="0"/>
      <w:marTop w:val="0"/>
      <w:marBottom w:val="0"/>
      <w:divBdr>
        <w:top w:val="none" w:sz="0" w:space="0" w:color="auto"/>
        <w:left w:val="none" w:sz="0" w:space="0" w:color="auto"/>
        <w:bottom w:val="none" w:sz="0" w:space="0" w:color="auto"/>
        <w:right w:val="none" w:sz="0" w:space="0" w:color="auto"/>
      </w:divBdr>
    </w:div>
    <w:div w:id="566190665">
      <w:bodyDiv w:val="1"/>
      <w:marLeft w:val="0"/>
      <w:marRight w:val="0"/>
      <w:marTop w:val="0"/>
      <w:marBottom w:val="0"/>
      <w:divBdr>
        <w:top w:val="none" w:sz="0" w:space="0" w:color="auto"/>
        <w:left w:val="none" w:sz="0" w:space="0" w:color="auto"/>
        <w:bottom w:val="none" w:sz="0" w:space="0" w:color="auto"/>
        <w:right w:val="none" w:sz="0" w:space="0" w:color="auto"/>
      </w:divBdr>
    </w:div>
    <w:div w:id="566257937">
      <w:bodyDiv w:val="1"/>
      <w:marLeft w:val="0"/>
      <w:marRight w:val="0"/>
      <w:marTop w:val="0"/>
      <w:marBottom w:val="0"/>
      <w:divBdr>
        <w:top w:val="none" w:sz="0" w:space="0" w:color="auto"/>
        <w:left w:val="none" w:sz="0" w:space="0" w:color="auto"/>
        <w:bottom w:val="none" w:sz="0" w:space="0" w:color="auto"/>
        <w:right w:val="none" w:sz="0" w:space="0" w:color="auto"/>
      </w:divBdr>
    </w:div>
    <w:div w:id="566259773">
      <w:bodyDiv w:val="1"/>
      <w:marLeft w:val="0"/>
      <w:marRight w:val="0"/>
      <w:marTop w:val="0"/>
      <w:marBottom w:val="0"/>
      <w:divBdr>
        <w:top w:val="none" w:sz="0" w:space="0" w:color="auto"/>
        <w:left w:val="none" w:sz="0" w:space="0" w:color="auto"/>
        <w:bottom w:val="none" w:sz="0" w:space="0" w:color="auto"/>
        <w:right w:val="none" w:sz="0" w:space="0" w:color="auto"/>
      </w:divBdr>
    </w:div>
    <w:div w:id="566305041">
      <w:bodyDiv w:val="1"/>
      <w:marLeft w:val="0"/>
      <w:marRight w:val="0"/>
      <w:marTop w:val="0"/>
      <w:marBottom w:val="0"/>
      <w:divBdr>
        <w:top w:val="none" w:sz="0" w:space="0" w:color="auto"/>
        <w:left w:val="none" w:sz="0" w:space="0" w:color="auto"/>
        <w:bottom w:val="none" w:sz="0" w:space="0" w:color="auto"/>
        <w:right w:val="none" w:sz="0" w:space="0" w:color="auto"/>
      </w:divBdr>
    </w:div>
    <w:div w:id="566650627">
      <w:bodyDiv w:val="1"/>
      <w:marLeft w:val="0"/>
      <w:marRight w:val="0"/>
      <w:marTop w:val="0"/>
      <w:marBottom w:val="0"/>
      <w:divBdr>
        <w:top w:val="none" w:sz="0" w:space="0" w:color="auto"/>
        <w:left w:val="none" w:sz="0" w:space="0" w:color="auto"/>
        <w:bottom w:val="none" w:sz="0" w:space="0" w:color="auto"/>
        <w:right w:val="none" w:sz="0" w:space="0" w:color="auto"/>
      </w:divBdr>
    </w:div>
    <w:div w:id="566650891">
      <w:bodyDiv w:val="1"/>
      <w:marLeft w:val="0"/>
      <w:marRight w:val="0"/>
      <w:marTop w:val="0"/>
      <w:marBottom w:val="0"/>
      <w:divBdr>
        <w:top w:val="none" w:sz="0" w:space="0" w:color="auto"/>
        <w:left w:val="none" w:sz="0" w:space="0" w:color="auto"/>
        <w:bottom w:val="none" w:sz="0" w:space="0" w:color="auto"/>
        <w:right w:val="none" w:sz="0" w:space="0" w:color="auto"/>
      </w:divBdr>
    </w:div>
    <w:div w:id="566840729">
      <w:bodyDiv w:val="1"/>
      <w:marLeft w:val="0"/>
      <w:marRight w:val="0"/>
      <w:marTop w:val="0"/>
      <w:marBottom w:val="0"/>
      <w:divBdr>
        <w:top w:val="none" w:sz="0" w:space="0" w:color="auto"/>
        <w:left w:val="none" w:sz="0" w:space="0" w:color="auto"/>
        <w:bottom w:val="none" w:sz="0" w:space="0" w:color="auto"/>
        <w:right w:val="none" w:sz="0" w:space="0" w:color="auto"/>
      </w:divBdr>
    </w:div>
    <w:div w:id="566843326">
      <w:bodyDiv w:val="1"/>
      <w:marLeft w:val="0"/>
      <w:marRight w:val="0"/>
      <w:marTop w:val="0"/>
      <w:marBottom w:val="0"/>
      <w:divBdr>
        <w:top w:val="none" w:sz="0" w:space="0" w:color="auto"/>
        <w:left w:val="none" w:sz="0" w:space="0" w:color="auto"/>
        <w:bottom w:val="none" w:sz="0" w:space="0" w:color="auto"/>
        <w:right w:val="none" w:sz="0" w:space="0" w:color="auto"/>
      </w:divBdr>
    </w:div>
    <w:div w:id="566916104">
      <w:bodyDiv w:val="1"/>
      <w:marLeft w:val="0"/>
      <w:marRight w:val="0"/>
      <w:marTop w:val="0"/>
      <w:marBottom w:val="0"/>
      <w:divBdr>
        <w:top w:val="none" w:sz="0" w:space="0" w:color="auto"/>
        <w:left w:val="none" w:sz="0" w:space="0" w:color="auto"/>
        <w:bottom w:val="none" w:sz="0" w:space="0" w:color="auto"/>
        <w:right w:val="none" w:sz="0" w:space="0" w:color="auto"/>
      </w:divBdr>
    </w:div>
    <w:div w:id="567231290">
      <w:bodyDiv w:val="1"/>
      <w:marLeft w:val="0"/>
      <w:marRight w:val="0"/>
      <w:marTop w:val="0"/>
      <w:marBottom w:val="0"/>
      <w:divBdr>
        <w:top w:val="none" w:sz="0" w:space="0" w:color="auto"/>
        <w:left w:val="none" w:sz="0" w:space="0" w:color="auto"/>
        <w:bottom w:val="none" w:sz="0" w:space="0" w:color="auto"/>
        <w:right w:val="none" w:sz="0" w:space="0" w:color="auto"/>
      </w:divBdr>
    </w:div>
    <w:div w:id="567308165">
      <w:bodyDiv w:val="1"/>
      <w:marLeft w:val="0"/>
      <w:marRight w:val="0"/>
      <w:marTop w:val="0"/>
      <w:marBottom w:val="0"/>
      <w:divBdr>
        <w:top w:val="none" w:sz="0" w:space="0" w:color="auto"/>
        <w:left w:val="none" w:sz="0" w:space="0" w:color="auto"/>
        <w:bottom w:val="none" w:sz="0" w:space="0" w:color="auto"/>
        <w:right w:val="none" w:sz="0" w:space="0" w:color="auto"/>
      </w:divBdr>
    </w:div>
    <w:div w:id="567309144">
      <w:bodyDiv w:val="1"/>
      <w:marLeft w:val="0"/>
      <w:marRight w:val="0"/>
      <w:marTop w:val="0"/>
      <w:marBottom w:val="0"/>
      <w:divBdr>
        <w:top w:val="none" w:sz="0" w:space="0" w:color="auto"/>
        <w:left w:val="none" w:sz="0" w:space="0" w:color="auto"/>
        <w:bottom w:val="none" w:sz="0" w:space="0" w:color="auto"/>
        <w:right w:val="none" w:sz="0" w:space="0" w:color="auto"/>
      </w:divBdr>
    </w:div>
    <w:div w:id="567377546">
      <w:bodyDiv w:val="1"/>
      <w:marLeft w:val="0"/>
      <w:marRight w:val="0"/>
      <w:marTop w:val="0"/>
      <w:marBottom w:val="0"/>
      <w:divBdr>
        <w:top w:val="none" w:sz="0" w:space="0" w:color="auto"/>
        <w:left w:val="none" w:sz="0" w:space="0" w:color="auto"/>
        <w:bottom w:val="none" w:sz="0" w:space="0" w:color="auto"/>
        <w:right w:val="none" w:sz="0" w:space="0" w:color="auto"/>
      </w:divBdr>
    </w:div>
    <w:div w:id="567418198">
      <w:bodyDiv w:val="1"/>
      <w:marLeft w:val="0"/>
      <w:marRight w:val="0"/>
      <w:marTop w:val="0"/>
      <w:marBottom w:val="0"/>
      <w:divBdr>
        <w:top w:val="none" w:sz="0" w:space="0" w:color="auto"/>
        <w:left w:val="none" w:sz="0" w:space="0" w:color="auto"/>
        <w:bottom w:val="none" w:sz="0" w:space="0" w:color="auto"/>
        <w:right w:val="none" w:sz="0" w:space="0" w:color="auto"/>
      </w:divBdr>
    </w:div>
    <w:div w:id="567423449">
      <w:bodyDiv w:val="1"/>
      <w:marLeft w:val="0"/>
      <w:marRight w:val="0"/>
      <w:marTop w:val="0"/>
      <w:marBottom w:val="0"/>
      <w:divBdr>
        <w:top w:val="none" w:sz="0" w:space="0" w:color="auto"/>
        <w:left w:val="none" w:sz="0" w:space="0" w:color="auto"/>
        <w:bottom w:val="none" w:sz="0" w:space="0" w:color="auto"/>
        <w:right w:val="none" w:sz="0" w:space="0" w:color="auto"/>
      </w:divBdr>
    </w:div>
    <w:div w:id="567542522">
      <w:bodyDiv w:val="1"/>
      <w:marLeft w:val="0"/>
      <w:marRight w:val="0"/>
      <w:marTop w:val="0"/>
      <w:marBottom w:val="0"/>
      <w:divBdr>
        <w:top w:val="none" w:sz="0" w:space="0" w:color="auto"/>
        <w:left w:val="none" w:sz="0" w:space="0" w:color="auto"/>
        <w:bottom w:val="none" w:sz="0" w:space="0" w:color="auto"/>
        <w:right w:val="none" w:sz="0" w:space="0" w:color="auto"/>
      </w:divBdr>
    </w:div>
    <w:div w:id="567568528">
      <w:bodyDiv w:val="1"/>
      <w:marLeft w:val="0"/>
      <w:marRight w:val="0"/>
      <w:marTop w:val="0"/>
      <w:marBottom w:val="0"/>
      <w:divBdr>
        <w:top w:val="none" w:sz="0" w:space="0" w:color="auto"/>
        <w:left w:val="none" w:sz="0" w:space="0" w:color="auto"/>
        <w:bottom w:val="none" w:sz="0" w:space="0" w:color="auto"/>
        <w:right w:val="none" w:sz="0" w:space="0" w:color="auto"/>
      </w:divBdr>
    </w:div>
    <w:div w:id="567619420">
      <w:bodyDiv w:val="1"/>
      <w:marLeft w:val="0"/>
      <w:marRight w:val="0"/>
      <w:marTop w:val="0"/>
      <w:marBottom w:val="0"/>
      <w:divBdr>
        <w:top w:val="none" w:sz="0" w:space="0" w:color="auto"/>
        <w:left w:val="none" w:sz="0" w:space="0" w:color="auto"/>
        <w:bottom w:val="none" w:sz="0" w:space="0" w:color="auto"/>
        <w:right w:val="none" w:sz="0" w:space="0" w:color="auto"/>
      </w:divBdr>
    </w:div>
    <w:div w:id="567885058">
      <w:bodyDiv w:val="1"/>
      <w:marLeft w:val="0"/>
      <w:marRight w:val="0"/>
      <w:marTop w:val="0"/>
      <w:marBottom w:val="0"/>
      <w:divBdr>
        <w:top w:val="none" w:sz="0" w:space="0" w:color="auto"/>
        <w:left w:val="none" w:sz="0" w:space="0" w:color="auto"/>
        <w:bottom w:val="none" w:sz="0" w:space="0" w:color="auto"/>
        <w:right w:val="none" w:sz="0" w:space="0" w:color="auto"/>
      </w:divBdr>
    </w:div>
    <w:div w:id="567958904">
      <w:bodyDiv w:val="1"/>
      <w:marLeft w:val="0"/>
      <w:marRight w:val="0"/>
      <w:marTop w:val="0"/>
      <w:marBottom w:val="0"/>
      <w:divBdr>
        <w:top w:val="none" w:sz="0" w:space="0" w:color="auto"/>
        <w:left w:val="none" w:sz="0" w:space="0" w:color="auto"/>
        <w:bottom w:val="none" w:sz="0" w:space="0" w:color="auto"/>
        <w:right w:val="none" w:sz="0" w:space="0" w:color="auto"/>
      </w:divBdr>
    </w:div>
    <w:div w:id="568075076">
      <w:bodyDiv w:val="1"/>
      <w:marLeft w:val="0"/>
      <w:marRight w:val="0"/>
      <w:marTop w:val="0"/>
      <w:marBottom w:val="0"/>
      <w:divBdr>
        <w:top w:val="none" w:sz="0" w:space="0" w:color="auto"/>
        <w:left w:val="none" w:sz="0" w:space="0" w:color="auto"/>
        <w:bottom w:val="none" w:sz="0" w:space="0" w:color="auto"/>
        <w:right w:val="none" w:sz="0" w:space="0" w:color="auto"/>
      </w:divBdr>
      <w:divsChild>
        <w:div w:id="86311863">
          <w:marLeft w:val="480"/>
          <w:marRight w:val="0"/>
          <w:marTop w:val="0"/>
          <w:marBottom w:val="0"/>
          <w:divBdr>
            <w:top w:val="none" w:sz="0" w:space="0" w:color="auto"/>
            <w:left w:val="none" w:sz="0" w:space="0" w:color="auto"/>
            <w:bottom w:val="none" w:sz="0" w:space="0" w:color="auto"/>
            <w:right w:val="none" w:sz="0" w:space="0" w:color="auto"/>
          </w:divBdr>
        </w:div>
        <w:div w:id="93674654">
          <w:marLeft w:val="480"/>
          <w:marRight w:val="0"/>
          <w:marTop w:val="0"/>
          <w:marBottom w:val="0"/>
          <w:divBdr>
            <w:top w:val="none" w:sz="0" w:space="0" w:color="auto"/>
            <w:left w:val="none" w:sz="0" w:space="0" w:color="auto"/>
            <w:bottom w:val="none" w:sz="0" w:space="0" w:color="auto"/>
            <w:right w:val="none" w:sz="0" w:space="0" w:color="auto"/>
          </w:divBdr>
        </w:div>
        <w:div w:id="98793368">
          <w:marLeft w:val="480"/>
          <w:marRight w:val="0"/>
          <w:marTop w:val="0"/>
          <w:marBottom w:val="0"/>
          <w:divBdr>
            <w:top w:val="none" w:sz="0" w:space="0" w:color="auto"/>
            <w:left w:val="none" w:sz="0" w:space="0" w:color="auto"/>
            <w:bottom w:val="none" w:sz="0" w:space="0" w:color="auto"/>
            <w:right w:val="none" w:sz="0" w:space="0" w:color="auto"/>
          </w:divBdr>
        </w:div>
        <w:div w:id="103421558">
          <w:marLeft w:val="480"/>
          <w:marRight w:val="0"/>
          <w:marTop w:val="0"/>
          <w:marBottom w:val="0"/>
          <w:divBdr>
            <w:top w:val="none" w:sz="0" w:space="0" w:color="auto"/>
            <w:left w:val="none" w:sz="0" w:space="0" w:color="auto"/>
            <w:bottom w:val="none" w:sz="0" w:space="0" w:color="auto"/>
            <w:right w:val="none" w:sz="0" w:space="0" w:color="auto"/>
          </w:divBdr>
        </w:div>
        <w:div w:id="135490359">
          <w:marLeft w:val="480"/>
          <w:marRight w:val="0"/>
          <w:marTop w:val="0"/>
          <w:marBottom w:val="0"/>
          <w:divBdr>
            <w:top w:val="none" w:sz="0" w:space="0" w:color="auto"/>
            <w:left w:val="none" w:sz="0" w:space="0" w:color="auto"/>
            <w:bottom w:val="none" w:sz="0" w:space="0" w:color="auto"/>
            <w:right w:val="none" w:sz="0" w:space="0" w:color="auto"/>
          </w:divBdr>
        </w:div>
        <w:div w:id="209418109">
          <w:marLeft w:val="480"/>
          <w:marRight w:val="0"/>
          <w:marTop w:val="0"/>
          <w:marBottom w:val="0"/>
          <w:divBdr>
            <w:top w:val="none" w:sz="0" w:space="0" w:color="auto"/>
            <w:left w:val="none" w:sz="0" w:space="0" w:color="auto"/>
            <w:bottom w:val="none" w:sz="0" w:space="0" w:color="auto"/>
            <w:right w:val="none" w:sz="0" w:space="0" w:color="auto"/>
          </w:divBdr>
        </w:div>
        <w:div w:id="273443277">
          <w:marLeft w:val="480"/>
          <w:marRight w:val="0"/>
          <w:marTop w:val="0"/>
          <w:marBottom w:val="0"/>
          <w:divBdr>
            <w:top w:val="none" w:sz="0" w:space="0" w:color="auto"/>
            <w:left w:val="none" w:sz="0" w:space="0" w:color="auto"/>
            <w:bottom w:val="none" w:sz="0" w:space="0" w:color="auto"/>
            <w:right w:val="none" w:sz="0" w:space="0" w:color="auto"/>
          </w:divBdr>
        </w:div>
        <w:div w:id="279915773">
          <w:marLeft w:val="480"/>
          <w:marRight w:val="0"/>
          <w:marTop w:val="0"/>
          <w:marBottom w:val="0"/>
          <w:divBdr>
            <w:top w:val="none" w:sz="0" w:space="0" w:color="auto"/>
            <w:left w:val="none" w:sz="0" w:space="0" w:color="auto"/>
            <w:bottom w:val="none" w:sz="0" w:space="0" w:color="auto"/>
            <w:right w:val="none" w:sz="0" w:space="0" w:color="auto"/>
          </w:divBdr>
        </w:div>
        <w:div w:id="338310530">
          <w:marLeft w:val="480"/>
          <w:marRight w:val="0"/>
          <w:marTop w:val="0"/>
          <w:marBottom w:val="0"/>
          <w:divBdr>
            <w:top w:val="none" w:sz="0" w:space="0" w:color="auto"/>
            <w:left w:val="none" w:sz="0" w:space="0" w:color="auto"/>
            <w:bottom w:val="none" w:sz="0" w:space="0" w:color="auto"/>
            <w:right w:val="none" w:sz="0" w:space="0" w:color="auto"/>
          </w:divBdr>
        </w:div>
        <w:div w:id="350641470">
          <w:marLeft w:val="480"/>
          <w:marRight w:val="0"/>
          <w:marTop w:val="0"/>
          <w:marBottom w:val="0"/>
          <w:divBdr>
            <w:top w:val="none" w:sz="0" w:space="0" w:color="auto"/>
            <w:left w:val="none" w:sz="0" w:space="0" w:color="auto"/>
            <w:bottom w:val="none" w:sz="0" w:space="0" w:color="auto"/>
            <w:right w:val="none" w:sz="0" w:space="0" w:color="auto"/>
          </w:divBdr>
        </w:div>
        <w:div w:id="360714383">
          <w:marLeft w:val="480"/>
          <w:marRight w:val="0"/>
          <w:marTop w:val="0"/>
          <w:marBottom w:val="0"/>
          <w:divBdr>
            <w:top w:val="none" w:sz="0" w:space="0" w:color="auto"/>
            <w:left w:val="none" w:sz="0" w:space="0" w:color="auto"/>
            <w:bottom w:val="none" w:sz="0" w:space="0" w:color="auto"/>
            <w:right w:val="none" w:sz="0" w:space="0" w:color="auto"/>
          </w:divBdr>
        </w:div>
        <w:div w:id="380131526">
          <w:marLeft w:val="480"/>
          <w:marRight w:val="0"/>
          <w:marTop w:val="0"/>
          <w:marBottom w:val="0"/>
          <w:divBdr>
            <w:top w:val="none" w:sz="0" w:space="0" w:color="auto"/>
            <w:left w:val="none" w:sz="0" w:space="0" w:color="auto"/>
            <w:bottom w:val="none" w:sz="0" w:space="0" w:color="auto"/>
            <w:right w:val="none" w:sz="0" w:space="0" w:color="auto"/>
          </w:divBdr>
        </w:div>
        <w:div w:id="404494851">
          <w:marLeft w:val="480"/>
          <w:marRight w:val="0"/>
          <w:marTop w:val="0"/>
          <w:marBottom w:val="0"/>
          <w:divBdr>
            <w:top w:val="none" w:sz="0" w:space="0" w:color="auto"/>
            <w:left w:val="none" w:sz="0" w:space="0" w:color="auto"/>
            <w:bottom w:val="none" w:sz="0" w:space="0" w:color="auto"/>
            <w:right w:val="none" w:sz="0" w:space="0" w:color="auto"/>
          </w:divBdr>
        </w:div>
        <w:div w:id="407533262">
          <w:marLeft w:val="480"/>
          <w:marRight w:val="0"/>
          <w:marTop w:val="0"/>
          <w:marBottom w:val="0"/>
          <w:divBdr>
            <w:top w:val="none" w:sz="0" w:space="0" w:color="auto"/>
            <w:left w:val="none" w:sz="0" w:space="0" w:color="auto"/>
            <w:bottom w:val="none" w:sz="0" w:space="0" w:color="auto"/>
            <w:right w:val="none" w:sz="0" w:space="0" w:color="auto"/>
          </w:divBdr>
        </w:div>
        <w:div w:id="422650632">
          <w:marLeft w:val="480"/>
          <w:marRight w:val="0"/>
          <w:marTop w:val="0"/>
          <w:marBottom w:val="0"/>
          <w:divBdr>
            <w:top w:val="none" w:sz="0" w:space="0" w:color="auto"/>
            <w:left w:val="none" w:sz="0" w:space="0" w:color="auto"/>
            <w:bottom w:val="none" w:sz="0" w:space="0" w:color="auto"/>
            <w:right w:val="none" w:sz="0" w:space="0" w:color="auto"/>
          </w:divBdr>
        </w:div>
        <w:div w:id="453525483">
          <w:marLeft w:val="480"/>
          <w:marRight w:val="0"/>
          <w:marTop w:val="0"/>
          <w:marBottom w:val="0"/>
          <w:divBdr>
            <w:top w:val="none" w:sz="0" w:space="0" w:color="auto"/>
            <w:left w:val="none" w:sz="0" w:space="0" w:color="auto"/>
            <w:bottom w:val="none" w:sz="0" w:space="0" w:color="auto"/>
            <w:right w:val="none" w:sz="0" w:space="0" w:color="auto"/>
          </w:divBdr>
        </w:div>
        <w:div w:id="481625078">
          <w:marLeft w:val="480"/>
          <w:marRight w:val="0"/>
          <w:marTop w:val="0"/>
          <w:marBottom w:val="0"/>
          <w:divBdr>
            <w:top w:val="none" w:sz="0" w:space="0" w:color="auto"/>
            <w:left w:val="none" w:sz="0" w:space="0" w:color="auto"/>
            <w:bottom w:val="none" w:sz="0" w:space="0" w:color="auto"/>
            <w:right w:val="none" w:sz="0" w:space="0" w:color="auto"/>
          </w:divBdr>
        </w:div>
        <w:div w:id="490101513">
          <w:marLeft w:val="480"/>
          <w:marRight w:val="0"/>
          <w:marTop w:val="0"/>
          <w:marBottom w:val="0"/>
          <w:divBdr>
            <w:top w:val="none" w:sz="0" w:space="0" w:color="auto"/>
            <w:left w:val="none" w:sz="0" w:space="0" w:color="auto"/>
            <w:bottom w:val="none" w:sz="0" w:space="0" w:color="auto"/>
            <w:right w:val="none" w:sz="0" w:space="0" w:color="auto"/>
          </w:divBdr>
        </w:div>
        <w:div w:id="490219183">
          <w:marLeft w:val="480"/>
          <w:marRight w:val="0"/>
          <w:marTop w:val="0"/>
          <w:marBottom w:val="0"/>
          <w:divBdr>
            <w:top w:val="none" w:sz="0" w:space="0" w:color="auto"/>
            <w:left w:val="none" w:sz="0" w:space="0" w:color="auto"/>
            <w:bottom w:val="none" w:sz="0" w:space="0" w:color="auto"/>
            <w:right w:val="none" w:sz="0" w:space="0" w:color="auto"/>
          </w:divBdr>
        </w:div>
        <w:div w:id="498160445">
          <w:marLeft w:val="480"/>
          <w:marRight w:val="0"/>
          <w:marTop w:val="0"/>
          <w:marBottom w:val="0"/>
          <w:divBdr>
            <w:top w:val="none" w:sz="0" w:space="0" w:color="auto"/>
            <w:left w:val="none" w:sz="0" w:space="0" w:color="auto"/>
            <w:bottom w:val="none" w:sz="0" w:space="0" w:color="auto"/>
            <w:right w:val="none" w:sz="0" w:space="0" w:color="auto"/>
          </w:divBdr>
        </w:div>
        <w:div w:id="515851700">
          <w:marLeft w:val="480"/>
          <w:marRight w:val="0"/>
          <w:marTop w:val="0"/>
          <w:marBottom w:val="0"/>
          <w:divBdr>
            <w:top w:val="none" w:sz="0" w:space="0" w:color="auto"/>
            <w:left w:val="none" w:sz="0" w:space="0" w:color="auto"/>
            <w:bottom w:val="none" w:sz="0" w:space="0" w:color="auto"/>
            <w:right w:val="none" w:sz="0" w:space="0" w:color="auto"/>
          </w:divBdr>
        </w:div>
        <w:div w:id="547108154">
          <w:marLeft w:val="480"/>
          <w:marRight w:val="0"/>
          <w:marTop w:val="0"/>
          <w:marBottom w:val="0"/>
          <w:divBdr>
            <w:top w:val="none" w:sz="0" w:space="0" w:color="auto"/>
            <w:left w:val="none" w:sz="0" w:space="0" w:color="auto"/>
            <w:bottom w:val="none" w:sz="0" w:space="0" w:color="auto"/>
            <w:right w:val="none" w:sz="0" w:space="0" w:color="auto"/>
          </w:divBdr>
        </w:div>
        <w:div w:id="610745238">
          <w:marLeft w:val="480"/>
          <w:marRight w:val="0"/>
          <w:marTop w:val="0"/>
          <w:marBottom w:val="0"/>
          <w:divBdr>
            <w:top w:val="none" w:sz="0" w:space="0" w:color="auto"/>
            <w:left w:val="none" w:sz="0" w:space="0" w:color="auto"/>
            <w:bottom w:val="none" w:sz="0" w:space="0" w:color="auto"/>
            <w:right w:val="none" w:sz="0" w:space="0" w:color="auto"/>
          </w:divBdr>
        </w:div>
        <w:div w:id="630938638">
          <w:marLeft w:val="480"/>
          <w:marRight w:val="0"/>
          <w:marTop w:val="0"/>
          <w:marBottom w:val="0"/>
          <w:divBdr>
            <w:top w:val="none" w:sz="0" w:space="0" w:color="auto"/>
            <w:left w:val="none" w:sz="0" w:space="0" w:color="auto"/>
            <w:bottom w:val="none" w:sz="0" w:space="0" w:color="auto"/>
            <w:right w:val="none" w:sz="0" w:space="0" w:color="auto"/>
          </w:divBdr>
        </w:div>
        <w:div w:id="647369821">
          <w:marLeft w:val="480"/>
          <w:marRight w:val="0"/>
          <w:marTop w:val="0"/>
          <w:marBottom w:val="0"/>
          <w:divBdr>
            <w:top w:val="none" w:sz="0" w:space="0" w:color="auto"/>
            <w:left w:val="none" w:sz="0" w:space="0" w:color="auto"/>
            <w:bottom w:val="none" w:sz="0" w:space="0" w:color="auto"/>
            <w:right w:val="none" w:sz="0" w:space="0" w:color="auto"/>
          </w:divBdr>
        </w:div>
        <w:div w:id="676463340">
          <w:marLeft w:val="480"/>
          <w:marRight w:val="0"/>
          <w:marTop w:val="0"/>
          <w:marBottom w:val="0"/>
          <w:divBdr>
            <w:top w:val="none" w:sz="0" w:space="0" w:color="auto"/>
            <w:left w:val="none" w:sz="0" w:space="0" w:color="auto"/>
            <w:bottom w:val="none" w:sz="0" w:space="0" w:color="auto"/>
            <w:right w:val="none" w:sz="0" w:space="0" w:color="auto"/>
          </w:divBdr>
        </w:div>
        <w:div w:id="706567650">
          <w:marLeft w:val="480"/>
          <w:marRight w:val="0"/>
          <w:marTop w:val="0"/>
          <w:marBottom w:val="0"/>
          <w:divBdr>
            <w:top w:val="none" w:sz="0" w:space="0" w:color="auto"/>
            <w:left w:val="none" w:sz="0" w:space="0" w:color="auto"/>
            <w:bottom w:val="none" w:sz="0" w:space="0" w:color="auto"/>
            <w:right w:val="none" w:sz="0" w:space="0" w:color="auto"/>
          </w:divBdr>
        </w:div>
        <w:div w:id="710157028">
          <w:marLeft w:val="480"/>
          <w:marRight w:val="0"/>
          <w:marTop w:val="0"/>
          <w:marBottom w:val="0"/>
          <w:divBdr>
            <w:top w:val="none" w:sz="0" w:space="0" w:color="auto"/>
            <w:left w:val="none" w:sz="0" w:space="0" w:color="auto"/>
            <w:bottom w:val="none" w:sz="0" w:space="0" w:color="auto"/>
            <w:right w:val="none" w:sz="0" w:space="0" w:color="auto"/>
          </w:divBdr>
        </w:div>
        <w:div w:id="820538830">
          <w:marLeft w:val="480"/>
          <w:marRight w:val="0"/>
          <w:marTop w:val="0"/>
          <w:marBottom w:val="0"/>
          <w:divBdr>
            <w:top w:val="none" w:sz="0" w:space="0" w:color="auto"/>
            <w:left w:val="none" w:sz="0" w:space="0" w:color="auto"/>
            <w:bottom w:val="none" w:sz="0" w:space="0" w:color="auto"/>
            <w:right w:val="none" w:sz="0" w:space="0" w:color="auto"/>
          </w:divBdr>
        </w:div>
        <w:div w:id="832601489">
          <w:marLeft w:val="480"/>
          <w:marRight w:val="0"/>
          <w:marTop w:val="0"/>
          <w:marBottom w:val="0"/>
          <w:divBdr>
            <w:top w:val="none" w:sz="0" w:space="0" w:color="auto"/>
            <w:left w:val="none" w:sz="0" w:space="0" w:color="auto"/>
            <w:bottom w:val="none" w:sz="0" w:space="0" w:color="auto"/>
            <w:right w:val="none" w:sz="0" w:space="0" w:color="auto"/>
          </w:divBdr>
        </w:div>
        <w:div w:id="874075205">
          <w:marLeft w:val="480"/>
          <w:marRight w:val="0"/>
          <w:marTop w:val="0"/>
          <w:marBottom w:val="0"/>
          <w:divBdr>
            <w:top w:val="none" w:sz="0" w:space="0" w:color="auto"/>
            <w:left w:val="none" w:sz="0" w:space="0" w:color="auto"/>
            <w:bottom w:val="none" w:sz="0" w:space="0" w:color="auto"/>
            <w:right w:val="none" w:sz="0" w:space="0" w:color="auto"/>
          </w:divBdr>
        </w:div>
      </w:divsChild>
    </w:div>
    <w:div w:id="568079505">
      <w:bodyDiv w:val="1"/>
      <w:marLeft w:val="0"/>
      <w:marRight w:val="0"/>
      <w:marTop w:val="0"/>
      <w:marBottom w:val="0"/>
      <w:divBdr>
        <w:top w:val="none" w:sz="0" w:space="0" w:color="auto"/>
        <w:left w:val="none" w:sz="0" w:space="0" w:color="auto"/>
        <w:bottom w:val="none" w:sz="0" w:space="0" w:color="auto"/>
        <w:right w:val="none" w:sz="0" w:space="0" w:color="auto"/>
      </w:divBdr>
    </w:div>
    <w:div w:id="568226154">
      <w:bodyDiv w:val="1"/>
      <w:marLeft w:val="0"/>
      <w:marRight w:val="0"/>
      <w:marTop w:val="0"/>
      <w:marBottom w:val="0"/>
      <w:divBdr>
        <w:top w:val="none" w:sz="0" w:space="0" w:color="auto"/>
        <w:left w:val="none" w:sz="0" w:space="0" w:color="auto"/>
        <w:bottom w:val="none" w:sz="0" w:space="0" w:color="auto"/>
        <w:right w:val="none" w:sz="0" w:space="0" w:color="auto"/>
      </w:divBdr>
    </w:div>
    <w:div w:id="568273950">
      <w:bodyDiv w:val="1"/>
      <w:marLeft w:val="0"/>
      <w:marRight w:val="0"/>
      <w:marTop w:val="0"/>
      <w:marBottom w:val="0"/>
      <w:divBdr>
        <w:top w:val="none" w:sz="0" w:space="0" w:color="auto"/>
        <w:left w:val="none" w:sz="0" w:space="0" w:color="auto"/>
        <w:bottom w:val="none" w:sz="0" w:space="0" w:color="auto"/>
        <w:right w:val="none" w:sz="0" w:space="0" w:color="auto"/>
      </w:divBdr>
    </w:div>
    <w:div w:id="568342465">
      <w:bodyDiv w:val="1"/>
      <w:marLeft w:val="0"/>
      <w:marRight w:val="0"/>
      <w:marTop w:val="0"/>
      <w:marBottom w:val="0"/>
      <w:divBdr>
        <w:top w:val="none" w:sz="0" w:space="0" w:color="auto"/>
        <w:left w:val="none" w:sz="0" w:space="0" w:color="auto"/>
        <w:bottom w:val="none" w:sz="0" w:space="0" w:color="auto"/>
        <w:right w:val="none" w:sz="0" w:space="0" w:color="auto"/>
      </w:divBdr>
    </w:div>
    <w:div w:id="568424443">
      <w:bodyDiv w:val="1"/>
      <w:marLeft w:val="0"/>
      <w:marRight w:val="0"/>
      <w:marTop w:val="0"/>
      <w:marBottom w:val="0"/>
      <w:divBdr>
        <w:top w:val="none" w:sz="0" w:space="0" w:color="auto"/>
        <w:left w:val="none" w:sz="0" w:space="0" w:color="auto"/>
        <w:bottom w:val="none" w:sz="0" w:space="0" w:color="auto"/>
        <w:right w:val="none" w:sz="0" w:space="0" w:color="auto"/>
      </w:divBdr>
    </w:div>
    <w:div w:id="568426374">
      <w:bodyDiv w:val="1"/>
      <w:marLeft w:val="0"/>
      <w:marRight w:val="0"/>
      <w:marTop w:val="0"/>
      <w:marBottom w:val="0"/>
      <w:divBdr>
        <w:top w:val="none" w:sz="0" w:space="0" w:color="auto"/>
        <w:left w:val="none" w:sz="0" w:space="0" w:color="auto"/>
        <w:bottom w:val="none" w:sz="0" w:space="0" w:color="auto"/>
        <w:right w:val="none" w:sz="0" w:space="0" w:color="auto"/>
      </w:divBdr>
    </w:div>
    <w:div w:id="568461515">
      <w:bodyDiv w:val="1"/>
      <w:marLeft w:val="0"/>
      <w:marRight w:val="0"/>
      <w:marTop w:val="0"/>
      <w:marBottom w:val="0"/>
      <w:divBdr>
        <w:top w:val="none" w:sz="0" w:space="0" w:color="auto"/>
        <w:left w:val="none" w:sz="0" w:space="0" w:color="auto"/>
        <w:bottom w:val="none" w:sz="0" w:space="0" w:color="auto"/>
        <w:right w:val="none" w:sz="0" w:space="0" w:color="auto"/>
      </w:divBdr>
    </w:div>
    <w:div w:id="568464465">
      <w:bodyDiv w:val="1"/>
      <w:marLeft w:val="0"/>
      <w:marRight w:val="0"/>
      <w:marTop w:val="0"/>
      <w:marBottom w:val="0"/>
      <w:divBdr>
        <w:top w:val="none" w:sz="0" w:space="0" w:color="auto"/>
        <w:left w:val="none" w:sz="0" w:space="0" w:color="auto"/>
        <w:bottom w:val="none" w:sz="0" w:space="0" w:color="auto"/>
        <w:right w:val="none" w:sz="0" w:space="0" w:color="auto"/>
      </w:divBdr>
    </w:div>
    <w:div w:id="568465415">
      <w:bodyDiv w:val="1"/>
      <w:marLeft w:val="0"/>
      <w:marRight w:val="0"/>
      <w:marTop w:val="0"/>
      <w:marBottom w:val="0"/>
      <w:divBdr>
        <w:top w:val="none" w:sz="0" w:space="0" w:color="auto"/>
        <w:left w:val="none" w:sz="0" w:space="0" w:color="auto"/>
        <w:bottom w:val="none" w:sz="0" w:space="0" w:color="auto"/>
        <w:right w:val="none" w:sz="0" w:space="0" w:color="auto"/>
      </w:divBdr>
    </w:div>
    <w:div w:id="568537260">
      <w:bodyDiv w:val="1"/>
      <w:marLeft w:val="0"/>
      <w:marRight w:val="0"/>
      <w:marTop w:val="0"/>
      <w:marBottom w:val="0"/>
      <w:divBdr>
        <w:top w:val="none" w:sz="0" w:space="0" w:color="auto"/>
        <w:left w:val="none" w:sz="0" w:space="0" w:color="auto"/>
        <w:bottom w:val="none" w:sz="0" w:space="0" w:color="auto"/>
        <w:right w:val="none" w:sz="0" w:space="0" w:color="auto"/>
      </w:divBdr>
    </w:div>
    <w:div w:id="568542601">
      <w:bodyDiv w:val="1"/>
      <w:marLeft w:val="0"/>
      <w:marRight w:val="0"/>
      <w:marTop w:val="0"/>
      <w:marBottom w:val="0"/>
      <w:divBdr>
        <w:top w:val="none" w:sz="0" w:space="0" w:color="auto"/>
        <w:left w:val="none" w:sz="0" w:space="0" w:color="auto"/>
        <w:bottom w:val="none" w:sz="0" w:space="0" w:color="auto"/>
        <w:right w:val="none" w:sz="0" w:space="0" w:color="auto"/>
      </w:divBdr>
    </w:div>
    <w:div w:id="568614153">
      <w:bodyDiv w:val="1"/>
      <w:marLeft w:val="0"/>
      <w:marRight w:val="0"/>
      <w:marTop w:val="0"/>
      <w:marBottom w:val="0"/>
      <w:divBdr>
        <w:top w:val="none" w:sz="0" w:space="0" w:color="auto"/>
        <w:left w:val="none" w:sz="0" w:space="0" w:color="auto"/>
        <w:bottom w:val="none" w:sz="0" w:space="0" w:color="auto"/>
        <w:right w:val="none" w:sz="0" w:space="0" w:color="auto"/>
      </w:divBdr>
    </w:div>
    <w:div w:id="568731694">
      <w:bodyDiv w:val="1"/>
      <w:marLeft w:val="0"/>
      <w:marRight w:val="0"/>
      <w:marTop w:val="0"/>
      <w:marBottom w:val="0"/>
      <w:divBdr>
        <w:top w:val="none" w:sz="0" w:space="0" w:color="auto"/>
        <w:left w:val="none" w:sz="0" w:space="0" w:color="auto"/>
        <w:bottom w:val="none" w:sz="0" w:space="0" w:color="auto"/>
        <w:right w:val="none" w:sz="0" w:space="0" w:color="auto"/>
      </w:divBdr>
    </w:div>
    <w:div w:id="568803988">
      <w:bodyDiv w:val="1"/>
      <w:marLeft w:val="0"/>
      <w:marRight w:val="0"/>
      <w:marTop w:val="0"/>
      <w:marBottom w:val="0"/>
      <w:divBdr>
        <w:top w:val="none" w:sz="0" w:space="0" w:color="auto"/>
        <w:left w:val="none" w:sz="0" w:space="0" w:color="auto"/>
        <w:bottom w:val="none" w:sz="0" w:space="0" w:color="auto"/>
        <w:right w:val="none" w:sz="0" w:space="0" w:color="auto"/>
      </w:divBdr>
    </w:div>
    <w:div w:id="568854381">
      <w:bodyDiv w:val="1"/>
      <w:marLeft w:val="0"/>
      <w:marRight w:val="0"/>
      <w:marTop w:val="0"/>
      <w:marBottom w:val="0"/>
      <w:divBdr>
        <w:top w:val="none" w:sz="0" w:space="0" w:color="auto"/>
        <w:left w:val="none" w:sz="0" w:space="0" w:color="auto"/>
        <w:bottom w:val="none" w:sz="0" w:space="0" w:color="auto"/>
        <w:right w:val="none" w:sz="0" w:space="0" w:color="auto"/>
      </w:divBdr>
    </w:div>
    <w:div w:id="568855345">
      <w:bodyDiv w:val="1"/>
      <w:marLeft w:val="0"/>
      <w:marRight w:val="0"/>
      <w:marTop w:val="0"/>
      <w:marBottom w:val="0"/>
      <w:divBdr>
        <w:top w:val="none" w:sz="0" w:space="0" w:color="auto"/>
        <w:left w:val="none" w:sz="0" w:space="0" w:color="auto"/>
        <w:bottom w:val="none" w:sz="0" w:space="0" w:color="auto"/>
        <w:right w:val="none" w:sz="0" w:space="0" w:color="auto"/>
      </w:divBdr>
    </w:div>
    <w:div w:id="569003198">
      <w:bodyDiv w:val="1"/>
      <w:marLeft w:val="0"/>
      <w:marRight w:val="0"/>
      <w:marTop w:val="0"/>
      <w:marBottom w:val="0"/>
      <w:divBdr>
        <w:top w:val="none" w:sz="0" w:space="0" w:color="auto"/>
        <w:left w:val="none" w:sz="0" w:space="0" w:color="auto"/>
        <w:bottom w:val="none" w:sz="0" w:space="0" w:color="auto"/>
        <w:right w:val="none" w:sz="0" w:space="0" w:color="auto"/>
      </w:divBdr>
    </w:div>
    <w:div w:id="569004032">
      <w:bodyDiv w:val="1"/>
      <w:marLeft w:val="0"/>
      <w:marRight w:val="0"/>
      <w:marTop w:val="0"/>
      <w:marBottom w:val="0"/>
      <w:divBdr>
        <w:top w:val="none" w:sz="0" w:space="0" w:color="auto"/>
        <w:left w:val="none" w:sz="0" w:space="0" w:color="auto"/>
        <w:bottom w:val="none" w:sz="0" w:space="0" w:color="auto"/>
        <w:right w:val="none" w:sz="0" w:space="0" w:color="auto"/>
      </w:divBdr>
    </w:div>
    <w:div w:id="569004999">
      <w:bodyDiv w:val="1"/>
      <w:marLeft w:val="0"/>
      <w:marRight w:val="0"/>
      <w:marTop w:val="0"/>
      <w:marBottom w:val="0"/>
      <w:divBdr>
        <w:top w:val="none" w:sz="0" w:space="0" w:color="auto"/>
        <w:left w:val="none" w:sz="0" w:space="0" w:color="auto"/>
        <w:bottom w:val="none" w:sz="0" w:space="0" w:color="auto"/>
        <w:right w:val="none" w:sz="0" w:space="0" w:color="auto"/>
      </w:divBdr>
      <w:divsChild>
        <w:div w:id="76950912">
          <w:marLeft w:val="480"/>
          <w:marRight w:val="0"/>
          <w:marTop w:val="0"/>
          <w:marBottom w:val="0"/>
          <w:divBdr>
            <w:top w:val="none" w:sz="0" w:space="0" w:color="auto"/>
            <w:left w:val="none" w:sz="0" w:space="0" w:color="auto"/>
            <w:bottom w:val="none" w:sz="0" w:space="0" w:color="auto"/>
            <w:right w:val="none" w:sz="0" w:space="0" w:color="auto"/>
          </w:divBdr>
        </w:div>
        <w:div w:id="115567006">
          <w:marLeft w:val="480"/>
          <w:marRight w:val="0"/>
          <w:marTop w:val="0"/>
          <w:marBottom w:val="0"/>
          <w:divBdr>
            <w:top w:val="none" w:sz="0" w:space="0" w:color="auto"/>
            <w:left w:val="none" w:sz="0" w:space="0" w:color="auto"/>
            <w:bottom w:val="none" w:sz="0" w:space="0" w:color="auto"/>
            <w:right w:val="none" w:sz="0" w:space="0" w:color="auto"/>
          </w:divBdr>
        </w:div>
        <w:div w:id="123933202">
          <w:marLeft w:val="480"/>
          <w:marRight w:val="0"/>
          <w:marTop w:val="0"/>
          <w:marBottom w:val="0"/>
          <w:divBdr>
            <w:top w:val="none" w:sz="0" w:space="0" w:color="auto"/>
            <w:left w:val="none" w:sz="0" w:space="0" w:color="auto"/>
            <w:bottom w:val="none" w:sz="0" w:space="0" w:color="auto"/>
            <w:right w:val="none" w:sz="0" w:space="0" w:color="auto"/>
          </w:divBdr>
        </w:div>
        <w:div w:id="124275403">
          <w:marLeft w:val="480"/>
          <w:marRight w:val="0"/>
          <w:marTop w:val="0"/>
          <w:marBottom w:val="0"/>
          <w:divBdr>
            <w:top w:val="none" w:sz="0" w:space="0" w:color="auto"/>
            <w:left w:val="none" w:sz="0" w:space="0" w:color="auto"/>
            <w:bottom w:val="none" w:sz="0" w:space="0" w:color="auto"/>
            <w:right w:val="none" w:sz="0" w:space="0" w:color="auto"/>
          </w:divBdr>
        </w:div>
        <w:div w:id="190270628">
          <w:marLeft w:val="480"/>
          <w:marRight w:val="0"/>
          <w:marTop w:val="0"/>
          <w:marBottom w:val="0"/>
          <w:divBdr>
            <w:top w:val="none" w:sz="0" w:space="0" w:color="auto"/>
            <w:left w:val="none" w:sz="0" w:space="0" w:color="auto"/>
            <w:bottom w:val="none" w:sz="0" w:space="0" w:color="auto"/>
            <w:right w:val="none" w:sz="0" w:space="0" w:color="auto"/>
          </w:divBdr>
        </w:div>
        <w:div w:id="274871518">
          <w:marLeft w:val="480"/>
          <w:marRight w:val="0"/>
          <w:marTop w:val="0"/>
          <w:marBottom w:val="0"/>
          <w:divBdr>
            <w:top w:val="none" w:sz="0" w:space="0" w:color="auto"/>
            <w:left w:val="none" w:sz="0" w:space="0" w:color="auto"/>
            <w:bottom w:val="none" w:sz="0" w:space="0" w:color="auto"/>
            <w:right w:val="none" w:sz="0" w:space="0" w:color="auto"/>
          </w:divBdr>
        </w:div>
        <w:div w:id="281032306">
          <w:marLeft w:val="480"/>
          <w:marRight w:val="0"/>
          <w:marTop w:val="0"/>
          <w:marBottom w:val="0"/>
          <w:divBdr>
            <w:top w:val="none" w:sz="0" w:space="0" w:color="auto"/>
            <w:left w:val="none" w:sz="0" w:space="0" w:color="auto"/>
            <w:bottom w:val="none" w:sz="0" w:space="0" w:color="auto"/>
            <w:right w:val="none" w:sz="0" w:space="0" w:color="auto"/>
          </w:divBdr>
        </w:div>
        <w:div w:id="285161437">
          <w:marLeft w:val="480"/>
          <w:marRight w:val="0"/>
          <w:marTop w:val="0"/>
          <w:marBottom w:val="0"/>
          <w:divBdr>
            <w:top w:val="none" w:sz="0" w:space="0" w:color="auto"/>
            <w:left w:val="none" w:sz="0" w:space="0" w:color="auto"/>
            <w:bottom w:val="none" w:sz="0" w:space="0" w:color="auto"/>
            <w:right w:val="none" w:sz="0" w:space="0" w:color="auto"/>
          </w:divBdr>
        </w:div>
        <w:div w:id="306014637">
          <w:marLeft w:val="480"/>
          <w:marRight w:val="0"/>
          <w:marTop w:val="0"/>
          <w:marBottom w:val="0"/>
          <w:divBdr>
            <w:top w:val="none" w:sz="0" w:space="0" w:color="auto"/>
            <w:left w:val="none" w:sz="0" w:space="0" w:color="auto"/>
            <w:bottom w:val="none" w:sz="0" w:space="0" w:color="auto"/>
            <w:right w:val="none" w:sz="0" w:space="0" w:color="auto"/>
          </w:divBdr>
        </w:div>
        <w:div w:id="365715412">
          <w:marLeft w:val="480"/>
          <w:marRight w:val="0"/>
          <w:marTop w:val="0"/>
          <w:marBottom w:val="0"/>
          <w:divBdr>
            <w:top w:val="none" w:sz="0" w:space="0" w:color="auto"/>
            <w:left w:val="none" w:sz="0" w:space="0" w:color="auto"/>
            <w:bottom w:val="none" w:sz="0" w:space="0" w:color="auto"/>
            <w:right w:val="none" w:sz="0" w:space="0" w:color="auto"/>
          </w:divBdr>
        </w:div>
        <w:div w:id="451829353">
          <w:marLeft w:val="480"/>
          <w:marRight w:val="0"/>
          <w:marTop w:val="0"/>
          <w:marBottom w:val="0"/>
          <w:divBdr>
            <w:top w:val="none" w:sz="0" w:space="0" w:color="auto"/>
            <w:left w:val="none" w:sz="0" w:space="0" w:color="auto"/>
            <w:bottom w:val="none" w:sz="0" w:space="0" w:color="auto"/>
            <w:right w:val="none" w:sz="0" w:space="0" w:color="auto"/>
          </w:divBdr>
        </w:div>
        <w:div w:id="523985026">
          <w:marLeft w:val="480"/>
          <w:marRight w:val="0"/>
          <w:marTop w:val="0"/>
          <w:marBottom w:val="0"/>
          <w:divBdr>
            <w:top w:val="none" w:sz="0" w:space="0" w:color="auto"/>
            <w:left w:val="none" w:sz="0" w:space="0" w:color="auto"/>
            <w:bottom w:val="none" w:sz="0" w:space="0" w:color="auto"/>
            <w:right w:val="none" w:sz="0" w:space="0" w:color="auto"/>
          </w:divBdr>
        </w:div>
        <w:div w:id="645664505">
          <w:marLeft w:val="480"/>
          <w:marRight w:val="0"/>
          <w:marTop w:val="0"/>
          <w:marBottom w:val="0"/>
          <w:divBdr>
            <w:top w:val="none" w:sz="0" w:space="0" w:color="auto"/>
            <w:left w:val="none" w:sz="0" w:space="0" w:color="auto"/>
            <w:bottom w:val="none" w:sz="0" w:space="0" w:color="auto"/>
            <w:right w:val="none" w:sz="0" w:space="0" w:color="auto"/>
          </w:divBdr>
        </w:div>
        <w:div w:id="661934721">
          <w:marLeft w:val="480"/>
          <w:marRight w:val="0"/>
          <w:marTop w:val="0"/>
          <w:marBottom w:val="0"/>
          <w:divBdr>
            <w:top w:val="none" w:sz="0" w:space="0" w:color="auto"/>
            <w:left w:val="none" w:sz="0" w:space="0" w:color="auto"/>
            <w:bottom w:val="none" w:sz="0" w:space="0" w:color="auto"/>
            <w:right w:val="none" w:sz="0" w:space="0" w:color="auto"/>
          </w:divBdr>
        </w:div>
        <w:div w:id="672074034">
          <w:marLeft w:val="480"/>
          <w:marRight w:val="0"/>
          <w:marTop w:val="0"/>
          <w:marBottom w:val="0"/>
          <w:divBdr>
            <w:top w:val="none" w:sz="0" w:space="0" w:color="auto"/>
            <w:left w:val="none" w:sz="0" w:space="0" w:color="auto"/>
            <w:bottom w:val="none" w:sz="0" w:space="0" w:color="auto"/>
            <w:right w:val="none" w:sz="0" w:space="0" w:color="auto"/>
          </w:divBdr>
        </w:div>
        <w:div w:id="674770349">
          <w:marLeft w:val="480"/>
          <w:marRight w:val="0"/>
          <w:marTop w:val="0"/>
          <w:marBottom w:val="0"/>
          <w:divBdr>
            <w:top w:val="none" w:sz="0" w:space="0" w:color="auto"/>
            <w:left w:val="none" w:sz="0" w:space="0" w:color="auto"/>
            <w:bottom w:val="none" w:sz="0" w:space="0" w:color="auto"/>
            <w:right w:val="none" w:sz="0" w:space="0" w:color="auto"/>
          </w:divBdr>
        </w:div>
        <w:div w:id="699016374">
          <w:marLeft w:val="480"/>
          <w:marRight w:val="0"/>
          <w:marTop w:val="0"/>
          <w:marBottom w:val="0"/>
          <w:divBdr>
            <w:top w:val="none" w:sz="0" w:space="0" w:color="auto"/>
            <w:left w:val="none" w:sz="0" w:space="0" w:color="auto"/>
            <w:bottom w:val="none" w:sz="0" w:space="0" w:color="auto"/>
            <w:right w:val="none" w:sz="0" w:space="0" w:color="auto"/>
          </w:divBdr>
        </w:div>
        <w:div w:id="775253529">
          <w:marLeft w:val="480"/>
          <w:marRight w:val="0"/>
          <w:marTop w:val="0"/>
          <w:marBottom w:val="0"/>
          <w:divBdr>
            <w:top w:val="none" w:sz="0" w:space="0" w:color="auto"/>
            <w:left w:val="none" w:sz="0" w:space="0" w:color="auto"/>
            <w:bottom w:val="none" w:sz="0" w:space="0" w:color="auto"/>
            <w:right w:val="none" w:sz="0" w:space="0" w:color="auto"/>
          </w:divBdr>
        </w:div>
        <w:div w:id="817965501">
          <w:marLeft w:val="480"/>
          <w:marRight w:val="0"/>
          <w:marTop w:val="0"/>
          <w:marBottom w:val="0"/>
          <w:divBdr>
            <w:top w:val="none" w:sz="0" w:space="0" w:color="auto"/>
            <w:left w:val="none" w:sz="0" w:space="0" w:color="auto"/>
            <w:bottom w:val="none" w:sz="0" w:space="0" w:color="auto"/>
            <w:right w:val="none" w:sz="0" w:space="0" w:color="auto"/>
          </w:divBdr>
        </w:div>
        <w:div w:id="819007444">
          <w:marLeft w:val="480"/>
          <w:marRight w:val="0"/>
          <w:marTop w:val="0"/>
          <w:marBottom w:val="0"/>
          <w:divBdr>
            <w:top w:val="none" w:sz="0" w:space="0" w:color="auto"/>
            <w:left w:val="none" w:sz="0" w:space="0" w:color="auto"/>
            <w:bottom w:val="none" w:sz="0" w:space="0" w:color="auto"/>
            <w:right w:val="none" w:sz="0" w:space="0" w:color="auto"/>
          </w:divBdr>
        </w:div>
        <w:div w:id="852382842">
          <w:marLeft w:val="480"/>
          <w:marRight w:val="0"/>
          <w:marTop w:val="0"/>
          <w:marBottom w:val="0"/>
          <w:divBdr>
            <w:top w:val="none" w:sz="0" w:space="0" w:color="auto"/>
            <w:left w:val="none" w:sz="0" w:space="0" w:color="auto"/>
            <w:bottom w:val="none" w:sz="0" w:space="0" w:color="auto"/>
            <w:right w:val="none" w:sz="0" w:space="0" w:color="auto"/>
          </w:divBdr>
        </w:div>
        <w:div w:id="855464395">
          <w:marLeft w:val="480"/>
          <w:marRight w:val="0"/>
          <w:marTop w:val="0"/>
          <w:marBottom w:val="0"/>
          <w:divBdr>
            <w:top w:val="none" w:sz="0" w:space="0" w:color="auto"/>
            <w:left w:val="none" w:sz="0" w:space="0" w:color="auto"/>
            <w:bottom w:val="none" w:sz="0" w:space="0" w:color="auto"/>
            <w:right w:val="none" w:sz="0" w:space="0" w:color="auto"/>
          </w:divBdr>
        </w:div>
        <w:div w:id="880482369">
          <w:marLeft w:val="480"/>
          <w:marRight w:val="0"/>
          <w:marTop w:val="0"/>
          <w:marBottom w:val="0"/>
          <w:divBdr>
            <w:top w:val="none" w:sz="0" w:space="0" w:color="auto"/>
            <w:left w:val="none" w:sz="0" w:space="0" w:color="auto"/>
            <w:bottom w:val="none" w:sz="0" w:space="0" w:color="auto"/>
            <w:right w:val="none" w:sz="0" w:space="0" w:color="auto"/>
          </w:divBdr>
        </w:div>
        <w:div w:id="886650311">
          <w:marLeft w:val="480"/>
          <w:marRight w:val="0"/>
          <w:marTop w:val="0"/>
          <w:marBottom w:val="0"/>
          <w:divBdr>
            <w:top w:val="none" w:sz="0" w:space="0" w:color="auto"/>
            <w:left w:val="none" w:sz="0" w:space="0" w:color="auto"/>
            <w:bottom w:val="none" w:sz="0" w:space="0" w:color="auto"/>
            <w:right w:val="none" w:sz="0" w:space="0" w:color="auto"/>
          </w:divBdr>
        </w:div>
        <w:div w:id="888108819">
          <w:marLeft w:val="480"/>
          <w:marRight w:val="0"/>
          <w:marTop w:val="0"/>
          <w:marBottom w:val="0"/>
          <w:divBdr>
            <w:top w:val="none" w:sz="0" w:space="0" w:color="auto"/>
            <w:left w:val="none" w:sz="0" w:space="0" w:color="auto"/>
            <w:bottom w:val="none" w:sz="0" w:space="0" w:color="auto"/>
            <w:right w:val="none" w:sz="0" w:space="0" w:color="auto"/>
          </w:divBdr>
        </w:div>
        <w:div w:id="901524347">
          <w:marLeft w:val="480"/>
          <w:marRight w:val="0"/>
          <w:marTop w:val="0"/>
          <w:marBottom w:val="0"/>
          <w:divBdr>
            <w:top w:val="none" w:sz="0" w:space="0" w:color="auto"/>
            <w:left w:val="none" w:sz="0" w:space="0" w:color="auto"/>
            <w:bottom w:val="none" w:sz="0" w:space="0" w:color="auto"/>
            <w:right w:val="none" w:sz="0" w:space="0" w:color="auto"/>
          </w:divBdr>
        </w:div>
        <w:div w:id="906496798">
          <w:marLeft w:val="480"/>
          <w:marRight w:val="0"/>
          <w:marTop w:val="0"/>
          <w:marBottom w:val="0"/>
          <w:divBdr>
            <w:top w:val="none" w:sz="0" w:space="0" w:color="auto"/>
            <w:left w:val="none" w:sz="0" w:space="0" w:color="auto"/>
            <w:bottom w:val="none" w:sz="0" w:space="0" w:color="auto"/>
            <w:right w:val="none" w:sz="0" w:space="0" w:color="auto"/>
          </w:divBdr>
        </w:div>
      </w:divsChild>
    </w:div>
    <w:div w:id="569078186">
      <w:bodyDiv w:val="1"/>
      <w:marLeft w:val="0"/>
      <w:marRight w:val="0"/>
      <w:marTop w:val="0"/>
      <w:marBottom w:val="0"/>
      <w:divBdr>
        <w:top w:val="none" w:sz="0" w:space="0" w:color="auto"/>
        <w:left w:val="none" w:sz="0" w:space="0" w:color="auto"/>
        <w:bottom w:val="none" w:sz="0" w:space="0" w:color="auto"/>
        <w:right w:val="none" w:sz="0" w:space="0" w:color="auto"/>
      </w:divBdr>
    </w:div>
    <w:div w:id="569079984">
      <w:bodyDiv w:val="1"/>
      <w:marLeft w:val="0"/>
      <w:marRight w:val="0"/>
      <w:marTop w:val="0"/>
      <w:marBottom w:val="0"/>
      <w:divBdr>
        <w:top w:val="none" w:sz="0" w:space="0" w:color="auto"/>
        <w:left w:val="none" w:sz="0" w:space="0" w:color="auto"/>
        <w:bottom w:val="none" w:sz="0" w:space="0" w:color="auto"/>
        <w:right w:val="none" w:sz="0" w:space="0" w:color="auto"/>
      </w:divBdr>
    </w:div>
    <w:div w:id="569191906">
      <w:bodyDiv w:val="1"/>
      <w:marLeft w:val="0"/>
      <w:marRight w:val="0"/>
      <w:marTop w:val="0"/>
      <w:marBottom w:val="0"/>
      <w:divBdr>
        <w:top w:val="none" w:sz="0" w:space="0" w:color="auto"/>
        <w:left w:val="none" w:sz="0" w:space="0" w:color="auto"/>
        <w:bottom w:val="none" w:sz="0" w:space="0" w:color="auto"/>
        <w:right w:val="none" w:sz="0" w:space="0" w:color="auto"/>
      </w:divBdr>
    </w:div>
    <w:div w:id="569268610">
      <w:bodyDiv w:val="1"/>
      <w:marLeft w:val="0"/>
      <w:marRight w:val="0"/>
      <w:marTop w:val="0"/>
      <w:marBottom w:val="0"/>
      <w:divBdr>
        <w:top w:val="none" w:sz="0" w:space="0" w:color="auto"/>
        <w:left w:val="none" w:sz="0" w:space="0" w:color="auto"/>
        <w:bottom w:val="none" w:sz="0" w:space="0" w:color="auto"/>
        <w:right w:val="none" w:sz="0" w:space="0" w:color="auto"/>
      </w:divBdr>
    </w:div>
    <w:div w:id="569312471">
      <w:bodyDiv w:val="1"/>
      <w:marLeft w:val="0"/>
      <w:marRight w:val="0"/>
      <w:marTop w:val="0"/>
      <w:marBottom w:val="0"/>
      <w:divBdr>
        <w:top w:val="none" w:sz="0" w:space="0" w:color="auto"/>
        <w:left w:val="none" w:sz="0" w:space="0" w:color="auto"/>
        <w:bottom w:val="none" w:sz="0" w:space="0" w:color="auto"/>
        <w:right w:val="none" w:sz="0" w:space="0" w:color="auto"/>
      </w:divBdr>
    </w:div>
    <w:div w:id="569316156">
      <w:bodyDiv w:val="1"/>
      <w:marLeft w:val="0"/>
      <w:marRight w:val="0"/>
      <w:marTop w:val="0"/>
      <w:marBottom w:val="0"/>
      <w:divBdr>
        <w:top w:val="none" w:sz="0" w:space="0" w:color="auto"/>
        <w:left w:val="none" w:sz="0" w:space="0" w:color="auto"/>
        <w:bottom w:val="none" w:sz="0" w:space="0" w:color="auto"/>
        <w:right w:val="none" w:sz="0" w:space="0" w:color="auto"/>
      </w:divBdr>
    </w:div>
    <w:div w:id="569343750">
      <w:bodyDiv w:val="1"/>
      <w:marLeft w:val="0"/>
      <w:marRight w:val="0"/>
      <w:marTop w:val="0"/>
      <w:marBottom w:val="0"/>
      <w:divBdr>
        <w:top w:val="none" w:sz="0" w:space="0" w:color="auto"/>
        <w:left w:val="none" w:sz="0" w:space="0" w:color="auto"/>
        <w:bottom w:val="none" w:sz="0" w:space="0" w:color="auto"/>
        <w:right w:val="none" w:sz="0" w:space="0" w:color="auto"/>
      </w:divBdr>
      <w:divsChild>
        <w:div w:id="78330098">
          <w:marLeft w:val="480"/>
          <w:marRight w:val="0"/>
          <w:marTop w:val="0"/>
          <w:marBottom w:val="0"/>
          <w:divBdr>
            <w:top w:val="none" w:sz="0" w:space="0" w:color="auto"/>
            <w:left w:val="none" w:sz="0" w:space="0" w:color="auto"/>
            <w:bottom w:val="none" w:sz="0" w:space="0" w:color="auto"/>
            <w:right w:val="none" w:sz="0" w:space="0" w:color="auto"/>
          </w:divBdr>
        </w:div>
        <w:div w:id="120810099">
          <w:marLeft w:val="480"/>
          <w:marRight w:val="0"/>
          <w:marTop w:val="0"/>
          <w:marBottom w:val="0"/>
          <w:divBdr>
            <w:top w:val="none" w:sz="0" w:space="0" w:color="auto"/>
            <w:left w:val="none" w:sz="0" w:space="0" w:color="auto"/>
            <w:bottom w:val="none" w:sz="0" w:space="0" w:color="auto"/>
            <w:right w:val="none" w:sz="0" w:space="0" w:color="auto"/>
          </w:divBdr>
        </w:div>
        <w:div w:id="134034539">
          <w:marLeft w:val="480"/>
          <w:marRight w:val="0"/>
          <w:marTop w:val="0"/>
          <w:marBottom w:val="0"/>
          <w:divBdr>
            <w:top w:val="none" w:sz="0" w:space="0" w:color="auto"/>
            <w:left w:val="none" w:sz="0" w:space="0" w:color="auto"/>
            <w:bottom w:val="none" w:sz="0" w:space="0" w:color="auto"/>
            <w:right w:val="none" w:sz="0" w:space="0" w:color="auto"/>
          </w:divBdr>
        </w:div>
        <w:div w:id="191922022">
          <w:marLeft w:val="480"/>
          <w:marRight w:val="0"/>
          <w:marTop w:val="0"/>
          <w:marBottom w:val="0"/>
          <w:divBdr>
            <w:top w:val="none" w:sz="0" w:space="0" w:color="auto"/>
            <w:left w:val="none" w:sz="0" w:space="0" w:color="auto"/>
            <w:bottom w:val="none" w:sz="0" w:space="0" w:color="auto"/>
            <w:right w:val="none" w:sz="0" w:space="0" w:color="auto"/>
          </w:divBdr>
        </w:div>
        <w:div w:id="195041238">
          <w:marLeft w:val="480"/>
          <w:marRight w:val="0"/>
          <w:marTop w:val="0"/>
          <w:marBottom w:val="0"/>
          <w:divBdr>
            <w:top w:val="none" w:sz="0" w:space="0" w:color="auto"/>
            <w:left w:val="none" w:sz="0" w:space="0" w:color="auto"/>
            <w:bottom w:val="none" w:sz="0" w:space="0" w:color="auto"/>
            <w:right w:val="none" w:sz="0" w:space="0" w:color="auto"/>
          </w:divBdr>
        </w:div>
        <w:div w:id="210924618">
          <w:marLeft w:val="480"/>
          <w:marRight w:val="0"/>
          <w:marTop w:val="0"/>
          <w:marBottom w:val="0"/>
          <w:divBdr>
            <w:top w:val="none" w:sz="0" w:space="0" w:color="auto"/>
            <w:left w:val="none" w:sz="0" w:space="0" w:color="auto"/>
            <w:bottom w:val="none" w:sz="0" w:space="0" w:color="auto"/>
            <w:right w:val="none" w:sz="0" w:space="0" w:color="auto"/>
          </w:divBdr>
        </w:div>
        <w:div w:id="215050964">
          <w:marLeft w:val="480"/>
          <w:marRight w:val="0"/>
          <w:marTop w:val="0"/>
          <w:marBottom w:val="0"/>
          <w:divBdr>
            <w:top w:val="none" w:sz="0" w:space="0" w:color="auto"/>
            <w:left w:val="none" w:sz="0" w:space="0" w:color="auto"/>
            <w:bottom w:val="none" w:sz="0" w:space="0" w:color="auto"/>
            <w:right w:val="none" w:sz="0" w:space="0" w:color="auto"/>
          </w:divBdr>
        </w:div>
        <w:div w:id="221522289">
          <w:marLeft w:val="480"/>
          <w:marRight w:val="0"/>
          <w:marTop w:val="0"/>
          <w:marBottom w:val="0"/>
          <w:divBdr>
            <w:top w:val="none" w:sz="0" w:space="0" w:color="auto"/>
            <w:left w:val="none" w:sz="0" w:space="0" w:color="auto"/>
            <w:bottom w:val="none" w:sz="0" w:space="0" w:color="auto"/>
            <w:right w:val="none" w:sz="0" w:space="0" w:color="auto"/>
          </w:divBdr>
        </w:div>
        <w:div w:id="236981422">
          <w:marLeft w:val="480"/>
          <w:marRight w:val="0"/>
          <w:marTop w:val="0"/>
          <w:marBottom w:val="0"/>
          <w:divBdr>
            <w:top w:val="none" w:sz="0" w:space="0" w:color="auto"/>
            <w:left w:val="none" w:sz="0" w:space="0" w:color="auto"/>
            <w:bottom w:val="none" w:sz="0" w:space="0" w:color="auto"/>
            <w:right w:val="none" w:sz="0" w:space="0" w:color="auto"/>
          </w:divBdr>
        </w:div>
        <w:div w:id="354960081">
          <w:marLeft w:val="480"/>
          <w:marRight w:val="0"/>
          <w:marTop w:val="0"/>
          <w:marBottom w:val="0"/>
          <w:divBdr>
            <w:top w:val="none" w:sz="0" w:space="0" w:color="auto"/>
            <w:left w:val="none" w:sz="0" w:space="0" w:color="auto"/>
            <w:bottom w:val="none" w:sz="0" w:space="0" w:color="auto"/>
            <w:right w:val="none" w:sz="0" w:space="0" w:color="auto"/>
          </w:divBdr>
        </w:div>
        <w:div w:id="361244701">
          <w:marLeft w:val="480"/>
          <w:marRight w:val="0"/>
          <w:marTop w:val="0"/>
          <w:marBottom w:val="0"/>
          <w:divBdr>
            <w:top w:val="none" w:sz="0" w:space="0" w:color="auto"/>
            <w:left w:val="none" w:sz="0" w:space="0" w:color="auto"/>
            <w:bottom w:val="none" w:sz="0" w:space="0" w:color="auto"/>
            <w:right w:val="none" w:sz="0" w:space="0" w:color="auto"/>
          </w:divBdr>
        </w:div>
        <w:div w:id="381291604">
          <w:marLeft w:val="480"/>
          <w:marRight w:val="0"/>
          <w:marTop w:val="0"/>
          <w:marBottom w:val="0"/>
          <w:divBdr>
            <w:top w:val="none" w:sz="0" w:space="0" w:color="auto"/>
            <w:left w:val="none" w:sz="0" w:space="0" w:color="auto"/>
            <w:bottom w:val="none" w:sz="0" w:space="0" w:color="auto"/>
            <w:right w:val="none" w:sz="0" w:space="0" w:color="auto"/>
          </w:divBdr>
        </w:div>
        <w:div w:id="430123129">
          <w:marLeft w:val="480"/>
          <w:marRight w:val="0"/>
          <w:marTop w:val="0"/>
          <w:marBottom w:val="0"/>
          <w:divBdr>
            <w:top w:val="none" w:sz="0" w:space="0" w:color="auto"/>
            <w:left w:val="none" w:sz="0" w:space="0" w:color="auto"/>
            <w:bottom w:val="none" w:sz="0" w:space="0" w:color="auto"/>
            <w:right w:val="none" w:sz="0" w:space="0" w:color="auto"/>
          </w:divBdr>
        </w:div>
        <w:div w:id="449200873">
          <w:marLeft w:val="480"/>
          <w:marRight w:val="0"/>
          <w:marTop w:val="0"/>
          <w:marBottom w:val="0"/>
          <w:divBdr>
            <w:top w:val="none" w:sz="0" w:space="0" w:color="auto"/>
            <w:left w:val="none" w:sz="0" w:space="0" w:color="auto"/>
            <w:bottom w:val="none" w:sz="0" w:space="0" w:color="auto"/>
            <w:right w:val="none" w:sz="0" w:space="0" w:color="auto"/>
          </w:divBdr>
        </w:div>
        <w:div w:id="454254215">
          <w:marLeft w:val="480"/>
          <w:marRight w:val="0"/>
          <w:marTop w:val="0"/>
          <w:marBottom w:val="0"/>
          <w:divBdr>
            <w:top w:val="none" w:sz="0" w:space="0" w:color="auto"/>
            <w:left w:val="none" w:sz="0" w:space="0" w:color="auto"/>
            <w:bottom w:val="none" w:sz="0" w:space="0" w:color="auto"/>
            <w:right w:val="none" w:sz="0" w:space="0" w:color="auto"/>
          </w:divBdr>
        </w:div>
        <w:div w:id="487408903">
          <w:marLeft w:val="480"/>
          <w:marRight w:val="0"/>
          <w:marTop w:val="0"/>
          <w:marBottom w:val="0"/>
          <w:divBdr>
            <w:top w:val="none" w:sz="0" w:space="0" w:color="auto"/>
            <w:left w:val="none" w:sz="0" w:space="0" w:color="auto"/>
            <w:bottom w:val="none" w:sz="0" w:space="0" w:color="auto"/>
            <w:right w:val="none" w:sz="0" w:space="0" w:color="auto"/>
          </w:divBdr>
        </w:div>
        <w:div w:id="601961040">
          <w:marLeft w:val="480"/>
          <w:marRight w:val="0"/>
          <w:marTop w:val="0"/>
          <w:marBottom w:val="0"/>
          <w:divBdr>
            <w:top w:val="none" w:sz="0" w:space="0" w:color="auto"/>
            <w:left w:val="none" w:sz="0" w:space="0" w:color="auto"/>
            <w:bottom w:val="none" w:sz="0" w:space="0" w:color="auto"/>
            <w:right w:val="none" w:sz="0" w:space="0" w:color="auto"/>
          </w:divBdr>
        </w:div>
        <w:div w:id="727731782">
          <w:marLeft w:val="480"/>
          <w:marRight w:val="0"/>
          <w:marTop w:val="0"/>
          <w:marBottom w:val="0"/>
          <w:divBdr>
            <w:top w:val="none" w:sz="0" w:space="0" w:color="auto"/>
            <w:left w:val="none" w:sz="0" w:space="0" w:color="auto"/>
            <w:bottom w:val="none" w:sz="0" w:space="0" w:color="auto"/>
            <w:right w:val="none" w:sz="0" w:space="0" w:color="auto"/>
          </w:divBdr>
        </w:div>
        <w:div w:id="729501424">
          <w:marLeft w:val="480"/>
          <w:marRight w:val="0"/>
          <w:marTop w:val="0"/>
          <w:marBottom w:val="0"/>
          <w:divBdr>
            <w:top w:val="none" w:sz="0" w:space="0" w:color="auto"/>
            <w:left w:val="none" w:sz="0" w:space="0" w:color="auto"/>
            <w:bottom w:val="none" w:sz="0" w:space="0" w:color="auto"/>
            <w:right w:val="none" w:sz="0" w:space="0" w:color="auto"/>
          </w:divBdr>
        </w:div>
        <w:div w:id="793869151">
          <w:marLeft w:val="480"/>
          <w:marRight w:val="0"/>
          <w:marTop w:val="0"/>
          <w:marBottom w:val="0"/>
          <w:divBdr>
            <w:top w:val="none" w:sz="0" w:space="0" w:color="auto"/>
            <w:left w:val="none" w:sz="0" w:space="0" w:color="auto"/>
            <w:bottom w:val="none" w:sz="0" w:space="0" w:color="auto"/>
            <w:right w:val="none" w:sz="0" w:space="0" w:color="auto"/>
          </w:divBdr>
        </w:div>
      </w:divsChild>
    </w:div>
    <w:div w:id="569384079">
      <w:bodyDiv w:val="1"/>
      <w:marLeft w:val="0"/>
      <w:marRight w:val="0"/>
      <w:marTop w:val="0"/>
      <w:marBottom w:val="0"/>
      <w:divBdr>
        <w:top w:val="none" w:sz="0" w:space="0" w:color="auto"/>
        <w:left w:val="none" w:sz="0" w:space="0" w:color="auto"/>
        <w:bottom w:val="none" w:sz="0" w:space="0" w:color="auto"/>
        <w:right w:val="none" w:sz="0" w:space="0" w:color="auto"/>
      </w:divBdr>
    </w:div>
    <w:div w:id="569389263">
      <w:bodyDiv w:val="1"/>
      <w:marLeft w:val="0"/>
      <w:marRight w:val="0"/>
      <w:marTop w:val="0"/>
      <w:marBottom w:val="0"/>
      <w:divBdr>
        <w:top w:val="none" w:sz="0" w:space="0" w:color="auto"/>
        <w:left w:val="none" w:sz="0" w:space="0" w:color="auto"/>
        <w:bottom w:val="none" w:sz="0" w:space="0" w:color="auto"/>
        <w:right w:val="none" w:sz="0" w:space="0" w:color="auto"/>
      </w:divBdr>
    </w:div>
    <w:div w:id="569460112">
      <w:bodyDiv w:val="1"/>
      <w:marLeft w:val="0"/>
      <w:marRight w:val="0"/>
      <w:marTop w:val="0"/>
      <w:marBottom w:val="0"/>
      <w:divBdr>
        <w:top w:val="none" w:sz="0" w:space="0" w:color="auto"/>
        <w:left w:val="none" w:sz="0" w:space="0" w:color="auto"/>
        <w:bottom w:val="none" w:sz="0" w:space="0" w:color="auto"/>
        <w:right w:val="none" w:sz="0" w:space="0" w:color="auto"/>
      </w:divBdr>
    </w:div>
    <w:div w:id="569467998">
      <w:bodyDiv w:val="1"/>
      <w:marLeft w:val="0"/>
      <w:marRight w:val="0"/>
      <w:marTop w:val="0"/>
      <w:marBottom w:val="0"/>
      <w:divBdr>
        <w:top w:val="none" w:sz="0" w:space="0" w:color="auto"/>
        <w:left w:val="none" w:sz="0" w:space="0" w:color="auto"/>
        <w:bottom w:val="none" w:sz="0" w:space="0" w:color="auto"/>
        <w:right w:val="none" w:sz="0" w:space="0" w:color="auto"/>
      </w:divBdr>
    </w:div>
    <w:div w:id="569579862">
      <w:bodyDiv w:val="1"/>
      <w:marLeft w:val="0"/>
      <w:marRight w:val="0"/>
      <w:marTop w:val="0"/>
      <w:marBottom w:val="0"/>
      <w:divBdr>
        <w:top w:val="none" w:sz="0" w:space="0" w:color="auto"/>
        <w:left w:val="none" w:sz="0" w:space="0" w:color="auto"/>
        <w:bottom w:val="none" w:sz="0" w:space="0" w:color="auto"/>
        <w:right w:val="none" w:sz="0" w:space="0" w:color="auto"/>
      </w:divBdr>
    </w:div>
    <w:div w:id="569656228">
      <w:bodyDiv w:val="1"/>
      <w:marLeft w:val="0"/>
      <w:marRight w:val="0"/>
      <w:marTop w:val="0"/>
      <w:marBottom w:val="0"/>
      <w:divBdr>
        <w:top w:val="none" w:sz="0" w:space="0" w:color="auto"/>
        <w:left w:val="none" w:sz="0" w:space="0" w:color="auto"/>
        <w:bottom w:val="none" w:sz="0" w:space="0" w:color="auto"/>
        <w:right w:val="none" w:sz="0" w:space="0" w:color="auto"/>
      </w:divBdr>
    </w:div>
    <w:div w:id="569659099">
      <w:bodyDiv w:val="1"/>
      <w:marLeft w:val="0"/>
      <w:marRight w:val="0"/>
      <w:marTop w:val="0"/>
      <w:marBottom w:val="0"/>
      <w:divBdr>
        <w:top w:val="none" w:sz="0" w:space="0" w:color="auto"/>
        <w:left w:val="none" w:sz="0" w:space="0" w:color="auto"/>
        <w:bottom w:val="none" w:sz="0" w:space="0" w:color="auto"/>
        <w:right w:val="none" w:sz="0" w:space="0" w:color="auto"/>
      </w:divBdr>
    </w:div>
    <w:div w:id="569777108">
      <w:bodyDiv w:val="1"/>
      <w:marLeft w:val="0"/>
      <w:marRight w:val="0"/>
      <w:marTop w:val="0"/>
      <w:marBottom w:val="0"/>
      <w:divBdr>
        <w:top w:val="none" w:sz="0" w:space="0" w:color="auto"/>
        <w:left w:val="none" w:sz="0" w:space="0" w:color="auto"/>
        <w:bottom w:val="none" w:sz="0" w:space="0" w:color="auto"/>
        <w:right w:val="none" w:sz="0" w:space="0" w:color="auto"/>
      </w:divBdr>
    </w:div>
    <w:div w:id="569852130">
      <w:bodyDiv w:val="1"/>
      <w:marLeft w:val="0"/>
      <w:marRight w:val="0"/>
      <w:marTop w:val="0"/>
      <w:marBottom w:val="0"/>
      <w:divBdr>
        <w:top w:val="none" w:sz="0" w:space="0" w:color="auto"/>
        <w:left w:val="none" w:sz="0" w:space="0" w:color="auto"/>
        <w:bottom w:val="none" w:sz="0" w:space="0" w:color="auto"/>
        <w:right w:val="none" w:sz="0" w:space="0" w:color="auto"/>
      </w:divBdr>
    </w:div>
    <w:div w:id="569923222">
      <w:bodyDiv w:val="1"/>
      <w:marLeft w:val="0"/>
      <w:marRight w:val="0"/>
      <w:marTop w:val="0"/>
      <w:marBottom w:val="0"/>
      <w:divBdr>
        <w:top w:val="none" w:sz="0" w:space="0" w:color="auto"/>
        <w:left w:val="none" w:sz="0" w:space="0" w:color="auto"/>
        <w:bottom w:val="none" w:sz="0" w:space="0" w:color="auto"/>
        <w:right w:val="none" w:sz="0" w:space="0" w:color="auto"/>
      </w:divBdr>
    </w:div>
    <w:div w:id="570045071">
      <w:bodyDiv w:val="1"/>
      <w:marLeft w:val="0"/>
      <w:marRight w:val="0"/>
      <w:marTop w:val="0"/>
      <w:marBottom w:val="0"/>
      <w:divBdr>
        <w:top w:val="none" w:sz="0" w:space="0" w:color="auto"/>
        <w:left w:val="none" w:sz="0" w:space="0" w:color="auto"/>
        <w:bottom w:val="none" w:sz="0" w:space="0" w:color="auto"/>
        <w:right w:val="none" w:sz="0" w:space="0" w:color="auto"/>
      </w:divBdr>
    </w:div>
    <w:div w:id="570045852">
      <w:bodyDiv w:val="1"/>
      <w:marLeft w:val="0"/>
      <w:marRight w:val="0"/>
      <w:marTop w:val="0"/>
      <w:marBottom w:val="0"/>
      <w:divBdr>
        <w:top w:val="none" w:sz="0" w:space="0" w:color="auto"/>
        <w:left w:val="none" w:sz="0" w:space="0" w:color="auto"/>
        <w:bottom w:val="none" w:sz="0" w:space="0" w:color="auto"/>
        <w:right w:val="none" w:sz="0" w:space="0" w:color="auto"/>
      </w:divBdr>
    </w:div>
    <w:div w:id="570189325">
      <w:bodyDiv w:val="1"/>
      <w:marLeft w:val="0"/>
      <w:marRight w:val="0"/>
      <w:marTop w:val="0"/>
      <w:marBottom w:val="0"/>
      <w:divBdr>
        <w:top w:val="none" w:sz="0" w:space="0" w:color="auto"/>
        <w:left w:val="none" w:sz="0" w:space="0" w:color="auto"/>
        <w:bottom w:val="none" w:sz="0" w:space="0" w:color="auto"/>
        <w:right w:val="none" w:sz="0" w:space="0" w:color="auto"/>
      </w:divBdr>
    </w:div>
    <w:div w:id="570313603">
      <w:bodyDiv w:val="1"/>
      <w:marLeft w:val="0"/>
      <w:marRight w:val="0"/>
      <w:marTop w:val="0"/>
      <w:marBottom w:val="0"/>
      <w:divBdr>
        <w:top w:val="none" w:sz="0" w:space="0" w:color="auto"/>
        <w:left w:val="none" w:sz="0" w:space="0" w:color="auto"/>
        <w:bottom w:val="none" w:sz="0" w:space="0" w:color="auto"/>
        <w:right w:val="none" w:sz="0" w:space="0" w:color="auto"/>
      </w:divBdr>
    </w:div>
    <w:div w:id="570315156">
      <w:bodyDiv w:val="1"/>
      <w:marLeft w:val="0"/>
      <w:marRight w:val="0"/>
      <w:marTop w:val="0"/>
      <w:marBottom w:val="0"/>
      <w:divBdr>
        <w:top w:val="none" w:sz="0" w:space="0" w:color="auto"/>
        <w:left w:val="none" w:sz="0" w:space="0" w:color="auto"/>
        <w:bottom w:val="none" w:sz="0" w:space="0" w:color="auto"/>
        <w:right w:val="none" w:sz="0" w:space="0" w:color="auto"/>
      </w:divBdr>
    </w:div>
    <w:div w:id="570506588">
      <w:bodyDiv w:val="1"/>
      <w:marLeft w:val="0"/>
      <w:marRight w:val="0"/>
      <w:marTop w:val="0"/>
      <w:marBottom w:val="0"/>
      <w:divBdr>
        <w:top w:val="none" w:sz="0" w:space="0" w:color="auto"/>
        <w:left w:val="none" w:sz="0" w:space="0" w:color="auto"/>
        <w:bottom w:val="none" w:sz="0" w:space="0" w:color="auto"/>
        <w:right w:val="none" w:sz="0" w:space="0" w:color="auto"/>
      </w:divBdr>
    </w:div>
    <w:div w:id="570701730">
      <w:bodyDiv w:val="1"/>
      <w:marLeft w:val="0"/>
      <w:marRight w:val="0"/>
      <w:marTop w:val="0"/>
      <w:marBottom w:val="0"/>
      <w:divBdr>
        <w:top w:val="none" w:sz="0" w:space="0" w:color="auto"/>
        <w:left w:val="none" w:sz="0" w:space="0" w:color="auto"/>
        <w:bottom w:val="none" w:sz="0" w:space="0" w:color="auto"/>
        <w:right w:val="none" w:sz="0" w:space="0" w:color="auto"/>
      </w:divBdr>
      <w:divsChild>
        <w:div w:id="7604406">
          <w:marLeft w:val="480"/>
          <w:marRight w:val="0"/>
          <w:marTop w:val="0"/>
          <w:marBottom w:val="0"/>
          <w:divBdr>
            <w:top w:val="none" w:sz="0" w:space="0" w:color="auto"/>
            <w:left w:val="none" w:sz="0" w:space="0" w:color="auto"/>
            <w:bottom w:val="none" w:sz="0" w:space="0" w:color="auto"/>
            <w:right w:val="none" w:sz="0" w:space="0" w:color="auto"/>
          </w:divBdr>
        </w:div>
        <w:div w:id="55248848">
          <w:marLeft w:val="480"/>
          <w:marRight w:val="0"/>
          <w:marTop w:val="0"/>
          <w:marBottom w:val="0"/>
          <w:divBdr>
            <w:top w:val="none" w:sz="0" w:space="0" w:color="auto"/>
            <w:left w:val="none" w:sz="0" w:space="0" w:color="auto"/>
            <w:bottom w:val="none" w:sz="0" w:space="0" w:color="auto"/>
            <w:right w:val="none" w:sz="0" w:space="0" w:color="auto"/>
          </w:divBdr>
        </w:div>
        <w:div w:id="93015382">
          <w:marLeft w:val="480"/>
          <w:marRight w:val="0"/>
          <w:marTop w:val="0"/>
          <w:marBottom w:val="0"/>
          <w:divBdr>
            <w:top w:val="none" w:sz="0" w:space="0" w:color="auto"/>
            <w:left w:val="none" w:sz="0" w:space="0" w:color="auto"/>
            <w:bottom w:val="none" w:sz="0" w:space="0" w:color="auto"/>
            <w:right w:val="none" w:sz="0" w:space="0" w:color="auto"/>
          </w:divBdr>
        </w:div>
        <w:div w:id="139424723">
          <w:marLeft w:val="480"/>
          <w:marRight w:val="0"/>
          <w:marTop w:val="0"/>
          <w:marBottom w:val="0"/>
          <w:divBdr>
            <w:top w:val="none" w:sz="0" w:space="0" w:color="auto"/>
            <w:left w:val="none" w:sz="0" w:space="0" w:color="auto"/>
            <w:bottom w:val="none" w:sz="0" w:space="0" w:color="auto"/>
            <w:right w:val="none" w:sz="0" w:space="0" w:color="auto"/>
          </w:divBdr>
        </w:div>
        <w:div w:id="139463282">
          <w:marLeft w:val="480"/>
          <w:marRight w:val="0"/>
          <w:marTop w:val="0"/>
          <w:marBottom w:val="0"/>
          <w:divBdr>
            <w:top w:val="none" w:sz="0" w:space="0" w:color="auto"/>
            <w:left w:val="none" w:sz="0" w:space="0" w:color="auto"/>
            <w:bottom w:val="none" w:sz="0" w:space="0" w:color="auto"/>
            <w:right w:val="none" w:sz="0" w:space="0" w:color="auto"/>
          </w:divBdr>
        </w:div>
        <w:div w:id="195850516">
          <w:marLeft w:val="480"/>
          <w:marRight w:val="0"/>
          <w:marTop w:val="0"/>
          <w:marBottom w:val="0"/>
          <w:divBdr>
            <w:top w:val="none" w:sz="0" w:space="0" w:color="auto"/>
            <w:left w:val="none" w:sz="0" w:space="0" w:color="auto"/>
            <w:bottom w:val="none" w:sz="0" w:space="0" w:color="auto"/>
            <w:right w:val="none" w:sz="0" w:space="0" w:color="auto"/>
          </w:divBdr>
        </w:div>
        <w:div w:id="203979911">
          <w:marLeft w:val="480"/>
          <w:marRight w:val="0"/>
          <w:marTop w:val="0"/>
          <w:marBottom w:val="0"/>
          <w:divBdr>
            <w:top w:val="none" w:sz="0" w:space="0" w:color="auto"/>
            <w:left w:val="none" w:sz="0" w:space="0" w:color="auto"/>
            <w:bottom w:val="none" w:sz="0" w:space="0" w:color="auto"/>
            <w:right w:val="none" w:sz="0" w:space="0" w:color="auto"/>
          </w:divBdr>
        </w:div>
        <w:div w:id="244993174">
          <w:marLeft w:val="480"/>
          <w:marRight w:val="0"/>
          <w:marTop w:val="0"/>
          <w:marBottom w:val="0"/>
          <w:divBdr>
            <w:top w:val="none" w:sz="0" w:space="0" w:color="auto"/>
            <w:left w:val="none" w:sz="0" w:space="0" w:color="auto"/>
            <w:bottom w:val="none" w:sz="0" w:space="0" w:color="auto"/>
            <w:right w:val="none" w:sz="0" w:space="0" w:color="auto"/>
          </w:divBdr>
        </w:div>
        <w:div w:id="251281199">
          <w:marLeft w:val="480"/>
          <w:marRight w:val="0"/>
          <w:marTop w:val="0"/>
          <w:marBottom w:val="0"/>
          <w:divBdr>
            <w:top w:val="none" w:sz="0" w:space="0" w:color="auto"/>
            <w:left w:val="none" w:sz="0" w:space="0" w:color="auto"/>
            <w:bottom w:val="none" w:sz="0" w:space="0" w:color="auto"/>
            <w:right w:val="none" w:sz="0" w:space="0" w:color="auto"/>
          </w:divBdr>
        </w:div>
        <w:div w:id="265161825">
          <w:marLeft w:val="480"/>
          <w:marRight w:val="0"/>
          <w:marTop w:val="0"/>
          <w:marBottom w:val="0"/>
          <w:divBdr>
            <w:top w:val="none" w:sz="0" w:space="0" w:color="auto"/>
            <w:left w:val="none" w:sz="0" w:space="0" w:color="auto"/>
            <w:bottom w:val="none" w:sz="0" w:space="0" w:color="auto"/>
            <w:right w:val="none" w:sz="0" w:space="0" w:color="auto"/>
          </w:divBdr>
        </w:div>
        <w:div w:id="281426448">
          <w:marLeft w:val="480"/>
          <w:marRight w:val="0"/>
          <w:marTop w:val="0"/>
          <w:marBottom w:val="0"/>
          <w:divBdr>
            <w:top w:val="none" w:sz="0" w:space="0" w:color="auto"/>
            <w:left w:val="none" w:sz="0" w:space="0" w:color="auto"/>
            <w:bottom w:val="none" w:sz="0" w:space="0" w:color="auto"/>
            <w:right w:val="none" w:sz="0" w:space="0" w:color="auto"/>
          </w:divBdr>
        </w:div>
        <w:div w:id="340668595">
          <w:marLeft w:val="480"/>
          <w:marRight w:val="0"/>
          <w:marTop w:val="0"/>
          <w:marBottom w:val="0"/>
          <w:divBdr>
            <w:top w:val="none" w:sz="0" w:space="0" w:color="auto"/>
            <w:left w:val="none" w:sz="0" w:space="0" w:color="auto"/>
            <w:bottom w:val="none" w:sz="0" w:space="0" w:color="auto"/>
            <w:right w:val="none" w:sz="0" w:space="0" w:color="auto"/>
          </w:divBdr>
        </w:div>
        <w:div w:id="343555129">
          <w:marLeft w:val="480"/>
          <w:marRight w:val="0"/>
          <w:marTop w:val="0"/>
          <w:marBottom w:val="0"/>
          <w:divBdr>
            <w:top w:val="none" w:sz="0" w:space="0" w:color="auto"/>
            <w:left w:val="none" w:sz="0" w:space="0" w:color="auto"/>
            <w:bottom w:val="none" w:sz="0" w:space="0" w:color="auto"/>
            <w:right w:val="none" w:sz="0" w:space="0" w:color="auto"/>
          </w:divBdr>
        </w:div>
        <w:div w:id="450441292">
          <w:marLeft w:val="480"/>
          <w:marRight w:val="0"/>
          <w:marTop w:val="0"/>
          <w:marBottom w:val="0"/>
          <w:divBdr>
            <w:top w:val="none" w:sz="0" w:space="0" w:color="auto"/>
            <w:left w:val="none" w:sz="0" w:space="0" w:color="auto"/>
            <w:bottom w:val="none" w:sz="0" w:space="0" w:color="auto"/>
            <w:right w:val="none" w:sz="0" w:space="0" w:color="auto"/>
          </w:divBdr>
        </w:div>
        <w:div w:id="512451433">
          <w:marLeft w:val="480"/>
          <w:marRight w:val="0"/>
          <w:marTop w:val="0"/>
          <w:marBottom w:val="0"/>
          <w:divBdr>
            <w:top w:val="none" w:sz="0" w:space="0" w:color="auto"/>
            <w:left w:val="none" w:sz="0" w:space="0" w:color="auto"/>
            <w:bottom w:val="none" w:sz="0" w:space="0" w:color="auto"/>
            <w:right w:val="none" w:sz="0" w:space="0" w:color="auto"/>
          </w:divBdr>
        </w:div>
        <w:div w:id="514466343">
          <w:marLeft w:val="480"/>
          <w:marRight w:val="0"/>
          <w:marTop w:val="0"/>
          <w:marBottom w:val="0"/>
          <w:divBdr>
            <w:top w:val="none" w:sz="0" w:space="0" w:color="auto"/>
            <w:left w:val="none" w:sz="0" w:space="0" w:color="auto"/>
            <w:bottom w:val="none" w:sz="0" w:space="0" w:color="auto"/>
            <w:right w:val="none" w:sz="0" w:space="0" w:color="auto"/>
          </w:divBdr>
        </w:div>
        <w:div w:id="521552291">
          <w:marLeft w:val="480"/>
          <w:marRight w:val="0"/>
          <w:marTop w:val="0"/>
          <w:marBottom w:val="0"/>
          <w:divBdr>
            <w:top w:val="none" w:sz="0" w:space="0" w:color="auto"/>
            <w:left w:val="none" w:sz="0" w:space="0" w:color="auto"/>
            <w:bottom w:val="none" w:sz="0" w:space="0" w:color="auto"/>
            <w:right w:val="none" w:sz="0" w:space="0" w:color="auto"/>
          </w:divBdr>
        </w:div>
        <w:div w:id="602763068">
          <w:marLeft w:val="480"/>
          <w:marRight w:val="0"/>
          <w:marTop w:val="0"/>
          <w:marBottom w:val="0"/>
          <w:divBdr>
            <w:top w:val="none" w:sz="0" w:space="0" w:color="auto"/>
            <w:left w:val="none" w:sz="0" w:space="0" w:color="auto"/>
            <w:bottom w:val="none" w:sz="0" w:space="0" w:color="auto"/>
            <w:right w:val="none" w:sz="0" w:space="0" w:color="auto"/>
          </w:divBdr>
        </w:div>
        <w:div w:id="614947496">
          <w:marLeft w:val="480"/>
          <w:marRight w:val="0"/>
          <w:marTop w:val="0"/>
          <w:marBottom w:val="0"/>
          <w:divBdr>
            <w:top w:val="none" w:sz="0" w:space="0" w:color="auto"/>
            <w:left w:val="none" w:sz="0" w:space="0" w:color="auto"/>
            <w:bottom w:val="none" w:sz="0" w:space="0" w:color="auto"/>
            <w:right w:val="none" w:sz="0" w:space="0" w:color="auto"/>
          </w:divBdr>
        </w:div>
        <w:div w:id="618998086">
          <w:marLeft w:val="480"/>
          <w:marRight w:val="0"/>
          <w:marTop w:val="0"/>
          <w:marBottom w:val="0"/>
          <w:divBdr>
            <w:top w:val="none" w:sz="0" w:space="0" w:color="auto"/>
            <w:left w:val="none" w:sz="0" w:space="0" w:color="auto"/>
            <w:bottom w:val="none" w:sz="0" w:space="0" w:color="auto"/>
            <w:right w:val="none" w:sz="0" w:space="0" w:color="auto"/>
          </w:divBdr>
        </w:div>
        <w:div w:id="619149745">
          <w:marLeft w:val="480"/>
          <w:marRight w:val="0"/>
          <w:marTop w:val="0"/>
          <w:marBottom w:val="0"/>
          <w:divBdr>
            <w:top w:val="none" w:sz="0" w:space="0" w:color="auto"/>
            <w:left w:val="none" w:sz="0" w:space="0" w:color="auto"/>
            <w:bottom w:val="none" w:sz="0" w:space="0" w:color="auto"/>
            <w:right w:val="none" w:sz="0" w:space="0" w:color="auto"/>
          </w:divBdr>
        </w:div>
        <w:div w:id="654646815">
          <w:marLeft w:val="480"/>
          <w:marRight w:val="0"/>
          <w:marTop w:val="0"/>
          <w:marBottom w:val="0"/>
          <w:divBdr>
            <w:top w:val="none" w:sz="0" w:space="0" w:color="auto"/>
            <w:left w:val="none" w:sz="0" w:space="0" w:color="auto"/>
            <w:bottom w:val="none" w:sz="0" w:space="0" w:color="auto"/>
            <w:right w:val="none" w:sz="0" w:space="0" w:color="auto"/>
          </w:divBdr>
        </w:div>
        <w:div w:id="838151869">
          <w:marLeft w:val="480"/>
          <w:marRight w:val="0"/>
          <w:marTop w:val="0"/>
          <w:marBottom w:val="0"/>
          <w:divBdr>
            <w:top w:val="none" w:sz="0" w:space="0" w:color="auto"/>
            <w:left w:val="none" w:sz="0" w:space="0" w:color="auto"/>
            <w:bottom w:val="none" w:sz="0" w:space="0" w:color="auto"/>
            <w:right w:val="none" w:sz="0" w:space="0" w:color="auto"/>
          </w:divBdr>
        </w:div>
        <w:div w:id="838807490">
          <w:marLeft w:val="480"/>
          <w:marRight w:val="0"/>
          <w:marTop w:val="0"/>
          <w:marBottom w:val="0"/>
          <w:divBdr>
            <w:top w:val="none" w:sz="0" w:space="0" w:color="auto"/>
            <w:left w:val="none" w:sz="0" w:space="0" w:color="auto"/>
            <w:bottom w:val="none" w:sz="0" w:space="0" w:color="auto"/>
            <w:right w:val="none" w:sz="0" w:space="0" w:color="auto"/>
          </w:divBdr>
        </w:div>
        <w:div w:id="841549763">
          <w:marLeft w:val="480"/>
          <w:marRight w:val="0"/>
          <w:marTop w:val="0"/>
          <w:marBottom w:val="0"/>
          <w:divBdr>
            <w:top w:val="none" w:sz="0" w:space="0" w:color="auto"/>
            <w:left w:val="none" w:sz="0" w:space="0" w:color="auto"/>
            <w:bottom w:val="none" w:sz="0" w:space="0" w:color="auto"/>
            <w:right w:val="none" w:sz="0" w:space="0" w:color="auto"/>
          </w:divBdr>
        </w:div>
        <w:div w:id="855777869">
          <w:marLeft w:val="480"/>
          <w:marRight w:val="0"/>
          <w:marTop w:val="0"/>
          <w:marBottom w:val="0"/>
          <w:divBdr>
            <w:top w:val="none" w:sz="0" w:space="0" w:color="auto"/>
            <w:left w:val="none" w:sz="0" w:space="0" w:color="auto"/>
            <w:bottom w:val="none" w:sz="0" w:space="0" w:color="auto"/>
            <w:right w:val="none" w:sz="0" w:space="0" w:color="auto"/>
          </w:divBdr>
        </w:div>
      </w:divsChild>
    </w:div>
    <w:div w:id="570845788">
      <w:bodyDiv w:val="1"/>
      <w:marLeft w:val="0"/>
      <w:marRight w:val="0"/>
      <w:marTop w:val="0"/>
      <w:marBottom w:val="0"/>
      <w:divBdr>
        <w:top w:val="none" w:sz="0" w:space="0" w:color="auto"/>
        <w:left w:val="none" w:sz="0" w:space="0" w:color="auto"/>
        <w:bottom w:val="none" w:sz="0" w:space="0" w:color="auto"/>
        <w:right w:val="none" w:sz="0" w:space="0" w:color="auto"/>
      </w:divBdr>
    </w:div>
    <w:div w:id="570890314">
      <w:bodyDiv w:val="1"/>
      <w:marLeft w:val="0"/>
      <w:marRight w:val="0"/>
      <w:marTop w:val="0"/>
      <w:marBottom w:val="0"/>
      <w:divBdr>
        <w:top w:val="none" w:sz="0" w:space="0" w:color="auto"/>
        <w:left w:val="none" w:sz="0" w:space="0" w:color="auto"/>
        <w:bottom w:val="none" w:sz="0" w:space="0" w:color="auto"/>
        <w:right w:val="none" w:sz="0" w:space="0" w:color="auto"/>
      </w:divBdr>
    </w:div>
    <w:div w:id="570966270">
      <w:bodyDiv w:val="1"/>
      <w:marLeft w:val="0"/>
      <w:marRight w:val="0"/>
      <w:marTop w:val="0"/>
      <w:marBottom w:val="0"/>
      <w:divBdr>
        <w:top w:val="none" w:sz="0" w:space="0" w:color="auto"/>
        <w:left w:val="none" w:sz="0" w:space="0" w:color="auto"/>
        <w:bottom w:val="none" w:sz="0" w:space="0" w:color="auto"/>
        <w:right w:val="none" w:sz="0" w:space="0" w:color="auto"/>
      </w:divBdr>
    </w:div>
    <w:div w:id="570970256">
      <w:bodyDiv w:val="1"/>
      <w:marLeft w:val="0"/>
      <w:marRight w:val="0"/>
      <w:marTop w:val="0"/>
      <w:marBottom w:val="0"/>
      <w:divBdr>
        <w:top w:val="none" w:sz="0" w:space="0" w:color="auto"/>
        <w:left w:val="none" w:sz="0" w:space="0" w:color="auto"/>
        <w:bottom w:val="none" w:sz="0" w:space="0" w:color="auto"/>
        <w:right w:val="none" w:sz="0" w:space="0" w:color="auto"/>
      </w:divBdr>
    </w:div>
    <w:div w:id="571038567">
      <w:bodyDiv w:val="1"/>
      <w:marLeft w:val="0"/>
      <w:marRight w:val="0"/>
      <w:marTop w:val="0"/>
      <w:marBottom w:val="0"/>
      <w:divBdr>
        <w:top w:val="none" w:sz="0" w:space="0" w:color="auto"/>
        <w:left w:val="none" w:sz="0" w:space="0" w:color="auto"/>
        <w:bottom w:val="none" w:sz="0" w:space="0" w:color="auto"/>
        <w:right w:val="none" w:sz="0" w:space="0" w:color="auto"/>
      </w:divBdr>
    </w:div>
    <w:div w:id="571080957">
      <w:bodyDiv w:val="1"/>
      <w:marLeft w:val="0"/>
      <w:marRight w:val="0"/>
      <w:marTop w:val="0"/>
      <w:marBottom w:val="0"/>
      <w:divBdr>
        <w:top w:val="none" w:sz="0" w:space="0" w:color="auto"/>
        <w:left w:val="none" w:sz="0" w:space="0" w:color="auto"/>
        <w:bottom w:val="none" w:sz="0" w:space="0" w:color="auto"/>
        <w:right w:val="none" w:sz="0" w:space="0" w:color="auto"/>
      </w:divBdr>
      <w:divsChild>
        <w:div w:id="48572355">
          <w:marLeft w:val="480"/>
          <w:marRight w:val="0"/>
          <w:marTop w:val="0"/>
          <w:marBottom w:val="0"/>
          <w:divBdr>
            <w:top w:val="none" w:sz="0" w:space="0" w:color="auto"/>
            <w:left w:val="none" w:sz="0" w:space="0" w:color="auto"/>
            <w:bottom w:val="none" w:sz="0" w:space="0" w:color="auto"/>
            <w:right w:val="none" w:sz="0" w:space="0" w:color="auto"/>
          </w:divBdr>
        </w:div>
        <w:div w:id="133571650">
          <w:marLeft w:val="480"/>
          <w:marRight w:val="0"/>
          <w:marTop w:val="0"/>
          <w:marBottom w:val="0"/>
          <w:divBdr>
            <w:top w:val="none" w:sz="0" w:space="0" w:color="auto"/>
            <w:left w:val="none" w:sz="0" w:space="0" w:color="auto"/>
            <w:bottom w:val="none" w:sz="0" w:space="0" w:color="auto"/>
            <w:right w:val="none" w:sz="0" w:space="0" w:color="auto"/>
          </w:divBdr>
        </w:div>
        <w:div w:id="135034384">
          <w:marLeft w:val="480"/>
          <w:marRight w:val="0"/>
          <w:marTop w:val="0"/>
          <w:marBottom w:val="0"/>
          <w:divBdr>
            <w:top w:val="none" w:sz="0" w:space="0" w:color="auto"/>
            <w:left w:val="none" w:sz="0" w:space="0" w:color="auto"/>
            <w:bottom w:val="none" w:sz="0" w:space="0" w:color="auto"/>
            <w:right w:val="none" w:sz="0" w:space="0" w:color="auto"/>
          </w:divBdr>
        </w:div>
        <w:div w:id="150947901">
          <w:marLeft w:val="480"/>
          <w:marRight w:val="0"/>
          <w:marTop w:val="0"/>
          <w:marBottom w:val="0"/>
          <w:divBdr>
            <w:top w:val="none" w:sz="0" w:space="0" w:color="auto"/>
            <w:left w:val="none" w:sz="0" w:space="0" w:color="auto"/>
            <w:bottom w:val="none" w:sz="0" w:space="0" w:color="auto"/>
            <w:right w:val="none" w:sz="0" w:space="0" w:color="auto"/>
          </w:divBdr>
        </w:div>
        <w:div w:id="176316644">
          <w:marLeft w:val="480"/>
          <w:marRight w:val="0"/>
          <w:marTop w:val="0"/>
          <w:marBottom w:val="0"/>
          <w:divBdr>
            <w:top w:val="none" w:sz="0" w:space="0" w:color="auto"/>
            <w:left w:val="none" w:sz="0" w:space="0" w:color="auto"/>
            <w:bottom w:val="none" w:sz="0" w:space="0" w:color="auto"/>
            <w:right w:val="none" w:sz="0" w:space="0" w:color="auto"/>
          </w:divBdr>
        </w:div>
        <w:div w:id="187258226">
          <w:marLeft w:val="480"/>
          <w:marRight w:val="0"/>
          <w:marTop w:val="0"/>
          <w:marBottom w:val="0"/>
          <w:divBdr>
            <w:top w:val="none" w:sz="0" w:space="0" w:color="auto"/>
            <w:left w:val="none" w:sz="0" w:space="0" w:color="auto"/>
            <w:bottom w:val="none" w:sz="0" w:space="0" w:color="auto"/>
            <w:right w:val="none" w:sz="0" w:space="0" w:color="auto"/>
          </w:divBdr>
        </w:div>
        <w:div w:id="248544556">
          <w:marLeft w:val="480"/>
          <w:marRight w:val="0"/>
          <w:marTop w:val="0"/>
          <w:marBottom w:val="0"/>
          <w:divBdr>
            <w:top w:val="none" w:sz="0" w:space="0" w:color="auto"/>
            <w:left w:val="none" w:sz="0" w:space="0" w:color="auto"/>
            <w:bottom w:val="none" w:sz="0" w:space="0" w:color="auto"/>
            <w:right w:val="none" w:sz="0" w:space="0" w:color="auto"/>
          </w:divBdr>
        </w:div>
        <w:div w:id="329598876">
          <w:marLeft w:val="480"/>
          <w:marRight w:val="0"/>
          <w:marTop w:val="0"/>
          <w:marBottom w:val="0"/>
          <w:divBdr>
            <w:top w:val="none" w:sz="0" w:space="0" w:color="auto"/>
            <w:left w:val="none" w:sz="0" w:space="0" w:color="auto"/>
            <w:bottom w:val="none" w:sz="0" w:space="0" w:color="auto"/>
            <w:right w:val="none" w:sz="0" w:space="0" w:color="auto"/>
          </w:divBdr>
        </w:div>
        <w:div w:id="329866857">
          <w:marLeft w:val="480"/>
          <w:marRight w:val="0"/>
          <w:marTop w:val="0"/>
          <w:marBottom w:val="0"/>
          <w:divBdr>
            <w:top w:val="none" w:sz="0" w:space="0" w:color="auto"/>
            <w:left w:val="none" w:sz="0" w:space="0" w:color="auto"/>
            <w:bottom w:val="none" w:sz="0" w:space="0" w:color="auto"/>
            <w:right w:val="none" w:sz="0" w:space="0" w:color="auto"/>
          </w:divBdr>
        </w:div>
        <w:div w:id="345375573">
          <w:marLeft w:val="480"/>
          <w:marRight w:val="0"/>
          <w:marTop w:val="0"/>
          <w:marBottom w:val="0"/>
          <w:divBdr>
            <w:top w:val="none" w:sz="0" w:space="0" w:color="auto"/>
            <w:left w:val="none" w:sz="0" w:space="0" w:color="auto"/>
            <w:bottom w:val="none" w:sz="0" w:space="0" w:color="auto"/>
            <w:right w:val="none" w:sz="0" w:space="0" w:color="auto"/>
          </w:divBdr>
        </w:div>
        <w:div w:id="371541546">
          <w:marLeft w:val="480"/>
          <w:marRight w:val="0"/>
          <w:marTop w:val="0"/>
          <w:marBottom w:val="0"/>
          <w:divBdr>
            <w:top w:val="none" w:sz="0" w:space="0" w:color="auto"/>
            <w:left w:val="none" w:sz="0" w:space="0" w:color="auto"/>
            <w:bottom w:val="none" w:sz="0" w:space="0" w:color="auto"/>
            <w:right w:val="none" w:sz="0" w:space="0" w:color="auto"/>
          </w:divBdr>
        </w:div>
        <w:div w:id="414399487">
          <w:marLeft w:val="480"/>
          <w:marRight w:val="0"/>
          <w:marTop w:val="0"/>
          <w:marBottom w:val="0"/>
          <w:divBdr>
            <w:top w:val="none" w:sz="0" w:space="0" w:color="auto"/>
            <w:left w:val="none" w:sz="0" w:space="0" w:color="auto"/>
            <w:bottom w:val="none" w:sz="0" w:space="0" w:color="auto"/>
            <w:right w:val="none" w:sz="0" w:space="0" w:color="auto"/>
          </w:divBdr>
        </w:div>
        <w:div w:id="425007067">
          <w:marLeft w:val="480"/>
          <w:marRight w:val="0"/>
          <w:marTop w:val="0"/>
          <w:marBottom w:val="0"/>
          <w:divBdr>
            <w:top w:val="none" w:sz="0" w:space="0" w:color="auto"/>
            <w:left w:val="none" w:sz="0" w:space="0" w:color="auto"/>
            <w:bottom w:val="none" w:sz="0" w:space="0" w:color="auto"/>
            <w:right w:val="none" w:sz="0" w:space="0" w:color="auto"/>
          </w:divBdr>
        </w:div>
        <w:div w:id="459301993">
          <w:marLeft w:val="480"/>
          <w:marRight w:val="0"/>
          <w:marTop w:val="0"/>
          <w:marBottom w:val="0"/>
          <w:divBdr>
            <w:top w:val="none" w:sz="0" w:space="0" w:color="auto"/>
            <w:left w:val="none" w:sz="0" w:space="0" w:color="auto"/>
            <w:bottom w:val="none" w:sz="0" w:space="0" w:color="auto"/>
            <w:right w:val="none" w:sz="0" w:space="0" w:color="auto"/>
          </w:divBdr>
        </w:div>
        <w:div w:id="490294004">
          <w:marLeft w:val="480"/>
          <w:marRight w:val="0"/>
          <w:marTop w:val="0"/>
          <w:marBottom w:val="0"/>
          <w:divBdr>
            <w:top w:val="none" w:sz="0" w:space="0" w:color="auto"/>
            <w:left w:val="none" w:sz="0" w:space="0" w:color="auto"/>
            <w:bottom w:val="none" w:sz="0" w:space="0" w:color="auto"/>
            <w:right w:val="none" w:sz="0" w:space="0" w:color="auto"/>
          </w:divBdr>
        </w:div>
        <w:div w:id="491290126">
          <w:marLeft w:val="480"/>
          <w:marRight w:val="0"/>
          <w:marTop w:val="0"/>
          <w:marBottom w:val="0"/>
          <w:divBdr>
            <w:top w:val="none" w:sz="0" w:space="0" w:color="auto"/>
            <w:left w:val="none" w:sz="0" w:space="0" w:color="auto"/>
            <w:bottom w:val="none" w:sz="0" w:space="0" w:color="auto"/>
            <w:right w:val="none" w:sz="0" w:space="0" w:color="auto"/>
          </w:divBdr>
        </w:div>
        <w:div w:id="518934213">
          <w:marLeft w:val="480"/>
          <w:marRight w:val="0"/>
          <w:marTop w:val="0"/>
          <w:marBottom w:val="0"/>
          <w:divBdr>
            <w:top w:val="none" w:sz="0" w:space="0" w:color="auto"/>
            <w:left w:val="none" w:sz="0" w:space="0" w:color="auto"/>
            <w:bottom w:val="none" w:sz="0" w:space="0" w:color="auto"/>
            <w:right w:val="none" w:sz="0" w:space="0" w:color="auto"/>
          </w:divBdr>
        </w:div>
        <w:div w:id="558563835">
          <w:marLeft w:val="480"/>
          <w:marRight w:val="0"/>
          <w:marTop w:val="0"/>
          <w:marBottom w:val="0"/>
          <w:divBdr>
            <w:top w:val="none" w:sz="0" w:space="0" w:color="auto"/>
            <w:left w:val="none" w:sz="0" w:space="0" w:color="auto"/>
            <w:bottom w:val="none" w:sz="0" w:space="0" w:color="auto"/>
            <w:right w:val="none" w:sz="0" w:space="0" w:color="auto"/>
          </w:divBdr>
        </w:div>
        <w:div w:id="653873247">
          <w:marLeft w:val="480"/>
          <w:marRight w:val="0"/>
          <w:marTop w:val="0"/>
          <w:marBottom w:val="0"/>
          <w:divBdr>
            <w:top w:val="none" w:sz="0" w:space="0" w:color="auto"/>
            <w:left w:val="none" w:sz="0" w:space="0" w:color="auto"/>
            <w:bottom w:val="none" w:sz="0" w:space="0" w:color="auto"/>
            <w:right w:val="none" w:sz="0" w:space="0" w:color="auto"/>
          </w:divBdr>
        </w:div>
        <w:div w:id="746457635">
          <w:marLeft w:val="480"/>
          <w:marRight w:val="0"/>
          <w:marTop w:val="0"/>
          <w:marBottom w:val="0"/>
          <w:divBdr>
            <w:top w:val="none" w:sz="0" w:space="0" w:color="auto"/>
            <w:left w:val="none" w:sz="0" w:space="0" w:color="auto"/>
            <w:bottom w:val="none" w:sz="0" w:space="0" w:color="auto"/>
            <w:right w:val="none" w:sz="0" w:space="0" w:color="auto"/>
          </w:divBdr>
        </w:div>
        <w:div w:id="753011272">
          <w:marLeft w:val="480"/>
          <w:marRight w:val="0"/>
          <w:marTop w:val="0"/>
          <w:marBottom w:val="0"/>
          <w:divBdr>
            <w:top w:val="none" w:sz="0" w:space="0" w:color="auto"/>
            <w:left w:val="none" w:sz="0" w:space="0" w:color="auto"/>
            <w:bottom w:val="none" w:sz="0" w:space="0" w:color="auto"/>
            <w:right w:val="none" w:sz="0" w:space="0" w:color="auto"/>
          </w:divBdr>
        </w:div>
        <w:div w:id="773743700">
          <w:marLeft w:val="480"/>
          <w:marRight w:val="0"/>
          <w:marTop w:val="0"/>
          <w:marBottom w:val="0"/>
          <w:divBdr>
            <w:top w:val="none" w:sz="0" w:space="0" w:color="auto"/>
            <w:left w:val="none" w:sz="0" w:space="0" w:color="auto"/>
            <w:bottom w:val="none" w:sz="0" w:space="0" w:color="auto"/>
            <w:right w:val="none" w:sz="0" w:space="0" w:color="auto"/>
          </w:divBdr>
        </w:div>
        <w:div w:id="797067872">
          <w:marLeft w:val="480"/>
          <w:marRight w:val="0"/>
          <w:marTop w:val="0"/>
          <w:marBottom w:val="0"/>
          <w:divBdr>
            <w:top w:val="none" w:sz="0" w:space="0" w:color="auto"/>
            <w:left w:val="none" w:sz="0" w:space="0" w:color="auto"/>
            <w:bottom w:val="none" w:sz="0" w:space="0" w:color="auto"/>
            <w:right w:val="none" w:sz="0" w:space="0" w:color="auto"/>
          </w:divBdr>
        </w:div>
        <w:div w:id="810638078">
          <w:marLeft w:val="480"/>
          <w:marRight w:val="0"/>
          <w:marTop w:val="0"/>
          <w:marBottom w:val="0"/>
          <w:divBdr>
            <w:top w:val="none" w:sz="0" w:space="0" w:color="auto"/>
            <w:left w:val="none" w:sz="0" w:space="0" w:color="auto"/>
            <w:bottom w:val="none" w:sz="0" w:space="0" w:color="auto"/>
            <w:right w:val="none" w:sz="0" w:space="0" w:color="auto"/>
          </w:divBdr>
        </w:div>
      </w:divsChild>
    </w:div>
    <w:div w:id="571157550">
      <w:bodyDiv w:val="1"/>
      <w:marLeft w:val="0"/>
      <w:marRight w:val="0"/>
      <w:marTop w:val="0"/>
      <w:marBottom w:val="0"/>
      <w:divBdr>
        <w:top w:val="none" w:sz="0" w:space="0" w:color="auto"/>
        <w:left w:val="none" w:sz="0" w:space="0" w:color="auto"/>
        <w:bottom w:val="none" w:sz="0" w:space="0" w:color="auto"/>
        <w:right w:val="none" w:sz="0" w:space="0" w:color="auto"/>
      </w:divBdr>
    </w:div>
    <w:div w:id="571237757">
      <w:bodyDiv w:val="1"/>
      <w:marLeft w:val="0"/>
      <w:marRight w:val="0"/>
      <w:marTop w:val="0"/>
      <w:marBottom w:val="0"/>
      <w:divBdr>
        <w:top w:val="none" w:sz="0" w:space="0" w:color="auto"/>
        <w:left w:val="none" w:sz="0" w:space="0" w:color="auto"/>
        <w:bottom w:val="none" w:sz="0" w:space="0" w:color="auto"/>
        <w:right w:val="none" w:sz="0" w:space="0" w:color="auto"/>
      </w:divBdr>
    </w:div>
    <w:div w:id="571279914">
      <w:bodyDiv w:val="1"/>
      <w:marLeft w:val="0"/>
      <w:marRight w:val="0"/>
      <w:marTop w:val="0"/>
      <w:marBottom w:val="0"/>
      <w:divBdr>
        <w:top w:val="none" w:sz="0" w:space="0" w:color="auto"/>
        <w:left w:val="none" w:sz="0" w:space="0" w:color="auto"/>
        <w:bottom w:val="none" w:sz="0" w:space="0" w:color="auto"/>
        <w:right w:val="none" w:sz="0" w:space="0" w:color="auto"/>
      </w:divBdr>
    </w:div>
    <w:div w:id="571308927">
      <w:bodyDiv w:val="1"/>
      <w:marLeft w:val="0"/>
      <w:marRight w:val="0"/>
      <w:marTop w:val="0"/>
      <w:marBottom w:val="0"/>
      <w:divBdr>
        <w:top w:val="none" w:sz="0" w:space="0" w:color="auto"/>
        <w:left w:val="none" w:sz="0" w:space="0" w:color="auto"/>
        <w:bottom w:val="none" w:sz="0" w:space="0" w:color="auto"/>
        <w:right w:val="none" w:sz="0" w:space="0" w:color="auto"/>
      </w:divBdr>
    </w:div>
    <w:div w:id="571349526">
      <w:bodyDiv w:val="1"/>
      <w:marLeft w:val="0"/>
      <w:marRight w:val="0"/>
      <w:marTop w:val="0"/>
      <w:marBottom w:val="0"/>
      <w:divBdr>
        <w:top w:val="none" w:sz="0" w:space="0" w:color="auto"/>
        <w:left w:val="none" w:sz="0" w:space="0" w:color="auto"/>
        <w:bottom w:val="none" w:sz="0" w:space="0" w:color="auto"/>
        <w:right w:val="none" w:sz="0" w:space="0" w:color="auto"/>
      </w:divBdr>
    </w:div>
    <w:div w:id="571501432">
      <w:bodyDiv w:val="1"/>
      <w:marLeft w:val="0"/>
      <w:marRight w:val="0"/>
      <w:marTop w:val="0"/>
      <w:marBottom w:val="0"/>
      <w:divBdr>
        <w:top w:val="none" w:sz="0" w:space="0" w:color="auto"/>
        <w:left w:val="none" w:sz="0" w:space="0" w:color="auto"/>
        <w:bottom w:val="none" w:sz="0" w:space="0" w:color="auto"/>
        <w:right w:val="none" w:sz="0" w:space="0" w:color="auto"/>
      </w:divBdr>
    </w:div>
    <w:div w:id="571503953">
      <w:bodyDiv w:val="1"/>
      <w:marLeft w:val="0"/>
      <w:marRight w:val="0"/>
      <w:marTop w:val="0"/>
      <w:marBottom w:val="0"/>
      <w:divBdr>
        <w:top w:val="none" w:sz="0" w:space="0" w:color="auto"/>
        <w:left w:val="none" w:sz="0" w:space="0" w:color="auto"/>
        <w:bottom w:val="none" w:sz="0" w:space="0" w:color="auto"/>
        <w:right w:val="none" w:sz="0" w:space="0" w:color="auto"/>
      </w:divBdr>
    </w:div>
    <w:div w:id="571698435">
      <w:bodyDiv w:val="1"/>
      <w:marLeft w:val="0"/>
      <w:marRight w:val="0"/>
      <w:marTop w:val="0"/>
      <w:marBottom w:val="0"/>
      <w:divBdr>
        <w:top w:val="none" w:sz="0" w:space="0" w:color="auto"/>
        <w:left w:val="none" w:sz="0" w:space="0" w:color="auto"/>
        <w:bottom w:val="none" w:sz="0" w:space="0" w:color="auto"/>
        <w:right w:val="none" w:sz="0" w:space="0" w:color="auto"/>
      </w:divBdr>
    </w:div>
    <w:div w:id="571738309">
      <w:bodyDiv w:val="1"/>
      <w:marLeft w:val="0"/>
      <w:marRight w:val="0"/>
      <w:marTop w:val="0"/>
      <w:marBottom w:val="0"/>
      <w:divBdr>
        <w:top w:val="none" w:sz="0" w:space="0" w:color="auto"/>
        <w:left w:val="none" w:sz="0" w:space="0" w:color="auto"/>
        <w:bottom w:val="none" w:sz="0" w:space="0" w:color="auto"/>
        <w:right w:val="none" w:sz="0" w:space="0" w:color="auto"/>
      </w:divBdr>
    </w:div>
    <w:div w:id="571812374">
      <w:bodyDiv w:val="1"/>
      <w:marLeft w:val="0"/>
      <w:marRight w:val="0"/>
      <w:marTop w:val="0"/>
      <w:marBottom w:val="0"/>
      <w:divBdr>
        <w:top w:val="none" w:sz="0" w:space="0" w:color="auto"/>
        <w:left w:val="none" w:sz="0" w:space="0" w:color="auto"/>
        <w:bottom w:val="none" w:sz="0" w:space="0" w:color="auto"/>
        <w:right w:val="none" w:sz="0" w:space="0" w:color="auto"/>
      </w:divBdr>
    </w:div>
    <w:div w:id="571935306">
      <w:bodyDiv w:val="1"/>
      <w:marLeft w:val="0"/>
      <w:marRight w:val="0"/>
      <w:marTop w:val="0"/>
      <w:marBottom w:val="0"/>
      <w:divBdr>
        <w:top w:val="none" w:sz="0" w:space="0" w:color="auto"/>
        <w:left w:val="none" w:sz="0" w:space="0" w:color="auto"/>
        <w:bottom w:val="none" w:sz="0" w:space="0" w:color="auto"/>
        <w:right w:val="none" w:sz="0" w:space="0" w:color="auto"/>
      </w:divBdr>
    </w:div>
    <w:div w:id="571965001">
      <w:bodyDiv w:val="1"/>
      <w:marLeft w:val="0"/>
      <w:marRight w:val="0"/>
      <w:marTop w:val="0"/>
      <w:marBottom w:val="0"/>
      <w:divBdr>
        <w:top w:val="none" w:sz="0" w:space="0" w:color="auto"/>
        <w:left w:val="none" w:sz="0" w:space="0" w:color="auto"/>
        <w:bottom w:val="none" w:sz="0" w:space="0" w:color="auto"/>
        <w:right w:val="none" w:sz="0" w:space="0" w:color="auto"/>
      </w:divBdr>
    </w:div>
    <w:div w:id="572010732">
      <w:bodyDiv w:val="1"/>
      <w:marLeft w:val="0"/>
      <w:marRight w:val="0"/>
      <w:marTop w:val="0"/>
      <w:marBottom w:val="0"/>
      <w:divBdr>
        <w:top w:val="none" w:sz="0" w:space="0" w:color="auto"/>
        <w:left w:val="none" w:sz="0" w:space="0" w:color="auto"/>
        <w:bottom w:val="none" w:sz="0" w:space="0" w:color="auto"/>
        <w:right w:val="none" w:sz="0" w:space="0" w:color="auto"/>
      </w:divBdr>
      <w:divsChild>
        <w:div w:id="53429726">
          <w:marLeft w:val="480"/>
          <w:marRight w:val="0"/>
          <w:marTop w:val="0"/>
          <w:marBottom w:val="0"/>
          <w:divBdr>
            <w:top w:val="none" w:sz="0" w:space="0" w:color="auto"/>
            <w:left w:val="none" w:sz="0" w:space="0" w:color="auto"/>
            <w:bottom w:val="none" w:sz="0" w:space="0" w:color="auto"/>
            <w:right w:val="none" w:sz="0" w:space="0" w:color="auto"/>
          </w:divBdr>
        </w:div>
        <w:div w:id="86469576">
          <w:marLeft w:val="480"/>
          <w:marRight w:val="0"/>
          <w:marTop w:val="0"/>
          <w:marBottom w:val="0"/>
          <w:divBdr>
            <w:top w:val="none" w:sz="0" w:space="0" w:color="auto"/>
            <w:left w:val="none" w:sz="0" w:space="0" w:color="auto"/>
            <w:bottom w:val="none" w:sz="0" w:space="0" w:color="auto"/>
            <w:right w:val="none" w:sz="0" w:space="0" w:color="auto"/>
          </w:divBdr>
        </w:div>
        <w:div w:id="374696518">
          <w:marLeft w:val="480"/>
          <w:marRight w:val="0"/>
          <w:marTop w:val="0"/>
          <w:marBottom w:val="0"/>
          <w:divBdr>
            <w:top w:val="none" w:sz="0" w:space="0" w:color="auto"/>
            <w:left w:val="none" w:sz="0" w:space="0" w:color="auto"/>
            <w:bottom w:val="none" w:sz="0" w:space="0" w:color="auto"/>
            <w:right w:val="none" w:sz="0" w:space="0" w:color="auto"/>
          </w:divBdr>
        </w:div>
        <w:div w:id="399641116">
          <w:marLeft w:val="480"/>
          <w:marRight w:val="0"/>
          <w:marTop w:val="0"/>
          <w:marBottom w:val="0"/>
          <w:divBdr>
            <w:top w:val="none" w:sz="0" w:space="0" w:color="auto"/>
            <w:left w:val="none" w:sz="0" w:space="0" w:color="auto"/>
            <w:bottom w:val="none" w:sz="0" w:space="0" w:color="auto"/>
            <w:right w:val="none" w:sz="0" w:space="0" w:color="auto"/>
          </w:divBdr>
        </w:div>
        <w:div w:id="718629124">
          <w:marLeft w:val="480"/>
          <w:marRight w:val="0"/>
          <w:marTop w:val="0"/>
          <w:marBottom w:val="0"/>
          <w:divBdr>
            <w:top w:val="none" w:sz="0" w:space="0" w:color="auto"/>
            <w:left w:val="none" w:sz="0" w:space="0" w:color="auto"/>
            <w:bottom w:val="none" w:sz="0" w:space="0" w:color="auto"/>
            <w:right w:val="none" w:sz="0" w:space="0" w:color="auto"/>
          </w:divBdr>
        </w:div>
      </w:divsChild>
    </w:div>
    <w:div w:id="572083520">
      <w:bodyDiv w:val="1"/>
      <w:marLeft w:val="0"/>
      <w:marRight w:val="0"/>
      <w:marTop w:val="0"/>
      <w:marBottom w:val="0"/>
      <w:divBdr>
        <w:top w:val="none" w:sz="0" w:space="0" w:color="auto"/>
        <w:left w:val="none" w:sz="0" w:space="0" w:color="auto"/>
        <w:bottom w:val="none" w:sz="0" w:space="0" w:color="auto"/>
        <w:right w:val="none" w:sz="0" w:space="0" w:color="auto"/>
      </w:divBdr>
    </w:div>
    <w:div w:id="572155732">
      <w:bodyDiv w:val="1"/>
      <w:marLeft w:val="0"/>
      <w:marRight w:val="0"/>
      <w:marTop w:val="0"/>
      <w:marBottom w:val="0"/>
      <w:divBdr>
        <w:top w:val="none" w:sz="0" w:space="0" w:color="auto"/>
        <w:left w:val="none" w:sz="0" w:space="0" w:color="auto"/>
        <w:bottom w:val="none" w:sz="0" w:space="0" w:color="auto"/>
        <w:right w:val="none" w:sz="0" w:space="0" w:color="auto"/>
      </w:divBdr>
    </w:div>
    <w:div w:id="572158494">
      <w:bodyDiv w:val="1"/>
      <w:marLeft w:val="0"/>
      <w:marRight w:val="0"/>
      <w:marTop w:val="0"/>
      <w:marBottom w:val="0"/>
      <w:divBdr>
        <w:top w:val="none" w:sz="0" w:space="0" w:color="auto"/>
        <w:left w:val="none" w:sz="0" w:space="0" w:color="auto"/>
        <w:bottom w:val="none" w:sz="0" w:space="0" w:color="auto"/>
        <w:right w:val="none" w:sz="0" w:space="0" w:color="auto"/>
      </w:divBdr>
    </w:div>
    <w:div w:id="572199374">
      <w:bodyDiv w:val="1"/>
      <w:marLeft w:val="0"/>
      <w:marRight w:val="0"/>
      <w:marTop w:val="0"/>
      <w:marBottom w:val="0"/>
      <w:divBdr>
        <w:top w:val="none" w:sz="0" w:space="0" w:color="auto"/>
        <w:left w:val="none" w:sz="0" w:space="0" w:color="auto"/>
        <w:bottom w:val="none" w:sz="0" w:space="0" w:color="auto"/>
        <w:right w:val="none" w:sz="0" w:space="0" w:color="auto"/>
      </w:divBdr>
    </w:div>
    <w:div w:id="572205770">
      <w:bodyDiv w:val="1"/>
      <w:marLeft w:val="0"/>
      <w:marRight w:val="0"/>
      <w:marTop w:val="0"/>
      <w:marBottom w:val="0"/>
      <w:divBdr>
        <w:top w:val="none" w:sz="0" w:space="0" w:color="auto"/>
        <w:left w:val="none" w:sz="0" w:space="0" w:color="auto"/>
        <w:bottom w:val="none" w:sz="0" w:space="0" w:color="auto"/>
        <w:right w:val="none" w:sz="0" w:space="0" w:color="auto"/>
      </w:divBdr>
    </w:div>
    <w:div w:id="572281625">
      <w:bodyDiv w:val="1"/>
      <w:marLeft w:val="0"/>
      <w:marRight w:val="0"/>
      <w:marTop w:val="0"/>
      <w:marBottom w:val="0"/>
      <w:divBdr>
        <w:top w:val="none" w:sz="0" w:space="0" w:color="auto"/>
        <w:left w:val="none" w:sz="0" w:space="0" w:color="auto"/>
        <w:bottom w:val="none" w:sz="0" w:space="0" w:color="auto"/>
        <w:right w:val="none" w:sz="0" w:space="0" w:color="auto"/>
      </w:divBdr>
    </w:div>
    <w:div w:id="572400323">
      <w:bodyDiv w:val="1"/>
      <w:marLeft w:val="0"/>
      <w:marRight w:val="0"/>
      <w:marTop w:val="0"/>
      <w:marBottom w:val="0"/>
      <w:divBdr>
        <w:top w:val="none" w:sz="0" w:space="0" w:color="auto"/>
        <w:left w:val="none" w:sz="0" w:space="0" w:color="auto"/>
        <w:bottom w:val="none" w:sz="0" w:space="0" w:color="auto"/>
        <w:right w:val="none" w:sz="0" w:space="0" w:color="auto"/>
      </w:divBdr>
    </w:div>
    <w:div w:id="572473169">
      <w:bodyDiv w:val="1"/>
      <w:marLeft w:val="0"/>
      <w:marRight w:val="0"/>
      <w:marTop w:val="0"/>
      <w:marBottom w:val="0"/>
      <w:divBdr>
        <w:top w:val="none" w:sz="0" w:space="0" w:color="auto"/>
        <w:left w:val="none" w:sz="0" w:space="0" w:color="auto"/>
        <w:bottom w:val="none" w:sz="0" w:space="0" w:color="auto"/>
        <w:right w:val="none" w:sz="0" w:space="0" w:color="auto"/>
      </w:divBdr>
    </w:div>
    <w:div w:id="572473420">
      <w:bodyDiv w:val="1"/>
      <w:marLeft w:val="0"/>
      <w:marRight w:val="0"/>
      <w:marTop w:val="0"/>
      <w:marBottom w:val="0"/>
      <w:divBdr>
        <w:top w:val="none" w:sz="0" w:space="0" w:color="auto"/>
        <w:left w:val="none" w:sz="0" w:space="0" w:color="auto"/>
        <w:bottom w:val="none" w:sz="0" w:space="0" w:color="auto"/>
        <w:right w:val="none" w:sz="0" w:space="0" w:color="auto"/>
      </w:divBdr>
    </w:div>
    <w:div w:id="572475682">
      <w:bodyDiv w:val="1"/>
      <w:marLeft w:val="0"/>
      <w:marRight w:val="0"/>
      <w:marTop w:val="0"/>
      <w:marBottom w:val="0"/>
      <w:divBdr>
        <w:top w:val="none" w:sz="0" w:space="0" w:color="auto"/>
        <w:left w:val="none" w:sz="0" w:space="0" w:color="auto"/>
        <w:bottom w:val="none" w:sz="0" w:space="0" w:color="auto"/>
        <w:right w:val="none" w:sz="0" w:space="0" w:color="auto"/>
      </w:divBdr>
    </w:div>
    <w:div w:id="572549154">
      <w:bodyDiv w:val="1"/>
      <w:marLeft w:val="0"/>
      <w:marRight w:val="0"/>
      <w:marTop w:val="0"/>
      <w:marBottom w:val="0"/>
      <w:divBdr>
        <w:top w:val="none" w:sz="0" w:space="0" w:color="auto"/>
        <w:left w:val="none" w:sz="0" w:space="0" w:color="auto"/>
        <w:bottom w:val="none" w:sz="0" w:space="0" w:color="auto"/>
        <w:right w:val="none" w:sz="0" w:space="0" w:color="auto"/>
      </w:divBdr>
    </w:div>
    <w:div w:id="572550473">
      <w:bodyDiv w:val="1"/>
      <w:marLeft w:val="0"/>
      <w:marRight w:val="0"/>
      <w:marTop w:val="0"/>
      <w:marBottom w:val="0"/>
      <w:divBdr>
        <w:top w:val="none" w:sz="0" w:space="0" w:color="auto"/>
        <w:left w:val="none" w:sz="0" w:space="0" w:color="auto"/>
        <w:bottom w:val="none" w:sz="0" w:space="0" w:color="auto"/>
        <w:right w:val="none" w:sz="0" w:space="0" w:color="auto"/>
      </w:divBdr>
    </w:div>
    <w:div w:id="572737027">
      <w:bodyDiv w:val="1"/>
      <w:marLeft w:val="0"/>
      <w:marRight w:val="0"/>
      <w:marTop w:val="0"/>
      <w:marBottom w:val="0"/>
      <w:divBdr>
        <w:top w:val="none" w:sz="0" w:space="0" w:color="auto"/>
        <w:left w:val="none" w:sz="0" w:space="0" w:color="auto"/>
        <w:bottom w:val="none" w:sz="0" w:space="0" w:color="auto"/>
        <w:right w:val="none" w:sz="0" w:space="0" w:color="auto"/>
      </w:divBdr>
    </w:div>
    <w:div w:id="572737658">
      <w:bodyDiv w:val="1"/>
      <w:marLeft w:val="0"/>
      <w:marRight w:val="0"/>
      <w:marTop w:val="0"/>
      <w:marBottom w:val="0"/>
      <w:divBdr>
        <w:top w:val="none" w:sz="0" w:space="0" w:color="auto"/>
        <w:left w:val="none" w:sz="0" w:space="0" w:color="auto"/>
        <w:bottom w:val="none" w:sz="0" w:space="0" w:color="auto"/>
        <w:right w:val="none" w:sz="0" w:space="0" w:color="auto"/>
      </w:divBdr>
    </w:div>
    <w:div w:id="572816420">
      <w:bodyDiv w:val="1"/>
      <w:marLeft w:val="0"/>
      <w:marRight w:val="0"/>
      <w:marTop w:val="0"/>
      <w:marBottom w:val="0"/>
      <w:divBdr>
        <w:top w:val="none" w:sz="0" w:space="0" w:color="auto"/>
        <w:left w:val="none" w:sz="0" w:space="0" w:color="auto"/>
        <w:bottom w:val="none" w:sz="0" w:space="0" w:color="auto"/>
        <w:right w:val="none" w:sz="0" w:space="0" w:color="auto"/>
      </w:divBdr>
    </w:div>
    <w:div w:id="572931098">
      <w:bodyDiv w:val="1"/>
      <w:marLeft w:val="0"/>
      <w:marRight w:val="0"/>
      <w:marTop w:val="0"/>
      <w:marBottom w:val="0"/>
      <w:divBdr>
        <w:top w:val="none" w:sz="0" w:space="0" w:color="auto"/>
        <w:left w:val="none" w:sz="0" w:space="0" w:color="auto"/>
        <w:bottom w:val="none" w:sz="0" w:space="0" w:color="auto"/>
        <w:right w:val="none" w:sz="0" w:space="0" w:color="auto"/>
      </w:divBdr>
    </w:div>
    <w:div w:id="573003716">
      <w:bodyDiv w:val="1"/>
      <w:marLeft w:val="0"/>
      <w:marRight w:val="0"/>
      <w:marTop w:val="0"/>
      <w:marBottom w:val="0"/>
      <w:divBdr>
        <w:top w:val="none" w:sz="0" w:space="0" w:color="auto"/>
        <w:left w:val="none" w:sz="0" w:space="0" w:color="auto"/>
        <w:bottom w:val="none" w:sz="0" w:space="0" w:color="auto"/>
        <w:right w:val="none" w:sz="0" w:space="0" w:color="auto"/>
      </w:divBdr>
    </w:div>
    <w:div w:id="573048255">
      <w:bodyDiv w:val="1"/>
      <w:marLeft w:val="0"/>
      <w:marRight w:val="0"/>
      <w:marTop w:val="0"/>
      <w:marBottom w:val="0"/>
      <w:divBdr>
        <w:top w:val="none" w:sz="0" w:space="0" w:color="auto"/>
        <w:left w:val="none" w:sz="0" w:space="0" w:color="auto"/>
        <w:bottom w:val="none" w:sz="0" w:space="0" w:color="auto"/>
        <w:right w:val="none" w:sz="0" w:space="0" w:color="auto"/>
      </w:divBdr>
    </w:div>
    <w:div w:id="573125309">
      <w:bodyDiv w:val="1"/>
      <w:marLeft w:val="0"/>
      <w:marRight w:val="0"/>
      <w:marTop w:val="0"/>
      <w:marBottom w:val="0"/>
      <w:divBdr>
        <w:top w:val="none" w:sz="0" w:space="0" w:color="auto"/>
        <w:left w:val="none" w:sz="0" w:space="0" w:color="auto"/>
        <w:bottom w:val="none" w:sz="0" w:space="0" w:color="auto"/>
        <w:right w:val="none" w:sz="0" w:space="0" w:color="auto"/>
      </w:divBdr>
    </w:div>
    <w:div w:id="573198273">
      <w:bodyDiv w:val="1"/>
      <w:marLeft w:val="0"/>
      <w:marRight w:val="0"/>
      <w:marTop w:val="0"/>
      <w:marBottom w:val="0"/>
      <w:divBdr>
        <w:top w:val="none" w:sz="0" w:space="0" w:color="auto"/>
        <w:left w:val="none" w:sz="0" w:space="0" w:color="auto"/>
        <w:bottom w:val="none" w:sz="0" w:space="0" w:color="auto"/>
        <w:right w:val="none" w:sz="0" w:space="0" w:color="auto"/>
      </w:divBdr>
    </w:div>
    <w:div w:id="573203166">
      <w:bodyDiv w:val="1"/>
      <w:marLeft w:val="0"/>
      <w:marRight w:val="0"/>
      <w:marTop w:val="0"/>
      <w:marBottom w:val="0"/>
      <w:divBdr>
        <w:top w:val="none" w:sz="0" w:space="0" w:color="auto"/>
        <w:left w:val="none" w:sz="0" w:space="0" w:color="auto"/>
        <w:bottom w:val="none" w:sz="0" w:space="0" w:color="auto"/>
        <w:right w:val="none" w:sz="0" w:space="0" w:color="auto"/>
      </w:divBdr>
    </w:div>
    <w:div w:id="573275233">
      <w:bodyDiv w:val="1"/>
      <w:marLeft w:val="0"/>
      <w:marRight w:val="0"/>
      <w:marTop w:val="0"/>
      <w:marBottom w:val="0"/>
      <w:divBdr>
        <w:top w:val="none" w:sz="0" w:space="0" w:color="auto"/>
        <w:left w:val="none" w:sz="0" w:space="0" w:color="auto"/>
        <w:bottom w:val="none" w:sz="0" w:space="0" w:color="auto"/>
        <w:right w:val="none" w:sz="0" w:space="0" w:color="auto"/>
      </w:divBdr>
    </w:div>
    <w:div w:id="573316327">
      <w:bodyDiv w:val="1"/>
      <w:marLeft w:val="0"/>
      <w:marRight w:val="0"/>
      <w:marTop w:val="0"/>
      <w:marBottom w:val="0"/>
      <w:divBdr>
        <w:top w:val="none" w:sz="0" w:space="0" w:color="auto"/>
        <w:left w:val="none" w:sz="0" w:space="0" w:color="auto"/>
        <w:bottom w:val="none" w:sz="0" w:space="0" w:color="auto"/>
        <w:right w:val="none" w:sz="0" w:space="0" w:color="auto"/>
      </w:divBdr>
    </w:div>
    <w:div w:id="573471087">
      <w:bodyDiv w:val="1"/>
      <w:marLeft w:val="0"/>
      <w:marRight w:val="0"/>
      <w:marTop w:val="0"/>
      <w:marBottom w:val="0"/>
      <w:divBdr>
        <w:top w:val="none" w:sz="0" w:space="0" w:color="auto"/>
        <w:left w:val="none" w:sz="0" w:space="0" w:color="auto"/>
        <w:bottom w:val="none" w:sz="0" w:space="0" w:color="auto"/>
        <w:right w:val="none" w:sz="0" w:space="0" w:color="auto"/>
      </w:divBdr>
    </w:div>
    <w:div w:id="573513329">
      <w:bodyDiv w:val="1"/>
      <w:marLeft w:val="0"/>
      <w:marRight w:val="0"/>
      <w:marTop w:val="0"/>
      <w:marBottom w:val="0"/>
      <w:divBdr>
        <w:top w:val="none" w:sz="0" w:space="0" w:color="auto"/>
        <w:left w:val="none" w:sz="0" w:space="0" w:color="auto"/>
        <w:bottom w:val="none" w:sz="0" w:space="0" w:color="auto"/>
        <w:right w:val="none" w:sz="0" w:space="0" w:color="auto"/>
      </w:divBdr>
    </w:div>
    <w:div w:id="573585356">
      <w:bodyDiv w:val="1"/>
      <w:marLeft w:val="0"/>
      <w:marRight w:val="0"/>
      <w:marTop w:val="0"/>
      <w:marBottom w:val="0"/>
      <w:divBdr>
        <w:top w:val="none" w:sz="0" w:space="0" w:color="auto"/>
        <w:left w:val="none" w:sz="0" w:space="0" w:color="auto"/>
        <w:bottom w:val="none" w:sz="0" w:space="0" w:color="auto"/>
        <w:right w:val="none" w:sz="0" w:space="0" w:color="auto"/>
      </w:divBdr>
    </w:div>
    <w:div w:id="573666774">
      <w:bodyDiv w:val="1"/>
      <w:marLeft w:val="0"/>
      <w:marRight w:val="0"/>
      <w:marTop w:val="0"/>
      <w:marBottom w:val="0"/>
      <w:divBdr>
        <w:top w:val="none" w:sz="0" w:space="0" w:color="auto"/>
        <w:left w:val="none" w:sz="0" w:space="0" w:color="auto"/>
        <w:bottom w:val="none" w:sz="0" w:space="0" w:color="auto"/>
        <w:right w:val="none" w:sz="0" w:space="0" w:color="auto"/>
      </w:divBdr>
    </w:div>
    <w:div w:id="573707965">
      <w:bodyDiv w:val="1"/>
      <w:marLeft w:val="0"/>
      <w:marRight w:val="0"/>
      <w:marTop w:val="0"/>
      <w:marBottom w:val="0"/>
      <w:divBdr>
        <w:top w:val="none" w:sz="0" w:space="0" w:color="auto"/>
        <w:left w:val="none" w:sz="0" w:space="0" w:color="auto"/>
        <w:bottom w:val="none" w:sz="0" w:space="0" w:color="auto"/>
        <w:right w:val="none" w:sz="0" w:space="0" w:color="auto"/>
      </w:divBdr>
    </w:div>
    <w:div w:id="573855740">
      <w:bodyDiv w:val="1"/>
      <w:marLeft w:val="0"/>
      <w:marRight w:val="0"/>
      <w:marTop w:val="0"/>
      <w:marBottom w:val="0"/>
      <w:divBdr>
        <w:top w:val="none" w:sz="0" w:space="0" w:color="auto"/>
        <w:left w:val="none" w:sz="0" w:space="0" w:color="auto"/>
        <w:bottom w:val="none" w:sz="0" w:space="0" w:color="auto"/>
        <w:right w:val="none" w:sz="0" w:space="0" w:color="auto"/>
      </w:divBdr>
    </w:div>
    <w:div w:id="573929671">
      <w:bodyDiv w:val="1"/>
      <w:marLeft w:val="0"/>
      <w:marRight w:val="0"/>
      <w:marTop w:val="0"/>
      <w:marBottom w:val="0"/>
      <w:divBdr>
        <w:top w:val="none" w:sz="0" w:space="0" w:color="auto"/>
        <w:left w:val="none" w:sz="0" w:space="0" w:color="auto"/>
        <w:bottom w:val="none" w:sz="0" w:space="0" w:color="auto"/>
        <w:right w:val="none" w:sz="0" w:space="0" w:color="auto"/>
      </w:divBdr>
    </w:div>
    <w:div w:id="573931256">
      <w:bodyDiv w:val="1"/>
      <w:marLeft w:val="0"/>
      <w:marRight w:val="0"/>
      <w:marTop w:val="0"/>
      <w:marBottom w:val="0"/>
      <w:divBdr>
        <w:top w:val="none" w:sz="0" w:space="0" w:color="auto"/>
        <w:left w:val="none" w:sz="0" w:space="0" w:color="auto"/>
        <w:bottom w:val="none" w:sz="0" w:space="0" w:color="auto"/>
        <w:right w:val="none" w:sz="0" w:space="0" w:color="auto"/>
      </w:divBdr>
    </w:div>
    <w:div w:id="573974782">
      <w:bodyDiv w:val="1"/>
      <w:marLeft w:val="0"/>
      <w:marRight w:val="0"/>
      <w:marTop w:val="0"/>
      <w:marBottom w:val="0"/>
      <w:divBdr>
        <w:top w:val="none" w:sz="0" w:space="0" w:color="auto"/>
        <w:left w:val="none" w:sz="0" w:space="0" w:color="auto"/>
        <w:bottom w:val="none" w:sz="0" w:space="0" w:color="auto"/>
        <w:right w:val="none" w:sz="0" w:space="0" w:color="auto"/>
      </w:divBdr>
    </w:div>
    <w:div w:id="574165724">
      <w:bodyDiv w:val="1"/>
      <w:marLeft w:val="0"/>
      <w:marRight w:val="0"/>
      <w:marTop w:val="0"/>
      <w:marBottom w:val="0"/>
      <w:divBdr>
        <w:top w:val="none" w:sz="0" w:space="0" w:color="auto"/>
        <w:left w:val="none" w:sz="0" w:space="0" w:color="auto"/>
        <w:bottom w:val="none" w:sz="0" w:space="0" w:color="auto"/>
        <w:right w:val="none" w:sz="0" w:space="0" w:color="auto"/>
      </w:divBdr>
    </w:div>
    <w:div w:id="574241328">
      <w:bodyDiv w:val="1"/>
      <w:marLeft w:val="0"/>
      <w:marRight w:val="0"/>
      <w:marTop w:val="0"/>
      <w:marBottom w:val="0"/>
      <w:divBdr>
        <w:top w:val="none" w:sz="0" w:space="0" w:color="auto"/>
        <w:left w:val="none" w:sz="0" w:space="0" w:color="auto"/>
        <w:bottom w:val="none" w:sz="0" w:space="0" w:color="auto"/>
        <w:right w:val="none" w:sz="0" w:space="0" w:color="auto"/>
      </w:divBdr>
    </w:div>
    <w:div w:id="574316372">
      <w:bodyDiv w:val="1"/>
      <w:marLeft w:val="0"/>
      <w:marRight w:val="0"/>
      <w:marTop w:val="0"/>
      <w:marBottom w:val="0"/>
      <w:divBdr>
        <w:top w:val="none" w:sz="0" w:space="0" w:color="auto"/>
        <w:left w:val="none" w:sz="0" w:space="0" w:color="auto"/>
        <w:bottom w:val="none" w:sz="0" w:space="0" w:color="auto"/>
        <w:right w:val="none" w:sz="0" w:space="0" w:color="auto"/>
      </w:divBdr>
    </w:div>
    <w:div w:id="574316647">
      <w:bodyDiv w:val="1"/>
      <w:marLeft w:val="0"/>
      <w:marRight w:val="0"/>
      <w:marTop w:val="0"/>
      <w:marBottom w:val="0"/>
      <w:divBdr>
        <w:top w:val="none" w:sz="0" w:space="0" w:color="auto"/>
        <w:left w:val="none" w:sz="0" w:space="0" w:color="auto"/>
        <w:bottom w:val="none" w:sz="0" w:space="0" w:color="auto"/>
        <w:right w:val="none" w:sz="0" w:space="0" w:color="auto"/>
      </w:divBdr>
    </w:div>
    <w:div w:id="574436073">
      <w:bodyDiv w:val="1"/>
      <w:marLeft w:val="0"/>
      <w:marRight w:val="0"/>
      <w:marTop w:val="0"/>
      <w:marBottom w:val="0"/>
      <w:divBdr>
        <w:top w:val="none" w:sz="0" w:space="0" w:color="auto"/>
        <w:left w:val="none" w:sz="0" w:space="0" w:color="auto"/>
        <w:bottom w:val="none" w:sz="0" w:space="0" w:color="auto"/>
        <w:right w:val="none" w:sz="0" w:space="0" w:color="auto"/>
      </w:divBdr>
    </w:div>
    <w:div w:id="574509274">
      <w:bodyDiv w:val="1"/>
      <w:marLeft w:val="0"/>
      <w:marRight w:val="0"/>
      <w:marTop w:val="0"/>
      <w:marBottom w:val="0"/>
      <w:divBdr>
        <w:top w:val="none" w:sz="0" w:space="0" w:color="auto"/>
        <w:left w:val="none" w:sz="0" w:space="0" w:color="auto"/>
        <w:bottom w:val="none" w:sz="0" w:space="0" w:color="auto"/>
        <w:right w:val="none" w:sz="0" w:space="0" w:color="auto"/>
      </w:divBdr>
    </w:div>
    <w:div w:id="574510054">
      <w:bodyDiv w:val="1"/>
      <w:marLeft w:val="0"/>
      <w:marRight w:val="0"/>
      <w:marTop w:val="0"/>
      <w:marBottom w:val="0"/>
      <w:divBdr>
        <w:top w:val="none" w:sz="0" w:space="0" w:color="auto"/>
        <w:left w:val="none" w:sz="0" w:space="0" w:color="auto"/>
        <w:bottom w:val="none" w:sz="0" w:space="0" w:color="auto"/>
        <w:right w:val="none" w:sz="0" w:space="0" w:color="auto"/>
      </w:divBdr>
    </w:div>
    <w:div w:id="574516471">
      <w:bodyDiv w:val="1"/>
      <w:marLeft w:val="0"/>
      <w:marRight w:val="0"/>
      <w:marTop w:val="0"/>
      <w:marBottom w:val="0"/>
      <w:divBdr>
        <w:top w:val="none" w:sz="0" w:space="0" w:color="auto"/>
        <w:left w:val="none" w:sz="0" w:space="0" w:color="auto"/>
        <w:bottom w:val="none" w:sz="0" w:space="0" w:color="auto"/>
        <w:right w:val="none" w:sz="0" w:space="0" w:color="auto"/>
      </w:divBdr>
    </w:div>
    <w:div w:id="574585176">
      <w:bodyDiv w:val="1"/>
      <w:marLeft w:val="0"/>
      <w:marRight w:val="0"/>
      <w:marTop w:val="0"/>
      <w:marBottom w:val="0"/>
      <w:divBdr>
        <w:top w:val="none" w:sz="0" w:space="0" w:color="auto"/>
        <w:left w:val="none" w:sz="0" w:space="0" w:color="auto"/>
        <w:bottom w:val="none" w:sz="0" w:space="0" w:color="auto"/>
        <w:right w:val="none" w:sz="0" w:space="0" w:color="auto"/>
      </w:divBdr>
    </w:div>
    <w:div w:id="574632435">
      <w:bodyDiv w:val="1"/>
      <w:marLeft w:val="0"/>
      <w:marRight w:val="0"/>
      <w:marTop w:val="0"/>
      <w:marBottom w:val="0"/>
      <w:divBdr>
        <w:top w:val="none" w:sz="0" w:space="0" w:color="auto"/>
        <w:left w:val="none" w:sz="0" w:space="0" w:color="auto"/>
        <w:bottom w:val="none" w:sz="0" w:space="0" w:color="auto"/>
        <w:right w:val="none" w:sz="0" w:space="0" w:color="auto"/>
      </w:divBdr>
    </w:div>
    <w:div w:id="574782391">
      <w:bodyDiv w:val="1"/>
      <w:marLeft w:val="0"/>
      <w:marRight w:val="0"/>
      <w:marTop w:val="0"/>
      <w:marBottom w:val="0"/>
      <w:divBdr>
        <w:top w:val="none" w:sz="0" w:space="0" w:color="auto"/>
        <w:left w:val="none" w:sz="0" w:space="0" w:color="auto"/>
        <w:bottom w:val="none" w:sz="0" w:space="0" w:color="auto"/>
        <w:right w:val="none" w:sz="0" w:space="0" w:color="auto"/>
      </w:divBdr>
    </w:div>
    <w:div w:id="574824534">
      <w:bodyDiv w:val="1"/>
      <w:marLeft w:val="0"/>
      <w:marRight w:val="0"/>
      <w:marTop w:val="0"/>
      <w:marBottom w:val="0"/>
      <w:divBdr>
        <w:top w:val="none" w:sz="0" w:space="0" w:color="auto"/>
        <w:left w:val="none" w:sz="0" w:space="0" w:color="auto"/>
        <w:bottom w:val="none" w:sz="0" w:space="0" w:color="auto"/>
        <w:right w:val="none" w:sz="0" w:space="0" w:color="auto"/>
      </w:divBdr>
    </w:div>
    <w:div w:id="574827806">
      <w:bodyDiv w:val="1"/>
      <w:marLeft w:val="0"/>
      <w:marRight w:val="0"/>
      <w:marTop w:val="0"/>
      <w:marBottom w:val="0"/>
      <w:divBdr>
        <w:top w:val="none" w:sz="0" w:space="0" w:color="auto"/>
        <w:left w:val="none" w:sz="0" w:space="0" w:color="auto"/>
        <w:bottom w:val="none" w:sz="0" w:space="0" w:color="auto"/>
        <w:right w:val="none" w:sz="0" w:space="0" w:color="auto"/>
      </w:divBdr>
      <w:divsChild>
        <w:div w:id="58528548">
          <w:marLeft w:val="480"/>
          <w:marRight w:val="0"/>
          <w:marTop w:val="0"/>
          <w:marBottom w:val="0"/>
          <w:divBdr>
            <w:top w:val="none" w:sz="0" w:space="0" w:color="auto"/>
            <w:left w:val="none" w:sz="0" w:space="0" w:color="auto"/>
            <w:bottom w:val="none" w:sz="0" w:space="0" w:color="auto"/>
            <w:right w:val="none" w:sz="0" w:space="0" w:color="auto"/>
          </w:divBdr>
        </w:div>
        <w:div w:id="135756922">
          <w:marLeft w:val="480"/>
          <w:marRight w:val="0"/>
          <w:marTop w:val="0"/>
          <w:marBottom w:val="0"/>
          <w:divBdr>
            <w:top w:val="none" w:sz="0" w:space="0" w:color="auto"/>
            <w:left w:val="none" w:sz="0" w:space="0" w:color="auto"/>
            <w:bottom w:val="none" w:sz="0" w:space="0" w:color="auto"/>
            <w:right w:val="none" w:sz="0" w:space="0" w:color="auto"/>
          </w:divBdr>
        </w:div>
        <w:div w:id="145979233">
          <w:marLeft w:val="480"/>
          <w:marRight w:val="0"/>
          <w:marTop w:val="0"/>
          <w:marBottom w:val="0"/>
          <w:divBdr>
            <w:top w:val="none" w:sz="0" w:space="0" w:color="auto"/>
            <w:left w:val="none" w:sz="0" w:space="0" w:color="auto"/>
            <w:bottom w:val="none" w:sz="0" w:space="0" w:color="auto"/>
            <w:right w:val="none" w:sz="0" w:space="0" w:color="auto"/>
          </w:divBdr>
        </w:div>
        <w:div w:id="194974662">
          <w:marLeft w:val="480"/>
          <w:marRight w:val="0"/>
          <w:marTop w:val="0"/>
          <w:marBottom w:val="0"/>
          <w:divBdr>
            <w:top w:val="none" w:sz="0" w:space="0" w:color="auto"/>
            <w:left w:val="none" w:sz="0" w:space="0" w:color="auto"/>
            <w:bottom w:val="none" w:sz="0" w:space="0" w:color="auto"/>
            <w:right w:val="none" w:sz="0" w:space="0" w:color="auto"/>
          </w:divBdr>
        </w:div>
        <w:div w:id="278806450">
          <w:marLeft w:val="480"/>
          <w:marRight w:val="0"/>
          <w:marTop w:val="0"/>
          <w:marBottom w:val="0"/>
          <w:divBdr>
            <w:top w:val="none" w:sz="0" w:space="0" w:color="auto"/>
            <w:left w:val="none" w:sz="0" w:space="0" w:color="auto"/>
            <w:bottom w:val="none" w:sz="0" w:space="0" w:color="auto"/>
            <w:right w:val="none" w:sz="0" w:space="0" w:color="auto"/>
          </w:divBdr>
        </w:div>
        <w:div w:id="289409205">
          <w:marLeft w:val="480"/>
          <w:marRight w:val="0"/>
          <w:marTop w:val="0"/>
          <w:marBottom w:val="0"/>
          <w:divBdr>
            <w:top w:val="none" w:sz="0" w:space="0" w:color="auto"/>
            <w:left w:val="none" w:sz="0" w:space="0" w:color="auto"/>
            <w:bottom w:val="none" w:sz="0" w:space="0" w:color="auto"/>
            <w:right w:val="none" w:sz="0" w:space="0" w:color="auto"/>
          </w:divBdr>
        </w:div>
        <w:div w:id="335117140">
          <w:marLeft w:val="480"/>
          <w:marRight w:val="0"/>
          <w:marTop w:val="0"/>
          <w:marBottom w:val="0"/>
          <w:divBdr>
            <w:top w:val="none" w:sz="0" w:space="0" w:color="auto"/>
            <w:left w:val="none" w:sz="0" w:space="0" w:color="auto"/>
            <w:bottom w:val="none" w:sz="0" w:space="0" w:color="auto"/>
            <w:right w:val="none" w:sz="0" w:space="0" w:color="auto"/>
          </w:divBdr>
        </w:div>
        <w:div w:id="385838428">
          <w:marLeft w:val="480"/>
          <w:marRight w:val="0"/>
          <w:marTop w:val="0"/>
          <w:marBottom w:val="0"/>
          <w:divBdr>
            <w:top w:val="none" w:sz="0" w:space="0" w:color="auto"/>
            <w:left w:val="none" w:sz="0" w:space="0" w:color="auto"/>
            <w:bottom w:val="none" w:sz="0" w:space="0" w:color="auto"/>
            <w:right w:val="none" w:sz="0" w:space="0" w:color="auto"/>
          </w:divBdr>
        </w:div>
        <w:div w:id="411780549">
          <w:marLeft w:val="480"/>
          <w:marRight w:val="0"/>
          <w:marTop w:val="0"/>
          <w:marBottom w:val="0"/>
          <w:divBdr>
            <w:top w:val="none" w:sz="0" w:space="0" w:color="auto"/>
            <w:left w:val="none" w:sz="0" w:space="0" w:color="auto"/>
            <w:bottom w:val="none" w:sz="0" w:space="0" w:color="auto"/>
            <w:right w:val="none" w:sz="0" w:space="0" w:color="auto"/>
          </w:divBdr>
        </w:div>
        <w:div w:id="423693635">
          <w:marLeft w:val="480"/>
          <w:marRight w:val="0"/>
          <w:marTop w:val="0"/>
          <w:marBottom w:val="0"/>
          <w:divBdr>
            <w:top w:val="none" w:sz="0" w:space="0" w:color="auto"/>
            <w:left w:val="none" w:sz="0" w:space="0" w:color="auto"/>
            <w:bottom w:val="none" w:sz="0" w:space="0" w:color="auto"/>
            <w:right w:val="none" w:sz="0" w:space="0" w:color="auto"/>
          </w:divBdr>
        </w:div>
        <w:div w:id="424151512">
          <w:marLeft w:val="480"/>
          <w:marRight w:val="0"/>
          <w:marTop w:val="0"/>
          <w:marBottom w:val="0"/>
          <w:divBdr>
            <w:top w:val="none" w:sz="0" w:space="0" w:color="auto"/>
            <w:left w:val="none" w:sz="0" w:space="0" w:color="auto"/>
            <w:bottom w:val="none" w:sz="0" w:space="0" w:color="auto"/>
            <w:right w:val="none" w:sz="0" w:space="0" w:color="auto"/>
          </w:divBdr>
        </w:div>
        <w:div w:id="431559476">
          <w:marLeft w:val="480"/>
          <w:marRight w:val="0"/>
          <w:marTop w:val="0"/>
          <w:marBottom w:val="0"/>
          <w:divBdr>
            <w:top w:val="none" w:sz="0" w:space="0" w:color="auto"/>
            <w:left w:val="none" w:sz="0" w:space="0" w:color="auto"/>
            <w:bottom w:val="none" w:sz="0" w:space="0" w:color="auto"/>
            <w:right w:val="none" w:sz="0" w:space="0" w:color="auto"/>
          </w:divBdr>
        </w:div>
        <w:div w:id="493566789">
          <w:marLeft w:val="480"/>
          <w:marRight w:val="0"/>
          <w:marTop w:val="0"/>
          <w:marBottom w:val="0"/>
          <w:divBdr>
            <w:top w:val="none" w:sz="0" w:space="0" w:color="auto"/>
            <w:left w:val="none" w:sz="0" w:space="0" w:color="auto"/>
            <w:bottom w:val="none" w:sz="0" w:space="0" w:color="auto"/>
            <w:right w:val="none" w:sz="0" w:space="0" w:color="auto"/>
          </w:divBdr>
        </w:div>
        <w:div w:id="532110000">
          <w:marLeft w:val="480"/>
          <w:marRight w:val="0"/>
          <w:marTop w:val="0"/>
          <w:marBottom w:val="0"/>
          <w:divBdr>
            <w:top w:val="none" w:sz="0" w:space="0" w:color="auto"/>
            <w:left w:val="none" w:sz="0" w:space="0" w:color="auto"/>
            <w:bottom w:val="none" w:sz="0" w:space="0" w:color="auto"/>
            <w:right w:val="none" w:sz="0" w:space="0" w:color="auto"/>
          </w:divBdr>
        </w:div>
        <w:div w:id="542061841">
          <w:marLeft w:val="480"/>
          <w:marRight w:val="0"/>
          <w:marTop w:val="0"/>
          <w:marBottom w:val="0"/>
          <w:divBdr>
            <w:top w:val="none" w:sz="0" w:space="0" w:color="auto"/>
            <w:left w:val="none" w:sz="0" w:space="0" w:color="auto"/>
            <w:bottom w:val="none" w:sz="0" w:space="0" w:color="auto"/>
            <w:right w:val="none" w:sz="0" w:space="0" w:color="auto"/>
          </w:divBdr>
        </w:div>
        <w:div w:id="554270534">
          <w:marLeft w:val="480"/>
          <w:marRight w:val="0"/>
          <w:marTop w:val="0"/>
          <w:marBottom w:val="0"/>
          <w:divBdr>
            <w:top w:val="none" w:sz="0" w:space="0" w:color="auto"/>
            <w:left w:val="none" w:sz="0" w:space="0" w:color="auto"/>
            <w:bottom w:val="none" w:sz="0" w:space="0" w:color="auto"/>
            <w:right w:val="none" w:sz="0" w:space="0" w:color="auto"/>
          </w:divBdr>
        </w:div>
        <w:div w:id="600072039">
          <w:marLeft w:val="480"/>
          <w:marRight w:val="0"/>
          <w:marTop w:val="0"/>
          <w:marBottom w:val="0"/>
          <w:divBdr>
            <w:top w:val="none" w:sz="0" w:space="0" w:color="auto"/>
            <w:left w:val="none" w:sz="0" w:space="0" w:color="auto"/>
            <w:bottom w:val="none" w:sz="0" w:space="0" w:color="auto"/>
            <w:right w:val="none" w:sz="0" w:space="0" w:color="auto"/>
          </w:divBdr>
        </w:div>
        <w:div w:id="610749502">
          <w:marLeft w:val="480"/>
          <w:marRight w:val="0"/>
          <w:marTop w:val="0"/>
          <w:marBottom w:val="0"/>
          <w:divBdr>
            <w:top w:val="none" w:sz="0" w:space="0" w:color="auto"/>
            <w:left w:val="none" w:sz="0" w:space="0" w:color="auto"/>
            <w:bottom w:val="none" w:sz="0" w:space="0" w:color="auto"/>
            <w:right w:val="none" w:sz="0" w:space="0" w:color="auto"/>
          </w:divBdr>
        </w:div>
        <w:div w:id="628559039">
          <w:marLeft w:val="480"/>
          <w:marRight w:val="0"/>
          <w:marTop w:val="0"/>
          <w:marBottom w:val="0"/>
          <w:divBdr>
            <w:top w:val="none" w:sz="0" w:space="0" w:color="auto"/>
            <w:left w:val="none" w:sz="0" w:space="0" w:color="auto"/>
            <w:bottom w:val="none" w:sz="0" w:space="0" w:color="auto"/>
            <w:right w:val="none" w:sz="0" w:space="0" w:color="auto"/>
          </w:divBdr>
        </w:div>
        <w:div w:id="838884474">
          <w:marLeft w:val="480"/>
          <w:marRight w:val="0"/>
          <w:marTop w:val="0"/>
          <w:marBottom w:val="0"/>
          <w:divBdr>
            <w:top w:val="none" w:sz="0" w:space="0" w:color="auto"/>
            <w:left w:val="none" w:sz="0" w:space="0" w:color="auto"/>
            <w:bottom w:val="none" w:sz="0" w:space="0" w:color="auto"/>
            <w:right w:val="none" w:sz="0" w:space="0" w:color="auto"/>
          </w:divBdr>
        </w:div>
        <w:div w:id="854617753">
          <w:marLeft w:val="480"/>
          <w:marRight w:val="0"/>
          <w:marTop w:val="0"/>
          <w:marBottom w:val="0"/>
          <w:divBdr>
            <w:top w:val="none" w:sz="0" w:space="0" w:color="auto"/>
            <w:left w:val="none" w:sz="0" w:space="0" w:color="auto"/>
            <w:bottom w:val="none" w:sz="0" w:space="0" w:color="auto"/>
            <w:right w:val="none" w:sz="0" w:space="0" w:color="auto"/>
          </w:divBdr>
        </w:div>
        <w:div w:id="887103642">
          <w:marLeft w:val="480"/>
          <w:marRight w:val="0"/>
          <w:marTop w:val="0"/>
          <w:marBottom w:val="0"/>
          <w:divBdr>
            <w:top w:val="none" w:sz="0" w:space="0" w:color="auto"/>
            <w:left w:val="none" w:sz="0" w:space="0" w:color="auto"/>
            <w:bottom w:val="none" w:sz="0" w:space="0" w:color="auto"/>
            <w:right w:val="none" w:sz="0" w:space="0" w:color="auto"/>
          </w:divBdr>
        </w:div>
        <w:div w:id="903293739">
          <w:marLeft w:val="480"/>
          <w:marRight w:val="0"/>
          <w:marTop w:val="0"/>
          <w:marBottom w:val="0"/>
          <w:divBdr>
            <w:top w:val="none" w:sz="0" w:space="0" w:color="auto"/>
            <w:left w:val="none" w:sz="0" w:space="0" w:color="auto"/>
            <w:bottom w:val="none" w:sz="0" w:space="0" w:color="auto"/>
            <w:right w:val="none" w:sz="0" w:space="0" w:color="auto"/>
          </w:divBdr>
        </w:div>
      </w:divsChild>
    </w:div>
    <w:div w:id="575016808">
      <w:bodyDiv w:val="1"/>
      <w:marLeft w:val="0"/>
      <w:marRight w:val="0"/>
      <w:marTop w:val="0"/>
      <w:marBottom w:val="0"/>
      <w:divBdr>
        <w:top w:val="none" w:sz="0" w:space="0" w:color="auto"/>
        <w:left w:val="none" w:sz="0" w:space="0" w:color="auto"/>
        <w:bottom w:val="none" w:sz="0" w:space="0" w:color="auto"/>
        <w:right w:val="none" w:sz="0" w:space="0" w:color="auto"/>
      </w:divBdr>
    </w:div>
    <w:div w:id="575163165">
      <w:bodyDiv w:val="1"/>
      <w:marLeft w:val="0"/>
      <w:marRight w:val="0"/>
      <w:marTop w:val="0"/>
      <w:marBottom w:val="0"/>
      <w:divBdr>
        <w:top w:val="none" w:sz="0" w:space="0" w:color="auto"/>
        <w:left w:val="none" w:sz="0" w:space="0" w:color="auto"/>
        <w:bottom w:val="none" w:sz="0" w:space="0" w:color="auto"/>
        <w:right w:val="none" w:sz="0" w:space="0" w:color="auto"/>
      </w:divBdr>
      <w:divsChild>
        <w:div w:id="23485483">
          <w:marLeft w:val="0"/>
          <w:marRight w:val="0"/>
          <w:marTop w:val="0"/>
          <w:marBottom w:val="0"/>
          <w:divBdr>
            <w:top w:val="none" w:sz="0" w:space="0" w:color="auto"/>
            <w:left w:val="none" w:sz="0" w:space="0" w:color="auto"/>
            <w:bottom w:val="none" w:sz="0" w:space="0" w:color="auto"/>
            <w:right w:val="none" w:sz="0" w:space="0" w:color="auto"/>
          </w:divBdr>
        </w:div>
        <w:div w:id="62992311">
          <w:marLeft w:val="0"/>
          <w:marRight w:val="0"/>
          <w:marTop w:val="0"/>
          <w:marBottom w:val="0"/>
          <w:divBdr>
            <w:top w:val="none" w:sz="0" w:space="0" w:color="auto"/>
            <w:left w:val="none" w:sz="0" w:space="0" w:color="auto"/>
            <w:bottom w:val="none" w:sz="0" w:space="0" w:color="auto"/>
            <w:right w:val="none" w:sz="0" w:space="0" w:color="auto"/>
          </w:divBdr>
        </w:div>
        <w:div w:id="85731817">
          <w:marLeft w:val="0"/>
          <w:marRight w:val="0"/>
          <w:marTop w:val="0"/>
          <w:marBottom w:val="0"/>
          <w:divBdr>
            <w:top w:val="none" w:sz="0" w:space="0" w:color="auto"/>
            <w:left w:val="none" w:sz="0" w:space="0" w:color="auto"/>
            <w:bottom w:val="none" w:sz="0" w:space="0" w:color="auto"/>
            <w:right w:val="none" w:sz="0" w:space="0" w:color="auto"/>
          </w:divBdr>
        </w:div>
        <w:div w:id="93137069">
          <w:marLeft w:val="0"/>
          <w:marRight w:val="0"/>
          <w:marTop w:val="0"/>
          <w:marBottom w:val="0"/>
          <w:divBdr>
            <w:top w:val="none" w:sz="0" w:space="0" w:color="auto"/>
            <w:left w:val="none" w:sz="0" w:space="0" w:color="auto"/>
            <w:bottom w:val="none" w:sz="0" w:space="0" w:color="auto"/>
            <w:right w:val="none" w:sz="0" w:space="0" w:color="auto"/>
          </w:divBdr>
        </w:div>
        <w:div w:id="114103572">
          <w:marLeft w:val="0"/>
          <w:marRight w:val="0"/>
          <w:marTop w:val="0"/>
          <w:marBottom w:val="0"/>
          <w:divBdr>
            <w:top w:val="none" w:sz="0" w:space="0" w:color="auto"/>
            <w:left w:val="none" w:sz="0" w:space="0" w:color="auto"/>
            <w:bottom w:val="none" w:sz="0" w:space="0" w:color="auto"/>
            <w:right w:val="none" w:sz="0" w:space="0" w:color="auto"/>
          </w:divBdr>
        </w:div>
        <w:div w:id="262614791">
          <w:marLeft w:val="0"/>
          <w:marRight w:val="0"/>
          <w:marTop w:val="0"/>
          <w:marBottom w:val="0"/>
          <w:divBdr>
            <w:top w:val="none" w:sz="0" w:space="0" w:color="auto"/>
            <w:left w:val="none" w:sz="0" w:space="0" w:color="auto"/>
            <w:bottom w:val="none" w:sz="0" w:space="0" w:color="auto"/>
            <w:right w:val="none" w:sz="0" w:space="0" w:color="auto"/>
          </w:divBdr>
        </w:div>
        <w:div w:id="343826306">
          <w:marLeft w:val="0"/>
          <w:marRight w:val="0"/>
          <w:marTop w:val="0"/>
          <w:marBottom w:val="0"/>
          <w:divBdr>
            <w:top w:val="none" w:sz="0" w:space="0" w:color="auto"/>
            <w:left w:val="none" w:sz="0" w:space="0" w:color="auto"/>
            <w:bottom w:val="none" w:sz="0" w:space="0" w:color="auto"/>
            <w:right w:val="none" w:sz="0" w:space="0" w:color="auto"/>
          </w:divBdr>
        </w:div>
        <w:div w:id="346251549">
          <w:marLeft w:val="0"/>
          <w:marRight w:val="0"/>
          <w:marTop w:val="0"/>
          <w:marBottom w:val="0"/>
          <w:divBdr>
            <w:top w:val="none" w:sz="0" w:space="0" w:color="auto"/>
            <w:left w:val="none" w:sz="0" w:space="0" w:color="auto"/>
            <w:bottom w:val="none" w:sz="0" w:space="0" w:color="auto"/>
            <w:right w:val="none" w:sz="0" w:space="0" w:color="auto"/>
          </w:divBdr>
        </w:div>
        <w:div w:id="390738723">
          <w:marLeft w:val="0"/>
          <w:marRight w:val="0"/>
          <w:marTop w:val="0"/>
          <w:marBottom w:val="0"/>
          <w:divBdr>
            <w:top w:val="none" w:sz="0" w:space="0" w:color="auto"/>
            <w:left w:val="none" w:sz="0" w:space="0" w:color="auto"/>
            <w:bottom w:val="none" w:sz="0" w:space="0" w:color="auto"/>
            <w:right w:val="none" w:sz="0" w:space="0" w:color="auto"/>
          </w:divBdr>
        </w:div>
        <w:div w:id="597059553">
          <w:marLeft w:val="0"/>
          <w:marRight w:val="0"/>
          <w:marTop w:val="0"/>
          <w:marBottom w:val="0"/>
          <w:divBdr>
            <w:top w:val="none" w:sz="0" w:space="0" w:color="auto"/>
            <w:left w:val="none" w:sz="0" w:space="0" w:color="auto"/>
            <w:bottom w:val="none" w:sz="0" w:space="0" w:color="auto"/>
            <w:right w:val="none" w:sz="0" w:space="0" w:color="auto"/>
          </w:divBdr>
        </w:div>
        <w:div w:id="677344871">
          <w:marLeft w:val="0"/>
          <w:marRight w:val="0"/>
          <w:marTop w:val="0"/>
          <w:marBottom w:val="0"/>
          <w:divBdr>
            <w:top w:val="none" w:sz="0" w:space="0" w:color="auto"/>
            <w:left w:val="none" w:sz="0" w:space="0" w:color="auto"/>
            <w:bottom w:val="none" w:sz="0" w:space="0" w:color="auto"/>
            <w:right w:val="none" w:sz="0" w:space="0" w:color="auto"/>
          </w:divBdr>
        </w:div>
        <w:div w:id="746347495">
          <w:marLeft w:val="0"/>
          <w:marRight w:val="0"/>
          <w:marTop w:val="0"/>
          <w:marBottom w:val="0"/>
          <w:divBdr>
            <w:top w:val="none" w:sz="0" w:space="0" w:color="auto"/>
            <w:left w:val="none" w:sz="0" w:space="0" w:color="auto"/>
            <w:bottom w:val="none" w:sz="0" w:space="0" w:color="auto"/>
            <w:right w:val="none" w:sz="0" w:space="0" w:color="auto"/>
          </w:divBdr>
        </w:div>
        <w:div w:id="755370220">
          <w:marLeft w:val="0"/>
          <w:marRight w:val="0"/>
          <w:marTop w:val="0"/>
          <w:marBottom w:val="0"/>
          <w:divBdr>
            <w:top w:val="none" w:sz="0" w:space="0" w:color="auto"/>
            <w:left w:val="none" w:sz="0" w:space="0" w:color="auto"/>
            <w:bottom w:val="none" w:sz="0" w:space="0" w:color="auto"/>
            <w:right w:val="none" w:sz="0" w:space="0" w:color="auto"/>
          </w:divBdr>
        </w:div>
        <w:div w:id="757991844">
          <w:marLeft w:val="0"/>
          <w:marRight w:val="0"/>
          <w:marTop w:val="0"/>
          <w:marBottom w:val="0"/>
          <w:divBdr>
            <w:top w:val="none" w:sz="0" w:space="0" w:color="auto"/>
            <w:left w:val="none" w:sz="0" w:space="0" w:color="auto"/>
            <w:bottom w:val="none" w:sz="0" w:space="0" w:color="auto"/>
            <w:right w:val="none" w:sz="0" w:space="0" w:color="auto"/>
          </w:divBdr>
        </w:div>
        <w:div w:id="800155790">
          <w:marLeft w:val="0"/>
          <w:marRight w:val="0"/>
          <w:marTop w:val="0"/>
          <w:marBottom w:val="0"/>
          <w:divBdr>
            <w:top w:val="none" w:sz="0" w:space="0" w:color="auto"/>
            <w:left w:val="none" w:sz="0" w:space="0" w:color="auto"/>
            <w:bottom w:val="none" w:sz="0" w:space="0" w:color="auto"/>
            <w:right w:val="none" w:sz="0" w:space="0" w:color="auto"/>
          </w:divBdr>
        </w:div>
        <w:div w:id="862209129">
          <w:marLeft w:val="0"/>
          <w:marRight w:val="0"/>
          <w:marTop w:val="0"/>
          <w:marBottom w:val="0"/>
          <w:divBdr>
            <w:top w:val="none" w:sz="0" w:space="0" w:color="auto"/>
            <w:left w:val="none" w:sz="0" w:space="0" w:color="auto"/>
            <w:bottom w:val="none" w:sz="0" w:space="0" w:color="auto"/>
            <w:right w:val="none" w:sz="0" w:space="0" w:color="auto"/>
          </w:divBdr>
        </w:div>
        <w:div w:id="897277685">
          <w:marLeft w:val="0"/>
          <w:marRight w:val="0"/>
          <w:marTop w:val="0"/>
          <w:marBottom w:val="0"/>
          <w:divBdr>
            <w:top w:val="none" w:sz="0" w:space="0" w:color="auto"/>
            <w:left w:val="none" w:sz="0" w:space="0" w:color="auto"/>
            <w:bottom w:val="none" w:sz="0" w:space="0" w:color="auto"/>
            <w:right w:val="none" w:sz="0" w:space="0" w:color="auto"/>
          </w:divBdr>
        </w:div>
        <w:div w:id="897476573">
          <w:marLeft w:val="0"/>
          <w:marRight w:val="0"/>
          <w:marTop w:val="0"/>
          <w:marBottom w:val="0"/>
          <w:divBdr>
            <w:top w:val="none" w:sz="0" w:space="0" w:color="auto"/>
            <w:left w:val="none" w:sz="0" w:space="0" w:color="auto"/>
            <w:bottom w:val="none" w:sz="0" w:space="0" w:color="auto"/>
            <w:right w:val="none" w:sz="0" w:space="0" w:color="auto"/>
          </w:divBdr>
        </w:div>
        <w:div w:id="908688742">
          <w:marLeft w:val="0"/>
          <w:marRight w:val="0"/>
          <w:marTop w:val="0"/>
          <w:marBottom w:val="0"/>
          <w:divBdr>
            <w:top w:val="none" w:sz="0" w:space="0" w:color="auto"/>
            <w:left w:val="none" w:sz="0" w:space="0" w:color="auto"/>
            <w:bottom w:val="none" w:sz="0" w:space="0" w:color="auto"/>
            <w:right w:val="none" w:sz="0" w:space="0" w:color="auto"/>
          </w:divBdr>
        </w:div>
      </w:divsChild>
    </w:div>
    <w:div w:id="575284005">
      <w:bodyDiv w:val="1"/>
      <w:marLeft w:val="0"/>
      <w:marRight w:val="0"/>
      <w:marTop w:val="0"/>
      <w:marBottom w:val="0"/>
      <w:divBdr>
        <w:top w:val="none" w:sz="0" w:space="0" w:color="auto"/>
        <w:left w:val="none" w:sz="0" w:space="0" w:color="auto"/>
        <w:bottom w:val="none" w:sz="0" w:space="0" w:color="auto"/>
        <w:right w:val="none" w:sz="0" w:space="0" w:color="auto"/>
      </w:divBdr>
    </w:div>
    <w:div w:id="575284858">
      <w:bodyDiv w:val="1"/>
      <w:marLeft w:val="0"/>
      <w:marRight w:val="0"/>
      <w:marTop w:val="0"/>
      <w:marBottom w:val="0"/>
      <w:divBdr>
        <w:top w:val="none" w:sz="0" w:space="0" w:color="auto"/>
        <w:left w:val="none" w:sz="0" w:space="0" w:color="auto"/>
        <w:bottom w:val="none" w:sz="0" w:space="0" w:color="auto"/>
        <w:right w:val="none" w:sz="0" w:space="0" w:color="auto"/>
      </w:divBdr>
    </w:div>
    <w:div w:id="575356561">
      <w:bodyDiv w:val="1"/>
      <w:marLeft w:val="0"/>
      <w:marRight w:val="0"/>
      <w:marTop w:val="0"/>
      <w:marBottom w:val="0"/>
      <w:divBdr>
        <w:top w:val="none" w:sz="0" w:space="0" w:color="auto"/>
        <w:left w:val="none" w:sz="0" w:space="0" w:color="auto"/>
        <w:bottom w:val="none" w:sz="0" w:space="0" w:color="auto"/>
        <w:right w:val="none" w:sz="0" w:space="0" w:color="auto"/>
      </w:divBdr>
    </w:div>
    <w:div w:id="575365251">
      <w:bodyDiv w:val="1"/>
      <w:marLeft w:val="0"/>
      <w:marRight w:val="0"/>
      <w:marTop w:val="0"/>
      <w:marBottom w:val="0"/>
      <w:divBdr>
        <w:top w:val="none" w:sz="0" w:space="0" w:color="auto"/>
        <w:left w:val="none" w:sz="0" w:space="0" w:color="auto"/>
        <w:bottom w:val="none" w:sz="0" w:space="0" w:color="auto"/>
        <w:right w:val="none" w:sz="0" w:space="0" w:color="auto"/>
      </w:divBdr>
    </w:div>
    <w:div w:id="575436653">
      <w:bodyDiv w:val="1"/>
      <w:marLeft w:val="0"/>
      <w:marRight w:val="0"/>
      <w:marTop w:val="0"/>
      <w:marBottom w:val="0"/>
      <w:divBdr>
        <w:top w:val="none" w:sz="0" w:space="0" w:color="auto"/>
        <w:left w:val="none" w:sz="0" w:space="0" w:color="auto"/>
        <w:bottom w:val="none" w:sz="0" w:space="0" w:color="auto"/>
        <w:right w:val="none" w:sz="0" w:space="0" w:color="auto"/>
      </w:divBdr>
    </w:div>
    <w:div w:id="575865794">
      <w:bodyDiv w:val="1"/>
      <w:marLeft w:val="0"/>
      <w:marRight w:val="0"/>
      <w:marTop w:val="0"/>
      <w:marBottom w:val="0"/>
      <w:divBdr>
        <w:top w:val="none" w:sz="0" w:space="0" w:color="auto"/>
        <w:left w:val="none" w:sz="0" w:space="0" w:color="auto"/>
        <w:bottom w:val="none" w:sz="0" w:space="0" w:color="auto"/>
        <w:right w:val="none" w:sz="0" w:space="0" w:color="auto"/>
      </w:divBdr>
    </w:div>
    <w:div w:id="575894972">
      <w:bodyDiv w:val="1"/>
      <w:marLeft w:val="0"/>
      <w:marRight w:val="0"/>
      <w:marTop w:val="0"/>
      <w:marBottom w:val="0"/>
      <w:divBdr>
        <w:top w:val="none" w:sz="0" w:space="0" w:color="auto"/>
        <w:left w:val="none" w:sz="0" w:space="0" w:color="auto"/>
        <w:bottom w:val="none" w:sz="0" w:space="0" w:color="auto"/>
        <w:right w:val="none" w:sz="0" w:space="0" w:color="auto"/>
      </w:divBdr>
    </w:div>
    <w:div w:id="575939168">
      <w:bodyDiv w:val="1"/>
      <w:marLeft w:val="0"/>
      <w:marRight w:val="0"/>
      <w:marTop w:val="0"/>
      <w:marBottom w:val="0"/>
      <w:divBdr>
        <w:top w:val="none" w:sz="0" w:space="0" w:color="auto"/>
        <w:left w:val="none" w:sz="0" w:space="0" w:color="auto"/>
        <w:bottom w:val="none" w:sz="0" w:space="0" w:color="auto"/>
        <w:right w:val="none" w:sz="0" w:space="0" w:color="auto"/>
      </w:divBdr>
    </w:div>
    <w:div w:id="576401939">
      <w:bodyDiv w:val="1"/>
      <w:marLeft w:val="0"/>
      <w:marRight w:val="0"/>
      <w:marTop w:val="0"/>
      <w:marBottom w:val="0"/>
      <w:divBdr>
        <w:top w:val="none" w:sz="0" w:space="0" w:color="auto"/>
        <w:left w:val="none" w:sz="0" w:space="0" w:color="auto"/>
        <w:bottom w:val="none" w:sz="0" w:space="0" w:color="auto"/>
        <w:right w:val="none" w:sz="0" w:space="0" w:color="auto"/>
      </w:divBdr>
      <w:divsChild>
        <w:div w:id="92477361">
          <w:marLeft w:val="480"/>
          <w:marRight w:val="0"/>
          <w:marTop w:val="0"/>
          <w:marBottom w:val="0"/>
          <w:divBdr>
            <w:top w:val="none" w:sz="0" w:space="0" w:color="auto"/>
            <w:left w:val="none" w:sz="0" w:space="0" w:color="auto"/>
            <w:bottom w:val="none" w:sz="0" w:space="0" w:color="auto"/>
            <w:right w:val="none" w:sz="0" w:space="0" w:color="auto"/>
          </w:divBdr>
        </w:div>
        <w:div w:id="127279949">
          <w:marLeft w:val="480"/>
          <w:marRight w:val="0"/>
          <w:marTop w:val="0"/>
          <w:marBottom w:val="0"/>
          <w:divBdr>
            <w:top w:val="none" w:sz="0" w:space="0" w:color="auto"/>
            <w:left w:val="none" w:sz="0" w:space="0" w:color="auto"/>
            <w:bottom w:val="none" w:sz="0" w:space="0" w:color="auto"/>
            <w:right w:val="none" w:sz="0" w:space="0" w:color="auto"/>
          </w:divBdr>
        </w:div>
        <w:div w:id="186529393">
          <w:marLeft w:val="480"/>
          <w:marRight w:val="0"/>
          <w:marTop w:val="0"/>
          <w:marBottom w:val="0"/>
          <w:divBdr>
            <w:top w:val="none" w:sz="0" w:space="0" w:color="auto"/>
            <w:left w:val="none" w:sz="0" w:space="0" w:color="auto"/>
            <w:bottom w:val="none" w:sz="0" w:space="0" w:color="auto"/>
            <w:right w:val="none" w:sz="0" w:space="0" w:color="auto"/>
          </w:divBdr>
        </w:div>
        <w:div w:id="308218257">
          <w:marLeft w:val="480"/>
          <w:marRight w:val="0"/>
          <w:marTop w:val="0"/>
          <w:marBottom w:val="0"/>
          <w:divBdr>
            <w:top w:val="none" w:sz="0" w:space="0" w:color="auto"/>
            <w:left w:val="none" w:sz="0" w:space="0" w:color="auto"/>
            <w:bottom w:val="none" w:sz="0" w:space="0" w:color="auto"/>
            <w:right w:val="none" w:sz="0" w:space="0" w:color="auto"/>
          </w:divBdr>
        </w:div>
        <w:div w:id="324864072">
          <w:marLeft w:val="480"/>
          <w:marRight w:val="0"/>
          <w:marTop w:val="0"/>
          <w:marBottom w:val="0"/>
          <w:divBdr>
            <w:top w:val="none" w:sz="0" w:space="0" w:color="auto"/>
            <w:left w:val="none" w:sz="0" w:space="0" w:color="auto"/>
            <w:bottom w:val="none" w:sz="0" w:space="0" w:color="auto"/>
            <w:right w:val="none" w:sz="0" w:space="0" w:color="auto"/>
          </w:divBdr>
        </w:div>
        <w:div w:id="325790885">
          <w:marLeft w:val="480"/>
          <w:marRight w:val="0"/>
          <w:marTop w:val="0"/>
          <w:marBottom w:val="0"/>
          <w:divBdr>
            <w:top w:val="none" w:sz="0" w:space="0" w:color="auto"/>
            <w:left w:val="none" w:sz="0" w:space="0" w:color="auto"/>
            <w:bottom w:val="none" w:sz="0" w:space="0" w:color="auto"/>
            <w:right w:val="none" w:sz="0" w:space="0" w:color="auto"/>
          </w:divBdr>
        </w:div>
        <w:div w:id="386874992">
          <w:marLeft w:val="480"/>
          <w:marRight w:val="0"/>
          <w:marTop w:val="0"/>
          <w:marBottom w:val="0"/>
          <w:divBdr>
            <w:top w:val="none" w:sz="0" w:space="0" w:color="auto"/>
            <w:left w:val="none" w:sz="0" w:space="0" w:color="auto"/>
            <w:bottom w:val="none" w:sz="0" w:space="0" w:color="auto"/>
            <w:right w:val="none" w:sz="0" w:space="0" w:color="auto"/>
          </w:divBdr>
        </w:div>
        <w:div w:id="637034969">
          <w:marLeft w:val="480"/>
          <w:marRight w:val="0"/>
          <w:marTop w:val="0"/>
          <w:marBottom w:val="0"/>
          <w:divBdr>
            <w:top w:val="none" w:sz="0" w:space="0" w:color="auto"/>
            <w:left w:val="none" w:sz="0" w:space="0" w:color="auto"/>
            <w:bottom w:val="none" w:sz="0" w:space="0" w:color="auto"/>
            <w:right w:val="none" w:sz="0" w:space="0" w:color="auto"/>
          </w:divBdr>
        </w:div>
        <w:div w:id="832575212">
          <w:marLeft w:val="480"/>
          <w:marRight w:val="0"/>
          <w:marTop w:val="0"/>
          <w:marBottom w:val="0"/>
          <w:divBdr>
            <w:top w:val="none" w:sz="0" w:space="0" w:color="auto"/>
            <w:left w:val="none" w:sz="0" w:space="0" w:color="auto"/>
            <w:bottom w:val="none" w:sz="0" w:space="0" w:color="auto"/>
            <w:right w:val="none" w:sz="0" w:space="0" w:color="auto"/>
          </w:divBdr>
        </w:div>
        <w:div w:id="846943308">
          <w:marLeft w:val="480"/>
          <w:marRight w:val="0"/>
          <w:marTop w:val="0"/>
          <w:marBottom w:val="0"/>
          <w:divBdr>
            <w:top w:val="none" w:sz="0" w:space="0" w:color="auto"/>
            <w:left w:val="none" w:sz="0" w:space="0" w:color="auto"/>
            <w:bottom w:val="none" w:sz="0" w:space="0" w:color="auto"/>
            <w:right w:val="none" w:sz="0" w:space="0" w:color="auto"/>
          </w:divBdr>
        </w:div>
        <w:div w:id="849947336">
          <w:marLeft w:val="480"/>
          <w:marRight w:val="0"/>
          <w:marTop w:val="0"/>
          <w:marBottom w:val="0"/>
          <w:divBdr>
            <w:top w:val="none" w:sz="0" w:space="0" w:color="auto"/>
            <w:left w:val="none" w:sz="0" w:space="0" w:color="auto"/>
            <w:bottom w:val="none" w:sz="0" w:space="0" w:color="auto"/>
            <w:right w:val="none" w:sz="0" w:space="0" w:color="auto"/>
          </w:divBdr>
        </w:div>
      </w:divsChild>
    </w:div>
    <w:div w:id="576402988">
      <w:bodyDiv w:val="1"/>
      <w:marLeft w:val="0"/>
      <w:marRight w:val="0"/>
      <w:marTop w:val="0"/>
      <w:marBottom w:val="0"/>
      <w:divBdr>
        <w:top w:val="none" w:sz="0" w:space="0" w:color="auto"/>
        <w:left w:val="none" w:sz="0" w:space="0" w:color="auto"/>
        <w:bottom w:val="none" w:sz="0" w:space="0" w:color="auto"/>
        <w:right w:val="none" w:sz="0" w:space="0" w:color="auto"/>
      </w:divBdr>
    </w:div>
    <w:div w:id="576597882">
      <w:bodyDiv w:val="1"/>
      <w:marLeft w:val="0"/>
      <w:marRight w:val="0"/>
      <w:marTop w:val="0"/>
      <w:marBottom w:val="0"/>
      <w:divBdr>
        <w:top w:val="none" w:sz="0" w:space="0" w:color="auto"/>
        <w:left w:val="none" w:sz="0" w:space="0" w:color="auto"/>
        <w:bottom w:val="none" w:sz="0" w:space="0" w:color="auto"/>
        <w:right w:val="none" w:sz="0" w:space="0" w:color="auto"/>
      </w:divBdr>
      <w:divsChild>
        <w:div w:id="33191686">
          <w:marLeft w:val="480"/>
          <w:marRight w:val="0"/>
          <w:marTop w:val="0"/>
          <w:marBottom w:val="0"/>
          <w:divBdr>
            <w:top w:val="none" w:sz="0" w:space="0" w:color="auto"/>
            <w:left w:val="none" w:sz="0" w:space="0" w:color="auto"/>
            <w:bottom w:val="none" w:sz="0" w:space="0" w:color="auto"/>
            <w:right w:val="none" w:sz="0" w:space="0" w:color="auto"/>
          </w:divBdr>
        </w:div>
        <w:div w:id="84689975">
          <w:marLeft w:val="480"/>
          <w:marRight w:val="0"/>
          <w:marTop w:val="0"/>
          <w:marBottom w:val="0"/>
          <w:divBdr>
            <w:top w:val="none" w:sz="0" w:space="0" w:color="auto"/>
            <w:left w:val="none" w:sz="0" w:space="0" w:color="auto"/>
            <w:bottom w:val="none" w:sz="0" w:space="0" w:color="auto"/>
            <w:right w:val="none" w:sz="0" w:space="0" w:color="auto"/>
          </w:divBdr>
        </w:div>
        <w:div w:id="151413279">
          <w:marLeft w:val="480"/>
          <w:marRight w:val="0"/>
          <w:marTop w:val="0"/>
          <w:marBottom w:val="0"/>
          <w:divBdr>
            <w:top w:val="none" w:sz="0" w:space="0" w:color="auto"/>
            <w:left w:val="none" w:sz="0" w:space="0" w:color="auto"/>
            <w:bottom w:val="none" w:sz="0" w:space="0" w:color="auto"/>
            <w:right w:val="none" w:sz="0" w:space="0" w:color="auto"/>
          </w:divBdr>
        </w:div>
        <w:div w:id="163861582">
          <w:marLeft w:val="480"/>
          <w:marRight w:val="0"/>
          <w:marTop w:val="0"/>
          <w:marBottom w:val="0"/>
          <w:divBdr>
            <w:top w:val="none" w:sz="0" w:space="0" w:color="auto"/>
            <w:left w:val="none" w:sz="0" w:space="0" w:color="auto"/>
            <w:bottom w:val="none" w:sz="0" w:space="0" w:color="auto"/>
            <w:right w:val="none" w:sz="0" w:space="0" w:color="auto"/>
          </w:divBdr>
        </w:div>
        <w:div w:id="214316258">
          <w:marLeft w:val="480"/>
          <w:marRight w:val="0"/>
          <w:marTop w:val="0"/>
          <w:marBottom w:val="0"/>
          <w:divBdr>
            <w:top w:val="none" w:sz="0" w:space="0" w:color="auto"/>
            <w:left w:val="none" w:sz="0" w:space="0" w:color="auto"/>
            <w:bottom w:val="none" w:sz="0" w:space="0" w:color="auto"/>
            <w:right w:val="none" w:sz="0" w:space="0" w:color="auto"/>
          </w:divBdr>
        </w:div>
        <w:div w:id="231551107">
          <w:marLeft w:val="480"/>
          <w:marRight w:val="0"/>
          <w:marTop w:val="0"/>
          <w:marBottom w:val="0"/>
          <w:divBdr>
            <w:top w:val="none" w:sz="0" w:space="0" w:color="auto"/>
            <w:left w:val="none" w:sz="0" w:space="0" w:color="auto"/>
            <w:bottom w:val="none" w:sz="0" w:space="0" w:color="auto"/>
            <w:right w:val="none" w:sz="0" w:space="0" w:color="auto"/>
          </w:divBdr>
        </w:div>
        <w:div w:id="301734069">
          <w:marLeft w:val="480"/>
          <w:marRight w:val="0"/>
          <w:marTop w:val="0"/>
          <w:marBottom w:val="0"/>
          <w:divBdr>
            <w:top w:val="none" w:sz="0" w:space="0" w:color="auto"/>
            <w:left w:val="none" w:sz="0" w:space="0" w:color="auto"/>
            <w:bottom w:val="none" w:sz="0" w:space="0" w:color="auto"/>
            <w:right w:val="none" w:sz="0" w:space="0" w:color="auto"/>
          </w:divBdr>
        </w:div>
        <w:div w:id="315302153">
          <w:marLeft w:val="480"/>
          <w:marRight w:val="0"/>
          <w:marTop w:val="0"/>
          <w:marBottom w:val="0"/>
          <w:divBdr>
            <w:top w:val="none" w:sz="0" w:space="0" w:color="auto"/>
            <w:left w:val="none" w:sz="0" w:space="0" w:color="auto"/>
            <w:bottom w:val="none" w:sz="0" w:space="0" w:color="auto"/>
            <w:right w:val="none" w:sz="0" w:space="0" w:color="auto"/>
          </w:divBdr>
        </w:div>
        <w:div w:id="315568417">
          <w:marLeft w:val="480"/>
          <w:marRight w:val="0"/>
          <w:marTop w:val="0"/>
          <w:marBottom w:val="0"/>
          <w:divBdr>
            <w:top w:val="none" w:sz="0" w:space="0" w:color="auto"/>
            <w:left w:val="none" w:sz="0" w:space="0" w:color="auto"/>
            <w:bottom w:val="none" w:sz="0" w:space="0" w:color="auto"/>
            <w:right w:val="none" w:sz="0" w:space="0" w:color="auto"/>
          </w:divBdr>
        </w:div>
        <w:div w:id="356350048">
          <w:marLeft w:val="480"/>
          <w:marRight w:val="0"/>
          <w:marTop w:val="0"/>
          <w:marBottom w:val="0"/>
          <w:divBdr>
            <w:top w:val="none" w:sz="0" w:space="0" w:color="auto"/>
            <w:left w:val="none" w:sz="0" w:space="0" w:color="auto"/>
            <w:bottom w:val="none" w:sz="0" w:space="0" w:color="auto"/>
            <w:right w:val="none" w:sz="0" w:space="0" w:color="auto"/>
          </w:divBdr>
        </w:div>
        <w:div w:id="376125418">
          <w:marLeft w:val="480"/>
          <w:marRight w:val="0"/>
          <w:marTop w:val="0"/>
          <w:marBottom w:val="0"/>
          <w:divBdr>
            <w:top w:val="none" w:sz="0" w:space="0" w:color="auto"/>
            <w:left w:val="none" w:sz="0" w:space="0" w:color="auto"/>
            <w:bottom w:val="none" w:sz="0" w:space="0" w:color="auto"/>
            <w:right w:val="none" w:sz="0" w:space="0" w:color="auto"/>
          </w:divBdr>
        </w:div>
        <w:div w:id="385876312">
          <w:marLeft w:val="480"/>
          <w:marRight w:val="0"/>
          <w:marTop w:val="0"/>
          <w:marBottom w:val="0"/>
          <w:divBdr>
            <w:top w:val="none" w:sz="0" w:space="0" w:color="auto"/>
            <w:left w:val="none" w:sz="0" w:space="0" w:color="auto"/>
            <w:bottom w:val="none" w:sz="0" w:space="0" w:color="auto"/>
            <w:right w:val="none" w:sz="0" w:space="0" w:color="auto"/>
          </w:divBdr>
        </w:div>
        <w:div w:id="520122710">
          <w:marLeft w:val="480"/>
          <w:marRight w:val="0"/>
          <w:marTop w:val="0"/>
          <w:marBottom w:val="0"/>
          <w:divBdr>
            <w:top w:val="none" w:sz="0" w:space="0" w:color="auto"/>
            <w:left w:val="none" w:sz="0" w:space="0" w:color="auto"/>
            <w:bottom w:val="none" w:sz="0" w:space="0" w:color="auto"/>
            <w:right w:val="none" w:sz="0" w:space="0" w:color="auto"/>
          </w:divBdr>
        </w:div>
        <w:div w:id="665942199">
          <w:marLeft w:val="480"/>
          <w:marRight w:val="0"/>
          <w:marTop w:val="0"/>
          <w:marBottom w:val="0"/>
          <w:divBdr>
            <w:top w:val="none" w:sz="0" w:space="0" w:color="auto"/>
            <w:left w:val="none" w:sz="0" w:space="0" w:color="auto"/>
            <w:bottom w:val="none" w:sz="0" w:space="0" w:color="auto"/>
            <w:right w:val="none" w:sz="0" w:space="0" w:color="auto"/>
          </w:divBdr>
        </w:div>
        <w:div w:id="685444133">
          <w:marLeft w:val="480"/>
          <w:marRight w:val="0"/>
          <w:marTop w:val="0"/>
          <w:marBottom w:val="0"/>
          <w:divBdr>
            <w:top w:val="none" w:sz="0" w:space="0" w:color="auto"/>
            <w:left w:val="none" w:sz="0" w:space="0" w:color="auto"/>
            <w:bottom w:val="none" w:sz="0" w:space="0" w:color="auto"/>
            <w:right w:val="none" w:sz="0" w:space="0" w:color="auto"/>
          </w:divBdr>
        </w:div>
        <w:div w:id="822740952">
          <w:marLeft w:val="480"/>
          <w:marRight w:val="0"/>
          <w:marTop w:val="0"/>
          <w:marBottom w:val="0"/>
          <w:divBdr>
            <w:top w:val="none" w:sz="0" w:space="0" w:color="auto"/>
            <w:left w:val="none" w:sz="0" w:space="0" w:color="auto"/>
            <w:bottom w:val="none" w:sz="0" w:space="0" w:color="auto"/>
            <w:right w:val="none" w:sz="0" w:space="0" w:color="auto"/>
          </w:divBdr>
        </w:div>
        <w:div w:id="825560121">
          <w:marLeft w:val="480"/>
          <w:marRight w:val="0"/>
          <w:marTop w:val="0"/>
          <w:marBottom w:val="0"/>
          <w:divBdr>
            <w:top w:val="none" w:sz="0" w:space="0" w:color="auto"/>
            <w:left w:val="none" w:sz="0" w:space="0" w:color="auto"/>
            <w:bottom w:val="none" w:sz="0" w:space="0" w:color="auto"/>
            <w:right w:val="none" w:sz="0" w:space="0" w:color="auto"/>
          </w:divBdr>
        </w:div>
        <w:div w:id="832838602">
          <w:marLeft w:val="480"/>
          <w:marRight w:val="0"/>
          <w:marTop w:val="0"/>
          <w:marBottom w:val="0"/>
          <w:divBdr>
            <w:top w:val="none" w:sz="0" w:space="0" w:color="auto"/>
            <w:left w:val="none" w:sz="0" w:space="0" w:color="auto"/>
            <w:bottom w:val="none" w:sz="0" w:space="0" w:color="auto"/>
            <w:right w:val="none" w:sz="0" w:space="0" w:color="auto"/>
          </w:divBdr>
        </w:div>
        <w:div w:id="848450984">
          <w:marLeft w:val="480"/>
          <w:marRight w:val="0"/>
          <w:marTop w:val="0"/>
          <w:marBottom w:val="0"/>
          <w:divBdr>
            <w:top w:val="none" w:sz="0" w:space="0" w:color="auto"/>
            <w:left w:val="none" w:sz="0" w:space="0" w:color="auto"/>
            <w:bottom w:val="none" w:sz="0" w:space="0" w:color="auto"/>
            <w:right w:val="none" w:sz="0" w:space="0" w:color="auto"/>
          </w:divBdr>
        </w:div>
        <w:div w:id="887062283">
          <w:marLeft w:val="480"/>
          <w:marRight w:val="0"/>
          <w:marTop w:val="0"/>
          <w:marBottom w:val="0"/>
          <w:divBdr>
            <w:top w:val="none" w:sz="0" w:space="0" w:color="auto"/>
            <w:left w:val="none" w:sz="0" w:space="0" w:color="auto"/>
            <w:bottom w:val="none" w:sz="0" w:space="0" w:color="auto"/>
            <w:right w:val="none" w:sz="0" w:space="0" w:color="auto"/>
          </w:divBdr>
        </w:div>
      </w:divsChild>
    </w:div>
    <w:div w:id="576600154">
      <w:bodyDiv w:val="1"/>
      <w:marLeft w:val="0"/>
      <w:marRight w:val="0"/>
      <w:marTop w:val="0"/>
      <w:marBottom w:val="0"/>
      <w:divBdr>
        <w:top w:val="none" w:sz="0" w:space="0" w:color="auto"/>
        <w:left w:val="none" w:sz="0" w:space="0" w:color="auto"/>
        <w:bottom w:val="none" w:sz="0" w:space="0" w:color="auto"/>
        <w:right w:val="none" w:sz="0" w:space="0" w:color="auto"/>
      </w:divBdr>
    </w:div>
    <w:div w:id="576670466">
      <w:bodyDiv w:val="1"/>
      <w:marLeft w:val="0"/>
      <w:marRight w:val="0"/>
      <w:marTop w:val="0"/>
      <w:marBottom w:val="0"/>
      <w:divBdr>
        <w:top w:val="none" w:sz="0" w:space="0" w:color="auto"/>
        <w:left w:val="none" w:sz="0" w:space="0" w:color="auto"/>
        <w:bottom w:val="none" w:sz="0" w:space="0" w:color="auto"/>
        <w:right w:val="none" w:sz="0" w:space="0" w:color="auto"/>
      </w:divBdr>
    </w:div>
    <w:div w:id="576742149">
      <w:bodyDiv w:val="1"/>
      <w:marLeft w:val="0"/>
      <w:marRight w:val="0"/>
      <w:marTop w:val="0"/>
      <w:marBottom w:val="0"/>
      <w:divBdr>
        <w:top w:val="none" w:sz="0" w:space="0" w:color="auto"/>
        <w:left w:val="none" w:sz="0" w:space="0" w:color="auto"/>
        <w:bottom w:val="none" w:sz="0" w:space="0" w:color="auto"/>
        <w:right w:val="none" w:sz="0" w:space="0" w:color="auto"/>
      </w:divBdr>
    </w:div>
    <w:div w:id="576789285">
      <w:bodyDiv w:val="1"/>
      <w:marLeft w:val="0"/>
      <w:marRight w:val="0"/>
      <w:marTop w:val="0"/>
      <w:marBottom w:val="0"/>
      <w:divBdr>
        <w:top w:val="none" w:sz="0" w:space="0" w:color="auto"/>
        <w:left w:val="none" w:sz="0" w:space="0" w:color="auto"/>
        <w:bottom w:val="none" w:sz="0" w:space="0" w:color="auto"/>
        <w:right w:val="none" w:sz="0" w:space="0" w:color="auto"/>
      </w:divBdr>
    </w:div>
    <w:div w:id="576860469">
      <w:bodyDiv w:val="1"/>
      <w:marLeft w:val="0"/>
      <w:marRight w:val="0"/>
      <w:marTop w:val="0"/>
      <w:marBottom w:val="0"/>
      <w:divBdr>
        <w:top w:val="none" w:sz="0" w:space="0" w:color="auto"/>
        <w:left w:val="none" w:sz="0" w:space="0" w:color="auto"/>
        <w:bottom w:val="none" w:sz="0" w:space="0" w:color="auto"/>
        <w:right w:val="none" w:sz="0" w:space="0" w:color="auto"/>
      </w:divBdr>
    </w:div>
    <w:div w:id="576861636">
      <w:bodyDiv w:val="1"/>
      <w:marLeft w:val="0"/>
      <w:marRight w:val="0"/>
      <w:marTop w:val="0"/>
      <w:marBottom w:val="0"/>
      <w:divBdr>
        <w:top w:val="none" w:sz="0" w:space="0" w:color="auto"/>
        <w:left w:val="none" w:sz="0" w:space="0" w:color="auto"/>
        <w:bottom w:val="none" w:sz="0" w:space="0" w:color="auto"/>
        <w:right w:val="none" w:sz="0" w:space="0" w:color="auto"/>
      </w:divBdr>
    </w:div>
    <w:div w:id="576935311">
      <w:bodyDiv w:val="1"/>
      <w:marLeft w:val="0"/>
      <w:marRight w:val="0"/>
      <w:marTop w:val="0"/>
      <w:marBottom w:val="0"/>
      <w:divBdr>
        <w:top w:val="none" w:sz="0" w:space="0" w:color="auto"/>
        <w:left w:val="none" w:sz="0" w:space="0" w:color="auto"/>
        <w:bottom w:val="none" w:sz="0" w:space="0" w:color="auto"/>
        <w:right w:val="none" w:sz="0" w:space="0" w:color="auto"/>
      </w:divBdr>
    </w:div>
    <w:div w:id="576942392">
      <w:bodyDiv w:val="1"/>
      <w:marLeft w:val="0"/>
      <w:marRight w:val="0"/>
      <w:marTop w:val="0"/>
      <w:marBottom w:val="0"/>
      <w:divBdr>
        <w:top w:val="none" w:sz="0" w:space="0" w:color="auto"/>
        <w:left w:val="none" w:sz="0" w:space="0" w:color="auto"/>
        <w:bottom w:val="none" w:sz="0" w:space="0" w:color="auto"/>
        <w:right w:val="none" w:sz="0" w:space="0" w:color="auto"/>
      </w:divBdr>
    </w:div>
    <w:div w:id="577061332">
      <w:bodyDiv w:val="1"/>
      <w:marLeft w:val="0"/>
      <w:marRight w:val="0"/>
      <w:marTop w:val="0"/>
      <w:marBottom w:val="0"/>
      <w:divBdr>
        <w:top w:val="none" w:sz="0" w:space="0" w:color="auto"/>
        <w:left w:val="none" w:sz="0" w:space="0" w:color="auto"/>
        <w:bottom w:val="none" w:sz="0" w:space="0" w:color="auto"/>
        <w:right w:val="none" w:sz="0" w:space="0" w:color="auto"/>
      </w:divBdr>
    </w:div>
    <w:div w:id="577129992">
      <w:bodyDiv w:val="1"/>
      <w:marLeft w:val="0"/>
      <w:marRight w:val="0"/>
      <w:marTop w:val="0"/>
      <w:marBottom w:val="0"/>
      <w:divBdr>
        <w:top w:val="none" w:sz="0" w:space="0" w:color="auto"/>
        <w:left w:val="none" w:sz="0" w:space="0" w:color="auto"/>
        <w:bottom w:val="none" w:sz="0" w:space="0" w:color="auto"/>
        <w:right w:val="none" w:sz="0" w:space="0" w:color="auto"/>
      </w:divBdr>
    </w:div>
    <w:div w:id="577130480">
      <w:bodyDiv w:val="1"/>
      <w:marLeft w:val="0"/>
      <w:marRight w:val="0"/>
      <w:marTop w:val="0"/>
      <w:marBottom w:val="0"/>
      <w:divBdr>
        <w:top w:val="none" w:sz="0" w:space="0" w:color="auto"/>
        <w:left w:val="none" w:sz="0" w:space="0" w:color="auto"/>
        <w:bottom w:val="none" w:sz="0" w:space="0" w:color="auto"/>
        <w:right w:val="none" w:sz="0" w:space="0" w:color="auto"/>
      </w:divBdr>
    </w:div>
    <w:div w:id="577246971">
      <w:bodyDiv w:val="1"/>
      <w:marLeft w:val="0"/>
      <w:marRight w:val="0"/>
      <w:marTop w:val="0"/>
      <w:marBottom w:val="0"/>
      <w:divBdr>
        <w:top w:val="none" w:sz="0" w:space="0" w:color="auto"/>
        <w:left w:val="none" w:sz="0" w:space="0" w:color="auto"/>
        <w:bottom w:val="none" w:sz="0" w:space="0" w:color="auto"/>
        <w:right w:val="none" w:sz="0" w:space="0" w:color="auto"/>
      </w:divBdr>
    </w:div>
    <w:div w:id="577322226">
      <w:bodyDiv w:val="1"/>
      <w:marLeft w:val="0"/>
      <w:marRight w:val="0"/>
      <w:marTop w:val="0"/>
      <w:marBottom w:val="0"/>
      <w:divBdr>
        <w:top w:val="none" w:sz="0" w:space="0" w:color="auto"/>
        <w:left w:val="none" w:sz="0" w:space="0" w:color="auto"/>
        <w:bottom w:val="none" w:sz="0" w:space="0" w:color="auto"/>
        <w:right w:val="none" w:sz="0" w:space="0" w:color="auto"/>
      </w:divBdr>
    </w:div>
    <w:div w:id="577444142">
      <w:bodyDiv w:val="1"/>
      <w:marLeft w:val="0"/>
      <w:marRight w:val="0"/>
      <w:marTop w:val="0"/>
      <w:marBottom w:val="0"/>
      <w:divBdr>
        <w:top w:val="none" w:sz="0" w:space="0" w:color="auto"/>
        <w:left w:val="none" w:sz="0" w:space="0" w:color="auto"/>
        <w:bottom w:val="none" w:sz="0" w:space="0" w:color="auto"/>
        <w:right w:val="none" w:sz="0" w:space="0" w:color="auto"/>
      </w:divBdr>
    </w:div>
    <w:div w:id="577716166">
      <w:bodyDiv w:val="1"/>
      <w:marLeft w:val="0"/>
      <w:marRight w:val="0"/>
      <w:marTop w:val="0"/>
      <w:marBottom w:val="0"/>
      <w:divBdr>
        <w:top w:val="none" w:sz="0" w:space="0" w:color="auto"/>
        <w:left w:val="none" w:sz="0" w:space="0" w:color="auto"/>
        <w:bottom w:val="none" w:sz="0" w:space="0" w:color="auto"/>
        <w:right w:val="none" w:sz="0" w:space="0" w:color="auto"/>
      </w:divBdr>
    </w:div>
    <w:div w:id="577863226">
      <w:bodyDiv w:val="1"/>
      <w:marLeft w:val="0"/>
      <w:marRight w:val="0"/>
      <w:marTop w:val="0"/>
      <w:marBottom w:val="0"/>
      <w:divBdr>
        <w:top w:val="none" w:sz="0" w:space="0" w:color="auto"/>
        <w:left w:val="none" w:sz="0" w:space="0" w:color="auto"/>
        <w:bottom w:val="none" w:sz="0" w:space="0" w:color="auto"/>
        <w:right w:val="none" w:sz="0" w:space="0" w:color="auto"/>
      </w:divBdr>
    </w:div>
    <w:div w:id="577904984">
      <w:bodyDiv w:val="1"/>
      <w:marLeft w:val="0"/>
      <w:marRight w:val="0"/>
      <w:marTop w:val="0"/>
      <w:marBottom w:val="0"/>
      <w:divBdr>
        <w:top w:val="none" w:sz="0" w:space="0" w:color="auto"/>
        <w:left w:val="none" w:sz="0" w:space="0" w:color="auto"/>
        <w:bottom w:val="none" w:sz="0" w:space="0" w:color="auto"/>
        <w:right w:val="none" w:sz="0" w:space="0" w:color="auto"/>
      </w:divBdr>
    </w:div>
    <w:div w:id="577905767">
      <w:bodyDiv w:val="1"/>
      <w:marLeft w:val="0"/>
      <w:marRight w:val="0"/>
      <w:marTop w:val="0"/>
      <w:marBottom w:val="0"/>
      <w:divBdr>
        <w:top w:val="none" w:sz="0" w:space="0" w:color="auto"/>
        <w:left w:val="none" w:sz="0" w:space="0" w:color="auto"/>
        <w:bottom w:val="none" w:sz="0" w:space="0" w:color="auto"/>
        <w:right w:val="none" w:sz="0" w:space="0" w:color="auto"/>
      </w:divBdr>
    </w:div>
    <w:div w:id="577906078">
      <w:bodyDiv w:val="1"/>
      <w:marLeft w:val="0"/>
      <w:marRight w:val="0"/>
      <w:marTop w:val="0"/>
      <w:marBottom w:val="0"/>
      <w:divBdr>
        <w:top w:val="none" w:sz="0" w:space="0" w:color="auto"/>
        <w:left w:val="none" w:sz="0" w:space="0" w:color="auto"/>
        <w:bottom w:val="none" w:sz="0" w:space="0" w:color="auto"/>
        <w:right w:val="none" w:sz="0" w:space="0" w:color="auto"/>
      </w:divBdr>
    </w:div>
    <w:div w:id="577979017">
      <w:bodyDiv w:val="1"/>
      <w:marLeft w:val="0"/>
      <w:marRight w:val="0"/>
      <w:marTop w:val="0"/>
      <w:marBottom w:val="0"/>
      <w:divBdr>
        <w:top w:val="none" w:sz="0" w:space="0" w:color="auto"/>
        <w:left w:val="none" w:sz="0" w:space="0" w:color="auto"/>
        <w:bottom w:val="none" w:sz="0" w:space="0" w:color="auto"/>
        <w:right w:val="none" w:sz="0" w:space="0" w:color="auto"/>
      </w:divBdr>
    </w:div>
    <w:div w:id="577979235">
      <w:bodyDiv w:val="1"/>
      <w:marLeft w:val="0"/>
      <w:marRight w:val="0"/>
      <w:marTop w:val="0"/>
      <w:marBottom w:val="0"/>
      <w:divBdr>
        <w:top w:val="none" w:sz="0" w:space="0" w:color="auto"/>
        <w:left w:val="none" w:sz="0" w:space="0" w:color="auto"/>
        <w:bottom w:val="none" w:sz="0" w:space="0" w:color="auto"/>
        <w:right w:val="none" w:sz="0" w:space="0" w:color="auto"/>
      </w:divBdr>
    </w:div>
    <w:div w:id="577982609">
      <w:bodyDiv w:val="1"/>
      <w:marLeft w:val="0"/>
      <w:marRight w:val="0"/>
      <w:marTop w:val="0"/>
      <w:marBottom w:val="0"/>
      <w:divBdr>
        <w:top w:val="none" w:sz="0" w:space="0" w:color="auto"/>
        <w:left w:val="none" w:sz="0" w:space="0" w:color="auto"/>
        <w:bottom w:val="none" w:sz="0" w:space="0" w:color="auto"/>
        <w:right w:val="none" w:sz="0" w:space="0" w:color="auto"/>
      </w:divBdr>
    </w:div>
    <w:div w:id="577983581">
      <w:bodyDiv w:val="1"/>
      <w:marLeft w:val="0"/>
      <w:marRight w:val="0"/>
      <w:marTop w:val="0"/>
      <w:marBottom w:val="0"/>
      <w:divBdr>
        <w:top w:val="none" w:sz="0" w:space="0" w:color="auto"/>
        <w:left w:val="none" w:sz="0" w:space="0" w:color="auto"/>
        <w:bottom w:val="none" w:sz="0" w:space="0" w:color="auto"/>
        <w:right w:val="none" w:sz="0" w:space="0" w:color="auto"/>
      </w:divBdr>
    </w:div>
    <w:div w:id="578096706">
      <w:bodyDiv w:val="1"/>
      <w:marLeft w:val="0"/>
      <w:marRight w:val="0"/>
      <w:marTop w:val="0"/>
      <w:marBottom w:val="0"/>
      <w:divBdr>
        <w:top w:val="none" w:sz="0" w:space="0" w:color="auto"/>
        <w:left w:val="none" w:sz="0" w:space="0" w:color="auto"/>
        <w:bottom w:val="none" w:sz="0" w:space="0" w:color="auto"/>
        <w:right w:val="none" w:sz="0" w:space="0" w:color="auto"/>
      </w:divBdr>
    </w:div>
    <w:div w:id="578097167">
      <w:bodyDiv w:val="1"/>
      <w:marLeft w:val="0"/>
      <w:marRight w:val="0"/>
      <w:marTop w:val="0"/>
      <w:marBottom w:val="0"/>
      <w:divBdr>
        <w:top w:val="none" w:sz="0" w:space="0" w:color="auto"/>
        <w:left w:val="none" w:sz="0" w:space="0" w:color="auto"/>
        <w:bottom w:val="none" w:sz="0" w:space="0" w:color="auto"/>
        <w:right w:val="none" w:sz="0" w:space="0" w:color="auto"/>
      </w:divBdr>
    </w:div>
    <w:div w:id="578291552">
      <w:bodyDiv w:val="1"/>
      <w:marLeft w:val="0"/>
      <w:marRight w:val="0"/>
      <w:marTop w:val="0"/>
      <w:marBottom w:val="0"/>
      <w:divBdr>
        <w:top w:val="none" w:sz="0" w:space="0" w:color="auto"/>
        <w:left w:val="none" w:sz="0" w:space="0" w:color="auto"/>
        <w:bottom w:val="none" w:sz="0" w:space="0" w:color="auto"/>
        <w:right w:val="none" w:sz="0" w:space="0" w:color="auto"/>
      </w:divBdr>
      <w:divsChild>
        <w:div w:id="56707525">
          <w:marLeft w:val="480"/>
          <w:marRight w:val="0"/>
          <w:marTop w:val="0"/>
          <w:marBottom w:val="0"/>
          <w:divBdr>
            <w:top w:val="none" w:sz="0" w:space="0" w:color="auto"/>
            <w:left w:val="none" w:sz="0" w:space="0" w:color="auto"/>
            <w:bottom w:val="none" w:sz="0" w:space="0" w:color="auto"/>
            <w:right w:val="none" w:sz="0" w:space="0" w:color="auto"/>
          </w:divBdr>
        </w:div>
        <w:div w:id="109590077">
          <w:marLeft w:val="480"/>
          <w:marRight w:val="0"/>
          <w:marTop w:val="0"/>
          <w:marBottom w:val="0"/>
          <w:divBdr>
            <w:top w:val="none" w:sz="0" w:space="0" w:color="auto"/>
            <w:left w:val="none" w:sz="0" w:space="0" w:color="auto"/>
            <w:bottom w:val="none" w:sz="0" w:space="0" w:color="auto"/>
            <w:right w:val="none" w:sz="0" w:space="0" w:color="auto"/>
          </w:divBdr>
        </w:div>
        <w:div w:id="111023576">
          <w:marLeft w:val="480"/>
          <w:marRight w:val="0"/>
          <w:marTop w:val="0"/>
          <w:marBottom w:val="0"/>
          <w:divBdr>
            <w:top w:val="none" w:sz="0" w:space="0" w:color="auto"/>
            <w:left w:val="none" w:sz="0" w:space="0" w:color="auto"/>
            <w:bottom w:val="none" w:sz="0" w:space="0" w:color="auto"/>
            <w:right w:val="none" w:sz="0" w:space="0" w:color="auto"/>
          </w:divBdr>
        </w:div>
        <w:div w:id="188765151">
          <w:marLeft w:val="480"/>
          <w:marRight w:val="0"/>
          <w:marTop w:val="0"/>
          <w:marBottom w:val="0"/>
          <w:divBdr>
            <w:top w:val="none" w:sz="0" w:space="0" w:color="auto"/>
            <w:left w:val="none" w:sz="0" w:space="0" w:color="auto"/>
            <w:bottom w:val="none" w:sz="0" w:space="0" w:color="auto"/>
            <w:right w:val="none" w:sz="0" w:space="0" w:color="auto"/>
          </w:divBdr>
        </w:div>
        <w:div w:id="317148203">
          <w:marLeft w:val="480"/>
          <w:marRight w:val="0"/>
          <w:marTop w:val="0"/>
          <w:marBottom w:val="0"/>
          <w:divBdr>
            <w:top w:val="none" w:sz="0" w:space="0" w:color="auto"/>
            <w:left w:val="none" w:sz="0" w:space="0" w:color="auto"/>
            <w:bottom w:val="none" w:sz="0" w:space="0" w:color="auto"/>
            <w:right w:val="none" w:sz="0" w:space="0" w:color="auto"/>
          </w:divBdr>
        </w:div>
        <w:div w:id="326130168">
          <w:marLeft w:val="480"/>
          <w:marRight w:val="0"/>
          <w:marTop w:val="0"/>
          <w:marBottom w:val="0"/>
          <w:divBdr>
            <w:top w:val="none" w:sz="0" w:space="0" w:color="auto"/>
            <w:left w:val="none" w:sz="0" w:space="0" w:color="auto"/>
            <w:bottom w:val="none" w:sz="0" w:space="0" w:color="auto"/>
            <w:right w:val="none" w:sz="0" w:space="0" w:color="auto"/>
          </w:divBdr>
        </w:div>
        <w:div w:id="347803603">
          <w:marLeft w:val="480"/>
          <w:marRight w:val="0"/>
          <w:marTop w:val="0"/>
          <w:marBottom w:val="0"/>
          <w:divBdr>
            <w:top w:val="none" w:sz="0" w:space="0" w:color="auto"/>
            <w:left w:val="none" w:sz="0" w:space="0" w:color="auto"/>
            <w:bottom w:val="none" w:sz="0" w:space="0" w:color="auto"/>
            <w:right w:val="none" w:sz="0" w:space="0" w:color="auto"/>
          </w:divBdr>
        </w:div>
        <w:div w:id="477723324">
          <w:marLeft w:val="480"/>
          <w:marRight w:val="0"/>
          <w:marTop w:val="0"/>
          <w:marBottom w:val="0"/>
          <w:divBdr>
            <w:top w:val="none" w:sz="0" w:space="0" w:color="auto"/>
            <w:left w:val="none" w:sz="0" w:space="0" w:color="auto"/>
            <w:bottom w:val="none" w:sz="0" w:space="0" w:color="auto"/>
            <w:right w:val="none" w:sz="0" w:space="0" w:color="auto"/>
          </w:divBdr>
        </w:div>
        <w:div w:id="533618569">
          <w:marLeft w:val="480"/>
          <w:marRight w:val="0"/>
          <w:marTop w:val="0"/>
          <w:marBottom w:val="0"/>
          <w:divBdr>
            <w:top w:val="none" w:sz="0" w:space="0" w:color="auto"/>
            <w:left w:val="none" w:sz="0" w:space="0" w:color="auto"/>
            <w:bottom w:val="none" w:sz="0" w:space="0" w:color="auto"/>
            <w:right w:val="none" w:sz="0" w:space="0" w:color="auto"/>
          </w:divBdr>
        </w:div>
        <w:div w:id="535503738">
          <w:marLeft w:val="480"/>
          <w:marRight w:val="0"/>
          <w:marTop w:val="0"/>
          <w:marBottom w:val="0"/>
          <w:divBdr>
            <w:top w:val="none" w:sz="0" w:space="0" w:color="auto"/>
            <w:left w:val="none" w:sz="0" w:space="0" w:color="auto"/>
            <w:bottom w:val="none" w:sz="0" w:space="0" w:color="auto"/>
            <w:right w:val="none" w:sz="0" w:space="0" w:color="auto"/>
          </w:divBdr>
        </w:div>
        <w:div w:id="573929747">
          <w:marLeft w:val="480"/>
          <w:marRight w:val="0"/>
          <w:marTop w:val="0"/>
          <w:marBottom w:val="0"/>
          <w:divBdr>
            <w:top w:val="none" w:sz="0" w:space="0" w:color="auto"/>
            <w:left w:val="none" w:sz="0" w:space="0" w:color="auto"/>
            <w:bottom w:val="none" w:sz="0" w:space="0" w:color="auto"/>
            <w:right w:val="none" w:sz="0" w:space="0" w:color="auto"/>
          </w:divBdr>
        </w:div>
        <w:div w:id="618533336">
          <w:marLeft w:val="480"/>
          <w:marRight w:val="0"/>
          <w:marTop w:val="0"/>
          <w:marBottom w:val="0"/>
          <w:divBdr>
            <w:top w:val="none" w:sz="0" w:space="0" w:color="auto"/>
            <w:left w:val="none" w:sz="0" w:space="0" w:color="auto"/>
            <w:bottom w:val="none" w:sz="0" w:space="0" w:color="auto"/>
            <w:right w:val="none" w:sz="0" w:space="0" w:color="auto"/>
          </w:divBdr>
        </w:div>
        <w:div w:id="636030235">
          <w:marLeft w:val="480"/>
          <w:marRight w:val="0"/>
          <w:marTop w:val="0"/>
          <w:marBottom w:val="0"/>
          <w:divBdr>
            <w:top w:val="none" w:sz="0" w:space="0" w:color="auto"/>
            <w:left w:val="none" w:sz="0" w:space="0" w:color="auto"/>
            <w:bottom w:val="none" w:sz="0" w:space="0" w:color="auto"/>
            <w:right w:val="none" w:sz="0" w:space="0" w:color="auto"/>
          </w:divBdr>
        </w:div>
        <w:div w:id="643970941">
          <w:marLeft w:val="480"/>
          <w:marRight w:val="0"/>
          <w:marTop w:val="0"/>
          <w:marBottom w:val="0"/>
          <w:divBdr>
            <w:top w:val="none" w:sz="0" w:space="0" w:color="auto"/>
            <w:left w:val="none" w:sz="0" w:space="0" w:color="auto"/>
            <w:bottom w:val="none" w:sz="0" w:space="0" w:color="auto"/>
            <w:right w:val="none" w:sz="0" w:space="0" w:color="auto"/>
          </w:divBdr>
        </w:div>
        <w:div w:id="717779060">
          <w:marLeft w:val="480"/>
          <w:marRight w:val="0"/>
          <w:marTop w:val="0"/>
          <w:marBottom w:val="0"/>
          <w:divBdr>
            <w:top w:val="none" w:sz="0" w:space="0" w:color="auto"/>
            <w:left w:val="none" w:sz="0" w:space="0" w:color="auto"/>
            <w:bottom w:val="none" w:sz="0" w:space="0" w:color="auto"/>
            <w:right w:val="none" w:sz="0" w:space="0" w:color="auto"/>
          </w:divBdr>
        </w:div>
        <w:div w:id="746151635">
          <w:marLeft w:val="480"/>
          <w:marRight w:val="0"/>
          <w:marTop w:val="0"/>
          <w:marBottom w:val="0"/>
          <w:divBdr>
            <w:top w:val="none" w:sz="0" w:space="0" w:color="auto"/>
            <w:left w:val="none" w:sz="0" w:space="0" w:color="auto"/>
            <w:bottom w:val="none" w:sz="0" w:space="0" w:color="auto"/>
            <w:right w:val="none" w:sz="0" w:space="0" w:color="auto"/>
          </w:divBdr>
        </w:div>
        <w:div w:id="785544520">
          <w:marLeft w:val="480"/>
          <w:marRight w:val="0"/>
          <w:marTop w:val="0"/>
          <w:marBottom w:val="0"/>
          <w:divBdr>
            <w:top w:val="none" w:sz="0" w:space="0" w:color="auto"/>
            <w:left w:val="none" w:sz="0" w:space="0" w:color="auto"/>
            <w:bottom w:val="none" w:sz="0" w:space="0" w:color="auto"/>
            <w:right w:val="none" w:sz="0" w:space="0" w:color="auto"/>
          </w:divBdr>
        </w:div>
        <w:div w:id="820779898">
          <w:marLeft w:val="480"/>
          <w:marRight w:val="0"/>
          <w:marTop w:val="0"/>
          <w:marBottom w:val="0"/>
          <w:divBdr>
            <w:top w:val="none" w:sz="0" w:space="0" w:color="auto"/>
            <w:left w:val="none" w:sz="0" w:space="0" w:color="auto"/>
            <w:bottom w:val="none" w:sz="0" w:space="0" w:color="auto"/>
            <w:right w:val="none" w:sz="0" w:space="0" w:color="auto"/>
          </w:divBdr>
        </w:div>
        <w:div w:id="834223201">
          <w:marLeft w:val="480"/>
          <w:marRight w:val="0"/>
          <w:marTop w:val="0"/>
          <w:marBottom w:val="0"/>
          <w:divBdr>
            <w:top w:val="none" w:sz="0" w:space="0" w:color="auto"/>
            <w:left w:val="none" w:sz="0" w:space="0" w:color="auto"/>
            <w:bottom w:val="none" w:sz="0" w:space="0" w:color="auto"/>
            <w:right w:val="none" w:sz="0" w:space="0" w:color="auto"/>
          </w:divBdr>
        </w:div>
        <w:div w:id="836771747">
          <w:marLeft w:val="480"/>
          <w:marRight w:val="0"/>
          <w:marTop w:val="0"/>
          <w:marBottom w:val="0"/>
          <w:divBdr>
            <w:top w:val="none" w:sz="0" w:space="0" w:color="auto"/>
            <w:left w:val="none" w:sz="0" w:space="0" w:color="auto"/>
            <w:bottom w:val="none" w:sz="0" w:space="0" w:color="auto"/>
            <w:right w:val="none" w:sz="0" w:space="0" w:color="auto"/>
          </w:divBdr>
        </w:div>
        <w:div w:id="848644950">
          <w:marLeft w:val="480"/>
          <w:marRight w:val="0"/>
          <w:marTop w:val="0"/>
          <w:marBottom w:val="0"/>
          <w:divBdr>
            <w:top w:val="none" w:sz="0" w:space="0" w:color="auto"/>
            <w:left w:val="none" w:sz="0" w:space="0" w:color="auto"/>
            <w:bottom w:val="none" w:sz="0" w:space="0" w:color="auto"/>
            <w:right w:val="none" w:sz="0" w:space="0" w:color="auto"/>
          </w:divBdr>
        </w:div>
      </w:divsChild>
    </w:div>
    <w:div w:id="578322334">
      <w:bodyDiv w:val="1"/>
      <w:marLeft w:val="0"/>
      <w:marRight w:val="0"/>
      <w:marTop w:val="0"/>
      <w:marBottom w:val="0"/>
      <w:divBdr>
        <w:top w:val="none" w:sz="0" w:space="0" w:color="auto"/>
        <w:left w:val="none" w:sz="0" w:space="0" w:color="auto"/>
        <w:bottom w:val="none" w:sz="0" w:space="0" w:color="auto"/>
        <w:right w:val="none" w:sz="0" w:space="0" w:color="auto"/>
      </w:divBdr>
    </w:div>
    <w:div w:id="578372075">
      <w:bodyDiv w:val="1"/>
      <w:marLeft w:val="0"/>
      <w:marRight w:val="0"/>
      <w:marTop w:val="0"/>
      <w:marBottom w:val="0"/>
      <w:divBdr>
        <w:top w:val="none" w:sz="0" w:space="0" w:color="auto"/>
        <w:left w:val="none" w:sz="0" w:space="0" w:color="auto"/>
        <w:bottom w:val="none" w:sz="0" w:space="0" w:color="auto"/>
        <w:right w:val="none" w:sz="0" w:space="0" w:color="auto"/>
      </w:divBdr>
    </w:div>
    <w:div w:id="578559961">
      <w:bodyDiv w:val="1"/>
      <w:marLeft w:val="0"/>
      <w:marRight w:val="0"/>
      <w:marTop w:val="0"/>
      <w:marBottom w:val="0"/>
      <w:divBdr>
        <w:top w:val="none" w:sz="0" w:space="0" w:color="auto"/>
        <w:left w:val="none" w:sz="0" w:space="0" w:color="auto"/>
        <w:bottom w:val="none" w:sz="0" w:space="0" w:color="auto"/>
        <w:right w:val="none" w:sz="0" w:space="0" w:color="auto"/>
      </w:divBdr>
    </w:div>
    <w:div w:id="578561279">
      <w:bodyDiv w:val="1"/>
      <w:marLeft w:val="0"/>
      <w:marRight w:val="0"/>
      <w:marTop w:val="0"/>
      <w:marBottom w:val="0"/>
      <w:divBdr>
        <w:top w:val="none" w:sz="0" w:space="0" w:color="auto"/>
        <w:left w:val="none" w:sz="0" w:space="0" w:color="auto"/>
        <w:bottom w:val="none" w:sz="0" w:space="0" w:color="auto"/>
        <w:right w:val="none" w:sz="0" w:space="0" w:color="auto"/>
      </w:divBdr>
    </w:div>
    <w:div w:id="578714002">
      <w:bodyDiv w:val="1"/>
      <w:marLeft w:val="0"/>
      <w:marRight w:val="0"/>
      <w:marTop w:val="0"/>
      <w:marBottom w:val="0"/>
      <w:divBdr>
        <w:top w:val="none" w:sz="0" w:space="0" w:color="auto"/>
        <w:left w:val="none" w:sz="0" w:space="0" w:color="auto"/>
        <w:bottom w:val="none" w:sz="0" w:space="0" w:color="auto"/>
        <w:right w:val="none" w:sz="0" w:space="0" w:color="auto"/>
      </w:divBdr>
    </w:div>
    <w:div w:id="578827752">
      <w:bodyDiv w:val="1"/>
      <w:marLeft w:val="0"/>
      <w:marRight w:val="0"/>
      <w:marTop w:val="0"/>
      <w:marBottom w:val="0"/>
      <w:divBdr>
        <w:top w:val="none" w:sz="0" w:space="0" w:color="auto"/>
        <w:left w:val="none" w:sz="0" w:space="0" w:color="auto"/>
        <w:bottom w:val="none" w:sz="0" w:space="0" w:color="auto"/>
        <w:right w:val="none" w:sz="0" w:space="0" w:color="auto"/>
      </w:divBdr>
    </w:div>
    <w:div w:id="578833374">
      <w:bodyDiv w:val="1"/>
      <w:marLeft w:val="0"/>
      <w:marRight w:val="0"/>
      <w:marTop w:val="0"/>
      <w:marBottom w:val="0"/>
      <w:divBdr>
        <w:top w:val="none" w:sz="0" w:space="0" w:color="auto"/>
        <w:left w:val="none" w:sz="0" w:space="0" w:color="auto"/>
        <w:bottom w:val="none" w:sz="0" w:space="0" w:color="auto"/>
        <w:right w:val="none" w:sz="0" w:space="0" w:color="auto"/>
      </w:divBdr>
    </w:div>
    <w:div w:id="578946573">
      <w:bodyDiv w:val="1"/>
      <w:marLeft w:val="0"/>
      <w:marRight w:val="0"/>
      <w:marTop w:val="0"/>
      <w:marBottom w:val="0"/>
      <w:divBdr>
        <w:top w:val="none" w:sz="0" w:space="0" w:color="auto"/>
        <w:left w:val="none" w:sz="0" w:space="0" w:color="auto"/>
        <w:bottom w:val="none" w:sz="0" w:space="0" w:color="auto"/>
        <w:right w:val="none" w:sz="0" w:space="0" w:color="auto"/>
      </w:divBdr>
    </w:div>
    <w:div w:id="579022651">
      <w:bodyDiv w:val="1"/>
      <w:marLeft w:val="0"/>
      <w:marRight w:val="0"/>
      <w:marTop w:val="0"/>
      <w:marBottom w:val="0"/>
      <w:divBdr>
        <w:top w:val="none" w:sz="0" w:space="0" w:color="auto"/>
        <w:left w:val="none" w:sz="0" w:space="0" w:color="auto"/>
        <w:bottom w:val="none" w:sz="0" w:space="0" w:color="auto"/>
        <w:right w:val="none" w:sz="0" w:space="0" w:color="auto"/>
      </w:divBdr>
    </w:div>
    <w:div w:id="579024563">
      <w:bodyDiv w:val="1"/>
      <w:marLeft w:val="0"/>
      <w:marRight w:val="0"/>
      <w:marTop w:val="0"/>
      <w:marBottom w:val="0"/>
      <w:divBdr>
        <w:top w:val="none" w:sz="0" w:space="0" w:color="auto"/>
        <w:left w:val="none" w:sz="0" w:space="0" w:color="auto"/>
        <w:bottom w:val="none" w:sz="0" w:space="0" w:color="auto"/>
        <w:right w:val="none" w:sz="0" w:space="0" w:color="auto"/>
      </w:divBdr>
    </w:div>
    <w:div w:id="579100515">
      <w:bodyDiv w:val="1"/>
      <w:marLeft w:val="0"/>
      <w:marRight w:val="0"/>
      <w:marTop w:val="0"/>
      <w:marBottom w:val="0"/>
      <w:divBdr>
        <w:top w:val="none" w:sz="0" w:space="0" w:color="auto"/>
        <w:left w:val="none" w:sz="0" w:space="0" w:color="auto"/>
        <w:bottom w:val="none" w:sz="0" w:space="0" w:color="auto"/>
        <w:right w:val="none" w:sz="0" w:space="0" w:color="auto"/>
      </w:divBdr>
    </w:div>
    <w:div w:id="579144123">
      <w:bodyDiv w:val="1"/>
      <w:marLeft w:val="0"/>
      <w:marRight w:val="0"/>
      <w:marTop w:val="0"/>
      <w:marBottom w:val="0"/>
      <w:divBdr>
        <w:top w:val="none" w:sz="0" w:space="0" w:color="auto"/>
        <w:left w:val="none" w:sz="0" w:space="0" w:color="auto"/>
        <w:bottom w:val="none" w:sz="0" w:space="0" w:color="auto"/>
        <w:right w:val="none" w:sz="0" w:space="0" w:color="auto"/>
      </w:divBdr>
    </w:div>
    <w:div w:id="579214654">
      <w:bodyDiv w:val="1"/>
      <w:marLeft w:val="0"/>
      <w:marRight w:val="0"/>
      <w:marTop w:val="0"/>
      <w:marBottom w:val="0"/>
      <w:divBdr>
        <w:top w:val="none" w:sz="0" w:space="0" w:color="auto"/>
        <w:left w:val="none" w:sz="0" w:space="0" w:color="auto"/>
        <w:bottom w:val="none" w:sz="0" w:space="0" w:color="auto"/>
        <w:right w:val="none" w:sz="0" w:space="0" w:color="auto"/>
      </w:divBdr>
      <w:divsChild>
        <w:div w:id="11616893">
          <w:marLeft w:val="480"/>
          <w:marRight w:val="0"/>
          <w:marTop w:val="0"/>
          <w:marBottom w:val="0"/>
          <w:divBdr>
            <w:top w:val="none" w:sz="0" w:space="0" w:color="auto"/>
            <w:left w:val="none" w:sz="0" w:space="0" w:color="auto"/>
            <w:bottom w:val="none" w:sz="0" w:space="0" w:color="auto"/>
            <w:right w:val="none" w:sz="0" w:space="0" w:color="auto"/>
          </w:divBdr>
        </w:div>
        <w:div w:id="16200785">
          <w:marLeft w:val="480"/>
          <w:marRight w:val="0"/>
          <w:marTop w:val="0"/>
          <w:marBottom w:val="0"/>
          <w:divBdr>
            <w:top w:val="none" w:sz="0" w:space="0" w:color="auto"/>
            <w:left w:val="none" w:sz="0" w:space="0" w:color="auto"/>
            <w:bottom w:val="none" w:sz="0" w:space="0" w:color="auto"/>
            <w:right w:val="none" w:sz="0" w:space="0" w:color="auto"/>
          </w:divBdr>
        </w:div>
        <w:div w:id="36054386">
          <w:marLeft w:val="480"/>
          <w:marRight w:val="0"/>
          <w:marTop w:val="0"/>
          <w:marBottom w:val="0"/>
          <w:divBdr>
            <w:top w:val="none" w:sz="0" w:space="0" w:color="auto"/>
            <w:left w:val="none" w:sz="0" w:space="0" w:color="auto"/>
            <w:bottom w:val="none" w:sz="0" w:space="0" w:color="auto"/>
            <w:right w:val="none" w:sz="0" w:space="0" w:color="auto"/>
          </w:divBdr>
        </w:div>
        <w:div w:id="40205123">
          <w:marLeft w:val="480"/>
          <w:marRight w:val="0"/>
          <w:marTop w:val="0"/>
          <w:marBottom w:val="0"/>
          <w:divBdr>
            <w:top w:val="none" w:sz="0" w:space="0" w:color="auto"/>
            <w:left w:val="none" w:sz="0" w:space="0" w:color="auto"/>
            <w:bottom w:val="none" w:sz="0" w:space="0" w:color="auto"/>
            <w:right w:val="none" w:sz="0" w:space="0" w:color="auto"/>
          </w:divBdr>
        </w:div>
        <w:div w:id="49426086">
          <w:marLeft w:val="480"/>
          <w:marRight w:val="0"/>
          <w:marTop w:val="0"/>
          <w:marBottom w:val="0"/>
          <w:divBdr>
            <w:top w:val="none" w:sz="0" w:space="0" w:color="auto"/>
            <w:left w:val="none" w:sz="0" w:space="0" w:color="auto"/>
            <w:bottom w:val="none" w:sz="0" w:space="0" w:color="auto"/>
            <w:right w:val="none" w:sz="0" w:space="0" w:color="auto"/>
          </w:divBdr>
        </w:div>
        <w:div w:id="135030925">
          <w:marLeft w:val="480"/>
          <w:marRight w:val="0"/>
          <w:marTop w:val="0"/>
          <w:marBottom w:val="0"/>
          <w:divBdr>
            <w:top w:val="none" w:sz="0" w:space="0" w:color="auto"/>
            <w:left w:val="none" w:sz="0" w:space="0" w:color="auto"/>
            <w:bottom w:val="none" w:sz="0" w:space="0" w:color="auto"/>
            <w:right w:val="none" w:sz="0" w:space="0" w:color="auto"/>
          </w:divBdr>
        </w:div>
        <w:div w:id="224024065">
          <w:marLeft w:val="480"/>
          <w:marRight w:val="0"/>
          <w:marTop w:val="0"/>
          <w:marBottom w:val="0"/>
          <w:divBdr>
            <w:top w:val="none" w:sz="0" w:space="0" w:color="auto"/>
            <w:left w:val="none" w:sz="0" w:space="0" w:color="auto"/>
            <w:bottom w:val="none" w:sz="0" w:space="0" w:color="auto"/>
            <w:right w:val="none" w:sz="0" w:space="0" w:color="auto"/>
          </w:divBdr>
        </w:div>
        <w:div w:id="240481515">
          <w:marLeft w:val="480"/>
          <w:marRight w:val="0"/>
          <w:marTop w:val="0"/>
          <w:marBottom w:val="0"/>
          <w:divBdr>
            <w:top w:val="none" w:sz="0" w:space="0" w:color="auto"/>
            <w:left w:val="none" w:sz="0" w:space="0" w:color="auto"/>
            <w:bottom w:val="none" w:sz="0" w:space="0" w:color="auto"/>
            <w:right w:val="none" w:sz="0" w:space="0" w:color="auto"/>
          </w:divBdr>
        </w:div>
        <w:div w:id="246111836">
          <w:marLeft w:val="480"/>
          <w:marRight w:val="0"/>
          <w:marTop w:val="0"/>
          <w:marBottom w:val="0"/>
          <w:divBdr>
            <w:top w:val="none" w:sz="0" w:space="0" w:color="auto"/>
            <w:left w:val="none" w:sz="0" w:space="0" w:color="auto"/>
            <w:bottom w:val="none" w:sz="0" w:space="0" w:color="auto"/>
            <w:right w:val="none" w:sz="0" w:space="0" w:color="auto"/>
          </w:divBdr>
        </w:div>
        <w:div w:id="347176723">
          <w:marLeft w:val="480"/>
          <w:marRight w:val="0"/>
          <w:marTop w:val="0"/>
          <w:marBottom w:val="0"/>
          <w:divBdr>
            <w:top w:val="none" w:sz="0" w:space="0" w:color="auto"/>
            <w:left w:val="none" w:sz="0" w:space="0" w:color="auto"/>
            <w:bottom w:val="none" w:sz="0" w:space="0" w:color="auto"/>
            <w:right w:val="none" w:sz="0" w:space="0" w:color="auto"/>
          </w:divBdr>
        </w:div>
        <w:div w:id="367605697">
          <w:marLeft w:val="480"/>
          <w:marRight w:val="0"/>
          <w:marTop w:val="0"/>
          <w:marBottom w:val="0"/>
          <w:divBdr>
            <w:top w:val="none" w:sz="0" w:space="0" w:color="auto"/>
            <w:left w:val="none" w:sz="0" w:space="0" w:color="auto"/>
            <w:bottom w:val="none" w:sz="0" w:space="0" w:color="auto"/>
            <w:right w:val="none" w:sz="0" w:space="0" w:color="auto"/>
          </w:divBdr>
        </w:div>
        <w:div w:id="391344209">
          <w:marLeft w:val="480"/>
          <w:marRight w:val="0"/>
          <w:marTop w:val="0"/>
          <w:marBottom w:val="0"/>
          <w:divBdr>
            <w:top w:val="none" w:sz="0" w:space="0" w:color="auto"/>
            <w:left w:val="none" w:sz="0" w:space="0" w:color="auto"/>
            <w:bottom w:val="none" w:sz="0" w:space="0" w:color="auto"/>
            <w:right w:val="none" w:sz="0" w:space="0" w:color="auto"/>
          </w:divBdr>
        </w:div>
        <w:div w:id="532839613">
          <w:marLeft w:val="480"/>
          <w:marRight w:val="0"/>
          <w:marTop w:val="0"/>
          <w:marBottom w:val="0"/>
          <w:divBdr>
            <w:top w:val="none" w:sz="0" w:space="0" w:color="auto"/>
            <w:left w:val="none" w:sz="0" w:space="0" w:color="auto"/>
            <w:bottom w:val="none" w:sz="0" w:space="0" w:color="auto"/>
            <w:right w:val="none" w:sz="0" w:space="0" w:color="auto"/>
          </w:divBdr>
        </w:div>
        <w:div w:id="534386787">
          <w:marLeft w:val="480"/>
          <w:marRight w:val="0"/>
          <w:marTop w:val="0"/>
          <w:marBottom w:val="0"/>
          <w:divBdr>
            <w:top w:val="none" w:sz="0" w:space="0" w:color="auto"/>
            <w:left w:val="none" w:sz="0" w:space="0" w:color="auto"/>
            <w:bottom w:val="none" w:sz="0" w:space="0" w:color="auto"/>
            <w:right w:val="none" w:sz="0" w:space="0" w:color="auto"/>
          </w:divBdr>
        </w:div>
        <w:div w:id="549616105">
          <w:marLeft w:val="480"/>
          <w:marRight w:val="0"/>
          <w:marTop w:val="0"/>
          <w:marBottom w:val="0"/>
          <w:divBdr>
            <w:top w:val="none" w:sz="0" w:space="0" w:color="auto"/>
            <w:left w:val="none" w:sz="0" w:space="0" w:color="auto"/>
            <w:bottom w:val="none" w:sz="0" w:space="0" w:color="auto"/>
            <w:right w:val="none" w:sz="0" w:space="0" w:color="auto"/>
          </w:divBdr>
        </w:div>
        <w:div w:id="555437304">
          <w:marLeft w:val="480"/>
          <w:marRight w:val="0"/>
          <w:marTop w:val="0"/>
          <w:marBottom w:val="0"/>
          <w:divBdr>
            <w:top w:val="none" w:sz="0" w:space="0" w:color="auto"/>
            <w:left w:val="none" w:sz="0" w:space="0" w:color="auto"/>
            <w:bottom w:val="none" w:sz="0" w:space="0" w:color="auto"/>
            <w:right w:val="none" w:sz="0" w:space="0" w:color="auto"/>
          </w:divBdr>
        </w:div>
        <w:div w:id="570236849">
          <w:marLeft w:val="480"/>
          <w:marRight w:val="0"/>
          <w:marTop w:val="0"/>
          <w:marBottom w:val="0"/>
          <w:divBdr>
            <w:top w:val="none" w:sz="0" w:space="0" w:color="auto"/>
            <w:left w:val="none" w:sz="0" w:space="0" w:color="auto"/>
            <w:bottom w:val="none" w:sz="0" w:space="0" w:color="auto"/>
            <w:right w:val="none" w:sz="0" w:space="0" w:color="auto"/>
          </w:divBdr>
        </w:div>
        <w:div w:id="663627578">
          <w:marLeft w:val="480"/>
          <w:marRight w:val="0"/>
          <w:marTop w:val="0"/>
          <w:marBottom w:val="0"/>
          <w:divBdr>
            <w:top w:val="none" w:sz="0" w:space="0" w:color="auto"/>
            <w:left w:val="none" w:sz="0" w:space="0" w:color="auto"/>
            <w:bottom w:val="none" w:sz="0" w:space="0" w:color="auto"/>
            <w:right w:val="none" w:sz="0" w:space="0" w:color="auto"/>
          </w:divBdr>
        </w:div>
        <w:div w:id="671220640">
          <w:marLeft w:val="480"/>
          <w:marRight w:val="0"/>
          <w:marTop w:val="0"/>
          <w:marBottom w:val="0"/>
          <w:divBdr>
            <w:top w:val="none" w:sz="0" w:space="0" w:color="auto"/>
            <w:left w:val="none" w:sz="0" w:space="0" w:color="auto"/>
            <w:bottom w:val="none" w:sz="0" w:space="0" w:color="auto"/>
            <w:right w:val="none" w:sz="0" w:space="0" w:color="auto"/>
          </w:divBdr>
        </w:div>
        <w:div w:id="688025390">
          <w:marLeft w:val="480"/>
          <w:marRight w:val="0"/>
          <w:marTop w:val="0"/>
          <w:marBottom w:val="0"/>
          <w:divBdr>
            <w:top w:val="none" w:sz="0" w:space="0" w:color="auto"/>
            <w:left w:val="none" w:sz="0" w:space="0" w:color="auto"/>
            <w:bottom w:val="none" w:sz="0" w:space="0" w:color="auto"/>
            <w:right w:val="none" w:sz="0" w:space="0" w:color="auto"/>
          </w:divBdr>
        </w:div>
        <w:div w:id="720787769">
          <w:marLeft w:val="480"/>
          <w:marRight w:val="0"/>
          <w:marTop w:val="0"/>
          <w:marBottom w:val="0"/>
          <w:divBdr>
            <w:top w:val="none" w:sz="0" w:space="0" w:color="auto"/>
            <w:left w:val="none" w:sz="0" w:space="0" w:color="auto"/>
            <w:bottom w:val="none" w:sz="0" w:space="0" w:color="auto"/>
            <w:right w:val="none" w:sz="0" w:space="0" w:color="auto"/>
          </w:divBdr>
        </w:div>
        <w:div w:id="764151909">
          <w:marLeft w:val="480"/>
          <w:marRight w:val="0"/>
          <w:marTop w:val="0"/>
          <w:marBottom w:val="0"/>
          <w:divBdr>
            <w:top w:val="none" w:sz="0" w:space="0" w:color="auto"/>
            <w:left w:val="none" w:sz="0" w:space="0" w:color="auto"/>
            <w:bottom w:val="none" w:sz="0" w:space="0" w:color="auto"/>
            <w:right w:val="none" w:sz="0" w:space="0" w:color="auto"/>
          </w:divBdr>
        </w:div>
      </w:divsChild>
    </w:div>
    <w:div w:id="579217876">
      <w:bodyDiv w:val="1"/>
      <w:marLeft w:val="0"/>
      <w:marRight w:val="0"/>
      <w:marTop w:val="0"/>
      <w:marBottom w:val="0"/>
      <w:divBdr>
        <w:top w:val="none" w:sz="0" w:space="0" w:color="auto"/>
        <w:left w:val="none" w:sz="0" w:space="0" w:color="auto"/>
        <w:bottom w:val="none" w:sz="0" w:space="0" w:color="auto"/>
        <w:right w:val="none" w:sz="0" w:space="0" w:color="auto"/>
      </w:divBdr>
    </w:div>
    <w:div w:id="579290738">
      <w:bodyDiv w:val="1"/>
      <w:marLeft w:val="0"/>
      <w:marRight w:val="0"/>
      <w:marTop w:val="0"/>
      <w:marBottom w:val="0"/>
      <w:divBdr>
        <w:top w:val="none" w:sz="0" w:space="0" w:color="auto"/>
        <w:left w:val="none" w:sz="0" w:space="0" w:color="auto"/>
        <w:bottom w:val="none" w:sz="0" w:space="0" w:color="auto"/>
        <w:right w:val="none" w:sz="0" w:space="0" w:color="auto"/>
      </w:divBdr>
    </w:div>
    <w:div w:id="579482591">
      <w:bodyDiv w:val="1"/>
      <w:marLeft w:val="0"/>
      <w:marRight w:val="0"/>
      <w:marTop w:val="0"/>
      <w:marBottom w:val="0"/>
      <w:divBdr>
        <w:top w:val="none" w:sz="0" w:space="0" w:color="auto"/>
        <w:left w:val="none" w:sz="0" w:space="0" w:color="auto"/>
        <w:bottom w:val="none" w:sz="0" w:space="0" w:color="auto"/>
        <w:right w:val="none" w:sz="0" w:space="0" w:color="auto"/>
      </w:divBdr>
    </w:div>
    <w:div w:id="579488571">
      <w:bodyDiv w:val="1"/>
      <w:marLeft w:val="0"/>
      <w:marRight w:val="0"/>
      <w:marTop w:val="0"/>
      <w:marBottom w:val="0"/>
      <w:divBdr>
        <w:top w:val="none" w:sz="0" w:space="0" w:color="auto"/>
        <w:left w:val="none" w:sz="0" w:space="0" w:color="auto"/>
        <w:bottom w:val="none" w:sz="0" w:space="0" w:color="auto"/>
        <w:right w:val="none" w:sz="0" w:space="0" w:color="auto"/>
      </w:divBdr>
    </w:div>
    <w:div w:id="579800757">
      <w:bodyDiv w:val="1"/>
      <w:marLeft w:val="0"/>
      <w:marRight w:val="0"/>
      <w:marTop w:val="0"/>
      <w:marBottom w:val="0"/>
      <w:divBdr>
        <w:top w:val="none" w:sz="0" w:space="0" w:color="auto"/>
        <w:left w:val="none" w:sz="0" w:space="0" w:color="auto"/>
        <w:bottom w:val="none" w:sz="0" w:space="0" w:color="auto"/>
        <w:right w:val="none" w:sz="0" w:space="0" w:color="auto"/>
      </w:divBdr>
    </w:div>
    <w:div w:id="579876051">
      <w:bodyDiv w:val="1"/>
      <w:marLeft w:val="0"/>
      <w:marRight w:val="0"/>
      <w:marTop w:val="0"/>
      <w:marBottom w:val="0"/>
      <w:divBdr>
        <w:top w:val="none" w:sz="0" w:space="0" w:color="auto"/>
        <w:left w:val="none" w:sz="0" w:space="0" w:color="auto"/>
        <w:bottom w:val="none" w:sz="0" w:space="0" w:color="auto"/>
        <w:right w:val="none" w:sz="0" w:space="0" w:color="auto"/>
      </w:divBdr>
    </w:div>
    <w:div w:id="579876581">
      <w:bodyDiv w:val="1"/>
      <w:marLeft w:val="0"/>
      <w:marRight w:val="0"/>
      <w:marTop w:val="0"/>
      <w:marBottom w:val="0"/>
      <w:divBdr>
        <w:top w:val="none" w:sz="0" w:space="0" w:color="auto"/>
        <w:left w:val="none" w:sz="0" w:space="0" w:color="auto"/>
        <w:bottom w:val="none" w:sz="0" w:space="0" w:color="auto"/>
        <w:right w:val="none" w:sz="0" w:space="0" w:color="auto"/>
      </w:divBdr>
    </w:div>
    <w:div w:id="579943666">
      <w:bodyDiv w:val="1"/>
      <w:marLeft w:val="0"/>
      <w:marRight w:val="0"/>
      <w:marTop w:val="0"/>
      <w:marBottom w:val="0"/>
      <w:divBdr>
        <w:top w:val="none" w:sz="0" w:space="0" w:color="auto"/>
        <w:left w:val="none" w:sz="0" w:space="0" w:color="auto"/>
        <w:bottom w:val="none" w:sz="0" w:space="0" w:color="auto"/>
        <w:right w:val="none" w:sz="0" w:space="0" w:color="auto"/>
      </w:divBdr>
      <w:divsChild>
        <w:div w:id="4334383">
          <w:marLeft w:val="480"/>
          <w:marRight w:val="0"/>
          <w:marTop w:val="0"/>
          <w:marBottom w:val="0"/>
          <w:divBdr>
            <w:top w:val="none" w:sz="0" w:space="0" w:color="auto"/>
            <w:left w:val="none" w:sz="0" w:space="0" w:color="auto"/>
            <w:bottom w:val="none" w:sz="0" w:space="0" w:color="auto"/>
            <w:right w:val="none" w:sz="0" w:space="0" w:color="auto"/>
          </w:divBdr>
        </w:div>
        <w:div w:id="47267486">
          <w:marLeft w:val="480"/>
          <w:marRight w:val="0"/>
          <w:marTop w:val="0"/>
          <w:marBottom w:val="0"/>
          <w:divBdr>
            <w:top w:val="none" w:sz="0" w:space="0" w:color="auto"/>
            <w:left w:val="none" w:sz="0" w:space="0" w:color="auto"/>
            <w:bottom w:val="none" w:sz="0" w:space="0" w:color="auto"/>
            <w:right w:val="none" w:sz="0" w:space="0" w:color="auto"/>
          </w:divBdr>
        </w:div>
        <w:div w:id="60374765">
          <w:marLeft w:val="480"/>
          <w:marRight w:val="0"/>
          <w:marTop w:val="0"/>
          <w:marBottom w:val="0"/>
          <w:divBdr>
            <w:top w:val="none" w:sz="0" w:space="0" w:color="auto"/>
            <w:left w:val="none" w:sz="0" w:space="0" w:color="auto"/>
            <w:bottom w:val="none" w:sz="0" w:space="0" w:color="auto"/>
            <w:right w:val="none" w:sz="0" w:space="0" w:color="auto"/>
          </w:divBdr>
        </w:div>
        <w:div w:id="119690255">
          <w:marLeft w:val="480"/>
          <w:marRight w:val="0"/>
          <w:marTop w:val="0"/>
          <w:marBottom w:val="0"/>
          <w:divBdr>
            <w:top w:val="none" w:sz="0" w:space="0" w:color="auto"/>
            <w:left w:val="none" w:sz="0" w:space="0" w:color="auto"/>
            <w:bottom w:val="none" w:sz="0" w:space="0" w:color="auto"/>
            <w:right w:val="none" w:sz="0" w:space="0" w:color="auto"/>
          </w:divBdr>
        </w:div>
        <w:div w:id="120196614">
          <w:marLeft w:val="480"/>
          <w:marRight w:val="0"/>
          <w:marTop w:val="0"/>
          <w:marBottom w:val="0"/>
          <w:divBdr>
            <w:top w:val="none" w:sz="0" w:space="0" w:color="auto"/>
            <w:left w:val="none" w:sz="0" w:space="0" w:color="auto"/>
            <w:bottom w:val="none" w:sz="0" w:space="0" w:color="auto"/>
            <w:right w:val="none" w:sz="0" w:space="0" w:color="auto"/>
          </w:divBdr>
        </w:div>
        <w:div w:id="195508415">
          <w:marLeft w:val="480"/>
          <w:marRight w:val="0"/>
          <w:marTop w:val="0"/>
          <w:marBottom w:val="0"/>
          <w:divBdr>
            <w:top w:val="none" w:sz="0" w:space="0" w:color="auto"/>
            <w:left w:val="none" w:sz="0" w:space="0" w:color="auto"/>
            <w:bottom w:val="none" w:sz="0" w:space="0" w:color="auto"/>
            <w:right w:val="none" w:sz="0" w:space="0" w:color="auto"/>
          </w:divBdr>
        </w:div>
        <w:div w:id="196238963">
          <w:marLeft w:val="480"/>
          <w:marRight w:val="0"/>
          <w:marTop w:val="0"/>
          <w:marBottom w:val="0"/>
          <w:divBdr>
            <w:top w:val="none" w:sz="0" w:space="0" w:color="auto"/>
            <w:left w:val="none" w:sz="0" w:space="0" w:color="auto"/>
            <w:bottom w:val="none" w:sz="0" w:space="0" w:color="auto"/>
            <w:right w:val="none" w:sz="0" w:space="0" w:color="auto"/>
          </w:divBdr>
        </w:div>
        <w:div w:id="375743034">
          <w:marLeft w:val="480"/>
          <w:marRight w:val="0"/>
          <w:marTop w:val="0"/>
          <w:marBottom w:val="0"/>
          <w:divBdr>
            <w:top w:val="none" w:sz="0" w:space="0" w:color="auto"/>
            <w:left w:val="none" w:sz="0" w:space="0" w:color="auto"/>
            <w:bottom w:val="none" w:sz="0" w:space="0" w:color="auto"/>
            <w:right w:val="none" w:sz="0" w:space="0" w:color="auto"/>
          </w:divBdr>
        </w:div>
        <w:div w:id="437338835">
          <w:marLeft w:val="480"/>
          <w:marRight w:val="0"/>
          <w:marTop w:val="0"/>
          <w:marBottom w:val="0"/>
          <w:divBdr>
            <w:top w:val="none" w:sz="0" w:space="0" w:color="auto"/>
            <w:left w:val="none" w:sz="0" w:space="0" w:color="auto"/>
            <w:bottom w:val="none" w:sz="0" w:space="0" w:color="auto"/>
            <w:right w:val="none" w:sz="0" w:space="0" w:color="auto"/>
          </w:divBdr>
        </w:div>
        <w:div w:id="526335706">
          <w:marLeft w:val="480"/>
          <w:marRight w:val="0"/>
          <w:marTop w:val="0"/>
          <w:marBottom w:val="0"/>
          <w:divBdr>
            <w:top w:val="none" w:sz="0" w:space="0" w:color="auto"/>
            <w:left w:val="none" w:sz="0" w:space="0" w:color="auto"/>
            <w:bottom w:val="none" w:sz="0" w:space="0" w:color="auto"/>
            <w:right w:val="none" w:sz="0" w:space="0" w:color="auto"/>
          </w:divBdr>
        </w:div>
        <w:div w:id="533732884">
          <w:marLeft w:val="480"/>
          <w:marRight w:val="0"/>
          <w:marTop w:val="0"/>
          <w:marBottom w:val="0"/>
          <w:divBdr>
            <w:top w:val="none" w:sz="0" w:space="0" w:color="auto"/>
            <w:left w:val="none" w:sz="0" w:space="0" w:color="auto"/>
            <w:bottom w:val="none" w:sz="0" w:space="0" w:color="auto"/>
            <w:right w:val="none" w:sz="0" w:space="0" w:color="auto"/>
          </w:divBdr>
        </w:div>
        <w:div w:id="557136167">
          <w:marLeft w:val="480"/>
          <w:marRight w:val="0"/>
          <w:marTop w:val="0"/>
          <w:marBottom w:val="0"/>
          <w:divBdr>
            <w:top w:val="none" w:sz="0" w:space="0" w:color="auto"/>
            <w:left w:val="none" w:sz="0" w:space="0" w:color="auto"/>
            <w:bottom w:val="none" w:sz="0" w:space="0" w:color="auto"/>
            <w:right w:val="none" w:sz="0" w:space="0" w:color="auto"/>
          </w:divBdr>
        </w:div>
        <w:div w:id="611403170">
          <w:marLeft w:val="480"/>
          <w:marRight w:val="0"/>
          <w:marTop w:val="0"/>
          <w:marBottom w:val="0"/>
          <w:divBdr>
            <w:top w:val="none" w:sz="0" w:space="0" w:color="auto"/>
            <w:left w:val="none" w:sz="0" w:space="0" w:color="auto"/>
            <w:bottom w:val="none" w:sz="0" w:space="0" w:color="auto"/>
            <w:right w:val="none" w:sz="0" w:space="0" w:color="auto"/>
          </w:divBdr>
        </w:div>
        <w:div w:id="615018640">
          <w:marLeft w:val="480"/>
          <w:marRight w:val="0"/>
          <w:marTop w:val="0"/>
          <w:marBottom w:val="0"/>
          <w:divBdr>
            <w:top w:val="none" w:sz="0" w:space="0" w:color="auto"/>
            <w:left w:val="none" w:sz="0" w:space="0" w:color="auto"/>
            <w:bottom w:val="none" w:sz="0" w:space="0" w:color="auto"/>
            <w:right w:val="none" w:sz="0" w:space="0" w:color="auto"/>
          </w:divBdr>
        </w:div>
        <w:div w:id="645939662">
          <w:marLeft w:val="480"/>
          <w:marRight w:val="0"/>
          <w:marTop w:val="0"/>
          <w:marBottom w:val="0"/>
          <w:divBdr>
            <w:top w:val="none" w:sz="0" w:space="0" w:color="auto"/>
            <w:left w:val="none" w:sz="0" w:space="0" w:color="auto"/>
            <w:bottom w:val="none" w:sz="0" w:space="0" w:color="auto"/>
            <w:right w:val="none" w:sz="0" w:space="0" w:color="auto"/>
          </w:divBdr>
        </w:div>
        <w:div w:id="671688784">
          <w:marLeft w:val="480"/>
          <w:marRight w:val="0"/>
          <w:marTop w:val="0"/>
          <w:marBottom w:val="0"/>
          <w:divBdr>
            <w:top w:val="none" w:sz="0" w:space="0" w:color="auto"/>
            <w:left w:val="none" w:sz="0" w:space="0" w:color="auto"/>
            <w:bottom w:val="none" w:sz="0" w:space="0" w:color="auto"/>
            <w:right w:val="none" w:sz="0" w:space="0" w:color="auto"/>
          </w:divBdr>
        </w:div>
        <w:div w:id="692073869">
          <w:marLeft w:val="480"/>
          <w:marRight w:val="0"/>
          <w:marTop w:val="0"/>
          <w:marBottom w:val="0"/>
          <w:divBdr>
            <w:top w:val="none" w:sz="0" w:space="0" w:color="auto"/>
            <w:left w:val="none" w:sz="0" w:space="0" w:color="auto"/>
            <w:bottom w:val="none" w:sz="0" w:space="0" w:color="auto"/>
            <w:right w:val="none" w:sz="0" w:space="0" w:color="auto"/>
          </w:divBdr>
        </w:div>
        <w:div w:id="715662214">
          <w:marLeft w:val="480"/>
          <w:marRight w:val="0"/>
          <w:marTop w:val="0"/>
          <w:marBottom w:val="0"/>
          <w:divBdr>
            <w:top w:val="none" w:sz="0" w:space="0" w:color="auto"/>
            <w:left w:val="none" w:sz="0" w:space="0" w:color="auto"/>
            <w:bottom w:val="none" w:sz="0" w:space="0" w:color="auto"/>
            <w:right w:val="none" w:sz="0" w:space="0" w:color="auto"/>
          </w:divBdr>
        </w:div>
        <w:div w:id="718670207">
          <w:marLeft w:val="480"/>
          <w:marRight w:val="0"/>
          <w:marTop w:val="0"/>
          <w:marBottom w:val="0"/>
          <w:divBdr>
            <w:top w:val="none" w:sz="0" w:space="0" w:color="auto"/>
            <w:left w:val="none" w:sz="0" w:space="0" w:color="auto"/>
            <w:bottom w:val="none" w:sz="0" w:space="0" w:color="auto"/>
            <w:right w:val="none" w:sz="0" w:space="0" w:color="auto"/>
          </w:divBdr>
        </w:div>
        <w:div w:id="740106198">
          <w:marLeft w:val="480"/>
          <w:marRight w:val="0"/>
          <w:marTop w:val="0"/>
          <w:marBottom w:val="0"/>
          <w:divBdr>
            <w:top w:val="none" w:sz="0" w:space="0" w:color="auto"/>
            <w:left w:val="none" w:sz="0" w:space="0" w:color="auto"/>
            <w:bottom w:val="none" w:sz="0" w:space="0" w:color="auto"/>
            <w:right w:val="none" w:sz="0" w:space="0" w:color="auto"/>
          </w:divBdr>
        </w:div>
        <w:div w:id="783381820">
          <w:marLeft w:val="480"/>
          <w:marRight w:val="0"/>
          <w:marTop w:val="0"/>
          <w:marBottom w:val="0"/>
          <w:divBdr>
            <w:top w:val="none" w:sz="0" w:space="0" w:color="auto"/>
            <w:left w:val="none" w:sz="0" w:space="0" w:color="auto"/>
            <w:bottom w:val="none" w:sz="0" w:space="0" w:color="auto"/>
            <w:right w:val="none" w:sz="0" w:space="0" w:color="auto"/>
          </w:divBdr>
        </w:div>
        <w:div w:id="793983320">
          <w:marLeft w:val="480"/>
          <w:marRight w:val="0"/>
          <w:marTop w:val="0"/>
          <w:marBottom w:val="0"/>
          <w:divBdr>
            <w:top w:val="none" w:sz="0" w:space="0" w:color="auto"/>
            <w:left w:val="none" w:sz="0" w:space="0" w:color="auto"/>
            <w:bottom w:val="none" w:sz="0" w:space="0" w:color="auto"/>
            <w:right w:val="none" w:sz="0" w:space="0" w:color="auto"/>
          </w:divBdr>
        </w:div>
        <w:div w:id="839738208">
          <w:marLeft w:val="480"/>
          <w:marRight w:val="0"/>
          <w:marTop w:val="0"/>
          <w:marBottom w:val="0"/>
          <w:divBdr>
            <w:top w:val="none" w:sz="0" w:space="0" w:color="auto"/>
            <w:left w:val="none" w:sz="0" w:space="0" w:color="auto"/>
            <w:bottom w:val="none" w:sz="0" w:space="0" w:color="auto"/>
            <w:right w:val="none" w:sz="0" w:space="0" w:color="auto"/>
          </w:divBdr>
        </w:div>
        <w:div w:id="842860157">
          <w:marLeft w:val="480"/>
          <w:marRight w:val="0"/>
          <w:marTop w:val="0"/>
          <w:marBottom w:val="0"/>
          <w:divBdr>
            <w:top w:val="none" w:sz="0" w:space="0" w:color="auto"/>
            <w:left w:val="none" w:sz="0" w:space="0" w:color="auto"/>
            <w:bottom w:val="none" w:sz="0" w:space="0" w:color="auto"/>
            <w:right w:val="none" w:sz="0" w:space="0" w:color="auto"/>
          </w:divBdr>
        </w:div>
      </w:divsChild>
    </w:div>
    <w:div w:id="579950199">
      <w:bodyDiv w:val="1"/>
      <w:marLeft w:val="0"/>
      <w:marRight w:val="0"/>
      <w:marTop w:val="0"/>
      <w:marBottom w:val="0"/>
      <w:divBdr>
        <w:top w:val="none" w:sz="0" w:space="0" w:color="auto"/>
        <w:left w:val="none" w:sz="0" w:space="0" w:color="auto"/>
        <w:bottom w:val="none" w:sz="0" w:space="0" w:color="auto"/>
        <w:right w:val="none" w:sz="0" w:space="0" w:color="auto"/>
      </w:divBdr>
    </w:div>
    <w:div w:id="580023258">
      <w:bodyDiv w:val="1"/>
      <w:marLeft w:val="0"/>
      <w:marRight w:val="0"/>
      <w:marTop w:val="0"/>
      <w:marBottom w:val="0"/>
      <w:divBdr>
        <w:top w:val="none" w:sz="0" w:space="0" w:color="auto"/>
        <w:left w:val="none" w:sz="0" w:space="0" w:color="auto"/>
        <w:bottom w:val="none" w:sz="0" w:space="0" w:color="auto"/>
        <w:right w:val="none" w:sz="0" w:space="0" w:color="auto"/>
      </w:divBdr>
    </w:div>
    <w:div w:id="580066090">
      <w:bodyDiv w:val="1"/>
      <w:marLeft w:val="0"/>
      <w:marRight w:val="0"/>
      <w:marTop w:val="0"/>
      <w:marBottom w:val="0"/>
      <w:divBdr>
        <w:top w:val="none" w:sz="0" w:space="0" w:color="auto"/>
        <w:left w:val="none" w:sz="0" w:space="0" w:color="auto"/>
        <w:bottom w:val="none" w:sz="0" w:space="0" w:color="auto"/>
        <w:right w:val="none" w:sz="0" w:space="0" w:color="auto"/>
      </w:divBdr>
      <w:divsChild>
        <w:div w:id="6448854">
          <w:marLeft w:val="480"/>
          <w:marRight w:val="0"/>
          <w:marTop w:val="0"/>
          <w:marBottom w:val="0"/>
          <w:divBdr>
            <w:top w:val="none" w:sz="0" w:space="0" w:color="auto"/>
            <w:left w:val="none" w:sz="0" w:space="0" w:color="auto"/>
            <w:bottom w:val="none" w:sz="0" w:space="0" w:color="auto"/>
            <w:right w:val="none" w:sz="0" w:space="0" w:color="auto"/>
          </w:divBdr>
        </w:div>
        <w:div w:id="177811580">
          <w:marLeft w:val="480"/>
          <w:marRight w:val="0"/>
          <w:marTop w:val="0"/>
          <w:marBottom w:val="0"/>
          <w:divBdr>
            <w:top w:val="none" w:sz="0" w:space="0" w:color="auto"/>
            <w:left w:val="none" w:sz="0" w:space="0" w:color="auto"/>
            <w:bottom w:val="none" w:sz="0" w:space="0" w:color="auto"/>
            <w:right w:val="none" w:sz="0" w:space="0" w:color="auto"/>
          </w:divBdr>
        </w:div>
        <w:div w:id="260725084">
          <w:marLeft w:val="480"/>
          <w:marRight w:val="0"/>
          <w:marTop w:val="0"/>
          <w:marBottom w:val="0"/>
          <w:divBdr>
            <w:top w:val="none" w:sz="0" w:space="0" w:color="auto"/>
            <w:left w:val="none" w:sz="0" w:space="0" w:color="auto"/>
            <w:bottom w:val="none" w:sz="0" w:space="0" w:color="auto"/>
            <w:right w:val="none" w:sz="0" w:space="0" w:color="auto"/>
          </w:divBdr>
        </w:div>
        <w:div w:id="348337116">
          <w:marLeft w:val="480"/>
          <w:marRight w:val="0"/>
          <w:marTop w:val="0"/>
          <w:marBottom w:val="0"/>
          <w:divBdr>
            <w:top w:val="none" w:sz="0" w:space="0" w:color="auto"/>
            <w:left w:val="none" w:sz="0" w:space="0" w:color="auto"/>
            <w:bottom w:val="none" w:sz="0" w:space="0" w:color="auto"/>
            <w:right w:val="none" w:sz="0" w:space="0" w:color="auto"/>
          </w:divBdr>
        </w:div>
        <w:div w:id="392389356">
          <w:marLeft w:val="480"/>
          <w:marRight w:val="0"/>
          <w:marTop w:val="0"/>
          <w:marBottom w:val="0"/>
          <w:divBdr>
            <w:top w:val="none" w:sz="0" w:space="0" w:color="auto"/>
            <w:left w:val="none" w:sz="0" w:space="0" w:color="auto"/>
            <w:bottom w:val="none" w:sz="0" w:space="0" w:color="auto"/>
            <w:right w:val="none" w:sz="0" w:space="0" w:color="auto"/>
          </w:divBdr>
        </w:div>
        <w:div w:id="413010567">
          <w:marLeft w:val="480"/>
          <w:marRight w:val="0"/>
          <w:marTop w:val="0"/>
          <w:marBottom w:val="0"/>
          <w:divBdr>
            <w:top w:val="none" w:sz="0" w:space="0" w:color="auto"/>
            <w:left w:val="none" w:sz="0" w:space="0" w:color="auto"/>
            <w:bottom w:val="none" w:sz="0" w:space="0" w:color="auto"/>
            <w:right w:val="none" w:sz="0" w:space="0" w:color="auto"/>
          </w:divBdr>
        </w:div>
        <w:div w:id="529686462">
          <w:marLeft w:val="480"/>
          <w:marRight w:val="0"/>
          <w:marTop w:val="0"/>
          <w:marBottom w:val="0"/>
          <w:divBdr>
            <w:top w:val="none" w:sz="0" w:space="0" w:color="auto"/>
            <w:left w:val="none" w:sz="0" w:space="0" w:color="auto"/>
            <w:bottom w:val="none" w:sz="0" w:space="0" w:color="auto"/>
            <w:right w:val="none" w:sz="0" w:space="0" w:color="auto"/>
          </w:divBdr>
        </w:div>
        <w:div w:id="759720610">
          <w:marLeft w:val="480"/>
          <w:marRight w:val="0"/>
          <w:marTop w:val="0"/>
          <w:marBottom w:val="0"/>
          <w:divBdr>
            <w:top w:val="none" w:sz="0" w:space="0" w:color="auto"/>
            <w:left w:val="none" w:sz="0" w:space="0" w:color="auto"/>
            <w:bottom w:val="none" w:sz="0" w:space="0" w:color="auto"/>
            <w:right w:val="none" w:sz="0" w:space="0" w:color="auto"/>
          </w:divBdr>
        </w:div>
        <w:div w:id="769619882">
          <w:marLeft w:val="480"/>
          <w:marRight w:val="0"/>
          <w:marTop w:val="0"/>
          <w:marBottom w:val="0"/>
          <w:divBdr>
            <w:top w:val="none" w:sz="0" w:space="0" w:color="auto"/>
            <w:left w:val="none" w:sz="0" w:space="0" w:color="auto"/>
            <w:bottom w:val="none" w:sz="0" w:space="0" w:color="auto"/>
            <w:right w:val="none" w:sz="0" w:space="0" w:color="auto"/>
          </w:divBdr>
        </w:div>
        <w:div w:id="821198151">
          <w:marLeft w:val="480"/>
          <w:marRight w:val="0"/>
          <w:marTop w:val="0"/>
          <w:marBottom w:val="0"/>
          <w:divBdr>
            <w:top w:val="none" w:sz="0" w:space="0" w:color="auto"/>
            <w:left w:val="none" w:sz="0" w:space="0" w:color="auto"/>
            <w:bottom w:val="none" w:sz="0" w:space="0" w:color="auto"/>
            <w:right w:val="none" w:sz="0" w:space="0" w:color="auto"/>
          </w:divBdr>
        </w:div>
        <w:div w:id="873159077">
          <w:marLeft w:val="480"/>
          <w:marRight w:val="0"/>
          <w:marTop w:val="0"/>
          <w:marBottom w:val="0"/>
          <w:divBdr>
            <w:top w:val="none" w:sz="0" w:space="0" w:color="auto"/>
            <w:left w:val="none" w:sz="0" w:space="0" w:color="auto"/>
            <w:bottom w:val="none" w:sz="0" w:space="0" w:color="auto"/>
            <w:right w:val="none" w:sz="0" w:space="0" w:color="auto"/>
          </w:divBdr>
        </w:div>
      </w:divsChild>
    </w:div>
    <w:div w:id="580067791">
      <w:bodyDiv w:val="1"/>
      <w:marLeft w:val="0"/>
      <w:marRight w:val="0"/>
      <w:marTop w:val="0"/>
      <w:marBottom w:val="0"/>
      <w:divBdr>
        <w:top w:val="none" w:sz="0" w:space="0" w:color="auto"/>
        <w:left w:val="none" w:sz="0" w:space="0" w:color="auto"/>
        <w:bottom w:val="none" w:sz="0" w:space="0" w:color="auto"/>
        <w:right w:val="none" w:sz="0" w:space="0" w:color="auto"/>
      </w:divBdr>
      <w:divsChild>
        <w:div w:id="1525633234">
          <w:marLeft w:val="480"/>
          <w:marRight w:val="0"/>
          <w:marTop w:val="0"/>
          <w:marBottom w:val="0"/>
          <w:divBdr>
            <w:top w:val="none" w:sz="0" w:space="0" w:color="auto"/>
            <w:left w:val="none" w:sz="0" w:space="0" w:color="auto"/>
            <w:bottom w:val="none" w:sz="0" w:space="0" w:color="auto"/>
            <w:right w:val="none" w:sz="0" w:space="0" w:color="auto"/>
          </w:divBdr>
        </w:div>
        <w:div w:id="834684253">
          <w:marLeft w:val="480"/>
          <w:marRight w:val="0"/>
          <w:marTop w:val="0"/>
          <w:marBottom w:val="0"/>
          <w:divBdr>
            <w:top w:val="none" w:sz="0" w:space="0" w:color="auto"/>
            <w:left w:val="none" w:sz="0" w:space="0" w:color="auto"/>
            <w:bottom w:val="none" w:sz="0" w:space="0" w:color="auto"/>
            <w:right w:val="none" w:sz="0" w:space="0" w:color="auto"/>
          </w:divBdr>
        </w:div>
        <w:div w:id="1014652441">
          <w:marLeft w:val="480"/>
          <w:marRight w:val="0"/>
          <w:marTop w:val="0"/>
          <w:marBottom w:val="0"/>
          <w:divBdr>
            <w:top w:val="none" w:sz="0" w:space="0" w:color="auto"/>
            <w:left w:val="none" w:sz="0" w:space="0" w:color="auto"/>
            <w:bottom w:val="none" w:sz="0" w:space="0" w:color="auto"/>
            <w:right w:val="none" w:sz="0" w:space="0" w:color="auto"/>
          </w:divBdr>
        </w:div>
        <w:div w:id="1519852549">
          <w:marLeft w:val="480"/>
          <w:marRight w:val="0"/>
          <w:marTop w:val="0"/>
          <w:marBottom w:val="0"/>
          <w:divBdr>
            <w:top w:val="none" w:sz="0" w:space="0" w:color="auto"/>
            <w:left w:val="none" w:sz="0" w:space="0" w:color="auto"/>
            <w:bottom w:val="none" w:sz="0" w:space="0" w:color="auto"/>
            <w:right w:val="none" w:sz="0" w:space="0" w:color="auto"/>
          </w:divBdr>
        </w:div>
        <w:div w:id="828449276">
          <w:marLeft w:val="480"/>
          <w:marRight w:val="0"/>
          <w:marTop w:val="0"/>
          <w:marBottom w:val="0"/>
          <w:divBdr>
            <w:top w:val="none" w:sz="0" w:space="0" w:color="auto"/>
            <w:left w:val="none" w:sz="0" w:space="0" w:color="auto"/>
            <w:bottom w:val="none" w:sz="0" w:space="0" w:color="auto"/>
            <w:right w:val="none" w:sz="0" w:space="0" w:color="auto"/>
          </w:divBdr>
        </w:div>
        <w:div w:id="97873087">
          <w:marLeft w:val="480"/>
          <w:marRight w:val="0"/>
          <w:marTop w:val="0"/>
          <w:marBottom w:val="0"/>
          <w:divBdr>
            <w:top w:val="none" w:sz="0" w:space="0" w:color="auto"/>
            <w:left w:val="none" w:sz="0" w:space="0" w:color="auto"/>
            <w:bottom w:val="none" w:sz="0" w:space="0" w:color="auto"/>
            <w:right w:val="none" w:sz="0" w:space="0" w:color="auto"/>
          </w:divBdr>
        </w:div>
        <w:div w:id="1658994208">
          <w:marLeft w:val="480"/>
          <w:marRight w:val="0"/>
          <w:marTop w:val="0"/>
          <w:marBottom w:val="0"/>
          <w:divBdr>
            <w:top w:val="none" w:sz="0" w:space="0" w:color="auto"/>
            <w:left w:val="none" w:sz="0" w:space="0" w:color="auto"/>
            <w:bottom w:val="none" w:sz="0" w:space="0" w:color="auto"/>
            <w:right w:val="none" w:sz="0" w:space="0" w:color="auto"/>
          </w:divBdr>
        </w:div>
        <w:div w:id="232548360">
          <w:marLeft w:val="480"/>
          <w:marRight w:val="0"/>
          <w:marTop w:val="0"/>
          <w:marBottom w:val="0"/>
          <w:divBdr>
            <w:top w:val="none" w:sz="0" w:space="0" w:color="auto"/>
            <w:left w:val="none" w:sz="0" w:space="0" w:color="auto"/>
            <w:bottom w:val="none" w:sz="0" w:space="0" w:color="auto"/>
            <w:right w:val="none" w:sz="0" w:space="0" w:color="auto"/>
          </w:divBdr>
        </w:div>
        <w:div w:id="845512442">
          <w:marLeft w:val="480"/>
          <w:marRight w:val="0"/>
          <w:marTop w:val="0"/>
          <w:marBottom w:val="0"/>
          <w:divBdr>
            <w:top w:val="none" w:sz="0" w:space="0" w:color="auto"/>
            <w:left w:val="none" w:sz="0" w:space="0" w:color="auto"/>
            <w:bottom w:val="none" w:sz="0" w:space="0" w:color="auto"/>
            <w:right w:val="none" w:sz="0" w:space="0" w:color="auto"/>
          </w:divBdr>
        </w:div>
        <w:div w:id="1777287795">
          <w:marLeft w:val="480"/>
          <w:marRight w:val="0"/>
          <w:marTop w:val="0"/>
          <w:marBottom w:val="0"/>
          <w:divBdr>
            <w:top w:val="none" w:sz="0" w:space="0" w:color="auto"/>
            <w:left w:val="none" w:sz="0" w:space="0" w:color="auto"/>
            <w:bottom w:val="none" w:sz="0" w:space="0" w:color="auto"/>
            <w:right w:val="none" w:sz="0" w:space="0" w:color="auto"/>
          </w:divBdr>
        </w:div>
        <w:div w:id="349794099">
          <w:marLeft w:val="480"/>
          <w:marRight w:val="0"/>
          <w:marTop w:val="0"/>
          <w:marBottom w:val="0"/>
          <w:divBdr>
            <w:top w:val="none" w:sz="0" w:space="0" w:color="auto"/>
            <w:left w:val="none" w:sz="0" w:space="0" w:color="auto"/>
            <w:bottom w:val="none" w:sz="0" w:space="0" w:color="auto"/>
            <w:right w:val="none" w:sz="0" w:space="0" w:color="auto"/>
          </w:divBdr>
        </w:div>
        <w:div w:id="1521508052">
          <w:marLeft w:val="480"/>
          <w:marRight w:val="0"/>
          <w:marTop w:val="0"/>
          <w:marBottom w:val="0"/>
          <w:divBdr>
            <w:top w:val="none" w:sz="0" w:space="0" w:color="auto"/>
            <w:left w:val="none" w:sz="0" w:space="0" w:color="auto"/>
            <w:bottom w:val="none" w:sz="0" w:space="0" w:color="auto"/>
            <w:right w:val="none" w:sz="0" w:space="0" w:color="auto"/>
          </w:divBdr>
        </w:div>
        <w:div w:id="1049063832">
          <w:marLeft w:val="480"/>
          <w:marRight w:val="0"/>
          <w:marTop w:val="0"/>
          <w:marBottom w:val="0"/>
          <w:divBdr>
            <w:top w:val="none" w:sz="0" w:space="0" w:color="auto"/>
            <w:left w:val="none" w:sz="0" w:space="0" w:color="auto"/>
            <w:bottom w:val="none" w:sz="0" w:space="0" w:color="auto"/>
            <w:right w:val="none" w:sz="0" w:space="0" w:color="auto"/>
          </w:divBdr>
        </w:div>
        <w:div w:id="824780500">
          <w:marLeft w:val="480"/>
          <w:marRight w:val="0"/>
          <w:marTop w:val="0"/>
          <w:marBottom w:val="0"/>
          <w:divBdr>
            <w:top w:val="none" w:sz="0" w:space="0" w:color="auto"/>
            <w:left w:val="none" w:sz="0" w:space="0" w:color="auto"/>
            <w:bottom w:val="none" w:sz="0" w:space="0" w:color="auto"/>
            <w:right w:val="none" w:sz="0" w:space="0" w:color="auto"/>
          </w:divBdr>
        </w:div>
        <w:div w:id="878470333">
          <w:marLeft w:val="480"/>
          <w:marRight w:val="0"/>
          <w:marTop w:val="0"/>
          <w:marBottom w:val="0"/>
          <w:divBdr>
            <w:top w:val="none" w:sz="0" w:space="0" w:color="auto"/>
            <w:left w:val="none" w:sz="0" w:space="0" w:color="auto"/>
            <w:bottom w:val="none" w:sz="0" w:space="0" w:color="auto"/>
            <w:right w:val="none" w:sz="0" w:space="0" w:color="auto"/>
          </w:divBdr>
        </w:div>
        <w:div w:id="1086464473">
          <w:marLeft w:val="480"/>
          <w:marRight w:val="0"/>
          <w:marTop w:val="0"/>
          <w:marBottom w:val="0"/>
          <w:divBdr>
            <w:top w:val="none" w:sz="0" w:space="0" w:color="auto"/>
            <w:left w:val="none" w:sz="0" w:space="0" w:color="auto"/>
            <w:bottom w:val="none" w:sz="0" w:space="0" w:color="auto"/>
            <w:right w:val="none" w:sz="0" w:space="0" w:color="auto"/>
          </w:divBdr>
        </w:div>
        <w:div w:id="1497265588">
          <w:marLeft w:val="480"/>
          <w:marRight w:val="0"/>
          <w:marTop w:val="0"/>
          <w:marBottom w:val="0"/>
          <w:divBdr>
            <w:top w:val="none" w:sz="0" w:space="0" w:color="auto"/>
            <w:left w:val="none" w:sz="0" w:space="0" w:color="auto"/>
            <w:bottom w:val="none" w:sz="0" w:space="0" w:color="auto"/>
            <w:right w:val="none" w:sz="0" w:space="0" w:color="auto"/>
          </w:divBdr>
        </w:div>
        <w:div w:id="1310789125">
          <w:marLeft w:val="480"/>
          <w:marRight w:val="0"/>
          <w:marTop w:val="0"/>
          <w:marBottom w:val="0"/>
          <w:divBdr>
            <w:top w:val="none" w:sz="0" w:space="0" w:color="auto"/>
            <w:left w:val="none" w:sz="0" w:space="0" w:color="auto"/>
            <w:bottom w:val="none" w:sz="0" w:space="0" w:color="auto"/>
            <w:right w:val="none" w:sz="0" w:space="0" w:color="auto"/>
          </w:divBdr>
        </w:div>
        <w:div w:id="1962608869">
          <w:marLeft w:val="480"/>
          <w:marRight w:val="0"/>
          <w:marTop w:val="0"/>
          <w:marBottom w:val="0"/>
          <w:divBdr>
            <w:top w:val="none" w:sz="0" w:space="0" w:color="auto"/>
            <w:left w:val="none" w:sz="0" w:space="0" w:color="auto"/>
            <w:bottom w:val="none" w:sz="0" w:space="0" w:color="auto"/>
            <w:right w:val="none" w:sz="0" w:space="0" w:color="auto"/>
          </w:divBdr>
        </w:div>
        <w:div w:id="1896813559">
          <w:marLeft w:val="480"/>
          <w:marRight w:val="0"/>
          <w:marTop w:val="0"/>
          <w:marBottom w:val="0"/>
          <w:divBdr>
            <w:top w:val="none" w:sz="0" w:space="0" w:color="auto"/>
            <w:left w:val="none" w:sz="0" w:space="0" w:color="auto"/>
            <w:bottom w:val="none" w:sz="0" w:space="0" w:color="auto"/>
            <w:right w:val="none" w:sz="0" w:space="0" w:color="auto"/>
          </w:divBdr>
        </w:div>
        <w:div w:id="1317344355">
          <w:marLeft w:val="480"/>
          <w:marRight w:val="0"/>
          <w:marTop w:val="0"/>
          <w:marBottom w:val="0"/>
          <w:divBdr>
            <w:top w:val="none" w:sz="0" w:space="0" w:color="auto"/>
            <w:left w:val="none" w:sz="0" w:space="0" w:color="auto"/>
            <w:bottom w:val="none" w:sz="0" w:space="0" w:color="auto"/>
            <w:right w:val="none" w:sz="0" w:space="0" w:color="auto"/>
          </w:divBdr>
        </w:div>
        <w:div w:id="1602646678">
          <w:marLeft w:val="480"/>
          <w:marRight w:val="0"/>
          <w:marTop w:val="0"/>
          <w:marBottom w:val="0"/>
          <w:divBdr>
            <w:top w:val="none" w:sz="0" w:space="0" w:color="auto"/>
            <w:left w:val="none" w:sz="0" w:space="0" w:color="auto"/>
            <w:bottom w:val="none" w:sz="0" w:space="0" w:color="auto"/>
            <w:right w:val="none" w:sz="0" w:space="0" w:color="auto"/>
          </w:divBdr>
        </w:div>
        <w:div w:id="1459756659">
          <w:marLeft w:val="480"/>
          <w:marRight w:val="0"/>
          <w:marTop w:val="0"/>
          <w:marBottom w:val="0"/>
          <w:divBdr>
            <w:top w:val="none" w:sz="0" w:space="0" w:color="auto"/>
            <w:left w:val="none" w:sz="0" w:space="0" w:color="auto"/>
            <w:bottom w:val="none" w:sz="0" w:space="0" w:color="auto"/>
            <w:right w:val="none" w:sz="0" w:space="0" w:color="auto"/>
          </w:divBdr>
        </w:div>
        <w:div w:id="1422533356">
          <w:marLeft w:val="480"/>
          <w:marRight w:val="0"/>
          <w:marTop w:val="0"/>
          <w:marBottom w:val="0"/>
          <w:divBdr>
            <w:top w:val="none" w:sz="0" w:space="0" w:color="auto"/>
            <w:left w:val="none" w:sz="0" w:space="0" w:color="auto"/>
            <w:bottom w:val="none" w:sz="0" w:space="0" w:color="auto"/>
            <w:right w:val="none" w:sz="0" w:space="0" w:color="auto"/>
          </w:divBdr>
        </w:div>
        <w:div w:id="102382253">
          <w:marLeft w:val="480"/>
          <w:marRight w:val="0"/>
          <w:marTop w:val="0"/>
          <w:marBottom w:val="0"/>
          <w:divBdr>
            <w:top w:val="none" w:sz="0" w:space="0" w:color="auto"/>
            <w:left w:val="none" w:sz="0" w:space="0" w:color="auto"/>
            <w:bottom w:val="none" w:sz="0" w:space="0" w:color="auto"/>
            <w:right w:val="none" w:sz="0" w:space="0" w:color="auto"/>
          </w:divBdr>
        </w:div>
        <w:div w:id="1069769615">
          <w:marLeft w:val="480"/>
          <w:marRight w:val="0"/>
          <w:marTop w:val="0"/>
          <w:marBottom w:val="0"/>
          <w:divBdr>
            <w:top w:val="none" w:sz="0" w:space="0" w:color="auto"/>
            <w:left w:val="none" w:sz="0" w:space="0" w:color="auto"/>
            <w:bottom w:val="none" w:sz="0" w:space="0" w:color="auto"/>
            <w:right w:val="none" w:sz="0" w:space="0" w:color="auto"/>
          </w:divBdr>
        </w:div>
        <w:div w:id="1304039556">
          <w:marLeft w:val="480"/>
          <w:marRight w:val="0"/>
          <w:marTop w:val="0"/>
          <w:marBottom w:val="0"/>
          <w:divBdr>
            <w:top w:val="none" w:sz="0" w:space="0" w:color="auto"/>
            <w:left w:val="none" w:sz="0" w:space="0" w:color="auto"/>
            <w:bottom w:val="none" w:sz="0" w:space="0" w:color="auto"/>
            <w:right w:val="none" w:sz="0" w:space="0" w:color="auto"/>
          </w:divBdr>
        </w:div>
        <w:div w:id="819545156">
          <w:marLeft w:val="480"/>
          <w:marRight w:val="0"/>
          <w:marTop w:val="0"/>
          <w:marBottom w:val="0"/>
          <w:divBdr>
            <w:top w:val="none" w:sz="0" w:space="0" w:color="auto"/>
            <w:left w:val="none" w:sz="0" w:space="0" w:color="auto"/>
            <w:bottom w:val="none" w:sz="0" w:space="0" w:color="auto"/>
            <w:right w:val="none" w:sz="0" w:space="0" w:color="auto"/>
          </w:divBdr>
        </w:div>
        <w:div w:id="2032606727">
          <w:marLeft w:val="480"/>
          <w:marRight w:val="0"/>
          <w:marTop w:val="0"/>
          <w:marBottom w:val="0"/>
          <w:divBdr>
            <w:top w:val="none" w:sz="0" w:space="0" w:color="auto"/>
            <w:left w:val="none" w:sz="0" w:space="0" w:color="auto"/>
            <w:bottom w:val="none" w:sz="0" w:space="0" w:color="auto"/>
            <w:right w:val="none" w:sz="0" w:space="0" w:color="auto"/>
          </w:divBdr>
        </w:div>
        <w:div w:id="743333256">
          <w:marLeft w:val="480"/>
          <w:marRight w:val="0"/>
          <w:marTop w:val="0"/>
          <w:marBottom w:val="0"/>
          <w:divBdr>
            <w:top w:val="none" w:sz="0" w:space="0" w:color="auto"/>
            <w:left w:val="none" w:sz="0" w:space="0" w:color="auto"/>
            <w:bottom w:val="none" w:sz="0" w:space="0" w:color="auto"/>
            <w:right w:val="none" w:sz="0" w:space="0" w:color="auto"/>
          </w:divBdr>
        </w:div>
        <w:div w:id="941957429">
          <w:marLeft w:val="480"/>
          <w:marRight w:val="0"/>
          <w:marTop w:val="0"/>
          <w:marBottom w:val="0"/>
          <w:divBdr>
            <w:top w:val="none" w:sz="0" w:space="0" w:color="auto"/>
            <w:left w:val="none" w:sz="0" w:space="0" w:color="auto"/>
            <w:bottom w:val="none" w:sz="0" w:space="0" w:color="auto"/>
            <w:right w:val="none" w:sz="0" w:space="0" w:color="auto"/>
          </w:divBdr>
        </w:div>
        <w:div w:id="269898466">
          <w:marLeft w:val="480"/>
          <w:marRight w:val="0"/>
          <w:marTop w:val="0"/>
          <w:marBottom w:val="0"/>
          <w:divBdr>
            <w:top w:val="none" w:sz="0" w:space="0" w:color="auto"/>
            <w:left w:val="none" w:sz="0" w:space="0" w:color="auto"/>
            <w:bottom w:val="none" w:sz="0" w:space="0" w:color="auto"/>
            <w:right w:val="none" w:sz="0" w:space="0" w:color="auto"/>
          </w:divBdr>
        </w:div>
        <w:div w:id="172305820">
          <w:marLeft w:val="480"/>
          <w:marRight w:val="0"/>
          <w:marTop w:val="0"/>
          <w:marBottom w:val="0"/>
          <w:divBdr>
            <w:top w:val="none" w:sz="0" w:space="0" w:color="auto"/>
            <w:left w:val="none" w:sz="0" w:space="0" w:color="auto"/>
            <w:bottom w:val="none" w:sz="0" w:space="0" w:color="auto"/>
            <w:right w:val="none" w:sz="0" w:space="0" w:color="auto"/>
          </w:divBdr>
        </w:div>
        <w:div w:id="1166245137">
          <w:marLeft w:val="480"/>
          <w:marRight w:val="0"/>
          <w:marTop w:val="0"/>
          <w:marBottom w:val="0"/>
          <w:divBdr>
            <w:top w:val="none" w:sz="0" w:space="0" w:color="auto"/>
            <w:left w:val="none" w:sz="0" w:space="0" w:color="auto"/>
            <w:bottom w:val="none" w:sz="0" w:space="0" w:color="auto"/>
            <w:right w:val="none" w:sz="0" w:space="0" w:color="auto"/>
          </w:divBdr>
        </w:div>
        <w:div w:id="107049572">
          <w:marLeft w:val="480"/>
          <w:marRight w:val="0"/>
          <w:marTop w:val="0"/>
          <w:marBottom w:val="0"/>
          <w:divBdr>
            <w:top w:val="none" w:sz="0" w:space="0" w:color="auto"/>
            <w:left w:val="none" w:sz="0" w:space="0" w:color="auto"/>
            <w:bottom w:val="none" w:sz="0" w:space="0" w:color="auto"/>
            <w:right w:val="none" w:sz="0" w:space="0" w:color="auto"/>
          </w:divBdr>
        </w:div>
        <w:div w:id="307168674">
          <w:marLeft w:val="480"/>
          <w:marRight w:val="0"/>
          <w:marTop w:val="0"/>
          <w:marBottom w:val="0"/>
          <w:divBdr>
            <w:top w:val="none" w:sz="0" w:space="0" w:color="auto"/>
            <w:left w:val="none" w:sz="0" w:space="0" w:color="auto"/>
            <w:bottom w:val="none" w:sz="0" w:space="0" w:color="auto"/>
            <w:right w:val="none" w:sz="0" w:space="0" w:color="auto"/>
          </w:divBdr>
        </w:div>
        <w:div w:id="456993963">
          <w:marLeft w:val="480"/>
          <w:marRight w:val="0"/>
          <w:marTop w:val="0"/>
          <w:marBottom w:val="0"/>
          <w:divBdr>
            <w:top w:val="none" w:sz="0" w:space="0" w:color="auto"/>
            <w:left w:val="none" w:sz="0" w:space="0" w:color="auto"/>
            <w:bottom w:val="none" w:sz="0" w:space="0" w:color="auto"/>
            <w:right w:val="none" w:sz="0" w:space="0" w:color="auto"/>
          </w:divBdr>
        </w:div>
        <w:div w:id="564265254">
          <w:marLeft w:val="480"/>
          <w:marRight w:val="0"/>
          <w:marTop w:val="0"/>
          <w:marBottom w:val="0"/>
          <w:divBdr>
            <w:top w:val="none" w:sz="0" w:space="0" w:color="auto"/>
            <w:left w:val="none" w:sz="0" w:space="0" w:color="auto"/>
            <w:bottom w:val="none" w:sz="0" w:space="0" w:color="auto"/>
            <w:right w:val="none" w:sz="0" w:space="0" w:color="auto"/>
          </w:divBdr>
        </w:div>
        <w:div w:id="1264412567">
          <w:marLeft w:val="480"/>
          <w:marRight w:val="0"/>
          <w:marTop w:val="0"/>
          <w:marBottom w:val="0"/>
          <w:divBdr>
            <w:top w:val="none" w:sz="0" w:space="0" w:color="auto"/>
            <w:left w:val="none" w:sz="0" w:space="0" w:color="auto"/>
            <w:bottom w:val="none" w:sz="0" w:space="0" w:color="auto"/>
            <w:right w:val="none" w:sz="0" w:space="0" w:color="auto"/>
          </w:divBdr>
        </w:div>
        <w:div w:id="974599230">
          <w:marLeft w:val="480"/>
          <w:marRight w:val="0"/>
          <w:marTop w:val="0"/>
          <w:marBottom w:val="0"/>
          <w:divBdr>
            <w:top w:val="none" w:sz="0" w:space="0" w:color="auto"/>
            <w:left w:val="none" w:sz="0" w:space="0" w:color="auto"/>
            <w:bottom w:val="none" w:sz="0" w:space="0" w:color="auto"/>
            <w:right w:val="none" w:sz="0" w:space="0" w:color="auto"/>
          </w:divBdr>
        </w:div>
      </w:divsChild>
    </w:div>
    <w:div w:id="580215257">
      <w:bodyDiv w:val="1"/>
      <w:marLeft w:val="0"/>
      <w:marRight w:val="0"/>
      <w:marTop w:val="0"/>
      <w:marBottom w:val="0"/>
      <w:divBdr>
        <w:top w:val="none" w:sz="0" w:space="0" w:color="auto"/>
        <w:left w:val="none" w:sz="0" w:space="0" w:color="auto"/>
        <w:bottom w:val="none" w:sz="0" w:space="0" w:color="auto"/>
        <w:right w:val="none" w:sz="0" w:space="0" w:color="auto"/>
      </w:divBdr>
    </w:div>
    <w:div w:id="580330219">
      <w:bodyDiv w:val="1"/>
      <w:marLeft w:val="0"/>
      <w:marRight w:val="0"/>
      <w:marTop w:val="0"/>
      <w:marBottom w:val="0"/>
      <w:divBdr>
        <w:top w:val="none" w:sz="0" w:space="0" w:color="auto"/>
        <w:left w:val="none" w:sz="0" w:space="0" w:color="auto"/>
        <w:bottom w:val="none" w:sz="0" w:space="0" w:color="auto"/>
        <w:right w:val="none" w:sz="0" w:space="0" w:color="auto"/>
      </w:divBdr>
    </w:div>
    <w:div w:id="580333184">
      <w:bodyDiv w:val="1"/>
      <w:marLeft w:val="0"/>
      <w:marRight w:val="0"/>
      <w:marTop w:val="0"/>
      <w:marBottom w:val="0"/>
      <w:divBdr>
        <w:top w:val="none" w:sz="0" w:space="0" w:color="auto"/>
        <w:left w:val="none" w:sz="0" w:space="0" w:color="auto"/>
        <w:bottom w:val="none" w:sz="0" w:space="0" w:color="auto"/>
        <w:right w:val="none" w:sz="0" w:space="0" w:color="auto"/>
      </w:divBdr>
    </w:div>
    <w:div w:id="580414547">
      <w:bodyDiv w:val="1"/>
      <w:marLeft w:val="0"/>
      <w:marRight w:val="0"/>
      <w:marTop w:val="0"/>
      <w:marBottom w:val="0"/>
      <w:divBdr>
        <w:top w:val="none" w:sz="0" w:space="0" w:color="auto"/>
        <w:left w:val="none" w:sz="0" w:space="0" w:color="auto"/>
        <w:bottom w:val="none" w:sz="0" w:space="0" w:color="auto"/>
        <w:right w:val="none" w:sz="0" w:space="0" w:color="auto"/>
      </w:divBdr>
    </w:div>
    <w:div w:id="580598924">
      <w:bodyDiv w:val="1"/>
      <w:marLeft w:val="0"/>
      <w:marRight w:val="0"/>
      <w:marTop w:val="0"/>
      <w:marBottom w:val="0"/>
      <w:divBdr>
        <w:top w:val="none" w:sz="0" w:space="0" w:color="auto"/>
        <w:left w:val="none" w:sz="0" w:space="0" w:color="auto"/>
        <w:bottom w:val="none" w:sz="0" w:space="0" w:color="auto"/>
        <w:right w:val="none" w:sz="0" w:space="0" w:color="auto"/>
      </w:divBdr>
    </w:div>
    <w:div w:id="580599530">
      <w:bodyDiv w:val="1"/>
      <w:marLeft w:val="0"/>
      <w:marRight w:val="0"/>
      <w:marTop w:val="0"/>
      <w:marBottom w:val="0"/>
      <w:divBdr>
        <w:top w:val="none" w:sz="0" w:space="0" w:color="auto"/>
        <w:left w:val="none" w:sz="0" w:space="0" w:color="auto"/>
        <w:bottom w:val="none" w:sz="0" w:space="0" w:color="auto"/>
        <w:right w:val="none" w:sz="0" w:space="0" w:color="auto"/>
      </w:divBdr>
    </w:div>
    <w:div w:id="580600358">
      <w:bodyDiv w:val="1"/>
      <w:marLeft w:val="0"/>
      <w:marRight w:val="0"/>
      <w:marTop w:val="0"/>
      <w:marBottom w:val="0"/>
      <w:divBdr>
        <w:top w:val="none" w:sz="0" w:space="0" w:color="auto"/>
        <w:left w:val="none" w:sz="0" w:space="0" w:color="auto"/>
        <w:bottom w:val="none" w:sz="0" w:space="0" w:color="auto"/>
        <w:right w:val="none" w:sz="0" w:space="0" w:color="auto"/>
      </w:divBdr>
    </w:div>
    <w:div w:id="580868146">
      <w:bodyDiv w:val="1"/>
      <w:marLeft w:val="0"/>
      <w:marRight w:val="0"/>
      <w:marTop w:val="0"/>
      <w:marBottom w:val="0"/>
      <w:divBdr>
        <w:top w:val="none" w:sz="0" w:space="0" w:color="auto"/>
        <w:left w:val="none" w:sz="0" w:space="0" w:color="auto"/>
        <w:bottom w:val="none" w:sz="0" w:space="0" w:color="auto"/>
        <w:right w:val="none" w:sz="0" w:space="0" w:color="auto"/>
      </w:divBdr>
      <w:divsChild>
        <w:div w:id="20254473">
          <w:marLeft w:val="480"/>
          <w:marRight w:val="0"/>
          <w:marTop w:val="0"/>
          <w:marBottom w:val="0"/>
          <w:divBdr>
            <w:top w:val="none" w:sz="0" w:space="0" w:color="auto"/>
            <w:left w:val="none" w:sz="0" w:space="0" w:color="auto"/>
            <w:bottom w:val="none" w:sz="0" w:space="0" w:color="auto"/>
            <w:right w:val="none" w:sz="0" w:space="0" w:color="auto"/>
          </w:divBdr>
        </w:div>
        <w:div w:id="107772817">
          <w:marLeft w:val="480"/>
          <w:marRight w:val="0"/>
          <w:marTop w:val="0"/>
          <w:marBottom w:val="0"/>
          <w:divBdr>
            <w:top w:val="none" w:sz="0" w:space="0" w:color="auto"/>
            <w:left w:val="none" w:sz="0" w:space="0" w:color="auto"/>
            <w:bottom w:val="none" w:sz="0" w:space="0" w:color="auto"/>
            <w:right w:val="none" w:sz="0" w:space="0" w:color="auto"/>
          </w:divBdr>
        </w:div>
        <w:div w:id="212548118">
          <w:marLeft w:val="480"/>
          <w:marRight w:val="0"/>
          <w:marTop w:val="0"/>
          <w:marBottom w:val="0"/>
          <w:divBdr>
            <w:top w:val="none" w:sz="0" w:space="0" w:color="auto"/>
            <w:left w:val="none" w:sz="0" w:space="0" w:color="auto"/>
            <w:bottom w:val="none" w:sz="0" w:space="0" w:color="auto"/>
            <w:right w:val="none" w:sz="0" w:space="0" w:color="auto"/>
          </w:divBdr>
        </w:div>
        <w:div w:id="266470973">
          <w:marLeft w:val="480"/>
          <w:marRight w:val="0"/>
          <w:marTop w:val="0"/>
          <w:marBottom w:val="0"/>
          <w:divBdr>
            <w:top w:val="none" w:sz="0" w:space="0" w:color="auto"/>
            <w:left w:val="none" w:sz="0" w:space="0" w:color="auto"/>
            <w:bottom w:val="none" w:sz="0" w:space="0" w:color="auto"/>
            <w:right w:val="none" w:sz="0" w:space="0" w:color="auto"/>
          </w:divBdr>
        </w:div>
        <w:div w:id="357584278">
          <w:marLeft w:val="480"/>
          <w:marRight w:val="0"/>
          <w:marTop w:val="0"/>
          <w:marBottom w:val="0"/>
          <w:divBdr>
            <w:top w:val="none" w:sz="0" w:space="0" w:color="auto"/>
            <w:left w:val="none" w:sz="0" w:space="0" w:color="auto"/>
            <w:bottom w:val="none" w:sz="0" w:space="0" w:color="auto"/>
            <w:right w:val="none" w:sz="0" w:space="0" w:color="auto"/>
          </w:divBdr>
        </w:div>
        <w:div w:id="430781702">
          <w:marLeft w:val="480"/>
          <w:marRight w:val="0"/>
          <w:marTop w:val="0"/>
          <w:marBottom w:val="0"/>
          <w:divBdr>
            <w:top w:val="none" w:sz="0" w:space="0" w:color="auto"/>
            <w:left w:val="none" w:sz="0" w:space="0" w:color="auto"/>
            <w:bottom w:val="none" w:sz="0" w:space="0" w:color="auto"/>
            <w:right w:val="none" w:sz="0" w:space="0" w:color="auto"/>
          </w:divBdr>
        </w:div>
        <w:div w:id="609094967">
          <w:marLeft w:val="480"/>
          <w:marRight w:val="0"/>
          <w:marTop w:val="0"/>
          <w:marBottom w:val="0"/>
          <w:divBdr>
            <w:top w:val="none" w:sz="0" w:space="0" w:color="auto"/>
            <w:left w:val="none" w:sz="0" w:space="0" w:color="auto"/>
            <w:bottom w:val="none" w:sz="0" w:space="0" w:color="auto"/>
            <w:right w:val="none" w:sz="0" w:space="0" w:color="auto"/>
          </w:divBdr>
        </w:div>
        <w:div w:id="782653071">
          <w:marLeft w:val="480"/>
          <w:marRight w:val="0"/>
          <w:marTop w:val="0"/>
          <w:marBottom w:val="0"/>
          <w:divBdr>
            <w:top w:val="none" w:sz="0" w:space="0" w:color="auto"/>
            <w:left w:val="none" w:sz="0" w:space="0" w:color="auto"/>
            <w:bottom w:val="none" w:sz="0" w:space="0" w:color="auto"/>
            <w:right w:val="none" w:sz="0" w:space="0" w:color="auto"/>
          </w:divBdr>
        </w:div>
        <w:div w:id="784689127">
          <w:marLeft w:val="480"/>
          <w:marRight w:val="0"/>
          <w:marTop w:val="0"/>
          <w:marBottom w:val="0"/>
          <w:divBdr>
            <w:top w:val="none" w:sz="0" w:space="0" w:color="auto"/>
            <w:left w:val="none" w:sz="0" w:space="0" w:color="auto"/>
            <w:bottom w:val="none" w:sz="0" w:space="0" w:color="auto"/>
            <w:right w:val="none" w:sz="0" w:space="0" w:color="auto"/>
          </w:divBdr>
        </w:div>
      </w:divsChild>
    </w:div>
    <w:div w:id="580868740">
      <w:bodyDiv w:val="1"/>
      <w:marLeft w:val="0"/>
      <w:marRight w:val="0"/>
      <w:marTop w:val="0"/>
      <w:marBottom w:val="0"/>
      <w:divBdr>
        <w:top w:val="none" w:sz="0" w:space="0" w:color="auto"/>
        <w:left w:val="none" w:sz="0" w:space="0" w:color="auto"/>
        <w:bottom w:val="none" w:sz="0" w:space="0" w:color="auto"/>
        <w:right w:val="none" w:sz="0" w:space="0" w:color="auto"/>
      </w:divBdr>
    </w:div>
    <w:div w:id="580914221">
      <w:bodyDiv w:val="1"/>
      <w:marLeft w:val="0"/>
      <w:marRight w:val="0"/>
      <w:marTop w:val="0"/>
      <w:marBottom w:val="0"/>
      <w:divBdr>
        <w:top w:val="none" w:sz="0" w:space="0" w:color="auto"/>
        <w:left w:val="none" w:sz="0" w:space="0" w:color="auto"/>
        <w:bottom w:val="none" w:sz="0" w:space="0" w:color="auto"/>
        <w:right w:val="none" w:sz="0" w:space="0" w:color="auto"/>
      </w:divBdr>
    </w:div>
    <w:div w:id="580918310">
      <w:bodyDiv w:val="1"/>
      <w:marLeft w:val="0"/>
      <w:marRight w:val="0"/>
      <w:marTop w:val="0"/>
      <w:marBottom w:val="0"/>
      <w:divBdr>
        <w:top w:val="none" w:sz="0" w:space="0" w:color="auto"/>
        <w:left w:val="none" w:sz="0" w:space="0" w:color="auto"/>
        <w:bottom w:val="none" w:sz="0" w:space="0" w:color="auto"/>
        <w:right w:val="none" w:sz="0" w:space="0" w:color="auto"/>
      </w:divBdr>
    </w:div>
    <w:div w:id="580994200">
      <w:bodyDiv w:val="1"/>
      <w:marLeft w:val="0"/>
      <w:marRight w:val="0"/>
      <w:marTop w:val="0"/>
      <w:marBottom w:val="0"/>
      <w:divBdr>
        <w:top w:val="none" w:sz="0" w:space="0" w:color="auto"/>
        <w:left w:val="none" w:sz="0" w:space="0" w:color="auto"/>
        <w:bottom w:val="none" w:sz="0" w:space="0" w:color="auto"/>
        <w:right w:val="none" w:sz="0" w:space="0" w:color="auto"/>
      </w:divBdr>
    </w:div>
    <w:div w:id="581062028">
      <w:bodyDiv w:val="1"/>
      <w:marLeft w:val="0"/>
      <w:marRight w:val="0"/>
      <w:marTop w:val="0"/>
      <w:marBottom w:val="0"/>
      <w:divBdr>
        <w:top w:val="none" w:sz="0" w:space="0" w:color="auto"/>
        <w:left w:val="none" w:sz="0" w:space="0" w:color="auto"/>
        <w:bottom w:val="none" w:sz="0" w:space="0" w:color="auto"/>
        <w:right w:val="none" w:sz="0" w:space="0" w:color="auto"/>
      </w:divBdr>
    </w:div>
    <w:div w:id="581137663">
      <w:bodyDiv w:val="1"/>
      <w:marLeft w:val="0"/>
      <w:marRight w:val="0"/>
      <w:marTop w:val="0"/>
      <w:marBottom w:val="0"/>
      <w:divBdr>
        <w:top w:val="none" w:sz="0" w:space="0" w:color="auto"/>
        <w:left w:val="none" w:sz="0" w:space="0" w:color="auto"/>
        <w:bottom w:val="none" w:sz="0" w:space="0" w:color="auto"/>
        <w:right w:val="none" w:sz="0" w:space="0" w:color="auto"/>
      </w:divBdr>
    </w:div>
    <w:div w:id="581257472">
      <w:bodyDiv w:val="1"/>
      <w:marLeft w:val="0"/>
      <w:marRight w:val="0"/>
      <w:marTop w:val="0"/>
      <w:marBottom w:val="0"/>
      <w:divBdr>
        <w:top w:val="none" w:sz="0" w:space="0" w:color="auto"/>
        <w:left w:val="none" w:sz="0" w:space="0" w:color="auto"/>
        <w:bottom w:val="none" w:sz="0" w:space="0" w:color="auto"/>
        <w:right w:val="none" w:sz="0" w:space="0" w:color="auto"/>
      </w:divBdr>
    </w:div>
    <w:div w:id="581334181">
      <w:bodyDiv w:val="1"/>
      <w:marLeft w:val="0"/>
      <w:marRight w:val="0"/>
      <w:marTop w:val="0"/>
      <w:marBottom w:val="0"/>
      <w:divBdr>
        <w:top w:val="none" w:sz="0" w:space="0" w:color="auto"/>
        <w:left w:val="none" w:sz="0" w:space="0" w:color="auto"/>
        <w:bottom w:val="none" w:sz="0" w:space="0" w:color="auto"/>
        <w:right w:val="none" w:sz="0" w:space="0" w:color="auto"/>
      </w:divBdr>
    </w:div>
    <w:div w:id="581373391">
      <w:bodyDiv w:val="1"/>
      <w:marLeft w:val="0"/>
      <w:marRight w:val="0"/>
      <w:marTop w:val="0"/>
      <w:marBottom w:val="0"/>
      <w:divBdr>
        <w:top w:val="none" w:sz="0" w:space="0" w:color="auto"/>
        <w:left w:val="none" w:sz="0" w:space="0" w:color="auto"/>
        <w:bottom w:val="none" w:sz="0" w:space="0" w:color="auto"/>
        <w:right w:val="none" w:sz="0" w:space="0" w:color="auto"/>
      </w:divBdr>
    </w:div>
    <w:div w:id="581376718">
      <w:bodyDiv w:val="1"/>
      <w:marLeft w:val="0"/>
      <w:marRight w:val="0"/>
      <w:marTop w:val="0"/>
      <w:marBottom w:val="0"/>
      <w:divBdr>
        <w:top w:val="none" w:sz="0" w:space="0" w:color="auto"/>
        <w:left w:val="none" w:sz="0" w:space="0" w:color="auto"/>
        <w:bottom w:val="none" w:sz="0" w:space="0" w:color="auto"/>
        <w:right w:val="none" w:sz="0" w:space="0" w:color="auto"/>
      </w:divBdr>
    </w:div>
    <w:div w:id="581449952">
      <w:bodyDiv w:val="1"/>
      <w:marLeft w:val="0"/>
      <w:marRight w:val="0"/>
      <w:marTop w:val="0"/>
      <w:marBottom w:val="0"/>
      <w:divBdr>
        <w:top w:val="none" w:sz="0" w:space="0" w:color="auto"/>
        <w:left w:val="none" w:sz="0" w:space="0" w:color="auto"/>
        <w:bottom w:val="none" w:sz="0" w:space="0" w:color="auto"/>
        <w:right w:val="none" w:sz="0" w:space="0" w:color="auto"/>
      </w:divBdr>
    </w:div>
    <w:div w:id="581451102">
      <w:bodyDiv w:val="1"/>
      <w:marLeft w:val="0"/>
      <w:marRight w:val="0"/>
      <w:marTop w:val="0"/>
      <w:marBottom w:val="0"/>
      <w:divBdr>
        <w:top w:val="none" w:sz="0" w:space="0" w:color="auto"/>
        <w:left w:val="none" w:sz="0" w:space="0" w:color="auto"/>
        <w:bottom w:val="none" w:sz="0" w:space="0" w:color="auto"/>
        <w:right w:val="none" w:sz="0" w:space="0" w:color="auto"/>
      </w:divBdr>
    </w:div>
    <w:div w:id="581530921">
      <w:bodyDiv w:val="1"/>
      <w:marLeft w:val="0"/>
      <w:marRight w:val="0"/>
      <w:marTop w:val="0"/>
      <w:marBottom w:val="0"/>
      <w:divBdr>
        <w:top w:val="none" w:sz="0" w:space="0" w:color="auto"/>
        <w:left w:val="none" w:sz="0" w:space="0" w:color="auto"/>
        <w:bottom w:val="none" w:sz="0" w:space="0" w:color="auto"/>
        <w:right w:val="none" w:sz="0" w:space="0" w:color="auto"/>
      </w:divBdr>
    </w:div>
    <w:div w:id="581574108">
      <w:bodyDiv w:val="1"/>
      <w:marLeft w:val="0"/>
      <w:marRight w:val="0"/>
      <w:marTop w:val="0"/>
      <w:marBottom w:val="0"/>
      <w:divBdr>
        <w:top w:val="none" w:sz="0" w:space="0" w:color="auto"/>
        <w:left w:val="none" w:sz="0" w:space="0" w:color="auto"/>
        <w:bottom w:val="none" w:sz="0" w:space="0" w:color="auto"/>
        <w:right w:val="none" w:sz="0" w:space="0" w:color="auto"/>
      </w:divBdr>
    </w:div>
    <w:div w:id="581648216">
      <w:bodyDiv w:val="1"/>
      <w:marLeft w:val="0"/>
      <w:marRight w:val="0"/>
      <w:marTop w:val="0"/>
      <w:marBottom w:val="0"/>
      <w:divBdr>
        <w:top w:val="none" w:sz="0" w:space="0" w:color="auto"/>
        <w:left w:val="none" w:sz="0" w:space="0" w:color="auto"/>
        <w:bottom w:val="none" w:sz="0" w:space="0" w:color="auto"/>
        <w:right w:val="none" w:sz="0" w:space="0" w:color="auto"/>
      </w:divBdr>
    </w:div>
    <w:div w:id="581721948">
      <w:bodyDiv w:val="1"/>
      <w:marLeft w:val="0"/>
      <w:marRight w:val="0"/>
      <w:marTop w:val="0"/>
      <w:marBottom w:val="0"/>
      <w:divBdr>
        <w:top w:val="none" w:sz="0" w:space="0" w:color="auto"/>
        <w:left w:val="none" w:sz="0" w:space="0" w:color="auto"/>
        <w:bottom w:val="none" w:sz="0" w:space="0" w:color="auto"/>
        <w:right w:val="none" w:sz="0" w:space="0" w:color="auto"/>
      </w:divBdr>
    </w:div>
    <w:div w:id="581908771">
      <w:bodyDiv w:val="1"/>
      <w:marLeft w:val="0"/>
      <w:marRight w:val="0"/>
      <w:marTop w:val="0"/>
      <w:marBottom w:val="0"/>
      <w:divBdr>
        <w:top w:val="none" w:sz="0" w:space="0" w:color="auto"/>
        <w:left w:val="none" w:sz="0" w:space="0" w:color="auto"/>
        <w:bottom w:val="none" w:sz="0" w:space="0" w:color="auto"/>
        <w:right w:val="none" w:sz="0" w:space="0" w:color="auto"/>
      </w:divBdr>
    </w:div>
    <w:div w:id="581985334">
      <w:bodyDiv w:val="1"/>
      <w:marLeft w:val="0"/>
      <w:marRight w:val="0"/>
      <w:marTop w:val="0"/>
      <w:marBottom w:val="0"/>
      <w:divBdr>
        <w:top w:val="none" w:sz="0" w:space="0" w:color="auto"/>
        <w:left w:val="none" w:sz="0" w:space="0" w:color="auto"/>
        <w:bottom w:val="none" w:sz="0" w:space="0" w:color="auto"/>
        <w:right w:val="none" w:sz="0" w:space="0" w:color="auto"/>
      </w:divBdr>
    </w:div>
    <w:div w:id="582029666">
      <w:bodyDiv w:val="1"/>
      <w:marLeft w:val="0"/>
      <w:marRight w:val="0"/>
      <w:marTop w:val="0"/>
      <w:marBottom w:val="0"/>
      <w:divBdr>
        <w:top w:val="none" w:sz="0" w:space="0" w:color="auto"/>
        <w:left w:val="none" w:sz="0" w:space="0" w:color="auto"/>
        <w:bottom w:val="none" w:sz="0" w:space="0" w:color="auto"/>
        <w:right w:val="none" w:sz="0" w:space="0" w:color="auto"/>
      </w:divBdr>
    </w:div>
    <w:div w:id="582179608">
      <w:bodyDiv w:val="1"/>
      <w:marLeft w:val="0"/>
      <w:marRight w:val="0"/>
      <w:marTop w:val="0"/>
      <w:marBottom w:val="0"/>
      <w:divBdr>
        <w:top w:val="none" w:sz="0" w:space="0" w:color="auto"/>
        <w:left w:val="none" w:sz="0" w:space="0" w:color="auto"/>
        <w:bottom w:val="none" w:sz="0" w:space="0" w:color="auto"/>
        <w:right w:val="none" w:sz="0" w:space="0" w:color="auto"/>
      </w:divBdr>
    </w:div>
    <w:div w:id="582184469">
      <w:bodyDiv w:val="1"/>
      <w:marLeft w:val="0"/>
      <w:marRight w:val="0"/>
      <w:marTop w:val="0"/>
      <w:marBottom w:val="0"/>
      <w:divBdr>
        <w:top w:val="none" w:sz="0" w:space="0" w:color="auto"/>
        <w:left w:val="none" w:sz="0" w:space="0" w:color="auto"/>
        <w:bottom w:val="none" w:sz="0" w:space="0" w:color="auto"/>
        <w:right w:val="none" w:sz="0" w:space="0" w:color="auto"/>
      </w:divBdr>
    </w:div>
    <w:div w:id="582186398">
      <w:bodyDiv w:val="1"/>
      <w:marLeft w:val="0"/>
      <w:marRight w:val="0"/>
      <w:marTop w:val="0"/>
      <w:marBottom w:val="0"/>
      <w:divBdr>
        <w:top w:val="none" w:sz="0" w:space="0" w:color="auto"/>
        <w:left w:val="none" w:sz="0" w:space="0" w:color="auto"/>
        <w:bottom w:val="none" w:sz="0" w:space="0" w:color="auto"/>
        <w:right w:val="none" w:sz="0" w:space="0" w:color="auto"/>
      </w:divBdr>
    </w:div>
    <w:div w:id="582373427">
      <w:bodyDiv w:val="1"/>
      <w:marLeft w:val="0"/>
      <w:marRight w:val="0"/>
      <w:marTop w:val="0"/>
      <w:marBottom w:val="0"/>
      <w:divBdr>
        <w:top w:val="none" w:sz="0" w:space="0" w:color="auto"/>
        <w:left w:val="none" w:sz="0" w:space="0" w:color="auto"/>
        <w:bottom w:val="none" w:sz="0" w:space="0" w:color="auto"/>
        <w:right w:val="none" w:sz="0" w:space="0" w:color="auto"/>
      </w:divBdr>
    </w:div>
    <w:div w:id="582378096">
      <w:bodyDiv w:val="1"/>
      <w:marLeft w:val="0"/>
      <w:marRight w:val="0"/>
      <w:marTop w:val="0"/>
      <w:marBottom w:val="0"/>
      <w:divBdr>
        <w:top w:val="none" w:sz="0" w:space="0" w:color="auto"/>
        <w:left w:val="none" w:sz="0" w:space="0" w:color="auto"/>
        <w:bottom w:val="none" w:sz="0" w:space="0" w:color="auto"/>
        <w:right w:val="none" w:sz="0" w:space="0" w:color="auto"/>
      </w:divBdr>
    </w:div>
    <w:div w:id="582419836">
      <w:bodyDiv w:val="1"/>
      <w:marLeft w:val="0"/>
      <w:marRight w:val="0"/>
      <w:marTop w:val="0"/>
      <w:marBottom w:val="0"/>
      <w:divBdr>
        <w:top w:val="none" w:sz="0" w:space="0" w:color="auto"/>
        <w:left w:val="none" w:sz="0" w:space="0" w:color="auto"/>
        <w:bottom w:val="none" w:sz="0" w:space="0" w:color="auto"/>
        <w:right w:val="none" w:sz="0" w:space="0" w:color="auto"/>
      </w:divBdr>
    </w:div>
    <w:div w:id="582420677">
      <w:bodyDiv w:val="1"/>
      <w:marLeft w:val="0"/>
      <w:marRight w:val="0"/>
      <w:marTop w:val="0"/>
      <w:marBottom w:val="0"/>
      <w:divBdr>
        <w:top w:val="none" w:sz="0" w:space="0" w:color="auto"/>
        <w:left w:val="none" w:sz="0" w:space="0" w:color="auto"/>
        <w:bottom w:val="none" w:sz="0" w:space="0" w:color="auto"/>
        <w:right w:val="none" w:sz="0" w:space="0" w:color="auto"/>
      </w:divBdr>
    </w:div>
    <w:div w:id="582645244">
      <w:bodyDiv w:val="1"/>
      <w:marLeft w:val="0"/>
      <w:marRight w:val="0"/>
      <w:marTop w:val="0"/>
      <w:marBottom w:val="0"/>
      <w:divBdr>
        <w:top w:val="none" w:sz="0" w:space="0" w:color="auto"/>
        <w:left w:val="none" w:sz="0" w:space="0" w:color="auto"/>
        <w:bottom w:val="none" w:sz="0" w:space="0" w:color="auto"/>
        <w:right w:val="none" w:sz="0" w:space="0" w:color="auto"/>
      </w:divBdr>
    </w:div>
    <w:div w:id="582832750">
      <w:bodyDiv w:val="1"/>
      <w:marLeft w:val="0"/>
      <w:marRight w:val="0"/>
      <w:marTop w:val="0"/>
      <w:marBottom w:val="0"/>
      <w:divBdr>
        <w:top w:val="none" w:sz="0" w:space="0" w:color="auto"/>
        <w:left w:val="none" w:sz="0" w:space="0" w:color="auto"/>
        <w:bottom w:val="none" w:sz="0" w:space="0" w:color="auto"/>
        <w:right w:val="none" w:sz="0" w:space="0" w:color="auto"/>
      </w:divBdr>
    </w:div>
    <w:div w:id="582841615">
      <w:bodyDiv w:val="1"/>
      <w:marLeft w:val="0"/>
      <w:marRight w:val="0"/>
      <w:marTop w:val="0"/>
      <w:marBottom w:val="0"/>
      <w:divBdr>
        <w:top w:val="none" w:sz="0" w:space="0" w:color="auto"/>
        <w:left w:val="none" w:sz="0" w:space="0" w:color="auto"/>
        <w:bottom w:val="none" w:sz="0" w:space="0" w:color="auto"/>
        <w:right w:val="none" w:sz="0" w:space="0" w:color="auto"/>
      </w:divBdr>
    </w:div>
    <w:div w:id="582959507">
      <w:bodyDiv w:val="1"/>
      <w:marLeft w:val="0"/>
      <w:marRight w:val="0"/>
      <w:marTop w:val="0"/>
      <w:marBottom w:val="0"/>
      <w:divBdr>
        <w:top w:val="none" w:sz="0" w:space="0" w:color="auto"/>
        <w:left w:val="none" w:sz="0" w:space="0" w:color="auto"/>
        <w:bottom w:val="none" w:sz="0" w:space="0" w:color="auto"/>
        <w:right w:val="none" w:sz="0" w:space="0" w:color="auto"/>
      </w:divBdr>
    </w:div>
    <w:div w:id="583033130">
      <w:bodyDiv w:val="1"/>
      <w:marLeft w:val="0"/>
      <w:marRight w:val="0"/>
      <w:marTop w:val="0"/>
      <w:marBottom w:val="0"/>
      <w:divBdr>
        <w:top w:val="none" w:sz="0" w:space="0" w:color="auto"/>
        <w:left w:val="none" w:sz="0" w:space="0" w:color="auto"/>
        <w:bottom w:val="none" w:sz="0" w:space="0" w:color="auto"/>
        <w:right w:val="none" w:sz="0" w:space="0" w:color="auto"/>
      </w:divBdr>
      <w:divsChild>
        <w:div w:id="34621757">
          <w:marLeft w:val="480"/>
          <w:marRight w:val="0"/>
          <w:marTop w:val="0"/>
          <w:marBottom w:val="0"/>
          <w:divBdr>
            <w:top w:val="none" w:sz="0" w:space="0" w:color="auto"/>
            <w:left w:val="none" w:sz="0" w:space="0" w:color="auto"/>
            <w:bottom w:val="none" w:sz="0" w:space="0" w:color="auto"/>
            <w:right w:val="none" w:sz="0" w:space="0" w:color="auto"/>
          </w:divBdr>
        </w:div>
        <w:div w:id="48843990">
          <w:marLeft w:val="480"/>
          <w:marRight w:val="0"/>
          <w:marTop w:val="0"/>
          <w:marBottom w:val="0"/>
          <w:divBdr>
            <w:top w:val="none" w:sz="0" w:space="0" w:color="auto"/>
            <w:left w:val="none" w:sz="0" w:space="0" w:color="auto"/>
            <w:bottom w:val="none" w:sz="0" w:space="0" w:color="auto"/>
            <w:right w:val="none" w:sz="0" w:space="0" w:color="auto"/>
          </w:divBdr>
        </w:div>
        <w:div w:id="75784820">
          <w:marLeft w:val="480"/>
          <w:marRight w:val="0"/>
          <w:marTop w:val="0"/>
          <w:marBottom w:val="0"/>
          <w:divBdr>
            <w:top w:val="none" w:sz="0" w:space="0" w:color="auto"/>
            <w:left w:val="none" w:sz="0" w:space="0" w:color="auto"/>
            <w:bottom w:val="none" w:sz="0" w:space="0" w:color="auto"/>
            <w:right w:val="none" w:sz="0" w:space="0" w:color="auto"/>
          </w:divBdr>
        </w:div>
        <w:div w:id="91628840">
          <w:marLeft w:val="480"/>
          <w:marRight w:val="0"/>
          <w:marTop w:val="0"/>
          <w:marBottom w:val="0"/>
          <w:divBdr>
            <w:top w:val="none" w:sz="0" w:space="0" w:color="auto"/>
            <w:left w:val="none" w:sz="0" w:space="0" w:color="auto"/>
            <w:bottom w:val="none" w:sz="0" w:space="0" w:color="auto"/>
            <w:right w:val="none" w:sz="0" w:space="0" w:color="auto"/>
          </w:divBdr>
        </w:div>
        <w:div w:id="133647010">
          <w:marLeft w:val="480"/>
          <w:marRight w:val="0"/>
          <w:marTop w:val="0"/>
          <w:marBottom w:val="0"/>
          <w:divBdr>
            <w:top w:val="none" w:sz="0" w:space="0" w:color="auto"/>
            <w:left w:val="none" w:sz="0" w:space="0" w:color="auto"/>
            <w:bottom w:val="none" w:sz="0" w:space="0" w:color="auto"/>
            <w:right w:val="none" w:sz="0" w:space="0" w:color="auto"/>
          </w:divBdr>
        </w:div>
        <w:div w:id="218514910">
          <w:marLeft w:val="480"/>
          <w:marRight w:val="0"/>
          <w:marTop w:val="0"/>
          <w:marBottom w:val="0"/>
          <w:divBdr>
            <w:top w:val="none" w:sz="0" w:space="0" w:color="auto"/>
            <w:left w:val="none" w:sz="0" w:space="0" w:color="auto"/>
            <w:bottom w:val="none" w:sz="0" w:space="0" w:color="auto"/>
            <w:right w:val="none" w:sz="0" w:space="0" w:color="auto"/>
          </w:divBdr>
        </w:div>
        <w:div w:id="230846838">
          <w:marLeft w:val="480"/>
          <w:marRight w:val="0"/>
          <w:marTop w:val="0"/>
          <w:marBottom w:val="0"/>
          <w:divBdr>
            <w:top w:val="none" w:sz="0" w:space="0" w:color="auto"/>
            <w:left w:val="none" w:sz="0" w:space="0" w:color="auto"/>
            <w:bottom w:val="none" w:sz="0" w:space="0" w:color="auto"/>
            <w:right w:val="none" w:sz="0" w:space="0" w:color="auto"/>
          </w:divBdr>
        </w:div>
        <w:div w:id="246808778">
          <w:marLeft w:val="480"/>
          <w:marRight w:val="0"/>
          <w:marTop w:val="0"/>
          <w:marBottom w:val="0"/>
          <w:divBdr>
            <w:top w:val="none" w:sz="0" w:space="0" w:color="auto"/>
            <w:left w:val="none" w:sz="0" w:space="0" w:color="auto"/>
            <w:bottom w:val="none" w:sz="0" w:space="0" w:color="auto"/>
            <w:right w:val="none" w:sz="0" w:space="0" w:color="auto"/>
          </w:divBdr>
        </w:div>
        <w:div w:id="284966390">
          <w:marLeft w:val="480"/>
          <w:marRight w:val="0"/>
          <w:marTop w:val="0"/>
          <w:marBottom w:val="0"/>
          <w:divBdr>
            <w:top w:val="none" w:sz="0" w:space="0" w:color="auto"/>
            <w:left w:val="none" w:sz="0" w:space="0" w:color="auto"/>
            <w:bottom w:val="none" w:sz="0" w:space="0" w:color="auto"/>
            <w:right w:val="none" w:sz="0" w:space="0" w:color="auto"/>
          </w:divBdr>
        </w:div>
        <w:div w:id="286739220">
          <w:marLeft w:val="480"/>
          <w:marRight w:val="0"/>
          <w:marTop w:val="0"/>
          <w:marBottom w:val="0"/>
          <w:divBdr>
            <w:top w:val="none" w:sz="0" w:space="0" w:color="auto"/>
            <w:left w:val="none" w:sz="0" w:space="0" w:color="auto"/>
            <w:bottom w:val="none" w:sz="0" w:space="0" w:color="auto"/>
            <w:right w:val="none" w:sz="0" w:space="0" w:color="auto"/>
          </w:divBdr>
        </w:div>
        <w:div w:id="314263410">
          <w:marLeft w:val="480"/>
          <w:marRight w:val="0"/>
          <w:marTop w:val="0"/>
          <w:marBottom w:val="0"/>
          <w:divBdr>
            <w:top w:val="none" w:sz="0" w:space="0" w:color="auto"/>
            <w:left w:val="none" w:sz="0" w:space="0" w:color="auto"/>
            <w:bottom w:val="none" w:sz="0" w:space="0" w:color="auto"/>
            <w:right w:val="none" w:sz="0" w:space="0" w:color="auto"/>
          </w:divBdr>
        </w:div>
        <w:div w:id="477574035">
          <w:marLeft w:val="480"/>
          <w:marRight w:val="0"/>
          <w:marTop w:val="0"/>
          <w:marBottom w:val="0"/>
          <w:divBdr>
            <w:top w:val="none" w:sz="0" w:space="0" w:color="auto"/>
            <w:left w:val="none" w:sz="0" w:space="0" w:color="auto"/>
            <w:bottom w:val="none" w:sz="0" w:space="0" w:color="auto"/>
            <w:right w:val="none" w:sz="0" w:space="0" w:color="auto"/>
          </w:divBdr>
        </w:div>
        <w:div w:id="489252147">
          <w:marLeft w:val="480"/>
          <w:marRight w:val="0"/>
          <w:marTop w:val="0"/>
          <w:marBottom w:val="0"/>
          <w:divBdr>
            <w:top w:val="none" w:sz="0" w:space="0" w:color="auto"/>
            <w:left w:val="none" w:sz="0" w:space="0" w:color="auto"/>
            <w:bottom w:val="none" w:sz="0" w:space="0" w:color="auto"/>
            <w:right w:val="none" w:sz="0" w:space="0" w:color="auto"/>
          </w:divBdr>
        </w:div>
        <w:div w:id="503715012">
          <w:marLeft w:val="480"/>
          <w:marRight w:val="0"/>
          <w:marTop w:val="0"/>
          <w:marBottom w:val="0"/>
          <w:divBdr>
            <w:top w:val="none" w:sz="0" w:space="0" w:color="auto"/>
            <w:left w:val="none" w:sz="0" w:space="0" w:color="auto"/>
            <w:bottom w:val="none" w:sz="0" w:space="0" w:color="auto"/>
            <w:right w:val="none" w:sz="0" w:space="0" w:color="auto"/>
          </w:divBdr>
        </w:div>
        <w:div w:id="504785112">
          <w:marLeft w:val="480"/>
          <w:marRight w:val="0"/>
          <w:marTop w:val="0"/>
          <w:marBottom w:val="0"/>
          <w:divBdr>
            <w:top w:val="none" w:sz="0" w:space="0" w:color="auto"/>
            <w:left w:val="none" w:sz="0" w:space="0" w:color="auto"/>
            <w:bottom w:val="none" w:sz="0" w:space="0" w:color="auto"/>
            <w:right w:val="none" w:sz="0" w:space="0" w:color="auto"/>
          </w:divBdr>
        </w:div>
        <w:div w:id="839009333">
          <w:marLeft w:val="480"/>
          <w:marRight w:val="0"/>
          <w:marTop w:val="0"/>
          <w:marBottom w:val="0"/>
          <w:divBdr>
            <w:top w:val="none" w:sz="0" w:space="0" w:color="auto"/>
            <w:left w:val="none" w:sz="0" w:space="0" w:color="auto"/>
            <w:bottom w:val="none" w:sz="0" w:space="0" w:color="auto"/>
            <w:right w:val="none" w:sz="0" w:space="0" w:color="auto"/>
          </w:divBdr>
        </w:div>
        <w:div w:id="866020350">
          <w:marLeft w:val="480"/>
          <w:marRight w:val="0"/>
          <w:marTop w:val="0"/>
          <w:marBottom w:val="0"/>
          <w:divBdr>
            <w:top w:val="none" w:sz="0" w:space="0" w:color="auto"/>
            <w:left w:val="none" w:sz="0" w:space="0" w:color="auto"/>
            <w:bottom w:val="none" w:sz="0" w:space="0" w:color="auto"/>
            <w:right w:val="none" w:sz="0" w:space="0" w:color="auto"/>
          </w:divBdr>
        </w:div>
        <w:div w:id="913511237">
          <w:marLeft w:val="480"/>
          <w:marRight w:val="0"/>
          <w:marTop w:val="0"/>
          <w:marBottom w:val="0"/>
          <w:divBdr>
            <w:top w:val="none" w:sz="0" w:space="0" w:color="auto"/>
            <w:left w:val="none" w:sz="0" w:space="0" w:color="auto"/>
            <w:bottom w:val="none" w:sz="0" w:space="0" w:color="auto"/>
            <w:right w:val="none" w:sz="0" w:space="0" w:color="auto"/>
          </w:divBdr>
        </w:div>
      </w:divsChild>
    </w:div>
    <w:div w:id="583105633">
      <w:bodyDiv w:val="1"/>
      <w:marLeft w:val="0"/>
      <w:marRight w:val="0"/>
      <w:marTop w:val="0"/>
      <w:marBottom w:val="0"/>
      <w:divBdr>
        <w:top w:val="none" w:sz="0" w:space="0" w:color="auto"/>
        <w:left w:val="none" w:sz="0" w:space="0" w:color="auto"/>
        <w:bottom w:val="none" w:sz="0" w:space="0" w:color="auto"/>
        <w:right w:val="none" w:sz="0" w:space="0" w:color="auto"/>
      </w:divBdr>
    </w:div>
    <w:div w:id="583343396">
      <w:bodyDiv w:val="1"/>
      <w:marLeft w:val="0"/>
      <w:marRight w:val="0"/>
      <w:marTop w:val="0"/>
      <w:marBottom w:val="0"/>
      <w:divBdr>
        <w:top w:val="none" w:sz="0" w:space="0" w:color="auto"/>
        <w:left w:val="none" w:sz="0" w:space="0" w:color="auto"/>
        <w:bottom w:val="none" w:sz="0" w:space="0" w:color="auto"/>
        <w:right w:val="none" w:sz="0" w:space="0" w:color="auto"/>
      </w:divBdr>
    </w:div>
    <w:div w:id="583419792">
      <w:bodyDiv w:val="1"/>
      <w:marLeft w:val="0"/>
      <w:marRight w:val="0"/>
      <w:marTop w:val="0"/>
      <w:marBottom w:val="0"/>
      <w:divBdr>
        <w:top w:val="none" w:sz="0" w:space="0" w:color="auto"/>
        <w:left w:val="none" w:sz="0" w:space="0" w:color="auto"/>
        <w:bottom w:val="none" w:sz="0" w:space="0" w:color="auto"/>
        <w:right w:val="none" w:sz="0" w:space="0" w:color="auto"/>
      </w:divBdr>
    </w:div>
    <w:div w:id="583488562">
      <w:bodyDiv w:val="1"/>
      <w:marLeft w:val="0"/>
      <w:marRight w:val="0"/>
      <w:marTop w:val="0"/>
      <w:marBottom w:val="0"/>
      <w:divBdr>
        <w:top w:val="none" w:sz="0" w:space="0" w:color="auto"/>
        <w:left w:val="none" w:sz="0" w:space="0" w:color="auto"/>
        <w:bottom w:val="none" w:sz="0" w:space="0" w:color="auto"/>
        <w:right w:val="none" w:sz="0" w:space="0" w:color="auto"/>
      </w:divBdr>
    </w:div>
    <w:div w:id="583494196">
      <w:bodyDiv w:val="1"/>
      <w:marLeft w:val="0"/>
      <w:marRight w:val="0"/>
      <w:marTop w:val="0"/>
      <w:marBottom w:val="0"/>
      <w:divBdr>
        <w:top w:val="none" w:sz="0" w:space="0" w:color="auto"/>
        <w:left w:val="none" w:sz="0" w:space="0" w:color="auto"/>
        <w:bottom w:val="none" w:sz="0" w:space="0" w:color="auto"/>
        <w:right w:val="none" w:sz="0" w:space="0" w:color="auto"/>
      </w:divBdr>
    </w:div>
    <w:div w:id="583607772">
      <w:bodyDiv w:val="1"/>
      <w:marLeft w:val="0"/>
      <w:marRight w:val="0"/>
      <w:marTop w:val="0"/>
      <w:marBottom w:val="0"/>
      <w:divBdr>
        <w:top w:val="none" w:sz="0" w:space="0" w:color="auto"/>
        <w:left w:val="none" w:sz="0" w:space="0" w:color="auto"/>
        <w:bottom w:val="none" w:sz="0" w:space="0" w:color="auto"/>
        <w:right w:val="none" w:sz="0" w:space="0" w:color="auto"/>
      </w:divBdr>
    </w:div>
    <w:div w:id="583760373">
      <w:bodyDiv w:val="1"/>
      <w:marLeft w:val="0"/>
      <w:marRight w:val="0"/>
      <w:marTop w:val="0"/>
      <w:marBottom w:val="0"/>
      <w:divBdr>
        <w:top w:val="none" w:sz="0" w:space="0" w:color="auto"/>
        <w:left w:val="none" w:sz="0" w:space="0" w:color="auto"/>
        <w:bottom w:val="none" w:sz="0" w:space="0" w:color="auto"/>
        <w:right w:val="none" w:sz="0" w:space="0" w:color="auto"/>
      </w:divBdr>
    </w:div>
    <w:div w:id="583799617">
      <w:bodyDiv w:val="1"/>
      <w:marLeft w:val="0"/>
      <w:marRight w:val="0"/>
      <w:marTop w:val="0"/>
      <w:marBottom w:val="0"/>
      <w:divBdr>
        <w:top w:val="none" w:sz="0" w:space="0" w:color="auto"/>
        <w:left w:val="none" w:sz="0" w:space="0" w:color="auto"/>
        <w:bottom w:val="none" w:sz="0" w:space="0" w:color="auto"/>
        <w:right w:val="none" w:sz="0" w:space="0" w:color="auto"/>
      </w:divBdr>
      <w:divsChild>
        <w:div w:id="451940710">
          <w:marLeft w:val="480"/>
          <w:marRight w:val="0"/>
          <w:marTop w:val="0"/>
          <w:marBottom w:val="0"/>
          <w:divBdr>
            <w:top w:val="none" w:sz="0" w:space="0" w:color="auto"/>
            <w:left w:val="none" w:sz="0" w:space="0" w:color="auto"/>
            <w:bottom w:val="none" w:sz="0" w:space="0" w:color="auto"/>
            <w:right w:val="none" w:sz="0" w:space="0" w:color="auto"/>
          </w:divBdr>
        </w:div>
        <w:div w:id="2108844973">
          <w:marLeft w:val="480"/>
          <w:marRight w:val="0"/>
          <w:marTop w:val="0"/>
          <w:marBottom w:val="0"/>
          <w:divBdr>
            <w:top w:val="none" w:sz="0" w:space="0" w:color="auto"/>
            <w:left w:val="none" w:sz="0" w:space="0" w:color="auto"/>
            <w:bottom w:val="none" w:sz="0" w:space="0" w:color="auto"/>
            <w:right w:val="none" w:sz="0" w:space="0" w:color="auto"/>
          </w:divBdr>
        </w:div>
        <w:div w:id="2040930490">
          <w:marLeft w:val="480"/>
          <w:marRight w:val="0"/>
          <w:marTop w:val="0"/>
          <w:marBottom w:val="0"/>
          <w:divBdr>
            <w:top w:val="none" w:sz="0" w:space="0" w:color="auto"/>
            <w:left w:val="none" w:sz="0" w:space="0" w:color="auto"/>
            <w:bottom w:val="none" w:sz="0" w:space="0" w:color="auto"/>
            <w:right w:val="none" w:sz="0" w:space="0" w:color="auto"/>
          </w:divBdr>
        </w:div>
        <w:div w:id="2072774904">
          <w:marLeft w:val="480"/>
          <w:marRight w:val="0"/>
          <w:marTop w:val="0"/>
          <w:marBottom w:val="0"/>
          <w:divBdr>
            <w:top w:val="none" w:sz="0" w:space="0" w:color="auto"/>
            <w:left w:val="none" w:sz="0" w:space="0" w:color="auto"/>
            <w:bottom w:val="none" w:sz="0" w:space="0" w:color="auto"/>
            <w:right w:val="none" w:sz="0" w:space="0" w:color="auto"/>
          </w:divBdr>
        </w:div>
        <w:div w:id="1994331046">
          <w:marLeft w:val="480"/>
          <w:marRight w:val="0"/>
          <w:marTop w:val="0"/>
          <w:marBottom w:val="0"/>
          <w:divBdr>
            <w:top w:val="none" w:sz="0" w:space="0" w:color="auto"/>
            <w:left w:val="none" w:sz="0" w:space="0" w:color="auto"/>
            <w:bottom w:val="none" w:sz="0" w:space="0" w:color="auto"/>
            <w:right w:val="none" w:sz="0" w:space="0" w:color="auto"/>
          </w:divBdr>
        </w:div>
        <w:div w:id="969899192">
          <w:marLeft w:val="480"/>
          <w:marRight w:val="0"/>
          <w:marTop w:val="0"/>
          <w:marBottom w:val="0"/>
          <w:divBdr>
            <w:top w:val="none" w:sz="0" w:space="0" w:color="auto"/>
            <w:left w:val="none" w:sz="0" w:space="0" w:color="auto"/>
            <w:bottom w:val="none" w:sz="0" w:space="0" w:color="auto"/>
            <w:right w:val="none" w:sz="0" w:space="0" w:color="auto"/>
          </w:divBdr>
        </w:div>
        <w:div w:id="413749158">
          <w:marLeft w:val="480"/>
          <w:marRight w:val="0"/>
          <w:marTop w:val="0"/>
          <w:marBottom w:val="0"/>
          <w:divBdr>
            <w:top w:val="none" w:sz="0" w:space="0" w:color="auto"/>
            <w:left w:val="none" w:sz="0" w:space="0" w:color="auto"/>
            <w:bottom w:val="none" w:sz="0" w:space="0" w:color="auto"/>
            <w:right w:val="none" w:sz="0" w:space="0" w:color="auto"/>
          </w:divBdr>
        </w:div>
        <w:div w:id="467552574">
          <w:marLeft w:val="480"/>
          <w:marRight w:val="0"/>
          <w:marTop w:val="0"/>
          <w:marBottom w:val="0"/>
          <w:divBdr>
            <w:top w:val="none" w:sz="0" w:space="0" w:color="auto"/>
            <w:left w:val="none" w:sz="0" w:space="0" w:color="auto"/>
            <w:bottom w:val="none" w:sz="0" w:space="0" w:color="auto"/>
            <w:right w:val="none" w:sz="0" w:space="0" w:color="auto"/>
          </w:divBdr>
        </w:div>
        <w:div w:id="360936247">
          <w:marLeft w:val="480"/>
          <w:marRight w:val="0"/>
          <w:marTop w:val="0"/>
          <w:marBottom w:val="0"/>
          <w:divBdr>
            <w:top w:val="none" w:sz="0" w:space="0" w:color="auto"/>
            <w:left w:val="none" w:sz="0" w:space="0" w:color="auto"/>
            <w:bottom w:val="none" w:sz="0" w:space="0" w:color="auto"/>
            <w:right w:val="none" w:sz="0" w:space="0" w:color="auto"/>
          </w:divBdr>
        </w:div>
        <w:div w:id="307824057">
          <w:marLeft w:val="480"/>
          <w:marRight w:val="0"/>
          <w:marTop w:val="0"/>
          <w:marBottom w:val="0"/>
          <w:divBdr>
            <w:top w:val="none" w:sz="0" w:space="0" w:color="auto"/>
            <w:left w:val="none" w:sz="0" w:space="0" w:color="auto"/>
            <w:bottom w:val="none" w:sz="0" w:space="0" w:color="auto"/>
            <w:right w:val="none" w:sz="0" w:space="0" w:color="auto"/>
          </w:divBdr>
        </w:div>
        <w:div w:id="939413511">
          <w:marLeft w:val="480"/>
          <w:marRight w:val="0"/>
          <w:marTop w:val="0"/>
          <w:marBottom w:val="0"/>
          <w:divBdr>
            <w:top w:val="none" w:sz="0" w:space="0" w:color="auto"/>
            <w:left w:val="none" w:sz="0" w:space="0" w:color="auto"/>
            <w:bottom w:val="none" w:sz="0" w:space="0" w:color="auto"/>
            <w:right w:val="none" w:sz="0" w:space="0" w:color="auto"/>
          </w:divBdr>
        </w:div>
        <w:div w:id="561604843">
          <w:marLeft w:val="480"/>
          <w:marRight w:val="0"/>
          <w:marTop w:val="0"/>
          <w:marBottom w:val="0"/>
          <w:divBdr>
            <w:top w:val="none" w:sz="0" w:space="0" w:color="auto"/>
            <w:left w:val="none" w:sz="0" w:space="0" w:color="auto"/>
            <w:bottom w:val="none" w:sz="0" w:space="0" w:color="auto"/>
            <w:right w:val="none" w:sz="0" w:space="0" w:color="auto"/>
          </w:divBdr>
        </w:div>
        <w:div w:id="2081058041">
          <w:marLeft w:val="480"/>
          <w:marRight w:val="0"/>
          <w:marTop w:val="0"/>
          <w:marBottom w:val="0"/>
          <w:divBdr>
            <w:top w:val="none" w:sz="0" w:space="0" w:color="auto"/>
            <w:left w:val="none" w:sz="0" w:space="0" w:color="auto"/>
            <w:bottom w:val="none" w:sz="0" w:space="0" w:color="auto"/>
            <w:right w:val="none" w:sz="0" w:space="0" w:color="auto"/>
          </w:divBdr>
        </w:div>
        <w:div w:id="1158109085">
          <w:marLeft w:val="480"/>
          <w:marRight w:val="0"/>
          <w:marTop w:val="0"/>
          <w:marBottom w:val="0"/>
          <w:divBdr>
            <w:top w:val="none" w:sz="0" w:space="0" w:color="auto"/>
            <w:left w:val="none" w:sz="0" w:space="0" w:color="auto"/>
            <w:bottom w:val="none" w:sz="0" w:space="0" w:color="auto"/>
            <w:right w:val="none" w:sz="0" w:space="0" w:color="auto"/>
          </w:divBdr>
        </w:div>
        <w:div w:id="924609203">
          <w:marLeft w:val="480"/>
          <w:marRight w:val="0"/>
          <w:marTop w:val="0"/>
          <w:marBottom w:val="0"/>
          <w:divBdr>
            <w:top w:val="none" w:sz="0" w:space="0" w:color="auto"/>
            <w:left w:val="none" w:sz="0" w:space="0" w:color="auto"/>
            <w:bottom w:val="none" w:sz="0" w:space="0" w:color="auto"/>
            <w:right w:val="none" w:sz="0" w:space="0" w:color="auto"/>
          </w:divBdr>
        </w:div>
        <w:div w:id="2129276379">
          <w:marLeft w:val="480"/>
          <w:marRight w:val="0"/>
          <w:marTop w:val="0"/>
          <w:marBottom w:val="0"/>
          <w:divBdr>
            <w:top w:val="none" w:sz="0" w:space="0" w:color="auto"/>
            <w:left w:val="none" w:sz="0" w:space="0" w:color="auto"/>
            <w:bottom w:val="none" w:sz="0" w:space="0" w:color="auto"/>
            <w:right w:val="none" w:sz="0" w:space="0" w:color="auto"/>
          </w:divBdr>
        </w:div>
        <w:div w:id="532425182">
          <w:marLeft w:val="480"/>
          <w:marRight w:val="0"/>
          <w:marTop w:val="0"/>
          <w:marBottom w:val="0"/>
          <w:divBdr>
            <w:top w:val="none" w:sz="0" w:space="0" w:color="auto"/>
            <w:left w:val="none" w:sz="0" w:space="0" w:color="auto"/>
            <w:bottom w:val="none" w:sz="0" w:space="0" w:color="auto"/>
            <w:right w:val="none" w:sz="0" w:space="0" w:color="auto"/>
          </w:divBdr>
        </w:div>
        <w:div w:id="1811971087">
          <w:marLeft w:val="480"/>
          <w:marRight w:val="0"/>
          <w:marTop w:val="0"/>
          <w:marBottom w:val="0"/>
          <w:divBdr>
            <w:top w:val="none" w:sz="0" w:space="0" w:color="auto"/>
            <w:left w:val="none" w:sz="0" w:space="0" w:color="auto"/>
            <w:bottom w:val="none" w:sz="0" w:space="0" w:color="auto"/>
            <w:right w:val="none" w:sz="0" w:space="0" w:color="auto"/>
          </w:divBdr>
        </w:div>
        <w:div w:id="1761219468">
          <w:marLeft w:val="480"/>
          <w:marRight w:val="0"/>
          <w:marTop w:val="0"/>
          <w:marBottom w:val="0"/>
          <w:divBdr>
            <w:top w:val="none" w:sz="0" w:space="0" w:color="auto"/>
            <w:left w:val="none" w:sz="0" w:space="0" w:color="auto"/>
            <w:bottom w:val="none" w:sz="0" w:space="0" w:color="auto"/>
            <w:right w:val="none" w:sz="0" w:space="0" w:color="auto"/>
          </w:divBdr>
        </w:div>
        <w:div w:id="1857306793">
          <w:marLeft w:val="480"/>
          <w:marRight w:val="0"/>
          <w:marTop w:val="0"/>
          <w:marBottom w:val="0"/>
          <w:divBdr>
            <w:top w:val="none" w:sz="0" w:space="0" w:color="auto"/>
            <w:left w:val="none" w:sz="0" w:space="0" w:color="auto"/>
            <w:bottom w:val="none" w:sz="0" w:space="0" w:color="auto"/>
            <w:right w:val="none" w:sz="0" w:space="0" w:color="auto"/>
          </w:divBdr>
        </w:div>
        <w:div w:id="2025864663">
          <w:marLeft w:val="480"/>
          <w:marRight w:val="0"/>
          <w:marTop w:val="0"/>
          <w:marBottom w:val="0"/>
          <w:divBdr>
            <w:top w:val="none" w:sz="0" w:space="0" w:color="auto"/>
            <w:left w:val="none" w:sz="0" w:space="0" w:color="auto"/>
            <w:bottom w:val="none" w:sz="0" w:space="0" w:color="auto"/>
            <w:right w:val="none" w:sz="0" w:space="0" w:color="auto"/>
          </w:divBdr>
        </w:div>
        <w:div w:id="2002007195">
          <w:marLeft w:val="480"/>
          <w:marRight w:val="0"/>
          <w:marTop w:val="0"/>
          <w:marBottom w:val="0"/>
          <w:divBdr>
            <w:top w:val="none" w:sz="0" w:space="0" w:color="auto"/>
            <w:left w:val="none" w:sz="0" w:space="0" w:color="auto"/>
            <w:bottom w:val="none" w:sz="0" w:space="0" w:color="auto"/>
            <w:right w:val="none" w:sz="0" w:space="0" w:color="auto"/>
          </w:divBdr>
        </w:div>
        <w:div w:id="7487565">
          <w:marLeft w:val="480"/>
          <w:marRight w:val="0"/>
          <w:marTop w:val="0"/>
          <w:marBottom w:val="0"/>
          <w:divBdr>
            <w:top w:val="none" w:sz="0" w:space="0" w:color="auto"/>
            <w:left w:val="none" w:sz="0" w:space="0" w:color="auto"/>
            <w:bottom w:val="none" w:sz="0" w:space="0" w:color="auto"/>
            <w:right w:val="none" w:sz="0" w:space="0" w:color="auto"/>
          </w:divBdr>
        </w:div>
        <w:div w:id="886648711">
          <w:marLeft w:val="480"/>
          <w:marRight w:val="0"/>
          <w:marTop w:val="0"/>
          <w:marBottom w:val="0"/>
          <w:divBdr>
            <w:top w:val="none" w:sz="0" w:space="0" w:color="auto"/>
            <w:left w:val="none" w:sz="0" w:space="0" w:color="auto"/>
            <w:bottom w:val="none" w:sz="0" w:space="0" w:color="auto"/>
            <w:right w:val="none" w:sz="0" w:space="0" w:color="auto"/>
          </w:divBdr>
        </w:div>
        <w:div w:id="1907521581">
          <w:marLeft w:val="480"/>
          <w:marRight w:val="0"/>
          <w:marTop w:val="0"/>
          <w:marBottom w:val="0"/>
          <w:divBdr>
            <w:top w:val="none" w:sz="0" w:space="0" w:color="auto"/>
            <w:left w:val="none" w:sz="0" w:space="0" w:color="auto"/>
            <w:bottom w:val="none" w:sz="0" w:space="0" w:color="auto"/>
            <w:right w:val="none" w:sz="0" w:space="0" w:color="auto"/>
          </w:divBdr>
        </w:div>
        <w:div w:id="1090856067">
          <w:marLeft w:val="480"/>
          <w:marRight w:val="0"/>
          <w:marTop w:val="0"/>
          <w:marBottom w:val="0"/>
          <w:divBdr>
            <w:top w:val="none" w:sz="0" w:space="0" w:color="auto"/>
            <w:left w:val="none" w:sz="0" w:space="0" w:color="auto"/>
            <w:bottom w:val="none" w:sz="0" w:space="0" w:color="auto"/>
            <w:right w:val="none" w:sz="0" w:space="0" w:color="auto"/>
          </w:divBdr>
        </w:div>
        <w:div w:id="1979257413">
          <w:marLeft w:val="480"/>
          <w:marRight w:val="0"/>
          <w:marTop w:val="0"/>
          <w:marBottom w:val="0"/>
          <w:divBdr>
            <w:top w:val="none" w:sz="0" w:space="0" w:color="auto"/>
            <w:left w:val="none" w:sz="0" w:space="0" w:color="auto"/>
            <w:bottom w:val="none" w:sz="0" w:space="0" w:color="auto"/>
            <w:right w:val="none" w:sz="0" w:space="0" w:color="auto"/>
          </w:divBdr>
        </w:div>
        <w:div w:id="498616555">
          <w:marLeft w:val="480"/>
          <w:marRight w:val="0"/>
          <w:marTop w:val="0"/>
          <w:marBottom w:val="0"/>
          <w:divBdr>
            <w:top w:val="none" w:sz="0" w:space="0" w:color="auto"/>
            <w:left w:val="none" w:sz="0" w:space="0" w:color="auto"/>
            <w:bottom w:val="none" w:sz="0" w:space="0" w:color="auto"/>
            <w:right w:val="none" w:sz="0" w:space="0" w:color="auto"/>
          </w:divBdr>
        </w:div>
        <w:div w:id="845904502">
          <w:marLeft w:val="480"/>
          <w:marRight w:val="0"/>
          <w:marTop w:val="0"/>
          <w:marBottom w:val="0"/>
          <w:divBdr>
            <w:top w:val="none" w:sz="0" w:space="0" w:color="auto"/>
            <w:left w:val="none" w:sz="0" w:space="0" w:color="auto"/>
            <w:bottom w:val="none" w:sz="0" w:space="0" w:color="auto"/>
            <w:right w:val="none" w:sz="0" w:space="0" w:color="auto"/>
          </w:divBdr>
        </w:div>
        <w:div w:id="1459452832">
          <w:marLeft w:val="480"/>
          <w:marRight w:val="0"/>
          <w:marTop w:val="0"/>
          <w:marBottom w:val="0"/>
          <w:divBdr>
            <w:top w:val="none" w:sz="0" w:space="0" w:color="auto"/>
            <w:left w:val="none" w:sz="0" w:space="0" w:color="auto"/>
            <w:bottom w:val="none" w:sz="0" w:space="0" w:color="auto"/>
            <w:right w:val="none" w:sz="0" w:space="0" w:color="auto"/>
          </w:divBdr>
        </w:div>
        <w:div w:id="526720782">
          <w:marLeft w:val="480"/>
          <w:marRight w:val="0"/>
          <w:marTop w:val="0"/>
          <w:marBottom w:val="0"/>
          <w:divBdr>
            <w:top w:val="none" w:sz="0" w:space="0" w:color="auto"/>
            <w:left w:val="none" w:sz="0" w:space="0" w:color="auto"/>
            <w:bottom w:val="none" w:sz="0" w:space="0" w:color="auto"/>
            <w:right w:val="none" w:sz="0" w:space="0" w:color="auto"/>
          </w:divBdr>
        </w:div>
        <w:div w:id="2026126322">
          <w:marLeft w:val="480"/>
          <w:marRight w:val="0"/>
          <w:marTop w:val="0"/>
          <w:marBottom w:val="0"/>
          <w:divBdr>
            <w:top w:val="none" w:sz="0" w:space="0" w:color="auto"/>
            <w:left w:val="none" w:sz="0" w:space="0" w:color="auto"/>
            <w:bottom w:val="none" w:sz="0" w:space="0" w:color="auto"/>
            <w:right w:val="none" w:sz="0" w:space="0" w:color="auto"/>
          </w:divBdr>
        </w:div>
        <w:div w:id="396976744">
          <w:marLeft w:val="480"/>
          <w:marRight w:val="0"/>
          <w:marTop w:val="0"/>
          <w:marBottom w:val="0"/>
          <w:divBdr>
            <w:top w:val="none" w:sz="0" w:space="0" w:color="auto"/>
            <w:left w:val="none" w:sz="0" w:space="0" w:color="auto"/>
            <w:bottom w:val="none" w:sz="0" w:space="0" w:color="auto"/>
            <w:right w:val="none" w:sz="0" w:space="0" w:color="auto"/>
          </w:divBdr>
        </w:div>
        <w:div w:id="477067348">
          <w:marLeft w:val="480"/>
          <w:marRight w:val="0"/>
          <w:marTop w:val="0"/>
          <w:marBottom w:val="0"/>
          <w:divBdr>
            <w:top w:val="none" w:sz="0" w:space="0" w:color="auto"/>
            <w:left w:val="none" w:sz="0" w:space="0" w:color="auto"/>
            <w:bottom w:val="none" w:sz="0" w:space="0" w:color="auto"/>
            <w:right w:val="none" w:sz="0" w:space="0" w:color="auto"/>
          </w:divBdr>
        </w:div>
        <w:div w:id="1403406245">
          <w:marLeft w:val="480"/>
          <w:marRight w:val="0"/>
          <w:marTop w:val="0"/>
          <w:marBottom w:val="0"/>
          <w:divBdr>
            <w:top w:val="none" w:sz="0" w:space="0" w:color="auto"/>
            <w:left w:val="none" w:sz="0" w:space="0" w:color="auto"/>
            <w:bottom w:val="none" w:sz="0" w:space="0" w:color="auto"/>
            <w:right w:val="none" w:sz="0" w:space="0" w:color="auto"/>
          </w:divBdr>
        </w:div>
        <w:div w:id="1691029592">
          <w:marLeft w:val="480"/>
          <w:marRight w:val="0"/>
          <w:marTop w:val="0"/>
          <w:marBottom w:val="0"/>
          <w:divBdr>
            <w:top w:val="none" w:sz="0" w:space="0" w:color="auto"/>
            <w:left w:val="none" w:sz="0" w:space="0" w:color="auto"/>
            <w:bottom w:val="none" w:sz="0" w:space="0" w:color="auto"/>
            <w:right w:val="none" w:sz="0" w:space="0" w:color="auto"/>
          </w:divBdr>
        </w:div>
        <w:div w:id="1353530475">
          <w:marLeft w:val="480"/>
          <w:marRight w:val="0"/>
          <w:marTop w:val="0"/>
          <w:marBottom w:val="0"/>
          <w:divBdr>
            <w:top w:val="none" w:sz="0" w:space="0" w:color="auto"/>
            <w:left w:val="none" w:sz="0" w:space="0" w:color="auto"/>
            <w:bottom w:val="none" w:sz="0" w:space="0" w:color="auto"/>
            <w:right w:val="none" w:sz="0" w:space="0" w:color="auto"/>
          </w:divBdr>
        </w:div>
        <w:div w:id="1676807668">
          <w:marLeft w:val="480"/>
          <w:marRight w:val="0"/>
          <w:marTop w:val="0"/>
          <w:marBottom w:val="0"/>
          <w:divBdr>
            <w:top w:val="none" w:sz="0" w:space="0" w:color="auto"/>
            <w:left w:val="none" w:sz="0" w:space="0" w:color="auto"/>
            <w:bottom w:val="none" w:sz="0" w:space="0" w:color="auto"/>
            <w:right w:val="none" w:sz="0" w:space="0" w:color="auto"/>
          </w:divBdr>
        </w:div>
        <w:div w:id="1864174439">
          <w:marLeft w:val="480"/>
          <w:marRight w:val="0"/>
          <w:marTop w:val="0"/>
          <w:marBottom w:val="0"/>
          <w:divBdr>
            <w:top w:val="none" w:sz="0" w:space="0" w:color="auto"/>
            <w:left w:val="none" w:sz="0" w:space="0" w:color="auto"/>
            <w:bottom w:val="none" w:sz="0" w:space="0" w:color="auto"/>
            <w:right w:val="none" w:sz="0" w:space="0" w:color="auto"/>
          </w:divBdr>
        </w:div>
        <w:div w:id="1504055004">
          <w:marLeft w:val="480"/>
          <w:marRight w:val="0"/>
          <w:marTop w:val="0"/>
          <w:marBottom w:val="0"/>
          <w:divBdr>
            <w:top w:val="none" w:sz="0" w:space="0" w:color="auto"/>
            <w:left w:val="none" w:sz="0" w:space="0" w:color="auto"/>
            <w:bottom w:val="none" w:sz="0" w:space="0" w:color="auto"/>
            <w:right w:val="none" w:sz="0" w:space="0" w:color="auto"/>
          </w:divBdr>
        </w:div>
        <w:div w:id="716200998">
          <w:marLeft w:val="480"/>
          <w:marRight w:val="0"/>
          <w:marTop w:val="0"/>
          <w:marBottom w:val="0"/>
          <w:divBdr>
            <w:top w:val="none" w:sz="0" w:space="0" w:color="auto"/>
            <w:left w:val="none" w:sz="0" w:space="0" w:color="auto"/>
            <w:bottom w:val="none" w:sz="0" w:space="0" w:color="auto"/>
            <w:right w:val="none" w:sz="0" w:space="0" w:color="auto"/>
          </w:divBdr>
        </w:div>
        <w:div w:id="378016316">
          <w:marLeft w:val="480"/>
          <w:marRight w:val="0"/>
          <w:marTop w:val="0"/>
          <w:marBottom w:val="0"/>
          <w:divBdr>
            <w:top w:val="none" w:sz="0" w:space="0" w:color="auto"/>
            <w:left w:val="none" w:sz="0" w:space="0" w:color="auto"/>
            <w:bottom w:val="none" w:sz="0" w:space="0" w:color="auto"/>
            <w:right w:val="none" w:sz="0" w:space="0" w:color="auto"/>
          </w:divBdr>
        </w:div>
        <w:div w:id="234752044">
          <w:marLeft w:val="480"/>
          <w:marRight w:val="0"/>
          <w:marTop w:val="0"/>
          <w:marBottom w:val="0"/>
          <w:divBdr>
            <w:top w:val="none" w:sz="0" w:space="0" w:color="auto"/>
            <w:left w:val="none" w:sz="0" w:space="0" w:color="auto"/>
            <w:bottom w:val="none" w:sz="0" w:space="0" w:color="auto"/>
            <w:right w:val="none" w:sz="0" w:space="0" w:color="auto"/>
          </w:divBdr>
        </w:div>
        <w:div w:id="1634679529">
          <w:marLeft w:val="480"/>
          <w:marRight w:val="0"/>
          <w:marTop w:val="0"/>
          <w:marBottom w:val="0"/>
          <w:divBdr>
            <w:top w:val="none" w:sz="0" w:space="0" w:color="auto"/>
            <w:left w:val="none" w:sz="0" w:space="0" w:color="auto"/>
            <w:bottom w:val="none" w:sz="0" w:space="0" w:color="auto"/>
            <w:right w:val="none" w:sz="0" w:space="0" w:color="auto"/>
          </w:divBdr>
        </w:div>
        <w:div w:id="1435511508">
          <w:marLeft w:val="480"/>
          <w:marRight w:val="0"/>
          <w:marTop w:val="0"/>
          <w:marBottom w:val="0"/>
          <w:divBdr>
            <w:top w:val="none" w:sz="0" w:space="0" w:color="auto"/>
            <w:left w:val="none" w:sz="0" w:space="0" w:color="auto"/>
            <w:bottom w:val="none" w:sz="0" w:space="0" w:color="auto"/>
            <w:right w:val="none" w:sz="0" w:space="0" w:color="auto"/>
          </w:divBdr>
        </w:div>
        <w:div w:id="1874338847">
          <w:marLeft w:val="480"/>
          <w:marRight w:val="0"/>
          <w:marTop w:val="0"/>
          <w:marBottom w:val="0"/>
          <w:divBdr>
            <w:top w:val="none" w:sz="0" w:space="0" w:color="auto"/>
            <w:left w:val="none" w:sz="0" w:space="0" w:color="auto"/>
            <w:bottom w:val="none" w:sz="0" w:space="0" w:color="auto"/>
            <w:right w:val="none" w:sz="0" w:space="0" w:color="auto"/>
          </w:divBdr>
        </w:div>
      </w:divsChild>
    </w:div>
    <w:div w:id="583875253">
      <w:bodyDiv w:val="1"/>
      <w:marLeft w:val="0"/>
      <w:marRight w:val="0"/>
      <w:marTop w:val="0"/>
      <w:marBottom w:val="0"/>
      <w:divBdr>
        <w:top w:val="none" w:sz="0" w:space="0" w:color="auto"/>
        <w:left w:val="none" w:sz="0" w:space="0" w:color="auto"/>
        <w:bottom w:val="none" w:sz="0" w:space="0" w:color="auto"/>
        <w:right w:val="none" w:sz="0" w:space="0" w:color="auto"/>
      </w:divBdr>
    </w:div>
    <w:div w:id="583875917">
      <w:bodyDiv w:val="1"/>
      <w:marLeft w:val="0"/>
      <w:marRight w:val="0"/>
      <w:marTop w:val="0"/>
      <w:marBottom w:val="0"/>
      <w:divBdr>
        <w:top w:val="none" w:sz="0" w:space="0" w:color="auto"/>
        <w:left w:val="none" w:sz="0" w:space="0" w:color="auto"/>
        <w:bottom w:val="none" w:sz="0" w:space="0" w:color="auto"/>
        <w:right w:val="none" w:sz="0" w:space="0" w:color="auto"/>
      </w:divBdr>
    </w:div>
    <w:div w:id="583880216">
      <w:bodyDiv w:val="1"/>
      <w:marLeft w:val="0"/>
      <w:marRight w:val="0"/>
      <w:marTop w:val="0"/>
      <w:marBottom w:val="0"/>
      <w:divBdr>
        <w:top w:val="none" w:sz="0" w:space="0" w:color="auto"/>
        <w:left w:val="none" w:sz="0" w:space="0" w:color="auto"/>
        <w:bottom w:val="none" w:sz="0" w:space="0" w:color="auto"/>
        <w:right w:val="none" w:sz="0" w:space="0" w:color="auto"/>
      </w:divBdr>
    </w:div>
    <w:div w:id="583957984">
      <w:bodyDiv w:val="1"/>
      <w:marLeft w:val="0"/>
      <w:marRight w:val="0"/>
      <w:marTop w:val="0"/>
      <w:marBottom w:val="0"/>
      <w:divBdr>
        <w:top w:val="none" w:sz="0" w:space="0" w:color="auto"/>
        <w:left w:val="none" w:sz="0" w:space="0" w:color="auto"/>
        <w:bottom w:val="none" w:sz="0" w:space="0" w:color="auto"/>
        <w:right w:val="none" w:sz="0" w:space="0" w:color="auto"/>
      </w:divBdr>
    </w:div>
    <w:div w:id="583994372">
      <w:bodyDiv w:val="1"/>
      <w:marLeft w:val="0"/>
      <w:marRight w:val="0"/>
      <w:marTop w:val="0"/>
      <w:marBottom w:val="0"/>
      <w:divBdr>
        <w:top w:val="none" w:sz="0" w:space="0" w:color="auto"/>
        <w:left w:val="none" w:sz="0" w:space="0" w:color="auto"/>
        <w:bottom w:val="none" w:sz="0" w:space="0" w:color="auto"/>
        <w:right w:val="none" w:sz="0" w:space="0" w:color="auto"/>
      </w:divBdr>
    </w:div>
    <w:div w:id="583999902">
      <w:bodyDiv w:val="1"/>
      <w:marLeft w:val="0"/>
      <w:marRight w:val="0"/>
      <w:marTop w:val="0"/>
      <w:marBottom w:val="0"/>
      <w:divBdr>
        <w:top w:val="none" w:sz="0" w:space="0" w:color="auto"/>
        <w:left w:val="none" w:sz="0" w:space="0" w:color="auto"/>
        <w:bottom w:val="none" w:sz="0" w:space="0" w:color="auto"/>
        <w:right w:val="none" w:sz="0" w:space="0" w:color="auto"/>
      </w:divBdr>
    </w:div>
    <w:div w:id="584148164">
      <w:bodyDiv w:val="1"/>
      <w:marLeft w:val="0"/>
      <w:marRight w:val="0"/>
      <w:marTop w:val="0"/>
      <w:marBottom w:val="0"/>
      <w:divBdr>
        <w:top w:val="none" w:sz="0" w:space="0" w:color="auto"/>
        <w:left w:val="none" w:sz="0" w:space="0" w:color="auto"/>
        <w:bottom w:val="none" w:sz="0" w:space="0" w:color="auto"/>
        <w:right w:val="none" w:sz="0" w:space="0" w:color="auto"/>
      </w:divBdr>
    </w:div>
    <w:div w:id="584191016">
      <w:bodyDiv w:val="1"/>
      <w:marLeft w:val="0"/>
      <w:marRight w:val="0"/>
      <w:marTop w:val="0"/>
      <w:marBottom w:val="0"/>
      <w:divBdr>
        <w:top w:val="none" w:sz="0" w:space="0" w:color="auto"/>
        <w:left w:val="none" w:sz="0" w:space="0" w:color="auto"/>
        <w:bottom w:val="none" w:sz="0" w:space="0" w:color="auto"/>
        <w:right w:val="none" w:sz="0" w:space="0" w:color="auto"/>
      </w:divBdr>
    </w:div>
    <w:div w:id="584268948">
      <w:bodyDiv w:val="1"/>
      <w:marLeft w:val="0"/>
      <w:marRight w:val="0"/>
      <w:marTop w:val="0"/>
      <w:marBottom w:val="0"/>
      <w:divBdr>
        <w:top w:val="none" w:sz="0" w:space="0" w:color="auto"/>
        <w:left w:val="none" w:sz="0" w:space="0" w:color="auto"/>
        <w:bottom w:val="none" w:sz="0" w:space="0" w:color="auto"/>
        <w:right w:val="none" w:sz="0" w:space="0" w:color="auto"/>
      </w:divBdr>
    </w:div>
    <w:div w:id="584385212">
      <w:bodyDiv w:val="1"/>
      <w:marLeft w:val="0"/>
      <w:marRight w:val="0"/>
      <w:marTop w:val="0"/>
      <w:marBottom w:val="0"/>
      <w:divBdr>
        <w:top w:val="none" w:sz="0" w:space="0" w:color="auto"/>
        <w:left w:val="none" w:sz="0" w:space="0" w:color="auto"/>
        <w:bottom w:val="none" w:sz="0" w:space="0" w:color="auto"/>
        <w:right w:val="none" w:sz="0" w:space="0" w:color="auto"/>
      </w:divBdr>
    </w:div>
    <w:div w:id="584532397">
      <w:bodyDiv w:val="1"/>
      <w:marLeft w:val="0"/>
      <w:marRight w:val="0"/>
      <w:marTop w:val="0"/>
      <w:marBottom w:val="0"/>
      <w:divBdr>
        <w:top w:val="none" w:sz="0" w:space="0" w:color="auto"/>
        <w:left w:val="none" w:sz="0" w:space="0" w:color="auto"/>
        <w:bottom w:val="none" w:sz="0" w:space="0" w:color="auto"/>
        <w:right w:val="none" w:sz="0" w:space="0" w:color="auto"/>
      </w:divBdr>
    </w:div>
    <w:div w:id="584536592">
      <w:bodyDiv w:val="1"/>
      <w:marLeft w:val="0"/>
      <w:marRight w:val="0"/>
      <w:marTop w:val="0"/>
      <w:marBottom w:val="0"/>
      <w:divBdr>
        <w:top w:val="none" w:sz="0" w:space="0" w:color="auto"/>
        <w:left w:val="none" w:sz="0" w:space="0" w:color="auto"/>
        <w:bottom w:val="none" w:sz="0" w:space="0" w:color="auto"/>
        <w:right w:val="none" w:sz="0" w:space="0" w:color="auto"/>
      </w:divBdr>
    </w:div>
    <w:div w:id="584538928">
      <w:bodyDiv w:val="1"/>
      <w:marLeft w:val="0"/>
      <w:marRight w:val="0"/>
      <w:marTop w:val="0"/>
      <w:marBottom w:val="0"/>
      <w:divBdr>
        <w:top w:val="none" w:sz="0" w:space="0" w:color="auto"/>
        <w:left w:val="none" w:sz="0" w:space="0" w:color="auto"/>
        <w:bottom w:val="none" w:sz="0" w:space="0" w:color="auto"/>
        <w:right w:val="none" w:sz="0" w:space="0" w:color="auto"/>
      </w:divBdr>
    </w:div>
    <w:div w:id="584610255">
      <w:bodyDiv w:val="1"/>
      <w:marLeft w:val="0"/>
      <w:marRight w:val="0"/>
      <w:marTop w:val="0"/>
      <w:marBottom w:val="0"/>
      <w:divBdr>
        <w:top w:val="none" w:sz="0" w:space="0" w:color="auto"/>
        <w:left w:val="none" w:sz="0" w:space="0" w:color="auto"/>
        <w:bottom w:val="none" w:sz="0" w:space="0" w:color="auto"/>
        <w:right w:val="none" w:sz="0" w:space="0" w:color="auto"/>
      </w:divBdr>
    </w:div>
    <w:div w:id="584611502">
      <w:bodyDiv w:val="1"/>
      <w:marLeft w:val="0"/>
      <w:marRight w:val="0"/>
      <w:marTop w:val="0"/>
      <w:marBottom w:val="0"/>
      <w:divBdr>
        <w:top w:val="none" w:sz="0" w:space="0" w:color="auto"/>
        <w:left w:val="none" w:sz="0" w:space="0" w:color="auto"/>
        <w:bottom w:val="none" w:sz="0" w:space="0" w:color="auto"/>
        <w:right w:val="none" w:sz="0" w:space="0" w:color="auto"/>
      </w:divBdr>
      <w:divsChild>
        <w:div w:id="136800275">
          <w:marLeft w:val="480"/>
          <w:marRight w:val="0"/>
          <w:marTop w:val="0"/>
          <w:marBottom w:val="0"/>
          <w:divBdr>
            <w:top w:val="none" w:sz="0" w:space="0" w:color="auto"/>
            <w:left w:val="none" w:sz="0" w:space="0" w:color="auto"/>
            <w:bottom w:val="none" w:sz="0" w:space="0" w:color="auto"/>
            <w:right w:val="none" w:sz="0" w:space="0" w:color="auto"/>
          </w:divBdr>
        </w:div>
        <w:div w:id="225723218">
          <w:marLeft w:val="480"/>
          <w:marRight w:val="0"/>
          <w:marTop w:val="0"/>
          <w:marBottom w:val="0"/>
          <w:divBdr>
            <w:top w:val="none" w:sz="0" w:space="0" w:color="auto"/>
            <w:left w:val="none" w:sz="0" w:space="0" w:color="auto"/>
            <w:bottom w:val="none" w:sz="0" w:space="0" w:color="auto"/>
            <w:right w:val="none" w:sz="0" w:space="0" w:color="auto"/>
          </w:divBdr>
        </w:div>
        <w:div w:id="244266868">
          <w:marLeft w:val="480"/>
          <w:marRight w:val="0"/>
          <w:marTop w:val="0"/>
          <w:marBottom w:val="0"/>
          <w:divBdr>
            <w:top w:val="none" w:sz="0" w:space="0" w:color="auto"/>
            <w:left w:val="none" w:sz="0" w:space="0" w:color="auto"/>
            <w:bottom w:val="none" w:sz="0" w:space="0" w:color="auto"/>
            <w:right w:val="none" w:sz="0" w:space="0" w:color="auto"/>
          </w:divBdr>
        </w:div>
        <w:div w:id="278417093">
          <w:marLeft w:val="480"/>
          <w:marRight w:val="0"/>
          <w:marTop w:val="0"/>
          <w:marBottom w:val="0"/>
          <w:divBdr>
            <w:top w:val="none" w:sz="0" w:space="0" w:color="auto"/>
            <w:left w:val="none" w:sz="0" w:space="0" w:color="auto"/>
            <w:bottom w:val="none" w:sz="0" w:space="0" w:color="auto"/>
            <w:right w:val="none" w:sz="0" w:space="0" w:color="auto"/>
          </w:divBdr>
        </w:div>
        <w:div w:id="377241180">
          <w:marLeft w:val="480"/>
          <w:marRight w:val="0"/>
          <w:marTop w:val="0"/>
          <w:marBottom w:val="0"/>
          <w:divBdr>
            <w:top w:val="none" w:sz="0" w:space="0" w:color="auto"/>
            <w:left w:val="none" w:sz="0" w:space="0" w:color="auto"/>
            <w:bottom w:val="none" w:sz="0" w:space="0" w:color="auto"/>
            <w:right w:val="none" w:sz="0" w:space="0" w:color="auto"/>
          </w:divBdr>
        </w:div>
        <w:div w:id="381947407">
          <w:marLeft w:val="480"/>
          <w:marRight w:val="0"/>
          <w:marTop w:val="0"/>
          <w:marBottom w:val="0"/>
          <w:divBdr>
            <w:top w:val="none" w:sz="0" w:space="0" w:color="auto"/>
            <w:left w:val="none" w:sz="0" w:space="0" w:color="auto"/>
            <w:bottom w:val="none" w:sz="0" w:space="0" w:color="auto"/>
            <w:right w:val="none" w:sz="0" w:space="0" w:color="auto"/>
          </w:divBdr>
        </w:div>
        <w:div w:id="578058694">
          <w:marLeft w:val="480"/>
          <w:marRight w:val="0"/>
          <w:marTop w:val="0"/>
          <w:marBottom w:val="0"/>
          <w:divBdr>
            <w:top w:val="none" w:sz="0" w:space="0" w:color="auto"/>
            <w:left w:val="none" w:sz="0" w:space="0" w:color="auto"/>
            <w:bottom w:val="none" w:sz="0" w:space="0" w:color="auto"/>
            <w:right w:val="none" w:sz="0" w:space="0" w:color="auto"/>
          </w:divBdr>
        </w:div>
        <w:div w:id="609439377">
          <w:marLeft w:val="480"/>
          <w:marRight w:val="0"/>
          <w:marTop w:val="0"/>
          <w:marBottom w:val="0"/>
          <w:divBdr>
            <w:top w:val="none" w:sz="0" w:space="0" w:color="auto"/>
            <w:left w:val="none" w:sz="0" w:space="0" w:color="auto"/>
            <w:bottom w:val="none" w:sz="0" w:space="0" w:color="auto"/>
            <w:right w:val="none" w:sz="0" w:space="0" w:color="auto"/>
          </w:divBdr>
        </w:div>
        <w:div w:id="632906798">
          <w:marLeft w:val="480"/>
          <w:marRight w:val="0"/>
          <w:marTop w:val="0"/>
          <w:marBottom w:val="0"/>
          <w:divBdr>
            <w:top w:val="none" w:sz="0" w:space="0" w:color="auto"/>
            <w:left w:val="none" w:sz="0" w:space="0" w:color="auto"/>
            <w:bottom w:val="none" w:sz="0" w:space="0" w:color="auto"/>
            <w:right w:val="none" w:sz="0" w:space="0" w:color="auto"/>
          </w:divBdr>
        </w:div>
        <w:div w:id="643658262">
          <w:marLeft w:val="480"/>
          <w:marRight w:val="0"/>
          <w:marTop w:val="0"/>
          <w:marBottom w:val="0"/>
          <w:divBdr>
            <w:top w:val="none" w:sz="0" w:space="0" w:color="auto"/>
            <w:left w:val="none" w:sz="0" w:space="0" w:color="auto"/>
            <w:bottom w:val="none" w:sz="0" w:space="0" w:color="auto"/>
            <w:right w:val="none" w:sz="0" w:space="0" w:color="auto"/>
          </w:divBdr>
        </w:div>
        <w:div w:id="654380589">
          <w:marLeft w:val="480"/>
          <w:marRight w:val="0"/>
          <w:marTop w:val="0"/>
          <w:marBottom w:val="0"/>
          <w:divBdr>
            <w:top w:val="none" w:sz="0" w:space="0" w:color="auto"/>
            <w:left w:val="none" w:sz="0" w:space="0" w:color="auto"/>
            <w:bottom w:val="none" w:sz="0" w:space="0" w:color="auto"/>
            <w:right w:val="none" w:sz="0" w:space="0" w:color="auto"/>
          </w:divBdr>
        </w:div>
        <w:div w:id="664741926">
          <w:marLeft w:val="480"/>
          <w:marRight w:val="0"/>
          <w:marTop w:val="0"/>
          <w:marBottom w:val="0"/>
          <w:divBdr>
            <w:top w:val="none" w:sz="0" w:space="0" w:color="auto"/>
            <w:left w:val="none" w:sz="0" w:space="0" w:color="auto"/>
            <w:bottom w:val="none" w:sz="0" w:space="0" w:color="auto"/>
            <w:right w:val="none" w:sz="0" w:space="0" w:color="auto"/>
          </w:divBdr>
        </w:div>
        <w:div w:id="718167088">
          <w:marLeft w:val="480"/>
          <w:marRight w:val="0"/>
          <w:marTop w:val="0"/>
          <w:marBottom w:val="0"/>
          <w:divBdr>
            <w:top w:val="none" w:sz="0" w:space="0" w:color="auto"/>
            <w:left w:val="none" w:sz="0" w:space="0" w:color="auto"/>
            <w:bottom w:val="none" w:sz="0" w:space="0" w:color="auto"/>
            <w:right w:val="none" w:sz="0" w:space="0" w:color="auto"/>
          </w:divBdr>
        </w:div>
        <w:div w:id="719329654">
          <w:marLeft w:val="480"/>
          <w:marRight w:val="0"/>
          <w:marTop w:val="0"/>
          <w:marBottom w:val="0"/>
          <w:divBdr>
            <w:top w:val="none" w:sz="0" w:space="0" w:color="auto"/>
            <w:left w:val="none" w:sz="0" w:space="0" w:color="auto"/>
            <w:bottom w:val="none" w:sz="0" w:space="0" w:color="auto"/>
            <w:right w:val="none" w:sz="0" w:space="0" w:color="auto"/>
          </w:divBdr>
        </w:div>
        <w:div w:id="732509423">
          <w:marLeft w:val="480"/>
          <w:marRight w:val="0"/>
          <w:marTop w:val="0"/>
          <w:marBottom w:val="0"/>
          <w:divBdr>
            <w:top w:val="none" w:sz="0" w:space="0" w:color="auto"/>
            <w:left w:val="none" w:sz="0" w:space="0" w:color="auto"/>
            <w:bottom w:val="none" w:sz="0" w:space="0" w:color="auto"/>
            <w:right w:val="none" w:sz="0" w:space="0" w:color="auto"/>
          </w:divBdr>
        </w:div>
        <w:div w:id="736172646">
          <w:marLeft w:val="480"/>
          <w:marRight w:val="0"/>
          <w:marTop w:val="0"/>
          <w:marBottom w:val="0"/>
          <w:divBdr>
            <w:top w:val="none" w:sz="0" w:space="0" w:color="auto"/>
            <w:left w:val="none" w:sz="0" w:space="0" w:color="auto"/>
            <w:bottom w:val="none" w:sz="0" w:space="0" w:color="auto"/>
            <w:right w:val="none" w:sz="0" w:space="0" w:color="auto"/>
          </w:divBdr>
        </w:div>
        <w:div w:id="744449072">
          <w:marLeft w:val="480"/>
          <w:marRight w:val="0"/>
          <w:marTop w:val="0"/>
          <w:marBottom w:val="0"/>
          <w:divBdr>
            <w:top w:val="none" w:sz="0" w:space="0" w:color="auto"/>
            <w:left w:val="none" w:sz="0" w:space="0" w:color="auto"/>
            <w:bottom w:val="none" w:sz="0" w:space="0" w:color="auto"/>
            <w:right w:val="none" w:sz="0" w:space="0" w:color="auto"/>
          </w:divBdr>
        </w:div>
        <w:div w:id="754941916">
          <w:marLeft w:val="480"/>
          <w:marRight w:val="0"/>
          <w:marTop w:val="0"/>
          <w:marBottom w:val="0"/>
          <w:divBdr>
            <w:top w:val="none" w:sz="0" w:space="0" w:color="auto"/>
            <w:left w:val="none" w:sz="0" w:space="0" w:color="auto"/>
            <w:bottom w:val="none" w:sz="0" w:space="0" w:color="auto"/>
            <w:right w:val="none" w:sz="0" w:space="0" w:color="auto"/>
          </w:divBdr>
        </w:div>
        <w:div w:id="771097128">
          <w:marLeft w:val="480"/>
          <w:marRight w:val="0"/>
          <w:marTop w:val="0"/>
          <w:marBottom w:val="0"/>
          <w:divBdr>
            <w:top w:val="none" w:sz="0" w:space="0" w:color="auto"/>
            <w:left w:val="none" w:sz="0" w:space="0" w:color="auto"/>
            <w:bottom w:val="none" w:sz="0" w:space="0" w:color="auto"/>
            <w:right w:val="none" w:sz="0" w:space="0" w:color="auto"/>
          </w:divBdr>
        </w:div>
        <w:div w:id="807938679">
          <w:marLeft w:val="480"/>
          <w:marRight w:val="0"/>
          <w:marTop w:val="0"/>
          <w:marBottom w:val="0"/>
          <w:divBdr>
            <w:top w:val="none" w:sz="0" w:space="0" w:color="auto"/>
            <w:left w:val="none" w:sz="0" w:space="0" w:color="auto"/>
            <w:bottom w:val="none" w:sz="0" w:space="0" w:color="auto"/>
            <w:right w:val="none" w:sz="0" w:space="0" w:color="auto"/>
          </w:divBdr>
        </w:div>
        <w:div w:id="858784774">
          <w:marLeft w:val="480"/>
          <w:marRight w:val="0"/>
          <w:marTop w:val="0"/>
          <w:marBottom w:val="0"/>
          <w:divBdr>
            <w:top w:val="none" w:sz="0" w:space="0" w:color="auto"/>
            <w:left w:val="none" w:sz="0" w:space="0" w:color="auto"/>
            <w:bottom w:val="none" w:sz="0" w:space="0" w:color="auto"/>
            <w:right w:val="none" w:sz="0" w:space="0" w:color="auto"/>
          </w:divBdr>
        </w:div>
        <w:div w:id="881213665">
          <w:marLeft w:val="480"/>
          <w:marRight w:val="0"/>
          <w:marTop w:val="0"/>
          <w:marBottom w:val="0"/>
          <w:divBdr>
            <w:top w:val="none" w:sz="0" w:space="0" w:color="auto"/>
            <w:left w:val="none" w:sz="0" w:space="0" w:color="auto"/>
            <w:bottom w:val="none" w:sz="0" w:space="0" w:color="auto"/>
            <w:right w:val="none" w:sz="0" w:space="0" w:color="auto"/>
          </w:divBdr>
        </w:div>
      </w:divsChild>
    </w:div>
    <w:div w:id="584656133">
      <w:bodyDiv w:val="1"/>
      <w:marLeft w:val="0"/>
      <w:marRight w:val="0"/>
      <w:marTop w:val="0"/>
      <w:marBottom w:val="0"/>
      <w:divBdr>
        <w:top w:val="none" w:sz="0" w:space="0" w:color="auto"/>
        <w:left w:val="none" w:sz="0" w:space="0" w:color="auto"/>
        <w:bottom w:val="none" w:sz="0" w:space="0" w:color="auto"/>
        <w:right w:val="none" w:sz="0" w:space="0" w:color="auto"/>
      </w:divBdr>
    </w:div>
    <w:div w:id="584730865">
      <w:bodyDiv w:val="1"/>
      <w:marLeft w:val="0"/>
      <w:marRight w:val="0"/>
      <w:marTop w:val="0"/>
      <w:marBottom w:val="0"/>
      <w:divBdr>
        <w:top w:val="none" w:sz="0" w:space="0" w:color="auto"/>
        <w:left w:val="none" w:sz="0" w:space="0" w:color="auto"/>
        <w:bottom w:val="none" w:sz="0" w:space="0" w:color="auto"/>
        <w:right w:val="none" w:sz="0" w:space="0" w:color="auto"/>
      </w:divBdr>
    </w:div>
    <w:div w:id="584802265">
      <w:bodyDiv w:val="1"/>
      <w:marLeft w:val="0"/>
      <w:marRight w:val="0"/>
      <w:marTop w:val="0"/>
      <w:marBottom w:val="0"/>
      <w:divBdr>
        <w:top w:val="none" w:sz="0" w:space="0" w:color="auto"/>
        <w:left w:val="none" w:sz="0" w:space="0" w:color="auto"/>
        <w:bottom w:val="none" w:sz="0" w:space="0" w:color="auto"/>
        <w:right w:val="none" w:sz="0" w:space="0" w:color="auto"/>
      </w:divBdr>
    </w:div>
    <w:div w:id="585191829">
      <w:bodyDiv w:val="1"/>
      <w:marLeft w:val="0"/>
      <w:marRight w:val="0"/>
      <w:marTop w:val="0"/>
      <w:marBottom w:val="0"/>
      <w:divBdr>
        <w:top w:val="none" w:sz="0" w:space="0" w:color="auto"/>
        <w:left w:val="none" w:sz="0" w:space="0" w:color="auto"/>
        <w:bottom w:val="none" w:sz="0" w:space="0" w:color="auto"/>
        <w:right w:val="none" w:sz="0" w:space="0" w:color="auto"/>
      </w:divBdr>
    </w:div>
    <w:div w:id="585194095">
      <w:bodyDiv w:val="1"/>
      <w:marLeft w:val="0"/>
      <w:marRight w:val="0"/>
      <w:marTop w:val="0"/>
      <w:marBottom w:val="0"/>
      <w:divBdr>
        <w:top w:val="none" w:sz="0" w:space="0" w:color="auto"/>
        <w:left w:val="none" w:sz="0" w:space="0" w:color="auto"/>
        <w:bottom w:val="none" w:sz="0" w:space="0" w:color="auto"/>
        <w:right w:val="none" w:sz="0" w:space="0" w:color="auto"/>
      </w:divBdr>
      <w:divsChild>
        <w:div w:id="16153118">
          <w:marLeft w:val="480"/>
          <w:marRight w:val="0"/>
          <w:marTop w:val="0"/>
          <w:marBottom w:val="0"/>
          <w:divBdr>
            <w:top w:val="none" w:sz="0" w:space="0" w:color="auto"/>
            <w:left w:val="none" w:sz="0" w:space="0" w:color="auto"/>
            <w:bottom w:val="none" w:sz="0" w:space="0" w:color="auto"/>
            <w:right w:val="none" w:sz="0" w:space="0" w:color="auto"/>
          </w:divBdr>
        </w:div>
        <w:div w:id="27226023">
          <w:marLeft w:val="480"/>
          <w:marRight w:val="0"/>
          <w:marTop w:val="0"/>
          <w:marBottom w:val="0"/>
          <w:divBdr>
            <w:top w:val="none" w:sz="0" w:space="0" w:color="auto"/>
            <w:left w:val="none" w:sz="0" w:space="0" w:color="auto"/>
            <w:bottom w:val="none" w:sz="0" w:space="0" w:color="auto"/>
            <w:right w:val="none" w:sz="0" w:space="0" w:color="auto"/>
          </w:divBdr>
        </w:div>
        <w:div w:id="102265301">
          <w:marLeft w:val="480"/>
          <w:marRight w:val="0"/>
          <w:marTop w:val="0"/>
          <w:marBottom w:val="0"/>
          <w:divBdr>
            <w:top w:val="none" w:sz="0" w:space="0" w:color="auto"/>
            <w:left w:val="none" w:sz="0" w:space="0" w:color="auto"/>
            <w:bottom w:val="none" w:sz="0" w:space="0" w:color="auto"/>
            <w:right w:val="none" w:sz="0" w:space="0" w:color="auto"/>
          </w:divBdr>
        </w:div>
        <w:div w:id="107706727">
          <w:marLeft w:val="480"/>
          <w:marRight w:val="0"/>
          <w:marTop w:val="0"/>
          <w:marBottom w:val="0"/>
          <w:divBdr>
            <w:top w:val="none" w:sz="0" w:space="0" w:color="auto"/>
            <w:left w:val="none" w:sz="0" w:space="0" w:color="auto"/>
            <w:bottom w:val="none" w:sz="0" w:space="0" w:color="auto"/>
            <w:right w:val="none" w:sz="0" w:space="0" w:color="auto"/>
          </w:divBdr>
        </w:div>
        <w:div w:id="118838190">
          <w:marLeft w:val="480"/>
          <w:marRight w:val="0"/>
          <w:marTop w:val="0"/>
          <w:marBottom w:val="0"/>
          <w:divBdr>
            <w:top w:val="none" w:sz="0" w:space="0" w:color="auto"/>
            <w:left w:val="none" w:sz="0" w:space="0" w:color="auto"/>
            <w:bottom w:val="none" w:sz="0" w:space="0" w:color="auto"/>
            <w:right w:val="none" w:sz="0" w:space="0" w:color="auto"/>
          </w:divBdr>
        </w:div>
        <w:div w:id="184445767">
          <w:marLeft w:val="480"/>
          <w:marRight w:val="0"/>
          <w:marTop w:val="0"/>
          <w:marBottom w:val="0"/>
          <w:divBdr>
            <w:top w:val="none" w:sz="0" w:space="0" w:color="auto"/>
            <w:left w:val="none" w:sz="0" w:space="0" w:color="auto"/>
            <w:bottom w:val="none" w:sz="0" w:space="0" w:color="auto"/>
            <w:right w:val="none" w:sz="0" w:space="0" w:color="auto"/>
          </w:divBdr>
        </w:div>
        <w:div w:id="185364498">
          <w:marLeft w:val="480"/>
          <w:marRight w:val="0"/>
          <w:marTop w:val="0"/>
          <w:marBottom w:val="0"/>
          <w:divBdr>
            <w:top w:val="none" w:sz="0" w:space="0" w:color="auto"/>
            <w:left w:val="none" w:sz="0" w:space="0" w:color="auto"/>
            <w:bottom w:val="none" w:sz="0" w:space="0" w:color="auto"/>
            <w:right w:val="none" w:sz="0" w:space="0" w:color="auto"/>
          </w:divBdr>
        </w:div>
        <w:div w:id="194928032">
          <w:marLeft w:val="480"/>
          <w:marRight w:val="0"/>
          <w:marTop w:val="0"/>
          <w:marBottom w:val="0"/>
          <w:divBdr>
            <w:top w:val="none" w:sz="0" w:space="0" w:color="auto"/>
            <w:left w:val="none" w:sz="0" w:space="0" w:color="auto"/>
            <w:bottom w:val="none" w:sz="0" w:space="0" w:color="auto"/>
            <w:right w:val="none" w:sz="0" w:space="0" w:color="auto"/>
          </w:divBdr>
        </w:div>
        <w:div w:id="213666613">
          <w:marLeft w:val="480"/>
          <w:marRight w:val="0"/>
          <w:marTop w:val="0"/>
          <w:marBottom w:val="0"/>
          <w:divBdr>
            <w:top w:val="none" w:sz="0" w:space="0" w:color="auto"/>
            <w:left w:val="none" w:sz="0" w:space="0" w:color="auto"/>
            <w:bottom w:val="none" w:sz="0" w:space="0" w:color="auto"/>
            <w:right w:val="none" w:sz="0" w:space="0" w:color="auto"/>
          </w:divBdr>
        </w:div>
        <w:div w:id="244535660">
          <w:marLeft w:val="480"/>
          <w:marRight w:val="0"/>
          <w:marTop w:val="0"/>
          <w:marBottom w:val="0"/>
          <w:divBdr>
            <w:top w:val="none" w:sz="0" w:space="0" w:color="auto"/>
            <w:left w:val="none" w:sz="0" w:space="0" w:color="auto"/>
            <w:bottom w:val="none" w:sz="0" w:space="0" w:color="auto"/>
            <w:right w:val="none" w:sz="0" w:space="0" w:color="auto"/>
          </w:divBdr>
        </w:div>
        <w:div w:id="325401329">
          <w:marLeft w:val="480"/>
          <w:marRight w:val="0"/>
          <w:marTop w:val="0"/>
          <w:marBottom w:val="0"/>
          <w:divBdr>
            <w:top w:val="none" w:sz="0" w:space="0" w:color="auto"/>
            <w:left w:val="none" w:sz="0" w:space="0" w:color="auto"/>
            <w:bottom w:val="none" w:sz="0" w:space="0" w:color="auto"/>
            <w:right w:val="none" w:sz="0" w:space="0" w:color="auto"/>
          </w:divBdr>
        </w:div>
        <w:div w:id="335546185">
          <w:marLeft w:val="480"/>
          <w:marRight w:val="0"/>
          <w:marTop w:val="0"/>
          <w:marBottom w:val="0"/>
          <w:divBdr>
            <w:top w:val="none" w:sz="0" w:space="0" w:color="auto"/>
            <w:left w:val="none" w:sz="0" w:space="0" w:color="auto"/>
            <w:bottom w:val="none" w:sz="0" w:space="0" w:color="auto"/>
            <w:right w:val="none" w:sz="0" w:space="0" w:color="auto"/>
          </w:divBdr>
        </w:div>
        <w:div w:id="341126079">
          <w:marLeft w:val="480"/>
          <w:marRight w:val="0"/>
          <w:marTop w:val="0"/>
          <w:marBottom w:val="0"/>
          <w:divBdr>
            <w:top w:val="none" w:sz="0" w:space="0" w:color="auto"/>
            <w:left w:val="none" w:sz="0" w:space="0" w:color="auto"/>
            <w:bottom w:val="none" w:sz="0" w:space="0" w:color="auto"/>
            <w:right w:val="none" w:sz="0" w:space="0" w:color="auto"/>
          </w:divBdr>
        </w:div>
        <w:div w:id="394934044">
          <w:marLeft w:val="480"/>
          <w:marRight w:val="0"/>
          <w:marTop w:val="0"/>
          <w:marBottom w:val="0"/>
          <w:divBdr>
            <w:top w:val="none" w:sz="0" w:space="0" w:color="auto"/>
            <w:left w:val="none" w:sz="0" w:space="0" w:color="auto"/>
            <w:bottom w:val="none" w:sz="0" w:space="0" w:color="auto"/>
            <w:right w:val="none" w:sz="0" w:space="0" w:color="auto"/>
          </w:divBdr>
        </w:div>
        <w:div w:id="440757913">
          <w:marLeft w:val="480"/>
          <w:marRight w:val="0"/>
          <w:marTop w:val="0"/>
          <w:marBottom w:val="0"/>
          <w:divBdr>
            <w:top w:val="none" w:sz="0" w:space="0" w:color="auto"/>
            <w:left w:val="none" w:sz="0" w:space="0" w:color="auto"/>
            <w:bottom w:val="none" w:sz="0" w:space="0" w:color="auto"/>
            <w:right w:val="none" w:sz="0" w:space="0" w:color="auto"/>
          </w:divBdr>
        </w:div>
        <w:div w:id="528681298">
          <w:marLeft w:val="480"/>
          <w:marRight w:val="0"/>
          <w:marTop w:val="0"/>
          <w:marBottom w:val="0"/>
          <w:divBdr>
            <w:top w:val="none" w:sz="0" w:space="0" w:color="auto"/>
            <w:left w:val="none" w:sz="0" w:space="0" w:color="auto"/>
            <w:bottom w:val="none" w:sz="0" w:space="0" w:color="auto"/>
            <w:right w:val="none" w:sz="0" w:space="0" w:color="auto"/>
          </w:divBdr>
        </w:div>
        <w:div w:id="534467760">
          <w:marLeft w:val="480"/>
          <w:marRight w:val="0"/>
          <w:marTop w:val="0"/>
          <w:marBottom w:val="0"/>
          <w:divBdr>
            <w:top w:val="none" w:sz="0" w:space="0" w:color="auto"/>
            <w:left w:val="none" w:sz="0" w:space="0" w:color="auto"/>
            <w:bottom w:val="none" w:sz="0" w:space="0" w:color="auto"/>
            <w:right w:val="none" w:sz="0" w:space="0" w:color="auto"/>
          </w:divBdr>
        </w:div>
        <w:div w:id="538007615">
          <w:marLeft w:val="480"/>
          <w:marRight w:val="0"/>
          <w:marTop w:val="0"/>
          <w:marBottom w:val="0"/>
          <w:divBdr>
            <w:top w:val="none" w:sz="0" w:space="0" w:color="auto"/>
            <w:left w:val="none" w:sz="0" w:space="0" w:color="auto"/>
            <w:bottom w:val="none" w:sz="0" w:space="0" w:color="auto"/>
            <w:right w:val="none" w:sz="0" w:space="0" w:color="auto"/>
          </w:divBdr>
        </w:div>
        <w:div w:id="559942472">
          <w:marLeft w:val="480"/>
          <w:marRight w:val="0"/>
          <w:marTop w:val="0"/>
          <w:marBottom w:val="0"/>
          <w:divBdr>
            <w:top w:val="none" w:sz="0" w:space="0" w:color="auto"/>
            <w:left w:val="none" w:sz="0" w:space="0" w:color="auto"/>
            <w:bottom w:val="none" w:sz="0" w:space="0" w:color="auto"/>
            <w:right w:val="none" w:sz="0" w:space="0" w:color="auto"/>
          </w:divBdr>
        </w:div>
        <w:div w:id="579801887">
          <w:marLeft w:val="480"/>
          <w:marRight w:val="0"/>
          <w:marTop w:val="0"/>
          <w:marBottom w:val="0"/>
          <w:divBdr>
            <w:top w:val="none" w:sz="0" w:space="0" w:color="auto"/>
            <w:left w:val="none" w:sz="0" w:space="0" w:color="auto"/>
            <w:bottom w:val="none" w:sz="0" w:space="0" w:color="auto"/>
            <w:right w:val="none" w:sz="0" w:space="0" w:color="auto"/>
          </w:divBdr>
        </w:div>
        <w:div w:id="656568753">
          <w:marLeft w:val="480"/>
          <w:marRight w:val="0"/>
          <w:marTop w:val="0"/>
          <w:marBottom w:val="0"/>
          <w:divBdr>
            <w:top w:val="none" w:sz="0" w:space="0" w:color="auto"/>
            <w:left w:val="none" w:sz="0" w:space="0" w:color="auto"/>
            <w:bottom w:val="none" w:sz="0" w:space="0" w:color="auto"/>
            <w:right w:val="none" w:sz="0" w:space="0" w:color="auto"/>
          </w:divBdr>
        </w:div>
        <w:div w:id="774596639">
          <w:marLeft w:val="480"/>
          <w:marRight w:val="0"/>
          <w:marTop w:val="0"/>
          <w:marBottom w:val="0"/>
          <w:divBdr>
            <w:top w:val="none" w:sz="0" w:space="0" w:color="auto"/>
            <w:left w:val="none" w:sz="0" w:space="0" w:color="auto"/>
            <w:bottom w:val="none" w:sz="0" w:space="0" w:color="auto"/>
            <w:right w:val="none" w:sz="0" w:space="0" w:color="auto"/>
          </w:divBdr>
        </w:div>
        <w:div w:id="844980972">
          <w:marLeft w:val="480"/>
          <w:marRight w:val="0"/>
          <w:marTop w:val="0"/>
          <w:marBottom w:val="0"/>
          <w:divBdr>
            <w:top w:val="none" w:sz="0" w:space="0" w:color="auto"/>
            <w:left w:val="none" w:sz="0" w:space="0" w:color="auto"/>
            <w:bottom w:val="none" w:sz="0" w:space="0" w:color="auto"/>
            <w:right w:val="none" w:sz="0" w:space="0" w:color="auto"/>
          </w:divBdr>
        </w:div>
        <w:div w:id="865142212">
          <w:marLeft w:val="480"/>
          <w:marRight w:val="0"/>
          <w:marTop w:val="0"/>
          <w:marBottom w:val="0"/>
          <w:divBdr>
            <w:top w:val="none" w:sz="0" w:space="0" w:color="auto"/>
            <w:left w:val="none" w:sz="0" w:space="0" w:color="auto"/>
            <w:bottom w:val="none" w:sz="0" w:space="0" w:color="auto"/>
            <w:right w:val="none" w:sz="0" w:space="0" w:color="auto"/>
          </w:divBdr>
        </w:div>
      </w:divsChild>
    </w:div>
    <w:div w:id="585263479">
      <w:bodyDiv w:val="1"/>
      <w:marLeft w:val="0"/>
      <w:marRight w:val="0"/>
      <w:marTop w:val="0"/>
      <w:marBottom w:val="0"/>
      <w:divBdr>
        <w:top w:val="none" w:sz="0" w:space="0" w:color="auto"/>
        <w:left w:val="none" w:sz="0" w:space="0" w:color="auto"/>
        <w:bottom w:val="none" w:sz="0" w:space="0" w:color="auto"/>
        <w:right w:val="none" w:sz="0" w:space="0" w:color="auto"/>
      </w:divBdr>
    </w:div>
    <w:div w:id="585309387">
      <w:bodyDiv w:val="1"/>
      <w:marLeft w:val="0"/>
      <w:marRight w:val="0"/>
      <w:marTop w:val="0"/>
      <w:marBottom w:val="0"/>
      <w:divBdr>
        <w:top w:val="none" w:sz="0" w:space="0" w:color="auto"/>
        <w:left w:val="none" w:sz="0" w:space="0" w:color="auto"/>
        <w:bottom w:val="none" w:sz="0" w:space="0" w:color="auto"/>
        <w:right w:val="none" w:sz="0" w:space="0" w:color="auto"/>
      </w:divBdr>
    </w:div>
    <w:div w:id="585579090">
      <w:bodyDiv w:val="1"/>
      <w:marLeft w:val="0"/>
      <w:marRight w:val="0"/>
      <w:marTop w:val="0"/>
      <w:marBottom w:val="0"/>
      <w:divBdr>
        <w:top w:val="none" w:sz="0" w:space="0" w:color="auto"/>
        <w:left w:val="none" w:sz="0" w:space="0" w:color="auto"/>
        <w:bottom w:val="none" w:sz="0" w:space="0" w:color="auto"/>
        <w:right w:val="none" w:sz="0" w:space="0" w:color="auto"/>
      </w:divBdr>
    </w:div>
    <w:div w:id="585650785">
      <w:bodyDiv w:val="1"/>
      <w:marLeft w:val="0"/>
      <w:marRight w:val="0"/>
      <w:marTop w:val="0"/>
      <w:marBottom w:val="0"/>
      <w:divBdr>
        <w:top w:val="none" w:sz="0" w:space="0" w:color="auto"/>
        <w:left w:val="none" w:sz="0" w:space="0" w:color="auto"/>
        <w:bottom w:val="none" w:sz="0" w:space="0" w:color="auto"/>
        <w:right w:val="none" w:sz="0" w:space="0" w:color="auto"/>
      </w:divBdr>
    </w:div>
    <w:div w:id="585653483">
      <w:bodyDiv w:val="1"/>
      <w:marLeft w:val="0"/>
      <w:marRight w:val="0"/>
      <w:marTop w:val="0"/>
      <w:marBottom w:val="0"/>
      <w:divBdr>
        <w:top w:val="none" w:sz="0" w:space="0" w:color="auto"/>
        <w:left w:val="none" w:sz="0" w:space="0" w:color="auto"/>
        <w:bottom w:val="none" w:sz="0" w:space="0" w:color="auto"/>
        <w:right w:val="none" w:sz="0" w:space="0" w:color="auto"/>
      </w:divBdr>
    </w:div>
    <w:div w:id="585726314">
      <w:bodyDiv w:val="1"/>
      <w:marLeft w:val="0"/>
      <w:marRight w:val="0"/>
      <w:marTop w:val="0"/>
      <w:marBottom w:val="0"/>
      <w:divBdr>
        <w:top w:val="none" w:sz="0" w:space="0" w:color="auto"/>
        <w:left w:val="none" w:sz="0" w:space="0" w:color="auto"/>
        <w:bottom w:val="none" w:sz="0" w:space="0" w:color="auto"/>
        <w:right w:val="none" w:sz="0" w:space="0" w:color="auto"/>
      </w:divBdr>
    </w:div>
    <w:div w:id="585918933">
      <w:bodyDiv w:val="1"/>
      <w:marLeft w:val="0"/>
      <w:marRight w:val="0"/>
      <w:marTop w:val="0"/>
      <w:marBottom w:val="0"/>
      <w:divBdr>
        <w:top w:val="none" w:sz="0" w:space="0" w:color="auto"/>
        <w:left w:val="none" w:sz="0" w:space="0" w:color="auto"/>
        <w:bottom w:val="none" w:sz="0" w:space="0" w:color="auto"/>
        <w:right w:val="none" w:sz="0" w:space="0" w:color="auto"/>
      </w:divBdr>
    </w:div>
    <w:div w:id="585962020">
      <w:bodyDiv w:val="1"/>
      <w:marLeft w:val="0"/>
      <w:marRight w:val="0"/>
      <w:marTop w:val="0"/>
      <w:marBottom w:val="0"/>
      <w:divBdr>
        <w:top w:val="none" w:sz="0" w:space="0" w:color="auto"/>
        <w:left w:val="none" w:sz="0" w:space="0" w:color="auto"/>
        <w:bottom w:val="none" w:sz="0" w:space="0" w:color="auto"/>
        <w:right w:val="none" w:sz="0" w:space="0" w:color="auto"/>
      </w:divBdr>
    </w:div>
    <w:div w:id="586037589">
      <w:bodyDiv w:val="1"/>
      <w:marLeft w:val="0"/>
      <w:marRight w:val="0"/>
      <w:marTop w:val="0"/>
      <w:marBottom w:val="0"/>
      <w:divBdr>
        <w:top w:val="none" w:sz="0" w:space="0" w:color="auto"/>
        <w:left w:val="none" w:sz="0" w:space="0" w:color="auto"/>
        <w:bottom w:val="none" w:sz="0" w:space="0" w:color="auto"/>
        <w:right w:val="none" w:sz="0" w:space="0" w:color="auto"/>
      </w:divBdr>
    </w:div>
    <w:div w:id="586306793">
      <w:bodyDiv w:val="1"/>
      <w:marLeft w:val="0"/>
      <w:marRight w:val="0"/>
      <w:marTop w:val="0"/>
      <w:marBottom w:val="0"/>
      <w:divBdr>
        <w:top w:val="none" w:sz="0" w:space="0" w:color="auto"/>
        <w:left w:val="none" w:sz="0" w:space="0" w:color="auto"/>
        <w:bottom w:val="none" w:sz="0" w:space="0" w:color="auto"/>
        <w:right w:val="none" w:sz="0" w:space="0" w:color="auto"/>
      </w:divBdr>
    </w:div>
    <w:div w:id="586310109">
      <w:bodyDiv w:val="1"/>
      <w:marLeft w:val="0"/>
      <w:marRight w:val="0"/>
      <w:marTop w:val="0"/>
      <w:marBottom w:val="0"/>
      <w:divBdr>
        <w:top w:val="none" w:sz="0" w:space="0" w:color="auto"/>
        <w:left w:val="none" w:sz="0" w:space="0" w:color="auto"/>
        <w:bottom w:val="none" w:sz="0" w:space="0" w:color="auto"/>
        <w:right w:val="none" w:sz="0" w:space="0" w:color="auto"/>
      </w:divBdr>
    </w:div>
    <w:div w:id="586312107">
      <w:bodyDiv w:val="1"/>
      <w:marLeft w:val="0"/>
      <w:marRight w:val="0"/>
      <w:marTop w:val="0"/>
      <w:marBottom w:val="0"/>
      <w:divBdr>
        <w:top w:val="none" w:sz="0" w:space="0" w:color="auto"/>
        <w:left w:val="none" w:sz="0" w:space="0" w:color="auto"/>
        <w:bottom w:val="none" w:sz="0" w:space="0" w:color="auto"/>
        <w:right w:val="none" w:sz="0" w:space="0" w:color="auto"/>
      </w:divBdr>
    </w:div>
    <w:div w:id="586350848">
      <w:bodyDiv w:val="1"/>
      <w:marLeft w:val="0"/>
      <w:marRight w:val="0"/>
      <w:marTop w:val="0"/>
      <w:marBottom w:val="0"/>
      <w:divBdr>
        <w:top w:val="none" w:sz="0" w:space="0" w:color="auto"/>
        <w:left w:val="none" w:sz="0" w:space="0" w:color="auto"/>
        <w:bottom w:val="none" w:sz="0" w:space="0" w:color="auto"/>
        <w:right w:val="none" w:sz="0" w:space="0" w:color="auto"/>
      </w:divBdr>
    </w:div>
    <w:div w:id="586502214">
      <w:bodyDiv w:val="1"/>
      <w:marLeft w:val="0"/>
      <w:marRight w:val="0"/>
      <w:marTop w:val="0"/>
      <w:marBottom w:val="0"/>
      <w:divBdr>
        <w:top w:val="none" w:sz="0" w:space="0" w:color="auto"/>
        <w:left w:val="none" w:sz="0" w:space="0" w:color="auto"/>
        <w:bottom w:val="none" w:sz="0" w:space="0" w:color="auto"/>
        <w:right w:val="none" w:sz="0" w:space="0" w:color="auto"/>
      </w:divBdr>
    </w:div>
    <w:div w:id="586502330">
      <w:bodyDiv w:val="1"/>
      <w:marLeft w:val="0"/>
      <w:marRight w:val="0"/>
      <w:marTop w:val="0"/>
      <w:marBottom w:val="0"/>
      <w:divBdr>
        <w:top w:val="none" w:sz="0" w:space="0" w:color="auto"/>
        <w:left w:val="none" w:sz="0" w:space="0" w:color="auto"/>
        <w:bottom w:val="none" w:sz="0" w:space="0" w:color="auto"/>
        <w:right w:val="none" w:sz="0" w:space="0" w:color="auto"/>
      </w:divBdr>
    </w:div>
    <w:div w:id="586502392">
      <w:bodyDiv w:val="1"/>
      <w:marLeft w:val="0"/>
      <w:marRight w:val="0"/>
      <w:marTop w:val="0"/>
      <w:marBottom w:val="0"/>
      <w:divBdr>
        <w:top w:val="none" w:sz="0" w:space="0" w:color="auto"/>
        <w:left w:val="none" w:sz="0" w:space="0" w:color="auto"/>
        <w:bottom w:val="none" w:sz="0" w:space="0" w:color="auto"/>
        <w:right w:val="none" w:sz="0" w:space="0" w:color="auto"/>
      </w:divBdr>
      <w:divsChild>
        <w:div w:id="2136294389">
          <w:marLeft w:val="480"/>
          <w:marRight w:val="0"/>
          <w:marTop w:val="0"/>
          <w:marBottom w:val="0"/>
          <w:divBdr>
            <w:top w:val="none" w:sz="0" w:space="0" w:color="auto"/>
            <w:left w:val="none" w:sz="0" w:space="0" w:color="auto"/>
            <w:bottom w:val="none" w:sz="0" w:space="0" w:color="auto"/>
            <w:right w:val="none" w:sz="0" w:space="0" w:color="auto"/>
          </w:divBdr>
        </w:div>
        <w:div w:id="1543057708">
          <w:marLeft w:val="480"/>
          <w:marRight w:val="0"/>
          <w:marTop w:val="0"/>
          <w:marBottom w:val="0"/>
          <w:divBdr>
            <w:top w:val="none" w:sz="0" w:space="0" w:color="auto"/>
            <w:left w:val="none" w:sz="0" w:space="0" w:color="auto"/>
            <w:bottom w:val="none" w:sz="0" w:space="0" w:color="auto"/>
            <w:right w:val="none" w:sz="0" w:space="0" w:color="auto"/>
          </w:divBdr>
        </w:div>
        <w:div w:id="1089277112">
          <w:marLeft w:val="480"/>
          <w:marRight w:val="0"/>
          <w:marTop w:val="0"/>
          <w:marBottom w:val="0"/>
          <w:divBdr>
            <w:top w:val="none" w:sz="0" w:space="0" w:color="auto"/>
            <w:left w:val="none" w:sz="0" w:space="0" w:color="auto"/>
            <w:bottom w:val="none" w:sz="0" w:space="0" w:color="auto"/>
            <w:right w:val="none" w:sz="0" w:space="0" w:color="auto"/>
          </w:divBdr>
        </w:div>
        <w:div w:id="2052879840">
          <w:marLeft w:val="480"/>
          <w:marRight w:val="0"/>
          <w:marTop w:val="0"/>
          <w:marBottom w:val="0"/>
          <w:divBdr>
            <w:top w:val="none" w:sz="0" w:space="0" w:color="auto"/>
            <w:left w:val="none" w:sz="0" w:space="0" w:color="auto"/>
            <w:bottom w:val="none" w:sz="0" w:space="0" w:color="auto"/>
            <w:right w:val="none" w:sz="0" w:space="0" w:color="auto"/>
          </w:divBdr>
        </w:div>
        <w:div w:id="1061900339">
          <w:marLeft w:val="480"/>
          <w:marRight w:val="0"/>
          <w:marTop w:val="0"/>
          <w:marBottom w:val="0"/>
          <w:divBdr>
            <w:top w:val="none" w:sz="0" w:space="0" w:color="auto"/>
            <w:left w:val="none" w:sz="0" w:space="0" w:color="auto"/>
            <w:bottom w:val="none" w:sz="0" w:space="0" w:color="auto"/>
            <w:right w:val="none" w:sz="0" w:space="0" w:color="auto"/>
          </w:divBdr>
        </w:div>
        <w:div w:id="1589191573">
          <w:marLeft w:val="480"/>
          <w:marRight w:val="0"/>
          <w:marTop w:val="0"/>
          <w:marBottom w:val="0"/>
          <w:divBdr>
            <w:top w:val="none" w:sz="0" w:space="0" w:color="auto"/>
            <w:left w:val="none" w:sz="0" w:space="0" w:color="auto"/>
            <w:bottom w:val="none" w:sz="0" w:space="0" w:color="auto"/>
            <w:right w:val="none" w:sz="0" w:space="0" w:color="auto"/>
          </w:divBdr>
        </w:div>
        <w:div w:id="606621280">
          <w:marLeft w:val="480"/>
          <w:marRight w:val="0"/>
          <w:marTop w:val="0"/>
          <w:marBottom w:val="0"/>
          <w:divBdr>
            <w:top w:val="none" w:sz="0" w:space="0" w:color="auto"/>
            <w:left w:val="none" w:sz="0" w:space="0" w:color="auto"/>
            <w:bottom w:val="none" w:sz="0" w:space="0" w:color="auto"/>
            <w:right w:val="none" w:sz="0" w:space="0" w:color="auto"/>
          </w:divBdr>
        </w:div>
        <w:div w:id="907762436">
          <w:marLeft w:val="480"/>
          <w:marRight w:val="0"/>
          <w:marTop w:val="0"/>
          <w:marBottom w:val="0"/>
          <w:divBdr>
            <w:top w:val="none" w:sz="0" w:space="0" w:color="auto"/>
            <w:left w:val="none" w:sz="0" w:space="0" w:color="auto"/>
            <w:bottom w:val="none" w:sz="0" w:space="0" w:color="auto"/>
            <w:right w:val="none" w:sz="0" w:space="0" w:color="auto"/>
          </w:divBdr>
        </w:div>
        <w:div w:id="2067485926">
          <w:marLeft w:val="480"/>
          <w:marRight w:val="0"/>
          <w:marTop w:val="0"/>
          <w:marBottom w:val="0"/>
          <w:divBdr>
            <w:top w:val="none" w:sz="0" w:space="0" w:color="auto"/>
            <w:left w:val="none" w:sz="0" w:space="0" w:color="auto"/>
            <w:bottom w:val="none" w:sz="0" w:space="0" w:color="auto"/>
            <w:right w:val="none" w:sz="0" w:space="0" w:color="auto"/>
          </w:divBdr>
        </w:div>
        <w:div w:id="1474519532">
          <w:marLeft w:val="480"/>
          <w:marRight w:val="0"/>
          <w:marTop w:val="0"/>
          <w:marBottom w:val="0"/>
          <w:divBdr>
            <w:top w:val="none" w:sz="0" w:space="0" w:color="auto"/>
            <w:left w:val="none" w:sz="0" w:space="0" w:color="auto"/>
            <w:bottom w:val="none" w:sz="0" w:space="0" w:color="auto"/>
            <w:right w:val="none" w:sz="0" w:space="0" w:color="auto"/>
          </w:divBdr>
        </w:div>
        <w:div w:id="1367099936">
          <w:marLeft w:val="480"/>
          <w:marRight w:val="0"/>
          <w:marTop w:val="0"/>
          <w:marBottom w:val="0"/>
          <w:divBdr>
            <w:top w:val="none" w:sz="0" w:space="0" w:color="auto"/>
            <w:left w:val="none" w:sz="0" w:space="0" w:color="auto"/>
            <w:bottom w:val="none" w:sz="0" w:space="0" w:color="auto"/>
            <w:right w:val="none" w:sz="0" w:space="0" w:color="auto"/>
          </w:divBdr>
        </w:div>
        <w:div w:id="532575611">
          <w:marLeft w:val="480"/>
          <w:marRight w:val="0"/>
          <w:marTop w:val="0"/>
          <w:marBottom w:val="0"/>
          <w:divBdr>
            <w:top w:val="none" w:sz="0" w:space="0" w:color="auto"/>
            <w:left w:val="none" w:sz="0" w:space="0" w:color="auto"/>
            <w:bottom w:val="none" w:sz="0" w:space="0" w:color="auto"/>
            <w:right w:val="none" w:sz="0" w:space="0" w:color="auto"/>
          </w:divBdr>
        </w:div>
        <w:div w:id="1151561496">
          <w:marLeft w:val="480"/>
          <w:marRight w:val="0"/>
          <w:marTop w:val="0"/>
          <w:marBottom w:val="0"/>
          <w:divBdr>
            <w:top w:val="none" w:sz="0" w:space="0" w:color="auto"/>
            <w:left w:val="none" w:sz="0" w:space="0" w:color="auto"/>
            <w:bottom w:val="none" w:sz="0" w:space="0" w:color="auto"/>
            <w:right w:val="none" w:sz="0" w:space="0" w:color="auto"/>
          </w:divBdr>
        </w:div>
        <w:div w:id="519128045">
          <w:marLeft w:val="480"/>
          <w:marRight w:val="0"/>
          <w:marTop w:val="0"/>
          <w:marBottom w:val="0"/>
          <w:divBdr>
            <w:top w:val="none" w:sz="0" w:space="0" w:color="auto"/>
            <w:left w:val="none" w:sz="0" w:space="0" w:color="auto"/>
            <w:bottom w:val="none" w:sz="0" w:space="0" w:color="auto"/>
            <w:right w:val="none" w:sz="0" w:space="0" w:color="auto"/>
          </w:divBdr>
        </w:div>
        <w:div w:id="771630679">
          <w:marLeft w:val="480"/>
          <w:marRight w:val="0"/>
          <w:marTop w:val="0"/>
          <w:marBottom w:val="0"/>
          <w:divBdr>
            <w:top w:val="none" w:sz="0" w:space="0" w:color="auto"/>
            <w:left w:val="none" w:sz="0" w:space="0" w:color="auto"/>
            <w:bottom w:val="none" w:sz="0" w:space="0" w:color="auto"/>
            <w:right w:val="none" w:sz="0" w:space="0" w:color="auto"/>
          </w:divBdr>
        </w:div>
        <w:div w:id="2133938227">
          <w:marLeft w:val="480"/>
          <w:marRight w:val="0"/>
          <w:marTop w:val="0"/>
          <w:marBottom w:val="0"/>
          <w:divBdr>
            <w:top w:val="none" w:sz="0" w:space="0" w:color="auto"/>
            <w:left w:val="none" w:sz="0" w:space="0" w:color="auto"/>
            <w:bottom w:val="none" w:sz="0" w:space="0" w:color="auto"/>
            <w:right w:val="none" w:sz="0" w:space="0" w:color="auto"/>
          </w:divBdr>
        </w:div>
        <w:div w:id="825588678">
          <w:marLeft w:val="480"/>
          <w:marRight w:val="0"/>
          <w:marTop w:val="0"/>
          <w:marBottom w:val="0"/>
          <w:divBdr>
            <w:top w:val="none" w:sz="0" w:space="0" w:color="auto"/>
            <w:left w:val="none" w:sz="0" w:space="0" w:color="auto"/>
            <w:bottom w:val="none" w:sz="0" w:space="0" w:color="auto"/>
            <w:right w:val="none" w:sz="0" w:space="0" w:color="auto"/>
          </w:divBdr>
        </w:div>
        <w:div w:id="108819918">
          <w:marLeft w:val="480"/>
          <w:marRight w:val="0"/>
          <w:marTop w:val="0"/>
          <w:marBottom w:val="0"/>
          <w:divBdr>
            <w:top w:val="none" w:sz="0" w:space="0" w:color="auto"/>
            <w:left w:val="none" w:sz="0" w:space="0" w:color="auto"/>
            <w:bottom w:val="none" w:sz="0" w:space="0" w:color="auto"/>
            <w:right w:val="none" w:sz="0" w:space="0" w:color="auto"/>
          </w:divBdr>
        </w:div>
        <w:div w:id="2133861378">
          <w:marLeft w:val="480"/>
          <w:marRight w:val="0"/>
          <w:marTop w:val="0"/>
          <w:marBottom w:val="0"/>
          <w:divBdr>
            <w:top w:val="none" w:sz="0" w:space="0" w:color="auto"/>
            <w:left w:val="none" w:sz="0" w:space="0" w:color="auto"/>
            <w:bottom w:val="none" w:sz="0" w:space="0" w:color="auto"/>
            <w:right w:val="none" w:sz="0" w:space="0" w:color="auto"/>
          </w:divBdr>
        </w:div>
        <w:div w:id="924262091">
          <w:marLeft w:val="480"/>
          <w:marRight w:val="0"/>
          <w:marTop w:val="0"/>
          <w:marBottom w:val="0"/>
          <w:divBdr>
            <w:top w:val="none" w:sz="0" w:space="0" w:color="auto"/>
            <w:left w:val="none" w:sz="0" w:space="0" w:color="auto"/>
            <w:bottom w:val="none" w:sz="0" w:space="0" w:color="auto"/>
            <w:right w:val="none" w:sz="0" w:space="0" w:color="auto"/>
          </w:divBdr>
        </w:div>
        <w:div w:id="1751388119">
          <w:marLeft w:val="480"/>
          <w:marRight w:val="0"/>
          <w:marTop w:val="0"/>
          <w:marBottom w:val="0"/>
          <w:divBdr>
            <w:top w:val="none" w:sz="0" w:space="0" w:color="auto"/>
            <w:left w:val="none" w:sz="0" w:space="0" w:color="auto"/>
            <w:bottom w:val="none" w:sz="0" w:space="0" w:color="auto"/>
            <w:right w:val="none" w:sz="0" w:space="0" w:color="auto"/>
          </w:divBdr>
        </w:div>
        <w:div w:id="647708501">
          <w:marLeft w:val="480"/>
          <w:marRight w:val="0"/>
          <w:marTop w:val="0"/>
          <w:marBottom w:val="0"/>
          <w:divBdr>
            <w:top w:val="none" w:sz="0" w:space="0" w:color="auto"/>
            <w:left w:val="none" w:sz="0" w:space="0" w:color="auto"/>
            <w:bottom w:val="none" w:sz="0" w:space="0" w:color="auto"/>
            <w:right w:val="none" w:sz="0" w:space="0" w:color="auto"/>
          </w:divBdr>
        </w:div>
        <w:div w:id="1762724447">
          <w:marLeft w:val="480"/>
          <w:marRight w:val="0"/>
          <w:marTop w:val="0"/>
          <w:marBottom w:val="0"/>
          <w:divBdr>
            <w:top w:val="none" w:sz="0" w:space="0" w:color="auto"/>
            <w:left w:val="none" w:sz="0" w:space="0" w:color="auto"/>
            <w:bottom w:val="none" w:sz="0" w:space="0" w:color="auto"/>
            <w:right w:val="none" w:sz="0" w:space="0" w:color="auto"/>
          </w:divBdr>
        </w:div>
        <w:div w:id="411901208">
          <w:marLeft w:val="480"/>
          <w:marRight w:val="0"/>
          <w:marTop w:val="0"/>
          <w:marBottom w:val="0"/>
          <w:divBdr>
            <w:top w:val="none" w:sz="0" w:space="0" w:color="auto"/>
            <w:left w:val="none" w:sz="0" w:space="0" w:color="auto"/>
            <w:bottom w:val="none" w:sz="0" w:space="0" w:color="auto"/>
            <w:right w:val="none" w:sz="0" w:space="0" w:color="auto"/>
          </w:divBdr>
        </w:div>
        <w:div w:id="1835141266">
          <w:marLeft w:val="480"/>
          <w:marRight w:val="0"/>
          <w:marTop w:val="0"/>
          <w:marBottom w:val="0"/>
          <w:divBdr>
            <w:top w:val="none" w:sz="0" w:space="0" w:color="auto"/>
            <w:left w:val="none" w:sz="0" w:space="0" w:color="auto"/>
            <w:bottom w:val="none" w:sz="0" w:space="0" w:color="auto"/>
            <w:right w:val="none" w:sz="0" w:space="0" w:color="auto"/>
          </w:divBdr>
        </w:div>
        <w:div w:id="70934666">
          <w:marLeft w:val="480"/>
          <w:marRight w:val="0"/>
          <w:marTop w:val="0"/>
          <w:marBottom w:val="0"/>
          <w:divBdr>
            <w:top w:val="none" w:sz="0" w:space="0" w:color="auto"/>
            <w:left w:val="none" w:sz="0" w:space="0" w:color="auto"/>
            <w:bottom w:val="none" w:sz="0" w:space="0" w:color="auto"/>
            <w:right w:val="none" w:sz="0" w:space="0" w:color="auto"/>
          </w:divBdr>
        </w:div>
        <w:div w:id="305358350">
          <w:marLeft w:val="480"/>
          <w:marRight w:val="0"/>
          <w:marTop w:val="0"/>
          <w:marBottom w:val="0"/>
          <w:divBdr>
            <w:top w:val="none" w:sz="0" w:space="0" w:color="auto"/>
            <w:left w:val="none" w:sz="0" w:space="0" w:color="auto"/>
            <w:bottom w:val="none" w:sz="0" w:space="0" w:color="auto"/>
            <w:right w:val="none" w:sz="0" w:space="0" w:color="auto"/>
          </w:divBdr>
        </w:div>
        <w:div w:id="395057751">
          <w:marLeft w:val="480"/>
          <w:marRight w:val="0"/>
          <w:marTop w:val="0"/>
          <w:marBottom w:val="0"/>
          <w:divBdr>
            <w:top w:val="none" w:sz="0" w:space="0" w:color="auto"/>
            <w:left w:val="none" w:sz="0" w:space="0" w:color="auto"/>
            <w:bottom w:val="none" w:sz="0" w:space="0" w:color="auto"/>
            <w:right w:val="none" w:sz="0" w:space="0" w:color="auto"/>
          </w:divBdr>
        </w:div>
        <w:div w:id="1858303450">
          <w:marLeft w:val="480"/>
          <w:marRight w:val="0"/>
          <w:marTop w:val="0"/>
          <w:marBottom w:val="0"/>
          <w:divBdr>
            <w:top w:val="none" w:sz="0" w:space="0" w:color="auto"/>
            <w:left w:val="none" w:sz="0" w:space="0" w:color="auto"/>
            <w:bottom w:val="none" w:sz="0" w:space="0" w:color="auto"/>
            <w:right w:val="none" w:sz="0" w:space="0" w:color="auto"/>
          </w:divBdr>
        </w:div>
        <w:div w:id="1119035332">
          <w:marLeft w:val="480"/>
          <w:marRight w:val="0"/>
          <w:marTop w:val="0"/>
          <w:marBottom w:val="0"/>
          <w:divBdr>
            <w:top w:val="none" w:sz="0" w:space="0" w:color="auto"/>
            <w:left w:val="none" w:sz="0" w:space="0" w:color="auto"/>
            <w:bottom w:val="none" w:sz="0" w:space="0" w:color="auto"/>
            <w:right w:val="none" w:sz="0" w:space="0" w:color="auto"/>
          </w:divBdr>
        </w:div>
        <w:div w:id="1724867013">
          <w:marLeft w:val="480"/>
          <w:marRight w:val="0"/>
          <w:marTop w:val="0"/>
          <w:marBottom w:val="0"/>
          <w:divBdr>
            <w:top w:val="none" w:sz="0" w:space="0" w:color="auto"/>
            <w:left w:val="none" w:sz="0" w:space="0" w:color="auto"/>
            <w:bottom w:val="none" w:sz="0" w:space="0" w:color="auto"/>
            <w:right w:val="none" w:sz="0" w:space="0" w:color="auto"/>
          </w:divBdr>
        </w:div>
        <w:div w:id="284891752">
          <w:marLeft w:val="480"/>
          <w:marRight w:val="0"/>
          <w:marTop w:val="0"/>
          <w:marBottom w:val="0"/>
          <w:divBdr>
            <w:top w:val="none" w:sz="0" w:space="0" w:color="auto"/>
            <w:left w:val="none" w:sz="0" w:space="0" w:color="auto"/>
            <w:bottom w:val="none" w:sz="0" w:space="0" w:color="auto"/>
            <w:right w:val="none" w:sz="0" w:space="0" w:color="auto"/>
          </w:divBdr>
        </w:div>
        <w:div w:id="362243380">
          <w:marLeft w:val="480"/>
          <w:marRight w:val="0"/>
          <w:marTop w:val="0"/>
          <w:marBottom w:val="0"/>
          <w:divBdr>
            <w:top w:val="none" w:sz="0" w:space="0" w:color="auto"/>
            <w:left w:val="none" w:sz="0" w:space="0" w:color="auto"/>
            <w:bottom w:val="none" w:sz="0" w:space="0" w:color="auto"/>
            <w:right w:val="none" w:sz="0" w:space="0" w:color="auto"/>
          </w:divBdr>
        </w:div>
        <w:div w:id="1065956861">
          <w:marLeft w:val="480"/>
          <w:marRight w:val="0"/>
          <w:marTop w:val="0"/>
          <w:marBottom w:val="0"/>
          <w:divBdr>
            <w:top w:val="none" w:sz="0" w:space="0" w:color="auto"/>
            <w:left w:val="none" w:sz="0" w:space="0" w:color="auto"/>
            <w:bottom w:val="none" w:sz="0" w:space="0" w:color="auto"/>
            <w:right w:val="none" w:sz="0" w:space="0" w:color="auto"/>
          </w:divBdr>
        </w:div>
        <w:div w:id="1003044853">
          <w:marLeft w:val="480"/>
          <w:marRight w:val="0"/>
          <w:marTop w:val="0"/>
          <w:marBottom w:val="0"/>
          <w:divBdr>
            <w:top w:val="none" w:sz="0" w:space="0" w:color="auto"/>
            <w:left w:val="none" w:sz="0" w:space="0" w:color="auto"/>
            <w:bottom w:val="none" w:sz="0" w:space="0" w:color="auto"/>
            <w:right w:val="none" w:sz="0" w:space="0" w:color="auto"/>
          </w:divBdr>
        </w:div>
        <w:div w:id="270165633">
          <w:marLeft w:val="480"/>
          <w:marRight w:val="0"/>
          <w:marTop w:val="0"/>
          <w:marBottom w:val="0"/>
          <w:divBdr>
            <w:top w:val="none" w:sz="0" w:space="0" w:color="auto"/>
            <w:left w:val="none" w:sz="0" w:space="0" w:color="auto"/>
            <w:bottom w:val="none" w:sz="0" w:space="0" w:color="auto"/>
            <w:right w:val="none" w:sz="0" w:space="0" w:color="auto"/>
          </w:divBdr>
        </w:div>
        <w:div w:id="1396078036">
          <w:marLeft w:val="480"/>
          <w:marRight w:val="0"/>
          <w:marTop w:val="0"/>
          <w:marBottom w:val="0"/>
          <w:divBdr>
            <w:top w:val="none" w:sz="0" w:space="0" w:color="auto"/>
            <w:left w:val="none" w:sz="0" w:space="0" w:color="auto"/>
            <w:bottom w:val="none" w:sz="0" w:space="0" w:color="auto"/>
            <w:right w:val="none" w:sz="0" w:space="0" w:color="auto"/>
          </w:divBdr>
        </w:div>
        <w:div w:id="77482506">
          <w:marLeft w:val="480"/>
          <w:marRight w:val="0"/>
          <w:marTop w:val="0"/>
          <w:marBottom w:val="0"/>
          <w:divBdr>
            <w:top w:val="none" w:sz="0" w:space="0" w:color="auto"/>
            <w:left w:val="none" w:sz="0" w:space="0" w:color="auto"/>
            <w:bottom w:val="none" w:sz="0" w:space="0" w:color="auto"/>
            <w:right w:val="none" w:sz="0" w:space="0" w:color="auto"/>
          </w:divBdr>
        </w:div>
        <w:div w:id="1625576400">
          <w:marLeft w:val="480"/>
          <w:marRight w:val="0"/>
          <w:marTop w:val="0"/>
          <w:marBottom w:val="0"/>
          <w:divBdr>
            <w:top w:val="none" w:sz="0" w:space="0" w:color="auto"/>
            <w:left w:val="none" w:sz="0" w:space="0" w:color="auto"/>
            <w:bottom w:val="none" w:sz="0" w:space="0" w:color="auto"/>
            <w:right w:val="none" w:sz="0" w:space="0" w:color="auto"/>
          </w:divBdr>
        </w:div>
        <w:div w:id="400908374">
          <w:marLeft w:val="480"/>
          <w:marRight w:val="0"/>
          <w:marTop w:val="0"/>
          <w:marBottom w:val="0"/>
          <w:divBdr>
            <w:top w:val="none" w:sz="0" w:space="0" w:color="auto"/>
            <w:left w:val="none" w:sz="0" w:space="0" w:color="auto"/>
            <w:bottom w:val="none" w:sz="0" w:space="0" w:color="auto"/>
            <w:right w:val="none" w:sz="0" w:space="0" w:color="auto"/>
          </w:divBdr>
        </w:div>
        <w:div w:id="333656227">
          <w:marLeft w:val="480"/>
          <w:marRight w:val="0"/>
          <w:marTop w:val="0"/>
          <w:marBottom w:val="0"/>
          <w:divBdr>
            <w:top w:val="none" w:sz="0" w:space="0" w:color="auto"/>
            <w:left w:val="none" w:sz="0" w:space="0" w:color="auto"/>
            <w:bottom w:val="none" w:sz="0" w:space="0" w:color="auto"/>
            <w:right w:val="none" w:sz="0" w:space="0" w:color="auto"/>
          </w:divBdr>
        </w:div>
        <w:div w:id="1396853060">
          <w:marLeft w:val="480"/>
          <w:marRight w:val="0"/>
          <w:marTop w:val="0"/>
          <w:marBottom w:val="0"/>
          <w:divBdr>
            <w:top w:val="none" w:sz="0" w:space="0" w:color="auto"/>
            <w:left w:val="none" w:sz="0" w:space="0" w:color="auto"/>
            <w:bottom w:val="none" w:sz="0" w:space="0" w:color="auto"/>
            <w:right w:val="none" w:sz="0" w:space="0" w:color="auto"/>
          </w:divBdr>
        </w:div>
        <w:div w:id="237594889">
          <w:marLeft w:val="480"/>
          <w:marRight w:val="0"/>
          <w:marTop w:val="0"/>
          <w:marBottom w:val="0"/>
          <w:divBdr>
            <w:top w:val="none" w:sz="0" w:space="0" w:color="auto"/>
            <w:left w:val="none" w:sz="0" w:space="0" w:color="auto"/>
            <w:bottom w:val="none" w:sz="0" w:space="0" w:color="auto"/>
            <w:right w:val="none" w:sz="0" w:space="0" w:color="auto"/>
          </w:divBdr>
        </w:div>
        <w:div w:id="1617367726">
          <w:marLeft w:val="480"/>
          <w:marRight w:val="0"/>
          <w:marTop w:val="0"/>
          <w:marBottom w:val="0"/>
          <w:divBdr>
            <w:top w:val="none" w:sz="0" w:space="0" w:color="auto"/>
            <w:left w:val="none" w:sz="0" w:space="0" w:color="auto"/>
            <w:bottom w:val="none" w:sz="0" w:space="0" w:color="auto"/>
            <w:right w:val="none" w:sz="0" w:space="0" w:color="auto"/>
          </w:divBdr>
        </w:div>
        <w:div w:id="1338388525">
          <w:marLeft w:val="480"/>
          <w:marRight w:val="0"/>
          <w:marTop w:val="0"/>
          <w:marBottom w:val="0"/>
          <w:divBdr>
            <w:top w:val="none" w:sz="0" w:space="0" w:color="auto"/>
            <w:left w:val="none" w:sz="0" w:space="0" w:color="auto"/>
            <w:bottom w:val="none" w:sz="0" w:space="0" w:color="auto"/>
            <w:right w:val="none" w:sz="0" w:space="0" w:color="auto"/>
          </w:divBdr>
        </w:div>
        <w:div w:id="1108738844">
          <w:marLeft w:val="480"/>
          <w:marRight w:val="0"/>
          <w:marTop w:val="0"/>
          <w:marBottom w:val="0"/>
          <w:divBdr>
            <w:top w:val="none" w:sz="0" w:space="0" w:color="auto"/>
            <w:left w:val="none" w:sz="0" w:space="0" w:color="auto"/>
            <w:bottom w:val="none" w:sz="0" w:space="0" w:color="auto"/>
            <w:right w:val="none" w:sz="0" w:space="0" w:color="auto"/>
          </w:divBdr>
        </w:div>
        <w:div w:id="1265919249">
          <w:marLeft w:val="480"/>
          <w:marRight w:val="0"/>
          <w:marTop w:val="0"/>
          <w:marBottom w:val="0"/>
          <w:divBdr>
            <w:top w:val="none" w:sz="0" w:space="0" w:color="auto"/>
            <w:left w:val="none" w:sz="0" w:space="0" w:color="auto"/>
            <w:bottom w:val="none" w:sz="0" w:space="0" w:color="auto"/>
            <w:right w:val="none" w:sz="0" w:space="0" w:color="auto"/>
          </w:divBdr>
        </w:div>
        <w:div w:id="545531836">
          <w:marLeft w:val="480"/>
          <w:marRight w:val="0"/>
          <w:marTop w:val="0"/>
          <w:marBottom w:val="0"/>
          <w:divBdr>
            <w:top w:val="none" w:sz="0" w:space="0" w:color="auto"/>
            <w:left w:val="none" w:sz="0" w:space="0" w:color="auto"/>
            <w:bottom w:val="none" w:sz="0" w:space="0" w:color="auto"/>
            <w:right w:val="none" w:sz="0" w:space="0" w:color="auto"/>
          </w:divBdr>
        </w:div>
        <w:div w:id="1628514150">
          <w:marLeft w:val="480"/>
          <w:marRight w:val="0"/>
          <w:marTop w:val="0"/>
          <w:marBottom w:val="0"/>
          <w:divBdr>
            <w:top w:val="none" w:sz="0" w:space="0" w:color="auto"/>
            <w:left w:val="none" w:sz="0" w:space="0" w:color="auto"/>
            <w:bottom w:val="none" w:sz="0" w:space="0" w:color="auto"/>
            <w:right w:val="none" w:sz="0" w:space="0" w:color="auto"/>
          </w:divBdr>
        </w:div>
        <w:div w:id="497114705">
          <w:marLeft w:val="480"/>
          <w:marRight w:val="0"/>
          <w:marTop w:val="0"/>
          <w:marBottom w:val="0"/>
          <w:divBdr>
            <w:top w:val="none" w:sz="0" w:space="0" w:color="auto"/>
            <w:left w:val="none" w:sz="0" w:space="0" w:color="auto"/>
            <w:bottom w:val="none" w:sz="0" w:space="0" w:color="auto"/>
            <w:right w:val="none" w:sz="0" w:space="0" w:color="auto"/>
          </w:divBdr>
        </w:div>
        <w:div w:id="492111155">
          <w:marLeft w:val="480"/>
          <w:marRight w:val="0"/>
          <w:marTop w:val="0"/>
          <w:marBottom w:val="0"/>
          <w:divBdr>
            <w:top w:val="none" w:sz="0" w:space="0" w:color="auto"/>
            <w:left w:val="none" w:sz="0" w:space="0" w:color="auto"/>
            <w:bottom w:val="none" w:sz="0" w:space="0" w:color="auto"/>
            <w:right w:val="none" w:sz="0" w:space="0" w:color="auto"/>
          </w:divBdr>
        </w:div>
      </w:divsChild>
    </w:div>
    <w:div w:id="586575346">
      <w:bodyDiv w:val="1"/>
      <w:marLeft w:val="0"/>
      <w:marRight w:val="0"/>
      <w:marTop w:val="0"/>
      <w:marBottom w:val="0"/>
      <w:divBdr>
        <w:top w:val="none" w:sz="0" w:space="0" w:color="auto"/>
        <w:left w:val="none" w:sz="0" w:space="0" w:color="auto"/>
        <w:bottom w:val="none" w:sz="0" w:space="0" w:color="auto"/>
        <w:right w:val="none" w:sz="0" w:space="0" w:color="auto"/>
      </w:divBdr>
    </w:div>
    <w:div w:id="586579599">
      <w:bodyDiv w:val="1"/>
      <w:marLeft w:val="0"/>
      <w:marRight w:val="0"/>
      <w:marTop w:val="0"/>
      <w:marBottom w:val="0"/>
      <w:divBdr>
        <w:top w:val="none" w:sz="0" w:space="0" w:color="auto"/>
        <w:left w:val="none" w:sz="0" w:space="0" w:color="auto"/>
        <w:bottom w:val="none" w:sz="0" w:space="0" w:color="auto"/>
        <w:right w:val="none" w:sz="0" w:space="0" w:color="auto"/>
      </w:divBdr>
    </w:div>
    <w:div w:id="586621043">
      <w:bodyDiv w:val="1"/>
      <w:marLeft w:val="0"/>
      <w:marRight w:val="0"/>
      <w:marTop w:val="0"/>
      <w:marBottom w:val="0"/>
      <w:divBdr>
        <w:top w:val="none" w:sz="0" w:space="0" w:color="auto"/>
        <w:left w:val="none" w:sz="0" w:space="0" w:color="auto"/>
        <w:bottom w:val="none" w:sz="0" w:space="0" w:color="auto"/>
        <w:right w:val="none" w:sz="0" w:space="0" w:color="auto"/>
      </w:divBdr>
    </w:div>
    <w:div w:id="586622716">
      <w:bodyDiv w:val="1"/>
      <w:marLeft w:val="0"/>
      <w:marRight w:val="0"/>
      <w:marTop w:val="0"/>
      <w:marBottom w:val="0"/>
      <w:divBdr>
        <w:top w:val="none" w:sz="0" w:space="0" w:color="auto"/>
        <w:left w:val="none" w:sz="0" w:space="0" w:color="auto"/>
        <w:bottom w:val="none" w:sz="0" w:space="0" w:color="auto"/>
        <w:right w:val="none" w:sz="0" w:space="0" w:color="auto"/>
      </w:divBdr>
    </w:div>
    <w:div w:id="586771138">
      <w:bodyDiv w:val="1"/>
      <w:marLeft w:val="0"/>
      <w:marRight w:val="0"/>
      <w:marTop w:val="0"/>
      <w:marBottom w:val="0"/>
      <w:divBdr>
        <w:top w:val="none" w:sz="0" w:space="0" w:color="auto"/>
        <w:left w:val="none" w:sz="0" w:space="0" w:color="auto"/>
        <w:bottom w:val="none" w:sz="0" w:space="0" w:color="auto"/>
        <w:right w:val="none" w:sz="0" w:space="0" w:color="auto"/>
      </w:divBdr>
    </w:div>
    <w:div w:id="586958055">
      <w:bodyDiv w:val="1"/>
      <w:marLeft w:val="0"/>
      <w:marRight w:val="0"/>
      <w:marTop w:val="0"/>
      <w:marBottom w:val="0"/>
      <w:divBdr>
        <w:top w:val="none" w:sz="0" w:space="0" w:color="auto"/>
        <w:left w:val="none" w:sz="0" w:space="0" w:color="auto"/>
        <w:bottom w:val="none" w:sz="0" w:space="0" w:color="auto"/>
        <w:right w:val="none" w:sz="0" w:space="0" w:color="auto"/>
      </w:divBdr>
    </w:div>
    <w:div w:id="586958551">
      <w:bodyDiv w:val="1"/>
      <w:marLeft w:val="0"/>
      <w:marRight w:val="0"/>
      <w:marTop w:val="0"/>
      <w:marBottom w:val="0"/>
      <w:divBdr>
        <w:top w:val="none" w:sz="0" w:space="0" w:color="auto"/>
        <w:left w:val="none" w:sz="0" w:space="0" w:color="auto"/>
        <w:bottom w:val="none" w:sz="0" w:space="0" w:color="auto"/>
        <w:right w:val="none" w:sz="0" w:space="0" w:color="auto"/>
      </w:divBdr>
    </w:div>
    <w:div w:id="587158352">
      <w:bodyDiv w:val="1"/>
      <w:marLeft w:val="0"/>
      <w:marRight w:val="0"/>
      <w:marTop w:val="0"/>
      <w:marBottom w:val="0"/>
      <w:divBdr>
        <w:top w:val="none" w:sz="0" w:space="0" w:color="auto"/>
        <w:left w:val="none" w:sz="0" w:space="0" w:color="auto"/>
        <w:bottom w:val="none" w:sz="0" w:space="0" w:color="auto"/>
        <w:right w:val="none" w:sz="0" w:space="0" w:color="auto"/>
      </w:divBdr>
    </w:div>
    <w:div w:id="587159776">
      <w:bodyDiv w:val="1"/>
      <w:marLeft w:val="0"/>
      <w:marRight w:val="0"/>
      <w:marTop w:val="0"/>
      <w:marBottom w:val="0"/>
      <w:divBdr>
        <w:top w:val="none" w:sz="0" w:space="0" w:color="auto"/>
        <w:left w:val="none" w:sz="0" w:space="0" w:color="auto"/>
        <w:bottom w:val="none" w:sz="0" w:space="0" w:color="auto"/>
        <w:right w:val="none" w:sz="0" w:space="0" w:color="auto"/>
      </w:divBdr>
    </w:div>
    <w:div w:id="587160609">
      <w:bodyDiv w:val="1"/>
      <w:marLeft w:val="0"/>
      <w:marRight w:val="0"/>
      <w:marTop w:val="0"/>
      <w:marBottom w:val="0"/>
      <w:divBdr>
        <w:top w:val="none" w:sz="0" w:space="0" w:color="auto"/>
        <w:left w:val="none" w:sz="0" w:space="0" w:color="auto"/>
        <w:bottom w:val="none" w:sz="0" w:space="0" w:color="auto"/>
        <w:right w:val="none" w:sz="0" w:space="0" w:color="auto"/>
      </w:divBdr>
    </w:div>
    <w:div w:id="587202807">
      <w:bodyDiv w:val="1"/>
      <w:marLeft w:val="0"/>
      <w:marRight w:val="0"/>
      <w:marTop w:val="0"/>
      <w:marBottom w:val="0"/>
      <w:divBdr>
        <w:top w:val="none" w:sz="0" w:space="0" w:color="auto"/>
        <w:left w:val="none" w:sz="0" w:space="0" w:color="auto"/>
        <w:bottom w:val="none" w:sz="0" w:space="0" w:color="auto"/>
        <w:right w:val="none" w:sz="0" w:space="0" w:color="auto"/>
      </w:divBdr>
    </w:div>
    <w:div w:id="587227363">
      <w:bodyDiv w:val="1"/>
      <w:marLeft w:val="0"/>
      <w:marRight w:val="0"/>
      <w:marTop w:val="0"/>
      <w:marBottom w:val="0"/>
      <w:divBdr>
        <w:top w:val="none" w:sz="0" w:space="0" w:color="auto"/>
        <w:left w:val="none" w:sz="0" w:space="0" w:color="auto"/>
        <w:bottom w:val="none" w:sz="0" w:space="0" w:color="auto"/>
        <w:right w:val="none" w:sz="0" w:space="0" w:color="auto"/>
      </w:divBdr>
    </w:div>
    <w:div w:id="587227404">
      <w:bodyDiv w:val="1"/>
      <w:marLeft w:val="0"/>
      <w:marRight w:val="0"/>
      <w:marTop w:val="0"/>
      <w:marBottom w:val="0"/>
      <w:divBdr>
        <w:top w:val="none" w:sz="0" w:space="0" w:color="auto"/>
        <w:left w:val="none" w:sz="0" w:space="0" w:color="auto"/>
        <w:bottom w:val="none" w:sz="0" w:space="0" w:color="auto"/>
        <w:right w:val="none" w:sz="0" w:space="0" w:color="auto"/>
      </w:divBdr>
    </w:div>
    <w:div w:id="587352001">
      <w:bodyDiv w:val="1"/>
      <w:marLeft w:val="0"/>
      <w:marRight w:val="0"/>
      <w:marTop w:val="0"/>
      <w:marBottom w:val="0"/>
      <w:divBdr>
        <w:top w:val="none" w:sz="0" w:space="0" w:color="auto"/>
        <w:left w:val="none" w:sz="0" w:space="0" w:color="auto"/>
        <w:bottom w:val="none" w:sz="0" w:space="0" w:color="auto"/>
        <w:right w:val="none" w:sz="0" w:space="0" w:color="auto"/>
      </w:divBdr>
    </w:div>
    <w:div w:id="587427976">
      <w:bodyDiv w:val="1"/>
      <w:marLeft w:val="0"/>
      <w:marRight w:val="0"/>
      <w:marTop w:val="0"/>
      <w:marBottom w:val="0"/>
      <w:divBdr>
        <w:top w:val="none" w:sz="0" w:space="0" w:color="auto"/>
        <w:left w:val="none" w:sz="0" w:space="0" w:color="auto"/>
        <w:bottom w:val="none" w:sz="0" w:space="0" w:color="auto"/>
        <w:right w:val="none" w:sz="0" w:space="0" w:color="auto"/>
      </w:divBdr>
    </w:div>
    <w:div w:id="587468143">
      <w:bodyDiv w:val="1"/>
      <w:marLeft w:val="0"/>
      <w:marRight w:val="0"/>
      <w:marTop w:val="0"/>
      <w:marBottom w:val="0"/>
      <w:divBdr>
        <w:top w:val="none" w:sz="0" w:space="0" w:color="auto"/>
        <w:left w:val="none" w:sz="0" w:space="0" w:color="auto"/>
        <w:bottom w:val="none" w:sz="0" w:space="0" w:color="auto"/>
        <w:right w:val="none" w:sz="0" w:space="0" w:color="auto"/>
      </w:divBdr>
    </w:div>
    <w:div w:id="587542877">
      <w:bodyDiv w:val="1"/>
      <w:marLeft w:val="0"/>
      <w:marRight w:val="0"/>
      <w:marTop w:val="0"/>
      <w:marBottom w:val="0"/>
      <w:divBdr>
        <w:top w:val="none" w:sz="0" w:space="0" w:color="auto"/>
        <w:left w:val="none" w:sz="0" w:space="0" w:color="auto"/>
        <w:bottom w:val="none" w:sz="0" w:space="0" w:color="auto"/>
        <w:right w:val="none" w:sz="0" w:space="0" w:color="auto"/>
      </w:divBdr>
    </w:div>
    <w:div w:id="587544168">
      <w:bodyDiv w:val="1"/>
      <w:marLeft w:val="0"/>
      <w:marRight w:val="0"/>
      <w:marTop w:val="0"/>
      <w:marBottom w:val="0"/>
      <w:divBdr>
        <w:top w:val="none" w:sz="0" w:space="0" w:color="auto"/>
        <w:left w:val="none" w:sz="0" w:space="0" w:color="auto"/>
        <w:bottom w:val="none" w:sz="0" w:space="0" w:color="auto"/>
        <w:right w:val="none" w:sz="0" w:space="0" w:color="auto"/>
      </w:divBdr>
    </w:div>
    <w:div w:id="587621224">
      <w:bodyDiv w:val="1"/>
      <w:marLeft w:val="0"/>
      <w:marRight w:val="0"/>
      <w:marTop w:val="0"/>
      <w:marBottom w:val="0"/>
      <w:divBdr>
        <w:top w:val="none" w:sz="0" w:space="0" w:color="auto"/>
        <w:left w:val="none" w:sz="0" w:space="0" w:color="auto"/>
        <w:bottom w:val="none" w:sz="0" w:space="0" w:color="auto"/>
        <w:right w:val="none" w:sz="0" w:space="0" w:color="auto"/>
      </w:divBdr>
    </w:div>
    <w:div w:id="587807647">
      <w:bodyDiv w:val="1"/>
      <w:marLeft w:val="0"/>
      <w:marRight w:val="0"/>
      <w:marTop w:val="0"/>
      <w:marBottom w:val="0"/>
      <w:divBdr>
        <w:top w:val="none" w:sz="0" w:space="0" w:color="auto"/>
        <w:left w:val="none" w:sz="0" w:space="0" w:color="auto"/>
        <w:bottom w:val="none" w:sz="0" w:space="0" w:color="auto"/>
        <w:right w:val="none" w:sz="0" w:space="0" w:color="auto"/>
      </w:divBdr>
    </w:div>
    <w:div w:id="588007377">
      <w:bodyDiv w:val="1"/>
      <w:marLeft w:val="0"/>
      <w:marRight w:val="0"/>
      <w:marTop w:val="0"/>
      <w:marBottom w:val="0"/>
      <w:divBdr>
        <w:top w:val="none" w:sz="0" w:space="0" w:color="auto"/>
        <w:left w:val="none" w:sz="0" w:space="0" w:color="auto"/>
        <w:bottom w:val="none" w:sz="0" w:space="0" w:color="auto"/>
        <w:right w:val="none" w:sz="0" w:space="0" w:color="auto"/>
      </w:divBdr>
    </w:div>
    <w:div w:id="588122980">
      <w:bodyDiv w:val="1"/>
      <w:marLeft w:val="0"/>
      <w:marRight w:val="0"/>
      <w:marTop w:val="0"/>
      <w:marBottom w:val="0"/>
      <w:divBdr>
        <w:top w:val="none" w:sz="0" w:space="0" w:color="auto"/>
        <w:left w:val="none" w:sz="0" w:space="0" w:color="auto"/>
        <w:bottom w:val="none" w:sz="0" w:space="0" w:color="auto"/>
        <w:right w:val="none" w:sz="0" w:space="0" w:color="auto"/>
      </w:divBdr>
    </w:div>
    <w:div w:id="588319990">
      <w:bodyDiv w:val="1"/>
      <w:marLeft w:val="0"/>
      <w:marRight w:val="0"/>
      <w:marTop w:val="0"/>
      <w:marBottom w:val="0"/>
      <w:divBdr>
        <w:top w:val="none" w:sz="0" w:space="0" w:color="auto"/>
        <w:left w:val="none" w:sz="0" w:space="0" w:color="auto"/>
        <w:bottom w:val="none" w:sz="0" w:space="0" w:color="auto"/>
        <w:right w:val="none" w:sz="0" w:space="0" w:color="auto"/>
      </w:divBdr>
    </w:div>
    <w:div w:id="588390232">
      <w:bodyDiv w:val="1"/>
      <w:marLeft w:val="0"/>
      <w:marRight w:val="0"/>
      <w:marTop w:val="0"/>
      <w:marBottom w:val="0"/>
      <w:divBdr>
        <w:top w:val="none" w:sz="0" w:space="0" w:color="auto"/>
        <w:left w:val="none" w:sz="0" w:space="0" w:color="auto"/>
        <w:bottom w:val="none" w:sz="0" w:space="0" w:color="auto"/>
        <w:right w:val="none" w:sz="0" w:space="0" w:color="auto"/>
      </w:divBdr>
    </w:div>
    <w:div w:id="588393474">
      <w:bodyDiv w:val="1"/>
      <w:marLeft w:val="0"/>
      <w:marRight w:val="0"/>
      <w:marTop w:val="0"/>
      <w:marBottom w:val="0"/>
      <w:divBdr>
        <w:top w:val="none" w:sz="0" w:space="0" w:color="auto"/>
        <w:left w:val="none" w:sz="0" w:space="0" w:color="auto"/>
        <w:bottom w:val="none" w:sz="0" w:space="0" w:color="auto"/>
        <w:right w:val="none" w:sz="0" w:space="0" w:color="auto"/>
      </w:divBdr>
    </w:div>
    <w:div w:id="588586384">
      <w:bodyDiv w:val="1"/>
      <w:marLeft w:val="0"/>
      <w:marRight w:val="0"/>
      <w:marTop w:val="0"/>
      <w:marBottom w:val="0"/>
      <w:divBdr>
        <w:top w:val="none" w:sz="0" w:space="0" w:color="auto"/>
        <w:left w:val="none" w:sz="0" w:space="0" w:color="auto"/>
        <w:bottom w:val="none" w:sz="0" w:space="0" w:color="auto"/>
        <w:right w:val="none" w:sz="0" w:space="0" w:color="auto"/>
      </w:divBdr>
    </w:div>
    <w:div w:id="588655100">
      <w:bodyDiv w:val="1"/>
      <w:marLeft w:val="0"/>
      <w:marRight w:val="0"/>
      <w:marTop w:val="0"/>
      <w:marBottom w:val="0"/>
      <w:divBdr>
        <w:top w:val="none" w:sz="0" w:space="0" w:color="auto"/>
        <w:left w:val="none" w:sz="0" w:space="0" w:color="auto"/>
        <w:bottom w:val="none" w:sz="0" w:space="0" w:color="auto"/>
        <w:right w:val="none" w:sz="0" w:space="0" w:color="auto"/>
      </w:divBdr>
    </w:div>
    <w:div w:id="588923587">
      <w:bodyDiv w:val="1"/>
      <w:marLeft w:val="0"/>
      <w:marRight w:val="0"/>
      <w:marTop w:val="0"/>
      <w:marBottom w:val="0"/>
      <w:divBdr>
        <w:top w:val="none" w:sz="0" w:space="0" w:color="auto"/>
        <w:left w:val="none" w:sz="0" w:space="0" w:color="auto"/>
        <w:bottom w:val="none" w:sz="0" w:space="0" w:color="auto"/>
        <w:right w:val="none" w:sz="0" w:space="0" w:color="auto"/>
      </w:divBdr>
      <w:divsChild>
        <w:div w:id="1354964153">
          <w:marLeft w:val="480"/>
          <w:marRight w:val="0"/>
          <w:marTop w:val="0"/>
          <w:marBottom w:val="0"/>
          <w:divBdr>
            <w:top w:val="none" w:sz="0" w:space="0" w:color="auto"/>
            <w:left w:val="none" w:sz="0" w:space="0" w:color="auto"/>
            <w:bottom w:val="none" w:sz="0" w:space="0" w:color="auto"/>
            <w:right w:val="none" w:sz="0" w:space="0" w:color="auto"/>
          </w:divBdr>
        </w:div>
        <w:div w:id="560947319">
          <w:marLeft w:val="480"/>
          <w:marRight w:val="0"/>
          <w:marTop w:val="0"/>
          <w:marBottom w:val="0"/>
          <w:divBdr>
            <w:top w:val="none" w:sz="0" w:space="0" w:color="auto"/>
            <w:left w:val="none" w:sz="0" w:space="0" w:color="auto"/>
            <w:bottom w:val="none" w:sz="0" w:space="0" w:color="auto"/>
            <w:right w:val="none" w:sz="0" w:space="0" w:color="auto"/>
          </w:divBdr>
        </w:div>
        <w:div w:id="2057465764">
          <w:marLeft w:val="480"/>
          <w:marRight w:val="0"/>
          <w:marTop w:val="0"/>
          <w:marBottom w:val="0"/>
          <w:divBdr>
            <w:top w:val="none" w:sz="0" w:space="0" w:color="auto"/>
            <w:left w:val="none" w:sz="0" w:space="0" w:color="auto"/>
            <w:bottom w:val="none" w:sz="0" w:space="0" w:color="auto"/>
            <w:right w:val="none" w:sz="0" w:space="0" w:color="auto"/>
          </w:divBdr>
        </w:div>
        <w:div w:id="226572964">
          <w:marLeft w:val="480"/>
          <w:marRight w:val="0"/>
          <w:marTop w:val="0"/>
          <w:marBottom w:val="0"/>
          <w:divBdr>
            <w:top w:val="none" w:sz="0" w:space="0" w:color="auto"/>
            <w:left w:val="none" w:sz="0" w:space="0" w:color="auto"/>
            <w:bottom w:val="none" w:sz="0" w:space="0" w:color="auto"/>
            <w:right w:val="none" w:sz="0" w:space="0" w:color="auto"/>
          </w:divBdr>
        </w:div>
        <w:div w:id="623191660">
          <w:marLeft w:val="480"/>
          <w:marRight w:val="0"/>
          <w:marTop w:val="0"/>
          <w:marBottom w:val="0"/>
          <w:divBdr>
            <w:top w:val="none" w:sz="0" w:space="0" w:color="auto"/>
            <w:left w:val="none" w:sz="0" w:space="0" w:color="auto"/>
            <w:bottom w:val="none" w:sz="0" w:space="0" w:color="auto"/>
            <w:right w:val="none" w:sz="0" w:space="0" w:color="auto"/>
          </w:divBdr>
        </w:div>
        <w:div w:id="1111971220">
          <w:marLeft w:val="480"/>
          <w:marRight w:val="0"/>
          <w:marTop w:val="0"/>
          <w:marBottom w:val="0"/>
          <w:divBdr>
            <w:top w:val="none" w:sz="0" w:space="0" w:color="auto"/>
            <w:left w:val="none" w:sz="0" w:space="0" w:color="auto"/>
            <w:bottom w:val="none" w:sz="0" w:space="0" w:color="auto"/>
            <w:right w:val="none" w:sz="0" w:space="0" w:color="auto"/>
          </w:divBdr>
        </w:div>
        <w:div w:id="962925240">
          <w:marLeft w:val="480"/>
          <w:marRight w:val="0"/>
          <w:marTop w:val="0"/>
          <w:marBottom w:val="0"/>
          <w:divBdr>
            <w:top w:val="none" w:sz="0" w:space="0" w:color="auto"/>
            <w:left w:val="none" w:sz="0" w:space="0" w:color="auto"/>
            <w:bottom w:val="none" w:sz="0" w:space="0" w:color="auto"/>
            <w:right w:val="none" w:sz="0" w:space="0" w:color="auto"/>
          </w:divBdr>
        </w:div>
        <w:div w:id="579099986">
          <w:marLeft w:val="480"/>
          <w:marRight w:val="0"/>
          <w:marTop w:val="0"/>
          <w:marBottom w:val="0"/>
          <w:divBdr>
            <w:top w:val="none" w:sz="0" w:space="0" w:color="auto"/>
            <w:left w:val="none" w:sz="0" w:space="0" w:color="auto"/>
            <w:bottom w:val="none" w:sz="0" w:space="0" w:color="auto"/>
            <w:right w:val="none" w:sz="0" w:space="0" w:color="auto"/>
          </w:divBdr>
        </w:div>
        <w:div w:id="970860850">
          <w:marLeft w:val="480"/>
          <w:marRight w:val="0"/>
          <w:marTop w:val="0"/>
          <w:marBottom w:val="0"/>
          <w:divBdr>
            <w:top w:val="none" w:sz="0" w:space="0" w:color="auto"/>
            <w:left w:val="none" w:sz="0" w:space="0" w:color="auto"/>
            <w:bottom w:val="none" w:sz="0" w:space="0" w:color="auto"/>
            <w:right w:val="none" w:sz="0" w:space="0" w:color="auto"/>
          </w:divBdr>
        </w:div>
        <w:div w:id="766656463">
          <w:marLeft w:val="480"/>
          <w:marRight w:val="0"/>
          <w:marTop w:val="0"/>
          <w:marBottom w:val="0"/>
          <w:divBdr>
            <w:top w:val="none" w:sz="0" w:space="0" w:color="auto"/>
            <w:left w:val="none" w:sz="0" w:space="0" w:color="auto"/>
            <w:bottom w:val="none" w:sz="0" w:space="0" w:color="auto"/>
            <w:right w:val="none" w:sz="0" w:space="0" w:color="auto"/>
          </w:divBdr>
        </w:div>
        <w:div w:id="1988439725">
          <w:marLeft w:val="480"/>
          <w:marRight w:val="0"/>
          <w:marTop w:val="0"/>
          <w:marBottom w:val="0"/>
          <w:divBdr>
            <w:top w:val="none" w:sz="0" w:space="0" w:color="auto"/>
            <w:left w:val="none" w:sz="0" w:space="0" w:color="auto"/>
            <w:bottom w:val="none" w:sz="0" w:space="0" w:color="auto"/>
            <w:right w:val="none" w:sz="0" w:space="0" w:color="auto"/>
          </w:divBdr>
        </w:div>
        <w:div w:id="931429910">
          <w:marLeft w:val="480"/>
          <w:marRight w:val="0"/>
          <w:marTop w:val="0"/>
          <w:marBottom w:val="0"/>
          <w:divBdr>
            <w:top w:val="none" w:sz="0" w:space="0" w:color="auto"/>
            <w:left w:val="none" w:sz="0" w:space="0" w:color="auto"/>
            <w:bottom w:val="none" w:sz="0" w:space="0" w:color="auto"/>
            <w:right w:val="none" w:sz="0" w:space="0" w:color="auto"/>
          </w:divBdr>
        </w:div>
        <w:div w:id="717977853">
          <w:marLeft w:val="480"/>
          <w:marRight w:val="0"/>
          <w:marTop w:val="0"/>
          <w:marBottom w:val="0"/>
          <w:divBdr>
            <w:top w:val="none" w:sz="0" w:space="0" w:color="auto"/>
            <w:left w:val="none" w:sz="0" w:space="0" w:color="auto"/>
            <w:bottom w:val="none" w:sz="0" w:space="0" w:color="auto"/>
            <w:right w:val="none" w:sz="0" w:space="0" w:color="auto"/>
          </w:divBdr>
        </w:div>
        <w:div w:id="1221750567">
          <w:marLeft w:val="480"/>
          <w:marRight w:val="0"/>
          <w:marTop w:val="0"/>
          <w:marBottom w:val="0"/>
          <w:divBdr>
            <w:top w:val="none" w:sz="0" w:space="0" w:color="auto"/>
            <w:left w:val="none" w:sz="0" w:space="0" w:color="auto"/>
            <w:bottom w:val="none" w:sz="0" w:space="0" w:color="auto"/>
            <w:right w:val="none" w:sz="0" w:space="0" w:color="auto"/>
          </w:divBdr>
        </w:div>
        <w:div w:id="993873153">
          <w:marLeft w:val="480"/>
          <w:marRight w:val="0"/>
          <w:marTop w:val="0"/>
          <w:marBottom w:val="0"/>
          <w:divBdr>
            <w:top w:val="none" w:sz="0" w:space="0" w:color="auto"/>
            <w:left w:val="none" w:sz="0" w:space="0" w:color="auto"/>
            <w:bottom w:val="none" w:sz="0" w:space="0" w:color="auto"/>
            <w:right w:val="none" w:sz="0" w:space="0" w:color="auto"/>
          </w:divBdr>
        </w:div>
        <w:div w:id="1600021559">
          <w:marLeft w:val="480"/>
          <w:marRight w:val="0"/>
          <w:marTop w:val="0"/>
          <w:marBottom w:val="0"/>
          <w:divBdr>
            <w:top w:val="none" w:sz="0" w:space="0" w:color="auto"/>
            <w:left w:val="none" w:sz="0" w:space="0" w:color="auto"/>
            <w:bottom w:val="none" w:sz="0" w:space="0" w:color="auto"/>
            <w:right w:val="none" w:sz="0" w:space="0" w:color="auto"/>
          </w:divBdr>
        </w:div>
        <w:div w:id="1897735931">
          <w:marLeft w:val="480"/>
          <w:marRight w:val="0"/>
          <w:marTop w:val="0"/>
          <w:marBottom w:val="0"/>
          <w:divBdr>
            <w:top w:val="none" w:sz="0" w:space="0" w:color="auto"/>
            <w:left w:val="none" w:sz="0" w:space="0" w:color="auto"/>
            <w:bottom w:val="none" w:sz="0" w:space="0" w:color="auto"/>
            <w:right w:val="none" w:sz="0" w:space="0" w:color="auto"/>
          </w:divBdr>
        </w:div>
        <w:div w:id="2003048167">
          <w:marLeft w:val="480"/>
          <w:marRight w:val="0"/>
          <w:marTop w:val="0"/>
          <w:marBottom w:val="0"/>
          <w:divBdr>
            <w:top w:val="none" w:sz="0" w:space="0" w:color="auto"/>
            <w:left w:val="none" w:sz="0" w:space="0" w:color="auto"/>
            <w:bottom w:val="none" w:sz="0" w:space="0" w:color="auto"/>
            <w:right w:val="none" w:sz="0" w:space="0" w:color="auto"/>
          </w:divBdr>
        </w:div>
        <w:div w:id="1241451959">
          <w:marLeft w:val="480"/>
          <w:marRight w:val="0"/>
          <w:marTop w:val="0"/>
          <w:marBottom w:val="0"/>
          <w:divBdr>
            <w:top w:val="none" w:sz="0" w:space="0" w:color="auto"/>
            <w:left w:val="none" w:sz="0" w:space="0" w:color="auto"/>
            <w:bottom w:val="none" w:sz="0" w:space="0" w:color="auto"/>
            <w:right w:val="none" w:sz="0" w:space="0" w:color="auto"/>
          </w:divBdr>
        </w:div>
        <w:div w:id="2113744104">
          <w:marLeft w:val="480"/>
          <w:marRight w:val="0"/>
          <w:marTop w:val="0"/>
          <w:marBottom w:val="0"/>
          <w:divBdr>
            <w:top w:val="none" w:sz="0" w:space="0" w:color="auto"/>
            <w:left w:val="none" w:sz="0" w:space="0" w:color="auto"/>
            <w:bottom w:val="none" w:sz="0" w:space="0" w:color="auto"/>
            <w:right w:val="none" w:sz="0" w:space="0" w:color="auto"/>
          </w:divBdr>
        </w:div>
        <w:div w:id="1683387772">
          <w:marLeft w:val="480"/>
          <w:marRight w:val="0"/>
          <w:marTop w:val="0"/>
          <w:marBottom w:val="0"/>
          <w:divBdr>
            <w:top w:val="none" w:sz="0" w:space="0" w:color="auto"/>
            <w:left w:val="none" w:sz="0" w:space="0" w:color="auto"/>
            <w:bottom w:val="none" w:sz="0" w:space="0" w:color="auto"/>
            <w:right w:val="none" w:sz="0" w:space="0" w:color="auto"/>
          </w:divBdr>
        </w:div>
        <w:div w:id="140736480">
          <w:marLeft w:val="480"/>
          <w:marRight w:val="0"/>
          <w:marTop w:val="0"/>
          <w:marBottom w:val="0"/>
          <w:divBdr>
            <w:top w:val="none" w:sz="0" w:space="0" w:color="auto"/>
            <w:left w:val="none" w:sz="0" w:space="0" w:color="auto"/>
            <w:bottom w:val="none" w:sz="0" w:space="0" w:color="auto"/>
            <w:right w:val="none" w:sz="0" w:space="0" w:color="auto"/>
          </w:divBdr>
        </w:div>
        <w:div w:id="918060924">
          <w:marLeft w:val="480"/>
          <w:marRight w:val="0"/>
          <w:marTop w:val="0"/>
          <w:marBottom w:val="0"/>
          <w:divBdr>
            <w:top w:val="none" w:sz="0" w:space="0" w:color="auto"/>
            <w:left w:val="none" w:sz="0" w:space="0" w:color="auto"/>
            <w:bottom w:val="none" w:sz="0" w:space="0" w:color="auto"/>
            <w:right w:val="none" w:sz="0" w:space="0" w:color="auto"/>
          </w:divBdr>
        </w:div>
        <w:div w:id="1707637263">
          <w:marLeft w:val="480"/>
          <w:marRight w:val="0"/>
          <w:marTop w:val="0"/>
          <w:marBottom w:val="0"/>
          <w:divBdr>
            <w:top w:val="none" w:sz="0" w:space="0" w:color="auto"/>
            <w:left w:val="none" w:sz="0" w:space="0" w:color="auto"/>
            <w:bottom w:val="none" w:sz="0" w:space="0" w:color="auto"/>
            <w:right w:val="none" w:sz="0" w:space="0" w:color="auto"/>
          </w:divBdr>
        </w:div>
        <w:div w:id="2054846533">
          <w:marLeft w:val="480"/>
          <w:marRight w:val="0"/>
          <w:marTop w:val="0"/>
          <w:marBottom w:val="0"/>
          <w:divBdr>
            <w:top w:val="none" w:sz="0" w:space="0" w:color="auto"/>
            <w:left w:val="none" w:sz="0" w:space="0" w:color="auto"/>
            <w:bottom w:val="none" w:sz="0" w:space="0" w:color="auto"/>
            <w:right w:val="none" w:sz="0" w:space="0" w:color="auto"/>
          </w:divBdr>
        </w:div>
        <w:div w:id="890311403">
          <w:marLeft w:val="480"/>
          <w:marRight w:val="0"/>
          <w:marTop w:val="0"/>
          <w:marBottom w:val="0"/>
          <w:divBdr>
            <w:top w:val="none" w:sz="0" w:space="0" w:color="auto"/>
            <w:left w:val="none" w:sz="0" w:space="0" w:color="auto"/>
            <w:bottom w:val="none" w:sz="0" w:space="0" w:color="auto"/>
            <w:right w:val="none" w:sz="0" w:space="0" w:color="auto"/>
          </w:divBdr>
        </w:div>
        <w:div w:id="1935746692">
          <w:marLeft w:val="480"/>
          <w:marRight w:val="0"/>
          <w:marTop w:val="0"/>
          <w:marBottom w:val="0"/>
          <w:divBdr>
            <w:top w:val="none" w:sz="0" w:space="0" w:color="auto"/>
            <w:left w:val="none" w:sz="0" w:space="0" w:color="auto"/>
            <w:bottom w:val="none" w:sz="0" w:space="0" w:color="auto"/>
            <w:right w:val="none" w:sz="0" w:space="0" w:color="auto"/>
          </w:divBdr>
        </w:div>
      </w:divsChild>
    </w:div>
    <w:div w:id="588925939">
      <w:bodyDiv w:val="1"/>
      <w:marLeft w:val="0"/>
      <w:marRight w:val="0"/>
      <w:marTop w:val="0"/>
      <w:marBottom w:val="0"/>
      <w:divBdr>
        <w:top w:val="none" w:sz="0" w:space="0" w:color="auto"/>
        <w:left w:val="none" w:sz="0" w:space="0" w:color="auto"/>
        <w:bottom w:val="none" w:sz="0" w:space="0" w:color="auto"/>
        <w:right w:val="none" w:sz="0" w:space="0" w:color="auto"/>
      </w:divBdr>
    </w:div>
    <w:div w:id="589001694">
      <w:bodyDiv w:val="1"/>
      <w:marLeft w:val="0"/>
      <w:marRight w:val="0"/>
      <w:marTop w:val="0"/>
      <w:marBottom w:val="0"/>
      <w:divBdr>
        <w:top w:val="none" w:sz="0" w:space="0" w:color="auto"/>
        <w:left w:val="none" w:sz="0" w:space="0" w:color="auto"/>
        <w:bottom w:val="none" w:sz="0" w:space="0" w:color="auto"/>
        <w:right w:val="none" w:sz="0" w:space="0" w:color="auto"/>
      </w:divBdr>
    </w:div>
    <w:div w:id="589002314">
      <w:bodyDiv w:val="1"/>
      <w:marLeft w:val="0"/>
      <w:marRight w:val="0"/>
      <w:marTop w:val="0"/>
      <w:marBottom w:val="0"/>
      <w:divBdr>
        <w:top w:val="none" w:sz="0" w:space="0" w:color="auto"/>
        <w:left w:val="none" w:sz="0" w:space="0" w:color="auto"/>
        <w:bottom w:val="none" w:sz="0" w:space="0" w:color="auto"/>
        <w:right w:val="none" w:sz="0" w:space="0" w:color="auto"/>
      </w:divBdr>
    </w:div>
    <w:div w:id="589198262">
      <w:bodyDiv w:val="1"/>
      <w:marLeft w:val="0"/>
      <w:marRight w:val="0"/>
      <w:marTop w:val="0"/>
      <w:marBottom w:val="0"/>
      <w:divBdr>
        <w:top w:val="none" w:sz="0" w:space="0" w:color="auto"/>
        <w:left w:val="none" w:sz="0" w:space="0" w:color="auto"/>
        <w:bottom w:val="none" w:sz="0" w:space="0" w:color="auto"/>
        <w:right w:val="none" w:sz="0" w:space="0" w:color="auto"/>
      </w:divBdr>
    </w:div>
    <w:div w:id="589242045">
      <w:bodyDiv w:val="1"/>
      <w:marLeft w:val="0"/>
      <w:marRight w:val="0"/>
      <w:marTop w:val="0"/>
      <w:marBottom w:val="0"/>
      <w:divBdr>
        <w:top w:val="none" w:sz="0" w:space="0" w:color="auto"/>
        <w:left w:val="none" w:sz="0" w:space="0" w:color="auto"/>
        <w:bottom w:val="none" w:sz="0" w:space="0" w:color="auto"/>
        <w:right w:val="none" w:sz="0" w:space="0" w:color="auto"/>
      </w:divBdr>
    </w:div>
    <w:div w:id="589242515">
      <w:bodyDiv w:val="1"/>
      <w:marLeft w:val="0"/>
      <w:marRight w:val="0"/>
      <w:marTop w:val="0"/>
      <w:marBottom w:val="0"/>
      <w:divBdr>
        <w:top w:val="none" w:sz="0" w:space="0" w:color="auto"/>
        <w:left w:val="none" w:sz="0" w:space="0" w:color="auto"/>
        <w:bottom w:val="none" w:sz="0" w:space="0" w:color="auto"/>
        <w:right w:val="none" w:sz="0" w:space="0" w:color="auto"/>
      </w:divBdr>
    </w:div>
    <w:div w:id="589508364">
      <w:bodyDiv w:val="1"/>
      <w:marLeft w:val="0"/>
      <w:marRight w:val="0"/>
      <w:marTop w:val="0"/>
      <w:marBottom w:val="0"/>
      <w:divBdr>
        <w:top w:val="none" w:sz="0" w:space="0" w:color="auto"/>
        <w:left w:val="none" w:sz="0" w:space="0" w:color="auto"/>
        <w:bottom w:val="none" w:sz="0" w:space="0" w:color="auto"/>
        <w:right w:val="none" w:sz="0" w:space="0" w:color="auto"/>
      </w:divBdr>
    </w:div>
    <w:div w:id="589579674">
      <w:bodyDiv w:val="1"/>
      <w:marLeft w:val="0"/>
      <w:marRight w:val="0"/>
      <w:marTop w:val="0"/>
      <w:marBottom w:val="0"/>
      <w:divBdr>
        <w:top w:val="none" w:sz="0" w:space="0" w:color="auto"/>
        <w:left w:val="none" w:sz="0" w:space="0" w:color="auto"/>
        <w:bottom w:val="none" w:sz="0" w:space="0" w:color="auto"/>
        <w:right w:val="none" w:sz="0" w:space="0" w:color="auto"/>
      </w:divBdr>
    </w:div>
    <w:div w:id="589655566">
      <w:bodyDiv w:val="1"/>
      <w:marLeft w:val="0"/>
      <w:marRight w:val="0"/>
      <w:marTop w:val="0"/>
      <w:marBottom w:val="0"/>
      <w:divBdr>
        <w:top w:val="none" w:sz="0" w:space="0" w:color="auto"/>
        <w:left w:val="none" w:sz="0" w:space="0" w:color="auto"/>
        <w:bottom w:val="none" w:sz="0" w:space="0" w:color="auto"/>
        <w:right w:val="none" w:sz="0" w:space="0" w:color="auto"/>
      </w:divBdr>
    </w:div>
    <w:div w:id="589656750">
      <w:bodyDiv w:val="1"/>
      <w:marLeft w:val="0"/>
      <w:marRight w:val="0"/>
      <w:marTop w:val="0"/>
      <w:marBottom w:val="0"/>
      <w:divBdr>
        <w:top w:val="none" w:sz="0" w:space="0" w:color="auto"/>
        <w:left w:val="none" w:sz="0" w:space="0" w:color="auto"/>
        <w:bottom w:val="none" w:sz="0" w:space="0" w:color="auto"/>
        <w:right w:val="none" w:sz="0" w:space="0" w:color="auto"/>
      </w:divBdr>
    </w:div>
    <w:div w:id="589703397">
      <w:bodyDiv w:val="1"/>
      <w:marLeft w:val="0"/>
      <w:marRight w:val="0"/>
      <w:marTop w:val="0"/>
      <w:marBottom w:val="0"/>
      <w:divBdr>
        <w:top w:val="none" w:sz="0" w:space="0" w:color="auto"/>
        <w:left w:val="none" w:sz="0" w:space="0" w:color="auto"/>
        <w:bottom w:val="none" w:sz="0" w:space="0" w:color="auto"/>
        <w:right w:val="none" w:sz="0" w:space="0" w:color="auto"/>
      </w:divBdr>
    </w:div>
    <w:div w:id="589705547">
      <w:bodyDiv w:val="1"/>
      <w:marLeft w:val="0"/>
      <w:marRight w:val="0"/>
      <w:marTop w:val="0"/>
      <w:marBottom w:val="0"/>
      <w:divBdr>
        <w:top w:val="none" w:sz="0" w:space="0" w:color="auto"/>
        <w:left w:val="none" w:sz="0" w:space="0" w:color="auto"/>
        <w:bottom w:val="none" w:sz="0" w:space="0" w:color="auto"/>
        <w:right w:val="none" w:sz="0" w:space="0" w:color="auto"/>
      </w:divBdr>
      <w:divsChild>
        <w:div w:id="72895041">
          <w:marLeft w:val="480"/>
          <w:marRight w:val="0"/>
          <w:marTop w:val="0"/>
          <w:marBottom w:val="0"/>
          <w:divBdr>
            <w:top w:val="none" w:sz="0" w:space="0" w:color="auto"/>
            <w:left w:val="none" w:sz="0" w:space="0" w:color="auto"/>
            <w:bottom w:val="none" w:sz="0" w:space="0" w:color="auto"/>
            <w:right w:val="none" w:sz="0" w:space="0" w:color="auto"/>
          </w:divBdr>
        </w:div>
        <w:div w:id="81219205">
          <w:marLeft w:val="480"/>
          <w:marRight w:val="0"/>
          <w:marTop w:val="0"/>
          <w:marBottom w:val="0"/>
          <w:divBdr>
            <w:top w:val="none" w:sz="0" w:space="0" w:color="auto"/>
            <w:left w:val="none" w:sz="0" w:space="0" w:color="auto"/>
            <w:bottom w:val="none" w:sz="0" w:space="0" w:color="auto"/>
            <w:right w:val="none" w:sz="0" w:space="0" w:color="auto"/>
          </w:divBdr>
        </w:div>
        <w:div w:id="178469809">
          <w:marLeft w:val="480"/>
          <w:marRight w:val="0"/>
          <w:marTop w:val="0"/>
          <w:marBottom w:val="0"/>
          <w:divBdr>
            <w:top w:val="none" w:sz="0" w:space="0" w:color="auto"/>
            <w:left w:val="none" w:sz="0" w:space="0" w:color="auto"/>
            <w:bottom w:val="none" w:sz="0" w:space="0" w:color="auto"/>
            <w:right w:val="none" w:sz="0" w:space="0" w:color="auto"/>
          </w:divBdr>
        </w:div>
        <w:div w:id="189487992">
          <w:marLeft w:val="480"/>
          <w:marRight w:val="0"/>
          <w:marTop w:val="0"/>
          <w:marBottom w:val="0"/>
          <w:divBdr>
            <w:top w:val="none" w:sz="0" w:space="0" w:color="auto"/>
            <w:left w:val="none" w:sz="0" w:space="0" w:color="auto"/>
            <w:bottom w:val="none" w:sz="0" w:space="0" w:color="auto"/>
            <w:right w:val="none" w:sz="0" w:space="0" w:color="auto"/>
          </w:divBdr>
        </w:div>
        <w:div w:id="196042686">
          <w:marLeft w:val="480"/>
          <w:marRight w:val="0"/>
          <w:marTop w:val="0"/>
          <w:marBottom w:val="0"/>
          <w:divBdr>
            <w:top w:val="none" w:sz="0" w:space="0" w:color="auto"/>
            <w:left w:val="none" w:sz="0" w:space="0" w:color="auto"/>
            <w:bottom w:val="none" w:sz="0" w:space="0" w:color="auto"/>
            <w:right w:val="none" w:sz="0" w:space="0" w:color="auto"/>
          </w:divBdr>
        </w:div>
        <w:div w:id="248196721">
          <w:marLeft w:val="480"/>
          <w:marRight w:val="0"/>
          <w:marTop w:val="0"/>
          <w:marBottom w:val="0"/>
          <w:divBdr>
            <w:top w:val="none" w:sz="0" w:space="0" w:color="auto"/>
            <w:left w:val="none" w:sz="0" w:space="0" w:color="auto"/>
            <w:bottom w:val="none" w:sz="0" w:space="0" w:color="auto"/>
            <w:right w:val="none" w:sz="0" w:space="0" w:color="auto"/>
          </w:divBdr>
        </w:div>
        <w:div w:id="328753677">
          <w:marLeft w:val="480"/>
          <w:marRight w:val="0"/>
          <w:marTop w:val="0"/>
          <w:marBottom w:val="0"/>
          <w:divBdr>
            <w:top w:val="none" w:sz="0" w:space="0" w:color="auto"/>
            <w:left w:val="none" w:sz="0" w:space="0" w:color="auto"/>
            <w:bottom w:val="none" w:sz="0" w:space="0" w:color="auto"/>
            <w:right w:val="none" w:sz="0" w:space="0" w:color="auto"/>
          </w:divBdr>
        </w:div>
        <w:div w:id="367804775">
          <w:marLeft w:val="480"/>
          <w:marRight w:val="0"/>
          <w:marTop w:val="0"/>
          <w:marBottom w:val="0"/>
          <w:divBdr>
            <w:top w:val="none" w:sz="0" w:space="0" w:color="auto"/>
            <w:left w:val="none" w:sz="0" w:space="0" w:color="auto"/>
            <w:bottom w:val="none" w:sz="0" w:space="0" w:color="auto"/>
            <w:right w:val="none" w:sz="0" w:space="0" w:color="auto"/>
          </w:divBdr>
        </w:div>
        <w:div w:id="391194519">
          <w:marLeft w:val="480"/>
          <w:marRight w:val="0"/>
          <w:marTop w:val="0"/>
          <w:marBottom w:val="0"/>
          <w:divBdr>
            <w:top w:val="none" w:sz="0" w:space="0" w:color="auto"/>
            <w:left w:val="none" w:sz="0" w:space="0" w:color="auto"/>
            <w:bottom w:val="none" w:sz="0" w:space="0" w:color="auto"/>
            <w:right w:val="none" w:sz="0" w:space="0" w:color="auto"/>
          </w:divBdr>
        </w:div>
        <w:div w:id="415440736">
          <w:marLeft w:val="480"/>
          <w:marRight w:val="0"/>
          <w:marTop w:val="0"/>
          <w:marBottom w:val="0"/>
          <w:divBdr>
            <w:top w:val="none" w:sz="0" w:space="0" w:color="auto"/>
            <w:left w:val="none" w:sz="0" w:space="0" w:color="auto"/>
            <w:bottom w:val="none" w:sz="0" w:space="0" w:color="auto"/>
            <w:right w:val="none" w:sz="0" w:space="0" w:color="auto"/>
          </w:divBdr>
        </w:div>
        <w:div w:id="457722821">
          <w:marLeft w:val="480"/>
          <w:marRight w:val="0"/>
          <w:marTop w:val="0"/>
          <w:marBottom w:val="0"/>
          <w:divBdr>
            <w:top w:val="none" w:sz="0" w:space="0" w:color="auto"/>
            <w:left w:val="none" w:sz="0" w:space="0" w:color="auto"/>
            <w:bottom w:val="none" w:sz="0" w:space="0" w:color="auto"/>
            <w:right w:val="none" w:sz="0" w:space="0" w:color="auto"/>
          </w:divBdr>
        </w:div>
        <w:div w:id="485630634">
          <w:marLeft w:val="480"/>
          <w:marRight w:val="0"/>
          <w:marTop w:val="0"/>
          <w:marBottom w:val="0"/>
          <w:divBdr>
            <w:top w:val="none" w:sz="0" w:space="0" w:color="auto"/>
            <w:left w:val="none" w:sz="0" w:space="0" w:color="auto"/>
            <w:bottom w:val="none" w:sz="0" w:space="0" w:color="auto"/>
            <w:right w:val="none" w:sz="0" w:space="0" w:color="auto"/>
          </w:divBdr>
        </w:div>
        <w:div w:id="515770399">
          <w:marLeft w:val="480"/>
          <w:marRight w:val="0"/>
          <w:marTop w:val="0"/>
          <w:marBottom w:val="0"/>
          <w:divBdr>
            <w:top w:val="none" w:sz="0" w:space="0" w:color="auto"/>
            <w:left w:val="none" w:sz="0" w:space="0" w:color="auto"/>
            <w:bottom w:val="none" w:sz="0" w:space="0" w:color="auto"/>
            <w:right w:val="none" w:sz="0" w:space="0" w:color="auto"/>
          </w:divBdr>
        </w:div>
        <w:div w:id="545601193">
          <w:marLeft w:val="480"/>
          <w:marRight w:val="0"/>
          <w:marTop w:val="0"/>
          <w:marBottom w:val="0"/>
          <w:divBdr>
            <w:top w:val="none" w:sz="0" w:space="0" w:color="auto"/>
            <w:left w:val="none" w:sz="0" w:space="0" w:color="auto"/>
            <w:bottom w:val="none" w:sz="0" w:space="0" w:color="auto"/>
            <w:right w:val="none" w:sz="0" w:space="0" w:color="auto"/>
          </w:divBdr>
        </w:div>
        <w:div w:id="580723040">
          <w:marLeft w:val="480"/>
          <w:marRight w:val="0"/>
          <w:marTop w:val="0"/>
          <w:marBottom w:val="0"/>
          <w:divBdr>
            <w:top w:val="none" w:sz="0" w:space="0" w:color="auto"/>
            <w:left w:val="none" w:sz="0" w:space="0" w:color="auto"/>
            <w:bottom w:val="none" w:sz="0" w:space="0" w:color="auto"/>
            <w:right w:val="none" w:sz="0" w:space="0" w:color="auto"/>
          </w:divBdr>
        </w:div>
        <w:div w:id="619728237">
          <w:marLeft w:val="480"/>
          <w:marRight w:val="0"/>
          <w:marTop w:val="0"/>
          <w:marBottom w:val="0"/>
          <w:divBdr>
            <w:top w:val="none" w:sz="0" w:space="0" w:color="auto"/>
            <w:left w:val="none" w:sz="0" w:space="0" w:color="auto"/>
            <w:bottom w:val="none" w:sz="0" w:space="0" w:color="auto"/>
            <w:right w:val="none" w:sz="0" w:space="0" w:color="auto"/>
          </w:divBdr>
        </w:div>
        <w:div w:id="684359371">
          <w:marLeft w:val="480"/>
          <w:marRight w:val="0"/>
          <w:marTop w:val="0"/>
          <w:marBottom w:val="0"/>
          <w:divBdr>
            <w:top w:val="none" w:sz="0" w:space="0" w:color="auto"/>
            <w:left w:val="none" w:sz="0" w:space="0" w:color="auto"/>
            <w:bottom w:val="none" w:sz="0" w:space="0" w:color="auto"/>
            <w:right w:val="none" w:sz="0" w:space="0" w:color="auto"/>
          </w:divBdr>
        </w:div>
        <w:div w:id="718749222">
          <w:marLeft w:val="480"/>
          <w:marRight w:val="0"/>
          <w:marTop w:val="0"/>
          <w:marBottom w:val="0"/>
          <w:divBdr>
            <w:top w:val="none" w:sz="0" w:space="0" w:color="auto"/>
            <w:left w:val="none" w:sz="0" w:space="0" w:color="auto"/>
            <w:bottom w:val="none" w:sz="0" w:space="0" w:color="auto"/>
            <w:right w:val="none" w:sz="0" w:space="0" w:color="auto"/>
          </w:divBdr>
        </w:div>
        <w:div w:id="777793466">
          <w:marLeft w:val="480"/>
          <w:marRight w:val="0"/>
          <w:marTop w:val="0"/>
          <w:marBottom w:val="0"/>
          <w:divBdr>
            <w:top w:val="none" w:sz="0" w:space="0" w:color="auto"/>
            <w:left w:val="none" w:sz="0" w:space="0" w:color="auto"/>
            <w:bottom w:val="none" w:sz="0" w:space="0" w:color="auto"/>
            <w:right w:val="none" w:sz="0" w:space="0" w:color="auto"/>
          </w:divBdr>
        </w:div>
        <w:div w:id="790974395">
          <w:marLeft w:val="480"/>
          <w:marRight w:val="0"/>
          <w:marTop w:val="0"/>
          <w:marBottom w:val="0"/>
          <w:divBdr>
            <w:top w:val="none" w:sz="0" w:space="0" w:color="auto"/>
            <w:left w:val="none" w:sz="0" w:space="0" w:color="auto"/>
            <w:bottom w:val="none" w:sz="0" w:space="0" w:color="auto"/>
            <w:right w:val="none" w:sz="0" w:space="0" w:color="auto"/>
          </w:divBdr>
        </w:div>
        <w:div w:id="796487645">
          <w:marLeft w:val="480"/>
          <w:marRight w:val="0"/>
          <w:marTop w:val="0"/>
          <w:marBottom w:val="0"/>
          <w:divBdr>
            <w:top w:val="none" w:sz="0" w:space="0" w:color="auto"/>
            <w:left w:val="none" w:sz="0" w:space="0" w:color="auto"/>
            <w:bottom w:val="none" w:sz="0" w:space="0" w:color="auto"/>
            <w:right w:val="none" w:sz="0" w:space="0" w:color="auto"/>
          </w:divBdr>
        </w:div>
        <w:div w:id="816260182">
          <w:marLeft w:val="480"/>
          <w:marRight w:val="0"/>
          <w:marTop w:val="0"/>
          <w:marBottom w:val="0"/>
          <w:divBdr>
            <w:top w:val="none" w:sz="0" w:space="0" w:color="auto"/>
            <w:left w:val="none" w:sz="0" w:space="0" w:color="auto"/>
            <w:bottom w:val="none" w:sz="0" w:space="0" w:color="auto"/>
            <w:right w:val="none" w:sz="0" w:space="0" w:color="auto"/>
          </w:divBdr>
        </w:div>
        <w:div w:id="851721262">
          <w:marLeft w:val="480"/>
          <w:marRight w:val="0"/>
          <w:marTop w:val="0"/>
          <w:marBottom w:val="0"/>
          <w:divBdr>
            <w:top w:val="none" w:sz="0" w:space="0" w:color="auto"/>
            <w:left w:val="none" w:sz="0" w:space="0" w:color="auto"/>
            <w:bottom w:val="none" w:sz="0" w:space="0" w:color="auto"/>
            <w:right w:val="none" w:sz="0" w:space="0" w:color="auto"/>
          </w:divBdr>
        </w:div>
        <w:div w:id="899443648">
          <w:marLeft w:val="480"/>
          <w:marRight w:val="0"/>
          <w:marTop w:val="0"/>
          <w:marBottom w:val="0"/>
          <w:divBdr>
            <w:top w:val="none" w:sz="0" w:space="0" w:color="auto"/>
            <w:left w:val="none" w:sz="0" w:space="0" w:color="auto"/>
            <w:bottom w:val="none" w:sz="0" w:space="0" w:color="auto"/>
            <w:right w:val="none" w:sz="0" w:space="0" w:color="auto"/>
          </w:divBdr>
        </w:div>
      </w:divsChild>
    </w:div>
    <w:div w:id="589779283">
      <w:bodyDiv w:val="1"/>
      <w:marLeft w:val="0"/>
      <w:marRight w:val="0"/>
      <w:marTop w:val="0"/>
      <w:marBottom w:val="0"/>
      <w:divBdr>
        <w:top w:val="none" w:sz="0" w:space="0" w:color="auto"/>
        <w:left w:val="none" w:sz="0" w:space="0" w:color="auto"/>
        <w:bottom w:val="none" w:sz="0" w:space="0" w:color="auto"/>
        <w:right w:val="none" w:sz="0" w:space="0" w:color="auto"/>
      </w:divBdr>
    </w:div>
    <w:div w:id="590041049">
      <w:bodyDiv w:val="1"/>
      <w:marLeft w:val="0"/>
      <w:marRight w:val="0"/>
      <w:marTop w:val="0"/>
      <w:marBottom w:val="0"/>
      <w:divBdr>
        <w:top w:val="none" w:sz="0" w:space="0" w:color="auto"/>
        <w:left w:val="none" w:sz="0" w:space="0" w:color="auto"/>
        <w:bottom w:val="none" w:sz="0" w:space="0" w:color="auto"/>
        <w:right w:val="none" w:sz="0" w:space="0" w:color="auto"/>
      </w:divBdr>
    </w:div>
    <w:div w:id="590042084">
      <w:bodyDiv w:val="1"/>
      <w:marLeft w:val="0"/>
      <w:marRight w:val="0"/>
      <w:marTop w:val="0"/>
      <w:marBottom w:val="0"/>
      <w:divBdr>
        <w:top w:val="none" w:sz="0" w:space="0" w:color="auto"/>
        <w:left w:val="none" w:sz="0" w:space="0" w:color="auto"/>
        <w:bottom w:val="none" w:sz="0" w:space="0" w:color="auto"/>
        <w:right w:val="none" w:sz="0" w:space="0" w:color="auto"/>
      </w:divBdr>
    </w:div>
    <w:div w:id="590091611">
      <w:bodyDiv w:val="1"/>
      <w:marLeft w:val="0"/>
      <w:marRight w:val="0"/>
      <w:marTop w:val="0"/>
      <w:marBottom w:val="0"/>
      <w:divBdr>
        <w:top w:val="none" w:sz="0" w:space="0" w:color="auto"/>
        <w:left w:val="none" w:sz="0" w:space="0" w:color="auto"/>
        <w:bottom w:val="none" w:sz="0" w:space="0" w:color="auto"/>
        <w:right w:val="none" w:sz="0" w:space="0" w:color="auto"/>
      </w:divBdr>
    </w:div>
    <w:div w:id="590160280">
      <w:bodyDiv w:val="1"/>
      <w:marLeft w:val="0"/>
      <w:marRight w:val="0"/>
      <w:marTop w:val="0"/>
      <w:marBottom w:val="0"/>
      <w:divBdr>
        <w:top w:val="none" w:sz="0" w:space="0" w:color="auto"/>
        <w:left w:val="none" w:sz="0" w:space="0" w:color="auto"/>
        <w:bottom w:val="none" w:sz="0" w:space="0" w:color="auto"/>
        <w:right w:val="none" w:sz="0" w:space="0" w:color="auto"/>
      </w:divBdr>
    </w:div>
    <w:div w:id="590168064">
      <w:bodyDiv w:val="1"/>
      <w:marLeft w:val="0"/>
      <w:marRight w:val="0"/>
      <w:marTop w:val="0"/>
      <w:marBottom w:val="0"/>
      <w:divBdr>
        <w:top w:val="none" w:sz="0" w:space="0" w:color="auto"/>
        <w:left w:val="none" w:sz="0" w:space="0" w:color="auto"/>
        <w:bottom w:val="none" w:sz="0" w:space="0" w:color="auto"/>
        <w:right w:val="none" w:sz="0" w:space="0" w:color="auto"/>
      </w:divBdr>
    </w:div>
    <w:div w:id="590242749">
      <w:bodyDiv w:val="1"/>
      <w:marLeft w:val="0"/>
      <w:marRight w:val="0"/>
      <w:marTop w:val="0"/>
      <w:marBottom w:val="0"/>
      <w:divBdr>
        <w:top w:val="none" w:sz="0" w:space="0" w:color="auto"/>
        <w:left w:val="none" w:sz="0" w:space="0" w:color="auto"/>
        <w:bottom w:val="none" w:sz="0" w:space="0" w:color="auto"/>
        <w:right w:val="none" w:sz="0" w:space="0" w:color="auto"/>
      </w:divBdr>
    </w:div>
    <w:div w:id="590284025">
      <w:bodyDiv w:val="1"/>
      <w:marLeft w:val="0"/>
      <w:marRight w:val="0"/>
      <w:marTop w:val="0"/>
      <w:marBottom w:val="0"/>
      <w:divBdr>
        <w:top w:val="none" w:sz="0" w:space="0" w:color="auto"/>
        <w:left w:val="none" w:sz="0" w:space="0" w:color="auto"/>
        <w:bottom w:val="none" w:sz="0" w:space="0" w:color="auto"/>
        <w:right w:val="none" w:sz="0" w:space="0" w:color="auto"/>
      </w:divBdr>
    </w:div>
    <w:div w:id="590310394">
      <w:bodyDiv w:val="1"/>
      <w:marLeft w:val="0"/>
      <w:marRight w:val="0"/>
      <w:marTop w:val="0"/>
      <w:marBottom w:val="0"/>
      <w:divBdr>
        <w:top w:val="none" w:sz="0" w:space="0" w:color="auto"/>
        <w:left w:val="none" w:sz="0" w:space="0" w:color="auto"/>
        <w:bottom w:val="none" w:sz="0" w:space="0" w:color="auto"/>
        <w:right w:val="none" w:sz="0" w:space="0" w:color="auto"/>
      </w:divBdr>
    </w:div>
    <w:div w:id="590429350">
      <w:bodyDiv w:val="1"/>
      <w:marLeft w:val="0"/>
      <w:marRight w:val="0"/>
      <w:marTop w:val="0"/>
      <w:marBottom w:val="0"/>
      <w:divBdr>
        <w:top w:val="none" w:sz="0" w:space="0" w:color="auto"/>
        <w:left w:val="none" w:sz="0" w:space="0" w:color="auto"/>
        <w:bottom w:val="none" w:sz="0" w:space="0" w:color="auto"/>
        <w:right w:val="none" w:sz="0" w:space="0" w:color="auto"/>
      </w:divBdr>
    </w:div>
    <w:div w:id="590436194">
      <w:bodyDiv w:val="1"/>
      <w:marLeft w:val="0"/>
      <w:marRight w:val="0"/>
      <w:marTop w:val="0"/>
      <w:marBottom w:val="0"/>
      <w:divBdr>
        <w:top w:val="none" w:sz="0" w:space="0" w:color="auto"/>
        <w:left w:val="none" w:sz="0" w:space="0" w:color="auto"/>
        <w:bottom w:val="none" w:sz="0" w:space="0" w:color="auto"/>
        <w:right w:val="none" w:sz="0" w:space="0" w:color="auto"/>
      </w:divBdr>
    </w:div>
    <w:div w:id="590508276">
      <w:bodyDiv w:val="1"/>
      <w:marLeft w:val="0"/>
      <w:marRight w:val="0"/>
      <w:marTop w:val="0"/>
      <w:marBottom w:val="0"/>
      <w:divBdr>
        <w:top w:val="none" w:sz="0" w:space="0" w:color="auto"/>
        <w:left w:val="none" w:sz="0" w:space="0" w:color="auto"/>
        <w:bottom w:val="none" w:sz="0" w:space="0" w:color="auto"/>
        <w:right w:val="none" w:sz="0" w:space="0" w:color="auto"/>
      </w:divBdr>
    </w:div>
    <w:div w:id="590552263">
      <w:bodyDiv w:val="1"/>
      <w:marLeft w:val="0"/>
      <w:marRight w:val="0"/>
      <w:marTop w:val="0"/>
      <w:marBottom w:val="0"/>
      <w:divBdr>
        <w:top w:val="none" w:sz="0" w:space="0" w:color="auto"/>
        <w:left w:val="none" w:sz="0" w:space="0" w:color="auto"/>
        <w:bottom w:val="none" w:sz="0" w:space="0" w:color="auto"/>
        <w:right w:val="none" w:sz="0" w:space="0" w:color="auto"/>
      </w:divBdr>
    </w:div>
    <w:div w:id="590624961">
      <w:bodyDiv w:val="1"/>
      <w:marLeft w:val="0"/>
      <w:marRight w:val="0"/>
      <w:marTop w:val="0"/>
      <w:marBottom w:val="0"/>
      <w:divBdr>
        <w:top w:val="none" w:sz="0" w:space="0" w:color="auto"/>
        <w:left w:val="none" w:sz="0" w:space="0" w:color="auto"/>
        <w:bottom w:val="none" w:sz="0" w:space="0" w:color="auto"/>
        <w:right w:val="none" w:sz="0" w:space="0" w:color="auto"/>
      </w:divBdr>
    </w:div>
    <w:div w:id="590744691">
      <w:bodyDiv w:val="1"/>
      <w:marLeft w:val="0"/>
      <w:marRight w:val="0"/>
      <w:marTop w:val="0"/>
      <w:marBottom w:val="0"/>
      <w:divBdr>
        <w:top w:val="none" w:sz="0" w:space="0" w:color="auto"/>
        <w:left w:val="none" w:sz="0" w:space="0" w:color="auto"/>
        <w:bottom w:val="none" w:sz="0" w:space="0" w:color="auto"/>
        <w:right w:val="none" w:sz="0" w:space="0" w:color="auto"/>
      </w:divBdr>
    </w:div>
    <w:div w:id="590898686">
      <w:bodyDiv w:val="1"/>
      <w:marLeft w:val="0"/>
      <w:marRight w:val="0"/>
      <w:marTop w:val="0"/>
      <w:marBottom w:val="0"/>
      <w:divBdr>
        <w:top w:val="none" w:sz="0" w:space="0" w:color="auto"/>
        <w:left w:val="none" w:sz="0" w:space="0" w:color="auto"/>
        <w:bottom w:val="none" w:sz="0" w:space="0" w:color="auto"/>
        <w:right w:val="none" w:sz="0" w:space="0" w:color="auto"/>
      </w:divBdr>
    </w:div>
    <w:div w:id="591008158">
      <w:bodyDiv w:val="1"/>
      <w:marLeft w:val="0"/>
      <w:marRight w:val="0"/>
      <w:marTop w:val="0"/>
      <w:marBottom w:val="0"/>
      <w:divBdr>
        <w:top w:val="none" w:sz="0" w:space="0" w:color="auto"/>
        <w:left w:val="none" w:sz="0" w:space="0" w:color="auto"/>
        <w:bottom w:val="none" w:sz="0" w:space="0" w:color="auto"/>
        <w:right w:val="none" w:sz="0" w:space="0" w:color="auto"/>
      </w:divBdr>
    </w:div>
    <w:div w:id="591083668">
      <w:bodyDiv w:val="1"/>
      <w:marLeft w:val="0"/>
      <w:marRight w:val="0"/>
      <w:marTop w:val="0"/>
      <w:marBottom w:val="0"/>
      <w:divBdr>
        <w:top w:val="none" w:sz="0" w:space="0" w:color="auto"/>
        <w:left w:val="none" w:sz="0" w:space="0" w:color="auto"/>
        <w:bottom w:val="none" w:sz="0" w:space="0" w:color="auto"/>
        <w:right w:val="none" w:sz="0" w:space="0" w:color="auto"/>
      </w:divBdr>
    </w:div>
    <w:div w:id="591208516">
      <w:bodyDiv w:val="1"/>
      <w:marLeft w:val="0"/>
      <w:marRight w:val="0"/>
      <w:marTop w:val="0"/>
      <w:marBottom w:val="0"/>
      <w:divBdr>
        <w:top w:val="none" w:sz="0" w:space="0" w:color="auto"/>
        <w:left w:val="none" w:sz="0" w:space="0" w:color="auto"/>
        <w:bottom w:val="none" w:sz="0" w:space="0" w:color="auto"/>
        <w:right w:val="none" w:sz="0" w:space="0" w:color="auto"/>
      </w:divBdr>
    </w:div>
    <w:div w:id="591355710">
      <w:bodyDiv w:val="1"/>
      <w:marLeft w:val="0"/>
      <w:marRight w:val="0"/>
      <w:marTop w:val="0"/>
      <w:marBottom w:val="0"/>
      <w:divBdr>
        <w:top w:val="none" w:sz="0" w:space="0" w:color="auto"/>
        <w:left w:val="none" w:sz="0" w:space="0" w:color="auto"/>
        <w:bottom w:val="none" w:sz="0" w:space="0" w:color="auto"/>
        <w:right w:val="none" w:sz="0" w:space="0" w:color="auto"/>
      </w:divBdr>
    </w:div>
    <w:div w:id="591663457">
      <w:bodyDiv w:val="1"/>
      <w:marLeft w:val="0"/>
      <w:marRight w:val="0"/>
      <w:marTop w:val="0"/>
      <w:marBottom w:val="0"/>
      <w:divBdr>
        <w:top w:val="none" w:sz="0" w:space="0" w:color="auto"/>
        <w:left w:val="none" w:sz="0" w:space="0" w:color="auto"/>
        <w:bottom w:val="none" w:sz="0" w:space="0" w:color="auto"/>
        <w:right w:val="none" w:sz="0" w:space="0" w:color="auto"/>
      </w:divBdr>
    </w:div>
    <w:div w:id="591668362">
      <w:bodyDiv w:val="1"/>
      <w:marLeft w:val="0"/>
      <w:marRight w:val="0"/>
      <w:marTop w:val="0"/>
      <w:marBottom w:val="0"/>
      <w:divBdr>
        <w:top w:val="none" w:sz="0" w:space="0" w:color="auto"/>
        <w:left w:val="none" w:sz="0" w:space="0" w:color="auto"/>
        <w:bottom w:val="none" w:sz="0" w:space="0" w:color="auto"/>
        <w:right w:val="none" w:sz="0" w:space="0" w:color="auto"/>
      </w:divBdr>
    </w:div>
    <w:div w:id="591813365">
      <w:bodyDiv w:val="1"/>
      <w:marLeft w:val="0"/>
      <w:marRight w:val="0"/>
      <w:marTop w:val="0"/>
      <w:marBottom w:val="0"/>
      <w:divBdr>
        <w:top w:val="none" w:sz="0" w:space="0" w:color="auto"/>
        <w:left w:val="none" w:sz="0" w:space="0" w:color="auto"/>
        <w:bottom w:val="none" w:sz="0" w:space="0" w:color="auto"/>
        <w:right w:val="none" w:sz="0" w:space="0" w:color="auto"/>
      </w:divBdr>
    </w:div>
    <w:div w:id="591815542">
      <w:bodyDiv w:val="1"/>
      <w:marLeft w:val="0"/>
      <w:marRight w:val="0"/>
      <w:marTop w:val="0"/>
      <w:marBottom w:val="0"/>
      <w:divBdr>
        <w:top w:val="none" w:sz="0" w:space="0" w:color="auto"/>
        <w:left w:val="none" w:sz="0" w:space="0" w:color="auto"/>
        <w:bottom w:val="none" w:sz="0" w:space="0" w:color="auto"/>
        <w:right w:val="none" w:sz="0" w:space="0" w:color="auto"/>
      </w:divBdr>
    </w:div>
    <w:div w:id="591936808">
      <w:bodyDiv w:val="1"/>
      <w:marLeft w:val="0"/>
      <w:marRight w:val="0"/>
      <w:marTop w:val="0"/>
      <w:marBottom w:val="0"/>
      <w:divBdr>
        <w:top w:val="none" w:sz="0" w:space="0" w:color="auto"/>
        <w:left w:val="none" w:sz="0" w:space="0" w:color="auto"/>
        <w:bottom w:val="none" w:sz="0" w:space="0" w:color="auto"/>
        <w:right w:val="none" w:sz="0" w:space="0" w:color="auto"/>
      </w:divBdr>
      <w:divsChild>
        <w:div w:id="30498521">
          <w:marLeft w:val="480"/>
          <w:marRight w:val="0"/>
          <w:marTop w:val="0"/>
          <w:marBottom w:val="0"/>
          <w:divBdr>
            <w:top w:val="none" w:sz="0" w:space="0" w:color="auto"/>
            <w:left w:val="none" w:sz="0" w:space="0" w:color="auto"/>
            <w:bottom w:val="none" w:sz="0" w:space="0" w:color="auto"/>
            <w:right w:val="none" w:sz="0" w:space="0" w:color="auto"/>
          </w:divBdr>
        </w:div>
        <w:div w:id="33234122">
          <w:marLeft w:val="480"/>
          <w:marRight w:val="0"/>
          <w:marTop w:val="0"/>
          <w:marBottom w:val="0"/>
          <w:divBdr>
            <w:top w:val="none" w:sz="0" w:space="0" w:color="auto"/>
            <w:left w:val="none" w:sz="0" w:space="0" w:color="auto"/>
            <w:bottom w:val="none" w:sz="0" w:space="0" w:color="auto"/>
            <w:right w:val="none" w:sz="0" w:space="0" w:color="auto"/>
          </w:divBdr>
        </w:div>
        <w:div w:id="82117815">
          <w:marLeft w:val="480"/>
          <w:marRight w:val="0"/>
          <w:marTop w:val="0"/>
          <w:marBottom w:val="0"/>
          <w:divBdr>
            <w:top w:val="none" w:sz="0" w:space="0" w:color="auto"/>
            <w:left w:val="none" w:sz="0" w:space="0" w:color="auto"/>
            <w:bottom w:val="none" w:sz="0" w:space="0" w:color="auto"/>
            <w:right w:val="none" w:sz="0" w:space="0" w:color="auto"/>
          </w:divBdr>
        </w:div>
        <w:div w:id="89933831">
          <w:marLeft w:val="480"/>
          <w:marRight w:val="0"/>
          <w:marTop w:val="0"/>
          <w:marBottom w:val="0"/>
          <w:divBdr>
            <w:top w:val="none" w:sz="0" w:space="0" w:color="auto"/>
            <w:left w:val="none" w:sz="0" w:space="0" w:color="auto"/>
            <w:bottom w:val="none" w:sz="0" w:space="0" w:color="auto"/>
            <w:right w:val="none" w:sz="0" w:space="0" w:color="auto"/>
          </w:divBdr>
        </w:div>
        <w:div w:id="96560913">
          <w:marLeft w:val="480"/>
          <w:marRight w:val="0"/>
          <w:marTop w:val="0"/>
          <w:marBottom w:val="0"/>
          <w:divBdr>
            <w:top w:val="none" w:sz="0" w:space="0" w:color="auto"/>
            <w:left w:val="none" w:sz="0" w:space="0" w:color="auto"/>
            <w:bottom w:val="none" w:sz="0" w:space="0" w:color="auto"/>
            <w:right w:val="none" w:sz="0" w:space="0" w:color="auto"/>
          </w:divBdr>
        </w:div>
        <w:div w:id="160508128">
          <w:marLeft w:val="480"/>
          <w:marRight w:val="0"/>
          <w:marTop w:val="0"/>
          <w:marBottom w:val="0"/>
          <w:divBdr>
            <w:top w:val="none" w:sz="0" w:space="0" w:color="auto"/>
            <w:left w:val="none" w:sz="0" w:space="0" w:color="auto"/>
            <w:bottom w:val="none" w:sz="0" w:space="0" w:color="auto"/>
            <w:right w:val="none" w:sz="0" w:space="0" w:color="auto"/>
          </w:divBdr>
        </w:div>
        <w:div w:id="165901259">
          <w:marLeft w:val="480"/>
          <w:marRight w:val="0"/>
          <w:marTop w:val="0"/>
          <w:marBottom w:val="0"/>
          <w:divBdr>
            <w:top w:val="none" w:sz="0" w:space="0" w:color="auto"/>
            <w:left w:val="none" w:sz="0" w:space="0" w:color="auto"/>
            <w:bottom w:val="none" w:sz="0" w:space="0" w:color="auto"/>
            <w:right w:val="none" w:sz="0" w:space="0" w:color="auto"/>
          </w:divBdr>
        </w:div>
        <w:div w:id="223294668">
          <w:marLeft w:val="480"/>
          <w:marRight w:val="0"/>
          <w:marTop w:val="0"/>
          <w:marBottom w:val="0"/>
          <w:divBdr>
            <w:top w:val="none" w:sz="0" w:space="0" w:color="auto"/>
            <w:left w:val="none" w:sz="0" w:space="0" w:color="auto"/>
            <w:bottom w:val="none" w:sz="0" w:space="0" w:color="auto"/>
            <w:right w:val="none" w:sz="0" w:space="0" w:color="auto"/>
          </w:divBdr>
        </w:div>
        <w:div w:id="319576379">
          <w:marLeft w:val="480"/>
          <w:marRight w:val="0"/>
          <w:marTop w:val="0"/>
          <w:marBottom w:val="0"/>
          <w:divBdr>
            <w:top w:val="none" w:sz="0" w:space="0" w:color="auto"/>
            <w:left w:val="none" w:sz="0" w:space="0" w:color="auto"/>
            <w:bottom w:val="none" w:sz="0" w:space="0" w:color="auto"/>
            <w:right w:val="none" w:sz="0" w:space="0" w:color="auto"/>
          </w:divBdr>
        </w:div>
        <w:div w:id="421223144">
          <w:marLeft w:val="480"/>
          <w:marRight w:val="0"/>
          <w:marTop w:val="0"/>
          <w:marBottom w:val="0"/>
          <w:divBdr>
            <w:top w:val="none" w:sz="0" w:space="0" w:color="auto"/>
            <w:left w:val="none" w:sz="0" w:space="0" w:color="auto"/>
            <w:bottom w:val="none" w:sz="0" w:space="0" w:color="auto"/>
            <w:right w:val="none" w:sz="0" w:space="0" w:color="auto"/>
          </w:divBdr>
        </w:div>
        <w:div w:id="535895893">
          <w:marLeft w:val="480"/>
          <w:marRight w:val="0"/>
          <w:marTop w:val="0"/>
          <w:marBottom w:val="0"/>
          <w:divBdr>
            <w:top w:val="none" w:sz="0" w:space="0" w:color="auto"/>
            <w:left w:val="none" w:sz="0" w:space="0" w:color="auto"/>
            <w:bottom w:val="none" w:sz="0" w:space="0" w:color="auto"/>
            <w:right w:val="none" w:sz="0" w:space="0" w:color="auto"/>
          </w:divBdr>
        </w:div>
        <w:div w:id="548226904">
          <w:marLeft w:val="480"/>
          <w:marRight w:val="0"/>
          <w:marTop w:val="0"/>
          <w:marBottom w:val="0"/>
          <w:divBdr>
            <w:top w:val="none" w:sz="0" w:space="0" w:color="auto"/>
            <w:left w:val="none" w:sz="0" w:space="0" w:color="auto"/>
            <w:bottom w:val="none" w:sz="0" w:space="0" w:color="auto"/>
            <w:right w:val="none" w:sz="0" w:space="0" w:color="auto"/>
          </w:divBdr>
        </w:div>
        <w:div w:id="593241679">
          <w:marLeft w:val="480"/>
          <w:marRight w:val="0"/>
          <w:marTop w:val="0"/>
          <w:marBottom w:val="0"/>
          <w:divBdr>
            <w:top w:val="none" w:sz="0" w:space="0" w:color="auto"/>
            <w:left w:val="none" w:sz="0" w:space="0" w:color="auto"/>
            <w:bottom w:val="none" w:sz="0" w:space="0" w:color="auto"/>
            <w:right w:val="none" w:sz="0" w:space="0" w:color="auto"/>
          </w:divBdr>
        </w:div>
        <w:div w:id="593440643">
          <w:marLeft w:val="480"/>
          <w:marRight w:val="0"/>
          <w:marTop w:val="0"/>
          <w:marBottom w:val="0"/>
          <w:divBdr>
            <w:top w:val="none" w:sz="0" w:space="0" w:color="auto"/>
            <w:left w:val="none" w:sz="0" w:space="0" w:color="auto"/>
            <w:bottom w:val="none" w:sz="0" w:space="0" w:color="auto"/>
            <w:right w:val="none" w:sz="0" w:space="0" w:color="auto"/>
          </w:divBdr>
        </w:div>
        <w:div w:id="650252115">
          <w:marLeft w:val="480"/>
          <w:marRight w:val="0"/>
          <w:marTop w:val="0"/>
          <w:marBottom w:val="0"/>
          <w:divBdr>
            <w:top w:val="none" w:sz="0" w:space="0" w:color="auto"/>
            <w:left w:val="none" w:sz="0" w:space="0" w:color="auto"/>
            <w:bottom w:val="none" w:sz="0" w:space="0" w:color="auto"/>
            <w:right w:val="none" w:sz="0" w:space="0" w:color="auto"/>
          </w:divBdr>
        </w:div>
        <w:div w:id="699546904">
          <w:marLeft w:val="480"/>
          <w:marRight w:val="0"/>
          <w:marTop w:val="0"/>
          <w:marBottom w:val="0"/>
          <w:divBdr>
            <w:top w:val="none" w:sz="0" w:space="0" w:color="auto"/>
            <w:left w:val="none" w:sz="0" w:space="0" w:color="auto"/>
            <w:bottom w:val="none" w:sz="0" w:space="0" w:color="auto"/>
            <w:right w:val="none" w:sz="0" w:space="0" w:color="auto"/>
          </w:divBdr>
        </w:div>
        <w:div w:id="707143854">
          <w:marLeft w:val="480"/>
          <w:marRight w:val="0"/>
          <w:marTop w:val="0"/>
          <w:marBottom w:val="0"/>
          <w:divBdr>
            <w:top w:val="none" w:sz="0" w:space="0" w:color="auto"/>
            <w:left w:val="none" w:sz="0" w:space="0" w:color="auto"/>
            <w:bottom w:val="none" w:sz="0" w:space="0" w:color="auto"/>
            <w:right w:val="none" w:sz="0" w:space="0" w:color="auto"/>
          </w:divBdr>
        </w:div>
        <w:div w:id="708532850">
          <w:marLeft w:val="480"/>
          <w:marRight w:val="0"/>
          <w:marTop w:val="0"/>
          <w:marBottom w:val="0"/>
          <w:divBdr>
            <w:top w:val="none" w:sz="0" w:space="0" w:color="auto"/>
            <w:left w:val="none" w:sz="0" w:space="0" w:color="auto"/>
            <w:bottom w:val="none" w:sz="0" w:space="0" w:color="auto"/>
            <w:right w:val="none" w:sz="0" w:space="0" w:color="auto"/>
          </w:divBdr>
        </w:div>
        <w:div w:id="721173066">
          <w:marLeft w:val="480"/>
          <w:marRight w:val="0"/>
          <w:marTop w:val="0"/>
          <w:marBottom w:val="0"/>
          <w:divBdr>
            <w:top w:val="none" w:sz="0" w:space="0" w:color="auto"/>
            <w:left w:val="none" w:sz="0" w:space="0" w:color="auto"/>
            <w:bottom w:val="none" w:sz="0" w:space="0" w:color="auto"/>
            <w:right w:val="none" w:sz="0" w:space="0" w:color="auto"/>
          </w:divBdr>
        </w:div>
        <w:div w:id="750932789">
          <w:marLeft w:val="480"/>
          <w:marRight w:val="0"/>
          <w:marTop w:val="0"/>
          <w:marBottom w:val="0"/>
          <w:divBdr>
            <w:top w:val="none" w:sz="0" w:space="0" w:color="auto"/>
            <w:left w:val="none" w:sz="0" w:space="0" w:color="auto"/>
            <w:bottom w:val="none" w:sz="0" w:space="0" w:color="auto"/>
            <w:right w:val="none" w:sz="0" w:space="0" w:color="auto"/>
          </w:divBdr>
        </w:div>
        <w:div w:id="780151262">
          <w:marLeft w:val="480"/>
          <w:marRight w:val="0"/>
          <w:marTop w:val="0"/>
          <w:marBottom w:val="0"/>
          <w:divBdr>
            <w:top w:val="none" w:sz="0" w:space="0" w:color="auto"/>
            <w:left w:val="none" w:sz="0" w:space="0" w:color="auto"/>
            <w:bottom w:val="none" w:sz="0" w:space="0" w:color="auto"/>
            <w:right w:val="none" w:sz="0" w:space="0" w:color="auto"/>
          </w:divBdr>
        </w:div>
        <w:div w:id="794832555">
          <w:marLeft w:val="480"/>
          <w:marRight w:val="0"/>
          <w:marTop w:val="0"/>
          <w:marBottom w:val="0"/>
          <w:divBdr>
            <w:top w:val="none" w:sz="0" w:space="0" w:color="auto"/>
            <w:left w:val="none" w:sz="0" w:space="0" w:color="auto"/>
            <w:bottom w:val="none" w:sz="0" w:space="0" w:color="auto"/>
            <w:right w:val="none" w:sz="0" w:space="0" w:color="auto"/>
          </w:divBdr>
        </w:div>
        <w:div w:id="808859923">
          <w:marLeft w:val="480"/>
          <w:marRight w:val="0"/>
          <w:marTop w:val="0"/>
          <w:marBottom w:val="0"/>
          <w:divBdr>
            <w:top w:val="none" w:sz="0" w:space="0" w:color="auto"/>
            <w:left w:val="none" w:sz="0" w:space="0" w:color="auto"/>
            <w:bottom w:val="none" w:sz="0" w:space="0" w:color="auto"/>
            <w:right w:val="none" w:sz="0" w:space="0" w:color="auto"/>
          </w:divBdr>
        </w:div>
        <w:div w:id="825172315">
          <w:marLeft w:val="480"/>
          <w:marRight w:val="0"/>
          <w:marTop w:val="0"/>
          <w:marBottom w:val="0"/>
          <w:divBdr>
            <w:top w:val="none" w:sz="0" w:space="0" w:color="auto"/>
            <w:left w:val="none" w:sz="0" w:space="0" w:color="auto"/>
            <w:bottom w:val="none" w:sz="0" w:space="0" w:color="auto"/>
            <w:right w:val="none" w:sz="0" w:space="0" w:color="auto"/>
          </w:divBdr>
        </w:div>
        <w:div w:id="830366549">
          <w:marLeft w:val="480"/>
          <w:marRight w:val="0"/>
          <w:marTop w:val="0"/>
          <w:marBottom w:val="0"/>
          <w:divBdr>
            <w:top w:val="none" w:sz="0" w:space="0" w:color="auto"/>
            <w:left w:val="none" w:sz="0" w:space="0" w:color="auto"/>
            <w:bottom w:val="none" w:sz="0" w:space="0" w:color="auto"/>
            <w:right w:val="none" w:sz="0" w:space="0" w:color="auto"/>
          </w:divBdr>
        </w:div>
        <w:div w:id="884416154">
          <w:marLeft w:val="480"/>
          <w:marRight w:val="0"/>
          <w:marTop w:val="0"/>
          <w:marBottom w:val="0"/>
          <w:divBdr>
            <w:top w:val="none" w:sz="0" w:space="0" w:color="auto"/>
            <w:left w:val="none" w:sz="0" w:space="0" w:color="auto"/>
            <w:bottom w:val="none" w:sz="0" w:space="0" w:color="auto"/>
            <w:right w:val="none" w:sz="0" w:space="0" w:color="auto"/>
          </w:divBdr>
        </w:div>
        <w:div w:id="898440320">
          <w:marLeft w:val="480"/>
          <w:marRight w:val="0"/>
          <w:marTop w:val="0"/>
          <w:marBottom w:val="0"/>
          <w:divBdr>
            <w:top w:val="none" w:sz="0" w:space="0" w:color="auto"/>
            <w:left w:val="none" w:sz="0" w:space="0" w:color="auto"/>
            <w:bottom w:val="none" w:sz="0" w:space="0" w:color="auto"/>
            <w:right w:val="none" w:sz="0" w:space="0" w:color="auto"/>
          </w:divBdr>
        </w:div>
      </w:divsChild>
    </w:div>
    <w:div w:id="592012429">
      <w:bodyDiv w:val="1"/>
      <w:marLeft w:val="0"/>
      <w:marRight w:val="0"/>
      <w:marTop w:val="0"/>
      <w:marBottom w:val="0"/>
      <w:divBdr>
        <w:top w:val="none" w:sz="0" w:space="0" w:color="auto"/>
        <w:left w:val="none" w:sz="0" w:space="0" w:color="auto"/>
        <w:bottom w:val="none" w:sz="0" w:space="0" w:color="auto"/>
        <w:right w:val="none" w:sz="0" w:space="0" w:color="auto"/>
      </w:divBdr>
    </w:div>
    <w:div w:id="592052896">
      <w:bodyDiv w:val="1"/>
      <w:marLeft w:val="0"/>
      <w:marRight w:val="0"/>
      <w:marTop w:val="0"/>
      <w:marBottom w:val="0"/>
      <w:divBdr>
        <w:top w:val="none" w:sz="0" w:space="0" w:color="auto"/>
        <w:left w:val="none" w:sz="0" w:space="0" w:color="auto"/>
        <w:bottom w:val="none" w:sz="0" w:space="0" w:color="auto"/>
        <w:right w:val="none" w:sz="0" w:space="0" w:color="auto"/>
      </w:divBdr>
    </w:div>
    <w:div w:id="592203320">
      <w:bodyDiv w:val="1"/>
      <w:marLeft w:val="0"/>
      <w:marRight w:val="0"/>
      <w:marTop w:val="0"/>
      <w:marBottom w:val="0"/>
      <w:divBdr>
        <w:top w:val="none" w:sz="0" w:space="0" w:color="auto"/>
        <w:left w:val="none" w:sz="0" w:space="0" w:color="auto"/>
        <w:bottom w:val="none" w:sz="0" w:space="0" w:color="auto"/>
        <w:right w:val="none" w:sz="0" w:space="0" w:color="auto"/>
      </w:divBdr>
    </w:div>
    <w:div w:id="592475121">
      <w:bodyDiv w:val="1"/>
      <w:marLeft w:val="0"/>
      <w:marRight w:val="0"/>
      <w:marTop w:val="0"/>
      <w:marBottom w:val="0"/>
      <w:divBdr>
        <w:top w:val="none" w:sz="0" w:space="0" w:color="auto"/>
        <w:left w:val="none" w:sz="0" w:space="0" w:color="auto"/>
        <w:bottom w:val="none" w:sz="0" w:space="0" w:color="auto"/>
        <w:right w:val="none" w:sz="0" w:space="0" w:color="auto"/>
      </w:divBdr>
      <w:divsChild>
        <w:div w:id="126970805">
          <w:marLeft w:val="480"/>
          <w:marRight w:val="0"/>
          <w:marTop w:val="0"/>
          <w:marBottom w:val="0"/>
          <w:divBdr>
            <w:top w:val="none" w:sz="0" w:space="0" w:color="auto"/>
            <w:left w:val="none" w:sz="0" w:space="0" w:color="auto"/>
            <w:bottom w:val="none" w:sz="0" w:space="0" w:color="auto"/>
            <w:right w:val="none" w:sz="0" w:space="0" w:color="auto"/>
          </w:divBdr>
        </w:div>
        <w:div w:id="315574620">
          <w:marLeft w:val="480"/>
          <w:marRight w:val="0"/>
          <w:marTop w:val="0"/>
          <w:marBottom w:val="0"/>
          <w:divBdr>
            <w:top w:val="none" w:sz="0" w:space="0" w:color="auto"/>
            <w:left w:val="none" w:sz="0" w:space="0" w:color="auto"/>
            <w:bottom w:val="none" w:sz="0" w:space="0" w:color="auto"/>
            <w:right w:val="none" w:sz="0" w:space="0" w:color="auto"/>
          </w:divBdr>
        </w:div>
        <w:div w:id="328217012">
          <w:marLeft w:val="480"/>
          <w:marRight w:val="0"/>
          <w:marTop w:val="0"/>
          <w:marBottom w:val="0"/>
          <w:divBdr>
            <w:top w:val="none" w:sz="0" w:space="0" w:color="auto"/>
            <w:left w:val="none" w:sz="0" w:space="0" w:color="auto"/>
            <w:bottom w:val="none" w:sz="0" w:space="0" w:color="auto"/>
            <w:right w:val="none" w:sz="0" w:space="0" w:color="auto"/>
          </w:divBdr>
        </w:div>
        <w:div w:id="352806489">
          <w:marLeft w:val="480"/>
          <w:marRight w:val="0"/>
          <w:marTop w:val="0"/>
          <w:marBottom w:val="0"/>
          <w:divBdr>
            <w:top w:val="none" w:sz="0" w:space="0" w:color="auto"/>
            <w:left w:val="none" w:sz="0" w:space="0" w:color="auto"/>
            <w:bottom w:val="none" w:sz="0" w:space="0" w:color="auto"/>
            <w:right w:val="none" w:sz="0" w:space="0" w:color="auto"/>
          </w:divBdr>
        </w:div>
        <w:div w:id="643462694">
          <w:marLeft w:val="480"/>
          <w:marRight w:val="0"/>
          <w:marTop w:val="0"/>
          <w:marBottom w:val="0"/>
          <w:divBdr>
            <w:top w:val="none" w:sz="0" w:space="0" w:color="auto"/>
            <w:left w:val="none" w:sz="0" w:space="0" w:color="auto"/>
            <w:bottom w:val="none" w:sz="0" w:space="0" w:color="auto"/>
            <w:right w:val="none" w:sz="0" w:space="0" w:color="auto"/>
          </w:divBdr>
        </w:div>
        <w:div w:id="674069588">
          <w:marLeft w:val="480"/>
          <w:marRight w:val="0"/>
          <w:marTop w:val="0"/>
          <w:marBottom w:val="0"/>
          <w:divBdr>
            <w:top w:val="none" w:sz="0" w:space="0" w:color="auto"/>
            <w:left w:val="none" w:sz="0" w:space="0" w:color="auto"/>
            <w:bottom w:val="none" w:sz="0" w:space="0" w:color="auto"/>
            <w:right w:val="none" w:sz="0" w:space="0" w:color="auto"/>
          </w:divBdr>
        </w:div>
        <w:div w:id="816069202">
          <w:marLeft w:val="480"/>
          <w:marRight w:val="0"/>
          <w:marTop w:val="0"/>
          <w:marBottom w:val="0"/>
          <w:divBdr>
            <w:top w:val="none" w:sz="0" w:space="0" w:color="auto"/>
            <w:left w:val="none" w:sz="0" w:space="0" w:color="auto"/>
            <w:bottom w:val="none" w:sz="0" w:space="0" w:color="auto"/>
            <w:right w:val="none" w:sz="0" w:space="0" w:color="auto"/>
          </w:divBdr>
        </w:div>
        <w:div w:id="846213364">
          <w:marLeft w:val="480"/>
          <w:marRight w:val="0"/>
          <w:marTop w:val="0"/>
          <w:marBottom w:val="0"/>
          <w:divBdr>
            <w:top w:val="none" w:sz="0" w:space="0" w:color="auto"/>
            <w:left w:val="none" w:sz="0" w:space="0" w:color="auto"/>
            <w:bottom w:val="none" w:sz="0" w:space="0" w:color="auto"/>
            <w:right w:val="none" w:sz="0" w:space="0" w:color="auto"/>
          </w:divBdr>
        </w:div>
        <w:div w:id="847986922">
          <w:marLeft w:val="480"/>
          <w:marRight w:val="0"/>
          <w:marTop w:val="0"/>
          <w:marBottom w:val="0"/>
          <w:divBdr>
            <w:top w:val="none" w:sz="0" w:space="0" w:color="auto"/>
            <w:left w:val="none" w:sz="0" w:space="0" w:color="auto"/>
            <w:bottom w:val="none" w:sz="0" w:space="0" w:color="auto"/>
            <w:right w:val="none" w:sz="0" w:space="0" w:color="auto"/>
          </w:divBdr>
        </w:div>
      </w:divsChild>
    </w:div>
    <w:div w:id="592588538">
      <w:bodyDiv w:val="1"/>
      <w:marLeft w:val="0"/>
      <w:marRight w:val="0"/>
      <w:marTop w:val="0"/>
      <w:marBottom w:val="0"/>
      <w:divBdr>
        <w:top w:val="none" w:sz="0" w:space="0" w:color="auto"/>
        <w:left w:val="none" w:sz="0" w:space="0" w:color="auto"/>
        <w:bottom w:val="none" w:sz="0" w:space="0" w:color="auto"/>
        <w:right w:val="none" w:sz="0" w:space="0" w:color="auto"/>
      </w:divBdr>
    </w:div>
    <w:div w:id="592594924">
      <w:bodyDiv w:val="1"/>
      <w:marLeft w:val="0"/>
      <w:marRight w:val="0"/>
      <w:marTop w:val="0"/>
      <w:marBottom w:val="0"/>
      <w:divBdr>
        <w:top w:val="none" w:sz="0" w:space="0" w:color="auto"/>
        <w:left w:val="none" w:sz="0" w:space="0" w:color="auto"/>
        <w:bottom w:val="none" w:sz="0" w:space="0" w:color="auto"/>
        <w:right w:val="none" w:sz="0" w:space="0" w:color="auto"/>
      </w:divBdr>
    </w:div>
    <w:div w:id="592595088">
      <w:bodyDiv w:val="1"/>
      <w:marLeft w:val="0"/>
      <w:marRight w:val="0"/>
      <w:marTop w:val="0"/>
      <w:marBottom w:val="0"/>
      <w:divBdr>
        <w:top w:val="none" w:sz="0" w:space="0" w:color="auto"/>
        <w:left w:val="none" w:sz="0" w:space="0" w:color="auto"/>
        <w:bottom w:val="none" w:sz="0" w:space="0" w:color="auto"/>
        <w:right w:val="none" w:sz="0" w:space="0" w:color="auto"/>
      </w:divBdr>
    </w:div>
    <w:div w:id="592737641">
      <w:bodyDiv w:val="1"/>
      <w:marLeft w:val="0"/>
      <w:marRight w:val="0"/>
      <w:marTop w:val="0"/>
      <w:marBottom w:val="0"/>
      <w:divBdr>
        <w:top w:val="none" w:sz="0" w:space="0" w:color="auto"/>
        <w:left w:val="none" w:sz="0" w:space="0" w:color="auto"/>
        <w:bottom w:val="none" w:sz="0" w:space="0" w:color="auto"/>
        <w:right w:val="none" w:sz="0" w:space="0" w:color="auto"/>
      </w:divBdr>
      <w:divsChild>
        <w:div w:id="3090254">
          <w:marLeft w:val="480"/>
          <w:marRight w:val="0"/>
          <w:marTop w:val="0"/>
          <w:marBottom w:val="0"/>
          <w:divBdr>
            <w:top w:val="none" w:sz="0" w:space="0" w:color="auto"/>
            <w:left w:val="none" w:sz="0" w:space="0" w:color="auto"/>
            <w:bottom w:val="none" w:sz="0" w:space="0" w:color="auto"/>
            <w:right w:val="none" w:sz="0" w:space="0" w:color="auto"/>
          </w:divBdr>
        </w:div>
        <w:div w:id="15158105">
          <w:marLeft w:val="480"/>
          <w:marRight w:val="0"/>
          <w:marTop w:val="0"/>
          <w:marBottom w:val="0"/>
          <w:divBdr>
            <w:top w:val="none" w:sz="0" w:space="0" w:color="auto"/>
            <w:left w:val="none" w:sz="0" w:space="0" w:color="auto"/>
            <w:bottom w:val="none" w:sz="0" w:space="0" w:color="auto"/>
            <w:right w:val="none" w:sz="0" w:space="0" w:color="auto"/>
          </w:divBdr>
        </w:div>
        <w:div w:id="30541557">
          <w:marLeft w:val="480"/>
          <w:marRight w:val="0"/>
          <w:marTop w:val="0"/>
          <w:marBottom w:val="0"/>
          <w:divBdr>
            <w:top w:val="none" w:sz="0" w:space="0" w:color="auto"/>
            <w:left w:val="none" w:sz="0" w:space="0" w:color="auto"/>
            <w:bottom w:val="none" w:sz="0" w:space="0" w:color="auto"/>
            <w:right w:val="none" w:sz="0" w:space="0" w:color="auto"/>
          </w:divBdr>
        </w:div>
        <w:div w:id="35088465">
          <w:marLeft w:val="480"/>
          <w:marRight w:val="0"/>
          <w:marTop w:val="0"/>
          <w:marBottom w:val="0"/>
          <w:divBdr>
            <w:top w:val="none" w:sz="0" w:space="0" w:color="auto"/>
            <w:left w:val="none" w:sz="0" w:space="0" w:color="auto"/>
            <w:bottom w:val="none" w:sz="0" w:space="0" w:color="auto"/>
            <w:right w:val="none" w:sz="0" w:space="0" w:color="auto"/>
          </w:divBdr>
        </w:div>
        <w:div w:id="199827211">
          <w:marLeft w:val="480"/>
          <w:marRight w:val="0"/>
          <w:marTop w:val="0"/>
          <w:marBottom w:val="0"/>
          <w:divBdr>
            <w:top w:val="none" w:sz="0" w:space="0" w:color="auto"/>
            <w:left w:val="none" w:sz="0" w:space="0" w:color="auto"/>
            <w:bottom w:val="none" w:sz="0" w:space="0" w:color="auto"/>
            <w:right w:val="none" w:sz="0" w:space="0" w:color="auto"/>
          </w:divBdr>
        </w:div>
        <w:div w:id="279069648">
          <w:marLeft w:val="480"/>
          <w:marRight w:val="0"/>
          <w:marTop w:val="0"/>
          <w:marBottom w:val="0"/>
          <w:divBdr>
            <w:top w:val="none" w:sz="0" w:space="0" w:color="auto"/>
            <w:left w:val="none" w:sz="0" w:space="0" w:color="auto"/>
            <w:bottom w:val="none" w:sz="0" w:space="0" w:color="auto"/>
            <w:right w:val="none" w:sz="0" w:space="0" w:color="auto"/>
          </w:divBdr>
        </w:div>
        <w:div w:id="296228684">
          <w:marLeft w:val="480"/>
          <w:marRight w:val="0"/>
          <w:marTop w:val="0"/>
          <w:marBottom w:val="0"/>
          <w:divBdr>
            <w:top w:val="none" w:sz="0" w:space="0" w:color="auto"/>
            <w:left w:val="none" w:sz="0" w:space="0" w:color="auto"/>
            <w:bottom w:val="none" w:sz="0" w:space="0" w:color="auto"/>
            <w:right w:val="none" w:sz="0" w:space="0" w:color="auto"/>
          </w:divBdr>
        </w:div>
        <w:div w:id="309945322">
          <w:marLeft w:val="480"/>
          <w:marRight w:val="0"/>
          <w:marTop w:val="0"/>
          <w:marBottom w:val="0"/>
          <w:divBdr>
            <w:top w:val="none" w:sz="0" w:space="0" w:color="auto"/>
            <w:left w:val="none" w:sz="0" w:space="0" w:color="auto"/>
            <w:bottom w:val="none" w:sz="0" w:space="0" w:color="auto"/>
            <w:right w:val="none" w:sz="0" w:space="0" w:color="auto"/>
          </w:divBdr>
        </w:div>
        <w:div w:id="325211039">
          <w:marLeft w:val="480"/>
          <w:marRight w:val="0"/>
          <w:marTop w:val="0"/>
          <w:marBottom w:val="0"/>
          <w:divBdr>
            <w:top w:val="none" w:sz="0" w:space="0" w:color="auto"/>
            <w:left w:val="none" w:sz="0" w:space="0" w:color="auto"/>
            <w:bottom w:val="none" w:sz="0" w:space="0" w:color="auto"/>
            <w:right w:val="none" w:sz="0" w:space="0" w:color="auto"/>
          </w:divBdr>
        </w:div>
        <w:div w:id="377824065">
          <w:marLeft w:val="480"/>
          <w:marRight w:val="0"/>
          <w:marTop w:val="0"/>
          <w:marBottom w:val="0"/>
          <w:divBdr>
            <w:top w:val="none" w:sz="0" w:space="0" w:color="auto"/>
            <w:left w:val="none" w:sz="0" w:space="0" w:color="auto"/>
            <w:bottom w:val="none" w:sz="0" w:space="0" w:color="auto"/>
            <w:right w:val="none" w:sz="0" w:space="0" w:color="auto"/>
          </w:divBdr>
        </w:div>
        <w:div w:id="435759602">
          <w:marLeft w:val="480"/>
          <w:marRight w:val="0"/>
          <w:marTop w:val="0"/>
          <w:marBottom w:val="0"/>
          <w:divBdr>
            <w:top w:val="none" w:sz="0" w:space="0" w:color="auto"/>
            <w:left w:val="none" w:sz="0" w:space="0" w:color="auto"/>
            <w:bottom w:val="none" w:sz="0" w:space="0" w:color="auto"/>
            <w:right w:val="none" w:sz="0" w:space="0" w:color="auto"/>
          </w:divBdr>
        </w:div>
        <w:div w:id="475882306">
          <w:marLeft w:val="480"/>
          <w:marRight w:val="0"/>
          <w:marTop w:val="0"/>
          <w:marBottom w:val="0"/>
          <w:divBdr>
            <w:top w:val="none" w:sz="0" w:space="0" w:color="auto"/>
            <w:left w:val="none" w:sz="0" w:space="0" w:color="auto"/>
            <w:bottom w:val="none" w:sz="0" w:space="0" w:color="auto"/>
            <w:right w:val="none" w:sz="0" w:space="0" w:color="auto"/>
          </w:divBdr>
        </w:div>
        <w:div w:id="493104045">
          <w:marLeft w:val="480"/>
          <w:marRight w:val="0"/>
          <w:marTop w:val="0"/>
          <w:marBottom w:val="0"/>
          <w:divBdr>
            <w:top w:val="none" w:sz="0" w:space="0" w:color="auto"/>
            <w:left w:val="none" w:sz="0" w:space="0" w:color="auto"/>
            <w:bottom w:val="none" w:sz="0" w:space="0" w:color="auto"/>
            <w:right w:val="none" w:sz="0" w:space="0" w:color="auto"/>
          </w:divBdr>
        </w:div>
        <w:div w:id="509488565">
          <w:marLeft w:val="480"/>
          <w:marRight w:val="0"/>
          <w:marTop w:val="0"/>
          <w:marBottom w:val="0"/>
          <w:divBdr>
            <w:top w:val="none" w:sz="0" w:space="0" w:color="auto"/>
            <w:left w:val="none" w:sz="0" w:space="0" w:color="auto"/>
            <w:bottom w:val="none" w:sz="0" w:space="0" w:color="auto"/>
            <w:right w:val="none" w:sz="0" w:space="0" w:color="auto"/>
          </w:divBdr>
        </w:div>
        <w:div w:id="550265371">
          <w:marLeft w:val="480"/>
          <w:marRight w:val="0"/>
          <w:marTop w:val="0"/>
          <w:marBottom w:val="0"/>
          <w:divBdr>
            <w:top w:val="none" w:sz="0" w:space="0" w:color="auto"/>
            <w:left w:val="none" w:sz="0" w:space="0" w:color="auto"/>
            <w:bottom w:val="none" w:sz="0" w:space="0" w:color="auto"/>
            <w:right w:val="none" w:sz="0" w:space="0" w:color="auto"/>
          </w:divBdr>
        </w:div>
        <w:div w:id="594244983">
          <w:marLeft w:val="480"/>
          <w:marRight w:val="0"/>
          <w:marTop w:val="0"/>
          <w:marBottom w:val="0"/>
          <w:divBdr>
            <w:top w:val="none" w:sz="0" w:space="0" w:color="auto"/>
            <w:left w:val="none" w:sz="0" w:space="0" w:color="auto"/>
            <w:bottom w:val="none" w:sz="0" w:space="0" w:color="auto"/>
            <w:right w:val="none" w:sz="0" w:space="0" w:color="auto"/>
          </w:divBdr>
        </w:div>
        <w:div w:id="673916673">
          <w:marLeft w:val="480"/>
          <w:marRight w:val="0"/>
          <w:marTop w:val="0"/>
          <w:marBottom w:val="0"/>
          <w:divBdr>
            <w:top w:val="none" w:sz="0" w:space="0" w:color="auto"/>
            <w:left w:val="none" w:sz="0" w:space="0" w:color="auto"/>
            <w:bottom w:val="none" w:sz="0" w:space="0" w:color="auto"/>
            <w:right w:val="none" w:sz="0" w:space="0" w:color="auto"/>
          </w:divBdr>
        </w:div>
        <w:div w:id="703287907">
          <w:marLeft w:val="480"/>
          <w:marRight w:val="0"/>
          <w:marTop w:val="0"/>
          <w:marBottom w:val="0"/>
          <w:divBdr>
            <w:top w:val="none" w:sz="0" w:space="0" w:color="auto"/>
            <w:left w:val="none" w:sz="0" w:space="0" w:color="auto"/>
            <w:bottom w:val="none" w:sz="0" w:space="0" w:color="auto"/>
            <w:right w:val="none" w:sz="0" w:space="0" w:color="auto"/>
          </w:divBdr>
        </w:div>
        <w:div w:id="747195172">
          <w:marLeft w:val="480"/>
          <w:marRight w:val="0"/>
          <w:marTop w:val="0"/>
          <w:marBottom w:val="0"/>
          <w:divBdr>
            <w:top w:val="none" w:sz="0" w:space="0" w:color="auto"/>
            <w:left w:val="none" w:sz="0" w:space="0" w:color="auto"/>
            <w:bottom w:val="none" w:sz="0" w:space="0" w:color="auto"/>
            <w:right w:val="none" w:sz="0" w:space="0" w:color="auto"/>
          </w:divBdr>
        </w:div>
        <w:div w:id="808860377">
          <w:marLeft w:val="480"/>
          <w:marRight w:val="0"/>
          <w:marTop w:val="0"/>
          <w:marBottom w:val="0"/>
          <w:divBdr>
            <w:top w:val="none" w:sz="0" w:space="0" w:color="auto"/>
            <w:left w:val="none" w:sz="0" w:space="0" w:color="auto"/>
            <w:bottom w:val="none" w:sz="0" w:space="0" w:color="auto"/>
            <w:right w:val="none" w:sz="0" w:space="0" w:color="auto"/>
          </w:divBdr>
        </w:div>
        <w:div w:id="835464492">
          <w:marLeft w:val="480"/>
          <w:marRight w:val="0"/>
          <w:marTop w:val="0"/>
          <w:marBottom w:val="0"/>
          <w:divBdr>
            <w:top w:val="none" w:sz="0" w:space="0" w:color="auto"/>
            <w:left w:val="none" w:sz="0" w:space="0" w:color="auto"/>
            <w:bottom w:val="none" w:sz="0" w:space="0" w:color="auto"/>
            <w:right w:val="none" w:sz="0" w:space="0" w:color="auto"/>
          </w:divBdr>
        </w:div>
        <w:div w:id="839731789">
          <w:marLeft w:val="480"/>
          <w:marRight w:val="0"/>
          <w:marTop w:val="0"/>
          <w:marBottom w:val="0"/>
          <w:divBdr>
            <w:top w:val="none" w:sz="0" w:space="0" w:color="auto"/>
            <w:left w:val="none" w:sz="0" w:space="0" w:color="auto"/>
            <w:bottom w:val="none" w:sz="0" w:space="0" w:color="auto"/>
            <w:right w:val="none" w:sz="0" w:space="0" w:color="auto"/>
          </w:divBdr>
        </w:div>
        <w:div w:id="843202741">
          <w:marLeft w:val="480"/>
          <w:marRight w:val="0"/>
          <w:marTop w:val="0"/>
          <w:marBottom w:val="0"/>
          <w:divBdr>
            <w:top w:val="none" w:sz="0" w:space="0" w:color="auto"/>
            <w:left w:val="none" w:sz="0" w:space="0" w:color="auto"/>
            <w:bottom w:val="none" w:sz="0" w:space="0" w:color="auto"/>
            <w:right w:val="none" w:sz="0" w:space="0" w:color="auto"/>
          </w:divBdr>
        </w:div>
      </w:divsChild>
    </w:div>
    <w:div w:id="592780897">
      <w:bodyDiv w:val="1"/>
      <w:marLeft w:val="0"/>
      <w:marRight w:val="0"/>
      <w:marTop w:val="0"/>
      <w:marBottom w:val="0"/>
      <w:divBdr>
        <w:top w:val="none" w:sz="0" w:space="0" w:color="auto"/>
        <w:left w:val="none" w:sz="0" w:space="0" w:color="auto"/>
        <w:bottom w:val="none" w:sz="0" w:space="0" w:color="auto"/>
        <w:right w:val="none" w:sz="0" w:space="0" w:color="auto"/>
      </w:divBdr>
    </w:div>
    <w:div w:id="592783469">
      <w:bodyDiv w:val="1"/>
      <w:marLeft w:val="0"/>
      <w:marRight w:val="0"/>
      <w:marTop w:val="0"/>
      <w:marBottom w:val="0"/>
      <w:divBdr>
        <w:top w:val="none" w:sz="0" w:space="0" w:color="auto"/>
        <w:left w:val="none" w:sz="0" w:space="0" w:color="auto"/>
        <w:bottom w:val="none" w:sz="0" w:space="0" w:color="auto"/>
        <w:right w:val="none" w:sz="0" w:space="0" w:color="auto"/>
      </w:divBdr>
    </w:div>
    <w:div w:id="592973669">
      <w:bodyDiv w:val="1"/>
      <w:marLeft w:val="0"/>
      <w:marRight w:val="0"/>
      <w:marTop w:val="0"/>
      <w:marBottom w:val="0"/>
      <w:divBdr>
        <w:top w:val="none" w:sz="0" w:space="0" w:color="auto"/>
        <w:left w:val="none" w:sz="0" w:space="0" w:color="auto"/>
        <w:bottom w:val="none" w:sz="0" w:space="0" w:color="auto"/>
        <w:right w:val="none" w:sz="0" w:space="0" w:color="auto"/>
      </w:divBdr>
    </w:div>
    <w:div w:id="592978734">
      <w:bodyDiv w:val="1"/>
      <w:marLeft w:val="0"/>
      <w:marRight w:val="0"/>
      <w:marTop w:val="0"/>
      <w:marBottom w:val="0"/>
      <w:divBdr>
        <w:top w:val="none" w:sz="0" w:space="0" w:color="auto"/>
        <w:left w:val="none" w:sz="0" w:space="0" w:color="auto"/>
        <w:bottom w:val="none" w:sz="0" w:space="0" w:color="auto"/>
        <w:right w:val="none" w:sz="0" w:space="0" w:color="auto"/>
      </w:divBdr>
      <w:divsChild>
        <w:div w:id="37629554">
          <w:marLeft w:val="480"/>
          <w:marRight w:val="0"/>
          <w:marTop w:val="0"/>
          <w:marBottom w:val="0"/>
          <w:divBdr>
            <w:top w:val="none" w:sz="0" w:space="0" w:color="auto"/>
            <w:left w:val="none" w:sz="0" w:space="0" w:color="auto"/>
            <w:bottom w:val="none" w:sz="0" w:space="0" w:color="auto"/>
            <w:right w:val="none" w:sz="0" w:space="0" w:color="auto"/>
          </w:divBdr>
        </w:div>
        <w:div w:id="158927818">
          <w:marLeft w:val="480"/>
          <w:marRight w:val="0"/>
          <w:marTop w:val="0"/>
          <w:marBottom w:val="0"/>
          <w:divBdr>
            <w:top w:val="none" w:sz="0" w:space="0" w:color="auto"/>
            <w:left w:val="none" w:sz="0" w:space="0" w:color="auto"/>
            <w:bottom w:val="none" w:sz="0" w:space="0" w:color="auto"/>
            <w:right w:val="none" w:sz="0" w:space="0" w:color="auto"/>
          </w:divBdr>
        </w:div>
        <w:div w:id="190338267">
          <w:marLeft w:val="480"/>
          <w:marRight w:val="0"/>
          <w:marTop w:val="0"/>
          <w:marBottom w:val="0"/>
          <w:divBdr>
            <w:top w:val="none" w:sz="0" w:space="0" w:color="auto"/>
            <w:left w:val="none" w:sz="0" w:space="0" w:color="auto"/>
            <w:bottom w:val="none" w:sz="0" w:space="0" w:color="auto"/>
            <w:right w:val="none" w:sz="0" w:space="0" w:color="auto"/>
          </w:divBdr>
        </w:div>
        <w:div w:id="336883888">
          <w:marLeft w:val="480"/>
          <w:marRight w:val="0"/>
          <w:marTop w:val="0"/>
          <w:marBottom w:val="0"/>
          <w:divBdr>
            <w:top w:val="none" w:sz="0" w:space="0" w:color="auto"/>
            <w:left w:val="none" w:sz="0" w:space="0" w:color="auto"/>
            <w:bottom w:val="none" w:sz="0" w:space="0" w:color="auto"/>
            <w:right w:val="none" w:sz="0" w:space="0" w:color="auto"/>
          </w:divBdr>
        </w:div>
        <w:div w:id="373191004">
          <w:marLeft w:val="480"/>
          <w:marRight w:val="0"/>
          <w:marTop w:val="0"/>
          <w:marBottom w:val="0"/>
          <w:divBdr>
            <w:top w:val="none" w:sz="0" w:space="0" w:color="auto"/>
            <w:left w:val="none" w:sz="0" w:space="0" w:color="auto"/>
            <w:bottom w:val="none" w:sz="0" w:space="0" w:color="auto"/>
            <w:right w:val="none" w:sz="0" w:space="0" w:color="auto"/>
          </w:divBdr>
        </w:div>
        <w:div w:id="442962763">
          <w:marLeft w:val="480"/>
          <w:marRight w:val="0"/>
          <w:marTop w:val="0"/>
          <w:marBottom w:val="0"/>
          <w:divBdr>
            <w:top w:val="none" w:sz="0" w:space="0" w:color="auto"/>
            <w:left w:val="none" w:sz="0" w:space="0" w:color="auto"/>
            <w:bottom w:val="none" w:sz="0" w:space="0" w:color="auto"/>
            <w:right w:val="none" w:sz="0" w:space="0" w:color="auto"/>
          </w:divBdr>
        </w:div>
        <w:div w:id="605574028">
          <w:marLeft w:val="480"/>
          <w:marRight w:val="0"/>
          <w:marTop w:val="0"/>
          <w:marBottom w:val="0"/>
          <w:divBdr>
            <w:top w:val="none" w:sz="0" w:space="0" w:color="auto"/>
            <w:left w:val="none" w:sz="0" w:space="0" w:color="auto"/>
            <w:bottom w:val="none" w:sz="0" w:space="0" w:color="auto"/>
            <w:right w:val="none" w:sz="0" w:space="0" w:color="auto"/>
          </w:divBdr>
        </w:div>
        <w:div w:id="608506819">
          <w:marLeft w:val="480"/>
          <w:marRight w:val="0"/>
          <w:marTop w:val="0"/>
          <w:marBottom w:val="0"/>
          <w:divBdr>
            <w:top w:val="none" w:sz="0" w:space="0" w:color="auto"/>
            <w:left w:val="none" w:sz="0" w:space="0" w:color="auto"/>
            <w:bottom w:val="none" w:sz="0" w:space="0" w:color="auto"/>
            <w:right w:val="none" w:sz="0" w:space="0" w:color="auto"/>
          </w:divBdr>
        </w:div>
        <w:div w:id="614408000">
          <w:marLeft w:val="480"/>
          <w:marRight w:val="0"/>
          <w:marTop w:val="0"/>
          <w:marBottom w:val="0"/>
          <w:divBdr>
            <w:top w:val="none" w:sz="0" w:space="0" w:color="auto"/>
            <w:left w:val="none" w:sz="0" w:space="0" w:color="auto"/>
            <w:bottom w:val="none" w:sz="0" w:space="0" w:color="auto"/>
            <w:right w:val="none" w:sz="0" w:space="0" w:color="auto"/>
          </w:divBdr>
        </w:div>
        <w:div w:id="646277204">
          <w:marLeft w:val="480"/>
          <w:marRight w:val="0"/>
          <w:marTop w:val="0"/>
          <w:marBottom w:val="0"/>
          <w:divBdr>
            <w:top w:val="none" w:sz="0" w:space="0" w:color="auto"/>
            <w:left w:val="none" w:sz="0" w:space="0" w:color="auto"/>
            <w:bottom w:val="none" w:sz="0" w:space="0" w:color="auto"/>
            <w:right w:val="none" w:sz="0" w:space="0" w:color="auto"/>
          </w:divBdr>
        </w:div>
        <w:div w:id="646323416">
          <w:marLeft w:val="480"/>
          <w:marRight w:val="0"/>
          <w:marTop w:val="0"/>
          <w:marBottom w:val="0"/>
          <w:divBdr>
            <w:top w:val="none" w:sz="0" w:space="0" w:color="auto"/>
            <w:left w:val="none" w:sz="0" w:space="0" w:color="auto"/>
            <w:bottom w:val="none" w:sz="0" w:space="0" w:color="auto"/>
            <w:right w:val="none" w:sz="0" w:space="0" w:color="auto"/>
          </w:divBdr>
        </w:div>
        <w:div w:id="648363547">
          <w:marLeft w:val="480"/>
          <w:marRight w:val="0"/>
          <w:marTop w:val="0"/>
          <w:marBottom w:val="0"/>
          <w:divBdr>
            <w:top w:val="none" w:sz="0" w:space="0" w:color="auto"/>
            <w:left w:val="none" w:sz="0" w:space="0" w:color="auto"/>
            <w:bottom w:val="none" w:sz="0" w:space="0" w:color="auto"/>
            <w:right w:val="none" w:sz="0" w:space="0" w:color="auto"/>
          </w:divBdr>
        </w:div>
        <w:div w:id="666709228">
          <w:marLeft w:val="480"/>
          <w:marRight w:val="0"/>
          <w:marTop w:val="0"/>
          <w:marBottom w:val="0"/>
          <w:divBdr>
            <w:top w:val="none" w:sz="0" w:space="0" w:color="auto"/>
            <w:left w:val="none" w:sz="0" w:space="0" w:color="auto"/>
            <w:bottom w:val="none" w:sz="0" w:space="0" w:color="auto"/>
            <w:right w:val="none" w:sz="0" w:space="0" w:color="auto"/>
          </w:divBdr>
        </w:div>
        <w:div w:id="668219448">
          <w:marLeft w:val="480"/>
          <w:marRight w:val="0"/>
          <w:marTop w:val="0"/>
          <w:marBottom w:val="0"/>
          <w:divBdr>
            <w:top w:val="none" w:sz="0" w:space="0" w:color="auto"/>
            <w:left w:val="none" w:sz="0" w:space="0" w:color="auto"/>
            <w:bottom w:val="none" w:sz="0" w:space="0" w:color="auto"/>
            <w:right w:val="none" w:sz="0" w:space="0" w:color="auto"/>
          </w:divBdr>
        </w:div>
        <w:div w:id="674574313">
          <w:marLeft w:val="480"/>
          <w:marRight w:val="0"/>
          <w:marTop w:val="0"/>
          <w:marBottom w:val="0"/>
          <w:divBdr>
            <w:top w:val="none" w:sz="0" w:space="0" w:color="auto"/>
            <w:left w:val="none" w:sz="0" w:space="0" w:color="auto"/>
            <w:bottom w:val="none" w:sz="0" w:space="0" w:color="auto"/>
            <w:right w:val="none" w:sz="0" w:space="0" w:color="auto"/>
          </w:divBdr>
        </w:div>
        <w:div w:id="715618103">
          <w:marLeft w:val="480"/>
          <w:marRight w:val="0"/>
          <w:marTop w:val="0"/>
          <w:marBottom w:val="0"/>
          <w:divBdr>
            <w:top w:val="none" w:sz="0" w:space="0" w:color="auto"/>
            <w:left w:val="none" w:sz="0" w:space="0" w:color="auto"/>
            <w:bottom w:val="none" w:sz="0" w:space="0" w:color="auto"/>
            <w:right w:val="none" w:sz="0" w:space="0" w:color="auto"/>
          </w:divBdr>
        </w:div>
        <w:div w:id="716664615">
          <w:marLeft w:val="480"/>
          <w:marRight w:val="0"/>
          <w:marTop w:val="0"/>
          <w:marBottom w:val="0"/>
          <w:divBdr>
            <w:top w:val="none" w:sz="0" w:space="0" w:color="auto"/>
            <w:left w:val="none" w:sz="0" w:space="0" w:color="auto"/>
            <w:bottom w:val="none" w:sz="0" w:space="0" w:color="auto"/>
            <w:right w:val="none" w:sz="0" w:space="0" w:color="auto"/>
          </w:divBdr>
        </w:div>
        <w:div w:id="732855666">
          <w:marLeft w:val="480"/>
          <w:marRight w:val="0"/>
          <w:marTop w:val="0"/>
          <w:marBottom w:val="0"/>
          <w:divBdr>
            <w:top w:val="none" w:sz="0" w:space="0" w:color="auto"/>
            <w:left w:val="none" w:sz="0" w:space="0" w:color="auto"/>
            <w:bottom w:val="none" w:sz="0" w:space="0" w:color="auto"/>
            <w:right w:val="none" w:sz="0" w:space="0" w:color="auto"/>
          </w:divBdr>
        </w:div>
        <w:div w:id="750280103">
          <w:marLeft w:val="480"/>
          <w:marRight w:val="0"/>
          <w:marTop w:val="0"/>
          <w:marBottom w:val="0"/>
          <w:divBdr>
            <w:top w:val="none" w:sz="0" w:space="0" w:color="auto"/>
            <w:left w:val="none" w:sz="0" w:space="0" w:color="auto"/>
            <w:bottom w:val="none" w:sz="0" w:space="0" w:color="auto"/>
            <w:right w:val="none" w:sz="0" w:space="0" w:color="auto"/>
          </w:divBdr>
        </w:div>
        <w:div w:id="779647128">
          <w:marLeft w:val="480"/>
          <w:marRight w:val="0"/>
          <w:marTop w:val="0"/>
          <w:marBottom w:val="0"/>
          <w:divBdr>
            <w:top w:val="none" w:sz="0" w:space="0" w:color="auto"/>
            <w:left w:val="none" w:sz="0" w:space="0" w:color="auto"/>
            <w:bottom w:val="none" w:sz="0" w:space="0" w:color="auto"/>
            <w:right w:val="none" w:sz="0" w:space="0" w:color="auto"/>
          </w:divBdr>
        </w:div>
        <w:div w:id="802232817">
          <w:marLeft w:val="480"/>
          <w:marRight w:val="0"/>
          <w:marTop w:val="0"/>
          <w:marBottom w:val="0"/>
          <w:divBdr>
            <w:top w:val="none" w:sz="0" w:space="0" w:color="auto"/>
            <w:left w:val="none" w:sz="0" w:space="0" w:color="auto"/>
            <w:bottom w:val="none" w:sz="0" w:space="0" w:color="auto"/>
            <w:right w:val="none" w:sz="0" w:space="0" w:color="auto"/>
          </w:divBdr>
        </w:div>
        <w:div w:id="850070433">
          <w:marLeft w:val="480"/>
          <w:marRight w:val="0"/>
          <w:marTop w:val="0"/>
          <w:marBottom w:val="0"/>
          <w:divBdr>
            <w:top w:val="none" w:sz="0" w:space="0" w:color="auto"/>
            <w:left w:val="none" w:sz="0" w:space="0" w:color="auto"/>
            <w:bottom w:val="none" w:sz="0" w:space="0" w:color="auto"/>
            <w:right w:val="none" w:sz="0" w:space="0" w:color="auto"/>
          </w:divBdr>
        </w:div>
        <w:div w:id="896628179">
          <w:marLeft w:val="480"/>
          <w:marRight w:val="0"/>
          <w:marTop w:val="0"/>
          <w:marBottom w:val="0"/>
          <w:divBdr>
            <w:top w:val="none" w:sz="0" w:space="0" w:color="auto"/>
            <w:left w:val="none" w:sz="0" w:space="0" w:color="auto"/>
            <w:bottom w:val="none" w:sz="0" w:space="0" w:color="auto"/>
            <w:right w:val="none" w:sz="0" w:space="0" w:color="auto"/>
          </w:divBdr>
        </w:div>
        <w:div w:id="896744275">
          <w:marLeft w:val="480"/>
          <w:marRight w:val="0"/>
          <w:marTop w:val="0"/>
          <w:marBottom w:val="0"/>
          <w:divBdr>
            <w:top w:val="none" w:sz="0" w:space="0" w:color="auto"/>
            <w:left w:val="none" w:sz="0" w:space="0" w:color="auto"/>
            <w:bottom w:val="none" w:sz="0" w:space="0" w:color="auto"/>
            <w:right w:val="none" w:sz="0" w:space="0" w:color="auto"/>
          </w:divBdr>
        </w:div>
      </w:divsChild>
    </w:div>
    <w:div w:id="593049414">
      <w:bodyDiv w:val="1"/>
      <w:marLeft w:val="0"/>
      <w:marRight w:val="0"/>
      <w:marTop w:val="0"/>
      <w:marBottom w:val="0"/>
      <w:divBdr>
        <w:top w:val="none" w:sz="0" w:space="0" w:color="auto"/>
        <w:left w:val="none" w:sz="0" w:space="0" w:color="auto"/>
        <w:bottom w:val="none" w:sz="0" w:space="0" w:color="auto"/>
        <w:right w:val="none" w:sz="0" w:space="0" w:color="auto"/>
      </w:divBdr>
    </w:div>
    <w:div w:id="593131031">
      <w:bodyDiv w:val="1"/>
      <w:marLeft w:val="0"/>
      <w:marRight w:val="0"/>
      <w:marTop w:val="0"/>
      <w:marBottom w:val="0"/>
      <w:divBdr>
        <w:top w:val="none" w:sz="0" w:space="0" w:color="auto"/>
        <w:left w:val="none" w:sz="0" w:space="0" w:color="auto"/>
        <w:bottom w:val="none" w:sz="0" w:space="0" w:color="auto"/>
        <w:right w:val="none" w:sz="0" w:space="0" w:color="auto"/>
      </w:divBdr>
      <w:divsChild>
        <w:div w:id="192422371">
          <w:marLeft w:val="480"/>
          <w:marRight w:val="0"/>
          <w:marTop w:val="0"/>
          <w:marBottom w:val="0"/>
          <w:divBdr>
            <w:top w:val="none" w:sz="0" w:space="0" w:color="auto"/>
            <w:left w:val="none" w:sz="0" w:space="0" w:color="auto"/>
            <w:bottom w:val="none" w:sz="0" w:space="0" w:color="auto"/>
            <w:right w:val="none" w:sz="0" w:space="0" w:color="auto"/>
          </w:divBdr>
        </w:div>
        <w:div w:id="208958346">
          <w:marLeft w:val="480"/>
          <w:marRight w:val="0"/>
          <w:marTop w:val="0"/>
          <w:marBottom w:val="0"/>
          <w:divBdr>
            <w:top w:val="none" w:sz="0" w:space="0" w:color="auto"/>
            <w:left w:val="none" w:sz="0" w:space="0" w:color="auto"/>
            <w:bottom w:val="none" w:sz="0" w:space="0" w:color="auto"/>
            <w:right w:val="none" w:sz="0" w:space="0" w:color="auto"/>
          </w:divBdr>
        </w:div>
        <w:div w:id="219291451">
          <w:marLeft w:val="480"/>
          <w:marRight w:val="0"/>
          <w:marTop w:val="0"/>
          <w:marBottom w:val="0"/>
          <w:divBdr>
            <w:top w:val="none" w:sz="0" w:space="0" w:color="auto"/>
            <w:left w:val="none" w:sz="0" w:space="0" w:color="auto"/>
            <w:bottom w:val="none" w:sz="0" w:space="0" w:color="auto"/>
            <w:right w:val="none" w:sz="0" w:space="0" w:color="auto"/>
          </w:divBdr>
        </w:div>
        <w:div w:id="238289279">
          <w:marLeft w:val="480"/>
          <w:marRight w:val="0"/>
          <w:marTop w:val="0"/>
          <w:marBottom w:val="0"/>
          <w:divBdr>
            <w:top w:val="none" w:sz="0" w:space="0" w:color="auto"/>
            <w:left w:val="none" w:sz="0" w:space="0" w:color="auto"/>
            <w:bottom w:val="none" w:sz="0" w:space="0" w:color="auto"/>
            <w:right w:val="none" w:sz="0" w:space="0" w:color="auto"/>
          </w:divBdr>
        </w:div>
        <w:div w:id="267784898">
          <w:marLeft w:val="480"/>
          <w:marRight w:val="0"/>
          <w:marTop w:val="0"/>
          <w:marBottom w:val="0"/>
          <w:divBdr>
            <w:top w:val="none" w:sz="0" w:space="0" w:color="auto"/>
            <w:left w:val="none" w:sz="0" w:space="0" w:color="auto"/>
            <w:bottom w:val="none" w:sz="0" w:space="0" w:color="auto"/>
            <w:right w:val="none" w:sz="0" w:space="0" w:color="auto"/>
          </w:divBdr>
        </w:div>
        <w:div w:id="295333303">
          <w:marLeft w:val="480"/>
          <w:marRight w:val="0"/>
          <w:marTop w:val="0"/>
          <w:marBottom w:val="0"/>
          <w:divBdr>
            <w:top w:val="none" w:sz="0" w:space="0" w:color="auto"/>
            <w:left w:val="none" w:sz="0" w:space="0" w:color="auto"/>
            <w:bottom w:val="none" w:sz="0" w:space="0" w:color="auto"/>
            <w:right w:val="none" w:sz="0" w:space="0" w:color="auto"/>
          </w:divBdr>
        </w:div>
        <w:div w:id="312876439">
          <w:marLeft w:val="480"/>
          <w:marRight w:val="0"/>
          <w:marTop w:val="0"/>
          <w:marBottom w:val="0"/>
          <w:divBdr>
            <w:top w:val="none" w:sz="0" w:space="0" w:color="auto"/>
            <w:left w:val="none" w:sz="0" w:space="0" w:color="auto"/>
            <w:bottom w:val="none" w:sz="0" w:space="0" w:color="auto"/>
            <w:right w:val="none" w:sz="0" w:space="0" w:color="auto"/>
          </w:divBdr>
        </w:div>
        <w:div w:id="381177474">
          <w:marLeft w:val="480"/>
          <w:marRight w:val="0"/>
          <w:marTop w:val="0"/>
          <w:marBottom w:val="0"/>
          <w:divBdr>
            <w:top w:val="none" w:sz="0" w:space="0" w:color="auto"/>
            <w:left w:val="none" w:sz="0" w:space="0" w:color="auto"/>
            <w:bottom w:val="none" w:sz="0" w:space="0" w:color="auto"/>
            <w:right w:val="none" w:sz="0" w:space="0" w:color="auto"/>
          </w:divBdr>
        </w:div>
        <w:div w:id="455955731">
          <w:marLeft w:val="480"/>
          <w:marRight w:val="0"/>
          <w:marTop w:val="0"/>
          <w:marBottom w:val="0"/>
          <w:divBdr>
            <w:top w:val="none" w:sz="0" w:space="0" w:color="auto"/>
            <w:left w:val="none" w:sz="0" w:space="0" w:color="auto"/>
            <w:bottom w:val="none" w:sz="0" w:space="0" w:color="auto"/>
            <w:right w:val="none" w:sz="0" w:space="0" w:color="auto"/>
          </w:divBdr>
        </w:div>
        <w:div w:id="459955792">
          <w:marLeft w:val="480"/>
          <w:marRight w:val="0"/>
          <w:marTop w:val="0"/>
          <w:marBottom w:val="0"/>
          <w:divBdr>
            <w:top w:val="none" w:sz="0" w:space="0" w:color="auto"/>
            <w:left w:val="none" w:sz="0" w:space="0" w:color="auto"/>
            <w:bottom w:val="none" w:sz="0" w:space="0" w:color="auto"/>
            <w:right w:val="none" w:sz="0" w:space="0" w:color="auto"/>
          </w:divBdr>
        </w:div>
        <w:div w:id="479540547">
          <w:marLeft w:val="480"/>
          <w:marRight w:val="0"/>
          <w:marTop w:val="0"/>
          <w:marBottom w:val="0"/>
          <w:divBdr>
            <w:top w:val="none" w:sz="0" w:space="0" w:color="auto"/>
            <w:left w:val="none" w:sz="0" w:space="0" w:color="auto"/>
            <w:bottom w:val="none" w:sz="0" w:space="0" w:color="auto"/>
            <w:right w:val="none" w:sz="0" w:space="0" w:color="auto"/>
          </w:divBdr>
        </w:div>
        <w:div w:id="528563488">
          <w:marLeft w:val="480"/>
          <w:marRight w:val="0"/>
          <w:marTop w:val="0"/>
          <w:marBottom w:val="0"/>
          <w:divBdr>
            <w:top w:val="none" w:sz="0" w:space="0" w:color="auto"/>
            <w:left w:val="none" w:sz="0" w:space="0" w:color="auto"/>
            <w:bottom w:val="none" w:sz="0" w:space="0" w:color="auto"/>
            <w:right w:val="none" w:sz="0" w:space="0" w:color="auto"/>
          </w:divBdr>
        </w:div>
        <w:div w:id="609045732">
          <w:marLeft w:val="480"/>
          <w:marRight w:val="0"/>
          <w:marTop w:val="0"/>
          <w:marBottom w:val="0"/>
          <w:divBdr>
            <w:top w:val="none" w:sz="0" w:space="0" w:color="auto"/>
            <w:left w:val="none" w:sz="0" w:space="0" w:color="auto"/>
            <w:bottom w:val="none" w:sz="0" w:space="0" w:color="auto"/>
            <w:right w:val="none" w:sz="0" w:space="0" w:color="auto"/>
          </w:divBdr>
        </w:div>
        <w:div w:id="633605917">
          <w:marLeft w:val="480"/>
          <w:marRight w:val="0"/>
          <w:marTop w:val="0"/>
          <w:marBottom w:val="0"/>
          <w:divBdr>
            <w:top w:val="none" w:sz="0" w:space="0" w:color="auto"/>
            <w:left w:val="none" w:sz="0" w:space="0" w:color="auto"/>
            <w:bottom w:val="none" w:sz="0" w:space="0" w:color="auto"/>
            <w:right w:val="none" w:sz="0" w:space="0" w:color="auto"/>
          </w:divBdr>
        </w:div>
        <w:div w:id="708455089">
          <w:marLeft w:val="480"/>
          <w:marRight w:val="0"/>
          <w:marTop w:val="0"/>
          <w:marBottom w:val="0"/>
          <w:divBdr>
            <w:top w:val="none" w:sz="0" w:space="0" w:color="auto"/>
            <w:left w:val="none" w:sz="0" w:space="0" w:color="auto"/>
            <w:bottom w:val="none" w:sz="0" w:space="0" w:color="auto"/>
            <w:right w:val="none" w:sz="0" w:space="0" w:color="auto"/>
          </w:divBdr>
        </w:div>
        <w:div w:id="720708879">
          <w:marLeft w:val="480"/>
          <w:marRight w:val="0"/>
          <w:marTop w:val="0"/>
          <w:marBottom w:val="0"/>
          <w:divBdr>
            <w:top w:val="none" w:sz="0" w:space="0" w:color="auto"/>
            <w:left w:val="none" w:sz="0" w:space="0" w:color="auto"/>
            <w:bottom w:val="none" w:sz="0" w:space="0" w:color="auto"/>
            <w:right w:val="none" w:sz="0" w:space="0" w:color="auto"/>
          </w:divBdr>
        </w:div>
        <w:div w:id="722364672">
          <w:marLeft w:val="480"/>
          <w:marRight w:val="0"/>
          <w:marTop w:val="0"/>
          <w:marBottom w:val="0"/>
          <w:divBdr>
            <w:top w:val="none" w:sz="0" w:space="0" w:color="auto"/>
            <w:left w:val="none" w:sz="0" w:space="0" w:color="auto"/>
            <w:bottom w:val="none" w:sz="0" w:space="0" w:color="auto"/>
            <w:right w:val="none" w:sz="0" w:space="0" w:color="auto"/>
          </w:divBdr>
        </w:div>
        <w:div w:id="737555398">
          <w:marLeft w:val="480"/>
          <w:marRight w:val="0"/>
          <w:marTop w:val="0"/>
          <w:marBottom w:val="0"/>
          <w:divBdr>
            <w:top w:val="none" w:sz="0" w:space="0" w:color="auto"/>
            <w:left w:val="none" w:sz="0" w:space="0" w:color="auto"/>
            <w:bottom w:val="none" w:sz="0" w:space="0" w:color="auto"/>
            <w:right w:val="none" w:sz="0" w:space="0" w:color="auto"/>
          </w:divBdr>
        </w:div>
        <w:div w:id="803036861">
          <w:marLeft w:val="480"/>
          <w:marRight w:val="0"/>
          <w:marTop w:val="0"/>
          <w:marBottom w:val="0"/>
          <w:divBdr>
            <w:top w:val="none" w:sz="0" w:space="0" w:color="auto"/>
            <w:left w:val="none" w:sz="0" w:space="0" w:color="auto"/>
            <w:bottom w:val="none" w:sz="0" w:space="0" w:color="auto"/>
            <w:right w:val="none" w:sz="0" w:space="0" w:color="auto"/>
          </w:divBdr>
        </w:div>
        <w:div w:id="871961106">
          <w:marLeft w:val="480"/>
          <w:marRight w:val="0"/>
          <w:marTop w:val="0"/>
          <w:marBottom w:val="0"/>
          <w:divBdr>
            <w:top w:val="none" w:sz="0" w:space="0" w:color="auto"/>
            <w:left w:val="none" w:sz="0" w:space="0" w:color="auto"/>
            <w:bottom w:val="none" w:sz="0" w:space="0" w:color="auto"/>
            <w:right w:val="none" w:sz="0" w:space="0" w:color="auto"/>
          </w:divBdr>
        </w:div>
      </w:divsChild>
    </w:div>
    <w:div w:id="593246682">
      <w:bodyDiv w:val="1"/>
      <w:marLeft w:val="0"/>
      <w:marRight w:val="0"/>
      <w:marTop w:val="0"/>
      <w:marBottom w:val="0"/>
      <w:divBdr>
        <w:top w:val="none" w:sz="0" w:space="0" w:color="auto"/>
        <w:left w:val="none" w:sz="0" w:space="0" w:color="auto"/>
        <w:bottom w:val="none" w:sz="0" w:space="0" w:color="auto"/>
        <w:right w:val="none" w:sz="0" w:space="0" w:color="auto"/>
      </w:divBdr>
    </w:div>
    <w:div w:id="593320069">
      <w:bodyDiv w:val="1"/>
      <w:marLeft w:val="0"/>
      <w:marRight w:val="0"/>
      <w:marTop w:val="0"/>
      <w:marBottom w:val="0"/>
      <w:divBdr>
        <w:top w:val="none" w:sz="0" w:space="0" w:color="auto"/>
        <w:left w:val="none" w:sz="0" w:space="0" w:color="auto"/>
        <w:bottom w:val="none" w:sz="0" w:space="0" w:color="auto"/>
        <w:right w:val="none" w:sz="0" w:space="0" w:color="auto"/>
      </w:divBdr>
    </w:div>
    <w:div w:id="593435059">
      <w:bodyDiv w:val="1"/>
      <w:marLeft w:val="0"/>
      <w:marRight w:val="0"/>
      <w:marTop w:val="0"/>
      <w:marBottom w:val="0"/>
      <w:divBdr>
        <w:top w:val="none" w:sz="0" w:space="0" w:color="auto"/>
        <w:left w:val="none" w:sz="0" w:space="0" w:color="auto"/>
        <w:bottom w:val="none" w:sz="0" w:space="0" w:color="auto"/>
        <w:right w:val="none" w:sz="0" w:space="0" w:color="auto"/>
      </w:divBdr>
    </w:div>
    <w:div w:id="593444204">
      <w:bodyDiv w:val="1"/>
      <w:marLeft w:val="0"/>
      <w:marRight w:val="0"/>
      <w:marTop w:val="0"/>
      <w:marBottom w:val="0"/>
      <w:divBdr>
        <w:top w:val="none" w:sz="0" w:space="0" w:color="auto"/>
        <w:left w:val="none" w:sz="0" w:space="0" w:color="auto"/>
        <w:bottom w:val="none" w:sz="0" w:space="0" w:color="auto"/>
        <w:right w:val="none" w:sz="0" w:space="0" w:color="auto"/>
      </w:divBdr>
    </w:div>
    <w:div w:id="593632147">
      <w:bodyDiv w:val="1"/>
      <w:marLeft w:val="0"/>
      <w:marRight w:val="0"/>
      <w:marTop w:val="0"/>
      <w:marBottom w:val="0"/>
      <w:divBdr>
        <w:top w:val="none" w:sz="0" w:space="0" w:color="auto"/>
        <w:left w:val="none" w:sz="0" w:space="0" w:color="auto"/>
        <w:bottom w:val="none" w:sz="0" w:space="0" w:color="auto"/>
        <w:right w:val="none" w:sz="0" w:space="0" w:color="auto"/>
      </w:divBdr>
    </w:div>
    <w:div w:id="593633895">
      <w:bodyDiv w:val="1"/>
      <w:marLeft w:val="0"/>
      <w:marRight w:val="0"/>
      <w:marTop w:val="0"/>
      <w:marBottom w:val="0"/>
      <w:divBdr>
        <w:top w:val="none" w:sz="0" w:space="0" w:color="auto"/>
        <w:left w:val="none" w:sz="0" w:space="0" w:color="auto"/>
        <w:bottom w:val="none" w:sz="0" w:space="0" w:color="auto"/>
        <w:right w:val="none" w:sz="0" w:space="0" w:color="auto"/>
      </w:divBdr>
    </w:div>
    <w:div w:id="593703637">
      <w:bodyDiv w:val="1"/>
      <w:marLeft w:val="0"/>
      <w:marRight w:val="0"/>
      <w:marTop w:val="0"/>
      <w:marBottom w:val="0"/>
      <w:divBdr>
        <w:top w:val="none" w:sz="0" w:space="0" w:color="auto"/>
        <w:left w:val="none" w:sz="0" w:space="0" w:color="auto"/>
        <w:bottom w:val="none" w:sz="0" w:space="0" w:color="auto"/>
        <w:right w:val="none" w:sz="0" w:space="0" w:color="auto"/>
      </w:divBdr>
    </w:div>
    <w:div w:id="593784683">
      <w:bodyDiv w:val="1"/>
      <w:marLeft w:val="0"/>
      <w:marRight w:val="0"/>
      <w:marTop w:val="0"/>
      <w:marBottom w:val="0"/>
      <w:divBdr>
        <w:top w:val="none" w:sz="0" w:space="0" w:color="auto"/>
        <w:left w:val="none" w:sz="0" w:space="0" w:color="auto"/>
        <w:bottom w:val="none" w:sz="0" w:space="0" w:color="auto"/>
        <w:right w:val="none" w:sz="0" w:space="0" w:color="auto"/>
      </w:divBdr>
    </w:div>
    <w:div w:id="593828439">
      <w:bodyDiv w:val="1"/>
      <w:marLeft w:val="0"/>
      <w:marRight w:val="0"/>
      <w:marTop w:val="0"/>
      <w:marBottom w:val="0"/>
      <w:divBdr>
        <w:top w:val="none" w:sz="0" w:space="0" w:color="auto"/>
        <w:left w:val="none" w:sz="0" w:space="0" w:color="auto"/>
        <w:bottom w:val="none" w:sz="0" w:space="0" w:color="auto"/>
        <w:right w:val="none" w:sz="0" w:space="0" w:color="auto"/>
      </w:divBdr>
    </w:div>
    <w:div w:id="594166943">
      <w:bodyDiv w:val="1"/>
      <w:marLeft w:val="0"/>
      <w:marRight w:val="0"/>
      <w:marTop w:val="0"/>
      <w:marBottom w:val="0"/>
      <w:divBdr>
        <w:top w:val="none" w:sz="0" w:space="0" w:color="auto"/>
        <w:left w:val="none" w:sz="0" w:space="0" w:color="auto"/>
        <w:bottom w:val="none" w:sz="0" w:space="0" w:color="auto"/>
        <w:right w:val="none" w:sz="0" w:space="0" w:color="auto"/>
      </w:divBdr>
    </w:div>
    <w:div w:id="594359352">
      <w:bodyDiv w:val="1"/>
      <w:marLeft w:val="0"/>
      <w:marRight w:val="0"/>
      <w:marTop w:val="0"/>
      <w:marBottom w:val="0"/>
      <w:divBdr>
        <w:top w:val="none" w:sz="0" w:space="0" w:color="auto"/>
        <w:left w:val="none" w:sz="0" w:space="0" w:color="auto"/>
        <w:bottom w:val="none" w:sz="0" w:space="0" w:color="auto"/>
        <w:right w:val="none" w:sz="0" w:space="0" w:color="auto"/>
      </w:divBdr>
    </w:div>
    <w:div w:id="594439465">
      <w:bodyDiv w:val="1"/>
      <w:marLeft w:val="0"/>
      <w:marRight w:val="0"/>
      <w:marTop w:val="0"/>
      <w:marBottom w:val="0"/>
      <w:divBdr>
        <w:top w:val="none" w:sz="0" w:space="0" w:color="auto"/>
        <w:left w:val="none" w:sz="0" w:space="0" w:color="auto"/>
        <w:bottom w:val="none" w:sz="0" w:space="0" w:color="auto"/>
        <w:right w:val="none" w:sz="0" w:space="0" w:color="auto"/>
      </w:divBdr>
    </w:div>
    <w:div w:id="594633330">
      <w:bodyDiv w:val="1"/>
      <w:marLeft w:val="0"/>
      <w:marRight w:val="0"/>
      <w:marTop w:val="0"/>
      <w:marBottom w:val="0"/>
      <w:divBdr>
        <w:top w:val="none" w:sz="0" w:space="0" w:color="auto"/>
        <w:left w:val="none" w:sz="0" w:space="0" w:color="auto"/>
        <w:bottom w:val="none" w:sz="0" w:space="0" w:color="auto"/>
        <w:right w:val="none" w:sz="0" w:space="0" w:color="auto"/>
      </w:divBdr>
    </w:div>
    <w:div w:id="594679832">
      <w:bodyDiv w:val="1"/>
      <w:marLeft w:val="0"/>
      <w:marRight w:val="0"/>
      <w:marTop w:val="0"/>
      <w:marBottom w:val="0"/>
      <w:divBdr>
        <w:top w:val="none" w:sz="0" w:space="0" w:color="auto"/>
        <w:left w:val="none" w:sz="0" w:space="0" w:color="auto"/>
        <w:bottom w:val="none" w:sz="0" w:space="0" w:color="auto"/>
        <w:right w:val="none" w:sz="0" w:space="0" w:color="auto"/>
      </w:divBdr>
    </w:div>
    <w:div w:id="594679876">
      <w:bodyDiv w:val="1"/>
      <w:marLeft w:val="0"/>
      <w:marRight w:val="0"/>
      <w:marTop w:val="0"/>
      <w:marBottom w:val="0"/>
      <w:divBdr>
        <w:top w:val="none" w:sz="0" w:space="0" w:color="auto"/>
        <w:left w:val="none" w:sz="0" w:space="0" w:color="auto"/>
        <w:bottom w:val="none" w:sz="0" w:space="0" w:color="auto"/>
        <w:right w:val="none" w:sz="0" w:space="0" w:color="auto"/>
      </w:divBdr>
    </w:div>
    <w:div w:id="594703501">
      <w:bodyDiv w:val="1"/>
      <w:marLeft w:val="0"/>
      <w:marRight w:val="0"/>
      <w:marTop w:val="0"/>
      <w:marBottom w:val="0"/>
      <w:divBdr>
        <w:top w:val="none" w:sz="0" w:space="0" w:color="auto"/>
        <w:left w:val="none" w:sz="0" w:space="0" w:color="auto"/>
        <w:bottom w:val="none" w:sz="0" w:space="0" w:color="auto"/>
        <w:right w:val="none" w:sz="0" w:space="0" w:color="auto"/>
      </w:divBdr>
    </w:div>
    <w:div w:id="594750861">
      <w:bodyDiv w:val="1"/>
      <w:marLeft w:val="0"/>
      <w:marRight w:val="0"/>
      <w:marTop w:val="0"/>
      <w:marBottom w:val="0"/>
      <w:divBdr>
        <w:top w:val="none" w:sz="0" w:space="0" w:color="auto"/>
        <w:left w:val="none" w:sz="0" w:space="0" w:color="auto"/>
        <w:bottom w:val="none" w:sz="0" w:space="0" w:color="auto"/>
        <w:right w:val="none" w:sz="0" w:space="0" w:color="auto"/>
      </w:divBdr>
    </w:div>
    <w:div w:id="594753238">
      <w:bodyDiv w:val="1"/>
      <w:marLeft w:val="0"/>
      <w:marRight w:val="0"/>
      <w:marTop w:val="0"/>
      <w:marBottom w:val="0"/>
      <w:divBdr>
        <w:top w:val="none" w:sz="0" w:space="0" w:color="auto"/>
        <w:left w:val="none" w:sz="0" w:space="0" w:color="auto"/>
        <w:bottom w:val="none" w:sz="0" w:space="0" w:color="auto"/>
        <w:right w:val="none" w:sz="0" w:space="0" w:color="auto"/>
      </w:divBdr>
    </w:div>
    <w:div w:id="594902979">
      <w:bodyDiv w:val="1"/>
      <w:marLeft w:val="0"/>
      <w:marRight w:val="0"/>
      <w:marTop w:val="0"/>
      <w:marBottom w:val="0"/>
      <w:divBdr>
        <w:top w:val="none" w:sz="0" w:space="0" w:color="auto"/>
        <w:left w:val="none" w:sz="0" w:space="0" w:color="auto"/>
        <w:bottom w:val="none" w:sz="0" w:space="0" w:color="auto"/>
        <w:right w:val="none" w:sz="0" w:space="0" w:color="auto"/>
      </w:divBdr>
    </w:div>
    <w:div w:id="595014273">
      <w:bodyDiv w:val="1"/>
      <w:marLeft w:val="0"/>
      <w:marRight w:val="0"/>
      <w:marTop w:val="0"/>
      <w:marBottom w:val="0"/>
      <w:divBdr>
        <w:top w:val="none" w:sz="0" w:space="0" w:color="auto"/>
        <w:left w:val="none" w:sz="0" w:space="0" w:color="auto"/>
        <w:bottom w:val="none" w:sz="0" w:space="0" w:color="auto"/>
        <w:right w:val="none" w:sz="0" w:space="0" w:color="auto"/>
      </w:divBdr>
    </w:div>
    <w:div w:id="595023445">
      <w:bodyDiv w:val="1"/>
      <w:marLeft w:val="0"/>
      <w:marRight w:val="0"/>
      <w:marTop w:val="0"/>
      <w:marBottom w:val="0"/>
      <w:divBdr>
        <w:top w:val="none" w:sz="0" w:space="0" w:color="auto"/>
        <w:left w:val="none" w:sz="0" w:space="0" w:color="auto"/>
        <w:bottom w:val="none" w:sz="0" w:space="0" w:color="auto"/>
        <w:right w:val="none" w:sz="0" w:space="0" w:color="auto"/>
      </w:divBdr>
    </w:div>
    <w:div w:id="595098574">
      <w:bodyDiv w:val="1"/>
      <w:marLeft w:val="0"/>
      <w:marRight w:val="0"/>
      <w:marTop w:val="0"/>
      <w:marBottom w:val="0"/>
      <w:divBdr>
        <w:top w:val="none" w:sz="0" w:space="0" w:color="auto"/>
        <w:left w:val="none" w:sz="0" w:space="0" w:color="auto"/>
        <w:bottom w:val="none" w:sz="0" w:space="0" w:color="auto"/>
        <w:right w:val="none" w:sz="0" w:space="0" w:color="auto"/>
      </w:divBdr>
    </w:div>
    <w:div w:id="595099121">
      <w:bodyDiv w:val="1"/>
      <w:marLeft w:val="0"/>
      <w:marRight w:val="0"/>
      <w:marTop w:val="0"/>
      <w:marBottom w:val="0"/>
      <w:divBdr>
        <w:top w:val="none" w:sz="0" w:space="0" w:color="auto"/>
        <w:left w:val="none" w:sz="0" w:space="0" w:color="auto"/>
        <w:bottom w:val="none" w:sz="0" w:space="0" w:color="auto"/>
        <w:right w:val="none" w:sz="0" w:space="0" w:color="auto"/>
      </w:divBdr>
    </w:div>
    <w:div w:id="595133042">
      <w:bodyDiv w:val="1"/>
      <w:marLeft w:val="0"/>
      <w:marRight w:val="0"/>
      <w:marTop w:val="0"/>
      <w:marBottom w:val="0"/>
      <w:divBdr>
        <w:top w:val="none" w:sz="0" w:space="0" w:color="auto"/>
        <w:left w:val="none" w:sz="0" w:space="0" w:color="auto"/>
        <w:bottom w:val="none" w:sz="0" w:space="0" w:color="auto"/>
        <w:right w:val="none" w:sz="0" w:space="0" w:color="auto"/>
      </w:divBdr>
    </w:div>
    <w:div w:id="595480966">
      <w:bodyDiv w:val="1"/>
      <w:marLeft w:val="0"/>
      <w:marRight w:val="0"/>
      <w:marTop w:val="0"/>
      <w:marBottom w:val="0"/>
      <w:divBdr>
        <w:top w:val="none" w:sz="0" w:space="0" w:color="auto"/>
        <w:left w:val="none" w:sz="0" w:space="0" w:color="auto"/>
        <w:bottom w:val="none" w:sz="0" w:space="0" w:color="auto"/>
        <w:right w:val="none" w:sz="0" w:space="0" w:color="auto"/>
      </w:divBdr>
    </w:div>
    <w:div w:id="595484432">
      <w:bodyDiv w:val="1"/>
      <w:marLeft w:val="0"/>
      <w:marRight w:val="0"/>
      <w:marTop w:val="0"/>
      <w:marBottom w:val="0"/>
      <w:divBdr>
        <w:top w:val="none" w:sz="0" w:space="0" w:color="auto"/>
        <w:left w:val="none" w:sz="0" w:space="0" w:color="auto"/>
        <w:bottom w:val="none" w:sz="0" w:space="0" w:color="auto"/>
        <w:right w:val="none" w:sz="0" w:space="0" w:color="auto"/>
      </w:divBdr>
    </w:div>
    <w:div w:id="595525846">
      <w:bodyDiv w:val="1"/>
      <w:marLeft w:val="0"/>
      <w:marRight w:val="0"/>
      <w:marTop w:val="0"/>
      <w:marBottom w:val="0"/>
      <w:divBdr>
        <w:top w:val="none" w:sz="0" w:space="0" w:color="auto"/>
        <w:left w:val="none" w:sz="0" w:space="0" w:color="auto"/>
        <w:bottom w:val="none" w:sz="0" w:space="0" w:color="auto"/>
        <w:right w:val="none" w:sz="0" w:space="0" w:color="auto"/>
      </w:divBdr>
    </w:div>
    <w:div w:id="595526024">
      <w:bodyDiv w:val="1"/>
      <w:marLeft w:val="0"/>
      <w:marRight w:val="0"/>
      <w:marTop w:val="0"/>
      <w:marBottom w:val="0"/>
      <w:divBdr>
        <w:top w:val="none" w:sz="0" w:space="0" w:color="auto"/>
        <w:left w:val="none" w:sz="0" w:space="0" w:color="auto"/>
        <w:bottom w:val="none" w:sz="0" w:space="0" w:color="auto"/>
        <w:right w:val="none" w:sz="0" w:space="0" w:color="auto"/>
      </w:divBdr>
      <w:divsChild>
        <w:div w:id="10693814">
          <w:marLeft w:val="480"/>
          <w:marRight w:val="0"/>
          <w:marTop w:val="0"/>
          <w:marBottom w:val="0"/>
          <w:divBdr>
            <w:top w:val="none" w:sz="0" w:space="0" w:color="auto"/>
            <w:left w:val="none" w:sz="0" w:space="0" w:color="auto"/>
            <w:bottom w:val="none" w:sz="0" w:space="0" w:color="auto"/>
            <w:right w:val="none" w:sz="0" w:space="0" w:color="auto"/>
          </w:divBdr>
        </w:div>
        <w:div w:id="13268529">
          <w:marLeft w:val="480"/>
          <w:marRight w:val="0"/>
          <w:marTop w:val="0"/>
          <w:marBottom w:val="0"/>
          <w:divBdr>
            <w:top w:val="none" w:sz="0" w:space="0" w:color="auto"/>
            <w:left w:val="none" w:sz="0" w:space="0" w:color="auto"/>
            <w:bottom w:val="none" w:sz="0" w:space="0" w:color="auto"/>
            <w:right w:val="none" w:sz="0" w:space="0" w:color="auto"/>
          </w:divBdr>
        </w:div>
        <w:div w:id="35787683">
          <w:marLeft w:val="480"/>
          <w:marRight w:val="0"/>
          <w:marTop w:val="0"/>
          <w:marBottom w:val="0"/>
          <w:divBdr>
            <w:top w:val="none" w:sz="0" w:space="0" w:color="auto"/>
            <w:left w:val="none" w:sz="0" w:space="0" w:color="auto"/>
            <w:bottom w:val="none" w:sz="0" w:space="0" w:color="auto"/>
            <w:right w:val="none" w:sz="0" w:space="0" w:color="auto"/>
          </w:divBdr>
        </w:div>
        <w:div w:id="84688610">
          <w:marLeft w:val="480"/>
          <w:marRight w:val="0"/>
          <w:marTop w:val="0"/>
          <w:marBottom w:val="0"/>
          <w:divBdr>
            <w:top w:val="none" w:sz="0" w:space="0" w:color="auto"/>
            <w:left w:val="none" w:sz="0" w:space="0" w:color="auto"/>
            <w:bottom w:val="none" w:sz="0" w:space="0" w:color="auto"/>
            <w:right w:val="none" w:sz="0" w:space="0" w:color="auto"/>
          </w:divBdr>
        </w:div>
        <w:div w:id="113867369">
          <w:marLeft w:val="480"/>
          <w:marRight w:val="0"/>
          <w:marTop w:val="0"/>
          <w:marBottom w:val="0"/>
          <w:divBdr>
            <w:top w:val="none" w:sz="0" w:space="0" w:color="auto"/>
            <w:left w:val="none" w:sz="0" w:space="0" w:color="auto"/>
            <w:bottom w:val="none" w:sz="0" w:space="0" w:color="auto"/>
            <w:right w:val="none" w:sz="0" w:space="0" w:color="auto"/>
          </w:divBdr>
        </w:div>
        <w:div w:id="184366138">
          <w:marLeft w:val="480"/>
          <w:marRight w:val="0"/>
          <w:marTop w:val="0"/>
          <w:marBottom w:val="0"/>
          <w:divBdr>
            <w:top w:val="none" w:sz="0" w:space="0" w:color="auto"/>
            <w:left w:val="none" w:sz="0" w:space="0" w:color="auto"/>
            <w:bottom w:val="none" w:sz="0" w:space="0" w:color="auto"/>
            <w:right w:val="none" w:sz="0" w:space="0" w:color="auto"/>
          </w:divBdr>
        </w:div>
        <w:div w:id="208692837">
          <w:marLeft w:val="480"/>
          <w:marRight w:val="0"/>
          <w:marTop w:val="0"/>
          <w:marBottom w:val="0"/>
          <w:divBdr>
            <w:top w:val="none" w:sz="0" w:space="0" w:color="auto"/>
            <w:left w:val="none" w:sz="0" w:space="0" w:color="auto"/>
            <w:bottom w:val="none" w:sz="0" w:space="0" w:color="auto"/>
            <w:right w:val="none" w:sz="0" w:space="0" w:color="auto"/>
          </w:divBdr>
        </w:div>
        <w:div w:id="287513161">
          <w:marLeft w:val="480"/>
          <w:marRight w:val="0"/>
          <w:marTop w:val="0"/>
          <w:marBottom w:val="0"/>
          <w:divBdr>
            <w:top w:val="none" w:sz="0" w:space="0" w:color="auto"/>
            <w:left w:val="none" w:sz="0" w:space="0" w:color="auto"/>
            <w:bottom w:val="none" w:sz="0" w:space="0" w:color="auto"/>
            <w:right w:val="none" w:sz="0" w:space="0" w:color="auto"/>
          </w:divBdr>
        </w:div>
        <w:div w:id="288896260">
          <w:marLeft w:val="480"/>
          <w:marRight w:val="0"/>
          <w:marTop w:val="0"/>
          <w:marBottom w:val="0"/>
          <w:divBdr>
            <w:top w:val="none" w:sz="0" w:space="0" w:color="auto"/>
            <w:left w:val="none" w:sz="0" w:space="0" w:color="auto"/>
            <w:bottom w:val="none" w:sz="0" w:space="0" w:color="auto"/>
            <w:right w:val="none" w:sz="0" w:space="0" w:color="auto"/>
          </w:divBdr>
        </w:div>
        <w:div w:id="300040227">
          <w:marLeft w:val="480"/>
          <w:marRight w:val="0"/>
          <w:marTop w:val="0"/>
          <w:marBottom w:val="0"/>
          <w:divBdr>
            <w:top w:val="none" w:sz="0" w:space="0" w:color="auto"/>
            <w:left w:val="none" w:sz="0" w:space="0" w:color="auto"/>
            <w:bottom w:val="none" w:sz="0" w:space="0" w:color="auto"/>
            <w:right w:val="none" w:sz="0" w:space="0" w:color="auto"/>
          </w:divBdr>
        </w:div>
        <w:div w:id="350229504">
          <w:marLeft w:val="480"/>
          <w:marRight w:val="0"/>
          <w:marTop w:val="0"/>
          <w:marBottom w:val="0"/>
          <w:divBdr>
            <w:top w:val="none" w:sz="0" w:space="0" w:color="auto"/>
            <w:left w:val="none" w:sz="0" w:space="0" w:color="auto"/>
            <w:bottom w:val="none" w:sz="0" w:space="0" w:color="auto"/>
            <w:right w:val="none" w:sz="0" w:space="0" w:color="auto"/>
          </w:divBdr>
        </w:div>
        <w:div w:id="476074157">
          <w:marLeft w:val="480"/>
          <w:marRight w:val="0"/>
          <w:marTop w:val="0"/>
          <w:marBottom w:val="0"/>
          <w:divBdr>
            <w:top w:val="none" w:sz="0" w:space="0" w:color="auto"/>
            <w:left w:val="none" w:sz="0" w:space="0" w:color="auto"/>
            <w:bottom w:val="none" w:sz="0" w:space="0" w:color="auto"/>
            <w:right w:val="none" w:sz="0" w:space="0" w:color="auto"/>
          </w:divBdr>
        </w:div>
        <w:div w:id="513493086">
          <w:marLeft w:val="480"/>
          <w:marRight w:val="0"/>
          <w:marTop w:val="0"/>
          <w:marBottom w:val="0"/>
          <w:divBdr>
            <w:top w:val="none" w:sz="0" w:space="0" w:color="auto"/>
            <w:left w:val="none" w:sz="0" w:space="0" w:color="auto"/>
            <w:bottom w:val="none" w:sz="0" w:space="0" w:color="auto"/>
            <w:right w:val="none" w:sz="0" w:space="0" w:color="auto"/>
          </w:divBdr>
        </w:div>
        <w:div w:id="547569809">
          <w:marLeft w:val="480"/>
          <w:marRight w:val="0"/>
          <w:marTop w:val="0"/>
          <w:marBottom w:val="0"/>
          <w:divBdr>
            <w:top w:val="none" w:sz="0" w:space="0" w:color="auto"/>
            <w:left w:val="none" w:sz="0" w:space="0" w:color="auto"/>
            <w:bottom w:val="none" w:sz="0" w:space="0" w:color="auto"/>
            <w:right w:val="none" w:sz="0" w:space="0" w:color="auto"/>
          </w:divBdr>
        </w:div>
        <w:div w:id="579024284">
          <w:marLeft w:val="480"/>
          <w:marRight w:val="0"/>
          <w:marTop w:val="0"/>
          <w:marBottom w:val="0"/>
          <w:divBdr>
            <w:top w:val="none" w:sz="0" w:space="0" w:color="auto"/>
            <w:left w:val="none" w:sz="0" w:space="0" w:color="auto"/>
            <w:bottom w:val="none" w:sz="0" w:space="0" w:color="auto"/>
            <w:right w:val="none" w:sz="0" w:space="0" w:color="auto"/>
          </w:divBdr>
        </w:div>
        <w:div w:id="603148715">
          <w:marLeft w:val="480"/>
          <w:marRight w:val="0"/>
          <w:marTop w:val="0"/>
          <w:marBottom w:val="0"/>
          <w:divBdr>
            <w:top w:val="none" w:sz="0" w:space="0" w:color="auto"/>
            <w:left w:val="none" w:sz="0" w:space="0" w:color="auto"/>
            <w:bottom w:val="none" w:sz="0" w:space="0" w:color="auto"/>
            <w:right w:val="none" w:sz="0" w:space="0" w:color="auto"/>
          </w:divBdr>
        </w:div>
        <w:div w:id="638999812">
          <w:marLeft w:val="480"/>
          <w:marRight w:val="0"/>
          <w:marTop w:val="0"/>
          <w:marBottom w:val="0"/>
          <w:divBdr>
            <w:top w:val="none" w:sz="0" w:space="0" w:color="auto"/>
            <w:left w:val="none" w:sz="0" w:space="0" w:color="auto"/>
            <w:bottom w:val="none" w:sz="0" w:space="0" w:color="auto"/>
            <w:right w:val="none" w:sz="0" w:space="0" w:color="auto"/>
          </w:divBdr>
        </w:div>
        <w:div w:id="664550010">
          <w:marLeft w:val="480"/>
          <w:marRight w:val="0"/>
          <w:marTop w:val="0"/>
          <w:marBottom w:val="0"/>
          <w:divBdr>
            <w:top w:val="none" w:sz="0" w:space="0" w:color="auto"/>
            <w:left w:val="none" w:sz="0" w:space="0" w:color="auto"/>
            <w:bottom w:val="none" w:sz="0" w:space="0" w:color="auto"/>
            <w:right w:val="none" w:sz="0" w:space="0" w:color="auto"/>
          </w:divBdr>
        </w:div>
        <w:div w:id="682584709">
          <w:marLeft w:val="480"/>
          <w:marRight w:val="0"/>
          <w:marTop w:val="0"/>
          <w:marBottom w:val="0"/>
          <w:divBdr>
            <w:top w:val="none" w:sz="0" w:space="0" w:color="auto"/>
            <w:left w:val="none" w:sz="0" w:space="0" w:color="auto"/>
            <w:bottom w:val="none" w:sz="0" w:space="0" w:color="auto"/>
            <w:right w:val="none" w:sz="0" w:space="0" w:color="auto"/>
          </w:divBdr>
        </w:div>
        <w:div w:id="697849187">
          <w:marLeft w:val="480"/>
          <w:marRight w:val="0"/>
          <w:marTop w:val="0"/>
          <w:marBottom w:val="0"/>
          <w:divBdr>
            <w:top w:val="none" w:sz="0" w:space="0" w:color="auto"/>
            <w:left w:val="none" w:sz="0" w:space="0" w:color="auto"/>
            <w:bottom w:val="none" w:sz="0" w:space="0" w:color="auto"/>
            <w:right w:val="none" w:sz="0" w:space="0" w:color="auto"/>
          </w:divBdr>
        </w:div>
        <w:div w:id="726420374">
          <w:marLeft w:val="480"/>
          <w:marRight w:val="0"/>
          <w:marTop w:val="0"/>
          <w:marBottom w:val="0"/>
          <w:divBdr>
            <w:top w:val="none" w:sz="0" w:space="0" w:color="auto"/>
            <w:left w:val="none" w:sz="0" w:space="0" w:color="auto"/>
            <w:bottom w:val="none" w:sz="0" w:space="0" w:color="auto"/>
            <w:right w:val="none" w:sz="0" w:space="0" w:color="auto"/>
          </w:divBdr>
        </w:div>
        <w:div w:id="741951347">
          <w:marLeft w:val="480"/>
          <w:marRight w:val="0"/>
          <w:marTop w:val="0"/>
          <w:marBottom w:val="0"/>
          <w:divBdr>
            <w:top w:val="none" w:sz="0" w:space="0" w:color="auto"/>
            <w:left w:val="none" w:sz="0" w:space="0" w:color="auto"/>
            <w:bottom w:val="none" w:sz="0" w:space="0" w:color="auto"/>
            <w:right w:val="none" w:sz="0" w:space="0" w:color="auto"/>
          </w:divBdr>
        </w:div>
        <w:div w:id="778572630">
          <w:marLeft w:val="480"/>
          <w:marRight w:val="0"/>
          <w:marTop w:val="0"/>
          <w:marBottom w:val="0"/>
          <w:divBdr>
            <w:top w:val="none" w:sz="0" w:space="0" w:color="auto"/>
            <w:left w:val="none" w:sz="0" w:space="0" w:color="auto"/>
            <w:bottom w:val="none" w:sz="0" w:space="0" w:color="auto"/>
            <w:right w:val="none" w:sz="0" w:space="0" w:color="auto"/>
          </w:divBdr>
        </w:div>
        <w:div w:id="801725409">
          <w:marLeft w:val="480"/>
          <w:marRight w:val="0"/>
          <w:marTop w:val="0"/>
          <w:marBottom w:val="0"/>
          <w:divBdr>
            <w:top w:val="none" w:sz="0" w:space="0" w:color="auto"/>
            <w:left w:val="none" w:sz="0" w:space="0" w:color="auto"/>
            <w:bottom w:val="none" w:sz="0" w:space="0" w:color="auto"/>
            <w:right w:val="none" w:sz="0" w:space="0" w:color="auto"/>
          </w:divBdr>
        </w:div>
        <w:div w:id="804347399">
          <w:marLeft w:val="480"/>
          <w:marRight w:val="0"/>
          <w:marTop w:val="0"/>
          <w:marBottom w:val="0"/>
          <w:divBdr>
            <w:top w:val="none" w:sz="0" w:space="0" w:color="auto"/>
            <w:left w:val="none" w:sz="0" w:space="0" w:color="auto"/>
            <w:bottom w:val="none" w:sz="0" w:space="0" w:color="auto"/>
            <w:right w:val="none" w:sz="0" w:space="0" w:color="auto"/>
          </w:divBdr>
        </w:div>
        <w:div w:id="807088482">
          <w:marLeft w:val="480"/>
          <w:marRight w:val="0"/>
          <w:marTop w:val="0"/>
          <w:marBottom w:val="0"/>
          <w:divBdr>
            <w:top w:val="none" w:sz="0" w:space="0" w:color="auto"/>
            <w:left w:val="none" w:sz="0" w:space="0" w:color="auto"/>
            <w:bottom w:val="none" w:sz="0" w:space="0" w:color="auto"/>
            <w:right w:val="none" w:sz="0" w:space="0" w:color="auto"/>
          </w:divBdr>
        </w:div>
      </w:divsChild>
    </w:div>
    <w:div w:id="595797069">
      <w:bodyDiv w:val="1"/>
      <w:marLeft w:val="0"/>
      <w:marRight w:val="0"/>
      <w:marTop w:val="0"/>
      <w:marBottom w:val="0"/>
      <w:divBdr>
        <w:top w:val="none" w:sz="0" w:space="0" w:color="auto"/>
        <w:left w:val="none" w:sz="0" w:space="0" w:color="auto"/>
        <w:bottom w:val="none" w:sz="0" w:space="0" w:color="auto"/>
        <w:right w:val="none" w:sz="0" w:space="0" w:color="auto"/>
      </w:divBdr>
    </w:div>
    <w:div w:id="595868032">
      <w:bodyDiv w:val="1"/>
      <w:marLeft w:val="0"/>
      <w:marRight w:val="0"/>
      <w:marTop w:val="0"/>
      <w:marBottom w:val="0"/>
      <w:divBdr>
        <w:top w:val="none" w:sz="0" w:space="0" w:color="auto"/>
        <w:left w:val="none" w:sz="0" w:space="0" w:color="auto"/>
        <w:bottom w:val="none" w:sz="0" w:space="0" w:color="auto"/>
        <w:right w:val="none" w:sz="0" w:space="0" w:color="auto"/>
      </w:divBdr>
    </w:div>
    <w:div w:id="595947150">
      <w:bodyDiv w:val="1"/>
      <w:marLeft w:val="0"/>
      <w:marRight w:val="0"/>
      <w:marTop w:val="0"/>
      <w:marBottom w:val="0"/>
      <w:divBdr>
        <w:top w:val="none" w:sz="0" w:space="0" w:color="auto"/>
        <w:left w:val="none" w:sz="0" w:space="0" w:color="auto"/>
        <w:bottom w:val="none" w:sz="0" w:space="0" w:color="auto"/>
        <w:right w:val="none" w:sz="0" w:space="0" w:color="auto"/>
      </w:divBdr>
    </w:div>
    <w:div w:id="596181551">
      <w:bodyDiv w:val="1"/>
      <w:marLeft w:val="0"/>
      <w:marRight w:val="0"/>
      <w:marTop w:val="0"/>
      <w:marBottom w:val="0"/>
      <w:divBdr>
        <w:top w:val="none" w:sz="0" w:space="0" w:color="auto"/>
        <w:left w:val="none" w:sz="0" w:space="0" w:color="auto"/>
        <w:bottom w:val="none" w:sz="0" w:space="0" w:color="auto"/>
        <w:right w:val="none" w:sz="0" w:space="0" w:color="auto"/>
      </w:divBdr>
    </w:div>
    <w:div w:id="596206776">
      <w:bodyDiv w:val="1"/>
      <w:marLeft w:val="0"/>
      <w:marRight w:val="0"/>
      <w:marTop w:val="0"/>
      <w:marBottom w:val="0"/>
      <w:divBdr>
        <w:top w:val="none" w:sz="0" w:space="0" w:color="auto"/>
        <w:left w:val="none" w:sz="0" w:space="0" w:color="auto"/>
        <w:bottom w:val="none" w:sz="0" w:space="0" w:color="auto"/>
        <w:right w:val="none" w:sz="0" w:space="0" w:color="auto"/>
      </w:divBdr>
    </w:div>
    <w:div w:id="596330111">
      <w:bodyDiv w:val="1"/>
      <w:marLeft w:val="0"/>
      <w:marRight w:val="0"/>
      <w:marTop w:val="0"/>
      <w:marBottom w:val="0"/>
      <w:divBdr>
        <w:top w:val="none" w:sz="0" w:space="0" w:color="auto"/>
        <w:left w:val="none" w:sz="0" w:space="0" w:color="auto"/>
        <w:bottom w:val="none" w:sz="0" w:space="0" w:color="auto"/>
        <w:right w:val="none" w:sz="0" w:space="0" w:color="auto"/>
      </w:divBdr>
    </w:div>
    <w:div w:id="596408370">
      <w:bodyDiv w:val="1"/>
      <w:marLeft w:val="0"/>
      <w:marRight w:val="0"/>
      <w:marTop w:val="0"/>
      <w:marBottom w:val="0"/>
      <w:divBdr>
        <w:top w:val="none" w:sz="0" w:space="0" w:color="auto"/>
        <w:left w:val="none" w:sz="0" w:space="0" w:color="auto"/>
        <w:bottom w:val="none" w:sz="0" w:space="0" w:color="auto"/>
        <w:right w:val="none" w:sz="0" w:space="0" w:color="auto"/>
      </w:divBdr>
    </w:div>
    <w:div w:id="596446996">
      <w:bodyDiv w:val="1"/>
      <w:marLeft w:val="0"/>
      <w:marRight w:val="0"/>
      <w:marTop w:val="0"/>
      <w:marBottom w:val="0"/>
      <w:divBdr>
        <w:top w:val="none" w:sz="0" w:space="0" w:color="auto"/>
        <w:left w:val="none" w:sz="0" w:space="0" w:color="auto"/>
        <w:bottom w:val="none" w:sz="0" w:space="0" w:color="auto"/>
        <w:right w:val="none" w:sz="0" w:space="0" w:color="auto"/>
      </w:divBdr>
    </w:div>
    <w:div w:id="596518790">
      <w:bodyDiv w:val="1"/>
      <w:marLeft w:val="0"/>
      <w:marRight w:val="0"/>
      <w:marTop w:val="0"/>
      <w:marBottom w:val="0"/>
      <w:divBdr>
        <w:top w:val="none" w:sz="0" w:space="0" w:color="auto"/>
        <w:left w:val="none" w:sz="0" w:space="0" w:color="auto"/>
        <w:bottom w:val="none" w:sz="0" w:space="0" w:color="auto"/>
        <w:right w:val="none" w:sz="0" w:space="0" w:color="auto"/>
      </w:divBdr>
    </w:div>
    <w:div w:id="596520211">
      <w:bodyDiv w:val="1"/>
      <w:marLeft w:val="0"/>
      <w:marRight w:val="0"/>
      <w:marTop w:val="0"/>
      <w:marBottom w:val="0"/>
      <w:divBdr>
        <w:top w:val="none" w:sz="0" w:space="0" w:color="auto"/>
        <w:left w:val="none" w:sz="0" w:space="0" w:color="auto"/>
        <w:bottom w:val="none" w:sz="0" w:space="0" w:color="auto"/>
        <w:right w:val="none" w:sz="0" w:space="0" w:color="auto"/>
      </w:divBdr>
    </w:div>
    <w:div w:id="596526935">
      <w:bodyDiv w:val="1"/>
      <w:marLeft w:val="0"/>
      <w:marRight w:val="0"/>
      <w:marTop w:val="0"/>
      <w:marBottom w:val="0"/>
      <w:divBdr>
        <w:top w:val="none" w:sz="0" w:space="0" w:color="auto"/>
        <w:left w:val="none" w:sz="0" w:space="0" w:color="auto"/>
        <w:bottom w:val="none" w:sz="0" w:space="0" w:color="auto"/>
        <w:right w:val="none" w:sz="0" w:space="0" w:color="auto"/>
      </w:divBdr>
    </w:div>
    <w:div w:id="596527172">
      <w:bodyDiv w:val="1"/>
      <w:marLeft w:val="0"/>
      <w:marRight w:val="0"/>
      <w:marTop w:val="0"/>
      <w:marBottom w:val="0"/>
      <w:divBdr>
        <w:top w:val="none" w:sz="0" w:space="0" w:color="auto"/>
        <w:left w:val="none" w:sz="0" w:space="0" w:color="auto"/>
        <w:bottom w:val="none" w:sz="0" w:space="0" w:color="auto"/>
        <w:right w:val="none" w:sz="0" w:space="0" w:color="auto"/>
      </w:divBdr>
    </w:div>
    <w:div w:id="596598449">
      <w:bodyDiv w:val="1"/>
      <w:marLeft w:val="0"/>
      <w:marRight w:val="0"/>
      <w:marTop w:val="0"/>
      <w:marBottom w:val="0"/>
      <w:divBdr>
        <w:top w:val="none" w:sz="0" w:space="0" w:color="auto"/>
        <w:left w:val="none" w:sz="0" w:space="0" w:color="auto"/>
        <w:bottom w:val="none" w:sz="0" w:space="0" w:color="auto"/>
        <w:right w:val="none" w:sz="0" w:space="0" w:color="auto"/>
      </w:divBdr>
    </w:div>
    <w:div w:id="596639829">
      <w:bodyDiv w:val="1"/>
      <w:marLeft w:val="0"/>
      <w:marRight w:val="0"/>
      <w:marTop w:val="0"/>
      <w:marBottom w:val="0"/>
      <w:divBdr>
        <w:top w:val="none" w:sz="0" w:space="0" w:color="auto"/>
        <w:left w:val="none" w:sz="0" w:space="0" w:color="auto"/>
        <w:bottom w:val="none" w:sz="0" w:space="0" w:color="auto"/>
        <w:right w:val="none" w:sz="0" w:space="0" w:color="auto"/>
      </w:divBdr>
    </w:div>
    <w:div w:id="596645415">
      <w:bodyDiv w:val="1"/>
      <w:marLeft w:val="0"/>
      <w:marRight w:val="0"/>
      <w:marTop w:val="0"/>
      <w:marBottom w:val="0"/>
      <w:divBdr>
        <w:top w:val="none" w:sz="0" w:space="0" w:color="auto"/>
        <w:left w:val="none" w:sz="0" w:space="0" w:color="auto"/>
        <w:bottom w:val="none" w:sz="0" w:space="0" w:color="auto"/>
        <w:right w:val="none" w:sz="0" w:space="0" w:color="auto"/>
      </w:divBdr>
    </w:div>
    <w:div w:id="596838386">
      <w:bodyDiv w:val="1"/>
      <w:marLeft w:val="0"/>
      <w:marRight w:val="0"/>
      <w:marTop w:val="0"/>
      <w:marBottom w:val="0"/>
      <w:divBdr>
        <w:top w:val="none" w:sz="0" w:space="0" w:color="auto"/>
        <w:left w:val="none" w:sz="0" w:space="0" w:color="auto"/>
        <w:bottom w:val="none" w:sz="0" w:space="0" w:color="auto"/>
        <w:right w:val="none" w:sz="0" w:space="0" w:color="auto"/>
      </w:divBdr>
    </w:div>
    <w:div w:id="596907972">
      <w:bodyDiv w:val="1"/>
      <w:marLeft w:val="0"/>
      <w:marRight w:val="0"/>
      <w:marTop w:val="0"/>
      <w:marBottom w:val="0"/>
      <w:divBdr>
        <w:top w:val="none" w:sz="0" w:space="0" w:color="auto"/>
        <w:left w:val="none" w:sz="0" w:space="0" w:color="auto"/>
        <w:bottom w:val="none" w:sz="0" w:space="0" w:color="auto"/>
        <w:right w:val="none" w:sz="0" w:space="0" w:color="auto"/>
      </w:divBdr>
    </w:div>
    <w:div w:id="596908320">
      <w:bodyDiv w:val="1"/>
      <w:marLeft w:val="0"/>
      <w:marRight w:val="0"/>
      <w:marTop w:val="0"/>
      <w:marBottom w:val="0"/>
      <w:divBdr>
        <w:top w:val="none" w:sz="0" w:space="0" w:color="auto"/>
        <w:left w:val="none" w:sz="0" w:space="0" w:color="auto"/>
        <w:bottom w:val="none" w:sz="0" w:space="0" w:color="auto"/>
        <w:right w:val="none" w:sz="0" w:space="0" w:color="auto"/>
      </w:divBdr>
    </w:div>
    <w:div w:id="596911539">
      <w:bodyDiv w:val="1"/>
      <w:marLeft w:val="0"/>
      <w:marRight w:val="0"/>
      <w:marTop w:val="0"/>
      <w:marBottom w:val="0"/>
      <w:divBdr>
        <w:top w:val="none" w:sz="0" w:space="0" w:color="auto"/>
        <w:left w:val="none" w:sz="0" w:space="0" w:color="auto"/>
        <w:bottom w:val="none" w:sz="0" w:space="0" w:color="auto"/>
        <w:right w:val="none" w:sz="0" w:space="0" w:color="auto"/>
      </w:divBdr>
    </w:div>
    <w:div w:id="596986100">
      <w:bodyDiv w:val="1"/>
      <w:marLeft w:val="0"/>
      <w:marRight w:val="0"/>
      <w:marTop w:val="0"/>
      <w:marBottom w:val="0"/>
      <w:divBdr>
        <w:top w:val="none" w:sz="0" w:space="0" w:color="auto"/>
        <w:left w:val="none" w:sz="0" w:space="0" w:color="auto"/>
        <w:bottom w:val="none" w:sz="0" w:space="0" w:color="auto"/>
        <w:right w:val="none" w:sz="0" w:space="0" w:color="auto"/>
      </w:divBdr>
    </w:div>
    <w:div w:id="597057588">
      <w:bodyDiv w:val="1"/>
      <w:marLeft w:val="0"/>
      <w:marRight w:val="0"/>
      <w:marTop w:val="0"/>
      <w:marBottom w:val="0"/>
      <w:divBdr>
        <w:top w:val="none" w:sz="0" w:space="0" w:color="auto"/>
        <w:left w:val="none" w:sz="0" w:space="0" w:color="auto"/>
        <w:bottom w:val="none" w:sz="0" w:space="0" w:color="auto"/>
        <w:right w:val="none" w:sz="0" w:space="0" w:color="auto"/>
      </w:divBdr>
    </w:div>
    <w:div w:id="597062846">
      <w:bodyDiv w:val="1"/>
      <w:marLeft w:val="0"/>
      <w:marRight w:val="0"/>
      <w:marTop w:val="0"/>
      <w:marBottom w:val="0"/>
      <w:divBdr>
        <w:top w:val="none" w:sz="0" w:space="0" w:color="auto"/>
        <w:left w:val="none" w:sz="0" w:space="0" w:color="auto"/>
        <w:bottom w:val="none" w:sz="0" w:space="0" w:color="auto"/>
        <w:right w:val="none" w:sz="0" w:space="0" w:color="auto"/>
      </w:divBdr>
    </w:div>
    <w:div w:id="597102573">
      <w:bodyDiv w:val="1"/>
      <w:marLeft w:val="0"/>
      <w:marRight w:val="0"/>
      <w:marTop w:val="0"/>
      <w:marBottom w:val="0"/>
      <w:divBdr>
        <w:top w:val="none" w:sz="0" w:space="0" w:color="auto"/>
        <w:left w:val="none" w:sz="0" w:space="0" w:color="auto"/>
        <w:bottom w:val="none" w:sz="0" w:space="0" w:color="auto"/>
        <w:right w:val="none" w:sz="0" w:space="0" w:color="auto"/>
      </w:divBdr>
    </w:div>
    <w:div w:id="597105308">
      <w:bodyDiv w:val="1"/>
      <w:marLeft w:val="0"/>
      <w:marRight w:val="0"/>
      <w:marTop w:val="0"/>
      <w:marBottom w:val="0"/>
      <w:divBdr>
        <w:top w:val="none" w:sz="0" w:space="0" w:color="auto"/>
        <w:left w:val="none" w:sz="0" w:space="0" w:color="auto"/>
        <w:bottom w:val="none" w:sz="0" w:space="0" w:color="auto"/>
        <w:right w:val="none" w:sz="0" w:space="0" w:color="auto"/>
      </w:divBdr>
    </w:div>
    <w:div w:id="597178311">
      <w:bodyDiv w:val="1"/>
      <w:marLeft w:val="0"/>
      <w:marRight w:val="0"/>
      <w:marTop w:val="0"/>
      <w:marBottom w:val="0"/>
      <w:divBdr>
        <w:top w:val="none" w:sz="0" w:space="0" w:color="auto"/>
        <w:left w:val="none" w:sz="0" w:space="0" w:color="auto"/>
        <w:bottom w:val="none" w:sz="0" w:space="0" w:color="auto"/>
        <w:right w:val="none" w:sz="0" w:space="0" w:color="auto"/>
      </w:divBdr>
    </w:div>
    <w:div w:id="597181906">
      <w:bodyDiv w:val="1"/>
      <w:marLeft w:val="0"/>
      <w:marRight w:val="0"/>
      <w:marTop w:val="0"/>
      <w:marBottom w:val="0"/>
      <w:divBdr>
        <w:top w:val="none" w:sz="0" w:space="0" w:color="auto"/>
        <w:left w:val="none" w:sz="0" w:space="0" w:color="auto"/>
        <w:bottom w:val="none" w:sz="0" w:space="0" w:color="auto"/>
        <w:right w:val="none" w:sz="0" w:space="0" w:color="auto"/>
      </w:divBdr>
    </w:div>
    <w:div w:id="597252494">
      <w:bodyDiv w:val="1"/>
      <w:marLeft w:val="0"/>
      <w:marRight w:val="0"/>
      <w:marTop w:val="0"/>
      <w:marBottom w:val="0"/>
      <w:divBdr>
        <w:top w:val="none" w:sz="0" w:space="0" w:color="auto"/>
        <w:left w:val="none" w:sz="0" w:space="0" w:color="auto"/>
        <w:bottom w:val="none" w:sz="0" w:space="0" w:color="auto"/>
        <w:right w:val="none" w:sz="0" w:space="0" w:color="auto"/>
      </w:divBdr>
    </w:div>
    <w:div w:id="597295988">
      <w:bodyDiv w:val="1"/>
      <w:marLeft w:val="0"/>
      <w:marRight w:val="0"/>
      <w:marTop w:val="0"/>
      <w:marBottom w:val="0"/>
      <w:divBdr>
        <w:top w:val="none" w:sz="0" w:space="0" w:color="auto"/>
        <w:left w:val="none" w:sz="0" w:space="0" w:color="auto"/>
        <w:bottom w:val="none" w:sz="0" w:space="0" w:color="auto"/>
        <w:right w:val="none" w:sz="0" w:space="0" w:color="auto"/>
      </w:divBdr>
    </w:div>
    <w:div w:id="597297530">
      <w:bodyDiv w:val="1"/>
      <w:marLeft w:val="0"/>
      <w:marRight w:val="0"/>
      <w:marTop w:val="0"/>
      <w:marBottom w:val="0"/>
      <w:divBdr>
        <w:top w:val="none" w:sz="0" w:space="0" w:color="auto"/>
        <w:left w:val="none" w:sz="0" w:space="0" w:color="auto"/>
        <w:bottom w:val="none" w:sz="0" w:space="0" w:color="auto"/>
        <w:right w:val="none" w:sz="0" w:space="0" w:color="auto"/>
      </w:divBdr>
    </w:div>
    <w:div w:id="597443048">
      <w:bodyDiv w:val="1"/>
      <w:marLeft w:val="0"/>
      <w:marRight w:val="0"/>
      <w:marTop w:val="0"/>
      <w:marBottom w:val="0"/>
      <w:divBdr>
        <w:top w:val="none" w:sz="0" w:space="0" w:color="auto"/>
        <w:left w:val="none" w:sz="0" w:space="0" w:color="auto"/>
        <w:bottom w:val="none" w:sz="0" w:space="0" w:color="auto"/>
        <w:right w:val="none" w:sz="0" w:space="0" w:color="auto"/>
      </w:divBdr>
    </w:div>
    <w:div w:id="597443679">
      <w:bodyDiv w:val="1"/>
      <w:marLeft w:val="0"/>
      <w:marRight w:val="0"/>
      <w:marTop w:val="0"/>
      <w:marBottom w:val="0"/>
      <w:divBdr>
        <w:top w:val="none" w:sz="0" w:space="0" w:color="auto"/>
        <w:left w:val="none" w:sz="0" w:space="0" w:color="auto"/>
        <w:bottom w:val="none" w:sz="0" w:space="0" w:color="auto"/>
        <w:right w:val="none" w:sz="0" w:space="0" w:color="auto"/>
      </w:divBdr>
    </w:div>
    <w:div w:id="597449713">
      <w:bodyDiv w:val="1"/>
      <w:marLeft w:val="0"/>
      <w:marRight w:val="0"/>
      <w:marTop w:val="0"/>
      <w:marBottom w:val="0"/>
      <w:divBdr>
        <w:top w:val="none" w:sz="0" w:space="0" w:color="auto"/>
        <w:left w:val="none" w:sz="0" w:space="0" w:color="auto"/>
        <w:bottom w:val="none" w:sz="0" w:space="0" w:color="auto"/>
        <w:right w:val="none" w:sz="0" w:space="0" w:color="auto"/>
      </w:divBdr>
    </w:div>
    <w:div w:id="597521682">
      <w:bodyDiv w:val="1"/>
      <w:marLeft w:val="0"/>
      <w:marRight w:val="0"/>
      <w:marTop w:val="0"/>
      <w:marBottom w:val="0"/>
      <w:divBdr>
        <w:top w:val="none" w:sz="0" w:space="0" w:color="auto"/>
        <w:left w:val="none" w:sz="0" w:space="0" w:color="auto"/>
        <w:bottom w:val="none" w:sz="0" w:space="0" w:color="auto"/>
        <w:right w:val="none" w:sz="0" w:space="0" w:color="auto"/>
      </w:divBdr>
    </w:div>
    <w:div w:id="597566661">
      <w:bodyDiv w:val="1"/>
      <w:marLeft w:val="0"/>
      <w:marRight w:val="0"/>
      <w:marTop w:val="0"/>
      <w:marBottom w:val="0"/>
      <w:divBdr>
        <w:top w:val="none" w:sz="0" w:space="0" w:color="auto"/>
        <w:left w:val="none" w:sz="0" w:space="0" w:color="auto"/>
        <w:bottom w:val="none" w:sz="0" w:space="0" w:color="auto"/>
        <w:right w:val="none" w:sz="0" w:space="0" w:color="auto"/>
      </w:divBdr>
    </w:div>
    <w:div w:id="597637825">
      <w:bodyDiv w:val="1"/>
      <w:marLeft w:val="0"/>
      <w:marRight w:val="0"/>
      <w:marTop w:val="0"/>
      <w:marBottom w:val="0"/>
      <w:divBdr>
        <w:top w:val="none" w:sz="0" w:space="0" w:color="auto"/>
        <w:left w:val="none" w:sz="0" w:space="0" w:color="auto"/>
        <w:bottom w:val="none" w:sz="0" w:space="0" w:color="auto"/>
        <w:right w:val="none" w:sz="0" w:space="0" w:color="auto"/>
      </w:divBdr>
    </w:div>
    <w:div w:id="597913499">
      <w:bodyDiv w:val="1"/>
      <w:marLeft w:val="0"/>
      <w:marRight w:val="0"/>
      <w:marTop w:val="0"/>
      <w:marBottom w:val="0"/>
      <w:divBdr>
        <w:top w:val="none" w:sz="0" w:space="0" w:color="auto"/>
        <w:left w:val="none" w:sz="0" w:space="0" w:color="auto"/>
        <w:bottom w:val="none" w:sz="0" w:space="0" w:color="auto"/>
        <w:right w:val="none" w:sz="0" w:space="0" w:color="auto"/>
      </w:divBdr>
    </w:div>
    <w:div w:id="597953706">
      <w:bodyDiv w:val="1"/>
      <w:marLeft w:val="0"/>
      <w:marRight w:val="0"/>
      <w:marTop w:val="0"/>
      <w:marBottom w:val="0"/>
      <w:divBdr>
        <w:top w:val="none" w:sz="0" w:space="0" w:color="auto"/>
        <w:left w:val="none" w:sz="0" w:space="0" w:color="auto"/>
        <w:bottom w:val="none" w:sz="0" w:space="0" w:color="auto"/>
        <w:right w:val="none" w:sz="0" w:space="0" w:color="auto"/>
      </w:divBdr>
    </w:div>
    <w:div w:id="597982489">
      <w:bodyDiv w:val="1"/>
      <w:marLeft w:val="0"/>
      <w:marRight w:val="0"/>
      <w:marTop w:val="0"/>
      <w:marBottom w:val="0"/>
      <w:divBdr>
        <w:top w:val="none" w:sz="0" w:space="0" w:color="auto"/>
        <w:left w:val="none" w:sz="0" w:space="0" w:color="auto"/>
        <w:bottom w:val="none" w:sz="0" w:space="0" w:color="auto"/>
        <w:right w:val="none" w:sz="0" w:space="0" w:color="auto"/>
      </w:divBdr>
    </w:div>
    <w:div w:id="598106926">
      <w:bodyDiv w:val="1"/>
      <w:marLeft w:val="0"/>
      <w:marRight w:val="0"/>
      <w:marTop w:val="0"/>
      <w:marBottom w:val="0"/>
      <w:divBdr>
        <w:top w:val="none" w:sz="0" w:space="0" w:color="auto"/>
        <w:left w:val="none" w:sz="0" w:space="0" w:color="auto"/>
        <w:bottom w:val="none" w:sz="0" w:space="0" w:color="auto"/>
        <w:right w:val="none" w:sz="0" w:space="0" w:color="auto"/>
      </w:divBdr>
    </w:div>
    <w:div w:id="598174066">
      <w:bodyDiv w:val="1"/>
      <w:marLeft w:val="0"/>
      <w:marRight w:val="0"/>
      <w:marTop w:val="0"/>
      <w:marBottom w:val="0"/>
      <w:divBdr>
        <w:top w:val="none" w:sz="0" w:space="0" w:color="auto"/>
        <w:left w:val="none" w:sz="0" w:space="0" w:color="auto"/>
        <w:bottom w:val="none" w:sz="0" w:space="0" w:color="auto"/>
        <w:right w:val="none" w:sz="0" w:space="0" w:color="auto"/>
      </w:divBdr>
    </w:div>
    <w:div w:id="598367257">
      <w:bodyDiv w:val="1"/>
      <w:marLeft w:val="0"/>
      <w:marRight w:val="0"/>
      <w:marTop w:val="0"/>
      <w:marBottom w:val="0"/>
      <w:divBdr>
        <w:top w:val="none" w:sz="0" w:space="0" w:color="auto"/>
        <w:left w:val="none" w:sz="0" w:space="0" w:color="auto"/>
        <w:bottom w:val="none" w:sz="0" w:space="0" w:color="auto"/>
        <w:right w:val="none" w:sz="0" w:space="0" w:color="auto"/>
      </w:divBdr>
    </w:div>
    <w:div w:id="598561366">
      <w:bodyDiv w:val="1"/>
      <w:marLeft w:val="0"/>
      <w:marRight w:val="0"/>
      <w:marTop w:val="0"/>
      <w:marBottom w:val="0"/>
      <w:divBdr>
        <w:top w:val="none" w:sz="0" w:space="0" w:color="auto"/>
        <w:left w:val="none" w:sz="0" w:space="0" w:color="auto"/>
        <w:bottom w:val="none" w:sz="0" w:space="0" w:color="auto"/>
        <w:right w:val="none" w:sz="0" w:space="0" w:color="auto"/>
      </w:divBdr>
      <w:divsChild>
        <w:div w:id="2631763">
          <w:marLeft w:val="480"/>
          <w:marRight w:val="0"/>
          <w:marTop w:val="0"/>
          <w:marBottom w:val="0"/>
          <w:divBdr>
            <w:top w:val="none" w:sz="0" w:space="0" w:color="auto"/>
            <w:left w:val="none" w:sz="0" w:space="0" w:color="auto"/>
            <w:bottom w:val="none" w:sz="0" w:space="0" w:color="auto"/>
            <w:right w:val="none" w:sz="0" w:space="0" w:color="auto"/>
          </w:divBdr>
        </w:div>
        <w:div w:id="6180959">
          <w:marLeft w:val="480"/>
          <w:marRight w:val="0"/>
          <w:marTop w:val="0"/>
          <w:marBottom w:val="0"/>
          <w:divBdr>
            <w:top w:val="none" w:sz="0" w:space="0" w:color="auto"/>
            <w:left w:val="none" w:sz="0" w:space="0" w:color="auto"/>
            <w:bottom w:val="none" w:sz="0" w:space="0" w:color="auto"/>
            <w:right w:val="none" w:sz="0" w:space="0" w:color="auto"/>
          </w:divBdr>
        </w:div>
        <w:div w:id="66341597">
          <w:marLeft w:val="480"/>
          <w:marRight w:val="0"/>
          <w:marTop w:val="0"/>
          <w:marBottom w:val="0"/>
          <w:divBdr>
            <w:top w:val="none" w:sz="0" w:space="0" w:color="auto"/>
            <w:left w:val="none" w:sz="0" w:space="0" w:color="auto"/>
            <w:bottom w:val="none" w:sz="0" w:space="0" w:color="auto"/>
            <w:right w:val="none" w:sz="0" w:space="0" w:color="auto"/>
          </w:divBdr>
        </w:div>
        <w:div w:id="228805549">
          <w:marLeft w:val="480"/>
          <w:marRight w:val="0"/>
          <w:marTop w:val="0"/>
          <w:marBottom w:val="0"/>
          <w:divBdr>
            <w:top w:val="none" w:sz="0" w:space="0" w:color="auto"/>
            <w:left w:val="none" w:sz="0" w:space="0" w:color="auto"/>
            <w:bottom w:val="none" w:sz="0" w:space="0" w:color="auto"/>
            <w:right w:val="none" w:sz="0" w:space="0" w:color="auto"/>
          </w:divBdr>
        </w:div>
        <w:div w:id="233325145">
          <w:marLeft w:val="480"/>
          <w:marRight w:val="0"/>
          <w:marTop w:val="0"/>
          <w:marBottom w:val="0"/>
          <w:divBdr>
            <w:top w:val="none" w:sz="0" w:space="0" w:color="auto"/>
            <w:left w:val="none" w:sz="0" w:space="0" w:color="auto"/>
            <w:bottom w:val="none" w:sz="0" w:space="0" w:color="auto"/>
            <w:right w:val="none" w:sz="0" w:space="0" w:color="auto"/>
          </w:divBdr>
        </w:div>
        <w:div w:id="275059602">
          <w:marLeft w:val="480"/>
          <w:marRight w:val="0"/>
          <w:marTop w:val="0"/>
          <w:marBottom w:val="0"/>
          <w:divBdr>
            <w:top w:val="none" w:sz="0" w:space="0" w:color="auto"/>
            <w:left w:val="none" w:sz="0" w:space="0" w:color="auto"/>
            <w:bottom w:val="none" w:sz="0" w:space="0" w:color="auto"/>
            <w:right w:val="none" w:sz="0" w:space="0" w:color="auto"/>
          </w:divBdr>
        </w:div>
        <w:div w:id="351415896">
          <w:marLeft w:val="480"/>
          <w:marRight w:val="0"/>
          <w:marTop w:val="0"/>
          <w:marBottom w:val="0"/>
          <w:divBdr>
            <w:top w:val="none" w:sz="0" w:space="0" w:color="auto"/>
            <w:left w:val="none" w:sz="0" w:space="0" w:color="auto"/>
            <w:bottom w:val="none" w:sz="0" w:space="0" w:color="auto"/>
            <w:right w:val="none" w:sz="0" w:space="0" w:color="auto"/>
          </w:divBdr>
        </w:div>
        <w:div w:id="391076135">
          <w:marLeft w:val="480"/>
          <w:marRight w:val="0"/>
          <w:marTop w:val="0"/>
          <w:marBottom w:val="0"/>
          <w:divBdr>
            <w:top w:val="none" w:sz="0" w:space="0" w:color="auto"/>
            <w:left w:val="none" w:sz="0" w:space="0" w:color="auto"/>
            <w:bottom w:val="none" w:sz="0" w:space="0" w:color="auto"/>
            <w:right w:val="none" w:sz="0" w:space="0" w:color="auto"/>
          </w:divBdr>
        </w:div>
        <w:div w:id="391778930">
          <w:marLeft w:val="480"/>
          <w:marRight w:val="0"/>
          <w:marTop w:val="0"/>
          <w:marBottom w:val="0"/>
          <w:divBdr>
            <w:top w:val="none" w:sz="0" w:space="0" w:color="auto"/>
            <w:left w:val="none" w:sz="0" w:space="0" w:color="auto"/>
            <w:bottom w:val="none" w:sz="0" w:space="0" w:color="auto"/>
            <w:right w:val="none" w:sz="0" w:space="0" w:color="auto"/>
          </w:divBdr>
        </w:div>
        <w:div w:id="406921749">
          <w:marLeft w:val="480"/>
          <w:marRight w:val="0"/>
          <w:marTop w:val="0"/>
          <w:marBottom w:val="0"/>
          <w:divBdr>
            <w:top w:val="none" w:sz="0" w:space="0" w:color="auto"/>
            <w:left w:val="none" w:sz="0" w:space="0" w:color="auto"/>
            <w:bottom w:val="none" w:sz="0" w:space="0" w:color="auto"/>
            <w:right w:val="none" w:sz="0" w:space="0" w:color="auto"/>
          </w:divBdr>
        </w:div>
        <w:div w:id="409542418">
          <w:marLeft w:val="480"/>
          <w:marRight w:val="0"/>
          <w:marTop w:val="0"/>
          <w:marBottom w:val="0"/>
          <w:divBdr>
            <w:top w:val="none" w:sz="0" w:space="0" w:color="auto"/>
            <w:left w:val="none" w:sz="0" w:space="0" w:color="auto"/>
            <w:bottom w:val="none" w:sz="0" w:space="0" w:color="auto"/>
            <w:right w:val="none" w:sz="0" w:space="0" w:color="auto"/>
          </w:divBdr>
        </w:div>
        <w:div w:id="547256845">
          <w:marLeft w:val="480"/>
          <w:marRight w:val="0"/>
          <w:marTop w:val="0"/>
          <w:marBottom w:val="0"/>
          <w:divBdr>
            <w:top w:val="none" w:sz="0" w:space="0" w:color="auto"/>
            <w:left w:val="none" w:sz="0" w:space="0" w:color="auto"/>
            <w:bottom w:val="none" w:sz="0" w:space="0" w:color="auto"/>
            <w:right w:val="none" w:sz="0" w:space="0" w:color="auto"/>
          </w:divBdr>
        </w:div>
        <w:div w:id="565067184">
          <w:marLeft w:val="480"/>
          <w:marRight w:val="0"/>
          <w:marTop w:val="0"/>
          <w:marBottom w:val="0"/>
          <w:divBdr>
            <w:top w:val="none" w:sz="0" w:space="0" w:color="auto"/>
            <w:left w:val="none" w:sz="0" w:space="0" w:color="auto"/>
            <w:bottom w:val="none" w:sz="0" w:space="0" w:color="auto"/>
            <w:right w:val="none" w:sz="0" w:space="0" w:color="auto"/>
          </w:divBdr>
        </w:div>
        <w:div w:id="635718922">
          <w:marLeft w:val="480"/>
          <w:marRight w:val="0"/>
          <w:marTop w:val="0"/>
          <w:marBottom w:val="0"/>
          <w:divBdr>
            <w:top w:val="none" w:sz="0" w:space="0" w:color="auto"/>
            <w:left w:val="none" w:sz="0" w:space="0" w:color="auto"/>
            <w:bottom w:val="none" w:sz="0" w:space="0" w:color="auto"/>
            <w:right w:val="none" w:sz="0" w:space="0" w:color="auto"/>
          </w:divBdr>
        </w:div>
        <w:div w:id="707804720">
          <w:marLeft w:val="480"/>
          <w:marRight w:val="0"/>
          <w:marTop w:val="0"/>
          <w:marBottom w:val="0"/>
          <w:divBdr>
            <w:top w:val="none" w:sz="0" w:space="0" w:color="auto"/>
            <w:left w:val="none" w:sz="0" w:space="0" w:color="auto"/>
            <w:bottom w:val="none" w:sz="0" w:space="0" w:color="auto"/>
            <w:right w:val="none" w:sz="0" w:space="0" w:color="auto"/>
          </w:divBdr>
        </w:div>
        <w:div w:id="711534594">
          <w:marLeft w:val="480"/>
          <w:marRight w:val="0"/>
          <w:marTop w:val="0"/>
          <w:marBottom w:val="0"/>
          <w:divBdr>
            <w:top w:val="none" w:sz="0" w:space="0" w:color="auto"/>
            <w:left w:val="none" w:sz="0" w:space="0" w:color="auto"/>
            <w:bottom w:val="none" w:sz="0" w:space="0" w:color="auto"/>
            <w:right w:val="none" w:sz="0" w:space="0" w:color="auto"/>
          </w:divBdr>
        </w:div>
        <w:div w:id="733048257">
          <w:marLeft w:val="480"/>
          <w:marRight w:val="0"/>
          <w:marTop w:val="0"/>
          <w:marBottom w:val="0"/>
          <w:divBdr>
            <w:top w:val="none" w:sz="0" w:space="0" w:color="auto"/>
            <w:left w:val="none" w:sz="0" w:space="0" w:color="auto"/>
            <w:bottom w:val="none" w:sz="0" w:space="0" w:color="auto"/>
            <w:right w:val="none" w:sz="0" w:space="0" w:color="auto"/>
          </w:divBdr>
        </w:div>
        <w:div w:id="737436601">
          <w:marLeft w:val="480"/>
          <w:marRight w:val="0"/>
          <w:marTop w:val="0"/>
          <w:marBottom w:val="0"/>
          <w:divBdr>
            <w:top w:val="none" w:sz="0" w:space="0" w:color="auto"/>
            <w:left w:val="none" w:sz="0" w:space="0" w:color="auto"/>
            <w:bottom w:val="none" w:sz="0" w:space="0" w:color="auto"/>
            <w:right w:val="none" w:sz="0" w:space="0" w:color="auto"/>
          </w:divBdr>
        </w:div>
        <w:div w:id="744230951">
          <w:marLeft w:val="480"/>
          <w:marRight w:val="0"/>
          <w:marTop w:val="0"/>
          <w:marBottom w:val="0"/>
          <w:divBdr>
            <w:top w:val="none" w:sz="0" w:space="0" w:color="auto"/>
            <w:left w:val="none" w:sz="0" w:space="0" w:color="auto"/>
            <w:bottom w:val="none" w:sz="0" w:space="0" w:color="auto"/>
            <w:right w:val="none" w:sz="0" w:space="0" w:color="auto"/>
          </w:divBdr>
        </w:div>
        <w:div w:id="746418976">
          <w:marLeft w:val="480"/>
          <w:marRight w:val="0"/>
          <w:marTop w:val="0"/>
          <w:marBottom w:val="0"/>
          <w:divBdr>
            <w:top w:val="none" w:sz="0" w:space="0" w:color="auto"/>
            <w:left w:val="none" w:sz="0" w:space="0" w:color="auto"/>
            <w:bottom w:val="none" w:sz="0" w:space="0" w:color="auto"/>
            <w:right w:val="none" w:sz="0" w:space="0" w:color="auto"/>
          </w:divBdr>
        </w:div>
        <w:div w:id="769393087">
          <w:marLeft w:val="480"/>
          <w:marRight w:val="0"/>
          <w:marTop w:val="0"/>
          <w:marBottom w:val="0"/>
          <w:divBdr>
            <w:top w:val="none" w:sz="0" w:space="0" w:color="auto"/>
            <w:left w:val="none" w:sz="0" w:space="0" w:color="auto"/>
            <w:bottom w:val="none" w:sz="0" w:space="0" w:color="auto"/>
            <w:right w:val="none" w:sz="0" w:space="0" w:color="auto"/>
          </w:divBdr>
        </w:div>
        <w:div w:id="830873729">
          <w:marLeft w:val="480"/>
          <w:marRight w:val="0"/>
          <w:marTop w:val="0"/>
          <w:marBottom w:val="0"/>
          <w:divBdr>
            <w:top w:val="none" w:sz="0" w:space="0" w:color="auto"/>
            <w:left w:val="none" w:sz="0" w:space="0" w:color="auto"/>
            <w:bottom w:val="none" w:sz="0" w:space="0" w:color="auto"/>
            <w:right w:val="none" w:sz="0" w:space="0" w:color="auto"/>
          </w:divBdr>
        </w:div>
        <w:div w:id="858785746">
          <w:marLeft w:val="480"/>
          <w:marRight w:val="0"/>
          <w:marTop w:val="0"/>
          <w:marBottom w:val="0"/>
          <w:divBdr>
            <w:top w:val="none" w:sz="0" w:space="0" w:color="auto"/>
            <w:left w:val="none" w:sz="0" w:space="0" w:color="auto"/>
            <w:bottom w:val="none" w:sz="0" w:space="0" w:color="auto"/>
            <w:right w:val="none" w:sz="0" w:space="0" w:color="auto"/>
          </w:divBdr>
        </w:div>
        <w:div w:id="865408114">
          <w:marLeft w:val="480"/>
          <w:marRight w:val="0"/>
          <w:marTop w:val="0"/>
          <w:marBottom w:val="0"/>
          <w:divBdr>
            <w:top w:val="none" w:sz="0" w:space="0" w:color="auto"/>
            <w:left w:val="none" w:sz="0" w:space="0" w:color="auto"/>
            <w:bottom w:val="none" w:sz="0" w:space="0" w:color="auto"/>
            <w:right w:val="none" w:sz="0" w:space="0" w:color="auto"/>
          </w:divBdr>
        </w:div>
        <w:div w:id="875847366">
          <w:marLeft w:val="480"/>
          <w:marRight w:val="0"/>
          <w:marTop w:val="0"/>
          <w:marBottom w:val="0"/>
          <w:divBdr>
            <w:top w:val="none" w:sz="0" w:space="0" w:color="auto"/>
            <w:left w:val="none" w:sz="0" w:space="0" w:color="auto"/>
            <w:bottom w:val="none" w:sz="0" w:space="0" w:color="auto"/>
            <w:right w:val="none" w:sz="0" w:space="0" w:color="auto"/>
          </w:divBdr>
        </w:div>
        <w:div w:id="876426394">
          <w:marLeft w:val="480"/>
          <w:marRight w:val="0"/>
          <w:marTop w:val="0"/>
          <w:marBottom w:val="0"/>
          <w:divBdr>
            <w:top w:val="none" w:sz="0" w:space="0" w:color="auto"/>
            <w:left w:val="none" w:sz="0" w:space="0" w:color="auto"/>
            <w:bottom w:val="none" w:sz="0" w:space="0" w:color="auto"/>
            <w:right w:val="none" w:sz="0" w:space="0" w:color="auto"/>
          </w:divBdr>
        </w:div>
        <w:div w:id="877276242">
          <w:marLeft w:val="480"/>
          <w:marRight w:val="0"/>
          <w:marTop w:val="0"/>
          <w:marBottom w:val="0"/>
          <w:divBdr>
            <w:top w:val="none" w:sz="0" w:space="0" w:color="auto"/>
            <w:left w:val="none" w:sz="0" w:space="0" w:color="auto"/>
            <w:bottom w:val="none" w:sz="0" w:space="0" w:color="auto"/>
            <w:right w:val="none" w:sz="0" w:space="0" w:color="auto"/>
          </w:divBdr>
        </w:div>
        <w:div w:id="907308622">
          <w:marLeft w:val="480"/>
          <w:marRight w:val="0"/>
          <w:marTop w:val="0"/>
          <w:marBottom w:val="0"/>
          <w:divBdr>
            <w:top w:val="none" w:sz="0" w:space="0" w:color="auto"/>
            <w:left w:val="none" w:sz="0" w:space="0" w:color="auto"/>
            <w:bottom w:val="none" w:sz="0" w:space="0" w:color="auto"/>
            <w:right w:val="none" w:sz="0" w:space="0" w:color="auto"/>
          </w:divBdr>
        </w:div>
      </w:divsChild>
    </w:div>
    <w:div w:id="598610643">
      <w:bodyDiv w:val="1"/>
      <w:marLeft w:val="0"/>
      <w:marRight w:val="0"/>
      <w:marTop w:val="0"/>
      <w:marBottom w:val="0"/>
      <w:divBdr>
        <w:top w:val="none" w:sz="0" w:space="0" w:color="auto"/>
        <w:left w:val="none" w:sz="0" w:space="0" w:color="auto"/>
        <w:bottom w:val="none" w:sz="0" w:space="0" w:color="auto"/>
        <w:right w:val="none" w:sz="0" w:space="0" w:color="auto"/>
      </w:divBdr>
    </w:div>
    <w:div w:id="598636020">
      <w:bodyDiv w:val="1"/>
      <w:marLeft w:val="0"/>
      <w:marRight w:val="0"/>
      <w:marTop w:val="0"/>
      <w:marBottom w:val="0"/>
      <w:divBdr>
        <w:top w:val="none" w:sz="0" w:space="0" w:color="auto"/>
        <w:left w:val="none" w:sz="0" w:space="0" w:color="auto"/>
        <w:bottom w:val="none" w:sz="0" w:space="0" w:color="auto"/>
        <w:right w:val="none" w:sz="0" w:space="0" w:color="auto"/>
      </w:divBdr>
    </w:div>
    <w:div w:id="598680814">
      <w:bodyDiv w:val="1"/>
      <w:marLeft w:val="0"/>
      <w:marRight w:val="0"/>
      <w:marTop w:val="0"/>
      <w:marBottom w:val="0"/>
      <w:divBdr>
        <w:top w:val="none" w:sz="0" w:space="0" w:color="auto"/>
        <w:left w:val="none" w:sz="0" w:space="0" w:color="auto"/>
        <w:bottom w:val="none" w:sz="0" w:space="0" w:color="auto"/>
        <w:right w:val="none" w:sz="0" w:space="0" w:color="auto"/>
      </w:divBdr>
    </w:div>
    <w:div w:id="598755639">
      <w:bodyDiv w:val="1"/>
      <w:marLeft w:val="0"/>
      <w:marRight w:val="0"/>
      <w:marTop w:val="0"/>
      <w:marBottom w:val="0"/>
      <w:divBdr>
        <w:top w:val="none" w:sz="0" w:space="0" w:color="auto"/>
        <w:left w:val="none" w:sz="0" w:space="0" w:color="auto"/>
        <w:bottom w:val="none" w:sz="0" w:space="0" w:color="auto"/>
        <w:right w:val="none" w:sz="0" w:space="0" w:color="auto"/>
      </w:divBdr>
    </w:div>
    <w:div w:id="598756548">
      <w:bodyDiv w:val="1"/>
      <w:marLeft w:val="0"/>
      <w:marRight w:val="0"/>
      <w:marTop w:val="0"/>
      <w:marBottom w:val="0"/>
      <w:divBdr>
        <w:top w:val="none" w:sz="0" w:space="0" w:color="auto"/>
        <w:left w:val="none" w:sz="0" w:space="0" w:color="auto"/>
        <w:bottom w:val="none" w:sz="0" w:space="0" w:color="auto"/>
        <w:right w:val="none" w:sz="0" w:space="0" w:color="auto"/>
      </w:divBdr>
    </w:div>
    <w:div w:id="598879189">
      <w:bodyDiv w:val="1"/>
      <w:marLeft w:val="0"/>
      <w:marRight w:val="0"/>
      <w:marTop w:val="0"/>
      <w:marBottom w:val="0"/>
      <w:divBdr>
        <w:top w:val="none" w:sz="0" w:space="0" w:color="auto"/>
        <w:left w:val="none" w:sz="0" w:space="0" w:color="auto"/>
        <w:bottom w:val="none" w:sz="0" w:space="0" w:color="auto"/>
        <w:right w:val="none" w:sz="0" w:space="0" w:color="auto"/>
      </w:divBdr>
    </w:div>
    <w:div w:id="599024637">
      <w:bodyDiv w:val="1"/>
      <w:marLeft w:val="0"/>
      <w:marRight w:val="0"/>
      <w:marTop w:val="0"/>
      <w:marBottom w:val="0"/>
      <w:divBdr>
        <w:top w:val="none" w:sz="0" w:space="0" w:color="auto"/>
        <w:left w:val="none" w:sz="0" w:space="0" w:color="auto"/>
        <w:bottom w:val="none" w:sz="0" w:space="0" w:color="auto"/>
        <w:right w:val="none" w:sz="0" w:space="0" w:color="auto"/>
      </w:divBdr>
    </w:div>
    <w:div w:id="599070806">
      <w:bodyDiv w:val="1"/>
      <w:marLeft w:val="0"/>
      <w:marRight w:val="0"/>
      <w:marTop w:val="0"/>
      <w:marBottom w:val="0"/>
      <w:divBdr>
        <w:top w:val="none" w:sz="0" w:space="0" w:color="auto"/>
        <w:left w:val="none" w:sz="0" w:space="0" w:color="auto"/>
        <w:bottom w:val="none" w:sz="0" w:space="0" w:color="auto"/>
        <w:right w:val="none" w:sz="0" w:space="0" w:color="auto"/>
      </w:divBdr>
    </w:div>
    <w:div w:id="599214562">
      <w:bodyDiv w:val="1"/>
      <w:marLeft w:val="0"/>
      <w:marRight w:val="0"/>
      <w:marTop w:val="0"/>
      <w:marBottom w:val="0"/>
      <w:divBdr>
        <w:top w:val="none" w:sz="0" w:space="0" w:color="auto"/>
        <w:left w:val="none" w:sz="0" w:space="0" w:color="auto"/>
        <w:bottom w:val="none" w:sz="0" w:space="0" w:color="auto"/>
        <w:right w:val="none" w:sz="0" w:space="0" w:color="auto"/>
      </w:divBdr>
    </w:div>
    <w:div w:id="599218044">
      <w:bodyDiv w:val="1"/>
      <w:marLeft w:val="0"/>
      <w:marRight w:val="0"/>
      <w:marTop w:val="0"/>
      <w:marBottom w:val="0"/>
      <w:divBdr>
        <w:top w:val="none" w:sz="0" w:space="0" w:color="auto"/>
        <w:left w:val="none" w:sz="0" w:space="0" w:color="auto"/>
        <w:bottom w:val="none" w:sz="0" w:space="0" w:color="auto"/>
        <w:right w:val="none" w:sz="0" w:space="0" w:color="auto"/>
      </w:divBdr>
    </w:div>
    <w:div w:id="599290862">
      <w:bodyDiv w:val="1"/>
      <w:marLeft w:val="0"/>
      <w:marRight w:val="0"/>
      <w:marTop w:val="0"/>
      <w:marBottom w:val="0"/>
      <w:divBdr>
        <w:top w:val="none" w:sz="0" w:space="0" w:color="auto"/>
        <w:left w:val="none" w:sz="0" w:space="0" w:color="auto"/>
        <w:bottom w:val="none" w:sz="0" w:space="0" w:color="auto"/>
        <w:right w:val="none" w:sz="0" w:space="0" w:color="auto"/>
      </w:divBdr>
    </w:div>
    <w:div w:id="599335809">
      <w:bodyDiv w:val="1"/>
      <w:marLeft w:val="0"/>
      <w:marRight w:val="0"/>
      <w:marTop w:val="0"/>
      <w:marBottom w:val="0"/>
      <w:divBdr>
        <w:top w:val="none" w:sz="0" w:space="0" w:color="auto"/>
        <w:left w:val="none" w:sz="0" w:space="0" w:color="auto"/>
        <w:bottom w:val="none" w:sz="0" w:space="0" w:color="auto"/>
        <w:right w:val="none" w:sz="0" w:space="0" w:color="auto"/>
      </w:divBdr>
    </w:div>
    <w:div w:id="599337328">
      <w:bodyDiv w:val="1"/>
      <w:marLeft w:val="0"/>
      <w:marRight w:val="0"/>
      <w:marTop w:val="0"/>
      <w:marBottom w:val="0"/>
      <w:divBdr>
        <w:top w:val="none" w:sz="0" w:space="0" w:color="auto"/>
        <w:left w:val="none" w:sz="0" w:space="0" w:color="auto"/>
        <w:bottom w:val="none" w:sz="0" w:space="0" w:color="auto"/>
        <w:right w:val="none" w:sz="0" w:space="0" w:color="auto"/>
      </w:divBdr>
    </w:div>
    <w:div w:id="599337689">
      <w:bodyDiv w:val="1"/>
      <w:marLeft w:val="0"/>
      <w:marRight w:val="0"/>
      <w:marTop w:val="0"/>
      <w:marBottom w:val="0"/>
      <w:divBdr>
        <w:top w:val="none" w:sz="0" w:space="0" w:color="auto"/>
        <w:left w:val="none" w:sz="0" w:space="0" w:color="auto"/>
        <w:bottom w:val="none" w:sz="0" w:space="0" w:color="auto"/>
        <w:right w:val="none" w:sz="0" w:space="0" w:color="auto"/>
      </w:divBdr>
    </w:div>
    <w:div w:id="599414499">
      <w:bodyDiv w:val="1"/>
      <w:marLeft w:val="0"/>
      <w:marRight w:val="0"/>
      <w:marTop w:val="0"/>
      <w:marBottom w:val="0"/>
      <w:divBdr>
        <w:top w:val="none" w:sz="0" w:space="0" w:color="auto"/>
        <w:left w:val="none" w:sz="0" w:space="0" w:color="auto"/>
        <w:bottom w:val="none" w:sz="0" w:space="0" w:color="auto"/>
        <w:right w:val="none" w:sz="0" w:space="0" w:color="auto"/>
      </w:divBdr>
    </w:div>
    <w:div w:id="599526514">
      <w:bodyDiv w:val="1"/>
      <w:marLeft w:val="0"/>
      <w:marRight w:val="0"/>
      <w:marTop w:val="0"/>
      <w:marBottom w:val="0"/>
      <w:divBdr>
        <w:top w:val="none" w:sz="0" w:space="0" w:color="auto"/>
        <w:left w:val="none" w:sz="0" w:space="0" w:color="auto"/>
        <w:bottom w:val="none" w:sz="0" w:space="0" w:color="auto"/>
        <w:right w:val="none" w:sz="0" w:space="0" w:color="auto"/>
      </w:divBdr>
    </w:div>
    <w:div w:id="599533177">
      <w:bodyDiv w:val="1"/>
      <w:marLeft w:val="0"/>
      <w:marRight w:val="0"/>
      <w:marTop w:val="0"/>
      <w:marBottom w:val="0"/>
      <w:divBdr>
        <w:top w:val="none" w:sz="0" w:space="0" w:color="auto"/>
        <w:left w:val="none" w:sz="0" w:space="0" w:color="auto"/>
        <w:bottom w:val="none" w:sz="0" w:space="0" w:color="auto"/>
        <w:right w:val="none" w:sz="0" w:space="0" w:color="auto"/>
      </w:divBdr>
    </w:div>
    <w:div w:id="599604435">
      <w:bodyDiv w:val="1"/>
      <w:marLeft w:val="0"/>
      <w:marRight w:val="0"/>
      <w:marTop w:val="0"/>
      <w:marBottom w:val="0"/>
      <w:divBdr>
        <w:top w:val="none" w:sz="0" w:space="0" w:color="auto"/>
        <w:left w:val="none" w:sz="0" w:space="0" w:color="auto"/>
        <w:bottom w:val="none" w:sz="0" w:space="0" w:color="auto"/>
        <w:right w:val="none" w:sz="0" w:space="0" w:color="auto"/>
      </w:divBdr>
    </w:div>
    <w:div w:id="599609068">
      <w:bodyDiv w:val="1"/>
      <w:marLeft w:val="0"/>
      <w:marRight w:val="0"/>
      <w:marTop w:val="0"/>
      <w:marBottom w:val="0"/>
      <w:divBdr>
        <w:top w:val="none" w:sz="0" w:space="0" w:color="auto"/>
        <w:left w:val="none" w:sz="0" w:space="0" w:color="auto"/>
        <w:bottom w:val="none" w:sz="0" w:space="0" w:color="auto"/>
        <w:right w:val="none" w:sz="0" w:space="0" w:color="auto"/>
      </w:divBdr>
    </w:div>
    <w:div w:id="599610123">
      <w:bodyDiv w:val="1"/>
      <w:marLeft w:val="0"/>
      <w:marRight w:val="0"/>
      <w:marTop w:val="0"/>
      <w:marBottom w:val="0"/>
      <w:divBdr>
        <w:top w:val="none" w:sz="0" w:space="0" w:color="auto"/>
        <w:left w:val="none" w:sz="0" w:space="0" w:color="auto"/>
        <w:bottom w:val="none" w:sz="0" w:space="0" w:color="auto"/>
        <w:right w:val="none" w:sz="0" w:space="0" w:color="auto"/>
      </w:divBdr>
    </w:div>
    <w:div w:id="599683533">
      <w:bodyDiv w:val="1"/>
      <w:marLeft w:val="0"/>
      <w:marRight w:val="0"/>
      <w:marTop w:val="0"/>
      <w:marBottom w:val="0"/>
      <w:divBdr>
        <w:top w:val="none" w:sz="0" w:space="0" w:color="auto"/>
        <w:left w:val="none" w:sz="0" w:space="0" w:color="auto"/>
        <w:bottom w:val="none" w:sz="0" w:space="0" w:color="auto"/>
        <w:right w:val="none" w:sz="0" w:space="0" w:color="auto"/>
      </w:divBdr>
    </w:div>
    <w:div w:id="599796320">
      <w:bodyDiv w:val="1"/>
      <w:marLeft w:val="0"/>
      <w:marRight w:val="0"/>
      <w:marTop w:val="0"/>
      <w:marBottom w:val="0"/>
      <w:divBdr>
        <w:top w:val="none" w:sz="0" w:space="0" w:color="auto"/>
        <w:left w:val="none" w:sz="0" w:space="0" w:color="auto"/>
        <w:bottom w:val="none" w:sz="0" w:space="0" w:color="auto"/>
        <w:right w:val="none" w:sz="0" w:space="0" w:color="auto"/>
      </w:divBdr>
    </w:div>
    <w:div w:id="599876817">
      <w:bodyDiv w:val="1"/>
      <w:marLeft w:val="0"/>
      <w:marRight w:val="0"/>
      <w:marTop w:val="0"/>
      <w:marBottom w:val="0"/>
      <w:divBdr>
        <w:top w:val="none" w:sz="0" w:space="0" w:color="auto"/>
        <w:left w:val="none" w:sz="0" w:space="0" w:color="auto"/>
        <w:bottom w:val="none" w:sz="0" w:space="0" w:color="auto"/>
        <w:right w:val="none" w:sz="0" w:space="0" w:color="auto"/>
      </w:divBdr>
    </w:div>
    <w:div w:id="599992463">
      <w:bodyDiv w:val="1"/>
      <w:marLeft w:val="0"/>
      <w:marRight w:val="0"/>
      <w:marTop w:val="0"/>
      <w:marBottom w:val="0"/>
      <w:divBdr>
        <w:top w:val="none" w:sz="0" w:space="0" w:color="auto"/>
        <w:left w:val="none" w:sz="0" w:space="0" w:color="auto"/>
        <w:bottom w:val="none" w:sz="0" w:space="0" w:color="auto"/>
        <w:right w:val="none" w:sz="0" w:space="0" w:color="auto"/>
      </w:divBdr>
    </w:div>
    <w:div w:id="600064156">
      <w:bodyDiv w:val="1"/>
      <w:marLeft w:val="0"/>
      <w:marRight w:val="0"/>
      <w:marTop w:val="0"/>
      <w:marBottom w:val="0"/>
      <w:divBdr>
        <w:top w:val="none" w:sz="0" w:space="0" w:color="auto"/>
        <w:left w:val="none" w:sz="0" w:space="0" w:color="auto"/>
        <w:bottom w:val="none" w:sz="0" w:space="0" w:color="auto"/>
        <w:right w:val="none" w:sz="0" w:space="0" w:color="auto"/>
      </w:divBdr>
    </w:div>
    <w:div w:id="600145631">
      <w:bodyDiv w:val="1"/>
      <w:marLeft w:val="0"/>
      <w:marRight w:val="0"/>
      <w:marTop w:val="0"/>
      <w:marBottom w:val="0"/>
      <w:divBdr>
        <w:top w:val="none" w:sz="0" w:space="0" w:color="auto"/>
        <w:left w:val="none" w:sz="0" w:space="0" w:color="auto"/>
        <w:bottom w:val="none" w:sz="0" w:space="0" w:color="auto"/>
        <w:right w:val="none" w:sz="0" w:space="0" w:color="auto"/>
      </w:divBdr>
    </w:div>
    <w:div w:id="600380748">
      <w:bodyDiv w:val="1"/>
      <w:marLeft w:val="0"/>
      <w:marRight w:val="0"/>
      <w:marTop w:val="0"/>
      <w:marBottom w:val="0"/>
      <w:divBdr>
        <w:top w:val="none" w:sz="0" w:space="0" w:color="auto"/>
        <w:left w:val="none" w:sz="0" w:space="0" w:color="auto"/>
        <w:bottom w:val="none" w:sz="0" w:space="0" w:color="auto"/>
        <w:right w:val="none" w:sz="0" w:space="0" w:color="auto"/>
      </w:divBdr>
    </w:div>
    <w:div w:id="600603527">
      <w:bodyDiv w:val="1"/>
      <w:marLeft w:val="0"/>
      <w:marRight w:val="0"/>
      <w:marTop w:val="0"/>
      <w:marBottom w:val="0"/>
      <w:divBdr>
        <w:top w:val="none" w:sz="0" w:space="0" w:color="auto"/>
        <w:left w:val="none" w:sz="0" w:space="0" w:color="auto"/>
        <w:bottom w:val="none" w:sz="0" w:space="0" w:color="auto"/>
        <w:right w:val="none" w:sz="0" w:space="0" w:color="auto"/>
      </w:divBdr>
    </w:div>
    <w:div w:id="600721941">
      <w:bodyDiv w:val="1"/>
      <w:marLeft w:val="0"/>
      <w:marRight w:val="0"/>
      <w:marTop w:val="0"/>
      <w:marBottom w:val="0"/>
      <w:divBdr>
        <w:top w:val="none" w:sz="0" w:space="0" w:color="auto"/>
        <w:left w:val="none" w:sz="0" w:space="0" w:color="auto"/>
        <w:bottom w:val="none" w:sz="0" w:space="0" w:color="auto"/>
        <w:right w:val="none" w:sz="0" w:space="0" w:color="auto"/>
      </w:divBdr>
    </w:div>
    <w:div w:id="600725506">
      <w:bodyDiv w:val="1"/>
      <w:marLeft w:val="0"/>
      <w:marRight w:val="0"/>
      <w:marTop w:val="0"/>
      <w:marBottom w:val="0"/>
      <w:divBdr>
        <w:top w:val="none" w:sz="0" w:space="0" w:color="auto"/>
        <w:left w:val="none" w:sz="0" w:space="0" w:color="auto"/>
        <w:bottom w:val="none" w:sz="0" w:space="0" w:color="auto"/>
        <w:right w:val="none" w:sz="0" w:space="0" w:color="auto"/>
      </w:divBdr>
    </w:div>
    <w:div w:id="600794364">
      <w:bodyDiv w:val="1"/>
      <w:marLeft w:val="0"/>
      <w:marRight w:val="0"/>
      <w:marTop w:val="0"/>
      <w:marBottom w:val="0"/>
      <w:divBdr>
        <w:top w:val="none" w:sz="0" w:space="0" w:color="auto"/>
        <w:left w:val="none" w:sz="0" w:space="0" w:color="auto"/>
        <w:bottom w:val="none" w:sz="0" w:space="0" w:color="auto"/>
        <w:right w:val="none" w:sz="0" w:space="0" w:color="auto"/>
      </w:divBdr>
    </w:div>
    <w:div w:id="601258035">
      <w:bodyDiv w:val="1"/>
      <w:marLeft w:val="0"/>
      <w:marRight w:val="0"/>
      <w:marTop w:val="0"/>
      <w:marBottom w:val="0"/>
      <w:divBdr>
        <w:top w:val="none" w:sz="0" w:space="0" w:color="auto"/>
        <w:left w:val="none" w:sz="0" w:space="0" w:color="auto"/>
        <w:bottom w:val="none" w:sz="0" w:space="0" w:color="auto"/>
        <w:right w:val="none" w:sz="0" w:space="0" w:color="auto"/>
      </w:divBdr>
    </w:div>
    <w:div w:id="601305983">
      <w:bodyDiv w:val="1"/>
      <w:marLeft w:val="0"/>
      <w:marRight w:val="0"/>
      <w:marTop w:val="0"/>
      <w:marBottom w:val="0"/>
      <w:divBdr>
        <w:top w:val="none" w:sz="0" w:space="0" w:color="auto"/>
        <w:left w:val="none" w:sz="0" w:space="0" w:color="auto"/>
        <w:bottom w:val="none" w:sz="0" w:space="0" w:color="auto"/>
        <w:right w:val="none" w:sz="0" w:space="0" w:color="auto"/>
      </w:divBdr>
    </w:div>
    <w:div w:id="601379755">
      <w:bodyDiv w:val="1"/>
      <w:marLeft w:val="0"/>
      <w:marRight w:val="0"/>
      <w:marTop w:val="0"/>
      <w:marBottom w:val="0"/>
      <w:divBdr>
        <w:top w:val="none" w:sz="0" w:space="0" w:color="auto"/>
        <w:left w:val="none" w:sz="0" w:space="0" w:color="auto"/>
        <w:bottom w:val="none" w:sz="0" w:space="0" w:color="auto"/>
        <w:right w:val="none" w:sz="0" w:space="0" w:color="auto"/>
      </w:divBdr>
    </w:div>
    <w:div w:id="601425453">
      <w:bodyDiv w:val="1"/>
      <w:marLeft w:val="0"/>
      <w:marRight w:val="0"/>
      <w:marTop w:val="0"/>
      <w:marBottom w:val="0"/>
      <w:divBdr>
        <w:top w:val="none" w:sz="0" w:space="0" w:color="auto"/>
        <w:left w:val="none" w:sz="0" w:space="0" w:color="auto"/>
        <w:bottom w:val="none" w:sz="0" w:space="0" w:color="auto"/>
        <w:right w:val="none" w:sz="0" w:space="0" w:color="auto"/>
      </w:divBdr>
    </w:div>
    <w:div w:id="601452730">
      <w:bodyDiv w:val="1"/>
      <w:marLeft w:val="0"/>
      <w:marRight w:val="0"/>
      <w:marTop w:val="0"/>
      <w:marBottom w:val="0"/>
      <w:divBdr>
        <w:top w:val="none" w:sz="0" w:space="0" w:color="auto"/>
        <w:left w:val="none" w:sz="0" w:space="0" w:color="auto"/>
        <w:bottom w:val="none" w:sz="0" w:space="0" w:color="auto"/>
        <w:right w:val="none" w:sz="0" w:space="0" w:color="auto"/>
      </w:divBdr>
    </w:div>
    <w:div w:id="601499645">
      <w:bodyDiv w:val="1"/>
      <w:marLeft w:val="0"/>
      <w:marRight w:val="0"/>
      <w:marTop w:val="0"/>
      <w:marBottom w:val="0"/>
      <w:divBdr>
        <w:top w:val="none" w:sz="0" w:space="0" w:color="auto"/>
        <w:left w:val="none" w:sz="0" w:space="0" w:color="auto"/>
        <w:bottom w:val="none" w:sz="0" w:space="0" w:color="auto"/>
        <w:right w:val="none" w:sz="0" w:space="0" w:color="auto"/>
      </w:divBdr>
      <w:divsChild>
        <w:div w:id="2065444730">
          <w:marLeft w:val="480"/>
          <w:marRight w:val="0"/>
          <w:marTop w:val="0"/>
          <w:marBottom w:val="0"/>
          <w:divBdr>
            <w:top w:val="none" w:sz="0" w:space="0" w:color="auto"/>
            <w:left w:val="none" w:sz="0" w:space="0" w:color="auto"/>
            <w:bottom w:val="none" w:sz="0" w:space="0" w:color="auto"/>
            <w:right w:val="none" w:sz="0" w:space="0" w:color="auto"/>
          </w:divBdr>
        </w:div>
        <w:div w:id="1432821250">
          <w:marLeft w:val="480"/>
          <w:marRight w:val="0"/>
          <w:marTop w:val="0"/>
          <w:marBottom w:val="0"/>
          <w:divBdr>
            <w:top w:val="none" w:sz="0" w:space="0" w:color="auto"/>
            <w:left w:val="none" w:sz="0" w:space="0" w:color="auto"/>
            <w:bottom w:val="none" w:sz="0" w:space="0" w:color="auto"/>
            <w:right w:val="none" w:sz="0" w:space="0" w:color="auto"/>
          </w:divBdr>
        </w:div>
        <w:div w:id="179438866">
          <w:marLeft w:val="480"/>
          <w:marRight w:val="0"/>
          <w:marTop w:val="0"/>
          <w:marBottom w:val="0"/>
          <w:divBdr>
            <w:top w:val="none" w:sz="0" w:space="0" w:color="auto"/>
            <w:left w:val="none" w:sz="0" w:space="0" w:color="auto"/>
            <w:bottom w:val="none" w:sz="0" w:space="0" w:color="auto"/>
            <w:right w:val="none" w:sz="0" w:space="0" w:color="auto"/>
          </w:divBdr>
        </w:div>
        <w:div w:id="1456561992">
          <w:marLeft w:val="480"/>
          <w:marRight w:val="0"/>
          <w:marTop w:val="0"/>
          <w:marBottom w:val="0"/>
          <w:divBdr>
            <w:top w:val="none" w:sz="0" w:space="0" w:color="auto"/>
            <w:left w:val="none" w:sz="0" w:space="0" w:color="auto"/>
            <w:bottom w:val="none" w:sz="0" w:space="0" w:color="auto"/>
            <w:right w:val="none" w:sz="0" w:space="0" w:color="auto"/>
          </w:divBdr>
        </w:div>
        <w:div w:id="1698040724">
          <w:marLeft w:val="480"/>
          <w:marRight w:val="0"/>
          <w:marTop w:val="0"/>
          <w:marBottom w:val="0"/>
          <w:divBdr>
            <w:top w:val="none" w:sz="0" w:space="0" w:color="auto"/>
            <w:left w:val="none" w:sz="0" w:space="0" w:color="auto"/>
            <w:bottom w:val="none" w:sz="0" w:space="0" w:color="auto"/>
            <w:right w:val="none" w:sz="0" w:space="0" w:color="auto"/>
          </w:divBdr>
        </w:div>
        <w:div w:id="24867544">
          <w:marLeft w:val="480"/>
          <w:marRight w:val="0"/>
          <w:marTop w:val="0"/>
          <w:marBottom w:val="0"/>
          <w:divBdr>
            <w:top w:val="none" w:sz="0" w:space="0" w:color="auto"/>
            <w:left w:val="none" w:sz="0" w:space="0" w:color="auto"/>
            <w:bottom w:val="none" w:sz="0" w:space="0" w:color="auto"/>
            <w:right w:val="none" w:sz="0" w:space="0" w:color="auto"/>
          </w:divBdr>
        </w:div>
        <w:div w:id="2077241926">
          <w:marLeft w:val="480"/>
          <w:marRight w:val="0"/>
          <w:marTop w:val="0"/>
          <w:marBottom w:val="0"/>
          <w:divBdr>
            <w:top w:val="none" w:sz="0" w:space="0" w:color="auto"/>
            <w:left w:val="none" w:sz="0" w:space="0" w:color="auto"/>
            <w:bottom w:val="none" w:sz="0" w:space="0" w:color="auto"/>
            <w:right w:val="none" w:sz="0" w:space="0" w:color="auto"/>
          </w:divBdr>
        </w:div>
        <w:div w:id="1436945541">
          <w:marLeft w:val="480"/>
          <w:marRight w:val="0"/>
          <w:marTop w:val="0"/>
          <w:marBottom w:val="0"/>
          <w:divBdr>
            <w:top w:val="none" w:sz="0" w:space="0" w:color="auto"/>
            <w:left w:val="none" w:sz="0" w:space="0" w:color="auto"/>
            <w:bottom w:val="none" w:sz="0" w:space="0" w:color="auto"/>
            <w:right w:val="none" w:sz="0" w:space="0" w:color="auto"/>
          </w:divBdr>
        </w:div>
        <w:div w:id="1483423628">
          <w:marLeft w:val="480"/>
          <w:marRight w:val="0"/>
          <w:marTop w:val="0"/>
          <w:marBottom w:val="0"/>
          <w:divBdr>
            <w:top w:val="none" w:sz="0" w:space="0" w:color="auto"/>
            <w:left w:val="none" w:sz="0" w:space="0" w:color="auto"/>
            <w:bottom w:val="none" w:sz="0" w:space="0" w:color="auto"/>
            <w:right w:val="none" w:sz="0" w:space="0" w:color="auto"/>
          </w:divBdr>
        </w:div>
        <w:div w:id="994408791">
          <w:marLeft w:val="480"/>
          <w:marRight w:val="0"/>
          <w:marTop w:val="0"/>
          <w:marBottom w:val="0"/>
          <w:divBdr>
            <w:top w:val="none" w:sz="0" w:space="0" w:color="auto"/>
            <w:left w:val="none" w:sz="0" w:space="0" w:color="auto"/>
            <w:bottom w:val="none" w:sz="0" w:space="0" w:color="auto"/>
            <w:right w:val="none" w:sz="0" w:space="0" w:color="auto"/>
          </w:divBdr>
        </w:div>
        <w:div w:id="138543109">
          <w:marLeft w:val="480"/>
          <w:marRight w:val="0"/>
          <w:marTop w:val="0"/>
          <w:marBottom w:val="0"/>
          <w:divBdr>
            <w:top w:val="none" w:sz="0" w:space="0" w:color="auto"/>
            <w:left w:val="none" w:sz="0" w:space="0" w:color="auto"/>
            <w:bottom w:val="none" w:sz="0" w:space="0" w:color="auto"/>
            <w:right w:val="none" w:sz="0" w:space="0" w:color="auto"/>
          </w:divBdr>
        </w:div>
        <w:div w:id="454174130">
          <w:marLeft w:val="480"/>
          <w:marRight w:val="0"/>
          <w:marTop w:val="0"/>
          <w:marBottom w:val="0"/>
          <w:divBdr>
            <w:top w:val="none" w:sz="0" w:space="0" w:color="auto"/>
            <w:left w:val="none" w:sz="0" w:space="0" w:color="auto"/>
            <w:bottom w:val="none" w:sz="0" w:space="0" w:color="auto"/>
            <w:right w:val="none" w:sz="0" w:space="0" w:color="auto"/>
          </w:divBdr>
        </w:div>
        <w:div w:id="488716940">
          <w:marLeft w:val="480"/>
          <w:marRight w:val="0"/>
          <w:marTop w:val="0"/>
          <w:marBottom w:val="0"/>
          <w:divBdr>
            <w:top w:val="none" w:sz="0" w:space="0" w:color="auto"/>
            <w:left w:val="none" w:sz="0" w:space="0" w:color="auto"/>
            <w:bottom w:val="none" w:sz="0" w:space="0" w:color="auto"/>
            <w:right w:val="none" w:sz="0" w:space="0" w:color="auto"/>
          </w:divBdr>
        </w:div>
        <w:div w:id="549997220">
          <w:marLeft w:val="480"/>
          <w:marRight w:val="0"/>
          <w:marTop w:val="0"/>
          <w:marBottom w:val="0"/>
          <w:divBdr>
            <w:top w:val="none" w:sz="0" w:space="0" w:color="auto"/>
            <w:left w:val="none" w:sz="0" w:space="0" w:color="auto"/>
            <w:bottom w:val="none" w:sz="0" w:space="0" w:color="auto"/>
            <w:right w:val="none" w:sz="0" w:space="0" w:color="auto"/>
          </w:divBdr>
        </w:div>
        <w:div w:id="405035839">
          <w:marLeft w:val="480"/>
          <w:marRight w:val="0"/>
          <w:marTop w:val="0"/>
          <w:marBottom w:val="0"/>
          <w:divBdr>
            <w:top w:val="none" w:sz="0" w:space="0" w:color="auto"/>
            <w:left w:val="none" w:sz="0" w:space="0" w:color="auto"/>
            <w:bottom w:val="none" w:sz="0" w:space="0" w:color="auto"/>
            <w:right w:val="none" w:sz="0" w:space="0" w:color="auto"/>
          </w:divBdr>
        </w:div>
        <w:div w:id="125009711">
          <w:marLeft w:val="480"/>
          <w:marRight w:val="0"/>
          <w:marTop w:val="0"/>
          <w:marBottom w:val="0"/>
          <w:divBdr>
            <w:top w:val="none" w:sz="0" w:space="0" w:color="auto"/>
            <w:left w:val="none" w:sz="0" w:space="0" w:color="auto"/>
            <w:bottom w:val="none" w:sz="0" w:space="0" w:color="auto"/>
            <w:right w:val="none" w:sz="0" w:space="0" w:color="auto"/>
          </w:divBdr>
        </w:div>
        <w:div w:id="1231499369">
          <w:marLeft w:val="480"/>
          <w:marRight w:val="0"/>
          <w:marTop w:val="0"/>
          <w:marBottom w:val="0"/>
          <w:divBdr>
            <w:top w:val="none" w:sz="0" w:space="0" w:color="auto"/>
            <w:left w:val="none" w:sz="0" w:space="0" w:color="auto"/>
            <w:bottom w:val="none" w:sz="0" w:space="0" w:color="auto"/>
            <w:right w:val="none" w:sz="0" w:space="0" w:color="auto"/>
          </w:divBdr>
        </w:div>
        <w:div w:id="68813869">
          <w:marLeft w:val="480"/>
          <w:marRight w:val="0"/>
          <w:marTop w:val="0"/>
          <w:marBottom w:val="0"/>
          <w:divBdr>
            <w:top w:val="none" w:sz="0" w:space="0" w:color="auto"/>
            <w:left w:val="none" w:sz="0" w:space="0" w:color="auto"/>
            <w:bottom w:val="none" w:sz="0" w:space="0" w:color="auto"/>
            <w:right w:val="none" w:sz="0" w:space="0" w:color="auto"/>
          </w:divBdr>
        </w:div>
        <w:div w:id="1632974216">
          <w:marLeft w:val="480"/>
          <w:marRight w:val="0"/>
          <w:marTop w:val="0"/>
          <w:marBottom w:val="0"/>
          <w:divBdr>
            <w:top w:val="none" w:sz="0" w:space="0" w:color="auto"/>
            <w:left w:val="none" w:sz="0" w:space="0" w:color="auto"/>
            <w:bottom w:val="none" w:sz="0" w:space="0" w:color="auto"/>
            <w:right w:val="none" w:sz="0" w:space="0" w:color="auto"/>
          </w:divBdr>
        </w:div>
        <w:div w:id="2121222225">
          <w:marLeft w:val="480"/>
          <w:marRight w:val="0"/>
          <w:marTop w:val="0"/>
          <w:marBottom w:val="0"/>
          <w:divBdr>
            <w:top w:val="none" w:sz="0" w:space="0" w:color="auto"/>
            <w:left w:val="none" w:sz="0" w:space="0" w:color="auto"/>
            <w:bottom w:val="none" w:sz="0" w:space="0" w:color="auto"/>
            <w:right w:val="none" w:sz="0" w:space="0" w:color="auto"/>
          </w:divBdr>
        </w:div>
        <w:div w:id="484979012">
          <w:marLeft w:val="480"/>
          <w:marRight w:val="0"/>
          <w:marTop w:val="0"/>
          <w:marBottom w:val="0"/>
          <w:divBdr>
            <w:top w:val="none" w:sz="0" w:space="0" w:color="auto"/>
            <w:left w:val="none" w:sz="0" w:space="0" w:color="auto"/>
            <w:bottom w:val="none" w:sz="0" w:space="0" w:color="auto"/>
            <w:right w:val="none" w:sz="0" w:space="0" w:color="auto"/>
          </w:divBdr>
        </w:div>
        <w:div w:id="871452922">
          <w:marLeft w:val="480"/>
          <w:marRight w:val="0"/>
          <w:marTop w:val="0"/>
          <w:marBottom w:val="0"/>
          <w:divBdr>
            <w:top w:val="none" w:sz="0" w:space="0" w:color="auto"/>
            <w:left w:val="none" w:sz="0" w:space="0" w:color="auto"/>
            <w:bottom w:val="none" w:sz="0" w:space="0" w:color="auto"/>
            <w:right w:val="none" w:sz="0" w:space="0" w:color="auto"/>
          </w:divBdr>
        </w:div>
        <w:div w:id="78991027">
          <w:marLeft w:val="480"/>
          <w:marRight w:val="0"/>
          <w:marTop w:val="0"/>
          <w:marBottom w:val="0"/>
          <w:divBdr>
            <w:top w:val="none" w:sz="0" w:space="0" w:color="auto"/>
            <w:left w:val="none" w:sz="0" w:space="0" w:color="auto"/>
            <w:bottom w:val="none" w:sz="0" w:space="0" w:color="auto"/>
            <w:right w:val="none" w:sz="0" w:space="0" w:color="auto"/>
          </w:divBdr>
        </w:div>
        <w:div w:id="479076773">
          <w:marLeft w:val="480"/>
          <w:marRight w:val="0"/>
          <w:marTop w:val="0"/>
          <w:marBottom w:val="0"/>
          <w:divBdr>
            <w:top w:val="none" w:sz="0" w:space="0" w:color="auto"/>
            <w:left w:val="none" w:sz="0" w:space="0" w:color="auto"/>
            <w:bottom w:val="none" w:sz="0" w:space="0" w:color="auto"/>
            <w:right w:val="none" w:sz="0" w:space="0" w:color="auto"/>
          </w:divBdr>
        </w:div>
        <w:div w:id="479807055">
          <w:marLeft w:val="480"/>
          <w:marRight w:val="0"/>
          <w:marTop w:val="0"/>
          <w:marBottom w:val="0"/>
          <w:divBdr>
            <w:top w:val="none" w:sz="0" w:space="0" w:color="auto"/>
            <w:left w:val="none" w:sz="0" w:space="0" w:color="auto"/>
            <w:bottom w:val="none" w:sz="0" w:space="0" w:color="auto"/>
            <w:right w:val="none" w:sz="0" w:space="0" w:color="auto"/>
          </w:divBdr>
        </w:div>
        <w:div w:id="2130780187">
          <w:marLeft w:val="480"/>
          <w:marRight w:val="0"/>
          <w:marTop w:val="0"/>
          <w:marBottom w:val="0"/>
          <w:divBdr>
            <w:top w:val="none" w:sz="0" w:space="0" w:color="auto"/>
            <w:left w:val="none" w:sz="0" w:space="0" w:color="auto"/>
            <w:bottom w:val="none" w:sz="0" w:space="0" w:color="auto"/>
            <w:right w:val="none" w:sz="0" w:space="0" w:color="auto"/>
          </w:divBdr>
        </w:div>
        <w:div w:id="440028602">
          <w:marLeft w:val="480"/>
          <w:marRight w:val="0"/>
          <w:marTop w:val="0"/>
          <w:marBottom w:val="0"/>
          <w:divBdr>
            <w:top w:val="none" w:sz="0" w:space="0" w:color="auto"/>
            <w:left w:val="none" w:sz="0" w:space="0" w:color="auto"/>
            <w:bottom w:val="none" w:sz="0" w:space="0" w:color="auto"/>
            <w:right w:val="none" w:sz="0" w:space="0" w:color="auto"/>
          </w:divBdr>
        </w:div>
        <w:div w:id="1683780193">
          <w:marLeft w:val="480"/>
          <w:marRight w:val="0"/>
          <w:marTop w:val="0"/>
          <w:marBottom w:val="0"/>
          <w:divBdr>
            <w:top w:val="none" w:sz="0" w:space="0" w:color="auto"/>
            <w:left w:val="none" w:sz="0" w:space="0" w:color="auto"/>
            <w:bottom w:val="none" w:sz="0" w:space="0" w:color="auto"/>
            <w:right w:val="none" w:sz="0" w:space="0" w:color="auto"/>
          </w:divBdr>
        </w:div>
        <w:div w:id="80294381">
          <w:marLeft w:val="480"/>
          <w:marRight w:val="0"/>
          <w:marTop w:val="0"/>
          <w:marBottom w:val="0"/>
          <w:divBdr>
            <w:top w:val="none" w:sz="0" w:space="0" w:color="auto"/>
            <w:left w:val="none" w:sz="0" w:space="0" w:color="auto"/>
            <w:bottom w:val="none" w:sz="0" w:space="0" w:color="auto"/>
            <w:right w:val="none" w:sz="0" w:space="0" w:color="auto"/>
          </w:divBdr>
        </w:div>
        <w:div w:id="834803203">
          <w:marLeft w:val="480"/>
          <w:marRight w:val="0"/>
          <w:marTop w:val="0"/>
          <w:marBottom w:val="0"/>
          <w:divBdr>
            <w:top w:val="none" w:sz="0" w:space="0" w:color="auto"/>
            <w:left w:val="none" w:sz="0" w:space="0" w:color="auto"/>
            <w:bottom w:val="none" w:sz="0" w:space="0" w:color="auto"/>
            <w:right w:val="none" w:sz="0" w:space="0" w:color="auto"/>
          </w:divBdr>
        </w:div>
        <w:div w:id="268397289">
          <w:marLeft w:val="480"/>
          <w:marRight w:val="0"/>
          <w:marTop w:val="0"/>
          <w:marBottom w:val="0"/>
          <w:divBdr>
            <w:top w:val="none" w:sz="0" w:space="0" w:color="auto"/>
            <w:left w:val="none" w:sz="0" w:space="0" w:color="auto"/>
            <w:bottom w:val="none" w:sz="0" w:space="0" w:color="auto"/>
            <w:right w:val="none" w:sz="0" w:space="0" w:color="auto"/>
          </w:divBdr>
        </w:div>
        <w:div w:id="1891333607">
          <w:marLeft w:val="480"/>
          <w:marRight w:val="0"/>
          <w:marTop w:val="0"/>
          <w:marBottom w:val="0"/>
          <w:divBdr>
            <w:top w:val="none" w:sz="0" w:space="0" w:color="auto"/>
            <w:left w:val="none" w:sz="0" w:space="0" w:color="auto"/>
            <w:bottom w:val="none" w:sz="0" w:space="0" w:color="auto"/>
            <w:right w:val="none" w:sz="0" w:space="0" w:color="auto"/>
          </w:divBdr>
        </w:div>
        <w:div w:id="1561935928">
          <w:marLeft w:val="480"/>
          <w:marRight w:val="0"/>
          <w:marTop w:val="0"/>
          <w:marBottom w:val="0"/>
          <w:divBdr>
            <w:top w:val="none" w:sz="0" w:space="0" w:color="auto"/>
            <w:left w:val="none" w:sz="0" w:space="0" w:color="auto"/>
            <w:bottom w:val="none" w:sz="0" w:space="0" w:color="auto"/>
            <w:right w:val="none" w:sz="0" w:space="0" w:color="auto"/>
          </w:divBdr>
        </w:div>
        <w:div w:id="1757895836">
          <w:marLeft w:val="480"/>
          <w:marRight w:val="0"/>
          <w:marTop w:val="0"/>
          <w:marBottom w:val="0"/>
          <w:divBdr>
            <w:top w:val="none" w:sz="0" w:space="0" w:color="auto"/>
            <w:left w:val="none" w:sz="0" w:space="0" w:color="auto"/>
            <w:bottom w:val="none" w:sz="0" w:space="0" w:color="auto"/>
            <w:right w:val="none" w:sz="0" w:space="0" w:color="auto"/>
          </w:divBdr>
        </w:div>
        <w:div w:id="355157101">
          <w:marLeft w:val="480"/>
          <w:marRight w:val="0"/>
          <w:marTop w:val="0"/>
          <w:marBottom w:val="0"/>
          <w:divBdr>
            <w:top w:val="none" w:sz="0" w:space="0" w:color="auto"/>
            <w:left w:val="none" w:sz="0" w:space="0" w:color="auto"/>
            <w:bottom w:val="none" w:sz="0" w:space="0" w:color="auto"/>
            <w:right w:val="none" w:sz="0" w:space="0" w:color="auto"/>
          </w:divBdr>
        </w:div>
        <w:div w:id="1366517310">
          <w:marLeft w:val="480"/>
          <w:marRight w:val="0"/>
          <w:marTop w:val="0"/>
          <w:marBottom w:val="0"/>
          <w:divBdr>
            <w:top w:val="none" w:sz="0" w:space="0" w:color="auto"/>
            <w:left w:val="none" w:sz="0" w:space="0" w:color="auto"/>
            <w:bottom w:val="none" w:sz="0" w:space="0" w:color="auto"/>
            <w:right w:val="none" w:sz="0" w:space="0" w:color="auto"/>
          </w:divBdr>
        </w:div>
        <w:div w:id="559370422">
          <w:marLeft w:val="480"/>
          <w:marRight w:val="0"/>
          <w:marTop w:val="0"/>
          <w:marBottom w:val="0"/>
          <w:divBdr>
            <w:top w:val="none" w:sz="0" w:space="0" w:color="auto"/>
            <w:left w:val="none" w:sz="0" w:space="0" w:color="auto"/>
            <w:bottom w:val="none" w:sz="0" w:space="0" w:color="auto"/>
            <w:right w:val="none" w:sz="0" w:space="0" w:color="auto"/>
          </w:divBdr>
        </w:div>
        <w:div w:id="1497184250">
          <w:marLeft w:val="480"/>
          <w:marRight w:val="0"/>
          <w:marTop w:val="0"/>
          <w:marBottom w:val="0"/>
          <w:divBdr>
            <w:top w:val="none" w:sz="0" w:space="0" w:color="auto"/>
            <w:left w:val="none" w:sz="0" w:space="0" w:color="auto"/>
            <w:bottom w:val="none" w:sz="0" w:space="0" w:color="auto"/>
            <w:right w:val="none" w:sz="0" w:space="0" w:color="auto"/>
          </w:divBdr>
        </w:div>
        <w:div w:id="1499617264">
          <w:marLeft w:val="480"/>
          <w:marRight w:val="0"/>
          <w:marTop w:val="0"/>
          <w:marBottom w:val="0"/>
          <w:divBdr>
            <w:top w:val="none" w:sz="0" w:space="0" w:color="auto"/>
            <w:left w:val="none" w:sz="0" w:space="0" w:color="auto"/>
            <w:bottom w:val="none" w:sz="0" w:space="0" w:color="auto"/>
            <w:right w:val="none" w:sz="0" w:space="0" w:color="auto"/>
          </w:divBdr>
        </w:div>
        <w:div w:id="1600412244">
          <w:marLeft w:val="480"/>
          <w:marRight w:val="0"/>
          <w:marTop w:val="0"/>
          <w:marBottom w:val="0"/>
          <w:divBdr>
            <w:top w:val="none" w:sz="0" w:space="0" w:color="auto"/>
            <w:left w:val="none" w:sz="0" w:space="0" w:color="auto"/>
            <w:bottom w:val="none" w:sz="0" w:space="0" w:color="auto"/>
            <w:right w:val="none" w:sz="0" w:space="0" w:color="auto"/>
          </w:divBdr>
        </w:div>
        <w:div w:id="1036269393">
          <w:marLeft w:val="480"/>
          <w:marRight w:val="0"/>
          <w:marTop w:val="0"/>
          <w:marBottom w:val="0"/>
          <w:divBdr>
            <w:top w:val="none" w:sz="0" w:space="0" w:color="auto"/>
            <w:left w:val="none" w:sz="0" w:space="0" w:color="auto"/>
            <w:bottom w:val="none" w:sz="0" w:space="0" w:color="auto"/>
            <w:right w:val="none" w:sz="0" w:space="0" w:color="auto"/>
          </w:divBdr>
        </w:div>
        <w:div w:id="1158308671">
          <w:marLeft w:val="480"/>
          <w:marRight w:val="0"/>
          <w:marTop w:val="0"/>
          <w:marBottom w:val="0"/>
          <w:divBdr>
            <w:top w:val="none" w:sz="0" w:space="0" w:color="auto"/>
            <w:left w:val="none" w:sz="0" w:space="0" w:color="auto"/>
            <w:bottom w:val="none" w:sz="0" w:space="0" w:color="auto"/>
            <w:right w:val="none" w:sz="0" w:space="0" w:color="auto"/>
          </w:divBdr>
        </w:div>
        <w:div w:id="1946842706">
          <w:marLeft w:val="480"/>
          <w:marRight w:val="0"/>
          <w:marTop w:val="0"/>
          <w:marBottom w:val="0"/>
          <w:divBdr>
            <w:top w:val="none" w:sz="0" w:space="0" w:color="auto"/>
            <w:left w:val="none" w:sz="0" w:space="0" w:color="auto"/>
            <w:bottom w:val="none" w:sz="0" w:space="0" w:color="auto"/>
            <w:right w:val="none" w:sz="0" w:space="0" w:color="auto"/>
          </w:divBdr>
        </w:div>
      </w:divsChild>
    </w:div>
    <w:div w:id="601764230">
      <w:bodyDiv w:val="1"/>
      <w:marLeft w:val="0"/>
      <w:marRight w:val="0"/>
      <w:marTop w:val="0"/>
      <w:marBottom w:val="0"/>
      <w:divBdr>
        <w:top w:val="none" w:sz="0" w:space="0" w:color="auto"/>
        <w:left w:val="none" w:sz="0" w:space="0" w:color="auto"/>
        <w:bottom w:val="none" w:sz="0" w:space="0" w:color="auto"/>
        <w:right w:val="none" w:sz="0" w:space="0" w:color="auto"/>
      </w:divBdr>
    </w:div>
    <w:div w:id="602109164">
      <w:bodyDiv w:val="1"/>
      <w:marLeft w:val="0"/>
      <w:marRight w:val="0"/>
      <w:marTop w:val="0"/>
      <w:marBottom w:val="0"/>
      <w:divBdr>
        <w:top w:val="none" w:sz="0" w:space="0" w:color="auto"/>
        <w:left w:val="none" w:sz="0" w:space="0" w:color="auto"/>
        <w:bottom w:val="none" w:sz="0" w:space="0" w:color="auto"/>
        <w:right w:val="none" w:sz="0" w:space="0" w:color="auto"/>
      </w:divBdr>
    </w:div>
    <w:div w:id="602147781">
      <w:bodyDiv w:val="1"/>
      <w:marLeft w:val="0"/>
      <w:marRight w:val="0"/>
      <w:marTop w:val="0"/>
      <w:marBottom w:val="0"/>
      <w:divBdr>
        <w:top w:val="none" w:sz="0" w:space="0" w:color="auto"/>
        <w:left w:val="none" w:sz="0" w:space="0" w:color="auto"/>
        <w:bottom w:val="none" w:sz="0" w:space="0" w:color="auto"/>
        <w:right w:val="none" w:sz="0" w:space="0" w:color="auto"/>
      </w:divBdr>
      <w:divsChild>
        <w:div w:id="110442340">
          <w:marLeft w:val="480"/>
          <w:marRight w:val="0"/>
          <w:marTop w:val="0"/>
          <w:marBottom w:val="0"/>
          <w:divBdr>
            <w:top w:val="none" w:sz="0" w:space="0" w:color="auto"/>
            <w:left w:val="none" w:sz="0" w:space="0" w:color="auto"/>
            <w:bottom w:val="none" w:sz="0" w:space="0" w:color="auto"/>
            <w:right w:val="none" w:sz="0" w:space="0" w:color="auto"/>
          </w:divBdr>
        </w:div>
        <w:div w:id="119809663">
          <w:marLeft w:val="480"/>
          <w:marRight w:val="0"/>
          <w:marTop w:val="0"/>
          <w:marBottom w:val="0"/>
          <w:divBdr>
            <w:top w:val="none" w:sz="0" w:space="0" w:color="auto"/>
            <w:left w:val="none" w:sz="0" w:space="0" w:color="auto"/>
            <w:bottom w:val="none" w:sz="0" w:space="0" w:color="auto"/>
            <w:right w:val="none" w:sz="0" w:space="0" w:color="auto"/>
          </w:divBdr>
        </w:div>
        <w:div w:id="196085876">
          <w:marLeft w:val="480"/>
          <w:marRight w:val="0"/>
          <w:marTop w:val="0"/>
          <w:marBottom w:val="0"/>
          <w:divBdr>
            <w:top w:val="none" w:sz="0" w:space="0" w:color="auto"/>
            <w:left w:val="none" w:sz="0" w:space="0" w:color="auto"/>
            <w:bottom w:val="none" w:sz="0" w:space="0" w:color="auto"/>
            <w:right w:val="none" w:sz="0" w:space="0" w:color="auto"/>
          </w:divBdr>
        </w:div>
        <w:div w:id="245961820">
          <w:marLeft w:val="480"/>
          <w:marRight w:val="0"/>
          <w:marTop w:val="0"/>
          <w:marBottom w:val="0"/>
          <w:divBdr>
            <w:top w:val="none" w:sz="0" w:space="0" w:color="auto"/>
            <w:left w:val="none" w:sz="0" w:space="0" w:color="auto"/>
            <w:bottom w:val="none" w:sz="0" w:space="0" w:color="auto"/>
            <w:right w:val="none" w:sz="0" w:space="0" w:color="auto"/>
          </w:divBdr>
        </w:div>
        <w:div w:id="325938413">
          <w:marLeft w:val="480"/>
          <w:marRight w:val="0"/>
          <w:marTop w:val="0"/>
          <w:marBottom w:val="0"/>
          <w:divBdr>
            <w:top w:val="none" w:sz="0" w:space="0" w:color="auto"/>
            <w:left w:val="none" w:sz="0" w:space="0" w:color="auto"/>
            <w:bottom w:val="none" w:sz="0" w:space="0" w:color="auto"/>
            <w:right w:val="none" w:sz="0" w:space="0" w:color="auto"/>
          </w:divBdr>
        </w:div>
        <w:div w:id="339236692">
          <w:marLeft w:val="480"/>
          <w:marRight w:val="0"/>
          <w:marTop w:val="0"/>
          <w:marBottom w:val="0"/>
          <w:divBdr>
            <w:top w:val="none" w:sz="0" w:space="0" w:color="auto"/>
            <w:left w:val="none" w:sz="0" w:space="0" w:color="auto"/>
            <w:bottom w:val="none" w:sz="0" w:space="0" w:color="auto"/>
            <w:right w:val="none" w:sz="0" w:space="0" w:color="auto"/>
          </w:divBdr>
        </w:div>
        <w:div w:id="348801783">
          <w:marLeft w:val="480"/>
          <w:marRight w:val="0"/>
          <w:marTop w:val="0"/>
          <w:marBottom w:val="0"/>
          <w:divBdr>
            <w:top w:val="none" w:sz="0" w:space="0" w:color="auto"/>
            <w:left w:val="none" w:sz="0" w:space="0" w:color="auto"/>
            <w:bottom w:val="none" w:sz="0" w:space="0" w:color="auto"/>
            <w:right w:val="none" w:sz="0" w:space="0" w:color="auto"/>
          </w:divBdr>
        </w:div>
        <w:div w:id="364448228">
          <w:marLeft w:val="480"/>
          <w:marRight w:val="0"/>
          <w:marTop w:val="0"/>
          <w:marBottom w:val="0"/>
          <w:divBdr>
            <w:top w:val="none" w:sz="0" w:space="0" w:color="auto"/>
            <w:left w:val="none" w:sz="0" w:space="0" w:color="auto"/>
            <w:bottom w:val="none" w:sz="0" w:space="0" w:color="auto"/>
            <w:right w:val="none" w:sz="0" w:space="0" w:color="auto"/>
          </w:divBdr>
        </w:div>
        <w:div w:id="419714058">
          <w:marLeft w:val="480"/>
          <w:marRight w:val="0"/>
          <w:marTop w:val="0"/>
          <w:marBottom w:val="0"/>
          <w:divBdr>
            <w:top w:val="none" w:sz="0" w:space="0" w:color="auto"/>
            <w:left w:val="none" w:sz="0" w:space="0" w:color="auto"/>
            <w:bottom w:val="none" w:sz="0" w:space="0" w:color="auto"/>
            <w:right w:val="none" w:sz="0" w:space="0" w:color="auto"/>
          </w:divBdr>
        </w:div>
        <w:div w:id="420226099">
          <w:marLeft w:val="480"/>
          <w:marRight w:val="0"/>
          <w:marTop w:val="0"/>
          <w:marBottom w:val="0"/>
          <w:divBdr>
            <w:top w:val="none" w:sz="0" w:space="0" w:color="auto"/>
            <w:left w:val="none" w:sz="0" w:space="0" w:color="auto"/>
            <w:bottom w:val="none" w:sz="0" w:space="0" w:color="auto"/>
            <w:right w:val="none" w:sz="0" w:space="0" w:color="auto"/>
          </w:divBdr>
        </w:div>
        <w:div w:id="437063234">
          <w:marLeft w:val="480"/>
          <w:marRight w:val="0"/>
          <w:marTop w:val="0"/>
          <w:marBottom w:val="0"/>
          <w:divBdr>
            <w:top w:val="none" w:sz="0" w:space="0" w:color="auto"/>
            <w:left w:val="none" w:sz="0" w:space="0" w:color="auto"/>
            <w:bottom w:val="none" w:sz="0" w:space="0" w:color="auto"/>
            <w:right w:val="none" w:sz="0" w:space="0" w:color="auto"/>
          </w:divBdr>
        </w:div>
        <w:div w:id="474180087">
          <w:marLeft w:val="480"/>
          <w:marRight w:val="0"/>
          <w:marTop w:val="0"/>
          <w:marBottom w:val="0"/>
          <w:divBdr>
            <w:top w:val="none" w:sz="0" w:space="0" w:color="auto"/>
            <w:left w:val="none" w:sz="0" w:space="0" w:color="auto"/>
            <w:bottom w:val="none" w:sz="0" w:space="0" w:color="auto"/>
            <w:right w:val="none" w:sz="0" w:space="0" w:color="auto"/>
          </w:divBdr>
        </w:div>
        <w:div w:id="484276941">
          <w:marLeft w:val="480"/>
          <w:marRight w:val="0"/>
          <w:marTop w:val="0"/>
          <w:marBottom w:val="0"/>
          <w:divBdr>
            <w:top w:val="none" w:sz="0" w:space="0" w:color="auto"/>
            <w:left w:val="none" w:sz="0" w:space="0" w:color="auto"/>
            <w:bottom w:val="none" w:sz="0" w:space="0" w:color="auto"/>
            <w:right w:val="none" w:sz="0" w:space="0" w:color="auto"/>
          </w:divBdr>
        </w:div>
        <w:div w:id="498539579">
          <w:marLeft w:val="480"/>
          <w:marRight w:val="0"/>
          <w:marTop w:val="0"/>
          <w:marBottom w:val="0"/>
          <w:divBdr>
            <w:top w:val="none" w:sz="0" w:space="0" w:color="auto"/>
            <w:left w:val="none" w:sz="0" w:space="0" w:color="auto"/>
            <w:bottom w:val="none" w:sz="0" w:space="0" w:color="auto"/>
            <w:right w:val="none" w:sz="0" w:space="0" w:color="auto"/>
          </w:divBdr>
        </w:div>
        <w:div w:id="499345001">
          <w:marLeft w:val="480"/>
          <w:marRight w:val="0"/>
          <w:marTop w:val="0"/>
          <w:marBottom w:val="0"/>
          <w:divBdr>
            <w:top w:val="none" w:sz="0" w:space="0" w:color="auto"/>
            <w:left w:val="none" w:sz="0" w:space="0" w:color="auto"/>
            <w:bottom w:val="none" w:sz="0" w:space="0" w:color="auto"/>
            <w:right w:val="none" w:sz="0" w:space="0" w:color="auto"/>
          </w:divBdr>
        </w:div>
        <w:div w:id="505636231">
          <w:marLeft w:val="480"/>
          <w:marRight w:val="0"/>
          <w:marTop w:val="0"/>
          <w:marBottom w:val="0"/>
          <w:divBdr>
            <w:top w:val="none" w:sz="0" w:space="0" w:color="auto"/>
            <w:left w:val="none" w:sz="0" w:space="0" w:color="auto"/>
            <w:bottom w:val="none" w:sz="0" w:space="0" w:color="auto"/>
            <w:right w:val="none" w:sz="0" w:space="0" w:color="auto"/>
          </w:divBdr>
        </w:div>
        <w:div w:id="529343362">
          <w:marLeft w:val="480"/>
          <w:marRight w:val="0"/>
          <w:marTop w:val="0"/>
          <w:marBottom w:val="0"/>
          <w:divBdr>
            <w:top w:val="none" w:sz="0" w:space="0" w:color="auto"/>
            <w:left w:val="none" w:sz="0" w:space="0" w:color="auto"/>
            <w:bottom w:val="none" w:sz="0" w:space="0" w:color="auto"/>
            <w:right w:val="none" w:sz="0" w:space="0" w:color="auto"/>
          </w:divBdr>
        </w:div>
        <w:div w:id="549608115">
          <w:marLeft w:val="480"/>
          <w:marRight w:val="0"/>
          <w:marTop w:val="0"/>
          <w:marBottom w:val="0"/>
          <w:divBdr>
            <w:top w:val="none" w:sz="0" w:space="0" w:color="auto"/>
            <w:left w:val="none" w:sz="0" w:space="0" w:color="auto"/>
            <w:bottom w:val="none" w:sz="0" w:space="0" w:color="auto"/>
            <w:right w:val="none" w:sz="0" w:space="0" w:color="auto"/>
          </w:divBdr>
        </w:div>
        <w:div w:id="555706167">
          <w:marLeft w:val="480"/>
          <w:marRight w:val="0"/>
          <w:marTop w:val="0"/>
          <w:marBottom w:val="0"/>
          <w:divBdr>
            <w:top w:val="none" w:sz="0" w:space="0" w:color="auto"/>
            <w:left w:val="none" w:sz="0" w:space="0" w:color="auto"/>
            <w:bottom w:val="none" w:sz="0" w:space="0" w:color="auto"/>
            <w:right w:val="none" w:sz="0" w:space="0" w:color="auto"/>
          </w:divBdr>
        </w:div>
        <w:div w:id="565262272">
          <w:marLeft w:val="480"/>
          <w:marRight w:val="0"/>
          <w:marTop w:val="0"/>
          <w:marBottom w:val="0"/>
          <w:divBdr>
            <w:top w:val="none" w:sz="0" w:space="0" w:color="auto"/>
            <w:left w:val="none" w:sz="0" w:space="0" w:color="auto"/>
            <w:bottom w:val="none" w:sz="0" w:space="0" w:color="auto"/>
            <w:right w:val="none" w:sz="0" w:space="0" w:color="auto"/>
          </w:divBdr>
        </w:div>
        <w:div w:id="617109010">
          <w:marLeft w:val="480"/>
          <w:marRight w:val="0"/>
          <w:marTop w:val="0"/>
          <w:marBottom w:val="0"/>
          <w:divBdr>
            <w:top w:val="none" w:sz="0" w:space="0" w:color="auto"/>
            <w:left w:val="none" w:sz="0" w:space="0" w:color="auto"/>
            <w:bottom w:val="none" w:sz="0" w:space="0" w:color="auto"/>
            <w:right w:val="none" w:sz="0" w:space="0" w:color="auto"/>
          </w:divBdr>
        </w:div>
        <w:div w:id="639506724">
          <w:marLeft w:val="480"/>
          <w:marRight w:val="0"/>
          <w:marTop w:val="0"/>
          <w:marBottom w:val="0"/>
          <w:divBdr>
            <w:top w:val="none" w:sz="0" w:space="0" w:color="auto"/>
            <w:left w:val="none" w:sz="0" w:space="0" w:color="auto"/>
            <w:bottom w:val="none" w:sz="0" w:space="0" w:color="auto"/>
            <w:right w:val="none" w:sz="0" w:space="0" w:color="auto"/>
          </w:divBdr>
        </w:div>
        <w:div w:id="666054466">
          <w:marLeft w:val="480"/>
          <w:marRight w:val="0"/>
          <w:marTop w:val="0"/>
          <w:marBottom w:val="0"/>
          <w:divBdr>
            <w:top w:val="none" w:sz="0" w:space="0" w:color="auto"/>
            <w:left w:val="none" w:sz="0" w:space="0" w:color="auto"/>
            <w:bottom w:val="none" w:sz="0" w:space="0" w:color="auto"/>
            <w:right w:val="none" w:sz="0" w:space="0" w:color="auto"/>
          </w:divBdr>
        </w:div>
        <w:div w:id="834346140">
          <w:marLeft w:val="480"/>
          <w:marRight w:val="0"/>
          <w:marTop w:val="0"/>
          <w:marBottom w:val="0"/>
          <w:divBdr>
            <w:top w:val="none" w:sz="0" w:space="0" w:color="auto"/>
            <w:left w:val="none" w:sz="0" w:space="0" w:color="auto"/>
            <w:bottom w:val="none" w:sz="0" w:space="0" w:color="auto"/>
            <w:right w:val="none" w:sz="0" w:space="0" w:color="auto"/>
          </w:divBdr>
        </w:div>
        <w:div w:id="834347066">
          <w:marLeft w:val="480"/>
          <w:marRight w:val="0"/>
          <w:marTop w:val="0"/>
          <w:marBottom w:val="0"/>
          <w:divBdr>
            <w:top w:val="none" w:sz="0" w:space="0" w:color="auto"/>
            <w:left w:val="none" w:sz="0" w:space="0" w:color="auto"/>
            <w:bottom w:val="none" w:sz="0" w:space="0" w:color="auto"/>
            <w:right w:val="none" w:sz="0" w:space="0" w:color="auto"/>
          </w:divBdr>
        </w:div>
      </w:divsChild>
    </w:div>
    <w:div w:id="602223172">
      <w:bodyDiv w:val="1"/>
      <w:marLeft w:val="0"/>
      <w:marRight w:val="0"/>
      <w:marTop w:val="0"/>
      <w:marBottom w:val="0"/>
      <w:divBdr>
        <w:top w:val="none" w:sz="0" w:space="0" w:color="auto"/>
        <w:left w:val="none" w:sz="0" w:space="0" w:color="auto"/>
        <w:bottom w:val="none" w:sz="0" w:space="0" w:color="auto"/>
        <w:right w:val="none" w:sz="0" w:space="0" w:color="auto"/>
      </w:divBdr>
    </w:div>
    <w:div w:id="602297934">
      <w:bodyDiv w:val="1"/>
      <w:marLeft w:val="0"/>
      <w:marRight w:val="0"/>
      <w:marTop w:val="0"/>
      <w:marBottom w:val="0"/>
      <w:divBdr>
        <w:top w:val="none" w:sz="0" w:space="0" w:color="auto"/>
        <w:left w:val="none" w:sz="0" w:space="0" w:color="auto"/>
        <w:bottom w:val="none" w:sz="0" w:space="0" w:color="auto"/>
        <w:right w:val="none" w:sz="0" w:space="0" w:color="auto"/>
      </w:divBdr>
    </w:div>
    <w:div w:id="602300510">
      <w:bodyDiv w:val="1"/>
      <w:marLeft w:val="0"/>
      <w:marRight w:val="0"/>
      <w:marTop w:val="0"/>
      <w:marBottom w:val="0"/>
      <w:divBdr>
        <w:top w:val="none" w:sz="0" w:space="0" w:color="auto"/>
        <w:left w:val="none" w:sz="0" w:space="0" w:color="auto"/>
        <w:bottom w:val="none" w:sz="0" w:space="0" w:color="auto"/>
        <w:right w:val="none" w:sz="0" w:space="0" w:color="auto"/>
      </w:divBdr>
    </w:div>
    <w:div w:id="602348720">
      <w:bodyDiv w:val="1"/>
      <w:marLeft w:val="0"/>
      <w:marRight w:val="0"/>
      <w:marTop w:val="0"/>
      <w:marBottom w:val="0"/>
      <w:divBdr>
        <w:top w:val="none" w:sz="0" w:space="0" w:color="auto"/>
        <w:left w:val="none" w:sz="0" w:space="0" w:color="auto"/>
        <w:bottom w:val="none" w:sz="0" w:space="0" w:color="auto"/>
        <w:right w:val="none" w:sz="0" w:space="0" w:color="auto"/>
      </w:divBdr>
    </w:div>
    <w:div w:id="602349419">
      <w:bodyDiv w:val="1"/>
      <w:marLeft w:val="0"/>
      <w:marRight w:val="0"/>
      <w:marTop w:val="0"/>
      <w:marBottom w:val="0"/>
      <w:divBdr>
        <w:top w:val="none" w:sz="0" w:space="0" w:color="auto"/>
        <w:left w:val="none" w:sz="0" w:space="0" w:color="auto"/>
        <w:bottom w:val="none" w:sz="0" w:space="0" w:color="auto"/>
        <w:right w:val="none" w:sz="0" w:space="0" w:color="auto"/>
      </w:divBdr>
    </w:div>
    <w:div w:id="602420871">
      <w:bodyDiv w:val="1"/>
      <w:marLeft w:val="0"/>
      <w:marRight w:val="0"/>
      <w:marTop w:val="0"/>
      <w:marBottom w:val="0"/>
      <w:divBdr>
        <w:top w:val="none" w:sz="0" w:space="0" w:color="auto"/>
        <w:left w:val="none" w:sz="0" w:space="0" w:color="auto"/>
        <w:bottom w:val="none" w:sz="0" w:space="0" w:color="auto"/>
        <w:right w:val="none" w:sz="0" w:space="0" w:color="auto"/>
      </w:divBdr>
      <w:divsChild>
        <w:div w:id="52773858">
          <w:marLeft w:val="480"/>
          <w:marRight w:val="0"/>
          <w:marTop w:val="0"/>
          <w:marBottom w:val="0"/>
          <w:divBdr>
            <w:top w:val="none" w:sz="0" w:space="0" w:color="auto"/>
            <w:left w:val="none" w:sz="0" w:space="0" w:color="auto"/>
            <w:bottom w:val="none" w:sz="0" w:space="0" w:color="auto"/>
            <w:right w:val="none" w:sz="0" w:space="0" w:color="auto"/>
          </w:divBdr>
        </w:div>
        <w:div w:id="92022187">
          <w:marLeft w:val="480"/>
          <w:marRight w:val="0"/>
          <w:marTop w:val="0"/>
          <w:marBottom w:val="0"/>
          <w:divBdr>
            <w:top w:val="none" w:sz="0" w:space="0" w:color="auto"/>
            <w:left w:val="none" w:sz="0" w:space="0" w:color="auto"/>
            <w:bottom w:val="none" w:sz="0" w:space="0" w:color="auto"/>
            <w:right w:val="none" w:sz="0" w:space="0" w:color="auto"/>
          </w:divBdr>
        </w:div>
        <w:div w:id="134420158">
          <w:marLeft w:val="480"/>
          <w:marRight w:val="0"/>
          <w:marTop w:val="0"/>
          <w:marBottom w:val="0"/>
          <w:divBdr>
            <w:top w:val="none" w:sz="0" w:space="0" w:color="auto"/>
            <w:left w:val="none" w:sz="0" w:space="0" w:color="auto"/>
            <w:bottom w:val="none" w:sz="0" w:space="0" w:color="auto"/>
            <w:right w:val="none" w:sz="0" w:space="0" w:color="auto"/>
          </w:divBdr>
        </w:div>
        <w:div w:id="157891375">
          <w:marLeft w:val="480"/>
          <w:marRight w:val="0"/>
          <w:marTop w:val="0"/>
          <w:marBottom w:val="0"/>
          <w:divBdr>
            <w:top w:val="none" w:sz="0" w:space="0" w:color="auto"/>
            <w:left w:val="none" w:sz="0" w:space="0" w:color="auto"/>
            <w:bottom w:val="none" w:sz="0" w:space="0" w:color="auto"/>
            <w:right w:val="none" w:sz="0" w:space="0" w:color="auto"/>
          </w:divBdr>
        </w:div>
        <w:div w:id="202331130">
          <w:marLeft w:val="480"/>
          <w:marRight w:val="0"/>
          <w:marTop w:val="0"/>
          <w:marBottom w:val="0"/>
          <w:divBdr>
            <w:top w:val="none" w:sz="0" w:space="0" w:color="auto"/>
            <w:left w:val="none" w:sz="0" w:space="0" w:color="auto"/>
            <w:bottom w:val="none" w:sz="0" w:space="0" w:color="auto"/>
            <w:right w:val="none" w:sz="0" w:space="0" w:color="auto"/>
          </w:divBdr>
        </w:div>
        <w:div w:id="241379141">
          <w:marLeft w:val="480"/>
          <w:marRight w:val="0"/>
          <w:marTop w:val="0"/>
          <w:marBottom w:val="0"/>
          <w:divBdr>
            <w:top w:val="none" w:sz="0" w:space="0" w:color="auto"/>
            <w:left w:val="none" w:sz="0" w:space="0" w:color="auto"/>
            <w:bottom w:val="none" w:sz="0" w:space="0" w:color="auto"/>
            <w:right w:val="none" w:sz="0" w:space="0" w:color="auto"/>
          </w:divBdr>
        </w:div>
        <w:div w:id="241649218">
          <w:marLeft w:val="480"/>
          <w:marRight w:val="0"/>
          <w:marTop w:val="0"/>
          <w:marBottom w:val="0"/>
          <w:divBdr>
            <w:top w:val="none" w:sz="0" w:space="0" w:color="auto"/>
            <w:left w:val="none" w:sz="0" w:space="0" w:color="auto"/>
            <w:bottom w:val="none" w:sz="0" w:space="0" w:color="auto"/>
            <w:right w:val="none" w:sz="0" w:space="0" w:color="auto"/>
          </w:divBdr>
        </w:div>
        <w:div w:id="320232843">
          <w:marLeft w:val="480"/>
          <w:marRight w:val="0"/>
          <w:marTop w:val="0"/>
          <w:marBottom w:val="0"/>
          <w:divBdr>
            <w:top w:val="none" w:sz="0" w:space="0" w:color="auto"/>
            <w:left w:val="none" w:sz="0" w:space="0" w:color="auto"/>
            <w:bottom w:val="none" w:sz="0" w:space="0" w:color="auto"/>
            <w:right w:val="none" w:sz="0" w:space="0" w:color="auto"/>
          </w:divBdr>
        </w:div>
        <w:div w:id="349644907">
          <w:marLeft w:val="480"/>
          <w:marRight w:val="0"/>
          <w:marTop w:val="0"/>
          <w:marBottom w:val="0"/>
          <w:divBdr>
            <w:top w:val="none" w:sz="0" w:space="0" w:color="auto"/>
            <w:left w:val="none" w:sz="0" w:space="0" w:color="auto"/>
            <w:bottom w:val="none" w:sz="0" w:space="0" w:color="auto"/>
            <w:right w:val="none" w:sz="0" w:space="0" w:color="auto"/>
          </w:divBdr>
        </w:div>
        <w:div w:id="364477384">
          <w:marLeft w:val="480"/>
          <w:marRight w:val="0"/>
          <w:marTop w:val="0"/>
          <w:marBottom w:val="0"/>
          <w:divBdr>
            <w:top w:val="none" w:sz="0" w:space="0" w:color="auto"/>
            <w:left w:val="none" w:sz="0" w:space="0" w:color="auto"/>
            <w:bottom w:val="none" w:sz="0" w:space="0" w:color="auto"/>
            <w:right w:val="none" w:sz="0" w:space="0" w:color="auto"/>
          </w:divBdr>
        </w:div>
        <w:div w:id="364595723">
          <w:marLeft w:val="480"/>
          <w:marRight w:val="0"/>
          <w:marTop w:val="0"/>
          <w:marBottom w:val="0"/>
          <w:divBdr>
            <w:top w:val="none" w:sz="0" w:space="0" w:color="auto"/>
            <w:left w:val="none" w:sz="0" w:space="0" w:color="auto"/>
            <w:bottom w:val="none" w:sz="0" w:space="0" w:color="auto"/>
            <w:right w:val="none" w:sz="0" w:space="0" w:color="auto"/>
          </w:divBdr>
        </w:div>
        <w:div w:id="379591932">
          <w:marLeft w:val="480"/>
          <w:marRight w:val="0"/>
          <w:marTop w:val="0"/>
          <w:marBottom w:val="0"/>
          <w:divBdr>
            <w:top w:val="none" w:sz="0" w:space="0" w:color="auto"/>
            <w:left w:val="none" w:sz="0" w:space="0" w:color="auto"/>
            <w:bottom w:val="none" w:sz="0" w:space="0" w:color="auto"/>
            <w:right w:val="none" w:sz="0" w:space="0" w:color="auto"/>
          </w:divBdr>
        </w:div>
        <w:div w:id="398872419">
          <w:marLeft w:val="480"/>
          <w:marRight w:val="0"/>
          <w:marTop w:val="0"/>
          <w:marBottom w:val="0"/>
          <w:divBdr>
            <w:top w:val="none" w:sz="0" w:space="0" w:color="auto"/>
            <w:left w:val="none" w:sz="0" w:space="0" w:color="auto"/>
            <w:bottom w:val="none" w:sz="0" w:space="0" w:color="auto"/>
            <w:right w:val="none" w:sz="0" w:space="0" w:color="auto"/>
          </w:divBdr>
        </w:div>
        <w:div w:id="420295963">
          <w:marLeft w:val="480"/>
          <w:marRight w:val="0"/>
          <w:marTop w:val="0"/>
          <w:marBottom w:val="0"/>
          <w:divBdr>
            <w:top w:val="none" w:sz="0" w:space="0" w:color="auto"/>
            <w:left w:val="none" w:sz="0" w:space="0" w:color="auto"/>
            <w:bottom w:val="none" w:sz="0" w:space="0" w:color="auto"/>
            <w:right w:val="none" w:sz="0" w:space="0" w:color="auto"/>
          </w:divBdr>
        </w:div>
        <w:div w:id="426000226">
          <w:marLeft w:val="480"/>
          <w:marRight w:val="0"/>
          <w:marTop w:val="0"/>
          <w:marBottom w:val="0"/>
          <w:divBdr>
            <w:top w:val="none" w:sz="0" w:space="0" w:color="auto"/>
            <w:left w:val="none" w:sz="0" w:space="0" w:color="auto"/>
            <w:bottom w:val="none" w:sz="0" w:space="0" w:color="auto"/>
            <w:right w:val="none" w:sz="0" w:space="0" w:color="auto"/>
          </w:divBdr>
        </w:div>
        <w:div w:id="613749812">
          <w:marLeft w:val="480"/>
          <w:marRight w:val="0"/>
          <w:marTop w:val="0"/>
          <w:marBottom w:val="0"/>
          <w:divBdr>
            <w:top w:val="none" w:sz="0" w:space="0" w:color="auto"/>
            <w:left w:val="none" w:sz="0" w:space="0" w:color="auto"/>
            <w:bottom w:val="none" w:sz="0" w:space="0" w:color="auto"/>
            <w:right w:val="none" w:sz="0" w:space="0" w:color="auto"/>
          </w:divBdr>
        </w:div>
        <w:div w:id="641814183">
          <w:marLeft w:val="480"/>
          <w:marRight w:val="0"/>
          <w:marTop w:val="0"/>
          <w:marBottom w:val="0"/>
          <w:divBdr>
            <w:top w:val="none" w:sz="0" w:space="0" w:color="auto"/>
            <w:left w:val="none" w:sz="0" w:space="0" w:color="auto"/>
            <w:bottom w:val="none" w:sz="0" w:space="0" w:color="auto"/>
            <w:right w:val="none" w:sz="0" w:space="0" w:color="auto"/>
          </w:divBdr>
        </w:div>
        <w:div w:id="667443342">
          <w:marLeft w:val="480"/>
          <w:marRight w:val="0"/>
          <w:marTop w:val="0"/>
          <w:marBottom w:val="0"/>
          <w:divBdr>
            <w:top w:val="none" w:sz="0" w:space="0" w:color="auto"/>
            <w:left w:val="none" w:sz="0" w:space="0" w:color="auto"/>
            <w:bottom w:val="none" w:sz="0" w:space="0" w:color="auto"/>
            <w:right w:val="none" w:sz="0" w:space="0" w:color="auto"/>
          </w:divBdr>
        </w:div>
        <w:div w:id="681933108">
          <w:marLeft w:val="480"/>
          <w:marRight w:val="0"/>
          <w:marTop w:val="0"/>
          <w:marBottom w:val="0"/>
          <w:divBdr>
            <w:top w:val="none" w:sz="0" w:space="0" w:color="auto"/>
            <w:left w:val="none" w:sz="0" w:space="0" w:color="auto"/>
            <w:bottom w:val="none" w:sz="0" w:space="0" w:color="auto"/>
            <w:right w:val="none" w:sz="0" w:space="0" w:color="auto"/>
          </w:divBdr>
        </w:div>
        <w:div w:id="695618564">
          <w:marLeft w:val="480"/>
          <w:marRight w:val="0"/>
          <w:marTop w:val="0"/>
          <w:marBottom w:val="0"/>
          <w:divBdr>
            <w:top w:val="none" w:sz="0" w:space="0" w:color="auto"/>
            <w:left w:val="none" w:sz="0" w:space="0" w:color="auto"/>
            <w:bottom w:val="none" w:sz="0" w:space="0" w:color="auto"/>
            <w:right w:val="none" w:sz="0" w:space="0" w:color="auto"/>
          </w:divBdr>
        </w:div>
        <w:div w:id="713889247">
          <w:marLeft w:val="480"/>
          <w:marRight w:val="0"/>
          <w:marTop w:val="0"/>
          <w:marBottom w:val="0"/>
          <w:divBdr>
            <w:top w:val="none" w:sz="0" w:space="0" w:color="auto"/>
            <w:left w:val="none" w:sz="0" w:space="0" w:color="auto"/>
            <w:bottom w:val="none" w:sz="0" w:space="0" w:color="auto"/>
            <w:right w:val="none" w:sz="0" w:space="0" w:color="auto"/>
          </w:divBdr>
        </w:div>
        <w:div w:id="750346620">
          <w:marLeft w:val="480"/>
          <w:marRight w:val="0"/>
          <w:marTop w:val="0"/>
          <w:marBottom w:val="0"/>
          <w:divBdr>
            <w:top w:val="none" w:sz="0" w:space="0" w:color="auto"/>
            <w:left w:val="none" w:sz="0" w:space="0" w:color="auto"/>
            <w:bottom w:val="none" w:sz="0" w:space="0" w:color="auto"/>
            <w:right w:val="none" w:sz="0" w:space="0" w:color="auto"/>
          </w:divBdr>
        </w:div>
        <w:div w:id="777992377">
          <w:marLeft w:val="480"/>
          <w:marRight w:val="0"/>
          <w:marTop w:val="0"/>
          <w:marBottom w:val="0"/>
          <w:divBdr>
            <w:top w:val="none" w:sz="0" w:space="0" w:color="auto"/>
            <w:left w:val="none" w:sz="0" w:space="0" w:color="auto"/>
            <w:bottom w:val="none" w:sz="0" w:space="0" w:color="auto"/>
            <w:right w:val="none" w:sz="0" w:space="0" w:color="auto"/>
          </w:divBdr>
        </w:div>
        <w:div w:id="791750097">
          <w:marLeft w:val="480"/>
          <w:marRight w:val="0"/>
          <w:marTop w:val="0"/>
          <w:marBottom w:val="0"/>
          <w:divBdr>
            <w:top w:val="none" w:sz="0" w:space="0" w:color="auto"/>
            <w:left w:val="none" w:sz="0" w:space="0" w:color="auto"/>
            <w:bottom w:val="none" w:sz="0" w:space="0" w:color="auto"/>
            <w:right w:val="none" w:sz="0" w:space="0" w:color="auto"/>
          </w:divBdr>
        </w:div>
        <w:div w:id="806166697">
          <w:marLeft w:val="480"/>
          <w:marRight w:val="0"/>
          <w:marTop w:val="0"/>
          <w:marBottom w:val="0"/>
          <w:divBdr>
            <w:top w:val="none" w:sz="0" w:space="0" w:color="auto"/>
            <w:left w:val="none" w:sz="0" w:space="0" w:color="auto"/>
            <w:bottom w:val="none" w:sz="0" w:space="0" w:color="auto"/>
            <w:right w:val="none" w:sz="0" w:space="0" w:color="auto"/>
          </w:divBdr>
        </w:div>
        <w:div w:id="828786489">
          <w:marLeft w:val="480"/>
          <w:marRight w:val="0"/>
          <w:marTop w:val="0"/>
          <w:marBottom w:val="0"/>
          <w:divBdr>
            <w:top w:val="none" w:sz="0" w:space="0" w:color="auto"/>
            <w:left w:val="none" w:sz="0" w:space="0" w:color="auto"/>
            <w:bottom w:val="none" w:sz="0" w:space="0" w:color="auto"/>
            <w:right w:val="none" w:sz="0" w:space="0" w:color="auto"/>
          </w:divBdr>
        </w:div>
        <w:div w:id="860706161">
          <w:marLeft w:val="480"/>
          <w:marRight w:val="0"/>
          <w:marTop w:val="0"/>
          <w:marBottom w:val="0"/>
          <w:divBdr>
            <w:top w:val="none" w:sz="0" w:space="0" w:color="auto"/>
            <w:left w:val="none" w:sz="0" w:space="0" w:color="auto"/>
            <w:bottom w:val="none" w:sz="0" w:space="0" w:color="auto"/>
            <w:right w:val="none" w:sz="0" w:space="0" w:color="auto"/>
          </w:divBdr>
        </w:div>
      </w:divsChild>
    </w:div>
    <w:div w:id="602685051">
      <w:bodyDiv w:val="1"/>
      <w:marLeft w:val="0"/>
      <w:marRight w:val="0"/>
      <w:marTop w:val="0"/>
      <w:marBottom w:val="0"/>
      <w:divBdr>
        <w:top w:val="none" w:sz="0" w:space="0" w:color="auto"/>
        <w:left w:val="none" w:sz="0" w:space="0" w:color="auto"/>
        <w:bottom w:val="none" w:sz="0" w:space="0" w:color="auto"/>
        <w:right w:val="none" w:sz="0" w:space="0" w:color="auto"/>
      </w:divBdr>
    </w:div>
    <w:div w:id="602762063">
      <w:bodyDiv w:val="1"/>
      <w:marLeft w:val="0"/>
      <w:marRight w:val="0"/>
      <w:marTop w:val="0"/>
      <w:marBottom w:val="0"/>
      <w:divBdr>
        <w:top w:val="none" w:sz="0" w:space="0" w:color="auto"/>
        <w:left w:val="none" w:sz="0" w:space="0" w:color="auto"/>
        <w:bottom w:val="none" w:sz="0" w:space="0" w:color="auto"/>
        <w:right w:val="none" w:sz="0" w:space="0" w:color="auto"/>
      </w:divBdr>
    </w:div>
    <w:div w:id="602877562">
      <w:bodyDiv w:val="1"/>
      <w:marLeft w:val="0"/>
      <w:marRight w:val="0"/>
      <w:marTop w:val="0"/>
      <w:marBottom w:val="0"/>
      <w:divBdr>
        <w:top w:val="none" w:sz="0" w:space="0" w:color="auto"/>
        <w:left w:val="none" w:sz="0" w:space="0" w:color="auto"/>
        <w:bottom w:val="none" w:sz="0" w:space="0" w:color="auto"/>
        <w:right w:val="none" w:sz="0" w:space="0" w:color="auto"/>
      </w:divBdr>
    </w:div>
    <w:div w:id="603000760">
      <w:bodyDiv w:val="1"/>
      <w:marLeft w:val="0"/>
      <w:marRight w:val="0"/>
      <w:marTop w:val="0"/>
      <w:marBottom w:val="0"/>
      <w:divBdr>
        <w:top w:val="none" w:sz="0" w:space="0" w:color="auto"/>
        <w:left w:val="none" w:sz="0" w:space="0" w:color="auto"/>
        <w:bottom w:val="none" w:sz="0" w:space="0" w:color="auto"/>
        <w:right w:val="none" w:sz="0" w:space="0" w:color="auto"/>
      </w:divBdr>
    </w:div>
    <w:div w:id="603152073">
      <w:bodyDiv w:val="1"/>
      <w:marLeft w:val="0"/>
      <w:marRight w:val="0"/>
      <w:marTop w:val="0"/>
      <w:marBottom w:val="0"/>
      <w:divBdr>
        <w:top w:val="none" w:sz="0" w:space="0" w:color="auto"/>
        <w:left w:val="none" w:sz="0" w:space="0" w:color="auto"/>
        <w:bottom w:val="none" w:sz="0" w:space="0" w:color="auto"/>
        <w:right w:val="none" w:sz="0" w:space="0" w:color="auto"/>
      </w:divBdr>
    </w:div>
    <w:div w:id="603152359">
      <w:bodyDiv w:val="1"/>
      <w:marLeft w:val="0"/>
      <w:marRight w:val="0"/>
      <w:marTop w:val="0"/>
      <w:marBottom w:val="0"/>
      <w:divBdr>
        <w:top w:val="none" w:sz="0" w:space="0" w:color="auto"/>
        <w:left w:val="none" w:sz="0" w:space="0" w:color="auto"/>
        <w:bottom w:val="none" w:sz="0" w:space="0" w:color="auto"/>
        <w:right w:val="none" w:sz="0" w:space="0" w:color="auto"/>
      </w:divBdr>
    </w:div>
    <w:div w:id="603390734">
      <w:bodyDiv w:val="1"/>
      <w:marLeft w:val="0"/>
      <w:marRight w:val="0"/>
      <w:marTop w:val="0"/>
      <w:marBottom w:val="0"/>
      <w:divBdr>
        <w:top w:val="none" w:sz="0" w:space="0" w:color="auto"/>
        <w:left w:val="none" w:sz="0" w:space="0" w:color="auto"/>
        <w:bottom w:val="none" w:sz="0" w:space="0" w:color="auto"/>
        <w:right w:val="none" w:sz="0" w:space="0" w:color="auto"/>
      </w:divBdr>
    </w:div>
    <w:div w:id="603459620">
      <w:bodyDiv w:val="1"/>
      <w:marLeft w:val="0"/>
      <w:marRight w:val="0"/>
      <w:marTop w:val="0"/>
      <w:marBottom w:val="0"/>
      <w:divBdr>
        <w:top w:val="none" w:sz="0" w:space="0" w:color="auto"/>
        <w:left w:val="none" w:sz="0" w:space="0" w:color="auto"/>
        <w:bottom w:val="none" w:sz="0" w:space="0" w:color="auto"/>
        <w:right w:val="none" w:sz="0" w:space="0" w:color="auto"/>
      </w:divBdr>
    </w:div>
    <w:div w:id="603460962">
      <w:bodyDiv w:val="1"/>
      <w:marLeft w:val="0"/>
      <w:marRight w:val="0"/>
      <w:marTop w:val="0"/>
      <w:marBottom w:val="0"/>
      <w:divBdr>
        <w:top w:val="none" w:sz="0" w:space="0" w:color="auto"/>
        <w:left w:val="none" w:sz="0" w:space="0" w:color="auto"/>
        <w:bottom w:val="none" w:sz="0" w:space="0" w:color="auto"/>
        <w:right w:val="none" w:sz="0" w:space="0" w:color="auto"/>
      </w:divBdr>
    </w:div>
    <w:div w:id="603533425">
      <w:bodyDiv w:val="1"/>
      <w:marLeft w:val="0"/>
      <w:marRight w:val="0"/>
      <w:marTop w:val="0"/>
      <w:marBottom w:val="0"/>
      <w:divBdr>
        <w:top w:val="none" w:sz="0" w:space="0" w:color="auto"/>
        <w:left w:val="none" w:sz="0" w:space="0" w:color="auto"/>
        <w:bottom w:val="none" w:sz="0" w:space="0" w:color="auto"/>
        <w:right w:val="none" w:sz="0" w:space="0" w:color="auto"/>
      </w:divBdr>
    </w:div>
    <w:div w:id="603615532">
      <w:bodyDiv w:val="1"/>
      <w:marLeft w:val="0"/>
      <w:marRight w:val="0"/>
      <w:marTop w:val="0"/>
      <w:marBottom w:val="0"/>
      <w:divBdr>
        <w:top w:val="none" w:sz="0" w:space="0" w:color="auto"/>
        <w:left w:val="none" w:sz="0" w:space="0" w:color="auto"/>
        <w:bottom w:val="none" w:sz="0" w:space="0" w:color="auto"/>
        <w:right w:val="none" w:sz="0" w:space="0" w:color="auto"/>
      </w:divBdr>
    </w:div>
    <w:div w:id="603877024">
      <w:bodyDiv w:val="1"/>
      <w:marLeft w:val="0"/>
      <w:marRight w:val="0"/>
      <w:marTop w:val="0"/>
      <w:marBottom w:val="0"/>
      <w:divBdr>
        <w:top w:val="none" w:sz="0" w:space="0" w:color="auto"/>
        <w:left w:val="none" w:sz="0" w:space="0" w:color="auto"/>
        <w:bottom w:val="none" w:sz="0" w:space="0" w:color="auto"/>
        <w:right w:val="none" w:sz="0" w:space="0" w:color="auto"/>
      </w:divBdr>
    </w:div>
    <w:div w:id="603880759">
      <w:bodyDiv w:val="1"/>
      <w:marLeft w:val="0"/>
      <w:marRight w:val="0"/>
      <w:marTop w:val="0"/>
      <w:marBottom w:val="0"/>
      <w:divBdr>
        <w:top w:val="none" w:sz="0" w:space="0" w:color="auto"/>
        <w:left w:val="none" w:sz="0" w:space="0" w:color="auto"/>
        <w:bottom w:val="none" w:sz="0" w:space="0" w:color="auto"/>
        <w:right w:val="none" w:sz="0" w:space="0" w:color="auto"/>
      </w:divBdr>
    </w:div>
    <w:div w:id="603996244">
      <w:bodyDiv w:val="1"/>
      <w:marLeft w:val="0"/>
      <w:marRight w:val="0"/>
      <w:marTop w:val="0"/>
      <w:marBottom w:val="0"/>
      <w:divBdr>
        <w:top w:val="none" w:sz="0" w:space="0" w:color="auto"/>
        <w:left w:val="none" w:sz="0" w:space="0" w:color="auto"/>
        <w:bottom w:val="none" w:sz="0" w:space="0" w:color="auto"/>
        <w:right w:val="none" w:sz="0" w:space="0" w:color="auto"/>
      </w:divBdr>
      <w:divsChild>
        <w:div w:id="65492559">
          <w:marLeft w:val="480"/>
          <w:marRight w:val="0"/>
          <w:marTop w:val="0"/>
          <w:marBottom w:val="0"/>
          <w:divBdr>
            <w:top w:val="none" w:sz="0" w:space="0" w:color="auto"/>
            <w:left w:val="none" w:sz="0" w:space="0" w:color="auto"/>
            <w:bottom w:val="none" w:sz="0" w:space="0" w:color="auto"/>
            <w:right w:val="none" w:sz="0" w:space="0" w:color="auto"/>
          </w:divBdr>
        </w:div>
        <w:div w:id="111749553">
          <w:marLeft w:val="480"/>
          <w:marRight w:val="0"/>
          <w:marTop w:val="0"/>
          <w:marBottom w:val="0"/>
          <w:divBdr>
            <w:top w:val="none" w:sz="0" w:space="0" w:color="auto"/>
            <w:left w:val="none" w:sz="0" w:space="0" w:color="auto"/>
            <w:bottom w:val="none" w:sz="0" w:space="0" w:color="auto"/>
            <w:right w:val="none" w:sz="0" w:space="0" w:color="auto"/>
          </w:divBdr>
        </w:div>
        <w:div w:id="268514123">
          <w:marLeft w:val="480"/>
          <w:marRight w:val="0"/>
          <w:marTop w:val="0"/>
          <w:marBottom w:val="0"/>
          <w:divBdr>
            <w:top w:val="none" w:sz="0" w:space="0" w:color="auto"/>
            <w:left w:val="none" w:sz="0" w:space="0" w:color="auto"/>
            <w:bottom w:val="none" w:sz="0" w:space="0" w:color="auto"/>
            <w:right w:val="none" w:sz="0" w:space="0" w:color="auto"/>
          </w:divBdr>
        </w:div>
        <w:div w:id="301472993">
          <w:marLeft w:val="480"/>
          <w:marRight w:val="0"/>
          <w:marTop w:val="0"/>
          <w:marBottom w:val="0"/>
          <w:divBdr>
            <w:top w:val="none" w:sz="0" w:space="0" w:color="auto"/>
            <w:left w:val="none" w:sz="0" w:space="0" w:color="auto"/>
            <w:bottom w:val="none" w:sz="0" w:space="0" w:color="auto"/>
            <w:right w:val="none" w:sz="0" w:space="0" w:color="auto"/>
          </w:divBdr>
        </w:div>
        <w:div w:id="354694399">
          <w:marLeft w:val="480"/>
          <w:marRight w:val="0"/>
          <w:marTop w:val="0"/>
          <w:marBottom w:val="0"/>
          <w:divBdr>
            <w:top w:val="none" w:sz="0" w:space="0" w:color="auto"/>
            <w:left w:val="none" w:sz="0" w:space="0" w:color="auto"/>
            <w:bottom w:val="none" w:sz="0" w:space="0" w:color="auto"/>
            <w:right w:val="none" w:sz="0" w:space="0" w:color="auto"/>
          </w:divBdr>
        </w:div>
        <w:div w:id="370500621">
          <w:marLeft w:val="480"/>
          <w:marRight w:val="0"/>
          <w:marTop w:val="0"/>
          <w:marBottom w:val="0"/>
          <w:divBdr>
            <w:top w:val="none" w:sz="0" w:space="0" w:color="auto"/>
            <w:left w:val="none" w:sz="0" w:space="0" w:color="auto"/>
            <w:bottom w:val="none" w:sz="0" w:space="0" w:color="auto"/>
            <w:right w:val="none" w:sz="0" w:space="0" w:color="auto"/>
          </w:divBdr>
        </w:div>
        <w:div w:id="408767859">
          <w:marLeft w:val="480"/>
          <w:marRight w:val="0"/>
          <w:marTop w:val="0"/>
          <w:marBottom w:val="0"/>
          <w:divBdr>
            <w:top w:val="none" w:sz="0" w:space="0" w:color="auto"/>
            <w:left w:val="none" w:sz="0" w:space="0" w:color="auto"/>
            <w:bottom w:val="none" w:sz="0" w:space="0" w:color="auto"/>
            <w:right w:val="none" w:sz="0" w:space="0" w:color="auto"/>
          </w:divBdr>
        </w:div>
        <w:div w:id="428431288">
          <w:marLeft w:val="480"/>
          <w:marRight w:val="0"/>
          <w:marTop w:val="0"/>
          <w:marBottom w:val="0"/>
          <w:divBdr>
            <w:top w:val="none" w:sz="0" w:space="0" w:color="auto"/>
            <w:left w:val="none" w:sz="0" w:space="0" w:color="auto"/>
            <w:bottom w:val="none" w:sz="0" w:space="0" w:color="auto"/>
            <w:right w:val="none" w:sz="0" w:space="0" w:color="auto"/>
          </w:divBdr>
        </w:div>
        <w:div w:id="438179071">
          <w:marLeft w:val="480"/>
          <w:marRight w:val="0"/>
          <w:marTop w:val="0"/>
          <w:marBottom w:val="0"/>
          <w:divBdr>
            <w:top w:val="none" w:sz="0" w:space="0" w:color="auto"/>
            <w:left w:val="none" w:sz="0" w:space="0" w:color="auto"/>
            <w:bottom w:val="none" w:sz="0" w:space="0" w:color="auto"/>
            <w:right w:val="none" w:sz="0" w:space="0" w:color="auto"/>
          </w:divBdr>
        </w:div>
        <w:div w:id="464348995">
          <w:marLeft w:val="480"/>
          <w:marRight w:val="0"/>
          <w:marTop w:val="0"/>
          <w:marBottom w:val="0"/>
          <w:divBdr>
            <w:top w:val="none" w:sz="0" w:space="0" w:color="auto"/>
            <w:left w:val="none" w:sz="0" w:space="0" w:color="auto"/>
            <w:bottom w:val="none" w:sz="0" w:space="0" w:color="auto"/>
            <w:right w:val="none" w:sz="0" w:space="0" w:color="auto"/>
          </w:divBdr>
        </w:div>
        <w:div w:id="499200304">
          <w:marLeft w:val="480"/>
          <w:marRight w:val="0"/>
          <w:marTop w:val="0"/>
          <w:marBottom w:val="0"/>
          <w:divBdr>
            <w:top w:val="none" w:sz="0" w:space="0" w:color="auto"/>
            <w:left w:val="none" w:sz="0" w:space="0" w:color="auto"/>
            <w:bottom w:val="none" w:sz="0" w:space="0" w:color="auto"/>
            <w:right w:val="none" w:sz="0" w:space="0" w:color="auto"/>
          </w:divBdr>
        </w:div>
        <w:div w:id="593246004">
          <w:marLeft w:val="480"/>
          <w:marRight w:val="0"/>
          <w:marTop w:val="0"/>
          <w:marBottom w:val="0"/>
          <w:divBdr>
            <w:top w:val="none" w:sz="0" w:space="0" w:color="auto"/>
            <w:left w:val="none" w:sz="0" w:space="0" w:color="auto"/>
            <w:bottom w:val="none" w:sz="0" w:space="0" w:color="auto"/>
            <w:right w:val="none" w:sz="0" w:space="0" w:color="auto"/>
          </w:divBdr>
        </w:div>
        <w:div w:id="627587127">
          <w:marLeft w:val="480"/>
          <w:marRight w:val="0"/>
          <w:marTop w:val="0"/>
          <w:marBottom w:val="0"/>
          <w:divBdr>
            <w:top w:val="none" w:sz="0" w:space="0" w:color="auto"/>
            <w:left w:val="none" w:sz="0" w:space="0" w:color="auto"/>
            <w:bottom w:val="none" w:sz="0" w:space="0" w:color="auto"/>
            <w:right w:val="none" w:sz="0" w:space="0" w:color="auto"/>
          </w:divBdr>
        </w:div>
        <w:div w:id="637488973">
          <w:marLeft w:val="480"/>
          <w:marRight w:val="0"/>
          <w:marTop w:val="0"/>
          <w:marBottom w:val="0"/>
          <w:divBdr>
            <w:top w:val="none" w:sz="0" w:space="0" w:color="auto"/>
            <w:left w:val="none" w:sz="0" w:space="0" w:color="auto"/>
            <w:bottom w:val="none" w:sz="0" w:space="0" w:color="auto"/>
            <w:right w:val="none" w:sz="0" w:space="0" w:color="auto"/>
          </w:divBdr>
        </w:div>
        <w:div w:id="658114255">
          <w:marLeft w:val="480"/>
          <w:marRight w:val="0"/>
          <w:marTop w:val="0"/>
          <w:marBottom w:val="0"/>
          <w:divBdr>
            <w:top w:val="none" w:sz="0" w:space="0" w:color="auto"/>
            <w:left w:val="none" w:sz="0" w:space="0" w:color="auto"/>
            <w:bottom w:val="none" w:sz="0" w:space="0" w:color="auto"/>
            <w:right w:val="none" w:sz="0" w:space="0" w:color="auto"/>
          </w:divBdr>
        </w:div>
        <w:div w:id="737752243">
          <w:marLeft w:val="480"/>
          <w:marRight w:val="0"/>
          <w:marTop w:val="0"/>
          <w:marBottom w:val="0"/>
          <w:divBdr>
            <w:top w:val="none" w:sz="0" w:space="0" w:color="auto"/>
            <w:left w:val="none" w:sz="0" w:space="0" w:color="auto"/>
            <w:bottom w:val="none" w:sz="0" w:space="0" w:color="auto"/>
            <w:right w:val="none" w:sz="0" w:space="0" w:color="auto"/>
          </w:divBdr>
        </w:div>
        <w:div w:id="789780851">
          <w:marLeft w:val="480"/>
          <w:marRight w:val="0"/>
          <w:marTop w:val="0"/>
          <w:marBottom w:val="0"/>
          <w:divBdr>
            <w:top w:val="none" w:sz="0" w:space="0" w:color="auto"/>
            <w:left w:val="none" w:sz="0" w:space="0" w:color="auto"/>
            <w:bottom w:val="none" w:sz="0" w:space="0" w:color="auto"/>
            <w:right w:val="none" w:sz="0" w:space="0" w:color="auto"/>
          </w:divBdr>
        </w:div>
        <w:div w:id="807630677">
          <w:marLeft w:val="480"/>
          <w:marRight w:val="0"/>
          <w:marTop w:val="0"/>
          <w:marBottom w:val="0"/>
          <w:divBdr>
            <w:top w:val="none" w:sz="0" w:space="0" w:color="auto"/>
            <w:left w:val="none" w:sz="0" w:space="0" w:color="auto"/>
            <w:bottom w:val="none" w:sz="0" w:space="0" w:color="auto"/>
            <w:right w:val="none" w:sz="0" w:space="0" w:color="auto"/>
          </w:divBdr>
        </w:div>
        <w:div w:id="910047256">
          <w:marLeft w:val="480"/>
          <w:marRight w:val="0"/>
          <w:marTop w:val="0"/>
          <w:marBottom w:val="0"/>
          <w:divBdr>
            <w:top w:val="none" w:sz="0" w:space="0" w:color="auto"/>
            <w:left w:val="none" w:sz="0" w:space="0" w:color="auto"/>
            <w:bottom w:val="none" w:sz="0" w:space="0" w:color="auto"/>
            <w:right w:val="none" w:sz="0" w:space="0" w:color="auto"/>
          </w:divBdr>
        </w:div>
      </w:divsChild>
    </w:div>
    <w:div w:id="604045522">
      <w:bodyDiv w:val="1"/>
      <w:marLeft w:val="0"/>
      <w:marRight w:val="0"/>
      <w:marTop w:val="0"/>
      <w:marBottom w:val="0"/>
      <w:divBdr>
        <w:top w:val="none" w:sz="0" w:space="0" w:color="auto"/>
        <w:left w:val="none" w:sz="0" w:space="0" w:color="auto"/>
        <w:bottom w:val="none" w:sz="0" w:space="0" w:color="auto"/>
        <w:right w:val="none" w:sz="0" w:space="0" w:color="auto"/>
      </w:divBdr>
    </w:div>
    <w:div w:id="604078018">
      <w:bodyDiv w:val="1"/>
      <w:marLeft w:val="0"/>
      <w:marRight w:val="0"/>
      <w:marTop w:val="0"/>
      <w:marBottom w:val="0"/>
      <w:divBdr>
        <w:top w:val="none" w:sz="0" w:space="0" w:color="auto"/>
        <w:left w:val="none" w:sz="0" w:space="0" w:color="auto"/>
        <w:bottom w:val="none" w:sz="0" w:space="0" w:color="auto"/>
        <w:right w:val="none" w:sz="0" w:space="0" w:color="auto"/>
      </w:divBdr>
    </w:div>
    <w:div w:id="604118317">
      <w:bodyDiv w:val="1"/>
      <w:marLeft w:val="0"/>
      <w:marRight w:val="0"/>
      <w:marTop w:val="0"/>
      <w:marBottom w:val="0"/>
      <w:divBdr>
        <w:top w:val="none" w:sz="0" w:space="0" w:color="auto"/>
        <w:left w:val="none" w:sz="0" w:space="0" w:color="auto"/>
        <w:bottom w:val="none" w:sz="0" w:space="0" w:color="auto"/>
        <w:right w:val="none" w:sz="0" w:space="0" w:color="auto"/>
      </w:divBdr>
      <w:divsChild>
        <w:div w:id="39012245">
          <w:marLeft w:val="480"/>
          <w:marRight w:val="0"/>
          <w:marTop w:val="0"/>
          <w:marBottom w:val="0"/>
          <w:divBdr>
            <w:top w:val="none" w:sz="0" w:space="0" w:color="auto"/>
            <w:left w:val="none" w:sz="0" w:space="0" w:color="auto"/>
            <w:bottom w:val="none" w:sz="0" w:space="0" w:color="auto"/>
            <w:right w:val="none" w:sz="0" w:space="0" w:color="auto"/>
          </w:divBdr>
        </w:div>
        <w:div w:id="146216315">
          <w:marLeft w:val="480"/>
          <w:marRight w:val="0"/>
          <w:marTop w:val="0"/>
          <w:marBottom w:val="0"/>
          <w:divBdr>
            <w:top w:val="none" w:sz="0" w:space="0" w:color="auto"/>
            <w:left w:val="none" w:sz="0" w:space="0" w:color="auto"/>
            <w:bottom w:val="none" w:sz="0" w:space="0" w:color="auto"/>
            <w:right w:val="none" w:sz="0" w:space="0" w:color="auto"/>
          </w:divBdr>
        </w:div>
        <w:div w:id="151608130">
          <w:marLeft w:val="480"/>
          <w:marRight w:val="0"/>
          <w:marTop w:val="0"/>
          <w:marBottom w:val="0"/>
          <w:divBdr>
            <w:top w:val="none" w:sz="0" w:space="0" w:color="auto"/>
            <w:left w:val="none" w:sz="0" w:space="0" w:color="auto"/>
            <w:bottom w:val="none" w:sz="0" w:space="0" w:color="auto"/>
            <w:right w:val="none" w:sz="0" w:space="0" w:color="auto"/>
          </w:divBdr>
        </w:div>
        <w:div w:id="170031581">
          <w:marLeft w:val="480"/>
          <w:marRight w:val="0"/>
          <w:marTop w:val="0"/>
          <w:marBottom w:val="0"/>
          <w:divBdr>
            <w:top w:val="none" w:sz="0" w:space="0" w:color="auto"/>
            <w:left w:val="none" w:sz="0" w:space="0" w:color="auto"/>
            <w:bottom w:val="none" w:sz="0" w:space="0" w:color="auto"/>
            <w:right w:val="none" w:sz="0" w:space="0" w:color="auto"/>
          </w:divBdr>
        </w:div>
        <w:div w:id="199364133">
          <w:marLeft w:val="480"/>
          <w:marRight w:val="0"/>
          <w:marTop w:val="0"/>
          <w:marBottom w:val="0"/>
          <w:divBdr>
            <w:top w:val="none" w:sz="0" w:space="0" w:color="auto"/>
            <w:left w:val="none" w:sz="0" w:space="0" w:color="auto"/>
            <w:bottom w:val="none" w:sz="0" w:space="0" w:color="auto"/>
            <w:right w:val="none" w:sz="0" w:space="0" w:color="auto"/>
          </w:divBdr>
        </w:div>
        <w:div w:id="212665587">
          <w:marLeft w:val="480"/>
          <w:marRight w:val="0"/>
          <w:marTop w:val="0"/>
          <w:marBottom w:val="0"/>
          <w:divBdr>
            <w:top w:val="none" w:sz="0" w:space="0" w:color="auto"/>
            <w:left w:val="none" w:sz="0" w:space="0" w:color="auto"/>
            <w:bottom w:val="none" w:sz="0" w:space="0" w:color="auto"/>
            <w:right w:val="none" w:sz="0" w:space="0" w:color="auto"/>
          </w:divBdr>
        </w:div>
        <w:div w:id="241334691">
          <w:marLeft w:val="480"/>
          <w:marRight w:val="0"/>
          <w:marTop w:val="0"/>
          <w:marBottom w:val="0"/>
          <w:divBdr>
            <w:top w:val="none" w:sz="0" w:space="0" w:color="auto"/>
            <w:left w:val="none" w:sz="0" w:space="0" w:color="auto"/>
            <w:bottom w:val="none" w:sz="0" w:space="0" w:color="auto"/>
            <w:right w:val="none" w:sz="0" w:space="0" w:color="auto"/>
          </w:divBdr>
        </w:div>
        <w:div w:id="251084923">
          <w:marLeft w:val="480"/>
          <w:marRight w:val="0"/>
          <w:marTop w:val="0"/>
          <w:marBottom w:val="0"/>
          <w:divBdr>
            <w:top w:val="none" w:sz="0" w:space="0" w:color="auto"/>
            <w:left w:val="none" w:sz="0" w:space="0" w:color="auto"/>
            <w:bottom w:val="none" w:sz="0" w:space="0" w:color="auto"/>
            <w:right w:val="none" w:sz="0" w:space="0" w:color="auto"/>
          </w:divBdr>
        </w:div>
        <w:div w:id="286931292">
          <w:marLeft w:val="480"/>
          <w:marRight w:val="0"/>
          <w:marTop w:val="0"/>
          <w:marBottom w:val="0"/>
          <w:divBdr>
            <w:top w:val="none" w:sz="0" w:space="0" w:color="auto"/>
            <w:left w:val="none" w:sz="0" w:space="0" w:color="auto"/>
            <w:bottom w:val="none" w:sz="0" w:space="0" w:color="auto"/>
            <w:right w:val="none" w:sz="0" w:space="0" w:color="auto"/>
          </w:divBdr>
        </w:div>
        <w:div w:id="299389274">
          <w:marLeft w:val="480"/>
          <w:marRight w:val="0"/>
          <w:marTop w:val="0"/>
          <w:marBottom w:val="0"/>
          <w:divBdr>
            <w:top w:val="none" w:sz="0" w:space="0" w:color="auto"/>
            <w:left w:val="none" w:sz="0" w:space="0" w:color="auto"/>
            <w:bottom w:val="none" w:sz="0" w:space="0" w:color="auto"/>
            <w:right w:val="none" w:sz="0" w:space="0" w:color="auto"/>
          </w:divBdr>
        </w:div>
        <w:div w:id="336736228">
          <w:marLeft w:val="480"/>
          <w:marRight w:val="0"/>
          <w:marTop w:val="0"/>
          <w:marBottom w:val="0"/>
          <w:divBdr>
            <w:top w:val="none" w:sz="0" w:space="0" w:color="auto"/>
            <w:left w:val="none" w:sz="0" w:space="0" w:color="auto"/>
            <w:bottom w:val="none" w:sz="0" w:space="0" w:color="auto"/>
            <w:right w:val="none" w:sz="0" w:space="0" w:color="auto"/>
          </w:divBdr>
        </w:div>
        <w:div w:id="395516484">
          <w:marLeft w:val="480"/>
          <w:marRight w:val="0"/>
          <w:marTop w:val="0"/>
          <w:marBottom w:val="0"/>
          <w:divBdr>
            <w:top w:val="none" w:sz="0" w:space="0" w:color="auto"/>
            <w:left w:val="none" w:sz="0" w:space="0" w:color="auto"/>
            <w:bottom w:val="none" w:sz="0" w:space="0" w:color="auto"/>
            <w:right w:val="none" w:sz="0" w:space="0" w:color="auto"/>
          </w:divBdr>
        </w:div>
        <w:div w:id="436608114">
          <w:marLeft w:val="480"/>
          <w:marRight w:val="0"/>
          <w:marTop w:val="0"/>
          <w:marBottom w:val="0"/>
          <w:divBdr>
            <w:top w:val="none" w:sz="0" w:space="0" w:color="auto"/>
            <w:left w:val="none" w:sz="0" w:space="0" w:color="auto"/>
            <w:bottom w:val="none" w:sz="0" w:space="0" w:color="auto"/>
            <w:right w:val="none" w:sz="0" w:space="0" w:color="auto"/>
          </w:divBdr>
        </w:div>
        <w:div w:id="464935298">
          <w:marLeft w:val="480"/>
          <w:marRight w:val="0"/>
          <w:marTop w:val="0"/>
          <w:marBottom w:val="0"/>
          <w:divBdr>
            <w:top w:val="none" w:sz="0" w:space="0" w:color="auto"/>
            <w:left w:val="none" w:sz="0" w:space="0" w:color="auto"/>
            <w:bottom w:val="none" w:sz="0" w:space="0" w:color="auto"/>
            <w:right w:val="none" w:sz="0" w:space="0" w:color="auto"/>
          </w:divBdr>
        </w:div>
        <w:div w:id="474638653">
          <w:marLeft w:val="480"/>
          <w:marRight w:val="0"/>
          <w:marTop w:val="0"/>
          <w:marBottom w:val="0"/>
          <w:divBdr>
            <w:top w:val="none" w:sz="0" w:space="0" w:color="auto"/>
            <w:left w:val="none" w:sz="0" w:space="0" w:color="auto"/>
            <w:bottom w:val="none" w:sz="0" w:space="0" w:color="auto"/>
            <w:right w:val="none" w:sz="0" w:space="0" w:color="auto"/>
          </w:divBdr>
        </w:div>
        <w:div w:id="482547898">
          <w:marLeft w:val="480"/>
          <w:marRight w:val="0"/>
          <w:marTop w:val="0"/>
          <w:marBottom w:val="0"/>
          <w:divBdr>
            <w:top w:val="none" w:sz="0" w:space="0" w:color="auto"/>
            <w:left w:val="none" w:sz="0" w:space="0" w:color="auto"/>
            <w:bottom w:val="none" w:sz="0" w:space="0" w:color="auto"/>
            <w:right w:val="none" w:sz="0" w:space="0" w:color="auto"/>
          </w:divBdr>
        </w:div>
        <w:div w:id="583490916">
          <w:marLeft w:val="480"/>
          <w:marRight w:val="0"/>
          <w:marTop w:val="0"/>
          <w:marBottom w:val="0"/>
          <w:divBdr>
            <w:top w:val="none" w:sz="0" w:space="0" w:color="auto"/>
            <w:left w:val="none" w:sz="0" w:space="0" w:color="auto"/>
            <w:bottom w:val="none" w:sz="0" w:space="0" w:color="auto"/>
            <w:right w:val="none" w:sz="0" w:space="0" w:color="auto"/>
          </w:divBdr>
        </w:div>
        <w:div w:id="699088966">
          <w:marLeft w:val="480"/>
          <w:marRight w:val="0"/>
          <w:marTop w:val="0"/>
          <w:marBottom w:val="0"/>
          <w:divBdr>
            <w:top w:val="none" w:sz="0" w:space="0" w:color="auto"/>
            <w:left w:val="none" w:sz="0" w:space="0" w:color="auto"/>
            <w:bottom w:val="none" w:sz="0" w:space="0" w:color="auto"/>
            <w:right w:val="none" w:sz="0" w:space="0" w:color="auto"/>
          </w:divBdr>
        </w:div>
        <w:div w:id="706829675">
          <w:marLeft w:val="480"/>
          <w:marRight w:val="0"/>
          <w:marTop w:val="0"/>
          <w:marBottom w:val="0"/>
          <w:divBdr>
            <w:top w:val="none" w:sz="0" w:space="0" w:color="auto"/>
            <w:left w:val="none" w:sz="0" w:space="0" w:color="auto"/>
            <w:bottom w:val="none" w:sz="0" w:space="0" w:color="auto"/>
            <w:right w:val="none" w:sz="0" w:space="0" w:color="auto"/>
          </w:divBdr>
        </w:div>
        <w:div w:id="743794887">
          <w:marLeft w:val="480"/>
          <w:marRight w:val="0"/>
          <w:marTop w:val="0"/>
          <w:marBottom w:val="0"/>
          <w:divBdr>
            <w:top w:val="none" w:sz="0" w:space="0" w:color="auto"/>
            <w:left w:val="none" w:sz="0" w:space="0" w:color="auto"/>
            <w:bottom w:val="none" w:sz="0" w:space="0" w:color="auto"/>
            <w:right w:val="none" w:sz="0" w:space="0" w:color="auto"/>
          </w:divBdr>
        </w:div>
        <w:div w:id="754473108">
          <w:marLeft w:val="480"/>
          <w:marRight w:val="0"/>
          <w:marTop w:val="0"/>
          <w:marBottom w:val="0"/>
          <w:divBdr>
            <w:top w:val="none" w:sz="0" w:space="0" w:color="auto"/>
            <w:left w:val="none" w:sz="0" w:space="0" w:color="auto"/>
            <w:bottom w:val="none" w:sz="0" w:space="0" w:color="auto"/>
            <w:right w:val="none" w:sz="0" w:space="0" w:color="auto"/>
          </w:divBdr>
        </w:div>
        <w:div w:id="783693107">
          <w:marLeft w:val="480"/>
          <w:marRight w:val="0"/>
          <w:marTop w:val="0"/>
          <w:marBottom w:val="0"/>
          <w:divBdr>
            <w:top w:val="none" w:sz="0" w:space="0" w:color="auto"/>
            <w:left w:val="none" w:sz="0" w:space="0" w:color="auto"/>
            <w:bottom w:val="none" w:sz="0" w:space="0" w:color="auto"/>
            <w:right w:val="none" w:sz="0" w:space="0" w:color="auto"/>
          </w:divBdr>
        </w:div>
        <w:div w:id="784544913">
          <w:marLeft w:val="480"/>
          <w:marRight w:val="0"/>
          <w:marTop w:val="0"/>
          <w:marBottom w:val="0"/>
          <w:divBdr>
            <w:top w:val="none" w:sz="0" w:space="0" w:color="auto"/>
            <w:left w:val="none" w:sz="0" w:space="0" w:color="auto"/>
            <w:bottom w:val="none" w:sz="0" w:space="0" w:color="auto"/>
            <w:right w:val="none" w:sz="0" w:space="0" w:color="auto"/>
          </w:divBdr>
        </w:div>
        <w:div w:id="843396780">
          <w:marLeft w:val="480"/>
          <w:marRight w:val="0"/>
          <w:marTop w:val="0"/>
          <w:marBottom w:val="0"/>
          <w:divBdr>
            <w:top w:val="none" w:sz="0" w:space="0" w:color="auto"/>
            <w:left w:val="none" w:sz="0" w:space="0" w:color="auto"/>
            <w:bottom w:val="none" w:sz="0" w:space="0" w:color="auto"/>
            <w:right w:val="none" w:sz="0" w:space="0" w:color="auto"/>
          </w:divBdr>
        </w:div>
        <w:div w:id="884483192">
          <w:marLeft w:val="480"/>
          <w:marRight w:val="0"/>
          <w:marTop w:val="0"/>
          <w:marBottom w:val="0"/>
          <w:divBdr>
            <w:top w:val="none" w:sz="0" w:space="0" w:color="auto"/>
            <w:left w:val="none" w:sz="0" w:space="0" w:color="auto"/>
            <w:bottom w:val="none" w:sz="0" w:space="0" w:color="auto"/>
            <w:right w:val="none" w:sz="0" w:space="0" w:color="auto"/>
          </w:divBdr>
        </w:div>
        <w:div w:id="910391262">
          <w:marLeft w:val="480"/>
          <w:marRight w:val="0"/>
          <w:marTop w:val="0"/>
          <w:marBottom w:val="0"/>
          <w:divBdr>
            <w:top w:val="none" w:sz="0" w:space="0" w:color="auto"/>
            <w:left w:val="none" w:sz="0" w:space="0" w:color="auto"/>
            <w:bottom w:val="none" w:sz="0" w:space="0" w:color="auto"/>
            <w:right w:val="none" w:sz="0" w:space="0" w:color="auto"/>
          </w:divBdr>
        </w:div>
      </w:divsChild>
    </w:div>
    <w:div w:id="604190909">
      <w:bodyDiv w:val="1"/>
      <w:marLeft w:val="0"/>
      <w:marRight w:val="0"/>
      <w:marTop w:val="0"/>
      <w:marBottom w:val="0"/>
      <w:divBdr>
        <w:top w:val="none" w:sz="0" w:space="0" w:color="auto"/>
        <w:left w:val="none" w:sz="0" w:space="0" w:color="auto"/>
        <w:bottom w:val="none" w:sz="0" w:space="0" w:color="auto"/>
        <w:right w:val="none" w:sz="0" w:space="0" w:color="auto"/>
      </w:divBdr>
      <w:divsChild>
        <w:div w:id="185758862">
          <w:marLeft w:val="480"/>
          <w:marRight w:val="0"/>
          <w:marTop w:val="0"/>
          <w:marBottom w:val="0"/>
          <w:divBdr>
            <w:top w:val="none" w:sz="0" w:space="0" w:color="auto"/>
            <w:left w:val="none" w:sz="0" w:space="0" w:color="auto"/>
            <w:bottom w:val="none" w:sz="0" w:space="0" w:color="auto"/>
            <w:right w:val="none" w:sz="0" w:space="0" w:color="auto"/>
          </w:divBdr>
        </w:div>
        <w:div w:id="287980923">
          <w:marLeft w:val="480"/>
          <w:marRight w:val="0"/>
          <w:marTop w:val="0"/>
          <w:marBottom w:val="0"/>
          <w:divBdr>
            <w:top w:val="none" w:sz="0" w:space="0" w:color="auto"/>
            <w:left w:val="none" w:sz="0" w:space="0" w:color="auto"/>
            <w:bottom w:val="none" w:sz="0" w:space="0" w:color="auto"/>
            <w:right w:val="none" w:sz="0" w:space="0" w:color="auto"/>
          </w:divBdr>
        </w:div>
        <w:div w:id="314796282">
          <w:marLeft w:val="480"/>
          <w:marRight w:val="0"/>
          <w:marTop w:val="0"/>
          <w:marBottom w:val="0"/>
          <w:divBdr>
            <w:top w:val="none" w:sz="0" w:space="0" w:color="auto"/>
            <w:left w:val="none" w:sz="0" w:space="0" w:color="auto"/>
            <w:bottom w:val="none" w:sz="0" w:space="0" w:color="auto"/>
            <w:right w:val="none" w:sz="0" w:space="0" w:color="auto"/>
          </w:divBdr>
        </w:div>
        <w:div w:id="339548832">
          <w:marLeft w:val="480"/>
          <w:marRight w:val="0"/>
          <w:marTop w:val="0"/>
          <w:marBottom w:val="0"/>
          <w:divBdr>
            <w:top w:val="none" w:sz="0" w:space="0" w:color="auto"/>
            <w:left w:val="none" w:sz="0" w:space="0" w:color="auto"/>
            <w:bottom w:val="none" w:sz="0" w:space="0" w:color="auto"/>
            <w:right w:val="none" w:sz="0" w:space="0" w:color="auto"/>
          </w:divBdr>
        </w:div>
        <w:div w:id="367998814">
          <w:marLeft w:val="480"/>
          <w:marRight w:val="0"/>
          <w:marTop w:val="0"/>
          <w:marBottom w:val="0"/>
          <w:divBdr>
            <w:top w:val="none" w:sz="0" w:space="0" w:color="auto"/>
            <w:left w:val="none" w:sz="0" w:space="0" w:color="auto"/>
            <w:bottom w:val="none" w:sz="0" w:space="0" w:color="auto"/>
            <w:right w:val="none" w:sz="0" w:space="0" w:color="auto"/>
          </w:divBdr>
        </w:div>
        <w:div w:id="409233444">
          <w:marLeft w:val="480"/>
          <w:marRight w:val="0"/>
          <w:marTop w:val="0"/>
          <w:marBottom w:val="0"/>
          <w:divBdr>
            <w:top w:val="none" w:sz="0" w:space="0" w:color="auto"/>
            <w:left w:val="none" w:sz="0" w:space="0" w:color="auto"/>
            <w:bottom w:val="none" w:sz="0" w:space="0" w:color="auto"/>
            <w:right w:val="none" w:sz="0" w:space="0" w:color="auto"/>
          </w:divBdr>
        </w:div>
        <w:div w:id="483819053">
          <w:marLeft w:val="480"/>
          <w:marRight w:val="0"/>
          <w:marTop w:val="0"/>
          <w:marBottom w:val="0"/>
          <w:divBdr>
            <w:top w:val="none" w:sz="0" w:space="0" w:color="auto"/>
            <w:left w:val="none" w:sz="0" w:space="0" w:color="auto"/>
            <w:bottom w:val="none" w:sz="0" w:space="0" w:color="auto"/>
            <w:right w:val="none" w:sz="0" w:space="0" w:color="auto"/>
          </w:divBdr>
        </w:div>
        <w:div w:id="533427278">
          <w:marLeft w:val="480"/>
          <w:marRight w:val="0"/>
          <w:marTop w:val="0"/>
          <w:marBottom w:val="0"/>
          <w:divBdr>
            <w:top w:val="none" w:sz="0" w:space="0" w:color="auto"/>
            <w:left w:val="none" w:sz="0" w:space="0" w:color="auto"/>
            <w:bottom w:val="none" w:sz="0" w:space="0" w:color="auto"/>
            <w:right w:val="none" w:sz="0" w:space="0" w:color="auto"/>
          </w:divBdr>
        </w:div>
        <w:div w:id="552809764">
          <w:marLeft w:val="480"/>
          <w:marRight w:val="0"/>
          <w:marTop w:val="0"/>
          <w:marBottom w:val="0"/>
          <w:divBdr>
            <w:top w:val="none" w:sz="0" w:space="0" w:color="auto"/>
            <w:left w:val="none" w:sz="0" w:space="0" w:color="auto"/>
            <w:bottom w:val="none" w:sz="0" w:space="0" w:color="auto"/>
            <w:right w:val="none" w:sz="0" w:space="0" w:color="auto"/>
          </w:divBdr>
        </w:div>
        <w:div w:id="575474857">
          <w:marLeft w:val="480"/>
          <w:marRight w:val="0"/>
          <w:marTop w:val="0"/>
          <w:marBottom w:val="0"/>
          <w:divBdr>
            <w:top w:val="none" w:sz="0" w:space="0" w:color="auto"/>
            <w:left w:val="none" w:sz="0" w:space="0" w:color="auto"/>
            <w:bottom w:val="none" w:sz="0" w:space="0" w:color="auto"/>
            <w:right w:val="none" w:sz="0" w:space="0" w:color="auto"/>
          </w:divBdr>
        </w:div>
        <w:div w:id="577519741">
          <w:marLeft w:val="480"/>
          <w:marRight w:val="0"/>
          <w:marTop w:val="0"/>
          <w:marBottom w:val="0"/>
          <w:divBdr>
            <w:top w:val="none" w:sz="0" w:space="0" w:color="auto"/>
            <w:left w:val="none" w:sz="0" w:space="0" w:color="auto"/>
            <w:bottom w:val="none" w:sz="0" w:space="0" w:color="auto"/>
            <w:right w:val="none" w:sz="0" w:space="0" w:color="auto"/>
          </w:divBdr>
        </w:div>
        <w:div w:id="648248604">
          <w:marLeft w:val="480"/>
          <w:marRight w:val="0"/>
          <w:marTop w:val="0"/>
          <w:marBottom w:val="0"/>
          <w:divBdr>
            <w:top w:val="none" w:sz="0" w:space="0" w:color="auto"/>
            <w:left w:val="none" w:sz="0" w:space="0" w:color="auto"/>
            <w:bottom w:val="none" w:sz="0" w:space="0" w:color="auto"/>
            <w:right w:val="none" w:sz="0" w:space="0" w:color="auto"/>
          </w:divBdr>
        </w:div>
        <w:div w:id="653991344">
          <w:marLeft w:val="480"/>
          <w:marRight w:val="0"/>
          <w:marTop w:val="0"/>
          <w:marBottom w:val="0"/>
          <w:divBdr>
            <w:top w:val="none" w:sz="0" w:space="0" w:color="auto"/>
            <w:left w:val="none" w:sz="0" w:space="0" w:color="auto"/>
            <w:bottom w:val="none" w:sz="0" w:space="0" w:color="auto"/>
            <w:right w:val="none" w:sz="0" w:space="0" w:color="auto"/>
          </w:divBdr>
        </w:div>
        <w:div w:id="763964888">
          <w:marLeft w:val="480"/>
          <w:marRight w:val="0"/>
          <w:marTop w:val="0"/>
          <w:marBottom w:val="0"/>
          <w:divBdr>
            <w:top w:val="none" w:sz="0" w:space="0" w:color="auto"/>
            <w:left w:val="none" w:sz="0" w:space="0" w:color="auto"/>
            <w:bottom w:val="none" w:sz="0" w:space="0" w:color="auto"/>
            <w:right w:val="none" w:sz="0" w:space="0" w:color="auto"/>
          </w:divBdr>
        </w:div>
        <w:div w:id="807015476">
          <w:marLeft w:val="480"/>
          <w:marRight w:val="0"/>
          <w:marTop w:val="0"/>
          <w:marBottom w:val="0"/>
          <w:divBdr>
            <w:top w:val="none" w:sz="0" w:space="0" w:color="auto"/>
            <w:left w:val="none" w:sz="0" w:space="0" w:color="auto"/>
            <w:bottom w:val="none" w:sz="0" w:space="0" w:color="auto"/>
            <w:right w:val="none" w:sz="0" w:space="0" w:color="auto"/>
          </w:divBdr>
        </w:div>
        <w:div w:id="823856166">
          <w:marLeft w:val="480"/>
          <w:marRight w:val="0"/>
          <w:marTop w:val="0"/>
          <w:marBottom w:val="0"/>
          <w:divBdr>
            <w:top w:val="none" w:sz="0" w:space="0" w:color="auto"/>
            <w:left w:val="none" w:sz="0" w:space="0" w:color="auto"/>
            <w:bottom w:val="none" w:sz="0" w:space="0" w:color="auto"/>
            <w:right w:val="none" w:sz="0" w:space="0" w:color="auto"/>
          </w:divBdr>
        </w:div>
      </w:divsChild>
    </w:div>
    <w:div w:id="604193114">
      <w:bodyDiv w:val="1"/>
      <w:marLeft w:val="0"/>
      <w:marRight w:val="0"/>
      <w:marTop w:val="0"/>
      <w:marBottom w:val="0"/>
      <w:divBdr>
        <w:top w:val="none" w:sz="0" w:space="0" w:color="auto"/>
        <w:left w:val="none" w:sz="0" w:space="0" w:color="auto"/>
        <w:bottom w:val="none" w:sz="0" w:space="0" w:color="auto"/>
        <w:right w:val="none" w:sz="0" w:space="0" w:color="auto"/>
      </w:divBdr>
    </w:div>
    <w:div w:id="604195848">
      <w:bodyDiv w:val="1"/>
      <w:marLeft w:val="0"/>
      <w:marRight w:val="0"/>
      <w:marTop w:val="0"/>
      <w:marBottom w:val="0"/>
      <w:divBdr>
        <w:top w:val="none" w:sz="0" w:space="0" w:color="auto"/>
        <w:left w:val="none" w:sz="0" w:space="0" w:color="auto"/>
        <w:bottom w:val="none" w:sz="0" w:space="0" w:color="auto"/>
        <w:right w:val="none" w:sz="0" w:space="0" w:color="auto"/>
      </w:divBdr>
    </w:div>
    <w:div w:id="604263598">
      <w:bodyDiv w:val="1"/>
      <w:marLeft w:val="0"/>
      <w:marRight w:val="0"/>
      <w:marTop w:val="0"/>
      <w:marBottom w:val="0"/>
      <w:divBdr>
        <w:top w:val="none" w:sz="0" w:space="0" w:color="auto"/>
        <w:left w:val="none" w:sz="0" w:space="0" w:color="auto"/>
        <w:bottom w:val="none" w:sz="0" w:space="0" w:color="auto"/>
        <w:right w:val="none" w:sz="0" w:space="0" w:color="auto"/>
      </w:divBdr>
    </w:div>
    <w:div w:id="604265221">
      <w:bodyDiv w:val="1"/>
      <w:marLeft w:val="0"/>
      <w:marRight w:val="0"/>
      <w:marTop w:val="0"/>
      <w:marBottom w:val="0"/>
      <w:divBdr>
        <w:top w:val="none" w:sz="0" w:space="0" w:color="auto"/>
        <w:left w:val="none" w:sz="0" w:space="0" w:color="auto"/>
        <w:bottom w:val="none" w:sz="0" w:space="0" w:color="auto"/>
        <w:right w:val="none" w:sz="0" w:space="0" w:color="auto"/>
      </w:divBdr>
    </w:div>
    <w:div w:id="604266398">
      <w:bodyDiv w:val="1"/>
      <w:marLeft w:val="0"/>
      <w:marRight w:val="0"/>
      <w:marTop w:val="0"/>
      <w:marBottom w:val="0"/>
      <w:divBdr>
        <w:top w:val="none" w:sz="0" w:space="0" w:color="auto"/>
        <w:left w:val="none" w:sz="0" w:space="0" w:color="auto"/>
        <w:bottom w:val="none" w:sz="0" w:space="0" w:color="auto"/>
        <w:right w:val="none" w:sz="0" w:space="0" w:color="auto"/>
      </w:divBdr>
    </w:div>
    <w:div w:id="604310393">
      <w:bodyDiv w:val="1"/>
      <w:marLeft w:val="0"/>
      <w:marRight w:val="0"/>
      <w:marTop w:val="0"/>
      <w:marBottom w:val="0"/>
      <w:divBdr>
        <w:top w:val="none" w:sz="0" w:space="0" w:color="auto"/>
        <w:left w:val="none" w:sz="0" w:space="0" w:color="auto"/>
        <w:bottom w:val="none" w:sz="0" w:space="0" w:color="auto"/>
        <w:right w:val="none" w:sz="0" w:space="0" w:color="auto"/>
      </w:divBdr>
    </w:div>
    <w:div w:id="604339838">
      <w:bodyDiv w:val="1"/>
      <w:marLeft w:val="0"/>
      <w:marRight w:val="0"/>
      <w:marTop w:val="0"/>
      <w:marBottom w:val="0"/>
      <w:divBdr>
        <w:top w:val="none" w:sz="0" w:space="0" w:color="auto"/>
        <w:left w:val="none" w:sz="0" w:space="0" w:color="auto"/>
        <w:bottom w:val="none" w:sz="0" w:space="0" w:color="auto"/>
        <w:right w:val="none" w:sz="0" w:space="0" w:color="auto"/>
      </w:divBdr>
    </w:div>
    <w:div w:id="604385706">
      <w:bodyDiv w:val="1"/>
      <w:marLeft w:val="0"/>
      <w:marRight w:val="0"/>
      <w:marTop w:val="0"/>
      <w:marBottom w:val="0"/>
      <w:divBdr>
        <w:top w:val="none" w:sz="0" w:space="0" w:color="auto"/>
        <w:left w:val="none" w:sz="0" w:space="0" w:color="auto"/>
        <w:bottom w:val="none" w:sz="0" w:space="0" w:color="auto"/>
        <w:right w:val="none" w:sz="0" w:space="0" w:color="auto"/>
      </w:divBdr>
    </w:div>
    <w:div w:id="604457188">
      <w:bodyDiv w:val="1"/>
      <w:marLeft w:val="0"/>
      <w:marRight w:val="0"/>
      <w:marTop w:val="0"/>
      <w:marBottom w:val="0"/>
      <w:divBdr>
        <w:top w:val="none" w:sz="0" w:space="0" w:color="auto"/>
        <w:left w:val="none" w:sz="0" w:space="0" w:color="auto"/>
        <w:bottom w:val="none" w:sz="0" w:space="0" w:color="auto"/>
        <w:right w:val="none" w:sz="0" w:space="0" w:color="auto"/>
      </w:divBdr>
    </w:div>
    <w:div w:id="604463817">
      <w:bodyDiv w:val="1"/>
      <w:marLeft w:val="0"/>
      <w:marRight w:val="0"/>
      <w:marTop w:val="0"/>
      <w:marBottom w:val="0"/>
      <w:divBdr>
        <w:top w:val="none" w:sz="0" w:space="0" w:color="auto"/>
        <w:left w:val="none" w:sz="0" w:space="0" w:color="auto"/>
        <w:bottom w:val="none" w:sz="0" w:space="0" w:color="auto"/>
        <w:right w:val="none" w:sz="0" w:space="0" w:color="auto"/>
      </w:divBdr>
    </w:div>
    <w:div w:id="604504242">
      <w:bodyDiv w:val="1"/>
      <w:marLeft w:val="0"/>
      <w:marRight w:val="0"/>
      <w:marTop w:val="0"/>
      <w:marBottom w:val="0"/>
      <w:divBdr>
        <w:top w:val="none" w:sz="0" w:space="0" w:color="auto"/>
        <w:left w:val="none" w:sz="0" w:space="0" w:color="auto"/>
        <w:bottom w:val="none" w:sz="0" w:space="0" w:color="auto"/>
        <w:right w:val="none" w:sz="0" w:space="0" w:color="auto"/>
      </w:divBdr>
    </w:div>
    <w:div w:id="604701097">
      <w:bodyDiv w:val="1"/>
      <w:marLeft w:val="0"/>
      <w:marRight w:val="0"/>
      <w:marTop w:val="0"/>
      <w:marBottom w:val="0"/>
      <w:divBdr>
        <w:top w:val="none" w:sz="0" w:space="0" w:color="auto"/>
        <w:left w:val="none" w:sz="0" w:space="0" w:color="auto"/>
        <w:bottom w:val="none" w:sz="0" w:space="0" w:color="auto"/>
        <w:right w:val="none" w:sz="0" w:space="0" w:color="auto"/>
      </w:divBdr>
    </w:div>
    <w:div w:id="604918914">
      <w:bodyDiv w:val="1"/>
      <w:marLeft w:val="0"/>
      <w:marRight w:val="0"/>
      <w:marTop w:val="0"/>
      <w:marBottom w:val="0"/>
      <w:divBdr>
        <w:top w:val="none" w:sz="0" w:space="0" w:color="auto"/>
        <w:left w:val="none" w:sz="0" w:space="0" w:color="auto"/>
        <w:bottom w:val="none" w:sz="0" w:space="0" w:color="auto"/>
        <w:right w:val="none" w:sz="0" w:space="0" w:color="auto"/>
      </w:divBdr>
      <w:divsChild>
        <w:div w:id="16927486">
          <w:marLeft w:val="480"/>
          <w:marRight w:val="0"/>
          <w:marTop w:val="0"/>
          <w:marBottom w:val="0"/>
          <w:divBdr>
            <w:top w:val="none" w:sz="0" w:space="0" w:color="auto"/>
            <w:left w:val="none" w:sz="0" w:space="0" w:color="auto"/>
            <w:bottom w:val="none" w:sz="0" w:space="0" w:color="auto"/>
            <w:right w:val="none" w:sz="0" w:space="0" w:color="auto"/>
          </w:divBdr>
        </w:div>
        <w:div w:id="31661595">
          <w:marLeft w:val="480"/>
          <w:marRight w:val="0"/>
          <w:marTop w:val="0"/>
          <w:marBottom w:val="0"/>
          <w:divBdr>
            <w:top w:val="none" w:sz="0" w:space="0" w:color="auto"/>
            <w:left w:val="none" w:sz="0" w:space="0" w:color="auto"/>
            <w:bottom w:val="none" w:sz="0" w:space="0" w:color="auto"/>
            <w:right w:val="none" w:sz="0" w:space="0" w:color="auto"/>
          </w:divBdr>
        </w:div>
        <w:div w:id="37050007">
          <w:marLeft w:val="480"/>
          <w:marRight w:val="0"/>
          <w:marTop w:val="0"/>
          <w:marBottom w:val="0"/>
          <w:divBdr>
            <w:top w:val="none" w:sz="0" w:space="0" w:color="auto"/>
            <w:left w:val="none" w:sz="0" w:space="0" w:color="auto"/>
            <w:bottom w:val="none" w:sz="0" w:space="0" w:color="auto"/>
            <w:right w:val="none" w:sz="0" w:space="0" w:color="auto"/>
          </w:divBdr>
        </w:div>
        <w:div w:id="111705785">
          <w:marLeft w:val="480"/>
          <w:marRight w:val="0"/>
          <w:marTop w:val="0"/>
          <w:marBottom w:val="0"/>
          <w:divBdr>
            <w:top w:val="none" w:sz="0" w:space="0" w:color="auto"/>
            <w:left w:val="none" w:sz="0" w:space="0" w:color="auto"/>
            <w:bottom w:val="none" w:sz="0" w:space="0" w:color="auto"/>
            <w:right w:val="none" w:sz="0" w:space="0" w:color="auto"/>
          </w:divBdr>
        </w:div>
        <w:div w:id="146868567">
          <w:marLeft w:val="480"/>
          <w:marRight w:val="0"/>
          <w:marTop w:val="0"/>
          <w:marBottom w:val="0"/>
          <w:divBdr>
            <w:top w:val="none" w:sz="0" w:space="0" w:color="auto"/>
            <w:left w:val="none" w:sz="0" w:space="0" w:color="auto"/>
            <w:bottom w:val="none" w:sz="0" w:space="0" w:color="auto"/>
            <w:right w:val="none" w:sz="0" w:space="0" w:color="auto"/>
          </w:divBdr>
        </w:div>
        <w:div w:id="164366845">
          <w:marLeft w:val="480"/>
          <w:marRight w:val="0"/>
          <w:marTop w:val="0"/>
          <w:marBottom w:val="0"/>
          <w:divBdr>
            <w:top w:val="none" w:sz="0" w:space="0" w:color="auto"/>
            <w:left w:val="none" w:sz="0" w:space="0" w:color="auto"/>
            <w:bottom w:val="none" w:sz="0" w:space="0" w:color="auto"/>
            <w:right w:val="none" w:sz="0" w:space="0" w:color="auto"/>
          </w:divBdr>
        </w:div>
        <w:div w:id="258294014">
          <w:marLeft w:val="480"/>
          <w:marRight w:val="0"/>
          <w:marTop w:val="0"/>
          <w:marBottom w:val="0"/>
          <w:divBdr>
            <w:top w:val="none" w:sz="0" w:space="0" w:color="auto"/>
            <w:left w:val="none" w:sz="0" w:space="0" w:color="auto"/>
            <w:bottom w:val="none" w:sz="0" w:space="0" w:color="auto"/>
            <w:right w:val="none" w:sz="0" w:space="0" w:color="auto"/>
          </w:divBdr>
        </w:div>
        <w:div w:id="389962355">
          <w:marLeft w:val="480"/>
          <w:marRight w:val="0"/>
          <w:marTop w:val="0"/>
          <w:marBottom w:val="0"/>
          <w:divBdr>
            <w:top w:val="none" w:sz="0" w:space="0" w:color="auto"/>
            <w:left w:val="none" w:sz="0" w:space="0" w:color="auto"/>
            <w:bottom w:val="none" w:sz="0" w:space="0" w:color="auto"/>
            <w:right w:val="none" w:sz="0" w:space="0" w:color="auto"/>
          </w:divBdr>
        </w:div>
        <w:div w:id="399258901">
          <w:marLeft w:val="480"/>
          <w:marRight w:val="0"/>
          <w:marTop w:val="0"/>
          <w:marBottom w:val="0"/>
          <w:divBdr>
            <w:top w:val="none" w:sz="0" w:space="0" w:color="auto"/>
            <w:left w:val="none" w:sz="0" w:space="0" w:color="auto"/>
            <w:bottom w:val="none" w:sz="0" w:space="0" w:color="auto"/>
            <w:right w:val="none" w:sz="0" w:space="0" w:color="auto"/>
          </w:divBdr>
        </w:div>
        <w:div w:id="444232470">
          <w:marLeft w:val="480"/>
          <w:marRight w:val="0"/>
          <w:marTop w:val="0"/>
          <w:marBottom w:val="0"/>
          <w:divBdr>
            <w:top w:val="none" w:sz="0" w:space="0" w:color="auto"/>
            <w:left w:val="none" w:sz="0" w:space="0" w:color="auto"/>
            <w:bottom w:val="none" w:sz="0" w:space="0" w:color="auto"/>
            <w:right w:val="none" w:sz="0" w:space="0" w:color="auto"/>
          </w:divBdr>
        </w:div>
        <w:div w:id="461581584">
          <w:marLeft w:val="480"/>
          <w:marRight w:val="0"/>
          <w:marTop w:val="0"/>
          <w:marBottom w:val="0"/>
          <w:divBdr>
            <w:top w:val="none" w:sz="0" w:space="0" w:color="auto"/>
            <w:left w:val="none" w:sz="0" w:space="0" w:color="auto"/>
            <w:bottom w:val="none" w:sz="0" w:space="0" w:color="auto"/>
            <w:right w:val="none" w:sz="0" w:space="0" w:color="auto"/>
          </w:divBdr>
        </w:div>
        <w:div w:id="468518465">
          <w:marLeft w:val="480"/>
          <w:marRight w:val="0"/>
          <w:marTop w:val="0"/>
          <w:marBottom w:val="0"/>
          <w:divBdr>
            <w:top w:val="none" w:sz="0" w:space="0" w:color="auto"/>
            <w:left w:val="none" w:sz="0" w:space="0" w:color="auto"/>
            <w:bottom w:val="none" w:sz="0" w:space="0" w:color="auto"/>
            <w:right w:val="none" w:sz="0" w:space="0" w:color="auto"/>
          </w:divBdr>
        </w:div>
        <w:div w:id="473564286">
          <w:marLeft w:val="480"/>
          <w:marRight w:val="0"/>
          <w:marTop w:val="0"/>
          <w:marBottom w:val="0"/>
          <w:divBdr>
            <w:top w:val="none" w:sz="0" w:space="0" w:color="auto"/>
            <w:left w:val="none" w:sz="0" w:space="0" w:color="auto"/>
            <w:bottom w:val="none" w:sz="0" w:space="0" w:color="auto"/>
            <w:right w:val="none" w:sz="0" w:space="0" w:color="auto"/>
          </w:divBdr>
        </w:div>
        <w:div w:id="552230646">
          <w:marLeft w:val="480"/>
          <w:marRight w:val="0"/>
          <w:marTop w:val="0"/>
          <w:marBottom w:val="0"/>
          <w:divBdr>
            <w:top w:val="none" w:sz="0" w:space="0" w:color="auto"/>
            <w:left w:val="none" w:sz="0" w:space="0" w:color="auto"/>
            <w:bottom w:val="none" w:sz="0" w:space="0" w:color="auto"/>
            <w:right w:val="none" w:sz="0" w:space="0" w:color="auto"/>
          </w:divBdr>
        </w:div>
        <w:div w:id="596983627">
          <w:marLeft w:val="480"/>
          <w:marRight w:val="0"/>
          <w:marTop w:val="0"/>
          <w:marBottom w:val="0"/>
          <w:divBdr>
            <w:top w:val="none" w:sz="0" w:space="0" w:color="auto"/>
            <w:left w:val="none" w:sz="0" w:space="0" w:color="auto"/>
            <w:bottom w:val="none" w:sz="0" w:space="0" w:color="auto"/>
            <w:right w:val="none" w:sz="0" w:space="0" w:color="auto"/>
          </w:divBdr>
        </w:div>
        <w:div w:id="602810162">
          <w:marLeft w:val="480"/>
          <w:marRight w:val="0"/>
          <w:marTop w:val="0"/>
          <w:marBottom w:val="0"/>
          <w:divBdr>
            <w:top w:val="none" w:sz="0" w:space="0" w:color="auto"/>
            <w:left w:val="none" w:sz="0" w:space="0" w:color="auto"/>
            <w:bottom w:val="none" w:sz="0" w:space="0" w:color="auto"/>
            <w:right w:val="none" w:sz="0" w:space="0" w:color="auto"/>
          </w:divBdr>
        </w:div>
        <w:div w:id="620498705">
          <w:marLeft w:val="480"/>
          <w:marRight w:val="0"/>
          <w:marTop w:val="0"/>
          <w:marBottom w:val="0"/>
          <w:divBdr>
            <w:top w:val="none" w:sz="0" w:space="0" w:color="auto"/>
            <w:left w:val="none" w:sz="0" w:space="0" w:color="auto"/>
            <w:bottom w:val="none" w:sz="0" w:space="0" w:color="auto"/>
            <w:right w:val="none" w:sz="0" w:space="0" w:color="auto"/>
          </w:divBdr>
        </w:div>
        <w:div w:id="630019261">
          <w:marLeft w:val="480"/>
          <w:marRight w:val="0"/>
          <w:marTop w:val="0"/>
          <w:marBottom w:val="0"/>
          <w:divBdr>
            <w:top w:val="none" w:sz="0" w:space="0" w:color="auto"/>
            <w:left w:val="none" w:sz="0" w:space="0" w:color="auto"/>
            <w:bottom w:val="none" w:sz="0" w:space="0" w:color="auto"/>
            <w:right w:val="none" w:sz="0" w:space="0" w:color="auto"/>
          </w:divBdr>
        </w:div>
        <w:div w:id="774711418">
          <w:marLeft w:val="480"/>
          <w:marRight w:val="0"/>
          <w:marTop w:val="0"/>
          <w:marBottom w:val="0"/>
          <w:divBdr>
            <w:top w:val="none" w:sz="0" w:space="0" w:color="auto"/>
            <w:left w:val="none" w:sz="0" w:space="0" w:color="auto"/>
            <w:bottom w:val="none" w:sz="0" w:space="0" w:color="auto"/>
            <w:right w:val="none" w:sz="0" w:space="0" w:color="auto"/>
          </w:divBdr>
        </w:div>
        <w:div w:id="775833909">
          <w:marLeft w:val="480"/>
          <w:marRight w:val="0"/>
          <w:marTop w:val="0"/>
          <w:marBottom w:val="0"/>
          <w:divBdr>
            <w:top w:val="none" w:sz="0" w:space="0" w:color="auto"/>
            <w:left w:val="none" w:sz="0" w:space="0" w:color="auto"/>
            <w:bottom w:val="none" w:sz="0" w:space="0" w:color="auto"/>
            <w:right w:val="none" w:sz="0" w:space="0" w:color="auto"/>
          </w:divBdr>
        </w:div>
        <w:div w:id="818037444">
          <w:marLeft w:val="480"/>
          <w:marRight w:val="0"/>
          <w:marTop w:val="0"/>
          <w:marBottom w:val="0"/>
          <w:divBdr>
            <w:top w:val="none" w:sz="0" w:space="0" w:color="auto"/>
            <w:left w:val="none" w:sz="0" w:space="0" w:color="auto"/>
            <w:bottom w:val="none" w:sz="0" w:space="0" w:color="auto"/>
            <w:right w:val="none" w:sz="0" w:space="0" w:color="auto"/>
          </w:divBdr>
        </w:div>
        <w:div w:id="848719529">
          <w:marLeft w:val="480"/>
          <w:marRight w:val="0"/>
          <w:marTop w:val="0"/>
          <w:marBottom w:val="0"/>
          <w:divBdr>
            <w:top w:val="none" w:sz="0" w:space="0" w:color="auto"/>
            <w:left w:val="none" w:sz="0" w:space="0" w:color="auto"/>
            <w:bottom w:val="none" w:sz="0" w:space="0" w:color="auto"/>
            <w:right w:val="none" w:sz="0" w:space="0" w:color="auto"/>
          </w:divBdr>
        </w:div>
        <w:div w:id="876510697">
          <w:marLeft w:val="480"/>
          <w:marRight w:val="0"/>
          <w:marTop w:val="0"/>
          <w:marBottom w:val="0"/>
          <w:divBdr>
            <w:top w:val="none" w:sz="0" w:space="0" w:color="auto"/>
            <w:left w:val="none" w:sz="0" w:space="0" w:color="auto"/>
            <w:bottom w:val="none" w:sz="0" w:space="0" w:color="auto"/>
            <w:right w:val="none" w:sz="0" w:space="0" w:color="auto"/>
          </w:divBdr>
        </w:div>
        <w:div w:id="880241574">
          <w:marLeft w:val="480"/>
          <w:marRight w:val="0"/>
          <w:marTop w:val="0"/>
          <w:marBottom w:val="0"/>
          <w:divBdr>
            <w:top w:val="none" w:sz="0" w:space="0" w:color="auto"/>
            <w:left w:val="none" w:sz="0" w:space="0" w:color="auto"/>
            <w:bottom w:val="none" w:sz="0" w:space="0" w:color="auto"/>
            <w:right w:val="none" w:sz="0" w:space="0" w:color="auto"/>
          </w:divBdr>
        </w:div>
        <w:div w:id="896748338">
          <w:marLeft w:val="480"/>
          <w:marRight w:val="0"/>
          <w:marTop w:val="0"/>
          <w:marBottom w:val="0"/>
          <w:divBdr>
            <w:top w:val="none" w:sz="0" w:space="0" w:color="auto"/>
            <w:left w:val="none" w:sz="0" w:space="0" w:color="auto"/>
            <w:bottom w:val="none" w:sz="0" w:space="0" w:color="auto"/>
            <w:right w:val="none" w:sz="0" w:space="0" w:color="auto"/>
          </w:divBdr>
        </w:div>
      </w:divsChild>
    </w:div>
    <w:div w:id="604965085">
      <w:bodyDiv w:val="1"/>
      <w:marLeft w:val="0"/>
      <w:marRight w:val="0"/>
      <w:marTop w:val="0"/>
      <w:marBottom w:val="0"/>
      <w:divBdr>
        <w:top w:val="none" w:sz="0" w:space="0" w:color="auto"/>
        <w:left w:val="none" w:sz="0" w:space="0" w:color="auto"/>
        <w:bottom w:val="none" w:sz="0" w:space="0" w:color="auto"/>
        <w:right w:val="none" w:sz="0" w:space="0" w:color="auto"/>
      </w:divBdr>
    </w:div>
    <w:div w:id="605116852">
      <w:bodyDiv w:val="1"/>
      <w:marLeft w:val="0"/>
      <w:marRight w:val="0"/>
      <w:marTop w:val="0"/>
      <w:marBottom w:val="0"/>
      <w:divBdr>
        <w:top w:val="none" w:sz="0" w:space="0" w:color="auto"/>
        <w:left w:val="none" w:sz="0" w:space="0" w:color="auto"/>
        <w:bottom w:val="none" w:sz="0" w:space="0" w:color="auto"/>
        <w:right w:val="none" w:sz="0" w:space="0" w:color="auto"/>
      </w:divBdr>
    </w:div>
    <w:div w:id="605238109">
      <w:bodyDiv w:val="1"/>
      <w:marLeft w:val="0"/>
      <w:marRight w:val="0"/>
      <w:marTop w:val="0"/>
      <w:marBottom w:val="0"/>
      <w:divBdr>
        <w:top w:val="none" w:sz="0" w:space="0" w:color="auto"/>
        <w:left w:val="none" w:sz="0" w:space="0" w:color="auto"/>
        <w:bottom w:val="none" w:sz="0" w:space="0" w:color="auto"/>
        <w:right w:val="none" w:sz="0" w:space="0" w:color="auto"/>
      </w:divBdr>
    </w:div>
    <w:div w:id="605387448">
      <w:bodyDiv w:val="1"/>
      <w:marLeft w:val="0"/>
      <w:marRight w:val="0"/>
      <w:marTop w:val="0"/>
      <w:marBottom w:val="0"/>
      <w:divBdr>
        <w:top w:val="none" w:sz="0" w:space="0" w:color="auto"/>
        <w:left w:val="none" w:sz="0" w:space="0" w:color="auto"/>
        <w:bottom w:val="none" w:sz="0" w:space="0" w:color="auto"/>
        <w:right w:val="none" w:sz="0" w:space="0" w:color="auto"/>
      </w:divBdr>
    </w:div>
    <w:div w:id="605425796">
      <w:bodyDiv w:val="1"/>
      <w:marLeft w:val="0"/>
      <w:marRight w:val="0"/>
      <w:marTop w:val="0"/>
      <w:marBottom w:val="0"/>
      <w:divBdr>
        <w:top w:val="none" w:sz="0" w:space="0" w:color="auto"/>
        <w:left w:val="none" w:sz="0" w:space="0" w:color="auto"/>
        <w:bottom w:val="none" w:sz="0" w:space="0" w:color="auto"/>
        <w:right w:val="none" w:sz="0" w:space="0" w:color="auto"/>
      </w:divBdr>
    </w:div>
    <w:div w:id="605430215">
      <w:bodyDiv w:val="1"/>
      <w:marLeft w:val="0"/>
      <w:marRight w:val="0"/>
      <w:marTop w:val="0"/>
      <w:marBottom w:val="0"/>
      <w:divBdr>
        <w:top w:val="none" w:sz="0" w:space="0" w:color="auto"/>
        <w:left w:val="none" w:sz="0" w:space="0" w:color="auto"/>
        <w:bottom w:val="none" w:sz="0" w:space="0" w:color="auto"/>
        <w:right w:val="none" w:sz="0" w:space="0" w:color="auto"/>
      </w:divBdr>
    </w:div>
    <w:div w:id="605574389">
      <w:bodyDiv w:val="1"/>
      <w:marLeft w:val="0"/>
      <w:marRight w:val="0"/>
      <w:marTop w:val="0"/>
      <w:marBottom w:val="0"/>
      <w:divBdr>
        <w:top w:val="none" w:sz="0" w:space="0" w:color="auto"/>
        <w:left w:val="none" w:sz="0" w:space="0" w:color="auto"/>
        <w:bottom w:val="none" w:sz="0" w:space="0" w:color="auto"/>
        <w:right w:val="none" w:sz="0" w:space="0" w:color="auto"/>
      </w:divBdr>
    </w:div>
    <w:div w:id="605650439">
      <w:bodyDiv w:val="1"/>
      <w:marLeft w:val="0"/>
      <w:marRight w:val="0"/>
      <w:marTop w:val="0"/>
      <w:marBottom w:val="0"/>
      <w:divBdr>
        <w:top w:val="none" w:sz="0" w:space="0" w:color="auto"/>
        <w:left w:val="none" w:sz="0" w:space="0" w:color="auto"/>
        <w:bottom w:val="none" w:sz="0" w:space="0" w:color="auto"/>
        <w:right w:val="none" w:sz="0" w:space="0" w:color="auto"/>
      </w:divBdr>
    </w:div>
    <w:div w:id="605692776">
      <w:bodyDiv w:val="1"/>
      <w:marLeft w:val="0"/>
      <w:marRight w:val="0"/>
      <w:marTop w:val="0"/>
      <w:marBottom w:val="0"/>
      <w:divBdr>
        <w:top w:val="none" w:sz="0" w:space="0" w:color="auto"/>
        <w:left w:val="none" w:sz="0" w:space="0" w:color="auto"/>
        <w:bottom w:val="none" w:sz="0" w:space="0" w:color="auto"/>
        <w:right w:val="none" w:sz="0" w:space="0" w:color="auto"/>
      </w:divBdr>
    </w:div>
    <w:div w:id="605819000">
      <w:bodyDiv w:val="1"/>
      <w:marLeft w:val="0"/>
      <w:marRight w:val="0"/>
      <w:marTop w:val="0"/>
      <w:marBottom w:val="0"/>
      <w:divBdr>
        <w:top w:val="none" w:sz="0" w:space="0" w:color="auto"/>
        <w:left w:val="none" w:sz="0" w:space="0" w:color="auto"/>
        <w:bottom w:val="none" w:sz="0" w:space="0" w:color="auto"/>
        <w:right w:val="none" w:sz="0" w:space="0" w:color="auto"/>
      </w:divBdr>
      <w:divsChild>
        <w:div w:id="123698938">
          <w:marLeft w:val="480"/>
          <w:marRight w:val="0"/>
          <w:marTop w:val="0"/>
          <w:marBottom w:val="0"/>
          <w:divBdr>
            <w:top w:val="none" w:sz="0" w:space="0" w:color="auto"/>
            <w:left w:val="none" w:sz="0" w:space="0" w:color="auto"/>
            <w:bottom w:val="none" w:sz="0" w:space="0" w:color="auto"/>
            <w:right w:val="none" w:sz="0" w:space="0" w:color="auto"/>
          </w:divBdr>
        </w:div>
        <w:div w:id="190533590">
          <w:marLeft w:val="480"/>
          <w:marRight w:val="0"/>
          <w:marTop w:val="0"/>
          <w:marBottom w:val="0"/>
          <w:divBdr>
            <w:top w:val="none" w:sz="0" w:space="0" w:color="auto"/>
            <w:left w:val="none" w:sz="0" w:space="0" w:color="auto"/>
            <w:bottom w:val="none" w:sz="0" w:space="0" w:color="auto"/>
            <w:right w:val="none" w:sz="0" w:space="0" w:color="auto"/>
          </w:divBdr>
        </w:div>
        <w:div w:id="232854293">
          <w:marLeft w:val="480"/>
          <w:marRight w:val="0"/>
          <w:marTop w:val="0"/>
          <w:marBottom w:val="0"/>
          <w:divBdr>
            <w:top w:val="none" w:sz="0" w:space="0" w:color="auto"/>
            <w:left w:val="none" w:sz="0" w:space="0" w:color="auto"/>
            <w:bottom w:val="none" w:sz="0" w:space="0" w:color="auto"/>
            <w:right w:val="none" w:sz="0" w:space="0" w:color="auto"/>
          </w:divBdr>
        </w:div>
        <w:div w:id="240792180">
          <w:marLeft w:val="480"/>
          <w:marRight w:val="0"/>
          <w:marTop w:val="0"/>
          <w:marBottom w:val="0"/>
          <w:divBdr>
            <w:top w:val="none" w:sz="0" w:space="0" w:color="auto"/>
            <w:left w:val="none" w:sz="0" w:space="0" w:color="auto"/>
            <w:bottom w:val="none" w:sz="0" w:space="0" w:color="auto"/>
            <w:right w:val="none" w:sz="0" w:space="0" w:color="auto"/>
          </w:divBdr>
        </w:div>
        <w:div w:id="259488780">
          <w:marLeft w:val="480"/>
          <w:marRight w:val="0"/>
          <w:marTop w:val="0"/>
          <w:marBottom w:val="0"/>
          <w:divBdr>
            <w:top w:val="none" w:sz="0" w:space="0" w:color="auto"/>
            <w:left w:val="none" w:sz="0" w:space="0" w:color="auto"/>
            <w:bottom w:val="none" w:sz="0" w:space="0" w:color="auto"/>
            <w:right w:val="none" w:sz="0" w:space="0" w:color="auto"/>
          </w:divBdr>
        </w:div>
        <w:div w:id="266278902">
          <w:marLeft w:val="480"/>
          <w:marRight w:val="0"/>
          <w:marTop w:val="0"/>
          <w:marBottom w:val="0"/>
          <w:divBdr>
            <w:top w:val="none" w:sz="0" w:space="0" w:color="auto"/>
            <w:left w:val="none" w:sz="0" w:space="0" w:color="auto"/>
            <w:bottom w:val="none" w:sz="0" w:space="0" w:color="auto"/>
            <w:right w:val="none" w:sz="0" w:space="0" w:color="auto"/>
          </w:divBdr>
        </w:div>
        <w:div w:id="392848734">
          <w:marLeft w:val="480"/>
          <w:marRight w:val="0"/>
          <w:marTop w:val="0"/>
          <w:marBottom w:val="0"/>
          <w:divBdr>
            <w:top w:val="none" w:sz="0" w:space="0" w:color="auto"/>
            <w:left w:val="none" w:sz="0" w:space="0" w:color="auto"/>
            <w:bottom w:val="none" w:sz="0" w:space="0" w:color="auto"/>
            <w:right w:val="none" w:sz="0" w:space="0" w:color="auto"/>
          </w:divBdr>
        </w:div>
        <w:div w:id="401829259">
          <w:marLeft w:val="480"/>
          <w:marRight w:val="0"/>
          <w:marTop w:val="0"/>
          <w:marBottom w:val="0"/>
          <w:divBdr>
            <w:top w:val="none" w:sz="0" w:space="0" w:color="auto"/>
            <w:left w:val="none" w:sz="0" w:space="0" w:color="auto"/>
            <w:bottom w:val="none" w:sz="0" w:space="0" w:color="auto"/>
            <w:right w:val="none" w:sz="0" w:space="0" w:color="auto"/>
          </w:divBdr>
        </w:div>
        <w:div w:id="477692559">
          <w:marLeft w:val="480"/>
          <w:marRight w:val="0"/>
          <w:marTop w:val="0"/>
          <w:marBottom w:val="0"/>
          <w:divBdr>
            <w:top w:val="none" w:sz="0" w:space="0" w:color="auto"/>
            <w:left w:val="none" w:sz="0" w:space="0" w:color="auto"/>
            <w:bottom w:val="none" w:sz="0" w:space="0" w:color="auto"/>
            <w:right w:val="none" w:sz="0" w:space="0" w:color="auto"/>
          </w:divBdr>
        </w:div>
        <w:div w:id="488524952">
          <w:marLeft w:val="480"/>
          <w:marRight w:val="0"/>
          <w:marTop w:val="0"/>
          <w:marBottom w:val="0"/>
          <w:divBdr>
            <w:top w:val="none" w:sz="0" w:space="0" w:color="auto"/>
            <w:left w:val="none" w:sz="0" w:space="0" w:color="auto"/>
            <w:bottom w:val="none" w:sz="0" w:space="0" w:color="auto"/>
            <w:right w:val="none" w:sz="0" w:space="0" w:color="auto"/>
          </w:divBdr>
        </w:div>
        <w:div w:id="529537934">
          <w:marLeft w:val="480"/>
          <w:marRight w:val="0"/>
          <w:marTop w:val="0"/>
          <w:marBottom w:val="0"/>
          <w:divBdr>
            <w:top w:val="none" w:sz="0" w:space="0" w:color="auto"/>
            <w:left w:val="none" w:sz="0" w:space="0" w:color="auto"/>
            <w:bottom w:val="none" w:sz="0" w:space="0" w:color="auto"/>
            <w:right w:val="none" w:sz="0" w:space="0" w:color="auto"/>
          </w:divBdr>
        </w:div>
        <w:div w:id="553077862">
          <w:marLeft w:val="480"/>
          <w:marRight w:val="0"/>
          <w:marTop w:val="0"/>
          <w:marBottom w:val="0"/>
          <w:divBdr>
            <w:top w:val="none" w:sz="0" w:space="0" w:color="auto"/>
            <w:left w:val="none" w:sz="0" w:space="0" w:color="auto"/>
            <w:bottom w:val="none" w:sz="0" w:space="0" w:color="auto"/>
            <w:right w:val="none" w:sz="0" w:space="0" w:color="auto"/>
          </w:divBdr>
        </w:div>
        <w:div w:id="617417454">
          <w:marLeft w:val="480"/>
          <w:marRight w:val="0"/>
          <w:marTop w:val="0"/>
          <w:marBottom w:val="0"/>
          <w:divBdr>
            <w:top w:val="none" w:sz="0" w:space="0" w:color="auto"/>
            <w:left w:val="none" w:sz="0" w:space="0" w:color="auto"/>
            <w:bottom w:val="none" w:sz="0" w:space="0" w:color="auto"/>
            <w:right w:val="none" w:sz="0" w:space="0" w:color="auto"/>
          </w:divBdr>
        </w:div>
        <w:div w:id="629094789">
          <w:marLeft w:val="480"/>
          <w:marRight w:val="0"/>
          <w:marTop w:val="0"/>
          <w:marBottom w:val="0"/>
          <w:divBdr>
            <w:top w:val="none" w:sz="0" w:space="0" w:color="auto"/>
            <w:left w:val="none" w:sz="0" w:space="0" w:color="auto"/>
            <w:bottom w:val="none" w:sz="0" w:space="0" w:color="auto"/>
            <w:right w:val="none" w:sz="0" w:space="0" w:color="auto"/>
          </w:divBdr>
        </w:div>
        <w:div w:id="758328019">
          <w:marLeft w:val="480"/>
          <w:marRight w:val="0"/>
          <w:marTop w:val="0"/>
          <w:marBottom w:val="0"/>
          <w:divBdr>
            <w:top w:val="none" w:sz="0" w:space="0" w:color="auto"/>
            <w:left w:val="none" w:sz="0" w:space="0" w:color="auto"/>
            <w:bottom w:val="none" w:sz="0" w:space="0" w:color="auto"/>
            <w:right w:val="none" w:sz="0" w:space="0" w:color="auto"/>
          </w:divBdr>
        </w:div>
        <w:div w:id="813106833">
          <w:marLeft w:val="480"/>
          <w:marRight w:val="0"/>
          <w:marTop w:val="0"/>
          <w:marBottom w:val="0"/>
          <w:divBdr>
            <w:top w:val="none" w:sz="0" w:space="0" w:color="auto"/>
            <w:left w:val="none" w:sz="0" w:space="0" w:color="auto"/>
            <w:bottom w:val="none" w:sz="0" w:space="0" w:color="auto"/>
            <w:right w:val="none" w:sz="0" w:space="0" w:color="auto"/>
          </w:divBdr>
        </w:div>
        <w:div w:id="904534716">
          <w:marLeft w:val="480"/>
          <w:marRight w:val="0"/>
          <w:marTop w:val="0"/>
          <w:marBottom w:val="0"/>
          <w:divBdr>
            <w:top w:val="none" w:sz="0" w:space="0" w:color="auto"/>
            <w:left w:val="none" w:sz="0" w:space="0" w:color="auto"/>
            <w:bottom w:val="none" w:sz="0" w:space="0" w:color="auto"/>
            <w:right w:val="none" w:sz="0" w:space="0" w:color="auto"/>
          </w:divBdr>
        </w:div>
        <w:div w:id="907882444">
          <w:marLeft w:val="480"/>
          <w:marRight w:val="0"/>
          <w:marTop w:val="0"/>
          <w:marBottom w:val="0"/>
          <w:divBdr>
            <w:top w:val="none" w:sz="0" w:space="0" w:color="auto"/>
            <w:left w:val="none" w:sz="0" w:space="0" w:color="auto"/>
            <w:bottom w:val="none" w:sz="0" w:space="0" w:color="auto"/>
            <w:right w:val="none" w:sz="0" w:space="0" w:color="auto"/>
          </w:divBdr>
        </w:div>
      </w:divsChild>
    </w:div>
    <w:div w:id="605844483">
      <w:bodyDiv w:val="1"/>
      <w:marLeft w:val="0"/>
      <w:marRight w:val="0"/>
      <w:marTop w:val="0"/>
      <w:marBottom w:val="0"/>
      <w:divBdr>
        <w:top w:val="none" w:sz="0" w:space="0" w:color="auto"/>
        <w:left w:val="none" w:sz="0" w:space="0" w:color="auto"/>
        <w:bottom w:val="none" w:sz="0" w:space="0" w:color="auto"/>
        <w:right w:val="none" w:sz="0" w:space="0" w:color="auto"/>
      </w:divBdr>
    </w:div>
    <w:div w:id="605885247">
      <w:bodyDiv w:val="1"/>
      <w:marLeft w:val="0"/>
      <w:marRight w:val="0"/>
      <w:marTop w:val="0"/>
      <w:marBottom w:val="0"/>
      <w:divBdr>
        <w:top w:val="none" w:sz="0" w:space="0" w:color="auto"/>
        <w:left w:val="none" w:sz="0" w:space="0" w:color="auto"/>
        <w:bottom w:val="none" w:sz="0" w:space="0" w:color="auto"/>
        <w:right w:val="none" w:sz="0" w:space="0" w:color="auto"/>
      </w:divBdr>
    </w:div>
    <w:div w:id="605885317">
      <w:bodyDiv w:val="1"/>
      <w:marLeft w:val="0"/>
      <w:marRight w:val="0"/>
      <w:marTop w:val="0"/>
      <w:marBottom w:val="0"/>
      <w:divBdr>
        <w:top w:val="none" w:sz="0" w:space="0" w:color="auto"/>
        <w:left w:val="none" w:sz="0" w:space="0" w:color="auto"/>
        <w:bottom w:val="none" w:sz="0" w:space="0" w:color="auto"/>
        <w:right w:val="none" w:sz="0" w:space="0" w:color="auto"/>
      </w:divBdr>
    </w:div>
    <w:div w:id="605891672">
      <w:bodyDiv w:val="1"/>
      <w:marLeft w:val="0"/>
      <w:marRight w:val="0"/>
      <w:marTop w:val="0"/>
      <w:marBottom w:val="0"/>
      <w:divBdr>
        <w:top w:val="none" w:sz="0" w:space="0" w:color="auto"/>
        <w:left w:val="none" w:sz="0" w:space="0" w:color="auto"/>
        <w:bottom w:val="none" w:sz="0" w:space="0" w:color="auto"/>
        <w:right w:val="none" w:sz="0" w:space="0" w:color="auto"/>
      </w:divBdr>
    </w:div>
    <w:div w:id="605893167">
      <w:bodyDiv w:val="1"/>
      <w:marLeft w:val="0"/>
      <w:marRight w:val="0"/>
      <w:marTop w:val="0"/>
      <w:marBottom w:val="0"/>
      <w:divBdr>
        <w:top w:val="none" w:sz="0" w:space="0" w:color="auto"/>
        <w:left w:val="none" w:sz="0" w:space="0" w:color="auto"/>
        <w:bottom w:val="none" w:sz="0" w:space="0" w:color="auto"/>
        <w:right w:val="none" w:sz="0" w:space="0" w:color="auto"/>
      </w:divBdr>
    </w:div>
    <w:div w:id="605893970">
      <w:bodyDiv w:val="1"/>
      <w:marLeft w:val="0"/>
      <w:marRight w:val="0"/>
      <w:marTop w:val="0"/>
      <w:marBottom w:val="0"/>
      <w:divBdr>
        <w:top w:val="none" w:sz="0" w:space="0" w:color="auto"/>
        <w:left w:val="none" w:sz="0" w:space="0" w:color="auto"/>
        <w:bottom w:val="none" w:sz="0" w:space="0" w:color="auto"/>
        <w:right w:val="none" w:sz="0" w:space="0" w:color="auto"/>
      </w:divBdr>
    </w:div>
    <w:div w:id="605967476">
      <w:bodyDiv w:val="1"/>
      <w:marLeft w:val="0"/>
      <w:marRight w:val="0"/>
      <w:marTop w:val="0"/>
      <w:marBottom w:val="0"/>
      <w:divBdr>
        <w:top w:val="none" w:sz="0" w:space="0" w:color="auto"/>
        <w:left w:val="none" w:sz="0" w:space="0" w:color="auto"/>
        <w:bottom w:val="none" w:sz="0" w:space="0" w:color="auto"/>
        <w:right w:val="none" w:sz="0" w:space="0" w:color="auto"/>
      </w:divBdr>
    </w:div>
    <w:div w:id="606080595">
      <w:bodyDiv w:val="1"/>
      <w:marLeft w:val="0"/>
      <w:marRight w:val="0"/>
      <w:marTop w:val="0"/>
      <w:marBottom w:val="0"/>
      <w:divBdr>
        <w:top w:val="none" w:sz="0" w:space="0" w:color="auto"/>
        <w:left w:val="none" w:sz="0" w:space="0" w:color="auto"/>
        <w:bottom w:val="none" w:sz="0" w:space="0" w:color="auto"/>
        <w:right w:val="none" w:sz="0" w:space="0" w:color="auto"/>
      </w:divBdr>
    </w:div>
    <w:div w:id="606081717">
      <w:bodyDiv w:val="1"/>
      <w:marLeft w:val="0"/>
      <w:marRight w:val="0"/>
      <w:marTop w:val="0"/>
      <w:marBottom w:val="0"/>
      <w:divBdr>
        <w:top w:val="none" w:sz="0" w:space="0" w:color="auto"/>
        <w:left w:val="none" w:sz="0" w:space="0" w:color="auto"/>
        <w:bottom w:val="none" w:sz="0" w:space="0" w:color="auto"/>
        <w:right w:val="none" w:sz="0" w:space="0" w:color="auto"/>
      </w:divBdr>
    </w:div>
    <w:div w:id="606348810">
      <w:bodyDiv w:val="1"/>
      <w:marLeft w:val="0"/>
      <w:marRight w:val="0"/>
      <w:marTop w:val="0"/>
      <w:marBottom w:val="0"/>
      <w:divBdr>
        <w:top w:val="none" w:sz="0" w:space="0" w:color="auto"/>
        <w:left w:val="none" w:sz="0" w:space="0" w:color="auto"/>
        <w:bottom w:val="none" w:sz="0" w:space="0" w:color="auto"/>
        <w:right w:val="none" w:sz="0" w:space="0" w:color="auto"/>
      </w:divBdr>
    </w:div>
    <w:div w:id="606355805">
      <w:bodyDiv w:val="1"/>
      <w:marLeft w:val="0"/>
      <w:marRight w:val="0"/>
      <w:marTop w:val="0"/>
      <w:marBottom w:val="0"/>
      <w:divBdr>
        <w:top w:val="none" w:sz="0" w:space="0" w:color="auto"/>
        <w:left w:val="none" w:sz="0" w:space="0" w:color="auto"/>
        <w:bottom w:val="none" w:sz="0" w:space="0" w:color="auto"/>
        <w:right w:val="none" w:sz="0" w:space="0" w:color="auto"/>
      </w:divBdr>
    </w:div>
    <w:div w:id="606427786">
      <w:bodyDiv w:val="1"/>
      <w:marLeft w:val="0"/>
      <w:marRight w:val="0"/>
      <w:marTop w:val="0"/>
      <w:marBottom w:val="0"/>
      <w:divBdr>
        <w:top w:val="none" w:sz="0" w:space="0" w:color="auto"/>
        <w:left w:val="none" w:sz="0" w:space="0" w:color="auto"/>
        <w:bottom w:val="none" w:sz="0" w:space="0" w:color="auto"/>
        <w:right w:val="none" w:sz="0" w:space="0" w:color="auto"/>
      </w:divBdr>
    </w:div>
    <w:div w:id="606428758">
      <w:bodyDiv w:val="1"/>
      <w:marLeft w:val="0"/>
      <w:marRight w:val="0"/>
      <w:marTop w:val="0"/>
      <w:marBottom w:val="0"/>
      <w:divBdr>
        <w:top w:val="none" w:sz="0" w:space="0" w:color="auto"/>
        <w:left w:val="none" w:sz="0" w:space="0" w:color="auto"/>
        <w:bottom w:val="none" w:sz="0" w:space="0" w:color="auto"/>
        <w:right w:val="none" w:sz="0" w:space="0" w:color="auto"/>
      </w:divBdr>
    </w:div>
    <w:div w:id="606618013">
      <w:bodyDiv w:val="1"/>
      <w:marLeft w:val="0"/>
      <w:marRight w:val="0"/>
      <w:marTop w:val="0"/>
      <w:marBottom w:val="0"/>
      <w:divBdr>
        <w:top w:val="none" w:sz="0" w:space="0" w:color="auto"/>
        <w:left w:val="none" w:sz="0" w:space="0" w:color="auto"/>
        <w:bottom w:val="none" w:sz="0" w:space="0" w:color="auto"/>
        <w:right w:val="none" w:sz="0" w:space="0" w:color="auto"/>
      </w:divBdr>
    </w:div>
    <w:div w:id="606699110">
      <w:bodyDiv w:val="1"/>
      <w:marLeft w:val="0"/>
      <w:marRight w:val="0"/>
      <w:marTop w:val="0"/>
      <w:marBottom w:val="0"/>
      <w:divBdr>
        <w:top w:val="none" w:sz="0" w:space="0" w:color="auto"/>
        <w:left w:val="none" w:sz="0" w:space="0" w:color="auto"/>
        <w:bottom w:val="none" w:sz="0" w:space="0" w:color="auto"/>
        <w:right w:val="none" w:sz="0" w:space="0" w:color="auto"/>
      </w:divBdr>
    </w:div>
    <w:div w:id="606811819">
      <w:bodyDiv w:val="1"/>
      <w:marLeft w:val="0"/>
      <w:marRight w:val="0"/>
      <w:marTop w:val="0"/>
      <w:marBottom w:val="0"/>
      <w:divBdr>
        <w:top w:val="none" w:sz="0" w:space="0" w:color="auto"/>
        <w:left w:val="none" w:sz="0" w:space="0" w:color="auto"/>
        <w:bottom w:val="none" w:sz="0" w:space="0" w:color="auto"/>
        <w:right w:val="none" w:sz="0" w:space="0" w:color="auto"/>
      </w:divBdr>
    </w:div>
    <w:div w:id="606813832">
      <w:bodyDiv w:val="1"/>
      <w:marLeft w:val="0"/>
      <w:marRight w:val="0"/>
      <w:marTop w:val="0"/>
      <w:marBottom w:val="0"/>
      <w:divBdr>
        <w:top w:val="none" w:sz="0" w:space="0" w:color="auto"/>
        <w:left w:val="none" w:sz="0" w:space="0" w:color="auto"/>
        <w:bottom w:val="none" w:sz="0" w:space="0" w:color="auto"/>
        <w:right w:val="none" w:sz="0" w:space="0" w:color="auto"/>
      </w:divBdr>
    </w:div>
    <w:div w:id="606815133">
      <w:bodyDiv w:val="1"/>
      <w:marLeft w:val="0"/>
      <w:marRight w:val="0"/>
      <w:marTop w:val="0"/>
      <w:marBottom w:val="0"/>
      <w:divBdr>
        <w:top w:val="none" w:sz="0" w:space="0" w:color="auto"/>
        <w:left w:val="none" w:sz="0" w:space="0" w:color="auto"/>
        <w:bottom w:val="none" w:sz="0" w:space="0" w:color="auto"/>
        <w:right w:val="none" w:sz="0" w:space="0" w:color="auto"/>
      </w:divBdr>
    </w:div>
    <w:div w:id="606885257">
      <w:bodyDiv w:val="1"/>
      <w:marLeft w:val="0"/>
      <w:marRight w:val="0"/>
      <w:marTop w:val="0"/>
      <w:marBottom w:val="0"/>
      <w:divBdr>
        <w:top w:val="none" w:sz="0" w:space="0" w:color="auto"/>
        <w:left w:val="none" w:sz="0" w:space="0" w:color="auto"/>
        <w:bottom w:val="none" w:sz="0" w:space="0" w:color="auto"/>
        <w:right w:val="none" w:sz="0" w:space="0" w:color="auto"/>
      </w:divBdr>
    </w:div>
    <w:div w:id="606935844">
      <w:bodyDiv w:val="1"/>
      <w:marLeft w:val="0"/>
      <w:marRight w:val="0"/>
      <w:marTop w:val="0"/>
      <w:marBottom w:val="0"/>
      <w:divBdr>
        <w:top w:val="none" w:sz="0" w:space="0" w:color="auto"/>
        <w:left w:val="none" w:sz="0" w:space="0" w:color="auto"/>
        <w:bottom w:val="none" w:sz="0" w:space="0" w:color="auto"/>
        <w:right w:val="none" w:sz="0" w:space="0" w:color="auto"/>
      </w:divBdr>
    </w:div>
    <w:div w:id="606960115">
      <w:bodyDiv w:val="1"/>
      <w:marLeft w:val="0"/>
      <w:marRight w:val="0"/>
      <w:marTop w:val="0"/>
      <w:marBottom w:val="0"/>
      <w:divBdr>
        <w:top w:val="none" w:sz="0" w:space="0" w:color="auto"/>
        <w:left w:val="none" w:sz="0" w:space="0" w:color="auto"/>
        <w:bottom w:val="none" w:sz="0" w:space="0" w:color="auto"/>
        <w:right w:val="none" w:sz="0" w:space="0" w:color="auto"/>
      </w:divBdr>
    </w:div>
    <w:div w:id="607006137">
      <w:bodyDiv w:val="1"/>
      <w:marLeft w:val="0"/>
      <w:marRight w:val="0"/>
      <w:marTop w:val="0"/>
      <w:marBottom w:val="0"/>
      <w:divBdr>
        <w:top w:val="none" w:sz="0" w:space="0" w:color="auto"/>
        <w:left w:val="none" w:sz="0" w:space="0" w:color="auto"/>
        <w:bottom w:val="none" w:sz="0" w:space="0" w:color="auto"/>
        <w:right w:val="none" w:sz="0" w:space="0" w:color="auto"/>
      </w:divBdr>
    </w:div>
    <w:div w:id="607078075">
      <w:bodyDiv w:val="1"/>
      <w:marLeft w:val="0"/>
      <w:marRight w:val="0"/>
      <w:marTop w:val="0"/>
      <w:marBottom w:val="0"/>
      <w:divBdr>
        <w:top w:val="none" w:sz="0" w:space="0" w:color="auto"/>
        <w:left w:val="none" w:sz="0" w:space="0" w:color="auto"/>
        <w:bottom w:val="none" w:sz="0" w:space="0" w:color="auto"/>
        <w:right w:val="none" w:sz="0" w:space="0" w:color="auto"/>
      </w:divBdr>
    </w:div>
    <w:div w:id="607198124">
      <w:bodyDiv w:val="1"/>
      <w:marLeft w:val="0"/>
      <w:marRight w:val="0"/>
      <w:marTop w:val="0"/>
      <w:marBottom w:val="0"/>
      <w:divBdr>
        <w:top w:val="none" w:sz="0" w:space="0" w:color="auto"/>
        <w:left w:val="none" w:sz="0" w:space="0" w:color="auto"/>
        <w:bottom w:val="none" w:sz="0" w:space="0" w:color="auto"/>
        <w:right w:val="none" w:sz="0" w:space="0" w:color="auto"/>
      </w:divBdr>
    </w:div>
    <w:div w:id="607276541">
      <w:bodyDiv w:val="1"/>
      <w:marLeft w:val="0"/>
      <w:marRight w:val="0"/>
      <w:marTop w:val="0"/>
      <w:marBottom w:val="0"/>
      <w:divBdr>
        <w:top w:val="none" w:sz="0" w:space="0" w:color="auto"/>
        <w:left w:val="none" w:sz="0" w:space="0" w:color="auto"/>
        <w:bottom w:val="none" w:sz="0" w:space="0" w:color="auto"/>
        <w:right w:val="none" w:sz="0" w:space="0" w:color="auto"/>
      </w:divBdr>
    </w:div>
    <w:div w:id="607280189">
      <w:bodyDiv w:val="1"/>
      <w:marLeft w:val="0"/>
      <w:marRight w:val="0"/>
      <w:marTop w:val="0"/>
      <w:marBottom w:val="0"/>
      <w:divBdr>
        <w:top w:val="none" w:sz="0" w:space="0" w:color="auto"/>
        <w:left w:val="none" w:sz="0" w:space="0" w:color="auto"/>
        <w:bottom w:val="none" w:sz="0" w:space="0" w:color="auto"/>
        <w:right w:val="none" w:sz="0" w:space="0" w:color="auto"/>
      </w:divBdr>
    </w:div>
    <w:div w:id="607392996">
      <w:bodyDiv w:val="1"/>
      <w:marLeft w:val="0"/>
      <w:marRight w:val="0"/>
      <w:marTop w:val="0"/>
      <w:marBottom w:val="0"/>
      <w:divBdr>
        <w:top w:val="none" w:sz="0" w:space="0" w:color="auto"/>
        <w:left w:val="none" w:sz="0" w:space="0" w:color="auto"/>
        <w:bottom w:val="none" w:sz="0" w:space="0" w:color="auto"/>
        <w:right w:val="none" w:sz="0" w:space="0" w:color="auto"/>
      </w:divBdr>
    </w:div>
    <w:div w:id="607465872">
      <w:bodyDiv w:val="1"/>
      <w:marLeft w:val="0"/>
      <w:marRight w:val="0"/>
      <w:marTop w:val="0"/>
      <w:marBottom w:val="0"/>
      <w:divBdr>
        <w:top w:val="none" w:sz="0" w:space="0" w:color="auto"/>
        <w:left w:val="none" w:sz="0" w:space="0" w:color="auto"/>
        <w:bottom w:val="none" w:sz="0" w:space="0" w:color="auto"/>
        <w:right w:val="none" w:sz="0" w:space="0" w:color="auto"/>
      </w:divBdr>
    </w:div>
    <w:div w:id="607737109">
      <w:bodyDiv w:val="1"/>
      <w:marLeft w:val="0"/>
      <w:marRight w:val="0"/>
      <w:marTop w:val="0"/>
      <w:marBottom w:val="0"/>
      <w:divBdr>
        <w:top w:val="none" w:sz="0" w:space="0" w:color="auto"/>
        <w:left w:val="none" w:sz="0" w:space="0" w:color="auto"/>
        <w:bottom w:val="none" w:sz="0" w:space="0" w:color="auto"/>
        <w:right w:val="none" w:sz="0" w:space="0" w:color="auto"/>
      </w:divBdr>
    </w:div>
    <w:div w:id="607782051">
      <w:bodyDiv w:val="1"/>
      <w:marLeft w:val="0"/>
      <w:marRight w:val="0"/>
      <w:marTop w:val="0"/>
      <w:marBottom w:val="0"/>
      <w:divBdr>
        <w:top w:val="none" w:sz="0" w:space="0" w:color="auto"/>
        <w:left w:val="none" w:sz="0" w:space="0" w:color="auto"/>
        <w:bottom w:val="none" w:sz="0" w:space="0" w:color="auto"/>
        <w:right w:val="none" w:sz="0" w:space="0" w:color="auto"/>
      </w:divBdr>
    </w:div>
    <w:div w:id="608051729">
      <w:bodyDiv w:val="1"/>
      <w:marLeft w:val="0"/>
      <w:marRight w:val="0"/>
      <w:marTop w:val="0"/>
      <w:marBottom w:val="0"/>
      <w:divBdr>
        <w:top w:val="none" w:sz="0" w:space="0" w:color="auto"/>
        <w:left w:val="none" w:sz="0" w:space="0" w:color="auto"/>
        <w:bottom w:val="none" w:sz="0" w:space="0" w:color="auto"/>
        <w:right w:val="none" w:sz="0" w:space="0" w:color="auto"/>
      </w:divBdr>
    </w:div>
    <w:div w:id="608053110">
      <w:bodyDiv w:val="1"/>
      <w:marLeft w:val="0"/>
      <w:marRight w:val="0"/>
      <w:marTop w:val="0"/>
      <w:marBottom w:val="0"/>
      <w:divBdr>
        <w:top w:val="none" w:sz="0" w:space="0" w:color="auto"/>
        <w:left w:val="none" w:sz="0" w:space="0" w:color="auto"/>
        <w:bottom w:val="none" w:sz="0" w:space="0" w:color="auto"/>
        <w:right w:val="none" w:sz="0" w:space="0" w:color="auto"/>
      </w:divBdr>
    </w:div>
    <w:div w:id="608122322">
      <w:bodyDiv w:val="1"/>
      <w:marLeft w:val="0"/>
      <w:marRight w:val="0"/>
      <w:marTop w:val="0"/>
      <w:marBottom w:val="0"/>
      <w:divBdr>
        <w:top w:val="none" w:sz="0" w:space="0" w:color="auto"/>
        <w:left w:val="none" w:sz="0" w:space="0" w:color="auto"/>
        <w:bottom w:val="none" w:sz="0" w:space="0" w:color="auto"/>
        <w:right w:val="none" w:sz="0" w:space="0" w:color="auto"/>
      </w:divBdr>
    </w:div>
    <w:div w:id="608195621">
      <w:bodyDiv w:val="1"/>
      <w:marLeft w:val="0"/>
      <w:marRight w:val="0"/>
      <w:marTop w:val="0"/>
      <w:marBottom w:val="0"/>
      <w:divBdr>
        <w:top w:val="none" w:sz="0" w:space="0" w:color="auto"/>
        <w:left w:val="none" w:sz="0" w:space="0" w:color="auto"/>
        <w:bottom w:val="none" w:sz="0" w:space="0" w:color="auto"/>
        <w:right w:val="none" w:sz="0" w:space="0" w:color="auto"/>
      </w:divBdr>
    </w:div>
    <w:div w:id="608270342">
      <w:bodyDiv w:val="1"/>
      <w:marLeft w:val="0"/>
      <w:marRight w:val="0"/>
      <w:marTop w:val="0"/>
      <w:marBottom w:val="0"/>
      <w:divBdr>
        <w:top w:val="none" w:sz="0" w:space="0" w:color="auto"/>
        <w:left w:val="none" w:sz="0" w:space="0" w:color="auto"/>
        <w:bottom w:val="none" w:sz="0" w:space="0" w:color="auto"/>
        <w:right w:val="none" w:sz="0" w:space="0" w:color="auto"/>
      </w:divBdr>
      <w:divsChild>
        <w:div w:id="23289987">
          <w:marLeft w:val="480"/>
          <w:marRight w:val="0"/>
          <w:marTop w:val="0"/>
          <w:marBottom w:val="0"/>
          <w:divBdr>
            <w:top w:val="none" w:sz="0" w:space="0" w:color="auto"/>
            <w:left w:val="none" w:sz="0" w:space="0" w:color="auto"/>
            <w:bottom w:val="none" w:sz="0" w:space="0" w:color="auto"/>
            <w:right w:val="none" w:sz="0" w:space="0" w:color="auto"/>
          </w:divBdr>
        </w:div>
        <w:div w:id="108206828">
          <w:marLeft w:val="480"/>
          <w:marRight w:val="0"/>
          <w:marTop w:val="0"/>
          <w:marBottom w:val="0"/>
          <w:divBdr>
            <w:top w:val="none" w:sz="0" w:space="0" w:color="auto"/>
            <w:left w:val="none" w:sz="0" w:space="0" w:color="auto"/>
            <w:bottom w:val="none" w:sz="0" w:space="0" w:color="auto"/>
            <w:right w:val="none" w:sz="0" w:space="0" w:color="auto"/>
          </w:divBdr>
        </w:div>
        <w:div w:id="135463463">
          <w:marLeft w:val="480"/>
          <w:marRight w:val="0"/>
          <w:marTop w:val="0"/>
          <w:marBottom w:val="0"/>
          <w:divBdr>
            <w:top w:val="none" w:sz="0" w:space="0" w:color="auto"/>
            <w:left w:val="none" w:sz="0" w:space="0" w:color="auto"/>
            <w:bottom w:val="none" w:sz="0" w:space="0" w:color="auto"/>
            <w:right w:val="none" w:sz="0" w:space="0" w:color="auto"/>
          </w:divBdr>
        </w:div>
        <w:div w:id="193008185">
          <w:marLeft w:val="480"/>
          <w:marRight w:val="0"/>
          <w:marTop w:val="0"/>
          <w:marBottom w:val="0"/>
          <w:divBdr>
            <w:top w:val="none" w:sz="0" w:space="0" w:color="auto"/>
            <w:left w:val="none" w:sz="0" w:space="0" w:color="auto"/>
            <w:bottom w:val="none" w:sz="0" w:space="0" w:color="auto"/>
            <w:right w:val="none" w:sz="0" w:space="0" w:color="auto"/>
          </w:divBdr>
        </w:div>
        <w:div w:id="195122114">
          <w:marLeft w:val="480"/>
          <w:marRight w:val="0"/>
          <w:marTop w:val="0"/>
          <w:marBottom w:val="0"/>
          <w:divBdr>
            <w:top w:val="none" w:sz="0" w:space="0" w:color="auto"/>
            <w:left w:val="none" w:sz="0" w:space="0" w:color="auto"/>
            <w:bottom w:val="none" w:sz="0" w:space="0" w:color="auto"/>
            <w:right w:val="none" w:sz="0" w:space="0" w:color="auto"/>
          </w:divBdr>
        </w:div>
        <w:div w:id="219944672">
          <w:marLeft w:val="480"/>
          <w:marRight w:val="0"/>
          <w:marTop w:val="0"/>
          <w:marBottom w:val="0"/>
          <w:divBdr>
            <w:top w:val="none" w:sz="0" w:space="0" w:color="auto"/>
            <w:left w:val="none" w:sz="0" w:space="0" w:color="auto"/>
            <w:bottom w:val="none" w:sz="0" w:space="0" w:color="auto"/>
            <w:right w:val="none" w:sz="0" w:space="0" w:color="auto"/>
          </w:divBdr>
        </w:div>
        <w:div w:id="254631822">
          <w:marLeft w:val="480"/>
          <w:marRight w:val="0"/>
          <w:marTop w:val="0"/>
          <w:marBottom w:val="0"/>
          <w:divBdr>
            <w:top w:val="none" w:sz="0" w:space="0" w:color="auto"/>
            <w:left w:val="none" w:sz="0" w:space="0" w:color="auto"/>
            <w:bottom w:val="none" w:sz="0" w:space="0" w:color="auto"/>
            <w:right w:val="none" w:sz="0" w:space="0" w:color="auto"/>
          </w:divBdr>
        </w:div>
        <w:div w:id="257103787">
          <w:marLeft w:val="480"/>
          <w:marRight w:val="0"/>
          <w:marTop w:val="0"/>
          <w:marBottom w:val="0"/>
          <w:divBdr>
            <w:top w:val="none" w:sz="0" w:space="0" w:color="auto"/>
            <w:left w:val="none" w:sz="0" w:space="0" w:color="auto"/>
            <w:bottom w:val="none" w:sz="0" w:space="0" w:color="auto"/>
            <w:right w:val="none" w:sz="0" w:space="0" w:color="auto"/>
          </w:divBdr>
        </w:div>
        <w:div w:id="362443670">
          <w:marLeft w:val="480"/>
          <w:marRight w:val="0"/>
          <w:marTop w:val="0"/>
          <w:marBottom w:val="0"/>
          <w:divBdr>
            <w:top w:val="none" w:sz="0" w:space="0" w:color="auto"/>
            <w:left w:val="none" w:sz="0" w:space="0" w:color="auto"/>
            <w:bottom w:val="none" w:sz="0" w:space="0" w:color="auto"/>
            <w:right w:val="none" w:sz="0" w:space="0" w:color="auto"/>
          </w:divBdr>
        </w:div>
        <w:div w:id="450826634">
          <w:marLeft w:val="480"/>
          <w:marRight w:val="0"/>
          <w:marTop w:val="0"/>
          <w:marBottom w:val="0"/>
          <w:divBdr>
            <w:top w:val="none" w:sz="0" w:space="0" w:color="auto"/>
            <w:left w:val="none" w:sz="0" w:space="0" w:color="auto"/>
            <w:bottom w:val="none" w:sz="0" w:space="0" w:color="auto"/>
            <w:right w:val="none" w:sz="0" w:space="0" w:color="auto"/>
          </w:divBdr>
        </w:div>
        <w:div w:id="478621849">
          <w:marLeft w:val="480"/>
          <w:marRight w:val="0"/>
          <w:marTop w:val="0"/>
          <w:marBottom w:val="0"/>
          <w:divBdr>
            <w:top w:val="none" w:sz="0" w:space="0" w:color="auto"/>
            <w:left w:val="none" w:sz="0" w:space="0" w:color="auto"/>
            <w:bottom w:val="none" w:sz="0" w:space="0" w:color="auto"/>
            <w:right w:val="none" w:sz="0" w:space="0" w:color="auto"/>
          </w:divBdr>
        </w:div>
        <w:div w:id="590086830">
          <w:marLeft w:val="480"/>
          <w:marRight w:val="0"/>
          <w:marTop w:val="0"/>
          <w:marBottom w:val="0"/>
          <w:divBdr>
            <w:top w:val="none" w:sz="0" w:space="0" w:color="auto"/>
            <w:left w:val="none" w:sz="0" w:space="0" w:color="auto"/>
            <w:bottom w:val="none" w:sz="0" w:space="0" w:color="auto"/>
            <w:right w:val="none" w:sz="0" w:space="0" w:color="auto"/>
          </w:divBdr>
        </w:div>
        <w:div w:id="637734324">
          <w:marLeft w:val="480"/>
          <w:marRight w:val="0"/>
          <w:marTop w:val="0"/>
          <w:marBottom w:val="0"/>
          <w:divBdr>
            <w:top w:val="none" w:sz="0" w:space="0" w:color="auto"/>
            <w:left w:val="none" w:sz="0" w:space="0" w:color="auto"/>
            <w:bottom w:val="none" w:sz="0" w:space="0" w:color="auto"/>
            <w:right w:val="none" w:sz="0" w:space="0" w:color="auto"/>
          </w:divBdr>
        </w:div>
        <w:div w:id="644773451">
          <w:marLeft w:val="480"/>
          <w:marRight w:val="0"/>
          <w:marTop w:val="0"/>
          <w:marBottom w:val="0"/>
          <w:divBdr>
            <w:top w:val="none" w:sz="0" w:space="0" w:color="auto"/>
            <w:left w:val="none" w:sz="0" w:space="0" w:color="auto"/>
            <w:bottom w:val="none" w:sz="0" w:space="0" w:color="auto"/>
            <w:right w:val="none" w:sz="0" w:space="0" w:color="auto"/>
          </w:divBdr>
        </w:div>
        <w:div w:id="646593936">
          <w:marLeft w:val="480"/>
          <w:marRight w:val="0"/>
          <w:marTop w:val="0"/>
          <w:marBottom w:val="0"/>
          <w:divBdr>
            <w:top w:val="none" w:sz="0" w:space="0" w:color="auto"/>
            <w:left w:val="none" w:sz="0" w:space="0" w:color="auto"/>
            <w:bottom w:val="none" w:sz="0" w:space="0" w:color="auto"/>
            <w:right w:val="none" w:sz="0" w:space="0" w:color="auto"/>
          </w:divBdr>
        </w:div>
        <w:div w:id="662899139">
          <w:marLeft w:val="480"/>
          <w:marRight w:val="0"/>
          <w:marTop w:val="0"/>
          <w:marBottom w:val="0"/>
          <w:divBdr>
            <w:top w:val="none" w:sz="0" w:space="0" w:color="auto"/>
            <w:left w:val="none" w:sz="0" w:space="0" w:color="auto"/>
            <w:bottom w:val="none" w:sz="0" w:space="0" w:color="auto"/>
            <w:right w:val="none" w:sz="0" w:space="0" w:color="auto"/>
          </w:divBdr>
        </w:div>
        <w:div w:id="702485649">
          <w:marLeft w:val="480"/>
          <w:marRight w:val="0"/>
          <w:marTop w:val="0"/>
          <w:marBottom w:val="0"/>
          <w:divBdr>
            <w:top w:val="none" w:sz="0" w:space="0" w:color="auto"/>
            <w:left w:val="none" w:sz="0" w:space="0" w:color="auto"/>
            <w:bottom w:val="none" w:sz="0" w:space="0" w:color="auto"/>
            <w:right w:val="none" w:sz="0" w:space="0" w:color="auto"/>
          </w:divBdr>
        </w:div>
        <w:div w:id="906961669">
          <w:marLeft w:val="480"/>
          <w:marRight w:val="0"/>
          <w:marTop w:val="0"/>
          <w:marBottom w:val="0"/>
          <w:divBdr>
            <w:top w:val="none" w:sz="0" w:space="0" w:color="auto"/>
            <w:left w:val="none" w:sz="0" w:space="0" w:color="auto"/>
            <w:bottom w:val="none" w:sz="0" w:space="0" w:color="auto"/>
            <w:right w:val="none" w:sz="0" w:space="0" w:color="auto"/>
          </w:divBdr>
        </w:div>
      </w:divsChild>
    </w:div>
    <w:div w:id="608393744">
      <w:bodyDiv w:val="1"/>
      <w:marLeft w:val="0"/>
      <w:marRight w:val="0"/>
      <w:marTop w:val="0"/>
      <w:marBottom w:val="0"/>
      <w:divBdr>
        <w:top w:val="none" w:sz="0" w:space="0" w:color="auto"/>
        <w:left w:val="none" w:sz="0" w:space="0" w:color="auto"/>
        <w:bottom w:val="none" w:sz="0" w:space="0" w:color="auto"/>
        <w:right w:val="none" w:sz="0" w:space="0" w:color="auto"/>
      </w:divBdr>
    </w:div>
    <w:div w:id="608467137">
      <w:bodyDiv w:val="1"/>
      <w:marLeft w:val="0"/>
      <w:marRight w:val="0"/>
      <w:marTop w:val="0"/>
      <w:marBottom w:val="0"/>
      <w:divBdr>
        <w:top w:val="none" w:sz="0" w:space="0" w:color="auto"/>
        <w:left w:val="none" w:sz="0" w:space="0" w:color="auto"/>
        <w:bottom w:val="none" w:sz="0" w:space="0" w:color="auto"/>
        <w:right w:val="none" w:sz="0" w:space="0" w:color="auto"/>
      </w:divBdr>
    </w:div>
    <w:div w:id="608515146">
      <w:bodyDiv w:val="1"/>
      <w:marLeft w:val="0"/>
      <w:marRight w:val="0"/>
      <w:marTop w:val="0"/>
      <w:marBottom w:val="0"/>
      <w:divBdr>
        <w:top w:val="none" w:sz="0" w:space="0" w:color="auto"/>
        <w:left w:val="none" w:sz="0" w:space="0" w:color="auto"/>
        <w:bottom w:val="none" w:sz="0" w:space="0" w:color="auto"/>
        <w:right w:val="none" w:sz="0" w:space="0" w:color="auto"/>
      </w:divBdr>
    </w:div>
    <w:div w:id="608664541">
      <w:bodyDiv w:val="1"/>
      <w:marLeft w:val="0"/>
      <w:marRight w:val="0"/>
      <w:marTop w:val="0"/>
      <w:marBottom w:val="0"/>
      <w:divBdr>
        <w:top w:val="none" w:sz="0" w:space="0" w:color="auto"/>
        <w:left w:val="none" w:sz="0" w:space="0" w:color="auto"/>
        <w:bottom w:val="none" w:sz="0" w:space="0" w:color="auto"/>
        <w:right w:val="none" w:sz="0" w:space="0" w:color="auto"/>
      </w:divBdr>
    </w:div>
    <w:div w:id="608896597">
      <w:bodyDiv w:val="1"/>
      <w:marLeft w:val="0"/>
      <w:marRight w:val="0"/>
      <w:marTop w:val="0"/>
      <w:marBottom w:val="0"/>
      <w:divBdr>
        <w:top w:val="none" w:sz="0" w:space="0" w:color="auto"/>
        <w:left w:val="none" w:sz="0" w:space="0" w:color="auto"/>
        <w:bottom w:val="none" w:sz="0" w:space="0" w:color="auto"/>
        <w:right w:val="none" w:sz="0" w:space="0" w:color="auto"/>
      </w:divBdr>
    </w:div>
    <w:div w:id="608970017">
      <w:bodyDiv w:val="1"/>
      <w:marLeft w:val="0"/>
      <w:marRight w:val="0"/>
      <w:marTop w:val="0"/>
      <w:marBottom w:val="0"/>
      <w:divBdr>
        <w:top w:val="none" w:sz="0" w:space="0" w:color="auto"/>
        <w:left w:val="none" w:sz="0" w:space="0" w:color="auto"/>
        <w:bottom w:val="none" w:sz="0" w:space="0" w:color="auto"/>
        <w:right w:val="none" w:sz="0" w:space="0" w:color="auto"/>
      </w:divBdr>
    </w:div>
    <w:div w:id="608972946">
      <w:bodyDiv w:val="1"/>
      <w:marLeft w:val="0"/>
      <w:marRight w:val="0"/>
      <w:marTop w:val="0"/>
      <w:marBottom w:val="0"/>
      <w:divBdr>
        <w:top w:val="none" w:sz="0" w:space="0" w:color="auto"/>
        <w:left w:val="none" w:sz="0" w:space="0" w:color="auto"/>
        <w:bottom w:val="none" w:sz="0" w:space="0" w:color="auto"/>
        <w:right w:val="none" w:sz="0" w:space="0" w:color="auto"/>
      </w:divBdr>
    </w:div>
    <w:div w:id="609049618">
      <w:bodyDiv w:val="1"/>
      <w:marLeft w:val="0"/>
      <w:marRight w:val="0"/>
      <w:marTop w:val="0"/>
      <w:marBottom w:val="0"/>
      <w:divBdr>
        <w:top w:val="none" w:sz="0" w:space="0" w:color="auto"/>
        <w:left w:val="none" w:sz="0" w:space="0" w:color="auto"/>
        <w:bottom w:val="none" w:sz="0" w:space="0" w:color="auto"/>
        <w:right w:val="none" w:sz="0" w:space="0" w:color="auto"/>
      </w:divBdr>
    </w:div>
    <w:div w:id="609095607">
      <w:bodyDiv w:val="1"/>
      <w:marLeft w:val="0"/>
      <w:marRight w:val="0"/>
      <w:marTop w:val="0"/>
      <w:marBottom w:val="0"/>
      <w:divBdr>
        <w:top w:val="none" w:sz="0" w:space="0" w:color="auto"/>
        <w:left w:val="none" w:sz="0" w:space="0" w:color="auto"/>
        <w:bottom w:val="none" w:sz="0" w:space="0" w:color="auto"/>
        <w:right w:val="none" w:sz="0" w:space="0" w:color="auto"/>
      </w:divBdr>
    </w:div>
    <w:div w:id="609161849">
      <w:bodyDiv w:val="1"/>
      <w:marLeft w:val="0"/>
      <w:marRight w:val="0"/>
      <w:marTop w:val="0"/>
      <w:marBottom w:val="0"/>
      <w:divBdr>
        <w:top w:val="none" w:sz="0" w:space="0" w:color="auto"/>
        <w:left w:val="none" w:sz="0" w:space="0" w:color="auto"/>
        <w:bottom w:val="none" w:sz="0" w:space="0" w:color="auto"/>
        <w:right w:val="none" w:sz="0" w:space="0" w:color="auto"/>
      </w:divBdr>
    </w:div>
    <w:div w:id="609165630">
      <w:bodyDiv w:val="1"/>
      <w:marLeft w:val="0"/>
      <w:marRight w:val="0"/>
      <w:marTop w:val="0"/>
      <w:marBottom w:val="0"/>
      <w:divBdr>
        <w:top w:val="none" w:sz="0" w:space="0" w:color="auto"/>
        <w:left w:val="none" w:sz="0" w:space="0" w:color="auto"/>
        <w:bottom w:val="none" w:sz="0" w:space="0" w:color="auto"/>
        <w:right w:val="none" w:sz="0" w:space="0" w:color="auto"/>
      </w:divBdr>
    </w:div>
    <w:div w:id="609166392">
      <w:bodyDiv w:val="1"/>
      <w:marLeft w:val="0"/>
      <w:marRight w:val="0"/>
      <w:marTop w:val="0"/>
      <w:marBottom w:val="0"/>
      <w:divBdr>
        <w:top w:val="none" w:sz="0" w:space="0" w:color="auto"/>
        <w:left w:val="none" w:sz="0" w:space="0" w:color="auto"/>
        <w:bottom w:val="none" w:sz="0" w:space="0" w:color="auto"/>
        <w:right w:val="none" w:sz="0" w:space="0" w:color="auto"/>
      </w:divBdr>
      <w:divsChild>
        <w:div w:id="1222131059">
          <w:marLeft w:val="480"/>
          <w:marRight w:val="0"/>
          <w:marTop w:val="0"/>
          <w:marBottom w:val="0"/>
          <w:divBdr>
            <w:top w:val="none" w:sz="0" w:space="0" w:color="auto"/>
            <w:left w:val="none" w:sz="0" w:space="0" w:color="auto"/>
            <w:bottom w:val="none" w:sz="0" w:space="0" w:color="auto"/>
            <w:right w:val="none" w:sz="0" w:space="0" w:color="auto"/>
          </w:divBdr>
        </w:div>
        <w:div w:id="181894408">
          <w:marLeft w:val="480"/>
          <w:marRight w:val="0"/>
          <w:marTop w:val="0"/>
          <w:marBottom w:val="0"/>
          <w:divBdr>
            <w:top w:val="none" w:sz="0" w:space="0" w:color="auto"/>
            <w:left w:val="none" w:sz="0" w:space="0" w:color="auto"/>
            <w:bottom w:val="none" w:sz="0" w:space="0" w:color="auto"/>
            <w:right w:val="none" w:sz="0" w:space="0" w:color="auto"/>
          </w:divBdr>
        </w:div>
        <w:div w:id="1777434158">
          <w:marLeft w:val="480"/>
          <w:marRight w:val="0"/>
          <w:marTop w:val="0"/>
          <w:marBottom w:val="0"/>
          <w:divBdr>
            <w:top w:val="none" w:sz="0" w:space="0" w:color="auto"/>
            <w:left w:val="none" w:sz="0" w:space="0" w:color="auto"/>
            <w:bottom w:val="none" w:sz="0" w:space="0" w:color="auto"/>
            <w:right w:val="none" w:sz="0" w:space="0" w:color="auto"/>
          </w:divBdr>
        </w:div>
        <w:div w:id="617761881">
          <w:marLeft w:val="480"/>
          <w:marRight w:val="0"/>
          <w:marTop w:val="0"/>
          <w:marBottom w:val="0"/>
          <w:divBdr>
            <w:top w:val="none" w:sz="0" w:space="0" w:color="auto"/>
            <w:left w:val="none" w:sz="0" w:space="0" w:color="auto"/>
            <w:bottom w:val="none" w:sz="0" w:space="0" w:color="auto"/>
            <w:right w:val="none" w:sz="0" w:space="0" w:color="auto"/>
          </w:divBdr>
        </w:div>
        <w:div w:id="432674065">
          <w:marLeft w:val="480"/>
          <w:marRight w:val="0"/>
          <w:marTop w:val="0"/>
          <w:marBottom w:val="0"/>
          <w:divBdr>
            <w:top w:val="none" w:sz="0" w:space="0" w:color="auto"/>
            <w:left w:val="none" w:sz="0" w:space="0" w:color="auto"/>
            <w:bottom w:val="none" w:sz="0" w:space="0" w:color="auto"/>
            <w:right w:val="none" w:sz="0" w:space="0" w:color="auto"/>
          </w:divBdr>
        </w:div>
        <w:div w:id="610480053">
          <w:marLeft w:val="480"/>
          <w:marRight w:val="0"/>
          <w:marTop w:val="0"/>
          <w:marBottom w:val="0"/>
          <w:divBdr>
            <w:top w:val="none" w:sz="0" w:space="0" w:color="auto"/>
            <w:left w:val="none" w:sz="0" w:space="0" w:color="auto"/>
            <w:bottom w:val="none" w:sz="0" w:space="0" w:color="auto"/>
            <w:right w:val="none" w:sz="0" w:space="0" w:color="auto"/>
          </w:divBdr>
        </w:div>
        <w:div w:id="366178656">
          <w:marLeft w:val="480"/>
          <w:marRight w:val="0"/>
          <w:marTop w:val="0"/>
          <w:marBottom w:val="0"/>
          <w:divBdr>
            <w:top w:val="none" w:sz="0" w:space="0" w:color="auto"/>
            <w:left w:val="none" w:sz="0" w:space="0" w:color="auto"/>
            <w:bottom w:val="none" w:sz="0" w:space="0" w:color="auto"/>
            <w:right w:val="none" w:sz="0" w:space="0" w:color="auto"/>
          </w:divBdr>
        </w:div>
        <w:div w:id="1667976020">
          <w:marLeft w:val="480"/>
          <w:marRight w:val="0"/>
          <w:marTop w:val="0"/>
          <w:marBottom w:val="0"/>
          <w:divBdr>
            <w:top w:val="none" w:sz="0" w:space="0" w:color="auto"/>
            <w:left w:val="none" w:sz="0" w:space="0" w:color="auto"/>
            <w:bottom w:val="none" w:sz="0" w:space="0" w:color="auto"/>
            <w:right w:val="none" w:sz="0" w:space="0" w:color="auto"/>
          </w:divBdr>
        </w:div>
        <w:div w:id="751126831">
          <w:marLeft w:val="480"/>
          <w:marRight w:val="0"/>
          <w:marTop w:val="0"/>
          <w:marBottom w:val="0"/>
          <w:divBdr>
            <w:top w:val="none" w:sz="0" w:space="0" w:color="auto"/>
            <w:left w:val="none" w:sz="0" w:space="0" w:color="auto"/>
            <w:bottom w:val="none" w:sz="0" w:space="0" w:color="auto"/>
            <w:right w:val="none" w:sz="0" w:space="0" w:color="auto"/>
          </w:divBdr>
        </w:div>
        <w:div w:id="1055620333">
          <w:marLeft w:val="480"/>
          <w:marRight w:val="0"/>
          <w:marTop w:val="0"/>
          <w:marBottom w:val="0"/>
          <w:divBdr>
            <w:top w:val="none" w:sz="0" w:space="0" w:color="auto"/>
            <w:left w:val="none" w:sz="0" w:space="0" w:color="auto"/>
            <w:bottom w:val="none" w:sz="0" w:space="0" w:color="auto"/>
            <w:right w:val="none" w:sz="0" w:space="0" w:color="auto"/>
          </w:divBdr>
        </w:div>
        <w:div w:id="44837437">
          <w:marLeft w:val="480"/>
          <w:marRight w:val="0"/>
          <w:marTop w:val="0"/>
          <w:marBottom w:val="0"/>
          <w:divBdr>
            <w:top w:val="none" w:sz="0" w:space="0" w:color="auto"/>
            <w:left w:val="none" w:sz="0" w:space="0" w:color="auto"/>
            <w:bottom w:val="none" w:sz="0" w:space="0" w:color="auto"/>
            <w:right w:val="none" w:sz="0" w:space="0" w:color="auto"/>
          </w:divBdr>
        </w:div>
        <w:div w:id="326708429">
          <w:marLeft w:val="480"/>
          <w:marRight w:val="0"/>
          <w:marTop w:val="0"/>
          <w:marBottom w:val="0"/>
          <w:divBdr>
            <w:top w:val="none" w:sz="0" w:space="0" w:color="auto"/>
            <w:left w:val="none" w:sz="0" w:space="0" w:color="auto"/>
            <w:bottom w:val="none" w:sz="0" w:space="0" w:color="auto"/>
            <w:right w:val="none" w:sz="0" w:space="0" w:color="auto"/>
          </w:divBdr>
        </w:div>
        <w:div w:id="1683437718">
          <w:marLeft w:val="480"/>
          <w:marRight w:val="0"/>
          <w:marTop w:val="0"/>
          <w:marBottom w:val="0"/>
          <w:divBdr>
            <w:top w:val="none" w:sz="0" w:space="0" w:color="auto"/>
            <w:left w:val="none" w:sz="0" w:space="0" w:color="auto"/>
            <w:bottom w:val="none" w:sz="0" w:space="0" w:color="auto"/>
            <w:right w:val="none" w:sz="0" w:space="0" w:color="auto"/>
          </w:divBdr>
        </w:div>
        <w:div w:id="1211267244">
          <w:marLeft w:val="480"/>
          <w:marRight w:val="0"/>
          <w:marTop w:val="0"/>
          <w:marBottom w:val="0"/>
          <w:divBdr>
            <w:top w:val="none" w:sz="0" w:space="0" w:color="auto"/>
            <w:left w:val="none" w:sz="0" w:space="0" w:color="auto"/>
            <w:bottom w:val="none" w:sz="0" w:space="0" w:color="auto"/>
            <w:right w:val="none" w:sz="0" w:space="0" w:color="auto"/>
          </w:divBdr>
        </w:div>
        <w:div w:id="1701201759">
          <w:marLeft w:val="480"/>
          <w:marRight w:val="0"/>
          <w:marTop w:val="0"/>
          <w:marBottom w:val="0"/>
          <w:divBdr>
            <w:top w:val="none" w:sz="0" w:space="0" w:color="auto"/>
            <w:left w:val="none" w:sz="0" w:space="0" w:color="auto"/>
            <w:bottom w:val="none" w:sz="0" w:space="0" w:color="auto"/>
            <w:right w:val="none" w:sz="0" w:space="0" w:color="auto"/>
          </w:divBdr>
        </w:div>
        <w:div w:id="823208223">
          <w:marLeft w:val="480"/>
          <w:marRight w:val="0"/>
          <w:marTop w:val="0"/>
          <w:marBottom w:val="0"/>
          <w:divBdr>
            <w:top w:val="none" w:sz="0" w:space="0" w:color="auto"/>
            <w:left w:val="none" w:sz="0" w:space="0" w:color="auto"/>
            <w:bottom w:val="none" w:sz="0" w:space="0" w:color="auto"/>
            <w:right w:val="none" w:sz="0" w:space="0" w:color="auto"/>
          </w:divBdr>
        </w:div>
        <w:div w:id="1133868901">
          <w:marLeft w:val="480"/>
          <w:marRight w:val="0"/>
          <w:marTop w:val="0"/>
          <w:marBottom w:val="0"/>
          <w:divBdr>
            <w:top w:val="none" w:sz="0" w:space="0" w:color="auto"/>
            <w:left w:val="none" w:sz="0" w:space="0" w:color="auto"/>
            <w:bottom w:val="none" w:sz="0" w:space="0" w:color="auto"/>
            <w:right w:val="none" w:sz="0" w:space="0" w:color="auto"/>
          </w:divBdr>
        </w:div>
        <w:div w:id="183788320">
          <w:marLeft w:val="480"/>
          <w:marRight w:val="0"/>
          <w:marTop w:val="0"/>
          <w:marBottom w:val="0"/>
          <w:divBdr>
            <w:top w:val="none" w:sz="0" w:space="0" w:color="auto"/>
            <w:left w:val="none" w:sz="0" w:space="0" w:color="auto"/>
            <w:bottom w:val="none" w:sz="0" w:space="0" w:color="auto"/>
            <w:right w:val="none" w:sz="0" w:space="0" w:color="auto"/>
          </w:divBdr>
        </w:div>
        <w:div w:id="785544509">
          <w:marLeft w:val="480"/>
          <w:marRight w:val="0"/>
          <w:marTop w:val="0"/>
          <w:marBottom w:val="0"/>
          <w:divBdr>
            <w:top w:val="none" w:sz="0" w:space="0" w:color="auto"/>
            <w:left w:val="none" w:sz="0" w:space="0" w:color="auto"/>
            <w:bottom w:val="none" w:sz="0" w:space="0" w:color="auto"/>
            <w:right w:val="none" w:sz="0" w:space="0" w:color="auto"/>
          </w:divBdr>
        </w:div>
        <w:div w:id="1234706182">
          <w:marLeft w:val="480"/>
          <w:marRight w:val="0"/>
          <w:marTop w:val="0"/>
          <w:marBottom w:val="0"/>
          <w:divBdr>
            <w:top w:val="none" w:sz="0" w:space="0" w:color="auto"/>
            <w:left w:val="none" w:sz="0" w:space="0" w:color="auto"/>
            <w:bottom w:val="none" w:sz="0" w:space="0" w:color="auto"/>
            <w:right w:val="none" w:sz="0" w:space="0" w:color="auto"/>
          </w:divBdr>
        </w:div>
        <w:div w:id="798032037">
          <w:marLeft w:val="480"/>
          <w:marRight w:val="0"/>
          <w:marTop w:val="0"/>
          <w:marBottom w:val="0"/>
          <w:divBdr>
            <w:top w:val="none" w:sz="0" w:space="0" w:color="auto"/>
            <w:left w:val="none" w:sz="0" w:space="0" w:color="auto"/>
            <w:bottom w:val="none" w:sz="0" w:space="0" w:color="auto"/>
            <w:right w:val="none" w:sz="0" w:space="0" w:color="auto"/>
          </w:divBdr>
        </w:div>
        <w:div w:id="1131434498">
          <w:marLeft w:val="480"/>
          <w:marRight w:val="0"/>
          <w:marTop w:val="0"/>
          <w:marBottom w:val="0"/>
          <w:divBdr>
            <w:top w:val="none" w:sz="0" w:space="0" w:color="auto"/>
            <w:left w:val="none" w:sz="0" w:space="0" w:color="auto"/>
            <w:bottom w:val="none" w:sz="0" w:space="0" w:color="auto"/>
            <w:right w:val="none" w:sz="0" w:space="0" w:color="auto"/>
          </w:divBdr>
        </w:div>
        <w:div w:id="1663703353">
          <w:marLeft w:val="480"/>
          <w:marRight w:val="0"/>
          <w:marTop w:val="0"/>
          <w:marBottom w:val="0"/>
          <w:divBdr>
            <w:top w:val="none" w:sz="0" w:space="0" w:color="auto"/>
            <w:left w:val="none" w:sz="0" w:space="0" w:color="auto"/>
            <w:bottom w:val="none" w:sz="0" w:space="0" w:color="auto"/>
            <w:right w:val="none" w:sz="0" w:space="0" w:color="auto"/>
          </w:divBdr>
        </w:div>
        <w:div w:id="1340736555">
          <w:marLeft w:val="480"/>
          <w:marRight w:val="0"/>
          <w:marTop w:val="0"/>
          <w:marBottom w:val="0"/>
          <w:divBdr>
            <w:top w:val="none" w:sz="0" w:space="0" w:color="auto"/>
            <w:left w:val="none" w:sz="0" w:space="0" w:color="auto"/>
            <w:bottom w:val="none" w:sz="0" w:space="0" w:color="auto"/>
            <w:right w:val="none" w:sz="0" w:space="0" w:color="auto"/>
          </w:divBdr>
        </w:div>
        <w:div w:id="1859738271">
          <w:marLeft w:val="480"/>
          <w:marRight w:val="0"/>
          <w:marTop w:val="0"/>
          <w:marBottom w:val="0"/>
          <w:divBdr>
            <w:top w:val="none" w:sz="0" w:space="0" w:color="auto"/>
            <w:left w:val="none" w:sz="0" w:space="0" w:color="auto"/>
            <w:bottom w:val="none" w:sz="0" w:space="0" w:color="auto"/>
            <w:right w:val="none" w:sz="0" w:space="0" w:color="auto"/>
          </w:divBdr>
        </w:div>
        <w:div w:id="1181317047">
          <w:marLeft w:val="480"/>
          <w:marRight w:val="0"/>
          <w:marTop w:val="0"/>
          <w:marBottom w:val="0"/>
          <w:divBdr>
            <w:top w:val="none" w:sz="0" w:space="0" w:color="auto"/>
            <w:left w:val="none" w:sz="0" w:space="0" w:color="auto"/>
            <w:bottom w:val="none" w:sz="0" w:space="0" w:color="auto"/>
            <w:right w:val="none" w:sz="0" w:space="0" w:color="auto"/>
          </w:divBdr>
        </w:div>
        <w:div w:id="1275206925">
          <w:marLeft w:val="480"/>
          <w:marRight w:val="0"/>
          <w:marTop w:val="0"/>
          <w:marBottom w:val="0"/>
          <w:divBdr>
            <w:top w:val="none" w:sz="0" w:space="0" w:color="auto"/>
            <w:left w:val="none" w:sz="0" w:space="0" w:color="auto"/>
            <w:bottom w:val="none" w:sz="0" w:space="0" w:color="auto"/>
            <w:right w:val="none" w:sz="0" w:space="0" w:color="auto"/>
          </w:divBdr>
        </w:div>
        <w:div w:id="2144810873">
          <w:marLeft w:val="480"/>
          <w:marRight w:val="0"/>
          <w:marTop w:val="0"/>
          <w:marBottom w:val="0"/>
          <w:divBdr>
            <w:top w:val="none" w:sz="0" w:space="0" w:color="auto"/>
            <w:left w:val="none" w:sz="0" w:space="0" w:color="auto"/>
            <w:bottom w:val="none" w:sz="0" w:space="0" w:color="auto"/>
            <w:right w:val="none" w:sz="0" w:space="0" w:color="auto"/>
          </w:divBdr>
        </w:div>
        <w:div w:id="218322529">
          <w:marLeft w:val="480"/>
          <w:marRight w:val="0"/>
          <w:marTop w:val="0"/>
          <w:marBottom w:val="0"/>
          <w:divBdr>
            <w:top w:val="none" w:sz="0" w:space="0" w:color="auto"/>
            <w:left w:val="none" w:sz="0" w:space="0" w:color="auto"/>
            <w:bottom w:val="none" w:sz="0" w:space="0" w:color="auto"/>
            <w:right w:val="none" w:sz="0" w:space="0" w:color="auto"/>
          </w:divBdr>
        </w:div>
        <w:div w:id="1735859107">
          <w:marLeft w:val="480"/>
          <w:marRight w:val="0"/>
          <w:marTop w:val="0"/>
          <w:marBottom w:val="0"/>
          <w:divBdr>
            <w:top w:val="none" w:sz="0" w:space="0" w:color="auto"/>
            <w:left w:val="none" w:sz="0" w:space="0" w:color="auto"/>
            <w:bottom w:val="none" w:sz="0" w:space="0" w:color="auto"/>
            <w:right w:val="none" w:sz="0" w:space="0" w:color="auto"/>
          </w:divBdr>
        </w:div>
        <w:div w:id="705984042">
          <w:marLeft w:val="480"/>
          <w:marRight w:val="0"/>
          <w:marTop w:val="0"/>
          <w:marBottom w:val="0"/>
          <w:divBdr>
            <w:top w:val="none" w:sz="0" w:space="0" w:color="auto"/>
            <w:left w:val="none" w:sz="0" w:space="0" w:color="auto"/>
            <w:bottom w:val="none" w:sz="0" w:space="0" w:color="auto"/>
            <w:right w:val="none" w:sz="0" w:space="0" w:color="auto"/>
          </w:divBdr>
        </w:div>
        <w:div w:id="1458793082">
          <w:marLeft w:val="480"/>
          <w:marRight w:val="0"/>
          <w:marTop w:val="0"/>
          <w:marBottom w:val="0"/>
          <w:divBdr>
            <w:top w:val="none" w:sz="0" w:space="0" w:color="auto"/>
            <w:left w:val="none" w:sz="0" w:space="0" w:color="auto"/>
            <w:bottom w:val="none" w:sz="0" w:space="0" w:color="auto"/>
            <w:right w:val="none" w:sz="0" w:space="0" w:color="auto"/>
          </w:divBdr>
        </w:div>
        <w:div w:id="1226139129">
          <w:marLeft w:val="480"/>
          <w:marRight w:val="0"/>
          <w:marTop w:val="0"/>
          <w:marBottom w:val="0"/>
          <w:divBdr>
            <w:top w:val="none" w:sz="0" w:space="0" w:color="auto"/>
            <w:left w:val="none" w:sz="0" w:space="0" w:color="auto"/>
            <w:bottom w:val="none" w:sz="0" w:space="0" w:color="auto"/>
            <w:right w:val="none" w:sz="0" w:space="0" w:color="auto"/>
          </w:divBdr>
        </w:div>
        <w:div w:id="1068698157">
          <w:marLeft w:val="480"/>
          <w:marRight w:val="0"/>
          <w:marTop w:val="0"/>
          <w:marBottom w:val="0"/>
          <w:divBdr>
            <w:top w:val="none" w:sz="0" w:space="0" w:color="auto"/>
            <w:left w:val="none" w:sz="0" w:space="0" w:color="auto"/>
            <w:bottom w:val="none" w:sz="0" w:space="0" w:color="auto"/>
            <w:right w:val="none" w:sz="0" w:space="0" w:color="auto"/>
          </w:divBdr>
        </w:div>
        <w:div w:id="652611191">
          <w:marLeft w:val="480"/>
          <w:marRight w:val="0"/>
          <w:marTop w:val="0"/>
          <w:marBottom w:val="0"/>
          <w:divBdr>
            <w:top w:val="none" w:sz="0" w:space="0" w:color="auto"/>
            <w:left w:val="none" w:sz="0" w:space="0" w:color="auto"/>
            <w:bottom w:val="none" w:sz="0" w:space="0" w:color="auto"/>
            <w:right w:val="none" w:sz="0" w:space="0" w:color="auto"/>
          </w:divBdr>
        </w:div>
        <w:div w:id="1813255611">
          <w:marLeft w:val="480"/>
          <w:marRight w:val="0"/>
          <w:marTop w:val="0"/>
          <w:marBottom w:val="0"/>
          <w:divBdr>
            <w:top w:val="none" w:sz="0" w:space="0" w:color="auto"/>
            <w:left w:val="none" w:sz="0" w:space="0" w:color="auto"/>
            <w:bottom w:val="none" w:sz="0" w:space="0" w:color="auto"/>
            <w:right w:val="none" w:sz="0" w:space="0" w:color="auto"/>
          </w:divBdr>
        </w:div>
        <w:div w:id="301543692">
          <w:marLeft w:val="480"/>
          <w:marRight w:val="0"/>
          <w:marTop w:val="0"/>
          <w:marBottom w:val="0"/>
          <w:divBdr>
            <w:top w:val="none" w:sz="0" w:space="0" w:color="auto"/>
            <w:left w:val="none" w:sz="0" w:space="0" w:color="auto"/>
            <w:bottom w:val="none" w:sz="0" w:space="0" w:color="auto"/>
            <w:right w:val="none" w:sz="0" w:space="0" w:color="auto"/>
          </w:divBdr>
        </w:div>
        <w:div w:id="619191253">
          <w:marLeft w:val="480"/>
          <w:marRight w:val="0"/>
          <w:marTop w:val="0"/>
          <w:marBottom w:val="0"/>
          <w:divBdr>
            <w:top w:val="none" w:sz="0" w:space="0" w:color="auto"/>
            <w:left w:val="none" w:sz="0" w:space="0" w:color="auto"/>
            <w:bottom w:val="none" w:sz="0" w:space="0" w:color="auto"/>
            <w:right w:val="none" w:sz="0" w:space="0" w:color="auto"/>
          </w:divBdr>
        </w:div>
        <w:div w:id="399909496">
          <w:marLeft w:val="480"/>
          <w:marRight w:val="0"/>
          <w:marTop w:val="0"/>
          <w:marBottom w:val="0"/>
          <w:divBdr>
            <w:top w:val="none" w:sz="0" w:space="0" w:color="auto"/>
            <w:left w:val="none" w:sz="0" w:space="0" w:color="auto"/>
            <w:bottom w:val="none" w:sz="0" w:space="0" w:color="auto"/>
            <w:right w:val="none" w:sz="0" w:space="0" w:color="auto"/>
          </w:divBdr>
        </w:div>
        <w:div w:id="468673659">
          <w:marLeft w:val="480"/>
          <w:marRight w:val="0"/>
          <w:marTop w:val="0"/>
          <w:marBottom w:val="0"/>
          <w:divBdr>
            <w:top w:val="none" w:sz="0" w:space="0" w:color="auto"/>
            <w:left w:val="none" w:sz="0" w:space="0" w:color="auto"/>
            <w:bottom w:val="none" w:sz="0" w:space="0" w:color="auto"/>
            <w:right w:val="none" w:sz="0" w:space="0" w:color="auto"/>
          </w:divBdr>
        </w:div>
        <w:div w:id="1588995681">
          <w:marLeft w:val="480"/>
          <w:marRight w:val="0"/>
          <w:marTop w:val="0"/>
          <w:marBottom w:val="0"/>
          <w:divBdr>
            <w:top w:val="none" w:sz="0" w:space="0" w:color="auto"/>
            <w:left w:val="none" w:sz="0" w:space="0" w:color="auto"/>
            <w:bottom w:val="none" w:sz="0" w:space="0" w:color="auto"/>
            <w:right w:val="none" w:sz="0" w:space="0" w:color="auto"/>
          </w:divBdr>
        </w:div>
        <w:div w:id="1331521571">
          <w:marLeft w:val="480"/>
          <w:marRight w:val="0"/>
          <w:marTop w:val="0"/>
          <w:marBottom w:val="0"/>
          <w:divBdr>
            <w:top w:val="none" w:sz="0" w:space="0" w:color="auto"/>
            <w:left w:val="none" w:sz="0" w:space="0" w:color="auto"/>
            <w:bottom w:val="none" w:sz="0" w:space="0" w:color="auto"/>
            <w:right w:val="none" w:sz="0" w:space="0" w:color="auto"/>
          </w:divBdr>
        </w:div>
        <w:div w:id="394860177">
          <w:marLeft w:val="480"/>
          <w:marRight w:val="0"/>
          <w:marTop w:val="0"/>
          <w:marBottom w:val="0"/>
          <w:divBdr>
            <w:top w:val="none" w:sz="0" w:space="0" w:color="auto"/>
            <w:left w:val="none" w:sz="0" w:space="0" w:color="auto"/>
            <w:bottom w:val="none" w:sz="0" w:space="0" w:color="auto"/>
            <w:right w:val="none" w:sz="0" w:space="0" w:color="auto"/>
          </w:divBdr>
        </w:div>
        <w:div w:id="576404162">
          <w:marLeft w:val="480"/>
          <w:marRight w:val="0"/>
          <w:marTop w:val="0"/>
          <w:marBottom w:val="0"/>
          <w:divBdr>
            <w:top w:val="none" w:sz="0" w:space="0" w:color="auto"/>
            <w:left w:val="none" w:sz="0" w:space="0" w:color="auto"/>
            <w:bottom w:val="none" w:sz="0" w:space="0" w:color="auto"/>
            <w:right w:val="none" w:sz="0" w:space="0" w:color="auto"/>
          </w:divBdr>
        </w:div>
        <w:div w:id="1329819806">
          <w:marLeft w:val="480"/>
          <w:marRight w:val="0"/>
          <w:marTop w:val="0"/>
          <w:marBottom w:val="0"/>
          <w:divBdr>
            <w:top w:val="none" w:sz="0" w:space="0" w:color="auto"/>
            <w:left w:val="none" w:sz="0" w:space="0" w:color="auto"/>
            <w:bottom w:val="none" w:sz="0" w:space="0" w:color="auto"/>
            <w:right w:val="none" w:sz="0" w:space="0" w:color="auto"/>
          </w:divBdr>
        </w:div>
        <w:div w:id="1098137542">
          <w:marLeft w:val="480"/>
          <w:marRight w:val="0"/>
          <w:marTop w:val="0"/>
          <w:marBottom w:val="0"/>
          <w:divBdr>
            <w:top w:val="none" w:sz="0" w:space="0" w:color="auto"/>
            <w:left w:val="none" w:sz="0" w:space="0" w:color="auto"/>
            <w:bottom w:val="none" w:sz="0" w:space="0" w:color="auto"/>
            <w:right w:val="none" w:sz="0" w:space="0" w:color="auto"/>
          </w:divBdr>
        </w:div>
        <w:div w:id="1949239878">
          <w:marLeft w:val="480"/>
          <w:marRight w:val="0"/>
          <w:marTop w:val="0"/>
          <w:marBottom w:val="0"/>
          <w:divBdr>
            <w:top w:val="none" w:sz="0" w:space="0" w:color="auto"/>
            <w:left w:val="none" w:sz="0" w:space="0" w:color="auto"/>
            <w:bottom w:val="none" w:sz="0" w:space="0" w:color="auto"/>
            <w:right w:val="none" w:sz="0" w:space="0" w:color="auto"/>
          </w:divBdr>
        </w:div>
        <w:div w:id="711466344">
          <w:marLeft w:val="480"/>
          <w:marRight w:val="0"/>
          <w:marTop w:val="0"/>
          <w:marBottom w:val="0"/>
          <w:divBdr>
            <w:top w:val="none" w:sz="0" w:space="0" w:color="auto"/>
            <w:left w:val="none" w:sz="0" w:space="0" w:color="auto"/>
            <w:bottom w:val="none" w:sz="0" w:space="0" w:color="auto"/>
            <w:right w:val="none" w:sz="0" w:space="0" w:color="auto"/>
          </w:divBdr>
        </w:div>
        <w:div w:id="1001784080">
          <w:marLeft w:val="480"/>
          <w:marRight w:val="0"/>
          <w:marTop w:val="0"/>
          <w:marBottom w:val="0"/>
          <w:divBdr>
            <w:top w:val="none" w:sz="0" w:space="0" w:color="auto"/>
            <w:left w:val="none" w:sz="0" w:space="0" w:color="auto"/>
            <w:bottom w:val="none" w:sz="0" w:space="0" w:color="auto"/>
            <w:right w:val="none" w:sz="0" w:space="0" w:color="auto"/>
          </w:divBdr>
        </w:div>
        <w:div w:id="681473505">
          <w:marLeft w:val="480"/>
          <w:marRight w:val="0"/>
          <w:marTop w:val="0"/>
          <w:marBottom w:val="0"/>
          <w:divBdr>
            <w:top w:val="none" w:sz="0" w:space="0" w:color="auto"/>
            <w:left w:val="none" w:sz="0" w:space="0" w:color="auto"/>
            <w:bottom w:val="none" w:sz="0" w:space="0" w:color="auto"/>
            <w:right w:val="none" w:sz="0" w:space="0" w:color="auto"/>
          </w:divBdr>
        </w:div>
      </w:divsChild>
    </w:div>
    <w:div w:id="609313764">
      <w:bodyDiv w:val="1"/>
      <w:marLeft w:val="0"/>
      <w:marRight w:val="0"/>
      <w:marTop w:val="0"/>
      <w:marBottom w:val="0"/>
      <w:divBdr>
        <w:top w:val="none" w:sz="0" w:space="0" w:color="auto"/>
        <w:left w:val="none" w:sz="0" w:space="0" w:color="auto"/>
        <w:bottom w:val="none" w:sz="0" w:space="0" w:color="auto"/>
        <w:right w:val="none" w:sz="0" w:space="0" w:color="auto"/>
      </w:divBdr>
    </w:div>
    <w:div w:id="609363011">
      <w:bodyDiv w:val="1"/>
      <w:marLeft w:val="0"/>
      <w:marRight w:val="0"/>
      <w:marTop w:val="0"/>
      <w:marBottom w:val="0"/>
      <w:divBdr>
        <w:top w:val="none" w:sz="0" w:space="0" w:color="auto"/>
        <w:left w:val="none" w:sz="0" w:space="0" w:color="auto"/>
        <w:bottom w:val="none" w:sz="0" w:space="0" w:color="auto"/>
        <w:right w:val="none" w:sz="0" w:space="0" w:color="auto"/>
      </w:divBdr>
    </w:div>
    <w:div w:id="609507577">
      <w:bodyDiv w:val="1"/>
      <w:marLeft w:val="0"/>
      <w:marRight w:val="0"/>
      <w:marTop w:val="0"/>
      <w:marBottom w:val="0"/>
      <w:divBdr>
        <w:top w:val="none" w:sz="0" w:space="0" w:color="auto"/>
        <w:left w:val="none" w:sz="0" w:space="0" w:color="auto"/>
        <w:bottom w:val="none" w:sz="0" w:space="0" w:color="auto"/>
        <w:right w:val="none" w:sz="0" w:space="0" w:color="auto"/>
      </w:divBdr>
    </w:div>
    <w:div w:id="609512527">
      <w:bodyDiv w:val="1"/>
      <w:marLeft w:val="0"/>
      <w:marRight w:val="0"/>
      <w:marTop w:val="0"/>
      <w:marBottom w:val="0"/>
      <w:divBdr>
        <w:top w:val="none" w:sz="0" w:space="0" w:color="auto"/>
        <w:left w:val="none" w:sz="0" w:space="0" w:color="auto"/>
        <w:bottom w:val="none" w:sz="0" w:space="0" w:color="auto"/>
        <w:right w:val="none" w:sz="0" w:space="0" w:color="auto"/>
      </w:divBdr>
    </w:div>
    <w:div w:id="609555697">
      <w:bodyDiv w:val="1"/>
      <w:marLeft w:val="0"/>
      <w:marRight w:val="0"/>
      <w:marTop w:val="0"/>
      <w:marBottom w:val="0"/>
      <w:divBdr>
        <w:top w:val="none" w:sz="0" w:space="0" w:color="auto"/>
        <w:left w:val="none" w:sz="0" w:space="0" w:color="auto"/>
        <w:bottom w:val="none" w:sz="0" w:space="0" w:color="auto"/>
        <w:right w:val="none" w:sz="0" w:space="0" w:color="auto"/>
      </w:divBdr>
    </w:div>
    <w:div w:id="609625194">
      <w:bodyDiv w:val="1"/>
      <w:marLeft w:val="0"/>
      <w:marRight w:val="0"/>
      <w:marTop w:val="0"/>
      <w:marBottom w:val="0"/>
      <w:divBdr>
        <w:top w:val="none" w:sz="0" w:space="0" w:color="auto"/>
        <w:left w:val="none" w:sz="0" w:space="0" w:color="auto"/>
        <w:bottom w:val="none" w:sz="0" w:space="0" w:color="auto"/>
        <w:right w:val="none" w:sz="0" w:space="0" w:color="auto"/>
      </w:divBdr>
    </w:div>
    <w:div w:id="609702462">
      <w:bodyDiv w:val="1"/>
      <w:marLeft w:val="0"/>
      <w:marRight w:val="0"/>
      <w:marTop w:val="0"/>
      <w:marBottom w:val="0"/>
      <w:divBdr>
        <w:top w:val="none" w:sz="0" w:space="0" w:color="auto"/>
        <w:left w:val="none" w:sz="0" w:space="0" w:color="auto"/>
        <w:bottom w:val="none" w:sz="0" w:space="0" w:color="auto"/>
        <w:right w:val="none" w:sz="0" w:space="0" w:color="auto"/>
      </w:divBdr>
    </w:div>
    <w:div w:id="609747262">
      <w:bodyDiv w:val="1"/>
      <w:marLeft w:val="0"/>
      <w:marRight w:val="0"/>
      <w:marTop w:val="0"/>
      <w:marBottom w:val="0"/>
      <w:divBdr>
        <w:top w:val="none" w:sz="0" w:space="0" w:color="auto"/>
        <w:left w:val="none" w:sz="0" w:space="0" w:color="auto"/>
        <w:bottom w:val="none" w:sz="0" w:space="0" w:color="auto"/>
        <w:right w:val="none" w:sz="0" w:space="0" w:color="auto"/>
      </w:divBdr>
    </w:div>
    <w:div w:id="609778876">
      <w:bodyDiv w:val="1"/>
      <w:marLeft w:val="0"/>
      <w:marRight w:val="0"/>
      <w:marTop w:val="0"/>
      <w:marBottom w:val="0"/>
      <w:divBdr>
        <w:top w:val="none" w:sz="0" w:space="0" w:color="auto"/>
        <w:left w:val="none" w:sz="0" w:space="0" w:color="auto"/>
        <w:bottom w:val="none" w:sz="0" w:space="0" w:color="auto"/>
        <w:right w:val="none" w:sz="0" w:space="0" w:color="auto"/>
      </w:divBdr>
    </w:div>
    <w:div w:id="609893301">
      <w:bodyDiv w:val="1"/>
      <w:marLeft w:val="0"/>
      <w:marRight w:val="0"/>
      <w:marTop w:val="0"/>
      <w:marBottom w:val="0"/>
      <w:divBdr>
        <w:top w:val="none" w:sz="0" w:space="0" w:color="auto"/>
        <w:left w:val="none" w:sz="0" w:space="0" w:color="auto"/>
        <w:bottom w:val="none" w:sz="0" w:space="0" w:color="auto"/>
        <w:right w:val="none" w:sz="0" w:space="0" w:color="auto"/>
      </w:divBdr>
    </w:div>
    <w:div w:id="609896445">
      <w:bodyDiv w:val="1"/>
      <w:marLeft w:val="0"/>
      <w:marRight w:val="0"/>
      <w:marTop w:val="0"/>
      <w:marBottom w:val="0"/>
      <w:divBdr>
        <w:top w:val="none" w:sz="0" w:space="0" w:color="auto"/>
        <w:left w:val="none" w:sz="0" w:space="0" w:color="auto"/>
        <w:bottom w:val="none" w:sz="0" w:space="0" w:color="auto"/>
        <w:right w:val="none" w:sz="0" w:space="0" w:color="auto"/>
      </w:divBdr>
    </w:div>
    <w:div w:id="609896696">
      <w:bodyDiv w:val="1"/>
      <w:marLeft w:val="0"/>
      <w:marRight w:val="0"/>
      <w:marTop w:val="0"/>
      <w:marBottom w:val="0"/>
      <w:divBdr>
        <w:top w:val="none" w:sz="0" w:space="0" w:color="auto"/>
        <w:left w:val="none" w:sz="0" w:space="0" w:color="auto"/>
        <w:bottom w:val="none" w:sz="0" w:space="0" w:color="auto"/>
        <w:right w:val="none" w:sz="0" w:space="0" w:color="auto"/>
      </w:divBdr>
    </w:div>
    <w:div w:id="610086015">
      <w:bodyDiv w:val="1"/>
      <w:marLeft w:val="0"/>
      <w:marRight w:val="0"/>
      <w:marTop w:val="0"/>
      <w:marBottom w:val="0"/>
      <w:divBdr>
        <w:top w:val="none" w:sz="0" w:space="0" w:color="auto"/>
        <w:left w:val="none" w:sz="0" w:space="0" w:color="auto"/>
        <w:bottom w:val="none" w:sz="0" w:space="0" w:color="auto"/>
        <w:right w:val="none" w:sz="0" w:space="0" w:color="auto"/>
      </w:divBdr>
    </w:div>
    <w:div w:id="610164396">
      <w:bodyDiv w:val="1"/>
      <w:marLeft w:val="0"/>
      <w:marRight w:val="0"/>
      <w:marTop w:val="0"/>
      <w:marBottom w:val="0"/>
      <w:divBdr>
        <w:top w:val="none" w:sz="0" w:space="0" w:color="auto"/>
        <w:left w:val="none" w:sz="0" w:space="0" w:color="auto"/>
        <w:bottom w:val="none" w:sz="0" w:space="0" w:color="auto"/>
        <w:right w:val="none" w:sz="0" w:space="0" w:color="auto"/>
      </w:divBdr>
    </w:div>
    <w:div w:id="610170242">
      <w:bodyDiv w:val="1"/>
      <w:marLeft w:val="0"/>
      <w:marRight w:val="0"/>
      <w:marTop w:val="0"/>
      <w:marBottom w:val="0"/>
      <w:divBdr>
        <w:top w:val="none" w:sz="0" w:space="0" w:color="auto"/>
        <w:left w:val="none" w:sz="0" w:space="0" w:color="auto"/>
        <w:bottom w:val="none" w:sz="0" w:space="0" w:color="auto"/>
        <w:right w:val="none" w:sz="0" w:space="0" w:color="auto"/>
      </w:divBdr>
    </w:div>
    <w:div w:id="610480751">
      <w:bodyDiv w:val="1"/>
      <w:marLeft w:val="0"/>
      <w:marRight w:val="0"/>
      <w:marTop w:val="0"/>
      <w:marBottom w:val="0"/>
      <w:divBdr>
        <w:top w:val="none" w:sz="0" w:space="0" w:color="auto"/>
        <w:left w:val="none" w:sz="0" w:space="0" w:color="auto"/>
        <w:bottom w:val="none" w:sz="0" w:space="0" w:color="auto"/>
        <w:right w:val="none" w:sz="0" w:space="0" w:color="auto"/>
      </w:divBdr>
    </w:div>
    <w:div w:id="610549516">
      <w:bodyDiv w:val="1"/>
      <w:marLeft w:val="0"/>
      <w:marRight w:val="0"/>
      <w:marTop w:val="0"/>
      <w:marBottom w:val="0"/>
      <w:divBdr>
        <w:top w:val="none" w:sz="0" w:space="0" w:color="auto"/>
        <w:left w:val="none" w:sz="0" w:space="0" w:color="auto"/>
        <w:bottom w:val="none" w:sz="0" w:space="0" w:color="auto"/>
        <w:right w:val="none" w:sz="0" w:space="0" w:color="auto"/>
      </w:divBdr>
    </w:div>
    <w:div w:id="610556204">
      <w:bodyDiv w:val="1"/>
      <w:marLeft w:val="0"/>
      <w:marRight w:val="0"/>
      <w:marTop w:val="0"/>
      <w:marBottom w:val="0"/>
      <w:divBdr>
        <w:top w:val="none" w:sz="0" w:space="0" w:color="auto"/>
        <w:left w:val="none" w:sz="0" w:space="0" w:color="auto"/>
        <w:bottom w:val="none" w:sz="0" w:space="0" w:color="auto"/>
        <w:right w:val="none" w:sz="0" w:space="0" w:color="auto"/>
      </w:divBdr>
    </w:div>
    <w:div w:id="610669219">
      <w:bodyDiv w:val="1"/>
      <w:marLeft w:val="0"/>
      <w:marRight w:val="0"/>
      <w:marTop w:val="0"/>
      <w:marBottom w:val="0"/>
      <w:divBdr>
        <w:top w:val="none" w:sz="0" w:space="0" w:color="auto"/>
        <w:left w:val="none" w:sz="0" w:space="0" w:color="auto"/>
        <w:bottom w:val="none" w:sz="0" w:space="0" w:color="auto"/>
        <w:right w:val="none" w:sz="0" w:space="0" w:color="auto"/>
      </w:divBdr>
      <w:divsChild>
        <w:div w:id="1174758220">
          <w:marLeft w:val="480"/>
          <w:marRight w:val="0"/>
          <w:marTop w:val="0"/>
          <w:marBottom w:val="0"/>
          <w:divBdr>
            <w:top w:val="none" w:sz="0" w:space="0" w:color="auto"/>
            <w:left w:val="none" w:sz="0" w:space="0" w:color="auto"/>
            <w:bottom w:val="none" w:sz="0" w:space="0" w:color="auto"/>
            <w:right w:val="none" w:sz="0" w:space="0" w:color="auto"/>
          </w:divBdr>
        </w:div>
        <w:div w:id="1993220419">
          <w:marLeft w:val="480"/>
          <w:marRight w:val="0"/>
          <w:marTop w:val="0"/>
          <w:marBottom w:val="0"/>
          <w:divBdr>
            <w:top w:val="none" w:sz="0" w:space="0" w:color="auto"/>
            <w:left w:val="none" w:sz="0" w:space="0" w:color="auto"/>
            <w:bottom w:val="none" w:sz="0" w:space="0" w:color="auto"/>
            <w:right w:val="none" w:sz="0" w:space="0" w:color="auto"/>
          </w:divBdr>
        </w:div>
        <w:div w:id="2064207728">
          <w:marLeft w:val="480"/>
          <w:marRight w:val="0"/>
          <w:marTop w:val="0"/>
          <w:marBottom w:val="0"/>
          <w:divBdr>
            <w:top w:val="none" w:sz="0" w:space="0" w:color="auto"/>
            <w:left w:val="none" w:sz="0" w:space="0" w:color="auto"/>
            <w:bottom w:val="none" w:sz="0" w:space="0" w:color="auto"/>
            <w:right w:val="none" w:sz="0" w:space="0" w:color="auto"/>
          </w:divBdr>
        </w:div>
        <w:div w:id="1638489366">
          <w:marLeft w:val="480"/>
          <w:marRight w:val="0"/>
          <w:marTop w:val="0"/>
          <w:marBottom w:val="0"/>
          <w:divBdr>
            <w:top w:val="none" w:sz="0" w:space="0" w:color="auto"/>
            <w:left w:val="none" w:sz="0" w:space="0" w:color="auto"/>
            <w:bottom w:val="none" w:sz="0" w:space="0" w:color="auto"/>
            <w:right w:val="none" w:sz="0" w:space="0" w:color="auto"/>
          </w:divBdr>
        </w:div>
        <w:div w:id="192429368">
          <w:marLeft w:val="480"/>
          <w:marRight w:val="0"/>
          <w:marTop w:val="0"/>
          <w:marBottom w:val="0"/>
          <w:divBdr>
            <w:top w:val="none" w:sz="0" w:space="0" w:color="auto"/>
            <w:left w:val="none" w:sz="0" w:space="0" w:color="auto"/>
            <w:bottom w:val="none" w:sz="0" w:space="0" w:color="auto"/>
            <w:right w:val="none" w:sz="0" w:space="0" w:color="auto"/>
          </w:divBdr>
        </w:div>
        <w:div w:id="1221014549">
          <w:marLeft w:val="480"/>
          <w:marRight w:val="0"/>
          <w:marTop w:val="0"/>
          <w:marBottom w:val="0"/>
          <w:divBdr>
            <w:top w:val="none" w:sz="0" w:space="0" w:color="auto"/>
            <w:left w:val="none" w:sz="0" w:space="0" w:color="auto"/>
            <w:bottom w:val="none" w:sz="0" w:space="0" w:color="auto"/>
            <w:right w:val="none" w:sz="0" w:space="0" w:color="auto"/>
          </w:divBdr>
        </w:div>
        <w:div w:id="1534995770">
          <w:marLeft w:val="480"/>
          <w:marRight w:val="0"/>
          <w:marTop w:val="0"/>
          <w:marBottom w:val="0"/>
          <w:divBdr>
            <w:top w:val="none" w:sz="0" w:space="0" w:color="auto"/>
            <w:left w:val="none" w:sz="0" w:space="0" w:color="auto"/>
            <w:bottom w:val="none" w:sz="0" w:space="0" w:color="auto"/>
            <w:right w:val="none" w:sz="0" w:space="0" w:color="auto"/>
          </w:divBdr>
        </w:div>
        <w:div w:id="645352231">
          <w:marLeft w:val="480"/>
          <w:marRight w:val="0"/>
          <w:marTop w:val="0"/>
          <w:marBottom w:val="0"/>
          <w:divBdr>
            <w:top w:val="none" w:sz="0" w:space="0" w:color="auto"/>
            <w:left w:val="none" w:sz="0" w:space="0" w:color="auto"/>
            <w:bottom w:val="none" w:sz="0" w:space="0" w:color="auto"/>
            <w:right w:val="none" w:sz="0" w:space="0" w:color="auto"/>
          </w:divBdr>
        </w:div>
        <w:div w:id="1496994425">
          <w:marLeft w:val="480"/>
          <w:marRight w:val="0"/>
          <w:marTop w:val="0"/>
          <w:marBottom w:val="0"/>
          <w:divBdr>
            <w:top w:val="none" w:sz="0" w:space="0" w:color="auto"/>
            <w:left w:val="none" w:sz="0" w:space="0" w:color="auto"/>
            <w:bottom w:val="none" w:sz="0" w:space="0" w:color="auto"/>
            <w:right w:val="none" w:sz="0" w:space="0" w:color="auto"/>
          </w:divBdr>
        </w:div>
        <w:div w:id="1467510869">
          <w:marLeft w:val="480"/>
          <w:marRight w:val="0"/>
          <w:marTop w:val="0"/>
          <w:marBottom w:val="0"/>
          <w:divBdr>
            <w:top w:val="none" w:sz="0" w:space="0" w:color="auto"/>
            <w:left w:val="none" w:sz="0" w:space="0" w:color="auto"/>
            <w:bottom w:val="none" w:sz="0" w:space="0" w:color="auto"/>
            <w:right w:val="none" w:sz="0" w:space="0" w:color="auto"/>
          </w:divBdr>
        </w:div>
        <w:div w:id="1072848355">
          <w:marLeft w:val="480"/>
          <w:marRight w:val="0"/>
          <w:marTop w:val="0"/>
          <w:marBottom w:val="0"/>
          <w:divBdr>
            <w:top w:val="none" w:sz="0" w:space="0" w:color="auto"/>
            <w:left w:val="none" w:sz="0" w:space="0" w:color="auto"/>
            <w:bottom w:val="none" w:sz="0" w:space="0" w:color="auto"/>
            <w:right w:val="none" w:sz="0" w:space="0" w:color="auto"/>
          </w:divBdr>
        </w:div>
        <w:div w:id="614365638">
          <w:marLeft w:val="480"/>
          <w:marRight w:val="0"/>
          <w:marTop w:val="0"/>
          <w:marBottom w:val="0"/>
          <w:divBdr>
            <w:top w:val="none" w:sz="0" w:space="0" w:color="auto"/>
            <w:left w:val="none" w:sz="0" w:space="0" w:color="auto"/>
            <w:bottom w:val="none" w:sz="0" w:space="0" w:color="auto"/>
            <w:right w:val="none" w:sz="0" w:space="0" w:color="auto"/>
          </w:divBdr>
        </w:div>
        <w:div w:id="183249422">
          <w:marLeft w:val="480"/>
          <w:marRight w:val="0"/>
          <w:marTop w:val="0"/>
          <w:marBottom w:val="0"/>
          <w:divBdr>
            <w:top w:val="none" w:sz="0" w:space="0" w:color="auto"/>
            <w:left w:val="none" w:sz="0" w:space="0" w:color="auto"/>
            <w:bottom w:val="none" w:sz="0" w:space="0" w:color="auto"/>
            <w:right w:val="none" w:sz="0" w:space="0" w:color="auto"/>
          </w:divBdr>
        </w:div>
        <w:div w:id="54665107">
          <w:marLeft w:val="480"/>
          <w:marRight w:val="0"/>
          <w:marTop w:val="0"/>
          <w:marBottom w:val="0"/>
          <w:divBdr>
            <w:top w:val="none" w:sz="0" w:space="0" w:color="auto"/>
            <w:left w:val="none" w:sz="0" w:space="0" w:color="auto"/>
            <w:bottom w:val="none" w:sz="0" w:space="0" w:color="auto"/>
            <w:right w:val="none" w:sz="0" w:space="0" w:color="auto"/>
          </w:divBdr>
        </w:div>
        <w:div w:id="707605450">
          <w:marLeft w:val="480"/>
          <w:marRight w:val="0"/>
          <w:marTop w:val="0"/>
          <w:marBottom w:val="0"/>
          <w:divBdr>
            <w:top w:val="none" w:sz="0" w:space="0" w:color="auto"/>
            <w:left w:val="none" w:sz="0" w:space="0" w:color="auto"/>
            <w:bottom w:val="none" w:sz="0" w:space="0" w:color="auto"/>
            <w:right w:val="none" w:sz="0" w:space="0" w:color="auto"/>
          </w:divBdr>
        </w:div>
        <w:div w:id="107480346">
          <w:marLeft w:val="480"/>
          <w:marRight w:val="0"/>
          <w:marTop w:val="0"/>
          <w:marBottom w:val="0"/>
          <w:divBdr>
            <w:top w:val="none" w:sz="0" w:space="0" w:color="auto"/>
            <w:left w:val="none" w:sz="0" w:space="0" w:color="auto"/>
            <w:bottom w:val="none" w:sz="0" w:space="0" w:color="auto"/>
            <w:right w:val="none" w:sz="0" w:space="0" w:color="auto"/>
          </w:divBdr>
        </w:div>
        <w:div w:id="290480155">
          <w:marLeft w:val="480"/>
          <w:marRight w:val="0"/>
          <w:marTop w:val="0"/>
          <w:marBottom w:val="0"/>
          <w:divBdr>
            <w:top w:val="none" w:sz="0" w:space="0" w:color="auto"/>
            <w:left w:val="none" w:sz="0" w:space="0" w:color="auto"/>
            <w:bottom w:val="none" w:sz="0" w:space="0" w:color="auto"/>
            <w:right w:val="none" w:sz="0" w:space="0" w:color="auto"/>
          </w:divBdr>
        </w:div>
        <w:div w:id="1533884511">
          <w:marLeft w:val="480"/>
          <w:marRight w:val="0"/>
          <w:marTop w:val="0"/>
          <w:marBottom w:val="0"/>
          <w:divBdr>
            <w:top w:val="none" w:sz="0" w:space="0" w:color="auto"/>
            <w:left w:val="none" w:sz="0" w:space="0" w:color="auto"/>
            <w:bottom w:val="none" w:sz="0" w:space="0" w:color="auto"/>
            <w:right w:val="none" w:sz="0" w:space="0" w:color="auto"/>
          </w:divBdr>
        </w:div>
        <w:div w:id="1703624561">
          <w:marLeft w:val="480"/>
          <w:marRight w:val="0"/>
          <w:marTop w:val="0"/>
          <w:marBottom w:val="0"/>
          <w:divBdr>
            <w:top w:val="none" w:sz="0" w:space="0" w:color="auto"/>
            <w:left w:val="none" w:sz="0" w:space="0" w:color="auto"/>
            <w:bottom w:val="none" w:sz="0" w:space="0" w:color="auto"/>
            <w:right w:val="none" w:sz="0" w:space="0" w:color="auto"/>
          </w:divBdr>
        </w:div>
        <w:div w:id="1337264476">
          <w:marLeft w:val="480"/>
          <w:marRight w:val="0"/>
          <w:marTop w:val="0"/>
          <w:marBottom w:val="0"/>
          <w:divBdr>
            <w:top w:val="none" w:sz="0" w:space="0" w:color="auto"/>
            <w:left w:val="none" w:sz="0" w:space="0" w:color="auto"/>
            <w:bottom w:val="none" w:sz="0" w:space="0" w:color="auto"/>
            <w:right w:val="none" w:sz="0" w:space="0" w:color="auto"/>
          </w:divBdr>
        </w:div>
        <w:div w:id="1504861220">
          <w:marLeft w:val="480"/>
          <w:marRight w:val="0"/>
          <w:marTop w:val="0"/>
          <w:marBottom w:val="0"/>
          <w:divBdr>
            <w:top w:val="none" w:sz="0" w:space="0" w:color="auto"/>
            <w:left w:val="none" w:sz="0" w:space="0" w:color="auto"/>
            <w:bottom w:val="none" w:sz="0" w:space="0" w:color="auto"/>
            <w:right w:val="none" w:sz="0" w:space="0" w:color="auto"/>
          </w:divBdr>
        </w:div>
        <w:div w:id="1413087503">
          <w:marLeft w:val="480"/>
          <w:marRight w:val="0"/>
          <w:marTop w:val="0"/>
          <w:marBottom w:val="0"/>
          <w:divBdr>
            <w:top w:val="none" w:sz="0" w:space="0" w:color="auto"/>
            <w:left w:val="none" w:sz="0" w:space="0" w:color="auto"/>
            <w:bottom w:val="none" w:sz="0" w:space="0" w:color="auto"/>
            <w:right w:val="none" w:sz="0" w:space="0" w:color="auto"/>
          </w:divBdr>
        </w:div>
        <w:div w:id="948584978">
          <w:marLeft w:val="480"/>
          <w:marRight w:val="0"/>
          <w:marTop w:val="0"/>
          <w:marBottom w:val="0"/>
          <w:divBdr>
            <w:top w:val="none" w:sz="0" w:space="0" w:color="auto"/>
            <w:left w:val="none" w:sz="0" w:space="0" w:color="auto"/>
            <w:bottom w:val="none" w:sz="0" w:space="0" w:color="auto"/>
            <w:right w:val="none" w:sz="0" w:space="0" w:color="auto"/>
          </w:divBdr>
        </w:div>
        <w:div w:id="1053038173">
          <w:marLeft w:val="480"/>
          <w:marRight w:val="0"/>
          <w:marTop w:val="0"/>
          <w:marBottom w:val="0"/>
          <w:divBdr>
            <w:top w:val="none" w:sz="0" w:space="0" w:color="auto"/>
            <w:left w:val="none" w:sz="0" w:space="0" w:color="auto"/>
            <w:bottom w:val="none" w:sz="0" w:space="0" w:color="auto"/>
            <w:right w:val="none" w:sz="0" w:space="0" w:color="auto"/>
          </w:divBdr>
        </w:div>
        <w:div w:id="1754936637">
          <w:marLeft w:val="480"/>
          <w:marRight w:val="0"/>
          <w:marTop w:val="0"/>
          <w:marBottom w:val="0"/>
          <w:divBdr>
            <w:top w:val="none" w:sz="0" w:space="0" w:color="auto"/>
            <w:left w:val="none" w:sz="0" w:space="0" w:color="auto"/>
            <w:bottom w:val="none" w:sz="0" w:space="0" w:color="auto"/>
            <w:right w:val="none" w:sz="0" w:space="0" w:color="auto"/>
          </w:divBdr>
        </w:div>
        <w:div w:id="1347826106">
          <w:marLeft w:val="480"/>
          <w:marRight w:val="0"/>
          <w:marTop w:val="0"/>
          <w:marBottom w:val="0"/>
          <w:divBdr>
            <w:top w:val="none" w:sz="0" w:space="0" w:color="auto"/>
            <w:left w:val="none" w:sz="0" w:space="0" w:color="auto"/>
            <w:bottom w:val="none" w:sz="0" w:space="0" w:color="auto"/>
            <w:right w:val="none" w:sz="0" w:space="0" w:color="auto"/>
          </w:divBdr>
        </w:div>
        <w:div w:id="1228495433">
          <w:marLeft w:val="480"/>
          <w:marRight w:val="0"/>
          <w:marTop w:val="0"/>
          <w:marBottom w:val="0"/>
          <w:divBdr>
            <w:top w:val="none" w:sz="0" w:space="0" w:color="auto"/>
            <w:left w:val="none" w:sz="0" w:space="0" w:color="auto"/>
            <w:bottom w:val="none" w:sz="0" w:space="0" w:color="auto"/>
            <w:right w:val="none" w:sz="0" w:space="0" w:color="auto"/>
          </w:divBdr>
        </w:div>
        <w:div w:id="1551913401">
          <w:marLeft w:val="480"/>
          <w:marRight w:val="0"/>
          <w:marTop w:val="0"/>
          <w:marBottom w:val="0"/>
          <w:divBdr>
            <w:top w:val="none" w:sz="0" w:space="0" w:color="auto"/>
            <w:left w:val="none" w:sz="0" w:space="0" w:color="auto"/>
            <w:bottom w:val="none" w:sz="0" w:space="0" w:color="auto"/>
            <w:right w:val="none" w:sz="0" w:space="0" w:color="auto"/>
          </w:divBdr>
        </w:div>
        <w:div w:id="1942032832">
          <w:marLeft w:val="480"/>
          <w:marRight w:val="0"/>
          <w:marTop w:val="0"/>
          <w:marBottom w:val="0"/>
          <w:divBdr>
            <w:top w:val="none" w:sz="0" w:space="0" w:color="auto"/>
            <w:left w:val="none" w:sz="0" w:space="0" w:color="auto"/>
            <w:bottom w:val="none" w:sz="0" w:space="0" w:color="auto"/>
            <w:right w:val="none" w:sz="0" w:space="0" w:color="auto"/>
          </w:divBdr>
        </w:div>
        <w:div w:id="387001179">
          <w:marLeft w:val="480"/>
          <w:marRight w:val="0"/>
          <w:marTop w:val="0"/>
          <w:marBottom w:val="0"/>
          <w:divBdr>
            <w:top w:val="none" w:sz="0" w:space="0" w:color="auto"/>
            <w:left w:val="none" w:sz="0" w:space="0" w:color="auto"/>
            <w:bottom w:val="none" w:sz="0" w:space="0" w:color="auto"/>
            <w:right w:val="none" w:sz="0" w:space="0" w:color="auto"/>
          </w:divBdr>
        </w:div>
        <w:div w:id="1709837773">
          <w:marLeft w:val="480"/>
          <w:marRight w:val="0"/>
          <w:marTop w:val="0"/>
          <w:marBottom w:val="0"/>
          <w:divBdr>
            <w:top w:val="none" w:sz="0" w:space="0" w:color="auto"/>
            <w:left w:val="none" w:sz="0" w:space="0" w:color="auto"/>
            <w:bottom w:val="none" w:sz="0" w:space="0" w:color="auto"/>
            <w:right w:val="none" w:sz="0" w:space="0" w:color="auto"/>
          </w:divBdr>
        </w:div>
        <w:div w:id="949043325">
          <w:marLeft w:val="480"/>
          <w:marRight w:val="0"/>
          <w:marTop w:val="0"/>
          <w:marBottom w:val="0"/>
          <w:divBdr>
            <w:top w:val="none" w:sz="0" w:space="0" w:color="auto"/>
            <w:left w:val="none" w:sz="0" w:space="0" w:color="auto"/>
            <w:bottom w:val="none" w:sz="0" w:space="0" w:color="auto"/>
            <w:right w:val="none" w:sz="0" w:space="0" w:color="auto"/>
          </w:divBdr>
        </w:div>
        <w:div w:id="207112867">
          <w:marLeft w:val="480"/>
          <w:marRight w:val="0"/>
          <w:marTop w:val="0"/>
          <w:marBottom w:val="0"/>
          <w:divBdr>
            <w:top w:val="none" w:sz="0" w:space="0" w:color="auto"/>
            <w:left w:val="none" w:sz="0" w:space="0" w:color="auto"/>
            <w:bottom w:val="none" w:sz="0" w:space="0" w:color="auto"/>
            <w:right w:val="none" w:sz="0" w:space="0" w:color="auto"/>
          </w:divBdr>
        </w:div>
        <w:div w:id="1507595402">
          <w:marLeft w:val="480"/>
          <w:marRight w:val="0"/>
          <w:marTop w:val="0"/>
          <w:marBottom w:val="0"/>
          <w:divBdr>
            <w:top w:val="none" w:sz="0" w:space="0" w:color="auto"/>
            <w:left w:val="none" w:sz="0" w:space="0" w:color="auto"/>
            <w:bottom w:val="none" w:sz="0" w:space="0" w:color="auto"/>
            <w:right w:val="none" w:sz="0" w:space="0" w:color="auto"/>
          </w:divBdr>
        </w:div>
        <w:div w:id="851800040">
          <w:marLeft w:val="480"/>
          <w:marRight w:val="0"/>
          <w:marTop w:val="0"/>
          <w:marBottom w:val="0"/>
          <w:divBdr>
            <w:top w:val="none" w:sz="0" w:space="0" w:color="auto"/>
            <w:left w:val="none" w:sz="0" w:space="0" w:color="auto"/>
            <w:bottom w:val="none" w:sz="0" w:space="0" w:color="auto"/>
            <w:right w:val="none" w:sz="0" w:space="0" w:color="auto"/>
          </w:divBdr>
        </w:div>
        <w:div w:id="1607498362">
          <w:marLeft w:val="480"/>
          <w:marRight w:val="0"/>
          <w:marTop w:val="0"/>
          <w:marBottom w:val="0"/>
          <w:divBdr>
            <w:top w:val="none" w:sz="0" w:space="0" w:color="auto"/>
            <w:left w:val="none" w:sz="0" w:space="0" w:color="auto"/>
            <w:bottom w:val="none" w:sz="0" w:space="0" w:color="auto"/>
            <w:right w:val="none" w:sz="0" w:space="0" w:color="auto"/>
          </w:divBdr>
        </w:div>
        <w:div w:id="1211763665">
          <w:marLeft w:val="480"/>
          <w:marRight w:val="0"/>
          <w:marTop w:val="0"/>
          <w:marBottom w:val="0"/>
          <w:divBdr>
            <w:top w:val="none" w:sz="0" w:space="0" w:color="auto"/>
            <w:left w:val="none" w:sz="0" w:space="0" w:color="auto"/>
            <w:bottom w:val="none" w:sz="0" w:space="0" w:color="auto"/>
            <w:right w:val="none" w:sz="0" w:space="0" w:color="auto"/>
          </w:divBdr>
        </w:div>
        <w:div w:id="1024551077">
          <w:marLeft w:val="480"/>
          <w:marRight w:val="0"/>
          <w:marTop w:val="0"/>
          <w:marBottom w:val="0"/>
          <w:divBdr>
            <w:top w:val="none" w:sz="0" w:space="0" w:color="auto"/>
            <w:left w:val="none" w:sz="0" w:space="0" w:color="auto"/>
            <w:bottom w:val="none" w:sz="0" w:space="0" w:color="auto"/>
            <w:right w:val="none" w:sz="0" w:space="0" w:color="auto"/>
          </w:divBdr>
        </w:div>
        <w:div w:id="1415584735">
          <w:marLeft w:val="480"/>
          <w:marRight w:val="0"/>
          <w:marTop w:val="0"/>
          <w:marBottom w:val="0"/>
          <w:divBdr>
            <w:top w:val="none" w:sz="0" w:space="0" w:color="auto"/>
            <w:left w:val="none" w:sz="0" w:space="0" w:color="auto"/>
            <w:bottom w:val="none" w:sz="0" w:space="0" w:color="auto"/>
            <w:right w:val="none" w:sz="0" w:space="0" w:color="auto"/>
          </w:divBdr>
        </w:div>
        <w:div w:id="830097743">
          <w:marLeft w:val="480"/>
          <w:marRight w:val="0"/>
          <w:marTop w:val="0"/>
          <w:marBottom w:val="0"/>
          <w:divBdr>
            <w:top w:val="none" w:sz="0" w:space="0" w:color="auto"/>
            <w:left w:val="none" w:sz="0" w:space="0" w:color="auto"/>
            <w:bottom w:val="none" w:sz="0" w:space="0" w:color="auto"/>
            <w:right w:val="none" w:sz="0" w:space="0" w:color="auto"/>
          </w:divBdr>
        </w:div>
        <w:div w:id="1094743484">
          <w:marLeft w:val="480"/>
          <w:marRight w:val="0"/>
          <w:marTop w:val="0"/>
          <w:marBottom w:val="0"/>
          <w:divBdr>
            <w:top w:val="none" w:sz="0" w:space="0" w:color="auto"/>
            <w:left w:val="none" w:sz="0" w:space="0" w:color="auto"/>
            <w:bottom w:val="none" w:sz="0" w:space="0" w:color="auto"/>
            <w:right w:val="none" w:sz="0" w:space="0" w:color="auto"/>
          </w:divBdr>
        </w:div>
        <w:div w:id="1058632974">
          <w:marLeft w:val="480"/>
          <w:marRight w:val="0"/>
          <w:marTop w:val="0"/>
          <w:marBottom w:val="0"/>
          <w:divBdr>
            <w:top w:val="none" w:sz="0" w:space="0" w:color="auto"/>
            <w:left w:val="none" w:sz="0" w:space="0" w:color="auto"/>
            <w:bottom w:val="none" w:sz="0" w:space="0" w:color="auto"/>
            <w:right w:val="none" w:sz="0" w:space="0" w:color="auto"/>
          </w:divBdr>
        </w:div>
        <w:div w:id="299269363">
          <w:marLeft w:val="480"/>
          <w:marRight w:val="0"/>
          <w:marTop w:val="0"/>
          <w:marBottom w:val="0"/>
          <w:divBdr>
            <w:top w:val="none" w:sz="0" w:space="0" w:color="auto"/>
            <w:left w:val="none" w:sz="0" w:space="0" w:color="auto"/>
            <w:bottom w:val="none" w:sz="0" w:space="0" w:color="auto"/>
            <w:right w:val="none" w:sz="0" w:space="0" w:color="auto"/>
          </w:divBdr>
        </w:div>
        <w:div w:id="135420487">
          <w:marLeft w:val="480"/>
          <w:marRight w:val="0"/>
          <w:marTop w:val="0"/>
          <w:marBottom w:val="0"/>
          <w:divBdr>
            <w:top w:val="none" w:sz="0" w:space="0" w:color="auto"/>
            <w:left w:val="none" w:sz="0" w:space="0" w:color="auto"/>
            <w:bottom w:val="none" w:sz="0" w:space="0" w:color="auto"/>
            <w:right w:val="none" w:sz="0" w:space="0" w:color="auto"/>
          </w:divBdr>
        </w:div>
        <w:div w:id="2054771911">
          <w:marLeft w:val="480"/>
          <w:marRight w:val="0"/>
          <w:marTop w:val="0"/>
          <w:marBottom w:val="0"/>
          <w:divBdr>
            <w:top w:val="none" w:sz="0" w:space="0" w:color="auto"/>
            <w:left w:val="none" w:sz="0" w:space="0" w:color="auto"/>
            <w:bottom w:val="none" w:sz="0" w:space="0" w:color="auto"/>
            <w:right w:val="none" w:sz="0" w:space="0" w:color="auto"/>
          </w:divBdr>
        </w:div>
        <w:div w:id="92096069">
          <w:marLeft w:val="480"/>
          <w:marRight w:val="0"/>
          <w:marTop w:val="0"/>
          <w:marBottom w:val="0"/>
          <w:divBdr>
            <w:top w:val="none" w:sz="0" w:space="0" w:color="auto"/>
            <w:left w:val="none" w:sz="0" w:space="0" w:color="auto"/>
            <w:bottom w:val="none" w:sz="0" w:space="0" w:color="auto"/>
            <w:right w:val="none" w:sz="0" w:space="0" w:color="auto"/>
          </w:divBdr>
        </w:div>
        <w:div w:id="1688216002">
          <w:marLeft w:val="480"/>
          <w:marRight w:val="0"/>
          <w:marTop w:val="0"/>
          <w:marBottom w:val="0"/>
          <w:divBdr>
            <w:top w:val="none" w:sz="0" w:space="0" w:color="auto"/>
            <w:left w:val="none" w:sz="0" w:space="0" w:color="auto"/>
            <w:bottom w:val="none" w:sz="0" w:space="0" w:color="auto"/>
            <w:right w:val="none" w:sz="0" w:space="0" w:color="auto"/>
          </w:divBdr>
        </w:div>
        <w:div w:id="241178818">
          <w:marLeft w:val="480"/>
          <w:marRight w:val="0"/>
          <w:marTop w:val="0"/>
          <w:marBottom w:val="0"/>
          <w:divBdr>
            <w:top w:val="none" w:sz="0" w:space="0" w:color="auto"/>
            <w:left w:val="none" w:sz="0" w:space="0" w:color="auto"/>
            <w:bottom w:val="none" w:sz="0" w:space="0" w:color="auto"/>
            <w:right w:val="none" w:sz="0" w:space="0" w:color="auto"/>
          </w:divBdr>
        </w:div>
      </w:divsChild>
    </w:div>
    <w:div w:id="610673136">
      <w:bodyDiv w:val="1"/>
      <w:marLeft w:val="0"/>
      <w:marRight w:val="0"/>
      <w:marTop w:val="0"/>
      <w:marBottom w:val="0"/>
      <w:divBdr>
        <w:top w:val="none" w:sz="0" w:space="0" w:color="auto"/>
        <w:left w:val="none" w:sz="0" w:space="0" w:color="auto"/>
        <w:bottom w:val="none" w:sz="0" w:space="0" w:color="auto"/>
        <w:right w:val="none" w:sz="0" w:space="0" w:color="auto"/>
      </w:divBdr>
    </w:div>
    <w:div w:id="610673367">
      <w:bodyDiv w:val="1"/>
      <w:marLeft w:val="0"/>
      <w:marRight w:val="0"/>
      <w:marTop w:val="0"/>
      <w:marBottom w:val="0"/>
      <w:divBdr>
        <w:top w:val="none" w:sz="0" w:space="0" w:color="auto"/>
        <w:left w:val="none" w:sz="0" w:space="0" w:color="auto"/>
        <w:bottom w:val="none" w:sz="0" w:space="0" w:color="auto"/>
        <w:right w:val="none" w:sz="0" w:space="0" w:color="auto"/>
      </w:divBdr>
    </w:div>
    <w:div w:id="610742854">
      <w:bodyDiv w:val="1"/>
      <w:marLeft w:val="0"/>
      <w:marRight w:val="0"/>
      <w:marTop w:val="0"/>
      <w:marBottom w:val="0"/>
      <w:divBdr>
        <w:top w:val="none" w:sz="0" w:space="0" w:color="auto"/>
        <w:left w:val="none" w:sz="0" w:space="0" w:color="auto"/>
        <w:bottom w:val="none" w:sz="0" w:space="0" w:color="auto"/>
        <w:right w:val="none" w:sz="0" w:space="0" w:color="auto"/>
      </w:divBdr>
      <w:divsChild>
        <w:div w:id="1964310788">
          <w:marLeft w:val="480"/>
          <w:marRight w:val="0"/>
          <w:marTop w:val="0"/>
          <w:marBottom w:val="0"/>
          <w:divBdr>
            <w:top w:val="none" w:sz="0" w:space="0" w:color="auto"/>
            <w:left w:val="none" w:sz="0" w:space="0" w:color="auto"/>
            <w:bottom w:val="none" w:sz="0" w:space="0" w:color="auto"/>
            <w:right w:val="none" w:sz="0" w:space="0" w:color="auto"/>
          </w:divBdr>
        </w:div>
        <w:div w:id="1594633292">
          <w:marLeft w:val="480"/>
          <w:marRight w:val="0"/>
          <w:marTop w:val="0"/>
          <w:marBottom w:val="0"/>
          <w:divBdr>
            <w:top w:val="none" w:sz="0" w:space="0" w:color="auto"/>
            <w:left w:val="none" w:sz="0" w:space="0" w:color="auto"/>
            <w:bottom w:val="none" w:sz="0" w:space="0" w:color="auto"/>
            <w:right w:val="none" w:sz="0" w:space="0" w:color="auto"/>
          </w:divBdr>
        </w:div>
        <w:div w:id="899289016">
          <w:marLeft w:val="480"/>
          <w:marRight w:val="0"/>
          <w:marTop w:val="0"/>
          <w:marBottom w:val="0"/>
          <w:divBdr>
            <w:top w:val="none" w:sz="0" w:space="0" w:color="auto"/>
            <w:left w:val="none" w:sz="0" w:space="0" w:color="auto"/>
            <w:bottom w:val="none" w:sz="0" w:space="0" w:color="auto"/>
            <w:right w:val="none" w:sz="0" w:space="0" w:color="auto"/>
          </w:divBdr>
        </w:div>
        <w:div w:id="1423574515">
          <w:marLeft w:val="480"/>
          <w:marRight w:val="0"/>
          <w:marTop w:val="0"/>
          <w:marBottom w:val="0"/>
          <w:divBdr>
            <w:top w:val="none" w:sz="0" w:space="0" w:color="auto"/>
            <w:left w:val="none" w:sz="0" w:space="0" w:color="auto"/>
            <w:bottom w:val="none" w:sz="0" w:space="0" w:color="auto"/>
            <w:right w:val="none" w:sz="0" w:space="0" w:color="auto"/>
          </w:divBdr>
        </w:div>
        <w:div w:id="2084521285">
          <w:marLeft w:val="480"/>
          <w:marRight w:val="0"/>
          <w:marTop w:val="0"/>
          <w:marBottom w:val="0"/>
          <w:divBdr>
            <w:top w:val="none" w:sz="0" w:space="0" w:color="auto"/>
            <w:left w:val="none" w:sz="0" w:space="0" w:color="auto"/>
            <w:bottom w:val="none" w:sz="0" w:space="0" w:color="auto"/>
            <w:right w:val="none" w:sz="0" w:space="0" w:color="auto"/>
          </w:divBdr>
        </w:div>
        <w:div w:id="1922715597">
          <w:marLeft w:val="480"/>
          <w:marRight w:val="0"/>
          <w:marTop w:val="0"/>
          <w:marBottom w:val="0"/>
          <w:divBdr>
            <w:top w:val="none" w:sz="0" w:space="0" w:color="auto"/>
            <w:left w:val="none" w:sz="0" w:space="0" w:color="auto"/>
            <w:bottom w:val="none" w:sz="0" w:space="0" w:color="auto"/>
            <w:right w:val="none" w:sz="0" w:space="0" w:color="auto"/>
          </w:divBdr>
        </w:div>
        <w:div w:id="97408423">
          <w:marLeft w:val="480"/>
          <w:marRight w:val="0"/>
          <w:marTop w:val="0"/>
          <w:marBottom w:val="0"/>
          <w:divBdr>
            <w:top w:val="none" w:sz="0" w:space="0" w:color="auto"/>
            <w:left w:val="none" w:sz="0" w:space="0" w:color="auto"/>
            <w:bottom w:val="none" w:sz="0" w:space="0" w:color="auto"/>
            <w:right w:val="none" w:sz="0" w:space="0" w:color="auto"/>
          </w:divBdr>
        </w:div>
        <w:div w:id="2827988">
          <w:marLeft w:val="480"/>
          <w:marRight w:val="0"/>
          <w:marTop w:val="0"/>
          <w:marBottom w:val="0"/>
          <w:divBdr>
            <w:top w:val="none" w:sz="0" w:space="0" w:color="auto"/>
            <w:left w:val="none" w:sz="0" w:space="0" w:color="auto"/>
            <w:bottom w:val="none" w:sz="0" w:space="0" w:color="auto"/>
            <w:right w:val="none" w:sz="0" w:space="0" w:color="auto"/>
          </w:divBdr>
        </w:div>
        <w:div w:id="1958442467">
          <w:marLeft w:val="480"/>
          <w:marRight w:val="0"/>
          <w:marTop w:val="0"/>
          <w:marBottom w:val="0"/>
          <w:divBdr>
            <w:top w:val="none" w:sz="0" w:space="0" w:color="auto"/>
            <w:left w:val="none" w:sz="0" w:space="0" w:color="auto"/>
            <w:bottom w:val="none" w:sz="0" w:space="0" w:color="auto"/>
            <w:right w:val="none" w:sz="0" w:space="0" w:color="auto"/>
          </w:divBdr>
        </w:div>
        <w:div w:id="1580796756">
          <w:marLeft w:val="480"/>
          <w:marRight w:val="0"/>
          <w:marTop w:val="0"/>
          <w:marBottom w:val="0"/>
          <w:divBdr>
            <w:top w:val="none" w:sz="0" w:space="0" w:color="auto"/>
            <w:left w:val="none" w:sz="0" w:space="0" w:color="auto"/>
            <w:bottom w:val="none" w:sz="0" w:space="0" w:color="auto"/>
            <w:right w:val="none" w:sz="0" w:space="0" w:color="auto"/>
          </w:divBdr>
        </w:div>
        <w:div w:id="355665186">
          <w:marLeft w:val="480"/>
          <w:marRight w:val="0"/>
          <w:marTop w:val="0"/>
          <w:marBottom w:val="0"/>
          <w:divBdr>
            <w:top w:val="none" w:sz="0" w:space="0" w:color="auto"/>
            <w:left w:val="none" w:sz="0" w:space="0" w:color="auto"/>
            <w:bottom w:val="none" w:sz="0" w:space="0" w:color="auto"/>
            <w:right w:val="none" w:sz="0" w:space="0" w:color="auto"/>
          </w:divBdr>
        </w:div>
        <w:div w:id="447048266">
          <w:marLeft w:val="480"/>
          <w:marRight w:val="0"/>
          <w:marTop w:val="0"/>
          <w:marBottom w:val="0"/>
          <w:divBdr>
            <w:top w:val="none" w:sz="0" w:space="0" w:color="auto"/>
            <w:left w:val="none" w:sz="0" w:space="0" w:color="auto"/>
            <w:bottom w:val="none" w:sz="0" w:space="0" w:color="auto"/>
            <w:right w:val="none" w:sz="0" w:space="0" w:color="auto"/>
          </w:divBdr>
        </w:div>
        <w:div w:id="1377730088">
          <w:marLeft w:val="480"/>
          <w:marRight w:val="0"/>
          <w:marTop w:val="0"/>
          <w:marBottom w:val="0"/>
          <w:divBdr>
            <w:top w:val="none" w:sz="0" w:space="0" w:color="auto"/>
            <w:left w:val="none" w:sz="0" w:space="0" w:color="auto"/>
            <w:bottom w:val="none" w:sz="0" w:space="0" w:color="auto"/>
            <w:right w:val="none" w:sz="0" w:space="0" w:color="auto"/>
          </w:divBdr>
        </w:div>
        <w:div w:id="497038407">
          <w:marLeft w:val="480"/>
          <w:marRight w:val="0"/>
          <w:marTop w:val="0"/>
          <w:marBottom w:val="0"/>
          <w:divBdr>
            <w:top w:val="none" w:sz="0" w:space="0" w:color="auto"/>
            <w:left w:val="none" w:sz="0" w:space="0" w:color="auto"/>
            <w:bottom w:val="none" w:sz="0" w:space="0" w:color="auto"/>
            <w:right w:val="none" w:sz="0" w:space="0" w:color="auto"/>
          </w:divBdr>
        </w:div>
        <w:div w:id="1960602193">
          <w:marLeft w:val="480"/>
          <w:marRight w:val="0"/>
          <w:marTop w:val="0"/>
          <w:marBottom w:val="0"/>
          <w:divBdr>
            <w:top w:val="none" w:sz="0" w:space="0" w:color="auto"/>
            <w:left w:val="none" w:sz="0" w:space="0" w:color="auto"/>
            <w:bottom w:val="none" w:sz="0" w:space="0" w:color="auto"/>
            <w:right w:val="none" w:sz="0" w:space="0" w:color="auto"/>
          </w:divBdr>
        </w:div>
        <w:div w:id="1241216174">
          <w:marLeft w:val="480"/>
          <w:marRight w:val="0"/>
          <w:marTop w:val="0"/>
          <w:marBottom w:val="0"/>
          <w:divBdr>
            <w:top w:val="none" w:sz="0" w:space="0" w:color="auto"/>
            <w:left w:val="none" w:sz="0" w:space="0" w:color="auto"/>
            <w:bottom w:val="none" w:sz="0" w:space="0" w:color="auto"/>
            <w:right w:val="none" w:sz="0" w:space="0" w:color="auto"/>
          </w:divBdr>
        </w:div>
        <w:div w:id="797189521">
          <w:marLeft w:val="480"/>
          <w:marRight w:val="0"/>
          <w:marTop w:val="0"/>
          <w:marBottom w:val="0"/>
          <w:divBdr>
            <w:top w:val="none" w:sz="0" w:space="0" w:color="auto"/>
            <w:left w:val="none" w:sz="0" w:space="0" w:color="auto"/>
            <w:bottom w:val="none" w:sz="0" w:space="0" w:color="auto"/>
            <w:right w:val="none" w:sz="0" w:space="0" w:color="auto"/>
          </w:divBdr>
        </w:div>
        <w:div w:id="883517286">
          <w:marLeft w:val="480"/>
          <w:marRight w:val="0"/>
          <w:marTop w:val="0"/>
          <w:marBottom w:val="0"/>
          <w:divBdr>
            <w:top w:val="none" w:sz="0" w:space="0" w:color="auto"/>
            <w:left w:val="none" w:sz="0" w:space="0" w:color="auto"/>
            <w:bottom w:val="none" w:sz="0" w:space="0" w:color="auto"/>
            <w:right w:val="none" w:sz="0" w:space="0" w:color="auto"/>
          </w:divBdr>
        </w:div>
        <w:div w:id="1317875036">
          <w:marLeft w:val="480"/>
          <w:marRight w:val="0"/>
          <w:marTop w:val="0"/>
          <w:marBottom w:val="0"/>
          <w:divBdr>
            <w:top w:val="none" w:sz="0" w:space="0" w:color="auto"/>
            <w:left w:val="none" w:sz="0" w:space="0" w:color="auto"/>
            <w:bottom w:val="none" w:sz="0" w:space="0" w:color="auto"/>
            <w:right w:val="none" w:sz="0" w:space="0" w:color="auto"/>
          </w:divBdr>
        </w:div>
        <w:div w:id="2065518431">
          <w:marLeft w:val="480"/>
          <w:marRight w:val="0"/>
          <w:marTop w:val="0"/>
          <w:marBottom w:val="0"/>
          <w:divBdr>
            <w:top w:val="none" w:sz="0" w:space="0" w:color="auto"/>
            <w:left w:val="none" w:sz="0" w:space="0" w:color="auto"/>
            <w:bottom w:val="none" w:sz="0" w:space="0" w:color="auto"/>
            <w:right w:val="none" w:sz="0" w:space="0" w:color="auto"/>
          </w:divBdr>
        </w:div>
        <w:div w:id="609749332">
          <w:marLeft w:val="480"/>
          <w:marRight w:val="0"/>
          <w:marTop w:val="0"/>
          <w:marBottom w:val="0"/>
          <w:divBdr>
            <w:top w:val="none" w:sz="0" w:space="0" w:color="auto"/>
            <w:left w:val="none" w:sz="0" w:space="0" w:color="auto"/>
            <w:bottom w:val="none" w:sz="0" w:space="0" w:color="auto"/>
            <w:right w:val="none" w:sz="0" w:space="0" w:color="auto"/>
          </w:divBdr>
        </w:div>
        <w:div w:id="1129397383">
          <w:marLeft w:val="480"/>
          <w:marRight w:val="0"/>
          <w:marTop w:val="0"/>
          <w:marBottom w:val="0"/>
          <w:divBdr>
            <w:top w:val="none" w:sz="0" w:space="0" w:color="auto"/>
            <w:left w:val="none" w:sz="0" w:space="0" w:color="auto"/>
            <w:bottom w:val="none" w:sz="0" w:space="0" w:color="auto"/>
            <w:right w:val="none" w:sz="0" w:space="0" w:color="auto"/>
          </w:divBdr>
        </w:div>
        <w:div w:id="1510829741">
          <w:marLeft w:val="480"/>
          <w:marRight w:val="0"/>
          <w:marTop w:val="0"/>
          <w:marBottom w:val="0"/>
          <w:divBdr>
            <w:top w:val="none" w:sz="0" w:space="0" w:color="auto"/>
            <w:left w:val="none" w:sz="0" w:space="0" w:color="auto"/>
            <w:bottom w:val="none" w:sz="0" w:space="0" w:color="auto"/>
            <w:right w:val="none" w:sz="0" w:space="0" w:color="auto"/>
          </w:divBdr>
        </w:div>
        <w:div w:id="362094235">
          <w:marLeft w:val="480"/>
          <w:marRight w:val="0"/>
          <w:marTop w:val="0"/>
          <w:marBottom w:val="0"/>
          <w:divBdr>
            <w:top w:val="none" w:sz="0" w:space="0" w:color="auto"/>
            <w:left w:val="none" w:sz="0" w:space="0" w:color="auto"/>
            <w:bottom w:val="none" w:sz="0" w:space="0" w:color="auto"/>
            <w:right w:val="none" w:sz="0" w:space="0" w:color="auto"/>
          </w:divBdr>
        </w:div>
        <w:div w:id="1546213536">
          <w:marLeft w:val="480"/>
          <w:marRight w:val="0"/>
          <w:marTop w:val="0"/>
          <w:marBottom w:val="0"/>
          <w:divBdr>
            <w:top w:val="none" w:sz="0" w:space="0" w:color="auto"/>
            <w:left w:val="none" w:sz="0" w:space="0" w:color="auto"/>
            <w:bottom w:val="none" w:sz="0" w:space="0" w:color="auto"/>
            <w:right w:val="none" w:sz="0" w:space="0" w:color="auto"/>
          </w:divBdr>
        </w:div>
        <w:div w:id="961034033">
          <w:marLeft w:val="480"/>
          <w:marRight w:val="0"/>
          <w:marTop w:val="0"/>
          <w:marBottom w:val="0"/>
          <w:divBdr>
            <w:top w:val="none" w:sz="0" w:space="0" w:color="auto"/>
            <w:left w:val="none" w:sz="0" w:space="0" w:color="auto"/>
            <w:bottom w:val="none" w:sz="0" w:space="0" w:color="auto"/>
            <w:right w:val="none" w:sz="0" w:space="0" w:color="auto"/>
          </w:divBdr>
        </w:div>
        <w:div w:id="120652219">
          <w:marLeft w:val="480"/>
          <w:marRight w:val="0"/>
          <w:marTop w:val="0"/>
          <w:marBottom w:val="0"/>
          <w:divBdr>
            <w:top w:val="none" w:sz="0" w:space="0" w:color="auto"/>
            <w:left w:val="none" w:sz="0" w:space="0" w:color="auto"/>
            <w:bottom w:val="none" w:sz="0" w:space="0" w:color="auto"/>
            <w:right w:val="none" w:sz="0" w:space="0" w:color="auto"/>
          </w:divBdr>
        </w:div>
        <w:div w:id="1377201069">
          <w:marLeft w:val="480"/>
          <w:marRight w:val="0"/>
          <w:marTop w:val="0"/>
          <w:marBottom w:val="0"/>
          <w:divBdr>
            <w:top w:val="none" w:sz="0" w:space="0" w:color="auto"/>
            <w:left w:val="none" w:sz="0" w:space="0" w:color="auto"/>
            <w:bottom w:val="none" w:sz="0" w:space="0" w:color="auto"/>
            <w:right w:val="none" w:sz="0" w:space="0" w:color="auto"/>
          </w:divBdr>
        </w:div>
        <w:div w:id="1133523530">
          <w:marLeft w:val="480"/>
          <w:marRight w:val="0"/>
          <w:marTop w:val="0"/>
          <w:marBottom w:val="0"/>
          <w:divBdr>
            <w:top w:val="none" w:sz="0" w:space="0" w:color="auto"/>
            <w:left w:val="none" w:sz="0" w:space="0" w:color="auto"/>
            <w:bottom w:val="none" w:sz="0" w:space="0" w:color="auto"/>
            <w:right w:val="none" w:sz="0" w:space="0" w:color="auto"/>
          </w:divBdr>
        </w:div>
        <w:div w:id="1609660055">
          <w:marLeft w:val="480"/>
          <w:marRight w:val="0"/>
          <w:marTop w:val="0"/>
          <w:marBottom w:val="0"/>
          <w:divBdr>
            <w:top w:val="none" w:sz="0" w:space="0" w:color="auto"/>
            <w:left w:val="none" w:sz="0" w:space="0" w:color="auto"/>
            <w:bottom w:val="none" w:sz="0" w:space="0" w:color="auto"/>
            <w:right w:val="none" w:sz="0" w:space="0" w:color="auto"/>
          </w:divBdr>
        </w:div>
        <w:div w:id="1120075967">
          <w:marLeft w:val="480"/>
          <w:marRight w:val="0"/>
          <w:marTop w:val="0"/>
          <w:marBottom w:val="0"/>
          <w:divBdr>
            <w:top w:val="none" w:sz="0" w:space="0" w:color="auto"/>
            <w:left w:val="none" w:sz="0" w:space="0" w:color="auto"/>
            <w:bottom w:val="none" w:sz="0" w:space="0" w:color="auto"/>
            <w:right w:val="none" w:sz="0" w:space="0" w:color="auto"/>
          </w:divBdr>
        </w:div>
        <w:div w:id="618611436">
          <w:marLeft w:val="480"/>
          <w:marRight w:val="0"/>
          <w:marTop w:val="0"/>
          <w:marBottom w:val="0"/>
          <w:divBdr>
            <w:top w:val="none" w:sz="0" w:space="0" w:color="auto"/>
            <w:left w:val="none" w:sz="0" w:space="0" w:color="auto"/>
            <w:bottom w:val="none" w:sz="0" w:space="0" w:color="auto"/>
            <w:right w:val="none" w:sz="0" w:space="0" w:color="auto"/>
          </w:divBdr>
        </w:div>
        <w:div w:id="1595892491">
          <w:marLeft w:val="480"/>
          <w:marRight w:val="0"/>
          <w:marTop w:val="0"/>
          <w:marBottom w:val="0"/>
          <w:divBdr>
            <w:top w:val="none" w:sz="0" w:space="0" w:color="auto"/>
            <w:left w:val="none" w:sz="0" w:space="0" w:color="auto"/>
            <w:bottom w:val="none" w:sz="0" w:space="0" w:color="auto"/>
            <w:right w:val="none" w:sz="0" w:space="0" w:color="auto"/>
          </w:divBdr>
        </w:div>
        <w:div w:id="393703202">
          <w:marLeft w:val="480"/>
          <w:marRight w:val="0"/>
          <w:marTop w:val="0"/>
          <w:marBottom w:val="0"/>
          <w:divBdr>
            <w:top w:val="none" w:sz="0" w:space="0" w:color="auto"/>
            <w:left w:val="none" w:sz="0" w:space="0" w:color="auto"/>
            <w:bottom w:val="none" w:sz="0" w:space="0" w:color="auto"/>
            <w:right w:val="none" w:sz="0" w:space="0" w:color="auto"/>
          </w:divBdr>
        </w:div>
        <w:div w:id="1375275326">
          <w:marLeft w:val="480"/>
          <w:marRight w:val="0"/>
          <w:marTop w:val="0"/>
          <w:marBottom w:val="0"/>
          <w:divBdr>
            <w:top w:val="none" w:sz="0" w:space="0" w:color="auto"/>
            <w:left w:val="none" w:sz="0" w:space="0" w:color="auto"/>
            <w:bottom w:val="none" w:sz="0" w:space="0" w:color="auto"/>
            <w:right w:val="none" w:sz="0" w:space="0" w:color="auto"/>
          </w:divBdr>
        </w:div>
        <w:div w:id="194931055">
          <w:marLeft w:val="480"/>
          <w:marRight w:val="0"/>
          <w:marTop w:val="0"/>
          <w:marBottom w:val="0"/>
          <w:divBdr>
            <w:top w:val="none" w:sz="0" w:space="0" w:color="auto"/>
            <w:left w:val="none" w:sz="0" w:space="0" w:color="auto"/>
            <w:bottom w:val="none" w:sz="0" w:space="0" w:color="auto"/>
            <w:right w:val="none" w:sz="0" w:space="0" w:color="auto"/>
          </w:divBdr>
        </w:div>
        <w:div w:id="667248687">
          <w:marLeft w:val="480"/>
          <w:marRight w:val="0"/>
          <w:marTop w:val="0"/>
          <w:marBottom w:val="0"/>
          <w:divBdr>
            <w:top w:val="none" w:sz="0" w:space="0" w:color="auto"/>
            <w:left w:val="none" w:sz="0" w:space="0" w:color="auto"/>
            <w:bottom w:val="none" w:sz="0" w:space="0" w:color="auto"/>
            <w:right w:val="none" w:sz="0" w:space="0" w:color="auto"/>
          </w:divBdr>
        </w:div>
        <w:div w:id="1292246972">
          <w:marLeft w:val="480"/>
          <w:marRight w:val="0"/>
          <w:marTop w:val="0"/>
          <w:marBottom w:val="0"/>
          <w:divBdr>
            <w:top w:val="none" w:sz="0" w:space="0" w:color="auto"/>
            <w:left w:val="none" w:sz="0" w:space="0" w:color="auto"/>
            <w:bottom w:val="none" w:sz="0" w:space="0" w:color="auto"/>
            <w:right w:val="none" w:sz="0" w:space="0" w:color="auto"/>
          </w:divBdr>
        </w:div>
        <w:div w:id="902905548">
          <w:marLeft w:val="480"/>
          <w:marRight w:val="0"/>
          <w:marTop w:val="0"/>
          <w:marBottom w:val="0"/>
          <w:divBdr>
            <w:top w:val="none" w:sz="0" w:space="0" w:color="auto"/>
            <w:left w:val="none" w:sz="0" w:space="0" w:color="auto"/>
            <w:bottom w:val="none" w:sz="0" w:space="0" w:color="auto"/>
            <w:right w:val="none" w:sz="0" w:space="0" w:color="auto"/>
          </w:divBdr>
        </w:div>
        <w:div w:id="1017463402">
          <w:marLeft w:val="480"/>
          <w:marRight w:val="0"/>
          <w:marTop w:val="0"/>
          <w:marBottom w:val="0"/>
          <w:divBdr>
            <w:top w:val="none" w:sz="0" w:space="0" w:color="auto"/>
            <w:left w:val="none" w:sz="0" w:space="0" w:color="auto"/>
            <w:bottom w:val="none" w:sz="0" w:space="0" w:color="auto"/>
            <w:right w:val="none" w:sz="0" w:space="0" w:color="auto"/>
          </w:divBdr>
        </w:div>
        <w:div w:id="1504125875">
          <w:marLeft w:val="480"/>
          <w:marRight w:val="0"/>
          <w:marTop w:val="0"/>
          <w:marBottom w:val="0"/>
          <w:divBdr>
            <w:top w:val="none" w:sz="0" w:space="0" w:color="auto"/>
            <w:left w:val="none" w:sz="0" w:space="0" w:color="auto"/>
            <w:bottom w:val="none" w:sz="0" w:space="0" w:color="auto"/>
            <w:right w:val="none" w:sz="0" w:space="0" w:color="auto"/>
          </w:divBdr>
        </w:div>
        <w:div w:id="223100837">
          <w:marLeft w:val="480"/>
          <w:marRight w:val="0"/>
          <w:marTop w:val="0"/>
          <w:marBottom w:val="0"/>
          <w:divBdr>
            <w:top w:val="none" w:sz="0" w:space="0" w:color="auto"/>
            <w:left w:val="none" w:sz="0" w:space="0" w:color="auto"/>
            <w:bottom w:val="none" w:sz="0" w:space="0" w:color="auto"/>
            <w:right w:val="none" w:sz="0" w:space="0" w:color="auto"/>
          </w:divBdr>
        </w:div>
        <w:div w:id="839542110">
          <w:marLeft w:val="480"/>
          <w:marRight w:val="0"/>
          <w:marTop w:val="0"/>
          <w:marBottom w:val="0"/>
          <w:divBdr>
            <w:top w:val="none" w:sz="0" w:space="0" w:color="auto"/>
            <w:left w:val="none" w:sz="0" w:space="0" w:color="auto"/>
            <w:bottom w:val="none" w:sz="0" w:space="0" w:color="auto"/>
            <w:right w:val="none" w:sz="0" w:space="0" w:color="auto"/>
          </w:divBdr>
        </w:div>
        <w:div w:id="2115206915">
          <w:marLeft w:val="480"/>
          <w:marRight w:val="0"/>
          <w:marTop w:val="0"/>
          <w:marBottom w:val="0"/>
          <w:divBdr>
            <w:top w:val="none" w:sz="0" w:space="0" w:color="auto"/>
            <w:left w:val="none" w:sz="0" w:space="0" w:color="auto"/>
            <w:bottom w:val="none" w:sz="0" w:space="0" w:color="auto"/>
            <w:right w:val="none" w:sz="0" w:space="0" w:color="auto"/>
          </w:divBdr>
        </w:div>
        <w:div w:id="855121611">
          <w:marLeft w:val="480"/>
          <w:marRight w:val="0"/>
          <w:marTop w:val="0"/>
          <w:marBottom w:val="0"/>
          <w:divBdr>
            <w:top w:val="none" w:sz="0" w:space="0" w:color="auto"/>
            <w:left w:val="none" w:sz="0" w:space="0" w:color="auto"/>
            <w:bottom w:val="none" w:sz="0" w:space="0" w:color="auto"/>
            <w:right w:val="none" w:sz="0" w:space="0" w:color="auto"/>
          </w:divBdr>
        </w:div>
        <w:div w:id="1552888329">
          <w:marLeft w:val="480"/>
          <w:marRight w:val="0"/>
          <w:marTop w:val="0"/>
          <w:marBottom w:val="0"/>
          <w:divBdr>
            <w:top w:val="none" w:sz="0" w:space="0" w:color="auto"/>
            <w:left w:val="none" w:sz="0" w:space="0" w:color="auto"/>
            <w:bottom w:val="none" w:sz="0" w:space="0" w:color="auto"/>
            <w:right w:val="none" w:sz="0" w:space="0" w:color="auto"/>
          </w:divBdr>
        </w:div>
        <w:div w:id="603653644">
          <w:marLeft w:val="480"/>
          <w:marRight w:val="0"/>
          <w:marTop w:val="0"/>
          <w:marBottom w:val="0"/>
          <w:divBdr>
            <w:top w:val="none" w:sz="0" w:space="0" w:color="auto"/>
            <w:left w:val="none" w:sz="0" w:space="0" w:color="auto"/>
            <w:bottom w:val="none" w:sz="0" w:space="0" w:color="auto"/>
            <w:right w:val="none" w:sz="0" w:space="0" w:color="auto"/>
          </w:divBdr>
        </w:div>
      </w:divsChild>
    </w:div>
    <w:div w:id="610743626">
      <w:bodyDiv w:val="1"/>
      <w:marLeft w:val="0"/>
      <w:marRight w:val="0"/>
      <w:marTop w:val="0"/>
      <w:marBottom w:val="0"/>
      <w:divBdr>
        <w:top w:val="none" w:sz="0" w:space="0" w:color="auto"/>
        <w:left w:val="none" w:sz="0" w:space="0" w:color="auto"/>
        <w:bottom w:val="none" w:sz="0" w:space="0" w:color="auto"/>
        <w:right w:val="none" w:sz="0" w:space="0" w:color="auto"/>
      </w:divBdr>
    </w:div>
    <w:div w:id="610747735">
      <w:bodyDiv w:val="1"/>
      <w:marLeft w:val="0"/>
      <w:marRight w:val="0"/>
      <w:marTop w:val="0"/>
      <w:marBottom w:val="0"/>
      <w:divBdr>
        <w:top w:val="none" w:sz="0" w:space="0" w:color="auto"/>
        <w:left w:val="none" w:sz="0" w:space="0" w:color="auto"/>
        <w:bottom w:val="none" w:sz="0" w:space="0" w:color="auto"/>
        <w:right w:val="none" w:sz="0" w:space="0" w:color="auto"/>
      </w:divBdr>
    </w:div>
    <w:div w:id="610816305">
      <w:bodyDiv w:val="1"/>
      <w:marLeft w:val="0"/>
      <w:marRight w:val="0"/>
      <w:marTop w:val="0"/>
      <w:marBottom w:val="0"/>
      <w:divBdr>
        <w:top w:val="none" w:sz="0" w:space="0" w:color="auto"/>
        <w:left w:val="none" w:sz="0" w:space="0" w:color="auto"/>
        <w:bottom w:val="none" w:sz="0" w:space="0" w:color="auto"/>
        <w:right w:val="none" w:sz="0" w:space="0" w:color="auto"/>
      </w:divBdr>
    </w:div>
    <w:div w:id="610820948">
      <w:bodyDiv w:val="1"/>
      <w:marLeft w:val="0"/>
      <w:marRight w:val="0"/>
      <w:marTop w:val="0"/>
      <w:marBottom w:val="0"/>
      <w:divBdr>
        <w:top w:val="none" w:sz="0" w:space="0" w:color="auto"/>
        <w:left w:val="none" w:sz="0" w:space="0" w:color="auto"/>
        <w:bottom w:val="none" w:sz="0" w:space="0" w:color="auto"/>
        <w:right w:val="none" w:sz="0" w:space="0" w:color="auto"/>
      </w:divBdr>
    </w:div>
    <w:div w:id="610863185">
      <w:bodyDiv w:val="1"/>
      <w:marLeft w:val="0"/>
      <w:marRight w:val="0"/>
      <w:marTop w:val="0"/>
      <w:marBottom w:val="0"/>
      <w:divBdr>
        <w:top w:val="none" w:sz="0" w:space="0" w:color="auto"/>
        <w:left w:val="none" w:sz="0" w:space="0" w:color="auto"/>
        <w:bottom w:val="none" w:sz="0" w:space="0" w:color="auto"/>
        <w:right w:val="none" w:sz="0" w:space="0" w:color="auto"/>
      </w:divBdr>
    </w:div>
    <w:div w:id="610864706">
      <w:bodyDiv w:val="1"/>
      <w:marLeft w:val="0"/>
      <w:marRight w:val="0"/>
      <w:marTop w:val="0"/>
      <w:marBottom w:val="0"/>
      <w:divBdr>
        <w:top w:val="none" w:sz="0" w:space="0" w:color="auto"/>
        <w:left w:val="none" w:sz="0" w:space="0" w:color="auto"/>
        <w:bottom w:val="none" w:sz="0" w:space="0" w:color="auto"/>
        <w:right w:val="none" w:sz="0" w:space="0" w:color="auto"/>
      </w:divBdr>
    </w:div>
    <w:div w:id="610892959">
      <w:bodyDiv w:val="1"/>
      <w:marLeft w:val="0"/>
      <w:marRight w:val="0"/>
      <w:marTop w:val="0"/>
      <w:marBottom w:val="0"/>
      <w:divBdr>
        <w:top w:val="none" w:sz="0" w:space="0" w:color="auto"/>
        <w:left w:val="none" w:sz="0" w:space="0" w:color="auto"/>
        <w:bottom w:val="none" w:sz="0" w:space="0" w:color="auto"/>
        <w:right w:val="none" w:sz="0" w:space="0" w:color="auto"/>
      </w:divBdr>
    </w:div>
    <w:div w:id="610942381">
      <w:bodyDiv w:val="1"/>
      <w:marLeft w:val="0"/>
      <w:marRight w:val="0"/>
      <w:marTop w:val="0"/>
      <w:marBottom w:val="0"/>
      <w:divBdr>
        <w:top w:val="none" w:sz="0" w:space="0" w:color="auto"/>
        <w:left w:val="none" w:sz="0" w:space="0" w:color="auto"/>
        <w:bottom w:val="none" w:sz="0" w:space="0" w:color="auto"/>
        <w:right w:val="none" w:sz="0" w:space="0" w:color="auto"/>
      </w:divBdr>
    </w:div>
    <w:div w:id="611009998">
      <w:bodyDiv w:val="1"/>
      <w:marLeft w:val="0"/>
      <w:marRight w:val="0"/>
      <w:marTop w:val="0"/>
      <w:marBottom w:val="0"/>
      <w:divBdr>
        <w:top w:val="none" w:sz="0" w:space="0" w:color="auto"/>
        <w:left w:val="none" w:sz="0" w:space="0" w:color="auto"/>
        <w:bottom w:val="none" w:sz="0" w:space="0" w:color="auto"/>
        <w:right w:val="none" w:sz="0" w:space="0" w:color="auto"/>
      </w:divBdr>
    </w:div>
    <w:div w:id="611010502">
      <w:bodyDiv w:val="1"/>
      <w:marLeft w:val="0"/>
      <w:marRight w:val="0"/>
      <w:marTop w:val="0"/>
      <w:marBottom w:val="0"/>
      <w:divBdr>
        <w:top w:val="none" w:sz="0" w:space="0" w:color="auto"/>
        <w:left w:val="none" w:sz="0" w:space="0" w:color="auto"/>
        <w:bottom w:val="none" w:sz="0" w:space="0" w:color="auto"/>
        <w:right w:val="none" w:sz="0" w:space="0" w:color="auto"/>
      </w:divBdr>
    </w:div>
    <w:div w:id="611014244">
      <w:bodyDiv w:val="1"/>
      <w:marLeft w:val="0"/>
      <w:marRight w:val="0"/>
      <w:marTop w:val="0"/>
      <w:marBottom w:val="0"/>
      <w:divBdr>
        <w:top w:val="none" w:sz="0" w:space="0" w:color="auto"/>
        <w:left w:val="none" w:sz="0" w:space="0" w:color="auto"/>
        <w:bottom w:val="none" w:sz="0" w:space="0" w:color="auto"/>
        <w:right w:val="none" w:sz="0" w:space="0" w:color="auto"/>
      </w:divBdr>
    </w:div>
    <w:div w:id="611129036">
      <w:bodyDiv w:val="1"/>
      <w:marLeft w:val="0"/>
      <w:marRight w:val="0"/>
      <w:marTop w:val="0"/>
      <w:marBottom w:val="0"/>
      <w:divBdr>
        <w:top w:val="none" w:sz="0" w:space="0" w:color="auto"/>
        <w:left w:val="none" w:sz="0" w:space="0" w:color="auto"/>
        <w:bottom w:val="none" w:sz="0" w:space="0" w:color="auto"/>
        <w:right w:val="none" w:sz="0" w:space="0" w:color="auto"/>
      </w:divBdr>
    </w:div>
    <w:div w:id="611136846">
      <w:bodyDiv w:val="1"/>
      <w:marLeft w:val="0"/>
      <w:marRight w:val="0"/>
      <w:marTop w:val="0"/>
      <w:marBottom w:val="0"/>
      <w:divBdr>
        <w:top w:val="none" w:sz="0" w:space="0" w:color="auto"/>
        <w:left w:val="none" w:sz="0" w:space="0" w:color="auto"/>
        <w:bottom w:val="none" w:sz="0" w:space="0" w:color="auto"/>
        <w:right w:val="none" w:sz="0" w:space="0" w:color="auto"/>
      </w:divBdr>
    </w:div>
    <w:div w:id="611286366">
      <w:bodyDiv w:val="1"/>
      <w:marLeft w:val="0"/>
      <w:marRight w:val="0"/>
      <w:marTop w:val="0"/>
      <w:marBottom w:val="0"/>
      <w:divBdr>
        <w:top w:val="none" w:sz="0" w:space="0" w:color="auto"/>
        <w:left w:val="none" w:sz="0" w:space="0" w:color="auto"/>
        <w:bottom w:val="none" w:sz="0" w:space="0" w:color="auto"/>
        <w:right w:val="none" w:sz="0" w:space="0" w:color="auto"/>
      </w:divBdr>
    </w:div>
    <w:div w:id="611326552">
      <w:bodyDiv w:val="1"/>
      <w:marLeft w:val="0"/>
      <w:marRight w:val="0"/>
      <w:marTop w:val="0"/>
      <w:marBottom w:val="0"/>
      <w:divBdr>
        <w:top w:val="none" w:sz="0" w:space="0" w:color="auto"/>
        <w:left w:val="none" w:sz="0" w:space="0" w:color="auto"/>
        <w:bottom w:val="none" w:sz="0" w:space="0" w:color="auto"/>
        <w:right w:val="none" w:sz="0" w:space="0" w:color="auto"/>
      </w:divBdr>
    </w:div>
    <w:div w:id="611397108">
      <w:bodyDiv w:val="1"/>
      <w:marLeft w:val="0"/>
      <w:marRight w:val="0"/>
      <w:marTop w:val="0"/>
      <w:marBottom w:val="0"/>
      <w:divBdr>
        <w:top w:val="none" w:sz="0" w:space="0" w:color="auto"/>
        <w:left w:val="none" w:sz="0" w:space="0" w:color="auto"/>
        <w:bottom w:val="none" w:sz="0" w:space="0" w:color="auto"/>
        <w:right w:val="none" w:sz="0" w:space="0" w:color="auto"/>
      </w:divBdr>
    </w:div>
    <w:div w:id="611401958">
      <w:bodyDiv w:val="1"/>
      <w:marLeft w:val="0"/>
      <w:marRight w:val="0"/>
      <w:marTop w:val="0"/>
      <w:marBottom w:val="0"/>
      <w:divBdr>
        <w:top w:val="none" w:sz="0" w:space="0" w:color="auto"/>
        <w:left w:val="none" w:sz="0" w:space="0" w:color="auto"/>
        <w:bottom w:val="none" w:sz="0" w:space="0" w:color="auto"/>
        <w:right w:val="none" w:sz="0" w:space="0" w:color="auto"/>
      </w:divBdr>
    </w:div>
    <w:div w:id="611476868">
      <w:bodyDiv w:val="1"/>
      <w:marLeft w:val="0"/>
      <w:marRight w:val="0"/>
      <w:marTop w:val="0"/>
      <w:marBottom w:val="0"/>
      <w:divBdr>
        <w:top w:val="none" w:sz="0" w:space="0" w:color="auto"/>
        <w:left w:val="none" w:sz="0" w:space="0" w:color="auto"/>
        <w:bottom w:val="none" w:sz="0" w:space="0" w:color="auto"/>
        <w:right w:val="none" w:sz="0" w:space="0" w:color="auto"/>
      </w:divBdr>
    </w:div>
    <w:div w:id="611595018">
      <w:bodyDiv w:val="1"/>
      <w:marLeft w:val="0"/>
      <w:marRight w:val="0"/>
      <w:marTop w:val="0"/>
      <w:marBottom w:val="0"/>
      <w:divBdr>
        <w:top w:val="none" w:sz="0" w:space="0" w:color="auto"/>
        <w:left w:val="none" w:sz="0" w:space="0" w:color="auto"/>
        <w:bottom w:val="none" w:sz="0" w:space="0" w:color="auto"/>
        <w:right w:val="none" w:sz="0" w:space="0" w:color="auto"/>
      </w:divBdr>
    </w:div>
    <w:div w:id="611595561">
      <w:bodyDiv w:val="1"/>
      <w:marLeft w:val="0"/>
      <w:marRight w:val="0"/>
      <w:marTop w:val="0"/>
      <w:marBottom w:val="0"/>
      <w:divBdr>
        <w:top w:val="none" w:sz="0" w:space="0" w:color="auto"/>
        <w:left w:val="none" w:sz="0" w:space="0" w:color="auto"/>
        <w:bottom w:val="none" w:sz="0" w:space="0" w:color="auto"/>
        <w:right w:val="none" w:sz="0" w:space="0" w:color="auto"/>
      </w:divBdr>
    </w:div>
    <w:div w:id="611671483">
      <w:bodyDiv w:val="1"/>
      <w:marLeft w:val="0"/>
      <w:marRight w:val="0"/>
      <w:marTop w:val="0"/>
      <w:marBottom w:val="0"/>
      <w:divBdr>
        <w:top w:val="none" w:sz="0" w:space="0" w:color="auto"/>
        <w:left w:val="none" w:sz="0" w:space="0" w:color="auto"/>
        <w:bottom w:val="none" w:sz="0" w:space="0" w:color="auto"/>
        <w:right w:val="none" w:sz="0" w:space="0" w:color="auto"/>
      </w:divBdr>
    </w:div>
    <w:div w:id="611786827">
      <w:bodyDiv w:val="1"/>
      <w:marLeft w:val="0"/>
      <w:marRight w:val="0"/>
      <w:marTop w:val="0"/>
      <w:marBottom w:val="0"/>
      <w:divBdr>
        <w:top w:val="none" w:sz="0" w:space="0" w:color="auto"/>
        <w:left w:val="none" w:sz="0" w:space="0" w:color="auto"/>
        <w:bottom w:val="none" w:sz="0" w:space="0" w:color="auto"/>
        <w:right w:val="none" w:sz="0" w:space="0" w:color="auto"/>
      </w:divBdr>
    </w:div>
    <w:div w:id="612052341">
      <w:bodyDiv w:val="1"/>
      <w:marLeft w:val="0"/>
      <w:marRight w:val="0"/>
      <w:marTop w:val="0"/>
      <w:marBottom w:val="0"/>
      <w:divBdr>
        <w:top w:val="none" w:sz="0" w:space="0" w:color="auto"/>
        <w:left w:val="none" w:sz="0" w:space="0" w:color="auto"/>
        <w:bottom w:val="none" w:sz="0" w:space="0" w:color="auto"/>
        <w:right w:val="none" w:sz="0" w:space="0" w:color="auto"/>
      </w:divBdr>
    </w:div>
    <w:div w:id="612052724">
      <w:bodyDiv w:val="1"/>
      <w:marLeft w:val="0"/>
      <w:marRight w:val="0"/>
      <w:marTop w:val="0"/>
      <w:marBottom w:val="0"/>
      <w:divBdr>
        <w:top w:val="none" w:sz="0" w:space="0" w:color="auto"/>
        <w:left w:val="none" w:sz="0" w:space="0" w:color="auto"/>
        <w:bottom w:val="none" w:sz="0" w:space="0" w:color="auto"/>
        <w:right w:val="none" w:sz="0" w:space="0" w:color="auto"/>
      </w:divBdr>
    </w:div>
    <w:div w:id="612059229">
      <w:bodyDiv w:val="1"/>
      <w:marLeft w:val="0"/>
      <w:marRight w:val="0"/>
      <w:marTop w:val="0"/>
      <w:marBottom w:val="0"/>
      <w:divBdr>
        <w:top w:val="none" w:sz="0" w:space="0" w:color="auto"/>
        <w:left w:val="none" w:sz="0" w:space="0" w:color="auto"/>
        <w:bottom w:val="none" w:sz="0" w:space="0" w:color="auto"/>
        <w:right w:val="none" w:sz="0" w:space="0" w:color="auto"/>
      </w:divBdr>
    </w:div>
    <w:div w:id="612060910">
      <w:bodyDiv w:val="1"/>
      <w:marLeft w:val="0"/>
      <w:marRight w:val="0"/>
      <w:marTop w:val="0"/>
      <w:marBottom w:val="0"/>
      <w:divBdr>
        <w:top w:val="none" w:sz="0" w:space="0" w:color="auto"/>
        <w:left w:val="none" w:sz="0" w:space="0" w:color="auto"/>
        <w:bottom w:val="none" w:sz="0" w:space="0" w:color="auto"/>
        <w:right w:val="none" w:sz="0" w:space="0" w:color="auto"/>
      </w:divBdr>
      <w:divsChild>
        <w:div w:id="8144059">
          <w:marLeft w:val="480"/>
          <w:marRight w:val="0"/>
          <w:marTop w:val="0"/>
          <w:marBottom w:val="0"/>
          <w:divBdr>
            <w:top w:val="none" w:sz="0" w:space="0" w:color="auto"/>
            <w:left w:val="none" w:sz="0" w:space="0" w:color="auto"/>
            <w:bottom w:val="none" w:sz="0" w:space="0" w:color="auto"/>
            <w:right w:val="none" w:sz="0" w:space="0" w:color="auto"/>
          </w:divBdr>
        </w:div>
        <w:div w:id="138302704">
          <w:marLeft w:val="480"/>
          <w:marRight w:val="0"/>
          <w:marTop w:val="0"/>
          <w:marBottom w:val="0"/>
          <w:divBdr>
            <w:top w:val="none" w:sz="0" w:space="0" w:color="auto"/>
            <w:left w:val="none" w:sz="0" w:space="0" w:color="auto"/>
            <w:bottom w:val="none" w:sz="0" w:space="0" w:color="auto"/>
            <w:right w:val="none" w:sz="0" w:space="0" w:color="auto"/>
          </w:divBdr>
        </w:div>
        <w:div w:id="203103023">
          <w:marLeft w:val="480"/>
          <w:marRight w:val="0"/>
          <w:marTop w:val="0"/>
          <w:marBottom w:val="0"/>
          <w:divBdr>
            <w:top w:val="none" w:sz="0" w:space="0" w:color="auto"/>
            <w:left w:val="none" w:sz="0" w:space="0" w:color="auto"/>
            <w:bottom w:val="none" w:sz="0" w:space="0" w:color="auto"/>
            <w:right w:val="none" w:sz="0" w:space="0" w:color="auto"/>
          </w:divBdr>
        </w:div>
        <w:div w:id="226065403">
          <w:marLeft w:val="480"/>
          <w:marRight w:val="0"/>
          <w:marTop w:val="0"/>
          <w:marBottom w:val="0"/>
          <w:divBdr>
            <w:top w:val="none" w:sz="0" w:space="0" w:color="auto"/>
            <w:left w:val="none" w:sz="0" w:space="0" w:color="auto"/>
            <w:bottom w:val="none" w:sz="0" w:space="0" w:color="auto"/>
            <w:right w:val="none" w:sz="0" w:space="0" w:color="auto"/>
          </w:divBdr>
        </w:div>
        <w:div w:id="240022493">
          <w:marLeft w:val="480"/>
          <w:marRight w:val="0"/>
          <w:marTop w:val="0"/>
          <w:marBottom w:val="0"/>
          <w:divBdr>
            <w:top w:val="none" w:sz="0" w:space="0" w:color="auto"/>
            <w:left w:val="none" w:sz="0" w:space="0" w:color="auto"/>
            <w:bottom w:val="none" w:sz="0" w:space="0" w:color="auto"/>
            <w:right w:val="none" w:sz="0" w:space="0" w:color="auto"/>
          </w:divBdr>
        </w:div>
        <w:div w:id="283736369">
          <w:marLeft w:val="480"/>
          <w:marRight w:val="0"/>
          <w:marTop w:val="0"/>
          <w:marBottom w:val="0"/>
          <w:divBdr>
            <w:top w:val="none" w:sz="0" w:space="0" w:color="auto"/>
            <w:left w:val="none" w:sz="0" w:space="0" w:color="auto"/>
            <w:bottom w:val="none" w:sz="0" w:space="0" w:color="auto"/>
            <w:right w:val="none" w:sz="0" w:space="0" w:color="auto"/>
          </w:divBdr>
        </w:div>
        <w:div w:id="293147678">
          <w:marLeft w:val="480"/>
          <w:marRight w:val="0"/>
          <w:marTop w:val="0"/>
          <w:marBottom w:val="0"/>
          <w:divBdr>
            <w:top w:val="none" w:sz="0" w:space="0" w:color="auto"/>
            <w:left w:val="none" w:sz="0" w:space="0" w:color="auto"/>
            <w:bottom w:val="none" w:sz="0" w:space="0" w:color="auto"/>
            <w:right w:val="none" w:sz="0" w:space="0" w:color="auto"/>
          </w:divBdr>
        </w:div>
        <w:div w:id="336469647">
          <w:marLeft w:val="480"/>
          <w:marRight w:val="0"/>
          <w:marTop w:val="0"/>
          <w:marBottom w:val="0"/>
          <w:divBdr>
            <w:top w:val="none" w:sz="0" w:space="0" w:color="auto"/>
            <w:left w:val="none" w:sz="0" w:space="0" w:color="auto"/>
            <w:bottom w:val="none" w:sz="0" w:space="0" w:color="auto"/>
            <w:right w:val="none" w:sz="0" w:space="0" w:color="auto"/>
          </w:divBdr>
        </w:div>
        <w:div w:id="351882969">
          <w:marLeft w:val="480"/>
          <w:marRight w:val="0"/>
          <w:marTop w:val="0"/>
          <w:marBottom w:val="0"/>
          <w:divBdr>
            <w:top w:val="none" w:sz="0" w:space="0" w:color="auto"/>
            <w:left w:val="none" w:sz="0" w:space="0" w:color="auto"/>
            <w:bottom w:val="none" w:sz="0" w:space="0" w:color="auto"/>
            <w:right w:val="none" w:sz="0" w:space="0" w:color="auto"/>
          </w:divBdr>
        </w:div>
        <w:div w:id="356661992">
          <w:marLeft w:val="480"/>
          <w:marRight w:val="0"/>
          <w:marTop w:val="0"/>
          <w:marBottom w:val="0"/>
          <w:divBdr>
            <w:top w:val="none" w:sz="0" w:space="0" w:color="auto"/>
            <w:left w:val="none" w:sz="0" w:space="0" w:color="auto"/>
            <w:bottom w:val="none" w:sz="0" w:space="0" w:color="auto"/>
            <w:right w:val="none" w:sz="0" w:space="0" w:color="auto"/>
          </w:divBdr>
        </w:div>
        <w:div w:id="381250656">
          <w:marLeft w:val="480"/>
          <w:marRight w:val="0"/>
          <w:marTop w:val="0"/>
          <w:marBottom w:val="0"/>
          <w:divBdr>
            <w:top w:val="none" w:sz="0" w:space="0" w:color="auto"/>
            <w:left w:val="none" w:sz="0" w:space="0" w:color="auto"/>
            <w:bottom w:val="none" w:sz="0" w:space="0" w:color="auto"/>
            <w:right w:val="none" w:sz="0" w:space="0" w:color="auto"/>
          </w:divBdr>
        </w:div>
        <w:div w:id="432626141">
          <w:marLeft w:val="480"/>
          <w:marRight w:val="0"/>
          <w:marTop w:val="0"/>
          <w:marBottom w:val="0"/>
          <w:divBdr>
            <w:top w:val="none" w:sz="0" w:space="0" w:color="auto"/>
            <w:left w:val="none" w:sz="0" w:space="0" w:color="auto"/>
            <w:bottom w:val="none" w:sz="0" w:space="0" w:color="auto"/>
            <w:right w:val="none" w:sz="0" w:space="0" w:color="auto"/>
          </w:divBdr>
        </w:div>
        <w:div w:id="546263174">
          <w:marLeft w:val="480"/>
          <w:marRight w:val="0"/>
          <w:marTop w:val="0"/>
          <w:marBottom w:val="0"/>
          <w:divBdr>
            <w:top w:val="none" w:sz="0" w:space="0" w:color="auto"/>
            <w:left w:val="none" w:sz="0" w:space="0" w:color="auto"/>
            <w:bottom w:val="none" w:sz="0" w:space="0" w:color="auto"/>
            <w:right w:val="none" w:sz="0" w:space="0" w:color="auto"/>
          </w:divBdr>
        </w:div>
        <w:div w:id="560479352">
          <w:marLeft w:val="480"/>
          <w:marRight w:val="0"/>
          <w:marTop w:val="0"/>
          <w:marBottom w:val="0"/>
          <w:divBdr>
            <w:top w:val="none" w:sz="0" w:space="0" w:color="auto"/>
            <w:left w:val="none" w:sz="0" w:space="0" w:color="auto"/>
            <w:bottom w:val="none" w:sz="0" w:space="0" w:color="auto"/>
            <w:right w:val="none" w:sz="0" w:space="0" w:color="auto"/>
          </w:divBdr>
        </w:div>
        <w:div w:id="574627721">
          <w:marLeft w:val="480"/>
          <w:marRight w:val="0"/>
          <w:marTop w:val="0"/>
          <w:marBottom w:val="0"/>
          <w:divBdr>
            <w:top w:val="none" w:sz="0" w:space="0" w:color="auto"/>
            <w:left w:val="none" w:sz="0" w:space="0" w:color="auto"/>
            <w:bottom w:val="none" w:sz="0" w:space="0" w:color="auto"/>
            <w:right w:val="none" w:sz="0" w:space="0" w:color="auto"/>
          </w:divBdr>
        </w:div>
        <w:div w:id="605502329">
          <w:marLeft w:val="480"/>
          <w:marRight w:val="0"/>
          <w:marTop w:val="0"/>
          <w:marBottom w:val="0"/>
          <w:divBdr>
            <w:top w:val="none" w:sz="0" w:space="0" w:color="auto"/>
            <w:left w:val="none" w:sz="0" w:space="0" w:color="auto"/>
            <w:bottom w:val="none" w:sz="0" w:space="0" w:color="auto"/>
            <w:right w:val="none" w:sz="0" w:space="0" w:color="auto"/>
          </w:divBdr>
        </w:div>
        <w:div w:id="611672430">
          <w:marLeft w:val="480"/>
          <w:marRight w:val="0"/>
          <w:marTop w:val="0"/>
          <w:marBottom w:val="0"/>
          <w:divBdr>
            <w:top w:val="none" w:sz="0" w:space="0" w:color="auto"/>
            <w:left w:val="none" w:sz="0" w:space="0" w:color="auto"/>
            <w:bottom w:val="none" w:sz="0" w:space="0" w:color="auto"/>
            <w:right w:val="none" w:sz="0" w:space="0" w:color="auto"/>
          </w:divBdr>
        </w:div>
        <w:div w:id="625084955">
          <w:marLeft w:val="480"/>
          <w:marRight w:val="0"/>
          <w:marTop w:val="0"/>
          <w:marBottom w:val="0"/>
          <w:divBdr>
            <w:top w:val="none" w:sz="0" w:space="0" w:color="auto"/>
            <w:left w:val="none" w:sz="0" w:space="0" w:color="auto"/>
            <w:bottom w:val="none" w:sz="0" w:space="0" w:color="auto"/>
            <w:right w:val="none" w:sz="0" w:space="0" w:color="auto"/>
          </w:divBdr>
        </w:div>
        <w:div w:id="650215242">
          <w:marLeft w:val="480"/>
          <w:marRight w:val="0"/>
          <w:marTop w:val="0"/>
          <w:marBottom w:val="0"/>
          <w:divBdr>
            <w:top w:val="none" w:sz="0" w:space="0" w:color="auto"/>
            <w:left w:val="none" w:sz="0" w:space="0" w:color="auto"/>
            <w:bottom w:val="none" w:sz="0" w:space="0" w:color="auto"/>
            <w:right w:val="none" w:sz="0" w:space="0" w:color="auto"/>
          </w:divBdr>
        </w:div>
        <w:div w:id="659770722">
          <w:marLeft w:val="480"/>
          <w:marRight w:val="0"/>
          <w:marTop w:val="0"/>
          <w:marBottom w:val="0"/>
          <w:divBdr>
            <w:top w:val="none" w:sz="0" w:space="0" w:color="auto"/>
            <w:left w:val="none" w:sz="0" w:space="0" w:color="auto"/>
            <w:bottom w:val="none" w:sz="0" w:space="0" w:color="auto"/>
            <w:right w:val="none" w:sz="0" w:space="0" w:color="auto"/>
          </w:divBdr>
        </w:div>
        <w:div w:id="668867239">
          <w:marLeft w:val="480"/>
          <w:marRight w:val="0"/>
          <w:marTop w:val="0"/>
          <w:marBottom w:val="0"/>
          <w:divBdr>
            <w:top w:val="none" w:sz="0" w:space="0" w:color="auto"/>
            <w:left w:val="none" w:sz="0" w:space="0" w:color="auto"/>
            <w:bottom w:val="none" w:sz="0" w:space="0" w:color="auto"/>
            <w:right w:val="none" w:sz="0" w:space="0" w:color="auto"/>
          </w:divBdr>
        </w:div>
        <w:div w:id="684985626">
          <w:marLeft w:val="480"/>
          <w:marRight w:val="0"/>
          <w:marTop w:val="0"/>
          <w:marBottom w:val="0"/>
          <w:divBdr>
            <w:top w:val="none" w:sz="0" w:space="0" w:color="auto"/>
            <w:left w:val="none" w:sz="0" w:space="0" w:color="auto"/>
            <w:bottom w:val="none" w:sz="0" w:space="0" w:color="auto"/>
            <w:right w:val="none" w:sz="0" w:space="0" w:color="auto"/>
          </w:divBdr>
        </w:div>
        <w:div w:id="696349433">
          <w:marLeft w:val="480"/>
          <w:marRight w:val="0"/>
          <w:marTop w:val="0"/>
          <w:marBottom w:val="0"/>
          <w:divBdr>
            <w:top w:val="none" w:sz="0" w:space="0" w:color="auto"/>
            <w:left w:val="none" w:sz="0" w:space="0" w:color="auto"/>
            <w:bottom w:val="none" w:sz="0" w:space="0" w:color="auto"/>
            <w:right w:val="none" w:sz="0" w:space="0" w:color="auto"/>
          </w:divBdr>
        </w:div>
        <w:div w:id="838500341">
          <w:marLeft w:val="480"/>
          <w:marRight w:val="0"/>
          <w:marTop w:val="0"/>
          <w:marBottom w:val="0"/>
          <w:divBdr>
            <w:top w:val="none" w:sz="0" w:space="0" w:color="auto"/>
            <w:left w:val="none" w:sz="0" w:space="0" w:color="auto"/>
            <w:bottom w:val="none" w:sz="0" w:space="0" w:color="auto"/>
            <w:right w:val="none" w:sz="0" w:space="0" w:color="auto"/>
          </w:divBdr>
        </w:div>
        <w:div w:id="905457665">
          <w:marLeft w:val="480"/>
          <w:marRight w:val="0"/>
          <w:marTop w:val="0"/>
          <w:marBottom w:val="0"/>
          <w:divBdr>
            <w:top w:val="none" w:sz="0" w:space="0" w:color="auto"/>
            <w:left w:val="none" w:sz="0" w:space="0" w:color="auto"/>
            <w:bottom w:val="none" w:sz="0" w:space="0" w:color="auto"/>
            <w:right w:val="none" w:sz="0" w:space="0" w:color="auto"/>
          </w:divBdr>
        </w:div>
        <w:div w:id="905841172">
          <w:marLeft w:val="480"/>
          <w:marRight w:val="0"/>
          <w:marTop w:val="0"/>
          <w:marBottom w:val="0"/>
          <w:divBdr>
            <w:top w:val="none" w:sz="0" w:space="0" w:color="auto"/>
            <w:left w:val="none" w:sz="0" w:space="0" w:color="auto"/>
            <w:bottom w:val="none" w:sz="0" w:space="0" w:color="auto"/>
            <w:right w:val="none" w:sz="0" w:space="0" w:color="auto"/>
          </w:divBdr>
        </w:div>
        <w:div w:id="915549557">
          <w:marLeft w:val="480"/>
          <w:marRight w:val="0"/>
          <w:marTop w:val="0"/>
          <w:marBottom w:val="0"/>
          <w:divBdr>
            <w:top w:val="none" w:sz="0" w:space="0" w:color="auto"/>
            <w:left w:val="none" w:sz="0" w:space="0" w:color="auto"/>
            <w:bottom w:val="none" w:sz="0" w:space="0" w:color="auto"/>
            <w:right w:val="none" w:sz="0" w:space="0" w:color="auto"/>
          </w:divBdr>
        </w:div>
      </w:divsChild>
    </w:div>
    <w:div w:id="612252569">
      <w:bodyDiv w:val="1"/>
      <w:marLeft w:val="0"/>
      <w:marRight w:val="0"/>
      <w:marTop w:val="0"/>
      <w:marBottom w:val="0"/>
      <w:divBdr>
        <w:top w:val="none" w:sz="0" w:space="0" w:color="auto"/>
        <w:left w:val="none" w:sz="0" w:space="0" w:color="auto"/>
        <w:bottom w:val="none" w:sz="0" w:space="0" w:color="auto"/>
        <w:right w:val="none" w:sz="0" w:space="0" w:color="auto"/>
      </w:divBdr>
    </w:div>
    <w:div w:id="612445201">
      <w:bodyDiv w:val="1"/>
      <w:marLeft w:val="0"/>
      <w:marRight w:val="0"/>
      <w:marTop w:val="0"/>
      <w:marBottom w:val="0"/>
      <w:divBdr>
        <w:top w:val="none" w:sz="0" w:space="0" w:color="auto"/>
        <w:left w:val="none" w:sz="0" w:space="0" w:color="auto"/>
        <w:bottom w:val="none" w:sz="0" w:space="0" w:color="auto"/>
        <w:right w:val="none" w:sz="0" w:space="0" w:color="auto"/>
      </w:divBdr>
    </w:div>
    <w:div w:id="612520973">
      <w:bodyDiv w:val="1"/>
      <w:marLeft w:val="0"/>
      <w:marRight w:val="0"/>
      <w:marTop w:val="0"/>
      <w:marBottom w:val="0"/>
      <w:divBdr>
        <w:top w:val="none" w:sz="0" w:space="0" w:color="auto"/>
        <w:left w:val="none" w:sz="0" w:space="0" w:color="auto"/>
        <w:bottom w:val="none" w:sz="0" w:space="0" w:color="auto"/>
        <w:right w:val="none" w:sz="0" w:space="0" w:color="auto"/>
      </w:divBdr>
    </w:div>
    <w:div w:id="612521447">
      <w:bodyDiv w:val="1"/>
      <w:marLeft w:val="0"/>
      <w:marRight w:val="0"/>
      <w:marTop w:val="0"/>
      <w:marBottom w:val="0"/>
      <w:divBdr>
        <w:top w:val="none" w:sz="0" w:space="0" w:color="auto"/>
        <w:left w:val="none" w:sz="0" w:space="0" w:color="auto"/>
        <w:bottom w:val="none" w:sz="0" w:space="0" w:color="auto"/>
        <w:right w:val="none" w:sz="0" w:space="0" w:color="auto"/>
      </w:divBdr>
    </w:div>
    <w:div w:id="612637180">
      <w:bodyDiv w:val="1"/>
      <w:marLeft w:val="0"/>
      <w:marRight w:val="0"/>
      <w:marTop w:val="0"/>
      <w:marBottom w:val="0"/>
      <w:divBdr>
        <w:top w:val="none" w:sz="0" w:space="0" w:color="auto"/>
        <w:left w:val="none" w:sz="0" w:space="0" w:color="auto"/>
        <w:bottom w:val="none" w:sz="0" w:space="0" w:color="auto"/>
        <w:right w:val="none" w:sz="0" w:space="0" w:color="auto"/>
      </w:divBdr>
    </w:div>
    <w:div w:id="612784116">
      <w:bodyDiv w:val="1"/>
      <w:marLeft w:val="0"/>
      <w:marRight w:val="0"/>
      <w:marTop w:val="0"/>
      <w:marBottom w:val="0"/>
      <w:divBdr>
        <w:top w:val="none" w:sz="0" w:space="0" w:color="auto"/>
        <w:left w:val="none" w:sz="0" w:space="0" w:color="auto"/>
        <w:bottom w:val="none" w:sz="0" w:space="0" w:color="auto"/>
        <w:right w:val="none" w:sz="0" w:space="0" w:color="auto"/>
      </w:divBdr>
    </w:div>
    <w:div w:id="612858216">
      <w:bodyDiv w:val="1"/>
      <w:marLeft w:val="0"/>
      <w:marRight w:val="0"/>
      <w:marTop w:val="0"/>
      <w:marBottom w:val="0"/>
      <w:divBdr>
        <w:top w:val="none" w:sz="0" w:space="0" w:color="auto"/>
        <w:left w:val="none" w:sz="0" w:space="0" w:color="auto"/>
        <w:bottom w:val="none" w:sz="0" w:space="0" w:color="auto"/>
        <w:right w:val="none" w:sz="0" w:space="0" w:color="auto"/>
      </w:divBdr>
    </w:div>
    <w:div w:id="612907666">
      <w:bodyDiv w:val="1"/>
      <w:marLeft w:val="0"/>
      <w:marRight w:val="0"/>
      <w:marTop w:val="0"/>
      <w:marBottom w:val="0"/>
      <w:divBdr>
        <w:top w:val="none" w:sz="0" w:space="0" w:color="auto"/>
        <w:left w:val="none" w:sz="0" w:space="0" w:color="auto"/>
        <w:bottom w:val="none" w:sz="0" w:space="0" w:color="auto"/>
        <w:right w:val="none" w:sz="0" w:space="0" w:color="auto"/>
      </w:divBdr>
    </w:div>
    <w:div w:id="612978679">
      <w:bodyDiv w:val="1"/>
      <w:marLeft w:val="0"/>
      <w:marRight w:val="0"/>
      <w:marTop w:val="0"/>
      <w:marBottom w:val="0"/>
      <w:divBdr>
        <w:top w:val="none" w:sz="0" w:space="0" w:color="auto"/>
        <w:left w:val="none" w:sz="0" w:space="0" w:color="auto"/>
        <w:bottom w:val="none" w:sz="0" w:space="0" w:color="auto"/>
        <w:right w:val="none" w:sz="0" w:space="0" w:color="auto"/>
      </w:divBdr>
      <w:divsChild>
        <w:div w:id="12611669">
          <w:marLeft w:val="480"/>
          <w:marRight w:val="0"/>
          <w:marTop w:val="0"/>
          <w:marBottom w:val="0"/>
          <w:divBdr>
            <w:top w:val="none" w:sz="0" w:space="0" w:color="auto"/>
            <w:left w:val="none" w:sz="0" w:space="0" w:color="auto"/>
            <w:bottom w:val="none" w:sz="0" w:space="0" w:color="auto"/>
            <w:right w:val="none" w:sz="0" w:space="0" w:color="auto"/>
          </w:divBdr>
        </w:div>
        <w:div w:id="12877541">
          <w:marLeft w:val="480"/>
          <w:marRight w:val="0"/>
          <w:marTop w:val="0"/>
          <w:marBottom w:val="0"/>
          <w:divBdr>
            <w:top w:val="none" w:sz="0" w:space="0" w:color="auto"/>
            <w:left w:val="none" w:sz="0" w:space="0" w:color="auto"/>
            <w:bottom w:val="none" w:sz="0" w:space="0" w:color="auto"/>
            <w:right w:val="none" w:sz="0" w:space="0" w:color="auto"/>
          </w:divBdr>
        </w:div>
        <w:div w:id="41558286">
          <w:marLeft w:val="480"/>
          <w:marRight w:val="0"/>
          <w:marTop w:val="0"/>
          <w:marBottom w:val="0"/>
          <w:divBdr>
            <w:top w:val="none" w:sz="0" w:space="0" w:color="auto"/>
            <w:left w:val="none" w:sz="0" w:space="0" w:color="auto"/>
            <w:bottom w:val="none" w:sz="0" w:space="0" w:color="auto"/>
            <w:right w:val="none" w:sz="0" w:space="0" w:color="auto"/>
          </w:divBdr>
        </w:div>
        <w:div w:id="103230553">
          <w:marLeft w:val="480"/>
          <w:marRight w:val="0"/>
          <w:marTop w:val="0"/>
          <w:marBottom w:val="0"/>
          <w:divBdr>
            <w:top w:val="none" w:sz="0" w:space="0" w:color="auto"/>
            <w:left w:val="none" w:sz="0" w:space="0" w:color="auto"/>
            <w:bottom w:val="none" w:sz="0" w:space="0" w:color="auto"/>
            <w:right w:val="none" w:sz="0" w:space="0" w:color="auto"/>
          </w:divBdr>
        </w:div>
        <w:div w:id="121075194">
          <w:marLeft w:val="480"/>
          <w:marRight w:val="0"/>
          <w:marTop w:val="0"/>
          <w:marBottom w:val="0"/>
          <w:divBdr>
            <w:top w:val="none" w:sz="0" w:space="0" w:color="auto"/>
            <w:left w:val="none" w:sz="0" w:space="0" w:color="auto"/>
            <w:bottom w:val="none" w:sz="0" w:space="0" w:color="auto"/>
            <w:right w:val="none" w:sz="0" w:space="0" w:color="auto"/>
          </w:divBdr>
        </w:div>
        <w:div w:id="163133514">
          <w:marLeft w:val="480"/>
          <w:marRight w:val="0"/>
          <w:marTop w:val="0"/>
          <w:marBottom w:val="0"/>
          <w:divBdr>
            <w:top w:val="none" w:sz="0" w:space="0" w:color="auto"/>
            <w:left w:val="none" w:sz="0" w:space="0" w:color="auto"/>
            <w:bottom w:val="none" w:sz="0" w:space="0" w:color="auto"/>
            <w:right w:val="none" w:sz="0" w:space="0" w:color="auto"/>
          </w:divBdr>
        </w:div>
        <w:div w:id="197932304">
          <w:marLeft w:val="480"/>
          <w:marRight w:val="0"/>
          <w:marTop w:val="0"/>
          <w:marBottom w:val="0"/>
          <w:divBdr>
            <w:top w:val="none" w:sz="0" w:space="0" w:color="auto"/>
            <w:left w:val="none" w:sz="0" w:space="0" w:color="auto"/>
            <w:bottom w:val="none" w:sz="0" w:space="0" w:color="auto"/>
            <w:right w:val="none" w:sz="0" w:space="0" w:color="auto"/>
          </w:divBdr>
        </w:div>
        <w:div w:id="226888004">
          <w:marLeft w:val="480"/>
          <w:marRight w:val="0"/>
          <w:marTop w:val="0"/>
          <w:marBottom w:val="0"/>
          <w:divBdr>
            <w:top w:val="none" w:sz="0" w:space="0" w:color="auto"/>
            <w:left w:val="none" w:sz="0" w:space="0" w:color="auto"/>
            <w:bottom w:val="none" w:sz="0" w:space="0" w:color="auto"/>
            <w:right w:val="none" w:sz="0" w:space="0" w:color="auto"/>
          </w:divBdr>
        </w:div>
        <w:div w:id="272254641">
          <w:marLeft w:val="480"/>
          <w:marRight w:val="0"/>
          <w:marTop w:val="0"/>
          <w:marBottom w:val="0"/>
          <w:divBdr>
            <w:top w:val="none" w:sz="0" w:space="0" w:color="auto"/>
            <w:left w:val="none" w:sz="0" w:space="0" w:color="auto"/>
            <w:bottom w:val="none" w:sz="0" w:space="0" w:color="auto"/>
            <w:right w:val="none" w:sz="0" w:space="0" w:color="auto"/>
          </w:divBdr>
        </w:div>
        <w:div w:id="297608547">
          <w:marLeft w:val="480"/>
          <w:marRight w:val="0"/>
          <w:marTop w:val="0"/>
          <w:marBottom w:val="0"/>
          <w:divBdr>
            <w:top w:val="none" w:sz="0" w:space="0" w:color="auto"/>
            <w:left w:val="none" w:sz="0" w:space="0" w:color="auto"/>
            <w:bottom w:val="none" w:sz="0" w:space="0" w:color="auto"/>
            <w:right w:val="none" w:sz="0" w:space="0" w:color="auto"/>
          </w:divBdr>
        </w:div>
        <w:div w:id="338579348">
          <w:marLeft w:val="480"/>
          <w:marRight w:val="0"/>
          <w:marTop w:val="0"/>
          <w:marBottom w:val="0"/>
          <w:divBdr>
            <w:top w:val="none" w:sz="0" w:space="0" w:color="auto"/>
            <w:left w:val="none" w:sz="0" w:space="0" w:color="auto"/>
            <w:bottom w:val="none" w:sz="0" w:space="0" w:color="auto"/>
            <w:right w:val="none" w:sz="0" w:space="0" w:color="auto"/>
          </w:divBdr>
        </w:div>
        <w:div w:id="363867184">
          <w:marLeft w:val="480"/>
          <w:marRight w:val="0"/>
          <w:marTop w:val="0"/>
          <w:marBottom w:val="0"/>
          <w:divBdr>
            <w:top w:val="none" w:sz="0" w:space="0" w:color="auto"/>
            <w:left w:val="none" w:sz="0" w:space="0" w:color="auto"/>
            <w:bottom w:val="none" w:sz="0" w:space="0" w:color="auto"/>
            <w:right w:val="none" w:sz="0" w:space="0" w:color="auto"/>
          </w:divBdr>
        </w:div>
        <w:div w:id="394552451">
          <w:marLeft w:val="480"/>
          <w:marRight w:val="0"/>
          <w:marTop w:val="0"/>
          <w:marBottom w:val="0"/>
          <w:divBdr>
            <w:top w:val="none" w:sz="0" w:space="0" w:color="auto"/>
            <w:left w:val="none" w:sz="0" w:space="0" w:color="auto"/>
            <w:bottom w:val="none" w:sz="0" w:space="0" w:color="auto"/>
            <w:right w:val="none" w:sz="0" w:space="0" w:color="auto"/>
          </w:divBdr>
        </w:div>
        <w:div w:id="421075749">
          <w:marLeft w:val="480"/>
          <w:marRight w:val="0"/>
          <w:marTop w:val="0"/>
          <w:marBottom w:val="0"/>
          <w:divBdr>
            <w:top w:val="none" w:sz="0" w:space="0" w:color="auto"/>
            <w:left w:val="none" w:sz="0" w:space="0" w:color="auto"/>
            <w:bottom w:val="none" w:sz="0" w:space="0" w:color="auto"/>
            <w:right w:val="none" w:sz="0" w:space="0" w:color="auto"/>
          </w:divBdr>
        </w:div>
        <w:div w:id="466826862">
          <w:marLeft w:val="480"/>
          <w:marRight w:val="0"/>
          <w:marTop w:val="0"/>
          <w:marBottom w:val="0"/>
          <w:divBdr>
            <w:top w:val="none" w:sz="0" w:space="0" w:color="auto"/>
            <w:left w:val="none" w:sz="0" w:space="0" w:color="auto"/>
            <w:bottom w:val="none" w:sz="0" w:space="0" w:color="auto"/>
            <w:right w:val="none" w:sz="0" w:space="0" w:color="auto"/>
          </w:divBdr>
        </w:div>
        <w:div w:id="600454550">
          <w:marLeft w:val="480"/>
          <w:marRight w:val="0"/>
          <w:marTop w:val="0"/>
          <w:marBottom w:val="0"/>
          <w:divBdr>
            <w:top w:val="none" w:sz="0" w:space="0" w:color="auto"/>
            <w:left w:val="none" w:sz="0" w:space="0" w:color="auto"/>
            <w:bottom w:val="none" w:sz="0" w:space="0" w:color="auto"/>
            <w:right w:val="none" w:sz="0" w:space="0" w:color="auto"/>
          </w:divBdr>
        </w:div>
        <w:div w:id="632634034">
          <w:marLeft w:val="480"/>
          <w:marRight w:val="0"/>
          <w:marTop w:val="0"/>
          <w:marBottom w:val="0"/>
          <w:divBdr>
            <w:top w:val="none" w:sz="0" w:space="0" w:color="auto"/>
            <w:left w:val="none" w:sz="0" w:space="0" w:color="auto"/>
            <w:bottom w:val="none" w:sz="0" w:space="0" w:color="auto"/>
            <w:right w:val="none" w:sz="0" w:space="0" w:color="auto"/>
          </w:divBdr>
        </w:div>
        <w:div w:id="652371866">
          <w:marLeft w:val="480"/>
          <w:marRight w:val="0"/>
          <w:marTop w:val="0"/>
          <w:marBottom w:val="0"/>
          <w:divBdr>
            <w:top w:val="none" w:sz="0" w:space="0" w:color="auto"/>
            <w:left w:val="none" w:sz="0" w:space="0" w:color="auto"/>
            <w:bottom w:val="none" w:sz="0" w:space="0" w:color="auto"/>
            <w:right w:val="none" w:sz="0" w:space="0" w:color="auto"/>
          </w:divBdr>
        </w:div>
        <w:div w:id="671831577">
          <w:marLeft w:val="480"/>
          <w:marRight w:val="0"/>
          <w:marTop w:val="0"/>
          <w:marBottom w:val="0"/>
          <w:divBdr>
            <w:top w:val="none" w:sz="0" w:space="0" w:color="auto"/>
            <w:left w:val="none" w:sz="0" w:space="0" w:color="auto"/>
            <w:bottom w:val="none" w:sz="0" w:space="0" w:color="auto"/>
            <w:right w:val="none" w:sz="0" w:space="0" w:color="auto"/>
          </w:divBdr>
        </w:div>
        <w:div w:id="740832879">
          <w:marLeft w:val="480"/>
          <w:marRight w:val="0"/>
          <w:marTop w:val="0"/>
          <w:marBottom w:val="0"/>
          <w:divBdr>
            <w:top w:val="none" w:sz="0" w:space="0" w:color="auto"/>
            <w:left w:val="none" w:sz="0" w:space="0" w:color="auto"/>
            <w:bottom w:val="none" w:sz="0" w:space="0" w:color="auto"/>
            <w:right w:val="none" w:sz="0" w:space="0" w:color="auto"/>
          </w:divBdr>
        </w:div>
        <w:div w:id="891237247">
          <w:marLeft w:val="480"/>
          <w:marRight w:val="0"/>
          <w:marTop w:val="0"/>
          <w:marBottom w:val="0"/>
          <w:divBdr>
            <w:top w:val="none" w:sz="0" w:space="0" w:color="auto"/>
            <w:left w:val="none" w:sz="0" w:space="0" w:color="auto"/>
            <w:bottom w:val="none" w:sz="0" w:space="0" w:color="auto"/>
            <w:right w:val="none" w:sz="0" w:space="0" w:color="auto"/>
          </w:divBdr>
        </w:div>
      </w:divsChild>
    </w:div>
    <w:div w:id="612978896">
      <w:bodyDiv w:val="1"/>
      <w:marLeft w:val="0"/>
      <w:marRight w:val="0"/>
      <w:marTop w:val="0"/>
      <w:marBottom w:val="0"/>
      <w:divBdr>
        <w:top w:val="none" w:sz="0" w:space="0" w:color="auto"/>
        <w:left w:val="none" w:sz="0" w:space="0" w:color="auto"/>
        <w:bottom w:val="none" w:sz="0" w:space="0" w:color="auto"/>
        <w:right w:val="none" w:sz="0" w:space="0" w:color="auto"/>
      </w:divBdr>
    </w:div>
    <w:div w:id="612982890">
      <w:bodyDiv w:val="1"/>
      <w:marLeft w:val="0"/>
      <w:marRight w:val="0"/>
      <w:marTop w:val="0"/>
      <w:marBottom w:val="0"/>
      <w:divBdr>
        <w:top w:val="none" w:sz="0" w:space="0" w:color="auto"/>
        <w:left w:val="none" w:sz="0" w:space="0" w:color="auto"/>
        <w:bottom w:val="none" w:sz="0" w:space="0" w:color="auto"/>
        <w:right w:val="none" w:sz="0" w:space="0" w:color="auto"/>
      </w:divBdr>
    </w:div>
    <w:div w:id="612983119">
      <w:bodyDiv w:val="1"/>
      <w:marLeft w:val="0"/>
      <w:marRight w:val="0"/>
      <w:marTop w:val="0"/>
      <w:marBottom w:val="0"/>
      <w:divBdr>
        <w:top w:val="none" w:sz="0" w:space="0" w:color="auto"/>
        <w:left w:val="none" w:sz="0" w:space="0" w:color="auto"/>
        <w:bottom w:val="none" w:sz="0" w:space="0" w:color="auto"/>
        <w:right w:val="none" w:sz="0" w:space="0" w:color="auto"/>
      </w:divBdr>
    </w:div>
    <w:div w:id="613024316">
      <w:bodyDiv w:val="1"/>
      <w:marLeft w:val="0"/>
      <w:marRight w:val="0"/>
      <w:marTop w:val="0"/>
      <w:marBottom w:val="0"/>
      <w:divBdr>
        <w:top w:val="none" w:sz="0" w:space="0" w:color="auto"/>
        <w:left w:val="none" w:sz="0" w:space="0" w:color="auto"/>
        <w:bottom w:val="none" w:sz="0" w:space="0" w:color="auto"/>
        <w:right w:val="none" w:sz="0" w:space="0" w:color="auto"/>
      </w:divBdr>
    </w:div>
    <w:div w:id="613025644">
      <w:bodyDiv w:val="1"/>
      <w:marLeft w:val="0"/>
      <w:marRight w:val="0"/>
      <w:marTop w:val="0"/>
      <w:marBottom w:val="0"/>
      <w:divBdr>
        <w:top w:val="none" w:sz="0" w:space="0" w:color="auto"/>
        <w:left w:val="none" w:sz="0" w:space="0" w:color="auto"/>
        <w:bottom w:val="none" w:sz="0" w:space="0" w:color="auto"/>
        <w:right w:val="none" w:sz="0" w:space="0" w:color="auto"/>
      </w:divBdr>
    </w:div>
    <w:div w:id="613052942">
      <w:bodyDiv w:val="1"/>
      <w:marLeft w:val="0"/>
      <w:marRight w:val="0"/>
      <w:marTop w:val="0"/>
      <w:marBottom w:val="0"/>
      <w:divBdr>
        <w:top w:val="none" w:sz="0" w:space="0" w:color="auto"/>
        <w:left w:val="none" w:sz="0" w:space="0" w:color="auto"/>
        <w:bottom w:val="none" w:sz="0" w:space="0" w:color="auto"/>
        <w:right w:val="none" w:sz="0" w:space="0" w:color="auto"/>
      </w:divBdr>
    </w:div>
    <w:div w:id="613053198">
      <w:bodyDiv w:val="1"/>
      <w:marLeft w:val="0"/>
      <w:marRight w:val="0"/>
      <w:marTop w:val="0"/>
      <w:marBottom w:val="0"/>
      <w:divBdr>
        <w:top w:val="none" w:sz="0" w:space="0" w:color="auto"/>
        <w:left w:val="none" w:sz="0" w:space="0" w:color="auto"/>
        <w:bottom w:val="none" w:sz="0" w:space="0" w:color="auto"/>
        <w:right w:val="none" w:sz="0" w:space="0" w:color="auto"/>
      </w:divBdr>
    </w:div>
    <w:div w:id="613171341">
      <w:bodyDiv w:val="1"/>
      <w:marLeft w:val="0"/>
      <w:marRight w:val="0"/>
      <w:marTop w:val="0"/>
      <w:marBottom w:val="0"/>
      <w:divBdr>
        <w:top w:val="none" w:sz="0" w:space="0" w:color="auto"/>
        <w:left w:val="none" w:sz="0" w:space="0" w:color="auto"/>
        <w:bottom w:val="none" w:sz="0" w:space="0" w:color="auto"/>
        <w:right w:val="none" w:sz="0" w:space="0" w:color="auto"/>
      </w:divBdr>
    </w:div>
    <w:div w:id="613246304">
      <w:bodyDiv w:val="1"/>
      <w:marLeft w:val="0"/>
      <w:marRight w:val="0"/>
      <w:marTop w:val="0"/>
      <w:marBottom w:val="0"/>
      <w:divBdr>
        <w:top w:val="none" w:sz="0" w:space="0" w:color="auto"/>
        <w:left w:val="none" w:sz="0" w:space="0" w:color="auto"/>
        <w:bottom w:val="none" w:sz="0" w:space="0" w:color="auto"/>
        <w:right w:val="none" w:sz="0" w:space="0" w:color="auto"/>
      </w:divBdr>
    </w:div>
    <w:div w:id="613368059">
      <w:bodyDiv w:val="1"/>
      <w:marLeft w:val="0"/>
      <w:marRight w:val="0"/>
      <w:marTop w:val="0"/>
      <w:marBottom w:val="0"/>
      <w:divBdr>
        <w:top w:val="none" w:sz="0" w:space="0" w:color="auto"/>
        <w:left w:val="none" w:sz="0" w:space="0" w:color="auto"/>
        <w:bottom w:val="none" w:sz="0" w:space="0" w:color="auto"/>
        <w:right w:val="none" w:sz="0" w:space="0" w:color="auto"/>
      </w:divBdr>
    </w:div>
    <w:div w:id="613369595">
      <w:bodyDiv w:val="1"/>
      <w:marLeft w:val="0"/>
      <w:marRight w:val="0"/>
      <w:marTop w:val="0"/>
      <w:marBottom w:val="0"/>
      <w:divBdr>
        <w:top w:val="none" w:sz="0" w:space="0" w:color="auto"/>
        <w:left w:val="none" w:sz="0" w:space="0" w:color="auto"/>
        <w:bottom w:val="none" w:sz="0" w:space="0" w:color="auto"/>
        <w:right w:val="none" w:sz="0" w:space="0" w:color="auto"/>
      </w:divBdr>
    </w:div>
    <w:div w:id="613440387">
      <w:bodyDiv w:val="1"/>
      <w:marLeft w:val="0"/>
      <w:marRight w:val="0"/>
      <w:marTop w:val="0"/>
      <w:marBottom w:val="0"/>
      <w:divBdr>
        <w:top w:val="none" w:sz="0" w:space="0" w:color="auto"/>
        <w:left w:val="none" w:sz="0" w:space="0" w:color="auto"/>
        <w:bottom w:val="none" w:sz="0" w:space="0" w:color="auto"/>
        <w:right w:val="none" w:sz="0" w:space="0" w:color="auto"/>
      </w:divBdr>
    </w:div>
    <w:div w:id="613484286">
      <w:bodyDiv w:val="1"/>
      <w:marLeft w:val="0"/>
      <w:marRight w:val="0"/>
      <w:marTop w:val="0"/>
      <w:marBottom w:val="0"/>
      <w:divBdr>
        <w:top w:val="none" w:sz="0" w:space="0" w:color="auto"/>
        <w:left w:val="none" w:sz="0" w:space="0" w:color="auto"/>
        <w:bottom w:val="none" w:sz="0" w:space="0" w:color="auto"/>
        <w:right w:val="none" w:sz="0" w:space="0" w:color="auto"/>
      </w:divBdr>
    </w:div>
    <w:div w:id="613485413">
      <w:bodyDiv w:val="1"/>
      <w:marLeft w:val="0"/>
      <w:marRight w:val="0"/>
      <w:marTop w:val="0"/>
      <w:marBottom w:val="0"/>
      <w:divBdr>
        <w:top w:val="none" w:sz="0" w:space="0" w:color="auto"/>
        <w:left w:val="none" w:sz="0" w:space="0" w:color="auto"/>
        <w:bottom w:val="none" w:sz="0" w:space="0" w:color="auto"/>
        <w:right w:val="none" w:sz="0" w:space="0" w:color="auto"/>
      </w:divBdr>
    </w:div>
    <w:div w:id="613902927">
      <w:bodyDiv w:val="1"/>
      <w:marLeft w:val="0"/>
      <w:marRight w:val="0"/>
      <w:marTop w:val="0"/>
      <w:marBottom w:val="0"/>
      <w:divBdr>
        <w:top w:val="none" w:sz="0" w:space="0" w:color="auto"/>
        <w:left w:val="none" w:sz="0" w:space="0" w:color="auto"/>
        <w:bottom w:val="none" w:sz="0" w:space="0" w:color="auto"/>
        <w:right w:val="none" w:sz="0" w:space="0" w:color="auto"/>
      </w:divBdr>
    </w:div>
    <w:div w:id="613908367">
      <w:bodyDiv w:val="1"/>
      <w:marLeft w:val="0"/>
      <w:marRight w:val="0"/>
      <w:marTop w:val="0"/>
      <w:marBottom w:val="0"/>
      <w:divBdr>
        <w:top w:val="none" w:sz="0" w:space="0" w:color="auto"/>
        <w:left w:val="none" w:sz="0" w:space="0" w:color="auto"/>
        <w:bottom w:val="none" w:sz="0" w:space="0" w:color="auto"/>
        <w:right w:val="none" w:sz="0" w:space="0" w:color="auto"/>
      </w:divBdr>
    </w:div>
    <w:div w:id="614022884">
      <w:bodyDiv w:val="1"/>
      <w:marLeft w:val="0"/>
      <w:marRight w:val="0"/>
      <w:marTop w:val="0"/>
      <w:marBottom w:val="0"/>
      <w:divBdr>
        <w:top w:val="none" w:sz="0" w:space="0" w:color="auto"/>
        <w:left w:val="none" w:sz="0" w:space="0" w:color="auto"/>
        <w:bottom w:val="none" w:sz="0" w:space="0" w:color="auto"/>
        <w:right w:val="none" w:sz="0" w:space="0" w:color="auto"/>
      </w:divBdr>
    </w:div>
    <w:div w:id="614142661">
      <w:bodyDiv w:val="1"/>
      <w:marLeft w:val="0"/>
      <w:marRight w:val="0"/>
      <w:marTop w:val="0"/>
      <w:marBottom w:val="0"/>
      <w:divBdr>
        <w:top w:val="none" w:sz="0" w:space="0" w:color="auto"/>
        <w:left w:val="none" w:sz="0" w:space="0" w:color="auto"/>
        <w:bottom w:val="none" w:sz="0" w:space="0" w:color="auto"/>
        <w:right w:val="none" w:sz="0" w:space="0" w:color="auto"/>
      </w:divBdr>
    </w:div>
    <w:div w:id="614287124">
      <w:bodyDiv w:val="1"/>
      <w:marLeft w:val="0"/>
      <w:marRight w:val="0"/>
      <w:marTop w:val="0"/>
      <w:marBottom w:val="0"/>
      <w:divBdr>
        <w:top w:val="none" w:sz="0" w:space="0" w:color="auto"/>
        <w:left w:val="none" w:sz="0" w:space="0" w:color="auto"/>
        <w:bottom w:val="none" w:sz="0" w:space="0" w:color="auto"/>
        <w:right w:val="none" w:sz="0" w:space="0" w:color="auto"/>
      </w:divBdr>
    </w:div>
    <w:div w:id="614411900">
      <w:bodyDiv w:val="1"/>
      <w:marLeft w:val="0"/>
      <w:marRight w:val="0"/>
      <w:marTop w:val="0"/>
      <w:marBottom w:val="0"/>
      <w:divBdr>
        <w:top w:val="none" w:sz="0" w:space="0" w:color="auto"/>
        <w:left w:val="none" w:sz="0" w:space="0" w:color="auto"/>
        <w:bottom w:val="none" w:sz="0" w:space="0" w:color="auto"/>
        <w:right w:val="none" w:sz="0" w:space="0" w:color="auto"/>
      </w:divBdr>
    </w:div>
    <w:div w:id="614478969">
      <w:bodyDiv w:val="1"/>
      <w:marLeft w:val="0"/>
      <w:marRight w:val="0"/>
      <w:marTop w:val="0"/>
      <w:marBottom w:val="0"/>
      <w:divBdr>
        <w:top w:val="none" w:sz="0" w:space="0" w:color="auto"/>
        <w:left w:val="none" w:sz="0" w:space="0" w:color="auto"/>
        <w:bottom w:val="none" w:sz="0" w:space="0" w:color="auto"/>
        <w:right w:val="none" w:sz="0" w:space="0" w:color="auto"/>
      </w:divBdr>
    </w:div>
    <w:div w:id="614558271">
      <w:bodyDiv w:val="1"/>
      <w:marLeft w:val="0"/>
      <w:marRight w:val="0"/>
      <w:marTop w:val="0"/>
      <w:marBottom w:val="0"/>
      <w:divBdr>
        <w:top w:val="none" w:sz="0" w:space="0" w:color="auto"/>
        <w:left w:val="none" w:sz="0" w:space="0" w:color="auto"/>
        <w:bottom w:val="none" w:sz="0" w:space="0" w:color="auto"/>
        <w:right w:val="none" w:sz="0" w:space="0" w:color="auto"/>
      </w:divBdr>
    </w:div>
    <w:div w:id="614599215">
      <w:bodyDiv w:val="1"/>
      <w:marLeft w:val="0"/>
      <w:marRight w:val="0"/>
      <w:marTop w:val="0"/>
      <w:marBottom w:val="0"/>
      <w:divBdr>
        <w:top w:val="none" w:sz="0" w:space="0" w:color="auto"/>
        <w:left w:val="none" w:sz="0" w:space="0" w:color="auto"/>
        <w:bottom w:val="none" w:sz="0" w:space="0" w:color="auto"/>
        <w:right w:val="none" w:sz="0" w:space="0" w:color="auto"/>
      </w:divBdr>
    </w:div>
    <w:div w:id="614600624">
      <w:bodyDiv w:val="1"/>
      <w:marLeft w:val="0"/>
      <w:marRight w:val="0"/>
      <w:marTop w:val="0"/>
      <w:marBottom w:val="0"/>
      <w:divBdr>
        <w:top w:val="none" w:sz="0" w:space="0" w:color="auto"/>
        <w:left w:val="none" w:sz="0" w:space="0" w:color="auto"/>
        <w:bottom w:val="none" w:sz="0" w:space="0" w:color="auto"/>
        <w:right w:val="none" w:sz="0" w:space="0" w:color="auto"/>
      </w:divBdr>
    </w:div>
    <w:div w:id="614799375">
      <w:bodyDiv w:val="1"/>
      <w:marLeft w:val="0"/>
      <w:marRight w:val="0"/>
      <w:marTop w:val="0"/>
      <w:marBottom w:val="0"/>
      <w:divBdr>
        <w:top w:val="none" w:sz="0" w:space="0" w:color="auto"/>
        <w:left w:val="none" w:sz="0" w:space="0" w:color="auto"/>
        <w:bottom w:val="none" w:sz="0" w:space="0" w:color="auto"/>
        <w:right w:val="none" w:sz="0" w:space="0" w:color="auto"/>
      </w:divBdr>
    </w:div>
    <w:div w:id="614871258">
      <w:bodyDiv w:val="1"/>
      <w:marLeft w:val="0"/>
      <w:marRight w:val="0"/>
      <w:marTop w:val="0"/>
      <w:marBottom w:val="0"/>
      <w:divBdr>
        <w:top w:val="none" w:sz="0" w:space="0" w:color="auto"/>
        <w:left w:val="none" w:sz="0" w:space="0" w:color="auto"/>
        <w:bottom w:val="none" w:sz="0" w:space="0" w:color="auto"/>
        <w:right w:val="none" w:sz="0" w:space="0" w:color="auto"/>
      </w:divBdr>
    </w:div>
    <w:div w:id="615064515">
      <w:bodyDiv w:val="1"/>
      <w:marLeft w:val="0"/>
      <w:marRight w:val="0"/>
      <w:marTop w:val="0"/>
      <w:marBottom w:val="0"/>
      <w:divBdr>
        <w:top w:val="none" w:sz="0" w:space="0" w:color="auto"/>
        <w:left w:val="none" w:sz="0" w:space="0" w:color="auto"/>
        <w:bottom w:val="none" w:sz="0" w:space="0" w:color="auto"/>
        <w:right w:val="none" w:sz="0" w:space="0" w:color="auto"/>
      </w:divBdr>
      <w:divsChild>
        <w:div w:id="86585364">
          <w:marLeft w:val="480"/>
          <w:marRight w:val="0"/>
          <w:marTop w:val="0"/>
          <w:marBottom w:val="0"/>
          <w:divBdr>
            <w:top w:val="none" w:sz="0" w:space="0" w:color="auto"/>
            <w:left w:val="none" w:sz="0" w:space="0" w:color="auto"/>
            <w:bottom w:val="none" w:sz="0" w:space="0" w:color="auto"/>
            <w:right w:val="none" w:sz="0" w:space="0" w:color="auto"/>
          </w:divBdr>
        </w:div>
        <w:div w:id="150871777">
          <w:marLeft w:val="480"/>
          <w:marRight w:val="0"/>
          <w:marTop w:val="0"/>
          <w:marBottom w:val="0"/>
          <w:divBdr>
            <w:top w:val="none" w:sz="0" w:space="0" w:color="auto"/>
            <w:left w:val="none" w:sz="0" w:space="0" w:color="auto"/>
            <w:bottom w:val="none" w:sz="0" w:space="0" w:color="auto"/>
            <w:right w:val="none" w:sz="0" w:space="0" w:color="auto"/>
          </w:divBdr>
        </w:div>
        <w:div w:id="180121015">
          <w:marLeft w:val="480"/>
          <w:marRight w:val="0"/>
          <w:marTop w:val="0"/>
          <w:marBottom w:val="0"/>
          <w:divBdr>
            <w:top w:val="none" w:sz="0" w:space="0" w:color="auto"/>
            <w:left w:val="none" w:sz="0" w:space="0" w:color="auto"/>
            <w:bottom w:val="none" w:sz="0" w:space="0" w:color="auto"/>
            <w:right w:val="none" w:sz="0" w:space="0" w:color="auto"/>
          </w:divBdr>
        </w:div>
        <w:div w:id="194001099">
          <w:marLeft w:val="480"/>
          <w:marRight w:val="0"/>
          <w:marTop w:val="0"/>
          <w:marBottom w:val="0"/>
          <w:divBdr>
            <w:top w:val="none" w:sz="0" w:space="0" w:color="auto"/>
            <w:left w:val="none" w:sz="0" w:space="0" w:color="auto"/>
            <w:bottom w:val="none" w:sz="0" w:space="0" w:color="auto"/>
            <w:right w:val="none" w:sz="0" w:space="0" w:color="auto"/>
          </w:divBdr>
        </w:div>
        <w:div w:id="249971086">
          <w:marLeft w:val="480"/>
          <w:marRight w:val="0"/>
          <w:marTop w:val="0"/>
          <w:marBottom w:val="0"/>
          <w:divBdr>
            <w:top w:val="none" w:sz="0" w:space="0" w:color="auto"/>
            <w:left w:val="none" w:sz="0" w:space="0" w:color="auto"/>
            <w:bottom w:val="none" w:sz="0" w:space="0" w:color="auto"/>
            <w:right w:val="none" w:sz="0" w:space="0" w:color="auto"/>
          </w:divBdr>
        </w:div>
        <w:div w:id="290016930">
          <w:marLeft w:val="480"/>
          <w:marRight w:val="0"/>
          <w:marTop w:val="0"/>
          <w:marBottom w:val="0"/>
          <w:divBdr>
            <w:top w:val="none" w:sz="0" w:space="0" w:color="auto"/>
            <w:left w:val="none" w:sz="0" w:space="0" w:color="auto"/>
            <w:bottom w:val="none" w:sz="0" w:space="0" w:color="auto"/>
            <w:right w:val="none" w:sz="0" w:space="0" w:color="auto"/>
          </w:divBdr>
        </w:div>
        <w:div w:id="296641683">
          <w:marLeft w:val="480"/>
          <w:marRight w:val="0"/>
          <w:marTop w:val="0"/>
          <w:marBottom w:val="0"/>
          <w:divBdr>
            <w:top w:val="none" w:sz="0" w:space="0" w:color="auto"/>
            <w:left w:val="none" w:sz="0" w:space="0" w:color="auto"/>
            <w:bottom w:val="none" w:sz="0" w:space="0" w:color="auto"/>
            <w:right w:val="none" w:sz="0" w:space="0" w:color="auto"/>
          </w:divBdr>
        </w:div>
        <w:div w:id="389811743">
          <w:marLeft w:val="480"/>
          <w:marRight w:val="0"/>
          <w:marTop w:val="0"/>
          <w:marBottom w:val="0"/>
          <w:divBdr>
            <w:top w:val="none" w:sz="0" w:space="0" w:color="auto"/>
            <w:left w:val="none" w:sz="0" w:space="0" w:color="auto"/>
            <w:bottom w:val="none" w:sz="0" w:space="0" w:color="auto"/>
            <w:right w:val="none" w:sz="0" w:space="0" w:color="auto"/>
          </w:divBdr>
        </w:div>
        <w:div w:id="588581974">
          <w:marLeft w:val="480"/>
          <w:marRight w:val="0"/>
          <w:marTop w:val="0"/>
          <w:marBottom w:val="0"/>
          <w:divBdr>
            <w:top w:val="none" w:sz="0" w:space="0" w:color="auto"/>
            <w:left w:val="none" w:sz="0" w:space="0" w:color="auto"/>
            <w:bottom w:val="none" w:sz="0" w:space="0" w:color="auto"/>
            <w:right w:val="none" w:sz="0" w:space="0" w:color="auto"/>
          </w:divBdr>
        </w:div>
        <w:div w:id="633759994">
          <w:marLeft w:val="480"/>
          <w:marRight w:val="0"/>
          <w:marTop w:val="0"/>
          <w:marBottom w:val="0"/>
          <w:divBdr>
            <w:top w:val="none" w:sz="0" w:space="0" w:color="auto"/>
            <w:left w:val="none" w:sz="0" w:space="0" w:color="auto"/>
            <w:bottom w:val="none" w:sz="0" w:space="0" w:color="auto"/>
            <w:right w:val="none" w:sz="0" w:space="0" w:color="auto"/>
          </w:divBdr>
        </w:div>
        <w:div w:id="717975314">
          <w:marLeft w:val="480"/>
          <w:marRight w:val="0"/>
          <w:marTop w:val="0"/>
          <w:marBottom w:val="0"/>
          <w:divBdr>
            <w:top w:val="none" w:sz="0" w:space="0" w:color="auto"/>
            <w:left w:val="none" w:sz="0" w:space="0" w:color="auto"/>
            <w:bottom w:val="none" w:sz="0" w:space="0" w:color="auto"/>
            <w:right w:val="none" w:sz="0" w:space="0" w:color="auto"/>
          </w:divBdr>
        </w:div>
      </w:divsChild>
    </w:div>
    <w:div w:id="615210791">
      <w:bodyDiv w:val="1"/>
      <w:marLeft w:val="0"/>
      <w:marRight w:val="0"/>
      <w:marTop w:val="0"/>
      <w:marBottom w:val="0"/>
      <w:divBdr>
        <w:top w:val="none" w:sz="0" w:space="0" w:color="auto"/>
        <w:left w:val="none" w:sz="0" w:space="0" w:color="auto"/>
        <w:bottom w:val="none" w:sz="0" w:space="0" w:color="auto"/>
        <w:right w:val="none" w:sz="0" w:space="0" w:color="auto"/>
      </w:divBdr>
    </w:div>
    <w:div w:id="615213524">
      <w:bodyDiv w:val="1"/>
      <w:marLeft w:val="0"/>
      <w:marRight w:val="0"/>
      <w:marTop w:val="0"/>
      <w:marBottom w:val="0"/>
      <w:divBdr>
        <w:top w:val="none" w:sz="0" w:space="0" w:color="auto"/>
        <w:left w:val="none" w:sz="0" w:space="0" w:color="auto"/>
        <w:bottom w:val="none" w:sz="0" w:space="0" w:color="auto"/>
        <w:right w:val="none" w:sz="0" w:space="0" w:color="auto"/>
      </w:divBdr>
    </w:div>
    <w:div w:id="615217871">
      <w:bodyDiv w:val="1"/>
      <w:marLeft w:val="0"/>
      <w:marRight w:val="0"/>
      <w:marTop w:val="0"/>
      <w:marBottom w:val="0"/>
      <w:divBdr>
        <w:top w:val="none" w:sz="0" w:space="0" w:color="auto"/>
        <w:left w:val="none" w:sz="0" w:space="0" w:color="auto"/>
        <w:bottom w:val="none" w:sz="0" w:space="0" w:color="auto"/>
        <w:right w:val="none" w:sz="0" w:space="0" w:color="auto"/>
      </w:divBdr>
    </w:div>
    <w:div w:id="615255519">
      <w:bodyDiv w:val="1"/>
      <w:marLeft w:val="0"/>
      <w:marRight w:val="0"/>
      <w:marTop w:val="0"/>
      <w:marBottom w:val="0"/>
      <w:divBdr>
        <w:top w:val="none" w:sz="0" w:space="0" w:color="auto"/>
        <w:left w:val="none" w:sz="0" w:space="0" w:color="auto"/>
        <w:bottom w:val="none" w:sz="0" w:space="0" w:color="auto"/>
        <w:right w:val="none" w:sz="0" w:space="0" w:color="auto"/>
      </w:divBdr>
    </w:div>
    <w:div w:id="615257700">
      <w:bodyDiv w:val="1"/>
      <w:marLeft w:val="0"/>
      <w:marRight w:val="0"/>
      <w:marTop w:val="0"/>
      <w:marBottom w:val="0"/>
      <w:divBdr>
        <w:top w:val="none" w:sz="0" w:space="0" w:color="auto"/>
        <w:left w:val="none" w:sz="0" w:space="0" w:color="auto"/>
        <w:bottom w:val="none" w:sz="0" w:space="0" w:color="auto"/>
        <w:right w:val="none" w:sz="0" w:space="0" w:color="auto"/>
      </w:divBdr>
    </w:div>
    <w:div w:id="615328574">
      <w:bodyDiv w:val="1"/>
      <w:marLeft w:val="0"/>
      <w:marRight w:val="0"/>
      <w:marTop w:val="0"/>
      <w:marBottom w:val="0"/>
      <w:divBdr>
        <w:top w:val="none" w:sz="0" w:space="0" w:color="auto"/>
        <w:left w:val="none" w:sz="0" w:space="0" w:color="auto"/>
        <w:bottom w:val="none" w:sz="0" w:space="0" w:color="auto"/>
        <w:right w:val="none" w:sz="0" w:space="0" w:color="auto"/>
      </w:divBdr>
      <w:divsChild>
        <w:div w:id="1539666265">
          <w:marLeft w:val="480"/>
          <w:marRight w:val="0"/>
          <w:marTop w:val="0"/>
          <w:marBottom w:val="0"/>
          <w:divBdr>
            <w:top w:val="none" w:sz="0" w:space="0" w:color="auto"/>
            <w:left w:val="none" w:sz="0" w:space="0" w:color="auto"/>
            <w:bottom w:val="none" w:sz="0" w:space="0" w:color="auto"/>
            <w:right w:val="none" w:sz="0" w:space="0" w:color="auto"/>
          </w:divBdr>
        </w:div>
        <w:div w:id="110978433">
          <w:marLeft w:val="480"/>
          <w:marRight w:val="0"/>
          <w:marTop w:val="0"/>
          <w:marBottom w:val="0"/>
          <w:divBdr>
            <w:top w:val="none" w:sz="0" w:space="0" w:color="auto"/>
            <w:left w:val="none" w:sz="0" w:space="0" w:color="auto"/>
            <w:bottom w:val="none" w:sz="0" w:space="0" w:color="auto"/>
            <w:right w:val="none" w:sz="0" w:space="0" w:color="auto"/>
          </w:divBdr>
        </w:div>
        <w:div w:id="1582371479">
          <w:marLeft w:val="480"/>
          <w:marRight w:val="0"/>
          <w:marTop w:val="0"/>
          <w:marBottom w:val="0"/>
          <w:divBdr>
            <w:top w:val="none" w:sz="0" w:space="0" w:color="auto"/>
            <w:left w:val="none" w:sz="0" w:space="0" w:color="auto"/>
            <w:bottom w:val="none" w:sz="0" w:space="0" w:color="auto"/>
            <w:right w:val="none" w:sz="0" w:space="0" w:color="auto"/>
          </w:divBdr>
        </w:div>
        <w:div w:id="1298955992">
          <w:marLeft w:val="480"/>
          <w:marRight w:val="0"/>
          <w:marTop w:val="0"/>
          <w:marBottom w:val="0"/>
          <w:divBdr>
            <w:top w:val="none" w:sz="0" w:space="0" w:color="auto"/>
            <w:left w:val="none" w:sz="0" w:space="0" w:color="auto"/>
            <w:bottom w:val="none" w:sz="0" w:space="0" w:color="auto"/>
            <w:right w:val="none" w:sz="0" w:space="0" w:color="auto"/>
          </w:divBdr>
        </w:div>
        <w:div w:id="1837384121">
          <w:marLeft w:val="480"/>
          <w:marRight w:val="0"/>
          <w:marTop w:val="0"/>
          <w:marBottom w:val="0"/>
          <w:divBdr>
            <w:top w:val="none" w:sz="0" w:space="0" w:color="auto"/>
            <w:left w:val="none" w:sz="0" w:space="0" w:color="auto"/>
            <w:bottom w:val="none" w:sz="0" w:space="0" w:color="auto"/>
            <w:right w:val="none" w:sz="0" w:space="0" w:color="auto"/>
          </w:divBdr>
        </w:div>
        <w:div w:id="1594432107">
          <w:marLeft w:val="480"/>
          <w:marRight w:val="0"/>
          <w:marTop w:val="0"/>
          <w:marBottom w:val="0"/>
          <w:divBdr>
            <w:top w:val="none" w:sz="0" w:space="0" w:color="auto"/>
            <w:left w:val="none" w:sz="0" w:space="0" w:color="auto"/>
            <w:bottom w:val="none" w:sz="0" w:space="0" w:color="auto"/>
            <w:right w:val="none" w:sz="0" w:space="0" w:color="auto"/>
          </w:divBdr>
        </w:div>
        <w:div w:id="841892971">
          <w:marLeft w:val="480"/>
          <w:marRight w:val="0"/>
          <w:marTop w:val="0"/>
          <w:marBottom w:val="0"/>
          <w:divBdr>
            <w:top w:val="none" w:sz="0" w:space="0" w:color="auto"/>
            <w:left w:val="none" w:sz="0" w:space="0" w:color="auto"/>
            <w:bottom w:val="none" w:sz="0" w:space="0" w:color="auto"/>
            <w:right w:val="none" w:sz="0" w:space="0" w:color="auto"/>
          </w:divBdr>
        </w:div>
        <w:div w:id="1064525135">
          <w:marLeft w:val="480"/>
          <w:marRight w:val="0"/>
          <w:marTop w:val="0"/>
          <w:marBottom w:val="0"/>
          <w:divBdr>
            <w:top w:val="none" w:sz="0" w:space="0" w:color="auto"/>
            <w:left w:val="none" w:sz="0" w:space="0" w:color="auto"/>
            <w:bottom w:val="none" w:sz="0" w:space="0" w:color="auto"/>
            <w:right w:val="none" w:sz="0" w:space="0" w:color="auto"/>
          </w:divBdr>
        </w:div>
        <w:div w:id="2143230212">
          <w:marLeft w:val="480"/>
          <w:marRight w:val="0"/>
          <w:marTop w:val="0"/>
          <w:marBottom w:val="0"/>
          <w:divBdr>
            <w:top w:val="none" w:sz="0" w:space="0" w:color="auto"/>
            <w:left w:val="none" w:sz="0" w:space="0" w:color="auto"/>
            <w:bottom w:val="none" w:sz="0" w:space="0" w:color="auto"/>
            <w:right w:val="none" w:sz="0" w:space="0" w:color="auto"/>
          </w:divBdr>
        </w:div>
        <w:div w:id="1246108055">
          <w:marLeft w:val="480"/>
          <w:marRight w:val="0"/>
          <w:marTop w:val="0"/>
          <w:marBottom w:val="0"/>
          <w:divBdr>
            <w:top w:val="none" w:sz="0" w:space="0" w:color="auto"/>
            <w:left w:val="none" w:sz="0" w:space="0" w:color="auto"/>
            <w:bottom w:val="none" w:sz="0" w:space="0" w:color="auto"/>
            <w:right w:val="none" w:sz="0" w:space="0" w:color="auto"/>
          </w:divBdr>
        </w:div>
        <w:div w:id="114688266">
          <w:marLeft w:val="480"/>
          <w:marRight w:val="0"/>
          <w:marTop w:val="0"/>
          <w:marBottom w:val="0"/>
          <w:divBdr>
            <w:top w:val="none" w:sz="0" w:space="0" w:color="auto"/>
            <w:left w:val="none" w:sz="0" w:space="0" w:color="auto"/>
            <w:bottom w:val="none" w:sz="0" w:space="0" w:color="auto"/>
            <w:right w:val="none" w:sz="0" w:space="0" w:color="auto"/>
          </w:divBdr>
        </w:div>
        <w:div w:id="564687061">
          <w:marLeft w:val="480"/>
          <w:marRight w:val="0"/>
          <w:marTop w:val="0"/>
          <w:marBottom w:val="0"/>
          <w:divBdr>
            <w:top w:val="none" w:sz="0" w:space="0" w:color="auto"/>
            <w:left w:val="none" w:sz="0" w:space="0" w:color="auto"/>
            <w:bottom w:val="none" w:sz="0" w:space="0" w:color="auto"/>
            <w:right w:val="none" w:sz="0" w:space="0" w:color="auto"/>
          </w:divBdr>
        </w:div>
        <w:div w:id="1199588871">
          <w:marLeft w:val="480"/>
          <w:marRight w:val="0"/>
          <w:marTop w:val="0"/>
          <w:marBottom w:val="0"/>
          <w:divBdr>
            <w:top w:val="none" w:sz="0" w:space="0" w:color="auto"/>
            <w:left w:val="none" w:sz="0" w:space="0" w:color="auto"/>
            <w:bottom w:val="none" w:sz="0" w:space="0" w:color="auto"/>
            <w:right w:val="none" w:sz="0" w:space="0" w:color="auto"/>
          </w:divBdr>
        </w:div>
        <w:div w:id="392776906">
          <w:marLeft w:val="480"/>
          <w:marRight w:val="0"/>
          <w:marTop w:val="0"/>
          <w:marBottom w:val="0"/>
          <w:divBdr>
            <w:top w:val="none" w:sz="0" w:space="0" w:color="auto"/>
            <w:left w:val="none" w:sz="0" w:space="0" w:color="auto"/>
            <w:bottom w:val="none" w:sz="0" w:space="0" w:color="auto"/>
            <w:right w:val="none" w:sz="0" w:space="0" w:color="auto"/>
          </w:divBdr>
        </w:div>
        <w:div w:id="456262518">
          <w:marLeft w:val="480"/>
          <w:marRight w:val="0"/>
          <w:marTop w:val="0"/>
          <w:marBottom w:val="0"/>
          <w:divBdr>
            <w:top w:val="none" w:sz="0" w:space="0" w:color="auto"/>
            <w:left w:val="none" w:sz="0" w:space="0" w:color="auto"/>
            <w:bottom w:val="none" w:sz="0" w:space="0" w:color="auto"/>
            <w:right w:val="none" w:sz="0" w:space="0" w:color="auto"/>
          </w:divBdr>
        </w:div>
        <w:div w:id="1520507404">
          <w:marLeft w:val="480"/>
          <w:marRight w:val="0"/>
          <w:marTop w:val="0"/>
          <w:marBottom w:val="0"/>
          <w:divBdr>
            <w:top w:val="none" w:sz="0" w:space="0" w:color="auto"/>
            <w:left w:val="none" w:sz="0" w:space="0" w:color="auto"/>
            <w:bottom w:val="none" w:sz="0" w:space="0" w:color="auto"/>
            <w:right w:val="none" w:sz="0" w:space="0" w:color="auto"/>
          </w:divBdr>
        </w:div>
        <w:div w:id="355615655">
          <w:marLeft w:val="480"/>
          <w:marRight w:val="0"/>
          <w:marTop w:val="0"/>
          <w:marBottom w:val="0"/>
          <w:divBdr>
            <w:top w:val="none" w:sz="0" w:space="0" w:color="auto"/>
            <w:left w:val="none" w:sz="0" w:space="0" w:color="auto"/>
            <w:bottom w:val="none" w:sz="0" w:space="0" w:color="auto"/>
            <w:right w:val="none" w:sz="0" w:space="0" w:color="auto"/>
          </w:divBdr>
        </w:div>
        <w:div w:id="1362976407">
          <w:marLeft w:val="480"/>
          <w:marRight w:val="0"/>
          <w:marTop w:val="0"/>
          <w:marBottom w:val="0"/>
          <w:divBdr>
            <w:top w:val="none" w:sz="0" w:space="0" w:color="auto"/>
            <w:left w:val="none" w:sz="0" w:space="0" w:color="auto"/>
            <w:bottom w:val="none" w:sz="0" w:space="0" w:color="auto"/>
            <w:right w:val="none" w:sz="0" w:space="0" w:color="auto"/>
          </w:divBdr>
        </w:div>
        <w:div w:id="253513354">
          <w:marLeft w:val="480"/>
          <w:marRight w:val="0"/>
          <w:marTop w:val="0"/>
          <w:marBottom w:val="0"/>
          <w:divBdr>
            <w:top w:val="none" w:sz="0" w:space="0" w:color="auto"/>
            <w:left w:val="none" w:sz="0" w:space="0" w:color="auto"/>
            <w:bottom w:val="none" w:sz="0" w:space="0" w:color="auto"/>
            <w:right w:val="none" w:sz="0" w:space="0" w:color="auto"/>
          </w:divBdr>
        </w:div>
        <w:div w:id="1612859397">
          <w:marLeft w:val="480"/>
          <w:marRight w:val="0"/>
          <w:marTop w:val="0"/>
          <w:marBottom w:val="0"/>
          <w:divBdr>
            <w:top w:val="none" w:sz="0" w:space="0" w:color="auto"/>
            <w:left w:val="none" w:sz="0" w:space="0" w:color="auto"/>
            <w:bottom w:val="none" w:sz="0" w:space="0" w:color="auto"/>
            <w:right w:val="none" w:sz="0" w:space="0" w:color="auto"/>
          </w:divBdr>
        </w:div>
        <w:div w:id="2126076280">
          <w:marLeft w:val="480"/>
          <w:marRight w:val="0"/>
          <w:marTop w:val="0"/>
          <w:marBottom w:val="0"/>
          <w:divBdr>
            <w:top w:val="none" w:sz="0" w:space="0" w:color="auto"/>
            <w:left w:val="none" w:sz="0" w:space="0" w:color="auto"/>
            <w:bottom w:val="none" w:sz="0" w:space="0" w:color="auto"/>
            <w:right w:val="none" w:sz="0" w:space="0" w:color="auto"/>
          </w:divBdr>
        </w:div>
        <w:div w:id="1835149042">
          <w:marLeft w:val="480"/>
          <w:marRight w:val="0"/>
          <w:marTop w:val="0"/>
          <w:marBottom w:val="0"/>
          <w:divBdr>
            <w:top w:val="none" w:sz="0" w:space="0" w:color="auto"/>
            <w:left w:val="none" w:sz="0" w:space="0" w:color="auto"/>
            <w:bottom w:val="none" w:sz="0" w:space="0" w:color="auto"/>
            <w:right w:val="none" w:sz="0" w:space="0" w:color="auto"/>
          </w:divBdr>
        </w:div>
        <w:div w:id="1854608678">
          <w:marLeft w:val="480"/>
          <w:marRight w:val="0"/>
          <w:marTop w:val="0"/>
          <w:marBottom w:val="0"/>
          <w:divBdr>
            <w:top w:val="none" w:sz="0" w:space="0" w:color="auto"/>
            <w:left w:val="none" w:sz="0" w:space="0" w:color="auto"/>
            <w:bottom w:val="none" w:sz="0" w:space="0" w:color="auto"/>
            <w:right w:val="none" w:sz="0" w:space="0" w:color="auto"/>
          </w:divBdr>
        </w:div>
        <w:div w:id="1990742139">
          <w:marLeft w:val="480"/>
          <w:marRight w:val="0"/>
          <w:marTop w:val="0"/>
          <w:marBottom w:val="0"/>
          <w:divBdr>
            <w:top w:val="none" w:sz="0" w:space="0" w:color="auto"/>
            <w:left w:val="none" w:sz="0" w:space="0" w:color="auto"/>
            <w:bottom w:val="none" w:sz="0" w:space="0" w:color="auto"/>
            <w:right w:val="none" w:sz="0" w:space="0" w:color="auto"/>
          </w:divBdr>
        </w:div>
        <w:div w:id="1281886145">
          <w:marLeft w:val="480"/>
          <w:marRight w:val="0"/>
          <w:marTop w:val="0"/>
          <w:marBottom w:val="0"/>
          <w:divBdr>
            <w:top w:val="none" w:sz="0" w:space="0" w:color="auto"/>
            <w:left w:val="none" w:sz="0" w:space="0" w:color="auto"/>
            <w:bottom w:val="none" w:sz="0" w:space="0" w:color="auto"/>
            <w:right w:val="none" w:sz="0" w:space="0" w:color="auto"/>
          </w:divBdr>
        </w:div>
        <w:div w:id="33964972">
          <w:marLeft w:val="480"/>
          <w:marRight w:val="0"/>
          <w:marTop w:val="0"/>
          <w:marBottom w:val="0"/>
          <w:divBdr>
            <w:top w:val="none" w:sz="0" w:space="0" w:color="auto"/>
            <w:left w:val="none" w:sz="0" w:space="0" w:color="auto"/>
            <w:bottom w:val="none" w:sz="0" w:space="0" w:color="auto"/>
            <w:right w:val="none" w:sz="0" w:space="0" w:color="auto"/>
          </w:divBdr>
        </w:div>
        <w:div w:id="512692023">
          <w:marLeft w:val="480"/>
          <w:marRight w:val="0"/>
          <w:marTop w:val="0"/>
          <w:marBottom w:val="0"/>
          <w:divBdr>
            <w:top w:val="none" w:sz="0" w:space="0" w:color="auto"/>
            <w:left w:val="none" w:sz="0" w:space="0" w:color="auto"/>
            <w:bottom w:val="none" w:sz="0" w:space="0" w:color="auto"/>
            <w:right w:val="none" w:sz="0" w:space="0" w:color="auto"/>
          </w:divBdr>
        </w:div>
        <w:div w:id="1549299498">
          <w:marLeft w:val="480"/>
          <w:marRight w:val="0"/>
          <w:marTop w:val="0"/>
          <w:marBottom w:val="0"/>
          <w:divBdr>
            <w:top w:val="none" w:sz="0" w:space="0" w:color="auto"/>
            <w:left w:val="none" w:sz="0" w:space="0" w:color="auto"/>
            <w:bottom w:val="none" w:sz="0" w:space="0" w:color="auto"/>
            <w:right w:val="none" w:sz="0" w:space="0" w:color="auto"/>
          </w:divBdr>
        </w:div>
        <w:div w:id="1344548272">
          <w:marLeft w:val="480"/>
          <w:marRight w:val="0"/>
          <w:marTop w:val="0"/>
          <w:marBottom w:val="0"/>
          <w:divBdr>
            <w:top w:val="none" w:sz="0" w:space="0" w:color="auto"/>
            <w:left w:val="none" w:sz="0" w:space="0" w:color="auto"/>
            <w:bottom w:val="none" w:sz="0" w:space="0" w:color="auto"/>
            <w:right w:val="none" w:sz="0" w:space="0" w:color="auto"/>
          </w:divBdr>
        </w:div>
        <w:div w:id="463277131">
          <w:marLeft w:val="480"/>
          <w:marRight w:val="0"/>
          <w:marTop w:val="0"/>
          <w:marBottom w:val="0"/>
          <w:divBdr>
            <w:top w:val="none" w:sz="0" w:space="0" w:color="auto"/>
            <w:left w:val="none" w:sz="0" w:space="0" w:color="auto"/>
            <w:bottom w:val="none" w:sz="0" w:space="0" w:color="auto"/>
            <w:right w:val="none" w:sz="0" w:space="0" w:color="auto"/>
          </w:divBdr>
        </w:div>
        <w:div w:id="1333531344">
          <w:marLeft w:val="480"/>
          <w:marRight w:val="0"/>
          <w:marTop w:val="0"/>
          <w:marBottom w:val="0"/>
          <w:divBdr>
            <w:top w:val="none" w:sz="0" w:space="0" w:color="auto"/>
            <w:left w:val="none" w:sz="0" w:space="0" w:color="auto"/>
            <w:bottom w:val="none" w:sz="0" w:space="0" w:color="auto"/>
            <w:right w:val="none" w:sz="0" w:space="0" w:color="auto"/>
          </w:divBdr>
        </w:div>
        <w:div w:id="701246807">
          <w:marLeft w:val="480"/>
          <w:marRight w:val="0"/>
          <w:marTop w:val="0"/>
          <w:marBottom w:val="0"/>
          <w:divBdr>
            <w:top w:val="none" w:sz="0" w:space="0" w:color="auto"/>
            <w:left w:val="none" w:sz="0" w:space="0" w:color="auto"/>
            <w:bottom w:val="none" w:sz="0" w:space="0" w:color="auto"/>
            <w:right w:val="none" w:sz="0" w:space="0" w:color="auto"/>
          </w:divBdr>
        </w:div>
        <w:div w:id="1158426572">
          <w:marLeft w:val="480"/>
          <w:marRight w:val="0"/>
          <w:marTop w:val="0"/>
          <w:marBottom w:val="0"/>
          <w:divBdr>
            <w:top w:val="none" w:sz="0" w:space="0" w:color="auto"/>
            <w:left w:val="none" w:sz="0" w:space="0" w:color="auto"/>
            <w:bottom w:val="none" w:sz="0" w:space="0" w:color="auto"/>
            <w:right w:val="none" w:sz="0" w:space="0" w:color="auto"/>
          </w:divBdr>
        </w:div>
        <w:div w:id="184053555">
          <w:marLeft w:val="480"/>
          <w:marRight w:val="0"/>
          <w:marTop w:val="0"/>
          <w:marBottom w:val="0"/>
          <w:divBdr>
            <w:top w:val="none" w:sz="0" w:space="0" w:color="auto"/>
            <w:left w:val="none" w:sz="0" w:space="0" w:color="auto"/>
            <w:bottom w:val="none" w:sz="0" w:space="0" w:color="auto"/>
            <w:right w:val="none" w:sz="0" w:space="0" w:color="auto"/>
          </w:divBdr>
        </w:div>
        <w:div w:id="1078331870">
          <w:marLeft w:val="480"/>
          <w:marRight w:val="0"/>
          <w:marTop w:val="0"/>
          <w:marBottom w:val="0"/>
          <w:divBdr>
            <w:top w:val="none" w:sz="0" w:space="0" w:color="auto"/>
            <w:left w:val="none" w:sz="0" w:space="0" w:color="auto"/>
            <w:bottom w:val="none" w:sz="0" w:space="0" w:color="auto"/>
            <w:right w:val="none" w:sz="0" w:space="0" w:color="auto"/>
          </w:divBdr>
        </w:div>
        <w:div w:id="1450930494">
          <w:marLeft w:val="480"/>
          <w:marRight w:val="0"/>
          <w:marTop w:val="0"/>
          <w:marBottom w:val="0"/>
          <w:divBdr>
            <w:top w:val="none" w:sz="0" w:space="0" w:color="auto"/>
            <w:left w:val="none" w:sz="0" w:space="0" w:color="auto"/>
            <w:bottom w:val="none" w:sz="0" w:space="0" w:color="auto"/>
            <w:right w:val="none" w:sz="0" w:space="0" w:color="auto"/>
          </w:divBdr>
        </w:div>
        <w:div w:id="1199702435">
          <w:marLeft w:val="480"/>
          <w:marRight w:val="0"/>
          <w:marTop w:val="0"/>
          <w:marBottom w:val="0"/>
          <w:divBdr>
            <w:top w:val="none" w:sz="0" w:space="0" w:color="auto"/>
            <w:left w:val="none" w:sz="0" w:space="0" w:color="auto"/>
            <w:bottom w:val="none" w:sz="0" w:space="0" w:color="auto"/>
            <w:right w:val="none" w:sz="0" w:space="0" w:color="auto"/>
          </w:divBdr>
        </w:div>
        <w:div w:id="1817602144">
          <w:marLeft w:val="480"/>
          <w:marRight w:val="0"/>
          <w:marTop w:val="0"/>
          <w:marBottom w:val="0"/>
          <w:divBdr>
            <w:top w:val="none" w:sz="0" w:space="0" w:color="auto"/>
            <w:left w:val="none" w:sz="0" w:space="0" w:color="auto"/>
            <w:bottom w:val="none" w:sz="0" w:space="0" w:color="auto"/>
            <w:right w:val="none" w:sz="0" w:space="0" w:color="auto"/>
          </w:divBdr>
        </w:div>
        <w:div w:id="943267731">
          <w:marLeft w:val="480"/>
          <w:marRight w:val="0"/>
          <w:marTop w:val="0"/>
          <w:marBottom w:val="0"/>
          <w:divBdr>
            <w:top w:val="none" w:sz="0" w:space="0" w:color="auto"/>
            <w:left w:val="none" w:sz="0" w:space="0" w:color="auto"/>
            <w:bottom w:val="none" w:sz="0" w:space="0" w:color="auto"/>
            <w:right w:val="none" w:sz="0" w:space="0" w:color="auto"/>
          </w:divBdr>
        </w:div>
        <w:div w:id="680930343">
          <w:marLeft w:val="480"/>
          <w:marRight w:val="0"/>
          <w:marTop w:val="0"/>
          <w:marBottom w:val="0"/>
          <w:divBdr>
            <w:top w:val="none" w:sz="0" w:space="0" w:color="auto"/>
            <w:left w:val="none" w:sz="0" w:space="0" w:color="auto"/>
            <w:bottom w:val="none" w:sz="0" w:space="0" w:color="auto"/>
            <w:right w:val="none" w:sz="0" w:space="0" w:color="auto"/>
          </w:divBdr>
        </w:div>
        <w:div w:id="1236471042">
          <w:marLeft w:val="480"/>
          <w:marRight w:val="0"/>
          <w:marTop w:val="0"/>
          <w:marBottom w:val="0"/>
          <w:divBdr>
            <w:top w:val="none" w:sz="0" w:space="0" w:color="auto"/>
            <w:left w:val="none" w:sz="0" w:space="0" w:color="auto"/>
            <w:bottom w:val="none" w:sz="0" w:space="0" w:color="auto"/>
            <w:right w:val="none" w:sz="0" w:space="0" w:color="auto"/>
          </w:divBdr>
        </w:div>
        <w:div w:id="1417089291">
          <w:marLeft w:val="480"/>
          <w:marRight w:val="0"/>
          <w:marTop w:val="0"/>
          <w:marBottom w:val="0"/>
          <w:divBdr>
            <w:top w:val="none" w:sz="0" w:space="0" w:color="auto"/>
            <w:left w:val="none" w:sz="0" w:space="0" w:color="auto"/>
            <w:bottom w:val="none" w:sz="0" w:space="0" w:color="auto"/>
            <w:right w:val="none" w:sz="0" w:space="0" w:color="auto"/>
          </w:divBdr>
        </w:div>
        <w:div w:id="923882366">
          <w:marLeft w:val="480"/>
          <w:marRight w:val="0"/>
          <w:marTop w:val="0"/>
          <w:marBottom w:val="0"/>
          <w:divBdr>
            <w:top w:val="none" w:sz="0" w:space="0" w:color="auto"/>
            <w:left w:val="none" w:sz="0" w:space="0" w:color="auto"/>
            <w:bottom w:val="none" w:sz="0" w:space="0" w:color="auto"/>
            <w:right w:val="none" w:sz="0" w:space="0" w:color="auto"/>
          </w:divBdr>
        </w:div>
        <w:div w:id="1868330685">
          <w:marLeft w:val="480"/>
          <w:marRight w:val="0"/>
          <w:marTop w:val="0"/>
          <w:marBottom w:val="0"/>
          <w:divBdr>
            <w:top w:val="none" w:sz="0" w:space="0" w:color="auto"/>
            <w:left w:val="none" w:sz="0" w:space="0" w:color="auto"/>
            <w:bottom w:val="none" w:sz="0" w:space="0" w:color="auto"/>
            <w:right w:val="none" w:sz="0" w:space="0" w:color="auto"/>
          </w:divBdr>
        </w:div>
        <w:div w:id="662929170">
          <w:marLeft w:val="480"/>
          <w:marRight w:val="0"/>
          <w:marTop w:val="0"/>
          <w:marBottom w:val="0"/>
          <w:divBdr>
            <w:top w:val="none" w:sz="0" w:space="0" w:color="auto"/>
            <w:left w:val="none" w:sz="0" w:space="0" w:color="auto"/>
            <w:bottom w:val="none" w:sz="0" w:space="0" w:color="auto"/>
            <w:right w:val="none" w:sz="0" w:space="0" w:color="auto"/>
          </w:divBdr>
        </w:div>
        <w:div w:id="766270855">
          <w:marLeft w:val="480"/>
          <w:marRight w:val="0"/>
          <w:marTop w:val="0"/>
          <w:marBottom w:val="0"/>
          <w:divBdr>
            <w:top w:val="none" w:sz="0" w:space="0" w:color="auto"/>
            <w:left w:val="none" w:sz="0" w:space="0" w:color="auto"/>
            <w:bottom w:val="none" w:sz="0" w:space="0" w:color="auto"/>
            <w:right w:val="none" w:sz="0" w:space="0" w:color="auto"/>
          </w:divBdr>
        </w:div>
        <w:div w:id="1023901489">
          <w:marLeft w:val="480"/>
          <w:marRight w:val="0"/>
          <w:marTop w:val="0"/>
          <w:marBottom w:val="0"/>
          <w:divBdr>
            <w:top w:val="none" w:sz="0" w:space="0" w:color="auto"/>
            <w:left w:val="none" w:sz="0" w:space="0" w:color="auto"/>
            <w:bottom w:val="none" w:sz="0" w:space="0" w:color="auto"/>
            <w:right w:val="none" w:sz="0" w:space="0" w:color="auto"/>
          </w:divBdr>
        </w:div>
        <w:div w:id="1583684228">
          <w:marLeft w:val="480"/>
          <w:marRight w:val="0"/>
          <w:marTop w:val="0"/>
          <w:marBottom w:val="0"/>
          <w:divBdr>
            <w:top w:val="none" w:sz="0" w:space="0" w:color="auto"/>
            <w:left w:val="none" w:sz="0" w:space="0" w:color="auto"/>
            <w:bottom w:val="none" w:sz="0" w:space="0" w:color="auto"/>
            <w:right w:val="none" w:sz="0" w:space="0" w:color="auto"/>
          </w:divBdr>
        </w:div>
        <w:div w:id="317653783">
          <w:marLeft w:val="480"/>
          <w:marRight w:val="0"/>
          <w:marTop w:val="0"/>
          <w:marBottom w:val="0"/>
          <w:divBdr>
            <w:top w:val="none" w:sz="0" w:space="0" w:color="auto"/>
            <w:left w:val="none" w:sz="0" w:space="0" w:color="auto"/>
            <w:bottom w:val="none" w:sz="0" w:space="0" w:color="auto"/>
            <w:right w:val="none" w:sz="0" w:space="0" w:color="auto"/>
          </w:divBdr>
        </w:div>
        <w:div w:id="1017728701">
          <w:marLeft w:val="480"/>
          <w:marRight w:val="0"/>
          <w:marTop w:val="0"/>
          <w:marBottom w:val="0"/>
          <w:divBdr>
            <w:top w:val="none" w:sz="0" w:space="0" w:color="auto"/>
            <w:left w:val="none" w:sz="0" w:space="0" w:color="auto"/>
            <w:bottom w:val="none" w:sz="0" w:space="0" w:color="auto"/>
            <w:right w:val="none" w:sz="0" w:space="0" w:color="auto"/>
          </w:divBdr>
        </w:div>
      </w:divsChild>
    </w:div>
    <w:div w:id="615521029">
      <w:bodyDiv w:val="1"/>
      <w:marLeft w:val="0"/>
      <w:marRight w:val="0"/>
      <w:marTop w:val="0"/>
      <w:marBottom w:val="0"/>
      <w:divBdr>
        <w:top w:val="none" w:sz="0" w:space="0" w:color="auto"/>
        <w:left w:val="none" w:sz="0" w:space="0" w:color="auto"/>
        <w:bottom w:val="none" w:sz="0" w:space="0" w:color="auto"/>
        <w:right w:val="none" w:sz="0" w:space="0" w:color="auto"/>
      </w:divBdr>
    </w:div>
    <w:div w:id="615866760">
      <w:bodyDiv w:val="1"/>
      <w:marLeft w:val="0"/>
      <w:marRight w:val="0"/>
      <w:marTop w:val="0"/>
      <w:marBottom w:val="0"/>
      <w:divBdr>
        <w:top w:val="none" w:sz="0" w:space="0" w:color="auto"/>
        <w:left w:val="none" w:sz="0" w:space="0" w:color="auto"/>
        <w:bottom w:val="none" w:sz="0" w:space="0" w:color="auto"/>
        <w:right w:val="none" w:sz="0" w:space="0" w:color="auto"/>
      </w:divBdr>
    </w:div>
    <w:div w:id="615869161">
      <w:bodyDiv w:val="1"/>
      <w:marLeft w:val="0"/>
      <w:marRight w:val="0"/>
      <w:marTop w:val="0"/>
      <w:marBottom w:val="0"/>
      <w:divBdr>
        <w:top w:val="none" w:sz="0" w:space="0" w:color="auto"/>
        <w:left w:val="none" w:sz="0" w:space="0" w:color="auto"/>
        <w:bottom w:val="none" w:sz="0" w:space="0" w:color="auto"/>
        <w:right w:val="none" w:sz="0" w:space="0" w:color="auto"/>
      </w:divBdr>
    </w:div>
    <w:div w:id="615874058">
      <w:bodyDiv w:val="1"/>
      <w:marLeft w:val="0"/>
      <w:marRight w:val="0"/>
      <w:marTop w:val="0"/>
      <w:marBottom w:val="0"/>
      <w:divBdr>
        <w:top w:val="none" w:sz="0" w:space="0" w:color="auto"/>
        <w:left w:val="none" w:sz="0" w:space="0" w:color="auto"/>
        <w:bottom w:val="none" w:sz="0" w:space="0" w:color="auto"/>
        <w:right w:val="none" w:sz="0" w:space="0" w:color="auto"/>
      </w:divBdr>
    </w:div>
    <w:div w:id="615908092">
      <w:bodyDiv w:val="1"/>
      <w:marLeft w:val="0"/>
      <w:marRight w:val="0"/>
      <w:marTop w:val="0"/>
      <w:marBottom w:val="0"/>
      <w:divBdr>
        <w:top w:val="none" w:sz="0" w:space="0" w:color="auto"/>
        <w:left w:val="none" w:sz="0" w:space="0" w:color="auto"/>
        <w:bottom w:val="none" w:sz="0" w:space="0" w:color="auto"/>
        <w:right w:val="none" w:sz="0" w:space="0" w:color="auto"/>
      </w:divBdr>
    </w:div>
    <w:div w:id="615911324">
      <w:bodyDiv w:val="1"/>
      <w:marLeft w:val="0"/>
      <w:marRight w:val="0"/>
      <w:marTop w:val="0"/>
      <w:marBottom w:val="0"/>
      <w:divBdr>
        <w:top w:val="none" w:sz="0" w:space="0" w:color="auto"/>
        <w:left w:val="none" w:sz="0" w:space="0" w:color="auto"/>
        <w:bottom w:val="none" w:sz="0" w:space="0" w:color="auto"/>
        <w:right w:val="none" w:sz="0" w:space="0" w:color="auto"/>
      </w:divBdr>
    </w:div>
    <w:div w:id="615986583">
      <w:bodyDiv w:val="1"/>
      <w:marLeft w:val="0"/>
      <w:marRight w:val="0"/>
      <w:marTop w:val="0"/>
      <w:marBottom w:val="0"/>
      <w:divBdr>
        <w:top w:val="none" w:sz="0" w:space="0" w:color="auto"/>
        <w:left w:val="none" w:sz="0" w:space="0" w:color="auto"/>
        <w:bottom w:val="none" w:sz="0" w:space="0" w:color="auto"/>
        <w:right w:val="none" w:sz="0" w:space="0" w:color="auto"/>
      </w:divBdr>
    </w:div>
    <w:div w:id="616374326">
      <w:bodyDiv w:val="1"/>
      <w:marLeft w:val="0"/>
      <w:marRight w:val="0"/>
      <w:marTop w:val="0"/>
      <w:marBottom w:val="0"/>
      <w:divBdr>
        <w:top w:val="none" w:sz="0" w:space="0" w:color="auto"/>
        <w:left w:val="none" w:sz="0" w:space="0" w:color="auto"/>
        <w:bottom w:val="none" w:sz="0" w:space="0" w:color="auto"/>
        <w:right w:val="none" w:sz="0" w:space="0" w:color="auto"/>
      </w:divBdr>
    </w:div>
    <w:div w:id="616524955">
      <w:bodyDiv w:val="1"/>
      <w:marLeft w:val="0"/>
      <w:marRight w:val="0"/>
      <w:marTop w:val="0"/>
      <w:marBottom w:val="0"/>
      <w:divBdr>
        <w:top w:val="none" w:sz="0" w:space="0" w:color="auto"/>
        <w:left w:val="none" w:sz="0" w:space="0" w:color="auto"/>
        <w:bottom w:val="none" w:sz="0" w:space="0" w:color="auto"/>
        <w:right w:val="none" w:sz="0" w:space="0" w:color="auto"/>
      </w:divBdr>
      <w:divsChild>
        <w:div w:id="130177825">
          <w:marLeft w:val="480"/>
          <w:marRight w:val="0"/>
          <w:marTop w:val="0"/>
          <w:marBottom w:val="0"/>
          <w:divBdr>
            <w:top w:val="none" w:sz="0" w:space="0" w:color="auto"/>
            <w:left w:val="none" w:sz="0" w:space="0" w:color="auto"/>
            <w:bottom w:val="none" w:sz="0" w:space="0" w:color="auto"/>
            <w:right w:val="none" w:sz="0" w:space="0" w:color="auto"/>
          </w:divBdr>
        </w:div>
        <w:div w:id="221522986">
          <w:marLeft w:val="480"/>
          <w:marRight w:val="0"/>
          <w:marTop w:val="0"/>
          <w:marBottom w:val="0"/>
          <w:divBdr>
            <w:top w:val="none" w:sz="0" w:space="0" w:color="auto"/>
            <w:left w:val="none" w:sz="0" w:space="0" w:color="auto"/>
            <w:bottom w:val="none" w:sz="0" w:space="0" w:color="auto"/>
            <w:right w:val="none" w:sz="0" w:space="0" w:color="auto"/>
          </w:divBdr>
        </w:div>
        <w:div w:id="392968483">
          <w:marLeft w:val="480"/>
          <w:marRight w:val="0"/>
          <w:marTop w:val="0"/>
          <w:marBottom w:val="0"/>
          <w:divBdr>
            <w:top w:val="none" w:sz="0" w:space="0" w:color="auto"/>
            <w:left w:val="none" w:sz="0" w:space="0" w:color="auto"/>
            <w:bottom w:val="none" w:sz="0" w:space="0" w:color="auto"/>
            <w:right w:val="none" w:sz="0" w:space="0" w:color="auto"/>
          </w:divBdr>
        </w:div>
        <w:div w:id="395015039">
          <w:marLeft w:val="480"/>
          <w:marRight w:val="0"/>
          <w:marTop w:val="0"/>
          <w:marBottom w:val="0"/>
          <w:divBdr>
            <w:top w:val="none" w:sz="0" w:space="0" w:color="auto"/>
            <w:left w:val="none" w:sz="0" w:space="0" w:color="auto"/>
            <w:bottom w:val="none" w:sz="0" w:space="0" w:color="auto"/>
            <w:right w:val="none" w:sz="0" w:space="0" w:color="auto"/>
          </w:divBdr>
        </w:div>
        <w:div w:id="463623141">
          <w:marLeft w:val="480"/>
          <w:marRight w:val="0"/>
          <w:marTop w:val="0"/>
          <w:marBottom w:val="0"/>
          <w:divBdr>
            <w:top w:val="none" w:sz="0" w:space="0" w:color="auto"/>
            <w:left w:val="none" w:sz="0" w:space="0" w:color="auto"/>
            <w:bottom w:val="none" w:sz="0" w:space="0" w:color="auto"/>
            <w:right w:val="none" w:sz="0" w:space="0" w:color="auto"/>
          </w:divBdr>
        </w:div>
        <w:div w:id="488447009">
          <w:marLeft w:val="480"/>
          <w:marRight w:val="0"/>
          <w:marTop w:val="0"/>
          <w:marBottom w:val="0"/>
          <w:divBdr>
            <w:top w:val="none" w:sz="0" w:space="0" w:color="auto"/>
            <w:left w:val="none" w:sz="0" w:space="0" w:color="auto"/>
            <w:bottom w:val="none" w:sz="0" w:space="0" w:color="auto"/>
            <w:right w:val="none" w:sz="0" w:space="0" w:color="auto"/>
          </w:divBdr>
        </w:div>
        <w:div w:id="533269138">
          <w:marLeft w:val="480"/>
          <w:marRight w:val="0"/>
          <w:marTop w:val="0"/>
          <w:marBottom w:val="0"/>
          <w:divBdr>
            <w:top w:val="none" w:sz="0" w:space="0" w:color="auto"/>
            <w:left w:val="none" w:sz="0" w:space="0" w:color="auto"/>
            <w:bottom w:val="none" w:sz="0" w:space="0" w:color="auto"/>
            <w:right w:val="none" w:sz="0" w:space="0" w:color="auto"/>
          </w:divBdr>
        </w:div>
        <w:div w:id="539367463">
          <w:marLeft w:val="480"/>
          <w:marRight w:val="0"/>
          <w:marTop w:val="0"/>
          <w:marBottom w:val="0"/>
          <w:divBdr>
            <w:top w:val="none" w:sz="0" w:space="0" w:color="auto"/>
            <w:left w:val="none" w:sz="0" w:space="0" w:color="auto"/>
            <w:bottom w:val="none" w:sz="0" w:space="0" w:color="auto"/>
            <w:right w:val="none" w:sz="0" w:space="0" w:color="auto"/>
          </w:divBdr>
        </w:div>
        <w:div w:id="563756863">
          <w:marLeft w:val="480"/>
          <w:marRight w:val="0"/>
          <w:marTop w:val="0"/>
          <w:marBottom w:val="0"/>
          <w:divBdr>
            <w:top w:val="none" w:sz="0" w:space="0" w:color="auto"/>
            <w:left w:val="none" w:sz="0" w:space="0" w:color="auto"/>
            <w:bottom w:val="none" w:sz="0" w:space="0" w:color="auto"/>
            <w:right w:val="none" w:sz="0" w:space="0" w:color="auto"/>
          </w:divBdr>
        </w:div>
        <w:div w:id="662973575">
          <w:marLeft w:val="480"/>
          <w:marRight w:val="0"/>
          <w:marTop w:val="0"/>
          <w:marBottom w:val="0"/>
          <w:divBdr>
            <w:top w:val="none" w:sz="0" w:space="0" w:color="auto"/>
            <w:left w:val="none" w:sz="0" w:space="0" w:color="auto"/>
            <w:bottom w:val="none" w:sz="0" w:space="0" w:color="auto"/>
            <w:right w:val="none" w:sz="0" w:space="0" w:color="auto"/>
          </w:divBdr>
        </w:div>
        <w:div w:id="671028096">
          <w:marLeft w:val="480"/>
          <w:marRight w:val="0"/>
          <w:marTop w:val="0"/>
          <w:marBottom w:val="0"/>
          <w:divBdr>
            <w:top w:val="none" w:sz="0" w:space="0" w:color="auto"/>
            <w:left w:val="none" w:sz="0" w:space="0" w:color="auto"/>
            <w:bottom w:val="none" w:sz="0" w:space="0" w:color="auto"/>
            <w:right w:val="none" w:sz="0" w:space="0" w:color="auto"/>
          </w:divBdr>
        </w:div>
        <w:div w:id="781647940">
          <w:marLeft w:val="480"/>
          <w:marRight w:val="0"/>
          <w:marTop w:val="0"/>
          <w:marBottom w:val="0"/>
          <w:divBdr>
            <w:top w:val="none" w:sz="0" w:space="0" w:color="auto"/>
            <w:left w:val="none" w:sz="0" w:space="0" w:color="auto"/>
            <w:bottom w:val="none" w:sz="0" w:space="0" w:color="auto"/>
            <w:right w:val="none" w:sz="0" w:space="0" w:color="auto"/>
          </w:divBdr>
        </w:div>
        <w:div w:id="849029541">
          <w:marLeft w:val="480"/>
          <w:marRight w:val="0"/>
          <w:marTop w:val="0"/>
          <w:marBottom w:val="0"/>
          <w:divBdr>
            <w:top w:val="none" w:sz="0" w:space="0" w:color="auto"/>
            <w:left w:val="none" w:sz="0" w:space="0" w:color="auto"/>
            <w:bottom w:val="none" w:sz="0" w:space="0" w:color="auto"/>
            <w:right w:val="none" w:sz="0" w:space="0" w:color="auto"/>
          </w:divBdr>
        </w:div>
        <w:div w:id="902565861">
          <w:marLeft w:val="480"/>
          <w:marRight w:val="0"/>
          <w:marTop w:val="0"/>
          <w:marBottom w:val="0"/>
          <w:divBdr>
            <w:top w:val="none" w:sz="0" w:space="0" w:color="auto"/>
            <w:left w:val="none" w:sz="0" w:space="0" w:color="auto"/>
            <w:bottom w:val="none" w:sz="0" w:space="0" w:color="auto"/>
            <w:right w:val="none" w:sz="0" w:space="0" w:color="auto"/>
          </w:divBdr>
        </w:div>
      </w:divsChild>
    </w:div>
    <w:div w:id="616644141">
      <w:bodyDiv w:val="1"/>
      <w:marLeft w:val="0"/>
      <w:marRight w:val="0"/>
      <w:marTop w:val="0"/>
      <w:marBottom w:val="0"/>
      <w:divBdr>
        <w:top w:val="none" w:sz="0" w:space="0" w:color="auto"/>
        <w:left w:val="none" w:sz="0" w:space="0" w:color="auto"/>
        <w:bottom w:val="none" w:sz="0" w:space="0" w:color="auto"/>
        <w:right w:val="none" w:sz="0" w:space="0" w:color="auto"/>
      </w:divBdr>
    </w:div>
    <w:div w:id="616986732">
      <w:bodyDiv w:val="1"/>
      <w:marLeft w:val="0"/>
      <w:marRight w:val="0"/>
      <w:marTop w:val="0"/>
      <w:marBottom w:val="0"/>
      <w:divBdr>
        <w:top w:val="none" w:sz="0" w:space="0" w:color="auto"/>
        <w:left w:val="none" w:sz="0" w:space="0" w:color="auto"/>
        <w:bottom w:val="none" w:sz="0" w:space="0" w:color="auto"/>
        <w:right w:val="none" w:sz="0" w:space="0" w:color="auto"/>
      </w:divBdr>
    </w:div>
    <w:div w:id="617100411">
      <w:bodyDiv w:val="1"/>
      <w:marLeft w:val="0"/>
      <w:marRight w:val="0"/>
      <w:marTop w:val="0"/>
      <w:marBottom w:val="0"/>
      <w:divBdr>
        <w:top w:val="none" w:sz="0" w:space="0" w:color="auto"/>
        <w:left w:val="none" w:sz="0" w:space="0" w:color="auto"/>
        <w:bottom w:val="none" w:sz="0" w:space="0" w:color="auto"/>
        <w:right w:val="none" w:sz="0" w:space="0" w:color="auto"/>
      </w:divBdr>
      <w:divsChild>
        <w:div w:id="52967305">
          <w:marLeft w:val="480"/>
          <w:marRight w:val="0"/>
          <w:marTop w:val="0"/>
          <w:marBottom w:val="0"/>
          <w:divBdr>
            <w:top w:val="none" w:sz="0" w:space="0" w:color="auto"/>
            <w:left w:val="none" w:sz="0" w:space="0" w:color="auto"/>
            <w:bottom w:val="none" w:sz="0" w:space="0" w:color="auto"/>
            <w:right w:val="none" w:sz="0" w:space="0" w:color="auto"/>
          </w:divBdr>
        </w:div>
        <w:div w:id="64181871">
          <w:marLeft w:val="480"/>
          <w:marRight w:val="0"/>
          <w:marTop w:val="0"/>
          <w:marBottom w:val="0"/>
          <w:divBdr>
            <w:top w:val="none" w:sz="0" w:space="0" w:color="auto"/>
            <w:left w:val="none" w:sz="0" w:space="0" w:color="auto"/>
            <w:bottom w:val="none" w:sz="0" w:space="0" w:color="auto"/>
            <w:right w:val="none" w:sz="0" w:space="0" w:color="auto"/>
          </w:divBdr>
        </w:div>
        <w:div w:id="81029244">
          <w:marLeft w:val="480"/>
          <w:marRight w:val="0"/>
          <w:marTop w:val="0"/>
          <w:marBottom w:val="0"/>
          <w:divBdr>
            <w:top w:val="none" w:sz="0" w:space="0" w:color="auto"/>
            <w:left w:val="none" w:sz="0" w:space="0" w:color="auto"/>
            <w:bottom w:val="none" w:sz="0" w:space="0" w:color="auto"/>
            <w:right w:val="none" w:sz="0" w:space="0" w:color="auto"/>
          </w:divBdr>
        </w:div>
        <w:div w:id="95102597">
          <w:marLeft w:val="480"/>
          <w:marRight w:val="0"/>
          <w:marTop w:val="0"/>
          <w:marBottom w:val="0"/>
          <w:divBdr>
            <w:top w:val="none" w:sz="0" w:space="0" w:color="auto"/>
            <w:left w:val="none" w:sz="0" w:space="0" w:color="auto"/>
            <w:bottom w:val="none" w:sz="0" w:space="0" w:color="auto"/>
            <w:right w:val="none" w:sz="0" w:space="0" w:color="auto"/>
          </w:divBdr>
        </w:div>
        <w:div w:id="117840262">
          <w:marLeft w:val="480"/>
          <w:marRight w:val="0"/>
          <w:marTop w:val="0"/>
          <w:marBottom w:val="0"/>
          <w:divBdr>
            <w:top w:val="none" w:sz="0" w:space="0" w:color="auto"/>
            <w:left w:val="none" w:sz="0" w:space="0" w:color="auto"/>
            <w:bottom w:val="none" w:sz="0" w:space="0" w:color="auto"/>
            <w:right w:val="none" w:sz="0" w:space="0" w:color="auto"/>
          </w:divBdr>
        </w:div>
        <w:div w:id="196625516">
          <w:marLeft w:val="480"/>
          <w:marRight w:val="0"/>
          <w:marTop w:val="0"/>
          <w:marBottom w:val="0"/>
          <w:divBdr>
            <w:top w:val="none" w:sz="0" w:space="0" w:color="auto"/>
            <w:left w:val="none" w:sz="0" w:space="0" w:color="auto"/>
            <w:bottom w:val="none" w:sz="0" w:space="0" w:color="auto"/>
            <w:right w:val="none" w:sz="0" w:space="0" w:color="auto"/>
          </w:divBdr>
        </w:div>
        <w:div w:id="225722332">
          <w:marLeft w:val="480"/>
          <w:marRight w:val="0"/>
          <w:marTop w:val="0"/>
          <w:marBottom w:val="0"/>
          <w:divBdr>
            <w:top w:val="none" w:sz="0" w:space="0" w:color="auto"/>
            <w:left w:val="none" w:sz="0" w:space="0" w:color="auto"/>
            <w:bottom w:val="none" w:sz="0" w:space="0" w:color="auto"/>
            <w:right w:val="none" w:sz="0" w:space="0" w:color="auto"/>
          </w:divBdr>
        </w:div>
        <w:div w:id="239368974">
          <w:marLeft w:val="480"/>
          <w:marRight w:val="0"/>
          <w:marTop w:val="0"/>
          <w:marBottom w:val="0"/>
          <w:divBdr>
            <w:top w:val="none" w:sz="0" w:space="0" w:color="auto"/>
            <w:left w:val="none" w:sz="0" w:space="0" w:color="auto"/>
            <w:bottom w:val="none" w:sz="0" w:space="0" w:color="auto"/>
            <w:right w:val="none" w:sz="0" w:space="0" w:color="auto"/>
          </w:divBdr>
        </w:div>
        <w:div w:id="245385323">
          <w:marLeft w:val="480"/>
          <w:marRight w:val="0"/>
          <w:marTop w:val="0"/>
          <w:marBottom w:val="0"/>
          <w:divBdr>
            <w:top w:val="none" w:sz="0" w:space="0" w:color="auto"/>
            <w:left w:val="none" w:sz="0" w:space="0" w:color="auto"/>
            <w:bottom w:val="none" w:sz="0" w:space="0" w:color="auto"/>
            <w:right w:val="none" w:sz="0" w:space="0" w:color="auto"/>
          </w:divBdr>
        </w:div>
        <w:div w:id="314838813">
          <w:marLeft w:val="480"/>
          <w:marRight w:val="0"/>
          <w:marTop w:val="0"/>
          <w:marBottom w:val="0"/>
          <w:divBdr>
            <w:top w:val="none" w:sz="0" w:space="0" w:color="auto"/>
            <w:left w:val="none" w:sz="0" w:space="0" w:color="auto"/>
            <w:bottom w:val="none" w:sz="0" w:space="0" w:color="auto"/>
            <w:right w:val="none" w:sz="0" w:space="0" w:color="auto"/>
          </w:divBdr>
        </w:div>
        <w:div w:id="389617348">
          <w:marLeft w:val="480"/>
          <w:marRight w:val="0"/>
          <w:marTop w:val="0"/>
          <w:marBottom w:val="0"/>
          <w:divBdr>
            <w:top w:val="none" w:sz="0" w:space="0" w:color="auto"/>
            <w:left w:val="none" w:sz="0" w:space="0" w:color="auto"/>
            <w:bottom w:val="none" w:sz="0" w:space="0" w:color="auto"/>
            <w:right w:val="none" w:sz="0" w:space="0" w:color="auto"/>
          </w:divBdr>
        </w:div>
        <w:div w:id="425155169">
          <w:marLeft w:val="480"/>
          <w:marRight w:val="0"/>
          <w:marTop w:val="0"/>
          <w:marBottom w:val="0"/>
          <w:divBdr>
            <w:top w:val="none" w:sz="0" w:space="0" w:color="auto"/>
            <w:left w:val="none" w:sz="0" w:space="0" w:color="auto"/>
            <w:bottom w:val="none" w:sz="0" w:space="0" w:color="auto"/>
            <w:right w:val="none" w:sz="0" w:space="0" w:color="auto"/>
          </w:divBdr>
        </w:div>
        <w:div w:id="446126827">
          <w:marLeft w:val="480"/>
          <w:marRight w:val="0"/>
          <w:marTop w:val="0"/>
          <w:marBottom w:val="0"/>
          <w:divBdr>
            <w:top w:val="none" w:sz="0" w:space="0" w:color="auto"/>
            <w:left w:val="none" w:sz="0" w:space="0" w:color="auto"/>
            <w:bottom w:val="none" w:sz="0" w:space="0" w:color="auto"/>
            <w:right w:val="none" w:sz="0" w:space="0" w:color="auto"/>
          </w:divBdr>
        </w:div>
        <w:div w:id="645862072">
          <w:marLeft w:val="480"/>
          <w:marRight w:val="0"/>
          <w:marTop w:val="0"/>
          <w:marBottom w:val="0"/>
          <w:divBdr>
            <w:top w:val="none" w:sz="0" w:space="0" w:color="auto"/>
            <w:left w:val="none" w:sz="0" w:space="0" w:color="auto"/>
            <w:bottom w:val="none" w:sz="0" w:space="0" w:color="auto"/>
            <w:right w:val="none" w:sz="0" w:space="0" w:color="auto"/>
          </w:divBdr>
        </w:div>
        <w:div w:id="744229703">
          <w:marLeft w:val="480"/>
          <w:marRight w:val="0"/>
          <w:marTop w:val="0"/>
          <w:marBottom w:val="0"/>
          <w:divBdr>
            <w:top w:val="none" w:sz="0" w:space="0" w:color="auto"/>
            <w:left w:val="none" w:sz="0" w:space="0" w:color="auto"/>
            <w:bottom w:val="none" w:sz="0" w:space="0" w:color="auto"/>
            <w:right w:val="none" w:sz="0" w:space="0" w:color="auto"/>
          </w:divBdr>
        </w:div>
        <w:div w:id="782772395">
          <w:marLeft w:val="480"/>
          <w:marRight w:val="0"/>
          <w:marTop w:val="0"/>
          <w:marBottom w:val="0"/>
          <w:divBdr>
            <w:top w:val="none" w:sz="0" w:space="0" w:color="auto"/>
            <w:left w:val="none" w:sz="0" w:space="0" w:color="auto"/>
            <w:bottom w:val="none" w:sz="0" w:space="0" w:color="auto"/>
            <w:right w:val="none" w:sz="0" w:space="0" w:color="auto"/>
          </w:divBdr>
        </w:div>
        <w:div w:id="915473509">
          <w:marLeft w:val="480"/>
          <w:marRight w:val="0"/>
          <w:marTop w:val="0"/>
          <w:marBottom w:val="0"/>
          <w:divBdr>
            <w:top w:val="none" w:sz="0" w:space="0" w:color="auto"/>
            <w:left w:val="none" w:sz="0" w:space="0" w:color="auto"/>
            <w:bottom w:val="none" w:sz="0" w:space="0" w:color="auto"/>
            <w:right w:val="none" w:sz="0" w:space="0" w:color="auto"/>
          </w:divBdr>
        </w:div>
      </w:divsChild>
    </w:div>
    <w:div w:id="617299821">
      <w:bodyDiv w:val="1"/>
      <w:marLeft w:val="0"/>
      <w:marRight w:val="0"/>
      <w:marTop w:val="0"/>
      <w:marBottom w:val="0"/>
      <w:divBdr>
        <w:top w:val="none" w:sz="0" w:space="0" w:color="auto"/>
        <w:left w:val="none" w:sz="0" w:space="0" w:color="auto"/>
        <w:bottom w:val="none" w:sz="0" w:space="0" w:color="auto"/>
        <w:right w:val="none" w:sz="0" w:space="0" w:color="auto"/>
      </w:divBdr>
    </w:div>
    <w:div w:id="617415641">
      <w:bodyDiv w:val="1"/>
      <w:marLeft w:val="0"/>
      <w:marRight w:val="0"/>
      <w:marTop w:val="0"/>
      <w:marBottom w:val="0"/>
      <w:divBdr>
        <w:top w:val="none" w:sz="0" w:space="0" w:color="auto"/>
        <w:left w:val="none" w:sz="0" w:space="0" w:color="auto"/>
        <w:bottom w:val="none" w:sz="0" w:space="0" w:color="auto"/>
        <w:right w:val="none" w:sz="0" w:space="0" w:color="auto"/>
      </w:divBdr>
    </w:div>
    <w:div w:id="617418561">
      <w:bodyDiv w:val="1"/>
      <w:marLeft w:val="0"/>
      <w:marRight w:val="0"/>
      <w:marTop w:val="0"/>
      <w:marBottom w:val="0"/>
      <w:divBdr>
        <w:top w:val="none" w:sz="0" w:space="0" w:color="auto"/>
        <w:left w:val="none" w:sz="0" w:space="0" w:color="auto"/>
        <w:bottom w:val="none" w:sz="0" w:space="0" w:color="auto"/>
        <w:right w:val="none" w:sz="0" w:space="0" w:color="auto"/>
      </w:divBdr>
    </w:div>
    <w:div w:id="617566811">
      <w:bodyDiv w:val="1"/>
      <w:marLeft w:val="0"/>
      <w:marRight w:val="0"/>
      <w:marTop w:val="0"/>
      <w:marBottom w:val="0"/>
      <w:divBdr>
        <w:top w:val="none" w:sz="0" w:space="0" w:color="auto"/>
        <w:left w:val="none" w:sz="0" w:space="0" w:color="auto"/>
        <w:bottom w:val="none" w:sz="0" w:space="0" w:color="auto"/>
        <w:right w:val="none" w:sz="0" w:space="0" w:color="auto"/>
      </w:divBdr>
      <w:divsChild>
        <w:div w:id="27879754">
          <w:marLeft w:val="480"/>
          <w:marRight w:val="0"/>
          <w:marTop w:val="0"/>
          <w:marBottom w:val="0"/>
          <w:divBdr>
            <w:top w:val="none" w:sz="0" w:space="0" w:color="auto"/>
            <w:left w:val="none" w:sz="0" w:space="0" w:color="auto"/>
            <w:bottom w:val="none" w:sz="0" w:space="0" w:color="auto"/>
            <w:right w:val="none" w:sz="0" w:space="0" w:color="auto"/>
          </w:divBdr>
        </w:div>
        <w:div w:id="238637765">
          <w:marLeft w:val="480"/>
          <w:marRight w:val="0"/>
          <w:marTop w:val="0"/>
          <w:marBottom w:val="0"/>
          <w:divBdr>
            <w:top w:val="none" w:sz="0" w:space="0" w:color="auto"/>
            <w:left w:val="none" w:sz="0" w:space="0" w:color="auto"/>
            <w:bottom w:val="none" w:sz="0" w:space="0" w:color="auto"/>
            <w:right w:val="none" w:sz="0" w:space="0" w:color="auto"/>
          </w:divBdr>
        </w:div>
        <w:div w:id="549146889">
          <w:marLeft w:val="480"/>
          <w:marRight w:val="0"/>
          <w:marTop w:val="0"/>
          <w:marBottom w:val="0"/>
          <w:divBdr>
            <w:top w:val="none" w:sz="0" w:space="0" w:color="auto"/>
            <w:left w:val="none" w:sz="0" w:space="0" w:color="auto"/>
            <w:bottom w:val="none" w:sz="0" w:space="0" w:color="auto"/>
            <w:right w:val="none" w:sz="0" w:space="0" w:color="auto"/>
          </w:divBdr>
        </w:div>
        <w:div w:id="564220142">
          <w:marLeft w:val="480"/>
          <w:marRight w:val="0"/>
          <w:marTop w:val="0"/>
          <w:marBottom w:val="0"/>
          <w:divBdr>
            <w:top w:val="none" w:sz="0" w:space="0" w:color="auto"/>
            <w:left w:val="none" w:sz="0" w:space="0" w:color="auto"/>
            <w:bottom w:val="none" w:sz="0" w:space="0" w:color="auto"/>
            <w:right w:val="none" w:sz="0" w:space="0" w:color="auto"/>
          </w:divBdr>
        </w:div>
        <w:div w:id="749274933">
          <w:marLeft w:val="480"/>
          <w:marRight w:val="0"/>
          <w:marTop w:val="0"/>
          <w:marBottom w:val="0"/>
          <w:divBdr>
            <w:top w:val="none" w:sz="0" w:space="0" w:color="auto"/>
            <w:left w:val="none" w:sz="0" w:space="0" w:color="auto"/>
            <w:bottom w:val="none" w:sz="0" w:space="0" w:color="auto"/>
            <w:right w:val="none" w:sz="0" w:space="0" w:color="auto"/>
          </w:divBdr>
        </w:div>
        <w:div w:id="814568700">
          <w:marLeft w:val="480"/>
          <w:marRight w:val="0"/>
          <w:marTop w:val="0"/>
          <w:marBottom w:val="0"/>
          <w:divBdr>
            <w:top w:val="none" w:sz="0" w:space="0" w:color="auto"/>
            <w:left w:val="none" w:sz="0" w:space="0" w:color="auto"/>
            <w:bottom w:val="none" w:sz="0" w:space="0" w:color="auto"/>
            <w:right w:val="none" w:sz="0" w:space="0" w:color="auto"/>
          </w:divBdr>
        </w:div>
      </w:divsChild>
    </w:div>
    <w:div w:id="617641677">
      <w:bodyDiv w:val="1"/>
      <w:marLeft w:val="0"/>
      <w:marRight w:val="0"/>
      <w:marTop w:val="0"/>
      <w:marBottom w:val="0"/>
      <w:divBdr>
        <w:top w:val="none" w:sz="0" w:space="0" w:color="auto"/>
        <w:left w:val="none" w:sz="0" w:space="0" w:color="auto"/>
        <w:bottom w:val="none" w:sz="0" w:space="0" w:color="auto"/>
        <w:right w:val="none" w:sz="0" w:space="0" w:color="auto"/>
      </w:divBdr>
    </w:div>
    <w:div w:id="617756544">
      <w:bodyDiv w:val="1"/>
      <w:marLeft w:val="0"/>
      <w:marRight w:val="0"/>
      <w:marTop w:val="0"/>
      <w:marBottom w:val="0"/>
      <w:divBdr>
        <w:top w:val="none" w:sz="0" w:space="0" w:color="auto"/>
        <w:left w:val="none" w:sz="0" w:space="0" w:color="auto"/>
        <w:bottom w:val="none" w:sz="0" w:space="0" w:color="auto"/>
        <w:right w:val="none" w:sz="0" w:space="0" w:color="auto"/>
      </w:divBdr>
    </w:div>
    <w:div w:id="617756636">
      <w:bodyDiv w:val="1"/>
      <w:marLeft w:val="0"/>
      <w:marRight w:val="0"/>
      <w:marTop w:val="0"/>
      <w:marBottom w:val="0"/>
      <w:divBdr>
        <w:top w:val="none" w:sz="0" w:space="0" w:color="auto"/>
        <w:left w:val="none" w:sz="0" w:space="0" w:color="auto"/>
        <w:bottom w:val="none" w:sz="0" w:space="0" w:color="auto"/>
        <w:right w:val="none" w:sz="0" w:space="0" w:color="auto"/>
      </w:divBdr>
    </w:div>
    <w:div w:id="617830619">
      <w:bodyDiv w:val="1"/>
      <w:marLeft w:val="0"/>
      <w:marRight w:val="0"/>
      <w:marTop w:val="0"/>
      <w:marBottom w:val="0"/>
      <w:divBdr>
        <w:top w:val="none" w:sz="0" w:space="0" w:color="auto"/>
        <w:left w:val="none" w:sz="0" w:space="0" w:color="auto"/>
        <w:bottom w:val="none" w:sz="0" w:space="0" w:color="auto"/>
        <w:right w:val="none" w:sz="0" w:space="0" w:color="auto"/>
      </w:divBdr>
    </w:div>
    <w:div w:id="618026359">
      <w:bodyDiv w:val="1"/>
      <w:marLeft w:val="0"/>
      <w:marRight w:val="0"/>
      <w:marTop w:val="0"/>
      <w:marBottom w:val="0"/>
      <w:divBdr>
        <w:top w:val="none" w:sz="0" w:space="0" w:color="auto"/>
        <w:left w:val="none" w:sz="0" w:space="0" w:color="auto"/>
        <w:bottom w:val="none" w:sz="0" w:space="0" w:color="auto"/>
        <w:right w:val="none" w:sz="0" w:space="0" w:color="auto"/>
      </w:divBdr>
      <w:divsChild>
        <w:div w:id="198051229">
          <w:marLeft w:val="480"/>
          <w:marRight w:val="0"/>
          <w:marTop w:val="0"/>
          <w:marBottom w:val="0"/>
          <w:divBdr>
            <w:top w:val="none" w:sz="0" w:space="0" w:color="auto"/>
            <w:left w:val="none" w:sz="0" w:space="0" w:color="auto"/>
            <w:bottom w:val="none" w:sz="0" w:space="0" w:color="auto"/>
            <w:right w:val="none" w:sz="0" w:space="0" w:color="auto"/>
          </w:divBdr>
        </w:div>
        <w:div w:id="1864127548">
          <w:marLeft w:val="480"/>
          <w:marRight w:val="0"/>
          <w:marTop w:val="0"/>
          <w:marBottom w:val="0"/>
          <w:divBdr>
            <w:top w:val="none" w:sz="0" w:space="0" w:color="auto"/>
            <w:left w:val="none" w:sz="0" w:space="0" w:color="auto"/>
            <w:bottom w:val="none" w:sz="0" w:space="0" w:color="auto"/>
            <w:right w:val="none" w:sz="0" w:space="0" w:color="auto"/>
          </w:divBdr>
        </w:div>
        <w:div w:id="514343796">
          <w:marLeft w:val="480"/>
          <w:marRight w:val="0"/>
          <w:marTop w:val="0"/>
          <w:marBottom w:val="0"/>
          <w:divBdr>
            <w:top w:val="none" w:sz="0" w:space="0" w:color="auto"/>
            <w:left w:val="none" w:sz="0" w:space="0" w:color="auto"/>
            <w:bottom w:val="none" w:sz="0" w:space="0" w:color="auto"/>
            <w:right w:val="none" w:sz="0" w:space="0" w:color="auto"/>
          </w:divBdr>
        </w:div>
        <w:div w:id="2115006917">
          <w:marLeft w:val="480"/>
          <w:marRight w:val="0"/>
          <w:marTop w:val="0"/>
          <w:marBottom w:val="0"/>
          <w:divBdr>
            <w:top w:val="none" w:sz="0" w:space="0" w:color="auto"/>
            <w:left w:val="none" w:sz="0" w:space="0" w:color="auto"/>
            <w:bottom w:val="none" w:sz="0" w:space="0" w:color="auto"/>
            <w:right w:val="none" w:sz="0" w:space="0" w:color="auto"/>
          </w:divBdr>
        </w:div>
        <w:div w:id="1389651163">
          <w:marLeft w:val="480"/>
          <w:marRight w:val="0"/>
          <w:marTop w:val="0"/>
          <w:marBottom w:val="0"/>
          <w:divBdr>
            <w:top w:val="none" w:sz="0" w:space="0" w:color="auto"/>
            <w:left w:val="none" w:sz="0" w:space="0" w:color="auto"/>
            <w:bottom w:val="none" w:sz="0" w:space="0" w:color="auto"/>
            <w:right w:val="none" w:sz="0" w:space="0" w:color="auto"/>
          </w:divBdr>
        </w:div>
        <w:div w:id="236136579">
          <w:marLeft w:val="480"/>
          <w:marRight w:val="0"/>
          <w:marTop w:val="0"/>
          <w:marBottom w:val="0"/>
          <w:divBdr>
            <w:top w:val="none" w:sz="0" w:space="0" w:color="auto"/>
            <w:left w:val="none" w:sz="0" w:space="0" w:color="auto"/>
            <w:bottom w:val="none" w:sz="0" w:space="0" w:color="auto"/>
            <w:right w:val="none" w:sz="0" w:space="0" w:color="auto"/>
          </w:divBdr>
        </w:div>
        <w:div w:id="955798151">
          <w:marLeft w:val="480"/>
          <w:marRight w:val="0"/>
          <w:marTop w:val="0"/>
          <w:marBottom w:val="0"/>
          <w:divBdr>
            <w:top w:val="none" w:sz="0" w:space="0" w:color="auto"/>
            <w:left w:val="none" w:sz="0" w:space="0" w:color="auto"/>
            <w:bottom w:val="none" w:sz="0" w:space="0" w:color="auto"/>
            <w:right w:val="none" w:sz="0" w:space="0" w:color="auto"/>
          </w:divBdr>
        </w:div>
        <w:div w:id="1097943393">
          <w:marLeft w:val="480"/>
          <w:marRight w:val="0"/>
          <w:marTop w:val="0"/>
          <w:marBottom w:val="0"/>
          <w:divBdr>
            <w:top w:val="none" w:sz="0" w:space="0" w:color="auto"/>
            <w:left w:val="none" w:sz="0" w:space="0" w:color="auto"/>
            <w:bottom w:val="none" w:sz="0" w:space="0" w:color="auto"/>
            <w:right w:val="none" w:sz="0" w:space="0" w:color="auto"/>
          </w:divBdr>
        </w:div>
        <w:div w:id="2141224507">
          <w:marLeft w:val="480"/>
          <w:marRight w:val="0"/>
          <w:marTop w:val="0"/>
          <w:marBottom w:val="0"/>
          <w:divBdr>
            <w:top w:val="none" w:sz="0" w:space="0" w:color="auto"/>
            <w:left w:val="none" w:sz="0" w:space="0" w:color="auto"/>
            <w:bottom w:val="none" w:sz="0" w:space="0" w:color="auto"/>
            <w:right w:val="none" w:sz="0" w:space="0" w:color="auto"/>
          </w:divBdr>
        </w:div>
        <w:div w:id="1314211513">
          <w:marLeft w:val="480"/>
          <w:marRight w:val="0"/>
          <w:marTop w:val="0"/>
          <w:marBottom w:val="0"/>
          <w:divBdr>
            <w:top w:val="none" w:sz="0" w:space="0" w:color="auto"/>
            <w:left w:val="none" w:sz="0" w:space="0" w:color="auto"/>
            <w:bottom w:val="none" w:sz="0" w:space="0" w:color="auto"/>
            <w:right w:val="none" w:sz="0" w:space="0" w:color="auto"/>
          </w:divBdr>
        </w:div>
        <w:div w:id="1274481117">
          <w:marLeft w:val="480"/>
          <w:marRight w:val="0"/>
          <w:marTop w:val="0"/>
          <w:marBottom w:val="0"/>
          <w:divBdr>
            <w:top w:val="none" w:sz="0" w:space="0" w:color="auto"/>
            <w:left w:val="none" w:sz="0" w:space="0" w:color="auto"/>
            <w:bottom w:val="none" w:sz="0" w:space="0" w:color="auto"/>
            <w:right w:val="none" w:sz="0" w:space="0" w:color="auto"/>
          </w:divBdr>
        </w:div>
        <w:div w:id="173767672">
          <w:marLeft w:val="480"/>
          <w:marRight w:val="0"/>
          <w:marTop w:val="0"/>
          <w:marBottom w:val="0"/>
          <w:divBdr>
            <w:top w:val="none" w:sz="0" w:space="0" w:color="auto"/>
            <w:left w:val="none" w:sz="0" w:space="0" w:color="auto"/>
            <w:bottom w:val="none" w:sz="0" w:space="0" w:color="auto"/>
            <w:right w:val="none" w:sz="0" w:space="0" w:color="auto"/>
          </w:divBdr>
        </w:div>
        <w:div w:id="74714239">
          <w:marLeft w:val="480"/>
          <w:marRight w:val="0"/>
          <w:marTop w:val="0"/>
          <w:marBottom w:val="0"/>
          <w:divBdr>
            <w:top w:val="none" w:sz="0" w:space="0" w:color="auto"/>
            <w:left w:val="none" w:sz="0" w:space="0" w:color="auto"/>
            <w:bottom w:val="none" w:sz="0" w:space="0" w:color="auto"/>
            <w:right w:val="none" w:sz="0" w:space="0" w:color="auto"/>
          </w:divBdr>
        </w:div>
        <w:div w:id="1595891839">
          <w:marLeft w:val="480"/>
          <w:marRight w:val="0"/>
          <w:marTop w:val="0"/>
          <w:marBottom w:val="0"/>
          <w:divBdr>
            <w:top w:val="none" w:sz="0" w:space="0" w:color="auto"/>
            <w:left w:val="none" w:sz="0" w:space="0" w:color="auto"/>
            <w:bottom w:val="none" w:sz="0" w:space="0" w:color="auto"/>
            <w:right w:val="none" w:sz="0" w:space="0" w:color="auto"/>
          </w:divBdr>
        </w:div>
        <w:div w:id="987437993">
          <w:marLeft w:val="480"/>
          <w:marRight w:val="0"/>
          <w:marTop w:val="0"/>
          <w:marBottom w:val="0"/>
          <w:divBdr>
            <w:top w:val="none" w:sz="0" w:space="0" w:color="auto"/>
            <w:left w:val="none" w:sz="0" w:space="0" w:color="auto"/>
            <w:bottom w:val="none" w:sz="0" w:space="0" w:color="auto"/>
            <w:right w:val="none" w:sz="0" w:space="0" w:color="auto"/>
          </w:divBdr>
        </w:div>
        <w:div w:id="26293125">
          <w:marLeft w:val="480"/>
          <w:marRight w:val="0"/>
          <w:marTop w:val="0"/>
          <w:marBottom w:val="0"/>
          <w:divBdr>
            <w:top w:val="none" w:sz="0" w:space="0" w:color="auto"/>
            <w:left w:val="none" w:sz="0" w:space="0" w:color="auto"/>
            <w:bottom w:val="none" w:sz="0" w:space="0" w:color="auto"/>
            <w:right w:val="none" w:sz="0" w:space="0" w:color="auto"/>
          </w:divBdr>
        </w:div>
        <w:div w:id="57673047">
          <w:marLeft w:val="480"/>
          <w:marRight w:val="0"/>
          <w:marTop w:val="0"/>
          <w:marBottom w:val="0"/>
          <w:divBdr>
            <w:top w:val="none" w:sz="0" w:space="0" w:color="auto"/>
            <w:left w:val="none" w:sz="0" w:space="0" w:color="auto"/>
            <w:bottom w:val="none" w:sz="0" w:space="0" w:color="auto"/>
            <w:right w:val="none" w:sz="0" w:space="0" w:color="auto"/>
          </w:divBdr>
        </w:div>
        <w:div w:id="607008456">
          <w:marLeft w:val="480"/>
          <w:marRight w:val="0"/>
          <w:marTop w:val="0"/>
          <w:marBottom w:val="0"/>
          <w:divBdr>
            <w:top w:val="none" w:sz="0" w:space="0" w:color="auto"/>
            <w:left w:val="none" w:sz="0" w:space="0" w:color="auto"/>
            <w:bottom w:val="none" w:sz="0" w:space="0" w:color="auto"/>
            <w:right w:val="none" w:sz="0" w:space="0" w:color="auto"/>
          </w:divBdr>
        </w:div>
        <w:div w:id="1781143222">
          <w:marLeft w:val="480"/>
          <w:marRight w:val="0"/>
          <w:marTop w:val="0"/>
          <w:marBottom w:val="0"/>
          <w:divBdr>
            <w:top w:val="none" w:sz="0" w:space="0" w:color="auto"/>
            <w:left w:val="none" w:sz="0" w:space="0" w:color="auto"/>
            <w:bottom w:val="none" w:sz="0" w:space="0" w:color="auto"/>
            <w:right w:val="none" w:sz="0" w:space="0" w:color="auto"/>
          </w:divBdr>
        </w:div>
        <w:div w:id="827331560">
          <w:marLeft w:val="480"/>
          <w:marRight w:val="0"/>
          <w:marTop w:val="0"/>
          <w:marBottom w:val="0"/>
          <w:divBdr>
            <w:top w:val="none" w:sz="0" w:space="0" w:color="auto"/>
            <w:left w:val="none" w:sz="0" w:space="0" w:color="auto"/>
            <w:bottom w:val="none" w:sz="0" w:space="0" w:color="auto"/>
            <w:right w:val="none" w:sz="0" w:space="0" w:color="auto"/>
          </w:divBdr>
        </w:div>
        <w:div w:id="1378508572">
          <w:marLeft w:val="480"/>
          <w:marRight w:val="0"/>
          <w:marTop w:val="0"/>
          <w:marBottom w:val="0"/>
          <w:divBdr>
            <w:top w:val="none" w:sz="0" w:space="0" w:color="auto"/>
            <w:left w:val="none" w:sz="0" w:space="0" w:color="auto"/>
            <w:bottom w:val="none" w:sz="0" w:space="0" w:color="auto"/>
            <w:right w:val="none" w:sz="0" w:space="0" w:color="auto"/>
          </w:divBdr>
        </w:div>
        <w:div w:id="511802461">
          <w:marLeft w:val="480"/>
          <w:marRight w:val="0"/>
          <w:marTop w:val="0"/>
          <w:marBottom w:val="0"/>
          <w:divBdr>
            <w:top w:val="none" w:sz="0" w:space="0" w:color="auto"/>
            <w:left w:val="none" w:sz="0" w:space="0" w:color="auto"/>
            <w:bottom w:val="none" w:sz="0" w:space="0" w:color="auto"/>
            <w:right w:val="none" w:sz="0" w:space="0" w:color="auto"/>
          </w:divBdr>
        </w:div>
        <w:div w:id="1991207090">
          <w:marLeft w:val="480"/>
          <w:marRight w:val="0"/>
          <w:marTop w:val="0"/>
          <w:marBottom w:val="0"/>
          <w:divBdr>
            <w:top w:val="none" w:sz="0" w:space="0" w:color="auto"/>
            <w:left w:val="none" w:sz="0" w:space="0" w:color="auto"/>
            <w:bottom w:val="none" w:sz="0" w:space="0" w:color="auto"/>
            <w:right w:val="none" w:sz="0" w:space="0" w:color="auto"/>
          </w:divBdr>
        </w:div>
        <w:div w:id="2140679339">
          <w:marLeft w:val="480"/>
          <w:marRight w:val="0"/>
          <w:marTop w:val="0"/>
          <w:marBottom w:val="0"/>
          <w:divBdr>
            <w:top w:val="none" w:sz="0" w:space="0" w:color="auto"/>
            <w:left w:val="none" w:sz="0" w:space="0" w:color="auto"/>
            <w:bottom w:val="none" w:sz="0" w:space="0" w:color="auto"/>
            <w:right w:val="none" w:sz="0" w:space="0" w:color="auto"/>
          </w:divBdr>
        </w:div>
        <w:div w:id="714886477">
          <w:marLeft w:val="480"/>
          <w:marRight w:val="0"/>
          <w:marTop w:val="0"/>
          <w:marBottom w:val="0"/>
          <w:divBdr>
            <w:top w:val="none" w:sz="0" w:space="0" w:color="auto"/>
            <w:left w:val="none" w:sz="0" w:space="0" w:color="auto"/>
            <w:bottom w:val="none" w:sz="0" w:space="0" w:color="auto"/>
            <w:right w:val="none" w:sz="0" w:space="0" w:color="auto"/>
          </w:divBdr>
        </w:div>
        <w:div w:id="202449281">
          <w:marLeft w:val="480"/>
          <w:marRight w:val="0"/>
          <w:marTop w:val="0"/>
          <w:marBottom w:val="0"/>
          <w:divBdr>
            <w:top w:val="none" w:sz="0" w:space="0" w:color="auto"/>
            <w:left w:val="none" w:sz="0" w:space="0" w:color="auto"/>
            <w:bottom w:val="none" w:sz="0" w:space="0" w:color="auto"/>
            <w:right w:val="none" w:sz="0" w:space="0" w:color="auto"/>
          </w:divBdr>
        </w:div>
        <w:div w:id="952173853">
          <w:marLeft w:val="480"/>
          <w:marRight w:val="0"/>
          <w:marTop w:val="0"/>
          <w:marBottom w:val="0"/>
          <w:divBdr>
            <w:top w:val="none" w:sz="0" w:space="0" w:color="auto"/>
            <w:left w:val="none" w:sz="0" w:space="0" w:color="auto"/>
            <w:bottom w:val="none" w:sz="0" w:space="0" w:color="auto"/>
            <w:right w:val="none" w:sz="0" w:space="0" w:color="auto"/>
          </w:divBdr>
        </w:div>
        <w:div w:id="995959358">
          <w:marLeft w:val="480"/>
          <w:marRight w:val="0"/>
          <w:marTop w:val="0"/>
          <w:marBottom w:val="0"/>
          <w:divBdr>
            <w:top w:val="none" w:sz="0" w:space="0" w:color="auto"/>
            <w:left w:val="none" w:sz="0" w:space="0" w:color="auto"/>
            <w:bottom w:val="none" w:sz="0" w:space="0" w:color="auto"/>
            <w:right w:val="none" w:sz="0" w:space="0" w:color="auto"/>
          </w:divBdr>
        </w:div>
        <w:div w:id="961306683">
          <w:marLeft w:val="480"/>
          <w:marRight w:val="0"/>
          <w:marTop w:val="0"/>
          <w:marBottom w:val="0"/>
          <w:divBdr>
            <w:top w:val="none" w:sz="0" w:space="0" w:color="auto"/>
            <w:left w:val="none" w:sz="0" w:space="0" w:color="auto"/>
            <w:bottom w:val="none" w:sz="0" w:space="0" w:color="auto"/>
            <w:right w:val="none" w:sz="0" w:space="0" w:color="auto"/>
          </w:divBdr>
        </w:div>
        <w:div w:id="1806511190">
          <w:marLeft w:val="480"/>
          <w:marRight w:val="0"/>
          <w:marTop w:val="0"/>
          <w:marBottom w:val="0"/>
          <w:divBdr>
            <w:top w:val="none" w:sz="0" w:space="0" w:color="auto"/>
            <w:left w:val="none" w:sz="0" w:space="0" w:color="auto"/>
            <w:bottom w:val="none" w:sz="0" w:space="0" w:color="auto"/>
            <w:right w:val="none" w:sz="0" w:space="0" w:color="auto"/>
          </w:divBdr>
        </w:div>
        <w:div w:id="1935475152">
          <w:marLeft w:val="480"/>
          <w:marRight w:val="0"/>
          <w:marTop w:val="0"/>
          <w:marBottom w:val="0"/>
          <w:divBdr>
            <w:top w:val="none" w:sz="0" w:space="0" w:color="auto"/>
            <w:left w:val="none" w:sz="0" w:space="0" w:color="auto"/>
            <w:bottom w:val="none" w:sz="0" w:space="0" w:color="auto"/>
            <w:right w:val="none" w:sz="0" w:space="0" w:color="auto"/>
          </w:divBdr>
        </w:div>
        <w:div w:id="1618758511">
          <w:marLeft w:val="480"/>
          <w:marRight w:val="0"/>
          <w:marTop w:val="0"/>
          <w:marBottom w:val="0"/>
          <w:divBdr>
            <w:top w:val="none" w:sz="0" w:space="0" w:color="auto"/>
            <w:left w:val="none" w:sz="0" w:space="0" w:color="auto"/>
            <w:bottom w:val="none" w:sz="0" w:space="0" w:color="auto"/>
            <w:right w:val="none" w:sz="0" w:space="0" w:color="auto"/>
          </w:divBdr>
        </w:div>
        <w:div w:id="423040712">
          <w:marLeft w:val="480"/>
          <w:marRight w:val="0"/>
          <w:marTop w:val="0"/>
          <w:marBottom w:val="0"/>
          <w:divBdr>
            <w:top w:val="none" w:sz="0" w:space="0" w:color="auto"/>
            <w:left w:val="none" w:sz="0" w:space="0" w:color="auto"/>
            <w:bottom w:val="none" w:sz="0" w:space="0" w:color="auto"/>
            <w:right w:val="none" w:sz="0" w:space="0" w:color="auto"/>
          </w:divBdr>
        </w:div>
        <w:div w:id="900672939">
          <w:marLeft w:val="480"/>
          <w:marRight w:val="0"/>
          <w:marTop w:val="0"/>
          <w:marBottom w:val="0"/>
          <w:divBdr>
            <w:top w:val="none" w:sz="0" w:space="0" w:color="auto"/>
            <w:left w:val="none" w:sz="0" w:space="0" w:color="auto"/>
            <w:bottom w:val="none" w:sz="0" w:space="0" w:color="auto"/>
            <w:right w:val="none" w:sz="0" w:space="0" w:color="auto"/>
          </w:divBdr>
        </w:div>
        <w:div w:id="1527986280">
          <w:marLeft w:val="480"/>
          <w:marRight w:val="0"/>
          <w:marTop w:val="0"/>
          <w:marBottom w:val="0"/>
          <w:divBdr>
            <w:top w:val="none" w:sz="0" w:space="0" w:color="auto"/>
            <w:left w:val="none" w:sz="0" w:space="0" w:color="auto"/>
            <w:bottom w:val="none" w:sz="0" w:space="0" w:color="auto"/>
            <w:right w:val="none" w:sz="0" w:space="0" w:color="auto"/>
          </w:divBdr>
        </w:div>
        <w:div w:id="1552308491">
          <w:marLeft w:val="480"/>
          <w:marRight w:val="0"/>
          <w:marTop w:val="0"/>
          <w:marBottom w:val="0"/>
          <w:divBdr>
            <w:top w:val="none" w:sz="0" w:space="0" w:color="auto"/>
            <w:left w:val="none" w:sz="0" w:space="0" w:color="auto"/>
            <w:bottom w:val="none" w:sz="0" w:space="0" w:color="auto"/>
            <w:right w:val="none" w:sz="0" w:space="0" w:color="auto"/>
          </w:divBdr>
        </w:div>
        <w:div w:id="1878008835">
          <w:marLeft w:val="480"/>
          <w:marRight w:val="0"/>
          <w:marTop w:val="0"/>
          <w:marBottom w:val="0"/>
          <w:divBdr>
            <w:top w:val="none" w:sz="0" w:space="0" w:color="auto"/>
            <w:left w:val="none" w:sz="0" w:space="0" w:color="auto"/>
            <w:bottom w:val="none" w:sz="0" w:space="0" w:color="auto"/>
            <w:right w:val="none" w:sz="0" w:space="0" w:color="auto"/>
          </w:divBdr>
        </w:div>
        <w:div w:id="89785470">
          <w:marLeft w:val="480"/>
          <w:marRight w:val="0"/>
          <w:marTop w:val="0"/>
          <w:marBottom w:val="0"/>
          <w:divBdr>
            <w:top w:val="none" w:sz="0" w:space="0" w:color="auto"/>
            <w:left w:val="none" w:sz="0" w:space="0" w:color="auto"/>
            <w:bottom w:val="none" w:sz="0" w:space="0" w:color="auto"/>
            <w:right w:val="none" w:sz="0" w:space="0" w:color="auto"/>
          </w:divBdr>
        </w:div>
        <w:div w:id="2029137416">
          <w:marLeft w:val="480"/>
          <w:marRight w:val="0"/>
          <w:marTop w:val="0"/>
          <w:marBottom w:val="0"/>
          <w:divBdr>
            <w:top w:val="none" w:sz="0" w:space="0" w:color="auto"/>
            <w:left w:val="none" w:sz="0" w:space="0" w:color="auto"/>
            <w:bottom w:val="none" w:sz="0" w:space="0" w:color="auto"/>
            <w:right w:val="none" w:sz="0" w:space="0" w:color="auto"/>
          </w:divBdr>
        </w:div>
        <w:div w:id="1349867071">
          <w:marLeft w:val="480"/>
          <w:marRight w:val="0"/>
          <w:marTop w:val="0"/>
          <w:marBottom w:val="0"/>
          <w:divBdr>
            <w:top w:val="none" w:sz="0" w:space="0" w:color="auto"/>
            <w:left w:val="none" w:sz="0" w:space="0" w:color="auto"/>
            <w:bottom w:val="none" w:sz="0" w:space="0" w:color="auto"/>
            <w:right w:val="none" w:sz="0" w:space="0" w:color="auto"/>
          </w:divBdr>
        </w:div>
        <w:div w:id="1538275738">
          <w:marLeft w:val="480"/>
          <w:marRight w:val="0"/>
          <w:marTop w:val="0"/>
          <w:marBottom w:val="0"/>
          <w:divBdr>
            <w:top w:val="none" w:sz="0" w:space="0" w:color="auto"/>
            <w:left w:val="none" w:sz="0" w:space="0" w:color="auto"/>
            <w:bottom w:val="none" w:sz="0" w:space="0" w:color="auto"/>
            <w:right w:val="none" w:sz="0" w:space="0" w:color="auto"/>
          </w:divBdr>
        </w:div>
        <w:div w:id="1177768987">
          <w:marLeft w:val="480"/>
          <w:marRight w:val="0"/>
          <w:marTop w:val="0"/>
          <w:marBottom w:val="0"/>
          <w:divBdr>
            <w:top w:val="none" w:sz="0" w:space="0" w:color="auto"/>
            <w:left w:val="none" w:sz="0" w:space="0" w:color="auto"/>
            <w:bottom w:val="none" w:sz="0" w:space="0" w:color="auto"/>
            <w:right w:val="none" w:sz="0" w:space="0" w:color="auto"/>
          </w:divBdr>
        </w:div>
      </w:divsChild>
    </w:div>
    <w:div w:id="618074093">
      <w:bodyDiv w:val="1"/>
      <w:marLeft w:val="0"/>
      <w:marRight w:val="0"/>
      <w:marTop w:val="0"/>
      <w:marBottom w:val="0"/>
      <w:divBdr>
        <w:top w:val="none" w:sz="0" w:space="0" w:color="auto"/>
        <w:left w:val="none" w:sz="0" w:space="0" w:color="auto"/>
        <w:bottom w:val="none" w:sz="0" w:space="0" w:color="auto"/>
        <w:right w:val="none" w:sz="0" w:space="0" w:color="auto"/>
      </w:divBdr>
    </w:div>
    <w:div w:id="618102085">
      <w:bodyDiv w:val="1"/>
      <w:marLeft w:val="0"/>
      <w:marRight w:val="0"/>
      <w:marTop w:val="0"/>
      <w:marBottom w:val="0"/>
      <w:divBdr>
        <w:top w:val="none" w:sz="0" w:space="0" w:color="auto"/>
        <w:left w:val="none" w:sz="0" w:space="0" w:color="auto"/>
        <w:bottom w:val="none" w:sz="0" w:space="0" w:color="auto"/>
        <w:right w:val="none" w:sz="0" w:space="0" w:color="auto"/>
      </w:divBdr>
    </w:div>
    <w:div w:id="618340029">
      <w:bodyDiv w:val="1"/>
      <w:marLeft w:val="0"/>
      <w:marRight w:val="0"/>
      <w:marTop w:val="0"/>
      <w:marBottom w:val="0"/>
      <w:divBdr>
        <w:top w:val="none" w:sz="0" w:space="0" w:color="auto"/>
        <w:left w:val="none" w:sz="0" w:space="0" w:color="auto"/>
        <w:bottom w:val="none" w:sz="0" w:space="0" w:color="auto"/>
        <w:right w:val="none" w:sz="0" w:space="0" w:color="auto"/>
      </w:divBdr>
    </w:div>
    <w:div w:id="618609190">
      <w:bodyDiv w:val="1"/>
      <w:marLeft w:val="0"/>
      <w:marRight w:val="0"/>
      <w:marTop w:val="0"/>
      <w:marBottom w:val="0"/>
      <w:divBdr>
        <w:top w:val="none" w:sz="0" w:space="0" w:color="auto"/>
        <w:left w:val="none" w:sz="0" w:space="0" w:color="auto"/>
        <w:bottom w:val="none" w:sz="0" w:space="0" w:color="auto"/>
        <w:right w:val="none" w:sz="0" w:space="0" w:color="auto"/>
      </w:divBdr>
    </w:div>
    <w:div w:id="618684694">
      <w:bodyDiv w:val="1"/>
      <w:marLeft w:val="0"/>
      <w:marRight w:val="0"/>
      <w:marTop w:val="0"/>
      <w:marBottom w:val="0"/>
      <w:divBdr>
        <w:top w:val="none" w:sz="0" w:space="0" w:color="auto"/>
        <w:left w:val="none" w:sz="0" w:space="0" w:color="auto"/>
        <w:bottom w:val="none" w:sz="0" w:space="0" w:color="auto"/>
        <w:right w:val="none" w:sz="0" w:space="0" w:color="auto"/>
      </w:divBdr>
    </w:div>
    <w:div w:id="618728315">
      <w:bodyDiv w:val="1"/>
      <w:marLeft w:val="0"/>
      <w:marRight w:val="0"/>
      <w:marTop w:val="0"/>
      <w:marBottom w:val="0"/>
      <w:divBdr>
        <w:top w:val="none" w:sz="0" w:space="0" w:color="auto"/>
        <w:left w:val="none" w:sz="0" w:space="0" w:color="auto"/>
        <w:bottom w:val="none" w:sz="0" w:space="0" w:color="auto"/>
        <w:right w:val="none" w:sz="0" w:space="0" w:color="auto"/>
      </w:divBdr>
    </w:div>
    <w:div w:id="618757861">
      <w:bodyDiv w:val="1"/>
      <w:marLeft w:val="0"/>
      <w:marRight w:val="0"/>
      <w:marTop w:val="0"/>
      <w:marBottom w:val="0"/>
      <w:divBdr>
        <w:top w:val="none" w:sz="0" w:space="0" w:color="auto"/>
        <w:left w:val="none" w:sz="0" w:space="0" w:color="auto"/>
        <w:bottom w:val="none" w:sz="0" w:space="0" w:color="auto"/>
        <w:right w:val="none" w:sz="0" w:space="0" w:color="auto"/>
      </w:divBdr>
      <w:divsChild>
        <w:div w:id="161316128">
          <w:marLeft w:val="480"/>
          <w:marRight w:val="0"/>
          <w:marTop w:val="0"/>
          <w:marBottom w:val="0"/>
          <w:divBdr>
            <w:top w:val="none" w:sz="0" w:space="0" w:color="auto"/>
            <w:left w:val="none" w:sz="0" w:space="0" w:color="auto"/>
            <w:bottom w:val="none" w:sz="0" w:space="0" w:color="auto"/>
            <w:right w:val="none" w:sz="0" w:space="0" w:color="auto"/>
          </w:divBdr>
        </w:div>
        <w:div w:id="182061281">
          <w:marLeft w:val="480"/>
          <w:marRight w:val="0"/>
          <w:marTop w:val="0"/>
          <w:marBottom w:val="0"/>
          <w:divBdr>
            <w:top w:val="none" w:sz="0" w:space="0" w:color="auto"/>
            <w:left w:val="none" w:sz="0" w:space="0" w:color="auto"/>
            <w:bottom w:val="none" w:sz="0" w:space="0" w:color="auto"/>
            <w:right w:val="none" w:sz="0" w:space="0" w:color="auto"/>
          </w:divBdr>
        </w:div>
        <w:div w:id="188639924">
          <w:marLeft w:val="480"/>
          <w:marRight w:val="0"/>
          <w:marTop w:val="0"/>
          <w:marBottom w:val="0"/>
          <w:divBdr>
            <w:top w:val="none" w:sz="0" w:space="0" w:color="auto"/>
            <w:left w:val="none" w:sz="0" w:space="0" w:color="auto"/>
            <w:bottom w:val="none" w:sz="0" w:space="0" w:color="auto"/>
            <w:right w:val="none" w:sz="0" w:space="0" w:color="auto"/>
          </w:divBdr>
        </w:div>
        <w:div w:id="252593047">
          <w:marLeft w:val="480"/>
          <w:marRight w:val="0"/>
          <w:marTop w:val="0"/>
          <w:marBottom w:val="0"/>
          <w:divBdr>
            <w:top w:val="none" w:sz="0" w:space="0" w:color="auto"/>
            <w:left w:val="none" w:sz="0" w:space="0" w:color="auto"/>
            <w:bottom w:val="none" w:sz="0" w:space="0" w:color="auto"/>
            <w:right w:val="none" w:sz="0" w:space="0" w:color="auto"/>
          </w:divBdr>
        </w:div>
        <w:div w:id="261884662">
          <w:marLeft w:val="480"/>
          <w:marRight w:val="0"/>
          <w:marTop w:val="0"/>
          <w:marBottom w:val="0"/>
          <w:divBdr>
            <w:top w:val="none" w:sz="0" w:space="0" w:color="auto"/>
            <w:left w:val="none" w:sz="0" w:space="0" w:color="auto"/>
            <w:bottom w:val="none" w:sz="0" w:space="0" w:color="auto"/>
            <w:right w:val="none" w:sz="0" w:space="0" w:color="auto"/>
          </w:divBdr>
        </w:div>
        <w:div w:id="275600886">
          <w:marLeft w:val="480"/>
          <w:marRight w:val="0"/>
          <w:marTop w:val="0"/>
          <w:marBottom w:val="0"/>
          <w:divBdr>
            <w:top w:val="none" w:sz="0" w:space="0" w:color="auto"/>
            <w:left w:val="none" w:sz="0" w:space="0" w:color="auto"/>
            <w:bottom w:val="none" w:sz="0" w:space="0" w:color="auto"/>
            <w:right w:val="none" w:sz="0" w:space="0" w:color="auto"/>
          </w:divBdr>
        </w:div>
        <w:div w:id="278073286">
          <w:marLeft w:val="480"/>
          <w:marRight w:val="0"/>
          <w:marTop w:val="0"/>
          <w:marBottom w:val="0"/>
          <w:divBdr>
            <w:top w:val="none" w:sz="0" w:space="0" w:color="auto"/>
            <w:left w:val="none" w:sz="0" w:space="0" w:color="auto"/>
            <w:bottom w:val="none" w:sz="0" w:space="0" w:color="auto"/>
            <w:right w:val="none" w:sz="0" w:space="0" w:color="auto"/>
          </w:divBdr>
        </w:div>
        <w:div w:id="284779044">
          <w:marLeft w:val="480"/>
          <w:marRight w:val="0"/>
          <w:marTop w:val="0"/>
          <w:marBottom w:val="0"/>
          <w:divBdr>
            <w:top w:val="none" w:sz="0" w:space="0" w:color="auto"/>
            <w:left w:val="none" w:sz="0" w:space="0" w:color="auto"/>
            <w:bottom w:val="none" w:sz="0" w:space="0" w:color="auto"/>
            <w:right w:val="none" w:sz="0" w:space="0" w:color="auto"/>
          </w:divBdr>
        </w:div>
        <w:div w:id="299305509">
          <w:marLeft w:val="480"/>
          <w:marRight w:val="0"/>
          <w:marTop w:val="0"/>
          <w:marBottom w:val="0"/>
          <w:divBdr>
            <w:top w:val="none" w:sz="0" w:space="0" w:color="auto"/>
            <w:left w:val="none" w:sz="0" w:space="0" w:color="auto"/>
            <w:bottom w:val="none" w:sz="0" w:space="0" w:color="auto"/>
            <w:right w:val="none" w:sz="0" w:space="0" w:color="auto"/>
          </w:divBdr>
        </w:div>
        <w:div w:id="303698830">
          <w:marLeft w:val="480"/>
          <w:marRight w:val="0"/>
          <w:marTop w:val="0"/>
          <w:marBottom w:val="0"/>
          <w:divBdr>
            <w:top w:val="none" w:sz="0" w:space="0" w:color="auto"/>
            <w:left w:val="none" w:sz="0" w:space="0" w:color="auto"/>
            <w:bottom w:val="none" w:sz="0" w:space="0" w:color="auto"/>
            <w:right w:val="none" w:sz="0" w:space="0" w:color="auto"/>
          </w:divBdr>
        </w:div>
        <w:div w:id="303854554">
          <w:marLeft w:val="480"/>
          <w:marRight w:val="0"/>
          <w:marTop w:val="0"/>
          <w:marBottom w:val="0"/>
          <w:divBdr>
            <w:top w:val="none" w:sz="0" w:space="0" w:color="auto"/>
            <w:left w:val="none" w:sz="0" w:space="0" w:color="auto"/>
            <w:bottom w:val="none" w:sz="0" w:space="0" w:color="auto"/>
            <w:right w:val="none" w:sz="0" w:space="0" w:color="auto"/>
          </w:divBdr>
        </w:div>
        <w:div w:id="331490409">
          <w:marLeft w:val="480"/>
          <w:marRight w:val="0"/>
          <w:marTop w:val="0"/>
          <w:marBottom w:val="0"/>
          <w:divBdr>
            <w:top w:val="none" w:sz="0" w:space="0" w:color="auto"/>
            <w:left w:val="none" w:sz="0" w:space="0" w:color="auto"/>
            <w:bottom w:val="none" w:sz="0" w:space="0" w:color="auto"/>
            <w:right w:val="none" w:sz="0" w:space="0" w:color="auto"/>
          </w:divBdr>
        </w:div>
        <w:div w:id="379477599">
          <w:marLeft w:val="480"/>
          <w:marRight w:val="0"/>
          <w:marTop w:val="0"/>
          <w:marBottom w:val="0"/>
          <w:divBdr>
            <w:top w:val="none" w:sz="0" w:space="0" w:color="auto"/>
            <w:left w:val="none" w:sz="0" w:space="0" w:color="auto"/>
            <w:bottom w:val="none" w:sz="0" w:space="0" w:color="auto"/>
            <w:right w:val="none" w:sz="0" w:space="0" w:color="auto"/>
          </w:divBdr>
        </w:div>
        <w:div w:id="560991729">
          <w:marLeft w:val="480"/>
          <w:marRight w:val="0"/>
          <w:marTop w:val="0"/>
          <w:marBottom w:val="0"/>
          <w:divBdr>
            <w:top w:val="none" w:sz="0" w:space="0" w:color="auto"/>
            <w:left w:val="none" w:sz="0" w:space="0" w:color="auto"/>
            <w:bottom w:val="none" w:sz="0" w:space="0" w:color="auto"/>
            <w:right w:val="none" w:sz="0" w:space="0" w:color="auto"/>
          </w:divBdr>
        </w:div>
        <w:div w:id="606892749">
          <w:marLeft w:val="480"/>
          <w:marRight w:val="0"/>
          <w:marTop w:val="0"/>
          <w:marBottom w:val="0"/>
          <w:divBdr>
            <w:top w:val="none" w:sz="0" w:space="0" w:color="auto"/>
            <w:left w:val="none" w:sz="0" w:space="0" w:color="auto"/>
            <w:bottom w:val="none" w:sz="0" w:space="0" w:color="auto"/>
            <w:right w:val="none" w:sz="0" w:space="0" w:color="auto"/>
          </w:divBdr>
        </w:div>
        <w:div w:id="660894526">
          <w:marLeft w:val="480"/>
          <w:marRight w:val="0"/>
          <w:marTop w:val="0"/>
          <w:marBottom w:val="0"/>
          <w:divBdr>
            <w:top w:val="none" w:sz="0" w:space="0" w:color="auto"/>
            <w:left w:val="none" w:sz="0" w:space="0" w:color="auto"/>
            <w:bottom w:val="none" w:sz="0" w:space="0" w:color="auto"/>
            <w:right w:val="none" w:sz="0" w:space="0" w:color="auto"/>
          </w:divBdr>
        </w:div>
        <w:div w:id="669790608">
          <w:marLeft w:val="480"/>
          <w:marRight w:val="0"/>
          <w:marTop w:val="0"/>
          <w:marBottom w:val="0"/>
          <w:divBdr>
            <w:top w:val="none" w:sz="0" w:space="0" w:color="auto"/>
            <w:left w:val="none" w:sz="0" w:space="0" w:color="auto"/>
            <w:bottom w:val="none" w:sz="0" w:space="0" w:color="auto"/>
            <w:right w:val="none" w:sz="0" w:space="0" w:color="auto"/>
          </w:divBdr>
        </w:div>
        <w:div w:id="710306288">
          <w:marLeft w:val="480"/>
          <w:marRight w:val="0"/>
          <w:marTop w:val="0"/>
          <w:marBottom w:val="0"/>
          <w:divBdr>
            <w:top w:val="none" w:sz="0" w:space="0" w:color="auto"/>
            <w:left w:val="none" w:sz="0" w:space="0" w:color="auto"/>
            <w:bottom w:val="none" w:sz="0" w:space="0" w:color="auto"/>
            <w:right w:val="none" w:sz="0" w:space="0" w:color="auto"/>
          </w:divBdr>
        </w:div>
        <w:div w:id="756288985">
          <w:marLeft w:val="480"/>
          <w:marRight w:val="0"/>
          <w:marTop w:val="0"/>
          <w:marBottom w:val="0"/>
          <w:divBdr>
            <w:top w:val="none" w:sz="0" w:space="0" w:color="auto"/>
            <w:left w:val="none" w:sz="0" w:space="0" w:color="auto"/>
            <w:bottom w:val="none" w:sz="0" w:space="0" w:color="auto"/>
            <w:right w:val="none" w:sz="0" w:space="0" w:color="auto"/>
          </w:divBdr>
        </w:div>
        <w:div w:id="777717096">
          <w:marLeft w:val="480"/>
          <w:marRight w:val="0"/>
          <w:marTop w:val="0"/>
          <w:marBottom w:val="0"/>
          <w:divBdr>
            <w:top w:val="none" w:sz="0" w:space="0" w:color="auto"/>
            <w:left w:val="none" w:sz="0" w:space="0" w:color="auto"/>
            <w:bottom w:val="none" w:sz="0" w:space="0" w:color="auto"/>
            <w:right w:val="none" w:sz="0" w:space="0" w:color="auto"/>
          </w:divBdr>
        </w:div>
        <w:div w:id="796678588">
          <w:marLeft w:val="480"/>
          <w:marRight w:val="0"/>
          <w:marTop w:val="0"/>
          <w:marBottom w:val="0"/>
          <w:divBdr>
            <w:top w:val="none" w:sz="0" w:space="0" w:color="auto"/>
            <w:left w:val="none" w:sz="0" w:space="0" w:color="auto"/>
            <w:bottom w:val="none" w:sz="0" w:space="0" w:color="auto"/>
            <w:right w:val="none" w:sz="0" w:space="0" w:color="auto"/>
          </w:divBdr>
        </w:div>
        <w:div w:id="817113298">
          <w:marLeft w:val="480"/>
          <w:marRight w:val="0"/>
          <w:marTop w:val="0"/>
          <w:marBottom w:val="0"/>
          <w:divBdr>
            <w:top w:val="none" w:sz="0" w:space="0" w:color="auto"/>
            <w:left w:val="none" w:sz="0" w:space="0" w:color="auto"/>
            <w:bottom w:val="none" w:sz="0" w:space="0" w:color="auto"/>
            <w:right w:val="none" w:sz="0" w:space="0" w:color="auto"/>
          </w:divBdr>
        </w:div>
      </w:divsChild>
    </w:div>
    <w:div w:id="618797275">
      <w:bodyDiv w:val="1"/>
      <w:marLeft w:val="0"/>
      <w:marRight w:val="0"/>
      <w:marTop w:val="0"/>
      <w:marBottom w:val="0"/>
      <w:divBdr>
        <w:top w:val="none" w:sz="0" w:space="0" w:color="auto"/>
        <w:left w:val="none" w:sz="0" w:space="0" w:color="auto"/>
        <w:bottom w:val="none" w:sz="0" w:space="0" w:color="auto"/>
        <w:right w:val="none" w:sz="0" w:space="0" w:color="auto"/>
      </w:divBdr>
    </w:div>
    <w:div w:id="619069861">
      <w:bodyDiv w:val="1"/>
      <w:marLeft w:val="0"/>
      <w:marRight w:val="0"/>
      <w:marTop w:val="0"/>
      <w:marBottom w:val="0"/>
      <w:divBdr>
        <w:top w:val="none" w:sz="0" w:space="0" w:color="auto"/>
        <w:left w:val="none" w:sz="0" w:space="0" w:color="auto"/>
        <w:bottom w:val="none" w:sz="0" w:space="0" w:color="auto"/>
        <w:right w:val="none" w:sz="0" w:space="0" w:color="auto"/>
      </w:divBdr>
    </w:div>
    <w:div w:id="619143846">
      <w:bodyDiv w:val="1"/>
      <w:marLeft w:val="0"/>
      <w:marRight w:val="0"/>
      <w:marTop w:val="0"/>
      <w:marBottom w:val="0"/>
      <w:divBdr>
        <w:top w:val="none" w:sz="0" w:space="0" w:color="auto"/>
        <w:left w:val="none" w:sz="0" w:space="0" w:color="auto"/>
        <w:bottom w:val="none" w:sz="0" w:space="0" w:color="auto"/>
        <w:right w:val="none" w:sz="0" w:space="0" w:color="auto"/>
      </w:divBdr>
    </w:div>
    <w:div w:id="619148146">
      <w:bodyDiv w:val="1"/>
      <w:marLeft w:val="0"/>
      <w:marRight w:val="0"/>
      <w:marTop w:val="0"/>
      <w:marBottom w:val="0"/>
      <w:divBdr>
        <w:top w:val="none" w:sz="0" w:space="0" w:color="auto"/>
        <w:left w:val="none" w:sz="0" w:space="0" w:color="auto"/>
        <w:bottom w:val="none" w:sz="0" w:space="0" w:color="auto"/>
        <w:right w:val="none" w:sz="0" w:space="0" w:color="auto"/>
      </w:divBdr>
    </w:div>
    <w:div w:id="619386215">
      <w:bodyDiv w:val="1"/>
      <w:marLeft w:val="0"/>
      <w:marRight w:val="0"/>
      <w:marTop w:val="0"/>
      <w:marBottom w:val="0"/>
      <w:divBdr>
        <w:top w:val="none" w:sz="0" w:space="0" w:color="auto"/>
        <w:left w:val="none" w:sz="0" w:space="0" w:color="auto"/>
        <w:bottom w:val="none" w:sz="0" w:space="0" w:color="auto"/>
        <w:right w:val="none" w:sz="0" w:space="0" w:color="auto"/>
      </w:divBdr>
    </w:div>
    <w:div w:id="619722336">
      <w:bodyDiv w:val="1"/>
      <w:marLeft w:val="0"/>
      <w:marRight w:val="0"/>
      <w:marTop w:val="0"/>
      <w:marBottom w:val="0"/>
      <w:divBdr>
        <w:top w:val="none" w:sz="0" w:space="0" w:color="auto"/>
        <w:left w:val="none" w:sz="0" w:space="0" w:color="auto"/>
        <w:bottom w:val="none" w:sz="0" w:space="0" w:color="auto"/>
        <w:right w:val="none" w:sz="0" w:space="0" w:color="auto"/>
      </w:divBdr>
    </w:div>
    <w:div w:id="619723775">
      <w:bodyDiv w:val="1"/>
      <w:marLeft w:val="0"/>
      <w:marRight w:val="0"/>
      <w:marTop w:val="0"/>
      <w:marBottom w:val="0"/>
      <w:divBdr>
        <w:top w:val="none" w:sz="0" w:space="0" w:color="auto"/>
        <w:left w:val="none" w:sz="0" w:space="0" w:color="auto"/>
        <w:bottom w:val="none" w:sz="0" w:space="0" w:color="auto"/>
        <w:right w:val="none" w:sz="0" w:space="0" w:color="auto"/>
      </w:divBdr>
    </w:div>
    <w:div w:id="619729004">
      <w:bodyDiv w:val="1"/>
      <w:marLeft w:val="0"/>
      <w:marRight w:val="0"/>
      <w:marTop w:val="0"/>
      <w:marBottom w:val="0"/>
      <w:divBdr>
        <w:top w:val="none" w:sz="0" w:space="0" w:color="auto"/>
        <w:left w:val="none" w:sz="0" w:space="0" w:color="auto"/>
        <w:bottom w:val="none" w:sz="0" w:space="0" w:color="auto"/>
        <w:right w:val="none" w:sz="0" w:space="0" w:color="auto"/>
      </w:divBdr>
    </w:div>
    <w:div w:id="619799051">
      <w:bodyDiv w:val="1"/>
      <w:marLeft w:val="0"/>
      <w:marRight w:val="0"/>
      <w:marTop w:val="0"/>
      <w:marBottom w:val="0"/>
      <w:divBdr>
        <w:top w:val="none" w:sz="0" w:space="0" w:color="auto"/>
        <w:left w:val="none" w:sz="0" w:space="0" w:color="auto"/>
        <w:bottom w:val="none" w:sz="0" w:space="0" w:color="auto"/>
        <w:right w:val="none" w:sz="0" w:space="0" w:color="auto"/>
      </w:divBdr>
    </w:div>
    <w:div w:id="619842964">
      <w:bodyDiv w:val="1"/>
      <w:marLeft w:val="0"/>
      <w:marRight w:val="0"/>
      <w:marTop w:val="0"/>
      <w:marBottom w:val="0"/>
      <w:divBdr>
        <w:top w:val="none" w:sz="0" w:space="0" w:color="auto"/>
        <w:left w:val="none" w:sz="0" w:space="0" w:color="auto"/>
        <w:bottom w:val="none" w:sz="0" w:space="0" w:color="auto"/>
        <w:right w:val="none" w:sz="0" w:space="0" w:color="auto"/>
      </w:divBdr>
    </w:div>
    <w:div w:id="619990453">
      <w:bodyDiv w:val="1"/>
      <w:marLeft w:val="0"/>
      <w:marRight w:val="0"/>
      <w:marTop w:val="0"/>
      <w:marBottom w:val="0"/>
      <w:divBdr>
        <w:top w:val="none" w:sz="0" w:space="0" w:color="auto"/>
        <w:left w:val="none" w:sz="0" w:space="0" w:color="auto"/>
        <w:bottom w:val="none" w:sz="0" w:space="0" w:color="auto"/>
        <w:right w:val="none" w:sz="0" w:space="0" w:color="auto"/>
      </w:divBdr>
      <w:divsChild>
        <w:div w:id="16584704">
          <w:marLeft w:val="480"/>
          <w:marRight w:val="0"/>
          <w:marTop w:val="0"/>
          <w:marBottom w:val="0"/>
          <w:divBdr>
            <w:top w:val="none" w:sz="0" w:space="0" w:color="auto"/>
            <w:left w:val="none" w:sz="0" w:space="0" w:color="auto"/>
            <w:bottom w:val="none" w:sz="0" w:space="0" w:color="auto"/>
            <w:right w:val="none" w:sz="0" w:space="0" w:color="auto"/>
          </w:divBdr>
        </w:div>
        <w:div w:id="103115990">
          <w:marLeft w:val="480"/>
          <w:marRight w:val="0"/>
          <w:marTop w:val="0"/>
          <w:marBottom w:val="0"/>
          <w:divBdr>
            <w:top w:val="none" w:sz="0" w:space="0" w:color="auto"/>
            <w:left w:val="none" w:sz="0" w:space="0" w:color="auto"/>
            <w:bottom w:val="none" w:sz="0" w:space="0" w:color="auto"/>
            <w:right w:val="none" w:sz="0" w:space="0" w:color="auto"/>
          </w:divBdr>
        </w:div>
        <w:div w:id="103230722">
          <w:marLeft w:val="480"/>
          <w:marRight w:val="0"/>
          <w:marTop w:val="0"/>
          <w:marBottom w:val="0"/>
          <w:divBdr>
            <w:top w:val="none" w:sz="0" w:space="0" w:color="auto"/>
            <w:left w:val="none" w:sz="0" w:space="0" w:color="auto"/>
            <w:bottom w:val="none" w:sz="0" w:space="0" w:color="auto"/>
            <w:right w:val="none" w:sz="0" w:space="0" w:color="auto"/>
          </w:divBdr>
        </w:div>
        <w:div w:id="254899935">
          <w:marLeft w:val="480"/>
          <w:marRight w:val="0"/>
          <w:marTop w:val="0"/>
          <w:marBottom w:val="0"/>
          <w:divBdr>
            <w:top w:val="none" w:sz="0" w:space="0" w:color="auto"/>
            <w:left w:val="none" w:sz="0" w:space="0" w:color="auto"/>
            <w:bottom w:val="none" w:sz="0" w:space="0" w:color="auto"/>
            <w:right w:val="none" w:sz="0" w:space="0" w:color="auto"/>
          </w:divBdr>
        </w:div>
        <w:div w:id="259678506">
          <w:marLeft w:val="480"/>
          <w:marRight w:val="0"/>
          <w:marTop w:val="0"/>
          <w:marBottom w:val="0"/>
          <w:divBdr>
            <w:top w:val="none" w:sz="0" w:space="0" w:color="auto"/>
            <w:left w:val="none" w:sz="0" w:space="0" w:color="auto"/>
            <w:bottom w:val="none" w:sz="0" w:space="0" w:color="auto"/>
            <w:right w:val="none" w:sz="0" w:space="0" w:color="auto"/>
          </w:divBdr>
        </w:div>
        <w:div w:id="488864725">
          <w:marLeft w:val="480"/>
          <w:marRight w:val="0"/>
          <w:marTop w:val="0"/>
          <w:marBottom w:val="0"/>
          <w:divBdr>
            <w:top w:val="none" w:sz="0" w:space="0" w:color="auto"/>
            <w:left w:val="none" w:sz="0" w:space="0" w:color="auto"/>
            <w:bottom w:val="none" w:sz="0" w:space="0" w:color="auto"/>
            <w:right w:val="none" w:sz="0" w:space="0" w:color="auto"/>
          </w:divBdr>
        </w:div>
        <w:div w:id="557277856">
          <w:marLeft w:val="480"/>
          <w:marRight w:val="0"/>
          <w:marTop w:val="0"/>
          <w:marBottom w:val="0"/>
          <w:divBdr>
            <w:top w:val="none" w:sz="0" w:space="0" w:color="auto"/>
            <w:left w:val="none" w:sz="0" w:space="0" w:color="auto"/>
            <w:bottom w:val="none" w:sz="0" w:space="0" w:color="auto"/>
            <w:right w:val="none" w:sz="0" w:space="0" w:color="auto"/>
          </w:divBdr>
        </w:div>
        <w:div w:id="560867441">
          <w:marLeft w:val="480"/>
          <w:marRight w:val="0"/>
          <w:marTop w:val="0"/>
          <w:marBottom w:val="0"/>
          <w:divBdr>
            <w:top w:val="none" w:sz="0" w:space="0" w:color="auto"/>
            <w:left w:val="none" w:sz="0" w:space="0" w:color="auto"/>
            <w:bottom w:val="none" w:sz="0" w:space="0" w:color="auto"/>
            <w:right w:val="none" w:sz="0" w:space="0" w:color="auto"/>
          </w:divBdr>
        </w:div>
        <w:div w:id="651719749">
          <w:marLeft w:val="480"/>
          <w:marRight w:val="0"/>
          <w:marTop w:val="0"/>
          <w:marBottom w:val="0"/>
          <w:divBdr>
            <w:top w:val="none" w:sz="0" w:space="0" w:color="auto"/>
            <w:left w:val="none" w:sz="0" w:space="0" w:color="auto"/>
            <w:bottom w:val="none" w:sz="0" w:space="0" w:color="auto"/>
            <w:right w:val="none" w:sz="0" w:space="0" w:color="auto"/>
          </w:divBdr>
        </w:div>
      </w:divsChild>
    </w:div>
    <w:div w:id="619993932">
      <w:bodyDiv w:val="1"/>
      <w:marLeft w:val="0"/>
      <w:marRight w:val="0"/>
      <w:marTop w:val="0"/>
      <w:marBottom w:val="0"/>
      <w:divBdr>
        <w:top w:val="none" w:sz="0" w:space="0" w:color="auto"/>
        <w:left w:val="none" w:sz="0" w:space="0" w:color="auto"/>
        <w:bottom w:val="none" w:sz="0" w:space="0" w:color="auto"/>
        <w:right w:val="none" w:sz="0" w:space="0" w:color="auto"/>
      </w:divBdr>
    </w:div>
    <w:div w:id="620040450">
      <w:bodyDiv w:val="1"/>
      <w:marLeft w:val="0"/>
      <w:marRight w:val="0"/>
      <w:marTop w:val="0"/>
      <w:marBottom w:val="0"/>
      <w:divBdr>
        <w:top w:val="none" w:sz="0" w:space="0" w:color="auto"/>
        <w:left w:val="none" w:sz="0" w:space="0" w:color="auto"/>
        <w:bottom w:val="none" w:sz="0" w:space="0" w:color="auto"/>
        <w:right w:val="none" w:sz="0" w:space="0" w:color="auto"/>
      </w:divBdr>
    </w:div>
    <w:div w:id="620066349">
      <w:bodyDiv w:val="1"/>
      <w:marLeft w:val="0"/>
      <w:marRight w:val="0"/>
      <w:marTop w:val="0"/>
      <w:marBottom w:val="0"/>
      <w:divBdr>
        <w:top w:val="none" w:sz="0" w:space="0" w:color="auto"/>
        <w:left w:val="none" w:sz="0" w:space="0" w:color="auto"/>
        <w:bottom w:val="none" w:sz="0" w:space="0" w:color="auto"/>
        <w:right w:val="none" w:sz="0" w:space="0" w:color="auto"/>
      </w:divBdr>
    </w:div>
    <w:div w:id="620186021">
      <w:bodyDiv w:val="1"/>
      <w:marLeft w:val="0"/>
      <w:marRight w:val="0"/>
      <w:marTop w:val="0"/>
      <w:marBottom w:val="0"/>
      <w:divBdr>
        <w:top w:val="none" w:sz="0" w:space="0" w:color="auto"/>
        <w:left w:val="none" w:sz="0" w:space="0" w:color="auto"/>
        <w:bottom w:val="none" w:sz="0" w:space="0" w:color="auto"/>
        <w:right w:val="none" w:sz="0" w:space="0" w:color="auto"/>
      </w:divBdr>
    </w:div>
    <w:div w:id="620189725">
      <w:bodyDiv w:val="1"/>
      <w:marLeft w:val="0"/>
      <w:marRight w:val="0"/>
      <w:marTop w:val="0"/>
      <w:marBottom w:val="0"/>
      <w:divBdr>
        <w:top w:val="none" w:sz="0" w:space="0" w:color="auto"/>
        <w:left w:val="none" w:sz="0" w:space="0" w:color="auto"/>
        <w:bottom w:val="none" w:sz="0" w:space="0" w:color="auto"/>
        <w:right w:val="none" w:sz="0" w:space="0" w:color="auto"/>
      </w:divBdr>
    </w:div>
    <w:div w:id="620190968">
      <w:bodyDiv w:val="1"/>
      <w:marLeft w:val="0"/>
      <w:marRight w:val="0"/>
      <w:marTop w:val="0"/>
      <w:marBottom w:val="0"/>
      <w:divBdr>
        <w:top w:val="none" w:sz="0" w:space="0" w:color="auto"/>
        <w:left w:val="none" w:sz="0" w:space="0" w:color="auto"/>
        <w:bottom w:val="none" w:sz="0" w:space="0" w:color="auto"/>
        <w:right w:val="none" w:sz="0" w:space="0" w:color="auto"/>
      </w:divBdr>
    </w:div>
    <w:div w:id="620305178">
      <w:bodyDiv w:val="1"/>
      <w:marLeft w:val="0"/>
      <w:marRight w:val="0"/>
      <w:marTop w:val="0"/>
      <w:marBottom w:val="0"/>
      <w:divBdr>
        <w:top w:val="none" w:sz="0" w:space="0" w:color="auto"/>
        <w:left w:val="none" w:sz="0" w:space="0" w:color="auto"/>
        <w:bottom w:val="none" w:sz="0" w:space="0" w:color="auto"/>
        <w:right w:val="none" w:sz="0" w:space="0" w:color="auto"/>
      </w:divBdr>
    </w:div>
    <w:div w:id="620456664">
      <w:bodyDiv w:val="1"/>
      <w:marLeft w:val="0"/>
      <w:marRight w:val="0"/>
      <w:marTop w:val="0"/>
      <w:marBottom w:val="0"/>
      <w:divBdr>
        <w:top w:val="none" w:sz="0" w:space="0" w:color="auto"/>
        <w:left w:val="none" w:sz="0" w:space="0" w:color="auto"/>
        <w:bottom w:val="none" w:sz="0" w:space="0" w:color="auto"/>
        <w:right w:val="none" w:sz="0" w:space="0" w:color="auto"/>
      </w:divBdr>
    </w:div>
    <w:div w:id="620459568">
      <w:bodyDiv w:val="1"/>
      <w:marLeft w:val="0"/>
      <w:marRight w:val="0"/>
      <w:marTop w:val="0"/>
      <w:marBottom w:val="0"/>
      <w:divBdr>
        <w:top w:val="none" w:sz="0" w:space="0" w:color="auto"/>
        <w:left w:val="none" w:sz="0" w:space="0" w:color="auto"/>
        <w:bottom w:val="none" w:sz="0" w:space="0" w:color="auto"/>
        <w:right w:val="none" w:sz="0" w:space="0" w:color="auto"/>
      </w:divBdr>
    </w:div>
    <w:div w:id="620499207">
      <w:bodyDiv w:val="1"/>
      <w:marLeft w:val="0"/>
      <w:marRight w:val="0"/>
      <w:marTop w:val="0"/>
      <w:marBottom w:val="0"/>
      <w:divBdr>
        <w:top w:val="none" w:sz="0" w:space="0" w:color="auto"/>
        <w:left w:val="none" w:sz="0" w:space="0" w:color="auto"/>
        <w:bottom w:val="none" w:sz="0" w:space="0" w:color="auto"/>
        <w:right w:val="none" w:sz="0" w:space="0" w:color="auto"/>
      </w:divBdr>
    </w:div>
    <w:div w:id="620572119">
      <w:bodyDiv w:val="1"/>
      <w:marLeft w:val="0"/>
      <w:marRight w:val="0"/>
      <w:marTop w:val="0"/>
      <w:marBottom w:val="0"/>
      <w:divBdr>
        <w:top w:val="none" w:sz="0" w:space="0" w:color="auto"/>
        <w:left w:val="none" w:sz="0" w:space="0" w:color="auto"/>
        <w:bottom w:val="none" w:sz="0" w:space="0" w:color="auto"/>
        <w:right w:val="none" w:sz="0" w:space="0" w:color="auto"/>
      </w:divBdr>
    </w:div>
    <w:div w:id="620574925">
      <w:bodyDiv w:val="1"/>
      <w:marLeft w:val="0"/>
      <w:marRight w:val="0"/>
      <w:marTop w:val="0"/>
      <w:marBottom w:val="0"/>
      <w:divBdr>
        <w:top w:val="none" w:sz="0" w:space="0" w:color="auto"/>
        <w:left w:val="none" w:sz="0" w:space="0" w:color="auto"/>
        <w:bottom w:val="none" w:sz="0" w:space="0" w:color="auto"/>
        <w:right w:val="none" w:sz="0" w:space="0" w:color="auto"/>
      </w:divBdr>
    </w:div>
    <w:div w:id="620575464">
      <w:bodyDiv w:val="1"/>
      <w:marLeft w:val="0"/>
      <w:marRight w:val="0"/>
      <w:marTop w:val="0"/>
      <w:marBottom w:val="0"/>
      <w:divBdr>
        <w:top w:val="none" w:sz="0" w:space="0" w:color="auto"/>
        <w:left w:val="none" w:sz="0" w:space="0" w:color="auto"/>
        <w:bottom w:val="none" w:sz="0" w:space="0" w:color="auto"/>
        <w:right w:val="none" w:sz="0" w:space="0" w:color="auto"/>
      </w:divBdr>
    </w:div>
    <w:div w:id="620648030">
      <w:bodyDiv w:val="1"/>
      <w:marLeft w:val="0"/>
      <w:marRight w:val="0"/>
      <w:marTop w:val="0"/>
      <w:marBottom w:val="0"/>
      <w:divBdr>
        <w:top w:val="none" w:sz="0" w:space="0" w:color="auto"/>
        <w:left w:val="none" w:sz="0" w:space="0" w:color="auto"/>
        <w:bottom w:val="none" w:sz="0" w:space="0" w:color="auto"/>
        <w:right w:val="none" w:sz="0" w:space="0" w:color="auto"/>
      </w:divBdr>
    </w:div>
    <w:div w:id="620763876">
      <w:bodyDiv w:val="1"/>
      <w:marLeft w:val="0"/>
      <w:marRight w:val="0"/>
      <w:marTop w:val="0"/>
      <w:marBottom w:val="0"/>
      <w:divBdr>
        <w:top w:val="none" w:sz="0" w:space="0" w:color="auto"/>
        <w:left w:val="none" w:sz="0" w:space="0" w:color="auto"/>
        <w:bottom w:val="none" w:sz="0" w:space="0" w:color="auto"/>
        <w:right w:val="none" w:sz="0" w:space="0" w:color="auto"/>
      </w:divBdr>
    </w:div>
    <w:div w:id="620888629">
      <w:bodyDiv w:val="1"/>
      <w:marLeft w:val="0"/>
      <w:marRight w:val="0"/>
      <w:marTop w:val="0"/>
      <w:marBottom w:val="0"/>
      <w:divBdr>
        <w:top w:val="none" w:sz="0" w:space="0" w:color="auto"/>
        <w:left w:val="none" w:sz="0" w:space="0" w:color="auto"/>
        <w:bottom w:val="none" w:sz="0" w:space="0" w:color="auto"/>
        <w:right w:val="none" w:sz="0" w:space="0" w:color="auto"/>
      </w:divBdr>
    </w:div>
    <w:div w:id="620959449">
      <w:bodyDiv w:val="1"/>
      <w:marLeft w:val="0"/>
      <w:marRight w:val="0"/>
      <w:marTop w:val="0"/>
      <w:marBottom w:val="0"/>
      <w:divBdr>
        <w:top w:val="none" w:sz="0" w:space="0" w:color="auto"/>
        <w:left w:val="none" w:sz="0" w:space="0" w:color="auto"/>
        <w:bottom w:val="none" w:sz="0" w:space="0" w:color="auto"/>
        <w:right w:val="none" w:sz="0" w:space="0" w:color="auto"/>
      </w:divBdr>
    </w:div>
    <w:div w:id="621039481">
      <w:bodyDiv w:val="1"/>
      <w:marLeft w:val="0"/>
      <w:marRight w:val="0"/>
      <w:marTop w:val="0"/>
      <w:marBottom w:val="0"/>
      <w:divBdr>
        <w:top w:val="none" w:sz="0" w:space="0" w:color="auto"/>
        <w:left w:val="none" w:sz="0" w:space="0" w:color="auto"/>
        <w:bottom w:val="none" w:sz="0" w:space="0" w:color="auto"/>
        <w:right w:val="none" w:sz="0" w:space="0" w:color="auto"/>
      </w:divBdr>
    </w:div>
    <w:div w:id="621111932">
      <w:bodyDiv w:val="1"/>
      <w:marLeft w:val="0"/>
      <w:marRight w:val="0"/>
      <w:marTop w:val="0"/>
      <w:marBottom w:val="0"/>
      <w:divBdr>
        <w:top w:val="none" w:sz="0" w:space="0" w:color="auto"/>
        <w:left w:val="none" w:sz="0" w:space="0" w:color="auto"/>
        <w:bottom w:val="none" w:sz="0" w:space="0" w:color="auto"/>
        <w:right w:val="none" w:sz="0" w:space="0" w:color="auto"/>
      </w:divBdr>
    </w:div>
    <w:div w:id="621153641">
      <w:bodyDiv w:val="1"/>
      <w:marLeft w:val="0"/>
      <w:marRight w:val="0"/>
      <w:marTop w:val="0"/>
      <w:marBottom w:val="0"/>
      <w:divBdr>
        <w:top w:val="none" w:sz="0" w:space="0" w:color="auto"/>
        <w:left w:val="none" w:sz="0" w:space="0" w:color="auto"/>
        <w:bottom w:val="none" w:sz="0" w:space="0" w:color="auto"/>
        <w:right w:val="none" w:sz="0" w:space="0" w:color="auto"/>
      </w:divBdr>
    </w:div>
    <w:div w:id="621156080">
      <w:bodyDiv w:val="1"/>
      <w:marLeft w:val="0"/>
      <w:marRight w:val="0"/>
      <w:marTop w:val="0"/>
      <w:marBottom w:val="0"/>
      <w:divBdr>
        <w:top w:val="none" w:sz="0" w:space="0" w:color="auto"/>
        <w:left w:val="none" w:sz="0" w:space="0" w:color="auto"/>
        <w:bottom w:val="none" w:sz="0" w:space="0" w:color="auto"/>
        <w:right w:val="none" w:sz="0" w:space="0" w:color="auto"/>
      </w:divBdr>
    </w:div>
    <w:div w:id="621157968">
      <w:bodyDiv w:val="1"/>
      <w:marLeft w:val="0"/>
      <w:marRight w:val="0"/>
      <w:marTop w:val="0"/>
      <w:marBottom w:val="0"/>
      <w:divBdr>
        <w:top w:val="none" w:sz="0" w:space="0" w:color="auto"/>
        <w:left w:val="none" w:sz="0" w:space="0" w:color="auto"/>
        <w:bottom w:val="none" w:sz="0" w:space="0" w:color="auto"/>
        <w:right w:val="none" w:sz="0" w:space="0" w:color="auto"/>
      </w:divBdr>
    </w:div>
    <w:div w:id="621427095">
      <w:bodyDiv w:val="1"/>
      <w:marLeft w:val="0"/>
      <w:marRight w:val="0"/>
      <w:marTop w:val="0"/>
      <w:marBottom w:val="0"/>
      <w:divBdr>
        <w:top w:val="none" w:sz="0" w:space="0" w:color="auto"/>
        <w:left w:val="none" w:sz="0" w:space="0" w:color="auto"/>
        <w:bottom w:val="none" w:sz="0" w:space="0" w:color="auto"/>
        <w:right w:val="none" w:sz="0" w:space="0" w:color="auto"/>
      </w:divBdr>
    </w:div>
    <w:div w:id="621501765">
      <w:bodyDiv w:val="1"/>
      <w:marLeft w:val="0"/>
      <w:marRight w:val="0"/>
      <w:marTop w:val="0"/>
      <w:marBottom w:val="0"/>
      <w:divBdr>
        <w:top w:val="none" w:sz="0" w:space="0" w:color="auto"/>
        <w:left w:val="none" w:sz="0" w:space="0" w:color="auto"/>
        <w:bottom w:val="none" w:sz="0" w:space="0" w:color="auto"/>
        <w:right w:val="none" w:sz="0" w:space="0" w:color="auto"/>
      </w:divBdr>
    </w:div>
    <w:div w:id="621838217">
      <w:bodyDiv w:val="1"/>
      <w:marLeft w:val="0"/>
      <w:marRight w:val="0"/>
      <w:marTop w:val="0"/>
      <w:marBottom w:val="0"/>
      <w:divBdr>
        <w:top w:val="none" w:sz="0" w:space="0" w:color="auto"/>
        <w:left w:val="none" w:sz="0" w:space="0" w:color="auto"/>
        <w:bottom w:val="none" w:sz="0" w:space="0" w:color="auto"/>
        <w:right w:val="none" w:sz="0" w:space="0" w:color="auto"/>
      </w:divBdr>
    </w:div>
    <w:div w:id="621961057">
      <w:bodyDiv w:val="1"/>
      <w:marLeft w:val="0"/>
      <w:marRight w:val="0"/>
      <w:marTop w:val="0"/>
      <w:marBottom w:val="0"/>
      <w:divBdr>
        <w:top w:val="none" w:sz="0" w:space="0" w:color="auto"/>
        <w:left w:val="none" w:sz="0" w:space="0" w:color="auto"/>
        <w:bottom w:val="none" w:sz="0" w:space="0" w:color="auto"/>
        <w:right w:val="none" w:sz="0" w:space="0" w:color="auto"/>
      </w:divBdr>
    </w:div>
    <w:div w:id="621962347">
      <w:bodyDiv w:val="1"/>
      <w:marLeft w:val="0"/>
      <w:marRight w:val="0"/>
      <w:marTop w:val="0"/>
      <w:marBottom w:val="0"/>
      <w:divBdr>
        <w:top w:val="none" w:sz="0" w:space="0" w:color="auto"/>
        <w:left w:val="none" w:sz="0" w:space="0" w:color="auto"/>
        <w:bottom w:val="none" w:sz="0" w:space="0" w:color="auto"/>
        <w:right w:val="none" w:sz="0" w:space="0" w:color="auto"/>
      </w:divBdr>
    </w:div>
    <w:div w:id="621965210">
      <w:bodyDiv w:val="1"/>
      <w:marLeft w:val="0"/>
      <w:marRight w:val="0"/>
      <w:marTop w:val="0"/>
      <w:marBottom w:val="0"/>
      <w:divBdr>
        <w:top w:val="none" w:sz="0" w:space="0" w:color="auto"/>
        <w:left w:val="none" w:sz="0" w:space="0" w:color="auto"/>
        <w:bottom w:val="none" w:sz="0" w:space="0" w:color="auto"/>
        <w:right w:val="none" w:sz="0" w:space="0" w:color="auto"/>
      </w:divBdr>
    </w:div>
    <w:div w:id="622007198">
      <w:bodyDiv w:val="1"/>
      <w:marLeft w:val="0"/>
      <w:marRight w:val="0"/>
      <w:marTop w:val="0"/>
      <w:marBottom w:val="0"/>
      <w:divBdr>
        <w:top w:val="none" w:sz="0" w:space="0" w:color="auto"/>
        <w:left w:val="none" w:sz="0" w:space="0" w:color="auto"/>
        <w:bottom w:val="none" w:sz="0" w:space="0" w:color="auto"/>
        <w:right w:val="none" w:sz="0" w:space="0" w:color="auto"/>
      </w:divBdr>
    </w:div>
    <w:div w:id="622031394">
      <w:bodyDiv w:val="1"/>
      <w:marLeft w:val="0"/>
      <w:marRight w:val="0"/>
      <w:marTop w:val="0"/>
      <w:marBottom w:val="0"/>
      <w:divBdr>
        <w:top w:val="none" w:sz="0" w:space="0" w:color="auto"/>
        <w:left w:val="none" w:sz="0" w:space="0" w:color="auto"/>
        <w:bottom w:val="none" w:sz="0" w:space="0" w:color="auto"/>
        <w:right w:val="none" w:sz="0" w:space="0" w:color="auto"/>
      </w:divBdr>
    </w:div>
    <w:div w:id="622080613">
      <w:bodyDiv w:val="1"/>
      <w:marLeft w:val="0"/>
      <w:marRight w:val="0"/>
      <w:marTop w:val="0"/>
      <w:marBottom w:val="0"/>
      <w:divBdr>
        <w:top w:val="none" w:sz="0" w:space="0" w:color="auto"/>
        <w:left w:val="none" w:sz="0" w:space="0" w:color="auto"/>
        <w:bottom w:val="none" w:sz="0" w:space="0" w:color="auto"/>
        <w:right w:val="none" w:sz="0" w:space="0" w:color="auto"/>
      </w:divBdr>
    </w:div>
    <w:div w:id="622272425">
      <w:bodyDiv w:val="1"/>
      <w:marLeft w:val="0"/>
      <w:marRight w:val="0"/>
      <w:marTop w:val="0"/>
      <w:marBottom w:val="0"/>
      <w:divBdr>
        <w:top w:val="none" w:sz="0" w:space="0" w:color="auto"/>
        <w:left w:val="none" w:sz="0" w:space="0" w:color="auto"/>
        <w:bottom w:val="none" w:sz="0" w:space="0" w:color="auto"/>
        <w:right w:val="none" w:sz="0" w:space="0" w:color="auto"/>
      </w:divBdr>
    </w:div>
    <w:div w:id="622344524">
      <w:bodyDiv w:val="1"/>
      <w:marLeft w:val="0"/>
      <w:marRight w:val="0"/>
      <w:marTop w:val="0"/>
      <w:marBottom w:val="0"/>
      <w:divBdr>
        <w:top w:val="none" w:sz="0" w:space="0" w:color="auto"/>
        <w:left w:val="none" w:sz="0" w:space="0" w:color="auto"/>
        <w:bottom w:val="none" w:sz="0" w:space="0" w:color="auto"/>
        <w:right w:val="none" w:sz="0" w:space="0" w:color="auto"/>
      </w:divBdr>
    </w:div>
    <w:div w:id="622425027">
      <w:bodyDiv w:val="1"/>
      <w:marLeft w:val="0"/>
      <w:marRight w:val="0"/>
      <w:marTop w:val="0"/>
      <w:marBottom w:val="0"/>
      <w:divBdr>
        <w:top w:val="none" w:sz="0" w:space="0" w:color="auto"/>
        <w:left w:val="none" w:sz="0" w:space="0" w:color="auto"/>
        <w:bottom w:val="none" w:sz="0" w:space="0" w:color="auto"/>
        <w:right w:val="none" w:sz="0" w:space="0" w:color="auto"/>
      </w:divBdr>
    </w:div>
    <w:div w:id="622541128">
      <w:bodyDiv w:val="1"/>
      <w:marLeft w:val="0"/>
      <w:marRight w:val="0"/>
      <w:marTop w:val="0"/>
      <w:marBottom w:val="0"/>
      <w:divBdr>
        <w:top w:val="none" w:sz="0" w:space="0" w:color="auto"/>
        <w:left w:val="none" w:sz="0" w:space="0" w:color="auto"/>
        <w:bottom w:val="none" w:sz="0" w:space="0" w:color="auto"/>
        <w:right w:val="none" w:sz="0" w:space="0" w:color="auto"/>
      </w:divBdr>
    </w:div>
    <w:div w:id="622613684">
      <w:bodyDiv w:val="1"/>
      <w:marLeft w:val="0"/>
      <w:marRight w:val="0"/>
      <w:marTop w:val="0"/>
      <w:marBottom w:val="0"/>
      <w:divBdr>
        <w:top w:val="none" w:sz="0" w:space="0" w:color="auto"/>
        <w:left w:val="none" w:sz="0" w:space="0" w:color="auto"/>
        <w:bottom w:val="none" w:sz="0" w:space="0" w:color="auto"/>
        <w:right w:val="none" w:sz="0" w:space="0" w:color="auto"/>
      </w:divBdr>
    </w:div>
    <w:div w:id="622811932">
      <w:bodyDiv w:val="1"/>
      <w:marLeft w:val="0"/>
      <w:marRight w:val="0"/>
      <w:marTop w:val="0"/>
      <w:marBottom w:val="0"/>
      <w:divBdr>
        <w:top w:val="none" w:sz="0" w:space="0" w:color="auto"/>
        <w:left w:val="none" w:sz="0" w:space="0" w:color="auto"/>
        <w:bottom w:val="none" w:sz="0" w:space="0" w:color="auto"/>
        <w:right w:val="none" w:sz="0" w:space="0" w:color="auto"/>
      </w:divBdr>
      <w:divsChild>
        <w:div w:id="826671196">
          <w:marLeft w:val="480"/>
          <w:marRight w:val="0"/>
          <w:marTop w:val="0"/>
          <w:marBottom w:val="0"/>
          <w:divBdr>
            <w:top w:val="none" w:sz="0" w:space="0" w:color="auto"/>
            <w:left w:val="none" w:sz="0" w:space="0" w:color="auto"/>
            <w:bottom w:val="none" w:sz="0" w:space="0" w:color="auto"/>
            <w:right w:val="none" w:sz="0" w:space="0" w:color="auto"/>
          </w:divBdr>
        </w:div>
        <w:div w:id="1004362058">
          <w:marLeft w:val="480"/>
          <w:marRight w:val="0"/>
          <w:marTop w:val="0"/>
          <w:marBottom w:val="0"/>
          <w:divBdr>
            <w:top w:val="none" w:sz="0" w:space="0" w:color="auto"/>
            <w:left w:val="none" w:sz="0" w:space="0" w:color="auto"/>
            <w:bottom w:val="none" w:sz="0" w:space="0" w:color="auto"/>
            <w:right w:val="none" w:sz="0" w:space="0" w:color="auto"/>
          </w:divBdr>
        </w:div>
        <w:div w:id="985205271">
          <w:marLeft w:val="480"/>
          <w:marRight w:val="0"/>
          <w:marTop w:val="0"/>
          <w:marBottom w:val="0"/>
          <w:divBdr>
            <w:top w:val="none" w:sz="0" w:space="0" w:color="auto"/>
            <w:left w:val="none" w:sz="0" w:space="0" w:color="auto"/>
            <w:bottom w:val="none" w:sz="0" w:space="0" w:color="auto"/>
            <w:right w:val="none" w:sz="0" w:space="0" w:color="auto"/>
          </w:divBdr>
        </w:div>
        <w:div w:id="1373312278">
          <w:marLeft w:val="480"/>
          <w:marRight w:val="0"/>
          <w:marTop w:val="0"/>
          <w:marBottom w:val="0"/>
          <w:divBdr>
            <w:top w:val="none" w:sz="0" w:space="0" w:color="auto"/>
            <w:left w:val="none" w:sz="0" w:space="0" w:color="auto"/>
            <w:bottom w:val="none" w:sz="0" w:space="0" w:color="auto"/>
            <w:right w:val="none" w:sz="0" w:space="0" w:color="auto"/>
          </w:divBdr>
        </w:div>
        <w:div w:id="1250507070">
          <w:marLeft w:val="480"/>
          <w:marRight w:val="0"/>
          <w:marTop w:val="0"/>
          <w:marBottom w:val="0"/>
          <w:divBdr>
            <w:top w:val="none" w:sz="0" w:space="0" w:color="auto"/>
            <w:left w:val="none" w:sz="0" w:space="0" w:color="auto"/>
            <w:bottom w:val="none" w:sz="0" w:space="0" w:color="auto"/>
            <w:right w:val="none" w:sz="0" w:space="0" w:color="auto"/>
          </w:divBdr>
        </w:div>
        <w:div w:id="1131748118">
          <w:marLeft w:val="480"/>
          <w:marRight w:val="0"/>
          <w:marTop w:val="0"/>
          <w:marBottom w:val="0"/>
          <w:divBdr>
            <w:top w:val="none" w:sz="0" w:space="0" w:color="auto"/>
            <w:left w:val="none" w:sz="0" w:space="0" w:color="auto"/>
            <w:bottom w:val="none" w:sz="0" w:space="0" w:color="auto"/>
            <w:right w:val="none" w:sz="0" w:space="0" w:color="auto"/>
          </w:divBdr>
        </w:div>
        <w:div w:id="805048845">
          <w:marLeft w:val="480"/>
          <w:marRight w:val="0"/>
          <w:marTop w:val="0"/>
          <w:marBottom w:val="0"/>
          <w:divBdr>
            <w:top w:val="none" w:sz="0" w:space="0" w:color="auto"/>
            <w:left w:val="none" w:sz="0" w:space="0" w:color="auto"/>
            <w:bottom w:val="none" w:sz="0" w:space="0" w:color="auto"/>
            <w:right w:val="none" w:sz="0" w:space="0" w:color="auto"/>
          </w:divBdr>
        </w:div>
        <w:div w:id="713887718">
          <w:marLeft w:val="480"/>
          <w:marRight w:val="0"/>
          <w:marTop w:val="0"/>
          <w:marBottom w:val="0"/>
          <w:divBdr>
            <w:top w:val="none" w:sz="0" w:space="0" w:color="auto"/>
            <w:left w:val="none" w:sz="0" w:space="0" w:color="auto"/>
            <w:bottom w:val="none" w:sz="0" w:space="0" w:color="auto"/>
            <w:right w:val="none" w:sz="0" w:space="0" w:color="auto"/>
          </w:divBdr>
        </w:div>
        <w:div w:id="507332312">
          <w:marLeft w:val="480"/>
          <w:marRight w:val="0"/>
          <w:marTop w:val="0"/>
          <w:marBottom w:val="0"/>
          <w:divBdr>
            <w:top w:val="none" w:sz="0" w:space="0" w:color="auto"/>
            <w:left w:val="none" w:sz="0" w:space="0" w:color="auto"/>
            <w:bottom w:val="none" w:sz="0" w:space="0" w:color="auto"/>
            <w:right w:val="none" w:sz="0" w:space="0" w:color="auto"/>
          </w:divBdr>
        </w:div>
        <w:div w:id="1392924973">
          <w:marLeft w:val="480"/>
          <w:marRight w:val="0"/>
          <w:marTop w:val="0"/>
          <w:marBottom w:val="0"/>
          <w:divBdr>
            <w:top w:val="none" w:sz="0" w:space="0" w:color="auto"/>
            <w:left w:val="none" w:sz="0" w:space="0" w:color="auto"/>
            <w:bottom w:val="none" w:sz="0" w:space="0" w:color="auto"/>
            <w:right w:val="none" w:sz="0" w:space="0" w:color="auto"/>
          </w:divBdr>
        </w:div>
        <w:div w:id="1273784239">
          <w:marLeft w:val="480"/>
          <w:marRight w:val="0"/>
          <w:marTop w:val="0"/>
          <w:marBottom w:val="0"/>
          <w:divBdr>
            <w:top w:val="none" w:sz="0" w:space="0" w:color="auto"/>
            <w:left w:val="none" w:sz="0" w:space="0" w:color="auto"/>
            <w:bottom w:val="none" w:sz="0" w:space="0" w:color="auto"/>
            <w:right w:val="none" w:sz="0" w:space="0" w:color="auto"/>
          </w:divBdr>
        </w:div>
        <w:div w:id="435255433">
          <w:marLeft w:val="480"/>
          <w:marRight w:val="0"/>
          <w:marTop w:val="0"/>
          <w:marBottom w:val="0"/>
          <w:divBdr>
            <w:top w:val="none" w:sz="0" w:space="0" w:color="auto"/>
            <w:left w:val="none" w:sz="0" w:space="0" w:color="auto"/>
            <w:bottom w:val="none" w:sz="0" w:space="0" w:color="auto"/>
            <w:right w:val="none" w:sz="0" w:space="0" w:color="auto"/>
          </w:divBdr>
        </w:div>
        <w:div w:id="1007175733">
          <w:marLeft w:val="480"/>
          <w:marRight w:val="0"/>
          <w:marTop w:val="0"/>
          <w:marBottom w:val="0"/>
          <w:divBdr>
            <w:top w:val="none" w:sz="0" w:space="0" w:color="auto"/>
            <w:left w:val="none" w:sz="0" w:space="0" w:color="auto"/>
            <w:bottom w:val="none" w:sz="0" w:space="0" w:color="auto"/>
            <w:right w:val="none" w:sz="0" w:space="0" w:color="auto"/>
          </w:divBdr>
        </w:div>
        <w:div w:id="1828937549">
          <w:marLeft w:val="480"/>
          <w:marRight w:val="0"/>
          <w:marTop w:val="0"/>
          <w:marBottom w:val="0"/>
          <w:divBdr>
            <w:top w:val="none" w:sz="0" w:space="0" w:color="auto"/>
            <w:left w:val="none" w:sz="0" w:space="0" w:color="auto"/>
            <w:bottom w:val="none" w:sz="0" w:space="0" w:color="auto"/>
            <w:right w:val="none" w:sz="0" w:space="0" w:color="auto"/>
          </w:divBdr>
        </w:div>
        <w:div w:id="852457530">
          <w:marLeft w:val="480"/>
          <w:marRight w:val="0"/>
          <w:marTop w:val="0"/>
          <w:marBottom w:val="0"/>
          <w:divBdr>
            <w:top w:val="none" w:sz="0" w:space="0" w:color="auto"/>
            <w:left w:val="none" w:sz="0" w:space="0" w:color="auto"/>
            <w:bottom w:val="none" w:sz="0" w:space="0" w:color="auto"/>
            <w:right w:val="none" w:sz="0" w:space="0" w:color="auto"/>
          </w:divBdr>
        </w:div>
        <w:div w:id="1981761567">
          <w:marLeft w:val="480"/>
          <w:marRight w:val="0"/>
          <w:marTop w:val="0"/>
          <w:marBottom w:val="0"/>
          <w:divBdr>
            <w:top w:val="none" w:sz="0" w:space="0" w:color="auto"/>
            <w:left w:val="none" w:sz="0" w:space="0" w:color="auto"/>
            <w:bottom w:val="none" w:sz="0" w:space="0" w:color="auto"/>
            <w:right w:val="none" w:sz="0" w:space="0" w:color="auto"/>
          </w:divBdr>
        </w:div>
        <w:div w:id="454523035">
          <w:marLeft w:val="480"/>
          <w:marRight w:val="0"/>
          <w:marTop w:val="0"/>
          <w:marBottom w:val="0"/>
          <w:divBdr>
            <w:top w:val="none" w:sz="0" w:space="0" w:color="auto"/>
            <w:left w:val="none" w:sz="0" w:space="0" w:color="auto"/>
            <w:bottom w:val="none" w:sz="0" w:space="0" w:color="auto"/>
            <w:right w:val="none" w:sz="0" w:space="0" w:color="auto"/>
          </w:divBdr>
        </w:div>
        <w:div w:id="946890787">
          <w:marLeft w:val="480"/>
          <w:marRight w:val="0"/>
          <w:marTop w:val="0"/>
          <w:marBottom w:val="0"/>
          <w:divBdr>
            <w:top w:val="none" w:sz="0" w:space="0" w:color="auto"/>
            <w:left w:val="none" w:sz="0" w:space="0" w:color="auto"/>
            <w:bottom w:val="none" w:sz="0" w:space="0" w:color="auto"/>
            <w:right w:val="none" w:sz="0" w:space="0" w:color="auto"/>
          </w:divBdr>
        </w:div>
        <w:div w:id="1852061499">
          <w:marLeft w:val="480"/>
          <w:marRight w:val="0"/>
          <w:marTop w:val="0"/>
          <w:marBottom w:val="0"/>
          <w:divBdr>
            <w:top w:val="none" w:sz="0" w:space="0" w:color="auto"/>
            <w:left w:val="none" w:sz="0" w:space="0" w:color="auto"/>
            <w:bottom w:val="none" w:sz="0" w:space="0" w:color="auto"/>
            <w:right w:val="none" w:sz="0" w:space="0" w:color="auto"/>
          </w:divBdr>
        </w:div>
        <w:div w:id="618806736">
          <w:marLeft w:val="480"/>
          <w:marRight w:val="0"/>
          <w:marTop w:val="0"/>
          <w:marBottom w:val="0"/>
          <w:divBdr>
            <w:top w:val="none" w:sz="0" w:space="0" w:color="auto"/>
            <w:left w:val="none" w:sz="0" w:space="0" w:color="auto"/>
            <w:bottom w:val="none" w:sz="0" w:space="0" w:color="auto"/>
            <w:right w:val="none" w:sz="0" w:space="0" w:color="auto"/>
          </w:divBdr>
        </w:div>
        <w:div w:id="1972663098">
          <w:marLeft w:val="480"/>
          <w:marRight w:val="0"/>
          <w:marTop w:val="0"/>
          <w:marBottom w:val="0"/>
          <w:divBdr>
            <w:top w:val="none" w:sz="0" w:space="0" w:color="auto"/>
            <w:left w:val="none" w:sz="0" w:space="0" w:color="auto"/>
            <w:bottom w:val="none" w:sz="0" w:space="0" w:color="auto"/>
            <w:right w:val="none" w:sz="0" w:space="0" w:color="auto"/>
          </w:divBdr>
        </w:div>
        <w:div w:id="1050417553">
          <w:marLeft w:val="480"/>
          <w:marRight w:val="0"/>
          <w:marTop w:val="0"/>
          <w:marBottom w:val="0"/>
          <w:divBdr>
            <w:top w:val="none" w:sz="0" w:space="0" w:color="auto"/>
            <w:left w:val="none" w:sz="0" w:space="0" w:color="auto"/>
            <w:bottom w:val="none" w:sz="0" w:space="0" w:color="auto"/>
            <w:right w:val="none" w:sz="0" w:space="0" w:color="auto"/>
          </w:divBdr>
        </w:div>
        <w:div w:id="475495192">
          <w:marLeft w:val="480"/>
          <w:marRight w:val="0"/>
          <w:marTop w:val="0"/>
          <w:marBottom w:val="0"/>
          <w:divBdr>
            <w:top w:val="none" w:sz="0" w:space="0" w:color="auto"/>
            <w:left w:val="none" w:sz="0" w:space="0" w:color="auto"/>
            <w:bottom w:val="none" w:sz="0" w:space="0" w:color="auto"/>
            <w:right w:val="none" w:sz="0" w:space="0" w:color="auto"/>
          </w:divBdr>
        </w:div>
        <w:div w:id="878396244">
          <w:marLeft w:val="480"/>
          <w:marRight w:val="0"/>
          <w:marTop w:val="0"/>
          <w:marBottom w:val="0"/>
          <w:divBdr>
            <w:top w:val="none" w:sz="0" w:space="0" w:color="auto"/>
            <w:left w:val="none" w:sz="0" w:space="0" w:color="auto"/>
            <w:bottom w:val="none" w:sz="0" w:space="0" w:color="auto"/>
            <w:right w:val="none" w:sz="0" w:space="0" w:color="auto"/>
          </w:divBdr>
        </w:div>
        <w:div w:id="1648241365">
          <w:marLeft w:val="480"/>
          <w:marRight w:val="0"/>
          <w:marTop w:val="0"/>
          <w:marBottom w:val="0"/>
          <w:divBdr>
            <w:top w:val="none" w:sz="0" w:space="0" w:color="auto"/>
            <w:left w:val="none" w:sz="0" w:space="0" w:color="auto"/>
            <w:bottom w:val="none" w:sz="0" w:space="0" w:color="auto"/>
            <w:right w:val="none" w:sz="0" w:space="0" w:color="auto"/>
          </w:divBdr>
        </w:div>
        <w:div w:id="1357391506">
          <w:marLeft w:val="480"/>
          <w:marRight w:val="0"/>
          <w:marTop w:val="0"/>
          <w:marBottom w:val="0"/>
          <w:divBdr>
            <w:top w:val="none" w:sz="0" w:space="0" w:color="auto"/>
            <w:left w:val="none" w:sz="0" w:space="0" w:color="auto"/>
            <w:bottom w:val="none" w:sz="0" w:space="0" w:color="auto"/>
            <w:right w:val="none" w:sz="0" w:space="0" w:color="auto"/>
          </w:divBdr>
        </w:div>
        <w:div w:id="223571228">
          <w:marLeft w:val="480"/>
          <w:marRight w:val="0"/>
          <w:marTop w:val="0"/>
          <w:marBottom w:val="0"/>
          <w:divBdr>
            <w:top w:val="none" w:sz="0" w:space="0" w:color="auto"/>
            <w:left w:val="none" w:sz="0" w:space="0" w:color="auto"/>
            <w:bottom w:val="none" w:sz="0" w:space="0" w:color="auto"/>
            <w:right w:val="none" w:sz="0" w:space="0" w:color="auto"/>
          </w:divBdr>
        </w:div>
        <w:div w:id="1015033238">
          <w:marLeft w:val="480"/>
          <w:marRight w:val="0"/>
          <w:marTop w:val="0"/>
          <w:marBottom w:val="0"/>
          <w:divBdr>
            <w:top w:val="none" w:sz="0" w:space="0" w:color="auto"/>
            <w:left w:val="none" w:sz="0" w:space="0" w:color="auto"/>
            <w:bottom w:val="none" w:sz="0" w:space="0" w:color="auto"/>
            <w:right w:val="none" w:sz="0" w:space="0" w:color="auto"/>
          </w:divBdr>
        </w:div>
        <w:div w:id="1600141134">
          <w:marLeft w:val="480"/>
          <w:marRight w:val="0"/>
          <w:marTop w:val="0"/>
          <w:marBottom w:val="0"/>
          <w:divBdr>
            <w:top w:val="none" w:sz="0" w:space="0" w:color="auto"/>
            <w:left w:val="none" w:sz="0" w:space="0" w:color="auto"/>
            <w:bottom w:val="none" w:sz="0" w:space="0" w:color="auto"/>
            <w:right w:val="none" w:sz="0" w:space="0" w:color="auto"/>
          </w:divBdr>
        </w:div>
        <w:div w:id="1116288554">
          <w:marLeft w:val="480"/>
          <w:marRight w:val="0"/>
          <w:marTop w:val="0"/>
          <w:marBottom w:val="0"/>
          <w:divBdr>
            <w:top w:val="none" w:sz="0" w:space="0" w:color="auto"/>
            <w:left w:val="none" w:sz="0" w:space="0" w:color="auto"/>
            <w:bottom w:val="none" w:sz="0" w:space="0" w:color="auto"/>
            <w:right w:val="none" w:sz="0" w:space="0" w:color="auto"/>
          </w:divBdr>
        </w:div>
        <w:div w:id="2142306569">
          <w:marLeft w:val="480"/>
          <w:marRight w:val="0"/>
          <w:marTop w:val="0"/>
          <w:marBottom w:val="0"/>
          <w:divBdr>
            <w:top w:val="none" w:sz="0" w:space="0" w:color="auto"/>
            <w:left w:val="none" w:sz="0" w:space="0" w:color="auto"/>
            <w:bottom w:val="none" w:sz="0" w:space="0" w:color="auto"/>
            <w:right w:val="none" w:sz="0" w:space="0" w:color="auto"/>
          </w:divBdr>
        </w:div>
        <w:div w:id="930889960">
          <w:marLeft w:val="480"/>
          <w:marRight w:val="0"/>
          <w:marTop w:val="0"/>
          <w:marBottom w:val="0"/>
          <w:divBdr>
            <w:top w:val="none" w:sz="0" w:space="0" w:color="auto"/>
            <w:left w:val="none" w:sz="0" w:space="0" w:color="auto"/>
            <w:bottom w:val="none" w:sz="0" w:space="0" w:color="auto"/>
            <w:right w:val="none" w:sz="0" w:space="0" w:color="auto"/>
          </w:divBdr>
        </w:div>
        <w:div w:id="1834176037">
          <w:marLeft w:val="480"/>
          <w:marRight w:val="0"/>
          <w:marTop w:val="0"/>
          <w:marBottom w:val="0"/>
          <w:divBdr>
            <w:top w:val="none" w:sz="0" w:space="0" w:color="auto"/>
            <w:left w:val="none" w:sz="0" w:space="0" w:color="auto"/>
            <w:bottom w:val="none" w:sz="0" w:space="0" w:color="auto"/>
            <w:right w:val="none" w:sz="0" w:space="0" w:color="auto"/>
          </w:divBdr>
        </w:div>
        <w:div w:id="1278560257">
          <w:marLeft w:val="480"/>
          <w:marRight w:val="0"/>
          <w:marTop w:val="0"/>
          <w:marBottom w:val="0"/>
          <w:divBdr>
            <w:top w:val="none" w:sz="0" w:space="0" w:color="auto"/>
            <w:left w:val="none" w:sz="0" w:space="0" w:color="auto"/>
            <w:bottom w:val="none" w:sz="0" w:space="0" w:color="auto"/>
            <w:right w:val="none" w:sz="0" w:space="0" w:color="auto"/>
          </w:divBdr>
        </w:div>
        <w:div w:id="1743674609">
          <w:marLeft w:val="480"/>
          <w:marRight w:val="0"/>
          <w:marTop w:val="0"/>
          <w:marBottom w:val="0"/>
          <w:divBdr>
            <w:top w:val="none" w:sz="0" w:space="0" w:color="auto"/>
            <w:left w:val="none" w:sz="0" w:space="0" w:color="auto"/>
            <w:bottom w:val="none" w:sz="0" w:space="0" w:color="auto"/>
            <w:right w:val="none" w:sz="0" w:space="0" w:color="auto"/>
          </w:divBdr>
        </w:div>
        <w:div w:id="1111976273">
          <w:marLeft w:val="480"/>
          <w:marRight w:val="0"/>
          <w:marTop w:val="0"/>
          <w:marBottom w:val="0"/>
          <w:divBdr>
            <w:top w:val="none" w:sz="0" w:space="0" w:color="auto"/>
            <w:left w:val="none" w:sz="0" w:space="0" w:color="auto"/>
            <w:bottom w:val="none" w:sz="0" w:space="0" w:color="auto"/>
            <w:right w:val="none" w:sz="0" w:space="0" w:color="auto"/>
          </w:divBdr>
        </w:div>
        <w:div w:id="1029138306">
          <w:marLeft w:val="480"/>
          <w:marRight w:val="0"/>
          <w:marTop w:val="0"/>
          <w:marBottom w:val="0"/>
          <w:divBdr>
            <w:top w:val="none" w:sz="0" w:space="0" w:color="auto"/>
            <w:left w:val="none" w:sz="0" w:space="0" w:color="auto"/>
            <w:bottom w:val="none" w:sz="0" w:space="0" w:color="auto"/>
            <w:right w:val="none" w:sz="0" w:space="0" w:color="auto"/>
          </w:divBdr>
        </w:div>
      </w:divsChild>
    </w:div>
    <w:div w:id="622879486">
      <w:bodyDiv w:val="1"/>
      <w:marLeft w:val="0"/>
      <w:marRight w:val="0"/>
      <w:marTop w:val="0"/>
      <w:marBottom w:val="0"/>
      <w:divBdr>
        <w:top w:val="none" w:sz="0" w:space="0" w:color="auto"/>
        <w:left w:val="none" w:sz="0" w:space="0" w:color="auto"/>
        <w:bottom w:val="none" w:sz="0" w:space="0" w:color="auto"/>
        <w:right w:val="none" w:sz="0" w:space="0" w:color="auto"/>
      </w:divBdr>
    </w:div>
    <w:div w:id="622881645">
      <w:bodyDiv w:val="1"/>
      <w:marLeft w:val="0"/>
      <w:marRight w:val="0"/>
      <w:marTop w:val="0"/>
      <w:marBottom w:val="0"/>
      <w:divBdr>
        <w:top w:val="none" w:sz="0" w:space="0" w:color="auto"/>
        <w:left w:val="none" w:sz="0" w:space="0" w:color="auto"/>
        <w:bottom w:val="none" w:sz="0" w:space="0" w:color="auto"/>
        <w:right w:val="none" w:sz="0" w:space="0" w:color="auto"/>
      </w:divBdr>
    </w:div>
    <w:div w:id="622883231">
      <w:bodyDiv w:val="1"/>
      <w:marLeft w:val="0"/>
      <w:marRight w:val="0"/>
      <w:marTop w:val="0"/>
      <w:marBottom w:val="0"/>
      <w:divBdr>
        <w:top w:val="none" w:sz="0" w:space="0" w:color="auto"/>
        <w:left w:val="none" w:sz="0" w:space="0" w:color="auto"/>
        <w:bottom w:val="none" w:sz="0" w:space="0" w:color="auto"/>
        <w:right w:val="none" w:sz="0" w:space="0" w:color="auto"/>
      </w:divBdr>
    </w:div>
    <w:div w:id="622926101">
      <w:bodyDiv w:val="1"/>
      <w:marLeft w:val="0"/>
      <w:marRight w:val="0"/>
      <w:marTop w:val="0"/>
      <w:marBottom w:val="0"/>
      <w:divBdr>
        <w:top w:val="none" w:sz="0" w:space="0" w:color="auto"/>
        <w:left w:val="none" w:sz="0" w:space="0" w:color="auto"/>
        <w:bottom w:val="none" w:sz="0" w:space="0" w:color="auto"/>
        <w:right w:val="none" w:sz="0" w:space="0" w:color="auto"/>
      </w:divBdr>
    </w:div>
    <w:div w:id="623077339">
      <w:bodyDiv w:val="1"/>
      <w:marLeft w:val="0"/>
      <w:marRight w:val="0"/>
      <w:marTop w:val="0"/>
      <w:marBottom w:val="0"/>
      <w:divBdr>
        <w:top w:val="none" w:sz="0" w:space="0" w:color="auto"/>
        <w:left w:val="none" w:sz="0" w:space="0" w:color="auto"/>
        <w:bottom w:val="none" w:sz="0" w:space="0" w:color="auto"/>
        <w:right w:val="none" w:sz="0" w:space="0" w:color="auto"/>
      </w:divBdr>
    </w:div>
    <w:div w:id="623190751">
      <w:bodyDiv w:val="1"/>
      <w:marLeft w:val="0"/>
      <w:marRight w:val="0"/>
      <w:marTop w:val="0"/>
      <w:marBottom w:val="0"/>
      <w:divBdr>
        <w:top w:val="none" w:sz="0" w:space="0" w:color="auto"/>
        <w:left w:val="none" w:sz="0" w:space="0" w:color="auto"/>
        <w:bottom w:val="none" w:sz="0" w:space="0" w:color="auto"/>
        <w:right w:val="none" w:sz="0" w:space="0" w:color="auto"/>
      </w:divBdr>
    </w:div>
    <w:div w:id="623344680">
      <w:bodyDiv w:val="1"/>
      <w:marLeft w:val="0"/>
      <w:marRight w:val="0"/>
      <w:marTop w:val="0"/>
      <w:marBottom w:val="0"/>
      <w:divBdr>
        <w:top w:val="none" w:sz="0" w:space="0" w:color="auto"/>
        <w:left w:val="none" w:sz="0" w:space="0" w:color="auto"/>
        <w:bottom w:val="none" w:sz="0" w:space="0" w:color="auto"/>
        <w:right w:val="none" w:sz="0" w:space="0" w:color="auto"/>
      </w:divBdr>
    </w:div>
    <w:div w:id="623344842">
      <w:bodyDiv w:val="1"/>
      <w:marLeft w:val="0"/>
      <w:marRight w:val="0"/>
      <w:marTop w:val="0"/>
      <w:marBottom w:val="0"/>
      <w:divBdr>
        <w:top w:val="none" w:sz="0" w:space="0" w:color="auto"/>
        <w:left w:val="none" w:sz="0" w:space="0" w:color="auto"/>
        <w:bottom w:val="none" w:sz="0" w:space="0" w:color="auto"/>
        <w:right w:val="none" w:sz="0" w:space="0" w:color="auto"/>
      </w:divBdr>
    </w:div>
    <w:div w:id="623386592">
      <w:bodyDiv w:val="1"/>
      <w:marLeft w:val="0"/>
      <w:marRight w:val="0"/>
      <w:marTop w:val="0"/>
      <w:marBottom w:val="0"/>
      <w:divBdr>
        <w:top w:val="none" w:sz="0" w:space="0" w:color="auto"/>
        <w:left w:val="none" w:sz="0" w:space="0" w:color="auto"/>
        <w:bottom w:val="none" w:sz="0" w:space="0" w:color="auto"/>
        <w:right w:val="none" w:sz="0" w:space="0" w:color="auto"/>
      </w:divBdr>
    </w:div>
    <w:div w:id="623466949">
      <w:bodyDiv w:val="1"/>
      <w:marLeft w:val="0"/>
      <w:marRight w:val="0"/>
      <w:marTop w:val="0"/>
      <w:marBottom w:val="0"/>
      <w:divBdr>
        <w:top w:val="none" w:sz="0" w:space="0" w:color="auto"/>
        <w:left w:val="none" w:sz="0" w:space="0" w:color="auto"/>
        <w:bottom w:val="none" w:sz="0" w:space="0" w:color="auto"/>
        <w:right w:val="none" w:sz="0" w:space="0" w:color="auto"/>
      </w:divBdr>
    </w:div>
    <w:div w:id="623535364">
      <w:bodyDiv w:val="1"/>
      <w:marLeft w:val="0"/>
      <w:marRight w:val="0"/>
      <w:marTop w:val="0"/>
      <w:marBottom w:val="0"/>
      <w:divBdr>
        <w:top w:val="none" w:sz="0" w:space="0" w:color="auto"/>
        <w:left w:val="none" w:sz="0" w:space="0" w:color="auto"/>
        <w:bottom w:val="none" w:sz="0" w:space="0" w:color="auto"/>
        <w:right w:val="none" w:sz="0" w:space="0" w:color="auto"/>
      </w:divBdr>
    </w:div>
    <w:div w:id="623577770">
      <w:bodyDiv w:val="1"/>
      <w:marLeft w:val="0"/>
      <w:marRight w:val="0"/>
      <w:marTop w:val="0"/>
      <w:marBottom w:val="0"/>
      <w:divBdr>
        <w:top w:val="none" w:sz="0" w:space="0" w:color="auto"/>
        <w:left w:val="none" w:sz="0" w:space="0" w:color="auto"/>
        <w:bottom w:val="none" w:sz="0" w:space="0" w:color="auto"/>
        <w:right w:val="none" w:sz="0" w:space="0" w:color="auto"/>
      </w:divBdr>
    </w:div>
    <w:div w:id="623733495">
      <w:bodyDiv w:val="1"/>
      <w:marLeft w:val="0"/>
      <w:marRight w:val="0"/>
      <w:marTop w:val="0"/>
      <w:marBottom w:val="0"/>
      <w:divBdr>
        <w:top w:val="none" w:sz="0" w:space="0" w:color="auto"/>
        <w:left w:val="none" w:sz="0" w:space="0" w:color="auto"/>
        <w:bottom w:val="none" w:sz="0" w:space="0" w:color="auto"/>
        <w:right w:val="none" w:sz="0" w:space="0" w:color="auto"/>
      </w:divBdr>
    </w:div>
    <w:div w:id="623734596">
      <w:bodyDiv w:val="1"/>
      <w:marLeft w:val="0"/>
      <w:marRight w:val="0"/>
      <w:marTop w:val="0"/>
      <w:marBottom w:val="0"/>
      <w:divBdr>
        <w:top w:val="none" w:sz="0" w:space="0" w:color="auto"/>
        <w:left w:val="none" w:sz="0" w:space="0" w:color="auto"/>
        <w:bottom w:val="none" w:sz="0" w:space="0" w:color="auto"/>
        <w:right w:val="none" w:sz="0" w:space="0" w:color="auto"/>
      </w:divBdr>
    </w:div>
    <w:div w:id="623777935">
      <w:bodyDiv w:val="1"/>
      <w:marLeft w:val="0"/>
      <w:marRight w:val="0"/>
      <w:marTop w:val="0"/>
      <w:marBottom w:val="0"/>
      <w:divBdr>
        <w:top w:val="none" w:sz="0" w:space="0" w:color="auto"/>
        <w:left w:val="none" w:sz="0" w:space="0" w:color="auto"/>
        <w:bottom w:val="none" w:sz="0" w:space="0" w:color="auto"/>
        <w:right w:val="none" w:sz="0" w:space="0" w:color="auto"/>
      </w:divBdr>
    </w:div>
    <w:div w:id="623927569">
      <w:bodyDiv w:val="1"/>
      <w:marLeft w:val="0"/>
      <w:marRight w:val="0"/>
      <w:marTop w:val="0"/>
      <w:marBottom w:val="0"/>
      <w:divBdr>
        <w:top w:val="none" w:sz="0" w:space="0" w:color="auto"/>
        <w:left w:val="none" w:sz="0" w:space="0" w:color="auto"/>
        <w:bottom w:val="none" w:sz="0" w:space="0" w:color="auto"/>
        <w:right w:val="none" w:sz="0" w:space="0" w:color="auto"/>
      </w:divBdr>
    </w:div>
    <w:div w:id="624310935">
      <w:bodyDiv w:val="1"/>
      <w:marLeft w:val="0"/>
      <w:marRight w:val="0"/>
      <w:marTop w:val="0"/>
      <w:marBottom w:val="0"/>
      <w:divBdr>
        <w:top w:val="none" w:sz="0" w:space="0" w:color="auto"/>
        <w:left w:val="none" w:sz="0" w:space="0" w:color="auto"/>
        <w:bottom w:val="none" w:sz="0" w:space="0" w:color="auto"/>
        <w:right w:val="none" w:sz="0" w:space="0" w:color="auto"/>
      </w:divBdr>
    </w:div>
    <w:div w:id="624316046">
      <w:bodyDiv w:val="1"/>
      <w:marLeft w:val="0"/>
      <w:marRight w:val="0"/>
      <w:marTop w:val="0"/>
      <w:marBottom w:val="0"/>
      <w:divBdr>
        <w:top w:val="none" w:sz="0" w:space="0" w:color="auto"/>
        <w:left w:val="none" w:sz="0" w:space="0" w:color="auto"/>
        <w:bottom w:val="none" w:sz="0" w:space="0" w:color="auto"/>
        <w:right w:val="none" w:sz="0" w:space="0" w:color="auto"/>
      </w:divBdr>
      <w:divsChild>
        <w:div w:id="160435999">
          <w:marLeft w:val="480"/>
          <w:marRight w:val="0"/>
          <w:marTop w:val="0"/>
          <w:marBottom w:val="0"/>
          <w:divBdr>
            <w:top w:val="none" w:sz="0" w:space="0" w:color="auto"/>
            <w:left w:val="none" w:sz="0" w:space="0" w:color="auto"/>
            <w:bottom w:val="none" w:sz="0" w:space="0" w:color="auto"/>
            <w:right w:val="none" w:sz="0" w:space="0" w:color="auto"/>
          </w:divBdr>
        </w:div>
        <w:div w:id="168104746">
          <w:marLeft w:val="480"/>
          <w:marRight w:val="0"/>
          <w:marTop w:val="0"/>
          <w:marBottom w:val="0"/>
          <w:divBdr>
            <w:top w:val="none" w:sz="0" w:space="0" w:color="auto"/>
            <w:left w:val="none" w:sz="0" w:space="0" w:color="auto"/>
            <w:bottom w:val="none" w:sz="0" w:space="0" w:color="auto"/>
            <w:right w:val="none" w:sz="0" w:space="0" w:color="auto"/>
          </w:divBdr>
        </w:div>
        <w:div w:id="199172220">
          <w:marLeft w:val="480"/>
          <w:marRight w:val="0"/>
          <w:marTop w:val="0"/>
          <w:marBottom w:val="0"/>
          <w:divBdr>
            <w:top w:val="none" w:sz="0" w:space="0" w:color="auto"/>
            <w:left w:val="none" w:sz="0" w:space="0" w:color="auto"/>
            <w:bottom w:val="none" w:sz="0" w:space="0" w:color="auto"/>
            <w:right w:val="none" w:sz="0" w:space="0" w:color="auto"/>
          </w:divBdr>
        </w:div>
        <w:div w:id="258106724">
          <w:marLeft w:val="480"/>
          <w:marRight w:val="0"/>
          <w:marTop w:val="0"/>
          <w:marBottom w:val="0"/>
          <w:divBdr>
            <w:top w:val="none" w:sz="0" w:space="0" w:color="auto"/>
            <w:left w:val="none" w:sz="0" w:space="0" w:color="auto"/>
            <w:bottom w:val="none" w:sz="0" w:space="0" w:color="auto"/>
            <w:right w:val="none" w:sz="0" w:space="0" w:color="auto"/>
          </w:divBdr>
        </w:div>
        <w:div w:id="287930008">
          <w:marLeft w:val="480"/>
          <w:marRight w:val="0"/>
          <w:marTop w:val="0"/>
          <w:marBottom w:val="0"/>
          <w:divBdr>
            <w:top w:val="none" w:sz="0" w:space="0" w:color="auto"/>
            <w:left w:val="none" w:sz="0" w:space="0" w:color="auto"/>
            <w:bottom w:val="none" w:sz="0" w:space="0" w:color="auto"/>
            <w:right w:val="none" w:sz="0" w:space="0" w:color="auto"/>
          </w:divBdr>
        </w:div>
        <w:div w:id="403571760">
          <w:marLeft w:val="480"/>
          <w:marRight w:val="0"/>
          <w:marTop w:val="0"/>
          <w:marBottom w:val="0"/>
          <w:divBdr>
            <w:top w:val="none" w:sz="0" w:space="0" w:color="auto"/>
            <w:left w:val="none" w:sz="0" w:space="0" w:color="auto"/>
            <w:bottom w:val="none" w:sz="0" w:space="0" w:color="auto"/>
            <w:right w:val="none" w:sz="0" w:space="0" w:color="auto"/>
          </w:divBdr>
        </w:div>
        <w:div w:id="507909516">
          <w:marLeft w:val="480"/>
          <w:marRight w:val="0"/>
          <w:marTop w:val="0"/>
          <w:marBottom w:val="0"/>
          <w:divBdr>
            <w:top w:val="none" w:sz="0" w:space="0" w:color="auto"/>
            <w:left w:val="none" w:sz="0" w:space="0" w:color="auto"/>
            <w:bottom w:val="none" w:sz="0" w:space="0" w:color="auto"/>
            <w:right w:val="none" w:sz="0" w:space="0" w:color="auto"/>
          </w:divBdr>
        </w:div>
        <w:div w:id="603002558">
          <w:marLeft w:val="480"/>
          <w:marRight w:val="0"/>
          <w:marTop w:val="0"/>
          <w:marBottom w:val="0"/>
          <w:divBdr>
            <w:top w:val="none" w:sz="0" w:space="0" w:color="auto"/>
            <w:left w:val="none" w:sz="0" w:space="0" w:color="auto"/>
            <w:bottom w:val="none" w:sz="0" w:space="0" w:color="auto"/>
            <w:right w:val="none" w:sz="0" w:space="0" w:color="auto"/>
          </w:divBdr>
        </w:div>
        <w:div w:id="627127916">
          <w:marLeft w:val="480"/>
          <w:marRight w:val="0"/>
          <w:marTop w:val="0"/>
          <w:marBottom w:val="0"/>
          <w:divBdr>
            <w:top w:val="none" w:sz="0" w:space="0" w:color="auto"/>
            <w:left w:val="none" w:sz="0" w:space="0" w:color="auto"/>
            <w:bottom w:val="none" w:sz="0" w:space="0" w:color="auto"/>
            <w:right w:val="none" w:sz="0" w:space="0" w:color="auto"/>
          </w:divBdr>
        </w:div>
        <w:div w:id="677345916">
          <w:marLeft w:val="480"/>
          <w:marRight w:val="0"/>
          <w:marTop w:val="0"/>
          <w:marBottom w:val="0"/>
          <w:divBdr>
            <w:top w:val="none" w:sz="0" w:space="0" w:color="auto"/>
            <w:left w:val="none" w:sz="0" w:space="0" w:color="auto"/>
            <w:bottom w:val="none" w:sz="0" w:space="0" w:color="auto"/>
            <w:right w:val="none" w:sz="0" w:space="0" w:color="auto"/>
          </w:divBdr>
        </w:div>
        <w:div w:id="720716669">
          <w:marLeft w:val="480"/>
          <w:marRight w:val="0"/>
          <w:marTop w:val="0"/>
          <w:marBottom w:val="0"/>
          <w:divBdr>
            <w:top w:val="none" w:sz="0" w:space="0" w:color="auto"/>
            <w:left w:val="none" w:sz="0" w:space="0" w:color="auto"/>
            <w:bottom w:val="none" w:sz="0" w:space="0" w:color="auto"/>
            <w:right w:val="none" w:sz="0" w:space="0" w:color="auto"/>
          </w:divBdr>
        </w:div>
        <w:div w:id="809715126">
          <w:marLeft w:val="480"/>
          <w:marRight w:val="0"/>
          <w:marTop w:val="0"/>
          <w:marBottom w:val="0"/>
          <w:divBdr>
            <w:top w:val="none" w:sz="0" w:space="0" w:color="auto"/>
            <w:left w:val="none" w:sz="0" w:space="0" w:color="auto"/>
            <w:bottom w:val="none" w:sz="0" w:space="0" w:color="auto"/>
            <w:right w:val="none" w:sz="0" w:space="0" w:color="auto"/>
          </w:divBdr>
        </w:div>
        <w:div w:id="825972040">
          <w:marLeft w:val="480"/>
          <w:marRight w:val="0"/>
          <w:marTop w:val="0"/>
          <w:marBottom w:val="0"/>
          <w:divBdr>
            <w:top w:val="none" w:sz="0" w:space="0" w:color="auto"/>
            <w:left w:val="none" w:sz="0" w:space="0" w:color="auto"/>
            <w:bottom w:val="none" w:sz="0" w:space="0" w:color="auto"/>
            <w:right w:val="none" w:sz="0" w:space="0" w:color="auto"/>
          </w:divBdr>
        </w:div>
        <w:div w:id="900483145">
          <w:marLeft w:val="480"/>
          <w:marRight w:val="0"/>
          <w:marTop w:val="0"/>
          <w:marBottom w:val="0"/>
          <w:divBdr>
            <w:top w:val="none" w:sz="0" w:space="0" w:color="auto"/>
            <w:left w:val="none" w:sz="0" w:space="0" w:color="auto"/>
            <w:bottom w:val="none" w:sz="0" w:space="0" w:color="auto"/>
            <w:right w:val="none" w:sz="0" w:space="0" w:color="auto"/>
          </w:divBdr>
        </w:div>
        <w:div w:id="904220699">
          <w:marLeft w:val="480"/>
          <w:marRight w:val="0"/>
          <w:marTop w:val="0"/>
          <w:marBottom w:val="0"/>
          <w:divBdr>
            <w:top w:val="none" w:sz="0" w:space="0" w:color="auto"/>
            <w:left w:val="none" w:sz="0" w:space="0" w:color="auto"/>
            <w:bottom w:val="none" w:sz="0" w:space="0" w:color="auto"/>
            <w:right w:val="none" w:sz="0" w:space="0" w:color="auto"/>
          </w:divBdr>
        </w:div>
      </w:divsChild>
    </w:div>
    <w:div w:id="624386688">
      <w:bodyDiv w:val="1"/>
      <w:marLeft w:val="0"/>
      <w:marRight w:val="0"/>
      <w:marTop w:val="0"/>
      <w:marBottom w:val="0"/>
      <w:divBdr>
        <w:top w:val="none" w:sz="0" w:space="0" w:color="auto"/>
        <w:left w:val="none" w:sz="0" w:space="0" w:color="auto"/>
        <w:bottom w:val="none" w:sz="0" w:space="0" w:color="auto"/>
        <w:right w:val="none" w:sz="0" w:space="0" w:color="auto"/>
      </w:divBdr>
    </w:div>
    <w:div w:id="624503301">
      <w:bodyDiv w:val="1"/>
      <w:marLeft w:val="0"/>
      <w:marRight w:val="0"/>
      <w:marTop w:val="0"/>
      <w:marBottom w:val="0"/>
      <w:divBdr>
        <w:top w:val="none" w:sz="0" w:space="0" w:color="auto"/>
        <w:left w:val="none" w:sz="0" w:space="0" w:color="auto"/>
        <w:bottom w:val="none" w:sz="0" w:space="0" w:color="auto"/>
        <w:right w:val="none" w:sz="0" w:space="0" w:color="auto"/>
      </w:divBdr>
    </w:div>
    <w:div w:id="624504660">
      <w:bodyDiv w:val="1"/>
      <w:marLeft w:val="0"/>
      <w:marRight w:val="0"/>
      <w:marTop w:val="0"/>
      <w:marBottom w:val="0"/>
      <w:divBdr>
        <w:top w:val="none" w:sz="0" w:space="0" w:color="auto"/>
        <w:left w:val="none" w:sz="0" w:space="0" w:color="auto"/>
        <w:bottom w:val="none" w:sz="0" w:space="0" w:color="auto"/>
        <w:right w:val="none" w:sz="0" w:space="0" w:color="auto"/>
      </w:divBdr>
    </w:div>
    <w:div w:id="624581770">
      <w:bodyDiv w:val="1"/>
      <w:marLeft w:val="0"/>
      <w:marRight w:val="0"/>
      <w:marTop w:val="0"/>
      <w:marBottom w:val="0"/>
      <w:divBdr>
        <w:top w:val="none" w:sz="0" w:space="0" w:color="auto"/>
        <w:left w:val="none" w:sz="0" w:space="0" w:color="auto"/>
        <w:bottom w:val="none" w:sz="0" w:space="0" w:color="auto"/>
        <w:right w:val="none" w:sz="0" w:space="0" w:color="auto"/>
      </w:divBdr>
    </w:div>
    <w:div w:id="624584637">
      <w:bodyDiv w:val="1"/>
      <w:marLeft w:val="0"/>
      <w:marRight w:val="0"/>
      <w:marTop w:val="0"/>
      <w:marBottom w:val="0"/>
      <w:divBdr>
        <w:top w:val="none" w:sz="0" w:space="0" w:color="auto"/>
        <w:left w:val="none" w:sz="0" w:space="0" w:color="auto"/>
        <w:bottom w:val="none" w:sz="0" w:space="0" w:color="auto"/>
        <w:right w:val="none" w:sz="0" w:space="0" w:color="auto"/>
      </w:divBdr>
    </w:div>
    <w:div w:id="624623981">
      <w:bodyDiv w:val="1"/>
      <w:marLeft w:val="0"/>
      <w:marRight w:val="0"/>
      <w:marTop w:val="0"/>
      <w:marBottom w:val="0"/>
      <w:divBdr>
        <w:top w:val="none" w:sz="0" w:space="0" w:color="auto"/>
        <w:left w:val="none" w:sz="0" w:space="0" w:color="auto"/>
        <w:bottom w:val="none" w:sz="0" w:space="0" w:color="auto"/>
        <w:right w:val="none" w:sz="0" w:space="0" w:color="auto"/>
      </w:divBdr>
    </w:div>
    <w:div w:id="624626350">
      <w:bodyDiv w:val="1"/>
      <w:marLeft w:val="0"/>
      <w:marRight w:val="0"/>
      <w:marTop w:val="0"/>
      <w:marBottom w:val="0"/>
      <w:divBdr>
        <w:top w:val="none" w:sz="0" w:space="0" w:color="auto"/>
        <w:left w:val="none" w:sz="0" w:space="0" w:color="auto"/>
        <w:bottom w:val="none" w:sz="0" w:space="0" w:color="auto"/>
        <w:right w:val="none" w:sz="0" w:space="0" w:color="auto"/>
      </w:divBdr>
    </w:div>
    <w:div w:id="624652917">
      <w:bodyDiv w:val="1"/>
      <w:marLeft w:val="0"/>
      <w:marRight w:val="0"/>
      <w:marTop w:val="0"/>
      <w:marBottom w:val="0"/>
      <w:divBdr>
        <w:top w:val="none" w:sz="0" w:space="0" w:color="auto"/>
        <w:left w:val="none" w:sz="0" w:space="0" w:color="auto"/>
        <w:bottom w:val="none" w:sz="0" w:space="0" w:color="auto"/>
        <w:right w:val="none" w:sz="0" w:space="0" w:color="auto"/>
      </w:divBdr>
    </w:div>
    <w:div w:id="624778880">
      <w:bodyDiv w:val="1"/>
      <w:marLeft w:val="0"/>
      <w:marRight w:val="0"/>
      <w:marTop w:val="0"/>
      <w:marBottom w:val="0"/>
      <w:divBdr>
        <w:top w:val="none" w:sz="0" w:space="0" w:color="auto"/>
        <w:left w:val="none" w:sz="0" w:space="0" w:color="auto"/>
        <w:bottom w:val="none" w:sz="0" w:space="0" w:color="auto"/>
        <w:right w:val="none" w:sz="0" w:space="0" w:color="auto"/>
      </w:divBdr>
    </w:div>
    <w:div w:id="624968020">
      <w:bodyDiv w:val="1"/>
      <w:marLeft w:val="0"/>
      <w:marRight w:val="0"/>
      <w:marTop w:val="0"/>
      <w:marBottom w:val="0"/>
      <w:divBdr>
        <w:top w:val="none" w:sz="0" w:space="0" w:color="auto"/>
        <w:left w:val="none" w:sz="0" w:space="0" w:color="auto"/>
        <w:bottom w:val="none" w:sz="0" w:space="0" w:color="auto"/>
        <w:right w:val="none" w:sz="0" w:space="0" w:color="auto"/>
      </w:divBdr>
    </w:div>
    <w:div w:id="625040540">
      <w:bodyDiv w:val="1"/>
      <w:marLeft w:val="0"/>
      <w:marRight w:val="0"/>
      <w:marTop w:val="0"/>
      <w:marBottom w:val="0"/>
      <w:divBdr>
        <w:top w:val="none" w:sz="0" w:space="0" w:color="auto"/>
        <w:left w:val="none" w:sz="0" w:space="0" w:color="auto"/>
        <w:bottom w:val="none" w:sz="0" w:space="0" w:color="auto"/>
        <w:right w:val="none" w:sz="0" w:space="0" w:color="auto"/>
      </w:divBdr>
    </w:div>
    <w:div w:id="625090338">
      <w:bodyDiv w:val="1"/>
      <w:marLeft w:val="0"/>
      <w:marRight w:val="0"/>
      <w:marTop w:val="0"/>
      <w:marBottom w:val="0"/>
      <w:divBdr>
        <w:top w:val="none" w:sz="0" w:space="0" w:color="auto"/>
        <w:left w:val="none" w:sz="0" w:space="0" w:color="auto"/>
        <w:bottom w:val="none" w:sz="0" w:space="0" w:color="auto"/>
        <w:right w:val="none" w:sz="0" w:space="0" w:color="auto"/>
      </w:divBdr>
    </w:div>
    <w:div w:id="625350721">
      <w:bodyDiv w:val="1"/>
      <w:marLeft w:val="0"/>
      <w:marRight w:val="0"/>
      <w:marTop w:val="0"/>
      <w:marBottom w:val="0"/>
      <w:divBdr>
        <w:top w:val="none" w:sz="0" w:space="0" w:color="auto"/>
        <w:left w:val="none" w:sz="0" w:space="0" w:color="auto"/>
        <w:bottom w:val="none" w:sz="0" w:space="0" w:color="auto"/>
        <w:right w:val="none" w:sz="0" w:space="0" w:color="auto"/>
      </w:divBdr>
    </w:div>
    <w:div w:id="625430623">
      <w:bodyDiv w:val="1"/>
      <w:marLeft w:val="0"/>
      <w:marRight w:val="0"/>
      <w:marTop w:val="0"/>
      <w:marBottom w:val="0"/>
      <w:divBdr>
        <w:top w:val="none" w:sz="0" w:space="0" w:color="auto"/>
        <w:left w:val="none" w:sz="0" w:space="0" w:color="auto"/>
        <w:bottom w:val="none" w:sz="0" w:space="0" w:color="auto"/>
        <w:right w:val="none" w:sz="0" w:space="0" w:color="auto"/>
      </w:divBdr>
    </w:div>
    <w:div w:id="625543522">
      <w:bodyDiv w:val="1"/>
      <w:marLeft w:val="0"/>
      <w:marRight w:val="0"/>
      <w:marTop w:val="0"/>
      <w:marBottom w:val="0"/>
      <w:divBdr>
        <w:top w:val="none" w:sz="0" w:space="0" w:color="auto"/>
        <w:left w:val="none" w:sz="0" w:space="0" w:color="auto"/>
        <w:bottom w:val="none" w:sz="0" w:space="0" w:color="auto"/>
        <w:right w:val="none" w:sz="0" w:space="0" w:color="auto"/>
      </w:divBdr>
    </w:div>
    <w:div w:id="625548184">
      <w:bodyDiv w:val="1"/>
      <w:marLeft w:val="0"/>
      <w:marRight w:val="0"/>
      <w:marTop w:val="0"/>
      <w:marBottom w:val="0"/>
      <w:divBdr>
        <w:top w:val="none" w:sz="0" w:space="0" w:color="auto"/>
        <w:left w:val="none" w:sz="0" w:space="0" w:color="auto"/>
        <w:bottom w:val="none" w:sz="0" w:space="0" w:color="auto"/>
        <w:right w:val="none" w:sz="0" w:space="0" w:color="auto"/>
      </w:divBdr>
    </w:div>
    <w:div w:id="625694847">
      <w:bodyDiv w:val="1"/>
      <w:marLeft w:val="0"/>
      <w:marRight w:val="0"/>
      <w:marTop w:val="0"/>
      <w:marBottom w:val="0"/>
      <w:divBdr>
        <w:top w:val="none" w:sz="0" w:space="0" w:color="auto"/>
        <w:left w:val="none" w:sz="0" w:space="0" w:color="auto"/>
        <w:bottom w:val="none" w:sz="0" w:space="0" w:color="auto"/>
        <w:right w:val="none" w:sz="0" w:space="0" w:color="auto"/>
      </w:divBdr>
    </w:div>
    <w:div w:id="625696147">
      <w:bodyDiv w:val="1"/>
      <w:marLeft w:val="0"/>
      <w:marRight w:val="0"/>
      <w:marTop w:val="0"/>
      <w:marBottom w:val="0"/>
      <w:divBdr>
        <w:top w:val="none" w:sz="0" w:space="0" w:color="auto"/>
        <w:left w:val="none" w:sz="0" w:space="0" w:color="auto"/>
        <w:bottom w:val="none" w:sz="0" w:space="0" w:color="auto"/>
        <w:right w:val="none" w:sz="0" w:space="0" w:color="auto"/>
      </w:divBdr>
    </w:div>
    <w:div w:id="625769744">
      <w:bodyDiv w:val="1"/>
      <w:marLeft w:val="0"/>
      <w:marRight w:val="0"/>
      <w:marTop w:val="0"/>
      <w:marBottom w:val="0"/>
      <w:divBdr>
        <w:top w:val="none" w:sz="0" w:space="0" w:color="auto"/>
        <w:left w:val="none" w:sz="0" w:space="0" w:color="auto"/>
        <w:bottom w:val="none" w:sz="0" w:space="0" w:color="auto"/>
        <w:right w:val="none" w:sz="0" w:space="0" w:color="auto"/>
      </w:divBdr>
    </w:div>
    <w:div w:id="626008400">
      <w:bodyDiv w:val="1"/>
      <w:marLeft w:val="0"/>
      <w:marRight w:val="0"/>
      <w:marTop w:val="0"/>
      <w:marBottom w:val="0"/>
      <w:divBdr>
        <w:top w:val="none" w:sz="0" w:space="0" w:color="auto"/>
        <w:left w:val="none" w:sz="0" w:space="0" w:color="auto"/>
        <w:bottom w:val="none" w:sz="0" w:space="0" w:color="auto"/>
        <w:right w:val="none" w:sz="0" w:space="0" w:color="auto"/>
      </w:divBdr>
    </w:div>
    <w:div w:id="626008548">
      <w:bodyDiv w:val="1"/>
      <w:marLeft w:val="0"/>
      <w:marRight w:val="0"/>
      <w:marTop w:val="0"/>
      <w:marBottom w:val="0"/>
      <w:divBdr>
        <w:top w:val="none" w:sz="0" w:space="0" w:color="auto"/>
        <w:left w:val="none" w:sz="0" w:space="0" w:color="auto"/>
        <w:bottom w:val="none" w:sz="0" w:space="0" w:color="auto"/>
        <w:right w:val="none" w:sz="0" w:space="0" w:color="auto"/>
      </w:divBdr>
    </w:div>
    <w:div w:id="626014076">
      <w:bodyDiv w:val="1"/>
      <w:marLeft w:val="0"/>
      <w:marRight w:val="0"/>
      <w:marTop w:val="0"/>
      <w:marBottom w:val="0"/>
      <w:divBdr>
        <w:top w:val="none" w:sz="0" w:space="0" w:color="auto"/>
        <w:left w:val="none" w:sz="0" w:space="0" w:color="auto"/>
        <w:bottom w:val="none" w:sz="0" w:space="0" w:color="auto"/>
        <w:right w:val="none" w:sz="0" w:space="0" w:color="auto"/>
      </w:divBdr>
    </w:div>
    <w:div w:id="626157447">
      <w:bodyDiv w:val="1"/>
      <w:marLeft w:val="0"/>
      <w:marRight w:val="0"/>
      <w:marTop w:val="0"/>
      <w:marBottom w:val="0"/>
      <w:divBdr>
        <w:top w:val="none" w:sz="0" w:space="0" w:color="auto"/>
        <w:left w:val="none" w:sz="0" w:space="0" w:color="auto"/>
        <w:bottom w:val="none" w:sz="0" w:space="0" w:color="auto"/>
        <w:right w:val="none" w:sz="0" w:space="0" w:color="auto"/>
      </w:divBdr>
    </w:div>
    <w:div w:id="626161293">
      <w:bodyDiv w:val="1"/>
      <w:marLeft w:val="0"/>
      <w:marRight w:val="0"/>
      <w:marTop w:val="0"/>
      <w:marBottom w:val="0"/>
      <w:divBdr>
        <w:top w:val="none" w:sz="0" w:space="0" w:color="auto"/>
        <w:left w:val="none" w:sz="0" w:space="0" w:color="auto"/>
        <w:bottom w:val="none" w:sz="0" w:space="0" w:color="auto"/>
        <w:right w:val="none" w:sz="0" w:space="0" w:color="auto"/>
      </w:divBdr>
    </w:div>
    <w:div w:id="626278615">
      <w:bodyDiv w:val="1"/>
      <w:marLeft w:val="0"/>
      <w:marRight w:val="0"/>
      <w:marTop w:val="0"/>
      <w:marBottom w:val="0"/>
      <w:divBdr>
        <w:top w:val="none" w:sz="0" w:space="0" w:color="auto"/>
        <w:left w:val="none" w:sz="0" w:space="0" w:color="auto"/>
        <w:bottom w:val="none" w:sz="0" w:space="0" w:color="auto"/>
        <w:right w:val="none" w:sz="0" w:space="0" w:color="auto"/>
      </w:divBdr>
      <w:divsChild>
        <w:div w:id="590569">
          <w:marLeft w:val="480"/>
          <w:marRight w:val="0"/>
          <w:marTop w:val="0"/>
          <w:marBottom w:val="0"/>
          <w:divBdr>
            <w:top w:val="none" w:sz="0" w:space="0" w:color="auto"/>
            <w:left w:val="none" w:sz="0" w:space="0" w:color="auto"/>
            <w:bottom w:val="none" w:sz="0" w:space="0" w:color="auto"/>
            <w:right w:val="none" w:sz="0" w:space="0" w:color="auto"/>
          </w:divBdr>
        </w:div>
        <w:div w:id="101076122">
          <w:marLeft w:val="480"/>
          <w:marRight w:val="0"/>
          <w:marTop w:val="0"/>
          <w:marBottom w:val="0"/>
          <w:divBdr>
            <w:top w:val="none" w:sz="0" w:space="0" w:color="auto"/>
            <w:left w:val="none" w:sz="0" w:space="0" w:color="auto"/>
            <w:bottom w:val="none" w:sz="0" w:space="0" w:color="auto"/>
            <w:right w:val="none" w:sz="0" w:space="0" w:color="auto"/>
          </w:divBdr>
        </w:div>
        <w:div w:id="118839133">
          <w:marLeft w:val="480"/>
          <w:marRight w:val="0"/>
          <w:marTop w:val="0"/>
          <w:marBottom w:val="0"/>
          <w:divBdr>
            <w:top w:val="none" w:sz="0" w:space="0" w:color="auto"/>
            <w:left w:val="none" w:sz="0" w:space="0" w:color="auto"/>
            <w:bottom w:val="none" w:sz="0" w:space="0" w:color="auto"/>
            <w:right w:val="none" w:sz="0" w:space="0" w:color="auto"/>
          </w:divBdr>
        </w:div>
        <w:div w:id="128784725">
          <w:marLeft w:val="480"/>
          <w:marRight w:val="0"/>
          <w:marTop w:val="0"/>
          <w:marBottom w:val="0"/>
          <w:divBdr>
            <w:top w:val="none" w:sz="0" w:space="0" w:color="auto"/>
            <w:left w:val="none" w:sz="0" w:space="0" w:color="auto"/>
            <w:bottom w:val="none" w:sz="0" w:space="0" w:color="auto"/>
            <w:right w:val="none" w:sz="0" w:space="0" w:color="auto"/>
          </w:divBdr>
        </w:div>
        <w:div w:id="157311488">
          <w:marLeft w:val="480"/>
          <w:marRight w:val="0"/>
          <w:marTop w:val="0"/>
          <w:marBottom w:val="0"/>
          <w:divBdr>
            <w:top w:val="none" w:sz="0" w:space="0" w:color="auto"/>
            <w:left w:val="none" w:sz="0" w:space="0" w:color="auto"/>
            <w:bottom w:val="none" w:sz="0" w:space="0" w:color="auto"/>
            <w:right w:val="none" w:sz="0" w:space="0" w:color="auto"/>
          </w:divBdr>
        </w:div>
        <w:div w:id="161361072">
          <w:marLeft w:val="480"/>
          <w:marRight w:val="0"/>
          <w:marTop w:val="0"/>
          <w:marBottom w:val="0"/>
          <w:divBdr>
            <w:top w:val="none" w:sz="0" w:space="0" w:color="auto"/>
            <w:left w:val="none" w:sz="0" w:space="0" w:color="auto"/>
            <w:bottom w:val="none" w:sz="0" w:space="0" w:color="auto"/>
            <w:right w:val="none" w:sz="0" w:space="0" w:color="auto"/>
          </w:divBdr>
        </w:div>
        <w:div w:id="180511985">
          <w:marLeft w:val="480"/>
          <w:marRight w:val="0"/>
          <w:marTop w:val="0"/>
          <w:marBottom w:val="0"/>
          <w:divBdr>
            <w:top w:val="none" w:sz="0" w:space="0" w:color="auto"/>
            <w:left w:val="none" w:sz="0" w:space="0" w:color="auto"/>
            <w:bottom w:val="none" w:sz="0" w:space="0" w:color="auto"/>
            <w:right w:val="none" w:sz="0" w:space="0" w:color="auto"/>
          </w:divBdr>
        </w:div>
        <w:div w:id="202520350">
          <w:marLeft w:val="480"/>
          <w:marRight w:val="0"/>
          <w:marTop w:val="0"/>
          <w:marBottom w:val="0"/>
          <w:divBdr>
            <w:top w:val="none" w:sz="0" w:space="0" w:color="auto"/>
            <w:left w:val="none" w:sz="0" w:space="0" w:color="auto"/>
            <w:bottom w:val="none" w:sz="0" w:space="0" w:color="auto"/>
            <w:right w:val="none" w:sz="0" w:space="0" w:color="auto"/>
          </w:divBdr>
        </w:div>
        <w:div w:id="216091472">
          <w:marLeft w:val="480"/>
          <w:marRight w:val="0"/>
          <w:marTop w:val="0"/>
          <w:marBottom w:val="0"/>
          <w:divBdr>
            <w:top w:val="none" w:sz="0" w:space="0" w:color="auto"/>
            <w:left w:val="none" w:sz="0" w:space="0" w:color="auto"/>
            <w:bottom w:val="none" w:sz="0" w:space="0" w:color="auto"/>
            <w:right w:val="none" w:sz="0" w:space="0" w:color="auto"/>
          </w:divBdr>
        </w:div>
        <w:div w:id="216279172">
          <w:marLeft w:val="480"/>
          <w:marRight w:val="0"/>
          <w:marTop w:val="0"/>
          <w:marBottom w:val="0"/>
          <w:divBdr>
            <w:top w:val="none" w:sz="0" w:space="0" w:color="auto"/>
            <w:left w:val="none" w:sz="0" w:space="0" w:color="auto"/>
            <w:bottom w:val="none" w:sz="0" w:space="0" w:color="auto"/>
            <w:right w:val="none" w:sz="0" w:space="0" w:color="auto"/>
          </w:divBdr>
        </w:div>
        <w:div w:id="221451675">
          <w:marLeft w:val="480"/>
          <w:marRight w:val="0"/>
          <w:marTop w:val="0"/>
          <w:marBottom w:val="0"/>
          <w:divBdr>
            <w:top w:val="none" w:sz="0" w:space="0" w:color="auto"/>
            <w:left w:val="none" w:sz="0" w:space="0" w:color="auto"/>
            <w:bottom w:val="none" w:sz="0" w:space="0" w:color="auto"/>
            <w:right w:val="none" w:sz="0" w:space="0" w:color="auto"/>
          </w:divBdr>
        </w:div>
        <w:div w:id="236208481">
          <w:marLeft w:val="480"/>
          <w:marRight w:val="0"/>
          <w:marTop w:val="0"/>
          <w:marBottom w:val="0"/>
          <w:divBdr>
            <w:top w:val="none" w:sz="0" w:space="0" w:color="auto"/>
            <w:left w:val="none" w:sz="0" w:space="0" w:color="auto"/>
            <w:bottom w:val="none" w:sz="0" w:space="0" w:color="auto"/>
            <w:right w:val="none" w:sz="0" w:space="0" w:color="auto"/>
          </w:divBdr>
        </w:div>
        <w:div w:id="277688479">
          <w:marLeft w:val="480"/>
          <w:marRight w:val="0"/>
          <w:marTop w:val="0"/>
          <w:marBottom w:val="0"/>
          <w:divBdr>
            <w:top w:val="none" w:sz="0" w:space="0" w:color="auto"/>
            <w:left w:val="none" w:sz="0" w:space="0" w:color="auto"/>
            <w:bottom w:val="none" w:sz="0" w:space="0" w:color="auto"/>
            <w:right w:val="none" w:sz="0" w:space="0" w:color="auto"/>
          </w:divBdr>
        </w:div>
        <w:div w:id="283316533">
          <w:marLeft w:val="480"/>
          <w:marRight w:val="0"/>
          <w:marTop w:val="0"/>
          <w:marBottom w:val="0"/>
          <w:divBdr>
            <w:top w:val="none" w:sz="0" w:space="0" w:color="auto"/>
            <w:left w:val="none" w:sz="0" w:space="0" w:color="auto"/>
            <w:bottom w:val="none" w:sz="0" w:space="0" w:color="auto"/>
            <w:right w:val="none" w:sz="0" w:space="0" w:color="auto"/>
          </w:divBdr>
        </w:div>
        <w:div w:id="286354743">
          <w:marLeft w:val="480"/>
          <w:marRight w:val="0"/>
          <w:marTop w:val="0"/>
          <w:marBottom w:val="0"/>
          <w:divBdr>
            <w:top w:val="none" w:sz="0" w:space="0" w:color="auto"/>
            <w:left w:val="none" w:sz="0" w:space="0" w:color="auto"/>
            <w:bottom w:val="none" w:sz="0" w:space="0" w:color="auto"/>
            <w:right w:val="none" w:sz="0" w:space="0" w:color="auto"/>
          </w:divBdr>
        </w:div>
        <w:div w:id="327026620">
          <w:marLeft w:val="480"/>
          <w:marRight w:val="0"/>
          <w:marTop w:val="0"/>
          <w:marBottom w:val="0"/>
          <w:divBdr>
            <w:top w:val="none" w:sz="0" w:space="0" w:color="auto"/>
            <w:left w:val="none" w:sz="0" w:space="0" w:color="auto"/>
            <w:bottom w:val="none" w:sz="0" w:space="0" w:color="auto"/>
            <w:right w:val="none" w:sz="0" w:space="0" w:color="auto"/>
          </w:divBdr>
        </w:div>
        <w:div w:id="328826432">
          <w:marLeft w:val="480"/>
          <w:marRight w:val="0"/>
          <w:marTop w:val="0"/>
          <w:marBottom w:val="0"/>
          <w:divBdr>
            <w:top w:val="none" w:sz="0" w:space="0" w:color="auto"/>
            <w:left w:val="none" w:sz="0" w:space="0" w:color="auto"/>
            <w:bottom w:val="none" w:sz="0" w:space="0" w:color="auto"/>
            <w:right w:val="none" w:sz="0" w:space="0" w:color="auto"/>
          </w:divBdr>
        </w:div>
        <w:div w:id="345181684">
          <w:marLeft w:val="480"/>
          <w:marRight w:val="0"/>
          <w:marTop w:val="0"/>
          <w:marBottom w:val="0"/>
          <w:divBdr>
            <w:top w:val="none" w:sz="0" w:space="0" w:color="auto"/>
            <w:left w:val="none" w:sz="0" w:space="0" w:color="auto"/>
            <w:bottom w:val="none" w:sz="0" w:space="0" w:color="auto"/>
            <w:right w:val="none" w:sz="0" w:space="0" w:color="auto"/>
          </w:divBdr>
        </w:div>
        <w:div w:id="355814714">
          <w:marLeft w:val="480"/>
          <w:marRight w:val="0"/>
          <w:marTop w:val="0"/>
          <w:marBottom w:val="0"/>
          <w:divBdr>
            <w:top w:val="none" w:sz="0" w:space="0" w:color="auto"/>
            <w:left w:val="none" w:sz="0" w:space="0" w:color="auto"/>
            <w:bottom w:val="none" w:sz="0" w:space="0" w:color="auto"/>
            <w:right w:val="none" w:sz="0" w:space="0" w:color="auto"/>
          </w:divBdr>
        </w:div>
        <w:div w:id="360516658">
          <w:marLeft w:val="480"/>
          <w:marRight w:val="0"/>
          <w:marTop w:val="0"/>
          <w:marBottom w:val="0"/>
          <w:divBdr>
            <w:top w:val="none" w:sz="0" w:space="0" w:color="auto"/>
            <w:left w:val="none" w:sz="0" w:space="0" w:color="auto"/>
            <w:bottom w:val="none" w:sz="0" w:space="0" w:color="auto"/>
            <w:right w:val="none" w:sz="0" w:space="0" w:color="auto"/>
          </w:divBdr>
        </w:div>
        <w:div w:id="445739507">
          <w:marLeft w:val="480"/>
          <w:marRight w:val="0"/>
          <w:marTop w:val="0"/>
          <w:marBottom w:val="0"/>
          <w:divBdr>
            <w:top w:val="none" w:sz="0" w:space="0" w:color="auto"/>
            <w:left w:val="none" w:sz="0" w:space="0" w:color="auto"/>
            <w:bottom w:val="none" w:sz="0" w:space="0" w:color="auto"/>
            <w:right w:val="none" w:sz="0" w:space="0" w:color="auto"/>
          </w:divBdr>
        </w:div>
        <w:div w:id="447820070">
          <w:marLeft w:val="480"/>
          <w:marRight w:val="0"/>
          <w:marTop w:val="0"/>
          <w:marBottom w:val="0"/>
          <w:divBdr>
            <w:top w:val="none" w:sz="0" w:space="0" w:color="auto"/>
            <w:left w:val="none" w:sz="0" w:space="0" w:color="auto"/>
            <w:bottom w:val="none" w:sz="0" w:space="0" w:color="auto"/>
            <w:right w:val="none" w:sz="0" w:space="0" w:color="auto"/>
          </w:divBdr>
        </w:div>
        <w:div w:id="459492380">
          <w:marLeft w:val="480"/>
          <w:marRight w:val="0"/>
          <w:marTop w:val="0"/>
          <w:marBottom w:val="0"/>
          <w:divBdr>
            <w:top w:val="none" w:sz="0" w:space="0" w:color="auto"/>
            <w:left w:val="none" w:sz="0" w:space="0" w:color="auto"/>
            <w:bottom w:val="none" w:sz="0" w:space="0" w:color="auto"/>
            <w:right w:val="none" w:sz="0" w:space="0" w:color="auto"/>
          </w:divBdr>
        </w:div>
        <w:div w:id="513107629">
          <w:marLeft w:val="480"/>
          <w:marRight w:val="0"/>
          <w:marTop w:val="0"/>
          <w:marBottom w:val="0"/>
          <w:divBdr>
            <w:top w:val="none" w:sz="0" w:space="0" w:color="auto"/>
            <w:left w:val="none" w:sz="0" w:space="0" w:color="auto"/>
            <w:bottom w:val="none" w:sz="0" w:space="0" w:color="auto"/>
            <w:right w:val="none" w:sz="0" w:space="0" w:color="auto"/>
          </w:divBdr>
        </w:div>
        <w:div w:id="637222651">
          <w:marLeft w:val="480"/>
          <w:marRight w:val="0"/>
          <w:marTop w:val="0"/>
          <w:marBottom w:val="0"/>
          <w:divBdr>
            <w:top w:val="none" w:sz="0" w:space="0" w:color="auto"/>
            <w:left w:val="none" w:sz="0" w:space="0" w:color="auto"/>
            <w:bottom w:val="none" w:sz="0" w:space="0" w:color="auto"/>
            <w:right w:val="none" w:sz="0" w:space="0" w:color="auto"/>
          </w:divBdr>
        </w:div>
        <w:div w:id="655376320">
          <w:marLeft w:val="480"/>
          <w:marRight w:val="0"/>
          <w:marTop w:val="0"/>
          <w:marBottom w:val="0"/>
          <w:divBdr>
            <w:top w:val="none" w:sz="0" w:space="0" w:color="auto"/>
            <w:left w:val="none" w:sz="0" w:space="0" w:color="auto"/>
            <w:bottom w:val="none" w:sz="0" w:space="0" w:color="auto"/>
            <w:right w:val="none" w:sz="0" w:space="0" w:color="auto"/>
          </w:divBdr>
        </w:div>
        <w:div w:id="754211062">
          <w:marLeft w:val="480"/>
          <w:marRight w:val="0"/>
          <w:marTop w:val="0"/>
          <w:marBottom w:val="0"/>
          <w:divBdr>
            <w:top w:val="none" w:sz="0" w:space="0" w:color="auto"/>
            <w:left w:val="none" w:sz="0" w:space="0" w:color="auto"/>
            <w:bottom w:val="none" w:sz="0" w:space="0" w:color="auto"/>
            <w:right w:val="none" w:sz="0" w:space="0" w:color="auto"/>
          </w:divBdr>
        </w:div>
        <w:div w:id="769937330">
          <w:marLeft w:val="480"/>
          <w:marRight w:val="0"/>
          <w:marTop w:val="0"/>
          <w:marBottom w:val="0"/>
          <w:divBdr>
            <w:top w:val="none" w:sz="0" w:space="0" w:color="auto"/>
            <w:left w:val="none" w:sz="0" w:space="0" w:color="auto"/>
            <w:bottom w:val="none" w:sz="0" w:space="0" w:color="auto"/>
            <w:right w:val="none" w:sz="0" w:space="0" w:color="auto"/>
          </w:divBdr>
        </w:div>
        <w:div w:id="804467278">
          <w:marLeft w:val="480"/>
          <w:marRight w:val="0"/>
          <w:marTop w:val="0"/>
          <w:marBottom w:val="0"/>
          <w:divBdr>
            <w:top w:val="none" w:sz="0" w:space="0" w:color="auto"/>
            <w:left w:val="none" w:sz="0" w:space="0" w:color="auto"/>
            <w:bottom w:val="none" w:sz="0" w:space="0" w:color="auto"/>
            <w:right w:val="none" w:sz="0" w:space="0" w:color="auto"/>
          </w:divBdr>
        </w:div>
        <w:div w:id="855383948">
          <w:marLeft w:val="480"/>
          <w:marRight w:val="0"/>
          <w:marTop w:val="0"/>
          <w:marBottom w:val="0"/>
          <w:divBdr>
            <w:top w:val="none" w:sz="0" w:space="0" w:color="auto"/>
            <w:left w:val="none" w:sz="0" w:space="0" w:color="auto"/>
            <w:bottom w:val="none" w:sz="0" w:space="0" w:color="auto"/>
            <w:right w:val="none" w:sz="0" w:space="0" w:color="auto"/>
          </w:divBdr>
        </w:div>
        <w:div w:id="886261124">
          <w:marLeft w:val="480"/>
          <w:marRight w:val="0"/>
          <w:marTop w:val="0"/>
          <w:marBottom w:val="0"/>
          <w:divBdr>
            <w:top w:val="none" w:sz="0" w:space="0" w:color="auto"/>
            <w:left w:val="none" w:sz="0" w:space="0" w:color="auto"/>
            <w:bottom w:val="none" w:sz="0" w:space="0" w:color="auto"/>
            <w:right w:val="none" w:sz="0" w:space="0" w:color="auto"/>
          </w:divBdr>
        </w:div>
      </w:divsChild>
    </w:div>
    <w:div w:id="626548376">
      <w:bodyDiv w:val="1"/>
      <w:marLeft w:val="0"/>
      <w:marRight w:val="0"/>
      <w:marTop w:val="0"/>
      <w:marBottom w:val="0"/>
      <w:divBdr>
        <w:top w:val="none" w:sz="0" w:space="0" w:color="auto"/>
        <w:left w:val="none" w:sz="0" w:space="0" w:color="auto"/>
        <w:bottom w:val="none" w:sz="0" w:space="0" w:color="auto"/>
        <w:right w:val="none" w:sz="0" w:space="0" w:color="auto"/>
      </w:divBdr>
    </w:div>
    <w:div w:id="626661435">
      <w:bodyDiv w:val="1"/>
      <w:marLeft w:val="0"/>
      <w:marRight w:val="0"/>
      <w:marTop w:val="0"/>
      <w:marBottom w:val="0"/>
      <w:divBdr>
        <w:top w:val="none" w:sz="0" w:space="0" w:color="auto"/>
        <w:left w:val="none" w:sz="0" w:space="0" w:color="auto"/>
        <w:bottom w:val="none" w:sz="0" w:space="0" w:color="auto"/>
        <w:right w:val="none" w:sz="0" w:space="0" w:color="auto"/>
      </w:divBdr>
    </w:div>
    <w:div w:id="626668845">
      <w:bodyDiv w:val="1"/>
      <w:marLeft w:val="0"/>
      <w:marRight w:val="0"/>
      <w:marTop w:val="0"/>
      <w:marBottom w:val="0"/>
      <w:divBdr>
        <w:top w:val="none" w:sz="0" w:space="0" w:color="auto"/>
        <w:left w:val="none" w:sz="0" w:space="0" w:color="auto"/>
        <w:bottom w:val="none" w:sz="0" w:space="0" w:color="auto"/>
        <w:right w:val="none" w:sz="0" w:space="0" w:color="auto"/>
      </w:divBdr>
    </w:div>
    <w:div w:id="626815354">
      <w:bodyDiv w:val="1"/>
      <w:marLeft w:val="0"/>
      <w:marRight w:val="0"/>
      <w:marTop w:val="0"/>
      <w:marBottom w:val="0"/>
      <w:divBdr>
        <w:top w:val="none" w:sz="0" w:space="0" w:color="auto"/>
        <w:left w:val="none" w:sz="0" w:space="0" w:color="auto"/>
        <w:bottom w:val="none" w:sz="0" w:space="0" w:color="auto"/>
        <w:right w:val="none" w:sz="0" w:space="0" w:color="auto"/>
      </w:divBdr>
    </w:div>
    <w:div w:id="626816823">
      <w:bodyDiv w:val="1"/>
      <w:marLeft w:val="0"/>
      <w:marRight w:val="0"/>
      <w:marTop w:val="0"/>
      <w:marBottom w:val="0"/>
      <w:divBdr>
        <w:top w:val="none" w:sz="0" w:space="0" w:color="auto"/>
        <w:left w:val="none" w:sz="0" w:space="0" w:color="auto"/>
        <w:bottom w:val="none" w:sz="0" w:space="0" w:color="auto"/>
        <w:right w:val="none" w:sz="0" w:space="0" w:color="auto"/>
      </w:divBdr>
    </w:div>
    <w:div w:id="626935245">
      <w:bodyDiv w:val="1"/>
      <w:marLeft w:val="0"/>
      <w:marRight w:val="0"/>
      <w:marTop w:val="0"/>
      <w:marBottom w:val="0"/>
      <w:divBdr>
        <w:top w:val="none" w:sz="0" w:space="0" w:color="auto"/>
        <w:left w:val="none" w:sz="0" w:space="0" w:color="auto"/>
        <w:bottom w:val="none" w:sz="0" w:space="0" w:color="auto"/>
        <w:right w:val="none" w:sz="0" w:space="0" w:color="auto"/>
      </w:divBdr>
    </w:div>
    <w:div w:id="627004986">
      <w:bodyDiv w:val="1"/>
      <w:marLeft w:val="0"/>
      <w:marRight w:val="0"/>
      <w:marTop w:val="0"/>
      <w:marBottom w:val="0"/>
      <w:divBdr>
        <w:top w:val="none" w:sz="0" w:space="0" w:color="auto"/>
        <w:left w:val="none" w:sz="0" w:space="0" w:color="auto"/>
        <w:bottom w:val="none" w:sz="0" w:space="0" w:color="auto"/>
        <w:right w:val="none" w:sz="0" w:space="0" w:color="auto"/>
      </w:divBdr>
    </w:div>
    <w:div w:id="627006773">
      <w:bodyDiv w:val="1"/>
      <w:marLeft w:val="0"/>
      <w:marRight w:val="0"/>
      <w:marTop w:val="0"/>
      <w:marBottom w:val="0"/>
      <w:divBdr>
        <w:top w:val="none" w:sz="0" w:space="0" w:color="auto"/>
        <w:left w:val="none" w:sz="0" w:space="0" w:color="auto"/>
        <w:bottom w:val="none" w:sz="0" w:space="0" w:color="auto"/>
        <w:right w:val="none" w:sz="0" w:space="0" w:color="auto"/>
      </w:divBdr>
    </w:div>
    <w:div w:id="627011833">
      <w:bodyDiv w:val="1"/>
      <w:marLeft w:val="0"/>
      <w:marRight w:val="0"/>
      <w:marTop w:val="0"/>
      <w:marBottom w:val="0"/>
      <w:divBdr>
        <w:top w:val="none" w:sz="0" w:space="0" w:color="auto"/>
        <w:left w:val="none" w:sz="0" w:space="0" w:color="auto"/>
        <w:bottom w:val="none" w:sz="0" w:space="0" w:color="auto"/>
        <w:right w:val="none" w:sz="0" w:space="0" w:color="auto"/>
      </w:divBdr>
    </w:div>
    <w:div w:id="627052813">
      <w:bodyDiv w:val="1"/>
      <w:marLeft w:val="0"/>
      <w:marRight w:val="0"/>
      <w:marTop w:val="0"/>
      <w:marBottom w:val="0"/>
      <w:divBdr>
        <w:top w:val="none" w:sz="0" w:space="0" w:color="auto"/>
        <w:left w:val="none" w:sz="0" w:space="0" w:color="auto"/>
        <w:bottom w:val="none" w:sz="0" w:space="0" w:color="auto"/>
        <w:right w:val="none" w:sz="0" w:space="0" w:color="auto"/>
      </w:divBdr>
    </w:div>
    <w:div w:id="627123934">
      <w:bodyDiv w:val="1"/>
      <w:marLeft w:val="0"/>
      <w:marRight w:val="0"/>
      <w:marTop w:val="0"/>
      <w:marBottom w:val="0"/>
      <w:divBdr>
        <w:top w:val="none" w:sz="0" w:space="0" w:color="auto"/>
        <w:left w:val="none" w:sz="0" w:space="0" w:color="auto"/>
        <w:bottom w:val="none" w:sz="0" w:space="0" w:color="auto"/>
        <w:right w:val="none" w:sz="0" w:space="0" w:color="auto"/>
      </w:divBdr>
    </w:div>
    <w:div w:id="627321033">
      <w:bodyDiv w:val="1"/>
      <w:marLeft w:val="0"/>
      <w:marRight w:val="0"/>
      <w:marTop w:val="0"/>
      <w:marBottom w:val="0"/>
      <w:divBdr>
        <w:top w:val="none" w:sz="0" w:space="0" w:color="auto"/>
        <w:left w:val="none" w:sz="0" w:space="0" w:color="auto"/>
        <w:bottom w:val="none" w:sz="0" w:space="0" w:color="auto"/>
        <w:right w:val="none" w:sz="0" w:space="0" w:color="auto"/>
      </w:divBdr>
    </w:div>
    <w:div w:id="627442976">
      <w:bodyDiv w:val="1"/>
      <w:marLeft w:val="0"/>
      <w:marRight w:val="0"/>
      <w:marTop w:val="0"/>
      <w:marBottom w:val="0"/>
      <w:divBdr>
        <w:top w:val="none" w:sz="0" w:space="0" w:color="auto"/>
        <w:left w:val="none" w:sz="0" w:space="0" w:color="auto"/>
        <w:bottom w:val="none" w:sz="0" w:space="0" w:color="auto"/>
        <w:right w:val="none" w:sz="0" w:space="0" w:color="auto"/>
      </w:divBdr>
    </w:div>
    <w:div w:id="627707135">
      <w:bodyDiv w:val="1"/>
      <w:marLeft w:val="0"/>
      <w:marRight w:val="0"/>
      <w:marTop w:val="0"/>
      <w:marBottom w:val="0"/>
      <w:divBdr>
        <w:top w:val="none" w:sz="0" w:space="0" w:color="auto"/>
        <w:left w:val="none" w:sz="0" w:space="0" w:color="auto"/>
        <w:bottom w:val="none" w:sz="0" w:space="0" w:color="auto"/>
        <w:right w:val="none" w:sz="0" w:space="0" w:color="auto"/>
      </w:divBdr>
    </w:div>
    <w:div w:id="627782341">
      <w:bodyDiv w:val="1"/>
      <w:marLeft w:val="0"/>
      <w:marRight w:val="0"/>
      <w:marTop w:val="0"/>
      <w:marBottom w:val="0"/>
      <w:divBdr>
        <w:top w:val="none" w:sz="0" w:space="0" w:color="auto"/>
        <w:left w:val="none" w:sz="0" w:space="0" w:color="auto"/>
        <w:bottom w:val="none" w:sz="0" w:space="0" w:color="auto"/>
        <w:right w:val="none" w:sz="0" w:space="0" w:color="auto"/>
      </w:divBdr>
    </w:div>
    <w:div w:id="627861180">
      <w:bodyDiv w:val="1"/>
      <w:marLeft w:val="0"/>
      <w:marRight w:val="0"/>
      <w:marTop w:val="0"/>
      <w:marBottom w:val="0"/>
      <w:divBdr>
        <w:top w:val="none" w:sz="0" w:space="0" w:color="auto"/>
        <w:left w:val="none" w:sz="0" w:space="0" w:color="auto"/>
        <w:bottom w:val="none" w:sz="0" w:space="0" w:color="auto"/>
        <w:right w:val="none" w:sz="0" w:space="0" w:color="auto"/>
      </w:divBdr>
      <w:divsChild>
        <w:div w:id="48842089">
          <w:marLeft w:val="480"/>
          <w:marRight w:val="0"/>
          <w:marTop w:val="0"/>
          <w:marBottom w:val="0"/>
          <w:divBdr>
            <w:top w:val="none" w:sz="0" w:space="0" w:color="auto"/>
            <w:left w:val="none" w:sz="0" w:space="0" w:color="auto"/>
            <w:bottom w:val="none" w:sz="0" w:space="0" w:color="auto"/>
            <w:right w:val="none" w:sz="0" w:space="0" w:color="auto"/>
          </w:divBdr>
        </w:div>
        <w:div w:id="70733985">
          <w:marLeft w:val="480"/>
          <w:marRight w:val="0"/>
          <w:marTop w:val="0"/>
          <w:marBottom w:val="0"/>
          <w:divBdr>
            <w:top w:val="none" w:sz="0" w:space="0" w:color="auto"/>
            <w:left w:val="none" w:sz="0" w:space="0" w:color="auto"/>
            <w:bottom w:val="none" w:sz="0" w:space="0" w:color="auto"/>
            <w:right w:val="none" w:sz="0" w:space="0" w:color="auto"/>
          </w:divBdr>
        </w:div>
        <w:div w:id="91904729">
          <w:marLeft w:val="480"/>
          <w:marRight w:val="0"/>
          <w:marTop w:val="0"/>
          <w:marBottom w:val="0"/>
          <w:divBdr>
            <w:top w:val="none" w:sz="0" w:space="0" w:color="auto"/>
            <w:left w:val="none" w:sz="0" w:space="0" w:color="auto"/>
            <w:bottom w:val="none" w:sz="0" w:space="0" w:color="auto"/>
            <w:right w:val="none" w:sz="0" w:space="0" w:color="auto"/>
          </w:divBdr>
        </w:div>
        <w:div w:id="122190490">
          <w:marLeft w:val="480"/>
          <w:marRight w:val="0"/>
          <w:marTop w:val="0"/>
          <w:marBottom w:val="0"/>
          <w:divBdr>
            <w:top w:val="none" w:sz="0" w:space="0" w:color="auto"/>
            <w:left w:val="none" w:sz="0" w:space="0" w:color="auto"/>
            <w:bottom w:val="none" w:sz="0" w:space="0" w:color="auto"/>
            <w:right w:val="none" w:sz="0" w:space="0" w:color="auto"/>
          </w:divBdr>
        </w:div>
        <w:div w:id="253975029">
          <w:marLeft w:val="480"/>
          <w:marRight w:val="0"/>
          <w:marTop w:val="0"/>
          <w:marBottom w:val="0"/>
          <w:divBdr>
            <w:top w:val="none" w:sz="0" w:space="0" w:color="auto"/>
            <w:left w:val="none" w:sz="0" w:space="0" w:color="auto"/>
            <w:bottom w:val="none" w:sz="0" w:space="0" w:color="auto"/>
            <w:right w:val="none" w:sz="0" w:space="0" w:color="auto"/>
          </w:divBdr>
        </w:div>
        <w:div w:id="317225617">
          <w:marLeft w:val="480"/>
          <w:marRight w:val="0"/>
          <w:marTop w:val="0"/>
          <w:marBottom w:val="0"/>
          <w:divBdr>
            <w:top w:val="none" w:sz="0" w:space="0" w:color="auto"/>
            <w:left w:val="none" w:sz="0" w:space="0" w:color="auto"/>
            <w:bottom w:val="none" w:sz="0" w:space="0" w:color="auto"/>
            <w:right w:val="none" w:sz="0" w:space="0" w:color="auto"/>
          </w:divBdr>
        </w:div>
        <w:div w:id="359941406">
          <w:marLeft w:val="480"/>
          <w:marRight w:val="0"/>
          <w:marTop w:val="0"/>
          <w:marBottom w:val="0"/>
          <w:divBdr>
            <w:top w:val="none" w:sz="0" w:space="0" w:color="auto"/>
            <w:left w:val="none" w:sz="0" w:space="0" w:color="auto"/>
            <w:bottom w:val="none" w:sz="0" w:space="0" w:color="auto"/>
            <w:right w:val="none" w:sz="0" w:space="0" w:color="auto"/>
          </w:divBdr>
        </w:div>
        <w:div w:id="392854600">
          <w:marLeft w:val="480"/>
          <w:marRight w:val="0"/>
          <w:marTop w:val="0"/>
          <w:marBottom w:val="0"/>
          <w:divBdr>
            <w:top w:val="none" w:sz="0" w:space="0" w:color="auto"/>
            <w:left w:val="none" w:sz="0" w:space="0" w:color="auto"/>
            <w:bottom w:val="none" w:sz="0" w:space="0" w:color="auto"/>
            <w:right w:val="none" w:sz="0" w:space="0" w:color="auto"/>
          </w:divBdr>
        </w:div>
        <w:div w:id="402064673">
          <w:marLeft w:val="480"/>
          <w:marRight w:val="0"/>
          <w:marTop w:val="0"/>
          <w:marBottom w:val="0"/>
          <w:divBdr>
            <w:top w:val="none" w:sz="0" w:space="0" w:color="auto"/>
            <w:left w:val="none" w:sz="0" w:space="0" w:color="auto"/>
            <w:bottom w:val="none" w:sz="0" w:space="0" w:color="auto"/>
            <w:right w:val="none" w:sz="0" w:space="0" w:color="auto"/>
          </w:divBdr>
        </w:div>
        <w:div w:id="446314939">
          <w:marLeft w:val="480"/>
          <w:marRight w:val="0"/>
          <w:marTop w:val="0"/>
          <w:marBottom w:val="0"/>
          <w:divBdr>
            <w:top w:val="none" w:sz="0" w:space="0" w:color="auto"/>
            <w:left w:val="none" w:sz="0" w:space="0" w:color="auto"/>
            <w:bottom w:val="none" w:sz="0" w:space="0" w:color="auto"/>
            <w:right w:val="none" w:sz="0" w:space="0" w:color="auto"/>
          </w:divBdr>
        </w:div>
        <w:div w:id="456267437">
          <w:marLeft w:val="480"/>
          <w:marRight w:val="0"/>
          <w:marTop w:val="0"/>
          <w:marBottom w:val="0"/>
          <w:divBdr>
            <w:top w:val="none" w:sz="0" w:space="0" w:color="auto"/>
            <w:left w:val="none" w:sz="0" w:space="0" w:color="auto"/>
            <w:bottom w:val="none" w:sz="0" w:space="0" w:color="auto"/>
            <w:right w:val="none" w:sz="0" w:space="0" w:color="auto"/>
          </w:divBdr>
        </w:div>
        <w:div w:id="536313066">
          <w:marLeft w:val="480"/>
          <w:marRight w:val="0"/>
          <w:marTop w:val="0"/>
          <w:marBottom w:val="0"/>
          <w:divBdr>
            <w:top w:val="none" w:sz="0" w:space="0" w:color="auto"/>
            <w:left w:val="none" w:sz="0" w:space="0" w:color="auto"/>
            <w:bottom w:val="none" w:sz="0" w:space="0" w:color="auto"/>
            <w:right w:val="none" w:sz="0" w:space="0" w:color="auto"/>
          </w:divBdr>
        </w:div>
        <w:div w:id="650404610">
          <w:marLeft w:val="480"/>
          <w:marRight w:val="0"/>
          <w:marTop w:val="0"/>
          <w:marBottom w:val="0"/>
          <w:divBdr>
            <w:top w:val="none" w:sz="0" w:space="0" w:color="auto"/>
            <w:left w:val="none" w:sz="0" w:space="0" w:color="auto"/>
            <w:bottom w:val="none" w:sz="0" w:space="0" w:color="auto"/>
            <w:right w:val="none" w:sz="0" w:space="0" w:color="auto"/>
          </w:divBdr>
        </w:div>
        <w:div w:id="676270905">
          <w:marLeft w:val="480"/>
          <w:marRight w:val="0"/>
          <w:marTop w:val="0"/>
          <w:marBottom w:val="0"/>
          <w:divBdr>
            <w:top w:val="none" w:sz="0" w:space="0" w:color="auto"/>
            <w:left w:val="none" w:sz="0" w:space="0" w:color="auto"/>
            <w:bottom w:val="none" w:sz="0" w:space="0" w:color="auto"/>
            <w:right w:val="none" w:sz="0" w:space="0" w:color="auto"/>
          </w:divBdr>
        </w:div>
        <w:div w:id="681469350">
          <w:marLeft w:val="480"/>
          <w:marRight w:val="0"/>
          <w:marTop w:val="0"/>
          <w:marBottom w:val="0"/>
          <w:divBdr>
            <w:top w:val="none" w:sz="0" w:space="0" w:color="auto"/>
            <w:left w:val="none" w:sz="0" w:space="0" w:color="auto"/>
            <w:bottom w:val="none" w:sz="0" w:space="0" w:color="auto"/>
            <w:right w:val="none" w:sz="0" w:space="0" w:color="auto"/>
          </w:divBdr>
        </w:div>
        <w:div w:id="703484168">
          <w:marLeft w:val="480"/>
          <w:marRight w:val="0"/>
          <w:marTop w:val="0"/>
          <w:marBottom w:val="0"/>
          <w:divBdr>
            <w:top w:val="none" w:sz="0" w:space="0" w:color="auto"/>
            <w:left w:val="none" w:sz="0" w:space="0" w:color="auto"/>
            <w:bottom w:val="none" w:sz="0" w:space="0" w:color="auto"/>
            <w:right w:val="none" w:sz="0" w:space="0" w:color="auto"/>
          </w:divBdr>
        </w:div>
        <w:div w:id="736829586">
          <w:marLeft w:val="480"/>
          <w:marRight w:val="0"/>
          <w:marTop w:val="0"/>
          <w:marBottom w:val="0"/>
          <w:divBdr>
            <w:top w:val="none" w:sz="0" w:space="0" w:color="auto"/>
            <w:left w:val="none" w:sz="0" w:space="0" w:color="auto"/>
            <w:bottom w:val="none" w:sz="0" w:space="0" w:color="auto"/>
            <w:right w:val="none" w:sz="0" w:space="0" w:color="auto"/>
          </w:divBdr>
        </w:div>
        <w:div w:id="745609067">
          <w:marLeft w:val="480"/>
          <w:marRight w:val="0"/>
          <w:marTop w:val="0"/>
          <w:marBottom w:val="0"/>
          <w:divBdr>
            <w:top w:val="none" w:sz="0" w:space="0" w:color="auto"/>
            <w:left w:val="none" w:sz="0" w:space="0" w:color="auto"/>
            <w:bottom w:val="none" w:sz="0" w:space="0" w:color="auto"/>
            <w:right w:val="none" w:sz="0" w:space="0" w:color="auto"/>
          </w:divBdr>
        </w:div>
        <w:div w:id="753359486">
          <w:marLeft w:val="480"/>
          <w:marRight w:val="0"/>
          <w:marTop w:val="0"/>
          <w:marBottom w:val="0"/>
          <w:divBdr>
            <w:top w:val="none" w:sz="0" w:space="0" w:color="auto"/>
            <w:left w:val="none" w:sz="0" w:space="0" w:color="auto"/>
            <w:bottom w:val="none" w:sz="0" w:space="0" w:color="auto"/>
            <w:right w:val="none" w:sz="0" w:space="0" w:color="auto"/>
          </w:divBdr>
        </w:div>
        <w:div w:id="772936097">
          <w:marLeft w:val="480"/>
          <w:marRight w:val="0"/>
          <w:marTop w:val="0"/>
          <w:marBottom w:val="0"/>
          <w:divBdr>
            <w:top w:val="none" w:sz="0" w:space="0" w:color="auto"/>
            <w:left w:val="none" w:sz="0" w:space="0" w:color="auto"/>
            <w:bottom w:val="none" w:sz="0" w:space="0" w:color="auto"/>
            <w:right w:val="none" w:sz="0" w:space="0" w:color="auto"/>
          </w:divBdr>
        </w:div>
        <w:div w:id="816994644">
          <w:marLeft w:val="480"/>
          <w:marRight w:val="0"/>
          <w:marTop w:val="0"/>
          <w:marBottom w:val="0"/>
          <w:divBdr>
            <w:top w:val="none" w:sz="0" w:space="0" w:color="auto"/>
            <w:left w:val="none" w:sz="0" w:space="0" w:color="auto"/>
            <w:bottom w:val="none" w:sz="0" w:space="0" w:color="auto"/>
            <w:right w:val="none" w:sz="0" w:space="0" w:color="auto"/>
          </w:divBdr>
        </w:div>
        <w:div w:id="848714656">
          <w:marLeft w:val="480"/>
          <w:marRight w:val="0"/>
          <w:marTop w:val="0"/>
          <w:marBottom w:val="0"/>
          <w:divBdr>
            <w:top w:val="none" w:sz="0" w:space="0" w:color="auto"/>
            <w:left w:val="none" w:sz="0" w:space="0" w:color="auto"/>
            <w:bottom w:val="none" w:sz="0" w:space="0" w:color="auto"/>
            <w:right w:val="none" w:sz="0" w:space="0" w:color="auto"/>
          </w:divBdr>
        </w:div>
        <w:div w:id="882644289">
          <w:marLeft w:val="480"/>
          <w:marRight w:val="0"/>
          <w:marTop w:val="0"/>
          <w:marBottom w:val="0"/>
          <w:divBdr>
            <w:top w:val="none" w:sz="0" w:space="0" w:color="auto"/>
            <w:left w:val="none" w:sz="0" w:space="0" w:color="auto"/>
            <w:bottom w:val="none" w:sz="0" w:space="0" w:color="auto"/>
            <w:right w:val="none" w:sz="0" w:space="0" w:color="auto"/>
          </w:divBdr>
        </w:div>
        <w:div w:id="903956917">
          <w:marLeft w:val="480"/>
          <w:marRight w:val="0"/>
          <w:marTop w:val="0"/>
          <w:marBottom w:val="0"/>
          <w:divBdr>
            <w:top w:val="none" w:sz="0" w:space="0" w:color="auto"/>
            <w:left w:val="none" w:sz="0" w:space="0" w:color="auto"/>
            <w:bottom w:val="none" w:sz="0" w:space="0" w:color="auto"/>
            <w:right w:val="none" w:sz="0" w:space="0" w:color="auto"/>
          </w:divBdr>
        </w:div>
      </w:divsChild>
    </w:div>
    <w:div w:id="628126003">
      <w:bodyDiv w:val="1"/>
      <w:marLeft w:val="0"/>
      <w:marRight w:val="0"/>
      <w:marTop w:val="0"/>
      <w:marBottom w:val="0"/>
      <w:divBdr>
        <w:top w:val="none" w:sz="0" w:space="0" w:color="auto"/>
        <w:left w:val="none" w:sz="0" w:space="0" w:color="auto"/>
        <w:bottom w:val="none" w:sz="0" w:space="0" w:color="auto"/>
        <w:right w:val="none" w:sz="0" w:space="0" w:color="auto"/>
      </w:divBdr>
    </w:div>
    <w:div w:id="628126167">
      <w:bodyDiv w:val="1"/>
      <w:marLeft w:val="0"/>
      <w:marRight w:val="0"/>
      <w:marTop w:val="0"/>
      <w:marBottom w:val="0"/>
      <w:divBdr>
        <w:top w:val="none" w:sz="0" w:space="0" w:color="auto"/>
        <w:left w:val="none" w:sz="0" w:space="0" w:color="auto"/>
        <w:bottom w:val="none" w:sz="0" w:space="0" w:color="auto"/>
        <w:right w:val="none" w:sz="0" w:space="0" w:color="auto"/>
      </w:divBdr>
    </w:div>
    <w:div w:id="628245903">
      <w:bodyDiv w:val="1"/>
      <w:marLeft w:val="0"/>
      <w:marRight w:val="0"/>
      <w:marTop w:val="0"/>
      <w:marBottom w:val="0"/>
      <w:divBdr>
        <w:top w:val="none" w:sz="0" w:space="0" w:color="auto"/>
        <w:left w:val="none" w:sz="0" w:space="0" w:color="auto"/>
        <w:bottom w:val="none" w:sz="0" w:space="0" w:color="auto"/>
        <w:right w:val="none" w:sz="0" w:space="0" w:color="auto"/>
      </w:divBdr>
    </w:div>
    <w:div w:id="628322612">
      <w:bodyDiv w:val="1"/>
      <w:marLeft w:val="0"/>
      <w:marRight w:val="0"/>
      <w:marTop w:val="0"/>
      <w:marBottom w:val="0"/>
      <w:divBdr>
        <w:top w:val="none" w:sz="0" w:space="0" w:color="auto"/>
        <w:left w:val="none" w:sz="0" w:space="0" w:color="auto"/>
        <w:bottom w:val="none" w:sz="0" w:space="0" w:color="auto"/>
        <w:right w:val="none" w:sz="0" w:space="0" w:color="auto"/>
      </w:divBdr>
    </w:div>
    <w:div w:id="628435023">
      <w:bodyDiv w:val="1"/>
      <w:marLeft w:val="0"/>
      <w:marRight w:val="0"/>
      <w:marTop w:val="0"/>
      <w:marBottom w:val="0"/>
      <w:divBdr>
        <w:top w:val="none" w:sz="0" w:space="0" w:color="auto"/>
        <w:left w:val="none" w:sz="0" w:space="0" w:color="auto"/>
        <w:bottom w:val="none" w:sz="0" w:space="0" w:color="auto"/>
        <w:right w:val="none" w:sz="0" w:space="0" w:color="auto"/>
      </w:divBdr>
    </w:div>
    <w:div w:id="628513181">
      <w:bodyDiv w:val="1"/>
      <w:marLeft w:val="0"/>
      <w:marRight w:val="0"/>
      <w:marTop w:val="0"/>
      <w:marBottom w:val="0"/>
      <w:divBdr>
        <w:top w:val="none" w:sz="0" w:space="0" w:color="auto"/>
        <w:left w:val="none" w:sz="0" w:space="0" w:color="auto"/>
        <w:bottom w:val="none" w:sz="0" w:space="0" w:color="auto"/>
        <w:right w:val="none" w:sz="0" w:space="0" w:color="auto"/>
      </w:divBdr>
    </w:div>
    <w:div w:id="628516095">
      <w:bodyDiv w:val="1"/>
      <w:marLeft w:val="0"/>
      <w:marRight w:val="0"/>
      <w:marTop w:val="0"/>
      <w:marBottom w:val="0"/>
      <w:divBdr>
        <w:top w:val="none" w:sz="0" w:space="0" w:color="auto"/>
        <w:left w:val="none" w:sz="0" w:space="0" w:color="auto"/>
        <w:bottom w:val="none" w:sz="0" w:space="0" w:color="auto"/>
        <w:right w:val="none" w:sz="0" w:space="0" w:color="auto"/>
      </w:divBdr>
    </w:div>
    <w:div w:id="628559626">
      <w:bodyDiv w:val="1"/>
      <w:marLeft w:val="0"/>
      <w:marRight w:val="0"/>
      <w:marTop w:val="0"/>
      <w:marBottom w:val="0"/>
      <w:divBdr>
        <w:top w:val="none" w:sz="0" w:space="0" w:color="auto"/>
        <w:left w:val="none" w:sz="0" w:space="0" w:color="auto"/>
        <w:bottom w:val="none" w:sz="0" w:space="0" w:color="auto"/>
        <w:right w:val="none" w:sz="0" w:space="0" w:color="auto"/>
      </w:divBdr>
    </w:div>
    <w:div w:id="628776942">
      <w:bodyDiv w:val="1"/>
      <w:marLeft w:val="0"/>
      <w:marRight w:val="0"/>
      <w:marTop w:val="0"/>
      <w:marBottom w:val="0"/>
      <w:divBdr>
        <w:top w:val="none" w:sz="0" w:space="0" w:color="auto"/>
        <w:left w:val="none" w:sz="0" w:space="0" w:color="auto"/>
        <w:bottom w:val="none" w:sz="0" w:space="0" w:color="auto"/>
        <w:right w:val="none" w:sz="0" w:space="0" w:color="auto"/>
      </w:divBdr>
    </w:div>
    <w:div w:id="628777673">
      <w:bodyDiv w:val="1"/>
      <w:marLeft w:val="0"/>
      <w:marRight w:val="0"/>
      <w:marTop w:val="0"/>
      <w:marBottom w:val="0"/>
      <w:divBdr>
        <w:top w:val="none" w:sz="0" w:space="0" w:color="auto"/>
        <w:left w:val="none" w:sz="0" w:space="0" w:color="auto"/>
        <w:bottom w:val="none" w:sz="0" w:space="0" w:color="auto"/>
        <w:right w:val="none" w:sz="0" w:space="0" w:color="auto"/>
      </w:divBdr>
    </w:div>
    <w:div w:id="628782057">
      <w:bodyDiv w:val="1"/>
      <w:marLeft w:val="0"/>
      <w:marRight w:val="0"/>
      <w:marTop w:val="0"/>
      <w:marBottom w:val="0"/>
      <w:divBdr>
        <w:top w:val="none" w:sz="0" w:space="0" w:color="auto"/>
        <w:left w:val="none" w:sz="0" w:space="0" w:color="auto"/>
        <w:bottom w:val="none" w:sz="0" w:space="0" w:color="auto"/>
        <w:right w:val="none" w:sz="0" w:space="0" w:color="auto"/>
      </w:divBdr>
    </w:div>
    <w:div w:id="628824182">
      <w:bodyDiv w:val="1"/>
      <w:marLeft w:val="0"/>
      <w:marRight w:val="0"/>
      <w:marTop w:val="0"/>
      <w:marBottom w:val="0"/>
      <w:divBdr>
        <w:top w:val="none" w:sz="0" w:space="0" w:color="auto"/>
        <w:left w:val="none" w:sz="0" w:space="0" w:color="auto"/>
        <w:bottom w:val="none" w:sz="0" w:space="0" w:color="auto"/>
        <w:right w:val="none" w:sz="0" w:space="0" w:color="auto"/>
      </w:divBdr>
    </w:div>
    <w:div w:id="628829040">
      <w:bodyDiv w:val="1"/>
      <w:marLeft w:val="0"/>
      <w:marRight w:val="0"/>
      <w:marTop w:val="0"/>
      <w:marBottom w:val="0"/>
      <w:divBdr>
        <w:top w:val="none" w:sz="0" w:space="0" w:color="auto"/>
        <w:left w:val="none" w:sz="0" w:space="0" w:color="auto"/>
        <w:bottom w:val="none" w:sz="0" w:space="0" w:color="auto"/>
        <w:right w:val="none" w:sz="0" w:space="0" w:color="auto"/>
      </w:divBdr>
    </w:div>
    <w:div w:id="628897375">
      <w:bodyDiv w:val="1"/>
      <w:marLeft w:val="0"/>
      <w:marRight w:val="0"/>
      <w:marTop w:val="0"/>
      <w:marBottom w:val="0"/>
      <w:divBdr>
        <w:top w:val="none" w:sz="0" w:space="0" w:color="auto"/>
        <w:left w:val="none" w:sz="0" w:space="0" w:color="auto"/>
        <w:bottom w:val="none" w:sz="0" w:space="0" w:color="auto"/>
        <w:right w:val="none" w:sz="0" w:space="0" w:color="auto"/>
      </w:divBdr>
    </w:div>
    <w:div w:id="628897957">
      <w:bodyDiv w:val="1"/>
      <w:marLeft w:val="0"/>
      <w:marRight w:val="0"/>
      <w:marTop w:val="0"/>
      <w:marBottom w:val="0"/>
      <w:divBdr>
        <w:top w:val="none" w:sz="0" w:space="0" w:color="auto"/>
        <w:left w:val="none" w:sz="0" w:space="0" w:color="auto"/>
        <w:bottom w:val="none" w:sz="0" w:space="0" w:color="auto"/>
        <w:right w:val="none" w:sz="0" w:space="0" w:color="auto"/>
      </w:divBdr>
    </w:div>
    <w:div w:id="628901206">
      <w:bodyDiv w:val="1"/>
      <w:marLeft w:val="0"/>
      <w:marRight w:val="0"/>
      <w:marTop w:val="0"/>
      <w:marBottom w:val="0"/>
      <w:divBdr>
        <w:top w:val="none" w:sz="0" w:space="0" w:color="auto"/>
        <w:left w:val="none" w:sz="0" w:space="0" w:color="auto"/>
        <w:bottom w:val="none" w:sz="0" w:space="0" w:color="auto"/>
        <w:right w:val="none" w:sz="0" w:space="0" w:color="auto"/>
      </w:divBdr>
    </w:div>
    <w:div w:id="628977216">
      <w:bodyDiv w:val="1"/>
      <w:marLeft w:val="0"/>
      <w:marRight w:val="0"/>
      <w:marTop w:val="0"/>
      <w:marBottom w:val="0"/>
      <w:divBdr>
        <w:top w:val="none" w:sz="0" w:space="0" w:color="auto"/>
        <w:left w:val="none" w:sz="0" w:space="0" w:color="auto"/>
        <w:bottom w:val="none" w:sz="0" w:space="0" w:color="auto"/>
        <w:right w:val="none" w:sz="0" w:space="0" w:color="auto"/>
      </w:divBdr>
      <w:divsChild>
        <w:div w:id="40986393">
          <w:marLeft w:val="480"/>
          <w:marRight w:val="0"/>
          <w:marTop w:val="0"/>
          <w:marBottom w:val="0"/>
          <w:divBdr>
            <w:top w:val="none" w:sz="0" w:space="0" w:color="auto"/>
            <w:left w:val="none" w:sz="0" w:space="0" w:color="auto"/>
            <w:bottom w:val="none" w:sz="0" w:space="0" w:color="auto"/>
            <w:right w:val="none" w:sz="0" w:space="0" w:color="auto"/>
          </w:divBdr>
        </w:div>
        <w:div w:id="79258639">
          <w:marLeft w:val="480"/>
          <w:marRight w:val="0"/>
          <w:marTop w:val="0"/>
          <w:marBottom w:val="0"/>
          <w:divBdr>
            <w:top w:val="none" w:sz="0" w:space="0" w:color="auto"/>
            <w:left w:val="none" w:sz="0" w:space="0" w:color="auto"/>
            <w:bottom w:val="none" w:sz="0" w:space="0" w:color="auto"/>
            <w:right w:val="none" w:sz="0" w:space="0" w:color="auto"/>
          </w:divBdr>
        </w:div>
        <w:div w:id="113714446">
          <w:marLeft w:val="480"/>
          <w:marRight w:val="0"/>
          <w:marTop w:val="0"/>
          <w:marBottom w:val="0"/>
          <w:divBdr>
            <w:top w:val="none" w:sz="0" w:space="0" w:color="auto"/>
            <w:left w:val="none" w:sz="0" w:space="0" w:color="auto"/>
            <w:bottom w:val="none" w:sz="0" w:space="0" w:color="auto"/>
            <w:right w:val="none" w:sz="0" w:space="0" w:color="auto"/>
          </w:divBdr>
        </w:div>
        <w:div w:id="126438283">
          <w:marLeft w:val="480"/>
          <w:marRight w:val="0"/>
          <w:marTop w:val="0"/>
          <w:marBottom w:val="0"/>
          <w:divBdr>
            <w:top w:val="none" w:sz="0" w:space="0" w:color="auto"/>
            <w:left w:val="none" w:sz="0" w:space="0" w:color="auto"/>
            <w:bottom w:val="none" w:sz="0" w:space="0" w:color="auto"/>
            <w:right w:val="none" w:sz="0" w:space="0" w:color="auto"/>
          </w:divBdr>
        </w:div>
        <w:div w:id="178545746">
          <w:marLeft w:val="480"/>
          <w:marRight w:val="0"/>
          <w:marTop w:val="0"/>
          <w:marBottom w:val="0"/>
          <w:divBdr>
            <w:top w:val="none" w:sz="0" w:space="0" w:color="auto"/>
            <w:left w:val="none" w:sz="0" w:space="0" w:color="auto"/>
            <w:bottom w:val="none" w:sz="0" w:space="0" w:color="auto"/>
            <w:right w:val="none" w:sz="0" w:space="0" w:color="auto"/>
          </w:divBdr>
        </w:div>
        <w:div w:id="211116350">
          <w:marLeft w:val="480"/>
          <w:marRight w:val="0"/>
          <w:marTop w:val="0"/>
          <w:marBottom w:val="0"/>
          <w:divBdr>
            <w:top w:val="none" w:sz="0" w:space="0" w:color="auto"/>
            <w:left w:val="none" w:sz="0" w:space="0" w:color="auto"/>
            <w:bottom w:val="none" w:sz="0" w:space="0" w:color="auto"/>
            <w:right w:val="none" w:sz="0" w:space="0" w:color="auto"/>
          </w:divBdr>
        </w:div>
        <w:div w:id="211963749">
          <w:marLeft w:val="480"/>
          <w:marRight w:val="0"/>
          <w:marTop w:val="0"/>
          <w:marBottom w:val="0"/>
          <w:divBdr>
            <w:top w:val="none" w:sz="0" w:space="0" w:color="auto"/>
            <w:left w:val="none" w:sz="0" w:space="0" w:color="auto"/>
            <w:bottom w:val="none" w:sz="0" w:space="0" w:color="auto"/>
            <w:right w:val="none" w:sz="0" w:space="0" w:color="auto"/>
          </w:divBdr>
        </w:div>
        <w:div w:id="249047302">
          <w:marLeft w:val="480"/>
          <w:marRight w:val="0"/>
          <w:marTop w:val="0"/>
          <w:marBottom w:val="0"/>
          <w:divBdr>
            <w:top w:val="none" w:sz="0" w:space="0" w:color="auto"/>
            <w:left w:val="none" w:sz="0" w:space="0" w:color="auto"/>
            <w:bottom w:val="none" w:sz="0" w:space="0" w:color="auto"/>
            <w:right w:val="none" w:sz="0" w:space="0" w:color="auto"/>
          </w:divBdr>
        </w:div>
        <w:div w:id="323440627">
          <w:marLeft w:val="480"/>
          <w:marRight w:val="0"/>
          <w:marTop w:val="0"/>
          <w:marBottom w:val="0"/>
          <w:divBdr>
            <w:top w:val="none" w:sz="0" w:space="0" w:color="auto"/>
            <w:left w:val="none" w:sz="0" w:space="0" w:color="auto"/>
            <w:bottom w:val="none" w:sz="0" w:space="0" w:color="auto"/>
            <w:right w:val="none" w:sz="0" w:space="0" w:color="auto"/>
          </w:divBdr>
        </w:div>
        <w:div w:id="330640254">
          <w:marLeft w:val="480"/>
          <w:marRight w:val="0"/>
          <w:marTop w:val="0"/>
          <w:marBottom w:val="0"/>
          <w:divBdr>
            <w:top w:val="none" w:sz="0" w:space="0" w:color="auto"/>
            <w:left w:val="none" w:sz="0" w:space="0" w:color="auto"/>
            <w:bottom w:val="none" w:sz="0" w:space="0" w:color="auto"/>
            <w:right w:val="none" w:sz="0" w:space="0" w:color="auto"/>
          </w:divBdr>
        </w:div>
        <w:div w:id="408625019">
          <w:marLeft w:val="480"/>
          <w:marRight w:val="0"/>
          <w:marTop w:val="0"/>
          <w:marBottom w:val="0"/>
          <w:divBdr>
            <w:top w:val="none" w:sz="0" w:space="0" w:color="auto"/>
            <w:left w:val="none" w:sz="0" w:space="0" w:color="auto"/>
            <w:bottom w:val="none" w:sz="0" w:space="0" w:color="auto"/>
            <w:right w:val="none" w:sz="0" w:space="0" w:color="auto"/>
          </w:divBdr>
        </w:div>
        <w:div w:id="455410928">
          <w:marLeft w:val="480"/>
          <w:marRight w:val="0"/>
          <w:marTop w:val="0"/>
          <w:marBottom w:val="0"/>
          <w:divBdr>
            <w:top w:val="none" w:sz="0" w:space="0" w:color="auto"/>
            <w:left w:val="none" w:sz="0" w:space="0" w:color="auto"/>
            <w:bottom w:val="none" w:sz="0" w:space="0" w:color="auto"/>
            <w:right w:val="none" w:sz="0" w:space="0" w:color="auto"/>
          </w:divBdr>
        </w:div>
        <w:div w:id="503594901">
          <w:marLeft w:val="480"/>
          <w:marRight w:val="0"/>
          <w:marTop w:val="0"/>
          <w:marBottom w:val="0"/>
          <w:divBdr>
            <w:top w:val="none" w:sz="0" w:space="0" w:color="auto"/>
            <w:left w:val="none" w:sz="0" w:space="0" w:color="auto"/>
            <w:bottom w:val="none" w:sz="0" w:space="0" w:color="auto"/>
            <w:right w:val="none" w:sz="0" w:space="0" w:color="auto"/>
          </w:divBdr>
        </w:div>
        <w:div w:id="528108617">
          <w:marLeft w:val="480"/>
          <w:marRight w:val="0"/>
          <w:marTop w:val="0"/>
          <w:marBottom w:val="0"/>
          <w:divBdr>
            <w:top w:val="none" w:sz="0" w:space="0" w:color="auto"/>
            <w:left w:val="none" w:sz="0" w:space="0" w:color="auto"/>
            <w:bottom w:val="none" w:sz="0" w:space="0" w:color="auto"/>
            <w:right w:val="none" w:sz="0" w:space="0" w:color="auto"/>
          </w:divBdr>
        </w:div>
        <w:div w:id="535235567">
          <w:marLeft w:val="480"/>
          <w:marRight w:val="0"/>
          <w:marTop w:val="0"/>
          <w:marBottom w:val="0"/>
          <w:divBdr>
            <w:top w:val="none" w:sz="0" w:space="0" w:color="auto"/>
            <w:left w:val="none" w:sz="0" w:space="0" w:color="auto"/>
            <w:bottom w:val="none" w:sz="0" w:space="0" w:color="auto"/>
            <w:right w:val="none" w:sz="0" w:space="0" w:color="auto"/>
          </w:divBdr>
        </w:div>
        <w:div w:id="545799492">
          <w:marLeft w:val="480"/>
          <w:marRight w:val="0"/>
          <w:marTop w:val="0"/>
          <w:marBottom w:val="0"/>
          <w:divBdr>
            <w:top w:val="none" w:sz="0" w:space="0" w:color="auto"/>
            <w:left w:val="none" w:sz="0" w:space="0" w:color="auto"/>
            <w:bottom w:val="none" w:sz="0" w:space="0" w:color="auto"/>
            <w:right w:val="none" w:sz="0" w:space="0" w:color="auto"/>
          </w:divBdr>
        </w:div>
        <w:div w:id="622542571">
          <w:marLeft w:val="480"/>
          <w:marRight w:val="0"/>
          <w:marTop w:val="0"/>
          <w:marBottom w:val="0"/>
          <w:divBdr>
            <w:top w:val="none" w:sz="0" w:space="0" w:color="auto"/>
            <w:left w:val="none" w:sz="0" w:space="0" w:color="auto"/>
            <w:bottom w:val="none" w:sz="0" w:space="0" w:color="auto"/>
            <w:right w:val="none" w:sz="0" w:space="0" w:color="auto"/>
          </w:divBdr>
        </w:div>
        <w:div w:id="638801852">
          <w:marLeft w:val="480"/>
          <w:marRight w:val="0"/>
          <w:marTop w:val="0"/>
          <w:marBottom w:val="0"/>
          <w:divBdr>
            <w:top w:val="none" w:sz="0" w:space="0" w:color="auto"/>
            <w:left w:val="none" w:sz="0" w:space="0" w:color="auto"/>
            <w:bottom w:val="none" w:sz="0" w:space="0" w:color="auto"/>
            <w:right w:val="none" w:sz="0" w:space="0" w:color="auto"/>
          </w:divBdr>
        </w:div>
        <w:div w:id="642388097">
          <w:marLeft w:val="480"/>
          <w:marRight w:val="0"/>
          <w:marTop w:val="0"/>
          <w:marBottom w:val="0"/>
          <w:divBdr>
            <w:top w:val="none" w:sz="0" w:space="0" w:color="auto"/>
            <w:left w:val="none" w:sz="0" w:space="0" w:color="auto"/>
            <w:bottom w:val="none" w:sz="0" w:space="0" w:color="auto"/>
            <w:right w:val="none" w:sz="0" w:space="0" w:color="auto"/>
          </w:divBdr>
        </w:div>
        <w:div w:id="690185709">
          <w:marLeft w:val="480"/>
          <w:marRight w:val="0"/>
          <w:marTop w:val="0"/>
          <w:marBottom w:val="0"/>
          <w:divBdr>
            <w:top w:val="none" w:sz="0" w:space="0" w:color="auto"/>
            <w:left w:val="none" w:sz="0" w:space="0" w:color="auto"/>
            <w:bottom w:val="none" w:sz="0" w:space="0" w:color="auto"/>
            <w:right w:val="none" w:sz="0" w:space="0" w:color="auto"/>
          </w:divBdr>
        </w:div>
        <w:div w:id="696852051">
          <w:marLeft w:val="480"/>
          <w:marRight w:val="0"/>
          <w:marTop w:val="0"/>
          <w:marBottom w:val="0"/>
          <w:divBdr>
            <w:top w:val="none" w:sz="0" w:space="0" w:color="auto"/>
            <w:left w:val="none" w:sz="0" w:space="0" w:color="auto"/>
            <w:bottom w:val="none" w:sz="0" w:space="0" w:color="auto"/>
            <w:right w:val="none" w:sz="0" w:space="0" w:color="auto"/>
          </w:divBdr>
        </w:div>
        <w:div w:id="858347101">
          <w:marLeft w:val="480"/>
          <w:marRight w:val="0"/>
          <w:marTop w:val="0"/>
          <w:marBottom w:val="0"/>
          <w:divBdr>
            <w:top w:val="none" w:sz="0" w:space="0" w:color="auto"/>
            <w:left w:val="none" w:sz="0" w:space="0" w:color="auto"/>
            <w:bottom w:val="none" w:sz="0" w:space="0" w:color="auto"/>
            <w:right w:val="none" w:sz="0" w:space="0" w:color="auto"/>
          </w:divBdr>
        </w:div>
        <w:div w:id="888150268">
          <w:marLeft w:val="480"/>
          <w:marRight w:val="0"/>
          <w:marTop w:val="0"/>
          <w:marBottom w:val="0"/>
          <w:divBdr>
            <w:top w:val="none" w:sz="0" w:space="0" w:color="auto"/>
            <w:left w:val="none" w:sz="0" w:space="0" w:color="auto"/>
            <w:bottom w:val="none" w:sz="0" w:space="0" w:color="auto"/>
            <w:right w:val="none" w:sz="0" w:space="0" w:color="auto"/>
          </w:divBdr>
        </w:div>
      </w:divsChild>
    </w:div>
    <w:div w:id="629045710">
      <w:bodyDiv w:val="1"/>
      <w:marLeft w:val="0"/>
      <w:marRight w:val="0"/>
      <w:marTop w:val="0"/>
      <w:marBottom w:val="0"/>
      <w:divBdr>
        <w:top w:val="none" w:sz="0" w:space="0" w:color="auto"/>
        <w:left w:val="none" w:sz="0" w:space="0" w:color="auto"/>
        <w:bottom w:val="none" w:sz="0" w:space="0" w:color="auto"/>
        <w:right w:val="none" w:sz="0" w:space="0" w:color="auto"/>
      </w:divBdr>
    </w:div>
    <w:div w:id="629091535">
      <w:bodyDiv w:val="1"/>
      <w:marLeft w:val="0"/>
      <w:marRight w:val="0"/>
      <w:marTop w:val="0"/>
      <w:marBottom w:val="0"/>
      <w:divBdr>
        <w:top w:val="none" w:sz="0" w:space="0" w:color="auto"/>
        <w:left w:val="none" w:sz="0" w:space="0" w:color="auto"/>
        <w:bottom w:val="none" w:sz="0" w:space="0" w:color="auto"/>
        <w:right w:val="none" w:sz="0" w:space="0" w:color="auto"/>
      </w:divBdr>
    </w:div>
    <w:div w:id="629096976">
      <w:bodyDiv w:val="1"/>
      <w:marLeft w:val="0"/>
      <w:marRight w:val="0"/>
      <w:marTop w:val="0"/>
      <w:marBottom w:val="0"/>
      <w:divBdr>
        <w:top w:val="none" w:sz="0" w:space="0" w:color="auto"/>
        <w:left w:val="none" w:sz="0" w:space="0" w:color="auto"/>
        <w:bottom w:val="none" w:sz="0" w:space="0" w:color="auto"/>
        <w:right w:val="none" w:sz="0" w:space="0" w:color="auto"/>
      </w:divBdr>
    </w:div>
    <w:div w:id="629164967">
      <w:bodyDiv w:val="1"/>
      <w:marLeft w:val="0"/>
      <w:marRight w:val="0"/>
      <w:marTop w:val="0"/>
      <w:marBottom w:val="0"/>
      <w:divBdr>
        <w:top w:val="none" w:sz="0" w:space="0" w:color="auto"/>
        <w:left w:val="none" w:sz="0" w:space="0" w:color="auto"/>
        <w:bottom w:val="none" w:sz="0" w:space="0" w:color="auto"/>
        <w:right w:val="none" w:sz="0" w:space="0" w:color="auto"/>
      </w:divBdr>
    </w:div>
    <w:div w:id="629214651">
      <w:bodyDiv w:val="1"/>
      <w:marLeft w:val="0"/>
      <w:marRight w:val="0"/>
      <w:marTop w:val="0"/>
      <w:marBottom w:val="0"/>
      <w:divBdr>
        <w:top w:val="none" w:sz="0" w:space="0" w:color="auto"/>
        <w:left w:val="none" w:sz="0" w:space="0" w:color="auto"/>
        <w:bottom w:val="none" w:sz="0" w:space="0" w:color="auto"/>
        <w:right w:val="none" w:sz="0" w:space="0" w:color="auto"/>
      </w:divBdr>
    </w:div>
    <w:div w:id="629240847">
      <w:bodyDiv w:val="1"/>
      <w:marLeft w:val="0"/>
      <w:marRight w:val="0"/>
      <w:marTop w:val="0"/>
      <w:marBottom w:val="0"/>
      <w:divBdr>
        <w:top w:val="none" w:sz="0" w:space="0" w:color="auto"/>
        <w:left w:val="none" w:sz="0" w:space="0" w:color="auto"/>
        <w:bottom w:val="none" w:sz="0" w:space="0" w:color="auto"/>
        <w:right w:val="none" w:sz="0" w:space="0" w:color="auto"/>
      </w:divBdr>
    </w:div>
    <w:div w:id="629242168">
      <w:bodyDiv w:val="1"/>
      <w:marLeft w:val="0"/>
      <w:marRight w:val="0"/>
      <w:marTop w:val="0"/>
      <w:marBottom w:val="0"/>
      <w:divBdr>
        <w:top w:val="none" w:sz="0" w:space="0" w:color="auto"/>
        <w:left w:val="none" w:sz="0" w:space="0" w:color="auto"/>
        <w:bottom w:val="none" w:sz="0" w:space="0" w:color="auto"/>
        <w:right w:val="none" w:sz="0" w:space="0" w:color="auto"/>
      </w:divBdr>
    </w:div>
    <w:div w:id="629284970">
      <w:bodyDiv w:val="1"/>
      <w:marLeft w:val="0"/>
      <w:marRight w:val="0"/>
      <w:marTop w:val="0"/>
      <w:marBottom w:val="0"/>
      <w:divBdr>
        <w:top w:val="none" w:sz="0" w:space="0" w:color="auto"/>
        <w:left w:val="none" w:sz="0" w:space="0" w:color="auto"/>
        <w:bottom w:val="none" w:sz="0" w:space="0" w:color="auto"/>
        <w:right w:val="none" w:sz="0" w:space="0" w:color="auto"/>
      </w:divBdr>
    </w:div>
    <w:div w:id="629289035">
      <w:bodyDiv w:val="1"/>
      <w:marLeft w:val="0"/>
      <w:marRight w:val="0"/>
      <w:marTop w:val="0"/>
      <w:marBottom w:val="0"/>
      <w:divBdr>
        <w:top w:val="none" w:sz="0" w:space="0" w:color="auto"/>
        <w:left w:val="none" w:sz="0" w:space="0" w:color="auto"/>
        <w:bottom w:val="none" w:sz="0" w:space="0" w:color="auto"/>
        <w:right w:val="none" w:sz="0" w:space="0" w:color="auto"/>
      </w:divBdr>
    </w:div>
    <w:div w:id="629628490">
      <w:bodyDiv w:val="1"/>
      <w:marLeft w:val="0"/>
      <w:marRight w:val="0"/>
      <w:marTop w:val="0"/>
      <w:marBottom w:val="0"/>
      <w:divBdr>
        <w:top w:val="none" w:sz="0" w:space="0" w:color="auto"/>
        <w:left w:val="none" w:sz="0" w:space="0" w:color="auto"/>
        <w:bottom w:val="none" w:sz="0" w:space="0" w:color="auto"/>
        <w:right w:val="none" w:sz="0" w:space="0" w:color="auto"/>
      </w:divBdr>
    </w:div>
    <w:div w:id="629632456">
      <w:bodyDiv w:val="1"/>
      <w:marLeft w:val="0"/>
      <w:marRight w:val="0"/>
      <w:marTop w:val="0"/>
      <w:marBottom w:val="0"/>
      <w:divBdr>
        <w:top w:val="none" w:sz="0" w:space="0" w:color="auto"/>
        <w:left w:val="none" w:sz="0" w:space="0" w:color="auto"/>
        <w:bottom w:val="none" w:sz="0" w:space="0" w:color="auto"/>
        <w:right w:val="none" w:sz="0" w:space="0" w:color="auto"/>
      </w:divBdr>
    </w:div>
    <w:div w:id="629633957">
      <w:bodyDiv w:val="1"/>
      <w:marLeft w:val="0"/>
      <w:marRight w:val="0"/>
      <w:marTop w:val="0"/>
      <w:marBottom w:val="0"/>
      <w:divBdr>
        <w:top w:val="none" w:sz="0" w:space="0" w:color="auto"/>
        <w:left w:val="none" w:sz="0" w:space="0" w:color="auto"/>
        <w:bottom w:val="none" w:sz="0" w:space="0" w:color="auto"/>
        <w:right w:val="none" w:sz="0" w:space="0" w:color="auto"/>
      </w:divBdr>
    </w:div>
    <w:div w:id="629634801">
      <w:bodyDiv w:val="1"/>
      <w:marLeft w:val="0"/>
      <w:marRight w:val="0"/>
      <w:marTop w:val="0"/>
      <w:marBottom w:val="0"/>
      <w:divBdr>
        <w:top w:val="none" w:sz="0" w:space="0" w:color="auto"/>
        <w:left w:val="none" w:sz="0" w:space="0" w:color="auto"/>
        <w:bottom w:val="none" w:sz="0" w:space="0" w:color="auto"/>
        <w:right w:val="none" w:sz="0" w:space="0" w:color="auto"/>
      </w:divBdr>
    </w:div>
    <w:div w:id="629701938">
      <w:bodyDiv w:val="1"/>
      <w:marLeft w:val="0"/>
      <w:marRight w:val="0"/>
      <w:marTop w:val="0"/>
      <w:marBottom w:val="0"/>
      <w:divBdr>
        <w:top w:val="none" w:sz="0" w:space="0" w:color="auto"/>
        <w:left w:val="none" w:sz="0" w:space="0" w:color="auto"/>
        <w:bottom w:val="none" w:sz="0" w:space="0" w:color="auto"/>
        <w:right w:val="none" w:sz="0" w:space="0" w:color="auto"/>
      </w:divBdr>
    </w:div>
    <w:div w:id="629745532">
      <w:bodyDiv w:val="1"/>
      <w:marLeft w:val="0"/>
      <w:marRight w:val="0"/>
      <w:marTop w:val="0"/>
      <w:marBottom w:val="0"/>
      <w:divBdr>
        <w:top w:val="none" w:sz="0" w:space="0" w:color="auto"/>
        <w:left w:val="none" w:sz="0" w:space="0" w:color="auto"/>
        <w:bottom w:val="none" w:sz="0" w:space="0" w:color="auto"/>
        <w:right w:val="none" w:sz="0" w:space="0" w:color="auto"/>
      </w:divBdr>
    </w:div>
    <w:div w:id="629749301">
      <w:bodyDiv w:val="1"/>
      <w:marLeft w:val="0"/>
      <w:marRight w:val="0"/>
      <w:marTop w:val="0"/>
      <w:marBottom w:val="0"/>
      <w:divBdr>
        <w:top w:val="none" w:sz="0" w:space="0" w:color="auto"/>
        <w:left w:val="none" w:sz="0" w:space="0" w:color="auto"/>
        <w:bottom w:val="none" w:sz="0" w:space="0" w:color="auto"/>
        <w:right w:val="none" w:sz="0" w:space="0" w:color="auto"/>
      </w:divBdr>
    </w:div>
    <w:div w:id="629750534">
      <w:bodyDiv w:val="1"/>
      <w:marLeft w:val="0"/>
      <w:marRight w:val="0"/>
      <w:marTop w:val="0"/>
      <w:marBottom w:val="0"/>
      <w:divBdr>
        <w:top w:val="none" w:sz="0" w:space="0" w:color="auto"/>
        <w:left w:val="none" w:sz="0" w:space="0" w:color="auto"/>
        <w:bottom w:val="none" w:sz="0" w:space="0" w:color="auto"/>
        <w:right w:val="none" w:sz="0" w:space="0" w:color="auto"/>
      </w:divBdr>
    </w:div>
    <w:div w:id="629941257">
      <w:bodyDiv w:val="1"/>
      <w:marLeft w:val="0"/>
      <w:marRight w:val="0"/>
      <w:marTop w:val="0"/>
      <w:marBottom w:val="0"/>
      <w:divBdr>
        <w:top w:val="none" w:sz="0" w:space="0" w:color="auto"/>
        <w:left w:val="none" w:sz="0" w:space="0" w:color="auto"/>
        <w:bottom w:val="none" w:sz="0" w:space="0" w:color="auto"/>
        <w:right w:val="none" w:sz="0" w:space="0" w:color="auto"/>
      </w:divBdr>
    </w:div>
    <w:div w:id="630132238">
      <w:bodyDiv w:val="1"/>
      <w:marLeft w:val="0"/>
      <w:marRight w:val="0"/>
      <w:marTop w:val="0"/>
      <w:marBottom w:val="0"/>
      <w:divBdr>
        <w:top w:val="none" w:sz="0" w:space="0" w:color="auto"/>
        <w:left w:val="none" w:sz="0" w:space="0" w:color="auto"/>
        <w:bottom w:val="none" w:sz="0" w:space="0" w:color="auto"/>
        <w:right w:val="none" w:sz="0" w:space="0" w:color="auto"/>
      </w:divBdr>
    </w:div>
    <w:div w:id="630135883">
      <w:bodyDiv w:val="1"/>
      <w:marLeft w:val="0"/>
      <w:marRight w:val="0"/>
      <w:marTop w:val="0"/>
      <w:marBottom w:val="0"/>
      <w:divBdr>
        <w:top w:val="none" w:sz="0" w:space="0" w:color="auto"/>
        <w:left w:val="none" w:sz="0" w:space="0" w:color="auto"/>
        <w:bottom w:val="none" w:sz="0" w:space="0" w:color="auto"/>
        <w:right w:val="none" w:sz="0" w:space="0" w:color="auto"/>
      </w:divBdr>
    </w:div>
    <w:div w:id="630205660">
      <w:bodyDiv w:val="1"/>
      <w:marLeft w:val="0"/>
      <w:marRight w:val="0"/>
      <w:marTop w:val="0"/>
      <w:marBottom w:val="0"/>
      <w:divBdr>
        <w:top w:val="none" w:sz="0" w:space="0" w:color="auto"/>
        <w:left w:val="none" w:sz="0" w:space="0" w:color="auto"/>
        <w:bottom w:val="none" w:sz="0" w:space="0" w:color="auto"/>
        <w:right w:val="none" w:sz="0" w:space="0" w:color="auto"/>
      </w:divBdr>
    </w:div>
    <w:div w:id="630399715">
      <w:bodyDiv w:val="1"/>
      <w:marLeft w:val="0"/>
      <w:marRight w:val="0"/>
      <w:marTop w:val="0"/>
      <w:marBottom w:val="0"/>
      <w:divBdr>
        <w:top w:val="none" w:sz="0" w:space="0" w:color="auto"/>
        <w:left w:val="none" w:sz="0" w:space="0" w:color="auto"/>
        <w:bottom w:val="none" w:sz="0" w:space="0" w:color="auto"/>
        <w:right w:val="none" w:sz="0" w:space="0" w:color="auto"/>
      </w:divBdr>
    </w:div>
    <w:div w:id="630403548">
      <w:bodyDiv w:val="1"/>
      <w:marLeft w:val="0"/>
      <w:marRight w:val="0"/>
      <w:marTop w:val="0"/>
      <w:marBottom w:val="0"/>
      <w:divBdr>
        <w:top w:val="none" w:sz="0" w:space="0" w:color="auto"/>
        <w:left w:val="none" w:sz="0" w:space="0" w:color="auto"/>
        <w:bottom w:val="none" w:sz="0" w:space="0" w:color="auto"/>
        <w:right w:val="none" w:sz="0" w:space="0" w:color="auto"/>
      </w:divBdr>
    </w:div>
    <w:div w:id="630476074">
      <w:bodyDiv w:val="1"/>
      <w:marLeft w:val="0"/>
      <w:marRight w:val="0"/>
      <w:marTop w:val="0"/>
      <w:marBottom w:val="0"/>
      <w:divBdr>
        <w:top w:val="none" w:sz="0" w:space="0" w:color="auto"/>
        <w:left w:val="none" w:sz="0" w:space="0" w:color="auto"/>
        <w:bottom w:val="none" w:sz="0" w:space="0" w:color="auto"/>
        <w:right w:val="none" w:sz="0" w:space="0" w:color="auto"/>
      </w:divBdr>
    </w:div>
    <w:div w:id="630477491">
      <w:bodyDiv w:val="1"/>
      <w:marLeft w:val="0"/>
      <w:marRight w:val="0"/>
      <w:marTop w:val="0"/>
      <w:marBottom w:val="0"/>
      <w:divBdr>
        <w:top w:val="none" w:sz="0" w:space="0" w:color="auto"/>
        <w:left w:val="none" w:sz="0" w:space="0" w:color="auto"/>
        <w:bottom w:val="none" w:sz="0" w:space="0" w:color="auto"/>
        <w:right w:val="none" w:sz="0" w:space="0" w:color="auto"/>
      </w:divBdr>
    </w:div>
    <w:div w:id="630477652">
      <w:bodyDiv w:val="1"/>
      <w:marLeft w:val="0"/>
      <w:marRight w:val="0"/>
      <w:marTop w:val="0"/>
      <w:marBottom w:val="0"/>
      <w:divBdr>
        <w:top w:val="none" w:sz="0" w:space="0" w:color="auto"/>
        <w:left w:val="none" w:sz="0" w:space="0" w:color="auto"/>
        <w:bottom w:val="none" w:sz="0" w:space="0" w:color="auto"/>
        <w:right w:val="none" w:sz="0" w:space="0" w:color="auto"/>
      </w:divBdr>
    </w:div>
    <w:div w:id="630478346">
      <w:bodyDiv w:val="1"/>
      <w:marLeft w:val="0"/>
      <w:marRight w:val="0"/>
      <w:marTop w:val="0"/>
      <w:marBottom w:val="0"/>
      <w:divBdr>
        <w:top w:val="none" w:sz="0" w:space="0" w:color="auto"/>
        <w:left w:val="none" w:sz="0" w:space="0" w:color="auto"/>
        <w:bottom w:val="none" w:sz="0" w:space="0" w:color="auto"/>
        <w:right w:val="none" w:sz="0" w:space="0" w:color="auto"/>
      </w:divBdr>
    </w:div>
    <w:div w:id="630592393">
      <w:bodyDiv w:val="1"/>
      <w:marLeft w:val="0"/>
      <w:marRight w:val="0"/>
      <w:marTop w:val="0"/>
      <w:marBottom w:val="0"/>
      <w:divBdr>
        <w:top w:val="none" w:sz="0" w:space="0" w:color="auto"/>
        <w:left w:val="none" w:sz="0" w:space="0" w:color="auto"/>
        <w:bottom w:val="none" w:sz="0" w:space="0" w:color="auto"/>
        <w:right w:val="none" w:sz="0" w:space="0" w:color="auto"/>
      </w:divBdr>
    </w:div>
    <w:div w:id="630786749">
      <w:bodyDiv w:val="1"/>
      <w:marLeft w:val="0"/>
      <w:marRight w:val="0"/>
      <w:marTop w:val="0"/>
      <w:marBottom w:val="0"/>
      <w:divBdr>
        <w:top w:val="none" w:sz="0" w:space="0" w:color="auto"/>
        <w:left w:val="none" w:sz="0" w:space="0" w:color="auto"/>
        <w:bottom w:val="none" w:sz="0" w:space="0" w:color="auto"/>
        <w:right w:val="none" w:sz="0" w:space="0" w:color="auto"/>
      </w:divBdr>
    </w:div>
    <w:div w:id="630867806">
      <w:bodyDiv w:val="1"/>
      <w:marLeft w:val="0"/>
      <w:marRight w:val="0"/>
      <w:marTop w:val="0"/>
      <w:marBottom w:val="0"/>
      <w:divBdr>
        <w:top w:val="none" w:sz="0" w:space="0" w:color="auto"/>
        <w:left w:val="none" w:sz="0" w:space="0" w:color="auto"/>
        <w:bottom w:val="none" w:sz="0" w:space="0" w:color="auto"/>
        <w:right w:val="none" w:sz="0" w:space="0" w:color="auto"/>
      </w:divBdr>
    </w:div>
    <w:div w:id="630984193">
      <w:bodyDiv w:val="1"/>
      <w:marLeft w:val="0"/>
      <w:marRight w:val="0"/>
      <w:marTop w:val="0"/>
      <w:marBottom w:val="0"/>
      <w:divBdr>
        <w:top w:val="none" w:sz="0" w:space="0" w:color="auto"/>
        <w:left w:val="none" w:sz="0" w:space="0" w:color="auto"/>
        <w:bottom w:val="none" w:sz="0" w:space="0" w:color="auto"/>
        <w:right w:val="none" w:sz="0" w:space="0" w:color="auto"/>
      </w:divBdr>
    </w:div>
    <w:div w:id="631138181">
      <w:bodyDiv w:val="1"/>
      <w:marLeft w:val="0"/>
      <w:marRight w:val="0"/>
      <w:marTop w:val="0"/>
      <w:marBottom w:val="0"/>
      <w:divBdr>
        <w:top w:val="none" w:sz="0" w:space="0" w:color="auto"/>
        <w:left w:val="none" w:sz="0" w:space="0" w:color="auto"/>
        <w:bottom w:val="none" w:sz="0" w:space="0" w:color="auto"/>
        <w:right w:val="none" w:sz="0" w:space="0" w:color="auto"/>
      </w:divBdr>
    </w:div>
    <w:div w:id="631327077">
      <w:bodyDiv w:val="1"/>
      <w:marLeft w:val="0"/>
      <w:marRight w:val="0"/>
      <w:marTop w:val="0"/>
      <w:marBottom w:val="0"/>
      <w:divBdr>
        <w:top w:val="none" w:sz="0" w:space="0" w:color="auto"/>
        <w:left w:val="none" w:sz="0" w:space="0" w:color="auto"/>
        <w:bottom w:val="none" w:sz="0" w:space="0" w:color="auto"/>
        <w:right w:val="none" w:sz="0" w:space="0" w:color="auto"/>
      </w:divBdr>
    </w:div>
    <w:div w:id="631331698">
      <w:bodyDiv w:val="1"/>
      <w:marLeft w:val="0"/>
      <w:marRight w:val="0"/>
      <w:marTop w:val="0"/>
      <w:marBottom w:val="0"/>
      <w:divBdr>
        <w:top w:val="none" w:sz="0" w:space="0" w:color="auto"/>
        <w:left w:val="none" w:sz="0" w:space="0" w:color="auto"/>
        <w:bottom w:val="none" w:sz="0" w:space="0" w:color="auto"/>
        <w:right w:val="none" w:sz="0" w:space="0" w:color="auto"/>
      </w:divBdr>
    </w:div>
    <w:div w:id="631332070">
      <w:bodyDiv w:val="1"/>
      <w:marLeft w:val="0"/>
      <w:marRight w:val="0"/>
      <w:marTop w:val="0"/>
      <w:marBottom w:val="0"/>
      <w:divBdr>
        <w:top w:val="none" w:sz="0" w:space="0" w:color="auto"/>
        <w:left w:val="none" w:sz="0" w:space="0" w:color="auto"/>
        <w:bottom w:val="none" w:sz="0" w:space="0" w:color="auto"/>
        <w:right w:val="none" w:sz="0" w:space="0" w:color="auto"/>
      </w:divBdr>
    </w:div>
    <w:div w:id="631400828">
      <w:bodyDiv w:val="1"/>
      <w:marLeft w:val="0"/>
      <w:marRight w:val="0"/>
      <w:marTop w:val="0"/>
      <w:marBottom w:val="0"/>
      <w:divBdr>
        <w:top w:val="none" w:sz="0" w:space="0" w:color="auto"/>
        <w:left w:val="none" w:sz="0" w:space="0" w:color="auto"/>
        <w:bottom w:val="none" w:sz="0" w:space="0" w:color="auto"/>
        <w:right w:val="none" w:sz="0" w:space="0" w:color="auto"/>
      </w:divBdr>
    </w:div>
    <w:div w:id="631523155">
      <w:bodyDiv w:val="1"/>
      <w:marLeft w:val="0"/>
      <w:marRight w:val="0"/>
      <w:marTop w:val="0"/>
      <w:marBottom w:val="0"/>
      <w:divBdr>
        <w:top w:val="none" w:sz="0" w:space="0" w:color="auto"/>
        <w:left w:val="none" w:sz="0" w:space="0" w:color="auto"/>
        <w:bottom w:val="none" w:sz="0" w:space="0" w:color="auto"/>
        <w:right w:val="none" w:sz="0" w:space="0" w:color="auto"/>
      </w:divBdr>
    </w:div>
    <w:div w:id="632029580">
      <w:bodyDiv w:val="1"/>
      <w:marLeft w:val="0"/>
      <w:marRight w:val="0"/>
      <w:marTop w:val="0"/>
      <w:marBottom w:val="0"/>
      <w:divBdr>
        <w:top w:val="none" w:sz="0" w:space="0" w:color="auto"/>
        <w:left w:val="none" w:sz="0" w:space="0" w:color="auto"/>
        <w:bottom w:val="none" w:sz="0" w:space="0" w:color="auto"/>
        <w:right w:val="none" w:sz="0" w:space="0" w:color="auto"/>
      </w:divBdr>
    </w:div>
    <w:div w:id="632104651">
      <w:bodyDiv w:val="1"/>
      <w:marLeft w:val="0"/>
      <w:marRight w:val="0"/>
      <w:marTop w:val="0"/>
      <w:marBottom w:val="0"/>
      <w:divBdr>
        <w:top w:val="none" w:sz="0" w:space="0" w:color="auto"/>
        <w:left w:val="none" w:sz="0" w:space="0" w:color="auto"/>
        <w:bottom w:val="none" w:sz="0" w:space="0" w:color="auto"/>
        <w:right w:val="none" w:sz="0" w:space="0" w:color="auto"/>
      </w:divBdr>
    </w:div>
    <w:div w:id="632247304">
      <w:bodyDiv w:val="1"/>
      <w:marLeft w:val="0"/>
      <w:marRight w:val="0"/>
      <w:marTop w:val="0"/>
      <w:marBottom w:val="0"/>
      <w:divBdr>
        <w:top w:val="none" w:sz="0" w:space="0" w:color="auto"/>
        <w:left w:val="none" w:sz="0" w:space="0" w:color="auto"/>
        <w:bottom w:val="none" w:sz="0" w:space="0" w:color="auto"/>
        <w:right w:val="none" w:sz="0" w:space="0" w:color="auto"/>
      </w:divBdr>
    </w:div>
    <w:div w:id="632292761">
      <w:bodyDiv w:val="1"/>
      <w:marLeft w:val="0"/>
      <w:marRight w:val="0"/>
      <w:marTop w:val="0"/>
      <w:marBottom w:val="0"/>
      <w:divBdr>
        <w:top w:val="none" w:sz="0" w:space="0" w:color="auto"/>
        <w:left w:val="none" w:sz="0" w:space="0" w:color="auto"/>
        <w:bottom w:val="none" w:sz="0" w:space="0" w:color="auto"/>
        <w:right w:val="none" w:sz="0" w:space="0" w:color="auto"/>
      </w:divBdr>
    </w:div>
    <w:div w:id="632373453">
      <w:bodyDiv w:val="1"/>
      <w:marLeft w:val="0"/>
      <w:marRight w:val="0"/>
      <w:marTop w:val="0"/>
      <w:marBottom w:val="0"/>
      <w:divBdr>
        <w:top w:val="none" w:sz="0" w:space="0" w:color="auto"/>
        <w:left w:val="none" w:sz="0" w:space="0" w:color="auto"/>
        <w:bottom w:val="none" w:sz="0" w:space="0" w:color="auto"/>
        <w:right w:val="none" w:sz="0" w:space="0" w:color="auto"/>
      </w:divBdr>
    </w:div>
    <w:div w:id="632445585">
      <w:bodyDiv w:val="1"/>
      <w:marLeft w:val="0"/>
      <w:marRight w:val="0"/>
      <w:marTop w:val="0"/>
      <w:marBottom w:val="0"/>
      <w:divBdr>
        <w:top w:val="none" w:sz="0" w:space="0" w:color="auto"/>
        <w:left w:val="none" w:sz="0" w:space="0" w:color="auto"/>
        <w:bottom w:val="none" w:sz="0" w:space="0" w:color="auto"/>
        <w:right w:val="none" w:sz="0" w:space="0" w:color="auto"/>
      </w:divBdr>
    </w:div>
    <w:div w:id="632490940">
      <w:bodyDiv w:val="1"/>
      <w:marLeft w:val="0"/>
      <w:marRight w:val="0"/>
      <w:marTop w:val="0"/>
      <w:marBottom w:val="0"/>
      <w:divBdr>
        <w:top w:val="none" w:sz="0" w:space="0" w:color="auto"/>
        <w:left w:val="none" w:sz="0" w:space="0" w:color="auto"/>
        <w:bottom w:val="none" w:sz="0" w:space="0" w:color="auto"/>
        <w:right w:val="none" w:sz="0" w:space="0" w:color="auto"/>
      </w:divBdr>
      <w:divsChild>
        <w:div w:id="48459555">
          <w:marLeft w:val="480"/>
          <w:marRight w:val="0"/>
          <w:marTop w:val="0"/>
          <w:marBottom w:val="0"/>
          <w:divBdr>
            <w:top w:val="none" w:sz="0" w:space="0" w:color="auto"/>
            <w:left w:val="none" w:sz="0" w:space="0" w:color="auto"/>
            <w:bottom w:val="none" w:sz="0" w:space="0" w:color="auto"/>
            <w:right w:val="none" w:sz="0" w:space="0" w:color="auto"/>
          </w:divBdr>
        </w:div>
        <w:div w:id="86269655">
          <w:marLeft w:val="480"/>
          <w:marRight w:val="0"/>
          <w:marTop w:val="0"/>
          <w:marBottom w:val="0"/>
          <w:divBdr>
            <w:top w:val="none" w:sz="0" w:space="0" w:color="auto"/>
            <w:left w:val="none" w:sz="0" w:space="0" w:color="auto"/>
            <w:bottom w:val="none" w:sz="0" w:space="0" w:color="auto"/>
            <w:right w:val="none" w:sz="0" w:space="0" w:color="auto"/>
          </w:divBdr>
        </w:div>
        <w:div w:id="130556994">
          <w:marLeft w:val="480"/>
          <w:marRight w:val="0"/>
          <w:marTop w:val="0"/>
          <w:marBottom w:val="0"/>
          <w:divBdr>
            <w:top w:val="none" w:sz="0" w:space="0" w:color="auto"/>
            <w:left w:val="none" w:sz="0" w:space="0" w:color="auto"/>
            <w:bottom w:val="none" w:sz="0" w:space="0" w:color="auto"/>
            <w:right w:val="none" w:sz="0" w:space="0" w:color="auto"/>
          </w:divBdr>
        </w:div>
        <w:div w:id="185338697">
          <w:marLeft w:val="480"/>
          <w:marRight w:val="0"/>
          <w:marTop w:val="0"/>
          <w:marBottom w:val="0"/>
          <w:divBdr>
            <w:top w:val="none" w:sz="0" w:space="0" w:color="auto"/>
            <w:left w:val="none" w:sz="0" w:space="0" w:color="auto"/>
            <w:bottom w:val="none" w:sz="0" w:space="0" w:color="auto"/>
            <w:right w:val="none" w:sz="0" w:space="0" w:color="auto"/>
          </w:divBdr>
        </w:div>
        <w:div w:id="191458662">
          <w:marLeft w:val="480"/>
          <w:marRight w:val="0"/>
          <w:marTop w:val="0"/>
          <w:marBottom w:val="0"/>
          <w:divBdr>
            <w:top w:val="none" w:sz="0" w:space="0" w:color="auto"/>
            <w:left w:val="none" w:sz="0" w:space="0" w:color="auto"/>
            <w:bottom w:val="none" w:sz="0" w:space="0" w:color="auto"/>
            <w:right w:val="none" w:sz="0" w:space="0" w:color="auto"/>
          </w:divBdr>
        </w:div>
        <w:div w:id="355038928">
          <w:marLeft w:val="480"/>
          <w:marRight w:val="0"/>
          <w:marTop w:val="0"/>
          <w:marBottom w:val="0"/>
          <w:divBdr>
            <w:top w:val="none" w:sz="0" w:space="0" w:color="auto"/>
            <w:left w:val="none" w:sz="0" w:space="0" w:color="auto"/>
            <w:bottom w:val="none" w:sz="0" w:space="0" w:color="auto"/>
            <w:right w:val="none" w:sz="0" w:space="0" w:color="auto"/>
          </w:divBdr>
        </w:div>
        <w:div w:id="361248754">
          <w:marLeft w:val="480"/>
          <w:marRight w:val="0"/>
          <w:marTop w:val="0"/>
          <w:marBottom w:val="0"/>
          <w:divBdr>
            <w:top w:val="none" w:sz="0" w:space="0" w:color="auto"/>
            <w:left w:val="none" w:sz="0" w:space="0" w:color="auto"/>
            <w:bottom w:val="none" w:sz="0" w:space="0" w:color="auto"/>
            <w:right w:val="none" w:sz="0" w:space="0" w:color="auto"/>
          </w:divBdr>
        </w:div>
        <w:div w:id="369650055">
          <w:marLeft w:val="480"/>
          <w:marRight w:val="0"/>
          <w:marTop w:val="0"/>
          <w:marBottom w:val="0"/>
          <w:divBdr>
            <w:top w:val="none" w:sz="0" w:space="0" w:color="auto"/>
            <w:left w:val="none" w:sz="0" w:space="0" w:color="auto"/>
            <w:bottom w:val="none" w:sz="0" w:space="0" w:color="auto"/>
            <w:right w:val="none" w:sz="0" w:space="0" w:color="auto"/>
          </w:divBdr>
        </w:div>
        <w:div w:id="517424473">
          <w:marLeft w:val="480"/>
          <w:marRight w:val="0"/>
          <w:marTop w:val="0"/>
          <w:marBottom w:val="0"/>
          <w:divBdr>
            <w:top w:val="none" w:sz="0" w:space="0" w:color="auto"/>
            <w:left w:val="none" w:sz="0" w:space="0" w:color="auto"/>
            <w:bottom w:val="none" w:sz="0" w:space="0" w:color="auto"/>
            <w:right w:val="none" w:sz="0" w:space="0" w:color="auto"/>
          </w:divBdr>
        </w:div>
        <w:div w:id="623736637">
          <w:marLeft w:val="480"/>
          <w:marRight w:val="0"/>
          <w:marTop w:val="0"/>
          <w:marBottom w:val="0"/>
          <w:divBdr>
            <w:top w:val="none" w:sz="0" w:space="0" w:color="auto"/>
            <w:left w:val="none" w:sz="0" w:space="0" w:color="auto"/>
            <w:bottom w:val="none" w:sz="0" w:space="0" w:color="auto"/>
            <w:right w:val="none" w:sz="0" w:space="0" w:color="auto"/>
          </w:divBdr>
        </w:div>
        <w:div w:id="632753678">
          <w:marLeft w:val="480"/>
          <w:marRight w:val="0"/>
          <w:marTop w:val="0"/>
          <w:marBottom w:val="0"/>
          <w:divBdr>
            <w:top w:val="none" w:sz="0" w:space="0" w:color="auto"/>
            <w:left w:val="none" w:sz="0" w:space="0" w:color="auto"/>
            <w:bottom w:val="none" w:sz="0" w:space="0" w:color="auto"/>
            <w:right w:val="none" w:sz="0" w:space="0" w:color="auto"/>
          </w:divBdr>
        </w:div>
        <w:div w:id="711929356">
          <w:marLeft w:val="480"/>
          <w:marRight w:val="0"/>
          <w:marTop w:val="0"/>
          <w:marBottom w:val="0"/>
          <w:divBdr>
            <w:top w:val="none" w:sz="0" w:space="0" w:color="auto"/>
            <w:left w:val="none" w:sz="0" w:space="0" w:color="auto"/>
            <w:bottom w:val="none" w:sz="0" w:space="0" w:color="auto"/>
            <w:right w:val="none" w:sz="0" w:space="0" w:color="auto"/>
          </w:divBdr>
        </w:div>
        <w:div w:id="728307762">
          <w:marLeft w:val="480"/>
          <w:marRight w:val="0"/>
          <w:marTop w:val="0"/>
          <w:marBottom w:val="0"/>
          <w:divBdr>
            <w:top w:val="none" w:sz="0" w:space="0" w:color="auto"/>
            <w:left w:val="none" w:sz="0" w:space="0" w:color="auto"/>
            <w:bottom w:val="none" w:sz="0" w:space="0" w:color="auto"/>
            <w:right w:val="none" w:sz="0" w:space="0" w:color="auto"/>
          </w:divBdr>
        </w:div>
        <w:div w:id="809984324">
          <w:marLeft w:val="480"/>
          <w:marRight w:val="0"/>
          <w:marTop w:val="0"/>
          <w:marBottom w:val="0"/>
          <w:divBdr>
            <w:top w:val="none" w:sz="0" w:space="0" w:color="auto"/>
            <w:left w:val="none" w:sz="0" w:space="0" w:color="auto"/>
            <w:bottom w:val="none" w:sz="0" w:space="0" w:color="auto"/>
            <w:right w:val="none" w:sz="0" w:space="0" w:color="auto"/>
          </w:divBdr>
        </w:div>
        <w:div w:id="830372023">
          <w:marLeft w:val="480"/>
          <w:marRight w:val="0"/>
          <w:marTop w:val="0"/>
          <w:marBottom w:val="0"/>
          <w:divBdr>
            <w:top w:val="none" w:sz="0" w:space="0" w:color="auto"/>
            <w:left w:val="none" w:sz="0" w:space="0" w:color="auto"/>
            <w:bottom w:val="none" w:sz="0" w:space="0" w:color="auto"/>
            <w:right w:val="none" w:sz="0" w:space="0" w:color="auto"/>
          </w:divBdr>
        </w:div>
      </w:divsChild>
    </w:div>
    <w:div w:id="632519129">
      <w:bodyDiv w:val="1"/>
      <w:marLeft w:val="0"/>
      <w:marRight w:val="0"/>
      <w:marTop w:val="0"/>
      <w:marBottom w:val="0"/>
      <w:divBdr>
        <w:top w:val="none" w:sz="0" w:space="0" w:color="auto"/>
        <w:left w:val="none" w:sz="0" w:space="0" w:color="auto"/>
        <w:bottom w:val="none" w:sz="0" w:space="0" w:color="auto"/>
        <w:right w:val="none" w:sz="0" w:space="0" w:color="auto"/>
      </w:divBdr>
    </w:div>
    <w:div w:id="632558465">
      <w:bodyDiv w:val="1"/>
      <w:marLeft w:val="0"/>
      <w:marRight w:val="0"/>
      <w:marTop w:val="0"/>
      <w:marBottom w:val="0"/>
      <w:divBdr>
        <w:top w:val="none" w:sz="0" w:space="0" w:color="auto"/>
        <w:left w:val="none" w:sz="0" w:space="0" w:color="auto"/>
        <w:bottom w:val="none" w:sz="0" w:space="0" w:color="auto"/>
        <w:right w:val="none" w:sz="0" w:space="0" w:color="auto"/>
      </w:divBdr>
    </w:div>
    <w:div w:id="632559565">
      <w:bodyDiv w:val="1"/>
      <w:marLeft w:val="0"/>
      <w:marRight w:val="0"/>
      <w:marTop w:val="0"/>
      <w:marBottom w:val="0"/>
      <w:divBdr>
        <w:top w:val="none" w:sz="0" w:space="0" w:color="auto"/>
        <w:left w:val="none" w:sz="0" w:space="0" w:color="auto"/>
        <w:bottom w:val="none" w:sz="0" w:space="0" w:color="auto"/>
        <w:right w:val="none" w:sz="0" w:space="0" w:color="auto"/>
      </w:divBdr>
    </w:div>
    <w:div w:id="632562527">
      <w:bodyDiv w:val="1"/>
      <w:marLeft w:val="0"/>
      <w:marRight w:val="0"/>
      <w:marTop w:val="0"/>
      <w:marBottom w:val="0"/>
      <w:divBdr>
        <w:top w:val="none" w:sz="0" w:space="0" w:color="auto"/>
        <w:left w:val="none" w:sz="0" w:space="0" w:color="auto"/>
        <w:bottom w:val="none" w:sz="0" w:space="0" w:color="auto"/>
        <w:right w:val="none" w:sz="0" w:space="0" w:color="auto"/>
      </w:divBdr>
    </w:div>
    <w:div w:id="632638755">
      <w:bodyDiv w:val="1"/>
      <w:marLeft w:val="0"/>
      <w:marRight w:val="0"/>
      <w:marTop w:val="0"/>
      <w:marBottom w:val="0"/>
      <w:divBdr>
        <w:top w:val="none" w:sz="0" w:space="0" w:color="auto"/>
        <w:left w:val="none" w:sz="0" w:space="0" w:color="auto"/>
        <w:bottom w:val="none" w:sz="0" w:space="0" w:color="auto"/>
        <w:right w:val="none" w:sz="0" w:space="0" w:color="auto"/>
      </w:divBdr>
    </w:div>
    <w:div w:id="632753282">
      <w:bodyDiv w:val="1"/>
      <w:marLeft w:val="0"/>
      <w:marRight w:val="0"/>
      <w:marTop w:val="0"/>
      <w:marBottom w:val="0"/>
      <w:divBdr>
        <w:top w:val="none" w:sz="0" w:space="0" w:color="auto"/>
        <w:left w:val="none" w:sz="0" w:space="0" w:color="auto"/>
        <w:bottom w:val="none" w:sz="0" w:space="0" w:color="auto"/>
        <w:right w:val="none" w:sz="0" w:space="0" w:color="auto"/>
      </w:divBdr>
    </w:div>
    <w:div w:id="632952226">
      <w:bodyDiv w:val="1"/>
      <w:marLeft w:val="0"/>
      <w:marRight w:val="0"/>
      <w:marTop w:val="0"/>
      <w:marBottom w:val="0"/>
      <w:divBdr>
        <w:top w:val="none" w:sz="0" w:space="0" w:color="auto"/>
        <w:left w:val="none" w:sz="0" w:space="0" w:color="auto"/>
        <w:bottom w:val="none" w:sz="0" w:space="0" w:color="auto"/>
        <w:right w:val="none" w:sz="0" w:space="0" w:color="auto"/>
      </w:divBdr>
    </w:div>
    <w:div w:id="633024263">
      <w:bodyDiv w:val="1"/>
      <w:marLeft w:val="0"/>
      <w:marRight w:val="0"/>
      <w:marTop w:val="0"/>
      <w:marBottom w:val="0"/>
      <w:divBdr>
        <w:top w:val="none" w:sz="0" w:space="0" w:color="auto"/>
        <w:left w:val="none" w:sz="0" w:space="0" w:color="auto"/>
        <w:bottom w:val="none" w:sz="0" w:space="0" w:color="auto"/>
        <w:right w:val="none" w:sz="0" w:space="0" w:color="auto"/>
      </w:divBdr>
    </w:div>
    <w:div w:id="633146078">
      <w:bodyDiv w:val="1"/>
      <w:marLeft w:val="0"/>
      <w:marRight w:val="0"/>
      <w:marTop w:val="0"/>
      <w:marBottom w:val="0"/>
      <w:divBdr>
        <w:top w:val="none" w:sz="0" w:space="0" w:color="auto"/>
        <w:left w:val="none" w:sz="0" w:space="0" w:color="auto"/>
        <w:bottom w:val="none" w:sz="0" w:space="0" w:color="auto"/>
        <w:right w:val="none" w:sz="0" w:space="0" w:color="auto"/>
      </w:divBdr>
    </w:div>
    <w:div w:id="633293111">
      <w:bodyDiv w:val="1"/>
      <w:marLeft w:val="0"/>
      <w:marRight w:val="0"/>
      <w:marTop w:val="0"/>
      <w:marBottom w:val="0"/>
      <w:divBdr>
        <w:top w:val="none" w:sz="0" w:space="0" w:color="auto"/>
        <w:left w:val="none" w:sz="0" w:space="0" w:color="auto"/>
        <w:bottom w:val="none" w:sz="0" w:space="0" w:color="auto"/>
        <w:right w:val="none" w:sz="0" w:space="0" w:color="auto"/>
      </w:divBdr>
    </w:div>
    <w:div w:id="633295194">
      <w:bodyDiv w:val="1"/>
      <w:marLeft w:val="0"/>
      <w:marRight w:val="0"/>
      <w:marTop w:val="0"/>
      <w:marBottom w:val="0"/>
      <w:divBdr>
        <w:top w:val="none" w:sz="0" w:space="0" w:color="auto"/>
        <w:left w:val="none" w:sz="0" w:space="0" w:color="auto"/>
        <w:bottom w:val="none" w:sz="0" w:space="0" w:color="auto"/>
        <w:right w:val="none" w:sz="0" w:space="0" w:color="auto"/>
      </w:divBdr>
    </w:div>
    <w:div w:id="633410662">
      <w:bodyDiv w:val="1"/>
      <w:marLeft w:val="0"/>
      <w:marRight w:val="0"/>
      <w:marTop w:val="0"/>
      <w:marBottom w:val="0"/>
      <w:divBdr>
        <w:top w:val="none" w:sz="0" w:space="0" w:color="auto"/>
        <w:left w:val="none" w:sz="0" w:space="0" w:color="auto"/>
        <w:bottom w:val="none" w:sz="0" w:space="0" w:color="auto"/>
        <w:right w:val="none" w:sz="0" w:space="0" w:color="auto"/>
      </w:divBdr>
      <w:divsChild>
        <w:div w:id="10299175">
          <w:marLeft w:val="480"/>
          <w:marRight w:val="0"/>
          <w:marTop w:val="0"/>
          <w:marBottom w:val="0"/>
          <w:divBdr>
            <w:top w:val="none" w:sz="0" w:space="0" w:color="auto"/>
            <w:left w:val="none" w:sz="0" w:space="0" w:color="auto"/>
            <w:bottom w:val="none" w:sz="0" w:space="0" w:color="auto"/>
            <w:right w:val="none" w:sz="0" w:space="0" w:color="auto"/>
          </w:divBdr>
        </w:div>
        <w:div w:id="22481401">
          <w:marLeft w:val="480"/>
          <w:marRight w:val="0"/>
          <w:marTop w:val="0"/>
          <w:marBottom w:val="0"/>
          <w:divBdr>
            <w:top w:val="none" w:sz="0" w:space="0" w:color="auto"/>
            <w:left w:val="none" w:sz="0" w:space="0" w:color="auto"/>
            <w:bottom w:val="none" w:sz="0" w:space="0" w:color="auto"/>
            <w:right w:val="none" w:sz="0" w:space="0" w:color="auto"/>
          </w:divBdr>
        </w:div>
        <w:div w:id="46531984">
          <w:marLeft w:val="480"/>
          <w:marRight w:val="0"/>
          <w:marTop w:val="0"/>
          <w:marBottom w:val="0"/>
          <w:divBdr>
            <w:top w:val="none" w:sz="0" w:space="0" w:color="auto"/>
            <w:left w:val="none" w:sz="0" w:space="0" w:color="auto"/>
            <w:bottom w:val="none" w:sz="0" w:space="0" w:color="auto"/>
            <w:right w:val="none" w:sz="0" w:space="0" w:color="auto"/>
          </w:divBdr>
        </w:div>
        <w:div w:id="69694871">
          <w:marLeft w:val="480"/>
          <w:marRight w:val="0"/>
          <w:marTop w:val="0"/>
          <w:marBottom w:val="0"/>
          <w:divBdr>
            <w:top w:val="none" w:sz="0" w:space="0" w:color="auto"/>
            <w:left w:val="none" w:sz="0" w:space="0" w:color="auto"/>
            <w:bottom w:val="none" w:sz="0" w:space="0" w:color="auto"/>
            <w:right w:val="none" w:sz="0" w:space="0" w:color="auto"/>
          </w:divBdr>
        </w:div>
        <w:div w:id="107744543">
          <w:marLeft w:val="480"/>
          <w:marRight w:val="0"/>
          <w:marTop w:val="0"/>
          <w:marBottom w:val="0"/>
          <w:divBdr>
            <w:top w:val="none" w:sz="0" w:space="0" w:color="auto"/>
            <w:left w:val="none" w:sz="0" w:space="0" w:color="auto"/>
            <w:bottom w:val="none" w:sz="0" w:space="0" w:color="auto"/>
            <w:right w:val="none" w:sz="0" w:space="0" w:color="auto"/>
          </w:divBdr>
        </w:div>
        <w:div w:id="111050066">
          <w:marLeft w:val="480"/>
          <w:marRight w:val="0"/>
          <w:marTop w:val="0"/>
          <w:marBottom w:val="0"/>
          <w:divBdr>
            <w:top w:val="none" w:sz="0" w:space="0" w:color="auto"/>
            <w:left w:val="none" w:sz="0" w:space="0" w:color="auto"/>
            <w:bottom w:val="none" w:sz="0" w:space="0" w:color="auto"/>
            <w:right w:val="none" w:sz="0" w:space="0" w:color="auto"/>
          </w:divBdr>
        </w:div>
        <w:div w:id="239605175">
          <w:marLeft w:val="480"/>
          <w:marRight w:val="0"/>
          <w:marTop w:val="0"/>
          <w:marBottom w:val="0"/>
          <w:divBdr>
            <w:top w:val="none" w:sz="0" w:space="0" w:color="auto"/>
            <w:left w:val="none" w:sz="0" w:space="0" w:color="auto"/>
            <w:bottom w:val="none" w:sz="0" w:space="0" w:color="auto"/>
            <w:right w:val="none" w:sz="0" w:space="0" w:color="auto"/>
          </w:divBdr>
        </w:div>
        <w:div w:id="250622537">
          <w:marLeft w:val="480"/>
          <w:marRight w:val="0"/>
          <w:marTop w:val="0"/>
          <w:marBottom w:val="0"/>
          <w:divBdr>
            <w:top w:val="none" w:sz="0" w:space="0" w:color="auto"/>
            <w:left w:val="none" w:sz="0" w:space="0" w:color="auto"/>
            <w:bottom w:val="none" w:sz="0" w:space="0" w:color="auto"/>
            <w:right w:val="none" w:sz="0" w:space="0" w:color="auto"/>
          </w:divBdr>
        </w:div>
        <w:div w:id="282225354">
          <w:marLeft w:val="480"/>
          <w:marRight w:val="0"/>
          <w:marTop w:val="0"/>
          <w:marBottom w:val="0"/>
          <w:divBdr>
            <w:top w:val="none" w:sz="0" w:space="0" w:color="auto"/>
            <w:left w:val="none" w:sz="0" w:space="0" w:color="auto"/>
            <w:bottom w:val="none" w:sz="0" w:space="0" w:color="auto"/>
            <w:right w:val="none" w:sz="0" w:space="0" w:color="auto"/>
          </w:divBdr>
        </w:div>
        <w:div w:id="313262424">
          <w:marLeft w:val="480"/>
          <w:marRight w:val="0"/>
          <w:marTop w:val="0"/>
          <w:marBottom w:val="0"/>
          <w:divBdr>
            <w:top w:val="none" w:sz="0" w:space="0" w:color="auto"/>
            <w:left w:val="none" w:sz="0" w:space="0" w:color="auto"/>
            <w:bottom w:val="none" w:sz="0" w:space="0" w:color="auto"/>
            <w:right w:val="none" w:sz="0" w:space="0" w:color="auto"/>
          </w:divBdr>
        </w:div>
        <w:div w:id="339091516">
          <w:marLeft w:val="480"/>
          <w:marRight w:val="0"/>
          <w:marTop w:val="0"/>
          <w:marBottom w:val="0"/>
          <w:divBdr>
            <w:top w:val="none" w:sz="0" w:space="0" w:color="auto"/>
            <w:left w:val="none" w:sz="0" w:space="0" w:color="auto"/>
            <w:bottom w:val="none" w:sz="0" w:space="0" w:color="auto"/>
            <w:right w:val="none" w:sz="0" w:space="0" w:color="auto"/>
          </w:divBdr>
        </w:div>
        <w:div w:id="357661587">
          <w:marLeft w:val="480"/>
          <w:marRight w:val="0"/>
          <w:marTop w:val="0"/>
          <w:marBottom w:val="0"/>
          <w:divBdr>
            <w:top w:val="none" w:sz="0" w:space="0" w:color="auto"/>
            <w:left w:val="none" w:sz="0" w:space="0" w:color="auto"/>
            <w:bottom w:val="none" w:sz="0" w:space="0" w:color="auto"/>
            <w:right w:val="none" w:sz="0" w:space="0" w:color="auto"/>
          </w:divBdr>
        </w:div>
        <w:div w:id="376590065">
          <w:marLeft w:val="480"/>
          <w:marRight w:val="0"/>
          <w:marTop w:val="0"/>
          <w:marBottom w:val="0"/>
          <w:divBdr>
            <w:top w:val="none" w:sz="0" w:space="0" w:color="auto"/>
            <w:left w:val="none" w:sz="0" w:space="0" w:color="auto"/>
            <w:bottom w:val="none" w:sz="0" w:space="0" w:color="auto"/>
            <w:right w:val="none" w:sz="0" w:space="0" w:color="auto"/>
          </w:divBdr>
        </w:div>
        <w:div w:id="403331870">
          <w:marLeft w:val="480"/>
          <w:marRight w:val="0"/>
          <w:marTop w:val="0"/>
          <w:marBottom w:val="0"/>
          <w:divBdr>
            <w:top w:val="none" w:sz="0" w:space="0" w:color="auto"/>
            <w:left w:val="none" w:sz="0" w:space="0" w:color="auto"/>
            <w:bottom w:val="none" w:sz="0" w:space="0" w:color="auto"/>
            <w:right w:val="none" w:sz="0" w:space="0" w:color="auto"/>
          </w:divBdr>
        </w:div>
        <w:div w:id="410394189">
          <w:marLeft w:val="480"/>
          <w:marRight w:val="0"/>
          <w:marTop w:val="0"/>
          <w:marBottom w:val="0"/>
          <w:divBdr>
            <w:top w:val="none" w:sz="0" w:space="0" w:color="auto"/>
            <w:left w:val="none" w:sz="0" w:space="0" w:color="auto"/>
            <w:bottom w:val="none" w:sz="0" w:space="0" w:color="auto"/>
            <w:right w:val="none" w:sz="0" w:space="0" w:color="auto"/>
          </w:divBdr>
        </w:div>
        <w:div w:id="418987917">
          <w:marLeft w:val="480"/>
          <w:marRight w:val="0"/>
          <w:marTop w:val="0"/>
          <w:marBottom w:val="0"/>
          <w:divBdr>
            <w:top w:val="none" w:sz="0" w:space="0" w:color="auto"/>
            <w:left w:val="none" w:sz="0" w:space="0" w:color="auto"/>
            <w:bottom w:val="none" w:sz="0" w:space="0" w:color="auto"/>
            <w:right w:val="none" w:sz="0" w:space="0" w:color="auto"/>
          </w:divBdr>
        </w:div>
        <w:div w:id="449862413">
          <w:marLeft w:val="480"/>
          <w:marRight w:val="0"/>
          <w:marTop w:val="0"/>
          <w:marBottom w:val="0"/>
          <w:divBdr>
            <w:top w:val="none" w:sz="0" w:space="0" w:color="auto"/>
            <w:left w:val="none" w:sz="0" w:space="0" w:color="auto"/>
            <w:bottom w:val="none" w:sz="0" w:space="0" w:color="auto"/>
            <w:right w:val="none" w:sz="0" w:space="0" w:color="auto"/>
          </w:divBdr>
        </w:div>
        <w:div w:id="560865709">
          <w:marLeft w:val="480"/>
          <w:marRight w:val="0"/>
          <w:marTop w:val="0"/>
          <w:marBottom w:val="0"/>
          <w:divBdr>
            <w:top w:val="none" w:sz="0" w:space="0" w:color="auto"/>
            <w:left w:val="none" w:sz="0" w:space="0" w:color="auto"/>
            <w:bottom w:val="none" w:sz="0" w:space="0" w:color="auto"/>
            <w:right w:val="none" w:sz="0" w:space="0" w:color="auto"/>
          </w:divBdr>
        </w:div>
        <w:div w:id="651300875">
          <w:marLeft w:val="480"/>
          <w:marRight w:val="0"/>
          <w:marTop w:val="0"/>
          <w:marBottom w:val="0"/>
          <w:divBdr>
            <w:top w:val="none" w:sz="0" w:space="0" w:color="auto"/>
            <w:left w:val="none" w:sz="0" w:space="0" w:color="auto"/>
            <w:bottom w:val="none" w:sz="0" w:space="0" w:color="auto"/>
            <w:right w:val="none" w:sz="0" w:space="0" w:color="auto"/>
          </w:divBdr>
        </w:div>
        <w:div w:id="655381783">
          <w:marLeft w:val="480"/>
          <w:marRight w:val="0"/>
          <w:marTop w:val="0"/>
          <w:marBottom w:val="0"/>
          <w:divBdr>
            <w:top w:val="none" w:sz="0" w:space="0" w:color="auto"/>
            <w:left w:val="none" w:sz="0" w:space="0" w:color="auto"/>
            <w:bottom w:val="none" w:sz="0" w:space="0" w:color="auto"/>
            <w:right w:val="none" w:sz="0" w:space="0" w:color="auto"/>
          </w:divBdr>
        </w:div>
        <w:div w:id="732849114">
          <w:marLeft w:val="480"/>
          <w:marRight w:val="0"/>
          <w:marTop w:val="0"/>
          <w:marBottom w:val="0"/>
          <w:divBdr>
            <w:top w:val="none" w:sz="0" w:space="0" w:color="auto"/>
            <w:left w:val="none" w:sz="0" w:space="0" w:color="auto"/>
            <w:bottom w:val="none" w:sz="0" w:space="0" w:color="auto"/>
            <w:right w:val="none" w:sz="0" w:space="0" w:color="auto"/>
          </w:divBdr>
        </w:div>
        <w:div w:id="753355452">
          <w:marLeft w:val="480"/>
          <w:marRight w:val="0"/>
          <w:marTop w:val="0"/>
          <w:marBottom w:val="0"/>
          <w:divBdr>
            <w:top w:val="none" w:sz="0" w:space="0" w:color="auto"/>
            <w:left w:val="none" w:sz="0" w:space="0" w:color="auto"/>
            <w:bottom w:val="none" w:sz="0" w:space="0" w:color="auto"/>
            <w:right w:val="none" w:sz="0" w:space="0" w:color="auto"/>
          </w:divBdr>
        </w:div>
        <w:div w:id="760376436">
          <w:marLeft w:val="480"/>
          <w:marRight w:val="0"/>
          <w:marTop w:val="0"/>
          <w:marBottom w:val="0"/>
          <w:divBdr>
            <w:top w:val="none" w:sz="0" w:space="0" w:color="auto"/>
            <w:left w:val="none" w:sz="0" w:space="0" w:color="auto"/>
            <w:bottom w:val="none" w:sz="0" w:space="0" w:color="auto"/>
            <w:right w:val="none" w:sz="0" w:space="0" w:color="auto"/>
          </w:divBdr>
        </w:div>
        <w:div w:id="766194069">
          <w:marLeft w:val="480"/>
          <w:marRight w:val="0"/>
          <w:marTop w:val="0"/>
          <w:marBottom w:val="0"/>
          <w:divBdr>
            <w:top w:val="none" w:sz="0" w:space="0" w:color="auto"/>
            <w:left w:val="none" w:sz="0" w:space="0" w:color="auto"/>
            <w:bottom w:val="none" w:sz="0" w:space="0" w:color="auto"/>
            <w:right w:val="none" w:sz="0" w:space="0" w:color="auto"/>
          </w:divBdr>
        </w:div>
        <w:div w:id="841897997">
          <w:marLeft w:val="480"/>
          <w:marRight w:val="0"/>
          <w:marTop w:val="0"/>
          <w:marBottom w:val="0"/>
          <w:divBdr>
            <w:top w:val="none" w:sz="0" w:space="0" w:color="auto"/>
            <w:left w:val="none" w:sz="0" w:space="0" w:color="auto"/>
            <w:bottom w:val="none" w:sz="0" w:space="0" w:color="auto"/>
            <w:right w:val="none" w:sz="0" w:space="0" w:color="auto"/>
          </w:divBdr>
        </w:div>
      </w:divsChild>
    </w:div>
    <w:div w:id="633487030">
      <w:bodyDiv w:val="1"/>
      <w:marLeft w:val="0"/>
      <w:marRight w:val="0"/>
      <w:marTop w:val="0"/>
      <w:marBottom w:val="0"/>
      <w:divBdr>
        <w:top w:val="none" w:sz="0" w:space="0" w:color="auto"/>
        <w:left w:val="none" w:sz="0" w:space="0" w:color="auto"/>
        <w:bottom w:val="none" w:sz="0" w:space="0" w:color="auto"/>
        <w:right w:val="none" w:sz="0" w:space="0" w:color="auto"/>
      </w:divBdr>
    </w:div>
    <w:div w:id="633560191">
      <w:bodyDiv w:val="1"/>
      <w:marLeft w:val="0"/>
      <w:marRight w:val="0"/>
      <w:marTop w:val="0"/>
      <w:marBottom w:val="0"/>
      <w:divBdr>
        <w:top w:val="none" w:sz="0" w:space="0" w:color="auto"/>
        <w:left w:val="none" w:sz="0" w:space="0" w:color="auto"/>
        <w:bottom w:val="none" w:sz="0" w:space="0" w:color="auto"/>
        <w:right w:val="none" w:sz="0" w:space="0" w:color="auto"/>
      </w:divBdr>
    </w:div>
    <w:div w:id="633603225">
      <w:bodyDiv w:val="1"/>
      <w:marLeft w:val="0"/>
      <w:marRight w:val="0"/>
      <w:marTop w:val="0"/>
      <w:marBottom w:val="0"/>
      <w:divBdr>
        <w:top w:val="none" w:sz="0" w:space="0" w:color="auto"/>
        <w:left w:val="none" w:sz="0" w:space="0" w:color="auto"/>
        <w:bottom w:val="none" w:sz="0" w:space="0" w:color="auto"/>
        <w:right w:val="none" w:sz="0" w:space="0" w:color="auto"/>
      </w:divBdr>
    </w:div>
    <w:div w:id="633675870">
      <w:bodyDiv w:val="1"/>
      <w:marLeft w:val="0"/>
      <w:marRight w:val="0"/>
      <w:marTop w:val="0"/>
      <w:marBottom w:val="0"/>
      <w:divBdr>
        <w:top w:val="none" w:sz="0" w:space="0" w:color="auto"/>
        <w:left w:val="none" w:sz="0" w:space="0" w:color="auto"/>
        <w:bottom w:val="none" w:sz="0" w:space="0" w:color="auto"/>
        <w:right w:val="none" w:sz="0" w:space="0" w:color="auto"/>
      </w:divBdr>
    </w:div>
    <w:div w:id="633680347">
      <w:bodyDiv w:val="1"/>
      <w:marLeft w:val="0"/>
      <w:marRight w:val="0"/>
      <w:marTop w:val="0"/>
      <w:marBottom w:val="0"/>
      <w:divBdr>
        <w:top w:val="none" w:sz="0" w:space="0" w:color="auto"/>
        <w:left w:val="none" w:sz="0" w:space="0" w:color="auto"/>
        <w:bottom w:val="none" w:sz="0" w:space="0" w:color="auto"/>
        <w:right w:val="none" w:sz="0" w:space="0" w:color="auto"/>
      </w:divBdr>
    </w:div>
    <w:div w:id="633753596">
      <w:bodyDiv w:val="1"/>
      <w:marLeft w:val="0"/>
      <w:marRight w:val="0"/>
      <w:marTop w:val="0"/>
      <w:marBottom w:val="0"/>
      <w:divBdr>
        <w:top w:val="none" w:sz="0" w:space="0" w:color="auto"/>
        <w:left w:val="none" w:sz="0" w:space="0" w:color="auto"/>
        <w:bottom w:val="none" w:sz="0" w:space="0" w:color="auto"/>
        <w:right w:val="none" w:sz="0" w:space="0" w:color="auto"/>
      </w:divBdr>
    </w:div>
    <w:div w:id="633828617">
      <w:bodyDiv w:val="1"/>
      <w:marLeft w:val="0"/>
      <w:marRight w:val="0"/>
      <w:marTop w:val="0"/>
      <w:marBottom w:val="0"/>
      <w:divBdr>
        <w:top w:val="none" w:sz="0" w:space="0" w:color="auto"/>
        <w:left w:val="none" w:sz="0" w:space="0" w:color="auto"/>
        <w:bottom w:val="none" w:sz="0" w:space="0" w:color="auto"/>
        <w:right w:val="none" w:sz="0" w:space="0" w:color="auto"/>
      </w:divBdr>
    </w:div>
    <w:div w:id="633871067">
      <w:bodyDiv w:val="1"/>
      <w:marLeft w:val="0"/>
      <w:marRight w:val="0"/>
      <w:marTop w:val="0"/>
      <w:marBottom w:val="0"/>
      <w:divBdr>
        <w:top w:val="none" w:sz="0" w:space="0" w:color="auto"/>
        <w:left w:val="none" w:sz="0" w:space="0" w:color="auto"/>
        <w:bottom w:val="none" w:sz="0" w:space="0" w:color="auto"/>
        <w:right w:val="none" w:sz="0" w:space="0" w:color="auto"/>
      </w:divBdr>
    </w:div>
    <w:div w:id="633946506">
      <w:bodyDiv w:val="1"/>
      <w:marLeft w:val="0"/>
      <w:marRight w:val="0"/>
      <w:marTop w:val="0"/>
      <w:marBottom w:val="0"/>
      <w:divBdr>
        <w:top w:val="none" w:sz="0" w:space="0" w:color="auto"/>
        <w:left w:val="none" w:sz="0" w:space="0" w:color="auto"/>
        <w:bottom w:val="none" w:sz="0" w:space="0" w:color="auto"/>
        <w:right w:val="none" w:sz="0" w:space="0" w:color="auto"/>
      </w:divBdr>
    </w:div>
    <w:div w:id="633947206">
      <w:bodyDiv w:val="1"/>
      <w:marLeft w:val="0"/>
      <w:marRight w:val="0"/>
      <w:marTop w:val="0"/>
      <w:marBottom w:val="0"/>
      <w:divBdr>
        <w:top w:val="none" w:sz="0" w:space="0" w:color="auto"/>
        <w:left w:val="none" w:sz="0" w:space="0" w:color="auto"/>
        <w:bottom w:val="none" w:sz="0" w:space="0" w:color="auto"/>
        <w:right w:val="none" w:sz="0" w:space="0" w:color="auto"/>
      </w:divBdr>
    </w:div>
    <w:div w:id="633949925">
      <w:bodyDiv w:val="1"/>
      <w:marLeft w:val="0"/>
      <w:marRight w:val="0"/>
      <w:marTop w:val="0"/>
      <w:marBottom w:val="0"/>
      <w:divBdr>
        <w:top w:val="none" w:sz="0" w:space="0" w:color="auto"/>
        <w:left w:val="none" w:sz="0" w:space="0" w:color="auto"/>
        <w:bottom w:val="none" w:sz="0" w:space="0" w:color="auto"/>
        <w:right w:val="none" w:sz="0" w:space="0" w:color="auto"/>
      </w:divBdr>
    </w:div>
    <w:div w:id="633950694">
      <w:bodyDiv w:val="1"/>
      <w:marLeft w:val="0"/>
      <w:marRight w:val="0"/>
      <w:marTop w:val="0"/>
      <w:marBottom w:val="0"/>
      <w:divBdr>
        <w:top w:val="none" w:sz="0" w:space="0" w:color="auto"/>
        <w:left w:val="none" w:sz="0" w:space="0" w:color="auto"/>
        <w:bottom w:val="none" w:sz="0" w:space="0" w:color="auto"/>
        <w:right w:val="none" w:sz="0" w:space="0" w:color="auto"/>
      </w:divBdr>
    </w:div>
    <w:div w:id="633951620">
      <w:bodyDiv w:val="1"/>
      <w:marLeft w:val="0"/>
      <w:marRight w:val="0"/>
      <w:marTop w:val="0"/>
      <w:marBottom w:val="0"/>
      <w:divBdr>
        <w:top w:val="none" w:sz="0" w:space="0" w:color="auto"/>
        <w:left w:val="none" w:sz="0" w:space="0" w:color="auto"/>
        <w:bottom w:val="none" w:sz="0" w:space="0" w:color="auto"/>
        <w:right w:val="none" w:sz="0" w:space="0" w:color="auto"/>
      </w:divBdr>
    </w:div>
    <w:div w:id="634026972">
      <w:bodyDiv w:val="1"/>
      <w:marLeft w:val="0"/>
      <w:marRight w:val="0"/>
      <w:marTop w:val="0"/>
      <w:marBottom w:val="0"/>
      <w:divBdr>
        <w:top w:val="none" w:sz="0" w:space="0" w:color="auto"/>
        <w:left w:val="none" w:sz="0" w:space="0" w:color="auto"/>
        <w:bottom w:val="none" w:sz="0" w:space="0" w:color="auto"/>
        <w:right w:val="none" w:sz="0" w:space="0" w:color="auto"/>
      </w:divBdr>
    </w:div>
    <w:div w:id="634067868">
      <w:bodyDiv w:val="1"/>
      <w:marLeft w:val="0"/>
      <w:marRight w:val="0"/>
      <w:marTop w:val="0"/>
      <w:marBottom w:val="0"/>
      <w:divBdr>
        <w:top w:val="none" w:sz="0" w:space="0" w:color="auto"/>
        <w:left w:val="none" w:sz="0" w:space="0" w:color="auto"/>
        <w:bottom w:val="none" w:sz="0" w:space="0" w:color="auto"/>
        <w:right w:val="none" w:sz="0" w:space="0" w:color="auto"/>
      </w:divBdr>
    </w:div>
    <w:div w:id="634069713">
      <w:bodyDiv w:val="1"/>
      <w:marLeft w:val="0"/>
      <w:marRight w:val="0"/>
      <w:marTop w:val="0"/>
      <w:marBottom w:val="0"/>
      <w:divBdr>
        <w:top w:val="none" w:sz="0" w:space="0" w:color="auto"/>
        <w:left w:val="none" w:sz="0" w:space="0" w:color="auto"/>
        <w:bottom w:val="none" w:sz="0" w:space="0" w:color="auto"/>
        <w:right w:val="none" w:sz="0" w:space="0" w:color="auto"/>
      </w:divBdr>
    </w:div>
    <w:div w:id="634137705">
      <w:bodyDiv w:val="1"/>
      <w:marLeft w:val="0"/>
      <w:marRight w:val="0"/>
      <w:marTop w:val="0"/>
      <w:marBottom w:val="0"/>
      <w:divBdr>
        <w:top w:val="none" w:sz="0" w:space="0" w:color="auto"/>
        <w:left w:val="none" w:sz="0" w:space="0" w:color="auto"/>
        <w:bottom w:val="none" w:sz="0" w:space="0" w:color="auto"/>
        <w:right w:val="none" w:sz="0" w:space="0" w:color="auto"/>
      </w:divBdr>
      <w:divsChild>
        <w:div w:id="31420141">
          <w:marLeft w:val="480"/>
          <w:marRight w:val="0"/>
          <w:marTop w:val="0"/>
          <w:marBottom w:val="0"/>
          <w:divBdr>
            <w:top w:val="none" w:sz="0" w:space="0" w:color="auto"/>
            <w:left w:val="none" w:sz="0" w:space="0" w:color="auto"/>
            <w:bottom w:val="none" w:sz="0" w:space="0" w:color="auto"/>
            <w:right w:val="none" w:sz="0" w:space="0" w:color="auto"/>
          </w:divBdr>
        </w:div>
        <w:div w:id="76945683">
          <w:marLeft w:val="480"/>
          <w:marRight w:val="0"/>
          <w:marTop w:val="0"/>
          <w:marBottom w:val="0"/>
          <w:divBdr>
            <w:top w:val="none" w:sz="0" w:space="0" w:color="auto"/>
            <w:left w:val="none" w:sz="0" w:space="0" w:color="auto"/>
            <w:bottom w:val="none" w:sz="0" w:space="0" w:color="auto"/>
            <w:right w:val="none" w:sz="0" w:space="0" w:color="auto"/>
          </w:divBdr>
        </w:div>
        <w:div w:id="162552513">
          <w:marLeft w:val="480"/>
          <w:marRight w:val="0"/>
          <w:marTop w:val="0"/>
          <w:marBottom w:val="0"/>
          <w:divBdr>
            <w:top w:val="none" w:sz="0" w:space="0" w:color="auto"/>
            <w:left w:val="none" w:sz="0" w:space="0" w:color="auto"/>
            <w:bottom w:val="none" w:sz="0" w:space="0" w:color="auto"/>
            <w:right w:val="none" w:sz="0" w:space="0" w:color="auto"/>
          </w:divBdr>
        </w:div>
        <w:div w:id="313339863">
          <w:marLeft w:val="480"/>
          <w:marRight w:val="0"/>
          <w:marTop w:val="0"/>
          <w:marBottom w:val="0"/>
          <w:divBdr>
            <w:top w:val="none" w:sz="0" w:space="0" w:color="auto"/>
            <w:left w:val="none" w:sz="0" w:space="0" w:color="auto"/>
            <w:bottom w:val="none" w:sz="0" w:space="0" w:color="auto"/>
            <w:right w:val="none" w:sz="0" w:space="0" w:color="auto"/>
          </w:divBdr>
        </w:div>
        <w:div w:id="322124932">
          <w:marLeft w:val="480"/>
          <w:marRight w:val="0"/>
          <w:marTop w:val="0"/>
          <w:marBottom w:val="0"/>
          <w:divBdr>
            <w:top w:val="none" w:sz="0" w:space="0" w:color="auto"/>
            <w:left w:val="none" w:sz="0" w:space="0" w:color="auto"/>
            <w:bottom w:val="none" w:sz="0" w:space="0" w:color="auto"/>
            <w:right w:val="none" w:sz="0" w:space="0" w:color="auto"/>
          </w:divBdr>
        </w:div>
        <w:div w:id="381559746">
          <w:marLeft w:val="480"/>
          <w:marRight w:val="0"/>
          <w:marTop w:val="0"/>
          <w:marBottom w:val="0"/>
          <w:divBdr>
            <w:top w:val="none" w:sz="0" w:space="0" w:color="auto"/>
            <w:left w:val="none" w:sz="0" w:space="0" w:color="auto"/>
            <w:bottom w:val="none" w:sz="0" w:space="0" w:color="auto"/>
            <w:right w:val="none" w:sz="0" w:space="0" w:color="auto"/>
          </w:divBdr>
        </w:div>
        <w:div w:id="384766552">
          <w:marLeft w:val="480"/>
          <w:marRight w:val="0"/>
          <w:marTop w:val="0"/>
          <w:marBottom w:val="0"/>
          <w:divBdr>
            <w:top w:val="none" w:sz="0" w:space="0" w:color="auto"/>
            <w:left w:val="none" w:sz="0" w:space="0" w:color="auto"/>
            <w:bottom w:val="none" w:sz="0" w:space="0" w:color="auto"/>
            <w:right w:val="none" w:sz="0" w:space="0" w:color="auto"/>
          </w:divBdr>
        </w:div>
        <w:div w:id="486702107">
          <w:marLeft w:val="480"/>
          <w:marRight w:val="0"/>
          <w:marTop w:val="0"/>
          <w:marBottom w:val="0"/>
          <w:divBdr>
            <w:top w:val="none" w:sz="0" w:space="0" w:color="auto"/>
            <w:left w:val="none" w:sz="0" w:space="0" w:color="auto"/>
            <w:bottom w:val="none" w:sz="0" w:space="0" w:color="auto"/>
            <w:right w:val="none" w:sz="0" w:space="0" w:color="auto"/>
          </w:divBdr>
        </w:div>
        <w:div w:id="491138701">
          <w:marLeft w:val="480"/>
          <w:marRight w:val="0"/>
          <w:marTop w:val="0"/>
          <w:marBottom w:val="0"/>
          <w:divBdr>
            <w:top w:val="none" w:sz="0" w:space="0" w:color="auto"/>
            <w:left w:val="none" w:sz="0" w:space="0" w:color="auto"/>
            <w:bottom w:val="none" w:sz="0" w:space="0" w:color="auto"/>
            <w:right w:val="none" w:sz="0" w:space="0" w:color="auto"/>
          </w:divBdr>
        </w:div>
        <w:div w:id="522213494">
          <w:marLeft w:val="480"/>
          <w:marRight w:val="0"/>
          <w:marTop w:val="0"/>
          <w:marBottom w:val="0"/>
          <w:divBdr>
            <w:top w:val="none" w:sz="0" w:space="0" w:color="auto"/>
            <w:left w:val="none" w:sz="0" w:space="0" w:color="auto"/>
            <w:bottom w:val="none" w:sz="0" w:space="0" w:color="auto"/>
            <w:right w:val="none" w:sz="0" w:space="0" w:color="auto"/>
          </w:divBdr>
        </w:div>
        <w:div w:id="595943884">
          <w:marLeft w:val="480"/>
          <w:marRight w:val="0"/>
          <w:marTop w:val="0"/>
          <w:marBottom w:val="0"/>
          <w:divBdr>
            <w:top w:val="none" w:sz="0" w:space="0" w:color="auto"/>
            <w:left w:val="none" w:sz="0" w:space="0" w:color="auto"/>
            <w:bottom w:val="none" w:sz="0" w:space="0" w:color="auto"/>
            <w:right w:val="none" w:sz="0" w:space="0" w:color="auto"/>
          </w:divBdr>
        </w:div>
        <w:div w:id="622537909">
          <w:marLeft w:val="480"/>
          <w:marRight w:val="0"/>
          <w:marTop w:val="0"/>
          <w:marBottom w:val="0"/>
          <w:divBdr>
            <w:top w:val="none" w:sz="0" w:space="0" w:color="auto"/>
            <w:left w:val="none" w:sz="0" w:space="0" w:color="auto"/>
            <w:bottom w:val="none" w:sz="0" w:space="0" w:color="auto"/>
            <w:right w:val="none" w:sz="0" w:space="0" w:color="auto"/>
          </w:divBdr>
        </w:div>
      </w:divsChild>
    </w:div>
    <w:div w:id="634218797">
      <w:bodyDiv w:val="1"/>
      <w:marLeft w:val="0"/>
      <w:marRight w:val="0"/>
      <w:marTop w:val="0"/>
      <w:marBottom w:val="0"/>
      <w:divBdr>
        <w:top w:val="none" w:sz="0" w:space="0" w:color="auto"/>
        <w:left w:val="none" w:sz="0" w:space="0" w:color="auto"/>
        <w:bottom w:val="none" w:sz="0" w:space="0" w:color="auto"/>
        <w:right w:val="none" w:sz="0" w:space="0" w:color="auto"/>
      </w:divBdr>
      <w:divsChild>
        <w:div w:id="54470768">
          <w:marLeft w:val="480"/>
          <w:marRight w:val="0"/>
          <w:marTop w:val="0"/>
          <w:marBottom w:val="0"/>
          <w:divBdr>
            <w:top w:val="none" w:sz="0" w:space="0" w:color="auto"/>
            <w:left w:val="none" w:sz="0" w:space="0" w:color="auto"/>
            <w:bottom w:val="none" w:sz="0" w:space="0" w:color="auto"/>
            <w:right w:val="none" w:sz="0" w:space="0" w:color="auto"/>
          </w:divBdr>
        </w:div>
        <w:div w:id="104010673">
          <w:marLeft w:val="480"/>
          <w:marRight w:val="0"/>
          <w:marTop w:val="0"/>
          <w:marBottom w:val="0"/>
          <w:divBdr>
            <w:top w:val="none" w:sz="0" w:space="0" w:color="auto"/>
            <w:left w:val="none" w:sz="0" w:space="0" w:color="auto"/>
            <w:bottom w:val="none" w:sz="0" w:space="0" w:color="auto"/>
            <w:right w:val="none" w:sz="0" w:space="0" w:color="auto"/>
          </w:divBdr>
        </w:div>
        <w:div w:id="128403533">
          <w:marLeft w:val="480"/>
          <w:marRight w:val="0"/>
          <w:marTop w:val="0"/>
          <w:marBottom w:val="0"/>
          <w:divBdr>
            <w:top w:val="none" w:sz="0" w:space="0" w:color="auto"/>
            <w:left w:val="none" w:sz="0" w:space="0" w:color="auto"/>
            <w:bottom w:val="none" w:sz="0" w:space="0" w:color="auto"/>
            <w:right w:val="none" w:sz="0" w:space="0" w:color="auto"/>
          </w:divBdr>
        </w:div>
        <w:div w:id="182090892">
          <w:marLeft w:val="480"/>
          <w:marRight w:val="0"/>
          <w:marTop w:val="0"/>
          <w:marBottom w:val="0"/>
          <w:divBdr>
            <w:top w:val="none" w:sz="0" w:space="0" w:color="auto"/>
            <w:left w:val="none" w:sz="0" w:space="0" w:color="auto"/>
            <w:bottom w:val="none" w:sz="0" w:space="0" w:color="auto"/>
            <w:right w:val="none" w:sz="0" w:space="0" w:color="auto"/>
          </w:divBdr>
        </w:div>
        <w:div w:id="213005961">
          <w:marLeft w:val="480"/>
          <w:marRight w:val="0"/>
          <w:marTop w:val="0"/>
          <w:marBottom w:val="0"/>
          <w:divBdr>
            <w:top w:val="none" w:sz="0" w:space="0" w:color="auto"/>
            <w:left w:val="none" w:sz="0" w:space="0" w:color="auto"/>
            <w:bottom w:val="none" w:sz="0" w:space="0" w:color="auto"/>
            <w:right w:val="none" w:sz="0" w:space="0" w:color="auto"/>
          </w:divBdr>
        </w:div>
        <w:div w:id="312876137">
          <w:marLeft w:val="480"/>
          <w:marRight w:val="0"/>
          <w:marTop w:val="0"/>
          <w:marBottom w:val="0"/>
          <w:divBdr>
            <w:top w:val="none" w:sz="0" w:space="0" w:color="auto"/>
            <w:left w:val="none" w:sz="0" w:space="0" w:color="auto"/>
            <w:bottom w:val="none" w:sz="0" w:space="0" w:color="auto"/>
            <w:right w:val="none" w:sz="0" w:space="0" w:color="auto"/>
          </w:divBdr>
        </w:div>
        <w:div w:id="336735083">
          <w:marLeft w:val="480"/>
          <w:marRight w:val="0"/>
          <w:marTop w:val="0"/>
          <w:marBottom w:val="0"/>
          <w:divBdr>
            <w:top w:val="none" w:sz="0" w:space="0" w:color="auto"/>
            <w:left w:val="none" w:sz="0" w:space="0" w:color="auto"/>
            <w:bottom w:val="none" w:sz="0" w:space="0" w:color="auto"/>
            <w:right w:val="none" w:sz="0" w:space="0" w:color="auto"/>
          </w:divBdr>
        </w:div>
        <w:div w:id="424107506">
          <w:marLeft w:val="480"/>
          <w:marRight w:val="0"/>
          <w:marTop w:val="0"/>
          <w:marBottom w:val="0"/>
          <w:divBdr>
            <w:top w:val="none" w:sz="0" w:space="0" w:color="auto"/>
            <w:left w:val="none" w:sz="0" w:space="0" w:color="auto"/>
            <w:bottom w:val="none" w:sz="0" w:space="0" w:color="auto"/>
            <w:right w:val="none" w:sz="0" w:space="0" w:color="auto"/>
          </w:divBdr>
        </w:div>
        <w:div w:id="431438602">
          <w:marLeft w:val="480"/>
          <w:marRight w:val="0"/>
          <w:marTop w:val="0"/>
          <w:marBottom w:val="0"/>
          <w:divBdr>
            <w:top w:val="none" w:sz="0" w:space="0" w:color="auto"/>
            <w:left w:val="none" w:sz="0" w:space="0" w:color="auto"/>
            <w:bottom w:val="none" w:sz="0" w:space="0" w:color="auto"/>
            <w:right w:val="none" w:sz="0" w:space="0" w:color="auto"/>
          </w:divBdr>
        </w:div>
        <w:div w:id="467599389">
          <w:marLeft w:val="480"/>
          <w:marRight w:val="0"/>
          <w:marTop w:val="0"/>
          <w:marBottom w:val="0"/>
          <w:divBdr>
            <w:top w:val="none" w:sz="0" w:space="0" w:color="auto"/>
            <w:left w:val="none" w:sz="0" w:space="0" w:color="auto"/>
            <w:bottom w:val="none" w:sz="0" w:space="0" w:color="auto"/>
            <w:right w:val="none" w:sz="0" w:space="0" w:color="auto"/>
          </w:divBdr>
        </w:div>
        <w:div w:id="494028318">
          <w:marLeft w:val="480"/>
          <w:marRight w:val="0"/>
          <w:marTop w:val="0"/>
          <w:marBottom w:val="0"/>
          <w:divBdr>
            <w:top w:val="none" w:sz="0" w:space="0" w:color="auto"/>
            <w:left w:val="none" w:sz="0" w:space="0" w:color="auto"/>
            <w:bottom w:val="none" w:sz="0" w:space="0" w:color="auto"/>
            <w:right w:val="none" w:sz="0" w:space="0" w:color="auto"/>
          </w:divBdr>
        </w:div>
        <w:div w:id="500581169">
          <w:marLeft w:val="480"/>
          <w:marRight w:val="0"/>
          <w:marTop w:val="0"/>
          <w:marBottom w:val="0"/>
          <w:divBdr>
            <w:top w:val="none" w:sz="0" w:space="0" w:color="auto"/>
            <w:left w:val="none" w:sz="0" w:space="0" w:color="auto"/>
            <w:bottom w:val="none" w:sz="0" w:space="0" w:color="auto"/>
            <w:right w:val="none" w:sz="0" w:space="0" w:color="auto"/>
          </w:divBdr>
        </w:div>
        <w:div w:id="525406580">
          <w:marLeft w:val="480"/>
          <w:marRight w:val="0"/>
          <w:marTop w:val="0"/>
          <w:marBottom w:val="0"/>
          <w:divBdr>
            <w:top w:val="none" w:sz="0" w:space="0" w:color="auto"/>
            <w:left w:val="none" w:sz="0" w:space="0" w:color="auto"/>
            <w:bottom w:val="none" w:sz="0" w:space="0" w:color="auto"/>
            <w:right w:val="none" w:sz="0" w:space="0" w:color="auto"/>
          </w:divBdr>
        </w:div>
        <w:div w:id="593128556">
          <w:marLeft w:val="480"/>
          <w:marRight w:val="0"/>
          <w:marTop w:val="0"/>
          <w:marBottom w:val="0"/>
          <w:divBdr>
            <w:top w:val="none" w:sz="0" w:space="0" w:color="auto"/>
            <w:left w:val="none" w:sz="0" w:space="0" w:color="auto"/>
            <w:bottom w:val="none" w:sz="0" w:space="0" w:color="auto"/>
            <w:right w:val="none" w:sz="0" w:space="0" w:color="auto"/>
          </w:divBdr>
        </w:div>
        <w:div w:id="645210215">
          <w:marLeft w:val="480"/>
          <w:marRight w:val="0"/>
          <w:marTop w:val="0"/>
          <w:marBottom w:val="0"/>
          <w:divBdr>
            <w:top w:val="none" w:sz="0" w:space="0" w:color="auto"/>
            <w:left w:val="none" w:sz="0" w:space="0" w:color="auto"/>
            <w:bottom w:val="none" w:sz="0" w:space="0" w:color="auto"/>
            <w:right w:val="none" w:sz="0" w:space="0" w:color="auto"/>
          </w:divBdr>
        </w:div>
        <w:div w:id="647242981">
          <w:marLeft w:val="480"/>
          <w:marRight w:val="0"/>
          <w:marTop w:val="0"/>
          <w:marBottom w:val="0"/>
          <w:divBdr>
            <w:top w:val="none" w:sz="0" w:space="0" w:color="auto"/>
            <w:left w:val="none" w:sz="0" w:space="0" w:color="auto"/>
            <w:bottom w:val="none" w:sz="0" w:space="0" w:color="auto"/>
            <w:right w:val="none" w:sz="0" w:space="0" w:color="auto"/>
          </w:divBdr>
        </w:div>
        <w:div w:id="792671868">
          <w:marLeft w:val="480"/>
          <w:marRight w:val="0"/>
          <w:marTop w:val="0"/>
          <w:marBottom w:val="0"/>
          <w:divBdr>
            <w:top w:val="none" w:sz="0" w:space="0" w:color="auto"/>
            <w:left w:val="none" w:sz="0" w:space="0" w:color="auto"/>
            <w:bottom w:val="none" w:sz="0" w:space="0" w:color="auto"/>
            <w:right w:val="none" w:sz="0" w:space="0" w:color="auto"/>
          </w:divBdr>
        </w:div>
        <w:div w:id="840121272">
          <w:marLeft w:val="480"/>
          <w:marRight w:val="0"/>
          <w:marTop w:val="0"/>
          <w:marBottom w:val="0"/>
          <w:divBdr>
            <w:top w:val="none" w:sz="0" w:space="0" w:color="auto"/>
            <w:left w:val="none" w:sz="0" w:space="0" w:color="auto"/>
            <w:bottom w:val="none" w:sz="0" w:space="0" w:color="auto"/>
            <w:right w:val="none" w:sz="0" w:space="0" w:color="auto"/>
          </w:divBdr>
        </w:div>
        <w:div w:id="864635712">
          <w:marLeft w:val="480"/>
          <w:marRight w:val="0"/>
          <w:marTop w:val="0"/>
          <w:marBottom w:val="0"/>
          <w:divBdr>
            <w:top w:val="none" w:sz="0" w:space="0" w:color="auto"/>
            <w:left w:val="none" w:sz="0" w:space="0" w:color="auto"/>
            <w:bottom w:val="none" w:sz="0" w:space="0" w:color="auto"/>
            <w:right w:val="none" w:sz="0" w:space="0" w:color="auto"/>
          </w:divBdr>
        </w:div>
        <w:div w:id="873739263">
          <w:marLeft w:val="480"/>
          <w:marRight w:val="0"/>
          <w:marTop w:val="0"/>
          <w:marBottom w:val="0"/>
          <w:divBdr>
            <w:top w:val="none" w:sz="0" w:space="0" w:color="auto"/>
            <w:left w:val="none" w:sz="0" w:space="0" w:color="auto"/>
            <w:bottom w:val="none" w:sz="0" w:space="0" w:color="auto"/>
            <w:right w:val="none" w:sz="0" w:space="0" w:color="auto"/>
          </w:divBdr>
        </w:div>
        <w:div w:id="890002883">
          <w:marLeft w:val="480"/>
          <w:marRight w:val="0"/>
          <w:marTop w:val="0"/>
          <w:marBottom w:val="0"/>
          <w:divBdr>
            <w:top w:val="none" w:sz="0" w:space="0" w:color="auto"/>
            <w:left w:val="none" w:sz="0" w:space="0" w:color="auto"/>
            <w:bottom w:val="none" w:sz="0" w:space="0" w:color="auto"/>
            <w:right w:val="none" w:sz="0" w:space="0" w:color="auto"/>
          </w:divBdr>
        </w:div>
        <w:div w:id="891893279">
          <w:marLeft w:val="480"/>
          <w:marRight w:val="0"/>
          <w:marTop w:val="0"/>
          <w:marBottom w:val="0"/>
          <w:divBdr>
            <w:top w:val="none" w:sz="0" w:space="0" w:color="auto"/>
            <w:left w:val="none" w:sz="0" w:space="0" w:color="auto"/>
            <w:bottom w:val="none" w:sz="0" w:space="0" w:color="auto"/>
            <w:right w:val="none" w:sz="0" w:space="0" w:color="auto"/>
          </w:divBdr>
        </w:div>
      </w:divsChild>
    </w:div>
    <w:div w:id="634331766">
      <w:bodyDiv w:val="1"/>
      <w:marLeft w:val="0"/>
      <w:marRight w:val="0"/>
      <w:marTop w:val="0"/>
      <w:marBottom w:val="0"/>
      <w:divBdr>
        <w:top w:val="none" w:sz="0" w:space="0" w:color="auto"/>
        <w:left w:val="none" w:sz="0" w:space="0" w:color="auto"/>
        <w:bottom w:val="none" w:sz="0" w:space="0" w:color="auto"/>
        <w:right w:val="none" w:sz="0" w:space="0" w:color="auto"/>
      </w:divBdr>
    </w:div>
    <w:div w:id="634408066">
      <w:bodyDiv w:val="1"/>
      <w:marLeft w:val="0"/>
      <w:marRight w:val="0"/>
      <w:marTop w:val="0"/>
      <w:marBottom w:val="0"/>
      <w:divBdr>
        <w:top w:val="none" w:sz="0" w:space="0" w:color="auto"/>
        <w:left w:val="none" w:sz="0" w:space="0" w:color="auto"/>
        <w:bottom w:val="none" w:sz="0" w:space="0" w:color="auto"/>
        <w:right w:val="none" w:sz="0" w:space="0" w:color="auto"/>
      </w:divBdr>
      <w:divsChild>
        <w:div w:id="24209795">
          <w:marLeft w:val="480"/>
          <w:marRight w:val="0"/>
          <w:marTop w:val="0"/>
          <w:marBottom w:val="0"/>
          <w:divBdr>
            <w:top w:val="none" w:sz="0" w:space="0" w:color="auto"/>
            <w:left w:val="none" w:sz="0" w:space="0" w:color="auto"/>
            <w:bottom w:val="none" w:sz="0" w:space="0" w:color="auto"/>
            <w:right w:val="none" w:sz="0" w:space="0" w:color="auto"/>
          </w:divBdr>
        </w:div>
        <w:div w:id="91781068">
          <w:marLeft w:val="480"/>
          <w:marRight w:val="0"/>
          <w:marTop w:val="0"/>
          <w:marBottom w:val="0"/>
          <w:divBdr>
            <w:top w:val="none" w:sz="0" w:space="0" w:color="auto"/>
            <w:left w:val="none" w:sz="0" w:space="0" w:color="auto"/>
            <w:bottom w:val="none" w:sz="0" w:space="0" w:color="auto"/>
            <w:right w:val="none" w:sz="0" w:space="0" w:color="auto"/>
          </w:divBdr>
        </w:div>
        <w:div w:id="95752175">
          <w:marLeft w:val="480"/>
          <w:marRight w:val="0"/>
          <w:marTop w:val="0"/>
          <w:marBottom w:val="0"/>
          <w:divBdr>
            <w:top w:val="none" w:sz="0" w:space="0" w:color="auto"/>
            <w:left w:val="none" w:sz="0" w:space="0" w:color="auto"/>
            <w:bottom w:val="none" w:sz="0" w:space="0" w:color="auto"/>
            <w:right w:val="none" w:sz="0" w:space="0" w:color="auto"/>
          </w:divBdr>
        </w:div>
        <w:div w:id="131099382">
          <w:marLeft w:val="480"/>
          <w:marRight w:val="0"/>
          <w:marTop w:val="0"/>
          <w:marBottom w:val="0"/>
          <w:divBdr>
            <w:top w:val="none" w:sz="0" w:space="0" w:color="auto"/>
            <w:left w:val="none" w:sz="0" w:space="0" w:color="auto"/>
            <w:bottom w:val="none" w:sz="0" w:space="0" w:color="auto"/>
            <w:right w:val="none" w:sz="0" w:space="0" w:color="auto"/>
          </w:divBdr>
        </w:div>
        <w:div w:id="144441864">
          <w:marLeft w:val="480"/>
          <w:marRight w:val="0"/>
          <w:marTop w:val="0"/>
          <w:marBottom w:val="0"/>
          <w:divBdr>
            <w:top w:val="none" w:sz="0" w:space="0" w:color="auto"/>
            <w:left w:val="none" w:sz="0" w:space="0" w:color="auto"/>
            <w:bottom w:val="none" w:sz="0" w:space="0" w:color="auto"/>
            <w:right w:val="none" w:sz="0" w:space="0" w:color="auto"/>
          </w:divBdr>
        </w:div>
        <w:div w:id="194662933">
          <w:marLeft w:val="480"/>
          <w:marRight w:val="0"/>
          <w:marTop w:val="0"/>
          <w:marBottom w:val="0"/>
          <w:divBdr>
            <w:top w:val="none" w:sz="0" w:space="0" w:color="auto"/>
            <w:left w:val="none" w:sz="0" w:space="0" w:color="auto"/>
            <w:bottom w:val="none" w:sz="0" w:space="0" w:color="auto"/>
            <w:right w:val="none" w:sz="0" w:space="0" w:color="auto"/>
          </w:divBdr>
        </w:div>
        <w:div w:id="228197138">
          <w:marLeft w:val="480"/>
          <w:marRight w:val="0"/>
          <w:marTop w:val="0"/>
          <w:marBottom w:val="0"/>
          <w:divBdr>
            <w:top w:val="none" w:sz="0" w:space="0" w:color="auto"/>
            <w:left w:val="none" w:sz="0" w:space="0" w:color="auto"/>
            <w:bottom w:val="none" w:sz="0" w:space="0" w:color="auto"/>
            <w:right w:val="none" w:sz="0" w:space="0" w:color="auto"/>
          </w:divBdr>
        </w:div>
        <w:div w:id="247155303">
          <w:marLeft w:val="480"/>
          <w:marRight w:val="0"/>
          <w:marTop w:val="0"/>
          <w:marBottom w:val="0"/>
          <w:divBdr>
            <w:top w:val="none" w:sz="0" w:space="0" w:color="auto"/>
            <w:left w:val="none" w:sz="0" w:space="0" w:color="auto"/>
            <w:bottom w:val="none" w:sz="0" w:space="0" w:color="auto"/>
            <w:right w:val="none" w:sz="0" w:space="0" w:color="auto"/>
          </w:divBdr>
        </w:div>
        <w:div w:id="289016036">
          <w:marLeft w:val="480"/>
          <w:marRight w:val="0"/>
          <w:marTop w:val="0"/>
          <w:marBottom w:val="0"/>
          <w:divBdr>
            <w:top w:val="none" w:sz="0" w:space="0" w:color="auto"/>
            <w:left w:val="none" w:sz="0" w:space="0" w:color="auto"/>
            <w:bottom w:val="none" w:sz="0" w:space="0" w:color="auto"/>
            <w:right w:val="none" w:sz="0" w:space="0" w:color="auto"/>
          </w:divBdr>
        </w:div>
        <w:div w:id="348339851">
          <w:marLeft w:val="480"/>
          <w:marRight w:val="0"/>
          <w:marTop w:val="0"/>
          <w:marBottom w:val="0"/>
          <w:divBdr>
            <w:top w:val="none" w:sz="0" w:space="0" w:color="auto"/>
            <w:left w:val="none" w:sz="0" w:space="0" w:color="auto"/>
            <w:bottom w:val="none" w:sz="0" w:space="0" w:color="auto"/>
            <w:right w:val="none" w:sz="0" w:space="0" w:color="auto"/>
          </w:divBdr>
        </w:div>
        <w:div w:id="383143856">
          <w:marLeft w:val="480"/>
          <w:marRight w:val="0"/>
          <w:marTop w:val="0"/>
          <w:marBottom w:val="0"/>
          <w:divBdr>
            <w:top w:val="none" w:sz="0" w:space="0" w:color="auto"/>
            <w:left w:val="none" w:sz="0" w:space="0" w:color="auto"/>
            <w:bottom w:val="none" w:sz="0" w:space="0" w:color="auto"/>
            <w:right w:val="none" w:sz="0" w:space="0" w:color="auto"/>
          </w:divBdr>
        </w:div>
        <w:div w:id="398402629">
          <w:marLeft w:val="480"/>
          <w:marRight w:val="0"/>
          <w:marTop w:val="0"/>
          <w:marBottom w:val="0"/>
          <w:divBdr>
            <w:top w:val="none" w:sz="0" w:space="0" w:color="auto"/>
            <w:left w:val="none" w:sz="0" w:space="0" w:color="auto"/>
            <w:bottom w:val="none" w:sz="0" w:space="0" w:color="auto"/>
            <w:right w:val="none" w:sz="0" w:space="0" w:color="auto"/>
          </w:divBdr>
        </w:div>
        <w:div w:id="422844446">
          <w:marLeft w:val="480"/>
          <w:marRight w:val="0"/>
          <w:marTop w:val="0"/>
          <w:marBottom w:val="0"/>
          <w:divBdr>
            <w:top w:val="none" w:sz="0" w:space="0" w:color="auto"/>
            <w:left w:val="none" w:sz="0" w:space="0" w:color="auto"/>
            <w:bottom w:val="none" w:sz="0" w:space="0" w:color="auto"/>
            <w:right w:val="none" w:sz="0" w:space="0" w:color="auto"/>
          </w:divBdr>
        </w:div>
        <w:div w:id="424156118">
          <w:marLeft w:val="480"/>
          <w:marRight w:val="0"/>
          <w:marTop w:val="0"/>
          <w:marBottom w:val="0"/>
          <w:divBdr>
            <w:top w:val="none" w:sz="0" w:space="0" w:color="auto"/>
            <w:left w:val="none" w:sz="0" w:space="0" w:color="auto"/>
            <w:bottom w:val="none" w:sz="0" w:space="0" w:color="auto"/>
            <w:right w:val="none" w:sz="0" w:space="0" w:color="auto"/>
          </w:divBdr>
        </w:div>
        <w:div w:id="479465662">
          <w:marLeft w:val="480"/>
          <w:marRight w:val="0"/>
          <w:marTop w:val="0"/>
          <w:marBottom w:val="0"/>
          <w:divBdr>
            <w:top w:val="none" w:sz="0" w:space="0" w:color="auto"/>
            <w:left w:val="none" w:sz="0" w:space="0" w:color="auto"/>
            <w:bottom w:val="none" w:sz="0" w:space="0" w:color="auto"/>
            <w:right w:val="none" w:sz="0" w:space="0" w:color="auto"/>
          </w:divBdr>
        </w:div>
        <w:div w:id="505556481">
          <w:marLeft w:val="480"/>
          <w:marRight w:val="0"/>
          <w:marTop w:val="0"/>
          <w:marBottom w:val="0"/>
          <w:divBdr>
            <w:top w:val="none" w:sz="0" w:space="0" w:color="auto"/>
            <w:left w:val="none" w:sz="0" w:space="0" w:color="auto"/>
            <w:bottom w:val="none" w:sz="0" w:space="0" w:color="auto"/>
            <w:right w:val="none" w:sz="0" w:space="0" w:color="auto"/>
          </w:divBdr>
        </w:div>
        <w:div w:id="518667646">
          <w:marLeft w:val="480"/>
          <w:marRight w:val="0"/>
          <w:marTop w:val="0"/>
          <w:marBottom w:val="0"/>
          <w:divBdr>
            <w:top w:val="none" w:sz="0" w:space="0" w:color="auto"/>
            <w:left w:val="none" w:sz="0" w:space="0" w:color="auto"/>
            <w:bottom w:val="none" w:sz="0" w:space="0" w:color="auto"/>
            <w:right w:val="none" w:sz="0" w:space="0" w:color="auto"/>
          </w:divBdr>
        </w:div>
        <w:div w:id="572010231">
          <w:marLeft w:val="480"/>
          <w:marRight w:val="0"/>
          <w:marTop w:val="0"/>
          <w:marBottom w:val="0"/>
          <w:divBdr>
            <w:top w:val="none" w:sz="0" w:space="0" w:color="auto"/>
            <w:left w:val="none" w:sz="0" w:space="0" w:color="auto"/>
            <w:bottom w:val="none" w:sz="0" w:space="0" w:color="auto"/>
            <w:right w:val="none" w:sz="0" w:space="0" w:color="auto"/>
          </w:divBdr>
        </w:div>
        <w:div w:id="637875538">
          <w:marLeft w:val="480"/>
          <w:marRight w:val="0"/>
          <w:marTop w:val="0"/>
          <w:marBottom w:val="0"/>
          <w:divBdr>
            <w:top w:val="none" w:sz="0" w:space="0" w:color="auto"/>
            <w:left w:val="none" w:sz="0" w:space="0" w:color="auto"/>
            <w:bottom w:val="none" w:sz="0" w:space="0" w:color="auto"/>
            <w:right w:val="none" w:sz="0" w:space="0" w:color="auto"/>
          </w:divBdr>
        </w:div>
        <w:div w:id="672415568">
          <w:marLeft w:val="480"/>
          <w:marRight w:val="0"/>
          <w:marTop w:val="0"/>
          <w:marBottom w:val="0"/>
          <w:divBdr>
            <w:top w:val="none" w:sz="0" w:space="0" w:color="auto"/>
            <w:left w:val="none" w:sz="0" w:space="0" w:color="auto"/>
            <w:bottom w:val="none" w:sz="0" w:space="0" w:color="auto"/>
            <w:right w:val="none" w:sz="0" w:space="0" w:color="auto"/>
          </w:divBdr>
        </w:div>
        <w:div w:id="745418115">
          <w:marLeft w:val="480"/>
          <w:marRight w:val="0"/>
          <w:marTop w:val="0"/>
          <w:marBottom w:val="0"/>
          <w:divBdr>
            <w:top w:val="none" w:sz="0" w:space="0" w:color="auto"/>
            <w:left w:val="none" w:sz="0" w:space="0" w:color="auto"/>
            <w:bottom w:val="none" w:sz="0" w:space="0" w:color="auto"/>
            <w:right w:val="none" w:sz="0" w:space="0" w:color="auto"/>
          </w:divBdr>
        </w:div>
        <w:div w:id="776215545">
          <w:marLeft w:val="480"/>
          <w:marRight w:val="0"/>
          <w:marTop w:val="0"/>
          <w:marBottom w:val="0"/>
          <w:divBdr>
            <w:top w:val="none" w:sz="0" w:space="0" w:color="auto"/>
            <w:left w:val="none" w:sz="0" w:space="0" w:color="auto"/>
            <w:bottom w:val="none" w:sz="0" w:space="0" w:color="auto"/>
            <w:right w:val="none" w:sz="0" w:space="0" w:color="auto"/>
          </w:divBdr>
        </w:div>
        <w:div w:id="839926097">
          <w:marLeft w:val="480"/>
          <w:marRight w:val="0"/>
          <w:marTop w:val="0"/>
          <w:marBottom w:val="0"/>
          <w:divBdr>
            <w:top w:val="none" w:sz="0" w:space="0" w:color="auto"/>
            <w:left w:val="none" w:sz="0" w:space="0" w:color="auto"/>
            <w:bottom w:val="none" w:sz="0" w:space="0" w:color="auto"/>
            <w:right w:val="none" w:sz="0" w:space="0" w:color="auto"/>
          </w:divBdr>
        </w:div>
        <w:div w:id="902906146">
          <w:marLeft w:val="480"/>
          <w:marRight w:val="0"/>
          <w:marTop w:val="0"/>
          <w:marBottom w:val="0"/>
          <w:divBdr>
            <w:top w:val="none" w:sz="0" w:space="0" w:color="auto"/>
            <w:left w:val="none" w:sz="0" w:space="0" w:color="auto"/>
            <w:bottom w:val="none" w:sz="0" w:space="0" w:color="auto"/>
            <w:right w:val="none" w:sz="0" w:space="0" w:color="auto"/>
          </w:divBdr>
        </w:div>
      </w:divsChild>
    </w:div>
    <w:div w:id="634527581">
      <w:bodyDiv w:val="1"/>
      <w:marLeft w:val="0"/>
      <w:marRight w:val="0"/>
      <w:marTop w:val="0"/>
      <w:marBottom w:val="0"/>
      <w:divBdr>
        <w:top w:val="none" w:sz="0" w:space="0" w:color="auto"/>
        <w:left w:val="none" w:sz="0" w:space="0" w:color="auto"/>
        <w:bottom w:val="none" w:sz="0" w:space="0" w:color="auto"/>
        <w:right w:val="none" w:sz="0" w:space="0" w:color="auto"/>
      </w:divBdr>
    </w:div>
    <w:div w:id="634601641">
      <w:bodyDiv w:val="1"/>
      <w:marLeft w:val="0"/>
      <w:marRight w:val="0"/>
      <w:marTop w:val="0"/>
      <w:marBottom w:val="0"/>
      <w:divBdr>
        <w:top w:val="none" w:sz="0" w:space="0" w:color="auto"/>
        <w:left w:val="none" w:sz="0" w:space="0" w:color="auto"/>
        <w:bottom w:val="none" w:sz="0" w:space="0" w:color="auto"/>
        <w:right w:val="none" w:sz="0" w:space="0" w:color="auto"/>
      </w:divBdr>
    </w:div>
    <w:div w:id="634674773">
      <w:bodyDiv w:val="1"/>
      <w:marLeft w:val="0"/>
      <w:marRight w:val="0"/>
      <w:marTop w:val="0"/>
      <w:marBottom w:val="0"/>
      <w:divBdr>
        <w:top w:val="none" w:sz="0" w:space="0" w:color="auto"/>
        <w:left w:val="none" w:sz="0" w:space="0" w:color="auto"/>
        <w:bottom w:val="none" w:sz="0" w:space="0" w:color="auto"/>
        <w:right w:val="none" w:sz="0" w:space="0" w:color="auto"/>
      </w:divBdr>
      <w:divsChild>
        <w:div w:id="1055278">
          <w:marLeft w:val="480"/>
          <w:marRight w:val="0"/>
          <w:marTop w:val="0"/>
          <w:marBottom w:val="0"/>
          <w:divBdr>
            <w:top w:val="none" w:sz="0" w:space="0" w:color="auto"/>
            <w:left w:val="none" w:sz="0" w:space="0" w:color="auto"/>
            <w:bottom w:val="none" w:sz="0" w:space="0" w:color="auto"/>
            <w:right w:val="none" w:sz="0" w:space="0" w:color="auto"/>
          </w:divBdr>
        </w:div>
        <w:div w:id="53352527">
          <w:marLeft w:val="480"/>
          <w:marRight w:val="0"/>
          <w:marTop w:val="0"/>
          <w:marBottom w:val="0"/>
          <w:divBdr>
            <w:top w:val="none" w:sz="0" w:space="0" w:color="auto"/>
            <w:left w:val="none" w:sz="0" w:space="0" w:color="auto"/>
            <w:bottom w:val="none" w:sz="0" w:space="0" w:color="auto"/>
            <w:right w:val="none" w:sz="0" w:space="0" w:color="auto"/>
          </w:divBdr>
        </w:div>
        <w:div w:id="71975438">
          <w:marLeft w:val="480"/>
          <w:marRight w:val="0"/>
          <w:marTop w:val="0"/>
          <w:marBottom w:val="0"/>
          <w:divBdr>
            <w:top w:val="none" w:sz="0" w:space="0" w:color="auto"/>
            <w:left w:val="none" w:sz="0" w:space="0" w:color="auto"/>
            <w:bottom w:val="none" w:sz="0" w:space="0" w:color="auto"/>
            <w:right w:val="none" w:sz="0" w:space="0" w:color="auto"/>
          </w:divBdr>
        </w:div>
        <w:div w:id="92478625">
          <w:marLeft w:val="480"/>
          <w:marRight w:val="0"/>
          <w:marTop w:val="0"/>
          <w:marBottom w:val="0"/>
          <w:divBdr>
            <w:top w:val="none" w:sz="0" w:space="0" w:color="auto"/>
            <w:left w:val="none" w:sz="0" w:space="0" w:color="auto"/>
            <w:bottom w:val="none" w:sz="0" w:space="0" w:color="auto"/>
            <w:right w:val="none" w:sz="0" w:space="0" w:color="auto"/>
          </w:divBdr>
        </w:div>
        <w:div w:id="177812120">
          <w:marLeft w:val="480"/>
          <w:marRight w:val="0"/>
          <w:marTop w:val="0"/>
          <w:marBottom w:val="0"/>
          <w:divBdr>
            <w:top w:val="none" w:sz="0" w:space="0" w:color="auto"/>
            <w:left w:val="none" w:sz="0" w:space="0" w:color="auto"/>
            <w:bottom w:val="none" w:sz="0" w:space="0" w:color="auto"/>
            <w:right w:val="none" w:sz="0" w:space="0" w:color="auto"/>
          </w:divBdr>
        </w:div>
        <w:div w:id="191841873">
          <w:marLeft w:val="480"/>
          <w:marRight w:val="0"/>
          <w:marTop w:val="0"/>
          <w:marBottom w:val="0"/>
          <w:divBdr>
            <w:top w:val="none" w:sz="0" w:space="0" w:color="auto"/>
            <w:left w:val="none" w:sz="0" w:space="0" w:color="auto"/>
            <w:bottom w:val="none" w:sz="0" w:space="0" w:color="auto"/>
            <w:right w:val="none" w:sz="0" w:space="0" w:color="auto"/>
          </w:divBdr>
        </w:div>
        <w:div w:id="201945376">
          <w:marLeft w:val="480"/>
          <w:marRight w:val="0"/>
          <w:marTop w:val="0"/>
          <w:marBottom w:val="0"/>
          <w:divBdr>
            <w:top w:val="none" w:sz="0" w:space="0" w:color="auto"/>
            <w:left w:val="none" w:sz="0" w:space="0" w:color="auto"/>
            <w:bottom w:val="none" w:sz="0" w:space="0" w:color="auto"/>
            <w:right w:val="none" w:sz="0" w:space="0" w:color="auto"/>
          </w:divBdr>
        </w:div>
        <w:div w:id="543366972">
          <w:marLeft w:val="480"/>
          <w:marRight w:val="0"/>
          <w:marTop w:val="0"/>
          <w:marBottom w:val="0"/>
          <w:divBdr>
            <w:top w:val="none" w:sz="0" w:space="0" w:color="auto"/>
            <w:left w:val="none" w:sz="0" w:space="0" w:color="auto"/>
            <w:bottom w:val="none" w:sz="0" w:space="0" w:color="auto"/>
            <w:right w:val="none" w:sz="0" w:space="0" w:color="auto"/>
          </w:divBdr>
        </w:div>
        <w:div w:id="564727249">
          <w:marLeft w:val="480"/>
          <w:marRight w:val="0"/>
          <w:marTop w:val="0"/>
          <w:marBottom w:val="0"/>
          <w:divBdr>
            <w:top w:val="none" w:sz="0" w:space="0" w:color="auto"/>
            <w:left w:val="none" w:sz="0" w:space="0" w:color="auto"/>
            <w:bottom w:val="none" w:sz="0" w:space="0" w:color="auto"/>
            <w:right w:val="none" w:sz="0" w:space="0" w:color="auto"/>
          </w:divBdr>
        </w:div>
        <w:div w:id="597178101">
          <w:marLeft w:val="480"/>
          <w:marRight w:val="0"/>
          <w:marTop w:val="0"/>
          <w:marBottom w:val="0"/>
          <w:divBdr>
            <w:top w:val="none" w:sz="0" w:space="0" w:color="auto"/>
            <w:left w:val="none" w:sz="0" w:space="0" w:color="auto"/>
            <w:bottom w:val="none" w:sz="0" w:space="0" w:color="auto"/>
            <w:right w:val="none" w:sz="0" w:space="0" w:color="auto"/>
          </w:divBdr>
        </w:div>
        <w:div w:id="631987530">
          <w:marLeft w:val="480"/>
          <w:marRight w:val="0"/>
          <w:marTop w:val="0"/>
          <w:marBottom w:val="0"/>
          <w:divBdr>
            <w:top w:val="none" w:sz="0" w:space="0" w:color="auto"/>
            <w:left w:val="none" w:sz="0" w:space="0" w:color="auto"/>
            <w:bottom w:val="none" w:sz="0" w:space="0" w:color="auto"/>
            <w:right w:val="none" w:sz="0" w:space="0" w:color="auto"/>
          </w:divBdr>
        </w:div>
        <w:div w:id="636033739">
          <w:marLeft w:val="480"/>
          <w:marRight w:val="0"/>
          <w:marTop w:val="0"/>
          <w:marBottom w:val="0"/>
          <w:divBdr>
            <w:top w:val="none" w:sz="0" w:space="0" w:color="auto"/>
            <w:left w:val="none" w:sz="0" w:space="0" w:color="auto"/>
            <w:bottom w:val="none" w:sz="0" w:space="0" w:color="auto"/>
            <w:right w:val="none" w:sz="0" w:space="0" w:color="auto"/>
          </w:divBdr>
        </w:div>
        <w:div w:id="645932330">
          <w:marLeft w:val="480"/>
          <w:marRight w:val="0"/>
          <w:marTop w:val="0"/>
          <w:marBottom w:val="0"/>
          <w:divBdr>
            <w:top w:val="none" w:sz="0" w:space="0" w:color="auto"/>
            <w:left w:val="none" w:sz="0" w:space="0" w:color="auto"/>
            <w:bottom w:val="none" w:sz="0" w:space="0" w:color="auto"/>
            <w:right w:val="none" w:sz="0" w:space="0" w:color="auto"/>
          </w:divBdr>
        </w:div>
        <w:div w:id="669718510">
          <w:marLeft w:val="480"/>
          <w:marRight w:val="0"/>
          <w:marTop w:val="0"/>
          <w:marBottom w:val="0"/>
          <w:divBdr>
            <w:top w:val="none" w:sz="0" w:space="0" w:color="auto"/>
            <w:left w:val="none" w:sz="0" w:space="0" w:color="auto"/>
            <w:bottom w:val="none" w:sz="0" w:space="0" w:color="auto"/>
            <w:right w:val="none" w:sz="0" w:space="0" w:color="auto"/>
          </w:divBdr>
        </w:div>
        <w:div w:id="678851649">
          <w:marLeft w:val="480"/>
          <w:marRight w:val="0"/>
          <w:marTop w:val="0"/>
          <w:marBottom w:val="0"/>
          <w:divBdr>
            <w:top w:val="none" w:sz="0" w:space="0" w:color="auto"/>
            <w:left w:val="none" w:sz="0" w:space="0" w:color="auto"/>
            <w:bottom w:val="none" w:sz="0" w:space="0" w:color="auto"/>
            <w:right w:val="none" w:sz="0" w:space="0" w:color="auto"/>
          </w:divBdr>
        </w:div>
        <w:div w:id="701979603">
          <w:marLeft w:val="480"/>
          <w:marRight w:val="0"/>
          <w:marTop w:val="0"/>
          <w:marBottom w:val="0"/>
          <w:divBdr>
            <w:top w:val="none" w:sz="0" w:space="0" w:color="auto"/>
            <w:left w:val="none" w:sz="0" w:space="0" w:color="auto"/>
            <w:bottom w:val="none" w:sz="0" w:space="0" w:color="auto"/>
            <w:right w:val="none" w:sz="0" w:space="0" w:color="auto"/>
          </w:divBdr>
        </w:div>
        <w:div w:id="709184837">
          <w:marLeft w:val="480"/>
          <w:marRight w:val="0"/>
          <w:marTop w:val="0"/>
          <w:marBottom w:val="0"/>
          <w:divBdr>
            <w:top w:val="none" w:sz="0" w:space="0" w:color="auto"/>
            <w:left w:val="none" w:sz="0" w:space="0" w:color="auto"/>
            <w:bottom w:val="none" w:sz="0" w:space="0" w:color="auto"/>
            <w:right w:val="none" w:sz="0" w:space="0" w:color="auto"/>
          </w:divBdr>
        </w:div>
        <w:div w:id="743333709">
          <w:marLeft w:val="480"/>
          <w:marRight w:val="0"/>
          <w:marTop w:val="0"/>
          <w:marBottom w:val="0"/>
          <w:divBdr>
            <w:top w:val="none" w:sz="0" w:space="0" w:color="auto"/>
            <w:left w:val="none" w:sz="0" w:space="0" w:color="auto"/>
            <w:bottom w:val="none" w:sz="0" w:space="0" w:color="auto"/>
            <w:right w:val="none" w:sz="0" w:space="0" w:color="auto"/>
          </w:divBdr>
        </w:div>
        <w:div w:id="795097465">
          <w:marLeft w:val="480"/>
          <w:marRight w:val="0"/>
          <w:marTop w:val="0"/>
          <w:marBottom w:val="0"/>
          <w:divBdr>
            <w:top w:val="none" w:sz="0" w:space="0" w:color="auto"/>
            <w:left w:val="none" w:sz="0" w:space="0" w:color="auto"/>
            <w:bottom w:val="none" w:sz="0" w:space="0" w:color="auto"/>
            <w:right w:val="none" w:sz="0" w:space="0" w:color="auto"/>
          </w:divBdr>
        </w:div>
        <w:div w:id="848326916">
          <w:marLeft w:val="480"/>
          <w:marRight w:val="0"/>
          <w:marTop w:val="0"/>
          <w:marBottom w:val="0"/>
          <w:divBdr>
            <w:top w:val="none" w:sz="0" w:space="0" w:color="auto"/>
            <w:left w:val="none" w:sz="0" w:space="0" w:color="auto"/>
            <w:bottom w:val="none" w:sz="0" w:space="0" w:color="auto"/>
            <w:right w:val="none" w:sz="0" w:space="0" w:color="auto"/>
          </w:divBdr>
        </w:div>
        <w:div w:id="888806570">
          <w:marLeft w:val="480"/>
          <w:marRight w:val="0"/>
          <w:marTop w:val="0"/>
          <w:marBottom w:val="0"/>
          <w:divBdr>
            <w:top w:val="none" w:sz="0" w:space="0" w:color="auto"/>
            <w:left w:val="none" w:sz="0" w:space="0" w:color="auto"/>
            <w:bottom w:val="none" w:sz="0" w:space="0" w:color="auto"/>
            <w:right w:val="none" w:sz="0" w:space="0" w:color="auto"/>
          </w:divBdr>
        </w:div>
      </w:divsChild>
    </w:div>
    <w:div w:id="634722620">
      <w:bodyDiv w:val="1"/>
      <w:marLeft w:val="0"/>
      <w:marRight w:val="0"/>
      <w:marTop w:val="0"/>
      <w:marBottom w:val="0"/>
      <w:divBdr>
        <w:top w:val="none" w:sz="0" w:space="0" w:color="auto"/>
        <w:left w:val="none" w:sz="0" w:space="0" w:color="auto"/>
        <w:bottom w:val="none" w:sz="0" w:space="0" w:color="auto"/>
        <w:right w:val="none" w:sz="0" w:space="0" w:color="auto"/>
      </w:divBdr>
    </w:div>
    <w:div w:id="634869002">
      <w:bodyDiv w:val="1"/>
      <w:marLeft w:val="0"/>
      <w:marRight w:val="0"/>
      <w:marTop w:val="0"/>
      <w:marBottom w:val="0"/>
      <w:divBdr>
        <w:top w:val="none" w:sz="0" w:space="0" w:color="auto"/>
        <w:left w:val="none" w:sz="0" w:space="0" w:color="auto"/>
        <w:bottom w:val="none" w:sz="0" w:space="0" w:color="auto"/>
        <w:right w:val="none" w:sz="0" w:space="0" w:color="auto"/>
      </w:divBdr>
    </w:div>
    <w:div w:id="634869619">
      <w:bodyDiv w:val="1"/>
      <w:marLeft w:val="0"/>
      <w:marRight w:val="0"/>
      <w:marTop w:val="0"/>
      <w:marBottom w:val="0"/>
      <w:divBdr>
        <w:top w:val="none" w:sz="0" w:space="0" w:color="auto"/>
        <w:left w:val="none" w:sz="0" w:space="0" w:color="auto"/>
        <w:bottom w:val="none" w:sz="0" w:space="0" w:color="auto"/>
        <w:right w:val="none" w:sz="0" w:space="0" w:color="auto"/>
      </w:divBdr>
    </w:div>
    <w:div w:id="634915303">
      <w:bodyDiv w:val="1"/>
      <w:marLeft w:val="0"/>
      <w:marRight w:val="0"/>
      <w:marTop w:val="0"/>
      <w:marBottom w:val="0"/>
      <w:divBdr>
        <w:top w:val="none" w:sz="0" w:space="0" w:color="auto"/>
        <w:left w:val="none" w:sz="0" w:space="0" w:color="auto"/>
        <w:bottom w:val="none" w:sz="0" w:space="0" w:color="auto"/>
        <w:right w:val="none" w:sz="0" w:space="0" w:color="auto"/>
      </w:divBdr>
    </w:div>
    <w:div w:id="634986903">
      <w:bodyDiv w:val="1"/>
      <w:marLeft w:val="0"/>
      <w:marRight w:val="0"/>
      <w:marTop w:val="0"/>
      <w:marBottom w:val="0"/>
      <w:divBdr>
        <w:top w:val="none" w:sz="0" w:space="0" w:color="auto"/>
        <w:left w:val="none" w:sz="0" w:space="0" w:color="auto"/>
        <w:bottom w:val="none" w:sz="0" w:space="0" w:color="auto"/>
        <w:right w:val="none" w:sz="0" w:space="0" w:color="auto"/>
      </w:divBdr>
    </w:div>
    <w:div w:id="635186297">
      <w:bodyDiv w:val="1"/>
      <w:marLeft w:val="0"/>
      <w:marRight w:val="0"/>
      <w:marTop w:val="0"/>
      <w:marBottom w:val="0"/>
      <w:divBdr>
        <w:top w:val="none" w:sz="0" w:space="0" w:color="auto"/>
        <w:left w:val="none" w:sz="0" w:space="0" w:color="auto"/>
        <w:bottom w:val="none" w:sz="0" w:space="0" w:color="auto"/>
        <w:right w:val="none" w:sz="0" w:space="0" w:color="auto"/>
      </w:divBdr>
    </w:div>
    <w:div w:id="635257947">
      <w:bodyDiv w:val="1"/>
      <w:marLeft w:val="0"/>
      <w:marRight w:val="0"/>
      <w:marTop w:val="0"/>
      <w:marBottom w:val="0"/>
      <w:divBdr>
        <w:top w:val="none" w:sz="0" w:space="0" w:color="auto"/>
        <w:left w:val="none" w:sz="0" w:space="0" w:color="auto"/>
        <w:bottom w:val="none" w:sz="0" w:space="0" w:color="auto"/>
        <w:right w:val="none" w:sz="0" w:space="0" w:color="auto"/>
      </w:divBdr>
    </w:div>
    <w:div w:id="635263260">
      <w:bodyDiv w:val="1"/>
      <w:marLeft w:val="0"/>
      <w:marRight w:val="0"/>
      <w:marTop w:val="0"/>
      <w:marBottom w:val="0"/>
      <w:divBdr>
        <w:top w:val="none" w:sz="0" w:space="0" w:color="auto"/>
        <w:left w:val="none" w:sz="0" w:space="0" w:color="auto"/>
        <w:bottom w:val="none" w:sz="0" w:space="0" w:color="auto"/>
        <w:right w:val="none" w:sz="0" w:space="0" w:color="auto"/>
      </w:divBdr>
    </w:div>
    <w:div w:id="635336915">
      <w:bodyDiv w:val="1"/>
      <w:marLeft w:val="0"/>
      <w:marRight w:val="0"/>
      <w:marTop w:val="0"/>
      <w:marBottom w:val="0"/>
      <w:divBdr>
        <w:top w:val="none" w:sz="0" w:space="0" w:color="auto"/>
        <w:left w:val="none" w:sz="0" w:space="0" w:color="auto"/>
        <w:bottom w:val="none" w:sz="0" w:space="0" w:color="auto"/>
        <w:right w:val="none" w:sz="0" w:space="0" w:color="auto"/>
      </w:divBdr>
    </w:div>
    <w:div w:id="635372258">
      <w:bodyDiv w:val="1"/>
      <w:marLeft w:val="0"/>
      <w:marRight w:val="0"/>
      <w:marTop w:val="0"/>
      <w:marBottom w:val="0"/>
      <w:divBdr>
        <w:top w:val="none" w:sz="0" w:space="0" w:color="auto"/>
        <w:left w:val="none" w:sz="0" w:space="0" w:color="auto"/>
        <w:bottom w:val="none" w:sz="0" w:space="0" w:color="auto"/>
        <w:right w:val="none" w:sz="0" w:space="0" w:color="auto"/>
      </w:divBdr>
    </w:div>
    <w:div w:id="635380202">
      <w:bodyDiv w:val="1"/>
      <w:marLeft w:val="0"/>
      <w:marRight w:val="0"/>
      <w:marTop w:val="0"/>
      <w:marBottom w:val="0"/>
      <w:divBdr>
        <w:top w:val="none" w:sz="0" w:space="0" w:color="auto"/>
        <w:left w:val="none" w:sz="0" w:space="0" w:color="auto"/>
        <w:bottom w:val="none" w:sz="0" w:space="0" w:color="auto"/>
        <w:right w:val="none" w:sz="0" w:space="0" w:color="auto"/>
      </w:divBdr>
    </w:div>
    <w:div w:id="635381727">
      <w:bodyDiv w:val="1"/>
      <w:marLeft w:val="0"/>
      <w:marRight w:val="0"/>
      <w:marTop w:val="0"/>
      <w:marBottom w:val="0"/>
      <w:divBdr>
        <w:top w:val="none" w:sz="0" w:space="0" w:color="auto"/>
        <w:left w:val="none" w:sz="0" w:space="0" w:color="auto"/>
        <w:bottom w:val="none" w:sz="0" w:space="0" w:color="auto"/>
        <w:right w:val="none" w:sz="0" w:space="0" w:color="auto"/>
      </w:divBdr>
    </w:div>
    <w:div w:id="635381759">
      <w:bodyDiv w:val="1"/>
      <w:marLeft w:val="0"/>
      <w:marRight w:val="0"/>
      <w:marTop w:val="0"/>
      <w:marBottom w:val="0"/>
      <w:divBdr>
        <w:top w:val="none" w:sz="0" w:space="0" w:color="auto"/>
        <w:left w:val="none" w:sz="0" w:space="0" w:color="auto"/>
        <w:bottom w:val="none" w:sz="0" w:space="0" w:color="auto"/>
        <w:right w:val="none" w:sz="0" w:space="0" w:color="auto"/>
      </w:divBdr>
    </w:div>
    <w:div w:id="635453738">
      <w:bodyDiv w:val="1"/>
      <w:marLeft w:val="0"/>
      <w:marRight w:val="0"/>
      <w:marTop w:val="0"/>
      <w:marBottom w:val="0"/>
      <w:divBdr>
        <w:top w:val="none" w:sz="0" w:space="0" w:color="auto"/>
        <w:left w:val="none" w:sz="0" w:space="0" w:color="auto"/>
        <w:bottom w:val="none" w:sz="0" w:space="0" w:color="auto"/>
        <w:right w:val="none" w:sz="0" w:space="0" w:color="auto"/>
      </w:divBdr>
    </w:div>
    <w:div w:id="635640974">
      <w:bodyDiv w:val="1"/>
      <w:marLeft w:val="0"/>
      <w:marRight w:val="0"/>
      <w:marTop w:val="0"/>
      <w:marBottom w:val="0"/>
      <w:divBdr>
        <w:top w:val="none" w:sz="0" w:space="0" w:color="auto"/>
        <w:left w:val="none" w:sz="0" w:space="0" w:color="auto"/>
        <w:bottom w:val="none" w:sz="0" w:space="0" w:color="auto"/>
        <w:right w:val="none" w:sz="0" w:space="0" w:color="auto"/>
      </w:divBdr>
    </w:div>
    <w:div w:id="635643651">
      <w:bodyDiv w:val="1"/>
      <w:marLeft w:val="0"/>
      <w:marRight w:val="0"/>
      <w:marTop w:val="0"/>
      <w:marBottom w:val="0"/>
      <w:divBdr>
        <w:top w:val="none" w:sz="0" w:space="0" w:color="auto"/>
        <w:left w:val="none" w:sz="0" w:space="0" w:color="auto"/>
        <w:bottom w:val="none" w:sz="0" w:space="0" w:color="auto"/>
        <w:right w:val="none" w:sz="0" w:space="0" w:color="auto"/>
      </w:divBdr>
    </w:div>
    <w:div w:id="635766345">
      <w:bodyDiv w:val="1"/>
      <w:marLeft w:val="0"/>
      <w:marRight w:val="0"/>
      <w:marTop w:val="0"/>
      <w:marBottom w:val="0"/>
      <w:divBdr>
        <w:top w:val="none" w:sz="0" w:space="0" w:color="auto"/>
        <w:left w:val="none" w:sz="0" w:space="0" w:color="auto"/>
        <w:bottom w:val="none" w:sz="0" w:space="0" w:color="auto"/>
        <w:right w:val="none" w:sz="0" w:space="0" w:color="auto"/>
      </w:divBdr>
      <w:divsChild>
        <w:div w:id="38895367">
          <w:marLeft w:val="480"/>
          <w:marRight w:val="0"/>
          <w:marTop w:val="0"/>
          <w:marBottom w:val="0"/>
          <w:divBdr>
            <w:top w:val="none" w:sz="0" w:space="0" w:color="auto"/>
            <w:left w:val="none" w:sz="0" w:space="0" w:color="auto"/>
            <w:bottom w:val="none" w:sz="0" w:space="0" w:color="auto"/>
            <w:right w:val="none" w:sz="0" w:space="0" w:color="auto"/>
          </w:divBdr>
        </w:div>
        <w:div w:id="176432957">
          <w:marLeft w:val="480"/>
          <w:marRight w:val="0"/>
          <w:marTop w:val="0"/>
          <w:marBottom w:val="0"/>
          <w:divBdr>
            <w:top w:val="none" w:sz="0" w:space="0" w:color="auto"/>
            <w:left w:val="none" w:sz="0" w:space="0" w:color="auto"/>
            <w:bottom w:val="none" w:sz="0" w:space="0" w:color="auto"/>
            <w:right w:val="none" w:sz="0" w:space="0" w:color="auto"/>
          </w:divBdr>
        </w:div>
        <w:div w:id="239952493">
          <w:marLeft w:val="480"/>
          <w:marRight w:val="0"/>
          <w:marTop w:val="0"/>
          <w:marBottom w:val="0"/>
          <w:divBdr>
            <w:top w:val="none" w:sz="0" w:space="0" w:color="auto"/>
            <w:left w:val="none" w:sz="0" w:space="0" w:color="auto"/>
            <w:bottom w:val="none" w:sz="0" w:space="0" w:color="auto"/>
            <w:right w:val="none" w:sz="0" w:space="0" w:color="auto"/>
          </w:divBdr>
        </w:div>
        <w:div w:id="353649191">
          <w:marLeft w:val="480"/>
          <w:marRight w:val="0"/>
          <w:marTop w:val="0"/>
          <w:marBottom w:val="0"/>
          <w:divBdr>
            <w:top w:val="none" w:sz="0" w:space="0" w:color="auto"/>
            <w:left w:val="none" w:sz="0" w:space="0" w:color="auto"/>
            <w:bottom w:val="none" w:sz="0" w:space="0" w:color="auto"/>
            <w:right w:val="none" w:sz="0" w:space="0" w:color="auto"/>
          </w:divBdr>
        </w:div>
        <w:div w:id="478965463">
          <w:marLeft w:val="480"/>
          <w:marRight w:val="0"/>
          <w:marTop w:val="0"/>
          <w:marBottom w:val="0"/>
          <w:divBdr>
            <w:top w:val="none" w:sz="0" w:space="0" w:color="auto"/>
            <w:left w:val="none" w:sz="0" w:space="0" w:color="auto"/>
            <w:bottom w:val="none" w:sz="0" w:space="0" w:color="auto"/>
            <w:right w:val="none" w:sz="0" w:space="0" w:color="auto"/>
          </w:divBdr>
        </w:div>
        <w:div w:id="560600352">
          <w:marLeft w:val="480"/>
          <w:marRight w:val="0"/>
          <w:marTop w:val="0"/>
          <w:marBottom w:val="0"/>
          <w:divBdr>
            <w:top w:val="none" w:sz="0" w:space="0" w:color="auto"/>
            <w:left w:val="none" w:sz="0" w:space="0" w:color="auto"/>
            <w:bottom w:val="none" w:sz="0" w:space="0" w:color="auto"/>
            <w:right w:val="none" w:sz="0" w:space="0" w:color="auto"/>
          </w:divBdr>
        </w:div>
        <w:div w:id="582374822">
          <w:marLeft w:val="480"/>
          <w:marRight w:val="0"/>
          <w:marTop w:val="0"/>
          <w:marBottom w:val="0"/>
          <w:divBdr>
            <w:top w:val="none" w:sz="0" w:space="0" w:color="auto"/>
            <w:left w:val="none" w:sz="0" w:space="0" w:color="auto"/>
            <w:bottom w:val="none" w:sz="0" w:space="0" w:color="auto"/>
            <w:right w:val="none" w:sz="0" w:space="0" w:color="auto"/>
          </w:divBdr>
        </w:div>
        <w:div w:id="859201238">
          <w:marLeft w:val="480"/>
          <w:marRight w:val="0"/>
          <w:marTop w:val="0"/>
          <w:marBottom w:val="0"/>
          <w:divBdr>
            <w:top w:val="none" w:sz="0" w:space="0" w:color="auto"/>
            <w:left w:val="none" w:sz="0" w:space="0" w:color="auto"/>
            <w:bottom w:val="none" w:sz="0" w:space="0" w:color="auto"/>
            <w:right w:val="none" w:sz="0" w:space="0" w:color="auto"/>
          </w:divBdr>
        </w:div>
      </w:divsChild>
    </w:div>
    <w:div w:id="635796379">
      <w:bodyDiv w:val="1"/>
      <w:marLeft w:val="0"/>
      <w:marRight w:val="0"/>
      <w:marTop w:val="0"/>
      <w:marBottom w:val="0"/>
      <w:divBdr>
        <w:top w:val="none" w:sz="0" w:space="0" w:color="auto"/>
        <w:left w:val="none" w:sz="0" w:space="0" w:color="auto"/>
        <w:bottom w:val="none" w:sz="0" w:space="0" w:color="auto"/>
        <w:right w:val="none" w:sz="0" w:space="0" w:color="auto"/>
      </w:divBdr>
    </w:div>
    <w:div w:id="635916669">
      <w:bodyDiv w:val="1"/>
      <w:marLeft w:val="0"/>
      <w:marRight w:val="0"/>
      <w:marTop w:val="0"/>
      <w:marBottom w:val="0"/>
      <w:divBdr>
        <w:top w:val="none" w:sz="0" w:space="0" w:color="auto"/>
        <w:left w:val="none" w:sz="0" w:space="0" w:color="auto"/>
        <w:bottom w:val="none" w:sz="0" w:space="0" w:color="auto"/>
        <w:right w:val="none" w:sz="0" w:space="0" w:color="auto"/>
      </w:divBdr>
    </w:div>
    <w:div w:id="635991777">
      <w:bodyDiv w:val="1"/>
      <w:marLeft w:val="0"/>
      <w:marRight w:val="0"/>
      <w:marTop w:val="0"/>
      <w:marBottom w:val="0"/>
      <w:divBdr>
        <w:top w:val="none" w:sz="0" w:space="0" w:color="auto"/>
        <w:left w:val="none" w:sz="0" w:space="0" w:color="auto"/>
        <w:bottom w:val="none" w:sz="0" w:space="0" w:color="auto"/>
        <w:right w:val="none" w:sz="0" w:space="0" w:color="auto"/>
      </w:divBdr>
    </w:div>
    <w:div w:id="636032004">
      <w:bodyDiv w:val="1"/>
      <w:marLeft w:val="0"/>
      <w:marRight w:val="0"/>
      <w:marTop w:val="0"/>
      <w:marBottom w:val="0"/>
      <w:divBdr>
        <w:top w:val="none" w:sz="0" w:space="0" w:color="auto"/>
        <w:left w:val="none" w:sz="0" w:space="0" w:color="auto"/>
        <w:bottom w:val="none" w:sz="0" w:space="0" w:color="auto"/>
        <w:right w:val="none" w:sz="0" w:space="0" w:color="auto"/>
      </w:divBdr>
    </w:div>
    <w:div w:id="636034737">
      <w:bodyDiv w:val="1"/>
      <w:marLeft w:val="0"/>
      <w:marRight w:val="0"/>
      <w:marTop w:val="0"/>
      <w:marBottom w:val="0"/>
      <w:divBdr>
        <w:top w:val="none" w:sz="0" w:space="0" w:color="auto"/>
        <w:left w:val="none" w:sz="0" w:space="0" w:color="auto"/>
        <w:bottom w:val="none" w:sz="0" w:space="0" w:color="auto"/>
        <w:right w:val="none" w:sz="0" w:space="0" w:color="auto"/>
      </w:divBdr>
    </w:div>
    <w:div w:id="636036532">
      <w:bodyDiv w:val="1"/>
      <w:marLeft w:val="0"/>
      <w:marRight w:val="0"/>
      <w:marTop w:val="0"/>
      <w:marBottom w:val="0"/>
      <w:divBdr>
        <w:top w:val="none" w:sz="0" w:space="0" w:color="auto"/>
        <w:left w:val="none" w:sz="0" w:space="0" w:color="auto"/>
        <w:bottom w:val="none" w:sz="0" w:space="0" w:color="auto"/>
        <w:right w:val="none" w:sz="0" w:space="0" w:color="auto"/>
      </w:divBdr>
      <w:divsChild>
        <w:div w:id="21639619">
          <w:marLeft w:val="480"/>
          <w:marRight w:val="0"/>
          <w:marTop w:val="0"/>
          <w:marBottom w:val="0"/>
          <w:divBdr>
            <w:top w:val="none" w:sz="0" w:space="0" w:color="auto"/>
            <w:left w:val="none" w:sz="0" w:space="0" w:color="auto"/>
            <w:bottom w:val="none" w:sz="0" w:space="0" w:color="auto"/>
            <w:right w:val="none" w:sz="0" w:space="0" w:color="auto"/>
          </w:divBdr>
        </w:div>
        <w:div w:id="26835271">
          <w:marLeft w:val="480"/>
          <w:marRight w:val="0"/>
          <w:marTop w:val="0"/>
          <w:marBottom w:val="0"/>
          <w:divBdr>
            <w:top w:val="none" w:sz="0" w:space="0" w:color="auto"/>
            <w:left w:val="none" w:sz="0" w:space="0" w:color="auto"/>
            <w:bottom w:val="none" w:sz="0" w:space="0" w:color="auto"/>
            <w:right w:val="none" w:sz="0" w:space="0" w:color="auto"/>
          </w:divBdr>
        </w:div>
        <w:div w:id="90710633">
          <w:marLeft w:val="480"/>
          <w:marRight w:val="0"/>
          <w:marTop w:val="0"/>
          <w:marBottom w:val="0"/>
          <w:divBdr>
            <w:top w:val="none" w:sz="0" w:space="0" w:color="auto"/>
            <w:left w:val="none" w:sz="0" w:space="0" w:color="auto"/>
            <w:bottom w:val="none" w:sz="0" w:space="0" w:color="auto"/>
            <w:right w:val="none" w:sz="0" w:space="0" w:color="auto"/>
          </w:divBdr>
        </w:div>
        <w:div w:id="116879455">
          <w:marLeft w:val="480"/>
          <w:marRight w:val="0"/>
          <w:marTop w:val="0"/>
          <w:marBottom w:val="0"/>
          <w:divBdr>
            <w:top w:val="none" w:sz="0" w:space="0" w:color="auto"/>
            <w:left w:val="none" w:sz="0" w:space="0" w:color="auto"/>
            <w:bottom w:val="none" w:sz="0" w:space="0" w:color="auto"/>
            <w:right w:val="none" w:sz="0" w:space="0" w:color="auto"/>
          </w:divBdr>
        </w:div>
        <w:div w:id="118034277">
          <w:marLeft w:val="480"/>
          <w:marRight w:val="0"/>
          <w:marTop w:val="0"/>
          <w:marBottom w:val="0"/>
          <w:divBdr>
            <w:top w:val="none" w:sz="0" w:space="0" w:color="auto"/>
            <w:left w:val="none" w:sz="0" w:space="0" w:color="auto"/>
            <w:bottom w:val="none" w:sz="0" w:space="0" w:color="auto"/>
            <w:right w:val="none" w:sz="0" w:space="0" w:color="auto"/>
          </w:divBdr>
        </w:div>
        <w:div w:id="146671377">
          <w:marLeft w:val="480"/>
          <w:marRight w:val="0"/>
          <w:marTop w:val="0"/>
          <w:marBottom w:val="0"/>
          <w:divBdr>
            <w:top w:val="none" w:sz="0" w:space="0" w:color="auto"/>
            <w:left w:val="none" w:sz="0" w:space="0" w:color="auto"/>
            <w:bottom w:val="none" w:sz="0" w:space="0" w:color="auto"/>
            <w:right w:val="none" w:sz="0" w:space="0" w:color="auto"/>
          </w:divBdr>
        </w:div>
        <w:div w:id="253781294">
          <w:marLeft w:val="480"/>
          <w:marRight w:val="0"/>
          <w:marTop w:val="0"/>
          <w:marBottom w:val="0"/>
          <w:divBdr>
            <w:top w:val="none" w:sz="0" w:space="0" w:color="auto"/>
            <w:left w:val="none" w:sz="0" w:space="0" w:color="auto"/>
            <w:bottom w:val="none" w:sz="0" w:space="0" w:color="auto"/>
            <w:right w:val="none" w:sz="0" w:space="0" w:color="auto"/>
          </w:divBdr>
        </w:div>
        <w:div w:id="260601545">
          <w:marLeft w:val="480"/>
          <w:marRight w:val="0"/>
          <w:marTop w:val="0"/>
          <w:marBottom w:val="0"/>
          <w:divBdr>
            <w:top w:val="none" w:sz="0" w:space="0" w:color="auto"/>
            <w:left w:val="none" w:sz="0" w:space="0" w:color="auto"/>
            <w:bottom w:val="none" w:sz="0" w:space="0" w:color="auto"/>
            <w:right w:val="none" w:sz="0" w:space="0" w:color="auto"/>
          </w:divBdr>
        </w:div>
        <w:div w:id="328994121">
          <w:marLeft w:val="480"/>
          <w:marRight w:val="0"/>
          <w:marTop w:val="0"/>
          <w:marBottom w:val="0"/>
          <w:divBdr>
            <w:top w:val="none" w:sz="0" w:space="0" w:color="auto"/>
            <w:left w:val="none" w:sz="0" w:space="0" w:color="auto"/>
            <w:bottom w:val="none" w:sz="0" w:space="0" w:color="auto"/>
            <w:right w:val="none" w:sz="0" w:space="0" w:color="auto"/>
          </w:divBdr>
        </w:div>
        <w:div w:id="391774810">
          <w:marLeft w:val="480"/>
          <w:marRight w:val="0"/>
          <w:marTop w:val="0"/>
          <w:marBottom w:val="0"/>
          <w:divBdr>
            <w:top w:val="none" w:sz="0" w:space="0" w:color="auto"/>
            <w:left w:val="none" w:sz="0" w:space="0" w:color="auto"/>
            <w:bottom w:val="none" w:sz="0" w:space="0" w:color="auto"/>
            <w:right w:val="none" w:sz="0" w:space="0" w:color="auto"/>
          </w:divBdr>
        </w:div>
        <w:div w:id="410661645">
          <w:marLeft w:val="480"/>
          <w:marRight w:val="0"/>
          <w:marTop w:val="0"/>
          <w:marBottom w:val="0"/>
          <w:divBdr>
            <w:top w:val="none" w:sz="0" w:space="0" w:color="auto"/>
            <w:left w:val="none" w:sz="0" w:space="0" w:color="auto"/>
            <w:bottom w:val="none" w:sz="0" w:space="0" w:color="auto"/>
            <w:right w:val="none" w:sz="0" w:space="0" w:color="auto"/>
          </w:divBdr>
        </w:div>
        <w:div w:id="415446051">
          <w:marLeft w:val="480"/>
          <w:marRight w:val="0"/>
          <w:marTop w:val="0"/>
          <w:marBottom w:val="0"/>
          <w:divBdr>
            <w:top w:val="none" w:sz="0" w:space="0" w:color="auto"/>
            <w:left w:val="none" w:sz="0" w:space="0" w:color="auto"/>
            <w:bottom w:val="none" w:sz="0" w:space="0" w:color="auto"/>
            <w:right w:val="none" w:sz="0" w:space="0" w:color="auto"/>
          </w:divBdr>
        </w:div>
        <w:div w:id="420571209">
          <w:marLeft w:val="480"/>
          <w:marRight w:val="0"/>
          <w:marTop w:val="0"/>
          <w:marBottom w:val="0"/>
          <w:divBdr>
            <w:top w:val="none" w:sz="0" w:space="0" w:color="auto"/>
            <w:left w:val="none" w:sz="0" w:space="0" w:color="auto"/>
            <w:bottom w:val="none" w:sz="0" w:space="0" w:color="auto"/>
            <w:right w:val="none" w:sz="0" w:space="0" w:color="auto"/>
          </w:divBdr>
        </w:div>
        <w:div w:id="468203885">
          <w:marLeft w:val="480"/>
          <w:marRight w:val="0"/>
          <w:marTop w:val="0"/>
          <w:marBottom w:val="0"/>
          <w:divBdr>
            <w:top w:val="none" w:sz="0" w:space="0" w:color="auto"/>
            <w:left w:val="none" w:sz="0" w:space="0" w:color="auto"/>
            <w:bottom w:val="none" w:sz="0" w:space="0" w:color="auto"/>
            <w:right w:val="none" w:sz="0" w:space="0" w:color="auto"/>
          </w:divBdr>
        </w:div>
        <w:div w:id="513034368">
          <w:marLeft w:val="480"/>
          <w:marRight w:val="0"/>
          <w:marTop w:val="0"/>
          <w:marBottom w:val="0"/>
          <w:divBdr>
            <w:top w:val="none" w:sz="0" w:space="0" w:color="auto"/>
            <w:left w:val="none" w:sz="0" w:space="0" w:color="auto"/>
            <w:bottom w:val="none" w:sz="0" w:space="0" w:color="auto"/>
            <w:right w:val="none" w:sz="0" w:space="0" w:color="auto"/>
          </w:divBdr>
        </w:div>
        <w:div w:id="592277182">
          <w:marLeft w:val="480"/>
          <w:marRight w:val="0"/>
          <w:marTop w:val="0"/>
          <w:marBottom w:val="0"/>
          <w:divBdr>
            <w:top w:val="none" w:sz="0" w:space="0" w:color="auto"/>
            <w:left w:val="none" w:sz="0" w:space="0" w:color="auto"/>
            <w:bottom w:val="none" w:sz="0" w:space="0" w:color="auto"/>
            <w:right w:val="none" w:sz="0" w:space="0" w:color="auto"/>
          </w:divBdr>
        </w:div>
        <w:div w:id="612252240">
          <w:marLeft w:val="480"/>
          <w:marRight w:val="0"/>
          <w:marTop w:val="0"/>
          <w:marBottom w:val="0"/>
          <w:divBdr>
            <w:top w:val="none" w:sz="0" w:space="0" w:color="auto"/>
            <w:left w:val="none" w:sz="0" w:space="0" w:color="auto"/>
            <w:bottom w:val="none" w:sz="0" w:space="0" w:color="auto"/>
            <w:right w:val="none" w:sz="0" w:space="0" w:color="auto"/>
          </w:divBdr>
        </w:div>
        <w:div w:id="622425107">
          <w:marLeft w:val="480"/>
          <w:marRight w:val="0"/>
          <w:marTop w:val="0"/>
          <w:marBottom w:val="0"/>
          <w:divBdr>
            <w:top w:val="none" w:sz="0" w:space="0" w:color="auto"/>
            <w:left w:val="none" w:sz="0" w:space="0" w:color="auto"/>
            <w:bottom w:val="none" w:sz="0" w:space="0" w:color="auto"/>
            <w:right w:val="none" w:sz="0" w:space="0" w:color="auto"/>
          </w:divBdr>
        </w:div>
        <w:div w:id="663553444">
          <w:marLeft w:val="480"/>
          <w:marRight w:val="0"/>
          <w:marTop w:val="0"/>
          <w:marBottom w:val="0"/>
          <w:divBdr>
            <w:top w:val="none" w:sz="0" w:space="0" w:color="auto"/>
            <w:left w:val="none" w:sz="0" w:space="0" w:color="auto"/>
            <w:bottom w:val="none" w:sz="0" w:space="0" w:color="auto"/>
            <w:right w:val="none" w:sz="0" w:space="0" w:color="auto"/>
          </w:divBdr>
        </w:div>
        <w:div w:id="731932086">
          <w:marLeft w:val="480"/>
          <w:marRight w:val="0"/>
          <w:marTop w:val="0"/>
          <w:marBottom w:val="0"/>
          <w:divBdr>
            <w:top w:val="none" w:sz="0" w:space="0" w:color="auto"/>
            <w:left w:val="none" w:sz="0" w:space="0" w:color="auto"/>
            <w:bottom w:val="none" w:sz="0" w:space="0" w:color="auto"/>
            <w:right w:val="none" w:sz="0" w:space="0" w:color="auto"/>
          </w:divBdr>
        </w:div>
        <w:div w:id="735930665">
          <w:marLeft w:val="480"/>
          <w:marRight w:val="0"/>
          <w:marTop w:val="0"/>
          <w:marBottom w:val="0"/>
          <w:divBdr>
            <w:top w:val="none" w:sz="0" w:space="0" w:color="auto"/>
            <w:left w:val="none" w:sz="0" w:space="0" w:color="auto"/>
            <w:bottom w:val="none" w:sz="0" w:space="0" w:color="auto"/>
            <w:right w:val="none" w:sz="0" w:space="0" w:color="auto"/>
          </w:divBdr>
        </w:div>
        <w:div w:id="811676227">
          <w:marLeft w:val="480"/>
          <w:marRight w:val="0"/>
          <w:marTop w:val="0"/>
          <w:marBottom w:val="0"/>
          <w:divBdr>
            <w:top w:val="none" w:sz="0" w:space="0" w:color="auto"/>
            <w:left w:val="none" w:sz="0" w:space="0" w:color="auto"/>
            <w:bottom w:val="none" w:sz="0" w:space="0" w:color="auto"/>
            <w:right w:val="none" w:sz="0" w:space="0" w:color="auto"/>
          </w:divBdr>
        </w:div>
      </w:divsChild>
    </w:div>
    <w:div w:id="636103619">
      <w:bodyDiv w:val="1"/>
      <w:marLeft w:val="0"/>
      <w:marRight w:val="0"/>
      <w:marTop w:val="0"/>
      <w:marBottom w:val="0"/>
      <w:divBdr>
        <w:top w:val="none" w:sz="0" w:space="0" w:color="auto"/>
        <w:left w:val="none" w:sz="0" w:space="0" w:color="auto"/>
        <w:bottom w:val="none" w:sz="0" w:space="0" w:color="auto"/>
        <w:right w:val="none" w:sz="0" w:space="0" w:color="auto"/>
      </w:divBdr>
      <w:divsChild>
        <w:div w:id="8139747">
          <w:marLeft w:val="480"/>
          <w:marRight w:val="0"/>
          <w:marTop w:val="0"/>
          <w:marBottom w:val="0"/>
          <w:divBdr>
            <w:top w:val="none" w:sz="0" w:space="0" w:color="auto"/>
            <w:left w:val="none" w:sz="0" w:space="0" w:color="auto"/>
            <w:bottom w:val="none" w:sz="0" w:space="0" w:color="auto"/>
            <w:right w:val="none" w:sz="0" w:space="0" w:color="auto"/>
          </w:divBdr>
        </w:div>
        <w:div w:id="155153329">
          <w:marLeft w:val="480"/>
          <w:marRight w:val="0"/>
          <w:marTop w:val="0"/>
          <w:marBottom w:val="0"/>
          <w:divBdr>
            <w:top w:val="none" w:sz="0" w:space="0" w:color="auto"/>
            <w:left w:val="none" w:sz="0" w:space="0" w:color="auto"/>
            <w:bottom w:val="none" w:sz="0" w:space="0" w:color="auto"/>
            <w:right w:val="none" w:sz="0" w:space="0" w:color="auto"/>
          </w:divBdr>
        </w:div>
        <w:div w:id="200363032">
          <w:marLeft w:val="480"/>
          <w:marRight w:val="0"/>
          <w:marTop w:val="0"/>
          <w:marBottom w:val="0"/>
          <w:divBdr>
            <w:top w:val="none" w:sz="0" w:space="0" w:color="auto"/>
            <w:left w:val="none" w:sz="0" w:space="0" w:color="auto"/>
            <w:bottom w:val="none" w:sz="0" w:space="0" w:color="auto"/>
            <w:right w:val="none" w:sz="0" w:space="0" w:color="auto"/>
          </w:divBdr>
        </w:div>
        <w:div w:id="209803636">
          <w:marLeft w:val="480"/>
          <w:marRight w:val="0"/>
          <w:marTop w:val="0"/>
          <w:marBottom w:val="0"/>
          <w:divBdr>
            <w:top w:val="none" w:sz="0" w:space="0" w:color="auto"/>
            <w:left w:val="none" w:sz="0" w:space="0" w:color="auto"/>
            <w:bottom w:val="none" w:sz="0" w:space="0" w:color="auto"/>
            <w:right w:val="none" w:sz="0" w:space="0" w:color="auto"/>
          </w:divBdr>
        </w:div>
        <w:div w:id="209878113">
          <w:marLeft w:val="480"/>
          <w:marRight w:val="0"/>
          <w:marTop w:val="0"/>
          <w:marBottom w:val="0"/>
          <w:divBdr>
            <w:top w:val="none" w:sz="0" w:space="0" w:color="auto"/>
            <w:left w:val="none" w:sz="0" w:space="0" w:color="auto"/>
            <w:bottom w:val="none" w:sz="0" w:space="0" w:color="auto"/>
            <w:right w:val="none" w:sz="0" w:space="0" w:color="auto"/>
          </w:divBdr>
        </w:div>
        <w:div w:id="227234327">
          <w:marLeft w:val="480"/>
          <w:marRight w:val="0"/>
          <w:marTop w:val="0"/>
          <w:marBottom w:val="0"/>
          <w:divBdr>
            <w:top w:val="none" w:sz="0" w:space="0" w:color="auto"/>
            <w:left w:val="none" w:sz="0" w:space="0" w:color="auto"/>
            <w:bottom w:val="none" w:sz="0" w:space="0" w:color="auto"/>
            <w:right w:val="none" w:sz="0" w:space="0" w:color="auto"/>
          </w:divBdr>
        </w:div>
        <w:div w:id="292441486">
          <w:marLeft w:val="480"/>
          <w:marRight w:val="0"/>
          <w:marTop w:val="0"/>
          <w:marBottom w:val="0"/>
          <w:divBdr>
            <w:top w:val="none" w:sz="0" w:space="0" w:color="auto"/>
            <w:left w:val="none" w:sz="0" w:space="0" w:color="auto"/>
            <w:bottom w:val="none" w:sz="0" w:space="0" w:color="auto"/>
            <w:right w:val="none" w:sz="0" w:space="0" w:color="auto"/>
          </w:divBdr>
        </w:div>
        <w:div w:id="357584814">
          <w:marLeft w:val="480"/>
          <w:marRight w:val="0"/>
          <w:marTop w:val="0"/>
          <w:marBottom w:val="0"/>
          <w:divBdr>
            <w:top w:val="none" w:sz="0" w:space="0" w:color="auto"/>
            <w:left w:val="none" w:sz="0" w:space="0" w:color="auto"/>
            <w:bottom w:val="none" w:sz="0" w:space="0" w:color="auto"/>
            <w:right w:val="none" w:sz="0" w:space="0" w:color="auto"/>
          </w:divBdr>
        </w:div>
        <w:div w:id="465777470">
          <w:marLeft w:val="480"/>
          <w:marRight w:val="0"/>
          <w:marTop w:val="0"/>
          <w:marBottom w:val="0"/>
          <w:divBdr>
            <w:top w:val="none" w:sz="0" w:space="0" w:color="auto"/>
            <w:left w:val="none" w:sz="0" w:space="0" w:color="auto"/>
            <w:bottom w:val="none" w:sz="0" w:space="0" w:color="auto"/>
            <w:right w:val="none" w:sz="0" w:space="0" w:color="auto"/>
          </w:divBdr>
        </w:div>
        <w:div w:id="505247795">
          <w:marLeft w:val="480"/>
          <w:marRight w:val="0"/>
          <w:marTop w:val="0"/>
          <w:marBottom w:val="0"/>
          <w:divBdr>
            <w:top w:val="none" w:sz="0" w:space="0" w:color="auto"/>
            <w:left w:val="none" w:sz="0" w:space="0" w:color="auto"/>
            <w:bottom w:val="none" w:sz="0" w:space="0" w:color="auto"/>
            <w:right w:val="none" w:sz="0" w:space="0" w:color="auto"/>
          </w:divBdr>
        </w:div>
        <w:div w:id="540019280">
          <w:marLeft w:val="480"/>
          <w:marRight w:val="0"/>
          <w:marTop w:val="0"/>
          <w:marBottom w:val="0"/>
          <w:divBdr>
            <w:top w:val="none" w:sz="0" w:space="0" w:color="auto"/>
            <w:left w:val="none" w:sz="0" w:space="0" w:color="auto"/>
            <w:bottom w:val="none" w:sz="0" w:space="0" w:color="auto"/>
            <w:right w:val="none" w:sz="0" w:space="0" w:color="auto"/>
          </w:divBdr>
        </w:div>
        <w:div w:id="639190054">
          <w:marLeft w:val="480"/>
          <w:marRight w:val="0"/>
          <w:marTop w:val="0"/>
          <w:marBottom w:val="0"/>
          <w:divBdr>
            <w:top w:val="none" w:sz="0" w:space="0" w:color="auto"/>
            <w:left w:val="none" w:sz="0" w:space="0" w:color="auto"/>
            <w:bottom w:val="none" w:sz="0" w:space="0" w:color="auto"/>
            <w:right w:val="none" w:sz="0" w:space="0" w:color="auto"/>
          </w:divBdr>
        </w:div>
        <w:div w:id="671688066">
          <w:marLeft w:val="480"/>
          <w:marRight w:val="0"/>
          <w:marTop w:val="0"/>
          <w:marBottom w:val="0"/>
          <w:divBdr>
            <w:top w:val="none" w:sz="0" w:space="0" w:color="auto"/>
            <w:left w:val="none" w:sz="0" w:space="0" w:color="auto"/>
            <w:bottom w:val="none" w:sz="0" w:space="0" w:color="auto"/>
            <w:right w:val="none" w:sz="0" w:space="0" w:color="auto"/>
          </w:divBdr>
        </w:div>
        <w:div w:id="699748729">
          <w:marLeft w:val="480"/>
          <w:marRight w:val="0"/>
          <w:marTop w:val="0"/>
          <w:marBottom w:val="0"/>
          <w:divBdr>
            <w:top w:val="none" w:sz="0" w:space="0" w:color="auto"/>
            <w:left w:val="none" w:sz="0" w:space="0" w:color="auto"/>
            <w:bottom w:val="none" w:sz="0" w:space="0" w:color="auto"/>
            <w:right w:val="none" w:sz="0" w:space="0" w:color="auto"/>
          </w:divBdr>
        </w:div>
        <w:div w:id="749430210">
          <w:marLeft w:val="480"/>
          <w:marRight w:val="0"/>
          <w:marTop w:val="0"/>
          <w:marBottom w:val="0"/>
          <w:divBdr>
            <w:top w:val="none" w:sz="0" w:space="0" w:color="auto"/>
            <w:left w:val="none" w:sz="0" w:space="0" w:color="auto"/>
            <w:bottom w:val="none" w:sz="0" w:space="0" w:color="auto"/>
            <w:right w:val="none" w:sz="0" w:space="0" w:color="auto"/>
          </w:divBdr>
        </w:div>
        <w:div w:id="859124509">
          <w:marLeft w:val="480"/>
          <w:marRight w:val="0"/>
          <w:marTop w:val="0"/>
          <w:marBottom w:val="0"/>
          <w:divBdr>
            <w:top w:val="none" w:sz="0" w:space="0" w:color="auto"/>
            <w:left w:val="none" w:sz="0" w:space="0" w:color="auto"/>
            <w:bottom w:val="none" w:sz="0" w:space="0" w:color="auto"/>
            <w:right w:val="none" w:sz="0" w:space="0" w:color="auto"/>
          </w:divBdr>
        </w:div>
        <w:div w:id="887910375">
          <w:marLeft w:val="480"/>
          <w:marRight w:val="0"/>
          <w:marTop w:val="0"/>
          <w:marBottom w:val="0"/>
          <w:divBdr>
            <w:top w:val="none" w:sz="0" w:space="0" w:color="auto"/>
            <w:left w:val="none" w:sz="0" w:space="0" w:color="auto"/>
            <w:bottom w:val="none" w:sz="0" w:space="0" w:color="auto"/>
            <w:right w:val="none" w:sz="0" w:space="0" w:color="auto"/>
          </w:divBdr>
        </w:div>
      </w:divsChild>
    </w:div>
    <w:div w:id="636106006">
      <w:bodyDiv w:val="1"/>
      <w:marLeft w:val="0"/>
      <w:marRight w:val="0"/>
      <w:marTop w:val="0"/>
      <w:marBottom w:val="0"/>
      <w:divBdr>
        <w:top w:val="none" w:sz="0" w:space="0" w:color="auto"/>
        <w:left w:val="none" w:sz="0" w:space="0" w:color="auto"/>
        <w:bottom w:val="none" w:sz="0" w:space="0" w:color="auto"/>
        <w:right w:val="none" w:sz="0" w:space="0" w:color="auto"/>
      </w:divBdr>
    </w:div>
    <w:div w:id="636107142">
      <w:bodyDiv w:val="1"/>
      <w:marLeft w:val="0"/>
      <w:marRight w:val="0"/>
      <w:marTop w:val="0"/>
      <w:marBottom w:val="0"/>
      <w:divBdr>
        <w:top w:val="none" w:sz="0" w:space="0" w:color="auto"/>
        <w:left w:val="none" w:sz="0" w:space="0" w:color="auto"/>
        <w:bottom w:val="none" w:sz="0" w:space="0" w:color="auto"/>
        <w:right w:val="none" w:sz="0" w:space="0" w:color="auto"/>
      </w:divBdr>
    </w:div>
    <w:div w:id="636183130">
      <w:bodyDiv w:val="1"/>
      <w:marLeft w:val="0"/>
      <w:marRight w:val="0"/>
      <w:marTop w:val="0"/>
      <w:marBottom w:val="0"/>
      <w:divBdr>
        <w:top w:val="none" w:sz="0" w:space="0" w:color="auto"/>
        <w:left w:val="none" w:sz="0" w:space="0" w:color="auto"/>
        <w:bottom w:val="none" w:sz="0" w:space="0" w:color="auto"/>
        <w:right w:val="none" w:sz="0" w:space="0" w:color="auto"/>
      </w:divBdr>
    </w:div>
    <w:div w:id="636378341">
      <w:bodyDiv w:val="1"/>
      <w:marLeft w:val="0"/>
      <w:marRight w:val="0"/>
      <w:marTop w:val="0"/>
      <w:marBottom w:val="0"/>
      <w:divBdr>
        <w:top w:val="none" w:sz="0" w:space="0" w:color="auto"/>
        <w:left w:val="none" w:sz="0" w:space="0" w:color="auto"/>
        <w:bottom w:val="none" w:sz="0" w:space="0" w:color="auto"/>
        <w:right w:val="none" w:sz="0" w:space="0" w:color="auto"/>
      </w:divBdr>
    </w:div>
    <w:div w:id="636565787">
      <w:bodyDiv w:val="1"/>
      <w:marLeft w:val="0"/>
      <w:marRight w:val="0"/>
      <w:marTop w:val="0"/>
      <w:marBottom w:val="0"/>
      <w:divBdr>
        <w:top w:val="none" w:sz="0" w:space="0" w:color="auto"/>
        <w:left w:val="none" w:sz="0" w:space="0" w:color="auto"/>
        <w:bottom w:val="none" w:sz="0" w:space="0" w:color="auto"/>
        <w:right w:val="none" w:sz="0" w:space="0" w:color="auto"/>
      </w:divBdr>
    </w:div>
    <w:div w:id="636761115">
      <w:bodyDiv w:val="1"/>
      <w:marLeft w:val="0"/>
      <w:marRight w:val="0"/>
      <w:marTop w:val="0"/>
      <w:marBottom w:val="0"/>
      <w:divBdr>
        <w:top w:val="none" w:sz="0" w:space="0" w:color="auto"/>
        <w:left w:val="none" w:sz="0" w:space="0" w:color="auto"/>
        <w:bottom w:val="none" w:sz="0" w:space="0" w:color="auto"/>
        <w:right w:val="none" w:sz="0" w:space="0" w:color="auto"/>
      </w:divBdr>
    </w:div>
    <w:div w:id="636767768">
      <w:bodyDiv w:val="1"/>
      <w:marLeft w:val="0"/>
      <w:marRight w:val="0"/>
      <w:marTop w:val="0"/>
      <w:marBottom w:val="0"/>
      <w:divBdr>
        <w:top w:val="none" w:sz="0" w:space="0" w:color="auto"/>
        <w:left w:val="none" w:sz="0" w:space="0" w:color="auto"/>
        <w:bottom w:val="none" w:sz="0" w:space="0" w:color="auto"/>
        <w:right w:val="none" w:sz="0" w:space="0" w:color="auto"/>
      </w:divBdr>
    </w:div>
    <w:div w:id="636837678">
      <w:bodyDiv w:val="1"/>
      <w:marLeft w:val="0"/>
      <w:marRight w:val="0"/>
      <w:marTop w:val="0"/>
      <w:marBottom w:val="0"/>
      <w:divBdr>
        <w:top w:val="none" w:sz="0" w:space="0" w:color="auto"/>
        <w:left w:val="none" w:sz="0" w:space="0" w:color="auto"/>
        <w:bottom w:val="none" w:sz="0" w:space="0" w:color="auto"/>
        <w:right w:val="none" w:sz="0" w:space="0" w:color="auto"/>
      </w:divBdr>
    </w:div>
    <w:div w:id="636838080">
      <w:bodyDiv w:val="1"/>
      <w:marLeft w:val="0"/>
      <w:marRight w:val="0"/>
      <w:marTop w:val="0"/>
      <w:marBottom w:val="0"/>
      <w:divBdr>
        <w:top w:val="none" w:sz="0" w:space="0" w:color="auto"/>
        <w:left w:val="none" w:sz="0" w:space="0" w:color="auto"/>
        <w:bottom w:val="none" w:sz="0" w:space="0" w:color="auto"/>
        <w:right w:val="none" w:sz="0" w:space="0" w:color="auto"/>
      </w:divBdr>
    </w:div>
    <w:div w:id="636840434">
      <w:bodyDiv w:val="1"/>
      <w:marLeft w:val="0"/>
      <w:marRight w:val="0"/>
      <w:marTop w:val="0"/>
      <w:marBottom w:val="0"/>
      <w:divBdr>
        <w:top w:val="none" w:sz="0" w:space="0" w:color="auto"/>
        <w:left w:val="none" w:sz="0" w:space="0" w:color="auto"/>
        <w:bottom w:val="none" w:sz="0" w:space="0" w:color="auto"/>
        <w:right w:val="none" w:sz="0" w:space="0" w:color="auto"/>
      </w:divBdr>
    </w:div>
    <w:div w:id="637076010">
      <w:bodyDiv w:val="1"/>
      <w:marLeft w:val="0"/>
      <w:marRight w:val="0"/>
      <w:marTop w:val="0"/>
      <w:marBottom w:val="0"/>
      <w:divBdr>
        <w:top w:val="none" w:sz="0" w:space="0" w:color="auto"/>
        <w:left w:val="none" w:sz="0" w:space="0" w:color="auto"/>
        <w:bottom w:val="none" w:sz="0" w:space="0" w:color="auto"/>
        <w:right w:val="none" w:sz="0" w:space="0" w:color="auto"/>
      </w:divBdr>
      <w:divsChild>
        <w:div w:id="14967129">
          <w:marLeft w:val="480"/>
          <w:marRight w:val="0"/>
          <w:marTop w:val="0"/>
          <w:marBottom w:val="0"/>
          <w:divBdr>
            <w:top w:val="none" w:sz="0" w:space="0" w:color="auto"/>
            <w:left w:val="none" w:sz="0" w:space="0" w:color="auto"/>
            <w:bottom w:val="none" w:sz="0" w:space="0" w:color="auto"/>
            <w:right w:val="none" w:sz="0" w:space="0" w:color="auto"/>
          </w:divBdr>
        </w:div>
        <w:div w:id="45959741">
          <w:marLeft w:val="480"/>
          <w:marRight w:val="0"/>
          <w:marTop w:val="0"/>
          <w:marBottom w:val="0"/>
          <w:divBdr>
            <w:top w:val="none" w:sz="0" w:space="0" w:color="auto"/>
            <w:left w:val="none" w:sz="0" w:space="0" w:color="auto"/>
            <w:bottom w:val="none" w:sz="0" w:space="0" w:color="auto"/>
            <w:right w:val="none" w:sz="0" w:space="0" w:color="auto"/>
          </w:divBdr>
        </w:div>
        <w:div w:id="49616431">
          <w:marLeft w:val="480"/>
          <w:marRight w:val="0"/>
          <w:marTop w:val="0"/>
          <w:marBottom w:val="0"/>
          <w:divBdr>
            <w:top w:val="none" w:sz="0" w:space="0" w:color="auto"/>
            <w:left w:val="none" w:sz="0" w:space="0" w:color="auto"/>
            <w:bottom w:val="none" w:sz="0" w:space="0" w:color="auto"/>
            <w:right w:val="none" w:sz="0" w:space="0" w:color="auto"/>
          </w:divBdr>
        </w:div>
        <w:div w:id="159858306">
          <w:marLeft w:val="480"/>
          <w:marRight w:val="0"/>
          <w:marTop w:val="0"/>
          <w:marBottom w:val="0"/>
          <w:divBdr>
            <w:top w:val="none" w:sz="0" w:space="0" w:color="auto"/>
            <w:left w:val="none" w:sz="0" w:space="0" w:color="auto"/>
            <w:bottom w:val="none" w:sz="0" w:space="0" w:color="auto"/>
            <w:right w:val="none" w:sz="0" w:space="0" w:color="auto"/>
          </w:divBdr>
        </w:div>
        <w:div w:id="179391657">
          <w:marLeft w:val="480"/>
          <w:marRight w:val="0"/>
          <w:marTop w:val="0"/>
          <w:marBottom w:val="0"/>
          <w:divBdr>
            <w:top w:val="none" w:sz="0" w:space="0" w:color="auto"/>
            <w:left w:val="none" w:sz="0" w:space="0" w:color="auto"/>
            <w:bottom w:val="none" w:sz="0" w:space="0" w:color="auto"/>
            <w:right w:val="none" w:sz="0" w:space="0" w:color="auto"/>
          </w:divBdr>
        </w:div>
        <w:div w:id="179393964">
          <w:marLeft w:val="480"/>
          <w:marRight w:val="0"/>
          <w:marTop w:val="0"/>
          <w:marBottom w:val="0"/>
          <w:divBdr>
            <w:top w:val="none" w:sz="0" w:space="0" w:color="auto"/>
            <w:left w:val="none" w:sz="0" w:space="0" w:color="auto"/>
            <w:bottom w:val="none" w:sz="0" w:space="0" w:color="auto"/>
            <w:right w:val="none" w:sz="0" w:space="0" w:color="auto"/>
          </w:divBdr>
        </w:div>
        <w:div w:id="192117175">
          <w:marLeft w:val="480"/>
          <w:marRight w:val="0"/>
          <w:marTop w:val="0"/>
          <w:marBottom w:val="0"/>
          <w:divBdr>
            <w:top w:val="none" w:sz="0" w:space="0" w:color="auto"/>
            <w:left w:val="none" w:sz="0" w:space="0" w:color="auto"/>
            <w:bottom w:val="none" w:sz="0" w:space="0" w:color="auto"/>
            <w:right w:val="none" w:sz="0" w:space="0" w:color="auto"/>
          </w:divBdr>
        </w:div>
        <w:div w:id="199442062">
          <w:marLeft w:val="480"/>
          <w:marRight w:val="0"/>
          <w:marTop w:val="0"/>
          <w:marBottom w:val="0"/>
          <w:divBdr>
            <w:top w:val="none" w:sz="0" w:space="0" w:color="auto"/>
            <w:left w:val="none" w:sz="0" w:space="0" w:color="auto"/>
            <w:bottom w:val="none" w:sz="0" w:space="0" w:color="auto"/>
            <w:right w:val="none" w:sz="0" w:space="0" w:color="auto"/>
          </w:divBdr>
        </w:div>
        <w:div w:id="206142827">
          <w:marLeft w:val="480"/>
          <w:marRight w:val="0"/>
          <w:marTop w:val="0"/>
          <w:marBottom w:val="0"/>
          <w:divBdr>
            <w:top w:val="none" w:sz="0" w:space="0" w:color="auto"/>
            <w:left w:val="none" w:sz="0" w:space="0" w:color="auto"/>
            <w:bottom w:val="none" w:sz="0" w:space="0" w:color="auto"/>
            <w:right w:val="none" w:sz="0" w:space="0" w:color="auto"/>
          </w:divBdr>
        </w:div>
        <w:div w:id="239215227">
          <w:marLeft w:val="480"/>
          <w:marRight w:val="0"/>
          <w:marTop w:val="0"/>
          <w:marBottom w:val="0"/>
          <w:divBdr>
            <w:top w:val="none" w:sz="0" w:space="0" w:color="auto"/>
            <w:left w:val="none" w:sz="0" w:space="0" w:color="auto"/>
            <w:bottom w:val="none" w:sz="0" w:space="0" w:color="auto"/>
            <w:right w:val="none" w:sz="0" w:space="0" w:color="auto"/>
          </w:divBdr>
        </w:div>
        <w:div w:id="285358982">
          <w:marLeft w:val="480"/>
          <w:marRight w:val="0"/>
          <w:marTop w:val="0"/>
          <w:marBottom w:val="0"/>
          <w:divBdr>
            <w:top w:val="none" w:sz="0" w:space="0" w:color="auto"/>
            <w:left w:val="none" w:sz="0" w:space="0" w:color="auto"/>
            <w:bottom w:val="none" w:sz="0" w:space="0" w:color="auto"/>
            <w:right w:val="none" w:sz="0" w:space="0" w:color="auto"/>
          </w:divBdr>
        </w:div>
        <w:div w:id="333193684">
          <w:marLeft w:val="480"/>
          <w:marRight w:val="0"/>
          <w:marTop w:val="0"/>
          <w:marBottom w:val="0"/>
          <w:divBdr>
            <w:top w:val="none" w:sz="0" w:space="0" w:color="auto"/>
            <w:left w:val="none" w:sz="0" w:space="0" w:color="auto"/>
            <w:bottom w:val="none" w:sz="0" w:space="0" w:color="auto"/>
            <w:right w:val="none" w:sz="0" w:space="0" w:color="auto"/>
          </w:divBdr>
        </w:div>
        <w:div w:id="348260583">
          <w:marLeft w:val="480"/>
          <w:marRight w:val="0"/>
          <w:marTop w:val="0"/>
          <w:marBottom w:val="0"/>
          <w:divBdr>
            <w:top w:val="none" w:sz="0" w:space="0" w:color="auto"/>
            <w:left w:val="none" w:sz="0" w:space="0" w:color="auto"/>
            <w:bottom w:val="none" w:sz="0" w:space="0" w:color="auto"/>
            <w:right w:val="none" w:sz="0" w:space="0" w:color="auto"/>
          </w:divBdr>
        </w:div>
        <w:div w:id="373312663">
          <w:marLeft w:val="480"/>
          <w:marRight w:val="0"/>
          <w:marTop w:val="0"/>
          <w:marBottom w:val="0"/>
          <w:divBdr>
            <w:top w:val="none" w:sz="0" w:space="0" w:color="auto"/>
            <w:left w:val="none" w:sz="0" w:space="0" w:color="auto"/>
            <w:bottom w:val="none" w:sz="0" w:space="0" w:color="auto"/>
            <w:right w:val="none" w:sz="0" w:space="0" w:color="auto"/>
          </w:divBdr>
        </w:div>
        <w:div w:id="378937981">
          <w:marLeft w:val="480"/>
          <w:marRight w:val="0"/>
          <w:marTop w:val="0"/>
          <w:marBottom w:val="0"/>
          <w:divBdr>
            <w:top w:val="none" w:sz="0" w:space="0" w:color="auto"/>
            <w:left w:val="none" w:sz="0" w:space="0" w:color="auto"/>
            <w:bottom w:val="none" w:sz="0" w:space="0" w:color="auto"/>
            <w:right w:val="none" w:sz="0" w:space="0" w:color="auto"/>
          </w:divBdr>
        </w:div>
        <w:div w:id="417871206">
          <w:marLeft w:val="480"/>
          <w:marRight w:val="0"/>
          <w:marTop w:val="0"/>
          <w:marBottom w:val="0"/>
          <w:divBdr>
            <w:top w:val="none" w:sz="0" w:space="0" w:color="auto"/>
            <w:left w:val="none" w:sz="0" w:space="0" w:color="auto"/>
            <w:bottom w:val="none" w:sz="0" w:space="0" w:color="auto"/>
            <w:right w:val="none" w:sz="0" w:space="0" w:color="auto"/>
          </w:divBdr>
        </w:div>
        <w:div w:id="430203912">
          <w:marLeft w:val="480"/>
          <w:marRight w:val="0"/>
          <w:marTop w:val="0"/>
          <w:marBottom w:val="0"/>
          <w:divBdr>
            <w:top w:val="none" w:sz="0" w:space="0" w:color="auto"/>
            <w:left w:val="none" w:sz="0" w:space="0" w:color="auto"/>
            <w:bottom w:val="none" w:sz="0" w:space="0" w:color="auto"/>
            <w:right w:val="none" w:sz="0" w:space="0" w:color="auto"/>
          </w:divBdr>
        </w:div>
        <w:div w:id="467938705">
          <w:marLeft w:val="480"/>
          <w:marRight w:val="0"/>
          <w:marTop w:val="0"/>
          <w:marBottom w:val="0"/>
          <w:divBdr>
            <w:top w:val="none" w:sz="0" w:space="0" w:color="auto"/>
            <w:left w:val="none" w:sz="0" w:space="0" w:color="auto"/>
            <w:bottom w:val="none" w:sz="0" w:space="0" w:color="auto"/>
            <w:right w:val="none" w:sz="0" w:space="0" w:color="auto"/>
          </w:divBdr>
        </w:div>
        <w:div w:id="469128903">
          <w:marLeft w:val="480"/>
          <w:marRight w:val="0"/>
          <w:marTop w:val="0"/>
          <w:marBottom w:val="0"/>
          <w:divBdr>
            <w:top w:val="none" w:sz="0" w:space="0" w:color="auto"/>
            <w:left w:val="none" w:sz="0" w:space="0" w:color="auto"/>
            <w:bottom w:val="none" w:sz="0" w:space="0" w:color="auto"/>
            <w:right w:val="none" w:sz="0" w:space="0" w:color="auto"/>
          </w:divBdr>
        </w:div>
        <w:div w:id="718363897">
          <w:marLeft w:val="480"/>
          <w:marRight w:val="0"/>
          <w:marTop w:val="0"/>
          <w:marBottom w:val="0"/>
          <w:divBdr>
            <w:top w:val="none" w:sz="0" w:space="0" w:color="auto"/>
            <w:left w:val="none" w:sz="0" w:space="0" w:color="auto"/>
            <w:bottom w:val="none" w:sz="0" w:space="0" w:color="auto"/>
            <w:right w:val="none" w:sz="0" w:space="0" w:color="auto"/>
          </w:divBdr>
        </w:div>
        <w:div w:id="864904012">
          <w:marLeft w:val="480"/>
          <w:marRight w:val="0"/>
          <w:marTop w:val="0"/>
          <w:marBottom w:val="0"/>
          <w:divBdr>
            <w:top w:val="none" w:sz="0" w:space="0" w:color="auto"/>
            <w:left w:val="none" w:sz="0" w:space="0" w:color="auto"/>
            <w:bottom w:val="none" w:sz="0" w:space="0" w:color="auto"/>
            <w:right w:val="none" w:sz="0" w:space="0" w:color="auto"/>
          </w:divBdr>
        </w:div>
        <w:div w:id="892424263">
          <w:marLeft w:val="480"/>
          <w:marRight w:val="0"/>
          <w:marTop w:val="0"/>
          <w:marBottom w:val="0"/>
          <w:divBdr>
            <w:top w:val="none" w:sz="0" w:space="0" w:color="auto"/>
            <w:left w:val="none" w:sz="0" w:space="0" w:color="auto"/>
            <w:bottom w:val="none" w:sz="0" w:space="0" w:color="auto"/>
            <w:right w:val="none" w:sz="0" w:space="0" w:color="auto"/>
          </w:divBdr>
        </w:div>
      </w:divsChild>
    </w:div>
    <w:div w:id="637220417">
      <w:bodyDiv w:val="1"/>
      <w:marLeft w:val="0"/>
      <w:marRight w:val="0"/>
      <w:marTop w:val="0"/>
      <w:marBottom w:val="0"/>
      <w:divBdr>
        <w:top w:val="none" w:sz="0" w:space="0" w:color="auto"/>
        <w:left w:val="none" w:sz="0" w:space="0" w:color="auto"/>
        <w:bottom w:val="none" w:sz="0" w:space="0" w:color="auto"/>
        <w:right w:val="none" w:sz="0" w:space="0" w:color="auto"/>
      </w:divBdr>
    </w:div>
    <w:div w:id="637272352">
      <w:bodyDiv w:val="1"/>
      <w:marLeft w:val="0"/>
      <w:marRight w:val="0"/>
      <w:marTop w:val="0"/>
      <w:marBottom w:val="0"/>
      <w:divBdr>
        <w:top w:val="none" w:sz="0" w:space="0" w:color="auto"/>
        <w:left w:val="none" w:sz="0" w:space="0" w:color="auto"/>
        <w:bottom w:val="none" w:sz="0" w:space="0" w:color="auto"/>
        <w:right w:val="none" w:sz="0" w:space="0" w:color="auto"/>
      </w:divBdr>
    </w:div>
    <w:div w:id="637301572">
      <w:bodyDiv w:val="1"/>
      <w:marLeft w:val="0"/>
      <w:marRight w:val="0"/>
      <w:marTop w:val="0"/>
      <w:marBottom w:val="0"/>
      <w:divBdr>
        <w:top w:val="none" w:sz="0" w:space="0" w:color="auto"/>
        <w:left w:val="none" w:sz="0" w:space="0" w:color="auto"/>
        <w:bottom w:val="none" w:sz="0" w:space="0" w:color="auto"/>
        <w:right w:val="none" w:sz="0" w:space="0" w:color="auto"/>
      </w:divBdr>
      <w:divsChild>
        <w:div w:id="520582393">
          <w:marLeft w:val="0"/>
          <w:marRight w:val="0"/>
          <w:marTop w:val="0"/>
          <w:marBottom w:val="0"/>
          <w:divBdr>
            <w:top w:val="none" w:sz="0" w:space="0" w:color="auto"/>
            <w:left w:val="none" w:sz="0" w:space="0" w:color="auto"/>
            <w:bottom w:val="none" w:sz="0" w:space="0" w:color="auto"/>
            <w:right w:val="none" w:sz="0" w:space="0" w:color="auto"/>
          </w:divBdr>
        </w:div>
        <w:div w:id="724253433">
          <w:marLeft w:val="0"/>
          <w:marRight w:val="0"/>
          <w:marTop w:val="0"/>
          <w:marBottom w:val="0"/>
          <w:divBdr>
            <w:top w:val="none" w:sz="0" w:space="0" w:color="auto"/>
            <w:left w:val="none" w:sz="0" w:space="0" w:color="auto"/>
            <w:bottom w:val="none" w:sz="0" w:space="0" w:color="auto"/>
            <w:right w:val="none" w:sz="0" w:space="0" w:color="auto"/>
          </w:divBdr>
        </w:div>
        <w:div w:id="786891899">
          <w:marLeft w:val="0"/>
          <w:marRight w:val="0"/>
          <w:marTop w:val="0"/>
          <w:marBottom w:val="0"/>
          <w:divBdr>
            <w:top w:val="none" w:sz="0" w:space="0" w:color="auto"/>
            <w:left w:val="none" w:sz="0" w:space="0" w:color="auto"/>
            <w:bottom w:val="none" w:sz="0" w:space="0" w:color="auto"/>
            <w:right w:val="none" w:sz="0" w:space="0" w:color="auto"/>
          </w:divBdr>
        </w:div>
        <w:div w:id="850292997">
          <w:marLeft w:val="0"/>
          <w:marRight w:val="0"/>
          <w:marTop w:val="0"/>
          <w:marBottom w:val="0"/>
          <w:divBdr>
            <w:top w:val="none" w:sz="0" w:space="0" w:color="auto"/>
            <w:left w:val="none" w:sz="0" w:space="0" w:color="auto"/>
            <w:bottom w:val="none" w:sz="0" w:space="0" w:color="auto"/>
            <w:right w:val="none" w:sz="0" w:space="0" w:color="auto"/>
          </w:divBdr>
        </w:div>
      </w:divsChild>
    </w:div>
    <w:div w:id="637419607">
      <w:bodyDiv w:val="1"/>
      <w:marLeft w:val="0"/>
      <w:marRight w:val="0"/>
      <w:marTop w:val="0"/>
      <w:marBottom w:val="0"/>
      <w:divBdr>
        <w:top w:val="none" w:sz="0" w:space="0" w:color="auto"/>
        <w:left w:val="none" w:sz="0" w:space="0" w:color="auto"/>
        <w:bottom w:val="none" w:sz="0" w:space="0" w:color="auto"/>
        <w:right w:val="none" w:sz="0" w:space="0" w:color="auto"/>
      </w:divBdr>
    </w:div>
    <w:div w:id="637612648">
      <w:bodyDiv w:val="1"/>
      <w:marLeft w:val="0"/>
      <w:marRight w:val="0"/>
      <w:marTop w:val="0"/>
      <w:marBottom w:val="0"/>
      <w:divBdr>
        <w:top w:val="none" w:sz="0" w:space="0" w:color="auto"/>
        <w:left w:val="none" w:sz="0" w:space="0" w:color="auto"/>
        <w:bottom w:val="none" w:sz="0" w:space="0" w:color="auto"/>
        <w:right w:val="none" w:sz="0" w:space="0" w:color="auto"/>
      </w:divBdr>
      <w:divsChild>
        <w:div w:id="9140459">
          <w:marLeft w:val="480"/>
          <w:marRight w:val="0"/>
          <w:marTop w:val="0"/>
          <w:marBottom w:val="0"/>
          <w:divBdr>
            <w:top w:val="none" w:sz="0" w:space="0" w:color="auto"/>
            <w:left w:val="none" w:sz="0" w:space="0" w:color="auto"/>
            <w:bottom w:val="none" w:sz="0" w:space="0" w:color="auto"/>
            <w:right w:val="none" w:sz="0" w:space="0" w:color="auto"/>
          </w:divBdr>
        </w:div>
        <w:div w:id="44453250">
          <w:marLeft w:val="480"/>
          <w:marRight w:val="0"/>
          <w:marTop w:val="0"/>
          <w:marBottom w:val="0"/>
          <w:divBdr>
            <w:top w:val="none" w:sz="0" w:space="0" w:color="auto"/>
            <w:left w:val="none" w:sz="0" w:space="0" w:color="auto"/>
            <w:bottom w:val="none" w:sz="0" w:space="0" w:color="auto"/>
            <w:right w:val="none" w:sz="0" w:space="0" w:color="auto"/>
          </w:divBdr>
        </w:div>
        <w:div w:id="48724488">
          <w:marLeft w:val="480"/>
          <w:marRight w:val="0"/>
          <w:marTop w:val="0"/>
          <w:marBottom w:val="0"/>
          <w:divBdr>
            <w:top w:val="none" w:sz="0" w:space="0" w:color="auto"/>
            <w:left w:val="none" w:sz="0" w:space="0" w:color="auto"/>
            <w:bottom w:val="none" w:sz="0" w:space="0" w:color="auto"/>
            <w:right w:val="none" w:sz="0" w:space="0" w:color="auto"/>
          </w:divBdr>
        </w:div>
        <w:div w:id="118502441">
          <w:marLeft w:val="480"/>
          <w:marRight w:val="0"/>
          <w:marTop w:val="0"/>
          <w:marBottom w:val="0"/>
          <w:divBdr>
            <w:top w:val="none" w:sz="0" w:space="0" w:color="auto"/>
            <w:left w:val="none" w:sz="0" w:space="0" w:color="auto"/>
            <w:bottom w:val="none" w:sz="0" w:space="0" w:color="auto"/>
            <w:right w:val="none" w:sz="0" w:space="0" w:color="auto"/>
          </w:divBdr>
        </w:div>
        <w:div w:id="152257148">
          <w:marLeft w:val="480"/>
          <w:marRight w:val="0"/>
          <w:marTop w:val="0"/>
          <w:marBottom w:val="0"/>
          <w:divBdr>
            <w:top w:val="none" w:sz="0" w:space="0" w:color="auto"/>
            <w:left w:val="none" w:sz="0" w:space="0" w:color="auto"/>
            <w:bottom w:val="none" w:sz="0" w:space="0" w:color="auto"/>
            <w:right w:val="none" w:sz="0" w:space="0" w:color="auto"/>
          </w:divBdr>
        </w:div>
        <w:div w:id="222103855">
          <w:marLeft w:val="480"/>
          <w:marRight w:val="0"/>
          <w:marTop w:val="0"/>
          <w:marBottom w:val="0"/>
          <w:divBdr>
            <w:top w:val="none" w:sz="0" w:space="0" w:color="auto"/>
            <w:left w:val="none" w:sz="0" w:space="0" w:color="auto"/>
            <w:bottom w:val="none" w:sz="0" w:space="0" w:color="auto"/>
            <w:right w:val="none" w:sz="0" w:space="0" w:color="auto"/>
          </w:divBdr>
        </w:div>
        <w:div w:id="252472483">
          <w:marLeft w:val="480"/>
          <w:marRight w:val="0"/>
          <w:marTop w:val="0"/>
          <w:marBottom w:val="0"/>
          <w:divBdr>
            <w:top w:val="none" w:sz="0" w:space="0" w:color="auto"/>
            <w:left w:val="none" w:sz="0" w:space="0" w:color="auto"/>
            <w:bottom w:val="none" w:sz="0" w:space="0" w:color="auto"/>
            <w:right w:val="none" w:sz="0" w:space="0" w:color="auto"/>
          </w:divBdr>
        </w:div>
        <w:div w:id="258488410">
          <w:marLeft w:val="480"/>
          <w:marRight w:val="0"/>
          <w:marTop w:val="0"/>
          <w:marBottom w:val="0"/>
          <w:divBdr>
            <w:top w:val="none" w:sz="0" w:space="0" w:color="auto"/>
            <w:left w:val="none" w:sz="0" w:space="0" w:color="auto"/>
            <w:bottom w:val="none" w:sz="0" w:space="0" w:color="auto"/>
            <w:right w:val="none" w:sz="0" w:space="0" w:color="auto"/>
          </w:divBdr>
        </w:div>
        <w:div w:id="312567881">
          <w:marLeft w:val="480"/>
          <w:marRight w:val="0"/>
          <w:marTop w:val="0"/>
          <w:marBottom w:val="0"/>
          <w:divBdr>
            <w:top w:val="none" w:sz="0" w:space="0" w:color="auto"/>
            <w:left w:val="none" w:sz="0" w:space="0" w:color="auto"/>
            <w:bottom w:val="none" w:sz="0" w:space="0" w:color="auto"/>
            <w:right w:val="none" w:sz="0" w:space="0" w:color="auto"/>
          </w:divBdr>
        </w:div>
        <w:div w:id="324671922">
          <w:marLeft w:val="480"/>
          <w:marRight w:val="0"/>
          <w:marTop w:val="0"/>
          <w:marBottom w:val="0"/>
          <w:divBdr>
            <w:top w:val="none" w:sz="0" w:space="0" w:color="auto"/>
            <w:left w:val="none" w:sz="0" w:space="0" w:color="auto"/>
            <w:bottom w:val="none" w:sz="0" w:space="0" w:color="auto"/>
            <w:right w:val="none" w:sz="0" w:space="0" w:color="auto"/>
          </w:divBdr>
        </w:div>
        <w:div w:id="361980513">
          <w:marLeft w:val="480"/>
          <w:marRight w:val="0"/>
          <w:marTop w:val="0"/>
          <w:marBottom w:val="0"/>
          <w:divBdr>
            <w:top w:val="none" w:sz="0" w:space="0" w:color="auto"/>
            <w:left w:val="none" w:sz="0" w:space="0" w:color="auto"/>
            <w:bottom w:val="none" w:sz="0" w:space="0" w:color="auto"/>
            <w:right w:val="none" w:sz="0" w:space="0" w:color="auto"/>
          </w:divBdr>
        </w:div>
        <w:div w:id="376857932">
          <w:marLeft w:val="480"/>
          <w:marRight w:val="0"/>
          <w:marTop w:val="0"/>
          <w:marBottom w:val="0"/>
          <w:divBdr>
            <w:top w:val="none" w:sz="0" w:space="0" w:color="auto"/>
            <w:left w:val="none" w:sz="0" w:space="0" w:color="auto"/>
            <w:bottom w:val="none" w:sz="0" w:space="0" w:color="auto"/>
            <w:right w:val="none" w:sz="0" w:space="0" w:color="auto"/>
          </w:divBdr>
        </w:div>
        <w:div w:id="376928940">
          <w:marLeft w:val="480"/>
          <w:marRight w:val="0"/>
          <w:marTop w:val="0"/>
          <w:marBottom w:val="0"/>
          <w:divBdr>
            <w:top w:val="none" w:sz="0" w:space="0" w:color="auto"/>
            <w:left w:val="none" w:sz="0" w:space="0" w:color="auto"/>
            <w:bottom w:val="none" w:sz="0" w:space="0" w:color="auto"/>
            <w:right w:val="none" w:sz="0" w:space="0" w:color="auto"/>
          </w:divBdr>
        </w:div>
        <w:div w:id="409235752">
          <w:marLeft w:val="480"/>
          <w:marRight w:val="0"/>
          <w:marTop w:val="0"/>
          <w:marBottom w:val="0"/>
          <w:divBdr>
            <w:top w:val="none" w:sz="0" w:space="0" w:color="auto"/>
            <w:left w:val="none" w:sz="0" w:space="0" w:color="auto"/>
            <w:bottom w:val="none" w:sz="0" w:space="0" w:color="auto"/>
            <w:right w:val="none" w:sz="0" w:space="0" w:color="auto"/>
          </w:divBdr>
        </w:div>
        <w:div w:id="417100903">
          <w:marLeft w:val="480"/>
          <w:marRight w:val="0"/>
          <w:marTop w:val="0"/>
          <w:marBottom w:val="0"/>
          <w:divBdr>
            <w:top w:val="none" w:sz="0" w:space="0" w:color="auto"/>
            <w:left w:val="none" w:sz="0" w:space="0" w:color="auto"/>
            <w:bottom w:val="none" w:sz="0" w:space="0" w:color="auto"/>
            <w:right w:val="none" w:sz="0" w:space="0" w:color="auto"/>
          </w:divBdr>
        </w:div>
        <w:div w:id="424158768">
          <w:marLeft w:val="480"/>
          <w:marRight w:val="0"/>
          <w:marTop w:val="0"/>
          <w:marBottom w:val="0"/>
          <w:divBdr>
            <w:top w:val="none" w:sz="0" w:space="0" w:color="auto"/>
            <w:left w:val="none" w:sz="0" w:space="0" w:color="auto"/>
            <w:bottom w:val="none" w:sz="0" w:space="0" w:color="auto"/>
            <w:right w:val="none" w:sz="0" w:space="0" w:color="auto"/>
          </w:divBdr>
        </w:div>
        <w:div w:id="426731802">
          <w:marLeft w:val="480"/>
          <w:marRight w:val="0"/>
          <w:marTop w:val="0"/>
          <w:marBottom w:val="0"/>
          <w:divBdr>
            <w:top w:val="none" w:sz="0" w:space="0" w:color="auto"/>
            <w:left w:val="none" w:sz="0" w:space="0" w:color="auto"/>
            <w:bottom w:val="none" w:sz="0" w:space="0" w:color="auto"/>
            <w:right w:val="none" w:sz="0" w:space="0" w:color="auto"/>
          </w:divBdr>
        </w:div>
        <w:div w:id="428043402">
          <w:marLeft w:val="480"/>
          <w:marRight w:val="0"/>
          <w:marTop w:val="0"/>
          <w:marBottom w:val="0"/>
          <w:divBdr>
            <w:top w:val="none" w:sz="0" w:space="0" w:color="auto"/>
            <w:left w:val="none" w:sz="0" w:space="0" w:color="auto"/>
            <w:bottom w:val="none" w:sz="0" w:space="0" w:color="auto"/>
            <w:right w:val="none" w:sz="0" w:space="0" w:color="auto"/>
          </w:divBdr>
        </w:div>
        <w:div w:id="449979107">
          <w:marLeft w:val="480"/>
          <w:marRight w:val="0"/>
          <w:marTop w:val="0"/>
          <w:marBottom w:val="0"/>
          <w:divBdr>
            <w:top w:val="none" w:sz="0" w:space="0" w:color="auto"/>
            <w:left w:val="none" w:sz="0" w:space="0" w:color="auto"/>
            <w:bottom w:val="none" w:sz="0" w:space="0" w:color="auto"/>
            <w:right w:val="none" w:sz="0" w:space="0" w:color="auto"/>
          </w:divBdr>
        </w:div>
        <w:div w:id="503012295">
          <w:marLeft w:val="480"/>
          <w:marRight w:val="0"/>
          <w:marTop w:val="0"/>
          <w:marBottom w:val="0"/>
          <w:divBdr>
            <w:top w:val="none" w:sz="0" w:space="0" w:color="auto"/>
            <w:left w:val="none" w:sz="0" w:space="0" w:color="auto"/>
            <w:bottom w:val="none" w:sz="0" w:space="0" w:color="auto"/>
            <w:right w:val="none" w:sz="0" w:space="0" w:color="auto"/>
          </w:divBdr>
        </w:div>
        <w:div w:id="530074461">
          <w:marLeft w:val="480"/>
          <w:marRight w:val="0"/>
          <w:marTop w:val="0"/>
          <w:marBottom w:val="0"/>
          <w:divBdr>
            <w:top w:val="none" w:sz="0" w:space="0" w:color="auto"/>
            <w:left w:val="none" w:sz="0" w:space="0" w:color="auto"/>
            <w:bottom w:val="none" w:sz="0" w:space="0" w:color="auto"/>
            <w:right w:val="none" w:sz="0" w:space="0" w:color="auto"/>
          </w:divBdr>
        </w:div>
        <w:div w:id="552935744">
          <w:marLeft w:val="480"/>
          <w:marRight w:val="0"/>
          <w:marTop w:val="0"/>
          <w:marBottom w:val="0"/>
          <w:divBdr>
            <w:top w:val="none" w:sz="0" w:space="0" w:color="auto"/>
            <w:left w:val="none" w:sz="0" w:space="0" w:color="auto"/>
            <w:bottom w:val="none" w:sz="0" w:space="0" w:color="auto"/>
            <w:right w:val="none" w:sz="0" w:space="0" w:color="auto"/>
          </w:divBdr>
        </w:div>
        <w:div w:id="620839840">
          <w:marLeft w:val="480"/>
          <w:marRight w:val="0"/>
          <w:marTop w:val="0"/>
          <w:marBottom w:val="0"/>
          <w:divBdr>
            <w:top w:val="none" w:sz="0" w:space="0" w:color="auto"/>
            <w:left w:val="none" w:sz="0" w:space="0" w:color="auto"/>
            <w:bottom w:val="none" w:sz="0" w:space="0" w:color="auto"/>
            <w:right w:val="none" w:sz="0" w:space="0" w:color="auto"/>
          </w:divBdr>
        </w:div>
        <w:div w:id="628779142">
          <w:marLeft w:val="480"/>
          <w:marRight w:val="0"/>
          <w:marTop w:val="0"/>
          <w:marBottom w:val="0"/>
          <w:divBdr>
            <w:top w:val="none" w:sz="0" w:space="0" w:color="auto"/>
            <w:left w:val="none" w:sz="0" w:space="0" w:color="auto"/>
            <w:bottom w:val="none" w:sz="0" w:space="0" w:color="auto"/>
            <w:right w:val="none" w:sz="0" w:space="0" w:color="auto"/>
          </w:divBdr>
        </w:div>
        <w:div w:id="707339429">
          <w:marLeft w:val="480"/>
          <w:marRight w:val="0"/>
          <w:marTop w:val="0"/>
          <w:marBottom w:val="0"/>
          <w:divBdr>
            <w:top w:val="none" w:sz="0" w:space="0" w:color="auto"/>
            <w:left w:val="none" w:sz="0" w:space="0" w:color="auto"/>
            <w:bottom w:val="none" w:sz="0" w:space="0" w:color="auto"/>
            <w:right w:val="none" w:sz="0" w:space="0" w:color="auto"/>
          </w:divBdr>
        </w:div>
        <w:div w:id="743913913">
          <w:marLeft w:val="480"/>
          <w:marRight w:val="0"/>
          <w:marTop w:val="0"/>
          <w:marBottom w:val="0"/>
          <w:divBdr>
            <w:top w:val="none" w:sz="0" w:space="0" w:color="auto"/>
            <w:left w:val="none" w:sz="0" w:space="0" w:color="auto"/>
            <w:bottom w:val="none" w:sz="0" w:space="0" w:color="auto"/>
            <w:right w:val="none" w:sz="0" w:space="0" w:color="auto"/>
          </w:divBdr>
        </w:div>
        <w:div w:id="763383595">
          <w:marLeft w:val="480"/>
          <w:marRight w:val="0"/>
          <w:marTop w:val="0"/>
          <w:marBottom w:val="0"/>
          <w:divBdr>
            <w:top w:val="none" w:sz="0" w:space="0" w:color="auto"/>
            <w:left w:val="none" w:sz="0" w:space="0" w:color="auto"/>
            <w:bottom w:val="none" w:sz="0" w:space="0" w:color="auto"/>
            <w:right w:val="none" w:sz="0" w:space="0" w:color="auto"/>
          </w:divBdr>
        </w:div>
        <w:div w:id="814104554">
          <w:marLeft w:val="480"/>
          <w:marRight w:val="0"/>
          <w:marTop w:val="0"/>
          <w:marBottom w:val="0"/>
          <w:divBdr>
            <w:top w:val="none" w:sz="0" w:space="0" w:color="auto"/>
            <w:left w:val="none" w:sz="0" w:space="0" w:color="auto"/>
            <w:bottom w:val="none" w:sz="0" w:space="0" w:color="auto"/>
            <w:right w:val="none" w:sz="0" w:space="0" w:color="auto"/>
          </w:divBdr>
        </w:div>
        <w:div w:id="856961282">
          <w:marLeft w:val="480"/>
          <w:marRight w:val="0"/>
          <w:marTop w:val="0"/>
          <w:marBottom w:val="0"/>
          <w:divBdr>
            <w:top w:val="none" w:sz="0" w:space="0" w:color="auto"/>
            <w:left w:val="none" w:sz="0" w:space="0" w:color="auto"/>
            <w:bottom w:val="none" w:sz="0" w:space="0" w:color="auto"/>
            <w:right w:val="none" w:sz="0" w:space="0" w:color="auto"/>
          </w:divBdr>
        </w:div>
        <w:div w:id="895429491">
          <w:marLeft w:val="480"/>
          <w:marRight w:val="0"/>
          <w:marTop w:val="0"/>
          <w:marBottom w:val="0"/>
          <w:divBdr>
            <w:top w:val="none" w:sz="0" w:space="0" w:color="auto"/>
            <w:left w:val="none" w:sz="0" w:space="0" w:color="auto"/>
            <w:bottom w:val="none" w:sz="0" w:space="0" w:color="auto"/>
            <w:right w:val="none" w:sz="0" w:space="0" w:color="auto"/>
          </w:divBdr>
        </w:div>
      </w:divsChild>
    </w:div>
    <w:div w:id="637688290">
      <w:bodyDiv w:val="1"/>
      <w:marLeft w:val="0"/>
      <w:marRight w:val="0"/>
      <w:marTop w:val="0"/>
      <w:marBottom w:val="0"/>
      <w:divBdr>
        <w:top w:val="none" w:sz="0" w:space="0" w:color="auto"/>
        <w:left w:val="none" w:sz="0" w:space="0" w:color="auto"/>
        <w:bottom w:val="none" w:sz="0" w:space="0" w:color="auto"/>
        <w:right w:val="none" w:sz="0" w:space="0" w:color="auto"/>
      </w:divBdr>
    </w:div>
    <w:div w:id="637801471">
      <w:bodyDiv w:val="1"/>
      <w:marLeft w:val="0"/>
      <w:marRight w:val="0"/>
      <w:marTop w:val="0"/>
      <w:marBottom w:val="0"/>
      <w:divBdr>
        <w:top w:val="none" w:sz="0" w:space="0" w:color="auto"/>
        <w:left w:val="none" w:sz="0" w:space="0" w:color="auto"/>
        <w:bottom w:val="none" w:sz="0" w:space="0" w:color="auto"/>
        <w:right w:val="none" w:sz="0" w:space="0" w:color="auto"/>
      </w:divBdr>
    </w:div>
    <w:div w:id="637881518">
      <w:bodyDiv w:val="1"/>
      <w:marLeft w:val="0"/>
      <w:marRight w:val="0"/>
      <w:marTop w:val="0"/>
      <w:marBottom w:val="0"/>
      <w:divBdr>
        <w:top w:val="none" w:sz="0" w:space="0" w:color="auto"/>
        <w:left w:val="none" w:sz="0" w:space="0" w:color="auto"/>
        <w:bottom w:val="none" w:sz="0" w:space="0" w:color="auto"/>
        <w:right w:val="none" w:sz="0" w:space="0" w:color="auto"/>
      </w:divBdr>
    </w:div>
    <w:div w:id="638068936">
      <w:bodyDiv w:val="1"/>
      <w:marLeft w:val="0"/>
      <w:marRight w:val="0"/>
      <w:marTop w:val="0"/>
      <w:marBottom w:val="0"/>
      <w:divBdr>
        <w:top w:val="none" w:sz="0" w:space="0" w:color="auto"/>
        <w:left w:val="none" w:sz="0" w:space="0" w:color="auto"/>
        <w:bottom w:val="none" w:sz="0" w:space="0" w:color="auto"/>
        <w:right w:val="none" w:sz="0" w:space="0" w:color="auto"/>
      </w:divBdr>
    </w:div>
    <w:div w:id="638147073">
      <w:bodyDiv w:val="1"/>
      <w:marLeft w:val="0"/>
      <w:marRight w:val="0"/>
      <w:marTop w:val="0"/>
      <w:marBottom w:val="0"/>
      <w:divBdr>
        <w:top w:val="none" w:sz="0" w:space="0" w:color="auto"/>
        <w:left w:val="none" w:sz="0" w:space="0" w:color="auto"/>
        <w:bottom w:val="none" w:sz="0" w:space="0" w:color="auto"/>
        <w:right w:val="none" w:sz="0" w:space="0" w:color="auto"/>
      </w:divBdr>
    </w:div>
    <w:div w:id="638149298">
      <w:bodyDiv w:val="1"/>
      <w:marLeft w:val="0"/>
      <w:marRight w:val="0"/>
      <w:marTop w:val="0"/>
      <w:marBottom w:val="0"/>
      <w:divBdr>
        <w:top w:val="none" w:sz="0" w:space="0" w:color="auto"/>
        <w:left w:val="none" w:sz="0" w:space="0" w:color="auto"/>
        <w:bottom w:val="none" w:sz="0" w:space="0" w:color="auto"/>
        <w:right w:val="none" w:sz="0" w:space="0" w:color="auto"/>
      </w:divBdr>
    </w:div>
    <w:div w:id="638341058">
      <w:bodyDiv w:val="1"/>
      <w:marLeft w:val="0"/>
      <w:marRight w:val="0"/>
      <w:marTop w:val="0"/>
      <w:marBottom w:val="0"/>
      <w:divBdr>
        <w:top w:val="none" w:sz="0" w:space="0" w:color="auto"/>
        <w:left w:val="none" w:sz="0" w:space="0" w:color="auto"/>
        <w:bottom w:val="none" w:sz="0" w:space="0" w:color="auto"/>
        <w:right w:val="none" w:sz="0" w:space="0" w:color="auto"/>
      </w:divBdr>
    </w:div>
    <w:div w:id="638346417">
      <w:bodyDiv w:val="1"/>
      <w:marLeft w:val="0"/>
      <w:marRight w:val="0"/>
      <w:marTop w:val="0"/>
      <w:marBottom w:val="0"/>
      <w:divBdr>
        <w:top w:val="none" w:sz="0" w:space="0" w:color="auto"/>
        <w:left w:val="none" w:sz="0" w:space="0" w:color="auto"/>
        <w:bottom w:val="none" w:sz="0" w:space="0" w:color="auto"/>
        <w:right w:val="none" w:sz="0" w:space="0" w:color="auto"/>
      </w:divBdr>
    </w:div>
    <w:div w:id="638412792">
      <w:bodyDiv w:val="1"/>
      <w:marLeft w:val="0"/>
      <w:marRight w:val="0"/>
      <w:marTop w:val="0"/>
      <w:marBottom w:val="0"/>
      <w:divBdr>
        <w:top w:val="none" w:sz="0" w:space="0" w:color="auto"/>
        <w:left w:val="none" w:sz="0" w:space="0" w:color="auto"/>
        <w:bottom w:val="none" w:sz="0" w:space="0" w:color="auto"/>
        <w:right w:val="none" w:sz="0" w:space="0" w:color="auto"/>
      </w:divBdr>
    </w:div>
    <w:div w:id="638415293">
      <w:bodyDiv w:val="1"/>
      <w:marLeft w:val="0"/>
      <w:marRight w:val="0"/>
      <w:marTop w:val="0"/>
      <w:marBottom w:val="0"/>
      <w:divBdr>
        <w:top w:val="none" w:sz="0" w:space="0" w:color="auto"/>
        <w:left w:val="none" w:sz="0" w:space="0" w:color="auto"/>
        <w:bottom w:val="none" w:sz="0" w:space="0" w:color="auto"/>
        <w:right w:val="none" w:sz="0" w:space="0" w:color="auto"/>
      </w:divBdr>
    </w:div>
    <w:div w:id="638608196">
      <w:bodyDiv w:val="1"/>
      <w:marLeft w:val="0"/>
      <w:marRight w:val="0"/>
      <w:marTop w:val="0"/>
      <w:marBottom w:val="0"/>
      <w:divBdr>
        <w:top w:val="none" w:sz="0" w:space="0" w:color="auto"/>
        <w:left w:val="none" w:sz="0" w:space="0" w:color="auto"/>
        <w:bottom w:val="none" w:sz="0" w:space="0" w:color="auto"/>
        <w:right w:val="none" w:sz="0" w:space="0" w:color="auto"/>
      </w:divBdr>
    </w:div>
    <w:div w:id="638613662">
      <w:bodyDiv w:val="1"/>
      <w:marLeft w:val="0"/>
      <w:marRight w:val="0"/>
      <w:marTop w:val="0"/>
      <w:marBottom w:val="0"/>
      <w:divBdr>
        <w:top w:val="none" w:sz="0" w:space="0" w:color="auto"/>
        <w:left w:val="none" w:sz="0" w:space="0" w:color="auto"/>
        <w:bottom w:val="none" w:sz="0" w:space="0" w:color="auto"/>
        <w:right w:val="none" w:sz="0" w:space="0" w:color="auto"/>
      </w:divBdr>
    </w:div>
    <w:div w:id="638649039">
      <w:bodyDiv w:val="1"/>
      <w:marLeft w:val="0"/>
      <w:marRight w:val="0"/>
      <w:marTop w:val="0"/>
      <w:marBottom w:val="0"/>
      <w:divBdr>
        <w:top w:val="none" w:sz="0" w:space="0" w:color="auto"/>
        <w:left w:val="none" w:sz="0" w:space="0" w:color="auto"/>
        <w:bottom w:val="none" w:sz="0" w:space="0" w:color="auto"/>
        <w:right w:val="none" w:sz="0" w:space="0" w:color="auto"/>
      </w:divBdr>
    </w:div>
    <w:div w:id="638650871">
      <w:bodyDiv w:val="1"/>
      <w:marLeft w:val="0"/>
      <w:marRight w:val="0"/>
      <w:marTop w:val="0"/>
      <w:marBottom w:val="0"/>
      <w:divBdr>
        <w:top w:val="none" w:sz="0" w:space="0" w:color="auto"/>
        <w:left w:val="none" w:sz="0" w:space="0" w:color="auto"/>
        <w:bottom w:val="none" w:sz="0" w:space="0" w:color="auto"/>
        <w:right w:val="none" w:sz="0" w:space="0" w:color="auto"/>
      </w:divBdr>
    </w:div>
    <w:div w:id="638653521">
      <w:bodyDiv w:val="1"/>
      <w:marLeft w:val="0"/>
      <w:marRight w:val="0"/>
      <w:marTop w:val="0"/>
      <w:marBottom w:val="0"/>
      <w:divBdr>
        <w:top w:val="none" w:sz="0" w:space="0" w:color="auto"/>
        <w:left w:val="none" w:sz="0" w:space="0" w:color="auto"/>
        <w:bottom w:val="none" w:sz="0" w:space="0" w:color="auto"/>
        <w:right w:val="none" w:sz="0" w:space="0" w:color="auto"/>
      </w:divBdr>
    </w:div>
    <w:div w:id="638726817">
      <w:bodyDiv w:val="1"/>
      <w:marLeft w:val="0"/>
      <w:marRight w:val="0"/>
      <w:marTop w:val="0"/>
      <w:marBottom w:val="0"/>
      <w:divBdr>
        <w:top w:val="none" w:sz="0" w:space="0" w:color="auto"/>
        <w:left w:val="none" w:sz="0" w:space="0" w:color="auto"/>
        <w:bottom w:val="none" w:sz="0" w:space="0" w:color="auto"/>
        <w:right w:val="none" w:sz="0" w:space="0" w:color="auto"/>
      </w:divBdr>
    </w:div>
    <w:div w:id="638730688">
      <w:bodyDiv w:val="1"/>
      <w:marLeft w:val="0"/>
      <w:marRight w:val="0"/>
      <w:marTop w:val="0"/>
      <w:marBottom w:val="0"/>
      <w:divBdr>
        <w:top w:val="none" w:sz="0" w:space="0" w:color="auto"/>
        <w:left w:val="none" w:sz="0" w:space="0" w:color="auto"/>
        <w:bottom w:val="none" w:sz="0" w:space="0" w:color="auto"/>
        <w:right w:val="none" w:sz="0" w:space="0" w:color="auto"/>
      </w:divBdr>
    </w:div>
    <w:div w:id="638799749">
      <w:bodyDiv w:val="1"/>
      <w:marLeft w:val="0"/>
      <w:marRight w:val="0"/>
      <w:marTop w:val="0"/>
      <w:marBottom w:val="0"/>
      <w:divBdr>
        <w:top w:val="none" w:sz="0" w:space="0" w:color="auto"/>
        <w:left w:val="none" w:sz="0" w:space="0" w:color="auto"/>
        <w:bottom w:val="none" w:sz="0" w:space="0" w:color="auto"/>
        <w:right w:val="none" w:sz="0" w:space="0" w:color="auto"/>
      </w:divBdr>
    </w:div>
    <w:div w:id="638808586">
      <w:bodyDiv w:val="1"/>
      <w:marLeft w:val="0"/>
      <w:marRight w:val="0"/>
      <w:marTop w:val="0"/>
      <w:marBottom w:val="0"/>
      <w:divBdr>
        <w:top w:val="none" w:sz="0" w:space="0" w:color="auto"/>
        <w:left w:val="none" w:sz="0" w:space="0" w:color="auto"/>
        <w:bottom w:val="none" w:sz="0" w:space="0" w:color="auto"/>
        <w:right w:val="none" w:sz="0" w:space="0" w:color="auto"/>
      </w:divBdr>
    </w:div>
    <w:div w:id="638918046">
      <w:bodyDiv w:val="1"/>
      <w:marLeft w:val="0"/>
      <w:marRight w:val="0"/>
      <w:marTop w:val="0"/>
      <w:marBottom w:val="0"/>
      <w:divBdr>
        <w:top w:val="none" w:sz="0" w:space="0" w:color="auto"/>
        <w:left w:val="none" w:sz="0" w:space="0" w:color="auto"/>
        <w:bottom w:val="none" w:sz="0" w:space="0" w:color="auto"/>
        <w:right w:val="none" w:sz="0" w:space="0" w:color="auto"/>
      </w:divBdr>
      <w:divsChild>
        <w:div w:id="11684805">
          <w:marLeft w:val="480"/>
          <w:marRight w:val="0"/>
          <w:marTop w:val="0"/>
          <w:marBottom w:val="0"/>
          <w:divBdr>
            <w:top w:val="none" w:sz="0" w:space="0" w:color="auto"/>
            <w:left w:val="none" w:sz="0" w:space="0" w:color="auto"/>
            <w:bottom w:val="none" w:sz="0" w:space="0" w:color="auto"/>
            <w:right w:val="none" w:sz="0" w:space="0" w:color="auto"/>
          </w:divBdr>
        </w:div>
        <w:div w:id="15498915">
          <w:marLeft w:val="480"/>
          <w:marRight w:val="0"/>
          <w:marTop w:val="0"/>
          <w:marBottom w:val="0"/>
          <w:divBdr>
            <w:top w:val="none" w:sz="0" w:space="0" w:color="auto"/>
            <w:left w:val="none" w:sz="0" w:space="0" w:color="auto"/>
            <w:bottom w:val="none" w:sz="0" w:space="0" w:color="auto"/>
            <w:right w:val="none" w:sz="0" w:space="0" w:color="auto"/>
          </w:divBdr>
        </w:div>
        <w:div w:id="25494920">
          <w:marLeft w:val="480"/>
          <w:marRight w:val="0"/>
          <w:marTop w:val="0"/>
          <w:marBottom w:val="0"/>
          <w:divBdr>
            <w:top w:val="none" w:sz="0" w:space="0" w:color="auto"/>
            <w:left w:val="none" w:sz="0" w:space="0" w:color="auto"/>
            <w:bottom w:val="none" w:sz="0" w:space="0" w:color="auto"/>
            <w:right w:val="none" w:sz="0" w:space="0" w:color="auto"/>
          </w:divBdr>
        </w:div>
        <w:div w:id="136339791">
          <w:marLeft w:val="480"/>
          <w:marRight w:val="0"/>
          <w:marTop w:val="0"/>
          <w:marBottom w:val="0"/>
          <w:divBdr>
            <w:top w:val="none" w:sz="0" w:space="0" w:color="auto"/>
            <w:left w:val="none" w:sz="0" w:space="0" w:color="auto"/>
            <w:bottom w:val="none" w:sz="0" w:space="0" w:color="auto"/>
            <w:right w:val="none" w:sz="0" w:space="0" w:color="auto"/>
          </w:divBdr>
        </w:div>
        <w:div w:id="158467281">
          <w:marLeft w:val="480"/>
          <w:marRight w:val="0"/>
          <w:marTop w:val="0"/>
          <w:marBottom w:val="0"/>
          <w:divBdr>
            <w:top w:val="none" w:sz="0" w:space="0" w:color="auto"/>
            <w:left w:val="none" w:sz="0" w:space="0" w:color="auto"/>
            <w:bottom w:val="none" w:sz="0" w:space="0" w:color="auto"/>
            <w:right w:val="none" w:sz="0" w:space="0" w:color="auto"/>
          </w:divBdr>
        </w:div>
        <w:div w:id="182524139">
          <w:marLeft w:val="480"/>
          <w:marRight w:val="0"/>
          <w:marTop w:val="0"/>
          <w:marBottom w:val="0"/>
          <w:divBdr>
            <w:top w:val="none" w:sz="0" w:space="0" w:color="auto"/>
            <w:left w:val="none" w:sz="0" w:space="0" w:color="auto"/>
            <w:bottom w:val="none" w:sz="0" w:space="0" w:color="auto"/>
            <w:right w:val="none" w:sz="0" w:space="0" w:color="auto"/>
          </w:divBdr>
        </w:div>
        <w:div w:id="380399927">
          <w:marLeft w:val="480"/>
          <w:marRight w:val="0"/>
          <w:marTop w:val="0"/>
          <w:marBottom w:val="0"/>
          <w:divBdr>
            <w:top w:val="none" w:sz="0" w:space="0" w:color="auto"/>
            <w:left w:val="none" w:sz="0" w:space="0" w:color="auto"/>
            <w:bottom w:val="none" w:sz="0" w:space="0" w:color="auto"/>
            <w:right w:val="none" w:sz="0" w:space="0" w:color="auto"/>
          </w:divBdr>
        </w:div>
        <w:div w:id="446197844">
          <w:marLeft w:val="480"/>
          <w:marRight w:val="0"/>
          <w:marTop w:val="0"/>
          <w:marBottom w:val="0"/>
          <w:divBdr>
            <w:top w:val="none" w:sz="0" w:space="0" w:color="auto"/>
            <w:left w:val="none" w:sz="0" w:space="0" w:color="auto"/>
            <w:bottom w:val="none" w:sz="0" w:space="0" w:color="auto"/>
            <w:right w:val="none" w:sz="0" w:space="0" w:color="auto"/>
          </w:divBdr>
        </w:div>
        <w:div w:id="569924569">
          <w:marLeft w:val="480"/>
          <w:marRight w:val="0"/>
          <w:marTop w:val="0"/>
          <w:marBottom w:val="0"/>
          <w:divBdr>
            <w:top w:val="none" w:sz="0" w:space="0" w:color="auto"/>
            <w:left w:val="none" w:sz="0" w:space="0" w:color="auto"/>
            <w:bottom w:val="none" w:sz="0" w:space="0" w:color="auto"/>
            <w:right w:val="none" w:sz="0" w:space="0" w:color="auto"/>
          </w:divBdr>
        </w:div>
        <w:div w:id="779186719">
          <w:marLeft w:val="480"/>
          <w:marRight w:val="0"/>
          <w:marTop w:val="0"/>
          <w:marBottom w:val="0"/>
          <w:divBdr>
            <w:top w:val="none" w:sz="0" w:space="0" w:color="auto"/>
            <w:left w:val="none" w:sz="0" w:space="0" w:color="auto"/>
            <w:bottom w:val="none" w:sz="0" w:space="0" w:color="auto"/>
            <w:right w:val="none" w:sz="0" w:space="0" w:color="auto"/>
          </w:divBdr>
        </w:div>
      </w:divsChild>
    </w:div>
    <w:div w:id="638918353">
      <w:bodyDiv w:val="1"/>
      <w:marLeft w:val="0"/>
      <w:marRight w:val="0"/>
      <w:marTop w:val="0"/>
      <w:marBottom w:val="0"/>
      <w:divBdr>
        <w:top w:val="none" w:sz="0" w:space="0" w:color="auto"/>
        <w:left w:val="none" w:sz="0" w:space="0" w:color="auto"/>
        <w:bottom w:val="none" w:sz="0" w:space="0" w:color="auto"/>
        <w:right w:val="none" w:sz="0" w:space="0" w:color="auto"/>
      </w:divBdr>
    </w:div>
    <w:div w:id="638919913">
      <w:bodyDiv w:val="1"/>
      <w:marLeft w:val="0"/>
      <w:marRight w:val="0"/>
      <w:marTop w:val="0"/>
      <w:marBottom w:val="0"/>
      <w:divBdr>
        <w:top w:val="none" w:sz="0" w:space="0" w:color="auto"/>
        <w:left w:val="none" w:sz="0" w:space="0" w:color="auto"/>
        <w:bottom w:val="none" w:sz="0" w:space="0" w:color="auto"/>
        <w:right w:val="none" w:sz="0" w:space="0" w:color="auto"/>
      </w:divBdr>
    </w:div>
    <w:div w:id="638926239">
      <w:bodyDiv w:val="1"/>
      <w:marLeft w:val="0"/>
      <w:marRight w:val="0"/>
      <w:marTop w:val="0"/>
      <w:marBottom w:val="0"/>
      <w:divBdr>
        <w:top w:val="none" w:sz="0" w:space="0" w:color="auto"/>
        <w:left w:val="none" w:sz="0" w:space="0" w:color="auto"/>
        <w:bottom w:val="none" w:sz="0" w:space="0" w:color="auto"/>
        <w:right w:val="none" w:sz="0" w:space="0" w:color="auto"/>
      </w:divBdr>
    </w:div>
    <w:div w:id="638997417">
      <w:bodyDiv w:val="1"/>
      <w:marLeft w:val="0"/>
      <w:marRight w:val="0"/>
      <w:marTop w:val="0"/>
      <w:marBottom w:val="0"/>
      <w:divBdr>
        <w:top w:val="none" w:sz="0" w:space="0" w:color="auto"/>
        <w:left w:val="none" w:sz="0" w:space="0" w:color="auto"/>
        <w:bottom w:val="none" w:sz="0" w:space="0" w:color="auto"/>
        <w:right w:val="none" w:sz="0" w:space="0" w:color="auto"/>
      </w:divBdr>
    </w:div>
    <w:div w:id="639001699">
      <w:bodyDiv w:val="1"/>
      <w:marLeft w:val="0"/>
      <w:marRight w:val="0"/>
      <w:marTop w:val="0"/>
      <w:marBottom w:val="0"/>
      <w:divBdr>
        <w:top w:val="none" w:sz="0" w:space="0" w:color="auto"/>
        <w:left w:val="none" w:sz="0" w:space="0" w:color="auto"/>
        <w:bottom w:val="none" w:sz="0" w:space="0" w:color="auto"/>
        <w:right w:val="none" w:sz="0" w:space="0" w:color="auto"/>
      </w:divBdr>
    </w:div>
    <w:div w:id="639041934">
      <w:bodyDiv w:val="1"/>
      <w:marLeft w:val="0"/>
      <w:marRight w:val="0"/>
      <w:marTop w:val="0"/>
      <w:marBottom w:val="0"/>
      <w:divBdr>
        <w:top w:val="none" w:sz="0" w:space="0" w:color="auto"/>
        <w:left w:val="none" w:sz="0" w:space="0" w:color="auto"/>
        <w:bottom w:val="none" w:sz="0" w:space="0" w:color="auto"/>
        <w:right w:val="none" w:sz="0" w:space="0" w:color="auto"/>
      </w:divBdr>
    </w:div>
    <w:div w:id="639117732">
      <w:bodyDiv w:val="1"/>
      <w:marLeft w:val="0"/>
      <w:marRight w:val="0"/>
      <w:marTop w:val="0"/>
      <w:marBottom w:val="0"/>
      <w:divBdr>
        <w:top w:val="none" w:sz="0" w:space="0" w:color="auto"/>
        <w:left w:val="none" w:sz="0" w:space="0" w:color="auto"/>
        <w:bottom w:val="none" w:sz="0" w:space="0" w:color="auto"/>
        <w:right w:val="none" w:sz="0" w:space="0" w:color="auto"/>
      </w:divBdr>
    </w:div>
    <w:div w:id="639190872">
      <w:bodyDiv w:val="1"/>
      <w:marLeft w:val="0"/>
      <w:marRight w:val="0"/>
      <w:marTop w:val="0"/>
      <w:marBottom w:val="0"/>
      <w:divBdr>
        <w:top w:val="none" w:sz="0" w:space="0" w:color="auto"/>
        <w:left w:val="none" w:sz="0" w:space="0" w:color="auto"/>
        <w:bottom w:val="none" w:sz="0" w:space="0" w:color="auto"/>
        <w:right w:val="none" w:sz="0" w:space="0" w:color="auto"/>
      </w:divBdr>
    </w:div>
    <w:div w:id="639194766">
      <w:bodyDiv w:val="1"/>
      <w:marLeft w:val="0"/>
      <w:marRight w:val="0"/>
      <w:marTop w:val="0"/>
      <w:marBottom w:val="0"/>
      <w:divBdr>
        <w:top w:val="none" w:sz="0" w:space="0" w:color="auto"/>
        <w:left w:val="none" w:sz="0" w:space="0" w:color="auto"/>
        <w:bottom w:val="none" w:sz="0" w:space="0" w:color="auto"/>
        <w:right w:val="none" w:sz="0" w:space="0" w:color="auto"/>
      </w:divBdr>
    </w:div>
    <w:div w:id="639262758">
      <w:bodyDiv w:val="1"/>
      <w:marLeft w:val="0"/>
      <w:marRight w:val="0"/>
      <w:marTop w:val="0"/>
      <w:marBottom w:val="0"/>
      <w:divBdr>
        <w:top w:val="none" w:sz="0" w:space="0" w:color="auto"/>
        <w:left w:val="none" w:sz="0" w:space="0" w:color="auto"/>
        <w:bottom w:val="none" w:sz="0" w:space="0" w:color="auto"/>
        <w:right w:val="none" w:sz="0" w:space="0" w:color="auto"/>
      </w:divBdr>
    </w:div>
    <w:div w:id="639266338">
      <w:bodyDiv w:val="1"/>
      <w:marLeft w:val="0"/>
      <w:marRight w:val="0"/>
      <w:marTop w:val="0"/>
      <w:marBottom w:val="0"/>
      <w:divBdr>
        <w:top w:val="none" w:sz="0" w:space="0" w:color="auto"/>
        <w:left w:val="none" w:sz="0" w:space="0" w:color="auto"/>
        <w:bottom w:val="none" w:sz="0" w:space="0" w:color="auto"/>
        <w:right w:val="none" w:sz="0" w:space="0" w:color="auto"/>
      </w:divBdr>
    </w:div>
    <w:div w:id="639304726">
      <w:bodyDiv w:val="1"/>
      <w:marLeft w:val="0"/>
      <w:marRight w:val="0"/>
      <w:marTop w:val="0"/>
      <w:marBottom w:val="0"/>
      <w:divBdr>
        <w:top w:val="none" w:sz="0" w:space="0" w:color="auto"/>
        <w:left w:val="none" w:sz="0" w:space="0" w:color="auto"/>
        <w:bottom w:val="none" w:sz="0" w:space="0" w:color="auto"/>
        <w:right w:val="none" w:sz="0" w:space="0" w:color="auto"/>
      </w:divBdr>
    </w:div>
    <w:div w:id="639385787">
      <w:bodyDiv w:val="1"/>
      <w:marLeft w:val="0"/>
      <w:marRight w:val="0"/>
      <w:marTop w:val="0"/>
      <w:marBottom w:val="0"/>
      <w:divBdr>
        <w:top w:val="none" w:sz="0" w:space="0" w:color="auto"/>
        <w:left w:val="none" w:sz="0" w:space="0" w:color="auto"/>
        <w:bottom w:val="none" w:sz="0" w:space="0" w:color="auto"/>
        <w:right w:val="none" w:sz="0" w:space="0" w:color="auto"/>
      </w:divBdr>
    </w:div>
    <w:div w:id="639386364">
      <w:bodyDiv w:val="1"/>
      <w:marLeft w:val="0"/>
      <w:marRight w:val="0"/>
      <w:marTop w:val="0"/>
      <w:marBottom w:val="0"/>
      <w:divBdr>
        <w:top w:val="none" w:sz="0" w:space="0" w:color="auto"/>
        <w:left w:val="none" w:sz="0" w:space="0" w:color="auto"/>
        <w:bottom w:val="none" w:sz="0" w:space="0" w:color="auto"/>
        <w:right w:val="none" w:sz="0" w:space="0" w:color="auto"/>
      </w:divBdr>
    </w:div>
    <w:div w:id="639502821">
      <w:bodyDiv w:val="1"/>
      <w:marLeft w:val="0"/>
      <w:marRight w:val="0"/>
      <w:marTop w:val="0"/>
      <w:marBottom w:val="0"/>
      <w:divBdr>
        <w:top w:val="none" w:sz="0" w:space="0" w:color="auto"/>
        <w:left w:val="none" w:sz="0" w:space="0" w:color="auto"/>
        <w:bottom w:val="none" w:sz="0" w:space="0" w:color="auto"/>
        <w:right w:val="none" w:sz="0" w:space="0" w:color="auto"/>
      </w:divBdr>
    </w:div>
    <w:div w:id="639581660">
      <w:bodyDiv w:val="1"/>
      <w:marLeft w:val="0"/>
      <w:marRight w:val="0"/>
      <w:marTop w:val="0"/>
      <w:marBottom w:val="0"/>
      <w:divBdr>
        <w:top w:val="none" w:sz="0" w:space="0" w:color="auto"/>
        <w:left w:val="none" w:sz="0" w:space="0" w:color="auto"/>
        <w:bottom w:val="none" w:sz="0" w:space="0" w:color="auto"/>
        <w:right w:val="none" w:sz="0" w:space="0" w:color="auto"/>
      </w:divBdr>
    </w:div>
    <w:div w:id="639728013">
      <w:bodyDiv w:val="1"/>
      <w:marLeft w:val="0"/>
      <w:marRight w:val="0"/>
      <w:marTop w:val="0"/>
      <w:marBottom w:val="0"/>
      <w:divBdr>
        <w:top w:val="none" w:sz="0" w:space="0" w:color="auto"/>
        <w:left w:val="none" w:sz="0" w:space="0" w:color="auto"/>
        <w:bottom w:val="none" w:sz="0" w:space="0" w:color="auto"/>
        <w:right w:val="none" w:sz="0" w:space="0" w:color="auto"/>
      </w:divBdr>
    </w:div>
    <w:div w:id="640034988">
      <w:bodyDiv w:val="1"/>
      <w:marLeft w:val="0"/>
      <w:marRight w:val="0"/>
      <w:marTop w:val="0"/>
      <w:marBottom w:val="0"/>
      <w:divBdr>
        <w:top w:val="none" w:sz="0" w:space="0" w:color="auto"/>
        <w:left w:val="none" w:sz="0" w:space="0" w:color="auto"/>
        <w:bottom w:val="none" w:sz="0" w:space="0" w:color="auto"/>
        <w:right w:val="none" w:sz="0" w:space="0" w:color="auto"/>
      </w:divBdr>
    </w:div>
    <w:div w:id="640035421">
      <w:bodyDiv w:val="1"/>
      <w:marLeft w:val="0"/>
      <w:marRight w:val="0"/>
      <w:marTop w:val="0"/>
      <w:marBottom w:val="0"/>
      <w:divBdr>
        <w:top w:val="none" w:sz="0" w:space="0" w:color="auto"/>
        <w:left w:val="none" w:sz="0" w:space="0" w:color="auto"/>
        <w:bottom w:val="none" w:sz="0" w:space="0" w:color="auto"/>
        <w:right w:val="none" w:sz="0" w:space="0" w:color="auto"/>
      </w:divBdr>
      <w:divsChild>
        <w:div w:id="177820623">
          <w:marLeft w:val="480"/>
          <w:marRight w:val="0"/>
          <w:marTop w:val="0"/>
          <w:marBottom w:val="0"/>
          <w:divBdr>
            <w:top w:val="none" w:sz="0" w:space="0" w:color="auto"/>
            <w:left w:val="none" w:sz="0" w:space="0" w:color="auto"/>
            <w:bottom w:val="none" w:sz="0" w:space="0" w:color="auto"/>
            <w:right w:val="none" w:sz="0" w:space="0" w:color="auto"/>
          </w:divBdr>
        </w:div>
        <w:div w:id="472217554">
          <w:marLeft w:val="480"/>
          <w:marRight w:val="0"/>
          <w:marTop w:val="0"/>
          <w:marBottom w:val="0"/>
          <w:divBdr>
            <w:top w:val="none" w:sz="0" w:space="0" w:color="auto"/>
            <w:left w:val="none" w:sz="0" w:space="0" w:color="auto"/>
            <w:bottom w:val="none" w:sz="0" w:space="0" w:color="auto"/>
            <w:right w:val="none" w:sz="0" w:space="0" w:color="auto"/>
          </w:divBdr>
        </w:div>
        <w:div w:id="724107628">
          <w:marLeft w:val="480"/>
          <w:marRight w:val="0"/>
          <w:marTop w:val="0"/>
          <w:marBottom w:val="0"/>
          <w:divBdr>
            <w:top w:val="none" w:sz="0" w:space="0" w:color="auto"/>
            <w:left w:val="none" w:sz="0" w:space="0" w:color="auto"/>
            <w:bottom w:val="none" w:sz="0" w:space="0" w:color="auto"/>
            <w:right w:val="none" w:sz="0" w:space="0" w:color="auto"/>
          </w:divBdr>
        </w:div>
      </w:divsChild>
    </w:div>
    <w:div w:id="640111359">
      <w:bodyDiv w:val="1"/>
      <w:marLeft w:val="0"/>
      <w:marRight w:val="0"/>
      <w:marTop w:val="0"/>
      <w:marBottom w:val="0"/>
      <w:divBdr>
        <w:top w:val="none" w:sz="0" w:space="0" w:color="auto"/>
        <w:left w:val="none" w:sz="0" w:space="0" w:color="auto"/>
        <w:bottom w:val="none" w:sz="0" w:space="0" w:color="auto"/>
        <w:right w:val="none" w:sz="0" w:space="0" w:color="auto"/>
      </w:divBdr>
    </w:div>
    <w:div w:id="640112555">
      <w:bodyDiv w:val="1"/>
      <w:marLeft w:val="0"/>
      <w:marRight w:val="0"/>
      <w:marTop w:val="0"/>
      <w:marBottom w:val="0"/>
      <w:divBdr>
        <w:top w:val="none" w:sz="0" w:space="0" w:color="auto"/>
        <w:left w:val="none" w:sz="0" w:space="0" w:color="auto"/>
        <w:bottom w:val="none" w:sz="0" w:space="0" w:color="auto"/>
        <w:right w:val="none" w:sz="0" w:space="0" w:color="auto"/>
      </w:divBdr>
    </w:div>
    <w:div w:id="640160378">
      <w:bodyDiv w:val="1"/>
      <w:marLeft w:val="0"/>
      <w:marRight w:val="0"/>
      <w:marTop w:val="0"/>
      <w:marBottom w:val="0"/>
      <w:divBdr>
        <w:top w:val="none" w:sz="0" w:space="0" w:color="auto"/>
        <w:left w:val="none" w:sz="0" w:space="0" w:color="auto"/>
        <w:bottom w:val="none" w:sz="0" w:space="0" w:color="auto"/>
        <w:right w:val="none" w:sz="0" w:space="0" w:color="auto"/>
      </w:divBdr>
    </w:div>
    <w:div w:id="640236349">
      <w:bodyDiv w:val="1"/>
      <w:marLeft w:val="0"/>
      <w:marRight w:val="0"/>
      <w:marTop w:val="0"/>
      <w:marBottom w:val="0"/>
      <w:divBdr>
        <w:top w:val="none" w:sz="0" w:space="0" w:color="auto"/>
        <w:left w:val="none" w:sz="0" w:space="0" w:color="auto"/>
        <w:bottom w:val="none" w:sz="0" w:space="0" w:color="auto"/>
        <w:right w:val="none" w:sz="0" w:space="0" w:color="auto"/>
      </w:divBdr>
    </w:div>
    <w:div w:id="640379105">
      <w:bodyDiv w:val="1"/>
      <w:marLeft w:val="0"/>
      <w:marRight w:val="0"/>
      <w:marTop w:val="0"/>
      <w:marBottom w:val="0"/>
      <w:divBdr>
        <w:top w:val="none" w:sz="0" w:space="0" w:color="auto"/>
        <w:left w:val="none" w:sz="0" w:space="0" w:color="auto"/>
        <w:bottom w:val="none" w:sz="0" w:space="0" w:color="auto"/>
        <w:right w:val="none" w:sz="0" w:space="0" w:color="auto"/>
      </w:divBdr>
    </w:div>
    <w:div w:id="640384056">
      <w:bodyDiv w:val="1"/>
      <w:marLeft w:val="0"/>
      <w:marRight w:val="0"/>
      <w:marTop w:val="0"/>
      <w:marBottom w:val="0"/>
      <w:divBdr>
        <w:top w:val="none" w:sz="0" w:space="0" w:color="auto"/>
        <w:left w:val="none" w:sz="0" w:space="0" w:color="auto"/>
        <w:bottom w:val="none" w:sz="0" w:space="0" w:color="auto"/>
        <w:right w:val="none" w:sz="0" w:space="0" w:color="auto"/>
      </w:divBdr>
    </w:div>
    <w:div w:id="640422598">
      <w:bodyDiv w:val="1"/>
      <w:marLeft w:val="0"/>
      <w:marRight w:val="0"/>
      <w:marTop w:val="0"/>
      <w:marBottom w:val="0"/>
      <w:divBdr>
        <w:top w:val="none" w:sz="0" w:space="0" w:color="auto"/>
        <w:left w:val="none" w:sz="0" w:space="0" w:color="auto"/>
        <w:bottom w:val="none" w:sz="0" w:space="0" w:color="auto"/>
        <w:right w:val="none" w:sz="0" w:space="0" w:color="auto"/>
      </w:divBdr>
    </w:div>
    <w:div w:id="640577611">
      <w:bodyDiv w:val="1"/>
      <w:marLeft w:val="0"/>
      <w:marRight w:val="0"/>
      <w:marTop w:val="0"/>
      <w:marBottom w:val="0"/>
      <w:divBdr>
        <w:top w:val="none" w:sz="0" w:space="0" w:color="auto"/>
        <w:left w:val="none" w:sz="0" w:space="0" w:color="auto"/>
        <w:bottom w:val="none" w:sz="0" w:space="0" w:color="auto"/>
        <w:right w:val="none" w:sz="0" w:space="0" w:color="auto"/>
      </w:divBdr>
    </w:div>
    <w:div w:id="640615017">
      <w:bodyDiv w:val="1"/>
      <w:marLeft w:val="0"/>
      <w:marRight w:val="0"/>
      <w:marTop w:val="0"/>
      <w:marBottom w:val="0"/>
      <w:divBdr>
        <w:top w:val="none" w:sz="0" w:space="0" w:color="auto"/>
        <w:left w:val="none" w:sz="0" w:space="0" w:color="auto"/>
        <w:bottom w:val="none" w:sz="0" w:space="0" w:color="auto"/>
        <w:right w:val="none" w:sz="0" w:space="0" w:color="auto"/>
      </w:divBdr>
      <w:divsChild>
        <w:div w:id="21825106">
          <w:marLeft w:val="480"/>
          <w:marRight w:val="0"/>
          <w:marTop w:val="0"/>
          <w:marBottom w:val="0"/>
          <w:divBdr>
            <w:top w:val="none" w:sz="0" w:space="0" w:color="auto"/>
            <w:left w:val="none" w:sz="0" w:space="0" w:color="auto"/>
            <w:bottom w:val="none" w:sz="0" w:space="0" w:color="auto"/>
            <w:right w:val="none" w:sz="0" w:space="0" w:color="auto"/>
          </w:divBdr>
        </w:div>
        <w:div w:id="21899568">
          <w:marLeft w:val="480"/>
          <w:marRight w:val="0"/>
          <w:marTop w:val="0"/>
          <w:marBottom w:val="0"/>
          <w:divBdr>
            <w:top w:val="none" w:sz="0" w:space="0" w:color="auto"/>
            <w:left w:val="none" w:sz="0" w:space="0" w:color="auto"/>
            <w:bottom w:val="none" w:sz="0" w:space="0" w:color="auto"/>
            <w:right w:val="none" w:sz="0" w:space="0" w:color="auto"/>
          </w:divBdr>
        </w:div>
        <w:div w:id="74862504">
          <w:marLeft w:val="480"/>
          <w:marRight w:val="0"/>
          <w:marTop w:val="0"/>
          <w:marBottom w:val="0"/>
          <w:divBdr>
            <w:top w:val="none" w:sz="0" w:space="0" w:color="auto"/>
            <w:left w:val="none" w:sz="0" w:space="0" w:color="auto"/>
            <w:bottom w:val="none" w:sz="0" w:space="0" w:color="auto"/>
            <w:right w:val="none" w:sz="0" w:space="0" w:color="auto"/>
          </w:divBdr>
        </w:div>
        <w:div w:id="100342578">
          <w:marLeft w:val="480"/>
          <w:marRight w:val="0"/>
          <w:marTop w:val="0"/>
          <w:marBottom w:val="0"/>
          <w:divBdr>
            <w:top w:val="none" w:sz="0" w:space="0" w:color="auto"/>
            <w:left w:val="none" w:sz="0" w:space="0" w:color="auto"/>
            <w:bottom w:val="none" w:sz="0" w:space="0" w:color="auto"/>
            <w:right w:val="none" w:sz="0" w:space="0" w:color="auto"/>
          </w:divBdr>
        </w:div>
        <w:div w:id="145169445">
          <w:marLeft w:val="480"/>
          <w:marRight w:val="0"/>
          <w:marTop w:val="0"/>
          <w:marBottom w:val="0"/>
          <w:divBdr>
            <w:top w:val="none" w:sz="0" w:space="0" w:color="auto"/>
            <w:left w:val="none" w:sz="0" w:space="0" w:color="auto"/>
            <w:bottom w:val="none" w:sz="0" w:space="0" w:color="auto"/>
            <w:right w:val="none" w:sz="0" w:space="0" w:color="auto"/>
          </w:divBdr>
        </w:div>
        <w:div w:id="165286078">
          <w:marLeft w:val="480"/>
          <w:marRight w:val="0"/>
          <w:marTop w:val="0"/>
          <w:marBottom w:val="0"/>
          <w:divBdr>
            <w:top w:val="none" w:sz="0" w:space="0" w:color="auto"/>
            <w:left w:val="none" w:sz="0" w:space="0" w:color="auto"/>
            <w:bottom w:val="none" w:sz="0" w:space="0" w:color="auto"/>
            <w:right w:val="none" w:sz="0" w:space="0" w:color="auto"/>
          </w:divBdr>
        </w:div>
        <w:div w:id="169179845">
          <w:marLeft w:val="480"/>
          <w:marRight w:val="0"/>
          <w:marTop w:val="0"/>
          <w:marBottom w:val="0"/>
          <w:divBdr>
            <w:top w:val="none" w:sz="0" w:space="0" w:color="auto"/>
            <w:left w:val="none" w:sz="0" w:space="0" w:color="auto"/>
            <w:bottom w:val="none" w:sz="0" w:space="0" w:color="auto"/>
            <w:right w:val="none" w:sz="0" w:space="0" w:color="auto"/>
          </w:divBdr>
        </w:div>
        <w:div w:id="218982134">
          <w:marLeft w:val="480"/>
          <w:marRight w:val="0"/>
          <w:marTop w:val="0"/>
          <w:marBottom w:val="0"/>
          <w:divBdr>
            <w:top w:val="none" w:sz="0" w:space="0" w:color="auto"/>
            <w:left w:val="none" w:sz="0" w:space="0" w:color="auto"/>
            <w:bottom w:val="none" w:sz="0" w:space="0" w:color="auto"/>
            <w:right w:val="none" w:sz="0" w:space="0" w:color="auto"/>
          </w:divBdr>
        </w:div>
        <w:div w:id="254484420">
          <w:marLeft w:val="480"/>
          <w:marRight w:val="0"/>
          <w:marTop w:val="0"/>
          <w:marBottom w:val="0"/>
          <w:divBdr>
            <w:top w:val="none" w:sz="0" w:space="0" w:color="auto"/>
            <w:left w:val="none" w:sz="0" w:space="0" w:color="auto"/>
            <w:bottom w:val="none" w:sz="0" w:space="0" w:color="auto"/>
            <w:right w:val="none" w:sz="0" w:space="0" w:color="auto"/>
          </w:divBdr>
        </w:div>
        <w:div w:id="262343079">
          <w:marLeft w:val="480"/>
          <w:marRight w:val="0"/>
          <w:marTop w:val="0"/>
          <w:marBottom w:val="0"/>
          <w:divBdr>
            <w:top w:val="none" w:sz="0" w:space="0" w:color="auto"/>
            <w:left w:val="none" w:sz="0" w:space="0" w:color="auto"/>
            <w:bottom w:val="none" w:sz="0" w:space="0" w:color="auto"/>
            <w:right w:val="none" w:sz="0" w:space="0" w:color="auto"/>
          </w:divBdr>
        </w:div>
        <w:div w:id="333454507">
          <w:marLeft w:val="480"/>
          <w:marRight w:val="0"/>
          <w:marTop w:val="0"/>
          <w:marBottom w:val="0"/>
          <w:divBdr>
            <w:top w:val="none" w:sz="0" w:space="0" w:color="auto"/>
            <w:left w:val="none" w:sz="0" w:space="0" w:color="auto"/>
            <w:bottom w:val="none" w:sz="0" w:space="0" w:color="auto"/>
            <w:right w:val="none" w:sz="0" w:space="0" w:color="auto"/>
          </w:divBdr>
        </w:div>
        <w:div w:id="421688096">
          <w:marLeft w:val="480"/>
          <w:marRight w:val="0"/>
          <w:marTop w:val="0"/>
          <w:marBottom w:val="0"/>
          <w:divBdr>
            <w:top w:val="none" w:sz="0" w:space="0" w:color="auto"/>
            <w:left w:val="none" w:sz="0" w:space="0" w:color="auto"/>
            <w:bottom w:val="none" w:sz="0" w:space="0" w:color="auto"/>
            <w:right w:val="none" w:sz="0" w:space="0" w:color="auto"/>
          </w:divBdr>
        </w:div>
        <w:div w:id="429856344">
          <w:marLeft w:val="480"/>
          <w:marRight w:val="0"/>
          <w:marTop w:val="0"/>
          <w:marBottom w:val="0"/>
          <w:divBdr>
            <w:top w:val="none" w:sz="0" w:space="0" w:color="auto"/>
            <w:left w:val="none" w:sz="0" w:space="0" w:color="auto"/>
            <w:bottom w:val="none" w:sz="0" w:space="0" w:color="auto"/>
            <w:right w:val="none" w:sz="0" w:space="0" w:color="auto"/>
          </w:divBdr>
        </w:div>
        <w:div w:id="458232837">
          <w:marLeft w:val="480"/>
          <w:marRight w:val="0"/>
          <w:marTop w:val="0"/>
          <w:marBottom w:val="0"/>
          <w:divBdr>
            <w:top w:val="none" w:sz="0" w:space="0" w:color="auto"/>
            <w:left w:val="none" w:sz="0" w:space="0" w:color="auto"/>
            <w:bottom w:val="none" w:sz="0" w:space="0" w:color="auto"/>
            <w:right w:val="none" w:sz="0" w:space="0" w:color="auto"/>
          </w:divBdr>
        </w:div>
        <w:div w:id="563370607">
          <w:marLeft w:val="480"/>
          <w:marRight w:val="0"/>
          <w:marTop w:val="0"/>
          <w:marBottom w:val="0"/>
          <w:divBdr>
            <w:top w:val="none" w:sz="0" w:space="0" w:color="auto"/>
            <w:left w:val="none" w:sz="0" w:space="0" w:color="auto"/>
            <w:bottom w:val="none" w:sz="0" w:space="0" w:color="auto"/>
            <w:right w:val="none" w:sz="0" w:space="0" w:color="auto"/>
          </w:divBdr>
        </w:div>
        <w:div w:id="665673391">
          <w:marLeft w:val="480"/>
          <w:marRight w:val="0"/>
          <w:marTop w:val="0"/>
          <w:marBottom w:val="0"/>
          <w:divBdr>
            <w:top w:val="none" w:sz="0" w:space="0" w:color="auto"/>
            <w:left w:val="none" w:sz="0" w:space="0" w:color="auto"/>
            <w:bottom w:val="none" w:sz="0" w:space="0" w:color="auto"/>
            <w:right w:val="none" w:sz="0" w:space="0" w:color="auto"/>
          </w:divBdr>
        </w:div>
        <w:div w:id="669528413">
          <w:marLeft w:val="480"/>
          <w:marRight w:val="0"/>
          <w:marTop w:val="0"/>
          <w:marBottom w:val="0"/>
          <w:divBdr>
            <w:top w:val="none" w:sz="0" w:space="0" w:color="auto"/>
            <w:left w:val="none" w:sz="0" w:space="0" w:color="auto"/>
            <w:bottom w:val="none" w:sz="0" w:space="0" w:color="auto"/>
            <w:right w:val="none" w:sz="0" w:space="0" w:color="auto"/>
          </w:divBdr>
        </w:div>
        <w:div w:id="710421328">
          <w:marLeft w:val="480"/>
          <w:marRight w:val="0"/>
          <w:marTop w:val="0"/>
          <w:marBottom w:val="0"/>
          <w:divBdr>
            <w:top w:val="none" w:sz="0" w:space="0" w:color="auto"/>
            <w:left w:val="none" w:sz="0" w:space="0" w:color="auto"/>
            <w:bottom w:val="none" w:sz="0" w:space="0" w:color="auto"/>
            <w:right w:val="none" w:sz="0" w:space="0" w:color="auto"/>
          </w:divBdr>
        </w:div>
        <w:div w:id="796801832">
          <w:marLeft w:val="480"/>
          <w:marRight w:val="0"/>
          <w:marTop w:val="0"/>
          <w:marBottom w:val="0"/>
          <w:divBdr>
            <w:top w:val="none" w:sz="0" w:space="0" w:color="auto"/>
            <w:left w:val="none" w:sz="0" w:space="0" w:color="auto"/>
            <w:bottom w:val="none" w:sz="0" w:space="0" w:color="auto"/>
            <w:right w:val="none" w:sz="0" w:space="0" w:color="auto"/>
          </w:divBdr>
        </w:div>
        <w:div w:id="804006120">
          <w:marLeft w:val="480"/>
          <w:marRight w:val="0"/>
          <w:marTop w:val="0"/>
          <w:marBottom w:val="0"/>
          <w:divBdr>
            <w:top w:val="none" w:sz="0" w:space="0" w:color="auto"/>
            <w:left w:val="none" w:sz="0" w:space="0" w:color="auto"/>
            <w:bottom w:val="none" w:sz="0" w:space="0" w:color="auto"/>
            <w:right w:val="none" w:sz="0" w:space="0" w:color="auto"/>
          </w:divBdr>
        </w:div>
        <w:div w:id="812405024">
          <w:marLeft w:val="480"/>
          <w:marRight w:val="0"/>
          <w:marTop w:val="0"/>
          <w:marBottom w:val="0"/>
          <w:divBdr>
            <w:top w:val="none" w:sz="0" w:space="0" w:color="auto"/>
            <w:left w:val="none" w:sz="0" w:space="0" w:color="auto"/>
            <w:bottom w:val="none" w:sz="0" w:space="0" w:color="auto"/>
            <w:right w:val="none" w:sz="0" w:space="0" w:color="auto"/>
          </w:divBdr>
        </w:div>
        <w:div w:id="832448447">
          <w:marLeft w:val="480"/>
          <w:marRight w:val="0"/>
          <w:marTop w:val="0"/>
          <w:marBottom w:val="0"/>
          <w:divBdr>
            <w:top w:val="none" w:sz="0" w:space="0" w:color="auto"/>
            <w:left w:val="none" w:sz="0" w:space="0" w:color="auto"/>
            <w:bottom w:val="none" w:sz="0" w:space="0" w:color="auto"/>
            <w:right w:val="none" w:sz="0" w:space="0" w:color="auto"/>
          </w:divBdr>
        </w:div>
        <w:div w:id="864516971">
          <w:marLeft w:val="480"/>
          <w:marRight w:val="0"/>
          <w:marTop w:val="0"/>
          <w:marBottom w:val="0"/>
          <w:divBdr>
            <w:top w:val="none" w:sz="0" w:space="0" w:color="auto"/>
            <w:left w:val="none" w:sz="0" w:space="0" w:color="auto"/>
            <w:bottom w:val="none" w:sz="0" w:space="0" w:color="auto"/>
            <w:right w:val="none" w:sz="0" w:space="0" w:color="auto"/>
          </w:divBdr>
        </w:div>
        <w:div w:id="867067737">
          <w:marLeft w:val="480"/>
          <w:marRight w:val="0"/>
          <w:marTop w:val="0"/>
          <w:marBottom w:val="0"/>
          <w:divBdr>
            <w:top w:val="none" w:sz="0" w:space="0" w:color="auto"/>
            <w:left w:val="none" w:sz="0" w:space="0" w:color="auto"/>
            <w:bottom w:val="none" w:sz="0" w:space="0" w:color="auto"/>
            <w:right w:val="none" w:sz="0" w:space="0" w:color="auto"/>
          </w:divBdr>
        </w:div>
      </w:divsChild>
    </w:div>
    <w:div w:id="640768678">
      <w:bodyDiv w:val="1"/>
      <w:marLeft w:val="0"/>
      <w:marRight w:val="0"/>
      <w:marTop w:val="0"/>
      <w:marBottom w:val="0"/>
      <w:divBdr>
        <w:top w:val="none" w:sz="0" w:space="0" w:color="auto"/>
        <w:left w:val="none" w:sz="0" w:space="0" w:color="auto"/>
        <w:bottom w:val="none" w:sz="0" w:space="0" w:color="auto"/>
        <w:right w:val="none" w:sz="0" w:space="0" w:color="auto"/>
      </w:divBdr>
    </w:div>
    <w:div w:id="640773110">
      <w:bodyDiv w:val="1"/>
      <w:marLeft w:val="0"/>
      <w:marRight w:val="0"/>
      <w:marTop w:val="0"/>
      <w:marBottom w:val="0"/>
      <w:divBdr>
        <w:top w:val="none" w:sz="0" w:space="0" w:color="auto"/>
        <w:left w:val="none" w:sz="0" w:space="0" w:color="auto"/>
        <w:bottom w:val="none" w:sz="0" w:space="0" w:color="auto"/>
        <w:right w:val="none" w:sz="0" w:space="0" w:color="auto"/>
      </w:divBdr>
    </w:div>
    <w:div w:id="640816561">
      <w:bodyDiv w:val="1"/>
      <w:marLeft w:val="0"/>
      <w:marRight w:val="0"/>
      <w:marTop w:val="0"/>
      <w:marBottom w:val="0"/>
      <w:divBdr>
        <w:top w:val="none" w:sz="0" w:space="0" w:color="auto"/>
        <w:left w:val="none" w:sz="0" w:space="0" w:color="auto"/>
        <w:bottom w:val="none" w:sz="0" w:space="0" w:color="auto"/>
        <w:right w:val="none" w:sz="0" w:space="0" w:color="auto"/>
      </w:divBdr>
    </w:div>
    <w:div w:id="640883907">
      <w:bodyDiv w:val="1"/>
      <w:marLeft w:val="0"/>
      <w:marRight w:val="0"/>
      <w:marTop w:val="0"/>
      <w:marBottom w:val="0"/>
      <w:divBdr>
        <w:top w:val="none" w:sz="0" w:space="0" w:color="auto"/>
        <w:left w:val="none" w:sz="0" w:space="0" w:color="auto"/>
        <w:bottom w:val="none" w:sz="0" w:space="0" w:color="auto"/>
        <w:right w:val="none" w:sz="0" w:space="0" w:color="auto"/>
      </w:divBdr>
      <w:divsChild>
        <w:div w:id="81724585">
          <w:marLeft w:val="480"/>
          <w:marRight w:val="0"/>
          <w:marTop w:val="0"/>
          <w:marBottom w:val="0"/>
          <w:divBdr>
            <w:top w:val="none" w:sz="0" w:space="0" w:color="auto"/>
            <w:left w:val="none" w:sz="0" w:space="0" w:color="auto"/>
            <w:bottom w:val="none" w:sz="0" w:space="0" w:color="auto"/>
            <w:right w:val="none" w:sz="0" w:space="0" w:color="auto"/>
          </w:divBdr>
        </w:div>
        <w:div w:id="125779739">
          <w:marLeft w:val="480"/>
          <w:marRight w:val="0"/>
          <w:marTop w:val="0"/>
          <w:marBottom w:val="0"/>
          <w:divBdr>
            <w:top w:val="none" w:sz="0" w:space="0" w:color="auto"/>
            <w:left w:val="none" w:sz="0" w:space="0" w:color="auto"/>
            <w:bottom w:val="none" w:sz="0" w:space="0" w:color="auto"/>
            <w:right w:val="none" w:sz="0" w:space="0" w:color="auto"/>
          </w:divBdr>
        </w:div>
        <w:div w:id="174852769">
          <w:marLeft w:val="480"/>
          <w:marRight w:val="0"/>
          <w:marTop w:val="0"/>
          <w:marBottom w:val="0"/>
          <w:divBdr>
            <w:top w:val="none" w:sz="0" w:space="0" w:color="auto"/>
            <w:left w:val="none" w:sz="0" w:space="0" w:color="auto"/>
            <w:bottom w:val="none" w:sz="0" w:space="0" w:color="auto"/>
            <w:right w:val="none" w:sz="0" w:space="0" w:color="auto"/>
          </w:divBdr>
        </w:div>
        <w:div w:id="316492276">
          <w:marLeft w:val="480"/>
          <w:marRight w:val="0"/>
          <w:marTop w:val="0"/>
          <w:marBottom w:val="0"/>
          <w:divBdr>
            <w:top w:val="none" w:sz="0" w:space="0" w:color="auto"/>
            <w:left w:val="none" w:sz="0" w:space="0" w:color="auto"/>
            <w:bottom w:val="none" w:sz="0" w:space="0" w:color="auto"/>
            <w:right w:val="none" w:sz="0" w:space="0" w:color="auto"/>
          </w:divBdr>
        </w:div>
        <w:div w:id="440076089">
          <w:marLeft w:val="480"/>
          <w:marRight w:val="0"/>
          <w:marTop w:val="0"/>
          <w:marBottom w:val="0"/>
          <w:divBdr>
            <w:top w:val="none" w:sz="0" w:space="0" w:color="auto"/>
            <w:left w:val="none" w:sz="0" w:space="0" w:color="auto"/>
            <w:bottom w:val="none" w:sz="0" w:space="0" w:color="auto"/>
            <w:right w:val="none" w:sz="0" w:space="0" w:color="auto"/>
          </w:divBdr>
        </w:div>
        <w:div w:id="443618990">
          <w:marLeft w:val="480"/>
          <w:marRight w:val="0"/>
          <w:marTop w:val="0"/>
          <w:marBottom w:val="0"/>
          <w:divBdr>
            <w:top w:val="none" w:sz="0" w:space="0" w:color="auto"/>
            <w:left w:val="none" w:sz="0" w:space="0" w:color="auto"/>
            <w:bottom w:val="none" w:sz="0" w:space="0" w:color="auto"/>
            <w:right w:val="none" w:sz="0" w:space="0" w:color="auto"/>
          </w:divBdr>
        </w:div>
        <w:div w:id="511574585">
          <w:marLeft w:val="480"/>
          <w:marRight w:val="0"/>
          <w:marTop w:val="0"/>
          <w:marBottom w:val="0"/>
          <w:divBdr>
            <w:top w:val="none" w:sz="0" w:space="0" w:color="auto"/>
            <w:left w:val="none" w:sz="0" w:space="0" w:color="auto"/>
            <w:bottom w:val="none" w:sz="0" w:space="0" w:color="auto"/>
            <w:right w:val="none" w:sz="0" w:space="0" w:color="auto"/>
          </w:divBdr>
        </w:div>
        <w:div w:id="560602931">
          <w:marLeft w:val="480"/>
          <w:marRight w:val="0"/>
          <w:marTop w:val="0"/>
          <w:marBottom w:val="0"/>
          <w:divBdr>
            <w:top w:val="none" w:sz="0" w:space="0" w:color="auto"/>
            <w:left w:val="none" w:sz="0" w:space="0" w:color="auto"/>
            <w:bottom w:val="none" w:sz="0" w:space="0" w:color="auto"/>
            <w:right w:val="none" w:sz="0" w:space="0" w:color="auto"/>
          </w:divBdr>
        </w:div>
        <w:div w:id="641496521">
          <w:marLeft w:val="480"/>
          <w:marRight w:val="0"/>
          <w:marTop w:val="0"/>
          <w:marBottom w:val="0"/>
          <w:divBdr>
            <w:top w:val="none" w:sz="0" w:space="0" w:color="auto"/>
            <w:left w:val="none" w:sz="0" w:space="0" w:color="auto"/>
            <w:bottom w:val="none" w:sz="0" w:space="0" w:color="auto"/>
            <w:right w:val="none" w:sz="0" w:space="0" w:color="auto"/>
          </w:divBdr>
        </w:div>
        <w:div w:id="834564179">
          <w:marLeft w:val="480"/>
          <w:marRight w:val="0"/>
          <w:marTop w:val="0"/>
          <w:marBottom w:val="0"/>
          <w:divBdr>
            <w:top w:val="none" w:sz="0" w:space="0" w:color="auto"/>
            <w:left w:val="none" w:sz="0" w:space="0" w:color="auto"/>
            <w:bottom w:val="none" w:sz="0" w:space="0" w:color="auto"/>
            <w:right w:val="none" w:sz="0" w:space="0" w:color="auto"/>
          </w:divBdr>
        </w:div>
        <w:div w:id="870535916">
          <w:marLeft w:val="480"/>
          <w:marRight w:val="0"/>
          <w:marTop w:val="0"/>
          <w:marBottom w:val="0"/>
          <w:divBdr>
            <w:top w:val="none" w:sz="0" w:space="0" w:color="auto"/>
            <w:left w:val="none" w:sz="0" w:space="0" w:color="auto"/>
            <w:bottom w:val="none" w:sz="0" w:space="0" w:color="auto"/>
            <w:right w:val="none" w:sz="0" w:space="0" w:color="auto"/>
          </w:divBdr>
        </w:div>
      </w:divsChild>
    </w:div>
    <w:div w:id="641038954">
      <w:bodyDiv w:val="1"/>
      <w:marLeft w:val="0"/>
      <w:marRight w:val="0"/>
      <w:marTop w:val="0"/>
      <w:marBottom w:val="0"/>
      <w:divBdr>
        <w:top w:val="none" w:sz="0" w:space="0" w:color="auto"/>
        <w:left w:val="none" w:sz="0" w:space="0" w:color="auto"/>
        <w:bottom w:val="none" w:sz="0" w:space="0" w:color="auto"/>
        <w:right w:val="none" w:sz="0" w:space="0" w:color="auto"/>
      </w:divBdr>
    </w:div>
    <w:div w:id="641227969">
      <w:bodyDiv w:val="1"/>
      <w:marLeft w:val="0"/>
      <w:marRight w:val="0"/>
      <w:marTop w:val="0"/>
      <w:marBottom w:val="0"/>
      <w:divBdr>
        <w:top w:val="none" w:sz="0" w:space="0" w:color="auto"/>
        <w:left w:val="none" w:sz="0" w:space="0" w:color="auto"/>
        <w:bottom w:val="none" w:sz="0" w:space="0" w:color="auto"/>
        <w:right w:val="none" w:sz="0" w:space="0" w:color="auto"/>
      </w:divBdr>
    </w:div>
    <w:div w:id="641276042">
      <w:bodyDiv w:val="1"/>
      <w:marLeft w:val="0"/>
      <w:marRight w:val="0"/>
      <w:marTop w:val="0"/>
      <w:marBottom w:val="0"/>
      <w:divBdr>
        <w:top w:val="none" w:sz="0" w:space="0" w:color="auto"/>
        <w:left w:val="none" w:sz="0" w:space="0" w:color="auto"/>
        <w:bottom w:val="none" w:sz="0" w:space="0" w:color="auto"/>
        <w:right w:val="none" w:sz="0" w:space="0" w:color="auto"/>
      </w:divBdr>
    </w:div>
    <w:div w:id="641353393">
      <w:bodyDiv w:val="1"/>
      <w:marLeft w:val="0"/>
      <w:marRight w:val="0"/>
      <w:marTop w:val="0"/>
      <w:marBottom w:val="0"/>
      <w:divBdr>
        <w:top w:val="none" w:sz="0" w:space="0" w:color="auto"/>
        <w:left w:val="none" w:sz="0" w:space="0" w:color="auto"/>
        <w:bottom w:val="none" w:sz="0" w:space="0" w:color="auto"/>
        <w:right w:val="none" w:sz="0" w:space="0" w:color="auto"/>
      </w:divBdr>
    </w:div>
    <w:div w:id="641353881">
      <w:bodyDiv w:val="1"/>
      <w:marLeft w:val="0"/>
      <w:marRight w:val="0"/>
      <w:marTop w:val="0"/>
      <w:marBottom w:val="0"/>
      <w:divBdr>
        <w:top w:val="none" w:sz="0" w:space="0" w:color="auto"/>
        <w:left w:val="none" w:sz="0" w:space="0" w:color="auto"/>
        <w:bottom w:val="none" w:sz="0" w:space="0" w:color="auto"/>
        <w:right w:val="none" w:sz="0" w:space="0" w:color="auto"/>
      </w:divBdr>
    </w:div>
    <w:div w:id="641616337">
      <w:bodyDiv w:val="1"/>
      <w:marLeft w:val="0"/>
      <w:marRight w:val="0"/>
      <w:marTop w:val="0"/>
      <w:marBottom w:val="0"/>
      <w:divBdr>
        <w:top w:val="none" w:sz="0" w:space="0" w:color="auto"/>
        <w:left w:val="none" w:sz="0" w:space="0" w:color="auto"/>
        <w:bottom w:val="none" w:sz="0" w:space="0" w:color="auto"/>
        <w:right w:val="none" w:sz="0" w:space="0" w:color="auto"/>
      </w:divBdr>
    </w:div>
    <w:div w:id="641736286">
      <w:bodyDiv w:val="1"/>
      <w:marLeft w:val="0"/>
      <w:marRight w:val="0"/>
      <w:marTop w:val="0"/>
      <w:marBottom w:val="0"/>
      <w:divBdr>
        <w:top w:val="none" w:sz="0" w:space="0" w:color="auto"/>
        <w:left w:val="none" w:sz="0" w:space="0" w:color="auto"/>
        <w:bottom w:val="none" w:sz="0" w:space="0" w:color="auto"/>
        <w:right w:val="none" w:sz="0" w:space="0" w:color="auto"/>
      </w:divBdr>
    </w:div>
    <w:div w:id="641739115">
      <w:bodyDiv w:val="1"/>
      <w:marLeft w:val="0"/>
      <w:marRight w:val="0"/>
      <w:marTop w:val="0"/>
      <w:marBottom w:val="0"/>
      <w:divBdr>
        <w:top w:val="none" w:sz="0" w:space="0" w:color="auto"/>
        <w:left w:val="none" w:sz="0" w:space="0" w:color="auto"/>
        <w:bottom w:val="none" w:sz="0" w:space="0" w:color="auto"/>
        <w:right w:val="none" w:sz="0" w:space="0" w:color="auto"/>
      </w:divBdr>
      <w:divsChild>
        <w:div w:id="13121345">
          <w:marLeft w:val="480"/>
          <w:marRight w:val="0"/>
          <w:marTop w:val="0"/>
          <w:marBottom w:val="0"/>
          <w:divBdr>
            <w:top w:val="none" w:sz="0" w:space="0" w:color="auto"/>
            <w:left w:val="none" w:sz="0" w:space="0" w:color="auto"/>
            <w:bottom w:val="none" w:sz="0" w:space="0" w:color="auto"/>
            <w:right w:val="none" w:sz="0" w:space="0" w:color="auto"/>
          </w:divBdr>
        </w:div>
        <w:div w:id="38628614">
          <w:marLeft w:val="480"/>
          <w:marRight w:val="0"/>
          <w:marTop w:val="0"/>
          <w:marBottom w:val="0"/>
          <w:divBdr>
            <w:top w:val="none" w:sz="0" w:space="0" w:color="auto"/>
            <w:left w:val="none" w:sz="0" w:space="0" w:color="auto"/>
            <w:bottom w:val="none" w:sz="0" w:space="0" w:color="auto"/>
            <w:right w:val="none" w:sz="0" w:space="0" w:color="auto"/>
          </w:divBdr>
        </w:div>
        <w:div w:id="253171423">
          <w:marLeft w:val="480"/>
          <w:marRight w:val="0"/>
          <w:marTop w:val="0"/>
          <w:marBottom w:val="0"/>
          <w:divBdr>
            <w:top w:val="none" w:sz="0" w:space="0" w:color="auto"/>
            <w:left w:val="none" w:sz="0" w:space="0" w:color="auto"/>
            <w:bottom w:val="none" w:sz="0" w:space="0" w:color="auto"/>
            <w:right w:val="none" w:sz="0" w:space="0" w:color="auto"/>
          </w:divBdr>
        </w:div>
        <w:div w:id="344523159">
          <w:marLeft w:val="480"/>
          <w:marRight w:val="0"/>
          <w:marTop w:val="0"/>
          <w:marBottom w:val="0"/>
          <w:divBdr>
            <w:top w:val="none" w:sz="0" w:space="0" w:color="auto"/>
            <w:left w:val="none" w:sz="0" w:space="0" w:color="auto"/>
            <w:bottom w:val="none" w:sz="0" w:space="0" w:color="auto"/>
            <w:right w:val="none" w:sz="0" w:space="0" w:color="auto"/>
          </w:divBdr>
        </w:div>
        <w:div w:id="446891956">
          <w:marLeft w:val="480"/>
          <w:marRight w:val="0"/>
          <w:marTop w:val="0"/>
          <w:marBottom w:val="0"/>
          <w:divBdr>
            <w:top w:val="none" w:sz="0" w:space="0" w:color="auto"/>
            <w:left w:val="none" w:sz="0" w:space="0" w:color="auto"/>
            <w:bottom w:val="none" w:sz="0" w:space="0" w:color="auto"/>
            <w:right w:val="none" w:sz="0" w:space="0" w:color="auto"/>
          </w:divBdr>
        </w:div>
        <w:div w:id="487399685">
          <w:marLeft w:val="480"/>
          <w:marRight w:val="0"/>
          <w:marTop w:val="0"/>
          <w:marBottom w:val="0"/>
          <w:divBdr>
            <w:top w:val="none" w:sz="0" w:space="0" w:color="auto"/>
            <w:left w:val="none" w:sz="0" w:space="0" w:color="auto"/>
            <w:bottom w:val="none" w:sz="0" w:space="0" w:color="auto"/>
            <w:right w:val="none" w:sz="0" w:space="0" w:color="auto"/>
          </w:divBdr>
        </w:div>
        <w:div w:id="566646944">
          <w:marLeft w:val="480"/>
          <w:marRight w:val="0"/>
          <w:marTop w:val="0"/>
          <w:marBottom w:val="0"/>
          <w:divBdr>
            <w:top w:val="none" w:sz="0" w:space="0" w:color="auto"/>
            <w:left w:val="none" w:sz="0" w:space="0" w:color="auto"/>
            <w:bottom w:val="none" w:sz="0" w:space="0" w:color="auto"/>
            <w:right w:val="none" w:sz="0" w:space="0" w:color="auto"/>
          </w:divBdr>
        </w:div>
        <w:div w:id="581649463">
          <w:marLeft w:val="480"/>
          <w:marRight w:val="0"/>
          <w:marTop w:val="0"/>
          <w:marBottom w:val="0"/>
          <w:divBdr>
            <w:top w:val="none" w:sz="0" w:space="0" w:color="auto"/>
            <w:left w:val="none" w:sz="0" w:space="0" w:color="auto"/>
            <w:bottom w:val="none" w:sz="0" w:space="0" w:color="auto"/>
            <w:right w:val="none" w:sz="0" w:space="0" w:color="auto"/>
          </w:divBdr>
        </w:div>
        <w:div w:id="682632588">
          <w:marLeft w:val="480"/>
          <w:marRight w:val="0"/>
          <w:marTop w:val="0"/>
          <w:marBottom w:val="0"/>
          <w:divBdr>
            <w:top w:val="none" w:sz="0" w:space="0" w:color="auto"/>
            <w:left w:val="none" w:sz="0" w:space="0" w:color="auto"/>
            <w:bottom w:val="none" w:sz="0" w:space="0" w:color="auto"/>
            <w:right w:val="none" w:sz="0" w:space="0" w:color="auto"/>
          </w:divBdr>
        </w:div>
        <w:div w:id="735974555">
          <w:marLeft w:val="480"/>
          <w:marRight w:val="0"/>
          <w:marTop w:val="0"/>
          <w:marBottom w:val="0"/>
          <w:divBdr>
            <w:top w:val="none" w:sz="0" w:space="0" w:color="auto"/>
            <w:left w:val="none" w:sz="0" w:space="0" w:color="auto"/>
            <w:bottom w:val="none" w:sz="0" w:space="0" w:color="auto"/>
            <w:right w:val="none" w:sz="0" w:space="0" w:color="auto"/>
          </w:divBdr>
        </w:div>
        <w:div w:id="744258229">
          <w:marLeft w:val="480"/>
          <w:marRight w:val="0"/>
          <w:marTop w:val="0"/>
          <w:marBottom w:val="0"/>
          <w:divBdr>
            <w:top w:val="none" w:sz="0" w:space="0" w:color="auto"/>
            <w:left w:val="none" w:sz="0" w:space="0" w:color="auto"/>
            <w:bottom w:val="none" w:sz="0" w:space="0" w:color="auto"/>
            <w:right w:val="none" w:sz="0" w:space="0" w:color="auto"/>
          </w:divBdr>
        </w:div>
        <w:div w:id="796336083">
          <w:marLeft w:val="480"/>
          <w:marRight w:val="0"/>
          <w:marTop w:val="0"/>
          <w:marBottom w:val="0"/>
          <w:divBdr>
            <w:top w:val="none" w:sz="0" w:space="0" w:color="auto"/>
            <w:left w:val="none" w:sz="0" w:space="0" w:color="auto"/>
            <w:bottom w:val="none" w:sz="0" w:space="0" w:color="auto"/>
            <w:right w:val="none" w:sz="0" w:space="0" w:color="auto"/>
          </w:divBdr>
        </w:div>
        <w:div w:id="862210484">
          <w:marLeft w:val="480"/>
          <w:marRight w:val="0"/>
          <w:marTop w:val="0"/>
          <w:marBottom w:val="0"/>
          <w:divBdr>
            <w:top w:val="none" w:sz="0" w:space="0" w:color="auto"/>
            <w:left w:val="none" w:sz="0" w:space="0" w:color="auto"/>
            <w:bottom w:val="none" w:sz="0" w:space="0" w:color="auto"/>
            <w:right w:val="none" w:sz="0" w:space="0" w:color="auto"/>
          </w:divBdr>
        </w:div>
      </w:divsChild>
    </w:div>
    <w:div w:id="641931093">
      <w:bodyDiv w:val="1"/>
      <w:marLeft w:val="0"/>
      <w:marRight w:val="0"/>
      <w:marTop w:val="0"/>
      <w:marBottom w:val="0"/>
      <w:divBdr>
        <w:top w:val="none" w:sz="0" w:space="0" w:color="auto"/>
        <w:left w:val="none" w:sz="0" w:space="0" w:color="auto"/>
        <w:bottom w:val="none" w:sz="0" w:space="0" w:color="auto"/>
        <w:right w:val="none" w:sz="0" w:space="0" w:color="auto"/>
      </w:divBdr>
    </w:div>
    <w:div w:id="641932448">
      <w:bodyDiv w:val="1"/>
      <w:marLeft w:val="0"/>
      <w:marRight w:val="0"/>
      <w:marTop w:val="0"/>
      <w:marBottom w:val="0"/>
      <w:divBdr>
        <w:top w:val="none" w:sz="0" w:space="0" w:color="auto"/>
        <w:left w:val="none" w:sz="0" w:space="0" w:color="auto"/>
        <w:bottom w:val="none" w:sz="0" w:space="0" w:color="auto"/>
        <w:right w:val="none" w:sz="0" w:space="0" w:color="auto"/>
      </w:divBdr>
    </w:div>
    <w:div w:id="642001677">
      <w:bodyDiv w:val="1"/>
      <w:marLeft w:val="0"/>
      <w:marRight w:val="0"/>
      <w:marTop w:val="0"/>
      <w:marBottom w:val="0"/>
      <w:divBdr>
        <w:top w:val="none" w:sz="0" w:space="0" w:color="auto"/>
        <w:left w:val="none" w:sz="0" w:space="0" w:color="auto"/>
        <w:bottom w:val="none" w:sz="0" w:space="0" w:color="auto"/>
        <w:right w:val="none" w:sz="0" w:space="0" w:color="auto"/>
      </w:divBdr>
    </w:div>
    <w:div w:id="642080322">
      <w:bodyDiv w:val="1"/>
      <w:marLeft w:val="0"/>
      <w:marRight w:val="0"/>
      <w:marTop w:val="0"/>
      <w:marBottom w:val="0"/>
      <w:divBdr>
        <w:top w:val="none" w:sz="0" w:space="0" w:color="auto"/>
        <w:left w:val="none" w:sz="0" w:space="0" w:color="auto"/>
        <w:bottom w:val="none" w:sz="0" w:space="0" w:color="auto"/>
        <w:right w:val="none" w:sz="0" w:space="0" w:color="auto"/>
      </w:divBdr>
    </w:div>
    <w:div w:id="642126844">
      <w:bodyDiv w:val="1"/>
      <w:marLeft w:val="0"/>
      <w:marRight w:val="0"/>
      <w:marTop w:val="0"/>
      <w:marBottom w:val="0"/>
      <w:divBdr>
        <w:top w:val="none" w:sz="0" w:space="0" w:color="auto"/>
        <w:left w:val="none" w:sz="0" w:space="0" w:color="auto"/>
        <w:bottom w:val="none" w:sz="0" w:space="0" w:color="auto"/>
        <w:right w:val="none" w:sz="0" w:space="0" w:color="auto"/>
      </w:divBdr>
    </w:div>
    <w:div w:id="642274042">
      <w:bodyDiv w:val="1"/>
      <w:marLeft w:val="0"/>
      <w:marRight w:val="0"/>
      <w:marTop w:val="0"/>
      <w:marBottom w:val="0"/>
      <w:divBdr>
        <w:top w:val="none" w:sz="0" w:space="0" w:color="auto"/>
        <w:left w:val="none" w:sz="0" w:space="0" w:color="auto"/>
        <w:bottom w:val="none" w:sz="0" w:space="0" w:color="auto"/>
        <w:right w:val="none" w:sz="0" w:space="0" w:color="auto"/>
      </w:divBdr>
    </w:div>
    <w:div w:id="642318655">
      <w:bodyDiv w:val="1"/>
      <w:marLeft w:val="0"/>
      <w:marRight w:val="0"/>
      <w:marTop w:val="0"/>
      <w:marBottom w:val="0"/>
      <w:divBdr>
        <w:top w:val="none" w:sz="0" w:space="0" w:color="auto"/>
        <w:left w:val="none" w:sz="0" w:space="0" w:color="auto"/>
        <w:bottom w:val="none" w:sz="0" w:space="0" w:color="auto"/>
        <w:right w:val="none" w:sz="0" w:space="0" w:color="auto"/>
      </w:divBdr>
    </w:div>
    <w:div w:id="642344325">
      <w:bodyDiv w:val="1"/>
      <w:marLeft w:val="0"/>
      <w:marRight w:val="0"/>
      <w:marTop w:val="0"/>
      <w:marBottom w:val="0"/>
      <w:divBdr>
        <w:top w:val="none" w:sz="0" w:space="0" w:color="auto"/>
        <w:left w:val="none" w:sz="0" w:space="0" w:color="auto"/>
        <w:bottom w:val="none" w:sz="0" w:space="0" w:color="auto"/>
        <w:right w:val="none" w:sz="0" w:space="0" w:color="auto"/>
      </w:divBdr>
    </w:div>
    <w:div w:id="642346679">
      <w:bodyDiv w:val="1"/>
      <w:marLeft w:val="0"/>
      <w:marRight w:val="0"/>
      <w:marTop w:val="0"/>
      <w:marBottom w:val="0"/>
      <w:divBdr>
        <w:top w:val="none" w:sz="0" w:space="0" w:color="auto"/>
        <w:left w:val="none" w:sz="0" w:space="0" w:color="auto"/>
        <w:bottom w:val="none" w:sz="0" w:space="0" w:color="auto"/>
        <w:right w:val="none" w:sz="0" w:space="0" w:color="auto"/>
      </w:divBdr>
    </w:div>
    <w:div w:id="642547160">
      <w:bodyDiv w:val="1"/>
      <w:marLeft w:val="0"/>
      <w:marRight w:val="0"/>
      <w:marTop w:val="0"/>
      <w:marBottom w:val="0"/>
      <w:divBdr>
        <w:top w:val="none" w:sz="0" w:space="0" w:color="auto"/>
        <w:left w:val="none" w:sz="0" w:space="0" w:color="auto"/>
        <w:bottom w:val="none" w:sz="0" w:space="0" w:color="auto"/>
        <w:right w:val="none" w:sz="0" w:space="0" w:color="auto"/>
      </w:divBdr>
    </w:div>
    <w:div w:id="642586178">
      <w:bodyDiv w:val="1"/>
      <w:marLeft w:val="0"/>
      <w:marRight w:val="0"/>
      <w:marTop w:val="0"/>
      <w:marBottom w:val="0"/>
      <w:divBdr>
        <w:top w:val="none" w:sz="0" w:space="0" w:color="auto"/>
        <w:left w:val="none" w:sz="0" w:space="0" w:color="auto"/>
        <w:bottom w:val="none" w:sz="0" w:space="0" w:color="auto"/>
        <w:right w:val="none" w:sz="0" w:space="0" w:color="auto"/>
      </w:divBdr>
    </w:div>
    <w:div w:id="642656123">
      <w:bodyDiv w:val="1"/>
      <w:marLeft w:val="0"/>
      <w:marRight w:val="0"/>
      <w:marTop w:val="0"/>
      <w:marBottom w:val="0"/>
      <w:divBdr>
        <w:top w:val="none" w:sz="0" w:space="0" w:color="auto"/>
        <w:left w:val="none" w:sz="0" w:space="0" w:color="auto"/>
        <w:bottom w:val="none" w:sz="0" w:space="0" w:color="auto"/>
        <w:right w:val="none" w:sz="0" w:space="0" w:color="auto"/>
      </w:divBdr>
    </w:div>
    <w:div w:id="642663333">
      <w:bodyDiv w:val="1"/>
      <w:marLeft w:val="0"/>
      <w:marRight w:val="0"/>
      <w:marTop w:val="0"/>
      <w:marBottom w:val="0"/>
      <w:divBdr>
        <w:top w:val="none" w:sz="0" w:space="0" w:color="auto"/>
        <w:left w:val="none" w:sz="0" w:space="0" w:color="auto"/>
        <w:bottom w:val="none" w:sz="0" w:space="0" w:color="auto"/>
        <w:right w:val="none" w:sz="0" w:space="0" w:color="auto"/>
      </w:divBdr>
    </w:div>
    <w:div w:id="643003100">
      <w:bodyDiv w:val="1"/>
      <w:marLeft w:val="0"/>
      <w:marRight w:val="0"/>
      <w:marTop w:val="0"/>
      <w:marBottom w:val="0"/>
      <w:divBdr>
        <w:top w:val="none" w:sz="0" w:space="0" w:color="auto"/>
        <w:left w:val="none" w:sz="0" w:space="0" w:color="auto"/>
        <w:bottom w:val="none" w:sz="0" w:space="0" w:color="auto"/>
        <w:right w:val="none" w:sz="0" w:space="0" w:color="auto"/>
      </w:divBdr>
    </w:div>
    <w:div w:id="643044411">
      <w:bodyDiv w:val="1"/>
      <w:marLeft w:val="0"/>
      <w:marRight w:val="0"/>
      <w:marTop w:val="0"/>
      <w:marBottom w:val="0"/>
      <w:divBdr>
        <w:top w:val="none" w:sz="0" w:space="0" w:color="auto"/>
        <w:left w:val="none" w:sz="0" w:space="0" w:color="auto"/>
        <w:bottom w:val="none" w:sz="0" w:space="0" w:color="auto"/>
        <w:right w:val="none" w:sz="0" w:space="0" w:color="auto"/>
      </w:divBdr>
      <w:divsChild>
        <w:div w:id="70662933">
          <w:marLeft w:val="480"/>
          <w:marRight w:val="0"/>
          <w:marTop w:val="0"/>
          <w:marBottom w:val="0"/>
          <w:divBdr>
            <w:top w:val="none" w:sz="0" w:space="0" w:color="auto"/>
            <w:left w:val="none" w:sz="0" w:space="0" w:color="auto"/>
            <w:bottom w:val="none" w:sz="0" w:space="0" w:color="auto"/>
            <w:right w:val="none" w:sz="0" w:space="0" w:color="auto"/>
          </w:divBdr>
        </w:div>
        <w:div w:id="78411278">
          <w:marLeft w:val="480"/>
          <w:marRight w:val="0"/>
          <w:marTop w:val="0"/>
          <w:marBottom w:val="0"/>
          <w:divBdr>
            <w:top w:val="none" w:sz="0" w:space="0" w:color="auto"/>
            <w:left w:val="none" w:sz="0" w:space="0" w:color="auto"/>
            <w:bottom w:val="none" w:sz="0" w:space="0" w:color="auto"/>
            <w:right w:val="none" w:sz="0" w:space="0" w:color="auto"/>
          </w:divBdr>
        </w:div>
        <w:div w:id="108209200">
          <w:marLeft w:val="480"/>
          <w:marRight w:val="0"/>
          <w:marTop w:val="0"/>
          <w:marBottom w:val="0"/>
          <w:divBdr>
            <w:top w:val="none" w:sz="0" w:space="0" w:color="auto"/>
            <w:left w:val="none" w:sz="0" w:space="0" w:color="auto"/>
            <w:bottom w:val="none" w:sz="0" w:space="0" w:color="auto"/>
            <w:right w:val="none" w:sz="0" w:space="0" w:color="auto"/>
          </w:divBdr>
        </w:div>
        <w:div w:id="120727946">
          <w:marLeft w:val="480"/>
          <w:marRight w:val="0"/>
          <w:marTop w:val="0"/>
          <w:marBottom w:val="0"/>
          <w:divBdr>
            <w:top w:val="none" w:sz="0" w:space="0" w:color="auto"/>
            <w:left w:val="none" w:sz="0" w:space="0" w:color="auto"/>
            <w:bottom w:val="none" w:sz="0" w:space="0" w:color="auto"/>
            <w:right w:val="none" w:sz="0" w:space="0" w:color="auto"/>
          </w:divBdr>
        </w:div>
        <w:div w:id="138346852">
          <w:marLeft w:val="480"/>
          <w:marRight w:val="0"/>
          <w:marTop w:val="0"/>
          <w:marBottom w:val="0"/>
          <w:divBdr>
            <w:top w:val="none" w:sz="0" w:space="0" w:color="auto"/>
            <w:left w:val="none" w:sz="0" w:space="0" w:color="auto"/>
            <w:bottom w:val="none" w:sz="0" w:space="0" w:color="auto"/>
            <w:right w:val="none" w:sz="0" w:space="0" w:color="auto"/>
          </w:divBdr>
        </w:div>
        <w:div w:id="173806136">
          <w:marLeft w:val="480"/>
          <w:marRight w:val="0"/>
          <w:marTop w:val="0"/>
          <w:marBottom w:val="0"/>
          <w:divBdr>
            <w:top w:val="none" w:sz="0" w:space="0" w:color="auto"/>
            <w:left w:val="none" w:sz="0" w:space="0" w:color="auto"/>
            <w:bottom w:val="none" w:sz="0" w:space="0" w:color="auto"/>
            <w:right w:val="none" w:sz="0" w:space="0" w:color="auto"/>
          </w:divBdr>
        </w:div>
        <w:div w:id="214047094">
          <w:marLeft w:val="480"/>
          <w:marRight w:val="0"/>
          <w:marTop w:val="0"/>
          <w:marBottom w:val="0"/>
          <w:divBdr>
            <w:top w:val="none" w:sz="0" w:space="0" w:color="auto"/>
            <w:left w:val="none" w:sz="0" w:space="0" w:color="auto"/>
            <w:bottom w:val="none" w:sz="0" w:space="0" w:color="auto"/>
            <w:right w:val="none" w:sz="0" w:space="0" w:color="auto"/>
          </w:divBdr>
        </w:div>
        <w:div w:id="299461386">
          <w:marLeft w:val="480"/>
          <w:marRight w:val="0"/>
          <w:marTop w:val="0"/>
          <w:marBottom w:val="0"/>
          <w:divBdr>
            <w:top w:val="none" w:sz="0" w:space="0" w:color="auto"/>
            <w:left w:val="none" w:sz="0" w:space="0" w:color="auto"/>
            <w:bottom w:val="none" w:sz="0" w:space="0" w:color="auto"/>
            <w:right w:val="none" w:sz="0" w:space="0" w:color="auto"/>
          </w:divBdr>
        </w:div>
        <w:div w:id="357246066">
          <w:marLeft w:val="480"/>
          <w:marRight w:val="0"/>
          <w:marTop w:val="0"/>
          <w:marBottom w:val="0"/>
          <w:divBdr>
            <w:top w:val="none" w:sz="0" w:space="0" w:color="auto"/>
            <w:left w:val="none" w:sz="0" w:space="0" w:color="auto"/>
            <w:bottom w:val="none" w:sz="0" w:space="0" w:color="auto"/>
            <w:right w:val="none" w:sz="0" w:space="0" w:color="auto"/>
          </w:divBdr>
        </w:div>
        <w:div w:id="358168311">
          <w:marLeft w:val="480"/>
          <w:marRight w:val="0"/>
          <w:marTop w:val="0"/>
          <w:marBottom w:val="0"/>
          <w:divBdr>
            <w:top w:val="none" w:sz="0" w:space="0" w:color="auto"/>
            <w:left w:val="none" w:sz="0" w:space="0" w:color="auto"/>
            <w:bottom w:val="none" w:sz="0" w:space="0" w:color="auto"/>
            <w:right w:val="none" w:sz="0" w:space="0" w:color="auto"/>
          </w:divBdr>
        </w:div>
        <w:div w:id="380713694">
          <w:marLeft w:val="480"/>
          <w:marRight w:val="0"/>
          <w:marTop w:val="0"/>
          <w:marBottom w:val="0"/>
          <w:divBdr>
            <w:top w:val="none" w:sz="0" w:space="0" w:color="auto"/>
            <w:left w:val="none" w:sz="0" w:space="0" w:color="auto"/>
            <w:bottom w:val="none" w:sz="0" w:space="0" w:color="auto"/>
            <w:right w:val="none" w:sz="0" w:space="0" w:color="auto"/>
          </w:divBdr>
        </w:div>
        <w:div w:id="389307239">
          <w:marLeft w:val="480"/>
          <w:marRight w:val="0"/>
          <w:marTop w:val="0"/>
          <w:marBottom w:val="0"/>
          <w:divBdr>
            <w:top w:val="none" w:sz="0" w:space="0" w:color="auto"/>
            <w:left w:val="none" w:sz="0" w:space="0" w:color="auto"/>
            <w:bottom w:val="none" w:sz="0" w:space="0" w:color="auto"/>
            <w:right w:val="none" w:sz="0" w:space="0" w:color="auto"/>
          </w:divBdr>
        </w:div>
        <w:div w:id="392697143">
          <w:marLeft w:val="480"/>
          <w:marRight w:val="0"/>
          <w:marTop w:val="0"/>
          <w:marBottom w:val="0"/>
          <w:divBdr>
            <w:top w:val="none" w:sz="0" w:space="0" w:color="auto"/>
            <w:left w:val="none" w:sz="0" w:space="0" w:color="auto"/>
            <w:bottom w:val="none" w:sz="0" w:space="0" w:color="auto"/>
            <w:right w:val="none" w:sz="0" w:space="0" w:color="auto"/>
          </w:divBdr>
        </w:div>
        <w:div w:id="408843395">
          <w:marLeft w:val="480"/>
          <w:marRight w:val="0"/>
          <w:marTop w:val="0"/>
          <w:marBottom w:val="0"/>
          <w:divBdr>
            <w:top w:val="none" w:sz="0" w:space="0" w:color="auto"/>
            <w:left w:val="none" w:sz="0" w:space="0" w:color="auto"/>
            <w:bottom w:val="none" w:sz="0" w:space="0" w:color="auto"/>
            <w:right w:val="none" w:sz="0" w:space="0" w:color="auto"/>
          </w:divBdr>
        </w:div>
        <w:div w:id="436945681">
          <w:marLeft w:val="480"/>
          <w:marRight w:val="0"/>
          <w:marTop w:val="0"/>
          <w:marBottom w:val="0"/>
          <w:divBdr>
            <w:top w:val="none" w:sz="0" w:space="0" w:color="auto"/>
            <w:left w:val="none" w:sz="0" w:space="0" w:color="auto"/>
            <w:bottom w:val="none" w:sz="0" w:space="0" w:color="auto"/>
            <w:right w:val="none" w:sz="0" w:space="0" w:color="auto"/>
          </w:divBdr>
        </w:div>
        <w:div w:id="458497490">
          <w:marLeft w:val="480"/>
          <w:marRight w:val="0"/>
          <w:marTop w:val="0"/>
          <w:marBottom w:val="0"/>
          <w:divBdr>
            <w:top w:val="none" w:sz="0" w:space="0" w:color="auto"/>
            <w:left w:val="none" w:sz="0" w:space="0" w:color="auto"/>
            <w:bottom w:val="none" w:sz="0" w:space="0" w:color="auto"/>
            <w:right w:val="none" w:sz="0" w:space="0" w:color="auto"/>
          </w:divBdr>
        </w:div>
        <w:div w:id="503858239">
          <w:marLeft w:val="480"/>
          <w:marRight w:val="0"/>
          <w:marTop w:val="0"/>
          <w:marBottom w:val="0"/>
          <w:divBdr>
            <w:top w:val="none" w:sz="0" w:space="0" w:color="auto"/>
            <w:left w:val="none" w:sz="0" w:space="0" w:color="auto"/>
            <w:bottom w:val="none" w:sz="0" w:space="0" w:color="auto"/>
            <w:right w:val="none" w:sz="0" w:space="0" w:color="auto"/>
          </w:divBdr>
        </w:div>
        <w:div w:id="557208560">
          <w:marLeft w:val="480"/>
          <w:marRight w:val="0"/>
          <w:marTop w:val="0"/>
          <w:marBottom w:val="0"/>
          <w:divBdr>
            <w:top w:val="none" w:sz="0" w:space="0" w:color="auto"/>
            <w:left w:val="none" w:sz="0" w:space="0" w:color="auto"/>
            <w:bottom w:val="none" w:sz="0" w:space="0" w:color="auto"/>
            <w:right w:val="none" w:sz="0" w:space="0" w:color="auto"/>
          </w:divBdr>
        </w:div>
        <w:div w:id="590510807">
          <w:marLeft w:val="480"/>
          <w:marRight w:val="0"/>
          <w:marTop w:val="0"/>
          <w:marBottom w:val="0"/>
          <w:divBdr>
            <w:top w:val="none" w:sz="0" w:space="0" w:color="auto"/>
            <w:left w:val="none" w:sz="0" w:space="0" w:color="auto"/>
            <w:bottom w:val="none" w:sz="0" w:space="0" w:color="auto"/>
            <w:right w:val="none" w:sz="0" w:space="0" w:color="auto"/>
          </w:divBdr>
        </w:div>
        <w:div w:id="637344491">
          <w:marLeft w:val="480"/>
          <w:marRight w:val="0"/>
          <w:marTop w:val="0"/>
          <w:marBottom w:val="0"/>
          <w:divBdr>
            <w:top w:val="none" w:sz="0" w:space="0" w:color="auto"/>
            <w:left w:val="none" w:sz="0" w:space="0" w:color="auto"/>
            <w:bottom w:val="none" w:sz="0" w:space="0" w:color="auto"/>
            <w:right w:val="none" w:sz="0" w:space="0" w:color="auto"/>
          </w:divBdr>
        </w:div>
        <w:div w:id="675151961">
          <w:marLeft w:val="480"/>
          <w:marRight w:val="0"/>
          <w:marTop w:val="0"/>
          <w:marBottom w:val="0"/>
          <w:divBdr>
            <w:top w:val="none" w:sz="0" w:space="0" w:color="auto"/>
            <w:left w:val="none" w:sz="0" w:space="0" w:color="auto"/>
            <w:bottom w:val="none" w:sz="0" w:space="0" w:color="auto"/>
            <w:right w:val="none" w:sz="0" w:space="0" w:color="auto"/>
          </w:divBdr>
        </w:div>
        <w:div w:id="706685942">
          <w:marLeft w:val="480"/>
          <w:marRight w:val="0"/>
          <w:marTop w:val="0"/>
          <w:marBottom w:val="0"/>
          <w:divBdr>
            <w:top w:val="none" w:sz="0" w:space="0" w:color="auto"/>
            <w:left w:val="none" w:sz="0" w:space="0" w:color="auto"/>
            <w:bottom w:val="none" w:sz="0" w:space="0" w:color="auto"/>
            <w:right w:val="none" w:sz="0" w:space="0" w:color="auto"/>
          </w:divBdr>
        </w:div>
        <w:div w:id="808322498">
          <w:marLeft w:val="480"/>
          <w:marRight w:val="0"/>
          <w:marTop w:val="0"/>
          <w:marBottom w:val="0"/>
          <w:divBdr>
            <w:top w:val="none" w:sz="0" w:space="0" w:color="auto"/>
            <w:left w:val="none" w:sz="0" w:space="0" w:color="auto"/>
            <w:bottom w:val="none" w:sz="0" w:space="0" w:color="auto"/>
            <w:right w:val="none" w:sz="0" w:space="0" w:color="auto"/>
          </w:divBdr>
        </w:div>
        <w:div w:id="825587528">
          <w:marLeft w:val="480"/>
          <w:marRight w:val="0"/>
          <w:marTop w:val="0"/>
          <w:marBottom w:val="0"/>
          <w:divBdr>
            <w:top w:val="none" w:sz="0" w:space="0" w:color="auto"/>
            <w:left w:val="none" w:sz="0" w:space="0" w:color="auto"/>
            <w:bottom w:val="none" w:sz="0" w:space="0" w:color="auto"/>
            <w:right w:val="none" w:sz="0" w:space="0" w:color="auto"/>
          </w:divBdr>
        </w:div>
      </w:divsChild>
    </w:div>
    <w:div w:id="643127169">
      <w:bodyDiv w:val="1"/>
      <w:marLeft w:val="0"/>
      <w:marRight w:val="0"/>
      <w:marTop w:val="0"/>
      <w:marBottom w:val="0"/>
      <w:divBdr>
        <w:top w:val="none" w:sz="0" w:space="0" w:color="auto"/>
        <w:left w:val="none" w:sz="0" w:space="0" w:color="auto"/>
        <w:bottom w:val="none" w:sz="0" w:space="0" w:color="auto"/>
        <w:right w:val="none" w:sz="0" w:space="0" w:color="auto"/>
      </w:divBdr>
    </w:div>
    <w:div w:id="643196286">
      <w:bodyDiv w:val="1"/>
      <w:marLeft w:val="0"/>
      <w:marRight w:val="0"/>
      <w:marTop w:val="0"/>
      <w:marBottom w:val="0"/>
      <w:divBdr>
        <w:top w:val="none" w:sz="0" w:space="0" w:color="auto"/>
        <w:left w:val="none" w:sz="0" w:space="0" w:color="auto"/>
        <w:bottom w:val="none" w:sz="0" w:space="0" w:color="auto"/>
        <w:right w:val="none" w:sz="0" w:space="0" w:color="auto"/>
      </w:divBdr>
    </w:div>
    <w:div w:id="643241839">
      <w:bodyDiv w:val="1"/>
      <w:marLeft w:val="0"/>
      <w:marRight w:val="0"/>
      <w:marTop w:val="0"/>
      <w:marBottom w:val="0"/>
      <w:divBdr>
        <w:top w:val="none" w:sz="0" w:space="0" w:color="auto"/>
        <w:left w:val="none" w:sz="0" w:space="0" w:color="auto"/>
        <w:bottom w:val="none" w:sz="0" w:space="0" w:color="auto"/>
        <w:right w:val="none" w:sz="0" w:space="0" w:color="auto"/>
      </w:divBdr>
    </w:div>
    <w:div w:id="643311610">
      <w:bodyDiv w:val="1"/>
      <w:marLeft w:val="0"/>
      <w:marRight w:val="0"/>
      <w:marTop w:val="0"/>
      <w:marBottom w:val="0"/>
      <w:divBdr>
        <w:top w:val="none" w:sz="0" w:space="0" w:color="auto"/>
        <w:left w:val="none" w:sz="0" w:space="0" w:color="auto"/>
        <w:bottom w:val="none" w:sz="0" w:space="0" w:color="auto"/>
        <w:right w:val="none" w:sz="0" w:space="0" w:color="auto"/>
      </w:divBdr>
    </w:div>
    <w:div w:id="643316002">
      <w:bodyDiv w:val="1"/>
      <w:marLeft w:val="0"/>
      <w:marRight w:val="0"/>
      <w:marTop w:val="0"/>
      <w:marBottom w:val="0"/>
      <w:divBdr>
        <w:top w:val="none" w:sz="0" w:space="0" w:color="auto"/>
        <w:left w:val="none" w:sz="0" w:space="0" w:color="auto"/>
        <w:bottom w:val="none" w:sz="0" w:space="0" w:color="auto"/>
        <w:right w:val="none" w:sz="0" w:space="0" w:color="auto"/>
      </w:divBdr>
    </w:div>
    <w:div w:id="643506274">
      <w:bodyDiv w:val="1"/>
      <w:marLeft w:val="0"/>
      <w:marRight w:val="0"/>
      <w:marTop w:val="0"/>
      <w:marBottom w:val="0"/>
      <w:divBdr>
        <w:top w:val="none" w:sz="0" w:space="0" w:color="auto"/>
        <w:left w:val="none" w:sz="0" w:space="0" w:color="auto"/>
        <w:bottom w:val="none" w:sz="0" w:space="0" w:color="auto"/>
        <w:right w:val="none" w:sz="0" w:space="0" w:color="auto"/>
      </w:divBdr>
    </w:div>
    <w:div w:id="643508601">
      <w:bodyDiv w:val="1"/>
      <w:marLeft w:val="0"/>
      <w:marRight w:val="0"/>
      <w:marTop w:val="0"/>
      <w:marBottom w:val="0"/>
      <w:divBdr>
        <w:top w:val="none" w:sz="0" w:space="0" w:color="auto"/>
        <w:left w:val="none" w:sz="0" w:space="0" w:color="auto"/>
        <w:bottom w:val="none" w:sz="0" w:space="0" w:color="auto"/>
        <w:right w:val="none" w:sz="0" w:space="0" w:color="auto"/>
      </w:divBdr>
    </w:div>
    <w:div w:id="643510339">
      <w:bodyDiv w:val="1"/>
      <w:marLeft w:val="0"/>
      <w:marRight w:val="0"/>
      <w:marTop w:val="0"/>
      <w:marBottom w:val="0"/>
      <w:divBdr>
        <w:top w:val="none" w:sz="0" w:space="0" w:color="auto"/>
        <w:left w:val="none" w:sz="0" w:space="0" w:color="auto"/>
        <w:bottom w:val="none" w:sz="0" w:space="0" w:color="auto"/>
        <w:right w:val="none" w:sz="0" w:space="0" w:color="auto"/>
      </w:divBdr>
    </w:div>
    <w:div w:id="643850290">
      <w:bodyDiv w:val="1"/>
      <w:marLeft w:val="0"/>
      <w:marRight w:val="0"/>
      <w:marTop w:val="0"/>
      <w:marBottom w:val="0"/>
      <w:divBdr>
        <w:top w:val="none" w:sz="0" w:space="0" w:color="auto"/>
        <w:left w:val="none" w:sz="0" w:space="0" w:color="auto"/>
        <w:bottom w:val="none" w:sz="0" w:space="0" w:color="auto"/>
        <w:right w:val="none" w:sz="0" w:space="0" w:color="auto"/>
      </w:divBdr>
    </w:div>
    <w:div w:id="643968064">
      <w:bodyDiv w:val="1"/>
      <w:marLeft w:val="0"/>
      <w:marRight w:val="0"/>
      <w:marTop w:val="0"/>
      <w:marBottom w:val="0"/>
      <w:divBdr>
        <w:top w:val="none" w:sz="0" w:space="0" w:color="auto"/>
        <w:left w:val="none" w:sz="0" w:space="0" w:color="auto"/>
        <w:bottom w:val="none" w:sz="0" w:space="0" w:color="auto"/>
        <w:right w:val="none" w:sz="0" w:space="0" w:color="auto"/>
      </w:divBdr>
    </w:div>
    <w:div w:id="643972108">
      <w:bodyDiv w:val="1"/>
      <w:marLeft w:val="0"/>
      <w:marRight w:val="0"/>
      <w:marTop w:val="0"/>
      <w:marBottom w:val="0"/>
      <w:divBdr>
        <w:top w:val="none" w:sz="0" w:space="0" w:color="auto"/>
        <w:left w:val="none" w:sz="0" w:space="0" w:color="auto"/>
        <w:bottom w:val="none" w:sz="0" w:space="0" w:color="auto"/>
        <w:right w:val="none" w:sz="0" w:space="0" w:color="auto"/>
      </w:divBdr>
      <w:divsChild>
        <w:div w:id="1738749509">
          <w:marLeft w:val="480"/>
          <w:marRight w:val="0"/>
          <w:marTop w:val="0"/>
          <w:marBottom w:val="0"/>
          <w:divBdr>
            <w:top w:val="none" w:sz="0" w:space="0" w:color="auto"/>
            <w:left w:val="none" w:sz="0" w:space="0" w:color="auto"/>
            <w:bottom w:val="none" w:sz="0" w:space="0" w:color="auto"/>
            <w:right w:val="none" w:sz="0" w:space="0" w:color="auto"/>
          </w:divBdr>
        </w:div>
        <w:div w:id="312685130">
          <w:marLeft w:val="480"/>
          <w:marRight w:val="0"/>
          <w:marTop w:val="0"/>
          <w:marBottom w:val="0"/>
          <w:divBdr>
            <w:top w:val="none" w:sz="0" w:space="0" w:color="auto"/>
            <w:left w:val="none" w:sz="0" w:space="0" w:color="auto"/>
            <w:bottom w:val="none" w:sz="0" w:space="0" w:color="auto"/>
            <w:right w:val="none" w:sz="0" w:space="0" w:color="auto"/>
          </w:divBdr>
        </w:div>
        <w:div w:id="674069696">
          <w:marLeft w:val="480"/>
          <w:marRight w:val="0"/>
          <w:marTop w:val="0"/>
          <w:marBottom w:val="0"/>
          <w:divBdr>
            <w:top w:val="none" w:sz="0" w:space="0" w:color="auto"/>
            <w:left w:val="none" w:sz="0" w:space="0" w:color="auto"/>
            <w:bottom w:val="none" w:sz="0" w:space="0" w:color="auto"/>
            <w:right w:val="none" w:sz="0" w:space="0" w:color="auto"/>
          </w:divBdr>
        </w:div>
        <w:div w:id="568882017">
          <w:marLeft w:val="480"/>
          <w:marRight w:val="0"/>
          <w:marTop w:val="0"/>
          <w:marBottom w:val="0"/>
          <w:divBdr>
            <w:top w:val="none" w:sz="0" w:space="0" w:color="auto"/>
            <w:left w:val="none" w:sz="0" w:space="0" w:color="auto"/>
            <w:bottom w:val="none" w:sz="0" w:space="0" w:color="auto"/>
            <w:right w:val="none" w:sz="0" w:space="0" w:color="auto"/>
          </w:divBdr>
        </w:div>
        <w:div w:id="733115384">
          <w:marLeft w:val="480"/>
          <w:marRight w:val="0"/>
          <w:marTop w:val="0"/>
          <w:marBottom w:val="0"/>
          <w:divBdr>
            <w:top w:val="none" w:sz="0" w:space="0" w:color="auto"/>
            <w:left w:val="none" w:sz="0" w:space="0" w:color="auto"/>
            <w:bottom w:val="none" w:sz="0" w:space="0" w:color="auto"/>
            <w:right w:val="none" w:sz="0" w:space="0" w:color="auto"/>
          </w:divBdr>
        </w:div>
        <w:div w:id="1964000581">
          <w:marLeft w:val="480"/>
          <w:marRight w:val="0"/>
          <w:marTop w:val="0"/>
          <w:marBottom w:val="0"/>
          <w:divBdr>
            <w:top w:val="none" w:sz="0" w:space="0" w:color="auto"/>
            <w:left w:val="none" w:sz="0" w:space="0" w:color="auto"/>
            <w:bottom w:val="none" w:sz="0" w:space="0" w:color="auto"/>
            <w:right w:val="none" w:sz="0" w:space="0" w:color="auto"/>
          </w:divBdr>
        </w:div>
        <w:div w:id="949625212">
          <w:marLeft w:val="480"/>
          <w:marRight w:val="0"/>
          <w:marTop w:val="0"/>
          <w:marBottom w:val="0"/>
          <w:divBdr>
            <w:top w:val="none" w:sz="0" w:space="0" w:color="auto"/>
            <w:left w:val="none" w:sz="0" w:space="0" w:color="auto"/>
            <w:bottom w:val="none" w:sz="0" w:space="0" w:color="auto"/>
            <w:right w:val="none" w:sz="0" w:space="0" w:color="auto"/>
          </w:divBdr>
        </w:div>
        <w:div w:id="1803497294">
          <w:marLeft w:val="480"/>
          <w:marRight w:val="0"/>
          <w:marTop w:val="0"/>
          <w:marBottom w:val="0"/>
          <w:divBdr>
            <w:top w:val="none" w:sz="0" w:space="0" w:color="auto"/>
            <w:left w:val="none" w:sz="0" w:space="0" w:color="auto"/>
            <w:bottom w:val="none" w:sz="0" w:space="0" w:color="auto"/>
            <w:right w:val="none" w:sz="0" w:space="0" w:color="auto"/>
          </w:divBdr>
        </w:div>
        <w:div w:id="1996106970">
          <w:marLeft w:val="480"/>
          <w:marRight w:val="0"/>
          <w:marTop w:val="0"/>
          <w:marBottom w:val="0"/>
          <w:divBdr>
            <w:top w:val="none" w:sz="0" w:space="0" w:color="auto"/>
            <w:left w:val="none" w:sz="0" w:space="0" w:color="auto"/>
            <w:bottom w:val="none" w:sz="0" w:space="0" w:color="auto"/>
            <w:right w:val="none" w:sz="0" w:space="0" w:color="auto"/>
          </w:divBdr>
        </w:div>
        <w:div w:id="1378385867">
          <w:marLeft w:val="480"/>
          <w:marRight w:val="0"/>
          <w:marTop w:val="0"/>
          <w:marBottom w:val="0"/>
          <w:divBdr>
            <w:top w:val="none" w:sz="0" w:space="0" w:color="auto"/>
            <w:left w:val="none" w:sz="0" w:space="0" w:color="auto"/>
            <w:bottom w:val="none" w:sz="0" w:space="0" w:color="auto"/>
            <w:right w:val="none" w:sz="0" w:space="0" w:color="auto"/>
          </w:divBdr>
        </w:div>
        <w:div w:id="1747650002">
          <w:marLeft w:val="480"/>
          <w:marRight w:val="0"/>
          <w:marTop w:val="0"/>
          <w:marBottom w:val="0"/>
          <w:divBdr>
            <w:top w:val="none" w:sz="0" w:space="0" w:color="auto"/>
            <w:left w:val="none" w:sz="0" w:space="0" w:color="auto"/>
            <w:bottom w:val="none" w:sz="0" w:space="0" w:color="auto"/>
            <w:right w:val="none" w:sz="0" w:space="0" w:color="auto"/>
          </w:divBdr>
        </w:div>
        <w:div w:id="1208563449">
          <w:marLeft w:val="480"/>
          <w:marRight w:val="0"/>
          <w:marTop w:val="0"/>
          <w:marBottom w:val="0"/>
          <w:divBdr>
            <w:top w:val="none" w:sz="0" w:space="0" w:color="auto"/>
            <w:left w:val="none" w:sz="0" w:space="0" w:color="auto"/>
            <w:bottom w:val="none" w:sz="0" w:space="0" w:color="auto"/>
            <w:right w:val="none" w:sz="0" w:space="0" w:color="auto"/>
          </w:divBdr>
        </w:div>
        <w:div w:id="1194808523">
          <w:marLeft w:val="480"/>
          <w:marRight w:val="0"/>
          <w:marTop w:val="0"/>
          <w:marBottom w:val="0"/>
          <w:divBdr>
            <w:top w:val="none" w:sz="0" w:space="0" w:color="auto"/>
            <w:left w:val="none" w:sz="0" w:space="0" w:color="auto"/>
            <w:bottom w:val="none" w:sz="0" w:space="0" w:color="auto"/>
            <w:right w:val="none" w:sz="0" w:space="0" w:color="auto"/>
          </w:divBdr>
        </w:div>
        <w:div w:id="1777168006">
          <w:marLeft w:val="480"/>
          <w:marRight w:val="0"/>
          <w:marTop w:val="0"/>
          <w:marBottom w:val="0"/>
          <w:divBdr>
            <w:top w:val="none" w:sz="0" w:space="0" w:color="auto"/>
            <w:left w:val="none" w:sz="0" w:space="0" w:color="auto"/>
            <w:bottom w:val="none" w:sz="0" w:space="0" w:color="auto"/>
            <w:right w:val="none" w:sz="0" w:space="0" w:color="auto"/>
          </w:divBdr>
        </w:div>
        <w:div w:id="383528269">
          <w:marLeft w:val="480"/>
          <w:marRight w:val="0"/>
          <w:marTop w:val="0"/>
          <w:marBottom w:val="0"/>
          <w:divBdr>
            <w:top w:val="none" w:sz="0" w:space="0" w:color="auto"/>
            <w:left w:val="none" w:sz="0" w:space="0" w:color="auto"/>
            <w:bottom w:val="none" w:sz="0" w:space="0" w:color="auto"/>
            <w:right w:val="none" w:sz="0" w:space="0" w:color="auto"/>
          </w:divBdr>
        </w:div>
        <w:div w:id="2096974176">
          <w:marLeft w:val="480"/>
          <w:marRight w:val="0"/>
          <w:marTop w:val="0"/>
          <w:marBottom w:val="0"/>
          <w:divBdr>
            <w:top w:val="none" w:sz="0" w:space="0" w:color="auto"/>
            <w:left w:val="none" w:sz="0" w:space="0" w:color="auto"/>
            <w:bottom w:val="none" w:sz="0" w:space="0" w:color="auto"/>
            <w:right w:val="none" w:sz="0" w:space="0" w:color="auto"/>
          </w:divBdr>
        </w:div>
        <w:div w:id="359548073">
          <w:marLeft w:val="480"/>
          <w:marRight w:val="0"/>
          <w:marTop w:val="0"/>
          <w:marBottom w:val="0"/>
          <w:divBdr>
            <w:top w:val="none" w:sz="0" w:space="0" w:color="auto"/>
            <w:left w:val="none" w:sz="0" w:space="0" w:color="auto"/>
            <w:bottom w:val="none" w:sz="0" w:space="0" w:color="auto"/>
            <w:right w:val="none" w:sz="0" w:space="0" w:color="auto"/>
          </w:divBdr>
        </w:div>
        <w:div w:id="1270241176">
          <w:marLeft w:val="480"/>
          <w:marRight w:val="0"/>
          <w:marTop w:val="0"/>
          <w:marBottom w:val="0"/>
          <w:divBdr>
            <w:top w:val="none" w:sz="0" w:space="0" w:color="auto"/>
            <w:left w:val="none" w:sz="0" w:space="0" w:color="auto"/>
            <w:bottom w:val="none" w:sz="0" w:space="0" w:color="auto"/>
            <w:right w:val="none" w:sz="0" w:space="0" w:color="auto"/>
          </w:divBdr>
        </w:div>
        <w:div w:id="1241677372">
          <w:marLeft w:val="480"/>
          <w:marRight w:val="0"/>
          <w:marTop w:val="0"/>
          <w:marBottom w:val="0"/>
          <w:divBdr>
            <w:top w:val="none" w:sz="0" w:space="0" w:color="auto"/>
            <w:left w:val="none" w:sz="0" w:space="0" w:color="auto"/>
            <w:bottom w:val="none" w:sz="0" w:space="0" w:color="auto"/>
            <w:right w:val="none" w:sz="0" w:space="0" w:color="auto"/>
          </w:divBdr>
        </w:div>
        <w:div w:id="1243494281">
          <w:marLeft w:val="480"/>
          <w:marRight w:val="0"/>
          <w:marTop w:val="0"/>
          <w:marBottom w:val="0"/>
          <w:divBdr>
            <w:top w:val="none" w:sz="0" w:space="0" w:color="auto"/>
            <w:left w:val="none" w:sz="0" w:space="0" w:color="auto"/>
            <w:bottom w:val="none" w:sz="0" w:space="0" w:color="auto"/>
            <w:right w:val="none" w:sz="0" w:space="0" w:color="auto"/>
          </w:divBdr>
        </w:div>
        <w:div w:id="885339351">
          <w:marLeft w:val="480"/>
          <w:marRight w:val="0"/>
          <w:marTop w:val="0"/>
          <w:marBottom w:val="0"/>
          <w:divBdr>
            <w:top w:val="none" w:sz="0" w:space="0" w:color="auto"/>
            <w:left w:val="none" w:sz="0" w:space="0" w:color="auto"/>
            <w:bottom w:val="none" w:sz="0" w:space="0" w:color="auto"/>
            <w:right w:val="none" w:sz="0" w:space="0" w:color="auto"/>
          </w:divBdr>
        </w:div>
        <w:div w:id="631833630">
          <w:marLeft w:val="480"/>
          <w:marRight w:val="0"/>
          <w:marTop w:val="0"/>
          <w:marBottom w:val="0"/>
          <w:divBdr>
            <w:top w:val="none" w:sz="0" w:space="0" w:color="auto"/>
            <w:left w:val="none" w:sz="0" w:space="0" w:color="auto"/>
            <w:bottom w:val="none" w:sz="0" w:space="0" w:color="auto"/>
            <w:right w:val="none" w:sz="0" w:space="0" w:color="auto"/>
          </w:divBdr>
        </w:div>
        <w:div w:id="1645044466">
          <w:marLeft w:val="480"/>
          <w:marRight w:val="0"/>
          <w:marTop w:val="0"/>
          <w:marBottom w:val="0"/>
          <w:divBdr>
            <w:top w:val="none" w:sz="0" w:space="0" w:color="auto"/>
            <w:left w:val="none" w:sz="0" w:space="0" w:color="auto"/>
            <w:bottom w:val="none" w:sz="0" w:space="0" w:color="auto"/>
            <w:right w:val="none" w:sz="0" w:space="0" w:color="auto"/>
          </w:divBdr>
        </w:div>
        <w:div w:id="1507751263">
          <w:marLeft w:val="480"/>
          <w:marRight w:val="0"/>
          <w:marTop w:val="0"/>
          <w:marBottom w:val="0"/>
          <w:divBdr>
            <w:top w:val="none" w:sz="0" w:space="0" w:color="auto"/>
            <w:left w:val="none" w:sz="0" w:space="0" w:color="auto"/>
            <w:bottom w:val="none" w:sz="0" w:space="0" w:color="auto"/>
            <w:right w:val="none" w:sz="0" w:space="0" w:color="auto"/>
          </w:divBdr>
        </w:div>
        <w:div w:id="2068457727">
          <w:marLeft w:val="480"/>
          <w:marRight w:val="0"/>
          <w:marTop w:val="0"/>
          <w:marBottom w:val="0"/>
          <w:divBdr>
            <w:top w:val="none" w:sz="0" w:space="0" w:color="auto"/>
            <w:left w:val="none" w:sz="0" w:space="0" w:color="auto"/>
            <w:bottom w:val="none" w:sz="0" w:space="0" w:color="auto"/>
            <w:right w:val="none" w:sz="0" w:space="0" w:color="auto"/>
          </w:divBdr>
        </w:div>
        <w:div w:id="1926454092">
          <w:marLeft w:val="480"/>
          <w:marRight w:val="0"/>
          <w:marTop w:val="0"/>
          <w:marBottom w:val="0"/>
          <w:divBdr>
            <w:top w:val="none" w:sz="0" w:space="0" w:color="auto"/>
            <w:left w:val="none" w:sz="0" w:space="0" w:color="auto"/>
            <w:bottom w:val="none" w:sz="0" w:space="0" w:color="auto"/>
            <w:right w:val="none" w:sz="0" w:space="0" w:color="auto"/>
          </w:divBdr>
        </w:div>
        <w:div w:id="667051951">
          <w:marLeft w:val="480"/>
          <w:marRight w:val="0"/>
          <w:marTop w:val="0"/>
          <w:marBottom w:val="0"/>
          <w:divBdr>
            <w:top w:val="none" w:sz="0" w:space="0" w:color="auto"/>
            <w:left w:val="none" w:sz="0" w:space="0" w:color="auto"/>
            <w:bottom w:val="none" w:sz="0" w:space="0" w:color="auto"/>
            <w:right w:val="none" w:sz="0" w:space="0" w:color="auto"/>
          </w:divBdr>
        </w:div>
        <w:div w:id="1790122233">
          <w:marLeft w:val="480"/>
          <w:marRight w:val="0"/>
          <w:marTop w:val="0"/>
          <w:marBottom w:val="0"/>
          <w:divBdr>
            <w:top w:val="none" w:sz="0" w:space="0" w:color="auto"/>
            <w:left w:val="none" w:sz="0" w:space="0" w:color="auto"/>
            <w:bottom w:val="none" w:sz="0" w:space="0" w:color="auto"/>
            <w:right w:val="none" w:sz="0" w:space="0" w:color="auto"/>
          </w:divBdr>
        </w:div>
        <w:div w:id="1776317394">
          <w:marLeft w:val="480"/>
          <w:marRight w:val="0"/>
          <w:marTop w:val="0"/>
          <w:marBottom w:val="0"/>
          <w:divBdr>
            <w:top w:val="none" w:sz="0" w:space="0" w:color="auto"/>
            <w:left w:val="none" w:sz="0" w:space="0" w:color="auto"/>
            <w:bottom w:val="none" w:sz="0" w:space="0" w:color="auto"/>
            <w:right w:val="none" w:sz="0" w:space="0" w:color="auto"/>
          </w:divBdr>
        </w:div>
        <w:div w:id="1005592093">
          <w:marLeft w:val="480"/>
          <w:marRight w:val="0"/>
          <w:marTop w:val="0"/>
          <w:marBottom w:val="0"/>
          <w:divBdr>
            <w:top w:val="none" w:sz="0" w:space="0" w:color="auto"/>
            <w:left w:val="none" w:sz="0" w:space="0" w:color="auto"/>
            <w:bottom w:val="none" w:sz="0" w:space="0" w:color="auto"/>
            <w:right w:val="none" w:sz="0" w:space="0" w:color="auto"/>
          </w:divBdr>
        </w:div>
        <w:div w:id="1021589296">
          <w:marLeft w:val="480"/>
          <w:marRight w:val="0"/>
          <w:marTop w:val="0"/>
          <w:marBottom w:val="0"/>
          <w:divBdr>
            <w:top w:val="none" w:sz="0" w:space="0" w:color="auto"/>
            <w:left w:val="none" w:sz="0" w:space="0" w:color="auto"/>
            <w:bottom w:val="none" w:sz="0" w:space="0" w:color="auto"/>
            <w:right w:val="none" w:sz="0" w:space="0" w:color="auto"/>
          </w:divBdr>
        </w:div>
        <w:div w:id="1235430830">
          <w:marLeft w:val="480"/>
          <w:marRight w:val="0"/>
          <w:marTop w:val="0"/>
          <w:marBottom w:val="0"/>
          <w:divBdr>
            <w:top w:val="none" w:sz="0" w:space="0" w:color="auto"/>
            <w:left w:val="none" w:sz="0" w:space="0" w:color="auto"/>
            <w:bottom w:val="none" w:sz="0" w:space="0" w:color="auto"/>
            <w:right w:val="none" w:sz="0" w:space="0" w:color="auto"/>
          </w:divBdr>
        </w:div>
        <w:div w:id="402876761">
          <w:marLeft w:val="480"/>
          <w:marRight w:val="0"/>
          <w:marTop w:val="0"/>
          <w:marBottom w:val="0"/>
          <w:divBdr>
            <w:top w:val="none" w:sz="0" w:space="0" w:color="auto"/>
            <w:left w:val="none" w:sz="0" w:space="0" w:color="auto"/>
            <w:bottom w:val="none" w:sz="0" w:space="0" w:color="auto"/>
            <w:right w:val="none" w:sz="0" w:space="0" w:color="auto"/>
          </w:divBdr>
        </w:div>
        <w:div w:id="804355034">
          <w:marLeft w:val="480"/>
          <w:marRight w:val="0"/>
          <w:marTop w:val="0"/>
          <w:marBottom w:val="0"/>
          <w:divBdr>
            <w:top w:val="none" w:sz="0" w:space="0" w:color="auto"/>
            <w:left w:val="none" w:sz="0" w:space="0" w:color="auto"/>
            <w:bottom w:val="none" w:sz="0" w:space="0" w:color="auto"/>
            <w:right w:val="none" w:sz="0" w:space="0" w:color="auto"/>
          </w:divBdr>
        </w:div>
        <w:div w:id="1016425454">
          <w:marLeft w:val="480"/>
          <w:marRight w:val="0"/>
          <w:marTop w:val="0"/>
          <w:marBottom w:val="0"/>
          <w:divBdr>
            <w:top w:val="none" w:sz="0" w:space="0" w:color="auto"/>
            <w:left w:val="none" w:sz="0" w:space="0" w:color="auto"/>
            <w:bottom w:val="none" w:sz="0" w:space="0" w:color="auto"/>
            <w:right w:val="none" w:sz="0" w:space="0" w:color="auto"/>
          </w:divBdr>
        </w:div>
        <w:div w:id="1219896018">
          <w:marLeft w:val="480"/>
          <w:marRight w:val="0"/>
          <w:marTop w:val="0"/>
          <w:marBottom w:val="0"/>
          <w:divBdr>
            <w:top w:val="none" w:sz="0" w:space="0" w:color="auto"/>
            <w:left w:val="none" w:sz="0" w:space="0" w:color="auto"/>
            <w:bottom w:val="none" w:sz="0" w:space="0" w:color="auto"/>
            <w:right w:val="none" w:sz="0" w:space="0" w:color="auto"/>
          </w:divBdr>
        </w:div>
        <w:div w:id="991252380">
          <w:marLeft w:val="480"/>
          <w:marRight w:val="0"/>
          <w:marTop w:val="0"/>
          <w:marBottom w:val="0"/>
          <w:divBdr>
            <w:top w:val="none" w:sz="0" w:space="0" w:color="auto"/>
            <w:left w:val="none" w:sz="0" w:space="0" w:color="auto"/>
            <w:bottom w:val="none" w:sz="0" w:space="0" w:color="auto"/>
            <w:right w:val="none" w:sz="0" w:space="0" w:color="auto"/>
          </w:divBdr>
        </w:div>
        <w:div w:id="1755664907">
          <w:marLeft w:val="480"/>
          <w:marRight w:val="0"/>
          <w:marTop w:val="0"/>
          <w:marBottom w:val="0"/>
          <w:divBdr>
            <w:top w:val="none" w:sz="0" w:space="0" w:color="auto"/>
            <w:left w:val="none" w:sz="0" w:space="0" w:color="auto"/>
            <w:bottom w:val="none" w:sz="0" w:space="0" w:color="auto"/>
            <w:right w:val="none" w:sz="0" w:space="0" w:color="auto"/>
          </w:divBdr>
        </w:div>
      </w:divsChild>
    </w:div>
    <w:div w:id="644041469">
      <w:bodyDiv w:val="1"/>
      <w:marLeft w:val="0"/>
      <w:marRight w:val="0"/>
      <w:marTop w:val="0"/>
      <w:marBottom w:val="0"/>
      <w:divBdr>
        <w:top w:val="none" w:sz="0" w:space="0" w:color="auto"/>
        <w:left w:val="none" w:sz="0" w:space="0" w:color="auto"/>
        <w:bottom w:val="none" w:sz="0" w:space="0" w:color="auto"/>
        <w:right w:val="none" w:sz="0" w:space="0" w:color="auto"/>
      </w:divBdr>
    </w:div>
    <w:div w:id="644119958">
      <w:bodyDiv w:val="1"/>
      <w:marLeft w:val="0"/>
      <w:marRight w:val="0"/>
      <w:marTop w:val="0"/>
      <w:marBottom w:val="0"/>
      <w:divBdr>
        <w:top w:val="none" w:sz="0" w:space="0" w:color="auto"/>
        <w:left w:val="none" w:sz="0" w:space="0" w:color="auto"/>
        <w:bottom w:val="none" w:sz="0" w:space="0" w:color="auto"/>
        <w:right w:val="none" w:sz="0" w:space="0" w:color="auto"/>
      </w:divBdr>
    </w:div>
    <w:div w:id="644166590">
      <w:bodyDiv w:val="1"/>
      <w:marLeft w:val="0"/>
      <w:marRight w:val="0"/>
      <w:marTop w:val="0"/>
      <w:marBottom w:val="0"/>
      <w:divBdr>
        <w:top w:val="none" w:sz="0" w:space="0" w:color="auto"/>
        <w:left w:val="none" w:sz="0" w:space="0" w:color="auto"/>
        <w:bottom w:val="none" w:sz="0" w:space="0" w:color="auto"/>
        <w:right w:val="none" w:sz="0" w:space="0" w:color="auto"/>
      </w:divBdr>
    </w:div>
    <w:div w:id="644312214">
      <w:bodyDiv w:val="1"/>
      <w:marLeft w:val="0"/>
      <w:marRight w:val="0"/>
      <w:marTop w:val="0"/>
      <w:marBottom w:val="0"/>
      <w:divBdr>
        <w:top w:val="none" w:sz="0" w:space="0" w:color="auto"/>
        <w:left w:val="none" w:sz="0" w:space="0" w:color="auto"/>
        <w:bottom w:val="none" w:sz="0" w:space="0" w:color="auto"/>
        <w:right w:val="none" w:sz="0" w:space="0" w:color="auto"/>
      </w:divBdr>
    </w:div>
    <w:div w:id="644314073">
      <w:bodyDiv w:val="1"/>
      <w:marLeft w:val="0"/>
      <w:marRight w:val="0"/>
      <w:marTop w:val="0"/>
      <w:marBottom w:val="0"/>
      <w:divBdr>
        <w:top w:val="none" w:sz="0" w:space="0" w:color="auto"/>
        <w:left w:val="none" w:sz="0" w:space="0" w:color="auto"/>
        <w:bottom w:val="none" w:sz="0" w:space="0" w:color="auto"/>
        <w:right w:val="none" w:sz="0" w:space="0" w:color="auto"/>
      </w:divBdr>
    </w:div>
    <w:div w:id="644354079">
      <w:bodyDiv w:val="1"/>
      <w:marLeft w:val="0"/>
      <w:marRight w:val="0"/>
      <w:marTop w:val="0"/>
      <w:marBottom w:val="0"/>
      <w:divBdr>
        <w:top w:val="none" w:sz="0" w:space="0" w:color="auto"/>
        <w:left w:val="none" w:sz="0" w:space="0" w:color="auto"/>
        <w:bottom w:val="none" w:sz="0" w:space="0" w:color="auto"/>
        <w:right w:val="none" w:sz="0" w:space="0" w:color="auto"/>
      </w:divBdr>
    </w:div>
    <w:div w:id="644509295">
      <w:bodyDiv w:val="1"/>
      <w:marLeft w:val="0"/>
      <w:marRight w:val="0"/>
      <w:marTop w:val="0"/>
      <w:marBottom w:val="0"/>
      <w:divBdr>
        <w:top w:val="none" w:sz="0" w:space="0" w:color="auto"/>
        <w:left w:val="none" w:sz="0" w:space="0" w:color="auto"/>
        <w:bottom w:val="none" w:sz="0" w:space="0" w:color="auto"/>
        <w:right w:val="none" w:sz="0" w:space="0" w:color="auto"/>
      </w:divBdr>
    </w:div>
    <w:div w:id="644509811">
      <w:bodyDiv w:val="1"/>
      <w:marLeft w:val="0"/>
      <w:marRight w:val="0"/>
      <w:marTop w:val="0"/>
      <w:marBottom w:val="0"/>
      <w:divBdr>
        <w:top w:val="none" w:sz="0" w:space="0" w:color="auto"/>
        <w:left w:val="none" w:sz="0" w:space="0" w:color="auto"/>
        <w:bottom w:val="none" w:sz="0" w:space="0" w:color="auto"/>
        <w:right w:val="none" w:sz="0" w:space="0" w:color="auto"/>
      </w:divBdr>
    </w:div>
    <w:div w:id="644626271">
      <w:bodyDiv w:val="1"/>
      <w:marLeft w:val="0"/>
      <w:marRight w:val="0"/>
      <w:marTop w:val="0"/>
      <w:marBottom w:val="0"/>
      <w:divBdr>
        <w:top w:val="none" w:sz="0" w:space="0" w:color="auto"/>
        <w:left w:val="none" w:sz="0" w:space="0" w:color="auto"/>
        <w:bottom w:val="none" w:sz="0" w:space="0" w:color="auto"/>
        <w:right w:val="none" w:sz="0" w:space="0" w:color="auto"/>
      </w:divBdr>
    </w:div>
    <w:div w:id="644627473">
      <w:bodyDiv w:val="1"/>
      <w:marLeft w:val="0"/>
      <w:marRight w:val="0"/>
      <w:marTop w:val="0"/>
      <w:marBottom w:val="0"/>
      <w:divBdr>
        <w:top w:val="none" w:sz="0" w:space="0" w:color="auto"/>
        <w:left w:val="none" w:sz="0" w:space="0" w:color="auto"/>
        <w:bottom w:val="none" w:sz="0" w:space="0" w:color="auto"/>
        <w:right w:val="none" w:sz="0" w:space="0" w:color="auto"/>
      </w:divBdr>
    </w:div>
    <w:div w:id="644968605">
      <w:bodyDiv w:val="1"/>
      <w:marLeft w:val="0"/>
      <w:marRight w:val="0"/>
      <w:marTop w:val="0"/>
      <w:marBottom w:val="0"/>
      <w:divBdr>
        <w:top w:val="none" w:sz="0" w:space="0" w:color="auto"/>
        <w:left w:val="none" w:sz="0" w:space="0" w:color="auto"/>
        <w:bottom w:val="none" w:sz="0" w:space="0" w:color="auto"/>
        <w:right w:val="none" w:sz="0" w:space="0" w:color="auto"/>
      </w:divBdr>
    </w:div>
    <w:div w:id="645209369">
      <w:bodyDiv w:val="1"/>
      <w:marLeft w:val="0"/>
      <w:marRight w:val="0"/>
      <w:marTop w:val="0"/>
      <w:marBottom w:val="0"/>
      <w:divBdr>
        <w:top w:val="none" w:sz="0" w:space="0" w:color="auto"/>
        <w:left w:val="none" w:sz="0" w:space="0" w:color="auto"/>
        <w:bottom w:val="none" w:sz="0" w:space="0" w:color="auto"/>
        <w:right w:val="none" w:sz="0" w:space="0" w:color="auto"/>
      </w:divBdr>
    </w:div>
    <w:div w:id="645430365">
      <w:bodyDiv w:val="1"/>
      <w:marLeft w:val="0"/>
      <w:marRight w:val="0"/>
      <w:marTop w:val="0"/>
      <w:marBottom w:val="0"/>
      <w:divBdr>
        <w:top w:val="none" w:sz="0" w:space="0" w:color="auto"/>
        <w:left w:val="none" w:sz="0" w:space="0" w:color="auto"/>
        <w:bottom w:val="none" w:sz="0" w:space="0" w:color="auto"/>
        <w:right w:val="none" w:sz="0" w:space="0" w:color="auto"/>
      </w:divBdr>
    </w:div>
    <w:div w:id="645477052">
      <w:bodyDiv w:val="1"/>
      <w:marLeft w:val="0"/>
      <w:marRight w:val="0"/>
      <w:marTop w:val="0"/>
      <w:marBottom w:val="0"/>
      <w:divBdr>
        <w:top w:val="none" w:sz="0" w:space="0" w:color="auto"/>
        <w:left w:val="none" w:sz="0" w:space="0" w:color="auto"/>
        <w:bottom w:val="none" w:sz="0" w:space="0" w:color="auto"/>
        <w:right w:val="none" w:sz="0" w:space="0" w:color="auto"/>
      </w:divBdr>
    </w:div>
    <w:div w:id="645552974">
      <w:bodyDiv w:val="1"/>
      <w:marLeft w:val="0"/>
      <w:marRight w:val="0"/>
      <w:marTop w:val="0"/>
      <w:marBottom w:val="0"/>
      <w:divBdr>
        <w:top w:val="none" w:sz="0" w:space="0" w:color="auto"/>
        <w:left w:val="none" w:sz="0" w:space="0" w:color="auto"/>
        <w:bottom w:val="none" w:sz="0" w:space="0" w:color="auto"/>
        <w:right w:val="none" w:sz="0" w:space="0" w:color="auto"/>
      </w:divBdr>
    </w:div>
    <w:div w:id="645625855">
      <w:bodyDiv w:val="1"/>
      <w:marLeft w:val="0"/>
      <w:marRight w:val="0"/>
      <w:marTop w:val="0"/>
      <w:marBottom w:val="0"/>
      <w:divBdr>
        <w:top w:val="none" w:sz="0" w:space="0" w:color="auto"/>
        <w:left w:val="none" w:sz="0" w:space="0" w:color="auto"/>
        <w:bottom w:val="none" w:sz="0" w:space="0" w:color="auto"/>
        <w:right w:val="none" w:sz="0" w:space="0" w:color="auto"/>
      </w:divBdr>
    </w:div>
    <w:div w:id="645668578">
      <w:bodyDiv w:val="1"/>
      <w:marLeft w:val="0"/>
      <w:marRight w:val="0"/>
      <w:marTop w:val="0"/>
      <w:marBottom w:val="0"/>
      <w:divBdr>
        <w:top w:val="none" w:sz="0" w:space="0" w:color="auto"/>
        <w:left w:val="none" w:sz="0" w:space="0" w:color="auto"/>
        <w:bottom w:val="none" w:sz="0" w:space="0" w:color="auto"/>
        <w:right w:val="none" w:sz="0" w:space="0" w:color="auto"/>
      </w:divBdr>
    </w:div>
    <w:div w:id="645744481">
      <w:bodyDiv w:val="1"/>
      <w:marLeft w:val="0"/>
      <w:marRight w:val="0"/>
      <w:marTop w:val="0"/>
      <w:marBottom w:val="0"/>
      <w:divBdr>
        <w:top w:val="none" w:sz="0" w:space="0" w:color="auto"/>
        <w:left w:val="none" w:sz="0" w:space="0" w:color="auto"/>
        <w:bottom w:val="none" w:sz="0" w:space="0" w:color="auto"/>
        <w:right w:val="none" w:sz="0" w:space="0" w:color="auto"/>
      </w:divBdr>
    </w:div>
    <w:div w:id="645860807">
      <w:bodyDiv w:val="1"/>
      <w:marLeft w:val="0"/>
      <w:marRight w:val="0"/>
      <w:marTop w:val="0"/>
      <w:marBottom w:val="0"/>
      <w:divBdr>
        <w:top w:val="none" w:sz="0" w:space="0" w:color="auto"/>
        <w:left w:val="none" w:sz="0" w:space="0" w:color="auto"/>
        <w:bottom w:val="none" w:sz="0" w:space="0" w:color="auto"/>
        <w:right w:val="none" w:sz="0" w:space="0" w:color="auto"/>
      </w:divBdr>
    </w:div>
    <w:div w:id="646010424">
      <w:bodyDiv w:val="1"/>
      <w:marLeft w:val="0"/>
      <w:marRight w:val="0"/>
      <w:marTop w:val="0"/>
      <w:marBottom w:val="0"/>
      <w:divBdr>
        <w:top w:val="none" w:sz="0" w:space="0" w:color="auto"/>
        <w:left w:val="none" w:sz="0" w:space="0" w:color="auto"/>
        <w:bottom w:val="none" w:sz="0" w:space="0" w:color="auto"/>
        <w:right w:val="none" w:sz="0" w:space="0" w:color="auto"/>
      </w:divBdr>
    </w:div>
    <w:div w:id="646015010">
      <w:bodyDiv w:val="1"/>
      <w:marLeft w:val="0"/>
      <w:marRight w:val="0"/>
      <w:marTop w:val="0"/>
      <w:marBottom w:val="0"/>
      <w:divBdr>
        <w:top w:val="none" w:sz="0" w:space="0" w:color="auto"/>
        <w:left w:val="none" w:sz="0" w:space="0" w:color="auto"/>
        <w:bottom w:val="none" w:sz="0" w:space="0" w:color="auto"/>
        <w:right w:val="none" w:sz="0" w:space="0" w:color="auto"/>
      </w:divBdr>
    </w:div>
    <w:div w:id="646058927">
      <w:bodyDiv w:val="1"/>
      <w:marLeft w:val="0"/>
      <w:marRight w:val="0"/>
      <w:marTop w:val="0"/>
      <w:marBottom w:val="0"/>
      <w:divBdr>
        <w:top w:val="none" w:sz="0" w:space="0" w:color="auto"/>
        <w:left w:val="none" w:sz="0" w:space="0" w:color="auto"/>
        <w:bottom w:val="none" w:sz="0" w:space="0" w:color="auto"/>
        <w:right w:val="none" w:sz="0" w:space="0" w:color="auto"/>
      </w:divBdr>
    </w:div>
    <w:div w:id="646320658">
      <w:bodyDiv w:val="1"/>
      <w:marLeft w:val="0"/>
      <w:marRight w:val="0"/>
      <w:marTop w:val="0"/>
      <w:marBottom w:val="0"/>
      <w:divBdr>
        <w:top w:val="none" w:sz="0" w:space="0" w:color="auto"/>
        <w:left w:val="none" w:sz="0" w:space="0" w:color="auto"/>
        <w:bottom w:val="none" w:sz="0" w:space="0" w:color="auto"/>
        <w:right w:val="none" w:sz="0" w:space="0" w:color="auto"/>
      </w:divBdr>
    </w:div>
    <w:div w:id="646394818">
      <w:bodyDiv w:val="1"/>
      <w:marLeft w:val="0"/>
      <w:marRight w:val="0"/>
      <w:marTop w:val="0"/>
      <w:marBottom w:val="0"/>
      <w:divBdr>
        <w:top w:val="none" w:sz="0" w:space="0" w:color="auto"/>
        <w:left w:val="none" w:sz="0" w:space="0" w:color="auto"/>
        <w:bottom w:val="none" w:sz="0" w:space="0" w:color="auto"/>
        <w:right w:val="none" w:sz="0" w:space="0" w:color="auto"/>
      </w:divBdr>
    </w:div>
    <w:div w:id="646402588">
      <w:bodyDiv w:val="1"/>
      <w:marLeft w:val="0"/>
      <w:marRight w:val="0"/>
      <w:marTop w:val="0"/>
      <w:marBottom w:val="0"/>
      <w:divBdr>
        <w:top w:val="none" w:sz="0" w:space="0" w:color="auto"/>
        <w:left w:val="none" w:sz="0" w:space="0" w:color="auto"/>
        <w:bottom w:val="none" w:sz="0" w:space="0" w:color="auto"/>
        <w:right w:val="none" w:sz="0" w:space="0" w:color="auto"/>
      </w:divBdr>
    </w:div>
    <w:div w:id="646476898">
      <w:bodyDiv w:val="1"/>
      <w:marLeft w:val="0"/>
      <w:marRight w:val="0"/>
      <w:marTop w:val="0"/>
      <w:marBottom w:val="0"/>
      <w:divBdr>
        <w:top w:val="none" w:sz="0" w:space="0" w:color="auto"/>
        <w:left w:val="none" w:sz="0" w:space="0" w:color="auto"/>
        <w:bottom w:val="none" w:sz="0" w:space="0" w:color="auto"/>
        <w:right w:val="none" w:sz="0" w:space="0" w:color="auto"/>
      </w:divBdr>
    </w:div>
    <w:div w:id="646512756">
      <w:bodyDiv w:val="1"/>
      <w:marLeft w:val="0"/>
      <w:marRight w:val="0"/>
      <w:marTop w:val="0"/>
      <w:marBottom w:val="0"/>
      <w:divBdr>
        <w:top w:val="none" w:sz="0" w:space="0" w:color="auto"/>
        <w:left w:val="none" w:sz="0" w:space="0" w:color="auto"/>
        <w:bottom w:val="none" w:sz="0" w:space="0" w:color="auto"/>
        <w:right w:val="none" w:sz="0" w:space="0" w:color="auto"/>
      </w:divBdr>
    </w:div>
    <w:div w:id="646516254">
      <w:bodyDiv w:val="1"/>
      <w:marLeft w:val="0"/>
      <w:marRight w:val="0"/>
      <w:marTop w:val="0"/>
      <w:marBottom w:val="0"/>
      <w:divBdr>
        <w:top w:val="none" w:sz="0" w:space="0" w:color="auto"/>
        <w:left w:val="none" w:sz="0" w:space="0" w:color="auto"/>
        <w:bottom w:val="none" w:sz="0" w:space="0" w:color="auto"/>
        <w:right w:val="none" w:sz="0" w:space="0" w:color="auto"/>
      </w:divBdr>
    </w:div>
    <w:div w:id="646595622">
      <w:bodyDiv w:val="1"/>
      <w:marLeft w:val="0"/>
      <w:marRight w:val="0"/>
      <w:marTop w:val="0"/>
      <w:marBottom w:val="0"/>
      <w:divBdr>
        <w:top w:val="none" w:sz="0" w:space="0" w:color="auto"/>
        <w:left w:val="none" w:sz="0" w:space="0" w:color="auto"/>
        <w:bottom w:val="none" w:sz="0" w:space="0" w:color="auto"/>
        <w:right w:val="none" w:sz="0" w:space="0" w:color="auto"/>
      </w:divBdr>
      <w:divsChild>
        <w:div w:id="49616590">
          <w:marLeft w:val="480"/>
          <w:marRight w:val="0"/>
          <w:marTop w:val="0"/>
          <w:marBottom w:val="0"/>
          <w:divBdr>
            <w:top w:val="none" w:sz="0" w:space="0" w:color="auto"/>
            <w:left w:val="none" w:sz="0" w:space="0" w:color="auto"/>
            <w:bottom w:val="none" w:sz="0" w:space="0" w:color="auto"/>
            <w:right w:val="none" w:sz="0" w:space="0" w:color="auto"/>
          </w:divBdr>
        </w:div>
        <w:div w:id="70855803">
          <w:marLeft w:val="480"/>
          <w:marRight w:val="0"/>
          <w:marTop w:val="0"/>
          <w:marBottom w:val="0"/>
          <w:divBdr>
            <w:top w:val="none" w:sz="0" w:space="0" w:color="auto"/>
            <w:left w:val="none" w:sz="0" w:space="0" w:color="auto"/>
            <w:bottom w:val="none" w:sz="0" w:space="0" w:color="auto"/>
            <w:right w:val="none" w:sz="0" w:space="0" w:color="auto"/>
          </w:divBdr>
        </w:div>
        <w:div w:id="75129548">
          <w:marLeft w:val="480"/>
          <w:marRight w:val="0"/>
          <w:marTop w:val="0"/>
          <w:marBottom w:val="0"/>
          <w:divBdr>
            <w:top w:val="none" w:sz="0" w:space="0" w:color="auto"/>
            <w:left w:val="none" w:sz="0" w:space="0" w:color="auto"/>
            <w:bottom w:val="none" w:sz="0" w:space="0" w:color="auto"/>
            <w:right w:val="none" w:sz="0" w:space="0" w:color="auto"/>
          </w:divBdr>
        </w:div>
        <w:div w:id="98961082">
          <w:marLeft w:val="480"/>
          <w:marRight w:val="0"/>
          <w:marTop w:val="0"/>
          <w:marBottom w:val="0"/>
          <w:divBdr>
            <w:top w:val="none" w:sz="0" w:space="0" w:color="auto"/>
            <w:left w:val="none" w:sz="0" w:space="0" w:color="auto"/>
            <w:bottom w:val="none" w:sz="0" w:space="0" w:color="auto"/>
            <w:right w:val="none" w:sz="0" w:space="0" w:color="auto"/>
          </w:divBdr>
        </w:div>
        <w:div w:id="119955157">
          <w:marLeft w:val="480"/>
          <w:marRight w:val="0"/>
          <w:marTop w:val="0"/>
          <w:marBottom w:val="0"/>
          <w:divBdr>
            <w:top w:val="none" w:sz="0" w:space="0" w:color="auto"/>
            <w:left w:val="none" w:sz="0" w:space="0" w:color="auto"/>
            <w:bottom w:val="none" w:sz="0" w:space="0" w:color="auto"/>
            <w:right w:val="none" w:sz="0" w:space="0" w:color="auto"/>
          </w:divBdr>
        </w:div>
        <w:div w:id="172912874">
          <w:marLeft w:val="480"/>
          <w:marRight w:val="0"/>
          <w:marTop w:val="0"/>
          <w:marBottom w:val="0"/>
          <w:divBdr>
            <w:top w:val="none" w:sz="0" w:space="0" w:color="auto"/>
            <w:left w:val="none" w:sz="0" w:space="0" w:color="auto"/>
            <w:bottom w:val="none" w:sz="0" w:space="0" w:color="auto"/>
            <w:right w:val="none" w:sz="0" w:space="0" w:color="auto"/>
          </w:divBdr>
        </w:div>
        <w:div w:id="231429654">
          <w:marLeft w:val="480"/>
          <w:marRight w:val="0"/>
          <w:marTop w:val="0"/>
          <w:marBottom w:val="0"/>
          <w:divBdr>
            <w:top w:val="none" w:sz="0" w:space="0" w:color="auto"/>
            <w:left w:val="none" w:sz="0" w:space="0" w:color="auto"/>
            <w:bottom w:val="none" w:sz="0" w:space="0" w:color="auto"/>
            <w:right w:val="none" w:sz="0" w:space="0" w:color="auto"/>
          </w:divBdr>
        </w:div>
        <w:div w:id="261689244">
          <w:marLeft w:val="480"/>
          <w:marRight w:val="0"/>
          <w:marTop w:val="0"/>
          <w:marBottom w:val="0"/>
          <w:divBdr>
            <w:top w:val="none" w:sz="0" w:space="0" w:color="auto"/>
            <w:left w:val="none" w:sz="0" w:space="0" w:color="auto"/>
            <w:bottom w:val="none" w:sz="0" w:space="0" w:color="auto"/>
            <w:right w:val="none" w:sz="0" w:space="0" w:color="auto"/>
          </w:divBdr>
        </w:div>
        <w:div w:id="267078640">
          <w:marLeft w:val="480"/>
          <w:marRight w:val="0"/>
          <w:marTop w:val="0"/>
          <w:marBottom w:val="0"/>
          <w:divBdr>
            <w:top w:val="none" w:sz="0" w:space="0" w:color="auto"/>
            <w:left w:val="none" w:sz="0" w:space="0" w:color="auto"/>
            <w:bottom w:val="none" w:sz="0" w:space="0" w:color="auto"/>
            <w:right w:val="none" w:sz="0" w:space="0" w:color="auto"/>
          </w:divBdr>
        </w:div>
        <w:div w:id="398481853">
          <w:marLeft w:val="480"/>
          <w:marRight w:val="0"/>
          <w:marTop w:val="0"/>
          <w:marBottom w:val="0"/>
          <w:divBdr>
            <w:top w:val="none" w:sz="0" w:space="0" w:color="auto"/>
            <w:left w:val="none" w:sz="0" w:space="0" w:color="auto"/>
            <w:bottom w:val="none" w:sz="0" w:space="0" w:color="auto"/>
            <w:right w:val="none" w:sz="0" w:space="0" w:color="auto"/>
          </w:divBdr>
        </w:div>
        <w:div w:id="404106796">
          <w:marLeft w:val="480"/>
          <w:marRight w:val="0"/>
          <w:marTop w:val="0"/>
          <w:marBottom w:val="0"/>
          <w:divBdr>
            <w:top w:val="none" w:sz="0" w:space="0" w:color="auto"/>
            <w:left w:val="none" w:sz="0" w:space="0" w:color="auto"/>
            <w:bottom w:val="none" w:sz="0" w:space="0" w:color="auto"/>
            <w:right w:val="none" w:sz="0" w:space="0" w:color="auto"/>
          </w:divBdr>
        </w:div>
        <w:div w:id="419330250">
          <w:marLeft w:val="480"/>
          <w:marRight w:val="0"/>
          <w:marTop w:val="0"/>
          <w:marBottom w:val="0"/>
          <w:divBdr>
            <w:top w:val="none" w:sz="0" w:space="0" w:color="auto"/>
            <w:left w:val="none" w:sz="0" w:space="0" w:color="auto"/>
            <w:bottom w:val="none" w:sz="0" w:space="0" w:color="auto"/>
            <w:right w:val="none" w:sz="0" w:space="0" w:color="auto"/>
          </w:divBdr>
        </w:div>
        <w:div w:id="425199237">
          <w:marLeft w:val="480"/>
          <w:marRight w:val="0"/>
          <w:marTop w:val="0"/>
          <w:marBottom w:val="0"/>
          <w:divBdr>
            <w:top w:val="none" w:sz="0" w:space="0" w:color="auto"/>
            <w:left w:val="none" w:sz="0" w:space="0" w:color="auto"/>
            <w:bottom w:val="none" w:sz="0" w:space="0" w:color="auto"/>
            <w:right w:val="none" w:sz="0" w:space="0" w:color="auto"/>
          </w:divBdr>
        </w:div>
        <w:div w:id="460732680">
          <w:marLeft w:val="480"/>
          <w:marRight w:val="0"/>
          <w:marTop w:val="0"/>
          <w:marBottom w:val="0"/>
          <w:divBdr>
            <w:top w:val="none" w:sz="0" w:space="0" w:color="auto"/>
            <w:left w:val="none" w:sz="0" w:space="0" w:color="auto"/>
            <w:bottom w:val="none" w:sz="0" w:space="0" w:color="auto"/>
            <w:right w:val="none" w:sz="0" w:space="0" w:color="auto"/>
          </w:divBdr>
        </w:div>
        <w:div w:id="468741766">
          <w:marLeft w:val="480"/>
          <w:marRight w:val="0"/>
          <w:marTop w:val="0"/>
          <w:marBottom w:val="0"/>
          <w:divBdr>
            <w:top w:val="none" w:sz="0" w:space="0" w:color="auto"/>
            <w:left w:val="none" w:sz="0" w:space="0" w:color="auto"/>
            <w:bottom w:val="none" w:sz="0" w:space="0" w:color="auto"/>
            <w:right w:val="none" w:sz="0" w:space="0" w:color="auto"/>
          </w:divBdr>
        </w:div>
        <w:div w:id="489639384">
          <w:marLeft w:val="480"/>
          <w:marRight w:val="0"/>
          <w:marTop w:val="0"/>
          <w:marBottom w:val="0"/>
          <w:divBdr>
            <w:top w:val="none" w:sz="0" w:space="0" w:color="auto"/>
            <w:left w:val="none" w:sz="0" w:space="0" w:color="auto"/>
            <w:bottom w:val="none" w:sz="0" w:space="0" w:color="auto"/>
            <w:right w:val="none" w:sz="0" w:space="0" w:color="auto"/>
          </w:divBdr>
        </w:div>
        <w:div w:id="509950094">
          <w:marLeft w:val="480"/>
          <w:marRight w:val="0"/>
          <w:marTop w:val="0"/>
          <w:marBottom w:val="0"/>
          <w:divBdr>
            <w:top w:val="none" w:sz="0" w:space="0" w:color="auto"/>
            <w:left w:val="none" w:sz="0" w:space="0" w:color="auto"/>
            <w:bottom w:val="none" w:sz="0" w:space="0" w:color="auto"/>
            <w:right w:val="none" w:sz="0" w:space="0" w:color="auto"/>
          </w:divBdr>
        </w:div>
        <w:div w:id="530611623">
          <w:marLeft w:val="480"/>
          <w:marRight w:val="0"/>
          <w:marTop w:val="0"/>
          <w:marBottom w:val="0"/>
          <w:divBdr>
            <w:top w:val="none" w:sz="0" w:space="0" w:color="auto"/>
            <w:left w:val="none" w:sz="0" w:space="0" w:color="auto"/>
            <w:bottom w:val="none" w:sz="0" w:space="0" w:color="auto"/>
            <w:right w:val="none" w:sz="0" w:space="0" w:color="auto"/>
          </w:divBdr>
        </w:div>
        <w:div w:id="534584615">
          <w:marLeft w:val="480"/>
          <w:marRight w:val="0"/>
          <w:marTop w:val="0"/>
          <w:marBottom w:val="0"/>
          <w:divBdr>
            <w:top w:val="none" w:sz="0" w:space="0" w:color="auto"/>
            <w:left w:val="none" w:sz="0" w:space="0" w:color="auto"/>
            <w:bottom w:val="none" w:sz="0" w:space="0" w:color="auto"/>
            <w:right w:val="none" w:sz="0" w:space="0" w:color="auto"/>
          </w:divBdr>
        </w:div>
        <w:div w:id="637145654">
          <w:marLeft w:val="480"/>
          <w:marRight w:val="0"/>
          <w:marTop w:val="0"/>
          <w:marBottom w:val="0"/>
          <w:divBdr>
            <w:top w:val="none" w:sz="0" w:space="0" w:color="auto"/>
            <w:left w:val="none" w:sz="0" w:space="0" w:color="auto"/>
            <w:bottom w:val="none" w:sz="0" w:space="0" w:color="auto"/>
            <w:right w:val="none" w:sz="0" w:space="0" w:color="auto"/>
          </w:divBdr>
        </w:div>
        <w:div w:id="705058702">
          <w:marLeft w:val="480"/>
          <w:marRight w:val="0"/>
          <w:marTop w:val="0"/>
          <w:marBottom w:val="0"/>
          <w:divBdr>
            <w:top w:val="none" w:sz="0" w:space="0" w:color="auto"/>
            <w:left w:val="none" w:sz="0" w:space="0" w:color="auto"/>
            <w:bottom w:val="none" w:sz="0" w:space="0" w:color="auto"/>
            <w:right w:val="none" w:sz="0" w:space="0" w:color="auto"/>
          </w:divBdr>
        </w:div>
        <w:div w:id="709887537">
          <w:marLeft w:val="480"/>
          <w:marRight w:val="0"/>
          <w:marTop w:val="0"/>
          <w:marBottom w:val="0"/>
          <w:divBdr>
            <w:top w:val="none" w:sz="0" w:space="0" w:color="auto"/>
            <w:left w:val="none" w:sz="0" w:space="0" w:color="auto"/>
            <w:bottom w:val="none" w:sz="0" w:space="0" w:color="auto"/>
            <w:right w:val="none" w:sz="0" w:space="0" w:color="auto"/>
          </w:divBdr>
        </w:div>
        <w:div w:id="764377656">
          <w:marLeft w:val="480"/>
          <w:marRight w:val="0"/>
          <w:marTop w:val="0"/>
          <w:marBottom w:val="0"/>
          <w:divBdr>
            <w:top w:val="none" w:sz="0" w:space="0" w:color="auto"/>
            <w:left w:val="none" w:sz="0" w:space="0" w:color="auto"/>
            <w:bottom w:val="none" w:sz="0" w:space="0" w:color="auto"/>
            <w:right w:val="none" w:sz="0" w:space="0" w:color="auto"/>
          </w:divBdr>
        </w:div>
        <w:div w:id="800923046">
          <w:marLeft w:val="480"/>
          <w:marRight w:val="0"/>
          <w:marTop w:val="0"/>
          <w:marBottom w:val="0"/>
          <w:divBdr>
            <w:top w:val="none" w:sz="0" w:space="0" w:color="auto"/>
            <w:left w:val="none" w:sz="0" w:space="0" w:color="auto"/>
            <w:bottom w:val="none" w:sz="0" w:space="0" w:color="auto"/>
            <w:right w:val="none" w:sz="0" w:space="0" w:color="auto"/>
          </w:divBdr>
        </w:div>
        <w:div w:id="843201366">
          <w:marLeft w:val="480"/>
          <w:marRight w:val="0"/>
          <w:marTop w:val="0"/>
          <w:marBottom w:val="0"/>
          <w:divBdr>
            <w:top w:val="none" w:sz="0" w:space="0" w:color="auto"/>
            <w:left w:val="none" w:sz="0" w:space="0" w:color="auto"/>
            <w:bottom w:val="none" w:sz="0" w:space="0" w:color="auto"/>
            <w:right w:val="none" w:sz="0" w:space="0" w:color="auto"/>
          </w:divBdr>
        </w:div>
      </w:divsChild>
    </w:div>
    <w:div w:id="646664414">
      <w:bodyDiv w:val="1"/>
      <w:marLeft w:val="0"/>
      <w:marRight w:val="0"/>
      <w:marTop w:val="0"/>
      <w:marBottom w:val="0"/>
      <w:divBdr>
        <w:top w:val="none" w:sz="0" w:space="0" w:color="auto"/>
        <w:left w:val="none" w:sz="0" w:space="0" w:color="auto"/>
        <w:bottom w:val="none" w:sz="0" w:space="0" w:color="auto"/>
        <w:right w:val="none" w:sz="0" w:space="0" w:color="auto"/>
      </w:divBdr>
    </w:div>
    <w:div w:id="646667295">
      <w:bodyDiv w:val="1"/>
      <w:marLeft w:val="0"/>
      <w:marRight w:val="0"/>
      <w:marTop w:val="0"/>
      <w:marBottom w:val="0"/>
      <w:divBdr>
        <w:top w:val="none" w:sz="0" w:space="0" w:color="auto"/>
        <w:left w:val="none" w:sz="0" w:space="0" w:color="auto"/>
        <w:bottom w:val="none" w:sz="0" w:space="0" w:color="auto"/>
        <w:right w:val="none" w:sz="0" w:space="0" w:color="auto"/>
      </w:divBdr>
    </w:div>
    <w:div w:id="646712631">
      <w:bodyDiv w:val="1"/>
      <w:marLeft w:val="0"/>
      <w:marRight w:val="0"/>
      <w:marTop w:val="0"/>
      <w:marBottom w:val="0"/>
      <w:divBdr>
        <w:top w:val="none" w:sz="0" w:space="0" w:color="auto"/>
        <w:left w:val="none" w:sz="0" w:space="0" w:color="auto"/>
        <w:bottom w:val="none" w:sz="0" w:space="0" w:color="auto"/>
        <w:right w:val="none" w:sz="0" w:space="0" w:color="auto"/>
      </w:divBdr>
    </w:div>
    <w:div w:id="646781486">
      <w:bodyDiv w:val="1"/>
      <w:marLeft w:val="0"/>
      <w:marRight w:val="0"/>
      <w:marTop w:val="0"/>
      <w:marBottom w:val="0"/>
      <w:divBdr>
        <w:top w:val="none" w:sz="0" w:space="0" w:color="auto"/>
        <w:left w:val="none" w:sz="0" w:space="0" w:color="auto"/>
        <w:bottom w:val="none" w:sz="0" w:space="0" w:color="auto"/>
        <w:right w:val="none" w:sz="0" w:space="0" w:color="auto"/>
      </w:divBdr>
      <w:divsChild>
        <w:div w:id="1186359979">
          <w:marLeft w:val="480"/>
          <w:marRight w:val="0"/>
          <w:marTop w:val="0"/>
          <w:marBottom w:val="0"/>
          <w:divBdr>
            <w:top w:val="none" w:sz="0" w:space="0" w:color="auto"/>
            <w:left w:val="none" w:sz="0" w:space="0" w:color="auto"/>
            <w:bottom w:val="none" w:sz="0" w:space="0" w:color="auto"/>
            <w:right w:val="none" w:sz="0" w:space="0" w:color="auto"/>
          </w:divBdr>
        </w:div>
        <w:div w:id="349796193">
          <w:marLeft w:val="480"/>
          <w:marRight w:val="0"/>
          <w:marTop w:val="0"/>
          <w:marBottom w:val="0"/>
          <w:divBdr>
            <w:top w:val="none" w:sz="0" w:space="0" w:color="auto"/>
            <w:left w:val="none" w:sz="0" w:space="0" w:color="auto"/>
            <w:bottom w:val="none" w:sz="0" w:space="0" w:color="auto"/>
            <w:right w:val="none" w:sz="0" w:space="0" w:color="auto"/>
          </w:divBdr>
        </w:div>
        <w:div w:id="506139047">
          <w:marLeft w:val="480"/>
          <w:marRight w:val="0"/>
          <w:marTop w:val="0"/>
          <w:marBottom w:val="0"/>
          <w:divBdr>
            <w:top w:val="none" w:sz="0" w:space="0" w:color="auto"/>
            <w:left w:val="none" w:sz="0" w:space="0" w:color="auto"/>
            <w:bottom w:val="none" w:sz="0" w:space="0" w:color="auto"/>
            <w:right w:val="none" w:sz="0" w:space="0" w:color="auto"/>
          </w:divBdr>
        </w:div>
        <w:div w:id="487597455">
          <w:marLeft w:val="480"/>
          <w:marRight w:val="0"/>
          <w:marTop w:val="0"/>
          <w:marBottom w:val="0"/>
          <w:divBdr>
            <w:top w:val="none" w:sz="0" w:space="0" w:color="auto"/>
            <w:left w:val="none" w:sz="0" w:space="0" w:color="auto"/>
            <w:bottom w:val="none" w:sz="0" w:space="0" w:color="auto"/>
            <w:right w:val="none" w:sz="0" w:space="0" w:color="auto"/>
          </w:divBdr>
        </w:div>
        <w:div w:id="288901171">
          <w:marLeft w:val="480"/>
          <w:marRight w:val="0"/>
          <w:marTop w:val="0"/>
          <w:marBottom w:val="0"/>
          <w:divBdr>
            <w:top w:val="none" w:sz="0" w:space="0" w:color="auto"/>
            <w:left w:val="none" w:sz="0" w:space="0" w:color="auto"/>
            <w:bottom w:val="none" w:sz="0" w:space="0" w:color="auto"/>
            <w:right w:val="none" w:sz="0" w:space="0" w:color="auto"/>
          </w:divBdr>
        </w:div>
        <w:div w:id="97916624">
          <w:marLeft w:val="480"/>
          <w:marRight w:val="0"/>
          <w:marTop w:val="0"/>
          <w:marBottom w:val="0"/>
          <w:divBdr>
            <w:top w:val="none" w:sz="0" w:space="0" w:color="auto"/>
            <w:left w:val="none" w:sz="0" w:space="0" w:color="auto"/>
            <w:bottom w:val="none" w:sz="0" w:space="0" w:color="auto"/>
            <w:right w:val="none" w:sz="0" w:space="0" w:color="auto"/>
          </w:divBdr>
        </w:div>
        <w:div w:id="556164028">
          <w:marLeft w:val="480"/>
          <w:marRight w:val="0"/>
          <w:marTop w:val="0"/>
          <w:marBottom w:val="0"/>
          <w:divBdr>
            <w:top w:val="none" w:sz="0" w:space="0" w:color="auto"/>
            <w:left w:val="none" w:sz="0" w:space="0" w:color="auto"/>
            <w:bottom w:val="none" w:sz="0" w:space="0" w:color="auto"/>
            <w:right w:val="none" w:sz="0" w:space="0" w:color="auto"/>
          </w:divBdr>
        </w:div>
        <w:div w:id="1234898212">
          <w:marLeft w:val="480"/>
          <w:marRight w:val="0"/>
          <w:marTop w:val="0"/>
          <w:marBottom w:val="0"/>
          <w:divBdr>
            <w:top w:val="none" w:sz="0" w:space="0" w:color="auto"/>
            <w:left w:val="none" w:sz="0" w:space="0" w:color="auto"/>
            <w:bottom w:val="none" w:sz="0" w:space="0" w:color="auto"/>
            <w:right w:val="none" w:sz="0" w:space="0" w:color="auto"/>
          </w:divBdr>
        </w:div>
        <w:div w:id="434180811">
          <w:marLeft w:val="480"/>
          <w:marRight w:val="0"/>
          <w:marTop w:val="0"/>
          <w:marBottom w:val="0"/>
          <w:divBdr>
            <w:top w:val="none" w:sz="0" w:space="0" w:color="auto"/>
            <w:left w:val="none" w:sz="0" w:space="0" w:color="auto"/>
            <w:bottom w:val="none" w:sz="0" w:space="0" w:color="auto"/>
            <w:right w:val="none" w:sz="0" w:space="0" w:color="auto"/>
          </w:divBdr>
        </w:div>
        <w:div w:id="1191408832">
          <w:marLeft w:val="480"/>
          <w:marRight w:val="0"/>
          <w:marTop w:val="0"/>
          <w:marBottom w:val="0"/>
          <w:divBdr>
            <w:top w:val="none" w:sz="0" w:space="0" w:color="auto"/>
            <w:left w:val="none" w:sz="0" w:space="0" w:color="auto"/>
            <w:bottom w:val="none" w:sz="0" w:space="0" w:color="auto"/>
            <w:right w:val="none" w:sz="0" w:space="0" w:color="auto"/>
          </w:divBdr>
        </w:div>
        <w:div w:id="344405925">
          <w:marLeft w:val="480"/>
          <w:marRight w:val="0"/>
          <w:marTop w:val="0"/>
          <w:marBottom w:val="0"/>
          <w:divBdr>
            <w:top w:val="none" w:sz="0" w:space="0" w:color="auto"/>
            <w:left w:val="none" w:sz="0" w:space="0" w:color="auto"/>
            <w:bottom w:val="none" w:sz="0" w:space="0" w:color="auto"/>
            <w:right w:val="none" w:sz="0" w:space="0" w:color="auto"/>
          </w:divBdr>
        </w:div>
        <w:div w:id="430397923">
          <w:marLeft w:val="480"/>
          <w:marRight w:val="0"/>
          <w:marTop w:val="0"/>
          <w:marBottom w:val="0"/>
          <w:divBdr>
            <w:top w:val="none" w:sz="0" w:space="0" w:color="auto"/>
            <w:left w:val="none" w:sz="0" w:space="0" w:color="auto"/>
            <w:bottom w:val="none" w:sz="0" w:space="0" w:color="auto"/>
            <w:right w:val="none" w:sz="0" w:space="0" w:color="auto"/>
          </w:divBdr>
        </w:div>
        <w:div w:id="1943805712">
          <w:marLeft w:val="480"/>
          <w:marRight w:val="0"/>
          <w:marTop w:val="0"/>
          <w:marBottom w:val="0"/>
          <w:divBdr>
            <w:top w:val="none" w:sz="0" w:space="0" w:color="auto"/>
            <w:left w:val="none" w:sz="0" w:space="0" w:color="auto"/>
            <w:bottom w:val="none" w:sz="0" w:space="0" w:color="auto"/>
            <w:right w:val="none" w:sz="0" w:space="0" w:color="auto"/>
          </w:divBdr>
        </w:div>
        <w:div w:id="1714695250">
          <w:marLeft w:val="480"/>
          <w:marRight w:val="0"/>
          <w:marTop w:val="0"/>
          <w:marBottom w:val="0"/>
          <w:divBdr>
            <w:top w:val="none" w:sz="0" w:space="0" w:color="auto"/>
            <w:left w:val="none" w:sz="0" w:space="0" w:color="auto"/>
            <w:bottom w:val="none" w:sz="0" w:space="0" w:color="auto"/>
            <w:right w:val="none" w:sz="0" w:space="0" w:color="auto"/>
          </w:divBdr>
        </w:div>
        <w:div w:id="1822504718">
          <w:marLeft w:val="480"/>
          <w:marRight w:val="0"/>
          <w:marTop w:val="0"/>
          <w:marBottom w:val="0"/>
          <w:divBdr>
            <w:top w:val="none" w:sz="0" w:space="0" w:color="auto"/>
            <w:left w:val="none" w:sz="0" w:space="0" w:color="auto"/>
            <w:bottom w:val="none" w:sz="0" w:space="0" w:color="auto"/>
            <w:right w:val="none" w:sz="0" w:space="0" w:color="auto"/>
          </w:divBdr>
        </w:div>
        <w:div w:id="216554219">
          <w:marLeft w:val="480"/>
          <w:marRight w:val="0"/>
          <w:marTop w:val="0"/>
          <w:marBottom w:val="0"/>
          <w:divBdr>
            <w:top w:val="none" w:sz="0" w:space="0" w:color="auto"/>
            <w:left w:val="none" w:sz="0" w:space="0" w:color="auto"/>
            <w:bottom w:val="none" w:sz="0" w:space="0" w:color="auto"/>
            <w:right w:val="none" w:sz="0" w:space="0" w:color="auto"/>
          </w:divBdr>
        </w:div>
        <w:div w:id="384648489">
          <w:marLeft w:val="480"/>
          <w:marRight w:val="0"/>
          <w:marTop w:val="0"/>
          <w:marBottom w:val="0"/>
          <w:divBdr>
            <w:top w:val="none" w:sz="0" w:space="0" w:color="auto"/>
            <w:left w:val="none" w:sz="0" w:space="0" w:color="auto"/>
            <w:bottom w:val="none" w:sz="0" w:space="0" w:color="auto"/>
            <w:right w:val="none" w:sz="0" w:space="0" w:color="auto"/>
          </w:divBdr>
        </w:div>
        <w:div w:id="1033463035">
          <w:marLeft w:val="480"/>
          <w:marRight w:val="0"/>
          <w:marTop w:val="0"/>
          <w:marBottom w:val="0"/>
          <w:divBdr>
            <w:top w:val="none" w:sz="0" w:space="0" w:color="auto"/>
            <w:left w:val="none" w:sz="0" w:space="0" w:color="auto"/>
            <w:bottom w:val="none" w:sz="0" w:space="0" w:color="auto"/>
            <w:right w:val="none" w:sz="0" w:space="0" w:color="auto"/>
          </w:divBdr>
        </w:div>
        <w:div w:id="707997259">
          <w:marLeft w:val="480"/>
          <w:marRight w:val="0"/>
          <w:marTop w:val="0"/>
          <w:marBottom w:val="0"/>
          <w:divBdr>
            <w:top w:val="none" w:sz="0" w:space="0" w:color="auto"/>
            <w:left w:val="none" w:sz="0" w:space="0" w:color="auto"/>
            <w:bottom w:val="none" w:sz="0" w:space="0" w:color="auto"/>
            <w:right w:val="none" w:sz="0" w:space="0" w:color="auto"/>
          </w:divBdr>
        </w:div>
        <w:div w:id="424426312">
          <w:marLeft w:val="480"/>
          <w:marRight w:val="0"/>
          <w:marTop w:val="0"/>
          <w:marBottom w:val="0"/>
          <w:divBdr>
            <w:top w:val="none" w:sz="0" w:space="0" w:color="auto"/>
            <w:left w:val="none" w:sz="0" w:space="0" w:color="auto"/>
            <w:bottom w:val="none" w:sz="0" w:space="0" w:color="auto"/>
            <w:right w:val="none" w:sz="0" w:space="0" w:color="auto"/>
          </w:divBdr>
        </w:div>
        <w:div w:id="140931895">
          <w:marLeft w:val="480"/>
          <w:marRight w:val="0"/>
          <w:marTop w:val="0"/>
          <w:marBottom w:val="0"/>
          <w:divBdr>
            <w:top w:val="none" w:sz="0" w:space="0" w:color="auto"/>
            <w:left w:val="none" w:sz="0" w:space="0" w:color="auto"/>
            <w:bottom w:val="none" w:sz="0" w:space="0" w:color="auto"/>
            <w:right w:val="none" w:sz="0" w:space="0" w:color="auto"/>
          </w:divBdr>
        </w:div>
        <w:div w:id="270746741">
          <w:marLeft w:val="480"/>
          <w:marRight w:val="0"/>
          <w:marTop w:val="0"/>
          <w:marBottom w:val="0"/>
          <w:divBdr>
            <w:top w:val="none" w:sz="0" w:space="0" w:color="auto"/>
            <w:left w:val="none" w:sz="0" w:space="0" w:color="auto"/>
            <w:bottom w:val="none" w:sz="0" w:space="0" w:color="auto"/>
            <w:right w:val="none" w:sz="0" w:space="0" w:color="auto"/>
          </w:divBdr>
        </w:div>
        <w:div w:id="729499231">
          <w:marLeft w:val="480"/>
          <w:marRight w:val="0"/>
          <w:marTop w:val="0"/>
          <w:marBottom w:val="0"/>
          <w:divBdr>
            <w:top w:val="none" w:sz="0" w:space="0" w:color="auto"/>
            <w:left w:val="none" w:sz="0" w:space="0" w:color="auto"/>
            <w:bottom w:val="none" w:sz="0" w:space="0" w:color="auto"/>
            <w:right w:val="none" w:sz="0" w:space="0" w:color="auto"/>
          </w:divBdr>
        </w:div>
        <w:div w:id="1552381201">
          <w:marLeft w:val="480"/>
          <w:marRight w:val="0"/>
          <w:marTop w:val="0"/>
          <w:marBottom w:val="0"/>
          <w:divBdr>
            <w:top w:val="none" w:sz="0" w:space="0" w:color="auto"/>
            <w:left w:val="none" w:sz="0" w:space="0" w:color="auto"/>
            <w:bottom w:val="none" w:sz="0" w:space="0" w:color="auto"/>
            <w:right w:val="none" w:sz="0" w:space="0" w:color="auto"/>
          </w:divBdr>
        </w:div>
        <w:div w:id="1514032726">
          <w:marLeft w:val="480"/>
          <w:marRight w:val="0"/>
          <w:marTop w:val="0"/>
          <w:marBottom w:val="0"/>
          <w:divBdr>
            <w:top w:val="none" w:sz="0" w:space="0" w:color="auto"/>
            <w:left w:val="none" w:sz="0" w:space="0" w:color="auto"/>
            <w:bottom w:val="none" w:sz="0" w:space="0" w:color="auto"/>
            <w:right w:val="none" w:sz="0" w:space="0" w:color="auto"/>
          </w:divBdr>
        </w:div>
        <w:div w:id="744764546">
          <w:marLeft w:val="480"/>
          <w:marRight w:val="0"/>
          <w:marTop w:val="0"/>
          <w:marBottom w:val="0"/>
          <w:divBdr>
            <w:top w:val="none" w:sz="0" w:space="0" w:color="auto"/>
            <w:left w:val="none" w:sz="0" w:space="0" w:color="auto"/>
            <w:bottom w:val="none" w:sz="0" w:space="0" w:color="auto"/>
            <w:right w:val="none" w:sz="0" w:space="0" w:color="auto"/>
          </w:divBdr>
        </w:div>
        <w:div w:id="288511371">
          <w:marLeft w:val="480"/>
          <w:marRight w:val="0"/>
          <w:marTop w:val="0"/>
          <w:marBottom w:val="0"/>
          <w:divBdr>
            <w:top w:val="none" w:sz="0" w:space="0" w:color="auto"/>
            <w:left w:val="none" w:sz="0" w:space="0" w:color="auto"/>
            <w:bottom w:val="none" w:sz="0" w:space="0" w:color="auto"/>
            <w:right w:val="none" w:sz="0" w:space="0" w:color="auto"/>
          </w:divBdr>
        </w:div>
        <w:div w:id="1917744338">
          <w:marLeft w:val="480"/>
          <w:marRight w:val="0"/>
          <w:marTop w:val="0"/>
          <w:marBottom w:val="0"/>
          <w:divBdr>
            <w:top w:val="none" w:sz="0" w:space="0" w:color="auto"/>
            <w:left w:val="none" w:sz="0" w:space="0" w:color="auto"/>
            <w:bottom w:val="none" w:sz="0" w:space="0" w:color="auto"/>
            <w:right w:val="none" w:sz="0" w:space="0" w:color="auto"/>
          </w:divBdr>
        </w:div>
        <w:div w:id="2099010884">
          <w:marLeft w:val="480"/>
          <w:marRight w:val="0"/>
          <w:marTop w:val="0"/>
          <w:marBottom w:val="0"/>
          <w:divBdr>
            <w:top w:val="none" w:sz="0" w:space="0" w:color="auto"/>
            <w:left w:val="none" w:sz="0" w:space="0" w:color="auto"/>
            <w:bottom w:val="none" w:sz="0" w:space="0" w:color="auto"/>
            <w:right w:val="none" w:sz="0" w:space="0" w:color="auto"/>
          </w:divBdr>
        </w:div>
        <w:div w:id="1088497876">
          <w:marLeft w:val="480"/>
          <w:marRight w:val="0"/>
          <w:marTop w:val="0"/>
          <w:marBottom w:val="0"/>
          <w:divBdr>
            <w:top w:val="none" w:sz="0" w:space="0" w:color="auto"/>
            <w:left w:val="none" w:sz="0" w:space="0" w:color="auto"/>
            <w:bottom w:val="none" w:sz="0" w:space="0" w:color="auto"/>
            <w:right w:val="none" w:sz="0" w:space="0" w:color="auto"/>
          </w:divBdr>
        </w:div>
        <w:div w:id="121001699">
          <w:marLeft w:val="480"/>
          <w:marRight w:val="0"/>
          <w:marTop w:val="0"/>
          <w:marBottom w:val="0"/>
          <w:divBdr>
            <w:top w:val="none" w:sz="0" w:space="0" w:color="auto"/>
            <w:left w:val="none" w:sz="0" w:space="0" w:color="auto"/>
            <w:bottom w:val="none" w:sz="0" w:space="0" w:color="auto"/>
            <w:right w:val="none" w:sz="0" w:space="0" w:color="auto"/>
          </w:divBdr>
        </w:div>
        <w:div w:id="1367490924">
          <w:marLeft w:val="480"/>
          <w:marRight w:val="0"/>
          <w:marTop w:val="0"/>
          <w:marBottom w:val="0"/>
          <w:divBdr>
            <w:top w:val="none" w:sz="0" w:space="0" w:color="auto"/>
            <w:left w:val="none" w:sz="0" w:space="0" w:color="auto"/>
            <w:bottom w:val="none" w:sz="0" w:space="0" w:color="auto"/>
            <w:right w:val="none" w:sz="0" w:space="0" w:color="auto"/>
          </w:divBdr>
        </w:div>
        <w:div w:id="1144004835">
          <w:marLeft w:val="480"/>
          <w:marRight w:val="0"/>
          <w:marTop w:val="0"/>
          <w:marBottom w:val="0"/>
          <w:divBdr>
            <w:top w:val="none" w:sz="0" w:space="0" w:color="auto"/>
            <w:left w:val="none" w:sz="0" w:space="0" w:color="auto"/>
            <w:bottom w:val="none" w:sz="0" w:space="0" w:color="auto"/>
            <w:right w:val="none" w:sz="0" w:space="0" w:color="auto"/>
          </w:divBdr>
        </w:div>
        <w:div w:id="707028480">
          <w:marLeft w:val="480"/>
          <w:marRight w:val="0"/>
          <w:marTop w:val="0"/>
          <w:marBottom w:val="0"/>
          <w:divBdr>
            <w:top w:val="none" w:sz="0" w:space="0" w:color="auto"/>
            <w:left w:val="none" w:sz="0" w:space="0" w:color="auto"/>
            <w:bottom w:val="none" w:sz="0" w:space="0" w:color="auto"/>
            <w:right w:val="none" w:sz="0" w:space="0" w:color="auto"/>
          </w:divBdr>
        </w:div>
        <w:div w:id="1784156558">
          <w:marLeft w:val="480"/>
          <w:marRight w:val="0"/>
          <w:marTop w:val="0"/>
          <w:marBottom w:val="0"/>
          <w:divBdr>
            <w:top w:val="none" w:sz="0" w:space="0" w:color="auto"/>
            <w:left w:val="none" w:sz="0" w:space="0" w:color="auto"/>
            <w:bottom w:val="none" w:sz="0" w:space="0" w:color="auto"/>
            <w:right w:val="none" w:sz="0" w:space="0" w:color="auto"/>
          </w:divBdr>
        </w:div>
        <w:div w:id="1354385618">
          <w:marLeft w:val="480"/>
          <w:marRight w:val="0"/>
          <w:marTop w:val="0"/>
          <w:marBottom w:val="0"/>
          <w:divBdr>
            <w:top w:val="none" w:sz="0" w:space="0" w:color="auto"/>
            <w:left w:val="none" w:sz="0" w:space="0" w:color="auto"/>
            <w:bottom w:val="none" w:sz="0" w:space="0" w:color="auto"/>
            <w:right w:val="none" w:sz="0" w:space="0" w:color="auto"/>
          </w:divBdr>
        </w:div>
        <w:div w:id="935361972">
          <w:marLeft w:val="480"/>
          <w:marRight w:val="0"/>
          <w:marTop w:val="0"/>
          <w:marBottom w:val="0"/>
          <w:divBdr>
            <w:top w:val="none" w:sz="0" w:space="0" w:color="auto"/>
            <w:left w:val="none" w:sz="0" w:space="0" w:color="auto"/>
            <w:bottom w:val="none" w:sz="0" w:space="0" w:color="auto"/>
            <w:right w:val="none" w:sz="0" w:space="0" w:color="auto"/>
          </w:divBdr>
        </w:div>
      </w:divsChild>
    </w:div>
    <w:div w:id="646788063">
      <w:bodyDiv w:val="1"/>
      <w:marLeft w:val="0"/>
      <w:marRight w:val="0"/>
      <w:marTop w:val="0"/>
      <w:marBottom w:val="0"/>
      <w:divBdr>
        <w:top w:val="none" w:sz="0" w:space="0" w:color="auto"/>
        <w:left w:val="none" w:sz="0" w:space="0" w:color="auto"/>
        <w:bottom w:val="none" w:sz="0" w:space="0" w:color="auto"/>
        <w:right w:val="none" w:sz="0" w:space="0" w:color="auto"/>
      </w:divBdr>
    </w:div>
    <w:div w:id="646857538">
      <w:bodyDiv w:val="1"/>
      <w:marLeft w:val="0"/>
      <w:marRight w:val="0"/>
      <w:marTop w:val="0"/>
      <w:marBottom w:val="0"/>
      <w:divBdr>
        <w:top w:val="none" w:sz="0" w:space="0" w:color="auto"/>
        <w:left w:val="none" w:sz="0" w:space="0" w:color="auto"/>
        <w:bottom w:val="none" w:sz="0" w:space="0" w:color="auto"/>
        <w:right w:val="none" w:sz="0" w:space="0" w:color="auto"/>
      </w:divBdr>
    </w:div>
    <w:div w:id="647051792">
      <w:bodyDiv w:val="1"/>
      <w:marLeft w:val="0"/>
      <w:marRight w:val="0"/>
      <w:marTop w:val="0"/>
      <w:marBottom w:val="0"/>
      <w:divBdr>
        <w:top w:val="none" w:sz="0" w:space="0" w:color="auto"/>
        <w:left w:val="none" w:sz="0" w:space="0" w:color="auto"/>
        <w:bottom w:val="none" w:sz="0" w:space="0" w:color="auto"/>
        <w:right w:val="none" w:sz="0" w:space="0" w:color="auto"/>
      </w:divBdr>
    </w:div>
    <w:div w:id="647053325">
      <w:bodyDiv w:val="1"/>
      <w:marLeft w:val="0"/>
      <w:marRight w:val="0"/>
      <w:marTop w:val="0"/>
      <w:marBottom w:val="0"/>
      <w:divBdr>
        <w:top w:val="none" w:sz="0" w:space="0" w:color="auto"/>
        <w:left w:val="none" w:sz="0" w:space="0" w:color="auto"/>
        <w:bottom w:val="none" w:sz="0" w:space="0" w:color="auto"/>
        <w:right w:val="none" w:sz="0" w:space="0" w:color="auto"/>
      </w:divBdr>
    </w:div>
    <w:div w:id="647054919">
      <w:bodyDiv w:val="1"/>
      <w:marLeft w:val="0"/>
      <w:marRight w:val="0"/>
      <w:marTop w:val="0"/>
      <w:marBottom w:val="0"/>
      <w:divBdr>
        <w:top w:val="none" w:sz="0" w:space="0" w:color="auto"/>
        <w:left w:val="none" w:sz="0" w:space="0" w:color="auto"/>
        <w:bottom w:val="none" w:sz="0" w:space="0" w:color="auto"/>
        <w:right w:val="none" w:sz="0" w:space="0" w:color="auto"/>
      </w:divBdr>
    </w:div>
    <w:div w:id="647055505">
      <w:bodyDiv w:val="1"/>
      <w:marLeft w:val="0"/>
      <w:marRight w:val="0"/>
      <w:marTop w:val="0"/>
      <w:marBottom w:val="0"/>
      <w:divBdr>
        <w:top w:val="none" w:sz="0" w:space="0" w:color="auto"/>
        <w:left w:val="none" w:sz="0" w:space="0" w:color="auto"/>
        <w:bottom w:val="none" w:sz="0" w:space="0" w:color="auto"/>
        <w:right w:val="none" w:sz="0" w:space="0" w:color="auto"/>
      </w:divBdr>
    </w:div>
    <w:div w:id="647321846">
      <w:bodyDiv w:val="1"/>
      <w:marLeft w:val="0"/>
      <w:marRight w:val="0"/>
      <w:marTop w:val="0"/>
      <w:marBottom w:val="0"/>
      <w:divBdr>
        <w:top w:val="none" w:sz="0" w:space="0" w:color="auto"/>
        <w:left w:val="none" w:sz="0" w:space="0" w:color="auto"/>
        <w:bottom w:val="none" w:sz="0" w:space="0" w:color="auto"/>
        <w:right w:val="none" w:sz="0" w:space="0" w:color="auto"/>
      </w:divBdr>
    </w:div>
    <w:div w:id="647322250">
      <w:bodyDiv w:val="1"/>
      <w:marLeft w:val="0"/>
      <w:marRight w:val="0"/>
      <w:marTop w:val="0"/>
      <w:marBottom w:val="0"/>
      <w:divBdr>
        <w:top w:val="none" w:sz="0" w:space="0" w:color="auto"/>
        <w:left w:val="none" w:sz="0" w:space="0" w:color="auto"/>
        <w:bottom w:val="none" w:sz="0" w:space="0" w:color="auto"/>
        <w:right w:val="none" w:sz="0" w:space="0" w:color="auto"/>
      </w:divBdr>
    </w:div>
    <w:div w:id="647438959">
      <w:bodyDiv w:val="1"/>
      <w:marLeft w:val="0"/>
      <w:marRight w:val="0"/>
      <w:marTop w:val="0"/>
      <w:marBottom w:val="0"/>
      <w:divBdr>
        <w:top w:val="none" w:sz="0" w:space="0" w:color="auto"/>
        <w:left w:val="none" w:sz="0" w:space="0" w:color="auto"/>
        <w:bottom w:val="none" w:sz="0" w:space="0" w:color="auto"/>
        <w:right w:val="none" w:sz="0" w:space="0" w:color="auto"/>
      </w:divBdr>
      <w:divsChild>
        <w:div w:id="17784210">
          <w:marLeft w:val="480"/>
          <w:marRight w:val="0"/>
          <w:marTop w:val="0"/>
          <w:marBottom w:val="0"/>
          <w:divBdr>
            <w:top w:val="none" w:sz="0" w:space="0" w:color="auto"/>
            <w:left w:val="none" w:sz="0" w:space="0" w:color="auto"/>
            <w:bottom w:val="none" w:sz="0" w:space="0" w:color="auto"/>
            <w:right w:val="none" w:sz="0" w:space="0" w:color="auto"/>
          </w:divBdr>
        </w:div>
        <w:div w:id="110711671">
          <w:marLeft w:val="480"/>
          <w:marRight w:val="0"/>
          <w:marTop w:val="0"/>
          <w:marBottom w:val="0"/>
          <w:divBdr>
            <w:top w:val="none" w:sz="0" w:space="0" w:color="auto"/>
            <w:left w:val="none" w:sz="0" w:space="0" w:color="auto"/>
            <w:bottom w:val="none" w:sz="0" w:space="0" w:color="auto"/>
            <w:right w:val="none" w:sz="0" w:space="0" w:color="auto"/>
          </w:divBdr>
        </w:div>
        <w:div w:id="370811513">
          <w:marLeft w:val="480"/>
          <w:marRight w:val="0"/>
          <w:marTop w:val="0"/>
          <w:marBottom w:val="0"/>
          <w:divBdr>
            <w:top w:val="none" w:sz="0" w:space="0" w:color="auto"/>
            <w:left w:val="none" w:sz="0" w:space="0" w:color="auto"/>
            <w:bottom w:val="none" w:sz="0" w:space="0" w:color="auto"/>
            <w:right w:val="none" w:sz="0" w:space="0" w:color="auto"/>
          </w:divBdr>
        </w:div>
        <w:div w:id="385640222">
          <w:marLeft w:val="480"/>
          <w:marRight w:val="0"/>
          <w:marTop w:val="0"/>
          <w:marBottom w:val="0"/>
          <w:divBdr>
            <w:top w:val="none" w:sz="0" w:space="0" w:color="auto"/>
            <w:left w:val="none" w:sz="0" w:space="0" w:color="auto"/>
            <w:bottom w:val="none" w:sz="0" w:space="0" w:color="auto"/>
            <w:right w:val="none" w:sz="0" w:space="0" w:color="auto"/>
          </w:divBdr>
        </w:div>
        <w:div w:id="467744763">
          <w:marLeft w:val="480"/>
          <w:marRight w:val="0"/>
          <w:marTop w:val="0"/>
          <w:marBottom w:val="0"/>
          <w:divBdr>
            <w:top w:val="none" w:sz="0" w:space="0" w:color="auto"/>
            <w:left w:val="none" w:sz="0" w:space="0" w:color="auto"/>
            <w:bottom w:val="none" w:sz="0" w:space="0" w:color="auto"/>
            <w:right w:val="none" w:sz="0" w:space="0" w:color="auto"/>
          </w:divBdr>
        </w:div>
        <w:div w:id="474221081">
          <w:marLeft w:val="480"/>
          <w:marRight w:val="0"/>
          <w:marTop w:val="0"/>
          <w:marBottom w:val="0"/>
          <w:divBdr>
            <w:top w:val="none" w:sz="0" w:space="0" w:color="auto"/>
            <w:left w:val="none" w:sz="0" w:space="0" w:color="auto"/>
            <w:bottom w:val="none" w:sz="0" w:space="0" w:color="auto"/>
            <w:right w:val="none" w:sz="0" w:space="0" w:color="auto"/>
          </w:divBdr>
        </w:div>
        <w:div w:id="480658620">
          <w:marLeft w:val="480"/>
          <w:marRight w:val="0"/>
          <w:marTop w:val="0"/>
          <w:marBottom w:val="0"/>
          <w:divBdr>
            <w:top w:val="none" w:sz="0" w:space="0" w:color="auto"/>
            <w:left w:val="none" w:sz="0" w:space="0" w:color="auto"/>
            <w:bottom w:val="none" w:sz="0" w:space="0" w:color="auto"/>
            <w:right w:val="none" w:sz="0" w:space="0" w:color="auto"/>
          </w:divBdr>
        </w:div>
        <w:div w:id="500318136">
          <w:marLeft w:val="480"/>
          <w:marRight w:val="0"/>
          <w:marTop w:val="0"/>
          <w:marBottom w:val="0"/>
          <w:divBdr>
            <w:top w:val="none" w:sz="0" w:space="0" w:color="auto"/>
            <w:left w:val="none" w:sz="0" w:space="0" w:color="auto"/>
            <w:bottom w:val="none" w:sz="0" w:space="0" w:color="auto"/>
            <w:right w:val="none" w:sz="0" w:space="0" w:color="auto"/>
          </w:divBdr>
        </w:div>
        <w:div w:id="502279351">
          <w:marLeft w:val="480"/>
          <w:marRight w:val="0"/>
          <w:marTop w:val="0"/>
          <w:marBottom w:val="0"/>
          <w:divBdr>
            <w:top w:val="none" w:sz="0" w:space="0" w:color="auto"/>
            <w:left w:val="none" w:sz="0" w:space="0" w:color="auto"/>
            <w:bottom w:val="none" w:sz="0" w:space="0" w:color="auto"/>
            <w:right w:val="none" w:sz="0" w:space="0" w:color="auto"/>
          </w:divBdr>
        </w:div>
        <w:div w:id="510224028">
          <w:marLeft w:val="480"/>
          <w:marRight w:val="0"/>
          <w:marTop w:val="0"/>
          <w:marBottom w:val="0"/>
          <w:divBdr>
            <w:top w:val="none" w:sz="0" w:space="0" w:color="auto"/>
            <w:left w:val="none" w:sz="0" w:space="0" w:color="auto"/>
            <w:bottom w:val="none" w:sz="0" w:space="0" w:color="auto"/>
            <w:right w:val="none" w:sz="0" w:space="0" w:color="auto"/>
          </w:divBdr>
        </w:div>
        <w:div w:id="515464524">
          <w:marLeft w:val="480"/>
          <w:marRight w:val="0"/>
          <w:marTop w:val="0"/>
          <w:marBottom w:val="0"/>
          <w:divBdr>
            <w:top w:val="none" w:sz="0" w:space="0" w:color="auto"/>
            <w:left w:val="none" w:sz="0" w:space="0" w:color="auto"/>
            <w:bottom w:val="none" w:sz="0" w:space="0" w:color="auto"/>
            <w:right w:val="none" w:sz="0" w:space="0" w:color="auto"/>
          </w:divBdr>
        </w:div>
        <w:div w:id="669140329">
          <w:marLeft w:val="480"/>
          <w:marRight w:val="0"/>
          <w:marTop w:val="0"/>
          <w:marBottom w:val="0"/>
          <w:divBdr>
            <w:top w:val="none" w:sz="0" w:space="0" w:color="auto"/>
            <w:left w:val="none" w:sz="0" w:space="0" w:color="auto"/>
            <w:bottom w:val="none" w:sz="0" w:space="0" w:color="auto"/>
            <w:right w:val="none" w:sz="0" w:space="0" w:color="auto"/>
          </w:divBdr>
        </w:div>
        <w:div w:id="691302592">
          <w:marLeft w:val="480"/>
          <w:marRight w:val="0"/>
          <w:marTop w:val="0"/>
          <w:marBottom w:val="0"/>
          <w:divBdr>
            <w:top w:val="none" w:sz="0" w:space="0" w:color="auto"/>
            <w:left w:val="none" w:sz="0" w:space="0" w:color="auto"/>
            <w:bottom w:val="none" w:sz="0" w:space="0" w:color="auto"/>
            <w:right w:val="none" w:sz="0" w:space="0" w:color="auto"/>
          </w:divBdr>
        </w:div>
        <w:div w:id="710106701">
          <w:marLeft w:val="480"/>
          <w:marRight w:val="0"/>
          <w:marTop w:val="0"/>
          <w:marBottom w:val="0"/>
          <w:divBdr>
            <w:top w:val="none" w:sz="0" w:space="0" w:color="auto"/>
            <w:left w:val="none" w:sz="0" w:space="0" w:color="auto"/>
            <w:bottom w:val="none" w:sz="0" w:space="0" w:color="auto"/>
            <w:right w:val="none" w:sz="0" w:space="0" w:color="auto"/>
          </w:divBdr>
        </w:div>
        <w:div w:id="727534612">
          <w:marLeft w:val="480"/>
          <w:marRight w:val="0"/>
          <w:marTop w:val="0"/>
          <w:marBottom w:val="0"/>
          <w:divBdr>
            <w:top w:val="none" w:sz="0" w:space="0" w:color="auto"/>
            <w:left w:val="none" w:sz="0" w:space="0" w:color="auto"/>
            <w:bottom w:val="none" w:sz="0" w:space="0" w:color="auto"/>
            <w:right w:val="none" w:sz="0" w:space="0" w:color="auto"/>
          </w:divBdr>
        </w:div>
        <w:div w:id="796332507">
          <w:marLeft w:val="480"/>
          <w:marRight w:val="0"/>
          <w:marTop w:val="0"/>
          <w:marBottom w:val="0"/>
          <w:divBdr>
            <w:top w:val="none" w:sz="0" w:space="0" w:color="auto"/>
            <w:left w:val="none" w:sz="0" w:space="0" w:color="auto"/>
            <w:bottom w:val="none" w:sz="0" w:space="0" w:color="auto"/>
            <w:right w:val="none" w:sz="0" w:space="0" w:color="auto"/>
          </w:divBdr>
        </w:div>
        <w:div w:id="819030986">
          <w:marLeft w:val="480"/>
          <w:marRight w:val="0"/>
          <w:marTop w:val="0"/>
          <w:marBottom w:val="0"/>
          <w:divBdr>
            <w:top w:val="none" w:sz="0" w:space="0" w:color="auto"/>
            <w:left w:val="none" w:sz="0" w:space="0" w:color="auto"/>
            <w:bottom w:val="none" w:sz="0" w:space="0" w:color="auto"/>
            <w:right w:val="none" w:sz="0" w:space="0" w:color="auto"/>
          </w:divBdr>
        </w:div>
        <w:div w:id="877624318">
          <w:marLeft w:val="480"/>
          <w:marRight w:val="0"/>
          <w:marTop w:val="0"/>
          <w:marBottom w:val="0"/>
          <w:divBdr>
            <w:top w:val="none" w:sz="0" w:space="0" w:color="auto"/>
            <w:left w:val="none" w:sz="0" w:space="0" w:color="auto"/>
            <w:bottom w:val="none" w:sz="0" w:space="0" w:color="auto"/>
            <w:right w:val="none" w:sz="0" w:space="0" w:color="auto"/>
          </w:divBdr>
        </w:div>
        <w:div w:id="888032392">
          <w:marLeft w:val="480"/>
          <w:marRight w:val="0"/>
          <w:marTop w:val="0"/>
          <w:marBottom w:val="0"/>
          <w:divBdr>
            <w:top w:val="none" w:sz="0" w:space="0" w:color="auto"/>
            <w:left w:val="none" w:sz="0" w:space="0" w:color="auto"/>
            <w:bottom w:val="none" w:sz="0" w:space="0" w:color="auto"/>
            <w:right w:val="none" w:sz="0" w:space="0" w:color="auto"/>
          </w:divBdr>
        </w:div>
        <w:div w:id="893856004">
          <w:marLeft w:val="480"/>
          <w:marRight w:val="0"/>
          <w:marTop w:val="0"/>
          <w:marBottom w:val="0"/>
          <w:divBdr>
            <w:top w:val="none" w:sz="0" w:space="0" w:color="auto"/>
            <w:left w:val="none" w:sz="0" w:space="0" w:color="auto"/>
            <w:bottom w:val="none" w:sz="0" w:space="0" w:color="auto"/>
            <w:right w:val="none" w:sz="0" w:space="0" w:color="auto"/>
          </w:divBdr>
        </w:div>
        <w:div w:id="899632721">
          <w:marLeft w:val="480"/>
          <w:marRight w:val="0"/>
          <w:marTop w:val="0"/>
          <w:marBottom w:val="0"/>
          <w:divBdr>
            <w:top w:val="none" w:sz="0" w:space="0" w:color="auto"/>
            <w:left w:val="none" w:sz="0" w:space="0" w:color="auto"/>
            <w:bottom w:val="none" w:sz="0" w:space="0" w:color="auto"/>
            <w:right w:val="none" w:sz="0" w:space="0" w:color="auto"/>
          </w:divBdr>
        </w:div>
      </w:divsChild>
    </w:div>
    <w:div w:id="647442973">
      <w:bodyDiv w:val="1"/>
      <w:marLeft w:val="0"/>
      <w:marRight w:val="0"/>
      <w:marTop w:val="0"/>
      <w:marBottom w:val="0"/>
      <w:divBdr>
        <w:top w:val="none" w:sz="0" w:space="0" w:color="auto"/>
        <w:left w:val="none" w:sz="0" w:space="0" w:color="auto"/>
        <w:bottom w:val="none" w:sz="0" w:space="0" w:color="auto"/>
        <w:right w:val="none" w:sz="0" w:space="0" w:color="auto"/>
      </w:divBdr>
    </w:div>
    <w:div w:id="647517161">
      <w:bodyDiv w:val="1"/>
      <w:marLeft w:val="0"/>
      <w:marRight w:val="0"/>
      <w:marTop w:val="0"/>
      <w:marBottom w:val="0"/>
      <w:divBdr>
        <w:top w:val="none" w:sz="0" w:space="0" w:color="auto"/>
        <w:left w:val="none" w:sz="0" w:space="0" w:color="auto"/>
        <w:bottom w:val="none" w:sz="0" w:space="0" w:color="auto"/>
        <w:right w:val="none" w:sz="0" w:space="0" w:color="auto"/>
      </w:divBdr>
    </w:div>
    <w:div w:id="647561442">
      <w:bodyDiv w:val="1"/>
      <w:marLeft w:val="0"/>
      <w:marRight w:val="0"/>
      <w:marTop w:val="0"/>
      <w:marBottom w:val="0"/>
      <w:divBdr>
        <w:top w:val="none" w:sz="0" w:space="0" w:color="auto"/>
        <w:left w:val="none" w:sz="0" w:space="0" w:color="auto"/>
        <w:bottom w:val="none" w:sz="0" w:space="0" w:color="auto"/>
        <w:right w:val="none" w:sz="0" w:space="0" w:color="auto"/>
      </w:divBdr>
    </w:div>
    <w:div w:id="647632203">
      <w:bodyDiv w:val="1"/>
      <w:marLeft w:val="0"/>
      <w:marRight w:val="0"/>
      <w:marTop w:val="0"/>
      <w:marBottom w:val="0"/>
      <w:divBdr>
        <w:top w:val="none" w:sz="0" w:space="0" w:color="auto"/>
        <w:left w:val="none" w:sz="0" w:space="0" w:color="auto"/>
        <w:bottom w:val="none" w:sz="0" w:space="0" w:color="auto"/>
        <w:right w:val="none" w:sz="0" w:space="0" w:color="auto"/>
      </w:divBdr>
    </w:div>
    <w:div w:id="647712871">
      <w:bodyDiv w:val="1"/>
      <w:marLeft w:val="0"/>
      <w:marRight w:val="0"/>
      <w:marTop w:val="0"/>
      <w:marBottom w:val="0"/>
      <w:divBdr>
        <w:top w:val="none" w:sz="0" w:space="0" w:color="auto"/>
        <w:left w:val="none" w:sz="0" w:space="0" w:color="auto"/>
        <w:bottom w:val="none" w:sz="0" w:space="0" w:color="auto"/>
        <w:right w:val="none" w:sz="0" w:space="0" w:color="auto"/>
      </w:divBdr>
    </w:div>
    <w:div w:id="647781103">
      <w:bodyDiv w:val="1"/>
      <w:marLeft w:val="0"/>
      <w:marRight w:val="0"/>
      <w:marTop w:val="0"/>
      <w:marBottom w:val="0"/>
      <w:divBdr>
        <w:top w:val="none" w:sz="0" w:space="0" w:color="auto"/>
        <w:left w:val="none" w:sz="0" w:space="0" w:color="auto"/>
        <w:bottom w:val="none" w:sz="0" w:space="0" w:color="auto"/>
        <w:right w:val="none" w:sz="0" w:space="0" w:color="auto"/>
      </w:divBdr>
    </w:div>
    <w:div w:id="647828861">
      <w:bodyDiv w:val="1"/>
      <w:marLeft w:val="0"/>
      <w:marRight w:val="0"/>
      <w:marTop w:val="0"/>
      <w:marBottom w:val="0"/>
      <w:divBdr>
        <w:top w:val="none" w:sz="0" w:space="0" w:color="auto"/>
        <w:left w:val="none" w:sz="0" w:space="0" w:color="auto"/>
        <w:bottom w:val="none" w:sz="0" w:space="0" w:color="auto"/>
        <w:right w:val="none" w:sz="0" w:space="0" w:color="auto"/>
      </w:divBdr>
    </w:div>
    <w:div w:id="647975036">
      <w:bodyDiv w:val="1"/>
      <w:marLeft w:val="0"/>
      <w:marRight w:val="0"/>
      <w:marTop w:val="0"/>
      <w:marBottom w:val="0"/>
      <w:divBdr>
        <w:top w:val="none" w:sz="0" w:space="0" w:color="auto"/>
        <w:left w:val="none" w:sz="0" w:space="0" w:color="auto"/>
        <w:bottom w:val="none" w:sz="0" w:space="0" w:color="auto"/>
        <w:right w:val="none" w:sz="0" w:space="0" w:color="auto"/>
      </w:divBdr>
    </w:div>
    <w:div w:id="647976564">
      <w:bodyDiv w:val="1"/>
      <w:marLeft w:val="0"/>
      <w:marRight w:val="0"/>
      <w:marTop w:val="0"/>
      <w:marBottom w:val="0"/>
      <w:divBdr>
        <w:top w:val="none" w:sz="0" w:space="0" w:color="auto"/>
        <w:left w:val="none" w:sz="0" w:space="0" w:color="auto"/>
        <w:bottom w:val="none" w:sz="0" w:space="0" w:color="auto"/>
        <w:right w:val="none" w:sz="0" w:space="0" w:color="auto"/>
      </w:divBdr>
    </w:div>
    <w:div w:id="647977033">
      <w:bodyDiv w:val="1"/>
      <w:marLeft w:val="0"/>
      <w:marRight w:val="0"/>
      <w:marTop w:val="0"/>
      <w:marBottom w:val="0"/>
      <w:divBdr>
        <w:top w:val="none" w:sz="0" w:space="0" w:color="auto"/>
        <w:left w:val="none" w:sz="0" w:space="0" w:color="auto"/>
        <w:bottom w:val="none" w:sz="0" w:space="0" w:color="auto"/>
        <w:right w:val="none" w:sz="0" w:space="0" w:color="auto"/>
      </w:divBdr>
    </w:div>
    <w:div w:id="648175503">
      <w:bodyDiv w:val="1"/>
      <w:marLeft w:val="0"/>
      <w:marRight w:val="0"/>
      <w:marTop w:val="0"/>
      <w:marBottom w:val="0"/>
      <w:divBdr>
        <w:top w:val="none" w:sz="0" w:space="0" w:color="auto"/>
        <w:left w:val="none" w:sz="0" w:space="0" w:color="auto"/>
        <w:bottom w:val="none" w:sz="0" w:space="0" w:color="auto"/>
        <w:right w:val="none" w:sz="0" w:space="0" w:color="auto"/>
      </w:divBdr>
    </w:div>
    <w:div w:id="648287038">
      <w:bodyDiv w:val="1"/>
      <w:marLeft w:val="0"/>
      <w:marRight w:val="0"/>
      <w:marTop w:val="0"/>
      <w:marBottom w:val="0"/>
      <w:divBdr>
        <w:top w:val="none" w:sz="0" w:space="0" w:color="auto"/>
        <w:left w:val="none" w:sz="0" w:space="0" w:color="auto"/>
        <w:bottom w:val="none" w:sz="0" w:space="0" w:color="auto"/>
        <w:right w:val="none" w:sz="0" w:space="0" w:color="auto"/>
      </w:divBdr>
    </w:div>
    <w:div w:id="648364429">
      <w:bodyDiv w:val="1"/>
      <w:marLeft w:val="0"/>
      <w:marRight w:val="0"/>
      <w:marTop w:val="0"/>
      <w:marBottom w:val="0"/>
      <w:divBdr>
        <w:top w:val="none" w:sz="0" w:space="0" w:color="auto"/>
        <w:left w:val="none" w:sz="0" w:space="0" w:color="auto"/>
        <w:bottom w:val="none" w:sz="0" w:space="0" w:color="auto"/>
        <w:right w:val="none" w:sz="0" w:space="0" w:color="auto"/>
      </w:divBdr>
    </w:div>
    <w:div w:id="648367900">
      <w:bodyDiv w:val="1"/>
      <w:marLeft w:val="0"/>
      <w:marRight w:val="0"/>
      <w:marTop w:val="0"/>
      <w:marBottom w:val="0"/>
      <w:divBdr>
        <w:top w:val="none" w:sz="0" w:space="0" w:color="auto"/>
        <w:left w:val="none" w:sz="0" w:space="0" w:color="auto"/>
        <w:bottom w:val="none" w:sz="0" w:space="0" w:color="auto"/>
        <w:right w:val="none" w:sz="0" w:space="0" w:color="auto"/>
      </w:divBdr>
    </w:div>
    <w:div w:id="648435463">
      <w:bodyDiv w:val="1"/>
      <w:marLeft w:val="0"/>
      <w:marRight w:val="0"/>
      <w:marTop w:val="0"/>
      <w:marBottom w:val="0"/>
      <w:divBdr>
        <w:top w:val="none" w:sz="0" w:space="0" w:color="auto"/>
        <w:left w:val="none" w:sz="0" w:space="0" w:color="auto"/>
        <w:bottom w:val="none" w:sz="0" w:space="0" w:color="auto"/>
        <w:right w:val="none" w:sz="0" w:space="0" w:color="auto"/>
      </w:divBdr>
    </w:div>
    <w:div w:id="648435887">
      <w:bodyDiv w:val="1"/>
      <w:marLeft w:val="0"/>
      <w:marRight w:val="0"/>
      <w:marTop w:val="0"/>
      <w:marBottom w:val="0"/>
      <w:divBdr>
        <w:top w:val="none" w:sz="0" w:space="0" w:color="auto"/>
        <w:left w:val="none" w:sz="0" w:space="0" w:color="auto"/>
        <w:bottom w:val="none" w:sz="0" w:space="0" w:color="auto"/>
        <w:right w:val="none" w:sz="0" w:space="0" w:color="auto"/>
      </w:divBdr>
    </w:div>
    <w:div w:id="648438842">
      <w:bodyDiv w:val="1"/>
      <w:marLeft w:val="0"/>
      <w:marRight w:val="0"/>
      <w:marTop w:val="0"/>
      <w:marBottom w:val="0"/>
      <w:divBdr>
        <w:top w:val="none" w:sz="0" w:space="0" w:color="auto"/>
        <w:left w:val="none" w:sz="0" w:space="0" w:color="auto"/>
        <w:bottom w:val="none" w:sz="0" w:space="0" w:color="auto"/>
        <w:right w:val="none" w:sz="0" w:space="0" w:color="auto"/>
      </w:divBdr>
    </w:div>
    <w:div w:id="648440068">
      <w:bodyDiv w:val="1"/>
      <w:marLeft w:val="0"/>
      <w:marRight w:val="0"/>
      <w:marTop w:val="0"/>
      <w:marBottom w:val="0"/>
      <w:divBdr>
        <w:top w:val="none" w:sz="0" w:space="0" w:color="auto"/>
        <w:left w:val="none" w:sz="0" w:space="0" w:color="auto"/>
        <w:bottom w:val="none" w:sz="0" w:space="0" w:color="auto"/>
        <w:right w:val="none" w:sz="0" w:space="0" w:color="auto"/>
      </w:divBdr>
    </w:div>
    <w:div w:id="648703808">
      <w:bodyDiv w:val="1"/>
      <w:marLeft w:val="0"/>
      <w:marRight w:val="0"/>
      <w:marTop w:val="0"/>
      <w:marBottom w:val="0"/>
      <w:divBdr>
        <w:top w:val="none" w:sz="0" w:space="0" w:color="auto"/>
        <w:left w:val="none" w:sz="0" w:space="0" w:color="auto"/>
        <w:bottom w:val="none" w:sz="0" w:space="0" w:color="auto"/>
        <w:right w:val="none" w:sz="0" w:space="0" w:color="auto"/>
      </w:divBdr>
    </w:div>
    <w:div w:id="648747171">
      <w:bodyDiv w:val="1"/>
      <w:marLeft w:val="0"/>
      <w:marRight w:val="0"/>
      <w:marTop w:val="0"/>
      <w:marBottom w:val="0"/>
      <w:divBdr>
        <w:top w:val="none" w:sz="0" w:space="0" w:color="auto"/>
        <w:left w:val="none" w:sz="0" w:space="0" w:color="auto"/>
        <w:bottom w:val="none" w:sz="0" w:space="0" w:color="auto"/>
        <w:right w:val="none" w:sz="0" w:space="0" w:color="auto"/>
      </w:divBdr>
    </w:div>
    <w:div w:id="648948477">
      <w:bodyDiv w:val="1"/>
      <w:marLeft w:val="0"/>
      <w:marRight w:val="0"/>
      <w:marTop w:val="0"/>
      <w:marBottom w:val="0"/>
      <w:divBdr>
        <w:top w:val="none" w:sz="0" w:space="0" w:color="auto"/>
        <w:left w:val="none" w:sz="0" w:space="0" w:color="auto"/>
        <w:bottom w:val="none" w:sz="0" w:space="0" w:color="auto"/>
        <w:right w:val="none" w:sz="0" w:space="0" w:color="auto"/>
      </w:divBdr>
    </w:div>
    <w:div w:id="649018430">
      <w:bodyDiv w:val="1"/>
      <w:marLeft w:val="0"/>
      <w:marRight w:val="0"/>
      <w:marTop w:val="0"/>
      <w:marBottom w:val="0"/>
      <w:divBdr>
        <w:top w:val="none" w:sz="0" w:space="0" w:color="auto"/>
        <w:left w:val="none" w:sz="0" w:space="0" w:color="auto"/>
        <w:bottom w:val="none" w:sz="0" w:space="0" w:color="auto"/>
        <w:right w:val="none" w:sz="0" w:space="0" w:color="auto"/>
      </w:divBdr>
    </w:div>
    <w:div w:id="649094001">
      <w:bodyDiv w:val="1"/>
      <w:marLeft w:val="0"/>
      <w:marRight w:val="0"/>
      <w:marTop w:val="0"/>
      <w:marBottom w:val="0"/>
      <w:divBdr>
        <w:top w:val="none" w:sz="0" w:space="0" w:color="auto"/>
        <w:left w:val="none" w:sz="0" w:space="0" w:color="auto"/>
        <w:bottom w:val="none" w:sz="0" w:space="0" w:color="auto"/>
        <w:right w:val="none" w:sz="0" w:space="0" w:color="auto"/>
      </w:divBdr>
    </w:div>
    <w:div w:id="649139765">
      <w:bodyDiv w:val="1"/>
      <w:marLeft w:val="0"/>
      <w:marRight w:val="0"/>
      <w:marTop w:val="0"/>
      <w:marBottom w:val="0"/>
      <w:divBdr>
        <w:top w:val="none" w:sz="0" w:space="0" w:color="auto"/>
        <w:left w:val="none" w:sz="0" w:space="0" w:color="auto"/>
        <w:bottom w:val="none" w:sz="0" w:space="0" w:color="auto"/>
        <w:right w:val="none" w:sz="0" w:space="0" w:color="auto"/>
      </w:divBdr>
    </w:div>
    <w:div w:id="649140489">
      <w:bodyDiv w:val="1"/>
      <w:marLeft w:val="0"/>
      <w:marRight w:val="0"/>
      <w:marTop w:val="0"/>
      <w:marBottom w:val="0"/>
      <w:divBdr>
        <w:top w:val="none" w:sz="0" w:space="0" w:color="auto"/>
        <w:left w:val="none" w:sz="0" w:space="0" w:color="auto"/>
        <w:bottom w:val="none" w:sz="0" w:space="0" w:color="auto"/>
        <w:right w:val="none" w:sz="0" w:space="0" w:color="auto"/>
      </w:divBdr>
    </w:div>
    <w:div w:id="649211638">
      <w:bodyDiv w:val="1"/>
      <w:marLeft w:val="0"/>
      <w:marRight w:val="0"/>
      <w:marTop w:val="0"/>
      <w:marBottom w:val="0"/>
      <w:divBdr>
        <w:top w:val="none" w:sz="0" w:space="0" w:color="auto"/>
        <w:left w:val="none" w:sz="0" w:space="0" w:color="auto"/>
        <w:bottom w:val="none" w:sz="0" w:space="0" w:color="auto"/>
        <w:right w:val="none" w:sz="0" w:space="0" w:color="auto"/>
      </w:divBdr>
    </w:div>
    <w:div w:id="649217484">
      <w:bodyDiv w:val="1"/>
      <w:marLeft w:val="0"/>
      <w:marRight w:val="0"/>
      <w:marTop w:val="0"/>
      <w:marBottom w:val="0"/>
      <w:divBdr>
        <w:top w:val="none" w:sz="0" w:space="0" w:color="auto"/>
        <w:left w:val="none" w:sz="0" w:space="0" w:color="auto"/>
        <w:bottom w:val="none" w:sz="0" w:space="0" w:color="auto"/>
        <w:right w:val="none" w:sz="0" w:space="0" w:color="auto"/>
      </w:divBdr>
    </w:div>
    <w:div w:id="649287142">
      <w:bodyDiv w:val="1"/>
      <w:marLeft w:val="0"/>
      <w:marRight w:val="0"/>
      <w:marTop w:val="0"/>
      <w:marBottom w:val="0"/>
      <w:divBdr>
        <w:top w:val="none" w:sz="0" w:space="0" w:color="auto"/>
        <w:left w:val="none" w:sz="0" w:space="0" w:color="auto"/>
        <w:bottom w:val="none" w:sz="0" w:space="0" w:color="auto"/>
        <w:right w:val="none" w:sz="0" w:space="0" w:color="auto"/>
      </w:divBdr>
    </w:div>
    <w:div w:id="649287694">
      <w:bodyDiv w:val="1"/>
      <w:marLeft w:val="0"/>
      <w:marRight w:val="0"/>
      <w:marTop w:val="0"/>
      <w:marBottom w:val="0"/>
      <w:divBdr>
        <w:top w:val="none" w:sz="0" w:space="0" w:color="auto"/>
        <w:left w:val="none" w:sz="0" w:space="0" w:color="auto"/>
        <w:bottom w:val="none" w:sz="0" w:space="0" w:color="auto"/>
        <w:right w:val="none" w:sz="0" w:space="0" w:color="auto"/>
      </w:divBdr>
    </w:div>
    <w:div w:id="649361645">
      <w:bodyDiv w:val="1"/>
      <w:marLeft w:val="0"/>
      <w:marRight w:val="0"/>
      <w:marTop w:val="0"/>
      <w:marBottom w:val="0"/>
      <w:divBdr>
        <w:top w:val="none" w:sz="0" w:space="0" w:color="auto"/>
        <w:left w:val="none" w:sz="0" w:space="0" w:color="auto"/>
        <w:bottom w:val="none" w:sz="0" w:space="0" w:color="auto"/>
        <w:right w:val="none" w:sz="0" w:space="0" w:color="auto"/>
      </w:divBdr>
    </w:div>
    <w:div w:id="649407038">
      <w:bodyDiv w:val="1"/>
      <w:marLeft w:val="0"/>
      <w:marRight w:val="0"/>
      <w:marTop w:val="0"/>
      <w:marBottom w:val="0"/>
      <w:divBdr>
        <w:top w:val="none" w:sz="0" w:space="0" w:color="auto"/>
        <w:left w:val="none" w:sz="0" w:space="0" w:color="auto"/>
        <w:bottom w:val="none" w:sz="0" w:space="0" w:color="auto"/>
        <w:right w:val="none" w:sz="0" w:space="0" w:color="auto"/>
      </w:divBdr>
    </w:div>
    <w:div w:id="649555827">
      <w:bodyDiv w:val="1"/>
      <w:marLeft w:val="0"/>
      <w:marRight w:val="0"/>
      <w:marTop w:val="0"/>
      <w:marBottom w:val="0"/>
      <w:divBdr>
        <w:top w:val="none" w:sz="0" w:space="0" w:color="auto"/>
        <w:left w:val="none" w:sz="0" w:space="0" w:color="auto"/>
        <w:bottom w:val="none" w:sz="0" w:space="0" w:color="auto"/>
        <w:right w:val="none" w:sz="0" w:space="0" w:color="auto"/>
      </w:divBdr>
    </w:div>
    <w:div w:id="649600748">
      <w:bodyDiv w:val="1"/>
      <w:marLeft w:val="0"/>
      <w:marRight w:val="0"/>
      <w:marTop w:val="0"/>
      <w:marBottom w:val="0"/>
      <w:divBdr>
        <w:top w:val="none" w:sz="0" w:space="0" w:color="auto"/>
        <w:left w:val="none" w:sz="0" w:space="0" w:color="auto"/>
        <w:bottom w:val="none" w:sz="0" w:space="0" w:color="auto"/>
        <w:right w:val="none" w:sz="0" w:space="0" w:color="auto"/>
      </w:divBdr>
    </w:div>
    <w:div w:id="649601196">
      <w:bodyDiv w:val="1"/>
      <w:marLeft w:val="0"/>
      <w:marRight w:val="0"/>
      <w:marTop w:val="0"/>
      <w:marBottom w:val="0"/>
      <w:divBdr>
        <w:top w:val="none" w:sz="0" w:space="0" w:color="auto"/>
        <w:left w:val="none" w:sz="0" w:space="0" w:color="auto"/>
        <w:bottom w:val="none" w:sz="0" w:space="0" w:color="auto"/>
        <w:right w:val="none" w:sz="0" w:space="0" w:color="auto"/>
      </w:divBdr>
    </w:div>
    <w:div w:id="649745865">
      <w:bodyDiv w:val="1"/>
      <w:marLeft w:val="0"/>
      <w:marRight w:val="0"/>
      <w:marTop w:val="0"/>
      <w:marBottom w:val="0"/>
      <w:divBdr>
        <w:top w:val="none" w:sz="0" w:space="0" w:color="auto"/>
        <w:left w:val="none" w:sz="0" w:space="0" w:color="auto"/>
        <w:bottom w:val="none" w:sz="0" w:space="0" w:color="auto"/>
        <w:right w:val="none" w:sz="0" w:space="0" w:color="auto"/>
      </w:divBdr>
    </w:div>
    <w:div w:id="649749336">
      <w:bodyDiv w:val="1"/>
      <w:marLeft w:val="0"/>
      <w:marRight w:val="0"/>
      <w:marTop w:val="0"/>
      <w:marBottom w:val="0"/>
      <w:divBdr>
        <w:top w:val="none" w:sz="0" w:space="0" w:color="auto"/>
        <w:left w:val="none" w:sz="0" w:space="0" w:color="auto"/>
        <w:bottom w:val="none" w:sz="0" w:space="0" w:color="auto"/>
        <w:right w:val="none" w:sz="0" w:space="0" w:color="auto"/>
      </w:divBdr>
    </w:div>
    <w:div w:id="649790270">
      <w:bodyDiv w:val="1"/>
      <w:marLeft w:val="0"/>
      <w:marRight w:val="0"/>
      <w:marTop w:val="0"/>
      <w:marBottom w:val="0"/>
      <w:divBdr>
        <w:top w:val="none" w:sz="0" w:space="0" w:color="auto"/>
        <w:left w:val="none" w:sz="0" w:space="0" w:color="auto"/>
        <w:bottom w:val="none" w:sz="0" w:space="0" w:color="auto"/>
        <w:right w:val="none" w:sz="0" w:space="0" w:color="auto"/>
      </w:divBdr>
    </w:div>
    <w:div w:id="649942905">
      <w:bodyDiv w:val="1"/>
      <w:marLeft w:val="0"/>
      <w:marRight w:val="0"/>
      <w:marTop w:val="0"/>
      <w:marBottom w:val="0"/>
      <w:divBdr>
        <w:top w:val="none" w:sz="0" w:space="0" w:color="auto"/>
        <w:left w:val="none" w:sz="0" w:space="0" w:color="auto"/>
        <w:bottom w:val="none" w:sz="0" w:space="0" w:color="auto"/>
        <w:right w:val="none" w:sz="0" w:space="0" w:color="auto"/>
      </w:divBdr>
    </w:div>
    <w:div w:id="649942988">
      <w:bodyDiv w:val="1"/>
      <w:marLeft w:val="0"/>
      <w:marRight w:val="0"/>
      <w:marTop w:val="0"/>
      <w:marBottom w:val="0"/>
      <w:divBdr>
        <w:top w:val="none" w:sz="0" w:space="0" w:color="auto"/>
        <w:left w:val="none" w:sz="0" w:space="0" w:color="auto"/>
        <w:bottom w:val="none" w:sz="0" w:space="0" w:color="auto"/>
        <w:right w:val="none" w:sz="0" w:space="0" w:color="auto"/>
      </w:divBdr>
    </w:div>
    <w:div w:id="650062811">
      <w:bodyDiv w:val="1"/>
      <w:marLeft w:val="0"/>
      <w:marRight w:val="0"/>
      <w:marTop w:val="0"/>
      <w:marBottom w:val="0"/>
      <w:divBdr>
        <w:top w:val="none" w:sz="0" w:space="0" w:color="auto"/>
        <w:left w:val="none" w:sz="0" w:space="0" w:color="auto"/>
        <w:bottom w:val="none" w:sz="0" w:space="0" w:color="auto"/>
        <w:right w:val="none" w:sz="0" w:space="0" w:color="auto"/>
      </w:divBdr>
    </w:div>
    <w:div w:id="650064121">
      <w:bodyDiv w:val="1"/>
      <w:marLeft w:val="0"/>
      <w:marRight w:val="0"/>
      <w:marTop w:val="0"/>
      <w:marBottom w:val="0"/>
      <w:divBdr>
        <w:top w:val="none" w:sz="0" w:space="0" w:color="auto"/>
        <w:left w:val="none" w:sz="0" w:space="0" w:color="auto"/>
        <w:bottom w:val="none" w:sz="0" w:space="0" w:color="auto"/>
        <w:right w:val="none" w:sz="0" w:space="0" w:color="auto"/>
      </w:divBdr>
    </w:div>
    <w:div w:id="650065169">
      <w:bodyDiv w:val="1"/>
      <w:marLeft w:val="0"/>
      <w:marRight w:val="0"/>
      <w:marTop w:val="0"/>
      <w:marBottom w:val="0"/>
      <w:divBdr>
        <w:top w:val="none" w:sz="0" w:space="0" w:color="auto"/>
        <w:left w:val="none" w:sz="0" w:space="0" w:color="auto"/>
        <w:bottom w:val="none" w:sz="0" w:space="0" w:color="auto"/>
        <w:right w:val="none" w:sz="0" w:space="0" w:color="auto"/>
      </w:divBdr>
    </w:div>
    <w:div w:id="650137372">
      <w:bodyDiv w:val="1"/>
      <w:marLeft w:val="0"/>
      <w:marRight w:val="0"/>
      <w:marTop w:val="0"/>
      <w:marBottom w:val="0"/>
      <w:divBdr>
        <w:top w:val="none" w:sz="0" w:space="0" w:color="auto"/>
        <w:left w:val="none" w:sz="0" w:space="0" w:color="auto"/>
        <w:bottom w:val="none" w:sz="0" w:space="0" w:color="auto"/>
        <w:right w:val="none" w:sz="0" w:space="0" w:color="auto"/>
      </w:divBdr>
    </w:div>
    <w:div w:id="650137796">
      <w:bodyDiv w:val="1"/>
      <w:marLeft w:val="0"/>
      <w:marRight w:val="0"/>
      <w:marTop w:val="0"/>
      <w:marBottom w:val="0"/>
      <w:divBdr>
        <w:top w:val="none" w:sz="0" w:space="0" w:color="auto"/>
        <w:left w:val="none" w:sz="0" w:space="0" w:color="auto"/>
        <w:bottom w:val="none" w:sz="0" w:space="0" w:color="auto"/>
        <w:right w:val="none" w:sz="0" w:space="0" w:color="auto"/>
      </w:divBdr>
    </w:div>
    <w:div w:id="650208554">
      <w:bodyDiv w:val="1"/>
      <w:marLeft w:val="0"/>
      <w:marRight w:val="0"/>
      <w:marTop w:val="0"/>
      <w:marBottom w:val="0"/>
      <w:divBdr>
        <w:top w:val="none" w:sz="0" w:space="0" w:color="auto"/>
        <w:left w:val="none" w:sz="0" w:space="0" w:color="auto"/>
        <w:bottom w:val="none" w:sz="0" w:space="0" w:color="auto"/>
        <w:right w:val="none" w:sz="0" w:space="0" w:color="auto"/>
      </w:divBdr>
    </w:div>
    <w:div w:id="650253290">
      <w:bodyDiv w:val="1"/>
      <w:marLeft w:val="0"/>
      <w:marRight w:val="0"/>
      <w:marTop w:val="0"/>
      <w:marBottom w:val="0"/>
      <w:divBdr>
        <w:top w:val="none" w:sz="0" w:space="0" w:color="auto"/>
        <w:left w:val="none" w:sz="0" w:space="0" w:color="auto"/>
        <w:bottom w:val="none" w:sz="0" w:space="0" w:color="auto"/>
        <w:right w:val="none" w:sz="0" w:space="0" w:color="auto"/>
      </w:divBdr>
      <w:divsChild>
        <w:div w:id="4404366">
          <w:marLeft w:val="480"/>
          <w:marRight w:val="0"/>
          <w:marTop w:val="0"/>
          <w:marBottom w:val="0"/>
          <w:divBdr>
            <w:top w:val="none" w:sz="0" w:space="0" w:color="auto"/>
            <w:left w:val="none" w:sz="0" w:space="0" w:color="auto"/>
            <w:bottom w:val="none" w:sz="0" w:space="0" w:color="auto"/>
            <w:right w:val="none" w:sz="0" w:space="0" w:color="auto"/>
          </w:divBdr>
        </w:div>
        <w:div w:id="57170543">
          <w:marLeft w:val="480"/>
          <w:marRight w:val="0"/>
          <w:marTop w:val="0"/>
          <w:marBottom w:val="0"/>
          <w:divBdr>
            <w:top w:val="none" w:sz="0" w:space="0" w:color="auto"/>
            <w:left w:val="none" w:sz="0" w:space="0" w:color="auto"/>
            <w:bottom w:val="none" w:sz="0" w:space="0" w:color="auto"/>
            <w:right w:val="none" w:sz="0" w:space="0" w:color="auto"/>
          </w:divBdr>
        </w:div>
        <w:div w:id="137573472">
          <w:marLeft w:val="480"/>
          <w:marRight w:val="0"/>
          <w:marTop w:val="0"/>
          <w:marBottom w:val="0"/>
          <w:divBdr>
            <w:top w:val="none" w:sz="0" w:space="0" w:color="auto"/>
            <w:left w:val="none" w:sz="0" w:space="0" w:color="auto"/>
            <w:bottom w:val="none" w:sz="0" w:space="0" w:color="auto"/>
            <w:right w:val="none" w:sz="0" w:space="0" w:color="auto"/>
          </w:divBdr>
        </w:div>
        <w:div w:id="170528458">
          <w:marLeft w:val="480"/>
          <w:marRight w:val="0"/>
          <w:marTop w:val="0"/>
          <w:marBottom w:val="0"/>
          <w:divBdr>
            <w:top w:val="none" w:sz="0" w:space="0" w:color="auto"/>
            <w:left w:val="none" w:sz="0" w:space="0" w:color="auto"/>
            <w:bottom w:val="none" w:sz="0" w:space="0" w:color="auto"/>
            <w:right w:val="none" w:sz="0" w:space="0" w:color="auto"/>
          </w:divBdr>
        </w:div>
        <w:div w:id="175965149">
          <w:marLeft w:val="480"/>
          <w:marRight w:val="0"/>
          <w:marTop w:val="0"/>
          <w:marBottom w:val="0"/>
          <w:divBdr>
            <w:top w:val="none" w:sz="0" w:space="0" w:color="auto"/>
            <w:left w:val="none" w:sz="0" w:space="0" w:color="auto"/>
            <w:bottom w:val="none" w:sz="0" w:space="0" w:color="auto"/>
            <w:right w:val="none" w:sz="0" w:space="0" w:color="auto"/>
          </w:divBdr>
        </w:div>
        <w:div w:id="191310995">
          <w:marLeft w:val="480"/>
          <w:marRight w:val="0"/>
          <w:marTop w:val="0"/>
          <w:marBottom w:val="0"/>
          <w:divBdr>
            <w:top w:val="none" w:sz="0" w:space="0" w:color="auto"/>
            <w:left w:val="none" w:sz="0" w:space="0" w:color="auto"/>
            <w:bottom w:val="none" w:sz="0" w:space="0" w:color="auto"/>
            <w:right w:val="none" w:sz="0" w:space="0" w:color="auto"/>
          </w:divBdr>
        </w:div>
        <w:div w:id="212691212">
          <w:marLeft w:val="480"/>
          <w:marRight w:val="0"/>
          <w:marTop w:val="0"/>
          <w:marBottom w:val="0"/>
          <w:divBdr>
            <w:top w:val="none" w:sz="0" w:space="0" w:color="auto"/>
            <w:left w:val="none" w:sz="0" w:space="0" w:color="auto"/>
            <w:bottom w:val="none" w:sz="0" w:space="0" w:color="auto"/>
            <w:right w:val="none" w:sz="0" w:space="0" w:color="auto"/>
          </w:divBdr>
        </w:div>
        <w:div w:id="226572183">
          <w:marLeft w:val="480"/>
          <w:marRight w:val="0"/>
          <w:marTop w:val="0"/>
          <w:marBottom w:val="0"/>
          <w:divBdr>
            <w:top w:val="none" w:sz="0" w:space="0" w:color="auto"/>
            <w:left w:val="none" w:sz="0" w:space="0" w:color="auto"/>
            <w:bottom w:val="none" w:sz="0" w:space="0" w:color="auto"/>
            <w:right w:val="none" w:sz="0" w:space="0" w:color="auto"/>
          </w:divBdr>
        </w:div>
        <w:div w:id="262349772">
          <w:marLeft w:val="480"/>
          <w:marRight w:val="0"/>
          <w:marTop w:val="0"/>
          <w:marBottom w:val="0"/>
          <w:divBdr>
            <w:top w:val="none" w:sz="0" w:space="0" w:color="auto"/>
            <w:left w:val="none" w:sz="0" w:space="0" w:color="auto"/>
            <w:bottom w:val="none" w:sz="0" w:space="0" w:color="auto"/>
            <w:right w:val="none" w:sz="0" w:space="0" w:color="auto"/>
          </w:divBdr>
        </w:div>
        <w:div w:id="273750669">
          <w:marLeft w:val="480"/>
          <w:marRight w:val="0"/>
          <w:marTop w:val="0"/>
          <w:marBottom w:val="0"/>
          <w:divBdr>
            <w:top w:val="none" w:sz="0" w:space="0" w:color="auto"/>
            <w:left w:val="none" w:sz="0" w:space="0" w:color="auto"/>
            <w:bottom w:val="none" w:sz="0" w:space="0" w:color="auto"/>
            <w:right w:val="none" w:sz="0" w:space="0" w:color="auto"/>
          </w:divBdr>
        </w:div>
        <w:div w:id="288128912">
          <w:marLeft w:val="480"/>
          <w:marRight w:val="0"/>
          <w:marTop w:val="0"/>
          <w:marBottom w:val="0"/>
          <w:divBdr>
            <w:top w:val="none" w:sz="0" w:space="0" w:color="auto"/>
            <w:left w:val="none" w:sz="0" w:space="0" w:color="auto"/>
            <w:bottom w:val="none" w:sz="0" w:space="0" w:color="auto"/>
            <w:right w:val="none" w:sz="0" w:space="0" w:color="auto"/>
          </w:divBdr>
        </w:div>
        <w:div w:id="428549806">
          <w:marLeft w:val="480"/>
          <w:marRight w:val="0"/>
          <w:marTop w:val="0"/>
          <w:marBottom w:val="0"/>
          <w:divBdr>
            <w:top w:val="none" w:sz="0" w:space="0" w:color="auto"/>
            <w:left w:val="none" w:sz="0" w:space="0" w:color="auto"/>
            <w:bottom w:val="none" w:sz="0" w:space="0" w:color="auto"/>
            <w:right w:val="none" w:sz="0" w:space="0" w:color="auto"/>
          </w:divBdr>
        </w:div>
        <w:div w:id="438137029">
          <w:marLeft w:val="480"/>
          <w:marRight w:val="0"/>
          <w:marTop w:val="0"/>
          <w:marBottom w:val="0"/>
          <w:divBdr>
            <w:top w:val="none" w:sz="0" w:space="0" w:color="auto"/>
            <w:left w:val="none" w:sz="0" w:space="0" w:color="auto"/>
            <w:bottom w:val="none" w:sz="0" w:space="0" w:color="auto"/>
            <w:right w:val="none" w:sz="0" w:space="0" w:color="auto"/>
          </w:divBdr>
        </w:div>
        <w:div w:id="512499930">
          <w:marLeft w:val="480"/>
          <w:marRight w:val="0"/>
          <w:marTop w:val="0"/>
          <w:marBottom w:val="0"/>
          <w:divBdr>
            <w:top w:val="none" w:sz="0" w:space="0" w:color="auto"/>
            <w:left w:val="none" w:sz="0" w:space="0" w:color="auto"/>
            <w:bottom w:val="none" w:sz="0" w:space="0" w:color="auto"/>
            <w:right w:val="none" w:sz="0" w:space="0" w:color="auto"/>
          </w:divBdr>
        </w:div>
        <w:div w:id="514805669">
          <w:marLeft w:val="480"/>
          <w:marRight w:val="0"/>
          <w:marTop w:val="0"/>
          <w:marBottom w:val="0"/>
          <w:divBdr>
            <w:top w:val="none" w:sz="0" w:space="0" w:color="auto"/>
            <w:left w:val="none" w:sz="0" w:space="0" w:color="auto"/>
            <w:bottom w:val="none" w:sz="0" w:space="0" w:color="auto"/>
            <w:right w:val="none" w:sz="0" w:space="0" w:color="auto"/>
          </w:divBdr>
        </w:div>
        <w:div w:id="546920209">
          <w:marLeft w:val="480"/>
          <w:marRight w:val="0"/>
          <w:marTop w:val="0"/>
          <w:marBottom w:val="0"/>
          <w:divBdr>
            <w:top w:val="none" w:sz="0" w:space="0" w:color="auto"/>
            <w:left w:val="none" w:sz="0" w:space="0" w:color="auto"/>
            <w:bottom w:val="none" w:sz="0" w:space="0" w:color="auto"/>
            <w:right w:val="none" w:sz="0" w:space="0" w:color="auto"/>
          </w:divBdr>
        </w:div>
        <w:div w:id="551118759">
          <w:marLeft w:val="480"/>
          <w:marRight w:val="0"/>
          <w:marTop w:val="0"/>
          <w:marBottom w:val="0"/>
          <w:divBdr>
            <w:top w:val="none" w:sz="0" w:space="0" w:color="auto"/>
            <w:left w:val="none" w:sz="0" w:space="0" w:color="auto"/>
            <w:bottom w:val="none" w:sz="0" w:space="0" w:color="auto"/>
            <w:right w:val="none" w:sz="0" w:space="0" w:color="auto"/>
          </w:divBdr>
        </w:div>
        <w:div w:id="607658733">
          <w:marLeft w:val="480"/>
          <w:marRight w:val="0"/>
          <w:marTop w:val="0"/>
          <w:marBottom w:val="0"/>
          <w:divBdr>
            <w:top w:val="none" w:sz="0" w:space="0" w:color="auto"/>
            <w:left w:val="none" w:sz="0" w:space="0" w:color="auto"/>
            <w:bottom w:val="none" w:sz="0" w:space="0" w:color="auto"/>
            <w:right w:val="none" w:sz="0" w:space="0" w:color="auto"/>
          </w:divBdr>
        </w:div>
        <w:div w:id="616520885">
          <w:marLeft w:val="480"/>
          <w:marRight w:val="0"/>
          <w:marTop w:val="0"/>
          <w:marBottom w:val="0"/>
          <w:divBdr>
            <w:top w:val="none" w:sz="0" w:space="0" w:color="auto"/>
            <w:left w:val="none" w:sz="0" w:space="0" w:color="auto"/>
            <w:bottom w:val="none" w:sz="0" w:space="0" w:color="auto"/>
            <w:right w:val="none" w:sz="0" w:space="0" w:color="auto"/>
          </w:divBdr>
        </w:div>
        <w:div w:id="695472811">
          <w:marLeft w:val="480"/>
          <w:marRight w:val="0"/>
          <w:marTop w:val="0"/>
          <w:marBottom w:val="0"/>
          <w:divBdr>
            <w:top w:val="none" w:sz="0" w:space="0" w:color="auto"/>
            <w:left w:val="none" w:sz="0" w:space="0" w:color="auto"/>
            <w:bottom w:val="none" w:sz="0" w:space="0" w:color="auto"/>
            <w:right w:val="none" w:sz="0" w:space="0" w:color="auto"/>
          </w:divBdr>
        </w:div>
        <w:div w:id="722100898">
          <w:marLeft w:val="480"/>
          <w:marRight w:val="0"/>
          <w:marTop w:val="0"/>
          <w:marBottom w:val="0"/>
          <w:divBdr>
            <w:top w:val="none" w:sz="0" w:space="0" w:color="auto"/>
            <w:left w:val="none" w:sz="0" w:space="0" w:color="auto"/>
            <w:bottom w:val="none" w:sz="0" w:space="0" w:color="auto"/>
            <w:right w:val="none" w:sz="0" w:space="0" w:color="auto"/>
          </w:divBdr>
        </w:div>
        <w:div w:id="740716197">
          <w:marLeft w:val="480"/>
          <w:marRight w:val="0"/>
          <w:marTop w:val="0"/>
          <w:marBottom w:val="0"/>
          <w:divBdr>
            <w:top w:val="none" w:sz="0" w:space="0" w:color="auto"/>
            <w:left w:val="none" w:sz="0" w:space="0" w:color="auto"/>
            <w:bottom w:val="none" w:sz="0" w:space="0" w:color="auto"/>
            <w:right w:val="none" w:sz="0" w:space="0" w:color="auto"/>
          </w:divBdr>
        </w:div>
        <w:div w:id="742289681">
          <w:marLeft w:val="480"/>
          <w:marRight w:val="0"/>
          <w:marTop w:val="0"/>
          <w:marBottom w:val="0"/>
          <w:divBdr>
            <w:top w:val="none" w:sz="0" w:space="0" w:color="auto"/>
            <w:left w:val="none" w:sz="0" w:space="0" w:color="auto"/>
            <w:bottom w:val="none" w:sz="0" w:space="0" w:color="auto"/>
            <w:right w:val="none" w:sz="0" w:space="0" w:color="auto"/>
          </w:divBdr>
        </w:div>
        <w:div w:id="777602160">
          <w:marLeft w:val="480"/>
          <w:marRight w:val="0"/>
          <w:marTop w:val="0"/>
          <w:marBottom w:val="0"/>
          <w:divBdr>
            <w:top w:val="none" w:sz="0" w:space="0" w:color="auto"/>
            <w:left w:val="none" w:sz="0" w:space="0" w:color="auto"/>
            <w:bottom w:val="none" w:sz="0" w:space="0" w:color="auto"/>
            <w:right w:val="none" w:sz="0" w:space="0" w:color="auto"/>
          </w:divBdr>
        </w:div>
        <w:div w:id="900797278">
          <w:marLeft w:val="480"/>
          <w:marRight w:val="0"/>
          <w:marTop w:val="0"/>
          <w:marBottom w:val="0"/>
          <w:divBdr>
            <w:top w:val="none" w:sz="0" w:space="0" w:color="auto"/>
            <w:left w:val="none" w:sz="0" w:space="0" w:color="auto"/>
            <w:bottom w:val="none" w:sz="0" w:space="0" w:color="auto"/>
            <w:right w:val="none" w:sz="0" w:space="0" w:color="auto"/>
          </w:divBdr>
        </w:div>
      </w:divsChild>
    </w:div>
    <w:div w:id="650254631">
      <w:bodyDiv w:val="1"/>
      <w:marLeft w:val="0"/>
      <w:marRight w:val="0"/>
      <w:marTop w:val="0"/>
      <w:marBottom w:val="0"/>
      <w:divBdr>
        <w:top w:val="none" w:sz="0" w:space="0" w:color="auto"/>
        <w:left w:val="none" w:sz="0" w:space="0" w:color="auto"/>
        <w:bottom w:val="none" w:sz="0" w:space="0" w:color="auto"/>
        <w:right w:val="none" w:sz="0" w:space="0" w:color="auto"/>
      </w:divBdr>
    </w:div>
    <w:div w:id="650255570">
      <w:bodyDiv w:val="1"/>
      <w:marLeft w:val="0"/>
      <w:marRight w:val="0"/>
      <w:marTop w:val="0"/>
      <w:marBottom w:val="0"/>
      <w:divBdr>
        <w:top w:val="none" w:sz="0" w:space="0" w:color="auto"/>
        <w:left w:val="none" w:sz="0" w:space="0" w:color="auto"/>
        <w:bottom w:val="none" w:sz="0" w:space="0" w:color="auto"/>
        <w:right w:val="none" w:sz="0" w:space="0" w:color="auto"/>
      </w:divBdr>
    </w:div>
    <w:div w:id="650326309">
      <w:bodyDiv w:val="1"/>
      <w:marLeft w:val="0"/>
      <w:marRight w:val="0"/>
      <w:marTop w:val="0"/>
      <w:marBottom w:val="0"/>
      <w:divBdr>
        <w:top w:val="none" w:sz="0" w:space="0" w:color="auto"/>
        <w:left w:val="none" w:sz="0" w:space="0" w:color="auto"/>
        <w:bottom w:val="none" w:sz="0" w:space="0" w:color="auto"/>
        <w:right w:val="none" w:sz="0" w:space="0" w:color="auto"/>
      </w:divBdr>
    </w:div>
    <w:div w:id="650327764">
      <w:bodyDiv w:val="1"/>
      <w:marLeft w:val="0"/>
      <w:marRight w:val="0"/>
      <w:marTop w:val="0"/>
      <w:marBottom w:val="0"/>
      <w:divBdr>
        <w:top w:val="none" w:sz="0" w:space="0" w:color="auto"/>
        <w:left w:val="none" w:sz="0" w:space="0" w:color="auto"/>
        <w:bottom w:val="none" w:sz="0" w:space="0" w:color="auto"/>
        <w:right w:val="none" w:sz="0" w:space="0" w:color="auto"/>
      </w:divBdr>
    </w:div>
    <w:div w:id="650402424">
      <w:bodyDiv w:val="1"/>
      <w:marLeft w:val="0"/>
      <w:marRight w:val="0"/>
      <w:marTop w:val="0"/>
      <w:marBottom w:val="0"/>
      <w:divBdr>
        <w:top w:val="none" w:sz="0" w:space="0" w:color="auto"/>
        <w:left w:val="none" w:sz="0" w:space="0" w:color="auto"/>
        <w:bottom w:val="none" w:sz="0" w:space="0" w:color="auto"/>
        <w:right w:val="none" w:sz="0" w:space="0" w:color="auto"/>
      </w:divBdr>
    </w:div>
    <w:div w:id="650406801">
      <w:bodyDiv w:val="1"/>
      <w:marLeft w:val="0"/>
      <w:marRight w:val="0"/>
      <w:marTop w:val="0"/>
      <w:marBottom w:val="0"/>
      <w:divBdr>
        <w:top w:val="none" w:sz="0" w:space="0" w:color="auto"/>
        <w:left w:val="none" w:sz="0" w:space="0" w:color="auto"/>
        <w:bottom w:val="none" w:sz="0" w:space="0" w:color="auto"/>
        <w:right w:val="none" w:sz="0" w:space="0" w:color="auto"/>
      </w:divBdr>
    </w:div>
    <w:div w:id="650446257">
      <w:bodyDiv w:val="1"/>
      <w:marLeft w:val="0"/>
      <w:marRight w:val="0"/>
      <w:marTop w:val="0"/>
      <w:marBottom w:val="0"/>
      <w:divBdr>
        <w:top w:val="none" w:sz="0" w:space="0" w:color="auto"/>
        <w:left w:val="none" w:sz="0" w:space="0" w:color="auto"/>
        <w:bottom w:val="none" w:sz="0" w:space="0" w:color="auto"/>
        <w:right w:val="none" w:sz="0" w:space="0" w:color="auto"/>
      </w:divBdr>
    </w:div>
    <w:div w:id="650522938">
      <w:bodyDiv w:val="1"/>
      <w:marLeft w:val="0"/>
      <w:marRight w:val="0"/>
      <w:marTop w:val="0"/>
      <w:marBottom w:val="0"/>
      <w:divBdr>
        <w:top w:val="none" w:sz="0" w:space="0" w:color="auto"/>
        <w:left w:val="none" w:sz="0" w:space="0" w:color="auto"/>
        <w:bottom w:val="none" w:sz="0" w:space="0" w:color="auto"/>
        <w:right w:val="none" w:sz="0" w:space="0" w:color="auto"/>
      </w:divBdr>
    </w:div>
    <w:div w:id="650671073">
      <w:bodyDiv w:val="1"/>
      <w:marLeft w:val="0"/>
      <w:marRight w:val="0"/>
      <w:marTop w:val="0"/>
      <w:marBottom w:val="0"/>
      <w:divBdr>
        <w:top w:val="none" w:sz="0" w:space="0" w:color="auto"/>
        <w:left w:val="none" w:sz="0" w:space="0" w:color="auto"/>
        <w:bottom w:val="none" w:sz="0" w:space="0" w:color="auto"/>
        <w:right w:val="none" w:sz="0" w:space="0" w:color="auto"/>
      </w:divBdr>
    </w:div>
    <w:div w:id="650719939">
      <w:bodyDiv w:val="1"/>
      <w:marLeft w:val="0"/>
      <w:marRight w:val="0"/>
      <w:marTop w:val="0"/>
      <w:marBottom w:val="0"/>
      <w:divBdr>
        <w:top w:val="none" w:sz="0" w:space="0" w:color="auto"/>
        <w:left w:val="none" w:sz="0" w:space="0" w:color="auto"/>
        <w:bottom w:val="none" w:sz="0" w:space="0" w:color="auto"/>
        <w:right w:val="none" w:sz="0" w:space="0" w:color="auto"/>
      </w:divBdr>
    </w:div>
    <w:div w:id="650793223">
      <w:bodyDiv w:val="1"/>
      <w:marLeft w:val="0"/>
      <w:marRight w:val="0"/>
      <w:marTop w:val="0"/>
      <w:marBottom w:val="0"/>
      <w:divBdr>
        <w:top w:val="none" w:sz="0" w:space="0" w:color="auto"/>
        <w:left w:val="none" w:sz="0" w:space="0" w:color="auto"/>
        <w:bottom w:val="none" w:sz="0" w:space="0" w:color="auto"/>
        <w:right w:val="none" w:sz="0" w:space="0" w:color="auto"/>
      </w:divBdr>
    </w:div>
    <w:div w:id="650868134">
      <w:bodyDiv w:val="1"/>
      <w:marLeft w:val="0"/>
      <w:marRight w:val="0"/>
      <w:marTop w:val="0"/>
      <w:marBottom w:val="0"/>
      <w:divBdr>
        <w:top w:val="none" w:sz="0" w:space="0" w:color="auto"/>
        <w:left w:val="none" w:sz="0" w:space="0" w:color="auto"/>
        <w:bottom w:val="none" w:sz="0" w:space="0" w:color="auto"/>
        <w:right w:val="none" w:sz="0" w:space="0" w:color="auto"/>
      </w:divBdr>
    </w:div>
    <w:div w:id="650911128">
      <w:bodyDiv w:val="1"/>
      <w:marLeft w:val="0"/>
      <w:marRight w:val="0"/>
      <w:marTop w:val="0"/>
      <w:marBottom w:val="0"/>
      <w:divBdr>
        <w:top w:val="none" w:sz="0" w:space="0" w:color="auto"/>
        <w:left w:val="none" w:sz="0" w:space="0" w:color="auto"/>
        <w:bottom w:val="none" w:sz="0" w:space="0" w:color="auto"/>
        <w:right w:val="none" w:sz="0" w:space="0" w:color="auto"/>
      </w:divBdr>
    </w:div>
    <w:div w:id="651183082">
      <w:bodyDiv w:val="1"/>
      <w:marLeft w:val="0"/>
      <w:marRight w:val="0"/>
      <w:marTop w:val="0"/>
      <w:marBottom w:val="0"/>
      <w:divBdr>
        <w:top w:val="none" w:sz="0" w:space="0" w:color="auto"/>
        <w:left w:val="none" w:sz="0" w:space="0" w:color="auto"/>
        <w:bottom w:val="none" w:sz="0" w:space="0" w:color="auto"/>
        <w:right w:val="none" w:sz="0" w:space="0" w:color="auto"/>
      </w:divBdr>
    </w:div>
    <w:div w:id="651252758">
      <w:bodyDiv w:val="1"/>
      <w:marLeft w:val="0"/>
      <w:marRight w:val="0"/>
      <w:marTop w:val="0"/>
      <w:marBottom w:val="0"/>
      <w:divBdr>
        <w:top w:val="none" w:sz="0" w:space="0" w:color="auto"/>
        <w:left w:val="none" w:sz="0" w:space="0" w:color="auto"/>
        <w:bottom w:val="none" w:sz="0" w:space="0" w:color="auto"/>
        <w:right w:val="none" w:sz="0" w:space="0" w:color="auto"/>
      </w:divBdr>
    </w:div>
    <w:div w:id="651325950">
      <w:bodyDiv w:val="1"/>
      <w:marLeft w:val="0"/>
      <w:marRight w:val="0"/>
      <w:marTop w:val="0"/>
      <w:marBottom w:val="0"/>
      <w:divBdr>
        <w:top w:val="none" w:sz="0" w:space="0" w:color="auto"/>
        <w:left w:val="none" w:sz="0" w:space="0" w:color="auto"/>
        <w:bottom w:val="none" w:sz="0" w:space="0" w:color="auto"/>
        <w:right w:val="none" w:sz="0" w:space="0" w:color="auto"/>
      </w:divBdr>
    </w:div>
    <w:div w:id="651374780">
      <w:bodyDiv w:val="1"/>
      <w:marLeft w:val="0"/>
      <w:marRight w:val="0"/>
      <w:marTop w:val="0"/>
      <w:marBottom w:val="0"/>
      <w:divBdr>
        <w:top w:val="none" w:sz="0" w:space="0" w:color="auto"/>
        <w:left w:val="none" w:sz="0" w:space="0" w:color="auto"/>
        <w:bottom w:val="none" w:sz="0" w:space="0" w:color="auto"/>
        <w:right w:val="none" w:sz="0" w:space="0" w:color="auto"/>
      </w:divBdr>
    </w:div>
    <w:div w:id="651450263">
      <w:bodyDiv w:val="1"/>
      <w:marLeft w:val="0"/>
      <w:marRight w:val="0"/>
      <w:marTop w:val="0"/>
      <w:marBottom w:val="0"/>
      <w:divBdr>
        <w:top w:val="none" w:sz="0" w:space="0" w:color="auto"/>
        <w:left w:val="none" w:sz="0" w:space="0" w:color="auto"/>
        <w:bottom w:val="none" w:sz="0" w:space="0" w:color="auto"/>
        <w:right w:val="none" w:sz="0" w:space="0" w:color="auto"/>
      </w:divBdr>
    </w:div>
    <w:div w:id="651523392">
      <w:bodyDiv w:val="1"/>
      <w:marLeft w:val="0"/>
      <w:marRight w:val="0"/>
      <w:marTop w:val="0"/>
      <w:marBottom w:val="0"/>
      <w:divBdr>
        <w:top w:val="none" w:sz="0" w:space="0" w:color="auto"/>
        <w:left w:val="none" w:sz="0" w:space="0" w:color="auto"/>
        <w:bottom w:val="none" w:sz="0" w:space="0" w:color="auto"/>
        <w:right w:val="none" w:sz="0" w:space="0" w:color="auto"/>
      </w:divBdr>
    </w:div>
    <w:div w:id="651567117">
      <w:bodyDiv w:val="1"/>
      <w:marLeft w:val="0"/>
      <w:marRight w:val="0"/>
      <w:marTop w:val="0"/>
      <w:marBottom w:val="0"/>
      <w:divBdr>
        <w:top w:val="none" w:sz="0" w:space="0" w:color="auto"/>
        <w:left w:val="none" w:sz="0" w:space="0" w:color="auto"/>
        <w:bottom w:val="none" w:sz="0" w:space="0" w:color="auto"/>
        <w:right w:val="none" w:sz="0" w:space="0" w:color="auto"/>
      </w:divBdr>
    </w:div>
    <w:div w:id="651639658">
      <w:bodyDiv w:val="1"/>
      <w:marLeft w:val="0"/>
      <w:marRight w:val="0"/>
      <w:marTop w:val="0"/>
      <w:marBottom w:val="0"/>
      <w:divBdr>
        <w:top w:val="none" w:sz="0" w:space="0" w:color="auto"/>
        <w:left w:val="none" w:sz="0" w:space="0" w:color="auto"/>
        <w:bottom w:val="none" w:sz="0" w:space="0" w:color="auto"/>
        <w:right w:val="none" w:sz="0" w:space="0" w:color="auto"/>
      </w:divBdr>
    </w:div>
    <w:div w:id="651711939">
      <w:bodyDiv w:val="1"/>
      <w:marLeft w:val="0"/>
      <w:marRight w:val="0"/>
      <w:marTop w:val="0"/>
      <w:marBottom w:val="0"/>
      <w:divBdr>
        <w:top w:val="none" w:sz="0" w:space="0" w:color="auto"/>
        <w:left w:val="none" w:sz="0" w:space="0" w:color="auto"/>
        <w:bottom w:val="none" w:sz="0" w:space="0" w:color="auto"/>
        <w:right w:val="none" w:sz="0" w:space="0" w:color="auto"/>
      </w:divBdr>
    </w:div>
    <w:div w:id="652025244">
      <w:bodyDiv w:val="1"/>
      <w:marLeft w:val="0"/>
      <w:marRight w:val="0"/>
      <w:marTop w:val="0"/>
      <w:marBottom w:val="0"/>
      <w:divBdr>
        <w:top w:val="none" w:sz="0" w:space="0" w:color="auto"/>
        <w:left w:val="none" w:sz="0" w:space="0" w:color="auto"/>
        <w:bottom w:val="none" w:sz="0" w:space="0" w:color="auto"/>
        <w:right w:val="none" w:sz="0" w:space="0" w:color="auto"/>
      </w:divBdr>
    </w:div>
    <w:div w:id="652027304">
      <w:bodyDiv w:val="1"/>
      <w:marLeft w:val="0"/>
      <w:marRight w:val="0"/>
      <w:marTop w:val="0"/>
      <w:marBottom w:val="0"/>
      <w:divBdr>
        <w:top w:val="none" w:sz="0" w:space="0" w:color="auto"/>
        <w:left w:val="none" w:sz="0" w:space="0" w:color="auto"/>
        <w:bottom w:val="none" w:sz="0" w:space="0" w:color="auto"/>
        <w:right w:val="none" w:sz="0" w:space="0" w:color="auto"/>
      </w:divBdr>
    </w:div>
    <w:div w:id="652107125">
      <w:bodyDiv w:val="1"/>
      <w:marLeft w:val="0"/>
      <w:marRight w:val="0"/>
      <w:marTop w:val="0"/>
      <w:marBottom w:val="0"/>
      <w:divBdr>
        <w:top w:val="none" w:sz="0" w:space="0" w:color="auto"/>
        <w:left w:val="none" w:sz="0" w:space="0" w:color="auto"/>
        <w:bottom w:val="none" w:sz="0" w:space="0" w:color="auto"/>
        <w:right w:val="none" w:sz="0" w:space="0" w:color="auto"/>
      </w:divBdr>
    </w:div>
    <w:div w:id="652174279">
      <w:bodyDiv w:val="1"/>
      <w:marLeft w:val="0"/>
      <w:marRight w:val="0"/>
      <w:marTop w:val="0"/>
      <w:marBottom w:val="0"/>
      <w:divBdr>
        <w:top w:val="none" w:sz="0" w:space="0" w:color="auto"/>
        <w:left w:val="none" w:sz="0" w:space="0" w:color="auto"/>
        <w:bottom w:val="none" w:sz="0" w:space="0" w:color="auto"/>
        <w:right w:val="none" w:sz="0" w:space="0" w:color="auto"/>
      </w:divBdr>
    </w:div>
    <w:div w:id="652299563">
      <w:bodyDiv w:val="1"/>
      <w:marLeft w:val="0"/>
      <w:marRight w:val="0"/>
      <w:marTop w:val="0"/>
      <w:marBottom w:val="0"/>
      <w:divBdr>
        <w:top w:val="none" w:sz="0" w:space="0" w:color="auto"/>
        <w:left w:val="none" w:sz="0" w:space="0" w:color="auto"/>
        <w:bottom w:val="none" w:sz="0" w:space="0" w:color="auto"/>
        <w:right w:val="none" w:sz="0" w:space="0" w:color="auto"/>
      </w:divBdr>
    </w:div>
    <w:div w:id="652367951">
      <w:bodyDiv w:val="1"/>
      <w:marLeft w:val="0"/>
      <w:marRight w:val="0"/>
      <w:marTop w:val="0"/>
      <w:marBottom w:val="0"/>
      <w:divBdr>
        <w:top w:val="none" w:sz="0" w:space="0" w:color="auto"/>
        <w:left w:val="none" w:sz="0" w:space="0" w:color="auto"/>
        <w:bottom w:val="none" w:sz="0" w:space="0" w:color="auto"/>
        <w:right w:val="none" w:sz="0" w:space="0" w:color="auto"/>
      </w:divBdr>
    </w:div>
    <w:div w:id="652371401">
      <w:bodyDiv w:val="1"/>
      <w:marLeft w:val="0"/>
      <w:marRight w:val="0"/>
      <w:marTop w:val="0"/>
      <w:marBottom w:val="0"/>
      <w:divBdr>
        <w:top w:val="none" w:sz="0" w:space="0" w:color="auto"/>
        <w:left w:val="none" w:sz="0" w:space="0" w:color="auto"/>
        <w:bottom w:val="none" w:sz="0" w:space="0" w:color="auto"/>
        <w:right w:val="none" w:sz="0" w:space="0" w:color="auto"/>
      </w:divBdr>
    </w:div>
    <w:div w:id="652486855">
      <w:bodyDiv w:val="1"/>
      <w:marLeft w:val="0"/>
      <w:marRight w:val="0"/>
      <w:marTop w:val="0"/>
      <w:marBottom w:val="0"/>
      <w:divBdr>
        <w:top w:val="none" w:sz="0" w:space="0" w:color="auto"/>
        <w:left w:val="none" w:sz="0" w:space="0" w:color="auto"/>
        <w:bottom w:val="none" w:sz="0" w:space="0" w:color="auto"/>
        <w:right w:val="none" w:sz="0" w:space="0" w:color="auto"/>
      </w:divBdr>
    </w:div>
    <w:div w:id="652487040">
      <w:bodyDiv w:val="1"/>
      <w:marLeft w:val="0"/>
      <w:marRight w:val="0"/>
      <w:marTop w:val="0"/>
      <w:marBottom w:val="0"/>
      <w:divBdr>
        <w:top w:val="none" w:sz="0" w:space="0" w:color="auto"/>
        <w:left w:val="none" w:sz="0" w:space="0" w:color="auto"/>
        <w:bottom w:val="none" w:sz="0" w:space="0" w:color="auto"/>
        <w:right w:val="none" w:sz="0" w:space="0" w:color="auto"/>
      </w:divBdr>
    </w:div>
    <w:div w:id="652635574">
      <w:bodyDiv w:val="1"/>
      <w:marLeft w:val="0"/>
      <w:marRight w:val="0"/>
      <w:marTop w:val="0"/>
      <w:marBottom w:val="0"/>
      <w:divBdr>
        <w:top w:val="none" w:sz="0" w:space="0" w:color="auto"/>
        <w:left w:val="none" w:sz="0" w:space="0" w:color="auto"/>
        <w:bottom w:val="none" w:sz="0" w:space="0" w:color="auto"/>
        <w:right w:val="none" w:sz="0" w:space="0" w:color="auto"/>
      </w:divBdr>
    </w:div>
    <w:div w:id="652830568">
      <w:bodyDiv w:val="1"/>
      <w:marLeft w:val="0"/>
      <w:marRight w:val="0"/>
      <w:marTop w:val="0"/>
      <w:marBottom w:val="0"/>
      <w:divBdr>
        <w:top w:val="none" w:sz="0" w:space="0" w:color="auto"/>
        <w:left w:val="none" w:sz="0" w:space="0" w:color="auto"/>
        <w:bottom w:val="none" w:sz="0" w:space="0" w:color="auto"/>
        <w:right w:val="none" w:sz="0" w:space="0" w:color="auto"/>
      </w:divBdr>
    </w:div>
    <w:div w:id="652949552">
      <w:bodyDiv w:val="1"/>
      <w:marLeft w:val="0"/>
      <w:marRight w:val="0"/>
      <w:marTop w:val="0"/>
      <w:marBottom w:val="0"/>
      <w:divBdr>
        <w:top w:val="none" w:sz="0" w:space="0" w:color="auto"/>
        <w:left w:val="none" w:sz="0" w:space="0" w:color="auto"/>
        <w:bottom w:val="none" w:sz="0" w:space="0" w:color="auto"/>
        <w:right w:val="none" w:sz="0" w:space="0" w:color="auto"/>
      </w:divBdr>
    </w:div>
    <w:div w:id="652950262">
      <w:bodyDiv w:val="1"/>
      <w:marLeft w:val="0"/>
      <w:marRight w:val="0"/>
      <w:marTop w:val="0"/>
      <w:marBottom w:val="0"/>
      <w:divBdr>
        <w:top w:val="none" w:sz="0" w:space="0" w:color="auto"/>
        <w:left w:val="none" w:sz="0" w:space="0" w:color="auto"/>
        <w:bottom w:val="none" w:sz="0" w:space="0" w:color="auto"/>
        <w:right w:val="none" w:sz="0" w:space="0" w:color="auto"/>
      </w:divBdr>
    </w:div>
    <w:div w:id="652952209">
      <w:bodyDiv w:val="1"/>
      <w:marLeft w:val="0"/>
      <w:marRight w:val="0"/>
      <w:marTop w:val="0"/>
      <w:marBottom w:val="0"/>
      <w:divBdr>
        <w:top w:val="none" w:sz="0" w:space="0" w:color="auto"/>
        <w:left w:val="none" w:sz="0" w:space="0" w:color="auto"/>
        <w:bottom w:val="none" w:sz="0" w:space="0" w:color="auto"/>
        <w:right w:val="none" w:sz="0" w:space="0" w:color="auto"/>
      </w:divBdr>
      <w:divsChild>
        <w:div w:id="7102953">
          <w:marLeft w:val="480"/>
          <w:marRight w:val="0"/>
          <w:marTop w:val="0"/>
          <w:marBottom w:val="0"/>
          <w:divBdr>
            <w:top w:val="none" w:sz="0" w:space="0" w:color="auto"/>
            <w:left w:val="none" w:sz="0" w:space="0" w:color="auto"/>
            <w:bottom w:val="none" w:sz="0" w:space="0" w:color="auto"/>
            <w:right w:val="none" w:sz="0" w:space="0" w:color="auto"/>
          </w:divBdr>
        </w:div>
        <w:div w:id="57753375">
          <w:marLeft w:val="480"/>
          <w:marRight w:val="0"/>
          <w:marTop w:val="0"/>
          <w:marBottom w:val="0"/>
          <w:divBdr>
            <w:top w:val="none" w:sz="0" w:space="0" w:color="auto"/>
            <w:left w:val="none" w:sz="0" w:space="0" w:color="auto"/>
            <w:bottom w:val="none" w:sz="0" w:space="0" w:color="auto"/>
            <w:right w:val="none" w:sz="0" w:space="0" w:color="auto"/>
          </w:divBdr>
        </w:div>
        <w:div w:id="102312755">
          <w:marLeft w:val="480"/>
          <w:marRight w:val="0"/>
          <w:marTop w:val="0"/>
          <w:marBottom w:val="0"/>
          <w:divBdr>
            <w:top w:val="none" w:sz="0" w:space="0" w:color="auto"/>
            <w:left w:val="none" w:sz="0" w:space="0" w:color="auto"/>
            <w:bottom w:val="none" w:sz="0" w:space="0" w:color="auto"/>
            <w:right w:val="none" w:sz="0" w:space="0" w:color="auto"/>
          </w:divBdr>
        </w:div>
        <w:div w:id="143086654">
          <w:marLeft w:val="480"/>
          <w:marRight w:val="0"/>
          <w:marTop w:val="0"/>
          <w:marBottom w:val="0"/>
          <w:divBdr>
            <w:top w:val="none" w:sz="0" w:space="0" w:color="auto"/>
            <w:left w:val="none" w:sz="0" w:space="0" w:color="auto"/>
            <w:bottom w:val="none" w:sz="0" w:space="0" w:color="auto"/>
            <w:right w:val="none" w:sz="0" w:space="0" w:color="auto"/>
          </w:divBdr>
        </w:div>
        <w:div w:id="158473855">
          <w:marLeft w:val="480"/>
          <w:marRight w:val="0"/>
          <w:marTop w:val="0"/>
          <w:marBottom w:val="0"/>
          <w:divBdr>
            <w:top w:val="none" w:sz="0" w:space="0" w:color="auto"/>
            <w:left w:val="none" w:sz="0" w:space="0" w:color="auto"/>
            <w:bottom w:val="none" w:sz="0" w:space="0" w:color="auto"/>
            <w:right w:val="none" w:sz="0" w:space="0" w:color="auto"/>
          </w:divBdr>
        </w:div>
        <w:div w:id="158890122">
          <w:marLeft w:val="480"/>
          <w:marRight w:val="0"/>
          <w:marTop w:val="0"/>
          <w:marBottom w:val="0"/>
          <w:divBdr>
            <w:top w:val="none" w:sz="0" w:space="0" w:color="auto"/>
            <w:left w:val="none" w:sz="0" w:space="0" w:color="auto"/>
            <w:bottom w:val="none" w:sz="0" w:space="0" w:color="auto"/>
            <w:right w:val="none" w:sz="0" w:space="0" w:color="auto"/>
          </w:divBdr>
        </w:div>
        <w:div w:id="176585072">
          <w:marLeft w:val="480"/>
          <w:marRight w:val="0"/>
          <w:marTop w:val="0"/>
          <w:marBottom w:val="0"/>
          <w:divBdr>
            <w:top w:val="none" w:sz="0" w:space="0" w:color="auto"/>
            <w:left w:val="none" w:sz="0" w:space="0" w:color="auto"/>
            <w:bottom w:val="none" w:sz="0" w:space="0" w:color="auto"/>
            <w:right w:val="none" w:sz="0" w:space="0" w:color="auto"/>
          </w:divBdr>
        </w:div>
        <w:div w:id="183180264">
          <w:marLeft w:val="480"/>
          <w:marRight w:val="0"/>
          <w:marTop w:val="0"/>
          <w:marBottom w:val="0"/>
          <w:divBdr>
            <w:top w:val="none" w:sz="0" w:space="0" w:color="auto"/>
            <w:left w:val="none" w:sz="0" w:space="0" w:color="auto"/>
            <w:bottom w:val="none" w:sz="0" w:space="0" w:color="auto"/>
            <w:right w:val="none" w:sz="0" w:space="0" w:color="auto"/>
          </w:divBdr>
        </w:div>
        <w:div w:id="197550211">
          <w:marLeft w:val="480"/>
          <w:marRight w:val="0"/>
          <w:marTop w:val="0"/>
          <w:marBottom w:val="0"/>
          <w:divBdr>
            <w:top w:val="none" w:sz="0" w:space="0" w:color="auto"/>
            <w:left w:val="none" w:sz="0" w:space="0" w:color="auto"/>
            <w:bottom w:val="none" w:sz="0" w:space="0" w:color="auto"/>
            <w:right w:val="none" w:sz="0" w:space="0" w:color="auto"/>
          </w:divBdr>
        </w:div>
        <w:div w:id="251355189">
          <w:marLeft w:val="480"/>
          <w:marRight w:val="0"/>
          <w:marTop w:val="0"/>
          <w:marBottom w:val="0"/>
          <w:divBdr>
            <w:top w:val="none" w:sz="0" w:space="0" w:color="auto"/>
            <w:left w:val="none" w:sz="0" w:space="0" w:color="auto"/>
            <w:bottom w:val="none" w:sz="0" w:space="0" w:color="auto"/>
            <w:right w:val="none" w:sz="0" w:space="0" w:color="auto"/>
          </w:divBdr>
        </w:div>
        <w:div w:id="258563423">
          <w:marLeft w:val="480"/>
          <w:marRight w:val="0"/>
          <w:marTop w:val="0"/>
          <w:marBottom w:val="0"/>
          <w:divBdr>
            <w:top w:val="none" w:sz="0" w:space="0" w:color="auto"/>
            <w:left w:val="none" w:sz="0" w:space="0" w:color="auto"/>
            <w:bottom w:val="none" w:sz="0" w:space="0" w:color="auto"/>
            <w:right w:val="none" w:sz="0" w:space="0" w:color="auto"/>
          </w:divBdr>
        </w:div>
        <w:div w:id="302009284">
          <w:marLeft w:val="480"/>
          <w:marRight w:val="0"/>
          <w:marTop w:val="0"/>
          <w:marBottom w:val="0"/>
          <w:divBdr>
            <w:top w:val="none" w:sz="0" w:space="0" w:color="auto"/>
            <w:left w:val="none" w:sz="0" w:space="0" w:color="auto"/>
            <w:bottom w:val="none" w:sz="0" w:space="0" w:color="auto"/>
            <w:right w:val="none" w:sz="0" w:space="0" w:color="auto"/>
          </w:divBdr>
        </w:div>
        <w:div w:id="327831968">
          <w:marLeft w:val="480"/>
          <w:marRight w:val="0"/>
          <w:marTop w:val="0"/>
          <w:marBottom w:val="0"/>
          <w:divBdr>
            <w:top w:val="none" w:sz="0" w:space="0" w:color="auto"/>
            <w:left w:val="none" w:sz="0" w:space="0" w:color="auto"/>
            <w:bottom w:val="none" w:sz="0" w:space="0" w:color="auto"/>
            <w:right w:val="none" w:sz="0" w:space="0" w:color="auto"/>
          </w:divBdr>
        </w:div>
        <w:div w:id="361395855">
          <w:marLeft w:val="480"/>
          <w:marRight w:val="0"/>
          <w:marTop w:val="0"/>
          <w:marBottom w:val="0"/>
          <w:divBdr>
            <w:top w:val="none" w:sz="0" w:space="0" w:color="auto"/>
            <w:left w:val="none" w:sz="0" w:space="0" w:color="auto"/>
            <w:bottom w:val="none" w:sz="0" w:space="0" w:color="auto"/>
            <w:right w:val="none" w:sz="0" w:space="0" w:color="auto"/>
          </w:divBdr>
        </w:div>
        <w:div w:id="398409111">
          <w:marLeft w:val="480"/>
          <w:marRight w:val="0"/>
          <w:marTop w:val="0"/>
          <w:marBottom w:val="0"/>
          <w:divBdr>
            <w:top w:val="none" w:sz="0" w:space="0" w:color="auto"/>
            <w:left w:val="none" w:sz="0" w:space="0" w:color="auto"/>
            <w:bottom w:val="none" w:sz="0" w:space="0" w:color="auto"/>
            <w:right w:val="none" w:sz="0" w:space="0" w:color="auto"/>
          </w:divBdr>
        </w:div>
        <w:div w:id="449978763">
          <w:marLeft w:val="480"/>
          <w:marRight w:val="0"/>
          <w:marTop w:val="0"/>
          <w:marBottom w:val="0"/>
          <w:divBdr>
            <w:top w:val="none" w:sz="0" w:space="0" w:color="auto"/>
            <w:left w:val="none" w:sz="0" w:space="0" w:color="auto"/>
            <w:bottom w:val="none" w:sz="0" w:space="0" w:color="auto"/>
            <w:right w:val="none" w:sz="0" w:space="0" w:color="auto"/>
          </w:divBdr>
        </w:div>
        <w:div w:id="506948890">
          <w:marLeft w:val="480"/>
          <w:marRight w:val="0"/>
          <w:marTop w:val="0"/>
          <w:marBottom w:val="0"/>
          <w:divBdr>
            <w:top w:val="none" w:sz="0" w:space="0" w:color="auto"/>
            <w:left w:val="none" w:sz="0" w:space="0" w:color="auto"/>
            <w:bottom w:val="none" w:sz="0" w:space="0" w:color="auto"/>
            <w:right w:val="none" w:sz="0" w:space="0" w:color="auto"/>
          </w:divBdr>
        </w:div>
        <w:div w:id="535897722">
          <w:marLeft w:val="480"/>
          <w:marRight w:val="0"/>
          <w:marTop w:val="0"/>
          <w:marBottom w:val="0"/>
          <w:divBdr>
            <w:top w:val="none" w:sz="0" w:space="0" w:color="auto"/>
            <w:left w:val="none" w:sz="0" w:space="0" w:color="auto"/>
            <w:bottom w:val="none" w:sz="0" w:space="0" w:color="auto"/>
            <w:right w:val="none" w:sz="0" w:space="0" w:color="auto"/>
          </w:divBdr>
        </w:div>
        <w:div w:id="708646159">
          <w:marLeft w:val="480"/>
          <w:marRight w:val="0"/>
          <w:marTop w:val="0"/>
          <w:marBottom w:val="0"/>
          <w:divBdr>
            <w:top w:val="none" w:sz="0" w:space="0" w:color="auto"/>
            <w:left w:val="none" w:sz="0" w:space="0" w:color="auto"/>
            <w:bottom w:val="none" w:sz="0" w:space="0" w:color="auto"/>
            <w:right w:val="none" w:sz="0" w:space="0" w:color="auto"/>
          </w:divBdr>
        </w:div>
        <w:div w:id="747844441">
          <w:marLeft w:val="480"/>
          <w:marRight w:val="0"/>
          <w:marTop w:val="0"/>
          <w:marBottom w:val="0"/>
          <w:divBdr>
            <w:top w:val="none" w:sz="0" w:space="0" w:color="auto"/>
            <w:left w:val="none" w:sz="0" w:space="0" w:color="auto"/>
            <w:bottom w:val="none" w:sz="0" w:space="0" w:color="auto"/>
            <w:right w:val="none" w:sz="0" w:space="0" w:color="auto"/>
          </w:divBdr>
        </w:div>
        <w:div w:id="798885725">
          <w:marLeft w:val="480"/>
          <w:marRight w:val="0"/>
          <w:marTop w:val="0"/>
          <w:marBottom w:val="0"/>
          <w:divBdr>
            <w:top w:val="none" w:sz="0" w:space="0" w:color="auto"/>
            <w:left w:val="none" w:sz="0" w:space="0" w:color="auto"/>
            <w:bottom w:val="none" w:sz="0" w:space="0" w:color="auto"/>
            <w:right w:val="none" w:sz="0" w:space="0" w:color="auto"/>
          </w:divBdr>
        </w:div>
        <w:div w:id="804353155">
          <w:marLeft w:val="480"/>
          <w:marRight w:val="0"/>
          <w:marTop w:val="0"/>
          <w:marBottom w:val="0"/>
          <w:divBdr>
            <w:top w:val="none" w:sz="0" w:space="0" w:color="auto"/>
            <w:left w:val="none" w:sz="0" w:space="0" w:color="auto"/>
            <w:bottom w:val="none" w:sz="0" w:space="0" w:color="auto"/>
            <w:right w:val="none" w:sz="0" w:space="0" w:color="auto"/>
          </w:divBdr>
        </w:div>
        <w:div w:id="807286418">
          <w:marLeft w:val="480"/>
          <w:marRight w:val="0"/>
          <w:marTop w:val="0"/>
          <w:marBottom w:val="0"/>
          <w:divBdr>
            <w:top w:val="none" w:sz="0" w:space="0" w:color="auto"/>
            <w:left w:val="none" w:sz="0" w:space="0" w:color="auto"/>
            <w:bottom w:val="none" w:sz="0" w:space="0" w:color="auto"/>
            <w:right w:val="none" w:sz="0" w:space="0" w:color="auto"/>
          </w:divBdr>
        </w:div>
        <w:div w:id="809859309">
          <w:marLeft w:val="480"/>
          <w:marRight w:val="0"/>
          <w:marTop w:val="0"/>
          <w:marBottom w:val="0"/>
          <w:divBdr>
            <w:top w:val="none" w:sz="0" w:space="0" w:color="auto"/>
            <w:left w:val="none" w:sz="0" w:space="0" w:color="auto"/>
            <w:bottom w:val="none" w:sz="0" w:space="0" w:color="auto"/>
            <w:right w:val="none" w:sz="0" w:space="0" w:color="auto"/>
          </w:divBdr>
        </w:div>
        <w:div w:id="812019070">
          <w:marLeft w:val="480"/>
          <w:marRight w:val="0"/>
          <w:marTop w:val="0"/>
          <w:marBottom w:val="0"/>
          <w:divBdr>
            <w:top w:val="none" w:sz="0" w:space="0" w:color="auto"/>
            <w:left w:val="none" w:sz="0" w:space="0" w:color="auto"/>
            <w:bottom w:val="none" w:sz="0" w:space="0" w:color="auto"/>
            <w:right w:val="none" w:sz="0" w:space="0" w:color="auto"/>
          </w:divBdr>
        </w:div>
        <w:div w:id="902299655">
          <w:marLeft w:val="480"/>
          <w:marRight w:val="0"/>
          <w:marTop w:val="0"/>
          <w:marBottom w:val="0"/>
          <w:divBdr>
            <w:top w:val="none" w:sz="0" w:space="0" w:color="auto"/>
            <w:left w:val="none" w:sz="0" w:space="0" w:color="auto"/>
            <w:bottom w:val="none" w:sz="0" w:space="0" w:color="auto"/>
            <w:right w:val="none" w:sz="0" w:space="0" w:color="auto"/>
          </w:divBdr>
        </w:div>
        <w:div w:id="903952680">
          <w:marLeft w:val="480"/>
          <w:marRight w:val="0"/>
          <w:marTop w:val="0"/>
          <w:marBottom w:val="0"/>
          <w:divBdr>
            <w:top w:val="none" w:sz="0" w:space="0" w:color="auto"/>
            <w:left w:val="none" w:sz="0" w:space="0" w:color="auto"/>
            <w:bottom w:val="none" w:sz="0" w:space="0" w:color="auto"/>
            <w:right w:val="none" w:sz="0" w:space="0" w:color="auto"/>
          </w:divBdr>
        </w:div>
      </w:divsChild>
    </w:div>
    <w:div w:id="653416860">
      <w:bodyDiv w:val="1"/>
      <w:marLeft w:val="0"/>
      <w:marRight w:val="0"/>
      <w:marTop w:val="0"/>
      <w:marBottom w:val="0"/>
      <w:divBdr>
        <w:top w:val="none" w:sz="0" w:space="0" w:color="auto"/>
        <w:left w:val="none" w:sz="0" w:space="0" w:color="auto"/>
        <w:bottom w:val="none" w:sz="0" w:space="0" w:color="auto"/>
        <w:right w:val="none" w:sz="0" w:space="0" w:color="auto"/>
      </w:divBdr>
    </w:div>
    <w:div w:id="653486119">
      <w:bodyDiv w:val="1"/>
      <w:marLeft w:val="0"/>
      <w:marRight w:val="0"/>
      <w:marTop w:val="0"/>
      <w:marBottom w:val="0"/>
      <w:divBdr>
        <w:top w:val="none" w:sz="0" w:space="0" w:color="auto"/>
        <w:left w:val="none" w:sz="0" w:space="0" w:color="auto"/>
        <w:bottom w:val="none" w:sz="0" w:space="0" w:color="auto"/>
        <w:right w:val="none" w:sz="0" w:space="0" w:color="auto"/>
      </w:divBdr>
    </w:div>
    <w:div w:id="653683053">
      <w:bodyDiv w:val="1"/>
      <w:marLeft w:val="0"/>
      <w:marRight w:val="0"/>
      <w:marTop w:val="0"/>
      <w:marBottom w:val="0"/>
      <w:divBdr>
        <w:top w:val="none" w:sz="0" w:space="0" w:color="auto"/>
        <w:left w:val="none" w:sz="0" w:space="0" w:color="auto"/>
        <w:bottom w:val="none" w:sz="0" w:space="0" w:color="auto"/>
        <w:right w:val="none" w:sz="0" w:space="0" w:color="auto"/>
      </w:divBdr>
    </w:div>
    <w:div w:id="653880029">
      <w:bodyDiv w:val="1"/>
      <w:marLeft w:val="0"/>
      <w:marRight w:val="0"/>
      <w:marTop w:val="0"/>
      <w:marBottom w:val="0"/>
      <w:divBdr>
        <w:top w:val="none" w:sz="0" w:space="0" w:color="auto"/>
        <w:left w:val="none" w:sz="0" w:space="0" w:color="auto"/>
        <w:bottom w:val="none" w:sz="0" w:space="0" w:color="auto"/>
        <w:right w:val="none" w:sz="0" w:space="0" w:color="auto"/>
      </w:divBdr>
    </w:div>
    <w:div w:id="653948279">
      <w:bodyDiv w:val="1"/>
      <w:marLeft w:val="0"/>
      <w:marRight w:val="0"/>
      <w:marTop w:val="0"/>
      <w:marBottom w:val="0"/>
      <w:divBdr>
        <w:top w:val="none" w:sz="0" w:space="0" w:color="auto"/>
        <w:left w:val="none" w:sz="0" w:space="0" w:color="auto"/>
        <w:bottom w:val="none" w:sz="0" w:space="0" w:color="auto"/>
        <w:right w:val="none" w:sz="0" w:space="0" w:color="auto"/>
      </w:divBdr>
    </w:div>
    <w:div w:id="654140134">
      <w:bodyDiv w:val="1"/>
      <w:marLeft w:val="0"/>
      <w:marRight w:val="0"/>
      <w:marTop w:val="0"/>
      <w:marBottom w:val="0"/>
      <w:divBdr>
        <w:top w:val="none" w:sz="0" w:space="0" w:color="auto"/>
        <w:left w:val="none" w:sz="0" w:space="0" w:color="auto"/>
        <w:bottom w:val="none" w:sz="0" w:space="0" w:color="auto"/>
        <w:right w:val="none" w:sz="0" w:space="0" w:color="auto"/>
      </w:divBdr>
    </w:div>
    <w:div w:id="654145492">
      <w:bodyDiv w:val="1"/>
      <w:marLeft w:val="0"/>
      <w:marRight w:val="0"/>
      <w:marTop w:val="0"/>
      <w:marBottom w:val="0"/>
      <w:divBdr>
        <w:top w:val="none" w:sz="0" w:space="0" w:color="auto"/>
        <w:left w:val="none" w:sz="0" w:space="0" w:color="auto"/>
        <w:bottom w:val="none" w:sz="0" w:space="0" w:color="auto"/>
        <w:right w:val="none" w:sz="0" w:space="0" w:color="auto"/>
      </w:divBdr>
    </w:div>
    <w:div w:id="654182239">
      <w:bodyDiv w:val="1"/>
      <w:marLeft w:val="0"/>
      <w:marRight w:val="0"/>
      <w:marTop w:val="0"/>
      <w:marBottom w:val="0"/>
      <w:divBdr>
        <w:top w:val="none" w:sz="0" w:space="0" w:color="auto"/>
        <w:left w:val="none" w:sz="0" w:space="0" w:color="auto"/>
        <w:bottom w:val="none" w:sz="0" w:space="0" w:color="auto"/>
        <w:right w:val="none" w:sz="0" w:space="0" w:color="auto"/>
      </w:divBdr>
    </w:div>
    <w:div w:id="654183996">
      <w:bodyDiv w:val="1"/>
      <w:marLeft w:val="0"/>
      <w:marRight w:val="0"/>
      <w:marTop w:val="0"/>
      <w:marBottom w:val="0"/>
      <w:divBdr>
        <w:top w:val="none" w:sz="0" w:space="0" w:color="auto"/>
        <w:left w:val="none" w:sz="0" w:space="0" w:color="auto"/>
        <w:bottom w:val="none" w:sz="0" w:space="0" w:color="auto"/>
        <w:right w:val="none" w:sz="0" w:space="0" w:color="auto"/>
      </w:divBdr>
    </w:div>
    <w:div w:id="654258516">
      <w:bodyDiv w:val="1"/>
      <w:marLeft w:val="0"/>
      <w:marRight w:val="0"/>
      <w:marTop w:val="0"/>
      <w:marBottom w:val="0"/>
      <w:divBdr>
        <w:top w:val="none" w:sz="0" w:space="0" w:color="auto"/>
        <w:left w:val="none" w:sz="0" w:space="0" w:color="auto"/>
        <w:bottom w:val="none" w:sz="0" w:space="0" w:color="auto"/>
        <w:right w:val="none" w:sz="0" w:space="0" w:color="auto"/>
      </w:divBdr>
    </w:div>
    <w:div w:id="654265452">
      <w:bodyDiv w:val="1"/>
      <w:marLeft w:val="0"/>
      <w:marRight w:val="0"/>
      <w:marTop w:val="0"/>
      <w:marBottom w:val="0"/>
      <w:divBdr>
        <w:top w:val="none" w:sz="0" w:space="0" w:color="auto"/>
        <w:left w:val="none" w:sz="0" w:space="0" w:color="auto"/>
        <w:bottom w:val="none" w:sz="0" w:space="0" w:color="auto"/>
        <w:right w:val="none" w:sz="0" w:space="0" w:color="auto"/>
      </w:divBdr>
    </w:div>
    <w:div w:id="654265709">
      <w:bodyDiv w:val="1"/>
      <w:marLeft w:val="0"/>
      <w:marRight w:val="0"/>
      <w:marTop w:val="0"/>
      <w:marBottom w:val="0"/>
      <w:divBdr>
        <w:top w:val="none" w:sz="0" w:space="0" w:color="auto"/>
        <w:left w:val="none" w:sz="0" w:space="0" w:color="auto"/>
        <w:bottom w:val="none" w:sz="0" w:space="0" w:color="auto"/>
        <w:right w:val="none" w:sz="0" w:space="0" w:color="auto"/>
      </w:divBdr>
    </w:div>
    <w:div w:id="654409698">
      <w:bodyDiv w:val="1"/>
      <w:marLeft w:val="0"/>
      <w:marRight w:val="0"/>
      <w:marTop w:val="0"/>
      <w:marBottom w:val="0"/>
      <w:divBdr>
        <w:top w:val="none" w:sz="0" w:space="0" w:color="auto"/>
        <w:left w:val="none" w:sz="0" w:space="0" w:color="auto"/>
        <w:bottom w:val="none" w:sz="0" w:space="0" w:color="auto"/>
        <w:right w:val="none" w:sz="0" w:space="0" w:color="auto"/>
      </w:divBdr>
    </w:div>
    <w:div w:id="654452223">
      <w:bodyDiv w:val="1"/>
      <w:marLeft w:val="0"/>
      <w:marRight w:val="0"/>
      <w:marTop w:val="0"/>
      <w:marBottom w:val="0"/>
      <w:divBdr>
        <w:top w:val="none" w:sz="0" w:space="0" w:color="auto"/>
        <w:left w:val="none" w:sz="0" w:space="0" w:color="auto"/>
        <w:bottom w:val="none" w:sz="0" w:space="0" w:color="auto"/>
        <w:right w:val="none" w:sz="0" w:space="0" w:color="auto"/>
      </w:divBdr>
    </w:div>
    <w:div w:id="654452654">
      <w:bodyDiv w:val="1"/>
      <w:marLeft w:val="0"/>
      <w:marRight w:val="0"/>
      <w:marTop w:val="0"/>
      <w:marBottom w:val="0"/>
      <w:divBdr>
        <w:top w:val="none" w:sz="0" w:space="0" w:color="auto"/>
        <w:left w:val="none" w:sz="0" w:space="0" w:color="auto"/>
        <w:bottom w:val="none" w:sz="0" w:space="0" w:color="auto"/>
        <w:right w:val="none" w:sz="0" w:space="0" w:color="auto"/>
      </w:divBdr>
    </w:div>
    <w:div w:id="654453780">
      <w:bodyDiv w:val="1"/>
      <w:marLeft w:val="0"/>
      <w:marRight w:val="0"/>
      <w:marTop w:val="0"/>
      <w:marBottom w:val="0"/>
      <w:divBdr>
        <w:top w:val="none" w:sz="0" w:space="0" w:color="auto"/>
        <w:left w:val="none" w:sz="0" w:space="0" w:color="auto"/>
        <w:bottom w:val="none" w:sz="0" w:space="0" w:color="auto"/>
        <w:right w:val="none" w:sz="0" w:space="0" w:color="auto"/>
      </w:divBdr>
    </w:div>
    <w:div w:id="654458019">
      <w:bodyDiv w:val="1"/>
      <w:marLeft w:val="0"/>
      <w:marRight w:val="0"/>
      <w:marTop w:val="0"/>
      <w:marBottom w:val="0"/>
      <w:divBdr>
        <w:top w:val="none" w:sz="0" w:space="0" w:color="auto"/>
        <w:left w:val="none" w:sz="0" w:space="0" w:color="auto"/>
        <w:bottom w:val="none" w:sz="0" w:space="0" w:color="auto"/>
        <w:right w:val="none" w:sz="0" w:space="0" w:color="auto"/>
      </w:divBdr>
    </w:div>
    <w:div w:id="654528788">
      <w:bodyDiv w:val="1"/>
      <w:marLeft w:val="0"/>
      <w:marRight w:val="0"/>
      <w:marTop w:val="0"/>
      <w:marBottom w:val="0"/>
      <w:divBdr>
        <w:top w:val="none" w:sz="0" w:space="0" w:color="auto"/>
        <w:left w:val="none" w:sz="0" w:space="0" w:color="auto"/>
        <w:bottom w:val="none" w:sz="0" w:space="0" w:color="auto"/>
        <w:right w:val="none" w:sz="0" w:space="0" w:color="auto"/>
      </w:divBdr>
    </w:div>
    <w:div w:id="654533578">
      <w:bodyDiv w:val="1"/>
      <w:marLeft w:val="0"/>
      <w:marRight w:val="0"/>
      <w:marTop w:val="0"/>
      <w:marBottom w:val="0"/>
      <w:divBdr>
        <w:top w:val="none" w:sz="0" w:space="0" w:color="auto"/>
        <w:left w:val="none" w:sz="0" w:space="0" w:color="auto"/>
        <w:bottom w:val="none" w:sz="0" w:space="0" w:color="auto"/>
        <w:right w:val="none" w:sz="0" w:space="0" w:color="auto"/>
      </w:divBdr>
    </w:div>
    <w:div w:id="654651390">
      <w:bodyDiv w:val="1"/>
      <w:marLeft w:val="0"/>
      <w:marRight w:val="0"/>
      <w:marTop w:val="0"/>
      <w:marBottom w:val="0"/>
      <w:divBdr>
        <w:top w:val="none" w:sz="0" w:space="0" w:color="auto"/>
        <w:left w:val="none" w:sz="0" w:space="0" w:color="auto"/>
        <w:bottom w:val="none" w:sz="0" w:space="0" w:color="auto"/>
        <w:right w:val="none" w:sz="0" w:space="0" w:color="auto"/>
      </w:divBdr>
    </w:div>
    <w:div w:id="654720008">
      <w:bodyDiv w:val="1"/>
      <w:marLeft w:val="0"/>
      <w:marRight w:val="0"/>
      <w:marTop w:val="0"/>
      <w:marBottom w:val="0"/>
      <w:divBdr>
        <w:top w:val="none" w:sz="0" w:space="0" w:color="auto"/>
        <w:left w:val="none" w:sz="0" w:space="0" w:color="auto"/>
        <w:bottom w:val="none" w:sz="0" w:space="0" w:color="auto"/>
        <w:right w:val="none" w:sz="0" w:space="0" w:color="auto"/>
      </w:divBdr>
    </w:div>
    <w:div w:id="654917281">
      <w:bodyDiv w:val="1"/>
      <w:marLeft w:val="0"/>
      <w:marRight w:val="0"/>
      <w:marTop w:val="0"/>
      <w:marBottom w:val="0"/>
      <w:divBdr>
        <w:top w:val="none" w:sz="0" w:space="0" w:color="auto"/>
        <w:left w:val="none" w:sz="0" w:space="0" w:color="auto"/>
        <w:bottom w:val="none" w:sz="0" w:space="0" w:color="auto"/>
        <w:right w:val="none" w:sz="0" w:space="0" w:color="auto"/>
      </w:divBdr>
    </w:div>
    <w:div w:id="65492165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sChild>
        <w:div w:id="20130199">
          <w:marLeft w:val="480"/>
          <w:marRight w:val="0"/>
          <w:marTop w:val="0"/>
          <w:marBottom w:val="0"/>
          <w:divBdr>
            <w:top w:val="none" w:sz="0" w:space="0" w:color="auto"/>
            <w:left w:val="none" w:sz="0" w:space="0" w:color="auto"/>
            <w:bottom w:val="none" w:sz="0" w:space="0" w:color="auto"/>
            <w:right w:val="none" w:sz="0" w:space="0" w:color="auto"/>
          </w:divBdr>
        </w:div>
        <w:div w:id="58669968">
          <w:marLeft w:val="480"/>
          <w:marRight w:val="0"/>
          <w:marTop w:val="0"/>
          <w:marBottom w:val="0"/>
          <w:divBdr>
            <w:top w:val="none" w:sz="0" w:space="0" w:color="auto"/>
            <w:left w:val="none" w:sz="0" w:space="0" w:color="auto"/>
            <w:bottom w:val="none" w:sz="0" w:space="0" w:color="auto"/>
            <w:right w:val="none" w:sz="0" w:space="0" w:color="auto"/>
          </w:divBdr>
        </w:div>
        <w:div w:id="80641864">
          <w:marLeft w:val="480"/>
          <w:marRight w:val="0"/>
          <w:marTop w:val="0"/>
          <w:marBottom w:val="0"/>
          <w:divBdr>
            <w:top w:val="none" w:sz="0" w:space="0" w:color="auto"/>
            <w:left w:val="none" w:sz="0" w:space="0" w:color="auto"/>
            <w:bottom w:val="none" w:sz="0" w:space="0" w:color="auto"/>
            <w:right w:val="none" w:sz="0" w:space="0" w:color="auto"/>
          </w:divBdr>
        </w:div>
        <w:div w:id="105317915">
          <w:marLeft w:val="480"/>
          <w:marRight w:val="0"/>
          <w:marTop w:val="0"/>
          <w:marBottom w:val="0"/>
          <w:divBdr>
            <w:top w:val="none" w:sz="0" w:space="0" w:color="auto"/>
            <w:left w:val="none" w:sz="0" w:space="0" w:color="auto"/>
            <w:bottom w:val="none" w:sz="0" w:space="0" w:color="auto"/>
            <w:right w:val="none" w:sz="0" w:space="0" w:color="auto"/>
          </w:divBdr>
        </w:div>
        <w:div w:id="195705851">
          <w:marLeft w:val="480"/>
          <w:marRight w:val="0"/>
          <w:marTop w:val="0"/>
          <w:marBottom w:val="0"/>
          <w:divBdr>
            <w:top w:val="none" w:sz="0" w:space="0" w:color="auto"/>
            <w:left w:val="none" w:sz="0" w:space="0" w:color="auto"/>
            <w:bottom w:val="none" w:sz="0" w:space="0" w:color="auto"/>
            <w:right w:val="none" w:sz="0" w:space="0" w:color="auto"/>
          </w:divBdr>
        </w:div>
        <w:div w:id="220943727">
          <w:marLeft w:val="480"/>
          <w:marRight w:val="0"/>
          <w:marTop w:val="0"/>
          <w:marBottom w:val="0"/>
          <w:divBdr>
            <w:top w:val="none" w:sz="0" w:space="0" w:color="auto"/>
            <w:left w:val="none" w:sz="0" w:space="0" w:color="auto"/>
            <w:bottom w:val="none" w:sz="0" w:space="0" w:color="auto"/>
            <w:right w:val="none" w:sz="0" w:space="0" w:color="auto"/>
          </w:divBdr>
        </w:div>
        <w:div w:id="228002566">
          <w:marLeft w:val="480"/>
          <w:marRight w:val="0"/>
          <w:marTop w:val="0"/>
          <w:marBottom w:val="0"/>
          <w:divBdr>
            <w:top w:val="none" w:sz="0" w:space="0" w:color="auto"/>
            <w:left w:val="none" w:sz="0" w:space="0" w:color="auto"/>
            <w:bottom w:val="none" w:sz="0" w:space="0" w:color="auto"/>
            <w:right w:val="none" w:sz="0" w:space="0" w:color="auto"/>
          </w:divBdr>
        </w:div>
        <w:div w:id="251667297">
          <w:marLeft w:val="480"/>
          <w:marRight w:val="0"/>
          <w:marTop w:val="0"/>
          <w:marBottom w:val="0"/>
          <w:divBdr>
            <w:top w:val="none" w:sz="0" w:space="0" w:color="auto"/>
            <w:left w:val="none" w:sz="0" w:space="0" w:color="auto"/>
            <w:bottom w:val="none" w:sz="0" w:space="0" w:color="auto"/>
            <w:right w:val="none" w:sz="0" w:space="0" w:color="auto"/>
          </w:divBdr>
        </w:div>
        <w:div w:id="266885800">
          <w:marLeft w:val="480"/>
          <w:marRight w:val="0"/>
          <w:marTop w:val="0"/>
          <w:marBottom w:val="0"/>
          <w:divBdr>
            <w:top w:val="none" w:sz="0" w:space="0" w:color="auto"/>
            <w:left w:val="none" w:sz="0" w:space="0" w:color="auto"/>
            <w:bottom w:val="none" w:sz="0" w:space="0" w:color="auto"/>
            <w:right w:val="none" w:sz="0" w:space="0" w:color="auto"/>
          </w:divBdr>
        </w:div>
        <w:div w:id="304940178">
          <w:marLeft w:val="480"/>
          <w:marRight w:val="0"/>
          <w:marTop w:val="0"/>
          <w:marBottom w:val="0"/>
          <w:divBdr>
            <w:top w:val="none" w:sz="0" w:space="0" w:color="auto"/>
            <w:left w:val="none" w:sz="0" w:space="0" w:color="auto"/>
            <w:bottom w:val="none" w:sz="0" w:space="0" w:color="auto"/>
            <w:right w:val="none" w:sz="0" w:space="0" w:color="auto"/>
          </w:divBdr>
        </w:div>
        <w:div w:id="472408102">
          <w:marLeft w:val="480"/>
          <w:marRight w:val="0"/>
          <w:marTop w:val="0"/>
          <w:marBottom w:val="0"/>
          <w:divBdr>
            <w:top w:val="none" w:sz="0" w:space="0" w:color="auto"/>
            <w:left w:val="none" w:sz="0" w:space="0" w:color="auto"/>
            <w:bottom w:val="none" w:sz="0" w:space="0" w:color="auto"/>
            <w:right w:val="none" w:sz="0" w:space="0" w:color="auto"/>
          </w:divBdr>
        </w:div>
        <w:div w:id="481309964">
          <w:marLeft w:val="480"/>
          <w:marRight w:val="0"/>
          <w:marTop w:val="0"/>
          <w:marBottom w:val="0"/>
          <w:divBdr>
            <w:top w:val="none" w:sz="0" w:space="0" w:color="auto"/>
            <w:left w:val="none" w:sz="0" w:space="0" w:color="auto"/>
            <w:bottom w:val="none" w:sz="0" w:space="0" w:color="auto"/>
            <w:right w:val="none" w:sz="0" w:space="0" w:color="auto"/>
          </w:divBdr>
        </w:div>
        <w:div w:id="498738911">
          <w:marLeft w:val="480"/>
          <w:marRight w:val="0"/>
          <w:marTop w:val="0"/>
          <w:marBottom w:val="0"/>
          <w:divBdr>
            <w:top w:val="none" w:sz="0" w:space="0" w:color="auto"/>
            <w:left w:val="none" w:sz="0" w:space="0" w:color="auto"/>
            <w:bottom w:val="none" w:sz="0" w:space="0" w:color="auto"/>
            <w:right w:val="none" w:sz="0" w:space="0" w:color="auto"/>
          </w:divBdr>
        </w:div>
        <w:div w:id="531577299">
          <w:marLeft w:val="480"/>
          <w:marRight w:val="0"/>
          <w:marTop w:val="0"/>
          <w:marBottom w:val="0"/>
          <w:divBdr>
            <w:top w:val="none" w:sz="0" w:space="0" w:color="auto"/>
            <w:left w:val="none" w:sz="0" w:space="0" w:color="auto"/>
            <w:bottom w:val="none" w:sz="0" w:space="0" w:color="auto"/>
            <w:right w:val="none" w:sz="0" w:space="0" w:color="auto"/>
          </w:divBdr>
        </w:div>
        <w:div w:id="532381223">
          <w:marLeft w:val="480"/>
          <w:marRight w:val="0"/>
          <w:marTop w:val="0"/>
          <w:marBottom w:val="0"/>
          <w:divBdr>
            <w:top w:val="none" w:sz="0" w:space="0" w:color="auto"/>
            <w:left w:val="none" w:sz="0" w:space="0" w:color="auto"/>
            <w:bottom w:val="none" w:sz="0" w:space="0" w:color="auto"/>
            <w:right w:val="none" w:sz="0" w:space="0" w:color="auto"/>
          </w:divBdr>
        </w:div>
        <w:div w:id="600451372">
          <w:marLeft w:val="480"/>
          <w:marRight w:val="0"/>
          <w:marTop w:val="0"/>
          <w:marBottom w:val="0"/>
          <w:divBdr>
            <w:top w:val="none" w:sz="0" w:space="0" w:color="auto"/>
            <w:left w:val="none" w:sz="0" w:space="0" w:color="auto"/>
            <w:bottom w:val="none" w:sz="0" w:space="0" w:color="auto"/>
            <w:right w:val="none" w:sz="0" w:space="0" w:color="auto"/>
          </w:divBdr>
        </w:div>
        <w:div w:id="648171082">
          <w:marLeft w:val="480"/>
          <w:marRight w:val="0"/>
          <w:marTop w:val="0"/>
          <w:marBottom w:val="0"/>
          <w:divBdr>
            <w:top w:val="none" w:sz="0" w:space="0" w:color="auto"/>
            <w:left w:val="none" w:sz="0" w:space="0" w:color="auto"/>
            <w:bottom w:val="none" w:sz="0" w:space="0" w:color="auto"/>
            <w:right w:val="none" w:sz="0" w:space="0" w:color="auto"/>
          </w:divBdr>
        </w:div>
        <w:div w:id="689333806">
          <w:marLeft w:val="480"/>
          <w:marRight w:val="0"/>
          <w:marTop w:val="0"/>
          <w:marBottom w:val="0"/>
          <w:divBdr>
            <w:top w:val="none" w:sz="0" w:space="0" w:color="auto"/>
            <w:left w:val="none" w:sz="0" w:space="0" w:color="auto"/>
            <w:bottom w:val="none" w:sz="0" w:space="0" w:color="auto"/>
            <w:right w:val="none" w:sz="0" w:space="0" w:color="auto"/>
          </w:divBdr>
        </w:div>
        <w:div w:id="715785907">
          <w:marLeft w:val="480"/>
          <w:marRight w:val="0"/>
          <w:marTop w:val="0"/>
          <w:marBottom w:val="0"/>
          <w:divBdr>
            <w:top w:val="none" w:sz="0" w:space="0" w:color="auto"/>
            <w:left w:val="none" w:sz="0" w:space="0" w:color="auto"/>
            <w:bottom w:val="none" w:sz="0" w:space="0" w:color="auto"/>
            <w:right w:val="none" w:sz="0" w:space="0" w:color="auto"/>
          </w:divBdr>
        </w:div>
        <w:div w:id="830951242">
          <w:marLeft w:val="480"/>
          <w:marRight w:val="0"/>
          <w:marTop w:val="0"/>
          <w:marBottom w:val="0"/>
          <w:divBdr>
            <w:top w:val="none" w:sz="0" w:space="0" w:color="auto"/>
            <w:left w:val="none" w:sz="0" w:space="0" w:color="auto"/>
            <w:bottom w:val="none" w:sz="0" w:space="0" w:color="auto"/>
            <w:right w:val="none" w:sz="0" w:space="0" w:color="auto"/>
          </w:divBdr>
        </w:div>
        <w:div w:id="839003277">
          <w:marLeft w:val="480"/>
          <w:marRight w:val="0"/>
          <w:marTop w:val="0"/>
          <w:marBottom w:val="0"/>
          <w:divBdr>
            <w:top w:val="none" w:sz="0" w:space="0" w:color="auto"/>
            <w:left w:val="none" w:sz="0" w:space="0" w:color="auto"/>
            <w:bottom w:val="none" w:sz="0" w:space="0" w:color="auto"/>
            <w:right w:val="none" w:sz="0" w:space="0" w:color="auto"/>
          </w:divBdr>
        </w:div>
        <w:div w:id="856848765">
          <w:marLeft w:val="480"/>
          <w:marRight w:val="0"/>
          <w:marTop w:val="0"/>
          <w:marBottom w:val="0"/>
          <w:divBdr>
            <w:top w:val="none" w:sz="0" w:space="0" w:color="auto"/>
            <w:left w:val="none" w:sz="0" w:space="0" w:color="auto"/>
            <w:bottom w:val="none" w:sz="0" w:space="0" w:color="auto"/>
            <w:right w:val="none" w:sz="0" w:space="0" w:color="auto"/>
          </w:divBdr>
        </w:div>
        <w:div w:id="870921290">
          <w:marLeft w:val="480"/>
          <w:marRight w:val="0"/>
          <w:marTop w:val="0"/>
          <w:marBottom w:val="0"/>
          <w:divBdr>
            <w:top w:val="none" w:sz="0" w:space="0" w:color="auto"/>
            <w:left w:val="none" w:sz="0" w:space="0" w:color="auto"/>
            <w:bottom w:val="none" w:sz="0" w:space="0" w:color="auto"/>
            <w:right w:val="none" w:sz="0" w:space="0" w:color="auto"/>
          </w:divBdr>
        </w:div>
      </w:divsChild>
    </w:div>
    <w:div w:id="655451976">
      <w:bodyDiv w:val="1"/>
      <w:marLeft w:val="0"/>
      <w:marRight w:val="0"/>
      <w:marTop w:val="0"/>
      <w:marBottom w:val="0"/>
      <w:divBdr>
        <w:top w:val="none" w:sz="0" w:space="0" w:color="auto"/>
        <w:left w:val="none" w:sz="0" w:space="0" w:color="auto"/>
        <w:bottom w:val="none" w:sz="0" w:space="0" w:color="auto"/>
        <w:right w:val="none" w:sz="0" w:space="0" w:color="auto"/>
      </w:divBdr>
    </w:div>
    <w:div w:id="655498165">
      <w:bodyDiv w:val="1"/>
      <w:marLeft w:val="0"/>
      <w:marRight w:val="0"/>
      <w:marTop w:val="0"/>
      <w:marBottom w:val="0"/>
      <w:divBdr>
        <w:top w:val="none" w:sz="0" w:space="0" w:color="auto"/>
        <w:left w:val="none" w:sz="0" w:space="0" w:color="auto"/>
        <w:bottom w:val="none" w:sz="0" w:space="0" w:color="auto"/>
        <w:right w:val="none" w:sz="0" w:space="0" w:color="auto"/>
      </w:divBdr>
    </w:div>
    <w:div w:id="655500376">
      <w:bodyDiv w:val="1"/>
      <w:marLeft w:val="0"/>
      <w:marRight w:val="0"/>
      <w:marTop w:val="0"/>
      <w:marBottom w:val="0"/>
      <w:divBdr>
        <w:top w:val="none" w:sz="0" w:space="0" w:color="auto"/>
        <w:left w:val="none" w:sz="0" w:space="0" w:color="auto"/>
        <w:bottom w:val="none" w:sz="0" w:space="0" w:color="auto"/>
        <w:right w:val="none" w:sz="0" w:space="0" w:color="auto"/>
      </w:divBdr>
    </w:div>
    <w:div w:id="655650808">
      <w:bodyDiv w:val="1"/>
      <w:marLeft w:val="0"/>
      <w:marRight w:val="0"/>
      <w:marTop w:val="0"/>
      <w:marBottom w:val="0"/>
      <w:divBdr>
        <w:top w:val="none" w:sz="0" w:space="0" w:color="auto"/>
        <w:left w:val="none" w:sz="0" w:space="0" w:color="auto"/>
        <w:bottom w:val="none" w:sz="0" w:space="0" w:color="auto"/>
        <w:right w:val="none" w:sz="0" w:space="0" w:color="auto"/>
      </w:divBdr>
    </w:div>
    <w:div w:id="655955844">
      <w:bodyDiv w:val="1"/>
      <w:marLeft w:val="0"/>
      <w:marRight w:val="0"/>
      <w:marTop w:val="0"/>
      <w:marBottom w:val="0"/>
      <w:divBdr>
        <w:top w:val="none" w:sz="0" w:space="0" w:color="auto"/>
        <w:left w:val="none" w:sz="0" w:space="0" w:color="auto"/>
        <w:bottom w:val="none" w:sz="0" w:space="0" w:color="auto"/>
        <w:right w:val="none" w:sz="0" w:space="0" w:color="auto"/>
      </w:divBdr>
    </w:div>
    <w:div w:id="656081167">
      <w:bodyDiv w:val="1"/>
      <w:marLeft w:val="0"/>
      <w:marRight w:val="0"/>
      <w:marTop w:val="0"/>
      <w:marBottom w:val="0"/>
      <w:divBdr>
        <w:top w:val="none" w:sz="0" w:space="0" w:color="auto"/>
        <w:left w:val="none" w:sz="0" w:space="0" w:color="auto"/>
        <w:bottom w:val="none" w:sz="0" w:space="0" w:color="auto"/>
        <w:right w:val="none" w:sz="0" w:space="0" w:color="auto"/>
      </w:divBdr>
    </w:div>
    <w:div w:id="656112315">
      <w:bodyDiv w:val="1"/>
      <w:marLeft w:val="0"/>
      <w:marRight w:val="0"/>
      <w:marTop w:val="0"/>
      <w:marBottom w:val="0"/>
      <w:divBdr>
        <w:top w:val="none" w:sz="0" w:space="0" w:color="auto"/>
        <w:left w:val="none" w:sz="0" w:space="0" w:color="auto"/>
        <w:bottom w:val="none" w:sz="0" w:space="0" w:color="auto"/>
        <w:right w:val="none" w:sz="0" w:space="0" w:color="auto"/>
      </w:divBdr>
    </w:div>
    <w:div w:id="656156880">
      <w:bodyDiv w:val="1"/>
      <w:marLeft w:val="0"/>
      <w:marRight w:val="0"/>
      <w:marTop w:val="0"/>
      <w:marBottom w:val="0"/>
      <w:divBdr>
        <w:top w:val="none" w:sz="0" w:space="0" w:color="auto"/>
        <w:left w:val="none" w:sz="0" w:space="0" w:color="auto"/>
        <w:bottom w:val="none" w:sz="0" w:space="0" w:color="auto"/>
        <w:right w:val="none" w:sz="0" w:space="0" w:color="auto"/>
      </w:divBdr>
    </w:div>
    <w:div w:id="656306227">
      <w:bodyDiv w:val="1"/>
      <w:marLeft w:val="0"/>
      <w:marRight w:val="0"/>
      <w:marTop w:val="0"/>
      <w:marBottom w:val="0"/>
      <w:divBdr>
        <w:top w:val="none" w:sz="0" w:space="0" w:color="auto"/>
        <w:left w:val="none" w:sz="0" w:space="0" w:color="auto"/>
        <w:bottom w:val="none" w:sz="0" w:space="0" w:color="auto"/>
        <w:right w:val="none" w:sz="0" w:space="0" w:color="auto"/>
      </w:divBdr>
      <w:divsChild>
        <w:div w:id="144130350">
          <w:marLeft w:val="480"/>
          <w:marRight w:val="0"/>
          <w:marTop w:val="0"/>
          <w:marBottom w:val="0"/>
          <w:divBdr>
            <w:top w:val="none" w:sz="0" w:space="0" w:color="auto"/>
            <w:left w:val="none" w:sz="0" w:space="0" w:color="auto"/>
            <w:bottom w:val="none" w:sz="0" w:space="0" w:color="auto"/>
            <w:right w:val="none" w:sz="0" w:space="0" w:color="auto"/>
          </w:divBdr>
        </w:div>
        <w:div w:id="211502617">
          <w:marLeft w:val="480"/>
          <w:marRight w:val="0"/>
          <w:marTop w:val="0"/>
          <w:marBottom w:val="0"/>
          <w:divBdr>
            <w:top w:val="none" w:sz="0" w:space="0" w:color="auto"/>
            <w:left w:val="none" w:sz="0" w:space="0" w:color="auto"/>
            <w:bottom w:val="none" w:sz="0" w:space="0" w:color="auto"/>
            <w:right w:val="none" w:sz="0" w:space="0" w:color="auto"/>
          </w:divBdr>
        </w:div>
        <w:div w:id="230888165">
          <w:marLeft w:val="480"/>
          <w:marRight w:val="0"/>
          <w:marTop w:val="0"/>
          <w:marBottom w:val="0"/>
          <w:divBdr>
            <w:top w:val="none" w:sz="0" w:space="0" w:color="auto"/>
            <w:left w:val="none" w:sz="0" w:space="0" w:color="auto"/>
            <w:bottom w:val="none" w:sz="0" w:space="0" w:color="auto"/>
            <w:right w:val="none" w:sz="0" w:space="0" w:color="auto"/>
          </w:divBdr>
        </w:div>
        <w:div w:id="254442933">
          <w:marLeft w:val="480"/>
          <w:marRight w:val="0"/>
          <w:marTop w:val="0"/>
          <w:marBottom w:val="0"/>
          <w:divBdr>
            <w:top w:val="none" w:sz="0" w:space="0" w:color="auto"/>
            <w:left w:val="none" w:sz="0" w:space="0" w:color="auto"/>
            <w:bottom w:val="none" w:sz="0" w:space="0" w:color="auto"/>
            <w:right w:val="none" w:sz="0" w:space="0" w:color="auto"/>
          </w:divBdr>
        </w:div>
        <w:div w:id="260144018">
          <w:marLeft w:val="480"/>
          <w:marRight w:val="0"/>
          <w:marTop w:val="0"/>
          <w:marBottom w:val="0"/>
          <w:divBdr>
            <w:top w:val="none" w:sz="0" w:space="0" w:color="auto"/>
            <w:left w:val="none" w:sz="0" w:space="0" w:color="auto"/>
            <w:bottom w:val="none" w:sz="0" w:space="0" w:color="auto"/>
            <w:right w:val="none" w:sz="0" w:space="0" w:color="auto"/>
          </w:divBdr>
        </w:div>
        <w:div w:id="262105476">
          <w:marLeft w:val="480"/>
          <w:marRight w:val="0"/>
          <w:marTop w:val="0"/>
          <w:marBottom w:val="0"/>
          <w:divBdr>
            <w:top w:val="none" w:sz="0" w:space="0" w:color="auto"/>
            <w:left w:val="none" w:sz="0" w:space="0" w:color="auto"/>
            <w:bottom w:val="none" w:sz="0" w:space="0" w:color="auto"/>
            <w:right w:val="none" w:sz="0" w:space="0" w:color="auto"/>
          </w:divBdr>
        </w:div>
        <w:div w:id="263925175">
          <w:marLeft w:val="480"/>
          <w:marRight w:val="0"/>
          <w:marTop w:val="0"/>
          <w:marBottom w:val="0"/>
          <w:divBdr>
            <w:top w:val="none" w:sz="0" w:space="0" w:color="auto"/>
            <w:left w:val="none" w:sz="0" w:space="0" w:color="auto"/>
            <w:bottom w:val="none" w:sz="0" w:space="0" w:color="auto"/>
            <w:right w:val="none" w:sz="0" w:space="0" w:color="auto"/>
          </w:divBdr>
        </w:div>
        <w:div w:id="301666399">
          <w:marLeft w:val="480"/>
          <w:marRight w:val="0"/>
          <w:marTop w:val="0"/>
          <w:marBottom w:val="0"/>
          <w:divBdr>
            <w:top w:val="none" w:sz="0" w:space="0" w:color="auto"/>
            <w:left w:val="none" w:sz="0" w:space="0" w:color="auto"/>
            <w:bottom w:val="none" w:sz="0" w:space="0" w:color="auto"/>
            <w:right w:val="none" w:sz="0" w:space="0" w:color="auto"/>
          </w:divBdr>
        </w:div>
        <w:div w:id="308293601">
          <w:marLeft w:val="480"/>
          <w:marRight w:val="0"/>
          <w:marTop w:val="0"/>
          <w:marBottom w:val="0"/>
          <w:divBdr>
            <w:top w:val="none" w:sz="0" w:space="0" w:color="auto"/>
            <w:left w:val="none" w:sz="0" w:space="0" w:color="auto"/>
            <w:bottom w:val="none" w:sz="0" w:space="0" w:color="auto"/>
            <w:right w:val="none" w:sz="0" w:space="0" w:color="auto"/>
          </w:divBdr>
        </w:div>
        <w:div w:id="318390467">
          <w:marLeft w:val="480"/>
          <w:marRight w:val="0"/>
          <w:marTop w:val="0"/>
          <w:marBottom w:val="0"/>
          <w:divBdr>
            <w:top w:val="none" w:sz="0" w:space="0" w:color="auto"/>
            <w:left w:val="none" w:sz="0" w:space="0" w:color="auto"/>
            <w:bottom w:val="none" w:sz="0" w:space="0" w:color="auto"/>
            <w:right w:val="none" w:sz="0" w:space="0" w:color="auto"/>
          </w:divBdr>
        </w:div>
        <w:div w:id="419446209">
          <w:marLeft w:val="480"/>
          <w:marRight w:val="0"/>
          <w:marTop w:val="0"/>
          <w:marBottom w:val="0"/>
          <w:divBdr>
            <w:top w:val="none" w:sz="0" w:space="0" w:color="auto"/>
            <w:left w:val="none" w:sz="0" w:space="0" w:color="auto"/>
            <w:bottom w:val="none" w:sz="0" w:space="0" w:color="auto"/>
            <w:right w:val="none" w:sz="0" w:space="0" w:color="auto"/>
          </w:divBdr>
        </w:div>
        <w:div w:id="427585384">
          <w:marLeft w:val="480"/>
          <w:marRight w:val="0"/>
          <w:marTop w:val="0"/>
          <w:marBottom w:val="0"/>
          <w:divBdr>
            <w:top w:val="none" w:sz="0" w:space="0" w:color="auto"/>
            <w:left w:val="none" w:sz="0" w:space="0" w:color="auto"/>
            <w:bottom w:val="none" w:sz="0" w:space="0" w:color="auto"/>
            <w:right w:val="none" w:sz="0" w:space="0" w:color="auto"/>
          </w:divBdr>
        </w:div>
        <w:div w:id="532576035">
          <w:marLeft w:val="480"/>
          <w:marRight w:val="0"/>
          <w:marTop w:val="0"/>
          <w:marBottom w:val="0"/>
          <w:divBdr>
            <w:top w:val="none" w:sz="0" w:space="0" w:color="auto"/>
            <w:left w:val="none" w:sz="0" w:space="0" w:color="auto"/>
            <w:bottom w:val="none" w:sz="0" w:space="0" w:color="auto"/>
            <w:right w:val="none" w:sz="0" w:space="0" w:color="auto"/>
          </w:divBdr>
        </w:div>
        <w:div w:id="553779383">
          <w:marLeft w:val="480"/>
          <w:marRight w:val="0"/>
          <w:marTop w:val="0"/>
          <w:marBottom w:val="0"/>
          <w:divBdr>
            <w:top w:val="none" w:sz="0" w:space="0" w:color="auto"/>
            <w:left w:val="none" w:sz="0" w:space="0" w:color="auto"/>
            <w:bottom w:val="none" w:sz="0" w:space="0" w:color="auto"/>
            <w:right w:val="none" w:sz="0" w:space="0" w:color="auto"/>
          </w:divBdr>
        </w:div>
        <w:div w:id="631518864">
          <w:marLeft w:val="480"/>
          <w:marRight w:val="0"/>
          <w:marTop w:val="0"/>
          <w:marBottom w:val="0"/>
          <w:divBdr>
            <w:top w:val="none" w:sz="0" w:space="0" w:color="auto"/>
            <w:left w:val="none" w:sz="0" w:space="0" w:color="auto"/>
            <w:bottom w:val="none" w:sz="0" w:space="0" w:color="auto"/>
            <w:right w:val="none" w:sz="0" w:space="0" w:color="auto"/>
          </w:divBdr>
        </w:div>
        <w:div w:id="644747322">
          <w:marLeft w:val="480"/>
          <w:marRight w:val="0"/>
          <w:marTop w:val="0"/>
          <w:marBottom w:val="0"/>
          <w:divBdr>
            <w:top w:val="none" w:sz="0" w:space="0" w:color="auto"/>
            <w:left w:val="none" w:sz="0" w:space="0" w:color="auto"/>
            <w:bottom w:val="none" w:sz="0" w:space="0" w:color="auto"/>
            <w:right w:val="none" w:sz="0" w:space="0" w:color="auto"/>
          </w:divBdr>
        </w:div>
        <w:div w:id="752314763">
          <w:marLeft w:val="480"/>
          <w:marRight w:val="0"/>
          <w:marTop w:val="0"/>
          <w:marBottom w:val="0"/>
          <w:divBdr>
            <w:top w:val="none" w:sz="0" w:space="0" w:color="auto"/>
            <w:left w:val="none" w:sz="0" w:space="0" w:color="auto"/>
            <w:bottom w:val="none" w:sz="0" w:space="0" w:color="auto"/>
            <w:right w:val="none" w:sz="0" w:space="0" w:color="auto"/>
          </w:divBdr>
        </w:div>
        <w:div w:id="761292950">
          <w:marLeft w:val="480"/>
          <w:marRight w:val="0"/>
          <w:marTop w:val="0"/>
          <w:marBottom w:val="0"/>
          <w:divBdr>
            <w:top w:val="none" w:sz="0" w:space="0" w:color="auto"/>
            <w:left w:val="none" w:sz="0" w:space="0" w:color="auto"/>
            <w:bottom w:val="none" w:sz="0" w:space="0" w:color="auto"/>
            <w:right w:val="none" w:sz="0" w:space="0" w:color="auto"/>
          </w:divBdr>
        </w:div>
        <w:div w:id="801925778">
          <w:marLeft w:val="480"/>
          <w:marRight w:val="0"/>
          <w:marTop w:val="0"/>
          <w:marBottom w:val="0"/>
          <w:divBdr>
            <w:top w:val="none" w:sz="0" w:space="0" w:color="auto"/>
            <w:left w:val="none" w:sz="0" w:space="0" w:color="auto"/>
            <w:bottom w:val="none" w:sz="0" w:space="0" w:color="auto"/>
            <w:right w:val="none" w:sz="0" w:space="0" w:color="auto"/>
          </w:divBdr>
        </w:div>
        <w:div w:id="802577822">
          <w:marLeft w:val="480"/>
          <w:marRight w:val="0"/>
          <w:marTop w:val="0"/>
          <w:marBottom w:val="0"/>
          <w:divBdr>
            <w:top w:val="none" w:sz="0" w:space="0" w:color="auto"/>
            <w:left w:val="none" w:sz="0" w:space="0" w:color="auto"/>
            <w:bottom w:val="none" w:sz="0" w:space="0" w:color="auto"/>
            <w:right w:val="none" w:sz="0" w:space="0" w:color="auto"/>
          </w:divBdr>
        </w:div>
        <w:div w:id="891159737">
          <w:marLeft w:val="480"/>
          <w:marRight w:val="0"/>
          <w:marTop w:val="0"/>
          <w:marBottom w:val="0"/>
          <w:divBdr>
            <w:top w:val="none" w:sz="0" w:space="0" w:color="auto"/>
            <w:left w:val="none" w:sz="0" w:space="0" w:color="auto"/>
            <w:bottom w:val="none" w:sz="0" w:space="0" w:color="auto"/>
            <w:right w:val="none" w:sz="0" w:space="0" w:color="auto"/>
          </w:divBdr>
        </w:div>
      </w:divsChild>
    </w:div>
    <w:div w:id="656349021">
      <w:bodyDiv w:val="1"/>
      <w:marLeft w:val="0"/>
      <w:marRight w:val="0"/>
      <w:marTop w:val="0"/>
      <w:marBottom w:val="0"/>
      <w:divBdr>
        <w:top w:val="none" w:sz="0" w:space="0" w:color="auto"/>
        <w:left w:val="none" w:sz="0" w:space="0" w:color="auto"/>
        <w:bottom w:val="none" w:sz="0" w:space="0" w:color="auto"/>
        <w:right w:val="none" w:sz="0" w:space="0" w:color="auto"/>
      </w:divBdr>
    </w:div>
    <w:div w:id="656419414">
      <w:bodyDiv w:val="1"/>
      <w:marLeft w:val="0"/>
      <w:marRight w:val="0"/>
      <w:marTop w:val="0"/>
      <w:marBottom w:val="0"/>
      <w:divBdr>
        <w:top w:val="none" w:sz="0" w:space="0" w:color="auto"/>
        <w:left w:val="none" w:sz="0" w:space="0" w:color="auto"/>
        <w:bottom w:val="none" w:sz="0" w:space="0" w:color="auto"/>
        <w:right w:val="none" w:sz="0" w:space="0" w:color="auto"/>
      </w:divBdr>
    </w:div>
    <w:div w:id="656422499">
      <w:bodyDiv w:val="1"/>
      <w:marLeft w:val="0"/>
      <w:marRight w:val="0"/>
      <w:marTop w:val="0"/>
      <w:marBottom w:val="0"/>
      <w:divBdr>
        <w:top w:val="none" w:sz="0" w:space="0" w:color="auto"/>
        <w:left w:val="none" w:sz="0" w:space="0" w:color="auto"/>
        <w:bottom w:val="none" w:sz="0" w:space="0" w:color="auto"/>
        <w:right w:val="none" w:sz="0" w:space="0" w:color="auto"/>
      </w:divBdr>
    </w:div>
    <w:div w:id="656541588">
      <w:bodyDiv w:val="1"/>
      <w:marLeft w:val="0"/>
      <w:marRight w:val="0"/>
      <w:marTop w:val="0"/>
      <w:marBottom w:val="0"/>
      <w:divBdr>
        <w:top w:val="none" w:sz="0" w:space="0" w:color="auto"/>
        <w:left w:val="none" w:sz="0" w:space="0" w:color="auto"/>
        <w:bottom w:val="none" w:sz="0" w:space="0" w:color="auto"/>
        <w:right w:val="none" w:sz="0" w:space="0" w:color="auto"/>
      </w:divBdr>
    </w:div>
    <w:div w:id="656570101">
      <w:bodyDiv w:val="1"/>
      <w:marLeft w:val="0"/>
      <w:marRight w:val="0"/>
      <w:marTop w:val="0"/>
      <w:marBottom w:val="0"/>
      <w:divBdr>
        <w:top w:val="none" w:sz="0" w:space="0" w:color="auto"/>
        <w:left w:val="none" w:sz="0" w:space="0" w:color="auto"/>
        <w:bottom w:val="none" w:sz="0" w:space="0" w:color="auto"/>
        <w:right w:val="none" w:sz="0" w:space="0" w:color="auto"/>
      </w:divBdr>
    </w:div>
    <w:div w:id="656613654">
      <w:bodyDiv w:val="1"/>
      <w:marLeft w:val="0"/>
      <w:marRight w:val="0"/>
      <w:marTop w:val="0"/>
      <w:marBottom w:val="0"/>
      <w:divBdr>
        <w:top w:val="none" w:sz="0" w:space="0" w:color="auto"/>
        <w:left w:val="none" w:sz="0" w:space="0" w:color="auto"/>
        <w:bottom w:val="none" w:sz="0" w:space="0" w:color="auto"/>
        <w:right w:val="none" w:sz="0" w:space="0" w:color="auto"/>
      </w:divBdr>
    </w:div>
    <w:div w:id="656692027">
      <w:bodyDiv w:val="1"/>
      <w:marLeft w:val="0"/>
      <w:marRight w:val="0"/>
      <w:marTop w:val="0"/>
      <w:marBottom w:val="0"/>
      <w:divBdr>
        <w:top w:val="none" w:sz="0" w:space="0" w:color="auto"/>
        <w:left w:val="none" w:sz="0" w:space="0" w:color="auto"/>
        <w:bottom w:val="none" w:sz="0" w:space="0" w:color="auto"/>
        <w:right w:val="none" w:sz="0" w:space="0" w:color="auto"/>
      </w:divBdr>
    </w:div>
    <w:div w:id="656737071">
      <w:bodyDiv w:val="1"/>
      <w:marLeft w:val="0"/>
      <w:marRight w:val="0"/>
      <w:marTop w:val="0"/>
      <w:marBottom w:val="0"/>
      <w:divBdr>
        <w:top w:val="none" w:sz="0" w:space="0" w:color="auto"/>
        <w:left w:val="none" w:sz="0" w:space="0" w:color="auto"/>
        <w:bottom w:val="none" w:sz="0" w:space="0" w:color="auto"/>
        <w:right w:val="none" w:sz="0" w:space="0" w:color="auto"/>
      </w:divBdr>
    </w:div>
    <w:div w:id="657076184">
      <w:bodyDiv w:val="1"/>
      <w:marLeft w:val="0"/>
      <w:marRight w:val="0"/>
      <w:marTop w:val="0"/>
      <w:marBottom w:val="0"/>
      <w:divBdr>
        <w:top w:val="none" w:sz="0" w:space="0" w:color="auto"/>
        <w:left w:val="none" w:sz="0" w:space="0" w:color="auto"/>
        <w:bottom w:val="none" w:sz="0" w:space="0" w:color="auto"/>
        <w:right w:val="none" w:sz="0" w:space="0" w:color="auto"/>
      </w:divBdr>
    </w:div>
    <w:div w:id="657077561">
      <w:bodyDiv w:val="1"/>
      <w:marLeft w:val="0"/>
      <w:marRight w:val="0"/>
      <w:marTop w:val="0"/>
      <w:marBottom w:val="0"/>
      <w:divBdr>
        <w:top w:val="none" w:sz="0" w:space="0" w:color="auto"/>
        <w:left w:val="none" w:sz="0" w:space="0" w:color="auto"/>
        <w:bottom w:val="none" w:sz="0" w:space="0" w:color="auto"/>
        <w:right w:val="none" w:sz="0" w:space="0" w:color="auto"/>
      </w:divBdr>
    </w:div>
    <w:div w:id="657151316">
      <w:bodyDiv w:val="1"/>
      <w:marLeft w:val="0"/>
      <w:marRight w:val="0"/>
      <w:marTop w:val="0"/>
      <w:marBottom w:val="0"/>
      <w:divBdr>
        <w:top w:val="none" w:sz="0" w:space="0" w:color="auto"/>
        <w:left w:val="none" w:sz="0" w:space="0" w:color="auto"/>
        <w:bottom w:val="none" w:sz="0" w:space="0" w:color="auto"/>
        <w:right w:val="none" w:sz="0" w:space="0" w:color="auto"/>
      </w:divBdr>
    </w:div>
    <w:div w:id="657226184">
      <w:bodyDiv w:val="1"/>
      <w:marLeft w:val="0"/>
      <w:marRight w:val="0"/>
      <w:marTop w:val="0"/>
      <w:marBottom w:val="0"/>
      <w:divBdr>
        <w:top w:val="none" w:sz="0" w:space="0" w:color="auto"/>
        <w:left w:val="none" w:sz="0" w:space="0" w:color="auto"/>
        <w:bottom w:val="none" w:sz="0" w:space="0" w:color="auto"/>
        <w:right w:val="none" w:sz="0" w:space="0" w:color="auto"/>
      </w:divBdr>
    </w:div>
    <w:div w:id="657265230">
      <w:bodyDiv w:val="1"/>
      <w:marLeft w:val="0"/>
      <w:marRight w:val="0"/>
      <w:marTop w:val="0"/>
      <w:marBottom w:val="0"/>
      <w:divBdr>
        <w:top w:val="none" w:sz="0" w:space="0" w:color="auto"/>
        <w:left w:val="none" w:sz="0" w:space="0" w:color="auto"/>
        <w:bottom w:val="none" w:sz="0" w:space="0" w:color="auto"/>
        <w:right w:val="none" w:sz="0" w:space="0" w:color="auto"/>
      </w:divBdr>
    </w:div>
    <w:div w:id="657269756">
      <w:bodyDiv w:val="1"/>
      <w:marLeft w:val="0"/>
      <w:marRight w:val="0"/>
      <w:marTop w:val="0"/>
      <w:marBottom w:val="0"/>
      <w:divBdr>
        <w:top w:val="none" w:sz="0" w:space="0" w:color="auto"/>
        <w:left w:val="none" w:sz="0" w:space="0" w:color="auto"/>
        <w:bottom w:val="none" w:sz="0" w:space="0" w:color="auto"/>
        <w:right w:val="none" w:sz="0" w:space="0" w:color="auto"/>
      </w:divBdr>
    </w:div>
    <w:div w:id="657270864">
      <w:bodyDiv w:val="1"/>
      <w:marLeft w:val="0"/>
      <w:marRight w:val="0"/>
      <w:marTop w:val="0"/>
      <w:marBottom w:val="0"/>
      <w:divBdr>
        <w:top w:val="none" w:sz="0" w:space="0" w:color="auto"/>
        <w:left w:val="none" w:sz="0" w:space="0" w:color="auto"/>
        <w:bottom w:val="none" w:sz="0" w:space="0" w:color="auto"/>
        <w:right w:val="none" w:sz="0" w:space="0" w:color="auto"/>
      </w:divBdr>
    </w:div>
    <w:div w:id="657346474">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57420459">
      <w:bodyDiv w:val="1"/>
      <w:marLeft w:val="0"/>
      <w:marRight w:val="0"/>
      <w:marTop w:val="0"/>
      <w:marBottom w:val="0"/>
      <w:divBdr>
        <w:top w:val="none" w:sz="0" w:space="0" w:color="auto"/>
        <w:left w:val="none" w:sz="0" w:space="0" w:color="auto"/>
        <w:bottom w:val="none" w:sz="0" w:space="0" w:color="auto"/>
        <w:right w:val="none" w:sz="0" w:space="0" w:color="auto"/>
      </w:divBdr>
      <w:divsChild>
        <w:div w:id="17851313">
          <w:marLeft w:val="480"/>
          <w:marRight w:val="0"/>
          <w:marTop w:val="0"/>
          <w:marBottom w:val="0"/>
          <w:divBdr>
            <w:top w:val="none" w:sz="0" w:space="0" w:color="auto"/>
            <w:left w:val="none" w:sz="0" w:space="0" w:color="auto"/>
            <w:bottom w:val="none" w:sz="0" w:space="0" w:color="auto"/>
            <w:right w:val="none" w:sz="0" w:space="0" w:color="auto"/>
          </w:divBdr>
        </w:div>
        <w:div w:id="65491750">
          <w:marLeft w:val="480"/>
          <w:marRight w:val="0"/>
          <w:marTop w:val="0"/>
          <w:marBottom w:val="0"/>
          <w:divBdr>
            <w:top w:val="none" w:sz="0" w:space="0" w:color="auto"/>
            <w:left w:val="none" w:sz="0" w:space="0" w:color="auto"/>
            <w:bottom w:val="none" w:sz="0" w:space="0" w:color="auto"/>
            <w:right w:val="none" w:sz="0" w:space="0" w:color="auto"/>
          </w:divBdr>
        </w:div>
        <w:div w:id="80832592">
          <w:marLeft w:val="480"/>
          <w:marRight w:val="0"/>
          <w:marTop w:val="0"/>
          <w:marBottom w:val="0"/>
          <w:divBdr>
            <w:top w:val="none" w:sz="0" w:space="0" w:color="auto"/>
            <w:left w:val="none" w:sz="0" w:space="0" w:color="auto"/>
            <w:bottom w:val="none" w:sz="0" w:space="0" w:color="auto"/>
            <w:right w:val="none" w:sz="0" w:space="0" w:color="auto"/>
          </w:divBdr>
        </w:div>
        <w:div w:id="108159670">
          <w:marLeft w:val="480"/>
          <w:marRight w:val="0"/>
          <w:marTop w:val="0"/>
          <w:marBottom w:val="0"/>
          <w:divBdr>
            <w:top w:val="none" w:sz="0" w:space="0" w:color="auto"/>
            <w:left w:val="none" w:sz="0" w:space="0" w:color="auto"/>
            <w:bottom w:val="none" w:sz="0" w:space="0" w:color="auto"/>
            <w:right w:val="none" w:sz="0" w:space="0" w:color="auto"/>
          </w:divBdr>
        </w:div>
        <w:div w:id="121923663">
          <w:marLeft w:val="480"/>
          <w:marRight w:val="0"/>
          <w:marTop w:val="0"/>
          <w:marBottom w:val="0"/>
          <w:divBdr>
            <w:top w:val="none" w:sz="0" w:space="0" w:color="auto"/>
            <w:left w:val="none" w:sz="0" w:space="0" w:color="auto"/>
            <w:bottom w:val="none" w:sz="0" w:space="0" w:color="auto"/>
            <w:right w:val="none" w:sz="0" w:space="0" w:color="auto"/>
          </w:divBdr>
        </w:div>
        <w:div w:id="150878457">
          <w:marLeft w:val="480"/>
          <w:marRight w:val="0"/>
          <w:marTop w:val="0"/>
          <w:marBottom w:val="0"/>
          <w:divBdr>
            <w:top w:val="none" w:sz="0" w:space="0" w:color="auto"/>
            <w:left w:val="none" w:sz="0" w:space="0" w:color="auto"/>
            <w:bottom w:val="none" w:sz="0" w:space="0" w:color="auto"/>
            <w:right w:val="none" w:sz="0" w:space="0" w:color="auto"/>
          </w:divBdr>
        </w:div>
        <w:div w:id="257444532">
          <w:marLeft w:val="480"/>
          <w:marRight w:val="0"/>
          <w:marTop w:val="0"/>
          <w:marBottom w:val="0"/>
          <w:divBdr>
            <w:top w:val="none" w:sz="0" w:space="0" w:color="auto"/>
            <w:left w:val="none" w:sz="0" w:space="0" w:color="auto"/>
            <w:bottom w:val="none" w:sz="0" w:space="0" w:color="auto"/>
            <w:right w:val="none" w:sz="0" w:space="0" w:color="auto"/>
          </w:divBdr>
        </w:div>
        <w:div w:id="272565803">
          <w:marLeft w:val="480"/>
          <w:marRight w:val="0"/>
          <w:marTop w:val="0"/>
          <w:marBottom w:val="0"/>
          <w:divBdr>
            <w:top w:val="none" w:sz="0" w:space="0" w:color="auto"/>
            <w:left w:val="none" w:sz="0" w:space="0" w:color="auto"/>
            <w:bottom w:val="none" w:sz="0" w:space="0" w:color="auto"/>
            <w:right w:val="none" w:sz="0" w:space="0" w:color="auto"/>
          </w:divBdr>
        </w:div>
        <w:div w:id="301619819">
          <w:marLeft w:val="480"/>
          <w:marRight w:val="0"/>
          <w:marTop w:val="0"/>
          <w:marBottom w:val="0"/>
          <w:divBdr>
            <w:top w:val="none" w:sz="0" w:space="0" w:color="auto"/>
            <w:left w:val="none" w:sz="0" w:space="0" w:color="auto"/>
            <w:bottom w:val="none" w:sz="0" w:space="0" w:color="auto"/>
            <w:right w:val="none" w:sz="0" w:space="0" w:color="auto"/>
          </w:divBdr>
        </w:div>
        <w:div w:id="317468360">
          <w:marLeft w:val="480"/>
          <w:marRight w:val="0"/>
          <w:marTop w:val="0"/>
          <w:marBottom w:val="0"/>
          <w:divBdr>
            <w:top w:val="none" w:sz="0" w:space="0" w:color="auto"/>
            <w:left w:val="none" w:sz="0" w:space="0" w:color="auto"/>
            <w:bottom w:val="none" w:sz="0" w:space="0" w:color="auto"/>
            <w:right w:val="none" w:sz="0" w:space="0" w:color="auto"/>
          </w:divBdr>
        </w:div>
        <w:div w:id="390228868">
          <w:marLeft w:val="480"/>
          <w:marRight w:val="0"/>
          <w:marTop w:val="0"/>
          <w:marBottom w:val="0"/>
          <w:divBdr>
            <w:top w:val="none" w:sz="0" w:space="0" w:color="auto"/>
            <w:left w:val="none" w:sz="0" w:space="0" w:color="auto"/>
            <w:bottom w:val="none" w:sz="0" w:space="0" w:color="auto"/>
            <w:right w:val="none" w:sz="0" w:space="0" w:color="auto"/>
          </w:divBdr>
        </w:div>
        <w:div w:id="390269371">
          <w:marLeft w:val="480"/>
          <w:marRight w:val="0"/>
          <w:marTop w:val="0"/>
          <w:marBottom w:val="0"/>
          <w:divBdr>
            <w:top w:val="none" w:sz="0" w:space="0" w:color="auto"/>
            <w:left w:val="none" w:sz="0" w:space="0" w:color="auto"/>
            <w:bottom w:val="none" w:sz="0" w:space="0" w:color="auto"/>
            <w:right w:val="none" w:sz="0" w:space="0" w:color="auto"/>
          </w:divBdr>
        </w:div>
        <w:div w:id="392626890">
          <w:marLeft w:val="480"/>
          <w:marRight w:val="0"/>
          <w:marTop w:val="0"/>
          <w:marBottom w:val="0"/>
          <w:divBdr>
            <w:top w:val="none" w:sz="0" w:space="0" w:color="auto"/>
            <w:left w:val="none" w:sz="0" w:space="0" w:color="auto"/>
            <w:bottom w:val="none" w:sz="0" w:space="0" w:color="auto"/>
            <w:right w:val="none" w:sz="0" w:space="0" w:color="auto"/>
          </w:divBdr>
        </w:div>
        <w:div w:id="394208660">
          <w:marLeft w:val="480"/>
          <w:marRight w:val="0"/>
          <w:marTop w:val="0"/>
          <w:marBottom w:val="0"/>
          <w:divBdr>
            <w:top w:val="none" w:sz="0" w:space="0" w:color="auto"/>
            <w:left w:val="none" w:sz="0" w:space="0" w:color="auto"/>
            <w:bottom w:val="none" w:sz="0" w:space="0" w:color="auto"/>
            <w:right w:val="none" w:sz="0" w:space="0" w:color="auto"/>
          </w:divBdr>
        </w:div>
        <w:div w:id="395855281">
          <w:marLeft w:val="480"/>
          <w:marRight w:val="0"/>
          <w:marTop w:val="0"/>
          <w:marBottom w:val="0"/>
          <w:divBdr>
            <w:top w:val="none" w:sz="0" w:space="0" w:color="auto"/>
            <w:left w:val="none" w:sz="0" w:space="0" w:color="auto"/>
            <w:bottom w:val="none" w:sz="0" w:space="0" w:color="auto"/>
            <w:right w:val="none" w:sz="0" w:space="0" w:color="auto"/>
          </w:divBdr>
        </w:div>
        <w:div w:id="488401319">
          <w:marLeft w:val="480"/>
          <w:marRight w:val="0"/>
          <w:marTop w:val="0"/>
          <w:marBottom w:val="0"/>
          <w:divBdr>
            <w:top w:val="none" w:sz="0" w:space="0" w:color="auto"/>
            <w:left w:val="none" w:sz="0" w:space="0" w:color="auto"/>
            <w:bottom w:val="none" w:sz="0" w:space="0" w:color="auto"/>
            <w:right w:val="none" w:sz="0" w:space="0" w:color="auto"/>
          </w:divBdr>
        </w:div>
        <w:div w:id="503127975">
          <w:marLeft w:val="480"/>
          <w:marRight w:val="0"/>
          <w:marTop w:val="0"/>
          <w:marBottom w:val="0"/>
          <w:divBdr>
            <w:top w:val="none" w:sz="0" w:space="0" w:color="auto"/>
            <w:left w:val="none" w:sz="0" w:space="0" w:color="auto"/>
            <w:bottom w:val="none" w:sz="0" w:space="0" w:color="auto"/>
            <w:right w:val="none" w:sz="0" w:space="0" w:color="auto"/>
          </w:divBdr>
        </w:div>
        <w:div w:id="546181401">
          <w:marLeft w:val="480"/>
          <w:marRight w:val="0"/>
          <w:marTop w:val="0"/>
          <w:marBottom w:val="0"/>
          <w:divBdr>
            <w:top w:val="none" w:sz="0" w:space="0" w:color="auto"/>
            <w:left w:val="none" w:sz="0" w:space="0" w:color="auto"/>
            <w:bottom w:val="none" w:sz="0" w:space="0" w:color="auto"/>
            <w:right w:val="none" w:sz="0" w:space="0" w:color="auto"/>
          </w:divBdr>
        </w:div>
        <w:div w:id="550462601">
          <w:marLeft w:val="480"/>
          <w:marRight w:val="0"/>
          <w:marTop w:val="0"/>
          <w:marBottom w:val="0"/>
          <w:divBdr>
            <w:top w:val="none" w:sz="0" w:space="0" w:color="auto"/>
            <w:left w:val="none" w:sz="0" w:space="0" w:color="auto"/>
            <w:bottom w:val="none" w:sz="0" w:space="0" w:color="auto"/>
            <w:right w:val="none" w:sz="0" w:space="0" w:color="auto"/>
          </w:divBdr>
        </w:div>
        <w:div w:id="593632755">
          <w:marLeft w:val="480"/>
          <w:marRight w:val="0"/>
          <w:marTop w:val="0"/>
          <w:marBottom w:val="0"/>
          <w:divBdr>
            <w:top w:val="none" w:sz="0" w:space="0" w:color="auto"/>
            <w:left w:val="none" w:sz="0" w:space="0" w:color="auto"/>
            <w:bottom w:val="none" w:sz="0" w:space="0" w:color="auto"/>
            <w:right w:val="none" w:sz="0" w:space="0" w:color="auto"/>
          </w:divBdr>
        </w:div>
        <w:div w:id="740761195">
          <w:marLeft w:val="480"/>
          <w:marRight w:val="0"/>
          <w:marTop w:val="0"/>
          <w:marBottom w:val="0"/>
          <w:divBdr>
            <w:top w:val="none" w:sz="0" w:space="0" w:color="auto"/>
            <w:left w:val="none" w:sz="0" w:space="0" w:color="auto"/>
            <w:bottom w:val="none" w:sz="0" w:space="0" w:color="auto"/>
            <w:right w:val="none" w:sz="0" w:space="0" w:color="auto"/>
          </w:divBdr>
        </w:div>
        <w:div w:id="768548355">
          <w:marLeft w:val="480"/>
          <w:marRight w:val="0"/>
          <w:marTop w:val="0"/>
          <w:marBottom w:val="0"/>
          <w:divBdr>
            <w:top w:val="none" w:sz="0" w:space="0" w:color="auto"/>
            <w:left w:val="none" w:sz="0" w:space="0" w:color="auto"/>
            <w:bottom w:val="none" w:sz="0" w:space="0" w:color="auto"/>
            <w:right w:val="none" w:sz="0" w:space="0" w:color="auto"/>
          </w:divBdr>
        </w:div>
        <w:div w:id="778837031">
          <w:marLeft w:val="480"/>
          <w:marRight w:val="0"/>
          <w:marTop w:val="0"/>
          <w:marBottom w:val="0"/>
          <w:divBdr>
            <w:top w:val="none" w:sz="0" w:space="0" w:color="auto"/>
            <w:left w:val="none" w:sz="0" w:space="0" w:color="auto"/>
            <w:bottom w:val="none" w:sz="0" w:space="0" w:color="auto"/>
            <w:right w:val="none" w:sz="0" w:space="0" w:color="auto"/>
          </w:divBdr>
        </w:div>
        <w:div w:id="789974975">
          <w:marLeft w:val="480"/>
          <w:marRight w:val="0"/>
          <w:marTop w:val="0"/>
          <w:marBottom w:val="0"/>
          <w:divBdr>
            <w:top w:val="none" w:sz="0" w:space="0" w:color="auto"/>
            <w:left w:val="none" w:sz="0" w:space="0" w:color="auto"/>
            <w:bottom w:val="none" w:sz="0" w:space="0" w:color="auto"/>
            <w:right w:val="none" w:sz="0" w:space="0" w:color="auto"/>
          </w:divBdr>
        </w:div>
        <w:div w:id="817377239">
          <w:marLeft w:val="480"/>
          <w:marRight w:val="0"/>
          <w:marTop w:val="0"/>
          <w:marBottom w:val="0"/>
          <w:divBdr>
            <w:top w:val="none" w:sz="0" w:space="0" w:color="auto"/>
            <w:left w:val="none" w:sz="0" w:space="0" w:color="auto"/>
            <w:bottom w:val="none" w:sz="0" w:space="0" w:color="auto"/>
            <w:right w:val="none" w:sz="0" w:space="0" w:color="auto"/>
          </w:divBdr>
        </w:div>
        <w:div w:id="843935120">
          <w:marLeft w:val="480"/>
          <w:marRight w:val="0"/>
          <w:marTop w:val="0"/>
          <w:marBottom w:val="0"/>
          <w:divBdr>
            <w:top w:val="none" w:sz="0" w:space="0" w:color="auto"/>
            <w:left w:val="none" w:sz="0" w:space="0" w:color="auto"/>
            <w:bottom w:val="none" w:sz="0" w:space="0" w:color="auto"/>
            <w:right w:val="none" w:sz="0" w:space="0" w:color="auto"/>
          </w:divBdr>
        </w:div>
        <w:div w:id="878979474">
          <w:marLeft w:val="480"/>
          <w:marRight w:val="0"/>
          <w:marTop w:val="0"/>
          <w:marBottom w:val="0"/>
          <w:divBdr>
            <w:top w:val="none" w:sz="0" w:space="0" w:color="auto"/>
            <w:left w:val="none" w:sz="0" w:space="0" w:color="auto"/>
            <w:bottom w:val="none" w:sz="0" w:space="0" w:color="auto"/>
            <w:right w:val="none" w:sz="0" w:space="0" w:color="auto"/>
          </w:divBdr>
        </w:div>
        <w:div w:id="915481712">
          <w:marLeft w:val="480"/>
          <w:marRight w:val="0"/>
          <w:marTop w:val="0"/>
          <w:marBottom w:val="0"/>
          <w:divBdr>
            <w:top w:val="none" w:sz="0" w:space="0" w:color="auto"/>
            <w:left w:val="none" w:sz="0" w:space="0" w:color="auto"/>
            <w:bottom w:val="none" w:sz="0" w:space="0" w:color="auto"/>
            <w:right w:val="none" w:sz="0" w:space="0" w:color="auto"/>
          </w:divBdr>
        </w:div>
      </w:divsChild>
    </w:div>
    <w:div w:id="657463128">
      <w:bodyDiv w:val="1"/>
      <w:marLeft w:val="0"/>
      <w:marRight w:val="0"/>
      <w:marTop w:val="0"/>
      <w:marBottom w:val="0"/>
      <w:divBdr>
        <w:top w:val="none" w:sz="0" w:space="0" w:color="auto"/>
        <w:left w:val="none" w:sz="0" w:space="0" w:color="auto"/>
        <w:bottom w:val="none" w:sz="0" w:space="0" w:color="auto"/>
        <w:right w:val="none" w:sz="0" w:space="0" w:color="auto"/>
      </w:divBdr>
    </w:div>
    <w:div w:id="657541320">
      <w:bodyDiv w:val="1"/>
      <w:marLeft w:val="0"/>
      <w:marRight w:val="0"/>
      <w:marTop w:val="0"/>
      <w:marBottom w:val="0"/>
      <w:divBdr>
        <w:top w:val="none" w:sz="0" w:space="0" w:color="auto"/>
        <w:left w:val="none" w:sz="0" w:space="0" w:color="auto"/>
        <w:bottom w:val="none" w:sz="0" w:space="0" w:color="auto"/>
        <w:right w:val="none" w:sz="0" w:space="0" w:color="auto"/>
      </w:divBdr>
    </w:div>
    <w:div w:id="657616502">
      <w:bodyDiv w:val="1"/>
      <w:marLeft w:val="0"/>
      <w:marRight w:val="0"/>
      <w:marTop w:val="0"/>
      <w:marBottom w:val="0"/>
      <w:divBdr>
        <w:top w:val="none" w:sz="0" w:space="0" w:color="auto"/>
        <w:left w:val="none" w:sz="0" w:space="0" w:color="auto"/>
        <w:bottom w:val="none" w:sz="0" w:space="0" w:color="auto"/>
        <w:right w:val="none" w:sz="0" w:space="0" w:color="auto"/>
      </w:divBdr>
    </w:div>
    <w:div w:id="657658511">
      <w:bodyDiv w:val="1"/>
      <w:marLeft w:val="0"/>
      <w:marRight w:val="0"/>
      <w:marTop w:val="0"/>
      <w:marBottom w:val="0"/>
      <w:divBdr>
        <w:top w:val="none" w:sz="0" w:space="0" w:color="auto"/>
        <w:left w:val="none" w:sz="0" w:space="0" w:color="auto"/>
        <w:bottom w:val="none" w:sz="0" w:space="0" w:color="auto"/>
        <w:right w:val="none" w:sz="0" w:space="0" w:color="auto"/>
      </w:divBdr>
    </w:div>
    <w:div w:id="657659787">
      <w:bodyDiv w:val="1"/>
      <w:marLeft w:val="0"/>
      <w:marRight w:val="0"/>
      <w:marTop w:val="0"/>
      <w:marBottom w:val="0"/>
      <w:divBdr>
        <w:top w:val="none" w:sz="0" w:space="0" w:color="auto"/>
        <w:left w:val="none" w:sz="0" w:space="0" w:color="auto"/>
        <w:bottom w:val="none" w:sz="0" w:space="0" w:color="auto"/>
        <w:right w:val="none" w:sz="0" w:space="0" w:color="auto"/>
      </w:divBdr>
    </w:div>
    <w:div w:id="657685593">
      <w:bodyDiv w:val="1"/>
      <w:marLeft w:val="0"/>
      <w:marRight w:val="0"/>
      <w:marTop w:val="0"/>
      <w:marBottom w:val="0"/>
      <w:divBdr>
        <w:top w:val="none" w:sz="0" w:space="0" w:color="auto"/>
        <w:left w:val="none" w:sz="0" w:space="0" w:color="auto"/>
        <w:bottom w:val="none" w:sz="0" w:space="0" w:color="auto"/>
        <w:right w:val="none" w:sz="0" w:space="0" w:color="auto"/>
      </w:divBdr>
    </w:div>
    <w:div w:id="657728624">
      <w:bodyDiv w:val="1"/>
      <w:marLeft w:val="0"/>
      <w:marRight w:val="0"/>
      <w:marTop w:val="0"/>
      <w:marBottom w:val="0"/>
      <w:divBdr>
        <w:top w:val="none" w:sz="0" w:space="0" w:color="auto"/>
        <w:left w:val="none" w:sz="0" w:space="0" w:color="auto"/>
        <w:bottom w:val="none" w:sz="0" w:space="0" w:color="auto"/>
        <w:right w:val="none" w:sz="0" w:space="0" w:color="auto"/>
      </w:divBdr>
    </w:div>
    <w:div w:id="657735616">
      <w:bodyDiv w:val="1"/>
      <w:marLeft w:val="0"/>
      <w:marRight w:val="0"/>
      <w:marTop w:val="0"/>
      <w:marBottom w:val="0"/>
      <w:divBdr>
        <w:top w:val="none" w:sz="0" w:space="0" w:color="auto"/>
        <w:left w:val="none" w:sz="0" w:space="0" w:color="auto"/>
        <w:bottom w:val="none" w:sz="0" w:space="0" w:color="auto"/>
        <w:right w:val="none" w:sz="0" w:space="0" w:color="auto"/>
      </w:divBdr>
    </w:div>
    <w:div w:id="657802712">
      <w:bodyDiv w:val="1"/>
      <w:marLeft w:val="0"/>
      <w:marRight w:val="0"/>
      <w:marTop w:val="0"/>
      <w:marBottom w:val="0"/>
      <w:divBdr>
        <w:top w:val="none" w:sz="0" w:space="0" w:color="auto"/>
        <w:left w:val="none" w:sz="0" w:space="0" w:color="auto"/>
        <w:bottom w:val="none" w:sz="0" w:space="0" w:color="auto"/>
        <w:right w:val="none" w:sz="0" w:space="0" w:color="auto"/>
      </w:divBdr>
    </w:div>
    <w:div w:id="657878042">
      <w:bodyDiv w:val="1"/>
      <w:marLeft w:val="0"/>
      <w:marRight w:val="0"/>
      <w:marTop w:val="0"/>
      <w:marBottom w:val="0"/>
      <w:divBdr>
        <w:top w:val="none" w:sz="0" w:space="0" w:color="auto"/>
        <w:left w:val="none" w:sz="0" w:space="0" w:color="auto"/>
        <w:bottom w:val="none" w:sz="0" w:space="0" w:color="auto"/>
        <w:right w:val="none" w:sz="0" w:space="0" w:color="auto"/>
      </w:divBdr>
    </w:div>
    <w:div w:id="658003560">
      <w:bodyDiv w:val="1"/>
      <w:marLeft w:val="0"/>
      <w:marRight w:val="0"/>
      <w:marTop w:val="0"/>
      <w:marBottom w:val="0"/>
      <w:divBdr>
        <w:top w:val="none" w:sz="0" w:space="0" w:color="auto"/>
        <w:left w:val="none" w:sz="0" w:space="0" w:color="auto"/>
        <w:bottom w:val="none" w:sz="0" w:space="0" w:color="auto"/>
        <w:right w:val="none" w:sz="0" w:space="0" w:color="auto"/>
      </w:divBdr>
    </w:div>
    <w:div w:id="658071570">
      <w:bodyDiv w:val="1"/>
      <w:marLeft w:val="0"/>
      <w:marRight w:val="0"/>
      <w:marTop w:val="0"/>
      <w:marBottom w:val="0"/>
      <w:divBdr>
        <w:top w:val="none" w:sz="0" w:space="0" w:color="auto"/>
        <w:left w:val="none" w:sz="0" w:space="0" w:color="auto"/>
        <w:bottom w:val="none" w:sz="0" w:space="0" w:color="auto"/>
        <w:right w:val="none" w:sz="0" w:space="0" w:color="auto"/>
      </w:divBdr>
    </w:div>
    <w:div w:id="658072262">
      <w:bodyDiv w:val="1"/>
      <w:marLeft w:val="0"/>
      <w:marRight w:val="0"/>
      <w:marTop w:val="0"/>
      <w:marBottom w:val="0"/>
      <w:divBdr>
        <w:top w:val="none" w:sz="0" w:space="0" w:color="auto"/>
        <w:left w:val="none" w:sz="0" w:space="0" w:color="auto"/>
        <w:bottom w:val="none" w:sz="0" w:space="0" w:color="auto"/>
        <w:right w:val="none" w:sz="0" w:space="0" w:color="auto"/>
      </w:divBdr>
    </w:div>
    <w:div w:id="658074148">
      <w:bodyDiv w:val="1"/>
      <w:marLeft w:val="0"/>
      <w:marRight w:val="0"/>
      <w:marTop w:val="0"/>
      <w:marBottom w:val="0"/>
      <w:divBdr>
        <w:top w:val="none" w:sz="0" w:space="0" w:color="auto"/>
        <w:left w:val="none" w:sz="0" w:space="0" w:color="auto"/>
        <w:bottom w:val="none" w:sz="0" w:space="0" w:color="auto"/>
        <w:right w:val="none" w:sz="0" w:space="0" w:color="auto"/>
      </w:divBdr>
    </w:div>
    <w:div w:id="658194678">
      <w:bodyDiv w:val="1"/>
      <w:marLeft w:val="0"/>
      <w:marRight w:val="0"/>
      <w:marTop w:val="0"/>
      <w:marBottom w:val="0"/>
      <w:divBdr>
        <w:top w:val="none" w:sz="0" w:space="0" w:color="auto"/>
        <w:left w:val="none" w:sz="0" w:space="0" w:color="auto"/>
        <w:bottom w:val="none" w:sz="0" w:space="0" w:color="auto"/>
        <w:right w:val="none" w:sz="0" w:space="0" w:color="auto"/>
      </w:divBdr>
    </w:div>
    <w:div w:id="658266884">
      <w:bodyDiv w:val="1"/>
      <w:marLeft w:val="0"/>
      <w:marRight w:val="0"/>
      <w:marTop w:val="0"/>
      <w:marBottom w:val="0"/>
      <w:divBdr>
        <w:top w:val="none" w:sz="0" w:space="0" w:color="auto"/>
        <w:left w:val="none" w:sz="0" w:space="0" w:color="auto"/>
        <w:bottom w:val="none" w:sz="0" w:space="0" w:color="auto"/>
        <w:right w:val="none" w:sz="0" w:space="0" w:color="auto"/>
      </w:divBdr>
    </w:div>
    <w:div w:id="658340958">
      <w:bodyDiv w:val="1"/>
      <w:marLeft w:val="0"/>
      <w:marRight w:val="0"/>
      <w:marTop w:val="0"/>
      <w:marBottom w:val="0"/>
      <w:divBdr>
        <w:top w:val="none" w:sz="0" w:space="0" w:color="auto"/>
        <w:left w:val="none" w:sz="0" w:space="0" w:color="auto"/>
        <w:bottom w:val="none" w:sz="0" w:space="0" w:color="auto"/>
        <w:right w:val="none" w:sz="0" w:space="0" w:color="auto"/>
      </w:divBdr>
    </w:div>
    <w:div w:id="658382153">
      <w:bodyDiv w:val="1"/>
      <w:marLeft w:val="0"/>
      <w:marRight w:val="0"/>
      <w:marTop w:val="0"/>
      <w:marBottom w:val="0"/>
      <w:divBdr>
        <w:top w:val="none" w:sz="0" w:space="0" w:color="auto"/>
        <w:left w:val="none" w:sz="0" w:space="0" w:color="auto"/>
        <w:bottom w:val="none" w:sz="0" w:space="0" w:color="auto"/>
        <w:right w:val="none" w:sz="0" w:space="0" w:color="auto"/>
      </w:divBdr>
    </w:div>
    <w:div w:id="658388836">
      <w:bodyDiv w:val="1"/>
      <w:marLeft w:val="0"/>
      <w:marRight w:val="0"/>
      <w:marTop w:val="0"/>
      <w:marBottom w:val="0"/>
      <w:divBdr>
        <w:top w:val="none" w:sz="0" w:space="0" w:color="auto"/>
        <w:left w:val="none" w:sz="0" w:space="0" w:color="auto"/>
        <w:bottom w:val="none" w:sz="0" w:space="0" w:color="auto"/>
        <w:right w:val="none" w:sz="0" w:space="0" w:color="auto"/>
      </w:divBdr>
    </w:div>
    <w:div w:id="658508861">
      <w:bodyDiv w:val="1"/>
      <w:marLeft w:val="0"/>
      <w:marRight w:val="0"/>
      <w:marTop w:val="0"/>
      <w:marBottom w:val="0"/>
      <w:divBdr>
        <w:top w:val="none" w:sz="0" w:space="0" w:color="auto"/>
        <w:left w:val="none" w:sz="0" w:space="0" w:color="auto"/>
        <w:bottom w:val="none" w:sz="0" w:space="0" w:color="auto"/>
        <w:right w:val="none" w:sz="0" w:space="0" w:color="auto"/>
      </w:divBdr>
    </w:div>
    <w:div w:id="658657776">
      <w:bodyDiv w:val="1"/>
      <w:marLeft w:val="0"/>
      <w:marRight w:val="0"/>
      <w:marTop w:val="0"/>
      <w:marBottom w:val="0"/>
      <w:divBdr>
        <w:top w:val="none" w:sz="0" w:space="0" w:color="auto"/>
        <w:left w:val="none" w:sz="0" w:space="0" w:color="auto"/>
        <w:bottom w:val="none" w:sz="0" w:space="0" w:color="auto"/>
        <w:right w:val="none" w:sz="0" w:space="0" w:color="auto"/>
      </w:divBdr>
    </w:div>
    <w:div w:id="658732771">
      <w:bodyDiv w:val="1"/>
      <w:marLeft w:val="0"/>
      <w:marRight w:val="0"/>
      <w:marTop w:val="0"/>
      <w:marBottom w:val="0"/>
      <w:divBdr>
        <w:top w:val="none" w:sz="0" w:space="0" w:color="auto"/>
        <w:left w:val="none" w:sz="0" w:space="0" w:color="auto"/>
        <w:bottom w:val="none" w:sz="0" w:space="0" w:color="auto"/>
        <w:right w:val="none" w:sz="0" w:space="0" w:color="auto"/>
      </w:divBdr>
    </w:div>
    <w:div w:id="658772734">
      <w:bodyDiv w:val="1"/>
      <w:marLeft w:val="0"/>
      <w:marRight w:val="0"/>
      <w:marTop w:val="0"/>
      <w:marBottom w:val="0"/>
      <w:divBdr>
        <w:top w:val="none" w:sz="0" w:space="0" w:color="auto"/>
        <w:left w:val="none" w:sz="0" w:space="0" w:color="auto"/>
        <w:bottom w:val="none" w:sz="0" w:space="0" w:color="auto"/>
        <w:right w:val="none" w:sz="0" w:space="0" w:color="auto"/>
      </w:divBdr>
    </w:div>
    <w:div w:id="658923668">
      <w:bodyDiv w:val="1"/>
      <w:marLeft w:val="0"/>
      <w:marRight w:val="0"/>
      <w:marTop w:val="0"/>
      <w:marBottom w:val="0"/>
      <w:divBdr>
        <w:top w:val="none" w:sz="0" w:space="0" w:color="auto"/>
        <w:left w:val="none" w:sz="0" w:space="0" w:color="auto"/>
        <w:bottom w:val="none" w:sz="0" w:space="0" w:color="auto"/>
        <w:right w:val="none" w:sz="0" w:space="0" w:color="auto"/>
      </w:divBdr>
    </w:div>
    <w:div w:id="659041288">
      <w:bodyDiv w:val="1"/>
      <w:marLeft w:val="0"/>
      <w:marRight w:val="0"/>
      <w:marTop w:val="0"/>
      <w:marBottom w:val="0"/>
      <w:divBdr>
        <w:top w:val="none" w:sz="0" w:space="0" w:color="auto"/>
        <w:left w:val="none" w:sz="0" w:space="0" w:color="auto"/>
        <w:bottom w:val="none" w:sz="0" w:space="0" w:color="auto"/>
        <w:right w:val="none" w:sz="0" w:space="0" w:color="auto"/>
      </w:divBdr>
    </w:div>
    <w:div w:id="659119579">
      <w:bodyDiv w:val="1"/>
      <w:marLeft w:val="0"/>
      <w:marRight w:val="0"/>
      <w:marTop w:val="0"/>
      <w:marBottom w:val="0"/>
      <w:divBdr>
        <w:top w:val="none" w:sz="0" w:space="0" w:color="auto"/>
        <w:left w:val="none" w:sz="0" w:space="0" w:color="auto"/>
        <w:bottom w:val="none" w:sz="0" w:space="0" w:color="auto"/>
        <w:right w:val="none" w:sz="0" w:space="0" w:color="auto"/>
      </w:divBdr>
    </w:div>
    <w:div w:id="659121275">
      <w:bodyDiv w:val="1"/>
      <w:marLeft w:val="0"/>
      <w:marRight w:val="0"/>
      <w:marTop w:val="0"/>
      <w:marBottom w:val="0"/>
      <w:divBdr>
        <w:top w:val="none" w:sz="0" w:space="0" w:color="auto"/>
        <w:left w:val="none" w:sz="0" w:space="0" w:color="auto"/>
        <w:bottom w:val="none" w:sz="0" w:space="0" w:color="auto"/>
        <w:right w:val="none" w:sz="0" w:space="0" w:color="auto"/>
      </w:divBdr>
    </w:div>
    <w:div w:id="659308560">
      <w:bodyDiv w:val="1"/>
      <w:marLeft w:val="0"/>
      <w:marRight w:val="0"/>
      <w:marTop w:val="0"/>
      <w:marBottom w:val="0"/>
      <w:divBdr>
        <w:top w:val="none" w:sz="0" w:space="0" w:color="auto"/>
        <w:left w:val="none" w:sz="0" w:space="0" w:color="auto"/>
        <w:bottom w:val="none" w:sz="0" w:space="0" w:color="auto"/>
        <w:right w:val="none" w:sz="0" w:space="0" w:color="auto"/>
      </w:divBdr>
    </w:div>
    <w:div w:id="659384677">
      <w:bodyDiv w:val="1"/>
      <w:marLeft w:val="0"/>
      <w:marRight w:val="0"/>
      <w:marTop w:val="0"/>
      <w:marBottom w:val="0"/>
      <w:divBdr>
        <w:top w:val="none" w:sz="0" w:space="0" w:color="auto"/>
        <w:left w:val="none" w:sz="0" w:space="0" w:color="auto"/>
        <w:bottom w:val="none" w:sz="0" w:space="0" w:color="auto"/>
        <w:right w:val="none" w:sz="0" w:space="0" w:color="auto"/>
      </w:divBdr>
    </w:div>
    <w:div w:id="659429518">
      <w:bodyDiv w:val="1"/>
      <w:marLeft w:val="0"/>
      <w:marRight w:val="0"/>
      <w:marTop w:val="0"/>
      <w:marBottom w:val="0"/>
      <w:divBdr>
        <w:top w:val="none" w:sz="0" w:space="0" w:color="auto"/>
        <w:left w:val="none" w:sz="0" w:space="0" w:color="auto"/>
        <w:bottom w:val="none" w:sz="0" w:space="0" w:color="auto"/>
        <w:right w:val="none" w:sz="0" w:space="0" w:color="auto"/>
      </w:divBdr>
    </w:div>
    <w:div w:id="659579762">
      <w:bodyDiv w:val="1"/>
      <w:marLeft w:val="0"/>
      <w:marRight w:val="0"/>
      <w:marTop w:val="0"/>
      <w:marBottom w:val="0"/>
      <w:divBdr>
        <w:top w:val="none" w:sz="0" w:space="0" w:color="auto"/>
        <w:left w:val="none" w:sz="0" w:space="0" w:color="auto"/>
        <w:bottom w:val="none" w:sz="0" w:space="0" w:color="auto"/>
        <w:right w:val="none" w:sz="0" w:space="0" w:color="auto"/>
      </w:divBdr>
    </w:div>
    <w:div w:id="659580952">
      <w:bodyDiv w:val="1"/>
      <w:marLeft w:val="0"/>
      <w:marRight w:val="0"/>
      <w:marTop w:val="0"/>
      <w:marBottom w:val="0"/>
      <w:divBdr>
        <w:top w:val="none" w:sz="0" w:space="0" w:color="auto"/>
        <w:left w:val="none" w:sz="0" w:space="0" w:color="auto"/>
        <w:bottom w:val="none" w:sz="0" w:space="0" w:color="auto"/>
        <w:right w:val="none" w:sz="0" w:space="0" w:color="auto"/>
      </w:divBdr>
    </w:div>
    <w:div w:id="659622504">
      <w:bodyDiv w:val="1"/>
      <w:marLeft w:val="0"/>
      <w:marRight w:val="0"/>
      <w:marTop w:val="0"/>
      <w:marBottom w:val="0"/>
      <w:divBdr>
        <w:top w:val="none" w:sz="0" w:space="0" w:color="auto"/>
        <w:left w:val="none" w:sz="0" w:space="0" w:color="auto"/>
        <w:bottom w:val="none" w:sz="0" w:space="0" w:color="auto"/>
        <w:right w:val="none" w:sz="0" w:space="0" w:color="auto"/>
      </w:divBdr>
    </w:div>
    <w:div w:id="659693623">
      <w:bodyDiv w:val="1"/>
      <w:marLeft w:val="0"/>
      <w:marRight w:val="0"/>
      <w:marTop w:val="0"/>
      <w:marBottom w:val="0"/>
      <w:divBdr>
        <w:top w:val="none" w:sz="0" w:space="0" w:color="auto"/>
        <w:left w:val="none" w:sz="0" w:space="0" w:color="auto"/>
        <w:bottom w:val="none" w:sz="0" w:space="0" w:color="auto"/>
        <w:right w:val="none" w:sz="0" w:space="0" w:color="auto"/>
      </w:divBdr>
    </w:div>
    <w:div w:id="659699130">
      <w:bodyDiv w:val="1"/>
      <w:marLeft w:val="0"/>
      <w:marRight w:val="0"/>
      <w:marTop w:val="0"/>
      <w:marBottom w:val="0"/>
      <w:divBdr>
        <w:top w:val="none" w:sz="0" w:space="0" w:color="auto"/>
        <w:left w:val="none" w:sz="0" w:space="0" w:color="auto"/>
        <w:bottom w:val="none" w:sz="0" w:space="0" w:color="auto"/>
        <w:right w:val="none" w:sz="0" w:space="0" w:color="auto"/>
      </w:divBdr>
      <w:divsChild>
        <w:div w:id="935465">
          <w:marLeft w:val="480"/>
          <w:marRight w:val="0"/>
          <w:marTop w:val="0"/>
          <w:marBottom w:val="0"/>
          <w:divBdr>
            <w:top w:val="none" w:sz="0" w:space="0" w:color="auto"/>
            <w:left w:val="none" w:sz="0" w:space="0" w:color="auto"/>
            <w:bottom w:val="none" w:sz="0" w:space="0" w:color="auto"/>
            <w:right w:val="none" w:sz="0" w:space="0" w:color="auto"/>
          </w:divBdr>
        </w:div>
        <w:div w:id="14305778">
          <w:marLeft w:val="480"/>
          <w:marRight w:val="0"/>
          <w:marTop w:val="0"/>
          <w:marBottom w:val="0"/>
          <w:divBdr>
            <w:top w:val="none" w:sz="0" w:space="0" w:color="auto"/>
            <w:left w:val="none" w:sz="0" w:space="0" w:color="auto"/>
            <w:bottom w:val="none" w:sz="0" w:space="0" w:color="auto"/>
            <w:right w:val="none" w:sz="0" w:space="0" w:color="auto"/>
          </w:divBdr>
        </w:div>
        <w:div w:id="70583044">
          <w:marLeft w:val="480"/>
          <w:marRight w:val="0"/>
          <w:marTop w:val="0"/>
          <w:marBottom w:val="0"/>
          <w:divBdr>
            <w:top w:val="none" w:sz="0" w:space="0" w:color="auto"/>
            <w:left w:val="none" w:sz="0" w:space="0" w:color="auto"/>
            <w:bottom w:val="none" w:sz="0" w:space="0" w:color="auto"/>
            <w:right w:val="none" w:sz="0" w:space="0" w:color="auto"/>
          </w:divBdr>
        </w:div>
        <w:div w:id="128323670">
          <w:marLeft w:val="480"/>
          <w:marRight w:val="0"/>
          <w:marTop w:val="0"/>
          <w:marBottom w:val="0"/>
          <w:divBdr>
            <w:top w:val="none" w:sz="0" w:space="0" w:color="auto"/>
            <w:left w:val="none" w:sz="0" w:space="0" w:color="auto"/>
            <w:bottom w:val="none" w:sz="0" w:space="0" w:color="auto"/>
            <w:right w:val="none" w:sz="0" w:space="0" w:color="auto"/>
          </w:divBdr>
        </w:div>
        <w:div w:id="169368857">
          <w:marLeft w:val="480"/>
          <w:marRight w:val="0"/>
          <w:marTop w:val="0"/>
          <w:marBottom w:val="0"/>
          <w:divBdr>
            <w:top w:val="none" w:sz="0" w:space="0" w:color="auto"/>
            <w:left w:val="none" w:sz="0" w:space="0" w:color="auto"/>
            <w:bottom w:val="none" w:sz="0" w:space="0" w:color="auto"/>
            <w:right w:val="none" w:sz="0" w:space="0" w:color="auto"/>
          </w:divBdr>
        </w:div>
        <w:div w:id="171529181">
          <w:marLeft w:val="480"/>
          <w:marRight w:val="0"/>
          <w:marTop w:val="0"/>
          <w:marBottom w:val="0"/>
          <w:divBdr>
            <w:top w:val="none" w:sz="0" w:space="0" w:color="auto"/>
            <w:left w:val="none" w:sz="0" w:space="0" w:color="auto"/>
            <w:bottom w:val="none" w:sz="0" w:space="0" w:color="auto"/>
            <w:right w:val="none" w:sz="0" w:space="0" w:color="auto"/>
          </w:divBdr>
        </w:div>
        <w:div w:id="172653829">
          <w:marLeft w:val="480"/>
          <w:marRight w:val="0"/>
          <w:marTop w:val="0"/>
          <w:marBottom w:val="0"/>
          <w:divBdr>
            <w:top w:val="none" w:sz="0" w:space="0" w:color="auto"/>
            <w:left w:val="none" w:sz="0" w:space="0" w:color="auto"/>
            <w:bottom w:val="none" w:sz="0" w:space="0" w:color="auto"/>
            <w:right w:val="none" w:sz="0" w:space="0" w:color="auto"/>
          </w:divBdr>
        </w:div>
        <w:div w:id="245190496">
          <w:marLeft w:val="480"/>
          <w:marRight w:val="0"/>
          <w:marTop w:val="0"/>
          <w:marBottom w:val="0"/>
          <w:divBdr>
            <w:top w:val="none" w:sz="0" w:space="0" w:color="auto"/>
            <w:left w:val="none" w:sz="0" w:space="0" w:color="auto"/>
            <w:bottom w:val="none" w:sz="0" w:space="0" w:color="auto"/>
            <w:right w:val="none" w:sz="0" w:space="0" w:color="auto"/>
          </w:divBdr>
        </w:div>
        <w:div w:id="301469279">
          <w:marLeft w:val="480"/>
          <w:marRight w:val="0"/>
          <w:marTop w:val="0"/>
          <w:marBottom w:val="0"/>
          <w:divBdr>
            <w:top w:val="none" w:sz="0" w:space="0" w:color="auto"/>
            <w:left w:val="none" w:sz="0" w:space="0" w:color="auto"/>
            <w:bottom w:val="none" w:sz="0" w:space="0" w:color="auto"/>
            <w:right w:val="none" w:sz="0" w:space="0" w:color="auto"/>
          </w:divBdr>
        </w:div>
        <w:div w:id="305744932">
          <w:marLeft w:val="480"/>
          <w:marRight w:val="0"/>
          <w:marTop w:val="0"/>
          <w:marBottom w:val="0"/>
          <w:divBdr>
            <w:top w:val="none" w:sz="0" w:space="0" w:color="auto"/>
            <w:left w:val="none" w:sz="0" w:space="0" w:color="auto"/>
            <w:bottom w:val="none" w:sz="0" w:space="0" w:color="auto"/>
            <w:right w:val="none" w:sz="0" w:space="0" w:color="auto"/>
          </w:divBdr>
        </w:div>
        <w:div w:id="353844341">
          <w:marLeft w:val="480"/>
          <w:marRight w:val="0"/>
          <w:marTop w:val="0"/>
          <w:marBottom w:val="0"/>
          <w:divBdr>
            <w:top w:val="none" w:sz="0" w:space="0" w:color="auto"/>
            <w:left w:val="none" w:sz="0" w:space="0" w:color="auto"/>
            <w:bottom w:val="none" w:sz="0" w:space="0" w:color="auto"/>
            <w:right w:val="none" w:sz="0" w:space="0" w:color="auto"/>
          </w:divBdr>
        </w:div>
        <w:div w:id="367805598">
          <w:marLeft w:val="480"/>
          <w:marRight w:val="0"/>
          <w:marTop w:val="0"/>
          <w:marBottom w:val="0"/>
          <w:divBdr>
            <w:top w:val="none" w:sz="0" w:space="0" w:color="auto"/>
            <w:left w:val="none" w:sz="0" w:space="0" w:color="auto"/>
            <w:bottom w:val="none" w:sz="0" w:space="0" w:color="auto"/>
            <w:right w:val="none" w:sz="0" w:space="0" w:color="auto"/>
          </w:divBdr>
        </w:div>
        <w:div w:id="449518154">
          <w:marLeft w:val="480"/>
          <w:marRight w:val="0"/>
          <w:marTop w:val="0"/>
          <w:marBottom w:val="0"/>
          <w:divBdr>
            <w:top w:val="none" w:sz="0" w:space="0" w:color="auto"/>
            <w:left w:val="none" w:sz="0" w:space="0" w:color="auto"/>
            <w:bottom w:val="none" w:sz="0" w:space="0" w:color="auto"/>
            <w:right w:val="none" w:sz="0" w:space="0" w:color="auto"/>
          </w:divBdr>
        </w:div>
        <w:div w:id="458886460">
          <w:marLeft w:val="480"/>
          <w:marRight w:val="0"/>
          <w:marTop w:val="0"/>
          <w:marBottom w:val="0"/>
          <w:divBdr>
            <w:top w:val="none" w:sz="0" w:space="0" w:color="auto"/>
            <w:left w:val="none" w:sz="0" w:space="0" w:color="auto"/>
            <w:bottom w:val="none" w:sz="0" w:space="0" w:color="auto"/>
            <w:right w:val="none" w:sz="0" w:space="0" w:color="auto"/>
          </w:divBdr>
        </w:div>
        <w:div w:id="498274184">
          <w:marLeft w:val="480"/>
          <w:marRight w:val="0"/>
          <w:marTop w:val="0"/>
          <w:marBottom w:val="0"/>
          <w:divBdr>
            <w:top w:val="none" w:sz="0" w:space="0" w:color="auto"/>
            <w:left w:val="none" w:sz="0" w:space="0" w:color="auto"/>
            <w:bottom w:val="none" w:sz="0" w:space="0" w:color="auto"/>
            <w:right w:val="none" w:sz="0" w:space="0" w:color="auto"/>
          </w:divBdr>
        </w:div>
        <w:div w:id="567765755">
          <w:marLeft w:val="480"/>
          <w:marRight w:val="0"/>
          <w:marTop w:val="0"/>
          <w:marBottom w:val="0"/>
          <w:divBdr>
            <w:top w:val="none" w:sz="0" w:space="0" w:color="auto"/>
            <w:left w:val="none" w:sz="0" w:space="0" w:color="auto"/>
            <w:bottom w:val="none" w:sz="0" w:space="0" w:color="auto"/>
            <w:right w:val="none" w:sz="0" w:space="0" w:color="auto"/>
          </w:divBdr>
        </w:div>
        <w:div w:id="602230988">
          <w:marLeft w:val="480"/>
          <w:marRight w:val="0"/>
          <w:marTop w:val="0"/>
          <w:marBottom w:val="0"/>
          <w:divBdr>
            <w:top w:val="none" w:sz="0" w:space="0" w:color="auto"/>
            <w:left w:val="none" w:sz="0" w:space="0" w:color="auto"/>
            <w:bottom w:val="none" w:sz="0" w:space="0" w:color="auto"/>
            <w:right w:val="none" w:sz="0" w:space="0" w:color="auto"/>
          </w:divBdr>
        </w:div>
        <w:div w:id="685718703">
          <w:marLeft w:val="480"/>
          <w:marRight w:val="0"/>
          <w:marTop w:val="0"/>
          <w:marBottom w:val="0"/>
          <w:divBdr>
            <w:top w:val="none" w:sz="0" w:space="0" w:color="auto"/>
            <w:left w:val="none" w:sz="0" w:space="0" w:color="auto"/>
            <w:bottom w:val="none" w:sz="0" w:space="0" w:color="auto"/>
            <w:right w:val="none" w:sz="0" w:space="0" w:color="auto"/>
          </w:divBdr>
        </w:div>
        <w:div w:id="714933550">
          <w:marLeft w:val="480"/>
          <w:marRight w:val="0"/>
          <w:marTop w:val="0"/>
          <w:marBottom w:val="0"/>
          <w:divBdr>
            <w:top w:val="none" w:sz="0" w:space="0" w:color="auto"/>
            <w:left w:val="none" w:sz="0" w:space="0" w:color="auto"/>
            <w:bottom w:val="none" w:sz="0" w:space="0" w:color="auto"/>
            <w:right w:val="none" w:sz="0" w:space="0" w:color="auto"/>
          </w:divBdr>
        </w:div>
        <w:div w:id="721178521">
          <w:marLeft w:val="480"/>
          <w:marRight w:val="0"/>
          <w:marTop w:val="0"/>
          <w:marBottom w:val="0"/>
          <w:divBdr>
            <w:top w:val="none" w:sz="0" w:space="0" w:color="auto"/>
            <w:left w:val="none" w:sz="0" w:space="0" w:color="auto"/>
            <w:bottom w:val="none" w:sz="0" w:space="0" w:color="auto"/>
            <w:right w:val="none" w:sz="0" w:space="0" w:color="auto"/>
          </w:divBdr>
        </w:div>
        <w:div w:id="732317959">
          <w:marLeft w:val="480"/>
          <w:marRight w:val="0"/>
          <w:marTop w:val="0"/>
          <w:marBottom w:val="0"/>
          <w:divBdr>
            <w:top w:val="none" w:sz="0" w:space="0" w:color="auto"/>
            <w:left w:val="none" w:sz="0" w:space="0" w:color="auto"/>
            <w:bottom w:val="none" w:sz="0" w:space="0" w:color="auto"/>
            <w:right w:val="none" w:sz="0" w:space="0" w:color="auto"/>
          </w:divBdr>
        </w:div>
        <w:div w:id="904879868">
          <w:marLeft w:val="480"/>
          <w:marRight w:val="0"/>
          <w:marTop w:val="0"/>
          <w:marBottom w:val="0"/>
          <w:divBdr>
            <w:top w:val="none" w:sz="0" w:space="0" w:color="auto"/>
            <w:left w:val="none" w:sz="0" w:space="0" w:color="auto"/>
            <w:bottom w:val="none" w:sz="0" w:space="0" w:color="auto"/>
            <w:right w:val="none" w:sz="0" w:space="0" w:color="auto"/>
          </w:divBdr>
        </w:div>
      </w:divsChild>
    </w:div>
    <w:div w:id="659769380">
      <w:bodyDiv w:val="1"/>
      <w:marLeft w:val="0"/>
      <w:marRight w:val="0"/>
      <w:marTop w:val="0"/>
      <w:marBottom w:val="0"/>
      <w:divBdr>
        <w:top w:val="none" w:sz="0" w:space="0" w:color="auto"/>
        <w:left w:val="none" w:sz="0" w:space="0" w:color="auto"/>
        <w:bottom w:val="none" w:sz="0" w:space="0" w:color="auto"/>
        <w:right w:val="none" w:sz="0" w:space="0" w:color="auto"/>
      </w:divBdr>
    </w:div>
    <w:div w:id="659776248">
      <w:bodyDiv w:val="1"/>
      <w:marLeft w:val="0"/>
      <w:marRight w:val="0"/>
      <w:marTop w:val="0"/>
      <w:marBottom w:val="0"/>
      <w:divBdr>
        <w:top w:val="none" w:sz="0" w:space="0" w:color="auto"/>
        <w:left w:val="none" w:sz="0" w:space="0" w:color="auto"/>
        <w:bottom w:val="none" w:sz="0" w:space="0" w:color="auto"/>
        <w:right w:val="none" w:sz="0" w:space="0" w:color="auto"/>
      </w:divBdr>
    </w:div>
    <w:div w:id="659889101">
      <w:bodyDiv w:val="1"/>
      <w:marLeft w:val="0"/>
      <w:marRight w:val="0"/>
      <w:marTop w:val="0"/>
      <w:marBottom w:val="0"/>
      <w:divBdr>
        <w:top w:val="none" w:sz="0" w:space="0" w:color="auto"/>
        <w:left w:val="none" w:sz="0" w:space="0" w:color="auto"/>
        <w:bottom w:val="none" w:sz="0" w:space="0" w:color="auto"/>
        <w:right w:val="none" w:sz="0" w:space="0" w:color="auto"/>
      </w:divBdr>
    </w:div>
    <w:div w:id="659962851">
      <w:bodyDiv w:val="1"/>
      <w:marLeft w:val="0"/>
      <w:marRight w:val="0"/>
      <w:marTop w:val="0"/>
      <w:marBottom w:val="0"/>
      <w:divBdr>
        <w:top w:val="none" w:sz="0" w:space="0" w:color="auto"/>
        <w:left w:val="none" w:sz="0" w:space="0" w:color="auto"/>
        <w:bottom w:val="none" w:sz="0" w:space="0" w:color="auto"/>
        <w:right w:val="none" w:sz="0" w:space="0" w:color="auto"/>
      </w:divBdr>
    </w:div>
    <w:div w:id="659964583">
      <w:bodyDiv w:val="1"/>
      <w:marLeft w:val="0"/>
      <w:marRight w:val="0"/>
      <w:marTop w:val="0"/>
      <w:marBottom w:val="0"/>
      <w:divBdr>
        <w:top w:val="none" w:sz="0" w:space="0" w:color="auto"/>
        <w:left w:val="none" w:sz="0" w:space="0" w:color="auto"/>
        <w:bottom w:val="none" w:sz="0" w:space="0" w:color="auto"/>
        <w:right w:val="none" w:sz="0" w:space="0" w:color="auto"/>
      </w:divBdr>
    </w:div>
    <w:div w:id="659965074">
      <w:bodyDiv w:val="1"/>
      <w:marLeft w:val="0"/>
      <w:marRight w:val="0"/>
      <w:marTop w:val="0"/>
      <w:marBottom w:val="0"/>
      <w:divBdr>
        <w:top w:val="none" w:sz="0" w:space="0" w:color="auto"/>
        <w:left w:val="none" w:sz="0" w:space="0" w:color="auto"/>
        <w:bottom w:val="none" w:sz="0" w:space="0" w:color="auto"/>
        <w:right w:val="none" w:sz="0" w:space="0" w:color="auto"/>
      </w:divBdr>
    </w:div>
    <w:div w:id="660088430">
      <w:bodyDiv w:val="1"/>
      <w:marLeft w:val="0"/>
      <w:marRight w:val="0"/>
      <w:marTop w:val="0"/>
      <w:marBottom w:val="0"/>
      <w:divBdr>
        <w:top w:val="none" w:sz="0" w:space="0" w:color="auto"/>
        <w:left w:val="none" w:sz="0" w:space="0" w:color="auto"/>
        <w:bottom w:val="none" w:sz="0" w:space="0" w:color="auto"/>
        <w:right w:val="none" w:sz="0" w:space="0" w:color="auto"/>
      </w:divBdr>
    </w:div>
    <w:div w:id="660157249">
      <w:bodyDiv w:val="1"/>
      <w:marLeft w:val="0"/>
      <w:marRight w:val="0"/>
      <w:marTop w:val="0"/>
      <w:marBottom w:val="0"/>
      <w:divBdr>
        <w:top w:val="none" w:sz="0" w:space="0" w:color="auto"/>
        <w:left w:val="none" w:sz="0" w:space="0" w:color="auto"/>
        <w:bottom w:val="none" w:sz="0" w:space="0" w:color="auto"/>
        <w:right w:val="none" w:sz="0" w:space="0" w:color="auto"/>
      </w:divBdr>
    </w:div>
    <w:div w:id="660353691">
      <w:bodyDiv w:val="1"/>
      <w:marLeft w:val="0"/>
      <w:marRight w:val="0"/>
      <w:marTop w:val="0"/>
      <w:marBottom w:val="0"/>
      <w:divBdr>
        <w:top w:val="none" w:sz="0" w:space="0" w:color="auto"/>
        <w:left w:val="none" w:sz="0" w:space="0" w:color="auto"/>
        <w:bottom w:val="none" w:sz="0" w:space="0" w:color="auto"/>
        <w:right w:val="none" w:sz="0" w:space="0" w:color="auto"/>
      </w:divBdr>
    </w:div>
    <w:div w:id="660357302">
      <w:bodyDiv w:val="1"/>
      <w:marLeft w:val="0"/>
      <w:marRight w:val="0"/>
      <w:marTop w:val="0"/>
      <w:marBottom w:val="0"/>
      <w:divBdr>
        <w:top w:val="none" w:sz="0" w:space="0" w:color="auto"/>
        <w:left w:val="none" w:sz="0" w:space="0" w:color="auto"/>
        <w:bottom w:val="none" w:sz="0" w:space="0" w:color="auto"/>
        <w:right w:val="none" w:sz="0" w:space="0" w:color="auto"/>
      </w:divBdr>
    </w:div>
    <w:div w:id="660472826">
      <w:bodyDiv w:val="1"/>
      <w:marLeft w:val="0"/>
      <w:marRight w:val="0"/>
      <w:marTop w:val="0"/>
      <w:marBottom w:val="0"/>
      <w:divBdr>
        <w:top w:val="none" w:sz="0" w:space="0" w:color="auto"/>
        <w:left w:val="none" w:sz="0" w:space="0" w:color="auto"/>
        <w:bottom w:val="none" w:sz="0" w:space="0" w:color="auto"/>
        <w:right w:val="none" w:sz="0" w:space="0" w:color="auto"/>
      </w:divBdr>
    </w:div>
    <w:div w:id="660541032">
      <w:bodyDiv w:val="1"/>
      <w:marLeft w:val="0"/>
      <w:marRight w:val="0"/>
      <w:marTop w:val="0"/>
      <w:marBottom w:val="0"/>
      <w:divBdr>
        <w:top w:val="none" w:sz="0" w:space="0" w:color="auto"/>
        <w:left w:val="none" w:sz="0" w:space="0" w:color="auto"/>
        <w:bottom w:val="none" w:sz="0" w:space="0" w:color="auto"/>
        <w:right w:val="none" w:sz="0" w:space="0" w:color="auto"/>
      </w:divBdr>
    </w:div>
    <w:div w:id="660546876">
      <w:bodyDiv w:val="1"/>
      <w:marLeft w:val="0"/>
      <w:marRight w:val="0"/>
      <w:marTop w:val="0"/>
      <w:marBottom w:val="0"/>
      <w:divBdr>
        <w:top w:val="none" w:sz="0" w:space="0" w:color="auto"/>
        <w:left w:val="none" w:sz="0" w:space="0" w:color="auto"/>
        <w:bottom w:val="none" w:sz="0" w:space="0" w:color="auto"/>
        <w:right w:val="none" w:sz="0" w:space="0" w:color="auto"/>
      </w:divBdr>
    </w:div>
    <w:div w:id="660623067">
      <w:bodyDiv w:val="1"/>
      <w:marLeft w:val="0"/>
      <w:marRight w:val="0"/>
      <w:marTop w:val="0"/>
      <w:marBottom w:val="0"/>
      <w:divBdr>
        <w:top w:val="none" w:sz="0" w:space="0" w:color="auto"/>
        <w:left w:val="none" w:sz="0" w:space="0" w:color="auto"/>
        <w:bottom w:val="none" w:sz="0" w:space="0" w:color="auto"/>
        <w:right w:val="none" w:sz="0" w:space="0" w:color="auto"/>
      </w:divBdr>
    </w:div>
    <w:div w:id="660734605">
      <w:bodyDiv w:val="1"/>
      <w:marLeft w:val="0"/>
      <w:marRight w:val="0"/>
      <w:marTop w:val="0"/>
      <w:marBottom w:val="0"/>
      <w:divBdr>
        <w:top w:val="none" w:sz="0" w:space="0" w:color="auto"/>
        <w:left w:val="none" w:sz="0" w:space="0" w:color="auto"/>
        <w:bottom w:val="none" w:sz="0" w:space="0" w:color="auto"/>
        <w:right w:val="none" w:sz="0" w:space="0" w:color="auto"/>
      </w:divBdr>
    </w:div>
    <w:div w:id="660743519">
      <w:bodyDiv w:val="1"/>
      <w:marLeft w:val="0"/>
      <w:marRight w:val="0"/>
      <w:marTop w:val="0"/>
      <w:marBottom w:val="0"/>
      <w:divBdr>
        <w:top w:val="none" w:sz="0" w:space="0" w:color="auto"/>
        <w:left w:val="none" w:sz="0" w:space="0" w:color="auto"/>
        <w:bottom w:val="none" w:sz="0" w:space="0" w:color="auto"/>
        <w:right w:val="none" w:sz="0" w:space="0" w:color="auto"/>
      </w:divBdr>
    </w:div>
    <w:div w:id="660892495">
      <w:bodyDiv w:val="1"/>
      <w:marLeft w:val="0"/>
      <w:marRight w:val="0"/>
      <w:marTop w:val="0"/>
      <w:marBottom w:val="0"/>
      <w:divBdr>
        <w:top w:val="none" w:sz="0" w:space="0" w:color="auto"/>
        <w:left w:val="none" w:sz="0" w:space="0" w:color="auto"/>
        <w:bottom w:val="none" w:sz="0" w:space="0" w:color="auto"/>
        <w:right w:val="none" w:sz="0" w:space="0" w:color="auto"/>
      </w:divBdr>
    </w:div>
    <w:div w:id="660930573">
      <w:bodyDiv w:val="1"/>
      <w:marLeft w:val="0"/>
      <w:marRight w:val="0"/>
      <w:marTop w:val="0"/>
      <w:marBottom w:val="0"/>
      <w:divBdr>
        <w:top w:val="none" w:sz="0" w:space="0" w:color="auto"/>
        <w:left w:val="none" w:sz="0" w:space="0" w:color="auto"/>
        <w:bottom w:val="none" w:sz="0" w:space="0" w:color="auto"/>
        <w:right w:val="none" w:sz="0" w:space="0" w:color="auto"/>
      </w:divBdr>
    </w:div>
    <w:div w:id="661004866">
      <w:bodyDiv w:val="1"/>
      <w:marLeft w:val="0"/>
      <w:marRight w:val="0"/>
      <w:marTop w:val="0"/>
      <w:marBottom w:val="0"/>
      <w:divBdr>
        <w:top w:val="none" w:sz="0" w:space="0" w:color="auto"/>
        <w:left w:val="none" w:sz="0" w:space="0" w:color="auto"/>
        <w:bottom w:val="none" w:sz="0" w:space="0" w:color="auto"/>
        <w:right w:val="none" w:sz="0" w:space="0" w:color="auto"/>
      </w:divBdr>
    </w:div>
    <w:div w:id="661078343">
      <w:bodyDiv w:val="1"/>
      <w:marLeft w:val="0"/>
      <w:marRight w:val="0"/>
      <w:marTop w:val="0"/>
      <w:marBottom w:val="0"/>
      <w:divBdr>
        <w:top w:val="none" w:sz="0" w:space="0" w:color="auto"/>
        <w:left w:val="none" w:sz="0" w:space="0" w:color="auto"/>
        <w:bottom w:val="none" w:sz="0" w:space="0" w:color="auto"/>
        <w:right w:val="none" w:sz="0" w:space="0" w:color="auto"/>
      </w:divBdr>
    </w:div>
    <w:div w:id="661088118">
      <w:bodyDiv w:val="1"/>
      <w:marLeft w:val="0"/>
      <w:marRight w:val="0"/>
      <w:marTop w:val="0"/>
      <w:marBottom w:val="0"/>
      <w:divBdr>
        <w:top w:val="none" w:sz="0" w:space="0" w:color="auto"/>
        <w:left w:val="none" w:sz="0" w:space="0" w:color="auto"/>
        <w:bottom w:val="none" w:sz="0" w:space="0" w:color="auto"/>
        <w:right w:val="none" w:sz="0" w:space="0" w:color="auto"/>
      </w:divBdr>
    </w:div>
    <w:div w:id="661157259">
      <w:bodyDiv w:val="1"/>
      <w:marLeft w:val="0"/>
      <w:marRight w:val="0"/>
      <w:marTop w:val="0"/>
      <w:marBottom w:val="0"/>
      <w:divBdr>
        <w:top w:val="none" w:sz="0" w:space="0" w:color="auto"/>
        <w:left w:val="none" w:sz="0" w:space="0" w:color="auto"/>
        <w:bottom w:val="none" w:sz="0" w:space="0" w:color="auto"/>
        <w:right w:val="none" w:sz="0" w:space="0" w:color="auto"/>
      </w:divBdr>
    </w:div>
    <w:div w:id="661157710">
      <w:bodyDiv w:val="1"/>
      <w:marLeft w:val="0"/>
      <w:marRight w:val="0"/>
      <w:marTop w:val="0"/>
      <w:marBottom w:val="0"/>
      <w:divBdr>
        <w:top w:val="none" w:sz="0" w:space="0" w:color="auto"/>
        <w:left w:val="none" w:sz="0" w:space="0" w:color="auto"/>
        <w:bottom w:val="none" w:sz="0" w:space="0" w:color="auto"/>
        <w:right w:val="none" w:sz="0" w:space="0" w:color="auto"/>
      </w:divBdr>
    </w:div>
    <w:div w:id="661158315">
      <w:bodyDiv w:val="1"/>
      <w:marLeft w:val="0"/>
      <w:marRight w:val="0"/>
      <w:marTop w:val="0"/>
      <w:marBottom w:val="0"/>
      <w:divBdr>
        <w:top w:val="none" w:sz="0" w:space="0" w:color="auto"/>
        <w:left w:val="none" w:sz="0" w:space="0" w:color="auto"/>
        <w:bottom w:val="none" w:sz="0" w:space="0" w:color="auto"/>
        <w:right w:val="none" w:sz="0" w:space="0" w:color="auto"/>
      </w:divBdr>
    </w:div>
    <w:div w:id="661281158">
      <w:bodyDiv w:val="1"/>
      <w:marLeft w:val="0"/>
      <w:marRight w:val="0"/>
      <w:marTop w:val="0"/>
      <w:marBottom w:val="0"/>
      <w:divBdr>
        <w:top w:val="none" w:sz="0" w:space="0" w:color="auto"/>
        <w:left w:val="none" w:sz="0" w:space="0" w:color="auto"/>
        <w:bottom w:val="none" w:sz="0" w:space="0" w:color="auto"/>
        <w:right w:val="none" w:sz="0" w:space="0" w:color="auto"/>
      </w:divBdr>
    </w:div>
    <w:div w:id="661393149">
      <w:bodyDiv w:val="1"/>
      <w:marLeft w:val="0"/>
      <w:marRight w:val="0"/>
      <w:marTop w:val="0"/>
      <w:marBottom w:val="0"/>
      <w:divBdr>
        <w:top w:val="none" w:sz="0" w:space="0" w:color="auto"/>
        <w:left w:val="none" w:sz="0" w:space="0" w:color="auto"/>
        <w:bottom w:val="none" w:sz="0" w:space="0" w:color="auto"/>
        <w:right w:val="none" w:sz="0" w:space="0" w:color="auto"/>
      </w:divBdr>
    </w:div>
    <w:div w:id="661395511">
      <w:bodyDiv w:val="1"/>
      <w:marLeft w:val="0"/>
      <w:marRight w:val="0"/>
      <w:marTop w:val="0"/>
      <w:marBottom w:val="0"/>
      <w:divBdr>
        <w:top w:val="none" w:sz="0" w:space="0" w:color="auto"/>
        <w:left w:val="none" w:sz="0" w:space="0" w:color="auto"/>
        <w:bottom w:val="none" w:sz="0" w:space="0" w:color="auto"/>
        <w:right w:val="none" w:sz="0" w:space="0" w:color="auto"/>
      </w:divBdr>
    </w:div>
    <w:div w:id="661663827">
      <w:bodyDiv w:val="1"/>
      <w:marLeft w:val="0"/>
      <w:marRight w:val="0"/>
      <w:marTop w:val="0"/>
      <w:marBottom w:val="0"/>
      <w:divBdr>
        <w:top w:val="none" w:sz="0" w:space="0" w:color="auto"/>
        <w:left w:val="none" w:sz="0" w:space="0" w:color="auto"/>
        <w:bottom w:val="none" w:sz="0" w:space="0" w:color="auto"/>
        <w:right w:val="none" w:sz="0" w:space="0" w:color="auto"/>
      </w:divBdr>
    </w:div>
    <w:div w:id="661734772">
      <w:bodyDiv w:val="1"/>
      <w:marLeft w:val="0"/>
      <w:marRight w:val="0"/>
      <w:marTop w:val="0"/>
      <w:marBottom w:val="0"/>
      <w:divBdr>
        <w:top w:val="none" w:sz="0" w:space="0" w:color="auto"/>
        <w:left w:val="none" w:sz="0" w:space="0" w:color="auto"/>
        <w:bottom w:val="none" w:sz="0" w:space="0" w:color="auto"/>
        <w:right w:val="none" w:sz="0" w:space="0" w:color="auto"/>
      </w:divBdr>
    </w:div>
    <w:div w:id="661813714">
      <w:bodyDiv w:val="1"/>
      <w:marLeft w:val="0"/>
      <w:marRight w:val="0"/>
      <w:marTop w:val="0"/>
      <w:marBottom w:val="0"/>
      <w:divBdr>
        <w:top w:val="none" w:sz="0" w:space="0" w:color="auto"/>
        <w:left w:val="none" w:sz="0" w:space="0" w:color="auto"/>
        <w:bottom w:val="none" w:sz="0" w:space="0" w:color="auto"/>
        <w:right w:val="none" w:sz="0" w:space="0" w:color="auto"/>
      </w:divBdr>
    </w:div>
    <w:div w:id="661856485">
      <w:bodyDiv w:val="1"/>
      <w:marLeft w:val="0"/>
      <w:marRight w:val="0"/>
      <w:marTop w:val="0"/>
      <w:marBottom w:val="0"/>
      <w:divBdr>
        <w:top w:val="none" w:sz="0" w:space="0" w:color="auto"/>
        <w:left w:val="none" w:sz="0" w:space="0" w:color="auto"/>
        <w:bottom w:val="none" w:sz="0" w:space="0" w:color="auto"/>
        <w:right w:val="none" w:sz="0" w:space="0" w:color="auto"/>
      </w:divBdr>
    </w:div>
    <w:div w:id="662007076">
      <w:bodyDiv w:val="1"/>
      <w:marLeft w:val="0"/>
      <w:marRight w:val="0"/>
      <w:marTop w:val="0"/>
      <w:marBottom w:val="0"/>
      <w:divBdr>
        <w:top w:val="none" w:sz="0" w:space="0" w:color="auto"/>
        <w:left w:val="none" w:sz="0" w:space="0" w:color="auto"/>
        <w:bottom w:val="none" w:sz="0" w:space="0" w:color="auto"/>
        <w:right w:val="none" w:sz="0" w:space="0" w:color="auto"/>
      </w:divBdr>
    </w:div>
    <w:div w:id="662054015">
      <w:bodyDiv w:val="1"/>
      <w:marLeft w:val="0"/>
      <w:marRight w:val="0"/>
      <w:marTop w:val="0"/>
      <w:marBottom w:val="0"/>
      <w:divBdr>
        <w:top w:val="none" w:sz="0" w:space="0" w:color="auto"/>
        <w:left w:val="none" w:sz="0" w:space="0" w:color="auto"/>
        <w:bottom w:val="none" w:sz="0" w:space="0" w:color="auto"/>
        <w:right w:val="none" w:sz="0" w:space="0" w:color="auto"/>
      </w:divBdr>
    </w:div>
    <w:div w:id="662121203">
      <w:bodyDiv w:val="1"/>
      <w:marLeft w:val="0"/>
      <w:marRight w:val="0"/>
      <w:marTop w:val="0"/>
      <w:marBottom w:val="0"/>
      <w:divBdr>
        <w:top w:val="none" w:sz="0" w:space="0" w:color="auto"/>
        <w:left w:val="none" w:sz="0" w:space="0" w:color="auto"/>
        <w:bottom w:val="none" w:sz="0" w:space="0" w:color="auto"/>
        <w:right w:val="none" w:sz="0" w:space="0" w:color="auto"/>
      </w:divBdr>
    </w:div>
    <w:div w:id="662124675">
      <w:bodyDiv w:val="1"/>
      <w:marLeft w:val="0"/>
      <w:marRight w:val="0"/>
      <w:marTop w:val="0"/>
      <w:marBottom w:val="0"/>
      <w:divBdr>
        <w:top w:val="none" w:sz="0" w:space="0" w:color="auto"/>
        <w:left w:val="none" w:sz="0" w:space="0" w:color="auto"/>
        <w:bottom w:val="none" w:sz="0" w:space="0" w:color="auto"/>
        <w:right w:val="none" w:sz="0" w:space="0" w:color="auto"/>
      </w:divBdr>
    </w:div>
    <w:div w:id="662241717">
      <w:bodyDiv w:val="1"/>
      <w:marLeft w:val="0"/>
      <w:marRight w:val="0"/>
      <w:marTop w:val="0"/>
      <w:marBottom w:val="0"/>
      <w:divBdr>
        <w:top w:val="none" w:sz="0" w:space="0" w:color="auto"/>
        <w:left w:val="none" w:sz="0" w:space="0" w:color="auto"/>
        <w:bottom w:val="none" w:sz="0" w:space="0" w:color="auto"/>
        <w:right w:val="none" w:sz="0" w:space="0" w:color="auto"/>
      </w:divBdr>
    </w:div>
    <w:div w:id="662392348">
      <w:bodyDiv w:val="1"/>
      <w:marLeft w:val="0"/>
      <w:marRight w:val="0"/>
      <w:marTop w:val="0"/>
      <w:marBottom w:val="0"/>
      <w:divBdr>
        <w:top w:val="none" w:sz="0" w:space="0" w:color="auto"/>
        <w:left w:val="none" w:sz="0" w:space="0" w:color="auto"/>
        <w:bottom w:val="none" w:sz="0" w:space="0" w:color="auto"/>
        <w:right w:val="none" w:sz="0" w:space="0" w:color="auto"/>
      </w:divBdr>
    </w:div>
    <w:div w:id="662395102">
      <w:bodyDiv w:val="1"/>
      <w:marLeft w:val="0"/>
      <w:marRight w:val="0"/>
      <w:marTop w:val="0"/>
      <w:marBottom w:val="0"/>
      <w:divBdr>
        <w:top w:val="none" w:sz="0" w:space="0" w:color="auto"/>
        <w:left w:val="none" w:sz="0" w:space="0" w:color="auto"/>
        <w:bottom w:val="none" w:sz="0" w:space="0" w:color="auto"/>
        <w:right w:val="none" w:sz="0" w:space="0" w:color="auto"/>
      </w:divBdr>
    </w:div>
    <w:div w:id="662663608">
      <w:bodyDiv w:val="1"/>
      <w:marLeft w:val="0"/>
      <w:marRight w:val="0"/>
      <w:marTop w:val="0"/>
      <w:marBottom w:val="0"/>
      <w:divBdr>
        <w:top w:val="none" w:sz="0" w:space="0" w:color="auto"/>
        <w:left w:val="none" w:sz="0" w:space="0" w:color="auto"/>
        <w:bottom w:val="none" w:sz="0" w:space="0" w:color="auto"/>
        <w:right w:val="none" w:sz="0" w:space="0" w:color="auto"/>
      </w:divBdr>
    </w:div>
    <w:div w:id="662663866">
      <w:bodyDiv w:val="1"/>
      <w:marLeft w:val="0"/>
      <w:marRight w:val="0"/>
      <w:marTop w:val="0"/>
      <w:marBottom w:val="0"/>
      <w:divBdr>
        <w:top w:val="none" w:sz="0" w:space="0" w:color="auto"/>
        <w:left w:val="none" w:sz="0" w:space="0" w:color="auto"/>
        <w:bottom w:val="none" w:sz="0" w:space="0" w:color="auto"/>
        <w:right w:val="none" w:sz="0" w:space="0" w:color="auto"/>
      </w:divBdr>
    </w:div>
    <w:div w:id="662706620">
      <w:bodyDiv w:val="1"/>
      <w:marLeft w:val="0"/>
      <w:marRight w:val="0"/>
      <w:marTop w:val="0"/>
      <w:marBottom w:val="0"/>
      <w:divBdr>
        <w:top w:val="none" w:sz="0" w:space="0" w:color="auto"/>
        <w:left w:val="none" w:sz="0" w:space="0" w:color="auto"/>
        <w:bottom w:val="none" w:sz="0" w:space="0" w:color="auto"/>
        <w:right w:val="none" w:sz="0" w:space="0" w:color="auto"/>
      </w:divBdr>
    </w:div>
    <w:div w:id="662775727">
      <w:bodyDiv w:val="1"/>
      <w:marLeft w:val="0"/>
      <w:marRight w:val="0"/>
      <w:marTop w:val="0"/>
      <w:marBottom w:val="0"/>
      <w:divBdr>
        <w:top w:val="none" w:sz="0" w:space="0" w:color="auto"/>
        <w:left w:val="none" w:sz="0" w:space="0" w:color="auto"/>
        <w:bottom w:val="none" w:sz="0" w:space="0" w:color="auto"/>
        <w:right w:val="none" w:sz="0" w:space="0" w:color="auto"/>
      </w:divBdr>
    </w:div>
    <w:div w:id="662776723">
      <w:bodyDiv w:val="1"/>
      <w:marLeft w:val="0"/>
      <w:marRight w:val="0"/>
      <w:marTop w:val="0"/>
      <w:marBottom w:val="0"/>
      <w:divBdr>
        <w:top w:val="none" w:sz="0" w:space="0" w:color="auto"/>
        <w:left w:val="none" w:sz="0" w:space="0" w:color="auto"/>
        <w:bottom w:val="none" w:sz="0" w:space="0" w:color="auto"/>
        <w:right w:val="none" w:sz="0" w:space="0" w:color="auto"/>
      </w:divBdr>
    </w:div>
    <w:div w:id="662854699">
      <w:bodyDiv w:val="1"/>
      <w:marLeft w:val="0"/>
      <w:marRight w:val="0"/>
      <w:marTop w:val="0"/>
      <w:marBottom w:val="0"/>
      <w:divBdr>
        <w:top w:val="none" w:sz="0" w:space="0" w:color="auto"/>
        <w:left w:val="none" w:sz="0" w:space="0" w:color="auto"/>
        <w:bottom w:val="none" w:sz="0" w:space="0" w:color="auto"/>
        <w:right w:val="none" w:sz="0" w:space="0" w:color="auto"/>
      </w:divBdr>
    </w:div>
    <w:div w:id="662854713">
      <w:bodyDiv w:val="1"/>
      <w:marLeft w:val="0"/>
      <w:marRight w:val="0"/>
      <w:marTop w:val="0"/>
      <w:marBottom w:val="0"/>
      <w:divBdr>
        <w:top w:val="none" w:sz="0" w:space="0" w:color="auto"/>
        <w:left w:val="none" w:sz="0" w:space="0" w:color="auto"/>
        <w:bottom w:val="none" w:sz="0" w:space="0" w:color="auto"/>
        <w:right w:val="none" w:sz="0" w:space="0" w:color="auto"/>
      </w:divBdr>
    </w:div>
    <w:div w:id="662858127">
      <w:bodyDiv w:val="1"/>
      <w:marLeft w:val="0"/>
      <w:marRight w:val="0"/>
      <w:marTop w:val="0"/>
      <w:marBottom w:val="0"/>
      <w:divBdr>
        <w:top w:val="none" w:sz="0" w:space="0" w:color="auto"/>
        <w:left w:val="none" w:sz="0" w:space="0" w:color="auto"/>
        <w:bottom w:val="none" w:sz="0" w:space="0" w:color="auto"/>
        <w:right w:val="none" w:sz="0" w:space="0" w:color="auto"/>
      </w:divBdr>
    </w:div>
    <w:div w:id="663044832">
      <w:bodyDiv w:val="1"/>
      <w:marLeft w:val="0"/>
      <w:marRight w:val="0"/>
      <w:marTop w:val="0"/>
      <w:marBottom w:val="0"/>
      <w:divBdr>
        <w:top w:val="none" w:sz="0" w:space="0" w:color="auto"/>
        <w:left w:val="none" w:sz="0" w:space="0" w:color="auto"/>
        <w:bottom w:val="none" w:sz="0" w:space="0" w:color="auto"/>
        <w:right w:val="none" w:sz="0" w:space="0" w:color="auto"/>
      </w:divBdr>
    </w:div>
    <w:div w:id="663049147">
      <w:bodyDiv w:val="1"/>
      <w:marLeft w:val="0"/>
      <w:marRight w:val="0"/>
      <w:marTop w:val="0"/>
      <w:marBottom w:val="0"/>
      <w:divBdr>
        <w:top w:val="none" w:sz="0" w:space="0" w:color="auto"/>
        <w:left w:val="none" w:sz="0" w:space="0" w:color="auto"/>
        <w:bottom w:val="none" w:sz="0" w:space="0" w:color="auto"/>
        <w:right w:val="none" w:sz="0" w:space="0" w:color="auto"/>
      </w:divBdr>
    </w:div>
    <w:div w:id="663094492">
      <w:bodyDiv w:val="1"/>
      <w:marLeft w:val="0"/>
      <w:marRight w:val="0"/>
      <w:marTop w:val="0"/>
      <w:marBottom w:val="0"/>
      <w:divBdr>
        <w:top w:val="none" w:sz="0" w:space="0" w:color="auto"/>
        <w:left w:val="none" w:sz="0" w:space="0" w:color="auto"/>
        <w:bottom w:val="none" w:sz="0" w:space="0" w:color="auto"/>
        <w:right w:val="none" w:sz="0" w:space="0" w:color="auto"/>
      </w:divBdr>
    </w:div>
    <w:div w:id="663163271">
      <w:bodyDiv w:val="1"/>
      <w:marLeft w:val="0"/>
      <w:marRight w:val="0"/>
      <w:marTop w:val="0"/>
      <w:marBottom w:val="0"/>
      <w:divBdr>
        <w:top w:val="none" w:sz="0" w:space="0" w:color="auto"/>
        <w:left w:val="none" w:sz="0" w:space="0" w:color="auto"/>
        <w:bottom w:val="none" w:sz="0" w:space="0" w:color="auto"/>
        <w:right w:val="none" w:sz="0" w:space="0" w:color="auto"/>
      </w:divBdr>
    </w:div>
    <w:div w:id="663169378">
      <w:bodyDiv w:val="1"/>
      <w:marLeft w:val="0"/>
      <w:marRight w:val="0"/>
      <w:marTop w:val="0"/>
      <w:marBottom w:val="0"/>
      <w:divBdr>
        <w:top w:val="none" w:sz="0" w:space="0" w:color="auto"/>
        <w:left w:val="none" w:sz="0" w:space="0" w:color="auto"/>
        <w:bottom w:val="none" w:sz="0" w:space="0" w:color="auto"/>
        <w:right w:val="none" w:sz="0" w:space="0" w:color="auto"/>
      </w:divBdr>
    </w:div>
    <w:div w:id="663243515">
      <w:bodyDiv w:val="1"/>
      <w:marLeft w:val="0"/>
      <w:marRight w:val="0"/>
      <w:marTop w:val="0"/>
      <w:marBottom w:val="0"/>
      <w:divBdr>
        <w:top w:val="none" w:sz="0" w:space="0" w:color="auto"/>
        <w:left w:val="none" w:sz="0" w:space="0" w:color="auto"/>
        <w:bottom w:val="none" w:sz="0" w:space="0" w:color="auto"/>
        <w:right w:val="none" w:sz="0" w:space="0" w:color="auto"/>
      </w:divBdr>
    </w:div>
    <w:div w:id="663895646">
      <w:bodyDiv w:val="1"/>
      <w:marLeft w:val="0"/>
      <w:marRight w:val="0"/>
      <w:marTop w:val="0"/>
      <w:marBottom w:val="0"/>
      <w:divBdr>
        <w:top w:val="none" w:sz="0" w:space="0" w:color="auto"/>
        <w:left w:val="none" w:sz="0" w:space="0" w:color="auto"/>
        <w:bottom w:val="none" w:sz="0" w:space="0" w:color="auto"/>
        <w:right w:val="none" w:sz="0" w:space="0" w:color="auto"/>
      </w:divBdr>
    </w:div>
    <w:div w:id="664019410">
      <w:bodyDiv w:val="1"/>
      <w:marLeft w:val="0"/>
      <w:marRight w:val="0"/>
      <w:marTop w:val="0"/>
      <w:marBottom w:val="0"/>
      <w:divBdr>
        <w:top w:val="none" w:sz="0" w:space="0" w:color="auto"/>
        <w:left w:val="none" w:sz="0" w:space="0" w:color="auto"/>
        <w:bottom w:val="none" w:sz="0" w:space="0" w:color="auto"/>
        <w:right w:val="none" w:sz="0" w:space="0" w:color="auto"/>
      </w:divBdr>
    </w:div>
    <w:div w:id="664208299">
      <w:bodyDiv w:val="1"/>
      <w:marLeft w:val="0"/>
      <w:marRight w:val="0"/>
      <w:marTop w:val="0"/>
      <w:marBottom w:val="0"/>
      <w:divBdr>
        <w:top w:val="none" w:sz="0" w:space="0" w:color="auto"/>
        <w:left w:val="none" w:sz="0" w:space="0" w:color="auto"/>
        <w:bottom w:val="none" w:sz="0" w:space="0" w:color="auto"/>
        <w:right w:val="none" w:sz="0" w:space="0" w:color="auto"/>
      </w:divBdr>
    </w:div>
    <w:div w:id="664434922">
      <w:bodyDiv w:val="1"/>
      <w:marLeft w:val="0"/>
      <w:marRight w:val="0"/>
      <w:marTop w:val="0"/>
      <w:marBottom w:val="0"/>
      <w:divBdr>
        <w:top w:val="none" w:sz="0" w:space="0" w:color="auto"/>
        <w:left w:val="none" w:sz="0" w:space="0" w:color="auto"/>
        <w:bottom w:val="none" w:sz="0" w:space="0" w:color="auto"/>
        <w:right w:val="none" w:sz="0" w:space="0" w:color="auto"/>
      </w:divBdr>
    </w:div>
    <w:div w:id="664475942">
      <w:bodyDiv w:val="1"/>
      <w:marLeft w:val="0"/>
      <w:marRight w:val="0"/>
      <w:marTop w:val="0"/>
      <w:marBottom w:val="0"/>
      <w:divBdr>
        <w:top w:val="none" w:sz="0" w:space="0" w:color="auto"/>
        <w:left w:val="none" w:sz="0" w:space="0" w:color="auto"/>
        <w:bottom w:val="none" w:sz="0" w:space="0" w:color="auto"/>
        <w:right w:val="none" w:sz="0" w:space="0" w:color="auto"/>
      </w:divBdr>
    </w:div>
    <w:div w:id="664555200">
      <w:bodyDiv w:val="1"/>
      <w:marLeft w:val="0"/>
      <w:marRight w:val="0"/>
      <w:marTop w:val="0"/>
      <w:marBottom w:val="0"/>
      <w:divBdr>
        <w:top w:val="none" w:sz="0" w:space="0" w:color="auto"/>
        <w:left w:val="none" w:sz="0" w:space="0" w:color="auto"/>
        <w:bottom w:val="none" w:sz="0" w:space="0" w:color="auto"/>
        <w:right w:val="none" w:sz="0" w:space="0" w:color="auto"/>
      </w:divBdr>
    </w:div>
    <w:div w:id="664623676">
      <w:bodyDiv w:val="1"/>
      <w:marLeft w:val="0"/>
      <w:marRight w:val="0"/>
      <w:marTop w:val="0"/>
      <w:marBottom w:val="0"/>
      <w:divBdr>
        <w:top w:val="none" w:sz="0" w:space="0" w:color="auto"/>
        <w:left w:val="none" w:sz="0" w:space="0" w:color="auto"/>
        <w:bottom w:val="none" w:sz="0" w:space="0" w:color="auto"/>
        <w:right w:val="none" w:sz="0" w:space="0" w:color="auto"/>
      </w:divBdr>
      <w:divsChild>
        <w:div w:id="10181547">
          <w:marLeft w:val="480"/>
          <w:marRight w:val="0"/>
          <w:marTop w:val="0"/>
          <w:marBottom w:val="0"/>
          <w:divBdr>
            <w:top w:val="none" w:sz="0" w:space="0" w:color="auto"/>
            <w:left w:val="none" w:sz="0" w:space="0" w:color="auto"/>
            <w:bottom w:val="none" w:sz="0" w:space="0" w:color="auto"/>
            <w:right w:val="none" w:sz="0" w:space="0" w:color="auto"/>
          </w:divBdr>
        </w:div>
        <w:div w:id="18170324">
          <w:marLeft w:val="480"/>
          <w:marRight w:val="0"/>
          <w:marTop w:val="0"/>
          <w:marBottom w:val="0"/>
          <w:divBdr>
            <w:top w:val="none" w:sz="0" w:space="0" w:color="auto"/>
            <w:left w:val="none" w:sz="0" w:space="0" w:color="auto"/>
            <w:bottom w:val="none" w:sz="0" w:space="0" w:color="auto"/>
            <w:right w:val="none" w:sz="0" w:space="0" w:color="auto"/>
          </w:divBdr>
        </w:div>
        <w:div w:id="54620820">
          <w:marLeft w:val="480"/>
          <w:marRight w:val="0"/>
          <w:marTop w:val="0"/>
          <w:marBottom w:val="0"/>
          <w:divBdr>
            <w:top w:val="none" w:sz="0" w:space="0" w:color="auto"/>
            <w:left w:val="none" w:sz="0" w:space="0" w:color="auto"/>
            <w:bottom w:val="none" w:sz="0" w:space="0" w:color="auto"/>
            <w:right w:val="none" w:sz="0" w:space="0" w:color="auto"/>
          </w:divBdr>
        </w:div>
        <w:div w:id="108819476">
          <w:marLeft w:val="480"/>
          <w:marRight w:val="0"/>
          <w:marTop w:val="0"/>
          <w:marBottom w:val="0"/>
          <w:divBdr>
            <w:top w:val="none" w:sz="0" w:space="0" w:color="auto"/>
            <w:left w:val="none" w:sz="0" w:space="0" w:color="auto"/>
            <w:bottom w:val="none" w:sz="0" w:space="0" w:color="auto"/>
            <w:right w:val="none" w:sz="0" w:space="0" w:color="auto"/>
          </w:divBdr>
        </w:div>
        <w:div w:id="133572720">
          <w:marLeft w:val="480"/>
          <w:marRight w:val="0"/>
          <w:marTop w:val="0"/>
          <w:marBottom w:val="0"/>
          <w:divBdr>
            <w:top w:val="none" w:sz="0" w:space="0" w:color="auto"/>
            <w:left w:val="none" w:sz="0" w:space="0" w:color="auto"/>
            <w:bottom w:val="none" w:sz="0" w:space="0" w:color="auto"/>
            <w:right w:val="none" w:sz="0" w:space="0" w:color="auto"/>
          </w:divBdr>
        </w:div>
        <w:div w:id="156459587">
          <w:marLeft w:val="480"/>
          <w:marRight w:val="0"/>
          <w:marTop w:val="0"/>
          <w:marBottom w:val="0"/>
          <w:divBdr>
            <w:top w:val="none" w:sz="0" w:space="0" w:color="auto"/>
            <w:left w:val="none" w:sz="0" w:space="0" w:color="auto"/>
            <w:bottom w:val="none" w:sz="0" w:space="0" w:color="auto"/>
            <w:right w:val="none" w:sz="0" w:space="0" w:color="auto"/>
          </w:divBdr>
        </w:div>
        <w:div w:id="164246601">
          <w:marLeft w:val="480"/>
          <w:marRight w:val="0"/>
          <w:marTop w:val="0"/>
          <w:marBottom w:val="0"/>
          <w:divBdr>
            <w:top w:val="none" w:sz="0" w:space="0" w:color="auto"/>
            <w:left w:val="none" w:sz="0" w:space="0" w:color="auto"/>
            <w:bottom w:val="none" w:sz="0" w:space="0" w:color="auto"/>
            <w:right w:val="none" w:sz="0" w:space="0" w:color="auto"/>
          </w:divBdr>
        </w:div>
        <w:div w:id="244610949">
          <w:marLeft w:val="480"/>
          <w:marRight w:val="0"/>
          <w:marTop w:val="0"/>
          <w:marBottom w:val="0"/>
          <w:divBdr>
            <w:top w:val="none" w:sz="0" w:space="0" w:color="auto"/>
            <w:left w:val="none" w:sz="0" w:space="0" w:color="auto"/>
            <w:bottom w:val="none" w:sz="0" w:space="0" w:color="auto"/>
            <w:right w:val="none" w:sz="0" w:space="0" w:color="auto"/>
          </w:divBdr>
        </w:div>
        <w:div w:id="275259990">
          <w:marLeft w:val="480"/>
          <w:marRight w:val="0"/>
          <w:marTop w:val="0"/>
          <w:marBottom w:val="0"/>
          <w:divBdr>
            <w:top w:val="none" w:sz="0" w:space="0" w:color="auto"/>
            <w:left w:val="none" w:sz="0" w:space="0" w:color="auto"/>
            <w:bottom w:val="none" w:sz="0" w:space="0" w:color="auto"/>
            <w:right w:val="none" w:sz="0" w:space="0" w:color="auto"/>
          </w:divBdr>
        </w:div>
        <w:div w:id="300037461">
          <w:marLeft w:val="480"/>
          <w:marRight w:val="0"/>
          <w:marTop w:val="0"/>
          <w:marBottom w:val="0"/>
          <w:divBdr>
            <w:top w:val="none" w:sz="0" w:space="0" w:color="auto"/>
            <w:left w:val="none" w:sz="0" w:space="0" w:color="auto"/>
            <w:bottom w:val="none" w:sz="0" w:space="0" w:color="auto"/>
            <w:right w:val="none" w:sz="0" w:space="0" w:color="auto"/>
          </w:divBdr>
        </w:div>
        <w:div w:id="337998708">
          <w:marLeft w:val="480"/>
          <w:marRight w:val="0"/>
          <w:marTop w:val="0"/>
          <w:marBottom w:val="0"/>
          <w:divBdr>
            <w:top w:val="none" w:sz="0" w:space="0" w:color="auto"/>
            <w:left w:val="none" w:sz="0" w:space="0" w:color="auto"/>
            <w:bottom w:val="none" w:sz="0" w:space="0" w:color="auto"/>
            <w:right w:val="none" w:sz="0" w:space="0" w:color="auto"/>
          </w:divBdr>
        </w:div>
        <w:div w:id="386532619">
          <w:marLeft w:val="480"/>
          <w:marRight w:val="0"/>
          <w:marTop w:val="0"/>
          <w:marBottom w:val="0"/>
          <w:divBdr>
            <w:top w:val="none" w:sz="0" w:space="0" w:color="auto"/>
            <w:left w:val="none" w:sz="0" w:space="0" w:color="auto"/>
            <w:bottom w:val="none" w:sz="0" w:space="0" w:color="auto"/>
            <w:right w:val="none" w:sz="0" w:space="0" w:color="auto"/>
          </w:divBdr>
        </w:div>
        <w:div w:id="438991323">
          <w:marLeft w:val="480"/>
          <w:marRight w:val="0"/>
          <w:marTop w:val="0"/>
          <w:marBottom w:val="0"/>
          <w:divBdr>
            <w:top w:val="none" w:sz="0" w:space="0" w:color="auto"/>
            <w:left w:val="none" w:sz="0" w:space="0" w:color="auto"/>
            <w:bottom w:val="none" w:sz="0" w:space="0" w:color="auto"/>
            <w:right w:val="none" w:sz="0" w:space="0" w:color="auto"/>
          </w:divBdr>
        </w:div>
        <w:div w:id="463157880">
          <w:marLeft w:val="480"/>
          <w:marRight w:val="0"/>
          <w:marTop w:val="0"/>
          <w:marBottom w:val="0"/>
          <w:divBdr>
            <w:top w:val="none" w:sz="0" w:space="0" w:color="auto"/>
            <w:left w:val="none" w:sz="0" w:space="0" w:color="auto"/>
            <w:bottom w:val="none" w:sz="0" w:space="0" w:color="auto"/>
            <w:right w:val="none" w:sz="0" w:space="0" w:color="auto"/>
          </w:divBdr>
        </w:div>
        <w:div w:id="651448346">
          <w:marLeft w:val="480"/>
          <w:marRight w:val="0"/>
          <w:marTop w:val="0"/>
          <w:marBottom w:val="0"/>
          <w:divBdr>
            <w:top w:val="none" w:sz="0" w:space="0" w:color="auto"/>
            <w:left w:val="none" w:sz="0" w:space="0" w:color="auto"/>
            <w:bottom w:val="none" w:sz="0" w:space="0" w:color="auto"/>
            <w:right w:val="none" w:sz="0" w:space="0" w:color="auto"/>
          </w:divBdr>
        </w:div>
        <w:div w:id="657342468">
          <w:marLeft w:val="480"/>
          <w:marRight w:val="0"/>
          <w:marTop w:val="0"/>
          <w:marBottom w:val="0"/>
          <w:divBdr>
            <w:top w:val="none" w:sz="0" w:space="0" w:color="auto"/>
            <w:left w:val="none" w:sz="0" w:space="0" w:color="auto"/>
            <w:bottom w:val="none" w:sz="0" w:space="0" w:color="auto"/>
            <w:right w:val="none" w:sz="0" w:space="0" w:color="auto"/>
          </w:divBdr>
        </w:div>
        <w:div w:id="658466340">
          <w:marLeft w:val="480"/>
          <w:marRight w:val="0"/>
          <w:marTop w:val="0"/>
          <w:marBottom w:val="0"/>
          <w:divBdr>
            <w:top w:val="none" w:sz="0" w:space="0" w:color="auto"/>
            <w:left w:val="none" w:sz="0" w:space="0" w:color="auto"/>
            <w:bottom w:val="none" w:sz="0" w:space="0" w:color="auto"/>
            <w:right w:val="none" w:sz="0" w:space="0" w:color="auto"/>
          </w:divBdr>
        </w:div>
        <w:div w:id="662195582">
          <w:marLeft w:val="480"/>
          <w:marRight w:val="0"/>
          <w:marTop w:val="0"/>
          <w:marBottom w:val="0"/>
          <w:divBdr>
            <w:top w:val="none" w:sz="0" w:space="0" w:color="auto"/>
            <w:left w:val="none" w:sz="0" w:space="0" w:color="auto"/>
            <w:bottom w:val="none" w:sz="0" w:space="0" w:color="auto"/>
            <w:right w:val="none" w:sz="0" w:space="0" w:color="auto"/>
          </w:divBdr>
        </w:div>
        <w:div w:id="718940178">
          <w:marLeft w:val="480"/>
          <w:marRight w:val="0"/>
          <w:marTop w:val="0"/>
          <w:marBottom w:val="0"/>
          <w:divBdr>
            <w:top w:val="none" w:sz="0" w:space="0" w:color="auto"/>
            <w:left w:val="none" w:sz="0" w:space="0" w:color="auto"/>
            <w:bottom w:val="none" w:sz="0" w:space="0" w:color="auto"/>
            <w:right w:val="none" w:sz="0" w:space="0" w:color="auto"/>
          </w:divBdr>
        </w:div>
        <w:div w:id="722020269">
          <w:marLeft w:val="480"/>
          <w:marRight w:val="0"/>
          <w:marTop w:val="0"/>
          <w:marBottom w:val="0"/>
          <w:divBdr>
            <w:top w:val="none" w:sz="0" w:space="0" w:color="auto"/>
            <w:left w:val="none" w:sz="0" w:space="0" w:color="auto"/>
            <w:bottom w:val="none" w:sz="0" w:space="0" w:color="auto"/>
            <w:right w:val="none" w:sz="0" w:space="0" w:color="auto"/>
          </w:divBdr>
        </w:div>
        <w:div w:id="770931021">
          <w:marLeft w:val="480"/>
          <w:marRight w:val="0"/>
          <w:marTop w:val="0"/>
          <w:marBottom w:val="0"/>
          <w:divBdr>
            <w:top w:val="none" w:sz="0" w:space="0" w:color="auto"/>
            <w:left w:val="none" w:sz="0" w:space="0" w:color="auto"/>
            <w:bottom w:val="none" w:sz="0" w:space="0" w:color="auto"/>
            <w:right w:val="none" w:sz="0" w:space="0" w:color="auto"/>
          </w:divBdr>
        </w:div>
        <w:div w:id="789666757">
          <w:marLeft w:val="480"/>
          <w:marRight w:val="0"/>
          <w:marTop w:val="0"/>
          <w:marBottom w:val="0"/>
          <w:divBdr>
            <w:top w:val="none" w:sz="0" w:space="0" w:color="auto"/>
            <w:left w:val="none" w:sz="0" w:space="0" w:color="auto"/>
            <w:bottom w:val="none" w:sz="0" w:space="0" w:color="auto"/>
            <w:right w:val="none" w:sz="0" w:space="0" w:color="auto"/>
          </w:divBdr>
        </w:div>
        <w:div w:id="816334670">
          <w:marLeft w:val="480"/>
          <w:marRight w:val="0"/>
          <w:marTop w:val="0"/>
          <w:marBottom w:val="0"/>
          <w:divBdr>
            <w:top w:val="none" w:sz="0" w:space="0" w:color="auto"/>
            <w:left w:val="none" w:sz="0" w:space="0" w:color="auto"/>
            <w:bottom w:val="none" w:sz="0" w:space="0" w:color="auto"/>
            <w:right w:val="none" w:sz="0" w:space="0" w:color="auto"/>
          </w:divBdr>
        </w:div>
        <w:div w:id="817265339">
          <w:marLeft w:val="480"/>
          <w:marRight w:val="0"/>
          <w:marTop w:val="0"/>
          <w:marBottom w:val="0"/>
          <w:divBdr>
            <w:top w:val="none" w:sz="0" w:space="0" w:color="auto"/>
            <w:left w:val="none" w:sz="0" w:space="0" w:color="auto"/>
            <w:bottom w:val="none" w:sz="0" w:space="0" w:color="auto"/>
            <w:right w:val="none" w:sz="0" w:space="0" w:color="auto"/>
          </w:divBdr>
        </w:div>
        <w:div w:id="825626272">
          <w:marLeft w:val="480"/>
          <w:marRight w:val="0"/>
          <w:marTop w:val="0"/>
          <w:marBottom w:val="0"/>
          <w:divBdr>
            <w:top w:val="none" w:sz="0" w:space="0" w:color="auto"/>
            <w:left w:val="none" w:sz="0" w:space="0" w:color="auto"/>
            <w:bottom w:val="none" w:sz="0" w:space="0" w:color="auto"/>
            <w:right w:val="none" w:sz="0" w:space="0" w:color="auto"/>
          </w:divBdr>
        </w:div>
        <w:div w:id="834761653">
          <w:marLeft w:val="480"/>
          <w:marRight w:val="0"/>
          <w:marTop w:val="0"/>
          <w:marBottom w:val="0"/>
          <w:divBdr>
            <w:top w:val="none" w:sz="0" w:space="0" w:color="auto"/>
            <w:left w:val="none" w:sz="0" w:space="0" w:color="auto"/>
            <w:bottom w:val="none" w:sz="0" w:space="0" w:color="auto"/>
            <w:right w:val="none" w:sz="0" w:space="0" w:color="auto"/>
          </w:divBdr>
        </w:div>
        <w:div w:id="848561919">
          <w:marLeft w:val="480"/>
          <w:marRight w:val="0"/>
          <w:marTop w:val="0"/>
          <w:marBottom w:val="0"/>
          <w:divBdr>
            <w:top w:val="none" w:sz="0" w:space="0" w:color="auto"/>
            <w:left w:val="none" w:sz="0" w:space="0" w:color="auto"/>
            <w:bottom w:val="none" w:sz="0" w:space="0" w:color="auto"/>
            <w:right w:val="none" w:sz="0" w:space="0" w:color="auto"/>
          </w:divBdr>
        </w:div>
        <w:div w:id="851145075">
          <w:marLeft w:val="480"/>
          <w:marRight w:val="0"/>
          <w:marTop w:val="0"/>
          <w:marBottom w:val="0"/>
          <w:divBdr>
            <w:top w:val="none" w:sz="0" w:space="0" w:color="auto"/>
            <w:left w:val="none" w:sz="0" w:space="0" w:color="auto"/>
            <w:bottom w:val="none" w:sz="0" w:space="0" w:color="auto"/>
            <w:right w:val="none" w:sz="0" w:space="0" w:color="auto"/>
          </w:divBdr>
        </w:div>
        <w:div w:id="859859925">
          <w:marLeft w:val="480"/>
          <w:marRight w:val="0"/>
          <w:marTop w:val="0"/>
          <w:marBottom w:val="0"/>
          <w:divBdr>
            <w:top w:val="none" w:sz="0" w:space="0" w:color="auto"/>
            <w:left w:val="none" w:sz="0" w:space="0" w:color="auto"/>
            <w:bottom w:val="none" w:sz="0" w:space="0" w:color="auto"/>
            <w:right w:val="none" w:sz="0" w:space="0" w:color="auto"/>
          </w:divBdr>
        </w:div>
        <w:div w:id="882250388">
          <w:marLeft w:val="480"/>
          <w:marRight w:val="0"/>
          <w:marTop w:val="0"/>
          <w:marBottom w:val="0"/>
          <w:divBdr>
            <w:top w:val="none" w:sz="0" w:space="0" w:color="auto"/>
            <w:left w:val="none" w:sz="0" w:space="0" w:color="auto"/>
            <w:bottom w:val="none" w:sz="0" w:space="0" w:color="auto"/>
            <w:right w:val="none" w:sz="0" w:space="0" w:color="auto"/>
          </w:divBdr>
        </w:div>
        <w:div w:id="894044139">
          <w:marLeft w:val="480"/>
          <w:marRight w:val="0"/>
          <w:marTop w:val="0"/>
          <w:marBottom w:val="0"/>
          <w:divBdr>
            <w:top w:val="none" w:sz="0" w:space="0" w:color="auto"/>
            <w:left w:val="none" w:sz="0" w:space="0" w:color="auto"/>
            <w:bottom w:val="none" w:sz="0" w:space="0" w:color="auto"/>
            <w:right w:val="none" w:sz="0" w:space="0" w:color="auto"/>
          </w:divBdr>
        </w:div>
        <w:div w:id="908736938">
          <w:marLeft w:val="480"/>
          <w:marRight w:val="0"/>
          <w:marTop w:val="0"/>
          <w:marBottom w:val="0"/>
          <w:divBdr>
            <w:top w:val="none" w:sz="0" w:space="0" w:color="auto"/>
            <w:left w:val="none" w:sz="0" w:space="0" w:color="auto"/>
            <w:bottom w:val="none" w:sz="0" w:space="0" w:color="auto"/>
            <w:right w:val="none" w:sz="0" w:space="0" w:color="auto"/>
          </w:divBdr>
        </w:div>
      </w:divsChild>
    </w:div>
    <w:div w:id="664626180">
      <w:bodyDiv w:val="1"/>
      <w:marLeft w:val="0"/>
      <w:marRight w:val="0"/>
      <w:marTop w:val="0"/>
      <w:marBottom w:val="0"/>
      <w:divBdr>
        <w:top w:val="none" w:sz="0" w:space="0" w:color="auto"/>
        <w:left w:val="none" w:sz="0" w:space="0" w:color="auto"/>
        <w:bottom w:val="none" w:sz="0" w:space="0" w:color="auto"/>
        <w:right w:val="none" w:sz="0" w:space="0" w:color="auto"/>
      </w:divBdr>
    </w:div>
    <w:div w:id="664893274">
      <w:bodyDiv w:val="1"/>
      <w:marLeft w:val="0"/>
      <w:marRight w:val="0"/>
      <w:marTop w:val="0"/>
      <w:marBottom w:val="0"/>
      <w:divBdr>
        <w:top w:val="none" w:sz="0" w:space="0" w:color="auto"/>
        <w:left w:val="none" w:sz="0" w:space="0" w:color="auto"/>
        <w:bottom w:val="none" w:sz="0" w:space="0" w:color="auto"/>
        <w:right w:val="none" w:sz="0" w:space="0" w:color="auto"/>
      </w:divBdr>
    </w:div>
    <w:div w:id="664942226">
      <w:bodyDiv w:val="1"/>
      <w:marLeft w:val="0"/>
      <w:marRight w:val="0"/>
      <w:marTop w:val="0"/>
      <w:marBottom w:val="0"/>
      <w:divBdr>
        <w:top w:val="none" w:sz="0" w:space="0" w:color="auto"/>
        <w:left w:val="none" w:sz="0" w:space="0" w:color="auto"/>
        <w:bottom w:val="none" w:sz="0" w:space="0" w:color="auto"/>
        <w:right w:val="none" w:sz="0" w:space="0" w:color="auto"/>
      </w:divBdr>
    </w:div>
    <w:div w:id="665209458">
      <w:bodyDiv w:val="1"/>
      <w:marLeft w:val="0"/>
      <w:marRight w:val="0"/>
      <w:marTop w:val="0"/>
      <w:marBottom w:val="0"/>
      <w:divBdr>
        <w:top w:val="none" w:sz="0" w:space="0" w:color="auto"/>
        <w:left w:val="none" w:sz="0" w:space="0" w:color="auto"/>
        <w:bottom w:val="none" w:sz="0" w:space="0" w:color="auto"/>
        <w:right w:val="none" w:sz="0" w:space="0" w:color="auto"/>
      </w:divBdr>
    </w:div>
    <w:div w:id="665478145">
      <w:bodyDiv w:val="1"/>
      <w:marLeft w:val="0"/>
      <w:marRight w:val="0"/>
      <w:marTop w:val="0"/>
      <w:marBottom w:val="0"/>
      <w:divBdr>
        <w:top w:val="none" w:sz="0" w:space="0" w:color="auto"/>
        <w:left w:val="none" w:sz="0" w:space="0" w:color="auto"/>
        <w:bottom w:val="none" w:sz="0" w:space="0" w:color="auto"/>
        <w:right w:val="none" w:sz="0" w:space="0" w:color="auto"/>
      </w:divBdr>
    </w:div>
    <w:div w:id="665548158">
      <w:bodyDiv w:val="1"/>
      <w:marLeft w:val="0"/>
      <w:marRight w:val="0"/>
      <w:marTop w:val="0"/>
      <w:marBottom w:val="0"/>
      <w:divBdr>
        <w:top w:val="none" w:sz="0" w:space="0" w:color="auto"/>
        <w:left w:val="none" w:sz="0" w:space="0" w:color="auto"/>
        <w:bottom w:val="none" w:sz="0" w:space="0" w:color="auto"/>
        <w:right w:val="none" w:sz="0" w:space="0" w:color="auto"/>
      </w:divBdr>
    </w:div>
    <w:div w:id="665594330">
      <w:bodyDiv w:val="1"/>
      <w:marLeft w:val="0"/>
      <w:marRight w:val="0"/>
      <w:marTop w:val="0"/>
      <w:marBottom w:val="0"/>
      <w:divBdr>
        <w:top w:val="none" w:sz="0" w:space="0" w:color="auto"/>
        <w:left w:val="none" w:sz="0" w:space="0" w:color="auto"/>
        <w:bottom w:val="none" w:sz="0" w:space="0" w:color="auto"/>
        <w:right w:val="none" w:sz="0" w:space="0" w:color="auto"/>
      </w:divBdr>
    </w:div>
    <w:div w:id="665937803">
      <w:bodyDiv w:val="1"/>
      <w:marLeft w:val="0"/>
      <w:marRight w:val="0"/>
      <w:marTop w:val="0"/>
      <w:marBottom w:val="0"/>
      <w:divBdr>
        <w:top w:val="none" w:sz="0" w:space="0" w:color="auto"/>
        <w:left w:val="none" w:sz="0" w:space="0" w:color="auto"/>
        <w:bottom w:val="none" w:sz="0" w:space="0" w:color="auto"/>
        <w:right w:val="none" w:sz="0" w:space="0" w:color="auto"/>
      </w:divBdr>
    </w:div>
    <w:div w:id="665984429">
      <w:bodyDiv w:val="1"/>
      <w:marLeft w:val="0"/>
      <w:marRight w:val="0"/>
      <w:marTop w:val="0"/>
      <w:marBottom w:val="0"/>
      <w:divBdr>
        <w:top w:val="none" w:sz="0" w:space="0" w:color="auto"/>
        <w:left w:val="none" w:sz="0" w:space="0" w:color="auto"/>
        <w:bottom w:val="none" w:sz="0" w:space="0" w:color="auto"/>
        <w:right w:val="none" w:sz="0" w:space="0" w:color="auto"/>
      </w:divBdr>
    </w:div>
    <w:div w:id="666132207">
      <w:bodyDiv w:val="1"/>
      <w:marLeft w:val="0"/>
      <w:marRight w:val="0"/>
      <w:marTop w:val="0"/>
      <w:marBottom w:val="0"/>
      <w:divBdr>
        <w:top w:val="none" w:sz="0" w:space="0" w:color="auto"/>
        <w:left w:val="none" w:sz="0" w:space="0" w:color="auto"/>
        <w:bottom w:val="none" w:sz="0" w:space="0" w:color="auto"/>
        <w:right w:val="none" w:sz="0" w:space="0" w:color="auto"/>
      </w:divBdr>
    </w:div>
    <w:div w:id="666176984">
      <w:bodyDiv w:val="1"/>
      <w:marLeft w:val="0"/>
      <w:marRight w:val="0"/>
      <w:marTop w:val="0"/>
      <w:marBottom w:val="0"/>
      <w:divBdr>
        <w:top w:val="none" w:sz="0" w:space="0" w:color="auto"/>
        <w:left w:val="none" w:sz="0" w:space="0" w:color="auto"/>
        <w:bottom w:val="none" w:sz="0" w:space="0" w:color="auto"/>
        <w:right w:val="none" w:sz="0" w:space="0" w:color="auto"/>
      </w:divBdr>
    </w:div>
    <w:div w:id="666250054">
      <w:bodyDiv w:val="1"/>
      <w:marLeft w:val="0"/>
      <w:marRight w:val="0"/>
      <w:marTop w:val="0"/>
      <w:marBottom w:val="0"/>
      <w:divBdr>
        <w:top w:val="none" w:sz="0" w:space="0" w:color="auto"/>
        <w:left w:val="none" w:sz="0" w:space="0" w:color="auto"/>
        <w:bottom w:val="none" w:sz="0" w:space="0" w:color="auto"/>
        <w:right w:val="none" w:sz="0" w:space="0" w:color="auto"/>
      </w:divBdr>
    </w:div>
    <w:div w:id="666325979">
      <w:bodyDiv w:val="1"/>
      <w:marLeft w:val="0"/>
      <w:marRight w:val="0"/>
      <w:marTop w:val="0"/>
      <w:marBottom w:val="0"/>
      <w:divBdr>
        <w:top w:val="none" w:sz="0" w:space="0" w:color="auto"/>
        <w:left w:val="none" w:sz="0" w:space="0" w:color="auto"/>
        <w:bottom w:val="none" w:sz="0" w:space="0" w:color="auto"/>
        <w:right w:val="none" w:sz="0" w:space="0" w:color="auto"/>
      </w:divBdr>
    </w:div>
    <w:div w:id="666397405">
      <w:bodyDiv w:val="1"/>
      <w:marLeft w:val="0"/>
      <w:marRight w:val="0"/>
      <w:marTop w:val="0"/>
      <w:marBottom w:val="0"/>
      <w:divBdr>
        <w:top w:val="none" w:sz="0" w:space="0" w:color="auto"/>
        <w:left w:val="none" w:sz="0" w:space="0" w:color="auto"/>
        <w:bottom w:val="none" w:sz="0" w:space="0" w:color="auto"/>
        <w:right w:val="none" w:sz="0" w:space="0" w:color="auto"/>
      </w:divBdr>
    </w:div>
    <w:div w:id="666441332">
      <w:bodyDiv w:val="1"/>
      <w:marLeft w:val="0"/>
      <w:marRight w:val="0"/>
      <w:marTop w:val="0"/>
      <w:marBottom w:val="0"/>
      <w:divBdr>
        <w:top w:val="none" w:sz="0" w:space="0" w:color="auto"/>
        <w:left w:val="none" w:sz="0" w:space="0" w:color="auto"/>
        <w:bottom w:val="none" w:sz="0" w:space="0" w:color="auto"/>
        <w:right w:val="none" w:sz="0" w:space="0" w:color="auto"/>
      </w:divBdr>
    </w:div>
    <w:div w:id="666785096">
      <w:bodyDiv w:val="1"/>
      <w:marLeft w:val="0"/>
      <w:marRight w:val="0"/>
      <w:marTop w:val="0"/>
      <w:marBottom w:val="0"/>
      <w:divBdr>
        <w:top w:val="none" w:sz="0" w:space="0" w:color="auto"/>
        <w:left w:val="none" w:sz="0" w:space="0" w:color="auto"/>
        <w:bottom w:val="none" w:sz="0" w:space="0" w:color="auto"/>
        <w:right w:val="none" w:sz="0" w:space="0" w:color="auto"/>
      </w:divBdr>
    </w:div>
    <w:div w:id="666785759">
      <w:bodyDiv w:val="1"/>
      <w:marLeft w:val="0"/>
      <w:marRight w:val="0"/>
      <w:marTop w:val="0"/>
      <w:marBottom w:val="0"/>
      <w:divBdr>
        <w:top w:val="none" w:sz="0" w:space="0" w:color="auto"/>
        <w:left w:val="none" w:sz="0" w:space="0" w:color="auto"/>
        <w:bottom w:val="none" w:sz="0" w:space="0" w:color="auto"/>
        <w:right w:val="none" w:sz="0" w:space="0" w:color="auto"/>
      </w:divBdr>
    </w:div>
    <w:div w:id="666859135">
      <w:bodyDiv w:val="1"/>
      <w:marLeft w:val="0"/>
      <w:marRight w:val="0"/>
      <w:marTop w:val="0"/>
      <w:marBottom w:val="0"/>
      <w:divBdr>
        <w:top w:val="none" w:sz="0" w:space="0" w:color="auto"/>
        <w:left w:val="none" w:sz="0" w:space="0" w:color="auto"/>
        <w:bottom w:val="none" w:sz="0" w:space="0" w:color="auto"/>
        <w:right w:val="none" w:sz="0" w:space="0" w:color="auto"/>
      </w:divBdr>
    </w:div>
    <w:div w:id="666861517">
      <w:bodyDiv w:val="1"/>
      <w:marLeft w:val="0"/>
      <w:marRight w:val="0"/>
      <w:marTop w:val="0"/>
      <w:marBottom w:val="0"/>
      <w:divBdr>
        <w:top w:val="none" w:sz="0" w:space="0" w:color="auto"/>
        <w:left w:val="none" w:sz="0" w:space="0" w:color="auto"/>
        <w:bottom w:val="none" w:sz="0" w:space="0" w:color="auto"/>
        <w:right w:val="none" w:sz="0" w:space="0" w:color="auto"/>
      </w:divBdr>
    </w:div>
    <w:div w:id="666982018">
      <w:bodyDiv w:val="1"/>
      <w:marLeft w:val="0"/>
      <w:marRight w:val="0"/>
      <w:marTop w:val="0"/>
      <w:marBottom w:val="0"/>
      <w:divBdr>
        <w:top w:val="none" w:sz="0" w:space="0" w:color="auto"/>
        <w:left w:val="none" w:sz="0" w:space="0" w:color="auto"/>
        <w:bottom w:val="none" w:sz="0" w:space="0" w:color="auto"/>
        <w:right w:val="none" w:sz="0" w:space="0" w:color="auto"/>
      </w:divBdr>
    </w:div>
    <w:div w:id="667026392">
      <w:bodyDiv w:val="1"/>
      <w:marLeft w:val="0"/>
      <w:marRight w:val="0"/>
      <w:marTop w:val="0"/>
      <w:marBottom w:val="0"/>
      <w:divBdr>
        <w:top w:val="none" w:sz="0" w:space="0" w:color="auto"/>
        <w:left w:val="none" w:sz="0" w:space="0" w:color="auto"/>
        <w:bottom w:val="none" w:sz="0" w:space="0" w:color="auto"/>
        <w:right w:val="none" w:sz="0" w:space="0" w:color="auto"/>
      </w:divBdr>
      <w:divsChild>
        <w:div w:id="13500889">
          <w:marLeft w:val="480"/>
          <w:marRight w:val="0"/>
          <w:marTop w:val="0"/>
          <w:marBottom w:val="0"/>
          <w:divBdr>
            <w:top w:val="none" w:sz="0" w:space="0" w:color="auto"/>
            <w:left w:val="none" w:sz="0" w:space="0" w:color="auto"/>
            <w:bottom w:val="none" w:sz="0" w:space="0" w:color="auto"/>
            <w:right w:val="none" w:sz="0" w:space="0" w:color="auto"/>
          </w:divBdr>
        </w:div>
        <w:div w:id="26877768">
          <w:marLeft w:val="480"/>
          <w:marRight w:val="0"/>
          <w:marTop w:val="0"/>
          <w:marBottom w:val="0"/>
          <w:divBdr>
            <w:top w:val="none" w:sz="0" w:space="0" w:color="auto"/>
            <w:left w:val="none" w:sz="0" w:space="0" w:color="auto"/>
            <w:bottom w:val="none" w:sz="0" w:space="0" w:color="auto"/>
            <w:right w:val="none" w:sz="0" w:space="0" w:color="auto"/>
          </w:divBdr>
        </w:div>
        <w:div w:id="34430000">
          <w:marLeft w:val="480"/>
          <w:marRight w:val="0"/>
          <w:marTop w:val="0"/>
          <w:marBottom w:val="0"/>
          <w:divBdr>
            <w:top w:val="none" w:sz="0" w:space="0" w:color="auto"/>
            <w:left w:val="none" w:sz="0" w:space="0" w:color="auto"/>
            <w:bottom w:val="none" w:sz="0" w:space="0" w:color="auto"/>
            <w:right w:val="none" w:sz="0" w:space="0" w:color="auto"/>
          </w:divBdr>
        </w:div>
        <w:div w:id="64303559">
          <w:marLeft w:val="480"/>
          <w:marRight w:val="0"/>
          <w:marTop w:val="0"/>
          <w:marBottom w:val="0"/>
          <w:divBdr>
            <w:top w:val="none" w:sz="0" w:space="0" w:color="auto"/>
            <w:left w:val="none" w:sz="0" w:space="0" w:color="auto"/>
            <w:bottom w:val="none" w:sz="0" w:space="0" w:color="auto"/>
            <w:right w:val="none" w:sz="0" w:space="0" w:color="auto"/>
          </w:divBdr>
        </w:div>
        <w:div w:id="79956188">
          <w:marLeft w:val="480"/>
          <w:marRight w:val="0"/>
          <w:marTop w:val="0"/>
          <w:marBottom w:val="0"/>
          <w:divBdr>
            <w:top w:val="none" w:sz="0" w:space="0" w:color="auto"/>
            <w:left w:val="none" w:sz="0" w:space="0" w:color="auto"/>
            <w:bottom w:val="none" w:sz="0" w:space="0" w:color="auto"/>
            <w:right w:val="none" w:sz="0" w:space="0" w:color="auto"/>
          </w:divBdr>
        </w:div>
        <w:div w:id="112137093">
          <w:marLeft w:val="480"/>
          <w:marRight w:val="0"/>
          <w:marTop w:val="0"/>
          <w:marBottom w:val="0"/>
          <w:divBdr>
            <w:top w:val="none" w:sz="0" w:space="0" w:color="auto"/>
            <w:left w:val="none" w:sz="0" w:space="0" w:color="auto"/>
            <w:bottom w:val="none" w:sz="0" w:space="0" w:color="auto"/>
            <w:right w:val="none" w:sz="0" w:space="0" w:color="auto"/>
          </w:divBdr>
        </w:div>
        <w:div w:id="120346894">
          <w:marLeft w:val="480"/>
          <w:marRight w:val="0"/>
          <w:marTop w:val="0"/>
          <w:marBottom w:val="0"/>
          <w:divBdr>
            <w:top w:val="none" w:sz="0" w:space="0" w:color="auto"/>
            <w:left w:val="none" w:sz="0" w:space="0" w:color="auto"/>
            <w:bottom w:val="none" w:sz="0" w:space="0" w:color="auto"/>
            <w:right w:val="none" w:sz="0" w:space="0" w:color="auto"/>
          </w:divBdr>
        </w:div>
        <w:div w:id="141504653">
          <w:marLeft w:val="480"/>
          <w:marRight w:val="0"/>
          <w:marTop w:val="0"/>
          <w:marBottom w:val="0"/>
          <w:divBdr>
            <w:top w:val="none" w:sz="0" w:space="0" w:color="auto"/>
            <w:left w:val="none" w:sz="0" w:space="0" w:color="auto"/>
            <w:bottom w:val="none" w:sz="0" w:space="0" w:color="auto"/>
            <w:right w:val="none" w:sz="0" w:space="0" w:color="auto"/>
          </w:divBdr>
        </w:div>
        <w:div w:id="171070772">
          <w:marLeft w:val="480"/>
          <w:marRight w:val="0"/>
          <w:marTop w:val="0"/>
          <w:marBottom w:val="0"/>
          <w:divBdr>
            <w:top w:val="none" w:sz="0" w:space="0" w:color="auto"/>
            <w:left w:val="none" w:sz="0" w:space="0" w:color="auto"/>
            <w:bottom w:val="none" w:sz="0" w:space="0" w:color="auto"/>
            <w:right w:val="none" w:sz="0" w:space="0" w:color="auto"/>
          </w:divBdr>
        </w:div>
        <w:div w:id="172573543">
          <w:marLeft w:val="480"/>
          <w:marRight w:val="0"/>
          <w:marTop w:val="0"/>
          <w:marBottom w:val="0"/>
          <w:divBdr>
            <w:top w:val="none" w:sz="0" w:space="0" w:color="auto"/>
            <w:left w:val="none" w:sz="0" w:space="0" w:color="auto"/>
            <w:bottom w:val="none" w:sz="0" w:space="0" w:color="auto"/>
            <w:right w:val="none" w:sz="0" w:space="0" w:color="auto"/>
          </w:divBdr>
        </w:div>
        <w:div w:id="185412750">
          <w:marLeft w:val="480"/>
          <w:marRight w:val="0"/>
          <w:marTop w:val="0"/>
          <w:marBottom w:val="0"/>
          <w:divBdr>
            <w:top w:val="none" w:sz="0" w:space="0" w:color="auto"/>
            <w:left w:val="none" w:sz="0" w:space="0" w:color="auto"/>
            <w:bottom w:val="none" w:sz="0" w:space="0" w:color="auto"/>
            <w:right w:val="none" w:sz="0" w:space="0" w:color="auto"/>
          </w:divBdr>
        </w:div>
        <w:div w:id="188757424">
          <w:marLeft w:val="480"/>
          <w:marRight w:val="0"/>
          <w:marTop w:val="0"/>
          <w:marBottom w:val="0"/>
          <w:divBdr>
            <w:top w:val="none" w:sz="0" w:space="0" w:color="auto"/>
            <w:left w:val="none" w:sz="0" w:space="0" w:color="auto"/>
            <w:bottom w:val="none" w:sz="0" w:space="0" w:color="auto"/>
            <w:right w:val="none" w:sz="0" w:space="0" w:color="auto"/>
          </w:divBdr>
        </w:div>
        <w:div w:id="236477491">
          <w:marLeft w:val="480"/>
          <w:marRight w:val="0"/>
          <w:marTop w:val="0"/>
          <w:marBottom w:val="0"/>
          <w:divBdr>
            <w:top w:val="none" w:sz="0" w:space="0" w:color="auto"/>
            <w:left w:val="none" w:sz="0" w:space="0" w:color="auto"/>
            <w:bottom w:val="none" w:sz="0" w:space="0" w:color="auto"/>
            <w:right w:val="none" w:sz="0" w:space="0" w:color="auto"/>
          </w:divBdr>
        </w:div>
        <w:div w:id="243105076">
          <w:marLeft w:val="480"/>
          <w:marRight w:val="0"/>
          <w:marTop w:val="0"/>
          <w:marBottom w:val="0"/>
          <w:divBdr>
            <w:top w:val="none" w:sz="0" w:space="0" w:color="auto"/>
            <w:left w:val="none" w:sz="0" w:space="0" w:color="auto"/>
            <w:bottom w:val="none" w:sz="0" w:space="0" w:color="auto"/>
            <w:right w:val="none" w:sz="0" w:space="0" w:color="auto"/>
          </w:divBdr>
        </w:div>
        <w:div w:id="248198166">
          <w:marLeft w:val="480"/>
          <w:marRight w:val="0"/>
          <w:marTop w:val="0"/>
          <w:marBottom w:val="0"/>
          <w:divBdr>
            <w:top w:val="none" w:sz="0" w:space="0" w:color="auto"/>
            <w:left w:val="none" w:sz="0" w:space="0" w:color="auto"/>
            <w:bottom w:val="none" w:sz="0" w:space="0" w:color="auto"/>
            <w:right w:val="none" w:sz="0" w:space="0" w:color="auto"/>
          </w:divBdr>
        </w:div>
        <w:div w:id="259223706">
          <w:marLeft w:val="480"/>
          <w:marRight w:val="0"/>
          <w:marTop w:val="0"/>
          <w:marBottom w:val="0"/>
          <w:divBdr>
            <w:top w:val="none" w:sz="0" w:space="0" w:color="auto"/>
            <w:left w:val="none" w:sz="0" w:space="0" w:color="auto"/>
            <w:bottom w:val="none" w:sz="0" w:space="0" w:color="auto"/>
            <w:right w:val="none" w:sz="0" w:space="0" w:color="auto"/>
          </w:divBdr>
        </w:div>
        <w:div w:id="293947248">
          <w:marLeft w:val="480"/>
          <w:marRight w:val="0"/>
          <w:marTop w:val="0"/>
          <w:marBottom w:val="0"/>
          <w:divBdr>
            <w:top w:val="none" w:sz="0" w:space="0" w:color="auto"/>
            <w:left w:val="none" w:sz="0" w:space="0" w:color="auto"/>
            <w:bottom w:val="none" w:sz="0" w:space="0" w:color="auto"/>
            <w:right w:val="none" w:sz="0" w:space="0" w:color="auto"/>
          </w:divBdr>
        </w:div>
        <w:div w:id="334647174">
          <w:marLeft w:val="480"/>
          <w:marRight w:val="0"/>
          <w:marTop w:val="0"/>
          <w:marBottom w:val="0"/>
          <w:divBdr>
            <w:top w:val="none" w:sz="0" w:space="0" w:color="auto"/>
            <w:left w:val="none" w:sz="0" w:space="0" w:color="auto"/>
            <w:bottom w:val="none" w:sz="0" w:space="0" w:color="auto"/>
            <w:right w:val="none" w:sz="0" w:space="0" w:color="auto"/>
          </w:divBdr>
        </w:div>
        <w:div w:id="337538603">
          <w:marLeft w:val="480"/>
          <w:marRight w:val="0"/>
          <w:marTop w:val="0"/>
          <w:marBottom w:val="0"/>
          <w:divBdr>
            <w:top w:val="none" w:sz="0" w:space="0" w:color="auto"/>
            <w:left w:val="none" w:sz="0" w:space="0" w:color="auto"/>
            <w:bottom w:val="none" w:sz="0" w:space="0" w:color="auto"/>
            <w:right w:val="none" w:sz="0" w:space="0" w:color="auto"/>
          </w:divBdr>
        </w:div>
        <w:div w:id="442112803">
          <w:marLeft w:val="480"/>
          <w:marRight w:val="0"/>
          <w:marTop w:val="0"/>
          <w:marBottom w:val="0"/>
          <w:divBdr>
            <w:top w:val="none" w:sz="0" w:space="0" w:color="auto"/>
            <w:left w:val="none" w:sz="0" w:space="0" w:color="auto"/>
            <w:bottom w:val="none" w:sz="0" w:space="0" w:color="auto"/>
            <w:right w:val="none" w:sz="0" w:space="0" w:color="auto"/>
          </w:divBdr>
        </w:div>
        <w:div w:id="542181862">
          <w:marLeft w:val="480"/>
          <w:marRight w:val="0"/>
          <w:marTop w:val="0"/>
          <w:marBottom w:val="0"/>
          <w:divBdr>
            <w:top w:val="none" w:sz="0" w:space="0" w:color="auto"/>
            <w:left w:val="none" w:sz="0" w:space="0" w:color="auto"/>
            <w:bottom w:val="none" w:sz="0" w:space="0" w:color="auto"/>
            <w:right w:val="none" w:sz="0" w:space="0" w:color="auto"/>
          </w:divBdr>
        </w:div>
        <w:div w:id="583609497">
          <w:marLeft w:val="480"/>
          <w:marRight w:val="0"/>
          <w:marTop w:val="0"/>
          <w:marBottom w:val="0"/>
          <w:divBdr>
            <w:top w:val="none" w:sz="0" w:space="0" w:color="auto"/>
            <w:left w:val="none" w:sz="0" w:space="0" w:color="auto"/>
            <w:bottom w:val="none" w:sz="0" w:space="0" w:color="auto"/>
            <w:right w:val="none" w:sz="0" w:space="0" w:color="auto"/>
          </w:divBdr>
        </w:div>
        <w:div w:id="602305559">
          <w:marLeft w:val="480"/>
          <w:marRight w:val="0"/>
          <w:marTop w:val="0"/>
          <w:marBottom w:val="0"/>
          <w:divBdr>
            <w:top w:val="none" w:sz="0" w:space="0" w:color="auto"/>
            <w:left w:val="none" w:sz="0" w:space="0" w:color="auto"/>
            <w:bottom w:val="none" w:sz="0" w:space="0" w:color="auto"/>
            <w:right w:val="none" w:sz="0" w:space="0" w:color="auto"/>
          </w:divBdr>
        </w:div>
        <w:div w:id="641615989">
          <w:marLeft w:val="480"/>
          <w:marRight w:val="0"/>
          <w:marTop w:val="0"/>
          <w:marBottom w:val="0"/>
          <w:divBdr>
            <w:top w:val="none" w:sz="0" w:space="0" w:color="auto"/>
            <w:left w:val="none" w:sz="0" w:space="0" w:color="auto"/>
            <w:bottom w:val="none" w:sz="0" w:space="0" w:color="auto"/>
            <w:right w:val="none" w:sz="0" w:space="0" w:color="auto"/>
          </w:divBdr>
        </w:div>
        <w:div w:id="800152241">
          <w:marLeft w:val="480"/>
          <w:marRight w:val="0"/>
          <w:marTop w:val="0"/>
          <w:marBottom w:val="0"/>
          <w:divBdr>
            <w:top w:val="none" w:sz="0" w:space="0" w:color="auto"/>
            <w:left w:val="none" w:sz="0" w:space="0" w:color="auto"/>
            <w:bottom w:val="none" w:sz="0" w:space="0" w:color="auto"/>
            <w:right w:val="none" w:sz="0" w:space="0" w:color="auto"/>
          </w:divBdr>
        </w:div>
        <w:div w:id="877544805">
          <w:marLeft w:val="480"/>
          <w:marRight w:val="0"/>
          <w:marTop w:val="0"/>
          <w:marBottom w:val="0"/>
          <w:divBdr>
            <w:top w:val="none" w:sz="0" w:space="0" w:color="auto"/>
            <w:left w:val="none" w:sz="0" w:space="0" w:color="auto"/>
            <w:bottom w:val="none" w:sz="0" w:space="0" w:color="auto"/>
            <w:right w:val="none" w:sz="0" w:space="0" w:color="auto"/>
          </w:divBdr>
        </w:div>
      </w:divsChild>
    </w:div>
    <w:div w:id="667027646">
      <w:bodyDiv w:val="1"/>
      <w:marLeft w:val="0"/>
      <w:marRight w:val="0"/>
      <w:marTop w:val="0"/>
      <w:marBottom w:val="0"/>
      <w:divBdr>
        <w:top w:val="none" w:sz="0" w:space="0" w:color="auto"/>
        <w:left w:val="none" w:sz="0" w:space="0" w:color="auto"/>
        <w:bottom w:val="none" w:sz="0" w:space="0" w:color="auto"/>
        <w:right w:val="none" w:sz="0" w:space="0" w:color="auto"/>
      </w:divBdr>
    </w:div>
    <w:div w:id="667099085">
      <w:bodyDiv w:val="1"/>
      <w:marLeft w:val="0"/>
      <w:marRight w:val="0"/>
      <w:marTop w:val="0"/>
      <w:marBottom w:val="0"/>
      <w:divBdr>
        <w:top w:val="none" w:sz="0" w:space="0" w:color="auto"/>
        <w:left w:val="none" w:sz="0" w:space="0" w:color="auto"/>
        <w:bottom w:val="none" w:sz="0" w:space="0" w:color="auto"/>
        <w:right w:val="none" w:sz="0" w:space="0" w:color="auto"/>
      </w:divBdr>
    </w:div>
    <w:div w:id="667103006">
      <w:bodyDiv w:val="1"/>
      <w:marLeft w:val="0"/>
      <w:marRight w:val="0"/>
      <w:marTop w:val="0"/>
      <w:marBottom w:val="0"/>
      <w:divBdr>
        <w:top w:val="none" w:sz="0" w:space="0" w:color="auto"/>
        <w:left w:val="none" w:sz="0" w:space="0" w:color="auto"/>
        <w:bottom w:val="none" w:sz="0" w:space="0" w:color="auto"/>
        <w:right w:val="none" w:sz="0" w:space="0" w:color="auto"/>
      </w:divBdr>
    </w:div>
    <w:div w:id="667177042">
      <w:bodyDiv w:val="1"/>
      <w:marLeft w:val="0"/>
      <w:marRight w:val="0"/>
      <w:marTop w:val="0"/>
      <w:marBottom w:val="0"/>
      <w:divBdr>
        <w:top w:val="none" w:sz="0" w:space="0" w:color="auto"/>
        <w:left w:val="none" w:sz="0" w:space="0" w:color="auto"/>
        <w:bottom w:val="none" w:sz="0" w:space="0" w:color="auto"/>
        <w:right w:val="none" w:sz="0" w:space="0" w:color="auto"/>
      </w:divBdr>
    </w:div>
    <w:div w:id="667178239">
      <w:bodyDiv w:val="1"/>
      <w:marLeft w:val="0"/>
      <w:marRight w:val="0"/>
      <w:marTop w:val="0"/>
      <w:marBottom w:val="0"/>
      <w:divBdr>
        <w:top w:val="none" w:sz="0" w:space="0" w:color="auto"/>
        <w:left w:val="none" w:sz="0" w:space="0" w:color="auto"/>
        <w:bottom w:val="none" w:sz="0" w:space="0" w:color="auto"/>
        <w:right w:val="none" w:sz="0" w:space="0" w:color="auto"/>
      </w:divBdr>
    </w:div>
    <w:div w:id="667244593">
      <w:bodyDiv w:val="1"/>
      <w:marLeft w:val="0"/>
      <w:marRight w:val="0"/>
      <w:marTop w:val="0"/>
      <w:marBottom w:val="0"/>
      <w:divBdr>
        <w:top w:val="none" w:sz="0" w:space="0" w:color="auto"/>
        <w:left w:val="none" w:sz="0" w:space="0" w:color="auto"/>
        <w:bottom w:val="none" w:sz="0" w:space="0" w:color="auto"/>
        <w:right w:val="none" w:sz="0" w:space="0" w:color="auto"/>
      </w:divBdr>
    </w:div>
    <w:div w:id="667249023">
      <w:bodyDiv w:val="1"/>
      <w:marLeft w:val="0"/>
      <w:marRight w:val="0"/>
      <w:marTop w:val="0"/>
      <w:marBottom w:val="0"/>
      <w:divBdr>
        <w:top w:val="none" w:sz="0" w:space="0" w:color="auto"/>
        <w:left w:val="none" w:sz="0" w:space="0" w:color="auto"/>
        <w:bottom w:val="none" w:sz="0" w:space="0" w:color="auto"/>
        <w:right w:val="none" w:sz="0" w:space="0" w:color="auto"/>
      </w:divBdr>
    </w:div>
    <w:div w:id="667288092">
      <w:bodyDiv w:val="1"/>
      <w:marLeft w:val="0"/>
      <w:marRight w:val="0"/>
      <w:marTop w:val="0"/>
      <w:marBottom w:val="0"/>
      <w:divBdr>
        <w:top w:val="none" w:sz="0" w:space="0" w:color="auto"/>
        <w:left w:val="none" w:sz="0" w:space="0" w:color="auto"/>
        <w:bottom w:val="none" w:sz="0" w:space="0" w:color="auto"/>
        <w:right w:val="none" w:sz="0" w:space="0" w:color="auto"/>
      </w:divBdr>
    </w:div>
    <w:div w:id="667288564">
      <w:bodyDiv w:val="1"/>
      <w:marLeft w:val="0"/>
      <w:marRight w:val="0"/>
      <w:marTop w:val="0"/>
      <w:marBottom w:val="0"/>
      <w:divBdr>
        <w:top w:val="none" w:sz="0" w:space="0" w:color="auto"/>
        <w:left w:val="none" w:sz="0" w:space="0" w:color="auto"/>
        <w:bottom w:val="none" w:sz="0" w:space="0" w:color="auto"/>
        <w:right w:val="none" w:sz="0" w:space="0" w:color="auto"/>
      </w:divBdr>
    </w:div>
    <w:div w:id="667292274">
      <w:bodyDiv w:val="1"/>
      <w:marLeft w:val="0"/>
      <w:marRight w:val="0"/>
      <w:marTop w:val="0"/>
      <w:marBottom w:val="0"/>
      <w:divBdr>
        <w:top w:val="none" w:sz="0" w:space="0" w:color="auto"/>
        <w:left w:val="none" w:sz="0" w:space="0" w:color="auto"/>
        <w:bottom w:val="none" w:sz="0" w:space="0" w:color="auto"/>
        <w:right w:val="none" w:sz="0" w:space="0" w:color="auto"/>
      </w:divBdr>
    </w:div>
    <w:div w:id="667294722">
      <w:bodyDiv w:val="1"/>
      <w:marLeft w:val="0"/>
      <w:marRight w:val="0"/>
      <w:marTop w:val="0"/>
      <w:marBottom w:val="0"/>
      <w:divBdr>
        <w:top w:val="none" w:sz="0" w:space="0" w:color="auto"/>
        <w:left w:val="none" w:sz="0" w:space="0" w:color="auto"/>
        <w:bottom w:val="none" w:sz="0" w:space="0" w:color="auto"/>
        <w:right w:val="none" w:sz="0" w:space="0" w:color="auto"/>
      </w:divBdr>
    </w:div>
    <w:div w:id="667440769">
      <w:bodyDiv w:val="1"/>
      <w:marLeft w:val="0"/>
      <w:marRight w:val="0"/>
      <w:marTop w:val="0"/>
      <w:marBottom w:val="0"/>
      <w:divBdr>
        <w:top w:val="none" w:sz="0" w:space="0" w:color="auto"/>
        <w:left w:val="none" w:sz="0" w:space="0" w:color="auto"/>
        <w:bottom w:val="none" w:sz="0" w:space="0" w:color="auto"/>
        <w:right w:val="none" w:sz="0" w:space="0" w:color="auto"/>
      </w:divBdr>
    </w:div>
    <w:div w:id="667558448">
      <w:bodyDiv w:val="1"/>
      <w:marLeft w:val="0"/>
      <w:marRight w:val="0"/>
      <w:marTop w:val="0"/>
      <w:marBottom w:val="0"/>
      <w:divBdr>
        <w:top w:val="none" w:sz="0" w:space="0" w:color="auto"/>
        <w:left w:val="none" w:sz="0" w:space="0" w:color="auto"/>
        <w:bottom w:val="none" w:sz="0" w:space="0" w:color="auto"/>
        <w:right w:val="none" w:sz="0" w:space="0" w:color="auto"/>
      </w:divBdr>
    </w:div>
    <w:div w:id="667639615">
      <w:bodyDiv w:val="1"/>
      <w:marLeft w:val="0"/>
      <w:marRight w:val="0"/>
      <w:marTop w:val="0"/>
      <w:marBottom w:val="0"/>
      <w:divBdr>
        <w:top w:val="none" w:sz="0" w:space="0" w:color="auto"/>
        <w:left w:val="none" w:sz="0" w:space="0" w:color="auto"/>
        <w:bottom w:val="none" w:sz="0" w:space="0" w:color="auto"/>
        <w:right w:val="none" w:sz="0" w:space="0" w:color="auto"/>
      </w:divBdr>
    </w:div>
    <w:div w:id="667681303">
      <w:bodyDiv w:val="1"/>
      <w:marLeft w:val="0"/>
      <w:marRight w:val="0"/>
      <w:marTop w:val="0"/>
      <w:marBottom w:val="0"/>
      <w:divBdr>
        <w:top w:val="none" w:sz="0" w:space="0" w:color="auto"/>
        <w:left w:val="none" w:sz="0" w:space="0" w:color="auto"/>
        <w:bottom w:val="none" w:sz="0" w:space="0" w:color="auto"/>
        <w:right w:val="none" w:sz="0" w:space="0" w:color="auto"/>
      </w:divBdr>
    </w:div>
    <w:div w:id="667682354">
      <w:bodyDiv w:val="1"/>
      <w:marLeft w:val="0"/>
      <w:marRight w:val="0"/>
      <w:marTop w:val="0"/>
      <w:marBottom w:val="0"/>
      <w:divBdr>
        <w:top w:val="none" w:sz="0" w:space="0" w:color="auto"/>
        <w:left w:val="none" w:sz="0" w:space="0" w:color="auto"/>
        <w:bottom w:val="none" w:sz="0" w:space="0" w:color="auto"/>
        <w:right w:val="none" w:sz="0" w:space="0" w:color="auto"/>
      </w:divBdr>
    </w:div>
    <w:div w:id="667708515">
      <w:bodyDiv w:val="1"/>
      <w:marLeft w:val="0"/>
      <w:marRight w:val="0"/>
      <w:marTop w:val="0"/>
      <w:marBottom w:val="0"/>
      <w:divBdr>
        <w:top w:val="none" w:sz="0" w:space="0" w:color="auto"/>
        <w:left w:val="none" w:sz="0" w:space="0" w:color="auto"/>
        <w:bottom w:val="none" w:sz="0" w:space="0" w:color="auto"/>
        <w:right w:val="none" w:sz="0" w:space="0" w:color="auto"/>
      </w:divBdr>
    </w:div>
    <w:div w:id="668018975">
      <w:bodyDiv w:val="1"/>
      <w:marLeft w:val="0"/>
      <w:marRight w:val="0"/>
      <w:marTop w:val="0"/>
      <w:marBottom w:val="0"/>
      <w:divBdr>
        <w:top w:val="none" w:sz="0" w:space="0" w:color="auto"/>
        <w:left w:val="none" w:sz="0" w:space="0" w:color="auto"/>
        <w:bottom w:val="none" w:sz="0" w:space="0" w:color="auto"/>
        <w:right w:val="none" w:sz="0" w:space="0" w:color="auto"/>
      </w:divBdr>
    </w:div>
    <w:div w:id="668096274">
      <w:bodyDiv w:val="1"/>
      <w:marLeft w:val="0"/>
      <w:marRight w:val="0"/>
      <w:marTop w:val="0"/>
      <w:marBottom w:val="0"/>
      <w:divBdr>
        <w:top w:val="none" w:sz="0" w:space="0" w:color="auto"/>
        <w:left w:val="none" w:sz="0" w:space="0" w:color="auto"/>
        <w:bottom w:val="none" w:sz="0" w:space="0" w:color="auto"/>
        <w:right w:val="none" w:sz="0" w:space="0" w:color="auto"/>
      </w:divBdr>
    </w:div>
    <w:div w:id="668097187">
      <w:bodyDiv w:val="1"/>
      <w:marLeft w:val="0"/>
      <w:marRight w:val="0"/>
      <w:marTop w:val="0"/>
      <w:marBottom w:val="0"/>
      <w:divBdr>
        <w:top w:val="none" w:sz="0" w:space="0" w:color="auto"/>
        <w:left w:val="none" w:sz="0" w:space="0" w:color="auto"/>
        <w:bottom w:val="none" w:sz="0" w:space="0" w:color="auto"/>
        <w:right w:val="none" w:sz="0" w:space="0" w:color="auto"/>
      </w:divBdr>
    </w:div>
    <w:div w:id="668211682">
      <w:bodyDiv w:val="1"/>
      <w:marLeft w:val="0"/>
      <w:marRight w:val="0"/>
      <w:marTop w:val="0"/>
      <w:marBottom w:val="0"/>
      <w:divBdr>
        <w:top w:val="none" w:sz="0" w:space="0" w:color="auto"/>
        <w:left w:val="none" w:sz="0" w:space="0" w:color="auto"/>
        <w:bottom w:val="none" w:sz="0" w:space="0" w:color="auto"/>
        <w:right w:val="none" w:sz="0" w:space="0" w:color="auto"/>
      </w:divBdr>
    </w:div>
    <w:div w:id="668296010">
      <w:bodyDiv w:val="1"/>
      <w:marLeft w:val="0"/>
      <w:marRight w:val="0"/>
      <w:marTop w:val="0"/>
      <w:marBottom w:val="0"/>
      <w:divBdr>
        <w:top w:val="none" w:sz="0" w:space="0" w:color="auto"/>
        <w:left w:val="none" w:sz="0" w:space="0" w:color="auto"/>
        <w:bottom w:val="none" w:sz="0" w:space="0" w:color="auto"/>
        <w:right w:val="none" w:sz="0" w:space="0" w:color="auto"/>
      </w:divBdr>
    </w:div>
    <w:div w:id="668336736">
      <w:bodyDiv w:val="1"/>
      <w:marLeft w:val="0"/>
      <w:marRight w:val="0"/>
      <w:marTop w:val="0"/>
      <w:marBottom w:val="0"/>
      <w:divBdr>
        <w:top w:val="none" w:sz="0" w:space="0" w:color="auto"/>
        <w:left w:val="none" w:sz="0" w:space="0" w:color="auto"/>
        <w:bottom w:val="none" w:sz="0" w:space="0" w:color="auto"/>
        <w:right w:val="none" w:sz="0" w:space="0" w:color="auto"/>
      </w:divBdr>
    </w:div>
    <w:div w:id="668404330">
      <w:bodyDiv w:val="1"/>
      <w:marLeft w:val="0"/>
      <w:marRight w:val="0"/>
      <w:marTop w:val="0"/>
      <w:marBottom w:val="0"/>
      <w:divBdr>
        <w:top w:val="none" w:sz="0" w:space="0" w:color="auto"/>
        <w:left w:val="none" w:sz="0" w:space="0" w:color="auto"/>
        <w:bottom w:val="none" w:sz="0" w:space="0" w:color="auto"/>
        <w:right w:val="none" w:sz="0" w:space="0" w:color="auto"/>
      </w:divBdr>
    </w:div>
    <w:div w:id="668410287">
      <w:bodyDiv w:val="1"/>
      <w:marLeft w:val="0"/>
      <w:marRight w:val="0"/>
      <w:marTop w:val="0"/>
      <w:marBottom w:val="0"/>
      <w:divBdr>
        <w:top w:val="none" w:sz="0" w:space="0" w:color="auto"/>
        <w:left w:val="none" w:sz="0" w:space="0" w:color="auto"/>
        <w:bottom w:val="none" w:sz="0" w:space="0" w:color="auto"/>
        <w:right w:val="none" w:sz="0" w:space="0" w:color="auto"/>
      </w:divBdr>
    </w:div>
    <w:div w:id="668599281">
      <w:bodyDiv w:val="1"/>
      <w:marLeft w:val="0"/>
      <w:marRight w:val="0"/>
      <w:marTop w:val="0"/>
      <w:marBottom w:val="0"/>
      <w:divBdr>
        <w:top w:val="none" w:sz="0" w:space="0" w:color="auto"/>
        <w:left w:val="none" w:sz="0" w:space="0" w:color="auto"/>
        <w:bottom w:val="none" w:sz="0" w:space="0" w:color="auto"/>
        <w:right w:val="none" w:sz="0" w:space="0" w:color="auto"/>
      </w:divBdr>
    </w:div>
    <w:div w:id="668674553">
      <w:bodyDiv w:val="1"/>
      <w:marLeft w:val="0"/>
      <w:marRight w:val="0"/>
      <w:marTop w:val="0"/>
      <w:marBottom w:val="0"/>
      <w:divBdr>
        <w:top w:val="none" w:sz="0" w:space="0" w:color="auto"/>
        <w:left w:val="none" w:sz="0" w:space="0" w:color="auto"/>
        <w:bottom w:val="none" w:sz="0" w:space="0" w:color="auto"/>
        <w:right w:val="none" w:sz="0" w:space="0" w:color="auto"/>
      </w:divBdr>
    </w:div>
    <w:div w:id="668681321">
      <w:bodyDiv w:val="1"/>
      <w:marLeft w:val="0"/>
      <w:marRight w:val="0"/>
      <w:marTop w:val="0"/>
      <w:marBottom w:val="0"/>
      <w:divBdr>
        <w:top w:val="none" w:sz="0" w:space="0" w:color="auto"/>
        <w:left w:val="none" w:sz="0" w:space="0" w:color="auto"/>
        <w:bottom w:val="none" w:sz="0" w:space="0" w:color="auto"/>
        <w:right w:val="none" w:sz="0" w:space="0" w:color="auto"/>
      </w:divBdr>
    </w:div>
    <w:div w:id="668748836">
      <w:bodyDiv w:val="1"/>
      <w:marLeft w:val="0"/>
      <w:marRight w:val="0"/>
      <w:marTop w:val="0"/>
      <w:marBottom w:val="0"/>
      <w:divBdr>
        <w:top w:val="none" w:sz="0" w:space="0" w:color="auto"/>
        <w:left w:val="none" w:sz="0" w:space="0" w:color="auto"/>
        <w:bottom w:val="none" w:sz="0" w:space="0" w:color="auto"/>
        <w:right w:val="none" w:sz="0" w:space="0" w:color="auto"/>
      </w:divBdr>
    </w:div>
    <w:div w:id="668797053">
      <w:bodyDiv w:val="1"/>
      <w:marLeft w:val="0"/>
      <w:marRight w:val="0"/>
      <w:marTop w:val="0"/>
      <w:marBottom w:val="0"/>
      <w:divBdr>
        <w:top w:val="none" w:sz="0" w:space="0" w:color="auto"/>
        <w:left w:val="none" w:sz="0" w:space="0" w:color="auto"/>
        <w:bottom w:val="none" w:sz="0" w:space="0" w:color="auto"/>
        <w:right w:val="none" w:sz="0" w:space="0" w:color="auto"/>
      </w:divBdr>
    </w:div>
    <w:div w:id="668827155">
      <w:bodyDiv w:val="1"/>
      <w:marLeft w:val="0"/>
      <w:marRight w:val="0"/>
      <w:marTop w:val="0"/>
      <w:marBottom w:val="0"/>
      <w:divBdr>
        <w:top w:val="none" w:sz="0" w:space="0" w:color="auto"/>
        <w:left w:val="none" w:sz="0" w:space="0" w:color="auto"/>
        <w:bottom w:val="none" w:sz="0" w:space="0" w:color="auto"/>
        <w:right w:val="none" w:sz="0" w:space="0" w:color="auto"/>
      </w:divBdr>
    </w:div>
    <w:div w:id="668870572">
      <w:bodyDiv w:val="1"/>
      <w:marLeft w:val="0"/>
      <w:marRight w:val="0"/>
      <w:marTop w:val="0"/>
      <w:marBottom w:val="0"/>
      <w:divBdr>
        <w:top w:val="none" w:sz="0" w:space="0" w:color="auto"/>
        <w:left w:val="none" w:sz="0" w:space="0" w:color="auto"/>
        <w:bottom w:val="none" w:sz="0" w:space="0" w:color="auto"/>
        <w:right w:val="none" w:sz="0" w:space="0" w:color="auto"/>
      </w:divBdr>
    </w:div>
    <w:div w:id="668946228">
      <w:bodyDiv w:val="1"/>
      <w:marLeft w:val="0"/>
      <w:marRight w:val="0"/>
      <w:marTop w:val="0"/>
      <w:marBottom w:val="0"/>
      <w:divBdr>
        <w:top w:val="none" w:sz="0" w:space="0" w:color="auto"/>
        <w:left w:val="none" w:sz="0" w:space="0" w:color="auto"/>
        <w:bottom w:val="none" w:sz="0" w:space="0" w:color="auto"/>
        <w:right w:val="none" w:sz="0" w:space="0" w:color="auto"/>
      </w:divBdr>
    </w:div>
    <w:div w:id="668950979">
      <w:bodyDiv w:val="1"/>
      <w:marLeft w:val="0"/>
      <w:marRight w:val="0"/>
      <w:marTop w:val="0"/>
      <w:marBottom w:val="0"/>
      <w:divBdr>
        <w:top w:val="none" w:sz="0" w:space="0" w:color="auto"/>
        <w:left w:val="none" w:sz="0" w:space="0" w:color="auto"/>
        <w:bottom w:val="none" w:sz="0" w:space="0" w:color="auto"/>
        <w:right w:val="none" w:sz="0" w:space="0" w:color="auto"/>
      </w:divBdr>
    </w:div>
    <w:div w:id="669022476">
      <w:bodyDiv w:val="1"/>
      <w:marLeft w:val="0"/>
      <w:marRight w:val="0"/>
      <w:marTop w:val="0"/>
      <w:marBottom w:val="0"/>
      <w:divBdr>
        <w:top w:val="none" w:sz="0" w:space="0" w:color="auto"/>
        <w:left w:val="none" w:sz="0" w:space="0" w:color="auto"/>
        <w:bottom w:val="none" w:sz="0" w:space="0" w:color="auto"/>
        <w:right w:val="none" w:sz="0" w:space="0" w:color="auto"/>
      </w:divBdr>
    </w:div>
    <w:div w:id="669023145">
      <w:bodyDiv w:val="1"/>
      <w:marLeft w:val="0"/>
      <w:marRight w:val="0"/>
      <w:marTop w:val="0"/>
      <w:marBottom w:val="0"/>
      <w:divBdr>
        <w:top w:val="none" w:sz="0" w:space="0" w:color="auto"/>
        <w:left w:val="none" w:sz="0" w:space="0" w:color="auto"/>
        <w:bottom w:val="none" w:sz="0" w:space="0" w:color="auto"/>
        <w:right w:val="none" w:sz="0" w:space="0" w:color="auto"/>
      </w:divBdr>
    </w:div>
    <w:div w:id="669069103">
      <w:bodyDiv w:val="1"/>
      <w:marLeft w:val="0"/>
      <w:marRight w:val="0"/>
      <w:marTop w:val="0"/>
      <w:marBottom w:val="0"/>
      <w:divBdr>
        <w:top w:val="none" w:sz="0" w:space="0" w:color="auto"/>
        <w:left w:val="none" w:sz="0" w:space="0" w:color="auto"/>
        <w:bottom w:val="none" w:sz="0" w:space="0" w:color="auto"/>
        <w:right w:val="none" w:sz="0" w:space="0" w:color="auto"/>
      </w:divBdr>
    </w:div>
    <w:div w:id="669142287">
      <w:bodyDiv w:val="1"/>
      <w:marLeft w:val="0"/>
      <w:marRight w:val="0"/>
      <w:marTop w:val="0"/>
      <w:marBottom w:val="0"/>
      <w:divBdr>
        <w:top w:val="none" w:sz="0" w:space="0" w:color="auto"/>
        <w:left w:val="none" w:sz="0" w:space="0" w:color="auto"/>
        <w:bottom w:val="none" w:sz="0" w:space="0" w:color="auto"/>
        <w:right w:val="none" w:sz="0" w:space="0" w:color="auto"/>
      </w:divBdr>
    </w:div>
    <w:div w:id="669144419">
      <w:bodyDiv w:val="1"/>
      <w:marLeft w:val="0"/>
      <w:marRight w:val="0"/>
      <w:marTop w:val="0"/>
      <w:marBottom w:val="0"/>
      <w:divBdr>
        <w:top w:val="none" w:sz="0" w:space="0" w:color="auto"/>
        <w:left w:val="none" w:sz="0" w:space="0" w:color="auto"/>
        <w:bottom w:val="none" w:sz="0" w:space="0" w:color="auto"/>
        <w:right w:val="none" w:sz="0" w:space="0" w:color="auto"/>
      </w:divBdr>
    </w:div>
    <w:div w:id="669211465">
      <w:bodyDiv w:val="1"/>
      <w:marLeft w:val="0"/>
      <w:marRight w:val="0"/>
      <w:marTop w:val="0"/>
      <w:marBottom w:val="0"/>
      <w:divBdr>
        <w:top w:val="none" w:sz="0" w:space="0" w:color="auto"/>
        <w:left w:val="none" w:sz="0" w:space="0" w:color="auto"/>
        <w:bottom w:val="none" w:sz="0" w:space="0" w:color="auto"/>
        <w:right w:val="none" w:sz="0" w:space="0" w:color="auto"/>
      </w:divBdr>
      <w:divsChild>
        <w:div w:id="1566914382">
          <w:marLeft w:val="480"/>
          <w:marRight w:val="0"/>
          <w:marTop w:val="0"/>
          <w:marBottom w:val="0"/>
          <w:divBdr>
            <w:top w:val="none" w:sz="0" w:space="0" w:color="auto"/>
            <w:left w:val="none" w:sz="0" w:space="0" w:color="auto"/>
            <w:bottom w:val="none" w:sz="0" w:space="0" w:color="auto"/>
            <w:right w:val="none" w:sz="0" w:space="0" w:color="auto"/>
          </w:divBdr>
        </w:div>
        <w:div w:id="248739066">
          <w:marLeft w:val="480"/>
          <w:marRight w:val="0"/>
          <w:marTop w:val="0"/>
          <w:marBottom w:val="0"/>
          <w:divBdr>
            <w:top w:val="none" w:sz="0" w:space="0" w:color="auto"/>
            <w:left w:val="none" w:sz="0" w:space="0" w:color="auto"/>
            <w:bottom w:val="none" w:sz="0" w:space="0" w:color="auto"/>
            <w:right w:val="none" w:sz="0" w:space="0" w:color="auto"/>
          </w:divBdr>
        </w:div>
        <w:div w:id="1186939993">
          <w:marLeft w:val="480"/>
          <w:marRight w:val="0"/>
          <w:marTop w:val="0"/>
          <w:marBottom w:val="0"/>
          <w:divBdr>
            <w:top w:val="none" w:sz="0" w:space="0" w:color="auto"/>
            <w:left w:val="none" w:sz="0" w:space="0" w:color="auto"/>
            <w:bottom w:val="none" w:sz="0" w:space="0" w:color="auto"/>
            <w:right w:val="none" w:sz="0" w:space="0" w:color="auto"/>
          </w:divBdr>
        </w:div>
        <w:div w:id="742608650">
          <w:marLeft w:val="480"/>
          <w:marRight w:val="0"/>
          <w:marTop w:val="0"/>
          <w:marBottom w:val="0"/>
          <w:divBdr>
            <w:top w:val="none" w:sz="0" w:space="0" w:color="auto"/>
            <w:left w:val="none" w:sz="0" w:space="0" w:color="auto"/>
            <w:bottom w:val="none" w:sz="0" w:space="0" w:color="auto"/>
            <w:right w:val="none" w:sz="0" w:space="0" w:color="auto"/>
          </w:divBdr>
        </w:div>
        <w:div w:id="304169169">
          <w:marLeft w:val="480"/>
          <w:marRight w:val="0"/>
          <w:marTop w:val="0"/>
          <w:marBottom w:val="0"/>
          <w:divBdr>
            <w:top w:val="none" w:sz="0" w:space="0" w:color="auto"/>
            <w:left w:val="none" w:sz="0" w:space="0" w:color="auto"/>
            <w:bottom w:val="none" w:sz="0" w:space="0" w:color="auto"/>
            <w:right w:val="none" w:sz="0" w:space="0" w:color="auto"/>
          </w:divBdr>
        </w:div>
        <w:div w:id="182207937">
          <w:marLeft w:val="480"/>
          <w:marRight w:val="0"/>
          <w:marTop w:val="0"/>
          <w:marBottom w:val="0"/>
          <w:divBdr>
            <w:top w:val="none" w:sz="0" w:space="0" w:color="auto"/>
            <w:left w:val="none" w:sz="0" w:space="0" w:color="auto"/>
            <w:bottom w:val="none" w:sz="0" w:space="0" w:color="auto"/>
            <w:right w:val="none" w:sz="0" w:space="0" w:color="auto"/>
          </w:divBdr>
        </w:div>
        <w:div w:id="1297176811">
          <w:marLeft w:val="480"/>
          <w:marRight w:val="0"/>
          <w:marTop w:val="0"/>
          <w:marBottom w:val="0"/>
          <w:divBdr>
            <w:top w:val="none" w:sz="0" w:space="0" w:color="auto"/>
            <w:left w:val="none" w:sz="0" w:space="0" w:color="auto"/>
            <w:bottom w:val="none" w:sz="0" w:space="0" w:color="auto"/>
            <w:right w:val="none" w:sz="0" w:space="0" w:color="auto"/>
          </w:divBdr>
        </w:div>
        <w:div w:id="394354454">
          <w:marLeft w:val="480"/>
          <w:marRight w:val="0"/>
          <w:marTop w:val="0"/>
          <w:marBottom w:val="0"/>
          <w:divBdr>
            <w:top w:val="none" w:sz="0" w:space="0" w:color="auto"/>
            <w:left w:val="none" w:sz="0" w:space="0" w:color="auto"/>
            <w:bottom w:val="none" w:sz="0" w:space="0" w:color="auto"/>
            <w:right w:val="none" w:sz="0" w:space="0" w:color="auto"/>
          </w:divBdr>
        </w:div>
        <w:div w:id="1173913460">
          <w:marLeft w:val="480"/>
          <w:marRight w:val="0"/>
          <w:marTop w:val="0"/>
          <w:marBottom w:val="0"/>
          <w:divBdr>
            <w:top w:val="none" w:sz="0" w:space="0" w:color="auto"/>
            <w:left w:val="none" w:sz="0" w:space="0" w:color="auto"/>
            <w:bottom w:val="none" w:sz="0" w:space="0" w:color="auto"/>
            <w:right w:val="none" w:sz="0" w:space="0" w:color="auto"/>
          </w:divBdr>
        </w:div>
        <w:div w:id="1720857605">
          <w:marLeft w:val="480"/>
          <w:marRight w:val="0"/>
          <w:marTop w:val="0"/>
          <w:marBottom w:val="0"/>
          <w:divBdr>
            <w:top w:val="none" w:sz="0" w:space="0" w:color="auto"/>
            <w:left w:val="none" w:sz="0" w:space="0" w:color="auto"/>
            <w:bottom w:val="none" w:sz="0" w:space="0" w:color="auto"/>
            <w:right w:val="none" w:sz="0" w:space="0" w:color="auto"/>
          </w:divBdr>
        </w:div>
        <w:div w:id="191967045">
          <w:marLeft w:val="480"/>
          <w:marRight w:val="0"/>
          <w:marTop w:val="0"/>
          <w:marBottom w:val="0"/>
          <w:divBdr>
            <w:top w:val="none" w:sz="0" w:space="0" w:color="auto"/>
            <w:left w:val="none" w:sz="0" w:space="0" w:color="auto"/>
            <w:bottom w:val="none" w:sz="0" w:space="0" w:color="auto"/>
            <w:right w:val="none" w:sz="0" w:space="0" w:color="auto"/>
          </w:divBdr>
        </w:div>
        <w:div w:id="98642992">
          <w:marLeft w:val="480"/>
          <w:marRight w:val="0"/>
          <w:marTop w:val="0"/>
          <w:marBottom w:val="0"/>
          <w:divBdr>
            <w:top w:val="none" w:sz="0" w:space="0" w:color="auto"/>
            <w:left w:val="none" w:sz="0" w:space="0" w:color="auto"/>
            <w:bottom w:val="none" w:sz="0" w:space="0" w:color="auto"/>
            <w:right w:val="none" w:sz="0" w:space="0" w:color="auto"/>
          </w:divBdr>
        </w:div>
        <w:div w:id="1453133303">
          <w:marLeft w:val="480"/>
          <w:marRight w:val="0"/>
          <w:marTop w:val="0"/>
          <w:marBottom w:val="0"/>
          <w:divBdr>
            <w:top w:val="none" w:sz="0" w:space="0" w:color="auto"/>
            <w:left w:val="none" w:sz="0" w:space="0" w:color="auto"/>
            <w:bottom w:val="none" w:sz="0" w:space="0" w:color="auto"/>
            <w:right w:val="none" w:sz="0" w:space="0" w:color="auto"/>
          </w:divBdr>
        </w:div>
        <w:div w:id="1420103261">
          <w:marLeft w:val="480"/>
          <w:marRight w:val="0"/>
          <w:marTop w:val="0"/>
          <w:marBottom w:val="0"/>
          <w:divBdr>
            <w:top w:val="none" w:sz="0" w:space="0" w:color="auto"/>
            <w:left w:val="none" w:sz="0" w:space="0" w:color="auto"/>
            <w:bottom w:val="none" w:sz="0" w:space="0" w:color="auto"/>
            <w:right w:val="none" w:sz="0" w:space="0" w:color="auto"/>
          </w:divBdr>
        </w:div>
        <w:div w:id="1148398058">
          <w:marLeft w:val="480"/>
          <w:marRight w:val="0"/>
          <w:marTop w:val="0"/>
          <w:marBottom w:val="0"/>
          <w:divBdr>
            <w:top w:val="none" w:sz="0" w:space="0" w:color="auto"/>
            <w:left w:val="none" w:sz="0" w:space="0" w:color="auto"/>
            <w:bottom w:val="none" w:sz="0" w:space="0" w:color="auto"/>
            <w:right w:val="none" w:sz="0" w:space="0" w:color="auto"/>
          </w:divBdr>
        </w:div>
        <w:div w:id="38867546">
          <w:marLeft w:val="480"/>
          <w:marRight w:val="0"/>
          <w:marTop w:val="0"/>
          <w:marBottom w:val="0"/>
          <w:divBdr>
            <w:top w:val="none" w:sz="0" w:space="0" w:color="auto"/>
            <w:left w:val="none" w:sz="0" w:space="0" w:color="auto"/>
            <w:bottom w:val="none" w:sz="0" w:space="0" w:color="auto"/>
            <w:right w:val="none" w:sz="0" w:space="0" w:color="auto"/>
          </w:divBdr>
        </w:div>
        <w:div w:id="1976835455">
          <w:marLeft w:val="480"/>
          <w:marRight w:val="0"/>
          <w:marTop w:val="0"/>
          <w:marBottom w:val="0"/>
          <w:divBdr>
            <w:top w:val="none" w:sz="0" w:space="0" w:color="auto"/>
            <w:left w:val="none" w:sz="0" w:space="0" w:color="auto"/>
            <w:bottom w:val="none" w:sz="0" w:space="0" w:color="auto"/>
            <w:right w:val="none" w:sz="0" w:space="0" w:color="auto"/>
          </w:divBdr>
        </w:div>
        <w:div w:id="1715735805">
          <w:marLeft w:val="480"/>
          <w:marRight w:val="0"/>
          <w:marTop w:val="0"/>
          <w:marBottom w:val="0"/>
          <w:divBdr>
            <w:top w:val="none" w:sz="0" w:space="0" w:color="auto"/>
            <w:left w:val="none" w:sz="0" w:space="0" w:color="auto"/>
            <w:bottom w:val="none" w:sz="0" w:space="0" w:color="auto"/>
            <w:right w:val="none" w:sz="0" w:space="0" w:color="auto"/>
          </w:divBdr>
        </w:div>
        <w:div w:id="1102534825">
          <w:marLeft w:val="480"/>
          <w:marRight w:val="0"/>
          <w:marTop w:val="0"/>
          <w:marBottom w:val="0"/>
          <w:divBdr>
            <w:top w:val="none" w:sz="0" w:space="0" w:color="auto"/>
            <w:left w:val="none" w:sz="0" w:space="0" w:color="auto"/>
            <w:bottom w:val="none" w:sz="0" w:space="0" w:color="auto"/>
            <w:right w:val="none" w:sz="0" w:space="0" w:color="auto"/>
          </w:divBdr>
        </w:div>
        <w:div w:id="1815834088">
          <w:marLeft w:val="480"/>
          <w:marRight w:val="0"/>
          <w:marTop w:val="0"/>
          <w:marBottom w:val="0"/>
          <w:divBdr>
            <w:top w:val="none" w:sz="0" w:space="0" w:color="auto"/>
            <w:left w:val="none" w:sz="0" w:space="0" w:color="auto"/>
            <w:bottom w:val="none" w:sz="0" w:space="0" w:color="auto"/>
            <w:right w:val="none" w:sz="0" w:space="0" w:color="auto"/>
          </w:divBdr>
        </w:div>
        <w:div w:id="1772167412">
          <w:marLeft w:val="480"/>
          <w:marRight w:val="0"/>
          <w:marTop w:val="0"/>
          <w:marBottom w:val="0"/>
          <w:divBdr>
            <w:top w:val="none" w:sz="0" w:space="0" w:color="auto"/>
            <w:left w:val="none" w:sz="0" w:space="0" w:color="auto"/>
            <w:bottom w:val="none" w:sz="0" w:space="0" w:color="auto"/>
            <w:right w:val="none" w:sz="0" w:space="0" w:color="auto"/>
          </w:divBdr>
        </w:div>
        <w:div w:id="1448546633">
          <w:marLeft w:val="480"/>
          <w:marRight w:val="0"/>
          <w:marTop w:val="0"/>
          <w:marBottom w:val="0"/>
          <w:divBdr>
            <w:top w:val="none" w:sz="0" w:space="0" w:color="auto"/>
            <w:left w:val="none" w:sz="0" w:space="0" w:color="auto"/>
            <w:bottom w:val="none" w:sz="0" w:space="0" w:color="auto"/>
            <w:right w:val="none" w:sz="0" w:space="0" w:color="auto"/>
          </w:divBdr>
        </w:div>
        <w:div w:id="553808740">
          <w:marLeft w:val="480"/>
          <w:marRight w:val="0"/>
          <w:marTop w:val="0"/>
          <w:marBottom w:val="0"/>
          <w:divBdr>
            <w:top w:val="none" w:sz="0" w:space="0" w:color="auto"/>
            <w:left w:val="none" w:sz="0" w:space="0" w:color="auto"/>
            <w:bottom w:val="none" w:sz="0" w:space="0" w:color="auto"/>
            <w:right w:val="none" w:sz="0" w:space="0" w:color="auto"/>
          </w:divBdr>
        </w:div>
        <w:div w:id="1892884631">
          <w:marLeft w:val="480"/>
          <w:marRight w:val="0"/>
          <w:marTop w:val="0"/>
          <w:marBottom w:val="0"/>
          <w:divBdr>
            <w:top w:val="none" w:sz="0" w:space="0" w:color="auto"/>
            <w:left w:val="none" w:sz="0" w:space="0" w:color="auto"/>
            <w:bottom w:val="none" w:sz="0" w:space="0" w:color="auto"/>
            <w:right w:val="none" w:sz="0" w:space="0" w:color="auto"/>
          </w:divBdr>
        </w:div>
        <w:div w:id="1621641051">
          <w:marLeft w:val="480"/>
          <w:marRight w:val="0"/>
          <w:marTop w:val="0"/>
          <w:marBottom w:val="0"/>
          <w:divBdr>
            <w:top w:val="none" w:sz="0" w:space="0" w:color="auto"/>
            <w:left w:val="none" w:sz="0" w:space="0" w:color="auto"/>
            <w:bottom w:val="none" w:sz="0" w:space="0" w:color="auto"/>
            <w:right w:val="none" w:sz="0" w:space="0" w:color="auto"/>
          </w:divBdr>
        </w:div>
        <w:div w:id="1453212812">
          <w:marLeft w:val="480"/>
          <w:marRight w:val="0"/>
          <w:marTop w:val="0"/>
          <w:marBottom w:val="0"/>
          <w:divBdr>
            <w:top w:val="none" w:sz="0" w:space="0" w:color="auto"/>
            <w:left w:val="none" w:sz="0" w:space="0" w:color="auto"/>
            <w:bottom w:val="none" w:sz="0" w:space="0" w:color="auto"/>
            <w:right w:val="none" w:sz="0" w:space="0" w:color="auto"/>
          </w:divBdr>
        </w:div>
        <w:div w:id="1365520748">
          <w:marLeft w:val="480"/>
          <w:marRight w:val="0"/>
          <w:marTop w:val="0"/>
          <w:marBottom w:val="0"/>
          <w:divBdr>
            <w:top w:val="none" w:sz="0" w:space="0" w:color="auto"/>
            <w:left w:val="none" w:sz="0" w:space="0" w:color="auto"/>
            <w:bottom w:val="none" w:sz="0" w:space="0" w:color="auto"/>
            <w:right w:val="none" w:sz="0" w:space="0" w:color="auto"/>
          </w:divBdr>
        </w:div>
        <w:div w:id="191771635">
          <w:marLeft w:val="480"/>
          <w:marRight w:val="0"/>
          <w:marTop w:val="0"/>
          <w:marBottom w:val="0"/>
          <w:divBdr>
            <w:top w:val="none" w:sz="0" w:space="0" w:color="auto"/>
            <w:left w:val="none" w:sz="0" w:space="0" w:color="auto"/>
            <w:bottom w:val="none" w:sz="0" w:space="0" w:color="auto"/>
            <w:right w:val="none" w:sz="0" w:space="0" w:color="auto"/>
          </w:divBdr>
        </w:div>
        <w:div w:id="67191111">
          <w:marLeft w:val="480"/>
          <w:marRight w:val="0"/>
          <w:marTop w:val="0"/>
          <w:marBottom w:val="0"/>
          <w:divBdr>
            <w:top w:val="none" w:sz="0" w:space="0" w:color="auto"/>
            <w:left w:val="none" w:sz="0" w:space="0" w:color="auto"/>
            <w:bottom w:val="none" w:sz="0" w:space="0" w:color="auto"/>
            <w:right w:val="none" w:sz="0" w:space="0" w:color="auto"/>
          </w:divBdr>
        </w:div>
        <w:div w:id="1379671772">
          <w:marLeft w:val="480"/>
          <w:marRight w:val="0"/>
          <w:marTop w:val="0"/>
          <w:marBottom w:val="0"/>
          <w:divBdr>
            <w:top w:val="none" w:sz="0" w:space="0" w:color="auto"/>
            <w:left w:val="none" w:sz="0" w:space="0" w:color="auto"/>
            <w:bottom w:val="none" w:sz="0" w:space="0" w:color="auto"/>
            <w:right w:val="none" w:sz="0" w:space="0" w:color="auto"/>
          </w:divBdr>
        </w:div>
        <w:div w:id="1632901297">
          <w:marLeft w:val="480"/>
          <w:marRight w:val="0"/>
          <w:marTop w:val="0"/>
          <w:marBottom w:val="0"/>
          <w:divBdr>
            <w:top w:val="none" w:sz="0" w:space="0" w:color="auto"/>
            <w:left w:val="none" w:sz="0" w:space="0" w:color="auto"/>
            <w:bottom w:val="none" w:sz="0" w:space="0" w:color="auto"/>
            <w:right w:val="none" w:sz="0" w:space="0" w:color="auto"/>
          </w:divBdr>
        </w:div>
        <w:div w:id="2069916214">
          <w:marLeft w:val="480"/>
          <w:marRight w:val="0"/>
          <w:marTop w:val="0"/>
          <w:marBottom w:val="0"/>
          <w:divBdr>
            <w:top w:val="none" w:sz="0" w:space="0" w:color="auto"/>
            <w:left w:val="none" w:sz="0" w:space="0" w:color="auto"/>
            <w:bottom w:val="none" w:sz="0" w:space="0" w:color="auto"/>
            <w:right w:val="none" w:sz="0" w:space="0" w:color="auto"/>
          </w:divBdr>
        </w:div>
        <w:div w:id="632443782">
          <w:marLeft w:val="480"/>
          <w:marRight w:val="0"/>
          <w:marTop w:val="0"/>
          <w:marBottom w:val="0"/>
          <w:divBdr>
            <w:top w:val="none" w:sz="0" w:space="0" w:color="auto"/>
            <w:left w:val="none" w:sz="0" w:space="0" w:color="auto"/>
            <w:bottom w:val="none" w:sz="0" w:space="0" w:color="auto"/>
            <w:right w:val="none" w:sz="0" w:space="0" w:color="auto"/>
          </w:divBdr>
        </w:div>
        <w:div w:id="447359816">
          <w:marLeft w:val="480"/>
          <w:marRight w:val="0"/>
          <w:marTop w:val="0"/>
          <w:marBottom w:val="0"/>
          <w:divBdr>
            <w:top w:val="none" w:sz="0" w:space="0" w:color="auto"/>
            <w:left w:val="none" w:sz="0" w:space="0" w:color="auto"/>
            <w:bottom w:val="none" w:sz="0" w:space="0" w:color="auto"/>
            <w:right w:val="none" w:sz="0" w:space="0" w:color="auto"/>
          </w:divBdr>
        </w:div>
        <w:div w:id="1980760650">
          <w:marLeft w:val="480"/>
          <w:marRight w:val="0"/>
          <w:marTop w:val="0"/>
          <w:marBottom w:val="0"/>
          <w:divBdr>
            <w:top w:val="none" w:sz="0" w:space="0" w:color="auto"/>
            <w:left w:val="none" w:sz="0" w:space="0" w:color="auto"/>
            <w:bottom w:val="none" w:sz="0" w:space="0" w:color="auto"/>
            <w:right w:val="none" w:sz="0" w:space="0" w:color="auto"/>
          </w:divBdr>
        </w:div>
        <w:div w:id="1863203199">
          <w:marLeft w:val="480"/>
          <w:marRight w:val="0"/>
          <w:marTop w:val="0"/>
          <w:marBottom w:val="0"/>
          <w:divBdr>
            <w:top w:val="none" w:sz="0" w:space="0" w:color="auto"/>
            <w:left w:val="none" w:sz="0" w:space="0" w:color="auto"/>
            <w:bottom w:val="none" w:sz="0" w:space="0" w:color="auto"/>
            <w:right w:val="none" w:sz="0" w:space="0" w:color="auto"/>
          </w:divBdr>
        </w:div>
        <w:div w:id="1512331463">
          <w:marLeft w:val="480"/>
          <w:marRight w:val="0"/>
          <w:marTop w:val="0"/>
          <w:marBottom w:val="0"/>
          <w:divBdr>
            <w:top w:val="none" w:sz="0" w:space="0" w:color="auto"/>
            <w:left w:val="none" w:sz="0" w:space="0" w:color="auto"/>
            <w:bottom w:val="none" w:sz="0" w:space="0" w:color="auto"/>
            <w:right w:val="none" w:sz="0" w:space="0" w:color="auto"/>
          </w:divBdr>
        </w:div>
        <w:div w:id="64228622">
          <w:marLeft w:val="480"/>
          <w:marRight w:val="0"/>
          <w:marTop w:val="0"/>
          <w:marBottom w:val="0"/>
          <w:divBdr>
            <w:top w:val="none" w:sz="0" w:space="0" w:color="auto"/>
            <w:left w:val="none" w:sz="0" w:space="0" w:color="auto"/>
            <w:bottom w:val="none" w:sz="0" w:space="0" w:color="auto"/>
            <w:right w:val="none" w:sz="0" w:space="0" w:color="auto"/>
          </w:divBdr>
        </w:div>
        <w:div w:id="1276792992">
          <w:marLeft w:val="480"/>
          <w:marRight w:val="0"/>
          <w:marTop w:val="0"/>
          <w:marBottom w:val="0"/>
          <w:divBdr>
            <w:top w:val="none" w:sz="0" w:space="0" w:color="auto"/>
            <w:left w:val="none" w:sz="0" w:space="0" w:color="auto"/>
            <w:bottom w:val="none" w:sz="0" w:space="0" w:color="auto"/>
            <w:right w:val="none" w:sz="0" w:space="0" w:color="auto"/>
          </w:divBdr>
        </w:div>
        <w:div w:id="1685015798">
          <w:marLeft w:val="480"/>
          <w:marRight w:val="0"/>
          <w:marTop w:val="0"/>
          <w:marBottom w:val="0"/>
          <w:divBdr>
            <w:top w:val="none" w:sz="0" w:space="0" w:color="auto"/>
            <w:left w:val="none" w:sz="0" w:space="0" w:color="auto"/>
            <w:bottom w:val="none" w:sz="0" w:space="0" w:color="auto"/>
            <w:right w:val="none" w:sz="0" w:space="0" w:color="auto"/>
          </w:divBdr>
        </w:div>
        <w:div w:id="2004240650">
          <w:marLeft w:val="480"/>
          <w:marRight w:val="0"/>
          <w:marTop w:val="0"/>
          <w:marBottom w:val="0"/>
          <w:divBdr>
            <w:top w:val="none" w:sz="0" w:space="0" w:color="auto"/>
            <w:left w:val="none" w:sz="0" w:space="0" w:color="auto"/>
            <w:bottom w:val="none" w:sz="0" w:space="0" w:color="auto"/>
            <w:right w:val="none" w:sz="0" w:space="0" w:color="auto"/>
          </w:divBdr>
        </w:div>
        <w:div w:id="997003797">
          <w:marLeft w:val="480"/>
          <w:marRight w:val="0"/>
          <w:marTop w:val="0"/>
          <w:marBottom w:val="0"/>
          <w:divBdr>
            <w:top w:val="none" w:sz="0" w:space="0" w:color="auto"/>
            <w:left w:val="none" w:sz="0" w:space="0" w:color="auto"/>
            <w:bottom w:val="none" w:sz="0" w:space="0" w:color="auto"/>
            <w:right w:val="none" w:sz="0" w:space="0" w:color="auto"/>
          </w:divBdr>
        </w:div>
        <w:div w:id="858587171">
          <w:marLeft w:val="480"/>
          <w:marRight w:val="0"/>
          <w:marTop w:val="0"/>
          <w:marBottom w:val="0"/>
          <w:divBdr>
            <w:top w:val="none" w:sz="0" w:space="0" w:color="auto"/>
            <w:left w:val="none" w:sz="0" w:space="0" w:color="auto"/>
            <w:bottom w:val="none" w:sz="0" w:space="0" w:color="auto"/>
            <w:right w:val="none" w:sz="0" w:space="0" w:color="auto"/>
          </w:divBdr>
        </w:div>
        <w:div w:id="2048220362">
          <w:marLeft w:val="480"/>
          <w:marRight w:val="0"/>
          <w:marTop w:val="0"/>
          <w:marBottom w:val="0"/>
          <w:divBdr>
            <w:top w:val="none" w:sz="0" w:space="0" w:color="auto"/>
            <w:left w:val="none" w:sz="0" w:space="0" w:color="auto"/>
            <w:bottom w:val="none" w:sz="0" w:space="0" w:color="auto"/>
            <w:right w:val="none" w:sz="0" w:space="0" w:color="auto"/>
          </w:divBdr>
        </w:div>
        <w:div w:id="1351879519">
          <w:marLeft w:val="480"/>
          <w:marRight w:val="0"/>
          <w:marTop w:val="0"/>
          <w:marBottom w:val="0"/>
          <w:divBdr>
            <w:top w:val="none" w:sz="0" w:space="0" w:color="auto"/>
            <w:left w:val="none" w:sz="0" w:space="0" w:color="auto"/>
            <w:bottom w:val="none" w:sz="0" w:space="0" w:color="auto"/>
            <w:right w:val="none" w:sz="0" w:space="0" w:color="auto"/>
          </w:divBdr>
        </w:div>
        <w:div w:id="1521628796">
          <w:marLeft w:val="480"/>
          <w:marRight w:val="0"/>
          <w:marTop w:val="0"/>
          <w:marBottom w:val="0"/>
          <w:divBdr>
            <w:top w:val="none" w:sz="0" w:space="0" w:color="auto"/>
            <w:left w:val="none" w:sz="0" w:space="0" w:color="auto"/>
            <w:bottom w:val="none" w:sz="0" w:space="0" w:color="auto"/>
            <w:right w:val="none" w:sz="0" w:space="0" w:color="auto"/>
          </w:divBdr>
        </w:div>
        <w:div w:id="1207448296">
          <w:marLeft w:val="480"/>
          <w:marRight w:val="0"/>
          <w:marTop w:val="0"/>
          <w:marBottom w:val="0"/>
          <w:divBdr>
            <w:top w:val="none" w:sz="0" w:space="0" w:color="auto"/>
            <w:left w:val="none" w:sz="0" w:space="0" w:color="auto"/>
            <w:bottom w:val="none" w:sz="0" w:space="0" w:color="auto"/>
            <w:right w:val="none" w:sz="0" w:space="0" w:color="auto"/>
          </w:divBdr>
        </w:div>
        <w:div w:id="1577205361">
          <w:marLeft w:val="480"/>
          <w:marRight w:val="0"/>
          <w:marTop w:val="0"/>
          <w:marBottom w:val="0"/>
          <w:divBdr>
            <w:top w:val="none" w:sz="0" w:space="0" w:color="auto"/>
            <w:left w:val="none" w:sz="0" w:space="0" w:color="auto"/>
            <w:bottom w:val="none" w:sz="0" w:space="0" w:color="auto"/>
            <w:right w:val="none" w:sz="0" w:space="0" w:color="auto"/>
          </w:divBdr>
        </w:div>
        <w:div w:id="534584667">
          <w:marLeft w:val="480"/>
          <w:marRight w:val="0"/>
          <w:marTop w:val="0"/>
          <w:marBottom w:val="0"/>
          <w:divBdr>
            <w:top w:val="none" w:sz="0" w:space="0" w:color="auto"/>
            <w:left w:val="none" w:sz="0" w:space="0" w:color="auto"/>
            <w:bottom w:val="none" w:sz="0" w:space="0" w:color="auto"/>
            <w:right w:val="none" w:sz="0" w:space="0" w:color="auto"/>
          </w:divBdr>
        </w:div>
        <w:div w:id="126360383">
          <w:marLeft w:val="480"/>
          <w:marRight w:val="0"/>
          <w:marTop w:val="0"/>
          <w:marBottom w:val="0"/>
          <w:divBdr>
            <w:top w:val="none" w:sz="0" w:space="0" w:color="auto"/>
            <w:left w:val="none" w:sz="0" w:space="0" w:color="auto"/>
            <w:bottom w:val="none" w:sz="0" w:space="0" w:color="auto"/>
            <w:right w:val="none" w:sz="0" w:space="0" w:color="auto"/>
          </w:divBdr>
        </w:div>
        <w:div w:id="1609967967">
          <w:marLeft w:val="480"/>
          <w:marRight w:val="0"/>
          <w:marTop w:val="0"/>
          <w:marBottom w:val="0"/>
          <w:divBdr>
            <w:top w:val="none" w:sz="0" w:space="0" w:color="auto"/>
            <w:left w:val="none" w:sz="0" w:space="0" w:color="auto"/>
            <w:bottom w:val="none" w:sz="0" w:space="0" w:color="auto"/>
            <w:right w:val="none" w:sz="0" w:space="0" w:color="auto"/>
          </w:divBdr>
        </w:div>
        <w:div w:id="541938399">
          <w:marLeft w:val="480"/>
          <w:marRight w:val="0"/>
          <w:marTop w:val="0"/>
          <w:marBottom w:val="0"/>
          <w:divBdr>
            <w:top w:val="none" w:sz="0" w:space="0" w:color="auto"/>
            <w:left w:val="none" w:sz="0" w:space="0" w:color="auto"/>
            <w:bottom w:val="none" w:sz="0" w:space="0" w:color="auto"/>
            <w:right w:val="none" w:sz="0" w:space="0" w:color="auto"/>
          </w:divBdr>
        </w:div>
      </w:divsChild>
    </w:div>
    <w:div w:id="669215253">
      <w:bodyDiv w:val="1"/>
      <w:marLeft w:val="0"/>
      <w:marRight w:val="0"/>
      <w:marTop w:val="0"/>
      <w:marBottom w:val="0"/>
      <w:divBdr>
        <w:top w:val="none" w:sz="0" w:space="0" w:color="auto"/>
        <w:left w:val="none" w:sz="0" w:space="0" w:color="auto"/>
        <w:bottom w:val="none" w:sz="0" w:space="0" w:color="auto"/>
        <w:right w:val="none" w:sz="0" w:space="0" w:color="auto"/>
      </w:divBdr>
    </w:div>
    <w:div w:id="669217307">
      <w:bodyDiv w:val="1"/>
      <w:marLeft w:val="0"/>
      <w:marRight w:val="0"/>
      <w:marTop w:val="0"/>
      <w:marBottom w:val="0"/>
      <w:divBdr>
        <w:top w:val="none" w:sz="0" w:space="0" w:color="auto"/>
        <w:left w:val="none" w:sz="0" w:space="0" w:color="auto"/>
        <w:bottom w:val="none" w:sz="0" w:space="0" w:color="auto"/>
        <w:right w:val="none" w:sz="0" w:space="0" w:color="auto"/>
      </w:divBdr>
    </w:div>
    <w:div w:id="669218062">
      <w:bodyDiv w:val="1"/>
      <w:marLeft w:val="0"/>
      <w:marRight w:val="0"/>
      <w:marTop w:val="0"/>
      <w:marBottom w:val="0"/>
      <w:divBdr>
        <w:top w:val="none" w:sz="0" w:space="0" w:color="auto"/>
        <w:left w:val="none" w:sz="0" w:space="0" w:color="auto"/>
        <w:bottom w:val="none" w:sz="0" w:space="0" w:color="auto"/>
        <w:right w:val="none" w:sz="0" w:space="0" w:color="auto"/>
      </w:divBdr>
    </w:div>
    <w:div w:id="669258376">
      <w:bodyDiv w:val="1"/>
      <w:marLeft w:val="0"/>
      <w:marRight w:val="0"/>
      <w:marTop w:val="0"/>
      <w:marBottom w:val="0"/>
      <w:divBdr>
        <w:top w:val="none" w:sz="0" w:space="0" w:color="auto"/>
        <w:left w:val="none" w:sz="0" w:space="0" w:color="auto"/>
        <w:bottom w:val="none" w:sz="0" w:space="0" w:color="auto"/>
        <w:right w:val="none" w:sz="0" w:space="0" w:color="auto"/>
      </w:divBdr>
    </w:div>
    <w:div w:id="669336859">
      <w:bodyDiv w:val="1"/>
      <w:marLeft w:val="0"/>
      <w:marRight w:val="0"/>
      <w:marTop w:val="0"/>
      <w:marBottom w:val="0"/>
      <w:divBdr>
        <w:top w:val="none" w:sz="0" w:space="0" w:color="auto"/>
        <w:left w:val="none" w:sz="0" w:space="0" w:color="auto"/>
        <w:bottom w:val="none" w:sz="0" w:space="0" w:color="auto"/>
        <w:right w:val="none" w:sz="0" w:space="0" w:color="auto"/>
      </w:divBdr>
    </w:div>
    <w:div w:id="669337043">
      <w:bodyDiv w:val="1"/>
      <w:marLeft w:val="0"/>
      <w:marRight w:val="0"/>
      <w:marTop w:val="0"/>
      <w:marBottom w:val="0"/>
      <w:divBdr>
        <w:top w:val="none" w:sz="0" w:space="0" w:color="auto"/>
        <w:left w:val="none" w:sz="0" w:space="0" w:color="auto"/>
        <w:bottom w:val="none" w:sz="0" w:space="0" w:color="auto"/>
        <w:right w:val="none" w:sz="0" w:space="0" w:color="auto"/>
      </w:divBdr>
    </w:div>
    <w:div w:id="669452122">
      <w:bodyDiv w:val="1"/>
      <w:marLeft w:val="0"/>
      <w:marRight w:val="0"/>
      <w:marTop w:val="0"/>
      <w:marBottom w:val="0"/>
      <w:divBdr>
        <w:top w:val="none" w:sz="0" w:space="0" w:color="auto"/>
        <w:left w:val="none" w:sz="0" w:space="0" w:color="auto"/>
        <w:bottom w:val="none" w:sz="0" w:space="0" w:color="auto"/>
        <w:right w:val="none" w:sz="0" w:space="0" w:color="auto"/>
      </w:divBdr>
    </w:div>
    <w:div w:id="669794347">
      <w:bodyDiv w:val="1"/>
      <w:marLeft w:val="0"/>
      <w:marRight w:val="0"/>
      <w:marTop w:val="0"/>
      <w:marBottom w:val="0"/>
      <w:divBdr>
        <w:top w:val="none" w:sz="0" w:space="0" w:color="auto"/>
        <w:left w:val="none" w:sz="0" w:space="0" w:color="auto"/>
        <w:bottom w:val="none" w:sz="0" w:space="0" w:color="auto"/>
        <w:right w:val="none" w:sz="0" w:space="0" w:color="auto"/>
      </w:divBdr>
    </w:div>
    <w:div w:id="669868373">
      <w:bodyDiv w:val="1"/>
      <w:marLeft w:val="0"/>
      <w:marRight w:val="0"/>
      <w:marTop w:val="0"/>
      <w:marBottom w:val="0"/>
      <w:divBdr>
        <w:top w:val="none" w:sz="0" w:space="0" w:color="auto"/>
        <w:left w:val="none" w:sz="0" w:space="0" w:color="auto"/>
        <w:bottom w:val="none" w:sz="0" w:space="0" w:color="auto"/>
        <w:right w:val="none" w:sz="0" w:space="0" w:color="auto"/>
      </w:divBdr>
    </w:div>
    <w:div w:id="669909588">
      <w:bodyDiv w:val="1"/>
      <w:marLeft w:val="0"/>
      <w:marRight w:val="0"/>
      <w:marTop w:val="0"/>
      <w:marBottom w:val="0"/>
      <w:divBdr>
        <w:top w:val="none" w:sz="0" w:space="0" w:color="auto"/>
        <w:left w:val="none" w:sz="0" w:space="0" w:color="auto"/>
        <w:bottom w:val="none" w:sz="0" w:space="0" w:color="auto"/>
        <w:right w:val="none" w:sz="0" w:space="0" w:color="auto"/>
      </w:divBdr>
    </w:div>
    <w:div w:id="669915378">
      <w:bodyDiv w:val="1"/>
      <w:marLeft w:val="0"/>
      <w:marRight w:val="0"/>
      <w:marTop w:val="0"/>
      <w:marBottom w:val="0"/>
      <w:divBdr>
        <w:top w:val="none" w:sz="0" w:space="0" w:color="auto"/>
        <w:left w:val="none" w:sz="0" w:space="0" w:color="auto"/>
        <w:bottom w:val="none" w:sz="0" w:space="0" w:color="auto"/>
        <w:right w:val="none" w:sz="0" w:space="0" w:color="auto"/>
      </w:divBdr>
    </w:div>
    <w:div w:id="669984899">
      <w:bodyDiv w:val="1"/>
      <w:marLeft w:val="0"/>
      <w:marRight w:val="0"/>
      <w:marTop w:val="0"/>
      <w:marBottom w:val="0"/>
      <w:divBdr>
        <w:top w:val="none" w:sz="0" w:space="0" w:color="auto"/>
        <w:left w:val="none" w:sz="0" w:space="0" w:color="auto"/>
        <w:bottom w:val="none" w:sz="0" w:space="0" w:color="auto"/>
        <w:right w:val="none" w:sz="0" w:space="0" w:color="auto"/>
      </w:divBdr>
    </w:div>
    <w:div w:id="670109749">
      <w:bodyDiv w:val="1"/>
      <w:marLeft w:val="0"/>
      <w:marRight w:val="0"/>
      <w:marTop w:val="0"/>
      <w:marBottom w:val="0"/>
      <w:divBdr>
        <w:top w:val="none" w:sz="0" w:space="0" w:color="auto"/>
        <w:left w:val="none" w:sz="0" w:space="0" w:color="auto"/>
        <w:bottom w:val="none" w:sz="0" w:space="0" w:color="auto"/>
        <w:right w:val="none" w:sz="0" w:space="0" w:color="auto"/>
      </w:divBdr>
    </w:div>
    <w:div w:id="670138322">
      <w:bodyDiv w:val="1"/>
      <w:marLeft w:val="0"/>
      <w:marRight w:val="0"/>
      <w:marTop w:val="0"/>
      <w:marBottom w:val="0"/>
      <w:divBdr>
        <w:top w:val="none" w:sz="0" w:space="0" w:color="auto"/>
        <w:left w:val="none" w:sz="0" w:space="0" w:color="auto"/>
        <w:bottom w:val="none" w:sz="0" w:space="0" w:color="auto"/>
        <w:right w:val="none" w:sz="0" w:space="0" w:color="auto"/>
      </w:divBdr>
    </w:div>
    <w:div w:id="670183733">
      <w:bodyDiv w:val="1"/>
      <w:marLeft w:val="0"/>
      <w:marRight w:val="0"/>
      <w:marTop w:val="0"/>
      <w:marBottom w:val="0"/>
      <w:divBdr>
        <w:top w:val="none" w:sz="0" w:space="0" w:color="auto"/>
        <w:left w:val="none" w:sz="0" w:space="0" w:color="auto"/>
        <w:bottom w:val="none" w:sz="0" w:space="0" w:color="auto"/>
        <w:right w:val="none" w:sz="0" w:space="0" w:color="auto"/>
      </w:divBdr>
    </w:div>
    <w:div w:id="670252612">
      <w:bodyDiv w:val="1"/>
      <w:marLeft w:val="0"/>
      <w:marRight w:val="0"/>
      <w:marTop w:val="0"/>
      <w:marBottom w:val="0"/>
      <w:divBdr>
        <w:top w:val="none" w:sz="0" w:space="0" w:color="auto"/>
        <w:left w:val="none" w:sz="0" w:space="0" w:color="auto"/>
        <w:bottom w:val="none" w:sz="0" w:space="0" w:color="auto"/>
        <w:right w:val="none" w:sz="0" w:space="0" w:color="auto"/>
      </w:divBdr>
    </w:div>
    <w:div w:id="670332285">
      <w:bodyDiv w:val="1"/>
      <w:marLeft w:val="0"/>
      <w:marRight w:val="0"/>
      <w:marTop w:val="0"/>
      <w:marBottom w:val="0"/>
      <w:divBdr>
        <w:top w:val="none" w:sz="0" w:space="0" w:color="auto"/>
        <w:left w:val="none" w:sz="0" w:space="0" w:color="auto"/>
        <w:bottom w:val="none" w:sz="0" w:space="0" w:color="auto"/>
        <w:right w:val="none" w:sz="0" w:space="0" w:color="auto"/>
      </w:divBdr>
    </w:div>
    <w:div w:id="670379035">
      <w:bodyDiv w:val="1"/>
      <w:marLeft w:val="0"/>
      <w:marRight w:val="0"/>
      <w:marTop w:val="0"/>
      <w:marBottom w:val="0"/>
      <w:divBdr>
        <w:top w:val="none" w:sz="0" w:space="0" w:color="auto"/>
        <w:left w:val="none" w:sz="0" w:space="0" w:color="auto"/>
        <w:bottom w:val="none" w:sz="0" w:space="0" w:color="auto"/>
        <w:right w:val="none" w:sz="0" w:space="0" w:color="auto"/>
      </w:divBdr>
    </w:div>
    <w:div w:id="670567746">
      <w:bodyDiv w:val="1"/>
      <w:marLeft w:val="0"/>
      <w:marRight w:val="0"/>
      <w:marTop w:val="0"/>
      <w:marBottom w:val="0"/>
      <w:divBdr>
        <w:top w:val="none" w:sz="0" w:space="0" w:color="auto"/>
        <w:left w:val="none" w:sz="0" w:space="0" w:color="auto"/>
        <w:bottom w:val="none" w:sz="0" w:space="0" w:color="auto"/>
        <w:right w:val="none" w:sz="0" w:space="0" w:color="auto"/>
      </w:divBdr>
    </w:div>
    <w:div w:id="670714869">
      <w:bodyDiv w:val="1"/>
      <w:marLeft w:val="0"/>
      <w:marRight w:val="0"/>
      <w:marTop w:val="0"/>
      <w:marBottom w:val="0"/>
      <w:divBdr>
        <w:top w:val="none" w:sz="0" w:space="0" w:color="auto"/>
        <w:left w:val="none" w:sz="0" w:space="0" w:color="auto"/>
        <w:bottom w:val="none" w:sz="0" w:space="0" w:color="auto"/>
        <w:right w:val="none" w:sz="0" w:space="0" w:color="auto"/>
      </w:divBdr>
    </w:div>
    <w:div w:id="670719889">
      <w:bodyDiv w:val="1"/>
      <w:marLeft w:val="0"/>
      <w:marRight w:val="0"/>
      <w:marTop w:val="0"/>
      <w:marBottom w:val="0"/>
      <w:divBdr>
        <w:top w:val="none" w:sz="0" w:space="0" w:color="auto"/>
        <w:left w:val="none" w:sz="0" w:space="0" w:color="auto"/>
        <w:bottom w:val="none" w:sz="0" w:space="0" w:color="auto"/>
        <w:right w:val="none" w:sz="0" w:space="0" w:color="auto"/>
      </w:divBdr>
    </w:div>
    <w:div w:id="670764909">
      <w:bodyDiv w:val="1"/>
      <w:marLeft w:val="0"/>
      <w:marRight w:val="0"/>
      <w:marTop w:val="0"/>
      <w:marBottom w:val="0"/>
      <w:divBdr>
        <w:top w:val="none" w:sz="0" w:space="0" w:color="auto"/>
        <w:left w:val="none" w:sz="0" w:space="0" w:color="auto"/>
        <w:bottom w:val="none" w:sz="0" w:space="0" w:color="auto"/>
        <w:right w:val="none" w:sz="0" w:space="0" w:color="auto"/>
      </w:divBdr>
    </w:div>
    <w:div w:id="670841420">
      <w:bodyDiv w:val="1"/>
      <w:marLeft w:val="0"/>
      <w:marRight w:val="0"/>
      <w:marTop w:val="0"/>
      <w:marBottom w:val="0"/>
      <w:divBdr>
        <w:top w:val="none" w:sz="0" w:space="0" w:color="auto"/>
        <w:left w:val="none" w:sz="0" w:space="0" w:color="auto"/>
        <w:bottom w:val="none" w:sz="0" w:space="0" w:color="auto"/>
        <w:right w:val="none" w:sz="0" w:space="0" w:color="auto"/>
      </w:divBdr>
    </w:div>
    <w:div w:id="670990129">
      <w:bodyDiv w:val="1"/>
      <w:marLeft w:val="0"/>
      <w:marRight w:val="0"/>
      <w:marTop w:val="0"/>
      <w:marBottom w:val="0"/>
      <w:divBdr>
        <w:top w:val="none" w:sz="0" w:space="0" w:color="auto"/>
        <w:left w:val="none" w:sz="0" w:space="0" w:color="auto"/>
        <w:bottom w:val="none" w:sz="0" w:space="0" w:color="auto"/>
        <w:right w:val="none" w:sz="0" w:space="0" w:color="auto"/>
      </w:divBdr>
    </w:div>
    <w:div w:id="671103721">
      <w:bodyDiv w:val="1"/>
      <w:marLeft w:val="0"/>
      <w:marRight w:val="0"/>
      <w:marTop w:val="0"/>
      <w:marBottom w:val="0"/>
      <w:divBdr>
        <w:top w:val="none" w:sz="0" w:space="0" w:color="auto"/>
        <w:left w:val="none" w:sz="0" w:space="0" w:color="auto"/>
        <w:bottom w:val="none" w:sz="0" w:space="0" w:color="auto"/>
        <w:right w:val="none" w:sz="0" w:space="0" w:color="auto"/>
      </w:divBdr>
    </w:div>
    <w:div w:id="671104477">
      <w:bodyDiv w:val="1"/>
      <w:marLeft w:val="0"/>
      <w:marRight w:val="0"/>
      <w:marTop w:val="0"/>
      <w:marBottom w:val="0"/>
      <w:divBdr>
        <w:top w:val="none" w:sz="0" w:space="0" w:color="auto"/>
        <w:left w:val="none" w:sz="0" w:space="0" w:color="auto"/>
        <w:bottom w:val="none" w:sz="0" w:space="0" w:color="auto"/>
        <w:right w:val="none" w:sz="0" w:space="0" w:color="auto"/>
      </w:divBdr>
    </w:div>
    <w:div w:id="671109043">
      <w:bodyDiv w:val="1"/>
      <w:marLeft w:val="0"/>
      <w:marRight w:val="0"/>
      <w:marTop w:val="0"/>
      <w:marBottom w:val="0"/>
      <w:divBdr>
        <w:top w:val="none" w:sz="0" w:space="0" w:color="auto"/>
        <w:left w:val="none" w:sz="0" w:space="0" w:color="auto"/>
        <w:bottom w:val="none" w:sz="0" w:space="0" w:color="auto"/>
        <w:right w:val="none" w:sz="0" w:space="0" w:color="auto"/>
      </w:divBdr>
    </w:div>
    <w:div w:id="671299305">
      <w:bodyDiv w:val="1"/>
      <w:marLeft w:val="0"/>
      <w:marRight w:val="0"/>
      <w:marTop w:val="0"/>
      <w:marBottom w:val="0"/>
      <w:divBdr>
        <w:top w:val="none" w:sz="0" w:space="0" w:color="auto"/>
        <w:left w:val="none" w:sz="0" w:space="0" w:color="auto"/>
        <w:bottom w:val="none" w:sz="0" w:space="0" w:color="auto"/>
        <w:right w:val="none" w:sz="0" w:space="0" w:color="auto"/>
      </w:divBdr>
      <w:divsChild>
        <w:div w:id="81149891">
          <w:marLeft w:val="480"/>
          <w:marRight w:val="0"/>
          <w:marTop w:val="0"/>
          <w:marBottom w:val="0"/>
          <w:divBdr>
            <w:top w:val="none" w:sz="0" w:space="0" w:color="auto"/>
            <w:left w:val="none" w:sz="0" w:space="0" w:color="auto"/>
            <w:bottom w:val="none" w:sz="0" w:space="0" w:color="auto"/>
            <w:right w:val="none" w:sz="0" w:space="0" w:color="auto"/>
          </w:divBdr>
        </w:div>
        <w:div w:id="84957385">
          <w:marLeft w:val="480"/>
          <w:marRight w:val="0"/>
          <w:marTop w:val="0"/>
          <w:marBottom w:val="0"/>
          <w:divBdr>
            <w:top w:val="none" w:sz="0" w:space="0" w:color="auto"/>
            <w:left w:val="none" w:sz="0" w:space="0" w:color="auto"/>
            <w:bottom w:val="none" w:sz="0" w:space="0" w:color="auto"/>
            <w:right w:val="none" w:sz="0" w:space="0" w:color="auto"/>
          </w:divBdr>
        </w:div>
        <w:div w:id="111216527">
          <w:marLeft w:val="480"/>
          <w:marRight w:val="0"/>
          <w:marTop w:val="0"/>
          <w:marBottom w:val="0"/>
          <w:divBdr>
            <w:top w:val="none" w:sz="0" w:space="0" w:color="auto"/>
            <w:left w:val="none" w:sz="0" w:space="0" w:color="auto"/>
            <w:bottom w:val="none" w:sz="0" w:space="0" w:color="auto"/>
            <w:right w:val="none" w:sz="0" w:space="0" w:color="auto"/>
          </w:divBdr>
        </w:div>
        <w:div w:id="122508179">
          <w:marLeft w:val="480"/>
          <w:marRight w:val="0"/>
          <w:marTop w:val="0"/>
          <w:marBottom w:val="0"/>
          <w:divBdr>
            <w:top w:val="none" w:sz="0" w:space="0" w:color="auto"/>
            <w:left w:val="none" w:sz="0" w:space="0" w:color="auto"/>
            <w:bottom w:val="none" w:sz="0" w:space="0" w:color="auto"/>
            <w:right w:val="none" w:sz="0" w:space="0" w:color="auto"/>
          </w:divBdr>
        </w:div>
        <w:div w:id="142041530">
          <w:marLeft w:val="480"/>
          <w:marRight w:val="0"/>
          <w:marTop w:val="0"/>
          <w:marBottom w:val="0"/>
          <w:divBdr>
            <w:top w:val="none" w:sz="0" w:space="0" w:color="auto"/>
            <w:left w:val="none" w:sz="0" w:space="0" w:color="auto"/>
            <w:bottom w:val="none" w:sz="0" w:space="0" w:color="auto"/>
            <w:right w:val="none" w:sz="0" w:space="0" w:color="auto"/>
          </w:divBdr>
        </w:div>
        <w:div w:id="211817716">
          <w:marLeft w:val="480"/>
          <w:marRight w:val="0"/>
          <w:marTop w:val="0"/>
          <w:marBottom w:val="0"/>
          <w:divBdr>
            <w:top w:val="none" w:sz="0" w:space="0" w:color="auto"/>
            <w:left w:val="none" w:sz="0" w:space="0" w:color="auto"/>
            <w:bottom w:val="none" w:sz="0" w:space="0" w:color="auto"/>
            <w:right w:val="none" w:sz="0" w:space="0" w:color="auto"/>
          </w:divBdr>
        </w:div>
        <w:div w:id="215091872">
          <w:marLeft w:val="480"/>
          <w:marRight w:val="0"/>
          <w:marTop w:val="0"/>
          <w:marBottom w:val="0"/>
          <w:divBdr>
            <w:top w:val="none" w:sz="0" w:space="0" w:color="auto"/>
            <w:left w:val="none" w:sz="0" w:space="0" w:color="auto"/>
            <w:bottom w:val="none" w:sz="0" w:space="0" w:color="auto"/>
            <w:right w:val="none" w:sz="0" w:space="0" w:color="auto"/>
          </w:divBdr>
        </w:div>
        <w:div w:id="266891397">
          <w:marLeft w:val="480"/>
          <w:marRight w:val="0"/>
          <w:marTop w:val="0"/>
          <w:marBottom w:val="0"/>
          <w:divBdr>
            <w:top w:val="none" w:sz="0" w:space="0" w:color="auto"/>
            <w:left w:val="none" w:sz="0" w:space="0" w:color="auto"/>
            <w:bottom w:val="none" w:sz="0" w:space="0" w:color="auto"/>
            <w:right w:val="none" w:sz="0" w:space="0" w:color="auto"/>
          </w:divBdr>
        </w:div>
        <w:div w:id="306085736">
          <w:marLeft w:val="480"/>
          <w:marRight w:val="0"/>
          <w:marTop w:val="0"/>
          <w:marBottom w:val="0"/>
          <w:divBdr>
            <w:top w:val="none" w:sz="0" w:space="0" w:color="auto"/>
            <w:left w:val="none" w:sz="0" w:space="0" w:color="auto"/>
            <w:bottom w:val="none" w:sz="0" w:space="0" w:color="auto"/>
            <w:right w:val="none" w:sz="0" w:space="0" w:color="auto"/>
          </w:divBdr>
        </w:div>
        <w:div w:id="351222474">
          <w:marLeft w:val="480"/>
          <w:marRight w:val="0"/>
          <w:marTop w:val="0"/>
          <w:marBottom w:val="0"/>
          <w:divBdr>
            <w:top w:val="none" w:sz="0" w:space="0" w:color="auto"/>
            <w:left w:val="none" w:sz="0" w:space="0" w:color="auto"/>
            <w:bottom w:val="none" w:sz="0" w:space="0" w:color="auto"/>
            <w:right w:val="none" w:sz="0" w:space="0" w:color="auto"/>
          </w:divBdr>
        </w:div>
        <w:div w:id="446051794">
          <w:marLeft w:val="480"/>
          <w:marRight w:val="0"/>
          <w:marTop w:val="0"/>
          <w:marBottom w:val="0"/>
          <w:divBdr>
            <w:top w:val="none" w:sz="0" w:space="0" w:color="auto"/>
            <w:left w:val="none" w:sz="0" w:space="0" w:color="auto"/>
            <w:bottom w:val="none" w:sz="0" w:space="0" w:color="auto"/>
            <w:right w:val="none" w:sz="0" w:space="0" w:color="auto"/>
          </w:divBdr>
        </w:div>
        <w:div w:id="485901449">
          <w:marLeft w:val="480"/>
          <w:marRight w:val="0"/>
          <w:marTop w:val="0"/>
          <w:marBottom w:val="0"/>
          <w:divBdr>
            <w:top w:val="none" w:sz="0" w:space="0" w:color="auto"/>
            <w:left w:val="none" w:sz="0" w:space="0" w:color="auto"/>
            <w:bottom w:val="none" w:sz="0" w:space="0" w:color="auto"/>
            <w:right w:val="none" w:sz="0" w:space="0" w:color="auto"/>
          </w:divBdr>
        </w:div>
        <w:div w:id="499346986">
          <w:marLeft w:val="480"/>
          <w:marRight w:val="0"/>
          <w:marTop w:val="0"/>
          <w:marBottom w:val="0"/>
          <w:divBdr>
            <w:top w:val="none" w:sz="0" w:space="0" w:color="auto"/>
            <w:left w:val="none" w:sz="0" w:space="0" w:color="auto"/>
            <w:bottom w:val="none" w:sz="0" w:space="0" w:color="auto"/>
            <w:right w:val="none" w:sz="0" w:space="0" w:color="auto"/>
          </w:divBdr>
        </w:div>
        <w:div w:id="571235747">
          <w:marLeft w:val="480"/>
          <w:marRight w:val="0"/>
          <w:marTop w:val="0"/>
          <w:marBottom w:val="0"/>
          <w:divBdr>
            <w:top w:val="none" w:sz="0" w:space="0" w:color="auto"/>
            <w:left w:val="none" w:sz="0" w:space="0" w:color="auto"/>
            <w:bottom w:val="none" w:sz="0" w:space="0" w:color="auto"/>
            <w:right w:val="none" w:sz="0" w:space="0" w:color="auto"/>
          </w:divBdr>
        </w:div>
        <w:div w:id="583075383">
          <w:marLeft w:val="480"/>
          <w:marRight w:val="0"/>
          <w:marTop w:val="0"/>
          <w:marBottom w:val="0"/>
          <w:divBdr>
            <w:top w:val="none" w:sz="0" w:space="0" w:color="auto"/>
            <w:left w:val="none" w:sz="0" w:space="0" w:color="auto"/>
            <w:bottom w:val="none" w:sz="0" w:space="0" w:color="auto"/>
            <w:right w:val="none" w:sz="0" w:space="0" w:color="auto"/>
          </w:divBdr>
        </w:div>
        <w:div w:id="640812153">
          <w:marLeft w:val="480"/>
          <w:marRight w:val="0"/>
          <w:marTop w:val="0"/>
          <w:marBottom w:val="0"/>
          <w:divBdr>
            <w:top w:val="none" w:sz="0" w:space="0" w:color="auto"/>
            <w:left w:val="none" w:sz="0" w:space="0" w:color="auto"/>
            <w:bottom w:val="none" w:sz="0" w:space="0" w:color="auto"/>
            <w:right w:val="none" w:sz="0" w:space="0" w:color="auto"/>
          </w:divBdr>
        </w:div>
        <w:div w:id="652106235">
          <w:marLeft w:val="480"/>
          <w:marRight w:val="0"/>
          <w:marTop w:val="0"/>
          <w:marBottom w:val="0"/>
          <w:divBdr>
            <w:top w:val="none" w:sz="0" w:space="0" w:color="auto"/>
            <w:left w:val="none" w:sz="0" w:space="0" w:color="auto"/>
            <w:bottom w:val="none" w:sz="0" w:space="0" w:color="auto"/>
            <w:right w:val="none" w:sz="0" w:space="0" w:color="auto"/>
          </w:divBdr>
        </w:div>
        <w:div w:id="667100344">
          <w:marLeft w:val="480"/>
          <w:marRight w:val="0"/>
          <w:marTop w:val="0"/>
          <w:marBottom w:val="0"/>
          <w:divBdr>
            <w:top w:val="none" w:sz="0" w:space="0" w:color="auto"/>
            <w:left w:val="none" w:sz="0" w:space="0" w:color="auto"/>
            <w:bottom w:val="none" w:sz="0" w:space="0" w:color="auto"/>
            <w:right w:val="none" w:sz="0" w:space="0" w:color="auto"/>
          </w:divBdr>
        </w:div>
        <w:div w:id="693922827">
          <w:marLeft w:val="480"/>
          <w:marRight w:val="0"/>
          <w:marTop w:val="0"/>
          <w:marBottom w:val="0"/>
          <w:divBdr>
            <w:top w:val="none" w:sz="0" w:space="0" w:color="auto"/>
            <w:left w:val="none" w:sz="0" w:space="0" w:color="auto"/>
            <w:bottom w:val="none" w:sz="0" w:space="0" w:color="auto"/>
            <w:right w:val="none" w:sz="0" w:space="0" w:color="auto"/>
          </w:divBdr>
        </w:div>
        <w:div w:id="720978748">
          <w:marLeft w:val="480"/>
          <w:marRight w:val="0"/>
          <w:marTop w:val="0"/>
          <w:marBottom w:val="0"/>
          <w:divBdr>
            <w:top w:val="none" w:sz="0" w:space="0" w:color="auto"/>
            <w:left w:val="none" w:sz="0" w:space="0" w:color="auto"/>
            <w:bottom w:val="none" w:sz="0" w:space="0" w:color="auto"/>
            <w:right w:val="none" w:sz="0" w:space="0" w:color="auto"/>
          </w:divBdr>
        </w:div>
        <w:div w:id="737098280">
          <w:marLeft w:val="480"/>
          <w:marRight w:val="0"/>
          <w:marTop w:val="0"/>
          <w:marBottom w:val="0"/>
          <w:divBdr>
            <w:top w:val="none" w:sz="0" w:space="0" w:color="auto"/>
            <w:left w:val="none" w:sz="0" w:space="0" w:color="auto"/>
            <w:bottom w:val="none" w:sz="0" w:space="0" w:color="auto"/>
            <w:right w:val="none" w:sz="0" w:space="0" w:color="auto"/>
          </w:divBdr>
        </w:div>
        <w:div w:id="785848139">
          <w:marLeft w:val="480"/>
          <w:marRight w:val="0"/>
          <w:marTop w:val="0"/>
          <w:marBottom w:val="0"/>
          <w:divBdr>
            <w:top w:val="none" w:sz="0" w:space="0" w:color="auto"/>
            <w:left w:val="none" w:sz="0" w:space="0" w:color="auto"/>
            <w:bottom w:val="none" w:sz="0" w:space="0" w:color="auto"/>
            <w:right w:val="none" w:sz="0" w:space="0" w:color="auto"/>
          </w:divBdr>
        </w:div>
        <w:div w:id="831608356">
          <w:marLeft w:val="480"/>
          <w:marRight w:val="0"/>
          <w:marTop w:val="0"/>
          <w:marBottom w:val="0"/>
          <w:divBdr>
            <w:top w:val="none" w:sz="0" w:space="0" w:color="auto"/>
            <w:left w:val="none" w:sz="0" w:space="0" w:color="auto"/>
            <w:bottom w:val="none" w:sz="0" w:space="0" w:color="auto"/>
            <w:right w:val="none" w:sz="0" w:space="0" w:color="auto"/>
          </w:divBdr>
        </w:div>
        <w:div w:id="850491643">
          <w:marLeft w:val="480"/>
          <w:marRight w:val="0"/>
          <w:marTop w:val="0"/>
          <w:marBottom w:val="0"/>
          <w:divBdr>
            <w:top w:val="none" w:sz="0" w:space="0" w:color="auto"/>
            <w:left w:val="none" w:sz="0" w:space="0" w:color="auto"/>
            <w:bottom w:val="none" w:sz="0" w:space="0" w:color="auto"/>
            <w:right w:val="none" w:sz="0" w:space="0" w:color="auto"/>
          </w:divBdr>
        </w:div>
        <w:div w:id="901217352">
          <w:marLeft w:val="480"/>
          <w:marRight w:val="0"/>
          <w:marTop w:val="0"/>
          <w:marBottom w:val="0"/>
          <w:divBdr>
            <w:top w:val="none" w:sz="0" w:space="0" w:color="auto"/>
            <w:left w:val="none" w:sz="0" w:space="0" w:color="auto"/>
            <w:bottom w:val="none" w:sz="0" w:space="0" w:color="auto"/>
            <w:right w:val="none" w:sz="0" w:space="0" w:color="auto"/>
          </w:divBdr>
        </w:div>
      </w:divsChild>
    </w:div>
    <w:div w:id="671300078">
      <w:bodyDiv w:val="1"/>
      <w:marLeft w:val="0"/>
      <w:marRight w:val="0"/>
      <w:marTop w:val="0"/>
      <w:marBottom w:val="0"/>
      <w:divBdr>
        <w:top w:val="none" w:sz="0" w:space="0" w:color="auto"/>
        <w:left w:val="none" w:sz="0" w:space="0" w:color="auto"/>
        <w:bottom w:val="none" w:sz="0" w:space="0" w:color="auto"/>
        <w:right w:val="none" w:sz="0" w:space="0" w:color="auto"/>
      </w:divBdr>
    </w:div>
    <w:div w:id="671374058">
      <w:bodyDiv w:val="1"/>
      <w:marLeft w:val="0"/>
      <w:marRight w:val="0"/>
      <w:marTop w:val="0"/>
      <w:marBottom w:val="0"/>
      <w:divBdr>
        <w:top w:val="none" w:sz="0" w:space="0" w:color="auto"/>
        <w:left w:val="none" w:sz="0" w:space="0" w:color="auto"/>
        <w:bottom w:val="none" w:sz="0" w:space="0" w:color="auto"/>
        <w:right w:val="none" w:sz="0" w:space="0" w:color="auto"/>
      </w:divBdr>
    </w:div>
    <w:div w:id="671375325">
      <w:bodyDiv w:val="1"/>
      <w:marLeft w:val="0"/>
      <w:marRight w:val="0"/>
      <w:marTop w:val="0"/>
      <w:marBottom w:val="0"/>
      <w:divBdr>
        <w:top w:val="none" w:sz="0" w:space="0" w:color="auto"/>
        <w:left w:val="none" w:sz="0" w:space="0" w:color="auto"/>
        <w:bottom w:val="none" w:sz="0" w:space="0" w:color="auto"/>
        <w:right w:val="none" w:sz="0" w:space="0" w:color="auto"/>
      </w:divBdr>
    </w:div>
    <w:div w:id="671375906">
      <w:bodyDiv w:val="1"/>
      <w:marLeft w:val="0"/>
      <w:marRight w:val="0"/>
      <w:marTop w:val="0"/>
      <w:marBottom w:val="0"/>
      <w:divBdr>
        <w:top w:val="none" w:sz="0" w:space="0" w:color="auto"/>
        <w:left w:val="none" w:sz="0" w:space="0" w:color="auto"/>
        <w:bottom w:val="none" w:sz="0" w:space="0" w:color="auto"/>
        <w:right w:val="none" w:sz="0" w:space="0" w:color="auto"/>
      </w:divBdr>
    </w:div>
    <w:div w:id="671376673">
      <w:bodyDiv w:val="1"/>
      <w:marLeft w:val="0"/>
      <w:marRight w:val="0"/>
      <w:marTop w:val="0"/>
      <w:marBottom w:val="0"/>
      <w:divBdr>
        <w:top w:val="none" w:sz="0" w:space="0" w:color="auto"/>
        <w:left w:val="none" w:sz="0" w:space="0" w:color="auto"/>
        <w:bottom w:val="none" w:sz="0" w:space="0" w:color="auto"/>
        <w:right w:val="none" w:sz="0" w:space="0" w:color="auto"/>
      </w:divBdr>
    </w:div>
    <w:div w:id="671420730">
      <w:bodyDiv w:val="1"/>
      <w:marLeft w:val="0"/>
      <w:marRight w:val="0"/>
      <w:marTop w:val="0"/>
      <w:marBottom w:val="0"/>
      <w:divBdr>
        <w:top w:val="none" w:sz="0" w:space="0" w:color="auto"/>
        <w:left w:val="none" w:sz="0" w:space="0" w:color="auto"/>
        <w:bottom w:val="none" w:sz="0" w:space="0" w:color="auto"/>
        <w:right w:val="none" w:sz="0" w:space="0" w:color="auto"/>
      </w:divBdr>
    </w:div>
    <w:div w:id="671448708">
      <w:bodyDiv w:val="1"/>
      <w:marLeft w:val="0"/>
      <w:marRight w:val="0"/>
      <w:marTop w:val="0"/>
      <w:marBottom w:val="0"/>
      <w:divBdr>
        <w:top w:val="none" w:sz="0" w:space="0" w:color="auto"/>
        <w:left w:val="none" w:sz="0" w:space="0" w:color="auto"/>
        <w:bottom w:val="none" w:sz="0" w:space="0" w:color="auto"/>
        <w:right w:val="none" w:sz="0" w:space="0" w:color="auto"/>
      </w:divBdr>
    </w:div>
    <w:div w:id="671493920">
      <w:bodyDiv w:val="1"/>
      <w:marLeft w:val="0"/>
      <w:marRight w:val="0"/>
      <w:marTop w:val="0"/>
      <w:marBottom w:val="0"/>
      <w:divBdr>
        <w:top w:val="none" w:sz="0" w:space="0" w:color="auto"/>
        <w:left w:val="none" w:sz="0" w:space="0" w:color="auto"/>
        <w:bottom w:val="none" w:sz="0" w:space="0" w:color="auto"/>
        <w:right w:val="none" w:sz="0" w:space="0" w:color="auto"/>
      </w:divBdr>
    </w:div>
    <w:div w:id="671571373">
      <w:bodyDiv w:val="1"/>
      <w:marLeft w:val="0"/>
      <w:marRight w:val="0"/>
      <w:marTop w:val="0"/>
      <w:marBottom w:val="0"/>
      <w:divBdr>
        <w:top w:val="none" w:sz="0" w:space="0" w:color="auto"/>
        <w:left w:val="none" w:sz="0" w:space="0" w:color="auto"/>
        <w:bottom w:val="none" w:sz="0" w:space="0" w:color="auto"/>
        <w:right w:val="none" w:sz="0" w:space="0" w:color="auto"/>
      </w:divBdr>
    </w:div>
    <w:div w:id="671642931">
      <w:bodyDiv w:val="1"/>
      <w:marLeft w:val="0"/>
      <w:marRight w:val="0"/>
      <w:marTop w:val="0"/>
      <w:marBottom w:val="0"/>
      <w:divBdr>
        <w:top w:val="none" w:sz="0" w:space="0" w:color="auto"/>
        <w:left w:val="none" w:sz="0" w:space="0" w:color="auto"/>
        <w:bottom w:val="none" w:sz="0" w:space="0" w:color="auto"/>
        <w:right w:val="none" w:sz="0" w:space="0" w:color="auto"/>
      </w:divBdr>
    </w:div>
    <w:div w:id="671760312">
      <w:bodyDiv w:val="1"/>
      <w:marLeft w:val="0"/>
      <w:marRight w:val="0"/>
      <w:marTop w:val="0"/>
      <w:marBottom w:val="0"/>
      <w:divBdr>
        <w:top w:val="none" w:sz="0" w:space="0" w:color="auto"/>
        <w:left w:val="none" w:sz="0" w:space="0" w:color="auto"/>
        <w:bottom w:val="none" w:sz="0" w:space="0" w:color="auto"/>
        <w:right w:val="none" w:sz="0" w:space="0" w:color="auto"/>
      </w:divBdr>
    </w:div>
    <w:div w:id="671764751">
      <w:bodyDiv w:val="1"/>
      <w:marLeft w:val="0"/>
      <w:marRight w:val="0"/>
      <w:marTop w:val="0"/>
      <w:marBottom w:val="0"/>
      <w:divBdr>
        <w:top w:val="none" w:sz="0" w:space="0" w:color="auto"/>
        <w:left w:val="none" w:sz="0" w:space="0" w:color="auto"/>
        <w:bottom w:val="none" w:sz="0" w:space="0" w:color="auto"/>
        <w:right w:val="none" w:sz="0" w:space="0" w:color="auto"/>
      </w:divBdr>
    </w:div>
    <w:div w:id="671879705">
      <w:bodyDiv w:val="1"/>
      <w:marLeft w:val="0"/>
      <w:marRight w:val="0"/>
      <w:marTop w:val="0"/>
      <w:marBottom w:val="0"/>
      <w:divBdr>
        <w:top w:val="none" w:sz="0" w:space="0" w:color="auto"/>
        <w:left w:val="none" w:sz="0" w:space="0" w:color="auto"/>
        <w:bottom w:val="none" w:sz="0" w:space="0" w:color="auto"/>
        <w:right w:val="none" w:sz="0" w:space="0" w:color="auto"/>
      </w:divBdr>
    </w:div>
    <w:div w:id="672029283">
      <w:bodyDiv w:val="1"/>
      <w:marLeft w:val="0"/>
      <w:marRight w:val="0"/>
      <w:marTop w:val="0"/>
      <w:marBottom w:val="0"/>
      <w:divBdr>
        <w:top w:val="none" w:sz="0" w:space="0" w:color="auto"/>
        <w:left w:val="none" w:sz="0" w:space="0" w:color="auto"/>
        <w:bottom w:val="none" w:sz="0" w:space="0" w:color="auto"/>
        <w:right w:val="none" w:sz="0" w:space="0" w:color="auto"/>
      </w:divBdr>
    </w:div>
    <w:div w:id="672075143">
      <w:bodyDiv w:val="1"/>
      <w:marLeft w:val="0"/>
      <w:marRight w:val="0"/>
      <w:marTop w:val="0"/>
      <w:marBottom w:val="0"/>
      <w:divBdr>
        <w:top w:val="none" w:sz="0" w:space="0" w:color="auto"/>
        <w:left w:val="none" w:sz="0" w:space="0" w:color="auto"/>
        <w:bottom w:val="none" w:sz="0" w:space="0" w:color="auto"/>
        <w:right w:val="none" w:sz="0" w:space="0" w:color="auto"/>
      </w:divBdr>
    </w:div>
    <w:div w:id="672149037">
      <w:bodyDiv w:val="1"/>
      <w:marLeft w:val="0"/>
      <w:marRight w:val="0"/>
      <w:marTop w:val="0"/>
      <w:marBottom w:val="0"/>
      <w:divBdr>
        <w:top w:val="none" w:sz="0" w:space="0" w:color="auto"/>
        <w:left w:val="none" w:sz="0" w:space="0" w:color="auto"/>
        <w:bottom w:val="none" w:sz="0" w:space="0" w:color="auto"/>
        <w:right w:val="none" w:sz="0" w:space="0" w:color="auto"/>
      </w:divBdr>
    </w:div>
    <w:div w:id="672224307">
      <w:bodyDiv w:val="1"/>
      <w:marLeft w:val="0"/>
      <w:marRight w:val="0"/>
      <w:marTop w:val="0"/>
      <w:marBottom w:val="0"/>
      <w:divBdr>
        <w:top w:val="none" w:sz="0" w:space="0" w:color="auto"/>
        <w:left w:val="none" w:sz="0" w:space="0" w:color="auto"/>
        <w:bottom w:val="none" w:sz="0" w:space="0" w:color="auto"/>
        <w:right w:val="none" w:sz="0" w:space="0" w:color="auto"/>
      </w:divBdr>
    </w:div>
    <w:div w:id="672226904">
      <w:bodyDiv w:val="1"/>
      <w:marLeft w:val="0"/>
      <w:marRight w:val="0"/>
      <w:marTop w:val="0"/>
      <w:marBottom w:val="0"/>
      <w:divBdr>
        <w:top w:val="none" w:sz="0" w:space="0" w:color="auto"/>
        <w:left w:val="none" w:sz="0" w:space="0" w:color="auto"/>
        <w:bottom w:val="none" w:sz="0" w:space="0" w:color="auto"/>
        <w:right w:val="none" w:sz="0" w:space="0" w:color="auto"/>
      </w:divBdr>
    </w:div>
    <w:div w:id="672337128">
      <w:bodyDiv w:val="1"/>
      <w:marLeft w:val="0"/>
      <w:marRight w:val="0"/>
      <w:marTop w:val="0"/>
      <w:marBottom w:val="0"/>
      <w:divBdr>
        <w:top w:val="none" w:sz="0" w:space="0" w:color="auto"/>
        <w:left w:val="none" w:sz="0" w:space="0" w:color="auto"/>
        <w:bottom w:val="none" w:sz="0" w:space="0" w:color="auto"/>
        <w:right w:val="none" w:sz="0" w:space="0" w:color="auto"/>
      </w:divBdr>
      <w:divsChild>
        <w:div w:id="3868818">
          <w:marLeft w:val="480"/>
          <w:marRight w:val="0"/>
          <w:marTop w:val="0"/>
          <w:marBottom w:val="0"/>
          <w:divBdr>
            <w:top w:val="none" w:sz="0" w:space="0" w:color="auto"/>
            <w:left w:val="none" w:sz="0" w:space="0" w:color="auto"/>
            <w:bottom w:val="none" w:sz="0" w:space="0" w:color="auto"/>
            <w:right w:val="none" w:sz="0" w:space="0" w:color="auto"/>
          </w:divBdr>
        </w:div>
        <w:div w:id="103623287">
          <w:marLeft w:val="480"/>
          <w:marRight w:val="0"/>
          <w:marTop w:val="0"/>
          <w:marBottom w:val="0"/>
          <w:divBdr>
            <w:top w:val="none" w:sz="0" w:space="0" w:color="auto"/>
            <w:left w:val="none" w:sz="0" w:space="0" w:color="auto"/>
            <w:bottom w:val="none" w:sz="0" w:space="0" w:color="auto"/>
            <w:right w:val="none" w:sz="0" w:space="0" w:color="auto"/>
          </w:divBdr>
        </w:div>
        <w:div w:id="443691039">
          <w:marLeft w:val="480"/>
          <w:marRight w:val="0"/>
          <w:marTop w:val="0"/>
          <w:marBottom w:val="0"/>
          <w:divBdr>
            <w:top w:val="none" w:sz="0" w:space="0" w:color="auto"/>
            <w:left w:val="none" w:sz="0" w:space="0" w:color="auto"/>
            <w:bottom w:val="none" w:sz="0" w:space="0" w:color="auto"/>
            <w:right w:val="none" w:sz="0" w:space="0" w:color="auto"/>
          </w:divBdr>
        </w:div>
        <w:div w:id="463350183">
          <w:marLeft w:val="480"/>
          <w:marRight w:val="0"/>
          <w:marTop w:val="0"/>
          <w:marBottom w:val="0"/>
          <w:divBdr>
            <w:top w:val="none" w:sz="0" w:space="0" w:color="auto"/>
            <w:left w:val="none" w:sz="0" w:space="0" w:color="auto"/>
            <w:bottom w:val="none" w:sz="0" w:space="0" w:color="auto"/>
            <w:right w:val="none" w:sz="0" w:space="0" w:color="auto"/>
          </w:divBdr>
        </w:div>
        <w:div w:id="467818032">
          <w:marLeft w:val="480"/>
          <w:marRight w:val="0"/>
          <w:marTop w:val="0"/>
          <w:marBottom w:val="0"/>
          <w:divBdr>
            <w:top w:val="none" w:sz="0" w:space="0" w:color="auto"/>
            <w:left w:val="none" w:sz="0" w:space="0" w:color="auto"/>
            <w:bottom w:val="none" w:sz="0" w:space="0" w:color="auto"/>
            <w:right w:val="none" w:sz="0" w:space="0" w:color="auto"/>
          </w:divBdr>
        </w:div>
        <w:div w:id="506944362">
          <w:marLeft w:val="480"/>
          <w:marRight w:val="0"/>
          <w:marTop w:val="0"/>
          <w:marBottom w:val="0"/>
          <w:divBdr>
            <w:top w:val="none" w:sz="0" w:space="0" w:color="auto"/>
            <w:left w:val="none" w:sz="0" w:space="0" w:color="auto"/>
            <w:bottom w:val="none" w:sz="0" w:space="0" w:color="auto"/>
            <w:right w:val="none" w:sz="0" w:space="0" w:color="auto"/>
          </w:divBdr>
        </w:div>
        <w:div w:id="525142146">
          <w:marLeft w:val="480"/>
          <w:marRight w:val="0"/>
          <w:marTop w:val="0"/>
          <w:marBottom w:val="0"/>
          <w:divBdr>
            <w:top w:val="none" w:sz="0" w:space="0" w:color="auto"/>
            <w:left w:val="none" w:sz="0" w:space="0" w:color="auto"/>
            <w:bottom w:val="none" w:sz="0" w:space="0" w:color="auto"/>
            <w:right w:val="none" w:sz="0" w:space="0" w:color="auto"/>
          </w:divBdr>
        </w:div>
        <w:div w:id="541552871">
          <w:marLeft w:val="480"/>
          <w:marRight w:val="0"/>
          <w:marTop w:val="0"/>
          <w:marBottom w:val="0"/>
          <w:divBdr>
            <w:top w:val="none" w:sz="0" w:space="0" w:color="auto"/>
            <w:left w:val="none" w:sz="0" w:space="0" w:color="auto"/>
            <w:bottom w:val="none" w:sz="0" w:space="0" w:color="auto"/>
            <w:right w:val="none" w:sz="0" w:space="0" w:color="auto"/>
          </w:divBdr>
        </w:div>
        <w:div w:id="557982120">
          <w:marLeft w:val="480"/>
          <w:marRight w:val="0"/>
          <w:marTop w:val="0"/>
          <w:marBottom w:val="0"/>
          <w:divBdr>
            <w:top w:val="none" w:sz="0" w:space="0" w:color="auto"/>
            <w:left w:val="none" w:sz="0" w:space="0" w:color="auto"/>
            <w:bottom w:val="none" w:sz="0" w:space="0" w:color="auto"/>
            <w:right w:val="none" w:sz="0" w:space="0" w:color="auto"/>
          </w:divBdr>
        </w:div>
        <w:div w:id="566691379">
          <w:marLeft w:val="480"/>
          <w:marRight w:val="0"/>
          <w:marTop w:val="0"/>
          <w:marBottom w:val="0"/>
          <w:divBdr>
            <w:top w:val="none" w:sz="0" w:space="0" w:color="auto"/>
            <w:left w:val="none" w:sz="0" w:space="0" w:color="auto"/>
            <w:bottom w:val="none" w:sz="0" w:space="0" w:color="auto"/>
            <w:right w:val="none" w:sz="0" w:space="0" w:color="auto"/>
          </w:divBdr>
        </w:div>
        <w:div w:id="699209651">
          <w:marLeft w:val="480"/>
          <w:marRight w:val="0"/>
          <w:marTop w:val="0"/>
          <w:marBottom w:val="0"/>
          <w:divBdr>
            <w:top w:val="none" w:sz="0" w:space="0" w:color="auto"/>
            <w:left w:val="none" w:sz="0" w:space="0" w:color="auto"/>
            <w:bottom w:val="none" w:sz="0" w:space="0" w:color="auto"/>
            <w:right w:val="none" w:sz="0" w:space="0" w:color="auto"/>
          </w:divBdr>
        </w:div>
      </w:divsChild>
    </w:div>
    <w:div w:id="672345141">
      <w:bodyDiv w:val="1"/>
      <w:marLeft w:val="0"/>
      <w:marRight w:val="0"/>
      <w:marTop w:val="0"/>
      <w:marBottom w:val="0"/>
      <w:divBdr>
        <w:top w:val="none" w:sz="0" w:space="0" w:color="auto"/>
        <w:left w:val="none" w:sz="0" w:space="0" w:color="auto"/>
        <w:bottom w:val="none" w:sz="0" w:space="0" w:color="auto"/>
        <w:right w:val="none" w:sz="0" w:space="0" w:color="auto"/>
      </w:divBdr>
    </w:div>
    <w:div w:id="672492846">
      <w:bodyDiv w:val="1"/>
      <w:marLeft w:val="0"/>
      <w:marRight w:val="0"/>
      <w:marTop w:val="0"/>
      <w:marBottom w:val="0"/>
      <w:divBdr>
        <w:top w:val="none" w:sz="0" w:space="0" w:color="auto"/>
        <w:left w:val="none" w:sz="0" w:space="0" w:color="auto"/>
        <w:bottom w:val="none" w:sz="0" w:space="0" w:color="auto"/>
        <w:right w:val="none" w:sz="0" w:space="0" w:color="auto"/>
      </w:divBdr>
    </w:div>
    <w:div w:id="672731612">
      <w:bodyDiv w:val="1"/>
      <w:marLeft w:val="0"/>
      <w:marRight w:val="0"/>
      <w:marTop w:val="0"/>
      <w:marBottom w:val="0"/>
      <w:divBdr>
        <w:top w:val="none" w:sz="0" w:space="0" w:color="auto"/>
        <w:left w:val="none" w:sz="0" w:space="0" w:color="auto"/>
        <w:bottom w:val="none" w:sz="0" w:space="0" w:color="auto"/>
        <w:right w:val="none" w:sz="0" w:space="0" w:color="auto"/>
      </w:divBdr>
    </w:div>
    <w:div w:id="672731638">
      <w:bodyDiv w:val="1"/>
      <w:marLeft w:val="0"/>
      <w:marRight w:val="0"/>
      <w:marTop w:val="0"/>
      <w:marBottom w:val="0"/>
      <w:divBdr>
        <w:top w:val="none" w:sz="0" w:space="0" w:color="auto"/>
        <w:left w:val="none" w:sz="0" w:space="0" w:color="auto"/>
        <w:bottom w:val="none" w:sz="0" w:space="0" w:color="auto"/>
        <w:right w:val="none" w:sz="0" w:space="0" w:color="auto"/>
      </w:divBdr>
    </w:div>
    <w:div w:id="672758434">
      <w:bodyDiv w:val="1"/>
      <w:marLeft w:val="0"/>
      <w:marRight w:val="0"/>
      <w:marTop w:val="0"/>
      <w:marBottom w:val="0"/>
      <w:divBdr>
        <w:top w:val="none" w:sz="0" w:space="0" w:color="auto"/>
        <w:left w:val="none" w:sz="0" w:space="0" w:color="auto"/>
        <w:bottom w:val="none" w:sz="0" w:space="0" w:color="auto"/>
        <w:right w:val="none" w:sz="0" w:space="0" w:color="auto"/>
      </w:divBdr>
    </w:div>
    <w:div w:id="672955945">
      <w:bodyDiv w:val="1"/>
      <w:marLeft w:val="0"/>
      <w:marRight w:val="0"/>
      <w:marTop w:val="0"/>
      <w:marBottom w:val="0"/>
      <w:divBdr>
        <w:top w:val="none" w:sz="0" w:space="0" w:color="auto"/>
        <w:left w:val="none" w:sz="0" w:space="0" w:color="auto"/>
        <w:bottom w:val="none" w:sz="0" w:space="0" w:color="auto"/>
        <w:right w:val="none" w:sz="0" w:space="0" w:color="auto"/>
      </w:divBdr>
    </w:div>
    <w:div w:id="672998025">
      <w:bodyDiv w:val="1"/>
      <w:marLeft w:val="0"/>
      <w:marRight w:val="0"/>
      <w:marTop w:val="0"/>
      <w:marBottom w:val="0"/>
      <w:divBdr>
        <w:top w:val="none" w:sz="0" w:space="0" w:color="auto"/>
        <w:left w:val="none" w:sz="0" w:space="0" w:color="auto"/>
        <w:bottom w:val="none" w:sz="0" w:space="0" w:color="auto"/>
        <w:right w:val="none" w:sz="0" w:space="0" w:color="auto"/>
      </w:divBdr>
    </w:div>
    <w:div w:id="673074925">
      <w:bodyDiv w:val="1"/>
      <w:marLeft w:val="0"/>
      <w:marRight w:val="0"/>
      <w:marTop w:val="0"/>
      <w:marBottom w:val="0"/>
      <w:divBdr>
        <w:top w:val="none" w:sz="0" w:space="0" w:color="auto"/>
        <w:left w:val="none" w:sz="0" w:space="0" w:color="auto"/>
        <w:bottom w:val="none" w:sz="0" w:space="0" w:color="auto"/>
        <w:right w:val="none" w:sz="0" w:space="0" w:color="auto"/>
      </w:divBdr>
    </w:div>
    <w:div w:id="673147656">
      <w:bodyDiv w:val="1"/>
      <w:marLeft w:val="0"/>
      <w:marRight w:val="0"/>
      <w:marTop w:val="0"/>
      <w:marBottom w:val="0"/>
      <w:divBdr>
        <w:top w:val="none" w:sz="0" w:space="0" w:color="auto"/>
        <w:left w:val="none" w:sz="0" w:space="0" w:color="auto"/>
        <w:bottom w:val="none" w:sz="0" w:space="0" w:color="auto"/>
        <w:right w:val="none" w:sz="0" w:space="0" w:color="auto"/>
      </w:divBdr>
    </w:div>
    <w:div w:id="673191218">
      <w:bodyDiv w:val="1"/>
      <w:marLeft w:val="0"/>
      <w:marRight w:val="0"/>
      <w:marTop w:val="0"/>
      <w:marBottom w:val="0"/>
      <w:divBdr>
        <w:top w:val="none" w:sz="0" w:space="0" w:color="auto"/>
        <w:left w:val="none" w:sz="0" w:space="0" w:color="auto"/>
        <w:bottom w:val="none" w:sz="0" w:space="0" w:color="auto"/>
        <w:right w:val="none" w:sz="0" w:space="0" w:color="auto"/>
      </w:divBdr>
    </w:div>
    <w:div w:id="673338351">
      <w:bodyDiv w:val="1"/>
      <w:marLeft w:val="0"/>
      <w:marRight w:val="0"/>
      <w:marTop w:val="0"/>
      <w:marBottom w:val="0"/>
      <w:divBdr>
        <w:top w:val="none" w:sz="0" w:space="0" w:color="auto"/>
        <w:left w:val="none" w:sz="0" w:space="0" w:color="auto"/>
        <w:bottom w:val="none" w:sz="0" w:space="0" w:color="auto"/>
        <w:right w:val="none" w:sz="0" w:space="0" w:color="auto"/>
      </w:divBdr>
    </w:div>
    <w:div w:id="673384249">
      <w:bodyDiv w:val="1"/>
      <w:marLeft w:val="0"/>
      <w:marRight w:val="0"/>
      <w:marTop w:val="0"/>
      <w:marBottom w:val="0"/>
      <w:divBdr>
        <w:top w:val="none" w:sz="0" w:space="0" w:color="auto"/>
        <w:left w:val="none" w:sz="0" w:space="0" w:color="auto"/>
        <w:bottom w:val="none" w:sz="0" w:space="0" w:color="auto"/>
        <w:right w:val="none" w:sz="0" w:space="0" w:color="auto"/>
      </w:divBdr>
    </w:div>
    <w:div w:id="673413276">
      <w:bodyDiv w:val="1"/>
      <w:marLeft w:val="0"/>
      <w:marRight w:val="0"/>
      <w:marTop w:val="0"/>
      <w:marBottom w:val="0"/>
      <w:divBdr>
        <w:top w:val="none" w:sz="0" w:space="0" w:color="auto"/>
        <w:left w:val="none" w:sz="0" w:space="0" w:color="auto"/>
        <w:bottom w:val="none" w:sz="0" w:space="0" w:color="auto"/>
        <w:right w:val="none" w:sz="0" w:space="0" w:color="auto"/>
      </w:divBdr>
    </w:div>
    <w:div w:id="673454078">
      <w:bodyDiv w:val="1"/>
      <w:marLeft w:val="0"/>
      <w:marRight w:val="0"/>
      <w:marTop w:val="0"/>
      <w:marBottom w:val="0"/>
      <w:divBdr>
        <w:top w:val="none" w:sz="0" w:space="0" w:color="auto"/>
        <w:left w:val="none" w:sz="0" w:space="0" w:color="auto"/>
        <w:bottom w:val="none" w:sz="0" w:space="0" w:color="auto"/>
        <w:right w:val="none" w:sz="0" w:space="0" w:color="auto"/>
      </w:divBdr>
    </w:div>
    <w:div w:id="673458217">
      <w:bodyDiv w:val="1"/>
      <w:marLeft w:val="0"/>
      <w:marRight w:val="0"/>
      <w:marTop w:val="0"/>
      <w:marBottom w:val="0"/>
      <w:divBdr>
        <w:top w:val="none" w:sz="0" w:space="0" w:color="auto"/>
        <w:left w:val="none" w:sz="0" w:space="0" w:color="auto"/>
        <w:bottom w:val="none" w:sz="0" w:space="0" w:color="auto"/>
        <w:right w:val="none" w:sz="0" w:space="0" w:color="auto"/>
      </w:divBdr>
    </w:div>
    <w:div w:id="673531751">
      <w:bodyDiv w:val="1"/>
      <w:marLeft w:val="0"/>
      <w:marRight w:val="0"/>
      <w:marTop w:val="0"/>
      <w:marBottom w:val="0"/>
      <w:divBdr>
        <w:top w:val="none" w:sz="0" w:space="0" w:color="auto"/>
        <w:left w:val="none" w:sz="0" w:space="0" w:color="auto"/>
        <w:bottom w:val="none" w:sz="0" w:space="0" w:color="auto"/>
        <w:right w:val="none" w:sz="0" w:space="0" w:color="auto"/>
      </w:divBdr>
    </w:div>
    <w:div w:id="673603865">
      <w:bodyDiv w:val="1"/>
      <w:marLeft w:val="0"/>
      <w:marRight w:val="0"/>
      <w:marTop w:val="0"/>
      <w:marBottom w:val="0"/>
      <w:divBdr>
        <w:top w:val="none" w:sz="0" w:space="0" w:color="auto"/>
        <w:left w:val="none" w:sz="0" w:space="0" w:color="auto"/>
        <w:bottom w:val="none" w:sz="0" w:space="0" w:color="auto"/>
        <w:right w:val="none" w:sz="0" w:space="0" w:color="auto"/>
      </w:divBdr>
    </w:div>
    <w:div w:id="673606335">
      <w:bodyDiv w:val="1"/>
      <w:marLeft w:val="0"/>
      <w:marRight w:val="0"/>
      <w:marTop w:val="0"/>
      <w:marBottom w:val="0"/>
      <w:divBdr>
        <w:top w:val="none" w:sz="0" w:space="0" w:color="auto"/>
        <w:left w:val="none" w:sz="0" w:space="0" w:color="auto"/>
        <w:bottom w:val="none" w:sz="0" w:space="0" w:color="auto"/>
        <w:right w:val="none" w:sz="0" w:space="0" w:color="auto"/>
      </w:divBdr>
    </w:div>
    <w:div w:id="673721936">
      <w:bodyDiv w:val="1"/>
      <w:marLeft w:val="0"/>
      <w:marRight w:val="0"/>
      <w:marTop w:val="0"/>
      <w:marBottom w:val="0"/>
      <w:divBdr>
        <w:top w:val="none" w:sz="0" w:space="0" w:color="auto"/>
        <w:left w:val="none" w:sz="0" w:space="0" w:color="auto"/>
        <w:bottom w:val="none" w:sz="0" w:space="0" w:color="auto"/>
        <w:right w:val="none" w:sz="0" w:space="0" w:color="auto"/>
      </w:divBdr>
    </w:div>
    <w:div w:id="673731050">
      <w:bodyDiv w:val="1"/>
      <w:marLeft w:val="0"/>
      <w:marRight w:val="0"/>
      <w:marTop w:val="0"/>
      <w:marBottom w:val="0"/>
      <w:divBdr>
        <w:top w:val="none" w:sz="0" w:space="0" w:color="auto"/>
        <w:left w:val="none" w:sz="0" w:space="0" w:color="auto"/>
        <w:bottom w:val="none" w:sz="0" w:space="0" w:color="auto"/>
        <w:right w:val="none" w:sz="0" w:space="0" w:color="auto"/>
      </w:divBdr>
      <w:divsChild>
        <w:div w:id="92749397">
          <w:marLeft w:val="480"/>
          <w:marRight w:val="0"/>
          <w:marTop w:val="0"/>
          <w:marBottom w:val="0"/>
          <w:divBdr>
            <w:top w:val="none" w:sz="0" w:space="0" w:color="auto"/>
            <w:left w:val="none" w:sz="0" w:space="0" w:color="auto"/>
            <w:bottom w:val="none" w:sz="0" w:space="0" w:color="auto"/>
            <w:right w:val="none" w:sz="0" w:space="0" w:color="auto"/>
          </w:divBdr>
        </w:div>
        <w:div w:id="102118126">
          <w:marLeft w:val="480"/>
          <w:marRight w:val="0"/>
          <w:marTop w:val="0"/>
          <w:marBottom w:val="0"/>
          <w:divBdr>
            <w:top w:val="none" w:sz="0" w:space="0" w:color="auto"/>
            <w:left w:val="none" w:sz="0" w:space="0" w:color="auto"/>
            <w:bottom w:val="none" w:sz="0" w:space="0" w:color="auto"/>
            <w:right w:val="none" w:sz="0" w:space="0" w:color="auto"/>
          </w:divBdr>
        </w:div>
        <w:div w:id="109397567">
          <w:marLeft w:val="480"/>
          <w:marRight w:val="0"/>
          <w:marTop w:val="0"/>
          <w:marBottom w:val="0"/>
          <w:divBdr>
            <w:top w:val="none" w:sz="0" w:space="0" w:color="auto"/>
            <w:left w:val="none" w:sz="0" w:space="0" w:color="auto"/>
            <w:bottom w:val="none" w:sz="0" w:space="0" w:color="auto"/>
            <w:right w:val="none" w:sz="0" w:space="0" w:color="auto"/>
          </w:divBdr>
        </w:div>
        <w:div w:id="230972428">
          <w:marLeft w:val="480"/>
          <w:marRight w:val="0"/>
          <w:marTop w:val="0"/>
          <w:marBottom w:val="0"/>
          <w:divBdr>
            <w:top w:val="none" w:sz="0" w:space="0" w:color="auto"/>
            <w:left w:val="none" w:sz="0" w:space="0" w:color="auto"/>
            <w:bottom w:val="none" w:sz="0" w:space="0" w:color="auto"/>
            <w:right w:val="none" w:sz="0" w:space="0" w:color="auto"/>
          </w:divBdr>
        </w:div>
        <w:div w:id="243880453">
          <w:marLeft w:val="480"/>
          <w:marRight w:val="0"/>
          <w:marTop w:val="0"/>
          <w:marBottom w:val="0"/>
          <w:divBdr>
            <w:top w:val="none" w:sz="0" w:space="0" w:color="auto"/>
            <w:left w:val="none" w:sz="0" w:space="0" w:color="auto"/>
            <w:bottom w:val="none" w:sz="0" w:space="0" w:color="auto"/>
            <w:right w:val="none" w:sz="0" w:space="0" w:color="auto"/>
          </w:divBdr>
        </w:div>
        <w:div w:id="247274048">
          <w:marLeft w:val="480"/>
          <w:marRight w:val="0"/>
          <w:marTop w:val="0"/>
          <w:marBottom w:val="0"/>
          <w:divBdr>
            <w:top w:val="none" w:sz="0" w:space="0" w:color="auto"/>
            <w:left w:val="none" w:sz="0" w:space="0" w:color="auto"/>
            <w:bottom w:val="none" w:sz="0" w:space="0" w:color="auto"/>
            <w:right w:val="none" w:sz="0" w:space="0" w:color="auto"/>
          </w:divBdr>
        </w:div>
        <w:div w:id="273441382">
          <w:marLeft w:val="480"/>
          <w:marRight w:val="0"/>
          <w:marTop w:val="0"/>
          <w:marBottom w:val="0"/>
          <w:divBdr>
            <w:top w:val="none" w:sz="0" w:space="0" w:color="auto"/>
            <w:left w:val="none" w:sz="0" w:space="0" w:color="auto"/>
            <w:bottom w:val="none" w:sz="0" w:space="0" w:color="auto"/>
            <w:right w:val="none" w:sz="0" w:space="0" w:color="auto"/>
          </w:divBdr>
        </w:div>
        <w:div w:id="421150645">
          <w:marLeft w:val="480"/>
          <w:marRight w:val="0"/>
          <w:marTop w:val="0"/>
          <w:marBottom w:val="0"/>
          <w:divBdr>
            <w:top w:val="none" w:sz="0" w:space="0" w:color="auto"/>
            <w:left w:val="none" w:sz="0" w:space="0" w:color="auto"/>
            <w:bottom w:val="none" w:sz="0" w:space="0" w:color="auto"/>
            <w:right w:val="none" w:sz="0" w:space="0" w:color="auto"/>
          </w:divBdr>
        </w:div>
        <w:div w:id="436756317">
          <w:marLeft w:val="480"/>
          <w:marRight w:val="0"/>
          <w:marTop w:val="0"/>
          <w:marBottom w:val="0"/>
          <w:divBdr>
            <w:top w:val="none" w:sz="0" w:space="0" w:color="auto"/>
            <w:left w:val="none" w:sz="0" w:space="0" w:color="auto"/>
            <w:bottom w:val="none" w:sz="0" w:space="0" w:color="auto"/>
            <w:right w:val="none" w:sz="0" w:space="0" w:color="auto"/>
          </w:divBdr>
        </w:div>
        <w:div w:id="504437920">
          <w:marLeft w:val="480"/>
          <w:marRight w:val="0"/>
          <w:marTop w:val="0"/>
          <w:marBottom w:val="0"/>
          <w:divBdr>
            <w:top w:val="none" w:sz="0" w:space="0" w:color="auto"/>
            <w:left w:val="none" w:sz="0" w:space="0" w:color="auto"/>
            <w:bottom w:val="none" w:sz="0" w:space="0" w:color="auto"/>
            <w:right w:val="none" w:sz="0" w:space="0" w:color="auto"/>
          </w:divBdr>
        </w:div>
        <w:div w:id="590743956">
          <w:marLeft w:val="480"/>
          <w:marRight w:val="0"/>
          <w:marTop w:val="0"/>
          <w:marBottom w:val="0"/>
          <w:divBdr>
            <w:top w:val="none" w:sz="0" w:space="0" w:color="auto"/>
            <w:left w:val="none" w:sz="0" w:space="0" w:color="auto"/>
            <w:bottom w:val="none" w:sz="0" w:space="0" w:color="auto"/>
            <w:right w:val="none" w:sz="0" w:space="0" w:color="auto"/>
          </w:divBdr>
        </w:div>
        <w:div w:id="675881423">
          <w:marLeft w:val="480"/>
          <w:marRight w:val="0"/>
          <w:marTop w:val="0"/>
          <w:marBottom w:val="0"/>
          <w:divBdr>
            <w:top w:val="none" w:sz="0" w:space="0" w:color="auto"/>
            <w:left w:val="none" w:sz="0" w:space="0" w:color="auto"/>
            <w:bottom w:val="none" w:sz="0" w:space="0" w:color="auto"/>
            <w:right w:val="none" w:sz="0" w:space="0" w:color="auto"/>
          </w:divBdr>
        </w:div>
        <w:div w:id="682707469">
          <w:marLeft w:val="480"/>
          <w:marRight w:val="0"/>
          <w:marTop w:val="0"/>
          <w:marBottom w:val="0"/>
          <w:divBdr>
            <w:top w:val="none" w:sz="0" w:space="0" w:color="auto"/>
            <w:left w:val="none" w:sz="0" w:space="0" w:color="auto"/>
            <w:bottom w:val="none" w:sz="0" w:space="0" w:color="auto"/>
            <w:right w:val="none" w:sz="0" w:space="0" w:color="auto"/>
          </w:divBdr>
        </w:div>
        <w:div w:id="691958079">
          <w:marLeft w:val="480"/>
          <w:marRight w:val="0"/>
          <w:marTop w:val="0"/>
          <w:marBottom w:val="0"/>
          <w:divBdr>
            <w:top w:val="none" w:sz="0" w:space="0" w:color="auto"/>
            <w:left w:val="none" w:sz="0" w:space="0" w:color="auto"/>
            <w:bottom w:val="none" w:sz="0" w:space="0" w:color="auto"/>
            <w:right w:val="none" w:sz="0" w:space="0" w:color="auto"/>
          </w:divBdr>
        </w:div>
        <w:div w:id="700128792">
          <w:marLeft w:val="480"/>
          <w:marRight w:val="0"/>
          <w:marTop w:val="0"/>
          <w:marBottom w:val="0"/>
          <w:divBdr>
            <w:top w:val="none" w:sz="0" w:space="0" w:color="auto"/>
            <w:left w:val="none" w:sz="0" w:space="0" w:color="auto"/>
            <w:bottom w:val="none" w:sz="0" w:space="0" w:color="auto"/>
            <w:right w:val="none" w:sz="0" w:space="0" w:color="auto"/>
          </w:divBdr>
        </w:div>
      </w:divsChild>
    </w:div>
    <w:div w:id="673922388">
      <w:bodyDiv w:val="1"/>
      <w:marLeft w:val="0"/>
      <w:marRight w:val="0"/>
      <w:marTop w:val="0"/>
      <w:marBottom w:val="0"/>
      <w:divBdr>
        <w:top w:val="none" w:sz="0" w:space="0" w:color="auto"/>
        <w:left w:val="none" w:sz="0" w:space="0" w:color="auto"/>
        <w:bottom w:val="none" w:sz="0" w:space="0" w:color="auto"/>
        <w:right w:val="none" w:sz="0" w:space="0" w:color="auto"/>
      </w:divBdr>
    </w:div>
    <w:div w:id="674067759">
      <w:bodyDiv w:val="1"/>
      <w:marLeft w:val="0"/>
      <w:marRight w:val="0"/>
      <w:marTop w:val="0"/>
      <w:marBottom w:val="0"/>
      <w:divBdr>
        <w:top w:val="none" w:sz="0" w:space="0" w:color="auto"/>
        <w:left w:val="none" w:sz="0" w:space="0" w:color="auto"/>
        <w:bottom w:val="none" w:sz="0" w:space="0" w:color="auto"/>
        <w:right w:val="none" w:sz="0" w:space="0" w:color="auto"/>
      </w:divBdr>
    </w:div>
    <w:div w:id="674113726">
      <w:bodyDiv w:val="1"/>
      <w:marLeft w:val="0"/>
      <w:marRight w:val="0"/>
      <w:marTop w:val="0"/>
      <w:marBottom w:val="0"/>
      <w:divBdr>
        <w:top w:val="none" w:sz="0" w:space="0" w:color="auto"/>
        <w:left w:val="none" w:sz="0" w:space="0" w:color="auto"/>
        <w:bottom w:val="none" w:sz="0" w:space="0" w:color="auto"/>
        <w:right w:val="none" w:sz="0" w:space="0" w:color="auto"/>
      </w:divBdr>
    </w:div>
    <w:div w:id="674116357">
      <w:bodyDiv w:val="1"/>
      <w:marLeft w:val="0"/>
      <w:marRight w:val="0"/>
      <w:marTop w:val="0"/>
      <w:marBottom w:val="0"/>
      <w:divBdr>
        <w:top w:val="none" w:sz="0" w:space="0" w:color="auto"/>
        <w:left w:val="none" w:sz="0" w:space="0" w:color="auto"/>
        <w:bottom w:val="none" w:sz="0" w:space="0" w:color="auto"/>
        <w:right w:val="none" w:sz="0" w:space="0" w:color="auto"/>
      </w:divBdr>
    </w:div>
    <w:div w:id="674117319">
      <w:bodyDiv w:val="1"/>
      <w:marLeft w:val="0"/>
      <w:marRight w:val="0"/>
      <w:marTop w:val="0"/>
      <w:marBottom w:val="0"/>
      <w:divBdr>
        <w:top w:val="none" w:sz="0" w:space="0" w:color="auto"/>
        <w:left w:val="none" w:sz="0" w:space="0" w:color="auto"/>
        <w:bottom w:val="none" w:sz="0" w:space="0" w:color="auto"/>
        <w:right w:val="none" w:sz="0" w:space="0" w:color="auto"/>
      </w:divBdr>
    </w:div>
    <w:div w:id="674260295">
      <w:bodyDiv w:val="1"/>
      <w:marLeft w:val="0"/>
      <w:marRight w:val="0"/>
      <w:marTop w:val="0"/>
      <w:marBottom w:val="0"/>
      <w:divBdr>
        <w:top w:val="none" w:sz="0" w:space="0" w:color="auto"/>
        <w:left w:val="none" w:sz="0" w:space="0" w:color="auto"/>
        <w:bottom w:val="none" w:sz="0" w:space="0" w:color="auto"/>
        <w:right w:val="none" w:sz="0" w:space="0" w:color="auto"/>
      </w:divBdr>
    </w:div>
    <w:div w:id="674455001">
      <w:bodyDiv w:val="1"/>
      <w:marLeft w:val="0"/>
      <w:marRight w:val="0"/>
      <w:marTop w:val="0"/>
      <w:marBottom w:val="0"/>
      <w:divBdr>
        <w:top w:val="none" w:sz="0" w:space="0" w:color="auto"/>
        <w:left w:val="none" w:sz="0" w:space="0" w:color="auto"/>
        <w:bottom w:val="none" w:sz="0" w:space="0" w:color="auto"/>
        <w:right w:val="none" w:sz="0" w:space="0" w:color="auto"/>
      </w:divBdr>
    </w:div>
    <w:div w:id="674456843">
      <w:bodyDiv w:val="1"/>
      <w:marLeft w:val="0"/>
      <w:marRight w:val="0"/>
      <w:marTop w:val="0"/>
      <w:marBottom w:val="0"/>
      <w:divBdr>
        <w:top w:val="none" w:sz="0" w:space="0" w:color="auto"/>
        <w:left w:val="none" w:sz="0" w:space="0" w:color="auto"/>
        <w:bottom w:val="none" w:sz="0" w:space="0" w:color="auto"/>
        <w:right w:val="none" w:sz="0" w:space="0" w:color="auto"/>
      </w:divBdr>
    </w:div>
    <w:div w:id="674528895">
      <w:bodyDiv w:val="1"/>
      <w:marLeft w:val="0"/>
      <w:marRight w:val="0"/>
      <w:marTop w:val="0"/>
      <w:marBottom w:val="0"/>
      <w:divBdr>
        <w:top w:val="none" w:sz="0" w:space="0" w:color="auto"/>
        <w:left w:val="none" w:sz="0" w:space="0" w:color="auto"/>
        <w:bottom w:val="none" w:sz="0" w:space="0" w:color="auto"/>
        <w:right w:val="none" w:sz="0" w:space="0" w:color="auto"/>
      </w:divBdr>
    </w:div>
    <w:div w:id="674571012">
      <w:bodyDiv w:val="1"/>
      <w:marLeft w:val="0"/>
      <w:marRight w:val="0"/>
      <w:marTop w:val="0"/>
      <w:marBottom w:val="0"/>
      <w:divBdr>
        <w:top w:val="none" w:sz="0" w:space="0" w:color="auto"/>
        <w:left w:val="none" w:sz="0" w:space="0" w:color="auto"/>
        <w:bottom w:val="none" w:sz="0" w:space="0" w:color="auto"/>
        <w:right w:val="none" w:sz="0" w:space="0" w:color="auto"/>
      </w:divBdr>
    </w:div>
    <w:div w:id="674572443">
      <w:bodyDiv w:val="1"/>
      <w:marLeft w:val="0"/>
      <w:marRight w:val="0"/>
      <w:marTop w:val="0"/>
      <w:marBottom w:val="0"/>
      <w:divBdr>
        <w:top w:val="none" w:sz="0" w:space="0" w:color="auto"/>
        <w:left w:val="none" w:sz="0" w:space="0" w:color="auto"/>
        <w:bottom w:val="none" w:sz="0" w:space="0" w:color="auto"/>
        <w:right w:val="none" w:sz="0" w:space="0" w:color="auto"/>
      </w:divBdr>
    </w:div>
    <w:div w:id="674769818">
      <w:bodyDiv w:val="1"/>
      <w:marLeft w:val="0"/>
      <w:marRight w:val="0"/>
      <w:marTop w:val="0"/>
      <w:marBottom w:val="0"/>
      <w:divBdr>
        <w:top w:val="none" w:sz="0" w:space="0" w:color="auto"/>
        <w:left w:val="none" w:sz="0" w:space="0" w:color="auto"/>
        <w:bottom w:val="none" w:sz="0" w:space="0" w:color="auto"/>
        <w:right w:val="none" w:sz="0" w:space="0" w:color="auto"/>
      </w:divBdr>
    </w:div>
    <w:div w:id="674839284">
      <w:bodyDiv w:val="1"/>
      <w:marLeft w:val="0"/>
      <w:marRight w:val="0"/>
      <w:marTop w:val="0"/>
      <w:marBottom w:val="0"/>
      <w:divBdr>
        <w:top w:val="none" w:sz="0" w:space="0" w:color="auto"/>
        <w:left w:val="none" w:sz="0" w:space="0" w:color="auto"/>
        <w:bottom w:val="none" w:sz="0" w:space="0" w:color="auto"/>
        <w:right w:val="none" w:sz="0" w:space="0" w:color="auto"/>
      </w:divBdr>
    </w:div>
    <w:div w:id="675109357">
      <w:bodyDiv w:val="1"/>
      <w:marLeft w:val="0"/>
      <w:marRight w:val="0"/>
      <w:marTop w:val="0"/>
      <w:marBottom w:val="0"/>
      <w:divBdr>
        <w:top w:val="none" w:sz="0" w:space="0" w:color="auto"/>
        <w:left w:val="none" w:sz="0" w:space="0" w:color="auto"/>
        <w:bottom w:val="none" w:sz="0" w:space="0" w:color="auto"/>
        <w:right w:val="none" w:sz="0" w:space="0" w:color="auto"/>
      </w:divBdr>
    </w:div>
    <w:div w:id="675113998">
      <w:bodyDiv w:val="1"/>
      <w:marLeft w:val="0"/>
      <w:marRight w:val="0"/>
      <w:marTop w:val="0"/>
      <w:marBottom w:val="0"/>
      <w:divBdr>
        <w:top w:val="none" w:sz="0" w:space="0" w:color="auto"/>
        <w:left w:val="none" w:sz="0" w:space="0" w:color="auto"/>
        <w:bottom w:val="none" w:sz="0" w:space="0" w:color="auto"/>
        <w:right w:val="none" w:sz="0" w:space="0" w:color="auto"/>
      </w:divBdr>
    </w:div>
    <w:div w:id="675114167">
      <w:bodyDiv w:val="1"/>
      <w:marLeft w:val="0"/>
      <w:marRight w:val="0"/>
      <w:marTop w:val="0"/>
      <w:marBottom w:val="0"/>
      <w:divBdr>
        <w:top w:val="none" w:sz="0" w:space="0" w:color="auto"/>
        <w:left w:val="none" w:sz="0" w:space="0" w:color="auto"/>
        <w:bottom w:val="none" w:sz="0" w:space="0" w:color="auto"/>
        <w:right w:val="none" w:sz="0" w:space="0" w:color="auto"/>
      </w:divBdr>
    </w:div>
    <w:div w:id="675157154">
      <w:bodyDiv w:val="1"/>
      <w:marLeft w:val="0"/>
      <w:marRight w:val="0"/>
      <w:marTop w:val="0"/>
      <w:marBottom w:val="0"/>
      <w:divBdr>
        <w:top w:val="none" w:sz="0" w:space="0" w:color="auto"/>
        <w:left w:val="none" w:sz="0" w:space="0" w:color="auto"/>
        <w:bottom w:val="none" w:sz="0" w:space="0" w:color="auto"/>
        <w:right w:val="none" w:sz="0" w:space="0" w:color="auto"/>
      </w:divBdr>
      <w:divsChild>
        <w:div w:id="46033334">
          <w:marLeft w:val="480"/>
          <w:marRight w:val="0"/>
          <w:marTop w:val="0"/>
          <w:marBottom w:val="0"/>
          <w:divBdr>
            <w:top w:val="none" w:sz="0" w:space="0" w:color="auto"/>
            <w:left w:val="none" w:sz="0" w:space="0" w:color="auto"/>
            <w:bottom w:val="none" w:sz="0" w:space="0" w:color="auto"/>
            <w:right w:val="none" w:sz="0" w:space="0" w:color="auto"/>
          </w:divBdr>
        </w:div>
        <w:div w:id="57703835">
          <w:marLeft w:val="480"/>
          <w:marRight w:val="0"/>
          <w:marTop w:val="0"/>
          <w:marBottom w:val="0"/>
          <w:divBdr>
            <w:top w:val="none" w:sz="0" w:space="0" w:color="auto"/>
            <w:left w:val="none" w:sz="0" w:space="0" w:color="auto"/>
            <w:bottom w:val="none" w:sz="0" w:space="0" w:color="auto"/>
            <w:right w:val="none" w:sz="0" w:space="0" w:color="auto"/>
          </w:divBdr>
        </w:div>
        <w:div w:id="76677616">
          <w:marLeft w:val="480"/>
          <w:marRight w:val="0"/>
          <w:marTop w:val="0"/>
          <w:marBottom w:val="0"/>
          <w:divBdr>
            <w:top w:val="none" w:sz="0" w:space="0" w:color="auto"/>
            <w:left w:val="none" w:sz="0" w:space="0" w:color="auto"/>
            <w:bottom w:val="none" w:sz="0" w:space="0" w:color="auto"/>
            <w:right w:val="none" w:sz="0" w:space="0" w:color="auto"/>
          </w:divBdr>
        </w:div>
        <w:div w:id="138884613">
          <w:marLeft w:val="480"/>
          <w:marRight w:val="0"/>
          <w:marTop w:val="0"/>
          <w:marBottom w:val="0"/>
          <w:divBdr>
            <w:top w:val="none" w:sz="0" w:space="0" w:color="auto"/>
            <w:left w:val="none" w:sz="0" w:space="0" w:color="auto"/>
            <w:bottom w:val="none" w:sz="0" w:space="0" w:color="auto"/>
            <w:right w:val="none" w:sz="0" w:space="0" w:color="auto"/>
          </w:divBdr>
        </w:div>
        <w:div w:id="186874486">
          <w:marLeft w:val="480"/>
          <w:marRight w:val="0"/>
          <w:marTop w:val="0"/>
          <w:marBottom w:val="0"/>
          <w:divBdr>
            <w:top w:val="none" w:sz="0" w:space="0" w:color="auto"/>
            <w:left w:val="none" w:sz="0" w:space="0" w:color="auto"/>
            <w:bottom w:val="none" w:sz="0" w:space="0" w:color="auto"/>
            <w:right w:val="none" w:sz="0" w:space="0" w:color="auto"/>
          </w:divBdr>
        </w:div>
        <w:div w:id="193033769">
          <w:marLeft w:val="480"/>
          <w:marRight w:val="0"/>
          <w:marTop w:val="0"/>
          <w:marBottom w:val="0"/>
          <w:divBdr>
            <w:top w:val="none" w:sz="0" w:space="0" w:color="auto"/>
            <w:left w:val="none" w:sz="0" w:space="0" w:color="auto"/>
            <w:bottom w:val="none" w:sz="0" w:space="0" w:color="auto"/>
            <w:right w:val="none" w:sz="0" w:space="0" w:color="auto"/>
          </w:divBdr>
        </w:div>
        <w:div w:id="227694083">
          <w:marLeft w:val="480"/>
          <w:marRight w:val="0"/>
          <w:marTop w:val="0"/>
          <w:marBottom w:val="0"/>
          <w:divBdr>
            <w:top w:val="none" w:sz="0" w:space="0" w:color="auto"/>
            <w:left w:val="none" w:sz="0" w:space="0" w:color="auto"/>
            <w:bottom w:val="none" w:sz="0" w:space="0" w:color="auto"/>
            <w:right w:val="none" w:sz="0" w:space="0" w:color="auto"/>
          </w:divBdr>
        </w:div>
        <w:div w:id="249194572">
          <w:marLeft w:val="480"/>
          <w:marRight w:val="0"/>
          <w:marTop w:val="0"/>
          <w:marBottom w:val="0"/>
          <w:divBdr>
            <w:top w:val="none" w:sz="0" w:space="0" w:color="auto"/>
            <w:left w:val="none" w:sz="0" w:space="0" w:color="auto"/>
            <w:bottom w:val="none" w:sz="0" w:space="0" w:color="auto"/>
            <w:right w:val="none" w:sz="0" w:space="0" w:color="auto"/>
          </w:divBdr>
        </w:div>
        <w:div w:id="256711964">
          <w:marLeft w:val="480"/>
          <w:marRight w:val="0"/>
          <w:marTop w:val="0"/>
          <w:marBottom w:val="0"/>
          <w:divBdr>
            <w:top w:val="none" w:sz="0" w:space="0" w:color="auto"/>
            <w:left w:val="none" w:sz="0" w:space="0" w:color="auto"/>
            <w:bottom w:val="none" w:sz="0" w:space="0" w:color="auto"/>
            <w:right w:val="none" w:sz="0" w:space="0" w:color="auto"/>
          </w:divBdr>
        </w:div>
        <w:div w:id="329674383">
          <w:marLeft w:val="480"/>
          <w:marRight w:val="0"/>
          <w:marTop w:val="0"/>
          <w:marBottom w:val="0"/>
          <w:divBdr>
            <w:top w:val="none" w:sz="0" w:space="0" w:color="auto"/>
            <w:left w:val="none" w:sz="0" w:space="0" w:color="auto"/>
            <w:bottom w:val="none" w:sz="0" w:space="0" w:color="auto"/>
            <w:right w:val="none" w:sz="0" w:space="0" w:color="auto"/>
          </w:divBdr>
        </w:div>
        <w:div w:id="400297106">
          <w:marLeft w:val="480"/>
          <w:marRight w:val="0"/>
          <w:marTop w:val="0"/>
          <w:marBottom w:val="0"/>
          <w:divBdr>
            <w:top w:val="none" w:sz="0" w:space="0" w:color="auto"/>
            <w:left w:val="none" w:sz="0" w:space="0" w:color="auto"/>
            <w:bottom w:val="none" w:sz="0" w:space="0" w:color="auto"/>
            <w:right w:val="none" w:sz="0" w:space="0" w:color="auto"/>
          </w:divBdr>
        </w:div>
        <w:div w:id="427971897">
          <w:marLeft w:val="480"/>
          <w:marRight w:val="0"/>
          <w:marTop w:val="0"/>
          <w:marBottom w:val="0"/>
          <w:divBdr>
            <w:top w:val="none" w:sz="0" w:space="0" w:color="auto"/>
            <w:left w:val="none" w:sz="0" w:space="0" w:color="auto"/>
            <w:bottom w:val="none" w:sz="0" w:space="0" w:color="auto"/>
            <w:right w:val="none" w:sz="0" w:space="0" w:color="auto"/>
          </w:divBdr>
        </w:div>
        <w:div w:id="470833366">
          <w:marLeft w:val="480"/>
          <w:marRight w:val="0"/>
          <w:marTop w:val="0"/>
          <w:marBottom w:val="0"/>
          <w:divBdr>
            <w:top w:val="none" w:sz="0" w:space="0" w:color="auto"/>
            <w:left w:val="none" w:sz="0" w:space="0" w:color="auto"/>
            <w:bottom w:val="none" w:sz="0" w:space="0" w:color="auto"/>
            <w:right w:val="none" w:sz="0" w:space="0" w:color="auto"/>
          </w:divBdr>
        </w:div>
        <w:div w:id="508326331">
          <w:marLeft w:val="480"/>
          <w:marRight w:val="0"/>
          <w:marTop w:val="0"/>
          <w:marBottom w:val="0"/>
          <w:divBdr>
            <w:top w:val="none" w:sz="0" w:space="0" w:color="auto"/>
            <w:left w:val="none" w:sz="0" w:space="0" w:color="auto"/>
            <w:bottom w:val="none" w:sz="0" w:space="0" w:color="auto"/>
            <w:right w:val="none" w:sz="0" w:space="0" w:color="auto"/>
          </w:divBdr>
        </w:div>
        <w:div w:id="521742599">
          <w:marLeft w:val="480"/>
          <w:marRight w:val="0"/>
          <w:marTop w:val="0"/>
          <w:marBottom w:val="0"/>
          <w:divBdr>
            <w:top w:val="none" w:sz="0" w:space="0" w:color="auto"/>
            <w:left w:val="none" w:sz="0" w:space="0" w:color="auto"/>
            <w:bottom w:val="none" w:sz="0" w:space="0" w:color="auto"/>
            <w:right w:val="none" w:sz="0" w:space="0" w:color="auto"/>
          </w:divBdr>
        </w:div>
        <w:div w:id="601574508">
          <w:marLeft w:val="480"/>
          <w:marRight w:val="0"/>
          <w:marTop w:val="0"/>
          <w:marBottom w:val="0"/>
          <w:divBdr>
            <w:top w:val="none" w:sz="0" w:space="0" w:color="auto"/>
            <w:left w:val="none" w:sz="0" w:space="0" w:color="auto"/>
            <w:bottom w:val="none" w:sz="0" w:space="0" w:color="auto"/>
            <w:right w:val="none" w:sz="0" w:space="0" w:color="auto"/>
          </w:divBdr>
        </w:div>
        <w:div w:id="606739932">
          <w:marLeft w:val="480"/>
          <w:marRight w:val="0"/>
          <w:marTop w:val="0"/>
          <w:marBottom w:val="0"/>
          <w:divBdr>
            <w:top w:val="none" w:sz="0" w:space="0" w:color="auto"/>
            <w:left w:val="none" w:sz="0" w:space="0" w:color="auto"/>
            <w:bottom w:val="none" w:sz="0" w:space="0" w:color="auto"/>
            <w:right w:val="none" w:sz="0" w:space="0" w:color="auto"/>
          </w:divBdr>
        </w:div>
        <w:div w:id="609093715">
          <w:marLeft w:val="480"/>
          <w:marRight w:val="0"/>
          <w:marTop w:val="0"/>
          <w:marBottom w:val="0"/>
          <w:divBdr>
            <w:top w:val="none" w:sz="0" w:space="0" w:color="auto"/>
            <w:left w:val="none" w:sz="0" w:space="0" w:color="auto"/>
            <w:bottom w:val="none" w:sz="0" w:space="0" w:color="auto"/>
            <w:right w:val="none" w:sz="0" w:space="0" w:color="auto"/>
          </w:divBdr>
        </w:div>
        <w:div w:id="633605663">
          <w:marLeft w:val="480"/>
          <w:marRight w:val="0"/>
          <w:marTop w:val="0"/>
          <w:marBottom w:val="0"/>
          <w:divBdr>
            <w:top w:val="none" w:sz="0" w:space="0" w:color="auto"/>
            <w:left w:val="none" w:sz="0" w:space="0" w:color="auto"/>
            <w:bottom w:val="none" w:sz="0" w:space="0" w:color="auto"/>
            <w:right w:val="none" w:sz="0" w:space="0" w:color="auto"/>
          </w:divBdr>
        </w:div>
        <w:div w:id="669724414">
          <w:marLeft w:val="480"/>
          <w:marRight w:val="0"/>
          <w:marTop w:val="0"/>
          <w:marBottom w:val="0"/>
          <w:divBdr>
            <w:top w:val="none" w:sz="0" w:space="0" w:color="auto"/>
            <w:left w:val="none" w:sz="0" w:space="0" w:color="auto"/>
            <w:bottom w:val="none" w:sz="0" w:space="0" w:color="auto"/>
            <w:right w:val="none" w:sz="0" w:space="0" w:color="auto"/>
          </w:divBdr>
        </w:div>
        <w:div w:id="762074940">
          <w:marLeft w:val="480"/>
          <w:marRight w:val="0"/>
          <w:marTop w:val="0"/>
          <w:marBottom w:val="0"/>
          <w:divBdr>
            <w:top w:val="none" w:sz="0" w:space="0" w:color="auto"/>
            <w:left w:val="none" w:sz="0" w:space="0" w:color="auto"/>
            <w:bottom w:val="none" w:sz="0" w:space="0" w:color="auto"/>
            <w:right w:val="none" w:sz="0" w:space="0" w:color="auto"/>
          </w:divBdr>
        </w:div>
        <w:div w:id="813370224">
          <w:marLeft w:val="480"/>
          <w:marRight w:val="0"/>
          <w:marTop w:val="0"/>
          <w:marBottom w:val="0"/>
          <w:divBdr>
            <w:top w:val="none" w:sz="0" w:space="0" w:color="auto"/>
            <w:left w:val="none" w:sz="0" w:space="0" w:color="auto"/>
            <w:bottom w:val="none" w:sz="0" w:space="0" w:color="auto"/>
            <w:right w:val="none" w:sz="0" w:space="0" w:color="auto"/>
          </w:divBdr>
        </w:div>
        <w:div w:id="826752663">
          <w:marLeft w:val="480"/>
          <w:marRight w:val="0"/>
          <w:marTop w:val="0"/>
          <w:marBottom w:val="0"/>
          <w:divBdr>
            <w:top w:val="none" w:sz="0" w:space="0" w:color="auto"/>
            <w:left w:val="none" w:sz="0" w:space="0" w:color="auto"/>
            <w:bottom w:val="none" w:sz="0" w:space="0" w:color="auto"/>
            <w:right w:val="none" w:sz="0" w:space="0" w:color="auto"/>
          </w:divBdr>
        </w:div>
      </w:divsChild>
    </w:div>
    <w:div w:id="675227042">
      <w:bodyDiv w:val="1"/>
      <w:marLeft w:val="0"/>
      <w:marRight w:val="0"/>
      <w:marTop w:val="0"/>
      <w:marBottom w:val="0"/>
      <w:divBdr>
        <w:top w:val="none" w:sz="0" w:space="0" w:color="auto"/>
        <w:left w:val="none" w:sz="0" w:space="0" w:color="auto"/>
        <w:bottom w:val="none" w:sz="0" w:space="0" w:color="auto"/>
        <w:right w:val="none" w:sz="0" w:space="0" w:color="auto"/>
      </w:divBdr>
    </w:div>
    <w:div w:id="675350651">
      <w:bodyDiv w:val="1"/>
      <w:marLeft w:val="0"/>
      <w:marRight w:val="0"/>
      <w:marTop w:val="0"/>
      <w:marBottom w:val="0"/>
      <w:divBdr>
        <w:top w:val="none" w:sz="0" w:space="0" w:color="auto"/>
        <w:left w:val="none" w:sz="0" w:space="0" w:color="auto"/>
        <w:bottom w:val="none" w:sz="0" w:space="0" w:color="auto"/>
        <w:right w:val="none" w:sz="0" w:space="0" w:color="auto"/>
      </w:divBdr>
    </w:div>
    <w:div w:id="675376532">
      <w:bodyDiv w:val="1"/>
      <w:marLeft w:val="0"/>
      <w:marRight w:val="0"/>
      <w:marTop w:val="0"/>
      <w:marBottom w:val="0"/>
      <w:divBdr>
        <w:top w:val="none" w:sz="0" w:space="0" w:color="auto"/>
        <w:left w:val="none" w:sz="0" w:space="0" w:color="auto"/>
        <w:bottom w:val="none" w:sz="0" w:space="0" w:color="auto"/>
        <w:right w:val="none" w:sz="0" w:space="0" w:color="auto"/>
      </w:divBdr>
    </w:div>
    <w:div w:id="675422934">
      <w:bodyDiv w:val="1"/>
      <w:marLeft w:val="0"/>
      <w:marRight w:val="0"/>
      <w:marTop w:val="0"/>
      <w:marBottom w:val="0"/>
      <w:divBdr>
        <w:top w:val="none" w:sz="0" w:space="0" w:color="auto"/>
        <w:left w:val="none" w:sz="0" w:space="0" w:color="auto"/>
        <w:bottom w:val="none" w:sz="0" w:space="0" w:color="auto"/>
        <w:right w:val="none" w:sz="0" w:space="0" w:color="auto"/>
      </w:divBdr>
    </w:div>
    <w:div w:id="675423046">
      <w:bodyDiv w:val="1"/>
      <w:marLeft w:val="0"/>
      <w:marRight w:val="0"/>
      <w:marTop w:val="0"/>
      <w:marBottom w:val="0"/>
      <w:divBdr>
        <w:top w:val="none" w:sz="0" w:space="0" w:color="auto"/>
        <w:left w:val="none" w:sz="0" w:space="0" w:color="auto"/>
        <w:bottom w:val="none" w:sz="0" w:space="0" w:color="auto"/>
        <w:right w:val="none" w:sz="0" w:space="0" w:color="auto"/>
      </w:divBdr>
    </w:div>
    <w:div w:id="675426975">
      <w:bodyDiv w:val="1"/>
      <w:marLeft w:val="0"/>
      <w:marRight w:val="0"/>
      <w:marTop w:val="0"/>
      <w:marBottom w:val="0"/>
      <w:divBdr>
        <w:top w:val="none" w:sz="0" w:space="0" w:color="auto"/>
        <w:left w:val="none" w:sz="0" w:space="0" w:color="auto"/>
        <w:bottom w:val="none" w:sz="0" w:space="0" w:color="auto"/>
        <w:right w:val="none" w:sz="0" w:space="0" w:color="auto"/>
      </w:divBdr>
    </w:div>
    <w:div w:id="675574042">
      <w:bodyDiv w:val="1"/>
      <w:marLeft w:val="0"/>
      <w:marRight w:val="0"/>
      <w:marTop w:val="0"/>
      <w:marBottom w:val="0"/>
      <w:divBdr>
        <w:top w:val="none" w:sz="0" w:space="0" w:color="auto"/>
        <w:left w:val="none" w:sz="0" w:space="0" w:color="auto"/>
        <w:bottom w:val="none" w:sz="0" w:space="0" w:color="auto"/>
        <w:right w:val="none" w:sz="0" w:space="0" w:color="auto"/>
      </w:divBdr>
    </w:div>
    <w:div w:id="675576361">
      <w:bodyDiv w:val="1"/>
      <w:marLeft w:val="0"/>
      <w:marRight w:val="0"/>
      <w:marTop w:val="0"/>
      <w:marBottom w:val="0"/>
      <w:divBdr>
        <w:top w:val="none" w:sz="0" w:space="0" w:color="auto"/>
        <w:left w:val="none" w:sz="0" w:space="0" w:color="auto"/>
        <w:bottom w:val="none" w:sz="0" w:space="0" w:color="auto"/>
        <w:right w:val="none" w:sz="0" w:space="0" w:color="auto"/>
      </w:divBdr>
    </w:div>
    <w:div w:id="675763032">
      <w:bodyDiv w:val="1"/>
      <w:marLeft w:val="0"/>
      <w:marRight w:val="0"/>
      <w:marTop w:val="0"/>
      <w:marBottom w:val="0"/>
      <w:divBdr>
        <w:top w:val="none" w:sz="0" w:space="0" w:color="auto"/>
        <w:left w:val="none" w:sz="0" w:space="0" w:color="auto"/>
        <w:bottom w:val="none" w:sz="0" w:space="0" w:color="auto"/>
        <w:right w:val="none" w:sz="0" w:space="0" w:color="auto"/>
      </w:divBdr>
    </w:div>
    <w:div w:id="675768020">
      <w:bodyDiv w:val="1"/>
      <w:marLeft w:val="0"/>
      <w:marRight w:val="0"/>
      <w:marTop w:val="0"/>
      <w:marBottom w:val="0"/>
      <w:divBdr>
        <w:top w:val="none" w:sz="0" w:space="0" w:color="auto"/>
        <w:left w:val="none" w:sz="0" w:space="0" w:color="auto"/>
        <w:bottom w:val="none" w:sz="0" w:space="0" w:color="auto"/>
        <w:right w:val="none" w:sz="0" w:space="0" w:color="auto"/>
      </w:divBdr>
    </w:div>
    <w:div w:id="675769350">
      <w:bodyDiv w:val="1"/>
      <w:marLeft w:val="0"/>
      <w:marRight w:val="0"/>
      <w:marTop w:val="0"/>
      <w:marBottom w:val="0"/>
      <w:divBdr>
        <w:top w:val="none" w:sz="0" w:space="0" w:color="auto"/>
        <w:left w:val="none" w:sz="0" w:space="0" w:color="auto"/>
        <w:bottom w:val="none" w:sz="0" w:space="0" w:color="auto"/>
        <w:right w:val="none" w:sz="0" w:space="0" w:color="auto"/>
      </w:divBdr>
    </w:div>
    <w:div w:id="675813110">
      <w:bodyDiv w:val="1"/>
      <w:marLeft w:val="0"/>
      <w:marRight w:val="0"/>
      <w:marTop w:val="0"/>
      <w:marBottom w:val="0"/>
      <w:divBdr>
        <w:top w:val="none" w:sz="0" w:space="0" w:color="auto"/>
        <w:left w:val="none" w:sz="0" w:space="0" w:color="auto"/>
        <w:bottom w:val="none" w:sz="0" w:space="0" w:color="auto"/>
        <w:right w:val="none" w:sz="0" w:space="0" w:color="auto"/>
      </w:divBdr>
    </w:div>
    <w:div w:id="675839142">
      <w:bodyDiv w:val="1"/>
      <w:marLeft w:val="0"/>
      <w:marRight w:val="0"/>
      <w:marTop w:val="0"/>
      <w:marBottom w:val="0"/>
      <w:divBdr>
        <w:top w:val="none" w:sz="0" w:space="0" w:color="auto"/>
        <w:left w:val="none" w:sz="0" w:space="0" w:color="auto"/>
        <w:bottom w:val="none" w:sz="0" w:space="0" w:color="auto"/>
        <w:right w:val="none" w:sz="0" w:space="0" w:color="auto"/>
      </w:divBdr>
    </w:div>
    <w:div w:id="675884561">
      <w:bodyDiv w:val="1"/>
      <w:marLeft w:val="0"/>
      <w:marRight w:val="0"/>
      <w:marTop w:val="0"/>
      <w:marBottom w:val="0"/>
      <w:divBdr>
        <w:top w:val="none" w:sz="0" w:space="0" w:color="auto"/>
        <w:left w:val="none" w:sz="0" w:space="0" w:color="auto"/>
        <w:bottom w:val="none" w:sz="0" w:space="0" w:color="auto"/>
        <w:right w:val="none" w:sz="0" w:space="0" w:color="auto"/>
      </w:divBdr>
    </w:div>
    <w:div w:id="675888636">
      <w:bodyDiv w:val="1"/>
      <w:marLeft w:val="0"/>
      <w:marRight w:val="0"/>
      <w:marTop w:val="0"/>
      <w:marBottom w:val="0"/>
      <w:divBdr>
        <w:top w:val="none" w:sz="0" w:space="0" w:color="auto"/>
        <w:left w:val="none" w:sz="0" w:space="0" w:color="auto"/>
        <w:bottom w:val="none" w:sz="0" w:space="0" w:color="auto"/>
        <w:right w:val="none" w:sz="0" w:space="0" w:color="auto"/>
      </w:divBdr>
    </w:div>
    <w:div w:id="675959288">
      <w:bodyDiv w:val="1"/>
      <w:marLeft w:val="0"/>
      <w:marRight w:val="0"/>
      <w:marTop w:val="0"/>
      <w:marBottom w:val="0"/>
      <w:divBdr>
        <w:top w:val="none" w:sz="0" w:space="0" w:color="auto"/>
        <w:left w:val="none" w:sz="0" w:space="0" w:color="auto"/>
        <w:bottom w:val="none" w:sz="0" w:space="0" w:color="auto"/>
        <w:right w:val="none" w:sz="0" w:space="0" w:color="auto"/>
      </w:divBdr>
    </w:div>
    <w:div w:id="676007873">
      <w:bodyDiv w:val="1"/>
      <w:marLeft w:val="0"/>
      <w:marRight w:val="0"/>
      <w:marTop w:val="0"/>
      <w:marBottom w:val="0"/>
      <w:divBdr>
        <w:top w:val="none" w:sz="0" w:space="0" w:color="auto"/>
        <w:left w:val="none" w:sz="0" w:space="0" w:color="auto"/>
        <w:bottom w:val="none" w:sz="0" w:space="0" w:color="auto"/>
        <w:right w:val="none" w:sz="0" w:space="0" w:color="auto"/>
      </w:divBdr>
    </w:div>
    <w:div w:id="676075755">
      <w:bodyDiv w:val="1"/>
      <w:marLeft w:val="0"/>
      <w:marRight w:val="0"/>
      <w:marTop w:val="0"/>
      <w:marBottom w:val="0"/>
      <w:divBdr>
        <w:top w:val="none" w:sz="0" w:space="0" w:color="auto"/>
        <w:left w:val="none" w:sz="0" w:space="0" w:color="auto"/>
        <w:bottom w:val="none" w:sz="0" w:space="0" w:color="auto"/>
        <w:right w:val="none" w:sz="0" w:space="0" w:color="auto"/>
      </w:divBdr>
    </w:div>
    <w:div w:id="676082835">
      <w:bodyDiv w:val="1"/>
      <w:marLeft w:val="0"/>
      <w:marRight w:val="0"/>
      <w:marTop w:val="0"/>
      <w:marBottom w:val="0"/>
      <w:divBdr>
        <w:top w:val="none" w:sz="0" w:space="0" w:color="auto"/>
        <w:left w:val="none" w:sz="0" w:space="0" w:color="auto"/>
        <w:bottom w:val="none" w:sz="0" w:space="0" w:color="auto"/>
        <w:right w:val="none" w:sz="0" w:space="0" w:color="auto"/>
      </w:divBdr>
    </w:div>
    <w:div w:id="676229079">
      <w:bodyDiv w:val="1"/>
      <w:marLeft w:val="0"/>
      <w:marRight w:val="0"/>
      <w:marTop w:val="0"/>
      <w:marBottom w:val="0"/>
      <w:divBdr>
        <w:top w:val="none" w:sz="0" w:space="0" w:color="auto"/>
        <w:left w:val="none" w:sz="0" w:space="0" w:color="auto"/>
        <w:bottom w:val="none" w:sz="0" w:space="0" w:color="auto"/>
        <w:right w:val="none" w:sz="0" w:space="0" w:color="auto"/>
      </w:divBdr>
    </w:div>
    <w:div w:id="676230975">
      <w:bodyDiv w:val="1"/>
      <w:marLeft w:val="0"/>
      <w:marRight w:val="0"/>
      <w:marTop w:val="0"/>
      <w:marBottom w:val="0"/>
      <w:divBdr>
        <w:top w:val="none" w:sz="0" w:space="0" w:color="auto"/>
        <w:left w:val="none" w:sz="0" w:space="0" w:color="auto"/>
        <w:bottom w:val="none" w:sz="0" w:space="0" w:color="auto"/>
        <w:right w:val="none" w:sz="0" w:space="0" w:color="auto"/>
      </w:divBdr>
    </w:div>
    <w:div w:id="676275215">
      <w:bodyDiv w:val="1"/>
      <w:marLeft w:val="0"/>
      <w:marRight w:val="0"/>
      <w:marTop w:val="0"/>
      <w:marBottom w:val="0"/>
      <w:divBdr>
        <w:top w:val="none" w:sz="0" w:space="0" w:color="auto"/>
        <w:left w:val="none" w:sz="0" w:space="0" w:color="auto"/>
        <w:bottom w:val="none" w:sz="0" w:space="0" w:color="auto"/>
        <w:right w:val="none" w:sz="0" w:space="0" w:color="auto"/>
      </w:divBdr>
    </w:div>
    <w:div w:id="676420535">
      <w:bodyDiv w:val="1"/>
      <w:marLeft w:val="0"/>
      <w:marRight w:val="0"/>
      <w:marTop w:val="0"/>
      <w:marBottom w:val="0"/>
      <w:divBdr>
        <w:top w:val="none" w:sz="0" w:space="0" w:color="auto"/>
        <w:left w:val="none" w:sz="0" w:space="0" w:color="auto"/>
        <w:bottom w:val="none" w:sz="0" w:space="0" w:color="auto"/>
        <w:right w:val="none" w:sz="0" w:space="0" w:color="auto"/>
      </w:divBdr>
    </w:div>
    <w:div w:id="676422299">
      <w:bodyDiv w:val="1"/>
      <w:marLeft w:val="0"/>
      <w:marRight w:val="0"/>
      <w:marTop w:val="0"/>
      <w:marBottom w:val="0"/>
      <w:divBdr>
        <w:top w:val="none" w:sz="0" w:space="0" w:color="auto"/>
        <w:left w:val="none" w:sz="0" w:space="0" w:color="auto"/>
        <w:bottom w:val="none" w:sz="0" w:space="0" w:color="auto"/>
        <w:right w:val="none" w:sz="0" w:space="0" w:color="auto"/>
      </w:divBdr>
    </w:div>
    <w:div w:id="676612790">
      <w:bodyDiv w:val="1"/>
      <w:marLeft w:val="0"/>
      <w:marRight w:val="0"/>
      <w:marTop w:val="0"/>
      <w:marBottom w:val="0"/>
      <w:divBdr>
        <w:top w:val="none" w:sz="0" w:space="0" w:color="auto"/>
        <w:left w:val="none" w:sz="0" w:space="0" w:color="auto"/>
        <w:bottom w:val="none" w:sz="0" w:space="0" w:color="auto"/>
        <w:right w:val="none" w:sz="0" w:space="0" w:color="auto"/>
      </w:divBdr>
    </w:div>
    <w:div w:id="676687291">
      <w:bodyDiv w:val="1"/>
      <w:marLeft w:val="0"/>
      <w:marRight w:val="0"/>
      <w:marTop w:val="0"/>
      <w:marBottom w:val="0"/>
      <w:divBdr>
        <w:top w:val="none" w:sz="0" w:space="0" w:color="auto"/>
        <w:left w:val="none" w:sz="0" w:space="0" w:color="auto"/>
        <w:bottom w:val="none" w:sz="0" w:space="0" w:color="auto"/>
        <w:right w:val="none" w:sz="0" w:space="0" w:color="auto"/>
      </w:divBdr>
    </w:div>
    <w:div w:id="676813816">
      <w:bodyDiv w:val="1"/>
      <w:marLeft w:val="0"/>
      <w:marRight w:val="0"/>
      <w:marTop w:val="0"/>
      <w:marBottom w:val="0"/>
      <w:divBdr>
        <w:top w:val="none" w:sz="0" w:space="0" w:color="auto"/>
        <w:left w:val="none" w:sz="0" w:space="0" w:color="auto"/>
        <w:bottom w:val="none" w:sz="0" w:space="0" w:color="auto"/>
        <w:right w:val="none" w:sz="0" w:space="0" w:color="auto"/>
      </w:divBdr>
    </w:div>
    <w:div w:id="676856232">
      <w:bodyDiv w:val="1"/>
      <w:marLeft w:val="0"/>
      <w:marRight w:val="0"/>
      <w:marTop w:val="0"/>
      <w:marBottom w:val="0"/>
      <w:divBdr>
        <w:top w:val="none" w:sz="0" w:space="0" w:color="auto"/>
        <w:left w:val="none" w:sz="0" w:space="0" w:color="auto"/>
        <w:bottom w:val="none" w:sz="0" w:space="0" w:color="auto"/>
        <w:right w:val="none" w:sz="0" w:space="0" w:color="auto"/>
      </w:divBdr>
    </w:div>
    <w:div w:id="676926122">
      <w:bodyDiv w:val="1"/>
      <w:marLeft w:val="0"/>
      <w:marRight w:val="0"/>
      <w:marTop w:val="0"/>
      <w:marBottom w:val="0"/>
      <w:divBdr>
        <w:top w:val="none" w:sz="0" w:space="0" w:color="auto"/>
        <w:left w:val="none" w:sz="0" w:space="0" w:color="auto"/>
        <w:bottom w:val="none" w:sz="0" w:space="0" w:color="auto"/>
        <w:right w:val="none" w:sz="0" w:space="0" w:color="auto"/>
      </w:divBdr>
    </w:div>
    <w:div w:id="676931010">
      <w:bodyDiv w:val="1"/>
      <w:marLeft w:val="0"/>
      <w:marRight w:val="0"/>
      <w:marTop w:val="0"/>
      <w:marBottom w:val="0"/>
      <w:divBdr>
        <w:top w:val="none" w:sz="0" w:space="0" w:color="auto"/>
        <w:left w:val="none" w:sz="0" w:space="0" w:color="auto"/>
        <w:bottom w:val="none" w:sz="0" w:space="0" w:color="auto"/>
        <w:right w:val="none" w:sz="0" w:space="0" w:color="auto"/>
      </w:divBdr>
    </w:div>
    <w:div w:id="677006577">
      <w:bodyDiv w:val="1"/>
      <w:marLeft w:val="0"/>
      <w:marRight w:val="0"/>
      <w:marTop w:val="0"/>
      <w:marBottom w:val="0"/>
      <w:divBdr>
        <w:top w:val="none" w:sz="0" w:space="0" w:color="auto"/>
        <w:left w:val="none" w:sz="0" w:space="0" w:color="auto"/>
        <w:bottom w:val="none" w:sz="0" w:space="0" w:color="auto"/>
        <w:right w:val="none" w:sz="0" w:space="0" w:color="auto"/>
      </w:divBdr>
    </w:div>
    <w:div w:id="677120841">
      <w:bodyDiv w:val="1"/>
      <w:marLeft w:val="0"/>
      <w:marRight w:val="0"/>
      <w:marTop w:val="0"/>
      <w:marBottom w:val="0"/>
      <w:divBdr>
        <w:top w:val="none" w:sz="0" w:space="0" w:color="auto"/>
        <w:left w:val="none" w:sz="0" w:space="0" w:color="auto"/>
        <w:bottom w:val="none" w:sz="0" w:space="0" w:color="auto"/>
        <w:right w:val="none" w:sz="0" w:space="0" w:color="auto"/>
      </w:divBdr>
    </w:div>
    <w:div w:id="677392720">
      <w:bodyDiv w:val="1"/>
      <w:marLeft w:val="0"/>
      <w:marRight w:val="0"/>
      <w:marTop w:val="0"/>
      <w:marBottom w:val="0"/>
      <w:divBdr>
        <w:top w:val="none" w:sz="0" w:space="0" w:color="auto"/>
        <w:left w:val="none" w:sz="0" w:space="0" w:color="auto"/>
        <w:bottom w:val="none" w:sz="0" w:space="0" w:color="auto"/>
        <w:right w:val="none" w:sz="0" w:space="0" w:color="auto"/>
      </w:divBdr>
    </w:div>
    <w:div w:id="677535826">
      <w:bodyDiv w:val="1"/>
      <w:marLeft w:val="0"/>
      <w:marRight w:val="0"/>
      <w:marTop w:val="0"/>
      <w:marBottom w:val="0"/>
      <w:divBdr>
        <w:top w:val="none" w:sz="0" w:space="0" w:color="auto"/>
        <w:left w:val="none" w:sz="0" w:space="0" w:color="auto"/>
        <w:bottom w:val="none" w:sz="0" w:space="0" w:color="auto"/>
        <w:right w:val="none" w:sz="0" w:space="0" w:color="auto"/>
      </w:divBdr>
    </w:div>
    <w:div w:id="677773510">
      <w:bodyDiv w:val="1"/>
      <w:marLeft w:val="0"/>
      <w:marRight w:val="0"/>
      <w:marTop w:val="0"/>
      <w:marBottom w:val="0"/>
      <w:divBdr>
        <w:top w:val="none" w:sz="0" w:space="0" w:color="auto"/>
        <w:left w:val="none" w:sz="0" w:space="0" w:color="auto"/>
        <w:bottom w:val="none" w:sz="0" w:space="0" w:color="auto"/>
        <w:right w:val="none" w:sz="0" w:space="0" w:color="auto"/>
      </w:divBdr>
    </w:div>
    <w:div w:id="677847348">
      <w:bodyDiv w:val="1"/>
      <w:marLeft w:val="0"/>
      <w:marRight w:val="0"/>
      <w:marTop w:val="0"/>
      <w:marBottom w:val="0"/>
      <w:divBdr>
        <w:top w:val="none" w:sz="0" w:space="0" w:color="auto"/>
        <w:left w:val="none" w:sz="0" w:space="0" w:color="auto"/>
        <w:bottom w:val="none" w:sz="0" w:space="0" w:color="auto"/>
        <w:right w:val="none" w:sz="0" w:space="0" w:color="auto"/>
      </w:divBdr>
    </w:div>
    <w:div w:id="677930973">
      <w:bodyDiv w:val="1"/>
      <w:marLeft w:val="0"/>
      <w:marRight w:val="0"/>
      <w:marTop w:val="0"/>
      <w:marBottom w:val="0"/>
      <w:divBdr>
        <w:top w:val="none" w:sz="0" w:space="0" w:color="auto"/>
        <w:left w:val="none" w:sz="0" w:space="0" w:color="auto"/>
        <w:bottom w:val="none" w:sz="0" w:space="0" w:color="auto"/>
        <w:right w:val="none" w:sz="0" w:space="0" w:color="auto"/>
      </w:divBdr>
    </w:div>
    <w:div w:id="677931848">
      <w:bodyDiv w:val="1"/>
      <w:marLeft w:val="0"/>
      <w:marRight w:val="0"/>
      <w:marTop w:val="0"/>
      <w:marBottom w:val="0"/>
      <w:divBdr>
        <w:top w:val="none" w:sz="0" w:space="0" w:color="auto"/>
        <w:left w:val="none" w:sz="0" w:space="0" w:color="auto"/>
        <w:bottom w:val="none" w:sz="0" w:space="0" w:color="auto"/>
        <w:right w:val="none" w:sz="0" w:space="0" w:color="auto"/>
      </w:divBdr>
      <w:divsChild>
        <w:div w:id="1824664981">
          <w:marLeft w:val="480"/>
          <w:marRight w:val="0"/>
          <w:marTop w:val="0"/>
          <w:marBottom w:val="0"/>
          <w:divBdr>
            <w:top w:val="none" w:sz="0" w:space="0" w:color="auto"/>
            <w:left w:val="none" w:sz="0" w:space="0" w:color="auto"/>
            <w:bottom w:val="none" w:sz="0" w:space="0" w:color="auto"/>
            <w:right w:val="none" w:sz="0" w:space="0" w:color="auto"/>
          </w:divBdr>
        </w:div>
        <w:div w:id="2085107624">
          <w:marLeft w:val="480"/>
          <w:marRight w:val="0"/>
          <w:marTop w:val="0"/>
          <w:marBottom w:val="0"/>
          <w:divBdr>
            <w:top w:val="none" w:sz="0" w:space="0" w:color="auto"/>
            <w:left w:val="none" w:sz="0" w:space="0" w:color="auto"/>
            <w:bottom w:val="none" w:sz="0" w:space="0" w:color="auto"/>
            <w:right w:val="none" w:sz="0" w:space="0" w:color="auto"/>
          </w:divBdr>
        </w:div>
        <w:div w:id="1466120965">
          <w:marLeft w:val="480"/>
          <w:marRight w:val="0"/>
          <w:marTop w:val="0"/>
          <w:marBottom w:val="0"/>
          <w:divBdr>
            <w:top w:val="none" w:sz="0" w:space="0" w:color="auto"/>
            <w:left w:val="none" w:sz="0" w:space="0" w:color="auto"/>
            <w:bottom w:val="none" w:sz="0" w:space="0" w:color="auto"/>
            <w:right w:val="none" w:sz="0" w:space="0" w:color="auto"/>
          </w:divBdr>
        </w:div>
        <w:div w:id="2017346781">
          <w:marLeft w:val="480"/>
          <w:marRight w:val="0"/>
          <w:marTop w:val="0"/>
          <w:marBottom w:val="0"/>
          <w:divBdr>
            <w:top w:val="none" w:sz="0" w:space="0" w:color="auto"/>
            <w:left w:val="none" w:sz="0" w:space="0" w:color="auto"/>
            <w:bottom w:val="none" w:sz="0" w:space="0" w:color="auto"/>
            <w:right w:val="none" w:sz="0" w:space="0" w:color="auto"/>
          </w:divBdr>
        </w:div>
        <w:div w:id="480120751">
          <w:marLeft w:val="480"/>
          <w:marRight w:val="0"/>
          <w:marTop w:val="0"/>
          <w:marBottom w:val="0"/>
          <w:divBdr>
            <w:top w:val="none" w:sz="0" w:space="0" w:color="auto"/>
            <w:left w:val="none" w:sz="0" w:space="0" w:color="auto"/>
            <w:bottom w:val="none" w:sz="0" w:space="0" w:color="auto"/>
            <w:right w:val="none" w:sz="0" w:space="0" w:color="auto"/>
          </w:divBdr>
        </w:div>
        <w:div w:id="1191263755">
          <w:marLeft w:val="480"/>
          <w:marRight w:val="0"/>
          <w:marTop w:val="0"/>
          <w:marBottom w:val="0"/>
          <w:divBdr>
            <w:top w:val="none" w:sz="0" w:space="0" w:color="auto"/>
            <w:left w:val="none" w:sz="0" w:space="0" w:color="auto"/>
            <w:bottom w:val="none" w:sz="0" w:space="0" w:color="auto"/>
            <w:right w:val="none" w:sz="0" w:space="0" w:color="auto"/>
          </w:divBdr>
        </w:div>
        <w:div w:id="314454315">
          <w:marLeft w:val="480"/>
          <w:marRight w:val="0"/>
          <w:marTop w:val="0"/>
          <w:marBottom w:val="0"/>
          <w:divBdr>
            <w:top w:val="none" w:sz="0" w:space="0" w:color="auto"/>
            <w:left w:val="none" w:sz="0" w:space="0" w:color="auto"/>
            <w:bottom w:val="none" w:sz="0" w:space="0" w:color="auto"/>
            <w:right w:val="none" w:sz="0" w:space="0" w:color="auto"/>
          </w:divBdr>
        </w:div>
        <w:div w:id="542451484">
          <w:marLeft w:val="480"/>
          <w:marRight w:val="0"/>
          <w:marTop w:val="0"/>
          <w:marBottom w:val="0"/>
          <w:divBdr>
            <w:top w:val="none" w:sz="0" w:space="0" w:color="auto"/>
            <w:left w:val="none" w:sz="0" w:space="0" w:color="auto"/>
            <w:bottom w:val="none" w:sz="0" w:space="0" w:color="auto"/>
            <w:right w:val="none" w:sz="0" w:space="0" w:color="auto"/>
          </w:divBdr>
        </w:div>
        <w:div w:id="1328557989">
          <w:marLeft w:val="480"/>
          <w:marRight w:val="0"/>
          <w:marTop w:val="0"/>
          <w:marBottom w:val="0"/>
          <w:divBdr>
            <w:top w:val="none" w:sz="0" w:space="0" w:color="auto"/>
            <w:left w:val="none" w:sz="0" w:space="0" w:color="auto"/>
            <w:bottom w:val="none" w:sz="0" w:space="0" w:color="auto"/>
            <w:right w:val="none" w:sz="0" w:space="0" w:color="auto"/>
          </w:divBdr>
        </w:div>
        <w:div w:id="1152868168">
          <w:marLeft w:val="480"/>
          <w:marRight w:val="0"/>
          <w:marTop w:val="0"/>
          <w:marBottom w:val="0"/>
          <w:divBdr>
            <w:top w:val="none" w:sz="0" w:space="0" w:color="auto"/>
            <w:left w:val="none" w:sz="0" w:space="0" w:color="auto"/>
            <w:bottom w:val="none" w:sz="0" w:space="0" w:color="auto"/>
            <w:right w:val="none" w:sz="0" w:space="0" w:color="auto"/>
          </w:divBdr>
        </w:div>
        <w:div w:id="1555699077">
          <w:marLeft w:val="480"/>
          <w:marRight w:val="0"/>
          <w:marTop w:val="0"/>
          <w:marBottom w:val="0"/>
          <w:divBdr>
            <w:top w:val="none" w:sz="0" w:space="0" w:color="auto"/>
            <w:left w:val="none" w:sz="0" w:space="0" w:color="auto"/>
            <w:bottom w:val="none" w:sz="0" w:space="0" w:color="auto"/>
            <w:right w:val="none" w:sz="0" w:space="0" w:color="auto"/>
          </w:divBdr>
        </w:div>
        <w:div w:id="1001154164">
          <w:marLeft w:val="480"/>
          <w:marRight w:val="0"/>
          <w:marTop w:val="0"/>
          <w:marBottom w:val="0"/>
          <w:divBdr>
            <w:top w:val="none" w:sz="0" w:space="0" w:color="auto"/>
            <w:left w:val="none" w:sz="0" w:space="0" w:color="auto"/>
            <w:bottom w:val="none" w:sz="0" w:space="0" w:color="auto"/>
            <w:right w:val="none" w:sz="0" w:space="0" w:color="auto"/>
          </w:divBdr>
        </w:div>
        <w:div w:id="113863197">
          <w:marLeft w:val="480"/>
          <w:marRight w:val="0"/>
          <w:marTop w:val="0"/>
          <w:marBottom w:val="0"/>
          <w:divBdr>
            <w:top w:val="none" w:sz="0" w:space="0" w:color="auto"/>
            <w:left w:val="none" w:sz="0" w:space="0" w:color="auto"/>
            <w:bottom w:val="none" w:sz="0" w:space="0" w:color="auto"/>
            <w:right w:val="none" w:sz="0" w:space="0" w:color="auto"/>
          </w:divBdr>
        </w:div>
        <w:div w:id="1899197195">
          <w:marLeft w:val="480"/>
          <w:marRight w:val="0"/>
          <w:marTop w:val="0"/>
          <w:marBottom w:val="0"/>
          <w:divBdr>
            <w:top w:val="none" w:sz="0" w:space="0" w:color="auto"/>
            <w:left w:val="none" w:sz="0" w:space="0" w:color="auto"/>
            <w:bottom w:val="none" w:sz="0" w:space="0" w:color="auto"/>
            <w:right w:val="none" w:sz="0" w:space="0" w:color="auto"/>
          </w:divBdr>
        </w:div>
        <w:div w:id="505173437">
          <w:marLeft w:val="480"/>
          <w:marRight w:val="0"/>
          <w:marTop w:val="0"/>
          <w:marBottom w:val="0"/>
          <w:divBdr>
            <w:top w:val="none" w:sz="0" w:space="0" w:color="auto"/>
            <w:left w:val="none" w:sz="0" w:space="0" w:color="auto"/>
            <w:bottom w:val="none" w:sz="0" w:space="0" w:color="auto"/>
            <w:right w:val="none" w:sz="0" w:space="0" w:color="auto"/>
          </w:divBdr>
        </w:div>
        <w:div w:id="1899710219">
          <w:marLeft w:val="480"/>
          <w:marRight w:val="0"/>
          <w:marTop w:val="0"/>
          <w:marBottom w:val="0"/>
          <w:divBdr>
            <w:top w:val="none" w:sz="0" w:space="0" w:color="auto"/>
            <w:left w:val="none" w:sz="0" w:space="0" w:color="auto"/>
            <w:bottom w:val="none" w:sz="0" w:space="0" w:color="auto"/>
            <w:right w:val="none" w:sz="0" w:space="0" w:color="auto"/>
          </w:divBdr>
        </w:div>
        <w:div w:id="194079972">
          <w:marLeft w:val="480"/>
          <w:marRight w:val="0"/>
          <w:marTop w:val="0"/>
          <w:marBottom w:val="0"/>
          <w:divBdr>
            <w:top w:val="none" w:sz="0" w:space="0" w:color="auto"/>
            <w:left w:val="none" w:sz="0" w:space="0" w:color="auto"/>
            <w:bottom w:val="none" w:sz="0" w:space="0" w:color="auto"/>
            <w:right w:val="none" w:sz="0" w:space="0" w:color="auto"/>
          </w:divBdr>
        </w:div>
        <w:div w:id="738332406">
          <w:marLeft w:val="480"/>
          <w:marRight w:val="0"/>
          <w:marTop w:val="0"/>
          <w:marBottom w:val="0"/>
          <w:divBdr>
            <w:top w:val="none" w:sz="0" w:space="0" w:color="auto"/>
            <w:left w:val="none" w:sz="0" w:space="0" w:color="auto"/>
            <w:bottom w:val="none" w:sz="0" w:space="0" w:color="auto"/>
            <w:right w:val="none" w:sz="0" w:space="0" w:color="auto"/>
          </w:divBdr>
        </w:div>
        <w:div w:id="1409158256">
          <w:marLeft w:val="480"/>
          <w:marRight w:val="0"/>
          <w:marTop w:val="0"/>
          <w:marBottom w:val="0"/>
          <w:divBdr>
            <w:top w:val="none" w:sz="0" w:space="0" w:color="auto"/>
            <w:left w:val="none" w:sz="0" w:space="0" w:color="auto"/>
            <w:bottom w:val="none" w:sz="0" w:space="0" w:color="auto"/>
            <w:right w:val="none" w:sz="0" w:space="0" w:color="auto"/>
          </w:divBdr>
        </w:div>
        <w:div w:id="1728531323">
          <w:marLeft w:val="480"/>
          <w:marRight w:val="0"/>
          <w:marTop w:val="0"/>
          <w:marBottom w:val="0"/>
          <w:divBdr>
            <w:top w:val="none" w:sz="0" w:space="0" w:color="auto"/>
            <w:left w:val="none" w:sz="0" w:space="0" w:color="auto"/>
            <w:bottom w:val="none" w:sz="0" w:space="0" w:color="auto"/>
            <w:right w:val="none" w:sz="0" w:space="0" w:color="auto"/>
          </w:divBdr>
        </w:div>
        <w:div w:id="147552700">
          <w:marLeft w:val="480"/>
          <w:marRight w:val="0"/>
          <w:marTop w:val="0"/>
          <w:marBottom w:val="0"/>
          <w:divBdr>
            <w:top w:val="none" w:sz="0" w:space="0" w:color="auto"/>
            <w:left w:val="none" w:sz="0" w:space="0" w:color="auto"/>
            <w:bottom w:val="none" w:sz="0" w:space="0" w:color="auto"/>
            <w:right w:val="none" w:sz="0" w:space="0" w:color="auto"/>
          </w:divBdr>
        </w:div>
        <w:div w:id="590510456">
          <w:marLeft w:val="480"/>
          <w:marRight w:val="0"/>
          <w:marTop w:val="0"/>
          <w:marBottom w:val="0"/>
          <w:divBdr>
            <w:top w:val="none" w:sz="0" w:space="0" w:color="auto"/>
            <w:left w:val="none" w:sz="0" w:space="0" w:color="auto"/>
            <w:bottom w:val="none" w:sz="0" w:space="0" w:color="auto"/>
            <w:right w:val="none" w:sz="0" w:space="0" w:color="auto"/>
          </w:divBdr>
        </w:div>
        <w:div w:id="2075618320">
          <w:marLeft w:val="480"/>
          <w:marRight w:val="0"/>
          <w:marTop w:val="0"/>
          <w:marBottom w:val="0"/>
          <w:divBdr>
            <w:top w:val="none" w:sz="0" w:space="0" w:color="auto"/>
            <w:left w:val="none" w:sz="0" w:space="0" w:color="auto"/>
            <w:bottom w:val="none" w:sz="0" w:space="0" w:color="auto"/>
            <w:right w:val="none" w:sz="0" w:space="0" w:color="auto"/>
          </w:divBdr>
        </w:div>
        <w:div w:id="1776713075">
          <w:marLeft w:val="480"/>
          <w:marRight w:val="0"/>
          <w:marTop w:val="0"/>
          <w:marBottom w:val="0"/>
          <w:divBdr>
            <w:top w:val="none" w:sz="0" w:space="0" w:color="auto"/>
            <w:left w:val="none" w:sz="0" w:space="0" w:color="auto"/>
            <w:bottom w:val="none" w:sz="0" w:space="0" w:color="auto"/>
            <w:right w:val="none" w:sz="0" w:space="0" w:color="auto"/>
          </w:divBdr>
        </w:div>
        <w:div w:id="1684822607">
          <w:marLeft w:val="480"/>
          <w:marRight w:val="0"/>
          <w:marTop w:val="0"/>
          <w:marBottom w:val="0"/>
          <w:divBdr>
            <w:top w:val="none" w:sz="0" w:space="0" w:color="auto"/>
            <w:left w:val="none" w:sz="0" w:space="0" w:color="auto"/>
            <w:bottom w:val="none" w:sz="0" w:space="0" w:color="auto"/>
            <w:right w:val="none" w:sz="0" w:space="0" w:color="auto"/>
          </w:divBdr>
        </w:div>
        <w:div w:id="1399211589">
          <w:marLeft w:val="480"/>
          <w:marRight w:val="0"/>
          <w:marTop w:val="0"/>
          <w:marBottom w:val="0"/>
          <w:divBdr>
            <w:top w:val="none" w:sz="0" w:space="0" w:color="auto"/>
            <w:left w:val="none" w:sz="0" w:space="0" w:color="auto"/>
            <w:bottom w:val="none" w:sz="0" w:space="0" w:color="auto"/>
            <w:right w:val="none" w:sz="0" w:space="0" w:color="auto"/>
          </w:divBdr>
        </w:div>
        <w:div w:id="1177764562">
          <w:marLeft w:val="480"/>
          <w:marRight w:val="0"/>
          <w:marTop w:val="0"/>
          <w:marBottom w:val="0"/>
          <w:divBdr>
            <w:top w:val="none" w:sz="0" w:space="0" w:color="auto"/>
            <w:left w:val="none" w:sz="0" w:space="0" w:color="auto"/>
            <w:bottom w:val="none" w:sz="0" w:space="0" w:color="auto"/>
            <w:right w:val="none" w:sz="0" w:space="0" w:color="auto"/>
          </w:divBdr>
        </w:div>
        <w:div w:id="1711875977">
          <w:marLeft w:val="480"/>
          <w:marRight w:val="0"/>
          <w:marTop w:val="0"/>
          <w:marBottom w:val="0"/>
          <w:divBdr>
            <w:top w:val="none" w:sz="0" w:space="0" w:color="auto"/>
            <w:left w:val="none" w:sz="0" w:space="0" w:color="auto"/>
            <w:bottom w:val="none" w:sz="0" w:space="0" w:color="auto"/>
            <w:right w:val="none" w:sz="0" w:space="0" w:color="auto"/>
          </w:divBdr>
        </w:div>
        <w:div w:id="916356466">
          <w:marLeft w:val="480"/>
          <w:marRight w:val="0"/>
          <w:marTop w:val="0"/>
          <w:marBottom w:val="0"/>
          <w:divBdr>
            <w:top w:val="none" w:sz="0" w:space="0" w:color="auto"/>
            <w:left w:val="none" w:sz="0" w:space="0" w:color="auto"/>
            <w:bottom w:val="none" w:sz="0" w:space="0" w:color="auto"/>
            <w:right w:val="none" w:sz="0" w:space="0" w:color="auto"/>
          </w:divBdr>
        </w:div>
        <w:div w:id="265845100">
          <w:marLeft w:val="480"/>
          <w:marRight w:val="0"/>
          <w:marTop w:val="0"/>
          <w:marBottom w:val="0"/>
          <w:divBdr>
            <w:top w:val="none" w:sz="0" w:space="0" w:color="auto"/>
            <w:left w:val="none" w:sz="0" w:space="0" w:color="auto"/>
            <w:bottom w:val="none" w:sz="0" w:space="0" w:color="auto"/>
            <w:right w:val="none" w:sz="0" w:space="0" w:color="auto"/>
          </w:divBdr>
        </w:div>
        <w:div w:id="1912232106">
          <w:marLeft w:val="480"/>
          <w:marRight w:val="0"/>
          <w:marTop w:val="0"/>
          <w:marBottom w:val="0"/>
          <w:divBdr>
            <w:top w:val="none" w:sz="0" w:space="0" w:color="auto"/>
            <w:left w:val="none" w:sz="0" w:space="0" w:color="auto"/>
            <w:bottom w:val="none" w:sz="0" w:space="0" w:color="auto"/>
            <w:right w:val="none" w:sz="0" w:space="0" w:color="auto"/>
          </w:divBdr>
        </w:div>
        <w:div w:id="1205872758">
          <w:marLeft w:val="480"/>
          <w:marRight w:val="0"/>
          <w:marTop w:val="0"/>
          <w:marBottom w:val="0"/>
          <w:divBdr>
            <w:top w:val="none" w:sz="0" w:space="0" w:color="auto"/>
            <w:left w:val="none" w:sz="0" w:space="0" w:color="auto"/>
            <w:bottom w:val="none" w:sz="0" w:space="0" w:color="auto"/>
            <w:right w:val="none" w:sz="0" w:space="0" w:color="auto"/>
          </w:divBdr>
        </w:div>
        <w:div w:id="463154565">
          <w:marLeft w:val="480"/>
          <w:marRight w:val="0"/>
          <w:marTop w:val="0"/>
          <w:marBottom w:val="0"/>
          <w:divBdr>
            <w:top w:val="none" w:sz="0" w:space="0" w:color="auto"/>
            <w:left w:val="none" w:sz="0" w:space="0" w:color="auto"/>
            <w:bottom w:val="none" w:sz="0" w:space="0" w:color="auto"/>
            <w:right w:val="none" w:sz="0" w:space="0" w:color="auto"/>
          </w:divBdr>
        </w:div>
        <w:div w:id="1363166369">
          <w:marLeft w:val="480"/>
          <w:marRight w:val="0"/>
          <w:marTop w:val="0"/>
          <w:marBottom w:val="0"/>
          <w:divBdr>
            <w:top w:val="none" w:sz="0" w:space="0" w:color="auto"/>
            <w:left w:val="none" w:sz="0" w:space="0" w:color="auto"/>
            <w:bottom w:val="none" w:sz="0" w:space="0" w:color="auto"/>
            <w:right w:val="none" w:sz="0" w:space="0" w:color="auto"/>
          </w:divBdr>
        </w:div>
        <w:div w:id="1247616388">
          <w:marLeft w:val="480"/>
          <w:marRight w:val="0"/>
          <w:marTop w:val="0"/>
          <w:marBottom w:val="0"/>
          <w:divBdr>
            <w:top w:val="none" w:sz="0" w:space="0" w:color="auto"/>
            <w:left w:val="none" w:sz="0" w:space="0" w:color="auto"/>
            <w:bottom w:val="none" w:sz="0" w:space="0" w:color="auto"/>
            <w:right w:val="none" w:sz="0" w:space="0" w:color="auto"/>
          </w:divBdr>
        </w:div>
        <w:div w:id="666442851">
          <w:marLeft w:val="480"/>
          <w:marRight w:val="0"/>
          <w:marTop w:val="0"/>
          <w:marBottom w:val="0"/>
          <w:divBdr>
            <w:top w:val="none" w:sz="0" w:space="0" w:color="auto"/>
            <w:left w:val="none" w:sz="0" w:space="0" w:color="auto"/>
            <w:bottom w:val="none" w:sz="0" w:space="0" w:color="auto"/>
            <w:right w:val="none" w:sz="0" w:space="0" w:color="auto"/>
          </w:divBdr>
        </w:div>
        <w:div w:id="1725517128">
          <w:marLeft w:val="480"/>
          <w:marRight w:val="0"/>
          <w:marTop w:val="0"/>
          <w:marBottom w:val="0"/>
          <w:divBdr>
            <w:top w:val="none" w:sz="0" w:space="0" w:color="auto"/>
            <w:left w:val="none" w:sz="0" w:space="0" w:color="auto"/>
            <w:bottom w:val="none" w:sz="0" w:space="0" w:color="auto"/>
            <w:right w:val="none" w:sz="0" w:space="0" w:color="auto"/>
          </w:divBdr>
        </w:div>
        <w:div w:id="1069156991">
          <w:marLeft w:val="480"/>
          <w:marRight w:val="0"/>
          <w:marTop w:val="0"/>
          <w:marBottom w:val="0"/>
          <w:divBdr>
            <w:top w:val="none" w:sz="0" w:space="0" w:color="auto"/>
            <w:left w:val="none" w:sz="0" w:space="0" w:color="auto"/>
            <w:bottom w:val="none" w:sz="0" w:space="0" w:color="auto"/>
            <w:right w:val="none" w:sz="0" w:space="0" w:color="auto"/>
          </w:divBdr>
        </w:div>
        <w:div w:id="1271204066">
          <w:marLeft w:val="480"/>
          <w:marRight w:val="0"/>
          <w:marTop w:val="0"/>
          <w:marBottom w:val="0"/>
          <w:divBdr>
            <w:top w:val="none" w:sz="0" w:space="0" w:color="auto"/>
            <w:left w:val="none" w:sz="0" w:space="0" w:color="auto"/>
            <w:bottom w:val="none" w:sz="0" w:space="0" w:color="auto"/>
            <w:right w:val="none" w:sz="0" w:space="0" w:color="auto"/>
          </w:divBdr>
        </w:div>
        <w:div w:id="240530259">
          <w:marLeft w:val="480"/>
          <w:marRight w:val="0"/>
          <w:marTop w:val="0"/>
          <w:marBottom w:val="0"/>
          <w:divBdr>
            <w:top w:val="none" w:sz="0" w:space="0" w:color="auto"/>
            <w:left w:val="none" w:sz="0" w:space="0" w:color="auto"/>
            <w:bottom w:val="none" w:sz="0" w:space="0" w:color="auto"/>
            <w:right w:val="none" w:sz="0" w:space="0" w:color="auto"/>
          </w:divBdr>
        </w:div>
        <w:div w:id="866717986">
          <w:marLeft w:val="480"/>
          <w:marRight w:val="0"/>
          <w:marTop w:val="0"/>
          <w:marBottom w:val="0"/>
          <w:divBdr>
            <w:top w:val="none" w:sz="0" w:space="0" w:color="auto"/>
            <w:left w:val="none" w:sz="0" w:space="0" w:color="auto"/>
            <w:bottom w:val="none" w:sz="0" w:space="0" w:color="auto"/>
            <w:right w:val="none" w:sz="0" w:space="0" w:color="auto"/>
          </w:divBdr>
        </w:div>
        <w:div w:id="1713378565">
          <w:marLeft w:val="480"/>
          <w:marRight w:val="0"/>
          <w:marTop w:val="0"/>
          <w:marBottom w:val="0"/>
          <w:divBdr>
            <w:top w:val="none" w:sz="0" w:space="0" w:color="auto"/>
            <w:left w:val="none" w:sz="0" w:space="0" w:color="auto"/>
            <w:bottom w:val="none" w:sz="0" w:space="0" w:color="auto"/>
            <w:right w:val="none" w:sz="0" w:space="0" w:color="auto"/>
          </w:divBdr>
        </w:div>
        <w:div w:id="132800178">
          <w:marLeft w:val="480"/>
          <w:marRight w:val="0"/>
          <w:marTop w:val="0"/>
          <w:marBottom w:val="0"/>
          <w:divBdr>
            <w:top w:val="none" w:sz="0" w:space="0" w:color="auto"/>
            <w:left w:val="none" w:sz="0" w:space="0" w:color="auto"/>
            <w:bottom w:val="none" w:sz="0" w:space="0" w:color="auto"/>
            <w:right w:val="none" w:sz="0" w:space="0" w:color="auto"/>
          </w:divBdr>
        </w:div>
        <w:div w:id="1487435388">
          <w:marLeft w:val="480"/>
          <w:marRight w:val="0"/>
          <w:marTop w:val="0"/>
          <w:marBottom w:val="0"/>
          <w:divBdr>
            <w:top w:val="none" w:sz="0" w:space="0" w:color="auto"/>
            <w:left w:val="none" w:sz="0" w:space="0" w:color="auto"/>
            <w:bottom w:val="none" w:sz="0" w:space="0" w:color="auto"/>
            <w:right w:val="none" w:sz="0" w:space="0" w:color="auto"/>
          </w:divBdr>
        </w:div>
        <w:div w:id="453062780">
          <w:marLeft w:val="480"/>
          <w:marRight w:val="0"/>
          <w:marTop w:val="0"/>
          <w:marBottom w:val="0"/>
          <w:divBdr>
            <w:top w:val="none" w:sz="0" w:space="0" w:color="auto"/>
            <w:left w:val="none" w:sz="0" w:space="0" w:color="auto"/>
            <w:bottom w:val="none" w:sz="0" w:space="0" w:color="auto"/>
            <w:right w:val="none" w:sz="0" w:space="0" w:color="auto"/>
          </w:divBdr>
        </w:div>
        <w:div w:id="1317145838">
          <w:marLeft w:val="480"/>
          <w:marRight w:val="0"/>
          <w:marTop w:val="0"/>
          <w:marBottom w:val="0"/>
          <w:divBdr>
            <w:top w:val="none" w:sz="0" w:space="0" w:color="auto"/>
            <w:left w:val="none" w:sz="0" w:space="0" w:color="auto"/>
            <w:bottom w:val="none" w:sz="0" w:space="0" w:color="auto"/>
            <w:right w:val="none" w:sz="0" w:space="0" w:color="auto"/>
          </w:divBdr>
        </w:div>
        <w:div w:id="1128157389">
          <w:marLeft w:val="480"/>
          <w:marRight w:val="0"/>
          <w:marTop w:val="0"/>
          <w:marBottom w:val="0"/>
          <w:divBdr>
            <w:top w:val="none" w:sz="0" w:space="0" w:color="auto"/>
            <w:left w:val="none" w:sz="0" w:space="0" w:color="auto"/>
            <w:bottom w:val="none" w:sz="0" w:space="0" w:color="auto"/>
            <w:right w:val="none" w:sz="0" w:space="0" w:color="auto"/>
          </w:divBdr>
        </w:div>
        <w:div w:id="1202980491">
          <w:marLeft w:val="480"/>
          <w:marRight w:val="0"/>
          <w:marTop w:val="0"/>
          <w:marBottom w:val="0"/>
          <w:divBdr>
            <w:top w:val="none" w:sz="0" w:space="0" w:color="auto"/>
            <w:left w:val="none" w:sz="0" w:space="0" w:color="auto"/>
            <w:bottom w:val="none" w:sz="0" w:space="0" w:color="auto"/>
            <w:right w:val="none" w:sz="0" w:space="0" w:color="auto"/>
          </w:divBdr>
        </w:div>
        <w:div w:id="1547260142">
          <w:marLeft w:val="480"/>
          <w:marRight w:val="0"/>
          <w:marTop w:val="0"/>
          <w:marBottom w:val="0"/>
          <w:divBdr>
            <w:top w:val="none" w:sz="0" w:space="0" w:color="auto"/>
            <w:left w:val="none" w:sz="0" w:space="0" w:color="auto"/>
            <w:bottom w:val="none" w:sz="0" w:space="0" w:color="auto"/>
            <w:right w:val="none" w:sz="0" w:space="0" w:color="auto"/>
          </w:divBdr>
        </w:div>
        <w:div w:id="632173252">
          <w:marLeft w:val="480"/>
          <w:marRight w:val="0"/>
          <w:marTop w:val="0"/>
          <w:marBottom w:val="0"/>
          <w:divBdr>
            <w:top w:val="none" w:sz="0" w:space="0" w:color="auto"/>
            <w:left w:val="none" w:sz="0" w:space="0" w:color="auto"/>
            <w:bottom w:val="none" w:sz="0" w:space="0" w:color="auto"/>
            <w:right w:val="none" w:sz="0" w:space="0" w:color="auto"/>
          </w:divBdr>
        </w:div>
        <w:div w:id="1287467400">
          <w:marLeft w:val="480"/>
          <w:marRight w:val="0"/>
          <w:marTop w:val="0"/>
          <w:marBottom w:val="0"/>
          <w:divBdr>
            <w:top w:val="none" w:sz="0" w:space="0" w:color="auto"/>
            <w:left w:val="none" w:sz="0" w:space="0" w:color="auto"/>
            <w:bottom w:val="none" w:sz="0" w:space="0" w:color="auto"/>
            <w:right w:val="none" w:sz="0" w:space="0" w:color="auto"/>
          </w:divBdr>
        </w:div>
        <w:div w:id="1374383534">
          <w:marLeft w:val="480"/>
          <w:marRight w:val="0"/>
          <w:marTop w:val="0"/>
          <w:marBottom w:val="0"/>
          <w:divBdr>
            <w:top w:val="none" w:sz="0" w:space="0" w:color="auto"/>
            <w:left w:val="none" w:sz="0" w:space="0" w:color="auto"/>
            <w:bottom w:val="none" w:sz="0" w:space="0" w:color="auto"/>
            <w:right w:val="none" w:sz="0" w:space="0" w:color="auto"/>
          </w:divBdr>
        </w:div>
        <w:div w:id="443383769">
          <w:marLeft w:val="480"/>
          <w:marRight w:val="0"/>
          <w:marTop w:val="0"/>
          <w:marBottom w:val="0"/>
          <w:divBdr>
            <w:top w:val="none" w:sz="0" w:space="0" w:color="auto"/>
            <w:left w:val="none" w:sz="0" w:space="0" w:color="auto"/>
            <w:bottom w:val="none" w:sz="0" w:space="0" w:color="auto"/>
            <w:right w:val="none" w:sz="0" w:space="0" w:color="auto"/>
          </w:divBdr>
        </w:div>
      </w:divsChild>
    </w:div>
    <w:div w:id="678043436">
      <w:bodyDiv w:val="1"/>
      <w:marLeft w:val="0"/>
      <w:marRight w:val="0"/>
      <w:marTop w:val="0"/>
      <w:marBottom w:val="0"/>
      <w:divBdr>
        <w:top w:val="none" w:sz="0" w:space="0" w:color="auto"/>
        <w:left w:val="none" w:sz="0" w:space="0" w:color="auto"/>
        <w:bottom w:val="none" w:sz="0" w:space="0" w:color="auto"/>
        <w:right w:val="none" w:sz="0" w:space="0" w:color="auto"/>
      </w:divBdr>
    </w:div>
    <w:div w:id="678045827">
      <w:bodyDiv w:val="1"/>
      <w:marLeft w:val="0"/>
      <w:marRight w:val="0"/>
      <w:marTop w:val="0"/>
      <w:marBottom w:val="0"/>
      <w:divBdr>
        <w:top w:val="none" w:sz="0" w:space="0" w:color="auto"/>
        <w:left w:val="none" w:sz="0" w:space="0" w:color="auto"/>
        <w:bottom w:val="none" w:sz="0" w:space="0" w:color="auto"/>
        <w:right w:val="none" w:sz="0" w:space="0" w:color="auto"/>
      </w:divBdr>
    </w:div>
    <w:div w:id="678239963">
      <w:bodyDiv w:val="1"/>
      <w:marLeft w:val="0"/>
      <w:marRight w:val="0"/>
      <w:marTop w:val="0"/>
      <w:marBottom w:val="0"/>
      <w:divBdr>
        <w:top w:val="none" w:sz="0" w:space="0" w:color="auto"/>
        <w:left w:val="none" w:sz="0" w:space="0" w:color="auto"/>
        <w:bottom w:val="none" w:sz="0" w:space="0" w:color="auto"/>
        <w:right w:val="none" w:sz="0" w:space="0" w:color="auto"/>
      </w:divBdr>
    </w:div>
    <w:div w:id="678385466">
      <w:bodyDiv w:val="1"/>
      <w:marLeft w:val="0"/>
      <w:marRight w:val="0"/>
      <w:marTop w:val="0"/>
      <w:marBottom w:val="0"/>
      <w:divBdr>
        <w:top w:val="none" w:sz="0" w:space="0" w:color="auto"/>
        <w:left w:val="none" w:sz="0" w:space="0" w:color="auto"/>
        <w:bottom w:val="none" w:sz="0" w:space="0" w:color="auto"/>
        <w:right w:val="none" w:sz="0" w:space="0" w:color="auto"/>
      </w:divBdr>
    </w:div>
    <w:div w:id="678431208">
      <w:bodyDiv w:val="1"/>
      <w:marLeft w:val="0"/>
      <w:marRight w:val="0"/>
      <w:marTop w:val="0"/>
      <w:marBottom w:val="0"/>
      <w:divBdr>
        <w:top w:val="none" w:sz="0" w:space="0" w:color="auto"/>
        <w:left w:val="none" w:sz="0" w:space="0" w:color="auto"/>
        <w:bottom w:val="none" w:sz="0" w:space="0" w:color="auto"/>
        <w:right w:val="none" w:sz="0" w:space="0" w:color="auto"/>
      </w:divBdr>
    </w:div>
    <w:div w:id="678433719">
      <w:bodyDiv w:val="1"/>
      <w:marLeft w:val="0"/>
      <w:marRight w:val="0"/>
      <w:marTop w:val="0"/>
      <w:marBottom w:val="0"/>
      <w:divBdr>
        <w:top w:val="none" w:sz="0" w:space="0" w:color="auto"/>
        <w:left w:val="none" w:sz="0" w:space="0" w:color="auto"/>
        <w:bottom w:val="none" w:sz="0" w:space="0" w:color="auto"/>
        <w:right w:val="none" w:sz="0" w:space="0" w:color="auto"/>
      </w:divBdr>
    </w:div>
    <w:div w:id="678461408">
      <w:bodyDiv w:val="1"/>
      <w:marLeft w:val="0"/>
      <w:marRight w:val="0"/>
      <w:marTop w:val="0"/>
      <w:marBottom w:val="0"/>
      <w:divBdr>
        <w:top w:val="none" w:sz="0" w:space="0" w:color="auto"/>
        <w:left w:val="none" w:sz="0" w:space="0" w:color="auto"/>
        <w:bottom w:val="none" w:sz="0" w:space="0" w:color="auto"/>
        <w:right w:val="none" w:sz="0" w:space="0" w:color="auto"/>
      </w:divBdr>
    </w:div>
    <w:div w:id="678584993">
      <w:bodyDiv w:val="1"/>
      <w:marLeft w:val="0"/>
      <w:marRight w:val="0"/>
      <w:marTop w:val="0"/>
      <w:marBottom w:val="0"/>
      <w:divBdr>
        <w:top w:val="none" w:sz="0" w:space="0" w:color="auto"/>
        <w:left w:val="none" w:sz="0" w:space="0" w:color="auto"/>
        <w:bottom w:val="none" w:sz="0" w:space="0" w:color="auto"/>
        <w:right w:val="none" w:sz="0" w:space="0" w:color="auto"/>
      </w:divBdr>
    </w:div>
    <w:div w:id="678698669">
      <w:bodyDiv w:val="1"/>
      <w:marLeft w:val="0"/>
      <w:marRight w:val="0"/>
      <w:marTop w:val="0"/>
      <w:marBottom w:val="0"/>
      <w:divBdr>
        <w:top w:val="none" w:sz="0" w:space="0" w:color="auto"/>
        <w:left w:val="none" w:sz="0" w:space="0" w:color="auto"/>
        <w:bottom w:val="none" w:sz="0" w:space="0" w:color="auto"/>
        <w:right w:val="none" w:sz="0" w:space="0" w:color="auto"/>
      </w:divBdr>
    </w:div>
    <w:div w:id="679040041">
      <w:bodyDiv w:val="1"/>
      <w:marLeft w:val="0"/>
      <w:marRight w:val="0"/>
      <w:marTop w:val="0"/>
      <w:marBottom w:val="0"/>
      <w:divBdr>
        <w:top w:val="none" w:sz="0" w:space="0" w:color="auto"/>
        <w:left w:val="none" w:sz="0" w:space="0" w:color="auto"/>
        <w:bottom w:val="none" w:sz="0" w:space="0" w:color="auto"/>
        <w:right w:val="none" w:sz="0" w:space="0" w:color="auto"/>
      </w:divBdr>
    </w:div>
    <w:div w:id="679042071">
      <w:bodyDiv w:val="1"/>
      <w:marLeft w:val="0"/>
      <w:marRight w:val="0"/>
      <w:marTop w:val="0"/>
      <w:marBottom w:val="0"/>
      <w:divBdr>
        <w:top w:val="none" w:sz="0" w:space="0" w:color="auto"/>
        <w:left w:val="none" w:sz="0" w:space="0" w:color="auto"/>
        <w:bottom w:val="none" w:sz="0" w:space="0" w:color="auto"/>
        <w:right w:val="none" w:sz="0" w:space="0" w:color="auto"/>
      </w:divBdr>
      <w:divsChild>
        <w:div w:id="62997588">
          <w:marLeft w:val="480"/>
          <w:marRight w:val="0"/>
          <w:marTop w:val="0"/>
          <w:marBottom w:val="0"/>
          <w:divBdr>
            <w:top w:val="none" w:sz="0" w:space="0" w:color="auto"/>
            <w:left w:val="none" w:sz="0" w:space="0" w:color="auto"/>
            <w:bottom w:val="none" w:sz="0" w:space="0" w:color="auto"/>
            <w:right w:val="none" w:sz="0" w:space="0" w:color="auto"/>
          </w:divBdr>
        </w:div>
        <w:div w:id="69236834">
          <w:marLeft w:val="480"/>
          <w:marRight w:val="0"/>
          <w:marTop w:val="0"/>
          <w:marBottom w:val="0"/>
          <w:divBdr>
            <w:top w:val="none" w:sz="0" w:space="0" w:color="auto"/>
            <w:left w:val="none" w:sz="0" w:space="0" w:color="auto"/>
            <w:bottom w:val="none" w:sz="0" w:space="0" w:color="auto"/>
            <w:right w:val="none" w:sz="0" w:space="0" w:color="auto"/>
          </w:divBdr>
        </w:div>
        <w:div w:id="76944311">
          <w:marLeft w:val="480"/>
          <w:marRight w:val="0"/>
          <w:marTop w:val="0"/>
          <w:marBottom w:val="0"/>
          <w:divBdr>
            <w:top w:val="none" w:sz="0" w:space="0" w:color="auto"/>
            <w:left w:val="none" w:sz="0" w:space="0" w:color="auto"/>
            <w:bottom w:val="none" w:sz="0" w:space="0" w:color="auto"/>
            <w:right w:val="none" w:sz="0" w:space="0" w:color="auto"/>
          </w:divBdr>
        </w:div>
        <w:div w:id="105781931">
          <w:marLeft w:val="480"/>
          <w:marRight w:val="0"/>
          <w:marTop w:val="0"/>
          <w:marBottom w:val="0"/>
          <w:divBdr>
            <w:top w:val="none" w:sz="0" w:space="0" w:color="auto"/>
            <w:left w:val="none" w:sz="0" w:space="0" w:color="auto"/>
            <w:bottom w:val="none" w:sz="0" w:space="0" w:color="auto"/>
            <w:right w:val="none" w:sz="0" w:space="0" w:color="auto"/>
          </w:divBdr>
        </w:div>
        <w:div w:id="150489133">
          <w:marLeft w:val="480"/>
          <w:marRight w:val="0"/>
          <w:marTop w:val="0"/>
          <w:marBottom w:val="0"/>
          <w:divBdr>
            <w:top w:val="none" w:sz="0" w:space="0" w:color="auto"/>
            <w:left w:val="none" w:sz="0" w:space="0" w:color="auto"/>
            <w:bottom w:val="none" w:sz="0" w:space="0" w:color="auto"/>
            <w:right w:val="none" w:sz="0" w:space="0" w:color="auto"/>
          </w:divBdr>
        </w:div>
        <w:div w:id="229578864">
          <w:marLeft w:val="480"/>
          <w:marRight w:val="0"/>
          <w:marTop w:val="0"/>
          <w:marBottom w:val="0"/>
          <w:divBdr>
            <w:top w:val="none" w:sz="0" w:space="0" w:color="auto"/>
            <w:left w:val="none" w:sz="0" w:space="0" w:color="auto"/>
            <w:bottom w:val="none" w:sz="0" w:space="0" w:color="auto"/>
            <w:right w:val="none" w:sz="0" w:space="0" w:color="auto"/>
          </w:divBdr>
        </w:div>
        <w:div w:id="402797762">
          <w:marLeft w:val="480"/>
          <w:marRight w:val="0"/>
          <w:marTop w:val="0"/>
          <w:marBottom w:val="0"/>
          <w:divBdr>
            <w:top w:val="none" w:sz="0" w:space="0" w:color="auto"/>
            <w:left w:val="none" w:sz="0" w:space="0" w:color="auto"/>
            <w:bottom w:val="none" w:sz="0" w:space="0" w:color="auto"/>
            <w:right w:val="none" w:sz="0" w:space="0" w:color="auto"/>
          </w:divBdr>
        </w:div>
        <w:div w:id="414009248">
          <w:marLeft w:val="480"/>
          <w:marRight w:val="0"/>
          <w:marTop w:val="0"/>
          <w:marBottom w:val="0"/>
          <w:divBdr>
            <w:top w:val="none" w:sz="0" w:space="0" w:color="auto"/>
            <w:left w:val="none" w:sz="0" w:space="0" w:color="auto"/>
            <w:bottom w:val="none" w:sz="0" w:space="0" w:color="auto"/>
            <w:right w:val="none" w:sz="0" w:space="0" w:color="auto"/>
          </w:divBdr>
        </w:div>
        <w:div w:id="428308988">
          <w:marLeft w:val="480"/>
          <w:marRight w:val="0"/>
          <w:marTop w:val="0"/>
          <w:marBottom w:val="0"/>
          <w:divBdr>
            <w:top w:val="none" w:sz="0" w:space="0" w:color="auto"/>
            <w:left w:val="none" w:sz="0" w:space="0" w:color="auto"/>
            <w:bottom w:val="none" w:sz="0" w:space="0" w:color="auto"/>
            <w:right w:val="none" w:sz="0" w:space="0" w:color="auto"/>
          </w:divBdr>
        </w:div>
        <w:div w:id="446432671">
          <w:marLeft w:val="480"/>
          <w:marRight w:val="0"/>
          <w:marTop w:val="0"/>
          <w:marBottom w:val="0"/>
          <w:divBdr>
            <w:top w:val="none" w:sz="0" w:space="0" w:color="auto"/>
            <w:left w:val="none" w:sz="0" w:space="0" w:color="auto"/>
            <w:bottom w:val="none" w:sz="0" w:space="0" w:color="auto"/>
            <w:right w:val="none" w:sz="0" w:space="0" w:color="auto"/>
          </w:divBdr>
        </w:div>
        <w:div w:id="483277765">
          <w:marLeft w:val="480"/>
          <w:marRight w:val="0"/>
          <w:marTop w:val="0"/>
          <w:marBottom w:val="0"/>
          <w:divBdr>
            <w:top w:val="none" w:sz="0" w:space="0" w:color="auto"/>
            <w:left w:val="none" w:sz="0" w:space="0" w:color="auto"/>
            <w:bottom w:val="none" w:sz="0" w:space="0" w:color="auto"/>
            <w:right w:val="none" w:sz="0" w:space="0" w:color="auto"/>
          </w:divBdr>
        </w:div>
        <w:div w:id="500778127">
          <w:marLeft w:val="480"/>
          <w:marRight w:val="0"/>
          <w:marTop w:val="0"/>
          <w:marBottom w:val="0"/>
          <w:divBdr>
            <w:top w:val="none" w:sz="0" w:space="0" w:color="auto"/>
            <w:left w:val="none" w:sz="0" w:space="0" w:color="auto"/>
            <w:bottom w:val="none" w:sz="0" w:space="0" w:color="auto"/>
            <w:right w:val="none" w:sz="0" w:space="0" w:color="auto"/>
          </w:divBdr>
        </w:div>
        <w:div w:id="511914925">
          <w:marLeft w:val="480"/>
          <w:marRight w:val="0"/>
          <w:marTop w:val="0"/>
          <w:marBottom w:val="0"/>
          <w:divBdr>
            <w:top w:val="none" w:sz="0" w:space="0" w:color="auto"/>
            <w:left w:val="none" w:sz="0" w:space="0" w:color="auto"/>
            <w:bottom w:val="none" w:sz="0" w:space="0" w:color="auto"/>
            <w:right w:val="none" w:sz="0" w:space="0" w:color="auto"/>
          </w:divBdr>
        </w:div>
        <w:div w:id="513688287">
          <w:marLeft w:val="480"/>
          <w:marRight w:val="0"/>
          <w:marTop w:val="0"/>
          <w:marBottom w:val="0"/>
          <w:divBdr>
            <w:top w:val="none" w:sz="0" w:space="0" w:color="auto"/>
            <w:left w:val="none" w:sz="0" w:space="0" w:color="auto"/>
            <w:bottom w:val="none" w:sz="0" w:space="0" w:color="auto"/>
            <w:right w:val="none" w:sz="0" w:space="0" w:color="auto"/>
          </w:divBdr>
        </w:div>
        <w:div w:id="528688700">
          <w:marLeft w:val="480"/>
          <w:marRight w:val="0"/>
          <w:marTop w:val="0"/>
          <w:marBottom w:val="0"/>
          <w:divBdr>
            <w:top w:val="none" w:sz="0" w:space="0" w:color="auto"/>
            <w:left w:val="none" w:sz="0" w:space="0" w:color="auto"/>
            <w:bottom w:val="none" w:sz="0" w:space="0" w:color="auto"/>
            <w:right w:val="none" w:sz="0" w:space="0" w:color="auto"/>
          </w:divBdr>
        </w:div>
        <w:div w:id="551119672">
          <w:marLeft w:val="480"/>
          <w:marRight w:val="0"/>
          <w:marTop w:val="0"/>
          <w:marBottom w:val="0"/>
          <w:divBdr>
            <w:top w:val="none" w:sz="0" w:space="0" w:color="auto"/>
            <w:left w:val="none" w:sz="0" w:space="0" w:color="auto"/>
            <w:bottom w:val="none" w:sz="0" w:space="0" w:color="auto"/>
            <w:right w:val="none" w:sz="0" w:space="0" w:color="auto"/>
          </w:divBdr>
        </w:div>
        <w:div w:id="751125200">
          <w:marLeft w:val="480"/>
          <w:marRight w:val="0"/>
          <w:marTop w:val="0"/>
          <w:marBottom w:val="0"/>
          <w:divBdr>
            <w:top w:val="none" w:sz="0" w:space="0" w:color="auto"/>
            <w:left w:val="none" w:sz="0" w:space="0" w:color="auto"/>
            <w:bottom w:val="none" w:sz="0" w:space="0" w:color="auto"/>
            <w:right w:val="none" w:sz="0" w:space="0" w:color="auto"/>
          </w:divBdr>
        </w:div>
        <w:div w:id="761804606">
          <w:marLeft w:val="480"/>
          <w:marRight w:val="0"/>
          <w:marTop w:val="0"/>
          <w:marBottom w:val="0"/>
          <w:divBdr>
            <w:top w:val="none" w:sz="0" w:space="0" w:color="auto"/>
            <w:left w:val="none" w:sz="0" w:space="0" w:color="auto"/>
            <w:bottom w:val="none" w:sz="0" w:space="0" w:color="auto"/>
            <w:right w:val="none" w:sz="0" w:space="0" w:color="auto"/>
          </w:divBdr>
        </w:div>
        <w:div w:id="810753782">
          <w:marLeft w:val="480"/>
          <w:marRight w:val="0"/>
          <w:marTop w:val="0"/>
          <w:marBottom w:val="0"/>
          <w:divBdr>
            <w:top w:val="none" w:sz="0" w:space="0" w:color="auto"/>
            <w:left w:val="none" w:sz="0" w:space="0" w:color="auto"/>
            <w:bottom w:val="none" w:sz="0" w:space="0" w:color="auto"/>
            <w:right w:val="none" w:sz="0" w:space="0" w:color="auto"/>
          </w:divBdr>
        </w:div>
        <w:div w:id="834685595">
          <w:marLeft w:val="480"/>
          <w:marRight w:val="0"/>
          <w:marTop w:val="0"/>
          <w:marBottom w:val="0"/>
          <w:divBdr>
            <w:top w:val="none" w:sz="0" w:space="0" w:color="auto"/>
            <w:left w:val="none" w:sz="0" w:space="0" w:color="auto"/>
            <w:bottom w:val="none" w:sz="0" w:space="0" w:color="auto"/>
            <w:right w:val="none" w:sz="0" w:space="0" w:color="auto"/>
          </w:divBdr>
        </w:div>
        <w:div w:id="898515806">
          <w:marLeft w:val="480"/>
          <w:marRight w:val="0"/>
          <w:marTop w:val="0"/>
          <w:marBottom w:val="0"/>
          <w:divBdr>
            <w:top w:val="none" w:sz="0" w:space="0" w:color="auto"/>
            <w:left w:val="none" w:sz="0" w:space="0" w:color="auto"/>
            <w:bottom w:val="none" w:sz="0" w:space="0" w:color="auto"/>
            <w:right w:val="none" w:sz="0" w:space="0" w:color="auto"/>
          </w:divBdr>
        </w:div>
      </w:divsChild>
    </w:div>
    <w:div w:id="679042551">
      <w:bodyDiv w:val="1"/>
      <w:marLeft w:val="0"/>
      <w:marRight w:val="0"/>
      <w:marTop w:val="0"/>
      <w:marBottom w:val="0"/>
      <w:divBdr>
        <w:top w:val="none" w:sz="0" w:space="0" w:color="auto"/>
        <w:left w:val="none" w:sz="0" w:space="0" w:color="auto"/>
        <w:bottom w:val="none" w:sz="0" w:space="0" w:color="auto"/>
        <w:right w:val="none" w:sz="0" w:space="0" w:color="auto"/>
      </w:divBdr>
    </w:div>
    <w:div w:id="679044564">
      <w:bodyDiv w:val="1"/>
      <w:marLeft w:val="0"/>
      <w:marRight w:val="0"/>
      <w:marTop w:val="0"/>
      <w:marBottom w:val="0"/>
      <w:divBdr>
        <w:top w:val="none" w:sz="0" w:space="0" w:color="auto"/>
        <w:left w:val="none" w:sz="0" w:space="0" w:color="auto"/>
        <w:bottom w:val="none" w:sz="0" w:space="0" w:color="auto"/>
        <w:right w:val="none" w:sz="0" w:space="0" w:color="auto"/>
      </w:divBdr>
    </w:div>
    <w:div w:id="679046531">
      <w:bodyDiv w:val="1"/>
      <w:marLeft w:val="0"/>
      <w:marRight w:val="0"/>
      <w:marTop w:val="0"/>
      <w:marBottom w:val="0"/>
      <w:divBdr>
        <w:top w:val="none" w:sz="0" w:space="0" w:color="auto"/>
        <w:left w:val="none" w:sz="0" w:space="0" w:color="auto"/>
        <w:bottom w:val="none" w:sz="0" w:space="0" w:color="auto"/>
        <w:right w:val="none" w:sz="0" w:space="0" w:color="auto"/>
      </w:divBdr>
    </w:div>
    <w:div w:id="679047820">
      <w:bodyDiv w:val="1"/>
      <w:marLeft w:val="0"/>
      <w:marRight w:val="0"/>
      <w:marTop w:val="0"/>
      <w:marBottom w:val="0"/>
      <w:divBdr>
        <w:top w:val="none" w:sz="0" w:space="0" w:color="auto"/>
        <w:left w:val="none" w:sz="0" w:space="0" w:color="auto"/>
        <w:bottom w:val="none" w:sz="0" w:space="0" w:color="auto"/>
        <w:right w:val="none" w:sz="0" w:space="0" w:color="auto"/>
      </w:divBdr>
    </w:div>
    <w:div w:id="679308130">
      <w:bodyDiv w:val="1"/>
      <w:marLeft w:val="0"/>
      <w:marRight w:val="0"/>
      <w:marTop w:val="0"/>
      <w:marBottom w:val="0"/>
      <w:divBdr>
        <w:top w:val="none" w:sz="0" w:space="0" w:color="auto"/>
        <w:left w:val="none" w:sz="0" w:space="0" w:color="auto"/>
        <w:bottom w:val="none" w:sz="0" w:space="0" w:color="auto"/>
        <w:right w:val="none" w:sz="0" w:space="0" w:color="auto"/>
      </w:divBdr>
    </w:div>
    <w:div w:id="679308483">
      <w:bodyDiv w:val="1"/>
      <w:marLeft w:val="0"/>
      <w:marRight w:val="0"/>
      <w:marTop w:val="0"/>
      <w:marBottom w:val="0"/>
      <w:divBdr>
        <w:top w:val="none" w:sz="0" w:space="0" w:color="auto"/>
        <w:left w:val="none" w:sz="0" w:space="0" w:color="auto"/>
        <w:bottom w:val="none" w:sz="0" w:space="0" w:color="auto"/>
        <w:right w:val="none" w:sz="0" w:space="0" w:color="auto"/>
      </w:divBdr>
    </w:div>
    <w:div w:id="679311422">
      <w:bodyDiv w:val="1"/>
      <w:marLeft w:val="0"/>
      <w:marRight w:val="0"/>
      <w:marTop w:val="0"/>
      <w:marBottom w:val="0"/>
      <w:divBdr>
        <w:top w:val="none" w:sz="0" w:space="0" w:color="auto"/>
        <w:left w:val="none" w:sz="0" w:space="0" w:color="auto"/>
        <w:bottom w:val="none" w:sz="0" w:space="0" w:color="auto"/>
        <w:right w:val="none" w:sz="0" w:space="0" w:color="auto"/>
      </w:divBdr>
    </w:div>
    <w:div w:id="679351538">
      <w:bodyDiv w:val="1"/>
      <w:marLeft w:val="0"/>
      <w:marRight w:val="0"/>
      <w:marTop w:val="0"/>
      <w:marBottom w:val="0"/>
      <w:divBdr>
        <w:top w:val="none" w:sz="0" w:space="0" w:color="auto"/>
        <w:left w:val="none" w:sz="0" w:space="0" w:color="auto"/>
        <w:bottom w:val="none" w:sz="0" w:space="0" w:color="auto"/>
        <w:right w:val="none" w:sz="0" w:space="0" w:color="auto"/>
      </w:divBdr>
    </w:div>
    <w:div w:id="679509940">
      <w:bodyDiv w:val="1"/>
      <w:marLeft w:val="0"/>
      <w:marRight w:val="0"/>
      <w:marTop w:val="0"/>
      <w:marBottom w:val="0"/>
      <w:divBdr>
        <w:top w:val="none" w:sz="0" w:space="0" w:color="auto"/>
        <w:left w:val="none" w:sz="0" w:space="0" w:color="auto"/>
        <w:bottom w:val="none" w:sz="0" w:space="0" w:color="auto"/>
        <w:right w:val="none" w:sz="0" w:space="0" w:color="auto"/>
      </w:divBdr>
    </w:div>
    <w:div w:id="679550344">
      <w:bodyDiv w:val="1"/>
      <w:marLeft w:val="0"/>
      <w:marRight w:val="0"/>
      <w:marTop w:val="0"/>
      <w:marBottom w:val="0"/>
      <w:divBdr>
        <w:top w:val="none" w:sz="0" w:space="0" w:color="auto"/>
        <w:left w:val="none" w:sz="0" w:space="0" w:color="auto"/>
        <w:bottom w:val="none" w:sz="0" w:space="0" w:color="auto"/>
        <w:right w:val="none" w:sz="0" w:space="0" w:color="auto"/>
      </w:divBdr>
    </w:div>
    <w:div w:id="679694599">
      <w:bodyDiv w:val="1"/>
      <w:marLeft w:val="0"/>
      <w:marRight w:val="0"/>
      <w:marTop w:val="0"/>
      <w:marBottom w:val="0"/>
      <w:divBdr>
        <w:top w:val="none" w:sz="0" w:space="0" w:color="auto"/>
        <w:left w:val="none" w:sz="0" w:space="0" w:color="auto"/>
        <w:bottom w:val="none" w:sz="0" w:space="0" w:color="auto"/>
        <w:right w:val="none" w:sz="0" w:space="0" w:color="auto"/>
      </w:divBdr>
    </w:div>
    <w:div w:id="679698977">
      <w:bodyDiv w:val="1"/>
      <w:marLeft w:val="0"/>
      <w:marRight w:val="0"/>
      <w:marTop w:val="0"/>
      <w:marBottom w:val="0"/>
      <w:divBdr>
        <w:top w:val="none" w:sz="0" w:space="0" w:color="auto"/>
        <w:left w:val="none" w:sz="0" w:space="0" w:color="auto"/>
        <w:bottom w:val="none" w:sz="0" w:space="0" w:color="auto"/>
        <w:right w:val="none" w:sz="0" w:space="0" w:color="auto"/>
      </w:divBdr>
    </w:div>
    <w:div w:id="679820236">
      <w:bodyDiv w:val="1"/>
      <w:marLeft w:val="0"/>
      <w:marRight w:val="0"/>
      <w:marTop w:val="0"/>
      <w:marBottom w:val="0"/>
      <w:divBdr>
        <w:top w:val="none" w:sz="0" w:space="0" w:color="auto"/>
        <w:left w:val="none" w:sz="0" w:space="0" w:color="auto"/>
        <w:bottom w:val="none" w:sz="0" w:space="0" w:color="auto"/>
        <w:right w:val="none" w:sz="0" w:space="0" w:color="auto"/>
      </w:divBdr>
    </w:div>
    <w:div w:id="679894532">
      <w:bodyDiv w:val="1"/>
      <w:marLeft w:val="0"/>
      <w:marRight w:val="0"/>
      <w:marTop w:val="0"/>
      <w:marBottom w:val="0"/>
      <w:divBdr>
        <w:top w:val="none" w:sz="0" w:space="0" w:color="auto"/>
        <w:left w:val="none" w:sz="0" w:space="0" w:color="auto"/>
        <w:bottom w:val="none" w:sz="0" w:space="0" w:color="auto"/>
        <w:right w:val="none" w:sz="0" w:space="0" w:color="auto"/>
      </w:divBdr>
    </w:div>
    <w:div w:id="680087636">
      <w:bodyDiv w:val="1"/>
      <w:marLeft w:val="0"/>
      <w:marRight w:val="0"/>
      <w:marTop w:val="0"/>
      <w:marBottom w:val="0"/>
      <w:divBdr>
        <w:top w:val="none" w:sz="0" w:space="0" w:color="auto"/>
        <w:left w:val="none" w:sz="0" w:space="0" w:color="auto"/>
        <w:bottom w:val="none" w:sz="0" w:space="0" w:color="auto"/>
        <w:right w:val="none" w:sz="0" w:space="0" w:color="auto"/>
      </w:divBdr>
    </w:div>
    <w:div w:id="680283088">
      <w:bodyDiv w:val="1"/>
      <w:marLeft w:val="0"/>
      <w:marRight w:val="0"/>
      <w:marTop w:val="0"/>
      <w:marBottom w:val="0"/>
      <w:divBdr>
        <w:top w:val="none" w:sz="0" w:space="0" w:color="auto"/>
        <w:left w:val="none" w:sz="0" w:space="0" w:color="auto"/>
        <w:bottom w:val="none" w:sz="0" w:space="0" w:color="auto"/>
        <w:right w:val="none" w:sz="0" w:space="0" w:color="auto"/>
      </w:divBdr>
    </w:div>
    <w:div w:id="680351138">
      <w:bodyDiv w:val="1"/>
      <w:marLeft w:val="0"/>
      <w:marRight w:val="0"/>
      <w:marTop w:val="0"/>
      <w:marBottom w:val="0"/>
      <w:divBdr>
        <w:top w:val="none" w:sz="0" w:space="0" w:color="auto"/>
        <w:left w:val="none" w:sz="0" w:space="0" w:color="auto"/>
        <w:bottom w:val="none" w:sz="0" w:space="0" w:color="auto"/>
        <w:right w:val="none" w:sz="0" w:space="0" w:color="auto"/>
      </w:divBdr>
    </w:div>
    <w:div w:id="680351535">
      <w:bodyDiv w:val="1"/>
      <w:marLeft w:val="0"/>
      <w:marRight w:val="0"/>
      <w:marTop w:val="0"/>
      <w:marBottom w:val="0"/>
      <w:divBdr>
        <w:top w:val="none" w:sz="0" w:space="0" w:color="auto"/>
        <w:left w:val="none" w:sz="0" w:space="0" w:color="auto"/>
        <w:bottom w:val="none" w:sz="0" w:space="0" w:color="auto"/>
        <w:right w:val="none" w:sz="0" w:space="0" w:color="auto"/>
      </w:divBdr>
    </w:div>
    <w:div w:id="680352584">
      <w:bodyDiv w:val="1"/>
      <w:marLeft w:val="0"/>
      <w:marRight w:val="0"/>
      <w:marTop w:val="0"/>
      <w:marBottom w:val="0"/>
      <w:divBdr>
        <w:top w:val="none" w:sz="0" w:space="0" w:color="auto"/>
        <w:left w:val="none" w:sz="0" w:space="0" w:color="auto"/>
        <w:bottom w:val="none" w:sz="0" w:space="0" w:color="auto"/>
        <w:right w:val="none" w:sz="0" w:space="0" w:color="auto"/>
      </w:divBdr>
    </w:div>
    <w:div w:id="680352807">
      <w:bodyDiv w:val="1"/>
      <w:marLeft w:val="0"/>
      <w:marRight w:val="0"/>
      <w:marTop w:val="0"/>
      <w:marBottom w:val="0"/>
      <w:divBdr>
        <w:top w:val="none" w:sz="0" w:space="0" w:color="auto"/>
        <w:left w:val="none" w:sz="0" w:space="0" w:color="auto"/>
        <w:bottom w:val="none" w:sz="0" w:space="0" w:color="auto"/>
        <w:right w:val="none" w:sz="0" w:space="0" w:color="auto"/>
      </w:divBdr>
    </w:div>
    <w:div w:id="680355983">
      <w:bodyDiv w:val="1"/>
      <w:marLeft w:val="0"/>
      <w:marRight w:val="0"/>
      <w:marTop w:val="0"/>
      <w:marBottom w:val="0"/>
      <w:divBdr>
        <w:top w:val="none" w:sz="0" w:space="0" w:color="auto"/>
        <w:left w:val="none" w:sz="0" w:space="0" w:color="auto"/>
        <w:bottom w:val="none" w:sz="0" w:space="0" w:color="auto"/>
        <w:right w:val="none" w:sz="0" w:space="0" w:color="auto"/>
      </w:divBdr>
    </w:div>
    <w:div w:id="680356130">
      <w:bodyDiv w:val="1"/>
      <w:marLeft w:val="0"/>
      <w:marRight w:val="0"/>
      <w:marTop w:val="0"/>
      <w:marBottom w:val="0"/>
      <w:divBdr>
        <w:top w:val="none" w:sz="0" w:space="0" w:color="auto"/>
        <w:left w:val="none" w:sz="0" w:space="0" w:color="auto"/>
        <w:bottom w:val="none" w:sz="0" w:space="0" w:color="auto"/>
        <w:right w:val="none" w:sz="0" w:space="0" w:color="auto"/>
      </w:divBdr>
    </w:div>
    <w:div w:id="680358547">
      <w:bodyDiv w:val="1"/>
      <w:marLeft w:val="0"/>
      <w:marRight w:val="0"/>
      <w:marTop w:val="0"/>
      <w:marBottom w:val="0"/>
      <w:divBdr>
        <w:top w:val="none" w:sz="0" w:space="0" w:color="auto"/>
        <w:left w:val="none" w:sz="0" w:space="0" w:color="auto"/>
        <w:bottom w:val="none" w:sz="0" w:space="0" w:color="auto"/>
        <w:right w:val="none" w:sz="0" w:space="0" w:color="auto"/>
      </w:divBdr>
    </w:div>
    <w:div w:id="680398678">
      <w:bodyDiv w:val="1"/>
      <w:marLeft w:val="0"/>
      <w:marRight w:val="0"/>
      <w:marTop w:val="0"/>
      <w:marBottom w:val="0"/>
      <w:divBdr>
        <w:top w:val="none" w:sz="0" w:space="0" w:color="auto"/>
        <w:left w:val="none" w:sz="0" w:space="0" w:color="auto"/>
        <w:bottom w:val="none" w:sz="0" w:space="0" w:color="auto"/>
        <w:right w:val="none" w:sz="0" w:space="0" w:color="auto"/>
      </w:divBdr>
    </w:div>
    <w:div w:id="680400170">
      <w:bodyDiv w:val="1"/>
      <w:marLeft w:val="0"/>
      <w:marRight w:val="0"/>
      <w:marTop w:val="0"/>
      <w:marBottom w:val="0"/>
      <w:divBdr>
        <w:top w:val="none" w:sz="0" w:space="0" w:color="auto"/>
        <w:left w:val="none" w:sz="0" w:space="0" w:color="auto"/>
        <w:bottom w:val="none" w:sz="0" w:space="0" w:color="auto"/>
        <w:right w:val="none" w:sz="0" w:space="0" w:color="auto"/>
      </w:divBdr>
      <w:divsChild>
        <w:div w:id="67271940">
          <w:marLeft w:val="480"/>
          <w:marRight w:val="0"/>
          <w:marTop w:val="0"/>
          <w:marBottom w:val="0"/>
          <w:divBdr>
            <w:top w:val="none" w:sz="0" w:space="0" w:color="auto"/>
            <w:left w:val="none" w:sz="0" w:space="0" w:color="auto"/>
            <w:bottom w:val="none" w:sz="0" w:space="0" w:color="auto"/>
            <w:right w:val="none" w:sz="0" w:space="0" w:color="auto"/>
          </w:divBdr>
        </w:div>
        <w:div w:id="135954151">
          <w:marLeft w:val="480"/>
          <w:marRight w:val="0"/>
          <w:marTop w:val="0"/>
          <w:marBottom w:val="0"/>
          <w:divBdr>
            <w:top w:val="none" w:sz="0" w:space="0" w:color="auto"/>
            <w:left w:val="none" w:sz="0" w:space="0" w:color="auto"/>
            <w:bottom w:val="none" w:sz="0" w:space="0" w:color="auto"/>
            <w:right w:val="none" w:sz="0" w:space="0" w:color="auto"/>
          </w:divBdr>
        </w:div>
        <w:div w:id="147678217">
          <w:marLeft w:val="480"/>
          <w:marRight w:val="0"/>
          <w:marTop w:val="0"/>
          <w:marBottom w:val="0"/>
          <w:divBdr>
            <w:top w:val="none" w:sz="0" w:space="0" w:color="auto"/>
            <w:left w:val="none" w:sz="0" w:space="0" w:color="auto"/>
            <w:bottom w:val="none" w:sz="0" w:space="0" w:color="auto"/>
            <w:right w:val="none" w:sz="0" w:space="0" w:color="auto"/>
          </w:divBdr>
        </w:div>
        <w:div w:id="195966013">
          <w:marLeft w:val="480"/>
          <w:marRight w:val="0"/>
          <w:marTop w:val="0"/>
          <w:marBottom w:val="0"/>
          <w:divBdr>
            <w:top w:val="none" w:sz="0" w:space="0" w:color="auto"/>
            <w:left w:val="none" w:sz="0" w:space="0" w:color="auto"/>
            <w:bottom w:val="none" w:sz="0" w:space="0" w:color="auto"/>
            <w:right w:val="none" w:sz="0" w:space="0" w:color="auto"/>
          </w:divBdr>
        </w:div>
        <w:div w:id="201871791">
          <w:marLeft w:val="480"/>
          <w:marRight w:val="0"/>
          <w:marTop w:val="0"/>
          <w:marBottom w:val="0"/>
          <w:divBdr>
            <w:top w:val="none" w:sz="0" w:space="0" w:color="auto"/>
            <w:left w:val="none" w:sz="0" w:space="0" w:color="auto"/>
            <w:bottom w:val="none" w:sz="0" w:space="0" w:color="auto"/>
            <w:right w:val="none" w:sz="0" w:space="0" w:color="auto"/>
          </w:divBdr>
        </w:div>
        <w:div w:id="205142655">
          <w:marLeft w:val="480"/>
          <w:marRight w:val="0"/>
          <w:marTop w:val="0"/>
          <w:marBottom w:val="0"/>
          <w:divBdr>
            <w:top w:val="none" w:sz="0" w:space="0" w:color="auto"/>
            <w:left w:val="none" w:sz="0" w:space="0" w:color="auto"/>
            <w:bottom w:val="none" w:sz="0" w:space="0" w:color="auto"/>
            <w:right w:val="none" w:sz="0" w:space="0" w:color="auto"/>
          </w:divBdr>
        </w:div>
        <w:div w:id="240021028">
          <w:marLeft w:val="480"/>
          <w:marRight w:val="0"/>
          <w:marTop w:val="0"/>
          <w:marBottom w:val="0"/>
          <w:divBdr>
            <w:top w:val="none" w:sz="0" w:space="0" w:color="auto"/>
            <w:left w:val="none" w:sz="0" w:space="0" w:color="auto"/>
            <w:bottom w:val="none" w:sz="0" w:space="0" w:color="auto"/>
            <w:right w:val="none" w:sz="0" w:space="0" w:color="auto"/>
          </w:divBdr>
        </w:div>
        <w:div w:id="243954644">
          <w:marLeft w:val="480"/>
          <w:marRight w:val="0"/>
          <w:marTop w:val="0"/>
          <w:marBottom w:val="0"/>
          <w:divBdr>
            <w:top w:val="none" w:sz="0" w:space="0" w:color="auto"/>
            <w:left w:val="none" w:sz="0" w:space="0" w:color="auto"/>
            <w:bottom w:val="none" w:sz="0" w:space="0" w:color="auto"/>
            <w:right w:val="none" w:sz="0" w:space="0" w:color="auto"/>
          </w:divBdr>
        </w:div>
        <w:div w:id="264270040">
          <w:marLeft w:val="480"/>
          <w:marRight w:val="0"/>
          <w:marTop w:val="0"/>
          <w:marBottom w:val="0"/>
          <w:divBdr>
            <w:top w:val="none" w:sz="0" w:space="0" w:color="auto"/>
            <w:left w:val="none" w:sz="0" w:space="0" w:color="auto"/>
            <w:bottom w:val="none" w:sz="0" w:space="0" w:color="auto"/>
            <w:right w:val="none" w:sz="0" w:space="0" w:color="auto"/>
          </w:divBdr>
        </w:div>
        <w:div w:id="266936634">
          <w:marLeft w:val="480"/>
          <w:marRight w:val="0"/>
          <w:marTop w:val="0"/>
          <w:marBottom w:val="0"/>
          <w:divBdr>
            <w:top w:val="none" w:sz="0" w:space="0" w:color="auto"/>
            <w:left w:val="none" w:sz="0" w:space="0" w:color="auto"/>
            <w:bottom w:val="none" w:sz="0" w:space="0" w:color="auto"/>
            <w:right w:val="none" w:sz="0" w:space="0" w:color="auto"/>
          </w:divBdr>
        </w:div>
        <w:div w:id="300309181">
          <w:marLeft w:val="480"/>
          <w:marRight w:val="0"/>
          <w:marTop w:val="0"/>
          <w:marBottom w:val="0"/>
          <w:divBdr>
            <w:top w:val="none" w:sz="0" w:space="0" w:color="auto"/>
            <w:left w:val="none" w:sz="0" w:space="0" w:color="auto"/>
            <w:bottom w:val="none" w:sz="0" w:space="0" w:color="auto"/>
            <w:right w:val="none" w:sz="0" w:space="0" w:color="auto"/>
          </w:divBdr>
        </w:div>
        <w:div w:id="316884097">
          <w:marLeft w:val="480"/>
          <w:marRight w:val="0"/>
          <w:marTop w:val="0"/>
          <w:marBottom w:val="0"/>
          <w:divBdr>
            <w:top w:val="none" w:sz="0" w:space="0" w:color="auto"/>
            <w:left w:val="none" w:sz="0" w:space="0" w:color="auto"/>
            <w:bottom w:val="none" w:sz="0" w:space="0" w:color="auto"/>
            <w:right w:val="none" w:sz="0" w:space="0" w:color="auto"/>
          </w:divBdr>
        </w:div>
        <w:div w:id="329646549">
          <w:marLeft w:val="480"/>
          <w:marRight w:val="0"/>
          <w:marTop w:val="0"/>
          <w:marBottom w:val="0"/>
          <w:divBdr>
            <w:top w:val="none" w:sz="0" w:space="0" w:color="auto"/>
            <w:left w:val="none" w:sz="0" w:space="0" w:color="auto"/>
            <w:bottom w:val="none" w:sz="0" w:space="0" w:color="auto"/>
            <w:right w:val="none" w:sz="0" w:space="0" w:color="auto"/>
          </w:divBdr>
        </w:div>
        <w:div w:id="367802640">
          <w:marLeft w:val="480"/>
          <w:marRight w:val="0"/>
          <w:marTop w:val="0"/>
          <w:marBottom w:val="0"/>
          <w:divBdr>
            <w:top w:val="none" w:sz="0" w:space="0" w:color="auto"/>
            <w:left w:val="none" w:sz="0" w:space="0" w:color="auto"/>
            <w:bottom w:val="none" w:sz="0" w:space="0" w:color="auto"/>
            <w:right w:val="none" w:sz="0" w:space="0" w:color="auto"/>
          </w:divBdr>
        </w:div>
        <w:div w:id="381174703">
          <w:marLeft w:val="480"/>
          <w:marRight w:val="0"/>
          <w:marTop w:val="0"/>
          <w:marBottom w:val="0"/>
          <w:divBdr>
            <w:top w:val="none" w:sz="0" w:space="0" w:color="auto"/>
            <w:left w:val="none" w:sz="0" w:space="0" w:color="auto"/>
            <w:bottom w:val="none" w:sz="0" w:space="0" w:color="auto"/>
            <w:right w:val="none" w:sz="0" w:space="0" w:color="auto"/>
          </w:divBdr>
        </w:div>
        <w:div w:id="398021862">
          <w:marLeft w:val="480"/>
          <w:marRight w:val="0"/>
          <w:marTop w:val="0"/>
          <w:marBottom w:val="0"/>
          <w:divBdr>
            <w:top w:val="none" w:sz="0" w:space="0" w:color="auto"/>
            <w:left w:val="none" w:sz="0" w:space="0" w:color="auto"/>
            <w:bottom w:val="none" w:sz="0" w:space="0" w:color="auto"/>
            <w:right w:val="none" w:sz="0" w:space="0" w:color="auto"/>
          </w:divBdr>
        </w:div>
        <w:div w:id="407075239">
          <w:marLeft w:val="480"/>
          <w:marRight w:val="0"/>
          <w:marTop w:val="0"/>
          <w:marBottom w:val="0"/>
          <w:divBdr>
            <w:top w:val="none" w:sz="0" w:space="0" w:color="auto"/>
            <w:left w:val="none" w:sz="0" w:space="0" w:color="auto"/>
            <w:bottom w:val="none" w:sz="0" w:space="0" w:color="auto"/>
            <w:right w:val="none" w:sz="0" w:space="0" w:color="auto"/>
          </w:divBdr>
        </w:div>
        <w:div w:id="449133814">
          <w:marLeft w:val="480"/>
          <w:marRight w:val="0"/>
          <w:marTop w:val="0"/>
          <w:marBottom w:val="0"/>
          <w:divBdr>
            <w:top w:val="none" w:sz="0" w:space="0" w:color="auto"/>
            <w:left w:val="none" w:sz="0" w:space="0" w:color="auto"/>
            <w:bottom w:val="none" w:sz="0" w:space="0" w:color="auto"/>
            <w:right w:val="none" w:sz="0" w:space="0" w:color="auto"/>
          </w:divBdr>
        </w:div>
        <w:div w:id="504436845">
          <w:marLeft w:val="480"/>
          <w:marRight w:val="0"/>
          <w:marTop w:val="0"/>
          <w:marBottom w:val="0"/>
          <w:divBdr>
            <w:top w:val="none" w:sz="0" w:space="0" w:color="auto"/>
            <w:left w:val="none" w:sz="0" w:space="0" w:color="auto"/>
            <w:bottom w:val="none" w:sz="0" w:space="0" w:color="auto"/>
            <w:right w:val="none" w:sz="0" w:space="0" w:color="auto"/>
          </w:divBdr>
        </w:div>
        <w:div w:id="522937912">
          <w:marLeft w:val="480"/>
          <w:marRight w:val="0"/>
          <w:marTop w:val="0"/>
          <w:marBottom w:val="0"/>
          <w:divBdr>
            <w:top w:val="none" w:sz="0" w:space="0" w:color="auto"/>
            <w:left w:val="none" w:sz="0" w:space="0" w:color="auto"/>
            <w:bottom w:val="none" w:sz="0" w:space="0" w:color="auto"/>
            <w:right w:val="none" w:sz="0" w:space="0" w:color="auto"/>
          </w:divBdr>
        </w:div>
        <w:div w:id="613561609">
          <w:marLeft w:val="480"/>
          <w:marRight w:val="0"/>
          <w:marTop w:val="0"/>
          <w:marBottom w:val="0"/>
          <w:divBdr>
            <w:top w:val="none" w:sz="0" w:space="0" w:color="auto"/>
            <w:left w:val="none" w:sz="0" w:space="0" w:color="auto"/>
            <w:bottom w:val="none" w:sz="0" w:space="0" w:color="auto"/>
            <w:right w:val="none" w:sz="0" w:space="0" w:color="auto"/>
          </w:divBdr>
        </w:div>
        <w:div w:id="631011457">
          <w:marLeft w:val="480"/>
          <w:marRight w:val="0"/>
          <w:marTop w:val="0"/>
          <w:marBottom w:val="0"/>
          <w:divBdr>
            <w:top w:val="none" w:sz="0" w:space="0" w:color="auto"/>
            <w:left w:val="none" w:sz="0" w:space="0" w:color="auto"/>
            <w:bottom w:val="none" w:sz="0" w:space="0" w:color="auto"/>
            <w:right w:val="none" w:sz="0" w:space="0" w:color="auto"/>
          </w:divBdr>
        </w:div>
        <w:div w:id="668481177">
          <w:marLeft w:val="480"/>
          <w:marRight w:val="0"/>
          <w:marTop w:val="0"/>
          <w:marBottom w:val="0"/>
          <w:divBdr>
            <w:top w:val="none" w:sz="0" w:space="0" w:color="auto"/>
            <w:left w:val="none" w:sz="0" w:space="0" w:color="auto"/>
            <w:bottom w:val="none" w:sz="0" w:space="0" w:color="auto"/>
            <w:right w:val="none" w:sz="0" w:space="0" w:color="auto"/>
          </w:divBdr>
        </w:div>
        <w:div w:id="706027494">
          <w:marLeft w:val="480"/>
          <w:marRight w:val="0"/>
          <w:marTop w:val="0"/>
          <w:marBottom w:val="0"/>
          <w:divBdr>
            <w:top w:val="none" w:sz="0" w:space="0" w:color="auto"/>
            <w:left w:val="none" w:sz="0" w:space="0" w:color="auto"/>
            <w:bottom w:val="none" w:sz="0" w:space="0" w:color="auto"/>
            <w:right w:val="none" w:sz="0" w:space="0" w:color="auto"/>
          </w:divBdr>
        </w:div>
        <w:div w:id="732971447">
          <w:marLeft w:val="480"/>
          <w:marRight w:val="0"/>
          <w:marTop w:val="0"/>
          <w:marBottom w:val="0"/>
          <w:divBdr>
            <w:top w:val="none" w:sz="0" w:space="0" w:color="auto"/>
            <w:left w:val="none" w:sz="0" w:space="0" w:color="auto"/>
            <w:bottom w:val="none" w:sz="0" w:space="0" w:color="auto"/>
            <w:right w:val="none" w:sz="0" w:space="0" w:color="auto"/>
          </w:divBdr>
        </w:div>
        <w:div w:id="774330203">
          <w:marLeft w:val="480"/>
          <w:marRight w:val="0"/>
          <w:marTop w:val="0"/>
          <w:marBottom w:val="0"/>
          <w:divBdr>
            <w:top w:val="none" w:sz="0" w:space="0" w:color="auto"/>
            <w:left w:val="none" w:sz="0" w:space="0" w:color="auto"/>
            <w:bottom w:val="none" w:sz="0" w:space="0" w:color="auto"/>
            <w:right w:val="none" w:sz="0" w:space="0" w:color="auto"/>
          </w:divBdr>
        </w:div>
        <w:div w:id="794056096">
          <w:marLeft w:val="480"/>
          <w:marRight w:val="0"/>
          <w:marTop w:val="0"/>
          <w:marBottom w:val="0"/>
          <w:divBdr>
            <w:top w:val="none" w:sz="0" w:space="0" w:color="auto"/>
            <w:left w:val="none" w:sz="0" w:space="0" w:color="auto"/>
            <w:bottom w:val="none" w:sz="0" w:space="0" w:color="auto"/>
            <w:right w:val="none" w:sz="0" w:space="0" w:color="auto"/>
          </w:divBdr>
        </w:div>
        <w:div w:id="831988201">
          <w:marLeft w:val="480"/>
          <w:marRight w:val="0"/>
          <w:marTop w:val="0"/>
          <w:marBottom w:val="0"/>
          <w:divBdr>
            <w:top w:val="none" w:sz="0" w:space="0" w:color="auto"/>
            <w:left w:val="none" w:sz="0" w:space="0" w:color="auto"/>
            <w:bottom w:val="none" w:sz="0" w:space="0" w:color="auto"/>
            <w:right w:val="none" w:sz="0" w:space="0" w:color="auto"/>
          </w:divBdr>
        </w:div>
        <w:div w:id="866717710">
          <w:marLeft w:val="480"/>
          <w:marRight w:val="0"/>
          <w:marTop w:val="0"/>
          <w:marBottom w:val="0"/>
          <w:divBdr>
            <w:top w:val="none" w:sz="0" w:space="0" w:color="auto"/>
            <w:left w:val="none" w:sz="0" w:space="0" w:color="auto"/>
            <w:bottom w:val="none" w:sz="0" w:space="0" w:color="auto"/>
            <w:right w:val="none" w:sz="0" w:space="0" w:color="auto"/>
          </w:divBdr>
        </w:div>
        <w:div w:id="901521876">
          <w:marLeft w:val="480"/>
          <w:marRight w:val="0"/>
          <w:marTop w:val="0"/>
          <w:marBottom w:val="0"/>
          <w:divBdr>
            <w:top w:val="none" w:sz="0" w:space="0" w:color="auto"/>
            <w:left w:val="none" w:sz="0" w:space="0" w:color="auto"/>
            <w:bottom w:val="none" w:sz="0" w:space="0" w:color="auto"/>
            <w:right w:val="none" w:sz="0" w:space="0" w:color="auto"/>
          </w:divBdr>
        </w:div>
      </w:divsChild>
    </w:div>
    <w:div w:id="680477018">
      <w:bodyDiv w:val="1"/>
      <w:marLeft w:val="0"/>
      <w:marRight w:val="0"/>
      <w:marTop w:val="0"/>
      <w:marBottom w:val="0"/>
      <w:divBdr>
        <w:top w:val="none" w:sz="0" w:space="0" w:color="auto"/>
        <w:left w:val="none" w:sz="0" w:space="0" w:color="auto"/>
        <w:bottom w:val="none" w:sz="0" w:space="0" w:color="auto"/>
        <w:right w:val="none" w:sz="0" w:space="0" w:color="auto"/>
      </w:divBdr>
    </w:div>
    <w:div w:id="680816011">
      <w:bodyDiv w:val="1"/>
      <w:marLeft w:val="0"/>
      <w:marRight w:val="0"/>
      <w:marTop w:val="0"/>
      <w:marBottom w:val="0"/>
      <w:divBdr>
        <w:top w:val="none" w:sz="0" w:space="0" w:color="auto"/>
        <w:left w:val="none" w:sz="0" w:space="0" w:color="auto"/>
        <w:bottom w:val="none" w:sz="0" w:space="0" w:color="auto"/>
        <w:right w:val="none" w:sz="0" w:space="0" w:color="auto"/>
      </w:divBdr>
    </w:div>
    <w:div w:id="680854504">
      <w:bodyDiv w:val="1"/>
      <w:marLeft w:val="0"/>
      <w:marRight w:val="0"/>
      <w:marTop w:val="0"/>
      <w:marBottom w:val="0"/>
      <w:divBdr>
        <w:top w:val="none" w:sz="0" w:space="0" w:color="auto"/>
        <w:left w:val="none" w:sz="0" w:space="0" w:color="auto"/>
        <w:bottom w:val="none" w:sz="0" w:space="0" w:color="auto"/>
        <w:right w:val="none" w:sz="0" w:space="0" w:color="auto"/>
      </w:divBdr>
      <w:divsChild>
        <w:div w:id="2052189">
          <w:marLeft w:val="480"/>
          <w:marRight w:val="0"/>
          <w:marTop w:val="0"/>
          <w:marBottom w:val="0"/>
          <w:divBdr>
            <w:top w:val="none" w:sz="0" w:space="0" w:color="auto"/>
            <w:left w:val="none" w:sz="0" w:space="0" w:color="auto"/>
            <w:bottom w:val="none" w:sz="0" w:space="0" w:color="auto"/>
            <w:right w:val="none" w:sz="0" w:space="0" w:color="auto"/>
          </w:divBdr>
        </w:div>
        <w:div w:id="6058245">
          <w:marLeft w:val="480"/>
          <w:marRight w:val="0"/>
          <w:marTop w:val="0"/>
          <w:marBottom w:val="0"/>
          <w:divBdr>
            <w:top w:val="none" w:sz="0" w:space="0" w:color="auto"/>
            <w:left w:val="none" w:sz="0" w:space="0" w:color="auto"/>
            <w:bottom w:val="none" w:sz="0" w:space="0" w:color="auto"/>
            <w:right w:val="none" w:sz="0" w:space="0" w:color="auto"/>
          </w:divBdr>
        </w:div>
        <w:div w:id="32854884">
          <w:marLeft w:val="480"/>
          <w:marRight w:val="0"/>
          <w:marTop w:val="0"/>
          <w:marBottom w:val="0"/>
          <w:divBdr>
            <w:top w:val="none" w:sz="0" w:space="0" w:color="auto"/>
            <w:left w:val="none" w:sz="0" w:space="0" w:color="auto"/>
            <w:bottom w:val="none" w:sz="0" w:space="0" w:color="auto"/>
            <w:right w:val="none" w:sz="0" w:space="0" w:color="auto"/>
          </w:divBdr>
        </w:div>
        <w:div w:id="76249736">
          <w:marLeft w:val="480"/>
          <w:marRight w:val="0"/>
          <w:marTop w:val="0"/>
          <w:marBottom w:val="0"/>
          <w:divBdr>
            <w:top w:val="none" w:sz="0" w:space="0" w:color="auto"/>
            <w:left w:val="none" w:sz="0" w:space="0" w:color="auto"/>
            <w:bottom w:val="none" w:sz="0" w:space="0" w:color="auto"/>
            <w:right w:val="none" w:sz="0" w:space="0" w:color="auto"/>
          </w:divBdr>
        </w:div>
        <w:div w:id="120736660">
          <w:marLeft w:val="480"/>
          <w:marRight w:val="0"/>
          <w:marTop w:val="0"/>
          <w:marBottom w:val="0"/>
          <w:divBdr>
            <w:top w:val="none" w:sz="0" w:space="0" w:color="auto"/>
            <w:left w:val="none" w:sz="0" w:space="0" w:color="auto"/>
            <w:bottom w:val="none" w:sz="0" w:space="0" w:color="auto"/>
            <w:right w:val="none" w:sz="0" w:space="0" w:color="auto"/>
          </w:divBdr>
        </w:div>
        <w:div w:id="195579752">
          <w:marLeft w:val="480"/>
          <w:marRight w:val="0"/>
          <w:marTop w:val="0"/>
          <w:marBottom w:val="0"/>
          <w:divBdr>
            <w:top w:val="none" w:sz="0" w:space="0" w:color="auto"/>
            <w:left w:val="none" w:sz="0" w:space="0" w:color="auto"/>
            <w:bottom w:val="none" w:sz="0" w:space="0" w:color="auto"/>
            <w:right w:val="none" w:sz="0" w:space="0" w:color="auto"/>
          </w:divBdr>
        </w:div>
        <w:div w:id="196041664">
          <w:marLeft w:val="480"/>
          <w:marRight w:val="0"/>
          <w:marTop w:val="0"/>
          <w:marBottom w:val="0"/>
          <w:divBdr>
            <w:top w:val="none" w:sz="0" w:space="0" w:color="auto"/>
            <w:left w:val="none" w:sz="0" w:space="0" w:color="auto"/>
            <w:bottom w:val="none" w:sz="0" w:space="0" w:color="auto"/>
            <w:right w:val="none" w:sz="0" w:space="0" w:color="auto"/>
          </w:divBdr>
        </w:div>
        <w:div w:id="253441315">
          <w:marLeft w:val="480"/>
          <w:marRight w:val="0"/>
          <w:marTop w:val="0"/>
          <w:marBottom w:val="0"/>
          <w:divBdr>
            <w:top w:val="none" w:sz="0" w:space="0" w:color="auto"/>
            <w:left w:val="none" w:sz="0" w:space="0" w:color="auto"/>
            <w:bottom w:val="none" w:sz="0" w:space="0" w:color="auto"/>
            <w:right w:val="none" w:sz="0" w:space="0" w:color="auto"/>
          </w:divBdr>
        </w:div>
        <w:div w:id="259800910">
          <w:marLeft w:val="480"/>
          <w:marRight w:val="0"/>
          <w:marTop w:val="0"/>
          <w:marBottom w:val="0"/>
          <w:divBdr>
            <w:top w:val="none" w:sz="0" w:space="0" w:color="auto"/>
            <w:left w:val="none" w:sz="0" w:space="0" w:color="auto"/>
            <w:bottom w:val="none" w:sz="0" w:space="0" w:color="auto"/>
            <w:right w:val="none" w:sz="0" w:space="0" w:color="auto"/>
          </w:divBdr>
        </w:div>
        <w:div w:id="284892433">
          <w:marLeft w:val="480"/>
          <w:marRight w:val="0"/>
          <w:marTop w:val="0"/>
          <w:marBottom w:val="0"/>
          <w:divBdr>
            <w:top w:val="none" w:sz="0" w:space="0" w:color="auto"/>
            <w:left w:val="none" w:sz="0" w:space="0" w:color="auto"/>
            <w:bottom w:val="none" w:sz="0" w:space="0" w:color="auto"/>
            <w:right w:val="none" w:sz="0" w:space="0" w:color="auto"/>
          </w:divBdr>
        </w:div>
        <w:div w:id="288324144">
          <w:marLeft w:val="480"/>
          <w:marRight w:val="0"/>
          <w:marTop w:val="0"/>
          <w:marBottom w:val="0"/>
          <w:divBdr>
            <w:top w:val="none" w:sz="0" w:space="0" w:color="auto"/>
            <w:left w:val="none" w:sz="0" w:space="0" w:color="auto"/>
            <w:bottom w:val="none" w:sz="0" w:space="0" w:color="auto"/>
            <w:right w:val="none" w:sz="0" w:space="0" w:color="auto"/>
          </w:divBdr>
        </w:div>
        <w:div w:id="310184816">
          <w:marLeft w:val="480"/>
          <w:marRight w:val="0"/>
          <w:marTop w:val="0"/>
          <w:marBottom w:val="0"/>
          <w:divBdr>
            <w:top w:val="none" w:sz="0" w:space="0" w:color="auto"/>
            <w:left w:val="none" w:sz="0" w:space="0" w:color="auto"/>
            <w:bottom w:val="none" w:sz="0" w:space="0" w:color="auto"/>
            <w:right w:val="none" w:sz="0" w:space="0" w:color="auto"/>
          </w:divBdr>
        </w:div>
        <w:div w:id="368838628">
          <w:marLeft w:val="480"/>
          <w:marRight w:val="0"/>
          <w:marTop w:val="0"/>
          <w:marBottom w:val="0"/>
          <w:divBdr>
            <w:top w:val="none" w:sz="0" w:space="0" w:color="auto"/>
            <w:left w:val="none" w:sz="0" w:space="0" w:color="auto"/>
            <w:bottom w:val="none" w:sz="0" w:space="0" w:color="auto"/>
            <w:right w:val="none" w:sz="0" w:space="0" w:color="auto"/>
          </w:divBdr>
        </w:div>
        <w:div w:id="372390567">
          <w:marLeft w:val="480"/>
          <w:marRight w:val="0"/>
          <w:marTop w:val="0"/>
          <w:marBottom w:val="0"/>
          <w:divBdr>
            <w:top w:val="none" w:sz="0" w:space="0" w:color="auto"/>
            <w:left w:val="none" w:sz="0" w:space="0" w:color="auto"/>
            <w:bottom w:val="none" w:sz="0" w:space="0" w:color="auto"/>
            <w:right w:val="none" w:sz="0" w:space="0" w:color="auto"/>
          </w:divBdr>
        </w:div>
        <w:div w:id="379012900">
          <w:marLeft w:val="480"/>
          <w:marRight w:val="0"/>
          <w:marTop w:val="0"/>
          <w:marBottom w:val="0"/>
          <w:divBdr>
            <w:top w:val="none" w:sz="0" w:space="0" w:color="auto"/>
            <w:left w:val="none" w:sz="0" w:space="0" w:color="auto"/>
            <w:bottom w:val="none" w:sz="0" w:space="0" w:color="auto"/>
            <w:right w:val="none" w:sz="0" w:space="0" w:color="auto"/>
          </w:divBdr>
        </w:div>
        <w:div w:id="379672114">
          <w:marLeft w:val="480"/>
          <w:marRight w:val="0"/>
          <w:marTop w:val="0"/>
          <w:marBottom w:val="0"/>
          <w:divBdr>
            <w:top w:val="none" w:sz="0" w:space="0" w:color="auto"/>
            <w:left w:val="none" w:sz="0" w:space="0" w:color="auto"/>
            <w:bottom w:val="none" w:sz="0" w:space="0" w:color="auto"/>
            <w:right w:val="none" w:sz="0" w:space="0" w:color="auto"/>
          </w:divBdr>
        </w:div>
        <w:div w:id="428963187">
          <w:marLeft w:val="480"/>
          <w:marRight w:val="0"/>
          <w:marTop w:val="0"/>
          <w:marBottom w:val="0"/>
          <w:divBdr>
            <w:top w:val="none" w:sz="0" w:space="0" w:color="auto"/>
            <w:left w:val="none" w:sz="0" w:space="0" w:color="auto"/>
            <w:bottom w:val="none" w:sz="0" w:space="0" w:color="auto"/>
            <w:right w:val="none" w:sz="0" w:space="0" w:color="auto"/>
          </w:divBdr>
        </w:div>
        <w:div w:id="451098678">
          <w:marLeft w:val="480"/>
          <w:marRight w:val="0"/>
          <w:marTop w:val="0"/>
          <w:marBottom w:val="0"/>
          <w:divBdr>
            <w:top w:val="none" w:sz="0" w:space="0" w:color="auto"/>
            <w:left w:val="none" w:sz="0" w:space="0" w:color="auto"/>
            <w:bottom w:val="none" w:sz="0" w:space="0" w:color="auto"/>
            <w:right w:val="none" w:sz="0" w:space="0" w:color="auto"/>
          </w:divBdr>
        </w:div>
        <w:div w:id="505442304">
          <w:marLeft w:val="480"/>
          <w:marRight w:val="0"/>
          <w:marTop w:val="0"/>
          <w:marBottom w:val="0"/>
          <w:divBdr>
            <w:top w:val="none" w:sz="0" w:space="0" w:color="auto"/>
            <w:left w:val="none" w:sz="0" w:space="0" w:color="auto"/>
            <w:bottom w:val="none" w:sz="0" w:space="0" w:color="auto"/>
            <w:right w:val="none" w:sz="0" w:space="0" w:color="auto"/>
          </w:divBdr>
        </w:div>
        <w:div w:id="523247265">
          <w:marLeft w:val="480"/>
          <w:marRight w:val="0"/>
          <w:marTop w:val="0"/>
          <w:marBottom w:val="0"/>
          <w:divBdr>
            <w:top w:val="none" w:sz="0" w:space="0" w:color="auto"/>
            <w:left w:val="none" w:sz="0" w:space="0" w:color="auto"/>
            <w:bottom w:val="none" w:sz="0" w:space="0" w:color="auto"/>
            <w:right w:val="none" w:sz="0" w:space="0" w:color="auto"/>
          </w:divBdr>
        </w:div>
        <w:div w:id="555623250">
          <w:marLeft w:val="480"/>
          <w:marRight w:val="0"/>
          <w:marTop w:val="0"/>
          <w:marBottom w:val="0"/>
          <w:divBdr>
            <w:top w:val="none" w:sz="0" w:space="0" w:color="auto"/>
            <w:left w:val="none" w:sz="0" w:space="0" w:color="auto"/>
            <w:bottom w:val="none" w:sz="0" w:space="0" w:color="auto"/>
            <w:right w:val="none" w:sz="0" w:space="0" w:color="auto"/>
          </w:divBdr>
        </w:div>
        <w:div w:id="556016193">
          <w:marLeft w:val="480"/>
          <w:marRight w:val="0"/>
          <w:marTop w:val="0"/>
          <w:marBottom w:val="0"/>
          <w:divBdr>
            <w:top w:val="none" w:sz="0" w:space="0" w:color="auto"/>
            <w:left w:val="none" w:sz="0" w:space="0" w:color="auto"/>
            <w:bottom w:val="none" w:sz="0" w:space="0" w:color="auto"/>
            <w:right w:val="none" w:sz="0" w:space="0" w:color="auto"/>
          </w:divBdr>
        </w:div>
        <w:div w:id="566690316">
          <w:marLeft w:val="480"/>
          <w:marRight w:val="0"/>
          <w:marTop w:val="0"/>
          <w:marBottom w:val="0"/>
          <w:divBdr>
            <w:top w:val="none" w:sz="0" w:space="0" w:color="auto"/>
            <w:left w:val="none" w:sz="0" w:space="0" w:color="auto"/>
            <w:bottom w:val="none" w:sz="0" w:space="0" w:color="auto"/>
            <w:right w:val="none" w:sz="0" w:space="0" w:color="auto"/>
          </w:divBdr>
        </w:div>
        <w:div w:id="589390869">
          <w:marLeft w:val="480"/>
          <w:marRight w:val="0"/>
          <w:marTop w:val="0"/>
          <w:marBottom w:val="0"/>
          <w:divBdr>
            <w:top w:val="none" w:sz="0" w:space="0" w:color="auto"/>
            <w:left w:val="none" w:sz="0" w:space="0" w:color="auto"/>
            <w:bottom w:val="none" w:sz="0" w:space="0" w:color="auto"/>
            <w:right w:val="none" w:sz="0" w:space="0" w:color="auto"/>
          </w:divBdr>
        </w:div>
        <w:div w:id="591662599">
          <w:marLeft w:val="480"/>
          <w:marRight w:val="0"/>
          <w:marTop w:val="0"/>
          <w:marBottom w:val="0"/>
          <w:divBdr>
            <w:top w:val="none" w:sz="0" w:space="0" w:color="auto"/>
            <w:left w:val="none" w:sz="0" w:space="0" w:color="auto"/>
            <w:bottom w:val="none" w:sz="0" w:space="0" w:color="auto"/>
            <w:right w:val="none" w:sz="0" w:space="0" w:color="auto"/>
          </w:divBdr>
        </w:div>
        <w:div w:id="652492897">
          <w:marLeft w:val="480"/>
          <w:marRight w:val="0"/>
          <w:marTop w:val="0"/>
          <w:marBottom w:val="0"/>
          <w:divBdr>
            <w:top w:val="none" w:sz="0" w:space="0" w:color="auto"/>
            <w:left w:val="none" w:sz="0" w:space="0" w:color="auto"/>
            <w:bottom w:val="none" w:sz="0" w:space="0" w:color="auto"/>
            <w:right w:val="none" w:sz="0" w:space="0" w:color="auto"/>
          </w:divBdr>
        </w:div>
        <w:div w:id="766778717">
          <w:marLeft w:val="480"/>
          <w:marRight w:val="0"/>
          <w:marTop w:val="0"/>
          <w:marBottom w:val="0"/>
          <w:divBdr>
            <w:top w:val="none" w:sz="0" w:space="0" w:color="auto"/>
            <w:left w:val="none" w:sz="0" w:space="0" w:color="auto"/>
            <w:bottom w:val="none" w:sz="0" w:space="0" w:color="auto"/>
            <w:right w:val="none" w:sz="0" w:space="0" w:color="auto"/>
          </w:divBdr>
        </w:div>
        <w:div w:id="795296155">
          <w:marLeft w:val="480"/>
          <w:marRight w:val="0"/>
          <w:marTop w:val="0"/>
          <w:marBottom w:val="0"/>
          <w:divBdr>
            <w:top w:val="none" w:sz="0" w:space="0" w:color="auto"/>
            <w:left w:val="none" w:sz="0" w:space="0" w:color="auto"/>
            <w:bottom w:val="none" w:sz="0" w:space="0" w:color="auto"/>
            <w:right w:val="none" w:sz="0" w:space="0" w:color="auto"/>
          </w:divBdr>
        </w:div>
        <w:div w:id="828134634">
          <w:marLeft w:val="480"/>
          <w:marRight w:val="0"/>
          <w:marTop w:val="0"/>
          <w:marBottom w:val="0"/>
          <w:divBdr>
            <w:top w:val="none" w:sz="0" w:space="0" w:color="auto"/>
            <w:left w:val="none" w:sz="0" w:space="0" w:color="auto"/>
            <w:bottom w:val="none" w:sz="0" w:space="0" w:color="auto"/>
            <w:right w:val="none" w:sz="0" w:space="0" w:color="auto"/>
          </w:divBdr>
        </w:div>
        <w:div w:id="839585784">
          <w:marLeft w:val="480"/>
          <w:marRight w:val="0"/>
          <w:marTop w:val="0"/>
          <w:marBottom w:val="0"/>
          <w:divBdr>
            <w:top w:val="none" w:sz="0" w:space="0" w:color="auto"/>
            <w:left w:val="none" w:sz="0" w:space="0" w:color="auto"/>
            <w:bottom w:val="none" w:sz="0" w:space="0" w:color="auto"/>
            <w:right w:val="none" w:sz="0" w:space="0" w:color="auto"/>
          </w:divBdr>
        </w:div>
      </w:divsChild>
    </w:div>
    <w:div w:id="680854506">
      <w:bodyDiv w:val="1"/>
      <w:marLeft w:val="0"/>
      <w:marRight w:val="0"/>
      <w:marTop w:val="0"/>
      <w:marBottom w:val="0"/>
      <w:divBdr>
        <w:top w:val="none" w:sz="0" w:space="0" w:color="auto"/>
        <w:left w:val="none" w:sz="0" w:space="0" w:color="auto"/>
        <w:bottom w:val="none" w:sz="0" w:space="0" w:color="auto"/>
        <w:right w:val="none" w:sz="0" w:space="0" w:color="auto"/>
      </w:divBdr>
    </w:div>
    <w:div w:id="681012611">
      <w:bodyDiv w:val="1"/>
      <w:marLeft w:val="0"/>
      <w:marRight w:val="0"/>
      <w:marTop w:val="0"/>
      <w:marBottom w:val="0"/>
      <w:divBdr>
        <w:top w:val="none" w:sz="0" w:space="0" w:color="auto"/>
        <w:left w:val="none" w:sz="0" w:space="0" w:color="auto"/>
        <w:bottom w:val="none" w:sz="0" w:space="0" w:color="auto"/>
        <w:right w:val="none" w:sz="0" w:space="0" w:color="auto"/>
      </w:divBdr>
    </w:div>
    <w:div w:id="681080900">
      <w:bodyDiv w:val="1"/>
      <w:marLeft w:val="0"/>
      <w:marRight w:val="0"/>
      <w:marTop w:val="0"/>
      <w:marBottom w:val="0"/>
      <w:divBdr>
        <w:top w:val="none" w:sz="0" w:space="0" w:color="auto"/>
        <w:left w:val="none" w:sz="0" w:space="0" w:color="auto"/>
        <w:bottom w:val="none" w:sz="0" w:space="0" w:color="auto"/>
        <w:right w:val="none" w:sz="0" w:space="0" w:color="auto"/>
      </w:divBdr>
    </w:div>
    <w:div w:id="681082524">
      <w:bodyDiv w:val="1"/>
      <w:marLeft w:val="0"/>
      <w:marRight w:val="0"/>
      <w:marTop w:val="0"/>
      <w:marBottom w:val="0"/>
      <w:divBdr>
        <w:top w:val="none" w:sz="0" w:space="0" w:color="auto"/>
        <w:left w:val="none" w:sz="0" w:space="0" w:color="auto"/>
        <w:bottom w:val="none" w:sz="0" w:space="0" w:color="auto"/>
        <w:right w:val="none" w:sz="0" w:space="0" w:color="auto"/>
      </w:divBdr>
    </w:div>
    <w:div w:id="681198632">
      <w:bodyDiv w:val="1"/>
      <w:marLeft w:val="0"/>
      <w:marRight w:val="0"/>
      <w:marTop w:val="0"/>
      <w:marBottom w:val="0"/>
      <w:divBdr>
        <w:top w:val="none" w:sz="0" w:space="0" w:color="auto"/>
        <w:left w:val="none" w:sz="0" w:space="0" w:color="auto"/>
        <w:bottom w:val="none" w:sz="0" w:space="0" w:color="auto"/>
        <w:right w:val="none" w:sz="0" w:space="0" w:color="auto"/>
      </w:divBdr>
    </w:div>
    <w:div w:id="681250697">
      <w:bodyDiv w:val="1"/>
      <w:marLeft w:val="0"/>
      <w:marRight w:val="0"/>
      <w:marTop w:val="0"/>
      <w:marBottom w:val="0"/>
      <w:divBdr>
        <w:top w:val="none" w:sz="0" w:space="0" w:color="auto"/>
        <w:left w:val="none" w:sz="0" w:space="0" w:color="auto"/>
        <w:bottom w:val="none" w:sz="0" w:space="0" w:color="auto"/>
        <w:right w:val="none" w:sz="0" w:space="0" w:color="auto"/>
      </w:divBdr>
    </w:div>
    <w:div w:id="681321681">
      <w:bodyDiv w:val="1"/>
      <w:marLeft w:val="0"/>
      <w:marRight w:val="0"/>
      <w:marTop w:val="0"/>
      <w:marBottom w:val="0"/>
      <w:divBdr>
        <w:top w:val="none" w:sz="0" w:space="0" w:color="auto"/>
        <w:left w:val="none" w:sz="0" w:space="0" w:color="auto"/>
        <w:bottom w:val="none" w:sz="0" w:space="0" w:color="auto"/>
        <w:right w:val="none" w:sz="0" w:space="0" w:color="auto"/>
      </w:divBdr>
    </w:div>
    <w:div w:id="681397874">
      <w:bodyDiv w:val="1"/>
      <w:marLeft w:val="0"/>
      <w:marRight w:val="0"/>
      <w:marTop w:val="0"/>
      <w:marBottom w:val="0"/>
      <w:divBdr>
        <w:top w:val="none" w:sz="0" w:space="0" w:color="auto"/>
        <w:left w:val="none" w:sz="0" w:space="0" w:color="auto"/>
        <w:bottom w:val="none" w:sz="0" w:space="0" w:color="auto"/>
        <w:right w:val="none" w:sz="0" w:space="0" w:color="auto"/>
      </w:divBdr>
    </w:div>
    <w:div w:id="681473162">
      <w:bodyDiv w:val="1"/>
      <w:marLeft w:val="0"/>
      <w:marRight w:val="0"/>
      <w:marTop w:val="0"/>
      <w:marBottom w:val="0"/>
      <w:divBdr>
        <w:top w:val="none" w:sz="0" w:space="0" w:color="auto"/>
        <w:left w:val="none" w:sz="0" w:space="0" w:color="auto"/>
        <w:bottom w:val="none" w:sz="0" w:space="0" w:color="auto"/>
        <w:right w:val="none" w:sz="0" w:space="0" w:color="auto"/>
      </w:divBdr>
    </w:div>
    <w:div w:id="681590669">
      <w:bodyDiv w:val="1"/>
      <w:marLeft w:val="0"/>
      <w:marRight w:val="0"/>
      <w:marTop w:val="0"/>
      <w:marBottom w:val="0"/>
      <w:divBdr>
        <w:top w:val="none" w:sz="0" w:space="0" w:color="auto"/>
        <w:left w:val="none" w:sz="0" w:space="0" w:color="auto"/>
        <w:bottom w:val="none" w:sz="0" w:space="0" w:color="auto"/>
        <w:right w:val="none" w:sz="0" w:space="0" w:color="auto"/>
      </w:divBdr>
    </w:div>
    <w:div w:id="681737813">
      <w:bodyDiv w:val="1"/>
      <w:marLeft w:val="0"/>
      <w:marRight w:val="0"/>
      <w:marTop w:val="0"/>
      <w:marBottom w:val="0"/>
      <w:divBdr>
        <w:top w:val="none" w:sz="0" w:space="0" w:color="auto"/>
        <w:left w:val="none" w:sz="0" w:space="0" w:color="auto"/>
        <w:bottom w:val="none" w:sz="0" w:space="0" w:color="auto"/>
        <w:right w:val="none" w:sz="0" w:space="0" w:color="auto"/>
      </w:divBdr>
    </w:div>
    <w:div w:id="681783064">
      <w:bodyDiv w:val="1"/>
      <w:marLeft w:val="0"/>
      <w:marRight w:val="0"/>
      <w:marTop w:val="0"/>
      <w:marBottom w:val="0"/>
      <w:divBdr>
        <w:top w:val="none" w:sz="0" w:space="0" w:color="auto"/>
        <w:left w:val="none" w:sz="0" w:space="0" w:color="auto"/>
        <w:bottom w:val="none" w:sz="0" w:space="0" w:color="auto"/>
        <w:right w:val="none" w:sz="0" w:space="0" w:color="auto"/>
      </w:divBdr>
    </w:div>
    <w:div w:id="681787645">
      <w:bodyDiv w:val="1"/>
      <w:marLeft w:val="0"/>
      <w:marRight w:val="0"/>
      <w:marTop w:val="0"/>
      <w:marBottom w:val="0"/>
      <w:divBdr>
        <w:top w:val="none" w:sz="0" w:space="0" w:color="auto"/>
        <w:left w:val="none" w:sz="0" w:space="0" w:color="auto"/>
        <w:bottom w:val="none" w:sz="0" w:space="0" w:color="auto"/>
        <w:right w:val="none" w:sz="0" w:space="0" w:color="auto"/>
      </w:divBdr>
    </w:div>
    <w:div w:id="681859364">
      <w:bodyDiv w:val="1"/>
      <w:marLeft w:val="0"/>
      <w:marRight w:val="0"/>
      <w:marTop w:val="0"/>
      <w:marBottom w:val="0"/>
      <w:divBdr>
        <w:top w:val="none" w:sz="0" w:space="0" w:color="auto"/>
        <w:left w:val="none" w:sz="0" w:space="0" w:color="auto"/>
        <w:bottom w:val="none" w:sz="0" w:space="0" w:color="auto"/>
        <w:right w:val="none" w:sz="0" w:space="0" w:color="auto"/>
      </w:divBdr>
    </w:div>
    <w:div w:id="681903787">
      <w:bodyDiv w:val="1"/>
      <w:marLeft w:val="0"/>
      <w:marRight w:val="0"/>
      <w:marTop w:val="0"/>
      <w:marBottom w:val="0"/>
      <w:divBdr>
        <w:top w:val="none" w:sz="0" w:space="0" w:color="auto"/>
        <w:left w:val="none" w:sz="0" w:space="0" w:color="auto"/>
        <w:bottom w:val="none" w:sz="0" w:space="0" w:color="auto"/>
        <w:right w:val="none" w:sz="0" w:space="0" w:color="auto"/>
      </w:divBdr>
    </w:div>
    <w:div w:id="681981093">
      <w:bodyDiv w:val="1"/>
      <w:marLeft w:val="0"/>
      <w:marRight w:val="0"/>
      <w:marTop w:val="0"/>
      <w:marBottom w:val="0"/>
      <w:divBdr>
        <w:top w:val="none" w:sz="0" w:space="0" w:color="auto"/>
        <w:left w:val="none" w:sz="0" w:space="0" w:color="auto"/>
        <w:bottom w:val="none" w:sz="0" w:space="0" w:color="auto"/>
        <w:right w:val="none" w:sz="0" w:space="0" w:color="auto"/>
      </w:divBdr>
    </w:div>
    <w:div w:id="682051421">
      <w:bodyDiv w:val="1"/>
      <w:marLeft w:val="0"/>
      <w:marRight w:val="0"/>
      <w:marTop w:val="0"/>
      <w:marBottom w:val="0"/>
      <w:divBdr>
        <w:top w:val="none" w:sz="0" w:space="0" w:color="auto"/>
        <w:left w:val="none" w:sz="0" w:space="0" w:color="auto"/>
        <w:bottom w:val="none" w:sz="0" w:space="0" w:color="auto"/>
        <w:right w:val="none" w:sz="0" w:space="0" w:color="auto"/>
      </w:divBdr>
    </w:div>
    <w:div w:id="682052104">
      <w:bodyDiv w:val="1"/>
      <w:marLeft w:val="0"/>
      <w:marRight w:val="0"/>
      <w:marTop w:val="0"/>
      <w:marBottom w:val="0"/>
      <w:divBdr>
        <w:top w:val="none" w:sz="0" w:space="0" w:color="auto"/>
        <w:left w:val="none" w:sz="0" w:space="0" w:color="auto"/>
        <w:bottom w:val="none" w:sz="0" w:space="0" w:color="auto"/>
        <w:right w:val="none" w:sz="0" w:space="0" w:color="auto"/>
      </w:divBdr>
    </w:div>
    <w:div w:id="682052571">
      <w:bodyDiv w:val="1"/>
      <w:marLeft w:val="0"/>
      <w:marRight w:val="0"/>
      <w:marTop w:val="0"/>
      <w:marBottom w:val="0"/>
      <w:divBdr>
        <w:top w:val="none" w:sz="0" w:space="0" w:color="auto"/>
        <w:left w:val="none" w:sz="0" w:space="0" w:color="auto"/>
        <w:bottom w:val="none" w:sz="0" w:space="0" w:color="auto"/>
        <w:right w:val="none" w:sz="0" w:space="0" w:color="auto"/>
      </w:divBdr>
    </w:div>
    <w:div w:id="682323969">
      <w:bodyDiv w:val="1"/>
      <w:marLeft w:val="0"/>
      <w:marRight w:val="0"/>
      <w:marTop w:val="0"/>
      <w:marBottom w:val="0"/>
      <w:divBdr>
        <w:top w:val="none" w:sz="0" w:space="0" w:color="auto"/>
        <w:left w:val="none" w:sz="0" w:space="0" w:color="auto"/>
        <w:bottom w:val="none" w:sz="0" w:space="0" w:color="auto"/>
        <w:right w:val="none" w:sz="0" w:space="0" w:color="auto"/>
      </w:divBdr>
    </w:div>
    <w:div w:id="682366707">
      <w:bodyDiv w:val="1"/>
      <w:marLeft w:val="0"/>
      <w:marRight w:val="0"/>
      <w:marTop w:val="0"/>
      <w:marBottom w:val="0"/>
      <w:divBdr>
        <w:top w:val="none" w:sz="0" w:space="0" w:color="auto"/>
        <w:left w:val="none" w:sz="0" w:space="0" w:color="auto"/>
        <w:bottom w:val="none" w:sz="0" w:space="0" w:color="auto"/>
        <w:right w:val="none" w:sz="0" w:space="0" w:color="auto"/>
      </w:divBdr>
    </w:div>
    <w:div w:id="682442691">
      <w:bodyDiv w:val="1"/>
      <w:marLeft w:val="0"/>
      <w:marRight w:val="0"/>
      <w:marTop w:val="0"/>
      <w:marBottom w:val="0"/>
      <w:divBdr>
        <w:top w:val="none" w:sz="0" w:space="0" w:color="auto"/>
        <w:left w:val="none" w:sz="0" w:space="0" w:color="auto"/>
        <w:bottom w:val="none" w:sz="0" w:space="0" w:color="auto"/>
        <w:right w:val="none" w:sz="0" w:space="0" w:color="auto"/>
      </w:divBdr>
    </w:div>
    <w:div w:id="682517276">
      <w:bodyDiv w:val="1"/>
      <w:marLeft w:val="0"/>
      <w:marRight w:val="0"/>
      <w:marTop w:val="0"/>
      <w:marBottom w:val="0"/>
      <w:divBdr>
        <w:top w:val="none" w:sz="0" w:space="0" w:color="auto"/>
        <w:left w:val="none" w:sz="0" w:space="0" w:color="auto"/>
        <w:bottom w:val="none" w:sz="0" w:space="0" w:color="auto"/>
        <w:right w:val="none" w:sz="0" w:space="0" w:color="auto"/>
      </w:divBdr>
    </w:div>
    <w:div w:id="682558987">
      <w:bodyDiv w:val="1"/>
      <w:marLeft w:val="0"/>
      <w:marRight w:val="0"/>
      <w:marTop w:val="0"/>
      <w:marBottom w:val="0"/>
      <w:divBdr>
        <w:top w:val="none" w:sz="0" w:space="0" w:color="auto"/>
        <w:left w:val="none" w:sz="0" w:space="0" w:color="auto"/>
        <w:bottom w:val="none" w:sz="0" w:space="0" w:color="auto"/>
        <w:right w:val="none" w:sz="0" w:space="0" w:color="auto"/>
      </w:divBdr>
    </w:div>
    <w:div w:id="682633451">
      <w:bodyDiv w:val="1"/>
      <w:marLeft w:val="0"/>
      <w:marRight w:val="0"/>
      <w:marTop w:val="0"/>
      <w:marBottom w:val="0"/>
      <w:divBdr>
        <w:top w:val="none" w:sz="0" w:space="0" w:color="auto"/>
        <w:left w:val="none" w:sz="0" w:space="0" w:color="auto"/>
        <w:bottom w:val="none" w:sz="0" w:space="0" w:color="auto"/>
        <w:right w:val="none" w:sz="0" w:space="0" w:color="auto"/>
      </w:divBdr>
    </w:div>
    <w:div w:id="682782778">
      <w:bodyDiv w:val="1"/>
      <w:marLeft w:val="0"/>
      <w:marRight w:val="0"/>
      <w:marTop w:val="0"/>
      <w:marBottom w:val="0"/>
      <w:divBdr>
        <w:top w:val="none" w:sz="0" w:space="0" w:color="auto"/>
        <w:left w:val="none" w:sz="0" w:space="0" w:color="auto"/>
        <w:bottom w:val="none" w:sz="0" w:space="0" w:color="auto"/>
        <w:right w:val="none" w:sz="0" w:space="0" w:color="auto"/>
      </w:divBdr>
    </w:div>
    <w:div w:id="682786672">
      <w:bodyDiv w:val="1"/>
      <w:marLeft w:val="0"/>
      <w:marRight w:val="0"/>
      <w:marTop w:val="0"/>
      <w:marBottom w:val="0"/>
      <w:divBdr>
        <w:top w:val="none" w:sz="0" w:space="0" w:color="auto"/>
        <w:left w:val="none" w:sz="0" w:space="0" w:color="auto"/>
        <w:bottom w:val="none" w:sz="0" w:space="0" w:color="auto"/>
        <w:right w:val="none" w:sz="0" w:space="0" w:color="auto"/>
      </w:divBdr>
    </w:div>
    <w:div w:id="682896358">
      <w:bodyDiv w:val="1"/>
      <w:marLeft w:val="0"/>
      <w:marRight w:val="0"/>
      <w:marTop w:val="0"/>
      <w:marBottom w:val="0"/>
      <w:divBdr>
        <w:top w:val="none" w:sz="0" w:space="0" w:color="auto"/>
        <w:left w:val="none" w:sz="0" w:space="0" w:color="auto"/>
        <w:bottom w:val="none" w:sz="0" w:space="0" w:color="auto"/>
        <w:right w:val="none" w:sz="0" w:space="0" w:color="auto"/>
      </w:divBdr>
    </w:div>
    <w:div w:id="682897584">
      <w:bodyDiv w:val="1"/>
      <w:marLeft w:val="0"/>
      <w:marRight w:val="0"/>
      <w:marTop w:val="0"/>
      <w:marBottom w:val="0"/>
      <w:divBdr>
        <w:top w:val="none" w:sz="0" w:space="0" w:color="auto"/>
        <w:left w:val="none" w:sz="0" w:space="0" w:color="auto"/>
        <w:bottom w:val="none" w:sz="0" w:space="0" w:color="auto"/>
        <w:right w:val="none" w:sz="0" w:space="0" w:color="auto"/>
      </w:divBdr>
    </w:div>
    <w:div w:id="683016841">
      <w:bodyDiv w:val="1"/>
      <w:marLeft w:val="0"/>
      <w:marRight w:val="0"/>
      <w:marTop w:val="0"/>
      <w:marBottom w:val="0"/>
      <w:divBdr>
        <w:top w:val="none" w:sz="0" w:space="0" w:color="auto"/>
        <w:left w:val="none" w:sz="0" w:space="0" w:color="auto"/>
        <w:bottom w:val="none" w:sz="0" w:space="0" w:color="auto"/>
        <w:right w:val="none" w:sz="0" w:space="0" w:color="auto"/>
      </w:divBdr>
    </w:div>
    <w:div w:id="683047316">
      <w:bodyDiv w:val="1"/>
      <w:marLeft w:val="0"/>
      <w:marRight w:val="0"/>
      <w:marTop w:val="0"/>
      <w:marBottom w:val="0"/>
      <w:divBdr>
        <w:top w:val="none" w:sz="0" w:space="0" w:color="auto"/>
        <w:left w:val="none" w:sz="0" w:space="0" w:color="auto"/>
        <w:bottom w:val="none" w:sz="0" w:space="0" w:color="auto"/>
        <w:right w:val="none" w:sz="0" w:space="0" w:color="auto"/>
      </w:divBdr>
    </w:div>
    <w:div w:id="683214231">
      <w:bodyDiv w:val="1"/>
      <w:marLeft w:val="0"/>
      <w:marRight w:val="0"/>
      <w:marTop w:val="0"/>
      <w:marBottom w:val="0"/>
      <w:divBdr>
        <w:top w:val="none" w:sz="0" w:space="0" w:color="auto"/>
        <w:left w:val="none" w:sz="0" w:space="0" w:color="auto"/>
        <w:bottom w:val="none" w:sz="0" w:space="0" w:color="auto"/>
        <w:right w:val="none" w:sz="0" w:space="0" w:color="auto"/>
      </w:divBdr>
    </w:div>
    <w:div w:id="683290855">
      <w:bodyDiv w:val="1"/>
      <w:marLeft w:val="0"/>
      <w:marRight w:val="0"/>
      <w:marTop w:val="0"/>
      <w:marBottom w:val="0"/>
      <w:divBdr>
        <w:top w:val="none" w:sz="0" w:space="0" w:color="auto"/>
        <w:left w:val="none" w:sz="0" w:space="0" w:color="auto"/>
        <w:bottom w:val="none" w:sz="0" w:space="0" w:color="auto"/>
        <w:right w:val="none" w:sz="0" w:space="0" w:color="auto"/>
      </w:divBdr>
    </w:div>
    <w:div w:id="683358719">
      <w:bodyDiv w:val="1"/>
      <w:marLeft w:val="0"/>
      <w:marRight w:val="0"/>
      <w:marTop w:val="0"/>
      <w:marBottom w:val="0"/>
      <w:divBdr>
        <w:top w:val="none" w:sz="0" w:space="0" w:color="auto"/>
        <w:left w:val="none" w:sz="0" w:space="0" w:color="auto"/>
        <w:bottom w:val="none" w:sz="0" w:space="0" w:color="auto"/>
        <w:right w:val="none" w:sz="0" w:space="0" w:color="auto"/>
      </w:divBdr>
    </w:div>
    <w:div w:id="683481207">
      <w:bodyDiv w:val="1"/>
      <w:marLeft w:val="0"/>
      <w:marRight w:val="0"/>
      <w:marTop w:val="0"/>
      <w:marBottom w:val="0"/>
      <w:divBdr>
        <w:top w:val="none" w:sz="0" w:space="0" w:color="auto"/>
        <w:left w:val="none" w:sz="0" w:space="0" w:color="auto"/>
        <w:bottom w:val="none" w:sz="0" w:space="0" w:color="auto"/>
        <w:right w:val="none" w:sz="0" w:space="0" w:color="auto"/>
      </w:divBdr>
    </w:div>
    <w:div w:id="683748182">
      <w:bodyDiv w:val="1"/>
      <w:marLeft w:val="0"/>
      <w:marRight w:val="0"/>
      <w:marTop w:val="0"/>
      <w:marBottom w:val="0"/>
      <w:divBdr>
        <w:top w:val="none" w:sz="0" w:space="0" w:color="auto"/>
        <w:left w:val="none" w:sz="0" w:space="0" w:color="auto"/>
        <w:bottom w:val="none" w:sz="0" w:space="0" w:color="auto"/>
        <w:right w:val="none" w:sz="0" w:space="0" w:color="auto"/>
      </w:divBdr>
    </w:div>
    <w:div w:id="683826176">
      <w:bodyDiv w:val="1"/>
      <w:marLeft w:val="0"/>
      <w:marRight w:val="0"/>
      <w:marTop w:val="0"/>
      <w:marBottom w:val="0"/>
      <w:divBdr>
        <w:top w:val="none" w:sz="0" w:space="0" w:color="auto"/>
        <w:left w:val="none" w:sz="0" w:space="0" w:color="auto"/>
        <w:bottom w:val="none" w:sz="0" w:space="0" w:color="auto"/>
        <w:right w:val="none" w:sz="0" w:space="0" w:color="auto"/>
      </w:divBdr>
    </w:div>
    <w:div w:id="683871518">
      <w:bodyDiv w:val="1"/>
      <w:marLeft w:val="0"/>
      <w:marRight w:val="0"/>
      <w:marTop w:val="0"/>
      <w:marBottom w:val="0"/>
      <w:divBdr>
        <w:top w:val="none" w:sz="0" w:space="0" w:color="auto"/>
        <w:left w:val="none" w:sz="0" w:space="0" w:color="auto"/>
        <w:bottom w:val="none" w:sz="0" w:space="0" w:color="auto"/>
        <w:right w:val="none" w:sz="0" w:space="0" w:color="auto"/>
      </w:divBdr>
      <w:divsChild>
        <w:div w:id="478171">
          <w:marLeft w:val="480"/>
          <w:marRight w:val="0"/>
          <w:marTop w:val="0"/>
          <w:marBottom w:val="0"/>
          <w:divBdr>
            <w:top w:val="none" w:sz="0" w:space="0" w:color="auto"/>
            <w:left w:val="none" w:sz="0" w:space="0" w:color="auto"/>
            <w:bottom w:val="none" w:sz="0" w:space="0" w:color="auto"/>
            <w:right w:val="none" w:sz="0" w:space="0" w:color="auto"/>
          </w:divBdr>
        </w:div>
        <w:div w:id="21250951">
          <w:marLeft w:val="480"/>
          <w:marRight w:val="0"/>
          <w:marTop w:val="0"/>
          <w:marBottom w:val="0"/>
          <w:divBdr>
            <w:top w:val="none" w:sz="0" w:space="0" w:color="auto"/>
            <w:left w:val="none" w:sz="0" w:space="0" w:color="auto"/>
            <w:bottom w:val="none" w:sz="0" w:space="0" w:color="auto"/>
            <w:right w:val="none" w:sz="0" w:space="0" w:color="auto"/>
          </w:divBdr>
        </w:div>
        <w:div w:id="78333578">
          <w:marLeft w:val="480"/>
          <w:marRight w:val="0"/>
          <w:marTop w:val="0"/>
          <w:marBottom w:val="0"/>
          <w:divBdr>
            <w:top w:val="none" w:sz="0" w:space="0" w:color="auto"/>
            <w:left w:val="none" w:sz="0" w:space="0" w:color="auto"/>
            <w:bottom w:val="none" w:sz="0" w:space="0" w:color="auto"/>
            <w:right w:val="none" w:sz="0" w:space="0" w:color="auto"/>
          </w:divBdr>
        </w:div>
        <w:div w:id="104082103">
          <w:marLeft w:val="480"/>
          <w:marRight w:val="0"/>
          <w:marTop w:val="0"/>
          <w:marBottom w:val="0"/>
          <w:divBdr>
            <w:top w:val="none" w:sz="0" w:space="0" w:color="auto"/>
            <w:left w:val="none" w:sz="0" w:space="0" w:color="auto"/>
            <w:bottom w:val="none" w:sz="0" w:space="0" w:color="auto"/>
            <w:right w:val="none" w:sz="0" w:space="0" w:color="auto"/>
          </w:divBdr>
        </w:div>
        <w:div w:id="273439403">
          <w:marLeft w:val="480"/>
          <w:marRight w:val="0"/>
          <w:marTop w:val="0"/>
          <w:marBottom w:val="0"/>
          <w:divBdr>
            <w:top w:val="none" w:sz="0" w:space="0" w:color="auto"/>
            <w:left w:val="none" w:sz="0" w:space="0" w:color="auto"/>
            <w:bottom w:val="none" w:sz="0" w:space="0" w:color="auto"/>
            <w:right w:val="none" w:sz="0" w:space="0" w:color="auto"/>
          </w:divBdr>
        </w:div>
        <w:div w:id="418908931">
          <w:marLeft w:val="480"/>
          <w:marRight w:val="0"/>
          <w:marTop w:val="0"/>
          <w:marBottom w:val="0"/>
          <w:divBdr>
            <w:top w:val="none" w:sz="0" w:space="0" w:color="auto"/>
            <w:left w:val="none" w:sz="0" w:space="0" w:color="auto"/>
            <w:bottom w:val="none" w:sz="0" w:space="0" w:color="auto"/>
            <w:right w:val="none" w:sz="0" w:space="0" w:color="auto"/>
          </w:divBdr>
        </w:div>
        <w:div w:id="507135099">
          <w:marLeft w:val="480"/>
          <w:marRight w:val="0"/>
          <w:marTop w:val="0"/>
          <w:marBottom w:val="0"/>
          <w:divBdr>
            <w:top w:val="none" w:sz="0" w:space="0" w:color="auto"/>
            <w:left w:val="none" w:sz="0" w:space="0" w:color="auto"/>
            <w:bottom w:val="none" w:sz="0" w:space="0" w:color="auto"/>
            <w:right w:val="none" w:sz="0" w:space="0" w:color="auto"/>
          </w:divBdr>
        </w:div>
        <w:div w:id="534006685">
          <w:marLeft w:val="480"/>
          <w:marRight w:val="0"/>
          <w:marTop w:val="0"/>
          <w:marBottom w:val="0"/>
          <w:divBdr>
            <w:top w:val="none" w:sz="0" w:space="0" w:color="auto"/>
            <w:left w:val="none" w:sz="0" w:space="0" w:color="auto"/>
            <w:bottom w:val="none" w:sz="0" w:space="0" w:color="auto"/>
            <w:right w:val="none" w:sz="0" w:space="0" w:color="auto"/>
          </w:divBdr>
        </w:div>
        <w:div w:id="718745286">
          <w:marLeft w:val="480"/>
          <w:marRight w:val="0"/>
          <w:marTop w:val="0"/>
          <w:marBottom w:val="0"/>
          <w:divBdr>
            <w:top w:val="none" w:sz="0" w:space="0" w:color="auto"/>
            <w:left w:val="none" w:sz="0" w:space="0" w:color="auto"/>
            <w:bottom w:val="none" w:sz="0" w:space="0" w:color="auto"/>
            <w:right w:val="none" w:sz="0" w:space="0" w:color="auto"/>
          </w:divBdr>
        </w:div>
        <w:div w:id="752167781">
          <w:marLeft w:val="480"/>
          <w:marRight w:val="0"/>
          <w:marTop w:val="0"/>
          <w:marBottom w:val="0"/>
          <w:divBdr>
            <w:top w:val="none" w:sz="0" w:space="0" w:color="auto"/>
            <w:left w:val="none" w:sz="0" w:space="0" w:color="auto"/>
            <w:bottom w:val="none" w:sz="0" w:space="0" w:color="auto"/>
            <w:right w:val="none" w:sz="0" w:space="0" w:color="auto"/>
          </w:divBdr>
        </w:div>
        <w:div w:id="761072545">
          <w:marLeft w:val="480"/>
          <w:marRight w:val="0"/>
          <w:marTop w:val="0"/>
          <w:marBottom w:val="0"/>
          <w:divBdr>
            <w:top w:val="none" w:sz="0" w:space="0" w:color="auto"/>
            <w:left w:val="none" w:sz="0" w:space="0" w:color="auto"/>
            <w:bottom w:val="none" w:sz="0" w:space="0" w:color="auto"/>
            <w:right w:val="none" w:sz="0" w:space="0" w:color="auto"/>
          </w:divBdr>
        </w:div>
      </w:divsChild>
    </w:div>
    <w:div w:id="683943938">
      <w:bodyDiv w:val="1"/>
      <w:marLeft w:val="0"/>
      <w:marRight w:val="0"/>
      <w:marTop w:val="0"/>
      <w:marBottom w:val="0"/>
      <w:divBdr>
        <w:top w:val="none" w:sz="0" w:space="0" w:color="auto"/>
        <w:left w:val="none" w:sz="0" w:space="0" w:color="auto"/>
        <w:bottom w:val="none" w:sz="0" w:space="0" w:color="auto"/>
        <w:right w:val="none" w:sz="0" w:space="0" w:color="auto"/>
      </w:divBdr>
    </w:div>
    <w:div w:id="684138478">
      <w:bodyDiv w:val="1"/>
      <w:marLeft w:val="0"/>
      <w:marRight w:val="0"/>
      <w:marTop w:val="0"/>
      <w:marBottom w:val="0"/>
      <w:divBdr>
        <w:top w:val="none" w:sz="0" w:space="0" w:color="auto"/>
        <w:left w:val="none" w:sz="0" w:space="0" w:color="auto"/>
        <w:bottom w:val="none" w:sz="0" w:space="0" w:color="auto"/>
        <w:right w:val="none" w:sz="0" w:space="0" w:color="auto"/>
      </w:divBdr>
    </w:div>
    <w:div w:id="684214555">
      <w:bodyDiv w:val="1"/>
      <w:marLeft w:val="0"/>
      <w:marRight w:val="0"/>
      <w:marTop w:val="0"/>
      <w:marBottom w:val="0"/>
      <w:divBdr>
        <w:top w:val="none" w:sz="0" w:space="0" w:color="auto"/>
        <w:left w:val="none" w:sz="0" w:space="0" w:color="auto"/>
        <w:bottom w:val="none" w:sz="0" w:space="0" w:color="auto"/>
        <w:right w:val="none" w:sz="0" w:space="0" w:color="auto"/>
      </w:divBdr>
    </w:div>
    <w:div w:id="684281463">
      <w:bodyDiv w:val="1"/>
      <w:marLeft w:val="0"/>
      <w:marRight w:val="0"/>
      <w:marTop w:val="0"/>
      <w:marBottom w:val="0"/>
      <w:divBdr>
        <w:top w:val="none" w:sz="0" w:space="0" w:color="auto"/>
        <w:left w:val="none" w:sz="0" w:space="0" w:color="auto"/>
        <w:bottom w:val="none" w:sz="0" w:space="0" w:color="auto"/>
        <w:right w:val="none" w:sz="0" w:space="0" w:color="auto"/>
      </w:divBdr>
    </w:div>
    <w:div w:id="684328862">
      <w:bodyDiv w:val="1"/>
      <w:marLeft w:val="0"/>
      <w:marRight w:val="0"/>
      <w:marTop w:val="0"/>
      <w:marBottom w:val="0"/>
      <w:divBdr>
        <w:top w:val="none" w:sz="0" w:space="0" w:color="auto"/>
        <w:left w:val="none" w:sz="0" w:space="0" w:color="auto"/>
        <w:bottom w:val="none" w:sz="0" w:space="0" w:color="auto"/>
        <w:right w:val="none" w:sz="0" w:space="0" w:color="auto"/>
      </w:divBdr>
    </w:div>
    <w:div w:id="684332922">
      <w:bodyDiv w:val="1"/>
      <w:marLeft w:val="0"/>
      <w:marRight w:val="0"/>
      <w:marTop w:val="0"/>
      <w:marBottom w:val="0"/>
      <w:divBdr>
        <w:top w:val="none" w:sz="0" w:space="0" w:color="auto"/>
        <w:left w:val="none" w:sz="0" w:space="0" w:color="auto"/>
        <w:bottom w:val="none" w:sz="0" w:space="0" w:color="auto"/>
        <w:right w:val="none" w:sz="0" w:space="0" w:color="auto"/>
      </w:divBdr>
    </w:div>
    <w:div w:id="684477388">
      <w:bodyDiv w:val="1"/>
      <w:marLeft w:val="0"/>
      <w:marRight w:val="0"/>
      <w:marTop w:val="0"/>
      <w:marBottom w:val="0"/>
      <w:divBdr>
        <w:top w:val="none" w:sz="0" w:space="0" w:color="auto"/>
        <w:left w:val="none" w:sz="0" w:space="0" w:color="auto"/>
        <w:bottom w:val="none" w:sz="0" w:space="0" w:color="auto"/>
        <w:right w:val="none" w:sz="0" w:space="0" w:color="auto"/>
      </w:divBdr>
    </w:div>
    <w:div w:id="684526817">
      <w:bodyDiv w:val="1"/>
      <w:marLeft w:val="0"/>
      <w:marRight w:val="0"/>
      <w:marTop w:val="0"/>
      <w:marBottom w:val="0"/>
      <w:divBdr>
        <w:top w:val="none" w:sz="0" w:space="0" w:color="auto"/>
        <w:left w:val="none" w:sz="0" w:space="0" w:color="auto"/>
        <w:bottom w:val="none" w:sz="0" w:space="0" w:color="auto"/>
        <w:right w:val="none" w:sz="0" w:space="0" w:color="auto"/>
      </w:divBdr>
      <w:divsChild>
        <w:div w:id="46883948">
          <w:marLeft w:val="480"/>
          <w:marRight w:val="0"/>
          <w:marTop w:val="0"/>
          <w:marBottom w:val="0"/>
          <w:divBdr>
            <w:top w:val="none" w:sz="0" w:space="0" w:color="auto"/>
            <w:left w:val="none" w:sz="0" w:space="0" w:color="auto"/>
            <w:bottom w:val="none" w:sz="0" w:space="0" w:color="auto"/>
            <w:right w:val="none" w:sz="0" w:space="0" w:color="auto"/>
          </w:divBdr>
        </w:div>
        <w:div w:id="61870906">
          <w:marLeft w:val="480"/>
          <w:marRight w:val="0"/>
          <w:marTop w:val="0"/>
          <w:marBottom w:val="0"/>
          <w:divBdr>
            <w:top w:val="none" w:sz="0" w:space="0" w:color="auto"/>
            <w:left w:val="none" w:sz="0" w:space="0" w:color="auto"/>
            <w:bottom w:val="none" w:sz="0" w:space="0" w:color="auto"/>
            <w:right w:val="none" w:sz="0" w:space="0" w:color="auto"/>
          </w:divBdr>
        </w:div>
        <w:div w:id="94135965">
          <w:marLeft w:val="480"/>
          <w:marRight w:val="0"/>
          <w:marTop w:val="0"/>
          <w:marBottom w:val="0"/>
          <w:divBdr>
            <w:top w:val="none" w:sz="0" w:space="0" w:color="auto"/>
            <w:left w:val="none" w:sz="0" w:space="0" w:color="auto"/>
            <w:bottom w:val="none" w:sz="0" w:space="0" w:color="auto"/>
            <w:right w:val="none" w:sz="0" w:space="0" w:color="auto"/>
          </w:divBdr>
        </w:div>
        <w:div w:id="121461278">
          <w:marLeft w:val="480"/>
          <w:marRight w:val="0"/>
          <w:marTop w:val="0"/>
          <w:marBottom w:val="0"/>
          <w:divBdr>
            <w:top w:val="none" w:sz="0" w:space="0" w:color="auto"/>
            <w:left w:val="none" w:sz="0" w:space="0" w:color="auto"/>
            <w:bottom w:val="none" w:sz="0" w:space="0" w:color="auto"/>
            <w:right w:val="none" w:sz="0" w:space="0" w:color="auto"/>
          </w:divBdr>
        </w:div>
        <w:div w:id="197010246">
          <w:marLeft w:val="480"/>
          <w:marRight w:val="0"/>
          <w:marTop w:val="0"/>
          <w:marBottom w:val="0"/>
          <w:divBdr>
            <w:top w:val="none" w:sz="0" w:space="0" w:color="auto"/>
            <w:left w:val="none" w:sz="0" w:space="0" w:color="auto"/>
            <w:bottom w:val="none" w:sz="0" w:space="0" w:color="auto"/>
            <w:right w:val="none" w:sz="0" w:space="0" w:color="auto"/>
          </w:divBdr>
        </w:div>
        <w:div w:id="231936322">
          <w:marLeft w:val="480"/>
          <w:marRight w:val="0"/>
          <w:marTop w:val="0"/>
          <w:marBottom w:val="0"/>
          <w:divBdr>
            <w:top w:val="none" w:sz="0" w:space="0" w:color="auto"/>
            <w:left w:val="none" w:sz="0" w:space="0" w:color="auto"/>
            <w:bottom w:val="none" w:sz="0" w:space="0" w:color="auto"/>
            <w:right w:val="none" w:sz="0" w:space="0" w:color="auto"/>
          </w:divBdr>
        </w:div>
        <w:div w:id="234899923">
          <w:marLeft w:val="480"/>
          <w:marRight w:val="0"/>
          <w:marTop w:val="0"/>
          <w:marBottom w:val="0"/>
          <w:divBdr>
            <w:top w:val="none" w:sz="0" w:space="0" w:color="auto"/>
            <w:left w:val="none" w:sz="0" w:space="0" w:color="auto"/>
            <w:bottom w:val="none" w:sz="0" w:space="0" w:color="auto"/>
            <w:right w:val="none" w:sz="0" w:space="0" w:color="auto"/>
          </w:divBdr>
        </w:div>
        <w:div w:id="367995638">
          <w:marLeft w:val="480"/>
          <w:marRight w:val="0"/>
          <w:marTop w:val="0"/>
          <w:marBottom w:val="0"/>
          <w:divBdr>
            <w:top w:val="none" w:sz="0" w:space="0" w:color="auto"/>
            <w:left w:val="none" w:sz="0" w:space="0" w:color="auto"/>
            <w:bottom w:val="none" w:sz="0" w:space="0" w:color="auto"/>
            <w:right w:val="none" w:sz="0" w:space="0" w:color="auto"/>
          </w:divBdr>
        </w:div>
        <w:div w:id="390613780">
          <w:marLeft w:val="480"/>
          <w:marRight w:val="0"/>
          <w:marTop w:val="0"/>
          <w:marBottom w:val="0"/>
          <w:divBdr>
            <w:top w:val="none" w:sz="0" w:space="0" w:color="auto"/>
            <w:left w:val="none" w:sz="0" w:space="0" w:color="auto"/>
            <w:bottom w:val="none" w:sz="0" w:space="0" w:color="auto"/>
            <w:right w:val="none" w:sz="0" w:space="0" w:color="auto"/>
          </w:divBdr>
        </w:div>
        <w:div w:id="439565370">
          <w:marLeft w:val="480"/>
          <w:marRight w:val="0"/>
          <w:marTop w:val="0"/>
          <w:marBottom w:val="0"/>
          <w:divBdr>
            <w:top w:val="none" w:sz="0" w:space="0" w:color="auto"/>
            <w:left w:val="none" w:sz="0" w:space="0" w:color="auto"/>
            <w:bottom w:val="none" w:sz="0" w:space="0" w:color="auto"/>
            <w:right w:val="none" w:sz="0" w:space="0" w:color="auto"/>
          </w:divBdr>
        </w:div>
        <w:div w:id="454951769">
          <w:marLeft w:val="480"/>
          <w:marRight w:val="0"/>
          <w:marTop w:val="0"/>
          <w:marBottom w:val="0"/>
          <w:divBdr>
            <w:top w:val="none" w:sz="0" w:space="0" w:color="auto"/>
            <w:left w:val="none" w:sz="0" w:space="0" w:color="auto"/>
            <w:bottom w:val="none" w:sz="0" w:space="0" w:color="auto"/>
            <w:right w:val="none" w:sz="0" w:space="0" w:color="auto"/>
          </w:divBdr>
        </w:div>
        <w:div w:id="470944948">
          <w:marLeft w:val="480"/>
          <w:marRight w:val="0"/>
          <w:marTop w:val="0"/>
          <w:marBottom w:val="0"/>
          <w:divBdr>
            <w:top w:val="none" w:sz="0" w:space="0" w:color="auto"/>
            <w:left w:val="none" w:sz="0" w:space="0" w:color="auto"/>
            <w:bottom w:val="none" w:sz="0" w:space="0" w:color="auto"/>
            <w:right w:val="none" w:sz="0" w:space="0" w:color="auto"/>
          </w:divBdr>
        </w:div>
        <w:div w:id="515777790">
          <w:marLeft w:val="480"/>
          <w:marRight w:val="0"/>
          <w:marTop w:val="0"/>
          <w:marBottom w:val="0"/>
          <w:divBdr>
            <w:top w:val="none" w:sz="0" w:space="0" w:color="auto"/>
            <w:left w:val="none" w:sz="0" w:space="0" w:color="auto"/>
            <w:bottom w:val="none" w:sz="0" w:space="0" w:color="auto"/>
            <w:right w:val="none" w:sz="0" w:space="0" w:color="auto"/>
          </w:divBdr>
        </w:div>
        <w:div w:id="541795762">
          <w:marLeft w:val="480"/>
          <w:marRight w:val="0"/>
          <w:marTop w:val="0"/>
          <w:marBottom w:val="0"/>
          <w:divBdr>
            <w:top w:val="none" w:sz="0" w:space="0" w:color="auto"/>
            <w:left w:val="none" w:sz="0" w:space="0" w:color="auto"/>
            <w:bottom w:val="none" w:sz="0" w:space="0" w:color="auto"/>
            <w:right w:val="none" w:sz="0" w:space="0" w:color="auto"/>
          </w:divBdr>
        </w:div>
        <w:div w:id="591083211">
          <w:marLeft w:val="480"/>
          <w:marRight w:val="0"/>
          <w:marTop w:val="0"/>
          <w:marBottom w:val="0"/>
          <w:divBdr>
            <w:top w:val="none" w:sz="0" w:space="0" w:color="auto"/>
            <w:left w:val="none" w:sz="0" w:space="0" w:color="auto"/>
            <w:bottom w:val="none" w:sz="0" w:space="0" w:color="auto"/>
            <w:right w:val="none" w:sz="0" w:space="0" w:color="auto"/>
          </w:divBdr>
        </w:div>
        <w:div w:id="620497603">
          <w:marLeft w:val="480"/>
          <w:marRight w:val="0"/>
          <w:marTop w:val="0"/>
          <w:marBottom w:val="0"/>
          <w:divBdr>
            <w:top w:val="none" w:sz="0" w:space="0" w:color="auto"/>
            <w:left w:val="none" w:sz="0" w:space="0" w:color="auto"/>
            <w:bottom w:val="none" w:sz="0" w:space="0" w:color="auto"/>
            <w:right w:val="none" w:sz="0" w:space="0" w:color="auto"/>
          </w:divBdr>
        </w:div>
        <w:div w:id="627662220">
          <w:marLeft w:val="480"/>
          <w:marRight w:val="0"/>
          <w:marTop w:val="0"/>
          <w:marBottom w:val="0"/>
          <w:divBdr>
            <w:top w:val="none" w:sz="0" w:space="0" w:color="auto"/>
            <w:left w:val="none" w:sz="0" w:space="0" w:color="auto"/>
            <w:bottom w:val="none" w:sz="0" w:space="0" w:color="auto"/>
            <w:right w:val="none" w:sz="0" w:space="0" w:color="auto"/>
          </w:divBdr>
        </w:div>
        <w:div w:id="688532173">
          <w:marLeft w:val="480"/>
          <w:marRight w:val="0"/>
          <w:marTop w:val="0"/>
          <w:marBottom w:val="0"/>
          <w:divBdr>
            <w:top w:val="none" w:sz="0" w:space="0" w:color="auto"/>
            <w:left w:val="none" w:sz="0" w:space="0" w:color="auto"/>
            <w:bottom w:val="none" w:sz="0" w:space="0" w:color="auto"/>
            <w:right w:val="none" w:sz="0" w:space="0" w:color="auto"/>
          </w:divBdr>
        </w:div>
        <w:div w:id="732855152">
          <w:marLeft w:val="480"/>
          <w:marRight w:val="0"/>
          <w:marTop w:val="0"/>
          <w:marBottom w:val="0"/>
          <w:divBdr>
            <w:top w:val="none" w:sz="0" w:space="0" w:color="auto"/>
            <w:left w:val="none" w:sz="0" w:space="0" w:color="auto"/>
            <w:bottom w:val="none" w:sz="0" w:space="0" w:color="auto"/>
            <w:right w:val="none" w:sz="0" w:space="0" w:color="auto"/>
          </w:divBdr>
        </w:div>
        <w:div w:id="814906959">
          <w:marLeft w:val="480"/>
          <w:marRight w:val="0"/>
          <w:marTop w:val="0"/>
          <w:marBottom w:val="0"/>
          <w:divBdr>
            <w:top w:val="none" w:sz="0" w:space="0" w:color="auto"/>
            <w:left w:val="none" w:sz="0" w:space="0" w:color="auto"/>
            <w:bottom w:val="none" w:sz="0" w:space="0" w:color="auto"/>
            <w:right w:val="none" w:sz="0" w:space="0" w:color="auto"/>
          </w:divBdr>
        </w:div>
        <w:div w:id="824316578">
          <w:marLeft w:val="480"/>
          <w:marRight w:val="0"/>
          <w:marTop w:val="0"/>
          <w:marBottom w:val="0"/>
          <w:divBdr>
            <w:top w:val="none" w:sz="0" w:space="0" w:color="auto"/>
            <w:left w:val="none" w:sz="0" w:space="0" w:color="auto"/>
            <w:bottom w:val="none" w:sz="0" w:space="0" w:color="auto"/>
            <w:right w:val="none" w:sz="0" w:space="0" w:color="auto"/>
          </w:divBdr>
        </w:div>
        <w:div w:id="911233061">
          <w:marLeft w:val="480"/>
          <w:marRight w:val="0"/>
          <w:marTop w:val="0"/>
          <w:marBottom w:val="0"/>
          <w:divBdr>
            <w:top w:val="none" w:sz="0" w:space="0" w:color="auto"/>
            <w:left w:val="none" w:sz="0" w:space="0" w:color="auto"/>
            <w:bottom w:val="none" w:sz="0" w:space="0" w:color="auto"/>
            <w:right w:val="none" w:sz="0" w:space="0" w:color="auto"/>
          </w:divBdr>
        </w:div>
        <w:div w:id="915364700">
          <w:marLeft w:val="480"/>
          <w:marRight w:val="0"/>
          <w:marTop w:val="0"/>
          <w:marBottom w:val="0"/>
          <w:divBdr>
            <w:top w:val="none" w:sz="0" w:space="0" w:color="auto"/>
            <w:left w:val="none" w:sz="0" w:space="0" w:color="auto"/>
            <w:bottom w:val="none" w:sz="0" w:space="0" w:color="auto"/>
            <w:right w:val="none" w:sz="0" w:space="0" w:color="auto"/>
          </w:divBdr>
        </w:div>
      </w:divsChild>
    </w:div>
    <w:div w:id="684674395">
      <w:bodyDiv w:val="1"/>
      <w:marLeft w:val="0"/>
      <w:marRight w:val="0"/>
      <w:marTop w:val="0"/>
      <w:marBottom w:val="0"/>
      <w:divBdr>
        <w:top w:val="none" w:sz="0" w:space="0" w:color="auto"/>
        <w:left w:val="none" w:sz="0" w:space="0" w:color="auto"/>
        <w:bottom w:val="none" w:sz="0" w:space="0" w:color="auto"/>
        <w:right w:val="none" w:sz="0" w:space="0" w:color="auto"/>
      </w:divBdr>
    </w:div>
    <w:div w:id="684942242">
      <w:bodyDiv w:val="1"/>
      <w:marLeft w:val="0"/>
      <w:marRight w:val="0"/>
      <w:marTop w:val="0"/>
      <w:marBottom w:val="0"/>
      <w:divBdr>
        <w:top w:val="none" w:sz="0" w:space="0" w:color="auto"/>
        <w:left w:val="none" w:sz="0" w:space="0" w:color="auto"/>
        <w:bottom w:val="none" w:sz="0" w:space="0" w:color="auto"/>
        <w:right w:val="none" w:sz="0" w:space="0" w:color="auto"/>
      </w:divBdr>
    </w:div>
    <w:div w:id="685061593">
      <w:bodyDiv w:val="1"/>
      <w:marLeft w:val="0"/>
      <w:marRight w:val="0"/>
      <w:marTop w:val="0"/>
      <w:marBottom w:val="0"/>
      <w:divBdr>
        <w:top w:val="none" w:sz="0" w:space="0" w:color="auto"/>
        <w:left w:val="none" w:sz="0" w:space="0" w:color="auto"/>
        <w:bottom w:val="none" w:sz="0" w:space="0" w:color="auto"/>
        <w:right w:val="none" w:sz="0" w:space="0" w:color="auto"/>
      </w:divBdr>
    </w:div>
    <w:div w:id="685130266">
      <w:bodyDiv w:val="1"/>
      <w:marLeft w:val="0"/>
      <w:marRight w:val="0"/>
      <w:marTop w:val="0"/>
      <w:marBottom w:val="0"/>
      <w:divBdr>
        <w:top w:val="none" w:sz="0" w:space="0" w:color="auto"/>
        <w:left w:val="none" w:sz="0" w:space="0" w:color="auto"/>
        <w:bottom w:val="none" w:sz="0" w:space="0" w:color="auto"/>
        <w:right w:val="none" w:sz="0" w:space="0" w:color="auto"/>
      </w:divBdr>
    </w:div>
    <w:div w:id="685135349">
      <w:bodyDiv w:val="1"/>
      <w:marLeft w:val="0"/>
      <w:marRight w:val="0"/>
      <w:marTop w:val="0"/>
      <w:marBottom w:val="0"/>
      <w:divBdr>
        <w:top w:val="none" w:sz="0" w:space="0" w:color="auto"/>
        <w:left w:val="none" w:sz="0" w:space="0" w:color="auto"/>
        <w:bottom w:val="none" w:sz="0" w:space="0" w:color="auto"/>
        <w:right w:val="none" w:sz="0" w:space="0" w:color="auto"/>
      </w:divBdr>
      <w:divsChild>
        <w:div w:id="41053288">
          <w:marLeft w:val="480"/>
          <w:marRight w:val="0"/>
          <w:marTop w:val="0"/>
          <w:marBottom w:val="0"/>
          <w:divBdr>
            <w:top w:val="none" w:sz="0" w:space="0" w:color="auto"/>
            <w:left w:val="none" w:sz="0" w:space="0" w:color="auto"/>
            <w:bottom w:val="none" w:sz="0" w:space="0" w:color="auto"/>
            <w:right w:val="none" w:sz="0" w:space="0" w:color="auto"/>
          </w:divBdr>
        </w:div>
        <w:div w:id="65995834">
          <w:marLeft w:val="480"/>
          <w:marRight w:val="0"/>
          <w:marTop w:val="0"/>
          <w:marBottom w:val="0"/>
          <w:divBdr>
            <w:top w:val="none" w:sz="0" w:space="0" w:color="auto"/>
            <w:left w:val="none" w:sz="0" w:space="0" w:color="auto"/>
            <w:bottom w:val="none" w:sz="0" w:space="0" w:color="auto"/>
            <w:right w:val="none" w:sz="0" w:space="0" w:color="auto"/>
          </w:divBdr>
        </w:div>
        <w:div w:id="138966412">
          <w:marLeft w:val="480"/>
          <w:marRight w:val="0"/>
          <w:marTop w:val="0"/>
          <w:marBottom w:val="0"/>
          <w:divBdr>
            <w:top w:val="none" w:sz="0" w:space="0" w:color="auto"/>
            <w:left w:val="none" w:sz="0" w:space="0" w:color="auto"/>
            <w:bottom w:val="none" w:sz="0" w:space="0" w:color="auto"/>
            <w:right w:val="none" w:sz="0" w:space="0" w:color="auto"/>
          </w:divBdr>
        </w:div>
        <w:div w:id="165172900">
          <w:marLeft w:val="480"/>
          <w:marRight w:val="0"/>
          <w:marTop w:val="0"/>
          <w:marBottom w:val="0"/>
          <w:divBdr>
            <w:top w:val="none" w:sz="0" w:space="0" w:color="auto"/>
            <w:left w:val="none" w:sz="0" w:space="0" w:color="auto"/>
            <w:bottom w:val="none" w:sz="0" w:space="0" w:color="auto"/>
            <w:right w:val="none" w:sz="0" w:space="0" w:color="auto"/>
          </w:divBdr>
        </w:div>
        <w:div w:id="183522489">
          <w:marLeft w:val="480"/>
          <w:marRight w:val="0"/>
          <w:marTop w:val="0"/>
          <w:marBottom w:val="0"/>
          <w:divBdr>
            <w:top w:val="none" w:sz="0" w:space="0" w:color="auto"/>
            <w:left w:val="none" w:sz="0" w:space="0" w:color="auto"/>
            <w:bottom w:val="none" w:sz="0" w:space="0" w:color="auto"/>
            <w:right w:val="none" w:sz="0" w:space="0" w:color="auto"/>
          </w:divBdr>
        </w:div>
        <w:div w:id="235013667">
          <w:marLeft w:val="480"/>
          <w:marRight w:val="0"/>
          <w:marTop w:val="0"/>
          <w:marBottom w:val="0"/>
          <w:divBdr>
            <w:top w:val="none" w:sz="0" w:space="0" w:color="auto"/>
            <w:left w:val="none" w:sz="0" w:space="0" w:color="auto"/>
            <w:bottom w:val="none" w:sz="0" w:space="0" w:color="auto"/>
            <w:right w:val="none" w:sz="0" w:space="0" w:color="auto"/>
          </w:divBdr>
        </w:div>
        <w:div w:id="264503617">
          <w:marLeft w:val="480"/>
          <w:marRight w:val="0"/>
          <w:marTop w:val="0"/>
          <w:marBottom w:val="0"/>
          <w:divBdr>
            <w:top w:val="none" w:sz="0" w:space="0" w:color="auto"/>
            <w:left w:val="none" w:sz="0" w:space="0" w:color="auto"/>
            <w:bottom w:val="none" w:sz="0" w:space="0" w:color="auto"/>
            <w:right w:val="none" w:sz="0" w:space="0" w:color="auto"/>
          </w:divBdr>
        </w:div>
        <w:div w:id="300428875">
          <w:marLeft w:val="480"/>
          <w:marRight w:val="0"/>
          <w:marTop w:val="0"/>
          <w:marBottom w:val="0"/>
          <w:divBdr>
            <w:top w:val="none" w:sz="0" w:space="0" w:color="auto"/>
            <w:left w:val="none" w:sz="0" w:space="0" w:color="auto"/>
            <w:bottom w:val="none" w:sz="0" w:space="0" w:color="auto"/>
            <w:right w:val="none" w:sz="0" w:space="0" w:color="auto"/>
          </w:divBdr>
        </w:div>
        <w:div w:id="319188631">
          <w:marLeft w:val="480"/>
          <w:marRight w:val="0"/>
          <w:marTop w:val="0"/>
          <w:marBottom w:val="0"/>
          <w:divBdr>
            <w:top w:val="none" w:sz="0" w:space="0" w:color="auto"/>
            <w:left w:val="none" w:sz="0" w:space="0" w:color="auto"/>
            <w:bottom w:val="none" w:sz="0" w:space="0" w:color="auto"/>
            <w:right w:val="none" w:sz="0" w:space="0" w:color="auto"/>
          </w:divBdr>
        </w:div>
        <w:div w:id="337074605">
          <w:marLeft w:val="480"/>
          <w:marRight w:val="0"/>
          <w:marTop w:val="0"/>
          <w:marBottom w:val="0"/>
          <w:divBdr>
            <w:top w:val="none" w:sz="0" w:space="0" w:color="auto"/>
            <w:left w:val="none" w:sz="0" w:space="0" w:color="auto"/>
            <w:bottom w:val="none" w:sz="0" w:space="0" w:color="auto"/>
            <w:right w:val="none" w:sz="0" w:space="0" w:color="auto"/>
          </w:divBdr>
        </w:div>
        <w:div w:id="350573115">
          <w:marLeft w:val="480"/>
          <w:marRight w:val="0"/>
          <w:marTop w:val="0"/>
          <w:marBottom w:val="0"/>
          <w:divBdr>
            <w:top w:val="none" w:sz="0" w:space="0" w:color="auto"/>
            <w:left w:val="none" w:sz="0" w:space="0" w:color="auto"/>
            <w:bottom w:val="none" w:sz="0" w:space="0" w:color="auto"/>
            <w:right w:val="none" w:sz="0" w:space="0" w:color="auto"/>
          </w:divBdr>
        </w:div>
        <w:div w:id="360864400">
          <w:marLeft w:val="480"/>
          <w:marRight w:val="0"/>
          <w:marTop w:val="0"/>
          <w:marBottom w:val="0"/>
          <w:divBdr>
            <w:top w:val="none" w:sz="0" w:space="0" w:color="auto"/>
            <w:left w:val="none" w:sz="0" w:space="0" w:color="auto"/>
            <w:bottom w:val="none" w:sz="0" w:space="0" w:color="auto"/>
            <w:right w:val="none" w:sz="0" w:space="0" w:color="auto"/>
          </w:divBdr>
        </w:div>
        <w:div w:id="383673587">
          <w:marLeft w:val="480"/>
          <w:marRight w:val="0"/>
          <w:marTop w:val="0"/>
          <w:marBottom w:val="0"/>
          <w:divBdr>
            <w:top w:val="none" w:sz="0" w:space="0" w:color="auto"/>
            <w:left w:val="none" w:sz="0" w:space="0" w:color="auto"/>
            <w:bottom w:val="none" w:sz="0" w:space="0" w:color="auto"/>
            <w:right w:val="none" w:sz="0" w:space="0" w:color="auto"/>
          </w:divBdr>
        </w:div>
        <w:div w:id="437801826">
          <w:marLeft w:val="480"/>
          <w:marRight w:val="0"/>
          <w:marTop w:val="0"/>
          <w:marBottom w:val="0"/>
          <w:divBdr>
            <w:top w:val="none" w:sz="0" w:space="0" w:color="auto"/>
            <w:left w:val="none" w:sz="0" w:space="0" w:color="auto"/>
            <w:bottom w:val="none" w:sz="0" w:space="0" w:color="auto"/>
            <w:right w:val="none" w:sz="0" w:space="0" w:color="auto"/>
          </w:divBdr>
        </w:div>
        <w:div w:id="444547299">
          <w:marLeft w:val="480"/>
          <w:marRight w:val="0"/>
          <w:marTop w:val="0"/>
          <w:marBottom w:val="0"/>
          <w:divBdr>
            <w:top w:val="none" w:sz="0" w:space="0" w:color="auto"/>
            <w:left w:val="none" w:sz="0" w:space="0" w:color="auto"/>
            <w:bottom w:val="none" w:sz="0" w:space="0" w:color="auto"/>
            <w:right w:val="none" w:sz="0" w:space="0" w:color="auto"/>
          </w:divBdr>
        </w:div>
        <w:div w:id="473715859">
          <w:marLeft w:val="480"/>
          <w:marRight w:val="0"/>
          <w:marTop w:val="0"/>
          <w:marBottom w:val="0"/>
          <w:divBdr>
            <w:top w:val="none" w:sz="0" w:space="0" w:color="auto"/>
            <w:left w:val="none" w:sz="0" w:space="0" w:color="auto"/>
            <w:bottom w:val="none" w:sz="0" w:space="0" w:color="auto"/>
            <w:right w:val="none" w:sz="0" w:space="0" w:color="auto"/>
          </w:divBdr>
        </w:div>
        <w:div w:id="568270685">
          <w:marLeft w:val="480"/>
          <w:marRight w:val="0"/>
          <w:marTop w:val="0"/>
          <w:marBottom w:val="0"/>
          <w:divBdr>
            <w:top w:val="none" w:sz="0" w:space="0" w:color="auto"/>
            <w:left w:val="none" w:sz="0" w:space="0" w:color="auto"/>
            <w:bottom w:val="none" w:sz="0" w:space="0" w:color="auto"/>
            <w:right w:val="none" w:sz="0" w:space="0" w:color="auto"/>
          </w:divBdr>
        </w:div>
        <w:div w:id="613096920">
          <w:marLeft w:val="480"/>
          <w:marRight w:val="0"/>
          <w:marTop w:val="0"/>
          <w:marBottom w:val="0"/>
          <w:divBdr>
            <w:top w:val="none" w:sz="0" w:space="0" w:color="auto"/>
            <w:left w:val="none" w:sz="0" w:space="0" w:color="auto"/>
            <w:bottom w:val="none" w:sz="0" w:space="0" w:color="auto"/>
            <w:right w:val="none" w:sz="0" w:space="0" w:color="auto"/>
          </w:divBdr>
        </w:div>
        <w:div w:id="614336620">
          <w:marLeft w:val="480"/>
          <w:marRight w:val="0"/>
          <w:marTop w:val="0"/>
          <w:marBottom w:val="0"/>
          <w:divBdr>
            <w:top w:val="none" w:sz="0" w:space="0" w:color="auto"/>
            <w:left w:val="none" w:sz="0" w:space="0" w:color="auto"/>
            <w:bottom w:val="none" w:sz="0" w:space="0" w:color="auto"/>
            <w:right w:val="none" w:sz="0" w:space="0" w:color="auto"/>
          </w:divBdr>
        </w:div>
        <w:div w:id="618148293">
          <w:marLeft w:val="480"/>
          <w:marRight w:val="0"/>
          <w:marTop w:val="0"/>
          <w:marBottom w:val="0"/>
          <w:divBdr>
            <w:top w:val="none" w:sz="0" w:space="0" w:color="auto"/>
            <w:left w:val="none" w:sz="0" w:space="0" w:color="auto"/>
            <w:bottom w:val="none" w:sz="0" w:space="0" w:color="auto"/>
            <w:right w:val="none" w:sz="0" w:space="0" w:color="auto"/>
          </w:divBdr>
        </w:div>
        <w:div w:id="629096499">
          <w:marLeft w:val="480"/>
          <w:marRight w:val="0"/>
          <w:marTop w:val="0"/>
          <w:marBottom w:val="0"/>
          <w:divBdr>
            <w:top w:val="none" w:sz="0" w:space="0" w:color="auto"/>
            <w:left w:val="none" w:sz="0" w:space="0" w:color="auto"/>
            <w:bottom w:val="none" w:sz="0" w:space="0" w:color="auto"/>
            <w:right w:val="none" w:sz="0" w:space="0" w:color="auto"/>
          </w:divBdr>
        </w:div>
        <w:div w:id="632634854">
          <w:marLeft w:val="480"/>
          <w:marRight w:val="0"/>
          <w:marTop w:val="0"/>
          <w:marBottom w:val="0"/>
          <w:divBdr>
            <w:top w:val="none" w:sz="0" w:space="0" w:color="auto"/>
            <w:left w:val="none" w:sz="0" w:space="0" w:color="auto"/>
            <w:bottom w:val="none" w:sz="0" w:space="0" w:color="auto"/>
            <w:right w:val="none" w:sz="0" w:space="0" w:color="auto"/>
          </w:divBdr>
        </w:div>
        <w:div w:id="670110046">
          <w:marLeft w:val="480"/>
          <w:marRight w:val="0"/>
          <w:marTop w:val="0"/>
          <w:marBottom w:val="0"/>
          <w:divBdr>
            <w:top w:val="none" w:sz="0" w:space="0" w:color="auto"/>
            <w:left w:val="none" w:sz="0" w:space="0" w:color="auto"/>
            <w:bottom w:val="none" w:sz="0" w:space="0" w:color="auto"/>
            <w:right w:val="none" w:sz="0" w:space="0" w:color="auto"/>
          </w:divBdr>
        </w:div>
        <w:div w:id="685135797">
          <w:marLeft w:val="480"/>
          <w:marRight w:val="0"/>
          <w:marTop w:val="0"/>
          <w:marBottom w:val="0"/>
          <w:divBdr>
            <w:top w:val="none" w:sz="0" w:space="0" w:color="auto"/>
            <w:left w:val="none" w:sz="0" w:space="0" w:color="auto"/>
            <w:bottom w:val="none" w:sz="0" w:space="0" w:color="auto"/>
            <w:right w:val="none" w:sz="0" w:space="0" w:color="auto"/>
          </w:divBdr>
        </w:div>
        <w:div w:id="708184588">
          <w:marLeft w:val="480"/>
          <w:marRight w:val="0"/>
          <w:marTop w:val="0"/>
          <w:marBottom w:val="0"/>
          <w:divBdr>
            <w:top w:val="none" w:sz="0" w:space="0" w:color="auto"/>
            <w:left w:val="none" w:sz="0" w:space="0" w:color="auto"/>
            <w:bottom w:val="none" w:sz="0" w:space="0" w:color="auto"/>
            <w:right w:val="none" w:sz="0" w:space="0" w:color="auto"/>
          </w:divBdr>
        </w:div>
        <w:div w:id="745806259">
          <w:marLeft w:val="480"/>
          <w:marRight w:val="0"/>
          <w:marTop w:val="0"/>
          <w:marBottom w:val="0"/>
          <w:divBdr>
            <w:top w:val="none" w:sz="0" w:space="0" w:color="auto"/>
            <w:left w:val="none" w:sz="0" w:space="0" w:color="auto"/>
            <w:bottom w:val="none" w:sz="0" w:space="0" w:color="auto"/>
            <w:right w:val="none" w:sz="0" w:space="0" w:color="auto"/>
          </w:divBdr>
        </w:div>
        <w:div w:id="758717450">
          <w:marLeft w:val="480"/>
          <w:marRight w:val="0"/>
          <w:marTop w:val="0"/>
          <w:marBottom w:val="0"/>
          <w:divBdr>
            <w:top w:val="none" w:sz="0" w:space="0" w:color="auto"/>
            <w:left w:val="none" w:sz="0" w:space="0" w:color="auto"/>
            <w:bottom w:val="none" w:sz="0" w:space="0" w:color="auto"/>
            <w:right w:val="none" w:sz="0" w:space="0" w:color="auto"/>
          </w:divBdr>
        </w:div>
        <w:div w:id="763846541">
          <w:marLeft w:val="480"/>
          <w:marRight w:val="0"/>
          <w:marTop w:val="0"/>
          <w:marBottom w:val="0"/>
          <w:divBdr>
            <w:top w:val="none" w:sz="0" w:space="0" w:color="auto"/>
            <w:left w:val="none" w:sz="0" w:space="0" w:color="auto"/>
            <w:bottom w:val="none" w:sz="0" w:space="0" w:color="auto"/>
            <w:right w:val="none" w:sz="0" w:space="0" w:color="auto"/>
          </w:divBdr>
        </w:div>
        <w:div w:id="788818099">
          <w:marLeft w:val="480"/>
          <w:marRight w:val="0"/>
          <w:marTop w:val="0"/>
          <w:marBottom w:val="0"/>
          <w:divBdr>
            <w:top w:val="none" w:sz="0" w:space="0" w:color="auto"/>
            <w:left w:val="none" w:sz="0" w:space="0" w:color="auto"/>
            <w:bottom w:val="none" w:sz="0" w:space="0" w:color="auto"/>
            <w:right w:val="none" w:sz="0" w:space="0" w:color="auto"/>
          </w:divBdr>
        </w:div>
        <w:div w:id="807094215">
          <w:marLeft w:val="480"/>
          <w:marRight w:val="0"/>
          <w:marTop w:val="0"/>
          <w:marBottom w:val="0"/>
          <w:divBdr>
            <w:top w:val="none" w:sz="0" w:space="0" w:color="auto"/>
            <w:left w:val="none" w:sz="0" w:space="0" w:color="auto"/>
            <w:bottom w:val="none" w:sz="0" w:space="0" w:color="auto"/>
            <w:right w:val="none" w:sz="0" w:space="0" w:color="auto"/>
          </w:divBdr>
        </w:div>
        <w:div w:id="810750188">
          <w:marLeft w:val="480"/>
          <w:marRight w:val="0"/>
          <w:marTop w:val="0"/>
          <w:marBottom w:val="0"/>
          <w:divBdr>
            <w:top w:val="none" w:sz="0" w:space="0" w:color="auto"/>
            <w:left w:val="none" w:sz="0" w:space="0" w:color="auto"/>
            <w:bottom w:val="none" w:sz="0" w:space="0" w:color="auto"/>
            <w:right w:val="none" w:sz="0" w:space="0" w:color="auto"/>
          </w:divBdr>
        </w:div>
        <w:div w:id="851843461">
          <w:marLeft w:val="480"/>
          <w:marRight w:val="0"/>
          <w:marTop w:val="0"/>
          <w:marBottom w:val="0"/>
          <w:divBdr>
            <w:top w:val="none" w:sz="0" w:space="0" w:color="auto"/>
            <w:left w:val="none" w:sz="0" w:space="0" w:color="auto"/>
            <w:bottom w:val="none" w:sz="0" w:space="0" w:color="auto"/>
            <w:right w:val="none" w:sz="0" w:space="0" w:color="auto"/>
          </w:divBdr>
        </w:div>
        <w:div w:id="852573578">
          <w:marLeft w:val="480"/>
          <w:marRight w:val="0"/>
          <w:marTop w:val="0"/>
          <w:marBottom w:val="0"/>
          <w:divBdr>
            <w:top w:val="none" w:sz="0" w:space="0" w:color="auto"/>
            <w:left w:val="none" w:sz="0" w:space="0" w:color="auto"/>
            <w:bottom w:val="none" w:sz="0" w:space="0" w:color="auto"/>
            <w:right w:val="none" w:sz="0" w:space="0" w:color="auto"/>
          </w:divBdr>
        </w:div>
        <w:div w:id="862860300">
          <w:marLeft w:val="480"/>
          <w:marRight w:val="0"/>
          <w:marTop w:val="0"/>
          <w:marBottom w:val="0"/>
          <w:divBdr>
            <w:top w:val="none" w:sz="0" w:space="0" w:color="auto"/>
            <w:left w:val="none" w:sz="0" w:space="0" w:color="auto"/>
            <w:bottom w:val="none" w:sz="0" w:space="0" w:color="auto"/>
            <w:right w:val="none" w:sz="0" w:space="0" w:color="auto"/>
          </w:divBdr>
        </w:div>
        <w:div w:id="889421008">
          <w:marLeft w:val="480"/>
          <w:marRight w:val="0"/>
          <w:marTop w:val="0"/>
          <w:marBottom w:val="0"/>
          <w:divBdr>
            <w:top w:val="none" w:sz="0" w:space="0" w:color="auto"/>
            <w:left w:val="none" w:sz="0" w:space="0" w:color="auto"/>
            <w:bottom w:val="none" w:sz="0" w:space="0" w:color="auto"/>
            <w:right w:val="none" w:sz="0" w:space="0" w:color="auto"/>
          </w:divBdr>
        </w:div>
        <w:div w:id="911961858">
          <w:marLeft w:val="480"/>
          <w:marRight w:val="0"/>
          <w:marTop w:val="0"/>
          <w:marBottom w:val="0"/>
          <w:divBdr>
            <w:top w:val="none" w:sz="0" w:space="0" w:color="auto"/>
            <w:left w:val="none" w:sz="0" w:space="0" w:color="auto"/>
            <w:bottom w:val="none" w:sz="0" w:space="0" w:color="auto"/>
            <w:right w:val="none" w:sz="0" w:space="0" w:color="auto"/>
          </w:divBdr>
        </w:div>
      </w:divsChild>
    </w:div>
    <w:div w:id="685209285">
      <w:bodyDiv w:val="1"/>
      <w:marLeft w:val="0"/>
      <w:marRight w:val="0"/>
      <w:marTop w:val="0"/>
      <w:marBottom w:val="0"/>
      <w:divBdr>
        <w:top w:val="none" w:sz="0" w:space="0" w:color="auto"/>
        <w:left w:val="none" w:sz="0" w:space="0" w:color="auto"/>
        <w:bottom w:val="none" w:sz="0" w:space="0" w:color="auto"/>
        <w:right w:val="none" w:sz="0" w:space="0" w:color="auto"/>
      </w:divBdr>
    </w:div>
    <w:div w:id="685252017">
      <w:bodyDiv w:val="1"/>
      <w:marLeft w:val="0"/>
      <w:marRight w:val="0"/>
      <w:marTop w:val="0"/>
      <w:marBottom w:val="0"/>
      <w:divBdr>
        <w:top w:val="none" w:sz="0" w:space="0" w:color="auto"/>
        <w:left w:val="none" w:sz="0" w:space="0" w:color="auto"/>
        <w:bottom w:val="none" w:sz="0" w:space="0" w:color="auto"/>
        <w:right w:val="none" w:sz="0" w:space="0" w:color="auto"/>
      </w:divBdr>
    </w:div>
    <w:div w:id="685252330">
      <w:bodyDiv w:val="1"/>
      <w:marLeft w:val="0"/>
      <w:marRight w:val="0"/>
      <w:marTop w:val="0"/>
      <w:marBottom w:val="0"/>
      <w:divBdr>
        <w:top w:val="none" w:sz="0" w:space="0" w:color="auto"/>
        <w:left w:val="none" w:sz="0" w:space="0" w:color="auto"/>
        <w:bottom w:val="none" w:sz="0" w:space="0" w:color="auto"/>
        <w:right w:val="none" w:sz="0" w:space="0" w:color="auto"/>
      </w:divBdr>
    </w:div>
    <w:div w:id="685331055">
      <w:bodyDiv w:val="1"/>
      <w:marLeft w:val="0"/>
      <w:marRight w:val="0"/>
      <w:marTop w:val="0"/>
      <w:marBottom w:val="0"/>
      <w:divBdr>
        <w:top w:val="none" w:sz="0" w:space="0" w:color="auto"/>
        <w:left w:val="none" w:sz="0" w:space="0" w:color="auto"/>
        <w:bottom w:val="none" w:sz="0" w:space="0" w:color="auto"/>
        <w:right w:val="none" w:sz="0" w:space="0" w:color="auto"/>
      </w:divBdr>
    </w:div>
    <w:div w:id="685403060">
      <w:bodyDiv w:val="1"/>
      <w:marLeft w:val="0"/>
      <w:marRight w:val="0"/>
      <w:marTop w:val="0"/>
      <w:marBottom w:val="0"/>
      <w:divBdr>
        <w:top w:val="none" w:sz="0" w:space="0" w:color="auto"/>
        <w:left w:val="none" w:sz="0" w:space="0" w:color="auto"/>
        <w:bottom w:val="none" w:sz="0" w:space="0" w:color="auto"/>
        <w:right w:val="none" w:sz="0" w:space="0" w:color="auto"/>
      </w:divBdr>
    </w:div>
    <w:div w:id="685523208">
      <w:bodyDiv w:val="1"/>
      <w:marLeft w:val="0"/>
      <w:marRight w:val="0"/>
      <w:marTop w:val="0"/>
      <w:marBottom w:val="0"/>
      <w:divBdr>
        <w:top w:val="none" w:sz="0" w:space="0" w:color="auto"/>
        <w:left w:val="none" w:sz="0" w:space="0" w:color="auto"/>
        <w:bottom w:val="none" w:sz="0" w:space="0" w:color="auto"/>
        <w:right w:val="none" w:sz="0" w:space="0" w:color="auto"/>
      </w:divBdr>
    </w:div>
    <w:div w:id="685523229">
      <w:bodyDiv w:val="1"/>
      <w:marLeft w:val="0"/>
      <w:marRight w:val="0"/>
      <w:marTop w:val="0"/>
      <w:marBottom w:val="0"/>
      <w:divBdr>
        <w:top w:val="none" w:sz="0" w:space="0" w:color="auto"/>
        <w:left w:val="none" w:sz="0" w:space="0" w:color="auto"/>
        <w:bottom w:val="none" w:sz="0" w:space="0" w:color="auto"/>
        <w:right w:val="none" w:sz="0" w:space="0" w:color="auto"/>
      </w:divBdr>
    </w:div>
    <w:div w:id="685710577">
      <w:bodyDiv w:val="1"/>
      <w:marLeft w:val="0"/>
      <w:marRight w:val="0"/>
      <w:marTop w:val="0"/>
      <w:marBottom w:val="0"/>
      <w:divBdr>
        <w:top w:val="none" w:sz="0" w:space="0" w:color="auto"/>
        <w:left w:val="none" w:sz="0" w:space="0" w:color="auto"/>
        <w:bottom w:val="none" w:sz="0" w:space="0" w:color="auto"/>
        <w:right w:val="none" w:sz="0" w:space="0" w:color="auto"/>
      </w:divBdr>
    </w:div>
    <w:div w:id="685717108">
      <w:bodyDiv w:val="1"/>
      <w:marLeft w:val="0"/>
      <w:marRight w:val="0"/>
      <w:marTop w:val="0"/>
      <w:marBottom w:val="0"/>
      <w:divBdr>
        <w:top w:val="none" w:sz="0" w:space="0" w:color="auto"/>
        <w:left w:val="none" w:sz="0" w:space="0" w:color="auto"/>
        <w:bottom w:val="none" w:sz="0" w:space="0" w:color="auto"/>
        <w:right w:val="none" w:sz="0" w:space="0" w:color="auto"/>
      </w:divBdr>
    </w:div>
    <w:div w:id="685718579">
      <w:bodyDiv w:val="1"/>
      <w:marLeft w:val="0"/>
      <w:marRight w:val="0"/>
      <w:marTop w:val="0"/>
      <w:marBottom w:val="0"/>
      <w:divBdr>
        <w:top w:val="none" w:sz="0" w:space="0" w:color="auto"/>
        <w:left w:val="none" w:sz="0" w:space="0" w:color="auto"/>
        <w:bottom w:val="none" w:sz="0" w:space="0" w:color="auto"/>
        <w:right w:val="none" w:sz="0" w:space="0" w:color="auto"/>
      </w:divBdr>
    </w:div>
    <w:div w:id="685719332">
      <w:bodyDiv w:val="1"/>
      <w:marLeft w:val="0"/>
      <w:marRight w:val="0"/>
      <w:marTop w:val="0"/>
      <w:marBottom w:val="0"/>
      <w:divBdr>
        <w:top w:val="none" w:sz="0" w:space="0" w:color="auto"/>
        <w:left w:val="none" w:sz="0" w:space="0" w:color="auto"/>
        <w:bottom w:val="none" w:sz="0" w:space="0" w:color="auto"/>
        <w:right w:val="none" w:sz="0" w:space="0" w:color="auto"/>
      </w:divBdr>
      <w:divsChild>
        <w:div w:id="299649517">
          <w:marLeft w:val="480"/>
          <w:marRight w:val="0"/>
          <w:marTop w:val="0"/>
          <w:marBottom w:val="0"/>
          <w:divBdr>
            <w:top w:val="none" w:sz="0" w:space="0" w:color="auto"/>
            <w:left w:val="none" w:sz="0" w:space="0" w:color="auto"/>
            <w:bottom w:val="none" w:sz="0" w:space="0" w:color="auto"/>
            <w:right w:val="none" w:sz="0" w:space="0" w:color="auto"/>
          </w:divBdr>
        </w:div>
        <w:div w:id="363483453">
          <w:marLeft w:val="480"/>
          <w:marRight w:val="0"/>
          <w:marTop w:val="0"/>
          <w:marBottom w:val="0"/>
          <w:divBdr>
            <w:top w:val="none" w:sz="0" w:space="0" w:color="auto"/>
            <w:left w:val="none" w:sz="0" w:space="0" w:color="auto"/>
            <w:bottom w:val="none" w:sz="0" w:space="0" w:color="auto"/>
            <w:right w:val="none" w:sz="0" w:space="0" w:color="auto"/>
          </w:divBdr>
        </w:div>
        <w:div w:id="485781588">
          <w:marLeft w:val="480"/>
          <w:marRight w:val="0"/>
          <w:marTop w:val="0"/>
          <w:marBottom w:val="0"/>
          <w:divBdr>
            <w:top w:val="none" w:sz="0" w:space="0" w:color="auto"/>
            <w:left w:val="none" w:sz="0" w:space="0" w:color="auto"/>
            <w:bottom w:val="none" w:sz="0" w:space="0" w:color="auto"/>
            <w:right w:val="none" w:sz="0" w:space="0" w:color="auto"/>
          </w:divBdr>
        </w:div>
        <w:div w:id="554894516">
          <w:marLeft w:val="480"/>
          <w:marRight w:val="0"/>
          <w:marTop w:val="0"/>
          <w:marBottom w:val="0"/>
          <w:divBdr>
            <w:top w:val="none" w:sz="0" w:space="0" w:color="auto"/>
            <w:left w:val="none" w:sz="0" w:space="0" w:color="auto"/>
            <w:bottom w:val="none" w:sz="0" w:space="0" w:color="auto"/>
            <w:right w:val="none" w:sz="0" w:space="0" w:color="auto"/>
          </w:divBdr>
        </w:div>
        <w:div w:id="611478566">
          <w:marLeft w:val="480"/>
          <w:marRight w:val="0"/>
          <w:marTop w:val="0"/>
          <w:marBottom w:val="0"/>
          <w:divBdr>
            <w:top w:val="none" w:sz="0" w:space="0" w:color="auto"/>
            <w:left w:val="none" w:sz="0" w:space="0" w:color="auto"/>
            <w:bottom w:val="none" w:sz="0" w:space="0" w:color="auto"/>
            <w:right w:val="none" w:sz="0" w:space="0" w:color="auto"/>
          </w:divBdr>
        </w:div>
        <w:div w:id="694698639">
          <w:marLeft w:val="480"/>
          <w:marRight w:val="0"/>
          <w:marTop w:val="0"/>
          <w:marBottom w:val="0"/>
          <w:divBdr>
            <w:top w:val="none" w:sz="0" w:space="0" w:color="auto"/>
            <w:left w:val="none" w:sz="0" w:space="0" w:color="auto"/>
            <w:bottom w:val="none" w:sz="0" w:space="0" w:color="auto"/>
            <w:right w:val="none" w:sz="0" w:space="0" w:color="auto"/>
          </w:divBdr>
        </w:div>
        <w:div w:id="700784076">
          <w:marLeft w:val="480"/>
          <w:marRight w:val="0"/>
          <w:marTop w:val="0"/>
          <w:marBottom w:val="0"/>
          <w:divBdr>
            <w:top w:val="none" w:sz="0" w:space="0" w:color="auto"/>
            <w:left w:val="none" w:sz="0" w:space="0" w:color="auto"/>
            <w:bottom w:val="none" w:sz="0" w:space="0" w:color="auto"/>
            <w:right w:val="none" w:sz="0" w:space="0" w:color="auto"/>
          </w:divBdr>
        </w:div>
        <w:div w:id="708920071">
          <w:marLeft w:val="480"/>
          <w:marRight w:val="0"/>
          <w:marTop w:val="0"/>
          <w:marBottom w:val="0"/>
          <w:divBdr>
            <w:top w:val="none" w:sz="0" w:space="0" w:color="auto"/>
            <w:left w:val="none" w:sz="0" w:space="0" w:color="auto"/>
            <w:bottom w:val="none" w:sz="0" w:space="0" w:color="auto"/>
            <w:right w:val="none" w:sz="0" w:space="0" w:color="auto"/>
          </w:divBdr>
        </w:div>
        <w:div w:id="861866450">
          <w:marLeft w:val="480"/>
          <w:marRight w:val="0"/>
          <w:marTop w:val="0"/>
          <w:marBottom w:val="0"/>
          <w:divBdr>
            <w:top w:val="none" w:sz="0" w:space="0" w:color="auto"/>
            <w:left w:val="none" w:sz="0" w:space="0" w:color="auto"/>
            <w:bottom w:val="none" w:sz="0" w:space="0" w:color="auto"/>
            <w:right w:val="none" w:sz="0" w:space="0" w:color="auto"/>
          </w:divBdr>
        </w:div>
      </w:divsChild>
    </w:div>
    <w:div w:id="686105031">
      <w:bodyDiv w:val="1"/>
      <w:marLeft w:val="0"/>
      <w:marRight w:val="0"/>
      <w:marTop w:val="0"/>
      <w:marBottom w:val="0"/>
      <w:divBdr>
        <w:top w:val="none" w:sz="0" w:space="0" w:color="auto"/>
        <w:left w:val="none" w:sz="0" w:space="0" w:color="auto"/>
        <w:bottom w:val="none" w:sz="0" w:space="0" w:color="auto"/>
        <w:right w:val="none" w:sz="0" w:space="0" w:color="auto"/>
      </w:divBdr>
    </w:div>
    <w:div w:id="686174601">
      <w:bodyDiv w:val="1"/>
      <w:marLeft w:val="0"/>
      <w:marRight w:val="0"/>
      <w:marTop w:val="0"/>
      <w:marBottom w:val="0"/>
      <w:divBdr>
        <w:top w:val="none" w:sz="0" w:space="0" w:color="auto"/>
        <w:left w:val="none" w:sz="0" w:space="0" w:color="auto"/>
        <w:bottom w:val="none" w:sz="0" w:space="0" w:color="auto"/>
        <w:right w:val="none" w:sz="0" w:space="0" w:color="auto"/>
      </w:divBdr>
    </w:div>
    <w:div w:id="686254453">
      <w:bodyDiv w:val="1"/>
      <w:marLeft w:val="0"/>
      <w:marRight w:val="0"/>
      <w:marTop w:val="0"/>
      <w:marBottom w:val="0"/>
      <w:divBdr>
        <w:top w:val="none" w:sz="0" w:space="0" w:color="auto"/>
        <w:left w:val="none" w:sz="0" w:space="0" w:color="auto"/>
        <w:bottom w:val="none" w:sz="0" w:space="0" w:color="auto"/>
        <w:right w:val="none" w:sz="0" w:space="0" w:color="auto"/>
      </w:divBdr>
    </w:div>
    <w:div w:id="686256175">
      <w:bodyDiv w:val="1"/>
      <w:marLeft w:val="0"/>
      <w:marRight w:val="0"/>
      <w:marTop w:val="0"/>
      <w:marBottom w:val="0"/>
      <w:divBdr>
        <w:top w:val="none" w:sz="0" w:space="0" w:color="auto"/>
        <w:left w:val="none" w:sz="0" w:space="0" w:color="auto"/>
        <w:bottom w:val="none" w:sz="0" w:space="0" w:color="auto"/>
        <w:right w:val="none" w:sz="0" w:space="0" w:color="auto"/>
      </w:divBdr>
    </w:div>
    <w:div w:id="686371770">
      <w:bodyDiv w:val="1"/>
      <w:marLeft w:val="0"/>
      <w:marRight w:val="0"/>
      <w:marTop w:val="0"/>
      <w:marBottom w:val="0"/>
      <w:divBdr>
        <w:top w:val="none" w:sz="0" w:space="0" w:color="auto"/>
        <w:left w:val="none" w:sz="0" w:space="0" w:color="auto"/>
        <w:bottom w:val="none" w:sz="0" w:space="0" w:color="auto"/>
        <w:right w:val="none" w:sz="0" w:space="0" w:color="auto"/>
      </w:divBdr>
    </w:div>
    <w:div w:id="686715449">
      <w:bodyDiv w:val="1"/>
      <w:marLeft w:val="0"/>
      <w:marRight w:val="0"/>
      <w:marTop w:val="0"/>
      <w:marBottom w:val="0"/>
      <w:divBdr>
        <w:top w:val="none" w:sz="0" w:space="0" w:color="auto"/>
        <w:left w:val="none" w:sz="0" w:space="0" w:color="auto"/>
        <w:bottom w:val="none" w:sz="0" w:space="0" w:color="auto"/>
        <w:right w:val="none" w:sz="0" w:space="0" w:color="auto"/>
      </w:divBdr>
    </w:div>
    <w:div w:id="686753926">
      <w:bodyDiv w:val="1"/>
      <w:marLeft w:val="0"/>
      <w:marRight w:val="0"/>
      <w:marTop w:val="0"/>
      <w:marBottom w:val="0"/>
      <w:divBdr>
        <w:top w:val="none" w:sz="0" w:space="0" w:color="auto"/>
        <w:left w:val="none" w:sz="0" w:space="0" w:color="auto"/>
        <w:bottom w:val="none" w:sz="0" w:space="0" w:color="auto"/>
        <w:right w:val="none" w:sz="0" w:space="0" w:color="auto"/>
      </w:divBdr>
    </w:div>
    <w:div w:id="686834960">
      <w:bodyDiv w:val="1"/>
      <w:marLeft w:val="0"/>
      <w:marRight w:val="0"/>
      <w:marTop w:val="0"/>
      <w:marBottom w:val="0"/>
      <w:divBdr>
        <w:top w:val="none" w:sz="0" w:space="0" w:color="auto"/>
        <w:left w:val="none" w:sz="0" w:space="0" w:color="auto"/>
        <w:bottom w:val="none" w:sz="0" w:space="0" w:color="auto"/>
        <w:right w:val="none" w:sz="0" w:space="0" w:color="auto"/>
      </w:divBdr>
    </w:div>
    <w:div w:id="686905386">
      <w:bodyDiv w:val="1"/>
      <w:marLeft w:val="0"/>
      <w:marRight w:val="0"/>
      <w:marTop w:val="0"/>
      <w:marBottom w:val="0"/>
      <w:divBdr>
        <w:top w:val="none" w:sz="0" w:space="0" w:color="auto"/>
        <w:left w:val="none" w:sz="0" w:space="0" w:color="auto"/>
        <w:bottom w:val="none" w:sz="0" w:space="0" w:color="auto"/>
        <w:right w:val="none" w:sz="0" w:space="0" w:color="auto"/>
      </w:divBdr>
    </w:div>
    <w:div w:id="686950679">
      <w:bodyDiv w:val="1"/>
      <w:marLeft w:val="0"/>
      <w:marRight w:val="0"/>
      <w:marTop w:val="0"/>
      <w:marBottom w:val="0"/>
      <w:divBdr>
        <w:top w:val="none" w:sz="0" w:space="0" w:color="auto"/>
        <w:left w:val="none" w:sz="0" w:space="0" w:color="auto"/>
        <w:bottom w:val="none" w:sz="0" w:space="0" w:color="auto"/>
        <w:right w:val="none" w:sz="0" w:space="0" w:color="auto"/>
      </w:divBdr>
    </w:div>
    <w:div w:id="686951639">
      <w:bodyDiv w:val="1"/>
      <w:marLeft w:val="0"/>
      <w:marRight w:val="0"/>
      <w:marTop w:val="0"/>
      <w:marBottom w:val="0"/>
      <w:divBdr>
        <w:top w:val="none" w:sz="0" w:space="0" w:color="auto"/>
        <w:left w:val="none" w:sz="0" w:space="0" w:color="auto"/>
        <w:bottom w:val="none" w:sz="0" w:space="0" w:color="auto"/>
        <w:right w:val="none" w:sz="0" w:space="0" w:color="auto"/>
      </w:divBdr>
    </w:div>
    <w:div w:id="686953649">
      <w:bodyDiv w:val="1"/>
      <w:marLeft w:val="0"/>
      <w:marRight w:val="0"/>
      <w:marTop w:val="0"/>
      <w:marBottom w:val="0"/>
      <w:divBdr>
        <w:top w:val="none" w:sz="0" w:space="0" w:color="auto"/>
        <w:left w:val="none" w:sz="0" w:space="0" w:color="auto"/>
        <w:bottom w:val="none" w:sz="0" w:space="0" w:color="auto"/>
        <w:right w:val="none" w:sz="0" w:space="0" w:color="auto"/>
      </w:divBdr>
    </w:div>
    <w:div w:id="686953962">
      <w:bodyDiv w:val="1"/>
      <w:marLeft w:val="0"/>
      <w:marRight w:val="0"/>
      <w:marTop w:val="0"/>
      <w:marBottom w:val="0"/>
      <w:divBdr>
        <w:top w:val="none" w:sz="0" w:space="0" w:color="auto"/>
        <w:left w:val="none" w:sz="0" w:space="0" w:color="auto"/>
        <w:bottom w:val="none" w:sz="0" w:space="0" w:color="auto"/>
        <w:right w:val="none" w:sz="0" w:space="0" w:color="auto"/>
      </w:divBdr>
    </w:div>
    <w:div w:id="687020901">
      <w:bodyDiv w:val="1"/>
      <w:marLeft w:val="0"/>
      <w:marRight w:val="0"/>
      <w:marTop w:val="0"/>
      <w:marBottom w:val="0"/>
      <w:divBdr>
        <w:top w:val="none" w:sz="0" w:space="0" w:color="auto"/>
        <w:left w:val="none" w:sz="0" w:space="0" w:color="auto"/>
        <w:bottom w:val="none" w:sz="0" w:space="0" w:color="auto"/>
        <w:right w:val="none" w:sz="0" w:space="0" w:color="auto"/>
      </w:divBdr>
    </w:div>
    <w:div w:id="687027024">
      <w:bodyDiv w:val="1"/>
      <w:marLeft w:val="0"/>
      <w:marRight w:val="0"/>
      <w:marTop w:val="0"/>
      <w:marBottom w:val="0"/>
      <w:divBdr>
        <w:top w:val="none" w:sz="0" w:space="0" w:color="auto"/>
        <w:left w:val="none" w:sz="0" w:space="0" w:color="auto"/>
        <w:bottom w:val="none" w:sz="0" w:space="0" w:color="auto"/>
        <w:right w:val="none" w:sz="0" w:space="0" w:color="auto"/>
      </w:divBdr>
    </w:div>
    <w:div w:id="687103988">
      <w:bodyDiv w:val="1"/>
      <w:marLeft w:val="0"/>
      <w:marRight w:val="0"/>
      <w:marTop w:val="0"/>
      <w:marBottom w:val="0"/>
      <w:divBdr>
        <w:top w:val="none" w:sz="0" w:space="0" w:color="auto"/>
        <w:left w:val="none" w:sz="0" w:space="0" w:color="auto"/>
        <w:bottom w:val="none" w:sz="0" w:space="0" w:color="auto"/>
        <w:right w:val="none" w:sz="0" w:space="0" w:color="auto"/>
      </w:divBdr>
    </w:div>
    <w:div w:id="687174758">
      <w:bodyDiv w:val="1"/>
      <w:marLeft w:val="0"/>
      <w:marRight w:val="0"/>
      <w:marTop w:val="0"/>
      <w:marBottom w:val="0"/>
      <w:divBdr>
        <w:top w:val="none" w:sz="0" w:space="0" w:color="auto"/>
        <w:left w:val="none" w:sz="0" w:space="0" w:color="auto"/>
        <w:bottom w:val="none" w:sz="0" w:space="0" w:color="auto"/>
        <w:right w:val="none" w:sz="0" w:space="0" w:color="auto"/>
      </w:divBdr>
    </w:div>
    <w:div w:id="687176200">
      <w:bodyDiv w:val="1"/>
      <w:marLeft w:val="0"/>
      <w:marRight w:val="0"/>
      <w:marTop w:val="0"/>
      <w:marBottom w:val="0"/>
      <w:divBdr>
        <w:top w:val="none" w:sz="0" w:space="0" w:color="auto"/>
        <w:left w:val="none" w:sz="0" w:space="0" w:color="auto"/>
        <w:bottom w:val="none" w:sz="0" w:space="0" w:color="auto"/>
        <w:right w:val="none" w:sz="0" w:space="0" w:color="auto"/>
      </w:divBdr>
    </w:div>
    <w:div w:id="687214063">
      <w:bodyDiv w:val="1"/>
      <w:marLeft w:val="0"/>
      <w:marRight w:val="0"/>
      <w:marTop w:val="0"/>
      <w:marBottom w:val="0"/>
      <w:divBdr>
        <w:top w:val="none" w:sz="0" w:space="0" w:color="auto"/>
        <w:left w:val="none" w:sz="0" w:space="0" w:color="auto"/>
        <w:bottom w:val="none" w:sz="0" w:space="0" w:color="auto"/>
        <w:right w:val="none" w:sz="0" w:space="0" w:color="auto"/>
      </w:divBdr>
    </w:div>
    <w:div w:id="687296265">
      <w:bodyDiv w:val="1"/>
      <w:marLeft w:val="0"/>
      <w:marRight w:val="0"/>
      <w:marTop w:val="0"/>
      <w:marBottom w:val="0"/>
      <w:divBdr>
        <w:top w:val="none" w:sz="0" w:space="0" w:color="auto"/>
        <w:left w:val="none" w:sz="0" w:space="0" w:color="auto"/>
        <w:bottom w:val="none" w:sz="0" w:space="0" w:color="auto"/>
        <w:right w:val="none" w:sz="0" w:space="0" w:color="auto"/>
      </w:divBdr>
    </w:div>
    <w:div w:id="687373365">
      <w:bodyDiv w:val="1"/>
      <w:marLeft w:val="0"/>
      <w:marRight w:val="0"/>
      <w:marTop w:val="0"/>
      <w:marBottom w:val="0"/>
      <w:divBdr>
        <w:top w:val="none" w:sz="0" w:space="0" w:color="auto"/>
        <w:left w:val="none" w:sz="0" w:space="0" w:color="auto"/>
        <w:bottom w:val="none" w:sz="0" w:space="0" w:color="auto"/>
        <w:right w:val="none" w:sz="0" w:space="0" w:color="auto"/>
      </w:divBdr>
    </w:div>
    <w:div w:id="687412825">
      <w:bodyDiv w:val="1"/>
      <w:marLeft w:val="0"/>
      <w:marRight w:val="0"/>
      <w:marTop w:val="0"/>
      <w:marBottom w:val="0"/>
      <w:divBdr>
        <w:top w:val="none" w:sz="0" w:space="0" w:color="auto"/>
        <w:left w:val="none" w:sz="0" w:space="0" w:color="auto"/>
        <w:bottom w:val="none" w:sz="0" w:space="0" w:color="auto"/>
        <w:right w:val="none" w:sz="0" w:space="0" w:color="auto"/>
      </w:divBdr>
    </w:div>
    <w:div w:id="687557848">
      <w:bodyDiv w:val="1"/>
      <w:marLeft w:val="0"/>
      <w:marRight w:val="0"/>
      <w:marTop w:val="0"/>
      <w:marBottom w:val="0"/>
      <w:divBdr>
        <w:top w:val="none" w:sz="0" w:space="0" w:color="auto"/>
        <w:left w:val="none" w:sz="0" w:space="0" w:color="auto"/>
        <w:bottom w:val="none" w:sz="0" w:space="0" w:color="auto"/>
        <w:right w:val="none" w:sz="0" w:space="0" w:color="auto"/>
      </w:divBdr>
    </w:div>
    <w:div w:id="687562153">
      <w:bodyDiv w:val="1"/>
      <w:marLeft w:val="0"/>
      <w:marRight w:val="0"/>
      <w:marTop w:val="0"/>
      <w:marBottom w:val="0"/>
      <w:divBdr>
        <w:top w:val="none" w:sz="0" w:space="0" w:color="auto"/>
        <w:left w:val="none" w:sz="0" w:space="0" w:color="auto"/>
        <w:bottom w:val="none" w:sz="0" w:space="0" w:color="auto"/>
        <w:right w:val="none" w:sz="0" w:space="0" w:color="auto"/>
      </w:divBdr>
    </w:div>
    <w:div w:id="687676880">
      <w:bodyDiv w:val="1"/>
      <w:marLeft w:val="0"/>
      <w:marRight w:val="0"/>
      <w:marTop w:val="0"/>
      <w:marBottom w:val="0"/>
      <w:divBdr>
        <w:top w:val="none" w:sz="0" w:space="0" w:color="auto"/>
        <w:left w:val="none" w:sz="0" w:space="0" w:color="auto"/>
        <w:bottom w:val="none" w:sz="0" w:space="0" w:color="auto"/>
        <w:right w:val="none" w:sz="0" w:space="0" w:color="auto"/>
      </w:divBdr>
    </w:div>
    <w:div w:id="687752022">
      <w:bodyDiv w:val="1"/>
      <w:marLeft w:val="0"/>
      <w:marRight w:val="0"/>
      <w:marTop w:val="0"/>
      <w:marBottom w:val="0"/>
      <w:divBdr>
        <w:top w:val="none" w:sz="0" w:space="0" w:color="auto"/>
        <w:left w:val="none" w:sz="0" w:space="0" w:color="auto"/>
        <w:bottom w:val="none" w:sz="0" w:space="0" w:color="auto"/>
        <w:right w:val="none" w:sz="0" w:space="0" w:color="auto"/>
      </w:divBdr>
    </w:div>
    <w:div w:id="688023419">
      <w:bodyDiv w:val="1"/>
      <w:marLeft w:val="0"/>
      <w:marRight w:val="0"/>
      <w:marTop w:val="0"/>
      <w:marBottom w:val="0"/>
      <w:divBdr>
        <w:top w:val="none" w:sz="0" w:space="0" w:color="auto"/>
        <w:left w:val="none" w:sz="0" w:space="0" w:color="auto"/>
        <w:bottom w:val="none" w:sz="0" w:space="0" w:color="auto"/>
        <w:right w:val="none" w:sz="0" w:space="0" w:color="auto"/>
      </w:divBdr>
    </w:div>
    <w:div w:id="688025492">
      <w:bodyDiv w:val="1"/>
      <w:marLeft w:val="0"/>
      <w:marRight w:val="0"/>
      <w:marTop w:val="0"/>
      <w:marBottom w:val="0"/>
      <w:divBdr>
        <w:top w:val="none" w:sz="0" w:space="0" w:color="auto"/>
        <w:left w:val="none" w:sz="0" w:space="0" w:color="auto"/>
        <w:bottom w:val="none" w:sz="0" w:space="0" w:color="auto"/>
        <w:right w:val="none" w:sz="0" w:space="0" w:color="auto"/>
      </w:divBdr>
    </w:div>
    <w:div w:id="688065533">
      <w:bodyDiv w:val="1"/>
      <w:marLeft w:val="0"/>
      <w:marRight w:val="0"/>
      <w:marTop w:val="0"/>
      <w:marBottom w:val="0"/>
      <w:divBdr>
        <w:top w:val="none" w:sz="0" w:space="0" w:color="auto"/>
        <w:left w:val="none" w:sz="0" w:space="0" w:color="auto"/>
        <w:bottom w:val="none" w:sz="0" w:space="0" w:color="auto"/>
        <w:right w:val="none" w:sz="0" w:space="0" w:color="auto"/>
      </w:divBdr>
    </w:div>
    <w:div w:id="688069557">
      <w:bodyDiv w:val="1"/>
      <w:marLeft w:val="0"/>
      <w:marRight w:val="0"/>
      <w:marTop w:val="0"/>
      <w:marBottom w:val="0"/>
      <w:divBdr>
        <w:top w:val="none" w:sz="0" w:space="0" w:color="auto"/>
        <w:left w:val="none" w:sz="0" w:space="0" w:color="auto"/>
        <w:bottom w:val="none" w:sz="0" w:space="0" w:color="auto"/>
        <w:right w:val="none" w:sz="0" w:space="0" w:color="auto"/>
      </w:divBdr>
    </w:div>
    <w:div w:id="688069915">
      <w:bodyDiv w:val="1"/>
      <w:marLeft w:val="0"/>
      <w:marRight w:val="0"/>
      <w:marTop w:val="0"/>
      <w:marBottom w:val="0"/>
      <w:divBdr>
        <w:top w:val="none" w:sz="0" w:space="0" w:color="auto"/>
        <w:left w:val="none" w:sz="0" w:space="0" w:color="auto"/>
        <w:bottom w:val="none" w:sz="0" w:space="0" w:color="auto"/>
        <w:right w:val="none" w:sz="0" w:space="0" w:color="auto"/>
      </w:divBdr>
    </w:div>
    <w:div w:id="688216286">
      <w:bodyDiv w:val="1"/>
      <w:marLeft w:val="0"/>
      <w:marRight w:val="0"/>
      <w:marTop w:val="0"/>
      <w:marBottom w:val="0"/>
      <w:divBdr>
        <w:top w:val="none" w:sz="0" w:space="0" w:color="auto"/>
        <w:left w:val="none" w:sz="0" w:space="0" w:color="auto"/>
        <w:bottom w:val="none" w:sz="0" w:space="0" w:color="auto"/>
        <w:right w:val="none" w:sz="0" w:space="0" w:color="auto"/>
      </w:divBdr>
    </w:div>
    <w:div w:id="688337924">
      <w:bodyDiv w:val="1"/>
      <w:marLeft w:val="0"/>
      <w:marRight w:val="0"/>
      <w:marTop w:val="0"/>
      <w:marBottom w:val="0"/>
      <w:divBdr>
        <w:top w:val="none" w:sz="0" w:space="0" w:color="auto"/>
        <w:left w:val="none" w:sz="0" w:space="0" w:color="auto"/>
        <w:bottom w:val="none" w:sz="0" w:space="0" w:color="auto"/>
        <w:right w:val="none" w:sz="0" w:space="0" w:color="auto"/>
      </w:divBdr>
    </w:div>
    <w:div w:id="688483153">
      <w:bodyDiv w:val="1"/>
      <w:marLeft w:val="0"/>
      <w:marRight w:val="0"/>
      <w:marTop w:val="0"/>
      <w:marBottom w:val="0"/>
      <w:divBdr>
        <w:top w:val="none" w:sz="0" w:space="0" w:color="auto"/>
        <w:left w:val="none" w:sz="0" w:space="0" w:color="auto"/>
        <w:bottom w:val="none" w:sz="0" w:space="0" w:color="auto"/>
        <w:right w:val="none" w:sz="0" w:space="0" w:color="auto"/>
      </w:divBdr>
    </w:div>
    <w:div w:id="688526189">
      <w:bodyDiv w:val="1"/>
      <w:marLeft w:val="0"/>
      <w:marRight w:val="0"/>
      <w:marTop w:val="0"/>
      <w:marBottom w:val="0"/>
      <w:divBdr>
        <w:top w:val="none" w:sz="0" w:space="0" w:color="auto"/>
        <w:left w:val="none" w:sz="0" w:space="0" w:color="auto"/>
        <w:bottom w:val="none" w:sz="0" w:space="0" w:color="auto"/>
        <w:right w:val="none" w:sz="0" w:space="0" w:color="auto"/>
      </w:divBdr>
    </w:div>
    <w:div w:id="688683180">
      <w:bodyDiv w:val="1"/>
      <w:marLeft w:val="0"/>
      <w:marRight w:val="0"/>
      <w:marTop w:val="0"/>
      <w:marBottom w:val="0"/>
      <w:divBdr>
        <w:top w:val="none" w:sz="0" w:space="0" w:color="auto"/>
        <w:left w:val="none" w:sz="0" w:space="0" w:color="auto"/>
        <w:bottom w:val="none" w:sz="0" w:space="0" w:color="auto"/>
        <w:right w:val="none" w:sz="0" w:space="0" w:color="auto"/>
      </w:divBdr>
    </w:div>
    <w:div w:id="688721625">
      <w:bodyDiv w:val="1"/>
      <w:marLeft w:val="0"/>
      <w:marRight w:val="0"/>
      <w:marTop w:val="0"/>
      <w:marBottom w:val="0"/>
      <w:divBdr>
        <w:top w:val="none" w:sz="0" w:space="0" w:color="auto"/>
        <w:left w:val="none" w:sz="0" w:space="0" w:color="auto"/>
        <w:bottom w:val="none" w:sz="0" w:space="0" w:color="auto"/>
        <w:right w:val="none" w:sz="0" w:space="0" w:color="auto"/>
      </w:divBdr>
    </w:div>
    <w:div w:id="688793993">
      <w:bodyDiv w:val="1"/>
      <w:marLeft w:val="0"/>
      <w:marRight w:val="0"/>
      <w:marTop w:val="0"/>
      <w:marBottom w:val="0"/>
      <w:divBdr>
        <w:top w:val="none" w:sz="0" w:space="0" w:color="auto"/>
        <w:left w:val="none" w:sz="0" w:space="0" w:color="auto"/>
        <w:bottom w:val="none" w:sz="0" w:space="0" w:color="auto"/>
        <w:right w:val="none" w:sz="0" w:space="0" w:color="auto"/>
      </w:divBdr>
    </w:div>
    <w:div w:id="688798326">
      <w:bodyDiv w:val="1"/>
      <w:marLeft w:val="0"/>
      <w:marRight w:val="0"/>
      <w:marTop w:val="0"/>
      <w:marBottom w:val="0"/>
      <w:divBdr>
        <w:top w:val="none" w:sz="0" w:space="0" w:color="auto"/>
        <w:left w:val="none" w:sz="0" w:space="0" w:color="auto"/>
        <w:bottom w:val="none" w:sz="0" w:space="0" w:color="auto"/>
        <w:right w:val="none" w:sz="0" w:space="0" w:color="auto"/>
      </w:divBdr>
    </w:div>
    <w:div w:id="688799415">
      <w:bodyDiv w:val="1"/>
      <w:marLeft w:val="0"/>
      <w:marRight w:val="0"/>
      <w:marTop w:val="0"/>
      <w:marBottom w:val="0"/>
      <w:divBdr>
        <w:top w:val="none" w:sz="0" w:space="0" w:color="auto"/>
        <w:left w:val="none" w:sz="0" w:space="0" w:color="auto"/>
        <w:bottom w:val="none" w:sz="0" w:space="0" w:color="auto"/>
        <w:right w:val="none" w:sz="0" w:space="0" w:color="auto"/>
      </w:divBdr>
    </w:div>
    <w:div w:id="688944667">
      <w:bodyDiv w:val="1"/>
      <w:marLeft w:val="0"/>
      <w:marRight w:val="0"/>
      <w:marTop w:val="0"/>
      <w:marBottom w:val="0"/>
      <w:divBdr>
        <w:top w:val="none" w:sz="0" w:space="0" w:color="auto"/>
        <w:left w:val="none" w:sz="0" w:space="0" w:color="auto"/>
        <w:bottom w:val="none" w:sz="0" w:space="0" w:color="auto"/>
        <w:right w:val="none" w:sz="0" w:space="0" w:color="auto"/>
      </w:divBdr>
    </w:div>
    <w:div w:id="688944681">
      <w:bodyDiv w:val="1"/>
      <w:marLeft w:val="0"/>
      <w:marRight w:val="0"/>
      <w:marTop w:val="0"/>
      <w:marBottom w:val="0"/>
      <w:divBdr>
        <w:top w:val="none" w:sz="0" w:space="0" w:color="auto"/>
        <w:left w:val="none" w:sz="0" w:space="0" w:color="auto"/>
        <w:bottom w:val="none" w:sz="0" w:space="0" w:color="auto"/>
        <w:right w:val="none" w:sz="0" w:space="0" w:color="auto"/>
      </w:divBdr>
    </w:div>
    <w:div w:id="688987713">
      <w:bodyDiv w:val="1"/>
      <w:marLeft w:val="0"/>
      <w:marRight w:val="0"/>
      <w:marTop w:val="0"/>
      <w:marBottom w:val="0"/>
      <w:divBdr>
        <w:top w:val="none" w:sz="0" w:space="0" w:color="auto"/>
        <w:left w:val="none" w:sz="0" w:space="0" w:color="auto"/>
        <w:bottom w:val="none" w:sz="0" w:space="0" w:color="auto"/>
        <w:right w:val="none" w:sz="0" w:space="0" w:color="auto"/>
      </w:divBdr>
    </w:div>
    <w:div w:id="688988654">
      <w:bodyDiv w:val="1"/>
      <w:marLeft w:val="0"/>
      <w:marRight w:val="0"/>
      <w:marTop w:val="0"/>
      <w:marBottom w:val="0"/>
      <w:divBdr>
        <w:top w:val="none" w:sz="0" w:space="0" w:color="auto"/>
        <w:left w:val="none" w:sz="0" w:space="0" w:color="auto"/>
        <w:bottom w:val="none" w:sz="0" w:space="0" w:color="auto"/>
        <w:right w:val="none" w:sz="0" w:space="0" w:color="auto"/>
      </w:divBdr>
    </w:div>
    <w:div w:id="688992407">
      <w:bodyDiv w:val="1"/>
      <w:marLeft w:val="0"/>
      <w:marRight w:val="0"/>
      <w:marTop w:val="0"/>
      <w:marBottom w:val="0"/>
      <w:divBdr>
        <w:top w:val="none" w:sz="0" w:space="0" w:color="auto"/>
        <w:left w:val="none" w:sz="0" w:space="0" w:color="auto"/>
        <w:bottom w:val="none" w:sz="0" w:space="0" w:color="auto"/>
        <w:right w:val="none" w:sz="0" w:space="0" w:color="auto"/>
      </w:divBdr>
    </w:div>
    <w:div w:id="689259343">
      <w:bodyDiv w:val="1"/>
      <w:marLeft w:val="0"/>
      <w:marRight w:val="0"/>
      <w:marTop w:val="0"/>
      <w:marBottom w:val="0"/>
      <w:divBdr>
        <w:top w:val="none" w:sz="0" w:space="0" w:color="auto"/>
        <w:left w:val="none" w:sz="0" w:space="0" w:color="auto"/>
        <w:bottom w:val="none" w:sz="0" w:space="0" w:color="auto"/>
        <w:right w:val="none" w:sz="0" w:space="0" w:color="auto"/>
      </w:divBdr>
    </w:div>
    <w:div w:id="689259548">
      <w:bodyDiv w:val="1"/>
      <w:marLeft w:val="0"/>
      <w:marRight w:val="0"/>
      <w:marTop w:val="0"/>
      <w:marBottom w:val="0"/>
      <w:divBdr>
        <w:top w:val="none" w:sz="0" w:space="0" w:color="auto"/>
        <w:left w:val="none" w:sz="0" w:space="0" w:color="auto"/>
        <w:bottom w:val="none" w:sz="0" w:space="0" w:color="auto"/>
        <w:right w:val="none" w:sz="0" w:space="0" w:color="auto"/>
      </w:divBdr>
    </w:div>
    <w:div w:id="689337429">
      <w:bodyDiv w:val="1"/>
      <w:marLeft w:val="0"/>
      <w:marRight w:val="0"/>
      <w:marTop w:val="0"/>
      <w:marBottom w:val="0"/>
      <w:divBdr>
        <w:top w:val="none" w:sz="0" w:space="0" w:color="auto"/>
        <w:left w:val="none" w:sz="0" w:space="0" w:color="auto"/>
        <w:bottom w:val="none" w:sz="0" w:space="0" w:color="auto"/>
        <w:right w:val="none" w:sz="0" w:space="0" w:color="auto"/>
      </w:divBdr>
    </w:div>
    <w:div w:id="689374830">
      <w:bodyDiv w:val="1"/>
      <w:marLeft w:val="0"/>
      <w:marRight w:val="0"/>
      <w:marTop w:val="0"/>
      <w:marBottom w:val="0"/>
      <w:divBdr>
        <w:top w:val="none" w:sz="0" w:space="0" w:color="auto"/>
        <w:left w:val="none" w:sz="0" w:space="0" w:color="auto"/>
        <w:bottom w:val="none" w:sz="0" w:space="0" w:color="auto"/>
        <w:right w:val="none" w:sz="0" w:space="0" w:color="auto"/>
      </w:divBdr>
    </w:div>
    <w:div w:id="689532787">
      <w:bodyDiv w:val="1"/>
      <w:marLeft w:val="0"/>
      <w:marRight w:val="0"/>
      <w:marTop w:val="0"/>
      <w:marBottom w:val="0"/>
      <w:divBdr>
        <w:top w:val="none" w:sz="0" w:space="0" w:color="auto"/>
        <w:left w:val="none" w:sz="0" w:space="0" w:color="auto"/>
        <w:bottom w:val="none" w:sz="0" w:space="0" w:color="auto"/>
        <w:right w:val="none" w:sz="0" w:space="0" w:color="auto"/>
      </w:divBdr>
    </w:div>
    <w:div w:id="689575737">
      <w:bodyDiv w:val="1"/>
      <w:marLeft w:val="0"/>
      <w:marRight w:val="0"/>
      <w:marTop w:val="0"/>
      <w:marBottom w:val="0"/>
      <w:divBdr>
        <w:top w:val="none" w:sz="0" w:space="0" w:color="auto"/>
        <w:left w:val="none" w:sz="0" w:space="0" w:color="auto"/>
        <w:bottom w:val="none" w:sz="0" w:space="0" w:color="auto"/>
        <w:right w:val="none" w:sz="0" w:space="0" w:color="auto"/>
      </w:divBdr>
    </w:div>
    <w:div w:id="689647583">
      <w:bodyDiv w:val="1"/>
      <w:marLeft w:val="0"/>
      <w:marRight w:val="0"/>
      <w:marTop w:val="0"/>
      <w:marBottom w:val="0"/>
      <w:divBdr>
        <w:top w:val="none" w:sz="0" w:space="0" w:color="auto"/>
        <w:left w:val="none" w:sz="0" w:space="0" w:color="auto"/>
        <w:bottom w:val="none" w:sz="0" w:space="0" w:color="auto"/>
        <w:right w:val="none" w:sz="0" w:space="0" w:color="auto"/>
      </w:divBdr>
    </w:div>
    <w:div w:id="689649430">
      <w:bodyDiv w:val="1"/>
      <w:marLeft w:val="0"/>
      <w:marRight w:val="0"/>
      <w:marTop w:val="0"/>
      <w:marBottom w:val="0"/>
      <w:divBdr>
        <w:top w:val="none" w:sz="0" w:space="0" w:color="auto"/>
        <w:left w:val="none" w:sz="0" w:space="0" w:color="auto"/>
        <w:bottom w:val="none" w:sz="0" w:space="0" w:color="auto"/>
        <w:right w:val="none" w:sz="0" w:space="0" w:color="auto"/>
      </w:divBdr>
    </w:div>
    <w:div w:id="689841209">
      <w:bodyDiv w:val="1"/>
      <w:marLeft w:val="0"/>
      <w:marRight w:val="0"/>
      <w:marTop w:val="0"/>
      <w:marBottom w:val="0"/>
      <w:divBdr>
        <w:top w:val="none" w:sz="0" w:space="0" w:color="auto"/>
        <w:left w:val="none" w:sz="0" w:space="0" w:color="auto"/>
        <w:bottom w:val="none" w:sz="0" w:space="0" w:color="auto"/>
        <w:right w:val="none" w:sz="0" w:space="0" w:color="auto"/>
      </w:divBdr>
    </w:div>
    <w:div w:id="690028850">
      <w:bodyDiv w:val="1"/>
      <w:marLeft w:val="0"/>
      <w:marRight w:val="0"/>
      <w:marTop w:val="0"/>
      <w:marBottom w:val="0"/>
      <w:divBdr>
        <w:top w:val="none" w:sz="0" w:space="0" w:color="auto"/>
        <w:left w:val="none" w:sz="0" w:space="0" w:color="auto"/>
        <w:bottom w:val="none" w:sz="0" w:space="0" w:color="auto"/>
        <w:right w:val="none" w:sz="0" w:space="0" w:color="auto"/>
      </w:divBdr>
    </w:div>
    <w:div w:id="690423742">
      <w:bodyDiv w:val="1"/>
      <w:marLeft w:val="0"/>
      <w:marRight w:val="0"/>
      <w:marTop w:val="0"/>
      <w:marBottom w:val="0"/>
      <w:divBdr>
        <w:top w:val="none" w:sz="0" w:space="0" w:color="auto"/>
        <w:left w:val="none" w:sz="0" w:space="0" w:color="auto"/>
        <w:bottom w:val="none" w:sz="0" w:space="0" w:color="auto"/>
        <w:right w:val="none" w:sz="0" w:space="0" w:color="auto"/>
      </w:divBdr>
    </w:div>
    <w:div w:id="690454085">
      <w:bodyDiv w:val="1"/>
      <w:marLeft w:val="0"/>
      <w:marRight w:val="0"/>
      <w:marTop w:val="0"/>
      <w:marBottom w:val="0"/>
      <w:divBdr>
        <w:top w:val="none" w:sz="0" w:space="0" w:color="auto"/>
        <w:left w:val="none" w:sz="0" w:space="0" w:color="auto"/>
        <w:bottom w:val="none" w:sz="0" w:space="0" w:color="auto"/>
        <w:right w:val="none" w:sz="0" w:space="0" w:color="auto"/>
      </w:divBdr>
      <w:divsChild>
        <w:div w:id="621255">
          <w:marLeft w:val="480"/>
          <w:marRight w:val="0"/>
          <w:marTop w:val="0"/>
          <w:marBottom w:val="0"/>
          <w:divBdr>
            <w:top w:val="none" w:sz="0" w:space="0" w:color="auto"/>
            <w:left w:val="none" w:sz="0" w:space="0" w:color="auto"/>
            <w:bottom w:val="none" w:sz="0" w:space="0" w:color="auto"/>
            <w:right w:val="none" w:sz="0" w:space="0" w:color="auto"/>
          </w:divBdr>
        </w:div>
        <w:div w:id="19085413">
          <w:marLeft w:val="480"/>
          <w:marRight w:val="0"/>
          <w:marTop w:val="0"/>
          <w:marBottom w:val="0"/>
          <w:divBdr>
            <w:top w:val="none" w:sz="0" w:space="0" w:color="auto"/>
            <w:left w:val="none" w:sz="0" w:space="0" w:color="auto"/>
            <w:bottom w:val="none" w:sz="0" w:space="0" w:color="auto"/>
            <w:right w:val="none" w:sz="0" w:space="0" w:color="auto"/>
          </w:divBdr>
        </w:div>
        <w:div w:id="52391744">
          <w:marLeft w:val="480"/>
          <w:marRight w:val="0"/>
          <w:marTop w:val="0"/>
          <w:marBottom w:val="0"/>
          <w:divBdr>
            <w:top w:val="none" w:sz="0" w:space="0" w:color="auto"/>
            <w:left w:val="none" w:sz="0" w:space="0" w:color="auto"/>
            <w:bottom w:val="none" w:sz="0" w:space="0" w:color="auto"/>
            <w:right w:val="none" w:sz="0" w:space="0" w:color="auto"/>
          </w:divBdr>
        </w:div>
        <w:div w:id="77557126">
          <w:marLeft w:val="480"/>
          <w:marRight w:val="0"/>
          <w:marTop w:val="0"/>
          <w:marBottom w:val="0"/>
          <w:divBdr>
            <w:top w:val="none" w:sz="0" w:space="0" w:color="auto"/>
            <w:left w:val="none" w:sz="0" w:space="0" w:color="auto"/>
            <w:bottom w:val="none" w:sz="0" w:space="0" w:color="auto"/>
            <w:right w:val="none" w:sz="0" w:space="0" w:color="auto"/>
          </w:divBdr>
        </w:div>
        <w:div w:id="105732140">
          <w:marLeft w:val="480"/>
          <w:marRight w:val="0"/>
          <w:marTop w:val="0"/>
          <w:marBottom w:val="0"/>
          <w:divBdr>
            <w:top w:val="none" w:sz="0" w:space="0" w:color="auto"/>
            <w:left w:val="none" w:sz="0" w:space="0" w:color="auto"/>
            <w:bottom w:val="none" w:sz="0" w:space="0" w:color="auto"/>
            <w:right w:val="none" w:sz="0" w:space="0" w:color="auto"/>
          </w:divBdr>
        </w:div>
        <w:div w:id="204290558">
          <w:marLeft w:val="480"/>
          <w:marRight w:val="0"/>
          <w:marTop w:val="0"/>
          <w:marBottom w:val="0"/>
          <w:divBdr>
            <w:top w:val="none" w:sz="0" w:space="0" w:color="auto"/>
            <w:left w:val="none" w:sz="0" w:space="0" w:color="auto"/>
            <w:bottom w:val="none" w:sz="0" w:space="0" w:color="auto"/>
            <w:right w:val="none" w:sz="0" w:space="0" w:color="auto"/>
          </w:divBdr>
        </w:div>
        <w:div w:id="210043250">
          <w:marLeft w:val="480"/>
          <w:marRight w:val="0"/>
          <w:marTop w:val="0"/>
          <w:marBottom w:val="0"/>
          <w:divBdr>
            <w:top w:val="none" w:sz="0" w:space="0" w:color="auto"/>
            <w:left w:val="none" w:sz="0" w:space="0" w:color="auto"/>
            <w:bottom w:val="none" w:sz="0" w:space="0" w:color="auto"/>
            <w:right w:val="none" w:sz="0" w:space="0" w:color="auto"/>
          </w:divBdr>
        </w:div>
        <w:div w:id="242103922">
          <w:marLeft w:val="480"/>
          <w:marRight w:val="0"/>
          <w:marTop w:val="0"/>
          <w:marBottom w:val="0"/>
          <w:divBdr>
            <w:top w:val="none" w:sz="0" w:space="0" w:color="auto"/>
            <w:left w:val="none" w:sz="0" w:space="0" w:color="auto"/>
            <w:bottom w:val="none" w:sz="0" w:space="0" w:color="auto"/>
            <w:right w:val="none" w:sz="0" w:space="0" w:color="auto"/>
          </w:divBdr>
        </w:div>
        <w:div w:id="251545909">
          <w:marLeft w:val="480"/>
          <w:marRight w:val="0"/>
          <w:marTop w:val="0"/>
          <w:marBottom w:val="0"/>
          <w:divBdr>
            <w:top w:val="none" w:sz="0" w:space="0" w:color="auto"/>
            <w:left w:val="none" w:sz="0" w:space="0" w:color="auto"/>
            <w:bottom w:val="none" w:sz="0" w:space="0" w:color="auto"/>
            <w:right w:val="none" w:sz="0" w:space="0" w:color="auto"/>
          </w:divBdr>
        </w:div>
        <w:div w:id="296305483">
          <w:marLeft w:val="480"/>
          <w:marRight w:val="0"/>
          <w:marTop w:val="0"/>
          <w:marBottom w:val="0"/>
          <w:divBdr>
            <w:top w:val="none" w:sz="0" w:space="0" w:color="auto"/>
            <w:left w:val="none" w:sz="0" w:space="0" w:color="auto"/>
            <w:bottom w:val="none" w:sz="0" w:space="0" w:color="auto"/>
            <w:right w:val="none" w:sz="0" w:space="0" w:color="auto"/>
          </w:divBdr>
        </w:div>
        <w:div w:id="344135850">
          <w:marLeft w:val="480"/>
          <w:marRight w:val="0"/>
          <w:marTop w:val="0"/>
          <w:marBottom w:val="0"/>
          <w:divBdr>
            <w:top w:val="none" w:sz="0" w:space="0" w:color="auto"/>
            <w:left w:val="none" w:sz="0" w:space="0" w:color="auto"/>
            <w:bottom w:val="none" w:sz="0" w:space="0" w:color="auto"/>
            <w:right w:val="none" w:sz="0" w:space="0" w:color="auto"/>
          </w:divBdr>
        </w:div>
        <w:div w:id="428502894">
          <w:marLeft w:val="480"/>
          <w:marRight w:val="0"/>
          <w:marTop w:val="0"/>
          <w:marBottom w:val="0"/>
          <w:divBdr>
            <w:top w:val="none" w:sz="0" w:space="0" w:color="auto"/>
            <w:left w:val="none" w:sz="0" w:space="0" w:color="auto"/>
            <w:bottom w:val="none" w:sz="0" w:space="0" w:color="auto"/>
            <w:right w:val="none" w:sz="0" w:space="0" w:color="auto"/>
          </w:divBdr>
        </w:div>
        <w:div w:id="454712514">
          <w:marLeft w:val="480"/>
          <w:marRight w:val="0"/>
          <w:marTop w:val="0"/>
          <w:marBottom w:val="0"/>
          <w:divBdr>
            <w:top w:val="none" w:sz="0" w:space="0" w:color="auto"/>
            <w:left w:val="none" w:sz="0" w:space="0" w:color="auto"/>
            <w:bottom w:val="none" w:sz="0" w:space="0" w:color="auto"/>
            <w:right w:val="none" w:sz="0" w:space="0" w:color="auto"/>
          </w:divBdr>
        </w:div>
        <w:div w:id="467748489">
          <w:marLeft w:val="480"/>
          <w:marRight w:val="0"/>
          <w:marTop w:val="0"/>
          <w:marBottom w:val="0"/>
          <w:divBdr>
            <w:top w:val="none" w:sz="0" w:space="0" w:color="auto"/>
            <w:left w:val="none" w:sz="0" w:space="0" w:color="auto"/>
            <w:bottom w:val="none" w:sz="0" w:space="0" w:color="auto"/>
            <w:right w:val="none" w:sz="0" w:space="0" w:color="auto"/>
          </w:divBdr>
        </w:div>
        <w:div w:id="482745588">
          <w:marLeft w:val="480"/>
          <w:marRight w:val="0"/>
          <w:marTop w:val="0"/>
          <w:marBottom w:val="0"/>
          <w:divBdr>
            <w:top w:val="none" w:sz="0" w:space="0" w:color="auto"/>
            <w:left w:val="none" w:sz="0" w:space="0" w:color="auto"/>
            <w:bottom w:val="none" w:sz="0" w:space="0" w:color="auto"/>
            <w:right w:val="none" w:sz="0" w:space="0" w:color="auto"/>
          </w:divBdr>
        </w:div>
        <w:div w:id="638265156">
          <w:marLeft w:val="480"/>
          <w:marRight w:val="0"/>
          <w:marTop w:val="0"/>
          <w:marBottom w:val="0"/>
          <w:divBdr>
            <w:top w:val="none" w:sz="0" w:space="0" w:color="auto"/>
            <w:left w:val="none" w:sz="0" w:space="0" w:color="auto"/>
            <w:bottom w:val="none" w:sz="0" w:space="0" w:color="auto"/>
            <w:right w:val="none" w:sz="0" w:space="0" w:color="auto"/>
          </w:divBdr>
        </w:div>
        <w:div w:id="704251971">
          <w:marLeft w:val="480"/>
          <w:marRight w:val="0"/>
          <w:marTop w:val="0"/>
          <w:marBottom w:val="0"/>
          <w:divBdr>
            <w:top w:val="none" w:sz="0" w:space="0" w:color="auto"/>
            <w:left w:val="none" w:sz="0" w:space="0" w:color="auto"/>
            <w:bottom w:val="none" w:sz="0" w:space="0" w:color="auto"/>
            <w:right w:val="none" w:sz="0" w:space="0" w:color="auto"/>
          </w:divBdr>
        </w:div>
        <w:div w:id="757940369">
          <w:marLeft w:val="480"/>
          <w:marRight w:val="0"/>
          <w:marTop w:val="0"/>
          <w:marBottom w:val="0"/>
          <w:divBdr>
            <w:top w:val="none" w:sz="0" w:space="0" w:color="auto"/>
            <w:left w:val="none" w:sz="0" w:space="0" w:color="auto"/>
            <w:bottom w:val="none" w:sz="0" w:space="0" w:color="auto"/>
            <w:right w:val="none" w:sz="0" w:space="0" w:color="auto"/>
          </w:divBdr>
        </w:div>
        <w:div w:id="771972018">
          <w:marLeft w:val="480"/>
          <w:marRight w:val="0"/>
          <w:marTop w:val="0"/>
          <w:marBottom w:val="0"/>
          <w:divBdr>
            <w:top w:val="none" w:sz="0" w:space="0" w:color="auto"/>
            <w:left w:val="none" w:sz="0" w:space="0" w:color="auto"/>
            <w:bottom w:val="none" w:sz="0" w:space="0" w:color="auto"/>
            <w:right w:val="none" w:sz="0" w:space="0" w:color="auto"/>
          </w:divBdr>
        </w:div>
        <w:div w:id="838883398">
          <w:marLeft w:val="480"/>
          <w:marRight w:val="0"/>
          <w:marTop w:val="0"/>
          <w:marBottom w:val="0"/>
          <w:divBdr>
            <w:top w:val="none" w:sz="0" w:space="0" w:color="auto"/>
            <w:left w:val="none" w:sz="0" w:space="0" w:color="auto"/>
            <w:bottom w:val="none" w:sz="0" w:space="0" w:color="auto"/>
            <w:right w:val="none" w:sz="0" w:space="0" w:color="auto"/>
          </w:divBdr>
        </w:div>
        <w:div w:id="905530403">
          <w:marLeft w:val="480"/>
          <w:marRight w:val="0"/>
          <w:marTop w:val="0"/>
          <w:marBottom w:val="0"/>
          <w:divBdr>
            <w:top w:val="none" w:sz="0" w:space="0" w:color="auto"/>
            <w:left w:val="none" w:sz="0" w:space="0" w:color="auto"/>
            <w:bottom w:val="none" w:sz="0" w:space="0" w:color="auto"/>
            <w:right w:val="none" w:sz="0" w:space="0" w:color="auto"/>
          </w:divBdr>
        </w:div>
      </w:divsChild>
    </w:div>
    <w:div w:id="690496278">
      <w:bodyDiv w:val="1"/>
      <w:marLeft w:val="0"/>
      <w:marRight w:val="0"/>
      <w:marTop w:val="0"/>
      <w:marBottom w:val="0"/>
      <w:divBdr>
        <w:top w:val="none" w:sz="0" w:space="0" w:color="auto"/>
        <w:left w:val="none" w:sz="0" w:space="0" w:color="auto"/>
        <w:bottom w:val="none" w:sz="0" w:space="0" w:color="auto"/>
        <w:right w:val="none" w:sz="0" w:space="0" w:color="auto"/>
      </w:divBdr>
    </w:div>
    <w:div w:id="690569290">
      <w:bodyDiv w:val="1"/>
      <w:marLeft w:val="0"/>
      <w:marRight w:val="0"/>
      <w:marTop w:val="0"/>
      <w:marBottom w:val="0"/>
      <w:divBdr>
        <w:top w:val="none" w:sz="0" w:space="0" w:color="auto"/>
        <w:left w:val="none" w:sz="0" w:space="0" w:color="auto"/>
        <w:bottom w:val="none" w:sz="0" w:space="0" w:color="auto"/>
        <w:right w:val="none" w:sz="0" w:space="0" w:color="auto"/>
      </w:divBdr>
    </w:div>
    <w:div w:id="690685319">
      <w:bodyDiv w:val="1"/>
      <w:marLeft w:val="0"/>
      <w:marRight w:val="0"/>
      <w:marTop w:val="0"/>
      <w:marBottom w:val="0"/>
      <w:divBdr>
        <w:top w:val="none" w:sz="0" w:space="0" w:color="auto"/>
        <w:left w:val="none" w:sz="0" w:space="0" w:color="auto"/>
        <w:bottom w:val="none" w:sz="0" w:space="0" w:color="auto"/>
        <w:right w:val="none" w:sz="0" w:space="0" w:color="auto"/>
      </w:divBdr>
    </w:div>
    <w:div w:id="690762095">
      <w:bodyDiv w:val="1"/>
      <w:marLeft w:val="0"/>
      <w:marRight w:val="0"/>
      <w:marTop w:val="0"/>
      <w:marBottom w:val="0"/>
      <w:divBdr>
        <w:top w:val="none" w:sz="0" w:space="0" w:color="auto"/>
        <w:left w:val="none" w:sz="0" w:space="0" w:color="auto"/>
        <w:bottom w:val="none" w:sz="0" w:space="0" w:color="auto"/>
        <w:right w:val="none" w:sz="0" w:space="0" w:color="auto"/>
      </w:divBdr>
    </w:div>
    <w:div w:id="690843035">
      <w:bodyDiv w:val="1"/>
      <w:marLeft w:val="0"/>
      <w:marRight w:val="0"/>
      <w:marTop w:val="0"/>
      <w:marBottom w:val="0"/>
      <w:divBdr>
        <w:top w:val="none" w:sz="0" w:space="0" w:color="auto"/>
        <w:left w:val="none" w:sz="0" w:space="0" w:color="auto"/>
        <w:bottom w:val="none" w:sz="0" w:space="0" w:color="auto"/>
        <w:right w:val="none" w:sz="0" w:space="0" w:color="auto"/>
      </w:divBdr>
    </w:div>
    <w:div w:id="691414923">
      <w:bodyDiv w:val="1"/>
      <w:marLeft w:val="0"/>
      <w:marRight w:val="0"/>
      <w:marTop w:val="0"/>
      <w:marBottom w:val="0"/>
      <w:divBdr>
        <w:top w:val="none" w:sz="0" w:space="0" w:color="auto"/>
        <w:left w:val="none" w:sz="0" w:space="0" w:color="auto"/>
        <w:bottom w:val="none" w:sz="0" w:space="0" w:color="auto"/>
        <w:right w:val="none" w:sz="0" w:space="0" w:color="auto"/>
      </w:divBdr>
    </w:div>
    <w:div w:id="691415485">
      <w:bodyDiv w:val="1"/>
      <w:marLeft w:val="0"/>
      <w:marRight w:val="0"/>
      <w:marTop w:val="0"/>
      <w:marBottom w:val="0"/>
      <w:divBdr>
        <w:top w:val="none" w:sz="0" w:space="0" w:color="auto"/>
        <w:left w:val="none" w:sz="0" w:space="0" w:color="auto"/>
        <w:bottom w:val="none" w:sz="0" w:space="0" w:color="auto"/>
        <w:right w:val="none" w:sz="0" w:space="0" w:color="auto"/>
      </w:divBdr>
    </w:div>
    <w:div w:id="691422964">
      <w:bodyDiv w:val="1"/>
      <w:marLeft w:val="0"/>
      <w:marRight w:val="0"/>
      <w:marTop w:val="0"/>
      <w:marBottom w:val="0"/>
      <w:divBdr>
        <w:top w:val="none" w:sz="0" w:space="0" w:color="auto"/>
        <w:left w:val="none" w:sz="0" w:space="0" w:color="auto"/>
        <w:bottom w:val="none" w:sz="0" w:space="0" w:color="auto"/>
        <w:right w:val="none" w:sz="0" w:space="0" w:color="auto"/>
      </w:divBdr>
    </w:div>
    <w:div w:id="691567551">
      <w:bodyDiv w:val="1"/>
      <w:marLeft w:val="0"/>
      <w:marRight w:val="0"/>
      <w:marTop w:val="0"/>
      <w:marBottom w:val="0"/>
      <w:divBdr>
        <w:top w:val="none" w:sz="0" w:space="0" w:color="auto"/>
        <w:left w:val="none" w:sz="0" w:space="0" w:color="auto"/>
        <w:bottom w:val="none" w:sz="0" w:space="0" w:color="auto"/>
        <w:right w:val="none" w:sz="0" w:space="0" w:color="auto"/>
      </w:divBdr>
    </w:div>
    <w:div w:id="691567658">
      <w:bodyDiv w:val="1"/>
      <w:marLeft w:val="0"/>
      <w:marRight w:val="0"/>
      <w:marTop w:val="0"/>
      <w:marBottom w:val="0"/>
      <w:divBdr>
        <w:top w:val="none" w:sz="0" w:space="0" w:color="auto"/>
        <w:left w:val="none" w:sz="0" w:space="0" w:color="auto"/>
        <w:bottom w:val="none" w:sz="0" w:space="0" w:color="auto"/>
        <w:right w:val="none" w:sz="0" w:space="0" w:color="auto"/>
      </w:divBdr>
      <w:divsChild>
        <w:div w:id="1131904367">
          <w:marLeft w:val="480"/>
          <w:marRight w:val="0"/>
          <w:marTop w:val="0"/>
          <w:marBottom w:val="0"/>
          <w:divBdr>
            <w:top w:val="none" w:sz="0" w:space="0" w:color="auto"/>
            <w:left w:val="none" w:sz="0" w:space="0" w:color="auto"/>
            <w:bottom w:val="none" w:sz="0" w:space="0" w:color="auto"/>
            <w:right w:val="none" w:sz="0" w:space="0" w:color="auto"/>
          </w:divBdr>
        </w:div>
        <w:div w:id="1250626994">
          <w:marLeft w:val="480"/>
          <w:marRight w:val="0"/>
          <w:marTop w:val="0"/>
          <w:marBottom w:val="0"/>
          <w:divBdr>
            <w:top w:val="none" w:sz="0" w:space="0" w:color="auto"/>
            <w:left w:val="none" w:sz="0" w:space="0" w:color="auto"/>
            <w:bottom w:val="none" w:sz="0" w:space="0" w:color="auto"/>
            <w:right w:val="none" w:sz="0" w:space="0" w:color="auto"/>
          </w:divBdr>
        </w:div>
        <w:div w:id="1312783385">
          <w:marLeft w:val="480"/>
          <w:marRight w:val="0"/>
          <w:marTop w:val="0"/>
          <w:marBottom w:val="0"/>
          <w:divBdr>
            <w:top w:val="none" w:sz="0" w:space="0" w:color="auto"/>
            <w:left w:val="none" w:sz="0" w:space="0" w:color="auto"/>
            <w:bottom w:val="none" w:sz="0" w:space="0" w:color="auto"/>
            <w:right w:val="none" w:sz="0" w:space="0" w:color="auto"/>
          </w:divBdr>
        </w:div>
        <w:div w:id="2108575732">
          <w:marLeft w:val="480"/>
          <w:marRight w:val="0"/>
          <w:marTop w:val="0"/>
          <w:marBottom w:val="0"/>
          <w:divBdr>
            <w:top w:val="none" w:sz="0" w:space="0" w:color="auto"/>
            <w:left w:val="none" w:sz="0" w:space="0" w:color="auto"/>
            <w:bottom w:val="none" w:sz="0" w:space="0" w:color="auto"/>
            <w:right w:val="none" w:sz="0" w:space="0" w:color="auto"/>
          </w:divBdr>
        </w:div>
        <w:div w:id="347102081">
          <w:marLeft w:val="480"/>
          <w:marRight w:val="0"/>
          <w:marTop w:val="0"/>
          <w:marBottom w:val="0"/>
          <w:divBdr>
            <w:top w:val="none" w:sz="0" w:space="0" w:color="auto"/>
            <w:left w:val="none" w:sz="0" w:space="0" w:color="auto"/>
            <w:bottom w:val="none" w:sz="0" w:space="0" w:color="auto"/>
            <w:right w:val="none" w:sz="0" w:space="0" w:color="auto"/>
          </w:divBdr>
        </w:div>
        <w:div w:id="1770660714">
          <w:marLeft w:val="480"/>
          <w:marRight w:val="0"/>
          <w:marTop w:val="0"/>
          <w:marBottom w:val="0"/>
          <w:divBdr>
            <w:top w:val="none" w:sz="0" w:space="0" w:color="auto"/>
            <w:left w:val="none" w:sz="0" w:space="0" w:color="auto"/>
            <w:bottom w:val="none" w:sz="0" w:space="0" w:color="auto"/>
            <w:right w:val="none" w:sz="0" w:space="0" w:color="auto"/>
          </w:divBdr>
        </w:div>
        <w:div w:id="1615749050">
          <w:marLeft w:val="480"/>
          <w:marRight w:val="0"/>
          <w:marTop w:val="0"/>
          <w:marBottom w:val="0"/>
          <w:divBdr>
            <w:top w:val="none" w:sz="0" w:space="0" w:color="auto"/>
            <w:left w:val="none" w:sz="0" w:space="0" w:color="auto"/>
            <w:bottom w:val="none" w:sz="0" w:space="0" w:color="auto"/>
            <w:right w:val="none" w:sz="0" w:space="0" w:color="auto"/>
          </w:divBdr>
        </w:div>
        <w:div w:id="458688201">
          <w:marLeft w:val="480"/>
          <w:marRight w:val="0"/>
          <w:marTop w:val="0"/>
          <w:marBottom w:val="0"/>
          <w:divBdr>
            <w:top w:val="none" w:sz="0" w:space="0" w:color="auto"/>
            <w:left w:val="none" w:sz="0" w:space="0" w:color="auto"/>
            <w:bottom w:val="none" w:sz="0" w:space="0" w:color="auto"/>
            <w:right w:val="none" w:sz="0" w:space="0" w:color="auto"/>
          </w:divBdr>
        </w:div>
        <w:div w:id="1733697491">
          <w:marLeft w:val="480"/>
          <w:marRight w:val="0"/>
          <w:marTop w:val="0"/>
          <w:marBottom w:val="0"/>
          <w:divBdr>
            <w:top w:val="none" w:sz="0" w:space="0" w:color="auto"/>
            <w:left w:val="none" w:sz="0" w:space="0" w:color="auto"/>
            <w:bottom w:val="none" w:sz="0" w:space="0" w:color="auto"/>
            <w:right w:val="none" w:sz="0" w:space="0" w:color="auto"/>
          </w:divBdr>
        </w:div>
        <w:div w:id="334503167">
          <w:marLeft w:val="480"/>
          <w:marRight w:val="0"/>
          <w:marTop w:val="0"/>
          <w:marBottom w:val="0"/>
          <w:divBdr>
            <w:top w:val="none" w:sz="0" w:space="0" w:color="auto"/>
            <w:left w:val="none" w:sz="0" w:space="0" w:color="auto"/>
            <w:bottom w:val="none" w:sz="0" w:space="0" w:color="auto"/>
            <w:right w:val="none" w:sz="0" w:space="0" w:color="auto"/>
          </w:divBdr>
        </w:div>
        <w:div w:id="2087144090">
          <w:marLeft w:val="480"/>
          <w:marRight w:val="0"/>
          <w:marTop w:val="0"/>
          <w:marBottom w:val="0"/>
          <w:divBdr>
            <w:top w:val="none" w:sz="0" w:space="0" w:color="auto"/>
            <w:left w:val="none" w:sz="0" w:space="0" w:color="auto"/>
            <w:bottom w:val="none" w:sz="0" w:space="0" w:color="auto"/>
            <w:right w:val="none" w:sz="0" w:space="0" w:color="auto"/>
          </w:divBdr>
        </w:div>
        <w:div w:id="265113220">
          <w:marLeft w:val="480"/>
          <w:marRight w:val="0"/>
          <w:marTop w:val="0"/>
          <w:marBottom w:val="0"/>
          <w:divBdr>
            <w:top w:val="none" w:sz="0" w:space="0" w:color="auto"/>
            <w:left w:val="none" w:sz="0" w:space="0" w:color="auto"/>
            <w:bottom w:val="none" w:sz="0" w:space="0" w:color="auto"/>
            <w:right w:val="none" w:sz="0" w:space="0" w:color="auto"/>
          </w:divBdr>
        </w:div>
        <w:div w:id="1394280538">
          <w:marLeft w:val="480"/>
          <w:marRight w:val="0"/>
          <w:marTop w:val="0"/>
          <w:marBottom w:val="0"/>
          <w:divBdr>
            <w:top w:val="none" w:sz="0" w:space="0" w:color="auto"/>
            <w:left w:val="none" w:sz="0" w:space="0" w:color="auto"/>
            <w:bottom w:val="none" w:sz="0" w:space="0" w:color="auto"/>
            <w:right w:val="none" w:sz="0" w:space="0" w:color="auto"/>
          </w:divBdr>
        </w:div>
        <w:div w:id="1004362880">
          <w:marLeft w:val="480"/>
          <w:marRight w:val="0"/>
          <w:marTop w:val="0"/>
          <w:marBottom w:val="0"/>
          <w:divBdr>
            <w:top w:val="none" w:sz="0" w:space="0" w:color="auto"/>
            <w:left w:val="none" w:sz="0" w:space="0" w:color="auto"/>
            <w:bottom w:val="none" w:sz="0" w:space="0" w:color="auto"/>
            <w:right w:val="none" w:sz="0" w:space="0" w:color="auto"/>
          </w:divBdr>
        </w:div>
        <w:div w:id="383023528">
          <w:marLeft w:val="480"/>
          <w:marRight w:val="0"/>
          <w:marTop w:val="0"/>
          <w:marBottom w:val="0"/>
          <w:divBdr>
            <w:top w:val="none" w:sz="0" w:space="0" w:color="auto"/>
            <w:left w:val="none" w:sz="0" w:space="0" w:color="auto"/>
            <w:bottom w:val="none" w:sz="0" w:space="0" w:color="auto"/>
            <w:right w:val="none" w:sz="0" w:space="0" w:color="auto"/>
          </w:divBdr>
        </w:div>
        <w:div w:id="906112924">
          <w:marLeft w:val="480"/>
          <w:marRight w:val="0"/>
          <w:marTop w:val="0"/>
          <w:marBottom w:val="0"/>
          <w:divBdr>
            <w:top w:val="none" w:sz="0" w:space="0" w:color="auto"/>
            <w:left w:val="none" w:sz="0" w:space="0" w:color="auto"/>
            <w:bottom w:val="none" w:sz="0" w:space="0" w:color="auto"/>
            <w:right w:val="none" w:sz="0" w:space="0" w:color="auto"/>
          </w:divBdr>
        </w:div>
        <w:div w:id="1826973514">
          <w:marLeft w:val="480"/>
          <w:marRight w:val="0"/>
          <w:marTop w:val="0"/>
          <w:marBottom w:val="0"/>
          <w:divBdr>
            <w:top w:val="none" w:sz="0" w:space="0" w:color="auto"/>
            <w:left w:val="none" w:sz="0" w:space="0" w:color="auto"/>
            <w:bottom w:val="none" w:sz="0" w:space="0" w:color="auto"/>
            <w:right w:val="none" w:sz="0" w:space="0" w:color="auto"/>
          </w:divBdr>
        </w:div>
        <w:div w:id="958797256">
          <w:marLeft w:val="480"/>
          <w:marRight w:val="0"/>
          <w:marTop w:val="0"/>
          <w:marBottom w:val="0"/>
          <w:divBdr>
            <w:top w:val="none" w:sz="0" w:space="0" w:color="auto"/>
            <w:left w:val="none" w:sz="0" w:space="0" w:color="auto"/>
            <w:bottom w:val="none" w:sz="0" w:space="0" w:color="auto"/>
            <w:right w:val="none" w:sz="0" w:space="0" w:color="auto"/>
          </w:divBdr>
        </w:div>
        <w:div w:id="1933925764">
          <w:marLeft w:val="480"/>
          <w:marRight w:val="0"/>
          <w:marTop w:val="0"/>
          <w:marBottom w:val="0"/>
          <w:divBdr>
            <w:top w:val="none" w:sz="0" w:space="0" w:color="auto"/>
            <w:left w:val="none" w:sz="0" w:space="0" w:color="auto"/>
            <w:bottom w:val="none" w:sz="0" w:space="0" w:color="auto"/>
            <w:right w:val="none" w:sz="0" w:space="0" w:color="auto"/>
          </w:divBdr>
        </w:div>
        <w:div w:id="163133911">
          <w:marLeft w:val="480"/>
          <w:marRight w:val="0"/>
          <w:marTop w:val="0"/>
          <w:marBottom w:val="0"/>
          <w:divBdr>
            <w:top w:val="none" w:sz="0" w:space="0" w:color="auto"/>
            <w:left w:val="none" w:sz="0" w:space="0" w:color="auto"/>
            <w:bottom w:val="none" w:sz="0" w:space="0" w:color="auto"/>
            <w:right w:val="none" w:sz="0" w:space="0" w:color="auto"/>
          </w:divBdr>
        </w:div>
        <w:div w:id="1842042966">
          <w:marLeft w:val="480"/>
          <w:marRight w:val="0"/>
          <w:marTop w:val="0"/>
          <w:marBottom w:val="0"/>
          <w:divBdr>
            <w:top w:val="none" w:sz="0" w:space="0" w:color="auto"/>
            <w:left w:val="none" w:sz="0" w:space="0" w:color="auto"/>
            <w:bottom w:val="none" w:sz="0" w:space="0" w:color="auto"/>
            <w:right w:val="none" w:sz="0" w:space="0" w:color="auto"/>
          </w:divBdr>
        </w:div>
        <w:div w:id="2019573286">
          <w:marLeft w:val="480"/>
          <w:marRight w:val="0"/>
          <w:marTop w:val="0"/>
          <w:marBottom w:val="0"/>
          <w:divBdr>
            <w:top w:val="none" w:sz="0" w:space="0" w:color="auto"/>
            <w:left w:val="none" w:sz="0" w:space="0" w:color="auto"/>
            <w:bottom w:val="none" w:sz="0" w:space="0" w:color="auto"/>
            <w:right w:val="none" w:sz="0" w:space="0" w:color="auto"/>
          </w:divBdr>
        </w:div>
        <w:div w:id="937057331">
          <w:marLeft w:val="480"/>
          <w:marRight w:val="0"/>
          <w:marTop w:val="0"/>
          <w:marBottom w:val="0"/>
          <w:divBdr>
            <w:top w:val="none" w:sz="0" w:space="0" w:color="auto"/>
            <w:left w:val="none" w:sz="0" w:space="0" w:color="auto"/>
            <w:bottom w:val="none" w:sz="0" w:space="0" w:color="auto"/>
            <w:right w:val="none" w:sz="0" w:space="0" w:color="auto"/>
          </w:divBdr>
        </w:div>
        <w:div w:id="842863865">
          <w:marLeft w:val="480"/>
          <w:marRight w:val="0"/>
          <w:marTop w:val="0"/>
          <w:marBottom w:val="0"/>
          <w:divBdr>
            <w:top w:val="none" w:sz="0" w:space="0" w:color="auto"/>
            <w:left w:val="none" w:sz="0" w:space="0" w:color="auto"/>
            <w:bottom w:val="none" w:sz="0" w:space="0" w:color="auto"/>
            <w:right w:val="none" w:sz="0" w:space="0" w:color="auto"/>
          </w:divBdr>
        </w:div>
        <w:div w:id="85158634">
          <w:marLeft w:val="480"/>
          <w:marRight w:val="0"/>
          <w:marTop w:val="0"/>
          <w:marBottom w:val="0"/>
          <w:divBdr>
            <w:top w:val="none" w:sz="0" w:space="0" w:color="auto"/>
            <w:left w:val="none" w:sz="0" w:space="0" w:color="auto"/>
            <w:bottom w:val="none" w:sz="0" w:space="0" w:color="auto"/>
            <w:right w:val="none" w:sz="0" w:space="0" w:color="auto"/>
          </w:divBdr>
        </w:div>
        <w:div w:id="279917434">
          <w:marLeft w:val="480"/>
          <w:marRight w:val="0"/>
          <w:marTop w:val="0"/>
          <w:marBottom w:val="0"/>
          <w:divBdr>
            <w:top w:val="none" w:sz="0" w:space="0" w:color="auto"/>
            <w:left w:val="none" w:sz="0" w:space="0" w:color="auto"/>
            <w:bottom w:val="none" w:sz="0" w:space="0" w:color="auto"/>
            <w:right w:val="none" w:sz="0" w:space="0" w:color="auto"/>
          </w:divBdr>
        </w:div>
        <w:div w:id="354506216">
          <w:marLeft w:val="480"/>
          <w:marRight w:val="0"/>
          <w:marTop w:val="0"/>
          <w:marBottom w:val="0"/>
          <w:divBdr>
            <w:top w:val="none" w:sz="0" w:space="0" w:color="auto"/>
            <w:left w:val="none" w:sz="0" w:space="0" w:color="auto"/>
            <w:bottom w:val="none" w:sz="0" w:space="0" w:color="auto"/>
            <w:right w:val="none" w:sz="0" w:space="0" w:color="auto"/>
          </w:divBdr>
        </w:div>
        <w:div w:id="142043486">
          <w:marLeft w:val="480"/>
          <w:marRight w:val="0"/>
          <w:marTop w:val="0"/>
          <w:marBottom w:val="0"/>
          <w:divBdr>
            <w:top w:val="none" w:sz="0" w:space="0" w:color="auto"/>
            <w:left w:val="none" w:sz="0" w:space="0" w:color="auto"/>
            <w:bottom w:val="none" w:sz="0" w:space="0" w:color="auto"/>
            <w:right w:val="none" w:sz="0" w:space="0" w:color="auto"/>
          </w:divBdr>
        </w:div>
        <w:div w:id="1374772127">
          <w:marLeft w:val="480"/>
          <w:marRight w:val="0"/>
          <w:marTop w:val="0"/>
          <w:marBottom w:val="0"/>
          <w:divBdr>
            <w:top w:val="none" w:sz="0" w:space="0" w:color="auto"/>
            <w:left w:val="none" w:sz="0" w:space="0" w:color="auto"/>
            <w:bottom w:val="none" w:sz="0" w:space="0" w:color="auto"/>
            <w:right w:val="none" w:sz="0" w:space="0" w:color="auto"/>
          </w:divBdr>
        </w:div>
        <w:div w:id="242572710">
          <w:marLeft w:val="480"/>
          <w:marRight w:val="0"/>
          <w:marTop w:val="0"/>
          <w:marBottom w:val="0"/>
          <w:divBdr>
            <w:top w:val="none" w:sz="0" w:space="0" w:color="auto"/>
            <w:left w:val="none" w:sz="0" w:space="0" w:color="auto"/>
            <w:bottom w:val="none" w:sz="0" w:space="0" w:color="auto"/>
            <w:right w:val="none" w:sz="0" w:space="0" w:color="auto"/>
          </w:divBdr>
        </w:div>
        <w:div w:id="1843007333">
          <w:marLeft w:val="480"/>
          <w:marRight w:val="0"/>
          <w:marTop w:val="0"/>
          <w:marBottom w:val="0"/>
          <w:divBdr>
            <w:top w:val="none" w:sz="0" w:space="0" w:color="auto"/>
            <w:left w:val="none" w:sz="0" w:space="0" w:color="auto"/>
            <w:bottom w:val="none" w:sz="0" w:space="0" w:color="auto"/>
            <w:right w:val="none" w:sz="0" w:space="0" w:color="auto"/>
          </w:divBdr>
        </w:div>
        <w:div w:id="1017077358">
          <w:marLeft w:val="480"/>
          <w:marRight w:val="0"/>
          <w:marTop w:val="0"/>
          <w:marBottom w:val="0"/>
          <w:divBdr>
            <w:top w:val="none" w:sz="0" w:space="0" w:color="auto"/>
            <w:left w:val="none" w:sz="0" w:space="0" w:color="auto"/>
            <w:bottom w:val="none" w:sz="0" w:space="0" w:color="auto"/>
            <w:right w:val="none" w:sz="0" w:space="0" w:color="auto"/>
          </w:divBdr>
        </w:div>
        <w:div w:id="1536507762">
          <w:marLeft w:val="480"/>
          <w:marRight w:val="0"/>
          <w:marTop w:val="0"/>
          <w:marBottom w:val="0"/>
          <w:divBdr>
            <w:top w:val="none" w:sz="0" w:space="0" w:color="auto"/>
            <w:left w:val="none" w:sz="0" w:space="0" w:color="auto"/>
            <w:bottom w:val="none" w:sz="0" w:space="0" w:color="auto"/>
            <w:right w:val="none" w:sz="0" w:space="0" w:color="auto"/>
          </w:divBdr>
        </w:div>
        <w:div w:id="498499399">
          <w:marLeft w:val="480"/>
          <w:marRight w:val="0"/>
          <w:marTop w:val="0"/>
          <w:marBottom w:val="0"/>
          <w:divBdr>
            <w:top w:val="none" w:sz="0" w:space="0" w:color="auto"/>
            <w:left w:val="none" w:sz="0" w:space="0" w:color="auto"/>
            <w:bottom w:val="none" w:sz="0" w:space="0" w:color="auto"/>
            <w:right w:val="none" w:sz="0" w:space="0" w:color="auto"/>
          </w:divBdr>
        </w:div>
        <w:div w:id="721290968">
          <w:marLeft w:val="480"/>
          <w:marRight w:val="0"/>
          <w:marTop w:val="0"/>
          <w:marBottom w:val="0"/>
          <w:divBdr>
            <w:top w:val="none" w:sz="0" w:space="0" w:color="auto"/>
            <w:left w:val="none" w:sz="0" w:space="0" w:color="auto"/>
            <w:bottom w:val="none" w:sz="0" w:space="0" w:color="auto"/>
            <w:right w:val="none" w:sz="0" w:space="0" w:color="auto"/>
          </w:divBdr>
        </w:div>
        <w:div w:id="1004281342">
          <w:marLeft w:val="480"/>
          <w:marRight w:val="0"/>
          <w:marTop w:val="0"/>
          <w:marBottom w:val="0"/>
          <w:divBdr>
            <w:top w:val="none" w:sz="0" w:space="0" w:color="auto"/>
            <w:left w:val="none" w:sz="0" w:space="0" w:color="auto"/>
            <w:bottom w:val="none" w:sz="0" w:space="0" w:color="auto"/>
            <w:right w:val="none" w:sz="0" w:space="0" w:color="auto"/>
          </w:divBdr>
        </w:div>
        <w:div w:id="72090289">
          <w:marLeft w:val="480"/>
          <w:marRight w:val="0"/>
          <w:marTop w:val="0"/>
          <w:marBottom w:val="0"/>
          <w:divBdr>
            <w:top w:val="none" w:sz="0" w:space="0" w:color="auto"/>
            <w:left w:val="none" w:sz="0" w:space="0" w:color="auto"/>
            <w:bottom w:val="none" w:sz="0" w:space="0" w:color="auto"/>
            <w:right w:val="none" w:sz="0" w:space="0" w:color="auto"/>
          </w:divBdr>
        </w:div>
        <w:div w:id="2073195654">
          <w:marLeft w:val="480"/>
          <w:marRight w:val="0"/>
          <w:marTop w:val="0"/>
          <w:marBottom w:val="0"/>
          <w:divBdr>
            <w:top w:val="none" w:sz="0" w:space="0" w:color="auto"/>
            <w:left w:val="none" w:sz="0" w:space="0" w:color="auto"/>
            <w:bottom w:val="none" w:sz="0" w:space="0" w:color="auto"/>
            <w:right w:val="none" w:sz="0" w:space="0" w:color="auto"/>
          </w:divBdr>
        </w:div>
        <w:div w:id="1062602701">
          <w:marLeft w:val="480"/>
          <w:marRight w:val="0"/>
          <w:marTop w:val="0"/>
          <w:marBottom w:val="0"/>
          <w:divBdr>
            <w:top w:val="none" w:sz="0" w:space="0" w:color="auto"/>
            <w:left w:val="none" w:sz="0" w:space="0" w:color="auto"/>
            <w:bottom w:val="none" w:sz="0" w:space="0" w:color="auto"/>
            <w:right w:val="none" w:sz="0" w:space="0" w:color="auto"/>
          </w:divBdr>
        </w:div>
        <w:div w:id="1168402238">
          <w:marLeft w:val="480"/>
          <w:marRight w:val="0"/>
          <w:marTop w:val="0"/>
          <w:marBottom w:val="0"/>
          <w:divBdr>
            <w:top w:val="none" w:sz="0" w:space="0" w:color="auto"/>
            <w:left w:val="none" w:sz="0" w:space="0" w:color="auto"/>
            <w:bottom w:val="none" w:sz="0" w:space="0" w:color="auto"/>
            <w:right w:val="none" w:sz="0" w:space="0" w:color="auto"/>
          </w:divBdr>
        </w:div>
        <w:div w:id="432551224">
          <w:marLeft w:val="480"/>
          <w:marRight w:val="0"/>
          <w:marTop w:val="0"/>
          <w:marBottom w:val="0"/>
          <w:divBdr>
            <w:top w:val="none" w:sz="0" w:space="0" w:color="auto"/>
            <w:left w:val="none" w:sz="0" w:space="0" w:color="auto"/>
            <w:bottom w:val="none" w:sz="0" w:space="0" w:color="auto"/>
            <w:right w:val="none" w:sz="0" w:space="0" w:color="auto"/>
          </w:divBdr>
        </w:div>
        <w:div w:id="2004580823">
          <w:marLeft w:val="480"/>
          <w:marRight w:val="0"/>
          <w:marTop w:val="0"/>
          <w:marBottom w:val="0"/>
          <w:divBdr>
            <w:top w:val="none" w:sz="0" w:space="0" w:color="auto"/>
            <w:left w:val="none" w:sz="0" w:space="0" w:color="auto"/>
            <w:bottom w:val="none" w:sz="0" w:space="0" w:color="auto"/>
            <w:right w:val="none" w:sz="0" w:space="0" w:color="auto"/>
          </w:divBdr>
        </w:div>
        <w:div w:id="1503276984">
          <w:marLeft w:val="480"/>
          <w:marRight w:val="0"/>
          <w:marTop w:val="0"/>
          <w:marBottom w:val="0"/>
          <w:divBdr>
            <w:top w:val="none" w:sz="0" w:space="0" w:color="auto"/>
            <w:left w:val="none" w:sz="0" w:space="0" w:color="auto"/>
            <w:bottom w:val="none" w:sz="0" w:space="0" w:color="auto"/>
            <w:right w:val="none" w:sz="0" w:space="0" w:color="auto"/>
          </w:divBdr>
        </w:div>
        <w:div w:id="1625116873">
          <w:marLeft w:val="480"/>
          <w:marRight w:val="0"/>
          <w:marTop w:val="0"/>
          <w:marBottom w:val="0"/>
          <w:divBdr>
            <w:top w:val="none" w:sz="0" w:space="0" w:color="auto"/>
            <w:left w:val="none" w:sz="0" w:space="0" w:color="auto"/>
            <w:bottom w:val="none" w:sz="0" w:space="0" w:color="auto"/>
            <w:right w:val="none" w:sz="0" w:space="0" w:color="auto"/>
          </w:divBdr>
        </w:div>
      </w:divsChild>
    </w:div>
    <w:div w:id="691608230">
      <w:bodyDiv w:val="1"/>
      <w:marLeft w:val="0"/>
      <w:marRight w:val="0"/>
      <w:marTop w:val="0"/>
      <w:marBottom w:val="0"/>
      <w:divBdr>
        <w:top w:val="none" w:sz="0" w:space="0" w:color="auto"/>
        <w:left w:val="none" w:sz="0" w:space="0" w:color="auto"/>
        <w:bottom w:val="none" w:sz="0" w:space="0" w:color="auto"/>
        <w:right w:val="none" w:sz="0" w:space="0" w:color="auto"/>
      </w:divBdr>
    </w:div>
    <w:div w:id="691732719">
      <w:bodyDiv w:val="1"/>
      <w:marLeft w:val="0"/>
      <w:marRight w:val="0"/>
      <w:marTop w:val="0"/>
      <w:marBottom w:val="0"/>
      <w:divBdr>
        <w:top w:val="none" w:sz="0" w:space="0" w:color="auto"/>
        <w:left w:val="none" w:sz="0" w:space="0" w:color="auto"/>
        <w:bottom w:val="none" w:sz="0" w:space="0" w:color="auto"/>
        <w:right w:val="none" w:sz="0" w:space="0" w:color="auto"/>
      </w:divBdr>
    </w:div>
    <w:div w:id="691762371">
      <w:bodyDiv w:val="1"/>
      <w:marLeft w:val="0"/>
      <w:marRight w:val="0"/>
      <w:marTop w:val="0"/>
      <w:marBottom w:val="0"/>
      <w:divBdr>
        <w:top w:val="none" w:sz="0" w:space="0" w:color="auto"/>
        <w:left w:val="none" w:sz="0" w:space="0" w:color="auto"/>
        <w:bottom w:val="none" w:sz="0" w:space="0" w:color="auto"/>
        <w:right w:val="none" w:sz="0" w:space="0" w:color="auto"/>
      </w:divBdr>
    </w:div>
    <w:div w:id="691810296">
      <w:bodyDiv w:val="1"/>
      <w:marLeft w:val="0"/>
      <w:marRight w:val="0"/>
      <w:marTop w:val="0"/>
      <w:marBottom w:val="0"/>
      <w:divBdr>
        <w:top w:val="none" w:sz="0" w:space="0" w:color="auto"/>
        <w:left w:val="none" w:sz="0" w:space="0" w:color="auto"/>
        <w:bottom w:val="none" w:sz="0" w:space="0" w:color="auto"/>
        <w:right w:val="none" w:sz="0" w:space="0" w:color="auto"/>
      </w:divBdr>
    </w:div>
    <w:div w:id="691878930">
      <w:bodyDiv w:val="1"/>
      <w:marLeft w:val="0"/>
      <w:marRight w:val="0"/>
      <w:marTop w:val="0"/>
      <w:marBottom w:val="0"/>
      <w:divBdr>
        <w:top w:val="none" w:sz="0" w:space="0" w:color="auto"/>
        <w:left w:val="none" w:sz="0" w:space="0" w:color="auto"/>
        <w:bottom w:val="none" w:sz="0" w:space="0" w:color="auto"/>
        <w:right w:val="none" w:sz="0" w:space="0" w:color="auto"/>
      </w:divBdr>
    </w:div>
    <w:div w:id="692071102">
      <w:bodyDiv w:val="1"/>
      <w:marLeft w:val="0"/>
      <w:marRight w:val="0"/>
      <w:marTop w:val="0"/>
      <w:marBottom w:val="0"/>
      <w:divBdr>
        <w:top w:val="none" w:sz="0" w:space="0" w:color="auto"/>
        <w:left w:val="none" w:sz="0" w:space="0" w:color="auto"/>
        <w:bottom w:val="none" w:sz="0" w:space="0" w:color="auto"/>
        <w:right w:val="none" w:sz="0" w:space="0" w:color="auto"/>
      </w:divBdr>
    </w:div>
    <w:div w:id="692149090">
      <w:bodyDiv w:val="1"/>
      <w:marLeft w:val="0"/>
      <w:marRight w:val="0"/>
      <w:marTop w:val="0"/>
      <w:marBottom w:val="0"/>
      <w:divBdr>
        <w:top w:val="none" w:sz="0" w:space="0" w:color="auto"/>
        <w:left w:val="none" w:sz="0" w:space="0" w:color="auto"/>
        <w:bottom w:val="none" w:sz="0" w:space="0" w:color="auto"/>
        <w:right w:val="none" w:sz="0" w:space="0" w:color="auto"/>
      </w:divBdr>
    </w:div>
    <w:div w:id="692222253">
      <w:bodyDiv w:val="1"/>
      <w:marLeft w:val="0"/>
      <w:marRight w:val="0"/>
      <w:marTop w:val="0"/>
      <w:marBottom w:val="0"/>
      <w:divBdr>
        <w:top w:val="none" w:sz="0" w:space="0" w:color="auto"/>
        <w:left w:val="none" w:sz="0" w:space="0" w:color="auto"/>
        <w:bottom w:val="none" w:sz="0" w:space="0" w:color="auto"/>
        <w:right w:val="none" w:sz="0" w:space="0" w:color="auto"/>
      </w:divBdr>
    </w:div>
    <w:div w:id="692415949">
      <w:bodyDiv w:val="1"/>
      <w:marLeft w:val="0"/>
      <w:marRight w:val="0"/>
      <w:marTop w:val="0"/>
      <w:marBottom w:val="0"/>
      <w:divBdr>
        <w:top w:val="none" w:sz="0" w:space="0" w:color="auto"/>
        <w:left w:val="none" w:sz="0" w:space="0" w:color="auto"/>
        <w:bottom w:val="none" w:sz="0" w:space="0" w:color="auto"/>
        <w:right w:val="none" w:sz="0" w:space="0" w:color="auto"/>
      </w:divBdr>
    </w:div>
    <w:div w:id="692419997">
      <w:bodyDiv w:val="1"/>
      <w:marLeft w:val="0"/>
      <w:marRight w:val="0"/>
      <w:marTop w:val="0"/>
      <w:marBottom w:val="0"/>
      <w:divBdr>
        <w:top w:val="none" w:sz="0" w:space="0" w:color="auto"/>
        <w:left w:val="none" w:sz="0" w:space="0" w:color="auto"/>
        <w:bottom w:val="none" w:sz="0" w:space="0" w:color="auto"/>
        <w:right w:val="none" w:sz="0" w:space="0" w:color="auto"/>
      </w:divBdr>
    </w:div>
    <w:div w:id="692463903">
      <w:bodyDiv w:val="1"/>
      <w:marLeft w:val="0"/>
      <w:marRight w:val="0"/>
      <w:marTop w:val="0"/>
      <w:marBottom w:val="0"/>
      <w:divBdr>
        <w:top w:val="none" w:sz="0" w:space="0" w:color="auto"/>
        <w:left w:val="none" w:sz="0" w:space="0" w:color="auto"/>
        <w:bottom w:val="none" w:sz="0" w:space="0" w:color="auto"/>
        <w:right w:val="none" w:sz="0" w:space="0" w:color="auto"/>
      </w:divBdr>
    </w:div>
    <w:div w:id="692535342">
      <w:bodyDiv w:val="1"/>
      <w:marLeft w:val="0"/>
      <w:marRight w:val="0"/>
      <w:marTop w:val="0"/>
      <w:marBottom w:val="0"/>
      <w:divBdr>
        <w:top w:val="none" w:sz="0" w:space="0" w:color="auto"/>
        <w:left w:val="none" w:sz="0" w:space="0" w:color="auto"/>
        <w:bottom w:val="none" w:sz="0" w:space="0" w:color="auto"/>
        <w:right w:val="none" w:sz="0" w:space="0" w:color="auto"/>
      </w:divBdr>
    </w:div>
    <w:div w:id="692607069">
      <w:bodyDiv w:val="1"/>
      <w:marLeft w:val="0"/>
      <w:marRight w:val="0"/>
      <w:marTop w:val="0"/>
      <w:marBottom w:val="0"/>
      <w:divBdr>
        <w:top w:val="none" w:sz="0" w:space="0" w:color="auto"/>
        <w:left w:val="none" w:sz="0" w:space="0" w:color="auto"/>
        <w:bottom w:val="none" w:sz="0" w:space="0" w:color="auto"/>
        <w:right w:val="none" w:sz="0" w:space="0" w:color="auto"/>
      </w:divBdr>
    </w:div>
    <w:div w:id="692608088">
      <w:bodyDiv w:val="1"/>
      <w:marLeft w:val="0"/>
      <w:marRight w:val="0"/>
      <w:marTop w:val="0"/>
      <w:marBottom w:val="0"/>
      <w:divBdr>
        <w:top w:val="none" w:sz="0" w:space="0" w:color="auto"/>
        <w:left w:val="none" w:sz="0" w:space="0" w:color="auto"/>
        <w:bottom w:val="none" w:sz="0" w:space="0" w:color="auto"/>
        <w:right w:val="none" w:sz="0" w:space="0" w:color="auto"/>
      </w:divBdr>
    </w:div>
    <w:div w:id="692729164">
      <w:bodyDiv w:val="1"/>
      <w:marLeft w:val="0"/>
      <w:marRight w:val="0"/>
      <w:marTop w:val="0"/>
      <w:marBottom w:val="0"/>
      <w:divBdr>
        <w:top w:val="none" w:sz="0" w:space="0" w:color="auto"/>
        <w:left w:val="none" w:sz="0" w:space="0" w:color="auto"/>
        <w:bottom w:val="none" w:sz="0" w:space="0" w:color="auto"/>
        <w:right w:val="none" w:sz="0" w:space="0" w:color="auto"/>
      </w:divBdr>
    </w:div>
    <w:div w:id="692731670">
      <w:bodyDiv w:val="1"/>
      <w:marLeft w:val="0"/>
      <w:marRight w:val="0"/>
      <w:marTop w:val="0"/>
      <w:marBottom w:val="0"/>
      <w:divBdr>
        <w:top w:val="none" w:sz="0" w:space="0" w:color="auto"/>
        <w:left w:val="none" w:sz="0" w:space="0" w:color="auto"/>
        <w:bottom w:val="none" w:sz="0" w:space="0" w:color="auto"/>
        <w:right w:val="none" w:sz="0" w:space="0" w:color="auto"/>
      </w:divBdr>
    </w:div>
    <w:div w:id="692998943">
      <w:bodyDiv w:val="1"/>
      <w:marLeft w:val="0"/>
      <w:marRight w:val="0"/>
      <w:marTop w:val="0"/>
      <w:marBottom w:val="0"/>
      <w:divBdr>
        <w:top w:val="none" w:sz="0" w:space="0" w:color="auto"/>
        <w:left w:val="none" w:sz="0" w:space="0" w:color="auto"/>
        <w:bottom w:val="none" w:sz="0" w:space="0" w:color="auto"/>
        <w:right w:val="none" w:sz="0" w:space="0" w:color="auto"/>
      </w:divBdr>
    </w:div>
    <w:div w:id="693000756">
      <w:bodyDiv w:val="1"/>
      <w:marLeft w:val="0"/>
      <w:marRight w:val="0"/>
      <w:marTop w:val="0"/>
      <w:marBottom w:val="0"/>
      <w:divBdr>
        <w:top w:val="none" w:sz="0" w:space="0" w:color="auto"/>
        <w:left w:val="none" w:sz="0" w:space="0" w:color="auto"/>
        <w:bottom w:val="none" w:sz="0" w:space="0" w:color="auto"/>
        <w:right w:val="none" w:sz="0" w:space="0" w:color="auto"/>
      </w:divBdr>
    </w:div>
    <w:div w:id="693000829">
      <w:bodyDiv w:val="1"/>
      <w:marLeft w:val="0"/>
      <w:marRight w:val="0"/>
      <w:marTop w:val="0"/>
      <w:marBottom w:val="0"/>
      <w:divBdr>
        <w:top w:val="none" w:sz="0" w:space="0" w:color="auto"/>
        <w:left w:val="none" w:sz="0" w:space="0" w:color="auto"/>
        <w:bottom w:val="none" w:sz="0" w:space="0" w:color="auto"/>
        <w:right w:val="none" w:sz="0" w:space="0" w:color="auto"/>
      </w:divBdr>
    </w:div>
    <w:div w:id="693072690">
      <w:bodyDiv w:val="1"/>
      <w:marLeft w:val="0"/>
      <w:marRight w:val="0"/>
      <w:marTop w:val="0"/>
      <w:marBottom w:val="0"/>
      <w:divBdr>
        <w:top w:val="none" w:sz="0" w:space="0" w:color="auto"/>
        <w:left w:val="none" w:sz="0" w:space="0" w:color="auto"/>
        <w:bottom w:val="none" w:sz="0" w:space="0" w:color="auto"/>
        <w:right w:val="none" w:sz="0" w:space="0" w:color="auto"/>
      </w:divBdr>
    </w:div>
    <w:div w:id="693111803">
      <w:bodyDiv w:val="1"/>
      <w:marLeft w:val="0"/>
      <w:marRight w:val="0"/>
      <w:marTop w:val="0"/>
      <w:marBottom w:val="0"/>
      <w:divBdr>
        <w:top w:val="none" w:sz="0" w:space="0" w:color="auto"/>
        <w:left w:val="none" w:sz="0" w:space="0" w:color="auto"/>
        <w:bottom w:val="none" w:sz="0" w:space="0" w:color="auto"/>
        <w:right w:val="none" w:sz="0" w:space="0" w:color="auto"/>
      </w:divBdr>
    </w:div>
    <w:div w:id="693187694">
      <w:bodyDiv w:val="1"/>
      <w:marLeft w:val="0"/>
      <w:marRight w:val="0"/>
      <w:marTop w:val="0"/>
      <w:marBottom w:val="0"/>
      <w:divBdr>
        <w:top w:val="none" w:sz="0" w:space="0" w:color="auto"/>
        <w:left w:val="none" w:sz="0" w:space="0" w:color="auto"/>
        <w:bottom w:val="none" w:sz="0" w:space="0" w:color="auto"/>
        <w:right w:val="none" w:sz="0" w:space="0" w:color="auto"/>
      </w:divBdr>
    </w:div>
    <w:div w:id="693190350">
      <w:bodyDiv w:val="1"/>
      <w:marLeft w:val="0"/>
      <w:marRight w:val="0"/>
      <w:marTop w:val="0"/>
      <w:marBottom w:val="0"/>
      <w:divBdr>
        <w:top w:val="none" w:sz="0" w:space="0" w:color="auto"/>
        <w:left w:val="none" w:sz="0" w:space="0" w:color="auto"/>
        <w:bottom w:val="none" w:sz="0" w:space="0" w:color="auto"/>
        <w:right w:val="none" w:sz="0" w:space="0" w:color="auto"/>
      </w:divBdr>
    </w:div>
    <w:div w:id="693191246">
      <w:bodyDiv w:val="1"/>
      <w:marLeft w:val="0"/>
      <w:marRight w:val="0"/>
      <w:marTop w:val="0"/>
      <w:marBottom w:val="0"/>
      <w:divBdr>
        <w:top w:val="none" w:sz="0" w:space="0" w:color="auto"/>
        <w:left w:val="none" w:sz="0" w:space="0" w:color="auto"/>
        <w:bottom w:val="none" w:sz="0" w:space="0" w:color="auto"/>
        <w:right w:val="none" w:sz="0" w:space="0" w:color="auto"/>
      </w:divBdr>
    </w:div>
    <w:div w:id="693264681">
      <w:bodyDiv w:val="1"/>
      <w:marLeft w:val="0"/>
      <w:marRight w:val="0"/>
      <w:marTop w:val="0"/>
      <w:marBottom w:val="0"/>
      <w:divBdr>
        <w:top w:val="none" w:sz="0" w:space="0" w:color="auto"/>
        <w:left w:val="none" w:sz="0" w:space="0" w:color="auto"/>
        <w:bottom w:val="none" w:sz="0" w:space="0" w:color="auto"/>
        <w:right w:val="none" w:sz="0" w:space="0" w:color="auto"/>
      </w:divBdr>
    </w:div>
    <w:div w:id="693308893">
      <w:bodyDiv w:val="1"/>
      <w:marLeft w:val="0"/>
      <w:marRight w:val="0"/>
      <w:marTop w:val="0"/>
      <w:marBottom w:val="0"/>
      <w:divBdr>
        <w:top w:val="none" w:sz="0" w:space="0" w:color="auto"/>
        <w:left w:val="none" w:sz="0" w:space="0" w:color="auto"/>
        <w:bottom w:val="none" w:sz="0" w:space="0" w:color="auto"/>
        <w:right w:val="none" w:sz="0" w:space="0" w:color="auto"/>
      </w:divBdr>
    </w:div>
    <w:div w:id="693309531">
      <w:bodyDiv w:val="1"/>
      <w:marLeft w:val="0"/>
      <w:marRight w:val="0"/>
      <w:marTop w:val="0"/>
      <w:marBottom w:val="0"/>
      <w:divBdr>
        <w:top w:val="none" w:sz="0" w:space="0" w:color="auto"/>
        <w:left w:val="none" w:sz="0" w:space="0" w:color="auto"/>
        <w:bottom w:val="none" w:sz="0" w:space="0" w:color="auto"/>
        <w:right w:val="none" w:sz="0" w:space="0" w:color="auto"/>
      </w:divBdr>
    </w:div>
    <w:div w:id="693464285">
      <w:bodyDiv w:val="1"/>
      <w:marLeft w:val="0"/>
      <w:marRight w:val="0"/>
      <w:marTop w:val="0"/>
      <w:marBottom w:val="0"/>
      <w:divBdr>
        <w:top w:val="none" w:sz="0" w:space="0" w:color="auto"/>
        <w:left w:val="none" w:sz="0" w:space="0" w:color="auto"/>
        <w:bottom w:val="none" w:sz="0" w:space="0" w:color="auto"/>
        <w:right w:val="none" w:sz="0" w:space="0" w:color="auto"/>
      </w:divBdr>
    </w:div>
    <w:div w:id="693575632">
      <w:bodyDiv w:val="1"/>
      <w:marLeft w:val="0"/>
      <w:marRight w:val="0"/>
      <w:marTop w:val="0"/>
      <w:marBottom w:val="0"/>
      <w:divBdr>
        <w:top w:val="none" w:sz="0" w:space="0" w:color="auto"/>
        <w:left w:val="none" w:sz="0" w:space="0" w:color="auto"/>
        <w:bottom w:val="none" w:sz="0" w:space="0" w:color="auto"/>
        <w:right w:val="none" w:sz="0" w:space="0" w:color="auto"/>
      </w:divBdr>
    </w:div>
    <w:div w:id="693575844">
      <w:bodyDiv w:val="1"/>
      <w:marLeft w:val="0"/>
      <w:marRight w:val="0"/>
      <w:marTop w:val="0"/>
      <w:marBottom w:val="0"/>
      <w:divBdr>
        <w:top w:val="none" w:sz="0" w:space="0" w:color="auto"/>
        <w:left w:val="none" w:sz="0" w:space="0" w:color="auto"/>
        <w:bottom w:val="none" w:sz="0" w:space="0" w:color="auto"/>
        <w:right w:val="none" w:sz="0" w:space="0" w:color="auto"/>
      </w:divBdr>
    </w:div>
    <w:div w:id="693579582">
      <w:bodyDiv w:val="1"/>
      <w:marLeft w:val="0"/>
      <w:marRight w:val="0"/>
      <w:marTop w:val="0"/>
      <w:marBottom w:val="0"/>
      <w:divBdr>
        <w:top w:val="none" w:sz="0" w:space="0" w:color="auto"/>
        <w:left w:val="none" w:sz="0" w:space="0" w:color="auto"/>
        <w:bottom w:val="none" w:sz="0" w:space="0" w:color="auto"/>
        <w:right w:val="none" w:sz="0" w:space="0" w:color="auto"/>
      </w:divBdr>
    </w:div>
    <w:div w:id="693767847">
      <w:bodyDiv w:val="1"/>
      <w:marLeft w:val="0"/>
      <w:marRight w:val="0"/>
      <w:marTop w:val="0"/>
      <w:marBottom w:val="0"/>
      <w:divBdr>
        <w:top w:val="none" w:sz="0" w:space="0" w:color="auto"/>
        <w:left w:val="none" w:sz="0" w:space="0" w:color="auto"/>
        <w:bottom w:val="none" w:sz="0" w:space="0" w:color="auto"/>
        <w:right w:val="none" w:sz="0" w:space="0" w:color="auto"/>
      </w:divBdr>
      <w:divsChild>
        <w:div w:id="67924116">
          <w:marLeft w:val="480"/>
          <w:marRight w:val="0"/>
          <w:marTop w:val="0"/>
          <w:marBottom w:val="0"/>
          <w:divBdr>
            <w:top w:val="none" w:sz="0" w:space="0" w:color="auto"/>
            <w:left w:val="none" w:sz="0" w:space="0" w:color="auto"/>
            <w:bottom w:val="none" w:sz="0" w:space="0" w:color="auto"/>
            <w:right w:val="none" w:sz="0" w:space="0" w:color="auto"/>
          </w:divBdr>
        </w:div>
        <w:div w:id="163324122">
          <w:marLeft w:val="480"/>
          <w:marRight w:val="0"/>
          <w:marTop w:val="0"/>
          <w:marBottom w:val="0"/>
          <w:divBdr>
            <w:top w:val="none" w:sz="0" w:space="0" w:color="auto"/>
            <w:left w:val="none" w:sz="0" w:space="0" w:color="auto"/>
            <w:bottom w:val="none" w:sz="0" w:space="0" w:color="auto"/>
            <w:right w:val="none" w:sz="0" w:space="0" w:color="auto"/>
          </w:divBdr>
        </w:div>
        <w:div w:id="200747189">
          <w:marLeft w:val="480"/>
          <w:marRight w:val="0"/>
          <w:marTop w:val="0"/>
          <w:marBottom w:val="0"/>
          <w:divBdr>
            <w:top w:val="none" w:sz="0" w:space="0" w:color="auto"/>
            <w:left w:val="none" w:sz="0" w:space="0" w:color="auto"/>
            <w:bottom w:val="none" w:sz="0" w:space="0" w:color="auto"/>
            <w:right w:val="none" w:sz="0" w:space="0" w:color="auto"/>
          </w:divBdr>
        </w:div>
        <w:div w:id="219096762">
          <w:marLeft w:val="480"/>
          <w:marRight w:val="0"/>
          <w:marTop w:val="0"/>
          <w:marBottom w:val="0"/>
          <w:divBdr>
            <w:top w:val="none" w:sz="0" w:space="0" w:color="auto"/>
            <w:left w:val="none" w:sz="0" w:space="0" w:color="auto"/>
            <w:bottom w:val="none" w:sz="0" w:space="0" w:color="auto"/>
            <w:right w:val="none" w:sz="0" w:space="0" w:color="auto"/>
          </w:divBdr>
        </w:div>
        <w:div w:id="294915695">
          <w:marLeft w:val="480"/>
          <w:marRight w:val="0"/>
          <w:marTop w:val="0"/>
          <w:marBottom w:val="0"/>
          <w:divBdr>
            <w:top w:val="none" w:sz="0" w:space="0" w:color="auto"/>
            <w:left w:val="none" w:sz="0" w:space="0" w:color="auto"/>
            <w:bottom w:val="none" w:sz="0" w:space="0" w:color="auto"/>
            <w:right w:val="none" w:sz="0" w:space="0" w:color="auto"/>
          </w:divBdr>
        </w:div>
        <w:div w:id="295373896">
          <w:marLeft w:val="480"/>
          <w:marRight w:val="0"/>
          <w:marTop w:val="0"/>
          <w:marBottom w:val="0"/>
          <w:divBdr>
            <w:top w:val="none" w:sz="0" w:space="0" w:color="auto"/>
            <w:left w:val="none" w:sz="0" w:space="0" w:color="auto"/>
            <w:bottom w:val="none" w:sz="0" w:space="0" w:color="auto"/>
            <w:right w:val="none" w:sz="0" w:space="0" w:color="auto"/>
          </w:divBdr>
        </w:div>
        <w:div w:id="364329524">
          <w:marLeft w:val="480"/>
          <w:marRight w:val="0"/>
          <w:marTop w:val="0"/>
          <w:marBottom w:val="0"/>
          <w:divBdr>
            <w:top w:val="none" w:sz="0" w:space="0" w:color="auto"/>
            <w:left w:val="none" w:sz="0" w:space="0" w:color="auto"/>
            <w:bottom w:val="none" w:sz="0" w:space="0" w:color="auto"/>
            <w:right w:val="none" w:sz="0" w:space="0" w:color="auto"/>
          </w:divBdr>
        </w:div>
        <w:div w:id="365369957">
          <w:marLeft w:val="480"/>
          <w:marRight w:val="0"/>
          <w:marTop w:val="0"/>
          <w:marBottom w:val="0"/>
          <w:divBdr>
            <w:top w:val="none" w:sz="0" w:space="0" w:color="auto"/>
            <w:left w:val="none" w:sz="0" w:space="0" w:color="auto"/>
            <w:bottom w:val="none" w:sz="0" w:space="0" w:color="auto"/>
            <w:right w:val="none" w:sz="0" w:space="0" w:color="auto"/>
          </w:divBdr>
        </w:div>
        <w:div w:id="366413706">
          <w:marLeft w:val="480"/>
          <w:marRight w:val="0"/>
          <w:marTop w:val="0"/>
          <w:marBottom w:val="0"/>
          <w:divBdr>
            <w:top w:val="none" w:sz="0" w:space="0" w:color="auto"/>
            <w:left w:val="none" w:sz="0" w:space="0" w:color="auto"/>
            <w:bottom w:val="none" w:sz="0" w:space="0" w:color="auto"/>
            <w:right w:val="none" w:sz="0" w:space="0" w:color="auto"/>
          </w:divBdr>
        </w:div>
        <w:div w:id="474882256">
          <w:marLeft w:val="480"/>
          <w:marRight w:val="0"/>
          <w:marTop w:val="0"/>
          <w:marBottom w:val="0"/>
          <w:divBdr>
            <w:top w:val="none" w:sz="0" w:space="0" w:color="auto"/>
            <w:left w:val="none" w:sz="0" w:space="0" w:color="auto"/>
            <w:bottom w:val="none" w:sz="0" w:space="0" w:color="auto"/>
            <w:right w:val="none" w:sz="0" w:space="0" w:color="auto"/>
          </w:divBdr>
        </w:div>
        <w:div w:id="480972366">
          <w:marLeft w:val="480"/>
          <w:marRight w:val="0"/>
          <w:marTop w:val="0"/>
          <w:marBottom w:val="0"/>
          <w:divBdr>
            <w:top w:val="none" w:sz="0" w:space="0" w:color="auto"/>
            <w:left w:val="none" w:sz="0" w:space="0" w:color="auto"/>
            <w:bottom w:val="none" w:sz="0" w:space="0" w:color="auto"/>
            <w:right w:val="none" w:sz="0" w:space="0" w:color="auto"/>
          </w:divBdr>
        </w:div>
        <w:div w:id="520437289">
          <w:marLeft w:val="480"/>
          <w:marRight w:val="0"/>
          <w:marTop w:val="0"/>
          <w:marBottom w:val="0"/>
          <w:divBdr>
            <w:top w:val="none" w:sz="0" w:space="0" w:color="auto"/>
            <w:left w:val="none" w:sz="0" w:space="0" w:color="auto"/>
            <w:bottom w:val="none" w:sz="0" w:space="0" w:color="auto"/>
            <w:right w:val="none" w:sz="0" w:space="0" w:color="auto"/>
          </w:divBdr>
        </w:div>
        <w:div w:id="527840700">
          <w:marLeft w:val="480"/>
          <w:marRight w:val="0"/>
          <w:marTop w:val="0"/>
          <w:marBottom w:val="0"/>
          <w:divBdr>
            <w:top w:val="none" w:sz="0" w:space="0" w:color="auto"/>
            <w:left w:val="none" w:sz="0" w:space="0" w:color="auto"/>
            <w:bottom w:val="none" w:sz="0" w:space="0" w:color="auto"/>
            <w:right w:val="none" w:sz="0" w:space="0" w:color="auto"/>
          </w:divBdr>
        </w:div>
        <w:div w:id="536624824">
          <w:marLeft w:val="480"/>
          <w:marRight w:val="0"/>
          <w:marTop w:val="0"/>
          <w:marBottom w:val="0"/>
          <w:divBdr>
            <w:top w:val="none" w:sz="0" w:space="0" w:color="auto"/>
            <w:left w:val="none" w:sz="0" w:space="0" w:color="auto"/>
            <w:bottom w:val="none" w:sz="0" w:space="0" w:color="auto"/>
            <w:right w:val="none" w:sz="0" w:space="0" w:color="auto"/>
          </w:divBdr>
        </w:div>
        <w:div w:id="571354064">
          <w:marLeft w:val="480"/>
          <w:marRight w:val="0"/>
          <w:marTop w:val="0"/>
          <w:marBottom w:val="0"/>
          <w:divBdr>
            <w:top w:val="none" w:sz="0" w:space="0" w:color="auto"/>
            <w:left w:val="none" w:sz="0" w:space="0" w:color="auto"/>
            <w:bottom w:val="none" w:sz="0" w:space="0" w:color="auto"/>
            <w:right w:val="none" w:sz="0" w:space="0" w:color="auto"/>
          </w:divBdr>
        </w:div>
        <w:div w:id="593589376">
          <w:marLeft w:val="480"/>
          <w:marRight w:val="0"/>
          <w:marTop w:val="0"/>
          <w:marBottom w:val="0"/>
          <w:divBdr>
            <w:top w:val="none" w:sz="0" w:space="0" w:color="auto"/>
            <w:left w:val="none" w:sz="0" w:space="0" w:color="auto"/>
            <w:bottom w:val="none" w:sz="0" w:space="0" w:color="auto"/>
            <w:right w:val="none" w:sz="0" w:space="0" w:color="auto"/>
          </w:divBdr>
        </w:div>
        <w:div w:id="702749428">
          <w:marLeft w:val="480"/>
          <w:marRight w:val="0"/>
          <w:marTop w:val="0"/>
          <w:marBottom w:val="0"/>
          <w:divBdr>
            <w:top w:val="none" w:sz="0" w:space="0" w:color="auto"/>
            <w:left w:val="none" w:sz="0" w:space="0" w:color="auto"/>
            <w:bottom w:val="none" w:sz="0" w:space="0" w:color="auto"/>
            <w:right w:val="none" w:sz="0" w:space="0" w:color="auto"/>
          </w:divBdr>
        </w:div>
        <w:div w:id="710346433">
          <w:marLeft w:val="480"/>
          <w:marRight w:val="0"/>
          <w:marTop w:val="0"/>
          <w:marBottom w:val="0"/>
          <w:divBdr>
            <w:top w:val="none" w:sz="0" w:space="0" w:color="auto"/>
            <w:left w:val="none" w:sz="0" w:space="0" w:color="auto"/>
            <w:bottom w:val="none" w:sz="0" w:space="0" w:color="auto"/>
            <w:right w:val="none" w:sz="0" w:space="0" w:color="auto"/>
          </w:divBdr>
        </w:div>
        <w:div w:id="747925158">
          <w:marLeft w:val="480"/>
          <w:marRight w:val="0"/>
          <w:marTop w:val="0"/>
          <w:marBottom w:val="0"/>
          <w:divBdr>
            <w:top w:val="none" w:sz="0" w:space="0" w:color="auto"/>
            <w:left w:val="none" w:sz="0" w:space="0" w:color="auto"/>
            <w:bottom w:val="none" w:sz="0" w:space="0" w:color="auto"/>
            <w:right w:val="none" w:sz="0" w:space="0" w:color="auto"/>
          </w:divBdr>
        </w:div>
        <w:div w:id="783306844">
          <w:marLeft w:val="480"/>
          <w:marRight w:val="0"/>
          <w:marTop w:val="0"/>
          <w:marBottom w:val="0"/>
          <w:divBdr>
            <w:top w:val="none" w:sz="0" w:space="0" w:color="auto"/>
            <w:left w:val="none" w:sz="0" w:space="0" w:color="auto"/>
            <w:bottom w:val="none" w:sz="0" w:space="0" w:color="auto"/>
            <w:right w:val="none" w:sz="0" w:space="0" w:color="auto"/>
          </w:divBdr>
        </w:div>
        <w:div w:id="862476275">
          <w:marLeft w:val="480"/>
          <w:marRight w:val="0"/>
          <w:marTop w:val="0"/>
          <w:marBottom w:val="0"/>
          <w:divBdr>
            <w:top w:val="none" w:sz="0" w:space="0" w:color="auto"/>
            <w:left w:val="none" w:sz="0" w:space="0" w:color="auto"/>
            <w:bottom w:val="none" w:sz="0" w:space="0" w:color="auto"/>
            <w:right w:val="none" w:sz="0" w:space="0" w:color="auto"/>
          </w:divBdr>
        </w:div>
        <w:div w:id="887105274">
          <w:marLeft w:val="480"/>
          <w:marRight w:val="0"/>
          <w:marTop w:val="0"/>
          <w:marBottom w:val="0"/>
          <w:divBdr>
            <w:top w:val="none" w:sz="0" w:space="0" w:color="auto"/>
            <w:left w:val="none" w:sz="0" w:space="0" w:color="auto"/>
            <w:bottom w:val="none" w:sz="0" w:space="0" w:color="auto"/>
            <w:right w:val="none" w:sz="0" w:space="0" w:color="auto"/>
          </w:divBdr>
        </w:div>
        <w:div w:id="912276757">
          <w:marLeft w:val="480"/>
          <w:marRight w:val="0"/>
          <w:marTop w:val="0"/>
          <w:marBottom w:val="0"/>
          <w:divBdr>
            <w:top w:val="none" w:sz="0" w:space="0" w:color="auto"/>
            <w:left w:val="none" w:sz="0" w:space="0" w:color="auto"/>
            <w:bottom w:val="none" w:sz="0" w:space="0" w:color="auto"/>
            <w:right w:val="none" w:sz="0" w:space="0" w:color="auto"/>
          </w:divBdr>
        </w:div>
      </w:divsChild>
    </w:div>
    <w:div w:id="693769461">
      <w:bodyDiv w:val="1"/>
      <w:marLeft w:val="0"/>
      <w:marRight w:val="0"/>
      <w:marTop w:val="0"/>
      <w:marBottom w:val="0"/>
      <w:divBdr>
        <w:top w:val="none" w:sz="0" w:space="0" w:color="auto"/>
        <w:left w:val="none" w:sz="0" w:space="0" w:color="auto"/>
        <w:bottom w:val="none" w:sz="0" w:space="0" w:color="auto"/>
        <w:right w:val="none" w:sz="0" w:space="0" w:color="auto"/>
      </w:divBdr>
    </w:div>
    <w:div w:id="693774751">
      <w:bodyDiv w:val="1"/>
      <w:marLeft w:val="0"/>
      <w:marRight w:val="0"/>
      <w:marTop w:val="0"/>
      <w:marBottom w:val="0"/>
      <w:divBdr>
        <w:top w:val="none" w:sz="0" w:space="0" w:color="auto"/>
        <w:left w:val="none" w:sz="0" w:space="0" w:color="auto"/>
        <w:bottom w:val="none" w:sz="0" w:space="0" w:color="auto"/>
        <w:right w:val="none" w:sz="0" w:space="0" w:color="auto"/>
      </w:divBdr>
    </w:div>
    <w:div w:id="694189985">
      <w:bodyDiv w:val="1"/>
      <w:marLeft w:val="0"/>
      <w:marRight w:val="0"/>
      <w:marTop w:val="0"/>
      <w:marBottom w:val="0"/>
      <w:divBdr>
        <w:top w:val="none" w:sz="0" w:space="0" w:color="auto"/>
        <w:left w:val="none" w:sz="0" w:space="0" w:color="auto"/>
        <w:bottom w:val="none" w:sz="0" w:space="0" w:color="auto"/>
        <w:right w:val="none" w:sz="0" w:space="0" w:color="auto"/>
      </w:divBdr>
    </w:div>
    <w:div w:id="694234501">
      <w:bodyDiv w:val="1"/>
      <w:marLeft w:val="0"/>
      <w:marRight w:val="0"/>
      <w:marTop w:val="0"/>
      <w:marBottom w:val="0"/>
      <w:divBdr>
        <w:top w:val="none" w:sz="0" w:space="0" w:color="auto"/>
        <w:left w:val="none" w:sz="0" w:space="0" w:color="auto"/>
        <w:bottom w:val="none" w:sz="0" w:space="0" w:color="auto"/>
        <w:right w:val="none" w:sz="0" w:space="0" w:color="auto"/>
      </w:divBdr>
    </w:div>
    <w:div w:id="694379684">
      <w:bodyDiv w:val="1"/>
      <w:marLeft w:val="0"/>
      <w:marRight w:val="0"/>
      <w:marTop w:val="0"/>
      <w:marBottom w:val="0"/>
      <w:divBdr>
        <w:top w:val="none" w:sz="0" w:space="0" w:color="auto"/>
        <w:left w:val="none" w:sz="0" w:space="0" w:color="auto"/>
        <w:bottom w:val="none" w:sz="0" w:space="0" w:color="auto"/>
        <w:right w:val="none" w:sz="0" w:space="0" w:color="auto"/>
      </w:divBdr>
    </w:div>
    <w:div w:id="694381310">
      <w:bodyDiv w:val="1"/>
      <w:marLeft w:val="0"/>
      <w:marRight w:val="0"/>
      <w:marTop w:val="0"/>
      <w:marBottom w:val="0"/>
      <w:divBdr>
        <w:top w:val="none" w:sz="0" w:space="0" w:color="auto"/>
        <w:left w:val="none" w:sz="0" w:space="0" w:color="auto"/>
        <w:bottom w:val="none" w:sz="0" w:space="0" w:color="auto"/>
        <w:right w:val="none" w:sz="0" w:space="0" w:color="auto"/>
      </w:divBdr>
    </w:div>
    <w:div w:id="694426604">
      <w:bodyDiv w:val="1"/>
      <w:marLeft w:val="0"/>
      <w:marRight w:val="0"/>
      <w:marTop w:val="0"/>
      <w:marBottom w:val="0"/>
      <w:divBdr>
        <w:top w:val="none" w:sz="0" w:space="0" w:color="auto"/>
        <w:left w:val="none" w:sz="0" w:space="0" w:color="auto"/>
        <w:bottom w:val="none" w:sz="0" w:space="0" w:color="auto"/>
        <w:right w:val="none" w:sz="0" w:space="0" w:color="auto"/>
      </w:divBdr>
    </w:div>
    <w:div w:id="694427270">
      <w:bodyDiv w:val="1"/>
      <w:marLeft w:val="0"/>
      <w:marRight w:val="0"/>
      <w:marTop w:val="0"/>
      <w:marBottom w:val="0"/>
      <w:divBdr>
        <w:top w:val="none" w:sz="0" w:space="0" w:color="auto"/>
        <w:left w:val="none" w:sz="0" w:space="0" w:color="auto"/>
        <w:bottom w:val="none" w:sz="0" w:space="0" w:color="auto"/>
        <w:right w:val="none" w:sz="0" w:space="0" w:color="auto"/>
      </w:divBdr>
    </w:div>
    <w:div w:id="694428337">
      <w:bodyDiv w:val="1"/>
      <w:marLeft w:val="0"/>
      <w:marRight w:val="0"/>
      <w:marTop w:val="0"/>
      <w:marBottom w:val="0"/>
      <w:divBdr>
        <w:top w:val="none" w:sz="0" w:space="0" w:color="auto"/>
        <w:left w:val="none" w:sz="0" w:space="0" w:color="auto"/>
        <w:bottom w:val="none" w:sz="0" w:space="0" w:color="auto"/>
        <w:right w:val="none" w:sz="0" w:space="0" w:color="auto"/>
      </w:divBdr>
    </w:div>
    <w:div w:id="694572457">
      <w:bodyDiv w:val="1"/>
      <w:marLeft w:val="0"/>
      <w:marRight w:val="0"/>
      <w:marTop w:val="0"/>
      <w:marBottom w:val="0"/>
      <w:divBdr>
        <w:top w:val="none" w:sz="0" w:space="0" w:color="auto"/>
        <w:left w:val="none" w:sz="0" w:space="0" w:color="auto"/>
        <w:bottom w:val="none" w:sz="0" w:space="0" w:color="auto"/>
        <w:right w:val="none" w:sz="0" w:space="0" w:color="auto"/>
      </w:divBdr>
    </w:div>
    <w:div w:id="694582019">
      <w:bodyDiv w:val="1"/>
      <w:marLeft w:val="0"/>
      <w:marRight w:val="0"/>
      <w:marTop w:val="0"/>
      <w:marBottom w:val="0"/>
      <w:divBdr>
        <w:top w:val="none" w:sz="0" w:space="0" w:color="auto"/>
        <w:left w:val="none" w:sz="0" w:space="0" w:color="auto"/>
        <w:bottom w:val="none" w:sz="0" w:space="0" w:color="auto"/>
        <w:right w:val="none" w:sz="0" w:space="0" w:color="auto"/>
      </w:divBdr>
    </w:div>
    <w:div w:id="694618234">
      <w:bodyDiv w:val="1"/>
      <w:marLeft w:val="0"/>
      <w:marRight w:val="0"/>
      <w:marTop w:val="0"/>
      <w:marBottom w:val="0"/>
      <w:divBdr>
        <w:top w:val="none" w:sz="0" w:space="0" w:color="auto"/>
        <w:left w:val="none" w:sz="0" w:space="0" w:color="auto"/>
        <w:bottom w:val="none" w:sz="0" w:space="0" w:color="auto"/>
        <w:right w:val="none" w:sz="0" w:space="0" w:color="auto"/>
      </w:divBdr>
    </w:div>
    <w:div w:id="694767423">
      <w:bodyDiv w:val="1"/>
      <w:marLeft w:val="0"/>
      <w:marRight w:val="0"/>
      <w:marTop w:val="0"/>
      <w:marBottom w:val="0"/>
      <w:divBdr>
        <w:top w:val="none" w:sz="0" w:space="0" w:color="auto"/>
        <w:left w:val="none" w:sz="0" w:space="0" w:color="auto"/>
        <w:bottom w:val="none" w:sz="0" w:space="0" w:color="auto"/>
        <w:right w:val="none" w:sz="0" w:space="0" w:color="auto"/>
      </w:divBdr>
      <w:divsChild>
        <w:div w:id="35469065">
          <w:marLeft w:val="480"/>
          <w:marRight w:val="0"/>
          <w:marTop w:val="0"/>
          <w:marBottom w:val="0"/>
          <w:divBdr>
            <w:top w:val="none" w:sz="0" w:space="0" w:color="auto"/>
            <w:left w:val="none" w:sz="0" w:space="0" w:color="auto"/>
            <w:bottom w:val="none" w:sz="0" w:space="0" w:color="auto"/>
            <w:right w:val="none" w:sz="0" w:space="0" w:color="auto"/>
          </w:divBdr>
        </w:div>
        <w:div w:id="45836828">
          <w:marLeft w:val="480"/>
          <w:marRight w:val="0"/>
          <w:marTop w:val="0"/>
          <w:marBottom w:val="0"/>
          <w:divBdr>
            <w:top w:val="none" w:sz="0" w:space="0" w:color="auto"/>
            <w:left w:val="none" w:sz="0" w:space="0" w:color="auto"/>
            <w:bottom w:val="none" w:sz="0" w:space="0" w:color="auto"/>
            <w:right w:val="none" w:sz="0" w:space="0" w:color="auto"/>
          </w:divBdr>
        </w:div>
        <w:div w:id="60297504">
          <w:marLeft w:val="480"/>
          <w:marRight w:val="0"/>
          <w:marTop w:val="0"/>
          <w:marBottom w:val="0"/>
          <w:divBdr>
            <w:top w:val="none" w:sz="0" w:space="0" w:color="auto"/>
            <w:left w:val="none" w:sz="0" w:space="0" w:color="auto"/>
            <w:bottom w:val="none" w:sz="0" w:space="0" w:color="auto"/>
            <w:right w:val="none" w:sz="0" w:space="0" w:color="auto"/>
          </w:divBdr>
        </w:div>
        <w:div w:id="71591756">
          <w:marLeft w:val="480"/>
          <w:marRight w:val="0"/>
          <w:marTop w:val="0"/>
          <w:marBottom w:val="0"/>
          <w:divBdr>
            <w:top w:val="none" w:sz="0" w:space="0" w:color="auto"/>
            <w:left w:val="none" w:sz="0" w:space="0" w:color="auto"/>
            <w:bottom w:val="none" w:sz="0" w:space="0" w:color="auto"/>
            <w:right w:val="none" w:sz="0" w:space="0" w:color="auto"/>
          </w:divBdr>
        </w:div>
        <w:div w:id="76294198">
          <w:marLeft w:val="480"/>
          <w:marRight w:val="0"/>
          <w:marTop w:val="0"/>
          <w:marBottom w:val="0"/>
          <w:divBdr>
            <w:top w:val="none" w:sz="0" w:space="0" w:color="auto"/>
            <w:left w:val="none" w:sz="0" w:space="0" w:color="auto"/>
            <w:bottom w:val="none" w:sz="0" w:space="0" w:color="auto"/>
            <w:right w:val="none" w:sz="0" w:space="0" w:color="auto"/>
          </w:divBdr>
        </w:div>
        <w:div w:id="178007923">
          <w:marLeft w:val="480"/>
          <w:marRight w:val="0"/>
          <w:marTop w:val="0"/>
          <w:marBottom w:val="0"/>
          <w:divBdr>
            <w:top w:val="none" w:sz="0" w:space="0" w:color="auto"/>
            <w:left w:val="none" w:sz="0" w:space="0" w:color="auto"/>
            <w:bottom w:val="none" w:sz="0" w:space="0" w:color="auto"/>
            <w:right w:val="none" w:sz="0" w:space="0" w:color="auto"/>
          </w:divBdr>
        </w:div>
        <w:div w:id="178349452">
          <w:marLeft w:val="480"/>
          <w:marRight w:val="0"/>
          <w:marTop w:val="0"/>
          <w:marBottom w:val="0"/>
          <w:divBdr>
            <w:top w:val="none" w:sz="0" w:space="0" w:color="auto"/>
            <w:left w:val="none" w:sz="0" w:space="0" w:color="auto"/>
            <w:bottom w:val="none" w:sz="0" w:space="0" w:color="auto"/>
            <w:right w:val="none" w:sz="0" w:space="0" w:color="auto"/>
          </w:divBdr>
        </w:div>
        <w:div w:id="235095163">
          <w:marLeft w:val="480"/>
          <w:marRight w:val="0"/>
          <w:marTop w:val="0"/>
          <w:marBottom w:val="0"/>
          <w:divBdr>
            <w:top w:val="none" w:sz="0" w:space="0" w:color="auto"/>
            <w:left w:val="none" w:sz="0" w:space="0" w:color="auto"/>
            <w:bottom w:val="none" w:sz="0" w:space="0" w:color="auto"/>
            <w:right w:val="none" w:sz="0" w:space="0" w:color="auto"/>
          </w:divBdr>
        </w:div>
        <w:div w:id="289243094">
          <w:marLeft w:val="480"/>
          <w:marRight w:val="0"/>
          <w:marTop w:val="0"/>
          <w:marBottom w:val="0"/>
          <w:divBdr>
            <w:top w:val="none" w:sz="0" w:space="0" w:color="auto"/>
            <w:left w:val="none" w:sz="0" w:space="0" w:color="auto"/>
            <w:bottom w:val="none" w:sz="0" w:space="0" w:color="auto"/>
            <w:right w:val="none" w:sz="0" w:space="0" w:color="auto"/>
          </w:divBdr>
        </w:div>
        <w:div w:id="291789546">
          <w:marLeft w:val="480"/>
          <w:marRight w:val="0"/>
          <w:marTop w:val="0"/>
          <w:marBottom w:val="0"/>
          <w:divBdr>
            <w:top w:val="none" w:sz="0" w:space="0" w:color="auto"/>
            <w:left w:val="none" w:sz="0" w:space="0" w:color="auto"/>
            <w:bottom w:val="none" w:sz="0" w:space="0" w:color="auto"/>
            <w:right w:val="none" w:sz="0" w:space="0" w:color="auto"/>
          </w:divBdr>
        </w:div>
        <w:div w:id="299073264">
          <w:marLeft w:val="480"/>
          <w:marRight w:val="0"/>
          <w:marTop w:val="0"/>
          <w:marBottom w:val="0"/>
          <w:divBdr>
            <w:top w:val="none" w:sz="0" w:space="0" w:color="auto"/>
            <w:left w:val="none" w:sz="0" w:space="0" w:color="auto"/>
            <w:bottom w:val="none" w:sz="0" w:space="0" w:color="auto"/>
            <w:right w:val="none" w:sz="0" w:space="0" w:color="auto"/>
          </w:divBdr>
        </w:div>
        <w:div w:id="303967170">
          <w:marLeft w:val="480"/>
          <w:marRight w:val="0"/>
          <w:marTop w:val="0"/>
          <w:marBottom w:val="0"/>
          <w:divBdr>
            <w:top w:val="none" w:sz="0" w:space="0" w:color="auto"/>
            <w:left w:val="none" w:sz="0" w:space="0" w:color="auto"/>
            <w:bottom w:val="none" w:sz="0" w:space="0" w:color="auto"/>
            <w:right w:val="none" w:sz="0" w:space="0" w:color="auto"/>
          </w:divBdr>
        </w:div>
        <w:div w:id="450634837">
          <w:marLeft w:val="480"/>
          <w:marRight w:val="0"/>
          <w:marTop w:val="0"/>
          <w:marBottom w:val="0"/>
          <w:divBdr>
            <w:top w:val="none" w:sz="0" w:space="0" w:color="auto"/>
            <w:left w:val="none" w:sz="0" w:space="0" w:color="auto"/>
            <w:bottom w:val="none" w:sz="0" w:space="0" w:color="auto"/>
            <w:right w:val="none" w:sz="0" w:space="0" w:color="auto"/>
          </w:divBdr>
        </w:div>
        <w:div w:id="475879216">
          <w:marLeft w:val="480"/>
          <w:marRight w:val="0"/>
          <w:marTop w:val="0"/>
          <w:marBottom w:val="0"/>
          <w:divBdr>
            <w:top w:val="none" w:sz="0" w:space="0" w:color="auto"/>
            <w:left w:val="none" w:sz="0" w:space="0" w:color="auto"/>
            <w:bottom w:val="none" w:sz="0" w:space="0" w:color="auto"/>
            <w:right w:val="none" w:sz="0" w:space="0" w:color="auto"/>
          </w:divBdr>
        </w:div>
        <w:div w:id="509180066">
          <w:marLeft w:val="480"/>
          <w:marRight w:val="0"/>
          <w:marTop w:val="0"/>
          <w:marBottom w:val="0"/>
          <w:divBdr>
            <w:top w:val="none" w:sz="0" w:space="0" w:color="auto"/>
            <w:left w:val="none" w:sz="0" w:space="0" w:color="auto"/>
            <w:bottom w:val="none" w:sz="0" w:space="0" w:color="auto"/>
            <w:right w:val="none" w:sz="0" w:space="0" w:color="auto"/>
          </w:divBdr>
        </w:div>
        <w:div w:id="567110190">
          <w:marLeft w:val="480"/>
          <w:marRight w:val="0"/>
          <w:marTop w:val="0"/>
          <w:marBottom w:val="0"/>
          <w:divBdr>
            <w:top w:val="none" w:sz="0" w:space="0" w:color="auto"/>
            <w:left w:val="none" w:sz="0" w:space="0" w:color="auto"/>
            <w:bottom w:val="none" w:sz="0" w:space="0" w:color="auto"/>
            <w:right w:val="none" w:sz="0" w:space="0" w:color="auto"/>
          </w:divBdr>
        </w:div>
        <w:div w:id="683944512">
          <w:marLeft w:val="480"/>
          <w:marRight w:val="0"/>
          <w:marTop w:val="0"/>
          <w:marBottom w:val="0"/>
          <w:divBdr>
            <w:top w:val="none" w:sz="0" w:space="0" w:color="auto"/>
            <w:left w:val="none" w:sz="0" w:space="0" w:color="auto"/>
            <w:bottom w:val="none" w:sz="0" w:space="0" w:color="auto"/>
            <w:right w:val="none" w:sz="0" w:space="0" w:color="auto"/>
          </w:divBdr>
        </w:div>
        <w:div w:id="705368246">
          <w:marLeft w:val="480"/>
          <w:marRight w:val="0"/>
          <w:marTop w:val="0"/>
          <w:marBottom w:val="0"/>
          <w:divBdr>
            <w:top w:val="none" w:sz="0" w:space="0" w:color="auto"/>
            <w:left w:val="none" w:sz="0" w:space="0" w:color="auto"/>
            <w:bottom w:val="none" w:sz="0" w:space="0" w:color="auto"/>
            <w:right w:val="none" w:sz="0" w:space="0" w:color="auto"/>
          </w:divBdr>
        </w:div>
        <w:div w:id="715081789">
          <w:marLeft w:val="480"/>
          <w:marRight w:val="0"/>
          <w:marTop w:val="0"/>
          <w:marBottom w:val="0"/>
          <w:divBdr>
            <w:top w:val="none" w:sz="0" w:space="0" w:color="auto"/>
            <w:left w:val="none" w:sz="0" w:space="0" w:color="auto"/>
            <w:bottom w:val="none" w:sz="0" w:space="0" w:color="auto"/>
            <w:right w:val="none" w:sz="0" w:space="0" w:color="auto"/>
          </w:divBdr>
        </w:div>
        <w:div w:id="740565021">
          <w:marLeft w:val="480"/>
          <w:marRight w:val="0"/>
          <w:marTop w:val="0"/>
          <w:marBottom w:val="0"/>
          <w:divBdr>
            <w:top w:val="none" w:sz="0" w:space="0" w:color="auto"/>
            <w:left w:val="none" w:sz="0" w:space="0" w:color="auto"/>
            <w:bottom w:val="none" w:sz="0" w:space="0" w:color="auto"/>
            <w:right w:val="none" w:sz="0" w:space="0" w:color="auto"/>
          </w:divBdr>
        </w:div>
        <w:div w:id="824398544">
          <w:marLeft w:val="480"/>
          <w:marRight w:val="0"/>
          <w:marTop w:val="0"/>
          <w:marBottom w:val="0"/>
          <w:divBdr>
            <w:top w:val="none" w:sz="0" w:space="0" w:color="auto"/>
            <w:left w:val="none" w:sz="0" w:space="0" w:color="auto"/>
            <w:bottom w:val="none" w:sz="0" w:space="0" w:color="auto"/>
            <w:right w:val="none" w:sz="0" w:space="0" w:color="auto"/>
          </w:divBdr>
        </w:div>
        <w:div w:id="834034708">
          <w:marLeft w:val="480"/>
          <w:marRight w:val="0"/>
          <w:marTop w:val="0"/>
          <w:marBottom w:val="0"/>
          <w:divBdr>
            <w:top w:val="none" w:sz="0" w:space="0" w:color="auto"/>
            <w:left w:val="none" w:sz="0" w:space="0" w:color="auto"/>
            <w:bottom w:val="none" w:sz="0" w:space="0" w:color="auto"/>
            <w:right w:val="none" w:sz="0" w:space="0" w:color="auto"/>
          </w:divBdr>
        </w:div>
        <w:div w:id="836503907">
          <w:marLeft w:val="480"/>
          <w:marRight w:val="0"/>
          <w:marTop w:val="0"/>
          <w:marBottom w:val="0"/>
          <w:divBdr>
            <w:top w:val="none" w:sz="0" w:space="0" w:color="auto"/>
            <w:left w:val="none" w:sz="0" w:space="0" w:color="auto"/>
            <w:bottom w:val="none" w:sz="0" w:space="0" w:color="auto"/>
            <w:right w:val="none" w:sz="0" w:space="0" w:color="auto"/>
          </w:divBdr>
        </w:div>
        <w:div w:id="846022721">
          <w:marLeft w:val="480"/>
          <w:marRight w:val="0"/>
          <w:marTop w:val="0"/>
          <w:marBottom w:val="0"/>
          <w:divBdr>
            <w:top w:val="none" w:sz="0" w:space="0" w:color="auto"/>
            <w:left w:val="none" w:sz="0" w:space="0" w:color="auto"/>
            <w:bottom w:val="none" w:sz="0" w:space="0" w:color="auto"/>
            <w:right w:val="none" w:sz="0" w:space="0" w:color="auto"/>
          </w:divBdr>
        </w:div>
        <w:div w:id="869537186">
          <w:marLeft w:val="480"/>
          <w:marRight w:val="0"/>
          <w:marTop w:val="0"/>
          <w:marBottom w:val="0"/>
          <w:divBdr>
            <w:top w:val="none" w:sz="0" w:space="0" w:color="auto"/>
            <w:left w:val="none" w:sz="0" w:space="0" w:color="auto"/>
            <w:bottom w:val="none" w:sz="0" w:space="0" w:color="auto"/>
            <w:right w:val="none" w:sz="0" w:space="0" w:color="auto"/>
          </w:divBdr>
        </w:div>
        <w:div w:id="894320194">
          <w:marLeft w:val="480"/>
          <w:marRight w:val="0"/>
          <w:marTop w:val="0"/>
          <w:marBottom w:val="0"/>
          <w:divBdr>
            <w:top w:val="none" w:sz="0" w:space="0" w:color="auto"/>
            <w:left w:val="none" w:sz="0" w:space="0" w:color="auto"/>
            <w:bottom w:val="none" w:sz="0" w:space="0" w:color="auto"/>
            <w:right w:val="none" w:sz="0" w:space="0" w:color="auto"/>
          </w:divBdr>
        </w:div>
      </w:divsChild>
    </w:div>
    <w:div w:id="694887360">
      <w:bodyDiv w:val="1"/>
      <w:marLeft w:val="0"/>
      <w:marRight w:val="0"/>
      <w:marTop w:val="0"/>
      <w:marBottom w:val="0"/>
      <w:divBdr>
        <w:top w:val="none" w:sz="0" w:space="0" w:color="auto"/>
        <w:left w:val="none" w:sz="0" w:space="0" w:color="auto"/>
        <w:bottom w:val="none" w:sz="0" w:space="0" w:color="auto"/>
        <w:right w:val="none" w:sz="0" w:space="0" w:color="auto"/>
      </w:divBdr>
    </w:div>
    <w:div w:id="694887388">
      <w:bodyDiv w:val="1"/>
      <w:marLeft w:val="0"/>
      <w:marRight w:val="0"/>
      <w:marTop w:val="0"/>
      <w:marBottom w:val="0"/>
      <w:divBdr>
        <w:top w:val="none" w:sz="0" w:space="0" w:color="auto"/>
        <w:left w:val="none" w:sz="0" w:space="0" w:color="auto"/>
        <w:bottom w:val="none" w:sz="0" w:space="0" w:color="auto"/>
        <w:right w:val="none" w:sz="0" w:space="0" w:color="auto"/>
      </w:divBdr>
    </w:div>
    <w:div w:id="694959243">
      <w:bodyDiv w:val="1"/>
      <w:marLeft w:val="0"/>
      <w:marRight w:val="0"/>
      <w:marTop w:val="0"/>
      <w:marBottom w:val="0"/>
      <w:divBdr>
        <w:top w:val="none" w:sz="0" w:space="0" w:color="auto"/>
        <w:left w:val="none" w:sz="0" w:space="0" w:color="auto"/>
        <w:bottom w:val="none" w:sz="0" w:space="0" w:color="auto"/>
        <w:right w:val="none" w:sz="0" w:space="0" w:color="auto"/>
      </w:divBdr>
    </w:div>
    <w:div w:id="695153662">
      <w:bodyDiv w:val="1"/>
      <w:marLeft w:val="0"/>
      <w:marRight w:val="0"/>
      <w:marTop w:val="0"/>
      <w:marBottom w:val="0"/>
      <w:divBdr>
        <w:top w:val="none" w:sz="0" w:space="0" w:color="auto"/>
        <w:left w:val="none" w:sz="0" w:space="0" w:color="auto"/>
        <w:bottom w:val="none" w:sz="0" w:space="0" w:color="auto"/>
        <w:right w:val="none" w:sz="0" w:space="0" w:color="auto"/>
      </w:divBdr>
    </w:div>
    <w:div w:id="695154247">
      <w:bodyDiv w:val="1"/>
      <w:marLeft w:val="0"/>
      <w:marRight w:val="0"/>
      <w:marTop w:val="0"/>
      <w:marBottom w:val="0"/>
      <w:divBdr>
        <w:top w:val="none" w:sz="0" w:space="0" w:color="auto"/>
        <w:left w:val="none" w:sz="0" w:space="0" w:color="auto"/>
        <w:bottom w:val="none" w:sz="0" w:space="0" w:color="auto"/>
        <w:right w:val="none" w:sz="0" w:space="0" w:color="auto"/>
      </w:divBdr>
    </w:div>
    <w:div w:id="695275379">
      <w:bodyDiv w:val="1"/>
      <w:marLeft w:val="0"/>
      <w:marRight w:val="0"/>
      <w:marTop w:val="0"/>
      <w:marBottom w:val="0"/>
      <w:divBdr>
        <w:top w:val="none" w:sz="0" w:space="0" w:color="auto"/>
        <w:left w:val="none" w:sz="0" w:space="0" w:color="auto"/>
        <w:bottom w:val="none" w:sz="0" w:space="0" w:color="auto"/>
        <w:right w:val="none" w:sz="0" w:space="0" w:color="auto"/>
      </w:divBdr>
    </w:div>
    <w:div w:id="695423403">
      <w:bodyDiv w:val="1"/>
      <w:marLeft w:val="0"/>
      <w:marRight w:val="0"/>
      <w:marTop w:val="0"/>
      <w:marBottom w:val="0"/>
      <w:divBdr>
        <w:top w:val="none" w:sz="0" w:space="0" w:color="auto"/>
        <w:left w:val="none" w:sz="0" w:space="0" w:color="auto"/>
        <w:bottom w:val="none" w:sz="0" w:space="0" w:color="auto"/>
        <w:right w:val="none" w:sz="0" w:space="0" w:color="auto"/>
      </w:divBdr>
    </w:div>
    <w:div w:id="695469935">
      <w:bodyDiv w:val="1"/>
      <w:marLeft w:val="0"/>
      <w:marRight w:val="0"/>
      <w:marTop w:val="0"/>
      <w:marBottom w:val="0"/>
      <w:divBdr>
        <w:top w:val="none" w:sz="0" w:space="0" w:color="auto"/>
        <w:left w:val="none" w:sz="0" w:space="0" w:color="auto"/>
        <w:bottom w:val="none" w:sz="0" w:space="0" w:color="auto"/>
        <w:right w:val="none" w:sz="0" w:space="0" w:color="auto"/>
      </w:divBdr>
    </w:div>
    <w:div w:id="695616454">
      <w:bodyDiv w:val="1"/>
      <w:marLeft w:val="0"/>
      <w:marRight w:val="0"/>
      <w:marTop w:val="0"/>
      <w:marBottom w:val="0"/>
      <w:divBdr>
        <w:top w:val="none" w:sz="0" w:space="0" w:color="auto"/>
        <w:left w:val="none" w:sz="0" w:space="0" w:color="auto"/>
        <w:bottom w:val="none" w:sz="0" w:space="0" w:color="auto"/>
        <w:right w:val="none" w:sz="0" w:space="0" w:color="auto"/>
      </w:divBdr>
    </w:div>
    <w:div w:id="695692355">
      <w:bodyDiv w:val="1"/>
      <w:marLeft w:val="0"/>
      <w:marRight w:val="0"/>
      <w:marTop w:val="0"/>
      <w:marBottom w:val="0"/>
      <w:divBdr>
        <w:top w:val="none" w:sz="0" w:space="0" w:color="auto"/>
        <w:left w:val="none" w:sz="0" w:space="0" w:color="auto"/>
        <w:bottom w:val="none" w:sz="0" w:space="0" w:color="auto"/>
        <w:right w:val="none" w:sz="0" w:space="0" w:color="auto"/>
      </w:divBdr>
    </w:div>
    <w:div w:id="695696789">
      <w:bodyDiv w:val="1"/>
      <w:marLeft w:val="0"/>
      <w:marRight w:val="0"/>
      <w:marTop w:val="0"/>
      <w:marBottom w:val="0"/>
      <w:divBdr>
        <w:top w:val="none" w:sz="0" w:space="0" w:color="auto"/>
        <w:left w:val="none" w:sz="0" w:space="0" w:color="auto"/>
        <w:bottom w:val="none" w:sz="0" w:space="0" w:color="auto"/>
        <w:right w:val="none" w:sz="0" w:space="0" w:color="auto"/>
      </w:divBdr>
    </w:div>
    <w:div w:id="695696997">
      <w:bodyDiv w:val="1"/>
      <w:marLeft w:val="0"/>
      <w:marRight w:val="0"/>
      <w:marTop w:val="0"/>
      <w:marBottom w:val="0"/>
      <w:divBdr>
        <w:top w:val="none" w:sz="0" w:space="0" w:color="auto"/>
        <w:left w:val="none" w:sz="0" w:space="0" w:color="auto"/>
        <w:bottom w:val="none" w:sz="0" w:space="0" w:color="auto"/>
        <w:right w:val="none" w:sz="0" w:space="0" w:color="auto"/>
      </w:divBdr>
    </w:div>
    <w:div w:id="695810818">
      <w:bodyDiv w:val="1"/>
      <w:marLeft w:val="0"/>
      <w:marRight w:val="0"/>
      <w:marTop w:val="0"/>
      <w:marBottom w:val="0"/>
      <w:divBdr>
        <w:top w:val="none" w:sz="0" w:space="0" w:color="auto"/>
        <w:left w:val="none" w:sz="0" w:space="0" w:color="auto"/>
        <w:bottom w:val="none" w:sz="0" w:space="0" w:color="auto"/>
        <w:right w:val="none" w:sz="0" w:space="0" w:color="auto"/>
      </w:divBdr>
    </w:div>
    <w:div w:id="695886191">
      <w:bodyDiv w:val="1"/>
      <w:marLeft w:val="0"/>
      <w:marRight w:val="0"/>
      <w:marTop w:val="0"/>
      <w:marBottom w:val="0"/>
      <w:divBdr>
        <w:top w:val="none" w:sz="0" w:space="0" w:color="auto"/>
        <w:left w:val="none" w:sz="0" w:space="0" w:color="auto"/>
        <w:bottom w:val="none" w:sz="0" w:space="0" w:color="auto"/>
        <w:right w:val="none" w:sz="0" w:space="0" w:color="auto"/>
      </w:divBdr>
    </w:div>
    <w:div w:id="695929831">
      <w:bodyDiv w:val="1"/>
      <w:marLeft w:val="0"/>
      <w:marRight w:val="0"/>
      <w:marTop w:val="0"/>
      <w:marBottom w:val="0"/>
      <w:divBdr>
        <w:top w:val="none" w:sz="0" w:space="0" w:color="auto"/>
        <w:left w:val="none" w:sz="0" w:space="0" w:color="auto"/>
        <w:bottom w:val="none" w:sz="0" w:space="0" w:color="auto"/>
        <w:right w:val="none" w:sz="0" w:space="0" w:color="auto"/>
      </w:divBdr>
    </w:div>
    <w:div w:id="696003945">
      <w:bodyDiv w:val="1"/>
      <w:marLeft w:val="0"/>
      <w:marRight w:val="0"/>
      <w:marTop w:val="0"/>
      <w:marBottom w:val="0"/>
      <w:divBdr>
        <w:top w:val="none" w:sz="0" w:space="0" w:color="auto"/>
        <w:left w:val="none" w:sz="0" w:space="0" w:color="auto"/>
        <w:bottom w:val="none" w:sz="0" w:space="0" w:color="auto"/>
        <w:right w:val="none" w:sz="0" w:space="0" w:color="auto"/>
      </w:divBdr>
    </w:div>
    <w:div w:id="696008573">
      <w:bodyDiv w:val="1"/>
      <w:marLeft w:val="0"/>
      <w:marRight w:val="0"/>
      <w:marTop w:val="0"/>
      <w:marBottom w:val="0"/>
      <w:divBdr>
        <w:top w:val="none" w:sz="0" w:space="0" w:color="auto"/>
        <w:left w:val="none" w:sz="0" w:space="0" w:color="auto"/>
        <w:bottom w:val="none" w:sz="0" w:space="0" w:color="auto"/>
        <w:right w:val="none" w:sz="0" w:space="0" w:color="auto"/>
      </w:divBdr>
    </w:div>
    <w:div w:id="696320553">
      <w:bodyDiv w:val="1"/>
      <w:marLeft w:val="0"/>
      <w:marRight w:val="0"/>
      <w:marTop w:val="0"/>
      <w:marBottom w:val="0"/>
      <w:divBdr>
        <w:top w:val="none" w:sz="0" w:space="0" w:color="auto"/>
        <w:left w:val="none" w:sz="0" w:space="0" w:color="auto"/>
        <w:bottom w:val="none" w:sz="0" w:space="0" w:color="auto"/>
        <w:right w:val="none" w:sz="0" w:space="0" w:color="auto"/>
      </w:divBdr>
    </w:div>
    <w:div w:id="696396026">
      <w:bodyDiv w:val="1"/>
      <w:marLeft w:val="0"/>
      <w:marRight w:val="0"/>
      <w:marTop w:val="0"/>
      <w:marBottom w:val="0"/>
      <w:divBdr>
        <w:top w:val="none" w:sz="0" w:space="0" w:color="auto"/>
        <w:left w:val="none" w:sz="0" w:space="0" w:color="auto"/>
        <w:bottom w:val="none" w:sz="0" w:space="0" w:color="auto"/>
        <w:right w:val="none" w:sz="0" w:space="0" w:color="auto"/>
      </w:divBdr>
    </w:div>
    <w:div w:id="696464244">
      <w:bodyDiv w:val="1"/>
      <w:marLeft w:val="0"/>
      <w:marRight w:val="0"/>
      <w:marTop w:val="0"/>
      <w:marBottom w:val="0"/>
      <w:divBdr>
        <w:top w:val="none" w:sz="0" w:space="0" w:color="auto"/>
        <w:left w:val="none" w:sz="0" w:space="0" w:color="auto"/>
        <w:bottom w:val="none" w:sz="0" w:space="0" w:color="auto"/>
        <w:right w:val="none" w:sz="0" w:space="0" w:color="auto"/>
      </w:divBdr>
    </w:div>
    <w:div w:id="696468530">
      <w:bodyDiv w:val="1"/>
      <w:marLeft w:val="0"/>
      <w:marRight w:val="0"/>
      <w:marTop w:val="0"/>
      <w:marBottom w:val="0"/>
      <w:divBdr>
        <w:top w:val="none" w:sz="0" w:space="0" w:color="auto"/>
        <w:left w:val="none" w:sz="0" w:space="0" w:color="auto"/>
        <w:bottom w:val="none" w:sz="0" w:space="0" w:color="auto"/>
        <w:right w:val="none" w:sz="0" w:space="0" w:color="auto"/>
      </w:divBdr>
    </w:div>
    <w:div w:id="696544998">
      <w:bodyDiv w:val="1"/>
      <w:marLeft w:val="0"/>
      <w:marRight w:val="0"/>
      <w:marTop w:val="0"/>
      <w:marBottom w:val="0"/>
      <w:divBdr>
        <w:top w:val="none" w:sz="0" w:space="0" w:color="auto"/>
        <w:left w:val="none" w:sz="0" w:space="0" w:color="auto"/>
        <w:bottom w:val="none" w:sz="0" w:space="0" w:color="auto"/>
        <w:right w:val="none" w:sz="0" w:space="0" w:color="auto"/>
      </w:divBdr>
      <w:divsChild>
        <w:div w:id="46923925">
          <w:marLeft w:val="480"/>
          <w:marRight w:val="0"/>
          <w:marTop w:val="0"/>
          <w:marBottom w:val="0"/>
          <w:divBdr>
            <w:top w:val="none" w:sz="0" w:space="0" w:color="auto"/>
            <w:left w:val="none" w:sz="0" w:space="0" w:color="auto"/>
            <w:bottom w:val="none" w:sz="0" w:space="0" w:color="auto"/>
            <w:right w:val="none" w:sz="0" w:space="0" w:color="auto"/>
          </w:divBdr>
        </w:div>
        <w:div w:id="233047206">
          <w:marLeft w:val="480"/>
          <w:marRight w:val="0"/>
          <w:marTop w:val="0"/>
          <w:marBottom w:val="0"/>
          <w:divBdr>
            <w:top w:val="none" w:sz="0" w:space="0" w:color="auto"/>
            <w:left w:val="none" w:sz="0" w:space="0" w:color="auto"/>
            <w:bottom w:val="none" w:sz="0" w:space="0" w:color="auto"/>
            <w:right w:val="none" w:sz="0" w:space="0" w:color="auto"/>
          </w:divBdr>
        </w:div>
        <w:div w:id="292098696">
          <w:marLeft w:val="480"/>
          <w:marRight w:val="0"/>
          <w:marTop w:val="0"/>
          <w:marBottom w:val="0"/>
          <w:divBdr>
            <w:top w:val="none" w:sz="0" w:space="0" w:color="auto"/>
            <w:left w:val="none" w:sz="0" w:space="0" w:color="auto"/>
            <w:bottom w:val="none" w:sz="0" w:space="0" w:color="auto"/>
            <w:right w:val="none" w:sz="0" w:space="0" w:color="auto"/>
          </w:divBdr>
        </w:div>
        <w:div w:id="320623375">
          <w:marLeft w:val="480"/>
          <w:marRight w:val="0"/>
          <w:marTop w:val="0"/>
          <w:marBottom w:val="0"/>
          <w:divBdr>
            <w:top w:val="none" w:sz="0" w:space="0" w:color="auto"/>
            <w:left w:val="none" w:sz="0" w:space="0" w:color="auto"/>
            <w:bottom w:val="none" w:sz="0" w:space="0" w:color="auto"/>
            <w:right w:val="none" w:sz="0" w:space="0" w:color="auto"/>
          </w:divBdr>
        </w:div>
        <w:div w:id="355154883">
          <w:marLeft w:val="480"/>
          <w:marRight w:val="0"/>
          <w:marTop w:val="0"/>
          <w:marBottom w:val="0"/>
          <w:divBdr>
            <w:top w:val="none" w:sz="0" w:space="0" w:color="auto"/>
            <w:left w:val="none" w:sz="0" w:space="0" w:color="auto"/>
            <w:bottom w:val="none" w:sz="0" w:space="0" w:color="auto"/>
            <w:right w:val="none" w:sz="0" w:space="0" w:color="auto"/>
          </w:divBdr>
        </w:div>
        <w:div w:id="426540415">
          <w:marLeft w:val="480"/>
          <w:marRight w:val="0"/>
          <w:marTop w:val="0"/>
          <w:marBottom w:val="0"/>
          <w:divBdr>
            <w:top w:val="none" w:sz="0" w:space="0" w:color="auto"/>
            <w:left w:val="none" w:sz="0" w:space="0" w:color="auto"/>
            <w:bottom w:val="none" w:sz="0" w:space="0" w:color="auto"/>
            <w:right w:val="none" w:sz="0" w:space="0" w:color="auto"/>
          </w:divBdr>
        </w:div>
        <w:div w:id="566300234">
          <w:marLeft w:val="480"/>
          <w:marRight w:val="0"/>
          <w:marTop w:val="0"/>
          <w:marBottom w:val="0"/>
          <w:divBdr>
            <w:top w:val="none" w:sz="0" w:space="0" w:color="auto"/>
            <w:left w:val="none" w:sz="0" w:space="0" w:color="auto"/>
            <w:bottom w:val="none" w:sz="0" w:space="0" w:color="auto"/>
            <w:right w:val="none" w:sz="0" w:space="0" w:color="auto"/>
          </w:divBdr>
        </w:div>
        <w:div w:id="614219489">
          <w:marLeft w:val="480"/>
          <w:marRight w:val="0"/>
          <w:marTop w:val="0"/>
          <w:marBottom w:val="0"/>
          <w:divBdr>
            <w:top w:val="none" w:sz="0" w:space="0" w:color="auto"/>
            <w:left w:val="none" w:sz="0" w:space="0" w:color="auto"/>
            <w:bottom w:val="none" w:sz="0" w:space="0" w:color="auto"/>
            <w:right w:val="none" w:sz="0" w:space="0" w:color="auto"/>
          </w:divBdr>
        </w:div>
        <w:div w:id="623468069">
          <w:marLeft w:val="480"/>
          <w:marRight w:val="0"/>
          <w:marTop w:val="0"/>
          <w:marBottom w:val="0"/>
          <w:divBdr>
            <w:top w:val="none" w:sz="0" w:space="0" w:color="auto"/>
            <w:left w:val="none" w:sz="0" w:space="0" w:color="auto"/>
            <w:bottom w:val="none" w:sz="0" w:space="0" w:color="auto"/>
            <w:right w:val="none" w:sz="0" w:space="0" w:color="auto"/>
          </w:divBdr>
        </w:div>
        <w:div w:id="708844919">
          <w:marLeft w:val="480"/>
          <w:marRight w:val="0"/>
          <w:marTop w:val="0"/>
          <w:marBottom w:val="0"/>
          <w:divBdr>
            <w:top w:val="none" w:sz="0" w:space="0" w:color="auto"/>
            <w:left w:val="none" w:sz="0" w:space="0" w:color="auto"/>
            <w:bottom w:val="none" w:sz="0" w:space="0" w:color="auto"/>
            <w:right w:val="none" w:sz="0" w:space="0" w:color="auto"/>
          </w:divBdr>
        </w:div>
        <w:div w:id="794255084">
          <w:marLeft w:val="480"/>
          <w:marRight w:val="0"/>
          <w:marTop w:val="0"/>
          <w:marBottom w:val="0"/>
          <w:divBdr>
            <w:top w:val="none" w:sz="0" w:space="0" w:color="auto"/>
            <w:left w:val="none" w:sz="0" w:space="0" w:color="auto"/>
            <w:bottom w:val="none" w:sz="0" w:space="0" w:color="auto"/>
            <w:right w:val="none" w:sz="0" w:space="0" w:color="auto"/>
          </w:divBdr>
        </w:div>
        <w:div w:id="823661591">
          <w:marLeft w:val="480"/>
          <w:marRight w:val="0"/>
          <w:marTop w:val="0"/>
          <w:marBottom w:val="0"/>
          <w:divBdr>
            <w:top w:val="none" w:sz="0" w:space="0" w:color="auto"/>
            <w:left w:val="none" w:sz="0" w:space="0" w:color="auto"/>
            <w:bottom w:val="none" w:sz="0" w:space="0" w:color="auto"/>
            <w:right w:val="none" w:sz="0" w:space="0" w:color="auto"/>
          </w:divBdr>
        </w:div>
        <w:div w:id="832601186">
          <w:marLeft w:val="480"/>
          <w:marRight w:val="0"/>
          <w:marTop w:val="0"/>
          <w:marBottom w:val="0"/>
          <w:divBdr>
            <w:top w:val="none" w:sz="0" w:space="0" w:color="auto"/>
            <w:left w:val="none" w:sz="0" w:space="0" w:color="auto"/>
            <w:bottom w:val="none" w:sz="0" w:space="0" w:color="auto"/>
            <w:right w:val="none" w:sz="0" w:space="0" w:color="auto"/>
          </w:divBdr>
        </w:div>
        <w:div w:id="906186010">
          <w:marLeft w:val="480"/>
          <w:marRight w:val="0"/>
          <w:marTop w:val="0"/>
          <w:marBottom w:val="0"/>
          <w:divBdr>
            <w:top w:val="none" w:sz="0" w:space="0" w:color="auto"/>
            <w:left w:val="none" w:sz="0" w:space="0" w:color="auto"/>
            <w:bottom w:val="none" w:sz="0" w:space="0" w:color="auto"/>
            <w:right w:val="none" w:sz="0" w:space="0" w:color="auto"/>
          </w:divBdr>
        </w:div>
        <w:div w:id="913473377">
          <w:marLeft w:val="480"/>
          <w:marRight w:val="0"/>
          <w:marTop w:val="0"/>
          <w:marBottom w:val="0"/>
          <w:divBdr>
            <w:top w:val="none" w:sz="0" w:space="0" w:color="auto"/>
            <w:left w:val="none" w:sz="0" w:space="0" w:color="auto"/>
            <w:bottom w:val="none" w:sz="0" w:space="0" w:color="auto"/>
            <w:right w:val="none" w:sz="0" w:space="0" w:color="auto"/>
          </w:divBdr>
        </w:div>
      </w:divsChild>
    </w:div>
    <w:div w:id="696659768">
      <w:bodyDiv w:val="1"/>
      <w:marLeft w:val="0"/>
      <w:marRight w:val="0"/>
      <w:marTop w:val="0"/>
      <w:marBottom w:val="0"/>
      <w:divBdr>
        <w:top w:val="none" w:sz="0" w:space="0" w:color="auto"/>
        <w:left w:val="none" w:sz="0" w:space="0" w:color="auto"/>
        <w:bottom w:val="none" w:sz="0" w:space="0" w:color="auto"/>
        <w:right w:val="none" w:sz="0" w:space="0" w:color="auto"/>
      </w:divBdr>
    </w:div>
    <w:div w:id="696663329">
      <w:bodyDiv w:val="1"/>
      <w:marLeft w:val="0"/>
      <w:marRight w:val="0"/>
      <w:marTop w:val="0"/>
      <w:marBottom w:val="0"/>
      <w:divBdr>
        <w:top w:val="none" w:sz="0" w:space="0" w:color="auto"/>
        <w:left w:val="none" w:sz="0" w:space="0" w:color="auto"/>
        <w:bottom w:val="none" w:sz="0" w:space="0" w:color="auto"/>
        <w:right w:val="none" w:sz="0" w:space="0" w:color="auto"/>
      </w:divBdr>
    </w:div>
    <w:div w:id="696665706">
      <w:bodyDiv w:val="1"/>
      <w:marLeft w:val="0"/>
      <w:marRight w:val="0"/>
      <w:marTop w:val="0"/>
      <w:marBottom w:val="0"/>
      <w:divBdr>
        <w:top w:val="none" w:sz="0" w:space="0" w:color="auto"/>
        <w:left w:val="none" w:sz="0" w:space="0" w:color="auto"/>
        <w:bottom w:val="none" w:sz="0" w:space="0" w:color="auto"/>
        <w:right w:val="none" w:sz="0" w:space="0" w:color="auto"/>
      </w:divBdr>
    </w:div>
    <w:div w:id="696782756">
      <w:bodyDiv w:val="1"/>
      <w:marLeft w:val="0"/>
      <w:marRight w:val="0"/>
      <w:marTop w:val="0"/>
      <w:marBottom w:val="0"/>
      <w:divBdr>
        <w:top w:val="none" w:sz="0" w:space="0" w:color="auto"/>
        <w:left w:val="none" w:sz="0" w:space="0" w:color="auto"/>
        <w:bottom w:val="none" w:sz="0" w:space="0" w:color="auto"/>
        <w:right w:val="none" w:sz="0" w:space="0" w:color="auto"/>
      </w:divBdr>
      <w:divsChild>
        <w:div w:id="15234599">
          <w:marLeft w:val="480"/>
          <w:marRight w:val="0"/>
          <w:marTop w:val="0"/>
          <w:marBottom w:val="0"/>
          <w:divBdr>
            <w:top w:val="none" w:sz="0" w:space="0" w:color="auto"/>
            <w:left w:val="none" w:sz="0" w:space="0" w:color="auto"/>
            <w:bottom w:val="none" w:sz="0" w:space="0" w:color="auto"/>
            <w:right w:val="none" w:sz="0" w:space="0" w:color="auto"/>
          </w:divBdr>
        </w:div>
        <w:div w:id="254872741">
          <w:marLeft w:val="480"/>
          <w:marRight w:val="0"/>
          <w:marTop w:val="0"/>
          <w:marBottom w:val="0"/>
          <w:divBdr>
            <w:top w:val="none" w:sz="0" w:space="0" w:color="auto"/>
            <w:left w:val="none" w:sz="0" w:space="0" w:color="auto"/>
            <w:bottom w:val="none" w:sz="0" w:space="0" w:color="auto"/>
            <w:right w:val="none" w:sz="0" w:space="0" w:color="auto"/>
          </w:divBdr>
        </w:div>
        <w:div w:id="267011158">
          <w:marLeft w:val="480"/>
          <w:marRight w:val="0"/>
          <w:marTop w:val="0"/>
          <w:marBottom w:val="0"/>
          <w:divBdr>
            <w:top w:val="none" w:sz="0" w:space="0" w:color="auto"/>
            <w:left w:val="none" w:sz="0" w:space="0" w:color="auto"/>
            <w:bottom w:val="none" w:sz="0" w:space="0" w:color="auto"/>
            <w:right w:val="none" w:sz="0" w:space="0" w:color="auto"/>
          </w:divBdr>
        </w:div>
        <w:div w:id="393818646">
          <w:marLeft w:val="480"/>
          <w:marRight w:val="0"/>
          <w:marTop w:val="0"/>
          <w:marBottom w:val="0"/>
          <w:divBdr>
            <w:top w:val="none" w:sz="0" w:space="0" w:color="auto"/>
            <w:left w:val="none" w:sz="0" w:space="0" w:color="auto"/>
            <w:bottom w:val="none" w:sz="0" w:space="0" w:color="auto"/>
            <w:right w:val="none" w:sz="0" w:space="0" w:color="auto"/>
          </w:divBdr>
        </w:div>
        <w:div w:id="428503992">
          <w:marLeft w:val="480"/>
          <w:marRight w:val="0"/>
          <w:marTop w:val="0"/>
          <w:marBottom w:val="0"/>
          <w:divBdr>
            <w:top w:val="none" w:sz="0" w:space="0" w:color="auto"/>
            <w:left w:val="none" w:sz="0" w:space="0" w:color="auto"/>
            <w:bottom w:val="none" w:sz="0" w:space="0" w:color="auto"/>
            <w:right w:val="none" w:sz="0" w:space="0" w:color="auto"/>
          </w:divBdr>
        </w:div>
        <w:div w:id="499388666">
          <w:marLeft w:val="480"/>
          <w:marRight w:val="0"/>
          <w:marTop w:val="0"/>
          <w:marBottom w:val="0"/>
          <w:divBdr>
            <w:top w:val="none" w:sz="0" w:space="0" w:color="auto"/>
            <w:left w:val="none" w:sz="0" w:space="0" w:color="auto"/>
            <w:bottom w:val="none" w:sz="0" w:space="0" w:color="auto"/>
            <w:right w:val="none" w:sz="0" w:space="0" w:color="auto"/>
          </w:divBdr>
        </w:div>
        <w:div w:id="558177753">
          <w:marLeft w:val="480"/>
          <w:marRight w:val="0"/>
          <w:marTop w:val="0"/>
          <w:marBottom w:val="0"/>
          <w:divBdr>
            <w:top w:val="none" w:sz="0" w:space="0" w:color="auto"/>
            <w:left w:val="none" w:sz="0" w:space="0" w:color="auto"/>
            <w:bottom w:val="none" w:sz="0" w:space="0" w:color="auto"/>
            <w:right w:val="none" w:sz="0" w:space="0" w:color="auto"/>
          </w:divBdr>
        </w:div>
        <w:div w:id="629554056">
          <w:marLeft w:val="480"/>
          <w:marRight w:val="0"/>
          <w:marTop w:val="0"/>
          <w:marBottom w:val="0"/>
          <w:divBdr>
            <w:top w:val="none" w:sz="0" w:space="0" w:color="auto"/>
            <w:left w:val="none" w:sz="0" w:space="0" w:color="auto"/>
            <w:bottom w:val="none" w:sz="0" w:space="0" w:color="auto"/>
            <w:right w:val="none" w:sz="0" w:space="0" w:color="auto"/>
          </w:divBdr>
        </w:div>
        <w:div w:id="664548508">
          <w:marLeft w:val="480"/>
          <w:marRight w:val="0"/>
          <w:marTop w:val="0"/>
          <w:marBottom w:val="0"/>
          <w:divBdr>
            <w:top w:val="none" w:sz="0" w:space="0" w:color="auto"/>
            <w:left w:val="none" w:sz="0" w:space="0" w:color="auto"/>
            <w:bottom w:val="none" w:sz="0" w:space="0" w:color="auto"/>
            <w:right w:val="none" w:sz="0" w:space="0" w:color="auto"/>
          </w:divBdr>
        </w:div>
        <w:div w:id="667053924">
          <w:marLeft w:val="480"/>
          <w:marRight w:val="0"/>
          <w:marTop w:val="0"/>
          <w:marBottom w:val="0"/>
          <w:divBdr>
            <w:top w:val="none" w:sz="0" w:space="0" w:color="auto"/>
            <w:left w:val="none" w:sz="0" w:space="0" w:color="auto"/>
            <w:bottom w:val="none" w:sz="0" w:space="0" w:color="auto"/>
            <w:right w:val="none" w:sz="0" w:space="0" w:color="auto"/>
          </w:divBdr>
        </w:div>
        <w:div w:id="715785269">
          <w:marLeft w:val="480"/>
          <w:marRight w:val="0"/>
          <w:marTop w:val="0"/>
          <w:marBottom w:val="0"/>
          <w:divBdr>
            <w:top w:val="none" w:sz="0" w:space="0" w:color="auto"/>
            <w:left w:val="none" w:sz="0" w:space="0" w:color="auto"/>
            <w:bottom w:val="none" w:sz="0" w:space="0" w:color="auto"/>
            <w:right w:val="none" w:sz="0" w:space="0" w:color="auto"/>
          </w:divBdr>
        </w:div>
        <w:div w:id="857046236">
          <w:marLeft w:val="480"/>
          <w:marRight w:val="0"/>
          <w:marTop w:val="0"/>
          <w:marBottom w:val="0"/>
          <w:divBdr>
            <w:top w:val="none" w:sz="0" w:space="0" w:color="auto"/>
            <w:left w:val="none" w:sz="0" w:space="0" w:color="auto"/>
            <w:bottom w:val="none" w:sz="0" w:space="0" w:color="auto"/>
            <w:right w:val="none" w:sz="0" w:space="0" w:color="auto"/>
          </w:divBdr>
        </w:div>
        <w:div w:id="914628975">
          <w:marLeft w:val="480"/>
          <w:marRight w:val="0"/>
          <w:marTop w:val="0"/>
          <w:marBottom w:val="0"/>
          <w:divBdr>
            <w:top w:val="none" w:sz="0" w:space="0" w:color="auto"/>
            <w:left w:val="none" w:sz="0" w:space="0" w:color="auto"/>
            <w:bottom w:val="none" w:sz="0" w:space="0" w:color="auto"/>
            <w:right w:val="none" w:sz="0" w:space="0" w:color="auto"/>
          </w:divBdr>
        </w:div>
      </w:divsChild>
    </w:div>
    <w:div w:id="696931178">
      <w:bodyDiv w:val="1"/>
      <w:marLeft w:val="0"/>
      <w:marRight w:val="0"/>
      <w:marTop w:val="0"/>
      <w:marBottom w:val="0"/>
      <w:divBdr>
        <w:top w:val="none" w:sz="0" w:space="0" w:color="auto"/>
        <w:left w:val="none" w:sz="0" w:space="0" w:color="auto"/>
        <w:bottom w:val="none" w:sz="0" w:space="0" w:color="auto"/>
        <w:right w:val="none" w:sz="0" w:space="0" w:color="auto"/>
      </w:divBdr>
    </w:div>
    <w:div w:id="696934506">
      <w:bodyDiv w:val="1"/>
      <w:marLeft w:val="0"/>
      <w:marRight w:val="0"/>
      <w:marTop w:val="0"/>
      <w:marBottom w:val="0"/>
      <w:divBdr>
        <w:top w:val="none" w:sz="0" w:space="0" w:color="auto"/>
        <w:left w:val="none" w:sz="0" w:space="0" w:color="auto"/>
        <w:bottom w:val="none" w:sz="0" w:space="0" w:color="auto"/>
        <w:right w:val="none" w:sz="0" w:space="0" w:color="auto"/>
      </w:divBdr>
    </w:div>
    <w:div w:id="697047339">
      <w:bodyDiv w:val="1"/>
      <w:marLeft w:val="0"/>
      <w:marRight w:val="0"/>
      <w:marTop w:val="0"/>
      <w:marBottom w:val="0"/>
      <w:divBdr>
        <w:top w:val="none" w:sz="0" w:space="0" w:color="auto"/>
        <w:left w:val="none" w:sz="0" w:space="0" w:color="auto"/>
        <w:bottom w:val="none" w:sz="0" w:space="0" w:color="auto"/>
        <w:right w:val="none" w:sz="0" w:space="0" w:color="auto"/>
      </w:divBdr>
    </w:div>
    <w:div w:id="697047614">
      <w:bodyDiv w:val="1"/>
      <w:marLeft w:val="0"/>
      <w:marRight w:val="0"/>
      <w:marTop w:val="0"/>
      <w:marBottom w:val="0"/>
      <w:divBdr>
        <w:top w:val="none" w:sz="0" w:space="0" w:color="auto"/>
        <w:left w:val="none" w:sz="0" w:space="0" w:color="auto"/>
        <w:bottom w:val="none" w:sz="0" w:space="0" w:color="auto"/>
        <w:right w:val="none" w:sz="0" w:space="0" w:color="auto"/>
      </w:divBdr>
    </w:div>
    <w:div w:id="697194529">
      <w:bodyDiv w:val="1"/>
      <w:marLeft w:val="0"/>
      <w:marRight w:val="0"/>
      <w:marTop w:val="0"/>
      <w:marBottom w:val="0"/>
      <w:divBdr>
        <w:top w:val="none" w:sz="0" w:space="0" w:color="auto"/>
        <w:left w:val="none" w:sz="0" w:space="0" w:color="auto"/>
        <w:bottom w:val="none" w:sz="0" w:space="0" w:color="auto"/>
        <w:right w:val="none" w:sz="0" w:space="0" w:color="auto"/>
      </w:divBdr>
      <w:divsChild>
        <w:div w:id="8021500">
          <w:marLeft w:val="480"/>
          <w:marRight w:val="0"/>
          <w:marTop w:val="0"/>
          <w:marBottom w:val="0"/>
          <w:divBdr>
            <w:top w:val="none" w:sz="0" w:space="0" w:color="auto"/>
            <w:left w:val="none" w:sz="0" w:space="0" w:color="auto"/>
            <w:bottom w:val="none" w:sz="0" w:space="0" w:color="auto"/>
            <w:right w:val="none" w:sz="0" w:space="0" w:color="auto"/>
          </w:divBdr>
        </w:div>
        <w:div w:id="43872036">
          <w:marLeft w:val="480"/>
          <w:marRight w:val="0"/>
          <w:marTop w:val="0"/>
          <w:marBottom w:val="0"/>
          <w:divBdr>
            <w:top w:val="none" w:sz="0" w:space="0" w:color="auto"/>
            <w:left w:val="none" w:sz="0" w:space="0" w:color="auto"/>
            <w:bottom w:val="none" w:sz="0" w:space="0" w:color="auto"/>
            <w:right w:val="none" w:sz="0" w:space="0" w:color="auto"/>
          </w:divBdr>
        </w:div>
        <w:div w:id="172111847">
          <w:marLeft w:val="480"/>
          <w:marRight w:val="0"/>
          <w:marTop w:val="0"/>
          <w:marBottom w:val="0"/>
          <w:divBdr>
            <w:top w:val="none" w:sz="0" w:space="0" w:color="auto"/>
            <w:left w:val="none" w:sz="0" w:space="0" w:color="auto"/>
            <w:bottom w:val="none" w:sz="0" w:space="0" w:color="auto"/>
            <w:right w:val="none" w:sz="0" w:space="0" w:color="auto"/>
          </w:divBdr>
        </w:div>
        <w:div w:id="316544283">
          <w:marLeft w:val="480"/>
          <w:marRight w:val="0"/>
          <w:marTop w:val="0"/>
          <w:marBottom w:val="0"/>
          <w:divBdr>
            <w:top w:val="none" w:sz="0" w:space="0" w:color="auto"/>
            <w:left w:val="none" w:sz="0" w:space="0" w:color="auto"/>
            <w:bottom w:val="none" w:sz="0" w:space="0" w:color="auto"/>
            <w:right w:val="none" w:sz="0" w:space="0" w:color="auto"/>
          </w:divBdr>
        </w:div>
        <w:div w:id="434138106">
          <w:marLeft w:val="480"/>
          <w:marRight w:val="0"/>
          <w:marTop w:val="0"/>
          <w:marBottom w:val="0"/>
          <w:divBdr>
            <w:top w:val="none" w:sz="0" w:space="0" w:color="auto"/>
            <w:left w:val="none" w:sz="0" w:space="0" w:color="auto"/>
            <w:bottom w:val="none" w:sz="0" w:space="0" w:color="auto"/>
            <w:right w:val="none" w:sz="0" w:space="0" w:color="auto"/>
          </w:divBdr>
        </w:div>
        <w:div w:id="494807846">
          <w:marLeft w:val="480"/>
          <w:marRight w:val="0"/>
          <w:marTop w:val="0"/>
          <w:marBottom w:val="0"/>
          <w:divBdr>
            <w:top w:val="none" w:sz="0" w:space="0" w:color="auto"/>
            <w:left w:val="none" w:sz="0" w:space="0" w:color="auto"/>
            <w:bottom w:val="none" w:sz="0" w:space="0" w:color="auto"/>
            <w:right w:val="none" w:sz="0" w:space="0" w:color="auto"/>
          </w:divBdr>
        </w:div>
        <w:div w:id="592205918">
          <w:marLeft w:val="480"/>
          <w:marRight w:val="0"/>
          <w:marTop w:val="0"/>
          <w:marBottom w:val="0"/>
          <w:divBdr>
            <w:top w:val="none" w:sz="0" w:space="0" w:color="auto"/>
            <w:left w:val="none" w:sz="0" w:space="0" w:color="auto"/>
            <w:bottom w:val="none" w:sz="0" w:space="0" w:color="auto"/>
            <w:right w:val="none" w:sz="0" w:space="0" w:color="auto"/>
          </w:divBdr>
        </w:div>
      </w:divsChild>
    </w:div>
    <w:div w:id="697197279">
      <w:bodyDiv w:val="1"/>
      <w:marLeft w:val="0"/>
      <w:marRight w:val="0"/>
      <w:marTop w:val="0"/>
      <w:marBottom w:val="0"/>
      <w:divBdr>
        <w:top w:val="none" w:sz="0" w:space="0" w:color="auto"/>
        <w:left w:val="none" w:sz="0" w:space="0" w:color="auto"/>
        <w:bottom w:val="none" w:sz="0" w:space="0" w:color="auto"/>
        <w:right w:val="none" w:sz="0" w:space="0" w:color="auto"/>
      </w:divBdr>
    </w:div>
    <w:div w:id="697438156">
      <w:bodyDiv w:val="1"/>
      <w:marLeft w:val="0"/>
      <w:marRight w:val="0"/>
      <w:marTop w:val="0"/>
      <w:marBottom w:val="0"/>
      <w:divBdr>
        <w:top w:val="none" w:sz="0" w:space="0" w:color="auto"/>
        <w:left w:val="none" w:sz="0" w:space="0" w:color="auto"/>
        <w:bottom w:val="none" w:sz="0" w:space="0" w:color="auto"/>
        <w:right w:val="none" w:sz="0" w:space="0" w:color="auto"/>
      </w:divBdr>
    </w:div>
    <w:div w:id="697580660">
      <w:bodyDiv w:val="1"/>
      <w:marLeft w:val="0"/>
      <w:marRight w:val="0"/>
      <w:marTop w:val="0"/>
      <w:marBottom w:val="0"/>
      <w:divBdr>
        <w:top w:val="none" w:sz="0" w:space="0" w:color="auto"/>
        <w:left w:val="none" w:sz="0" w:space="0" w:color="auto"/>
        <w:bottom w:val="none" w:sz="0" w:space="0" w:color="auto"/>
        <w:right w:val="none" w:sz="0" w:space="0" w:color="auto"/>
      </w:divBdr>
    </w:div>
    <w:div w:id="697583800">
      <w:bodyDiv w:val="1"/>
      <w:marLeft w:val="0"/>
      <w:marRight w:val="0"/>
      <w:marTop w:val="0"/>
      <w:marBottom w:val="0"/>
      <w:divBdr>
        <w:top w:val="none" w:sz="0" w:space="0" w:color="auto"/>
        <w:left w:val="none" w:sz="0" w:space="0" w:color="auto"/>
        <w:bottom w:val="none" w:sz="0" w:space="0" w:color="auto"/>
        <w:right w:val="none" w:sz="0" w:space="0" w:color="auto"/>
      </w:divBdr>
    </w:div>
    <w:div w:id="697587458">
      <w:bodyDiv w:val="1"/>
      <w:marLeft w:val="0"/>
      <w:marRight w:val="0"/>
      <w:marTop w:val="0"/>
      <w:marBottom w:val="0"/>
      <w:divBdr>
        <w:top w:val="none" w:sz="0" w:space="0" w:color="auto"/>
        <w:left w:val="none" w:sz="0" w:space="0" w:color="auto"/>
        <w:bottom w:val="none" w:sz="0" w:space="0" w:color="auto"/>
        <w:right w:val="none" w:sz="0" w:space="0" w:color="auto"/>
      </w:divBdr>
    </w:div>
    <w:div w:id="697776672">
      <w:bodyDiv w:val="1"/>
      <w:marLeft w:val="0"/>
      <w:marRight w:val="0"/>
      <w:marTop w:val="0"/>
      <w:marBottom w:val="0"/>
      <w:divBdr>
        <w:top w:val="none" w:sz="0" w:space="0" w:color="auto"/>
        <w:left w:val="none" w:sz="0" w:space="0" w:color="auto"/>
        <w:bottom w:val="none" w:sz="0" w:space="0" w:color="auto"/>
        <w:right w:val="none" w:sz="0" w:space="0" w:color="auto"/>
      </w:divBdr>
    </w:div>
    <w:div w:id="697849558">
      <w:bodyDiv w:val="1"/>
      <w:marLeft w:val="0"/>
      <w:marRight w:val="0"/>
      <w:marTop w:val="0"/>
      <w:marBottom w:val="0"/>
      <w:divBdr>
        <w:top w:val="none" w:sz="0" w:space="0" w:color="auto"/>
        <w:left w:val="none" w:sz="0" w:space="0" w:color="auto"/>
        <w:bottom w:val="none" w:sz="0" w:space="0" w:color="auto"/>
        <w:right w:val="none" w:sz="0" w:space="0" w:color="auto"/>
      </w:divBdr>
    </w:div>
    <w:div w:id="697974650">
      <w:bodyDiv w:val="1"/>
      <w:marLeft w:val="0"/>
      <w:marRight w:val="0"/>
      <w:marTop w:val="0"/>
      <w:marBottom w:val="0"/>
      <w:divBdr>
        <w:top w:val="none" w:sz="0" w:space="0" w:color="auto"/>
        <w:left w:val="none" w:sz="0" w:space="0" w:color="auto"/>
        <w:bottom w:val="none" w:sz="0" w:space="0" w:color="auto"/>
        <w:right w:val="none" w:sz="0" w:space="0" w:color="auto"/>
      </w:divBdr>
    </w:div>
    <w:div w:id="698358042">
      <w:bodyDiv w:val="1"/>
      <w:marLeft w:val="0"/>
      <w:marRight w:val="0"/>
      <w:marTop w:val="0"/>
      <w:marBottom w:val="0"/>
      <w:divBdr>
        <w:top w:val="none" w:sz="0" w:space="0" w:color="auto"/>
        <w:left w:val="none" w:sz="0" w:space="0" w:color="auto"/>
        <w:bottom w:val="none" w:sz="0" w:space="0" w:color="auto"/>
        <w:right w:val="none" w:sz="0" w:space="0" w:color="auto"/>
      </w:divBdr>
    </w:div>
    <w:div w:id="698358715">
      <w:bodyDiv w:val="1"/>
      <w:marLeft w:val="0"/>
      <w:marRight w:val="0"/>
      <w:marTop w:val="0"/>
      <w:marBottom w:val="0"/>
      <w:divBdr>
        <w:top w:val="none" w:sz="0" w:space="0" w:color="auto"/>
        <w:left w:val="none" w:sz="0" w:space="0" w:color="auto"/>
        <w:bottom w:val="none" w:sz="0" w:space="0" w:color="auto"/>
        <w:right w:val="none" w:sz="0" w:space="0" w:color="auto"/>
      </w:divBdr>
    </w:div>
    <w:div w:id="698430837">
      <w:bodyDiv w:val="1"/>
      <w:marLeft w:val="0"/>
      <w:marRight w:val="0"/>
      <w:marTop w:val="0"/>
      <w:marBottom w:val="0"/>
      <w:divBdr>
        <w:top w:val="none" w:sz="0" w:space="0" w:color="auto"/>
        <w:left w:val="none" w:sz="0" w:space="0" w:color="auto"/>
        <w:bottom w:val="none" w:sz="0" w:space="0" w:color="auto"/>
        <w:right w:val="none" w:sz="0" w:space="0" w:color="auto"/>
      </w:divBdr>
    </w:div>
    <w:div w:id="698629235">
      <w:bodyDiv w:val="1"/>
      <w:marLeft w:val="0"/>
      <w:marRight w:val="0"/>
      <w:marTop w:val="0"/>
      <w:marBottom w:val="0"/>
      <w:divBdr>
        <w:top w:val="none" w:sz="0" w:space="0" w:color="auto"/>
        <w:left w:val="none" w:sz="0" w:space="0" w:color="auto"/>
        <w:bottom w:val="none" w:sz="0" w:space="0" w:color="auto"/>
        <w:right w:val="none" w:sz="0" w:space="0" w:color="auto"/>
      </w:divBdr>
    </w:div>
    <w:div w:id="698747005">
      <w:bodyDiv w:val="1"/>
      <w:marLeft w:val="0"/>
      <w:marRight w:val="0"/>
      <w:marTop w:val="0"/>
      <w:marBottom w:val="0"/>
      <w:divBdr>
        <w:top w:val="none" w:sz="0" w:space="0" w:color="auto"/>
        <w:left w:val="none" w:sz="0" w:space="0" w:color="auto"/>
        <w:bottom w:val="none" w:sz="0" w:space="0" w:color="auto"/>
        <w:right w:val="none" w:sz="0" w:space="0" w:color="auto"/>
      </w:divBdr>
    </w:div>
    <w:div w:id="698893769">
      <w:bodyDiv w:val="1"/>
      <w:marLeft w:val="0"/>
      <w:marRight w:val="0"/>
      <w:marTop w:val="0"/>
      <w:marBottom w:val="0"/>
      <w:divBdr>
        <w:top w:val="none" w:sz="0" w:space="0" w:color="auto"/>
        <w:left w:val="none" w:sz="0" w:space="0" w:color="auto"/>
        <w:bottom w:val="none" w:sz="0" w:space="0" w:color="auto"/>
        <w:right w:val="none" w:sz="0" w:space="0" w:color="auto"/>
      </w:divBdr>
    </w:div>
    <w:div w:id="698894278">
      <w:bodyDiv w:val="1"/>
      <w:marLeft w:val="0"/>
      <w:marRight w:val="0"/>
      <w:marTop w:val="0"/>
      <w:marBottom w:val="0"/>
      <w:divBdr>
        <w:top w:val="none" w:sz="0" w:space="0" w:color="auto"/>
        <w:left w:val="none" w:sz="0" w:space="0" w:color="auto"/>
        <w:bottom w:val="none" w:sz="0" w:space="0" w:color="auto"/>
        <w:right w:val="none" w:sz="0" w:space="0" w:color="auto"/>
      </w:divBdr>
    </w:div>
    <w:div w:id="698895031">
      <w:bodyDiv w:val="1"/>
      <w:marLeft w:val="0"/>
      <w:marRight w:val="0"/>
      <w:marTop w:val="0"/>
      <w:marBottom w:val="0"/>
      <w:divBdr>
        <w:top w:val="none" w:sz="0" w:space="0" w:color="auto"/>
        <w:left w:val="none" w:sz="0" w:space="0" w:color="auto"/>
        <w:bottom w:val="none" w:sz="0" w:space="0" w:color="auto"/>
        <w:right w:val="none" w:sz="0" w:space="0" w:color="auto"/>
      </w:divBdr>
    </w:div>
    <w:div w:id="698966877">
      <w:bodyDiv w:val="1"/>
      <w:marLeft w:val="0"/>
      <w:marRight w:val="0"/>
      <w:marTop w:val="0"/>
      <w:marBottom w:val="0"/>
      <w:divBdr>
        <w:top w:val="none" w:sz="0" w:space="0" w:color="auto"/>
        <w:left w:val="none" w:sz="0" w:space="0" w:color="auto"/>
        <w:bottom w:val="none" w:sz="0" w:space="0" w:color="auto"/>
        <w:right w:val="none" w:sz="0" w:space="0" w:color="auto"/>
      </w:divBdr>
    </w:div>
    <w:div w:id="699205450">
      <w:bodyDiv w:val="1"/>
      <w:marLeft w:val="0"/>
      <w:marRight w:val="0"/>
      <w:marTop w:val="0"/>
      <w:marBottom w:val="0"/>
      <w:divBdr>
        <w:top w:val="none" w:sz="0" w:space="0" w:color="auto"/>
        <w:left w:val="none" w:sz="0" w:space="0" w:color="auto"/>
        <w:bottom w:val="none" w:sz="0" w:space="0" w:color="auto"/>
        <w:right w:val="none" w:sz="0" w:space="0" w:color="auto"/>
      </w:divBdr>
    </w:div>
    <w:div w:id="699282418">
      <w:bodyDiv w:val="1"/>
      <w:marLeft w:val="0"/>
      <w:marRight w:val="0"/>
      <w:marTop w:val="0"/>
      <w:marBottom w:val="0"/>
      <w:divBdr>
        <w:top w:val="none" w:sz="0" w:space="0" w:color="auto"/>
        <w:left w:val="none" w:sz="0" w:space="0" w:color="auto"/>
        <w:bottom w:val="none" w:sz="0" w:space="0" w:color="auto"/>
        <w:right w:val="none" w:sz="0" w:space="0" w:color="auto"/>
      </w:divBdr>
    </w:div>
    <w:div w:id="699360178">
      <w:bodyDiv w:val="1"/>
      <w:marLeft w:val="0"/>
      <w:marRight w:val="0"/>
      <w:marTop w:val="0"/>
      <w:marBottom w:val="0"/>
      <w:divBdr>
        <w:top w:val="none" w:sz="0" w:space="0" w:color="auto"/>
        <w:left w:val="none" w:sz="0" w:space="0" w:color="auto"/>
        <w:bottom w:val="none" w:sz="0" w:space="0" w:color="auto"/>
        <w:right w:val="none" w:sz="0" w:space="0" w:color="auto"/>
      </w:divBdr>
    </w:div>
    <w:div w:id="699470889">
      <w:bodyDiv w:val="1"/>
      <w:marLeft w:val="0"/>
      <w:marRight w:val="0"/>
      <w:marTop w:val="0"/>
      <w:marBottom w:val="0"/>
      <w:divBdr>
        <w:top w:val="none" w:sz="0" w:space="0" w:color="auto"/>
        <w:left w:val="none" w:sz="0" w:space="0" w:color="auto"/>
        <w:bottom w:val="none" w:sz="0" w:space="0" w:color="auto"/>
        <w:right w:val="none" w:sz="0" w:space="0" w:color="auto"/>
      </w:divBdr>
    </w:div>
    <w:div w:id="699550200">
      <w:bodyDiv w:val="1"/>
      <w:marLeft w:val="0"/>
      <w:marRight w:val="0"/>
      <w:marTop w:val="0"/>
      <w:marBottom w:val="0"/>
      <w:divBdr>
        <w:top w:val="none" w:sz="0" w:space="0" w:color="auto"/>
        <w:left w:val="none" w:sz="0" w:space="0" w:color="auto"/>
        <w:bottom w:val="none" w:sz="0" w:space="0" w:color="auto"/>
        <w:right w:val="none" w:sz="0" w:space="0" w:color="auto"/>
      </w:divBdr>
    </w:div>
    <w:div w:id="699597149">
      <w:bodyDiv w:val="1"/>
      <w:marLeft w:val="0"/>
      <w:marRight w:val="0"/>
      <w:marTop w:val="0"/>
      <w:marBottom w:val="0"/>
      <w:divBdr>
        <w:top w:val="none" w:sz="0" w:space="0" w:color="auto"/>
        <w:left w:val="none" w:sz="0" w:space="0" w:color="auto"/>
        <w:bottom w:val="none" w:sz="0" w:space="0" w:color="auto"/>
        <w:right w:val="none" w:sz="0" w:space="0" w:color="auto"/>
      </w:divBdr>
    </w:div>
    <w:div w:id="699739722">
      <w:bodyDiv w:val="1"/>
      <w:marLeft w:val="0"/>
      <w:marRight w:val="0"/>
      <w:marTop w:val="0"/>
      <w:marBottom w:val="0"/>
      <w:divBdr>
        <w:top w:val="none" w:sz="0" w:space="0" w:color="auto"/>
        <w:left w:val="none" w:sz="0" w:space="0" w:color="auto"/>
        <w:bottom w:val="none" w:sz="0" w:space="0" w:color="auto"/>
        <w:right w:val="none" w:sz="0" w:space="0" w:color="auto"/>
      </w:divBdr>
    </w:div>
    <w:div w:id="700017435">
      <w:bodyDiv w:val="1"/>
      <w:marLeft w:val="0"/>
      <w:marRight w:val="0"/>
      <w:marTop w:val="0"/>
      <w:marBottom w:val="0"/>
      <w:divBdr>
        <w:top w:val="none" w:sz="0" w:space="0" w:color="auto"/>
        <w:left w:val="none" w:sz="0" w:space="0" w:color="auto"/>
        <w:bottom w:val="none" w:sz="0" w:space="0" w:color="auto"/>
        <w:right w:val="none" w:sz="0" w:space="0" w:color="auto"/>
      </w:divBdr>
    </w:div>
    <w:div w:id="700056735">
      <w:bodyDiv w:val="1"/>
      <w:marLeft w:val="0"/>
      <w:marRight w:val="0"/>
      <w:marTop w:val="0"/>
      <w:marBottom w:val="0"/>
      <w:divBdr>
        <w:top w:val="none" w:sz="0" w:space="0" w:color="auto"/>
        <w:left w:val="none" w:sz="0" w:space="0" w:color="auto"/>
        <w:bottom w:val="none" w:sz="0" w:space="0" w:color="auto"/>
        <w:right w:val="none" w:sz="0" w:space="0" w:color="auto"/>
      </w:divBdr>
    </w:div>
    <w:div w:id="700085358">
      <w:bodyDiv w:val="1"/>
      <w:marLeft w:val="0"/>
      <w:marRight w:val="0"/>
      <w:marTop w:val="0"/>
      <w:marBottom w:val="0"/>
      <w:divBdr>
        <w:top w:val="none" w:sz="0" w:space="0" w:color="auto"/>
        <w:left w:val="none" w:sz="0" w:space="0" w:color="auto"/>
        <w:bottom w:val="none" w:sz="0" w:space="0" w:color="auto"/>
        <w:right w:val="none" w:sz="0" w:space="0" w:color="auto"/>
      </w:divBdr>
    </w:div>
    <w:div w:id="700204530">
      <w:bodyDiv w:val="1"/>
      <w:marLeft w:val="0"/>
      <w:marRight w:val="0"/>
      <w:marTop w:val="0"/>
      <w:marBottom w:val="0"/>
      <w:divBdr>
        <w:top w:val="none" w:sz="0" w:space="0" w:color="auto"/>
        <w:left w:val="none" w:sz="0" w:space="0" w:color="auto"/>
        <w:bottom w:val="none" w:sz="0" w:space="0" w:color="auto"/>
        <w:right w:val="none" w:sz="0" w:space="0" w:color="auto"/>
      </w:divBdr>
    </w:div>
    <w:div w:id="700207738">
      <w:bodyDiv w:val="1"/>
      <w:marLeft w:val="0"/>
      <w:marRight w:val="0"/>
      <w:marTop w:val="0"/>
      <w:marBottom w:val="0"/>
      <w:divBdr>
        <w:top w:val="none" w:sz="0" w:space="0" w:color="auto"/>
        <w:left w:val="none" w:sz="0" w:space="0" w:color="auto"/>
        <w:bottom w:val="none" w:sz="0" w:space="0" w:color="auto"/>
        <w:right w:val="none" w:sz="0" w:space="0" w:color="auto"/>
      </w:divBdr>
    </w:div>
    <w:div w:id="700281352">
      <w:bodyDiv w:val="1"/>
      <w:marLeft w:val="0"/>
      <w:marRight w:val="0"/>
      <w:marTop w:val="0"/>
      <w:marBottom w:val="0"/>
      <w:divBdr>
        <w:top w:val="none" w:sz="0" w:space="0" w:color="auto"/>
        <w:left w:val="none" w:sz="0" w:space="0" w:color="auto"/>
        <w:bottom w:val="none" w:sz="0" w:space="0" w:color="auto"/>
        <w:right w:val="none" w:sz="0" w:space="0" w:color="auto"/>
      </w:divBdr>
    </w:div>
    <w:div w:id="700283954">
      <w:bodyDiv w:val="1"/>
      <w:marLeft w:val="0"/>
      <w:marRight w:val="0"/>
      <w:marTop w:val="0"/>
      <w:marBottom w:val="0"/>
      <w:divBdr>
        <w:top w:val="none" w:sz="0" w:space="0" w:color="auto"/>
        <w:left w:val="none" w:sz="0" w:space="0" w:color="auto"/>
        <w:bottom w:val="none" w:sz="0" w:space="0" w:color="auto"/>
        <w:right w:val="none" w:sz="0" w:space="0" w:color="auto"/>
      </w:divBdr>
    </w:div>
    <w:div w:id="700402196">
      <w:bodyDiv w:val="1"/>
      <w:marLeft w:val="0"/>
      <w:marRight w:val="0"/>
      <w:marTop w:val="0"/>
      <w:marBottom w:val="0"/>
      <w:divBdr>
        <w:top w:val="none" w:sz="0" w:space="0" w:color="auto"/>
        <w:left w:val="none" w:sz="0" w:space="0" w:color="auto"/>
        <w:bottom w:val="none" w:sz="0" w:space="0" w:color="auto"/>
        <w:right w:val="none" w:sz="0" w:space="0" w:color="auto"/>
      </w:divBdr>
    </w:div>
    <w:div w:id="700670336">
      <w:bodyDiv w:val="1"/>
      <w:marLeft w:val="0"/>
      <w:marRight w:val="0"/>
      <w:marTop w:val="0"/>
      <w:marBottom w:val="0"/>
      <w:divBdr>
        <w:top w:val="none" w:sz="0" w:space="0" w:color="auto"/>
        <w:left w:val="none" w:sz="0" w:space="0" w:color="auto"/>
        <w:bottom w:val="none" w:sz="0" w:space="0" w:color="auto"/>
        <w:right w:val="none" w:sz="0" w:space="0" w:color="auto"/>
      </w:divBdr>
    </w:div>
    <w:div w:id="700671097">
      <w:bodyDiv w:val="1"/>
      <w:marLeft w:val="0"/>
      <w:marRight w:val="0"/>
      <w:marTop w:val="0"/>
      <w:marBottom w:val="0"/>
      <w:divBdr>
        <w:top w:val="none" w:sz="0" w:space="0" w:color="auto"/>
        <w:left w:val="none" w:sz="0" w:space="0" w:color="auto"/>
        <w:bottom w:val="none" w:sz="0" w:space="0" w:color="auto"/>
        <w:right w:val="none" w:sz="0" w:space="0" w:color="auto"/>
      </w:divBdr>
    </w:div>
    <w:div w:id="700738776">
      <w:bodyDiv w:val="1"/>
      <w:marLeft w:val="0"/>
      <w:marRight w:val="0"/>
      <w:marTop w:val="0"/>
      <w:marBottom w:val="0"/>
      <w:divBdr>
        <w:top w:val="none" w:sz="0" w:space="0" w:color="auto"/>
        <w:left w:val="none" w:sz="0" w:space="0" w:color="auto"/>
        <w:bottom w:val="none" w:sz="0" w:space="0" w:color="auto"/>
        <w:right w:val="none" w:sz="0" w:space="0" w:color="auto"/>
      </w:divBdr>
    </w:div>
    <w:div w:id="700742854">
      <w:bodyDiv w:val="1"/>
      <w:marLeft w:val="0"/>
      <w:marRight w:val="0"/>
      <w:marTop w:val="0"/>
      <w:marBottom w:val="0"/>
      <w:divBdr>
        <w:top w:val="none" w:sz="0" w:space="0" w:color="auto"/>
        <w:left w:val="none" w:sz="0" w:space="0" w:color="auto"/>
        <w:bottom w:val="none" w:sz="0" w:space="0" w:color="auto"/>
        <w:right w:val="none" w:sz="0" w:space="0" w:color="auto"/>
      </w:divBdr>
    </w:div>
    <w:div w:id="700781285">
      <w:bodyDiv w:val="1"/>
      <w:marLeft w:val="0"/>
      <w:marRight w:val="0"/>
      <w:marTop w:val="0"/>
      <w:marBottom w:val="0"/>
      <w:divBdr>
        <w:top w:val="none" w:sz="0" w:space="0" w:color="auto"/>
        <w:left w:val="none" w:sz="0" w:space="0" w:color="auto"/>
        <w:bottom w:val="none" w:sz="0" w:space="0" w:color="auto"/>
        <w:right w:val="none" w:sz="0" w:space="0" w:color="auto"/>
      </w:divBdr>
    </w:div>
    <w:div w:id="700787165">
      <w:bodyDiv w:val="1"/>
      <w:marLeft w:val="0"/>
      <w:marRight w:val="0"/>
      <w:marTop w:val="0"/>
      <w:marBottom w:val="0"/>
      <w:divBdr>
        <w:top w:val="none" w:sz="0" w:space="0" w:color="auto"/>
        <w:left w:val="none" w:sz="0" w:space="0" w:color="auto"/>
        <w:bottom w:val="none" w:sz="0" w:space="0" w:color="auto"/>
        <w:right w:val="none" w:sz="0" w:space="0" w:color="auto"/>
      </w:divBdr>
    </w:div>
    <w:div w:id="700862162">
      <w:bodyDiv w:val="1"/>
      <w:marLeft w:val="0"/>
      <w:marRight w:val="0"/>
      <w:marTop w:val="0"/>
      <w:marBottom w:val="0"/>
      <w:divBdr>
        <w:top w:val="none" w:sz="0" w:space="0" w:color="auto"/>
        <w:left w:val="none" w:sz="0" w:space="0" w:color="auto"/>
        <w:bottom w:val="none" w:sz="0" w:space="0" w:color="auto"/>
        <w:right w:val="none" w:sz="0" w:space="0" w:color="auto"/>
      </w:divBdr>
    </w:div>
    <w:div w:id="700907931">
      <w:bodyDiv w:val="1"/>
      <w:marLeft w:val="0"/>
      <w:marRight w:val="0"/>
      <w:marTop w:val="0"/>
      <w:marBottom w:val="0"/>
      <w:divBdr>
        <w:top w:val="none" w:sz="0" w:space="0" w:color="auto"/>
        <w:left w:val="none" w:sz="0" w:space="0" w:color="auto"/>
        <w:bottom w:val="none" w:sz="0" w:space="0" w:color="auto"/>
        <w:right w:val="none" w:sz="0" w:space="0" w:color="auto"/>
      </w:divBdr>
    </w:div>
    <w:div w:id="700936737">
      <w:bodyDiv w:val="1"/>
      <w:marLeft w:val="0"/>
      <w:marRight w:val="0"/>
      <w:marTop w:val="0"/>
      <w:marBottom w:val="0"/>
      <w:divBdr>
        <w:top w:val="none" w:sz="0" w:space="0" w:color="auto"/>
        <w:left w:val="none" w:sz="0" w:space="0" w:color="auto"/>
        <w:bottom w:val="none" w:sz="0" w:space="0" w:color="auto"/>
        <w:right w:val="none" w:sz="0" w:space="0" w:color="auto"/>
      </w:divBdr>
    </w:div>
    <w:div w:id="700981681">
      <w:bodyDiv w:val="1"/>
      <w:marLeft w:val="0"/>
      <w:marRight w:val="0"/>
      <w:marTop w:val="0"/>
      <w:marBottom w:val="0"/>
      <w:divBdr>
        <w:top w:val="none" w:sz="0" w:space="0" w:color="auto"/>
        <w:left w:val="none" w:sz="0" w:space="0" w:color="auto"/>
        <w:bottom w:val="none" w:sz="0" w:space="0" w:color="auto"/>
        <w:right w:val="none" w:sz="0" w:space="0" w:color="auto"/>
      </w:divBdr>
    </w:div>
    <w:div w:id="701175764">
      <w:bodyDiv w:val="1"/>
      <w:marLeft w:val="0"/>
      <w:marRight w:val="0"/>
      <w:marTop w:val="0"/>
      <w:marBottom w:val="0"/>
      <w:divBdr>
        <w:top w:val="none" w:sz="0" w:space="0" w:color="auto"/>
        <w:left w:val="none" w:sz="0" w:space="0" w:color="auto"/>
        <w:bottom w:val="none" w:sz="0" w:space="0" w:color="auto"/>
        <w:right w:val="none" w:sz="0" w:space="0" w:color="auto"/>
      </w:divBdr>
    </w:div>
    <w:div w:id="701201232">
      <w:bodyDiv w:val="1"/>
      <w:marLeft w:val="0"/>
      <w:marRight w:val="0"/>
      <w:marTop w:val="0"/>
      <w:marBottom w:val="0"/>
      <w:divBdr>
        <w:top w:val="none" w:sz="0" w:space="0" w:color="auto"/>
        <w:left w:val="none" w:sz="0" w:space="0" w:color="auto"/>
        <w:bottom w:val="none" w:sz="0" w:space="0" w:color="auto"/>
        <w:right w:val="none" w:sz="0" w:space="0" w:color="auto"/>
      </w:divBdr>
    </w:div>
    <w:div w:id="701249793">
      <w:bodyDiv w:val="1"/>
      <w:marLeft w:val="0"/>
      <w:marRight w:val="0"/>
      <w:marTop w:val="0"/>
      <w:marBottom w:val="0"/>
      <w:divBdr>
        <w:top w:val="none" w:sz="0" w:space="0" w:color="auto"/>
        <w:left w:val="none" w:sz="0" w:space="0" w:color="auto"/>
        <w:bottom w:val="none" w:sz="0" w:space="0" w:color="auto"/>
        <w:right w:val="none" w:sz="0" w:space="0" w:color="auto"/>
      </w:divBdr>
    </w:div>
    <w:div w:id="701328113">
      <w:bodyDiv w:val="1"/>
      <w:marLeft w:val="0"/>
      <w:marRight w:val="0"/>
      <w:marTop w:val="0"/>
      <w:marBottom w:val="0"/>
      <w:divBdr>
        <w:top w:val="none" w:sz="0" w:space="0" w:color="auto"/>
        <w:left w:val="none" w:sz="0" w:space="0" w:color="auto"/>
        <w:bottom w:val="none" w:sz="0" w:space="0" w:color="auto"/>
        <w:right w:val="none" w:sz="0" w:space="0" w:color="auto"/>
      </w:divBdr>
    </w:div>
    <w:div w:id="701369351">
      <w:bodyDiv w:val="1"/>
      <w:marLeft w:val="0"/>
      <w:marRight w:val="0"/>
      <w:marTop w:val="0"/>
      <w:marBottom w:val="0"/>
      <w:divBdr>
        <w:top w:val="none" w:sz="0" w:space="0" w:color="auto"/>
        <w:left w:val="none" w:sz="0" w:space="0" w:color="auto"/>
        <w:bottom w:val="none" w:sz="0" w:space="0" w:color="auto"/>
        <w:right w:val="none" w:sz="0" w:space="0" w:color="auto"/>
      </w:divBdr>
    </w:div>
    <w:div w:id="701438290">
      <w:bodyDiv w:val="1"/>
      <w:marLeft w:val="0"/>
      <w:marRight w:val="0"/>
      <w:marTop w:val="0"/>
      <w:marBottom w:val="0"/>
      <w:divBdr>
        <w:top w:val="none" w:sz="0" w:space="0" w:color="auto"/>
        <w:left w:val="none" w:sz="0" w:space="0" w:color="auto"/>
        <w:bottom w:val="none" w:sz="0" w:space="0" w:color="auto"/>
        <w:right w:val="none" w:sz="0" w:space="0" w:color="auto"/>
      </w:divBdr>
    </w:div>
    <w:div w:id="701444426">
      <w:bodyDiv w:val="1"/>
      <w:marLeft w:val="0"/>
      <w:marRight w:val="0"/>
      <w:marTop w:val="0"/>
      <w:marBottom w:val="0"/>
      <w:divBdr>
        <w:top w:val="none" w:sz="0" w:space="0" w:color="auto"/>
        <w:left w:val="none" w:sz="0" w:space="0" w:color="auto"/>
        <w:bottom w:val="none" w:sz="0" w:space="0" w:color="auto"/>
        <w:right w:val="none" w:sz="0" w:space="0" w:color="auto"/>
      </w:divBdr>
    </w:div>
    <w:div w:id="701516593">
      <w:bodyDiv w:val="1"/>
      <w:marLeft w:val="0"/>
      <w:marRight w:val="0"/>
      <w:marTop w:val="0"/>
      <w:marBottom w:val="0"/>
      <w:divBdr>
        <w:top w:val="none" w:sz="0" w:space="0" w:color="auto"/>
        <w:left w:val="none" w:sz="0" w:space="0" w:color="auto"/>
        <w:bottom w:val="none" w:sz="0" w:space="0" w:color="auto"/>
        <w:right w:val="none" w:sz="0" w:space="0" w:color="auto"/>
      </w:divBdr>
      <w:divsChild>
        <w:div w:id="91248028">
          <w:marLeft w:val="480"/>
          <w:marRight w:val="0"/>
          <w:marTop w:val="0"/>
          <w:marBottom w:val="0"/>
          <w:divBdr>
            <w:top w:val="none" w:sz="0" w:space="0" w:color="auto"/>
            <w:left w:val="none" w:sz="0" w:space="0" w:color="auto"/>
            <w:bottom w:val="none" w:sz="0" w:space="0" w:color="auto"/>
            <w:right w:val="none" w:sz="0" w:space="0" w:color="auto"/>
          </w:divBdr>
        </w:div>
        <w:div w:id="151067085">
          <w:marLeft w:val="480"/>
          <w:marRight w:val="0"/>
          <w:marTop w:val="0"/>
          <w:marBottom w:val="0"/>
          <w:divBdr>
            <w:top w:val="none" w:sz="0" w:space="0" w:color="auto"/>
            <w:left w:val="none" w:sz="0" w:space="0" w:color="auto"/>
            <w:bottom w:val="none" w:sz="0" w:space="0" w:color="auto"/>
            <w:right w:val="none" w:sz="0" w:space="0" w:color="auto"/>
          </w:divBdr>
        </w:div>
        <w:div w:id="221916965">
          <w:marLeft w:val="480"/>
          <w:marRight w:val="0"/>
          <w:marTop w:val="0"/>
          <w:marBottom w:val="0"/>
          <w:divBdr>
            <w:top w:val="none" w:sz="0" w:space="0" w:color="auto"/>
            <w:left w:val="none" w:sz="0" w:space="0" w:color="auto"/>
            <w:bottom w:val="none" w:sz="0" w:space="0" w:color="auto"/>
            <w:right w:val="none" w:sz="0" w:space="0" w:color="auto"/>
          </w:divBdr>
        </w:div>
        <w:div w:id="223412553">
          <w:marLeft w:val="480"/>
          <w:marRight w:val="0"/>
          <w:marTop w:val="0"/>
          <w:marBottom w:val="0"/>
          <w:divBdr>
            <w:top w:val="none" w:sz="0" w:space="0" w:color="auto"/>
            <w:left w:val="none" w:sz="0" w:space="0" w:color="auto"/>
            <w:bottom w:val="none" w:sz="0" w:space="0" w:color="auto"/>
            <w:right w:val="none" w:sz="0" w:space="0" w:color="auto"/>
          </w:divBdr>
        </w:div>
        <w:div w:id="233855667">
          <w:marLeft w:val="480"/>
          <w:marRight w:val="0"/>
          <w:marTop w:val="0"/>
          <w:marBottom w:val="0"/>
          <w:divBdr>
            <w:top w:val="none" w:sz="0" w:space="0" w:color="auto"/>
            <w:left w:val="none" w:sz="0" w:space="0" w:color="auto"/>
            <w:bottom w:val="none" w:sz="0" w:space="0" w:color="auto"/>
            <w:right w:val="none" w:sz="0" w:space="0" w:color="auto"/>
          </w:divBdr>
        </w:div>
        <w:div w:id="262805856">
          <w:marLeft w:val="480"/>
          <w:marRight w:val="0"/>
          <w:marTop w:val="0"/>
          <w:marBottom w:val="0"/>
          <w:divBdr>
            <w:top w:val="none" w:sz="0" w:space="0" w:color="auto"/>
            <w:left w:val="none" w:sz="0" w:space="0" w:color="auto"/>
            <w:bottom w:val="none" w:sz="0" w:space="0" w:color="auto"/>
            <w:right w:val="none" w:sz="0" w:space="0" w:color="auto"/>
          </w:divBdr>
        </w:div>
        <w:div w:id="303320628">
          <w:marLeft w:val="480"/>
          <w:marRight w:val="0"/>
          <w:marTop w:val="0"/>
          <w:marBottom w:val="0"/>
          <w:divBdr>
            <w:top w:val="none" w:sz="0" w:space="0" w:color="auto"/>
            <w:left w:val="none" w:sz="0" w:space="0" w:color="auto"/>
            <w:bottom w:val="none" w:sz="0" w:space="0" w:color="auto"/>
            <w:right w:val="none" w:sz="0" w:space="0" w:color="auto"/>
          </w:divBdr>
        </w:div>
        <w:div w:id="306983455">
          <w:marLeft w:val="480"/>
          <w:marRight w:val="0"/>
          <w:marTop w:val="0"/>
          <w:marBottom w:val="0"/>
          <w:divBdr>
            <w:top w:val="none" w:sz="0" w:space="0" w:color="auto"/>
            <w:left w:val="none" w:sz="0" w:space="0" w:color="auto"/>
            <w:bottom w:val="none" w:sz="0" w:space="0" w:color="auto"/>
            <w:right w:val="none" w:sz="0" w:space="0" w:color="auto"/>
          </w:divBdr>
        </w:div>
        <w:div w:id="451899321">
          <w:marLeft w:val="480"/>
          <w:marRight w:val="0"/>
          <w:marTop w:val="0"/>
          <w:marBottom w:val="0"/>
          <w:divBdr>
            <w:top w:val="none" w:sz="0" w:space="0" w:color="auto"/>
            <w:left w:val="none" w:sz="0" w:space="0" w:color="auto"/>
            <w:bottom w:val="none" w:sz="0" w:space="0" w:color="auto"/>
            <w:right w:val="none" w:sz="0" w:space="0" w:color="auto"/>
          </w:divBdr>
        </w:div>
        <w:div w:id="490414035">
          <w:marLeft w:val="480"/>
          <w:marRight w:val="0"/>
          <w:marTop w:val="0"/>
          <w:marBottom w:val="0"/>
          <w:divBdr>
            <w:top w:val="none" w:sz="0" w:space="0" w:color="auto"/>
            <w:left w:val="none" w:sz="0" w:space="0" w:color="auto"/>
            <w:bottom w:val="none" w:sz="0" w:space="0" w:color="auto"/>
            <w:right w:val="none" w:sz="0" w:space="0" w:color="auto"/>
          </w:divBdr>
        </w:div>
        <w:div w:id="521163674">
          <w:marLeft w:val="480"/>
          <w:marRight w:val="0"/>
          <w:marTop w:val="0"/>
          <w:marBottom w:val="0"/>
          <w:divBdr>
            <w:top w:val="none" w:sz="0" w:space="0" w:color="auto"/>
            <w:left w:val="none" w:sz="0" w:space="0" w:color="auto"/>
            <w:bottom w:val="none" w:sz="0" w:space="0" w:color="auto"/>
            <w:right w:val="none" w:sz="0" w:space="0" w:color="auto"/>
          </w:divBdr>
        </w:div>
        <w:div w:id="528421640">
          <w:marLeft w:val="480"/>
          <w:marRight w:val="0"/>
          <w:marTop w:val="0"/>
          <w:marBottom w:val="0"/>
          <w:divBdr>
            <w:top w:val="none" w:sz="0" w:space="0" w:color="auto"/>
            <w:left w:val="none" w:sz="0" w:space="0" w:color="auto"/>
            <w:bottom w:val="none" w:sz="0" w:space="0" w:color="auto"/>
            <w:right w:val="none" w:sz="0" w:space="0" w:color="auto"/>
          </w:divBdr>
        </w:div>
        <w:div w:id="580068825">
          <w:marLeft w:val="480"/>
          <w:marRight w:val="0"/>
          <w:marTop w:val="0"/>
          <w:marBottom w:val="0"/>
          <w:divBdr>
            <w:top w:val="none" w:sz="0" w:space="0" w:color="auto"/>
            <w:left w:val="none" w:sz="0" w:space="0" w:color="auto"/>
            <w:bottom w:val="none" w:sz="0" w:space="0" w:color="auto"/>
            <w:right w:val="none" w:sz="0" w:space="0" w:color="auto"/>
          </w:divBdr>
        </w:div>
        <w:div w:id="584462827">
          <w:marLeft w:val="480"/>
          <w:marRight w:val="0"/>
          <w:marTop w:val="0"/>
          <w:marBottom w:val="0"/>
          <w:divBdr>
            <w:top w:val="none" w:sz="0" w:space="0" w:color="auto"/>
            <w:left w:val="none" w:sz="0" w:space="0" w:color="auto"/>
            <w:bottom w:val="none" w:sz="0" w:space="0" w:color="auto"/>
            <w:right w:val="none" w:sz="0" w:space="0" w:color="auto"/>
          </w:divBdr>
        </w:div>
        <w:div w:id="592787862">
          <w:marLeft w:val="480"/>
          <w:marRight w:val="0"/>
          <w:marTop w:val="0"/>
          <w:marBottom w:val="0"/>
          <w:divBdr>
            <w:top w:val="none" w:sz="0" w:space="0" w:color="auto"/>
            <w:left w:val="none" w:sz="0" w:space="0" w:color="auto"/>
            <w:bottom w:val="none" w:sz="0" w:space="0" w:color="auto"/>
            <w:right w:val="none" w:sz="0" w:space="0" w:color="auto"/>
          </w:divBdr>
        </w:div>
        <w:div w:id="612058032">
          <w:marLeft w:val="480"/>
          <w:marRight w:val="0"/>
          <w:marTop w:val="0"/>
          <w:marBottom w:val="0"/>
          <w:divBdr>
            <w:top w:val="none" w:sz="0" w:space="0" w:color="auto"/>
            <w:left w:val="none" w:sz="0" w:space="0" w:color="auto"/>
            <w:bottom w:val="none" w:sz="0" w:space="0" w:color="auto"/>
            <w:right w:val="none" w:sz="0" w:space="0" w:color="auto"/>
          </w:divBdr>
        </w:div>
        <w:div w:id="633684220">
          <w:marLeft w:val="480"/>
          <w:marRight w:val="0"/>
          <w:marTop w:val="0"/>
          <w:marBottom w:val="0"/>
          <w:divBdr>
            <w:top w:val="none" w:sz="0" w:space="0" w:color="auto"/>
            <w:left w:val="none" w:sz="0" w:space="0" w:color="auto"/>
            <w:bottom w:val="none" w:sz="0" w:space="0" w:color="auto"/>
            <w:right w:val="none" w:sz="0" w:space="0" w:color="auto"/>
          </w:divBdr>
        </w:div>
        <w:div w:id="702941321">
          <w:marLeft w:val="480"/>
          <w:marRight w:val="0"/>
          <w:marTop w:val="0"/>
          <w:marBottom w:val="0"/>
          <w:divBdr>
            <w:top w:val="none" w:sz="0" w:space="0" w:color="auto"/>
            <w:left w:val="none" w:sz="0" w:space="0" w:color="auto"/>
            <w:bottom w:val="none" w:sz="0" w:space="0" w:color="auto"/>
            <w:right w:val="none" w:sz="0" w:space="0" w:color="auto"/>
          </w:divBdr>
        </w:div>
        <w:div w:id="716589754">
          <w:marLeft w:val="480"/>
          <w:marRight w:val="0"/>
          <w:marTop w:val="0"/>
          <w:marBottom w:val="0"/>
          <w:divBdr>
            <w:top w:val="none" w:sz="0" w:space="0" w:color="auto"/>
            <w:left w:val="none" w:sz="0" w:space="0" w:color="auto"/>
            <w:bottom w:val="none" w:sz="0" w:space="0" w:color="auto"/>
            <w:right w:val="none" w:sz="0" w:space="0" w:color="auto"/>
          </w:divBdr>
        </w:div>
        <w:div w:id="718626891">
          <w:marLeft w:val="480"/>
          <w:marRight w:val="0"/>
          <w:marTop w:val="0"/>
          <w:marBottom w:val="0"/>
          <w:divBdr>
            <w:top w:val="none" w:sz="0" w:space="0" w:color="auto"/>
            <w:left w:val="none" w:sz="0" w:space="0" w:color="auto"/>
            <w:bottom w:val="none" w:sz="0" w:space="0" w:color="auto"/>
            <w:right w:val="none" w:sz="0" w:space="0" w:color="auto"/>
          </w:divBdr>
        </w:div>
        <w:div w:id="779759492">
          <w:marLeft w:val="480"/>
          <w:marRight w:val="0"/>
          <w:marTop w:val="0"/>
          <w:marBottom w:val="0"/>
          <w:divBdr>
            <w:top w:val="none" w:sz="0" w:space="0" w:color="auto"/>
            <w:left w:val="none" w:sz="0" w:space="0" w:color="auto"/>
            <w:bottom w:val="none" w:sz="0" w:space="0" w:color="auto"/>
            <w:right w:val="none" w:sz="0" w:space="0" w:color="auto"/>
          </w:divBdr>
        </w:div>
        <w:div w:id="820197697">
          <w:marLeft w:val="480"/>
          <w:marRight w:val="0"/>
          <w:marTop w:val="0"/>
          <w:marBottom w:val="0"/>
          <w:divBdr>
            <w:top w:val="none" w:sz="0" w:space="0" w:color="auto"/>
            <w:left w:val="none" w:sz="0" w:space="0" w:color="auto"/>
            <w:bottom w:val="none" w:sz="0" w:space="0" w:color="auto"/>
            <w:right w:val="none" w:sz="0" w:space="0" w:color="auto"/>
          </w:divBdr>
        </w:div>
        <w:div w:id="828860330">
          <w:marLeft w:val="480"/>
          <w:marRight w:val="0"/>
          <w:marTop w:val="0"/>
          <w:marBottom w:val="0"/>
          <w:divBdr>
            <w:top w:val="none" w:sz="0" w:space="0" w:color="auto"/>
            <w:left w:val="none" w:sz="0" w:space="0" w:color="auto"/>
            <w:bottom w:val="none" w:sz="0" w:space="0" w:color="auto"/>
            <w:right w:val="none" w:sz="0" w:space="0" w:color="auto"/>
          </w:divBdr>
        </w:div>
        <w:div w:id="850029003">
          <w:marLeft w:val="480"/>
          <w:marRight w:val="0"/>
          <w:marTop w:val="0"/>
          <w:marBottom w:val="0"/>
          <w:divBdr>
            <w:top w:val="none" w:sz="0" w:space="0" w:color="auto"/>
            <w:left w:val="none" w:sz="0" w:space="0" w:color="auto"/>
            <w:bottom w:val="none" w:sz="0" w:space="0" w:color="auto"/>
            <w:right w:val="none" w:sz="0" w:space="0" w:color="auto"/>
          </w:divBdr>
        </w:div>
        <w:div w:id="912280248">
          <w:marLeft w:val="480"/>
          <w:marRight w:val="0"/>
          <w:marTop w:val="0"/>
          <w:marBottom w:val="0"/>
          <w:divBdr>
            <w:top w:val="none" w:sz="0" w:space="0" w:color="auto"/>
            <w:left w:val="none" w:sz="0" w:space="0" w:color="auto"/>
            <w:bottom w:val="none" w:sz="0" w:space="0" w:color="auto"/>
            <w:right w:val="none" w:sz="0" w:space="0" w:color="auto"/>
          </w:divBdr>
        </w:div>
      </w:divsChild>
    </w:div>
    <w:div w:id="701589068">
      <w:bodyDiv w:val="1"/>
      <w:marLeft w:val="0"/>
      <w:marRight w:val="0"/>
      <w:marTop w:val="0"/>
      <w:marBottom w:val="0"/>
      <w:divBdr>
        <w:top w:val="none" w:sz="0" w:space="0" w:color="auto"/>
        <w:left w:val="none" w:sz="0" w:space="0" w:color="auto"/>
        <w:bottom w:val="none" w:sz="0" w:space="0" w:color="auto"/>
        <w:right w:val="none" w:sz="0" w:space="0" w:color="auto"/>
      </w:divBdr>
    </w:div>
    <w:div w:id="701633962">
      <w:bodyDiv w:val="1"/>
      <w:marLeft w:val="0"/>
      <w:marRight w:val="0"/>
      <w:marTop w:val="0"/>
      <w:marBottom w:val="0"/>
      <w:divBdr>
        <w:top w:val="none" w:sz="0" w:space="0" w:color="auto"/>
        <w:left w:val="none" w:sz="0" w:space="0" w:color="auto"/>
        <w:bottom w:val="none" w:sz="0" w:space="0" w:color="auto"/>
        <w:right w:val="none" w:sz="0" w:space="0" w:color="auto"/>
      </w:divBdr>
    </w:div>
    <w:div w:id="701826769">
      <w:bodyDiv w:val="1"/>
      <w:marLeft w:val="0"/>
      <w:marRight w:val="0"/>
      <w:marTop w:val="0"/>
      <w:marBottom w:val="0"/>
      <w:divBdr>
        <w:top w:val="none" w:sz="0" w:space="0" w:color="auto"/>
        <w:left w:val="none" w:sz="0" w:space="0" w:color="auto"/>
        <w:bottom w:val="none" w:sz="0" w:space="0" w:color="auto"/>
        <w:right w:val="none" w:sz="0" w:space="0" w:color="auto"/>
      </w:divBdr>
    </w:div>
    <w:div w:id="701903171">
      <w:bodyDiv w:val="1"/>
      <w:marLeft w:val="0"/>
      <w:marRight w:val="0"/>
      <w:marTop w:val="0"/>
      <w:marBottom w:val="0"/>
      <w:divBdr>
        <w:top w:val="none" w:sz="0" w:space="0" w:color="auto"/>
        <w:left w:val="none" w:sz="0" w:space="0" w:color="auto"/>
        <w:bottom w:val="none" w:sz="0" w:space="0" w:color="auto"/>
        <w:right w:val="none" w:sz="0" w:space="0" w:color="auto"/>
      </w:divBdr>
    </w:div>
    <w:div w:id="701981991">
      <w:bodyDiv w:val="1"/>
      <w:marLeft w:val="0"/>
      <w:marRight w:val="0"/>
      <w:marTop w:val="0"/>
      <w:marBottom w:val="0"/>
      <w:divBdr>
        <w:top w:val="none" w:sz="0" w:space="0" w:color="auto"/>
        <w:left w:val="none" w:sz="0" w:space="0" w:color="auto"/>
        <w:bottom w:val="none" w:sz="0" w:space="0" w:color="auto"/>
        <w:right w:val="none" w:sz="0" w:space="0" w:color="auto"/>
      </w:divBdr>
    </w:div>
    <w:div w:id="702052308">
      <w:bodyDiv w:val="1"/>
      <w:marLeft w:val="0"/>
      <w:marRight w:val="0"/>
      <w:marTop w:val="0"/>
      <w:marBottom w:val="0"/>
      <w:divBdr>
        <w:top w:val="none" w:sz="0" w:space="0" w:color="auto"/>
        <w:left w:val="none" w:sz="0" w:space="0" w:color="auto"/>
        <w:bottom w:val="none" w:sz="0" w:space="0" w:color="auto"/>
        <w:right w:val="none" w:sz="0" w:space="0" w:color="auto"/>
      </w:divBdr>
    </w:div>
    <w:div w:id="702097142">
      <w:bodyDiv w:val="1"/>
      <w:marLeft w:val="0"/>
      <w:marRight w:val="0"/>
      <w:marTop w:val="0"/>
      <w:marBottom w:val="0"/>
      <w:divBdr>
        <w:top w:val="none" w:sz="0" w:space="0" w:color="auto"/>
        <w:left w:val="none" w:sz="0" w:space="0" w:color="auto"/>
        <w:bottom w:val="none" w:sz="0" w:space="0" w:color="auto"/>
        <w:right w:val="none" w:sz="0" w:space="0" w:color="auto"/>
      </w:divBdr>
    </w:div>
    <w:div w:id="702174697">
      <w:bodyDiv w:val="1"/>
      <w:marLeft w:val="0"/>
      <w:marRight w:val="0"/>
      <w:marTop w:val="0"/>
      <w:marBottom w:val="0"/>
      <w:divBdr>
        <w:top w:val="none" w:sz="0" w:space="0" w:color="auto"/>
        <w:left w:val="none" w:sz="0" w:space="0" w:color="auto"/>
        <w:bottom w:val="none" w:sz="0" w:space="0" w:color="auto"/>
        <w:right w:val="none" w:sz="0" w:space="0" w:color="auto"/>
      </w:divBdr>
    </w:div>
    <w:div w:id="702247996">
      <w:bodyDiv w:val="1"/>
      <w:marLeft w:val="0"/>
      <w:marRight w:val="0"/>
      <w:marTop w:val="0"/>
      <w:marBottom w:val="0"/>
      <w:divBdr>
        <w:top w:val="none" w:sz="0" w:space="0" w:color="auto"/>
        <w:left w:val="none" w:sz="0" w:space="0" w:color="auto"/>
        <w:bottom w:val="none" w:sz="0" w:space="0" w:color="auto"/>
        <w:right w:val="none" w:sz="0" w:space="0" w:color="auto"/>
      </w:divBdr>
    </w:div>
    <w:div w:id="702285636">
      <w:bodyDiv w:val="1"/>
      <w:marLeft w:val="0"/>
      <w:marRight w:val="0"/>
      <w:marTop w:val="0"/>
      <w:marBottom w:val="0"/>
      <w:divBdr>
        <w:top w:val="none" w:sz="0" w:space="0" w:color="auto"/>
        <w:left w:val="none" w:sz="0" w:space="0" w:color="auto"/>
        <w:bottom w:val="none" w:sz="0" w:space="0" w:color="auto"/>
        <w:right w:val="none" w:sz="0" w:space="0" w:color="auto"/>
      </w:divBdr>
    </w:div>
    <w:div w:id="702436155">
      <w:bodyDiv w:val="1"/>
      <w:marLeft w:val="0"/>
      <w:marRight w:val="0"/>
      <w:marTop w:val="0"/>
      <w:marBottom w:val="0"/>
      <w:divBdr>
        <w:top w:val="none" w:sz="0" w:space="0" w:color="auto"/>
        <w:left w:val="none" w:sz="0" w:space="0" w:color="auto"/>
        <w:bottom w:val="none" w:sz="0" w:space="0" w:color="auto"/>
        <w:right w:val="none" w:sz="0" w:space="0" w:color="auto"/>
      </w:divBdr>
    </w:div>
    <w:div w:id="702439823">
      <w:bodyDiv w:val="1"/>
      <w:marLeft w:val="0"/>
      <w:marRight w:val="0"/>
      <w:marTop w:val="0"/>
      <w:marBottom w:val="0"/>
      <w:divBdr>
        <w:top w:val="none" w:sz="0" w:space="0" w:color="auto"/>
        <w:left w:val="none" w:sz="0" w:space="0" w:color="auto"/>
        <w:bottom w:val="none" w:sz="0" w:space="0" w:color="auto"/>
        <w:right w:val="none" w:sz="0" w:space="0" w:color="auto"/>
      </w:divBdr>
    </w:div>
    <w:div w:id="702443648">
      <w:bodyDiv w:val="1"/>
      <w:marLeft w:val="0"/>
      <w:marRight w:val="0"/>
      <w:marTop w:val="0"/>
      <w:marBottom w:val="0"/>
      <w:divBdr>
        <w:top w:val="none" w:sz="0" w:space="0" w:color="auto"/>
        <w:left w:val="none" w:sz="0" w:space="0" w:color="auto"/>
        <w:bottom w:val="none" w:sz="0" w:space="0" w:color="auto"/>
        <w:right w:val="none" w:sz="0" w:space="0" w:color="auto"/>
      </w:divBdr>
    </w:div>
    <w:div w:id="702637962">
      <w:bodyDiv w:val="1"/>
      <w:marLeft w:val="0"/>
      <w:marRight w:val="0"/>
      <w:marTop w:val="0"/>
      <w:marBottom w:val="0"/>
      <w:divBdr>
        <w:top w:val="none" w:sz="0" w:space="0" w:color="auto"/>
        <w:left w:val="none" w:sz="0" w:space="0" w:color="auto"/>
        <w:bottom w:val="none" w:sz="0" w:space="0" w:color="auto"/>
        <w:right w:val="none" w:sz="0" w:space="0" w:color="auto"/>
      </w:divBdr>
    </w:div>
    <w:div w:id="702706776">
      <w:bodyDiv w:val="1"/>
      <w:marLeft w:val="0"/>
      <w:marRight w:val="0"/>
      <w:marTop w:val="0"/>
      <w:marBottom w:val="0"/>
      <w:divBdr>
        <w:top w:val="none" w:sz="0" w:space="0" w:color="auto"/>
        <w:left w:val="none" w:sz="0" w:space="0" w:color="auto"/>
        <w:bottom w:val="none" w:sz="0" w:space="0" w:color="auto"/>
        <w:right w:val="none" w:sz="0" w:space="0" w:color="auto"/>
      </w:divBdr>
    </w:div>
    <w:div w:id="702748785">
      <w:bodyDiv w:val="1"/>
      <w:marLeft w:val="0"/>
      <w:marRight w:val="0"/>
      <w:marTop w:val="0"/>
      <w:marBottom w:val="0"/>
      <w:divBdr>
        <w:top w:val="none" w:sz="0" w:space="0" w:color="auto"/>
        <w:left w:val="none" w:sz="0" w:space="0" w:color="auto"/>
        <w:bottom w:val="none" w:sz="0" w:space="0" w:color="auto"/>
        <w:right w:val="none" w:sz="0" w:space="0" w:color="auto"/>
      </w:divBdr>
    </w:div>
    <w:div w:id="702824665">
      <w:bodyDiv w:val="1"/>
      <w:marLeft w:val="0"/>
      <w:marRight w:val="0"/>
      <w:marTop w:val="0"/>
      <w:marBottom w:val="0"/>
      <w:divBdr>
        <w:top w:val="none" w:sz="0" w:space="0" w:color="auto"/>
        <w:left w:val="none" w:sz="0" w:space="0" w:color="auto"/>
        <w:bottom w:val="none" w:sz="0" w:space="0" w:color="auto"/>
        <w:right w:val="none" w:sz="0" w:space="0" w:color="auto"/>
      </w:divBdr>
    </w:div>
    <w:div w:id="702902398">
      <w:bodyDiv w:val="1"/>
      <w:marLeft w:val="0"/>
      <w:marRight w:val="0"/>
      <w:marTop w:val="0"/>
      <w:marBottom w:val="0"/>
      <w:divBdr>
        <w:top w:val="none" w:sz="0" w:space="0" w:color="auto"/>
        <w:left w:val="none" w:sz="0" w:space="0" w:color="auto"/>
        <w:bottom w:val="none" w:sz="0" w:space="0" w:color="auto"/>
        <w:right w:val="none" w:sz="0" w:space="0" w:color="auto"/>
      </w:divBdr>
    </w:div>
    <w:div w:id="702904827">
      <w:bodyDiv w:val="1"/>
      <w:marLeft w:val="0"/>
      <w:marRight w:val="0"/>
      <w:marTop w:val="0"/>
      <w:marBottom w:val="0"/>
      <w:divBdr>
        <w:top w:val="none" w:sz="0" w:space="0" w:color="auto"/>
        <w:left w:val="none" w:sz="0" w:space="0" w:color="auto"/>
        <w:bottom w:val="none" w:sz="0" w:space="0" w:color="auto"/>
        <w:right w:val="none" w:sz="0" w:space="0" w:color="auto"/>
      </w:divBdr>
      <w:divsChild>
        <w:div w:id="1187868399">
          <w:marLeft w:val="480"/>
          <w:marRight w:val="0"/>
          <w:marTop w:val="0"/>
          <w:marBottom w:val="0"/>
          <w:divBdr>
            <w:top w:val="none" w:sz="0" w:space="0" w:color="auto"/>
            <w:left w:val="none" w:sz="0" w:space="0" w:color="auto"/>
            <w:bottom w:val="none" w:sz="0" w:space="0" w:color="auto"/>
            <w:right w:val="none" w:sz="0" w:space="0" w:color="auto"/>
          </w:divBdr>
        </w:div>
        <w:div w:id="1368067853">
          <w:marLeft w:val="480"/>
          <w:marRight w:val="0"/>
          <w:marTop w:val="0"/>
          <w:marBottom w:val="0"/>
          <w:divBdr>
            <w:top w:val="none" w:sz="0" w:space="0" w:color="auto"/>
            <w:left w:val="none" w:sz="0" w:space="0" w:color="auto"/>
            <w:bottom w:val="none" w:sz="0" w:space="0" w:color="auto"/>
            <w:right w:val="none" w:sz="0" w:space="0" w:color="auto"/>
          </w:divBdr>
        </w:div>
        <w:div w:id="122232720">
          <w:marLeft w:val="480"/>
          <w:marRight w:val="0"/>
          <w:marTop w:val="0"/>
          <w:marBottom w:val="0"/>
          <w:divBdr>
            <w:top w:val="none" w:sz="0" w:space="0" w:color="auto"/>
            <w:left w:val="none" w:sz="0" w:space="0" w:color="auto"/>
            <w:bottom w:val="none" w:sz="0" w:space="0" w:color="auto"/>
            <w:right w:val="none" w:sz="0" w:space="0" w:color="auto"/>
          </w:divBdr>
        </w:div>
        <w:div w:id="2064743686">
          <w:marLeft w:val="480"/>
          <w:marRight w:val="0"/>
          <w:marTop w:val="0"/>
          <w:marBottom w:val="0"/>
          <w:divBdr>
            <w:top w:val="none" w:sz="0" w:space="0" w:color="auto"/>
            <w:left w:val="none" w:sz="0" w:space="0" w:color="auto"/>
            <w:bottom w:val="none" w:sz="0" w:space="0" w:color="auto"/>
            <w:right w:val="none" w:sz="0" w:space="0" w:color="auto"/>
          </w:divBdr>
        </w:div>
        <w:div w:id="267667690">
          <w:marLeft w:val="480"/>
          <w:marRight w:val="0"/>
          <w:marTop w:val="0"/>
          <w:marBottom w:val="0"/>
          <w:divBdr>
            <w:top w:val="none" w:sz="0" w:space="0" w:color="auto"/>
            <w:left w:val="none" w:sz="0" w:space="0" w:color="auto"/>
            <w:bottom w:val="none" w:sz="0" w:space="0" w:color="auto"/>
            <w:right w:val="none" w:sz="0" w:space="0" w:color="auto"/>
          </w:divBdr>
        </w:div>
        <w:div w:id="1860509398">
          <w:marLeft w:val="480"/>
          <w:marRight w:val="0"/>
          <w:marTop w:val="0"/>
          <w:marBottom w:val="0"/>
          <w:divBdr>
            <w:top w:val="none" w:sz="0" w:space="0" w:color="auto"/>
            <w:left w:val="none" w:sz="0" w:space="0" w:color="auto"/>
            <w:bottom w:val="none" w:sz="0" w:space="0" w:color="auto"/>
            <w:right w:val="none" w:sz="0" w:space="0" w:color="auto"/>
          </w:divBdr>
        </w:div>
        <w:div w:id="1804541027">
          <w:marLeft w:val="480"/>
          <w:marRight w:val="0"/>
          <w:marTop w:val="0"/>
          <w:marBottom w:val="0"/>
          <w:divBdr>
            <w:top w:val="none" w:sz="0" w:space="0" w:color="auto"/>
            <w:left w:val="none" w:sz="0" w:space="0" w:color="auto"/>
            <w:bottom w:val="none" w:sz="0" w:space="0" w:color="auto"/>
            <w:right w:val="none" w:sz="0" w:space="0" w:color="auto"/>
          </w:divBdr>
        </w:div>
        <w:div w:id="214708988">
          <w:marLeft w:val="480"/>
          <w:marRight w:val="0"/>
          <w:marTop w:val="0"/>
          <w:marBottom w:val="0"/>
          <w:divBdr>
            <w:top w:val="none" w:sz="0" w:space="0" w:color="auto"/>
            <w:left w:val="none" w:sz="0" w:space="0" w:color="auto"/>
            <w:bottom w:val="none" w:sz="0" w:space="0" w:color="auto"/>
            <w:right w:val="none" w:sz="0" w:space="0" w:color="auto"/>
          </w:divBdr>
        </w:div>
        <w:div w:id="1655523725">
          <w:marLeft w:val="480"/>
          <w:marRight w:val="0"/>
          <w:marTop w:val="0"/>
          <w:marBottom w:val="0"/>
          <w:divBdr>
            <w:top w:val="none" w:sz="0" w:space="0" w:color="auto"/>
            <w:left w:val="none" w:sz="0" w:space="0" w:color="auto"/>
            <w:bottom w:val="none" w:sz="0" w:space="0" w:color="auto"/>
            <w:right w:val="none" w:sz="0" w:space="0" w:color="auto"/>
          </w:divBdr>
        </w:div>
        <w:div w:id="1676155340">
          <w:marLeft w:val="480"/>
          <w:marRight w:val="0"/>
          <w:marTop w:val="0"/>
          <w:marBottom w:val="0"/>
          <w:divBdr>
            <w:top w:val="none" w:sz="0" w:space="0" w:color="auto"/>
            <w:left w:val="none" w:sz="0" w:space="0" w:color="auto"/>
            <w:bottom w:val="none" w:sz="0" w:space="0" w:color="auto"/>
            <w:right w:val="none" w:sz="0" w:space="0" w:color="auto"/>
          </w:divBdr>
        </w:div>
        <w:div w:id="676888546">
          <w:marLeft w:val="480"/>
          <w:marRight w:val="0"/>
          <w:marTop w:val="0"/>
          <w:marBottom w:val="0"/>
          <w:divBdr>
            <w:top w:val="none" w:sz="0" w:space="0" w:color="auto"/>
            <w:left w:val="none" w:sz="0" w:space="0" w:color="auto"/>
            <w:bottom w:val="none" w:sz="0" w:space="0" w:color="auto"/>
            <w:right w:val="none" w:sz="0" w:space="0" w:color="auto"/>
          </w:divBdr>
        </w:div>
        <w:div w:id="1897692416">
          <w:marLeft w:val="480"/>
          <w:marRight w:val="0"/>
          <w:marTop w:val="0"/>
          <w:marBottom w:val="0"/>
          <w:divBdr>
            <w:top w:val="none" w:sz="0" w:space="0" w:color="auto"/>
            <w:left w:val="none" w:sz="0" w:space="0" w:color="auto"/>
            <w:bottom w:val="none" w:sz="0" w:space="0" w:color="auto"/>
            <w:right w:val="none" w:sz="0" w:space="0" w:color="auto"/>
          </w:divBdr>
        </w:div>
        <w:div w:id="897473590">
          <w:marLeft w:val="480"/>
          <w:marRight w:val="0"/>
          <w:marTop w:val="0"/>
          <w:marBottom w:val="0"/>
          <w:divBdr>
            <w:top w:val="none" w:sz="0" w:space="0" w:color="auto"/>
            <w:left w:val="none" w:sz="0" w:space="0" w:color="auto"/>
            <w:bottom w:val="none" w:sz="0" w:space="0" w:color="auto"/>
            <w:right w:val="none" w:sz="0" w:space="0" w:color="auto"/>
          </w:divBdr>
        </w:div>
        <w:div w:id="298338251">
          <w:marLeft w:val="480"/>
          <w:marRight w:val="0"/>
          <w:marTop w:val="0"/>
          <w:marBottom w:val="0"/>
          <w:divBdr>
            <w:top w:val="none" w:sz="0" w:space="0" w:color="auto"/>
            <w:left w:val="none" w:sz="0" w:space="0" w:color="auto"/>
            <w:bottom w:val="none" w:sz="0" w:space="0" w:color="auto"/>
            <w:right w:val="none" w:sz="0" w:space="0" w:color="auto"/>
          </w:divBdr>
        </w:div>
        <w:div w:id="1668707250">
          <w:marLeft w:val="480"/>
          <w:marRight w:val="0"/>
          <w:marTop w:val="0"/>
          <w:marBottom w:val="0"/>
          <w:divBdr>
            <w:top w:val="none" w:sz="0" w:space="0" w:color="auto"/>
            <w:left w:val="none" w:sz="0" w:space="0" w:color="auto"/>
            <w:bottom w:val="none" w:sz="0" w:space="0" w:color="auto"/>
            <w:right w:val="none" w:sz="0" w:space="0" w:color="auto"/>
          </w:divBdr>
        </w:div>
        <w:div w:id="1190024368">
          <w:marLeft w:val="480"/>
          <w:marRight w:val="0"/>
          <w:marTop w:val="0"/>
          <w:marBottom w:val="0"/>
          <w:divBdr>
            <w:top w:val="none" w:sz="0" w:space="0" w:color="auto"/>
            <w:left w:val="none" w:sz="0" w:space="0" w:color="auto"/>
            <w:bottom w:val="none" w:sz="0" w:space="0" w:color="auto"/>
            <w:right w:val="none" w:sz="0" w:space="0" w:color="auto"/>
          </w:divBdr>
        </w:div>
        <w:div w:id="1909731680">
          <w:marLeft w:val="480"/>
          <w:marRight w:val="0"/>
          <w:marTop w:val="0"/>
          <w:marBottom w:val="0"/>
          <w:divBdr>
            <w:top w:val="none" w:sz="0" w:space="0" w:color="auto"/>
            <w:left w:val="none" w:sz="0" w:space="0" w:color="auto"/>
            <w:bottom w:val="none" w:sz="0" w:space="0" w:color="auto"/>
            <w:right w:val="none" w:sz="0" w:space="0" w:color="auto"/>
          </w:divBdr>
        </w:div>
        <w:div w:id="1023361909">
          <w:marLeft w:val="480"/>
          <w:marRight w:val="0"/>
          <w:marTop w:val="0"/>
          <w:marBottom w:val="0"/>
          <w:divBdr>
            <w:top w:val="none" w:sz="0" w:space="0" w:color="auto"/>
            <w:left w:val="none" w:sz="0" w:space="0" w:color="auto"/>
            <w:bottom w:val="none" w:sz="0" w:space="0" w:color="auto"/>
            <w:right w:val="none" w:sz="0" w:space="0" w:color="auto"/>
          </w:divBdr>
        </w:div>
        <w:div w:id="1899828008">
          <w:marLeft w:val="480"/>
          <w:marRight w:val="0"/>
          <w:marTop w:val="0"/>
          <w:marBottom w:val="0"/>
          <w:divBdr>
            <w:top w:val="none" w:sz="0" w:space="0" w:color="auto"/>
            <w:left w:val="none" w:sz="0" w:space="0" w:color="auto"/>
            <w:bottom w:val="none" w:sz="0" w:space="0" w:color="auto"/>
            <w:right w:val="none" w:sz="0" w:space="0" w:color="auto"/>
          </w:divBdr>
        </w:div>
        <w:div w:id="302396640">
          <w:marLeft w:val="480"/>
          <w:marRight w:val="0"/>
          <w:marTop w:val="0"/>
          <w:marBottom w:val="0"/>
          <w:divBdr>
            <w:top w:val="none" w:sz="0" w:space="0" w:color="auto"/>
            <w:left w:val="none" w:sz="0" w:space="0" w:color="auto"/>
            <w:bottom w:val="none" w:sz="0" w:space="0" w:color="auto"/>
            <w:right w:val="none" w:sz="0" w:space="0" w:color="auto"/>
          </w:divBdr>
        </w:div>
        <w:div w:id="1565334950">
          <w:marLeft w:val="480"/>
          <w:marRight w:val="0"/>
          <w:marTop w:val="0"/>
          <w:marBottom w:val="0"/>
          <w:divBdr>
            <w:top w:val="none" w:sz="0" w:space="0" w:color="auto"/>
            <w:left w:val="none" w:sz="0" w:space="0" w:color="auto"/>
            <w:bottom w:val="none" w:sz="0" w:space="0" w:color="auto"/>
            <w:right w:val="none" w:sz="0" w:space="0" w:color="auto"/>
          </w:divBdr>
        </w:div>
        <w:div w:id="1129664788">
          <w:marLeft w:val="480"/>
          <w:marRight w:val="0"/>
          <w:marTop w:val="0"/>
          <w:marBottom w:val="0"/>
          <w:divBdr>
            <w:top w:val="none" w:sz="0" w:space="0" w:color="auto"/>
            <w:left w:val="none" w:sz="0" w:space="0" w:color="auto"/>
            <w:bottom w:val="none" w:sz="0" w:space="0" w:color="auto"/>
            <w:right w:val="none" w:sz="0" w:space="0" w:color="auto"/>
          </w:divBdr>
        </w:div>
        <w:div w:id="1428502532">
          <w:marLeft w:val="480"/>
          <w:marRight w:val="0"/>
          <w:marTop w:val="0"/>
          <w:marBottom w:val="0"/>
          <w:divBdr>
            <w:top w:val="none" w:sz="0" w:space="0" w:color="auto"/>
            <w:left w:val="none" w:sz="0" w:space="0" w:color="auto"/>
            <w:bottom w:val="none" w:sz="0" w:space="0" w:color="auto"/>
            <w:right w:val="none" w:sz="0" w:space="0" w:color="auto"/>
          </w:divBdr>
        </w:div>
        <w:div w:id="2005740356">
          <w:marLeft w:val="480"/>
          <w:marRight w:val="0"/>
          <w:marTop w:val="0"/>
          <w:marBottom w:val="0"/>
          <w:divBdr>
            <w:top w:val="none" w:sz="0" w:space="0" w:color="auto"/>
            <w:left w:val="none" w:sz="0" w:space="0" w:color="auto"/>
            <w:bottom w:val="none" w:sz="0" w:space="0" w:color="auto"/>
            <w:right w:val="none" w:sz="0" w:space="0" w:color="auto"/>
          </w:divBdr>
        </w:div>
        <w:div w:id="1992636292">
          <w:marLeft w:val="480"/>
          <w:marRight w:val="0"/>
          <w:marTop w:val="0"/>
          <w:marBottom w:val="0"/>
          <w:divBdr>
            <w:top w:val="none" w:sz="0" w:space="0" w:color="auto"/>
            <w:left w:val="none" w:sz="0" w:space="0" w:color="auto"/>
            <w:bottom w:val="none" w:sz="0" w:space="0" w:color="auto"/>
            <w:right w:val="none" w:sz="0" w:space="0" w:color="auto"/>
          </w:divBdr>
        </w:div>
        <w:div w:id="922296609">
          <w:marLeft w:val="480"/>
          <w:marRight w:val="0"/>
          <w:marTop w:val="0"/>
          <w:marBottom w:val="0"/>
          <w:divBdr>
            <w:top w:val="none" w:sz="0" w:space="0" w:color="auto"/>
            <w:left w:val="none" w:sz="0" w:space="0" w:color="auto"/>
            <w:bottom w:val="none" w:sz="0" w:space="0" w:color="auto"/>
            <w:right w:val="none" w:sz="0" w:space="0" w:color="auto"/>
          </w:divBdr>
        </w:div>
        <w:div w:id="270089424">
          <w:marLeft w:val="480"/>
          <w:marRight w:val="0"/>
          <w:marTop w:val="0"/>
          <w:marBottom w:val="0"/>
          <w:divBdr>
            <w:top w:val="none" w:sz="0" w:space="0" w:color="auto"/>
            <w:left w:val="none" w:sz="0" w:space="0" w:color="auto"/>
            <w:bottom w:val="none" w:sz="0" w:space="0" w:color="auto"/>
            <w:right w:val="none" w:sz="0" w:space="0" w:color="auto"/>
          </w:divBdr>
        </w:div>
        <w:div w:id="37558439">
          <w:marLeft w:val="480"/>
          <w:marRight w:val="0"/>
          <w:marTop w:val="0"/>
          <w:marBottom w:val="0"/>
          <w:divBdr>
            <w:top w:val="none" w:sz="0" w:space="0" w:color="auto"/>
            <w:left w:val="none" w:sz="0" w:space="0" w:color="auto"/>
            <w:bottom w:val="none" w:sz="0" w:space="0" w:color="auto"/>
            <w:right w:val="none" w:sz="0" w:space="0" w:color="auto"/>
          </w:divBdr>
        </w:div>
        <w:div w:id="1656568547">
          <w:marLeft w:val="480"/>
          <w:marRight w:val="0"/>
          <w:marTop w:val="0"/>
          <w:marBottom w:val="0"/>
          <w:divBdr>
            <w:top w:val="none" w:sz="0" w:space="0" w:color="auto"/>
            <w:left w:val="none" w:sz="0" w:space="0" w:color="auto"/>
            <w:bottom w:val="none" w:sz="0" w:space="0" w:color="auto"/>
            <w:right w:val="none" w:sz="0" w:space="0" w:color="auto"/>
          </w:divBdr>
        </w:div>
        <w:div w:id="98649390">
          <w:marLeft w:val="480"/>
          <w:marRight w:val="0"/>
          <w:marTop w:val="0"/>
          <w:marBottom w:val="0"/>
          <w:divBdr>
            <w:top w:val="none" w:sz="0" w:space="0" w:color="auto"/>
            <w:left w:val="none" w:sz="0" w:space="0" w:color="auto"/>
            <w:bottom w:val="none" w:sz="0" w:space="0" w:color="auto"/>
            <w:right w:val="none" w:sz="0" w:space="0" w:color="auto"/>
          </w:divBdr>
        </w:div>
        <w:div w:id="57366275">
          <w:marLeft w:val="480"/>
          <w:marRight w:val="0"/>
          <w:marTop w:val="0"/>
          <w:marBottom w:val="0"/>
          <w:divBdr>
            <w:top w:val="none" w:sz="0" w:space="0" w:color="auto"/>
            <w:left w:val="none" w:sz="0" w:space="0" w:color="auto"/>
            <w:bottom w:val="none" w:sz="0" w:space="0" w:color="auto"/>
            <w:right w:val="none" w:sz="0" w:space="0" w:color="auto"/>
          </w:divBdr>
        </w:div>
        <w:div w:id="675764812">
          <w:marLeft w:val="480"/>
          <w:marRight w:val="0"/>
          <w:marTop w:val="0"/>
          <w:marBottom w:val="0"/>
          <w:divBdr>
            <w:top w:val="none" w:sz="0" w:space="0" w:color="auto"/>
            <w:left w:val="none" w:sz="0" w:space="0" w:color="auto"/>
            <w:bottom w:val="none" w:sz="0" w:space="0" w:color="auto"/>
            <w:right w:val="none" w:sz="0" w:space="0" w:color="auto"/>
          </w:divBdr>
        </w:div>
        <w:div w:id="1429811555">
          <w:marLeft w:val="480"/>
          <w:marRight w:val="0"/>
          <w:marTop w:val="0"/>
          <w:marBottom w:val="0"/>
          <w:divBdr>
            <w:top w:val="none" w:sz="0" w:space="0" w:color="auto"/>
            <w:left w:val="none" w:sz="0" w:space="0" w:color="auto"/>
            <w:bottom w:val="none" w:sz="0" w:space="0" w:color="auto"/>
            <w:right w:val="none" w:sz="0" w:space="0" w:color="auto"/>
          </w:divBdr>
        </w:div>
        <w:div w:id="1034429793">
          <w:marLeft w:val="480"/>
          <w:marRight w:val="0"/>
          <w:marTop w:val="0"/>
          <w:marBottom w:val="0"/>
          <w:divBdr>
            <w:top w:val="none" w:sz="0" w:space="0" w:color="auto"/>
            <w:left w:val="none" w:sz="0" w:space="0" w:color="auto"/>
            <w:bottom w:val="none" w:sz="0" w:space="0" w:color="auto"/>
            <w:right w:val="none" w:sz="0" w:space="0" w:color="auto"/>
          </w:divBdr>
        </w:div>
        <w:div w:id="1613970747">
          <w:marLeft w:val="480"/>
          <w:marRight w:val="0"/>
          <w:marTop w:val="0"/>
          <w:marBottom w:val="0"/>
          <w:divBdr>
            <w:top w:val="none" w:sz="0" w:space="0" w:color="auto"/>
            <w:left w:val="none" w:sz="0" w:space="0" w:color="auto"/>
            <w:bottom w:val="none" w:sz="0" w:space="0" w:color="auto"/>
            <w:right w:val="none" w:sz="0" w:space="0" w:color="auto"/>
          </w:divBdr>
        </w:div>
        <w:div w:id="1325622210">
          <w:marLeft w:val="480"/>
          <w:marRight w:val="0"/>
          <w:marTop w:val="0"/>
          <w:marBottom w:val="0"/>
          <w:divBdr>
            <w:top w:val="none" w:sz="0" w:space="0" w:color="auto"/>
            <w:left w:val="none" w:sz="0" w:space="0" w:color="auto"/>
            <w:bottom w:val="none" w:sz="0" w:space="0" w:color="auto"/>
            <w:right w:val="none" w:sz="0" w:space="0" w:color="auto"/>
          </w:divBdr>
        </w:div>
        <w:div w:id="303973484">
          <w:marLeft w:val="480"/>
          <w:marRight w:val="0"/>
          <w:marTop w:val="0"/>
          <w:marBottom w:val="0"/>
          <w:divBdr>
            <w:top w:val="none" w:sz="0" w:space="0" w:color="auto"/>
            <w:left w:val="none" w:sz="0" w:space="0" w:color="auto"/>
            <w:bottom w:val="none" w:sz="0" w:space="0" w:color="auto"/>
            <w:right w:val="none" w:sz="0" w:space="0" w:color="auto"/>
          </w:divBdr>
        </w:div>
        <w:div w:id="990909934">
          <w:marLeft w:val="480"/>
          <w:marRight w:val="0"/>
          <w:marTop w:val="0"/>
          <w:marBottom w:val="0"/>
          <w:divBdr>
            <w:top w:val="none" w:sz="0" w:space="0" w:color="auto"/>
            <w:left w:val="none" w:sz="0" w:space="0" w:color="auto"/>
            <w:bottom w:val="none" w:sz="0" w:space="0" w:color="auto"/>
            <w:right w:val="none" w:sz="0" w:space="0" w:color="auto"/>
          </w:divBdr>
        </w:div>
        <w:div w:id="1066030102">
          <w:marLeft w:val="480"/>
          <w:marRight w:val="0"/>
          <w:marTop w:val="0"/>
          <w:marBottom w:val="0"/>
          <w:divBdr>
            <w:top w:val="none" w:sz="0" w:space="0" w:color="auto"/>
            <w:left w:val="none" w:sz="0" w:space="0" w:color="auto"/>
            <w:bottom w:val="none" w:sz="0" w:space="0" w:color="auto"/>
            <w:right w:val="none" w:sz="0" w:space="0" w:color="auto"/>
          </w:divBdr>
        </w:div>
        <w:div w:id="416286833">
          <w:marLeft w:val="480"/>
          <w:marRight w:val="0"/>
          <w:marTop w:val="0"/>
          <w:marBottom w:val="0"/>
          <w:divBdr>
            <w:top w:val="none" w:sz="0" w:space="0" w:color="auto"/>
            <w:left w:val="none" w:sz="0" w:space="0" w:color="auto"/>
            <w:bottom w:val="none" w:sz="0" w:space="0" w:color="auto"/>
            <w:right w:val="none" w:sz="0" w:space="0" w:color="auto"/>
          </w:divBdr>
        </w:div>
        <w:div w:id="1178078005">
          <w:marLeft w:val="480"/>
          <w:marRight w:val="0"/>
          <w:marTop w:val="0"/>
          <w:marBottom w:val="0"/>
          <w:divBdr>
            <w:top w:val="none" w:sz="0" w:space="0" w:color="auto"/>
            <w:left w:val="none" w:sz="0" w:space="0" w:color="auto"/>
            <w:bottom w:val="none" w:sz="0" w:space="0" w:color="auto"/>
            <w:right w:val="none" w:sz="0" w:space="0" w:color="auto"/>
          </w:divBdr>
        </w:div>
        <w:div w:id="728960483">
          <w:marLeft w:val="480"/>
          <w:marRight w:val="0"/>
          <w:marTop w:val="0"/>
          <w:marBottom w:val="0"/>
          <w:divBdr>
            <w:top w:val="none" w:sz="0" w:space="0" w:color="auto"/>
            <w:left w:val="none" w:sz="0" w:space="0" w:color="auto"/>
            <w:bottom w:val="none" w:sz="0" w:space="0" w:color="auto"/>
            <w:right w:val="none" w:sz="0" w:space="0" w:color="auto"/>
          </w:divBdr>
        </w:div>
        <w:div w:id="1965695437">
          <w:marLeft w:val="480"/>
          <w:marRight w:val="0"/>
          <w:marTop w:val="0"/>
          <w:marBottom w:val="0"/>
          <w:divBdr>
            <w:top w:val="none" w:sz="0" w:space="0" w:color="auto"/>
            <w:left w:val="none" w:sz="0" w:space="0" w:color="auto"/>
            <w:bottom w:val="none" w:sz="0" w:space="0" w:color="auto"/>
            <w:right w:val="none" w:sz="0" w:space="0" w:color="auto"/>
          </w:divBdr>
        </w:div>
        <w:div w:id="440421901">
          <w:marLeft w:val="480"/>
          <w:marRight w:val="0"/>
          <w:marTop w:val="0"/>
          <w:marBottom w:val="0"/>
          <w:divBdr>
            <w:top w:val="none" w:sz="0" w:space="0" w:color="auto"/>
            <w:left w:val="none" w:sz="0" w:space="0" w:color="auto"/>
            <w:bottom w:val="none" w:sz="0" w:space="0" w:color="auto"/>
            <w:right w:val="none" w:sz="0" w:space="0" w:color="auto"/>
          </w:divBdr>
        </w:div>
        <w:div w:id="1165165494">
          <w:marLeft w:val="480"/>
          <w:marRight w:val="0"/>
          <w:marTop w:val="0"/>
          <w:marBottom w:val="0"/>
          <w:divBdr>
            <w:top w:val="none" w:sz="0" w:space="0" w:color="auto"/>
            <w:left w:val="none" w:sz="0" w:space="0" w:color="auto"/>
            <w:bottom w:val="none" w:sz="0" w:space="0" w:color="auto"/>
            <w:right w:val="none" w:sz="0" w:space="0" w:color="auto"/>
          </w:divBdr>
        </w:div>
        <w:div w:id="1273325184">
          <w:marLeft w:val="480"/>
          <w:marRight w:val="0"/>
          <w:marTop w:val="0"/>
          <w:marBottom w:val="0"/>
          <w:divBdr>
            <w:top w:val="none" w:sz="0" w:space="0" w:color="auto"/>
            <w:left w:val="none" w:sz="0" w:space="0" w:color="auto"/>
            <w:bottom w:val="none" w:sz="0" w:space="0" w:color="auto"/>
            <w:right w:val="none" w:sz="0" w:space="0" w:color="auto"/>
          </w:divBdr>
        </w:div>
      </w:divsChild>
    </w:div>
    <w:div w:id="703016780">
      <w:bodyDiv w:val="1"/>
      <w:marLeft w:val="0"/>
      <w:marRight w:val="0"/>
      <w:marTop w:val="0"/>
      <w:marBottom w:val="0"/>
      <w:divBdr>
        <w:top w:val="none" w:sz="0" w:space="0" w:color="auto"/>
        <w:left w:val="none" w:sz="0" w:space="0" w:color="auto"/>
        <w:bottom w:val="none" w:sz="0" w:space="0" w:color="auto"/>
        <w:right w:val="none" w:sz="0" w:space="0" w:color="auto"/>
      </w:divBdr>
    </w:div>
    <w:div w:id="703094477">
      <w:bodyDiv w:val="1"/>
      <w:marLeft w:val="0"/>
      <w:marRight w:val="0"/>
      <w:marTop w:val="0"/>
      <w:marBottom w:val="0"/>
      <w:divBdr>
        <w:top w:val="none" w:sz="0" w:space="0" w:color="auto"/>
        <w:left w:val="none" w:sz="0" w:space="0" w:color="auto"/>
        <w:bottom w:val="none" w:sz="0" w:space="0" w:color="auto"/>
        <w:right w:val="none" w:sz="0" w:space="0" w:color="auto"/>
      </w:divBdr>
    </w:div>
    <w:div w:id="703099055">
      <w:bodyDiv w:val="1"/>
      <w:marLeft w:val="0"/>
      <w:marRight w:val="0"/>
      <w:marTop w:val="0"/>
      <w:marBottom w:val="0"/>
      <w:divBdr>
        <w:top w:val="none" w:sz="0" w:space="0" w:color="auto"/>
        <w:left w:val="none" w:sz="0" w:space="0" w:color="auto"/>
        <w:bottom w:val="none" w:sz="0" w:space="0" w:color="auto"/>
        <w:right w:val="none" w:sz="0" w:space="0" w:color="auto"/>
      </w:divBdr>
    </w:div>
    <w:div w:id="703215112">
      <w:bodyDiv w:val="1"/>
      <w:marLeft w:val="0"/>
      <w:marRight w:val="0"/>
      <w:marTop w:val="0"/>
      <w:marBottom w:val="0"/>
      <w:divBdr>
        <w:top w:val="none" w:sz="0" w:space="0" w:color="auto"/>
        <w:left w:val="none" w:sz="0" w:space="0" w:color="auto"/>
        <w:bottom w:val="none" w:sz="0" w:space="0" w:color="auto"/>
        <w:right w:val="none" w:sz="0" w:space="0" w:color="auto"/>
      </w:divBdr>
    </w:div>
    <w:div w:id="703333708">
      <w:bodyDiv w:val="1"/>
      <w:marLeft w:val="0"/>
      <w:marRight w:val="0"/>
      <w:marTop w:val="0"/>
      <w:marBottom w:val="0"/>
      <w:divBdr>
        <w:top w:val="none" w:sz="0" w:space="0" w:color="auto"/>
        <w:left w:val="none" w:sz="0" w:space="0" w:color="auto"/>
        <w:bottom w:val="none" w:sz="0" w:space="0" w:color="auto"/>
        <w:right w:val="none" w:sz="0" w:space="0" w:color="auto"/>
      </w:divBdr>
    </w:div>
    <w:div w:id="703334994">
      <w:bodyDiv w:val="1"/>
      <w:marLeft w:val="0"/>
      <w:marRight w:val="0"/>
      <w:marTop w:val="0"/>
      <w:marBottom w:val="0"/>
      <w:divBdr>
        <w:top w:val="none" w:sz="0" w:space="0" w:color="auto"/>
        <w:left w:val="none" w:sz="0" w:space="0" w:color="auto"/>
        <w:bottom w:val="none" w:sz="0" w:space="0" w:color="auto"/>
        <w:right w:val="none" w:sz="0" w:space="0" w:color="auto"/>
      </w:divBdr>
    </w:div>
    <w:div w:id="703405280">
      <w:bodyDiv w:val="1"/>
      <w:marLeft w:val="0"/>
      <w:marRight w:val="0"/>
      <w:marTop w:val="0"/>
      <w:marBottom w:val="0"/>
      <w:divBdr>
        <w:top w:val="none" w:sz="0" w:space="0" w:color="auto"/>
        <w:left w:val="none" w:sz="0" w:space="0" w:color="auto"/>
        <w:bottom w:val="none" w:sz="0" w:space="0" w:color="auto"/>
        <w:right w:val="none" w:sz="0" w:space="0" w:color="auto"/>
      </w:divBdr>
    </w:div>
    <w:div w:id="703406131">
      <w:bodyDiv w:val="1"/>
      <w:marLeft w:val="0"/>
      <w:marRight w:val="0"/>
      <w:marTop w:val="0"/>
      <w:marBottom w:val="0"/>
      <w:divBdr>
        <w:top w:val="none" w:sz="0" w:space="0" w:color="auto"/>
        <w:left w:val="none" w:sz="0" w:space="0" w:color="auto"/>
        <w:bottom w:val="none" w:sz="0" w:space="0" w:color="auto"/>
        <w:right w:val="none" w:sz="0" w:space="0" w:color="auto"/>
      </w:divBdr>
    </w:div>
    <w:div w:id="703559399">
      <w:bodyDiv w:val="1"/>
      <w:marLeft w:val="0"/>
      <w:marRight w:val="0"/>
      <w:marTop w:val="0"/>
      <w:marBottom w:val="0"/>
      <w:divBdr>
        <w:top w:val="none" w:sz="0" w:space="0" w:color="auto"/>
        <w:left w:val="none" w:sz="0" w:space="0" w:color="auto"/>
        <w:bottom w:val="none" w:sz="0" w:space="0" w:color="auto"/>
        <w:right w:val="none" w:sz="0" w:space="0" w:color="auto"/>
      </w:divBdr>
    </w:div>
    <w:div w:id="703674758">
      <w:bodyDiv w:val="1"/>
      <w:marLeft w:val="0"/>
      <w:marRight w:val="0"/>
      <w:marTop w:val="0"/>
      <w:marBottom w:val="0"/>
      <w:divBdr>
        <w:top w:val="none" w:sz="0" w:space="0" w:color="auto"/>
        <w:left w:val="none" w:sz="0" w:space="0" w:color="auto"/>
        <w:bottom w:val="none" w:sz="0" w:space="0" w:color="auto"/>
        <w:right w:val="none" w:sz="0" w:space="0" w:color="auto"/>
      </w:divBdr>
    </w:div>
    <w:div w:id="703676649">
      <w:bodyDiv w:val="1"/>
      <w:marLeft w:val="0"/>
      <w:marRight w:val="0"/>
      <w:marTop w:val="0"/>
      <w:marBottom w:val="0"/>
      <w:divBdr>
        <w:top w:val="none" w:sz="0" w:space="0" w:color="auto"/>
        <w:left w:val="none" w:sz="0" w:space="0" w:color="auto"/>
        <w:bottom w:val="none" w:sz="0" w:space="0" w:color="auto"/>
        <w:right w:val="none" w:sz="0" w:space="0" w:color="auto"/>
      </w:divBdr>
    </w:div>
    <w:div w:id="703680637">
      <w:bodyDiv w:val="1"/>
      <w:marLeft w:val="0"/>
      <w:marRight w:val="0"/>
      <w:marTop w:val="0"/>
      <w:marBottom w:val="0"/>
      <w:divBdr>
        <w:top w:val="none" w:sz="0" w:space="0" w:color="auto"/>
        <w:left w:val="none" w:sz="0" w:space="0" w:color="auto"/>
        <w:bottom w:val="none" w:sz="0" w:space="0" w:color="auto"/>
        <w:right w:val="none" w:sz="0" w:space="0" w:color="auto"/>
      </w:divBdr>
    </w:div>
    <w:div w:id="704015614">
      <w:bodyDiv w:val="1"/>
      <w:marLeft w:val="0"/>
      <w:marRight w:val="0"/>
      <w:marTop w:val="0"/>
      <w:marBottom w:val="0"/>
      <w:divBdr>
        <w:top w:val="none" w:sz="0" w:space="0" w:color="auto"/>
        <w:left w:val="none" w:sz="0" w:space="0" w:color="auto"/>
        <w:bottom w:val="none" w:sz="0" w:space="0" w:color="auto"/>
        <w:right w:val="none" w:sz="0" w:space="0" w:color="auto"/>
      </w:divBdr>
    </w:div>
    <w:div w:id="704059067">
      <w:bodyDiv w:val="1"/>
      <w:marLeft w:val="0"/>
      <w:marRight w:val="0"/>
      <w:marTop w:val="0"/>
      <w:marBottom w:val="0"/>
      <w:divBdr>
        <w:top w:val="none" w:sz="0" w:space="0" w:color="auto"/>
        <w:left w:val="none" w:sz="0" w:space="0" w:color="auto"/>
        <w:bottom w:val="none" w:sz="0" w:space="0" w:color="auto"/>
        <w:right w:val="none" w:sz="0" w:space="0" w:color="auto"/>
      </w:divBdr>
    </w:div>
    <w:div w:id="704133171">
      <w:bodyDiv w:val="1"/>
      <w:marLeft w:val="0"/>
      <w:marRight w:val="0"/>
      <w:marTop w:val="0"/>
      <w:marBottom w:val="0"/>
      <w:divBdr>
        <w:top w:val="none" w:sz="0" w:space="0" w:color="auto"/>
        <w:left w:val="none" w:sz="0" w:space="0" w:color="auto"/>
        <w:bottom w:val="none" w:sz="0" w:space="0" w:color="auto"/>
        <w:right w:val="none" w:sz="0" w:space="0" w:color="auto"/>
      </w:divBdr>
    </w:div>
    <w:div w:id="704329013">
      <w:bodyDiv w:val="1"/>
      <w:marLeft w:val="0"/>
      <w:marRight w:val="0"/>
      <w:marTop w:val="0"/>
      <w:marBottom w:val="0"/>
      <w:divBdr>
        <w:top w:val="none" w:sz="0" w:space="0" w:color="auto"/>
        <w:left w:val="none" w:sz="0" w:space="0" w:color="auto"/>
        <w:bottom w:val="none" w:sz="0" w:space="0" w:color="auto"/>
        <w:right w:val="none" w:sz="0" w:space="0" w:color="auto"/>
      </w:divBdr>
    </w:div>
    <w:div w:id="704409915">
      <w:bodyDiv w:val="1"/>
      <w:marLeft w:val="0"/>
      <w:marRight w:val="0"/>
      <w:marTop w:val="0"/>
      <w:marBottom w:val="0"/>
      <w:divBdr>
        <w:top w:val="none" w:sz="0" w:space="0" w:color="auto"/>
        <w:left w:val="none" w:sz="0" w:space="0" w:color="auto"/>
        <w:bottom w:val="none" w:sz="0" w:space="0" w:color="auto"/>
        <w:right w:val="none" w:sz="0" w:space="0" w:color="auto"/>
      </w:divBdr>
    </w:div>
    <w:div w:id="704410835">
      <w:bodyDiv w:val="1"/>
      <w:marLeft w:val="0"/>
      <w:marRight w:val="0"/>
      <w:marTop w:val="0"/>
      <w:marBottom w:val="0"/>
      <w:divBdr>
        <w:top w:val="none" w:sz="0" w:space="0" w:color="auto"/>
        <w:left w:val="none" w:sz="0" w:space="0" w:color="auto"/>
        <w:bottom w:val="none" w:sz="0" w:space="0" w:color="auto"/>
        <w:right w:val="none" w:sz="0" w:space="0" w:color="auto"/>
      </w:divBdr>
      <w:divsChild>
        <w:div w:id="198008931">
          <w:marLeft w:val="480"/>
          <w:marRight w:val="0"/>
          <w:marTop w:val="0"/>
          <w:marBottom w:val="0"/>
          <w:divBdr>
            <w:top w:val="none" w:sz="0" w:space="0" w:color="auto"/>
            <w:left w:val="none" w:sz="0" w:space="0" w:color="auto"/>
            <w:bottom w:val="none" w:sz="0" w:space="0" w:color="auto"/>
            <w:right w:val="none" w:sz="0" w:space="0" w:color="auto"/>
          </w:divBdr>
        </w:div>
        <w:div w:id="205723622">
          <w:marLeft w:val="480"/>
          <w:marRight w:val="0"/>
          <w:marTop w:val="0"/>
          <w:marBottom w:val="0"/>
          <w:divBdr>
            <w:top w:val="none" w:sz="0" w:space="0" w:color="auto"/>
            <w:left w:val="none" w:sz="0" w:space="0" w:color="auto"/>
            <w:bottom w:val="none" w:sz="0" w:space="0" w:color="auto"/>
            <w:right w:val="none" w:sz="0" w:space="0" w:color="auto"/>
          </w:divBdr>
        </w:div>
        <w:div w:id="214243254">
          <w:marLeft w:val="480"/>
          <w:marRight w:val="0"/>
          <w:marTop w:val="0"/>
          <w:marBottom w:val="0"/>
          <w:divBdr>
            <w:top w:val="none" w:sz="0" w:space="0" w:color="auto"/>
            <w:left w:val="none" w:sz="0" w:space="0" w:color="auto"/>
            <w:bottom w:val="none" w:sz="0" w:space="0" w:color="auto"/>
            <w:right w:val="none" w:sz="0" w:space="0" w:color="auto"/>
          </w:divBdr>
        </w:div>
        <w:div w:id="224990719">
          <w:marLeft w:val="480"/>
          <w:marRight w:val="0"/>
          <w:marTop w:val="0"/>
          <w:marBottom w:val="0"/>
          <w:divBdr>
            <w:top w:val="none" w:sz="0" w:space="0" w:color="auto"/>
            <w:left w:val="none" w:sz="0" w:space="0" w:color="auto"/>
            <w:bottom w:val="none" w:sz="0" w:space="0" w:color="auto"/>
            <w:right w:val="none" w:sz="0" w:space="0" w:color="auto"/>
          </w:divBdr>
        </w:div>
        <w:div w:id="231895391">
          <w:marLeft w:val="480"/>
          <w:marRight w:val="0"/>
          <w:marTop w:val="0"/>
          <w:marBottom w:val="0"/>
          <w:divBdr>
            <w:top w:val="none" w:sz="0" w:space="0" w:color="auto"/>
            <w:left w:val="none" w:sz="0" w:space="0" w:color="auto"/>
            <w:bottom w:val="none" w:sz="0" w:space="0" w:color="auto"/>
            <w:right w:val="none" w:sz="0" w:space="0" w:color="auto"/>
          </w:divBdr>
        </w:div>
        <w:div w:id="245040318">
          <w:marLeft w:val="480"/>
          <w:marRight w:val="0"/>
          <w:marTop w:val="0"/>
          <w:marBottom w:val="0"/>
          <w:divBdr>
            <w:top w:val="none" w:sz="0" w:space="0" w:color="auto"/>
            <w:left w:val="none" w:sz="0" w:space="0" w:color="auto"/>
            <w:bottom w:val="none" w:sz="0" w:space="0" w:color="auto"/>
            <w:right w:val="none" w:sz="0" w:space="0" w:color="auto"/>
          </w:divBdr>
        </w:div>
        <w:div w:id="456877659">
          <w:marLeft w:val="480"/>
          <w:marRight w:val="0"/>
          <w:marTop w:val="0"/>
          <w:marBottom w:val="0"/>
          <w:divBdr>
            <w:top w:val="none" w:sz="0" w:space="0" w:color="auto"/>
            <w:left w:val="none" w:sz="0" w:space="0" w:color="auto"/>
            <w:bottom w:val="none" w:sz="0" w:space="0" w:color="auto"/>
            <w:right w:val="none" w:sz="0" w:space="0" w:color="auto"/>
          </w:divBdr>
        </w:div>
        <w:div w:id="492574801">
          <w:marLeft w:val="480"/>
          <w:marRight w:val="0"/>
          <w:marTop w:val="0"/>
          <w:marBottom w:val="0"/>
          <w:divBdr>
            <w:top w:val="none" w:sz="0" w:space="0" w:color="auto"/>
            <w:left w:val="none" w:sz="0" w:space="0" w:color="auto"/>
            <w:bottom w:val="none" w:sz="0" w:space="0" w:color="auto"/>
            <w:right w:val="none" w:sz="0" w:space="0" w:color="auto"/>
          </w:divBdr>
        </w:div>
        <w:div w:id="527567421">
          <w:marLeft w:val="480"/>
          <w:marRight w:val="0"/>
          <w:marTop w:val="0"/>
          <w:marBottom w:val="0"/>
          <w:divBdr>
            <w:top w:val="none" w:sz="0" w:space="0" w:color="auto"/>
            <w:left w:val="none" w:sz="0" w:space="0" w:color="auto"/>
            <w:bottom w:val="none" w:sz="0" w:space="0" w:color="auto"/>
            <w:right w:val="none" w:sz="0" w:space="0" w:color="auto"/>
          </w:divBdr>
        </w:div>
        <w:div w:id="527794097">
          <w:marLeft w:val="480"/>
          <w:marRight w:val="0"/>
          <w:marTop w:val="0"/>
          <w:marBottom w:val="0"/>
          <w:divBdr>
            <w:top w:val="none" w:sz="0" w:space="0" w:color="auto"/>
            <w:left w:val="none" w:sz="0" w:space="0" w:color="auto"/>
            <w:bottom w:val="none" w:sz="0" w:space="0" w:color="auto"/>
            <w:right w:val="none" w:sz="0" w:space="0" w:color="auto"/>
          </w:divBdr>
        </w:div>
        <w:div w:id="536745887">
          <w:marLeft w:val="480"/>
          <w:marRight w:val="0"/>
          <w:marTop w:val="0"/>
          <w:marBottom w:val="0"/>
          <w:divBdr>
            <w:top w:val="none" w:sz="0" w:space="0" w:color="auto"/>
            <w:left w:val="none" w:sz="0" w:space="0" w:color="auto"/>
            <w:bottom w:val="none" w:sz="0" w:space="0" w:color="auto"/>
            <w:right w:val="none" w:sz="0" w:space="0" w:color="auto"/>
          </w:divBdr>
        </w:div>
        <w:div w:id="582489145">
          <w:marLeft w:val="480"/>
          <w:marRight w:val="0"/>
          <w:marTop w:val="0"/>
          <w:marBottom w:val="0"/>
          <w:divBdr>
            <w:top w:val="none" w:sz="0" w:space="0" w:color="auto"/>
            <w:left w:val="none" w:sz="0" w:space="0" w:color="auto"/>
            <w:bottom w:val="none" w:sz="0" w:space="0" w:color="auto"/>
            <w:right w:val="none" w:sz="0" w:space="0" w:color="auto"/>
          </w:divBdr>
        </w:div>
        <w:div w:id="624383952">
          <w:marLeft w:val="480"/>
          <w:marRight w:val="0"/>
          <w:marTop w:val="0"/>
          <w:marBottom w:val="0"/>
          <w:divBdr>
            <w:top w:val="none" w:sz="0" w:space="0" w:color="auto"/>
            <w:left w:val="none" w:sz="0" w:space="0" w:color="auto"/>
            <w:bottom w:val="none" w:sz="0" w:space="0" w:color="auto"/>
            <w:right w:val="none" w:sz="0" w:space="0" w:color="auto"/>
          </w:divBdr>
        </w:div>
        <w:div w:id="633406456">
          <w:marLeft w:val="480"/>
          <w:marRight w:val="0"/>
          <w:marTop w:val="0"/>
          <w:marBottom w:val="0"/>
          <w:divBdr>
            <w:top w:val="none" w:sz="0" w:space="0" w:color="auto"/>
            <w:left w:val="none" w:sz="0" w:space="0" w:color="auto"/>
            <w:bottom w:val="none" w:sz="0" w:space="0" w:color="auto"/>
            <w:right w:val="none" w:sz="0" w:space="0" w:color="auto"/>
          </w:divBdr>
        </w:div>
        <w:div w:id="660962142">
          <w:marLeft w:val="480"/>
          <w:marRight w:val="0"/>
          <w:marTop w:val="0"/>
          <w:marBottom w:val="0"/>
          <w:divBdr>
            <w:top w:val="none" w:sz="0" w:space="0" w:color="auto"/>
            <w:left w:val="none" w:sz="0" w:space="0" w:color="auto"/>
            <w:bottom w:val="none" w:sz="0" w:space="0" w:color="auto"/>
            <w:right w:val="none" w:sz="0" w:space="0" w:color="auto"/>
          </w:divBdr>
        </w:div>
        <w:div w:id="791292631">
          <w:marLeft w:val="480"/>
          <w:marRight w:val="0"/>
          <w:marTop w:val="0"/>
          <w:marBottom w:val="0"/>
          <w:divBdr>
            <w:top w:val="none" w:sz="0" w:space="0" w:color="auto"/>
            <w:left w:val="none" w:sz="0" w:space="0" w:color="auto"/>
            <w:bottom w:val="none" w:sz="0" w:space="0" w:color="auto"/>
            <w:right w:val="none" w:sz="0" w:space="0" w:color="auto"/>
          </w:divBdr>
        </w:div>
        <w:div w:id="847331502">
          <w:marLeft w:val="480"/>
          <w:marRight w:val="0"/>
          <w:marTop w:val="0"/>
          <w:marBottom w:val="0"/>
          <w:divBdr>
            <w:top w:val="none" w:sz="0" w:space="0" w:color="auto"/>
            <w:left w:val="none" w:sz="0" w:space="0" w:color="auto"/>
            <w:bottom w:val="none" w:sz="0" w:space="0" w:color="auto"/>
            <w:right w:val="none" w:sz="0" w:space="0" w:color="auto"/>
          </w:divBdr>
        </w:div>
        <w:div w:id="853543195">
          <w:marLeft w:val="480"/>
          <w:marRight w:val="0"/>
          <w:marTop w:val="0"/>
          <w:marBottom w:val="0"/>
          <w:divBdr>
            <w:top w:val="none" w:sz="0" w:space="0" w:color="auto"/>
            <w:left w:val="none" w:sz="0" w:space="0" w:color="auto"/>
            <w:bottom w:val="none" w:sz="0" w:space="0" w:color="auto"/>
            <w:right w:val="none" w:sz="0" w:space="0" w:color="auto"/>
          </w:divBdr>
        </w:div>
        <w:div w:id="883521176">
          <w:marLeft w:val="480"/>
          <w:marRight w:val="0"/>
          <w:marTop w:val="0"/>
          <w:marBottom w:val="0"/>
          <w:divBdr>
            <w:top w:val="none" w:sz="0" w:space="0" w:color="auto"/>
            <w:left w:val="none" w:sz="0" w:space="0" w:color="auto"/>
            <w:bottom w:val="none" w:sz="0" w:space="0" w:color="auto"/>
            <w:right w:val="none" w:sz="0" w:space="0" w:color="auto"/>
          </w:divBdr>
        </w:div>
      </w:divsChild>
    </w:div>
    <w:div w:id="704522624">
      <w:bodyDiv w:val="1"/>
      <w:marLeft w:val="0"/>
      <w:marRight w:val="0"/>
      <w:marTop w:val="0"/>
      <w:marBottom w:val="0"/>
      <w:divBdr>
        <w:top w:val="none" w:sz="0" w:space="0" w:color="auto"/>
        <w:left w:val="none" w:sz="0" w:space="0" w:color="auto"/>
        <w:bottom w:val="none" w:sz="0" w:space="0" w:color="auto"/>
        <w:right w:val="none" w:sz="0" w:space="0" w:color="auto"/>
      </w:divBdr>
    </w:div>
    <w:div w:id="704599824">
      <w:bodyDiv w:val="1"/>
      <w:marLeft w:val="0"/>
      <w:marRight w:val="0"/>
      <w:marTop w:val="0"/>
      <w:marBottom w:val="0"/>
      <w:divBdr>
        <w:top w:val="none" w:sz="0" w:space="0" w:color="auto"/>
        <w:left w:val="none" w:sz="0" w:space="0" w:color="auto"/>
        <w:bottom w:val="none" w:sz="0" w:space="0" w:color="auto"/>
        <w:right w:val="none" w:sz="0" w:space="0" w:color="auto"/>
      </w:divBdr>
    </w:div>
    <w:div w:id="704603102">
      <w:bodyDiv w:val="1"/>
      <w:marLeft w:val="0"/>
      <w:marRight w:val="0"/>
      <w:marTop w:val="0"/>
      <w:marBottom w:val="0"/>
      <w:divBdr>
        <w:top w:val="none" w:sz="0" w:space="0" w:color="auto"/>
        <w:left w:val="none" w:sz="0" w:space="0" w:color="auto"/>
        <w:bottom w:val="none" w:sz="0" w:space="0" w:color="auto"/>
        <w:right w:val="none" w:sz="0" w:space="0" w:color="auto"/>
      </w:divBdr>
    </w:div>
    <w:div w:id="704604326">
      <w:bodyDiv w:val="1"/>
      <w:marLeft w:val="0"/>
      <w:marRight w:val="0"/>
      <w:marTop w:val="0"/>
      <w:marBottom w:val="0"/>
      <w:divBdr>
        <w:top w:val="none" w:sz="0" w:space="0" w:color="auto"/>
        <w:left w:val="none" w:sz="0" w:space="0" w:color="auto"/>
        <w:bottom w:val="none" w:sz="0" w:space="0" w:color="auto"/>
        <w:right w:val="none" w:sz="0" w:space="0" w:color="auto"/>
      </w:divBdr>
    </w:div>
    <w:div w:id="704716369">
      <w:bodyDiv w:val="1"/>
      <w:marLeft w:val="0"/>
      <w:marRight w:val="0"/>
      <w:marTop w:val="0"/>
      <w:marBottom w:val="0"/>
      <w:divBdr>
        <w:top w:val="none" w:sz="0" w:space="0" w:color="auto"/>
        <w:left w:val="none" w:sz="0" w:space="0" w:color="auto"/>
        <w:bottom w:val="none" w:sz="0" w:space="0" w:color="auto"/>
        <w:right w:val="none" w:sz="0" w:space="0" w:color="auto"/>
      </w:divBdr>
    </w:div>
    <w:div w:id="704791122">
      <w:bodyDiv w:val="1"/>
      <w:marLeft w:val="0"/>
      <w:marRight w:val="0"/>
      <w:marTop w:val="0"/>
      <w:marBottom w:val="0"/>
      <w:divBdr>
        <w:top w:val="none" w:sz="0" w:space="0" w:color="auto"/>
        <w:left w:val="none" w:sz="0" w:space="0" w:color="auto"/>
        <w:bottom w:val="none" w:sz="0" w:space="0" w:color="auto"/>
        <w:right w:val="none" w:sz="0" w:space="0" w:color="auto"/>
      </w:divBdr>
    </w:div>
    <w:div w:id="704872007">
      <w:bodyDiv w:val="1"/>
      <w:marLeft w:val="0"/>
      <w:marRight w:val="0"/>
      <w:marTop w:val="0"/>
      <w:marBottom w:val="0"/>
      <w:divBdr>
        <w:top w:val="none" w:sz="0" w:space="0" w:color="auto"/>
        <w:left w:val="none" w:sz="0" w:space="0" w:color="auto"/>
        <w:bottom w:val="none" w:sz="0" w:space="0" w:color="auto"/>
        <w:right w:val="none" w:sz="0" w:space="0" w:color="auto"/>
      </w:divBdr>
    </w:div>
    <w:div w:id="704909732">
      <w:bodyDiv w:val="1"/>
      <w:marLeft w:val="0"/>
      <w:marRight w:val="0"/>
      <w:marTop w:val="0"/>
      <w:marBottom w:val="0"/>
      <w:divBdr>
        <w:top w:val="none" w:sz="0" w:space="0" w:color="auto"/>
        <w:left w:val="none" w:sz="0" w:space="0" w:color="auto"/>
        <w:bottom w:val="none" w:sz="0" w:space="0" w:color="auto"/>
        <w:right w:val="none" w:sz="0" w:space="0" w:color="auto"/>
      </w:divBdr>
    </w:div>
    <w:div w:id="704984023">
      <w:bodyDiv w:val="1"/>
      <w:marLeft w:val="0"/>
      <w:marRight w:val="0"/>
      <w:marTop w:val="0"/>
      <w:marBottom w:val="0"/>
      <w:divBdr>
        <w:top w:val="none" w:sz="0" w:space="0" w:color="auto"/>
        <w:left w:val="none" w:sz="0" w:space="0" w:color="auto"/>
        <w:bottom w:val="none" w:sz="0" w:space="0" w:color="auto"/>
        <w:right w:val="none" w:sz="0" w:space="0" w:color="auto"/>
      </w:divBdr>
    </w:div>
    <w:div w:id="704986612">
      <w:bodyDiv w:val="1"/>
      <w:marLeft w:val="0"/>
      <w:marRight w:val="0"/>
      <w:marTop w:val="0"/>
      <w:marBottom w:val="0"/>
      <w:divBdr>
        <w:top w:val="none" w:sz="0" w:space="0" w:color="auto"/>
        <w:left w:val="none" w:sz="0" w:space="0" w:color="auto"/>
        <w:bottom w:val="none" w:sz="0" w:space="0" w:color="auto"/>
        <w:right w:val="none" w:sz="0" w:space="0" w:color="auto"/>
      </w:divBdr>
    </w:div>
    <w:div w:id="705104536">
      <w:bodyDiv w:val="1"/>
      <w:marLeft w:val="0"/>
      <w:marRight w:val="0"/>
      <w:marTop w:val="0"/>
      <w:marBottom w:val="0"/>
      <w:divBdr>
        <w:top w:val="none" w:sz="0" w:space="0" w:color="auto"/>
        <w:left w:val="none" w:sz="0" w:space="0" w:color="auto"/>
        <w:bottom w:val="none" w:sz="0" w:space="0" w:color="auto"/>
        <w:right w:val="none" w:sz="0" w:space="0" w:color="auto"/>
      </w:divBdr>
    </w:div>
    <w:div w:id="705177061">
      <w:bodyDiv w:val="1"/>
      <w:marLeft w:val="0"/>
      <w:marRight w:val="0"/>
      <w:marTop w:val="0"/>
      <w:marBottom w:val="0"/>
      <w:divBdr>
        <w:top w:val="none" w:sz="0" w:space="0" w:color="auto"/>
        <w:left w:val="none" w:sz="0" w:space="0" w:color="auto"/>
        <w:bottom w:val="none" w:sz="0" w:space="0" w:color="auto"/>
        <w:right w:val="none" w:sz="0" w:space="0" w:color="auto"/>
      </w:divBdr>
    </w:div>
    <w:div w:id="705254560">
      <w:bodyDiv w:val="1"/>
      <w:marLeft w:val="0"/>
      <w:marRight w:val="0"/>
      <w:marTop w:val="0"/>
      <w:marBottom w:val="0"/>
      <w:divBdr>
        <w:top w:val="none" w:sz="0" w:space="0" w:color="auto"/>
        <w:left w:val="none" w:sz="0" w:space="0" w:color="auto"/>
        <w:bottom w:val="none" w:sz="0" w:space="0" w:color="auto"/>
        <w:right w:val="none" w:sz="0" w:space="0" w:color="auto"/>
      </w:divBdr>
    </w:div>
    <w:div w:id="705254832">
      <w:bodyDiv w:val="1"/>
      <w:marLeft w:val="0"/>
      <w:marRight w:val="0"/>
      <w:marTop w:val="0"/>
      <w:marBottom w:val="0"/>
      <w:divBdr>
        <w:top w:val="none" w:sz="0" w:space="0" w:color="auto"/>
        <w:left w:val="none" w:sz="0" w:space="0" w:color="auto"/>
        <w:bottom w:val="none" w:sz="0" w:space="0" w:color="auto"/>
        <w:right w:val="none" w:sz="0" w:space="0" w:color="auto"/>
      </w:divBdr>
    </w:div>
    <w:div w:id="705762563">
      <w:bodyDiv w:val="1"/>
      <w:marLeft w:val="0"/>
      <w:marRight w:val="0"/>
      <w:marTop w:val="0"/>
      <w:marBottom w:val="0"/>
      <w:divBdr>
        <w:top w:val="none" w:sz="0" w:space="0" w:color="auto"/>
        <w:left w:val="none" w:sz="0" w:space="0" w:color="auto"/>
        <w:bottom w:val="none" w:sz="0" w:space="0" w:color="auto"/>
        <w:right w:val="none" w:sz="0" w:space="0" w:color="auto"/>
      </w:divBdr>
    </w:div>
    <w:div w:id="705762860">
      <w:bodyDiv w:val="1"/>
      <w:marLeft w:val="0"/>
      <w:marRight w:val="0"/>
      <w:marTop w:val="0"/>
      <w:marBottom w:val="0"/>
      <w:divBdr>
        <w:top w:val="none" w:sz="0" w:space="0" w:color="auto"/>
        <w:left w:val="none" w:sz="0" w:space="0" w:color="auto"/>
        <w:bottom w:val="none" w:sz="0" w:space="0" w:color="auto"/>
        <w:right w:val="none" w:sz="0" w:space="0" w:color="auto"/>
      </w:divBdr>
    </w:div>
    <w:div w:id="705788394">
      <w:bodyDiv w:val="1"/>
      <w:marLeft w:val="0"/>
      <w:marRight w:val="0"/>
      <w:marTop w:val="0"/>
      <w:marBottom w:val="0"/>
      <w:divBdr>
        <w:top w:val="none" w:sz="0" w:space="0" w:color="auto"/>
        <w:left w:val="none" w:sz="0" w:space="0" w:color="auto"/>
        <w:bottom w:val="none" w:sz="0" w:space="0" w:color="auto"/>
        <w:right w:val="none" w:sz="0" w:space="0" w:color="auto"/>
      </w:divBdr>
    </w:div>
    <w:div w:id="705789813">
      <w:bodyDiv w:val="1"/>
      <w:marLeft w:val="0"/>
      <w:marRight w:val="0"/>
      <w:marTop w:val="0"/>
      <w:marBottom w:val="0"/>
      <w:divBdr>
        <w:top w:val="none" w:sz="0" w:space="0" w:color="auto"/>
        <w:left w:val="none" w:sz="0" w:space="0" w:color="auto"/>
        <w:bottom w:val="none" w:sz="0" w:space="0" w:color="auto"/>
        <w:right w:val="none" w:sz="0" w:space="0" w:color="auto"/>
      </w:divBdr>
    </w:div>
    <w:div w:id="705831820">
      <w:bodyDiv w:val="1"/>
      <w:marLeft w:val="0"/>
      <w:marRight w:val="0"/>
      <w:marTop w:val="0"/>
      <w:marBottom w:val="0"/>
      <w:divBdr>
        <w:top w:val="none" w:sz="0" w:space="0" w:color="auto"/>
        <w:left w:val="none" w:sz="0" w:space="0" w:color="auto"/>
        <w:bottom w:val="none" w:sz="0" w:space="0" w:color="auto"/>
        <w:right w:val="none" w:sz="0" w:space="0" w:color="auto"/>
      </w:divBdr>
    </w:div>
    <w:div w:id="705838332">
      <w:bodyDiv w:val="1"/>
      <w:marLeft w:val="0"/>
      <w:marRight w:val="0"/>
      <w:marTop w:val="0"/>
      <w:marBottom w:val="0"/>
      <w:divBdr>
        <w:top w:val="none" w:sz="0" w:space="0" w:color="auto"/>
        <w:left w:val="none" w:sz="0" w:space="0" w:color="auto"/>
        <w:bottom w:val="none" w:sz="0" w:space="0" w:color="auto"/>
        <w:right w:val="none" w:sz="0" w:space="0" w:color="auto"/>
      </w:divBdr>
    </w:div>
    <w:div w:id="705839609">
      <w:bodyDiv w:val="1"/>
      <w:marLeft w:val="0"/>
      <w:marRight w:val="0"/>
      <w:marTop w:val="0"/>
      <w:marBottom w:val="0"/>
      <w:divBdr>
        <w:top w:val="none" w:sz="0" w:space="0" w:color="auto"/>
        <w:left w:val="none" w:sz="0" w:space="0" w:color="auto"/>
        <w:bottom w:val="none" w:sz="0" w:space="0" w:color="auto"/>
        <w:right w:val="none" w:sz="0" w:space="0" w:color="auto"/>
      </w:divBdr>
    </w:div>
    <w:div w:id="705907001">
      <w:bodyDiv w:val="1"/>
      <w:marLeft w:val="0"/>
      <w:marRight w:val="0"/>
      <w:marTop w:val="0"/>
      <w:marBottom w:val="0"/>
      <w:divBdr>
        <w:top w:val="none" w:sz="0" w:space="0" w:color="auto"/>
        <w:left w:val="none" w:sz="0" w:space="0" w:color="auto"/>
        <w:bottom w:val="none" w:sz="0" w:space="0" w:color="auto"/>
        <w:right w:val="none" w:sz="0" w:space="0" w:color="auto"/>
      </w:divBdr>
    </w:div>
    <w:div w:id="705911172">
      <w:bodyDiv w:val="1"/>
      <w:marLeft w:val="0"/>
      <w:marRight w:val="0"/>
      <w:marTop w:val="0"/>
      <w:marBottom w:val="0"/>
      <w:divBdr>
        <w:top w:val="none" w:sz="0" w:space="0" w:color="auto"/>
        <w:left w:val="none" w:sz="0" w:space="0" w:color="auto"/>
        <w:bottom w:val="none" w:sz="0" w:space="0" w:color="auto"/>
        <w:right w:val="none" w:sz="0" w:space="0" w:color="auto"/>
      </w:divBdr>
    </w:div>
    <w:div w:id="706027301">
      <w:bodyDiv w:val="1"/>
      <w:marLeft w:val="0"/>
      <w:marRight w:val="0"/>
      <w:marTop w:val="0"/>
      <w:marBottom w:val="0"/>
      <w:divBdr>
        <w:top w:val="none" w:sz="0" w:space="0" w:color="auto"/>
        <w:left w:val="none" w:sz="0" w:space="0" w:color="auto"/>
        <w:bottom w:val="none" w:sz="0" w:space="0" w:color="auto"/>
        <w:right w:val="none" w:sz="0" w:space="0" w:color="auto"/>
      </w:divBdr>
    </w:div>
    <w:div w:id="706028069">
      <w:bodyDiv w:val="1"/>
      <w:marLeft w:val="0"/>
      <w:marRight w:val="0"/>
      <w:marTop w:val="0"/>
      <w:marBottom w:val="0"/>
      <w:divBdr>
        <w:top w:val="none" w:sz="0" w:space="0" w:color="auto"/>
        <w:left w:val="none" w:sz="0" w:space="0" w:color="auto"/>
        <w:bottom w:val="none" w:sz="0" w:space="0" w:color="auto"/>
        <w:right w:val="none" w:sz="0" w:space="0" w:color="auto"/>
      </w:divBdr>
    </w:div>
    <w:div w:id="706029268">
      <w:bodyDiv w:val="1"/>
      <w:marLeft w:val="0"/>
      <w:marRight w:val="0"/>
      <w:marTop w:val="0"/>
      <w:marBottom w:val="0"/>
      <w:divBdr>
        <w:top w:val="none" w:sz="0" w:space="0" w:color="auto"/>
        <w:left w:val="none" w:sz="0" w:space="0" w:color="auto"/>
        <w:bottom w:val="none" w:sz="0" w:space="0" w:color="auto"/>
        <w:right w:val="none" w:sz="0" w:space="0" w:color="auto"/>
      </w:divBdr>
    </w:div>
    <w:div w:id="706099624">
      <w:bodyDiv w:val="1"/>
      <w:marLeft w:val="0"/>
      <w:marRight w:val="0"/>
      <w:marTop w:val="0"/>
      <w:marBottom w:val="0"/>
      <w:divBdr>
        <w:top w:val="none" w:sz="0" w:space="0" w:color="auto"/>
        <w:left w:val="none" w:sz="0" w:space="0" w:color="auto"/>
        <w:bottom w:val="none" w:sz="0" w:space="0" w:color="auto"/>
        <w:right w:val="none" w:sz="0" w:space="0" w:color="auto"/>
      </w:divBdr>
    </w:div>
    <w:div w:id="706182214">
      <w:bodyDiv w:val="1"/>
      <w:marLeft w:val="0"/>
      <w:marRight w:val="0"/>
      <w:marTop w:val="0"/>
      <w:marBottom w:val="0"/>
      <w:divBdr>
        <w:top w:val="none" w:sz="0" w:space="0" w:color="auto"/>
        <w:left w:val="none" w:sz="0" w:space="0" w:color="auto"/>
        <w:bottom w:val="none" w:sz="0" w:space="0" w:color="auto"/>
        <w:right w:val="none" w:sz="0" w:space="0" w:color="auto"/>
      </w:divBdr>
    </w:div>
    <w:div w:id="706182791">
      <w:bodyDiv w:val="1"/>
      <w:marLeft w:val="0"/>
      <w:marRight w:val="0"/>
      <w:marTop w:val="0"/>
      <w:marBottom w:val="0"/>
      <w:divBdr>
        <w:top w:val="none" w:sz="0" w:space="0" w:color="auto"/>
        <w:left w:val="none" w:sz="0" w:space="0" w:color="auto"/>
        <w:bottom w:val="none" w:sz="0" w:space="0" w:color="auto"/>
        <w:right w:val="none" w:sz="0" w:space="0" w:color="auto"/>
      </w:divBdr>
    </w:div>
    <w:div w:id="706376619">
      <w:bodyDiv w:val="1"/>
      <w:marLeft w:val="0"/>
      <w:marRight w:val="0"/>
      <w:marTop w:val="0"/>
      <w:marBottom w:val="0"/>
      <w:divBdr>
        <w:top w:val="none" w:sz="0" w:space="0" w:color="auto"/>
        <w:left w:val="none" w:sz="0" w:space="0" w:color="auto"/>
        <w:bottom w:val="none" w:sz="0" w:space="0" w:color="auto"/>
        <w:right w:val="none" w:sz="0" w:space="0" w:color="auto"/>
      </w:divBdr>
    </w:div>
    <w:div w:id="706416374">
      <w:bodyDiv w:val="1"/>
      <w:marLeft w:val="0"/>
      <w:marRight w:val="0"/>
      <w:marTop w:val="0"/>
      <w:marBottom w:val="0"/>
      <w:divBdr>
        <w:top w:val="none" w:sz="0" w:space="0" w:color="auto"/>
        <w:left w:val="none" w:sz="0" w:space="0" w:color="auto"/>
        <w:bottom w:val="none" w:sz="0" w:space="0" w:color="auto"/>
        <w:right w:val="none" w:sz="0" w:space="0" w:color="auto"/>
      </w:divBdr>
    </w:div>
    <w:div w:id="706417981">
      <w:bodyDiv w:val="1"/>
      <w:marLeft w:val="0"/>
      <w:marRight w:val="0"/>
      <w:marTop w:val="0"/>
      <w:marBottom w:val="0"/>
      <w:divBdr>
        <w:top w:val="none" w:sz="0" w:space="0" w:color="auto"/>
        <w:left w:val="none" w:sz="0" w:space="0" w:color="auto"/>
        <w:bottom w:val="none" w:sz="0" w:space="0" w:color="auto"/>
        <w:right w:val="none" w:sz="0" w:space="0" w:color="auto"/>
      </w:divBdr>
    </w:div>
    <w:div w:id="706418222">
      <w:bodyDiv w:val="1"/>
      <w:marLeft w:val="0"/>
      <w:marRight w:val="0"/>
      <w:marTop w:val="0"/>
      <w:marBottom w:val="0"/>
      <w:divBdr>
        <w:top w:val="none" w:sz="0" w:space="0" w:color="auto"/>
        <w:left w:val="none" w:sz="0" w:space="0" w:color="auto"/>
        <w:bottom w:val="none" w:sz="0" w:space="0" w:color="auto"/>
        <w:right w:val="none" w:sz="0" w:space="0" w:color="auto"/>
      </w:divBdr>
    </w:div>
    <w:div w:id="706419042">
      <w:bodyDiv w:val="1"/>
      <w:marLeft w:val="0"/>
      <w:marRight w:val="0"/>
      <w:marTop w:val="0"/>
      <w:marBottom w:val="0"/>
      <w:divBdr>
        <w:top w:val="none" w:sz="0" w:space="0" w:color="auto"/>
        <w:left w:val="none" w:sz="0" w:space="0" w:color="auto"/>
        <w:bottom w:val="none" w:sz="0" w:space="0" w:color="auto"/>
        <w:right w:val="none" w:sz="0" w:space="0" w:color="auto"/>
      </w:divBdr>
    </w:div>
    <w:div w:id="706491992">
      <w:bodyDiv w:val="1"/>
      <w:marLeft w:val="0"/>
      <w:marRight w:val="0"/>
      <w:marTop w:val="0"/>
      <w:marBottom w:val="0"/>
      <w:divBdr>
        <w:top w:val="none" w:sz="0" w:space="0" w:color="auto"/>
        <w:left w:val="none" w:sz="0" w:space="0" w:color="auto"/>
        <w:bottom w:val="none" w:sz="0" w:space="0" w:color="auto"/>
        <w:right w:val="none" w:sz="0" w:space="0" w:color="auto"/>
      </w:divBdr>
    </w:div>
    <w:div w:id="706569006">
      <w:bodyDiv w:val="1"/>
      <w:marLeft w:val="0"/>
      <w:marRight w:val="0"/>
      <w:marTop w:val="0"/>
      <w:marBottom w:val="0"/>
      <w:divBdr>
        <w:top w:val="none" w:sz="0" w:space="0" w:color="auto"/>
        <w:left w:val="none" w:sz="0" w:space="0" w:color="auto"/>
        <w:bottom w:val="none" w:sz="0" w:space="0" w:color="auto"/>
        <w:right w:val="none" w:sz="0" w:space="0" w:color="auto"/>
      </w:divBdr>
    </w:div>
    <w:div w:id="706611251">
      <w:bodyDiv w:val="1"/>
      <w:marLeft w:val="0"/>
      <w:marRight w:val="0"/>
      <w:marTop w:val="0"/>
      <w:marBottom w:val="0"/>
      <w:divBdr>
        <w:top w:val="none" w:sz="0" w:space="0" w:color="auto"/>
        <w:left w:val="none" w:sz="0" w:space="0" w:color="auto"/>
        <w:bottom w:val="none" w:sz="0" w:space="0" w:color="auto"/>
        <w:right w:val="none" w:sz="0" w:space="0" w:color="auto"/>
      </w:divBdr>
    </w:div>
    <w:div w:id="706682238">
      <w:bodyDiv w:val="1"/>
      <w:marLeft w:val="0"/>
      <w:marRight w:val="0"/>
      <w:marTop w:val="0"/>
      <w:marBottom w:val="0"/>
      <w:divBdr>
        <w:top w:val="none" w:sz="0" w:space="0" w:color="auto"/>
        <w:left w:val="none" w:sz="0" w:space="0" w:color="auto"/>
        <w:bottom w:val="none" w:sz="0" w:space="0" w:color="auto"/>
        <w:right w:val="none" w:sz="0" w:space="0" w:color="auto"/>
      </w:divBdr>
    </w:div>
    <w:div w:id="706755018">
      <w:bodyDiv w:val="1"/>
      <w:marLeft w:val="0"/>
      <w:marRight w:val="0"/>
      <w:marTop w:val="0"/>
      <w:marBottom w:val="0"/>
      <w:divBdr>
        <w:top w:val="none" w:sz="0" w:space="0" w:color="auto"/>
        <w:left w:val="none" w:sz="0" w:space="0" w:color="auto"/>
        <w:bottom w:val="none" w:sz="0" w:space="0" w:color="auto"/>
        <w:right w:val="none" w:sz="0" w:space="0" w:color="auto"/>
      </w:divBdr>
    </w:div>
    <w:div w:id="706762526">
      <w:bodyDiv w:val="1"/>
      <w:marLeft w:val="0"/>
      <w:marRight w:val="0"/>
      <w:marTop w:val="0"/>
      <w:marBottom w:val="0"/>
      <w:divBdr>
        <w:top w:val="none" w:sz="0" w:space="0" w:color="auto"/>
        <w:left w:val="none" w:sz="0" w:space="0" w:color="auto"/>
        <w:bottom w:val="none" w:sz="0" w:space="0" w:color="auto"/>
        <w:right w:val="none" w:sz="0" w:space="0" w:color="auto"/>
      </w:divBdr>
    </w:div>
    <w:div w:id="706763370">
      <w:bodyDiv w:val="1"/>
      <w:marLeft w:val="0"/>
      <w:marRight w:val="0"/>
      <w:marTop w:val="0"/>
      <w:marBottom w:val="0"/>
      <w:divBdr>
        <w:top w:val="none" w:sz="0" w:space="0" w:color="auto"/>
        <w:left w:val="none" w:sz="0" w:space="0" w:color="auto"/>
        <w:bottom w:val="none" w:sz="0" w:space="0" w:color="auto"/>
        <w:right w:val="none" w:sz="0" w:space="0" w:color="auto"/>
      </w:divBdr>
    </w:div>
    <w:div w:id="706830640">
      <w:bodyDiv w:val="1"/>
      <w:marLeft w:val="0"/>
      <w:marRight w:val="0"/>
      <w:marTop w:val="0"/>
      <w:marBottom w:val="0"/>
      <w:divBdr>
        <w:top w:val="none" w:sz="0" w:space="0" w:color="auto"/>
        <w:left w:val="none" w:sz="0" w:space="0" w:color="auto"/>
        <w:bottom w:val="none" w:sz="0" w:space="0" w:color="auto"/>
        <w:right w:val="none" w:sz="0" w:space="0" w:color="auto"/>
      </w:divBdr>
    </w:div>
    <w:div w:id="706831895">
      <w:bodyDiv w:val="1"/>
      <w:marLeft w:val="0"/>
      <w:marRight w:val="0"/>
      <w:marTop w:val="0"/>
      <w:marBottom w:val="0"/>
      <w:divBdr>
        <w:top w:val="none" w:sz="0" w:space="0" w:color="auto"/>
        <w:left w:val="none" w:sz="0" w:space="0" w:color="auto"/>
        <w:bottom w:val="none" w:sz="0" w:space="0" w:color="auto"/>
        <w:right w:val="none" w:sz="0" w:space="0" w:color="auto"/>
      </w:divBdr>
    </w:div>
    <w:div w:id="706876112">
      <w:bodyDiv w:val="1"/>
      <w:marLeft w:val="0"/>
      <w:marRight w:val="0"/>
      <w:marTop w:val="0"/>
      <w:marBottom w:val="0"/>
      <w:divBdr>
        <w:top w:val="none" w:sz="0" w:space="0" w:color="auto"/>
        <w:left w:val="none" w:sz="0" w:space="0" w:color="auto"/>
        <w:bottom w:val="none" w:sz="0" w:space="0" w:color="auto"/>
        <w:right w:val="none" w:sz="0" w:space="0" w:color="auto"/>
      </w:divBdr>
    </w:div>
    <w:div w:id="706956111">
      <w:bodyDiv w:val="1"/>
      <w:marLeft w:val="0"/>
      <w:marRight w:val="0"/>
      <w:marTop w:val="0"/>
      <w:marBottom w:val="0"/>
      <w:divBdr>
        <w:top w:val="none" w:sz="0" w:space="0" w:color="auto"/>
        <w:left w:val="none" w:sz="0" w:space="0" w:color="auto"/>
        <w:bottom w:val="none" w:sz="0" w:space="0" w:color="auto"/>
        <w:right w:val="none" w:sz="0" w:space="0" w:color="auto"/>
      </w:divBdr>
    </w:div>
    <w:div w:id="707030844">
      <w:bodyDiv w:val="1"/>
      <w:marLeft w:val="0"/>
      <w:marRight w:val="0"/>
      <w:marTop w:val="0"/>
      <w:marBottom w:val="0"/>
      <w:divBdr>
        <w:top w:val="none" w:sz="0" w:space="0" w:color="auto"/>
        <w:left w:val="none" w:sz="0" w:space="0" w:color="auto"/>
        <w:bottom w:val="none" w:sz="0" w:space="0" w:color="auto"/>
        <w:right w:val="none" w:sz="0" w:space="0" w:color="auto"/>
      </w:divBdr>
    </w:div>
    <w:div w:id="707098844">
      <w:bodyDiv w:val="1"/>
      <w:marLeft w:val="0"/>
      <w:marRight w:val="0"/>
      <w:marTop w:val="0"/>
      <w:marBottom w:val="0"/>
      <w:divBdr>
        <w:top w:val="none" w:sz="0" w:space="0" w:color="auto"/>
        <w:left w:val="none" w:sz="0" w:space="0" w:color="auto"/>
        <w:bottom w:val="none" w:sz="0" w:space="0" w:color="auto"/>
        <w:right w:val="none" w:sz="0" w:space="0" w:color="auto"/>
      </w:divBdr>
    </w:div>
    <w:div w:id="707141208">
      <w:bodyDiv w:val="1"/>
      <w:marLeft w:val="0"/>
      <w:marRight w:val="0"/>
      <w:marTop w:val="0"/>
      <w:marBottom w:val="0"/>
      <w:divBdr>
        <w:top w:val="none" w:sz="0" w:space="0" w:color="auto"/>
        <w:left w:val="none" w:sz="0" w:space="0" w:color="auto"/>
        <w:bottom w:val="none" w:sz="0" w:space="0" w:color="auto"/>
        <w:right w:val="none" w:sz="0" w:space="0" w:color="auto"/>
      </w:divBdr>
    </w:div>
    <w:div w:id="707485033">
      <w:bodyDiv w:val="1"/>
      <w:marLeft w:val="0"/>
      <w:marRight w:val="0"/>
      <w:marTop w:val="0"/>
      <w:marBottom w:val="0"/>
      <w:divBdr>
        <w:top w:val="none" w:sz="0" w:space="0" w:color="auto"/>
        <w:left w:val="none" w:sz="0" w:space="0" w:color="auto"/>
        <w:bottom w:val="none" w:sz="0" w:space="0" w:color="auto"/>
        <w:right w:val="none" w:sz="0" w:space="0" w:color="auto"/>
      </w:divBdr>
    </w:div>
    <w:div w:id="707485727">
      <w:bodyDiv w:val="1"/>
      <w:marLeft w:val="0"/>
      <w:marRight w:val="0"/>
      <w:marTop w:val="0"/>
      <w:marBottom w:val="0"/>
      <w:divBdr>
        <w:top w:val="none" w:sz="0" w:space="0" w:color="auto"/>
        <w:left w:val="none" w:sz="0" w:space="0" w:color="auto"/>
        <w:bottom w:val="none" w:sz="0" w:space="0" w:color="auto"/>
        <w:right w:val="none" w:sz="0" w:space="0" w:color="auto"/>
      </w:divBdr>
    </w:div>
    <w:div w:id="707493500">
      <w:bodyDiv w:val="1"/>
      <w:marLeft w:val="0"/>
      <w:marRight w:val="0"/>
      <w:marTop w:val="0"/>
      <w:marBottom w:val="0"/>
      <w:divBdr>
        <w:top w:val="none" w:sz="0" w:space="0" w:color="auto"/>
        <w:left w:val="none" w:sz="0" w:space="0" w:color="auto"/>
        <w:bottom w:val="none" w:sz="0" w:space="0" w:color="auto"/>
        <w:right w:val="none" w:sz="0" w:space="0" w:color="auto"/>
      </w:divBdr>
    </w:div>
    <w:div w:id="707533807">
      <w:bodyDiv w:val="1"/>
      <w:marLeft w:val="0"/>
      <w:marRight w:val="0"/>
      <w:marTop w:val="0"/>
      <w:marBottom w:val="0"/>
      <w:divBdr>
        <w:top w:val="none" w:sz="0" w:space="0" w:color="auto"/>
        <w:left w:val="none" w:sz="0" w:space="0" w:color="auto"/>
        <w:bottom w:val="none" w:sz="0" w:space="0" w:color="auto"/>
        <w:right w:val="none" w:sz="0" w:space="0" w:color="auto"/>
      </w:divBdr>
    </w:div>
    <w:div w:id="707726593">
      <w:bodyDiv w:val="1"/>
      <w:marLeft w:val="0"/>
      <w:marRight w:val="0"/>
      <w:marTop w:val="0"/>
      <w:marBottom w:val="0"/>
      <w:divBdr>
        <w:top w:val="none" w:sz="0" w:space="0" w:color="auto"/>
        <w:left w:val="none" w:sz="0" w:space="0" w:color="auto"/>
        <w:bottom w:val="none" w:sz="0" w:space="0" w:color="auto"/>
        <w:right w:val="none" w:sz="0" w:space="0" w:color="auto"/>
      </w:divBdr>
    </w:div>
    <w:div w:id="707995941">
      <w:bodyDiv w:val="1"/>
      <w:marLeft w:val="0"/>
      <w:marRight w:val="0"/>
      <w:marTop w:val="0"/>
      <w:marBottom w:val="0"/>
      <w:divBdr>
        <w:top w:val="none" w:sz="0" w:space="0" w:color="auto"/>
        <w:left w:val="none" w:sz="0" w:space="0" w:color="auto"/>
        <w:bottom w:val="none" w:sz="0" w:space="0" w:color="auto"/>
        <w:right w:val="none" w:sz="0" w:space="0" w:color="auto"/>
      </w:divBdr>
    </w:div>
    <w:div w:id="708073423">
      <w:bodyDiv w:val="1"/>
      <w:marLeft w:val="0"/>
      <w:marRight w:val="0"/>
      <w:marTop w:val="0"/>
      <w:marBottom w:val="0"/>
      <w:divBdr>
        <w:top w:val="none" w:sz="0" w:space="0" w:color="auto"/>
        <w:left w:val="none" w:sz="0" w:space="0" w:color="auto"/>
        <w:bottom w:val="none" w:sz="0" w:space="0" w:color="auto"/>
        <w:right w:val="none" w:sz="0" w:space="0" w:color="auto"/>
      </w:divBdr>
    </w:div>
    <w:div w:id="708182618">
      <w:bodyDiv w:val="1"/>
      <w:marLeft w:val="0"/>
      <w:marRight w:val="0"/>
      <w:marTop w:val="0"/>
      <w:marBottom w:val="0"/>
      <w:divBdr>
        <w:top w:val="none" w:sz="0" w:space="0" w:color="auto"/>
        <w:left w:val="none" w:sz="0" w:space="0" w:color="auto"/>
        <w:bottom w:val="none" w:sz="0" w:space="0" w:color="auto"/>
        <w:right w:val="none" w:sz="0" w:space="0" w:color="auto"/>
      </w:divBdr>
    </w:div>
    <w:div w:id="708184721">
      <w:bodyDiv w:val="1"/>
      <w:marLeft w:val="0"/>
      <w:marRight w:val="0"/>
      <w:marTop w:val="0"/>
      <w:marBottom w:val="0"/>
      <w:divBdr>
        <w:top w:val="none" w:sz="0" w:space="0" w:color="auto"/>
        <w:left w:val="none" w:sz="0" w:space="0" w:color="auto"/>
        <w:bottom w:val="none" w:sz="0" w:space="0" w:color="auto"/>
        <w:right w:val="none" w:sz="0" w:space="0" w:color="auto"/>
      </w:divBdr>
    </w:div>
    <w:div w:id="708258335">
      <w:bodyDiv w:val="1"/>
      <w:marLeft w:val="0"/>
      <w:marRight w:val="0"/>
      <w:marTop w:val="0"/>
      <w:marBottom w:val="0"/>
      <w:divBdr>
        <w:top w:val="none" w:sz="0" w:space="0" w:color="auto"/>
        <w:left w:val="none" w:sz="0" w:space="0" w:color="auto"/>
        <w:bottom w:val="none" w:sz="0" w:space="0" w:color="auto"/>
        <w:right w:val="none" w:sz="0" w:space="0" w:color="auto"/>
      </w:divBdr>
    </w:div>
    <w:div w:id="708266702">
      <w:bodyDiv w:val="1"/>
      <w:marLeft w:val="0"/>
      <w:marRight w:val="0"/>
      <w:marTop w:val="0"/>
      <w:marBottom w:val="0"/>
      <w:divBdr>
        <w:top w:val="none" w:sz="0" w:space="0" w:color="auto"/>
        <w:left w:val="none" w:sz="0" w:space="0" w:color="auto"/>
        <w:bottom w:val="none" w:sz="0" w:space="0" w:color="auto"/>
        <w:right w:val="none" w:sz="0" w:space="0" w:color="auto"/>
      </w:divBdr>
    </w:div>
    <w:div w:id="708335728">
      <w:bodyDiv w:val="1"/>
      <w:marLeft w:val="0"/>
      <w:marRight w:val="0"/>
      <w:marTop w:val="0"/>
      <w:marBottom w:val="0"/>
      <w:divBdr>
        <w:top w:val="none" w:sz="0" w:space="0" w:color="auto"/>
        <w:left w:val="none" w:sz="0" w:space="0" w:color="auto"/>
        <w:bottom w:val="none" w:sz="0" w:space="0" w:color="auto"/>
        <w:right w:val="none" w:sz="0" w:space="0" w:color="auto"/>
      </w:divBdr>
    </w:div>
    <w:div w:id="708382177">
      <w:bodyDiv w:val="1"/>
      <w:marLeft w:val="0"/>
      <w:marRight w:val="0"/>
      <w:marTop w:val="0"/>
      <w:marBottom w:val="0"/>
      <w:divBdr>
        <w:top w:val="none" w:sz="0" w:space="0" w:color="auto"/>
        <w:left w:val="none" w:sz="0" w:space="0" w:color="auto"/>
        <w:bottom w:val="none" w:sz="0" w:space="0" w:color="auto"/>
        <w:right w:val="none" w:sz="0" w:space="0" w:color="auto"/>
      </w:divBdr>
    </w:div>
    <w:div w:id="708385376">
      <w:bodyDiv w:val="1"/>
      <w:marLeft w:val="0"/>
      <w:marRight w:val="0"/>
      <w:marTop w:val="0"/>
      <w:marBottom w:val="0"/>
      <w:divBdr>
        <w:top w:val="none" w:sz="0" w:space="0" w:color="auto"/>
        <w:left w:val="none" w:sz="0" w:space="0" w:color="auto"/>
        <w:bottom w:val="none" w:sz="0" w:space="0" w:color="auto"/>
        <w:right w:val="none" w:sz="0" w:space="0" w:color="auto"/>
      </w:divBdr>
    </w:div>
    <w:div w:id="708527237">
      <w:bodyDiv w:val="1"/>
      <w:marLeft w:val="0"/>
      <w:marRight w:val="0"/>
      <w:marTop w:val="0"/>
      <w:marBottom w:val="0"/>
      <w:divBdr>
        <w:top w:val="none" w:sz="0" w:space="0" w:color="auto"/>
        <w:left w:val="none" w:sz="0" w:space="0" w:color="auto"/>
        <w:bottom w:val="none" w:sz="0" w:space="0" w:color="auto"/>
        <w:right w:val="none" w:sz="0" w:space="0" w:color="auto"/>
      </w:divBdr>
    </w:div>
    <w:div w:id="708919457">
      <w:bodyDiv w:val="1"/>
      <w:marLeft w:val="0"/>
      <w:marRight w:val="0"/>
      <w:marTop w:val="0"/>
      <w:marBottom w:val="0"/>
      <w:divBdr>
        <w:top w:val="none" w:sz="0" w:space="0" w:color="auto"/>
        <w:left w:val="none" w:sz="0" w:space="0" w:color="auto"/>
        <w:bottom w:val="none" w:sz="0" w:space="0" w:color="auto"/>
        <w:right w:val="none" w:sz="0" w:space="0" w:color="auto"/>
      </w:divBdr>
    </w:div>
    <w:div w:id="709259583">
      <w:bodyDiv w:val="1"/>
      <w:marLeft w:val="0"/>
      <w:marRight w:val="0"/>
      <w:marTop w:val="0"/>
      <w:marBottom w:val="0"/>
      <w:divBdr>
        <w:top w:val="none" w:sz="0" w:space="0" w:color="auto"/>
        <w:left w:val="none" w:sz="0" w:space="0" w:color="auto"/>
        <w:bottom w:val="none" w:sz="0" w:space="0" w:color="auto"/>
        <w:right w:val="none" w:sz="0" w:space="0" w:color="auto"/>
      </w:divBdr>
    </w:div>
    <w:div w:id="709304204">
      <w:bodyDiv w:val="1"/>
      <w:marLeft w:val="0"/>
      <w:marRight w:val="0"/>
      <w:marTop w:val="0"/>
      <w:marBottom w:val="0"/>
      <w:divBdr>
        <w:top w:val="none" w:sz="0" w:space="0" w:color="auto"/>
        <w:left w:val="none" w:sz="0" w:space="0" w:color="auto"/>
        <w:bottom w:val="none" w:sz="0" w:space="0" w:color="auto"/>
        <w:right w:val="none" w:sz="0" w:space="0" w:color="auto"/>
      </w:divBdr>
    </w:div>
    <w:div w:id="709307716">
      <w:bodyDiv w:val="1"/>
      <w:marLeft w:val="0"/>
      <w:marRight w:val="0"/>
      <w:marTop w:val="0"/>
      <w:marBottom w:val="0"/>
      <w:divBdr>
        <w:top w:val="none" w:sz="0" w:space="0" w:color="auto"/>
        <w:left w:val="none" w:sz="0" w:space="0" w:color="auto"/>
        <w:bottom w:val="none" w:sz="0" w:space="0" w:color="auto"/>
        <w:right w:val="none" w:sz="0" w:space="0" w:color="auto"/>
      </w:divBdr>
    </w:div>
    <w:div w:id="709456604">
      <w:bodyDiv w:val="1"/>
      <w:marLeft w:val="0"/>
      <w:marRight w:val="0"/>
      <w:marTop w:val="0"/>
      <w:marBottom w:val="0"/>
      <w:divBdr>
        <w:top w:val="none" w:sz="0" w:space="0" w:color="auto"/>
        <w:left w:val="none" w:sz="0" w:space="0" w:color="auto"/>
        <w:bottom w:val="none" w:sz="0" w:space="0" w:color="auto"/>
        <w:right w:val="none" w:sz="0" w:space="0" w:color="auto"/>
      </w:divBdr>
    </w:div>
    <w:div w:id="709459050">
      <w:bodyDiv w:val="1"/>
      <w:marLeft w:val="0"/>
      <w:marRight w:val="0"/>
      <w:marTop w:val="0"/>
      <w:marBottom w:val="0"/>
      <w:divBdr>
        <w:top w:val="none" w:sz="0" w:space="0" w:color="auto"/>
        <w:left w:val="none" w:sz="0" w:space="0" w:color="auto"/>
        <w:bottom w:val="none" w:sz="0" w:space="0" w:color="auto"/>
        <w:right w:val="none" w:sz="0" w:space="0" w:color="auto"/>
      </w:divBdr>
    </w:div>
    <w:div w:id="709575527">
      <w:bodyDiv w:val="1"/>
      <w:marLeft w:val="0"/>
      <w:marRight w:val="0"/>
      <w:marTop w:val="0"/>
      <w:marBottom w:val="0"/>
      <w:divBdr>
        <w:top w:val="none" w:sz="0" w:space="0" w:color="auto"/>
        <w:left w:val="none" w:sz="0" w:space="0" w:color="auto"/>
        <w:bottom w:val="none" w:sz="0" w:space="0" w:color="auto"/>
        <w:right w:val="none" w:sz="0" w:space="0" w:color="auto"/>
      </w:divBdr>
    </w:div>
    <w:div w:id="709647952">
      <w:bodyDiv w:val="1"/>
      <w:marLeft w:val="0"/>
      <w:marRight w:val="0"/>
      <w:marTop w:val="0"/>
      <w:marBottom w:val="0"/>
      <w:divBdr>
        <w:top w:val="none" w:sz="0" w:space="0" w:color="auto"/>
        <w:left w:val="none" w:sz="0" w:space="0" w:color="auto"/>
        <w:bottom w:val="none" w:sz="0" w:space="0" w:color="auto"/>
        <w:right w:val="none" w:sz="0" w:space="0" w:color="auto"/>
      </w:divBdr>
    </w:div>
    <w:div w:id="709650587">
      <w:bodyDiv w:val="1"/>
      <w:marLeft w:val="0"/>
      <w:marRight w:val="0"/>
      <w:marTop w:val="0"/>
      <w:marBottom w:val="0"/>
      <w:divBdr>
        <w:top w:val="none" w:sz="0" w:space="0" w:color="auto"/>
        <w:left w:val="none" w:sz="0" w:space="0" w:color="auto"/>
        <w:bottom w:val="none" w:sz="0" w:space="0" w:color="auto"/>
        <w:right w:val="none" w:sz="0" w:space="0" w:color="auto"/>
      </w:divBdr>
    </w:div>
    <w:div w:id="709764441">
      <w:bodyDiv w:val="1"/>
      <w:marLeft w:val="0"/>
      <w:marRight w:val="0"/>
      <w:marTop w:val="0"/>
      <w:marBottom w:val="0"/>
      <w:divBdr>
        <w:top w:val="none" w:sz="0" w:space="0" w:color="auto"/>
        <w:left w:val="none" w:sz="0" w:space="0" w:color="auto"/>
        <w:bottom w:val="none" w:sz="0" w:space="0" w:color="auto"/>
        <w:right w:val="none" w:sz="0" w:space="0" w:color="auto"/>
      </w:divBdr>
    </w:div>
    <w:div w:id="709764680">
      <w:bodyDiv w:val="1"/>
      <w:marLeft w:val="0"/>
      <w:marRight w:val="0"/>
      <w:marTop w:val="0"/>
      <w:marBottom w:val="0"/>
      <w:divBdr>
        <w:top w:val="none" w:sz="0" w:space="0" w:color="auto"/>
        <w:left w:val="none" w:sz="0" w:space="0" w:color="auto"/>
        <w:bottom w:val="none" w:sz="0" w:space="0" w:color="auto"/>
        <w:right w:val="none" w:sz="0" w:space="0" w:color="auto"/>
      </w:divBdr>
    </w:div>
    <w:div w:id="709845907">
      <w:bodyDiv w:val="1"/>
      <w:marLeft w:val="0"/>
      <w:marRight w:val="0"/>
      <w:marTop w:val="0"/>
      <w:marBottom w:val="0"/>
      <w:divBdr>
        <w:top w:val="none" w:sz="0" w:space="0" w:color="auto"/>
        <w:left w:val="none" w:sz="0" w:space="0" w:color="auto"/>
        <w:bottom w:val="none" w:sz="0" w:space="0" w:color="auto"/>
        <w:right w:val="none" w:sz="0" w:space="0" w:color="auto"/>
      </w:divBdr>
    </w:div>
    <w:div w:id="710112560">
      <w:bodyDiv w:val="1"/>
      <w:marLeft w:val="0"/>
      <w:marRight w:val="0"/>
      <w:marTop w:val="0"/>
      <w:marBottom w:val="0"/>
      <w:divBdr>
        <w:top w:val="none" w:sz="0" w:space="0" w:color="auto"/>
        <w:left w:val="none" w:sz="0" w:space="0" w:color="auto"/>
        <w:bottom w:val="none" w:sz="0" w:space="0" w:color="auto"/>
        <w:right w:val="none" w:sz="0" w:space="0" w:color="auto"/>
      </w:divBdr>
    </w:div>
    <w:div w:id="710148571">
      <w:bodyDiv w:val="1"/>
      <w:marLeft w:val="0"/>
      <w:marRight w:val="0"/>
      <w:marTop w:val="0"/>
      <w:marBottom w:val="0"/>
      <w:divBdr>
        <w:top w:val="none" w:sz="0" w:space="0" w:color="auto"/>
        <w:left w:val="none" w:sz="0" w:space="0" w:color="auto"/>
        <w:bottom w:val="none" w:sz="0" w:space="0" w:color="auto"/>
        <w:right w:val="none" w:sz="0" w:space="0" w:color="auto"/>
      </w:divBdr>
    </w:div>
    <w:div w:id="710156540">
      <w:bodyDiv w:val="1"/>
      <w:marLeft w:val="0"/>
      <w:marRight w:val="0"/>
      <w:marTop w:val="0"/>
      <w:marBottom w:val="0"/>
      <w:divBdr>
        <w:top w:val="none" w:sz="0" w:space="0" w:color="auto"/>
        <w:left w:val="none" w:sz="0" w:space="0" w:color="auto"/>
        <w:bottom w:val="none" w:sz="0" w:space="0" w:color="auto"/>
        <w:right w:val="none" w:sz="0" w:space="0" w:color="auto"/>
      </w:divBdr>
    </w:div>
    <w:div w:id="710374614">
      <w:bodyDiv w:val="1"/>
      <w:marLeft w:val="0"/>
      <w:marRight w:val="0"/>
      <w:marTop w:val="0"/>
      <w:marBottom w:val="0"/>
      <w:divBdr>
        <w:top w:val="none" w:sz="0" w:space="0" w:color="auto"/>
        <w:left w:val="none" w:sz="0" w:space="0" w:color="auto"/>
        <w:bottom w:val="none" w:sz="0" w:space="0" w:color="auto"/>
        <w:right w:val="none" w:sz="0" w:space="0" w:color="auto"/>
      </w:divBdr>
    </w:div>
    <w:div w:id="710493057">
      <w:bodyDiv w:val="1"/>
      <w:marLeft w:val="0"/>
      <w:marRight w:val="0"/>
      <w:marTop w:val="0"/>
      <w:marBottom w:val="0"/>
      <w:divBdr>
        <w:top w:val="none" w:sz="0" w:space="0" w:color="auto"/>
        <w:left w:val="none" w:sz="0" w:space="0" w:color="auto"/>
        <w:bottom w:val="none" w:sz="0" w:space="0" w:color="auto"/>
        <w:right w:val="none" w:sz="0" w:space="0" w:color="auto"/>
      </w:divBdr>
    </w:div>
    <w:div w:id="710500601">
      <w:bodyDiv w:val="1"/>
      <w:marLeft w:val="0"/>
      <w:marRight w:val="0"/>
      <w:marTop w:val="0"/>
      <w:marBottom w:val="0"/>
      <w:divBdr>
        <w:top w:val="none" w:sz="0" w:space="0" w:color="auto"/>
        <w:left w:val="none" w:sz="0" w:space="0" w:color="auto"/>
        <w:bottom w:val="none" w:sz="0" w:space="0" w:color="auto"/>
        <w:right w:val="none" w:sz="0" w:space="0" w:color="auto"/>
      </w:divBdr>
      <w:divsChild>
        <w:div w:id="26806266">
          <w:marLeft w:val="480"/>
          <w:marRight w:val="0"/>
          <w:marTop w:val="0"/>
          <w:marBottom w:val="0"/>
          <w:divBdr>
            <w:top w:val="none" w:sz="0" w:space="0" w:color="auto"/>
            <w:left w:val="none" w:sz="0" w:space="0" w:color="auto"/>
            <w:bottom w:val="none" w:sz="0" w:space="0" w:color="auto"/>
            <w:right w:val="none" w:sz="0" w:space="0" w:color="auto"/>
          </w:divBdr>
        </w:div>
        <w:div w:id="97219582">
          <w:marLeft w:val="480"/>
          <w:marRight w:val="0"/>
          <w:marTop w:val="0"/>
          <w:marBottom w:val="0"/>
          <w:divBdr>
            <w:top w:val="none" w:sz="0" w:space="0" w:color="auto"/>
            <w:left w:val="none" w:sz="0" w:space="0" w:color="auto"/>
            <w:bottom w:val="none" w:sz="0" w:space="0" w:color="auto"/>
            <w:right w:val="none" w:sz="0" w:space="0" w:color="auto"/>
          </w:divBdr>
        </w:div>
        <w:div w:id="139345708">
          <w:marLeft w:val="480"/>
          <w:marRight w:val="0"/>
          <w:marTop w:val="0"/>
          <w:marBottom w:val="0"/>
          <w:divBdr>
            <w:top w:val="none" w:sz="0" w:space="0" w:color="auto"/>
            <w:left w:val="none" w:sz="0" w:space="0" w:color="auto"/>
            <w:bottom w:val="none" w:sz="0" w:space="0" w:color="auto"/>
            <w:right w:val="none" w:sz="0" w:space="0" w:color="auto"/>
          </w:divBdr>
        </w:div>
        <w:div w:id="190919769">
          <w:marLeft w:val="480"/>
          <w:marRight w:val="0"/>
          <w:marTop w:val="0"/>
          <w:marBottom w:val="0"/>
          <w:divBdr>
            <w:top w:val="none" w:sz="0" w:space="0" w:color="auto"/>
            <w:left w:val="none" w:sz="0" w:space="0" w:color="auto"/>
            <w:bottom w:val="none" w:sz="0" w:space="0" w:color="auto"/>
            <w:right w:val="none" w:sz="0" w:space="0" w:color="auto"/>
          </w:divBdr>
        </w:div>
        <w:div w:id="192350056">
          <w:marLeft w:val="480"/>
          <w:marRight w:val="0"/>
          <w:marTop w:val="0"/>
          <w:marBottom w:val="0"/>
          <w:divBdr>
            <w:top w:val="none" w:sz="0" w:space="0" w:color="auto"/>
            <w:left w:val="none" w:sz="0" w:space="0" w:color="auto"/>
            <w:bottom w:val="none" w:sz="0" w:space="0" w:color="auto"/>
            <w:right w:val="none" w:sz="0" w:space="0" w:color="auto"/>
          </w:divBdr>
        </w:div>
        <w:div w:id="224143903">
          <w:marLeft w:val="480"/>
          <w:marRight w:val="0"/>
          <w:marTop w:val="0"/>
          <w:marBottom w:val="0"/>
          <w:divBdr>
            <w:top w:val="none" w:sz="0" w:space="0" w:color="auto"/>
            <w:left w:val="none" w:sz="0" w:space="0" w:color="auto"/>
            <w:bottom w:val="none" w:sz="0" w:space="0" w:color="auto"/>
            <w:right w:val="none" w:sz="0" w:space="0" w:color="auto"/>
          </w:divBdr>
        </w:div>
        <w:div w:id="247735335">
          <w:marLeft w:val="480"/>
          <w:marRight w:val="0"/>
          <w:marTop w:val="0"/>
          <w:marBottom w:val="0"/>
          <w:divBdr>
            <w:top w:val="none" w:sz="0" w:space="0" w:color="auto"/>
            <w:left w:val="none" w:sz="0" w:space="0" w:color="auto"/>
            <w:bottom w:val="none" w:sz="0" w:space="0" w:color="auto"/>
            <w:right w:val="none" w:sz="0" w:space="0" w:color="auto"/>
          </w:divBdr>
        </w:div>
        <w:div w:id="286396987">
          <w:marLeft w:val="480"/>
          <w:marRight w:val="0"/>
          <w:marTop w:val="0"/>
          <w:marBottom w:val="0"/>
          <w:divBdr>
            <w:top w:val="none" w:sz="0" w:space="0" w:color="auto"/>
            <w:left w:val="none" w:sz="0" w:space="0" w:color="auto"/>
            <w:bottom w:val="none" w:sz="0" w:space="0" w:color="auto"/>
            <w:right w:val="none" w:sz="0" w:space="0" w:color="auto"/>
          </w:divBdr>
        </w:div>
        <w:div w:id="318117113">
          <w:marLeft w:val="480"/>
          <w:marRight w:val="0"/>
          <w:marTop w:val="0"/>
          <w:marBottom w:val="0"/>
          <w:divBdr>
            <w:top w:val="none" w:sz="0" w:space="0" w:color="auto"/>
            <w:left w:val="none" w:sz="0" w:space="0" w:color="auto"/>
            <w:bottom w:val="none" w:sz="0" w:space="0" w:color="auto"/>
            <w:right w:val="none" w:sz="0" w:space="0" w:color="auto"/>
          </w:divBdr>
        </w:div>
        <w:div w:id="378211022">
          <w:marLeft w:val="480"/>
          <w:marRight w:val="0"/>
          <w:marTop w:val="0"/>
          <w:marBottom w:val="0"/>
          <w:divBdr>
            <w:top w:val="none" w:sz="0" w:space="0" w:color="auto"/>
            <w:left w:val="none" w:sz="0" w:space="0" w:color="auto"/>
            <w:bottom w:val="none" w:sz="0" w:space="0" w:color="auto"/>
            <w:right w:val="none" w:sz="0" w:space="0" w:color="auto"/>
          </w:divBdr>
        </w:div>
        <w:div w:id="398405127">
          <w:marLeft w:val="480"/>
          <w:marRight w:val="0"/>
          <w:marTop w:val="0"/>
          <w:marBottom w:val="0"/>
          <w:divBdr>
            <w:top w:val="none" w:sz="0" w:space="0" w:color="auto"/>
            <w:left w:val="none" w:sz="0" w:space="0" w:color="auto"/>
            <w:bottom w:val="none" w:sz="0" w:space="0" w:color="auto"/>
            <w:right w:val="none" w:sz="0" w:space="0" w:color="auto"/>
          </w:divBdr>
        </w:div>
        <w:div w:id="459685368">
          <w:marLeft w:val="480"/>
          <w:marRight w:val="0"/>
          <w:marTop w:val="0"/>
          <w:marBottom w:val="0"/>
          <w:divBdr>
            <w:top w:val="none" w:sz="0" w:space="0" w:color="auto"/>
            <w:left w:val="none" w:sz="0" w:space="0" w:color="auto"/>
            <w:bottom w:val="none" w:sz="0" w:space="0" w:color="auto"/>
            <w:right w:val="none" w:sz="0" w:space="0" w:color="auto"/>
          </w:divBdr>
        </w:div>
        <w:div w:id="463695942">
          <w:marLeft w:val="480"/>
          <w:marRight w:val="0"/>
          <w:marTop w:val="0"/>
          <w:marBottom w:val="0"/>
          <w:divBdr>
            <w:top w:val="none" w:sz="0" w:space="0" w:color="auto"/>
            <w:left w:val="none" w:sz="0" w:space="0" w:color="auto"/>
            <w:bottom w:val="none" w:sz="0" w:space="0" w:color="auto"/>
            <w:right w:val="none" w:sz="0" w:space="0" w:color="auto"/>
          </w:divBdr>
        </w:div>
        <w:div w:id="466048510">
          <w:marLeft w:val="480"/>
          <w:marRight w:val="0"/>
          <w:marTop w:val="0"/>
          <w:marBottom w:val="0"/>
          <w:divBdr>
            <w:top w:val="none" w:sz="0" w:space="0" w:color="auto"/>
            <w:left w:val="none" w:sz="0" w:space="0" w:color="auto"/>
            <w:bottom w:val="none" w:sz="0" w:space="0" w:color="auto"/>
            <w:right w:val="none" w:sz="0" w:space="0" w:color="auto"/>
          </w:divBdr>
        </w:div>
        <w:div w:id="529689087">
          <w:marLeft w:val="480"/>
          <w:marRight w:val="0"/>
          <w:marTop w:val="0"/>
          <w:marBottom w:val="0"/>
          <w:divBdr>
            <w:top w:val="none" w:sz="0" w:space="0" w:color="auto"/>
            <w:left w:val="none" w:sz="0" w:space="0" w:color="auto"/>
            <w:bottom w:val="none" w:sz="0" w:space="0" w:color="auto"/>
            <w:right w:val="none" w:sz="0" w:space="0" w:color="auto"/>
          </w:divBdr>
        </w:div>
        <w:div w:id="571307645">
          <w:marLeft w:val="480"/>
          <w:marRight w:val="0"/>
          <w:marTop w:val="0"/>
          <w:marBottom w:val="0"/>
          <w:divBdr>
            <w:top w:val="none" w:sz="0" w:space="0" w:color="auto"/>
            <w:left w:val="none" w:sz="0" w:space="0" w:color="auto"/>
            <w:bottom w:val="none" w:sz="0" w:space="0" w:color="auto"/>
            <w:right w:val="none" w:sz="0" w:space="0" w:color="auto"/>
          </w:divBdr>
        </w:div>
        <w:div w:id="594095697">
          <w:marLeft w:val="480"/>
          <w:marRight w:val="0"/>
          <w:marTop w:val="0"/>
          <w:marBottom w:val="0"/>
          <w:divBdr>
            <w:top w:val="none" w:sz="0" w:space="0" w:color="auto"/>
            <w:left w:val="none" w:sz="0" w:space="0" w:color="auto"/>
            <w:bottom w:val="none" w:sz="0" w:space="0" w:color="auto"/>
            <w:right w:val="none" w:sz="0" w:space="0" w:color="auto"/>
          </w:divBdr>
        </w:div>
        <w:div w:id="627518189">
          <w:marLeft w:val="480"/>
          <w:marRight w:val="0"/>
          <w:marTop w:val="0"/>
          <w:marBottom w:val="0"/>
          <w:divBdr>
            <w:top w:val="none" w:sz="0" w:space="0" w:color="auto"/>
            <w:left w:val="none" w:sz="0" w:space="0" w:color="auto"/>
            <w:bottom w:val="none" w:sz="0" w:space="0" w:color="auto"/>
            <w:right w:val="none" w:sz="0" w:space="0" w:color="auto"/>
          </w:divBdr>
        </w:div>
        <w:div w:id="645935582">
          <w:marLeft w:val="480"/>
          <w:marRight w:val="0"/>
          <w:marTop w:val="0"/>
          <w:marBottom w:val="0"/>
          <w:divBdr>
            <w:top w:val="none" w:sz="0" w:space="0" w:color="auto"/>
            <w:left w:val="none" w:sz="0" w:space="0" w:color="auto"/>
            <w:bottom w:val="none" w:sz="0" w:space="0" w:color="auto"/>
            <w:right w:val="none" w:sz="0" w:space="0" w:color="auto"/>
          </w:divBdr>
        </w:div>
        <w:div w:id="680670013">
          <w:marLeft w:val="480"/>
          <w:marRight w:val="0"/>
          <w:marTop w:val="0"/>
          <w:marBottom w:val="0"/>
          <w:divBdr>
            <w:top w:val="none" w:sz="0" w:space="0" w:color="auto"/>
            <w:left w:val="none" w:sz="0" w:space="0" w:color="auto"/>
            <w:bottom w:val="none" w:sz="0" w:space="0" w:color="auto"/>
            <w:right w:val="none" w:sz="0" w:space="0" w:color="auto"/>
          </w:divBdr>
        </w:div>
        <w:div w:id="682703883">
          <w:marLeft w:val="480"/>
          <w:marRight w:val="0"/>
          <w:marTop w:val="0"/>
          <w:marBottom w:val="0"/>
          <w:divBdr>
            <w:top w:val="none" w:sz="0" w:space="0" w:color="auto"/>
            <w:left w:val="none" w:sz="0" w:space="0" w:color="auto"/>
            <w:bottom w:val="none" w:sz="0" w:space="0" w:color="auto"/>
            <w:right w:val="none" w:sz="0" w:space="0" w:color="auto"/>
          </w:divBdr>
        </w:div>
        <w:div w:id="689647347">
          <w:marLeft w:val="480"/>
          <w:marRight w:val="0"/>
          <w:marTop w:val="0"/>
          <w:marBottom w:val="0"/>
          <w:divBdr>
            <w:top w:val="none" w:sz="0" w:space="0" w:color="auto"/>
            <w:left w:val="none" w:sz="0" w:space="0" w:color="auto"/>
            <w:bottom w:val="none" w:sz="0" w:space="0" w:color="auto"/>
            <w:right w:val="none" w:sz="0" w:space="0" w:color="auto"/>
          </w:divBdr>
        </w:div>
        <w:div w:id="738675485">
          <w:marLeft w:val="480"/>
          <w:marRight w:val="0"/>
          <w:marTop w:val="0"/>
          <w:marBottom w:val="0"/>
          <w:divBdr>
            <w:top w:val="none" w:sz="0" w:space="0" w:color="auto"/>
            <w:left w:val="none" w:sz="0" w:space="0" w:color="auto"/>
            <w:bottom w:val="none" w:sz="0" w:space="0" w:color="auto"/>
            <w:right w:val="none" w:sz="0" w:space="0" w:color="auto"/>
          </w:divBdr>
        </w:div>
        <w:div w:id="749077742">
          <w:marLeft w:val="480"/>
          <w:marRight w:val="0"/>
          <w:marTop w:val="0"/>
          <w:marBottom w:val="0"/>
          <w:divBdr>
            <w:top w:val="none" w:sz="0" w:space="0" w:color="auto"/>
            <w:left w:val="none" w:sz="0" w:space="0" w:color="auto"/>
            <w:bottom w:val="none" w:sz="0" w:space="0" w:color="auto"/>
            <w:right w:val="none" w:sz="0" w:space="0" w:color="auto"/>
          </w:divBdr>
        </w:div>
        <w:div w:id="752356125">
          <w:marLeft w:val="480"/>
          <w:marRight w:val="0"/>
          <w:marTop w:val="0"/>
          <w:marBottom w:val="0"/>
          <w:divBdr>
            <w:top w:val="none" w:sz="0" w:space="0" w:color="auto"/>
            <w:left w:val="none" w:sz="0" w:space="0" w:color="auto"/>
            <w:bottom w:val="none" w:sz="0" w:space="0" w:color="auto"/>
            <w:right w:val="none" w:sz="0" w:space="0" w:color="auto"/>
          </w:divBdr>
        </w:div>
        <w:div w:id="802964932">
          <w:marLeft w:val="480"/>
          <w:marRight w:val="0"/>
          <w:marTop w:val="0"/>
          <w:marBottom w:val="0"/>
          <w:divBdr>
            <w:top w:val="none" w:sz="0" w:space="0" w:color="auto"/>
            <w:left w:val="none" w:sz="0" w:space="0" w:color="auto"/>
            <w:bottom w:val="none" w:sz="0" w:space="0" w:color="auto"/>
            <w:right w:val="none" w:sz="0" w:space="0" w:color="auto"/>
          </w:divBdr>
        </w:div>
      </w:divsChild>
    </w:div>
    <w:div w:id="710543497">
      <w:bodyDiv w:val="1"/>
      <w:marLeft w:val="0"/>
      <w:marRight w:val="0"/>
      <w:marTop w:val="0"/>
      <w:marBottom w:val="0"/>
      <w:divBdr>
        <w:top w:val="none" w:sz="0" w:space="0" w:color="auto"/>
        <w:left w:val="none" w:sz="0" w:space="0" w:color="auto"/>
        <w:bottom w:val="none" w:sz="0" w:space="0" w:color="auto"/>
        <w:right w:val="none" w:sz="0" w:space="0" w:color="auto"/>
      </w:divBdr>
    </w:div>
    <w:div w:id="710570227">
      <w:bodyDiv w:val="1"/>
      <w:marLeft w:val="0"/>
      <w:marRight w:val="0"/>
      <w:marTop w:val="0"/>
      <w:marBottom w:val="0"/>
      <w:divBdr>
        <w:top w:val="none" w:sz="0" w:space="0" w:color="auto"/>
        <w:left w:val="none" w:sz="0" w:space="0" w:color="auto"/>
        <w:bottom w:val="none" w:sz="0" w:space="0" w:color="auto"/>
        <w:right w:val="none" w:sz="0" w:space="0" w:color="auto"/>
      </w:divBdr>
    </w:div>
    <w:div w:id="710612300">
      <w:bodyDiv w:val="1"/>
      <w:marLeft w:val="0"/>
      <w:marRight w:val="0"/>
      <w:marTop w:val="0"/>
      <w:marBottom w:val="0"/>
      <w:divBdr>
        <w:top w:val="none" w:sz="0" w:space="0" w:color="auto"/>
        <w:left w:val="none" w:sz="0" w:space="0" w:color="auto"/>
        <w:bottom w:val="none" w:sz="0" w:space="0" w:color="auto"/>
        <w:right w:val="none" w:sz="0" w:space="0" w:color="auto"/>
      </w:divBdr>
    </w:div>
    <w:div w:id="710692458">
      <w:bodyDiv w:val="1"/>
      <w:marLeft w:val="0"/>
      <w:marRight w:val="0"/>
      <w:marTop w:val="0"/>
      <w:marBottom w:val="0"/>
      <w:divBdr>
        <w:top w:val="none" w:sz="0" w:space="0" w:color="auto"/>
        <w:left w:val="none" w:sz="0" w:space="0" w:color="auto"/>
        <w:bottom w:val="none" w:sz="0" w:space="0" w:color="auto"/>
        <w:right w:val="none" w:sz="0" w:space="0" w:color="auto"/>
      </w:divBdr>
    </w:div>
    <w:div w:id="710954901">
      <w:bodyDiv w:val="1"/>
      <w:marLeft w:val="0"/>
      <w:marRight w:val="0"/>
      <w:marTop w:val="0"/>
      <w:marBottom w:val="0"/>
      <w:divBdr>
        <w:top w:val="none" w:sz="0" w:space="0" w:color="auto"/>
        <w:left w:val="none" w:sz="0" w:space="0" w:color="auto"/>
        <w:bottom w:val="none" w:sz="0" w:space="0" w:color="auto"/>
        <w:right w:val="none" w:sz="0" w:space="0" w:color="auto"/>
      </w:divBdr>
    </w:div>
    <w:div w:id="710960487">
      <w:bodyDiv w:val="1"/>
      <w:marLeft w:val="0"/>
      <w:marRight w:val="0"/>
      <w:marTop w:val="0"/>
      <w:marBottom w:val="0"/>
      <w:divBdr>
        <w:top w:val="none" w:sz="0" w:space="0" w:color="auto"/>
        <w:left w:val="none" w:sz="0" w:space="0" w:color="auto"/>
        <w:bottom w:val="none" w:sz="0" w:space="0" w:color="auto"/>
        <w:right w:val="none" w:sz="0" w:space="0" w:color="auto"/>
      </w:divBdr>
    </w:div>
    <w:div w:id="711002436">
      <w:bodyDiv w:val="1"/>
      <w:marLeft w:val="0"/>
      <w:marRight w:val="0"/>
      <w:marTop w:val="0"/>
      <w:marBottom w:val="0"/>
      <w:divBdr>
        <w:top w:val="none" w:sz="0" w:space="0" w:color="auto"/>
        <w:left w:val="none" w:sz="0" w:space="0" w:color="auto"/>
        <w:bottom w:val="none" w:sz="0" w:space="0" w:color="auto"/>
        <w:right w:val="none" w:sz="0" w:space="0" w:color="auto"/>
      </w:divBdr>
    </w:div>
    <w:div w:id="711004111">
      <w:bodyDiv w:val="1"/>
      <w:marLeft w:val="0"/>
      <w:marRight w:val="0"/>
      <w:marTop w:val="0"/>
      <w:marBottom w:val="0"/>
      <w:divBdr>
        <w:top w:val="none" w:sz="0" w:space="0" w:color="auto"/>
        <w:left w:val="none" w:sz="0" w:space="0" w:color="auto"/>
        <w:bottom w:val="none" w:sz="0" w:space="0" w:color="auto"/>
        <w:right w:val="none" w:sz="0" w:space="0" w:color="auto"/>
      </w:divBdr>
    </w:div>
    <w:div w:id="711029583">
      <w:bodyDiv w:val="1"/>
      <w:marLeft w:val="0"/>
      <w:marRight w:val="0"/>
      <w:marTop w:val="0"/>
      <w:marBottom w:val="0"/>
      <w:divBdr>
        <w:top w:val="none" w:sz="0" w:space="0" w:color="auto"/>
        <w:left w:val="none" w:sz="0" w:space="0" w:color="auto"/>
        <w:bottom w:val="none" w:sz="0" w:space="0" w:color="auto"/>
        <w:right w:val="none" w:sz="0" w:space="0" w:color="auto"/>
      </w:divBdr>
    </w:div>
    <w:div w:id="711076355">
      <w:bodyDiv w:val="1"/>
      <w:marLeft w:val="0"/>
      <w:marRight w:val="0"/>
      <w:marTop w:val="0"/>
      <w:marBottom w:val="0"/>
      <w:divBdr>
        <w:top w:val="none" w:sz="0" w:space="0" w:color="auto"/>
        <w:left w:val="none" w:sz="0" w:space="0" w:color="auto"/>
        <w:bottom w:val="none" w:sz="0" w:space="0" w:color="auto"/>
        <w:right w:val="none" w:sz="0" w:space="0" w:color="auto"/>
      </w:divBdr>
    </w:div>
    <w:div w:id="711079646">
      <w:bodyDiv w:val="1"/>
      <w:marLeft w:val="0"/>
      <w:marRight w:val="0"/>
      <w:marTop w:val="0"/>
      <w:marBottom w:val="0"/>
      <w:divBdr>
        <w:top w:val="none" w:sz="0" w:space="0" w:color="auto"/>
        <w:left w:val="none" w:sz="0" w:space="0" w:color="auto"/>
        <w:bottom w:val="none" w:sz="0" w:space="0" w:color="auto"/>
        <w:right w:val="none" w:sz="0" w:space="0" w:color="auto"/>
      </w:divBdr>
    </w:div>
    <w:div w:id="711151136">
      <w:bodyDiv w:val="1"/>
      <w:marLeft w:val="0"/>
      <w:marRight w:val="0"/>
      <w:marTop w:val="0"/>
      <w:marBottom w:val="0"/>
      <w:divBdr>
        <w:top w:val="none" w:sz="0" w:space="0" w:color="auto"/>
        <w:left w:val="none" w:sz="0" w:space="0" w:color="auto"/>
        <w:bottom w:val="none" w:sz="0" w:space="0" w:color="auto"/>
        <w:right w:val="none" w:sz="0" w:space="0" w:color="auto"/>
      </w:divBdr>
    </w:div>
    <w:div w:id="711196909">
      <w:bodyDiv w:val="1"/>
      <w:marLeft w:val="0"/>
      <w:marRight w:val="0"/>
      <w:marTop w:val="0"/>
      <w:marBottom w:val="0"/>
      <w:divBdr>
        <w:top w:val="none" w:sz="0" w:space="0" w:color="auto"/>
        <w:left w:val="none" w:sz="0" w:space="0" w:color="auto"/>
        <w:bottom w:val="none" w:sz="0" w:space="0" w:color="auto"/>
        <w:right w:val="none" w:sz="0" w:space="0" w:color="auto"/>
      </w:divBdr>
    </w:div>
    <w:div w:id="711267815">
      <w:bodyDiv w:val="1"/>
      <w:marLeft w:val="0"/>
      <w:marRight w:val="0"/>
      <w:marTop w:val="0"/>
      <w:marBottom w:val="0"/>
      <w:divBdr>
        <w:top w:val="none" w:sz="0" w:space="0" w:color="auto"/>
        <w:left w:val="none" w:sz="0" w:space="0" w:color="auto"/>
        <w:bottom w:val="none" w:sz="0" w:space="0" w:color="auto"/>
        <w:right w:val="none" w:sz="0" w:space="0" w:color="auto"/>
      </w:divBdr>
    </w:div>
    <w:div w:id="711417672">
      <w:bodyDiv w:val="1"/>
      <w:marLeft w:val="0"/>
      <w:marRight w:val="0"/>
      <w:marTop w:val="0"/>
      <w:marBottom w:val="0"/>
      <w:divBdr>
        <w:top w:val="none" w:sz="0" w:space="0" w:color="auto"/>
        <w:left w:val="none" w:sz="0" w:space="0" w:color="auto"/>
        <w:bottom w:val="none" w:sz="0" w:space="0" w:color="auto"/>
        <w:right w:val="none" w:sz="0" w:space="0" w:color="auto"/>
      </w:divBdr>
    </w:div>
    <w:div w:id="711464611">
      <w:bodyDiv w:val="1"/>
      <w:marLeft w:val="0"/>
      <w:marRight w:val="0"/>
      <w:marTop w:val="0"/>
      <w:marBottom w:val="0"/>
      <w:divBdr>
        <w:top w:val="none" w:sz="0" w:space="0" w:color="auto"/>
        <w:left w:val="none" w:sz="0" w:space="0" w:color="auto"/>
        <w:bottom w:val="none" w:sz="0" w:space="0" w:color="auto"/>
        <w:right w:val="none" w:sz="0" w:space="0" w:color="auto"/>
      </w:divBdr>
    </w:div>
    <w:div w:id="711491555">
      <w:bodyDiv w:val="1"/>
      <w:marLeft w:val="0"/>
      <w:marRight w:val="0"/>
      <w:marTop w:val="0"/>
      <w:marBottom w:val="0"/>
      <w:divBdr>
        <w:top w:val="none" w:sz="0" w:space="0" w:color="auto"/>
        <w:left w:val="none" w:sz="0" w:space="0" w:color="auto"/>
        <w:bottom w:val="none" w:sz="0" w:space="0" w:color="auto"/>
        <w:right w:val="none" w:sz="0" w:space="0" w:color="auto"/>
      </w:divBdr>
    </w:div>
    <w:div w:id="711614113">
      <w:bodyDiv w:val="1"/>
      <w:marLeft w:val="0"/>
      <w:marRight w:val="0"/>
      <w:marTop w:val="0"/>
      <w:marBottom w:val="0"/>
      <w:divBdr>
        <w:top w:val="none" w:sz="0" w:space="0" w:color="auto"/>
        <w:left w:val="none" w:sz="0" w:space="0" w:color="auto"/>
        <w:bottom w:val="none" w:sz="0" w:space="0" w:color="auto"/>
        <w:right w:val="none" w:sz="0" w:space="0" w:color="auto"/>
      </w:divBdr>
    </w:div>
    <w:div w:id="711685164">
      <w:bodyDiv w:val="1"/>
      <w:marLeft w:val="0"/>
      <w:marRight w:val="0"/>
      <w:marTop w:val="0"/>
      <w:marBottom w:val="0"/>
      <w:divBdr>
        <w:top w:val="none" w:sz="0" w:space="0" w:color="auto"/>
        <w:left w:val="none" w:sz="0" w:space="0" w:color="auto"/>
        <w:bottom w:val="none" w:sz="0" w:space="0" w:color="auto"/>
        <w:right w:val="none" w:sz="0" w:space="0" w:color="auto"/>
      </w:divBdr>
    </w:div>
    <w:div w:id="711806646">
      <w:bodyDiv w:val="1"/>
      <w:marLeft w:val="0"/>
      <w:marRight w:val="0"/>
      <w:marTop w:val="0"/>
      <w:marBottom w:val="0"/>
      <w:divBdr>
        <w:top w:val="none" w:sz="0" w:space="0" w:color="auto"/>
        <w:left w:val="none" w:sz="0" w:space="0" w:color="auto"/>
        <w:bottom w:val="none" w:sz="0" w:space="0" w:color="auto"/>
        <w:right w:val="none" w:sz="0" w:space="0" w:color="auto"/>
      </w:divBdr>
    </w:div>
    <w:div w:id="711922185">
      <w:bodyDiv w:val="1"/>
      <w:marLeft w:val="0"/>
      <w:marRight w:val="0"/>
      <w:marTop w:val="0"/>
      <w:marBottom w:val="0"/>
      <w:divBdr>
        <w:top w:val="none" w:sz="0" w:space="0" w:color="auto"/>
        <w:left w:val="none" w:sz="0" w:space="0" w:color="auto"/>
        <w:bottom w:val="none" w:sz="0" w:space="0" w:color="auto"/>
        <w:right w:val="none" w:sz="0" w:space="0" w:color="auto"/>
      </w:divBdr>
    </w:div>
    <w:div w:id="711925666">
      <w:bodyDiv w:val="1"/>
      <w:marLeft w:val="0"/>
      <w:marRight w:val="0"/>
      <w:marTop w:val="0"/>
      <w:marBottom w:val="0"/>
      <w:divBdr>
        <w:top w:val="none" w:sz="0" w:space="0" w:color="auto"/>
        <w:left w:val="none" w:sz="0" w:space="0" w:color="auto"/>
        <w:bottom w:val="none" w:sz="0" w:space="0" w:color="auto"/>
        <w:right w:val="none" w:sz="0" w:space="0" w:color="auto"/>
      </w:divBdr>
    </w:div>
    <w:div w:id="711996117">
      <w:bodyDiv w:val="1"/>
      <w:marLeft w:val="0"/>
      <w:marRight w:val="0"/>
      <w:marTop w:val="0"/>
      <w:marBottom w:val="0"/>
      <w:divBdr>
        <w:top w:val="none" w:sz="0" w:space="0" w:color="auto"/>
        <w:left w:val="none" w:sz="0" w:space="0" w:color="auto"/>
        <w:bottom w:val="none" w:sz="0" w:space="0" w:color="auto"/>
        <w:right w:val="none" w:sz="0" w:space="0" w:color="auto"/>
      </w:divBdr>
    </w:div>
    <w:div w:id="712004580">
      <w:bodyDiv w:val="1"/>
      <w:marLeft w:val="0"/>
      <w:marRight w:val="0"/>
      <w:marTop w:val="0"/>
      <w:marBottom w:val="0"/>
      <w:divBdr>
        <w:top w:val="none" w:sz="0" w:space="0" w:color="auto"/>
        <w:left w:val="none" w:sz="0" w:space="0" w:color="auto"/>
        <w:bottom w:val="none" w:sz="0" w:space="0" w:color="auto"/>
        <w:right w:val="none" w:sz="0" w:space="0" w:color="auto"/>
      </w:divBdr>
    </w:div>
    <w:div w:id="712076590">
      <w:bodyDiv w:val="1"/>
      <w:marLeft w:val="0"/>
      <w:marRight w:val="0"/>
      <w:marTop w:val="0"/>
      <w:marBottom w:val="0"/>
      <w:divBdr>
        <w:top w:val="none" w:sz="0" w:space="0" w:color="auto"/>
        <w:left w:val="none" w:sz="0" w:space="0" w:color="auto"/>
        <w:bottom w:val="none" w:sz="0" w:space="0" w:color="auto"/>
        <w:right w:val="none" w:sz="0" w:space="0" w:color="auto"/>
      </w:divBdr>
    </w:div>
    <w:div w:id="712193312">
      <w:bodyDiv w:val="1"/>
      <w:marLeft w:val="0"/>
      <w:marRight w:val="0"/>
      <w:marTop w:val="0"/>
      <w:marBottom w:val="0"/>
      <w:divBdr>
        <w:top w:val="none" w:sz="0" w:space="0" w:color="auto"/>
        <w:left w:val="none" w:sz="0" w:space="0" w:color="auto"/>
        <w:bottom w:val="none" w:sz="0" w:space="0" w:color="auto"/>
        <w:right w:val="none" w:sz="0" w:space="0" w:color="auto"/>
      </w:divBdr>
    </w:div>
    <w:div w:id="712266365">
      <w:bodyDiv w:val="1"/>
      <w:marLeft w:val="0"/>
      <w:marRight w:val="0"/>
      <w:marTop w:val="0"/>
      <w:marBottom w:val="0"/>
      <w:divBdr>
        <w:top w:val="none" w:sz="0" w:space="0" w:color="auto"/>
        <w:left w:val="none" w:sz="0" w:space="0" w:color="auto"/>
        <w:bottom w:val="none" w:sz="0" w:space="0" w:color="auto"/>
        <w:right w:val="none" w:sz="0" w:space="0" w:color="auto"/>
      </w:divBdr>
    </w:div>
    <w:div w:id="712272427">
      <w:bodyDiv w:val="1"/>
      <w:marLeft w:val="0"/>
      <w:marRight w:val="0"/>
      <w:marTop w:val="0"/>
      <w:marBottom w:val="0"/>
      <w:divBdr>
        <w:top w:val="none" w:sz="0" w:space="0" w:color="auto"/>
        <w:left w:val="none" w:sz="0" w:space="0" w:color="auto"/>
        <w:bottom w:val="none" w:sz="0" w:space="0" w:color="auto"/>
        <w:right w:val="none" w:sz="0" w:space="0" w:color="auto"/>
      </w:divBdr>
    </w:div>
    <w:div w:id="712509435">
      <w:bodyDiv w:val="1"/>
      <w:marLeft w:val="0"/>
      <w:marRight w:val="0"/>
      <w:marTop w:val="0"/>
      <w:marBottom w:val="0"/>
      <w:divBdr>
        <w:top w:val="none" w:sz="0" w:space="0" w:color="auto"/>
        <w:left w:val="none" w:sz="0" w:space="0" w:color="auto"/>
        <w:bottom w:val="none" w:sz="0" w:space="0" w:color="auto"/>
        <w:right w:val="none" w:sz="0" w:space="0" w:color="auto"/>
      </w:divBdr>
    </w:div>
    <w:div w:id="712771274">
      <w:bodyDiv w:val="1"/>
      <w:marLeft w:val="0"/>
      <w:marRight w:val="0"/>
      <w:marTop w:val="0"/>
      <w:marBottom w:val="0"/>
      <w:divBdr>
        <w:top w:val="none" w:sz="0" w:space="0" w:color="auto"/>
        <w:left w:val="none" w:sz="0" w:space="0" w:color="auto"/>
        <w:bottom w:val="none" w:sz="0" w:space="0" w:color="auto"/>
        <w:right w:val="none" w:sz="0" w:space="0" w:color="auto"/>
      </w:divBdr>
    </w:div>
    <w:div w:id="712924170">
      <w:bodyDiv w:val="1"/>
      <w:marLeft w:val="0"/>
      <w:marRight w:val="0"/>
      <w:marTop w:val="0"/>
      <w:marBottom w:val="0"/>
      <w:divBdr>
        <w:top w:val="none" w:sz="0" w:space="0" w:color="auto"/>
        <w:left w:val="none" w:sz="0" w:space="0" w:color="auto"/>
        <w:bottom w:val="none" w:sz="0" w:space="0" w:color="auto"/>
        <w:right w:val="none" w:sz="0" w:space="0" w:color="auto"/>
      </w:divBdr>
    </w:div>
    <w:div w:id="712968603">
      <w:bodyDiv w:val="1"/>
      <w:marLeft w:val="0"/>
      <w:marRight w:val="0"/>
      <w:marTop w:val="0"/>
      <w:marBottom w:val="0"/>
      <w:divBdr>
        <w:top w:val="none" w:sz="0" w:space="0" w:color="auto"/>
        <w:left w:val="none" w:sz="0" w:space="0" w:color="auto"/>
        <w:bottom w:val="none" w:sz="0" w:space="0" w:color="auto"/>
        <w:right w:val="none" w:sz="0" w:space="0" w:color="auto"/>
      </w:divBdr>
    </w:div>
    <w:div w:id="712969924">
      <w:bodyDiv w:val="1"/>
      <w:marLeft w:val="0"/>
      <w:marRight w:val="0"/>
      <w:marTop w:val="0"/>
      <w:marBottom w:val="0"/>
      <w:divBdr>
        <w:top w:val="none" w:sz="0" w:space="0" w:color="auto"/>
        <w:left w:val="none" w:sz="0" w:space="0" w:color="auto"/>
        <w:bottom w:val="none" w:sz="0" w:space="0" w:color="auto"/>
        <w:right w:val="none" w:sz="0" w:space="0" w:color="auto"/>
      </w:divBdr>
    </w:div>
    <w:div w:id="713037984">
      <w:bodyDiv w:val="1"/>
      <w:marLeft w:val="0"/>
      <w:marRight w:val="0"/>
      <w:marTop w:val="0"/>
      <w:marBottom w:val="0"/>
      <w:divBdr>
        <w:top w:val="none" w:sz="0" w:space="0" w:color="auto"/>
        <w:left w:val="none" w:sz="0" w:space="0" w:color="auto"/>
        <w:bottom w:val="none" w:sz="0" w:space="0" w:color="auto"/>
        <w:right w:val="none" w:sz="0" w:space="0" w:color="auto"/>
      </w:divBdr>
    </w:div>
    <w:div w:id="713233314">
      <w:bodyDiv w:val="1"/>
      <w:marLeft w:val="0"/>
      <w:marRight w:val="0"/>
      <w:marTop w:val="0"/>
      <w:marBottom w:val="0"/>
      <w:divBdr>
        <w:top w:val="none" w:sz="0" w:space="0" w:color="auto"/>
        <w:left w:val="none" w:sz="0" w:space="0" w:color="auto"/>
        <w:bottom w:val="none" w:sz="0" w:space="0" w:color="auto"/>
        <w:right w:val="none" w:sz="0" w:space="0" w:color="auto"/>
      </w:divBdr>
    </w:div>
    <w:div w:id="713236169">
      <w:bodyDiv w:val="1"/>
      <w:marLeft w:val="0"/>
      <w:marRight w:val="0"/>
      <w:marTop w:val="0"/>
      <w:marBottom w:val="0"/>
      <w:divBdr>
        <w:top w:val="none" w:sz="0" w:space="0" w:color="auto"/>
        <w:left w:val="none" w:sz="0" w:space="0" w:color="auto"/>
        <w:bottom w:val="none" w:sz="0" w:space="0" w:color="auto"/>
        <w:right w:val="none" w:sz="0" w:space="0" w:color="auto"/>
      </w:divBdr>
    </w:div>
    <w:div w:id="713314943">
      <w:bodyDiv w:val="1"/>
      <w:marLeft w:val="0"/>
      <w:marRight w:val="0"/>
      <w:marTop w:val="0"/>
      <w:marBottom w:val="0"/>
      <w:divBdr>
        <w:top w:val="none" w:sz="0" w:space="0" w:color="auto"/>
        <w:left w:val="none" w:sz="0" w:space="0" w:color="auto"/>
        <w:bottom w:val="none" w:sz="0" w:space="0" w:color="auto"/>
        <w:right w:val="none" w:sz="0" w:space="0" w:color="auto"/>
      </w:divBdr>
    </w:div>
    <w:div w:id="713389417">
      <w:bodyDiv w:val="1"/>
      <w:marLeft w:val="0"/>
      <w:marRight w:val="0"/>
      <w:marTop w:val="0"/>
      <w:marBottom w:val="0"/>
      <w:divBdr>
        <w:top w:val="none" w:sz="0" w:space="0" w:color="auto"/>
        <w:left w:val="none" w:sz="0" w:space="0" w:color="auto"/>
        <w:bottom w:val="none" w:sz="0" w:space="0" w:color="auto"/>
        <w:right w:val="none" w:sz="0" w:space="0" w:color="auto"/>
      </w:divBdr>
    </w:div>
    <w:div w:id="713390065">
      <w:bodyDiv w:val="1"/>
      <w:marLeft w:val="0"/>
      <w:marRight w:val="0"/>
      <w:marTop w:val="0"/>
      <w:marBottom w:val="0"/>
      <w:divBdr>
        <w:top w:val="none" w:sz="0" w:space="0" w:color="auto"/>
        <w:left w:val="none" w:sz="0" w:space="0" w:color="auto"/>
        <w:bottom w:val="none" w:sz="0" w:space="0" w:color="auto"/>
        <w:right w:val="none" w:sz="0" w:space="0" w:color="auto"/>
      </w:divBdr>
    </w:div>
    <w:div w:id="713426723">
      <w:bodyDiv w:val="1"/>
      <w:marLeft w:val="0"/>
      <w:marRight w:val="0"/>
      <w:marTop w:val="0"/>
      <w:marBottom w:val="0"/>
      <w:divBdr>
        <w:top w:val="none" w:sz="0" w:space="0" w:color="auto"/>
        <w:left w:val="none" w:sz="0" w:space="0" w:color="auto"/>
        <w:bottom w:val="none" w:sz="0" w:space="0" w:color="auto"/>
        <w:right w:val="none" w:sz="0" w:space="0" w:color="auto"/>
      </w:divBdr>
    </w:div>
    <w:div w:id="713432368">
      <w:bodyDiv w:val="1"/>
      <w:marLeft w:val="0"/>
      <w:marRight w:val="0"/>
      <w:marTop w:val="0"/>
      <w:marBottom w:val="0"/>
      <w:divBdr>
        <w:top w:val="none" w:sz="0" w:space="0" w:color="auto"/>
        <w:left w:val="none" w:sz="0" w:space="0" w:color="auto"/>
        <w:bottom w:val="none" w:sz="0" w:space="0" w:color="auto"/>
        <w:right w:val="none" w:sz="0" w:space="0" w:color="auto"/>
      </w:divBdr>
    </w:div>
    <w:div w:id="713506428">
      <w:bodyDiv w:val="1"/>
      <w:marLeft w:val="0"/>
      <w:marRight w:val="0"/>
      <w:marTop w:val="0"/>
      <w:marBottom w:val="0"/>
      <w:divBdr>
        <w:top w:val="none" w:sz="0" w:space="0" w:color="auto"/>
        <w:left w:val="none" w:sz="0" w:space="0" w:color="auto"/>
        <w:bottom w:val="none" w:sz="0" w:space="0" w:color="auto"/>
        <w:right w:val="none" w:sz="0" w:space="0" w:color="auto"/>
      </w:divBdr>
    </w:div>
    <w:div w:id="713578867">
      <w:bodyDiv w:val="1"/>
      <w:marLeft w:val="0"/>
      <w:marRight w:val="0"/>
      <w:marTop w:val="0"/>
      <w:marBottom w:val="0"/>
      <w:divBdr>
        <w:top w:val="none" w:sz="0" w:space="0" w:color="auto"/>
        <w:left w:val="none" w:sz="0" w:space="0" w:color="auto"/>
        <w:bottom w:val="none" w:sz="0" w:space="0" w:color="auto"/>
        <w:right w:val="none" w:sz="0" w:space="0" w:color="auto"/>
      </w:divBdr>
    </w:div>
    <w:div w:id="713886479">
      <w:bodyDiv w:val="1"/>
      <w:marLeft w:val="0"/>
      <w:marRight w:val="0"/>
      <w:marTop w:val="0"/>
      <w:marBottom w:val="0"/>
      <w:divBdr>
        <w:top w:val="none" w:sz="0" w:space="0" w:color="auto"/>
        <w:left w:val="none" w:sz="0" w:space="0" w:color="auto"/>
        <w:bottom w:val="none" w:sz="0" w:space="0" w:color="auto"/>
        <w:right w:val="none" w:sz="0" w:space="0" w:color="auto"/>
      </w:divBdr>
    </w:div>
    <w:div w:id="713889356">
      <w:bodyDiv w:val="1"/>
      <w:marLeft w:val="0"/>
      <w:marRight w:val="0"/>
      <w:marTop w:val="0"/>
      <w:marBottom w:val="0"/>
      <w:divBdr>
        <w:top w:val="none" w:sz="0" w:space="0" w:color="auto"/>
        <w:left w:val="none" w:sz="0" w:space="0" w:color="auto"/>
        <w:bottom w:val="none" w:sz="0" w:space="0" w:color="auto"/>
        <w:right w:val="none" w:sz="0" w:space="0" w:color="auto"/>
      </w:divBdr>
    </w:div>
    <w:div w:id="713964648">
      <w:bodyDiv w:val="1"/>
      <w:marLeft w:val="0"/>
      <w:marRight w:val="0"/>
      <w:marTop w:val="0"/>
      <w:marBottom w:val="0"/>
      <w:divBdr>
        <w:top w:val="none" w:sz="0" w:space="0" w:color="auto"/>
        <w:left w:val="none" w:sz="0" w:space="0" w:color="auto"/>
        <w:bottom w:val="none" w:sz="0" w:space="0" w:color="auto"/>
        <w:right w:val="none" w:sz="0" w:space="0" w:color="auto"/>
      </w:divBdr>
      <w:divsChild>
        <w:div w:id="24600203">
          <w:marLeft w:val="480"/>
          <w:marRight w:val="0"/>
          <w:marTop w:val="0"/>
          <w:marBottom w:val="0"/>
          <w:divBdr>
            <w:top w:val="none" w:sz="0" w:space="0" w:color="auto"/>
            <w:left w:val="none" w:sz="0" w:space="0" w:color="auto"/>
            <w:bottom w:val="none" w:sz="0" w:space="0" w:color="auto"/>
            <w:right w:val="none" w:sz="0" w:space="0" w:color="auto"/>
          </w:divBdr>
        </w:div>
        <w:div w:id="33893770">
          <w:marLeft w:val="480"/>
          <w:marRight w:val="0"/>
          <w:marTop w:val="0"/>
          <w:marBottom w:val="0"/>
          <w:divBdr>
            <w:top w:val="none" w:sz="0" w:space="0" w:color="auto"/>
            <w:left w:val="none" w:sz="0" w:space="0" w:color="auto"/>
            <w:bottom w:val="none" w:sz="0" w:space="0" w:color="auto"/>
            <w:right w:val="none" w:sz="0" w:space="0" w:color="auto"/>
          </w:divBdr>
        </w:div>
        <w:div w:id="40598019">
          <w:marLeft w:val="480"/>
          <w:marRight w:val="0"/>
          <w:marTop w:val="0"/>
          <w:marBottom w:val="0"/>
          <w:divBdr>
            <w:top w:val="none" w:sz="0" w:space="0" w:color="auto"/>
            <w:left w:val="none" w:sz="0" w:space="0" w:color="auto"/>
            <w:bottom w:val="none" w:sz="0" w:space="0" w:color="auto"/>
            <w:right w:val="none" w:sz="0" w:space="0" w:color="auto"/>
          </w:divBdr>
        </w:div>
        <w:div w:id="41757495">
          <w:marLeft w:val="480"/>
          <w:marRight w:val="0"/>
          <w:marTop w:val="0"/>
          <w:marBottom w:val="0"/>
          <w:divBdr>
            <w:top w:val="none" w:sz="0" w:space="0" w:color="auto"/>
            <w:left w:val="none" w:sz="0" w:space="0" w:color="auto"/>
            <w:bottom w:val="none" w:sz="0" w:space="0" w:color="auto"/>
            <w:right w:val="none" w:sz="0" w:space="0" w:color="auto"/>
          </w:divBdr>
        </w:div>
        <w:div w:id="49109654">
          <w:marLeft w:val="480"/>
          <w:marRight w:val="0"/>
          <w:marTop w:val="0"/>
          <w:marBottom w:val="0"/>
          <w:divBdr>
            <w:top w:val="none" w:sz="0" w:space="0" w:color="auto"/>
            <w:left w:val="none" w:sz="0" w:space="0" w:color="auto"/>
            <w:bottom w:val="none" w:sz="0" w:space="0" w:color="auto"/>
            <w:right w:val="none" w:sz="0" w:space="0" w:color="auto"/>
          </w:divBdr>
        </w:div>
        <w:div w:id="192425302">
          <w:marLeft w:val="480"/>
          <w:marRight w:val="0"/>
          <w:marTop w:val="0"/>
          <w:marBottom w:val="0"/>
          <w:divBdr>
            <w:top w:val="none" w:sz="0" w:space="0" w:color="auto"/>
            <w:left w:val="none" w:sz="0" w:space="0" w:color="auto"/>
            <w:bottom w:val="none" w:sz="0" w:space="0" w:color="auto"/>
            <w:right w:val="none" w:sz="0" w:space="0" w:color="auto"/>
          </w:divBdr>
        </w:div>
        <w:div w:id="285158328">
          <w:marLeft w:val="480"/>
          <w:marRight w:val="0"/>
          <w:marTop w:val="0"/>
          <w:marBottom w:val="0"/>
          <w:divBdr>
            <w:top w:val="none" w:sz="0" w:space="0" w:color="auto"/>
            <w:left w:val="none" w:sz="0" w:space="0" w:color="auto"/>
            <w:bottom w:val="none" w:sz="0" w:space="0" w:color="auto"/>
            <w:right w:val="none" w:sz="0" w:space="0" w:color="auto"/>
          </w:divBdr>
        </w:div>
        <w:div w:id="366029057">
          <w:marLeft w:val="480"/>
          <w:marRight w:val="0"/>
          <w:marTop w:val="0"/>
          <w:marBottom w:val="0"/>
          <w:divBdr>
            <w:top w:val="none" w:sz="0" w:space="0" w:color="auto"/>
            <w:left w:val="none" w:sz="0" w:space="0" w:color="auto"/>
            <w:bottom w:val="none" w:sz="0" w:space="0" w:color="auto"/>
            <w:right w:val="none" w:sz="0" w:space="0" w:color="auto"/>
          </w:divBdr>
        </w:div>
        <w:div w:id="384790997">
          <w:marLeft w:val="480"/>
          <w:marRight w:val="0"/>
          <w:marTop w:val="0"/>
          <w:marBottom w:val="0"/>
          <w:divBdr>
            <w:top w:val="none" w:sz="0" w:space="0" w:color="auto"/>
            <w:left w:val="none" w:sz="0" w:space="0" w:color="auto"/>
            <w:bottom w:val="none" w:sz="0" w:space="0" w:color="auto"/>
            <w:right w:val="none" w:sz="0" w:space="0" w:color="auto"/>
          </w:divBdr>
        </w:div>
        <w:div w:id="390429007">
          <w:marLeft w:val="480"/>
          <w:marRight w:val="0"/>
          <w:marTop w:val="0"/>
          <w:marBottom w:val="0"/>
          <w:divBdr>
            <w:top w:val="none" w:sz="0" w:space="0" w:color="auto"/>
            <w:left w:val="none" w:sz="0" w:space="0" w:color="auto"/>
            <w:bottom w:val="none" w:sz="0" w:space="0" w:color="auto"/>
            <w:right w:val="none" w:sz="0" w:space="0" w:color="auto"/>
          </w:divBdr>
        </w:div>
        <w:div w:id="399867848">
          <w:marLeft w:val="480"/>
          <w:marRight w:val="0"/>
          <w:marTop w:val="0"/>
          <w:marBottom w:val="0"/>
          <w:divBdr>
            <w:top w:val="none" w:sz="0" w:space="0" w:color="auto"/>
            <w:left w:val="none" w:sz="0" w:space="0" w:color="auto"/>
            <w:bottom w:val="none" w:sz="0" w:space="0" w:color="auto"/>
            <w:right w:val="none" w:sz="0" w:space="0" w:color="auto"/>
          </w:divBdr>
        </w:div>
        <w:div w:id="417674994">
          <w:marLeft w:val="480"/>
          <w:marRight w:val="0"/>
          <w:marTop w:val="0"/>
          <w:marBottom w:val="0"/>
          <w:divBdr>
            <w:top w:val="none" w:sz="0" w:space="0" w:color="auto"/>
            <w:left w:val="none" w:sz="0" w:space="0" w:color="auto"/>
            <w:bottom w:val="none" w:sz="0" w:space="0" w:color="auto"/>
            <w:right w:val="none" w:sz="0" w:space="0" w:color="auto"/>
          </w:divBdr>
        </w:div>
        <w:div w:id="418186033">
          <w:marLeft w:val="480"/>
          <w:marRight w:val="0"/>
          <w:marTop w:val="0"/>
          <w:marBottom w:val="0"/>
          <w:divBdr>
            <w:top w:val="none" w:sz="0" w:space="0" w:color="auto"/>
            <w:left w:val="none" w:sz="0" w:space="0" w:color="auto"/>
            <w:bottom w:val="none" w:sz="0" w:space="0" w:color="auto"/>
            <w:right w:val="none" w:sz="0" w:space="0" w:color="auto"/>
          </w:divBdr>
        </w:div>
        <w:div w:id="427046453">
          <w:marLeft w:val="480"/>
          <w:marRight w:val="0"/>
          <w:marTop w:val="0"/>
          <w:marBottom w:val="0"/>
          <w:divBdr>
            <w:top w:val="none" w:sz="0" w:space="0" w:color="auto"/>
            <w:left w:val="none" w:sz="0" w:space="0" w:color="auto"/>
            <w:bottom w:val="none" w:sz="0" w:space="0" w:color="auto"/>
            <w:right w:val="none" w:sz="0" w:space="0" w:color="auto"/>
          </w:divBdr>
        </w:div>
        <w:div w:id="427123070">
          <w:marLeft w:val="480"/>
          <w:marRight w:val="0"/>
          <w:marTop w:val="0"/>
          <w:marBottom w:val="0"/>
          <w:divBdr>
            <w:top w:val="none" w:sz="0" w:space="0" w:color="auto"/>
            <w:left w:val="none" w:sz="0" w:space="0" w:color="auto"/>
            <w:bottom w:val="none" w:sz="0" w:space="0" w:color="auto"/>
            <w:right w:val="none" w:sz="0" w:space="0" w:color="auto"/>
          </w:divBdr>
        </w:div>
        <w:div w:id="554466492">
          <w:marLeft w:val="480"/>
          <w:marRight w:val="0"/>
          <w:marTop w:val="0"/>
          <w:marBottom w:val="0"/>
          <w:divBdr>
            <w:top w:val="none" w:sz="0" w:space="0" w:color="auto"/>
            <w:left w:val="none" w:sz="0" w:space="0" w:color="auto"/>
            <w:bottom w:val="none" w:sz="0" w:space="0" w:color="auto"/>
            <w:right w:val="none" w:sz="0" w:space="0" w:color="auto"/>
          </w:divBdr>
        </w:div>
        <w:div w:id="576551758">
          <w:marLeft w:val="480"/>
          <w:marRight w:val="0"/>
          <w:marTop w:val="0"/>
          <w:marBottom w:val="0"/>
          <w:divBdr>
            <w:top w:val="none" w:sz="0" w:space="0" w:color="auto"/>
            <w:left w:val="none" w:sz="0" w:space="0" w:color="auto"/>
            <w:bottom w:val="none" w:sz="0" w:space="0" w:color="auto"/>
            <w:right w:val="none" w:sz="0" w:space="0" w:color="auto"/>
          </w:divBdr>
        </w:div>
        <w:div w:id="609895779">
          <w:marLeft w:val="480"/>
          <w:marRight w:val="0"/>
          <w:marTop w:val="0"/>
          <w:marBottom w:val="0"/>
          <w:divBdr>
            <w:top w:val="none" w:sz="0" w:space="0" w:color="auto"/>
            <w:left w:val="none" w:sz="0" w:space="0" w:color="auto"/>
            <w:bottom w:val="none" w:sz="0" w:space="0" w:color="auto"/>
            <w:right w:val="none" w:sz="0" w:space="0" w:color="auto"/>
          </w:divBdr>
        </w:div>
        <w:div w:id="674113766">
          <w:marLeft w:val="480"/>
          <w:marRight w:val="0"/>
          <w:marTop w:val="0"/>
          <w:marBottom w:val="0"/>
          <w:divBdr>
            <w:top w:val="none" w:sz="0" w:space="0" w:color="auto"/>
            <w:left w:val="none" w:sz="0" w:space="0" w:color="auto"/>
            <w:bottom w:val="none" w:sz="0" w:space="0" w:color="auto"/>
            <w:right w:val="none" w:sz="0" w:space="0" w:color="auto"/>
          </w:divBdr>
        </w:div>
        <w:div w:id="709375111">
          <w:marLeft w:val="480"/>
          <w:marRight w:val="0"/>
          <w:marTop w:val="0"/>
          <w:marBottom w:val="0"/>
          <w:divBdr>
            <w:top w:val="none" w:sz="0" w:space="0" w:color="auto"/>
            <w:left w:val="none" w:sz="0" w:space="0" w:color="auto"/>
            <w:bottom w:val="none" w:sz="0" w:space="0" w:color="auto"/>
            <w:right w:val="none" w:sz="0" w:space="0" w:color="auto"/>
          </w:divBdr>
        </w:div>
        <w:div w:id="794953369">
          <w:marLeft w:val="480"/>
          <w:marRight w:val="0"/>
          <w:marTop w:val="0"/>
          <w:marBottom w:val="0"/>
          <w:divBdr>
            <w:top w:val="none" w:sz="0" w:space="0" w:color="auto"/>
            <w:left w:val="none" w:sz="0" w:space="0" w:color="auto"/>
            <w:bottom w:val="none" w:sz="0" w:space="0" w:color="auto"/>
            <w:right w:val="none" w:sz="0" w:space="0" w:color="auto"/>
          </w:divBdr>
        </w:div>
        <w:div w:id="891891753">
          <w:marLeft w:val="480"/>
          <w:marRight w:val="0"/>
          <w:marTop w:val="0"/>
          <w:marBottom w:val="0"/>
          <w:divBdr>
            <w:top w:val="none" w:sz="0" w:space="0" w:color="auto"/>
            <w:left w:val="none" w:sz="0" w:space="0" w:color="auto"/>
            <w:bottom w:val="none" w:sz="0" w:space="0" w:color="auto"/>
            <w:right w:val="none" w:sz="0" w:space="0" w:color="auto"/>
          </w:divBdr>
        </w:div>
        <w:div w:id="902646332">
          <w:marLeft w:val="480"/>
          <w:marRight w:val="0"/>
          <w:marTop w:val="0"/>
          <w:marBottom w:val="0"/>
          <w:divBdr>
            <w:top w:val="none" w:sz="0" w:space="0" w:color="auto"/>
            <w:left w:val="none" w:sz="0" w:space="0" w:color="auto"/>
            <w:bottom w:val="none" w:sz="0" w:space="0" w:color="auto"/>
            <w:right w:val="none" w:sz="0" w:space="0" w:color="auto"/>
          </w:divBdr>
        </w:div>
      </w:divsChild>
    </w:div>
    <w:div w:id="714040435">
      <w:bodyDiv w:val="1"/>
      <w:marLeft w:val="0"/>
      <w:marRight w:val="0"/>
      <w:marTop w:val="0"/>
      <w:marBottom w:val="0"/>
      <w:divBdr>
        <w:top w:val="none" w:sz="0" w:space="0" w:color="auto"/>
        <w:left w:val="none" w:sz="0" w:space="0" w:color="auto"/>
        <w:bottom w:val="none" w:sz="0" w:space="0" w:color="auto"/>
        <w:right w:val="none" w:sz="0" w:space="0" w:color="auto"/>
      </w:divBdr>
    </w:div>
    <w:div w:id="714042485">
      <w:bodyDiv w:val="1"/>
      <w:marLeft w:val="0"/>
      <w:marRight w:val="0"/>
      <w:marTop w:val="0"/>
      <w:marBottom w:val="0"/>
      <w:divBdr>
        <w:top w:val="none" w:sz="0" w:space="0" w:color="auto"/>
        <w:left w:val="none" w:sz="0" w:space="0" w:color="auto"/>
        <w:bottom w:val="none" w:sz="0" w:space="0" w:color="auto"/>
        <w:right w:val="none" w:sz="0" w:space="0" w:color="auto"/>
      </w:divBdr>
    </w:div>
    <w:div w:id="714042500">
      <w:bodyDiv w:val="1"/>
      <w:marLeft w:val="0"/>
      <w:marRight w:val="0"/>
      <w:marTop w:val="0"/>
      <w:marBottom w:val="0"/>
      <w:divBdr>
        <w:top w:val="none" w:sz="0" w:space="0" w:color="auto"/>
        <w:left w:val="none" w:sz="0" w:space="0" w:color="auto"/>
        <w:bottom w:val="none" w:sz="0" w:space="0" w:color="auto"/>
        <w:right w:val="none" w:sz="0" w:space="0" w:color="auto"/>
      </w:divBdr>
    </w:div>
    <w:div w:id="714043058">
      <w:bodyDiv w:val="1"/>
      <w:marLeft w:val="0"/>
      <w:marRight w:val="0"/>
      <w:marTop w:val="0"/>
      <w:marBottom w:val="0"/>
      <w:divBdr>
        <w:top w:val="none" w:sz="0" w:space="0" w:color="auto"/>
        <w:left w:val="none" w:sz="0" w:space="0" w:color="auto"/>
        <w:bottom w:val="none" w:sz="0" w:space="0" w:color="auto"/>
        <w:right w:val="none" w:sz="0" w:space="0" w:color="auto"/>
      </w:divBdr>
      <w:divsChild>
        <w:div w:id="668036">
          <w:marLeft w:val="480"/>
          <w:marRight w:val="0"/>
          <w:marTop w:val="0"/>
          <w:marBottom w:val="0"/>
          <w:divBdr>
            <w:top w:val="none" w:sz="0" w:space="0" w:color="auto"/>
            <w:left w:val="none" w:sz="0" w:space="0" w:color="auto"/>
            <w:bottom w:val="none" w:sz="0" w:space="0" w:color="auto"/>
            <w:right w:val="none" w:sz="0" w:space="0" w:color="auto"/>
          </w:divBdr>
        </w:div>
        <w:div w:id="55671225">
          <w:marLeft w:val="480"/>
          <w:marRight w:val="0"/>
          <w:marTop w:val="0"/>
          <w:marBottom w:val="0"/>
          <w:divBdr>
            <w:top w:val="none" w:sz="0" w:space="0" w:color="auto"/>
            <w:left w:val="none" w:sz="0" w:space="0" w:color="auto"/>
            <w:bottom w:val="none" w:sz="0" w:space="0" w:color="auto"/>
            <w:right w:val="none" w:sz="0" w:space="0" w:color="auto"/>
          </w:divBdr>
        </w:div>
        <w:div w:id="101193523">
          <w:marLeft w:val="480"/>
          <w:marRight w:val="0"/>
          <w:marTop w:val="0"/>
          <w:marBottom w:val="0"/>
          <w:divBdr>
            <w:top w:val="none" w:sz="0" w:space="0" w:color="auto"/>
            <w:left w:val="none" w:sz="0" w:space="0" w:color="auto"/>
            <w:bottom w:val="none" w:sz="0" w:space="0" w:color="auto"/>
            <w:right w:val="none" w:sz="0" w:space="0" w:color="auto"/>
          </w:divBdr>
        </w:div>
        <w:div w:id="135804940">
          <w:marLeft w:val="480"/>
          <w:marRight w:val="0"/>
          <w:marTop w:val="0"/>
          <w:marBottom w:val="0"/>
          <w:divBdr>
            <w:top w:val="none" w:sz="0" w:space="0" w:color="auto"/>
            <w:left w:val="none" w:sz="0" w:space="0" w:color="auto"/>
            <w:bottom w:val="none" w:sz="0" w:space="0" w:color="auto"/>
            <w:right w:val="none" w:sz="0" w:space="0" w:color="auto"/>
          </w:divBdr>
        </w:div>
        <w:div w:id="143669151">
          <w:marLeft w:val="480"/>
          <w:marRight w:val="0"/>
          <w:marTop w:val="0"/>
          <w:marBottom w:val="0"/>
          <w:divBdr>
            <w:top w:val="none" w:sz="0" w:space="0" w:color="auto"/>
            <w:left w:val="none" w:sz="0" w:space="0" w:color="auto"/>
            <w:bottom w:val="none" w:sz="0" w:space="0" w:color="auto"/>
            <w:right w:val="none" w:sz="0" w:space="0" w:color="auto"/>
          </w:divBdr>
        </w:div>
        <w:div w:id="327372105">
          <w:marLeft w:val="480"/>
          <w:marRight w:val="0"/>
          <w:marTop w:val="0"/>
          <w:marBottom w:val="0"/>
          <w:divBdr>
            <w:top w:val="none" w:sz="0" w:space="0" w:color="auto"/>
            <w:left w:val="none" w:sz="0" w:space="0" w:color="auto"/>
            <w:bottom w:val="none" w:sz="0" w:space="0" w:color="auto"/>
            <w:right w:val="none" w:sz="0" w:space="0" w:color="auto"/>
          </w:divBdr>
        </w:div>
        <w:div w:id="406809502">
          <w:marLeft w:val="480"/>
          <w:marRight w:val="0"/>
          <w:marTop w:val="0"/>
          <w:marBottom w:val="0"/>
          <w:divBdr>
            <w:top w:val="none" w:sz="0" w:space="0" w:color="auto"/>
            <w:left w:val="none" w:sz="0" w:space="0" w:color="auto"/>
            <w:bottom w:val="none" w:sz="0" w:space="0" w:color="auto"/>
            <w:right w:val="none" w:sz="0" w:space="0" w:color="auto"/>
          </w:divBdr>
        </w:div>
        <w:div w:id="433134506">
          <w:marLeft w:val="480"/>
          <w:marRight w:val="0"/>
          <w:marTop w:val="0"/>
          <w:marBottom w:val="0"/>
          <w:divBdr>
            <w:top w:val="none" w:sz="0" w:space="0" w:color="auto"/>
            <w:left w:val="none" w:sz="0" w:space="0" w:color="auto"/>
            <w:bottom w:val="none" w:sz="0" w:space="0" w:color="auto"/>
            <w:right w:val="none" w:sz="0" w:space="0" w:color="auto"/>
          </w:divBdr>
        </w:div>
        <w:div w:id="481654108">
          <w:marLeft w:val="480"/>
          <w:marRight w:val="0"/>
          <w:marTop w:val="0"/>
          <w:marBottom w:val="0"/>
          <w:divBdr>
            <w:top w:val="none" w:sz="0" w:space="0" w:color="auto"/>
            <w:left w:val="none" w:sz="0" w:space="0" w:color="auto"/>
            <w:bottom w:val="none" w:sz="0" w:space="0" w:color="auto"/>
            <w:right w:val="none" w:sz="0" w:space="0" w:color="auto"/>
          </w:divBdr>
        </w:div>
        <w:div w:id="491529951">
          <w:marLeft w:val="480"/>
          <w:marRight w:val="0"/>
          <w:marTop w:val="0"/>
          <w:marBottom w:val="0"/>
          <w:divBdr>
            <w:top w:val="none" w:sz="0" w:space="0" w:color="auto"/>
            <w:left w:val="none" w:sz="0" w:space="0" w:color="auto"/>
            <w:bottom w:val="none" w:sz="0" w:space="0" w:color="auto"/>
            <w:right w:val="none" w:sz="0" w:space="0" w:color="auto"/>
          </w:divBdr>
        </w:div>
        <w:div w:id="600456863">
          <w:marLeft w:val="480"/>
          <w:marRight w:val="0"/>
          <w:marTop w:val="0"/>
          <w:marBottom w:val="0"/>
          <w:divBdr>
            <w:top w:val="none" w:sz="0" w:space="0" w:color="auto"/>
            <w:left w:val="none" w:sz="0" w:space="0" w:color="auto"/>
            <w:bottom w:val="none" w:sz="0" w:space="0" w:color="auto"/>
            <w:right w:val="none" w:sz="0" w:space="0" w:color="auto"/>
          </w:divBdr>
        </w:div>
        <w:div w:id="643051480">
          <w:marLeft w:val="480"/>
          <w:marRight w:val="0"/>
          <w:marTop w:val="0"/>
          <w:marBottom w:val="0"/>
          <w:divBdr>
            <w:top w:val="none" w:sz="0" w:space="0" w:color="auto"/>
            <w:left w:val="none" w:sz="0" w:space="0" w:color="auto"/>
            <w:bottom w:val="none" w:sz="0" w:space="0" w:color="auto"/>
            <w:right w:val="none" w:sz="0" w:space="0" w:color="auto"/>
          </w:divBdr>
        </w:div>
        <w:div w:id="651327753">
          <w:marLeft w:val="480"/>
          <w:marRight w:val="0"/>
          <w:marTop w:val="0"/>
          <w:marBottom w:val="0"/>
          <w:divBdr>
            <w:top w:val="none" w:sz="0" w:space="0" w:color="auto"/>
            <w:left w:val="none" w:sz="0" w:space="0" w:color="auto"/>
            <w:bottom w:val="none" w:sz="0" w:space="0" w:color="auto"/>
            <w:right w:val="none" w:sz="0" w:space="0" w:color="auto"/>
          </w:divBdr>
        </w:div>
        <w:div w:id="652222042">
          <w:marLeft w:val="480"/>
          <w:marRight w:val="0"/>
          <w:marTop w:val="0"/>
          <w:marBottom w:val="0"/>
          <w:divBdr>
            <w:top w:val="none" w:sz="0" w:space="0" w:color="auto"/>
            <w:left w:val="none" w:sz="0" w:space="0" w:color="auto"/>
            <w:bottom w:val="none" w:sz="0" w:space="0" w:color="auto"/>
            <w:right w:val="none" w:sz="0" w:space="0" w:color="auto"/>
          </w:divBdr>
        </w:div>
        <w:div w:id="669598337">
          <w:marLeft w:val="480"/>
          <w:marRight w:val="0"/>
          <w:marTop w:val="0"/>
          <w:marBottom w:val="0"/>
          <w:divBdr>
            <w:top w:val="none" w:sz="0" w:space="0" w:color="auto"/>
            <w:left w:val="none" w:sz="0" w:space="0" w:color="auto"/>
            <w:bottom w:val="none" w:sz="0" w:space="0" w:color="auto"/>
            <w:right w:val="none" w:sz="0" w:space="0" w:color="auto"/>
          </w:divBdr>
        </w:div>
        <w:div w:id="722296562">
          <w:marLeft w:val="480"/>
          <w:marRight w:val="0"/>
          <w:marTop w:val="0"/>
          <w:marBottom w:val="0"/>
          <w:divBdr>
            <w:top w:val="none" w:sz="0" w:space="0" w:color="auto"/>
            <w:left w:val="none" w:sz="0" w:space="0" w:color="auto"/>
            <w:bottom w:val="none" w:sz="0" w:space="0" w:color="auto"/>
            <w:right w:val="none" w:sz="0" w:space="0" w:color="auto"/>
          </w:divBdr>
        </w:div>
        <w:div w:id="728041259">
          <w:marLeft w:val="480"/>
          <w:marRight w:val="0"/>
          <w:marTop w:val="0"/>
          <w:marBottom w:val="0"/>
          <w:divBdr>
            <w:top w:val="none" w:sz="0" w:space="0" w:color="auto"/>
            <w:left w:val="none" w:sz="0" w:space="0" w:color="auto"/>
            <w:bottom w:val="none" w:sz="0" w:space="0" w:color="auto"/>
            <w:right w:val="none" w:sz="0" w:space="0" w:color="auto"/>
          </w:divBdr>
        </w:div>
        <w:div w:id="783964656">
          <w:marLeft w:val="480"/>
          <w:marRight w:val="0"/>
          <w:marTop w:val="0"/>
          <w:marBottom w:val="0"/>
          <w:divBdr>
            <w:top w:val="none" w:sz="0" w:space="0" w:color="auto"/>
            <w:left w:val="none" w:sz="0" w:space="0" w:color="auto"/>
            <w:bottom w:val="none" w:sz="0" w:space="0" w:color="auto"/>
            <w:right w:val="none" w:sz="0" w:space="0" w:color="auto"/>
          </w:divBdr>
        </w:div>
        <w:div w:id="789014044">
          <w:marLeft w:val="480"/>
          <w:marRight w:val="0"/>
          <w:marTop w:val="0"/>
          <w:marBottom w:val="0"/>
          <w:divBdr>
            <w:top w:val="none" w:sz="0" w:space="0" w:color="auto"/>
            <w:left w:val="none" w:sz="0" w:space="0" w:color="auto"/>
            <w:bottom w:val="none" w:sz="0" w:space="0" w:color="auto"/>
            <w:right w:val="none" w:sz="0" w:space="0" w:color="auto"/>
          </w:divBdr>
        </w:div>
        <w:div w:id="880434726">
          <w:marLeft w:val="480"/>
          <w:marRight w:val="0"/>
          <w:marTop w:val="0"/>
          <w:marBottom w:val="0"/>
          <w:divBdr>
            <w:top w:val="none" w:sz="0" w:space="0" w:color="auto"/>
            <w:left w:val="none" w:sz="0" w:space="0" w:color="auto"/>
            <w:bottom w:val="none" w:sz="0" w:space="0" w:color="auto"/>
            <w:right w:val="none" w:sz="0" w:space="0" w:color="auto"/>
          </w:divBdr>
        </w:div>
      </w:divsChild>
    </w:div>
    <w:div w:id="714082539">
      <w:bodyDiv w:val="1"/>
      <w:marLeft w:val="0"/>
      <w:marRight w:val="0"/>
      <w:marTop w:val="0"/>
      <w:marBottom w:val="0"/>
      <w:divBdr>
        <w:top w:val="none" w:sz="0" w:space="0" w:color="auto"/>
        <w:left w:val="none" w:sz="0" w:space="0" w:color="auto"/>
        <w:bottom w:val="none" w:sz="0" w:space="0" w:color="auto"/>
        <w:right w:val="none" w:sz="0" w:space="0" w:color="auto"/>
      </w:divBdr>
    </w:div>
    <w:div w:id="714157065">
      <w:bodyDiv w:val="1"/>
      <w:marLeft w:val="0"/>
      <w:marRight w:val="0"/>
      <w:marTop w:val="0"/>
      <w:marBottom w:val="0"/>
      <w:divBdr>
        <w:top w:val="none" w:sz="0" w:space="0" w:color="auto"/>
        <w:left w:val="none" w:sz="0" w:space="0" w:color="auto"/>
        <w:bottom w:val="none" w:sz="0" w:space="0" w:color="auto"/>
        <w:right w:val="none" w:sz="0" w:space="0" w:color="auto"/>
      </w:divBdr>
    </w:div>
    <w:div w:id="714281828">
      <w:bodyDiv w:val="1"/>
      <w:marLeft w:val="0"/>
      <w:marRight w:val="0"/>
      <w:marTop w:val="0"/>
      <w:marBottom w:val="0"/>
      <w:divBdr>
        <w:top w:val="none" w:sz="0" w:space="0" w:color="auto"/>
        <w:left w:val="none" w:sz="0" w:space="0" w:color="auto"/>
        <w:bottom w:val="none" w:sz="0" w:space="0" w:color="auto"/>
        <w:right w:val="none" w:sz="0" w:space="0" w:color="auto"/>
      </w:divBdr>
    </w:div>
    <w:div w:id="714282016">
      <w:bodyDiv w:val="1"/>
      <w:marLeft w:val="0"/>
      <w:marRight w:val="0"/>
      <w:marTop w:val="0"/>
      <w:marBottom w:val="0"/>
      <w:divBdr>
        <w:top w:val="none" w:sz="0" w:space="0" w:color="auto"/>
        <w:left w:val="none" w:sz="0" w:space="0" w:color="auto"/>
        <w:bottom w:val="none" w:sz="0" w:space="0" w:color="auto"/>
        <w:right w:val="none" w:sz="0" w:space="0" w:color="auto"/>
      </w:divBdr>
    </w:div>
    <w:div w:id="714473477">
      <w:bodyDiv w:val="1"/>
      <w:marLeft w:val="0"/>
      <w:marRight w:val="0"/>
      <w:marTop w:val="0"/>
      <w:marBottom w:val="0"/>
      <w:divBdr>
        <w:top w:val="none" w:sz="0" w:space="0" w:color="auto"/>
        <w:left w:val="none" w:sz="0" w:space="0" w:color="auto"/>
        <w:bottom w:val="none" w:sz="0" w:space="0" w:color="auto"/>
        <w:right w:val="none" w:sz="0" w:space="0" w:color="auto"/>
      </w:divBdr>
    </w:div>
    <w:div w:id="714505791">
      <w:bodyDiv w:val="1"/>
      <w:marLeft w:val="0"/>
      <w:marRight w:val="0"/>
      <w:marTop w:val="0"/>
      <w:marBottom w:val="0"/>
      <w:divBdr>
        <w:top w:val="none" w:sz="0" w:space="0" w:color="auto"/>
        <w:left w:val="none" w:sz="0" w:space="0" w:color="auto"/>
        <w:bottom w:val="none" w:sz="0" w:space="0" w:color="auto"/>
        <w:right w:val="none" w:sz="0" w:space="0" w:color="auto"/>
      </w:divBdr>
    </w:div>
    <w:div w:id="714545461">
      <w:bodyDiv w:val="1"/>
      <w:marLeft w:val="0"/>
      <w:marRight w:val="0"/>
      <w:marTop w:val="0"/>
      <w:marBottom w:val="0"/>
      <w:divBdr>
        <w:top w:val="none" w:sz="0" w:space="0" w:color="auto"/>
        <w:left w:val="none" w:sz="0" w:space="0" w:color="auto"/>
        <w:bottom w:val="none" w:sz="0" w:space="0" w:color="auto"/>
        <w:right w:val="none" w:sz="0" w:space="0" w:color="auto"/>
      </w:divBdr>
    </w:div>
    <w:div w:id="714618791">
      <w:bodyDiv w:val="1"/>
      <w:marLeft w:val="0"/>
      <w:marRight w:val="0"/>
      <w:marTop w:val="0"/>
      <w:marBottom w:val="0"/>
      <w:divBdr>
        <w:top w:val="none" w:sz="0" w:space="0" w:color="auto"/>
        <w:left w:val="none" w:sz="0" w:space="0" w:color="auto"/>
        <w:bottom w:val="none" w:sz="0" w:space="0" w:color="auto"/>
        <w:right w:val="none" w:sz="0" w:space="0" w:color="auto"/>
      </w:divBdr>
    </w:div>
    <w:div w:id="714619958">
      <w:bodyDiv w:val="1"/>
      <w:marLeft w:val="0"/>
      <w:marRight w:val="0"/>
      <w:marTop w:val="0"/>
      <w:marBottom w:val="0"/>
      <w:divBdr>
        <w:top w:val="none" w:sz="0" w:space="0" w:color="auto"/>
        <w:left w:val="none" w:sz="0" w:space="0" w:color="auto"/>
        <w:bottom w:val="none" w:sz="0" w:space="0" w:color="auto"/>
        <w:right w:val="none" w:sz="0" w:space="0" w:color="auto"/>
      </w:divBdr>
      <w:divsChild>
        <w:div w:id="18968112">
          <w:marLeft w:val="480"/>
          <w:marRight w:val="0"/>
          <w:marTop w:val="0"/>
          <w:marBottom w:val="0"/>
          <w:divBdr>
            <w:top w:val="none" w:sz="0" w:space="0" w:color="auto"/>
            <w:left w:val="none" w:sz="0" w:space="0" w:color="auto"/>
            <w:bottom w:val="none" w:sz="0" w:space="0" w:color="auto"/>
            <w:right w:val="none" w:sz="0" w:space="0" w:color="auto"/>
          </w:divBdr>
        </w:div>
        <w:div w:id="45882179">
          <w:marLeft w:val="480"/>
          <w:marRight w:val="0"/>
          <w:marTop w:val="0"/>
          <w:marBottom w:val="0"/>
          <w:divBdr>
            <w:top w:val="none" w:sz="0" w:space="0" w:color="auto"/>
            <w:left w:val="none" w:sz="0" w:space="0" w:color="auto"/>
            <w:bottom w:val="none" w:sz="0" w:space="0" w:color="auto"/>
            <w:right w:val="none" w:sz="0" w:space="0" w:color="auto"/>
          </w:divBdr>
        </w:div>
        <w:div w:id="121005572">
          <w:marLeft w:val="480"/>
          <w:marRight w:val="0"/>
          <w:marTop w:val="0"/>
          <w:marBottom w:val="0"/>
          <w:divBdr>
            <w:top w:val="none" w:sz="0" w:space="0" w:color="auto"/>
            <w:left w:val="none" w:sz="0" w:space="0" w:color="auto"/>
            <w:bottom w:val="none" w:sz="0" w:space="0" w:color="auto"/>
            <w:right w:val="none" w:sz="0" w:space="0" w:color="auto"/>
          </w:divBdr>
        </w:div>
        <w:div w:id="166866947">
          <w:marLeft w:val="480"/>
          <w:marRight w:val="0"/>
          <w:marTop w:val="0"/>
          <w:marBottom w:val="0"/>
          <w:divBdr>
            <w:top w:val="none" w:sz="0" w:space="0" w:color="auto"/>
            <w:left w:val="none" w:sz="0" w:space="0" w:color="auto"/>
            <w:bottom w:val="none" w:sz="0" w:space="0" w:color="auto"/>
            <w:right w:val="none" w:sz="0" w:space="0" w:color="auto"/>
          </w:divBdr>
        </w:div>
        <w:div w:id="219634566">
          <w:marLeft w:val="480"/>
          <w:marRight w:val="0"/>
          <w:marTop w:val="0"/>
          <w:marBottom w:val="0"/>
          <w:divBdr>
            <w:top w:val="none" w:sz="0" w:space="0" w:color="auto"/>
            <w:left w:val="none" w:sz="0" w:space="0" w:color="auto"/>
            <w:bottom w:val="none" w:sz="0" w:space="0" w:color="auto"/>
            <w:right w:val="none" w:sz="0" w:space="0" w:color="auto"/>
          </w:divBdr>
        </w:div>
        <w:div w:id="220412916">
          <w:marLeft w:val="480"/>
          <w:marRight w:val="0"/>
          <w:marTop w:val="0"/>
          <w:marBottom w:val="0"/>
          <w:divBdr>
            <w:top w:val="none" w:sz="0" w:space="0" w:color="auto"/>
            <w:left w:val="none" w:sz="0" w:space="0" w:color="auto"/>
            <w:bottom w:val="none" w:sz="0" w:space="0" w:color="auto"/>
            <w:right w:val="none" w:sz="0" w:space="0" w:color="auto"/>
          </w:divBdr>
        </w:div>
        <w:div w:id="244145487">
          <w:marLeft w:val="480"/>
          <w:marRight w:val="0"/>
          <w:marTop w:val="0"/>
          <w:marBottom w:val="0"/>
          <w:divBdr>
            <w:top w:val="none" w:sz="0" w:space="0" w:color="auto"/>
            <w:left w:val="none" w:sz="0" w:space="0" w:color="auto"/>
            <w:bottom w:val="none" w:sz="0" w:space="0" w:color="auto"/>
            <w:right w:val="none" w:sz="0" w:space="0" w:color="auto"/>
          </w:divBdr>
        </w:div>
        <w:div w:id="259145771">
          <w:marLeft w:val="480"/>
          <w:marRight w:val="0"/>
          <w:marTop w:val="0"/>
          <w:marBottom w:val="0"/>
          <w:divBdr>
            <w:top w:val="none" w:sz="0" w:space="0" w:color="auto"/>
            <w:left w:val="none" w:sz="0" w:space="0" w:color="auto"/>
            <w:bottom w:val="none" w:sz="0" w:space="0" w:color="auto"/>
            <w:right w:val="none" w:sz="0" w:space="0" w:color="auto"/>
          </w:divBdr>
        </w:div>
        <w:div w:id="273363617">
          <w:marLeft w:val="480"/>
          <w:marRight w:val="0"/>
          <w:marTop w:val="0"/>
          <w:marBottom w:val="0"/>
          <w:divBdr>
            <w:top w:val="none" w:sz="0" w:space="0" w:color="auto"/>
            <w:left w:val="none" w:sz="0" w:space="0" w:color="auto"/>
            <w:bottom w:val="none" w:sz="0" w:space="0" w:color="auto"/>
            <w:right w:val="none" w:sz="0" w:space="0" w:color="auto"/>
          </w:divBdr>
        </w:div>
        <w:div w:id="376204093">
          <w:marLeft w:val="480"/>
          <w:marRight w:val="0"/>
          <w:marTop w:val="0"/>
          <w:marBottom w:val="0"/>
          <w:divBdr>
            <w:top w:val="none" w:sz="0" w:space="0" w:color="auto"/>
            <w:left w:val="none" w:sz="0" w:space="0" w:color="auto"/>
            <w:bottom w:val="none" w:sz="0" w:space="0" w:color="auto"/>
            <w:right w:val="none" w:sz="0" w:space="0" w:color="auto"/>
          </w:divBdr>
        </w:div>
        <w:div w:id="403650700">
          <w:marLeft w:val="480"/>
          <w:marRight w:val="0"/>
          <w:marTop w:val="0"/>
          <w:marBottom w:val="0"/>
          <w:divBdr>
            <w:top w:val="none" w:sz="0" w:space="0" w:color="auto"/>
            <w:left w:val="none" w:sz="0" w:space="0" w:color="auto"/>
            <w:bottom w:val="none" w:sz="0" w:space="0" w:color="auto"/>
            <w:right w:val="none" w:sz="0" w:space="0" w:color="auto"/>
          </w:divBdr>
        </w:div>
        <w:div w:id="415589722">
          <w:marLeft w:val="480"/>
          <w:marRight w:val="0"/>
          <w:marTop w:val="0"/>
          <w:marBottom w:val="0"/>
          <w:divBdr>
            <w:top w:val="none" w:sz="0" w:space="0" w:color="auto"/>
            <w:left w:val="none" w:sz="0" w:space="0" w:color="auto"/>
            <w:bottom w:val="none" w:sz="0" w:space="0" w:color="auto"/>
            <w:right w:val="none" w:sz="0" w:space="0" w:color="auto"/>
          </w:divBdr>
        </w:div>
        <w:div w:id="431321330">
          <w:marLeft w:val="480"/>
          <w:marRight w:val="0"/>
          <w:marTop w:val="0"/>
          <w:marBottom w:val="0"/>
          <w:divBdr>
            <w:top w:val="none" w:sz="0" w:space="0" w:color="auto"/>
            <w:left w:val="none" w:sz="0" w:space="0" w:color="auto"/>
            <w:bottom w:val="none" w:sz="0" w:space="0" w:color="auto"/>
            <w:right w:val="none" w:sz="0" w:space="0" w:color="auto"/>
          </w:divBdr>
        </w:div>
        <w:div w:id="444038321">
          <w:marLeft w:val="480"/>
          <w:marRight w:val="0"/>
          <w:marTop w:val="0"/>
          <w:marBottom w:val="0"/>
          <w:divBdr>
            <w:top w:val="none" w:sz="0" w:space="0" w:color="auto"/>
            <w:left w:val="none" w:sz="0" w:space="0" w:color="auto"/>
            <w:bottom w:val="none" w:sz="0" w:space="0" w:color="auto"/>
            <w:right w:val="none" w:sz="0" w:space="0" w:color="auto"/>
          </w:divBdr>
        </w:div>
        <w:div w:id="472989342">
          <w:marLeft w:val="480"/>
          <w:marRight w:val="0"/>
          <w:marTop w:val="0"/>
          <w:marBottom w:val="0"/>
          <w:divBdr>
            <w:top w:val="none" w:sz="0" w:space="0" w:color="auto"/>
            <w:left w:val="none" w:sz="0" w:space="0" w:color="auto"/>
            <w:bottom w:val="none" w:sz="0" w:space="0" w:color="auto"/>
            <w:right w:val="none" w:sz="0" w:space="0" w:color="auto"/>
          </w:divBdr>
        </w:div>
        <w:div w:id="497884195">
          <w:marLeft w:val="480"/>
          <w:marRight w:val="0"/>
          <w:marTop w:val="0"/>
          <w:marBottom w:val="0"/>
          <w:divBdr>
            <w:top w:val="none" w:sz="0" w:space="0" w:color="auto"/>
            <w:left w:val="none" w:sz="0" w:space="0" w:color="auto"/>
            <w:bottom w:val="none" w:sz="0" w:space="0" w:color="auto"/>
            <w:right w:val="none" w:sz="0" w:space="0" w:color="auto"/>
          </w:divBdr>
        </w:div>
        <w:div w:id="525796787">
          <w:marLeft w:val="480"/>
          <w:marRight w:val="0"/>
          <w:marTop w:val="0"/>
          <w:marBottom w:val="0"/>
          <w:divBdr>
            <w:top w:val="none" w:sz="0" w:space="0" w:color="auto"/>
            <w:left w:val="none" w:sz="0" w:space="0" w:color="auto"/>
            <w:bottom w:val="none" w:sz="0" w:space="0" w:color="auto"/>
            <w:right w:val="none" w:sz="0" w:space="0" w:color="auto"/>
          </w:divBdr>
        </w:div>
        <w:div w:id="577910831">
          <w:marLeft w:val="480"/>
          <w:marRight w:val="0"/>
          <w:marTop w:val="0"/>
          <w:marBottom w:val="0"/>
          <w:divBdr>
            <w:top w:val="none" w:sz="0" w:space="0" w:color="auto"/>
            <w:left w:val="none" w:sz="0" w:space="0" w:color="auto"/>
            <w:bottom w:val="none" w:sz="0" w:space="0" w:color="auto"/>
            <w:right w:val="none" w:sz="0" w:space="0" w:color="auto"/>
          </w:divBdr>
        </w:div>
        <w:div w:id="620067700">
          <w:marLeft w:val="480"/>
          <w:marRight w:val="0"/>
          <w:marTop w:val="0"/>
          <w:marBottom w:val="0"/>
          <w:divBdr>
            <w:top w:val="none" w:sz="0" w:space="0" w:color="auto"/>
            <w:left w:val="none" w:sz="0" w:space="0" w:color="auto"/>
            <w:bottom w:val="none" w:sz="0" w:space="0" w:color="auto"/>
            <w:right w:val="none" w:sz="0" w:space="0" w:color="auto"/>
          </w:divBdr>
        </w:div>
        <w:div w:id="623579236">
          <w:marLeft w:val="480"/>
          <w:marRight w:val="0"/>
          <w:marTop w:val="0"/>
          <w:marBottom w:val="0"/>
          <w:divBdr>
            <w:top w:val="none" w:sz="0" w:space="0" w:color="auto"/>
            <w:left w:val="none" w:sz="0" w:space="0" w:color="auto"/>
            <w:bottom w:val="none" w:sz="0" w:space="0" w:color="auto"/>
            <w:right w:val="none" w:sz="0" w:space="0" w:color="auto"/>
          </w:divBdr>
        </w:div>
        <w:div w:id="746346434">
          <w:marLeft w:val="480"/>
          <w:marRight w:val="0"/>
          <w:marTop w:val="0"/>
          <w:marBottom w:val="0"/>
          <w:divBdr>
            <w:top w:val="none" w:sz="0" w:space="0" w:color="auto"/>
            <w:left w:val="none" w:sz="0" w:space="0" w:color="auto"/>
            <w:bottom w:val="none" w:sz="0" w:space="0" w:color="auto"/>
            <w:right w:val="none" w:sz="0" w:space="0" w:color="auto"/>
          </w:divBdr>
        </w:div>
        <w:div w:id="760103853">
          <w:marLeft w:val="480"/>
          <w:marRight w:val="0"/>
          <w:marTop w:val="0"/>
          <w:marBottom w:val="0"/>
          <w:divBdr>
            <w:top w:val="none" w:sz="0" w:space="0" w:color="auto"/>
            <w:left w:val="none" w:sz="0" w:space="0" w:color="auto"/>
            <w:bottom w:val="none" w:sz="0" w:space="0" w:color="auto"/>
            <w:right w:val="none" w:sz="0" w:space="0" w:color="auto"/>
          </w:divBdr>
        </w:div>
        <w:div w:id="841969505">
          <w:marLeft w:val="480"/>
          <w:marRight w:val="0"/>
          <w:marTop w:val="0"/>
          <w:marBottom w:val="0"/>
          <w:divBdr>
            <w:top w:val="none" w:sz="0" w:space="0" w:color="auto"/>
            <w:left w:val="none" w:sz="0" w:space="0" w:color="auto"/>
            <w:bottom w:val="none" w:sz="0" w:space="0" w:color="auto"/>
            <w:right w:val="none" w:sz="0" w:space="0" w:color="auto"/>
          </w:divBdr>
        </w:div>
        <w:div w:id="854852660">
          <w:marLeft w:val="480"/>
          <w:marRight w:val="0"/>
          <w:marTop w:val="0"/>
          <w:marBottom w:val="0"/>
          <w:divBdr>
            <w:top w:val="none" w:sz="0" w:space="0" w:color="auto"/>
            <w:left w:val="none" w:sz="0" w:space="0" w:color="auto"/>
            <w:bottom w:val="none" w:sz="0" w:space="0" w:color="auto"/>
            <w:right w:val="none" w:sz="0" w:space="0" w:color="auto"/>
          </w:divBdr>
        </w:div>
        <w:div w:id="868837360">
          <w:marLeft w:val="480"/>
          <w:marRight w:val="0"/>
          <w:marTop w:val="0"/>
          <w:marBottom w:val="0"/>
          <w:divBdr>
            <w:top w:val="none" w:sz="0" w:space="0" w:color="auto"/>
            <w:left w:val="none" w:sz="0" w:space="0" w:color="auto"/>
            <w:bottom w:val="none" w:sz="0" w:space="0" w:color="auto"/>
            <w:right w:val="none" w:sz="0" w:space="0" w:color="auto"/>
          </w:divBdr>
        </w:div>
        <w:div w:id="903680789">
          <w:marLeft w:val="480"/>
          <w:marRight w:val="0"/>
          <w:marTop w:val="0"/>
          <w:marBottom w:val="0"/>
          <w:divBdr>
            <w:top w:val="none" w:sz="0" w:space="0" w:color="auto"/>
            <w:left w:val="none" w:sz="0" w:space="0" w:color="auto"/>
            <w:bottom w:val="none" w:sz="0" w:space="0" w:color="auto"/>
            <w:right w:val="none" w:sz="0" w:space="0" w:color="auto"/>
          </w:divBdr>
        </w:div>
      </w:divsChild>
    </w:div>
    <w:div w:id="714622139">
      <w:bodyDiv w:val="1"/>
      <w:marLeft w:val="0"/>
      <w:marRight w:val="0"/>
      <w:marTop w:val="0"/>
      <w:marBottom w:val="0"/>
      <w:divBdr>
        <w:top w:val="none" w:sz="0" w:space="0" w:color="auto"/>
        <w:left w:val="none" w:sz="0" w:space="0" w:color="auto"/>
        <w:bottom w:val="none" w:sz="0" w:space="0" w:color="auto"/>
        <w:right w:val="none" w:sz="0" w:space="0" w:color="auto"/>
      </w:divBdr>
    </w:div>
    <w:div w:id="714693998">
      <w:bodyDiv w:val="1"/>
      <w:marLeft w:val="0"/>
      <w:marRight w:val="0"/>
      <w:marTop w:val="0"/>
      <w:marBottom w:val="0"/>
      <w:divBdr>
        <w:top w:val="none" w:sz="0" w:space="0" w:color="auto"/>
        <w:left w:val="none" w:sz="0" w:space="0" w:color="auto"/>
        <w:bottom w:val="none" w:sz="0" w:space="0" w:color="auto"/>
        <w:right w:val="none" w:sz="0" w:space="0" w:color="auto"/>
      </w:divBdr>
    </w:div>
    <w:div w:id="714697021">
      <w:bodyDiv w:val="1"/>
      <w:marLeft w:val="0"/>
      <w:marRight w:val="0"/>
      <w:marTop w:val="0"/>
      <w:marBottom w:val="0"/>
      <w:divBdr>
        <w:top w:val="none" w:sz="0" w:space="0" w:color="auto"/>
        <w:left w:val="none" w:sz="0" w:space="0" w:color="auto"/>
        <w:bottom w:val="none" w:sz="0" w:space="0" w:color="auto"/>
        <w:right w:val="none" w:sz="0" w:space="0" w:color="auto"/>
      </w:divBdr>
    </w:div>
    <w:div w:id="714810487">
      <w:bodyDiv w:val="1"/>
      <w:marLeft w:val="0"/>
      <w:marRight w:val="0"/>
      <w:marTop w:val="0"/>
      <w:marBottom w:val="0"/>
      <w:divBdr>
        <w:top w:val="none" w:sz="0" w:space="0" w:color="auto"/>
        <w:left w:val="none" w:sz="0" w:space="0" w:color="auto"/>
        <w:bottom w:val="none" w:sz="0" w:space="0" w:color="auto"/>
        <w:right w:val="none" w:sz="0" w:space="0" w:color="auto"/>
      </w:divBdr>
    </w:div>
    <w:div w:id="714819566">
      <w:bodyDiv w:val="1"/>
      <w:marLeft w:val="0"/>
      <w:marRight w:val="0"/>
      <w:marTop w:val="0"/>
      <w:marBottom w:val="0"/>
      <w:divBdr>
        <w:top w:val="none" w:sz="0" w:space="0" w:color="auto"/>
        <w:left w:val="none" w:sz="0" w:space="0" w:color="auto"/>
        <w:bottom w:val="none" w:sz="0" w:space="0" w:color="auto"/>
        <w:right w:val="none" w:sz="0" w:space="0" w:color="auto"/>
      </w:divBdr>
    </w:div>
    <w:div w:id="714889698">
      <w:bodyDiv w:val="1"/>
      <w:marLeft w:val="0"/>
      <w:marRight w:val="0"/>
      <w:marTop w:val="0"/>
      <w:marBottom w:val="0"/>
      <w:divBdr>
        <w:top w:val="none" w:sz="0" w:space="0" w:color="auto"/>
        <w:left w:val="none" w:sz="0" w:space="0" w:color="auto"/>
        <w:bottom w:val="none" w:sz="0" w:space="0" w:color="auto"/>
        <w:right w:val="none" w:sz="0" w:space="0" w:color="auto"/>
      </w:divBdr>
      <w:divsChild>
        <w:div w:id="101807568">
          <w:marLeft w:val="480"/>
          <w:marRight w:val="0"/>
          <w:marTop w:val="0"/>
          <w:marBottom w:val="0"/>
          <w:divBdr>
            <w:top w:val="none" w:sz="0" w:space="0" w:color="auto"/>
            <w:left w:val="none" w:sz="0" w:space="0" w:color="auto"/>
            <w:bottom w:val="none" w:sz="0" w:space="0" w:color="auto"/>
            <w:right w:val="none" w:sz="0" w:space="0" w:color="auto"/>
          </w:divBdr>
        </w:div>
        <w:div w:id="550463353">
          <w:marLeft w:val="480"/>
          <w:marRight w:val="0"/>
          <w:marTop w:val="0"/>
          <w:marBottom w:val="0"/>
          <w:divBdr>
            <w:top w:val="none" w:sz="0" w:space="0" w:color="auto"/>
            <w:left w:val="none" w:sz="0" w:space="0" w:color="auto"/>
            <w:bottom w:val="none" w:sz="0" w:space="0" w:color="auto"/>
            <w:right w:val="none" w:sz="0" w:space="0" w:color="auto"/>
          </w:divBdr>
        </w:div>
        <w:div w:id="601844626">
          <w:marLeft w:val="480"/>
          <w:marRight w:val="0"/>
          <w:marTop w:val="0"/>
          <w:marBottom w:val="0"/>
          <w:divBdr>
            <w:top w:val="none" w:sz="0" w:space="0" w:color="auto"/>
            <w:left w:val="none" w:sz="0" w:space="0" w:color="auto"/>
            <w:bottom w:val="none" w:sz="0" w:space="0" w:color="auto"/>
            <w:right w:val="none" w:sz="0" w:space="0" w:color="auto"/>
          </w:divBdr>
        </w:div>
        <w:div w:id="651370624">
          <w:marLeft w:val="480"/>
          <w:marRight w:val="0"/>
          <w:marTop w:val="0"/>
          <w:marBottom w:val="0"/>
          <w:divBdr>
            <w:top w:val="none" w:sz="0" w:space="0" w:color="auto"/>
            <w:left w:val="none" w:sz="0" w:space="0" w:color="auto"/>
            <w:bottom w:val="none" w:sz="0" w:space="0" w:color="auto"/>
            <w:right w:val="none" w:sz="0" w:space="0" w:color="auto"/>
          </w:divBdr>
        </w:div>
        <w:div w:id="673460098">
          <w:marLeft w:val="480"/>
          <w:marRight w:val="0"/>
          <w:marTop w:val="0"/>
          <w:marBottom w:val="0"/>
          <w:divBdr>
            <w:top w:val="none" w:sz="0" w:space="0" w:color="auto"/>
            <w:left w:val="none" w:sz="0" w:space="0" w:color="auto"/>
            <w:bottom w:val="none" w:sz="0" w:space="0" w:color="auto"/>
            <w:right w:val="none" w:sz="0" w:space="0" w:color="auto"/>
          </w:divBdr>
        </w:div>
        <w:div w:id="899287905">
          <w:marLeft w:val="480"/>
          <w:marRight w:val="0"/>
          <w:marTop w:val="0"/>
          <w:marBottom w:val="0"/>
          <w:divBdr>
            <w:top w:val="none" w:sz="0" w:space="0" w:color="auto"/>
            <w:left w:val="none" w:sz="0" w:space="0" w:color="auto"/>
            <w:bottom w:val="none" w:sz="0" w:space="0" w:color="auto"/>
            <w:right w:val="none" w:sz="0" w:space="0" w:color="auto"/>
          </w:divBdr>
        </w:div>
      </w:divsChild>
    </w:div>
    <w:div w:id="714937037">
      <w:bodyDiv w:val="1"/>
      <w:marLeft w:val="0"/>
      <w:marRight w:val="0"/>
      <w:marTop w:val="0"/>
      <w:marBottom w:val="0"/>
      <w:divBdr>
        <w:top w:val="none" w:sz="0" w:space="0" w:color="auto"/>
        <w:left w:val="none" w:sz="0" w:space="0" w:color="auto"/>
        <w:bottom w:val="none" w:sz="0" w:space="0" w:color="auto"/>
        <w:right w:val="none" w:sz="0" w:space="0" w:color="auto"/>
      </w:divBdr>
    </w:div>
    <w:div w:id="715084585">
      <w:bodyDiv w:val="1"/>
      <w:marLeft w:val="0"/>
      <w:marRight w:val="0"/>
      <w:marTop w:val="0"/>
      <w:marBottom w:val="0"/>
      <w:divBdr>
        <w:top w:val="none" w:sz="0" w:space="0" w:color="auto"/>
        <w:left w:val="none" w:sz="0" w:space="0" w:color="auto"/>
        <w:bottom w:val="none" w:sz="0" w:space="0" w:color="auto"/>
        <w:right w:val="none" w:sz="0" w:space="0" w:color="auto"/>
      </w:divBdr>
    </w:div>
    <w:div w:id="715157770">
      <w:bodyDiv w:val="1"/>
      <w:marLeft w:val="0"/>
      <w:marRight w:val="0"/>
      <w:marTop w:val="0"/>
      <w:marBottom w:val="0"/>
      <w:divBdr>
        <w:top w:val="none" w:sz="0" w:space="0" w:color="auto"/>
        <w:left w:val="none" w:sz="0" w:space="0" w:color="auto"/>
        <w:bottom w:val="none" w:sz="0" w:space="0" w:color="auto"/>
        <w:right w:val="none" w:sz="0" w:space="0" w:color="auto"/>
      </w:divBdr>
    </w:div>
    <w:div w:id="715205842">
      <w:bodyDiv w:val="1"/>
      <w:marLeft w:val="0"/>
      <w:marRight w:val="0"/>
      <w:marTop w:val="0"/>
      <w:marBottom w:val="0"/>
      <w:divBdr>
        <w:top w:val="none" w:sz="0" w:space="0" w:color="auto"/>
        <w:left w:val="none" w:sz="0" w:space="0" w:color="auto"/>
        <w:bottom w:val="none" w:sz="0" w:space="0" w:color="auto"/>
        <w:right w:val="none" w:sz="0" w:space="0" w:color="auto"/>
      </w:divBdr>
    </w:div>
    <w:div w:id="715273138">
      <w:bodyDiv w:val="1"/>
      <w:marLeft w:val="0"/>
      <w:marRight w:val="0"/>
      <w:marTop w:val="0"/>
      <w:marBottom w:val="0"/>
      <w:divBdr>
        <w:top w:val="none" w:sz="0" w:space="0" w:color="auto"/>
        <w:left w:val="none" w:sz="0" w:space="0" w:color="auto"/>
        <w:bottom w:val="none" w:sz="0" w:space="0" w:color="auto"/>
        <w:right w:val="none" w:sz="0" w:space="0" w:color="auto"/>
      </w:divBdr>
    </w:div>
    <w:div w:id="715274013">
      <w:bodyDiv w:val="1"/>
      <w:marLeft w:val="0"/>
      <w:marRight w:val="0"/>
      <w:marTop w:val="0"/>
      <w:marBottom w:val="0"/>
      <w:divBdr>
        <w:top w:val="none" w:sz="0" w:space="0" w:color="auto"/>
        <w:left w:val="none" w:sz="0" w:space="0" w:color="auto"/>
        <w:bottom w:val="none" w:sz="0" w:space="0" w:color="auto"/>
        <w:right w:val="none" w:sz="0" w:space="0" w:color="auto"/>
      </w:divBdr>
    </w:div>
    <w:div w:id="715276744">
      <w:bodyDiv w:val="1"/>
      <w:marLeft w:val="0"/>
      <w:marRight w:val="0"/>
      <w:marTop w:val="0"/>
      <w:marBottom w:val="0"/>
      <w:divBdr>
        <w:top w:val="none" w:sz="0" w:space="0" w:color="auto"/>
        <w:left w:val="none" w:sz="0" w:space="0" w:color="auto"/>
        <w:bottom w:val="none" w:sz="0" w:space="0" w:color="auto"/>
        <w:right w:val="none" w:sz="0" w:space="0" w:color="auto"/>
      </w:divBdr>
    </w:div>
    <w:div w:id="715280684">
      <w:bodyDiv w:val="1"/>
      <w:marLeft w:val="0"/>
      <w:marRight w:val="0"/>
      <w:marTop w:val="0"/>
      <w:marBottom w:val="0"/>
      <w:divBdr>
        <w:top w:val="none" w:sz="0" w:space="0" w:color="auto"/>
        <w:left w:val="none" w:sz="0" w:space="0" w:color="auto"/>
        <w:bottom w:val="none" w:sz="0" w:space="0" w:color="auto"/>
        <w:right w:val="none" w:sz="0" w:space="0" w:color="auto"/>
      </w:divBdr>
    </w:div>
    <w:div w:id="715350798">
      <w:bodyDiv w:val="1"/>
      <w:marLeft w:val="0"/>
      <w:marRight w:val="0"/>
      <w:marTop w:val="0"/>
      <w:marBottom w:val="0"/>
      <w:divBdr>
        <w:top w:val="none" w:sz="0" w:space="0" w:color="auto"/>
        <w:left w:val="none" w:sz="0" w:space="0" w:color="auto"/>
        <w:bottom w:val="none" w:sz="0" w:space="0" w:color="auto"/>
        <w:right w:val="none" w:sz="0" w:space="0" w:color="auto"/>
      </w:divBdr>
    </w:div>
    <w:div w:id="715423145">
      <w:bodyDiv w:val="1"/>
      <w:marLeft w:val="0"/>
      <w:marRight w:val="0"/>
      <w:marTop w:val="0"/>
      <w:marBottom w:val="0"/>
      <w:divBdr>
        <w:top w:val="none" w:sz="0" w:space="0" w:color="auto"/>
        <w:left w:val="none" w:sz="0" w:space="0" w:color="auto"/>
        <w:bottom w:val="none" w:sz="0" w:space="0" w:color="auto"/>
        <w:right w:val="none" w:sz="0" w:space="0" w:color="auto"/>
      </w:divBdr>
    </w:div>
    <w:div w:id="715475296">
      <w:bodyDiv w:val="1"/>
      <w:marLeft w:val="0"/>
      <w:marRight w:val="0"/>
      <w:marTop w:val="0"/>
      <w:marBottom w:val="0"/>
      <w:divBdr>
        <w:top w:val="none" w:sz="0" w:space="0" w:color="auto"/>
        <w:left w:val="none" w:sz="0" w:space="0" w:color="auto"/>
        <w:bottom w:val="none" w:sz="0" w:space="0" w:color="auto"/>
        <w:right w:val="none" w:sz="0" w:space="0" w:color="auto"/>
      </w:divBdr>
    </w:div>
    <w:div w:id="715542345">
      <w:bodyDiv w:val="1"/>
      <w:marLeft w:val="0"/>
      <w:marRight w:val="0"/>
      <w:marTop w:val="0"/>
      <w:marBottom w:val="0"/>
      <w:divBdr>
        <w:top w:val="none" w:sz="0" w:space="0" w:color="auto"/>
        <w:left w:val="none" w:sz="0" w:space="0" w:color="auto"/>
        <w:bottom w:val="none" w:sz="0" w:space="0" w:color="auto"/>
        <w:right w:val="none" w:sz="0" w:space="0" w:color="auto"/>
      </w:divBdr>
    </w:div>
    <w:div w:id="715544924">
      <w:bodyDiv w:val="1"/>
      <w:marLeft w:val="0"/>
      <w:marRight w:val="0"/>
      <w:marTop w:val="0"/>
      <w:marBottom w:val="0"/>
      <w:divBdr>
        <w:top w:val="none" w:sz="0" w:space="0" w:color="auto"/>
        <w:left w:val="none" w:sz="0" w:space="0" w:color="auto"/>
        <w:bottom w:val="none" w:sz="0" w:space="0" w:color="auto"/>
        <w:right w:val="none" w:sz="0" w:space="0" w:color="auto"/>
      </w:divBdr>
    </w:div>
    <w:div w:id="715660327">
      <w:bodyDiv w:val="1"/>
      <w:marLeft w:val="0"/>
      <w:marRight w:val="0"/>
      <w:marTop w:val="0"/>
      <w:marBottom w:val="0"/>
      <w:divBdr>
        <w:top w:val="none" w:sz="0" w:space="0" w:color="auto"/>
        <w:left w:val="none" w:sz="0" w:space="0" w:color="auto"/>
        <w:bottom w:val="none" w:sz="0" w:space="0" w:color="auto"/>
        <w:right w:val="none" w:sz="0" w:space="0" w:color="auto"/>
      </w:divBdr>
    </w:div>
    <w:div w:id="715667319">
      <w:bodyDiv w:val="1"/>
      <w:marLeft w:val="0"/>
      <w:marRight w:val="0"/>
      <w:marTop w:val="0"/>
      <w:marBottom w:val="0"/>
      <w:divBdr>
        <w:top w:val="none" w:sz="0" w:space="0" w:color="auto"/>
        <w:left w:val="none" w:sz="0" w:space="0" w:color="auto"/>
        <w:bottom w:val="none" w:sz="0" w:space="0" w:color="auto"/>
        <w:right w:val="none" w:sz="0" w:space="0" w:color="auto"/>
      </w:divBdr>
    </w:div>
    <w:div w:id="715735020">
      <w:bodyDiv w:val="1"/>
      <w:marLeft w:val="0"/>
      <w:marRight w:val="0"/>
      <w:marTop w:val="0"/>
      <w:marBottom w:val="0"/>
      <w:divBdr>
        <w:top w:val="none" w:sz="0" w:space="0" w:color="auto"/>
        <w:left w:val="none" w:sz="0" w:space="0" w:color="auto"/>
        <w:bottom w:val="none" w:sz="0" w:space="0" w:color="auto"/>
        <w:right w:val="none" w:sz="0" w:space="0" w:color="auto"/>
      </w:divBdr>
    </w:div>
    <w:div w:id="715860142">
      <w:bodyDiv w:val="1"/>
      <w:marLeft w:val="0"/>
      <w:marRight w:val="0"/>
      <w:marTop w:val="0"/>
      <w:marBottom w:val="0"/>
      <w:divBdr>
        <w:top w:val="none" w:sz="0" w:space="0" w:color="auto"/>
        <w:left w:val="none" w:sz="0" w:space="0" w:color="auto"/>
        <w:bottom w:val="none" w:sz="0" w:space="0" w:color="auto"/>
        <w:right w:val="none" w:sz="0" w:space="0" w:color="auto"/>
      </w:divBdr>
    </w:div>
    <w:div w:id="715930177">
      <w:bodyDiv w:val="1"/>
      <w:marLeft w:val="0"/>
      <w:marRight w:val="0"/>
      <w:marTop w:val="0"/>
      <w:marBottom w:val="0"/>
      <w:divBdr>
        <w:top w:val="none" w:sz="0" w:space="0" w:color="auto"/>
        <w:left w:val="none" w:sz="0" w:space="0" w:color="auto"/>
        <w:bottom w:val="none" w:sz="0" w:space="0" w:color="auto"/>
        <w:right w:val="none" w:sz="0" w:space="0" w:color="auto"/>
      </w:divBdr>
    </w:div>
    <w:div w:id="715930724">
      <w:bodyDiv w:val="1"/>
      <w:marLeft w:val="0"/>
      <w:marRight w:val="0"/>
      <w:marTop w:val="0"/>
      <w:marBottom w:val="0"/>
      <w:divBdr>
        <w:top w:val="none" w:sz="0" w:space="0" w:color="auto"/>
        <w:left w:val="none" w:sz="0" w:space="0" w:color="auto"/>
        <w:bottom w:val="none" w:sz="0" w:space="0" w:color="auto"/>
        <w:right w:val="none" w:sz="0" w:space="0" w:color="auto"/>
      </w:divBdr>
    </w:div>
    <w:div w:id="716004819">
      <w:bodyDiv w:val="1"/>
      <w:marLeft w:val="0"/>
      <w:marRight w:val="0"/>
      <w:marTop w:val="0"/>
      <w:marBottom w:val="0"/>
      <w:divBdr>
        <w:top w:val="none" w:sz="0" w:space="0" w:color="auto"/>
        <w:left w:val="none" w:sz="0" w:space="0" w:color="auto"/>
        <w:bottom w:val="none" w:sz="0" w:space="0" w:color="auto"/>
        <w:right w:val="none" w:sz="0" w:space="0" w:color="auto"/>
      </w:divBdr>
    </w:div>
    <w:div w:id="716046929">
      <w:bodyDiv w:val="1"/>
      <w:marLeft w:val="0"/>
      <w:marRight w:val="0"/>
      <w:marTop w:val="0"/>
      <w:marBottom w:val="0"/>
      <w:divBdr>
        <w:top w:val="none" w:sz="0" w:space="0" w:color="auto"/>
        <w:left w:val="none" w:sz="0" w:space="0" w:color="auto"/>
        <w:bottom w:val="none" w:sz="0" w:space="0" w:color="auto"/>
        <w:right w:val="none" w:sz="0" w:space="0" w:color="auto"/>
      </w:divBdr>
    </w:div>
    <w:div w:id="716130172">
      <w:bodyDiv w:val="1"/>
      <w:marLeft w:val="0"/>
      <w:marRight w:val="0"/>
      <w:marTop w:val="0"/>
      <w:marBottom w:val="0"/>
      <w:divBdr>
        <w:top w:val="none" w:sz="0" w:space="0" w:color="auto"/>
        <w:left w:val="none" w:sz="0" w:space="0" w:color="auto"/>
        <w:bottom w:val="none" w:sz="0" w:space="0" w:color="auto"/>
        <w:right w:val="none" w:sz="0" w:space="0" w:color="auto"/>
      </w:divBdr>
    </w:div>
    <w:div w:id="716275116">
      <w:bodyDiv w:val="1"/>
      <w:marLeft w:val="0"/>
      <w:marRight w:val="0"/>
      <w:marTop w:val="0"/>
      <w:marBottom w:val="0"/>
      <w:divBdr>
        <w:top w:val="none" w:sz="0" w:space="0" w:color="auto"/>
        <w:left w:val="none" w:sz="0" w:space="0" w:color="auto"/>
        <w:bottom w:val="none" w:sz="0" w:space="0" w:color="auto"/>
        <w:right w:val="none" w:sz="0" w:space="0" w:color="auto"/>
      </w:divBdr>
    </w:div>
    <w:div w:id="716316088">
      <w:bodyDiv w:val="1"/>
      <w:marLeft w:val="0"/>
      <w:marRight w:val="0"/>
      <w:marTop w:val="0"/>
      <w:marBottom w:val="0"/>
      <w:divBdr>
        <w:top w:val="none" w:sz="0" w:space="0" w:color="auto"/>
        <w:left w:val="none" w:sz="0" w:space="0" w:color="auto"/>
        <w:bottom w:val="none" w:sz="0" w:space="0" w:color="auto"/>
        <w:right w:val="none" w:sz="0" w:space="0" w:color="auto"/>
      </w:divBdr>
    </w:div>
    <w:div w:id="716317919">
      <w:bodyDiv w:val="1"/>
      <w:marLeft w:val="0"/>
      <w:marRight w:val="0"/>
      <w:marTop w:val="0"/>
      <w:marBottom w:val="0"/>
      <w:divBdr>
        <w:top w:val="none" w:sz="0" w:space="0" w:color="auto"/>
        <w:left w:val="none" w:sz="0" w:space="0" w:color="auto"/>
        <w:bottom w:val="none" w:sz="0" w:space="0" w:color="auto"/>
        <w:right w:val="none" w:sz="0" w:space="0" w:color="auto"/>
      </w:divBdr>
    </w:div>
    <w:div w:id="716391073">
      <w:bodyDiv w:val="1"/>
      <w:marLeft w:val="0"/>
      <w:marRight w:val="0"/>
      <w:marTop w:val="0"/>
      <w:marBottom w:val="0"/>
      <w:divBdr>
        <w:top w:val="none" w:sz="0" w:space="0" w:color="auto"/>
        <w:left w:val="none" w:sz="0" w:space="0" w:color="auto"/>
        <w:bottom w:val="none" w:sz="0" w:space="0" w:color="auto"/>
        <w:right w:val="none" w:sz="0" w:space="0" w:color="auto"/>
      </w:divBdr>
    </w:div>
    <w:div w:id="716663209">
      <w:bodyDiv w:val="1"/>
      <w:marLeft w:val="0"/>
      <w:marRight w:val="0"/>
      <w:marTop w:val="0"/>
      <w:marBottom w:val="0"/>
      <w:divBdr>
        <w:top w:val="none" w:sz="0" w:space="0" w:color="auto"/>
        <w:left w:val="none" w:sz="0" w:space="0" w:color="auto"/>
        <w:bottom w:val="none" w:sz="0" w:space="0" w:color="auto"/>
        <w:right w:val="none" w:sz="0" w:space="0" w:color="auto"/>
      </w:divBdr>
    </w:div>
    <w:div w:id="716664844">
      <w:bodyDiv w:val="1"/>
      <w:marLeft w:val="0"/>
      <w:marRight w:val="0"/>
      <w:marTop w:val="0"/>
      <w:marBottom w:val="0"/>
      <w:divBdr>
        <w:top w:val="none" w:sz="0" w:space="0" w:color="auto"/>
        <w:left w:val="none" w:sz="0" w:space="0" w:color="auto"/>
        <w:bottom w:val="none" w:sz="0" w:space="0" w:color="auto"/>
        <w:right w:val="none" w:sz="0" w:space="0" w:color="auto"/>
      </w:divBdr>
    </w:div>
    <w:div w:id="716707026">
      <w:bodyDiv w:val="1"/>
      <w:marLeft w:val="0"/>
      <w:marRight w:val="0"/>
      <w:marTop w:val="0"/>
      <w:marBottom w:val="0"/>
      <w:divBdr>
        <w:top w:val="none" w:sz="0" w:space="0" w:color="auto"/>
        <w:left w:val="none" w:sz="0" w:space="0" w:color="auto"/>
        <w:bottom w:val="none" w:sz="0" w:space="0" w:color="auto"/>
        <w:right w:val="none" w:sz="0" w:space="0" w:color="auto"/>
      </w:divBdr>
    </w:div>
    <w:div w:id="716784700">
      <w:bodyDiv w:val="1"/>
      <w:marLeft w:val="0"/>
      <w:marRight w:val="0"/>
      <w:marTop w:val="0"/>
      <w:marBottom w:val="0"/>
      <w:divBdr>
        <w:top w:val="none" w:sz="0" w:space="0" w:color="auto"/>
        <w:left w:val="none" w:sz="0" w:space="0" w:color="auto"/>
        <w:bottom w:val="none" w:sz="0" w:space="0" w:color="auto"/>
        <w:right w:val="none" w:sz="0" w:space="0" w:color="auto"/>
      </w:divBdr>
    </w:div>
    <w:div w:id="716859569">
      <w:bodyDiv w:val="1"/>
      <w:marLeft w:val="0"/>
      <w:marRight w:val="0"/>
      <w:marTop w:val="0"/>
      <w:marBottom w:val="0"/>
      <w:divBdr>
        <w:top w:val="none" w:sz="0" w:space="0" w:color="auto"/>
        <w:left w:val="none" w:sz="0" w:space="0" w:color="auto"/>
        <w:bottom w:val="none" w:sz="0" w:space="0" w:color="auto"/>
        <w:right w:val="none" w:sz="0" w:space="0" w:color="auto"/>
      </w:divBdr>
    </w:div>
    <w:div w:id="716930764">
      <w:bodyDiv w:val="1"/>
      <w:marLeft w:val="0"/>
      <w:marRight w:val="0"/>
      <w:marTop w:val="0"/>
      <w:marBottom w:val="0"/>
      <w:divBdr>
        <w:top w:val="none" w:sz="0" w:space="0" w:color="auto"/>
        <w:left w:val="none" w:sz="0" w:space="0" w:color="auto"/>
        <w:bottom w:val="none" w:sz="0" w:space="0" w:color="auto"/>
        <w:right w:val="none" w:sz="0" w:space="0" w:color="auto"/>
      </w:divBdr>
    </w:div>
    <w:div w:id="717046656">
      <w:bodyDiv w:val="1"/>
      <w:marLeft w:val="0"/>
      <w:marRight w:val="0"/>
      <w:marTop w:val="0"/>
      <w:marBottom w:val="0"/>
      <w:divBdr>
        <w:top w:val="none" w:sz="0" w:space="0" w:color="auto"/>
        <w:left w:val="none" w:sz="0" w:space="0" w:color="auto"/>
        <w:bottom w:val="none" w:sz="0" w:space="0" w:color="auto"/>
        <w:right w:val="none" w:sz="0" w:space="0" w:color="auto"/>
      </w:divBdr>
    </w:div>
    <w:div w:id="717122176">
      <w:bodyDiv w:val="1"/>
      <w:marLeft w:val="0"/>
      <w:marRight w:val="0"/>
      <w:marTop w:val="0"/>
      <w:marBottom w:val="0"/>
      <w:divBdr>
        <w:top w:val="none" w:sz="0" w:space="0" w:color="auto"/>
        <w:left w:val="none" w:sz="0" w:space="0" w:color="auto"/>
        <w:bottom w:val="none" w:sz="0" w:space="0" w:color="auto"/>
        <w:right w:val="none" w:sz="0" w:space="0" w:color="auto"/>
      </w:divBdr>
    </w:div>
    <w:div w:id="717124781">
      <w:bodyDiv w:val="1"/>
      <w:marLeft w:val="0"/>
      <w:marRight w:val="0"/>
      <w:marTop w:val="0"/>
      <w:marBottom w:val="0"/>
      <w:divBdr>
        <w:top w:val="none" w:sz="0" w:space="0" w:color="auto"/>
        <w:left w:val="none" w:sz="0" w:space="0" w:color="auto"/>
        <w:bottom w:val="none" w:sz="0" w:space="0" w:color="auto"/>
        <w:right w:val="none" w:sz="0" w:space="0" w:color="auto"/>
      </w:divBdr>
    </w:div>
    <w:div w:id="717168366">
      <w:bodyDiv w:val="1"/>
      <w:marLeft w:val="0"/>
      <w:marRight w:val="0"/>
      <w:marTop w:val="0"/>
      <w:marBottom w:val="0"/>
      <w:divBdr>
        <w:top w:val="none" w:sz="0" w:space="0" w:color="auto"/>
        <w:left w:val="none" w:sz="0" w:space="0" w:color="auto"/>
        <w:bottom w:val="none" w:sz="0" w:space="0" w:color="auto"/>
        <w:right w:val="none" w:sz="0" w:space="0" w:color="auto"/>
      </w:divBdr>
    </w:div>
    <w:div w:id="717170315">
      <w:bodyDiv w:val="1"/>
      <w:marLeft w:val="0"/>
      <w:marRight w:val="0"/>
      <w:marTop w:val="0"/>
      <w:marBottom w:val="0"/>
      <w:divBdr>
        <w:top w:val="none" w:sz="0" w:space="0" w:color="auto"/>
        <w:left w:val="none" w:sz="0" w:space="0" w:color="auto"/>
        <w:bottom w:val="none" w:sz="0" w:space="0" w:color="auto"/>
        <w:right w:val="none" w:sz="0" w:space="0" w:color="auto"/>
      </w:divBdr>
    </w:div>
    <w:div w:id="717363404">
      <w:bodyDiv w:val="1"/>
      <w:marLeft w:val="0"/>
      <w:marRight w:val="0"/>
      <w:marTop w:val="0"/>
      <w:marBottom w:val="0"/>
      <w:divBdr>
        <w:top w:val="none" w:sz="0" w:space="0" w:color="auto"/>
        <w:left w:val="none" w:sz="0" w:space="0" w:color="auto"/>
        <w:bottom w:val="none" w:sz="0" w:space="0" w:color="auto"/>
        <w:right w:val="none" w:sz="0" w:space="0" w:color="auto"/>
      </w:divBdr>
    </w:div>
    <w:div w:id="717389189">
      <w:bodyDiv w:val="1"/>
      <w:marLeft w:val="0"/>
      <w:marRight w:val="0"/>
      <w:marTop w:val="0"/>
      <w:marBottom w:val="0"/>
      <w:divBdr>
        <w:top w:val="none" w:sz="0" w:space="0" w:color="auto"/>
        <w:left w:val="none" w:sz="0" w:space="0" w:color="auto"/>
        <w:bottom w:val="none" w:sz="0" w:space="0" w:color="auto"/>
        <w:right w:val="none" w:sz="0" w:space="0" w:color="auto"/>
      </w:divBdr>
    </w:div>
    <w:div w:id="717435060">
      <w:bodyDiv w:val="1"/>
      <w:marLeft w:val="0"/>
      <w:marRight w:val="0"/>
      <w:marTop w:val="0"/>
      <w:marBottom w:val="0"/>
      <w:divBdr>
        <w:top w:val="none" w:sz="0" w:space="0" w:color="auto"/>
        <w:left w:val="none" w:sz="0" w:space="0" w:color="auto"/>
        <w:bottom w:val="none" w:sz="0" w:space="0" w:color="auto"/>
        <w:right w:val="none" w:sz="0" w:space="0" w:color="auto"/>
      </w:divBdr>
    </w:div>
    <w:div w:id="717510288">
      <w:bodyDiv w:val="1"/>
      <w:marLeft w:val="0"/>
      <w:marRight w:val="0"/>
      <w:marTop w:val="0"/>
      <w:marBottom w:val="0"/>
      <w:divBdr>
        <w:top w:val="none" w:sz="0" w:space="0" w:color="auto"/>
        <w:left w:val="none" w:sz="0" w:space="0" w:color="auto"/>
        <w:bottom w:val="none" w:sz="0" w:space="0" w:color="auto"/>
        <w:right w:val="none" w:sz="0" w:space="0" w:color="auto"/>
      </w:divBdr>
    </w:div>
    <w:div w:id="717557895">
      <w:bodyDiv w:val="1"/>
      <w:marLeft w:val="0"/>
      <w:marRight w:val="0"/>
      <w:marTop w:val="0"/>
      <w:marBottom w:val="0"/>
      <w:divBdr>
        <w:top w:val="none" w:sz="0" w:space="0" w:color="auto"/>
        <w:left w:val="none" w:sz="0" w:space="0" w:color="auto"/>
        <w:bottom w:val="none" w:sz="0" w:space="0" w:color="auto"/>
        <w:right w:val="none" w:sz="0" w:space="0" w:color="auto"/>
      </w:divBdr>
    </w:div>
    <w:div w:id="717585378">
      <w:bodyDiv w:val="1"/>
      <w:marLeft w:val="0"/>
      <w:marRight w:val="0"/>
      <w:marTop w:val="0"/>
      <w:marBottom w:val="0"/>
      <w:divBdr>
        <w:top w:val="none" w:sz="0" w:space="0" w:color="auto"/>
        <w:left w:val="none" w:sz="0" w:space="0" w:color="auto"/>
        <w:bottom w:val="none" w:sz="0" w:space="0" w:color="auto"/>
        <w:right w:val="none" w:sz="0" w:space="0" w:color="auto"/>
      </w:divBdr>
    </w:div>
    <w:div w:id="717634360">
      <w:bodyDiv w:val="1"/>
      <w:marLeft w:val="0"/>
      <w:marRight w:val="0"/>
      <w:marTop w:val="0"/>
      <w:marBottom w:val="0"/>
      <w:divBdr>
        <w:top w:val="none" w:sz="0" w:space="0" w:color="auto"/>
        <w:left w:val="none" w:sz="0" w:space="0" w:color="auto"/>
        <w:bottom w:val="none" w:sz="0" w:space="0" w:color="auto"/>
        <w:right w:val="none" w:sz="0" w:space="0" w:color="auto"/>
      </w:divBdr>
    </w:div>
    <w:div w:id="717705804">
      <w:bodyDiv w:val="1"/>
      <w:marLeft w:val="0"/>
      <w:marRight w:val="0"/>
      <w:marTop w:val="0"/>
      <w:marBottom w:val="0"/>
      <w:divBdr>
        <w:top w:val="none" w:sz="0" w:space="0" w:color="auto"/>
        <w:left w:val="none" w:sz="0" w:space="0" w:color="auto"/>
        <w:bottom w:val="none" w:sz="0" w:space="0" w:color="auto"/>
        <w:right w:val="none" w:sz="0" w:space="0" w:color="auto"/>
      </w:divBdr>
    </w:div>
    <w:div w:id="717777589">
      <w:bodyDiv w:val="1"/>
      <w:marLeft w:val="0"/>
      <w:marRight w:val="0"/>
      <w:marTop w:val="0"/>
      <w:marBottom w:val="0"/>
      <w:divBdr>
        <w:top w:val="none" w:sz="0" w:space="0" w:color="auto"/>
        <w:left w:val="none" w:sz="0" w:space="0" w:color="auto"/>
        <w:bottom w:val="none" w:sz="0" w:space="0" w:color="auto"/>
        <w:right w:val="none" w:sz="0" w:space="0" w:color="auto"/>
      </w:divBdr>
    </w:div>
    <w:div w:id="717825427">
      <w:bodyDiv w:val="1"/>
      <w:marLeft w:val="0"/>
      <w:marRight w:val="0"/>
      <w:marTop w:val="0"/>
      <w:marBottom w:val="0"/>
      <w:divBdr>
        <w:top w:val="none" w:sz="0" w:space="0" w:color="auto"/>
        <w:left w:val="none" w:sz="0" w:space="0" w:color="auto"/>
        <w:bottom w:val="none" w:sz="0" w:space="0" w:color="auto"/>
        <w:right w:val="none" w:sz="0" w:space="0" w:color="auto"/>
      </w:divBdr>
    </w:div>
    <w:div w:id="717899413">
      <w:bodyDiv w:val="1"/>
      <w:marLeft w:val="0"/>
      <w:marRight w:val="0"/>
      <w:marTop w:val="0"/>
      <w:marBottom w:val="0"/>
      <w:divBdr>
        <w:top w:val="none" w:sz="0" w:space="0" w:color="auto"/>
        <w:left w:val="none" w:sz="0" w:space="0" w:color="auto"/>
        <w:bottom w:val="none" w:sz="0" w:space="0" w:color="auto"/>
        <w:right w:val="none" w:sz="0" w:space="0" w:color="auto"/>
      </w:divBdr>
    </w:div>
    <w:div w:id="717975479">
      <w:bodyDiv w:val="1"/>
      <w:marLeft w:val="0"/>
      <w:marRight w:val="0"/>
      <w:marTop w:val="0"/>
      <w:marBottom w:val="0"/>
      <w:divBdr>
        <w:top w:val="none" w:sz="0" w:space="0" w:color="auto"/>
        <w:left w:val="none" w:sz="0" w:space="0" w:color="auto"/>
        <w:bottom w:val="none" w:sz="0" w:space="0" w:color="auto"/>
        <w:right w:val="none" w:sz="0" w:space="0" w:color="auto"/>
      </w:divBdr>
    </w:div>
    <w:div w:id="718016065">
      <w:bodyDiv w:val="1"/>
      <w:marLeft w:val="0"/>
      <w:marRight w:val="0"/>
      <w:marTop w:val="0"/>
      <w:marBottom w:val="0"/>
      <w:divBdr>
        <w:top w:val="none" w:sz="0" w:space="0" w:color="auto"/>
        <w:left w:val="none" w:sz="0" w:space="0" w:color="auto"/>
        <w:bottom w:val="none" w:sz="0" w:space="0" w:color="auto"/>
        <w:right w:val="none" w:sz="0" w:space="0" w:color="auto"/>
      </w:divBdr>
      <w:divsChild>
        <w:div w:id="23136268">
          <w:marLeft w:val="480"/>
          <w:marRight w:val="0"/>
          <w:marTop w:val="0"/>
          <w:marBottom w:val="0"/>
          <w:divBdr>
            <w:top w:val="none" w:sz="0" w:space="0" w:color="auto"/>
            <w:left w:val="none" w:sz="0" w:space="0" w:color="auto"/>
            <w:bottom w:val="none" w:sz="0" w:space="0" w:color="auto"/>
            <w:right w:val="none" w:sz="0" w:space="0" w:color="auto"/>
          </w:divBdr>
        </w:div>
        <w:div w:id="230508545">
          <w:marLeft w:val="480"/>
          <w:marRight w:val="0"/>
          <w:marTop w:val="0"/>
          <w:marBottom w:val="0"/>
          <w:divBdr>
            <w:top w:val="none" w:sz="0" w:space="0" w:color="auto"/>
            <w:left w:val="none" w:sz="0" w:space="0" w:color="auto"/>
            <w:bottom w:val="none" w:sz="0" w:space="0" w:color="auto"/>
            <w:right w:val="none" w:sz="0" w:space="0" w:color="auto"/>
          </w:divBdr>
        </w:div>
        <w:div w:id="304429186">
          <w:marLeft w:val="480"/>
          <w:marRight w:val="0"/>
          <w:marTop w:val="0"/>
          <w:marBottom w:val="0"/>
          <w:divBdr>
            <w:top w:val="none" w:sz="0" w:space="0" w:color="auto"/>
            <w:left w:val="none" w:sz="0" w:space="0" w:color="auto"/>
            <w:bottom w:val="none" w:sz="0" w:space="0" w:color="auto"/>
            <w:right w:val="none" w:sz="0" w:space="0" w:color="auto"/>
          </w:divBdr>
        </w:div>
        <w:div w:id="403063133">
          <w:marLeft w:val="480"/>
          <w:marRight w:val="0"/>
          <w:marTop w:val="0"/>
          <w:marBottom w:val="0"/>
          <w:divBdr>
            <w:top w:val="none" w:sz="0" w:space="0" w:color="auto"/>
            <w:left w:val="none" w:sz="0" w:space="0" w:color="auto"/>
            <w:bottom w:val="none" w:sz="0" w:space="0" w:color="auto"/>
            <w:right w:val="none" w:sz="0" w:space="0" w:color="auto"/>
          </w:divBdr>
        </w:div>
        <w:div w:id="536744789">
          <w:marLeft w:val="480"/>
          <w:marRight w:val="0"/>
          <w:marTop w:val="0"/>
          <w:marBottom w:val="0"/>
          <w:divBdr>
            <w:top w:val="none" w:sz="0" w:space="0" w:color="auto"/>
            <w:left w:val="none" w:sz="0" w:space="0" w:color="auto"/>
            <w:bottom w:val="none" w:sz="0" w:space="0" w:color="auto"/>
            <w:right w:val="none" w:sz="0" w:space="0" w:color="auto"/>
          </w:divBdr>
        </w:div>
        <w:div w:id="603271260">
          <w:marLeft w:val="480"/>
          <w:marRight w:val="0"/>
          <w:marTop w:val="0"/>
          <w:marBottom w:val="0"/>
          <w:divBdr>
            <w:top w:val="none" w:sz="0" w:space="0" w:color="auto"/>
            <w:left w:val="none" w:sz="0" w:space="0" w:color="auto"/>
            <w:bottom w:val="none" w:sz="0" w:space="0" w:color="auto"/>
            <w:right w:val="none" w:sz="0" w:space="0" w:color="auto"/>
          </w:divBdr>
        </w:div>
        <w:div w:id="820658089">
          <w:marLeft w:val="480"/>
          <w:marRight w:val="0"/>
          <w:marTop w:val="0"/>
          <w:marBottom w:val="0"/>
          <w:divBdr>
            <w:top w:val="none" w:sz="0" w:space="0" w:color="auto"/>
            <w:left w:val="none" w:sz="0" w:space="0" w:color="auto"/>
            <w:bottom w:val="none" w:sz="0" w:space="0" w:color="auto"/>
            <w:right w:val="none" w:sz="0" w:space="0" w:color="auto"/>
          </w:divBdr>
        </w:div>
        <w:div w:id="873616595">
          <w:marLeft w:val="480"/>
          <w:marRight w:val="0"/>
          <w:marTop w:val="0"/>
          <w:marBottom w:val="0"/>
          <w:divBdr>
            <w:top w:val="none" w:sz="0" w:space="0" w:color="auto"/>
            <w:left w:val="none" w:sz="0" w:space="0" w:color="auto"/>
            <w:bottom w:val="none" w:sz="0" w:space="0" w:color="auto"/>
            <w:right w:val="none" w:sz="0" w:space="0" w:color="auto"/>
          </w:divBdr>
        </w:div>
        <w:div w:id="898174385">
          <w:marLeft w:val="480"/>
          <w:marRight w:val="0"/>
          <w:marTop w:val="0"/>
          <w:marBottom w:val="0"/>
          <w:divBdr>
            <w:top w:val="none" w:sz="0" w:space="0" w:color="auto"/>
            <w:left w:val="none" w:sz="0" w:space="0" w:color="auto"/>
            <w:bottom w:val="none" w:sz="0" w:space="0" w:color="auto"/>
            <w:right w:val="none" w:sz="0" w:space="0" w:color="auto"/>
          </w:divBdr>
        </w:div>
      </w:divsChild>
    </w:div>
    <w:div w:id="718018695">
      <w:bodyDiv w:val="1"/>
      <w:marLeft w:val="0"/>
      <w:marRight w:val="0"/>
      <w:marTop w:val="0"/>
      <w:marBottom w:val="0"/>
      <w:divBdr>
        <w:top w:val="none" w:sz="0" w:space="0" w:color="auto"/>
        <w:left w:val="none" w:sz="0" w:space="0" w:color="auto"/>
        <w:bottom w:val="none" w:sz="0" w:space="0" w:color="auto"/>
        <w:right w:val="none" w:sz="0" w:space="0" w:color="auto"/>
      </w:divBdr>
    </w:div>
    <w:div w:id="718093633">
      <w:bodyDiv w:val="1"/>
      <w:marLeft w:val="0"/>
      <w:marRight w:val="0"/>
      <w:marTop w:val="0"/>
      <w:marBottom w:val="0"/>
      <w:divBdr>
        <w:top w:val="none" w:sz="0" w:space="0" w:color="auto"/>
        <w:left w:val="none" w:sz="0" w:space="0" w:color="auto"/>
        <w:bottom w:val="none" w:sz="0" w:space="0" w:color="auto"/>
        <w:right w:val="none" w:sz="0" w:space="0" w:color="auto"/>
      </w:divBdr>
    </w:div>
    <w:div w:id="718094982">
      <w:bodyDiv w:val="1"/>
      <w:marLeft w:val="0"/>
      <w:marRight w:val="0"/>
      <w:marTop w:val="0"/>
      <w:marBottom w:val="0"/>
      <w:divBdr>
        <w:top w:val="none" w:sz="0" w:space="0" w:color="auto"/>
        <w:left w:val="none" w:sz="0" w:space="0" w:color="auto"/>
        <w:bottom w:val="none" w:sz="0" w:space="0" w:color="auto"/>
        <w:right w:val="none" w:sz="0" w:space="0" w:color="auto"/>
      </w:divBdr>
    </w:div>
    <w:div w:id="718171649">
      <w:bodyDiv w:val="1"/>
      <w:marLeft w:val="0"/>
      <w:marRight w:val="0"/>
      <w:marTop w:val="0"/>
      <w:marBottom w:val="0"/>
      <w:divBdr>
        <w:top w:val="none" w:sz="0" w:space="0" w:color="auto"/>
        <w:left w:val="none" w:sz="0" w:space="0" w:color="auto"/>
        <w:bottom w:val="none" w:sz="0" w:space="0" w:color="auto"/>
        <w:right w:val="none" w:sz="0" w:space="0" w:color="auto"/>
      </w:divBdr>
    </w:div>
    <w:div w:id="718475227">
      <w:bodyDiv w:val="1"/>
      <w:marLeft w:val="0"/>
      <w:marRight w:val="0"/>
      <w:marTop w:val="0"/>
      <w:marBottom w:val="0"/>
      <w:divBdr>
        <w:top w:val="none" w:sz="0" w:space="0" w:color="auto"/>
        <w:left w:val="none" w:sz="0" w:space="0" w:color="auto"/>
        <w:bottom w:val="none" w:sz="0" w:space="0" w:color="auto"/>
        <w:right w:val="none" w:sz="0" w:space="0" w:color="auto"/>
      </w:divBdr>
    </w:div>
    <w:div w:id="718480895">
      <w:bodyDiv w:val="1"/>
      <w:marLeft w:val="0"/>
      <w:marRight w:val="0"/>
      <w:marTop w:val="0"/>
      <w:marBottom w:val="0"/>
      <w:divBdr>
        <w:top w:val="none" w:sz="0" w:space="0" w:color="auto"/>
        <w:left w:val="none" w:sz="0" w:space="0" w:color="auto"/>
        <w:bottom w:val="none" w:sz="0" w:space="0" w:color="auto"/>
        <w:right w:val="none" w:sz="0" w:space="0" w:color="auto"/>
      </w:divBdr>
    </w:div>
    <w:div w:id="718627134">
      <w:bodyDiv w:val="1"/>
      <w:marLeft w:val="0"/>
      <w:marRight w:val="0"/>
      <w:marTop w:val="0"/>
      <w:marBottom w:val="0"/>
      <w:divBdr>
        <w:top w:val="none" w:sz="0" w:space="0" w:color="auto"/>
        <w:left w:val="none" w:sz="0" w:space="0" w:color="auto"/>
        <w:bottom w:val="none" w:sz="0" w:space="0" w:color="auto"/>
        <w:right w:val="none" w:sz="0" w:space="0" w:color="auto"/>
      </w:divBdr>
    </w:div>
    <w:div w:id="718629908">
      <w:bodyDiv w:val="1"/>
      <w:marLeft w:val="0"/>
      <w:marRight w:val="0"/>
      <w:marTop w:val="0"/>
      <w:marBottom w:val="0"/>
      <w:divBdr>
        <w:top w:val="none" w:sz="0" w:space="0" w:color="auto"/>
        <w:left w:val="none" w:sz="0" w:space="0" w:color="auto"/>
        <w:bottom w:val="none" w:sz="0" w:space="0" w:color="auto"/>
        <w:right w:val="none" w:sz="0" w:space="0" w:color="auto"/>
      </w:divBdr>
    </w:div>
    <w:div w:id="718671102">
      <w:bodyDiv w:val="1"/>
      <w:marLeft w:val="0"/>
      <w:marRight w:val="0"/>
      <w:marTop w:val="0"/>
      <w:marBottom w:val="0"/>
      <w:divBdr>
        <w:top w:val="none" w:sz="0" w:space="0" w:color="auto"/>
        <w:left w:val="none" w:sz="0" w:space="0" w:color="auto"/>
        <w:bottom w:val="none" w:sz="0" w:space="0" w:color="auto"/>
        <w:right w:val="none" w:sz="0" w:space="0" w:color="auto"/>
      </w:divBdr>
    </w:div>
    <w:div w:id="718671332">
      <w:bodyDiv w:val="1"/>
      <w:marLeft w:val="0"/>
      <w:marRight w:val="0"/>
      <w:marTop w:val="0"/>
      <w:marBottom w:val="0"/>
      <w:divBdr>
        <w:top w:val="none" w:sz="0" w:space="0" w:color="auto"/>
        <w:left w:val="none" w:sz="0" w:space="0" w:color="auto"/>
        <w:bottom w:val="none" w:sz="0" w:space="0" w:color="auto"/>
        <w:right w:val="none" w:sz="0" w:space="0" w:color="auto"/>
      </w:divBdr>
    </w:div>
    <w:div w:id="718825206">
      <w:bodyDiv w:val="1"/>
      <w:marLeft w:val="0"/>
      <w:marRight w:val="0"/>
      <w:marTop w:val="0"/>
      <w:marBottom w:val="0"/>
      <w:divBdr>
        <w:top w:val="none" w:sz="0" w:space="0" w:color="auto"/>
        <w:left w:val="none" w:sz="0" w:space="0" w:color="auto"/>
        <w:bottom w:val="none" w:sz="0" w:space="0" w:color="auto"/>
        <w:right w:val="none" w:sz="0" w:space="0" w:color="auto"/>
      </w:divBdr>
    </w:div>
    <w:div w:id="718826776">
      <w:bodyDiv w:val="1"/>
      <w:marLeft w:val="0"/>
      <w:marRight w:val="0"/>
      <w:marTop w:val="0"/>
      <w:marBottom w:val="0"/>
      <w:divBdr>
        <w:top w:val="none" w:sz="0" w:space="0" w:color="auto"/>
        <w:left w:val="none" w:sz="0" w:space="0" w:color="auto"/>
        <w:bottom w:val="none" w:sz="0" w:space="0" w:color="auto"/>
        <w:right w:val="none" w:sz="0" w:space="0" w:color="auto"/>
      </w:divBdr>
    </w:div>
    <w:div w:id="718894722">
      <w:bodyDiv w:val="1"/>
      <w:marLeft w:val="0"/>
      <w:marRight w:val="0"/>
      <w:marTop w:val="0"/>
      <w:marBottom w:val="0"/>
      <w:divBdr>
        <w:top w:val="none" w:sz="0" w:space="0" w:color="auto"/>
        <w:left w:val="none" w:sz="0" w:space="0" w:color="auto"/>
        <w:bottom w:val="none" w:sz="0" w:space="0" w:color="auto"/>
        <w:right w:val="none" w:sz="0" w:space="0" w:color="auto"/>
      </w:divBdr>
    </w:div>
    <w:div w:id="718896407">
      <w:bodyDiv w:val="1"/>
      <w:marLeft w:val="0"/>
      <w:marRight w:val="0"/>
      <w:marTop w:val="0"/>
      <w:marBottom w:val="0"/>
      <w:divBdr>
        <w:top w:val="none" w:sz="0" w:space="0" w:color="auto"/>
        <w:left w:val="none" w:sz="0" w:space="0" w:color="auto"/>
        <w:bottom w:val="none" w:sz="0" w:space="0" w:color="auto"/>
        <w:right w:val="none" w:sz="0" w:space="0" w:color="auto"/>
      </w:divBdr>
    </w:div>
    <w:div w:id="719062495">
      <w:bodyDiv w:val="1"/>
      <w:marLeft w:val="0"/>
      <w:marRight w:val="0"/>
      <w:marTop w:val="0"/>
      <w:marBottom w:val="0"/>
      <w:divBdr>
        <w:top w:val="none" w:sz="0" w:space="0" w:color="auto"/>
        <w:left w:val="none" w:sz="0" w:space="0" w:color="auto"/>
        <w:bottom w:val="none" w:sz="0" w:space="0" w:color="auto"/>
        <w:right w:val="none" w:sz="0" w:space="0" w:color="auto"/>
      </w:divBdr>
    </w:div>
    <w:div w:id="719130253">
      <w:bodyDiv w:val="1"/>
      <w:marLeft w:val="0"/>
      <w:marRight w:val="0"/>
      <w:marTop w:val="0"/>
      <w:marBottom w:val="0"/>
      <w:divBdr>
        <w:top w:val="none" w:sz="0" w:space="0" w:color="auto"/>
        <w:left w:val="none" w:sz="0" w:space="0" w:color="auto"/>
        <w:bottom w:val="none" w:sz="0" w:space="0" w:color="auto"/>
        <w:right w:val="none" w:sz="0" w:space="0" w:color="auto"/>
      </w:divBdr>
      <w:divsChild>
        <w:div w:id="3828897">
          <w:marLeft w:val="480"/>
          <w:marRight w:val="0"/>
          <w:marTop w:val="0"/>
          <w:marBottom w:val="0"/>
          <w:divBdr>
            <w:top w:val="none" w:sz="0" w:space="0" w:color="auto"/>
            <w:left w:val="none" w:sz="0" w:space="0" w:color="auto"/>
            <w:bottom w:val="none" w:sz="0" w:space="0" w:color="auto"/>
            <w:right w:val="none" w:sz="0" w:space="0" w:color="auto"/>
          </w:divBdr>
        </w:div>
        <w:div w:id="11229299">
          <w:marLeft w:val="480"/>
          <w:marRight w:val="0"/>
          <w:marTop w:val="0"/>
          <w:marBottom w:val="0"/>
          <w:divBdr>
            <w:top w:val="none" w:sz="0" w:space="0" w:color="auto"/>
            <w:left w:val="none" w:sz="0" w:space="0" w:color="auto"/>
            <w:bottom w:val="none" w:sz="0" w:space="0" w:color="auto"/>
            <w:right w:val="none" w:sz="0" w:space="0" w:color="auto"/>
          </w:divBdr>
        </w:div>
        <w:div w:id="77872061">
          <w:marLeft w:val="480"/>
          <w:marRight w:val="0"/>
          <w:marTop w:val="0"/>
          <w:marBottom w:val="0"/>
          <w:divBdr>
            <w:top w:val="none" w:sz="0" w:space="0" w:color="auto"/>
            <w:left w:val="none" w:sz="0" w:space="0" w:color="auto"/>
            <w:bottom w:val="none" w:sz="0" w:space="0" w:color="auto"/>
            <w:right w:val="none" w:sz="0" w:space="0" w:color="auto"/>
          </w:divBdr>
        </w:div>
        <w:div w:id="246497656">
          <w:marLeft w:val="480"/>
          <w:marRight w:val="0"/>
          <w:marTop w:val="0"/>
          <w:marBottom w:val="0"/>
          <w:divBdr>
            <w:top w:val="none" w:sz="0" w:space="0" w:color="auto"/>
            <w:left w:val="none" w:sz="0" w:space="0" w:color="auto"/>
            <w:bottom w:val="none" w:sz="0" w:space="0" w:color="auto"/>
            <w:right w:val="none" w:sz="0" w:space="0" w:color="auto"/>
          </w:divBdr>
        </w:div>
        <w:div w:id="298805539">
          <w:marLeft w:val="480"/>
          <w:marRight w:val="0"/>
          <w:marTop w:val="0"/>
          <w:marBottom w:val="0"/>
          <w:divBdr>
            <w:top w:val="none" w:sz="0" w:space="0" w:color="auto"/>
            <w:left w:val="none" w:sz="0" w:space="0" w:color="auto"/>
            <w:bottom w:val="none" w:sz="0" w:space="0" w:color="auto"/>
            <w:right w:val="none" w:sz="0" w:space="0" w:color="auto"/>
          </w:divBdr>
        </w:div>
        <w:div w:id="301232641">
          <w:marLeft w:val="480"/>
          <w:marRight w:val="0"/>
          <w:marTop w:val="0"/>
          <w:marBottom w:val="0"/>
          <w:divBdr>
            <w:top w:val="none" w:sz="0" w:space="0" w:color="auto"/>
            <w:left w:val="none" w:sz="0" w:space="0" w:color="auto"/>
            <w:bottom w:val="none" w:sz="0" w:space="0" w:color="auto"/>
            <w:right w:val="none" w:sz="0" w:space="0" w:color="auto"/>
          </w:divBdr>
        </w:div>
        <w:div w:id="305090488">
          <w:marLeft w:val="480"/>
          <w:marRight w:val="0"/>
          <w:marTop w:val="0"/>
          <w:marBottom w:val="0"/>
          <w:divBdr>
            <w:top w:val="none" w:sz="0" w:space="0" w:color="auto"/>
            <w:left w:val="none" w:sz="0" w:space="0" w:color="auto"/>
            <w:bottom w:val="none" w:sz="0" w:space="0" w:color="auto"/>
            <w:right w:val="none" w:sz="0" w:space="0" w:color="auto"/>
          </w:divBdr>
        </w:div>
        <w:div w:id="326640185">
          <w:marLeft w:val="480"/>
          <w:marRight w:val="0"/>
          <w:marTop w:val="0"/>
          <w:marBottom w:val="0"/>
          <w:divBdr>
            <w:top w:val="none" w:sz="0" w:space="0" w:color="auto"/>
            <w:left w:val="none" w:sz="0" w:space="0" w:color="auto"/>
            <w:bottom w:val="none" w:sz="0" w:space="0" w:color="auto"/>
            <w:right w:val="none" w:sz="0" w:space="0" w:color="auto"/>
          </w:divBdr>
        </w:div>
        <w:div w:id="330182196">
          <w:marLeft w:val="480"/>
          <w:marRight w:val="0"/>
          <w:marTop w:val="0"/>
          <w:marBottom w:val="0"/>
          <w:divBdr>
            <w:top w:val="none" w:sz="0" w:space="0" w:color="auto"/>
            <w:left w:val="none" w:sz="0" w:space="0" w:color="auto"/>
            <w:bottom w:val="none" w:sz="0" w:space="0" w:color="auto"/>
            <w:right w:val="none" w:sz="0" w:space="0" w:color="auto"/>
          </w:divBdr>
        </w:div>
        <w:div w:id="377557103">
          <w:marLeft w:val="480"/>
          <w:marRight w:val="0"/>
          <w:marTop w:val="0"/>
          <w:marBottom w:val="0"/>
          <w:divBdr>
            <w:top w:val="none" w:sz="0" w:space="0" w:color="auto"/>
            <w:left w:val="none" w:sz="0" w:space="0" w:color="auto"/>
            <w:bottom w:val="none" w:sz="0" w:space="0" w:color="auto"/>
            <w:right w:val="none" w:sz="0" w:space="0" w:color="auto"/>
          </w:divBdr>
        </w:div>
        <w:div w:id="390618537">
          <w:marLeft w:val="480"/>
          <w:marRight w:val="0"/>
          <w:marTop w:val="0"/>
          <w:marBottom w:val="0"/>
          <w:divBdr>
            <w:top w:val="none" w:sz="0" w:space="0" w:color="auto"/>
            <w:left w:val="none" w:sz="0" w:space="0" w:color="auto"/>
            <w:bottom w:val="none" w:sz="0" w:space="0" w:color="auto"/>
            <w:right w:val="none" w:sz="0" w:space="0" w:color="auto"/>
          </w:divBdr>
        </w:div>
        <w:div w:id="409349906">
          <w:marLeft w:val="480"/>
          <w:marRight w:val="0"/>
          <w:marTop w:val="0"/>
          <w:marBottom w:val="0"/>
          <w:divBdr>
            <w:top w:val="none" w:sz="0" w:space="0" w:color="auto"/>
            <w:left w:val="none" w:sz="0" w:space="0" w:color="auto"/>
            <w:bottom w:val="none" w:sz="0" w:space="0" w:color="auto"/>
            <w:right w:val="none" w:sz="0" w:space="0" w:color="auto"/>
          </w:divBdr>
        </w:div>
        <w:div w:id="476070307">
          <w:marLeft w:val="480"/>
          <w:marRight w:val="0"/>
          <w:marTop w:val="0"/>
          <w:marBottom w:val="0"/>
          <w:divBdr>
            <w:top w:val="none" w:sz="0" w:space="0" w:color="auto"/>
            <w:left w:val="none" w:sz="0" w:space="0" w:color="auto"/>
            <w:bottom w:val="none" w:sz="0" w:space="0" w:color="auto"/>
            <w:right w:val="none" w:sz="0" w:space="0" w:color="auto"/>
          </w:divBdr>
        </w:div>
        <w:div w:id="554969861">
          <w:marLeft w:val="480"/>
          <w:marRight w:val="0"/>
          <w:marTop w:val="0"/>
          <w:marBottom w:val="0"/>
          <w:divBdr>
            <w:top w:val="none" w:sz="0" w:space="0" w:color="auto"/>
            <w:left w:val="none" w:sz="0" w:space="0" w:color="auto"/>
            <w:bottom w:val="none" w:sz="0" w:space="0" w:color="auto"/>
            <w:right w:val="none" w:sz="0" w:space="0" w:color="auto"/>
          </w:divBdr>
        </w:div>
        <w:div w:id="706223751">
          <w:marLeft w:val="480"/>
          <w:marRight w:val="0"/>
          <w:marTop w:val="0"/>
          <w:marBottom w:val="0"/>
          <w:divBdr>
            <w:top w:val="none" w:sz="0" w:space="0" w:color="auto"/>
            <w:left w:val="none" w:sz="0" w:space="0" w:color="auto"/>
            <w:bottom w:val="none" w:sz="0" w:space="0" w:color="auto"/>
            <w:right w:val="none" w:sz="0" w:space="0" w:color="auto"/>
          </w:divBdr>
        </w:div>
        <w:div w:id="759906652">
          <w:marLeft w:val="480"/>
          <w:marRight w:val="0"/>
          <w:marTop w:val="0"/>
          <w:marBottom w:val="0"/>
          <w:divBdr>
            <w:top w:val="none" w:sz="0" w:space="0" w:color="auto"/>
            <w:left w:val="none" w:sz="0" w:space="0" w:color="auto"/>
            <w:bottom w:val="none" w:sz="0" w:space="0" w:color="auto"/>
            <w:right w:val="none" w:sz="0" w:space="0" w:color="auto"/>
          </w:divBdr>
        </w:div>
        <w:div w:id="767579059">
          <w:marLeft w:val="480"/>
          <w:marRight w:val="0"/>
          <w:marTop w:val="0"/>
          <w:marBottom w:val="0"/>
          <w:divBdr>
            <w:top w:val="none" w:sz="0" w:space="0" w:color="auto"/>
            <w:left w:val="none" w:sz="0" w:space="0" w:color="auto"/>
            <w:bottom w:val="none" w:sz="0" w:space="0" w:color="auto"/>
            <w:right w:val="none" w:sz="0" w:space="0" w:color="auto"/>
          </w:divBdr>
        </w:div>
        <w:div w:id="820390364">
          <w:marLeft w:val="480"/>
          <w:marRight w:val="0"/>
          <w:marTop w:val="0"/>
          <w:marBottom w:val="0"/>
          <w:divBdr>
            <w:top w:val="none" w:sz="0" w:space="0" w:color="auto"/>
            <w:left w:val="none" w:sz="0" w:space="0" w:color="auto"/>
            <w:bottom w:val="none" w:sz="0" w:space="0" w:color="auto"/>
            <w:right w:val="none" w:sz="0" w:space="0" w:color="auto"/>
          </w:divBdr>
        </w:div>
        <w:div w:id="823813259">
          <w:marLeft w:val="480"/>
          <w:marRight w:val="0"/>
          <w:marTop w:val="0"/>
          <w:marBottom w:val="0"/>
          <w:divBdr>
            <w:top w:val="none" w:sz="0" w:space="0" w:color="auto"/>
            <w:left w:val="none" w:sz="0" w:space="0" w:color="auto"/>
            <w:bottom w:val="none" w:sz="0" w:space="0" w:color="auto"/>
            <w:right w:val="none" w:sz="0" w:space="0" w:color="auto"/>
          </w:divBdr>
        </w:div>
        <w:div w:id="837110819">
          <w:marLeft w:val="480"/>
          <w:marRight w:val="0"/>
          <w:marTop w:val="0"/>
          <w:marBottom w:val="0"/>
          <w:divBdr>
            <w:top w:val="none" w:sz="0" w:space="0" w:color="auto"/>
            <w:left w:val="none" w:sz="0" w:space="0" w:color="auto"/>
            <w:bottom w:val="none" w:sz="0" w:space="0" w:color="auto"/>
            <w:right w:val="none" w:sz="0" w:space="0" w:color="auto"/>
          </w:divBdr>
        </w:div>
        <w:div w:id="914128748">
          <w:marLeft w:val="480"/>
          <w:marRight w:val="0"/>
          <w:marTop w:val="0"/>
          <w:marBottom w:val="0"/>
          <w:divBdr>
            <w:top w:val="none" w:sz="0" w:space="0" w:color="auto"/>
            <w:left w:val="none" w:sz="0" w:space="0" w:color="auto"/>
            <w:bottom w:val="none" w:sz="0" w:space="0" w:color="auto"/>
            <w:right w:val="none" w:sz="0" w:space="0" w:color="auto"/>
          </w:divBdr>
        </w:div>
      </w:divsChild>
    </w:div>
    <w:div w:id="719285157">
      <w:bodyDiv w:val="1"/>
      <w:marLeft w:val="0"/>
      <w:marRight w:val="0"/>
      <w:marTop w:val="0"/>
      <w:marBottom w:val="0"/>
      <w:divBdr>
        <w:top w:val="none" w:sz="0" w:space="0" w:color="auto"/>
        <w:left w:val="none" w:sz="0" w:space="0" w:color="auto"/>
        <w:bottom w:val="none" w:sz="0" w:space="0" w:color="auto"/>
        <w:right w:val="none" w:sz="0" w:space="0" w:color="auto"/>
      </w:divBdr>
    </w:div>
    <w:div w:id="719285212">
      <w:bodyDiv w:val="1"/>
      <w:marLeft w:val="0"/>
      <w:marRight w:val="0"/>
      <w:marTop w:val="0"/>
      <w:marBottom w:val="0"/>
      <w:divBdr>
        <w:top w:val="none" w:sz="0" w:space="0" w:color="auto"/>
        <w:left w:val="none" w:sz="0" w:space="0" w:color="auto"/>
        <w:bottom w:val="none" w:sz="0" w:space="0" w:color="auto"/>
        <w:right w:val="none" w:sz="0" w:space="0" w:color="auto"/>
      </w:divBdr>
    </w:div>
    <w:div w:id="719397425">
      <w:bodyDiv w:val="1"/>
      <w:marLeft w:val="0"/>
      <w:marRight w:val="0"/>
      <w:marTop w:val="0"/>
      <w:marBottom w:val="0"/>
      <w:divBdr>
        <w:top w:val="none" w:sz="0" w:space="0" w:color="auto"/>
        <w:left w:val="none" w:sz="0" w:space="0" w:color="auto"/>
        <w:bottom w:val="none" w:sz="0" w:space="0" w:color="auto"/>
        <w:right w:val="none" w:sz="0" w:space="0" w:color="auto"/>
      </w:divBdr>
    </w:div>
    <w:div w:id="719398249">
      <w:bodyDiv w:val="1"/>
      <w:marLeft w:val="0"/>
      <w:marRight w:val="0"/>
      <w:marTop w:val="0"/>
      <w:marBottom w:val="0"/>
      <w:divBdr>
        <w:top w:val="none" w:sz="0" w:space="0" w:color="auto"/>
        <w:left w:val="none" w:sz="0" w:space="0" w:color="auto"/>
        <w:bottom w:val="none" w:sz="0" w:space="0" w:color="auto"/>
        <w:right w:val="none" w:sz="0" w:space="0" w:color="auto"/>
      </w:divBdr>
    </w:div>
    <w:div w:id="719520288">
      <w:bodyDiv w:val="1"/>
      <w:marLeft w:val="0"/>
      <w:marRight w:val="0"/>
      <w:marTop w:val="0"/>
      <w:marBottom w:val="0"/>
      <w:divBdr>
        <w:top w:val="none" w:sz="0" w:space="0" w:color="auto"/>
        <w:left w:val="none" w:sz="0" w:space="0" w:color="auto"/>
        <w:bottom w:val="none" w:sz="0" w:space="0" w:color="auto"/>
        <w:right w:val="none" w:sz="0" w:space="0" w:color="auto"/>
      </w:divBdr>
    </w:div>
    <w:div w:id="719549913">
      <w:bodyDiv w:val="1"/>
      <w:marLeft w:val="0"/>
      <w:marRight w:val="0"/>
      <w:marTop w:val="0"/>
      <w:marBottom w:val="0"/>
      <w:divBdr>
        <w:top w:val="none" w:sz="0" w:space="0" w:color="auto"/>
        <w:left w:val="none" w:sz="0" w:space="0" w:color="auto"/>
        <w:bottom w:val="none" w:sz="0" w:space="0" w:color="auto"/>
        <w:right w:val="none" w:sz="0" w:space="0" w:color="auto"/>
      </w:divBdr>
    </w:div>
    <w:div w:id="719672524">
      <w:bodyDiv w:val="1"/>
      <w:marLeft w:val="0"/>
      <w:marRight w:val="0"/>
      <w:marTop w:val="0"/>
      <w:marBottom w:val="0"/>
      <w:divBdr>
        <w:top w:val="none" w:sz="0" w:space="0" w:color="auto"/>
        <w:left w:val="none" w:sz="0" w:space="0" w:color="auto"/>
        <w:bottom w:val="none" w:sz="0" w:space="0" w:color="auto"/>
        <w:right w:val="none" w:sz="0" w:space="0" w:color="auto"/>
      </w:divBdr>
    </w:div>
    <w:div w:id="719673188">
      <w:bodyDiv w:val="1"/>
      <w:marLeft w:val="0"/>
      <w:marRight w:val="0"/>
      <w:marTop w:val="0"/>
      <w:marBottom w:val="0"/>
      <w:divBdr>
        <w:top w:val="none" w:sz="0" w:space="0" w:color="auto"/>
        <w:left w:val="none" w:sz="0" w:space="0" w:color="auto"/>
        <w:bottom w:val="none" w:sz="0" w:space="0" w:color="auto"/>
        <w:right w:val="none" w:sz="0" w:space="0" w:color="auto"/>
      </w:divBdr>
    </w:div>
    <w:div w:id="719742905">
      <w:bodyDiv w:val="1"/>
      <w:marLeft w:val="0"/>
      <w:marRight w:val="0"/>
      <w:marTop w:val="0"/>
      <w:marBottom w:val="0"/>
      <w:divBdr>
        <w:top w:val="none" w:sz="0" w:space="0" w:color="auto"/>
        <w:left w:val="none" w:sz="0" w:space="0" w:color="auto"/>
        <w:bottom w:val="none" w:sz="0" w:space="0" w:color="auto"/>
        <w:right w:val="none" w:sz="0" w:space="0" w:color="auto"/>
      </w:divBdr>
    </w:div>
    <w:div w:id="719791021">
      <w:bodyDiv w:val="1"/>
      <w:marLeft w:val="0"/>
      <w:marRight w:val="0"/>
      <w:marTop w:val="0"/>
      <w:marBottom w:val="0"/>
      <w:divBdr>
        <w:top w:val="none" w:sz="0" w:space="0" w:color="auto"/>
        <w:left w:val="none" w:sz="0" w:space="0" w:color="auto"/>
        <w:bottom w:val="none" w:sz="0" w:space="0" w:color="auto"/>
        <w:right w:val="none" w:sz="0" w:space="0" w:color="auto"/>
      </w:divBdr>
    </w:div>
    <w:div w:id="719867961">
      <w:bodyDiv w:val="1"/>
      <w:marLeft w:val="0"/>
      <w:marRight w:val="0"/>
      <w:marTop w:val="0"/>
      <w:marBottom w:val="0"/>
      <w:divBdr>
        <w:top w:val="none" w:sz="0" w:space="0" w:color="auto"/>
        <w:left w:val="none" w:sz="0" w:space="0" w:color="auto"/>
        <w:bottom w:val="none" w:sz="0" w:space="0" w:color="auto"/>
        <w:right w:val="none" w:sz="0" w:space="0" w:color="auto"/>
      </w:divBdr>
    </w:div>
    <w:div w:id="719937743">
      <w:bodyDiv w:val="1"/>
      <w:marLeft w:val="0"/>
      <w:marRight w:val="0"/>
      <w:marTop w:val="0"/>
      <w:marBottom w:val="0"/>
      <w:divBdr>
        <w:top w:val="none" w:sz="0" w:space="0" w:color="auto"/>
        <w:left w:val="none" w:sz="0" w:space="0" w:color="auto"/>
        <w:bottom w:val="none" w:sz="0" w:space="0" w:color="auto"/>
        <w:right w:val="none" w:sz="0" w:space="0" w:color="auto"/>
      </w:divBdr>
    </w:div>
    <w:div w:id="720052814">
      <w:bodyDiv w:val="1"/>
      <w:marLeft w:val="0"/>
      <w:marRight w:val="0"/>
      <w:marTop w:val="0"/>
      <w:marBottom w:val="0"/>
      <w:divBdr>
        <w:top w:val="none" w:sz="0" w:space="0" w:color="auto"/>
        <w:left w:val="none" w:sz="0" w:space="0" w:color="auto"/>
        <w:bottom w:val="none" w:sz="0" w:space="0" w:color="auto"/>
        <w:right w:val="none" w:sz="0" w:space="0" w:color="auto"/>
      </w:divBdr>
    </w:div>
    <w:div w:id="720253415">
      <w:bodyDiv w:val="1"/>
      <w:marLeft w:val="0"/>
      <w:marRight w:val="0"/>
      <w:marTop w:val="0"/>
      <w:marBottom w:val="0"/>
      <w:divBdr>
        <w:top w:val="none" w:sz="0" w:space="0" w:color="auto"/>
        <w:left w:val="none" w:sz="0" w:space="0" w:color="auto"/>
        <w:bottom w:val="none" w:sz="0" w:space="0" w:color="auto"/>
        <w:right w:val="none" w:sz="0" w:space="0" w:color="auto"/>
      </w:divBdr>
    </w:div>
    <w:div w:id="720324712">
      <w:bodyDiv w:val="1"/>
      <w:marLeft w:val="0"/>
      <w:marRight w:val="0"/>
      <w:marTop w:val="0"/>
      <w:marBottom w:val="0"/>
      <w:divBdr>
        <w:top w:val="none" w:sz="0" w:space="0" w:color="auto"/>
        <w:left w:val="none" w:sz="0" w:space="0" w:color="auto"/>
        <w:bottom w:val="none" w:sz="0" w:space="0" w:color="auto"/>
        <w:right w:val="none" w:sz="0" w:space="0" w:color="auto"/>
      </w:divBdr>
    </w:div>
    <w:div w:id="720372632">
      <w:bodyDiv w:val="1"/>
      <w:marLeft w:val="0"/>
      <w:marRight w:val="0"/>
      <w:marTop w:val="0"/>
      <w:marBottom w:val="0"/>
      <w:divBdr>
        <w:top w:val="none" w:sz="0" w:space="0" w:color="auto"/>
        <w:left w:val="none" w:sz="0" w:space="0" w:color="auto"/>
        <w:bottom w:val="none" w:sz="0" w:space="0" w:color="auto"/>
        <w:right w:val="none" w:sz="0" w:space="0" w:color="auto"/>
      </w:divBdr>
    </w:div>
    <w:div w:id="720398651">
      <w:bodyDiv w:val="1"/>
      <w:marLeft w:val="0"/>
      <w:marRight w:val="0"/>
      <w:marTop w:val="0"/>
      <w:marBottom w:val="0"/>
      <w:divBdr>
        <w:top w:val="none" w:sz="0" w:space="0" w:color="auto"/>
        <w:left w:val="none" w:sz="0" w:space="0" w:color="auto"/>
        <w:bottom w:val="none" w:sz="0" w:space="0" w:color="auto"/>
        <w:right w:val="none" w:sz="0" w:space="0" w:color="auto"/>
      </w:divBdr>
    </w:div>
    <w:div w:id="720402655">
      <w:bodyDiv w:val="1"/>
      <w:marLeft w:val="0"/>
      <w:marRight w:val="0"/>
      <w:marTop w:val="0"/>
      <w:marBottom w:val="0"/>
      <w:divBdr>
        <w:top w:val="none" w:sz="0" w:space="0" w:color="auto"/>
        <w:left w:val="none" w:sz="0" w:space="0" w:color="auto"/>
        <w:bottom w:val="none" w:sz="0" w:space="0" w:color="auto"/>
        <w:right w:val="none" w:sz="0" w:space="0" w:color="auto"/>
      </w:divBdr>
    </w:div>
    <w:div w:id="720440039">
      <w:bodyDiv w:val="1"/>
      <w:marLeft w:val="0"/>
      <w:marRight w:val="0"/>
      <w:marTop w:val="0"/>
      <w:marBottom w:val="0"/>
      <w:divBdr>
        <w:top w:val="none" w:sz="0" w:space="0" w:color="auto"/>
        <w:left w:val="none" w:sz="0" w:space="0" w:color="auto"/>
        <w:bottom w:val="none" w:sz="0" w:space="0" w:color="auto"/>
        <w:right w:val="none" w:sz="0" w:space="0" w:color="auto"/>
      </w:divBdr>
    </w:div>
    <w:div w:id="720638121">
      <w:bodyDiv w:val="1"/>
      <w:marLeft w:val="0"/>
      <w:marRight w:val="0"/>
      <w:marTop w:val="0"/>
      <w:marBottom w:val="0"/>
      <w:divBdr>
        <w:top w:val="none" w:sz="0" w:space="0" w:color="auto"/>
        <w:left w:val="none" w:sz="0" w:space="0" w:color="auto"/>
        <w:bottom w:val="none" w:sz="0" w:space="0" w:color="auto"/>
        <w:right w:val="none" w:sz="0" w:space="0" w:color="auto"/>
      </w:divBdr>
    </w:div>
    <w:div w:id="720638257">
      <w:bodyDiv w:val="1"/>
      <w:marLeft w:val="0"/>
      <w:marRight w:val="0"/>
      <w:marTop w:val="0"/>
      <w:marBottom w:val="0"/>
      <w:divBdr>
        <w:top w:val="none" w:sz="0" w:space="0" w:color="auto"/>
        <w:left w:val="none" w:sz="0" w:space="0" w:color="auto"/>
        <w:bottom w:val="none" w:sz="0" w:space="0" w:color="auto"/>
        <w:right w:val="none" w:sz="0" w:space="0" w:color="auto"/>
      </w:divBdr>
    </w:div>
    <w:div w:id="720785109">
      <w:bodyDiv w:val="1"/>
      <w:marLeft w:val="0"/>
      <w:marRight w:val="0"/>
      <w:marTop w:val="0"/>
      <w:marBottom w:val="0"/>
      <w:divBdr>
        <w:top w:val="none" w:sz="0" w:space="0" w:color="auto"/>
        <w:left w:val="none" w:sz="0" w:space="0" w:color="auto"/>
        <w:bottom w:val="none" w:sz="0" w:space="0" w:color="auto"/>
        <w:right w:val="none" w:sz="0" w:space="0" w:color="auto"/>
      </w:divBdr>
    </w:div>
    <w:div w:id="720786099">
      <w:bodyDiv w:val="1"/>
      <w:marLeft w:val="0"/>
      <w:marRight w:val="0"/>
      <w:marTop w:val="0"/>
      <w:marBottom w:val="0"/>
      <w:divBdr>
        <w:top w:val="none" w:sz="0" w:space="0" w:color="auto"/>
        <w:left w:val="none" w:sz="0" w:space="0" w:color="auto"/>
        <w:bottom w:val="none" w:sz="0" w:space="0" w:color="auto"/>
        <w:right w:val="none" w:sz="0" w:space="0" w:color="auto"/>
      </w:divBdr>
    </w:div>
    <w:div w:id="720787495">
      <w:bodyDiv w:val="1"/>
      <w:marLeft w:val="0"/>
      <w:marRight w:val="0"/>
      <w:marTop w:val="0"/>
      <w:marBottom w:val="0"/>
      <w:divBdr>
        <w:top w:val="none" w:sz="0" w:space="0" w:color="auto"/>
        <w:left w:val="none" w:sz="0" w:space="0" w:color="auto"/>
        <w:bottom w:val="none" w:sz="0" w:space="0" w:color="auto"/>
        <w:right w:val="none" w:sz="0" w:space="0" w:color="auto"/>
      </w:divBdr>
    </w:div>
    <w:div w:id="720833065">
      <w:bodyDiv w:val="1"/>
      <w:marLeft w:val="0"/>
      <w:marRight w:val="0"/>
      <w:marTop w:val="0"/>
      <w:marBottom w:val="0"/>
      <w:divBdr>
        <w:top w:val="none" w:sz="0" w:space="0" w:color="auto"/>
        <w:left w:val="none" w:sz="0" w:space="0" w:color="auto"/>
        <w:bottom w:val="none" w:sz="0" w:space="0" w:color="auto"/>
        <w:right w:val="none" w:sz="0" w:space="0" w:color="auto"/>
      </w:divBdr>
    </w:div>
    <w:div w:id="720977310">
      <w:bodyDiv w:val="1"/>
      <w:marLeft w:val="0"/>
      <w:marRight w:val="0"/>
      <w:marTop w:val="0"/>
      <w:marBottom w:val="0"/>
      <w:divBdr>
        <w:top w:val="none" w:sz="0" w:space="0" w:color="auto"/>
        <w:left w:val="none" w:sz="0" w:space="0" w:color="auto"/>
        <w:bottom w:val="none" w:sz="0" w:space="0" w:color="auto"/>
        <w:right w:val="none" w:sz="0" w:space="0" w:color="auto"/>
      </w:divBdr>
    </w:div>
    <w:div w:id="721027210">
      <w:bodyDiv w:val="1"/>
      <w:marLeft w:val="0"/>
      <w:marRight w:val="0"/>
      <w:marTop w:val="0"/>
      <w:marBottom w:val="0"/>
      <w:divBdr>
        <w:top w:val="none" w:sz="0" w:space="0" w:color="auto"/>
        <w:left w:val="none" w:sz="0" w:space="0" w:color="auto"/>
        <w:bottom w:val="none" w:sz="0" w:space="0" w:color="auto"/>
        <w:right w:val="none" w:sz="0" w:space="0" w:color="auto"/>
      </w:divBdr>
    </w:div>
    <w:div w:id="721104232">
      <w:bodyDiv w:val="1"/>
      <w:marLeft w:val="0"/>
      <w:marRight w:val="0"/>
      <w:marTop w:val="0"/>
      <w:marBottom w:val="0"/>
      <w:divBdr>
        <w:top w:val="none" w:sz="0" w:space="0" w:color="auto"/>
        <w:left w:val="none" w:sz="0" w:space="0" w:color="auto"/>
        <w:bottom w:val="none" w:sz="0" w:space="0" w:color="auto"/>
        <w:right w:val="none" w:sz="0" w:space="0" w:color="auto"/>
      </w:divBdr>
    </w:div>
    <w:div w:id="721176174">
      <w:bodyDiv w:val="1"/>
      <w:marLeft w:val="0"/>
      <w:marRight w:val="0"/>
      <w:marTop w:val="0"/>
      <w:marBottom w:val="0"/>
      <w:divBdr>
        <w:top w:val="none" w:sz="0" w:space="0" w:color="auto"/>
        <w:left w:val="none" w:sz="0" w:space="0" w:color="auto"/>
        <w:bottom w:val="none" w:sz="0" w:space="0" w:color="auto"/>
        <w:right w:val="none" w:sz="0" w:space="0" w:color="auto"/>
      </w:divBdr>
    </w:div>
    <w:div w:id="721447077">
      <w:bodyDiv w:val="1"/>
      <w:marLeft w:val="0"/>
      <w:marRight w:val="0"/>
      <w:marTop w:val="0"/>
      <w:marBottom w:val="0"/>
      <w:divBdr>
        <w:top w:val="none" w:sz="0" w:space="0" w:color="auto"/>
        <w:left w:val="none" w:sz="0" w:space="0" w:color="auto"/>
        <w:bottom w:val="none" w:sz="0" w:space="0" w:color="auto"/>
        <w:right w:val="none" w:sz="0" w:space="0" w:color="auto"/>
      </w:divBdr>
    </w:div>
    <w:div w:id="721518207">
      <w:bodyDiv w:val="1"/>
      <w:marLeft w:val="0"/>
      <w:marRight w:val="0"/>
      <w:marTop w:val="0"/>
      <w:marBottom w:val="0"/>
      <w:divBdr>
        <w:top w:val="none" w:sz="0" w:space="0" w:color="auto"/>
        <w:left w:val="none" w:sz="0" w:space="0" w:color="auto"/>
        <w:bottom w:val="none" w:sz="0" w:space="0" w:color="auto"/>
        <w:right w:val="none" w:sz="0" w:space="0" w:color="auto"/>
      </w:divBdr>
    </w:div>
    <w:div w:id="721560593">
      <w:bodyDiv w:val="1"/>
      <w:marLeft w:val="0"/>
      <w:marRight w:val="0"/>
      <w:marTop w:val="0"/>
      <w:marBottom w:val="0"/>
      <w:divBdr>
        <w:top w:val="none" w:sz="0" w:space="0" w:color="auto"/>
        <w:left w:val="none" w:sz="0" w:space="0" w:color="auto"/>
        <w:bottom w:val="none" w:sz="0" w:space="0" w:color="auto"/>
        <w:right w:val="none" w:sz="0" w:space="0" w:color="auto"/>
      </w:divBdr>
    </w:div>
    <w:div w:id="721633954">
      <w:bodyDiv w:val="1"/>
      <w:marLeft w:val="0"/>
      <w:marRight w:val="0"/>
      <w:marTop w:val="0"/>
      <w:marBottom w:val="0"/>
      <w:divBdr>
        <w:top w:val="none" w:sz="0" w:space="0" w:color="auto"/>
        <w:left w:val="none" w:sz="0" w:space="0" w:color="auto"/>
        <w:bottom w:val="none" w:sz="0" w:space="0" w:color="auto"/>
        <w:right w:val="none" w:sz="0" w:space="0" w:color="auto"/>
      </w:divBdr>
    </w:div>
    <w:div w:id="721634231">
      <w:bodyDiv w:val="1"/>
      <w:marLeft w:val="0"/>
      <w:marRight w:val="0"/>
      <w:marTop w:val="0"/>
      <w:marBottom w:val="0"/>
      <w:divBdr>
        <w:top w:val="none" w:sz="0" w:space="0" w:color="auto"/>
        <w:left w:val="none" w:sz="0" w:space="0" w:color="auto"/>
        <w:bottom w:val="none" w:sz="0" w:space="0" w:color="auto"/>
        <w:right w:val="none" w:sz="0" w:space="0" w:color="auto"/>
      </w:divBdr>
    </w:div>
    <w:div w:id="721635392">
      <w:bodyDiv w:val="1"/>
      <w:marLeft w:val="0"/>
      <w:marRight w:val="0"/>
      <w:marTop w:val="0"/>
      <w:marBottom w:val="0"/>
      <w:divBdr>
        <w:top w:val="none" w:sz="0" w:space="0" w:color="auto"/>
        <w:left w:val="none" w:sz="0" w:space="0" w:color="auto"/>
        <w:bottom w:val="none" w:sz="0" w:space="0" w:color="auto"/>
        <w:right w:val="none" w:sz="0" w:space="0" w:color="auto"/>
      </w:divBdr>
    </w:div>
    <w:div w:id="721640688">
      <w:bodyDiv w:val="1"/>
      <w:marLeft w:val="0"/>
      <w:marRight w:val="0"/>
      <w:marTop w:val="0"/>
      <w:marBottom w:val="0"/>
      <w:divBdr>
        <w:top w:val="none" w:sz="0" w:space="0" w:color="auto"/>
        <w:left w:val="none" w:sz="0" w:space="0" w:color="auto"/>
        <w:bottom w:val="none" w:sz="0" w:space="0" w:color="auto"/>
        <w:right w:val="none" w:sz="0" w:space="0" w:color="auto"/>
      </w:divBdr>
    </w:div>
    <w:div w:id="721759254">
      <w:bodyDiv w:val="1"/>
      <w:marLeft w:val="0"/>
      <w:marRight w:val="0"/>
      <w:marTop w:val="0"/>
      <w:marBottom w:val="0"/>
      <w:divBdr>
        <w:top w:val="none" w:sz="0" w:space="0" w:color="auto"/>
        <w:left w:val="none" w:sz="0" w:space="0" w:color="auto"/>
        <w:bottom w:val="none" w:sz="0" w:space="0" w:color="auto"/>
        <w:right w:val="none" w:sz="0" w:space="0" w:color="auto"/>
      </w:divBdr>
    </w:div>
    <w:div w:id="721944720">
      <w:bodyDiv w:val="1"/>
      <w:marLeft w:val="0"/>
      <w:marRight w:val="0"/>
      <w:marTop w:val="0"/>
      <w:marBottom w:val="0"/>
      <w:divBdr>
        <w:top w:val="none" w:sz="0" w:space="0" w:color="auto"/>
        <w:left w:val="none" w:sz="0" w:space="0" w:color="auto"/>
        <w:bottom w:val="none" w:sz="0" w:space="0" w:color="auto"/>
        <w:right w:val="none" w:sz="0" w:space="0" w:color="auto"/>
      </w:divBdr>
      <w:divsChild>
        <w:div w:id="29763716">
          <w:marLeft w:val="480"/>
          <w:marRight w:val="0"/>
          <w:marTop w:val="0"/>
          <w:marBottom w:val="0"/>
          <w:divBdr>
            <w:top w:val="none" w:sz="0" w:space="0" w:color="auto"/>
            <w:left w:val="none" w:sz="0" w:space="0" w:color="auto"/>
            <w:bottom w:val="none" w:sz="0" w:space="0" w:color="auto"/>
            <w:right w:val="none" w:sz="0" w:space="0" w:color="auto"/>
          </w:divBdr>
        </w:div>
        <w:div w:id="148988690">
          <w:marLeft w:val="480"/>
          <w:marRight w:val="0"/>
          <w:marTop w:val="0"/>
          <w:marBottom w:val="0"/>
          <w:divBdr>
            <w:top w:val="none" w:sz="0" w:space="0" w:color="auto"/>
            <w:left w:val="none" w:sz="0" w:space="0" w:color="auto"/>
            <w:bottom w:val="none" w:sz="0" w:space="0" w:color="auto"/>
            <w:right w:val="none" w:sz="0" w:space="0" w:color="auto"/>
          </w:divBdr>
        </w:div>
        <w:div w:id="293753661">
          <w:marLeft w:val="480"/>
          <w:marRight w:val="0"/>
          <w:marTop w:val="0"/>
          <w:marBottom w:val="0"/>
          <w:divBdr>
            <w:top w:val="none" w:sz="0" w:space="0" w:color="auto"/>
            <w:left w:val="none" w:sz="0" w:space="0" w:color="auto"/>
            <w:bottom w:val="none" w:sz="0" w:space="0" w:color="auto"/>
            <w:right w:val="none" w:sz="0" w:space="0" w:color="auto"/>
          </w:divBdr>
        </w:div>
        <w:div w:id="299461774">
          <w:marLeft w:val="480"/>
          <w:marRight w:val="0"/>
          <w:marTop w:val="0"/>
          <w:marBottom w:val="0"/>
          <w:divBdr>
            <w:top w:val="none" w:sz="0" w:space="0" w:color="auto"/>
            <w:left w:val="none" w:sz="0" w:space="0" w:color="auto"/>
            <w:bottom w:val="none" w:sz="0" w:space="0" w:color="auto"/>
            <w:right w:val="none" w:sz="0" w:space="0" w:color="auto"/>
          </w:divBdr>
        </w:div>
        <w:div w:id="301152672">
          <w:marLeft w:val="480"/>
          <w:marRight w:val="0"/>
          <w:marTop w:val="0"/>
          <w:marBottom w:val="0"/>
          <w:divBdr>
            <w:top w:val="none" w:sz="0" w:space="0" w:color="auto"/>
            <w:left w:val="none" w:sz="0" w:space="0" w:color="auto"/>
            <w:bottom w:val="none" w:sz="0" w:space="0" w:color="auto"/>
            <w:right w:val="none" w:sz="0" w:space="0" w:color="auto"/>
          </w:divBdr>
        </w:div>
        <w:div w:id="313146123">
          <w:marLeft w:val="480"/>
          <w:marRight w:val="0"/>
          <w:marTop w:val="0"/>
          <w:marBottom w:val="0"/>
          <w:divBdr>
            <w:top w:val="none" w:sz="0" w:space="0" w:color="auto"/>
            <w:left w:val="none" w:sz="0" w:space="0" w:color="auto"/>
            <w:bottom w:val="none" w:sz="0" w:space="0" w:color="auto"/>
            <w:right w:val="none" w:sz="0" w:space="0" w:color="auto"/>
          </w:divBdr>
        </w:div>
        <w:div w:id="326636275">
          <w:marLeft w:val="480"/>
          <w:marRight w:val="0"/>
          <w:marTop w:val="0"/>
          <w:marBottom w:val="0"/>
          <w:divBdr>
            <w:top w:val="none" w:sz="0" w:space="0" w:color="auto"/>
            <w:left w:val="none" w:sz="0" w:space="0" w:color="auto"/>
            <w:bottom w:val="none" w:sz="0" w:space="0" w:color="auto"/>
            <w:right w:val="none" w:sz="0" w:space="0" w:color="auto"/>
          </w:divBdr>
        </w:div>
        <w:div w:id="364212463">
          <w:marLeft w:val="480"/>
          <w:marRight w:val="0"/>
          <w:marTop w:val="0"/>
          <w:marBottom w:val="0"/>
          <w:divBdr>
            <w:top w:val="none" w:sz="0" w:space="0" w:color="auto"/>
            <w:left w:val="none" w:sz="0" w:space="0" w:color="auto"/>
            <w:bottom w:val="none" w:sz="0" w:space="0" w:color="auto"/>
            <w:right w:val="none" w:sz="0" w:space="0" w:color="auto"/>
          </w:divBdr>
        </w:div>
        <w:div w:id="378939145">
          <w:marLeft w:val="480"/>
          <w:marRight w:val="0"/>
          <w:marTop w:val="0"/>
          <w:marBottom w:val="0"/>
          <w:divBdr>
            <w:top w:val="none" w:sz="0" w:space="0" w:color="auto"/>
            <w:left w:val="none" w:sz="0" w:space="0" w:color="auto"/>
            <w:bottom w:val="none" w:sz="0" w:space="0" w:color="auto"/>
            <w:right w:val="none" w:sz="0" w:space="0" w:color="auto"/>
          </w:divBdr>
        </w:div>
        <w:div w:id="414863607">
          <w:marLeft w:val="480"/>
          <w:marRight w:val="0"/>
          <w:marTop w:val="0"/>
          <w:marBottom w:val="0"/>
          <w:divBdr>
            <w:top w:val="none" w:sz="0" w:space="0" w:color="auto"/>
            <w:left w:val="none" w:sz="0" w:space="0" w:color="auto"/>
            <w:bottom w:val="none" w:sz="0" w:space="0" w:color="auto"/>
            <w:right w:val="none" w:sz="0" w:space="0" w:color="auto"/>
          </w:divBdr>
        </w:div>
        <w:div w:id="438792961">
          <w:marLeft w:val="480"/>
          <w:marRight w:val="0"/>
          <w:marTop w:val="0"/>
          <w:marBottom w:val="0"/>
          <w:divBdr>
            <w:top w:val="none" w:sz="0" w:space="0" w:color="auto"/>
            <w:left w:val="none" w:sz="0" w:space="0" w:color="auto"/>
            <w:bottom w:val="none" w:sz="0" w:space="0" w:color="auto"/>
            <w:right w:val="none" w:sz="0" w:space="0" w:color="auto"/>
          </w:divBdr>
        </w:div>
        <w:div w:id="461924883">
          <w:marLeft w:val="480"/>
          <w:marRight w:val="0"/>
          <w:marTop w:val="0"/>
          <w:marBottom w:val="0"/>
          <w:divBdr>
            <w:top w:val="none" w:sz="0" w:space="0" w:color="auto"/>
            <w:left w:val="none" w:sz="0" w:space="0" w:color="auto"/>
            <w:bottom w:val="none" w:sz="0" w:space="0" w:color="auto"/>
            <w:right w:val="none" w:sz="0" w:space="0" w:color="auto"/>
          </w:divBdr>
        </w:div>
        <w:div w:id="465977852">
          <w:marLeft w:val="480"/>
          <w:marRight w:val="0"/>
          <w:marTop w:val="0"/>
          <w:marBottom w:val="0"/>
          <w:divBdr>
            <w:top w:val="none" w:sz="0" w:space="0" w:color="auto"/>
            <w:left w:val="none" w:sz="0" w:space="0" w:color="auto"/>
            <w:bottom w:val="none" w:sz="0" w:space="0" w:color="auto"/>
            <w:right w:val="none" w:sz="0" w:space="0" w:color="auto"/>
          </w:divBdr>
        </w:div>
        <w:div w:id="510142415">
          <w:marLeft w:val="480"/>
          <w:marRight w:val="0"/>
          <w:marTop w:val="0"/>
          <w:marBottom w:val="0"/>
          <w:divBdr>
            <w:top w:val="none" w:sz="0" w:space="0" w:color="auto"/>
            <w:left w:val="none" w:sz="0" w:space="0" w:color="auto"/>
            <w:bottom w:val="none" w:sz="0" w:space="0" w:color="auto"/>
            <w:right w:val="none" w:sz="0" w:space="0" w:color="auto"/>
          </w:divBdr>
        </w:div>
        <w:div w:id="567766334">
          <w:marLeft w:val="480"/>
          <w:marRight w:val="0"/>
          <w:marTop w:val="0"/>
          <w:marBottom w:val="0"/>
          <w:divBdr>
            <w:top w:val="none" w:sz="0" w:space="0" w:color="auto"/>
            <w:left w:val="none" w:sz="0" w:space="0" w:color="auto"/>
            <w:bottom w:val="none" w:sz="0" w:space="0" w:color="auto"/>
            <w:right w:val="none" w:sz="0" w:space="0" w:color="auto"/>
          </w:divBdr>
        </w:div>
        <w:div w:id="586116550">
          <w:marLeft w:val="480"/>
          <w:marRight w:val="0"/>
          <w:marTop w:val="0"/>
          <w:marBottom w:val="0"/>
          <w:divBdr>
            <w:top w:val="none" w:sz="0" w:space="0" w:color="auto"/>
            <w:left w:val="none" w:sz="0" w:space="0" w:color="auto"/>
            <w:bottom w:val="none" w:sz="0" w:space="0" w:color="auto"/>
            <w:right w:val="none" w:sz="0" w:space="0" w:color="auto"/>
          </w:divBdr>
        </w:div>
        <w:div w:id="587006109">
          <w:marLeft w:val="480"/>
          <w:marRight w:val="0"/>
          <w:marTop w:val="0"/>
          <w:marBottom w:val="0"/>
          <w:divBdr>
            <w:top w:val="none" w:sz="0" w:space="0" w:color="auto"/>
            <w:left w:val="none" w:sz="0" w:space="0" w:color="auto"/>
            <w:bottom w:val="none" w:sz="0" w:space="0" w:color="auto"/>
            <w:right w:val="none" w:sz="0" w:space="0" w:color="auto"/>
          </w:divBdr>
        </w:div>
        <w:div w:id="590240658">
          <w:marLeft w:val="480"/>
          <w:marRight w:val="0"/>
          <w:marTop w:val="0"/>
          <w:marBottom w:val="0"/>
          <w:divBdr>
            <w:top w:val="none" w:sz="0" w:space="0" w:color="auto"/>
            <w:left w:val="none" w:sz="0" w:space="0" w:color="auto"/>
            <w:bottom w:val="none" w:sz="0" w:space="0" w:color="auto"/>
            <w:right w:val="none" w:sz="0" w:space="0" w:color="auto"/>
          </w:divBdr>
        </w:div>
        <w:div w:id="676230463">
          <w:marLeft w:val="480"/>
          <w:marRight w:val="0"/>
          <w:marTop w:val="0"/>
          <w:marBottom w:val="0"/>
          <w:divBdr>
            <w:top w:val="none" w:sz="0" w:space="0" w:color="auto"/>
            <w:left w:val="none" w:sz="0" w:space="0" w:color="auto"/>
            <w:bottom w:val="none" w:sz="0" w:space="0" w:color="auto"/>
            <w:right w:val="none" w:sz="0" w:space="0" w:color="auto"/>
          </w:divBdr>
        </w:div>
        <w:div w:id="720326441">
          <w:marLeft w:val="480"/>
          <w:marRight w:val="0"/>
          <w:marTop w:val="0"/>
          <w:marBottom w:val="0"/>
          <w:divBdr>
            <w:top w:val="none" w:sz="0" w:space="0" w:color="auto"/>
            <w:left w:val="none" w:sz="0" w:space="0" w:color="auto"/>
            <w:bottom w:val="none" w:sz="0" w:space="0" w:color="auto"/>
            <w:right w:val="none" w:sz="0" w:space="0" w:color="auto"/>
          </w:divBdr>
        </w:div>
        <w:div w:id="764808187">
          <w:marLeft w:val="480"/>
          <w:marRight w:val="0"/>
          <w:marTop w:val="0"/>
          <w:marBottom w:val="0"/>
          <w:divBdr>
            <w:top w:val="none" w:sz="0" w:space="0" w:color="auto"/>
            <w:left w:val="none" w:sz="0" w:space="0" w:color="auto"/>
            <w:bottom w:val="none" w:sz="0" w:space="0" w:color="auto"/>
            <w:right w:val="none" w:sz="0" w:space="0" w:color="auto"/>
          </w:divBdr>
        </w:div>
        <w:div w:id="822504604">
          <w:marLeft w:val="480"/>
          <w:marRight w:val="0"/>
          <w:marTop w:val="0"/>
          <w:marBottom w:val="0"/>
          <w:divBdr>
            <w:top w:val="none" w:sz="0" w:space="0" w:color="auto"/>
            <w:left w:val="none" w:sz="0" w:space="0" w:color="auto"/>
            <w:bottom w:val="none" w:sz="0" w:space="0" w:color="auto"/>
            <w:right w:val="none" w:sz="0" w:space="0" w:color="auto"/>
          </w:divBdr>
        </w:div>
        <w:div w:id="828667830">
          <w:marLeft w:val="480"/>
          <w:marRight w:val="0"/>
          <w:marTop w:val="0"/>
          <w:marBottom w:val="0"/>
          <w:divBdr>
            <w:top w:val="none" w:sz="0" w:space="0" w:color="auto"/>
            <w:left w:val="none" w:sz="0" w:space="0" w:color="auto"/>
            <w:bottom w:val="none" w:sz="0" w:space="0" w:color="auto"/>
            <w:right w:val="none" w:sz="0" w:space="0" w:color="auto"/>
          </w:divBdr>
        </w:div>
        <w:div w:id="860317537">
          <w:marLeft w:val="480"/>
          <w:marRight w:val="0"/>
          <w:marTop w:val="0"/>
          <w:marBottom w:val="0"/>
          <w:divBdr>
            <w:top w:val="none" w:sz="0" w:space="0" w:color="auto"/>
            <w:left w:val="none" w:sz="0" w:space="0" w:color="auto"/>
            <w:bottom w:val="none" w:sz="0" w:space="0" w:color="auto"/>
            <w:right w:val="none" w:sz="0" w:space="0" w:color="auto"/>
          </w:divBdr>
        </w:div>
        <w:div w:id="887493684">
          <w:marLeft w:val="480"/>
          <w:marRight w:val="0"/>
          <w:marTop w:val="0"/>
          <w:marBottom w:val="0"/>
          <w:divBdr>
            <w:top w:val="none" w:sz="0" w:space="0" w:color="auto"/>
            <w:left w:val="none" w:sz="0" w:space="0" w:color="auto"/>
            <w:bottom w:val="none" w:sz="0" w:space="0" w:color="auto"/>
            <w:right w:val="none" w:sz="0" w:space="0" w:color="auto"/>
          </w:divBdr>
        </w:div>
        <w:div w:id="913664548">
          <w:marLeft w:val="480"/>
          <w:marRight w:val="0"/>
          <w:marTop w:val="0"/>
          <w:marBottom w:val="0"/>
          <w:divBdr>
            <w:top w:val="none" w:sz="0" w:space="0" w:color="auto"/>
            <w:left w:val="none" w:sz="0" w:space="0" w:color="auto"/>
            <w:bottom w:val="none" w:sz="0" w:space="0" w:color="auto"/>
            <w:right w:val="none" w:sz="0" w:space="0" w:color="auto"/>
          </w:divBdr>
        </w:div>
      </w:divsChild>
    </w:div>
    <w:div w:id="722100634">
      <w:bodyDiv w:val="1"/>
      <w:marLeft w:val="0"/>
      <w:marRight w:val="0"/>
      <w:marTop w:val="0"/>
      <w:marBottom w:val="0"/>
      <w:divBdr>
        <w:top w:val="none" w:sz="0" w:space="0" w:color="auto"/>
        <w:left w:val="none" w:sz="0" w:space="0" w:color="auto"/>
        <w:bottom w:val="none" w:sz="0" w:space="0" w:color="auto"/>
        <w:right w:val="none" w:sz="0" w:space="0" w:color="auto"/>
      </w:divBdr>
    </w:div>
    <w:div w:id="722145518">
      <w:bodyDiv w:val="1"/>
      <w:marLeft w:val="0"/>
      <w:marRight w:val="0"/>
      <w:marTop w:val="0"/>
      <w:marBottom w:val="0"/>
      <w:divBdr>
        <w:top w:val="none" w:sz="0" w:space="0" w:color="auto"/>
        <w:left w:val="none" w:sz="0" w:space="0" w:color="auto"/>
        <w:bottom w:val="none" w:sz="0" w:space="0" w:color="auto"/>
        <w:right w:val="none" w:sz="0" w:space="0" w:color="auto"/>
      </w:divBdr>
    </w:div>
    <w:div w:id="722294487">
      <w:bodyDiv w:val="1"/>
      <w:marLeft w:val="0"/>
      <w:marRight w:val="0"/>
      <w:marTop w:val="0"/>
      <w:marBottom w:val="0"/>
      <w:divBdr>
        <w:top w:val="none" w:sz="0" w:space="0" w:color="auto"/>
        <w:left w:val="none" w:sz="0" w:space="0" w:color="auto"/>
        <w:bottom w:val="none" w:sz="0" w:space="0" w:color="auto"/>
        <w:right w:val="none" w:sz="0" w:space="0" w:color="auto"/>
      </w:divBdr>
    </w:div>
    <w:div w:id="722414239">
      <w:bodyDiv w:val="1"/>
      <w:marLeft w:val="0"/>
      <w:marRight w:val="0"/>
      <w:marTop w:val="0"/>
      <w:marBottom w:val="0"/>
      <w:divBdr>
        <w:top w:val="none" w:sz="0" w:space="0" w:color="auto"/>
        <w:left w:val="none" w:sz="0" w:space="0" w:color="auto"/>
        <w:bottom w:val="none" w:sz="0" w:space="0" w:color="auto"/>
        <w:right w:val="none" w:sz="0" w:space="0" w:color="auto"/>
      </w:divBdr>
    </w:div>
    <w:div w:id="722556565">
      <w:bodyDiv w:val="1"/>
      <w:marLeft w:val="0"/>
      <w:marRight w:val="0"/>
      <w:marTop w:val="0"/>
      <w:marBottom w:val="0"/>
      <w:divBdr>
        <w:top w:val="none" w:sz="0" w:space="0" w:color="auto"/>
        <w:left w:val="none" w:sz="0" w:space="0" w:color="auto"/>
        <w:bottom w:val="none" w:sz="0" w:space="0" w:color="auto"/>
        <w:right w:val="none" w:sz="0" w:space="0" w:color="auto"/>
      </w:divBdr>
    </w:div>
    <w:div w:id="722558843">
      <w:bodyDiv w:val="1"/>
      <w:marLeft w:val="0"/>
      <w:marRight w:val="0"/>
      <w:marTop w:val="0"/>
      <w:marBottom w:val="0"/>
      <w:divBdr>
        <w:top w:val="none" w:sz="0" w:space="0" w:color="auto"/>
        <w:left w:val="none" w:sz="0" w:space="0" w:color="auto"/>
        <w:bottom w:val="none" w:sz="0" w:space="0" w:color="auto"/>
        <w:right w:val="none" w:sz="0" w:space="0" w:color="auto"/>
      </w:divBdr>
    </w:div>
    <w:div w:id="722565183">
      <w:bodyDiv w:val="1"/>
      <w:marLeft w:val="0"/>
      <w:marRight w:val="0"/>
      <w:marTop w:val="0"/>
      <w:marBottom w:val="0"/>
      <w:divBdr>
        <w:top w:val="none" w:sz="0" w:space="0" w:color="auto"/>
        <w:left w:val="none" w:sz="0" w:space="0" w:color="auto"/>
        <w:bottom w:val="none" w:sz="0" w:space="0" w:color="auto"/>
        <w:right w:val="none" w:sz="0" w:space="0" w:color="auto"/>
      </w:divBdr>
    </w:div>
    <w:div w:id="722749634">
      <w:bodyDiv w:val="1"/>
      <w:marLeft w:val="0"/>
      <w:marRight w:val="0"/>
      <w:marTop w:val="0"/>
      <w:marBottom w:val="0"/>
      <w:divBdr>
        <w:top w:val="none" w:sz="0" w:space="0" w:color="auto"/>
        <w:left w:val="none" w:sz="0" w:space="0" w:color="auto"/>
        <w:bottom w:val="none" w:sz="0" w:space="0" w:color="auto"/>
        <w:right w:val="none" w:sz="0" w:space="0" w:color="auto"/>
      </w:divBdr>
    </w:div>
    <w:div w:id="722751624">
      <w:bodyDiv w:val="1"/>
      <w:marLeft w:val="0"/>
      <w:marRight w:val="0"/>
      <w:marTop w:val="0"/>
      <w:marBottom w:val="0"/>
      <w:divBdr>
        <w:top w:val="none" w:sz="0" w:space="0" w:color="auto"/>
        <w:left w:val="none" w:sz="0" w:space="0" w:color="auto"/>
        <w:bottom w:val="none" w:sz="0" w:space="0" w:color="auto"/>
        <w:right w:val="none" w:sz="0" w:space="0" w:color="auto"/>
      </w:divBdr>
    </w:div>
    <w:div w:id="722800853">
      <w:bodyDiv w:val="1"/>
      <w:marLeft w:val="0"/>
      <w:marRight w:val="0"/>
      <w:marTop w:val="0"/>
      <w:marBottom w:val="0"/>
      <w:divBdr>
        <w:top w:val="none" w:sz="0" w:space="0" w:color="auto"/>
        <w:left w:val="none" w:sz="0" w:space="0" w:color="auto"/>
        <w:bottom w:val="none" w:sz="0" w:space="0" w:color="auto"/>
        <w:right w:val="none" w:sz="0" w:space="0" w:color="auto"/>
      </w:divBdr>
    </w:div>
    <w:div w:id="723064349">
      <w:bodyDiv w:val="1"/>
      <w:marLeft w:val="0"/>
      <w:marRight w:val="0"/>
      <w:marTop w:val="0"/>
      <w:marBottom w:val="0"/>
      <w:divBdr>
        <w:top w:val="none" w:sz="0" w:space="0" w:color="auto"/>
        <w:left w:val="none" w:sz="0" w:space="0" w:color="auto"/>
        <w:bottom w:val="none" w:sz="0" w:space="0" w:color="auto"/>
        <w:right w:val="none" w:sz="0" w:space="0" w:color="auto"/>
      </w:divBdr>
    </w:div>
    <w:div w:id="723141542">
      <w:bodyDiv w:val="1"/>
      <w:marLeft w:val="0"/>
      <w:marRight w:val="0"/>
      <w:marTop w:val="0"/>
      <w:marBottom w:val="0"/>
      <w:divBdr>
        <w:top w:val="none" w:sz="0" w:space="0" w:color="auto"/>
        <w:left w:val="none" w:sz="0" w:space="0" w:color="auto"/>
        <w:bottom w:val="none" w:sz="0" w:space="0" w:color="auto"/>
        <w:right w:val="none" w:sz="0" w:space="0" w:color="auto"/>
      </w:divBdr>
    </w:div>
    <w:div w:id="723260866">
      <w:bodyDiv w:val="1"/>
      <w:marLeft w:val="0"/>
      <w:marRight w:val="0"/>
      <w:marTop w:val="0"/>
      <w:marBottom w:val="0"/>
      <w:divBdr>
        <w:top w:val="none" w:sz="0" w:space="0" w:color="auto"/>
        <w:left w:val="none" w:sz="0" w:space="0" w:color="auto"/>
        <w:bottom w:val="none" w:sz="0" w:space="0" w:color="auto"/>
        <w:right w:val="none" w:sz="0" w:space="0" w:color="auto"/>
      </w:divBdr>
    </w:div>
    <w:div w:id="723455805">
      <w:bodyDiv w:val="1"/>
      <w:marLeft w:val="0"/>
      <w:marRight w:val="0"/>
      <w:marTop w:val="0"/>
      <w:marBottom w:val="0"/>
      <w:divBdr>
        <w:top w:val="none" w:sz="0" w:space="0" w:color="auto"/>
        <w:left w:val="none" w:sz="0" w:space="0" w:color="auto"/>
        <w:bottom w:val="none" w:sz="0" w:space="0" w:color="auto"/>
        <w:right w:val="none" w:sz="0" w:space="0" w:color="auto"/>
      </w:divBdr>
    </w:div>
    <w:div w:id="723530294">
      <w:bodyDiv w:val="1"/>
      <w:marLeft w:val="0"/>
      <w:marRight w:val="0"/>
      <w:marTop w:val="0"/>
      <w:marBottom w:val="0"/>
      <w:divBdr>
        <w:top w:val="none" w:sz="0" w:space="0" w:color="auto"/>
        <w:left w:val="none" w:sz="0" w:space="0" w:color="auto"/>
        <w:bottom w:val="none" w:sz="0" w:space="0" w:color="auto"/>
        <w:right w:val="none" w:sz="0" w:space="0" w:color="auto"/>
      </w:divBdr>
    </w:div>
    <w:div w:id="723531302">
      <w:bodyDiv w:val="1"/>
      <w:marLeft w:val="0"/>
      <w:marRight w:val="0"/>
      <w:marTop w:val="0"/>
      <w:marBottom w:val="0"/>
      <w:divBdr>
        <w:top w:val="none" w:sz="0" w:space="0" w:color="auto"/>
        <w:left w:val="none" w:sz="0" w:space="0" w:color="auto"/>
        <w:bottom w:val="none" w:sz="0" w:space="0" w:color="auto"/>
        <w:right w:val="none" w:sz="0" w:space="0" w:color="auto"/>
      </w:divBdr>
    </w:div>
    <w:div w:id="723674709">
      <w:bodyDiv w:val="1"/>
      <w:marLeft w:val="0"/>
      <w:marRight w:val="0"/>
      <w:marTop w:val="0"/>
      <w:marBottom w:val="0"/>
      <w:divBdr>
        <w:top w:val="none" w:sz="0" w:space="0" w:color="auto"/>
        <w:left w:val="none" w:sz="0" w:space="0" w:color="auto"/>
        <w:bottom w:val="none" w:sz="0" w:space="0" w:color="auto"/>
        <w:right w:val="none" w:sz="0" w:space="0" w:color="auto"/>
      </w:divBdr>
    </w:div>
    <w:div w:id="723677060">
      <w:bodyDiv w:val="1"/>
      <w:marLeft w:val="0"/>
      <w:marRight w:val="0"/>
      <w:marTop w:val="0"/>
      <w:marBottom w:val="0"/>
      <w:divBdr>
        <w:top w:val="none" w:sz="0" w:space="0" w:color="auto"/>
        <w:left w:val="none" w:sz="0" w:space="0" w:color="auto"/>
        <w:bottom w:val="none" w:sz="0" w:space="0" w:color="auto"/>
        <w:right w:val="none" w:sz="0" w:space="0" w:color="auto"/>
      </w:divBdr>
    </w:div>
    <w:div w:id="723797869">
      <w:bodyDiv w:val="1"/>
      <w:marLeft w:val="0"/>
      <w:marRight w:val="0"/>
      <w:marTop w:val="0"/>
      <w:marBottom w:val="0"/>
      <w:divBdr>
        <w:top w:val="none" w:sz="0" w:space="0" w:color="auto"/>
        <w:left w:val="none" w:sz="0" w:space="0" w:color="auto"/>
        <w:bottom w:val="none" w:sz="0" w:space="0" w:color="auto"/>
        <w:right w:val="none" w:sz="0" w:space="0" w:color="auto"/>
      </w:divBdr>
    </w:div>
    <w:div w:id="723989914">
      <w:bodyDiv w:val="1"/>
      <w:marLeft w:val="0"/>
      <w:marRight w:val="0"/>
      <w:marTop w:val="0"/>
      <w:marBottom w:val="0"/>
      <w:divBdr>
        <w:top w:val="none" w:sz="0" w:space="0" w:color="auto"/>
        <w:left w:val="none" w:sz="0" w:space="0" w:color="auto"/>
        <w:bottom w:val="none" w:sz="0" w:space="0" w:color="auto"/>
        <w:right w:val="none" w:sz="0" w:space="0" w:color="auto"/>
      </w:divBdr>
    </w:div>
    <w:div w:id="723991422">
      <w:bodyDiv w:val="1"/>
      <w:marLeft w:val="0"/>
      <w:marRight w:val="0"/>
      <w:marTop w:val="0"/>
      <w:marBottom w:val="0"/>
      <w:divBdr>
        <w:top w:val="none" w:sz="0" w:space="0" w:color="auto"/>
        <w:left w:val="none" w:sz="0" w:space="0" w:color="auto"/>
        <w:bottom w:val="none" w:sz="0" w:space="0" w:color="auto"/>
        <w:right w:val="none" w:sz="0" w:space="0" w:color="auto"/>
      </w:divBdr>
    </w:div>
    <w:div w:id="724061075">
      <w:bodyDiv w:val="1"/>
      <w:marLeft w:val="0"/>
      <w:marRight w:val="0"/>
      <w:marTop w:val="0"/>
      <w:marBottom w:val="0"/>
      <w:divBdr>
        <w:top w:val="none" w:sz="0" w:space="0" w:color="auto"/>
        <w:left w:val="none" w:sz="0" w:space="0" w:color="auto"/>
        <w:bottom w:val="none" w:sz="0" w:space="0" w:color="auto"/>
        <w:right w:val="none" w:sz="0" w:space="0" w:color="auto"/>
      </w:divBdr>
    </w:div>
    <w:div w:id="724066458">
      <w:bodyDiv w:val="1"/>
      <w:marLeft w:val="0"/>
      <w:marRight w:val="0"/>
      <w:marTop w:val="0"/>
      <w:marBottom w:val="0"/>
      <w:divBdr>
        <w:top w:val="none" w:sz="0" w:space="0" w:color="auto"/>
        <w:left w:val="none" w:sz="0" w:space="0" w:color="auto"/>
        <w:bottom w:val="none" w:sz="0" w:space="0" w:color="auto"/>
        <w:right w:val="none" w:sz="0" w:space="0" w:color="auto"/>
      </w:divBdr>
    </w:div>
    <w:div w:id="724109520">
      <w:bodyDiv w:val="1"/>
      <w:marLeft w:val="0"/>
      <w:marRight w:val="0"/>
      <w:marTop w:val="0"/>
      <w:marBottom w:val="0"/>
      <w:divBdr>
        <w:top w:val="none" w:sz="0" w:space="0" w:color="auto"/>
        <w:left w:val="none" w:sz="0" w:space="0" w:color="auto"/>
        <w:bottom w:val="none" w:sz="0" w:space="0" w:color="auto"/>
        <w:right w:val="none" w:sz="0" w:space="0" w:color="auto"/>
      </w:divBdr>
    </w:div>
    <w:div w:id="724332060">
      <w:bodyDiv w:val="1"/>
      <w:marLeft w:val="0"/>
      <w:marRight w:val="0"/>
      <w:marTop w:val="0"/>
      <w:marBottom w:val="0"/>
      <w:divBdr>
        <w:top w:val="none" w:sz="0" w:space="0" w:color="auto"/>
        <w:left w:val="none" w:sz="0" w:space="0" w:color="auto"/>
        <w:bottom w:val="none" w:sz="0" w:space="0" w:color="auto"/>
        <w:right w:val="none" w:sz="0" w:space="0" w:color="auto"/>
      </w:divBdr>
    </w:div>
    <w:div w:id="724370796">
      <w:bodyDiv w:val="1"/>
      <w:marLeft w:val="0"/>
      <w:marRight w:val="0"/>
      <w:marTop w:val="0"/>
      <w:marBottom w:val="0"/>
      <w:divBdr>
        <w:top w:val="none" w:sz="0" w:space="0" w:color="auto"/>
        <w:left w:val="none" w:sz="0" w:space="0" w:color="auto"/>
        <w:bottom w:val="none" w:sz="0" w:space="0" w:color="auto"/>
        <w:right w:val="none" w:sz="0" w:space="0" w:color="auto"/>
      </w:divBdr>
    </w:div>
    <w:div w:id="724371284">
      <w:bodyDiv w:val="1"/>
      <w:marLeft w:val="0"/>
      <w:marRight w:val="0"/>
      <w:marTop w:val="0"/>
      <w:marBottom w:val="0"/>
      <w:divBdr>
        <w:top w:val="none" w:sz="0" w:space="0" w:color="auto"/>
        <w:left w:val="none" w:sz="0" w:space="0" w:color="auto"/>
        <w:bottom w:val="none" w:sz="0" w:space="0" w:color="auto"/>
        <w:right w:val="none" w:sz="0" w:space="0" w:color="auto"/>
      </w:divBdr>
      <w:divsChild>
        <w:div w:id="2050451867">
          <w:marLeft w:val="480"/>
          <w:marRight w:val="0"/>
          <w:marTop w:val="0"/>
          <w:marBottom w:val="0"/>
          <w:divBdr>
            <w:top w:val="none" w:sz="0" w:space="0" w:color="auto"/>
            <w:left w:val="none" w:sz="0" w:space="0" w:color="auto"/>
            <w:bottom w:val="none" w:sz="0" w:space="0" w:color="auto"/>
            <w:right w:val="none" w:sz="0" w:space="0" w:color="auto"/>
          </w:divBdr>
        </w:div>
        <w:div w:id="1826124333">
          <w:marLeft w:val="480"/>
          <w:marRight w:val="0"/>
          <w:marTop w:val="0"/>
          <w:marBottom w:val="0"/>
          <w:divBdr>
            <w:top w:val="none" w:sz="0" w:space="0" w:color="auto"/>
            <w:left w:val="none" w:sz="0" w:space="0" w:color="auto"/>
            <w:bottom w:val="none" w:sz="0" w:space="0" w:color="auto"/>
            <w:right w:val="none" w:sz="0" w:space="0" w:color="auto"/>
          </w:divBdr>
        </w:div>
        <w:div w:id="699015204">
          <w:marLeft w:val="480"/>
          <w:marRight w:val="0"/>
          <w:marTop w:val="0"/>
          <w:marBottom w:val="0"/>
          <w:divBdr>
            <w:top w:val="none" w:sz="0" w:space="0" w:color="auto"/>
            <w:left w:val="none" w:sz="0" w:space="0" w:color="auto"/>
            <w:bottom w:val="none" w:sz="0" w:space="0" w:color="auto"/>
            <w:right w:val="none" w:sz="0" w:space="0" w:color="auto"/>
          </w:divBdr>
        </w:div>
        <w:div w:id="113602716">
          <w:marLeft w:val="480"/>
          <w:marRight w:val="0"/>
          <w:marTop w:val="0"/>
          <w:marBottom w:val="0"/>
          <w:divBdr>
            <w:top w:val="none" w:sz="0" w:space="0" w:color="auto"/>
            <w:left w:val="none" w:sz="0" w:space="0" w:color="auto"/>
            <w:bottom w:val="none" w:sz="0" w:space="0" w:color="auto"/>
            <w:right w:val="none" w:sz="0" w:space="0" w:color="auto"/>
          </w:divBdr>
        </w:div>
        <w:div w:id="833108914">
          <w:marLeft w:val="480"/>
          <w:marRight w:val="0"/>
          <w:marTop w:val="0"/>
          <w:marBottom w:val="0"/>
          <w:divBdr>
            <w:top w:val="none" w:sz="0" w:space="0" w:color="auto"/>
            <w:left w:val="none" w:sz="0" w:space="0" w:color="auto"/>
            <w:bottom w:val="none" w:sz="0" w:space="0" w:color="auto"/>
            <w:right w:val="none" w:sz="0" w:space="0" w:color="auto"/>
          </w:divBdr>
        </w:div>
        <w:div w:id="1410955302">
          <w:marLeft w:val="480"/>
          <w:marRight w:val="0"/>
          <w:marTop w:val="0"/>
          <w:marBottom w:val="0"/>
          <w:divBdr>
            <w:top w:val="none" w:sz="0" w:space="0" w:color="auto"/>
            <w:left w:val="none" w:sz="0" w:space="0" w:color="auto"/>
            <w:bottom w:val="none" w:sz="0" w:space="0" w:color="auto"/>
            <w:right w:val="none" w:sz="0" w:space="0" w:color="auto"/>
          </w:divBdr>
        </w:div>
        <w:div w:id="1075905998">
          <w:marLeft w:val="480"/>
          <w:marRight w:val="0"/>
          <w:marTop w:val="0"/>
          <w:marBottom w:val="0"/>
          <w:divBdr>
            <w:top w:val="none" w:sz="0" w:space="0" w:color="auto"/>
            <w:left w:val="none" w:sz="0" w:space="0" w:color="auto"/>
            <w:bottom w:val="none" w:sz="0" w:space="0" w:color="auto"/>
            <w:right w:val="none" w:sz="0" w:space="0" w:color="auto"/>
          </w:divBdr>
        </w:div>
        <w:div w:id="1446801612">
          <w:marLeft w:val="480"/>
          <w:marRight w:val="0"/>
          <w:marTop w:val="0"/>
          <w:marBottom w:val="0"/>
          <w:divBdr>
            <w:top w:val="none" w:sz="0" w:space="0" w:color="auto"/>
            <w:left w:val="none" w:sz="0" w:space="0" w:color="auto"/>
            <w:bottom w:val="none" w:sz="0" w:space="0" w:color="auto"/>
            <w:right w:val="none" w:sz="0" w:space="0" w:color="auto"/>
          </w:divBdr>
        </w:div>
        <w:div w:id="146366889">
          <w:marLeft w:val="480"/>
          <w:marRight w:val="0"/>
          <w:marTop w:val="0"/>
          <w:marBottom w:val="0"/>
          <w:divBdr>
            <w:top w:val="none" w:sz="0" w:space="0" w:color="auto"/>
            <w:left w:val="none" w:sz="0" w:space="0" w:color="auto"/>
            <w:bottom w:val="none" w:sz="0" w:space="0" w:color="auto"/>
            <w:right w:val="none" w:sz="0" w:space="0" w:color="auto"/>
          </w:divBdr>
        </w:div>
        <w:div w:id="408893270">
          <w:marLeft w:val="480"/>
          <w:marRight w:val="0"/>
          <w:marTop w:val="0"/>
          <w:marBottom w:val="0"/>
          <w:divBdr>
            <w:top w:val="none" w:sz="0" w:space="0" w:color="auto"/>
            <w:left w:val="none" w:sz="0" w:space="0" w:color="auto"/>
            <w:bottom w:val="none" w:sz="0" w:space="0" w:color="auto"/>
            <w:right w:val="none" w:sz="0" w:space="0" w:color="auto"/>
          </w:divBdr>
        </w:div>
        <w:div w:id="337464042">
          <w:marLeft w:val="480"/>
          <w:marRight w:val="0"/>
          <w:marTop w:val="0"/>
          <w:marBottom w:val="0"/>
          <w:divBdr>
            <w:top w:val="none" w:sz="0" w:space="0" w:color="auto"/>
            <w:left w:val="none" w:sz="0" w:space="0" w:color="auto"/>
            <w:bottom w:val="none" w:sz="0" w:space="0" w:color="auto"/>
            <w:right w:val="none" w:sz="0" w:space="0" w:color="auto"/>
          </w:divBdr>
        </w:div>
        <w:div w:id="913395285">
          <w:marLeft w:val="480"/>
          <w:marRight w:val="0"/>
          <w:marTop w:val="0"/>
          <w:marBottom w:val="0"/>
          <w:divBdr>
            <w:top w:val="none" w:sz="0" w:space="0" w:color="auto"/>
            <w:left w:val="none" w:sz="0" w:space="0" w:color="auto"/>
            <w:bottom w:val="none" w:sz="0" w:space="0" w:color="auto"/>
            <w:right w:val="none" w:sz="0" w:space="0" w:color="auto"/>
          </w:divBdr>
        </w:div>
        <w:div w:id="813641502">
          <w:marLeft w:val="480"/>
          <w:marRight w:val="0"/>
          <w:marTop w:val="0"/>
          <w:marBottom w:val="0"/>
          <w:divBdr>
            <w:top w:val="none" w:sz="0" w:space="0" w:color="auto"/>
            <w:left w:val="none" w:sz="0" w:space="0" w:color="auto"/>
            <w:bottom w:val="none" w:sz="0" w:space="0" w:color="auto"/>
            <w:right w:val="none" w:sz="0" w:space="0" w:color="auto"/>
          </w:divBdr>
        </w:div>
        <w:div w:id="235092727">
          <w:marLeft w:val="480"/>
          <w:marRight w:val="0"/>
          <w:marTop w:val="0"/>
          <w:marBottom w:val="0"/>
          <w:divBdr>
            <w:top w:val="none" w:sz="0" w:space="0" w:color="auto"/>
            <w:left w:val="none" w:sz="0" w:space="0" w:color="auto"/>
            <w:bottom w:val="none" w:sz="0" w:space="0" w:color="auto"/>
            <w:right w:val="none" w:sz="0" w:space="0" w:color="auto"/>
          </w:divBdr>
        </w:div>
        <w:div w:id="918826095">
          <w:marLeft w:val="480"/>
          <w:marRight w:val="0"/>
          <w:marTop w:val="0"/>
          <w:marBottom w:val="0"/>
          <w:divBdr>
            <w:top w:val="none" w:sz="0" w:space="0" w:color="auto"/>
            <w:left w:val="none" w:sz="0" w:space="0" w:color="auto"/>
            <w:bottom w:val="none" w:sz="0" w:space="0" w:color="auto"/>
            <w:right w:val="none" w:sz="0" w:space="0" w:color="auto"/>
          </w:divBdr>
        </w:div>
        <w:div w:id="2015451836">
          <w:marLeft w:val="480"/>
          <w:marRight w:val="0"/>
          <w:marTop w:val="0"/>
          <w:marBottom w:val="0"/>
          <w:divBdr>
            <w:top w:val="none" w:sz="0" w:space="0" w:color="auto"/>
            <w:left w:val="none" w:sz="0" w:space="0" w:color="auto"/>
            <w:bottom w:val="none" w:sz="0" w:space="0" w:color="auto"/>
            <w:right w:val="none" w:sz="0" w:space="0" w:color="auto"/>
          </w:divBdr>
        </w:div>
        <w:div w:id="1083449640">
          <w:marLeft w:val="480"/>
          <w:marRight w:val="0"/>
          <w:marTop w:val="0"/>
          <w:marBottom w:val="0"/>
          <w:divBdr>
            <w:top w:val="none" w:sz="0" w:space="0" w:color="auto"/>
            <w:left w:val="none" w:sz="0" w:space="0" w:color="auto"/>
            <w:bottom w:val="none" w:sz="0" w:space="0" w:color="auto"/>
            <w:right w:val="none" w:sz="0" w:space="0" w:color="auto"/>
          </w:divBdr>
        </w:div>
        <w:div w:id="557860521">
          <w:marLeft w:val="480"/>
          <w:marRight w:val="0"/>
          <w:marTop w:val="0"/>
          <w:marBottom w:val="0"/>
          <w:divBdr>
            <w:top w:val="none" w:sz="0" w:space="0" w:color="auto"/>
            <w:left w:val="none" w:sz="0" w:space="0" w:color="auto"/>
            <w:bottom w:val="none" w:sz="0" w:space="0" w:color="auto"/>
            <w:right w:val="none" w:sz="0" w:space="0" w:color="auto"/>
          </w:divBdr>
        </w:div>
        <w:div w:id="1672217624">
          <w:marLeft w:val="480"/>
          <w:marRight w:val="0"/>
          <w:marTop w:val="0"/>
          <w:marBottom w:val="0"/>
          <w:divBdr>
            <w:top w:val="none" w:sz="0" w:space="0" w:color="auto"/>
            <w:left w:val="none" w:sz="0" w:space="0" w:color="auto"/>
            <w:bottom w:val="none" w:sz="0" w:space="0" w:color="auto"/>
            <w:right w:val="none" w:sz="0" w:space="0" w:color="auto"/>
          </w:divBdr>
        </w:div>
        <w:div w:id="1906795522">
          <w:marLeft w:val="480"/>
          <w:marRight w:val="0"/>
          <w:marTop w:val="0"/>
          <w:marBottom w:val="0"/>
          <w:divBdr>
            <w:top w:val="none" w:sz="0" w:space="0" w:color="auto"/>
            <w:left w:val="none" w:sz="0" w:space="0" w:color="auto"/>
            <w:bottom w:val="none" w:sz="0" w:space="0" w:color="auto"/>
            <w:right w:val="none" w:sz="0" w:space="0" w:color="auto"/>
          </w:divBdr>
        </w:div>
        <w:div w:id="918909528">
          <w:marLeft w:val="480"/>
          <w:marRight w:val="0"/>
          <w:marTop w:val="0"/>
          <w:marBottom w:val="0"/>
          <w:divBdr>
            <w:top w:val="none" w:sz="0" w:space="0" w:color="auto"/>
            <w:left w:val="none" w:sz="0" w:space="0" w:color="auto"/>
            <w:bottom w:val="none" w:sz="0" w:space="0" w:color="auto"/>
            <w:right w:val="none" w:sz="0" w:space="0" w:color="auto"/>
          </w:divBdr>
        </w:div>
        <w:div w:id="645744455">
          <w:marLeft w:val="480"/>
          <w:marRight w:val="0"/>
          <w:marTop w:val="0"/>
          <w:marBottom w:val="0"/>
          <w:divBdr>
            <w:top w:val="none" w:sz="0" w:space="0" w:color="auto"/>
            <w:left w:val="none" w:sz="0" w:space="0" w:color="auto"/>
            <w:bottom w:val="none" w:sz="0" w:space="0" w:color="auto"/>
            <w:right w:val="none" w:sz="0" w:space="0" w:color="auto"/>
          </w:divBdr>
        </w:div>
        <w:div w:id="1196651476">
          <w:marLeft w:val="480"/>
          <w:marRight w:val="0"/>
          <w:marTop w:val="0"/>
          <w:marBottom w:val="0"/>
          <w:divBdr>
            <w:top w:val="none" w:sz="0" w:space="0" w:color="auto"/>
            <w:left w:val="none" w:sz="0" w:space="0" w:color="auto"/>
            <w:bottom w:val="none" w:sz="0" w:space="0" w:color="auto"/>
            <w:right w:val="none" w:sz="0" w:space="0" w:color="auto"/>
          </w:divBdr>
        </w:div>
        <w:div w:id="1423378222">
          <w:marLeft w:val="480"/>
          <w:marRight w:val="0"/>
          <w:marTop w:val="0"/>
          <w:marBottom w:val="0"/>
          <w:divBdr>
            <w:top w:val="none" w:sz="0" w:space="0" w:color="auto"/>
            <w:left w:val="none" w:sz="0" w:space="0" w:color="auto"/>
            <w:bottom w:val="none" w:sz="0" w:space="0" w:color="auto"/>
            <w:right w:val="none" w:sz="0" w:space="0" w:color="auto"/>
          </w:divBdr>
        </w:div>
        <w:div w:id="780153276">
          <w:marLeft w:val="480"/>
          <w:marRight w:val="0"/>
          <w:marTop w:val="0"/>
          <w:marBottom w:val="0"/>
          <w:divBdr>
            <w:top w:val="none" w:sz="0" w:space="0" w:color="auto"/>
            <w:left w:val="none" w:sz="0" w:space="0" w:color="auto"/>
            <w:bottom w:val="none" w:sz="0" w:space="0" w:color="auto"/>
            <w:right w:val="none" w:sz="0" w:space="0" w:color="auto"/>
          </w:divBdr>
        </w:div>
        <w:div w:id="1165320412">
          <w:marLeft w:val="480"/>
          <w:marRight w:val="0"/>
          <w:marTop w:val="0"/>
          <w:marBottom w:val="0"/>
          <w:divBdr>
            <w:top w:val="none" w:sz="0" w:space="0" w:color="auto"/>
            <w:left w:val="none" w:sz="0" w:space="0" w:color="auto"/>
            <w:bottom w:val="none" w:sz="0" w:space="0" w:color="auto"/>
            <w:right w:val="none" w:sz="0" w:space="0" w:color="auto"/>
          </w:divBdr>
        </w:div>
        <w:div w:id="812254337">
          <w:marLeft w:val="480"/>
          <w:marRight w:val="0"/>
          <w:marTop w:val="0"/>
          <w:marBottom w:val="0"/>
          <w:divBdr>
            <w:top w:val="none" w:sz="0" w:space="0" w:color="auto"/>
            <w:left w:val="none" w:sz="0" w:space="0" w:color="auto"/>
            <w:bottom w:val="none" w:sz="0" w:space="0" w:color="auto"/>
            <w:right w:val="none" w:sz="0" w:space="0" w:color="auto"/>
          </w:divBdr>
        </w:div>
        <w:div w:id="294870818">
          <w:marLeft w:val="480"/>
          <w:marRight w:val="0"/>
          <w:marTop w:val="0"/>
          <w:marBottom w:val="0"/>
          <w:divBdr>
            <w:top w:val="none" w:sz="0" w:space="0" w:color="auto"/>
            <w:left w:val="none" w:sz="0" w:space="0" w:color="auto"/>
            <w:bottom w:val="none" w:sz="0" w:space="0" w:color="auto"/>
            <w:right w:val="none" w:sz="0" w:space="0" w:color="auto"/>
          </w:divBdr>
        </w:div>
        <w:div w:id="243998939">
          <w:marLeft w:val="480"/>
          <w:marRight w:val="0"/>
          <w:marTop w:val="0"/>
          <w:marBottom w:val="0"/>
          <w:divBdr>
            <w:top w:val="none" w:sz="0" w:space="0" w:color="auto"/>
            <w:left w:val="none" w:sz="0" w:space="0" w:color="auto"/>
            <w:bottom w:val="none" w:sz="0" w:space="0" w:color="auto"/>
            <w:right w:val="none" w:sz="0" w:space="0" w:color="auto"/>
          </w:divBdr>
        </w:div>
        <w:div w:id="441730031">
          <w:marLeft w:val="480"/>
          <w:marRight w:val="0"/>
          <w:marTop w:val="0"/>
          <w:marBottom w:val="0"/>
          <w:divBdr>
            <w:top w:val="none" w:sz="0" w:space="0" w:color="auto"/>
            <w:left w:val="none" w:sz="0" w:space="0" w:color="auto"/>
            <w:bottom w:val="none" w:sz="0" w:space="0" w:color="auto"/>
            <w:right w:val="none" w:sz="0" w:space="0" w:color="auto"/>
          </w:divBdr>
        </w:div>
        <w:div w:id="834148887">
          <w:marLeft w:val="480"/>
          <w:marRight w:val="0"/>
          <w:marTop w:val="0"/>
          <w:marBottom w:val="0"/>
          <w:divBdr>
            <w:top w:val="none" w:sz="0" w:space="0" w:color="auto"/>
            <w:left w:val="none" w:sz="0" w:space="0" w:color="auto"/>
            <w:bottom w:val="none" w:sz="0" w:space="0" w:color="auto"/>
            <w:right w:val="none" w:sz="0" w:space="0" w:color="auto"/>
          </w:divBdr>
        </w:div>
        <w:div w:id="585455903">
          <w:marLeft w:val="480"/>
          <w:marRight w:val="0"/>
          <w:marTop w:val="0"/>
          <w:marBottom w:val="0"/>
          <w:divBdr>
            <w:top w:val="none" w:sz="0" w:space="0" w:color="auto"/>
            <w:left w:val="none" w:sz="0" w:space="0" w:color="auto"/>
            <w:bottom w:val="none" w:sz="0" w:space="0" w:color="auto"/>
            <w:right w:val="none" w:sz="0" w:space="0" w:color="auto"/>
          </w:divBdr>
        </w:div>
        <w:div w:id="1423919385">
          <w:marLeft w:val="480"/>
          <w:marRight w:val="0"/>
          <w:marTop w:val="0"/>
          <w:marBottom w:val="0"/>
          <w:divBdr>
            <w:top w:val="none" w:sz="0" w:space="0" w:color="auto"/>
            <w:left w:val="none" w:sz="0" w:space="0" w:color="auto"/>
            <w:bottom w:val="none" w:sz="0" w:space="0" w:color="auto"/>
            <w:right w:val="none" w:sz="0" w:space="0" w:color="auto"/>
          </w:divBdr>
        </w:div>
        <w:div w:id="1658999242">
          <w:marLeft w:val="480"/>
          <w:marRight w:val="0"/>
          <w:marTop w:val="0"/>
          <w:marBottom w:val="0"/>
          <w:divBdr>
            <w:top w:val="none" w:sz="0" w:space="0" w:color="auto"/>
            <w:left w:val="none" w:sz="0" w:space="0" w:color="auto"/>
            <w:bottom w:val="none" w:sz="0" w:space="0" w:color="auto"/>
            <w:right w:val="none" w:sz="0" w:space="0" w:color="auto"/>
          </w:divBdr>
        </w:div>
        <w:div w:id="1743721174">
          <w:marLeft w:val="480"/>
          <w:marRight w:val="0"/>
          <w:marTop w:val="0"/>
          <w:marBottom w:val="0"/>
          <w:divBdr>
            <w:top w:val="none" w:sz="0" w:space="0" w:color="auto"/>
            <w:left w:val="none" w:sz="0" w:space="0" w:color="auto"/>
            <w:bottom w:val="none" w:sz="0" w:space="0" w:color="auto"/>
            <w:right w:val="none" w:sz="0" w:space="0" w:color="auto"/>
          </w:divBdr>
        </w:div>
        <w:div w:id="144665976">
          <w:marLeft w:val="480"/>
          <w:marRight w:val="0"/>
          <w:marTop w:val="0"/>
          <w:marBottom w:val="0"/>
          <w:divBdr>
            <w:top w:val="none" w:sz="0" w:space="0" w:color="auto"/>
            <w:left w:val="none" w:sz="0" w:space="0" w:color="auto"/>
            <w:bottom w:val="none" w:sz="0" w:space="0" w:color="auto"/>
            <w:right w:val="none" w:sz="0" w:space="0" w:color="auto"/>
          </w:divBdr>
        </w:div>
        <w:div w:id="1188519728">
          <w:marLeft w:val="480"/>
          <w:marRight w:val="0"/>
          <w:marTop w:val="0"/>
          <w:marBottom w:val="0"/>
          <w:divBdr>
            <w:top w:val="none" w:sz="0" w:space="0" w:color="auto"/>
            <w:left w:val="none" w:sz="0" w:space="0" w:color="auto"/>
            <w:bottom w:val="none" w:sz="0" w:space="0" w:color="auto"/>
            <w:right w:val="none" w:sz="0" w:space="0" w:color="auto"/>
          </w:divBdr>
        </w:div>
      </w:divsChild>
    </w:div>
    <w:div w:id="724372934">
      <w:bodyDiv w:val="1"/>
      <w:marLeft w:val="0"/>
      <w:marRight w:val="0"/>
      <w:marTop w:val="0"/>
      <w:marBottom w:val="0"/>
      <w:divBdr>
        <w:top w:val="none" w:sz="0" w:space="0" w:color="auto"/>
        <w:left w:val="none" w:sz="0" w:space="0" w:color="auto"/>
        <w:bottom w:val="none" w:sz="0" w:space="0" w:color="auto"/>
        <w:right w:val="none" w:sz="0" w:space="0" w:color="auto"/>
      </w:divBdr>
    </w:div>
    <w:div w:id="724450002">
      <w:bodyDiv w:val="1"/>
      <w:marLeft w:val="0"/>
      <w:marRight w:val="0"/>
      <w:marTop w:val="0"/>
      <w:marBottom w:val="0"/>
      <w:divBdr>
        <w:top w:val="none" w:sz="0" w:space="0" w:color="auto"/>
        <w:left w:val="none" w:sz="0" w:space="0" w:color="auto"/>
        <w:bottom w:val="none" w:sz="0" w:space="0" w:color="auto"/>
        <w:right w:val="none" w:sz="0" w:space="0" w:color="auto"/>
      </w:divBdr>
    </w:div>
    <w:div w:id="724522186">
      <w:bodyDiv w:val="1"/>
      <w:marLeft w:val="0"/>
      <w:marRight w:val="0"/>
      <w:marTop w:val="0"/>
      <w:marBottom w:val="0"/>
      <w:divBdr>
        <w:top w:val="none" w:sz="0" w:space="0" w:color="auto"/>
        <w:left w:val="none" w:sz="0" w:space="0" w:color="auto"/>
        <w:bottom w:val="none" w:sz="0" w:space="0" w:color="auto"/>
        <w:right w:val="none" w:sz="0" w:space="0" w:color="auto"/>
      </w:divBdr>
    </w:div>
    <w:div w:id="724523920">
      <w:bodyDiv w:val="1"/>
      <w:marLeft w:val="0"/>
      <w:marRight w:val="0"/>
      <w:marTop w:val="0"/>
      <w:marBottom w:val="0"/>
      <w:divBdr>
        <w:top w:val="none" w:sz="0" w:space="0" w:color="auto"/>
        <w:left w:val="none" w:sz="0" w:space="0" w:color="auto"/>
        <w:bottom w:val="none" w:sz="0" w:space="0" w:color="auto"/>
        <w:right w:val="none" w:sz="0" w:space="0" w:color="auto"/>
      </w:divBdr>
    </w:div>
    <w:div w:id="724571021">
      <w:bodyDiv w:val="1"/>
      <w:marLeft w:val="0"/>
      <w:marRight w:val="0"/>
      <w:marTop w:val="0"/>
      <w:marBottom w:val="0"/>
      <w:divBdr>
        <w:top w:val="none" w:sz="0" w:space="0" w:color="auto"/>
        <w:left w:val="none" w:sz="0" w:space="0" w:color="auto"/>
        <w:bottom w:val="none" w:sz="0" w:space="0" w:color="auto"/>
        <w:right w:val="none" w:sz="0" w:space="0" w:color="auto"/>
      </w:divBdr>
    </w:div>
    <w:div w:id="724597089">
      <w:bodyDiv w:val="1"/>
      <w:marLeft w:val="0"/>
      <w:marRight w:val="0"/>
      <w:marTop w:val="0"/>
      <w:marBottom w:val="0"/>
      <w:divBdr>
        <w:top w:val="none" w:sz="0" w:space="0" w:color="auto"/>
        <w:left w:val="none" w:sz="0" w:space="0" w:color="auto"/>
        <w:bottom w:val="none" w:sz="0" w:space="0" w:color="auto"/>
        <w:right w:val="none" w:sz="0" w:space="0" w:color="auto"/>
      </w:divBdr>
    </w:div>
    <w:div w:id="724640915">
      <w:bodyDiv w:val="1"/>
      <w:marLeft w:val="0"/>
      <w:marRight w:val="0"/>
      <w:marTop w:val="0"/>
      <w:marBottom w:val="0"/>
      <w:divBdr>
        <w:top w:val="none" w:sz="0" w:space="0" w:color="auto"/>
        <w:left w:val="none" w:sz="0" w:space="0" w:color="auto"/>
        <w:bottom w:val="none" w:sz="0" w:space="0" w:color="auto"/>
        <w:right w:val="none" w:sz="0" w:space="0" w:color="auto"/>
      </w:divBdr>
    </w:div>
    <w:div w:id="724645727">
      <w:bodyDiv w:val="1"/>
      <w:marLeft w:val="0"/>
      <w:marRight w:val="0"/>
      <w:marTop w:val="0"/>
      <w:marBottom w:val="0"/>
      <w:divBdr>
        <w:top w:val="none" w:sz="0" w:space="0" w:color="auto"/>
        <w:left w:val="none" w:sz="0" w:space="0" w:color="auto"/>
        <w:bottom w:val="none" w:sz="0" w:space="0" w:color="auto"/>
        <w:right w:val="none" w:sz="0" w:space="0" w:color="auto"/>
      </w:divBdr>
    </w:div>
    <w:div w:id="724646366">
      <w:bodyDiv w:val="1"/>
      <w:marLeft w:val="0"/>
      <w:marRight w:val="0"/>
      <w:marTop w:val="0"/>
      <w:marBottom w:val="0"/>
      <w:divBdr>
        <w:top w:val="none" w:sz="0" w:space="0" w:color="auto"/>
        <w:left w:val="none" w:sz="0" w:space="0" w:color="auto"/>
        <w:bottom w:val="none" w:sz="0" w:space="0" w:color="auto"/>
        <w:right w:val="none" w:sz="0" w:space="0" w:color="auto"/>
      </w:divBdr>
    </w:div>
    <w:div w:id="724646880">
      <w:bodyDiv w:val="1"/>
      <w:marLeft w:val="0"/>
      <w:marRight w:val="0"/>
      <w:marTop w:val="0"/>
      <w:marBottom w:val="0"/>
      <w:divBdr>
        <w:top w:val="none" w:sz="0" w:space="0" w:color="auto"/>
        <w:left w:val="none" w:sz="0" w:space="0" w:color="auto"/>
        <w:bottom w:val="none" w:sz="0" w:space="0" w:color="auto"/>
        <w:right w:val="none" w:sz="0" w:space="0" w:color="auto"/>
      </w:divBdr>
    </w:div>
    <w:div w:id="724717930">
      <w:bodyDiv w:val="1"/>
      <w:marLeft w:val="0"/>
      <w:marRight w:val="0"/>
      <w:marTop w:val="0"/>
      <w:marBottom w:val="0"/>
      <w:divBdr>
        <w:top w:val="none" w:sz="0" w:space="0" w:color="auto"/>
        <w:left w:val="none" w:sz="0" w:space="0" w:color="auto"/>
        <w:bottom w:val="none" w:sz="0" w:space="0" w:color="auto"/>
        <w:right w:val="none" w:sz="0" w:space="0" w:color="auto"/>
      </w:divBdr>
      <w:divsChild>
        <w:div w:id="42365785">
          <w:marLeft w:val="480"/>
          <w:marRight w:val="0"/>
          <w:marTop w:val="0"/>
          <w:marBottom w:val="0"/>
          <w:divBdr>
            <w:top w:val="none" w:sz="0" w:space="0" w:color="auto"/>
            <w:left w:val="none" w:sz="0" w:space="0" w:color="auto"/>
            <w:bottom w:val="none" w:sz="0" w:space="0" w:color="auto"/>
            <w:right w:val="none" w:sz="0" w:space="0" w:color="auto"/>
          </w:divBdr>
        </w:div>
        <w:div w:id="45422604">
          <w:marLeft w:val="480"/>
          <w:marRight w:val="0"/>
          <w:marTop w:val="0"/>
          <w:marBottom w:val="0"/>
          <w:divBdr>
            <w:top w:val="none" w:sz="0" w:space="0" w:color="auto"/>
            <w:left w:val="none" w:sz="0" w:space="0" w:color="auto"/>
            <w:bottom w:val="none" w:sz="0" w:space="0" w:color="auto"/>
            <w:right w:val="none" w:sz="0" w:space="0" w:color="auto"/>
          </w:divBdr>
        </w:div>
        <w:div w:id="330451645">
          <w:marLeft w:val="480"/>
          <w:marRight w:val="0"/>
          <w:marTop w:val="0"/>
          <w:marBottom w:val="0"/>
          <w:divBdr>
            <w:top w:val="none" w:sz="0" w:space="0" w:color="auto"/>
            <w:left w:val="none" w:sz="0" w:space="0" w:color="auto"/>
            <w:bottom w:val="none" w:sz="0" w:space="0" w:color="auto"/>
            <w:right w:val="none" w:sz="0" w:space="0" w:color="auto"/>
          </w:divBdr>
        </w:div>
        <w:div w:id="410390555">
          <w:marLeft w:val="480"/>
          <w:marRight w:val="0"/>
          <w:marTop w:val="0"/>
          <w:marBottom w:val="0"/>
          <w:divBdr>
            <w:top w:val="none" w:sz="0" w:space="0" w:color="auto"/>
            <w:left w:val="none" w:sz="0" w:space="0" w:color="auto"/>
            <w:bottom w:val="none" w:sz="0" w:space="0" w:color="auto"/>
            <w:right w:val="none" w:sz="0" w:space="0" w:color="auto"/>
          </w:divBdr>
        </w:div>
        <w:div w:id="488718572">
          <w:marLeft w:val="480"/>
          <w:marRight w:val="0"/>
          <w:marTop w:val="0"/>
          <w:marBottom w:val="0"/>
          <w:divBdr>
            <w:top w:val="none" w:sz="0" w:space="0" w:color="auto"/>
            <w:left w:val="none" w:sz="0" w:space="0" w:color="auto"/>
            <w:bottom w:val="none" w:sz="0" w:space="0" w:color="auto"/>
            <w:right w:val="none" w:sz="0" w:space="0" w:color="auto"/>
          </w:divBdr>
        </w:div>
        <w:div w:id="490759769">
          <w:marLeft w:val="480"/>
          <w:marRight w:val="0"/>
          <w:marTop w:val="0"/>
          <w:marBottom w:val="0"/>
          <w:divBdr>
            <w:top w:val="none" w:sz="0" w:space="0" w:color="auto"/>
            <w:left w:val="none" w:sz="0" w:space="0" w:color="auto"/>
            <w:bottom w:val="none" w:sz="0" w:space="0" w:color="auto"/>
            <w:right w:val="none" w:sz="0" w:space="0" w:color="auto"/>
          </w:divBdr>
        </w:div>
        <w:div w:id="876166978">
          <w:marLeft w:val="480"/>
          <w:marRight w:val="0"/>
          <w:marTop w:val="0"/>
          <w:marBottom w:val="0"/>
          <w:divBdr>
            <w:top w:val="none" w:sz="0" w:space="0" w:color="auto"/>
            <w:left w:val="none" w:sz="0" w:space="0" w:color="auto"/>
            <w:bottom w:val="none" w:sz="0" w:space="0" w:color="auto"/>
            <w:right w:val="none" w:sz="0" w:space="0" w:color="auto"/>
          </w:divBdr>
        </w:div>
        <w:div w:id="901062601">
          <w:marLeft w:val="480"/>
          <w:marRight w:val="0"/>
          <w:marTop w:val="0"/>
          <w:marBottom w:val="0"/>
          <w:divBdr>
            <w:top w:val="none" w:sz="0" w:space="0" w:color="auto"/>
            <w:left w:val="none" w:sz="0" w:space="0" w:color="auto"/>
            <w:bottom w:val="none" w:sz="0" w:space="0" w:color="auto"/>
            <w:right w:val="none" w:sz="0" w:space="0" w:color="auto"/>
          </w:divBdr>
        </w:div>
      </w:divsChild>
    </w:div>
    <w:div w:id="724792252">
      <w:bodyDiv w:val="1"/>
      <w:marLeft w:val="0"/>
      <w:marRight w:val="0"/>
      <w:marTop w:val="0"/>
      <w:marBottom w:val="0"/>
      <w:divBdr>
        <w:top w:val="none" w:sz="0" w:space="0" w:color="auto"/>
        <w:left w:val="none" w:sz="0" w:space="0" w:color="auto"/>
        <w:bottom w:val="none" w:sz="0" w:space="0" w:color="auto"/>
        <w:right w:val="none" w:sz="0" w:space="0" w:color="auto"/>
      </w:divBdr>
    </w:div>
    <w:div w:id="724835889">
      <w:bodyDiv w:val="1"/>
      <w:marLeft w:val="0"/>
      <w:marRight w:val="0"/>
      <w:marTop w:val="0"/>
      <w:marBottom w:val="0"/>
      <w:divBdr>
        <w:top w:val="none" w:sz="0" w:space="0" w:color="auto"/>
        <w:left w:val="none" w:sz="0" w:space="0" w:color="auto"/>
        <w:bottom w:val="none" w:sz="0" w:space="0" w:color="auto"/>
        <w:right w:val="none" w:sz="0" w:space="0" w:color="auto"/>
      </w:divBdr>
    </w:div>
    <w:div w:id="724835906">
      <w:bodyDiv w:val="1"/>
      <w:marLeft w:val="0"/>
      <w:marRight w:val="0"/>
      <w:marTop w:val="0"/>
      <w:marBottom w:val="0"/>
      <w:divBdr>
        <w:top w:val="none" w:sz="0" w:space="0" w:color="auto"/>
        <w:left w:val="none" w:sz="0" w:space="0" w:color="auto"/>
        <w:bottom w:val="none" w:sz="0" w:space="0" w:color="auto"/>
        <w:right w:val="none" w:sz="0" w:space="0" w:color="auto"/>
      </w:divBdr>
    </w:div>
    <w:div w:id="724991187">
      <w:bodyDiv w:val="1"/>
      <w:marLeft w:val="0"/>
      <w:marRight w:val="0"/>
      <w:marTop w:val="0"/>
      <w:marBottom w:val="0"/>
      <w:divBdr>
        <w:top w:val="none" w:sz="0" w:space="0" w:color="auto"/>
        <w:left w:val="none" w:sz="0" w:space="0" w:color="auto"/>
        <w:bottom w:val="none" w:sz="0" w:space="0" w:color="auto"/>
        <w:right w:val="none" w:sz="0" w:space="0" w:color="auto"/>
      </w:divBdr>
    </w:div>
    <w:div w:id="725177344">
      <w:bodyDiv w:val="1"/>
      <w:marLeft w:val="0"/>
      <w:marRight w:val="0"/>
      <w:marTop w:val="0"/>
      <w:marBottom w:val="0"/>
      <w:divBdr>
        <w:top w:val="none" w:sz="0" w:space="0" w:color="auto"/>
        <w:left w:val="none" w:sz="0" w:space="0" w:color="auto"/>
        <w:bottom w:val="none" w:sz="0" w:space="0" w:color="auto"/>
        <w:right w:val="none" w:sz="0" w:space="0" w:color="auto"/>
      </w:divBdr>
    </w:div>
    <w:div w:id="725374355">
      <w:bodyDiv w:val="1"/>
      <w:marLeft w:val="0"/>
      <w:marRight w:val="0"/>
      <w:marTop w:val="0"/>
      <w:marBottom w:val="0"/>
      <w:divBdr>
        <w:top w:val="none" w:sz="0" w:space="0" w:color="auto"/>
        <w:left w:val="none" w:sz="0" w:space="0" w:color="auto"/>
        <w:bottom w:val="none" w:sz="0" w:space="0" w:color="auto"/>
        <w:right w:val="none" w:sz="0" w:space="0" w:color="auto"/>
      </w:divBdr>
    </w:div>
    <w:div w:id="725421635">
      <w:bodyDiv w:val="1"/>
      <w:marLeft w:val="0"/>
      <w:marRight w:val="0"/>
      <w:marTop w:val="0"/>
      <w:marBottom w:val="0"/>
      <w:divBdr>
        <w:top w:val="none" w:sz="0" w:space="0" w:color="auto"/>
        <w:left w:val="none" w:sz="0" w:space="0" w:color="auto"/>
        <w:bottom w:val="none" w:sz="0" w:space="0" w:color="auto"/>
        <w:right w:val="none" w:sz="0" w:space="0" w:color="auto"/>
      </w:divBdr>
    </w:div>
    <w:div w:id="725491936">
      <w:bodyDiv w:val="1"/>
      <w:marLeft w:val="0"/>
      <w:marRight w:val="0"/>
      <w:marTop w:val="0"/>
      <w:marBottom w:val="0"/>
      <w:divBdr>
        <w:top w:val="none" w:sz="0" w:space="0" w:color="auto"/>
        <w:left w:val="none" w:sz="0" w:space="0" w:color="auto"/>
        <w:bottom w:val="none" w:sz="0" w:space="0" w:color="auto"/>
        <w:right w:val="none" w:sz="0" w:space="0" w:color="auto"/>
      </w:divBdr>
    </w:div>
    <w:div w:id="725495218">
      <w:bodyDiv w:val="1"/>
      <w:marLeft w:val="0"/>
      <w:marRight w:val="0"/>
      <w:marTop w:val="0"/>
      <w:marBottom w:val="0"/>
      <w:divBdr>
        <w:top w:val="none" w:sz="0" w:space="0" w:color="auto"/>
        <w:left w:val="none" w:sz="0" w:space="0" w:color="auto"/>
        <w:bottom w:val="none" w:sz="0" w:space="0" w:color="auto"/>
        <w:right w:val="none" w:sz="0" w:space="0" w:color="auto"/>
      </w:divBdr>
    </w:div>
    <w:div w:id="725564673">
      <w:bodyDiv w:val="1"/>
      <w:marLeft w:val="0"/>
      <w:marRight w:val="0"/>
      <w:marTop w:val="0"/>
      <w:marBottom w:val="0"/>
      <w:divBdr>
        <w:top w:val="none" w:sz="0" w:space="0" w:color="auto"/>
        <w:left w:val="none" w:sz="0" w:space="0" w:color="auto"/>
        <w:bottom w:val="none" w:sz="0" w:space="0" w:color="auto"/>
        <w:right w:val="none" w:sz="0" w:space="0" w:color="auto"/>
      </w:divBdr>
    </w:div>
    <w:div w:id="725639705">
      <w:bodyDiv w:val="1"/>
      <w:marLeft w:val="0"/>
      <w:marRight w:val="0"/>
      <w:marTop w:val="0"/>
      <w:marBottom w:val="0"/>
      <w:divBdr>
        <w:top w:val="none" w:sz="0" w:space="0" w:color="auto"/>
        <w:left w:val="none" w:sz="0" w:space="0" w:color="auto"/>
        <w:bottom w:val="none" w:sz="0" w:space="0" w:color="auto"/>
        <w:right w:val="none" w:sz="0" w:space="0" w:color="auto"/>
      </w:divBdr>
    </w:div>
    <w:div w:id="725644525">
      <w:bodyDiv w:val="1"/>
      <w:marLeft w:val="0"/>
      <w:marRight w:val="0"/>
      <w:marTop w:val="0"/>
      <w:marBottom w:val="0"/>
      <w:divBdr>
        <w:top w:val="none" w:sz="0" w:space="0" w:color="auto"/>
        <w:left w:val="none" w:sz="0" w:space="0" w:color="auto"/>
        <w:bottom w:val="none" w:sz="0" w:space="0" w:color="auto"/>
        <w:right w:val="none" w:sz="0" w:space="0" w:color="auto"/>
      </w:divBdr>
    </w:div>
    <w:div w:id="725690019">
      <w:bodyDiv w:val="1"/>
      <w:marLeft w:val="0"/>
      <w:marRight w:val="0"/>
      <w:marTop w:val="0"/>
      <w:marBottom w:val="0"/>
      <w:divBdr>
        <w:top w:val="none" w:sz="0" w:space="0" w:color="auto"/>
        <w:left w:val="none" w:sz="0" w:space="0" w:color="auto"/>
        <w:bottom w:val="none" w:sz="0" w:space="0" w:color="auto"/>
        <w:right w:val="none" w:sz="0" w:space="0" w:color="auto"/>
      </w:divBdr>
    </w:div>
    <w:div w:id="725837379">
      <w:bodyDiv w:val="1"/>
      <w:marLeft w:val="0"/>
      <w:marRight w:val="0"/>
      <w:marTop w:val="0"/>
      <w:marBottom w:val="0"/>
      <w:divBdr>
        <w:top w:val="none" w:sz="0" w:space="0" w:color="auto"/>
        <w:left w:val="none" w:sz="0" w:space="0" w:color="auto"/>
        <w:bottom w:val="none" w:sz="0" w:space="0" w:color="auto"/>
        <w:right w:val="none" w:sz="0" w:space="0" w:color="auto"/>
      </w:divBdr>
    </w:div>
    <w:div w:id="726032122">
      <w:bodyDiv w:val="1"/>
      <w:marLeft w:val="0"/>
      <w:marRight w:val="0"/>
      <w:marTop w:val="0"/>
      <w:marBottom w:val="0"/>
      <w:divBdr>
        <w:top w:val="none" w:sz="0" w:space="0" w:color="auto"/>
        <w:left w:val="none" w:sz="0" w:space="0" w:color="auto"/>
        <w:bottom w:val="none" w:sz="0" w:space="0" w:color="auto"/>
        <w:right w:val="none" w:sz="0" w:space="0" w:color="auto"/>
      </w:divBdr>
    </w:div>
    <w:div w:id="726074443">
      <w:bodyDiv w:val="1"/>
      <w:marLeft w:val="0"/>
      <w:marRight w:val="0"/>
      <w:marTop w:val="0"/>
      <w:marBottom w:val="0"/>
      <w:divBdr>
        <w:top w:val="none" w:sz="0" w:space="0" w:color="auto"/>
        <w:left w:val="none" w:sz="0" w:space="0" w:color="auto"/>
        <w:bottom w:val="none" w:sz="0" w:space="0" w:color="auto"/>
        <w:right w:val="none" w:sz="0" w:space="0" w:color="auto"/>
      </w:divBdr>
    </w:div>
    <w:div w:id="726077282">
      <w:bodyDiv w:val="1"/>
      <w:marLeft w:val="0"/>
      <w:marRight w:val="0"/>
      <w:marTop w:val="0"/>
      <w:marBottom w:val="0"/>
      <w:divBdr>
        <w:top w:val="none" w:sz="0" w:space="0" w:color="auto"/>
        <w:left w:val="none" w:sz="0" w:space="0" w:color="auto"/>
        <w:bottom w:val="none" w:sz="0" w:space="0" w:color="auto"/>
        <w:right w:val="none" w:sz="0" w:space="0" w:color="auto"/>
      </w:divBdr>
    </w:div>
    <w:div w:id="726145878">
      <w:bodyDiv w:val="1"/>
      <w:marLeft w:val="0"/>
      <w:marRight w:val="0"/>
      <w:marTop w:val="0"/>
      <w:marBottom w:val="0"/>
      <w:divBdr>
        <w:top w:val="none" w:sz="0" w:space="0" w:color="auto"/>
        <w:left w:val="none" w:sz="0" w:space="0" w:color="auto"/>
        <w:bottom w:val="none" w:sz="0" w:space="0" w:color="auto"/>
        <w:right w:val="none" w:sz="0" w:space="0" w:color="auto"/>
      </w:divBdr>
    </w:div>
    <w:div w:id="726219630">
      <w:bodyDiv w:val="1"/>
      <w:marLeft w:val="0"/>
      <w:marRight w:val="0"/>
      <w:marTop w:val="0"/>
      <w:marBottom w:val="0"/>
      <w:divBdr>
        <w:top w:val="none" w:sz="0" w:space="0" w:color="auto"/>
        <w:left w:val="none" w:sz="0" w:space="0" w:color="auto"/>
        <w:bottom w:val="none" w:sz="0" w:space="0" w:color="auto"/>
        <w:right w:val="none" w:sz="0" w:space="0" w:color="auto"/>
      </w:divBdr>
    </w:div>
    <w:div w:id="726538172">
      <w:bodyDiv w:val="1"/>
      <w:marLeft w:val="0"/>
      <w:marRight w:val="0"/>
      <w:marTop w:val="0"/>
      <w:marBottom w:val="0"/>
      <w:divBdr>
        <w:top w:val="none" w:sz="0" w:space="0" w:color="auto"/>
        <w:left w:val="none" w:sz="0" w:space="0" w:color="auto"/>
        <w:bottom w:val="none" w:sz="0" w:space="0" w:color="auto"/>
        <w:right w:val="none" w:sz="0" w:space="0" w:color="auto"/>
      </w:divBdr>
      <w:divsChild>
        <w:div w:id="16857682">
          <w:marLeft w:val="480"/>
          <w:marRight w:val="0"/>
          <w:marTop w:val="0"/>
          <w:marBottom w:val="0"/>
          <w:divBdr>
            <w:top w:val="none" w:sz="0" w:space="0" w:color="auto"/>
            <w:left w:val="none" w:sz="0" w:space="0" w:color="auto"/>
            <w:bottom w:val="none" w:sz="0" w:space="0" w:color="auto"/>
            <w:right w:val="none" w:sz="0" w:space="0" w:color="auto"/>
          </w:divBdr>
        </w:div>
        <w:div w:id="39207219">
          <w:marLeft w:val="480"/>
          <w:marRight w:val="0"/>
          <w:marTop w:val="0"/>
          <w:marBottom w:val="0"/>
          <w:divBdr>
            <w:top w:val="none" w:sz="0" w:space="0" w:color="auto"/>
            <w:left w:val="none" w:sz="0" w:space="0" w:color="auto"/>
            <w:bottom w:val="none" w:sz="0" w:space="0" w:color="auto"/>
            <w:right w:val="none" w:sz="0" w:space="0" w:color="auto"/>
          </w:divBdr>
        </w:div>
        <w:div w:id="41102430">
          <w:marLeft w:val="480"/>
          <w:marRight w:val="0"/>
          <w:marTop w:val="0"/>
          <w:marBottom w:val="0"/>
          <w:divBdr>
            <w:top w:val="none" w:sz="0" w:space="0" w:color="auto"/>
            <w:left w:val="none" w:sz="0" w:space="0" w:color="auto"/>
            <w:bottom w:val="none" w:sz="0" w:space="0" w:color="auto"/>
            <w:right w:val="none" w:sz="0" w:space="0" w:color="auto"/>
          </w:divBdr>
        </w:div>
        <w:div w:id="48649169">
          <w:marLeft w:val="480"/>
          <w:marRight w:val="0"/>
          <w:marTop w:val="0"/>
          <w:marBottom w:val="0"/>
          <w:divBdr>
            <w:top w:val="none" w:sz="0" w:space="0" w:color="auto"/>
            <w:left w:val="none" w:sz="0" w:space="0" w:color="auto"/>
            <w:bottom w:val="none" w:sz="0" w:space="0" w:color="auto"/>
            <w:right w:val="none" w:sz="0" w:space="0" w:color="auto"/>
          </w:divBdr>
        </w:div>
        <w:div w:id="49381066">
          <w:marLeft w:val="480"/>
          <w:marRight w:val="0"/>
          <w:marTop w:val="0"/>
          <w:marBottom w:val="0"/>
          <w:divBdr>
            <w:top w:val="none" w:sz="0" w:space="0" w:color="auto"/>
            <w:left w:val="none" w:sz="0" w:space="0" w:color="auto"/>
            <w:bottom w:val="none" w:sz="0" w:space="0" w:color="auto"/>
            <w:right w:val="none" w:sz="0" w:space="0" w:color="auto"/>
          </w:divBdr>
        </w:div>
        <w:div w:id="125318408">
          <w:marLeft w:val="480"/>
          <w:marRight w:val="0"/>
          <w:marTop w:val="0"/>
          <w:marBottom w:val="0"/>
          <w:divBdr>
            <w:top w:val="none" w:sz="0" w:space="0" w:color="auto"/>
            <w:left w:val="none" w:sz="0" w:space="0" w:color="auto"/>
            <w:bottom w:val="none" w:sz="0" w:space="0" w:color="auto"/>
            <w:right w:val="none" w:sz="0" w:space="0" w:color="auto"/>
          </w:divBdr>
        </w:div>
        <w:div w:id="127213637">
          <w:marLeft w:val="480"/>
          <w:marRight w:val="0"/>
          <w:marTop w:val="0"/>
          <w:marBottom w:val="0"/>
          <w:divBdr>
            <w:top w:val="none" w:sz="0" w:space="0" w:color="auto"/>
            <w:left w:val="none" w:sz="0" w:space="0" w:color="auto"/>
            <w:bottom w:val="none" w:sz="0" w:space="0" w:color="auto"/>
            <w:right w:val="none" w:sz="0" w:space="0" w:color="auto"/>
          </w:divBdr>
        </w:div>
        <w:div w:id="144905744">
          <w:marLeft w:val="480"/>
          <w:marRight w:val="0"/>
          <w:marTop w:val="0"/>
          <w:marBottom w:val="0"/>
          <w:divBdr>
            <w:top w:val="none" w:sz="0" w:space="0" w:color="auto"/>
            <w:left w:val="none" w:sz="0" w:space="0" w:color="auto"/>
            <w:bottom w:val="none" w:sz="0" w:space="0" w:color="auto"/>
            <w:right w:val="none" w:sz="0" w:space="0" w:color="auto"/>
          </w:divBdr>
        </w:div>
        <w:div w:id="219950576">
          <w:marLeft w:val="480"/>
          <w:marRight w:val="0"/>
          <w:marTop w:val="0"/>
          <w:marBottom w:val="0"/>
          <w:divBdr>
            <w:top w:val="none" w:sz="0" w:space="0" w:color="auto"/>
            <w:left w:val="none" w:sz="0" w:space="0" w:color="auto"/>
            <w:bottom w:val="none" w:sz="0" w:space="0" w:color="auto"/>
            <w:right w:val="none" w:sz="0" w:space="0" w:color="auto"/>
          </w:divBdr>
        </w:div>
        <w:div w:id="325280905">
          <w:marLeft w:val="480"/>
          <w:marRight w:val="0"/>
          <w:marTop w:val="0"/>
          <w:marBottom w:val="0"/>
          <w:divBdr>
            <w:top w:val="none" w:sz="0" w:space="0" w:color="auto"/>
            <w:left w:val="none" w:sz="0" w:space="0" w:color="auto"/>
            <w:bottom w:val="none" w:sz="0" w:space="0" w:color="auto"/>
            <w:right w:val="none" w:sz="0" w:space="0" w:color="auto"/>
          </w:divBdr>
        </w:div>
        <w:div w:id="334579285">
          <w:marLeft w:val="480"/>
          <w:marRight w:val="0"/>
          <w:marTop w:val="0"/>
          <w:marBottom w:val="0"/>
          <w:divBdr>
            <w:top w:val="none" w:sz="0" w:space="0" w:color="auto"/>
            <w:left w:val="none" w:sz="0" w:space="0" w:color="auto"/>
            <w:bottom w:val="none" w:sz="0" w:space="0" w:color="auto"/>
            <w:right w:val="none" w:sz="0" w:space="0" w:color="auto"/>
          </w:divBdr>
        </w:div>
        <w:div w:id="419986338">
          <w:marLeft w:val="480"/>
          <w:marRight w:val="0"/>
          <w:marTop w:val="0"/>
          <w:marBottom w:val="0"/>
          <w:divBdr>
            <w:top w:val="none" w:sz="0" w:space="0" w:color="auto"/>
            <w:left w:val="none" w:sz="0" w:space="0" w:color="auto"/>
            <w:bottom w:val="none" w:sz="0" w:space="0" w:color="auto"/>
            <w:right w:val="none" w:sz="0" w:space="0" w:color="auto"/>
          </w:divBdr>
        </w:div>
        <w:div w:id="423500399">
          <w:marLeft w:val="480"/>
          <w:marRight w:val="0"/>
          <w:marTop w:val="0"/>
          <w:marBottom w:val="0"/>
          <w:divBdr>
            <w:top w:val="none" w:sz="0" w:space="0" w:color="auto"/>
            <w:left w:val="none" w:sz="0" w:space="0" w:color="auto"/>
            <w:bottom w:val="none" w:sz="0" w:space="0" w:color="auto"/>
            <w:right w:val="none" w:sz="0" w:space="0" w:color="auto"/>
          </w:divBdr>
        </w:div>
        <w:div w:id="497498377">
          <w:marLeft w:val="480"/>
          <w:marRight w:val="0"/>
          <w:marTop w:val="0"/>
          <w:marBottom w:val="0"/>
          <w:divBdr>
            <w:top w:val="none" w:sz="0" w:space="0" w:color="auto"/>
            <w:left w:val="none" w:sz="0" w:space="0" w:color="auto"/>
            <w:bottom w:val="none" w:sz="0" w:space="0" w:color="auto"/>
            <w:right w:val="none" w:sz="0" w:space="0" w:color="auto"/>
          </w:divBdr>
        </w:div>
        <w:div w:id="501824864">
          <w:marLeft w:val="480"/>
          <w:marRight w:val="0"/>
          <w:marTop w:val="0"/>
          <w:marBottom w:val="0"/>
          <w:divBdr>
            <w:top w:val="none" w:sz="0" w:space="0" w:color="auto"/>
            <w:left w:val="none" w:sz="0" w:space="0" w:color="auto"/>
            <w:bottom w:val="none" w:sz="0" w:space="0" w:color="auto"/>
            <w:right w:val="none" w:sz="0" w:space="0" w:color="auto"/>
          </w:divBdr>
        </w:div>
        <w:div w:id="523977380">
          <w:marLeft w:val="480"/>
          <w:marRight w:val="0"/>
          <w:marTop w:val="0"/>
          <w:marBottom w:val="0"/>
          <w:divBdr>
            <w:top w:val="none" w:sz="0" w:space="0" w:color="auto"/>
            <w:left w:val="none" w:sz="0" w:space="0" w:color="auto"/>
            <w:bottom w:val="none" w:sz="0" w:space="0" w:color="auto"/>
            <w:right w:val="none" w:sz="0" w:space="0" w:color="auto"/>
          </w:divBdr>
        </w:div>
        <w:div w:id="537814552">
          <w:marLeft w:val="480"/>
          <w:marRight w:val="0"/>
          <w:marTop w:val="0"/>
          <w:marBottom w:val="0"/>
          <w:divBdr>
            <w:top w:val="none" w:sz="0" w:space="0" w:color="auto"/>
            <w:left w:val="none" w:sz="0" w:space="0" w:color="auto"/>
            <w:bottom w:val="none" w:sz="0" w:space="0" w:color="auto"/>
            <w:right w:val="none" w:sz="0" w:space="0" w:color="auto"/>
          </w:divBdr>
        </w:div>
        <w:div w:id="540096075">
          <w:marLeft w:val="480"/>
          <w:marRight w:val="0"/>
          <w:marTop w:val="0"/>
          <w:marBottom w:val="0"/>
          <w:divBdr>
            <w:top w:val="none" w:sz="0" w:space="0" w:color="auto"/>
            <w:left w:val="none" w:sz="0" w:space="0" w:color="auto"/>
            <w:bottom w:val="none" w:sz="0" w:space="0" w:color="auto"/>
            <w:right w:val="none" w:sz="0" w:space="0" w:color="auto"/>
          </w:divBdr>
        </w:div>
        <w:div w:id="604196299">
          <w:marLeft w:val="480"/>
          <w:marRight w:val="0"/>
          <w:marTop w:val="0"/>
          <w:marBottom w:val="0"/>
          <w:divBdr>
            <w:top w:val="none" w:sz="0" w:space="0" w:color="auto"/>
            <w:left w:val="none" w:sz="0" w:space="0" w:color="auto"/>
            <w:bottom w:val="none" w:sz="0" w:space="0" w:color="auto"/>
            <w:right w:val="none" w:sz="0" w:space="0" w:color="auto"/>
          </w:divBdr>
        </w:div>
        <w:div w:id="652871230">
          <w:marLeft w:val="480"/>
          <w:marRight w:val="0"/>
          <w:marTop w:val="0"/>
          <w:marBottom w:val="0"/>
          <w:divBdr>
            <w:top w:val="none" w:sz="0" w:space="0" w:color="auto"/>
            <w:left w:val="none" w:sz="0" w:space="0" w:color="auto"/>
            <w:bottom w:val="none" w:sz="0" w:space="0" w:color="auto"/>
            <w:right w:val="none" w:sz="0" w:space="0" w:color="auto"/>
          </w:divBdr>
        </w:div>
        <w:div w:id="793988382">
          <w:marLeft w:val="480"/>
          <w:marRight w:val="0"/>
          <w:marTop w:val="0"/>
          <w:marBottom w:val="0"/>
          <w:divBdr>
            <w:top w:val="none" w:sz="0" w:space="0" w:color="auto"/>
            <w:left w:val="none" w:sz="0" w:space="0" w:color="auto"/>
            <w:bottom w:val="none" w:sz="0" w:space="0" w:color="auto"/>
            <w:right w:val="none" w:sz="0" w:space="0" w:color="auto"/>
          </w:divBdr>
        </w:div>
        <w:div w:id="808015962">
          <w:marLeft w:val="480"/>
          <w:marRight w:val="0"/>
          <w:marTop w:val="0"/>
          <w:marBottom w:val="0"/>
          <w:divBdr>
            <w:top w:val="none" w:sz="0" w:space="0" w:color="auto"/>
            <w:left w:val="none" w:sz="0" w:space="0" w:color="auto"/>
            <w:bottom w:val="none" w:sz="0" w:space="0" w:color="auto"/>
            <w:right w:val="none" w:sz="0" w:space="0" w:color="auto"/>
          </w:divBdr>
        </w:div>
        <w:div w:id="811143346">
          <w:marLeft w:val="480"/>
          <w:marRight w:val="0"/>
          <w:marTop w:val="0"/>
          <w:marBottom w:val="0"/>
          <w:divBdr>
            <w:top w:val="none" w:sz="0" w:space="0" w:color="auto"/>
            <w:left w:val="none" w:sz="0" w:space="0" w:color="auto"/>
            <w:bottom w:val="none" w:sz="0" w:space="0" w:color="auto"/>
            <w:right w:val="none" w:sz="0" w:space="0" w:color="auto"/>
          </w:divBdr>
        </w:div>
        <w:div w:id="839272319">
          <w:marLeft w:val="480"/>
          <w:marRight w:val="0"/>
          <w:marTop w:val="0"/>
          <w:marBottom w:val="0"/>
          <w:divBdr>
            <w:top w:val="none" w:sz="0" w:space="0" w:color="auto"/>
            <w:left w:val="none" w:sz="0" w:space="0" w:color="auto"/>
            <w:bottom w:val="none" w:sz="0" w:space="0" w:color="auto"/>
            <w:right w:val="none" w:sz="0" w:space="0" w:color="auto"/>
          </w:divBdr>
        </w:div>
        <w:div w:id="896356506">
          <w:marLeft w:val="480"/>
          <w:marRight w:val="0"/>
          <w:marTop w:val="0"/>
          <w:marBottom w:val="0"/>
          <w:divBdr>
            <w:top w:val="none" w:sz="0" w:space="0" w:color="auto"/>
            <w:left w:val="none" w:sz="0" w:space="0" w:color="auto"/>
            <w:bottom w:val="none" w:sz="0" w:space="0" w:color="auto"/>
            <w:right w:val="none" w:sz="0" w:space="0" w:color="auto"/>
          </w:divBdr>
        </w:div>
        <w:div w:id="912663969">
          <w:marLeft w:val="480"/>
          <w:marRight w:val="0"/>
          <w:marTop w:val="0"/>
          <w:marBottom w:val="0"/>
          <w:divBdr>
            <w:top w:val="none" w:sz="0" w:space="0" w:color="auto"/>
            <w:left w:val="none" w:sz="0" w:space="0" w:color="auto"/>
            <w:bottom w:val="none" w:sz="0" w:space="0" w:color="auto"/>
            <w:right w:val="none" w:sz="0" w:space="0" w:color="auto"/>
          </w:divBdr>
        </w:div>
      </w:divsChild>
    </w:div>
    <w:div w:id="726606465">
      <w:bodyDiv w:val="1"/>
      <w:marLeft w:val="0"/>
      <w:marRight w:val="0"/>
      <w:marTop w:val="0"/>
      <w:marBottom w:val="0"/>
      <w:divBdr>
        <w:top w:val="none" w:sz="0" w:space="0" w:color="auto"/>
        <w:left w:val="none" w:sz="0" w:space="0" w:color="auto"/>
        <w:bottom w:val="none" w:sz="0" w:space="0" w:color="auto"/>
        <w:right w:val="none" w:sz="0" w:space="0" w:color="auto"/>
      </w:divBdr>
    </w:div>
    <w:div w:id="726606941">
      <w:bodyDiv w:val="1"/>
      <w:marLeft w:val="0"/>
      <w:marRight w:val="0"/>
      <w:marTop w:val="0"/>
      <w:marBottom w:val="0"/>
      <w:divBdr>
        <w:top w:val="none" w:sz="0" w:space="0" w:color="auto"/>
        <w:left w:val="none" w:sz="0" w:space="0" w:color="auto"/>
        <w:bottom w:val="none" w:sz="0" w:space="0" w:color="auto"/>
        <w:right w:val="none" w:sz="0" w:space="0" w:color="auto"/>
      </w:divBdr>
    </w:div>
    <w:div w:id="726688444">
      <w:bodyDiv w:val="1"/>
      <w:marLeft w:val="0"/>
      <w:marRight w:val="0"/>
      <w:marTop w:val="0"/>
      <w:marBottom w:val="0"/>
      <w:divBdr>
        <w:top w:val="none" w:sz="0" w:space="0" w:color="auto"/>
        <w:left w:val="none" w:sz="0" w:space="0" w:color="auto"/>
        <w:bottom w:val="none" w:sz="0" w:space="0" w:color="auto"/>
        <w:right w:val="none" w:sz="0" w:space="0" w:color="auto"/>
      </w:divBdr>
    </w:div>
    <w:div w:id="726690109">
      <w:bodyDiv w:val="1"/>
      <w:marLeft w:val="0"/>
      <w:marRight w:val="0"/>
      <w:marTop w:val="0"/>
      <w:marBottom w:val="0"/>
      <w:divBdr>
        <w:top w:val="none" w:sz="0" w:space="0" w:color="auto"/>
        <w:left w:val="none" w:sz="0" w:space="0" w:color="auto"/>
        <w:bottom w:val="none" w:sz="0" w:space="0" w:color="auto"/>
        <w:right w:val="none" w:sz="0" w:space="0" w:color="auto"/>
      </w:divBdr>
    </w:div>
    <w:div w:id="726728840">
      <w:bodyDiv w:val="1"/>
      <w:marLeft w:val="0"/>
      <w:marRight w:val="0"/>
      <w:marTop w:val="0"/>
      <w:marBottom w:val="0"/>
      <w:divBdr>
        <w:top w:val="none" w:sz="0" w:space="0" w:color="auto"/>
        <w:left w:val="none" w:sz="0" w:space="0" w:color="auto"/>
        <w:bottom w:val="none" w:sz="0" w:space="0" w:color="auto"/>
        <w:right w:val="none" w:sz="0" w:space="0" w:color="auto"/>
      </w:divBdr>
    </w:div>
    <w:div w:id="726760052">
      <w:bodyDiv w:val="1"/>
      <w:marLeft w:val="0"/>
      <w:marRight w:val="0"/>
      <w:marTop w:val="0"/>
      <w:marBottom w:val="0"/>
      <w:divBdr>
        <w:top w:val="none" w:sz="0" w:space="0" w:color="auto"/>
        <w:left w:val="none" w:sz="0" w:space="0" w:color="auto"/>
        <w:bottom w:val="none" w:sz="0" w:space="0" w:color="auto"/>
        <w:right w:val="none" w:sz="0" w:space="0" w:color="auto"/>
      </w:divBdr>
    </w:div>
    <w:div w:id="726803855">
      <w:bodyDiv w:val="1"/>
      <w:marLeft w:val="0"/>
      <w:marRight w:val="0"/>
      <w:marTop w:val="0"/>
      <w:marBottom w:val="0"/>
      <w:divBdr>
        <w:top w:val="none" w:sz="0" w:space="0" w:color="auto"/>
        <w:left w:val="none" w:sz="0" w:space="0" w:color="auto"/>
        <w:bottom w:val="none" w:sz="0" w:space="0" w:color="auto"/>
        <w:right w:val="none" w:sz="0" w:space="0" w:color="auto"/>
      </w:divBdr>
    </w:div>
    <w:div w:id="726805506">
      <w:bodyDiv w:val="1"/>
      <w:marLeft w:val="0"/>
      <w:marRight w:val="0"/>
      <w:marTop w:val="0"/>
      <w:marBottom w:val="0"/>
      <w:divBdr>
        <w:top w:val="none" w:sz="0" w:space="0" w:color="auto"/>
        <w:left w:val="none" w:sz="0" w:space="0" w:color="auto"/>
        <w:bottom w:val="none" w:sz="0" w:space="0" w:color="auto"/>
        <w:right w:val="none" w:sz="0" w:space="0" w:color="auto"/>
      </w:divBdr>
    </w:div>
    <w:div w:id="726880437">
      <w:bodyDiv w:val="1"/>
      <w:marLeft w:val="0"/>
      <w:marRight w:val="0"/>
      <w:marTop w:val="0"/>
      <w:marBottom w:val="0"/>
      <w:divBdr>
        <w:top w:val="none" w:sz="0" w:space="0" w:color="auto"/>
        <w:left w:val="none" w:sz="0" w:space="0" w:color="auto"/>
        <w:bottom w:val="none" w:sz="0" w:space="0" w:color="auto"/>
        <w:right w:val="none" w:sz="0" w:space="0" w:color="auto"/>
      </w:divBdr>
      <w:divsChild>
        <w:div w:id="1075470308">
          <w:marLeft w:val="480"/>
          <w:marRight w:val="0"/>
          <w:marTop w:val="0"/>
          <w:marBottom w:val="0"/>
          <w:divBdr>
            <w:top w:val="none" w:sz="0" w:space="0" w:color="auto"/>
            <w:left w:val="none" w:sz="0" w:space="0" w:color="auto"/>
            <w:bottom w:val="none" w:sz="0" w:space="0" w:color="auto"/>
            <w:right w:val="none" w:sz="0" w:space="0" w:color="auto"/>
          </w:divBdr>
        </w:div>
        <w:div w:id="1916277195">
          <w:marLeft w:val="480"/>
          <w:marRight w:val="0"/>
          <w:marTop w:val="0"/>
          <w:marBottom w:val="0"/>
          <w:divBdr>
            <w:top w:val="none" w:sz="0" w:space="0" w:color="auto"/>
            <w:left w:val="none" w:sz="0" w:space="0" w:color="auto"/>
            <w:bottom w:val="none" w:sz="0" w:space="0" w:color="auto"/>
            <w:right w:val="none" w:sz="0" w:space="0" w:color="auto"/>
          </w:divBdr>
        </w:div>
        <w:div w:id="114060890">
          <w:marLeft w:val="480"/>
          <w:marRight w:val="0"/>
          <w:marTop w:val="0"/>
          <w:marBottom w:val="0"/>
          <w:divBdr>
            <w:top w:val="none" w:sz="0" w:space="0" w:color="auto"/>
            <w:left w:val="none" w:sz="0" w:space="0" w:color="auto"/>
            <w:bottom w:val="none" w:sz="0" w:space="0" w:color="auto"/>
            <w:right w:val="none" w:sz="0" w:space="0" w:color="auto"/>
          </w:divBdr>
        </w:div>
        <w:div w:id="1309552015">
          <w:marLeft w:val="480"/>
          <w:marRight w:val="0"/>
          <w:marTop w:val="0"/>
          <w:marBottom w:val="0"/>
          <w:divBdr>
            <w:top w:val="none" w:sz="0" w:space="0" w:color="auto"/>
            <w:left w:val="none" w:sz="0" w:space="0" w:color="auto"/>
            <w:bottom w:val="none" w:sz="0" w:space="0" w:color="auto"/>
            <w:right w:val="none" w:sz="0" w:space="0" w:color="auto"/>
          </w:divBdr>
        </w:div>
        <w:div w:id="1157376476">
          <w:marLeft w:val="480"/>
          <w:marRight w:val="0"/>
          <w:marTop w:val="0"/>
          <w:marBottom w:val="0"/>
          <w:divBdr>
            <w:top w:val="none" w:sz="0" w:space="0" w:color="auto"/>
            <w:left w:val="none" w:sz="0" w:space="0" w:color="auto"/>
            <w:bottom w:val="none" w:sz="0" w:space="0" w:color="auto"/>
            <w:right w:val="none" w:sz="0" w:space="0" w:color="auto"/>
          </w:divBdr>
        </w:div>
        <w:div w:id="249388232">
          <w:marLeft w:val="480"/>
          <w:marRight w:val="0"/>
          <w:marTop w:val="0"/>
          <w:marBottom w:val="0"/>
          <w:divBdr>
            <w:top w:val="none" w:sz="0" w:space="0" w:color="auto"/>
            <w:left w:val="none" w:sz="0" w:space="0" w:color="auto"/>
            <w:bottom w:val="none" w:sz="0" w:space="0" w:color="auto"/>
            <w:right w:val="none" w:sz="0" w:space="0" w:color="auto"/>
          </w:divBdr>
        </w:div>
        <w:div w:id="734817490">
          <w:marLeft w:val="480"/>
          <w:marRight w:val="0"/>
          <w:marTop w:val="0"/>
          <w:marBottom w:val="0"/>
          <w:divBdr>
            <w:top w:val="none" w:sz="0" w:space="0" w:color="auto"/>
            <w:left w:val="none" w:sz="0" w:space="0" w:color="auto"/>
            <w:bottom w:val="none" w:sz="0" w:space="0" w:color="auto"/>
            <w:right w:val="none" w:sz="0" w:space="0" w:color="auto"/>
          </w:divBdr>
        </w:div>
        <w:div w:id="165874280">
          <w:marLeft w:val="480"/>
          <w:marRight w:val="0"/>
          <w:marTop w:val="0"/>
          <w:marBottom w:val="0"/>
          <w:divBdr>
            <w:top w:val="none" w:sz="0" w:space="0" w:color="auto"/>
            <w:left w:val="none" w:sz="0" w:space="0" w:color="auto"/>
            <w:bottom w:val="none" w:sz="0" w:space="0" w:color="auto"/>
            <w:right w:val="none" w:sz="0" w:space="0" w:color="auto"/>
          </w:divBdr>
        </w:div>
        <w:div w:id="174197847">
          <w:marLeft w:val="480"/>
          <w:marRight w:val="0"/>
          <w:marTop w:val="0"/>
          <w:marBottom w:val="0"/>
          <w:divBdr>
            <w:top w:val="none" w:sz="0" w:space="0" w:color="auto"/>
            <w:left w:val="none" w:sz="0" w:space="0" w:color="auto"/>
            <w:bottom w:val="none" w:sz="0" w:space="0" w:color="auto"/>
            <w:right w:val="none" w:sz="0" w:space="0" w:color="auto"/>
          </w:divBdr>
        </w:div>
        <w:div w:id="263734317">
          <w:marLeft w:val="480"/>
          <w:marRight w:val="0"/>
          <w:marTop w:val="0"/>
          <w:marBottom w:val="0"/>
          <w:divBdr>
            <w:top w:val="none" w:sz="0" w:space="0" w:color="auto"/>
            <w:left w:val="none" w:sz="0" w:space="0" w:color="auto"/>
            <w:bottom w:val="none" w:sz="0" w:space="0" w:color="auto"/>
            <w:right w:val="none" w:sz="0" w:space="0" w:color="auto"/>
          </w:divBdr>
        </w:div>
        <w:div w:id="992222687">
          <w:marLeft w:val="480"/>
          <w:marRight w:val="0"/>
          <w:marTop w:val="0"/>
          <w:marBottom w:val="0"/>
          <w:divBdr>
            <w:top w:val="none" w:sz="0" w:space="0" w:color="auto"/>
            <w:left w:val="none" w:sz="0" w:space="0" w:color="auto"/>
            <w:bottom w:val="none" w:sz="0" w:space="0" w:color="auto"/>
            <w:right w:val="none" w:sz="0" w:space="0" w:color="auto"/>
          </w:divBdr>
        </w:div>
        <w:div w:id="1076512245">
          <w:marLeft w:val="480"/>
          <w:marRight w:val="0"/>
          <w:marTop w:val="0"/>
          <w:marBottom w:val="0"/>
          <w:divBdr>
            <w:top w:val="none" w:sz="0" w:space="0" w:color="auto"/>
            <w:left w:val="none" w:sz="0" w:space="0" w:color="auto"/>
            <w:bottom w:val="none" w:sz="0" w:space="0" w:color="auto"/>
            <w:right w:val="none" w:sz="0" w:space="0" w:color="auto"/>
          </w:divBdr>
        </w:div>
        <w:div w:id="2070838313">
          <w:marLeft w:val="480"/>
          <w:marRight w:val="0"/>
          <w:marTop w:val="0"/>
          <w:marBottom w:val="0"/>
          <w:divBdr>
            <w:top w:val="none" w:sz="0" w:space="0" w:color="auto"/>
            <w:left w:val="none" w:sz="0" w:space="0" w:color="auto"/>
            <w:bottom w:val="none" w:sz="0" w:space="0" w:color="auto"/>
            <w:right w:val="none" w:sz="0" w:space="0" w:color="auto"/>
          </w:divBdr>
        </w:div>
        <w:div w:id="504251096">
          <w:marLeft w:val="480"/>
          <w:marRight w:val="0"/>
          <w:marTop w:val="0"/>
          <w:marBottom w:val="0"/>
          <w:divBdr>
            <w:top w:val="none" w:sz="0" w:space="0" w:color="auto"/>
            <w:left w:val="none" w:sz="0" w:space="0" w:color="auto"/>
            <w:bottom w:val="none" w:sz="0" w:space="0" w:color="auto"/>
            <w:right w:val="none" w:sz="0" w:space="0" w:color="auto"/>
          </w:divBdr>
        </w:div>
        <w:div w:id="1693721306">
          <w:marLeft w:val="480"/>
          <w:marRight w:val="0"/>
          <w:marTop w:val="0"/>
          <w:marBottom w:val="0"/>
          <w:divBdr>
            <w:top w:val="none" w:sz="0" w:space="0" w:color="auto"/>
            <w:left w:val="none" w:sz="0" w:space="0" w:color="auto"/>
            <w:bottom w:val="none" w:sz="0" w:space="0" w:color="auto"/>
            <w:right w:val="none" w:sz="0" w:space="0" w:color="auto"/>
          </w:divBdr>
        </w:div>
        <w:div w:id="1518304522">
          <w:marLeft w:val="480"/>
          <w:marRight w:val="0"/>
          <w:marTop w:val="0"/>
          <w:marBottom w:val="0"/>
          <w:divBdr>
            <w:top w:val="none" w:sz="0" w:space="0" w:color="auto"/>
            <w:left w:val="none" w:sz="0" w:space="0" w:color="auto"/>
            <w:bottom w:val="none" w:sz="0" w:space="0" w:color="auto"/>
            <w:right w:val="none" w:sz="0" w:space="0" w:color="auto"/>
          </w:divBdr>
        </w:div>
        <w:div w:id="25641517">
          <w:marLeft w:val="480"/>
          <w:marRight w:val="0"/>
          <w:marTop w:val="0"/>
          <w:marBottom w:val="0"/>
          <w:divBdr>
            <w:top w:val="none" w:sz="0" w:space="0" w:color="auto"/>
            <w:left w:val="none" w:sz="0" w:space="0" w:color="auto"/>
            <w:bottom w:val="none" w:sz="0" w:space="0" w:color="auto"/>
            <w:right w:val="none" w:sz="0" w:space="0" w:color="auto"/>
          </w:divBdr>
        </w:div>
        <w:div w:id="2100636105">
          <w:marLeft w:val="480"/>
          <w:marRight w:val="0"/>
          <w:marTop w:val="0"/>
          <w:marBottom w:val="0"/>
          <w:divBdr>
            <w:top w:val="none" w:sz="0" w:space="0" w:color="auto"/>
            <w:left w:val="none" w:sz="0" w:space="0" w:color="auto"/>
            <w:bottom w:val="none" w:sz="0" w:space="0" w:color="auto"/>
            <w:right w:val="none" w:sz="0" w:space="0" w:color="auto"/>
          </w:divBdr>
        </w:div>
        <w:div w:id="404449999">
          <w:marLeft w:val="480"/>
          <w:marRight w:val="0"/>
          <w:marTop w:val="0"/>
          <w:marBottom w:val="0"/>
          <w:divBdr>
            <w:top w:val="none" w:sz="0" w:space="0" w:color="auto"/>
            <w:left w:val="none" w:sz="0" w:space="0" w:color="auto"/>
            <w:bottom w:val="none" w:sz="0" w:space="0" w:color="auto"/>
            <w:right w:val="none" w:sz="0" w:space="0" w:color="auto"/>
          </w:divBdr>
        </w:div>
        <w:div w:id="1529248026">
          <w:marLeft w:val="480"/>
          <w:marRight w:val="0"/>
          <w:marTop w:val="0"/>
          <w:marBottom w:val="0"/>
          <w:divBdr>
            <w:top w:val="none" w:sz="0" w:space="0" w:color="auto"/>
            <w:left w:val="none" w:sz="0" w:space="0" w:color="auto"/>
            <w:bottom w:val="none" w:sz="0" w:space="0" w:color="auto"/>
            <w:right w:val="none" w:sz="0" w:space="0" w:color="auto"/>
          </w:divBdr>
        </w:div>
        <w:div w:id="1006908132">
          <w:marLeft w:val="480"/>
          <w:marRight w:val="0"/>
          <w:marTop w:val="0"/>
          <w:marBottom w:val="0"/>
          <w:divBdr>
            <w:top w:val="none" w:sz="0" w:space="0" w:color="auto"/>
            <w:left w:val="none" w:sz="0" w:space="0" w:color="auto"/>
            <w:bottom w:val="none" w:sz="0" w:space="0" w:color="auto"/>
            <w:right w:val="none" w:sz="0" w:space="0" w:color="auto"/>
          </w:divBdr>
        </w:div>
        <w:div w:id="1272202877">
          <w:marLeft w:val="480"/>
          <w:marRight w:val="0"/>
          <w:marTop w:val="0"/>
          <w:marBottom w:val="0"/>
          <w:divBdr>
            <w:top w:val="none" w:sz="0" w:space="0" w:color="auto"/>
            <w:left w:val="none" w:sz="0" w:space="0" w:color="auto"/>
            <w:bottom w:val="none" w:sz="0" w:space="0" w:color="auto"/>
            <w:right w:val="none" w:sz="0" w:space="0" w:color="auto"/>
          </w:divBdr>
        </w:div>
        <w:div w:id="1467352741">
          <w:marLeft w:val="480"/>
          <w:marRight w:val="0"/>
          <w:marTop w:val="0"/>
          <w:marBottom w:val="0"/>
          <w:divBdr>
            <w:top w:val="none" w:sz="0" w:space="0" w:color="auto"/>
            <w:left w:val="none" w:sz="0" w:space="0" w:color="auto"/>
            <w:bottom w:val="none" w:sz="0" w:space="0" w:color="auto"/>
            <w:right w:val="none" w:sz="0" w:space="0" w:color="auto"/>
          </w:divBdr>
        </w:div>
        <w:div w:id="1961380064">
          <w:marLeft w:val="480"/>
          <w:marRight w:val="0"/>
          <w:marTop w:val="0"/>
          <w:marBottom w:val="0"/>
          <w:divBdr>
            <w:top w:val="none" w:sz="0" w:space="0" w:color="auto"/>
            <w:left w:val="none" w:sz="0" w:space="0" w:color="auto"/>
            <w:bottom w:val="none" w:sz="0" w:space="0" w:color="auto"/>
            <w:right w:val="none" w:sz="0" w:space="0" w:color="auto"/>
          </w:divBdr>
        </w:div>
        <w:div w:id="93329600">
          <w:marLeft w:val="480"/>
          <w:marRight w:val="0"/>
          <w:marTop w:val="0"/>
          <w:marBottom w:val="0"/>
          <w:divBdr>
            <w:top w:val="none" w:sz="0" w:space="0" w:color="auto"/>
            <w:left w:val="none" w:sz="0" w:space="0" w:color="auto"/>
            <w:bottom w:val="none" w:sz="0" w:space="0" w:color="auto"/>
            <w:right w:val="none" w:sz="0" w:space="0" w:color="auto"/>
          </w:divBdr>
        </w:div>
        <w:div w:id="384644051">
          <w:marLeft w:val="480"/>
          <w:marRight w:val="0"/>
          <w:marTop w:val="0"/>
          <w:marBottom w:val="0"/>
          <w:divBdr>
            <w:top w:val="none" w:sz="0" w:space="0" w:color="auto"/>
            <w:left w:val="none" w:sz="0" w:space="0" w:color="auto"/>
            <w:bottom w:val="none" w:sz="0" w:space="0" w:color="auto"/>
            <w:right w:val="none" w:sz="0" w:space="0" w:color="auto"/>
          </w:divBdr>
        </w:div>
        <w:div w:id="1057167974">
          <w:marLeft w:val="480"/>
          <w:marRight w:val="0"/>
          <w:marTop w:val="0"/>
          <w:marBottom w:val="0"/>
          <w:divBdr>
            <w:top w:val="none" w:sz="0" w:space="0" w:color="auto"/>
            <w:left w:val="none" w:sz="0" w:space="0" w:color="auto"/>
            <w:bottom w:val="none" w:sz="0" w:space="0" w:color="auto"/>
            <w:right w:val="none" w:sz="0" w:space="0" w:color="auto"/>
          </w:divBdr>
        </w:div>
        <w:div w:id="1047728460">
          <w:marLeft w:val="480"/>
          <w:marRight w:val="0"/>
          <w:marTop w:val="0"/>
          <w:marBottom w:val="0"/>
          <w:divBdr>
            <w:top w:val="none" w:sz="0" w:space="0" w:color="auto"/>
            <w:left w:val="none" w:sz="0" w:space="0" w:color="auto"/>
            <w:bottom w:val="none" w:sz="0" w:space="0" w:color="auto"/>
            <w:right w:val="none" w:sz="0" w:space="0" w:color="auto"/>
          </w:divBdr>
        </w:div>
        <w:div w:id="1693918775">
          <w:marLeft w:val="480"/>
          <w:marRight w:val="0"/>
          <w:marTop w:val="0"/>
          <w:marBottom w:val="0"/>
          <w:divBdr>
            <w:top w:val="none" w:sz="0" w:space="0" w:color="auto"/>
            <w:left w:val="none" w:sz="0" w:space="0" w:color="auto"/>
            <w:bottom w:val="none" w:sz="0" w:space="0" w:color="auto"/>
            <w:right w:val="none" w:sz="0" w:space="0" w:color="auto"/>
          </w:divBdr>
        </w:div>
        <w:div w:id="345600376">
          <w:marLeft w:val="480"/>
          <w:marRight w:val="0"/>
          <w:marTop w:val="0"/>
          <w:marBottom w:val="0"/>
          <w:divBdr>
            <w:top w:val="none" w:sz="0" w:space="0" w:color="auto"/>
            <w:left w:val="none" w:sz="0" w:space="0" w:color="auto"/>
            <w:bottom w:val="none" w:sz="0" w:space="0" w:color="auto"/>
            <w:right w:val="none" w:sz="0" w:space="0" w:color="auto"/>
          </w:divBdr>
        </w:div>
        <w:div w:id="219749480">
          <w:marLeft w:val="480"/>
          <w:marRight w:val="0"/>
          <w:marTop w:val="0"/>
          <w:marBottom w:val="0"/>
          <w:divBdr>
            <w:top w:val="none" w:sz="0" w:space="0" w:color="auto"/>
            <w:left w:val="none" w:sz="0" w:space="0" w:color="auto"/>
            <w:bottom w:val="none" w:sz="0" w:space="0" w:color="auto"/>
            <w:right w:val="none" w:sz="0" w:space="0" w:color="auto"/>
          </w:divBdr>
        </w:div>
        <w:div w:id="978799449">
          <w:marLeft w:val="480"/>
          <w:marRight w:val="0"/>
          <w:marTop w:val="0"/>
          <w:marBottom w:val="0"/>
          <w:divBdr>
            <w:top w:val="none" w:sz="0" w:space="0" w:color="auto"/>
            <w:left w:val="none" w:sz="0" w:space="0" w:color="auto"/>
            <w:bottom w:val="none" w:sz="0" w:space="0" w:color="auto"/>
            <w:right w:val="none" w:sz="0" w:space="0" w:color="auto"/>
          </w:divBdr>
        </w:div>
        <w:div w:id="2117559866">
          <w:marLeft w:val="480"/>
          <w:marRight w:val="0"/>
          <w:marTop w:val="0"/>
          <w:marBottom w:val="0"/>
          <w:divBdr>
            <w:top w:val="none" w:sz="0" w:space="0" w:color="auto"/>
            <w:left w:val="none" w:sz="0" w:space="0" w:color="auto"/>
            <w:bottom w:val="none" w:sz="0" w:space="0" w:color="auto"/>
            <w:right w:val="none" w:sz="0" w:space="0" w:color="auto"/>
          </w:divBdr>
        </w:div>
        <w:div w:id="155805688">
          <w:marLeft w:val="480"/>
          <w:marRight w:val="0"/>
          <w:marTop w:val="0"/>
          <w:marBottom w:val="0"/>
          <w:divBdr>
            <w:top w:val="none" w:sz="0" w:space="0" w:color="auto"/>
            <w:left w:val="none" w:sz="0" w:space="0" w:color="auto"/>
            <w:bottom w:val="none" w:sz="0" w:space="0" w:color="auto"/>
            <w:right w:val="none" w:sz="0" w:space="0" w:color="auto"/>
          </w:divBdr>
        </w:div>
        <w:div w:id="771046883">
          <w:marLeft w:val="480"/>
          <w:marRight w:val="0"/>
          <w:marTop w:val="0"/>
          <w:marBottom w:val="0"/>
          <w:divBdr>
            <w:top w:val="none" w:sz="0" w:space="0" w:color="auto"/>
            <w:left w:val="none" w:sz="0" w:space="0" w:color="auto"/>
            <w:bottom w:val="none" w:sz="0" w:space="0" w:color="auto"/>
            <w:right w:val="none" w:sz="0" w:space="0" w:color="auto"/>
          </w:divBdr>
        </w:div>
        <w:div w:id="1432705536">
          <w:marLeft w:val="480"/>
          <w:marRight w:val="0"/>
          <w:marTop w:val="0"/>
          <w:marBottom w:val="0"/>
          <w:divBdr>
            <w:top w:val="none" w:sz="0" w:space="0" w:color="auto"/>
            <w:left w:val="none" w:sz="0" w:space="0" w:color="auto"/>
            <w:bottom w:val="none" w:sz="0" w:space="0" w:color="auto"/>
            <w:right w:val="none" w:sz="0" w:space="0" w:color="auto"/>
          </w:divBdr>
        </w:div>
        <w:div w:id="286933977">
          <w:marLeft w:val="480"/>
          <w:marRight w:val="0"/>
          <w:marTop w:val="0"/>
          <w:marBottom w:val="0"/>
          <w:divBdr>
            <w:top w:val="none" w:sz="0" w:space="0" w:color="auto"/>
            <w:left w:val="none" w:sz="0" w:space="0" w:color="auto"/>
            <w:bottom w:val="none" w:sz="0" w:space="0" w:color="auto"/>
            <w:right w:val="none" w:sz="0" w:space="0" w:color="auto"/>
          </w:divBdr>
        </w:div>
        <w:div w:id="2023239898">
          <w:marLeft w:val="480"/>
          <w:marRight w:val="0"/>
          <w:marTop w:val="0"/>
          <w:marBottom w:val="0"/>
          <w:divBdr>
            <w:top w:val="none" w:sz="0" w:space="0" w:color="auto"/>
            <w:left w:val="none" w:sz="0" w:space="0" w:color="auto"/>
            <w:bottom w:val="none" w:sz="0" w:space="0" w:color="auto"/>
            <w:right w:val="none" w:sz="0" w:space="0" w:color="auto"/>
          </w:divBdr>
        </w:div>
        <w:div w:id="304625799">
          <w:marLeft w:val="480"/>
          <w:marRight w:val="0"/>
          <w:marTop w:val="0"/>
          <w:marBottom w:val="0"/>
          <w:divBdr>
            <w:top w:val="none" w:sz="0" w:space="0" w:color="auto"/>
            <w:left w:val="none" w:sz="0" w:space="0" w:color="auto"/>
            <w:bottom w:val="none" w:sz="0" w:space="0" w:color="auto"/>
            <w:right w:val="none" w:sz="0" w:space="0" w:color="auto"/>
          </w:divBdr>
        </w:div>
        <w:div w:id="969433077">
          <w:marLeft w:val="480"/>
          <w:marRight w:val="0"/>
          <w:marTop w:val="0"/>
          <w:marBottom w:val="0"/>
          <w:divBdr>
            <w:top w:val="none" w:sz="0" w:space="0" w:color="auto"/>
            <w:left w:val="none" w:sz="0" w:space="0" w:color="auto"/>
            <w:bottom w:val="none" w:sz="0" w:space="0" w:color="auto"/>
            <w:right w:val="none" w:sz="0" w:space="0" w:color="auto"/>
          </w:divBdr>
        </w:div>
        <w:div w:id="390036001">
          <w:marLeft w:val="480"/>
          <w:marRight w:val="0"/>
          <w:marTop w:val="0"/>
          <w:marBottom w:val="0"/>
          <w:divBdr>
            <w:top w:val="none" w:sz="0" w:space="0" w:color="auto"/>
            <w:left w:val="none" w:sz="0" w:space="0" w:color="auto"/>
            <w:bottom w:val="none" w:sz="0" w:space="0" w:color="auto"/>
            <w:right w:val="none" w:sz="0" w:space="0" w:color="auto"/>
          </w:divBdr>
        </w:div>
        <w:div w:id="779956802">
          <w:marLeft w:val="480"/>
          <w:marRight w:val="0"/>
          <w:marTop w:val="0"/>
          <w:marBottom w:val="0"/>
          <w:divBdr>
            <w:top w:val="none" w:sz="0" w:space="0" w:color="auto"/>
            <w:left w:val="none" w:sz="0" w:space="0" w:color="auto"/>
            <w:bottom w:val="none" w:sz="0" w:space="0" w:color="auto"/>
            <w:right w:val="none" w:sz="0" w:space="0" w:color="auto"/>
          </w:divBdr>
        </w:div>
        <w:div w:id="101581192">
          <w:marLeft w:val="480"/>
          <w:marRight w:val="0"/>
          <w:marTop w:val="0"/>
          <w:marBottom w:val="0"/>
          <w:divBdr>
            <w:top w:val="none" w:sz="0" w:space="0" w:color="auto"/>
            <w:left w:val="none" w:sz="0" w:space="0" w:color="auto"/>
            <w:bottom w:val="none" w:sz="0" w:space="0" w:color="auto"/>
            <w:right w:val="none" w:sz="0" w:space="0" w:color="auto"/>
          </w:divBdr>
        </w:div>
        <w:div w:id="415638807">
          <w:marLeft w:val="480"/>
          <w:marRight w:val="0"/>
          <w:marTop w:val="0"/>
          <w:marBottom w:val="0"/>
          <w:divBdr>
            <w:top w:val="none" w:sz="0" w:space="0" w:color="auto"/>
            <w:left w:val="none" w:sz="0" w:space="0" w:color="auto"/>
            <w:bottom w:val="none" w:sz="0" w:space="0" w:color="auto"/>
            <w:right w:val="none" w:sz="0" w:space="0" w:color="auto"/>
          </w:divBdr>
        </w:div>
        <w:div w:id="1512922">
          <w:marLeft w:val="480"/>
          <w:marRight w:val="0"/>
          <w:marTop w:val="0"/>
          <w:marBottom w:val="0"/>
          <w:divBdr>
            <w:top w:val="none" w:sz="0" w:space="0" w:color="auto"/>
            <w:left w:val="none" w:sz="0" w:space="0" w:color="auto"/>
            <w:bottom w:val="none" w:sz="0" w:space="0" w:color="auto"/>
            <w:right w:val="none" w:sz="0" w:space="0" w:color="auto"/>
          </w:divBdr>
        </w:div>
        <w:div w:id="1440369935">
          <w:marLeft w:val="480"/>
          <w:marRight w:val="0"/>
          <w:marTop w:val="0"/>
          <w:marBottom w:val="0"/>
          <w:divBdr>
            <w:top w:val="none" w:sz="0" w:space="0" w:color="auto"/>
            <w:left w:val="none" w:sz="0" w:space="0" w:color="auto"/>
            <w:bottom w:val="none" w:sz="0" w:space="0" w:color="auto"/>
            <w:right w:val="none" w:sz="0" w:space="0" w:color="auto"/>
          </w:divBdr>
        </w:div>
        <w:div w:id="2075277199">
          <w:marLeft w:val="480"/>
          <w:marRight w:val="0"/>
          <w:marTop w:val="0"/>
          <w:marBottom w:val="0"/>
          <w:divBdr>
            <w:top w:val="none" w:sz="0" w:space="0" w:color="auto"/>
            <w:left w:val="none" w:sz="0" w:space="0" w:color="auto"/>
            <w:bottom w:val="none" w:sz="0" w:space="0" w:color="auto"/>
            <w:right w:val="none" w:sz="0" w:space="0" w:color="auto"/>
          </w:divBdr>
        </w:div>
        <w:div w:id="498227978">
          <w:marLeft w:val="480"/>
          <w:marRight w:val="0"/>
          <w:marTop w:val="0"/>
          <w:marBottom w:val="0"/>
          <w:divBdr>
            <w:top w:val="none" w:sz="0" w:space="0" w:color="auto"/>
            <w:left w:val="none" w:sz="0" w:space="0" w:color="auto"/>
            <w:bottom w:val="none" w:sz="0" w:space="0" w:color="auto"/>
            <w:right w:val="none" w:sz="0" w:space="0" w:color="auto"/>
          </w:divBdr>
        </w:div>
        <w:div w:id="106776545">
          <w:marLeft w:val="480"/>
          <w:marRight w:val="0"/>
          <w:marTop w:val="0"/>
          <w:marBottom w:val="0"/>
          <w:divBdr>
            <w:top w:val="none" w:sz="0" w:space="0" w:color="auto"/>
            <w:left w:val="none" w:sz="0" w:space="0" w:color="auto"/>
            <w:bottom w:val="none" w:sz="0" w:space="0" w:color="auto"/>
            <w:right w:val="none" w:sz="0" w:space="0" w:color="auto"/>
          </w:divBdr>
        </w:div>
        <w:div w:id="367678466">
          <w:marLeft w:val="480"/>
          <w:marRight w:val="0"/>
          <w:marTop w:val="0"/>
          <w:marBottom w:val="0"/>
          <w:divBdr>
            <w:top w:val="none" w:sz="0" w:space="0" w:color="auto"/>
            <w:left w:val="none" w:sz="0" w:space="0" w:color="auto"/>
            <w:bottom w:val="none" w:sz="0" w:space="0" w:color="auto"/>
            <w:right w:val="none" w:sz="0" w:space="0" w:color="auto"/>
          </w:divBdr>
        </w:div>
        <w:div w:id="1743942794">
          <w:marLeft w:val="480"/>
          <w:marRight w:val="0"/>
          <w:marTop w:val="0"/>
          <w:marBottom w:val="0"/>
          <w:divBdr>
            <w:top w:val="none" w:sz="0" w:space="0" w:color="auto"/>
            <w:left w:val="none" w:sz="0" w:space="0" w:color="auto"/>
            <w:bottom w:val="none" w:sz="0" w:space="0" w:color="auto"/>
            <w:right w:val="none" w:sz="0" w:space="0" w:color="auto"/>
          </w:divBdr>
        </w:div>
      </w:divsChild>
    </w:div>
    <w:div w:id="726953016">
      <w:bodyDiv w:val="1"/>
      <w:marLeft w:val="0"/>
      <w:marRight w:val="0"/>
      <w:marTop w:val="0"/>
      <w:marBottom w:val="0"/>
      <w:divBdr>
        <w:top w:val="none" w:sz="0" w:space="0" w:color="auto"/>
        <w:left w:val="none" w:sz="0" w:space="0" w:color="auto"/>
        <w:bottom w:val="none" w:sz="0" w:space="0" w:color="auto"/>
        <w:right w:val="none" w:sz="0" w:space="0" w:color="auto"/>
      </w:divBdr>
    </w:div>
    <w:div w:id="727072538">
      <w:bodyDiv w:val="1"/>
      <w:marLeft w:val="0"/>
      <w:marRight w:val="0"/>
      <w:marTop w:val="0"/>
      <w:marBottom w:val="0"/>
      <w:divBdr>
        <w:top w:val="none" w:sz="0" w:space="0" w:color="auto"/>
        <w:left w:val="none" w:sz="0" w:space="0" w:color="auto"/>
        <w:bottom w:val="none" w:sz="0" w:space="0" w:color="auto"/>
        <w:right w:val="none" w:sz="0" w:space="0" w:color="auto"/>
      </w:divBdr>
    </w:div>
    <w:div w:id="727461779">
      <w:bodyDiv w:val="1"/>
      <w:marLeft w:val="0"/>
      <w:marRight w:val="0"/>
      <w:marTop w:val="0"/>
      <w:marBottom w:val="0"/>
      <w:divBdr>
        <w:top w:val="none" w:sz="0" w:space="0" w:color="auto"/>
        <w:left w:val="none" w:sz="0" w:space="0" w:color="auto"/>
        <w:bottom w:val="none" w:sz="0" w:space="0" w:color="auto"/>
        <w:right w:val="none" w:sz="0" w:space="0" w:color="auto"/>
      </w:divBdr>
    </w:div>
    <w:div w:id="727535087">
      <w:bodyDiv w:val="1"/>
      <w:marLeft w:val="0"/>
      <w:marRight w:val="0"/>
      <w:marTop w:val="0"/>
      <w:marBottom w:val="0"/>
      <w:divBdr>
        <w:top w:val="none" w:sz="0" w:space="0" w:color="auto"/>
        <w:left w:val="none" w:sz="0" w:space="0" w:color="auto"/>
        <w:bottom w:val="none" w:sz="0" w:space="0" w:color="auto"/>
        <w:right w:val="none" w:sz="0" w:space="0" w:color="auto"/>
      </w:divBdr>
    </w:div>
    <w:div w:id="727536342">
      <w:bodyDiv w:val="1"/>
      <w:marLeft w:val="0"/>
      <w:marRight w:val="0"/>
      <w:marTop w:val="0"/>
      <w:marBottom w:val="0"/>
      <w:divBdr>
        <w:top w:val="none" w:sz="0" w:space="0" w:color="auto"/>
        <w:left w:val="none" w:sz="0" w:space="0" w:color="auto"/>
        <w:bottom w:val="none" w:sz="0" w:space="0" w:color="auto"/>
        <w:right w:val="none" w:sz="0" w:space="0" w:color="auto"/>
      </w:divBdr>
    </w:div>
    <w:div w:id="727654526">
      <w:bodyDiv w:val="1"/>
      <w:marLeft w:val="0"/>
      <w:marRight w:val="0"/>
      <w:marTop w:val="0"/>
      <w:marBottom w:val="0"/>
      <w:divBdr>
        <w:top w:val="none" w:sz="0" w:space="0" w:color="auto"/>
        <w:left w:val="none" w:sz="0" w:space="0" w:color="auto"/>
        <w:bottom w:val="none" w:sz="0" w:space="0" w:color="auto"/>
        <w:right w:val="none" w:sz="0" w:space="0" w:color="auto"/>
      </w:divBdr>
    </w:div>
    <w:div w:id="727847214">
      <w:bodyDiv w:val="1"/>
      <w:marLeft w:val="0"/>
      <w:marRight w:val="0"/>
      <w:marTop w:val="0"/>
      <w:marBottom w:val="0"/>
      <w:divBdr>
        <w:top w:val="none" w:sz="0" w:space="0" w:color="auto"/>
        <w:left w:val="none" w:sz="0" w:space="0" w:color="auto"/>
        <w:bottom w:val="none" w:sz="0" w:space="0" w:color="auto"/>
        <w:right w:val="none" w:sz="0" w:space="0" w:color="auto"/>
      </w:divBdr>
    </w:div>
    <w:div w:id="727847472">
      <w:bodyDiv w:val="1"/>
      <w:marLeft w:val="0"/>
      <w:marRight w:val="0"/>
      <w:marTop w:val="0"/>
      <w:marBottom w:val="0"/>
      <w:divBdr>
        <w:top w:val="none" w:sz="0" w:space="0" w:color="auto"/>
        <w:left w:val="none" w:sz="0" w:space="0" w:color="auto"/>
        <w:bottom w:val="none" w:sz="0" w:space="0" w:color="auto"/>
        <w:right w:val="none" w:sz="0" w:space="0" w:color="auto"/>
      </w:divBdr>
    </w:div>
    <w:div w:id="727847599">
      <w:bodyDiv w:val="1"/>
      <w:marLeft w:val="0"/>
      <w:marRight w:val="0"/>
      <w:marTop w:val="0"/>
      <w:marBottom w:val="0"/>
      <w:divBdr>
        <w:top w:val="none" w:sz="0" w:space="0" w:color="auto"/>
        <w:left w:val="none" w:sz="0" w:space="0" w:color="auto"/>
        <w:bottom w:val="none" w:sz="0" w:space="0" w:color="auto"/>
        <w:right w:val="none" w:sz="0" w:space="0" w:color="auto"/>
      </w:divBdr>
    </w:div>
    <w:div w:id="728115275">
      <w:bodyDiv w:val="1"/>
      <w:marLeft w:val="0"/>
      <w:marRight w:val="0"/>
      <w:marTop w:val="0"/>
      <w:marBottom w:val="0"/>
      <w:divBdr>
        <w:top w:val="none" w:sz="0" w:space="0" w:color="auto"/>
        <w:left w:val="none" w:sz="0" w:space="0" w:color="auto"/>
        <w:bottom w:val="none" w:sz="0" w:space="0" w:color="auto"/>
        <w:right w:val="none" w:sz="0" w:space="0" w:color="auto"/>
      </w:divBdr>
    </w:div>
    <w:div w:id="728186683">
      <w:bodyDiv w:val="1"/>
      <w:marLeft w:val="0"/>
      <w:marRight w:val="0"/>
      <w:marTop w:val="0"/>
      <w:marBottom w:val="0"/>
      <w:divBdr>
        <w:top w:val="none" w:sz="0" w:space="0" w:color="auto"/>
        <w:left w:val="none" w:sz="0" w:space="0" w:color="auto"/>
        <w:bottom w:val="none" w:sz="0" w:space="0" w:color="auto"/>
        <w:right w:val="none" w:sz="0" w:space="0" w:color="auto"/>
      </w:divBdr>
    </w:div>
    <w:div w:id="728303388">
      <w:bodyDiv w:val="1"/>
      <w:marLeft w:val="0"/>
      <w:marRight w:val="0"/>
      <w:marTop w:val="0"/>
      <w:marBottom w:val="0"/>
      <w:divBdr>
        <w:top w:val="none" w:sz="0" w:space="0" w:color="auto"/>
        <w:left w:val="none" w:sz="0" w:space="0" w:color="auto"/>
        <w:bottom w:val="none" w:sz="0" w:space="0" w:color="auto"/>
        <w:right w:val="none" w:sz="0" w:space="0" w:color="auto"/>
      </w:divBdr>
    </w:div>
    <w:div w:id="728306885">
      <w:bodyDiv w:val="1"/>
      <w:marLeft w:val="0"/>
      <w:marRight w:val="0"/>
      <w:marTop w:val="0"/>
      <w:marBottom w:val="0"/>
      <w:divBdr>
        <w:top w:val="none" w:sz="0" w:space="0" w:color="auto"/>
        <w:left w:val="none" w:sz="0" w:space="0" w:color="auto"/>
        <w:bottom w:val="none" w:sz="0" w:space="0" w:color="auto"/>
        <w:right w:val="none" w:sz="0" w:space="0" w:color="auto"/>
      </w:divBdr>
    </w:div>
    <w:div w:id="728498401">
      <w:bodyDiv w:val="1"/>
      <w:marLeft w:val="0"/>
      <w:marRight w:val="0"/>
      <w:marTop w:val="0"/>
      <w:marBottom w:val="0"/>
      <w:divBdr>
        <w:top w:val="none" w:sz="0" w:space="0" w:color="auto"/>
        <w:left w:val="none" w:sz="0" w:space="0" w:color="auto"/>
        <w:bottom w:val="none" w:sz="0" w:space="0" w:color="auto"/>
        <w:right w:val="none" w:sz="0" w:space="0" w:color="auto"/>
      </w:divBdr>
    </w:div>
    <w:div w:id="728501436">
      <w:bodyDiv w:val="1"/>
      <w:marLeft w:val="0"/>
      <w:marRight w:val="0"/>
      <w:marTop w:val="0"/>
      <w:marBottom w:val="0"/>
      <w:divBdr>
        <w:top w:val="none" w:sz="0" w:space="0" w:color="auto"/>
        <w:left w:val="none" w:sz="0" w:space="0" w:color="auto"/>
        <w:bottom w:val="none" w:sz="0" w:space="0" w:color="auto"/>
        <w:right w:val="none" w:sz="0" w:space="0" w:color="auto"/>
      </w:divBdr>
    </w:div>
    <w:div w:id="728504632">
      <w:bodyDiv w:val="1"/>
      <w:marLeft w:val="0"/>
      <w:marRight w:val="0"/>
      <w:marTop w:val="0"/>
      <w:marBottom w:val="0"/>
      <w:divBdr>
        <w:top w:val="none" w:sz="0" w:space="0" w:color="auto"/>
        <w:left w:val="none" w:sz="0" w:space="0" w:color="auto"/>
        <w:bottom w:val="none" w:sz="0" w:space="0" w:color="auto"/>
        <w:right w:val="none" w:sz="0" w:space="0" w:color="auto"/>
      </w:divBdr>
    </w:div>
    <w:div w:id="728576598">
      <w:bodyDiv w:val="1"/>
      <w:marLeft w:val="0"/>
      <w:marRight w:val="0"/>
      <w:marTop w:val="0"/>
      <w:marBottom w:val="0"/>
      <w:divBdr>
        <w:top w:val="none" w:sz="0" w:space="0" w:color="auto"/>
        <w:left w:val="none" w:sz="0" w:space="0" w:color="auto"/>
        <w:bottom w:val="none" w:sz="0" w:space="0" w:color="auto"/>
        <w:right w:val="none" w:sz="0" w:space="0" w:color="auto"/>
      </w:divBdr>
    </w:div>
    <w:div w:id="728577961">
      <w:bodyDiv w:val="1"/>
      <w:marLeft w:val="0"/>
      <w:marRight w:val="0"/>
      <w:marTop w:val="0"/>
      <w:marBottom w:val="0"/>
      <w:divBdr>
        <w:top w:val="none" w:sz="0" w:space="0" w:color="auto"/>
        <w:left w:val="none" w:sz="0" w:space="0" w:color="auto"/>
        <w:bottom w:val="none" w:sz="0" w:space="0" w:color="auto"/>
        <w:right w:val="none" w:sz="0" w:space="0" w:color="auto"/>
      </w:divBdr>
    </w:div>
    <w:div w:id="728648302">
      <w:bodyDiv w:val="1"/>
      <w:marLeft w:val="0"/>
      <w:marRight w:val="0"/>
      <w:marTop w:val="0"/>
      <w:marBottom w:val="0"/>
      <w:divBdr>
        <w:top w:val="none" w:sz="0" w:space="0" w:color="auto"/>
        <w:left w:val="none" w:sz="0" w:space="0" w:color="auto"/>
        <w:bottom w:val="none" w:sz="0" w:space="0" w:color="auto"/>
        <w:right w:val="none" w:sz="0" w:space="0" w:color="auto"/>
      </w:divBdr>
    </w:div>
    <w:div w:id="728650667">
      <w:bodyDiv w:val="1"/>
      <w:marLeft w:val="0"/>
      <w:marRight w:val="0"/>
      <w:marTop w:val="0"/>
      <w:marBottom w:val="0"/>
      <w:divBdr>
        <w:top w:val="none" w:sz="0" w:space="0" w:color="auto"/>
        <w:left w:val="none" w:sz="0" w:space="0" w:color="auto"/>
        <w:bottom w:val="none" w:sz="0" w:space="0" w:color="auto"/>
        <w:right w:val="none" w:sz="0" w:space="0" w:color="auto"/>
      </w:divBdr>
      <w:divsChild>
        <w:div w:id="100027453">
          <w:marLeft w:val="480"/>
          <w:marRight w:val="0"/>
          <w:marTop w:val="0"/>
          <w:marBottom w:val="0"/>
          <w:divBdr>
            <w:top w:val="none" w:sz="0" w:space="0" w:color="auto"/>
            <w:left w:val="none" w:sz="0" w:space="0" w:color="auto"/>
            <w:bottom w:val="none" w:sz="0" w:space="0" w:color="auto"/>
            <w:right w:val="none" w:sz="0" w:space="0" w:color="auto"/>
          </w:divBdr>
        </w:div>
        <w:div w:id="110325621">
          <w:marLeft w:val="480"/>
          <w:marRight w:val="0"/>
          <w:marTop w:val="0"/>
          <w:marBottom w:val="0"/>
          <w:divBdr>
            <w:top w:val="none" w:sz="0" w:space="0" w:color="auto"/>
            <w:left w:val="none" w:sz="0" w:space="0" w:color="auto"/>
            <w:bottom w:val="none" w:sz="0" w:space="0" w:color="auto"/>
            <w:right w:val="none" w:sz="0" w:space="0" w:color="auto"/>
          </w:divBdr>
        </w:div>
        <w:div w:id="193541585">
          <w:marLeft w:val="480"/>
          <w:marRight w:val="0"/>
          <w:marTop w:val="0"/>
          <w:marBottom w:val="0"/>
          <w:divBdr>
            <w:top w:val="none" w:sz="0" w:space="0" w:color="auto"/>
            <w:left w:val="none" w:sz="0" w:space="0" w:color="auto"/>
            <w:bottom w:val="none" w:sz="0" w:space="0" w:color="auto"/>
            <w:right w:val="none" w:sz="0" w:space="0" w:color="auto"/>
          </w:divBdr>
        </w:div>
        <w:div w:id="230427887">
          <w:marLeft w:val="480"/>
          <w:marRight w:val="0"/>
          <w:marTop w:val="0"/>
          <w:marBottom w:val="0"/>
          <w:divBdr>
            <w:top w:val="none" w:sz="0" w:space="0" w:color="auto"/>
            <w:left w:val="none" w:sz="0" w:space="0" w:color="auto"/>
            <w:bottom w:val="none" w:sz="0" w:space="0" w:color="auto"/>
            <w:right w:val="none" w:sz="0" w:space="0" w:color="auto"/>
          </w:divBdr>
        </w:div>
        <w:div w:id="271402628">
          <w:marLeft w:val="480"/>
          <w:marRight w:val="0"/>
          <w:marTop w:val="0"/>
          <w:marBottom w:val="0"/>
          <w:divBdr>
            <w:top w:val="none" w:sz="0" w:space="0" w:color="auto"/>
            <w:left w:val="none" w:sz="0" w:space="0" w:color="auto"/>
            <w:bottom w:val="none" w:sz="0" w:space="0" w:color="auto"/>
            <w:right w:val="none" w:sz="0" w:space="0" w:color="auto"/>
          </w:divBdr>
        </w:div>
        <w:div w:id="277571798">
          <w:marLeft w:val="480"/>
          <w:marRight w:val="0"/>
          <w:marTop w:val="0"/>
          <w:marBottom w:val="0"/>
          <w:divBdr>
            <w:top w:val="none" w:sz="0" w:space="0" w:color="auto"/>
            <w:left w:val="none" w:sz="0" w:space="0" w:color="auto"/>
            <w:bottom w:val="none" w:sz="0" w:space="0" w:color="auto"/>
            <w:right w:val="none" w:sz="0" w:space="0" w:color="auto"/>
          </w:divBdr>
        </w:div>
        <w:div w:id="298153979">
          <w:marLeft w:val="480"/>
          <w:marRight w:val="0"/>
          <w:marTop w:val="0"/>
          <w:marBottom w:val="0"/>
          <w:divBdr>
            <w:top w:val="none" w:sz="0" w:space="0" w:color="auto"/>
            <w:left w:val="none" w:sz="0" w:space="0" w:color="auto"/>
            <w:bottom w:val="none" w:sz="0" w:space="0" w:color="auto"/>
            <w:right w:val="none" w:sz="0" w:space="0" w:color="auto"/>
          </w:divBdr>
        </w:div>
        <w:div w:id="299845651">
          <w:marLeft w:val="480"/>
          <w:marRight w:val="0"/>
          <w:marTop w:val="0"/>
          <w:marBottom w:val="0"/>
          <w:divBdr>
            <w:top w:val="none" w:sz="0" w:space="0" w:color="auto"/>
            <w:left w:val="none" w:sz="0" w:space="0" w:color="auto"/>
            <w:bottom w:val="none" w:sz="0" w:space="0" w:color="auto"/>
            <w:right w:val="none" w:sz="0" w:space="0" w:color="auto"/>
          </w:divBdr>
        </w:div>
        <w:div w:id="326636115">
          <w:marLeft w:val="480"/>
          <w:marRight w:val="0"/>
          <w:marTop w:val="0"/>
          <w:marBottom w:val="0"/>
          <w:divBdr>
            <w:top w:val="none" w:sz="0" w:space="0" w:color="auto"/>
            <w:left w:val="none" w:sz="0" w:space="0" w:color="auto"/>
            <w:bottom w:val="none" w:sz="0" w:space="0" w:color="auto"/>
            <w:right w:val="none" w:sz="0" w:space="0" w:color="auto"/>
          </w:divBdr>
        </w:div>
        <w:div w:id="334379724">
          <w:marLeft w:val="480"/>
          <w:marRight w:val="0"/>
          <w:marTop w:val="0"/>
          <w:marBottom w:val="0"/>
          <w:divBdr>
            <w:top w:val="none" w:sz="0" w:space="0" w:color="auto"/>
            <w:left w:val="none" w:sz="0" w:space="0" w:color="auto"/>
            <w:bottom w:val="none" w:sz="0" w:space="0" w:color="auto"/>
            <w:right w:val="none" w:sz="0" w:space="0" w:color="auto"/>
          </w:divBdr>
        </w:div>
        <w:div w:id="357438160">
          <w:marLeft w:val="480"/>
          <w:marRight w:val="0"/>
          <w:marTop w:val="0"/>
          <w:marBottom w:val="0"/>
          <w:divBdr>
            <w:top w:val="none" w:sz="0" w:space="0" w:color="auto"/>
            <w:left w:val="none" w:sz="0" w:space="0" w:color="auto"/>
            <w:bottom w:val="none" w:sz="0" w:space="0" w:color="auto"/>
            <w:right w:val="none" w:sz="0" w:space="0" w:color="auto"/>
          </w:divBdr>
        </w:div>
        <w:div w:id="398793529">
          <w:marLeft w:val="480"/>
          <w:marRight w:val="0"/>
          <w:marTop w:val="0"/>
          <w:marBottom w:val="0"/>
          <w:divBdr>
            <w:top w:val="none" w:sz="0" w:space="0" w:color="auto"/>
            <w:left w:val="none" w:sz="0" w:space="0" w:color="auto"/>
            <w:bottom w:val="none" w:sz="0" w:space="0" w:color="auto"/>
            <w:right w:val="none" w:sz="0" w:space="0" w:color="auto"/>
          </w:divBdr>
        </w:div>
        <w:div w:id="430012212">
          <w:marLeft w:val="480"/>
          <w:marRight w:val="0"/>
          <w:marTop w:val="0"/>
          <w:marBottom w:val="0"/>
          <w:divBdr>
            <w:top w:val="none" w:sz="0" w:space="0" w:color="auto"/>
            <w:left w:val="none" w:sz="0" w:space="0" w:color="auto"/>
            <w:bottom w:val="none" w:sz="0" w:space="0" w:color="auto"/>
            <w:right w:val="none" w:sz="0" w:space="0" w:color="auto"/>
          </w:divBdr>
        </w:div>
        <w:div w:id="505092061">
          <w:marLeft w:val="480"/>
          <w:marRight w:val="0"/>
          <w:marTop w:val="0"/>
          <w:marBottom w:val="0"/>
          <w:divBdr>
            <w:top w:val="none" w:sz="0" w:space="0" w:color="auto"/>
            <w:left w:val="none" w:sz="0" w:space="0" w:color="auto"/>
            <w:bottom w:val="none" w:sz="0" w:space="0" w:color="auto"/>
            <w:right w:val="none" w:sz="0" w:space="0" w:color="auto"/>
          </w:divBdr>
        </w:div>
        <w:div w:id="564922684">
          <w:marLeft w:val="480"/>
          <w:marRight w:val="0"/>
          <w:marTop w:val="0"/>
          <w:marBottom w:val="0"/>
          <w:divBdr>
            <w:top w:val="none" w:sz="0" w:space="0" w:color="auto"/>
            <w:left w:val="none" w:sz="0" w:space="0" w:color="auto"/>
            <w:bottom w:val="none" w:sz="0" w:space="0" w:color="auto"/>
            <w:right w:val="none" w:sz="0" w:space="0" w:color="auto"/>
          </w:divBdr>
        </w:div>
        <w:div w:id="615066887">
          <w:marLeft w:val="480"/>
          <w:marRight w:val="0"/>
          <w:marTop w:val="0"/>
          <w:marBottom w:val="0"/>
          <w:divBdr>
            <w:top w:val="none" w:sz="0" w:space="0" w:color="auto"/>
            <w:left w:val="none" w:sz="0" w:space="0" w:color="auto"/>
            <w:bottom w:val="none" w:sz="0" w:space="0" w:color="auto"/>
            <w:right w:val="none" w:sz="0" w:space="0" w:color="auto"/>
          </w:divBdr>
        </w:div>
        <w:div w:id="651563613">
          <w:marLeft w:val="480"/>
          <w:marRight w:val="0"/>
          <w:marTop w:val="0"/>
          <w:marBottom w:val="0"/>
          <w:divBdr>
            <w:top w:val="none" w:sz="0" w:space="0" w:color="auto"/>
            <w:left w:val="none" w:sz="0" w:space="0" w:color="auto"/>
            <w:bottom w:val="none" w:sz="0" w:space="0" w:color="auto"/>
            <w:right w:val="none" w:sz="0" w:space="0" w:color="auto"/>
          </w:divBdr>
        </w:div>
        <w:div w:id="714547709">
          <w:marLeft w:val="480"/>
          <w:marRight w:val="0"/>
          <w:marTop w:val="0"/>
          <w:marBottom w:val="0"/>
          <w:divBdr>
            <w:top w:val="none" w:sz="0" w:space="0" w:color="auto"/>
            <w:left w:val="none" w:sz="0" w:space="0" w:color="auto"/>
            <w:bottom w:val="none" w:sz="0" w:space="0" w:color="auto"/>
            <w:right w:val="none" w:sz="0" w:space="0" w:color="auto"/>
          </w:divBdr>
        </w:div>
        <w:div w:id="714886876">
          <w:marLeft w:val="480"/>
          <w:marRight w:val="0"/>
          <w:marTop w:val="0"/>
          <w:marBottom w:val="0"/>
          <w:divBdr>
            <w:top w:val="none" w:sz="0" w:space="0" w:color="auto"/>
            <w:left w:val="none" w:sz="0" w:space="0" w:color="auto"/>
            <w:bottom w:val="none" w:sz="0" w:space="0" w:color="auto"/>
            <w:right w:val="none" w:sz="0" w:space="0" w:color="auto"/>
          </w:divBdr>
        </w:div>
        <w:div w:id="762915565">
          <w:marLeft w:val="480"/>
          <w:marRight w:val="0"/>
          <w:marTop w:val="0"/>
          <w:marBottom w:val="0"/>
          <w:divBdr>
            <w:top w:val="none" w:sz="0" w:space="0" w:color="auto"/>
            <w:left w:val="none" w:sz="0" w:space="0" w:color="auto"/>
            <w:bottom w:val="none" w:sz="0" w:space="0" w:color="auto"/>
            <w:right w:val="none" w:sz="0" w:space="0" w:color="auto"/>
          </w:divBdr>
        </w:div>
        <w:div w:id="814878285">
          <w:marLeft w:val="480"/>
          <w:marRight w:val="0"/>
          <w:marTop w:val="0"/>
          <w:marBottom w:val="0"/>
          <w:divBdr>
            <w:top w:val="none" w:sz="0" w:space="0" w:color="auto"/>
            <w:left w:val="none" w:sz="0" w:space="0" w:color="auto"/>
            <w:bottom w:val="none" w:sz="0" w:space="0" w:color="auto"/>
            <w:right w:val="none" w:sz="0" w:space="0" w:color="auto"/>
          </w:divBdr>
        </w:div>
        <w:div w:id="822504321">
          <w:marLeft w:val="480"/>
          <w:marRight w:val="0"/>
          <w:marTop w:val="0"/>
          <w:marBottom w:val="0"/>
          <w:divBdr>
            <w:top w:val="none" w:sz="0" w:space="0" w:color="auto"/>
            <w:left w:val="none" w:sz="0" w:space="0" w:color="auto"/>
            <w:bottom w:val="none" w:sz="0" w:space="0" w:color="auto"/>
            <w:right w:val="none" w:sz="0" w:space="0" w:color="auto"/>
          </w:divBdr>
        </w:div>
        <w:div w:id="839194784">
          <w:marLeft w:val="480"/>
          <w:marRight w:val="0"/>
          <w:marTop w:val="0"/>
          <w:marBottom w:val="0"/>
          <w:divBdr>
            <w:top w:val="none" w:sz="0" w:space="0" w:color="auto"/>
            <w:left w:val="none" w:sz="0" w:space="0" w:color="auto"/>
            <w:bottom w:val="none" w:sz="0" w:space="0" w:color="auto"/>
            <w:right w:val="none" w:sz="0" w:space="0" w:color="auto"/>
          </w:divBdr>
        </w:div>
        <w:div w:id="864825303">
          <w:marLeft w:val="480"/>
          <w:marRight w:val="0"/>
          <w:marTop w:val="0"/>
          <w:marBottom w:val="0"/>
          <w:divBdr>
            <w:top w:val="none" w:sz="0" w:space="0" w:color="auto"/>
            <w:left w:val="none" w:sz="0" w:space="0" w:color="auto"/>
            <w:bottom w:val="none" w:sz="0" w:space="0" w:color="auto"/>
            <w:right w:val="none" w:sz="0" w:space="0" w:color="auto"/>
          </w:divBdr>
        </w:div>
      </w:divsChild>
    </w:div>
    <w:div w:id="728722090">
      <w:bodyDiv w:val="1"/>
      <w:marLeft w:val="0"/>
      <w:marRight w:val="0"/>
      <w:marTop w:val="0"/>
      <w:marBottom w:val="0"/>
      <w:divBdr>
        <w:top w:val="none" w:sz="0" w:space="0" w:color="auto"/>
        <w:left w:val="none" w:sz="0" w:space="0" w:color="auto"/>
        <w:bottom w:val="none" w:sz="0" w:space="0" w:color="auto"/>
        <w:right w:val="none" w:sz="0" w:space="0" w:color="auto"/>
      </w:divBdr>
    </w:div>
    <w:div w:id="728769259">
      <w:bodyDiv w:val="1"/>
      <w:marLeft w:val="0"/>
      <w:marRight w:val="0"/>
      <w:marTop w:val="0"/>
      <w:marBottom w:val="0"/>
      <w:divBdr>
        <w:top w:val="none" w:sz="0" w:space="0" w:color="auto"/>
        <w:left w:val="none" w:sz="0" w:space="0" w:color="auto"/>
        <w:bottom w:val="none" w:sz="0" w:space="0" w:color="auto"/>
        <w:right w:val="none" w:sz="0" w:space="0" w:color="auto"/>
      </w:divBdr>
      <w:divsChild>
        <w:div w:id="19094734">
          <w:marLeft w:val="480"/>
          <w:marRight w:val="0"/>
          <w:marTop w:val="0"/>
          <w:marBottom w:val="0"/>
          <w:divBdr>
            <w:top w:val="none" w:sz="0" w:space="0" w:color="auto"/>
            <w:left w:val="none" w:sz="0" w:space="0" w:color="auto"/>
            <w:bottom w:val="none" w:sz="0" w:space="0" w:color="auto"/>
            <w:right w:val="none" w:sz="0" w:space="0" w:color="auto"/>
          </w:divBdr>
        </w:div>
        <w:div w:id="25570519">
          <w:marLeft w:val="480"/>
          <w:marRight w:val="0"/>
          <w:marTop w:val="0"/>
          <w:marBottom w:val="0"/>
          <w:divBdr>
            <w:top w:val="none" w:sz="0" w:space="0" w:color="auto"/>
            <w:left w:val="none" w:sz="0" w:space="0" w:color="auto"/>
            <w:bottom w:val="none" w:sz="0" w:space="0" w:color="auto"/>
            <w:right w:val="none" w:sz="0" w:space="0" w:color="auto"/>
          </w:divBdr>
        </w:div>
        <w:div w:id="105127104">
          <w:marLeft w:val="480"/>
          <w:marRight w:val="0"/>
          <w:marTop w:val="0"/>
          <w:marBottom w:val="0"/>
          <w:divBdr>
            <w:top w:val="none" w:sz="0" w:space="0" w:color="auto"/>
            <w:left w:val="none" w:sz="0" w:space="0" w:color="auto"/>
            <w:bottom w:val="none" w:sz="0" w:space="0" w:color="auto"/>
            <w:right w:val="none" w:sz="0" w:space="0" w:color="auto"/>
          </w:divBdr>
        </w:div>
        <w:div w:id="133719313">
          <w:marLeft w:val="480"/>
          <w:marRight w:val="0"/>
          <w:marTop w:val="0"/>
          <w:marBottom w:val="0"/>
          <w:divBdr>
            <w:top w:val="none" w:sz="0" w:space="0" w:color="auto"/>
            <w:left w:val="none" w:sz="0" w:space="0" w:color="auto"/>
            <w:bottom w:val="none" w:sz="0" w:space="0" w:color="auto"/>
            <w:right w:val="none" w:sz="0" w:space="0" w:color="auto"/>
          </w:divBdr>
        </w:div>
        <w:div w:id="171116241">
          <w:marLeft w:val="480"/>
          <w:marRight w:val="0"/>
          <w:marTop w:val="0"/>
          <w:marBottom w:val="0"/>
          <w:divBdr>
            <w:top w:val="none" w:sz="0" w:space="0" w:color="auto"/>
            <w:left w:val="none" w:sz="0" w:space="0" w:color="auto"/>
            <w:bottom w:val="none" w:sz="0" w:space="0" w:color="auto"/>
            <w:right w:val="none" w:sz="0" w:space="0" w:color="auto"/>
          </w:divBdr>
        </w:div>
        <w:div w:id="189026357">
          <w:marLeft w:val="480"/>
          <w:marRight w:val="0"/>
          <w:marTop w:val="0"/>
          <w:marBottom w:val="0"/>
          <w:divBdr>
            <w:top w:val="none" w:sz="0" w:space="0" w:color="auto"/>
            <w:left w:val="none" w:sz="0" w:space="0" w:color="auto"/>
            <w:bottom w:val="none" w:sz="0" w:space="0" w:color="auto"/>
            <w:right w:val="none" w:sz="0" w:space="0" w:color="auto"/>
          </w:divBdr>
        </w:div>
        <w:div w:id="303387040">
          <w:marLeft w:val="480"/>
          <w:marRight w:val="0"/>
          <w:marTop w:val="0"/>
          <w:marBottom w:val="0"/>
          <w:divBdr>
            <w:top w:val="none" w:sz="0" w:space="0" w:color="auto"/>
            <w:left w:val="none" w:sz="0" w:space="0" w:color="auto"/>
            <w:bottom w:val="none" w:sz="0" w:space="0" w:color="auto"/>
            <w:right w:val="none" w:sz="0" w:space="0" w:color="auto"/>
          </w:divBdr>
        </w:div>
        <w:div w:id="326596533">
          <w:marLeft w:val="480"/>
          <w:marRight w:val="0"/>
          <w:marTop w:val="0"/>
          <w:marBottom w:val="0"/>
          <w:divBdr>
            <w:top w:val="none" w:sz="0" w:space="0" w:color="auto"/>
            <w:left w:val="none" w:sz="0" w:space="0" w:color="auto"/>
            <w:bottom w:val="none" w:sz="0" w:space="0" w:color="auto"/>
            <w:right w:val="none" w:sz="0" w:space="0" w:color="auto"/>
          </w:divBdr>
        </w:div>
        <w:div w:id="339629500">
          <w:marLeft w:val="480"/>
          <w:marRight w:val="0"/>
          <w:marTop w:val="0"/>
          <w:marBottom w:val="0"/>
          <w:divBdr>
            <w:top w:val="none" w:sz="0" w:space="0" w:color="auto"/>
            <w:left w:val="none" w:sz="0" w:space="0" w:color="auto"/>
            <w:bottom w:val="none" w:sz="0" w:space="0" w:color="auto"/>
            <w:right w:val="none" w:sz="0" w:space="0" w:color="auto"/>
          </w:divBdr>
        </w:div>
        <w:div w:id="372266027">
          <w:marLeft w:val="480"/>
          <w:marRight w:val="0"/>
          <w:marTop w:val="0"/>
          <w:marBottom w:val="0"/>
          <w:divBdr>
            <w:top w:val="none" w:sz="0" w:space="0" w:color="auto"/>
            <w:left w:val="none" w:sz="0" w:space="0" w:color="auto"/>
            <w:bottom w:val="none" w:sz="0" w:space="0" w:color="auto"/>
            <w:right w:val="none" w:sz="0" w:space="0" w:color="auto"/>
          </w:divBdr>
        </w:div>
        <w:div w:id="441192028">
          <w:marLeft w:val="480"/>
          <w:marRight w:val="0"/>
          <w:marTop w:val="0"/>
          <w:marBottom w:val="0"/>
          <w:divBdr>
            <w:top w:val="none" w:sz="0" w:space="0" w:color="auto"/>
            <w:left w:val="none" w:sz="0" w:space="0" w:color="auto"/>
            <w:bottom w:val="none" w:sz="0" w:space="0" w:color="auto"/>
            <w:right w:val="none" w:sz="0" w:space="0" w:color="auto"/>
          </w:divBdr>
        </w:div>
        <w:div w:id="497043137">
          <w:marLeft w:val="480"/>
          <w:marRight w:val="0"/>
          <w:marTop w:val="0"/>
          <w:marBottom w:val="0"/>
          <w:divBdr>
            <w:top w:val="none" w:sz="0" w:space="0" w:color="auto"/>
            <w:left w:val="none" w:sz="0" w:space="0" w:color="auto"/>
            <w:bottom w:val="none" w:sz="0" w:space="0" w:color="auto"/>
            <w:right w:val="none" w:sz="0" w:space="0" w:color="auto"/>
          </w:divBdr>
        </w:div>
        <w:div w:id="534578786">
          <w:marLeft w:val="480"/>
          <w:marRight w:val="0"/>
          <w:marTop w:val="0"/>
          <w:marBottom w:val="0"/>
          <w:divBdr>
            <w:top w:val="none" w:sz="0" w:space="0" w:color="auto"/>
            <w:left w:val="none" w:sz="0" w:space="0" w:color="auto"/>
            <w:bottom w:val="none" w:sz="0" w:space="0" w:color="auto"/>
            <w:right w:val="none" w:sz="0" w:space="0" w:color="auto"/>
          </w:divBdr>
        </w:div>
        <w:div w:id="551424487">
          <w:marLeft w:val="480"/>
          <w:marRight w:val="0"/>
          <w:marTop w:val="0"/>
          <w:marBottom w:val="0"/>
          <w:divBdr>
            <w:top w:val="none" w:sz="0" w:space="0" w:color="auto"/>
            <w:left w:val="none" w:sz="0" w:space="0" w:color="auto"/>
            <w:bottom w:val="none" w:sz="0" w:space="0" w:color="auto"/>
            <w:right w:val="none" w:sz="0" w:space="0" w:color="auto"/>
          </w:divBdr>
        </w:div>
        <w:div w:id="572469825">
          <w:marLeft w:val="480"/>
          <w:marRight w:val="0"/>
          <w:marTop w:val="0"/>
          <w:marBottom w:val="0"/>
          <w:divBdr>
            <w:top w:val="none" w:sz="0" w:space="0" w:color="auto"/>
            <w:left w:val="none" w:sz="0" w:space="0" w:color="auto"/>
            <w:bottom w:val="none" w:sz="0" w:space="0" w:color="auto"/>
            <w:right w:val="none" w:sz="0" w:space="0" w:color="auto"/>
          </w:divBdr>
        </w:div>
        <w:div w:id="681204733">
          <w:marLeft w:val="480"/>
          <w:marRight w:val="0"/>
          <w:marTop w:val="0"/>
          <w:marBottom w:val="0"/>
          <w:divBdr>
            <w:top w:val="none" w:sz="0" w:space="0" w:color="auto"/>
            <w:left w:val="none" w:sz="0" w:space="0" w:color="auto"/>
            <w:bottom w:val="none" w:sz="0" w:space="0" w:color="auto"/>
            <w:right w:val="none" w:sz="0" w:space="0" w:color="auto"/>
          </w:divBdr>
        </w:div>
        <w:div w:id="749085459">
          <w:marLeft w:val="480"/>
          <w:marRight w:val="0"/>
          <w:marTop w:val="0"/>
          <w:marBottom w:val="0"/>
          <w:divBdr>
            <w:top w:val="none" w:sz="0" w:space="0" w:color="auto"/>
            <w:left w:val="none" w:sz="0" w:space="0" w:color="auto"/>
            <w:bottom w:val="none" w:sz="0" w:space="0" w:color="auto"/>
            <w:right w:val="none" w:sz="0" w:space="0" w:color="auto"/>
          </w:divBdr>
        </w:div>
        <w:div w:id="751121664">
          <w:marLeft w:val="480"/>
          <w:marRight w:val="0"/>
          <w:marTop w:val="0"/>
          <w:marBottom w:val="0"/>
          <w:divBdr>
            <w:top w:val="none" w:sz="0" w:space="0" w:color="auto"/>
            <w:left w:val="none" w:sz="0" w:space="0" w:color="auto"/>
            <w:bottom w:val="none" w:sz="0" w:space="0" w:color="auto"/>
            <w:right w:val="none" w:sz="0" w:space="0" w:color="auto"/>
          </w:divBdr>
        </w:div>
        <w:div w:id="768543942">
          <w:marLeft w:val="480"/>
          <w:marRight w:val="0"/>
          <w:marTop w:val="0"/>
          <w:marBottom w:val="0"/>
          <w:divBdr>
            <w:top w:val="none" w:sz="0" w:space="0" w:color="auto"/>
            <w:left w:val="none" w:sz="0" w:space="0" w:color="auto"/>
            <w:bottom w:val="none" w:sz="0" w:space="0" w:color="auto"/>
            <w:right w:val="none" w:sz="0" w:space="0" w:color="auto"/>
          </w:divBdr>
        </w:div>
        <w:div w:id="843861102">
          <w:marLeft w:val="480"/>
          <w:marRight w:val="0"/>
          <w:marTop w:val="0"/>
          <w:marBottom w:val="0"/>
          <w:divBdr>
            <w:top w:val="none" w:sz="0" w:space="0" w:color="auto"/>
            <w:left w:val="none" w:sz="0" w:space="0" w:color="auto"/>
            <w:bottom w:val="none" w:sz="0" w:space="0" w:color="auto"/>
            <w:right w:val="none" w:sz="0" w:space="0" w:color="auto"/>
          </w:divBdr>
        </w:div>
        <w:div w:id="848715770">
          <w:marLeft w:val="480"/>
          <w:marRight w:val="0"/>
          <w:marTop w:val="0"/>
          <w:marBottom w:val="0"/>
          <w:divBdr>
            <w:top w:val="none" w:sz="0" w:space="0" w:color="auto"/>
            <w:left w:val="none" w:sz="0" w:space="0" w:color="auto"/>
            <w:bottom w:val="none" w:sz="0" w:space="0" w:color="auto"/>
            <w:right w:val="none" w:sz="0" w:space="0" w:color="auto"/>
          </w:divBdr>
        </w:div>
        <w:div w:id="865993377">
          <w:marLeft w:val="480"/>
          <w:marRight w:val="0"/>
          <w:marTop w:val="0"/>
          <w:marBottom w:val="0"/>
          <w:divBdr>
            <w:top w:val="none" w:sz="0" w:space="0" w:color="auto"/>
            <w:left w:val="none" w:sz="0" w:space="0" w:color="auto"/>
            <w:bottom w:val="none" w:sz="0" w:space="0" w:color="auto"/>
            <w:right w:val="none" w:sz="0" w:space="0" w:color="auto"/>
          </w:divBdr>
        </w:div>
        <w:div w:id="911429328">
          <w:marLeft w:val="480"/>
          <w:marRight w:val="0"/>
          <w:marTop w:val="0"/>
          <w:marBottom w:val="0"/>
          <w:divBdr>
            <w:top w:val="none" w:sz="0" w:space="0" w:color="auto"/>
            <w:left w:val="none" w:sz="0" w:space="0" w:color="auto"/>
            <w:bottom w:val="none" w:sz="0" w:space="0" w:color="auto"/>
            <w:right w:val="none" w:sz="0" w:space="0" w:color="auto"/>
          </w:divBdr>
        </w:div>
      </w:divsChild>
    </w:div>
    <w:div w:id="728770545">
      <w:bodyDiv w:val="1"/>
      <w:marLeft w:val="0"/>
      <w:marRight w:val="0"/>
      <w:marTop w:val="0"/>
      <w:marBottom w:val="0"/>
      <w:divBdr>
        <w:top w:val="none" w:sz="0" w:space="0" w:color="auto"/>
        <w:left w:val="none" w:sz="0" w:space="0" w:color="auto"/>
        <w:bottom w:val="none" w:sz="0" w:space="0" w:color="auto"/>
        <w:right w:val="none" w:sz="0" w:space="0" w:color="auto"/>
      </w:divBdr>
    </w:div>
    <w:div w:id="729033909">
      <w:bodyDiv w:val="1"/>
      <w:marLeft w:val="0"/>
      <w:marRight w:val="0"/>
      <w:marTop w:val="0"/>
      <w:marBottom w:val="0"/>
      <w:divBdr>
        <w:top w:val="none" w:sz="0" w:space="0" w:color="auto"/>
        <w:left w:val="none" w:sz="0" w:space="0" w:color="auto"/>
        <w:bottom w:val="none" w:sz="0" w:space="0" w:color="auto"/>
        <w:right w:val="none" w:sz="0" w:space="0" w:color="auto"/>
      </w:divBdr>
    </w:div>
    <w:div w:id="729154973">
      <w:bodyDiv w:val="1"/>
      <w:marLeft w:val="0"/>
      <w:marRight w:val="0"/>
      <w:marTop w:val="0"/>
      <w:marBottom w:val="0"/>
      <w:divBdr>
        <w:top w:val="none" w:sz="0" w:space="0" w:color="auto"/>
        <w:left w:val="none" w:sz="0" w:space="0" w:color="auto"/>
        <w:bottom w:val="none" w:sz="0" w:space="0" w:color="auto"/>
        <w:right w:val="none" w:sz="0" w:space="0" w:color="auto"/>
      </w:divBdr>
    </w:div>
    <w:div w:id="729185176">
      <w:bodyDiv w:val="1"/>
      <w:marLeft w:val="0"/>
      <w:marRight w:val="0"/>
      <w:marTop w:val="0"/>
      <w:marBottom w:val="0"/>
      <w:divBdr>
        <w:top w:val="none" w:sz="0" w:space="0" w:color="auto"/>
        <w:left w:val="none" w:sz="0" w:space="0" w:color="auto"/>
        <w:bottom w:val="none" w:sz="0" w:space="0" w:color="auto"/>
        <w:right w:val="none" w:sz="0" w:space="0" w:color="auto"/>
      </w:divBdr>
    </w:div>
    <w:div w:id="729350906">
      <w:bodyDiv w:val="1"/>
      <w:marLeft w:val="0"/>
      <w:marRight w:val="0"/>
      <w:marTop w:val="0"/>
      <w:marBottom w:val="0"/>
      <w:divBdr>
        <w:top w:val="none" w:sz="0" w:space="0" w:color="auto"/>
        <w:left w:val="none" w:sz="0" w:space="0" w:color="auto"/>
        <w:bottom w:val="none" w:sz="0" w:space="0" w:color="auto"/>
        <w:right w:val="none" w:sz="0" w:space="0" w:color="auto"/>
      </w:divBdr>
    </w:div>
    <w:div w:id="729378471">
      <w:bodyDiv w:val="1"/>
      <w:marLeft w:val="0"/>
      <w:marRight w:val="0"/>
      <w:marTop w:val="0"/>
      <w:marBottom w:val="0"/>
      <w:divBdr>
        <w:top w:val="none" w:sz="0" w:space="0" w:color="auto"/>
        <w:left w:val="none" w:sz="0" w:space="0" w:color="auto"/>
        <w:bottom w:val="none" w:sz="0" w:space="0" w:color="auto"/>
        <w:right w:val="none" w:sz="0" w:space="0" w:color="auto"/>
      </w:divBdr>
    </w:div>
    <w:div w:id="729420538">
      <w:bodyDiv w:val="1"/>
      <w:marLeft w:val="0"/>
      <w:marRight w:val="0"/>
      <w:marTop w:val="0"/>
      <w:marBottom w:val="0"/>
      <w:divBdr>
        <w:top w:val="none" w:sz="0" w:space="0" w:color="auto"/>
        <w:left w:val="none" w:sz="0" w:space="0" w:color="auto"/>
        <w:bottom w:val="none" w:sz="0" w:space="0" w:color="auto"/>
        <w:right w:val="none" w:sz="0" w:space="0" w:color="auto"/>
      </w:divBdr>
    </w:div>
    <w:div w:id="729425102">
      <w:bodyDiv w:val="1"/>
      <w:marLeft w:val="0"/>
      <w:marRight w:val="0"/>
      <w:marTop w:val="0"/>
      <w:marBottom w:val="0"/>
      <w:divBdr>
        <w:top w:val="none" w:sz="0" w:space="0" w:color="auto"/>
        <w:left w:val="none" w:sz="0" w:space="0" w:color="auto"/>
        <w:bottom w:val="none" w:sz="0" w:space="0" w:color="auto"/>
        <w:right w:val="none" w:sz="0" w:space="0" w:color="auto"/>
      </w:divBdr>
      <w:divsChild>
        <w:div w:id="174274073">
          <w:marLeft w:val="480"/>
          <w:marRight w:val="0"/>
          <w:marTop w:val="0"/>
          <w:marBottom w:val="0"/>
          <w:divBdr>
            <w:top w:val="none" w:sz="0" w:space="0" w:color="auto"/>
            <w:left w:val="none" w:sz="0" w:space="0" w:color="auto"/>
            <w:bottom w:val="none" w:sz="0" w:space="0" w:color="auto"/>
            <w:right w:val="none" w:sz="0" w:space="0" w:color="auto"/>
          </w:divBdr>
        </w:div>
        <w:div w:id="195890636">
          <w:marLeft w:val="480"/>
          <w:marRight w:val="0"/>
          <w:marTop w:val="0"/>
          <w:marBottom w:val="0"/>
          <w:divBdr>
            <w:top w:val="none" w:sz="0" w:space="0" w:color="auto"/>
            <w:left w:val="none" w:sz="0" w:space="0" w:color="auto"/>
            <w:bottom w:val="none" w:sz="0" w:space="0" w:color="auto"/>
            <w:right w:val="none" w:sz="0" w:space="0" w:color="auto"/>
          </w:divBdr>
        </w:div>
        <w:div w:id="491871616">
          <w:marLeft w:val="480"/>
          <w:marRight w:val="0"/>
          <w:marTop w:val="0"/>
          <w:marBottom w:val="0"/>
          <w:divBdr>
            <w:top w:val="none" w:sz="0" w:space="0" w:color="auto"/>
            <w:left w:val="none" w:sz="0" w:space="0" w:color="auto"/>
            <w:bottom w:val="none" w:sz="0" w:space="0" w:color="auto"/>
            <w:right w:val="none" w:sz="0" w:space="0" w:color="auto"/>
          </w:divBdr>
        </w:div>
        <w:div w:id="538201895">
          <w:marLeft w:val="480"/>
          <w:marRight w:val="0"/>
          <w:marTop w:val="0"/>
          <w:marBottom w:val="0"/>
          <w:divBdr>
            <w:top w:val="none" w:sz="0" w:space="0" w:color="auto"/>
            <w:left w:val="none" w:sz="0" w:space="0" w:color="auto"/>
            <w:bottom w:val="none" w:sz="0" w:space="0" w:color="auto"/>
            <w:right w:val="none" w:sz="0" w:space="0" w:color="auto"/>
          </w:divBdr>
        </w:div>
        <w:div w:id="561908791">
          <w:marLeft w:val="480"/>
          <w:marRight w:val="0"/>
          <w:marTop w:val="0"/>
          <w:marBottom w:val="0"/>
          <w:divBdr>
            <w:top w:val="none" w:sz="0" w:space="0" w:color="auto"/>
            <w:left w:val="none" w:sz="0" w:space="0" w:color="auto"/>
            <w:bottom w:val="none" w:sz="0" w:space="0" w:color="auto"/>
            <w:right w:val="none" w:sz="0" w:space="0" w:color="auto"/>
          </w:divBdr>
        </w:div>
        <w:div w:id="563875459">
          <w:marLeft w:val="480"/>
          <w:marRight w:val="0"/>
          <w:marTop w:val="0"/>
          <w:marBottom w:val="0"/>
          <w:divBdr>
            <w:top w:val="none" w:sz="0" w:space="0" w:color="auto"/>
            <w:left w:val="none" w:sz="0" w:space="0" w:color="auto"/>
            <w:bottom w:val="none" w:sz="0" w:space="0" w:color="auto"/>
            <w:right w:val="none" w:sz="0" w:space="0" w:color="auto"/>
          </w:divBdr>
        </w:div>
        <w:div w:id="567420451">
          <w:marLeft w:val="480"/>
          <w:marRight w:val="0"/>
          <w:marTop w:val="0"/>
          <w:marBottom w:val="0"/>
          <w:divBdr>
            <w:top w:val="none" w:sz="0" w:space="0" w:color="auto"/>
            <w:left w:val="none" w:sz="0" w:space="0" w:color="auto"/>
            <w:bottom w:val="none" w:sz="0" w:space="0" w:color="auto"/>
            <w:right w:val="none" w:sz="0" w:space="0" w:color="auto"/>
          </w:divBdr>
        </w:div>
        <w:div w:id="593130921">
          <w:marLeft w:val="480"/>
          <w:marRight w:val="0"/>
          <w:marTop w:val="0"/>
          <w:marBottom w:val="0"/>
          <w:divBdr>
            <w:top w:val="none" w:sz="0" w:space="0" w:color="auto"/>
            <w:left w:val="none" w:sz="0" w:space="0" w:color="auto"/>
            <w:bottom w:val="none" w:sz="0" w:space="0" w:color="auto"/>
            <w:right w:val="none" w:sz="0" w:space="0" w:color="auto"/>
          </w:divBdr>
        </w:div>
        <w:div w:id="628516689">
          <w:marLeft w:val="480"/>
          <w:marRight w:val="0"/>
          <w:marTop w:val="0"/>
          <w:marBottom w:val="0"/>
          <w:divBdr>
            <w:top w:val="none" w:sz="0" w:space="0" w:color="auto"/>
            <w:left w:val="none" w:sz="0" w:space="0" w:color="auto"/>
            <w:bottom w:val="none" w:sz="0" w:space="0" w:color="auto"/>
            <w:right w:val="none" w:sz="0" w:space="0" w:color="auto"/>
          </w:divBdr>
        </w:div>
        <w:div w:id="795414112">
          <w:marLeft w:val="480"/>
          <w:marRight w:val="0"/>
          <w:marTop w:val="0"/>
          <w:marBottom w:val="0"/>
          <w:divBdr>
            <w:top w:val="none" w:sz="0" w:space="0" w:color="auto"/>
            <w:left w:val="none" w:sz="0" w:space="0" w:color="auto"/>
            <w:bottom w:val="none" w:sz="0" w:space="0" w:color="auto"/>
            <w:right w:val="none" w:sz="0" w:space="0" w:color="auto"/>
          </w:divBdr>
        </w:div>
        <w:div w:id="796871947">
          <w:marLeft w:val="480"/>
          <w:marRight w:val="0"/>
          <w:marTop w:val="0"/>
          <w:marBottom w:val="0"/>
          <w:divBdr>
            <w:top w:val="none" w:sz="0" w:space="0" w:color="auto"/>
            <w:left w:val="none" w:sz="0" w:space="0" w:color="auto"/>
            <w:bottom w:val="none" w:sz="0" w:space="0" w:color="auto"/>
            <w:right w:val="none" w:sz="0" w:space="0" w:color="auto"/>
          </w:divBdr>
        </w:div>
      </w:divsChild>
    </w:div>
    <w:div w:id="729497506">
      <w:bodyDiv w:val="1"/>
      <w:marLeft w:val="0"/>
      <w:marRight w:val="0"/>
      <w:marTop w:val="0"/>
      <w:marBottom w:val="0"/>
      <w:divBdr>
        <w:top w:val="none" w:sz="0" w:space="0" w:color="auto"/>
        <w:left w:val="none" w:sz="0" w:space="0" w:color="auto"/>
        <w:bottom w:val="none" w:sz="0" w:space="0" w:color="auto"/>
        <w:right w:val="none" w:sz="0" w:space="0" w:color="auto"/>
      </w:divBdr>
    </w:div>
    <w:div w:id="729501901">
      <w:bodyDiv w:val="1"/>
      <w:marLeft w:val="0"/>
      <w:marRight w:val="0"/>
      <w:marTop w:val="0"/>
      <w:marBottom w:val="0"/>
      <w:divBdr>
        <w:top w:val="none" w:sz="0" w:space="0" w:color="auto"/>
        <w:left w:val="none" w:sz="0" w:space="0" w:color="auto"/>
        <w:bottom w:val="none" w:sz="0" w:space="0" w:color="auto"/>
        <w:right w:val="none" w:sz="0" w:space="0" w:color="auto"/>
      </w:divBdr>
    </w:div>
    <w:div w:id="729502974">
      <w:bodyDiv w:val="1"/>
      <w:marLeft w:val="0"/>
      <w:marRight w:val="0"/>
      <w:marTop w:val="0"/>
      <w:marBottom w:val="0"/>
      <w:divBdr>
        <w:top w:val="none" w:sz="0" w:space="0" w:color="auto"/>
        <w:left w:val="none" w:sz="0" w:space="0" w:color="auto"/>
        <w:bottom w:val="none" w:sz="0" w:space="0" w:color="auto"/>
        <w:right w:val="none" w:sz="0" w:space="0" w:color="auto"/>
      </w:divBdr>
    </w:div>
    <w:div w:id="729504538">
      <w:bodyDiv w:val="1"/>
      <w:marLeft w:val="0"/>
      <w:marRight w:val="0"/>
      <w:marTop w:val="0"/>
      <w:marBottom w:val="0"/>
      <w:divBdr>
        <w:top w:val="none" w:sz="0" w:space="0" w:color="auto"/>
        <w:left w:val="none" w:sz="0" w:space="0" w:color="auto"/>
        <w:bottom w:val="none" w:sz="0" w:space="0" w:color="auto"/>
        <w:right w:val="none" w:sz="0" w:space="0" w:color="auto"/>
      </w:divBdr>
    </w:div>
    <w:div w:id="729575013">
      <w:bodyDiv w:val="1"/>
      <w:marLeft w:val="0"/>
      <w:marRight w:val="0"/>
      <w:marTop w:val="0"/>
      <w:marBottom w:val="0"/>
      <w:divBdr>
        <w:top w:val="none" w:sz="0" w:space="0" w:color="auto"/>
        <w:left w:val="none" w:sz="0" w:space="0" w:color="auto"/>
        <w:bottom w:val="none" w:sz="0" w:space="0" w:color="auto"/>
        <w:right w:val="none" w:sz="0" w:space="0" w:color="auto"/>
      </w:divBdr>
    </w:div>
    <w:div w:id="729575849">
      <w:bodyDiv w:val="1"/>
      <w:marLeft w:val="0"/>
      <w:marRight w:val="0"/>
      <w:marTop w:val="0"/>
      <w:marBottom w:val="0"/>
      <w:divBdr>
        <w:top w:val="none" w:sz="0" w:space="0" w:color="auto"/>
        <w:left w:val="none" w:sz="0" w:space="0" w:color="auto"/>
        <w:bottom w:val="none" w:sz="0" w:space="0" w:color="auto"/>
        <w:right w:val="none" w:sz="0" w:space="0" w:color="auto"/>
      </w:divBdr>
    </w:div>
    <w:div w:id="729578548">
      <w:bodyDiv w:val="1"/>
      <w:marLeft w:val="0"/>
      <w:marRight w:val="0"/>
      <w:marTop w:val="0"/>
      <w:marBottom w:val="0"/>
      <w:divBdr>
        <w:top w:val="none" w:sz="0" w:space="0" w:color="auto"/>
        <w:left w:val="none" w:sz="0" w:space="0" w:color="auto"/>
        <w:bottom w:val="none" w:sz="0" w:space="0" w:color="auto"/>
        <w:right w:val="none" w:sz="0" w:space="0" w:color="auto"/>
      </w:divBdr>
    </w:div>
    <w:div w:id="729692139">
      <w:bodyDiv w:val="1"/>
      <w:marLeft w:val="0"/>
      <w:marRight w:val="0"/>
      <w:marTop w:val="0"/>
      <w:marBottom w:val="0"/>
      <w:divBdr>
        <w:top w:val="none" w:sz="0" w:space="0" w:color="auto"/>
        <w:left w:val="none" w:sz="0" w:space="0" w:color="auto"/>
        <w:bottom w:val="none" w:sz="0" w:space="0" w:color="auto"/>
        <w:right w:val="none" w:sz="0" w:space="0" w:color="auto"/>
      </w:divBdr>
    </w:div>
    <w:div w:id="729809809">
      <w:bodyDiv w:val="1"/>
      <w:marLeft w:val="0"/>
      <w:marRight w:val="0"/>
      <w:marTop w:val="0"/>
      <w:marBottom w:val="0"/>
      <w:divBdr>
        <w:top w:val="none" w:sz="0" w:space="0" w:color="auto"/>
        <w:left w:val="none" w:sz="0" w:space="0" w:color="auto"/>
        <w:bottom w:val="none" w:sz="0" w:space="0" w:color="auto"/>
        <w:right w:val="none" w:sz="0" w:space="0" w:color="auto"/>
      </w:divBdr>
      <w:divsChild>
        <w:div w:id="286816255">
          <w:marLeft w:val="480"/>
          <w:marRight w:val="0"/>
          <w:marTop w:val="0"/>
          <w:marBottom w:val="0"/>
          <w:divBdr>
            <w:top w:val="none" w:sz="0" w:space="0" w:color="auto"/>
            <w:left w:val="none" w:sz="0" w:space="0" w:color="auto"/>
            <w:bottom w:val="none" w:sz="0" w:space="0" w:color="auto"/>
            <w:right w:val="none" w:sz="0" w:space="0" w:color="auto"/>
          </w:divBdr>
        </w:div>
        <w:div w:id="300959639">
          <w:marLeft w:val="480"/>
          <w:marRight w:val="0"/>
          <w:marTop w:val="0"/>
          <w:marBottom w:val="0"/>
          <w:divBdr>
            <w:top w:val="none" w:sz="0" w:space="0" w:color="auto"/>
            <w:left w:val="none" w:sz="0" w:space="0" w:color="auto"/>
            <w:bottom w:val="none" w:sz="0" w:space="0" w:color="auto"/>
            <w:right w:val="none" w:sz="0" w:space="0" w:color="auto"/>
          </w:divBdr>
        </w:div>
        <w:div w:id="617878555">
          <w:marLeft w:val="480"/>
          <w:marRight w:val="0"/>
          <w:marTop w:val="0"/>
          <w:marBottom w:val="0"/>
          <w:divBdr>
            <w:top w:val="none" w:sz="0" w:space="0" w:color="auto"/>
            <w:left w:val="none" w:sz="0" w:space="0" w:color="auto"/>
            <w:bottom w:val="none" w:sz="0" w:space="0" w:color="auto"/>
            <w:right w:val="none" w:sz="0" w:space="0" w:color="auto"/>
          </w:divBdr>
        </w:div>
        <w:div w:id="644240503">
          <w:marLeft w:val="480"/>
          <w:marRight w:val="0"/>
          <w:marTop w:val="0"/>
          <w:marBottom w:val="0"/>
          <w:divBdr>
            <w:top w:val="none" w:sz="0" w:space="0" w:color="auto"/>
            <w:left w:val="none" w:sz="0" w:space="0" w:color="auto"/>
            <w:bottom w:val="none" w:sz="0" w:space="0" w:color="auto"/>
            <w:right w:val="none" w:sz="0" w:space="0" w:color="auto"/>
          </w:divBdr>
        </w:div>
        <w:div w:id="749889677">
          <w:marLeft w:val="480"/>
          <w:marRight w:val="0"/>
          <w:marTop w:val="0"/>
          <w:marBottom w:val="0"/>
          <w:divBdr>
            <w:top w:val="none" w:sz="0" w:space="0" w:color="auto"/>
            <w:left w:val="none" w:sz="0" w:space="0" w:color="auto"/>
            <w:bottom w:val="none" w:sz="0" w:space="0" w:color="auto"/>
            <w:right w:val="none" w:sz="0" w:space="0" w:color="auto"/>
          </w:divBdr>
        </w:div>
      </w:divsChild>
    </w:div>
    <w:div w:id="729815717">
      <w:bodyDiv w:val="1"/>
      <w:marLeft w:val="0"/>
      <w:marRight w:val="0"/>
      <w:marTop w:val="0"/>
      <w:marBottom w:val="0"/>
      <w:divBdr>
        <w:top w:val="none" w:sz="0" w:space="0" w:color="auto"/>
        <w:left w:val="none" w:sz="0" w:space="0" w:color="auto"/>
        <w:bottom w:val="none" w:sz="0" w:space="0" w:color="auto"/>
        <w:right w:val="none" w:sz="0" w:space="0" w:color="auto"/>
      </w:divBdr>
    </w:div>
    <w:div w:id="729881784">
      <w:bodyDiv w:val="1"/>
      <w:marLeft w:val="0"/>
      <w:marRight w:val="0"/>
      <w:marTop w:val="0"/>
      <w:marBottom w:val="0"/>
      <w:divBdr>
        <w:top w:val="none" w:sz="0" w:space="0" w:color="auto"/>
        <w:left w:val="none" w:sz="0" w:space="0" w:color="auto"/>
        <w:bottom w:val="none" w:sz="0" w:space="0" w:color="auto"/>
        <w:right w:val="none" w:sz="0" w:space="0" w:color="auto"/>
      </w:divBdr>
    </w:div>
    <w:div w:id="729888653">
      <w:bodyDiv w:val="1"/>
      <w:marLeft w:val="0"/>
      <w:marRight w:val="0"/>
      <w:marTop w:val="0"/>
      <w:marBottom w:val="0"/>
      <w:divBdr>
        <w:top w:val="none" w:sz="0" w:space="0" w:color="auto"/>
        <w:left w:val="none" w:sz="0" w:space="0" w:color="auto"/>
        <w:bottom w:val="none" w:sz="0" w:space="0" w:color="auto"/>
        <w:right w:val="none" w:sz="0" w:space="0" w:color="auto"/>
      </w:divBdr>
    </w:div>
    <w:div w:id="730033838">
      <w:bodyDiv w:val="1"/>
      <w:marLeft w:val="0"/>
      <w:marRight w:val="0"/>
      <w:marTop w:val="0"/>
      <w:marBottom w:val="0"/>
      <w:divBdr>
        <w:top w:val="none" w:sz="0" w:space="0" w:color="auto"/>
        <w:left w:val="none" w:sz="0" w:space="0" w:color="auto"/>
        <w:bottom w:val="none" w:sz="0" w:space="0" w:color="auto"/>
        <w:right w:val="none" w:sz="0" w:space="0" w:color="auto"/>
      </w:divBdr>
    </w:div>
    <w:div w:id="730083589">
      <w:bodyDiv w:val="1"/>
      <w:marLeft w:val="0"/>
      <w:marRight w:val="0"/>
      <w:marTop w:val="0"/>
      <w:marBottom w:val="0"/>
      <w:divBdr>
        <w:top w:val="none" w:sz="0" w:space="0" w:color="auto"/>
        <w:left w:val="none" w:sz="0" w:space="0" w:color="auto"/>
        <w:bottom w:val="none" w:sz="0" w:space="0" w:color="auto"/>
        <w:right w:val="none" w:sz="0" w:space="0" w:color="auto"/>
      </w:divBdr>
    </w:div>
    <w:div w:id="730154494">
      <w:bodyDiv w:val="1"/>
      <w:marLeft w:val="0"/>
      <w:marRight w:val="0"/>
      <w:marTop w:val="0"/>
      <w:marBottom w:val="0"/>
      <w:divBdr>
        <w:top w:val="none" w:sz="0" w:space="0" w:color="auto"/>
        <w:left w:val="none" w:sz="0" w:space="0" w:color="auto"/>
        <w:bottom w:val="none" w:sz="0" w:space="0" w:color="auto"/>
        <w:right w:val="none" w:sz="0" w:space="0" w:color="auto"/>
      </w:divBdr>
    </w:div>
    <w:div w:id="730232332">
      <w:bodyDiv w:val="1"/>
      <w:marLeft w:val="0"/>
      <w:marRight w:val="0"/>
      <w:marTop w:val="0"/>
      <w:marBottom w:val="0"/>
      <w:divBdr>
        <w:top w:val="none" w:sz="0" w:space="0" w:color="auto"/>
        <w:left w:val="none" w:sz="0" w:space="0" w:color="auto"/>
        <w:bottom w:val="none" w:sz="0" w:space="0" w:color="auto"/>
        <w:right w:val="none" w:sz="0" w:space="0" w:color="auto"/>
      </w:divBdr>
    </w:div>
    <w:div w:id="730274095">
      <w:bodyDiv w:val="1"/>
      <w:marLeft w:val="0"/>
      <w:marRight w:val="0"/>
      <w:marTop w:val="0"/>
      <w:marBottom w:val="0"/>
      <w:divBdr>
        <w:top w:val="none" w:sz="0" w:space="0" w:color="auto"/>
        <w:left w:val="none" w:sz="0" w:space="0" w:color="auto"/>
        <w:bottom w:val="none" w:sz="0" w:space="0" w:color="auto"/>
        <w:right w:val="none" w:sz="0" w:space="0" w:color="auto"/>
      </w:divBdr>
    </w:div>
    <w:div w:id="730612366">
      <w:bodyDiv w:val="1"/>
      <w:marLeft w:val="0"/>
      <w:marRight w:val="0"/>
      <w:marTop w:val="0"/>
      <w:marBottom w:val="0"/>
      <w:divBdr>
        <w:top w:val="none" w:sz="0" w:space="0" w:color="auto"/>
        <w:left w:val="none" w:sz="0" w:space="0" w:color="auto"/>
        <w:bottom w:val="none" w:sz="0" w:space="0" w:color="auto"/>
        <w:right w:val="none" w:sz="0" w:space="0" w:color="auto"/>
      </w:divBdr>
    </w:div>
    <w:div w:id="730732644">
      <w:bodyDiv w:val="1"/>
      <w:marLeft w:val="0"/>
      <w:marRight w:val="0"/>
      <w:marTop w:val="0"/>
      <w:marBottom w:val="0"/>
      <w:divBdr>
        <w:top w:val="none" w:sz="0" w:space="0" w:color="auto"/>
        <w:left w:val="none" w:sz="0" w:space="0" w:color="auto"/>
        <w:bottom w:val="none" w:sz="0" w:space="0" w:color="auto"/>
        <w:right w:val="none" w:sz="0" w:space="0" w:color="auto"/>
      </w:divBdr>
    </w:div>
    <w:div w:id="730738766">
      <w:bodyDiv w:val="1"/>
      <w:marLeft w:val="0"/>
      <w:marRight w:val="0"/>
      <w:marTop w:val="0"/>
      <w:marBottom w:val="0"/>
      <w:divBdr>
        <w:top w:val="none" w:sz="0" w:space="0" w:color="auto"/>
        <w:left w:val="none" w:sz="0" w:space="0" w:color="auto"/>
        <w:bottom w:val="none" w:sz="0" w:space="0" w:color="auto"/>
        <w:right w:val="none" w:sz="0" w:space="0" w:color="auto"/>
      </w:divBdr>
    </w:div>
    <w:div w:id="730883150">
      <w:bodyDiv w:val="1"/>
      <w:marLeft w:val="0"/>
      <w:marRight w:val="0"/>
      <w:marTop w:val="0"/>
      <w:marBottom w:val="0"/>
      <w:divBdr>
        <w:top w:val="none" w:sz="0" w:space="0" w:color="auto"/>
        <w:left w:val="none" w:sz="0" w:space="0" w:color="auto"/>
        <w:bottom w:val="none" w:sz="0" w:space="0" w:color="auto"/>
        <w:right w:val="none" w:sz="0" w:space="0" w:color="auto"/>
      </w:divBdr>
    </w:div>
    <w:div w:id="730887927">
      <w:bodyDiv w:val="1"/>
      <w:marLeft w:val="0"/>
      <w:marRight w:val="0"/>
      <w:marTop w:val="0"/>
      <w:marBottom w:val="0"/>
      <w:divBdr>
        <w:top w:val="none" w:sz="0" w:space="0" w:color="auto"/>
        <w:left w:val="none" w:sz="0" w:space="0" w:color="auto"/>
        <w:bottom w:val="none" w:sz="0" w:space="0" w:color="auto"/>
        <w:right w:val="none" w:sz="0" w:space="0" w:color="auto"/>
      </w:divBdr>
    </w:div>
    <w:div w:id="731078337">
      <w:bodyDiv w:val="1"/>
      <w:marLeft w:val="0"/>
      <w:marRight w:val="0"/>
      <w:marTop w:val="0"/>
      <w:marBottom w:val="0"/>
      <w:divBdr>
        <w:top w:val="none" w:sz="0" w:space="0" w:color="auto"/>
        <w:left w:val="none" w:sz="0" w:space="0" w:color="auto"/>
        <w:bottom w:val="none" w:sz="0" w:space="0" w:color="auto"/>
        <w:right w:val="none" w:sz="0" w:space="0" w:color="auto"/>
      </w:divBdr>
    </w:div>
    <w:div w:id="731120583">
      <w:bodyDiv w:val="1"/>
      <w:marLeft w:val="0"/>
      <w:marRight w:val="0"/>
      <w:marTop w:val="0"/>
      <w:marBottom w:val="0"/>
      <w:divBdr>
        <w:top w:val="none" w:sz="0" w:space="0" w:color="auto"/>
        <w:left w:val="none" w:sz="0" w:space="0" w:color="auto"/>
        <w:bottom w:val="none" w:sz="0" w:space="0" w:color="auto"/>
        <w:right w:val="none" w:sz="0" w:space="0" w:color="auto"/>
      </w:divBdr>
    </w:div>
    <w:div w:id="731347482">
      <w:bodyDiv w:val="1"/>
      <w:marLeft w:val="0"/>
      <w:marRight w:val="0"/>
      <w:marTop w:val="0"/>
      <w:marBottom w:val="0"/>
      <w:divBdr>
        <w:top w:val="none" w:sz="0" w:space="0" w:color="auto"/>
        <w:left w:val="none" w:sz="0" w:space="0" w:color="auto"/>
        <w:bottom w:val="none" w:sz="0" w:space="0" w:color="auto"/>
        <w:right w:val="none" w:sz="0" w:space="0" w:color="auto"/>
      </w:divBdr>
    </w:div>
    <w:div w:id="731545348">
      <w:bodyDiv w:val="1"/>
      <w:marLeft w:val="0"/>
      <w:marRight w:val="0"/>
      <w:marTop w:val="0"/>
      <w:marBottom w:val="0"/>
      <w:divBdr>
        <w:top w:val="none" w:sz="0" w:space="0" w:color="auto"/>
        <w:left w:val="none" w:sz="0" w:space="0" w:color="auto"/>
        <w:bottom w:val="none" w:sz="0" w:space="0" w:color="auto"/>
        <w:right w:val="none" w:sz="0" w:space="0" w:color="auto"/>
      </w:divBdr>
    </w:div>
    <w:div w:id="731657160">
      <w:bodyDiv w:val="1"/>
      <w:marLeft w:val="0"/>
      <w:marRight w:val="0"/>
      <w:marTop w:val="0"/>
      <w:marBottom w:val="0"/>
      <w:divBdr>
        <w:top w:val="none" w:sz="0" w:space="0" w:color="auto"/>
        <w:left w:val="none" w:sz="0" w:space="0" w:color="auto"/>
        <w:bottom w:val="none" w:sz="0" w:space="0" w:color="auto"/>
        <w:right w:val="none" w:sz="0" w:space="0" w:color="auto"/>
      </w:divBdr>
    </w:div>
    <w:div w:id="731658106">
      <w:bodyDiv w:val="1"/>
      <w:marLeft w:val="0"/>
      <w:marRight w:val="0"/>
      <w:marTop w:val="0"/>
      <w:marBottom w:val="0"/>
      <w:divBdr>
        <w:top w:val="none" w:sz="0" w:space="0" w:color="auto"/>
        <w:left w:val="none" w:sz="0" w:space="0" w:color="auto"/>
        <w:bottom w:val="none" w:sz="0" w:space="0" w:color="auto"/>
        <w:right w:val="none" w:sz="0" w:space="0" w:color="auto"/>
      </w:divBdr>
    </w:div>
    <w:div w:id="731737386">
      <w:bodyDiv w:val="1"/>
      <w:marLeft w:val="0"/>
      <w:marRight w:val="0"/>
      <w:marTop w:val="0"/>
      <w:marBottom w:val="0"/>
      <w:divBdr>
        <w:top w:val="none" w:sz="0" w:space="0" w:color="auto"/>
        <w:left w:val="none" w:sz="0" w:space="0" w:color="auto"/>
        <w:bottom w:val="none" w:sz="0" w:space="0" w:color="auto"/>
        <w:right w:val="none" w:sz="0" w:space="0" w:color="auto"/>
      </w:divBdr>
      <w:divsChild>
        <w:div w:id="34083491">
          <w:marLeft w:val="480"/>
          <w:marRight w:val="0"/>
          <w:marTop w:val="0"/>
          <w:marBottom w:val="0"/>
          <w:divBdr>
            <w:top w:val="none" w:sz="0" w:space="0" w:color="auto"/>
            <w:left w:val="none" w:sz="0" w:space="0" w:color="auto"/>
            <w:bottom w:val="none" w:sz="0" w:space="0" w:color="auto"/>
            <w:right w:val="none" w:sz="0" w:space="0" w:color="auto"/>
          </w:divBdr>
        </w:div>
        <w:div w:id="44568781">
          <w:marLeft w:val="480"/>
          <w:marRight w:val="0"/>
          <w:marTop w:val="0"/>
          <w:marBottom w:val="0"/>
          <w:divBdr>
            <w:top w:val="none" w:sz="0" w:space="0" w:color="auto"/>
            <w:left w:val="none" w:sz="0" w:space="0" w:color="auto"/>
            <w:bottom w:val="none" w:sz="0" w:space="0" w:color="auto"/>
            <w:right w:val="none" w:sz="0" w:space="0" w:color="auto"/>
          </w:divBdr>
        </w:div>
        <w:div w:id="82604938">
          <w:marLeft w:val="480"/>
          <w:marRight w:val="0"/>
          <w:marTop w:val="0"/>
          <w:marBottom w:val="0"/>
          <w:divBdr>
            <w:top w:val="none" w:sz="0" w:space="0" w:color="auto"/>
            <w:left w:val="none" w:sz="0" w:space="0" w:color="auto"/>
            <w:bottom w:val="none" w:sz="0" w:space="0" w:color="auto"/>
            <w:right w:val="none" w:sz="0" w:space="0" w:color="auto"/>
          </w:divBdr>
        </w:div>
        <w:div w:id="285429102">
          <w:marLeft w:val="480"/>
          <w:marRight w:val="0"/>
          <w:marTop w:val="0"/>
          <w:marBottom w:val="0"/>
          <w:divBdr>
            <w:top w:val="none" w:sz="0" w:space="0" w:color="auto"/>
            <w:left w:val="none" w:sz="0" w:space="0" w:color="auto"/>
            <w:bottom w:val="none" w:sz="0" w:space="0" w:color="auto"/>
            <w:right w:val="none" w:sz="0" w:space="0" w:color="auto"/>
          </w:divBdr>
        </w:div>
        <w:div w:id="526867494">
          <w:marLeft w:val="480"/>
          <w:marRight w:val="0"/>
          <w:marTop w:val="0"/>
          <w:marBottom w:val="0"/>
          <w:divBdr>
            <w:top w:val="none" w:sz="0" w:space="0" w:color="auto"/>
            <w:left w:val="none" w:sz="0" w:space="0" w:color="auto"/>
            <w:bottom w:val="none" w:sz="0" w:space="0" w:color="auto"/>
            <w:right w:val="none" w:sz="0" w:space="0" w:color="auto"/>
          </w:divBdr>
        </w:div>
        <w:div w:id="786706460">
          <w:marLeft w:val="480"/>
          <w:marRight w:val="0"/>
          <w:marTop w:val="0"/>
          <w:marBottom w:val="0"/>
          <w:divBdr>
            <w:top w:val="none" w:sz="0" w:space="0" w:color="auto"/>
            <w:left w:val="none" w:sz="0" w:space="0" w:color="auto"/>
            <w:bottom w:val="none" w:sz="0" w:space="0" w:color="auto"/>
            <w:right w:val="none" w:sz="0" w:space="0" w:color="auto"/>
          </w:divBdr>
        </w:div>
      </w:divsChild>
    </w:div>
    <w:div w:id="731778113">
      <w:bodyDiv w:val="1"/>
      <w:marLeft w:val="0"/>
      <w:marRight w:val="0"/>
      <w:marTop w:val="0"/>
      <w:marBottom w:val="0"/>
      <w:divBdr>
        <w:top w:val="none" w:sz="0" w:space="0" w:color="auto"/>
        <w:left w:val="none" w:sz="0" w:space="0" w:color="auto"/>
        <w:bottom w:val="none" w:sz="0" w:space="0" w:color="auto"/>
        <w:right w:val="none" w:sz="0" w:space="0" w:color="auto"/>
      </w:divBdr>
    </w:div>
    <w:div w:id="731849219">
      <w:bodyDiv w:val="1"/>
      <w:marLeft w:val="0"/>
      <w:marRight w:val="0"/>
      <w:marTop w:val="0"/>
      <w:marBottom w:val="0"/>
      <w:divBdr>
        <w:top w:val="none" w:sz="0" w:space="0" w:color="auto"/>
        <w:left w:val="none" w:sz="0" w:space="0" w:color="auto"/>
        <w:bottom w:val="none" w:sz="0" w:space="0" w:color="auto"/>
        <w:right w:val="none" w:sz="0" w:space="0" w:color="auto"/>
      </w:divBdr>
    </w:div>
    <w:div w:id="731850373">
      <w:bodyDiv w:val="1"/>
      <w:marLeft w:val="0"/>
      <w:marRight w:val="0"/>
      <w:marTop w:val="0"/>
      <w:marBottom w:val="0"/>
      <w:divBdr>
        <w:top w:val="none" w:sz="0" w:space="0" w:color="auto"/>
        <w:left w:val="none" w:sz="0" w:space="0" w:color="auto"/>
        <w:bottom w:val="none" w:sz="0" w:space="0" w:color="auto"/>
        <w:right w:val="none" w:sz="0" w:space="0" w:color="auto"/>
      </w:divBdr>
    </w:div>
    <w:div w:id="731975153">
      <w:bodyDiv w:val="1"/>
      <w:marLeft w:val="0"/>
      <w:marRight w:val="0"/>
      <w:marTop w:val="0"/>
      <w:marBottom w:val="0"/>
      <w:divBdr>
        <w:top w:val="none" w:sz="0" w:space="0" w:color="auto"/>
        <w:left w:val="none" w:sz="0" w:space="0" w:color="auto"/>
        <w:bottom w:val="none" w:sz="0" w:space="0" w:color="auto"/>
        <w:right w:val="none" w:sz="0" w:space="0" w:color="auto"/>
      </w:divBdr>
    </w:div>
    <w:div w:id="731998424">
      <w:bodyDiv w:val="1"/>
      <w:marLeft w:val="0"/>
      <w:marRight w:val="0"/>
      <w:marTop w:val="0"/>
      <w:marBottom w:val="0"/>
      <w:divBdr>
        <w:top w:val="none" w:sz="0" w:space="0" w:color="auto"/>
        <w:left w:val="none" w:sz="0" w:space="0" w:color="auto"/>
        <w:bottom w:val="none" w:sz="0" w:space="0" w:color="auto"/>
        <w:right w:val="none" w:sz="0" w:space="0" w:color="auto"/>
      </w:divBdr>
    </w:div>
    <w:div w:id="732000428">
      <w:bodyDiv w:val="1"/>
      <w:marLeft w:val="0"/>
      <w:marRight w:val="0"/>
      <w:marTop w:val="0"/>
      <w:marBottom w:val="0"/>
      <w:divBdr>
        <w:top w:val="none" w:sz="0" w:space="0" w:color="auto"/>
        <w:left w:val="none" w:sz="0" w:space="0" w:color="auto"/>
        <w:bottom w:val="none" w:sz="0" w:space="0" w:color="auto"/>
        <w:right w:val="none" w:sz="0" w:space="0" w:color="auto"/>
      </w:divBdr>
      <w:divsChild>
        <w:div w:id="27951030">
          <w:marLeft w:val="480"/>
          <w:marRight w:val="0"/>
          <w:marTop w:val="0"/>
          <w:marBottom w:val="0"/>
          <w:divBdr>
            <w:top w:val="none" w:sz="0" w:space="0" w:color="auto"/>
            <w:left w:val="none" w:sz="0" w:space="0" w:color="auto"/>
            <w:bottom w:val="none" w:sz="0" w:space="0" w:color="auto"/>
            <w:right w:val="none" w:sz="0" w:space="0" w:color="auto"/>
          </w:divBdr>
        </w:div>
        <w:div w:id="50157686">
          <w:marLeft w:val="480"/>
          <w:marRight w:val="0"/>
          <w:marTop w:val="0"/>
          <w:marBottom w:val="0"/>
          <w:divBdr>
            <w:top w:val="none" w:sz="0" w:space="0" w:color="auto"/>
            <w:left w:val="none" w:sz="0" w:space="0" w:color="auto"/>
            <w:bottom w:val="none" w:sz="0" w:space="0" w:color="auto"/>
            <w:right w:val="none" w:sz="0" w:space="0" w:color="auto"/>
          </w:divBdr>
        </w:div>
        <w:div w:id="62723369">
          <w:marLeft w:val="480"/>
          <w:marRight w:val="0"/>
          <w:marTop w:val="0"/>
          <w:marBottom w:val="0"/>
          <w:divBdr>
            <w:top w:val="none" w:sz="0" w:space="0" w:color="auto"/>
            <w:left w:val="none" w:sz="0" w:space="0" w:color="auto"/>
            <w:bottom w:val="none" w:sz="0" w:space="0" w:color="auto"/>
            <w:right w:val="none" w:sz="0" w:space="0" w:color="auto"/>
          </w:divBdr>
        </w:div>
        <w:div w:id="96759894">
          <w:marLeft w:val="480"/>
          <w:marRight w:val="0"/>
          <w:marTop w:val="0"/>
          <w:marBottom w:val="0"/>
          <w:divBdr>
            <w:top w:val="none" w:sz="0" w:space="0" w:color="auto"/>
            <w:left w:val="none" w:sz="0" w:space="0" w:color="auto"/>
            <w:bottom w:val="none" w:sz="0" w:space="0" w:color="auto"/>
            <w:right w:val="none" w:sz="0" w:space="0" w:color="auto"/>
          </w:divBdr>
        </w:div>
        <w:div w:id="231627875">
          <w:marLeft w:val="480"/>
          <w:marRight w:val="0"/>
          <w:marTop w:val="0"/>
          <w:marBottom w:val="0"/>
          <w:divBdr>
            <w:top w:val="none" w:sz="0" w:space="0" w:color="auto"/>
            <w:left w:val="none" w:sz="0" w:space="0" w:color="auto"/>
            <w:bottom w:val="none" w:sz="0" w:space="0" w:color="auto"/>
            <w:right w:val="none" w:sz="0" w:space="0" w:color="auto"/>
          </w:divBdr>
        </w:div>
        <w:div w:id="266281475">
          <w:marLeft w:val="480"/>
          <w:marRight w:val="0"/>
          <w:marTop w:val="0"/>
          <w:marBottom w:val="0"/>
          <w:divBdr>
            <w:top w:val="none" w:sz="0" w:space="0" w:color="auto"/>
            <w:left w:val="none" w:sz="0" w:space="0" w:color="auto"/>
            <w:bottom w:val="none" w:sz="0" w:space="0" w:color="auto"/>
            <w:right w:val="none" w:sz="0" w:space="0" w:color="auto"/>
          </w:divBdr>
        </w:div>
        <w:div w:id="272833028">
          <w:marLeft w:val="480"/>
          <w:marRight w:val="0"/>
          <w:marTop w:val="0"/>
          <w:marBottom w:val="0"/>
          <w:divBdr>
            <w:top w:val="none" w:sz="0" w:space="0" w:color="auto"/>
            <w:left w:val="none" w:sz="0" w:space="0" w:color="auto"/>
            <w:bottom w:val="none" w:sz="0" w:space="0" w:color="auto"/>
            <w:right w:val="none" w:sz="0" w:space="0" w:color="auto"/>
          </w:divBdr>
        </w:div>
        <w:div w:id="286358930">
          <w:marLeft w:val="480"/>
          <w:marRight w:val="0"/>
          <w:marTop w:val="0"/>
          <w:marBottom w:val="0"/>
          <w:divBdr>
            <w:top w:val="none" w:sz="0" w:space="0" w:color="auto"/>
            <w:left w:val="none" w:sz="0" w:space="0" w:color="auto"/>
            <w:bottom w:val="none" w:sz="0" w:space="0" w:color="auto"/>
            <w:right w:val="none" w:sz="0" w:space="0" w:color="auto"/>
          </w:divBdr>
        </w:div>
        <w:div w:id="317156647">
          <w:marLeft w:val="480"/>
          <w:marRight w:val="0"/>
          <w:marTop w:val="0"/>
          <w:marBottom w:val="0"/>
          <w:divBdr>
            <w:top w:val="none" w:sz="0" w:space="0" w:color="auto"/>
            <w:left w:val="none" w:sz="0" w:space="0" w:color="auto"/>
            <w:bottom w:val="none" w:sz="0" w:space="0" w:color="auto"/>
            <w:right w:val="none" w:sz="0" w:space="0" w:color="auto"/>
          </w:divBdr>
        </w:div>
        <w:div w:id="406074141">
          <w:marLeft w:val="480"/>
          <w:marRight w:val="0"/>
          <w:marTop w:val="0"/>
          <w:marBottom w:val="0"/>
          <w:divBdr>
            <w:top w:val="none" w:sz="0" w:space="0" w:color="auto"/>
            <w:left w:val="none" w:sz="0" w:space="0" w:color="auto"/>
            <w:bottom w:val="none" w:sz="0" w:space="0" w:color="auto"/>
            <w:right w:val="none" w:sz="0" w:space="0" w:color="auto"/>
          </w:divBdr>
        </w:div>
        <w:div w:id="408968526">
          <w:marLeft w:val="480"/>
          <w:marRight w:val="0"/>
          <w:marTop w:val="0"/>
          <w:marBottom w:val="0"/>
          <w:divBdr>
            <w:top w:val="none" w:sz="0" w:space="0" w:color="auto"/>
            <w:left w:val="none" w:sz="0" w:space="0" w:color="auto"/>
            <w:bottom w:val="none" w:sz="0" w:space="0" w:color="auto"/>
            <w:right w:val="none" w:sz="0" w:space="0" w:color="auto"/>
          </w:divBdr>
        </w:div>
        <w:div w:id="428963012">
          <w:marLeft w:val="480"/>
          <w:marRight w:val="0"/>
          <w:marTop w:val="0"/>
          <w:marBottom w:val="0"/>
          <w:divBdr>
            <w:top w:val="none" w:sz="0" w:space="0" w:color="auto"/>
            <w:left w:val="none" w:sz="0" w:space="0" w:color="auto"/>
            <w:bottom w:val="none" w:sz="0" w:space="0" w:color="auto"/>
            <w:right w:val="none" w:sz="0" w:space="0" w:color="auto"/>
          </w:divBdr>
        </w:div>
        <w:div w:id="522062090">
          <w:marLeft w:val="480"/>
          <w:marRight w:val="0"/>
          <w:marTop w:val="0"/>
          <w:marBottom w:val="0"/>
          <w:divBdr>
            <w:top w:val="none" w:sz="0" w:space="0" w:color="auto"/>
            <w:left w:val="none" w:sz="0" w:space="0" w:color="auto"/>
            <w:bottom w:val="none" w:sz="0" w:space="0" w:color="auto"/>
            <w:right w:val="none" w:sz="0" w:space="0" w:color="auto"/>
          </w:divBdr>
        </w:div>
        <w:div w:id="554123023">
          <w:marLeft w:val="480"/>
          <w:marRight w:val="0"/>
          <w:marTop w:val="0"/>
          <w:marBottom w:val="0"/>
          <w:divBdr>
            <w:top w:val="none" w:sz="0" w:space="0" w:color="auto"/>
            <w:left w:val="none" w:sz="0" w:space="0" w:color="auto"/>
            <w:bottom w:val="none" w:sz="0" w:space="0" w:color="auto"/>
            <w:right w:val="none" w:sz="0" w:space="0" w:color="auto"/>
          </w:divBdr>
        </w:div>
        <w:div w:id="586311255">
          <w:marLeft w:val="480"/>
          <w:marRight w:val="0"/>
          <w:marTop w:val="0"/>
          <w:marBottom w:val="0"/>
          <w:divBdr>
            <w:top w:val="none" w:sz="0" w:space="0" w:color="auto"/>
            <w:left w:val="none" w:sz="0" w:space="0" w:color="auto"/>
            <w:bottom w:val="none" w:sz="0" w:space="0" w:color="auto"/>
            <w:right w:val="none" w:sz="0" w:space="0" w:color="auto"/>
          </w:divBdr>
        </w:div>
        <w:div w:id="595141039">
          <w:marLeft w:val="480"/>
          <w:marRight w:val="0"/>
          <w:marTop w:val="0"/>
          <w:marBottom w:val="0"/>
          <w:divBdr>
            <w:top w:val="none" w:sz="0" w:space="0" w:color="auto"/>
            <w:left w:val="none" w:sz="0" w:space="0" w:color="auto"/>
            <w:bottom w:val="none" w:sz="0" w:space="0" w:color="auto"/>
            <w:right w:val="none" w:sz="0" w:space="0" w:color="auto"/>
          </w:divBdr>
        </w:div>
        <w:div w:id="601301348">
          <w:marLeft w:val="480"/>
          <w:marRight w:val="0"/>
          <w:marTop w:val="0"/>
          <w:marBottom w:val="0"/>
          <w:divBdr>
            <w:top w:val="none" w:sz="0" w:space="0" w:color="auto"/>
            <w:left w:val="none" w:sz="0" w:space="0" w:color="auto"/>
            <w:bottom w:val="none" w:sz="0" w:space="0" w:color="auto"/>
            <w:right w:val="none" w:sz="0" w:space="0" w:color="auto"/>
          </w:divBdr>
        </w:div>
        <w:div w:id="622930176">
          <w:marLeft w:val="480"/>
          <w:marRight w:val="0"/>
          <w:marTop w:val="0"/>
          <w:marBottom w:val="0"/>
          <w:divBdr>
            <w:top w:val="none" w:sz="0" w:space="0" w:color="auto"/>
            <w:left w:val="none" w:sz="0" w:space="0" w:color="auto"/>
            <w:bottom w:val="none" w:sz="0" w:space="0" w:color="auto"/>
            <w:right w:val="none" w:sz="0" w:space="0" w:color="auto"/>
          </w:divBdr>
        </w:div>
        <w:div w:id="637733633">
          <w:marLeft w:val="480"/>
          <w:marRight w:val="0"/>
          <w:marTop w:val="0"/>
          <w:marBottom w:val="0"/>
          <w:divBdr>
            <w:top w:val="none" w:sz="0" w:space="0" w:color="auto"/>
            <w:left w:val="none" w:sz="0" w:space="0" w:color="auto"/>
            <w:bottom w:val="none" w:sz="0" w:space="0" w:color="auto"/>
            <w:right w:val="none" w:sz="0" w:space="0" w:color="auto"/>
          </w:divBdr>
        </w:div>
        <w:div w:id="651720495">
          <w:marLeft w:val="480"/>
          <w:marRight w:val="0"/>
          <w:marTop w:val="0"/>
          <w:marBottom w:val="0"/>
          <w:divBdr>
            <w:top w:val="none" w:sz="0" w:space="0" w:color="auto"/>
            <w:left w:val="none" w:sz="0" w:space="0" w:color="auto"/>
            <w:bottom w:val="none" w:sz="0" w:space="0" w:color="auto"/>
            <w:right w:val="none" w:sz="0" w:space="0" w:color="auto"/>
          </w:divBdr>
        </w:div>
        <w:div w:id="675349394">
          <w:marLeft w:val="480"/>
          <w:marRight w:val="0"/>
          <w:marTop w:val="0"/>
          <w:marBottom w:val="0"/>
          <w:divBdr>
            <w:top w:val="none" w:sz="0" w:space="0" w:color="auto"/>
            <w:left w:val="none" w:sz="0" w:space="0" w:color="auto"/>
            <w:bottom w:val="none" w:sz="0" w:space="0" w:color="auto"/>
            <w:right w:val="none" w:sz="0" w:space="0" w:color="auto"/>
          </w:divBdr>
        </w:div>
        <w:div w:id="772090037">
          <w:marLeft w:val="480"/>
          <w:marRight w:val="0"/>
          <w:marTop w:val="0"/>
          <w:marBottom w:val="0"/>
          <w:divBdr>
            <w:top w:val="none" w:sz="0" w:space="0" w:color="auto"/>
            <w:left w:val="none" w:sz="0" w:space="0" w:color="auto"/>
            <w:bottom w:val="none" w:sz="0" w:space="0" w:color="auto"/>
            <w:right w:val="none" w:sz="0" w:space="0" w:color="auto"/>
          </w:divBdr>
        </w:div>
        <w:div w:id="820653427">
          <w:marLeft w:val="480"/>
          <w:marRight w:val="0"/>
          <w:marTop w:val="0"/>
          <w:marBottom w:val="0"/>
          <w:divBdr>
            <w:top w:val="none" w:sz="0" w:space="0" w:color="auto"/>
            <w:left w:val="none" w:sz="0" w:space="0" w:color="auto"/>
            <w:bottom w:val="none" w:sz="0" w:space="0" w:color="auto"/>
            <w:right w:val="none" w:sz="0" w:space="0" w:color="auto"/>
          </w:divBdr>
        </w:div>
        <w:div w:id="823735896">
          <w:marLeft w:val="480"/>
          <w:marRight w:val="0"/>
          <w:marTop w:val="0"/>
          <w:marBottom w:val="0"/>
          <w:divBdr>
            <w:top w:val="none" w:sz="0" w:space="0" w:color="auto"/>
            <w:left w:val="none" w:sz="0" w:space="0" w:color="auto"/>
            <w:bottom w:val="none" w:sz="0" w:space="0" w:color="auto"/>
            <w:right w:val="none" w:sz="0" w:space="0" w:color="auto"/>
          </w:divBdr>
        </w:div>
        <w:div w:id="872380521">
          <w:marLeft w:val="480"/>
          <w:marRight w:val="0"/>
          <w:marTop w:val="0"/>
          <w:marBottom w:val="0"/>
          <w:divBdr>
            <w:top w:val="none" w:sz="0" w:space="0" w:color="auto"/>
            <w:left w:val="none" w:sz="0" w:space="0" w:color="auto"/>
            <w:bottom w:val="none" w:sz="0" w:space="0" w:color="auto"/>
            <w:right w:val="none" w:sz="0" w:space="0" w:color="auto"/>
          </w:divBdr>
        </w:div>
        <w:div w:id="893472015">
          <w:marLeft w:val="480"/>
          <w:marRight w:val="0"/>
          <w:marTop w:val="0"/>
          <w:marBottom w:val="0"/>
          <w:divBdr>
            <w:top w:val="none" w:sz="0" w:space="0" w:color="auto"/>
            <w:left w:val="none" w:sz="0" w:space="0" w:color="auto"/>
            <w:bottom w:val="none" w:sz="0" w:space="0" w:color="auto"/>
            <w:right w:val="none" w:sz="0" w:space="0" w:color="auto"/>
          </w:divBdr>
        </w:div>
        <w:div w:id="893586057">
          <w:marLeft w:val="480"/>
          <w:marRight w:val="0"/>
          <w:marTop w:val="0"/>
          <w:marBottom w:val="0"/>
          <w:divBdr>
            <w:top w:val="none" w:sz="0" w:space="0" w:color="auto"/>
            <w:left w:val="none" w:sz="0" w:space="0" w:color="auto"/>
            <w:bottom w:val="none" w:sz="0" w:space="0" w:color="auto"/>
            <w:right w:val="none" w:sz="0" w:space="0" w:color="auto"/>
          </w:divBdr>
        </w:div>
        <w:div w:id="894588379">
          <w:marLeft w:val="480"/>
          <w:marRight w:val="0"/>
          <w:marTop w:val="0"/>
          <w:marBottom w:val="0"/>
          <w:divBdr>
            <w:top w:val="none" w:sz="0" w:space="0" w:color="auto"/>
            <w:left w:val="none" w:sz="0" w:space="0" w:color="auto"/>
            <w:bottom w:val="none" w:sz="0" w:space="0" w:color="auto"/>
            <w:right w:val="none" w:sz="0" w:space="0" w:color="auto"/>
          </w:divBdr>
        </w:div>
        <w:div w:id="898175032">
          <w:marLeft w:val="480"/>
          <w:marRight w:val="0"/>
          <w:marTop w:val="0"/>
          <w:marBottom w:val="0"/>
          <w:divBdr>
            <w:top w:val="none" w:sz="0" w:space="0" w:color="auto"/>
            <w:left w:val="none" w:sz="0" w:space="0" w:color="auto"/>
            <w:bottom w:val="none" w:sz="0" w:space="0" w:color="auto"/>
            <w:right w:val="none" w:sz="0" w:space="0" w:color="auto"/>
          </w:divBdr>
        </w:div>
      </w:divsChild>
    </w:div>
    <w:div w:id="732119442">
      <w:bodyDiv w:val="1"/>
      <w:marLeft w:val="0"/>
      <w:marRight w:val="0"/>
      <w:marTop w:val="0"/>
      <w:marBottom w:val="0"/>
      <w:divBdr>
        <w:top w:val="none" w:sz="0" w:space="0" w:color="auto"/>
        <w:left w:val="none" w:sz="0" w:space="0" w:color="auto"/>
        <w:bottom w:val="none" w:sz="0" w:space="0" w:color="auto"/>
        <w:right w:val="none" w:sz="0" w:space="0" w:color="auto"/>
      </w:divBdr>
    </w:div>
    <w:div w:id="732121699">
      <w:bodyDiv w:val="1"/>
      <w:marLeft w:val="0"/>
      <w:marRight w:val="0"/>
      <w:marTop w:val="0"/>
      <w:marBottom w:val="0"/>
      <w:divBdr>
        <w:top w:val="none" w:sz="0" w:space="0" w:color="auto"/>
        <w:left w:val="none" w:sz="0" w:space="0" w:color="auto"/>
        <w:bottom w:val="none" w:sz="0" w:space="0" w:color="auto"/>
        <w:right w:val="none" w:sz="0" w:space="0" w:color="auto"/>
      </w:divBdr>
    </w:div>
    <w:div w:id="732314911">
      <w:bodyDiv w:val="1"/>
      <w:marLeft w:val="0"/>
      <w:marRight w:val="0"/>
      <w:marTop w:val="0"/>
      <w:marBottom w:val="0"/>
      <w:divBdr>
        <w:top w:val="none" w:sz="0" w:space="0" w:color="auto"/>
        <w:left w:val="none" w:sz="0" w:space="0" w:color="auto"/>
        <w:bottom w:val="none" w:sz="0" w:space="0" w:color="auto"/>
        <w:right w:val="none" w:sz="0" w:space="0" w:color="auto"/>
      </w:divBdr>
    </w:div>
    <w:div w:id="732315498">
      <w:bodyDiv w:val="1"/>
      <w:marLeft w:val="0"/>
      <w:marRight w:val="0"/>
      <w:marTop w:val="0"/>
      <w:marBottom w:val="0"/>
      <w:divBdr>
        <w:top w:val="none" w:sz="0" w:space="0" w:color="auto"/>
        <w:left w:val="none" w:sz="0" w:space="0" w:color="auto"/>
        <w:bottom w:val="none" w:sz="0" w:space="0" w:color="auto"/>
        <w:right w:val="none" w:sz="0" w:space="0" w:color="auto"/>
      </w:divBdr>
    </w:div>
    <w:div w:id="732386164">
      <w:bodyDiv w:val="1"/>
      <w:marLeft w:val="0"/>
      <w:marRight w:val="0"/>
      <w:marTop w:val="0"/>
      <w:marBottom w:val="0"/>
      <w:divBdr>
        <w:top w:val="none" w:sz="0" w:space="0" w:color="auto"/>
        <w:left w:val="none" w:sz="0" w:space="0" w:color="auto"/>
        <w:bottom w:val="none" w:sz="0" w:space="0" w:color="auto"/>
        <w:right w:val="none" w:sz="0" w:space="0" w:color="auto"/>
      </w:divBdr>
    </w:div>
    <w:div w:id="732433661">
      <w:bodyDiv w:val="1"/>
      <w:marLeft w:val="0"/>
      <w:marRight w:val="0"/>
      <w:marTop w:val="0"/>
      <w:marBottom w:val="0"/>
      <w:divBdr>
        <w:top w:val="none" w:sz="0" w:space="0" w:color="auto"/>
        <w:left w:val="none" w:sz="0" w:space="0" w:color="auto"/>
        <w:bottom w:val="none" w:sz="0" w:space="0" w:color="auto"/>
        <w:right w:val="none" w:sz="0" w:space="0" w:color="auto"/>
      </w:divBdr>
    </w:div>
    <w:div w:id="732578236">
      <w:bodyDiv w:val="1"/>
      <w:marLeft w:val="0"/>
      <w:marRight w:val="0"/>
      <w:marTop w:val="0"/>
      <w:marBottom w:val="0"/>
      <w:divBdr>
        <w:top w:val="none" w:sz="0" w:space="0" w:color="auto"/>
        <w:left w:val="none" w:sz="0" w:space="0" w:color="auto"/>
        <w:bottom w:val="none" w:sz="0" w:space="0" w:color="auto"/>
        <w:right w:val="none" w:sz="0" w:space="0" w:color="auto"/>
      </w:divBdr>
    </w:div>
    <w:div w:id="732654492">
      <w:bodyDiv w:val="1"/>
      <w:marLeft w:val="0"/>
      <w:marRight w:val="0"/>
      <w:marTop w:val="0"/>
      <w:marBottom w:val="0"/>
      <w:divBdr>
        <w:top w:val="none" w:sz="0" w:space="0" w:color="auto"/>
        <w:left w:val="none" w:sz="0" w:space="0" w:color="auto"/>
        <w:bottom w:val="none" w:sz="0" w:space="0" w:color="auto"/>
        <w:right w:val="none" w:sz="0" w:space="0" w:color="auto"/>
      </w:divBdr>
    </w:div>
    <w:div w:id="732696635">
      <w:bodyDiv w:val="1"/>
      <w:marLeft w:val="0"/>
      <w:marRight w:val="0"/>
      <w:marTop w:val="0"/>
      <w:marBottom w:val="0"/>
      <w:divBdr>
        <w:top w:val="none" w:sz="0" w:space="0" w:color="auto"/>
        <w:left w:val="none" w:sz="0" w:space="0" w:color="auto"/>
        <w:bottom w:val="none" w:sz="0" w:space="0" w:color="auto"/>
        <w:right w:val="none" w:sz="0" w:space="0" w:color="auto"/>
      </w:divBdr>
    </w:div>
    <w:div w:id="732777516">
      <w:bodyDiv w:val="1"/>
      <w:marLeft w:val="0"/>
      <w:marRight w:val="0"/>
      <w:marTop w:val="0"/>
      <w:marBottom w:val="0"/>
      <w:divBdr>
        <w:top w:val="none" w:sz="0" w:space="0" w:color="auto"/>
        <w:left w:val="none" w:sz="0" w:space="0" w:color="auto"/>
        <w:bottom w:val="none" w:sz="0" w:space="0" w:color="auto"/>
        <w:right w:val="none" w:sz="0" w:space="0" w:color="auto"/>
      </w:divBdr>
    </w:div>
    <w:div w:id="732778122">
      <w:bodyDiv w:val="1"/>
      <w:marLeft w:val="0"/>
      <w:marRight w:val="0"/>
      <w:marTop w:val="0"/>
      <w:marBottom w:val="0"/>
      <w:divBdr>
        <w:top w:val="none" w:sz="0" w:space="0" w:color="auto"/>
        <w:left w:val="none" w:sz="0" w:space="0" w:color="auto"/>
        <w:bottom w:val="none" w:sz="0" w:space="0" w:color="auto"/>
        <w:right w:val="none" w:sz="0" w:space="0" w:color="auto"/>
      </w:divBdr>
    </w:div>
    <w:div w:id="732893107">
      <w:bodyDiv w:val="1"/>
      <w:marLeft w:val="0"/>
      <w:marRight w:val="0"/>
      <w:marTop w:val="0"/>
      <w:marBottom w:val="0"/>
      <w:divBdr>
        <w:top w:val="none" w:sz="0" w:space="0" w:color="auto"/>
        <w:left w:val="none" w:sz="0" w:space="0" w:color="auto"/>
        <w:bottom w:val="none" w:sz="0" w:space="0" w:color="auto"/>
        <w:right w:val="none" w:sz="0" w:space="0" w:color="auto"/>
      </w:divBdr>
    </w:div>
    <w:div w:id="732967241">
      <w:bodyDiv w:val="1"/>
      <w:marLeft w:val="0"/>
      <w:marRight w:val="0"/>
      <w:marTop w:val="0"/>
      <w:marBottom w:val="0"/>
      <w:divBdr>
        <w:top w:val="none" w:sz="0" w:space="0" w:color="auto"/>
        <w:left w:val="none" w:sz="0" w:space="0" w:color="auto"/>
        <w:bottom w:val="none" w:sz="0" w:space="0" w:color="auto"/>
        <w:right w:val="none" w:sz="0" w:space="0" w:color="auto"/>
      </w:divBdr>
    </w:div>
    <w:div w:id="732967974">
      <w:bodyDiv w:val="1"/>
      <w:marLeft w:val="0"/>
      <w:marRight w:val="0"/>
      <w:marTop w:val="0"/>
      <w:marBottom w:val="0"/>
      <w:divBdr>
        <w:top w:val="none" w:sz="0" w:space="0" w:color="auto"/>
        <w:left w:val="none" w:sz="0" w:space="0" w:color="auto"/>
        <w:bottom w:val="none" w:sz="0" w:space="0" w:color="auto"/>
        <w:right w:val="none" w:sz="0" w:space="0" w:color="auto"/>
      </w:divBdr>
    </w:div>
    <w:div w:id="733048184">
      <w:bodyDiv w:val="1"/>
      <w:marLeft w:val="0"/>
      <w:marRight w:val="0"/>
      <w:marTop w:val="0"/>
      <w:marBottom w:val="0"/>
      <w:divBdr>
        <w:top w:val="none" w:sz="0" w:space="0" w:color="auto"/>
        <w:left w:val="none" w:sz="0" w:space="0" w:color="auto"/>
        <w:bottom w:val="none" w:sz="0" w:space="0" w:color="auto"/>
        <w:right w:val="none" w:sz="0" w:space="0" w:color="auto"/>
      </w:divBdr>
    </w:div>
    <w:div w:id="733115989">
      <w:bodyDiv w:val="1"/>
      <w:marLeft w:val="0"/>
      <w:marRight w:val="0"/>
      <w:marTop w:val="0"/>
      <w:marBottom w:val="0"/>
      <w:divBdr>
        <w:top w:val="none" w:sz="0" w:space="0" w:color="auto"/>
        <w:left w:val="none" w:sz="0" w:space="0" w:color="auto"/>
        <w:bottom w:val="none" w:sz="0" w:space="0" w:color="auto"/>
        <w:right w:val="none" w:sz="0" w:space="0" w:color="auto"/>
      </w:divBdr>
    </w:div>
    <w:div w:id="733238997">
      <w:bodyDiv w:val="1"/>
      <w:marLeft w:val="0"/>
      <w:marRight w:val="0"/>
      <w:marTop w:val="0"/>
      <w:marBottom w:val="0"/>
      <w:divBdr>
        <w:top w:val="none" w:sz="0" w:space="0" w:color="auto"/>
        <w:left w:val="none" w:sz="0" w:space="0" w:color="auto"/>
        <w:bottom w:val="none" w:sz="0" w:space="0" w:color="auto"/>
        <w:right w:val="none" w:sz="0" w:space="0" w:color="auto"/>
      </w:divBdr>
    </w:div>
    <w:div w:id="733357275">
      <w:bodyDiv w:val="1"/>
      <w:marLeft w:val="0"/>
      <w:marRight w:val="0"/>
      <w:marTop w:val="0"/>
      <w:marBottom w:val="0"/>
      <w:divBdr>
        <w:top w:val="none" w:sz="0" w:space="0" w:color="auto"/>
        <w:left w:val="none" w:sz="0" w:space="0" w:color="auto"/>
        <w:bottom w:val="none" w:sz="0" w:space="0" w:color="auto"/>
        <w:right w:val="none" w:sz="0" w:space="0" w:color="auto"/>
      </w:divBdr>
    </w:div>
    <w:div w:id="733428444">
      <w:bodyDiv w:val="1"/>
      <w:marLeft w:val="0"/>
      <w:marRight w:val="0"/>
      <w:marTop w:val="0"/>
      <w:marBottom w:val="0"/>
      <w:divBdr>
        <w:top w:val="none" w:sz="0" w:space="0" w:color="auto"/>
        <w:left w:val="none" w:sz="0" w:space="0" w:color="auto"/>
        <w:bottom w:val="none" w:sz="0" w:space="0" w:color="auto"/>
        <w:right w:val="none" w:sz="0" w:space="0" w:color="auto"/>
      </w:divBdr>
    </w:div>
    <w:div w:id="733626140">
      <w:bodyDiv w:val="1"/>
      <w:marLeft w:val="0"/>
      <w:marRight w:val="0"/>
      <w:marTop w:val="0"/>
      <w:marBottom w:val="0"/>
      <w:divBdr>
        <w:top w:val="none" w:sz="0" w:space="0" w:color="auto"/>
        <w:left w:val="none" w:sz="0" w:space="0" w:color="auto"/>
        <w:bottom w:val="none" w:sz="0" w:space="0" w:color="auto"/>
        <w:right w:val="none" w:sz="0" w:space="0" w:color="auto"/>
      </w:divBdr>
    </w:div>
    <w:div w:id="734006964">
      <w:bodyDiv w:val="1"/>
      <w:marLeft w:val="0"/>
      <w:marRight w:val="0"/>
      <w:marTop w:val="0"/>
      <w:marBottom w:val="0"/>
      <w:divBdr>
        <w:top w:val="none" w:sz="0" w:space="0" w:color="auto"/>
        <w:left w:val="none" w:sz="0" w:space="0" w:color="auto"/>
        <w:bottom w:val="none" w:sz="0" w:space="0" w:color="auto"/>
        <w:right w:val="none" w:sz="0" w:space="0" w:color="auto"/>
      </w:divBdr>
    </w:div>
    <w:div w:id="734009701">
      <w:bodyDiv w:val="1"/>
      <w:marLeft w:val="0"/>
      <w:marRight w:val="0"/>
      <w:marTop w:val="0"/>
      <w:marBottom w:val="0"/>
      <w:divBdr>
        <w:top w:val="none" w:sz="0" w:space="0" w:color="auto"/>
        <w:left w:val="none" w:sz="0" w:space="0" w:color="auto"/>
        <w:bottom w:val="none" w:sz="0" w:space="0" w:color="auto"/>
        <w:right w:val="none" w:sz="0" w:space="0" w:color="auto"/>
      </w:divBdr>
    </w:div>
    <w:div w:id="734158179">
      <w:bodyDiv w:val="1"/>
      <w:marLeft w:val="0"/>
      <w:marRight w:val="0"/>
      <w:marTop w:val="0"/>
      <w:marBottom w:val="0"/>
      <w:divBdr>
        <w:top w:val="none" w:sz="0" w:space="0" w:color="auto"/>
        <w:left w:val="none" w:sz="0" w:space="0" w:color="auto"/>
        <w:bottom w:val="none" w:sz="0" w:space="0" w:color="auto"/>
        <w:right w:val="none" w:sz="0" w:space="0" w:color="auto"/>
      </w:divBdr>
    </w:div>
    <w:div w:id="734164350">
      <w:bodyDiv w:val="1"/>
      <w:marLeft w:val="0"/>
      <w:marRight w:val="0"/>
      <w:marTop w:val="0"/>
      <w:marBottom w:val="0"/>
      <w:divBdr>
        <w:top w:val="none" w:sz="0" w:space="0" w:color="auto"/>
        <w:left w:val="none" w:sz="0" w:space="0" w:color="auto"/>
        <w:bottom w:val="none" w:sz="0" w:space="0" w:color="auto"/>
        <w:right w:val="none" w:sz="0" w:space="0" w:color="auto"/>
      </w:divBdr>
    </w:div>
    <w:div w:id="734166022">
      <w:bodyDiv w:val="1"/>
      <w:marLeft w:val="0"/>
      <w:marRight w:val="0"/>
      <w:marTop w:val="0"/>
      <w:marBottom w:val="0"/>
      <w:divBdr>
        <w:top w:val="none" w:sz="0" w:space="0" w:color="auto"/>
        <w:left w:val="none" w:sz="0" w:space="0" w:color="auto"/>
        <w:bottom w:val="none" w:sz="0" w:space="0" w:color="auto"/>
        <w:right w:val="none" w:sz="0" w:space="0" w:color="auto"/>
      </w:divBdr>
    </w:div>
    <w:div w:id="734279199">
      <w:bodyDiv w:val="1"/>
      <w:marLeft w:val="0"/>
      <w:marRight w:val="0"/>
      <w:marTop w:val="0"/>
      <w:marBottom w:val="0"/>
      <w:divBdr>
        <w:top w:val="none" w:sz="0" w:space="0" w:color="auto"/>
        <w:left w:val="none" w:sz="0" w:space="0" w:color="auto"/>
        <w:bottom w:val="none" w:sz="0" w:space="0" w:color="auto"/>
        <w:right w:val="none" w:sz="0" w:space="0" w:color="auto"/>
      </w:divBdr>
    </w:div>
    <w:div w:id="734281140">
      <w:bodyDiv w:val="1"/>
      <w:marLeft w:val="0"/>
      <w:marRight w:val="0"/>
      <w:marTop w:val="0"/>
      <w:marBottom w:val="0"/>
      <w:divBdr>
        <w:top w:val="none" w:sz="0" w:space="0" w:color="auto"/>
        <w:left w:val="none" w:sz="0" w:space="0" w:color="auto"/>
        <w:bottom w:val="none" w:sz="0" w:space="0" w:color="auto"/>
        <w:right w:val="none" w:sz="0" w:space="0" w:color="auto"/>
      </w:divBdr>
    </w:div>
    <w:div w:id="734353463">
      <w:bodyDiv w:val="1"/>
      <w:marLeft w:val="0"/>
      <w:marRight w:val="0"/>
      <w:marTop w:val="0"/>
      <w:marBottom w:val="0"/>
      <w:divBdr>
        <w:top w:val="none" w:sz="0" w:space="0" w:color="auto"/>
        <w:left w:val="none" w:sz="0" w:space="0" w:color="auto"/>
        <w:bottom w:val="none" w:sz="0" w:space="0" w:color="auto"/>
        <w:right w:val="none" w:sz="0" w:space="0" w:color="auto"/>
      </w:divBdr>
    </w:div>
    <w:div w:id="734397109">
      <w:bodyDiv w:val="1"/>
      <w:marLeft w:val="0"/>
      <w:marRight w:val="0"/>
      <w:marTop w:val="0"/>
      <w:marBottom w:val="0"/>
      <w:divBdr>
        <w:top w:val="none" w:sz="0" w:space="0" w:color="auto"/>
        <w:left w:val="none" w:sz="0" w:space="0" w:color="auto"/>
        <w:bottom w:val="none" w:sz="0" w:space="0" w:color="auto"/>
        <w:right w:val="none" w:sz="0" w:space="0" w:color="auto"/>
      </w:divBdr>
    </w:div>
    <w:div w:id="734398721">
      <w:bodyDiv w:val="1"/>
      <w:marLeft w:val="0"/>
      <w:marRight w:val="0"/>
      <w:marTop w:val="0"/>
      <w:marBottom w:val="0"/>
      <w:divBdr>
        <w:top w:val="none" w:sz="0" w:space="0" w:color="auto"/>
        <w:left w:val="none" w:sz="0" w:space="0" w:color="auto"/>
        <w:bottom w:val="none" w:sz="0" w:space="0" w:color="auto"/>
        <w:right w:val="none" w:sz="0" w:space="0" w:color="auto"/>
      </w:divBdr>
    </w:div>
    <w:div w:id="734470954">
      <w:bodyDiv w:val="1"/>
      <w:marLeft w:val="0"/>
      <w:marRight w:val="0"/>
      <w:marTop w:val="0"/>
      <w:marBottom w:val="0"/>
      <w:divBdr>
        <w:top w:val="none" w:sz="0" w:space="0" w:color="auto"/>
        <w:left w:val="none" w:sz="0" w:space="0" w:color="auto"/>
        <w:bottom w:val="none" w:sz="0" w:space="0" w:color="auto"/>
        <w:right w:val="none" w:sz="0" w:space="0" w:color="auto"/>
      </w:divBdr>
    </w:div>
    <w:div w:id="734544863">
      <w:bodyDiv w:val="1"/>
      <w:marLeft w:val="0"/>
      <w:marRight w:val="0"/>
      <w:marTop w:val="0"/>
      <w:marBottom w:val="0"/>
      <w:divBdr>
        <w:top w:val="none" w:sz="0" w:space="0" w:color="auto"/>
        <w:left w:val="none" w:sz="0" w:space="0" w:color="auto"/>
        <w:bottom w:val="none" w:sz="0" w:space="0" w:color="auto"/>
        <w:right w:val="none" w:sz="0" w:space="0" w:color="auto"/>
      </w:divBdr>
    </w:div>
    <w:div w:id="734738616">
      <w:bodyDiv w:val="1"/>
      <w:marLeft w:val="0"/>
      <w:marRight w:val="0"/>
      <w:marTop w:val="0"/>
      <w:marBottom w:val="0"/>
      <w:divBdr>
        <w:top w:val="none" w:sz="0" w:space="0" w:color="auto"/>
        <w:left w:val="none" w:sz="0" w:space="0" w:color="auto"/>
        <w:bottom w:val="none" w:sz="0" w:space="0" w:color="auto"/>
        <w:right w:val="none" w:sz="0" w:space="0" w:color="auto"/>
      </w:divBdr>
    </w:div>
    <w:div w:id="734744172">
      <w:bodyDiv w:val="1"/>
      <w:marLeft w:val="0"/>
      <w:marRight w:val="0"/>
      <w:marTop w:val="0"/>
      <w:marBottom w:val="0"/>
      <w:divBdr>
        <w:top w:val="none" w:sz="0" w:space="0" w:color="auto"/>
        <w:left w:val="none" w:sz="0" w:space="0" w:color="auto"/>
        <w:bottom w:val="none" w:sz="0" w:space="0" w:color="auto"/>
        <w:right w:val="none" w:sz="0" w:space="0" w:color="auto"/>
      </w:divBdr>
    </w:div>
    <w:div w:id="734934947">
      <w:bodyDiv w:val="1"/>
      <w:marLeft w:val="0"/>
      <w:marRight w:val="0"/>
      <w:marTop w:val="0"/>
      <w:marBottom w:val="0"/>
      <w:divBdr>
        <w:top w:val="none" w:sz="0" w:space="0" w:color="auto"/>
        <w:left w:val="none" w:sz="0" w:space="0" w:color="auto"/>
        <w:bottom w:val="none" w:sz="0" w:space="0" w:color="auto"/>
        <w:right w:val="none" w:sz="0" w:space="0" w:color="auto"/>
      </w:divBdr>
    </w:div>
    <w:div w:id="735014169">
      <w:bodyDiv w:val="1"/>
      <w:marLeft w:val="0"/>
      <w:marRight w:val="0"/>
      <w:marTop w:val="0"/>
      <w:marBottom w:val="0"/>
      <w:divBdr>
        <w:top w:val="none" w:sz="0" w:space="0" w:color="auto"/>
        <w:left w:val="none" w:sz="0" w:space="0" w:color="auto"/>
        <w:bottom w:val="none" w:sz="0" w:space="0" w:color="auto"/>
        <w:right w:val="none" w:sz="0" w:space="0" w:color="auto"/>
      </w:divBdr>
    </w:div>
    <w:div w:id="735202187">
      <w:bodyDiv w:val="1"/>
      <w:marLeft w:val="0"/>
      <w:marRight w:val="0"/>
      <w:marTop w:val="0"/>
      <w:marBottom w:val="0"/>
      <w:divBdr>
        <w:top w:val="none" w:sz="0" w:space="0" w:color="auto"/>
        <w:left w:val="none" w:sz="0" w:space="0" w:color="auto"/>
        <w:bottom w:val="none" w:sz="0" w:space="0" w:color="auto"/>
        <w:right w:val="none" w:sz="0" w:space="0" w:color="auto"/>
      </w:divBdr>
    </w:div>
    <w:div w:id="735204664">
      <w:bodyDiv w:val="1"/>
      <w:marLeft w:val="0"/>
      <w:marRight w:val="0"/>
      <w:marTop w:val="0"/>
      <w:marBottom w:val="0"/>
      <w:divBdr>
        <w:top w:val="none" w:sz="0" w:space="0" w:color="auto"/>
        <w:left w:val="none" w:sz="0" w:space="0" w:color="auto"/>
        <w:bottom w:val="none" w:sz="0" w:space="0" w:color="auto"/>
        <w:right w:val="none" w:sz="0" w:space="0" w:color="auto"/>
      </w:divBdr>
    </w:div>
    <w:div w:id="735249450">
      <w:bodyDiv w:val="1"/>
      <w:marLeft w:val="0"/>
      <w:marRight w:val="0"/>
      <w:marTop w:val="0"/>
      <w:marBottom w:val="0"/>
      <w:divBdr>
        <w:top w:val="none" w:sz="0" w:space="0" w:color="auto"/>
        <w:left w:val="none" w:sz="0" w:space="0" w:color="auto"/>
        <w:bottom w:val="none" w:sz="0" w:space="0" w:color="auto"/>
        <w:right w:val="none" w:sz="0" w:space="0" w:color="auto"/>
      </w:divBdr>
    </w:div>
    <w:div w:id="735251259">
      <w:bodyDiv w:val="1"/>
      <w:marLeft w:val="0"/>
      <w:marRight w:val="0"/>
      <w:marTop w:val="0"/>
      <w:marBottom w:val="0"/>
      <w:divBdr>
        <w:top w:val="none" w:sz="0" w:space="0" w:color="auto"/>
        <w:left w:val="none" w:sz="0" w:space="0" w:color="auto"/>
        <w:bottom w:val="none" w:sz="0" w:space="0" w:color="auto"/>
        <w:right w:val="none" w:sz="0" w:space="0" w:color="auto"/>
      </w:divBdr>
    </w:div>
    <w:div w:id="735322681">
      <w:bodyDiv w:val="1"/>
      <w:marLeft w:val="0"/>
      <w:marRight w:val="0"/>
      <w:marTop w:val="0"/>
      <w:marBottom w:val="0"/>
      <w:divBdr>
        <w:top w:val="none" w:sz="0" w:space="0" w:color="auto"/>
        <w:left w:val="none" w:sz="0" w:space="0" w:color="auto"/>
        <w:bottom w:val="none" w:sz="0" w:space="0" w:color="auto"/>
        <w:right w:val="none" w:sz="0" w:space="0" w:color="auto"/>
      </w:divBdr>
    </w:div>
    <w:div w:id="735515272">
      <w:bodyDiv w:val="1"/>
      <w:marLeft w:val="0"/>
      <w:marRight w:val="0"/>
      <w:marTop w:val="0"/>
      <w:marBottom w:val="0"/>
      <w:divBdr>
        <w:top w:val="none" w:sz="0" w:space="0" w:color="auto"/>
        <w:left w:val="none" w:sz="0" w:space="0" w:color="auto"/>
        <w:bottom w:val="none" w:sz="0" w:space="0" w:color="auto"/>
        <w:right w:val="none" w:sz="0" w:space="0" w:color="auto"/>
      </w:divBdr>
    </w:div>
    <w:div w:id="735587151">
      <w:bodyDiv w:val="1"/>
      <w:marLeft w:val="0"/>
      <w:marRight w:val="0"/>
      <w:marTop w:val="0"/>
      <w:marBottom w:val="0"/>
      <w:divBdr>
        <w:top w:val="none" w:sz="0" w:space="0" w:color="auto"/>
        <w:left w:val="none" w:sz="0" w:space="0" w:color="auto"/>
        <w:bottom w:val="none" w:sz="0" w:space="0" w:color="auto"/>
        <w:right w:val="none" w:sz="0" w:space="0" w:color="auto"/>
      </w:divBdr>
    </w:div>
    <w:div w:id="735589208">
      <w:bodyDiv w:val="1"/>
      <w:marLeft w:val="0"/>
      <w:marRight w:val="0"/>
      <w:marTop w:val="0"/>
      <w:marBottom w:val="0"/>
      <w:divBdr>
        <w:top w:val="none" w:sz="0" w:space="0" w:color="auto"/>
        <w:left w:val="none" w:sz="0" w:space="0" w:color="auto"/>
        <w:bottom w:val="none" w:sz="0" w:space="0" w:color="auto"/>
        <w:right w:val="none" w:sz="0" w:space="0" w:color="auto"/>
      </w:divBdr>
    </w:div>
    <w:div w:id="735782793">
      <w:bodyDiv w:val="1"/>
      <w:marLeft w:val="0"/>
      <w:marRight w:val="0"/>
      <w:marTop w:val="0"/>
      <w:marBottom w:val="0"/>
      <w:divBdr>
        <w:top w:val="none" w:sz="0" w:space="0" w:color="auto"/>
        <w:left w:val="none" w:sz="0" w:space="0" w:color="auto"/>
        <w:bottom w:val="none" w:sz="0" w:space="0" w:color="auto"/>
        <w:right w:val="none" w:sz="0" w:space="0" w:color="auto"/>
      </w:divBdr>
    </w:div>
    <w:div w:id="735906643">
      <w:bodyDiv w:val="1"/>
      <w:marLeft w:val="0"/>
      <w:marRight w:val="0"/>
      <w:marTop w:val="0"/>
      <w:marBottom w:val="0"/>
      <w:divBdr>
        <w:top w:val="none" w:sz="0" w:space="0" w:color="auto"/>
        <w:left w:val="none" w:sz="0" w:space="0" w:color="auto"/>
        <w:bottom w:val="none" w:sz="0" w:space="0" w:color="auto"/>
        <w:right w:val="none" w:sz="0" w:space="0" w:color="auto"/>
      </w:divBdr>
    </w:div>
    <w:div w:id="735933241">
      <w:bodyDiv w:val="1"/>
      <w:marLeft w:val="0"/>
      <w:marRight w:val="0"/>
      <w:marTop w:val="0"/>
      <w:marBottom w:val="0"/>
      <w:divBdr>
        <w:top w:val="none" w:sz="0" w:space="0" w:color="auto"/>
        <w:left w:val="none" w:sz="0" w:space="0" w:color="auto"/>
        <w:bottom w:val="none" w:sz="0" w:space="0" w:color="auto"/>
        <w:right w:val="none" w:sz="0" w:space="0" w:color="auto"/>
      </w:divBdr>
    </w:div>
    <w:div w:id="736056833">
      <w:bodyDiv w:val="1"/>
      <w:marLeft w:val="0"/>
      <w:marRight w:val="0"/>
      <w:marTop w:val="0"/>
      <w:marBottom w:val="0"/>
      <w:divBdr>
        <w:top w:val="none" w:sz="0" w:space="0" w:color="auto"/>
        <w:left w:val="none" w:sz="0" w:space="0" w:color="auto"/>
        <w:bottom w:val="none" w:sz="0" w:space="0" w:color="auto"/>
        <w:right w:val="none" w:sz="0" w:space="0" w:color="auto"/>
      </w:divBdr>
    </w:div>
    <w:div w:id="736132795">
      <w:bodyDiv w:val="1"/>
      <w:marLeft w:val="0"/>
      <w:marRight w:val="0"/>
      <w:marTop w:val="0"/>
      <w:marBottom w:val="0"/>
      <w:divBdr>
        <w:top w:val="none" w:sz="0" w:space="0" w:color="auto"/>
        <w:left w:val="none" w:sz="0" w:space="0" w:color="auto"/>
        <w:bottom w:val="none" w:sz="0" w:space="0" w:color="auto"/>
        <w:right w:val="none" w:sz="0" w:space="0" w:color="auto"/>
      </w:divBdr>
    </w:div>
    <w:div w:id="736198546">
      <w:bodyDiv w:val="1"/>
      <w:marLeft w:val="0"/>
      <w:marRight w:val="0"/>
      <w:marTop w:val="0"/>
      <w:marBottom w:val="0"/>
      <w:divBdr>
        <w:top w:val="none" w:sz="0" w:space="0" w:color="auto"/>
        <w:left w:val="none" w:sz="0" w:space="0" w:color="auto"/>
        <w:bottom w:val="none" w:sz="0" w:space="0" w:color="auto"/>
        <w:right w:val="none" w:sz="0" w:space="0" w:color="auto"/>
      </w:divBdr>
    </w:div>
    <w:div w:id="736316706">
      <w:bodyDiv w:val="1"/>
      <w:marLeft w:val="0"/>
      <w:marRight w:val="0"/>
      <w:marTop w:val="0"/>
      <w:marBottom w:val="0"/>
      <w:divBdr>
        <w:top w:val="none" w:sz="0" w:space="0" w:color="auto"/>
        <w:left w:val="none" w:sz="0" w:space="0" w:color="auto"/>
        <w:bottom w:val="none" w:sz="0" w:space="0" w:color="auto"/>
        <w:right w:val="none" w:sz="0" w:space="0" w:color="auto"/>
      </w:divBdr>
    </w:div>
    <w:div w:id="736320824">
      <w:bodyDiv w:val="1"/>
      <w:marLeft w:val="0"/>
      <w:marRight w:val="0"/>
      <w:marTop w:val="0"/>
      <w:marBottom w:val="0"/>
      <w:divBdr>
        <w:top w:val="none" w:sz="0" w:space="0" w:color="auto"/>
        <w:left w:val="none" w:sz="0" w:space="0" w:color="auto"/>
        <w:bottom w:val="none" w:sz="0" w:space="0" w:color="auto"/>
        <w:right w:val="none" w:sz="0" w:space="0" w:color="auto"/>
      </w:divBdr>
      <w:divsChild>
        <w:div w:id="90978437">
          <w:marLeft w:val="480"/>
          <w:marRight w:val="0"/>
          <w:marTop w:val="0"/>
          <w:marBottom w:val="0"/>
          <w:divBdr>
            <w:top w:val="none" w:sz="0" w:space="0" w:color="auto"/>
            <w:left w:val="none" w:sz="0" w:space="0" w:color="auto"/>
            <w:bottom w:val="none" w:sz="0" w:space="0" w:color="auto"/>
            <w:right w:val="none" w:sz="0" w:space="0" w:color="auto"/>
          </w:divBdr>
        </w:div>
        <w:div w:id="115023324">
          <w:marLeft w:val="480"/>
          <w:marRight w:val="0"/>
          <w:marTop w:val="0"/>
          <w:marBottom w:val="0"/>
          <w:divBdr>
            <w:top w:val="none" w:sz="0" w:space="0" w:color="auto"/>
            <w:left w:val="none" w:sz="0" w:space="0" w:color="auto"/>
            <w:bottom w:val="none" w:sz="0" w:space="0" w:color="auto"/>
            <w:right w:val="none" w:sz="0" w:space="0" w:color="auto"/>
          </w:divBdr>
        </w:div>
        <w:div w:id="162085135">
          <w:marLeft w:val="480"/>
          <w:marRight w:val="0"/>
          <w:marTop w:val="0"/>
          <w:marBottom w:val="0"/>
          <w:divBdr>
            <w:top w:val="none" w:sz="0" w:space="0" w:color="auto"/>
            <w:left w:val="none" w:sz="0" w:space="0" w:color="auto"/>
            <w:bottom w:val="none" w:sz="0" w:space="0" w:color="auto"/>
            <w:right w:val="none" w:sz="0" w:space="0" w:color="auto"/>
          </w:divBdr>
        </w:div>
        <w:div w:id="182285593">
          <w:marLeft w:val="480"/>
          <w:marRight w:val="0"/>
          <w:marTop w:val="0"/>
          <w:marBottom w:val="0"/>
          <w:divBdr>
            <w:top w:val="none" w:sz="0" w:space="0" w:color="auto"/>
            <w:left w:val="none" w:sz="0" w:space="0" w:color="auto"/>
            <w:bottom w:val="none" w:sz="0" w:space="0" w:color="auto"/>
            <w:right w:val="none" w:sz="0" w:space="0" w:color="auto"/>
          </w:divBdr>
        </w:div>
        <w:div w:id="191841545">
          <w:marLeft w:val="480"/>
          <w:marRight w:val="0"/>
          <w:marTop w:val="0"/>
          <w:marBottom w:val="0"/>
          <w:divBdr>
            <w:top w:val="none" w:sz="0" w:space="0" w:color="auto"/>
            <w:left w:val="none" w:sz="0" w:space="0" w:color="auto"/>
            <w:bottom w:val="none" w:sz="0" w:space="0" w:color="auto"/>
            <w:right w:val="none" w:sz="0" w:space="0" w:color="auto"/>
          </w:divBdr>
        </w:div>
        <w:div w:id="291206473">
          <w:marLeft w:val="480"/>
          <w:marRight w:val="0"/>
          <w:marTop w:val="0"/>
          <w:marBottom w:val="0"/>
          <w:divBdr>
            <w:top w:val="none" w:sz="0" w:space="0" w:color="auto"/>
            <w:left w:val="none" w:sz="0" w:space="0" w:color="auto"/>
            <w:bottom w:val="none" w:sz="0" w:space="0" w:color="auto"/>
            <w:right w:val="none" w:sz="0" w:space="0" w:color="auto"/>
          </w:divBdr>
        </w:div>
        <w:div w:id="308704791">
          <w:marLeft w:val="480"/>
          <w:marRight w:val="0"/>
          <w:marTop w:val="0"/>
          <w:marBottom w:val="0"/>
          <w:divBdr>
            <w:top w:val="none" w:sz="0" w:space="0" w:color="auto"/>
            <w:left w:val="none" w:sz="0" w:space="0" w:color="auto"/>
            <w:bottom w:val="none" w:sz="0" w:space="0" w:color="auto"/>
            <w:right w:val="none" w:sz="0" w:space="0" w:color="auto"/>
          </w:divBdr>
        </w:div>
        <w:div w:id="322508026">
          <w:marLeft w:val="480"/>
          <w:marRight w:val="0"/>
          <w:marTop w:val="0"/>
          <w:marBottom w:val="0"/>
          <w:divBdr>
            <w:top w:val="none" w:sz="0" w:space="0" w:color="auto"/>
            <w:left w:val="none" w:sz="0" w:space="0" w:color="auto"/>
            <w:bottom w:val="none" w:sz="0" w:space="0" w:color="auto"/>
            <w:right w:val="none" w:sz="0" w:space="0" w:color="auto"/>
          </w:divBdr>
        </w:div>
        <w:div w:id="358051858">
          <w:marLeft w:val="480"/>
          <w:marRight w:val="0"/>
          <w:marTop w:val="0"/>
          <w:marBottom w:val="0"/>
          <w:divBdr>
            <w:top w:val="none" w:sz="0" w:space="0" w:color="auto"/>
            <w:left w:val="none" w:sz="0" w:space="0" w:color="auto"/>
            <w:bottom w:val="none" w:sz="0" w:space="0" w:color="auto"/>
            <w:right w:val="none" w:sz="0" w:space="0" w:color="auto"/>
          </w:divBdr>
        </w:div>
        <w:div w:id="386730776">
          <w:marLeft w:val="480"/>
          <w:marRight w:val="0"/>
          <w:marTop w:val="0"/>
          <w:marBottom w:val="0"/>
          <w:divBdr>
            <w:top w:val="none" w:sz="0" w:space="0" w:color="auto"/>
            <w:left w:val="none" w:sz="0" w:space="0" w:color="auto"/>
            <w:bottom w:val="none" w:sz="0" w:space="0" w:color="auto"/>
            <w:right w:val="none" w:sz="0" w:space="0" w:color="auto"/>
          </w:divBdr>
        </w:div>
        <w:div w:id="420375503">
          <w:marLeft w:val="480"/>
          <w:marRight w:val="0"/>
          <w:marTop w:val="0"/>
          <w:marBottom w:val="0"/>
          <w:divBdr>
            <w:top w:val="none" w:sz="0" w:space="0" w:color="auto"/>
            <w:left w:val="none" w:sz="0" w:space="0" w:color="auto"/>
            <w:bottom w:val="none" w:sz="0" w:space="0" w:color="auto"/>
            <w:right w:val="none" w:sz="0" w:space="0" w:color="auto"/>
          </w:divBdr>
        </w:div>
        <w:div w:id="502281294">
          <w:marLeft w:val="480"/>
          <w:marRight w:val="0"/>
          <w:marTop w:val="0"/>
          <w:marBottom w:val="0"/>
          <w:divBdr>
            <w:top w:val="none" w:sz="0" w:space="0" w:color="auto"/>
            <w:left w:val="none" w:sz="0" w:space="0" w:color="auto"/>
            <w:bottom w:val="none" w:sz="0" w:space="0" w:color="auto"/>
            <w:right w:val="none" w:sz="0" w:space="0" w:color="auto"/>
          </w:divBdr>
        </w:div>
        <w:div w:id="725296244">
          <w:marLeft w:val="480"/>
          <w:marRight w:val="0"/>
          <w:marTop w:val="0"/>
          <w:marBottom w:val="0"/>
          <w:divBdr>
            <w:top w:val="none" w:sz="0" w:space="0" w:color="auto"/>
            <w:left w:val="none" w:sz="0" w:space="0" w:color="auto"/>
            <w:bottom w:val="none" w:sz="0" w:space="0" w:color="auto"/>
            <w:right w:val="none" w:sz="0" w:space="0" w:color="auto"/>
          </w:divBdr>
        </w:div>
        <w:div w:id="730226885">
          <w:marLeft w:val="480"/>
          <w:marRight w:val="0"/>
          <w:marTop w:val="0"/>
          <w:marBottom w:val="0"/>
          <w:divBdr>
            <w:top w:val="none" w:sz="0" w:space="0" w:color="auto"/>
            <w:left w:val="none" w:sz="0" w:space="0" w:color="auto"/>
            <w:bottom w:val="none" w:sz="0" w:space="0" w:color="auto"/>
            <w:right w:val="none" w:sz="0" w:space="0" w:color="auto"/>
          </w:divBdr>
        </w:div>
        <w:div w:id="759914974">
          <w:marLeft w:val="480"/>
          <w:marRight w:val="0"/>
          <w:marTop w:val="0"/>
          <w:marBottom w:val="0"/>
          <w:divBdr>
            <w:top w:val="none" w:sz="0" w:space="0" w:color="auto"/>
            <w:left w:val="none" w:sz="0" w:space="0" w:color="auto"/>
            <w:bottom w:val="none" w:sz="0" w:space="0" w:color="auto"/>
            <w:right w:val="none" w:sz="0" w:space="0" w:color="auto"/>
          </w:divBdr>
        </w:div>
        <w:div w:id="769548764">
          <w:marLeft w:val="480"/>
          <w:marRight w:val="0"/>
          <w:marTop w:val="0"/>
          <w:marBottom w:val="0"/>
          <w:divBdr>
            <w:top w:val="none" w:sz="0" w:space="0" w:color="auto"/>
            <w:left w:val="none" w:sz="0" w:space="0" w:color="auto"/>
            <w:bottom w:val="none" w:sz="0" w:space="0" w:color="auto"/>
            <w:right w:val="none" w:sz="0" w:space="0" w:color="auto"/>
          </w:divBdr>
        </w:div>
        <w:div w:id="785268786">
          <w:marLeft w:val="480"/>
          <w:marRight w:val="0"/>
          <w:marTop w:val="0"/>
          <w:marBottom w:val="0"/>
          <w:divBdr>
            <w:top w:val="none" w:sz="0" w:space="0" w:color="auto"/>
            <w:left w:val="none" w:sz="0" w:space="0" w:color="auto"/>
            <w:bottom w:val="none" w:sz="0" w:space="0" w:color="auto"/>
            <w:right w:val="none" w:sz="0" w:space="0" w:color="auto"/>
          </w:divBdr>
        </w:div>
        <w:div w:id="805968715">
          <w:marLeft w:val="480"/>
          <w:marRight w:val="0"/>
          <w:marTop w:val="0"/>
          <w:marBottom w:val="0"/>
          <w:divBdr>
            <w:top w:val="none" w:sz="0" w:space="0" w:color="auto"/>
            <w:left w:val="none" w:sz="0" w:space="0" w:color="auto"/>
            <w:bottom w:val="none" w:sz="0" w:space="0" w:color="auto"/>
            <w:right w:val="none" w:sz="0" w:space="0" w:color="auto"/>
          </w:divBdr>
        </w:div>
        <w:div w:id="815103590">
          <w:marLeft w:val="480"/>
          <w:marRight w:val="0"/>
          <w:marTop w:val="0"/>
          <w:marBottom w:val="0"/>
          <w:divBdr>
            <w:top w:val="none" w:sz="0" w:space="0" w:color="auto"/>
            <w:left w:val="none" w:sz="0" w:space="0" w:color="auto"/>
            <w:bottom w:val="none" w:sz="0" w:space="0" w:color="auto"/>
            <w:right w:val="none" w:sz="0" w:space="0" w:color="auto"/>
          </w:divBdr>
        </w:div>
        <w:div w:id="887686262">
          <w:marLeft w:val="480"/>
          <w:marRight w:val="0"/>
          <w:marTop w:val="0"/>
          <w:marBottom w:val="0"/>
          <w:divBdr>
            <w:top w:val="none" w:sz="0" w:space="0" w:color="auto"/>
            <w:left w:val="none" w:sz="0" w:space="0" w:color="auto"/>
            <w:bottom w:val="none" w:sz="0" w:space="0" w:color="auto"/>
            <w:right w:val="none" w:sz="0" w:space="0" w:color="auto"/>
          </w:divBdr>
        </w:div>
      </w:divsChild>
    </w:div>
    <w:div w:id="736322384">
      <w:bodyDiv w:val="1"/>
      <w:marLeft w:val="0"/>
      <w:marRight w:val="0"/>
      <w:marTop w:val="0"/>
      <w:marBottom w:val="0"/>
      <w:divBdr>
        <w:top w:val="none" w:sz="0" w:space="0" w:color="auto"/>
        <w:left w:val="none" w:sz="0" w:space="0" w:color="auto"/>
        <w:bottom w:val="none" w:sz="0" w:space="0" w:color="auto"/>
        <w:right w:val="none" w:sz="0" w:space="0" w:color="auto"/>
      </w:divBdr>
    </w:div>
    <w:div w:id="736392751">
      <w:bodyDiv w:val="1"/>
      <w:marLeft w:val="0"/>
      <w:marRight w:val="0"/>
      <w:marTop w:val="0"/>
      <w:marBottom w:val="0"/>
      <w:divBdr>
        <w:top w:val="none" w:sz="0" w:space="0" w:color="auto"/>
        <w:left w:val="none" w:sz="0" w:space="0" w:color="auto"/>
        <w:bottom w:val="none" w:sz="0" w:space="0" w:color="auto"/>
        <w:right w:val="none" w:sz="0" w:space="0" w:color="auto"/>
      </w:divBdr>
    </w:div>
    <w:div w:id="736514616">
      <w:bodyDiv w:val="1"/>
      <w:marLeft w:val="0"/>
      <w:marRight w:val="0"/>
      <w:marTop w:val="0"/>
      <w:marBottom w:val="0"/>
      <w:divBdr>
        <w:top w:val="none" w:sz="0" w:space="0" w:color="auto"/>
        <w:left w:val="none" w:sz="0" w:space="0" w:color="auto"/>
        <w:bottom w:val="none" w:sz="0" w:space="0" w:color="auto"/>
        <w:right w:val="none" w:sz="0" w:space="0" w:color="auto"/>
      </w:divBdr>
    </w:div>
    <w:div w:id="736779369">
      <w:bodyDiv w:val="1"/>
      <w:marLeft w:val="0"/>
      <w:marRight w:val="0"/>
      <w:marTop w:val="0"/>
      <w:marBottom w:val="0"/>
      <w:divBdr>
        <w:top w:val="none" w:sz="0" w:space="0" w:color="auto"/>
        <w:left w:val="none" w:sz="0" w:space="0" w:color="auto"/>
        <w:bottom w:val="none" w:sz="0" w:space="0" w:color="auto"/>
        <w:right w:val="none" w:sz="0" w:space="0" w:color="auto"/>
      </w:divBdr>
    </w:div>
    <w:div w:id="736828301">
      <w:bodyDiv w:val="1"/>
      <w:marLeft w:val="0"/>
      <w:marRight w:val="0"/>
      <w:marTop w:val="0"/>
      <w:marBottom w:val="0"/>
      <w:divBdr>
        <w:top w:val="none" w:sz="0" w:space="0" w:color="auto"/>
        <w:left w:val="none" w:sz="0" w:space="0" w:color="auto"/>
        <w:bottom w:val="none" w:sz="0" w:space="0" w:color="auto"/>
        <w:right w:val="none" w:sz="0" w:space="0" w:color="auto"/>
      </w:divBdr>
    </w:div>
    <w:div w:id="737022641">
      <w:bodyDiv w:val="1"/>
      <w:marLeft w:val="0"/>
      <w:marRight w:val="0"/>
      <w:marTop w:val="0"/>
      <w:marBottom w:val="0"/>
      <w:divBdr>
        <w:top w:val="none" w:sz="0" w:space="0" w:color="auto"/>
        <w:left w:val="none" w:sz="0" w:space="0" w:color="auto"/>
        <w:bottom w:val="none" w:sz="0" w:space="0" w:color="auto"/>
        <w:right w:val="none" w:sz="0" w:space="0" w:color="auto"/>
      </w:divBdr>
    </w:div>
    <w:div w:id="737091905">
      <w:bodyDiv w:val="1"/>
      <w:marLeft w:val="0"/>
      <w:marRight w:val="0"/>
      <w:marTop w:val="0"/>
      <w:marBottom w:val="0"/>
      <w:divBdr>
        <w:top w:val="none" w:sz="0" w:space="0" w:color="auto"/>
        <w:left w:val="none" w:sz="0" w:space="0" w:color="auto"/>
        <w:bottom w:val="none" w:sz="0" w:space="0" w:color="auto"/>
        <w:right w:val="none" w:sz="0" w:space="0" w:color="auto"/>
      </w:divBdr>
    </w:div>
    <w:div w:id="737171702">
      <w:bodyDiv w:val="1"/>
      <w:marLeft w:val="0"/>
      <w:marRight w:val="0"/>
      <w:marTop w:val="0"/>
      <w:marBottom w:val="0"/>
      <w:divBdr>
        <w:top w:val="none" w:sz="0" w:space="0" w:color="auto"/>
        <w:left w:val="none" w:sz="0" w:space="0" w:color="auto"/>
        <w:bottom w:val="none" w:sz="0" w:space="0" w:color="auto"/>
        <w:right w:val="none" w:sz="0" w:space="0" w:color="auto"/>
      </w:divBdr>
    </w:div>
    <w:div w:id="737358740">
      <w:bodyDiv w:val="1"/>
      <w:marLeft w:val="0"/>
      <w:marRight w:val="0"/>
      <w:marTop w:val="0"/>
      <w:marBottom w:val="0"/>
      <w:divBdr>
        <w:top w:val="none" w:sz="0" w:space="0" w:color="auto"/>
        <w:left w:val="none" w:sz="0" w:space="0" w:color="auto"/>
        <w:bottom w:val="none" w:sz="0" w:space="0" w:color="auto"/>
        <w:right w:val="none" w:sz="0" w:space="0" w:color="auto"/>
      </w:divBdr>
    </w:div>
    <w:div w:id="737360129">
      <w:bodyDiv w:val="1"/>
      <w:marLeft w:val="0"/>
      <w:marRight w:val="0"/>
      <w:marTop w:val="0"/>
      <w:marBottom w:val="0"/>
      <w:divBdr>
        <w:top w:val="none" w:sz="0" w:space="0" w:color="auto"/>
        <w:left w:val="none" w:sz="0" w:space="0" w:color="auto"/>
        <w:bottom w:val="none" w:sz="0" w:space="0" w:color="auto"/>
        <w:right w:val="none" w:sz="0" w:space="0" w:color="auto"/>
      </w:divBdr>
    </w:div>
    <w:div w:id="737361297">
      <w:bodyDiv w:val="1"/>
      <w:marLeft w:val="0"/>
      <w:marRight w:val="0"/>
      <w:marTop w:val="0"/>
      <w:marBottom w:val="0"/>
      <w:divBdr>
        <w:top w:val="none" w:sz="0" w:space="0" w:color="auto"/>
        <w:left w:val="none" w:sz="0" w:space="0" w:color="auto"/>
        <w:bottom w:val="none" w:sz="0" w:space="0" w:color="auto"/>
        <w:right w:val="none" w:sz="0" w:space="0" w:color="auto"/>
      </w:divBdr>
    </w:div>
    <w:div w:id="737440080">
      <w:bodyDiv w:val="1"/>
      <w:marLeft w:val="0"/>
      <w:marRight w:val="0"/>
      <w:marTop w:val="0"/>
      <w:marBottom w:val="0"/>
      <w:divBdr>
        <w:top w:val="none" w:sz="0" w:space="0" w:color="auto"/>
        <w:left w:val="none" w:sz="0" w:space="0" w:color="auto"/>
        <w:bottom w:val="none" w:sz="0" w:space="0" w:color="auto"/>
        <w:right w:val="none" w:sz="0" w:space="0" w:color="auto"/>
      </w:divBdr>
      <w:divsChild>
        <w:div w:id="118306573">
          <w:marLeft w:val="480"/>
          <w:marRight w:val="0"/>
          <w:marTop w:val="0"/>
          <w:marBottom w:val="0"/>
          <w:divBdr>
            <w:top w:val="none" w:sz="0" w:space="0" w:color="auto"/>
            <w:left w:val="none" w:sz="0" w:space="0" w:color="auto"/>
            <w:bottom w:val="none" w:sz="0" w:space="0" w:color="auto"/>
            <w:right w:val="none" w:sz="0" w:space="0" w:color="auto"/>
          </w:divBdr>
        </w:div>
        <w:div w:id="121771227">
          <w:marLeft w:val="480"/>
          <w:marRight w:val="0"/>
          <w:marTop w:val="0"/>
          <w:marBottom w:val="0"/>
          <w:divBdr>
            <w:top w:val="none" w:sz="0" w:space="0" w:color="auto"/>
            <w:left w:val="none" w:sz="0" w:space="0" w:color="auto"/>
            <w:bottom w:val="none" w:sz="0" w:space="0" w:color="auto"/>
            <w:right w:val="none" w:sz="0" w:space="0" w:color="auto"/>
          </w:divBdr>
        </w:div>
        <w:div w:id="192764385">
          <w:marLeft w:val="480"/>
          <w:marRight w:val="0"/>
          <w:marTop w:val="0"/>
          <w:marBottom w:val="0"/>
          <w:divBdr>
            <w:top w:val="none" w:sz="0" w:space="0" w:color="auto"/>
            <w:left w:val="none" w:sz="0" w:space="0" w:color="auto"/>
            <w:bottom w:val="none" w:sz="0" w:space="0" w:color="auto"/>
            <w:right w:val="none" w:sz="0" w:space="0" w:color="auto"/>
          </w:divBdr>
        </w:div>
        <w:div w:id="221839840">
          <w:marLeft w:val="480"/>
          <w:marRight w:val="0"/>
          <w:marTop w:val="0"/>
          <w:marBottom w:val="0"/>
          <w:divBdr>
            <w:top w:val="none" w:sz="0" w:space="0" w:color="auto"/>
            <w:left w:val="none" w:sz="0" w:space="0" w:color="auto"/>
            <w:bottom w:val="none" w:sz="0" w:space="0" w:color="auto"/>
            <w:right w:val="none" w:sz="0" w:space="0" w:color="auto"/>
          </w:divBdr>
        </w:div>
        <w:div w:id="230313349">
          <w:marLeft w:val="480"/>
          <w:marRight w:val="0"/>
          <w:marTop w:val="0"/>
          <w:marBottom w:val="0"/>
          <w:divBdr>
            <w:top w:val="none" w:sz="0" w:space="0" w:color="auto"/>
            <w:left w:val="none" w:sz="0" w:space="0" w:color="auto"/>
            <w:bottom w:val="none" w:sz="0" w:space="0" w:color="auto"/>
            <w:right w:val="none" w:sz="0" w:space="0" w:color="auto"/>
          </w:divBdr>
        </w:div>
        <w:div w:id="324865769">
          <w:marLeft w:val="480"/>
          <w:marRight w:val="0"/>
          <w:marTop w:val="0"/>
          <w:marBottom w:val="0"/>
          <w:divBdr>
            <w:top w:val="none" w:sz="0" w:space="0" w:color="auto"/>
            <w:left w:val="none" w:sz="0" w:space="0" w:color="auto"/>
            <w:bottom w:val="none" w:sz="0" w:space="0" w:color="auto"/>
            <w:right w:val="none" w:sz="0" w:space="0" w:color="auto"/>
          </w:divBdr>
        </w:div>
        <w:div w:id="416831957">
          <w:marLeft w:val="480"/>
          <w:marRight w:val="0"/>
          <w:marTop w:val="0"/>
          <w:marBottom w:val="0"/>
          <w:divBdr>
            <w:top w:val="none" w:sz="0" w:space="0" w:color="auto"/>
            <w:left w:val="none" w:sz="0" w:space="0" w:color="auto"/>
            <w:bottom w:val="none" w:sz="0" w:space="0" w:color="auto"/>
            <w:right w:val="none" w:sz="0" w:space="0" w:color="auto"/>
          </w:divBdr>
        </w:div>
        <w:div w:id="476150894">
          <w:marLeft w:val="480"/>
          <w:marRight w:val="0"/>
          <w:marTop w:val="0"/>
          <w:marBottom w:val="0"/>
          <w:divBdr>
            <w:top w:val="none" w:sz="0" w:space="0" w:color="auto"/>
            <w:left w:val="none" w:sz="0" w:space="0" w:color="auto"/>
            <w:bottom w:val="none" w:sz="0" w:space="0" w:color="auto"/>
            <w:right w:val="none" w:sz="0" w:space="0" w:color="auto"/>
          </w:divBdr>
        </w:div>
        <w:div w:id="486290696">
          <w:marLeft w:val="480"/>
          <w:marRight w:val="0"/>
          <w:marTop w:val="0"/>
          <w:marBottom w:val="0"/>
          <w:divBdr>
            <w:top w:val="none" w:sz="0" w:space="0" w:color="auto"/>
            <w:left w:val="none" w:sz="0" w:space="0" w:color="auto"/>
            <w:bottom w:val="none" w:sz="0" w:space="0" w:color="auto"/>
            <w:right w:val="none" w:sz="0" w:space="0" w:color="auto"/>
          </w:divBdr>
        </w:div>
        <w:div w:id="492140634">
          <w:marLeft w:val="480"/>
          <w:marRight w:val="0"/>
          <w:marTop w:val="0"/>
          <w:marBottom w:val="0"/>
          <w:divBdr>
            <w:top w:val="none" w:sz="0" w:space="0" w:color="auto"/>
            <w:left w:val="none" w:sz="0" w:space="0" w:color="auto"/>
            <w:bottom w:val="none" w:sz="0" w:space="0" w:color="auto"/>
            <w:right w:val="none" w:sz="0" w:space="0" w:color="auto"/>
          </w:divBdr>
        </w:div>
        <w:div w:id="569733572">
          <w:marLeft w:val="480"/>
          <w:marRight w:val="0"/>
          <w:marTop w:val="0"/>
          <w:marBottom w:val="0"/>
          <w:divBdr>
            <w:top w:val="none" w:sz="0" w:space="0" w:color="auto"/>
            <w:left w:val="none" w:sz="0" w:space="0" w:color="auto"/>
            <w:bottom w:val="none" w:sz="0" w:space="0" w:color="auto"/>
            <w:right w:val="none" w:sz="0" w:space="0" w:color="auto"/>
          </w:divBdr>
        </w:div>
        <w:div w:id="611936451">
          <w:marLeft w:val="480"/>
          <w:marRight w:val="0"/>
          <w:marTop w:val="0"/>
          <w:marBottom w:val="0"/>
          <w:divBdr>
            <w:top w:val="none" w:sz="0" w:space="0" w:color="auto"/>
            <w:left w:val="none" w:sz="0" w:space="0" w:color="auto"/>
            <w:bottom w:val="none" w:sz="0" w:space="0" w:color="auto"/>
            <w:right w:val="none" w:sz="0" w:space="0" w:color="auto"/>
          </w:divBdr>
        </w:div>
        <w:div w:id="621499959">
          <w:marLeft w:val="480"/>
          <w:marRight w:val="0"/>
          <w:marTop w:val="0"/>
          <w:marBottom w:val="0"/>
          <w:divBdr>
            <w:top w:val="none" w:sz="0" w:space="0" w:color="auto"/>
            <w:left w:val="none" w:sz="0" w:space="0" w:color="auto"/>
            <w:bottom w:val="none" w:sz="0" w:space="0" w:color="auto"/>
            <w:right w:val="none" w:sz="0" w:space="0" w:color="auto"/>
          </w:divBdr>
        </w:div>
        <w:div w:id="671684129">
          <w:marLeft w:val="480"/>
          <w:marRight w:val="0"/>
          <w:marTop w:val="0"/>
          <w:marBottom w:val="0"/>
          <w:divBdr>
            <w:top w:val="none" w:sz="0" w:space="0" w:color="auto"/>
            <w:left w:val="none" w:sz="0" w:space="0" w:color="auto"/>
            <w:bottom w:val="none" w:sz="0" w:space="0" w:color="auto"/>
            <w:right w:val="none" w:sz="0" w:space="0" w:color="auto"/>
          </w:divBdr>
        </w:div>
        <w:div w:id="828205097">
          <w:marLeft w:val="480"/>
          <w:marRight w:val="0"/>
          <w:marTop w:val="0"/>
          <w:marBottom w:val="0"/>
          <w:divBdr>
            <w:top w:val="none" w:sz="0" w:space="0" w:color="auto"/>
            <w:left w:val="none" w:sz="0" w:space="0" w:color="auto"/>
            <w:bottom w:val="none" w:sz="0" w:space="0" w:color="auto"/>
            <w:right w:val="none" w:sz="0" w:space="0" w:color="auto"/>
          </w:divBdr>
        </w:div>
      </w:divsChild>
    </w:div>
    <w:div w:id="737484713">
      <w:bodyDiv w:val="1"/>
      <w:marLeft w:val="0"/>
      <w:marRight w:val="0"/>
      <w:marTop w:val="0"/>
      <w:marBottom w:val="0"/>
      <w:divBdr>
        <w:top w:val="none" w:sz="0" w:space="0" w:color="auto"/>
        <w:left w:val="none" w:sz="0" w:space="0" w:color="auto"/>
        <w:bottom w:val="none" w:sz="0" w:space="0" w:color="auto"/>
        <w:right w:val="none" w:sz="0" w:space="0" w:color="auto"/>
      </w:divBdr>
    </w:div>
    <w:div w:id="737484773">
      <w:bodyDiv w:val="1"/>
      <w:marLeft w:val="0"/>
      <w:marRight w:val="0"/>
      <w:marTop w:val="0"/>
      <w:marBottom w:val="0"/>
      <w:divBdr>
        <w:top w:val="none" w:sz="0" w:space="0" w:color="auto"/>
        <w:left w:val="none" w:sz="0" w:space="0" w:color="auto"/>
        <w:bottom w:val="none" w:sz="0" w:space="0" w:color="auto"/>
        <w:right w:val="none" w:sz="0" w:space="0" w:color="auto"/>
      </w:divBdr>
    </w:div>
    <w:div w:id="737633275">
      <w:bodyDiv w:val="1"/>
      <w:marLeft w:val="0"/>
      <w:marRight w:val="0"/>
      <w:marTop w:val="0"/>
      <w:marBottom w:val="0"/>
      <w:divBdr>
        <w:top w:val="none" w:sz="0" w:space="0" w:color="auto"/>
        <w:left w:val="none" w:sz="0" w:space="0" w:color="auto"/>
        <w:bottom w:val="none" w:sz="0" w:space="0" w:color="auto"/>
        <w:right w:val="none" w:sz="0" w:space="0" w:color="auto"/>
      </w:divBdr>
    </w:div>
    <w:div w:id="737942610">
      <w:bodyDiv w:val="1"/>
      <w:marLeft w:val="0"/>
      <w:marRight w:val="0"/>
      <w:marTop w:val="0"/>
      <w:marBottom w:val="0"/>
      <w:divBdr>
        <w:top w:val="none" w:sz="0" w:space="0" w:color="auto"/>
        <w:left w:val="none" w:sz="0" w:space="0" w:color="auto"/>
        <w:bottom w:val="none" w:sz="0" w:space="0" w:color="auto"/>
        <w:right w:val="none" w:sz="0" w:space="0" w:color="auto"/>
      </w:divBdr>
    </w:div>
    <w:div w:id="738089401">
      <w:bodyDiv w:val="1"/>
      <w:marLeft w:val="0"/>
      <w:marRight w:val="0"/>
      <w:marTop w:val="0"/>
      <w:marBottom w:val="0"/>
      <w:divBdr>
        <w:top w:val="none" w:sz="0" w:space="0" w:color="auto"/>
        <w:left w:val="none" w:sz="0" w:space="0" w:color="auto"/>
        <w:bottom w:val="none" w:sz="0" w:space="0" w:color="auto"/>
        <w:right w:val="none" w:sz="0" w:space="0" w:color="auto"/>
      </w:divBdr>
    </w:div>
    <w:div w:id="738091295">
      <w:bodyDiv w:val="1"/>
      <w:marLeft w:val="0"/>
      <w:marRight w:val="0"/>
      <w:marTop w:val="0"/>
      <w:marBottom w:val="0"/>
      <w:divBdr>
        <w:top w:val="none" w:sz="0" w:space="0" w:color="auto"/>
        <w:left w:val="none" w:sz="0" w:space="0" w:color="auto"/>
        <w:bottom w:val="none" w:sz="0" w:space="0" w:color="auto"/>
        <w:right w:val="none" w:sz="0" w:space="0" w:color="auto"/>
      </w:divBdr>
    </w:div>
    <w:div w:id="738094122">
      <w:bodyDiv w:val="1"/>
      <w:marLeft w:val="0"/>
      <w:marRight w:val="0"/>
      <w:marTop w:val="0"/>
      <w:marBottom w:val="0"/>
      <w:divBdr>
        <w:top w:val="none" w:sz="0" w:space="0" w:color="auto"/>
        <w:left w:val="none" w:sz="0" w:space="0" w:color="auto"/>
        <w:bottom w:val="none" w:sz="0" w:space="0" w:color="auto"/>
        <w:right w:val="none" w:sz="0" w:space="0" w:color="auto"/>
      </w:divBdr>
    </w:div>
    <w:div w:id="738290476">
      <w:bodyDiv w:val="1"/>
      <w:marLeft w:val="0"/>
      <w:marRight w:val="0"/>
      <w:marTop w:val="0"/>
      <w:marBottom w:val="0"/>
      <w:divBdr>
        <w:top w:val="none" w:sz="0" w:space="0" w:color="auto"/>
        <w:left w:val="none" w:sz="0" w:space="0" w:color="auto"/>
        <w:bottom w:val="none" w:sz="0" w:space="0" w:color="auto"/>
        <w:right w:val="none" w:sz="0" w:space="0" w:color="auto"/>
      </w:divBdr>
    </w:div>
    <w:div w:id="738333693">
      <w:bodyDiv w:val="1"/>
      <w:marLeft w:val="0"/>
      <w:marRight w:val="0"/>
      <w:marTop w:val="0"/>
      <w:marBottom w:val="0"/>
      <w:divBdr>
        <w:top w:val="none" w:sz="0" w:space="0" w:color="auto"/>
        <w:left w:val="none" w:sz="0" w:space="0" w:color="auto"/>
        <w:bottom w:val="none" w:sz="0" w:space="0" w:color="auto"/>
        <w:right w:val="none" w:sz="0" w:space="0" w:color="auto"/>
      </w:divBdr>
    </w:div>
    <w:div w:id="738476228">
      <w:bodyDiv w:val="1"/>
      <w:marLeft w:val="0"/>
      <w:marRight w:val="0"/>
      <w:marTop w:val="0"/>
      <w:marBottom w:val="0"/>
      <w:divBdr>
        <w:top w:val="none" w:sz="0" w:space="0" w:color="auto"/>
        <w:left w:val="none" w:sz="0" w:space="0" w:color="auto"/>
        <w:bottom w:val="none" w:sz="0" w:space="0" w:color="auto"/>
        <w:right w:val="none" w:sz="0" w:space="0" w:color="auto"/>
      </w:divBdr>
      <w:divsChild>
        <w:div w:id="58672924">
          <w:marLeft w:val="480"/>
          <w:marRight w:val="0"/>
          <w:marTop w:val="0"/>
          <w:marBottom w:val="0"/>
          <w:divBdr>
            <w:top w:val="none" w:sz="0" w:space="0" w:color="auto"/>
            <w:left w:val="none" w:sz="0" w:space="0" w:color="auto"/>
            <w:bottom w:val="none" w:sz="0" w:space="0" w:color="auto"/>
            <w:right w:val="none" w:sz="0" w:space="0" w:color="auto"/>
          </w:divBdr>
        </w:div>
        <w:div w:id="66346948">
          <w:marLeft w:val="480"/>
          <w:marRight w:val="0"/>
          <w:marTop w:val="0"/>
          <w:marBottom w:val="0"/>
          <w:divBdr>
            <w:top w:val="none" w:sz="0" w:space="0" w:color="auto"/>
            <w:left w:val="none" w:sz="0" w:space="0" w:color="auto"/>
            <w:bottom w:val="none" w:sz="0" w:space="0" w:color="auto"/>
            <w:right w:val="none" w:sz="0" w:space="0" w:color="auto"/>
          </w:divBdr>
        </w:div>
        <w:div w:id="80378578">
          <w:marLeft w:val="480"/>
          <w:marRight w:val="0"/>
          <w:marTop w:val="0"/>
          <w:marBottom w:val="0"/>
          <w:divBdr>
            <w:top w:val="none" w:sz="0" w:space="0" w:color="auto"/>
            <w:left w:val="none" w:sz="0" w:space="0" w:color="auto"/>
            <w:bottom w:val="none" w:sz="0" w:space="0" w:color="auto"/>
            <w:right w:val="none" w:sz="0" w:space="0" w:color="auto"/>
          </w:divBdr>
        </w:div>
        <w:div w:id="116217147">
          <w:marLeft w:val="480"/>
          <w:marRight w:val="0"/>
          <w:marTop w:val="0"/>
          <w:marBottom w:val="0"/>
          <w:divBdr>
            <w:top w:val="none" w:sz="0" w:space="0" w:color="auto"/>
            <w:left w:val="none" w:sz="0" w:space="0" w:color="auto"/>
            <w:bottom w:val="none" w:sz="0" w:space="0" w:color="auto"/>
            <w:right w:val="none" w:sz="0" w:space="0" w:color="auto"/>
          </w:divBdr>
        </w:div>
        <w:div w:id="145169970">
          <w:marLeft w:val="480"/>
          <w:marRight w:val="0"/>
          <w:marTop w:val="0"/>
          <w:marBottom w:val="0"/>
          <w:divBdr>
            <w:top w:val="none" w:sz="0" w:space="0" w:color="auto"/>
            <w:left w:val="none" w:sz="0" w:space="0" w:color="auto"/>
            <w:bottom w:val="none" w:sz="0" w:space="0" w:color="auto"/>
            <w:right w:val="none" w:sz="0" w:space="0" w:color="auto"/>
          </w:divBdr>
        </w:div>
        <w:div w:id="201139819">
          <w:marLeft w:val="480"/>
          <w:marRight w:val="0"/>
          <w:marTop w:val="0"/>
          <w:marBottom w:val="0"/>
          <w:divBdr>
            <w:top w:val="none" w:sz="0" w:space="0" w:color="auto"/>
            <w:left w:val="none" w:sz="0" w:space="0" w:color="auto"/>
            <w:bottom w:val="none" w:sz="0" w:space="0" w:color="auto"/>
            <w:right w:val="none" w:sz="0" w:space="0" w:color="auto"/>
          </w:divBdr>
        </w:div>
        <w:div w:id="240335245">
          <w:marLeft w:val="480"/>
          <w:marRight w:val="0"/>
          <w:marTop w:val="0"/>
          <w:marBottom w:val="0"/>
          <w:divBdr>
            <w:top w:val="none" w:sz="0" w:space="0" w:color="auto"/>
            <w:left w:val="none" w:sz="0" w:space="0" w:color="auto"/>
            <w:bottom w:val="none" w:sz="0" w:space="0" w:color="auto"/>
            <w:right w:val="none" w:sz="0" w:space="0" w:color="auto"/>
          </w:divBdr>
        </w:div>
        <w:div w:id="293676382">
          <w:marLeft w:val="480"/>
          <w:marRight w:val="0"/>
          <w:marTop w:val="0"/>
          <w:marBottom w:val="0"/>
          <w:divBdr>
            <w:top w:val="none" w:sz="0" w:space="0" w:color="auto"/>
            <w:left w:val="none" w:sz="0" w:space="0" w:color="auto"/>
            <w:bottom w:val="none" w:sz="0" w:space="0" w:color="auto"/>
            <w:right w:val="none" w:sz="0" w:space="0" w:color="auto"/>
          </w:divBdr>
        </w:div>
        <w:div w:id="295986144">
          <w:marLeft w:val="480"/>
          <w:marRight w:val="0"/>
          <w:marTop w:val="0"/>
          <w:marBottom w:val="0"/>
          <w:divBdr>
            <w:top w:val="none" w:sz="0" w:space="0" w:color="auto"/>
            <w:left w:val="none" w:sz="0" w:space="0" w:color="auto"/>
            <w:bottom w:val="none" w:sz="0" w:space="0" w:color="auto"/>
            <w:right w:val="none" w:sz="0" w:space="0" w:color="auto"/>
          </w:divBdr>
        </w:div>
        <w:div w:id="298654498">
          <w:marLeft w:val="480"/>
          <w:marRight w:val="0"/>
          <w:marTop w:val="0"/>
          <w:marBottom w:val="0"/>
          <w:divBdr>
            <w:top w:val="none" w:sz="0" w:space="0" w:color="auto"/>
            <w:left w:val="none" w:sz="0" w:space="0" w:color="auto"/>
            <w:bottom w:val="none" w:sz="0" w:space="0" w:color="auto"/>
            <w:right w:val="none" w:sz="0" w:space="0" w:color="auto"/>
          </w:divBdr>
        </w:div>
        <w:div w:id="331566014">
          <w:marLeft w:val="480"/>
          <w:marRight w:val="0"/>
          <w:marTop w:val="0"/>
          <w:marBottom w:val="0"/>
          <w:divBdr>
            <w:top w:val="none" w:sz="0" w:space="0" w:color="auto"/>
            <w:left w:val="none" w:sz="0" w:space="0" w:color="auto"/>
            <w:bottom w:val="none" w:sz="0" w:space="0" w:color="auto"/>
            <w:right w:val="none" w:sz="0" w:space="0" w:color="auto"/>
          </w:divBdr>
        </w:div>
        <w:div w:id="458887856">
          <w:marLeft w:val="480"/>
          <w:marRight w:val="0"/>
          <w:marTop w:val="0"/>
          <w:marBottom w:val="0"/>
          <w:divBdr>
            <w:top w:val="none" w:sz="0" w:space="0" w:color="auto"/>
            <w:left w:val="none" w:sz="0" w:space="0" w:color="auto"/>
            <w:bottom w:val="none" w:sz="0" w:space="0" w:color="auto"/>
            <w:right w:val="none" w:sz="0" w:space="0" w:color="auto"/>
          </w:divBdr>
        </w:div>
        <w:div w:id="459148708">
          <w:marLeft w:val="480"/>
          <w:marRight w:val="0"/>
          <w:marTop w:val="0"/>
          <w:marBottom w:val="0"/>
          <w:divBdr>
            <w:top w:val="none" w:sz="0" w:space="0" w:color="auto"/>
            <w:left w:val="none" w:sz="0" w:space="0" w:color="auto"/>
            <w:bottom w:val="none" w:sz="0" w:space="0" w:color="auto"/>
            <w:right w:val="none" w:sz="0" w:space="0" w:color="auto"/>
          </w:divBdr>
        </w:div>
        <w:div w:id="474378992">
          <w:marLeft w:val="480"/>
          <w:marRight w:val="0"/>
          <w:marTop w:val="0"/>
          <w:marBottom w:val="0"/>
          <w:divBdr>
            <w:top w:val="none" w:sz="0" w:space="0" w:color="auto"/>
            <w:left w:val="none" w:sz="0" w:space="0" w:color="auto"/>
            <w:bottom w:val="none" w:sz="0" w:space="0" w:color="auto"/>
            <w:right w:val="none" w:sz="0" w:space="0" w:color="auto"/>
          </w:divBdr>
        </w:div>
        <w:div w:id="478614898">
          <w:marLeft w:val="480"/>
          <w:marRight w:val="0"/>
          <w:marTop w:val="0"/>
          <w:marBottom w:val="0"/>
          <w:divBdr>
            <w:top w:val="none" w:sz="0" w:space="0" w:color="auto"/>
            <w:left w:val="none" w:sz="0" w:space="0" w:color="auto"/>
            <w:bottom w:val="none" w:sz="0" w:space="0" w:color="auto"/>
            <w:right w:val="none" w:sz="0" w:space="0" w:color="auto"/>
          </w:divBdr>
        </w:div>
        <w:div w:id="518083225">
          <w:marLeft w:val="480"/>
          <w:marRight w:val="0"/>
          <w:marTop w:val="0"/>
          <w:marBottom w:val="0"/>
          <w:divBdr>
            <w:top w:val="none" w:sz="0" w:space="0" w:color="auto"/>
            <w:left w:val="none" w:sz="0" w:space="0" w:color="auto"/>
            <w:bottom w:val="none" w:sz="0" w:space="0" w:color="auto"/>
            <w:right w:val="none" w:sz="0" w:space="0" w:color="auto"/>
          </w:divBdr>
        </w:div>
        <w:div w:id="599489584">
          <w:marLeft w:val="480"/>
          <w:marRight w:val="0"/>
          <w:marTop w:val="0"/>
          <w:marBottom w:val="0"/>
          <w:divBdr>
            <w:top w:val="none" w:sz="0" w:space="0" w:color="auto"/>
            <w:left w:val="none" w:sz="0" w:space="0" w:color="auto"/>
            <w:bottom w:val="none" w:sz="0" w:space="0" w:color="auto"/>
            <w:right w:val="none" w:sz="0" w:space="0" w:color="auto"/>
          </w:divBdr>
        </w:div>
        <w:div w:id="604927862">
          <w:marLeft w:val="480"/>
          <w:marRight w:val="0"/>
          <w:marTop w:val="0"/>
          <w:marBottom w:val="0"/>
          <w:divBdr>
            <w:top w:val="none" w:sz="0" w:space="0" w:color="auto"/>
            <w:left w:val="none" w:sz="0" w:space="0" w:color="auto"/>
            <w:bottom w:val="none" w:sz="0" w:space="0" w:color="auto"/>
            <w:right w:val="none" w:sz="0" w:space="0" w:color="auto"/>
          </w:divBdr>
        </w:div>
        <w:div w:id="704601822">
          <w:marLeft w:val="480"/>
          <w:marRight w:val="0"/>
          <w:marTop w:val="0"/>
          <w:marBottom w:val="0"/>
          <w:divBdr>
            <w:top w:val="none" w:sz="0" w:space="0" w:color="auto"/>
            <w:left w:val="none" w:sz="0" w:space="0" w:color="auto"/>
            <w:bottom w:val="none" w:sz="0" w:space="0" w:color="auto"/>
            <w:right w:val="none" w:sz="0" w:space="0" w:color="auto"/>
          </w:divBdr>
        </w:div>
        <w:div w:id="742144343">
          <w:marLeft w:val="480"/>
          <w:marRight w:val="0"/>
          <w:marTop w:val="0"/>
          <w:marBottom w:val="0"/>
          <w:divBdr>
            <w:top w:val="none" w:sz="0" w:space="0" w:color="auto"/>
            <w:left w:val="none" w:sz="0" w:space="0" w:color="auto"/>
            <w:bottom w:val="none" w:sz="0" w:space="0" w:color="auto"/>
            <w:right w:val="none" w:sz="0" w:space="0" w:color="auto"/>
          </w:divBdr>
        </w:div>
        <w:div w:id="760877764">
          <w:marLeft w:val="480"/>
          <w:marRight w:val="0"/>
          <w:marTop w:val="0"/>
          <w:marBottom w:val="0"/>
          <w:divBdr>
            <w:top w:val="none" w:sz="0" w:space="0" w:color="auto"/>
            <w:left w:val="none" w:sz="0" w:space="0" w:color="auto"/>
            <w:bottom w:val="none" w:sz="0" w:space="0" w:color="auto"/>
            <w:right w:val="none" w:sz="0" w:space="0" w:color="auto"/>
          </w:divBdr>
        </w:div>
        <w:div w:id="813788938">
          <w:marLeft w:val="480"/>
          <w:marRight w:val="0"/>
          <w:marTop w:val="0"/>
          <w:marBottom w:val="0"/>
          <w:divBdr>
            <w:top w:val="none" w:sz="0" w:space="0" w:color="auto"/>
            <w:left w:val="none" w:sz="0" w:space="0" w:color="auto"/>
            <w:bottom w:val="none" w:sz="0" w:space="0" w:color="auto"/>
            <w:right w:val="none" w:sz="0" w:space="0" w:color="auto"/>
          </w:divBdr>
        </w:div>
        <w:div w:id="861941857">
          <w:marLeft w:val="480"/>
          <w:marRight w:val="0"/>
          <w:marTop w:val="0"/>
          <w:marBottom w:val="0"/>
          <w:divBdr>
            <w:top w:val="none" w:sz="0" w:space="0" w:color="auto"/>
            <w:left w:val="none" w:sz="0" w:space="0" w:color="auto"/>
            <w:bottom w:val="none" w:sz="0" w:space="0" w:color="auto"/>
            <w:right w:val="none" w:sz="0" w:space="0" w:color="auto"/>
          </w:divBdr>
        </w:div>
        <w:div w:id="903831498">
          <w:marLeft w:val="480"/>
          <w:marRight w:val="0"/>
          <w:marTop w:val="0"/>
          <w:marBottom w:val="0"/>
          <w:divBdr>
            <w:top w:val="none" w:sz="0" w:space="0" w:color="auto"/>
            <w:left w:val="none" w:sz="0" w:space="0" w:color="auto"/>
            <w:bottom w:val="none" w:sz="0" w:space="0" w:color="auto"/>
            <w:right w:val="none" w:sz="0" w:space="0" w:color="auto"/>
          </w:divBdr>
        </w:div>
      </w:divsChild>
    </w:div>
    <w:div w:id="738556833">
      <w:bodyDiv w:val="1"/>
      <w:marLeft w:val="0"/>
      <w:marRight w:val="0"/>
      <w:marTop w:val="0"/>
      <w:marBottom w:val="0"/>
      <w:divBdr>
        <w:top w:val="none" w:sz="0" w:space="0" w:color="auto"/>
        <w:left w:val="none" w:sz="0" w:space="0" w:color="auto"/>
        <w:bottom w:val="none" w:sz="0" w:space="0" w:color="auto"/>
        <w:right w:val="none" w:sz="0" w:space="0" w:color="auto"/>
      </w:divBdr>
    </w:div>
    <w:div w:id="738672411">
      <w:bodyDiv w:val="1"/>
      <w:marLeft w:val="0"/>
      <w:marRight w:val="0"/>
      <w:marTop w:val="0"/>
      <w:marBottom w:val="0"/>
      <w:divBdr>
        <w:top w:val="none" w:sz="0" w:space="0" w:color="auto"/>
        <w:left w:val="none" w:sz="0" w:space="0" w:color="auto"/>
        <w:bottom w:val="none" w:sz="0" w:space="0" w:color="auto"/>
        <w:right w:val="none" w:sz="0" w:space="0" w:color="auto"/>
      </w:divBdr>
    </w:div>
    <w:div w:id="738678222">
      <w:bodyDiv w:val="1"/>
      <w:marLeft w:val="0"/>
      <w:marRight w:val="0"/>
      <w:marTop w:val="0"/>
      <w:marBottom w:val="0"/>
      <w:divBdr>
        <w:top w:val="none" w:sz="0" w:space="0" w:color="auto"/>
        <w:left w:val="none" w:sz="0" w:space="0" w:color="auto"/>
        <w:bottom w:val="none" w:sz="0" w:space="0" w:color="auto"/>
        <w:right w:val="none" w:sz="0" w:space="0" w:color="auto"/>
      </w:divBdr>
    </w:div>
    <w:div w:id="739057653">
      <w:bodyDiv w:val="1"/>
      <w:marLeft w:val="0"/>
      <w:marRight w:val="0"/>
      <w:marTop w:val="0"/>
      <w:marBottom w:val="0"/>
      <w:divBdr>
        <w:top w:val="none" w:sz="0" w:space="0" w:color="auto"/>
        <w:left w:val="none" w:sz="0" w:space="0" w:color="auto"/>
        <w:bottom w:val="none" w:sz="0" w:space="0" w:color="auto"/>
        <w:right w:val="none" w:sz="0" w:space="0" w:color="auto"/>
      </w:divBdr>
    </w:div>
    <w:div w:id="739134593">
      <w:bodyDiv w:val="1"/>
      <w:marLeft w:val="0"/>
      <w:marRight w:val="0"/>
      <w:marTop w:val="0"/>
      <w:marBottom w:val="0"/>
      <w:divBdr>
        <w:top w:val="none" w:sz="0" w:space="0" w:color="auto"/>
        <w:left w:val="none" w:sz="0" w:space="0" w:color="auto"/>
        <w:bottom w:val="none" w:sz="0" w:space="0" w:color="auto"/>
        <w:right w:val="none" w:sz="0" w:space="0" w:color="auto"/>
      </w:divBdr>
    </w:div>
    <w:div w:id="739135351">
      <w:bodyDiv w:val="1"/>
      <w:marLeft w:val="0"/>
      <w:marRight w:val="0"/>
      <w:marTop w:val="0"/>
      <w:marBottom w:val="0"/>
      <w:divBdr>
        <w:top w:val="none" w:sz="0" w:space="0" w:color="auto"/>
        <w:left w:val="none" w:sz="0" w:space="0" w:color="auto"/>
        <w:bottom w:val="none" w:sz="0" w:space="0" w:color="auto"/>
        <w:right w:val="none" w:sz="0" w:space="0" w:color="auto"/>
      </w:divBdr>
    </w:div>
    <w:div w:id="739327029">
      <w:bodyDiv w:val="1"/>
      <w:marLeft w:val="0"/>
      <w:marRight w:val="0"/>
      <w:marTop w:val="0"/>
      <w:marBottom w:val="0"/>
      <w:divBdr>
        <w:top w:val="none" w:sz="0" w:space="0" w:color="auto"/>
        <w:left w:val="none" w:sz="0" w:space="0" w:color="auto"/>
        <w:bottom w:val="none" w:sz="0" w:space="0" w:color="auto"/>
        <w:right w:val="none" w:sz="0" w:space="0" w:color="auto"/>
      </w:divBdr>
    </w:div>
    <w:div w:id="739448396">
      <w:bodyDiv w:val="1"/>
      <w:marLeft w:val="0"/>
      <w:marRight w:val="0"/>
      <w:marTop w:val="0"/>
      <w:marBottom w:val="0"/>
      <w:divBdr>
        <w:top w:val="none" w:sz="0" w:space="0" w:color="auto"/>
        <w:left w:val="none" w:sz="0" w:space="0" w:color="auto"/>
        <w:bottom w:val="none" w:sz="0" w:space="0" w:color="auto"/>
        <w:right w:val="none" w:sz="0" w:space="0" w:color="auto"/>
      </w:divBdr>
    </w:div>
    <w:div w:id="739522212">
      <w:bodyDiv w:val="1"/>
      <w:marLeft w:val="0"/>
      <w:marRight w:val="0"/>
      <w:marTop w:val="0"/>
      <w:marBottom w:val="0"/>
      <w:divBdr>
        <w:top w:val="none" w:sz="0" w:space="0" w:color="auto"/>
        <w:left w:val="none" w:sz="0" w:space="0" w:color="auto"/>
        <w:bottom w:val="none" w:sz="0" w:space="0" w:color="auto"/>
        <w:right w:val="none" w:sz="0" w:space="0" w:color="auto"/>
      </w:divBdr>
    </w:div>
    <w:div w:id="739601261">
      <w:bodyDiv w:val="1"/>
      <w:marLeft w:val="0"/>
      <w:marRight w:val="0"/>
      <w:marTop w:val="0"/>
      <w:marBottom w:val="0"/>
      <w:divBdr>
        <w:top w:val="none" w:sz="0" w:space="0" w:color="auto"/>
        <w:left w:val="none" w:sz="0" w:space="0" w:color="auto"/>
        <w:bottom w:val="none" w:sz="0" w:space="0" w:color="auto"/>
        <w:right w:val="none" w:sz="0" w:space="0" w:color="auto"/>
      </w:divBdr>
    </w:div>
    <w:div w:id="739640593">
      <w:bodyDiv w:val="1"/>
      <w:marLeft w:val="0"/>
      <w:marRight w:val="0"/>
      <w:marTop w:val="0"/>
      <w:marBottom w:val="0"/>
      <w:divBdr>
        <w:top w:val="none" w:sz="0" w:space="0" w:color="auto"/>
        <w:left w:val="none" w:sz="0" w:space="0" w:color="auto"/>
        <w:bottom w:val="none" w:sz="0" w:space="0" w:color="auto"/>
        <w:right w:val="none" w:sz="0" w:space="0" w:color="auto"/>
      </w:divBdr>
    </w:div>
    <w:div w:id="739668770">
      <w:bodyDiv w:val="1"/>
      <w:marLeft w:val="0"/>
      <w:marRight w:val="0"/>
      <w:marTop w:val="0"/>
      <w:marBottom w:val="0"/>
      <w:divBdr>
        <w:top w:val="none" w:sz="0" w:space="0" w:color="auto"/>
        <w:left w:val="none" w:sz="0" w:space="0" w:color="auto"/>
        <w:bottom w:val="none" w:sz="0" w:space="0" w:color="auto"/>
        <w:right w:val="none" w:sz="0" w:space="0" w:color="auto"/>
      </w:divBdr>
    </w:div>
    <w:div w:id="739905711">
      <w:bodyDiv w:val="1"/>
      <w:marLeft w:val="0"/>
      <w:marRight w:val="0"/>
      <w:marTop w:val="0"/>
      <w:marBottom w:val="0"/>
      <w:divBdr>
        <w:top w:val="none" w:sz="0" w:space="0" w:color="auto"/>
        <w:left w:val="none" w:sz="0" w:space="0" w:color="auto"/>
        <w:bottom w:val="none" w:sz="0" w:space="0" w:color="auto"/>
        <w:right w:val="none" w:sz="0" w:space="0" w:color="auto"/>
      </w:divBdr>
    </w:div>
    <w:div w:id="739909418">
      <w:bodyDiv w:val="1"/>
      <w:marLeft w:val="0"/>
      <w:marRight w:val="0"/>
      <w:marTop w:val="0"/>
      <w:marBottom w:val="0"/>
      <w:divBdr>
        <w:top w:val="none" w:sz="0" w:space="0" w:color="auto"/>
        <w:left w:val="none" w:sz="0" w:space="0" w:color="auto"/>
        <w:bottom w:val="none" w:sz="0" w:space="0" w:color="auto"/>
        <w:right w:val="none" w:sz="0" w:space="0" w:color="auto"/>
      </w:divBdr>
    </w:div>
    <w:div w:id="739909723">
      <w:bodyDiv w:val="1"/>
      <w:marLeft w:val="0"/>
      <w:marRight w:val="0"/>
      <w:marTop w:val="0"/>
      <w:marBottom w:val="0"/>
      <w:divBdr>
        <w:top w:val="none" w:sz="0" w:space="0" w:color="auto"/>
        <w:left w:val="none" w:sz="0" w:space="0" w:color="auto"/>
        <w:bottom w:val="none" w:sz="0" w:space="0" w:color="auto"/>
        <w:right w:val="none" w:sz="0" w:space="0" w:color="auto"/>
      </w:divBdr>
    </w:div>
    <w:div w:id="740058681">
      <w:bodyDiv w:val="1"/>
      <w:marLeft w:val="0"/>
      <w:marRight w:val="0"/>
      <w:marTop w:val="0"/>
      <w:marBottom w:val="0"/>
      <w:divBdr>
        <w:top w:val="none" w:sz="0" w:space="0" w:color="auto"/>
        <w:left w:val="none" w:sz="0" w:space="0" w:color="auto"/>
        <w:bottom w:val="none" w:sz="0" w:space="0" w:color="auto"/>
        <w:right w:val="none" w:sz="0" w:space="0" w:color="auto"/>
      </w:divBdr>
    </w:div>
    <w:div w:id="740176378">
      <w:bodyDiv w:val="1"/>
      <w:marLeft w:val="0"/>
      <w:marRight w:val="0"/>
      <w:marTop w:val="0"/>
      <w:marBottom w:val="0"/>
      <w:divBdr>
        <w:top w:val="none" w:sz="0" w:space="0" w:color="auto"/>
        <w:left w:val="none" w:sz="0" w:space="0" w:color="auto"/>
        <w:bottom w:val="none" w:sz="0" w:space="0" w:color="auto"/>
        <w:right w:val="none" w:sz="0" w:space="0" w:color="auto"/>
      </w:divBdr>
    </w:div>
    <w:div w:id="740179360">
      <w:bodyDiv w:val="1"/>
      <w:marLeft w:val="0"/>
      <w:marRight w:val="0"/>
      <w:marTop w:val="0"/>
      <w:marBottom w:val="0"/>
      <w:divBdr>
        <w:top w:val="none" w:sz="0" w:space="0" w:color="auto"/>
        <w:left w:val="none" w:sz="0" w:space="0" w:color="auto"/>
        <w:bottom w:val="none" w:sz="0" w:space="0" w:color="auto"/>
        <w:right w:val="none" w:sz="0" w:space="0" w:color="auto"/>
      </w:divBdr>
    </w:div>
    <w:div w:id="740253394">
      <w:bodyDiv w:val="1"/>
      <w:marLeft w:val="0"/>
      <w:marRight w:val="0"/>
      <w:marTop w:val="0"/>
      <w:marBottom w:val="0"/>
      <w:divBdr>
        <w:top w:val="none" w:sz="0" w:space="0" w:color="auto"/>
        <w:left w:val="none" w:sz="0" w:space="0" w:color="auto"/>
        <w:bottom w:val="none" w:sz="0" w:space="0" w:color="auto"/>
        <w:right w:val="none" w:sz="0" w:space="0" w:color="auto"/>
      </w:divBdr>
    </w:div>
    <w:div w:id="740368855">
      <w:bodyDiv w:val="1"/>
      <w:marLeft w:val="0"/>
      <w:marRight w:val="0"/>
      <w:marTop w:val="0"/>
      <w:marBottom w:val="0"/>
      <w:divBdr>
        <w:top w:val="none" w:sz="0" w:space="0" w:color="auto"/>
        <w:left w:val="none" w:sz="0" w:space="0" w:color="auto"/>
        <w:bottom w:val="none" w:sz="0" w:space="0" w:color="auto"/>
        <w:right w:val="none" w:sz="0" w:space="0" w:color="auto"/>
      </w:divBdr>
    </w:div>
    <w:div w:id="740373136">
      <w:bodyDiv w:val="1"/>
      <w:marLeft w:val="0"/>
      <w:marRight w:val="0"/>
      <w:marTop w:val="0"/>
      <w:marBottom w:val="0"/>
      <w:divBdr>
        <w:top w:val="none" w:sz="0" w:space="0" w:color="auto"/>
        <w:left w:val="none" w:sz="0" w:space="0" w:color="auto"/>
        <w:bottom w:val="none" w:sz="0" w:space="0" w:color="auto"/>
        <w:right w:val="none" w:sz="0" w:space="0" w:color="auto"/>
      </w:divBdr>
    </w:div>
    <w:div w:id="740718969">
      <w:bodyDiv w:val="1"/>
      <w:marLeft w:val="0"/>
      <w:marRight w:val="0"/>
      <w:marTop w:val="0"/>
      <w:marBottom w:val="0"/>
      <w:divBdr>
        <w:top w:val="none" w:sz="0" w:space="0" w:color="auto"/>
        <w:left w:val="none" w:sz="0" w:space="0" w:color="auto"/>
        <w:bottom w:val="none" w:sz="0" w:space="0" w:color="auto"/>
        <w:right w:val="none" w:sz="0" w:space="0" w:color="auto"/>
      </w:divBdr>
    </w:div>
    <w:div w:id="740760735">
      <w:bodyDiv w:val="1"/>
      <w:marLeft w:val="0"/>
      <w:marRight w:val="0"/>
      <w:marTop w:val="0"/>
      <w:marBottom w:val="0"/>
      <w:divBdr>
        <w:top w:val="none" w:sz="0" w:space="0" w:color="auto"/>
        <w:left w:val="none" w:sz="0" w:space="0" w:color="auto"/>
        <w:bottom w:val="none" w:sz="0" w:space="0" w:color="auto"/>
        <w:right w:val="none" w:sz="0" w:space="0" w:color="auto"/>
      </w:divBdr>
    </w:div>
    <w:div w:id="740761296">
      <w:bodyDiv w:val="1"/>
      <w:marLeft w:val="0"/>
      <w:marRight w:val="0"/>
      <w:marTop w:val="0"/>
      <w:marBottom w:val="0"/>
      <w:divBdr>
        <w:top w:val="none" w:sz="0" w:space="0" w:color="auto"/>
        <w:left w:val="none" w:sz="0" w:space="0" w:color="auto"/>
        <w:bottom w:val="none" w:sz="0" w:space="0" w:color="auto"/>
        <w:right w:val="none" w:sz="0" w:space="0" w:color="auto"/>
      </w:divBdr>
    </w:div>
    <w:div w:id="740761655">
      <w:bodyDiv w:val="1"/>
      <w:marLeft w:val="0"/>
      <w:marRight w:val="0"/>
      <w:marTop w:val="0"/>
      <w:marBottom w:val="0"/>
      <w:divBdr>
        <w:top w:val="none" w:sz="0" w:space="0" w:color="auto"/>
        <w:left w:val="none" w:sz="0" w:space="0" w:color="auto"/>
        <w:bottom w:val="none" w:sz="0" w:space="0" w:color="auto"/>
        <w:right w:val="none" w:sz="0" w:space="0" w:color="auto"/>
      </w:divBdr>
    </w:div>
    <w:div w:id="740836287">
      <w:bodyDiv w:val="1"/>
      <w:marLeft w:val="0"/>
      <w:marRight w:val="0"/>
      <w:marTop w:val="0"/>
      <w:marBottom w:val="0"/>
      <w:divBdr>
        <w:top w:val="none" w:sz="0" w:space="0" w:color="auto"/>
        <w:left w:val="none" w:sz="0" w:space="0" w:color="auto"/>
        <w:bottom w:val="none" w:sz="0" w:space="0" w:color="auto"/>
        <w:right w:val="none" w:sz="0" w:space="0" w:color="auto"/>
      </w:divBdr>
    </w:div>
    <w:div w:id="741023496">
      <w:bodyDiv w:val="1"/>
      <w:marLeft w:val="0"/>
      <w:marRight w:val="0"/>
      <w:marTop w:val="0"/>
      <w:marBottom w:val="0"/>
      <w:divBdr>
        <w:top w:val="none" w:sz="0" w:space="0" w:color="auto"/>
        <w:left w:val="none" w:sz="0" w:space="0" w:color="auto"/>
        <w:bottom w:val="none" w:sz="0" w:space="0" w:color="auto"/>
        <w:right w:val="none" w:sz="0" w:space="0" w:color="auto"/>
      </w:divBdr>
    </w:div>
    <w:div w:id="741103112">
      <w:bodyDiv w:val="1"/>
      <w:marLeft w:val="0"/>
      <w:marRight w:val="0"/>
      <w:marTop w:val="0"/>
      <w:marBottom w:val="0"/>
      <w:divBdr>
        <w:top w:val="none" w:sz="0" w:space="0" w:color="auto"/>
        <w:left w:val="none" w:sz="0" w:space="0" w:color="auto"/>
        <w:bottom w:val="none" w:sz="0" w:space="0" w:color="auto"/>
        <w:right w:val="none" w:sz="0" w:space="0" w:color="auto"/>
      </w:divBdr>
    </w:div>
    <w:div w:id="741411175">
      <w:bodyDiv w:val="1"/>
      <w:marLeft w:val="0"/>
      <w:marRight w:val="0"/>
      <w:marTop w:val="0"/>
      <w:marBottom w:val="0"/>
      <w:divBdr>
        <w:top w:val="none" w:sz="0" w:space="0" w:color="auto"/>
        <w:left w:val="none" w:sz="0" w:space="0" w:color="auto"/>
        <w:bottom w:val="none" w:sz="0" w:space="0" w:color="auto"/>
        <w:right w:val="none" w:sz="0" w:space="0" w:color="auto"/>
      </w:divBdr>
    </w:div>
    <w:div w:id="741413157">
      <w:bodyDiv w:val="1"/>
      <w:marLeft w:val="0"/>
      <w:marRight w:val="0"/>
      <w:marTop w:val="0"/>
      <w:marBottom w:val="0"/>
      <w:divBdr>
        <w:top w:val="none" w:sz="0" w:space="0" w:color="auto"/>
        <w:left w:val="none" w:sz="0" w:space="0" w:color="auto"/>
        <w:bottom w:val="none" w:sz="0" w:space="0" w:color="auto"/>
        <w:right w:val="none" w:sz="0" w:space="0" w:color="auto"/>
      </w:divBdr>
    </w:div>
    <w:div w:id="741678883">
      <w:bodyDiv w:val="1"/>
      <w:marLeft w:val="0"/>
      <w:marRight w:val="0"/>
      <w:marTop w:val="0"/>
      <w:marBottom w:val="0"/>
      <w:divBdr>
        <w:top w:val="none" w:sz="0" w:space="0" w:color="auto"/>
        <w:left w:val="none" w:sz="0" w:space="0" w:color="auto"/>
        <w:bottom w:val="none" w:sz="0" w:space="0" w:color="auto"/>
        <w:right w:val="none" w:sz="0" w:space="0" w:color="auto"/>
      </w:divBdr>
    </w:div>
    <w:div w:id="741873234">
      <w:bodyDiv w:val="1"/>
      <w:marLeft w:val="0"/>
      <w:marRight w:val="0"/>
      <w:marTop w:val="0"/>
      <w:marBottom w:val="0"/>
      <w:divBdr>
        <w:top w:val="none" w:sz="0" w:space="0" w:color="auto"/>
        <w:left w:val="none" w:sz="0" w:space="0" w:color="auto"/>
        <w:bottom w:val="none" w:sz="0" w:space="0" w:color="auto"/>
        <w:right w:val="none" w:sz="0" w:space="0" w:color="auto"/>
      </w:divBdr>
    </w:div>
    <w:div w:id="742024427">
      <w:bodyDiv w:val="1"/>
      <w:marLeft w:val="0"/>
      <w:marRight w:val="0"/>
      <w:marTop w:val="0"/>
      <w:marBottom w:val="0"/>
      <w:divBdr>
        <w:top w:val="none" w:sz="0" w:space="0" w:color="auto"/>
        <w:left w:val="none" w:sz="0" w:space="0" w:color="auto"/>
        <w:bottom w:val="none" w:sz="0" w:space="0" w:color="auto"/>
        <w:right w:val="none" w:sz="0" w:space="0" w:color="auto"/>
      </w:divBdr>
    </w:div>
    <w:div w:id="742065034">
      <w:bodyDiv w:val="1"/>
      <w:marLeft w:val="0"/>
      <w:marRight w:val="0"/>
      <w:marTop w:val="0"/>
      <w:marBottom w:val="0"/>
      <w:divBdr>
        <w:top w:val="none" w:sz="0" w:space="0" w:color="auto"/>
        <w:left w:val="none" w:sz="0" w:space="0" w:color="auto"/>
        <w:bottom w:val="none" w:sz="0" w:space="0" w:color="auto"/>
        <w:right w:val="none" w:sz="0" w:space="0" w:color="auto"/>
      </w:divBdr>
    </w:div>
    <w:div w:id="742145396">
      <w:bodyDiv w:val="1"/>
      <w:marLeft w:val="0"/>
      <w:marRight w:val="0"/>
      <w:marTop w:val="0"/>
      <w:marBottom w:val="0"/>
      <w:divBdr>
        <w:top w:val="none" w:sz="0" w:space="0" w:color="auto"/>
        <w:left w:val="none" w:sz="0" w:space="0" w:color="auto"/>
        <w:bottom w:val="none" w:sz="0" w:space="0" w:color="auto"/>
        <w:right w:val="none" w:sz="0" w:space="0" w:color="auto"/>
      </w:divBdr>
    </w:div>
    <w:div w:id="742340254">
      <w:bodyDiv w:val="1"/>
      <w:marLeft w:val="0"/>
      <w:marRight w:val="0"/>
      <w:marTop w:val="0"/>
      <w:marBottom w:val="0"/>
      <w:divBdr>
        <w:top w:val="none" w:sz="0" w:space="0" w:color="auto"/>
        <w:left w:val="none" w:sz="0" w:space="0" w:color="auto"/>
        <w:bottom w:val="none" w:sz="0" w:space="0" w:color="auto"/>
        <w:right w:val="none" w:sz="0" w:space="0" w:color="auto"/>
      </w:divBdr>
    </w:div>
    <w:div w:id="742413245">
      <w:bodyDiv w:val="1"/>
      <w:marLeft w:val="0"/>
      <w:marRight w:val="0"/>
      <w:marTop w:val="0"/>
      <w:marBottom w:val="0"/>
      <w:divBdr>
        <w:top w:val="none" w:sz="0" w:space="0" w:color="auto"/>
        <w:left w:val="none" w:sz="0" w:space="0" w:color="auto"/>
        <w:bottom w:val="none" w:sz="0" w:space="0" w:color="auto"/>
        <w:right w:val="none" w:sz="0" w:space="0" w:color="auto"/>
      </w:divBdr>
    </w:div>
    <w:div w:id="742483802">
      <w:bodyDiv w:val="1"/>
      <w:marLeft w:val="0"/>
      <w:marRight w:val="0"/>
      <w:marTop w:val="0"/>
      <w:marBottom w:val="0"/>
      <w:divBdr>
        <w:top w:val="none" w:sz="0" w:space="0" w:color="auto"/>
        <w:left w:val="none" w:sz="0" w:space="0" w:color="auto"/>
        <w:bottom w:val="none" w:sz="0" w:space="0" w:color="auto"/>
        <w:right w:val="none" w:sz="0" w:space="0" w:color="auto"/>
      </w:divBdr>
    </w:div>
    <w:div w:id="742525162">
      <w:bodyDiv w:val="1"/>
      <w:marLeft w:val="0"/>
      <w:marRight w:val="0"/>
      <w:marTop w:val="0"/>
      <w:marBottom w:val="0"/>
      <w:divBdr>
        <w:top w:val="none" w:sz="0" w:space="0" w:color="auto"/>
        <w:left w:val="none" w:sz="0" w:space="0" w:color="auto"/>
        <w:bottom w:val="none" w:sz="0" w:space="0" w:color="auto"/>
        <w:right w:val="none" w:sz="0" w:space="0" w:color="auto"/>
      </w:divBdr>
    </w:div>
    <w:div w:id="742527797">
      <w:bodyDiv w:val="1"/>
      <w:marLeft w:val="0"/>
      <w:marRight w:val="0"/>
      <w:marTop w:val="0"/>
      <w:marBottom w:val="0"/>
      <w:divBdr>
        <w:top w:val="none" w:sz="0" w:space="0" w:color="auto"/>
        <w:left w:val="none" w:sz="0" w:space="0" w:color="auto"/>
        <w:bottom w:val="none" w:sz="0" w:space="0" w:color="auto"/>
        <w:right w:val="none" w:sz="0" w:space="0" w:color="auto"/>
      </w:divBdr>
    </w:div>
    <w:div w:id="742676900">
      <w:bodyDiv w:val="1"/>
      <w:marLeft w:val="0"/>
      <w:marRight w:val="0"/>
      <w:marTop w:val="0"/>
      <w:marBottom w:val="0"/>
      <w:divBdr>
        <w:top w:val="none" w:sz="0" w:space="0" w:color="auto"/>
        <w:left w:val="none" w:sz="0" w:space="0" w:color="auto"/>
        <w:bottom w:val="none" w:sz="0" w:space="0" w:color="auto"/>
        <w:right w:val="none" w:sz="0" w:space="0" w:color="auto"/>
      </w:divBdr>
    </w:div>
    <w:div w:id="742799691">
      <w:bodyDiv w:val="1"/>
      <w:marLeft w:val="0"/>
      <w:marRight w:val="0"/>
      <w:marTop w:val="0"/>
      <w:marBottom w:val="0"/>
      <w:divBdr>
        <w:top w:val="none" w:sz="0" w:space="0" w:color="auto"/>
        <w:left w:val="none" w:sz="0" w:space="0" w:color="auto"/>
        <w:bottom w:val="none" w:sz="0" w:space="0" w:color="auto"/>
        <w:right w:val="none" w:sz="0" w:space="0" w:color="auto"/>
      </w:divBdr>
    </w:div>
    <w:div w:id="742876733">
      <w:bodyDiv w:val="1"/>
      <w:marLeft w:val="0"/>
      <w:marRight w:val="0"/>
      <w:marTop w:val="0"/>
      <w:marBottom w:val="0"/>
      <w:divBdr>
        <w:top w:val="none" w:sz="0" w:space="0" w:color="auto"/>
        <w:left w:val="none" w:sz="0" w:space="0" w:color="auto"/>
        <w:bottom w:val="none" w:sz="0" w:space="0" w:color="auto"/>
        <w:right w:val="none" w:sz="0" w:space="0" w:color="auto"/>
      </w:divBdr>
    </w:div>
    <w:div w:id="742992964">
      <w:bodyDiv w:val="1"/>
      <w:marLeft w:val="0"/>
      <w:marRight w:val="0"/>
      <w:marTop w:val="0"/>
      <w:marBottom w:val="0"/>
      <w:divBdr>
        <w:top w:val="none" w:sz="0" w:space="0" w:color="auto"/>
        <w:left w:val="none" w:sz="0" w:space="0" w:color="auto"/>
        <w:bottom w:val="none" w:sz="0" w:space="0" w:color="auto"/>
        <w:right w:val="none" w:sz="0" w:space="0" w:color="auto"/>
      </w:divBdr>
    </w:div>
    <w:div w:id="743139534">
      <w:bodyDiv w:val="1"/>
      <w:marLeft w:val="0"/>
      <w:marRight w:val="0"/>
      <w:marTop w:val="0"/>
      <w:marBottom w:val="0"/>
      <w:divBdr>
        <w:top w:val="none" w:sz="0" w:space="0" w:color="auto"/>
        <w:left w:val="none" w:sz="0" w:space="0" w:color="auto"/>
        <w:bottom w:val="none" w:sz="0" w:space="0" w:color="auto"/>
        <w:right w:val="none" w:sz="0" w:space="0" w:color="auto"/>
      </w:divBdr>
    </w:div>
    <w:div w:id="743182558">
      <w:bodyDiv w:val="1"/>
      <w:marLeft w:val="0"/>
      <w:marRight w:val="0"/>
      <w:marTop w:val="0"/>
      <w:marBottom w:val="0"/>
      <w:divBdr>
        <w:top w:val="none" w:sz="0" w:space="0" w:color="auto"/>
        <w:left w:val="none" w:sz="0" w:space="0" w:color="auto"/>
        <w:bottom w:val="none" w:sz="0" w:space="0" w:color="auto"/>
        <w:right w:val="none" w:sz="0" w:space="0" w:color="auto"/>
      </w:divBdr>
    </w:div>
    <w:div w:id="743257198">
      <w:bodyDiv w:val="1"/>
      <w:marLeft w:val="0"/>
      <w:marRight w:val="0"/>
      <w:marTop w:val="0"/>
      <w:marBottom w:val="0"/>
      <w:divBdr>
        <w:top w:val="none" w:sz="0" w:space="0" w:color="auto"/>
        <w:left w:val="none" w:sz="0" w:space="0" w:color="auto"/>
        <w:bottom w:val="none" w:sz="0" w:space="0" w:color="auto"/>
        <w:right w:val="none" w:sz="0" w:space="0" w:color="auto"/>
      </w:divBdr>
    </w:div>
    <w:div w:id="743258007">
      <w:bodyDiv w:val="1"/>
      <w:marLeft w:val="0"/>
      <w:marRight w:val="0"/>
      <w:marTop w:val="0"/>
      <w:marBottom w:val="0"/>
      <w:divBdr>
        <w:top w:val="none" w:sz="0" w:space="0" w:color="auto"/>
        <w:left w:val="none" w:sz="0" w:space="0" w:color="auto"/>
        <w:bottom w:val="none" w:sz="0" w:space="0" w:color="auto"/>
        <w:right w:val="none" w:sz="0" w:space="0" w:color="auto"/>
      </w:divBdr>
    </w:div>
    <w:div w:id="743263261">
      <w:bodyDiv w:val="1"/>
      <w:marLeft w:val="0"/>
      <w:marRight w:val="0"/>
      <w:marTop w:val="0"/>
      <w:marBottom w:val="0"/>
      <w:divBdr>
        <w:top w:val="none" w:sz="0" w:space="0" w:color="auto"/>
        <w:left w:val="none" w:sz="0" w:space="0" w:color="auto"/>
        <w:bottom w:val="none" w:sz="0" w:space="0" w:color="auto"/>
        <w:right w:val="none" w:sz="0" w:space="0" w:color="auto"/>
      </w:divBdr>
    </w:div>
    <w:div w:id="743335386">
      <w:bodyDiv w:val="1"/>
      <w:marLeft w:val="0"/>
      <w:marRight w:val="0"/>
      <w:marTop w:val="0"/>
      <w:marBottom w:val="0"/>
      <w:divBdr>
        <w:top w:val="none" w:sz="0" w:space="0" w:color="auto"/>
        <w:left w:val="none" w:sz="0" w:space="0" w:color="auto"/>
        <w:bottom w:val="none" w:sz="0" w:space="0" w:color="auto"/>
        <w:right w:val="none" w:sz="0" w:space="0" w:color="auto"/>
      </w:divBdr>
    </w:div>
    <w:div w:id="743531434">
      <w:bodyDiv w:val="1"/>
      <w:marLeft w:val="0"/>
      <w:marRight w:val="0"/>
      <w:marTop w:val="0"/>
      <w:marBottom w:val="0"/>
      <w:divBdr>
        <w:top w:val="none" w:sz="0" w:space="0" w:color="auto"/>
        <w:left w:val="none" w:sz="0" w:space="0" w:color="auto"/>
        <w:bottom w:val="none" w:sz="0" w:space="0" w:color="auto"/>
        <w:right w:val="none" w:sz="0" w:space="0" w:color="auto"/>
      </w:divBdr>
    </w:div>
    <w:div w:id="743600449">
      <w:bodyDiv w:val="1"/>
      <w:marLeft w:val="0"/>
      <w:marRight w:val="0"/>
      <w:marTop w:val="0"/>
      <w:marBottom w:val="0"/>
      <w:divBdr>
        <w:top w:val="none" w:sz="0" w:space="0" w:color="auto"/>
        <w:left w:val="none" w:sz="0" w:space="0" w:color="auto"/>
        <w:bottom w:val="none" w:sz="0" w:space="0" w:color="auto"/>
        <w:right w:val="none" w:sz="0" w:space="0" w:color="auto"/>
      </w:divBdr>
    </w:div>
    <w:div w:id="743600812">
      <w:bodyDiv w:val="1"/>
      <w:marLeft w:val="0"/>
      <w:marRight w:val="0"/>
      <w:marTop w:val="0"/>
      <w:marBottom w:val="0"/>
      <w:divBdr>
        <w:top w:val="none" w:sz="0" w:space="0" w:color="auto"/>
        <w:left w:val="none" w:sz="0" w:space="0" w:color="auto"/>
        <w:bottom w:val="none" w:sz="0" w:space="0" w:color="auto"/>
        <w:right w:val="none" w:sz="0" w:space="0" w:color="auto"/>
      </w:divBdr>
    </w:div>
    <w:div w:id="743724053">
      <w:bodyDiv w:val="1"/>
      <w:marLeft w:val="0"/>
      <w:marRight w:val="0"/>
      <w:marTop w:val="0"/>
      <w:marBottom w:val="0"/>
      <w:divBdr>
        <w:top w:val="none" w:sz="0" w:space="0" w:color="auto"/>
        <w:left w:val="none" w:sz="0" w:space="0" w:color="auto"/>
        <w:bottom w:val="none" w:sz="0" w:space="0" w:color="auto"/>
        <w:right w:val="none" w:sz="0" w:space="0" w:color="auto"/>
      </w:divBdr>
    </w:div>
    <w:div w:id="743794925">
      <w:bodyDiv w:val="1"/>
      <w:marLeft w:val="0"/>
      <w:marRight w:val="0"/>
      <w:marTop w:val="0"/>
      <w:marBottom w:val="0"/>
      <w:divBdr>
        <w:top w:val="none" w:sz="0" w:space="0" w:color="auto"/>
        <w:left w:val="none" w:sz="0" w:space="0" w:color="auto"/>
        <w:bottom w:val="none" w:sz="0" w:space="0" w:color="auto"/>
        <w:right w:val="none" w:sz="0" w:space="0" w:color="auto"/>
      </w:divBdr>
    </w:div>
    <w:div w:id="743796365">
      <w:bodyDiv w:val="1"/>
      <w:marLeft w:val="0"/>
      <w:marRight w:val="0"/>
      <w:marTop w:val="0"/>
      <w:marBottom w:val="0"/>
      <w:divBdr>
        <w:top w:val="none" w:sz="0" w:space="0" w:color="auto"/>
        <w:left w:val="none" w:sz="0" w:space="0" w:color="auto"/>
        <w:bottom w:val="none" w:sz="0" w:space="0" w:color="auto"/>
        <w:right w:val="none" w:sz="0" w:space="0" w:color="auto"/>
      </w:divBdr>
    </w:div>
    <w:div w:id="743910999">
      <w:bodyDiv w:val="1"/>
      <w:marLeft w:val="0"/>
      <w:marRight w:val="0"/>
      <w:marTop w:val="0"/>
      <w:marBottom w:val="0"/>
      <w:divBdr>
        <w:top w:val="none" w:sz="0" w:space="0" w:color="auto"/>
        <w:left w:val="none" w:sz="0" w:space="0" w:color="auto"/>
        <w:bottom w:val="none" w:sz="0" w:space="0" w:color="auto"/>
        <w:right w:val="none" w:sz="0" w:space="0" w:color="auto"/>
      </w:divBdr>
    </w:div>
    <w:div w:id="743990453">
      <w:bodyDiv w:val="1"/>
      <w:marLeft w:val="0"/>
      <w:marRight w:val="0"/>
      <w:marTop w:val="0"/>
      <w:marBottom w:val="0"/>
      <w:divBdr>
        <w:top w:val="none" w:sz="0" w:space="0" w:color="auto"/>
        <w:left w:val="none" w:sz="0" w:space="0" w:color="auto"/>
        <w:bottom w:val="none" w:sz="0" w:space="0" w:color="auto"/>
        <w:right w:val="none" w:sz="0" w:space="0" w:color="auto"/>
      </w:divBdr>
    </w:div>
    <w:div w:id="744228707">
      <w:bodyDiv w:val="1"/>
      <w:marLeft w:val="0"/>
      <w:marRight w:val="0"/>
      <w:marTop w:val="0"/>
      <w:marBottom w:val="0"/>
      <w:divBdr>
        <w:top w:val="none" w:sz="0" w:space="0" w:color="auto"/>
        <w:left w:val="none" w:sz="0" w:space="0" w:color="auto"/>
        <w:bottom w:val="none" w:sz="0" w:space="0" w:color="auto"/>
        <w:right w:val="none" w:sz="0" w:space="0" w:color="auto"/>
      </w:divBdr>
    </w:div>
    <w:div w:id="744256185">
      <w:bodyDiv w:val="1"/>
      <w:marLeft w:val="0"/>
      <w:marRight w:val="0"/>
      <w:marTop w:val="0"/>
      <w:marBottom w:val="0"/>
      <w:divBdr>
        <w:top w:val="none" w:sz="0" w:space="0" w:color="auto"/>
        <w:left w:val="none" w:sz="0" w:space="0" w:color="auto"/>
        <w:bottom w:val="none" w:sz="0" w:space="0" w:color="auto"/>
        <w:right w:val="none" w:sz="0" w:space="0" w:color="auto"/>
      </w:divBdr>
    </w:div>
    <w:div w:id="744299021">
      <w:bodyDiv w:val="1"/>
      <w:marLeft w:val="0"/>
      <w:marRight w:val="0"/>
      <w:marTop w:val="0"/>
      <w:marBottom w:val="0"/>
      <w:divBdr>
        <w:top w:val="none" w:sz="0" w:space="0" w:color="auto"/>
        <w:left w:val="none" w:sz="0" w:space="0" w:color="auto"/>
        <w:bottom w:val="none" w:sz="0" w:space="0" w:color="auto"/>
        <w:right w:val="none" w:sz="0" w:space="0" w:color="auto"/>
      </w:divBdr>
    </w:div>
    <w:div w:id="744299199">
      <w:bodyDiv w:val="1"/>
      <w:marLeft w:val="0"/>
      <w:marRight w:val="0"/>
      <w:marTop w:val="0"/>
      <w:marBottom w:val="0"/>
      <w:divBdr>
        <w:top w:val="none" w:sz="0" w:space="0" w:color="auto"/>
        <w:left w:val="none" w:sz="0" w:space="0" w:color="auto"/>
        <w:bottom w:val="none" w:sz="0" w:space="0" w:color="auto"/>
        <w:right w:val="none" w:sz="0" w:space="0" w:color="auto"/>
      </w:divBdr>
    </w:div>
    <w:div w:id="744304693">
      <w:bodyDiv w:val="1"/>
      <w:marLeft w:val="0"/>
      <w:marRight w:val="0"/>
      <w:marTop w:val="0"/>
      <w:marBottom w:val="0"/>
      <w:divBdr>
        <w:top w:val="none" w:sz="0" w:space="0" w:color="auto"/>
        <w:left w:val="none" w:sz="0" w:space="0" w:color="auto"/>
        <w:bottom w:val="none" w:sz="0" w:space="0" w:color="auto"/>
        <w:right w:val="none" w:sz="0" w:space="0" w:color="auto"/>
      </w:divBdr>
    </w:div>
    <w:div w:id="744380154">
      <w:bodyDiv w:val="1"/>
      <w:marLeft w:val="0"/>
      <w:marRight w:val="0"/>
      <w:marTop w:val="0"/>
      <w:marBottom w:val="0"/>
      <w:divBdr>
        <w:top w:val="none" w:sz="0" w:space="0" w:color="auto"/>
        <w:left w:val="none" w:sz="0" w:space="0" w:color="auto"/>
        <w:bottom w:val="none" w:sz="0" w:space="0" w:color="auto"/>
        <w:right w:val="none" w:sz="0" w:space="0" w:color="auto"/>
      </w:divBdr>
    </w:div>
    <w:div w:id="744686146">
      <w:bodyDiv w:val="1"/>
      <w:marLeft w:val="0"/>
      <w:marRight w:val="0"/>
      <w:marTop w:val="0"/>
      <w:marBottom w:val="0"/>
      <w:divBdr>
        <w:top w:val="none" w:sz="0" w:space="0" w:color="auto"/>
        <w:left w:val="none" w:sz="0" w:space="0" w:color="auto"/>
        <w:bottom w:val="none" w:sz="0" w:space="0" w:color="auto"/>
        <w:right w:val="none" w:sz="0" w:space="0" w:color="auto"/>
      </w:divBdr>
    </w:div>
    <w:div w:id="744691570">
      <w:bodyDiv w:val="1"/>
      <w:marLeft w:val="0"/>
      <w:marRight w:val="0"/>
      <w:marTop w:val="0"/>
      <w:marBottom w:val="0"/>
      <w:divBdr>
        <w:top w:val="none" w:sz="0" w:space="0" w:color="auto"/>
        <w:left w:val="none" w:sz="0" w:space="0" w:color="auto"/>
        <w:bottom w:val="none" w:sz="0" w:space="0" w:color="auto"/>
        <w:right w:val="none" w:sz="0" w:space="0" w:color="auto"/>
      </w:divBdr>
    </w:div>
    <w:div w:id="744765313">
      <w:bodyDiv w:val="1"/>
      <w:marLeft w:val="0"/>
      <w:marRight w:val="0"/>
      <w:marTop w:val="0"/>
      <w:marBottom w:val="0"/>
      <w:divBdr>
        <w:top w:val="none" w:sz="0" w:space="0" w:color="auto"/>
        <w:left w:val="none" w:sz="0" w:space="0" w:color="auto"/>
        <w:bottom w:val="none" w:sz="0" w:space="0" w:color="auto"/>
        <w:right w:val="none" w:sz="0" w:space="0" w:color="auto"/>
      </w:divBdr>
    </w:div>
    <w:div w:id="744955949">
      <w:bodyDiv w:val="1"/>
      <w:marLeft w:val="0"/>
      <w:marRight w:val="0"/>
      <w:marTop w:val="0"/>
      <w:marBottom w:val="0"/>
      <w:divBdr>
        <w:top w:val="none" w:sz="0" w:space="0" w:color="auto"/>
        <w:left w:val="none" w:sz="0" w:space="0" w:color="auto"/>
        <w:bottom w:val="none" w:sz="0" w:space="0" w:color="auto"/>
        <w:right w:val="none" w:sz="0" w:space="0" w:color="auto"/>
      </w:divBdr>
    </w:div>
    <w:div w:id="744958396">
      <w:bodyDiv w:val="1"/>
      <w:marLeft w:val="0"/>
      <w:marRight w:val="0"/>
      <w:marTop w:val="0"/>
      <w:marBottom w:val="0"/>
      <w:divBdr>
        <w:top w:val="none" w:sz="0" w:space="0" w:color="auto"/>
        <w:left w:val="none" w:sz="0" w:space="0" w:color="auto"/>
        <w:bottom w:val="none" w:sz="0" w:space="0" w:color="auto"/>
        <w:right w:val="none" w:sz="0" w:space="0" w:color="auto"/>
      </w:divBdr>
    </w:div>
    <w:div w:id="744959354">
      <w:bodyDiv w:val="1"/>
      <w:marLeft w:val="0"/>
      <w:marRight w:val="0"/>
      <w:marTop w:val="0"/>
      <w:marBottom w:val="0"/>
      <w:divBdr>
        <w:top w:val="none" w:sz="0" w:space="0" w:color="auto"/>
        <w:left w:val="none" w:sz="0" w:space="0" w:color="auto"/>
        <w:bottom w:val="none" w:sz="0" w:space="0" w:color="auto"/>
        <w:right w:val="none" w:sz="0" w:space="0" w:color="auto"/>
      </w:divBdr>
    </w:div>
    <w:div w:id="745107492">
      <w:bodyDiv w:val="1"/>
      <w:marLeft w:val="0"/>
      <w:marRight w:val="0"/>
      <w:marTop w:val="0"/>
      <w:marBottom w:val="0"/>
      <w:divBdr>
        <w:top w:val="none" w:sz="0" w:space="0" w:color="auto"/>
        <w:left w:val="none" w:sz="0" w:space="0" w:color="auto"/>
        <w:bottom w:val="none" w:sz="0" w:space="0" w:color="auto"/>
        <w:right w:val="none" w:sz="0" w:space="0" w:color="auto"/>
      </w:divBdr>
    </w:div>
    <w:div w:id="745152560">
      <w:bodyDiv w:val="1"/>
      <w:marLeft w:val="0"/>
      <w:marRight w:val="0"/>
      <w:marTop w:val="0"/>
      <w:marBottom w:val="0"/>
      <w:divBdr>
        <w:top w:val="none" w:sz="0" w:space="0" w:color="auto"/>
        <w:left w:val="none" w:sz="0" w:space="0" w:color="auto"/>
        <w:bottom w:val="none" w:sz="0" w:space="0" w:color="auto"/>
        <w:right w:val="none" w:sz="0" w:space="0" w:color="auto"/>
      </w:divBdr>
    </w:div>
    <w:div w:id="745153048">
      <w:bodyDiv w:val="1"/>
      <w:marLeft w:val="0"/>
      <w:marRight w:val="0"/>
      <w:marTop w:val="0"/>
      <w:marBottom w:val="0"/>
      <w:divBdr>
        <w:top w:val="none" w:sz="0" w:space="0" w:color="auto"/>
        <w:left w:val="none" w:sz="0" w:space="0" w:color="auto"/>
        <w:bottom w:val="none" w:sz="0" w:space="0" w:color="auto"/>
        <w:right w:val="none" w:sz="0" w:space="0" w:color="auto"/>
      </w:divBdr>
    </w:div>
    <w:div w:id="745153178">
      <w:bodyDiv w:val="1"/>
      <w:marLeft w:val="0"/>
      <w:marRight w:val="0"/>
      <w:marTop w:val="0"/>
      <w:marBottom w:val="0"/>
      <w:divBdr>
        <w:top w:val="none" w:sz="0" w:space="0" w:color="auto"/>
        <w:left w:val="none" w:sz="0" w:space="0" w:color="auto"/>
        <w:bottom w:val="none" w:sz="0" w:space="0" w:color="auto"/>
        <w:right w:val="none" w:sz="0" w:space="0" w:color="auto"/>
      </w:divBdr>
    </w:div>
    <w:div w:id="745226879">
      <w:bodyDiv w:val="1"/>
      <w:marLeft w:val="0"/>
      <w:marRight w:val="0"/>
      <w:marTop w:val="0"/>
      <w:marBottom w:val="0"/>
      <w:divBdr>
        <w:top w:val="none" w:sz="0" w:space="0" w:color="auto"/>
        <w:left w:val="none" w:sz="0" w:space="0" w:color="auto"/>
        <w:bottom w:val="none" w:sz="0" w:space="0" w:color="auto"/>
        <w:right w:val="none" w:sz="0" w:space="0" w:color="auto"/>
      </w:divBdr>
    </w:div>
    <w:div w:id="745298935">
      <w:bodyDiv w:val="1"/>
      <w:marLeft w:val="0"/>
      <w:marRight w:val="0"/>
      <w:marTop w:val="0"/>
      <w:marBottom w:val="0"/>
      <w:divBdr>
        <w:top w:val="none" w:sz="0" w:space="0" w:color="auto"/>
        <w:left w:val="none" w:sz="0" w:space="0" w:color="auto"/>
        <w:bottom w:val="none" w:sz="0" w:space="0" w:color="auto"/>
        <w:right w:val="none" w:sz="0" w:space="0" w:color="auto"/>
      </w:divBdr>
    </w:div>
    <w:div w:id="745299824">
      <w:bodyDiv w:val="1"/>
      <w:marLeft w:val="0"/>
      <w:marRight w:val="0"/>
      <w:marTop w:val="0"/>
      <w:marBottom w:val="0"/>
      <w:divBdr>
        <w:top w:val="none" w:sz="0" w:space="0" w:color="auto"/>
        <w:left w:val="none" w:sz="0" w:space="0" w:color="auto"/>
        <w:bottom w:val="none" w:sz="0" w:space="0" w:color="auto"/>
        <w:right w:val="none" w:sz="0" w:space="0" w:color="auto"/>
      </w:divBdr>
    </w:div>
    <w:div w:id="745341858">
      <w:bodyDiv w:val="1"/>
      <w:marLeft w:val="0"/>
      <w:marRight w:val="0"/>
      <w:marTop w:val="0"/>
      <w:marBottom w:val="0"/>
      <w:divBdr>
        <w:top w:val="none" w:sz="0" w:space="0" w:color="auto"/>
        <w:left w:val="none" w:sz="0" w:space="0" w:color="auto"/>
        <w:bottom w:val="none" w:sz="0" w:space="0" w:color="auto"/>
        <w:right w:val="none" w:sz="0" w:space="0" w:color="auto"/>
      </w:divBdr>
    </w:div>
    <w:div w:id="745373135">
      <w:bodyDiv w:val="1"/>
      <w:marLeft w:val="0"/>
      <w:marRight w:val="0"/>
      <w:marTop w:val="0"/>
      <w:marBottom w:val="0"/>
      <w:divBdr>
        <w:top w:val="none" w:sz="0" w:space="0" w:color="auto"/>
        <w:left w:val="none" w:sz="0" w:space="0" w:color="auto"/>
        <w:bottom w:val="none" w:sz="0" w:space="0" w:color="auto"/>
        <w:right w:val="none" w:sz="0" w:space="0" w:color="auto"/>
      </w:divBdr>
    </w:div>
    <w:div w:id="745490370">
      <w:bodyDiv w:val="1"/>
      <w:marLeft w:val="0"/>
      <w:marRight w:val="0"/>
      <w:marTop w:val="0"/>
      <w:marBottom w:val="0"/>
      <w:divBdr>
        <w:top w:val="none" w:sz="0" w:space="0" w:color="auto"/>
        <w:left w:val="none" w:sz="0" w:space="0" w:color="auto"/>
        <w:bottom w:val="none" w:sz="0" w:space="0" w:color="auto"/>
        <w:right w:val="none" w:sz="0" w:space="0" w:color="auto"/>
      </w:divBdr>
    </w:div>
    <w:div w:id="745491250">
      <w:bodyDiv w:val="1"/>
      <w:marLeft w:val="0"/>
      <w:marRight w:val="0"/>
      <w:marTop w:val="0"/>
      <w:marBottom w:val="0"/>
      <w:divBdr>
        <w:top w:val="none" w:sz="0" w:space="0" w:color="auto"/>
        <w:left w:val="none" w:sz="0" w:space="0" w:color="auto"/>
        <w:bottom w:val="none" w:sz="0" w:space="0" w:color="auto"/>
        <w:right w:val="none" w:sz="0" w:space="0" w:color="auto"/>
      </w:divBdr>
    </w:div>
    <w:div w:id="745611718">
      <w:bodyDiv w:val="1"/>
      <w:marLeft w:val="0"/>
      <w:marRight w:val="0"/>
      <w:marTop w:val="0"/>
      <w:marBottom w:val="0"/>
      <w:divBdr>
        <w:top w:val="none" w:sz="0" w:space="0" w:color="auto"/>
        <w:left w:val="none" w:sz="0" w:space="0" w:color="auto"/>
        <w:bottom w:val="none" w:sz="0" w:space="0" w:color="auto"/>
        <w:right w:val="none" w:sz="0" w:space="0" w:color="auto"/>
      </w:divBdr>
    </w:div>
    <w:div w:id="745688615">
      <w:bodyDiv w:val="1"/>
      <w:marLeft w:val="0"/>
      <w:marRight w:val="0"/>
      <w:marTop w:val="0"/>
      <w:marBottom w:val="0"/>
      <w:divBdr>
        <w:top w:val="none" w:sz="0" w:space="0" w:color="auto"/>
        <w:left w:val="none" w:sz="0" w:space="0" w:color="auto"/>
        <w:bottom w:val="none" w:sz="0" w:space="0" w:color="auto"/>
        <w:right w:val="none" w:sz="0" w:space="0" w:color="auto"/>
      </w:divBdr>
    </w:div>
    <w:div w:id="745877325">
      <w:bodyDiv w:val="1"/>
      <w:marLeft w:val="0"/>
      <w:marRight w:val="0"/>
      <w:marTop w:val="0"/>
      <w:marBottom w:val="0"/>
      <w:divBdr>
        <w:top w:val="none" w:sz="0" w:space="0" w:color="auto"/>
        <w:left w:val="none" w:sz="0" w:space="0" w:color="auto"/>
        <w:bottom w:val="none" w:sz="0" w:space="0" w:color="auto"/>
        <w:right w:val="none" w:sz="0" w:space="0" w:color="auto"/>
      </w:divBdr>
    </w:div>
    <w:div w:id="745999692">
      <w:bodyDiv w:val="1"/>
      <w:marLeft w:val="0"/>
      <w:marRight w:val="0"/>
      <w:marTop w:val="0"/>
      <w:marBottom w:val="0"/>
      <w:divBdr>
        <w:top w:val="none" w:sz="0" w:space="0" w:color="auto"/>
        <w:left w:val="none" w:sz="0" w:space="0" w:color="auto"/>
        <w:bottom w:val="none" w:sz="0" w:space="0" w:color="auto"/>
        <w:right w:val="none" w:sz="0" w:space="0" w:color="auto"/>
      </w:divBdr>
    </w:div>
    <w:div w:id="746003924">
      <w:bodyDiv w:val="1"/>
      <w:marLeft w:val="0"/>
      <w:marRight w:val="0"/>
      <w:marTop w:val="0"/>
      <w:marBottom w:val="0"/>
      <w:divBdr>
        <w:top w:val="none" w:sz="0" w:space="0" w:color="auto"/>
        <w:left w:val="none" w:sz="0" w:space="0" w:color="auto"/>
        <w:bottom w:val="none" w:sz="0" w:space="0" w:color="auto"/>
        <w:right w:val="none" w:sz="0" w:space="0" w:color="auto"/>
      </w:divBdr>
    </w:div>
    <w:div w:id="746076169">
      <w:bodyDiv w:val="1"/>
      <w:marLeft w:val="0"/>
      <w:marRight w:val="0"/>
      <w:marTop w:val="0"/>
      <w:marBottom w:val="0"/>
      <w:divBdr>
        <w:top w:val="none" w:sz="0" w:space="0" w:color="auto"/>
        <w:left w:val="none" w:sz="0" w:space="0" w:color="auto"/>
        <w:bottom w:val="none" w:sz="0" w:space="0" w:color="auto"/>
        <w:right w:val="none" w:sz="0" w:space="0" w:color="auto"/>
      </w:divBdr>
    </w:div>
    <w:div w:id="746263431">
      <w:bodyDiv w:val="1"/>
      <w:marLeft w:val="0"/>
      <w:marRight w:val="0"/>
      <w:marTop w:val="0"/>
      <w:marBottom w:val="0"/>
      <w:divBdr>
        <w:top w:val="none" w:sz="0" w:space="0" w:color="auto"/>
        <w:left w:val="none" w:sz="0" w:space="0" w:color="auto"/>
        <w:bottom w:val="none" w:sz="0" w:space="0" w:color="auto"/>
        <w:right w:val="none" w:sz="0" w:space="0" w:color="auto"/>
      </w:divBdr>
    </w:div>
    <w:div w:id="746463963">
      <w:bodyDiv w:val="1"/>
      <w:marLeft w:val="0"/>
      <w:marRight w:val="0"/>
      <w:marTop w:val="0"/>
      <w:marBottom w:val="0"/>
      <w:divBdr>
        <w:top w:val="none" w:sz="0" w:space="0" w:color="auto"/>
        <w:left w:val="none" w:sz="0" w:space="0" w:color="auto"/>
        <w:bottom w:val="none" w:sz="0" w:space="0" w:color="auto"/>
        <w:right w:val="none" w:sz="0" w:space="0" w:color="auto"/>
      </w:divBdr>
    </w:div>
    <w:div w:id="746532975">
      <w:bodyDiv w:val="1"/>
      <w:marLeft w:val="0"/>
      <w:marRight w:val="0"/>
      <w:marTop w:val="0"/>
      <w:marBottom w:val="0"/>
      <w:divBdr>
        <w:top w:val="none" w:sz="0" w:space="0" w:color="auto"/>
        <w:left w:val="none" w:sz="0" w:space="0" w:color="auto"/>
        <w:bottom w:val="none" w:sz="0" w:space="0" w:color="auto"/>
        <w:right w:val="none" w:sz="0" w:space="0" w:color="auto"/>
      </w:divBdr>
    </w:div>
    <w:div w:id="746659417">
      <w:bodyDiv w:val="1"/>
      <w:marLeft w:val="0"/>
      <w:marRight w:val="0"/>
      <w:marTop w:val="0"/>
      <w:marBottom w:val="0"/>
      <w:divBdr>
        <w:top w:val="none" w:sz="0" w:space="0" w:color="auto"/>
        <w:left w:val="none" w:sz="0" w:space="0" w:color="auto"/>
        <w:bottom w:val="none" w:sz="0" w:space="0" w:color="auto"/>
        <w:right w:val="none" w:sz="0" w:space="0" w:color="auto"/>
      </w:divBdr>
    </w:div>
    <w:div w:id="746682783">
      <w:bodyDiv w:val="1"/>
      <w:marLeft w:val="0"/>
      <w:marRight w:val="0"/>
      <w:marTop w:val="0"/>
      <w:marBottom w:val="0"/>
      <w:divBdr>
        <w:top w:val="none" w:sz="0" w:space="0" w:color="auto"/>
        <w:left w:val="none" w:sz="0" w:space="0" w:color="auto"/>
        <w:bottom w:val="none" w:sz="0" w:space="0" w:color="auto"/>
        <w:right w:val="none" w:sz="0" w:space="0" w:color="auto"/>
      </w:divBdr>
    </w:div>
    <w:div w:id="746725706">
      <w:bodyDiv w:val="1"/>
      <w:marLeft w:val="0"/>
      <w:marRight w:val="0"/>
      <w:marTop w:val="0"/>
      <w:marBottom w:val="0"/>
      <w:divBdr>
        <w:top w:val="none" w:sz="0" w:space="0" w:color="auto"/>
        <w:left w:val="none" w:sz="0" w:space="0" w:color="auto"/>
        <w:bottom w:val="none" w:sz="0" w:space="0" w:color="auto"/>
        <w:right w:val="none" w:sz="0" w:space="0" w:color="auto"/>
      </w:divBdr>
    </w:div>
    <w:div w:id="746852147">
      <w:bodyDiv w:val="1"/>
      <w:marLeft w:val="0"/>
      <w:marRight w:val="0"/>
      <w:marTop w:val="0"/>
      <w:marBottom w:val="0"/>
      <w:divBdr>
        <w:top w:val="none" w:sz="0" w:space="0" w:color="auto"/>
        <w:left w:val="none" w:sz="0" w:space="0" w:color="auto"/>
        <w:bottom w:val="none" w:sz="0" w:space="0" w:color="auto"/>
        <w:right w:val="none" w:sz="0" w:space="0" w:color="auto"/>
      </w:divBdr>
    </w:div>
    <w:div w:id="747190900">
      <w:bodyDiv w:val="1"/>
      <w:marLeft w:val="0"/>
      <w:marRight w:val="0"/>
      <w:marTop w:val="0"/>
      <w:marBottom w:val="0"/>
      <w:divBdr>
        <w:top w:val="none" w:sz="0" w:space="0" w:color="auto"/>
        <w:left w:val="none" w:sz="0" w:space="0" w:color="auto"/>
        <w:bottom w:val="none" w:sz="0" w:space="0" w:color="auto"/>
        <w:right w:val="none" w:sz="0" w:space="0" w:color="auto"/>
      </w:divBdr>
    </w:div>
    <w:div w:id="747191093">
      <w:bodyDiv w:val="1"/>
      <w:marLeft w:val="0"/>
      <w:marRight w:val="0"/>
      <w:marTop w:val="0"/>
      <w:marBottom w:val="0"/>
      <w:divBdr>
        <w:top w:val="none" w:sz="0" w:space="0" w:color="auto"/>
        <w:left w:val="none" w:sz="0" w:space="0" w:color="auto"/>
        <w:bottom w:val="none" w:sz="0" w:space="0" w:color="auto"/>
        <w:right w:val="none" w:sz="0" w:space="0" w:color="auto"/>
      </w:divBdr>
    </w:div>
    <w:div w:id="747195994">
      <w:bodyDiv w:val="1"/>
      <w:marLeft w:val="0"/>
      <w:marRight w:val="0"/>
      <w:marTop w:val="0"/>
      <w:marBottom w:val="0"/>
      <w:divBdr>
        <w:top w:val="none" w:sz="0" w:space="0" w:color="auto"/>
        <w:left w:val="none" w:sz="0" w:space="0" w:color="auto"/>
        <w:bottom w:val="none" w:sz="0" w:space="0" w:color="auto"/>
        <w:right w:val="none" w:sz="0" w:space="0" w:color="auto"/>
      </w:divBdr>
    </w:div>
    <w:div w:id="747309739">
      <w:bodyDiv w:val="1"/>
      <w:marLeft w:val="0"/>
      <w:marRight w:val="0"/>
      <w:marTop w:val="0"/>
      <w:marBottom w:val="0"/>
      <w:divBdr>
        <w:top w:val="none" w:sz="0" w:space="0" w:color="auto"/>
        <w:left w:val="none" w:sz="0" w:space="0" w:color="auto"/>
        <w:bottom w:val="none" w:sz="0" w:space="0" w:color="auto"/>
        <w:right w:val="none" w:sz="0" w:space="0" w:color="auto"/>
      </w:divBdr>
    </w:div>
    <w:div w:id="747310122">
      <w:bodyDiv w:val="1"/>
      <w:marLeft w:val="0"/>
      <w:marRight w:val="0"/>
      <w:marTop w:val="0"/>
      <w:marBottom w:val="0"/>
      <w:divBdr>
        <w:top w:val="none" w:sz="0" w:space="0" w:color="auto"/>
        <w:left w:val="none" w:sz="0" w:space="0" w:color="auto"/>
        <w:bottom w:val="none" w:sz="0" w:space="0" w:color="auto"/>
        <w:right w:val="none" w:sz="0" w:space="0" w:color="auto"/>
      </w:divBdr>
    </w:div>
    <w:div w:id="747310131">
      <w:bodyDiv w:val="1"/>
      <w:marLeft w:val="0"/>
      <w:marRight w:val="0"/>
      <w:marTop w:val="0"/>
      <w:marBottom w:val="0"/>
      <w:divBdr>
        <w:top w:val="none" w:sz="0" w:space="0" w:color="auto"/>
        <w:left w:val="none" w:sz="0" w:space="0" w:color="auto"/>
        <w:bottom w:val="none" w:sz="0" w:space="0" w:color="auto"/>
        <w:right w:val="none" w:sz="0" w:space="0" w:color="auto"/>
      </w:divBdr>
    </w:div>
    <w:div w:id="747312438">
      <w:bodyDiv w:val="1"/>
      <w:marLeft w:val="0"/>
      <w:marRight w:val="0"/>
      <w:marTop w:val="0"/>
      <w:marBottom w:val="0"/>
      <w:divBdr>
        <w:top w:val="none" w:sz="0" w:space="0" w:color="auto"/>
        <w:left w:val="none" w:sz="0" w:space="0" w:color="auto"/>
        <w:bottom w:val="none" w:sz="0" w:space="0" w:color="auto"/>
        <w:right w:val="none" w:sz="0" w:space="0" w:color="auto"/>
      </w:divBdr>
    </w:div>
    <w:div w:id="747314595">
      <w:bodyDiv w:val="1"/>
      <w:marLeft w:val="0"/>
      <w:marRight w:val="0"/>
      <w:marTop w:val="0"/>
      <w:marBottom w:val="0"/>
      <w:divBdr>
        <w:top w:val="none" w:sz="0" w:space="0" w:color="auto"/>
        <w:left w:val="none" w:sz="0" w:space="0" w:color="auto"/>
        <w:bottom w:val="none" w:sz="0" w:space="0" w:color="auto"/>
        <w:right w:val="none" w:sz="0" w:space="0" w:color="auto"/>
      </w:divBdr>
    </w:div>
    <w:div w:id="747458692">
      <w:bodyDiv w:val="1"/>
      <w:marLeft w:val="0"/>
      <w:marRight w:val="0"/>
      <w:marTop w:val="0"/>
      <w:marBottom w:val="0"/>
      <w:divBdr>
        <w:top w:val="none" w:sz="0" w:space="0" w:color="auto"/>
        <w:left w:val="none" w:sz="0" w:space="0" w:color="auto"/>
        <w:bottom w:val="none" w:sz="0" w:space="0" w:color="auto"/>
        <w:right w:val="none" w:sz="0" w:space="0" w:color="auto"/>
      </w:divBdr>
    </w:div>
    <w:div w:id="747506085">
      <w:bodyDiv w:val="1"/>
      <w:marLeft w:val="0"/>
      <w:marRight w:val="0"/>
      <w:marTop w:val="0"/>
      <w:marBottom w:val="0"/>
      <w:divBdr>
        <w:top w:val="none" w:sz="0" w:space="0" w:color="auto"/>
        <w:left w:val="none" w:sz="0" w:space="0" w:color="auto"/>
        <w:bottom w:val="none" w:sz="0" w:space="0" w:color="auto"/>
        <w:right w:val="none" w:sz="0" w:space="0" w:color="auto"/>
      </w:divBdr>
    </w:div>
    <w:div w:id="747577075">
      <w:bodyDiv w:val="1"/>
      <w:marLeft w:val="0"/>
      <w:marRight w:val="0"/>
      <w:marTop w:val="0"/>
      <w:marBottom w:val="0"/>
      <w:divBdr>
        <w:top w:val="none" w:sz="0" w:space="0" w:color="auto"/>
        <w:left w:val="none" w:sz="0" w:space="0" w:color="auto"/>
        <w:bottom w:val="none" w:sz="0" w:space="0" w:color="auto"/>
        <w:right w:val="none" w:sz="0" w:space="0" w:color="auto"/>
      </w:divBdr>
    </w:div>
    <w:div w:id="747846583">
      <w:bodyDiv w:val="1"/>
      <w:marLeft w:val="0"/>
      <w:marRight w:val="0"/>
      <w:marTop w:val="0"/>
      <w:marBottom w:val="0"/>
      <w:divBdr>
        <w:top w:val="none" w:sz="0" w:space="0" w:color="auto"/>
        <w:left w:val="none" w:sz="0" w:space="0" w:color="auto"/>
        <w:bottom w:val="none" w:sz="0" w:space="0" w:color="auto"/>
        <w:right w:val="none" w:sz="0" w:space="0" w:color="auto"/>
      </w:divBdr>
    </w:div>
    <w:div w:id="747918669">
      <w:bodyDiv w:val="1"/>
      <w:marLeft w:val="0"/>
      <w:marRight w:val="0"/>
      <w:marTop w:val="0"/>
      <w:marBottom w:val="0"/>
      <w:divBdr>
        <w:top w:val="none" w:sz="0" w:space="0" w:color="auto"/>
        <w:left w:val="none" w:sz="0" w:space="0" w:color="auto"/>
        <w:bottom w:val="none" w:sz="0" w:space="0" w:color="auto"/>
        <w:right w:val="none" w:sz="0" w:space="0" w:color="auto"/>
      </w:divBdr>
    </w:div>
    <w:div w:id="747919332">
      <w:bodyDiv w:val="1"/>
      <w:marLeft w:val="0"/>
      <w:marRight w:val="0"/>
      <w:marTop w:val="0"/>
      <w:marBottom w:val="0"/>
      <w:divBdr>
        <w:top w:val="none" w:sz="0" w:space="0" w:color="auto"/>
        <w:left w:val="none" w:sz="0" w:space="0" w:color="auto"/>
        <w:bottom w:val="none" w:sz="0" w:space="0" w:color="auto"/>
        <w:right w:val="none" w:sz="0" w:space="0" w:color="auto"/>
      </w:divBdr>
    </w:div>
    <w:div w:id="747966892">
      <w:bodyDiv w:val="1"/>
      <w:marLeft w:val="0"/>
      <w:marRight w:val="0"/>
      <w:marTop w:val="0"/>
      <w:marBottom w:val="0"/>
      <w:divBdr>
        <w:top w:val="none" w:sz="0" w:space="0" w:color="auto"/>
        <w:left w:val="none" w:sz="0" w:space="0" w:color="auto"/>
        <w:bottom w:val="none" w:sz="0" w:space="0" w:color="auto"/>
        <w:right w:val="none" w:sz="0" w:space="0" w:color="auto"/>
      </w:divBdr>
    </w:div>
    <w:div w:id="748036030">
      <w:bodyDiv w:val="1"/>
      <w:marLeft w:val="0"/>
      <w:marRight w:val="0"/>
      <w:marTop w:val="0"/>
      <w:marBottom w:val="0"/>
      <w:divBdr>
        <w:top w:val="none" w:sz="0" w:space="0" w:color="auto"/>
        <w:left w:val="none" w:sz="0" w:space="0" w:color="auto"/>
        <w:bottom w:val="none" w:sz="0" w:space="0" w:color="auto"/>
        <w:right w:val="none" w:sz="0" w:space="0" w:color="auto"/>
      </w:divBdr>
      <w:divsChild>
        <w:div w:id="8531674">
          <w:marLeft w:val="480"/>
          <w:marRight w:val="0"/>
          <w:marTop w:val="0"/>
          <w:marBottom w:val="0"/>
          <w:divBdr>
            <w:top w:val="none" w:sz="0" w:space="0" w:color="auto"/>
            <w:left w:val="none" w:sz="0" w:space="0" w:color="auto"/>
            <w:bottom w:val="none" w:sz="0" w:space="0" w:color="auto"/>
            <w:right w:val="none" w:sz="0" w:space="0" w:color="auto"/>
          </w:divBdr>
        </w:div>
        <w:div w:id="8917109">
          <w:marLeft w:val="480"/>
          <w:marRight w:val="0"/>
          <w:marTop w:val="0"/>
          <w:marBottom w:val="0"/>
          <w:divBdr>
            <w:top w:val="none" w:sz="0" w:space="0" w:color="auto"/>
            <w:left w:val="none" w:sz="0" w:space="0" w:color="auto"/>
            <w:bottom w:val="none" w:sz="0" w:space="0" w:color="auto"/>
            <w:right w:val="none" w:sz="0" w:space="0" w:color="auto"/>
          </w:divBdr>
        </w:div>
        <w:div w:id="16472970">
          <w:marLeft w:val="480"/>
          <w:marRight w:val="0"/>
          <w:marTop w:val="0"/>
          <w:marBottom w:val="0"/>
          <w:divBdr>
            <w:top w:val="none" w:sz="0" w:space="0" w:color="auto"/>
            <w:left w:val="none" w:sz="0" w:space="0" w:color="auto"/>
            <w:bottom w:val="none" w:sz="0" w:space="0" w:color="auto"/>
            <w:right w:val="none" w:sz="0" w:space="0" w:color="auto"/>
          </w:divBdr>
        </w:div>
        <w:div w:id="26219760">
          <w:marLeft w:val="480"/>
          <w:marRight w:val="0"/>
          <w:marTop w:val="0"/>
          <w:marBottom w:val="0"/>
          <w:divBdr>
            <w:top w:val="none" w:sz="0" w:space="0" w:color="auto"/>
            <w:left w:val="none" w:sz="0" w:space="0" w:color="auto"/>
            <w:bottom w:val="none" w:sz="0" w:space="0" w:color="auto"/>
            <w:right w:val="none" w:sz="0" w:space="0" w:color="auto"/>
          </w:divBdr>
        </w:div>
        <w:div w:id="52169314">
          <w:marLeft w:val="480"/>
          <w:marRight w:val="0"/>
          <w:marTop w:val="0"/>
          <w:marBottom w:val="0"/>
          <w:divBdr>
            <w:top w:val="none" w:sz="0" w:space="0" w:color="auto"/>
            <w:left w:val="none" w:sz="0" w:space="0" w:color="auto"/>
            <w:bottom w:val="none" w:sz="0" w:space="0" w:color="auto"/>
            <w:right w:val="none" w:sz="0" w:space="0" w:color="auto"/>
          </w:divBdr>
        </w:div>
        <w:div w:id="91513531">
          <w:marLeft w:val="480"/>
          <w:marRight w:val="0"/>
          <w:marTop w:val="0"/>
          <w:marBottom w:val="0"/>
          <w:divBdr>
            <w:top w:val="none" w:sz="0" w:space="0" w:color="auto"/>
            <w:left w:val="none" w:sz="0" w:space="0" w:color="auto"/>
            <w:bottom w:val="none" w:sz="0" w:space="0" w:color="auto"/>
            <w:right w:val="none" w:sz="0" w:space="0" w:color="auto"/>
          </w:divBdr>
        </w:div>
        <w:div w:id="132455318">
          <w:marLeft w:val="480"/>
          <w:marRight w:val="0"/>
          <w:marTop w:val="0"/>
          <w:marBottom w:val="0"/>
          <w:divBdr>
            <w:top w:val="none" w:sz="0" w:space="0" w:color="auto"/>
            <w:left w:val="none" w:sz="0" w:space="0" w:color="auto"/>
            <w:bottom w:val="none" w:sz="0" w:space="0" w:color="auto"/>
            <w:right w:val="none" w:sz="0" w:space="0" w:color="auto"/>
          </w:divBdr>
        </w:div>
        <w:div w:id="144200501">
          <w:marLeft w:val="480"/>
          <w:marRight w:val="0"/>
          <w:marTop w:val="0"/>
          <w:marBottom w:val="0"/>
          <w:divBdr>
            <w:top w:val="none" w:sz="0" w:space="0" w:color="auto"/>
            <w:left w:val="none" w:sz="0" w:space="0" w:color="auto"/>
            <w:bottom w:val="none" w:sz="0" w:space="0" w:color="auto"/>
            <w:right w:val="none" w:sz="0" w:space="0" w:color="auto"/>
          </w:divBdr>
        </w:div>
        <w:div w:id="291985690">
          <w:marLeft w:val="480"/>
          <w:marRight w:val="0"/>
          <w:marTop w:val="0"/>
          <w:marBottom w:val="0"/>
          <w:divBdr>
            <w:top w:val="none" w:sz="0" w:space="0" w:color="auto"/>
            <w:left w:val="none" w:sz="0" w:space="0" w:color="auto"/>
            <w:bottom w:val="none" w:sz="0" w:space="0" w:color="auto"/>
            <w:right w:val="none" w:sz="0" w:space="0" w:color="auto"/>
          </w:divBdr>
        </w:div>
        <w:div w:id="364521849">
          <w:marLeft w:val="480"/>
          <w:marRight w:val="0"/>
          <w:marTop w:val="0"/>
          <w:marBottom w:val="0"/>
          <w:divBdr>
            <w:top w:val="none" w:sz="0" w:space="0" w:color="auto"/>
            <w:left w:val="none" w:sz="0" w:space="0" w:color="auto"/>
            <w:bottom w:val="none" w:sz="0" w:space="0" w:color="auto"/>
            <w:right w:val="none" w:sz="0" w:space="0" w:color="auto"/>
          </w:divBdr>
        </w:div>
        <w:div w:id="376203820">
          <w:marLeft w:val="480"/>
          <w:marRight w:val="0"/>
          <w:marTop w:val="0"/>
          <w:marBottom w:val="0"/>
          <w:divBdr>
            <w:top w:val="none" w:sz="0" w:space="0" w:color="auto"/>
            <w:left w:val="none" w:sz="0" w:space="0" w:color="auto"/>
            <w:bottom w:val="none" w:sz="0" w:space="0" w:color="auto"/>
            <w:right w:val="none" w:sz="0" w:space="0" w:color="auto"/>
          </w:divBdr>
        </w:div>
        <w:div w:id="385762616">
          <w:marLeft w:val="480"/>
          <w:marRight w:val="0"/>
          <w:marTop w:val="0"/>
          <w:marBottom w:val="0"/>
          <w:divBdr>
            <w:top w:val="none" w:sz="0" w:space="0" w:color="auto"/>
            <w:left w:val="none" w:sz="0" w:space="0" w:color="auto"/>
            <w:bottom w:val="none" w:sz="0" w:space="0" w:color="auto"/>
            <w:right w:val="none" w:sz="0" w:space="0" w:color="auto"/>
          </w:divBdr>
        </w:div>
        <w:div w:id="401803538">
          <w:marLeft w:val="480"/>
          <w:marRight w:val="0"/>
          <w:marTop w:val="0"/>
          <w:marBottom w:val="0"/>
          <w:divBdr>
            <w:top w:val="none" w:sz="0" w:space="0" w:color="auto"/>
            <w:left w:val="none" w:sz="0" w:space="0" w:color="auto"/>
            <w:bottom w:val="none" w:sz="0" w:space="0" w:color="auto"/>
            <w:right w:val="none" w:sz="0" w:space="0" w:color="auto"/>
          </w:divBdr>
        </w:div>
        <w:div w:id="514224952">
          <w:marLeft w:val="480"/>
          <w:marRight w:val="0"/>
          <w:marTop w:val="0"/>
          <w:marBottom w:val="0"/>
          <w:divBdr>
            <w:top w:val="none" w:sz="0" w:space="0" w:color="auto"/>
            <w:left w:val="none" w:sz="0" w:space="0" w:color="auto"/>
            <w:bottom w:val="none" w:sz="0" w:space="0" w:color="auto"/>
            <w:right w:val="none" w:sz="0" w:space="0" w:color="auto"/>
          </w:divBdr>
        </w:div>
        <w:div w:id="518544614">
          <w:marLeft w:val="480"/>
          <w:marRight w:val="0"/>
          <w:marTop w:val="0"/>
          <w:marBottom w:val="0"/>
          <w:divBdr>
            <w:top w:val="none" w:sz="0" w:space="0" w:color="auto"/>
            <w:left w:val="none" w:sz="0" w:space="0" w:color="auto"/>
            <w:bottom w:val="none" w:sz="0" w:space="0" w:color="auto"/>
            <w:right w:val="none" w:sz="0" w:space="0" w:color="auto"/>
          </w:divBdr>
        </w:div>
        <w:div w:id="532691981">
          <w:marLeft w:val="480"/>
          <w:marRight w:val="0"/>
          <w:marTop w:val="0"/>
          <w:marBottom w:val="0"/>
          <w:divBdr>
            <w:top w:val="none" w:sz="0" w:space="0" w:color="auto"/>
            <w:left w:val="none" w:sz="0" w:space="0" w:color="auto"/>
            <w:bottom w:val="none" w:sz="0" w:space="0" w:color="auto"/>
            <w:right w:val="none" w:sz="0" w:space="0" w:color="auto"/>
          </w:divBdr>
        </w:div>
        <w:div w:id="574824361">
          <w:marLeft w:val="480"/>
          <w:marRight w:val="0"/>
          <w:marTop w:val="0"/>
          <w:marBottom w:val="0"/>
          <w:divBdr>
            <w:top w:val="none" w:sz="0" w:space="0" w:color="auto"/>
            <w:left w:val="none" w:sz="0" w:space="0" w:color="auto"/>
            <w:bottom w:val="none" w:sz="0" w:space="0" w:color="auto"/>
            <w:right w:val="none" w:sz="0" w:space="0" w:color="auto"/>
          </w:divBdr>
        </w:div>
        <w:div w:id="587619316">
          <w:marLeft w:val="480"/>
          <w:marRight w:val="0"/>
          <w:marTop w:val="0"/>
          <w:marBottom w:val="0"/>
          <w:divBdr>
            <w:top w:val="none" w:sz="0" w:space="0" w:color="auto"/>
            <w:left w:val="none" w:sz="0" w:space="0" w:color="auto"/>
            <w:bottom w:val="none" w:sz="0" w:space="0" w:color="auto"/>
            <w:right w:val="none" w:sz="0" w:space="0" w:color="auto"/>
          </w:divBdr>
        </w:div>
        <w:div w:id="611211306">
          <w:marLeft w:val="480"/>
          <w:marRight w:val="0"/>
          <w:marTop w:val="0"/>
          <w:marBottom w:val="0"/>
          <w:divBdr>
            <w:top w:val="none" w:sz="0" w:space="0" w:color="auto"/>
            <w:left w:val="none" w:sz="0" w:space="0" w:color="auto"/>
            <w:bottom w:val="none" w:sz="0" w:space="0" w:color="auto"/>
            <w:right w:val="none" w:sz="0" w:space="0" w:color="auto"/>
          </w:divBdr>
        </w:div>
        <w:div w:id="632373718">
          <w:marLeft w:val="480"/>
          <w:marRight w:val="0"/>
          <w:marTop w:val="0"/>
          <w:marBottom w:val="0"/>
          <w:divBdr>
            <w:top w:val="none" w:sz="0" w:space="0" w:color="auto"/>
            <w:left w:val="none" w:sz="0" w:space="0" w:color="auto"/>
            <w:bottom w:val="none" w:sz="0" w:space="0" w:color="auto"/>
            <w:right w:val="none" w:sz="0" w:space="0" w:color="auto"/>
          </w:divBdr>
        </w:div>
        <w:div w:id="694892342">
          <w:marLeft w:val="480"/>
          <w:marRight w:val="0"/>
          <w:marTop w:val="0"/>
          <w:marBottom w:val="0"/>
          <w:divBdr>
            <w:top w:val="none" w:sz="0" w:space="0" w:color="auto"/>
            <w:left w:val="none" w:sz="0" w:space="0" w:color="auto"/>
            <w:bottom w:val="none" w:sz="0" w:space="0" w:color="auto"/>
            <w:right w:val="none" w:sz="0" w:space="0" w:color="auto"/>
          </w:divBdr>
        </w:div>
        <w:div w:id="702944665">
          <w:marLeft w:val="480"/>
          <w:marRight w:val="0"/>
          <w:marTop w:val="0"/>
          <w:marBottom w:val="0"/>
          <w:divBdr>
            <w:top w:val="none" w:sz="0" w:space="0" w:color="auto"/>
            <w:left w:val="none" w:sz="0" w:space="0" w:color="auto"/>
            <w:bottom w:val="none" w:sz="0" w:space="0" w:color="auto"/>
            <w:right w:val="none" w:sz="0" w:space="0" w:color="auto"/>
          </w:divBdr>
        </w:div>
        <w:div w:id="741605387">
          <w:marLeft w:val="480"/>
          <w:marRight w:val="0"/>
          <w:marTop w:val="0"/>
          <w:marBottom w:val="0"/>
          <w:divBdr>
            <w:top w:val="none" w:sz="0" w:space="0" w:color="auto"/>
            <w:left w:val="none" w:sz="0" w:space="0" w:color="auto"/>
            <w:bottom w:val="none" w:sz="0" w:space="0" w:color="auto"/>
            <w:right w:val="none" w:sz="0" w:space="0" w:color="auto"/>
          </w:divBdr>
        </w:div>
        <w:div w:id="751661235">
          <w:marLeft w:val="480"/>
          <w:marRight w:val="0"/>
          <w:marTop w:val="0"/>
          <w:marBottom w:val="0"/>
          <w:divBdr>
            <w:top w:val="none" w:sz="0" w:space="0" w:color="auto"/>
            <w:left w:val="none" w:sz="0" w:space="0" w:color="auto"/>
            <w:bottom w:val="none" w:sz="0" w:space="0" w:color="auto"/>
            <w:right w:val="none" w:sz="0" w:space="0" w:color="auto"/>
          </w:divBdr>
        </w:div>
        <w:div w:id="838038273">
          <w:marLeft w:val="480"/>
          <w:marRight w:val="0"/>
          <w:marTop w:val="0"/>
          <w:marBottom w:val="0"/>
          <w:divBdr>
            <w:top w:val="none" w:sz="0" w:space="0" w:color="auto"/>
            <w:left w:val="none" w:sz="0" w:space="0" w:color="auto"/>
            <w:bottom w:val="none" w:sz="0" w:space="0" w:color="auto"/>
            <w:right w:val="none" w:sz="0" w:space="0" w:color="auto"/>
          </w:divBdr>
        </w:div>
        <w:div w:id="878321380">
          <w:marLeft w:val="480"/>
          <w:marRight w:val="0"/>
          <w:marTop w:val="0"/>
          <w:marBottom w:val="0"/>
          <w:divBdr>
            <w:top w:val="none" w:sz="0" w:space="0" w:color="auto"/>
            <w:left w:val="none" w:sz="0" w:space="0" w:color="auto"/>
            <w:bottom w:val="none" w:sz="0" w:space="0" w:color="auto"/>
            <w:right w:val="none" w:sz="0" w:space="0" w:color="auto"/>
          </w:divBdr>
        </w:div>
        <w:div w:id="880829192">
          <w:marLeft w:val="480"/>
          <w:marRight w:val="0"/>
          <w:marTop w:val="0"/>
          <w:marBottom w:val="0"/>
          <w:divBdr>
            <w:top w:val="none" w:sz="0" w:space="0" w:color="auto"/>
            <w:left w:val="none" w:sz="0" w:space="0" w:color="auto"/>
            <w:bottom w:val="none" w:sz="0" w:space="0" w:color="auto"/>
            <w:right w:val="none" w:sz="0" w:space="0" w:color="auto"/>
          </w:divBdr>
        </w:div>
        <w:div w:id="915820406">
          <w:marLeft w:val="480"/>
          <w:marRight w:val="0"/>
          <w:marTop w:val="0"/>
          <w:marBottom w:val="0"/>
          <w:divBdr>
            <w:top w:val="none" w:sz="0" w:space="0" w:color="auto"/>
            <w:left w:val="none" w:sz="0" w:space="0" w:color="auto"/>
            <w:bottom w:val="none" w:sz="0" w:space="0" w:color="auto"/>
            <w:right w:val="none" w:sz="0" w:space="0" w:color="auto"/>
          </w:divBdr>
        </w:div>
      </w:divsChild>
    </w:div>
    <w:div w:id="748235057">
      <w:bodyDiv w:val="1"/>
      <w:marLeft w:val="0"/>
      <w:marRight w:val="0"/>
      <w:marTop w:val="0"/>
      <w:marBottom w:val="0"/>
      <w:divBdr>
        <w:top w:val="none" w:sz="0" w:space="0" w:color="auto"/>
        <w:left w:val="none" w:sz="0" w:space="0" w:color="auto"/>
        <w:bottom w:val="none" w:sz="0" w:space="0" w:color="auto"/>
        <w:right w:val="none" w:sz="0" w:space="0" w:color="auto"/>
      </w:divBdr>
    </w:div>
    <w:div w:id="748305588">
      <w:bodyDiv w:val="1"/>
      <w:marLeft w:val="0"/>
      <w:marRight w:val="0"/>
      <w:marTop w:val="0"/>
      <w:marBottom w:val="0"/>
      <w:divBdr>
        <w:top w:val="none" w:sz="0" w:space="0" w:color="auto"/>
        <w:left w:val="none" w:sz="0" w:space="0" w:color="auto"/>
        <w:bottom w:val="none" w:sz="0" w:space="0" w:color="auto"/>
        <w:right w:val="none" w:sz="0" w:space="0" w:color="auto"/>
      </w:divBdr>
    </w:div>
    <w:div w:id="748310338">
      <w:bodyDiv w:val="1"/>
      <w:marLeft w:val="0"/>
      <w:marRight w:val="0"/>
      <w:marTop w:val="0"/>
      <w:marBottom w:val="0"/>
      <w:divBdr>
        <w:top w:val="none" w:sz="0" w:space="0" w:color="auto"/>
        <w:left w:val="none" w:sz="0" w:space="0" w:color="auto"/>
        <w:bottom w:val="none" w:sz="0" w:space="0" w:color="auto"/>
        <w:right w:val="none" w:sz="0" w:space="0" w:color="auto"/>
      </w:divBdr>
    </w:div>
    <w:div w:id="748310438">
      <w:bodyDiv w:val="1"/>
      <w:marLeft w:val="0"/>
      <w:marRight w:val="0"/>
      <w:marTop w:val="0"/>
      <w:marBottom w:val="0"/>
      <w:divBdr>
        <w:top w:val="none" w:sz="0" w:space="0" w:color="auto"/>
        <w:left w:val="none" w:sz="0" w:space="0" w:color="auto"/>
        <w:bottom w:val="none" w:sz="0" w:space="0" w:color="auto"/>
        <w:right w:val="none" w:sz="0" w:space="0" w:color="auto"/>
      </w:divBdr>
    </w:div>
    <w:div w:id="748313417">
      <w:bodyDiv w:val="1"/>
      <w:marLeft w:val="0"/>
      <w:marRight w:val="0"/>
      <w:marTop w:val="0"/>
      <w:marBottom w:val="0"/>
      <w:divBdr>
        <w:top w:val="none" w:sz="0" w:space="0" w:color="auto"/>
        <w:left w:val="none" w:sz="0" w:space="0" w:color="auto"/>
        <w:bottom w:val="none" w:sz="0" w:space="0" w:color="auto"/>
        <w:right w:val="none" w:sz="0" w:space="0" w:color="auto"/>
      </w:divBdr>
    </w:div>
    <w:div w:id="748379958">
      <w:bodyDiv w:val="1"/>
      <w:marLeft w:val="0"/>
      <w:marRight w:val="0"/>
      <w:marTop w:val="0"/>
      <w:marBottom w:val="0"/>
      <w:divBdr>
        <w:top w:val="none" w:sz="0" w:space="0" w:color="auto"/>
        <w:left w:val="none" w:sz="0" w:space="0" w:color="auto"/>
        <w:bottom w:val="none" w:sz="0" w:space="0" w:color="auto"/>
        <w:right w:val="none" w:sz="0" w:space="0" w:color="auto"/>
      </w:divBdr>
    </w:div>
    <w:div w:id="748425804">
      <w:bodyDiv w:val="1"/>
      <w:marLeft w:val="0"/>
      <w:marRight w:val="0"/>
      <w:marTop w:val="0"/>
      <w:marBottom w:val="0"/>
      <w:divBdr>
        <w:top w:val="none" w:sz="0" w:space="0" w:color="auto"/>
        <w:left w:val="none" w:sz="0" w:space="0" w:color="auto"/>
        <w:bottom w:val="none" w:sz="0" w:space="0" w:color="auto"/>
        <w:right w:val="none" w:sz="0" w:space="0" w:color="auto"/>
      </w:divBdr>
    </w:div>
    <w:div w:id="748426568">
      <w:bodyDiv w:val="1"/>
      <w:marLeft w:val="0"/>
      <w:marRight w:val="0"/>
      <w:marTop w:val="0"/>
      <w:marBottom w:val="0"/>
      <w:divBdr>
        <w:top w:val="none" w:sz="0" w:space="0" w:color="auto"/>
        <w:left w:val="none" w:sz="0" w:space="0" w:color="auto"/>
        <w:bottom w:val="none" w:sz="0" w:space="0" w:color="auto"/>
        <w:right w:val="none" w:sz="0" w:space="0" w:color="auto"/>
      </w:divBdr>
    </w:div>
    <w:div w:id="748504871">
      <w:bodyDiv w:val="1"/>
      <w:marLeft w:val="0"/>
      <w:marRight w:val="0"/>
      <w:marTop w:val="0"/>
      <w:marBottom w:val="0"/>
      <w:divBdr>
        <w:top w:val="none" w:sz="0" w:space="0" w:color="auto"/>
        <w:left w:val="none" w:sz="0" w:space="0" w:color="auto"/>
        <w:bottom w:val="none" w:sz="0" w:space="0" w:color="auto"/>
        <w:right w:val="none" w:sz="0" w:space="0" w:color="auto"/>
      </w:divBdr>
    </w:div>
    <w:div w:id="748506888">
      <w:bodyDiv w:val="1"/>
      <w:marLeft w:val="0"/>
      <w:marRight w:val="0"/>
      <w:marTop w:val="0"/>
      <w:marBottom w:val="0"/>
      <w:divBdr>
        <w:top w:val="none" w:sz="0" w:space="0" w:color="auto"/>
        <w:left w:val="none" w:sz="0" w:space="0" w:color="auto"/>
        <w:bottom w:val="none" w:sz="0" w:space="0" w:color="auto"/>
        <w:right w:val="none" w:sz="0" w:space="0" w:color="auto"/>
      </w:divBdr>
    </w:div>
    <w:div w:id="748574037">
      <w:bodyDiv w:val="1"/>
      <w:marLeft w:val="0"/>
      <w:marRight w:val="0"/>
      <w:marTop w:val="0"/>
      <w:marBottom w:val="0"/>
      <w:divBdr>
        <w:top w:val="none" w:sz="0" w:space="0" w:color="auto"/>
        <w:left w:val="none" w:sz="0" w:space="0" w:color="auto"/>
        <w:bottom w:val="none" w:sz="0" w:space="0" w:color="auto"/>
        <w:right w:val="none" w:sz="0" w:space="0" w:color="auto"/>
      </w:divBdr>
    </w:div>
    <w:div w:id="748650129">
      <w:bodyDiv w:val="1"/>
      <w:marLeft w:val="0"/>
      <w:marRight w:val="0"/>
      <w:marTop w:val="0"/>
      <w:marBottom w:val="0"/>
      <w:divBdr>
        <w:top w:val="none" w:sz="0" w:space="0" w:color="auto"/>
        <w:left w:val="none" w:sz="0" w:space="0" w:color="auto"/>
        <w:bottom w:val="none" w:sz="0" w:space="0" w:color="auto"/>
        <w:right w:val="none" w:sz="0" w:space="0" w:color="auto"/>
      </w:divBdr>
    </w:div>
    <w:div w:id="748694723">
      <w:bodyDiv w:val="1"/>
      <w:marLeft w:val="0"/>
      <w:marRight w:val="0"/>
      <w:marTop w:val="0"/>
      <w:marBottom w:val="0"/>
      <w:divBdr>
        <w:top w:val="none" w:sz="0" w:space="0" w:color="auto"/>
        <w:left w:val="none" w:sz="0" w:space="0" w:color="auto"/>
        <w:bottom w:val="none" w:sz="0" w:space="0" w:color="auto"/>
        <w:right w:val="none" w:sz="0" w:space="0" w:color="auto"/>
      </w:divBdr>
    </w:div>
    <w:div w:id="748697945">
      <w:bodyDiv w:val="1"/>
      <w:marLeft w:val="0"/>
      <w:marRight w:val="0"/>
      <w:marTop w:val="0"/>
      <w:marBottom w:val="0"/>
      <w:divBdr>
        <w:top w:val="none" w:sz="0" w:space="0" w:color="auto"/>
        <w:left w:val="none" w:sz="0" w:space="0" w:color="auto"/>
        <w:bottom w:val="none" w:sz="0" w:space="0" w:color="auto"/>
        <w:right w:val="none" w:sz="0" w:space="0" w:color="auto"/>
      </w:divBdr>
    </w:div>
    <w:div w:id="748698813">
      <w:bodyDiv w:val="1"/>
      <w:marLeft w:val="0"/>
      <w:marRight w:val="0"/>
      <w:marTop w:val="0"/>
      <w:marBottom w:val="0"/>
      <w:divBdr>
        <w:top w:val="none" w:sz="0" w:space="0" w:color="auto"/>
        <w:left w:val="none" w:sz="0" w:space="0" w:color="auto"/>
        <w:bottom w:val="none" w:sz="0" w:space="0" w:color="auto"/>
        <w:right w:val="none" w:sz="0" w:space="0" w:color="auto"/>
      </w:divBdr>
    </w:div>
    <w:div w:id="748772443">
      <w:bodyDiv w:val="1"/>
      <w:marLeft w:val="0"/>
      <w:marRight w:val="0"/>
      <w:marTop w:val="0"/>
      <w:marBottom w:val="0"/>
      <w:divBdr>
        <w:top w:val="none" w:sz="0" w:space="0" w:color="auto"/>
        <w:left w:val="none" w:sz="0" w:space="0" w:color="auto"/>
        <w:bottom w:val="none" w:sz="0" w:space="0" w:color="auto"/>
        <w:right w:val="none" w:sz="0" w:space="0" w:color="auto"/>
      </w:divBdr>
    </w:div>
    <w:div w:id="748772681">
      <w:bodyDiv w:val="1"/>
      <w:marLeft w:val="0"/>
      <w:marRight w:val="0"/>
      <w:marTop w:val="0"/>
      <w:marBottom w:val="0"/>
      <w:divBdr>
        <w:top w:val="none" w:sz="0" w:space="0" w:color="auto"/>
        <w:left w:val="none" w:sz="0" w:space="0" w:color="auto"/>
        <w:bottom w:val="none" w:sz="0" w:space="0" w:color="auto"/>
        <w:right w:val="none" w:sz="0" w:space="0" w:color="auto"/>
      </w:divBdr>
    </w:div>
    <w:div w:id="748844909">
      <w:bodyDiv w:val="1"/>
      <w:marLeft w:val="0"/>
      <w:marRight w:val="0"/>
      <w:marTop w:val="0"/>
      <w:marBottom w:val="0"/>
      <w:divBdr>
        <w:top w:val="none" w:sz="0" w:space="0" w:color="auto"/>
        <w:left w:val="none" w:sz="0" w:space="0" w:color="auto"/>
        <w:bottom w:val="none" w:sz="0" w:space="0" w:color="auto"/>
        <w:right w:val="none" w:sz="0" w:space="0" w:color="auto"/>
      </w:divBdr>
    </w:div>
    <w:div w:id="748968686">
      <w:bodyDiv w:val="1"/>
      <w:marLeft w:val="0"/>
      <w:marRight w:val="0"/>
      <w:marTop w:val="0"/>
      <w:marBottom w:val="0"/>
      <w:divBdr>
        <w:top w:val="none" w:sz="0" w:space="0" w:color="auto"/>
        <w:left w:val="none" w:sz="0" w:space="0" w:color="auto"/>
        <w:bottom w:val="none" w:sz="0" w:space="0" w:color="auto"/>
        <w:right w:val="none" w:sz="0" w:space="0" w:color="auto"/>
      </w:divBdr>
    </w:div>
    <w:div w:id="749037490">
      <w:bodyDiv w:val="1"/>
      <w:marLeft w:val="0"/>
      <w:marRight w:val="0"/>
      <w:marTop w:val="0"/>
      <w:marBottom w:val="0"/>
      <w:divBdr>
        <w:top w:val="none" w:sz="0" w:space="0" w:color="auto"/>
        <w:left w:val="none" w:sz="0" w:space="0" w:color="auto"/>
        <w:bottom w:val="none" w:sz="0" w:space="0" w:color="auto"/>
        <w:right w:val="none" w:sz="0" w:space="0" w:color="auto"/>
      </w:divBdr>
    </w:div>
    <w:div w:id="749038001">
      <w:bodyDiv w:val="1"/>
      <w:marLeft w:val="0"/>
      <w:marRight w:val="0"/>
      <w:marTop w:val="0"/>
      <w:marBottom w:val="0"/>
      <w:divBdr>
        <w:top w:val="none" w:sz="0" w:space="0" w:color="auto"/>
        <w:left w:val="none" w:sz="0" w:space="0" w:color="auto"/>
        <w:bottom w:val="none" w:sz="0" w:space="0" w:color="auto"/>
        <w:right w:val="none" w:sz="0" w:space="0" w:color="auto"/>
      </w:divBdr>
    </w:div>
    <w:div w:id="749079997">
      <w:bodyDiv w:val="1"/>
      <w:marLeft w:val="0"/>
      <w:marRight w:val="0"/>
      <w:marTop w:val="0"/>
      <w:marBottom w:val="0"/>
      <w:divBdr>
        <w:top w:val="none" w:sz="0" w:space="0" w:color="auto"/>
        <w:left w:val="none" w:sz="0" w:space="0" w:color="auto"/>
        <w:bottom w:val="none" w:sz="0" w:space="0" w:color="auto"/>
        <w:right w:val="none" w:sz="0" w:space="0" w:color="auto"/>
      </w:divBdr>
    </w:div>
    <w:div w:id="749080063">
      <w:bodyDiv w:val="1"/>
      <w:marLeft w:val="0"/>
      <w:marRight w:val="0"/>
      <w:marTop w:val="0"/>
      <w:marBottom w:val="0"/>
      <w:divBdr>
        <w:top w:val="none" w:sz="0" w:space="0" w:color="auto"/>
        <w:left w:val="none" w:sz="0" w:space="0" w:color="auto"/>
        <w:bottom w:val="none" w:sz="0" w:space="0" w:color="auto"/>
        <w:right w:val="none" w:sz="0" w:space="0" w:color="auto"/>
      </w:divBdr>
    </w:div>
    <w:div w:id="749083590">
      <w:bodyDiv w:val="1"/>
      <w:marLeft w:val="0"/>
      <w:marRight w:val="0"/>
      <w:marTop w:val="0"/>
      <w:marBottom w:val="0"/>
      <w:divBdr>
        <w:top w:val="none" w:sz="0" w:space="0" w:color="auto"/>
        <w:left w:val="none" w:sz="0" w:space="0" w:color="auto"/>
        <w:bottom w:val="none" w:sz="0" w:space="0" w:color="auto"/>
        <w:right w:val="none" w:sz="0" w:space="0" w:color="auto"/>
      </w:divBdr>
    </w:div>
    <w:div w:id="749086002">
      <w:bodyDiv w:val="1"/>
      <w:marLeft w:val="0"/>
      <w:marRight w:val="0"/>
      <w:marTop w:val="0"/>
      <w:marBottom w:val="0"/>
      <w:divBdr>
        <w:top w:val="none" w:sz="0" w:space="0" w:color="auto"/>
        <w:left w:val="none" w:sz="0" w:space="0" w:color="auto"/>
        <w:bottom w:val="none" w:sz="0" w:space="0" w:color="auto"/>
        <w:right w:val="none" w:sz="0" w:space="0" w:color="auto"/>
      </w:divBdr>
    </w:div>
    <w:div w:id="749087103">
      <w:bodyDiv w:val="1"/>
      <w:marLeft w:val="0"/>
      <w:marRight w:val="0"/>
      <w:marTop w:val="0"/>
      <w:marBottom w:val="0"/>
      <w:divBdr>
        <w:top w:val="none" w:sz="0" w:space="0" w:color="auto"/>
        <w:left w:val="none" w:sz="0" w:space="0" w:color="auto"/>
        <w:bottom w:val="none" w:sz="0" w:space="0" w:color="auto"/>
        <w:right w:val="none" w:sz="0" w:space="0" w:color="auto"/>
      </w:divBdr>
    </w:div>
    <w:div w:id="749229237">
      <w:bodyDiv w:val="1"/>
      <w:marLeft w:val="0"/>
      <w:marRight w:val="0"/>
      <w:marTop w:val="0"/>
      <w:marBottom w:val="0"/>
      <w:divBdr>
        <w:top w:val="none" w:sz="0" w:space="0" w:color="auto"/>
        <w:left w:val="none" w:sz="0" w:space="0" w:color="auto"/>
        <w:bottom w:val="none" w:sz="0" w:space="0" w:color="auto"/>
        <w:right w:val="none" w:sz="0" w:space="0" w:color="auto"/>
      </w:divBdr>
    </w:div>
    <w:div w:id="749236959">
      <w:bodyDiv w:val="1"/>
      <w:marLeft w:val="0"/>
      <w:marRight w:val="0"/>
      <w:marTop w:val="0"/>
      <w:marBottom w:val="0"/>
      <w:divBdr>
        <w:top w:val="none" w:sz="0" w:space="0" w:color="auto"/>
        <w:left w:val="none" w:sz="0" w:space="0" w:color="auto"/>
        <w:bottom w:val="none" w:sz="0" w:space="0" w:color="auto"/>
        <w:right w:val="none" w:sz="0" w:space="0" w:color="auto"/>
      </w:divBdr>
      <w:divsChild>
        <w:div w:id="24791602">
          <w:marLeft w:val="480"/>
          <w:marRight w:val="0"/>
          <w:marTop w:val="0"/>
          <w:marBottom w:val="0"/>
          <w:divBdr>
            <w:top w:val="none" w:sz="0" w:space="0" w:color="auto"/>
            <w:left w:val="none" w:sz="0" w:space="0" w:color="auto"/>
            <w:bottom w:val="none" w:sz="0" w:space="0" w:color="auto"/>
            <w:right w:val="none" w:sz="0" w:space="0" w:color="auto"/>
          </w:divBdr>
        </w:div>
        <w:div w:id="67582953">
          <w:marLeft w:val="480"/>
          <w:marRight w:val="0"/>
          <w:marTop w:val="0"/>
          <w:marBottom w:val="0"/>
          <w:divBdr>
            <w:top w:val="none" w:sz="0" w:space="0" w:color="auto"/>
            <w:left w:val="none" w:sz="0" w:space="0" w:color="auto"/>
            <w:bottom w:val="none" w:sz="0" w:space="0" w:color="auto"/>
            <w:right w:val="none" w:sz="0" w:space="0" w:color="auto"/>
          </w:divBdr>
        </w:div>
        <w:div w:id="79567950">
          <w:marLeft w:val="480"/>
          <w:marRight w:val="0"/>
          <w:marTop w:val="0"/>
          <w:marBottom w:val="0"/>
          <w:divBdr>
            <w:top w:val="none" w:sz="0" w:space="0" w:color="auto"/>
            <w:left w:val="none" w:sz="0" w:space="0" w:color="auto"/>
            <w:bottom w:val="none" w:sz="0" w:space="0" w:color="auto"/>
            <w:right w:val="none" w:sz="0" w:space="0" w:color="auto"/>
          </w:divBdr>
        </w:div>
        <w:div w:id="151337183">
          <w:marLeft w:val="480"/>
          <w:marRight w:val="0"/>
          <w:marTop w:val="0"/>
          <w:marBottom w:val="0"/>
          <w:divBdr>
            <w:top w:val="none" w:sz="0" w:space="0" w:color="auto"/>
            <w:left w:val="none" w:sz="0" w:space="0" w:color="auto"/>
            <w:bottom w:val="none" w:sz="0" w:space="0" w:color="auto"/>
            <w:right w:val="none" w:sz="0" w:space="0" w:color="auto"/>
          </w:divBdr>
        </w:div>
        <w:div w:id="166480512">
          <w:marLeft w:val="480"/>
          <w:marRight w:val="0"/>
          <w:marTop w:val="0"/>
          <w:marBottom w:val="0"/>
          <w:divBdr>
            <w:top w:val="none" w:sz="0" w:space="0" w:color="auto"/>
            <w:left w:val="none" w:sz="0" w:space="0" w:color="auto"/>
            <w:bottom w:val="none" w:sz="0" w:space="0" w:color="auto"/>
            <w:right w:val="none" w:sz="0" w:space="0" w:color="auto"/>
          </w:divBdr>
        </w:div>
        <w:div w:id="246690656">
          <w:marLeft w:val="480"/>
          <w:marRight w:val="0"/>
          <w:marTop w:val="0"/>
          <w:marBottom w:val="0"/>
          <w:divBdr>
            <w:top w:val="none" w:sz="0" w:space="0" w:color="auto"/>
            <w:left w:val="none" w:sz="0" w:space="0" w:color="auto"/>
            <w:bottom w:val="none" w:sz="0" w:space="0" w:color="auto"/>
            <w:right w:val="none" w:sz="0" w:space="0" w:color="auto"/>
          </w:divBdr>
        </w:div>
        <w:div w:id="317154839">
          <w:marLeft w:val="480"/>
          <w:marRight w:val="0"/>
          <w:marTop w:val="0"/>
          <w:marBottom w:val="0"/>
          <w:divBdr>
            <w:top w:val="none" w:sz="0" w:space="0" w:color="auto"/>
            <w:left w:val="none" w:sz="0" w:space="0" w:color="auto"/>
            <w:bottom w:val="none" w:sz="0" w:space="0" w:color="auto"/>
            <w:right w:val="none" w:sz="0" w:space="0" w:color="auto"/>
          </w:divBdr>
        </w:div>
        <w:div w:id="330452816">
          <w:marLeft w:val="480"/>
          <w:marRight w:val="0"/>
          <w:marTop w:val="0"/>
          <w:marBottom w:val="0"/>
          <w:divBdr>
            <w:top w:val="none" w:sz="0" w:space="0" w:color="auto"/>
            <w:left w:val="none" w:sz="0" w:space="0" w:color="auto"/>
            <w:bottom w:val="none" w:sz="0" w:space="0" w:color="auto"/>
            <w:right w:val="none" w:sz="0" w:space="0" w:color="auto"/>
          </w:divBdr>
        </w:div>
        <w:div w:id="355084185">
          <w:marLeft w:val="480"/>
          <w:marRight w:val="0"/>
          <w:marTop w:val="0"/>
          <w:marBottom w:val="0"/>
          <w:divBdr>
            <w:top w:val="none" w:sz="0" w:space="0" w:color="auto"/>
            <w:left w:val="none" w:sz="0" w:space="0" w:color="auto"/>
            <w:bottom w:val="none" w:sz="0" w:space="0" w:color="auto"/>
            <w:right w:val="none" w:sz="0" w:space="0" w:color="auto"/>
          </w:divBdr>
        </w:div>
        <w:div w:id="357512190">
          <w:marLeft w:val="480"/>
          <w:marRight w:val="0"/>
          <w:marTop w:val="0"/>
          <w:marBottom w:val="0"/>
          <w:divBdr>
            <w:top w:val="none" w:sz="0" w:space="0" w:color="auto"/>
            <w:left w:val="none" w:sz="0" w:space="0" w:color="auto"/>
            <w:bottom w:val="none" w:sz="0" w:space="0" w:color="auto"/>
            <w:right w:val="none" w:sz="0" w:space="0" w:color="auto"/>
          </w:divBdr>
        </w:div>
        <w:div w:id="373189978">
          <w:marLeft w:val="480"/>
          <w:marRight w:val="0"/>
          <w:marTop w:val="0"/>
          <w:marBottom w:val="0"/>
          <w:divBdr>
            <w:top w:val="none" w:sz="0" w:space="0" w:color="auto"/>
            <w:left w:val="none" w:sz="0" w:space="0" w:color="auto"/>
            <w:bottom w:val="none" w:sz="0" w:space="0" w:color="auto"/>
            <w:right w:val="none" w:sz="0" w:space="0" w:color="auto"/>
          </w:divBdr>
        </w:div>
        <w:div w:id="445276752">
          <w:marLeft w:val="480"/>
          <w:marRight w:val="0"/>
          <w:marTop w:val="0"/>
          <w:marBottom w:val="0"/>
          <w:divBdr>
            <w:top w:val="none" w:sz="0" w:space="0" w:color="auto"/>
            <w:left w:val="none" w:sz="0" w:space="0" w:color="auto"/>
            <w:bottom w:val="none" w:sz="0" w:space="0" w:color="auto"/>
            <w:right w:val="none" w:sz="0" w:space="0" w:color="auto"/>
          </w:divBdr>
        </w:div>
        <w:div w:id="481695384">
          <w:marLeft w:val="480"/>
          <w:marRight w:val="0"/>
          <w:marTop w:val="0"/>
          <w:marBottom w:val="0"/>
          <w:divBdr>
            <w:top w:val="none" w:sz="0" w:space="0" w:color="auto"/>
            <w:left w:val="none" w:sz="0" w:space="0" w:color="auto"/>
            <w:bottom w:val="none" w:sz="0" w:space="0" w:color="auto"/>
            <w:right w:val="none" w:sz="0" w:space="0" w:color="auto"/>
          </w:divBdr>
        </w:div>
        <w:div w:id="488667678">
          <w:marLeft w:val="480"/>
          <w:marRight w:val="0"/>
          <w:marTop w:val="0"/>
          <w:marBottom w:val="0"/>
          <w:divBdr>
            <w:top w:val="none" w:sz="0" w:space="0" w:color="auto"/>
            <w:left w:val="none" w:sz="0" w:space="0" w:color="auto"/>
            <w:bottom w:val="none" w:sz="0" w:space="0" w:color="auto"/>
            <w:right w:val="none" w:sz="0" w:space="0" w:color="auto"/>
          </w:divBdr>
        </w:div>
        <w:div w:id="516047324">
          <w:marLeft w:val="480"/>
          <w:marRight w:val="0"/>
          <w:marTop w:val="0"/>
          <w:marBottom w:val="0"/>
          <w:divBdr>
            <w:top w:val="none" w:sz="0" w:space="0" w:color="auto"/>
            <w:left w:val="none" w:sz="0" w:space="0" w:color="auto"/>
            <w:bottom w:val="none" w:sz="0" w:space="0" w:color="auto"/>
            <w:right w:val="none" w:sz="0" w:space="0" w:color="auto"/>
          </w:divBdr>
        </w:div>
        <w:div w:id="520171711">
          <w:marLeft w:val="480"/>
          <w:marRight w:val="0"/>
          <w:marTop w:val="0"/>
          <w:marBottom w:val="0"/>
          <w:divBdr>
            <w:top w:val="none" w:sz="0" w:space="0" w:color="auto"/>
            <w:left w:val="none" w:sz="0" w:space="0" w:color="auto"/>
            <w:bottom w:val="none" w:sz="0" w:space="0" w:color="auto"/>
            <w:right w:val="none" w:sz="0" w:space="0" w:color="auto"/>
          </w:divBdr>
        </w:div>
        <w:div w:id="592981644">
          <w:marLeft w:val="480"/>
          <w:marRight w:val="0"/>
          <w:marTop w:val="0"/>
          <w:marBottom w:val="0"/>
          <w:divBdr>
            <w:top w:val="none" w:sz="0" w:space="0" w:color="auto"/>
            <w:left w:val="none" w:sz="0" w:space="0" w:color="auto"/>
            <w:bottom w:val="none" w:sz="0" w:space="0" w:color="auto"/>
            <w:right w:val="none" w:sz="0" w:space="0" w:color="auto"/>
          </w:divBdr>
        </w:div>
        <w:div w:id="594899169">
          <w:marLeft w:val="480"/>
          <w:marRight w:val="0"/>
          <w:marTop w:val="0"/>
          <w:marBottom w:val="0"/>
          <w:divBdr>
            <w:top w:val="none" w:sz="0" w:space="0" w:color="auto"/>
            <w:left w:val="none" w:sz="0" w:space="0" w:color="auto"/>
            <w:bottom w:val="none" w:sz="0" w:space="0" w:color="auto"/>
            <w:right w:val="none" w:sz="0" w:space="0" w:color="auto"/>
          </w:divBdr>
        </w:div>
        <w:div w:id="631792885">
          <w:marLeft w:val="480"/>
          <w:marRight w:val="0"/>
          <w:marTop w:val="0"/>
          <w:marBottom w:val="0"/>
          <w:divBdr>
            <w:top w:val="none" w:sz="0" w:space="0" w:color="auto"/>
            <w:left w:val="none" w:sz="0" w:space="0" w:color="auto"/>
            <w:bottom w:val="none" w:sz="0" w:space="0" w:color="auto"/>
            <w:right w:val="none" w:sz="0" w:space="0" w:color="auto"/>
          </w:divBdr>
        </w:div>
        <w:div w:id="665937448">
          <w:marLeft w:val="480"/>
          <w:marRight w:val="0"/>
          <w:marTop w:val="0"/>
          <w:marBottom w:val="0"/>
          <w:divBdr>
            <w:top w:val="none" w:sz="0" w:space="0" w:color="auto"/>
            <w:left w:val="none" w:sz="0" w:space="0" w:color="auto"/>
            <w:bottom w:val="none" w:sz="0" w:space="0" w:color="auto"/>
            <w:right w:val="none" w:sz="0" w:space="0" w:color="auto"/>
          </w:divBdr>
        </w:div>
        <w:div w:id="740979340">
          <w:marLeft w:val="480"/>
          <w:marRight w:val="0"/>
          <w:marTop w:val="0"/>
          <w:marBottom w:val="0"/>
          <w:divBdr>
            <w:top w:val="none" w:sz="0" w:space="0" w:color="auto"/>
            <w:left w:val="none" w:sz="0" w:space="0" w:color="auto"/>
            <w:bottom w:val="none" w:sz="0" w:space="0" w:color="auto"/>
            <w:right w:val="none" w:sz="0" w:space="0" w:color="auto"/>
          </w:divBdr>
        </w:div>
        <w:div w:id="873467384">
          <w:marLeft w:val="480"/>
          <w:marRight w:val="0"/>
          <w:marTop w:val="0"/>
          <w:marBottom w:val="0"/>
          <w:divBdr>
            <w:top w:val="none" w:sz="0" w:space="0" w:color="auto"/>
            <w:left w:val="none" w:sz="0" w:space="0" w:color="auto"/>
            <w:bottom w:val="none" w:sz="0" w:space="0" w:color="auto"/>
            <w:right w:val="none" w:sz="0" w:space="0" w:color="auto"/>
          </w:divBdr>
        </w:div>
        <w:div w:id="899753297">
          <w:marLeft w:val="480"/>
          <w:marRight w:val="0"/>
          <w:marTop w:val="0"/>
          <w:marBottom w:val="0"/>
          <w:divBdr>
            <w:top w:val="none" w:sz="0" w:space="0" w:color="auto"/>
            <w:left w:val="none" w:sz="0" w:space="0" w:color="auto"/>
            <w:bottom w:val="none" w:sz="0" w:space="0" w:color="auto"/>
            <w:right w:val="none" w:sz="0" w:space="0" w:color="auto"/>
          </w:divBdr>
        </w:div>
      </w:divsChild>
    </w:div>
    <w:div w:id="749347240">
      <w:bodyDiv w:val="1"/>
      <w:marLeft w:val="0"/>
      <w:marRight w:val="0"/>
      <w:marTop w:val="0"/>
      <w:marBottom w:val="0"/>
      <w:divBdr>
        <w:top w:val="none" w:sz="0" w:space="0" w:color="auto"/>
        <w:left w:val="none" w:sz="0" w:space="0" w:color="auto"/>
        <w:bottom w:val="none" w:sz="0" w:space="0" w:color="auto"/>
        <w:right w:val="none" w:sz="0" w:space="0" w:color="auto"/>
      </w:divBdr>
    </w:div>
    <w:div w:id="749429097">
      <w:bodyDiv w:val="1"/>
      <w:marLeft w:val="0"/>
      <w:marRight w:val="0"/>
      <w:marTop w:val="0"/>
      <w:marBottom w:val="0"/>
      <w:divBdr>
        <w:top w:val="none" w:sz="0" w:space="0" w:color="auto"/>
        <w:left w:val="none" w:sz="0" w:space="0" w:color="auto"/>
        <w:bottom w:val="none" w:sz="0" w:space="0" w:color="auto"/>
        <w:right w:val="none" w:sz="0" w:space="0" w:color="auto"/>
      </w:divBdr>
    </w:div>
    <w:div w:id="749430406">
      <w:bodyDiv w:val="1"/>
      <w:marLeft w:val="0"/>
      <w:marRight w:val="0"/>
      <w:marTop w:val="0"/>
      <w:marBottom w:val="0"/>
      <w:divBdr>
        <w:top w:val="none" w:sz="0" w:space="0" w:color="auto"/>
        <w:left w:val="none" w:sz="0" w:space="0" w:color="auto"/>
        <w:bottom w:val="none" w:sz="0" w:space="0" w:color="auto"/>
        <w:right w:val="none" w:sz="0" w:space="0" w:color="auto"/>
      </w:divBdr>
    </w:div>
    <w:div w:id="749620621">
      <w:bodyDiv w:val="1"/>
      <w:marLeft w:val="0"/>
      <w:marRight w:val="0"/>
      <w:marTop w:val="0"/>
      <w:marBottom w:val="0"/>
      <w:divBdr>
        <w:top w:val="none" w:sz="0" w:space="0" w:color="auto"/>
        <w:left w:val="none" w:sz="0" w:space="0" w:color="auto"/>
        <w:bottom w:val="none" w:sz="0" w:space="0" w:color="auto"/>
        <w:right w:val="none" w:sz="0" w:space="0" w:color="auto"/>
      </w:divBdr>
    </w:div>
    <w:div w:id="749623750">
      <w:bodyDiv w:val="1"/>
      <w:marLeft w:val="0"/>
      <w:marRight w:val="0"/>
      <w:marTop w:val="0"/>
      <w:marBottom w:val="0"/>
      <w:divBdr>
        <w:top w:val="none" w:sz="0" w:space="0" w:color="auto"/>
        <w:left w:val="none" w:sz="0" w:space="0" w:color="auto"/>
        <w:bottom w:val="none" w:sz="0" w:space="0" w:color="auto"/>
        <w:right w:val="none" w:sz="0" w:space="0" w:color="auto"/>
      </w:divBdr>
    </w:div>
    <w:div w:id="749693967">
      <w:bodyDiv w:val="1"/>
      <w:marLeft w:val="0"/>
      <w:marRight w:val="0"/>
      <w:marTop w:val="0"/>
      <w:marBottom w:val="0"/>
      <w:divBdr>
        <w:top w:val="none" w:sz="0" w:space="0" w:color="auto"/>
        <w:left w:val="none" w:sz="0" w:space="0" w:color="auto"/>
        <w:bottom w:val="none" w:sz="0" w:space="0" w:color="auto"/>
        <w:right w:val="none" w:sz="0" w:space="0" w:color="auto"/>
      </w:divBdr>
    </w:div>
    <w:div w:id="749697032">
      <w:bodyDiv w:val="1"/>
      <w:marLeft w:val="0"/>
      <w:marRight w:val="0"/>
      <w:marTop w:val="0"/>
      <w:marBottom w:val="0"/>
      <w:divBdr>
        <w:top w:val="none" w:sz="0" w:space="0" w:color="auto"/>
        <w:left w:val="none" w:sz="0" w:space="0" w:color="auto"/>
        <w:bottom w:val="none" w:sz="0" w:space="0" w:color="auto"/>
        <w:right w:val="none" w:sz="0" w:space="0" w:color="auto"/>
      </w:divBdr>
    </w:div>
    <w:div w:id="749698372">
      <w:bodyDiv w:val="1"/>
      <w:marLeft w:val="0"/>
      <w:marRight w:val="0"/>
      <w:marTop w:val="0"/>
      <w:marBottom w:val="0"/>
      <w:divBdr>
        <w:top w:val="none" w:sz="0" w:space="0" w:color="auto"/>
        <w:left w:val="none" w:sz="0" w:space="0" w:color="auto"/>
        <w:bottom w:val="none" w:sz="0" w:space="0" w:color="auto"/>
        <w:right w:val="none" w:sz="0" w:space="0" w:color="auto"/>
      </w:divBdr>
    </w:div>
    <w:div w:id="749885739">
      <w:bodyDiv w:val="1"/>
      <w:marLeft w:val="0"/>
      <w:marRight w:val="0"/>
      <w:marTop w:val="0"/>
      <w:marBottom w:val="0"/>
      <w:divBdr>
        <w:top w:val="none" w:sz="0" w:space="0" w:color="auto"/>
        <w:left w:val="none" w:sz="0" w:space="0" w:color="auto"/>
        <w:bottom w:val="none" w:sz="0" w:space="0" w:color="auto"/>
        <w:right w:val="none" w:sz="0" w:space="0" w:color="auto"/>
      </w:divBdr>
    </w:div>
    <w:div w:id="750126962">
      <w:bodyDiv w:val="1"/>
      <w:marLeft w:val="0"/>
      <w:marRight w:val="0"/>
      <w:marTop w:val="0"/>
      <w:marBottom w:val="0"/>
      <w:divBdr>
        <w:top w:val="none" w:sz="0" w:space="0" w:color="auto"/>
        <w:left w:val="none" w:sz="0" w:space="0" w:color="auto"/>
        <w:bottom w:val="none" w:sz="0" w:space="0" w:color="auto"/>
        <w:right w:val="none" w:sz="0" w:space="0" w:color="auto"/>
      </w:divBdr>
    </w:div>
    <w:div w:id="750127856">
      <w:bodyDiv w:val="1"/>
      <w:marLeft w:val="0"/>
      <w:marRight w:val="0"/>
      <w:marTop w:val="0"/>
      <w:marBottom w:val="0"/>
      <w:divBdr>
        <w:top w:val="none" w:sz="0" w:space="0" w:color="auto"/>
        <w:left w:val="none" w:sz="0" w:space="0" w:color="auto"/>
        <w:bottom w:val="none" w:sz="0" w:space="0" w:color="auto"/>
        <w:right w:val="none" w:sz="0" w:space="0" w:color="auto"/>
      </w:divBdr>
    </w:div>
    <w:div w:id="750128308">
      <w:bodyDiv w:val="1"/>
      <w:marLeft w:val="0"/>
      <w:marRight w:val="0"/>
      <w:marTop w:val="0"/>
      <w:marBottom w:val="0"/>
      <w:divBdr>
        <w:top w:val="none" w:sz="0" w:space="0" w:color="auto"/>
        <w:left w:val="none" w:sz="0" w:space="0" w:color="auto"/>
        <w:bottom w:val="none" w:sz="0" w:space="0" w:color="auto"/>
        <w:right w:val="none" w:sz="0" w:space="0" w:color="auto"/>
      </w:divBdr>
    </w:div>
    <w:div w:id="750155282">
      <w:bodyDiv w:val="1"/>
      <w:marLeft w:val="0"/>
      <w:marRight w:val="0"/>
      <w:marTop w:val="0"/>
      <w:marBottom w:val="0"/>
      <w:divBdr>
        <w:top w:val="none" w:sz="0" w:space="0" w:color="auto"/>
        <w:left w:val="none" w:sz="0" w:space="0" w:color="auto"/>
        <w:bottom w:val="none" w:sz="0" w:space="0" w:color="auto"/>
        <w:right w:val="none" w:sz="0" w:space="0" w:color="auto"/>
      </w:divBdr>
    </w:div>
    <w:div w:id="750201754">
      <w:bodyDiv w:val="1"/>
      <w:marLeft w:val="0"/>
      <w:marRight w:val="0"/>
      <w:marTop w:val="0"/>
      <w:marBottom w:val="0"/>
      <w:divBdr>
        <w:top w:val="none" w:sz="0" w:space="0" w:color="auto"/>
        <w:left w:val="none" w:sz="0" w:space="0" w:color="auto"/>
        <w:bottom w:val="none" w:sz="0" w:space="0" w:color="auto"/>
        <w:right w:val="none" w:sz="0" w:space="0" w:color="auto"/>
      </w:divBdr>
    </w:div>
    <w:div w:id="750278697">
      <w:bodyDiv w:val="1"/>
      <w:marLeft w:val="0"/>
      <w:marRight w:val="0"/>
      <w:marTop w:val="0"/>
      <w:marBottom w:val="0"/>
      <w:divBdr>
        <w:top w:val="none" w:sz="0" w:space="0" w:color="auto"/>
        <w:left w:val="none" w:sz="0" w:space="0" w:color="auto"/>
        <w:bottom w:val="none" w:sz="0" w:space="0" w:color="auto"/>
        <w:right w:val="none" w:sz="0" w:space="0" w:color="auto"/>
      </w:divBdr>
    </w:div>
    <w:div w:id="750353037">
      <w:bodyDiv w:val="1"/>
      <w:marLeft w:val="0"/>
      <w:marRight w:val="0"/>
      <w:marTop w:val="0"/>
      <w:marBottom w:val="0"/>
      <w:divBdr>
        <w:top w:val="none" w:sz="0" w:space="0" w:color="auto"/>
        <w:left w:val="none" w:sz="0" w:space="0" w:color="auto"/>
        <w:bottom w:val="none" w:sz="0" w:space="0" w:color="auto"/>
        <w:right w:val="none" w:sz="0" w:space="0" w:color="auto"/>
      </w:divBdr>
    </w:div>
    <w:div w:id="750469211">
      <w:bodyDiv w:val="1"/>
      <w:marLeft w:val="0"/>
      <w:marRight w:val="0"/>
      <w:marTop w:val="0"/>
      <w:marBottom w:val="0"/>
      <w:divBdr>
        <w:top w:val="none" w:sz="0" w:space="0" w:color="auto"/>
        <w:left w:val="none" w:sz="0" w:space="0" w:color="auto"/>
        <w:bottom w:val="none" w:sz="0" w:space="0" w:color="auto"/>
        <w:right w:val="none" w:sz="0" w:space="0" w:color="auto"/>
      </w:divBdr>
    </w:div>
    <w:div w:id="750929965">
      <w:bodyDiv w:val="1"/>
      <w:marLeft w:val="0"/>
      <w:marRight w:val="0"/>
      <w:marTop w:val="0"/>
      <w:marBottom w:val="0"/>
      <w:divBdr>
        <w:top w:val="none" w:sz="0" w:space="0" w:color="auto"/>
        <w:left w:val="none" w:sz="0" w:space="0" w:color="auto"/>
        <w:bottom w:val="none" w:sz="0" w:space="0" w:color="auto"/>
        <w:right w:val="none" w:sz="0" w:space="0" w:color="auto"/>
      </w:divBdr>
    </w:div>
    <w:div w:id="750977160">
      <w:bodyDiv w:val="1"/>
      <w:marLeft w:val="0"/>
      <w:marRight w:val="0"/>
      <w:marTop w:val="0"/>
      <w:marBottom w:val="0"/>
      <w:divBdr>
        <w:top w:val="none" w:sz="0" w:space="0" w:color="auto"/>
        <w:left w:val="none" w:sz="0" w:space="0" w:color="auto"/>
        <w:bottom w:val="none" w:sz="0" w:space="0" w:color="auto"/>
        <w:right w:val="none" w:sz="0" w:space="0" w:color="auto"/>
      </w:divBdr>
      <w:divsChild>
        <w:div w:id="68819809">
          <w:marLeft w:val="480"/>
          <w:marRight w:val="0"/>
          <w:marTop w:val="0"/>
          <w:marBottom w:val="0"/>
          <w:divBdr>
            <w:top w:val="none" w:sz="0" w:space="0" w:color="auto"/>
            <w:left w:val="none" w:sz="0" w:space="0" w:color="auto"/>
            <w:bottom w:val="none" w:sz="0" w:space="0" w:color="auto"/>
            <w:right w:val="none" w:sz="0" w:space="0" w:color="auto"/>
          </w:divBdr>
        </w:div>
        <w:div w:id="95906388">
          <w:marLeft w:val="480"/>
          <w:marRight w:val="0"/>
          <w:marTop w:val="0"/>
          <w:marBottom w:val="0"/>
          <w:divBdr>
            <w:top w:val="none" w:sz="0" w:space="0" w:color="auto"/>
            <w:left w:val="none" w:sz="0" w:space="0" w:color="auto"/>
            <w:bottom w:val="none" w:sz="0" w:space="0" w:color="auto"/>
            <w:right w:val="none" w:sz="0" w:space="0" w:color="auto"/>
          </w:divBdr>
        </w:div>
        <w:div w:id="178393161">
          <w:marLeft w:val="480"/>
          <w:marRight w:val="0"/>
          <w:marTop w:val="0"/>
          <w:marBottom w:val="0"/>
          <w:divBdr>
            <w:top w:val="none" w:sz="0" w:space="0" w:color="auto"/>
            <w:left w:val="none" w:sz="0" w:space="0" w:color="auto"/>
            <w:bottom w:val="none" w:sz="0" w:space="0" w:color="auto"/>
            <w:right w:val="none" w:sz="0" w:space="0" w:color="auto"/>
          </w:divBdr>
        </w:div>
        <w:div w:id="253980205">
          <w:marLeft w:val="480"/>
          <w:marRight w:val="0"/>
          <w:marTop w:val="0"/>
          <w:marBottom w:val="0"/>
          <w:divBdr>
            <w:top w:val="none" w:sz="0" w:space="0" w:color="auto"/>
            <w:left w:val="none" w:sz="0" w:space="0" w:color="auto"/>
            <w:bottom w:val="none" w:sz="0" w:space="0" w:color="auto"/>
            <w:right w:val="none" w:sz="0" w:space="0" w:color="auto"/>
          </w:divBdr>
        </w:div>
        <w:div w:id="255946748">
          <w:marLeft w:val="480"/>
          <w:marRight w:val="0"/>
          <w:marTop w:val="0"/>
          <w:marBottom w:val="0"/>
          <w:divBdr>
            <w:top w:val="none" w:sz="0" w:space="0" w:color="auto"/>
            <w:left w:val="none" w:sz="0" w:space="0" w:color="auto"/>
            <w:bottom w:val="none" w:sz="0" w:space="0" w:color="auto"/>
            <w:right w:val="none" w:sz="0" w:space="0" w:color="auto"/>
          </w:divBdr>
        </w:div>
        <w:div w:id="312367387">
          <w:marLeft w:val="480"/>
          <w:marRight w:val="0"/>
          <w:marTop w:val="0"/>
          <w:marBottom w:val="0"/>
          <w:divBdr>
            <w:top w:val="none" w:sz="0" w:space="0" w:color="auto"/>
            <w:left w:val="none" w:sz="0" w:space="0" w:color="auto"/>
            <w:bottom w:val="none" w:sz="0" w:space="0" w:color="auto"/>
            <w:right w:val="none" w:sz="0" w:space="0" w:color="auto"/>
          </w:divBdr>
        </w:div>
        <w:div w:id="461927364">
          <w:marLeft w:val="480"/>
          <w:marRight w:val="0"/>
          <w:marTop w:val="0"/>
          <w:marBottom w:val="0"/>
          <w:divBdr>
            <w:top w:val="none" w:sz="0" w:space="0" w:color="auto"/>
            <w:left w:val="none" w:sz="0" w:space="0" w:color="auto"/>
            <w:bottom w:val="none" w:sz="0" w:space="0" w:color="auto"/>
            <w:right w:val="none" w:sz="0" w:space="0" w:color="auto"/>
          </w:divBdr>
        </w:div>
        <w:div w:id="466052010">
          <w:marLeft w:val="480"/>
          <w:marRight w:val="0"/>
          <w:marTop w:val="0"/>
          <w:marBottom w:val="0"/>
          <w:divBdr>
            <w:top w:val="none" w:sz="0" w:space="0" w:color="auto"/>
            <w:left w:val="none" w:sz="0" w:space="0" w:color="auto"/>
            <w:bottom w:val="none" w:sz="0" w:space="0" w:color="auto"/>
            <w:right w:val="none" w:sz="0" w:space="0" w:color="auto"/>
          </w:divBdr>
        </w:div>
        <w:div w:id="517893077">
          <w:marLeft w:val="480"/>
          <w:marRight w:val="0"/>
          <w:marTop w:val="0"/>
          <w:marBottom w:val="0"/>
          <w:divBdr>
            <w:top w:val="none" w:sz="0" w:space="0" w:color="auto"/>
            <w:left w:val="none" w:sz="0" w:space="0" w:color="auto"/>
            <w:bottom w:val="none" w:sz="0" w:space="0" w:color="auto"/>
            <w:right w:val="none" w:sz="0" w:space="0" w:color="auto"/>
          </w:divBdr>
        </w:div>
        <w:div w:id="550263228">
          <w:marLeft w:val="480"/>
          <w:marRight w:val="0"/>
          <w:marTop w:val="0"/>
          <w:marBottom w:val="0"/>
          <w:divBdr>
            <w:top w:val="none" w:sz="0" w:space="0" w:color="auto"/>
            <w:left w:val="none" w:sz="0" w:space="0" w:color="auto"/>
            <w:bottom w:val="none" w:sz="0" w:space="0" w:color="auto"/>
            <w:right w:val="none" w:sz="0" w:space="0" w:color="auto"/>
          </w:divBdr>
        </w:div>
        <w:div w:id="585383657">
          <w:marLeft w:val="480"/>
          <w:marRight w:val="0"/>
          <w:marTop w:val="0"/>
          <w:marBottom w:val="0"/>
          <w:divBdr>
            <w:top w:val="none" w:sz="0" w:space="0" w:color="auto"/>
            <w:left w:val="none" w:sz="0" w:space="0" w:color="auto"/>
            <w:bottom w:val="none" w:sz="0" w:space="0" w:color="auto"/>
            <w:right w:val="none" w:sz="0" w:space="0" w:color="auto"/>
          </w:divBdr>
        </w:div>
        <w:div w:id="714934960">
          <w:marLeft w:val="480"/>
          <w:marRight w:val="0"/>
          <w:marTop w:val="0"/>
          <w:marBottom w:val="0"/>
          <w:divBdr>
            <w:top w:val="none" w:sz="0" w:space="0" w:color="auto"/>
            <w:left w:val="none" w:sz="0" w:space="0" w:color="auto"/>
            <w:bottom w:val="none" w:sz="0" w:space="0" w:color="auto"/>
            <w:right w:val="none" w:sz="0" w:space="0" w:color="auto"/>
          </w:divBdr>
        </w:div>
        <w:div w:id="782261339">
          <w:marLeft w:val="480"/>
          <w:marRight w:val="0"/>
          <w:marTop w:val="0"/>
          <w:marBottom w:val="0"/>
          <w:divBdr>
            <w:top w:val="none" w:sz="0" w:space="0" w:color="auto"/>
            <w:left w:val="none" w:sz="0" w:space="0" w:color="auto"/>
            <w:bottom w:val="none" w:sz="0" w:space="0" w:color="auto"/>
            <w:right w:val="none" w:sz="0" w:space="0" w:color="auto"/>
          </w:divBdr>
        </w:div>
        <w:div w:id="802428153">
          <w:marLeft w:val="480"/>
          <w:marRight w:val="0"/>
          <w:marTop w:val="0"/>
          <w:marBottom w:val="0"/>
          <w:divBdr>
            <w:top w:val="none" w:sz="0" w:space="0" w:color="auto"/>
            <w:left w:val="none" w:sz="0" w:space="0" w:color="auto"/>
            <w:bottom w:val="none" w:sz="0" w:space="0" w:color="auto"/>
            <w:right w:val="none" w:sz="0" w:space="0" w:color="auto"/>
          </w:divBdr>
        </w:div>
      </w:divsChild>
    </w:div>
    <w:div w:id="751043782">
      <w:bodyDiv w:val="1"/>
      <w:marLeft w:val="0"/>
      <w:marRight w:val="0"/>
      <w:marTop w:val="0"/>
      <w:marBottom w:val="0"/>
      <w:divBdr>
        <w:top w:val="none" w:sz="0" w:space="0" w:color="auto"/>
        <w:left w:val="none" w:sz="0" w:space="0" w:color="auto"/>
        <w:bottom w:val="none" w:sz="0" w:space="0" w:color="auto"/>
        <w:right w:val="none" w:sz="0" w:space="0" w:color="auto"/>
      </w:divBdr>
    </w:div>
    <w:div w:id="751240080">
      <w:bodyDiv w:val="1"/>
      <w:marLeft w:val="0"/>
      <w:marRight w:val="0"/>
      <w:marTop w:val="0"/>
      <w:marBottom w:val="0"/>
      <w:divBdr>
        <w:top w:val="none" w:sz="0" w:space="0" w:color="auto"/>
        <w:left w:val="none" w:sz="0" w:space="0" w:color="auto"/>
        <w:bottom w:val="none" w:sz="0" w:space="0" w:color="auto"/>
        <w:right w:val="none" w:sz="0" w:space="0" w:color="auto"/>
      </w:divBdr>
    </w:div>
    <w:div w:id="751243402">
      <w:bodyDiv w:val="1"/>
      <w:marLeft w:val="0"/>
      <w:marRight w:val="0"/>
      <w:marTop w:val="0"/>
      <w:marBottom w:val="0"/>
      <w:divBdr>
        <w:top w:val="none" w:sz="0" w:space="0" w:color="auto"/>
        <w:left w:val="none" w:sz="0" w:space="0" w:color="auto"/>
        <w:bottom w:val="none" w:sz="0" w:space="0" w:color="auto"/>
        <w:right w:val="none" w:sz="0" w:space="0" w:color="auto"/>
      </w:divBdr>
    </w:div>
    <w:div w:id="751316174">
      <w:bodyDiv w:val="1"/>
      <w:marLeft w:val="0"/>
      <w:marRight w:val="0"/>
      <w:marTop w:val="0"/>
      <w:marBottom w:val="0"/>
      <w:divBdr>
        <w:top w:val="none" w:sz="0" w:space="0" w:color="auto"/>
        <w:left w:val="none" w:sz="0" w:space="0" w:color="auto"/>
        <w:bottom w:val="none" w:sz="0" w:space="0" w:color="auto"/>
        <w:right w:val="none" w:sz="0" w:space="0" w:color="auto"/>
      </w:divBdr>
    </w:div>
    <w:div w:id="751316747">
      <w:bodyDiv w:val="1"/>
      <w:marLeft w:val="0"/>
      <w:marRight w:val="0"/>
      <w:marTop w:val="0"/>
      <w:marBottom w:val="0"/>
      <w:divBdr>
        <w:top w:val="none" w:sz="0" w:space="0" w:color="auto"/>
        <w:left w:val="none" w:sz="0" w:space="0" w:color="auto"/>
        <w:bottom w:val="none" w:sz="0" w:space="0" w:color="auto"/>
        <w:right w:val="none" w:sz="0" w:space="0" w:color="auto"/>
      </w:divBdr>
    </w:div>
    <w:div w:id="751464969">
      <w:bodyDiv w:val="1"/>
      <w:marLeft w:val="0"/>
      <w:marRight w:val="0"/>
      <w:marTop w:val="0"/>
      <w:marBottom w:val="0"/>
      <w:divBdr>
        <w:top w:val="none" w:sz="0" w:space="0" w:color="auto"/>
        <w:left w:val="none" w:sz="0" w:space="0" w:color="auto"/>
        <w:bottom w:val="none" w:sz="0" w:space="0" w:color="auto"/>
        <w:right w:val="none" w:sz="0" w:space="0" w:color="auto"/>
      </w:divBdr>
    </w:div>
    <w:div w:id="751514947">
      <w:bodyDiv w:val="1"/>
      <w:marLeft w:val="0"/>
      <w:marRight w:val="0"/>
      <w:marTop w:val="0"/>
      <w:marBottom w:val="0"/>
      <w:divBdr>
        <w:top w:val="none" w:sz="0" w:space="0" w:color="auto"/>
        <w:left w:val="none" w:sz="0" w:space="0" w:color="auto"/>
        <w:bottom w:val="none" w:sz="0" w:space="0" w:color="auto"/>
        <w:right w:val="none" w:sz="0" w:space="0" w:color="auto"/>
      </w:divBdr>
      <w:divsChild>
        <w:div w:id="18052902">
          <w:marLeft w:val="480"/>
          <w:marRight w:val="0"/>
          <w:marTop w:val="0"/>
          <w:marBottom w:val="0"/>
          <w:divBdr>
            <w:top w:val="none" w:sz="0" w:space="0" w:color="auto"/>
            <w:left w:val="none" w:sz="0" w:space="0" w:color="auto"/>
            <w:bottom w:val="none" w:sz="0" w:space="0" w:color="auto"/>
            <w:right w:val="none" w:sz="0" w:space="0" w:color="auto"/>
          </w:divBdr>
        </w:div>
        <w:div w:id="94129769">
          <w:marLeft w:val="480"/>
          <w:marRight w:val="0"/>
          <w:marTop w:val="0"/>
          <w:marBottom w:val="0"/>
          <w:divBdr>
            <w:top w:val="none" w:sz="0" w:space="0" w:color="auto"/>
            <w:left w:val="none" w:sz="0" w:space="0" w:color="auto"/>
            <w:bottom w:val="none" w:sz="0" w:space="0" w:color="auto"/>
            <w:right w:val="none" w:sz="0" w:space="0" w:color="auto"/>
          </w:divBdr>
        </w:div>
        <w:div w:id="107356448">
          <w:marLeft w:val="480"/>
          <w:marRight w:val="0"/>
          <w:marTop w:val="0"/>
          <w:marBottom w:val="0"/>
          <w:divBdr>
            <w:top w:val="none" w:sz="0" w:space="0" w:color="auto"/>
            <w:left w:val="none" w:sz="0" w:space="0" w:color="auto"/>
            <w:bottom w:val="none" w:sz="0" w:space="0" w:color="auto"/>
            <w:right w:val="none" w:sz="0" w:space="0" w:color="auto"/>
          </w:divBdr>
        </w:div>
        <w:div w:id="138304432">
          <w:marLeft w:val="480"/>
          <w:marRight w:val="0"/>
          <w:marTop w:val="0"/>
          <w:marBottom w:val="0"/>
          <w:divBdr>
            <w:top w:val="none" w:sz="0" w:space="0" w:color="auto"/>
            <w:left w:val="none" w:sz="0" w:space="0" w:color="auto"/>
            <w:bottom w:val="none" w:sz="0" w:space="0" w:color="auto"/>
            <w:right w:val="none" w:sz="0" w:space="0" w:color="auto"/>
          </w:divBdr>
        </w:div>
        <w:div w:id="175585186">
          <w:marLeft w:val="480"/>
          <w:marRight w:val="0"/>
          <w:marTop w:val="0"/>
          <w:marBottom w:val="0"/>
          <w:divBdr>
            <w:top w:val="none" w:sz="0" w:space="0" w:color="auto"/>
            <w:left w:val="none" w:sz="0" w:space="0" w:color="auto"/>
            <w:bottom w:val="none" w:sz="0" w:space="0" w:color="auto"/>
            <w:right w:val="none" w:sz="0" w:space="0" w:color="auto"/>
          </w:divBdr>
        </w:div>
        <w:div w:id="204105520">
          <w:marLeft w:val="480"/>
          <w:marRight w:val="0"/>
          <w:marTop w:val="0"/>
          <w:marBottom w:val="0"/>
          <w:divBdr>
            <w:top w:val="none" w:sz="0" w:space="0" w:color="auto"/>
            <w:left w:val="none" w:sz="0" w:space="0" w:color="auto"/>
            <w:bottom w:val="none" w:sz="0" w:space="0" w:color="auto"/>
            <w:right w:val="none" w:sz="0" w:space="0" w:color="auto"/>
          </w:divBdr>
        </w:div>
        <w:div w:id="263611805">
          <w:marLeft w:val="480"/>
          <w:marRight w:val="0"/>
          <w:marTop w:val="0"/>
          <w:marBottom w:val="0"/>
          <w:divBdr>
            <w:top w:val="none" w:sz="0" w:space="0" w:color="auto"/>
            <w:left w:val="none" w:sz="0" w:space="0" w:color="auto"/>
            <w:bottom w:val="none" w:sz="0" w:space="0" w:color="auto"/>
            <w:right w:val="none" w:sz="0" w:space="0" w:color="auto"/>
          </w:divBdr>
        </w:div>
        <w:div w:id="307053363">
          <w:marLeft w:val="480"/>
          <w:marRight w:val="0"/>
          <w:marTop w:val="0"/>
          <w:marBottom w:val="0"/>
          <w:divBdr>
            <w:top w:val="none" w:sz="0" w:space="0" w:color="auto"/>
            <w:left w:val="none" w:sz="0" w:space="0" w:color="auto"/>
            <w:bottom w:val="none" w:sz="0" w:space="0" w:color="auto"/>
            <w:right w:val="none" w:sz="0" w:space="0" w:color="auto"/>
          </w:divBdr>
        </w:div>
        <w:div w:id="391657315">
          <w:marLeft w:val="480"/>
          <w:marRight w:val="0"/>
          <w:marTop w:val="0"/>
          <w:marBottom w:val="0"/>
          <w:divBdr>
            <w:top w:val="none" w:sz="0" w:space="0" w:color="auto"/>
            <w:left w:val="none" w:sz="0" w:space="0" w:color="auto"/>
            <w:bottom w:val="none" w:sz="0" w:space="0" w:color="auto"/>
            <w:right w:val="none" w:sz="0" w:space="0" w:color="auto"/>
          </w:divBdr>
        </w:div>
        <w:div w:id="464279836">
          <w:marLeft w:val="480"/>
          <w:marRight w:val="0"/>
          <w:marTop w:val="0"/>
          <w:marBottom w:val="0"/>
          <w:divBdr>
            <w:top w:val="none" w:sz="0" w:space="0" w:color="auto"/>
            <w:left w:val="none" w:sz="0" w:space="0" w:color="auto"/>
            <w:bottom w:val="none" w:sz="0" w:space="0" w:color="auto"/>
            <w:right w:val="none" w:sz="0" w:space="0" w:color="auto"/>
          </w:divBdr>
        </w:div>
        <w:div w:id="478379388">
          <w:marLeft w:val="480"/>
          <w:marRight w:val="0"/>
          <w:marTop w:val="0"/>
          <w:marBottom w:val="0"/>
          <w:divBdr>
            <w:top w:val="none" w:sz="0" w:space="0" w:color="auto"/>
            <w:left w:val="none" w:sz="0" w:space="0" w:color="auto"/>
            <w:bottom w:val="none" w:sz="0" w:space="0" w:color="auto"/>
            <w:right w:val="none" w:sz="0" w:space="0" w:color="auto"/>
          </w:divBdr>
        </w:div>
        <w:div w:id="483086274">
          <w:marLeft w:val="480"/>
          <w:marRight w:val="0"/>
          <w:marTop w:val="0"/>
          <w:marBottom w:val="0"/>
          <w:divBdr>
            <w:top w:val="none" w:sz="0" w:space="0" w:color="auto"/>
            <w:left w:val="none" w:sz="0" w:space="0" w:color="auto"/>
            <w:bottom w:val="none" w:sz="0" w:space="0" w:color="auto"/>
            <w:right w:val="none" w:sz="0" w:space="0" w:color="auto"/>
          </w:divBdr>
        </w:div>
        <w:div w:id="493188121">
          <w:marLeft w:val="480"/>
          <w:marRight w:val="0"/>
          <w:marTop w:val="0"/>
          <w:marBottom w:val="0"/>
          <w:divBdr>
            <w:top w:val="none" w:sz="0" w:space="0" w:color="auto"/>
            <w:left w:val="none" w:sz="0" w:space="0" w:color="auto"/>
            <w:bottom w:val="none" w:sz="0" w:space="0" w:color="auto"/>
            <w:right w:val="none" w:sz="0" w:space="0" w:color="auto"/>
          </w:divBdr>
        </w:div>
        <w:div w:id="497769287">
          <w:marLeft w:val="480"/>
          <w:marRight w:val="0"/>
          <w:marTop w:val="0"/>
          <w:marBottom w:val="0"/>
          <w:divBdr>
            <w:top w:val="none" w:sz="0" w:space="0" w:color="auto"/>
            <w:left w:val="none" w:sz="0" w:space="0" w:color="auto"/>
            <w:bottom w:val="none" w:sz="0" w:space="0" w:color="auto"/>
            <w:right w:val="none" w:sz="0" w:space="0" w:color="auto"/>
          </w:divBdr>
        </w:div>
        <w:div w:id="529731595">
          <w:marLeft w:val="480"/>
          <w:marRight w:val="0"/>
          <w:marTop w:val="0"/>
          <w:marBottom w:val="0"/>
          <w:divBdr>
            <w:top w:val="none" w:sz="0" w:space="0" w:color="auto"/>
            <w:left w:val="none" w:sz="0" w:space="0" w:color="auto"/>
            <w:bottom w:val="none" w:sz="0" w:space="0" w:color="auto"/>
            <w:right w:val="none" w:sz="0" w:space="0" w:color="auto"/>
          </w:divBdr>
        </w:div>
        <w:div w:id="590310314">
          <w:marLeft w:val="480"/>
          <w:marRight w:val="0"/>
          <w:marTop w:val="0"/>
          <w:marBottom w:val="0"/>
          <w:divBdr>
            <w:top w:val="none" w:sz="0" w:space="0" w:color="auto"/>
            <w:left w:val="none" w:sz="0" w:space="0" w:color="auto"/>
            <w:bottom w:val="none" w:sz="0" w:space="0" w:color="auto"/>
            <w:right w:val="none" w:sz="0" w:space="0" w:color="auto"/>
          </w:divBdr>
        </w:div>
        <w:div w:id="655299114">
          <w:marLeft w:val="480"/>
          <w:marRight w:val="0"/>
          <w:marTop w:val="0"/>
          <w:marBottom w:val="0"/>
          <w:divBdr>
            <w:top w:val="none" w:sz="0" w:space="0" w:color="auto"/>
            <w:left w:val="none" w:sz="0" w:space="0" w:color="auto"/>
            <w:bottom w:val="none" w:sz="0" w:space="0" w:color="auto"/>
            <w:right w:val="none" w:sz="0" w:space="0" w:color="auto"/>
          </w:divBdr>
        </w:div>
        <w:div w:id="659188720">
          <w:marLeft w:val="480"/>
          <w:marRight w:val="0"/>
          <w:marTop w:val="0"/>
          <w:marBottom w:val="0"/>
          <w:divBdr>
            <w:top w:val="none" w:sz="0" w:space="0" w:color="auto"/>
            <w:left w:val="none" w:sz="0" w:space="0" w:color="auto"/>
            <w:bottom w:val="none" w:sz="0" w:space="0" w:color="auto"/>
            <w:right w:val="none" w:sz="0" w:space="0" w:color="auto"/>
          </w:divBdr>
        </w:div>
        <w:div w:id="671683235">
          <w:marLeft w:val="480"/>
          <w:marRight w:val="0"/>
          <w:marTop w:val="0"/>
          <w:marBottom w:val="0"/>
          <w:divBdr>
            <w:top w:val="none" w:sz="0" w:space="0" w:color="auto"/>
            <w:left w:val="none" w:sz="0" w:space="0" w:color="auto"/>
            <w:bottom w:val="none" w:sz="0" w:space="0" w:color="auto"/>
            <w:right w:val="none" w:sz="0" w:space="0" w:color="auto"/>
          </w:divBdr>
        </w:div>
        <w:div w:id="794521605">
          <w:marLeft w:val="480"/>
          <w:marRight w:val="0"/>
          <w:marTop w:val="0"/>
          <w:marBottom w:val="0"/>
          <w:divBdr>
            <w:top w:val="none" w:sz="0" w:space="0" w:color="auto"/>
            <w:left w:val="none" w:sz="0" w:space="0" w:color="auto"/>
            <w:bottom w:val="none" w:sz="0" w:space="0" w:color="auto"/>
            <w:right w:val="none" w:sz="0" w:space="0" w:color="auto"/>
          </w:divBdr>
        </w:div>
        <w:div w:id="836112667">
          <w:marLeft w:val="480"/>
          <w:marRight w:val="0"/>
          <w:marTop w:val="0"/>
          <w:marBottom w:val="0"/>
          <w:divBdr>
            <w:top w:val="none" w:sz="0" w:space="0" w:color="auto"/>
            <w:left w:val="none" w:sz="0" w:space="0" w:color="auto"/>
            <w:bottom w:val="none" w:sz="0" w:space="0" w:color="auto"/>
            <w:right w:val="none" w:sz="0" w:space="0" w:color="auto"/>
          </w:divBdr>
        </w:div>
        <w:div w:id="857738082">
          <w:marLeft w:val="480"/>
          <w:marRight w:val="0"/>
          <w:marTop w:val="0"/>
          <w:marBottom w:val="0"/>
          <w:divBdr>
            <w:top w:val="none" w:sz="0" w:space="0" w:color="auto"/>
            <w:left w:val="none" w:sz="0" w:space="0" w:color="auto"/>
            <w:bottom w:val="none" w:sz="0" w:space="0" w:color="auto"/>
            <w:right w:val="none" w:sz="0" w:space="0" w:color="auto"/>
          </w:divBdr>
        </w:div>
        <w:div w:id="867570104">
          <w:marLeft w:val="480"/>
          <w:marRight w:val="0"/>
          <w:marTop w:val="0"/>
          <w:marBottom w:val="0"/>
          <w:divBdr>
            <w:top w:val="none" w:sz="0" w:space="0" w:color="auto"/>
            <w:left w:val="none" w:sz="0" w:space="0" w:color="auto"/>
            <w:bottom w:val="none" w:sz="0" w:space="0" w:color="auto"/>
            <w:right w:val="none" w:sz="0" w:space="0" w:color="auto"/>
          </w:divBdr>
        </w:div>
        <w:div w:id="868568339">
          <w:marLeft w:val="480"/>
          <w:marRight w:val="0"/>
          <w:marTop w:val="0"/>
          <w:marBottom w:val="0"/>
          <w:divBdr>
            <w:top w:val="none" w:sz="0" w:space="0" w:color="auto"/>
            <w:left w:val="none" w:sz="0" w:space="0" w:color="auto"/>
            <w:bottom w:val="none" w:sz="0" w:space="0" w:color="auto"/>
            <w:right w:val="none" w:sz="0" w:space="0" w:color="auto"/>
          </w:divBdr>
        </w:div>
        <w:div w:id="879173805">
          <w:marLeft w:val="480"/>
          <w:marRight w:val="0"/>
          <w:marTop w:val="0"/>
          <w:marBottom w:val="0"/>
          <w:divBdr>
            <w:top w:val="none" w:sz="0" w:space="0" w:color="auto"/>
            <w:left w:val="none" w:sz="0" w:space="0" w:color="auto"/>
            <w:bottom w:val="none" w:sz="0" w:space="0" w:color="auto"/>
            <w:right w:val="none" w:sz="0" w:space="0" w:color="auto"/>
          </w:divBdr>
        </w:div>
      </w:divsChild>
    </w:div>
    <w:div w:id="751589119">
      <w:bodyDiv w:val="1"/>
      <w:marLeft w:val="0"/>
      <w:marRight w:val="0"/>
      <w:marTop w:val="0"/>
      <w:marBottom w:val="0"/>
      <w:divBdr>
        <w:top w:val="none" w:sz="0" w:space="0" w:color="auto"/>
        <w:left w:val="none" w:sz="0" w:space="0" w:color="auto"/>
        <w:bottom w:val="none" w:sz="0" w:space="0" w:color="auto"/>
        <w:right w:val="none" w:sz="0" w:space="0" w:color="auto"/>
      </w:divBdr>
    </w:div>
    <w:div w:id="751659929">
      <w:bodyDiv w:val="1"/>
      <w:marLeft w:val="0"/>
      <w:marRight w:val="0"/>
      <w:marTop w:val="0"/>
      <w:marBottom w:val="0"/>
      <w:divBdr>
        <w:top w:val="none" w:sz="0" w:space="0" w:color="auto"/>
        <w:left w:val="none" w:sz="0" w:space="0" w:color="auto"/>
        <w:bottom w:val="none" w:sz="0" w:space="0" w:color="auto"/>
        <w:right w:val="none" w:sz="0" w:space="0" w:color="auto"/>
      </w:divBdr>
    </w:div>
    <w:div w:id="751776287">
      <w:bodyDiv w:val="1"/>
      <w:marLeft w:val="0"/>
      <w:marRight w:val="0"/>
      <w:marTop w:val="0"/>
      <w:marBottom w:val="0"/>
      <w:divBdr>
        <w:top w:val="none" w:sz="0" w:space="0" w:color="auto"/>
        <w:left w:val="none" w:sz="0" w:space="0" w:color="auto"/>
        <w:bottom w:val="none" w:sz="0" w:space="0" w:color="auto"/>
        <w:right w:val="none" w:sz="0" w:space="0" w:color="auto"/>
      </w:divBdr>
    </w:div>
    <w:div w:id="751855158">
      <w:bodyDiv w:val="1"/>
      <w:marLeft w:val="0"/>
      <w:marRight w:val="0"/>
      <w:marTop w:val="0"/>
      <w:marBottom w:val="0"/>
      <w:divBdr>
        <w:top w:val="none" w:sz="0" w:space="0" w:color="auto"/>
        <w:left w:val="none" w:sz="0" w:space="0" w:color="auto"/>
        <w:bottom w:val="none" w:sz="0" w:space="0" w:color="auto"/>
        <w:right w:val="none" w:sz="0" w:space="0" w:color="auto"/>
      </w:divBdr>
    </w:div>
    <w:div w:id="751857263">
      <w:bodyDiv w:val="1"/>
      <w:marLeft w:val="0"/>
      <w:marRight w:val="0"/>
      <w:marTop w:val="0"/>
      <w:marBottom w:val="0"/>
      <w:divBdr>
        <w:top w:val="none" w:sz="0" w:space="0" w:color="auto"/>
        <w:left w:val="none" w:sz="0" w:space="0" w:color="auto"/>
        <w:bottom w:val="none" w:sz="0" w:space="0" w:color="auto"/>
        <w:right w:val="none" w:sz="0" w:space="0" w:color="auto"/>
      </w:divBdr>
    </w:div>
    <w:div w:id="751968616">
      <w:bodyDiv w:val="1"/>
      <w:marLeft w:val="0"/>
      <w:marRight w:val="0"/>
      <w:marTop w:val="0"/>
      <w:marBottom w:val="0"/>
      <w:divBdr>
        <w:top w:val="none" w:sz="0" w:space="0" w:color="auto"/>
        <w:left w:val="none" w:sz="0" w:space="0" w:color="auto"/>
        <w:bottom w:val="none" w:sz="0" w:space="0" w:color="auto"/>
        <w:right w:val="none" w:sz="0" w:space="0" w:color="auto"/>
      </w:divBdr>
    </w:div>
    <w:div w:id="751975163">
      <w:bodyDiv w:val="1"/>
      <w:marLeft w:val="0"/>
      <w:marRight w:val="0"/>
      <w:marTop w:val="0"/>
      <w:marBottom w:val="0"/>
      <w:divBdr>
        <w:top w:val="none" w:sz="0" w:space="0" w:color="auto"/>
        <w:left w:val="none" w:sz="0" w:space="0" w:color="auto"/>
        <w:bottom w:val="none" w:sz="0" w:space="0" w:color="auto"/>
        <w:right w:val="none" w:sz="0" w:space="0" w:color="auto"/>
      </w:divBdr>
    </w:div>
    <w:div w:id="752043798">
      <w:bodyDiv w:val="1"/>
      <w:marLeft w:val="0"/>
      <w:marRight w:val="0"/>
      <w:marTop w:val="0"/>
      <w:marBottom w:val="0"/>
      <w:divBdr>
        <w:top w:val="none" w:sz="0" w:space="0" w:color="auto"/>
        <w:left w:val="none" w:sz="0" w:space="0" w:color="auto"/>
        <w:bottom w:val="none" w:sz="0" w:space="0" w:color="auto"/>
        <w:right w:val="none" w:sz="0" w:space="0" w:color="auto"/>
      </w:divBdr>
    </w:div>
    <w:div w:id="752045563">
      <w:bodyDiv w:val="1"/>
      <w:marLeft w:val="0"/>
      <w:marRight w:val="0"/>
      <w:marTop w:val="0"/>
      <w:marBottom w:val="0"/>
      <w:divBdr>
        <w:top w:val="none" w:sz="0" w:space="0" w:color="auto"/>
        <w:left w:val="none" w:sz="0" w:space="0" w:color="auto"/>
        <w:bottom w:val="none" w:sz="0" w:space="0" w:color="auto"/>
        <w:right w:val="none" w:sz="0" w:space="0" w:color="auto"/>
      </w:divBdr>
    </w:div>
    <w:div w:id="752049259">
      <w:bodyDiv w:val="1"/>
      <w:marLeft w:val="0"/>
      <w:marRight w:val="0"/>
      <w:marTop w:val="0"/>
      <w:marBottom w:val="0"/>
      <w:divBdr>
        <w:top w:val="none" w:sz="0" w:space="0" w:color="auto"/>
        <w:left w:val="none" w:sz="0" w:space="0" w:color="auto"/>
        <w:bottom w:val="none" w:sz="0" w:space="0" w:color="auto"/>
        <w:right w:val="none" w:sz="0" w:space="0" w:color="auto"/>
      </w:divBdr>
    </w:div>
    <w:div w:id="752243489">
      <w:bodyDiv w:val="1"/>
      <w:marLeft w:val="0"/>
      <w:marRight w:val="0"/>
      <w:marTop w:val="0"/>
      <w:marBottom w:val="0"/>
      <w:divBdr>
        <w:top w:val="none" w:sz="0" w:space="0" w:color="auto"/>
        <w:left w:val="none" w:sz="0" w:space="0" w:color="auto"/>
        <w:bottom w:val="none" w:sz="0" w:space="0" w:color="auto"/>
        <w:right w:val="none" w:sz="0" w:space="0" w:color="auto"/>
      </w:divBdr>
    </w:div>
    <w:div w:id="752245362">
      <w:bodyDiv w:val="1"/>
      <w:marLeft w:val="0"/>
      <w:marRight w:val="0"/>
      <w:marTop w:val="0"/>
      <w:marBottom w:val="0"/>
      <w:divBdr>
        <w:top w:val="none" w:sz="0" w:space="0" w:color="auto"/>
        <w:left w:val="none" w:sz="0" w:space="0" w:color="auto"/>
        <w:bottom w:val="none" w:sz="0" w:space="0" w:color="auto"/>
        <w:right w:val="none" w:sz="0" w:space="0" w:color="auto"/>
      </w:divBdr>
    </w:div>
    <w:div w:id="752317613">
      <w:bodyDiv w:val="1"/>
      <w:marLeft w:val="0"/>
      <w:marRight w:val="0"/>
      <w:marTop w:val="0"/>
      <w:marBottom w:val="0"/>
      <w:divBdr>
        <w:top w:val="none" w:sz="0" w:space="0" w:color="auto"/>
        <w:left w:val="none" w:sz="0" w:space="0" w:color="auto"/>
        <w:bottom w:val="none" w:sz="0" w:space="0" w:color="auto"/>
        <w:right w:val="none" w:sz="0" w:space="0" w:color="auto"/>
      </w:divBdr>
    </w:div>
    <w:div w:id="752319352">
      <w:bodyDiv w:val="1"/>
      <w:marLeft w:val="0"/>
      <w:marRight w:val="0"/>
      <w:marTop w:val="0"/>
      <w:marBottom w:val="0"/>
      <w:divBdr>
        <w:top w:val="none" w:sz="0" w:space="0" w:color="auto"/>
        <w:left w:val="none" w:sz="0" w:space="0" w:color="auto"/>
        <w:bottom w:val="none" w:sz="0" w:space="0" w:color="auto"/>
        <w:right w:val="none" w:sz="0" w:space="0" w:color="auto"/>
      </w:divBdr>
    </w:div>
    <w:div w:id="752358475">
      <w:bodyDiv w:val="1"/>
      <w:marLeft w:val="0"/>
      <w:marRight w:val="0"/>
      <w:marTop w:val="0"/>
      <w:marBottom w:val="0"/>
      <w:divBdr>
        <w:top w:val="none" w:sz="0" w:space="0" w:color="auto"/>
        <w:left w:val="none" w:sz="0" w:space="0" w:color="auto"/>
        <w:bottom w:val="none" w:sz="0" w:space="0" w:color="auto"/>
        <w:right w:val="none" w:sz="0" w:space="0" w:color="auto"/>
      </w:divBdr>
    </w:div>
    <w:div w:id="752626502">
      <w:bodyDiv w:val="1"/>
      <w:marLeft w:val="0"/>
      <w:marRight w:val="0"/>
      <w:marTop w:val="0"/>
      <w:marBottom w:val="0"/>
      <w:divBdr>
        <w:top w:val="none" w:sz="0" w:space="0" w:color="auto"/>
        <w:left w:val="none" w:sz="0" w:space="0" w:color="auto"/>
        <w:bottom w:val="none" w:sz="0" w:space="0" w:color="auto"/>
        <w:right w:val="none" w:sz="0" w:space="0" w:color="auto"/>
      </w:divBdr>
    </w:div>
    <w:div w:id="752630358">
      <w:bodyDiv w:val="1"/>
      <w:marLeft w:val="0"/>
      <w:marRight w:val="0"/>
      <w:marTop w:val="0"/>
      <w:marBottom w:val="0"/>
      <w:divBdr>
        <w:top w:val="none" w:sz="0" w:space="0" w:color="auto"/>
        <w:left w:val="none" w:sz="0" w:space="0" w:color="auto"/>
        <w:bottom w:val="none" w:sz="0" w:space="0" w:color="auto"/>
        <w:right w:val="none" w:sz="0" w:space="0" w:color="auto"/>
      </w:divBdr>
    </w:div>
    <w:div w:id="753360424">
      <w:bodyDiv w:val="1"/>
      <w:marLeft w:val="0"/>
      <w:marRight w:val="0"/>
      <w:marTop w:val="0"/>
      <w:marBottom w:val="0"/>
      <w:divBdr>
        <w:top w:val="none" w:sz="0" w:space="0" w:color="auto"/>
        <w:left w:val="none" w:sz="0" w:space="0" w:color="auto"/>
        <w:bottom w:val="none" w:sz="0" w:space="0" w:color="auto"/>
        <w:right w:val="none" w:sz="0" w:space="0" w:color="auto"/>
      </w:divBdr>
    </w:div>
    <w:div w:id="753429894">
      <w:bodyDiv w:val="1"/>
      <w:marLeft w:val="0"/>
      <w:marRight w:val="0"/>
      <w:marTop w:val="0"/>
      <w:marBottom w:val="0"/>
      <w:divBdr>
        <w:top w:val="none" w:sz="0" w:space="0" w:color="auto"/>
        <w:left w:val="none" w:sz="0" w:space="0" w:color="auto"/>
        <w:bottom w:val="none" w:sz="0" w:space="0" w:color="auto"/>
        <w:right w:val="none" w:sz="0" w:space="0" w:color="auto"/>
      </w:divBdr>
    </w:div>
    <w:div w:id="753744080">
      <w:bodyDiv w:val="1"/>
      <w:marLeft w:val="0"/>
      <w:marRight w:val="0"/>
      <w:marTop w:val="0"/>
      <w:marBottom w:val="0"/>
      <w:divBdr>
        <w:top w:val="none" w:sz="0" w:space="0" w:color="auto"/>
        <w:left w:val="none" w:sz="0" w:space="0" w:color="auto"/>
        <w:bottom w:val="none" w:sz="0" w:space="0" w:color="auto"/>
        <w:right w:val="none" w:sz="0" w:space="0" w:color="auto"/>
      </w:divBdr>
    </w:div>
    <w:div w:id="753746461">
      <w:bodyDiv w:val="1"/>
      <w:marLeft w:val="0"/>
      <w:marRight w:val="0"/>
      <w:marTop w:val="0"/>
      <w:marBottom w:val="0"/>
      <w:divBdr>
        <w:top w:val="none" w:sz="0" w:space="0" w:color="auto"/>
        <w:left w:val="none" w:sz="0" w:space="0" w:color="auto"/>
        <w:bottom w:val="none" w:sz="0" w:space="0" w:color="auto"/>
        <w:right w:val="none" w:sz="0" w:space="0" w:color="auto"/>
      </w:divBdr>
    </w:div>
    <w:div w:id="753747647">
      <w:bodyDiv w:val="1"/>
      <w:marLeft w:val="0"/>
      <w:marRight w:val="0"/>
      <w:marTop w:val="0"/>
      <w:marBottom w:val="0"/>
      <w:divBdr>
        <w:top w:val="none" w:sz="0" w:space="0" w:color="auto"/>
        <w:left w:val="none" w:sz="0" w:space="0" w:color="auto"/>
        <w:bottom w:val="none" w:sz="0" w:space="0" w:color="auto"/>
        <w:right w:val="none" w:sz="0" w:space="0" w:color="auto"/>
      </w:divBdr>
    </w:div>
    <w:div w:id="753817023">
      <w:bodyDiv w:val="1"/>
      <w:marLeft w:val="0"/>
      <w:marRight w:val="0"/>
      <w:marTop w:val="0"/>
      <w:marBottom w:val="0"/>
      <w:divBdr>
        <w:top w:val="none" w:sz="0" w:space="0" w:color="auto"/>
        <w:left w:val="none" w:sz="0" w:space="0" w:color="auto"/>
        <w:bottom w:val="none" w:sz="0" w:space="0" w:color="auto"/>
        <w:right w:val="none" w:sz="0" w:space="0" w:color="auto"/>
      </w:divBdr>
    </w:div>
    <w:div w:id="753817896">
      <w:bodyDiv w:val="1"/>
      <w:marLeft w:val="0"/>
      <w:marRight w:val="0"/>
      <w:marTop w:val="0"/>
      <w:marBottom w:val="0"/>
      <w:divBdr>
        <w:top w:val="none" w:sz="0" w:space="0" w:color="auto"/>
        <w:left w:val="none" w:sz="0" w:space="0" w:color="auto"/>
        <w:bottom w:val="none" w:sz="0" w:space="0" w:color="auto"/>
        <w:right w:val="none" w:sz="0" w:space="0" w:color="auto"/>
      </w:divBdr>
    </w:div>
    <w:div w:id="753934906">
      <w:bodyDiv w:val="1"/>
      <w:marLeft w:val="0"/>
      <w:marRight w:val="0"/>
      <w:marTop w:val="0"/>
      <w:marBottom w:val="0"/>
      <w:divBdr>
        <w:top w:val="none" w:sz="0" w:space="0" w:color="auto"/>
        <w:left w:val="none" w:sz="0" w:space="0" w:color="auto"/>
        <w:bottom w:val="none" w:sz="0" w:space="0" w:color="auto"/>
        <w:right w:val="none" w:sz="0" w:space="0" w:color="auto"/>
      </w:divBdr>
    </w:div>
    <w:div w:id="753936964">
      <w:bodyDiv w:val="1"/>
      <w:marLeft w:val="0"/>
      <w:marRight w:val="0"/>
      <w:marTop w:val="0"/>
      <w:marBottom w:val="0"/>
      <w:divBdr>
        <w:top w:val="none" w:sz="0" w:space="0" w:color="auto"/>
        <w:left w:val="none" w:sz="0" w:space="0" w:color="auto"/>
        <w:bottom w:val="none" w:sz="0" w:space="0" w:color="auto"/>
        <w:right w:val="none" w:sz="0" w:space="0" w:color="auto"/>
      </w:divBdr>
    </w:div>
    <w:div w:id="754012147">
      <w:bodyDiv w:val="1"/>
      <w:marLeft w:val="0"/>
      <w:marRight w:val="0"/>
      <w:marTop w:val="0"/>
      <w:marBottom w:val="0"/>
      <w:divBdr>
        <w:top w:val="none" w:sz="0" w:space="0" w:color="auto"/>
        <w:left w:val="none" w:sz="0" w:space="0" w:color="auto"/>
        <w:bottom w:val="none" w:sz="0" w:space="0" w:color="auto"/>
        <w:right w:val="none" w:sz="0" w:space="0" w:color="auto"/>
      </w:divBdr>
    </w:div>
    <w:div w:id="754211176">
      <w:bodyDiv w:val="1"/>
      <w:marLeft w:val="0"/>
      <w:marRight w:val="0"/>
      <w:marTop w:val="0"/>
      <w:marBottom w:val="0"/>
      <w:divBdr>
        <w:top w:val="none" w:sz="0" w:space="0" w:color="auto"/>
        <w:left w:val="none" w:sz="0" w:space="0" w:color="auto"/>
        <w:bottom w:val="none" w:sz="0" w:space="0" w:color="auto"/>
        <w:right w:val="none" w:sz="0" w:space="0" w:color="auto"/>
      </w:divBdr>
    </w:div>
    <w:div w:id="754280041">
      <w:bodyDiv w:val="1"/>
      <w:marLeft w:val="0"/>
      <w:marRight w:val="0"/>
      <w:marTop w:val="0"/>
      <w:marBottom w:val="0"/>
      <w:divBdr>
        <w:top w:val="none" w:sz="0" w:space="0" w:color="auto"/>
        <w:left w:val="none" w:sz="0" w:space="0" w:color="auto"/>
        <w:bottom w:val="none" w:sz="0" w:space="0" w:color="auto"/>
        <w:right w:val="none" w:sz="0" w:space="0" w:color="auto"/>
      </w:divBdr>
    </w:div>
    <w:div w:id="754327208">
      <w:bodyDiv w:val="1"/>
      <w:marLeft w:val="0"/>
      <w:marRight w:val="0"/>
      <w:marTop w:val="0"/>
      <w:marBottom w:val="0"/>
      <w:divBdr>
        <w:top w:val="none" w:sz="0" w:space="0" w:color="auto"/>
        <w:left w:val="none" w:sz="0" w:space="0" w:color="auto"/>
        <w:bottom w:val="none" w:sz="0" w:space="0" w:color="auto"/>
        <w:right w:val="none" w:sz="0" w:space="0" w:color="auto"/>
      </w:divBdr>
    </w:div>
    <w:div w:id="754400251">
      <w:bodyDiv w:val="1"/>
      <w:marLeft w:val="0"/>
      <w:marRight w:val="0"/>
      <w:marTop w:val="0"/>
      <w:marBottom w:val="0"/>
      <w:divBdr>
        <w:top w:val="none" w:sz="0" w:space="0" w:color="auto"/>
        <w:left w:val="none" w:sz="0" w:space="0" w:color="auto"/>
        <w:bottom w:val="none" w:sz="0" w:space="0" w:color="auto"/>
        <w:right w:val="none" w:sz="0" w:space="0" w:color="auto"/>
      </w:divBdr>
    </w:div>
    <w:div w:id="754595449">
      <w:bodyDiv w:val="1"/>
      <w:marLeft w:val="0"/>
      <w:marRight w:val="0"/>
      <w:marTop w:val="0"/>
      <w:marBottom w:val="0"/>
      <w:divBdr>
        <w:top w:val="none" w:sz="0" w:space="0" w:color="auto"/>
        <w:left w:val="none" w:sz="0" w:space="0" w:color="auto"/>
        <w:bottom w:val="none" w:sz="0" w:space="0" w:color="auto"/>
        <w:right w:val="none" w:sz="0" w:space="0" w:color="auto"/>
      </w:divBdr>
    </w:div>
    <w:div w:id="754713432">
      <w:bodyDiv w:val="1"/>
      <w:marLeft w:val="0"/>
      <w:marRight w:val="0"/>
      <w:marTop w:val="0"/>
      <w:marBottom w:val="0"/>
      <w:divBdr>
        <w:top w:val="none" w:sz="0" w:space="0" w:color="auto"/>
        <w:left w:val="none" w:sz="0" w:space="0" w:color="auto"/>
        <w:bottom w:val="none" w:sz="0" w:space="0" w:color="auto"/>
        <w:right w:val="none" w:sz="0" w:space="0" w:color="auto"/>
      </w:divBdr>
    </w:div>
    <w:div w:id="754742793">
      <w:bodyDiv w:val="1"/>
      <w:marLeft w:val="0"/>
      <w:marRight w:val="0"/>
      <w:marTop w:val="0"/>
      <w:marBottom w:val="0"/>
      <w:divBdr>
        <w:top w:val="none" w:sz="0" w:space="0" w:color="auto"/>
        <w:left w:val="none" w:sz="0" w:space="0" w:color="auto"/>
        <w:bottom w:val="none" w:sz="0" w:space="0" w:color="auto"/>
        <w:right w:val="none" w:sz="0" w:space="0" w:color="auto"/>
      </w:divBdr>
    </w:div>
    <w:div w:id="754787821">
      <w:bodyDiv w:val="1"/>
      <w:marLeft w:val="0"/>
      <w:marRight w:val="0"/>
      <w:marTop w:val="0"/>
      <w:marBottom w:val="0"/>
      <w:divBdr>
        <w:top w:val="none" w:sz="0" w:space="0" w:color="auto"/>
        <w:left w:val="none" w:sz="0" w:space="0" w:color="auto"/>
        <w:bottom w:val="none" w:sz="0" w:space="0" w:color="auto"/>
        <w:right w:val="none" w:sz="0" w:space="0" w:color="auto"/>
      </w:divBdr>
    </w:div>
    <w:div w:id="754862798">
      <w:bodyDiv w:val="1"/>
      <w:marLeft w:val="0"/>
      <w:marRight w:val="0"/>
      <w:marTop w:val="0"/>
      <w:marBottom w:val="0"/>
      <w:divBdr>
        <w:top w:val="none" w:sz="0" w:space="0" w:color="auto"/>
        <w:left w:val="none" w:sz="0" w:space="0" w:color="auto"/>
        <w:bottom w:val="none" w:sz="0" w:space="0" w:color="auto"/>
        <w:right w:val="none" w:sz="0" w:space="0" w:color="auto"/>
      </w:divBdr>
      <w:divsChild>
        <w:div w:id="29186411">
          <w:marLeft w:val="480"/>
          <w:marRight w:val="0"/>
          <w:marTop w:val="0"/>
          <w:marBottom w:val="0"/>
          <w:divBdr>
            <w:top w:val="none" w:sz="0" w:space="0" w:color="auto"/>
            <w:left w:val="none" w:sz="0" w:space="0" w:color="auto"/>
            <w:bottom w:val="none" w:sz="0" w:space="0" w:color="auto"/>
            <w:right w:val="none" w:sz="0" w:space="0" w:color="auto"/>
          </w:divBdr>
        </w:div>
        <w:div w:id="98571146">
          <w:marLeft w:val="480"/>
          <w:marRight w:val="0"/>
          <w:marTop w:val="0"/>
          <w:marBottom w:val="0"/>
          <w:divBdr>
            <w:top w:val="none" w:sz="0" w:space="0" w:color="auto"/>
            <w:left w:val="none" w:sz="0" w:space="0" w:color="auto"/>
            <w:bottom w:val="none" w:sz="0" w:space="0" w:color="auto"/>
            <w:right w:val="none" w:sz="0" w:space="0" w:color="auto"/>
          </w:divBdr>
        </w:div>
        <w:div w:id="128792934">
          <w:marLeft w:val="480"/>
          <w:marRight w:val="0"/>
          <w:marTop w:val="0"/>
          <w:marBottom w:val="0"/>
          <w:divBdr>
            <w:top w:val="none" w:sz="0" w:space="0" w:color="auto"/>
            <w:left w:val="none" w:sz="0" w:space="0" w:color="auto"/>
            <w:bottom w:val="none" w:sz="0" w:space="0" w:color="auto"/>
            <w:right w:val="none" w:sz="0" w:space="0" w:color="auto"/>
          </w:divBdr>
        </w:div>
        <w:div w:id="202334126">
          <w:marLeft w:val="480"/>
          <w:marRight w:val="0"/>
          <w:marTop w:val="0"/>
          <w:marBottom w:val="0"/>
          <w:divBdr>
            <w:top w:val="none" w:sz="0" w:space="0" w:color="auto"/>
            <w:left w:val="none" w:sz="0" w:space="0" w:color="auto"/>
            <w:bottom w:val="none" w:sz="0" w:space="0" w:color="auto"/>
            <w:right w:val="none" w:sz="0" w:space="0" w:color="auto"/>
          </w:divBdr>
        </w:div>
        <w:div w:id="218251402">
          <w:marLeft w:val="480"/>
          <w:marRight w:val="0"/>
          <w:marTop w:val="0"/>
          <w:marBottom w:val="0"/>
          <w:divBdr>
            <w:top w:val="none" w:sz="0" w:space="0" w:color="auto"/>
            <w:left w:val="none" w:sz="0" w:space="0" w:color="auto"/>
            <w:bottom w:val="none" w:sz="0" w:space="0" w:color="auto"/>
            <w:right w:val="none" w:sz="0" w:space="0" w:color="auto"/>
          </w:divBdr>
        </w:div>
        <w:div w:id="220600989">
          <w:marLeft w:val="480"/>
          <w:marRight w:val="0"/>
          <w:marTop w:val="0"/>
          <w:marBottom w:val="0"/>
          <w:divBdr>
            <w:top w:val="none" w:sz="0" w:space="0" w:color="auto"/>
            <w:left w:val="none" w:sz="0" w:space="0" w:color="auto"/>
            <w:bottom w:val="none" w:sz="0" w:space="0" w:color="auto"/>
            <w:right w:val="none" w:sz="0" w:space="0" w:color="auto"/>
          </w:divBdr>
        </w:div>
        <w:div w:id="303773986">
          <w:marLeft w:val="480"/>
          <w:marRight w:val="0"/>
          <w:marTop w:val="0"/>
          <w:marBottom w:val="0"/>
          <w:divBdr>
            <w:top w:val="none" w:sz="0" w:space="0" w:color="auto"/>
            <w:left w:val="none" w:sz="0" w:space="0" w:color="auto"/>
            <w:bottom w:val="none" w:sz="0" w:space="0" w:color="auto"/>
            <w:right w:val="none" w:sz="0" w:space="0" w:color="auto"/>
          </w:divBdr>
        </w:div>
        <w:div w:id="340354145">
          <w:marLeft w:val="480"/>
          <w:marRight w:val="0"/>
          <w:marTop w:val="0"/>
          <w:marBottom w:val="0"/>
          <w:divBdr>
            <w:top w:val="none" w:sz="0" w:space="0" w:color="auto"/>
            <w:left w:val="none" w:sz="0" w:space="0" w:color="auto"/>
            <w:bottom w:val="none" w:sz="0" w:space="0" w:color="auto"/>
            <w:right w:val="none" w:sz="0" w:space="0" w:color="auto"/>
          </w:divBdr>
        </w:div>
        <w:div w:id="343556672">
          <w:marLeft w:val="480"/>
          <w:marRight w:val="0"/>
          <w:marTop w:val="0"/>
          <w:marBottom w:val="0"/>
          <w:divBdr>
            <w:top w:val="none" w:sz="0" w:space="0" w:color="auto"/>
            <w:left w:val="none" w:sz="0" w:space="0" w:color="auto"/>
            <w:bottom w:val="none" w:sz="0" w:space="0" w:color="auto"/>
            <w:right w:val="none" w:sz="0" w:space="0" w:color="auto"/>
          </w:divBdr>
        </w:div>
        <w:div w:id="423499879">
          <w:marLeft w:val="480"/>
          <w:marRight w:val="0"/>
          <w:marTop w:val="0"/>
          <w:marBottom w:val="0"/>
          <w:divBdr>
            <w:top w:val="none" w:sz="0" w:space="0" w:color="auto"/>
            <w:left w:val="none" w:sz="0" w:space="0" w:color="auto"/>
            <w:bottom w:val="none" w:sz="0" w:space="0" w:color="auto"/>
            <w:right w:val="none" w:sz="0" w:space="0" w:color="auto"/>
          </w:divBdr>
        </w:div>
        <w:div w:id="600338738">
          <w:marLeft w:val="480"/>
          <w:marRight w:val="0"/>
          <w:marTop w:val="0"/>
          <w:marBottom w:val="0"/>
          <w:divBdr>
            <w:top w:val="none" w:sz="0" w:space="0" w:color="auto"/>
            <w:left w:val="none" w:sz="0" w:space="0" w:color="auto"/>
            <w:bottom w:val="none" w:sz="0" w:space="0" w:color="auto"/>
            <w:right w:val="none" w:sz="0" w:space="0" w:color="auto"/>
          </w:divBdr>
        </w:div>
        <w:div w:id="647365588">
          <w:marLeft w:val="480"/>
          <w:marRight w:val="0"/>
          <w:marTop w:val="0"/>
          <w:marBottom w:val="0"/>
          <w:divBdr>
            <w:top w:val="none" w:sz="0" w:space="0" w:color="auto"/>
            <w:left w:val="none" w:sz="0" w:space="0" w:color="auto"/>
            <w:bottom w:val="none" w:sz="0" w:space="0" w:color="auto"/>
            <w:right w:val="none" w:sz="0" w:space="0" w:color="auto"/>
          </w:divBdr>
        </w:div>
        <w:div w:id="649217388">
          <w:marLeft w:val="480"/>
          <w:marRight w:val="0"/>
          <w:marTop w:val="0"/>
          <w:marBottom w:val="0"/>
          <w:divBdr>
            <w:top w:val="none" w:sz="0" w:space="0" w:color="auto"/>
            <w:left w:val="none" w:sz="0" w:space="0" w:color="auto"/>
            <w:bottom w:val="none" w:sz="0" w:space="0" w:color="auto"/>
            <w:right w:val="none" w:sz="0" w:space="0" w:color="auto"/>
          </w:divBdr>
        </w:div>
        <w:div w:id="656687956">
          <w:marLeft w:val="480"/>
          <w:marRight w:val="0"/>
          <w:marTop w:val="0"/>
          <w:marBottom w:val="0"/>
          <w:divBdr>
            <w:top w:val="none" w:sz="0" w:space="0" w:color="auto"/>
            <w:left w:val="none" w:sz="0" w:space="0" w:color="auto"/>
            <w:bottom w:val="none" w:sz="0" w:space="0" w:color="auto"/>
            <w:right w:val="none" w:sz="0" w:space="0" w:color="auto"/>
          </w:divBdr>
        </w:div>
        <w:div w:id="689918640">
          <w:marLeft w:val="480"/>
          <w:marRight w:val="0"/>
          <w:marTop w:val="0"/>
          <w:marBottom w:val="0"/>
          <w:divBdr>
            <w:top w:val="none" w:sz="0" w:space="0" w:color="auto"/>
            <w:left w:val="none" w:sz="0" w:space="0" w:color="auto"/>
            <w:bottom w:val="none" w:sz="0" w:space="0" w:color="auto"/>
            <w:right w:val="none" w:sz="0" w:space="0" w:color="auto"/>
          </w:divBdr>
        </w:div>
        <w:div w:id="717170783">
          <w:marLeft w:val="480"/>
          <w:marRight w:val="0"/>
          <w:marTop w:val="0"/>
          <w:marBottom w:val="0"/>
          <w:divBdr>
            <w:top w:val="none" w:sz="0" w:space="0" w:color="auto"/>
            <w:left w:val="none" w:sz="0" w:space="0" w:color="auto"/>
            <w:bottom w:val="none" w:sz="0" w:space="0" w:color="auto"/>
            <w:right w:val="none" w:sz="0" w:space="0" w:color="auto"/>
          </w:divBdr>
        </w:div>
        <w:div w:id="739443658">
          <w:marLeft w:val="480"/>
          <w:marRight w:val="0"/>
          <w:marTop w:val="0"/>
          <w:marBottom w:val="0"/>
          <w:divBdr>
            <w:top w:val="none" w:sz="0" w:space="0" w:color="auto"/>
            <w:left w:val="none" w:sz="0" w:space="0" w:color="auto"/>
            <w:bottom w:val="none" w:sz="0" w:space="0" w:color="auto"/>
            <w:right w:val="none" w:sz="0" w:space="0" w:color="auto"/>
          </w:divBdr>
        </w:div>
        <w:div w:id="750587775">
          <w:marLeft w:val="480"/>
          <w:marRight w:val="0"/>
          <w:marTop w:val="0"/>
          <w:marBottom w:val="0"/>
          <w:divBdr>
            <w:top w:val="none" w:sz="0" w:space="0" w:color="auto"/>
            <w:left w:val="none" w:sz="0" w:space="0" w:color="auto"/>
            <w:bottom w:val="none" w:sz="0" w:space="0" w:color="auto"/>
            <w:right w:val="none" w:sz="0" w:space="0" w:color="auto"/>
          </w:divBdr>
        </w:div>
        <w:div w:id="844519684">
          <w:marLeft w:val="480"/>
          <w:marRight w:val="0"/>
          <w:marTop w:val="0"/>
          <w:marBottom w:val="0"/>
          <w:divBdr>
            <w:top w:val="none" w:sz="0" w:space="0" w:color="auto"/>
            <w:left w:val="none" w:sz="0" w:space="0" w:color="auto"/>
            <w:bottom w:val="none" w:sz="0" w:space="0" w:color="auto"/>
            <w:right w:val="none" w:sz="0" w:space="0" w:color="auto"/>
          </w:divBdr>
        </w:div>
        <w:div w:id="847405544">
          <w:marLeft w:val="480"/>
          <w:marRight w:val="0"/>
          <w:marTop w:val="0"/>
          <w:marBottom w:val="0"/>
          <w:divBdr>
            <w:top w:val="none" w:sz="0" w:space="0" w:color="auto"/>
            <w:left w:val="none" w:sz="0" w:space="0" w:color="auto"/>
            <w:bottom w:val="none" w:sz="0" w:space="0" w:color="auto"/>
            <w:right w:val="none" w:sz="0" w:space="0" w:color="auto"/>
          </w:divBdr>
        </w:div>
        <w:div w:id="883951221">
          <w:marLeft w:val="480"/>
          <w:marRight w:val="0"/>
          <w:marTop w:val="0"/>
          <w:marBottom w:val="0"/>
          <w:divBdr>
            <w:top w:val="none" w:sz="0" w:space="0" w:color="auto"/>
            <w:left w:val="none" w:sz="0" w:space="0" w:color="auto"/>
            <w:bottom w:val="none" w:sz="0" w:space="0" w:color="auto"/>
            <w:right w:val="none" w:sz="0" w:space="0" w:color="auto"/>
          </w:divBdr>
        </w:div>
      </w:divsChild>
    </w:div>
    <w:div w:id="754863901">
      <w:bodyDiv w:val="1"/>
      <w:marLeft w:val="0"/>
      <w:marRight w:val="0"/>
      <w:marTop w:val="0"/>
      <w:marBottom w:val="0"/>
      <w:divBdr>
        <w:top w:val="none" w:sz="0" w:space="0" w:color="auto"/>
        <w:left w:val="none" w:sz="0" w:space="0" w:color="auto"/>
        <w:bottom w:val="none" w:sz="0" w:space="0" w:color="auto"/>
        <w:right w:val="none" w:sz="0" w:space="0" w:color="auto"/>
      </w:divBdr>
    </w:div>
    <w:div w:id="754865224">
      <w:bodyDiv w:val="1"/>
      <w:marLeft w:val="0"/>
      <w:marRight w:val="0"/>
      <w:marTop w:val="0"/>
      <w:marBottom w:val="0"/>
      <w:divBdr>
        <w:top w:val="none" w:sz="0" w:space="0" w:color="auto"/>
        <w:left w:val="none" w:sz="0" w:space="0" w:color="auto"/>
        <w:bottom w:val="none" w:sz="0" w:space="0" w:color="auto"/>
        <w:right w:val="none" w:sz="0" w:space="0" w:color="auto"/>
      </w:divBdr>
    </w:div>
    <w:div w:id="754934370">
      <w:bodyDiv w:val="1"/>
      <w:marLeft w:val="0"/>
      <w:marRight w:val="0"/>
      <w:marTop w:val="0"/>
      <w:marBottom w:val="0"/>
      <w:divBdr>
        <w:top w:val="none" w:sz="0" w:space="0" w:color="auto"/>
        <w:left w:val="none" w:sz="0" w:space="0" w:color="auto"/>
        <w:bottom w:val="none" w:sz="0" w:space="0" w:color="auto"/>
        <w:right w:val="none" w:sz="0" w:space="0" w:color="auto"/>
      </w:divBdr>
    </w:div>
    <w:div w:id="755052091">
      <w:bodyDiv w:val="1"/>
      <w:marLeft w:val="0"/>
      <w:marRight w:val="0"/>
      <w:marTop w:val="0"/>
      <w:marBottom w:val="0"/>
      <w:divBdr>
        <w:top w:val="none" w:sz="0" w:space="0" w:color="auto"/>
        <w:left w:val="none" w:sz="0" w:space="0" w:color="auto"/>
        <w:bottom w:val="none" w:sz="0" w:space="0" w:color="auto"/>
        <w:right w:val="none" w:sz="0" w:space="0" w:color="auto"/>
      </w:divBdr>
    </w:div>
    <w:div w:id="755052639">
      <w:bodyDiv w:val="1"/>
      <w:marLeft w:val="0"/>
      <w:marRight w:val="0"/>
      <w:marTop w:val="0"/>
      <w:marBottom w:val="0"/>
      <w:divBdr>
        <w:top w:val="none" w:sz="0" w:space="0" w:color="auto"/>
        <w:left w:val="none" w:sz="0" w:space="0" w:color="auto"/>
        <w:bottom w:val="none" w:sz="0" w:space="0" w:color="auto"/>
        <w:right w:val="none" w:sz="0" w:space="0" w:color="auto"/>
      </w:divBdr>
    </w:div>
    <w:div w:id="755055122">
      <w:bodyDiv w:val="1"/>
      <w:marLeft w:val="0"/>
      <w:marRight w:val="0"/>
      <w:marTop w:val="0"/>
      <w:marBottom w:val="0"/>
      <w:divBdr>
        <w:top w:val="none" w:sz="0" w:space="0" w:color="auto"/>
        <w:left w:val="none" w:sz="0" w:space="0" w:color="auto"/>
        <w:bottom w:val="none" w:sz="0" w:space="0" w:color="auto"/>
        <w:right w:val="none" w:sz="0" w:space="0" w:color="auto"/>
      </w:divBdr>
    </w:div>
    <w:div w:id="755173095">
      <w:bodyDiv w:val="1"/>
      <w:marLeft w:val="0"/>
      <w:marRight w:val="0"/>
      <w:marTop w:val="0"/>
      <w:marBottom w:val="0"/>
      <w:divBdr>
        <w:top w:val="none" w:sz="0" w:space="0" w:color="auto"/>
        <w:left w:val="none" w:sz="0" w:space="0" w:color="auto"/>
        <w:bottom w:val="none" w:sz="0" w:space="0" w:color="auto"/>
        <w:right w:val="none" w:sz="0" w:space="0" w:color="auto"/>
      </w:divBdr>
    </w:div>
    <w:div w:id="755173892">
      <w:bodyDiv w:val="1"/>
      <w:marLeft w:val="0"/>
      <w:marRight w:val="0"/>
      <w:marTop w:val="0"/>
      <w:marBottom w:val="0"/>
      <w:divBdr>
        <w:top w:val="none" w:sz="0" w:space="0" w:color="auto"/>
        <w:left w:val="none" w:sz="0" w:space="0" w:color="auto"/>
        <w:bottom w:val="none" w:sz="0" w:space="0" w:color="auto"/>
        <w:right w:val="none" w:sz="0" w:space="0" w:color="auto"/>
      </w:divBdr>
    </w:div>
    <w:div w:id="755370808">
      <w:bodyDiv w:val="1"/>
      <w:marLeft w:val="0"/>
      <w:marRight w:val="0"/>
      <w:marTop w:val="0"/>
      <w:marBottom w:val="0"/>
      <w:divBdr>
        <w:top w:val="none" w:sz="0" w:space="0" w:color="auto"/>
        <w:left w:val="none" w:sz="0" w:space="0" w:color="auto"/>
        <w:bottom w:val="none" w:sz="0" w:space="0" w:color="auto"/>
        <w:right w:val="none" w:sz="0" w:space="0" w:color="auto"/>
      </w:divBdr>
    </w:div>
    <w:div w:id="755588599">
      <w:bodyDiv w:val="1"/>
      <w:marLeft w:val="0"/>
      <w:marRight w:val="0"/>
      <w:marTop w:val="0"/>
      <w:marBottom w:val="0"/>
      <w:divBdr>
        <w:top w:val="none" w:sz="0" w:space="0" w:color="auto"/>
        <w:left w:val="none" w:sz="0" w:space="0" w:color="auto"/>
        <w:bottom w:val="none" w:sz="0" w:space="0" w:color="auto"/>
        <w:right w:val="none" w:sz="0" w:space="0" w:color="auto"/>
      </w:divBdr>
    </w:div>
    <w:div w:id="755589919">
      <w:bodyDiv w:val="1"/>
      <w:marLeft w:val="0"/>
      <w:marRight w:val="0"/>
      <w:marTop w:val="0"/>
      <w:marBottom w:val="0"/>
      <w:divBdr>
        <w:top w:val="none" w:sz="0" w:space="0" w:color="auto"/>
        <w:left w:val="none" w:sz="0" w:space="0" w:color="auto"/>
        <w:bottom w:val="none" w:sz="0" w:space="0" w:color="auto"/>
        <w:right w:val="none" w:sz="0" w:space="0" w:color="auto"/>
      </w:divBdr>
    </w:div>
    <w:div w:id="755590942">
      <w:bodyDiv w:val="1"/>
      <w:marLeft w:val="0"/>
      <w:marRight w:val="0"/>
      <w:marTop w:val="0"/>
      <w:marBottom w:val="0"/>
      <w:divBdr>
        <w:top w:val="none" w:sz="0" w:space="0" w:color="auto"/>
        <w:left w:val="none" w:sz="0" w:space="0" w:color="auto"/>
        <w:bottom w:val="none" w:sz="0" w:space="0" w:color="auto"/>
        <w:right w:val="none" w:sz="0" w:space="0" w:color="auto"/>
      </w:divBdr>
    </w:div>
    <w:div w:id="755706825">
      <w:bodyDiv w:val="1"/>
      <w:marLeft w:val="0"/>
      <w:marRight w:val="0"/>
      <w:marTop w:val="0"/>
      <w:marBottom w:val="0"/>
      <w:divBdr>
        <w:top w:val="none" w:sz="0" w:space="0" w:color="auto"/>
        <w:left w:val="none" w:sz="0" w:space="0" w:color="auto"/>
        <w:bottom w:val="none" w:sz="0" w:space="0" w:color="auto"/>
        <w:right w:val="none" w:sz="0" w:space="0" w:color="auto"/>
      </w:divBdr>
    </w:div>
    <w:div w:id="755707643">
      <w:bodyDiv w:val="1"/>
      <w:marLeft w:val="0"/>
      <w:marRight w:val="0"/>
      <w:marTop w:val="0"/>
      <w:marBottom w:val="0"/>
      <w:divBdr>
        <w:top w:val="none" w:sz="0" w:space="0" w:color="auto"/>
        <w:left w:val="none" w:sz="0" w:space="0" w:color="auto"/>
        <w:bottom w:val="none" w:sz="0" w:space="0" w:color="auto"/>
        <w:right w:val="none" w:sz="0" w:space="0" w:color="auto"/>
      </w:divBdr>
    </w:div>
    <w:div w:id="755786740">
      <w:bodyDiv w:val="1"/>
      <w:marLeft w:val="0"/>
      <w:marRight w:val="0"/>
      <w:marTop w:val="0"/>
      <w:marBottom w:val="0"/>
      <w:divBdr>
        <w:top w:val="none" w:sz="0" w:space="0" w:color="auto"/>
        <w:left w:val="none" w:sz="0" w:space="0" w:color="auto"/>
        <w:bottom w:val="none" w:sz="0" w:space="0" w:color="auto"/>
        <w:right w:val="none" w:sz="0" w:space="0" w:color="auto"/>
      </w:divBdr>
    </w:div>
    <w:div w:id="755788004">
      <w:bodyDiv w:val="1"/>
      <w:marLeft w:val="0"/>
      <w:marRight w:val="0"/>
      <w:marTop w:val="0"/>
      <w:marBottom w:val="0"/>
      <w:divBdr>
        <w:top w:val="none" w:sz="0" w:space="0" w:color="auto"/>
        <w:left w:val="none" w:sz="0" w:space="0" w:color="auto"/>
        <w:bottom w:val="none" w:sz="0" w:space="0" w:color="auto"/>
        <w:right w:val="none" w:sz="0" w:space="0" w:color="auto"/>
      </w:divBdr>
    </w:div>
    <w:div w:id="755789525">
      <w:bodyDiv w:val="1"/>
      <w:marLeft w:val="0"/>
      <w:marRight w:val="0"/>
      <w:marTop w:val="0"/>
      <w:marBottom w:val="0"/>
      <w:divBdr>
        <w:top w:val="none" w:sz="0" w:space="0" w:color="auto"/>
        <w:left w:val="none" w:sz="0" w:space="0" w:color="auto"/>
        <w:bottom w:val="none" w:sz="0" w:space="0" w:color="auto"/>
        <w:right w:val="none" w:sz="0" w:space="0" w:color="auto"/>
      </w:divBdr>
    </w:div>
    <w:div w:id="755832838">
      <w:bodyDiv w:val="1"/>
      <w:marLeft w:val="0"/>
      <w:marRight w:val="0"/>
      <w:marTop w:val="0"/>
      <w:marBottom w:val="0"/>
      <w:divBdr>
        <w:top w:val="none" w:sz="0" w:space="0" w:color="auto"/>
        <w:left w:val="none" w:sz="0" w:space="0" w:color="auto"/>
        <w:bottom w:val="none" w:sz="0" w:space="0" w:color="auto"/>
        <w:right w:val="none" w:sz="0" w:space="0" w:color="auto"/>
      </w:divBdr>
    </w:div>
    <w:div w:id="755904192">
      <w:bodyDiv w:val="1"/>
      <w:marLeft w:val="0"/>
      <w:marRight w:val="0"/>
      <w:marTop w:val="0"/>
      <w:marBottom w:val="0"/>
      <w:divBdr>
        <w:top w:val="none" w:sz="0" w:space="0" w:color="auto"/>
        <w:left w:val="none" w:sz="0" w:space="0" w:color="auto"/>
        <w:bottom w:val="none" w:sz="0" w:space="0" w:color="auto"/>
        <w:right w:val="none" w:sz="0" w:space="0" w:color="auto"/>
      </w:divBdr>
    </w:div>
    <w:div w:id="755906875">
      <w:bodyDiv w:val="1"/>
      <w:marLeft w:val="0"/>
      <w:marRight w:val="0"/>
      <w:marTop w:val="0"/>
      <w:marBottom w:val="0"/>
      <w:divBdr>
        <w:top w:val="none" w:sz="0" w:space="0" w:color="auto"/>
        <w:left w:val="none" w:sz="0" w:space="0" w:color="auto"/>
        <w:bottom w:val="none" w:sz="0" w:space="0" w:color="auto"/>
        <w:right w:val="none" w:sz="0" w:space="0" w:color="auto"/>
      </w:divBdr>
    </w:div>
    <w:div w:id="755907899">
      <w:bodyDiv w:val="1"/>
      <w:marLeft w:val="0"/>
      <w:marRight w:val="0"/>
      <w:marTop w:val="0"/>
      <w:marBottom w:val="0"/>
      <w:divBdr>
        <w:top w:val="none" w:sz="0" w:space="0" w:color="auto"/>
        <w:left w:val="none" w:sz="0" w:space="0" w:color="auto"/>
        <w:bottom w:val="none" w:sz="0" w:space="0" w:color="auto"/>
        <w:right w:val="none" w:sz="0" w:space="0" w:color="auto"/>
      </w:divBdr>
    </w:div>
    <w:div w:id="756050012">
      <w:bodyDiv w:val="1"/>
      <w:marLeft w:val="0"/>
      <w:marRight w:val="0"/>
      <w:marTop w:val="0"/>
      <w:marBottom w:val="0"/>
      <w:divBdr>
        <w:top w:val="none" w:sz="0" w:space="0" w:color="auto"/>
        <w:left w:val="none" w:sz="0" w:space="0" w:color="auto"/>
        <w:bottom w:val="none" w:sz="0" w:space="0" w:color="auto"/>
        <w:right w:val="none" w:sz="0" w:space="0" w:color="auto"/>
      </w:divBdr>
    </w:div>
    <w:div w:id="756243598">
      <w:bodyDiv w:val="1"/>
      <w:marLeft w:val="0"/>
      <w:marRight w:val="0"/>
      <w:marTop w:val="0"/>
      <w:marBottom w:val="0"/>
      <w:divBdr>
        <w:top w:val="none" w:sz="0" w:space="0" w:color="auto"/>
        <w:left w:val="none" w:sz="0" w:space="0" w:color="auto"/>
        <w:bottom w:val="none" w:sz="0" w:space="0" w:color="auto"/>
        <w:right w:val="none" w:sz="0" w:space="0" w:color="auto"/>
      </w:divBdr>
    </w:div>
    <w:div w:id="756554698">
      <w:bodyDiv w:val="1"/>
      <w:marLeft w:val="0"/>
      <w:marRight w:val="0"/>
      <w:marTop w:val="0"/>
      <w:marBottom w:val="0"/>
      <w:divBdr>
        <w:top w:val="none" w:sz="0" w:space="0" w:color="auto"/>
        <w:left w:val="none" w:sz="0" w:space="0" w:color="auto"/>
        <w:bottom w:val="none" w:sz="0" w:space="0" w:color="auto"/>
        <w:right w:val="none" w:sz="0" w:space="0" w:color="auto"/>
      </w:divBdr>
    </w:div>
    <w:div w:id="756680035">
      <w:bodyDiv w:val="1"/>
      <w:marLeft w:val="0"/>
      <w:marRight w:val="0"/>
      <w:marTop w:val="0"/>
      <w:marBottom w:val="0"/>
      <w:divBdr>
        <w:top w:val="none" w:sz="0" w:space="0" w:color="auto"/>
        <w:left w:val="none" w:sz="0" w:space="0" w:color="auto"/>
        <w:bottom w:val="none" w:sz="0" w:space="0" w:color="auto"/>
        <w:right w:val="none" w:sz="0" w:space="0" w:color="auto"/>
      </w:divBdr>
    </w:div>
    <w:div w:id="756706822">
      <w:bodyDiv w:val="1"/>
      <w:marLeft w:val="0"/>
      <w:marRight w:val="0"/>
      <w:marTop w:val="0"/>
      <w:marBottom w:val="0"/>
      <w:divBdr>
        <w:top w:val="none" w:sz="0" w:space="0" w:color="auto"/>
        <w:left w:val="none" w:sz="0" w:space="0" w:color="auto"/>
        <w:bottom w:val="none" w:sz="0" w:space="0" w:color="auto"/>
        <w:right w:val="none" w:sz="0" w:space="0" w:color="auto"/>
      </w:divBdr>
    </w:div>
    <w:div w:id="756755460">
      <w:bodyDiv w:val="1"/>
      <w:marLeft w:val="0"/>
      <w:marRight w:val="0"/>
      <w:marTop w:val="0"/>
      <w:marBottom w:val="0"/>
      <w:divBdr>
        <w:top w:val="none" w:sz="0" w:space="0" w:color="auto"/>
        <w:left w:val="none" w:sz="0" w:space="0" w:color="auto"/>
        <w:bottom w:val="none" w:sz="0" w:space="0" w:color="auto"/>
        <w:right w:val="none" w:sz="0" w:space="0" w:color="auto"/>
      </w:divBdr>
    </w:div>
    <w:div w:id="757091992">
      <w:bodyDiv w:val="1"/>
      <w:marLeft w:val="0"/>
      <w:marRight w:val="0"/>
      <w:marTop w:val="0"/>
      <w:marBottom w:val="0"/>
      <w:divBdr>
        <w:top w:val="none" w:sz="0" w:space="0" w:color="auto"/>
        <w:left w:val="none" w:sz="0" w:space="0" w:color="auto"/>
        <w:bottom w:val="none" w:sz="0" w:space="0" w:color="auto"/>
        <w:right w:val="none" w:sz="0" w:space="0" w:color="auto"/>
      </w:divBdr>
    </w:div>
    <w:div w:id="757096114">
      <w:bodyDiv w:val="1"/>
      <w:marLeft w:val="0"/>
      <w:marRight w:val="0"/>
      <w:marTop w:val="0"/>
      <w:marBottom w:val="0"/>
      <w:divBdr>
        <w:top w:val="none" w:sz="0" w:space="0" w:color="auto"/>
        <w:left w:val="none" w:sz="0" w:space="0" w:color="auto"/>
        <w:bottom w:val="none" w:sz="0" w:space="0" w:color="auto"/>
        <w:right w:val="none" w:sz="0" w:space="0" w:color="auto"/>
      </w:divBdr>
    </w:div>
    <w:div w:id="757169363">
      <w:bodyDiv w:val="1"/>
      <w:marLeft w:val="0"/>
      <w:marRight w:val="0"/>
      <w:marTop w:val="0"/>
      <w:marBottom w:val="0"/>
      <w:divBdr>
        <w:top w:val="none" w:sz="0" w:space="0" w:color="auto"/>
        <w:left w:val="none" w:sz="0" w:space="0" w:color="auto"/>
        <w:bottom w:val="none" w:sz="0" w:space="0" w:color="auto"/>
        <w:right w:val="none" w:sz="0" w:space="0" w:color="auto"/>
      </w:divBdr>
    </w:div>
    <w:div w:id="757215611">
      <w:bodyDiv w:val="1"/>
      <w:marLeft w:val="0"/>
      <w:marRight w:val="0"/>
      <w:marTop w:val="0"/>
      <w:marBottom w:val="0"/>
      <w:divBdr>
        <w:top w:val="none" w:sz="0" w:space="0" w:color="auto"/>
        <w:left w:val="none" w:sz="0" w:space="0" w:color="auto"/>
        <w:bottom w:val="none" w:sz="0" w:space="0" w:color="auto"/>
        <w:right w:val="none" w:sz="0" w:space="0" w:color="auto"/>
      </w:divBdr>
    </w:div>
    <w:div w:id="757290395">
      <w:bodyDiv w:val="1"/>
      <w:marLeft w:val="0"/>
      <w:marRight w:val="0"/>
      <w:marTop w:val="0"/>
      <w:marBottom w:val="0"/>
      <w:divBdr>
        <w:top w:val="none" w:sz="0" w:space="0" w:color="auto"/>
        <w:left w:val="none" w:sz="0" w:space="0" w:color="auto"/>
        <w:bottom w:val="none" w:sz="0" w:space="0" w:color="auto"/>
        <w:right w:val="none" w:sz="0" w:space="0" w:color="auto"/>
      </w:divBdr>
      <w:divsChild>
        <w:div w:id="6106896">
          <w:marLeft w:val="480"/>
          <w:marRight w:val="0"/>
          <w:marTop w:val="0"/>
          <w:marBottom w:val="0"/>
          <w:divBdr>
            <w:top w:val="none" w:sz="0" w:space="0" w:color="auto"/>
            <w:left w:val="none" w:sz="0" w:space="0" w:color="auto"/>
            <w:bottom w:val="none" w:sz="0" w:space="0" w:color="auto"/>
            <w:right w:val="none" w:sz="0" w:space="0" w:color="auto"/>
          </w:divBdr>
        </w:div>
        <w:div w:id="34547909">
          <w:marLeft w:val="480"/>
          <w:marRight w:val="0"/>
          <w:marTop w:val="0"/>
          <w:marBottom w:val="0"/>
          <w:divBdr>
            <w:top w:val="none" w:sz="0" w:space="0" w:color="auto"/>
            <w:left w:val="none" w:sz="0" w:space="0" w:color="auto"/>
            <w:bottom w:val="none" w:sz="0" w:space="0" w:color="auto"/>
            <w:right w:val="none" w:sz="0" w:space="0" w:color="auto"/>
          </w:divBdr>
        </w:div>
        <w:div w:id="72700080">
          <w:marLeft w:val="480"/>
          <w:marRight w:val="0"/>
          <w:marTop w:val="0"/>
          <w:marBottom w:val="0"/>
          <w:divBdr>
            <w:top w:val="none" w:sz="0" w:space="0" w:color="auto"/>
            <w:left w:val="none" w:sz="0" w:space="0" w:color="auto"/>
            <w:bottom w:val="none" w:sz="0" w:space="0" w:color="auto"/>
            <w:right w:val="none" w:sz="0" w:space="0" w:color="auto"/>
          </w:divBdr>
        </w:div>
        <w:div w:id="86656602">
          <w:marLeft w:val="480"/>
          <w:marRight w:val="0"/>
          <w:marTop w:val="0"/>
          <w:marBottom w:val="0"/>
          <w:divBdr>
            <w:top w:val="none" w:sz="0" w:space="0" w:color="auto"/>
            <w:left w:val="none" w:sz="0" w:space="0" w:color="auto"/>
            <w:bottom w:val="none" w:sz="0" w:space="0" w:color="auto"/>
            <w:right w:val="none" w:sz="0" w:space="0" w:color="auto"/>
          </w:divBdr>
        </w:div>
        <w:div w:id="94060183">
          <w:marLeft w:val="480"/>
          <w:marRight w:val="0"/>
          <w:marTop w:val="0"/>
          <w:marBottom w:val="0"/>
          <w:divBdr>
            <w:top w:val="none" w:sz="0" w:space="0" w:color="auto"/>
            <w:left w:val="none" w:sz="0" w:space="0" w:color="auto"/>
            <w:bottom w:val="none" w:sz="0" w:space="0" w:color="auto"/>
            <w:right w:val="none" w:sz="0" w:space="0" w:color="auto"/>
          </w:divBdr>
        </w:div>
        <w:div w:id="97415611">
          <w:marLeft w:val="480"/>
          <w:marRight w:val="0"/>
          <w:marTop w:val="0"/>
          <w:marBottom w:val="0"/>
          <w:divBdr>
            <w:top w:val="none" w:sz="0" w:space="0" w:color="auto"/>
            <w:left w:val="none" w:sz="0" w:space="0" w:color="auto"/>
            <w:bottom w:val="none" w:sz="0" w:space="0" w:color="auto"/>
            <w:right w:val="none" w:sz="0" w:space="0" w:color="auto"/>
          </w:divBdr>
        </w:div>
        <w:div w:id="110632916">
          <w:marLeft w:val="480"/>
          <w:marRight w:val="0"/>
          <w:marTop w:val="0"/>
          <w:marBottom w:val="0"/>
          <w:divBdr>
            <w:top w:val="none" w:sz="0" w:space="0" w:color="auto"/>
            <w:left w:val="none" w:sz="0" w:space="0" w:color="auto"/>
            <w:bottom w:val="none" w:sz="0" w:space="0" w:color="auto"/>
            <w:right w:val="none" w:sz="0" w:space="0" w:color="auto"/>
          </w:divBdr>
        </w:div>
        <w:div w:id="187305152">
          <w:marLeft w:val="480"/>
          <w:marRight w:val="0"/>
          <w:marTop w:val="0"/>
          <w:marBottom w:val="0"/>
          <w:divBdr>
            <w:top w:val="none" w:sz="0" w:space="0" w:color="auto"/>
            <w:left w:val="none" w:sz="0" w:space="0" w:color="auto"/>
            <w:bottom w:val="none" w:sz="0" w:space="0" w:color="auto"/>
            <w:right w:val="none" w:sz="0" w:space="0" w:color="auto"/>
          </w:divBdr>
        </w:div>
        <w:div w:id="248387619">
          <w:marLeft w:val="480"/>
          <w:marRight w:val="0"/>
          <w:marTop w:val="0"/>
          <w:marBottom w:val="0"/>
          <w:divBdr>
            <w:top w:val="none" w:sz="0" w:space="0" w:color="auto"/>
            <w:left w:val="none" w:sz="0" w:space="0" w:color="auto"/>
            <w:bottom w:val="none" w:sz="0" w:space="0" w:color="auto"/>
            <w:right w:val="none" w:sz="0" w:space="0" w:color="auto"/>
          </w:divBdr>
        </w:div>
        <w:div w:id="250503332">
          <w:marLeft w:val="480"/>
          <w:marRight w:val="0"/>
          <w:marTop w:val="0"/>
          <w:marBottom w:val="0"/>
          <w:divBdr>
            <w:top w:val="none" w:sz="0" w:space="0" w:color="auto"/>
            <w:left w:val="none" w:sz="0" w:space="0" w:color="auto"/>
            <w:bottom w:val="none" w:sz="0" w:space="0" w:color="auto"/>
            <w:right w:val="none" w:sz="0" w:space="0" w:color="auto"/>
          </w:divBdr>
        </w:div>
        <w:div w:id="311905306">
          <w:marLeft w:val="480"/>
          <w:marRight w:val="0"/>
          <w:marTop w:val="0"/>
          <w:marBottom w:val="0"/>
          <w:divBdr>
            <w:top w:val="none" w:sz="0" w:space="0" w:color="auto"/>
            <w:left w:val="none" w:sz="0" w:space="0" w:color="auto"/>
            <w:bottom w:val="none" w:sz="0" w:space="0" w:color="auto"/>
            <w:right w:val="none" w:sz="0" w:space="0" w:color="auto"/>
          </w:divBdr>
        </w:div>
        <w:div w:id="385491856">
          <w:marLeft w:val="480"/>
          <w:marRight w:val="0"/>
          <w:marTop w:val="0"/>
          <w:marBottom w:val="0"/>
          <w:divBdr>
            <w:top w:val="none" w:sz="0" w:space="0" w:color="auto"/>
            <w:left w:val="none" w:sz="0" w:space="0" w:color="auto"/>
            <w:bottom w:val="none" w:sz="0" w:space="0" w:color="auto"/>
            <w:right w:val="none" w:sz="0" w:space="0" w:color="auto"/>
          </w:divBdr>
        </w:div>
        <w:div w:id="542904347">
          <w:marLeft w:val="480"/>
          <w:marRight w:val="0"/>
          <w:marTop w:val="0"/>
          <w:marBottom w:val="0"/>
          <w:divBdr>
            <w:top w:val="none" w:sz="0" w:space="0" w:color="auto"/>
            <w:left w:val="none" w:sz="0" w:space="0" w:color="auto"/>
            <w:bottom w:val="none" w:sz="0" w:space="0" w:color="auto"/>
            <w:right w:val="none" w:sz="0" w:space="0" w:color="auto"/>
          </w:divBdr>
        </w:div>
        <w:div w:id="585892349">
          <w:marLeft w:val="480"/>
          <w:marRight w:val="0"/>
          <w:marTop w:val="0"/>
          <w:marBottom w:val="0"/>
          <w:divBdr>
            <w:top w:val="none" w:sz="0" w:space="0" w:color="auto"/>
            <w:left w:val="none" w:sz="0" w:space="0" w:color="auto"/>
            <w:bottom w:val="none" w:sz="0" w:space="0" w:color="auto"/>
            <w:right w:val="none" w:sz="0" w:space="0" w:color="auto"/>
          </w:divBdr>
        </w:div>
        <w:div w:id="655887024">
          <w:marLeft w:val="480"/>
          <w:marRight w:val="0"/>
          <w:marTop w:val="0"/>
          <w:marBottom w:val="0"/>
          <w:divBdr>
            <w:top w:val="none" w:sz="0" w:space="0" w:color="auto"/>
            <w:left w:val="none" w:sz="0" w:space="0" w:color="auto"/>
            <w:bottom w:val="none" w:sz="0" w:space="0" w:color="auto"/>
            <w:right w:val="none" w:sz="0" w:space="0" w:color="auto"/>
          </w:divBdr>
        </w:div>
        <w:div w:id="661739809">
          <w:marLeft w:val="480"/>
          <w:marRight w:val="0"/>
          <w:marTop w:val="0"/>
          <w:marBottom w:val="0"/>
          <w:divBdr>
            <w:top w:val="none" w:sz="0" w:space="0" w:color="auto"/>
            <w:left w:val="none" w:sz="0" w:space="0" w:color="auto"/>
            <w:bottom w:val="none" w:sz="0" w:space="0" w:color="auto"/>
            <w:right w:val="none" w:sz="0" w:space="0" w:color="auto"/>
          </w:divBdr>
        </w:div>
        <w:div w:id="670985825">
          <w:marLeft w:val="480"/>
          <w:marRight w:val="0"/>
          <w:marTop w:val="0"/>
          <w:marBottom w:val="0"/>
          <w:divBdr>
            <w:top w:val="none" w:sz="0" w:space="0" w:color="auto"/>
            <w:left w:val="none" w:sz="0" w:space="0" w:color="auto"/>
            <w:bottom w:val="none" w:sz="0" w:space="0" w:color="auto"/>
            <w:right w:val="none" w:sz="0" w:space="0" w:color="auto"/>
          </w:divBdr>
        </w:div>
        <w:div w:id="719013114">
          <w:marLeft w:val="480"/>
          <w:marRight w:val="0"/>
          <w:marTop w:val="0"/>
          <w:marBottom w:val="0"/>
          <w:divBdr>
            <w:top w:val="none" w:sz="0" w:space="0" w:color="auto"/>
            <w:left w:val="none" w:sz="0" w:space="0" w:color="auto"/>
            <w:bottom w:val="none" w:sz="0" w:space="0" w:color="auto"/>
            <w:right w:val="none" w:sz="0" w:space="0" w:color="auto"/>
          </w:divBdr>
        </w:div>
        <w:div w:id="755904938">
          <w:marLeft w:val="480"/>
          <w:marRight w:val="0"/>
          <w:marTop w:val="0"/>
          <w:marBottom w:val="0"/>
          <w:divBdr>
            <w:top w:val="none" w:sz="0" w:space="0" w:color="auto"/>
            <w:left w:val="none" w:sz="0" w:space="0" w:color="auto"/>
            <w:bottom w:val="none" w:sz="0" w:space="0" w:color="auto"/>
            <w:right w:val="none" w:sz="0" w:space="0" w:color="auto"/>
          </w:divBdr>
        </w:div>
        <w:div w:id="810828908">
          <w:marLeft w:val="480"/>
          <w:marRight w:val="0"/>
          <w:marTop w:val="0"/>
          <w:marBottom w:val="0"/>
          <w:divBdr>
            <w:top w:val="none" w:sz="0" w:space="0" w:color="auto"/>
            <w:left w:val="none" w:sz="0" w:space="0" w:color="auto"/>
            <w:bottom w:val="none" w:sz="0" w:space="0" w:color="auto"/>
            <w:right w:val="none" w:sz="0" w:space="0" w:color="auto"/>
          </w:divBdr>
        </w:div>
        <w:div w:id="817496664">
          <w:marLeft w:val="480"/>
          <w:marRight w:val="0"/>
          <w:marTop w:val="0"/>
          <w:marBottom w:val="0"/>
          <w:divBdr>
            <w:top w:val="none" w:sz="0" w:space="0" w:color="auto"/>
            <w:left w:val="none" w:sz="0" w:space="0" w:color="auto"/>
            <w:bottom w:val="none" w:sz="0" w:space="0" w:color="auto"/>
            <w:right w:val="none" w:sz="0" w:space="0" w:color="auto"/>
          </w:divBdr>
        </w:div>
        <w:div w:id="885681159">
          <w:marLeft w:val="480"/>
          <w:marRight w:val="0"/>
          <w:marTop w:val="0"/>
          <w:marBottom w:val="0"/>
          <w:divBdr>
            <w:top w:val="none" w:sz="0" w:space="0" w:color="auto"/>
            <w:left w:val="none" w:sz="0" w:space="0" w:color="auto"/>
            <w:bottom w:val="none" w:sz="0" w:space="0" w:color="auto"/>
            <w:right w:val="none" w:sz="0" w:space="0" w:color="auto"/>
          </w:divBdr>
        </w:div>
      </w:divsChild>
    </w:div>
    <w:div w:id="757366377">
      <w:bodyDiv w:val="1"/>
      <w:marLeft w:val="0"/>
      <w:marRight w:val="0"/>
      <w:marTop w:val="0"/>
      <w:marBottom w:val="0"/>
      <w:divBdr>
        <w:top w:val="none" w:sz="0" w:space="0" w:color="auto"/>
        <w:left w:val="none" w:sz="0" w:space="0" w:color="auto"/>
        <w:bottom w:val="none" w:sz="0" w:space="0" w:color="auto"/>
        <w:right w:val="none" w:sz="0" w:space="0" w:color="auto"/>
      </w:divBdr>
    </w:div>
    <w:div w:id="757406858">
      <w:bodyDiv w:val="1"/>
      <w:marLeft w:val="0"/>
      <w:marRight w:val="0"/>
      <w:marTop w:val="0"/>
      <w:marBottom w:val="0"/>
      <w:divBdr>
        <w:top w:val="none" w:sz="0" w:space="0" w:color="auto"/>
        <w:left w:val="none" w:sz="0" w:space="0" w:color="auto"/>
        <w:bottom w:val="none" w:sz="0" w:space="0" w:color="auto"/>
        <w:right w:val="none" w:sz="0" w:space="0" w:color="auto"/>
      </w:divBdr>
      <w:divsChild>
        <w:div w:id="11761125">
          <w:marLeft w:val="480"/>
          <w:marRight w:val="0"/>
          <w:marTop w:val="0"/>
          <w:marBottom w:val="0"/>
          <w:divBdr>
            <w:top w:val="none" w:sz="0" w:space="0" w:color="auto"/>
            <w:left w:val="none" w:sz="0" w:space="0" w:color="auto"/>
            <w:bottom w:val="none" w:sz="0" w:space="0" w:color="auto"/>
            <w:right w:val="none" w:sz="0" w:space="0" w:color="auto"/>
          </w:divBdr>
        </w:div>
        <w:div w:id="15011865">
          <w:marLeft w:val="480"/>
          <w:marRight w:val="0"/>
          <w:marTop w:val="0"/>
          <w:marBottom w:val="0"/>
          <w:divBdr>
            <w:top w:val="none" w:sz="0" w:space="0" w:color="auto"/>
            <w:left w:val="none" w:sz="0" w:space="0" w:color="auto"/>
            <w:bottom w:val="none" w:sz="0" w:space="0" w:color="auto"/>
            <w:right w:val="none" w:sz="0" w:space="0" w:color="auto"/>
          </w:divBdr>
        </w:div>
        <w:div w:id="94446906">
          <w:marLeft w:val="480"/>
          <w:marRight w:val="0"/>
          <w:marTop w:val="0"/>
          <w:marBottom w:val="0"/>
          <w:divBdr>
            <w:top w:val="none" w:sz="0" w:space="0" w:color="auto"/>
            <w:left w:val="none" w:sz="0" w:space="0" w:color="auto"/>
            <w:bottom w:val="none" w:sz="0" w:space="0" w:color="auto"/>
            <w:right w:val="none" w:sz="0" w:space="0" w:color="auto"/>
          </w:divBdr>
        </w:div>
        <w:div w:id="119303852">
          <w:marLeft w:val="480"/>
          <w:marRight w:val="0"/>
          <w:marTop w:val="0"/>
          <w:marBottom w:val="0"/>
          <w:divBdr>
            <w:top w:val="none" w:sz="0" w:space="0" w:color="auto"/>
            <w:left w:val="none" w:sz="0" w:space="0" w:color="auto"/>
            <w:bottom w:val="none" w:sz="0" w:space="0" w:color="auto"/>
            <w:right w:val="none" w:sz="0" w:space="0" w:color="auto"/>
          </w:divBdr>
        </w:div>
        <w:div w:id="146285738">
          <w:marLeft w:val="480"/>
          <w:marRight w:val="0"/>
          <w:marTop w:val="0"/>
          <w:marBottom w:val="0"/>
          <w:divBdr>
            <w:top w:val="none" w:sz="0" w:space="0" w:color="auto"/>
            <w:left w:val="none" w:sz="0" w:space="0" w:color="auto"/>
            <w:bottom w:val="none" w:sz="0" w:space="0" w:color="auto"/>
            <w:right w:val="none" w:sz="0" w:space="0" w:color="auto"/>
          </w:divBdr>
        </w:div>
        <w:div w:id="209650468">
          <w:marLeft w:val="480"/>
          <w:marRight w:val="0"/>
          <w:marTop w:val="0"/>
          <w:marBottom w:val="0"/>
          <w:divBdr>
            <w:top w:val="none" w:sz="0" w:space="0" w:color="auto"/>
            <w:left w:val="none" w:sz="0" w:space="0" w:color="auto"/>
            <w:bottom w:val="none" w:sz="0" w:space="0" w:color="auto"/>
            <w:right w:val="none" w:sz="0" w:space="0" w:color="auto"/>
          </w:divBdr>
        </w:div>
        <w:div w:id="275913320">
          <w:marLeft w:val="480"/>
          <w:marRight w:val="0"/>
          <w:marTop w:val="0"/>
          <w:marBottom w:val="0"/>
          <w:divBdr>
            <w:top w:val="none" w:sz="0" w:space="0" w:color="auto"/>
            <w:left w:val="none" w:sz="0" w:space="0" w:color="auto"/>
            <w:bottom w:val="none" w:sz="0" w:space="0" w:color="auto"/>
            <w:right w:val="none" w:sz="0" w:space="0" w:color="auto"/>
          </w:divBdr>
        </w:div>
        <w:div w:id="341393444">
          <w:marLeft w:val="480"/>
          <w:marRight w:val="0"/>
          <w:marTop w:val="0"/>
          <w:marBottom w:val="0"/>
          <w:divBdr>
            <w:top w:val="none" w:sz="0" w:space="0" w:color="auto"/>
            <w:left w:val="none" w:sz="0" w:space="0" w:color="auto"/>
            <w:bottom w:val="none" w:sz="0" w:space="0" w:color="auto"/>
            <w:right w:val="none" w:sz="0" w:space="0" w:color="auto"/>
          </w:divBdr>
        </w:div>
        <w:div w:id="355205201">
          <w:marLeft w:val="480"/>
          <w:marRight w:val="0"/>
          <w:marTop w:val="0"/>
          <w:marBottom w:val="0"/>
          <w:divBdr>
            <w:top w:val="none" w:sz="0" w:space="0" w:color="auto"/>
            <w:left w:val="none" w:sz="0" w:space="0" w:color="auto"/>
            <w:bottom w:val="none" w:sz="0" w:space="0" w:color="auto"/>
            <w:right w:val="none" w:sz="0" w:space="0" w:color="auto"/>
          </w:divBdr>
        </w:div>
        <w:div w:id="365519685">
          <w:marLeft w:val="480"/>
          <w:marRight w:val="0"/>
          <w:marTop w:val="0"/>
          <w:marBottom w:val="0"/>
          <w:divBdr>
            <w:top w:val="none" w:sz="0" w:space="0" w:color="auto"/>
            <w:left w:val="none" w:sz="0" w:space="0" w:color="auto"/>
            <w:bottom w:val="none" w:sz="0" w:space="0" w:color="auto"/>
            <w:right w:val="none" w:sz="0" w:space="0" w:color="auto"/>
          </w:divBdr>
        </w:div>
        <w:div w:id="403530262">
          <w:marLeft w:val="480"/>
          <w:marRight w:val="0"/>
          <w:marTop w:val="0"/>
          <w:marBottom w:val="0"/>
          <w:divBdr>
            <w:top w:val="none" w:sz="0" w:space="0" w:color="auto"/>
            <w:left w:val="none" w:sz="0" w:space="0" w:color="auto"/>
            <w:bottom w:val="none" w:sz="0" w:space="0" w:color="auto"/>
            <w:right w:val="none" w:sz="0" w:space="0" w:color="auto"/>
          </w:divBdr>
        </w:div>
        <w:div w:id="476342684">
          <w:marLeft w:val="480"/>
          <w:marRight w:val="0"/>
          <w:marTop w:val="0"/>
          <w:marBottom w:val="0"/>
          <w:divBdr>
            <w:top w:val="none" w:sz="0" w:space="0" w:color="auto"/>
            <w:left w:val="none" w:sz="0" w:space="0" w:color="auto"/>
            <w:bottom w:val="none" w:sz="0" w:space="0" w:color="auto"/>
            <w:right w:val="none" w:sz="0" w:space="0" w:color="auto"/>
          </w:divBdr>
        </w:div>
        <w:div w:id="500972249">
          <w:marLeft w:val="480"/>
          <w:marRight w:val="0"/>
          <w:marTop w:val="0"/>
          <w:marBottom w:val="0"/>
          <w:divBdr>
            <w:top w:val="none" w:sz="0" w:space="0" w:color="auto"/>
            <w:left w:val="none" w:sz="0" w:space="0" w:color="auto"/>
            <w:bottom w:val="none" w:sz="0" w:space="0" w:color="auto"/>
            <w:right w:val="none" w:sz="0" w:space="0" w:color="auto"/>
          </w:divBdr>
        </w:div>
        <w:div w:id="520628497">
          <w:marLeft w:val="480"/>
          <w:marRight w:val="0"/>
          <w:marTop w:val="0"/>
          <w:marBottom w:val="0"/>
          <w:divBdr>
            <w:top w:val="none" w:sz="0" w:space="0" w:color="auto"/>
            <w:left w:val="none" w:sz="0" w:space="0" w:color="auto"/>
            <w:bottom w:val="none" w:sz="0" w:space="0" w:color="auto"/>
            <w:right w:val="none" w:sz="0" w:space="0" w:color="auto"/>
          </w:divBdr>
        </w:div>
        <w:div w:id="549615859">
          <w:marLeft w:val="480"/>
          <w:marRight w:val="0"/>
          <w:marTop w:val="0"/>
          <w:marBottom w:val="0"/>
          <w:divBdr>
            <w:top w:val="none" w:sz="0" w:space="0" w:color="auto"/>
            <w:left w:val="none" w:sz="0" w:space="0" w:color="auto"/>
            <w:bottom w:val="none" w:sz="0" w:space="0" w:color="auto"/>
            <w:right w:val="none" w:sz="0" w:space="0" w:color="auto"/>
          </w:divBdr>
        </w:div>
        <w:div w:id="594285565">
          <w:marLeft w:val="480"/>
          <w:marRight w:val="0"/>
          <w:marTop w:val="0"/>
          <w:marBottom w:val="0"/>
          <w:divBdr>
            <w:top w:val="none" w:sz="0" w:space="0" w:color="auto"/>
            <w:left w:val="none" w:sz="0" w:space="0" w:color="auto"/>
            <w:bottom w:val="none" w:sz="0" w:space="0" w:color="auto"/>
            <w:right w:val="none" w:sz="0" w:space="0" w:color="auto"/>
          </w:divBdr>
        </w:div>
        <w:div w:id="717818609">
          <w:marLeft w:val="480"/>
          <w:marRight w:val="0"/>
          <w:marTop w:val="0"/>
          <w:marBottom w:val="0"/>
          <w:divBdr>
            <w:top w:val="none" w:sz="0" w:space="0" w:color="auto"/>
            <w:left w:val="none" w:sz="0" w:space="0" w:color="auto"/>
            <w:bottom w:val="none" w:sz="0" w:space="0" w:color="auto"/>
            <w:right w:val="none" w:sz="0" w:space="0" w:color="auto"/>
          </w:divBdr>
        </w:div>
        <w:div w:id="769131952">
          <w:marLeft w:val="480"/>
          <w:marRight w:val="0"/>
          <w:marTop w:val="0"/>
          <w:marBottom w:val="0"/>
          <w:divBdr>
            <w:top w:val="none" w:sz="0" w:space="0" w:color="auto"/>
            <w:left w:val="none" w:sz="0" w:space="0" w:color="auto"/>
            <w:bottom w:val="none" w:sz="0" w:space="0" w:color="auto"/>
            <w:right w:val="none" w:sz="0" w:space="0" w:color="auto"/>
          </w:divBdr>
        </w:div>
        <w:div w:id="788932375">
          <w:marLeft w:val="480"/>
          <w:marRight w:val="0"/>
          <w:marTop w:val="0"/>
          <w:marBottom w:val="0"/>
          <w:divBdr>
            <w:top w:val="none" w:sz="0" w:space="0" w:color="auto"/>
            <w:left w:val="none" w:sz="0" w:space="0" w:color="auto"/>
            <w:bottom w:val="none" w:sz="0" w:space="0" w:color="auto"/>
            <w:right w:val="none" w:sz="0" w:space="0" w:color="auto"/>
          </w:divBdr>
        </w:div>
        <w:div w:id="886600905">
          <w:marLeft w:val="480"/>
          <w:marRight w:val="0"/>
          <w:marTop w:val="0"/>
          <w:marBottom w:val="0"/>
          <w:divBdr>
            <w:top w:val="none" w:sz="0" w:space="0" w:color="auto"/>
            <w:left w:val="none" w:sz="0" w:space="0" w:color="auto"/>
            <w:bottom w:val="none" w:sz="0" w:space="0" w:color="auto"/>
            <w:right w:val="none" w:sz="0" w:space="0" w:color="auto"/>
          </w:divBdr>
        </w:div>
        <w:div w:id="912010333">
          <w:marLeft w:val="480"/>
          <w:marRight w:val="0"/>
          <w:marTop w:val="0"/>
          <w:marBottom w:val="0"/>
          <w:divBdr>
            <w:top w:val="none" w:sz="0" w:space="0" w:color="auto"/>
            <w:left w:val="none" w:sz="0" w:space="0" w:color="auto"/>
            <w:bottom w:val="none" w:sz="0" w:space="0" w:color="auto"/>
            <w:right w:val="none" w:sz="0" w:space="0" w:color="auto"/>
          </w:divBdr>
        </w:div>
      </w:divsChild>
    </w:div>
    <w:div w:id="757409739">
      <w:bodyDiv w:val="1"/>
      <w:marLeft w:val="0"/>
      <w:marRight w:val="0"/>
      <w:marTop w:val="0"/>
      <w:marBottom w:val="0"/>
      <w:divBdr>
        <w:top w:val="none" w:sz="0" w:space="0" w:color="auto"/>
        <w:left w:val="none" w:sz="0" w:space="0" w:color="auto"/>
        <w:bottom w:val="none" w:sz="0" w:space="0" w:color="auto"/>
        <w:right w:val="none" w:sz="0" w:space="0" w:color="auto"/>
      </w:divBdr>
    </w:div>
    <w:div w:id="757486757">
      <w:bodyDiv w:val="1"/>
      <w:marLeft w:val="0"/>
      <w:marRight w:val="0"/>
      <w:marTop w:val="0"/>
      <w:marBottom w:val="0"/>
      <w:divBdr>
        <w:top w:val="none" w:sz="0" w:space="0" w:color="auto"/>
        <w:left w:val="none" w:sz="0" w:space="0" w:color="auto"/>
        <w:bottom w:val="none" w:sz="0" w:space="0" w:color="auto"/>
        <w:right w:val="none" w:sz="0" w:space="0" w:color="auto"/>
      </w:divBdr>
    </w:div>
    <w:div w:id="757604696">
      <w:bodyDiv w:val="1"/>
      <w:marLeft w:val="0"/>
      <w:marRight w:val="0"/>
      <w:marTop w:val="0"/>
      <w:marBottom w:val="0"/>
      <w:divBdr>
        <w:top w:val="none" w:sz="0" w:space="0" w:color="auto"/>
        <w:left w:val="none" w:sz="0" w:space="0" w:color="auto"/>
        <w:bottom w:val="none" w:sz="0" w:space="0" w:color="auto"/>
        <w:right w:val="none" w:sz="0" w:space="0" w:color="auto"/>
      </w:divBdr>
    </w:div>
    <w:div w:id="757823167">
      <w:bodyDiv w:val="1"/>
      <w:marLeft w:val="0"/>
      <w:marRight w:val="0"/>
      <w:marTop w:val="0"/>
      <w:marBottom w:val="0"/>
      <w:divBdr>
        <w:top w:val="none" w:sz="0" w:space="0" w:color="auto"/>
        <w:left w:val="none" w:sz="0" w:space="0" w:color="auto"/>
        <w:bottom w:val="none" w:sz="0" w:space="0" w:color="auto"/>
        <w:right w:val="none" w:sz="0" w:space="0" w:color="auto"/>
      </w:divBdr>
    </w:div>
    <w:div w:id="757872400">
      <w:bodyDiv w:val="1"/>
      <w:marLeft w:val="0"/>
      <w:marRight w:val="0"/>
      <w:marTop w:val="0"/>
      <w:marBottom w:val="0"/>
      <w:divBdr>
        <w:top w:val="none" w:sz="0" w:space="0" w:color="auto"/>
        <w:left w:val="none" w:sz="0" w:space="0" w:color="auto"/>
        <w:bottom w:val="none" w:sz="0" w:space="0" w:color="auto"/>
        <w:right w:val="none" w:sz="0" w:space="0" w:color="auto"/>
      </w:divBdr>
    </w:div>
    <w:div w:id="757990914">
      <w:bodyDiv w:val="1"/>
      <w:marLeft w:val="0"/>
      <w:marRight w:val="0"/>
      <w:marTop w:val="0"/>
      <w:marBottom w:val="0"/>
      <w:divBdr>
        <w:top w:val="none" w:sz="0" w:space="0" w:color="auto"/>
        <w:left w:val="none" w:sz="0" w:space="0" w:color="auto"/>
        <w:bottom w:val="none" w:sz="0" w:space="0" w:color="auto"/>
        <w:right w:val="none" w:sz="0" w:space="0" w:color="auto"/>
      </w:divBdr>
    </w:div>
    <w:div w:id="758016013">
      <w:bodyDiv w:val="1"/>
      <w:marLeft w:val="0"/>
      <w:marRight w:val="0"/>
      <w:marTop w:val="0"/>
      <w:marBottom w:val="0"/>
      <w:divBdr>
        <w:top w:val="none" w:sz="0" w:space="0" w:color="auto"/>
        <w:left w:val="none" w:sz="0" w:space="0" w:color="auto"/>
        <w:bottom w:val="none" w:sz="0" w:space="0" w:color="auto"/>
        <w:right w:val="none" w:sz="0" w:space="0" w:color="auto"/>
      </w:divBdr>
    </w:div>
    <w:div w:id="758016660">
      <w:bodyDiv w:val="1"/>
      <w:marLeft w:val="0"/>
      <w:marRight w:val="0"/>
      <w:marTop w:val="0"/>
      <w:marBottom w:val="0"/>
      <w:divBdr>
        <w:top w:val="none" w:sz="0" w:space="0" w:color="auto"/>
        <w:left w:val="none" w:sz="0" w:space="0" w:color="auto"/>
        <w:bottom w:val="none" w:sz="0" w:space="0" w:color="auto"/>
        <w:right w:val="none" w:sz="0" w:space="0" w:color="auto"/>
      </w:divBdr>
    </w:div>
    <w:div w:id="758218681">
      <w:bodyDiv w:val="1"/>
      <w:marLeft w:val="0"/>
      <w:marRight w:val="0"/>
      <w:marTop w:val="0"/>
      <w:marBottom w:val="0"/>
      <w:divBdr>
        <w:top w:val="none" w:sz="0" w:space="0" w:color="auto"/>
        <w:left w:val="none" w:sz="0" w:space="0" w:color="auto"/>
        <w:bottom w:val="none" w:sz="0" w:space="0" w:color="auto"/>
        <w:right w:val="none" w:sz="0" w:space="0" w:color="auto"/>
      </w:divBdr>
    </w:div>
    <w:div w:id="758256645">
      <w:bodyDiv w:val="1"/>
      <w:marLeft w:val="0"/>
      <w:marRight w:val="0"/>
      <w:marTop w:val="0"/>
      <w:marBottom w:val="0"/>
      <w:divBdr>
        <w:top w:val="none" w:sz="0" w:space="0" w:color="auto"/>
        <w:left w:val="none" w:sz="0" w:space="0" w:color="auto"/>
        <w:bottom w:val="none" w:sz="0" w:space="0" w:color="auto"/>
        <w:right w:val="none" w:sz="0" w:space="0" w:color="auto"/>
      </w:divBdr>
    </w:div>
    <w:div w:id="758334326">
      <w:bodyDiv w:val="1"/>
      <w:marLeft w:val="0"/>
      <w:marRight w:val="0"/>
      <w:marTop w:val="0"/>
      <w:marBottom w:val="0"/>
      <w:divBdr>
        <w:top w:val="none" w:sz="0" w:space="0" w:color="auto"/>
        <w:left w:val="none" w:sz="0" w:space="0" w:color="auto"/>
        <w:bottom w:val="none" w:sz="0" w:space="0" w:color="auto"/>
        <w:right w:val="none" w:sz="0" w:space="0" w:color="auto"/>
      </w:divBdr>
    </w:div>
    <w:div w:id="758598217">
      <w:bodyDiv w:val="1"/>
      <w:marLeft w:val="0"/>
      <w:marRight w:val="0"/>
      <w:marTop w:val="0"/>
      <w:marBottom w:val="0"/>
      <w:divBdr>
        <w:top w:val="none" w:sz="0" w:space="0" w:color="auto"/>
        <w:left w:val="none" w:sz="0" w:space="0" w:color="auto"/>
        <w:bottom w:val="none" w:sz="0" w:space="0" w:color="auto"/>
        <w:right w:val="none" w:sz="0" w:space="0" w:color="auto"/>
      </w:divBdr>
    </w:div>
    <w:div w:id="758864995">
      <w:bodyDiv w:val="1"/>
      <w:marLeft w:val="0"/>
      <w:marRight w:val="0"/>
      <w:marTop w:val="0"/>
      <w:marBottom w:val="0"/>
      <w:divBdr>
        <w:top w:val="none" w:sz="0" w:space="0" w:color="auto"/>
        <w:left w:val="none" w:sz="0" w:space="0" w:color="auto"/>
        <w:bottom w:val="none" w:sz="0" w:space="0" w:color="auto"/>
        <w:right w:val="none" w:sz="0" w:space="0" w:color="auto"/>
      </w:divBdr>
      <w:divsChild>
        <w:div w:id="175273860">
          <w:marLeft w:val="480"/>
          <w:marRight w:val="0"/>
          <w:marTop w:val="0"/>
          <w:marBottom w:val="0"/>
          <w:divBdr>
            <w:top w:val="none" w:sz="0" w:space="0" w:color="auto"/>
            <w:left w:val="none" w:sz="0" w:space="0" w:color="auto"/>
            <w:bottom w:val="none" w:sz="0" w:space="0" w:color="auto"/>
            <w:right w:val="none" w:sz="0" w:space="0" w:color="auto"/>
          </w:divBdr>
        </w:div>
        <w:div w:id="1476604983">
          <w:marLeft w:val="480"/>
          <w:marRight w:val="0"/>
          <w:marTop w:val="0"/>
          <w:marBottom w:val="0"/>
          <w:divBdr>
            <w:top w:val="none" w:sz="0" w:space="0" w:color="auto"/>
            <w:left w:val="none" w:sz="0" w:space="0" w:color="auto"/>
            <w:bottom w:val="none" w:sz="0" w:space="0" w:color="auto"/>
            <w:right w:val="none" w:sz="0" w:space="0" w:color="auto"/>
          </w:divBdr>
        </w:div>
        <w:div w:id="2047410692">
          <w:marLeft w:val="480"/>
          <w:marRight w:val="0"/>
          <w:marTop w:val="0"/>
          <w:marBottom w:val="0"/>
          <w:divBdr>
            <w:top w:val="none" w:sz="0" w:space="0" w:color="auto"/>
            <w:left w:val="none" w:sz="0" w:space="0" w:color="auto"/>
            <w:bottom w:val="none" w:sz="0" w:space="0" w:color="auto"/>
            <w:right w:val="none" w:sz="0" w:space="0" w:color="auto"/>
          </w:divBdr>
        </w:div>
        <w:div w:id="845175938">
          <w:marLeft w:val="480"/>
          <w:marRight w:val="0"/>
          <w:marTop w:val="0"/>
          <w:marBottom w:val="0"/>
          <w:divBdr>
            <w:top w:val="none" w:sz="0" w:space="0" w:color="auto"/>
            <w:left w:val="none" w:sz="0" w:space="0" w:color="auto"/>
            <w:bottom w:val="none" w:sz="0" w:space="0" w:color="auto"/>
            <w:right w:val="none" w:sz="0" w:space="0" w:color="auto"/>
          </w:divBdr>
        </w:div>
        <w:div w:id="644818945">
          <w:marLeft w:val="480"/>
          <w:marRight w:val="0"/>
          <w:marTop w:val="0"/>
          <w:marBottom w:val="0"/>
          <w:divBdr>
            <w:top w:val="none" w:sz="0" w:space="0" w:color="auto"/>
            <w:left w:val="none" w:sz="0" w:space="0" w:color="auto"/>
            <w:bottom w:val="none" w:sz="0" w:space="0" w:color="auto"/>
            <w:right w:val="none" w:sz="0" w:space="0" w:color="auto"/>
          </w:divBdr>
        </w:div>
        <w:div w:id="1110903653">
          <w:marLeft w:val="480"/>
          <w:marRight w:val="0"/>
          <w:marTop w:val="0"/>
          <w:marBottom w:val="0"/>
          <w:divBdr>
            <w:top w:val="none" w:sz="0" w:space="0" w:color="auto"/>
            <w:left w:val="none" w:sz="0" w:space="0" w:color="auto"/>
            <w:bottom w:val="none" w:sz="0" w:space="0" w:color="auto"/>
            <w:right w:val="none" w:sz="0" w:space="0" w:color="auto"/>
          </w:divBdr>
        </w:div>
        <w:div w:id="277958301">
          <w:marLeft w:val="480"/>
          <w:marRight w:val="0"/>
          <w:marTop w:val="0"/>
          <w:marBottom w:val="0"/>
          <w:divBdr>
            <w:top w:val="none" w:sz="0" w:space="0" w:color="auto"/>
            <w:left w:val="none" w:sz="0" w:space="0" w:color="auto"/>
            <w:bottom w:val="none" w:sz="0" w:space="0" w:color="auto"/>
            <w:right w:val="none" w:sz="0" w:space="0" w:color="auto"/>
          </w:divBdr>
        </w:div>
        <w:div w:id="1357387278">
          <w:marLeft w:val="480"/>
          <w:marRight w:val="0"/>
          <w:marTop w:val="0"/>
          <w:marBottom w:val="0"/>
          <w:divBdr>
            <w:top w:val="none" w:sz="0" w:space="0" w:color="auto"/>
            <w:left w:val="none" w:sz="0" w:space="0" w:color="auto"/>
            <w:bottom w:val="none" w:sz="0" w:space="0" w:color="auto"/>
            <w:right w:val="none" w:sz="0" w:space="0" w:color="auto"/>
          </w:divBdr>
        </w:div>
        <w:div w:id="237909092">
          <w:marLeft w:val="480"/>
          <w:marRight w:val="0"/>
          <w:marTop w:val="0"/>
          <w:marBottom w:val="0"/>
          <w:divBdr>
            <w:top w:val="none" w:sz="0" w:space="0" w:color="auto"/>
            <w:left w:val="none" w:sz="0" w:space="0" w:color="auto"/>
            <w:bottom w:val="none" w:sz="0" w:space="0" w:color="auto"/>
            <w:right w:val="none" w:sz="0" w:space="0" w:color="auto"/>
          </w:divBdr>
        </w:div>
        <w:div w:id="555628137">
          <w:marLeft w:val="480"/>
          <w:marRight w:val="0"/>
          <w:marTop w:val="0"/>
          <w:marBottom w:val="0"/>
          <w:divBdr>
            <w:top w:val="none" w:sz="0" w:space="0" w:color="auto"/>
            <w:left w:val="none" w:sz="0" w:space="0" w:color="auto"/>
            <w:bottom w:val="none" w:sz="0" w:space="0" w:color="auto"/>
            <w:right w:val="none" w:sz="0" w:space="0" w:color="auto"/>
          </w:divBdr>
        </w:div>
        <w:div w:id="847059903">
          <w:marLeft w:val="480"/>
          <w:marRight w:val="0"/>
          <w:marTop w:val="0"/>
          <w:marBottom w:val="0"/>
          <w:divBdr>
            <w:top w:val="none" w:sz="0" w:space="0" w:color="auto"/>
            <w:left w:val="none" w:sz="0" w:space="0" w:color="auto"/>
            <w:bottom w:val="none" w:sz="0" w:space="0" w:color="auto"/>
            <w:right w:val="none" w:sz="0" w:space="0" w:color="auto"/>
          </w:divBdr>
        </w:div>
        <w:div w:id="1057121281">
          <w:marLeft w:val="480"/>
          <w:marRight w:val="0"/>
          <w:marTop w:val="0"/>
          <w:marBottom w:val="0"/>
          <w:divBdr>
            <w:top w:val="none" w:sz="0" w:space="0" w:color="auto"/>
            <w:left w:val="none" w:sz="0" w:space="0" w:color="auto"/>
            <w:bottom w:val="none" w:sz="0" w:space="0" w:color="auto"/>
            <w:right w:val="none" w:sz="0" w:space="0" w:color="auto"/>
          </w:divBdr>
        </w:div>
        <w:div w:id="499080303">
          <w:marLeft w:val="480"/>
          <w:marRight w:val="0"/>
          <w:marTop w:val="0"/>
          <w:marBottom w:val="0"/>
          <w:divBdr>
            <w:top w:val="none" w:sz="0" w:space="0" w:color="auto"/>
            <w:left w:val="none" w:sz="0" w:space="0" w:color="auto"/>
            <w:bottom w:val="none" w:sz="0" w:space="0" w:color="auto"/>
            <w:right w:val="none" w:sz="0" w:space="0" w:color="auto"/>
          </w:divBdr>
        </w:div>
        <w:div w:id="83887585">
          <w:marLeft w:val="480"/>
          <w:marRight w:val="0"/>
          <w:marTop w:val="0"/>
          <w:marBottom w:val="0"/>
          <w:divBdr>
            <w:top w:val="none" w:sz="0" w:space="0" w:color="auto"/>
            <w:left w:val="none" w:sz="0" w:space="0" w:color="auto"/>
            <w:bottom w:val="none" w:sz="0" w:space="0" w:color="auto"/>
            <w:right w:val="none" w:sz="0" w:space="0" w:color="auto"/>
          </w:divBdr>
        </w:div>
        <w:div w:id="1155758488">
          <w:marLeft w:val="480"/>
          <w:marRight w:val="0"/>
          <w:marTop w:val="0"/>
          <w:marBottom w:val="0"/>
          <w:divBdr>
            <w:top w:val="none" w:sz="0" w:space="0" w:color="auto"/>
            <w:left w:val="none" w:sz="0" w:space="0" w:color="auto"/>
            <w:bottom w:val="none" w:sz="0" w:space="0" w:color="auto"/>
            <w:right w:val="none" w:sz="0" w:space="0" w:color="auto"/>
          </w:divBdr>
        </w:div>
        <w:div w:id="1605577724">
          <w:marLeft w:val="480"/>
          <w:marRight w:val="0"/>
          <w:marTop w:val="0"/>
          <w:marBottom w:val="0"/>
          <w:divBdr>
            <w:top w:val="none" w:sz="0" w:space="0" w:color="auto"/>
            <w:left w:val="none" w:sz="0" w:space="0" w:color="auto"/>
            <w:bottom w:val="none" w:sz="0" w:space="0" w:color="auto"/>
            <w:right w:val="none" w:sz="0" w:space="0" w:color="auto"/>
          </w:divBdr>
        </w:div>
        <w:div w:id="6949221">
          <w:marLeft w:val="480"/>
          <w:marRight w:val="0"/>
          <w:marTop w:val="0"/>
          <w:marBottom w:val="0"/>
          <w:divBdr>
            <w:top w:val="none" w:sz="0" w:space="0" w:color="auto"/>
            <w:left w:val="none" w:sz="0" w:space="0" w:color="auto"/>
            <w:bottom w:val="none" w:sz="0" w:space="0" w:color="auto"/>
            <w:right w:val="none" w:sz="0" w:space="0" w:color="auto"/>
          </w:divBdr>
        </w:div>
        <w:div w:id="958953294">
          <w:marLeft w:val="480"/>
          <w:marRight w:val="0"/>
          <w:marTop w:val="0"/>
          <w:marBottom w:val="0"/>
          <w:divBdr>
            <w:top w:val="none" w:sz="0" w:space="0" w:color="auto"/>
            <w:left w:val="none" w:sz="0" w:space="0" w:color="auto"/>
            <w:bottom w:val="none" w:sz="0" w:space="0" w:color="auto"/>
            <w:right w:val="none" w:sz="0" w:space="0" w:color="auto"/>
          </w:divBdr>
        </w:div>
        <w:div w:id="874124744">
          <w:marLeft w:val="480"/>
          <w:marRight w:val="0"/>
          <w:marTop w:val="0"/>
          <w:marBottom w:val="0"/>
          <w:divBdr>
            <w:top w:val="none" w:sz="0" w:space="0" w:color="auto"/>
            <w:left w:val="none" w:sz="0" w:space="0" w:color="auto"/>
            <w:bottom w:val="none" w:sz="0" w:space="0" w:color="auto"/>
            <w:right w:val="none" w:sz="0" w:space="0" w:color="auto"/>
          </w:divBdr>
        </w:div>
        <w:div w:id="1641374718">
          <w:marLeft w:val="480"/>
          <w:marRight w:val="0"/>
          <w:marTop w:val="0"/>
          <w:marBottom w:val="0"/>
          <w:divBdr>
            <w:top w:val="none" w:sz="0" w:space="0" w:color="auto"/>
            <w:left w:val="none" w:sz="0" w:space="0" w:color="auto"/>
            <w:bottom w:val="none" w:sz="0" w:space="0" w:color="auto"/>
            <w:right w:val="none" w:sz="0" w:space="0" w:color="auto"/>
          </w:divBdr>
        </w:div>
        <w:div w:id="1929847733">
          <w:marLeft w:val="480"/>
          <w:marRight w:val="0"/>
          <w:marTop w:val="0"/>
          <w:marBottom w:val="0"/>
          <w:divBdr>
            <w:top w:val="none" w:sz="0" w:space="0" w:color="auto"/>
            <w:left w:val="none" w:sz="0" w:space="0" w:color="auto"/>
            <w:bottom w:val="none" w:sz="0" w:space="0" w:color="auto"/>
            <w:right w:val="none" w:sz="0" w:space="0" w:color="auto"/>
          </w:divBdr>
        </w:div>
        <w:div w:id="205605346">
          <w:marLeft w:val="480"/>
          <w:marRight w:val="0"/>
          <w:marTop w:val="0"/>
          <w:marBottom w:val="0"/>
          <w:divBdr>
            <w:top w:val="none" w:sz="0" w:space="0" w:color="auto"/>
            <w:left w:val="none" w:sz="0" w:space="0" w:color="auto"/>
            <w:bottom w:val="none" w:sz="0" w:space="0" w:color="auto"/>
            <w:right w:val="none" w:sz="0" w:space="0" w:color="auto"/>
          </w:divBdr>
        </w:div>
        <w:div w:id="372121312">
          <w:marLeft w:val="480"/>
          <w:marRight w:val="0"/>
          <w:marTop w:val="0"/>
          <w:marBottom w:val="0"/>
          <w:divBdr>
            <w:top w:val="none" w:sz="0" w:space="0" w:color="auto"/>
            <w:left w:val="none" w:sz="0" w:space="0" w:color="auto"/>
            <w:bottom w:val="none" w:sz="0" w:space="0" w:color="auto"/>
            <w:right w:val="none" w:sz="0" w:space="0" w:color="auto"/>
          </w:divBdr>
        </w:div>
        <w:div w:id="2097941235">
          <w:marLeft w:val="480"/>
          <w:marRight w:val="0"/>
          <w:marTop w:val="0"/>
          <w:marBottom w:val="0"/>
          <w:divBdr>
            <w:top w:val="none" w:sz="0" w:space="0" w:color="auto"/>
            <w:left w:val="none" w:sz="0" w:space="0" w:color="auto"/>
            <w:bottom w:val="none" w:sz="0" w:space="0" w:color="auto"/>
            <w:right w:val="none" w:sz="0" w:space="0" w:color="auto"/>
          </w:divBdr>
        </w:div>
        <w:div w:id="338392595">
          <w:marLeft w:val="480"/>
          <w:marRight w:val="0"/>
          <w:marTop w:val="0"/>
          <w:marBottom w:val="0"/>
          <w:divBdr>
            <w:top w:val="none" w:sz="0" w:space="0" w:color="auto"/>
            <w:left w:val="none" w:sz="0" w:space="0" w:color="auto"/>
            <w:bottom w:val="none" w:sz="0" w:space="0" w:color="auto"/>
            <w:right w:val="none" w:sz="0" w:space="0" w:color="auto"/>
          </w:divBdr>
        </w:div>
        <w:div w:id="716659734">
          <w:marLeft w:val="480"/>
          <w:marRight w:val="0"/>
          <w:marTop w:val="0"/>
          <w:marBottom w:val="0"/>
          <w:divBdr>
            <w:top w:val="none" w:sz="0" w:space="0" w:color="auto"/>
            <w:left w:val="none" w:sz="0" w:space="0" w:color="auto"/>
            <w:bottom w:val="none" w:sz="0" w:space="0" w:color="auto"/>
            <w:right w:val="none" w:sz="0" w:space="0" w:color="auto"/>
          </w:divBdr>
        </w:div>
        <w:div w:id="1443764537">
          <w:marLeft w:val="480"/>
          <w:marRight w:val="0"/>
          <w:marTop w:val="0"/>
          <w:marBottom w:val="0"/>
          <w:divBdr>
            <w:top w:val="none" w:sz="0" w:space="0" w:color="auto"/>
            <w:left w:val="none" w:sz="0" w:space="0" w:color="auto"/>
            <w:bottom w:val="none" w:sz="0" w:space="0" w:color="auto"/>
            <w:right w:val="none" w:sz="0" w:space="0" w:color="auto"/>
          </w:divBdr>
        </w:div>
        <w:div w:id="977152602">
          <w:marLeft w:val="480"/>
          <w:marRight w:val="0"/>
          <w:marTop w:val="0"/>
          <w:marBottom w:val="0"/>
          <w:divBdr>
            <w:top w:val="none" w:sz="0" w:space="0" w:color="auto"/>
            <w:left w:val="none" w:sz="0" w:space="0" w:color="auto"/>
            <w:bottom w:val="none" w:sz="0" w:space="0" w:color="auto"/>
            <w:right w:val="none" w:sz="0" w:space="0" w:color="auto"/>
          </w:divBdr>
        </w:div>
        <w:div w:id="1527675547">
          <w:marLeft w:val="480"/>
          <w:marRight w:val="0"/>
          <w:marTop w:val="0"/>
          <w:marBottom w:val="0"/>
          <w:divBdr>
            <w:top w:val="none" w:sz="0" w:space="0" w:color="auto"/>
            <w:left w:val="none" w:sz="0" w:space="0" w:color="auto"/>
            <w:bottom w:val="none" w:sz="0" w:space="0" w:color="auto"/>
            <w:right w:val="none" w:sz="0" w:space="0" w:color="auto"/>
          </w:divBdr>
        </w:div>
        <w:div w:id="563176562">
          <w:marLeft w:val="480"/>
          <w:marRight w:val="0"/>
          <w:marTop w:val="0"/>
          <w:marBottom w:val="0"/>
          <w:divBdr>
            <w:top w:val="none" w:sz="0" w:space="0" w:color="auto"/>
            <w:left w:val="none" w:sz="0" w:space="0" w:color="auto"/>
            <w:bottom w:val="none" w:sz="0" w:space="0" w:color="auto"/>
            <w:right w:val="none" w:sz="0" w:space="0" w:color="auto"/>
          </w:divBdr>
        </w:div>
        <w:div w:id="406534808">
          <w:marLeft w:val="480"/>
          <w:marRight w:val="0"/>
          <w:marTop w:val="0"/>
          <w:marBottom w:val="0"/>
          <w:divBdr>
            <w:top w:val="none" w:sz="0" w:space="0" w:color="auto"/>
            <w:left w:val="none" w:sz="0" w:space="0" w:color="auto"/>
            <w:bottom w:val="none" w:sz="0" w:space="0" w:color="auto"/>
            <w:right w:val="none" w:sz="0" w:space="0" w:color="auto"/>
          </w:divBdr>
        </w:div>
        <w:div w:id="321348623">
          <w:marLeft w:val="480"/>
          <w:marRight w:val="0"/>
          <w:marTop w:val="0"/>
          <w:marBottom w:val="0"/>
          <w:divBdr>
            <w:top w:val="none" w:sz="0" w:space="0" w:color="auto"/>
            <w:left w:val="none" w:sz="0" w:space="0" w:color="auto"/>
            <w:bottom w:val="none" w:sz="0" w:space="0" w:color="auto"/>
            <w:right w:val="none" w:sz="0" w:space="0" w:color="auto"/>
          </w:divBdr>
        </w:div>
        <w:div w:id="1364331001">
          <w:marLeft w:val="480"/>
          <w:marRight w:val="0"/>
          <w:marTop w:val="0"/>
          <w:marBottom w:val="0"/>
          <w:divBdr>
            <w:top w:val="none" w:sz="0" w:space="0" w:color="auto"/>
            <w:left w:val="none" w:sz="0" w:space="0" w:color="auto"/>
            <w:bottom w:val="none" w:sz="0" w:space="0" w:color="auto"/>
            <w:right w:val="none" w:sz="0" w:space="0" w:color="auto"/>
          </w:divBdr>
        </w:div>
        <w:div w:id="1241871175">
          <w:marLeft w:val="480"/>
          <w:marRight w:val="0"/>
          <w:marTop w:val="0"/>
          <w:marBottom w:val="0"/>
          <w:divBdr>
            <w:top w:val="none" w:sz="0" w:space="0" w:color="auto"/>
            <w:left w:val="none" w:sz="0" w:space="0" w:color="auto"/>
            <w:bottom w:val="none" w:sz="0" w:space="0" w:color="auto"/>
            <w:right w:val="none" w:sz="0" w:space="0" w:color="auto"/>
          </w:divBdr>
        </w:div>
        <w:div w:id="265970495">
          <w:marLeft w:val="480"/>
          <w:marRight w:val="0"/>
          <w:marTop w:val="0"/>
          <w:marBottom w:val="0"/>
          <w:divBdr>
            <w:top w:val="none" w:sz="0" w:space="0" w:color="auto"/>
            <w:left w:val="none" w:sz="0" w:space="0" w:color="auto"/>
            <w:bottom w:val="none" w:sz="0" w:space="0" w:color="auto"/>
            <w:right w:val="none" w:sz="0" w:space="0" w:color="auto"/>
          </w:divBdr>
        </w:div>
        <w:div w:id="974867577">
          <w:marLeft w:val="480"/>
          <w:marRight w:val="0"/>
          <w:marTop w:val="0"/>
          <w:marBottom w:val="0"/>
          <w:divBdr>
            <w:top w:val="none" w:sz="0" w:space="0" w:color="auto"/>
            <w:left w:val="none" w:sz="0" w:space="0" w:color="auto"/>
            <w:bottom w:val="none" w:sz="0" w:space="0" w:color="auto"/>
            <w:right w:val="none" w:sz="0" w:space="0" w:color="auto"/>
          </w:divBdr>
        </w:div>
        <w:div w:id="480780957">
          <w:marLeft w:val="480"/>
          <w:marRight w:val="0"/>
          <w:marTop w:val="0"/>
          <w:marBottom w:val="0"/>
          <w:divBdr>
            <w:top w:val="none" w:sz="0" w:space="0" w:color="auto"/>
            <w:left w:val="none" w:sz="0" w:space="0" w:color="auto"/>
            <w:bottom w:val="none" w:sz="0" w:space="0" w:color="auto"/>
            <w:right w:val="none" w:sz="0" w:space="0" w:color="auto"/>
          </w:divBdr>
        </w:div>
        <w:div w:id="1044450993">
          <w:marLeft w:val="480"/>
          <w:marRight w:val="0"/>
          <w:marTop w:val="0"/>
          <w:marBottom w:val="0"/>
          <w:divBdr>
            <w:top w:val="none" w:sz="0" w:space="0" w:color="auto"/>
            <w:left w:val="none" w:sz="0" w:space="0" w:color="auto"/>
            <w:bottom w:val="none" w:sz="0" w:space="0" w:color="auto"/>
            <w:right w:val="none" w:sz="0" w:space="0" w:color="auto"/>
          </w:divBdr>
        </w:div>
        <w:div w:id="829255208">
          <w:marLeft w:val="480"/>
          <w:marRight w:val="0"/>
          <w:marTop w:val="0"/>
          <w:marBottom w:val="0"/>
          <w:divBdr>
            <w:top w:val="none" w:sz="0" w:space="0" w:color="auto"/>
            <w:left w:val="none" w:sz="0" w:space="0" w:color="auto"/>
            <w:bottom w:val="none" w:sz="0" w:space="0" w:color="auto"/>
            <w:right w:val="none" w:sz="0" w:space="0" w:color="auto"/>
          </w:divBdr>
        </w:div>
        <w:div w:id="1267271767">
          <w:marLeft w:val="480"/>
          <w:marRight w:val="0"/>
          <w:marTop w:val="0"/>
          <w:marBottom w:val="0"/>
          <w:divBdr>
            <w:top w:val="none" w:sz="0" w:space="0" w:color="auto"/>
            <w:left w:val="none" w:sz="0" w:space="0" w:color="auto"/>
            <w:bottom w:val="none" w:sz="0" w:space="0" w:color="auto"/>
            <w:right w:val="none" w:sz="0" w:space="0" w:color="auto"/>
          </w:divBdr>
        </w:div>
        <w:div w:id="273296105">
          <w:marLeft w:val="480"/>
          <w:marRight w:val="0"/>
          <w:marTop w:val="0"/>
          <w:marBottom w:val="0"/>
          <w:divBdr>
            <w:top w:val="none" w:sz="0" w:space="0" w:color="auto"/>
            <w:left w:val="none" w:sz="0" w:space="0" w:color="auto"/>
            <w:bottom w:val="none" w:sz="0" w:space="0" w:color="auto"/>
            <w:right w:val="none" w:sz="0" w:space="0" w:color="auto"/>
          </w:divBdr>
        </w:div>
        <w:div w:id="1500392172">
          <w:marLeft w:val="480"/>
          <w:marRight w:val="0"/>
          <w:marTop w:val="0"/>
          <w:marBottom w:val="0"/>
          <w:divBdr>
            <w:top w:val="none" w:sz="0" w:space="0" w:color="auto"/>
            <w:left w:val="none" w:sz="0" w:space="0" w:color="auto"/>
            <w:bottom w:val="none" w:sz="0" w:space="0" w:color="auto"/>
            <w:right w:val="none" w:sz="0" w:space="0" w:color="auto"/>
          </w:divBdr>
        </w:div>
        <w:div w:id="1849558633">
          <w:marLeft w:val="480"/>
          <w:marRight w:val="0"/>
          <w:marTop w:val="0"/>
          <w:marBottom w:val="0"/>
          <w:divBdr>
            <w:top w:val="none" w:sz="0" w:space="0" w:color="auto"/>
            <w:left w:val="none" w:sz="0" w:space="0" w:color="auto"/>
            <w:bottom w:val="none" w:sz="0" w:space="0" w:color="auto"/>
            <w:right w:val="none" w:sz="0" w:space="0" w:color="auto"/>
          </w:divBdr>
        </w:div>
        <w:div w:id="1242521453">
          <w:marLeft w:val="480"/>
          <w:marRight w:val="0"/>
          <w:marTop w:val="0"/>
          <w:marBottom w:val="0"/>
          <w:divBdr>
            <w:top w:val="none" w:sz="0" w:space="0" w:color="auto"/>
            <w:left w:val="none" w:sz="0" w:space="0" w:color="auto"/>
            <w:bottom w:val="none" w:sz="0" w:space="0" w:color="auto"/>
            <w:right w:val="none" w:sz="0" w:space="0" w:color="auto"/>
          </w:divBdr>
        </w:div>
        <w:div w:id="222109407">
          <w:marLeft w:val="480"/>
          <w:marRight w:val="0"/>
          <w:marTop w:val="0"/>
          <w:marBottom w:val="0"/>
          <w:divBdr>
            <w:top w:val="none" w:sz="0" w:space="0" w:color="auto"/>
            <w:left w:val="none" w:sz="0" w:space="0" w:color="auto"/>
            <w:bottom w:val="none" w:sz="0" w:space="0" w:color="auto"/>
            <w:right w:val="none" w:sz="0" w:space="0" w:color="auto"/>
          </w:divBdr>
        </w:div>
        <w:div w:id="90513309">
          <w:marLeft w:val="480"/>
          <w:marRight w:val="0"/>
          <w:marTop w:val="0"/>
          <w:marBottom w:val="0"/>
          <w:divBdr>
            <w:top w:val="none" w:sz="0" w:space="0" w:color="auto"/>
            <w:left w:val="none" w:sz="0" w:space="0" w:color="auto"/>
            <w:bottom w:val="none" w:sz="0" w:space="0" w:color="auto"/>
            <w:right w:val="none" w:sz="0" w:space="0" w:color="auto"/>
          </w:divBdr>
        </w:div>
        <w:div w:id="1034840817">
          <w:marLeft w:val="480"/>
          <w:marRight w:val="0"/>
          <w:marTop w:val="0"/>
          <w:marBottom w:val="0"/>
          <w:divBdr>
            <w:top w:val="none" w:sz="0" w:space="0" w:color="auto"/>
            <w:left w:val="none" w:sz="0" w:space="0" w:color="auto"/>
            <w:bottom w:val="none" w:sz="0" w:space="0" w:color="auto"/>
            <w:right w:val="none" w:sz="0" w:space="0" w:color="auto"/>
          </w:divBdr>
        </w:div>
        <w:div w:id="865797304">
          <w:marLeft w:val="480"/>
          <w:marRight w:val="0"/>
          <w:marTop w:val="0"/>
          <w:marBottom w:val="0"/>
          <w:divBdr>
            <w:top w:val="none" w:sz="0" w:space="0" w:color="auto"/>
            <w:left w:val="none" w:sz="0" w:space="0" w:color="auto"/>
            <w:bottom w:val="none" w:sz="0" w:space="0" w:color="auto"/>
            <w:right w:val="none" w:sz="0" w:space="0" w:color="auto"/>
          </w:divBdr>
        </w:div>
        <w:div w:id="217939310">
          <w:marLeft w:val="480"/>
          <w:marRight w:val="0"/>
          <w:marTop w:val="0"/>
          <w:marBottom w:val="0"/>
          <w:divBdr>
            <w:top w:val="none" w:sz="0" w:space="0" w:color="auto"/>
            <w:left w:val="none" w:sz="0" w:space="0" w:color="auto"/>
            <w:bottom w:val="none" w:sz="0" w:space="0" w:color="auto"/>
            <w:right w:val="none" w:sz="0" w:space="0" w:color="auto"/>
          </w:divBdr>
        </w:div>
        <w:div w:id="2133592770">
          <w:marLeft w:val="480"/>
          <w:marRight w:val="0"/>
          <w:marTop w:val="0"/>
          <w:marBottom w:val="0"/>
          <w:divBdr>
            <w:top w:val="none" w:sz="0" w:space="0" w:color="auto"/>
            <w:left w:val="none" w:sz="0" w:space="0" w:color="auto"/>
            <w:bottom w:val="none" w:sz="0" w:space="0" w:color="auto"/>
            <w:right w:val="none" w:sz="0" w:space="0" w:color="auto"/>
          </w:divBdr>
        </w:div>
        <w:div w:id="2063555247">
          <w:marLeft w:val="480"/>
          <w:marRight w:val="0"/>
          <w:marTop w:val="0"/>
          <w:marBottom w:val="0"/>
          <w:divBdr>
            <w:top w:val="none" w:sz="0" w:space="0" w:color="auto"/>
            <w:left w:val="none" w:sz="0" w:space="0" w:color="auto"/>
            <w:bottom w:val="none" w:sz="0" w:space="0" w:color="auto"/>
            <w:right w:val="none" w:sz="0" w:space="0" w:color="auto"/>
          </w:divBdr>
        </w:div>
      </w:divsChild>
    </w:div>
    <w:div w:id="758866647">
      <w:bodyDiv w:val="1"/>
      <w:marLeft w:val="0"/>
      <w:marRight w:val="0"/>
      <w:marTop w:val="0"/>
      <w:marBottom w:val="0"/>
      <w:divBdr>
        <w:top w:val="none" w:sz="0" w:space="0" w:color="auto"/>
        <w:left w:val="none" w:sz="0" w:space="0" w:color="auto"/>
        <w:bottom w:val="none" w:sz="0" w:space="0" w:color="auto"/>
        <w:right w:val="none" w:sz="0" w:space="0" w:color="auto"/>
      </w:divBdr>
    </w:div>
    <w:div w:id="758870350">
      <w:bodyDiv w:val="1"/>
      <w:marLeft w:val="0"/>
      <w:marRight w:val="0"/>
      <w:marTop w:val="0"/>
      <w:marBottom w:val="0"/>
      <w:divBdr>
        <w:top w:val="none" w:sz="0" w:space="0" w:color="auto"/>
        <w:left w:val="none" w:sz="0" w:space="0" w:color="auto"/>
        <w:bottom w:val="none" w:sz="0" w:space="0" w:color="auto"/>
        <w:right w:val="none" w:sz="0" w:space="0" w:color="auto"/>
      </w:divBdr>
    </w:div>
    <w:div w:id="758907607">
      <w:bodyDiv w:val="1"/>
      <w:marLeft w:val="0"/>
      <w:marRight w:val="0"/>
      <w:marTop w:val="0"/>
      <w:marBottom w:val="0"/>
      <w:divBdr>
        <w:top w:val="none" w:sz="0" w:space="0" w:color="auto"/>
        <w:left w:val="none" w:sz="0" w:space="0" w:color="auto"/>
        <w:bottom w:val="none" w:sz="0" w:space="0" w:color="auto"/>
        <w:right w:val="none" w:sz="0" w:space="0" w:color="auto"/>
      </w:divBdr>
      <w:divsChild>
        <w:div w:id="8913403">
          <w:marLeft w:val="480"/>
          <w:marRight w:val="0"/>
          <w:marTop w:val="0"/>
          <w:marBottom w:val="0"/>
          <w:divBdr>
            <w:top w:val="none" w:sz="0" w:space="0" w:color="auto"/>
            <w:left w:val="none" w:sz="0" w:space="0" w:color="auto"/>
            <w:bottom w:val="none" w:sz="0" w:space="0" w:color="auto"/>
            <w:right w:val="none" w:sz="0" w:space="0" w:color="auto"/>
          </w:divBdr>
        </w:div>
        <w:div w:id="77096698">
          <w:marLeft w:val="480"/>
          <w:marRight w:val="0"/>
          <w:marTop w:val="0"/>
          <w:marBottom w:val="0"/>
          <w:divBdr>
            <w:top w:val="none" w:sz="0" w:space="0" w:color="auto"/>
            <w:left w:val="none" w:sz="0" w:space="0" w:color="auto"/>
            <w:bottom w:val="none" w:sz="0" w:space="0" w:color="auto"/>
            <w:right w:val="none" w:sz="0" w:space="0" w:color="auto"/>
          </w:divBdr>
        </w:div>
        <w:div w:id="90669030">
          <w:marLeft w:val="480"/>
          <w:marRight w:val="0"/>
          <w:marTop w:val="0"/>
          <w:marBottom w:val="0"/>
          <w:divBdr>
            <w:top w:val="none" w:sz="0" w:space="0" w:color="auto"/>
            <w:left w:val="none" w:sz="0" w:space="0" w:color="auto"/>
            <w:bottom w:val="none" w:sz="0" w:space="0" w:color="auto"/>
            <w:right w:val="none" w:sz="0" w:space="0" w:color="auto"/>
          </w:divBdr>
        </w:div>
        <w:div w:id="102893882">
          <w:marLeft w:val="480"/>
          <w:marRight w:val="0"/>
          <w:marTop w:val="0"/>
          <w:marBottom w:val="0"/>
          <w:divBdr>
            <w:top w:val="none" w:sz="0" w:space="0" w:color="auto"/>
            <w:left w:val="none" w:sz="0" w:space="0" w:color="auto"/>
            <w:bottom w:val="none" w:sz="0" w:space="0" w:color="auto"/>
            <w:right w:val="none" w:sz="0" w:space="0" w:color="auto"/>
          </w:divBdr>
        </w:div>
        <w:div w:id="139925551">
          <w:marLeft w:val="480"/>
          <w:marRight w:val="0"/>
          <w:marTop w:val="0"/>
          <w:marBottom w:val="0"/>
          <w:divBdr>
            <w:top w:val="none" w:sz="0" w:space="0" w:color="auto"/>
            <w:left w:val="none" w:sz="0" w:space="0" w:color="auto"/>
            <w:bottom w:val="none" w:sz="0" w:space="0" w:color="auto"/>
            <w:right w:val="none" w:sz="0" w:space="0" w:color="auto"/>
          </w:divBdr>
        </w:div>
        <w:div w:id="174731074">
          <w:marLeft w:val="480"/>
          <w:marRight w:val="0"/>
          <w:marTop w:val="0"/>
          <w:marBottom w:val="0"/>
          <w:divBdr>
            <w:top w:val="none" w:sz="0" w:space="0" w:color="auto"/>
            <w:left w:val="none" w:sz="0" w:space="0" w:color="auto"/>
            <w:bottom w:val="none" w:sz="0" w:space="0" w:color="auto"/>
            <w:right w:val="none" w:sz="0" w:space="0" w:color="auto"/>
          </w:divBdr>
        </w:div>
        <w:div w:id="234634182">
          <w:marLeft w:val="480"/>
          <w:marRight w:val="0"/>
          <w:marTop w:val="0"/>
          <w:marBottom w:val="0"/>
          <w:divBdr>
            <w:top w:val="none" w:sz="0" w:space="0" w:color="auto"/>
            <w:left w:val="none" w:sz="0" w:space="0" w:color="auto"/>
            <w:bottom w:val="none" w:sz="0" w:space="0" w:color="auto"/>
            <w:right w:val="none" w:sz="0" w:space="0" w:color="auto"/>
          </w:divBdr>
        </w:div>
        <w:div w:id="259070676">
          <w:marLeft w:val="480"/>
          <w:marRight w:val="0"/>
          <w:marTop w:val="0"/>
          <w:marBottom w:val="0"/>
          <w:divBdr>
            <w:top w:val="none" w:sz="0" w:space="0" w:color="auto"/>
            <w:left w:val="none" w:sz="0" w:space="0" w:color="auto"/>
            <w:bottom w:val="none" w:sz="0" w:space="0" w:color="auto"/>
            <w:right w:val="none" w:sz="0" w:space="0" w:color="auto"/>
          </w:divBdr>
        </w:div>
        <w:div w:id="275258267">
          <w:marLeft w:val="480"/>
          <w:marRight w:val="0"/>
          <w:marTop w:val="0"/>
          <w:marBottom w:val="0"/>
          <w:divBdr>
            <w:top w:val="none" w:sz="0" w:space="0" w:color="auto"/>
            <w:left w:val="none" w:sz="0" w:space="0" w:color="auto"/>
            <w:bottom w:val="none" w:sz="0" w:space="0" w:color="auto"/>
            <w:right w:val="none" w:sz="0" w:space="0" w:color="auto"/>
          </w:divBdr>
        </w:div>
        <w:div w:id="301234038">
          <w:marLeft w:val="480"/>
          <w:marRight w:val="0"/>
          <w:marTop w:val="0"/>
          <w:marBottom w:val="0"/>
          <w:divBdr>
            <w:top w:val="none" w:sz="0" w:space="0" w:color="auto"/>
            <w:left w:val="none" w:sz="0" w:space="0" w:color="auto"/>
            <w:bottom w:val="none" w:sz="0" w:space="0" w:color="auto"/>
            <w:right w:val="none" w:sz="0" w:space="0" w:color="auto"/>
          </w:divBdr>
        </w:div>
        <w:div w:id="369889737">
          <w:marLeft w:val="480"/>
          <w:marRight w:val="0"/>
          <w:marTop w:val="0"/>
          <w:marBottom w:val="0"/>
          <w:divBdr>
            <w:top w:val="none" w:sz="0" w:space="0" w:color="auto"/>
            <w:left w:val="none" w:sz="0" w:space="0" w:color="auto"/>
            <w:bottom w:val="none" w:sz="0" w:space="0" w:color="auto"/>
            <w:right w:val="none" w:sz="0" w:space="0" w:color="auto"/>
          </w:divBdr>
        </w:div>
        <w:div w:id="379786048">
          <w:marLeft w:val="480"/>
          <w:marRight w:val="0"/>
          <w:marTop w:val="0"/>
          <w:marBottom w:val="0"/>
          <w:divBdr>
            <w:top w:val="none" w:sz="0" w:space="0" w:color="auto"/>
            <w:left w:val="none" w:sz="0" w:space="0" w:color="auto"/>
            <w:bottom w:val="none" w:sz="0" w:space="0" w:color="auto"/>
            <w:right w:val="none" w:sz="0" w:space="0" w:color="auto"/>
          </w:divBdr>
        </w:div>
        <w:div w:id="520977661">
          <w:marLeft w:val="480"/>
          <w:marRight w:val="0"/>
          <w:marTop w:val="0"/>
          <w:marBottom w:val="0"/>
          <w:divBdr>
            <w:top w:val="none" w:sz="0" w:space="0" w:color="auto"/>
            <w:left w:val="none" w:sz="0" w:space="0" w:color="auto"/>
            <w:bottom w:val="none" w:sz="0" w:space="0" w:color="auto"/>
            <w:right w:val="none" w:sz="0" w:space="0" w:color="auto"/>
          </w:divBdr>
        </w:div>
        <w:div w:id="525607479">
          <w:marLeft w:val="480"/>
          <w:marRight w:val="0"/>
          <w:marTop w:val="0"/>
          <w:marBottom w:val="0"/>
          <w:divBdr>
            <w:top w:val="none" w:sz="0" w:space="0" w:color="auto"/>
            <w:left w:val="none" w:sz="0" w:space="0" w:color="auto"/>
            <w:bottom w:val="none" w:sz="0" w:space="0" w:color="auto"/>
            <w:right w:val="none" w:sz="0" w:space="0" w:color="auto"/>
          </w:divBdr>
        </w:div>
        <w:div w:id="553126069">
          <w:marLeft w:val="480"/>
          <w:marRight w:val="0"/>
          <w:marTop w:val="0"/>
          <w:marBottom w:val="0"/>
          <w:divBdr>
            <w:top w:val="none" w:sz="0" w:space="0" w:color="auto"/>
            <w:left w:val="none" w:sz="0" w:space="0" w:color="auto"/>
            <w:bottom w:val="none" w:sz="0" w:space="0" w:color="auto"/>
            <w:right w:val="none" w:sz="0" w:space="0" w:color="auto"/>
          </w:divBdr>
        </w:div>
        <w:div w:id="608197225">
          <w:marLeft w:val="480"/>
          <w:marRight w:val="0"/>
          <w:marTop w:val="0"/>
          <w:marBottom w:val="0"/>
          <w:divBdr>
            <w:top w:val="none" w:sz="0" w:space="0" w:color="auto"/>
            <w:left w:val="none" w:sz="0" w:space="0" w:color="auto"/>
            <w:bottom w:val="none" w:sz="0" w:space="0" w:color="auto"/>
            <w:right w:val="none" w:sz="0" w:space="0" w:color="auto"/>
          </w:divBdr>
        </w:div>
        <w:div w:id="681861207">
          <w:marLeft w:val="480"/>
          <w:marRight w:val="0"/>
          <w:marTop w:val="0"/>
          <w:marBottom w:val="0"/>
          <w:divBdr>
            <w:top w:val="none" w:sz="0" w:space="0" w:color="auto"/>
            <w:left w:val="none" w:sz="0" w:space="0" w:color="auto"/>
            <w:bottom w:val="none" w:sz="0" w:space="0" w:color="auto"/>
            <w:right w:val="none" w:sz="0" w:space="0" w:color="auto"/>
          </w:divBdr>
        </w:div>
        <w:div w:id="703136222">
          <w:marLeft w:val="480"/>
          <w:marRight w:val="0"/>
          <w:marTop w:val="0"/>
          <w:marBottom w:val="0"/>
          <w:divBdr>
            <w:top w:val="none" w:sz="0" w:space="0" w:color="auto"/>
            <w:left w:val="none" w:sz="0" w:space="0" w:color="auto"/>
            <w:bottom w:val="none" w:sz="0" w:space="0" w:color="auto"/>
            <w:right w:val="none" w:sz="0" w:space="0" w:color="auto"/>
          </w:divBdr>
        </w:div>
        <w:div w:id="761410512">
          <w:marLeft w:val="480"/>
          <w:marRight w:val="0"/>
          <w:marTop w:val="0"/>
          <w:marBottom w:val="0"/>
          <w:divBdr>
            <w:top w:val="none" w:sz="0" w:space="0" w:color="auto"/>
            <w:left w:val="none" w:sz="0" w:space="0" w:color="auto"/>
            <w:bottom w:val="none" w:sz="0" w:space="0" w:color="auto"/>
            <w:right w:val="none" w:sz="0" w:space="0" w:color="auto"/>
          </w:divBdr>
        </w:div>
        <w:div w:id="800418588">
          <w:marLeft w:val="480"/>
          <w:marRight w:val="0"/>
          <w:marTop w:val="0"/>
          <w:marBottom w:val="0"/>
          <w:divBdr>
            <w:top w:val="none" w:sz="0" w:space="0" w:color="auto"/>
            <w:left w:val="none" w:sz="0" w:space="0" w:color="auto"/>
            <w:bottom w:val="none" w:sz="0" w:space="0" w:color="auto"/>
            <w:right w:val="none" w:sz="0" w:space="0" w:color="auto"/>
          </w:divBdr>
        </w:div>
        <w:div w:id="909968723">
          <w:marLeft w:val="480"/>
          <w:marRight w:val="0"/>
          <w:marTop w:val="0"/>
          <w:marBottom w:val="0"/>
          <w:divBdr>
            <w:top w:val="none" w:sz="0" w:space="0" w:color="auto"/>
            <w:left w:val="none" w:sz="0" w:space="0" w:color="auto"/>
            <w:bottom w:val="none" w:sz="0" w:space="0" w:color="auto"/>
            <w:right w:val="none" w:sz="0" w:space="0" w:color="auto"/>
          </w:divBdr>
        </w:div>
      </w:divsChild>
    </w:div>
    <w:div w:id="758911481">
      <w:bodyDiv w:val="1"/>
      <w:marLeft w:val="0"/>
      <w:marRight w:val="0"/>
      <w:marTop w:val="0"/>
      <w:marBottom w:val="0"/>
      <w:divBdr>
        <w:top w:val="none" w:sz="0" w:space="0" w:color="auto"/>
        <w:left w:val="none" w:sz="0" w:space="0" w:color="auto"/>
        <w:bottom w:val="none" w:sz="0" w:space="0" w:color="auto"/>
        <w:right w:val="none" w:sz="0" w:space="0" w:color="auto"/>
      </w:divBdr>
    </w:div>
    <w:div w:id="758915656">
      <w:bodyDiv w:val="1"/>
      <w:marLeft w:val="0"/>
      <w:marRight w:val="0"/>
      <w:marTop w:val="0"/>
      <w:marBottom w:val="0"/>
      <w:divBdr>
        <w:top w:val="none" w:sz="0" w:space="0" w:color="auto"/>
        <w:left w:val="none" w:sz="0" w:space="0" w:color="auto"/>
        <w:bottom w:val="none" w:sz="0" w:space="0" w:color="auto"/>
        <w:right w:val="none" w:sz="0" w:space="0" w:color="auto"/>
      </w:divBdr>
    </w:div>
    <w:div w:id="758989274">
      <w:bodyDiv w:val="1"/>
      <w:marLeft w:val="0"/>
      <w:marRight w:val="0"/>
      <w:marTop w:val="0"/>
      <w:marBottom w:val="0"/>
      <w:divBdr>
        <w:top w:val="none" w:sz="0" w:space="0" w:color="auto"/>
        <w:left w:val="none" w:sz="0" w:space="0" w:color="auto"/>
        <w:bottom w:val="none" w:sz="0" w:space="0" w:color="auto"/>
        <w:right w:val="none" w:sz="0" w:space="0" w:color="auto"/>
      </w:divBdr>
    </w:div>
    <w:div w:id="758990371">
      <w:bodyDiv w:val="1"/>
      <w:marLeft w:val="0"/>
      <w:marRight w:val="0"/>
      <w:marTop w:val="0"/>
      <w:marBottom w:val="0"/>
      <w:divBdr>
        <w:top w:val="none" w:sz="0" w:space="0" w:color="auto"/>
        <w:left w:val="none" w:sz="0" w:space="0" w:color="auto"/>
        <w:bottom w:val="none" w:sz="0" w:space="0" w:color="auto"/>
        <w:right w:val="none" w:sz="0" w:space="0" w:color="auto"/>
      </w:divBdr>
    </w:div>
    <w:div w:id="759107825">
      <w:bodyDiv w:val="1"/>
      <w:marLeft w:val="0"/>
      <w:marRight w:val="0"/>
      <w:marTop w:val="0"/>
      <w:marBottom w:val="0"/>
      <w:divBdr>
        <w:top w:val="none" w:sz="0" w:space="0" w:color="auto"/>
        <w:left w:val="none" w:sz="0" w:space="0" w:color="auto"/>
        <w:bottom w:val="none" w:sz="0" w:space="0" w:color="auto"/>
        <w:right w:val="none" w:sz="0" w:space="0" w:color="auto"/>
      </w:divBdr>
    </w:div>
    <w:div w:id="759178180">
      <w:bodyDiv w:val="1"/>
      <w:marLeft w:val="0"/>
      <w:marRight w:val="0"/>
      <w:marTop w:val="0"/>
      <w:marBottom w:val="0"/>
      <w:divBdr>
        <w:top w:val="none" w:sz="0" w:space="0" w:color="auto"/>
        <w:left w:val="none" w:sz="0" w:space="0" w:color="auto"/>
        <w:bottom w:val="none" w:sz="0" w:space="0" w:color="auto"/>
        <w:right w:val="none" w:sz="0" w:space="0" w:color="auto"/>
      </w:divBdr>
    </w:div>
    <w:div w:id="759183805">
      <w:bodyDiv w:val="1"/>
      <w:marLeft w:val="0"/>
      <w:marRight w:val="0"/>
      <w:marTop w:val="0"/>
      <w:marBottom w:val="0"/>
      <w:divBdr>
        <w:top w:val="none" w:sz="0" w:space="0" w:color="auto"/>
        <w:left w:val="none" w:sz="0" w:space="0" w:color="auto"/>
        <w:bottom w:val="none" w:sz="0" w:space="0" w:color="auto"/>
        <w:right w:val="none" w:sz="0" w:space="0" w:color="auto"/>
      </w:divBdr>
    </w:div>
    <w:div w:id="759253380">
      <w:bodyDiv w:val="1"/>
      <w:marLeft w:val="0"/>
      <w:marRight w:val="0"/>
      <w:marTop w:val="0"/>
      <w:marBottom w:val="0"/>
      <w:divBdr>
        <w:top w:val="none" w:sz="0" w:space="0" w:color="auto"/>
        <w:left w:val="none" w:sz="0" w:space="0" w:color="auto"/>
        <w:bottom w:val="none" w:sz="0" w:space="0" w:color="auto"/>
        <w:right w:val="none" w:sz="0" w:space="0" w:color="auto"/>
      </w:divBdr>
    </w:div>
    <w:div w:id="759525517">
      <w:bodyDiv w:val="1"/>
      <w:marLeft w:val="0"/>
      <w:marRight w:val="0"/>
      <w:marTop w:val="0"/>
      <w:marBottom w:val="0"/>
      <w:divBdr>
        <w:top w:val="none" w:sz="0" w:space="0" w:color="auto"/>
        <w:left w:val="none" w:sz="0" w:space="0" w:color="auto"/>
        <w:bottom w:val="none" w:sz="0" w:space="0" w:color="auto"/>
        <w:right w:val="none" w:sz="0" w:space="0" w:color="auto"/>
      </w:divBdr>
    </w:div>
    <w:div w:id="759641430">
      <w:bodyDiv w:val="1"/>
      <w:marLeft w:val="0"/>
      <w:marRight w:val="0"/>
      <w:marTop w:val="0"/>
      <w:marBottom w:val="0"/>
      <w:divBdr>
        <w:top w:val="none" w:sz="0" w:space="0" w:color="auto"/>
        <w:left w:val="none" w:sz="0" w:space="0" w:color="auto"/>
        <w:bottom w:val="none" w:sz="0" w:space="0" w:color="auto"/>
        <w:right w:val="none" w:sz="0" w:space="0" w:color="auto"/>
      </w:divBdr>
    </w:div>
    <w:div w:id="759719715">
      <w:bodyDiv w:val="1"/>
      <w:marLeft w:val="0"/>
      <w:marRight w:val="0"/>
      <w:marTop w:val="0"/>
      <w:marBottom w:val="0"/>
      <w:divBdr>
        <w:top w:val="none" w:sz="0" w:space="0" w:color="auto"/>
        <w:left w:val="none" w:sz="0" w:space="0" w:color="auto"/>
        <w:bottom w:val="none" w:sz="0" w:space="0" w:color="auto"/>
        <w:right w:val="none" w:sz="0" w:space="0" w:color="auto"/>
      </w:divBdr>
    </w:div>
    <w:div w:id="759720287">
      <w:bodyDiv w:val="1"/>
      <w:marLeft w:val="0"/>
      <w:marRight w:val="0"/>
      <w:marTop w:val="0"/>
      <w:marBottom w:val="0"/>
      <w:divBdr>
        <w:top w:val="none" w:sz="0" w:space="0" w:color="auto"/>
        <w:left w:val="none" w:sz="0" w:space="0" w:color="auto"/>
        <w:bottom w:val="none" w:sz="0" w:space="0" w:color="auto"/>
        <w:right w:val="none" w:sz="0" w:space="0" w:color="auto"/>
      </w:divBdr>
    </w:div>
    <w:div w:id="759788452">
      <w:bodyDiv w:val="1"/>
      <w:marLeft w:val="0"/>
      <w:marRight w:val="0"/>
      <w:marTop w:val="0"/>
      <w:marBottom w:val="0"/>
      <w:divBdr>
        <w:top w:val="none" w:sz="0" w:space="0" w:color="auto"/>
        <w:left w:val="none" w:sz="0" w:space="0" w:color="auto"/>
        <w:bottom w:val="none" w:sz="0" w:space="0" w:color="auto"/>
        <w:right w:val="none" w:sz="0" w:space="0" w:color="auto"/>
      </w:divBdr>
    </w:div>
    <w:div w:id="759982351">
      <w:bodyDiv w:val="1"/>
      <w:marLeft w:val="0"/>
      <w:marRight w:val="0"/>
      <w:marTop w:val="0"/>
      <w:marBottom w:val="0"/>
      <w:divBdr>
        <w:top w:val="none" w:sz="0" w:space="0" w:color="auto"/>
        <w:left w:val="none" w:sz="0" w:space="0" w:color="auto"/>
        <w:bottom w:val="none" w:sz="0" w:space="0" w:color="auto"/>
        <w:right w:val="none" w:sz="0" w:space="0" w:color="auto"/>
      </w:divBdr>
    </w:div>
    <w:div w:id="760108783">
      <w:bodyDiv w:val="1"/>
      <w:marLeft w:val="0"/>
      <w:marRight w:val="0"/>
      <w:marTop w:val="0"/>
      <w:marBottom w:val="0"/>
      <w:divBdr>
        <w:top w:val="none" w:sz="0" w:space="0" w:color="auto"/>
        <w:left w:val="none" w:sz="0" w:space="0" w:color="auto"/>
        <w:bottom w:val="none" w:sz="0" w:space="0" w:color="auto"/>
        <w:right w:val="none" w:sz="0" w:space="0" w:color="auto"/>
      </w:divBdr>
    </w:div>
    <w:div w:id="760368858">
      <w:bodyDiv w:val="1"/>
      <w:marLeft w:val="0"/>
      <w:marRight w:val="0"/>
      <w:marTop w:val="0"/>
      <w:marBottom w:val="0"/>
      <w:divBdr>
        <w:top w:val="none" w:sz="0" w:space="0" w:color="auto"/>
        <w:left w:val="none" w:sz="0" w:space="0" w:color="auto"/>
        <w:bottom w:val="none" w:sz="0" w:space="0" w:color="auto"/>
        <w:right w:val="none" w:sz="0" w:space="0" w:color="auto"/>
      </w:divBdr>
      <w:divsChild>
        <w:div w:id="34551905">
          <w:marLeft w:val="480"/>
          <w:marRight w:val="0"/>
          <w:marTop w:val="0"/>
          <w:marBottom w:val="0"/>
          <w:divBdr>
            <w:top w:val="none" w:sz="0" w:space="0" w:color="auto"/>
            <w:left w:val="none" w:sz="0" w:space="0" w:color="auto"/>
            <w:bottom w:val="none" w:sz="0" w:space="0" w:color="auto"/>
            <w:right w:val="none" w:sz="0" w:space="0" w:color="auto"/>
          </w:divBdr>
        </w:div>
        <w:div w:id="75707009">
          <w:marLeft w:val="480"/>
          <w:marRight w:val="0"/>
          <w:marTop w:val="0"/>
          <w:marBottom w:val="0"/>
          <w:divBdr>
            <w:top w:val="none" w:sz="0" w:space="0" w:color="auto"/>
            <w:left w:val="none" w:sz="0" w:space="0" w:color="auto"/>
            <w:bottom w:val="none" w:sz="0" w:space="0" w:color="auto"/>
            <w:right w:val="none" w:sz="0" w:space="0" w:color="auto"/>
          </w:divBdr>
        </w:div>
        <w:div w:id="117997421">
          <w:marLeft w:val="480"/>
          <w:marRight w:val="0"/>
          <w:marTop w:val="0"/>
          <w:marBottom w:val="0"/>
          <w:divBdr>
            <w:top w:val="none" w:sz="0" w:space="0" w:color="auto"/>
            <w:left w:val="none" w:sz="0" w:space="0" w:color="auto"/>
            <w:bottom w:val="none" w:sz="0" w:space="0" w:color="auto"/>
            <w:right w:val="none" w:sz="0" w:space="0" w:color="auto"/>
          </w:divBdr>
        </w:div>
        <w:div w:id="143931870">
          <w:marLeft w:val="480"/>
          <w:marRight w:val="0"/>
          <w:marTop w:val="0"/>
          <w:marBottom w:val="0"/>
          <w:divBdr>
            <w:top w:val="none" w:sz="0" w:space="0" w:color="auto"/>
            <w:left w:val="none" w:sz="0" w:space="0" w:color="auto"/>
            <w:bottom w:val="none" w:sz="0" w:space="0" w:color="auto"/>
            <w:right w:val="none" w:sz="0" w:space="0" w:color="auto"/>
          </w:divBdr>
        </w:div>
        <w:div w:id="156380788">
          <w:marLeft w:val="480"/>
          <w:marRight w:val="0"/>
          <w:marTop w:val="0"/>
          <w:marBottom w:val="0"/>
          <w:divBdr>
            <w:top w:val="none" w:sz="0" w:space="0" w:color="auto"/>
            <w:left w:val="none" w:sz="0" w:space="0" w:color="auto"/>
            <w:bottom w:val="none" w:sz="0" w:space="0" w:color="auto"/>
            <w:right w:val="none" w:sz="0" w:space="0" w:color="auto"/>
          </w:divBdr>
        </w:div>
        <w:div w:id="157382287">
          <w:marLeft w:val="480"/>
          <w:marRight w:val="0"/>
          <w:marTop w:val="0"/>
          <w:marBottom w:val="0"/>
          <w:divBdr>
            <w:top w:val="none" w:sz="0" w:space="0" w:color="auto"/>
            <w:left w:val="none" w:sz="0" w:space="0" w:color="auto"/>
            <w:bottom w:val="none" w:sz="0" w:space="0" w:color="auto"/>
            <w:right w:val="none" w:sz="0" w:space="0" w:color="auto"/>
          </w:divBdr>
        </w:div>
        <w:div w:id="331302505">
          <w:marLeft w:val="480"/>
          <w:marRight w:val="0"/>
          <w:marTop w:val="0"/>
          <w:marBottom w:val="0"/>
          <w:divBdr>
            <w:top w:val="none" w:sz="0" w:space="0" w:color="auto"/>
            <w:left w:val="none" w:sz="0" w:space="0" w:color="auto"/>
            <w:bottom w:val="none" w:sz="0" w:space="0" w:color="auto"/>
            <w:right w:val="none" w:sz="0" w:space="0" w:color="auto"/>
          </w:divBdr>
        </w:div>
        <w:div w:id="339738862">
          <w:marLeft w:val="480"/>
          <w:marRight w:val="0"/>
          <w:marTop w:val="0"/>
          <w:marBottom w:val="0"/>
          <w:divBdr>
            <w:top w:val="none" w:sz="0" w:space="0" w:color="auto"/>
            <w:left w:val="none" w:sz="0" w:space="0" w:color="auto"/>
            <w:bottom w:val="none" w:sz="0" w:space="0" w:color="auto"/>
            <w:right w:val="none" w:sz="0" w:space="0" w:color="auto"/>
          </w:divBdr>
        </w:div>
        <w:div w:id="340426508">
          <w:marLeft w:val="480"/>
          <w:marRight w:val="0"/>
          <w:marTop w:val="0"/>
          <w:marBottom w:val="0"/>
          <w:divBdr>
            <w:top w:val="none" w:sz="0" w:space="0" w:color="auto"/>
            <w:left w:val="none" w:sz="0" w:space="0" w:color="auto"/>
            <w:bottom w:val="none" w:sz="0" w:space="0" w:color="auto"/>
            <w:right w:val="none" w:sz="0" w:space="0" w:color="auto"/>
          </w:divBdr>
        </w:div>
        <w:div w:id="425073580">
          <w:marLeft w:val="480"/>
          <w:marRight w:val="0"/>
          <w:marTop w:val="0"/>
          <w:marBottom w:val="0"/>
          <w:divBdr>
            <w:top w:val="none" w:sz="0" w:space="0" w:color="auto"/>
            <w:left w:val="none" w:sz="0" w:space="0" w:color="auto"/>
            <w:bottom w:val="none" w:sz="0" w:space="0" w:color="auto"/>
            <w:right w:val="none" w:sz="0" w:space="0" w:color="auto"/>
          </w:divBdr>
        </w:div>
        <w:div w:id="462699194">
          <w:marLeft w:val="480"/>
          <w:marRight w:val="0"/>
          <w:marTop w:val="0"/>
          <w:marBottom w:val="0"/>
          <w:divBdr>
            <w:top w:val="none" w:sz="0" w:space="0" w:color="auto"/>
            <w:left w:val="none" w:sz="0" w:space="0" w:color="auto"/>
            <w:bottom w:val="none" w:sz="0" w:space="0" w:color="auto"/>
            <w:right w:val="none" w:sz="0" w:space="0" w:color="auto"/>
          </w:divBdr>
        </w:div>
        <w:div w:id="473908502">
          <w:marLeft w:val="480"/>
          <w:marRight w:val="0"/>
          <w:marTop w:val="0"/>
          <w:marBottom w:val="0"/>
          <w:divBdr>
            <w:top w:val="none" w:sz="0" w:space="0" w:color="auto"/>
            <w:left w:val="none" w:sz="0" w:space="0" w:color="auto"/>
            <w:bottom w:val="none" w:sz="0" w:space="0" w:color="auto"/>
            <w:right w:val="none" w:sz="0" w:space="0" w:color="auto"/>
          </w:divBdr>
        </w:div>
        <w:div w:id="484670017">
          <w:marLeft w:val="480"/>
          <w:marRight w:val="0"/>
          <w:marTop w:val="0"/>
          <w:marBottom w:val="0"/>
          <w:divBdr>
            <w:top w:val="none" w:sz="0" w:space="0" w:color="auto"/>
            <w:left w:val="none" w:sz="0" w:space="0" w:color="auto"/>
            <w:bottom w:val="none" w:sz="0" w:space="0" w:color="auto"/>
            <w:right w:val="none" w:sz="0" w:space="0" w:color="auto"/>
          </w:divBdr>
        </w:div>
        <w:div w:id="544177541">
          <w:marLeft w:val="480"/>
          <w:marRight w:val="0"/>
          <w:marTop w:val="0"/>
          <w:marBottom w:val="0"/>
          <w:divBdr>
            <w:top w:val="none" w:sz="0" w:space="0" w:color="auto"/>
            <w:left w:val="none" w:sz="0" w:space="0" w:color="auto"/>
            <w:bottom w:val="none" w:sz="0" w:space="0" w:color="auto"/>
            <w:right w:val="none" w:sz="0" w:space="0" w:color="auto"/>
          </w:divBdr>
        </w:div>
        <w:div w:id="664359925">
          <w:marLeft w:val="480"/>
          <w:marRight w:val="0"/>
          <w:marTop w:val="0"/>
          <w:marBottom w:val="0"/>
          <w:divBdr>
            <w:top w:val="none" w:sz="0" w:space="0" w:color="auto"/>
            <w:left w:val="none" w:sz="0" w:space="0" w:color="auto"/>
            <w:bottom w:val="none" w:sz="0" w:space="0" w:color="auto"/>
            <w:right w:val="none" w:sz="0" w:space="0" w:color="auto"/>
          </w:divBdr>
        </w:div>
        <w:div w:id="678628135">
          <w:marLeft w:val="480"/>
          <w:marRight w:val="0"/>
          <w:marTop w:val="0"/>
          <w:marBottom w:val="0"/>
          <w:divBdr>
            <w:top w:val="none" w:sz="0" w:space="0" w:color="auto"/>
            <w:left w:val="none" w:sz="0" w:space="0" w:color="auto"/>
            <w:bottom w:val="none" w:sz="0" w:space="0" w:color="auto"/>
            <w:right w:val="none" w:sz="0" w:space="0" w:color="auto"/>
          </w:divBdr>
        </w:div>
        <w:div w:id="714935174">
          <w:marLeft w:val="480"/>
          <w:marRight w:val="0"/>
          <w:marTop w:val="0"/>
          <w:marBottom w:val="0"/>
          <w:divBdr>
            <w:top w:val="none" w:sz="0" w:space="0" w:color="auto"/>
            <w:left w:val="none" w:sz="0" w:space="0" w:color="auto"/>
            <w:bottom w:val="none" w:sz="0" w:space="0" w:color="auto"/>
            <w:right w:val="none" w:sz="0" w:space="0" w:color="auto"/>
          </w:divBdr>
        </w:div>
        <w:div w:id="735317491">
          <w:marLeft w:val="480"/>
          <w:marRight w:val="0"/>
          <w:marTop w:val="0"/>
          <w:marBottom w:val="0"/>
          <w:divBdr>
            <w:top w:val="none" w:sz="0" w:space="0" w:color="auto"/>
            <w:left w:val="none" w:sz="0" w:space="0" w:color="auto"/>
            <w:bottom w:val="none" w:sz="0" w:space="0" w:color="auto"/>
            <w:right w:val="none" w:sz="0" w:space="0" w:color="auto"/>
          </w:divBdr>
        </w:div>
        <w:div w:id="740635530">
          <w:marLeft w:val="480"/>
          <w:marRight w:val="0"/>
          <w:marTop w:val="0"/>
          <w:marBottom w:val="0"/>
          <w:divBdr>
            <w:top w:val="none" w:sz="0" w:space="0" w:color="auto"/>
            <w:left w:val="none" w:sz="0" w:space="0" w:color="auto"/>
            <w:bottom w:val="none" w:sz="0" w:space="0" w:color="auto"/>
            <w:right w:val="none" w:sz="0" w:space="0" w:color="auto"/>
          </w:divBdr>
        </w:div>
        <w:div w:id="743380031">
          <w:marLeft w:val="480"/>
          <w:marRight w:val="0"/>
          <w:marTop w:val="0"/>
          <w:marBottom w:val="0"/>
          <w:divBdr>
            <w:top w:val="none" w:sz="0" w:space="0" w:color="auto"/>
            <w:left w:val="none" w:sz="0" w:space="0" w:color="auto"/>
            <w:bottom w:val="none" w:sz="0" w:space="0" w:color="auto"/>
            <w:right w:val="none" w:sz="0" w:space="0" w:color="auto"/>
          </w:divBdr>
        </w:div>
        <w:div w:id="751396794">
          <w:marLeft w:val="480"/>
          <w:marRight w:val="0"/>
          <w:marTop w:val="0"/>
          <w:marBottom w:val="0"/>
          <w:divBdr>
            <w:top w:val="none" w:sz="0" w:space="0" w:color="auto"/>
            <w:left w:val="none" w:sz="0" w:space="0" w:color="auto"/>
            <w:bottom w:val="none" w:sz="0" w:space="0" w:color="auto"/>
            <w:right w:val="none" w:sz="0" w:space="0" w:color="auto"/>
          </w:divBdr>
        </w:div>
        <w:div w:id="761149294">
          <w:marLeft w:val="480"/>
          <w:marRight w:val="0"/>
          <w:marTop w:val="0"/>
          <w:marBottom w:val="0"/>
          <w:divBdr>
            <w:top w:val="none" w:sz="0" w:space="0" w:color="auto"/>
            <w:left w:val="none" w:sz="0" w:space="0" w:color="auto"/>
            <w:bottom w:val="none" w:sz="0" w:space="0" w:color="auto"/>
            <w:right w:val="none" w:sz="0" w:space="0" w:color="auto"/>
          </w:divBdr>
        </w:div>
        <w:div w:id="811098232">
          <w:marLeft w:val="480"/>
          <w:marRight w:val="0"/>
          <w:marTop w:val="0"/>
          <w:marBottom w:val="0"/>
          <w:divBdr>
            <w:top w:val="none" w:sz="0" w:space="0" w:color="auto"/>
            <w:left w:val="none" w:sz="0" w:space="0" w:color="auto"/>
            <w:bottom w:val="none" w:sz="0" w:space="0" w:color="auto"/>
            <w:right w:val="none" w:sz="0" w:space="0" w:color="auto"/>
          </w:divBdr>
        </w:div>
        <w:div w:id="834808929">
          <w:marLeft w:val="480"/>
          <w:marRight w:val="0"/>
          <w:marTop w:val="0"/>
          <w:marBottom w:val="0"/>
          <w:divBdr>
            <w:top w:val="none" w:sz="0" w:space="0" w:color="auto"/>
            <w:left w:val="none" w:sz="0" w:space="0" w:color="auto"/>
            <w:bottom w:val="none" w:sz="0" w:space="0" w:color="auto"/>
            <w:right w:val="none" w:sz="0" w:space="0" w:color="auto"/>
          </w:divBdr>
        </w:div>
        <w:div w:id="861162540">
          <w:marLeft w:val="480"/>
          <w:marRight w:val="0"/>
          <w:marTop w:val="0"/>
          <w:marBottom w:val="0"/>
          <w:divBdr>
            <w:top w:val="none" w:sz="0" w:space="0" w:color="auto"/>
            <w:left w:val="none" w:sz="0" w:space="0" w:color="auto"/>
            <w:bottom w:val="none" w:sz="0" w:space="0" w:color="auto"/>
            <w:right w:val="none" w:sz="0" w:space="0" w:color="auto"/>
          </w:divBdr>
        </w:div>
      </w:divsChild>
    </w:div>
    <w:div w:id="760643092">
      <w:bodyDiv w:val="1"/>
      <w:marLeft w:val="0"/>
      <w:marRight w:val="0"/>
      <w:marTop w:val="0"/>
      <w:marBottom w:val="0"/>
      <w:divBdr>
        <w:top w:val="none" w:sz="0" w:space="0" w:color="auto"/>
        <w:left w:val="none" w:sz="0" w:space="0" w:color="auto"/>
        <w:bottom w:val="none" w:sz="0" w:space="0" w:color="auto"/>
        <w:right w:val="none" w:sz="0" w:space="0" w:color="auto"/>
      </w:divBdr>
    </w:div>
    <w:div w:id="760683723">
      <w:bodyDiv w:val="1"/>
      <w:marLeft w:val="0"/>
      <w:marRight w:val="0"/>
      <w:marTop w:val="0"/>
      <w:marBottom w:val="0"/>
      <w:divBdr>
        <w:top w:val="none" w:sz="0" w:space="0" w:color="auto"/>
        <w:left w:val="none" w:sz="0" w:space="0" w:color="auto"/>
        <w:bottom w:val="none" w:sz="0" w:space="0" w:color="auto"/>
        <w:right w:val="none" w:sz="0" w:space="0" w:color="auto"/>
      </w:divBdr>
    </w:div>
    <w:div w:id="760684629">
      <w:bodyDiv w:val="1"/>
      <w:marLeft w:val="0"/>
      <w:marRight w:val="0"/>
      <w:marTop w:val="0"/>
      <w:marBottom w:val="0"/>
      <w:divBdr>
        <w:top w:val="none" w:sz="0" w:space="0" w:color="auto"/>
        <w:left w:val="none" w:sz="0" w:space="0" w:color="auto"/>
        <w:bottom w:val="none" w:sz="0" w:space="0" w:color="auto"/>
        <w:right w:val="none" w:sz="0" w:space="0" w:color="auto"/>
      </w:divBdr>
    </w:div>
    <w:div w:id="760764077">
      <w:bodyDiv w:val="1"/>
      <w:marLeft w:val="0"/>
      <w:marRight w:val="0"/>
      <w:marTop w:val="0"/>
      <w:marBottom w:val="0"/>
      <w:divBdr>
        <w:top w:val="none" w:sz="0" w:space="0" w:color="auto"/>
        <w:left w:val="none" w:sz="0" w:space="0" w:color="auto"/>
        <w:bottom w:val="none" w:sz="0" w:space="0" w:color="auto"/>
        <w:right w:val="none" w:sz="0" w:space="0" w:color="auto"/>
      </w:divBdr>
    </w:div>
    <w:div w:id="760874700">
      <w:bodyDiv w:val="1"/>
      <w:marLeft w:val="0"/>
      <w:marRight w:val="0"/>
      <w:marTop w:val="0"/>
      <w:marBottom w:val="0"/>
      <w:divBdr>
        <w:top w:val="none" w:sz="0" w:space="0" w:color="auto"/>
        <w:left w:val="none" w:sz="0" w:space="0" w:color="auto"/>
        <w:bottom w:val="none" w:sz="0" w:space="0" w:color="auto"/>
        <w:right w:val="none" w:sz="0" w:space="0" w:color="auto"/>
      </w:divBdr>
    </w:div>
    <w:div w:id="760951991">
      <w:bodyDiv w:val="1"/>
      <w:marLeft w:val="0"/>
      <w:marRight w:val="0"/>
      <w:marTop w:val="0"/>
      <w:marBottom w:val="0"/>
      <w:divBdr>
        <w:top w:val="none" w:sz="0" w:space="0" w:color="auto"/>
        <w:left w:val="none" w:sz="0" w:space="0" w:color="auto"/>
        <w:bottom w:val="none" w:sz="0" w:space="0" w:color="auto"/>
        <w:right w:val="none" w:sz="0" w:space="0" w:color="auto"/>
      </w:divBdr>
    </w:div>
    <w:div w:id="761024523">
      <w:bodyDiv w:val="1"/>
      <w:marLeft w:val="0"/>
      <w:marRight w:val="0"/>
      <w:marTop w:val="0"/>
      <w:marBottom w:val="0"/>
      <w:divBdr>
        <w:top w:val="none" w:sz="0" w:space="0" w:color="auto"/>
        <w:left w:val="none" w:sz="0" w:space="0" w:color="auto"/>
        <w:bottom w:val="none" w:sz="0" w:space="0" w:color="auto"/>
        <w:right w:val="none" w:sz="0" w:space="0" w:color="auto"/>
      </w:divBdr>
      <w:divsChild>
        <w:div w:id="19093799">
          <w:marLeft w:val="480"/>
          <w:marRight w:val="0"/>
          <w:marTop w:val="0"/>
          <w:marBottom w:val="0"/>
          <w:divBdr>
            <w:top w:val="none" w:sz="0" w:space="0" w:color="auto"/>
            <w:left w:val="none" w:sz="0" w:space="0" w:color="auto"/>
            <w:bottom w:val="none" w:sz="0" w:space="0" w:color="auto"/>
            <w:right w:val="none" w:sz="0" w:space="0" w:color="auto"/>
          </w:divBdr>
        </w:div>
        <w:div w:id="56630338">
          <w:marLeft w:val="480"/>
          <w:marRight w:val="0"/>
          <w:marTop w:val="0"/>
          <w:marBottom w:val="0"/>
          <w:divBdr>
            <w:top w:val="none" w:sz="0" w:space="0" w:color="auto"/>
            <w:left w:val="none" w:sz="0" w:space="0" w:color="auto"/>
            <w:bottom w:val="none" w:sz="0" w:space="0" w:color="auto"/>
            <w:right w:val="none" w:sz="0" w:space="0" w:color="auto"/>
          </w:divBdr>
        </w:div>
        <w:div w:id="132260180">
          <w:marLeft w:val="480"/>
          <w:marRight w:val="0"/>
          <w:marTop w:val="0"/>
          <w:marBottom w:val="0"/>
          <w:divBdr>
            <w:top w:val="none" w:sz="0" w:space="0" w:color="auto"/>
            <w:left w:val="none" w:sz="0" w:space="0" w:color="auto"/>
            <w:bottom w:val="none" w:sz="0" w:space="0" w:color="auto"/>
            <w:right w:val="none" w:sz="0" w:space="0" w:color="auto"/>
          </w:divBdr>
        </w:div>
        <w:div w:id="139226434">
          <w:marLeft w:val="480"/>
          <w:marRight w:val="0"/>
          <w:marTop w:val="0"/>
          <w:marBottom w:val="0"/>
          <w:divBdr>
            <w:top w:val="none" w:sz="0" w:space="0" w:color="auto"/>
            <w:left w:val="none" w:sz="0" w:space="0" w:color="auto"/>
            <w:bottom w:val="none" w:sz="0" w:space="0" w:color="auto"/>
            <w:right w:val="none" w:sz="0" w:space="0" w:color="auto"/>
          </w:divBdr>
        </w:div>
        <w:div w:id="202251719">
          <w:marLeft w:val="480"/>
          <w:marRight w:val="0"/>
          <w:marTop w:val="0"/>
          <w:marBottom w:val="0"/>
          <w:divBdr>
            <w:top w:val="none" w:sz="0" w:space="0" w:color="auto"/>
            <w:left w:val="none" w:sz="0" w:space="0" w:color="auto"/>
            <w:bottom w:val="none" w:sz="0" w:space="0" w:color="auto"/>
            <w:right w:val="none" w:sz="0" w:space="0" w:color="auto"/>
          </w:divBdr>
        </w:div>
        <w:div w:id="208960007">
          <w:marLeft w:val="480"/>
          <w:marRight w:val="0"/>
          <w:marTop w:val="0"/>
          <w:marBottom w:val="0"/>
          <w:divBdr>
            <w:top w:val="none" w:sz="0" w:space="0" w:color="auto"/>
            <w:left w:val="none" w:sz="0" w:space="0" w:color="auto"/>
            <w:bottom w:val="none" w:sz="0" w:space="0" w:color="auto"/>
            <w:right w:val="none" w:sz="0" w:space="0" w:color="auto"/>
          </w:divBdr>
        </w:div>
        <w:div w:id="256443925">
          <w:marLeft w:val="480"/>
          <w:marRight w:val="0"/>
          <w:marTop w:val="0"/>
          <w:marBottom w:val="0"/>
          <w:divBdr>
            <w:top w:val="none" w:sz="0" w:space="0" w:color="auto"/>
            <w:left w:val="none" w:sz="0" w:space="0" w:color="auto"/>
            <w:bottom w:val="none" w:sz="0" w:space="0" w:color="auto"/>
            <w:right w:val="none" w:sz="0" w:space="0" w:color="auto"/>
          </w:divBdr>
        </w:div>
        <w:div w:id="307054766">
          <w:marLeft w:val="480"/>
          <w:marRight w:val="0"/>
          <w:marTop w:val="0"/>
          <w:marBottom w:val="0"/>
          <w:divBdr>
            <w:top w:val="none" w:sz="0" w:space="0" w:color="auto"/>
            <w:left w:val="none" w:sz="0" w:space="0" w:color="auto"/>
            <w:bottom w:val="none" w:sz="0" w:space="0" w:color="auto"/>
            <w:right w:val="none" w:sz="0" w:space="0" w:color="auto"/>
          </w:divBdr>
        </w:div>
        <w:div w:id="352389836">
          <w:marLeft w:val="480"/>
          <w:marRight w:val="0"/>
          <w:marTop w:val="0"/>
          <w:marBottom w:val="0"/>
          <w:divBdr>
            <w:top w:val="none" w:sz="0" w:space="0" w:color="auto"/>
            <w:left w:val="none" w:sz="0" w:space="0" w:color="auto"/>
            <w:bottom w:val="none" w:sz="0" w:space="0" w:color="auto"/>
            <w:right w:val="none" w:sz="0" w:space="0" w:color="auto"/>
          </w:divBdr>
        </w:div>
        <w:div w:id="406536862">
          <w:marLeft w:val="480"/>
          <w:marRight w:val="0"/>
          <w:marTop w:val="0"/>
          <w:marBottom w:val="0"/>
          <w:divBdr>
            <w:top w:val="none" w:sz="0" w:space="0" w:color="auto"/>
            <w:left w:val="none" w:sz="0" w:space="0" w:color="auto"/>
            <w:bottom w:val="none" w:sz="0" w:space="0" w:color="auto"/>
            <w:right w:val="none" w:sz="0" w:space="0" w:color="auto"/>
          </w:divBdr>
        </w:div>
        <w:div w:id="434250119">
          <w:marLeft w:val="480"/>
          <w:marRight w:val="0"/>
          <w:marTop w:val="0"/>
          <w:marBottom w:val="0"/>
          <w:divBdr>
            <w:top w:val="none" w:sz="0" w:space="0" w:color="auto"/>
            <w:left w:val="none" w:sz="0" w:space="0" w:color="auto"/>
            <w:bottom w:val="none" w:sz="0" w:space="0" w:color="auto"/>
            <w:right w:val="none" w:sz="0" w:space="0" w:color="auto"/>
          </w:divBdr>
        </w:div>
        <w:div w:id="477109634">
          <w:marLeft w:val="480"/>
          <w:marRight w:val="0"/>
          <w:marTop w:val="0"/>
          <w:marBottom w:val="0"/>
          <w:divBdr>
            <w:top w:val="none" w:sz="0" w:space="0" w:color="auto"/>
            <w:left w:val="none" w:sz="0" w:space="0" w:color="auto"/>
            <w:bottom w:val="none" w:sz="0" w:space="0" w:color="auto"/>
            <w:right w:val="none" w:sz="0" w:space="0" w:color="auto"/>
          </w:divBdr>
        </w:div>
        <w:div w:id="477654454">
          <w:marLeft w:val="480"/>
          <w:marRight w:val="0"/>
          <w:marTop w:val="0"/>
          <w:marBottom w:val="0"/>
          <w:divBdr>
            <w:top w:val="none" w:sz="0" w:space="0" w:color="auto"/>
            <w:left w:val="none" w:sz="0" w:space="0" w:color="auto"/>
            <w:bottom w:val="none" w:sz="0" w:space="0" w:color="auto"/>
            <w:right w:val="none" w:sz="0" w:space="0" w:color="auto"/>
          </w:divBdr>
        </w:div>
        <w:div w:id="506754375">
          <w:marLeft w:val="480"/>
          <w:marRight w:val="0"/>
          <w:marTop w:val="0"/>
          <w:marBottom w:val="0"/>
          <w:divBdr>
            <w:top w:val="none" w:sz="0" w:space="0" w:color="auto"/>
            <w:left w:val="none" w:sz="0" w:space="0" w:color="auto"/>
            <w:bottom w:val="none" w:sz="0" w:space="0" w:color="auto"/>
            <w:right w:val="none" w:sz="0" w:space="0" w:color="auto"/>
          </w:divBdr>
        </w:div>
        <w:div w:id="668101718">
          <w:marLeft w:val="480"/>
          <w:marRight w:val="0"/>
          <w:marTop w:val="0"/>
          <w:marBottom w:val="0"/>
          <w:divBdr>
            <w:top w:val="none" w:sz="0" w:space="0" w:color="auto"/>
            <w:left w:val="none" w:sz="0" w:space="0" w:color="auto"/>
            <w:bottom w:val="none" w:sz="0" w:space="0" w:color="auto"/>
            <w:right w:val="none" w:sz="0" w:space="0" w:color="auto"/>
          </w:divBdr>
        </w:div>
        <w:div w:id="700790837">
          <w:marLeft w:val="480"/>
          <w:marRight w:val="0"/>
          <w:marTop w:val="0"/>
          <w:marBottom w:val="0"/>
          <w:divBdr>
            <w:top w:val="none" w:sz="0" w:space="0" w:color="auto"/>
            <w:left w:val="none" w:sz="0" w:space="0" w:color="auto"/>
            <w:bottom w:val="none" w:sz="0" w:space="0" w:color="auto"/>
            <w:right w:val="none" w:sz="0" w:space="0" w:color="auto"/>
          </w:divBdr>
        </w:div>
        <w:div w:id="753280704">
          <w:marLeft w:val="480"/>
          <w:marRight w:val="0"/>
          <w:marTop w:val="0"/>
          <w:marBottom w:val="0"/>
          <w:divBdr>
            <w:top w:val="none" w:sz="0" w:space="0" w:color="auto"/>
            <w:left w:val="none" w:sz="0" w:space="0" w:color="auto"/>
            <w:bottom w:val="none" w:sz="0" w:space="0" w:color="auto"/>
            <w:right w:val="none" w:sz="0" w:space="0" w:color="auto"/>
          </w:divBdr>
        </w:div>
        <w:div w:id="763191533">
          <w:marLeft w:val="480"/>
          <w:marRight w:val="0"/>
          <w:marTop w:val="0"/>
          <w:marBottom w:val="0"/>
          <w:divBdr>
            <w:top w:val="none" w:sz="0" w:space="0" w:color="auto"/>
            <w:left w:val="none" w:sz="0" w:space="0" w:color="auto"/>
            <w:bottom w:val="none" w:sz="0" w:space="0" w:color="auto"/>
            <w:right w:val="none" w:sz="0" w:space="0" w:color="auto"/>
          </w:divBdr>
        </w:div>
        <w:div w:id="774204270">
          <w:marLeft w:val="480"/>
          <w:marRight w:val="0"/>
          <w:marTop w:val="0"/>
          <w:marBottom w:val="0"/>
          <w:divBdr>
            <w:top w:val="none" w:sz="0" w:space="0" w:color="auto"/>
            <w:left w:val="none" w:sz="0" w:space="0" w:color="auto"/>
            <w:bottom w:val="none" w:sz="0" w:space="0" w:color="auto"/>
            <w:right w:val="none" w:sz="0" w:space="0" w:color="auto"/>
          </w:divBdr>
        </w:div>
        <w:div w:id="863708101">
          <w:marLeft w:val="480"/>
          <w:marRight w:val="0"/>
          <w:marTop w:val="0"/>
          <w:marBottom w:val="0"/>
          <w:divBdr>
            <w:top w:val="none" w:sz="0" w:space="0" w:color="auto"/>
            <w:left w:val="none" w:sz="0" w:space="0" w:color="auto"/>
            <w:bottom w:val="none" w:sz="0" w:space="0" w:color="auto"/>
            <w:right w:val="none" w:sz="0" w:space="0" w:color="auto"/>
          </w:divBdr>
        </w:div>
        <w:div w:id="864096459">
          <w:marLeft w:val="480"/>
          <w:marRight w:val="0"/>
          <w:marTop w:val="0"/>
          <w:marBottom w:val="0"/>
          <w:divBdr>
            <w:top w:val="none" w:sz="0" w:space="0" w:color="auto"/>
            <w:left w:val="none" w:sz="0" w:space="0" w:color="auto"/>
            <w:bottom w:val="none" w:sz="0" w:space="0" w:color="auto"/>
            <w:right w:val="none" w:sz="0" w:space="0" w:color="auto"/>
          </w:divBdr>
        </w:div>
        <w:div w:id="864101403">
          <w:marLeft w:val="480"/>
          <w:marRight w:val="0"/>
          <w:marTop w:val="0"/>
          <w:marBottom w:val="0"/>
          <w:divBdr>
            <w:top w:val="none" w:sz="0" w:space="0" w:color="auto"/>
            <w:left w:val="none" w:sz="0" w:space="0" w:color="auto"/>
            <w:bottom w:val="none" w:sz="0" w:space="0" w:color="auto"/>
            <w:right w:val="none" w:sz="0" w:space="0" w:color="auto"/>
          </w:divBdr>
        </w:div>
        <w:div w:id="877815321">
          <w:marLeft w:val="480"/>
          <w:marRight w:val="0"/>
          <w:marTop w:val="0"/>
          <w:marBottom w:val="0"/>
          <w:divBdr>
            <w:top w:val="none" w:sz="0" w:space="0" w:color="auto"/>
            <w:left w:val="none" w:sz="0" w:space="0" w:color="auto"/>
            <w:bottom w:val="none" w:sz="0" w:space="0" w:color="auto"/>
            <w:right w:val="none" w:sz="0" w:space="0" w:color="auto"/>
          </w:divBdr>
        </w:div>
      </w:divsChild>
    </w:div>
    <w:div w:id="761070929">
      <w:bodyDiv w:val="1"/>
      <w:marLeft w:val="0"/>
      <w:marRight w:val="0"/>
      <w:marTop w:val="0"/>
      <w:marBottom w:val="0"/>
      <w:divBdr>
        <w:top w:val="none" w:sz="0" w:space="0" w:color="auto"/>
        <w:left w:val="none" w:sz="0" w:space="0" w:color="auto"/>
        <w:bottom w:val="none" w:sz="0" w:space="0" w:color="auto"/>
        <w:right w:val="none" w:sz="0" w:space="0" w:color="auto"/>
      </w:divBdr>
    </w:div>
    <w:div w:id="761074898">
      <w:bodyDiv w:val="1"/>
      <w:marLeft w:val="0"/>
      <w:marRight w:val="0"/>
      <w:marTop w:val="0"/>
      <w:marBottom w:val="0"/>
      <w:divBdr>
        <w:top w:val="none" w:sz="0" w:space="0" w:color="auto"/>
        <w:left w:val="none" w:sz="0" w:space="0" w:color="auto"/>
        <w:bottom w:val="none" w:sz="0" w:space="0" w:color="auto"/>
        <w:right w:val="none" w:sz="0" w:space="0" w:color="auto"/>
      </w:divBdr>
    </w:div>
    <w:div w:id="761075250">
      <w:bodyDiv w:val="1"/>
      <w:marLeft w:val="0"/>
      <w:marRight w:val="0"/>
      <w:marTop w:val="0"/>
      <w:marBottom w:val="0"/>
      <w:divBdr>
        <w:top w:val="none" w:sz="0" w:space="0" w:color="auto"/>
        <w:left w:val="none" w:sz="0" w:space="0" w:color="auto"/>
        <w:bottom w:val="none" w:sz="0" w:space="0" w:color="auto"/>
        <w:right w:val="none" w:sz="0" w:space="0" w:color="auto"/>
      </w:divBdr>
    </w:div>
    <w:div w:id="761098635">
      <w:bodyDiv w:val="1"/>
      <w:marLeft w:val="0"/>
      <w:marRight w:val="0"/>
      <w:marTop w:val="0"/>
      <w:marBottom w:val="0"/>
      <w:divBdr>
        <w:top w:val="none" w:sz="0" w:space="0" w:color="auto"/>
        <w:left w:val="none" w:sz="0" w:space="0" w:color="auto"/>
        <w:bottom w:val="none" w:sz="0" w:space="0" w:color="auto"/>
        <w:right w:val="none" w:sz="0" w:space="0" w:color="auto"/>
      </w:divBdr>
    </w:div>
    <w:div w:id="761297727">
      <w:bodyDiv w:val="1"/>
      <w:marLeft w:val="0"/>
      <w:marRight w:val="0"/>
      <w:marTop w:val="0"/>
      <w:marBottom w:val="0"/>
      <w:divBdr>
        <w:top w:val="none" w:sz="0" w:space="0" w:color="auto"/>
        <w:left w:val="none" w:sz="0" w:space="0" w:color="auto"/>
        <w:bottom w:val="none" w:sz="0" w:space="0" w:color="auto"/>
        <w:right w:val="none" w:sz="0" w:space="0" w:color="auto"/>
      </w:divBdr>
    </w:div>
    <w:div w:id="761297818">
      <w:bodyDiv w:val="1"/>
      <w:marLeft w:val="0"/>
      <w:marRight w:val="0"/>
      <w:marTop w:val="0"/>
      <w:marBottom w:val="0"/>
      <w:divBdr>
        <w:top w:val="none" w:sz="0" w:space="0" w:color="auto"/>
        <w:left w:val="none" w:sz="0" w:space="0" w:color="auto"/>
        <w:bottom w:val="none" w:sz="0" w:space="0" w:color="auto"/>
        <w:right w:val="none" w:sz="0" w:space="0" w:color="auto"/>
      </w:divBdr>
    </w:div>
    <w:div w:id="761485628">
      <w:bodyDiv w:val="1"/>
      <w:marLeft w:val="0"/>
      <w:marRight w:val="0"/>
      <w:marTop w:val="0"/>
      <w:marBottom w:val="0"/>
      <w:divBdr>
        <w:top w:val="none" w:sz="0" w:space="0" w:color="auto"/>
        <w:left w:val="none" w:sz="0" w:space="0" w:color="auto"/>
        <w:bottom w:val="none" w:sz="0" w:space="0" w:color="auto"/>
        <w:right w:val="none" w:sz="0" w:space="0" w:color="auto"/>
      </w:divBdr>
    </w:div>
    <w:div w:id="761533566">
      <w:bodyDiv w:val="1"/>
      <w:marLeft w:val="0"/>
      <w:marRight w:val="0"/>
      <w:marTop w:val="0"/>
      <w:marBottom w:val="0"/>
      <w:divBdr>
        <w:top w:val="none" w:sz="0" w:space="0" w:color="auto"/>
        <w:left w:val="none" w:sz="0" w:space="0" w:color="auto"/>
        <w:bottom w:val="none" w:sz="0" w:space="0" w:color="auto"/>
        <w:right w:val="none" w:sz="0" w:space="0" w:color="auto"/>
      </w:divBdr>
    </w:div>
    <w:div w:id="761612337">
      <w:bodyDiv w:val="1"/>
      <w:marLeft w:val="0"/>
      <w:marRight w:val="0"/>
      <w:marTop w:val="0"/>
      <w:marBottom w:val="0"/>
      <w:divBdr>
        <w:top w:val="none" w:sz="0" w:space="0" w:color="auto"/>
        <w:left w:val="none" w:sz="0" w:space="0" w:color="auto"/>
        <w:bottom w:val="none" w:sz="0" w:space="0" w:color="auto"/>
        <w:right w:val="none" w:sz="0" w:space="0" w:color="auto"/>
      </w:divBdr>
    </w:div>
    <w:div w:id="761612907">
      <w:bodyDiv w:val="1"/>
      <w:marLeft w:val="0"/>
      <w:marRight w:val="0"/>
      <w:marTop w:val="0"/>
      <w:marBottom w:val="0"/>
      <w:divBdr>
        <w:top w:val="none" w:sz="0" w:space="0" w:color="auto"/>
        <w:left w:val="none" w:sz="0" w:space="0" w:color="auto"/>
        <w:bottom w:val="none" w:sz="0" w:space="0" w:color="auto"/>
        <w:right w:val="none" w:sz="0" w:space="0" w:color="auto"/>
      </w:divBdr>
    </w:div>
    <w:div w:id="761729707">
      <w:bodyDiv w:val="1"/>
      <w:marLeft w:val="0"/>
      <w:marRight w:val="0"/>
      <w:marTop w:val="0"/>
      <w:marBottom w:val="0"/>
      <w:divBdr>
        <w:top w:val="none" w:sz="0" w:space="0" w:color="auto"/>
        <w:left w:val="none" w:sz="0" w:space="0" w:color="auto"/>
        <w:bottom w:val="none" w:sz="0" w:space="0" w:color="auto"/>
        <w:right w:val="none" w:sz="0" w:space="0" w:color="auto"/>
      </w:divBdr>
    </w:div>
    <w:div w:id="761796876">
      <w:bodyDiv w:val="1"/>
      <w:marLeft w:val="0"/>
      <w:marRight w:val="0"/>
      <w:marTop w:val="0"/>
      <w:marBottom w:val="0"/>
      <w:divBdr>
        <w:top w:val="none" w:sz="0" w:space="0" w:color="auto"/>
        <w:left w:val="none" w:sz="0" w:space="0" w:color="auto"/>
        <w:bottom w:val="none" w:sz="0" w:space="0" w:color="auto"/>
        <w:right w:val="none" w:sz="0" w:space="0" w:color="auto"/>
      </w:divBdr>
    </w:div>
    <w:div w:id="761947198">
      <w:bodyDiv w:val="1"/>
      <w:marLeft w:val="0"/>
      <w:marRight w:val="0"/>
      <w:marTop w:val="0"/>
      <w:marBottom w:val="0"/>
      <w:divBdr>
        <w:top w:val="none" w:sz="0" w:space="0" w:color="auto"/>
        <w:left w:val="none" w:sz="0" w:space="0" w:color="auto"/>
        <w:bottom w:val="none" w:sz="0" w:space="0" w:color="auto"/>
        <w:right w:val="none" w:sz="0" w:space="0" w:color="auto"/>
      </w:divBdr>
    </w:div>
    <w:div w:id="761947283">
      <w:bodyDiv w:val="1"/>
      <w:marLeft w:val="0"/>
      <w:marRight w:val="0"/>
      <w:marTop w:val="0"/>
      <w:marBottom w:val="0"/>
      <w:divBdr>
        <w:top w:val="none" w:sz="0" w:space="0" w:color="auto"/>
        <w:left w:val="none" w:sz="0" w:space="0" w:color="auto"/>
        <w:bottom w:val="none" w:sz="0" w:space="0" w:color="auto"/>
        <w:right w:val="none" w:sz="0" w:space="0" w:color="auto"/>
      </w:divBdr>
    </w:div>
    <w:div w:id="761991872">
      <w:bodyDiv w:val="1"/>
      <w:marLeft w:val="0"/>
      <w:marRight w:val="0"/>
      <w:marTop w:val="0"/>
      <w:marBottom w:val="0"/>
      <w:divBdr>
        <w:top w:val="none" w:sz="0" w:space="0" w:color="auto"/>
        <w:left w:val="none" w:sz="0" w:space="0" w:color="auto"/>
        <w:bottom w:val="none" w:sz="0" w:space="0" w:color="auto"/>
        <w:right w:val="none" w:sz="0" w:space="0" w:color="auto"/>
      </w:divBdr>
    </w:div>
    <w:div w:id="761996504">
      <w:bodyDiv w:val="1"/>
      <w:marLeft w:val="0"/>
      <w:marRight w:val="0"/>
      <w:marTop w:val="0"/>
      <w:marBottom w:val="0"/>
      <w:divBdr>
        <w:top w:val="none" w:sz="0" w:space="0" w:color="auto"/>
        <w:left w:val="none" w:sz="0" w:space="0" w:color="auto"/>
        <w:bottom w:val="none" w:sz="0" w:space="0" w:color="auto"/>
        <w:right w:val="none" w:sz="0" w:space="0" w:color="auto"/>
      </w:divBdr>
    </w:div>
    <w:div w:id="762070835">
      <w:bodyDiv w:val="1"/>
      <w:marLeft w:val="0"/>
      <w:marRight w:val="0"/>
      <w:marTop w:val="0"/>
      <w:marBottom w:val="0"/>
      <w:divBdr>
        <w:top w:val="none" w:sz="0" w:space="0" w:color="auto"/>
        <w:left w:val="none" w:sz="0" w:space="0" w:color="auto"/>
        <w:bottom w:val="none" w:sz="0" w:space="0" w:color="auto"/>
        <w:right w:val="none" w:sz="0" w:space="0" w:color="auto"/>
      </w:divBdr>
      <w:divsChild>
        <w:div w:id="35129520">
          <w:marLeft w:val="480"/>
          <w:marRight w:val="0"/>
          <w:marTop w:val="0"/>
          <w:marBottom w:val="0"/>
          <w:divBdr>
            <w:top w:val="none" w:sz="0" w:space="0" w:color="auto"/>
            <w:left w:val="none" w:sz="0" w:space="0" w:color="auto"/>
            <w:bottom w:val="none" w:sz="0" w:space="0" w:color="auto"/>
            <w:right w:val="none" w:sz="0" w:space="0" w:color="auto"/>
          </w:divBdr>
        </w:div>
        <w:div w:id="42218339">
          <w:marLeft w:val="480"/>
          <w:marRight w:val="0"/>
          <w:marTop w:val="0"/>
          <w:marBottom w:val="0"/>
          <w:divBdr>
            <w:top w:val="none" w:sz="0" w:space="0" w:color="auto"/>
            <w:left w:val="none" w:sz="0" w:space="0" w:color="auto"/>
            <w:bottom w:val="none" w:sz="0" w:space="0" w:color="auto"/>
            <w:right w:val="none" w:sz="0" w:space="0" w:color="auto"/>
          </w:divBdr>
        </w:div>
        <w:div w:id="77144701">
          <w:marLeft w:val="480"/>
          <w:marRight w:val="0"/>
          <w:marTop w:val="0"/>
          <w:marBottom w:val="0"/>
          <w:divBdr>
            <w:top w:val="none" w:sz="0" w:space="0" w:color="auto"/>
            <w:left w:val="none" w:sz="0" w:space="0" w:color="auto"/>
            <w:bottom w:val="none" w:sz="0" w:space="0" w:color="auto"/>
            <w:right w:val="none" w:sz="0" w:space="0" w:color="auto"/>
          </w:divBdr>
        </w:div>
        <w:div w:id="95641688">
          <w:marLeft w:val="480"/>
          <w:marRight w:val="0"/>
          <w:marTop w:val="0"/>
          <w:marBottom w:val="0"/>
          <w:divBdr>
            <w:top w:val="none" w:sz="0" w:space="0" w:color="auto"/>
            <w:left w:val="none" w:sz="0" w:space="0" w:color="auto"/>
            <w:bottom w:val="none" w:sz="0" w:space="0" w:color="auto"/>
            <w:right w:val="none" w:sz="0" w:space="0" w:color="auto"/>
          </w:divBdr>
        </w:div>
        <w:div w:id="102919134">
          <w:marLeft w:val="480"/>
          <w:marRight w:val="0"/>
          <w:marTop w:val="0"/>
          <w:marBottom w:val="0"/>
          <w:divBdr>
            <w:top w:val="none" w:sz="0" w:space="0" w:color="auto"/>
            <w:left w:val="none" w:sz="0" w:space="0" w:color="auto"/>
            <w:bottom w:val="none" w:sz="0" w:space="0" w:color="auto"/>
            <w:right w:val="none" w:sz="0" w:space="0" w:color="auto"/>
          </w:divBdr>
        </w:div>
        <w:div w:id="122627099">
          <w:marLeft w:val="480"/>
          <w:marRight w:val="0"/>
          <w:marTop w:val="0"/>
          <w:marBottom w:val="0"/>
          <w:divBdr>
            <w:top w:val="none" w:sz="0" w:space="0" w:color="auto"/>
            <w:left w:val="none" w:sz="0" w:space="0" w:color="auto"/>
            <w:bottom w:val="none" w:sz="0" w:space="0" w:color="auto"/>
            <w:right w:val="none" w:sz="0" w:space="0" w:color="auto"/>
          </w:divBdr>
        </w:div>
        <w:div w:id="134224236">
          <w:marLeft w:val="480"/>
          <w:marRight w:val="0"/>
          <w:marTop w:val="0"/>
          <w:marBottom w:val="0"/>
          <w:divBdr>
            <w:top w:val="none" w:sz="0" w:space="0" w:color="auto"/>
            <w:left w:val="none" w:sz="0" w:space="0" w:color="auto"/>
            <w:bottom w:val="none" w:sz="0" w:space="0" w:color="auto"/>
            <w:right w:val="none" w:sz="0" w:space="0" w:color="auto"/>
          </w:divBdr>
        </w:div>
        <w:div w:id="178202800">
          <w:marLeft w:val="480"/>
          <w:marRight w:val="0"/>
          <w:marTop w:val="0"/>
          <w:marBottom w:val="0"/>
          <w:divBdr>
            <w:top w:val="none" w:sz="0" w:space="0" w:color="auto"/>
            <w:left w:val="none" w:sz="0" w:space="0" w:color="auto"/>
            <w:bottom w:val="none" w:sz="0" w:space="0" w:color="auto"/>
            <w:right w:val="none" w:sz="0" w:space="0" w:color="auto"/>
          </w:divBdr>
        </w:div>
        <w:div w:id="234584437">
          <w:marLeft w:val="480"/>
          <w:marRight w:val="0"/>
          <w:marTop w:val="0"/>
          <w:marBottom w:val="0"/>
          <w:divBdr>
            <w:top w:val="none" w:sz="0" w:space="0" w:color="auto"/>
            <w:left w:val="none" w:sz="0" w:space="0" w:color="auto"/>
            <w:bottom w:val="none" w:sz="0" w:space="0" w:color="auto"/>
            <w:right w:val="none" w:sz="0" w:space="0" w:color="auto"/>
          </w:divBdr>
        </w:div>
        <w:div w:id="318969603">
          <w:marLeft w:val="480"/>
          <w:marRight w:val="0"/>
          <w:marTop w:val="0"/>
          <w:marBottom w:val="0"/>
          <w:divBdr>
            <w:top w:val="none" w:sz="0" w:space="0" w:color="auto"/>
            <w:left w:val="none" w:sz="0" w:space="0" w:color="auto"/>
            <w:bottom w:val="none" w:sz="0" w:space="0" w:color="auto"/>
            <w:right w:val="none" w:sz="0" w:space="0" w:color="auto"/>
          </w:divBdr>
        </w:div>
        <w:div w:id="321550011">
          <w:marLeft w:val="480"/>
          <w:marRight w:val="0"/>
          <w:marTop w:val="0"/>
          <w:marBottom w:val="0"/>
          <w:divBdr>
            <w:top w:val="none" w:sz="0" w:space="0" w:color="auto"/>
            <w:left w:val="none" w:sz="0" w:space="0" w:color="auto"/>
            <w:bottom w:val="none" w:sz="0" w:space="0" w:color="auto"/>
            <w:right w:val="none" w:sz="0" w:space="0" w:color="auto"/>
          </w:divBdr>
        </w:div>
        <w:div w:id="348720100">
          <w:marLeft w:val="480"/>
          <w:marRight w:val="0"/>
          <w:marTop w:val="0"/>
          <w:marBottom w:val="0"/>
          <w:divBdr>
            <w:top w:val="none" w:sz="0" w:space="0" w:color="auto"/>
            <w:left w:val="none" w:sz="0" w:space="0" w:color="auto"/>
            <w:bottom w:val="none" w:sz="0" w:space="0" w:color="auto"/>
            <w:right w:val="none" w:sz="0" w:space="0" w:color="auto"/>
          </w:divBdr>
        </w:div>
        <w:div w:id="394865264">
          <w:marLeft w:val="480"/>
          <w:marRight w:val="0"/>
          <w:marTop w:val="0"/>
          <w:marBottom w:val="0"/>
          <w:divBdr>
            <w:top w:val="none" w:sz="0" w:space="0" w:color="auto"/>
            <w:left w:val="none" w:sz="0" w:space="0" w:color="auto"/>
            <w:bottom w:val="none" w:sz="0" w:space="0" w:color="auto"/>
            <w:right w:val="none" w:sz="0" w:space="0" w:color="auto"/>
          </w:divBdr>
        </w:div>
        <w:div w:id="395586989">
          <w:marLeft w:val="480"/>
          <w:marRight w:val="0"/>
          <w:marTop w:val="0"/>
          <w:marBottom w:val="0"/>
          <w:divBdr>
            <w:top w:val="none" w:sz="0" w:space="0" w:color="auto"/>
            <w:left w:val="none" w:sz="0" w:space="0" w:color="auto"/>
            <w:bottom w:val="none" w:sz="0" w:space="0" w:color="auto"/>
            <w:right w:val="none" w:sz="0" w:space="0" w:color="auto"/>
          </w:divBdr>
        </w:div>
        <w:div w:id="406078660">
          <w:marLeft w:val="480"/>
          <w:marRight w:val="0"/>
          <w:marTop w:val="0"/>
          <w:marBottom w:val="0"/>
          <w:divBdr>
            <w:top w:val="none" w:sz="0" w:space="0" w:color="auto"/>
            <w:left w:val="none" w:sz="0" w:space="0" w:color="auto"/>
            <w:bottom w:val="none" w:sz="0" w:space="0" w:color="auto"/>
            <w:right w:val="none" w:sz="0" w:space="0" w:color="auto"/>
          </w:divBdr>
        </w:div>
        <w:div w:id="435177756">
          <w:marLeft w:val="480"/>
          <w:marRight w:val="0"/>
          <w:marTop w:val="0"/>
          <w:marBottom w:val="0"/>
          <w:divBdr>
            <w:top w:val="none" w:sz="0" w:space="0" w:color="auto"/>
            <w:left w:val="none" w:sz="0" w:space="0" w:color="auto"/>
            <w:bottom w:val="none" w:sz="0" w:space="0" w:color="auto"/>
            <w:right w:val="none" w:sz="0" w:space="0" w:color="auto"/>
          </w:divBdr>
        </w:div>
        <w:div w:id="453791799">
          <w:marLeft w:val="480"/>
          <w:marRight w:val="0"/>
          <w:marTop w:val="0"/>
          <w:marBottom w:val="0"/>
          <w:divBdr>
            <w:top w:val="none" w:sz="0" w:space="0" w:color="auto"/>
            <w:left w:val="none" w:sz="0" w:space="0" w:color="auto"/>
            <w:bottom w:val="none" w:sz="0" w:space="0" w:color="auto"/>
            <w:right w:val="none" w:sz="0" w:space="0" w:color="auto"/>
          </w:divBdr>
        </w:div>
        <w:div w:id="460072218">
          <w:marLeft w:val="480"/>
          <w:marRight w:val="0"/>
          <w:marTop w:val="0"/>
          <w:marBottom w:val="0"/>
          <w:divBdr>
            <w:top w:val="none" w:sz="0" w:space="0" w:color="auto"/>
            <w:left w:val="none" w:sz="0" w:space="0" w:color="auto"/>
            <w:bottom w:val="none" w:sz="0" w:space="0" w:color="auto"/>
            <w:right w:val="none" w:sz="0" w:space="0" w:color="auto"/>
          </w:divBdr>
        </w:div>
        <w:div w:id="463541336">
          <w:marLeft w:val="480"/>
          <w:marRight w:val="0"/>
          <w:marTop w:val="0"/>
          <w:marBottom w:val="0"/>
          <w:divBdr>
            <w:top w:val="none" w:sz="0" w:space="0" w:color="auto"/>
            <w:left w:val="none" w:sz="0" w:space="0" w:color="auto"/>
            <w:bottom w:val="none" w:sz="0" w:space="0" w:color="auto"/>
            <w:right w:val="none" w:sz="0" w:space="0" w:color="auto"/>
          </w:divBdr>
        </w:div>
        <w:div w:id="463744062">
          <w:marLeft w:val="480"/>
          <w:marRight w:val="0"/>
          <w:marTop w:val="0"/>
          <w:marBottom w:val="0"/>
          <w:divBdr>
            <w:top w:val="none" w:sz="0" w:space="0" w:color="auto"/>
            <w:left w:val="none" w:sz="0" w:space="0" w:color="auto"/>
            <w:bottom w:val="none" w:sz="0" w:space="0" w:color="auto"/>
            <w:right w:val="none" w:sz="0" w:space="0" w:color="auto"/>
          </w:divBdr>
        </w:div>
        <w:div w:id="473062863">
          <w:marLeft w:val="480"/>
          <w:marRight w:val="0"/>
          <w:marTop w:val="0"/>
          <w:marBottom w:val="0"/>
          <w:divBdr>
            <w:top w:val="none" w:sz="0" w:space="0" w:color="auto"/>
            <w:left w:val="none" w:sz="0" w:space="0" w:color="auto"/>
            <w:bottom w:val="none" w:sz="0" w:space="0" w:color="auto"/>
            <w:right w:val="none" w:sz="0" w:space="0" w:color="auto"/>
          </w:divBdr>
        </w:div>
        <w:div w:id="488785367">
          <w:marLeft w:val="480"/>
          <w:marRight w:val="0"/>
          <w:marTop w:val="0"/>
          <w:marBottom w:val="0"/>
          <w:divBdr>
            <w:top w:val="none" w:sz="0" w:space="0" w:color="auto"/>
            <w:left w:val="none" w:sz="0" w:space="0" w:color="auto"/>
            <w:bottom w:val="none" w:sz="0" w:space="0" w:color="auto"/>
            <w:right w:val="none" w:sz="0" w:space="0" w:color="auto"/>
          </w:divBdr>
        </w:div>
        <w:div w:id="581109287">
          <w:marLeft w:val="480"/>
          <w:marRight w:val="0"/>
          <w:marTop w:val="0"/>
          <w:marBottom w:val="0"/>
          <w:divBdr>
            <w:top w:val="none" w:sz="0" w:space="0" w:color="auto"/>
            <w:left w:val="none" w:sz="0" w:space="0" w:color="auto"/>
            <w:bottom w:val="none" w:sz="0" w:space="0" w:color="auto"/>
            <w:right w:val="none" w:sz="0" w:space="0" w:color="auto"/>
          </w:divBdr>
        </w:div>
        <w:div w:id="606232068">
          <w:marLeft w:val="480"/>
          <w:marRight w:val="0"/>
          <w:marTop w:val="0"/>
          <w:marBottom w:val="0"/>
          <w:divBdr>
            <w:top w:val="none" w:sz="0" w:space="0" w:color="auto"/>
            <w:left w:val="none" w:sz="0" w:space="0" w:color="auto"/>
            <w:bottom w:val="none" w:sz="0" w:space="0" w:color="auto"/>
            <w:right w:val="none" w:sz="0" w:space="0" w:color="auto"/>
          </w:divBdr>
        </w:div>
        <w:div w:id="665324362">
          <w:marLeft w:val="480"/>
          <w:marRight w:val="0"/>
          <w:marTop w:val="0"/>
          <w:marBottom w:val="0"/>
          <w:divBdr>
            <w:top w:val="none" w:sz="0" w:space="0" w:color="auto"/>
            <w:left w:val="none" w:sz="0" w:space="0" w:color="auto"/>
            <w:bottom w:val="none" w:sz="0" w:space="0" w:color="auto"/>
            <w:right w:val="none" w:sz="0" w:space="0" w:color="auto"/>
          </w:divBdr>
        </w:div>
        <w:div w:id="676274034">
          <w:marLeft w:val="480"/>
          <w:marRight w:val="0"/>
          <w:marTop w:val="0"/>
          <w:marBottom w:val="0"/>
          <w:divBdr>
            <w:top w:val="none" w:sz="0" w:space="0" w:color="auto"/>
            <w:left w:val="none" w:sz="0" w:space="0" w:color="auto"/>
            <w:bottom w:val="none" w:sz="0" w:space="0" w:color="auto"/>
            <w:right w:val="none" w:sz="0" w:space="0" w:color="auto"/>
          </w:divBdr>
        </w:div>
        <w:div w:id="678197418">
          <w:marLeft w:val="480"/>
          <w:marRight w:val="0"/>
          <w:marTop w:val="0"/>
          <w:marBottom w:val="0"/>
          <w:divBdr>
            <w:top w:val="none" w:sz="0" w:space="0" w:color="auto"/>
            <w:left w:val="none" w:sz="0" w:space="0" w:color="auto"/>
            <w:bottom w:val="none" w:sz="0" w:space="0" w:color="auto"/>
            <w:right w:val="none" w:sz="0" w:space="0" w:color="auto"/>
          </w:divBdr>
        </w:div>
        <w:div w:id="749079875">
          <w:marLeft w:val="480"/>
          <w:marRight w:val="0"/>
          <w:marTop w:val="0"/>
          <w:marBottom w:val="0"/>
          <w:divBdr>
            <w:top w:val="none" w:sz="0" w:space="0" w:color="auto"/>
            <w:left w:val="none" w:sz="0" w:space="0" w:color="auto"/>
            <w:bottom w:val="none" w:sz="0" w:space="0" w:color="auto"/>
            <w:right w:val="none" w:sz="0" w:space="0" w:color="auto"/>
          </w:divBdr>
        </w:div>
        <w:div w:id="774591307">
          <w:marLeft w:val="480"/>
          <w:marRight w:val="0"/>
          <w:marTop w:val="0"/>
          <w:marBottom w:val="0"/>
          <w:divBdr>
            <w:top w:val="none" w:sz="0" w:space="0" w:color="auto"/>
            <w:left w:val="none" w:sz="0" w:space="0" w:color="auto"/>
            <w:bottom w:val="none" w:sz="0" w:space="0" w:color="auto"/>
            <w:right w:val="none" w:sz="0" w:space="0" w:color="auto"/>
          </w:divBdr>
        </w:div>
        <w:div w:id="860627646">
          <w:marLeft w:val="480"/>
          <w:marRight w:val="0"/>
          <w:marTop w:val="0"/>
          <w:marBottom w:val="0"/>
          <w:divBdr>
            <w:top w:val="none" w:sz="0" w:space="0" w:color="auto"/>
            <w:left w:val="none" w:sz="0" w:space="0" w:color="auto"/>
            <w:bottom w:val="none" w:sz="0" w:space="0" w:color="auto"/>
            <w:right w:val="none" w:sz="0" w:space="0" w:color="auto"/>
          </w:divBdr>
        </w:div>
        <w:div w:id="912590222">
          <w:marLeft w:val="480"/>
          <w:marRight w:val="0"/>
          <w:marTop w:val="0"/>
          <w:marBottom w:val="0"/>
          <w:divBdr>
            <w:top w:val="none" w:sz="0" w:space="0" w:color="auto"/>
            <w:left w:val="none" w:sz="0" w:space="0" w:color="auto"/>
            <w:bottom w:val="none" w:sz="0" w:space="0" w:color="auto"/>
            <w:right w:val="none" w:sz="0" w:space="0" w:color="auto"/>
          </w:divBdr>
        </w:div>
      </w:divsChild>
    </w:div>
    <w:div w:id="762071933">
      <w:bodyDiv w:val="1"/>
      <w:marLeft w:val="0"/>
      <w:marRight w:val="0"/>
      <w:marTop w:val="0"/>
      <w:marBottom w:val="0"/>
      <w:divBdr>
        <w:top w:val="none" w:sz="0" w:space="0" w:color="auto"/>
        <w:left w:val="none" w:sz="0" w:space="0" w:color="auto"/>
        <w:bottom w:val="none" w:sz="0" w:space="0" w:color="auto"/>
        <w:right w:val="none" w:sz="0" w:space="0" w:color="auto"/>
      </w:divBdr>
    </w:div>
    <w:div w:id="762260412">
      <w:bodyDiv w:val="1"/>
      <w:marLeft w:val="0"/>
      <w:marRight w:val="0"/>
      <w:marTop w:val="0"/>
      <w:marBottom w:val="0"/>
      <w:divBdr>
        <w:top w:val="none" w:sz="0" w:space="0" w:color="auto"/>
        <w:left w:val="none" w:sz="0" w:space="0" w:color="auto"/>
        <w:bottom w:val="none" w:sz="0" w:space="0" w:color="auto"/>
        <w:right w:val="none" w:sz="0" w:space="0" w:color="auto"/>
      </w:divBdr>
    </w:div>
    <w:div w:id="762335627">
      <w:bodyDiv w:val="1"/>
      <w:marLeft w:val="0"/>
      <w:marRight w:val="0"/>
      <w:marTop w:val="0"/>
      <w:marBottom w:val="0"/>
      <w:divBdr>
        <w:top w:val="none" w:sz="0" w:space="0" w:color="auto"/>
        <w:left w:val="none" w:sz="0" w:space="0" w:color="auto"/>
        <w:bottom w:val="none" w:sz="0" w:space="0" w:color="auto"/>
        <w:right w:val="none" w:sz="0" w:space="0" w:color="auto"/>
      </w:divBdr>
    </w:div>
    <w:div w:id="762720638">
      <w:bodyDiv w:val="1"/>
      <w:marLeft w:val="0"/>
      <w:marRight w:val="0"/>
      <w:marTop w:val="0"/>
      <w:marBottom w:val="0"/>
      <w:divBdr>
        <w:top w:val="none" w:sz="0" w:space="0" w:color="auto"/>
        <w:left w:val="none" w:sz="0" w:space="0" w:color="auto"/>
        <w:bottom w:val="none" w:sz="0" w:space="0" w:color="auto"/>
        <w:right w:val="none" w:sz="0" w:space="0" w:color="auto"/>
      </w:divBdr>
    </w:div>
    <w:div w:id="762728150">
      <w:bodyDiv w:val="1"/>
      <w:marLeft w:val="0"/>
      <w:marRight w:val="0"/>
      <w:marTop w:val="0"/>
      <w:marBottom w:val="0"/>
      <w:divBdr>
        <w:top w:val="none" w:sz="0" w:space="0" w:color="auto"/>
        <w:left w:val="none" w:sz="0" w:space="0" w:color="auto"/>
        <w:bottom w:val="none" w:sz="0" w:space="0" w:color="auto"/>
        <w:right w:val="none" w:sz="0" w:space="0" w:color="auto"/>
      </w:divBdr>
    </w:div>
    <w:div w:id="762804702">
      <w:bodyDiv w:val="1"/>
      <w:marLeft w:val="0"/>
      <w:marRight w:val="0"/>
      <w:marTop w:val="0"/>
      <w:marBottom w:val="0"/>
      <w:divBdr>
        <w:top w:val="none" w:sz="0" w:space="0" w:color="auto"/>
        <w:left w:val="none" w:sz="0" w:space="0" w:color="auto"/>
        <w:bottom w:val="none" w:sz="0" w:space="0" w:color="auto"/>
        <w:right w:val="none" w:sz="0" w:space="0" w:color="auto"/>
      </w:divBdr>
    </w:div>
    <w:div w:id="763037297">
      <w:bodyDiv w:val="1"/>
      <w:marLeft w:val="0"/>
      <w:marRight w:val="0"/>
      <w:marTop w:val="0"/>
      <w:marBottom w:val="0"/>
      <w:divBdr>
        <w:top w:val="none" w:sz="0" w:space="0" w:color="auto"/>
        <w:left w:val="none" w:sz="0" w:space="0" w:color="auto"/>
        <w:bottom w:val="none" w:sz="0" w:space="0" w:color="auto"/>
        <w:right w:val="none" w:sz="0" w:space="0" w:color="auto"/>
      </w:divBdr>
    </w:div>
    <w:div w:id="763064784">
      <w:bodyDiv w:val="1"/>
      <w:marLeft w:val="0"/>
      <w:marRight w:val="0"/>
      <w:marTop w:val="0"/>
      <w:marBottom w:val="0"/>
      <w:divBdr>
        <w:top w:val="none" w:sz="0" w:space="0" w:color="auto"/>
        <w:left w:val="none" w:sz="0" w:space="0" w:color="auto"/>
        <w:bottom w:val="none" w:sz="0" w:space="0" w:color="auto"/>
        <w:right w:val="none" w:sz="0" w:space="0" w:color="auto"/>
      </w:divBdr>
    </w:div>
    <w:div w:id="763110866">
      <w:bodyDiv w:val="1"/>
      <w:marLeft w:val="0"/>
      <w:marRight w:val="0"/>
      <w:marTop w:val="0"/>
      <w:marBottom w:val="0"/>
      <w:divBdr>
        <w:top w:val="none" w:sz="0" w:space="0" w:color="auto"/>
        <w:left w:val="none" w:sz="0" w:space="0" w:color="auto"/>
        <w:bottom w:val="none" w:sz="0" w:space="0" w:color="auto"/>
        <w:right w:val="none" w:sz="0" w:space="0" w:color="auto"/>
      </w:divBdr>
    </w:div>
    <w:div w:id="763377510">
      <w:bodyDiv w:val="1"/>
      <w:marLeft w:val="0"/>
      <w:marRight w:val="0"/>
      <w:marTop w:val="0"/>
      <w:marBottom w:val="0"/>
      <w:divBdr>
        <w:top w:val="none" w:sz="0" w:space="0" w:color="auto"/>
        <w:left w:val="none" w:sz="0" w:space="0" w:color="auto"/>
        <w:bottom w:val="none" w:sz="0" w:space="0" w:color="auto"/>
        <w:right w:val="none" w:sz="0" w:space="0" w:color="auto"/>
      </w:divBdr>
    </w:div>
    <w:div w:id="763379824">
      <w:bodyDiv w:val="1"/>
      <w:marLeft w:val="0"/>
      <w:marRight w:val="0"/>
      <w:marTop w:val="0"/>
      <w:marBottom w:val="0"/>
      <w:divBdr>
        <w:top w:val="none" w:sz="0" w:space="0" w:color="auto"/>
        <w:left w:val="none" w:sz="0" w:space="0" w:color="auto"/>
        <w:bottom w:val="none" w:sz="0" w:space="0" w:color="auto"/>
        <w:right w:val="none" w:sz="0" w:space="0" w:color="auto"/>
      </w:divBdr>
    </w:div>
    <w:div w:id="763502951">
      <w:bodyDiv w:val="1"/>
      <w:marLeft w:val="0"/>
      <w:marRight w:val="0"/>
      <w:marTop w:val="0"/>
      <w:marBottom w:val="0"/>
      <w:divBdr>
        <w:top w:val="none" w:sz="0" w:space="0" w:color="auto"/>
        <w:left w:val="none" w:sz="0" w:space="0" w:color="auto"/>
        <w:bottom w:val="none" w:sz="0" w:space="0" w:color="auto"/>
        <w:right w:val="none" w:sz="0" w:space="0" w:color="auto"/>
      </w:divBdr>
    </w:div>
    <w:div w:id="763648245">
      <w:bodyDiv w:val="1"/>
      <w:marLeft w:val="0"/>
      <w:marRight w:val="0"/>
      <w:marTop w:val="0"/>
      <w:marBottom w:val="0"/>
      <w:divBdr>
        <w:top w:val="none" w:sz="0" w:space="0" w:color="auto"/>
        <w:left w:val="none" w:sz="0" w:space="0" w:color="auto"/>
        <w:bottom w:val="none" w:sz="0" w:space="0" w:color="auto"/>
        <w:right w:val="none" w:sz="0" w:space="0" w:color="auto"/>
      </w:divBdr>
    </w:div>
    <w:div w:id="763691925">
      <w:bodyDiv w:val="1"/>
      <w:marLeft w:val="0"/>
      <w:marRight w:val="0"/>
      <w:marTop w:val="0"/>
      <w:marBottom w:val="0"/>
      <w:divBdr>
        <w:top w:val="none" w:sz="0" w:space="0" w:color="auto"/>
        <w:left w:val="none" w:sz="0" w:space="0" w:color="auto"/>
        <w:bottom w:val="none" w:sz="0" w:space="0" w:color="auto"/>
        <w:right w:val="none" w:sz="0" w:space="0" w:color="auto"/>
      </w:divBdr>
    </w:div>
    <w:div w:id="763693432">
      <w:bodyDiv w:val="1"/>
      <w:marLeft w:val="0"/>
      <w:marRight w:val="0"/>
      <w:marTop w:val="0"/>
      <w:marBottom w:val="0"/>
      <w:divBdr>
        <w:top w:val="none" w:sz="0" w:space="0" w:color="auto"/>
        <w:left w:val="none" w:sz="0" w:space="0" w:color="auto"/>
        <w:bottom w:val="none" w:sz="0" w:space="0" w:color="auto"/>
        <w:right w:val="none" w:sz="0" w:space="0" w:color="auto"/>
      </w:divBdr>
    </w:div>
    <w:div w:id="763695585">
      <w:bodyDiv w:val="1"/>
      <w:marLeft w:val="0"/>
      <w:marRight w:val="0"/>
      <w:marTop w:val="0"/>
      <w:marBottom w:val="0"/>
      <w:divBdr>
        <w:top w:val="none" w:sz="0" w:space="0" w:color="auto"/>
        <w:left w:val="none" w:sz="0" w:space="0" w:color="auto"/>
        <w:bottom w:val="none" w:sz="0" w:space="0" w:color="auto"/>
        <w:right w:val="none" w:sz="0" w:space="0" w:color="auto"/>
      </w:divBdr>
    </w:div>
    <w:div w:id="763763763">
      <w:bodyDiv w:val="1"/>
      <w:marLeft w:val="0"/>
      <w:marRight w:val="0"/>
      <w:marTop w:val="0"/>
      <w:marBottom w:val="0"/>
      <w:divBdr>
        <w:top w:val="none" w:sz="0" w:space="0" w:color="auto"/>
        <w:left w:val="none" w:sz="0" w:space="0" w:color="auto"/>
        <w:bottom w:val="none" w:sz="0" w:space="0" w:color="auto"/>
        <w:right w:val="none" w:sz="0" w:space="0" w:color="auto"/>
      </w:divBdr>
    </w:div>
    <w:div w:id="763766538">
      <w:bodyDiv w:val="1"/>
      <w:marLeft w:val="0"/>
      <w:marRight w:val="0"/>
      <w:marTop w:val="0"/>
      <w:marBottom w:val="0"/>
      <w:divBdr>
        <w:top w:val="none" w:sz="0" w:space="0" w:color="auto"/>
        <w:left w:val="none" w:sz="0" w:space="0" w:color="auto"/>
        <w:bottom w:val="none" w:sz="0" w:space="0" w:color="auto"/>
        <w:right w:val="none" w:sz="0" w:space="0" w:color="auto"/>
      </w:divBdr>
    </w:div>
    <w:div w:id="763958515">
      <w:bodyDiv w:val="1"/>
      <w:marLeft w:val="0"/>
      <w:marRight w:val="0"/>
      <w:marTop w:val="0"/>
      <w:marBottom w:val="0"/>
      <w:divBdr>
        <w:top w:val="none" w:sz="0" w:space="0" w:color="auto"/>
        <w:left w:val="none" w:sz="0" w:space="0" w:color="auto"/>
        <w:bottom w:val="none" w:sz="0" w:space="0" w:color="auto"/>
        <w:right w:val="none" w:sz="0" w:space="0" w:color="auto"/>
      </w:divBdr>
    </w:div>
    <w:div w:id="763959986">
      <w:bodyDiv w:val="1"/>
      <w:marLeft w:val="0"/>
      <w:marRight w:val="0"/>
      <w:marTop w:val="0"/>
      <w:marBottom w:val="0"/>
      <w:divBdr>
        <w:top w:val="none" w:sz="0" w:space="0" w:color="auto"/>
        <w:left w:val="none" w:sz="0" w:space="0" w:color="auto"/>
        <w:bottom w:val="none" w:sz="0" w:space="0" w:color="auto"/>
        <w:right w:val="none" w:sz="0" w:space="0" w:color="auto"/>
      </w:divBdr>
    </w:div>
    <w:div w:id="764031303">
      <w:bodyDiv w:val="1"/>
      <w:marLeft w:val="0"/>
      <w:marRight w:val="0"/>
      <w:marTop w:val="0"/>
      <w:marBottom w:val="0"/>
      <w:divBdr>
        <w:top w:val="none" w:sz="0" w:space="0" w:color="auto"/>
        <w:left w:val="none" w:sz="0" w:space="0" w:color="auto"/>
        <w:bottom w:val="none" w:sz="0" w:space="0" w:color="auto"/>
        <w:right w:val="none" w:sz="0" w:space="0" w:color="auto"/>
      </w:divBdr>
    </w:div>
    <w:div w:id="764108650">
      <w:bodyDiv w:val="1"/>
      <w:marLeft w:val="0"/>
      <w:marRight w:val="0"/>
      <w:marTop w:val="0"/>
      <w:marBottom w:val="0"/>
      <w:divBdr>
        <w:top w:val="none" w:sz="0" w:space="0" w:color="auto"/>
        <w:left w:val="none" w:sz="0" w:space="0" w:color="auto"/>
        <w:bottom w:val="none" w:sz="0" w:space="0" w:color="auto"/>
        <w:right w:val="none" w:sz="0" w:space="0" w:color="auto"/>
      </w:divBdr>
    </w:div>
    <w:div w:id="764111470">
      <w:bodyDiv w:val="1"/>
      <w:marLeft w:val="0"/>
      <w:marRight w:val="0"/>
      <w:marTop w:val="0"/>
      <w:marBottom w:val="0"/>
      <w:divBdr>
        <w:top w:val="none" w:sz="0" w:space="0" w:color="auto"/>
        <w:left w:val="none" w:sz="0" w:space="0" w:color="auto"/>
        <w:bottom w:val="none" w:sz="0" w:space="0" w:color="auto"/>
        <w:right w:val="none" w:sz="0" w:space="0" w:color="auto"/>
      </w:divBdr>
    </w:div>
    <w:div w:id="764113531">
      <w:bodyDiv w:val="1"/>
      <w:marLeft w:val="0"/>
      <w:marRight w:val="0"/>
      <w:marTop w:val="0"/>
      <w:marBottom w:val="0"/>
      <w:divBdr>
        <w:top w:val="none" w:sz="0" w:space="0" w:color="auto"/>
        <w:left w:val="none" w:sz="0" w:space="0" w:color="auto"/>
        <w:bottom w:val="none" w:sz="0" w:space="0" w:color="auto"/>
        <w:right w:val="none" w:sz="0" w:space="0" w:color="auto"/>
      </w:divBdr>
    </w:div>
    <w:div w:id="764155582">
      <w:bodyDiv w:val="1"/>
      <w:marLeft w:val="0"/>
      <w:marRight w:val="0"/>
      <w:marTop w:val="0"/>
      <w:marBottom w:val="0"/>
      <w:divBdr>
        <w:top w:val="none" w:sz="0" w:space="0" w:color="auto"/>
        <w:left w:val="none" w:sz="0" w:space="0" w:color="auto"/>
        <w:bottom w:val="none" w:sz="0" w:space="0" w:color="auto"/>
        <w:right w:val="none" w:sz="0" w:space="0" w:color="auto"/>
      </w:divBdr>
    </w:div>
    <w:div w:id="764232399">
      <w:bodyDiv w:val="1"/>
      <w:marLeft w:val="0"/>
      <w:marRight w:val="0"/>
      <w:marTop w:val="0"/>
      <w:marBottom w:val="0"/>
      <w:divBdr>
        <w:top w:val="none" w:sz="0" w:space="0" w:color="auto"/>
        <w:left w:val="none" w:sz="0" w:space="0" w:color="auto"/>
        <w:bottom w:val="none" w:sz="0" w:space="0" w:color="auto"/>
        <w:right w:val="none" w:sz="0" w:space="0" w:color="auto"/>
      </w:divBdr>
    </w:div>
    <w:div w:id="764302506">
      <w:bodyDiv w:val="1"/>
      <w:marLeft w:val="0"/>
      <w:marRight w:val="0"/>
      <w:marTop w:val="0"/>
      <w:marBottom w:val="0"/>
      <w:divBdr>
        <w:top w:val="none" w:sz="0" w:space="0" w:color="auto"/>
        <w:left w:val="none" w:sz="0" w:space="0" w:color="auto"/>
        <w:bottom w:val="none" w:sz="0" w:space="0" w:color="auto"/>
        <w:right w:val="none" w:sz="0" w:space="0" w:color="auto"/>
      </w:divBdr>
    </w:div>
    <w:div w:id="764347588">
      <w:bodyDiv w:val="1"/>
      <w:marLeft w:val="0"/>
      <w:marRight w:val="0"/>
      <w:marTop w:val="0"/>
      <w:marBottom w:val="0"/>
      <w:divBdr>
        <w:top w:val="none" w:sz="0" w:space="0" w:color="auto"/>
        <w:left w:val="none" w:sz="0" w:space="0" w:color="auto"/>
        <w:bottom w:val="none" w:sz="0" w:space="0" w:color="auto"/>
        <w:right w:val="none" w:sz="0" w:space="0" w:color="auto"/>
      </w:divBdr>
    </w:div>
    <w:div w:id="764421301">
      <w:bodyDiv w:val="1"/>
      <w:marLeft w:val="0"/>
      <w:marRight w:val="0"/>
      <w:marTop w:val="0"/>
      <w:marBottom w:val="0"/>
      <w:divBdr>
        <w:top w:val="none" w:sz="0" w:space="0" w:color="auto"/>
        <w:left w:val="none" w:sz="0" w:space="0" w:color="auto"/>
        <w:bottom w:val="none" w:sz="0" w:space="0" w:color="auto"/>
        <w:right w:val="none" w:sz="0" w:space="0" w:color="auto"/>
      </w:divBdr>
    </w:div>
    <w:div w:id="764689734">
      <w:bodyDiv w:val="1"/>
      <w:marLeft w:val="0"/>
      <w:marRight w:val="0"/>
      <w:marTop w:val="0"/>
      <w:marBottom w:val="0"/>
      <w:divBdr>
        <w:top w:val="none" w:sz="0" w:space="0" w:color="auto"/>
        <w:left w:val="none" w:sz="0" w:space="0" w:color="auto"/>
        <w:bottom w:val="none" w:sz="0" w:space="0" w:color="auto"/>
        <w:right w:val="none" w:sz="0" w:space="0" w:color="auto"/>
      </w:divBdr>
    </w:div>
    <w:div w:id="764763944">
      <w:bodyDiv w:val="1"/>
      <w:marLeft w:val="0"/>
      <w:marRight w:val="0"/>
      <w:marTop w:val="0"/>
      <w:marBottom w:val="0"/>
      <w:divBdr>
        <w:top w:val="none" w:sz="0" w:space="0" w:color="auto"/>
        <w:left w:val="none" w:sz="0" w:space="0" w:color="auto"/>
        <w:bottom w:val="none" w:sz="0" w:space="0" w:color="auto"/>
        <w:right w:val="none" w:sz="0" w:space="0" w:color="auto"/>
      </w:divBdr>
    </w:div>
    <w:div w:id="764812345">
      <w:bodyDiv w:val="1"/>
      <w:marLeft w:val="0"/>
      <w:marRight w:val="0"/>
      <w:marTop w:val="0"/>
      <w:marBottom w:val="0"/>
      <w:divBdr>
        <w:top w:val="none" w:sz="0" w:space="0" w:color="auto"/>
        <w:left w:val="none" w:sz="0" w:space="0" w:color="auto"/>
        <w:bottom w:val="none" w:sz="0" w:space="0" w:color="auto"/>
        <w:right w:val="none" w:sz="0" w:space="0" w:color="auto"/>
      </w:divBdr>
    </w:div>
    <w:div w:id="765074123">
      <w:bodyDiv w:val="1"/>
      <w:marLeft w:val="0"/>
      <w:marRight w:val="0"/>
      <w:marTop w:val="0"/>
      <w:marBottom w:val="0"/>
      <w:divBdr>
        <w:top w:val="none" w:sz="0" w:space="0" w:color="auto"/>
        <w:left w:val="none" w:sz="0" w:space="0" w:color="auto"/>
        <w:bottom w:val="none" w:sz="0" w:space="0" w:color="auto"/>
        <w:right w:val="none" w:sz="0" w:space="0" w:color="auto"/>
      </w:divBdr>
    </w:div>
    <w:div w:id="765341581">
      <w:bodyDiv w:val="1"/>
      <w:marLeft w:val="0"/>
      <w:marRight w:val="0"/>
      <w:marTop w:val="0"/>
      <w:marBottom w:val="0"/>
      <w:divBdr>
        <w:top w:val="none" w:sz="0" w:space="0" w:color="auto"/>
        <w:left w:val="none" w:sz="0" w:space="0" w:color="auto"/>
        <w:bottom w:val="none" w:sz="0" w:space="0" w:color="auto"/>
        <w:right w:val="none" w:sz="0" w:space="0" w:color="auto"/>
      </w:divBdr>
    </w:div>
    <w:div w:id="765417882">
      <w:bodyDiv w:val="1"/>
      <w:marLeft w:val="0"/>
      <w:marRight w:val="0"/>
      <w:marTop w:val="0"/>
      <w:marBottom w:val="0"/>
      <w:divBdr>
        <w:top w:val="none" w:sz="0" w:space="0" w:color="auto"/>
        <w:left w:val="none" w:sz="0" w:space="0" w:color="auto"/>
        <w:bottom w:val="none" w:sz="0" w:space="0" w:color="auto"/>
        <w:right w:val="none" w:sz="0" w:space="0" w:color="auto"/>
      </w:divBdr>
    </w:div>
    <w:div w:id="765420372">
      <w:bodyDiv w:val="1"/>
      <w:marLeft w:val="0"/>
      <w:marRight w:val="0"/>
      <w:marTop w:val="0"/>
      <w:marBottom w:val="0"/>
      <w:divBdr>
        <w:top w:val="none" w:sz="0" w:space="0" w:color="auto"/>
        <w:left w:val="none" w:sz="0" w:space="0" w:color="auto"/>
        <w:bottom w:val="none" w:sz="0" w:space="0" w:color="auto"/>
        <w:right w:val="none" w:sz="0" w:space="0" w:color="auto"/>
      </w:divBdr>
    </w:div>
    <w:div w:id="765420714">
      <w:bodyDiv w:val="1"/>
      <w:marLeft w:val="0"/>
      <w:marRight w:val="0"/>
      <w:marTop w:val="0"/>
      <w:marBottom w:val="0"/>
      <w:divBdr>
        <w:top w:val="none" w:sz="0" w:space="0" w:color="auto"/>
        <w:left w:val="none" w:sz="0" w:space="0" w:color="auto"/>
        <w:bottom w:val="none" w:sz="0" w:space="0" w:color="auto"/>
        <w:right w:val="none" w:sz="0" w:space="0" w:color="auto"/>
      </w:divBdr>
    </w:div>
    <w:div w:id="765425027">
      <w:bodyDiv w:val="1"/>
      <w:marLeft w:val="0"/>
      <w:marRight w:val="0"/>
      <w:marTop w:val="0"/>
      <w:marBottom w:val="0"/>
      <w:divBdr>
        <w:top w:val="none" w:sz="0" w:space="0" w:color="auto"/>
        <w:left w:val="none" w:sz="0" w:space="0" w:color="auto"/>
        <w:bottom w:val="none" w:sz="0" w:space="0" w:color="auto"/>
        <w:right w:val="none" w:sz="0" w:space="0" w:color="auto"/>
      </w:divBdr>
    </w:div>
    <w:div w:id="765469046">
      <w:bodyDiv w:val="1"/>
      <w:marLeft w:val="0"/>
      <w:marRight w:val="0"/>
      <w:marTop w:val="0"/>
      <w:marBottom w:val="0"/>
      <w:divBdr>
        <w:top w:val="none" w:sz="0" w:space="0" w:color="auto"/>
        <w:left w:val="none" w:sz="0" w:space="0" w:color="auto"/>
        <w:bottom w:val="none" w:sz="0" w:space="0" w:color="auto"/>
        <w:right w:val="none" w:sz="0" w:space="0" w:color="auto"/>
      </w:divBdr>
    </w:div>
    <w:div w:id="765617030">
      <w:bodyDiv w:val="1"/>
      <w:marLeft w:val="0"/>
      <w:marRight w:val="0"/>
      <w:marTop w:val="0"/>
      <w:marBottom w:val="0"/>
      <w:divBdr>
        <w:top w:val="none" w:sz="0" w:space="0" w:color="auto"/>
        <w:left w:val="none" w:sz="0" w:space="0" w:color="auto"/>
        <w:bottom w:val="none" w:sz="0" w:space="0" w:color="auto"/>
        <w:right w:val="none" w:sz="0" w:space="0" w:color="auto"/>
      </w:divBdr>
    </w:div>
    <w:div w:id="765657698">
      <w:bodyDiv w:val="1"/>
      <w:marLeft w:val="0"/>
      <w:marRight w:val="0"/>
      <w:marTop w:val="0"/>
      <w:marBottom w:val="0"/>
      <w:divBdr>
        <w:top w:val="none" w:sz="0" w:space="0" w:color="auto"/>
        <w:left w:val="none" w:sz="0" w:space="0" w:color="auto"/>
        <w:bottom w:val="none" w:sz="0" w:space="0" w:color="auto"/>
        <w:right w:val="none" w:sz="0" w:space="0" w:color="auto"/>
      </w:divBdr>
    </w:div>
    <w:div w:id="765809938">
      <w:bodyDiv w:val="1"/>
      <w:marLeft w:val="0"/>
      <w:marRight w:val="0"/>
      <w:marTop w:val="0"/>
      <w:marBottom w:val="0"/>
      <w:divBdr>
        <w:top w:val="none" w:sz="0" w:space="0" w:color="auto"/>
        <w:left w:val="none" w:sz="0" w:space="0" w:color="auto"/>
        <w:bottom w:val="none" w:sz="0" w:space="0" w:color="auto"/>
        <w:right w:val="none" w:sz="0" w:space="0" w:color="auto"/>
      </w:divBdr>
    </w:div>
    <w:div w:id="765883012">
      <w:bodyDiv w:val="1"/>
      <w:marLeft w:val="0"/>
      <w:marRight w:val="0"/>
      <w:marTop w:val="0"/>
      <w:marBottom w:val="0"/>
      <w:divBdr>
        <w:top w:val="none" w:sz="0" w:space="0" w:color="auto"/>
        <w:left w:val="none" w:sz="0" w:space="0" w:color="auto"/>
        <w:bottom w:val="none" w:sz="0" w:space="0" w:color="auto"/>
        <w:right w:val="none" w:sz="0" w:space="0" w:color="auto"/>
      </w:divBdr>
    </w:div>
    <w:div w:id="766001142">
      <w:bodyDiv w:val="1"/>
      <w:marLeft w:val="0"/>
      <w:marRight w:val="0"/>
      <w:marTop w:val="0"/>
      <w:marBottom w:val="0"/>
      <w:divBdr>
        <w:top w:val="none" w:sz="0" w:space="0" w:color="auto"/>
        <w:left w:val="none" w:sz="0" w:space="0" w:color="auto"/>
        <w:bottom w:val="none" w:sz="0" w:space="0" w:color="auto"/>
        <w:right w:val="none" w:sz="0" w:space="0" w:color="auto"/>
      </w:divBdr>
    </w:div>
    <w:div w:id="766190417">
      <w:bodyDiv w:val="1"/>
      <w:marLeft w:val="0"/>
      <w:marRight w:val="0"/>
      <w:marTop w:val="0"/>
      <w:marBottom w:val="0"/>
      <w:divBdr>
        <w:top w:val="none" w:sz="0" w:space="0" w:color="auto"/>
        <w:left w:val="none" w:sz="0" w:space="0" w:color="auto"/>
        <w:bottom w:val="none" w:sz="0" w:space="0" w:color="auto"/>
        <w:right w:val="none" w:sz="0" w:space="0" w:color="auto"/>
      </w:divBdr>
    </w:div>
    <w:div w:id="766192889">
      <w:bodyDiv w:val="1"/>
      <w:marLeft w:val="0"/>
      <w:marRight w:val="0"/>
      <w:marTop w:val="0"/>
      <w:marBottom w:val="0"/>
      <w:divBdr>
        <w:top w:val="none" w:sz="0" w:space="0" w:color="auto"/>
        <w:left w:val="none" w:sz="0" w:space="0" w:color="auto"/>
        <w:bottom w:val="none" w:sz="0" w:space="0" w:color="auto"/>
        <w:right w:val="none" w:sz="0" w:space="0" w:color="auto"/>
      </w:divBdr>
    </w:div>
    <w:div w:id="766197659">
      <w:bodyDiv w:val="1"/>
      <w:marLeft w:val="0"/>
      <w:marRight w:val="0"/>
      <w:marTop w:val="0"/>
      <w:marBottom w:val="0"/>
      <w:divBdr>
        <w:top w:val="none" w:sz="0" w:space="0" w:color="auto"/>
        <w:left w:val="none" w:sz="0" w:space="0" w:color="auto"/>
        <w:bottom w:val="none" w:sz="0" w:space="0" w:color="auto"/>
        <w:right w:val="none" w:sz="0" w:space="0" w:color="auto"/>
      </w:divBdr>
    </w:div>
    <w:div w:id="766268379">
      <w:bodyDiv w:val="1"/>
      <w:marLeft w:val="0"/>
      <w:marRight w:val="0"/>
      <w:marTop w:val="0"/>
      <w:marBottom w:val="0"/>
      <w:divBdr>
        <w:top w:val="none" w:sz="0" w:space="0" w:color="auto"/>
        <w:left w:val="none" w:sz="0" w:space="0" w:color="auto"/>
        <w:bottom w:val="none" w:sz="0" w:space="0" w:color="auto"/>
        <w:right w:val="none" w:sz="0" w:space="0" w:color="auto"/>
      </w:divBdr>
    </w:div>
    <w:div w:id="766268617">
      <w:bodyDiv w:val="1"/>
      <w:marLeft w:val="0"/>
      <w:marRight w:val="0"/>
      <w:marTop w:val="0"/>
      <w:marBottom w:val="0"/>
      <w:divBdr>
        <w:top w:val="none" w:sz="0" w:space="0" w:color="auto"/>
        <w:left w:val="none" w:sz="0" w:space="0" w:color="auto"/>
        <w:bottom w:val="none" w:sz="0" w:space="0" w:color="auto"/>
        <w:right w:val="none" w:sz="0" w:space="0" w:color="auto"/>
      </w:divBdr>
    </w:div>
    <w:div w:id="766313100">
      <w:bodyDiv w:val="1"/>
      <w:marLeft w:val="0"/>
      <w:marRight w:val="0"/>
      <w:marTop w:val="0"/>
      <w:marBottom w:val="0"/>
      <w:divBdr>
        <w:top w:val="none" w:sz="0" w:space="0" w:color="auto"/>
        <w:left w:val="none" w:sz="0" w:space="0" w:color="auto"/>
        <w:bottom w:val="none" w:sz="0" w:space="0" w:color="auto"/>
        <w:right w:val="none" w:sz="0" w:space="0" w:color="auto"/>
      </w:divBdr>
    </w:div>
    <w:div w:id="766341431">
      <w:bodyDiv w:val="1"/>
      <w:marLeft w:val="0"/>
      <w:marRight w:val="0"/>
      <w:marTop w:val="0"/>
      <w:marBottom w:val="0"/>
      <w:divBdr>
        <w:top w:val="none" w:sz="0" w:space="0" w:color="auto"/>
        <w:left w:val="none" w:sz="0" w:space="0" w:color="auto"/>
        <w:bottom w:val="none" w:sz="0" w:space="0" w:color="auto"/>
        <w:right w:val="none" w:sz="0" w:space="0" w:color="auto"/>
      </w:divBdr>
    </w:div>
    <w:div w:id="766345088">
      <w:bodyDiv w:val="1"/>
      <w:marLeft w:val="0"/>
      <w:marRight w:val="0"/>
      <w:marTop w:val="0"/>
      <w:marBottom w:val="0"/>
      <w:divBdr>
        <w:top w:val="none" w:sz="0" w:space="0" w:color="auto"/>
        <w:left w:val="none" w:sz="0" w:space="0" w:color="auto"/>
        <w:bottom w:val="none" w:sz="0" w:space="0" w:color="auto"/>
        <w:right w:val="none" w:sz="0" w:space="0" w:color="auto"/>
      </w:divBdr>
    </w:div>
    <w:div w:id="766657633">
      <w:bodyDiv w:val="1"/>
      <w:marLeft w:val="0"/>
      <w:marRight w:val="0"/>
      <w:marTop w:val="0"/>
      <w:marBottom w:val="0"/>
      <w:divBdr>
        <w:top w:val="none" w:sz="0" w:space="0" w:color="auto"/>
        <w:left w:val="none" w:sz="0" w:space="0" w:color="auto"/>
        <w:bottom w:val="none" w:sz="0" w:space="0" w:color="auto"/>
        <w:right w:val="none" w:sz="0" w:space="0" w:color="auto"/>
      </w:divBdr>
    </w:div>
    <w:div w:id="766735344">
      <w:bodyDiv w:val="1"/>
      <w:marLeft w:val="0"/>
      <w:marRight w:val="0"/>
      <w:marTop w:val="0"/>
      <w:marBottom w:val="0"/>
      <w:divBdr>
        <w:top w:val="none" w:sz="0" w:space="0" w:color="auto"/>
        <w:left w:val="none" w:sz="0" w:space="0" w:color="auto"/>
        <w:bottom w:val="none" w:sz="0" w:space="0" w:color="auto"/>
        <w:right w:val="none" w:sz="0" w:space="0" w:color="auto"/>
      </w:divBdr>
    </w:div>
    <w:div w:id="766775532">
      <w:bodyDiv w:val="1"/>
      <w:marLeft w:val="0"/>
      <w:marRight w:val="0"/>
      <w:marTop w:val="0"/>
      <w:marBottom w:val="0"/>
      <w:divBdr>
        <w:top w:val="none" w:sz="0" w:space="0" w:color="auto"/>
        <w:left w:val="none" w:sz="0" w:space="0" w:color="auto"/>
        <w:bottom w:val="none" w:sz="0" w:space="0" w:color="auto"/>
        <w:right w:val="none" w:sz="0" w:space="0" w:color="auto"/>
      </w:divBdr>
    </w:div>
    <w:div w:id="766778240">
      <w:bodyDiv w:val="1"/>
      <w:marLeft w:val="0"/>
      <w:marRight w:val="0"/>
      <w:marTop w:val="0"/>
      <w:marBottom w:val="0"/>
      <w:divBdr>
        <w:top w:val="none" w:sz="0" w:space="0" w:color="auto"/>
        <w:left w:val="none" w:sz="0" w:space="0" w:color="auto"/>
        <w:bottom w:val="none" w:sz="0" w:space="0" w:color="auto"/>
        <w:right w:val="none" w:sz="0" w:space="0" w:color="auto"/>
      </w:divBdr>
    </w:div>
    <w:div w:id="766929687">
      <w:bodyDiv w:val="1"/>
      <w:marLeft w:val="0"/>
      <w:marRight w:val="0"/>
      <w:marTop w:val="0"/>
      <w:marBottom w:val="0"/>
      <w:divBdr>
        <w:top w:val="none" w:sz="0" w:space="0" w:color="auto"/>
        <w:left w:val="none" w:sz="0" w:space="0" w:color="auto"/>
        <w:bottom w:val="none" w:sz="0" w:space="0" w:color="auto"/>
        <w:right w:val="none" w:sz="0" w:space="0" w:color="auto"/>
      </w:divBdr>
    </w:div>
    <w:div w:id="767239857">
      <w:bodyDiv w:val="1"/>
      <w:marLeft w:val="0"/>
      <w:marRight w:val="0"/>
      <w:marTop w:val="0"/>
      <w:marBottom w:val="0"/>
      <w:divBdr>
        <w:top w:val="none" w:sz="0" w:space="0" w:color="auto"/>
        <w:left w:val="none" w:sz="0" w:space="0" w:color="auto"/>
        <w:bottom w:val="none" w:sz="0" w:space="0" w:color="auto"/>
        <w:right w:val="none" w:sz="0" w:space="0" w:color="auto"/>
      </w:divBdr>
    </w:div>
    <w:div w:id="767309502">
      <w:bodyDiv w:val="1"/>
      <w:marLeft w:val="0"/>
      <w:marRight w:val="0"/>
      <w:marTop w:val="0"/>
      <w:marBottom w:val="0"/>
      <w:divBdr>
        <w:top w:val="none" w:sz="0" w:space="0" w:color="auto"/>
        <w:left w:val="none" w:sz="0" w:space="0" w:color="auto"/>
        <w:bottom w:val="none" w:sz="0" w:space="0" w:color="auto"/>
        <w:right w:val="none" w:sz="0" w:space="0" w:color="auto"/>
      </w:divBdr>
    </w:div>
    <w:div w:id="767316316">
      <w:bodyDiv w:val="1"/>
      <w:marLeft w:val="0"/>
      <w:marRight w:val="0"/>
      <w:marTop w:val="0"/>
      <w:marBottom w:val="0"/>
      <w:divBdr>
        <w:top w:val="none" w:sz="0" w:space="0" w:color="auto"/>
        <w:left w:val="none" w:sz="0" w:space="0" w:color="auto"/>
        <w:bottom w:val="none" w:sz="0" w:space="0" w:color="auto"/>
        <w:right w:val="none" w:sz="0" w:space="0" w:color="auto"/>
      </w:divBdr>
    </w:div>
    <w:div w:id="767431361">
      <w:bodyDiv w:val="1"/>
      <w:marLeft w:val="0"/>
      <w:marRight w:val="0"/>
      <w:marTop w:val="0"/>
      <w:marBottom w:val="0"/>
      <w:divBdr>
        <w:top w:val="none" w:sz="0" w:space="0" w:color="auto"/>
        <w:left w:val="none" w:sz="0" w:space="0" w:color="auto"/>
        <w:bottom w:val="none" w:sz="0" w:space="0" w:color="auto"/>
        <w:right w:val="none" w:sz="0" w:space="0" w:color="auto"/>
      </w:divBdr>
    </w:div>
    <w:div w:id="767580152">
      <w:bodyDiv w:val="1"/>
      <w:marLeft w:val="0"/>
      <w:marRight w:val="0"/>
      <w:marTop w:val="0"/>
      <w:marBottom w:val="0"/>
      <w:divBdr>
        <w:top w:val="none" w:sz="0" w:space="0" w:color="auto"/>
        <w:left w:val="none" w:sz="0" w:space="0" w:color="auto"/>
        <w:bottom w:val="none" w:sz="0" w:space="0" w:color="auto"/>
        <w:right w:val="none" w:sz="0" w:space="0" w:color="auto"/>
      </w:divBdr>
    </w:div>
    <w:div w:id="767583627">
      <w:bodyDiv w:val="1"/>
      <w:marLeft w:val="0"/>
      <w:marRight w:val="0"/>
      <w:marTop w:val="0"/>
      <w:marBottom w:val="0"/>
      <w:divBdr>
        <w:top w:val="none" w:sz="0" w:space="0" w:color="auto"/>
        <w:left w:val="none" w:sz="0" w:space="0" w:color="auto"/>
        <w:bottom w:val="none" w:sz="0" w:space="0" w:color="auto"/>
        <w:right w:val="none" w:sz="0" w:space="0" w:color="auto"/>
      </w:divBdr>
    </w:div>
    <w:div w:id="767585015">
      <w:bodyDiv w:val="1"/>
      <w:marLeft w:val="0"/>
      <w:marRight w:val="0"/>
      <w:marTop w:val="0"/>
      <w:marBottom w:val="0"/>
      <w:divBdr>
        <w:top w:val="none" w:sz="0" w:space="0" w:color="auto"/>
        <w:left w:val="none" w:sz="0" w:space="0" w:color="auto"/>
        <w:bottom w:val="none" w:sz="0" w:space="0" w:color="auto"/>
        <w:right w:val="none" w:sz="0" w:space="0" w:color="auto"/>
      </w:divBdr>
    </w:div>
    <w:div w:id="767773498">
      <w:bodyDiv w:val="1"/>
      <w:marLeft w:val="0"/>
      <w:marRight w:val="0"/>
      <w:marTop w:val="0"/>
      <w:marBottom w:val="0"/>
      <w:divBdr>
        <w:top w:val="none" w:sz="0" w:space="0" w:color="auto"/>
        <w:left w:val="none" w:sz="0" w:space="0" w:color="auto"/>
        <w:bottom w:val="none" w:sz="0" w:space="0" w:color="auto"/>
        <w:right w:val="none" w:sz="0" w:space="0" w:color="auto"/>
      </w:divBdr>
    </w:div>
    <w:div w:id="767846547">
      <w:bodyDiv w:val="1"/>
      <w:marLeft w:val="0"/>
      <w:marRight w:val="0"/>
      <w:marTop w:val="0"/>
      <w:marBottom w:val="0"/>
      <w:divBdr>
        <w:top w:val="none" w:sz="0" w:space="0" w:color="auto"/>
        <w:left w:val="none" w:sz="0" w:space="0" w:color="auto"/>
        <w:bottom w:val="none" w:sz="0" w:space="0" w:color="auto"/>
        <w:right w:val="none" w:sz="0" w:space="0" w:color="auto"/>
      </w:divBdr>
    </w:div>
    <w:div w:id="767889609">
      <w:bodyDiv w:val="1"/>
      <w:marLeft w:val="0"/>
      <w:marRight w:val="0"/>
      <w:marTop w:val="0"/>
      <w:marBottom w:val="0"/>
      <w:divBdr>
        <w:top w:val="none" w:sz="0" w:space="0" w:color="auto"/>
        <w:left w:val="none" w:sz="0" w:space="0" w:color="auto"/>
        <w:bottom w:val="none" w:sz="0" w:space="0" w:color="auto"/>
        <w:right w:val="none" w:sz="0" w:space="0" w:color="auto"/>
      </w:divBdr>
    </w:div>
    <w:div w:id="767966893">
      <w:bodyDiv w:val="1"/>
      <w:marLeft w:val="0"/>
      <w:marRight w:val="0"/>
      <w:marTop w:val="0"/>
      <w:marBottom w:val="0"/>
      <w:divBdr>
        <w:top w:val="none" w:sz="0" w:space="0" w:color="auto"/>
        <w:left w:val="none" w:sz="0" w:space="0" w:color="auto"/>
        <w:bottom w:val="none" w:sz="0" w:space="0" w:color="auto"/>
        <w:right w:val="none" w:sz="0" w:space="0" w:color="auto"/>
      </w:divBdr>
    </w:div>
    <w:div w:id="768088511">
      <w:bodyDiv w:val="1"/>
      <w:marLeft w:val="0"/>
      <w:marRight w:val="0"/>
      <w:marTop w:val="0"/>
      <w:marBottom w:val="0"/>
      <w:divBdr>
        <w:top w:val="none" w:sz="0" w:space="0" w:color="auto"/>
        <w:left w:val="none" w:sz="0" w:space="0" w:color="auto"/>
        <w:bottom w:val="none" w:sz="0" w:space="0" w:color="auto"/>
        <w:right w:val="none" w:sz="0" w:space="0" w:color="auto"/>
      </w:divBdr>
    </w:div>
    <w:div w:id="768307672">
      <w:bodyDiv w:val="1"/>
      <w:marLeft w:val="0"/>
      <w:marRight w:val="0"/>
      <w:marTop w:val="0"/>
      <w:marBottom w:val="0"/>
      <w:divBdr>
        <w:top w:val="none" w:sz="0" w:space="0" w:color="auto"/>
        <w:left w:val="none" w:sz="0" w:space="0" w:color="auto"/>
        <w:bottom w:val="none" w:sz="0" w:space="0" w:color="auto"/>
        <w:right w:val="none" w:sz="0" w:space="0" w:color="auto"/>
      </w:divBdr>
    </w:div>
    <w:div w:id="768429555">
      <w:bodyDiv w:val="1"/>
      <w:marLeft w:val="0"/>
      <w:marRight w:val="0"/>
      <w:marTop w:val="0"/>
      <w:marBottom w:val="0"/>
      <w:divBdr>
        <w:top w:val="none" w:sz="0" w:space="0" w:color="auto"/>
        <w:left w:val="none" w:sz="0" w:space="0" w:color="auto"/>
        <w:bottom w:val="none" w:sz="0" w:space="0" w:color="auto"/>
        <w:right w:val="none" w:sz="0" w:space="0" w:color="auto"/>
      </w:divBdr>
    </w:div>
    <w:div w:id="768543242">
      <w:bodyDiv w:val="1"/>
      <w:marLeft w:val="0"/>
      <w:marRight w:val="0"/>
      <w:marTop w:val="0"/>
      <w:marBottom w:val="0"/>
      <w:divBdr>
        <w:top w:val="none" w:sz="0" w:space="0" w:color="auto"/>
        <w:left w:val="none" w:sz="0" w:space="0" w:color="auto"/>
        <w:bottom w:val="none" w:sz="0" w:space="0" w:color="auto"/>
        <w:right w:val="none" w:sz="0" w:space="0" w:color="auto"/>
      </w:divBdr>
    </w:div>
    <w:div w:id="768623473">
      <w:bodyDiv w:val="1"/>
      <w:marLeft w:val="0"/>
      <w:marRight w:val="0"/>
      <w:marTop w:val="0"/>
      <w:marBottom w:val="0"/>
      <w:divBdr>
        <w:top w:val="none" w:sz="0" w:space="0" w:color="auto"/>
        <w:left w:val="none" w:sz="0" w:space="0" w:color="auto"/>
        <w:bottom w:val="none" w:sz="0" w:space="0" w:color="auto"/>
        <w:right w:val="none" w:sz="0" w:space="0" w:color="auto"/>
      </w:divBdr>
    </w:div>
    <w:div w:id="768819613">
      <w:bodyDiv w:val="1"/>
      <w:marLeft w:val="0"/>
      <w:marRight w:val="0"/>
      <w:marTop w:val="0"/>
      <w:marBottom w:val="0"/>
      <w:divBdr>
        <w:top w:val="none" w:sz="0" w:space="0" w:color="auto"/>
        <w:left w:val="none" w:sz="0" w:space="0" w:color="auto"/>
        <w:bottom w:val="none" w:sz="0" w:space="0" w:color="auto"/>
        <w:right w:val="none" w:sz="0" w:space="0" w:color="auto"/>
      </w:divBdr>
    </w:div>
    <w:div w:id="769008976">
      <w:bodyDiv w:val="1"/>
      <w:marLeft w:val="0"/>
      <w:marRight w:val="0"/>
      <w:marTop w:val="0"/>
      <w:marBottom w:val="0"/>
      <w:divBdr>
        <w:top w:val="none" w:sz="0" w:space="0" w:color="auto"/>
        <w:left w:val="none" w:sz="0" w:space="0" w:color="auto"/>
        <w:bottom w:val="none" w:sz="0" w:space="0" w:color="auto"/>
        <w:right w:val="none" w:sz="0" w:space="0" w:color="auto"/>
      </w:divBdr>
    </w:div>
    <w:div w:id="769277427">
      <w:bodyDiv w:val="1"/>
      <w:marLeft w:val="0"/>
      <w:marRight w:val="0"/>
      <w:marTop w:val="0"/>
      <w:marBottom w:val="0"/>
      <w:divBdr>
        <w:top w:val="none" w:sz="0" w:space="0" w:color="auto"/>
        <w:left w:val="none" w:sz="0" w:space="0" w:color="auto"/>
        <w:bottom w:val="none" w:sz="0" w:space="0" w:color="auto"/>
        <w:right w:val="none" w:sz="0" w:space="0" w:color="auto"/>
      </w:divBdr>
    </w:div>
    <w:div w:id="769349859">
      <w:bodyDiv w:val="1"/>
      <w:marLeft w:val="0"/>
      <w:marRight w:val="0"/>
      <w:marTop w:val="0"/>
      <w:marBottom w:val="0"/>
      <w:divBdr>
        <w:top w:val="none" w:sz="0" w:space="0" w:color="auto"/>
        <w:left w:val="none" w:sz="0" w:space="0" w:color="auto"/>
        <w:bottom w:val="none" w:sz="0" w:space="0" w:color="auto"/>
        <w:right w:val="none" w:sz="0" w:space="0" w:color="auto"/>
      </w:divBdr>
    </w:div>
    <w:div w:id="769468134">
      <w:bodyDiv w:val="1"/>
      <w:marLeft w:val="0"/>
      <w:marRight w:val="0"/>
      <w:marTop w:val="0"/>
      <w:marBottom w:val="0"/>
      <w:divBdr>
        <w:top w:val="none" w:sz="0" w:space="0" w:color="auto"/>
        <w:left w:val="none" w:sz="0" w:space="0" w:color="auto"/>
        <w:bottom w:val="none" w:sz="0" w:space="0" w:color="auto"/>
        <w:right w:val="none" w:sz="0" w:space="0" w:color="auto"/>
      </w:divBdr>
    </w:div>
    <w:div w:id="769814283">
      <w:bodyDiv w:val="1"/>
      <w:marLeft w:val="0"/>
      <w:marRight w:val="0"/>
      <w:marTop w:val="0"/>
      <w:marBottom w:val="0"/>
      <w:divBdr>
        <w:top w:val="none" w:sz="0" w:space="0" w:color="auto"/>
        <w:left w:val="none" w:sz="0" w:space="0" w:color="auto"/>
        <w:bottom w:val="none" w:sz="0" w:space="0" w:color="auto"/>
        <w:right w:val="none" w:sz="0" w:space="0" w:color="auto"/>
      </w:divBdr>
    </w:div>
    <w:div w:id="769853070">
      <w:bodyDiv w:val="1"/>
      <w:marLeft w:val="0"/>
      <w:marRight w:val="0"/>
      <w:marTop w:val="0"/>
      <w:marBottom w:val="0"/>
      <w:divBdr>
        <w:top w:val="none" w:sz="0" w:space="0" w:color="auto"/>
        <w:left w:val="none" w:sz="0" w:space="0" w:color="auto"/>
        <w:bottom w:val="none" w:sz="0" w:space="0" w:color="auto"/>
        <w:right w:val="none" w:sz="0" w:space="0" w:color="auto"/>
      </w:divBdr>
    </w:div>
    <w:div w:id="770008606">
      <w:bodyDiv w:val="1"/>
      <w:marLeft w:val="0"/>
      <w:marRight w:val="0"/>
      <w:marTop w:val="0"/>
      <w:marBottom w:val="0"/>
      <w:divBdr>
        <w:top w:val="none" w:sz="0" w:space="0" w:color="auto"/>
        <w:left w:val="none" w:sz="0" w:space="0" w:color="auto"/>
        <w:bottom w:val="none" w:sz="0" w:space="0" w:color="auto"/>
        <w:right w:val="none" w:sz="0" w:space="0" w:color="auto"/>
      </w:divBdr>
    </w:div>
    <w:div w:id="770052052">
      <w:bodyDiv w:val="1"/>
      <w:marLeft w:val="0"/>
      <w:marRight w:val="0"/>
      <w:marTop w:val="0"/>
      <w:marBottom w:val="0"/>
      <w:divBdr>
        <w:top w:val="none" w:sz="0" w:space="0" w:color="auto"/>
        <w:left w:val="none" w:sz="0" w:space="0" w:color="auto"/>
        <w:bottom w:val="none" w:sz="0" w:space="0" w:color="auto"/>
        <w:right w:val="none" w:sz="0" w:space="0" w:color="auto"/>
      </w:divBdr>
    </w:div>
    <w:div w:id="770122155">
      <w:bodyDiv w:val="1"/>
      <w:marLeft w:val="0"/>
      <w:marRight w:val="0"/>
      <w:marTop w:val="0"/>
      <w:marBottom w:val="0"/>
      <w:divBdr>
        <w:top w:val="none" w:sz="0" w:space="0" w:color="auto"/>
        <w:left w:val="none" w:sz="0" w:space="0" w:color="auto"/>
        <w:bottom w:val="none" w:sz="0" w:space="0" w:color="auto"/>
        <w:right w:val="none" w:sz="0" w:space="0" w:color="auto"/>
      </w:divBdr>
    </w:div>
    <w:div w:id="770200043">
      <w:bodyDiv w:val="1"/>
      <w:marLeft w:val="0"/>
      <w:marRight w:val="0"/>
      <w:marTop w:val="0"/>
      <w:marBottom w:val="0"/>
      <w:divBdr>
        <w:top w:val="none" w:sz="0" w:space="0" w:color="auto"/>
        <w:left w:val="none" w:sz="0" w:space="0" w:color="auto"/>
        <w:bottom w:val="none" w:sz="0" w:space="0" w:color="auto"/>
        <w:right w:val="none" w:sz="0" w:space="0" w:color="auto"/>
      </w:divBdr>
    </w:div>
    <w:div w:id="770203071">
      <w:bodyDiv w:val="1"/>
      <w:marLeft w:val="0"/>
      <w:marRight w:val="0"/>
      <w:marTop w:val="0"/>
      <w:marBottom w:val="0"/>
      <w:divBdr>
        <w:top w:val="none" w:sz="0" w:space="0" w:color="auto"/>
        <w:left w:val="none" w:sz="0" w:space="0" w:color="auto"/>
        <w:bottom w:val="none" w:sz="0" w:space="0" w:color="auto"/>
        <w:right w:val="none" w:sz="0" w:space="0" w:color="auto"/>
      </w:divBdr>
    </w:div>
    <w:div w:id="770205857">
      <w:bodyDiv w:val="1"/>
      <w:marLeft w:val="0"/>
      <w:marRight w:val="0"/>
      <w:marTop w:val="0"/>
      <w:marBottom w:val="0"/>
      <w:divBdr>
        <w:top w:val="none" w:sz="0" w:space="0" w:color="auto"/>
        <w:left w:val="none" w:sz="0" w:space="0" w:color="auto"/>
        <w:bottom w:val="none" w:sz="0" w:space="0" w:color="auto"/>
        <w:right w:val="none" w:sz="0" w:space="0" w:color="auto"/>
      </w:divBdr>
    </w:div>
    <w:div w:id="770249348">
      <w:bodyDiv w:val="1"/>
      <w:marLeft w:val="0"/>
      <w:marRight w:val="0"/>
      <w:marTop w:val="0"/>
      <w:marBottom w:val="0"/>
      <w:divBdr>
        <w:top w:val="none" w:sz="0" w:space="0" w:color="auto"/>
        <w:left w:val="none" w:sz="0" w:space="0" w:color="auto"/>
        <w:bottom w:val="none" w:sz="0" w:space="0" w:color="auto"/>
        <w:right w:val="none" w:sz="0" w:space="0" w:color="auto"/>
      </w:divBdr>
      <w:divsChild>
        <w:div w:id="25719264">
          <w:marLeft w:val="480"/>
          <w:marRight w:val="0"/>
          <w:marTop w:val="0"/>
          <w:marBottom w:val="0"/>
          <w:divBdr>
            <w:top w:val="none" w:sz="0" w:space="0" w:color="auto"/>
            <w:left w:val="none" w:sz="0" w:space="0" w:color="auto"/>
            <w:bottom w:val="none" w:sz="0" w:space="0" w:color="auto"/>
            <w:right w:val="none" w:sz="0" w:space="0" w:color="auto"/>
          </w:divBdr>
        </w:div>
        <w:div w:id="259610971">
          <w:marLeft w:val="480"/>
          <w:marRight w:val="0"/>
          <w:marTop w:val="0"/>
          <w:marBottom w:val="0"/>
          <w:divBdr>
            <w:top w:val="none" w:sz="0" w:space="0" w:color="auto"/>
            <w:left w:val="none" w:sz="0" w:space="0" w:color="auto"/>
            <w:bottom w:val="none" w:sz="0" w:space="0" w:color="auto"/>
            <w:right w:val="none" w:sz="0" w:space="0" w:color="auto"/>
          </w:divBdr>
        </w:div>
        <w:div w:id="262542744">
          <w:marLeft w:val="480"/>
          <w:marRight w:val="0"/>
          <w:marTop w:val="0"/>
          <w:marBottom w:val="0"/>
          <w:divBdr>
            <w:top w:val="none" w:sz="0" w:space="0" w:color="auto"/>
            <w:left w:val="none" w:sz="0" w:space="0" w:color="auto"/>
            <w:bottom w:val="none" w:sz="0" w:space="0" w:color="auto"/>
            <w:right w:val="none" w:sz="0" w:space="0" w:color="auto"/>
          </w:divBdr>
        </w:div>
        <w:div w:id="265698697">
          <w:marLeft w:val="480"/>
          <w:marRight w:val="0"/>
          <w:marTop w:val="0"/>
          <w:marBottom w:val="0"/>
          <w:divBdr>
            <w:top w:val="none" w:sz="0" w:space="0" w:color="auto"/>
            <w:left w:val="none" w:sz="0" w:space="0" w:color="auto"/>
            <w:bottom w:val="none" w:sz="0" w:space="0" w:color="auto"/>
            <w:right w:val="none" w:sz="0" w:space="0" w:color="auto"/>
          </w:divBdr>
        </w:div>
        <w:div w:id="321082523">
          <w:marLeft w:val="480"/>
          <w:marRight w:val="0"/>
          <w:marTop w:val="0"/>
          <w:marBottom w:val="0"/>
          <w:divBdr>
            <w:top w:val="none" w:sz="0" w:space="0" w:color="auto"/>
            <w:left w:val="none" w:sz="0" w:space="0" w:color="auto"/>
            <w:bottom w:val="none" w:sz="0" w:space="0" w:color="auto"/>
            <w:right w:val="none" w:sz="0" w:space="0" w:color="auto"/>
          </w:divBdr>
        </w:div>
        <w:div w:id="337001029">
          <w:marLeft w:val="480"/>
          <w:marRight w:val="0"/>
          <w:marTop w:val="0"/>
          <w:marBottom w:val="0"/>
          <w:divBdr>
            <w:top w:val="none" w:sz="0" w:space="0" w:color="auto"/>
            <w:left w:val="none" w:sz="0" w:space="0" w:color="auto"/>
            <w:bottom w:val="none" w:sz="0" w:space="0" w:color="auto"/>
            <w:right w:val="none" w:sz="0" w:space="0" w:color="auto"/>
          </w:divBdr>
        </w:div>
        <w:div w:id="447505800">
          <w:marLeft w:val="480"/>
          <w:marRight w:val="0"/>
          <w:marTop w:val="0"/>
          <w:marBottom w:val="0"/>
          <w:divBdr>
            <w:top w:val="none" w:sz="0" w:space="0" w:color="auto"/>
            <w:left w:val="none" w:sz="0" w:space="0" w:color="auto"/>
            <w:bottom w:val="none" w:sz="0" w:space="0" w:color="auto"/>
            <w:right w:val="none" w:sz="0" w:space="0" w:color="auto"/>
          </w:divBdr>
        </w:div>
        <w:div w:id="502086930">
          <w:marLeft w:val="480"/>
          <w:marRight w:val="0"/>
          <w:marTop w:val="0"/>
          <w:marBottom w:val="0"/>
          <w:divBdr>
            <w:top w:val="none" w:sz="0" w:space="0" w:color="auto"/>
            <w:left w:val="none" w:sz="0" w:space="0" w:color="auto"/>
            <w:bottom w:val="none" w:sz="0" w:space="0" w:color="auto"/>
            <w:right w:val="none" w:sz="0" w:space="0" w:color="auto"/>
          </w:divBdr>
        </w:div>
        <w:div w:id="509638477">
          <w:marLeft w:val="480"/>
          <w:marRight w:val="0"/>
          <w:marTop w:val="0"/>
          <w:marBottom w:val="0"/>
          <w:divBdr>
            <w:top w:val="none" w:sz="0" w:space="0" w:color="auto"/>
            <w:left w:val="none" w:sz="0" w:space="0" w:color="auto"/>
            <w:bottom w:val="none" w:sz="0" w:space="0" w:color="auto"/>
            <w:right w:val="none" w:sz="0" w:space="0" w:color="auto"/>
          </w:divBdr>
        </w:div>
        <w:div w:id="513572293">
          <w:marLeft w:val="480"/>
          <w:marRight w:val="0"/>
          <w:marTop w:val="0"/>
          <w:marBottom w:val="0"/>
          <w:divBdr>
            <w:top w:val="none" w:sz="0" w:space="0" w:color="auto"/>
            <w:left w:val="none" w:sz="0" w:space="0" w:color="auto"/>
            <w:bottom w:val="none" w:sz="0" w:space="0" w:color="auto"/>
            <w:right w:val="none" w:sz="0" w:space="0" w:color="auto"/>
          </w:divBdr>
        </w:div>
        <w:div w:id="514266565">
          <w:marLeft w:val="480"/>
          <w:marRight w:val="0"/>
          <w:marTop w:val="0"/>
          <w:marBottom w:val="0"/>
          <w:divBdr>
            <w:top w:val="none" w:sz="0" w:space="0" w:color="auto"/>
            <w:left w:val="none" w:sz="0" w:space="0" w:color="auto"/>
            <w:bottom w:val="none" w:sz="0" w:space="0" w:color="auto"/>
            <w:right w:val="none" w:sz="0" w:space="0" w:color="auto"/>
          </w:divBdr>
        </w:div>
        <w:div w:id="561213262">
          <w:marLeft w:val="480"/>
          <w:marRight w:val="0"/>
          <w:marTop w:val="0"/>
          <w:marBottom w:val="0"/>
          <w:divBdr>
            <w:top w:val="none" w:sz="0" w:space="0" w:color="auto"/>
            <w:left w:val="none" w:sz="0" w:space="0" w:color="auto"/>
            <w:bottom w:val="none" w:sz="0" w:space="0" w:color="auto"/>
            <w:right w:val="none" w:sz="0" w:space="0" w:color="auto"/>
          </w:divBdr>
        </w:div>
        <w:div w:id="562175494">
          <w:marLeft w:val="480"/>
          <w:marRight w:val="0"/>
          <w:marTop w:val="0"/>
          <w:marBottom w:val="0"/>
          <w:divBdr>
            <w:top w:val="none" w:sz="0" w:space="0" w:color="auto"/>
            <w:left w:val="none" w:sz="0" w:space="0" w:color="auto"/>
            <w:bottom w:val="none" w:sz="0" w:space="0" w:color="auto"/>
            <w:right w:val="none" w:sz="0" w:space="0" w:color="auto"/>
          </w:divBdr>
        </w:div>
        <w:div w:id="601957377">
          <w:marLeft w:val="480"/>
          <w:marRight w:val="0"/>
          <w:marTop w:val="0"/>
          <w:marBottom w:val="0"/>
          <w:divBdr>
            <w:top w:val="none" w:sz="0" w:space="0" w:color="auto"/>
            <w:left w:val="none" w:sz="0" w:space="0" w:color="auto"/>
            <w:bottom w:val="none" w:sz="0" w:space="0" w:color="auto"/>
            <w:right w:val="none" w:sz="0" w:space="0" w:color="auto"/>
          </w:divBdr>
        </w:div>
        <w:div w:id="653217765">
          <w:marLeft w:val="480"/>
          <w:marRight w:val="0"/>
          <w:marTop w:val="0"/>
          <w:marBottom w:val="0"/>
          <w:divBdr>
            <w:top w:val="none" w:sz="0" w:space="0" w:color="auto"/>
            <w:left w:val="none" w:sz="0" w:space="0" w:color="auto"/>
            <w:bottom w:val="none" w:sz="0" w:space="0" w:color="auto"/>
            <w:right w:val="none" w:sz="0" w:space="0" w:color="auto"/>
          </w:divBdr>
        </w:div>
        <w:div w:id="749548761">
          <w:marLeft w:val="480"/>
          <w:marRight w:val="0"/>
          <w:marTop w:val="0"/>
          <w:marBottom w:val="0"/>
          <w:divBdr>
            <w:top w:val="none" w:sz="0" w:space="0" w:color="auto"/>
            <w:left w:val="none" w:sz="0" w:space="0" w:color="auto"/>
            <w:bottom w:val="none" w:sz="0" w:space="0" w:color="auto"/>
            <w:right w:val="none" w:sz="0" w:space="0" w:color="auto"/>
          </w:divBdr>
        </w:div>
        <w:div w:id="789125192">
          <w:marLeft w:val="480"/>
          <w:marRight w:val="0"/>
          <w:marTop w:val="0"/>
          <w:marBottom w:val="0"/>
          <w:divBdr>
            <w:top w:val="none" w:sz="0" w:space="0" w:color="auto"/>
            <w:left w:val="none" w:sz="0" w:space="0" w:color="auto"/>
            <w:bottom w:val="none" w:sz="0" w:space="0" w:color="auto"/>
            <w:right w:val="none" w:sz="0" w:space="0" w:color="auto"/>
          </w:divBdr>
        </w:div>
        <w:div w:id="914752576">
          <w:marLeft w:val="480"/>
          <w:marRight w:val="0"/>
          <w:marTop w:val="0"/>
          <w:marBottom w:val="0"/>
          <w:divBdr>
            <w:top w:val="none" w:sz="0" w:space="0" w:color="auto"/>
            <w:left w:val="none" w:sz="0" w:space="0" w:color="auto"/>
            <w:bottom w:val="none" w:sz="0" w:space="0" w:color="auto"/>
            <w:right w:val="none" w:sz="0" w:space="0" w:color="auto"/>
          </w:divBdr>
        </w:div>
      </w:divsChild>
    </w:div>
    <w:div w:id="770276051">
      <w:bodyDiv w:val="1"/>
      <w:marLeft w:val="0"/>
      <w:marRight w:val="0"/>
      <w:marTop w:val="0"/>
      <w:marBottom w:val="0"/>
      <w:divBdr>
        <w:top w:val="none" w:sz="0" w:space="0" w:color="auto"/>
        <w:left w:val="none" w:sz="0" w:space="0" w:color="auto"/>
        <w:bottom w:val="none" w:sz="0" w:space="0" w:color="auto"/>
        <w:right w:val="none" w:sz="0" w:space="0" w:color="auto"/>
      </w:divBdr>
    </w:div>
    <w:div w:id="770315752">
      <w:bodyDiv w:val="1"/>
      <w:marLeft w:val="0"/>
      <w:marRight w:val="0"/>
      <w:marTop w:val="0"/>
      <w:marBottom w:val="0"/>
      <w:divBdr>
        <w:top w:val="none" w:sz="0" w:space="0" w:color="auto"/>
        <w:left w:val="none" w:sz="0" w:space="0" w:color="auto"/>
        <w:bottom w:val="none" w:sz="0" w:space="0" w:color="auto"/>
        <w:right w:val="none" w:sz="0" w:space="0" w:color="auto"/>
      </w:divBdr>
    </w:div>
    <w:div w:id="770392484">
      <w:bodyDiv w:val="1"/>
      <w:marLeft w:val="0"/>
      <w:marRight w:val="0"/>
      <w:marTop w:val="0"/>
      <w:marBottom w:val="0"/>
      <w:divBdr>
        <w:top w:val="none" w:sz="0" w:space="0" w:color="auto"/>
        <w:left w:val="none" w:sz="0" w:space="0" w:color="auto"/>
        <w:bottom w:val="none" w:sz="0" w:space="0" w:color="auto"/>
        <w:right w:val="none" w:sz="0" w:space="0" w:color="auto"/>
      </w:divBdr>
    </w:div>
    <w:div w:id="770393863">
      <w:bodyDiv w:val="1"/>
      <w:marLeft w:val="0"/>
      <w:marRight w:val="0"/>
      <w:marTop w:val="0"/>
      <w:marBottom w:val="0"/>
      <w:divBdr>
        <w:top w:val="none" w:sz="0" w:space="0" w:color="auto"/>
        <w:left w:val="none" w:sz="0" w:space="0" w:color="auto"/>
        <w:bottom w:val="none" w:sz="0" w:space="0" w:color="auto"/>
        <w:right w:val="none" w:sz="0" w:space="0" w:color="auto"/>
      </w:divBdr>
    </w:div>
    <w:div w:id="770394988">
      <w:bodyDiv w:val="1"/>
      <w:marLeft w:val="0"/>
      <w:marRight w:val="0"/>
      <w:marTop w:val="0"/>
      <w:marBottom w:val="0"/>
      <w:divBdr>
        <w:top w:val="none" w:sz="0" w:space="0" w:color="auto"/>
        <w:left w:val="none" w:sz="0" w:space="0" w:color="auto"/>
        <w:bottom w:val="none" w:sz="0" w:space="0" w:color="auto"/>
        <w:right w:val="none" w:sz="0" w:space="0" w:color="auto"/>
      </w:divBdr>
    </w:div>
    <w:div w:id="770467007">
      <w:bodyDiv w:val="1"/>
      <w:marLeft w:val="0"/>
      <w:marRight w:val="0"/>
      <w:marTop w:val="0"/>
      <w:marBottom w:val="0"/>
      <w:divBdr>
        <w:top w:val="none" w:sz="0" w:space="0" w:color="auto"/>
        <w:left w:val="none" w:sz="0" w:space="0" w:color="auto"/>
        <w:bottom w:val="none" w:sz="0" w:space="0" w:color="auto"/>
        <w:right w:val="none" w:sz="0" w:space="0" w:color="auto"/>
      </w:divBdr>
    </w:div>
    <w:div w:id="770585264">
      <w:bodyDiv w:val="1"/>
      <w:marLeft w:val="0"/>
      <w:marRight w:val="0"/>
      <w:marTop w:val="0"/>
      <w:marBottom w:val="0"/>
      <w:divBdr>
        <w:top w:val="none" w:sz="0" w:space="0" w:color="auto"/>
        <w:left w:val="none" w:sz="0" w:space="0" w:color="auto"/>
        <w:bottom w:val="none" w:sz="0" w:space="0" w:color="auto"/>
        <w:right w:val="none" w:sz="0" w:space="0" w:color="auto"/>
      </w:divBdr>
    </w:div>
    <w:div w:id="770659983">
      <w:bodyDiv w:val="1"/>
      <w:marLeft w:val="0"/>
      <w:marRight w:val="0"/>
      <w:marTop w:val="0"/>
      <w:marBottom w:val="0"/>
      <w:divBdr>
        <w:top w:val="none" w:sz="0" w:space="0" w:color="auto"/>
        <w:left w:val="none" w:sz="0" w:space="0" w:color="auto"/>
        <w:bottom w:val="none" w:sz="0" w:space="0" w:color="auto"/>
        <w:right w:val="none" w:sz="0" w:space="0" w:color="auto"/>
      </w:divBdr>
    </w:div>
    <w:div w:id="770708324">
      <w:bodyDiv w:val="1"/>
      <w:marLeft w:val="0"/>
      <w:marRight w:val="0"/>
      <w:marTop w:val="0"/>
      <w:marBottom w:val="0"/>
      <w:divBdr>
        <w:top w:val="none" w:sz="0" w:space="0" w:color="auto"/>
        <w:left w:val="none" w:sz="0" w:space="0" w:color="auto"/>
        <w:bottom w:val="none" w:sz="0" w:space="0" w:color="auto"/>
        <w:right w:val="none" w:sz="0" w:space="0" w:color="auto"/>
      </w:divBdr>
    </w:div>
    <w:div w:id="770903285">
      <w:bodyDiv w:val="1"/>
      <w:marLeft w:val="0"/>
      <w:marRight w:val="0"/>
      <w:marTop w:val="0"/>
      <w:marBottom w:val="0"/>
      <w:divBdr>
        <w:top w:val="none" w:sz="0" w:space="0" w:color="auto"/>
        <w:left w:val="none" w:sz="0" w:space="0" w:color="auto"/>
        <w:bottom w:val="none" w:sz="0" w:space="0" w:color="auto"/>
        <w:right w:val="none" w:sz="0" w:space="0" w:color="auto"/>
      </w:divBdr>
    </w:div>
    <w:div w:id="770971421">
      <w:bodyDiv w:val="1"/>
      <w:marLeft w:val="0"/>
      <w:marRight w:val="0"/>
      <w:marTop w:val="0"/>
      <w:marBottom w:val="0"/>
      <w:divBdr>
        <w:top w:val="none" w:sz="0" w:space="0" w:color="auto"/>
        <w:left w:val="none" w:sz="0" w:space="0" w:color="auto"/>
        <w:bottom w:val="none" w:sz="0" w:space="0" w:color="auto"/>
        <w:right w:val="none" w:sz="0" w:space="0" w:color="auto"/>
      </w:divBdr>
    </w:div>
    <w:div w:id="770978720">
      <w:bodyDiv w:val="1"/>
      <w:marLeft w:val="0"/>
      <w:marRight w:val="0"/>
      <w:marTop w:val="0"/>
      <w:marBottom w:val="0"/>
      <w:divBdr>
        <w:top w:val="none" w:sz="0" w:space="0" w:color="auto"/>
        <w:left w:val="none" w:sz="0" w:space="0" w:color="auto"/>
        <w:bottom w:val="none" w:sz="0" w:space="0" w:color="auto"/>
        <w:right w:val="none" w:sz="0" w:space="0" w:color="auto"/>
      </w:divBdr>
    </w:div>
    <w:div w:id="771054546">
      <w:bodyDiv w:val="1"/>
      <w:marLeft w:val="0"/>
      <w:marRight w:val="0"/>
      <w:marTop w:val="0"/>
      <w:marBottom w:val="0"/>
      <w:divBdr>
        <w:top w:val="none" w:sz="0" w:space="0" w:color="auto"/>
        <w:left w:val="none" w:sz="0" w:space="0" w:color="auto"/>
        <w:bottom w:val="none" w:sz="0" w:space="0" w:color="auto"/>
        <w:right w:val="none" w:sz="0" w:space="0" w:color="auto"/>
      </w:divBdr>
    </w:div>
    <w:div w:id="771167958">
      <w:bodyDiv w:val="1"/>
      <w:marLeft w:val="0"/>
      <w:marRight w:val="0"/>
      <w:marTop w:val="0"/>
      <w:marBottom w:val="0"/>
      <w:divBdr>
        <w:top w:val="none" w:sz="0" w:space="0" w:color="auto"/>
        <w:left w:val="none" w:sz="0" w:space="0" w:color="auto"/>
        <w:bottom w:val="none" w:sz="0" w:space="0" w:color="auto"/>
        <w:right w:val="none" w:sz="0" w:space="0" w:color="auto"/>
      </w:divBdr>
    </w:div>
    <w:div w:id="771365535">
      <w:bodyDiv w:val="1"/>
      <w:marLeft w:val="0"/>
      <w:marRight w:val="0"/>
      <w:marTop w:val="0"/>
      <w:marBottom w:val="0"/>
      <w:divBdr>
        <w:top w:val="none" w:sz="0" w:space="0" w:color="auto"/>
        <w:left w:val="none" w:sz="0" w:space="0" w:color="auto"/>
        <w:bottom w:val="none" w:sz="0" w:space="0" w:color="auto"/>
        <w:right w:val="none" w:sz="0" w:space="0" w:color="auto"/>
      </w:divBdr>
    </w:div>
    <w:div w:id="771434965">
      <w:bodyDiv w:val="1"/>
      <w:marLeft w:val="0"/>
      <w:marRight w:val="0"/>
      <w:marTop w:val="0"/>
      <w:marBottom w:val="0"/>
      <w:divBdr>
        <w:top w:val="none" w:sz="0" w:space="0" w:color="auto"/>
        <w:left w:val="none" w:sz="0" w:space="0" w:color="auto"/>
        <w:bottom w:val="none" w:sz="0" w:space="0" w:color="auto"/>
        <w:right w:val="none" w:sz="0" w:space="0" w:color="auto"/>
      </w:divBdr>
    </w:div>
    <w:div w:id="771437151">
      <w:bodyDiv w:val="1"/>
      <w:marLeft w:val="0"/>
      <w:marRight w:val="0"/>
      <w:marTop w:val="0"/>
      <w:marBottom w:val="0"/>
      <w:divBdr>
        <w:top w:val="none" w:sz="0" w:space="0" w:color="auto"/>
        <w:left w:val="none" w:sz="0" w:space="0" w:color="auto"/>
        <w:bottom w:val="none" w:sz="0" w:space="0" w:color="auto"/>
        <w:right w:val="none" w:sz="0" w:space="0" w:color="auto"/>
      </w:divBdr>
    </w:div>
    <w:div w:id="771509659">
      <w:bodyDiv w:val="1"/>
      <w:marLeft w:val="0"/>
      <w:marRight w:val="0"/>
      <w:marTop w:val="0"/>
      <w:marBottom w:val="0"/>
      <w:divBdr>
        <w:top w:val="none" w:sz="0" w:space="0" w:color="auto"/>
        <w:left w:val="none" w:sz="0" w:space="0" w:color="auto"/>
        <w:bottom w:val="none" w:sz="0" w:space="0" w:color="auto"/>
        <w:right w:val="none" w:sz="0" w:space="0" w:color="auto"/>
      </w:divBdr>
    </w:div>
    <w:div w:id="771559792">
      <w:bodyDiv w:val="1"/>
      <w:marLeft w:val="0"/>
      <w:marRight w:val="0"/>
      <w:marTop w:val="0"/>
      <w:marBottom w:val="0"/>
      <w:divBdr>
        <w:top w:val="none" w:sz="0" w:space="0" w:color="auto"/>
        <w:left w:val="none" w:sz="0" w:space="0" w:color="auto"/>
        <w:bottom w:val="none" w:sz="0" w:space="0" w:color="auto"/>
        <w:right w:val="none" w:sz="0" w:space="0" w:color="auto"/>
      </w:divBdr>
    </w:div>
    <w:div w:id="771701605">
      <w:bodyDiv w:val="1"/>
      <w:marLeft w:val="0"/>
      <w:marRight w:val="0"/>
      <w:marTop w:val="0"/>
      <w:marBottom w:val="0"/>
      <w:divBdr>
        <w:top w:val="none" w:sz="0" w:space="0" w:color="auto"/>
        <w:left w:val="none" w:sz="0" w:space="0" w:color="auto"/>
        <w:bottom w:val="none" w:sz="0" w:space="0" w:color="auto"/>
        <w:right w:val="none" w:sz="0" w:space="0" w:color="auto"/>
      </w:divBdr>
    </w:div>
    <w:div w:id="771784146">
      <w:bodyDiv w:val="1"/>
      <w:marLeft w:val="0"/>
      <w:marRight w:val="0"/>
      <w:marTop w:val="0"/>
      <w:marBottom w:val="0"/>
      <w:divBdr>
        <w:top w:val="none" w:sz="0" w:space="0" w:color="auto"/>
        <w:left w:val="none" w:sz="0" w:space="0" w:color="auto"/>
        <w:bottom w:val="none" w:sz="0" w:space="0" w:color="auto"/>
        <w:right w:val="none" w:sz="0" w:space="0" w:color="auto"/>
      </w:divBdr>
    </w:div>
    <w:div w:id="771819008">
      <w:bodyDiv w:val="1"/>
      <w:marLeft w:val="0"/>
      <w:marRight w:val="0"/>
      <w:marTop w:val="0"/>
      <w:marBottom w:val="0"/>
      <w:divBdr>
        <w:top w:val="none" w:sz="0" w:space="0" w:color="auto"/>
        <w:left w:val="none" w:sz="0" w:space="0" w:color="auto"/>
        <w:bottom w:val="none" w:sz="0" w:space="0" w:color="auto"/>
        <w:right w:val="none" w:sz="0" w:space="0" w:color="auto"/>
      </w:divBdr>
    </w:div>
    <w:div w:id="771975466">
      <w:bodyDiv w:val="1"/>
      <w:marLeft w:val="0"/>
      <w:marRight w:val="0"/>
      <w:marTop w:val="0"/>
      <w:marBottom w:val="0"/>
      <w:divBdr>
        <w:top w:val="none" w:sz="0" w:space="0" w:color="auto"/>
        <w:left w:val="none" w:sz="0" w:space="0" w:color="auto"/>
        <w:bottom w:val="none" w:sz="0" w:space="0" w:color="auto"/>
        <w:right w:val="none" w:sz="0" w:space="0" w:color="auto"/>
      </w:divBdr>
    </w:div>
    <w:div w:id="772093588">
      <w:bodyDiv w:val="1"/>
      <w:marLeft w:val="0"/>
      <w:marRight w:val="0"/>
      <w:marTop w:val="0"/>
      <w:marBottom w:val="0"/>
      <w:divBdr>
        <w:top w:val="none" w:sz="0" w:space="0" w:color="auto"/>
        <w:left w:val="none" w:sz="0" w:space="0" w:color="auto"/>
        <w:bottom w:val="none" w:sz="0" w:space="0" w:color="auto"/>
        <w:right w:val="none" w:sz="0" w:space="0" w:color="auto"/>
      </w:divBdr>
    </w:div>
    <w:div w:id="772164443">
      <w:bodyDiv w:val="1"/>
      <w:marLeft w:val="0"/>
      <w:marRight w:val="0"/>
      <w:marTop w:val="0"/>
      <w:marBottom w:val="0"/>
      <w:divBdr>
        <w:top w:val="none" w:sz="0" w:space="0" w:color="auto"/>
        <w:left w:val="none" w:sz="0" w:space="0" w:color="auto"/>
        <w:bottom w:val="none" w:sz="0" w:space="0" w:color="auto"/>
        <w:right w:val="none" w:sz="0" w:space="0" w:color="auto"/>
      </w:divBdr>
    </w:div>
    <w:div w:id="772166396">
      <w:bodyDiv w:val="1"/>
      <w:marLeft w:val="0"/>
      <w:marRight w:val="0"/>
      <w:marTop w:val="0"/>
      <w:marBottom w:val="0"/>
      <w:divBdr>
        <w:top w:val="none" w:sz="0" w:space="0" w:color="auto"/>
        <w:left w:val="none" w:sz="0" w:space="0" w:color="auto"/>
        <w:bottom w:val="none" w:sz="0" w:space="0" w:color="auto"/>
        <w:right w:val="none" w:sz="0" w:space="0" w:color="auto"/>
      </w:divBdr>
    </w:div>
    <w:div w:id="772170567">
      <w:bodyDiv w:val="1"/>
      <w:marLeft w:val="0"/>
      <w:marRight w:val="0"/>
      <w:marTop w:val="0"/>
      <w:marBottom w:val="0"/>
      <w:divBdr>
        <w:top w:val="none" w:sz="0" w:space="0" w:color="auto"/>
        <w:left w:val="none" w:sz="0" w:space="0" w:color="auto"/>
        <w:bottom w:val="none" w:sz="0" w:space="0" w:color="auto"/>
        <w:right w:val="none" w:sz="0" w:space="0" w:color="auto"/>
      </w:divBdr>
    </w:div>
    <w:div w:id="772213757">
      <w:bodyDiv w:val="1"/>
      <w:marLeft w:val="0"/>
      <w:marRight w:val="0"/>
      <w:marTop w:val="0"/>
      <w:marBottom w:val="0"/>
      <w:divBdr>
        <w:top w:val="none" w:sz="0" w:space="0" w:color="auto"/>
        <w:left w:val="none" w:sz="0" w:space="0" w:color="auto"/>
        <w:bottom w:val="none" w:sz="0" w:space="0" w:color="auto"/>
        <w:right w:val="none" w:sz="0" w:space="0" w:color="auto"/>
      </w:divBdr>
    </w:div>
    <w:div w:id="772286958">
      <w:bodyDiv w:val="1"/>
      <w:marLeft w:val="0"/>
      <w:marRight w:val="0"/>
      <w:marTop w:val="0"/>
      <w:marBottom w:val="0"/>
      <w:divBdr>
        <w:top w:val="none" w:sz="0" w:space="0" w:color="auto"/>
        <w:left w:val="none" w:sz="0" w:space="0" w:color="auto"/>
        <w:bottom w:val="none" w:sz="0" w:space="0" w:color="auto"/>
        <w:right w:val="none" w:sz="0" w:space="0" w:color="auto"/>
      </w:divBdr>
    </w:div>
    <w:div w:id="772289022">
      <w:bodyDiv w:val="1"/>
      <w:marLeft w:val="0"/>
      <w:marRight w:val="0"/>
      <w:marTop w:val="0"/>
      <w:marBottom w:val="0"/>
      <w:divBdr>
        <w:top w:val="none" w:sz="0" w:space="0" w:color="auto"/>
        <w:left w:val="none" w:sz="0" w:space="0" w:color="auto"/>
        <w:bottom w:val="none" w:sz="0" w:space="0" w:color="auto"/>
        <w:right w:val="none" w:sz="0" w:space="0" w:color="auto"/>
      </w:divBdr>
    </w:div>
    <w:div w:id="772358348">
      <w:bodyDiv w:val="1"/>
      <w:marLeft w:val="0"/>
      <w:marRight w:val="0"/>
      <w:marTop w:val="0"/>
      <w:marBottom w:val="0"/>
      <w:divBdr>
        <w:top w:val="none" w:sz="0" w:space="0" w:color="auto"/>
        <w:left w:val="none" w:sz="0" w:space="0" w:color="auto"/>
        <w:bottom w:val="none" w:sz="0" w:space="0" w:color="auto"/>
        <w:right w:val="none" w:sz="0" w:space="0" w:color="auto"/>
      </w:divBdr>
    </w:div>
    <w:div w:id="772628206">
      <w:bodyDiv w:val="1"/>
      <w:marLeft w:val="0"/>
      <w:marRight w:val="0"/>
      <w:marTop w:val="0"/>
      <w:marBottom w:val="0"/>
      <w:divBdr>
        <w:top w:val="none" w:sz="0" w:space="0" w:color="auto"/>
        <w:left w:val="none" w:sz="0" w:space="0" w:color="auto"/>
        <w:bottom w:val="none" w:sz="0" w:space="0" w:color="auto"/>
        <w:right w:val="none" w:sz="0" w:space="0" w:color="auto"/>
      </w:divBdr>
    </w:div>
    <w:div w:id="772670866">
      <w:bodyDiv w:val="1"/>
      <w:marLeft w:val="0"/>
      <w:marRight w:val="0"/>
      <w:marTop w:val="0"/>
      <w:marBottom w:val="0"/>
      <w:divBdr>
        <w:top w:val="none" w:sz="0" w:space="0" w:color="auto"/>
        <w:left w:val="none" w:sz="0" w:space="0" w:color="auto"/>
        <w:bottom w:val="none" w:sz="0" w:space="0" w:color="auto"/>
        <w:right w:val="none" w:sz="0" w:space="0" w:color="auto"/>
      </w:divBdr>
    </w:div>
    <w:div w:id="772744224">
      <w:bodyDiv w:val="1"/>
      <w:marLeft w:val="0"/>
      <w:marRight w:val="0"/>
      <w:marTop w:val="0"/>
      <w:marBottom w:val="0"/>
      <w:divBdr>
        <w:top w:val="none" w:sz="0" w:space="0" w:color="auto"/>
        <w:left w:val="none" w:sz="0" w:space="0" w:color="auto"/>
        <w:bottom w:val="none" w:sz="0" w:space="0" w:color="auto"/>
        <w:right w:val="none" w:sz="0" w:space="0" w:color="auto"/>
      </w:divBdr>
    </w:div>
    <w:div w:id="772750411">
      <w:bodyDiv w:val="1"/>
      <w:marLeft w:val="0"/>
      <w:marRight w:val="0"/>
      <w:marTop w:val="0"/>
      <w:marBottom w:val="0"/>
      <w:divBdr>
        <w:top w:val="none" w:sz="0" w:space="0" w:color="auto"/>
        <w:left w:val="none" w:sz="0" w:space="0" w:color="auto"/>
        <w:bottom w:val="none" w:sz="0" w:space="0" w:color="auto"/>
        <w:right w:val="none" w:sz="0" w:space="0" w:color="auto"/>
      </w:divBdr>
    </w:div>
    <w:div w:id="772818291">
      <w:bodyDiv w:val="1"/>
      <w:marLeft w:val="0"/>
      <w:marRight w:val="0"/>
      <w:marTop w:val="0"/>
      <w:marBottom w:val="0"/>
      <w:divBdr>
        <w:top w:val="none" w:sz="0" w:space="0" w:color="auto"/>
        <w:left w:val="none" w:sz="0" w:space="0" w:color="auto"/>
        <w:bottom w:val="none" w:sz="0" w:space="0" w:color="auto"/>
        <w:right w:val="none" w:sz="0" w:space="0" w:color="auto"/>
      </w:divBdr>
    </w:div>
    <w:div w:id="772823157">
      <w:bodyDiv w:val="1"/>
      <w:marLeft w:val="0"/>
      <w:marRight w:val="0"/>
      <w:marTop w:val="0"/>
      <w:marBottom w:val="0"/>
      <w:divBdr>
        <w:top w:val="none" w:sz="0" w:space="0" w:color="auto"/>
        <w:left w:val="none" w:sz="0" w:space="0" w:color="auto"/>
        <w:bottom w:val="none" w:sz="0" w:space="0" w:color="auto"/>
        <w:right w:val="none" w:sz="0" w:space="0" w:color="auto"/>
      </w:divBdr>
    </w:div>
    <w:div w:id="772943209">
      <w:bodyDiv w:val="1"/>
      <w:marLeft w:val="0"/>
      <w:marRight w:val="0"/>
      <w:marTop w:val="0"/>
      <w:marBottom w:val="0"/>
      <w:divBdr>
        <w:top w:val="none" w:sz="0" w:space="0" w:color="auto"/>
        <w:left w:val="none" w:sz="0" w:space="0" w:color="auto"/>
        <w:bottom w:val="none" w:sz="0" w:space="0" w:color="auto"/>
        <w:right w:val="none" w:sz="0" w:space="0" w:color="auto"/>
      </w:divBdr>
      <w:divsChild>
        <w:div w:id="67698984">
          <w:marLeft w:val="480"/>
          <w:marRight w:val="0"/>
          <w:marTop w:val="0"/>
          <w:marBottom w:val="0"/>
          <w:divBdr>
            <w:top w:val="none" w:sz="0" w:space="0" w:color="auto"/>
            <w:left w:val="none" w:sz="0" w:space="0" w:color="auto"/>
            <w:bottom w:val="none" w:sz="0" w:space="0" w:color="auto"/>
            <w:right w:val="none" w:sz="0" w:space="0" w:color="auto"/>
          </w:divBdr>
        </w:div>
        <w:div w:id="163592400">
          <w:marLeft w:val="480"/>
          <w:marRight w:val="0"/>
          <w:marTop w:val="0"/>
          <w:marBottom w:val="0"/>
          <w:divBdr>
            <w:top w:val="none" w:sz="0" w:space="0" w:color="auto"/>
            <w:left w:val="none" w:sz="0" w:space="0" w:color="auto"/>
            <w:bottom w:val="none" w:sz="0" w:space="0" w:color="auto"/>
            <w:right w:val="none" w:sz="0" w:space="0" w:color="auto"/>
          </w:divBdr>
        </w:div>
        <w:div w:id="170220169">
          <w:marLeft w:val="480"/>
          <w:marRight w:val="0"/>
          <w:marTop w:val="0"/>
          <w:marBottom w:val="0"/>
          <w:divBdr>
            <w:top w:val="none" w:sz="0" w:space="0" w:color="auto"/>
            <w:left w:val="none" w:sz="0" w:space="0" w:color="auto"/>
            <w:bottom w:val="none" w:sz="0" w:space="0" w:color="auto"/>
            <w:right w:val="none" w:sz="0" w:space="0" w:color="auto"/>
          </w:divBdr>
        </w:div>
        <w:div w:id="174661232">
          <w:marLeft w:val="480"/>
          <w:marRight w:val="0"/>
          <w:marTop w:val="0"/>
          <w:marBottom w:val="0"/>
          <w:divBdr>
            <w:top w:val="none" w:sz="0" w:space="0" w:color="auto"/>
            <w:left w:val="none" w:sz="0" w:space="0" w:color="auto"/>
            <w:bottom w:val="none" w:sz="0" w:space="0" w:color="auto"/>
            <w:right w:val="none" w:sz="0" w:space="0" w:color="auto"/>
          </w:divBdr>
        </w:div>
        <w:div w:id="407314873">
          <w:marLeft w:val="480"/>
          <w:marRight w:val="0"/>
          <w:marTop w:val="0"/>
          <w:marBottom w:val="0"/>
          <w:divBdr>
            <w:top w:val="none" w:sz="0" w:space="0" w:color="auto"/>
            <w:left w:val="none" w:sz="0" w:space="0" w:color="auto"/>
            <w:bottom w:val="none" w:sz="0" w:space="0" w:color="auto"/>
            <w:right w:val="none" w:sz="0" w:space="0" w:color="auto"/>
          </w:divBdr>
        </w:div>
        <w:div w:id="509216878">
          <w:marLeft w:val="480"/>
          <w:marRight w:val="0"/>
          <w:marTop w:val="0"/>
          <w:marBottom w:val="0"/>
          <w:divBdr>
            <w:top w:val="none" w:sz="0" w:space="0" w:color="auto"/>
            <w:left w:val="none" w:sz="0" w:space="0" w:color="auto"/>
            <w:bottom w:val="none" w:sz="0" w:space="0" w:color="auto"/>
            <w:right w:val="none" w:sz="0" w:space="0" w:color="auto"/>
          </w:divBdr>
        </w:div>
        <w:div w:id="528103674">
          <w:marLeft w:val="480"/>
          <w:marRight w:val="0"/>
          <w:marTop w:val="0"/>
          <w:marBottom w:val="0"/>
          <w:divBdr>
            <w:top w:val="none" w:sz="0" w:space="0" w:color="auto"/>
            <w:left w:val="none" w:sz="0" w:space="0" w:color="auto"/>
            <w:bottom w:val="none" w:sz="0" w:space="0" w:color="auto"/>
            <w:right w:val="none" w:sz="0" w:space="0" w:color="auto"/>
          </w:divBdr>
        </w:div>
        <w:div w:id="558519335">
          <w:marLeft w:val="480"/>
          <w:marRight w:val="0"/>
          <w:marTop w:val="0"/>
          <w:marBottom w:val="0"/>
          <w:divBdr>
            <w:top w:val="none" w:sz="0" w:space="0" w:color="auto"/>
            <w:left w:val="none" w:sz="0" w:space="0" w:color="auto"/>
            <w:bottom w:val="none" w:sz="0" w:space="0" w:color="auto"/>
            <w:right w:val="none" w:sz="0" w:space="0" w:color="auto"/>
          </w:divBdr>
        </w:div>
        <w:div w:id="597762075">
          <w:marLeft w:val="480"/>
          <w:marRight w:val="0"/>
          <w:marTop w:val="0"/>
          <w:marBottom w:val="0"/>
          <w:divBdr>
            <w:top w:val="none" w:sz="0" w:space="0" w:color="auto"/>
            <w:left w:val="none" w:sz="0" w:space="0" w:color="auto"/>
            <w:bottom w:val="none" w:sz="0" w:space="0" w:color="auto"/>
            <w:right w:val="none" w:sz="0" w:space="0" w:color="auto"/>
          </w:divBdr>
        </w:div>
        <w:div w:id="599921458">
          <w:marLeft w:val="480"/>
          <w:marRight w:val="0"/>
          <w:marTop w:val="0"/>
          <w:marBottom w:val="0"/>
          <w:divBdr>
            <w:top w:val="none" w:sz="0" w:space="0" w:color="auto"/>
            <w:left w:val="none" w:sz="0" w:space="0" w:color="auto"/>
            <w:bottom w:val="none" w:sz="0" w:space="0" w:color="auto"/>
            <w:right w:val="none" w:sz="0" w:space="0" w:color="auto"/>
          </w:divBdr>
        </w:div>
        <w:div w:id="706299099">
          <w:marLeft w:val="480"/>
          <w:marRight w:val="0"/>
          <w:marTop w:val="0"/>
          <w:marBottom w:val="0"/>
          <w:divBdr>
            <w:top w:val="none" w:sz="0" w:space="0" w:color="auto"/>
            <w:left w:val="none" w:sz="0" w:space="0" w:color="auto"/>
            <w:bottom w:val="none" w:sz="0" w:space="0" w:color="auto"/>
            <w:right w:val="none" w:sz="0" w:space="0" w:color="auto"/>
          </w:divBdr>
        </w:div>
        <w:div w:id="714046604">
          <w:marLeft w:val="480"/>
          <w:marRight w:val="0"/>
          <w:marTop w:val="0"/>
          <w:marBottom w:val="0"/>
          <w:divBdr>
            <w:top w:val="none" w:sz="0" w:space="0" w:color="auto"/>
            <w:left w:val="none" w:sz="0" w:space="0" w:color="auto"/>
            <w:bottom w:val="none" w:sz="0" w:space="0" w:color="auto"/>
            <w:right w:val="none" w:sz="0" w:space="0" w:color="auto"/>
          </w:divBdr>
        </w:div>
        <w:div w:id="790705802">
          <w:marLeft w:val="480"/>
          <w:marRight w:val="0"/>
          <w:marTop w:val="0"/>
          <w:marBottom w:val="0"/>
          <w:divBdr>
            <w:top w:val="none" w:sz="0" w:space="0" w:color="auto"/>
            <w:left w:val="none" w:sz="0" w:space="0" w:color="auto"/>
            <w:bottom w:val="none" w:sz="0" w:space="0" w:color="auto"/>
            <w:right w:val="none" w:sz="0" w:space="0" w:color="auto"/>
          </w:divBdr>
        </w:div>
        <w:div w:id="840699661">
          <w:marLeft w:val="480"/>
          <w:marRight w:val="0"/>
          <w:marTop w:val="0"/>
          <w:marBottom w:val="0"/>
          <w:divBdr>
            <w:top w:val="none" w:sz="0" w:space="0" w:color="auto"/>
            <w:left w:val="none" w:sz="0" w:space="0" w:color="auto"/>
            <w:bottom w:val="none" w:sz="0" w:space="0" w:color="auto"/>
            <w:right w:val="none" w:sz="0" w:space="0" w:color="auto"/>
          </w:divBdr>
        </w:div>
        <w:div w:id="864976656">
          <w:marLeft w:val="480"/>
          <w:marRight w:val="0"/>
          <w:marTop w:val="0"/>
          <w:marBottom w:val="0"/>
          <w:divBdr>
            <w:top w:val="none" w:sz="0" w:space="0" w:color="auto"/>
            <w:left w:val="none" w:sz="0" w:space="0" w:color="auto"/>
            <w:bottom w:val="none" w:sz="0" w:space="0" w:color="auto"/>
            <w:right w:val="none" w:sz="0" w:space="0" w:color="auto"/>
          </w:divBdr>
        </w:div>
        <w:div w:id="880047319">
          <w:marLeft w:val="480"/>
          <w:marRight w:val="0"/>
          <w:marTop w:val="0"/>
          <w:marBottom w:val="0"/>
          <w:divBdr>
            <w:top w:val="none" w:sz="0" w:space="0" w:color="auto"/>
            <w:left w:val="none" w:sz="0" w:space="0" w:color="auto"/>
            <w:bottom w:val="none" w:sz="0" w:space="0" w:color="auto"/>
            <w:right w:val="none" w:sz="0" w:space="0" w:color="auto"/>
          </w:divBdr>
        </w:div>
      </w:divsChild>
    </w:div>
    <w:div w:id="772945230">
      <w:bodyDiv w:val="1"/>
      <w:marLeft w:val="0"/>
      <w:marRight w:val="0"/>
      <w:marTop w:val="0"/>
      <w:marBottom w:val="0"/>
      <w:divBdr>
        <w:top w:val="none" w:sz="0" w:space="0" w:color="auto"/>
        <w:left w:val="none" w:sz="0" w:space="0" w:color="auto"/>
        <w:bottom w:val="none" w:sz="0" w:space="0" w:color="auto"/>
        <w:right w:val="none" w:sz="0" w:space="0" w:color="auto"/>
      </w:divBdr>
      <w:divsChild>
        <w:div w:id="50156791">
          <w:marLeft w:val="480"/>
          <w:marRight w:val="0"/>
          <w:marTop w:val="0"/>
          <w:marBottom w:val="0"/>
          <w:divBdr>
            <w:top w:val="none" w:sz="0" w:space="0" w:color="auto"/>
            <w:left w:val="none" w:sz="0" w:space="0" w:color="auto"/>
            <w:bottom w:val="none" w:sz="0" w:space="0" w:color="auto"/>
            <w:right w:val="none" w:sz="0" w:space="0" w:color="auto"/>
          </w:divBdr>
        </w:div>
        <w:div w:id="58209150">
          <w:marLeft w:val="480"/>
          <w:marRight w:val="0"/>
          <w:marTop w:val="0"/>
          <w:marBottom w:val="0"/>
          <w:divBdr>
            <w:top w:val="none" w:sz="0" w:space="0" w:color="auto"/>
            <w:left w:val="none" w:sz="0" w:space="0" w:color="auto"/>
            <w:bottom w:val="none" w:sz="0" w:space="0" w:color="auto"/>
            <w:right w:val="none" w:sz="0" w:space="0" w:color="auto"/>
          </w:divBdr>
        </w:div>
        <w:div w:id="198205165">
          <w:marLeft w:val="480"/>
          <w:marRight w:val="0"/>
          <w:marTop w:val="0"/>
          <w:marBottom w:val="0"/>
          <w:divBdr>
            <w:top w:val="none" w:sz="0" w:space="0" w:color="auto"/>
            <w:left w:val="none" w:sz="0" w:space="0" w:color="auto"/>
            <w:bottom w:val="none" w:sz="0" w:space="0" w:color="auto"/>
            <w:right w:val="none" w:sz="0" w:space="0" w:color="auto"/>
          </w:divBdr>
        </w:div>
        <w:div w:id="236208453">
          <w:marLeft w:val="480"/>
          <w:marRight w:val="0"/>
          <w:marTop w:val="0"/>
          <w:marBottom w:val="0"/>
          <w:divBdr>
            <w:top w:val="none" w:sz="0" w:space="0" w:color="auto"/>
            <w:left w:val="none" w:sz="0" w:space="0" w:color="auto"/>
            <w:bottom w:val="none" w:sz="0" w:space="0" w:color="auto"/>
            <w:right w:val="none" w:sz="0" w:space="0" w:color="auto"/>
          </w:divBdr>
        </w:div>
        <w:div w:id="308216382">
          <w:marLeft w:val="480"/>
          <w:marRight w:val="0"/>
          <w:marTop w:val="0"/>
          <w:marBottom w:val="0"/>
          <w:divBdr>
            <w:top w:val="none" w:sz="0" w:space="0" w:color="auto"/>
            <w:left w:val="none" w:sz="0" w:space="0" w:color="auto"/>
            <w:bottom w:val="none" w:sz="0" w:space="0" w:color="auto"/>
            <w:right w:val="none" w:sz="0" w:space="0" w:color="auto"/>
          </w:divBdr>
        </w:div>
        <w:div w:id="334304979">
          <w:marLeft w:val="480"/>
          <w:marRight w:val="0"/>
          <w:marTop w:val="0"/>
          <w:marBottom w:val="0"/>
          <w:divBdr>
            <w:top w:val="none" w:sz="0" w:space="0" w:color="auto"/>
            <w:left w:val="none" w:sz="0" w:space="0" w:color="auto"/>
            <w:bottom w:val="none" w:sz="0" w:space="0" w:color="auto"/>
            <w:right w:val="none" w:sz="0" w:space="0" w:color="auto"/>
          </w:divBdr>
        </w:div>
        <w:div w:id="343748265">
          <w:marLeft w:val="480"/>
          <w:marRight w:val="0"/>
          <w:marTop w:val="0"/>
          <w:marBottom w:val="0"/>
          <w:divBdr>
            <w:top w:val="none" w:sz="0" w:space="0" w:color="auto"/>
            <w:left w:val="none" w:sz="0" w:space="0" w:color="auto"/>
            <w:bottom w:val="none" w:sz="0" w:space="0" w:color="auto"/>
            <w:right w:val="none" w:sz="0" w:space="0" w:color="auto"/>
          </w:divBdr>
        </w:div>
        <w:div w:id="358044435">
          <w:marLeft w:val="480"/>
          <w:marRight w:val="0"/>
          <w:marTop w:val="0"/>
          <w:marBottom w:val="0"/>
          <w:divBdr>
            <w:top w:val="none" w:sz="0" w:space="0" w:color="auto"/>
            <w:left w:val="none" w:sz="0" w:space="0" w:color="auto"/>
            <w:bottom w:val="none" w:sz="0" w:space="0" w:color="auto"/>
            <w:right w:val="none" w:sz="0" w:space="0" w:color="auto"/>
          </w:divBdr>
        </w:div>
        <w:div w:id="367610191">
          <w:marLeft w:val="480"/>
          <w:marRight w:val="0"/>
          <w:marTop w:val="0"/>
          <w:marBottom w:val="0"/>
          <w:divBdr>
            <w:top w:val="none" w:sz="0" w:space="0" w:color="auto"/>
            <w:left w:val="none" w:sz="0" w:space="0" w:color="auto"/>
            <w:bottom w:val="none" w:sz="0" w:space="0" w:color="auto"/>
            <w:right w:val="none" w:sz="0" w:space="0" w:color="auto"/>
          </w:divBdr>
        </w:div>
        <w:div w:id="406348696">
          <w:marLeft w:val="480"/>
          <w:marRight w:val="0"/>
          <w:marTop w:val="0"/>
          <w:marBottom w:val="0"/>
          <w:divBdr>
            <w:top w:val="none" w:sz="0" w:space="0" w:color="auto"/>
            <w:left w:val="none" w:sz="0" w:space="0" w:color="auto"/>
            <w:bottom w:val="none" w:sz="0" w:space="0" w:color="auto"/>
            <w:right w:val="none" w:sz="0" w:space="0" w:color="auto"/>
          </w:divBdr>
        </w:div>
        <w:div w:id="408963186">
          <w:marLeft w:val="480"/>
          <w:marRight w:val="0"/>
          <w:marTop w:val="0"/>
          <w:marBottom w:val="0"/>
          <w:divBdr>
            <w:top w:val="none" w:sz="0" w:space="0" w:color="auto"/>
            <w:left w:val="none" w:sz="0" w:space="0" w:color="auto"/>
            <w:bottom w:val="none" w:sz="0" w:space="0" w:color="auto"/>
            <w:right w:val="none" w:sz="0" w:space="0" w:color="auto"/>
          </w:divBdr>
        </w:div>
        <w:div w:id="472330328">
          <w:marLeft w:val="480"/>
          <w:marRight w:val="0"/>
          <w:marTop w:val="0"/>
          <w:marBottom w:val="0"/>
          <w:divBdr>
            <w:top w:val="none" w:sz="0" w:space="0" w:color="auto"/>
            <w:left w:val="none" w:sz="0" w:space="0" w:color="auto"/>
            <w:bottom w:val="none" w:sz="0" w:space="0" w:color="auto"/>
            <w:right w:val="none" w:sz="0" w:space="0" w:color="auto"/>
          </w:divBdr>
        </w:div>
        <w:div w:id="527374523">
          <w:marLeft w:val="480"/>
          <w:marRight w:val="0"/>
          <w:marTop w:val="0"/>
          <w:marBottom w:val="0"/>
          <w:divBdr>
            <w:top w:val="none" w:sz="0" w:space="0" w:color="auto"/>
            <w:left w:val="none" w:sz="0" w:space="0" w:color="auto"/>
            <w:bottom w:val="none" w:sz="0" w:space="0" w:color="auto"/>
            <w:right w:val="none" w:sz="0" w:space="0" w:color="auto"/>
          </w:divBdr>
        </w:div>
        <w:div w:id="656495975">
          <w:marLeft w:val="480"/>
          <w:marRight w:val="0"/>
          <w:marTop w:val="0"/>
          <w:marBottom w:val="0"/>
          <w:divBdr>
            <w:top w:val="none" w:sz="0" w:space="0" w:color="auto"/>
            <w:left w:val="none" w:sz="0" w:space="0" w:color="auto"/>
            <w:bottom w:val="none" w:sz="0" w:space="0" w:color="auto"/>
            <w:right w:val="none" w:sz="0" w:space="0" w:color="auto"/>
          </w:divBdr>
        </w:div>
        <w:div w:id="657999164">
          <w:marLeft w:val="480"/>
          <w:marRight w:val="0"/>
          <w:marTop w:val="0"/>
          <w:marBottom w:val="0"/>
          <w:divBdr>
            <w:top w:val="none" w:sz="0" w:space="0" w:color="auto"/>
            <w:left w:val="none" w:sz="0" w:space="0" w:color="auto"/>
            <w:bottom w:val="none" w:sz="0" w:space="0" w:color="auto"/>
            <w:right w:val="none" w:sz="0" w:space="0" w:color="auto"/>
          </w:divBdr>
        </w:div>
        <w:div w:id="726226695">
          <w:marLeft w:val="480"/>
          <w:marRight w:val="0"/>
          <w:marTop w:val="0"/>
          <w:marBottom w:val="0"/>
          <w:divBdr>
            <w:top w:val="none" w:sz="0" w:space="0" w:color="auto"/>
            <w:left w:val="none" w:sz="0" w:space="0" w:color="auto"/>
            <w:bottom w:val="none" w:sz="0" w:space="0" w:color="auto"/>
            <w:right w:val="none" w:sz="0" w:space="0" w:color="auto"/>
          </w:divBdr>
        </w:div>
        <w:div w:id="743920049">
          <w:marLeft w:val="480"/>
          <w:marRight w:val="0"/>
          <w:marTop w:val="0"/>
          <w:marBottom w:val="0"/>
          <w:divBdr>
            <w:top w:val="none" w:sz="0" w:space="0" w:color="auto"/>
            <w:left w:val="none" w:sz="0" w:space="0" w:color="auto"/>
            <w:bottom w:val="none" w:sz="0" w:space="0" w:color="auto"/>
            <w:right w:val="none" w:sz="0" w:space="0" w:color="auto"/>
          </w:divBdr>
        </w:div>
        <w:div w:id="774590668">
          <w:marLeft w:val="480"/>
          <w:marRight w:val="0"/>
          <w:marTop w:val="0"/>
          <w:marBottom w:val="0"/>
          <w:divBdr>
            <w:top w:val="none" w:sz="0" w:space="0" w:color="auto"/>
            <w:left w:val="none" w:sz="0" w:space="0" w:color="auto"/>
            <w:bottom w:val="none" w:sz="0" w:space="0" w:color="auto"/>
            <w:right w:val="none" w:sz="0" w:space="0" w:color="auto"/>
          </w:divBdr>
        </w:div>
        <w:div w:id="839006401">
          <w:marLeft w:val="480"/>
          <w:marRight w:val="0"/>
          <w:marTop w:val="0"/>
          <w:marBottom w:val="0"/>
          <w:divBdr>
            <w:top w:val="none" w:sz="0" w:space="0" w:color="auto"/>
            <w:left w:val="none" w:sz="0" w:space="0" w:color="auto"/>
            <w:bottom w:val="none" w:sz="0" w:space="0" w:color="auto"/>
            <w:right w:val="none" w:sz="0" w:space="0" w:color="auto"/>
          </w:divBdr>
        </w:div>
      </w:divsChild>
    </w:div>
    <w:div w:id="773020484">
      <w:bodyDiv w:val="1"/>
      <w:marLeft w:val="0"/>
      <w:marRight w:val="0"/>
      <w:marTop w:val="0"/>
      <w:marBottom w:val="0"/>
      <w:divBdr>
        <w:top w:val="none" w:sz="0" w:space="0" w:color="auto"/>
        <w:left w:val="none" w:sz="0" w:space="0" w:color="auto"/>
        <w:bottom w:val="none" w:sz="0" w:space="0" w:color="auto"/>
        <w:right w:val="none" w:sz="0" w:space="0" w:color="auto"/>
      </w:divBdr>
    </w:div>
    <w:div w:id="773087384">
      <w:bodyDiv w:val="1"/>
      <w:marLeft w:val="0"/>
      <w:marRight w:val="0"/>
      <w:marTop w:val="0"/>
      <w:marBottom w:val="0"/>
      <w:divBdr>
        <w:top w:val="none" w:sz="0" w:space="0" w:color="auto"/>
        <w:left w:val="none" w:sz="0" w:space="0" w:color="auto"/>
        <w:bottom w:val="none" w:sz="0" w:space="0" w:color="auto"/>
        <w:right w:val="none" w:sz="0" w:space="0" w:color="auto"/>
      </w:divBdr>
    </w:div>
    <w:div w:id="773094109">
      <w:bodyDiv w:val="1"/>
      <w:marLeft w:val="0"/>
      <w:marRight w:val="0"/>
      <w:marTop w:val="0"/>
      <w:marBottom w:val="0"/>
      <w:divBdr>
        <w:top w:val="none" w:sz="0" w:space="0" w:color="auto"/>
        <w:left w:val="none" w:sz="0" w:space="0" w:color="auto"/>
        <w:bottom w:val="none" w:sz="0" w:space="0" w:color="auto"/>
        <w:right w:val="none" w:sz="0" w:space="0" w:color="auto"/>
      </w:divBdr>
    </w:div>
    <w:div w:id="773094825">
      <w:bodyDiv w:val="1"/>
      <w:marLeft w:val="0"/>
      <w:marRight w:val="0"/>
      <w:marTop w:val="0"/>
      <w:marBottom w:val="0"/>
      <w:divBdr>
        <w:top w:val="none" w:sz="0" w:space="0" w:color="auto"/>
        <w:left w:val="none" w:sz="0" w:space="0" w:color="auto"/>
        <w:bottom w:val="none" w:sz="0" w:space="0" w:color="auto"/>
        <w:right w:val="none" w:sz="0" w:space="0" w:color="auto"/>
      </w:divBdr>
    </w:div>
    <w:div w:id="773133844">
      <w:bodyDiv w:val="1"/>
      <w:marLeft w:val="0"/>
      <w:marRight w:val="0"/>
      <w:marTop w:val="0"/>
      <w:marBottom w:val="0"/>
      <w:divBdr>
        <w:top w:val="none" w:sz="0" w:space="0" w:color="auto"/>
        <w:left w:val="none" w:sz="0" w:space="0" w:color="auto"/>
        <w:bottom w:val="none" w:sz="0" w:space="0" w:color="auto"/>
        <w:right w:val="none" w:sz="0" w:space="0" w:color="auto"/>
      </w:divBdr>
      <w:divsChild>
        <w:div w:id="13655662">
          <w:marLeft w:val="480"/>
          <w:marRight w:val="0"/>
          <w:marTop w:val="0"/>
          <w:marBottom w:val="0"/>
          <w:divBdr>
            <w:top w:val="none" w:sz="0" w:space="0" w:color="auto"/>
            <w:left w:val="none" w:sz="0" w:space="0" w:color="auto"/>
            <w:bottom w:val="none" w:sz="0" w:space="0" w:color="auto"/>
            <w:right w:val="none" w:sz="0" w:space="0" w:color="auto"/>
          </w:divBdr>
        </w:div>
        <w:div w:id="107050729">
          <w:marLeft w:val="480"/>
          <w:marRight w:val="0"/>
          <w:marTop w:val="0"/>
          <w:marBottom w:val="0"/>
          <w:divBdr>
            <w:top w:val="none" w:sz="0" w:space="0" w:color="auto"/>
            <w:left w:val="none" w:sz="0" w:space="0" w:color="auto"/>
            <w:bottom w:val="none" w:sz="0" w:space="0" w:color="auto"/>
            <w:right w:val="none" w:sz="0" w:space="0" w:color="auto"/>
          </w:divBdr>
        </w:div>
        <w:div w:id="143855509">
          <w:marLeft w:val="480"/>
          <w:marRight w:val="0"/>
          <w:marTop w:val="0"/>
          <w:marBottom w:val="0"/>
          <w:divBdr>
            <w:top w:val="none" w:sz="0" w:space="0" w:color="auto"/>
            <w:left w:val="none" w:sz="0" w:space="0" w:color="auto"/>
            <w:bottom w:val="none" w:sz="0" w:space="0" w:color="auto"/>
            <w:right w:val="none" w:sz="0" w:space="0" w:color="auto"/>
          </w:divBdr>
        </w:div>
        <w:div w:id="221984771">
          <w:marLeft w:val="480"/>
          <w:marRight w:val="0"/>
          <w:marTop w:val="0"/>
          <w:marBottom w:val="0"/>
          <w:divBdr>
            <w:top w:val="none" w:sz="0" w:space="0" w:color="auto"/>
            <w:left w:val="none" w:sz="0" w:space="0" w:color="auto"/>
            <w:bottom w:val="none" w:sz="0" w:space="0" w:color="auto"/>
            <w:right w:val="none" w:sz="0" w:space="0" w:color="auto"/>
          </w:divBdr>
        </w:div>
        <w:div w:id="234634531">
          <w:marLeft w:val="480"/>
          <w:marRight w:val="0"/>
          <w:marTop w:val="0"/>
          <w:marBottom w:val="0"/>
          <w:divBdr>
            <w:top w:val="none" w:sz="0" w:space="0" w:color="auto"/>
            <w:left w:val="none" w:sz="0" w:space="0" w:color="auto"/>
            <w:bottom w:val="none" w:sz="0" w:space="0" w:color="auto"/>
            <w:right w:val="none" w:sz="0" w:space="0" w:color="auto"/>
          </w:divBdr>
        </w:div>
        <w:div w:id="309991293">
          <w:marLeft w:val="480"/>
          <w:marRight w:val="0"/>
          <w:marTop w:val="0"/>
          <w:marBottom w:val="0"/>
          <w:divBdr>
            <w:top w:val="none" w:sz="0" w:space="0" w:color="auto"/>
            <w:left w:val="none" w:sz="0" w:space="0" w:color="auto"/>
            <w:bottom w:val="none" w:sz="0" w:space="0" w:color="auto"/>
            <w:right w:val="none" w:sz="0" w:space="0" w:color="auto"/>
          </w:divBdr>
        </w:div>
        <w:div w:id="354812144">
          <w:marLeft w:val="480"/>
          <w:marRight w:val="0"/>
          <w:marTop w:val="0"/>
          <w:marBottom w:val="0"/>
          <w:divBdr>
            <w:top w:val="none" w:sz="0" w:space="0" w:color="auto"/>
            <w:left w:val="none" w:sz="0" w:space="0" w:color="auto"/>
            <w:bottom w:val="none" w:sz="0" w:space="0" w:color="auto"/>
            <w:right w:val="none" w:sz="0" w:space="0" w:color="auto"/>
          </w:divBdr>
        </w:div>
        <w:div w:id="431054570">
          <w:marLeft w:val="480"/>
          <w:marRight w:val="0"/>
          <w:marTop w:val="0"/>
          <w:marBottom w:val="0"/>
          <w:divBdr>
            <w:top w:val="none" w:sz="0" w:space="0" w:color="auto"/>
            <w:left w:val="none" w:sz="0" w:space="0" w:color="auto"/>
            <w:bottom w:val="none" w:sz="0" w:space="0" w:color="auto"/>
            <w:right w:val="none" w:sz="0" w:space="0" w:color="auto"/>
          </w:divBdr>
        </w:div>
        <w:div w:id="439229360">
          <w:marLeft w:val="480"/>
          <w:marRight w:val="0"/>
          <w:marTop w:val="0"/>
          <w:marBottom w:val="0"/>
          <w:divBdr>
            <w:top w:val="none" w:sz="0" w:space="0" w:color="auto"/>
            <w:left w:val="none" w:sz="0" w:space="0" w:color="auto"/>
            <w:bottom w:val="none" w:sz="0" w:space="0" w:color="auto"/>
            <w:right w:val="none" w:sz="0" w:space="0" w:color="auto"/>
          </w:divBdr>
        </w:div>
        <w:div w:id="445513938">
          <w:marLeft w:val="480"/>
          <w:marRight w:val="0"/>
          <w:marTop w:val="0"/>
          <w:marBottom w:val="0"/>
          <w:divBdr>
            <w:top w:val="none" w:sz="0" w:space="0" w:color="auto"/>
            <w:left w:val="none" w:sz="0" w:space="0" w:color="auto"/>
            <w:bottom w:val="none" w:sz="0" w:space="0" w:color="auto"/>
            <w:right w:val="none" w:sz="0" w:space="0" w:color="auto"/>
          </w:divBdr>
        </w:div>
        <w:div w:id="454062560">
          <w:marLeft w:val="480"/>
          <w:marRight w:val="0"/>
          <w:marTop w:val="0"/>
          <w:marBottom w:val="0"/>
          <w:divBdr>
            <w:top w:val="none" w:sz="0" w:space="0" w:color="auto"/>
            <w:left w:val="none" w:sz="0" w:space="0" w:color="auto"/>
            <w:bottom w:val="none" w:sz="0" w:space="0" w:color="auto"/>
            <w:right w:val="none" w:sz="0" w:space="0" w:color="auto"/>
          </w:divBdr>
        </w:div>
        <w:div w:id="545067955">
          <w:marLeft w:val="480"/>
          <w:marRight w:val="0"/>
          <w:marTop w:val="0"/>
          <w:marBottom w:val="0"/>
          <w:divBdr>
            <w:top w:val="none" w:sz="0" w:space="0" w:color="auto"/>
            <w:left w:val="none" w:sz="0" w:space="0" w:color="auto"/>
            <w:bottom w:val="none" w:sz="0" w:space="0" w:color="auto"/>
            <w:right w:val="none" w:sz="0" w:space="0" w:color="auto"/>
          </w:divBdr>
        </w:div>
        <w:div w:id="545486108">
          <w:marLeft w:val="480"/>
          <w:marRight w:val="0"/>
          <w:marTop w:val="0"/>
          <w:marBottom w:val="0"/>
          <w:divBdr>
            <w:top w:val="none" w:sz="0" w:space="0" w:color="auto"/>
            <w:left w:val="none" w:sz="0" w:space="0" w:color="auto"/>
            <w:bottom w:val="none" w:sz="0" w:space="0" w:color="auto"/>
            <w:right w:val="none" w:sz="0" w:space="0" w:color="auto"/>
          </w:divBdr>
        </w:div>
        <w:div w:id="585303413">
          <w:marLeft w:val="480"/>
          <w:marRight w:val="0"/>
          <w:marTop w:val="0"/>
          <w:marBottom w:val="0"/>
          <w:divBdr>
            <w:top w:val="none" w:sz="0" w:space="0" w:color="auto"/>
            <w:left w:val="none" w:sz="0" w:space="0" w:color="auto"/>
            <w:bottom w:val="none" w:sz="0" w:space="0" w:color="auto"/>
            <w:right w:val="none" w:sz="0" w:space="0" w:color="auto"/>
          </w:divBdr>
        </w:div>
        <w:div w:id="622151445">
          <w:marLeft w:val="480"/>
          <w:marRight w:val="0"/>
          <w:marTop w:val="0"/>
          <w:marBottom w:val="0"/>
          <w:divBdr>
            <w:top w:val="none" w:sz="0" w:space="0" w:color="auto"/>
            <w:left w:val="none" w:sz="0" w:space="0" w:color="auto"/>
            <w:bottom w:val="none" w:sz="0" w:space="0" w:color="auto"/>
            <w:right w:val="none" w:sz="0" w:space="0" w:color="auto"/>
          </w:divBdr>
        </w:div>
        <w:div w:id="640114365">
          <w:marLeft w:val="480"/>
          <w:marRight w:val="0"/>
          <w:marTop w:val="0"/>
          <w:marBottom w:val="0"/>
          <w:divBdr>
            <w:top w:val="none" w:sz="0" w:space="0" w:color="auto"/>
            <w:left w:val="none" w:sz="0" w:space="0" w:color="auto"/>
            <w:bottom w:val="none" w:sz="0" w:space="0" w:color="auto"/>
            <w:right w:val="none" w:sz="0" w:space="0" w:color="auto"/>
          </w:divBdr>
        </w:div>
        <w:div w:id="645353080">
          <w:marLeft w:val="480"/>
          <w:marRight w:val="0"/>
          <w:marTop w:val="0"/>
          <w:marBottom w:val="0"/>
          <w:divBdr>
            <w:top w:val="none" w:sz="0" w:space="0" w:color="auto"/>
            <w:left w:val="none" w:sz="0" w:space="0" w:color="auto"/>
            <w:bottom w:val="none" w:sz="0" w:space="0" w:color="auto"/>
            <w:right w:val="none" w:sz="0" w:space="0" w:color="auto"/>
          </w:divBdr>
        </w:div>
        <w:div w:id="684596611">
          <w:marLeft w:val="480"/>
          <w:marRight w:val="0"/>
          <w:marTop w:val="0"/>
          <w:marBottom w:val="0"/>
          <w:divBdr>
            <w:top w:val="none" w:sz="0" w:space="0" w:color="auto"/>
            <w:left w:val="none" w:sz="0" w:space="0" w:color="auto"/>
            <w:bottom w:val="none" w:sz="0" w:space="0" w:color="auto"/>
            <w:right w:val="none" w:sz="0" w:space="0" w:color="auto"/>
          </w:divBdr>
        </w:div>
        <w:div w:id="761098668">
          <w:marLeft w:val="480"/>
          <w:marRight w:val="0"/>
          <w:marTop w:val="0"/>
          <w:marBottom w:val="0"/>
          <w:divBdr>
            <w:top w:val="none" w:sz="0" w:space="0" w:color="auto"/>
            <w:left w:val="none" w:sz="0" w:space="0" w:color="auto"/>
            <w:bottom w:val="none" w:sz="0" w:space="0" w:color="auto"/>
            <w:right w:val="none" w:sz="0" w:space="0" w:color="auto"/>
          </w:divBdr>
        </w:div>
        <w:div w:id="853499757">
          <w:marLeft w:val="480"/>
          <w:marRight w:val="0"/>
          <w:marTop w:val="0"/>
          <w:marBottom w:val="0"/>
          <w:divBdr>
            <w:top w:val="none" w:sz="0" w:space="0" w:color="auto"/>
            <w:left w:val="none" w:sz="0" w:space="0" w:color="auto"/>
            <w:bottom w:val="none" w:sz="0" w:space="0" w:color="auto"/>
            <w:right w:val="none" w:sz="0" w:space="0" w:color="auto"/>
          </w:divBdr>
        </w:div>
        <w:div w:id="861163498">
          <w:marLeft w:val="480"/>
          <w:marRight w:val="0"/>
          <w:marTop w:val="0"/>
          <w:marBottom w:val="0"/>
          <w:divBdr>
            <w:top w:val="none" w:sz="0" w:space="0" w:color="auto"/>
            <w:left w:val="none" w:sz="0" w:space="0" w:color="auto"/>
            <w:bottom w:val="none" w:sz="0" w:space="0" w:color="auto"/>
            <w:right w:val="none" w:sz="0" w:space="0" w:color="auto"/>
          </w:divBdr>
        </w:div>
        <w:div w:id="883098606">
          <w:marLeft w:val="480"/>
          <w:marRight w:val="0"/>
          <w:marTop w:val="0"/>
          <w:marBottom w:val="0"/>
          <w:divBdr>
            <w:top w:val="none" w:sz="0" w:space="0" w:color="auto"/>
            <w:left w:val="none" w:sz="0" w:space="0" w:color="auto"/>
            <w:bottom w:val="none" w:sz="0" w:space="0" w:color="auto"/>
            <w:right w:val="none" w:sz="0" w:space="0" w:color="auto"/>
          </w:divBdr>
        </w:div>
      </w:divsChild>
    </w:div>
    <w:div w:id="773133996">
      <w:bodyDiv w:val="1"/>
      <w:marLeft w:val="0"/>
      <w:marRight w:val="0"/>
      <w:marTop w:val="0"/>
      <w:marBottom w:val="0"/>
      <w:divBdr>
        <w:top w:val="none" w:sz="0" w:space="0" w:color="auto"/>
        <w:left w:val="none" w:sz="0" w:space="0" w:color="auto"/>
        <w:bottom w:val="none" w:sz="0" w:space="0" w:color="auto"/>
        <w:right w:val="none" w:sz="0" w:space="0" w:color="auto"/>
      </w:divBdr>
    </w:div>
    <w:div w:id="773137380">
      <w:bodyDiv w:val="1"/>
      <w:marLeft w:val="0"/>
      <w:marRight w:val="0"/>
      <w:marTop w:val="0"/>
      <w:marBottom w:val="0"/>
      <w:divBdr>
        <w:top w:val="none" w:sz="0" w:space="0" w:color="auto"/>
        <w:left w:val="none" w:sz="0" w:space="0" w:color="auto"/>
        <w:bottom w:val="none" w:sz="0" w:space="0" w:color="auto"/>
        <w:right w:val="none" w:sz="0" w:space="0" w:color="auto"/>
      </w:divBdr>
    </w:div>
    <w:div w:id="773209446">
      <w:bodyDiv w:val="1"/>
      <w:marLeft w:val="0"/>
      <w:marRight w:val="0"/>
      <w:marTop w:val="0"/>
      <w:marBottom w:val="0"/>
      <w:divBdr>
        <w:top w:val="none" w:sz="0" w:space="0" w:color="auto"/>
        <w:left w:val="none" w:sz="0" w:space="0" w:color="auto"/>
        <w:bottom w:val="none" w:sz="0" w:space="0" w:color="auto"/>
        <w:right w:val="none" w:sz="0" w:space="0" w:color="auto"/>
      </w:divBdr>
    </w:div>
    <w:div w:id="773287699">
      <w:bodyDiv w:val="1"/>
      <w:marLeft w:val="0"/>
      <w:marRight w:val="0"/>
      <w:marTop w:val="0"/>
      <w:marBottom w:val="0"/>
      <w:divBdr>
        <w:top w:val="none" w:sz="0" w:space="0" w:color="auto"/>
        <w:left w:val="none" w:sz="0" w:space="0" w:color="auto"/>
        <w:bottom w:val="none" w:sz="0" w:space="0" w:color="auto"/>
        <w:right w:val="none" w:sz="0" w:space="0" w:color="auto"/>
      </w:divBdr>
    </w:div>
    <w:div w:id="773597725">
      <w:bodyDiv w:val="1"/>
      <w:marLeft w:val="0"/>
      <w:marRight w:val="0"/>
      <w:marTop w:val="0"/>
      <w:marBottom w:val="0"/>
      <w:divBdr>
        <w:top w:val="none" w:sz="0" w:space="0" w:color="auto"/>
        <w:left w:val="none" w:sz="0" w:space="0" w:color="auto"/>
        <w:bottom w:val="none" w:sz="0" w:space="0" w:color="auto"/>
        <w:right w:val="none" w:sz="0" w:space="0" w:color="auto"/>
      </w:divBdr>
    </w:div>
    <w:div w:id="773747456">
      <w:bodyDiv w:val="1"/>
      <w:marLeft w:val="0"/>
      <w:marRight w:val="0"/>
      <w:marTop w:val="0"/>
      <w:marBottom w:val="0"/>
      <w:divBdr>
        <w:top w:val="none" w:sz="0" w:space="0" w:color="auto"/>
        <w:left w:val="none" w:sz="0" w:space="0" w:color="auto"/>
        <w:bottom w:val="none" w:sz="0" w:space="0" w:color="auto"/>
        <w:right w:val="none" w:sz="0" w:space="0" w:color="auto"/>
      </w:divBdr>
    </w:div>
    <w:div w:id="773786548">
      <w:bodyDiv w:val="1"/>
      <w:marLeft w:val="0"/>
      <w:marRight w:val="0"/>
      <w:marTop w:val="0"/>
      <w:marBottom w:val="0"/>
      <w:divBdr>
        <w:top w:val="none" w:sz="0" w:space="0" w:color="auto"/>
        <w:left w:val="none" w:sz="0" w:space="0" w:color="auto"/>
        <w:bottom w:val="none" w:sz="0" w:space="0" w:color="auto"/>
        <w:right w:val="none" w:sz="0" w:space="0" w:color="auto"/>
      </w:divBdr>
    </w:div>
    <w:div w:id="773861730">
      <w:bodyDiv w:val="1"/>
      <w:marLeft w:val="0"/>
      <w:marRight w:val="0"/>
      <w:marTop w:val="0"/>
      <w:marBottom w:val="0"/>
      <w:divBdr>
        <w:top w:val="none" w:sz="0" w:space="0" w:color="auto"/>
        <w:left w:val="none" w:sz="0" w:space="0" w:color="auto"/>
        <w:bottom w:val="none" w:sz="0" w:space="0" w:color="auto"/>
        <w:right w:val="none" w:sz="0" w:space="0" w:color="auto"/>
      </w:divBdr>
    </w:div>
    <w:div w:id="773981561">
      <w:bodyDiv w:val="1"/>
      <w:marLeft w:val="0"/>
      <w:marRight w:val="0"/>
      <w:marTop w:val="0"/>
      <w:marBottom w:val="0"/>
      <w:divBdr>
        <w:top w:val="none" w:sz="0" w:space="0" w:color="auto"/>
        <w:left w:val="none" w:sz="0" w:space="0" w:color="auto"/>
        <w:bottom w:val="none" w:sz="0" w:space="0" w:color="auto"/>
        <w:right w:val="none" w:sz="0" w:space="0" w:color="auto"/>
      </w:divBdr>
    </w:div>
    <w:div w:id="774056372">
      <w:bodyDiv w:val="1"/>
      <w:marLeft w:val="0"/>
      <w:marRight w:val="0"/>
      <w:marTop w:val="0"/>
      <w:marBottom w:val="0"/>
      <w:divBdr>
        <w:top w:val="none" w:sz="0" w:space="0" w:color="auto"/>
        <w:left w:val="none" w:sz="0" w:space="0" w:color="auto"/>
        <w:bottom w:val="none" w:sz="0" w:space="0" w:color="auto"/>
        <w:right w:val="none" w:sz="0" w:space="0" w:color="auto"/>
      </w:divBdr>
    </w:div>
    <w:div w:id="774134608">
      <w:bodyDiv w:val="1"/>
      <w:marLeft w:val="0"/>
      <w:marRight w:val="0"/>
      <w:marTop w:val="0"/>
      <w:marBottom w:val="0"/>
      <w:divBdr>
        <w:top w:val="none" w:sz="0" w:space="0" w:color="auto"/>
        <w:left w:val="none" w:sz="0" w:space="0" w:color="auto"/>
        <w:bottom w:val="none" w:sz="0" w:space="0" w:color="auto"/>
        <w:right w:val="none" w:sz="0" w:space="0" w:color="auto"/>
      </w:divBdr>
    </w:div>
    <w:div w:id="774252787">
      <w:bodyDiv w:val="1"/>
      <w:marLeft w:val="0"/>
      <w:marRight w:val="0"/>
      <w:marTop w:val="0"/>
      <w:marBottom w:val="0"/>
      <w:divBdr>
        <w:top w:val="none" w:sz="0" w:space="0" w:color="auto"/>
        <w:left w:val="none" w:sz="0" w:space="0" w:color="auto"/>
        <w:bottom w:val="none" w:sz="0" w:space="0" w:color="auto"/>
        <w:right w:val="none" w:sz="0" w:space="0" w:color="auto"/>
      </w:divBdr>
    </w:div>
    <w:div w:id="774330008">
      <w:bodyDiv w:val="1"/>
      <w:marLeft w:val="0"/>
      <w:marRight w:val="0"/>
      <w:marTop w:val="0"/>
      <w:marBottom w:val="0"/>
      <w:divBdr>
        <w:top w:val="none" w:sz="0" w:space="0" w:color="auto"/>
        <w:left w:val="none" w:sz="0" w:space="0" w:color="auto"/>
        <w:bottom w:val="none" w:sz="0" w:space="0" w:color="auto"/>
        <w:right w:val="none" w:sz="0" w:space="0" w:color="auto"/>
      </w:divBdr>
    </w:div>
    <w:div w:id="774519115">
      <w:bodyDiv w:val="1"/>
      <w:marLeft w:val="0"/>
      <w:marRight w:val="0"/>
      <w:marTop w:val="0"/>
      <w:marBottom w:val="0"/>
      <w:divBdr>
        <w:top w:val="none" w:sz="0" w:space="0" w:color="auto"/>
        <w:left w:val="none" w:sz="0" w:space="0" w:color="auto"/>
        <w:bottom w:val="none" w:sz="0" w:space="0" w:color="auto"/>
        <w:right w:val="none" w:sz="0" w:space="0" w:color="auto"/>
      </w:divBdr>
    </w:div>
    <w:div w:id="774594099">
      <w:bodyDiv w:val="1"/>
      <w:marLeft w:val="0"/>
      <w:marRight w:val="0"/>
      <w:marTop w:val="0"/>
      <w:marBottom w:val="0"/>
      <w:divBdr>
        <w:top w:val="none" w:sz="0" w:space="0" w:color="auto"/>
        <w:left w:val="none" w:sz="0" w:space="0" w:color="auto"/>
        <w:bottom w:val="none" w:sz="0" w:space="0" w:color="auto"/>
        <w:right w:val="none" w:sz="0" w:space="0" w:color="auto"/>
      </w:divBdr>
    </w:div>
    <w:div w:id="774641837">
      <w:bodyDiv w:val="1"/>
      <w:marLeft w:val="0"/>
      <w:marRight w:val="0"/>
      <w:marTop w:val="0"/>
      <w:marBottom w:val="0"/>
      <w:divBdr>
        <w:top w:val="none" w:sz="0" w:space="0" w:color="auto"/>
        <w:left w:val="none" w:sz="0" w:space="0" w:color="auto"/>
        <w:bottom w:val="none" w:sz="0" w:space="0" w:color="auto"/>
        <w:right w:val="none" w:sz="0" w:space="0" w:color="auto"/>
      </w:divBdr>
    </w:div>
    <w:div w:id="774641983">
      <w:bodyDiv w:val="1"/>
      <w:marLeft w:val="0"/>
      <w:marRight w:val="0"/>
      <w:marTop w:val="0"/>
      <w:marBottom w:val="0"/>
      <w:divBdr>
        <w:top w:val="none" w:sz="0" w:space="0" w:color="auto"/>
        <w:left w:val="none" w:sz="0" w:space="0" w:color="auto"/>
        <w:bottom w:val="none" w:sz="0" w:space="0" w:color="auto"/>
        <w:right w:val="none" w:sz="0" w:space="0" w:color="auto"/>
      </w:divBdr>
    </w:div>
    <w:div w:id="774666068">
      <w:bodyDiv w:val="1"/>
      <w:marLeft w:val="0"/>
      <w:marRight w:val="0"/>
      <w:marTop w:val="0"/>
      <w:marBottom w:val="0"/>
      <w:divBdr>
        <w:top w:val="none" w:sz="0" w:space="0" w:color="auto"/>
        <w:left w:val="none" w:sz="0" w:space="0" w:color="auto"/>
        <w:bottom w:val="none" w:sz="0" w:space="0" w:color="auto"/>
        <w:right w:val="none" w:sz="0" w:space="0" w:color="auto"/>
      </w:divBdr>
    </w:div>
    <w:div w:id="774711914">
      <w:bodyDiv w:val="1"/>
      <w:marLeft w:val="0"/>
      <w:marRight w:val="0"/>
      <w:marTop w:val="0"/>
      <w:marBottom w:val="0"/>
      <w:divBdr>
        <w:top w:val="none" w:sz="0" w:space="0" w:color="auto"/>
        <w:left w:val="none" w:sz="0" w:space="0" w:color="auto"/>
        <w:bottom w:val="none" w:sz="0" w:space="0" w:color="auto"/>
        <w:right w:val="none" w:sz="0" w:space="0" w:color="auto"/>
      </w:divBdr>
    </w:div>
    <w:div w:id="774716651">
      <w:bodyDiv w:val="1"/>
      <w:marLeft w:val="0"/>
      <w:marRight w:val="0"/>
      <w:marTop w:val="0"/>
      <w:marBottom w:val="0"/>
      <w:divBdr>
        <w:top w:val="none" w:sz="0" w:space="0" w:color="auto"/>
        <w:left w:val="none" w:sz="0" w:space="0" w:color="auto"/>
        <w:bottom w:val="none" w:sz="0" w:space="0" w:color="auto"/>
        <w:right w:val="none" w:sz="0" w:space="0" w:color="auto"/>
      </w:divBdr>
    </w:div>
    <w:div w:id="774786725">
      <w:bodyDiv w:val="1"/>
      <w:marLeft w:val="0"/>
      <w:marRight w:val="0"/>
      <w:marTop w:val="0"/>
      <w:marBottom w:val="0"/>
      <w:divBdr>
        <w:top w:val="none" w:sz="0" w:space="0" w:color="auto"/>
        <w:left w:val="none" w:sz="0" w:space="0" w:color="auto"/>
        <w:bottom w:val="none" w:sz="0" w:space="0" w:color="auto"/>
        <w:right w:val="none" w:sz="0" w:space="0" w:color="auto"/>
      </w:divBdr>
      <w:divsChild>
        <w:div w:id="15079879">
          <w:marLeft w:val="480"/>
          <w:marRight w:val="0"/>
          <w:marTop w:val="0"/>
          <w:marBottom w:val="0"/>
          <w:divBdr>
            <w:top w:val="none" w:sz="0" w:space="0" w:color="auto"/>
            <w:left w:val="none" w:sz="0" w:space="0" w:color="auto"/>
            <w:bottom w:val="none" w:sz="0" w:space="0" w:color="auto"/>
            <w:right w:val="none" w:sz="0" w:space="0" w:color="auto"/>
          </w:divBdr>
        </w:div>
        <w:div w:id="37121887">
          <w:marLeft w:val="480"/>
          <w:marRight w:val="0"/>
          <w:marTop w:val="0"/>
          <w:marBottom w:val="0"/>
          <w:divBdr>
            <w:top w:val="none" w:sz="0" w:space="0" w:color="auto"/>
            <w:left w:val="none" w:sz="0" w:space="0" w:color="auto"/>
            <w:bottom w:val="none" w:sz="0" w:space="0" w:color="auto"/>
            <w:right w:val="none" w:sz="0" w:space="0" w:color="auto"/>
          </w:divBdr>
        </w:div>
        <w:div w:id="46540124">
          <w:marLeft w:val="480"/>
          <w:marRight w:val="0"/>
          <w:marTop w:val="0"/>
          <w:marBottom w:val="0"/>
          <w:divBdr>
            <w:top w:val="none" w:sz="0" w:space="0" w:color="auto"/>
            <w:left w:val="none" w:sz="0" w:space="0" w:color="auto"/>
            <w:bottom w:val="none" w:sz="0" w:space="0" w:color="auto"/>
            <w:right w:val="none" w:sz="0" w:space="0" w:color="auto"/>
          </w:divBdr>
        </w:div>
        <w:div w:id="51125056">
          <w:marLeft w:val="480"/>
          <w:marRight w:val="0"/>
          <w:marTop w:val="0"/>
          <w:marBottom w:val="0"/>
          <w:divBdr>
            <w:top w:val="none" w:sz="0" w:space="0" w:color="auto"/>
            <w:left w:val="none" w:sz="0" w:space="0" w:color="auto"/>
            <w:bottom w:val="none" w:sz="0" w:space="0" w:color="auto"/>
            <w:right w:val="none" w:sz="0" w:space="0" w:color="auto"/>
          </w:divBdr>
        </w:div>
        <w:div w:id="57753264">
          <w:marLeft w:val="480"/>
          <w:marRight w:val="0"/>
          <w:marTop w:val="0"/>
          <w:marBottom w:val="0"/>
          <w:divBdr>
            <w:top w:val="none" w:sz="0" w:space="0" w:color="auto"/>
            <w:left w:val="none" w:sz="0" w:space="0" w:color="auto"/>
            <w:bottom w:val="none" w:sz="0" w:space="0" w:color="auto"/>
            <w:right w:val="none" w:sz="0" w:space="0" w:color="auto"/>
          </w:divBdr>
        </w:div>
        <w:div w:id="69011438">
          <w:marLeft w:val="480"/>
          <w:marRight w:val="0"/>
          <w:marTop w:val="0"/>
          <w:marBottom w:val="0"/>
          <w:divBdr>
            <w:top w:val="none" w:sz="0" w:space="0" w:color="auto"/>
            <w:left w:val="none" w:sz="0" w:space="0" w:color="auto"/>
            <w:bottom w:val="none" w:sz="0" w:space="0" w:color="auto"/>
            <w:right w:val="none" w:sz="0" w:space="0" w:color="auto"/>
          </w:divBdr>
        </w:div>
        <w:div w:id="113212597">
          <w:marLeft w:val="480"/>
          <w:marRight w:val="0"/>
          <w:marTop w:val="0"/>
          <w:marBottom w:val="0"/>
          <w:divBdr>
            <w:top w:val="none" w:sz="0" w:space="0" w:color="auto"/>
            <w:left w:val="none" w:sz="0" w:space="0" w:color="auto"/>
            <w:bottom w:val="none" w:sz="0" w:space="0" w:color="auto"/>
            <w:right w:val="none" w:sz="0" w:space="0" w:color="auto"/>
          </w:divBdr>
        </w:div>
        <w:div w:id="135952064">
          <w:marLeft w:val="480"/>
          <w:marRight w:val="0"/>
          <w:marTop w:val="0"/>
          <w:marBottom w:val="0"/>
          <w:divBdr>
            <w:top w:val="none" w:sz="0" w:space="0" w:color="auto"/>
            <w:left w:val="none" w:sz="0" w:space="0" w:color="auto"/>
            <w:bottom w:val="none" w:sz="0" w:space="0" w:color="auto"/>
            <w:right w:val="none" w:sz="0" w:space="0" w:color="auto"/>
          </w:divBdr>
        </w:div>
        <w:div w:id="156115677">
          <w:marLeft w:val="480"/>
          <w:marRight w:val="0"/>
          <w:marTop w:val="0"/>
          <w:marBottom w:val="0"/>
          <w:divBdr>
            <w:top w:val="none" w:sz="0" w:space="0" w:color="auto"/>
            <w:left w:val="none" w:sz="0" w:space="0" w:color="auto"/>
            <w:bottom w:val="none" w:sz="0" w:space="0" w:color="auto"/>
            <w:right w:val="none" w:sz="0" w:space="0" w:color="auto"/>
          </w:divBdr>
        </w:div>
        <w:div w:id="167526077">
          <w:marLeft w:val="480"/>
          <w:marRight w:val="0"/>
          <w:marTop w:val="0"/>
          <w:marBottom w:val="0"/>
          <w:divBdr>
            <w:top w:val="none" w:sz="0" w:space="0" w:color="auto"/>
            <w:left w:val="none" w:sz="0" w:space="0" w:color="auto"/>
            <w:bottom w:val="none" w:sz="0" w:space="0" w:color="auto"/>
            <w:right w:val="none" w:sz="0" w:space="0" w:color="auto"/>
          </w:divBdr>
        </w:div>
        <w:div w:id="224872788">
          <w:marLeft w:val="480"/>
          <w:marRight w:val="0"/>
          <w:marTop w:val="0"/>
          <w:marBottom w:val="0"/>
          <w:divBdr>
            <w:top w:val="none" w:sz="0" w:space="0" w:color="auto"/>
            <w:left w:val="none" w:sz="0" w:space="0" w:color="auto"/>
            <w:bottom w:val="none" w:sz="0" w:space="0" w:color="auto"/>
            <w:right w:val="none" w:sz="0" w:space="0" w:color="auto"/>
          </w:divBdr>
        </w:div>
        <w:div w:id="238029564">
          <w:marLeft w:val="480"/>
          <w:marRight w:val="0"/>
          <w:marTop w:val="0"/>
          <w:marBottom w:val="0"/>
          <w:divBdr>
            <w:top w:val="none" w:sz="0" w:space="0" w:color="auto"/>
            <w:left w:val="none" w:sz="0" w:space="0" w:color="auto"/>
            <w:bottom w:val="none" w:sz="0" w:space="0" w:color="auto"/>
            <w:right w:val="none" w:sz="0" w:space="0" w:color="auto"/>
          </w:divBdr>
        </w:div>
        <w:div w:id="247153150">
          <w:marLeft w:val="480"/>
          <w:marRight w:val="0"/>
          <w:marTop w:val="0"/>
          <w:marBottom w:val="0"/>
          <w:divBdr>
            <w:top w:val="none" w:sz="0" w:space="0" w:color="auto"/>
            <w:left w:val="none" w:sz="0" w:space="0" w:color="auto"/>
            <w:bottom w:val="none" w:sz="0" w:space="0" w:color="auto"/>
            <w:right w:val="none" w:sz="0" w:space="0" w:color="auto"/>
          </w:divBdr>
        </w:div>
        <w:div w:id="403068755">
          <w:marLeft w:val="480"/>
          <w:marRight w:val="0"/>
          <w:marTop w:val="0"/>
          <w:marBottom w:val="0"/>
          <w:divBdr>
            <w:top w:val="none" w:sz="0" w:space="0" w:color="auto"/>
            <w:left w:val="none" w:sz="0" w:space="0" w:color="auto"/>
            <w:bottom w:val="none" w:sz="0" w:space="0" w:color="auto"/>
            <w:right w:val="none" w:sz="0" w:space="0" w:color="auto"/>
          </w:divBdr>
        </w:div>
        <w:div w:id="410126413">
          <w:marLeft w:val="480"/>
          <w:marRight w:val="0"/>
          <w:marTop w:val="0"/>
          <w:marBottom w:val="0"/>
          <w:divBdr>
            <w:top w:val="none" w:sz="0" w:space="0" w:color="auto"/>
            <w:left w:val="none" w:sz="0" w:space="0" w:color="auto"/>
            <w:bottom w:val="none" w:sz="0" w:space="0" w:color="auto"/>
            <w:right w:val="none" w:sz="0" w:space="0" w:color="auto"/>
          </w:divBdr>
        </w:div>
        <w:div w:id="416904727">
          <w:marLeft w:val="480"/>
          <w:marRight w:val="0"/>
          <w:marTop w:val="0"/>
          <w:marBottom w:val="0"/>
          <w:divBdr>
            <w:top w:val="none" w:sz="0" w:space="0" w:color="auto"/>
            <w:left w:val="none" w:sz="0" w:space="0" w:color="auto"/>
            <w:bottom w:val="none" w:sz="0" w:space="0" w:color="auto"/>
            <w:right w:val="none" w:sz="0" w:space="0" w:color="auto"/>
          </w:divBdr>
        </w:div>
        <w:div w:id="470943152">
          <w:marLeft w:val="480"/>
          <w:marRight w:val="0"/>
          <w:marTop w:val="0"/>
          <w:marBottom w:val="0"/>
          <w:divBdr>
            <w:top w:val="none" w:sz="0" w:space="0" w:color="auto"/>
            <w:left w:val="none" w:sz="0" w:space="0" w:color="auto"/>
            <w:bottom w:val="none" w:sz="0" w:space="0" w:color="auto"/>
            <w:right w:val="none" w:sz="0" w:space="0" w:color="auto"/>
          </w:divBdr>
        </w:div>
        <w:div w:id="478619551">
          <w:marLeft w:val="480"/>
          <w:marRight w:val="0"/>
          <w:marTop w:val="0"/>
          <w:marBottom w:val="0"/>
          <w:divBdr>
            <w:top w:val="none" w:sz="0" w:space="0" w:color="auto"/>
            <w:left w:val="none" w:sz="0" w:space="0" w:color="auto"/>
            <w:bottom w:val="none" w:sz="0" w:space="0" w:color="auto"/>
            <w:right w:val="none" w:sz="0" w:space="0" w:color="auto"/>
          </w:divBdr>
        </w:div>
        <w:div w:id="513766293">
          <w:marLeft w:val="480"/>
          <w:marRight w:val="0"/>
          <w:marTop w:val="0"/>
          <w:marBottom w:val="0"/>
          <w:divBdr>
            <w:top w:val="none" w:sz="0" w:space="0" w:color="auto"/>
            <w:left w:val="none" w:sz="0" w:space="0" w:color="auto"/>
            <w:bottom w:val="none" w:sz="0" w:space="0" w:color="auto"/>
            <w:right w:val="none" w:sz="0" w:space="0" w:color="auto"/>
          </w:divBdr>
        </w:div>
        <w:div w:id="533076188">
          <w:marLeft w:val="480"/>
          <w:marRight w:val="0"/>
          <w:marTop w:val="0"/>
          <w:marBottom w:val="0"/>
          <w:divBdr>
            <w:top w:val="none" w:sz="0" w:space="0" w:color="auto"/>
            <w:left w:val="none" w:sz="0" w:space="0" w:color="auto"/>
            <w:bottom w:val="none" w:sz="0" w:space="0" w:color="auto"/>
            <w:right w:val="none" w:sz="0" w:space="0" w:color="auto"/>
          </w:divBdr>
        </w:div>
        <w:div w:id="610742271">
          <w:marLeft w:val="480"/>
          <w:marRight w:val="0"/>
          <w:marTop w:val="0"/>
          <w:marBottom w:val="0"/>
          <w:divBdr>
            <w:top w:val="none" w:sz="0" w:space="0" w:color="auto"/>
            <w:left w:val="none" w:sz="0" w:space="0" w:color="auto"/>
            <w:bottom w:val="none" w:sz="0" w:space="0" w:color="auto"/>
            <w:right w:val="none" w:sz="0" w:space="0" w:color="auto"/>
          </w:divBdr>
        </w:div>
        <w:div w:id="679357906">
          <w:marLeft w:val="480"/>
          <w:marRight w:val="0"/>
          <w:marTop w:val="0"/>
          <w:marBottom w:val="0"/>
          <w:divBdr>
            <w:top w:val="none" w:sz="0" w:space="0" w:color="auto"/>
            <w:left w:val="none" w:sz="0" w:space="0" w:color="auto"/>
            <w:bottom w:val="none" w:sz="0" w:space="0" w:color="auto"/>
            <w:right w:val="none" w:sz="0" w:space="0" w:color="auto"/>
          </w:divBdr>
        </w:div>
        <w:div w:id="682130513">
          <w:marLeft w:val="480"/>
          <w:marRight w:val="0"/>
          <w:marTop w:val="0"/>
          <w:marBottom w:val="0"/>
          <w:divBdr>
            <w:top w:val="none" w:sz="0" w:space="0" w:color="auto"/>
            <w:left w:val="none" w:sz="0" w:space="0" w:color="auto"/>
            <w:bottom w:val="none" w:sz="0" w:space="0" w:color="auto"/>
            <w:right w:val="none" w:sz="0" w:space="0" w:color="auto"/>
          </w:divBdr>
        </w:div>
        <w:div w:id="776877262">
          <w:marLeft w:val="480"/>
          <w:marRight w:val="0"/>
          <w:marTop w:val="0"/>
          <w:marBottom w:val="0"/>
          <w:divBdr>
            <w:top w:val="none" w:sz="0" w:space="0" w:color="auto"/>
            <w:left w:val="none" w:sz="0" w:space="0" w:color="auto"/>
            <w:bottom w:val="none" w:sz="0" w:space="0" w:color="auto"/>
            <w:right w:val="none" w:sz="0" w:space="0" w:color="auto"/>
          </w:divBdr>
        </w:div>
        <w:div w:id="818158023">
          <w:marLeft w:val="480"/>
          <w:marRight w:val="0"/>
          <w:marTop w:val="0"/>
          <w:marBottom w:val="0"/>
          <w:divBdr>
            <w:top w:val="none" w:sz="0" w:space="0" w:color="auto"/>
            <w:left w:val="none" w:sz="0" w:space="0" w:color="auto"/>
            <w:bottom w:val="none" w:sz="0" w:space="0" w:color="auto"/>
            <w:right w:val="none" w:sz="0" w:space="0" w:color="auto"/>
          </w:divBdr>
        </w:div>
        <w:div w:id="835924282">
          <w:marLeft w:val="480"/>
          <w:marRight w:val="0"/>
          <w:marTop w:val="0"/>
          <w:marBottom w:val="0"/>
          <w:divBdr>
            <w:top w:val="none" w:sz="0" w:space="0" w:color="auto"/>
            <w:left w:val="none" w:sz="0" w:space="0" w:color="auto"/>
            <w:bottom w:val="none" w:sz="0" w:space="0" w:color="auto"/>
            <w:right w:val="none" w:sz="0" w:space="0" w:color="auto"/>
          </w:divBdr>
        </w:div>
        <w:div w:id="872889948">
          <w:marLeft w:val="480"/>
          <w:marRight w:val="0"/>
          <w:marTop w:val="0"/>
          <w:marBottom w:val="0"/>
          <w:divBdr>
            <w:top w:val="none" w:sz="0" w:space="0" w:color="auto"/>
            <w:left w:val="none" w:sz="0" w:space="0" w:color="auto"/>
            <w:bottom w:val="none" w:sz="0" w:space="0" w:color="auto"/>
            <w:right w:val="none" w:sz="0" w:space="0" w:color="auto"/>
          </w:divBdr>
        </w:div>
        <w:div w:id="883325041">
          <w:marLeft w:val="480"/>
          <w:marRight w:val="0"/>
          <w:marTop w:val="0"/>
          <w:marBottom w:val="0"/>
          <w:divBdr>
            <w:top w:val="none" w:sz="0" w:space="0" w:color="auto"/>
            <w:left w:val="none" w:sz="0" w:space="0" w:color="auto"/>
            <w:bottom w:val="none" w:sz="0" w:space="0" w:color="auto"/>
            <w:right w:val="none" w:sz="0" w:space="0" w:color="auto"/>
          </w:divBdr>
        </w:div>
      </w:divsChild>
    </w:div>
    <w:div w:id="774834223">
      <w:bodyDiv w:val="1"/>
      <w:marLeft w:val="0"/>
      <w:marRight w:val="0"/>
      <w:marTop w:val="0"/>
      <w:marBottom w:val="0"/>
      <w:divBdr>
        <w:top w:val="none" w:sz="0" w:space="0" w:color="auto"/>
        <w:left w:val="none" w:sz="0" w:space="0" w:color="auto"/>
        <w:bottom w:val="none" w:sz="0" w:space="0" w:color="auto"/>
        <w:right w:val="none" w:sz="0" w:space="0" w:color="auto"/>
      </w:divBdr>
    </w:div>
    <w:div w:id="774903092">
      <w:bodyDiv w:val="1"/>
      <w:marLeft w:val="0"/>
      <w:marRight w:val="0"/>
      <w:marTop w:val="0"/>
      <w:marBottom w:val="0"/>
      <w:divBdr>
        <w:top w:val="none" w:sz="0" w:space="0" w:color="auto"/>
        <w:left w:val="none" w:sz="0" w:space="0" w:color="auto"/>
        <w:bottom w:val="none" w:sz="0" w:space="0" w:color="auto"/>
        <w:right w:val="none" w:sz="0" w:space="0" w:color="auto"/>
      </w:divBdr>
    </w:div>
    <w:div w:id="774985052">
      <w:bodyDiv w:val="1"/>
      <w:marLeft w:val="0"/>
      <w:marRight w:val="0"/>
      <w:marTop w:val="0"/>
      <w:marBottom w:val="0"/>
      <w:divBdr>
        <w:top w:val="none" w:sz="0" w:space="0" w:color="auto"/>
        <w:left w:val="none" w:sz="0" w:space="0" w:color="auto"/>
        <w:bottom w:val="none" w:sz="0" w:space="0" w:color="auto"/>
        <w:right w:val="none" w:sz="0" w:space="0" w:color="auto"/>
      </w:divBdr>
    </w:div>
    <w:div w:id="775054226">
      <w:bodyDiv w:val="1"/>
      <w:marLeft w:val="0"/>
      <w:marRight w:val="0"/>
      <w:marTop w:val="0"/>
      <w:marBottom w:val="0"/>
      <w:divBdr>
        <w:top w:val="none" w:sz="0" w:space="0" w:color="auto"/>
        <w:left w:val="none" w:sz="0" w:space="0" w:color="auto"/>
        <w:bottom w:val="none" w:sz="0" w:space="0" w:color="auto"/>
        <w:right w:val="none" w:sz="0" w:space="0" w:color="auto"/>
      </w:divBdr>
    </w:div>
    <w:div w:id="775057669">
      <w:bodyDiv w:val="1"/>
      <w:marLeft w:val="0"/>
      <w:marRight w:val="0"/>
      <w:marTop w:val="0"/>
      <w:marBottom w:val="0"/>
      <w:divBdr>
        <w:top w:val="none" w:sz="0" w:space="0" w:color="auto"/>
        <w:left w:val="none" w:sz="0" w:space="0" w:color="auto"/>
        <w:bottom w:val="none" w:sz="0" w:space="0" w:color="auto"/>
        <w:right w:val="none" w:sz="0" w:space="0" w:color="auto"/>
      </w:divBdr>
    </w:div>
    <w:div w:id="775059423">
      <w:bodyDiv w:val="1"/>
      <w:marLeft w:val="0"/>
      <w:marRight w:val="0"/>
      <w:marTop w:val="0"/>
      <w:marBottom w:val="0"/>
      <w:divBdr>
        <w:top w:val="none" w:sz="0" w:space="0" w:color="auto"/>
        <w:left w:val="none" w:sz="0" w:space="0" w:color="auto"/>
        <w:bottom w:val="none" w:sz="0" w:space="0" w:color="auto"/>
        <w:right w:val="none" w:sz="0" w:space="0" w:color="auto"/>
      </w:divBdr>
    </w:div>
    <w:div w:id="775100824">
      <w:bodyDiv w:val="1"/>
      <w:marLeft w:val="0"/>
      <w:marRight w:val="0"/>
      <w:marTop w:val="0"/>
      <w:marBottom w:val="0"/>
      <w:divBdr>
        <w:top w:val="none" w:sz="0" w:space="0" w:color="auto"/>
        <w:left w:val="none" w:sz="0" w:space="0" w:color="auto"/>
        <w:bottom w:val="none" w:sz="0" w:space="0" w:color="auto"/>
        <w:right w:val="none" w:sz="0" w:space="0" w:color="auto"/>
      </w:divBdr>
    </w:div>
    <w:div w:id="775172573">
      <w:bodyDiv w:val="1"/>
      <w:marLeft w:val="0"/>
      <w:marRight w:val="0"/>
      <w:marTop w:val="0"/>
      <w:marBottom w:val="0"/>
      <w:divBdr>
        <w:top w:val="none" w:sz="0" w:space="0" w:color="auto"/>
        <w:left w:val="none" w:sz="0" w:space="0" w:color="auto"/>
        <w:bottom w:val="none" w:sz="0" w:space="0" w:color="auto"/>
        <w:right w:val="none" w:sz="0" w:space="0" w:color="auto"/>
      </w:divBdr>
      <w:divsChild>
        <w:div w:id="20202572">
          <w:marLeft w:val="480"/>
          <w:marRight w:val="0"/>
          <w:marTop w:val="0"/>
          <w:marBottom w:val="0"/>
          <w:divBdr>
            <w:top w:val="none" w:sz="0" w:space="0" w:color="auto"/>
            <w:left w:val="none" w:sz="0" w:space="0" w:color="auto"/>
            <w:bottom w:val="none" w:sz="0" w:space="0" w:color="auto"/>
            <w:right w:val="none" w:sz="0" w:space="0" w:color="auto"/>
          </w:divBdr>
        </w:div>
        <w:div w:id="83188355">
          <w:marLeft w:val="480"/>
          <w:marRight w:val="0"/>
          <w:marTop w:val="0"/>
          <w:marBottom w:val="0"/>
          <w:divBdr>
            <w:top w:val="none" w:sz="0" w:space="0" w:color="auto"/>
            <w:left w:val="none" w:sz="0" w:space="0" w:color="auto"/>
            <w:bottom w:val="none" w:sz="0" w:space="0" w:color="auto"/>
            <w:right w:val="none" w:sz="0" w:space="0" w:color="auto"/>
          </w:divBdr>
        </w:div>
        <w:div w:id="113451779">
          <w:marLeft w:val="480"/>
          <w:marRight w:val="0"/>
          <w:marTop w:val="0"/>
          <w:marBottom w:val="0"/>
          <w:divBdr>
            <w:top w:val="none" w:sz="0" w:space="0" w:color="auto"/>
            <w:left w:val="none" w:sz="0" w:space="0" w:color="auto"/>
            <w:bottom w:val="none" w:sz="0" w:space="0" w:color="auto"/>
            <w:right w:val="none" w:sz="0" w:space="0" w:color="auto"/>
          </w:divBdr>
        </w:div>
        <w:div w:id="146484534">
          <w:marLeft w:val="480"/>
          <w:marRight w:val="0"/>
          <w:marTop w:val="0"/>
          <w:marBottom w:val="0"/>
          <w:divBdr>
            <w:top w:val="none" w:sz="0" w:space="0" w:color="auto"/>
            <w:left w:val="none" w:sz="0" w:space="0" w:color="auto"/>
            <w:bottom w:val="none" w:sz="0" w:space="0" w:color="auto"/>
            <w:right w:val="none" w:sz="0" w:space="0" w:color="auto"/>
          </w:divBdr>
        </w:div>
        <w:div w:id="151454955">
          <w:marLeft w:val="480"/>
          <w:marRight w:val="0"/>
          <w:marTop w:val="0"/>
          <w:marBottom w:val="0"/>
          <w:divBdr>
            <w:top w:val="none" w:sz="0" w:space="0" w:color="auto"/>
            <w:left w:val="none" w:sz="0" w:space="0" w:color="auto"/>
            <w:bottom w:val="none" w:sz="0" w:space="0" w:color="auto"/>
            <w:right w:val="none" w:sz="0" w:space="0" w:color="auto"/>
          </w:divBdr>
        </w:div>
        <w:div w:id="164244313">
          <w:marLeft w:val="480"/>
          <w:marRight w:val="0"/>
          <w:marTop w:val="0"/>
          <w:marBottom w:val="0"/>
          <w:divBdr>
            <w:top w:val="none" w:sz="0" w:space="0" w:color="auto"/>
            <w:left w:val="none" w:sz="0" w:space="0" w:color="auto"/>
            <w:bottom w:val="none" w:sz="0" w:space="0" w:color="auto"/>
            <w:right w:val="none" w:sz="0" w:space="0" w:color="auto"/>
          </w:divBdr>
        </w:div>
        <w:div w:id="307636580">
          <w:marLeft w:val="480"/>
          <w:marRight w:val="0"/>
          <w:marTop w:val="0"/>
          <w:marBottom w:val="0"/>
          <w:divBdr>
            <w:top w:val="none" w:sz="0" w:space="0" w:color="auto"/>
            <w:left w:val="none" w:sz="0" w:space="0" w:color="auto"/>
            <w:bottom w:val="none" w:sz="0" w:space="0" w:color="auto"/>
            <w:right w:val="none" w:sz="0" w:space="0" w:color="auto"/>
          </w:divBdr>
        </w:div>
        <w:div w:id="318653368">
          <w:marLeft w:val="480"/>
          <w:marRight w:val="0"/>
          <w:marTop w:val="0"/>
          <w:marBottom w:val="0"/>
          <w:divBdr>
            <w:top w:val="none" w:sz="0" w:space="0" w:color="auto"/>
            <w:left w:val="none" w:sz="0" w:space="0" w:color="auto"/>
            <w:bottom w:val="none" w:sz="0" w:space="0" w:color="auto"/>
            <w:right w:val="none" w:sz="0" w:space="0" w:color="auto"/>
          </w:divBdr>
        </w:div>
        <w:div w:id="391806422">
          <w:marLeft w:val="480"/>
          <w:marRight w:val="0"/>
          <w:marTop w:val="0"/>
          <w:marBottom w:val="0"/>
          <w:divBdr>
            <w:top w:val="none" w:sz="0" w:space="0" w:color="auto"/>
            <w:left w:val="none" w:sz="0" w:space="0" w:color="auto"/>
            <w:bottom w:val="none" w:sz="0" w:space="0" w:color="auto"/>
            <w:right w:val="none" w:sz="0" w:space="0" w:color="auto"/>
          </w:divBdr>
        </w:div>
        <w:div w:id="503321730">
          <w:marLeft w:val="480"/>
          <w:marRight w:val="0"/>
          <w:marTop w:val="0"/>
          <w:marBottom w:val="0"/>
          <w:divBdr>
            <w:top w:val="none" w:sz="0" w:space="0" w:color="auto"/>
            <w:left w:val="none" w:sz="0" w:space="0" w:color="auto"/>
            <w:bottom w:val="none" w:sz="0" w:space="0" w:color="auto"/>
            <w:right w:val="none" w:sz="0" w:space="0" w:color="auto"/>
          </w:divBdr>
        </w:div>
        <w:div w:id="505092572">
          <w:marLeft w:val="480"/>
          <w:marRight w:val="0"/>
          <w:marTop w:val="0"/>
          <w:marBottom w:val="0"/>
          <w:divBdr>
            <w:top w:val="none" w:sz="0" w:space="0" w:color="auto"/>
            <w:left w:val="none" w:sz="0" w:space="0" w:color="auto"/>
            <w:bottom w:val="none" w:sz="0" w:space="0" w:color="auto"/>
            <w:right w:val="none" w:sz="0" w:space="0" w:color="auto"/>
          </w:divBdr>
        </w:div>
        <w:div w:id="544871161">
          <w:marLeft w:val="480"/>
          <w:marRight w:val="0"/>
          <w:marTop w:val="0"/>
          <w:marBottom w:val="0"/>
          <w:divBdr>
            <w:top w:val="none" w:sz="0" w:space="0" w:color="auto"/>
            <w:left w:val="none" w:sz="0" w:space="0" w:color="auto"/>
            <w:bottom w:val="none" w:sz="0" w:space="0" w:color="auto"/>
            <w:right w:val="none" w:sz="0" w:space="0" w:color="auto"/>
          </w:divBdr>
        </w:div>
        <w:div w:id="671614098">
          <w:marLeft w:val="480"/>
          <w:marRight w:val="0"/>
          <w:marTop w:val="0"/>
          <w:marBottom w:val="0"/>
          <w:divBdr>
            <w:top w:val="none" w:sz="0" w:space="0" w:color="auto"/>
            <w:left w:val="none" w:sz="0" w:space="0" w:color="auto"/>
            <w:bottom w:val="none" w:sz="0" w:space="0" w:color="auto"/>
            <w:right w:val="none" w:sz="0" w:space="0" w:color="auto"/>
          </w:divBdr>
        </w:div>
        <w:div w:id="671645408">
          <w:marLeft w:val="480"/>
          <w:marRight w:val="0"/>
          <w:marTop w:val="0"/>
          <w:marBottom w:val="0"/>
          <w:divBdr>
            <w:top w:val="none" w:sz="0" w:space="0" w:color="auto"/>
            <w:left w:val="none" w:sz="0" w:space="0" w:color="auto"/>
            <w:bottom w:val="none" w:sz="0" w:space="0" w:color="auto"/>
            <w:right w:val="none" w:sz="0" w:space="0" w:color="auto"/>
          </w:divBdr>
        </w:div>
        <w:div w:id="675350672">
          <w:marLeft w:val="480"/>
          <w:marRight w:val="0"/>
          <w:marTop w:val="0"/>
          <w:marBottom w:val="0"/>
          <w:divBdr>
            <w:top w:val="none" w:sz="0" w:space="0" w:color="auto"/>
            <w:left w:val="none" w:sz="0" w:space="0" w:color="auto"/>
            <w:bottom w:val="none" w:sz="0" w:space="0" w:color="auto"/>
            <w:right w:val="none" w:sz="0" w:space="0" w:color="auto"/>
          </w:divBdr>
        </w:div>
        <w:div w:id="727073030">
          <w:marLeft w:val="480"/>
          <w:marRight w:val="0"/>
          <w:marTop w:val="0"/>
          <w:marBottom w:val="0"/>
          <w:divBdr>
            <w:top w:val="none" w:sz="0" w:space="0" w:color="auto"/>
            <w:left w:val="none" w:sz="0" w:space="0" w:color="auto"/>
            <w:bottom w:val="none" w:sz="0" w:space="0" w:color="auto"/>
            <w:right w:val="none" w:sz="0" w:space="0" w:color="auto"/>
          </w:divBdr>
        </w:div>
        <w:div w:id="737241567">
          <w:marLeft w:val="480"/>
          <w:marRight w:val="0"/>
          <w:marTop w:val="0"/>
          <w:marBottom w:val="0"/>
          <w:divBdr>
            <w:top w:val="none" w:sz="0" w:space="0" w:color="auto"/>
            <w:left w:val="none" w:sz="0" w:space="0" w:color="auto"/>
            <w:bottom w:val="none" w:sz="0" w:space="0" w:color="auto"/>
            <w:right w:val="none" w:sz="0" w:space="0" w:color="auto"/>
          </w:divBdr>
        </w:div>
        <w:div w:id="776873961">
          <w:marLeft w:val="480"/>
          <w:marRight w:val="0"/>
          <w:marTop w:val="0"/>
          <w:marBottom w:val="0"/>
          <w:divBdr>
            <w:top w:val="none" w:sz="0" w:space="0" w:color="auto"/>
            <w:left w:val="none" w:sz="0" w:space="0" w:color="auto"/>
            <w:bottom w:val="none" w:sz="0" w:space="0" w:color="auto"/>
            <w:right w:val="none" w:sz="0" w:space="0" w:color="auto"/>
          </w:divBdr>
        </w:div>
        <w:div w:id="789125603">
          <w:marLeft w:val="480"/>
          <w:marRight w:val="0"/>
          <w:marTop w:val="0"/>
          <w:marBottom w:val="0"/>
          <w:divBdr>
            <w:top w:val="none" w:sz="0" w:space="0" w:color="auto"/>
            <w:left w:val="none" w:sz="0" w:space="0" w:color="auto"/>
            <w:bottom w:val="none" w:sz="0" w:space="0" w:color="auto"/>
            <w:right w:val="none" w:sz="0" w:space="0" w:color="auto"/>
          </w:divBdr>
        </w:div>
        <w:div w:id="845828227">
          <w:marLeft w:val="480"/>
          <w:marRight w:val="0"/>
          <w:marTop w:val="0"/>
          <w:marBottom w:val="0"/>
          <w:divBdr>
            <w:top w:val="none" w:sz="0" w:space="0" w:color="auto"/>
            <w:left w:val="none" w:sz="0" w:space="0" w:color="auto"/>
            <w:bottom w:val="none" w:sz="0" w:space="0" w:color="auto"/>
            <w:right w:val="none" w:sz="0" w:space="0" w:color="auto"/>
          </w:divBdr>
        </w:div>
        <w:div w:id="885724007">
          <w:marLeft w:val="480"/>
          <w:marRight w:val="0"/>
          <w:marTop w:val="0"/>
          <w:marBottom w:val="0"/>
          <w:divBdr>
            <w:top w:val="none" w:sz="0" w:space="0" w:color="auto"/>
            <w:left w:val="none" w:sz="0" w:space="0" w:color="auto"/>
            <w:bottom w:val="none" w:sz="0" w:space="0" w:color="auto"/>
            <w:right w:val="none" w:sz="0" w:space="0" w:color="auto"/>
          </w:divBdr>
        </w:div>
        <w:div w:id="894511911">
          <w:marLeft w:val="480"/>
          <w:marRight w:val="0"/>
          <w:marTop w:val="0"/>
          <w:marBottom w:val="0"/>
          <w:divBdr>
            <w:top w:val="none" w:sz="0" w:space="0" w:color="auto"/>
            <w:left w:val="none" w:sz="0" w:space="0" w:color="auto"/>
            <w:bottom w:val="none" w:sz="0" w:space="0" w:color="auto"/>
            <w:right w:val="none" w:sz="0" w:space="0" w:color="auto"/>
          </w:divBdr>
        </w:div>
      </w:divsChild>
    </w:div>
    <w:div w:id="775291123">
      <w:bodyDiv w:val="1"/>
      <w:marLeft w:val="0"/>
      <w:marRight w:val="0"/>
      <w:marTop w:val="0"/>
      <w:marBottom w:val="0"/>
      <w:divBdr>
        <w:top w:val="none" w:sz="0" w:space="0" w:color="auto"/>
        <w:left w:val="none" w:sz="0" w:space="0" w:color="auto"/>
        <w:bottom w:val="none" w:sz="0" w:space="0" w:color="auto"/>
        <w:right w:val="none" w:sz="0" w:space="0" w:color="auto"/>
      </w:divBdr>
    </w:div>
    <w:div w:id="775364758">
      <w:bodyDiv w:val="1"/>
      <w:marLeft w:val="0"/>
      <w:marRight w:val="0"/>
      <w:marTop w:val="0"/>
      <w:marBottom w:val="0"/>
      <w:divBdr>
        <w:top w:val="none" w:sz="0" w:space="0" w:color="auto"/>
        <w:left w:val="none" w:sz="0" w:space="0" w:color="auto"/>
        <w:bottom w:val="none" w:sz="0" w:space="0" w:color="auto"/>
        <w:right w:val="none" w:sz="0" w:space="0" w:color="auto"/>
      </w:divBdr>
    </w:div>
    <w:div w:id="775365597">
      <w:bodyDiv w:val="1"/>
      <w:marLeft w:val="0"/>
      <w:marRight w:val="0"/>
      <w:marTop w:val="0"/>
      <w:marBottom w:val="0"/>
      <w:divBdr>
        <w:top w:val="none" w:sz="0" w:space="0" w:color="auto"/>
        <w:left w:val="none" w:sz="0" w:space="0" w:color="auto"/>
        <w:bottom w:val="none" w:sz="0" w:space="0" w:color="auto"/>
        <w:right w:val="none" w:sz="0" w:space="0" w:color="auto"/>
      </w:divBdr>
    </w:div>
    <w:div w:id="775370884">
      <w:bodyDiv w:val="1"/>
      <w:marLeft w:val="0"/>
      <w:marRight w:val="0"/>
      <w:marTop w:val="0"/>
      <w:marBottom w:val="0"/>
      <w:divBdr>
        <w:top w:val="none" w:sz="0" w:space="0" w:color="auto"/>
        <w:left w:val="none" w:sz="0" w:space="0" w:color="auto"/>
        <w:bottom w:val="none" w:sz="0" w:space="0" w:color="auto"/>
        <w:right w:val="none" w:sz="0" w:space="0" w:color="auto"/>
      </w:divBdr>
    </w:div>
    <w:div w:id="775442475">
      <w:bodyDiv w:val="1"/>
      <w:marLeft w:val="0"/>
      <w:marRight w:val="0"/>
      <w:marTop w:val="0"/>
      <w:marBottom w:val="0"/>
      <w:divBdr>
        <w:top w:val="none" w:sz="0" w:space="0" w:color="auto"/>
        <w:left w:val="none" w:sz="0" w:space="0" w:color="auto"/>
        <w:bottom w:val="none" w:sz="0" w:space="0" w:color="auto"/>
        <w:right w:val="none" w:sz="0" w:space="0" w:color="auto"/>
      </w:divBdr>
    </w:div>
    <w:div w:id="775442536">
      <w:bodyDiv w:val="1"/>
      <w:marLeft w:val="0"/>
      <w:marRight w:val="0"/>
      <w:marTop w:val="0"/>
      <w:marBottom w:val="0"/>
      <w:divBdr>
        <w:top w:val="none" w:sz="0" w:space="0" w:color="auto"/>
        <w:left w:val="none" w:sz="0" w:space="0" w:color="auto"/>
        <w:bottom w:val="none" w:sz="0" w:space="0" w:color="auto"/>
        <w:right w:val="none" w:sz="0" w:space="0" w:color="auto"/>
      </w:divBdr>
    </w:div>
    <w:div w:id="775641657">
      <w:bodyDiv w:val="1"/>
      <w:marLeft w:val="0"/>
      <w:marRight w:val="0"/>
      <w:marTop w:val="0"/>
      <w:marBottom w:val="0"/>
      <w:divBdr>
        <w:top w:val="none" w:sz="0" w:space="0" w:color="auto"/>
        <w:left w:val="none" w:sz="0" w:space="0" w:color="auto"/>
        <w:bottom w:val="none" w:sz="0" w:space="0" w:color="auto"/>
        <w:right w:val="none" w:sz="0" w:space="0" w:color="auto"/>
      </w:divBdr>
    </w:div>
    <w:div w:id="775834945">
      <w:bodyDiv w:val="1"/>
      <w:marLeft w:val="0"/>
      <w:marRight w:val="0"/>
      <w:marTop w:val="0"/>
      <w:marBottom w:val="0"/>
      <w:divBdr>
        <w:top w:val="none" w:sz="0" w:space="0" w:color="auto"/>
        <w:left w:val="none" w:sz="0" w:space="0" w:color="auto"/>
        <w:bottom w:val="none" w:sz="0" w:space="0" w:color="auto"/>
        <w:right w:val="none" w:sz="0" w:space="0" w:color="auto"/>
      </w:divBdr>
    </w:div>
    <w:div w:id="776020869">
      <w:bodyDiv w:val="1"/>
      <w:marLeft w:val="0"/>
      <w:marRight w:val="0"/>
      <w:marTop w:val="0"/>
      <w:marBottom w:val="0"/>
      <w:divBdr>
        <w:top w:val="none" w:sz="0" w:space="0" w:color="auto"/>
        <w:left w:val="none" w:sz="0" w:space="0" w:color="auto"/>
        <w:bottom w:val="none" w:sz="0" w:space="0" w:color="auto"/>
        <w:right w:val="none" w:sz="0" w:space="0" w:color="auto"/>
      </w:divBdr>
    </w:div>
    <w:div w:id="776103242">
      <w:bodyDiv w:val="1"/>
      <w:marLeft w:val="0"/>
      <w:marRight w:val="0"/>
      <w:marTop w:val="0"/>
      <w:marBottom w:val="0"/>
      <w:divBdr>
        <w:top w:val="none" w:sz="0" w:space="0" w:color="auto"/>
        <w:left w:val="none" w:sz="0" w:space="0" w:color="auto"/>
        <w:bottom w:val="none" w:sz="0" w:space="0" w:color="auto"/>
        <w:right w:val="none" w:sz="0" w:space="0" w:color="auto"/>
      </w:divBdr>
      <w:divsChild>
        <w:div w:id="29886864">
          <w:marLeft w:val="480"/>
          <w:marRight w:val="0"/>
          <w:marTop w:val="0"/>
          <w:marBottom w:val="0"/>
          <w:divBdr>
            <w:top w:val="none" w:sz="0" w:space="0" w:color="auto"/>
            <w:left w:val="none" w:sz="0" w:space="0" w:color="auto"/>
            <w:bottom w:val="none" w:sz="0" w:space="0" w:color="auto"/>
            <w:right w:val="none" w:sz="0" w:space="0" w:color="auto"/>
          </w:divBdr>
        </w:div>
        <w:div w:id="70011762">
          <w:marLeft w:val="480"/>
          <w:marRight w:val="0"/>
          <w:marTop w:val="0"/>
          <w:marBottom w:val="0"/>
          <w:divBdr>
            <w:top w:val="none" w:sz="0" w:space="0" w:color="auto"/>
            <w:left w:val="none" w:sz="0" w:space="0" w:color="auto"/>
            <w:bottom w:val="none" w:sz="0" w:space="0" w:color="auto"/>
            <w:right w:val="none" w:sz="0" w:space="0" w:color="auto"/>
          </w:divBdr>
        </w:div>
        <w:div w:id="142822582">
          <w:marLeft w:val="480"/>
          <w:marRight w:val="0"/>
          <w:marTop w:val="0"/>
          <w:marBottom w:val="0"/>
          <w:divBdr>
            <w:top w:val="none" w:sz="0" w:space="0" w:color="auto"/>
            <w:left w:val="none" w:sz="0" w:space="0" w:color="auto"/>
            <w:bottom w:val="none" w:sz="0" w:space="0" w:color="auto"/>
            <w:right w:val="none" w:sz="0" w:space="0" w:color="auto"/>
          </w:divBdr>
        </w:div>
        <w:div w:id="163133677">
          <w:marLeft w:val="480"/>
          <w:marRight w:val="0"/>
          <w:marTop w:val="0"/>
          <w:marBottom w:val="0"/>
          <w:divBdr>
            <w:top w:val="none" w:sz="0" w:space="0" w:color="auto"/>
            <w:left w:val="none" w:sz="0" w:space="0" w:color="auto"/>
            <w:bottom w:val="none" w:sz="0" w:space="0" w:color="auto"/>
            <w:right w:val="none" w:sz="0" w:space="0" w:color="auto"/>
          </w:divBdr>
        </w:div>
        <w:div w:id="179319753">
          <w:marLeft w:val="480"/>
          <w:marRight w:val="0"/>
          <w:marTop w:val="0"/>
          <w:marBottom w:val="0"/>
          <w:divBdr>
            <w:top w:val="none" w:sz="0" w:space="0" w:color="auto"/>
            <w:left w:val="none" w:sz="0" w:space="0" w:color="auto"/>
            <w:bottom w:val="none" w:sz="0" w:space="0" w:color="auto"/>
            <w:right w:val="none" w:sz="0" w:space="0" w:color="auto"/>
          </w:divBdr>
        </w:div>
        <w:div w:id="385105771">
          <w:marLeft w:val="480"/>
          <w:marRight w:val="0"/>
          <w:marTop w:val="0"/>
          <w:marBottom w:val="0"/>
          <w:divBdr>
            <w:top w:val="none" w:sz="0" w:space="0" w:color="auto"/>
            <w:left w:val="none" w:sz="0" w:space="0" w:color="auto"/>
            <w:bottom w:val="none" w:sz="0" w:space="0" w:color="auto"/>
            <w:right w:val="none" w:sz="0" w:space="0" w:color="auto"/>
          </w:divBdr>
        </w:div>
        <w:div w:id="477959151">
          <w:marLeft w:val="480"/>
          <w:marRight w:val="0"/>
          <w:marTop w:val="0"/>
          <w:marBottom w:val="0"/>
          <w:divBdr>
            <w:top w:val="none" w:sz="0" w:space="0" w:color="auto"/>
            <w:left w:val="none" w:sz="0" w:space="0" w:color="auto"/>
            <w:bottom w:val="none" w:sz="0" w:space="0" w:color="auto"/>
            <w:right w:val="none" w:sz="0" w:space="0" w:color="auto"/>
          </w:divBdr>
        </w:div>
        <w:div w:id="484588433">
          <w:marLeft w:val="480"/>
          <w:marRight w:val="0"/>
          <w:marTop w:val="0"/>
          <w:marBottom w:val="0"/>
          <w:divBdr>
            <w:top w:val="none" w:sz="0" w:space="0" w:color="auto"/>
            <w:left w:val="none" w:sz="0" w:space="0" w:color="auto"/>
            <w:bottom w:val="none" w:sz="0" w:space="0" w:color="auto"/>
            <w:right w:val="none" w:sz="0" w:space="0" w:color="auto"/>
          </w:divBdr>
        </w:div>
        <w:div w:id="504176400">
          <w:marLeft w:val="480"/>
          <w:marRight w:val="0"/>
          <w:marTop w:val="0"/>
          <w:marBottom w:val="0"/>
          <w:divBdr>
            <w:top w:val="none" w:sz="0" w:space="0" w:color="auto"/>
            <w:left w:val="none" w:sz="0" w:space="0" w:color="auto"/>
            <w:bottom w:val="none" w:sz="0" w:space="0" w:color="auto"/>
            <w:right w:val="none" w:sz="0" w:space="0" w:color="auto"/>
          </w:divBdr>
        </w:div>
        <w:div w:id="584270311">
          <w:marLeft w:val="480"/>
          <w:marRight w:val="0"/>
          <w:marTop w:val="0"/>
          <w:marBottom w:val="0"/>
          <w:divBdr>
            <w:top w:val="none" w:sz="0" w:space="0" w:color="auto"/>
            <w:left w:val="none" w:sz="0" w:space="0" w:color="auto"/>
            <w:bottom w:val="none" w:sz="0" w:space="0" w:color="auto"/>
            <w:right w:val="none" w:sz="0" w:space="0" w:color="auto"/>
          </w:divBdr>
        </w:div>
        <w:div w:id="610552599">
          <w:marLeft w:val="480"/>
          <w:marRight w:val="0"/>
          <w:marTop w:val="0"/>
          <w:marBottom w:val="0"/>
          <w:divBdr>
            <w:top w:val="none" w:sz="0" w:space="0" w:color="auto"/>
            <w:left w:val="none" w:sz="0" w:space="0" w:color="auto"/>
            <w:bottom w:val="none" w:sz="0" w:space="0" w:color="auto"/>
            <w:right w:val="none" w:sz="0" w:space="0" w:color="auto"/>
          </w:divBdr>
        </w:div>
        <w:div w:id="622423424">
          <w:marLeft w:val="480"/>
          <w:marRight w:val="0"/>
          <w:marTop w:val="0"/>
          <w:marBottom w:val="0"/>
          <w:divBdr>
            <w:top w:val="none" w:sz="0" w:space="0" w:color="auto"/>
            <w:left w:val="none" w:sz="0" w:space="0" w:color="auto"/>
            <w:bottom w:val="none" w:sz="0" w:space="0" w:color="auto"/>
            <w:right w:val="none" w:sz="0" w:space="0" w:color="auto"/>
          </w:divBdr>
        </w:div>
        <w:div w:id="642195618">
          <w:marLeft w:val="480"/>
          <w:marRight w:val="0"/>
          <w:marTop w:val="0"/>
          <w:marBottom w:val="0"/>
          <w:divBdr>
            <w:top w:val="none" w:sz="0" w:space="0" w:color="auto"/>
            <w:left w:val="none" w:sz="0" w:space="0" w:color="auto"/>
            <w:bottom w:val="none" w:sz="0" w:space="0" w:color="auto"/>
            <w:right w:val="none" w:sz="0" w:space="0" w:color="auto"/>
          </w:divBdr>
        </w:div>
        <w:div w:id="653948376">
          <w:marLeft w:val="480"/>
          <w:marRight w:val="0"/>
          <w:marTop w:val="0"/>
          <w:marBottom w:val="0"/>
          <w:divBdr>
            <w:top w:val="none" w:sz="0" w:space="0" w:color="auto"/>
            <w:left w:val="none" w:sz="0" w:space="0" w:color="auto"/>
            <w:bottom w:val="none" w:sz="0" w:space="0" w:color="auto"/>
            <w:right w:val="none" w:sz="0" w:space="0" w:color="auto"/>
          </w:divBdr>
        </w:div>
        <w:div w:id="679551749">
          <w:marLeft w:val="480"/>
          <w:marRight w:val="0"/>
          <w:marTop w:val="0"/>
          <w:marBottom w:val="0"/>
          <w:divBdr>
            <w:top w:val="none" w:sz="0" w:space="0" w:color="auto"/>
            <w:left w:val="none" w:sz="0" w:space="0" w:color="auto"/>
            <w:bottom w:val="none" w:sz="0" w:space="0" w:color="auto"/>
            <w:right w:val="none" w:sz="0" w:space="0" w:color="auto"/>
          </w:divBdr>
        </w:div>
        <w:div w:id="769811933">
          <w:marLeft w:val="480"/>
          <w:marRight w:val="0"/>
          <w:marTop w:val="0"/>
          <w:marBottom w:val="0"/>
          <w:divBdr>
            <w:top w:val="none" w:sz="0" w:space="0" w:color="auto"/>
            <w:left w:val="none" w:sz="0" w:space="0" w:color="auto"/>
            <w:bottom w:val="none" w:sz="0" w:space="0" w:color="auto"/>
            <w:right w:val="none" w:sz="0" w:space="0" w:color="auto"/>
          </w:divBdr>
        </w:div>
        <w:div w:id="813833432">
          <w:marLeft w:val="480"/>
          <w:marRight w:val="0"/>
          <w:marTop w:val="0"/>
          <w:marBottom w:val="0"/>
          <w:divBdr>
            <w:top w:val="none" w:sz="0" w:space="0" w:color="auto"/>
            <w:left w:val="none" w:sz="0" w:space="0" w:color="auto"/>
            <w:bottom w:val="none" w:sz="0" w:space="0" w:color="auto"/>
            <w:right w:val="none" w:sz="0" w:space="0" w:color="auto"/>
          </w:divBdr>
        </w:div>
        <w:div w:id="864172645">
          <w:marLeft w:val="480"/>
          <w:marRight w:val="0"/>
          <w:marTop w:val="0"/>
          <w:marBottom w:val="0"/>
          <w:divBdr>
            <w:top w:val="none" w:sz="0" w:space="0" w:color="auto"/>
            <w:left w:val="none" w:sz="0" w:space="0" w:color="auto"/>
            <w:bottom w:val="none" w:sz="0" w:space="0" w:color="auto"/>
            <w:right w:val="none" w:sz="0" w:space="0" w:color="auto"/>
          </w:divBdr>
        </w:div>
        <w:div w:id="886839069">
          <w:marLeft w:val="480"/>
          <w:marRight w:val="0"/>
          <w:marTop w:val="0"/>
          <w:marBottom w:val="0"/>
          <w:divBdr>
            <w:top w:val="none" w:sz="0" w:space="0" w:color="auto"/>
            <w:left w:val="none" w:sz="0" w:space="0" w:color="auto"/>
            <w:bottom w:val="none" w:sz="0" w:space="0" w:color="auto"/>
            <w:right w:val="none" w:sz="0" w:space="0" w:color="auto"/>
          </w:divBdr>
        </w:div>
        <w:div w:id="893197619">
          <w:marLeft w:val="480"/>
          <w:marRight w:val="0"/>
          <w:marTop w:val="0"/>
          <w:marBottom w:val="0"/>
          <w:divBdr>
            <w:top w:val="none" w:sz="0" w:space="0" w:color="auto"/>
            <w:left w:val="none" w:sz="0" w:space="0" w:color="auto"/>
            <w:bottom w:val="none" w:sz="0" w:space="0" w:color="auto"/>
            <w:right w:val="none" w:sz="0" w:space="0" w:color="auto"/>
          </w:divBdr>
        </w:div>
      </w:divsChild>
    </w:div>
    <w:div w:id="776292504">
      <w:bodyDiv w:val="1"/>
      <w:marLeft w:val="0"/>
      <w:marRight w:val="0"/>
      <w:marTop w:val="0"/>
      <w:marBottom w:val="0"/>
      <w:divBdr>
        <w:top w:val="none" w:sz="0" w:space="0" w:color="auto"/>
        <w:left w:val="none" w:sz="0" w:space="0" w:color="auto"/>
        <w:bottom w:val="none" w:sz="0" w:space="0" w:color="auto"/>
        <w:right w:val="none" w:sz="0" w:space="0" w:color="auto"/>
      </w:divBdr>
    </w:div>
    <w:div w:id="776364440">
      <w:bodyDiv w:val="1"/>
      <w:marLeft w:val="0"/>
      <w:marRight w:val="0"/>
      <w:marTop w:val="0"/>
      <w:marBottom w:val="0"/>
      <w:divBdr>
        <w:top w:val="none" w:sz="0" w:space="0" w:color="auto"/>
        <w:left w:val="none" w:sz="0" w:space="0" w:color="auto"/>
        <w:bottom w:val="none" w:sz="0" w:space="0" w:color="auto"/>
        <w:right w:val="none" w:sz="0" w:space="0" w:color="auto"/>
      </w:divBdr>
    </w:div>
    <w:div w:id="776367537">
      <w:bodyDiv w:val="1"/>
      <w:marLeft w:val="0"/>
      <w:marRight w:val="0"/>
      <w:marTop w:val="0"/>
      <w:marBottom w:val="0"/>
      <w:divBdr>
        <w:top w:val="none" w:sz="0" w:space="0" w:color="auto"/>
        <w:left w:val="none" w:sz="0" w:space="0" w:color="auto"/>
        <w:bottom w:val="none" w:sz="0" w:space="0" w:color="auto"/>
        <w:right w:val="none" w:sz="0" w:space="0" w:color="auto"/>
      </w:divBdr>
    </w:div>
    <w:div w:id="776368149">
      <w:bodyDiv w:val="1"/>
      <w:marLeft w:val="0"/>
      <w:marRight w:val="0"/>
      <w:marTop w:val="0"/>
      <w:marBottom w:val="0"/>
      <w:divBdr>
        <w:top w:val="none" w:sz="0" w:space="0" w:color="auto"/>
        <w:left w:val="none" w:sz="0" w:space="0" w:color="auto"/>
        <w:bottom w:val="none" w:sz="0" w:space="0" w:color="auto"/>
        <w:right w:val="none" w:sz="0" w:space="0" w:color="auto"/>
      </w:divBdr>
    </w:div>
    <w:div w:id="776411718">
      <w:bodyDiv w:val="1"/>
      <w:marLeft w:val="0"/>
      <w:marRight w:val="0"/>
      <w:marTop w:val="0"/>
      <w:marBottom w:val="0"/>
      <w:divBdr>
        <w:top w:val="none" w:sz="0" w:space="0" w:color="auto"/>
        <w:left w:val="none" w:sz="0" w:space="0" w:color="auto"/>
        <w:bottom w:val="none" w:sz="0" w:space="0" w:color="auto"/>
        <w:right w:val="none" w:sz="0" w:space="0" w:color="auto"/>
      </w:divBdr>
    </w:div>
    <w:div w:id="776485850">
      <w:bodyDiv w:val="1"/>
      <w:marLeft w:val="0"/>
      <w:marRight w:val="0"/>
      <w:marTop w:val="0"/>
      <w:marBottom w:val="0"/>
      <w:divBdr>
        <w:top w:val="none" w:sz="0" w:space="0" w:color="auto"/>
        <w:left w:val="none" w:sz="0" w:space="0" w:color="auto"/>
        <w:bottom w:val="none" w:sz="0" w:space="0" w:color="auto"/>
        <w:right w:val="none" w:sz="0" w:space="0" w:color="auto"/>
      </w:divBdr>
    </w:div>
    <w:div w:id="776557079">
      <w:bodyDiv w:val="1"/>
      <w:marLeft w:val="0"/>
      <w:marRight w:val="0"/>
      <w:marTop w:val="0"/>
      <w:marBottom w:val="0"/>
      <w:divBdr>
        <w:top w:val="none" w:sz="0" w:space="0" w:color="auto"/>
        <w:left w:val="none" w:sz="0" w:space="0" w:color="auto"/>
        <w:bottom w:val="none" w:sz="0" w:space="0" w:color="auto"/>
        <w:right w:val="none" w:sz="0" w:space="0" w:color="auto"/>
      </w:divBdr>
    </w:div>
    <w:div w:id="776565580">
      <w:bodyDiv w:val="1"/>
      <w:marLeft w:val="0"/>
      <w:marRight w:val="0"/>
      <w:marTop w:val="0"/>
      <w:marBottom w:val="0"/>
      <w:divBdr>
        <w:top w:val="none" w:sz="0" w:space="0" w:color="auto"/>
        <w:left w:val="none" w:sz="0" w:space="0" w:color="auto"/>
        <w:bottom w:val="none" w:sz="0" w:space="0" w:color="auto"/>
        <w:right w:val="none" w:sz="0" w:space="0" w:color="auto"/>
      </w:divBdr>
    </w:div>
    <w:div w:id="776751572">
      <w:bodyDiv w:val="1"/>
      <w:marLeft w:val="0"/>
      <w:marRight w:val="0"/>
      <w:marTop w:val="0"/>
      <w:marBottom w:val="0"/>
      <w:divBdr>
        <w:top w:val="none" w:sz="0" w:space="0" w:color="auto"/>
        <w:left w:val="none" w:sz="0" w:space="0" w:color="auto"/>
        <w:bottom w:val="none" w:sz="0" w:space="0" w:color="auto"/>
        <w:right w:val="none" w:sz="0" w:space="0" w:color="auto"/>
      </w:divBdr>
    </w:div>
    <w:div w:id="776826733">
      <w:bodyDiv w:val="1"/>
      <w:marLeft w:val="0"/>
      <w:marRight w:val="0"/>
      <w:marTop w:val="0"/>
      <w:marBottom w:val="0"/>
      <w:divBdr>
        <w:top w:val="none" w:sz="0" w:space="0" w:color="auto"/>
        <w:left w:val="none" w:sz="0" w:space="0" w:color="auto"/>
        <w:bottom w:val="none" w:sz="0" w:space="0" w:color="auto"/>
        <w:right w:val="none" w:sz="0" w:space="0" w:color="auto"/>
      </w:divBdr>
    </w:div>
    <w:div w:id="776873537">
      <w:bodyDiv w:val="1"/>
      <w:marLeft w:val="0"/>
      <w:marRight w:val="0"/>
      <w:marTop w:val="0"/>
      <w:marBottom w:val="0"/>
      <w:divBdr>
        <w:top w:val="none" w:sz="0" w:space="0" w:color="auto"/>
        <w:left w:val="none" w:sz="0" w:space="0" w:color="auto"/>
        <w:bottom w:val="none" w:sz="0" w:space="0" w:color="auto"/>
        <w:right w:val="none" w:sz="0" w:space="0" w:color="auto"/>
      </w:divBdr>
    </w:div>
    <w:div w:id="776945465">
      <w:bodyDiv w:val="1"/>
      <w:marLeft w:val="0"/>
      <w:marRight w:val="0"/>
      <w:marTop w:val="0"/>
      <w:marBottom w:val="0"/>
      <w:divBdr>
        <w:top w:val="none" w:sz="0" w:space="0" w:color="auto"/>
        <w:left w:val="none" w:sz="0" w:space="0" w:color="auto"/>
        <w:bottom w:val="none" w:sz="0" w:space="0" w:color="auto"/>
        <w:right w:val="none" w:sz="0" w:space="0" w:color="auto"/>
      </w:divBdr>
    </w:div>
    <w:div w:id="777331273">
      <w:bodyDiv w:val="1"/>
      <w:marLeft w:val="0"/>
      <w:marRight w:val="0"/>
      <w:marTop w:val="0"/>
      <w:marBottom w:val="0"/>
      <w:divBdr>
        <w:top w:val="none" w:sz="0" w:space="0" w:color="auto"/>
        <w:left w:val="none" w:sz="0" w:space="0" w:color="auto"/>
        <w:bottom w:val="none" w:sz="0" w:space="0" w:color="auto"/>
        <w:right w:val="none" w:sz="0" w:space="0" w:color="auto"/>
      </w:divBdr>
    </w:div>
    <w:div w:id="777412138">
      <w:bodyDiv w:val="1"/>
      <w:marLeft w:val="0"/>
      <w:marRight w:val="0"/>
      <w:marTop w:val="0"/>
      <w:marBottom w:val="0"/>
      <w:divBdr>
        <w:top w:val="none" w:sz="0" w:space="0" w:color="auto"/>
        <w:left w:val="none" w:sz="0" w:space="0" w:color="auto"/>
        <w:bottom w:val="none" w:sz="0" w:space="0" w:color="auto"/>
        <w:right w:val="none" w:sz="0" w:space="0" w:color="auto"/>
      </w:divBdr>
    </w:div>
    <w:div w:id="777598837">
      <w:bodyDiv w:val="1"/>
      <w:marLeft w:val="0"/>
      <w:marRight w:val="0"/>
      <w:marTop w:val="0"/>
      <w:marBottom w:val="0"/>
      <w:divBdr>
        <w:top w:val="none" w:sz="0" w:space="0" w:color="auto"/>
        <w:left w:val="none" w:sz="0" w:space="0" w:color="auto"/>
        <w:bottom w:val="none" w:sz="0" w:space="0" w:color="auto"/>
        <w:right w:val="none" w:sz="0" w:space="0" w:color="auto"/>
      </w:divBdr>
    </w:div>
    <w:div w:id="777720797">
      <w:bodyDiv w:val="1"/>
      <w:marLeft w:val="0"/>
      <w:marRight w:val="0"/>
      <w:marTop w:val="0"/>
      <w:marBottom w:val="0"/>
      <w:divBdr>
        <w:top w:val="none" w:sz="0" w:space="0" w:color="auto"/>
        <w:left w:val="none" w:sz="0" w:space="0" w:color="auto"/>
        <w:bottom w:val="none" w:sz="0" w:space="0" w:color="auto"/>
        <w:right w:val="none" w:sz="0" w:space="0" w:color="auto"/>
      </w:divBdr>
    </w:div>
    <w:div w:id="777722561">
      <w:bodyDiv w:val="1"/>
      <w:marLeft w:val="0"/>
      <w:marRight w:val="0"/>
      <w:marTop w:val="0"/>
      <w:marBottom w:val="0"/>
      <w:divBdr>
        <w:top w:val="none" w:sz="0" w:space="0" w:color="auto"/>
        <w:left w:val="none" w:sz="0" w:space="0" w:color="auto"/>
        <w:bottom w:val="none" w:sz="0" w:space="0" w:color="auto"/>
        <w:right w:val="none" w:sz="0" w:space="0" w:color="auto"/>
      </w:divBdr>
    </w:div>
    <w:div w:id="777723498">
      <w:bodyDiv w:val="1"/>
      <w:marLeft w:val="0"/>
      <w:marRight w:val="0"/>
      <w:marTop w:val="0"/>
      <w:marBottom w:val="0"/>
      <w:divBdr>
        <w:top w:val="none" w:sz="0" w:space="0" w:color="auto"/>
        <w:left w:val="none" w:sz="0" w:space="0" w:color="auto"/>
        <w:bottom w:val="none" w:sz="0" w:space="0" w:color="auto"/>
        <w:right w:val="none" w:sz="0" w:space="0" w:color="auto"/>
      </w:divBdr>
    </w:div>
    <w:div w:id="777916839">
      <w:bodyDiv w:val="1"/>
      <w:marLeft w:val="0"/>
      <w:marRight w:val="0"/>
      <w:marTop w:val="0"/>
      <w:marBottom w:val="0"/>
      <w:divBdr>
        <w:top w:val="none" w:sz="0" w:space="0" w:color="auto"/>
        <w:left w:val="none" w:sz="0" w:space="0" w:color="auto"/>
        <w:bottom w:val="none" w:sz="0" w:space="0" w:color="auto"/>
        <w:right w:val="none" w:sz="0" w:space="0" w:color="auto"/>
      </w:divBdr>
      <w:divsChild>
        <w:div w:id="815817">
          <w:marLeft w:val="480"/>
          <w:marRight w:val="0"/>
          <w:marTop w:val="0"/>
          <w:marBottom w:val="0"/>
          <w:divBdr>
            <w:top w:val="none" w:sz="0" w:space="0" w:color="auto"/>
            <w:left w:val="none" w:sz="0" w:space="0" w:color="auto"/>
            <w:bottom w:val="none" w:sz="0" w:space="0" w:color="auto"/>
            <w:right w:val="none" w:sz="0" w:space="0" w:color="auto"/>
          </w:divBdr>
        </w:div>
        <w:div w:id="65610382">
          <w:marLeft w:val="480"/>
          <w:marRight w:val="0"/>
          <w:marTop w:val="0"/>
          <w:marBottom w:val="0"/>
          <w:divBdr>
            <w:top w:val="none" w:sz="0" w:space="0" w:color="auto"/>
            <w:left w:val="none" w:sz="0" w:space="0" w:color="auto"/>
            <w:bottom w:val="none" w:sz="0" w:space="0" w:color="auto"/>
            <w:right w:val="none" w:sz="0" w:space="0" w:color="auto"/>
          </w:divBdr>
        </w:div>
        <w:div w:id="155077183">
          <w:marLeft w:val="480"/>
          <w:marRight w:val="0"/>
          <w:marTop w:val="0"/>
          <w:marBottom w:val="0"/>
          <w:divBdr>
            <w:top w:val="none" w:sz="0" w:space="0" w:color="auto"/>
            <w:left w:val="none" w:sz="0" w:space="0" w:color="auto"/>
            <w:bottom w:val="none" w:sz="0" w:space="0" w:color="auto"/>
            <w:right w:val="none" w:sz="0" w:space="0" w:color="auto"/>
          </w:divBdr>
        </w:div>
        <w:div w:id="193733800">
          <w:marLeft w:val="480"/>
          <w:marRight w:val="0"/>
          <w:marTop w:val="0"/>
          <w:marBottom w:val="0"/>
          <w:divBdr>
            <w:top w:val="none" w:sz="0" w:space="0" w:color="auto"/>
            <w:left w:val="none" w:sz="0" w:space="0" w:color="auto"/>
            <w:bottom w:val="none" w:sz="0" w:space="0" w:color="auto"/>
            <w:right w:val="none" w:sz="0" w:space="0" w:color="auto"/>
          </w:divBdr>
        </w:div>
        <w:div w:id="215360727">
          <w:marLeft w:val="480"/>
          <w:marRight w:val="0"/>
          <w:marTop w:val="0"/>
          <w:marBottom w:val="0"/>
          <w:divBdr>
            <w:top w:val="none" w:sz="0" w:space="0" w:color="auto"/>
            <w:left w:val="none" w:sz="0" w:space="0" w:color="auto"/>
            <w:bottom w:val="none" w:sz="0" w:space="0" w:color="auto"/>
            <w:right w:val="none" w:sz="0" w:space="0" w:color="auto"/>
          </w:divBdr>
        </w:div>
        <w:div w:id="272786888">
          <w:marLeft w:val="480"/>
          <w:marRight w:val="0"/>
          <w:marTop w:val="0"/>
          <w:marBottom w:val="0"/>
          <w:divBdr>
            <w:top w:val="none" w:sz="0" w:space="0" w:color="auto"/>
            <w:left w:val="none" w:sz="0" w:space="0" w:color="auto"/>
            <w:bottom w:val="none" w:sz="0" w:space="0" w:color="auto"/>
            <w:right w:val="none" w:sz="0" w:space="0" w:color="auto"/>
          </w:divBdr>
        </w:div>
        <w:div w:id="275871804">
          <w:marLeft w:val="480"/>
          <w:marRight w:val="0"/>
          <w:marTop w:val="0"/>
          <w:marBottom w:val="0"/>
          <w:divBdr>
            <w:top w:val="none" w:sz="0" w:space="0" w:color="auto"/>
            <w:left w:val="none" w:sz="0" w:space="0" w:color="auto"/>
            <w:bottom w:val="none" w:sz="0" w:space="0" w:color="auto"/>
            <w:right w:val="none" w:sz="0" w:space="0" w:color="auto"/>
          </w:divBdr>
        </w:div>
        <w:div w:id="308176458">
          <w:marLeft w:val="480"/>
          <w:marRight w:val="0"/>
          <w:marTop w:val="0"/>
          <w:marBottom w:val="0"/>
          <w:divBdr>
            <w:top w:val="none" w:sz="0" w:space="0" w:color="auto"/>
            <w:left w:val="none" w:sz="0" w:space="0" w:color="auto"/>
            <w:bottom w:val="none" w:sz="0" w:space="0" w:color="auto"/>
            <w:right w:val="none" w:sz="0" w:space="0" w:color="auto"/>
          </w:divBdr>
        </w:div>
        <w:div w:id="308560069">
          <w:marLeft w:val="480"/>
          <w:marRight w:val="0"/>
          <w:marTop w:val="0"/>
          <w:marBottom w:val="0"/>
          <w:divBdr>
            <w:top w:val="none" w:sz="0" w:space="0" w:color="auto"/>
            <w:left w:val="none" w:sz="0" w:space="0" w:color="auto"/>
            <w:bottom w:val="none" w:sz="0" w:space="0" w:color="auto"/>
            <w:right w:val="none" w:sz="0" w:space="0" w:color="auto"/>
          </w:divBdr>
        </w:div>
        <w:div w:id="336076826">
          <w:marLeft w:val="480"/>
          <w:marRight w:val="0"/>
          <w:marTop w:val="0"/>
          <w:marBottom w:val="0"/>
          <w:divBdr>
            <w:top w:val="none" w:sz="0" w:space="0" w:color="auto"/>
            <w:left w:val="none" w:sz="0" w:space="0" w:color="auto"/>
            <w:bottom w:val="none" w:sz="0" w:space="0" w:color="auto"/>
            <w:right w:val="none" w:sz="0" w:space="0" w:color="auto"/>
          </w:divBdr>
        </w:div>
        <w:div w:id="395057882">
          <w:marLeft w:val="480"/>
          <w:marRight w:val="0"/>
          <w:marTop w:val="0"/>
          <w:marBottom w:val="0"/>
          <w:divBdr>
            <w:top w:val="none" w:sz="0" w:space="0" w:color="auto"/>
            <w:left w:val="none" w:sz="0" w:space="0" w:color="auto"/>
            <w:bottom w:val="none" w:sz="0" w:space="0" w:color="auto"/>
            <w:right w:val="none" w:sz="0" w:space="0" w:color="auto"/>
          </w:divBdr>
        </w:div>
        <w:div w:id="437720509">
          <w:marLeft w:val="480"/>
          <w:marRight w:val="0"/>
          <w:marTop w:val="0"/>
          <w:marBottom w:val="0"/>
          <w:divBdr>
            <w:top w:val="none" w:sz="0" w:space="0" w:color="auto"/>
            <w:left w:val="none" w:sz="0" w:space="0" w:color="auto"/>
            <w:bottom w:val="none" w:sz="0" w:space="0" w:color="auto"/>
            <w:right w:val="none" w:sz="0" w:space="0" w:color="auto"/>
          </w:divBdr>
        </w:div>
        <w:div w:id="457530965">
          <w:marLeft w:val="480"/>
          <w:marRight w:val="0"/>
          <w:marTop w:val="0"/>
          <w:marBottom w:val="0"/>
          <w:divBdr>
            <w:top w:val="none" w:sz="0" w:space="0" w:color="auto"/>
            <w:left w:val="none" w:sz="0" w:space="0" w:color="auto"/>
            <w:bottom w:val="none" w:sz="0" w:space="0" w:color="auto"/>
            <w:right w:val="none" w:sz="0" w:space="0" w:color="auto"/>
          </w:divBdr>
        </w:div>
        <w:div w:id="511185339">
          <w:marLeft w:val="480"/>
          <w:marRight w:val="0"/>
          <w:marTop w:val="0"/>
          <w:marBottom w:val="0"/>
          <w:divBdr>
            <w:top w:val="none" w:sz="0" w:space="0" w:color="auto"/>
            <w:left w:val="none" w:sz="0" w:space="0" w:color="auto"/>
            <w:bottom w:val="none" w:sz="0" w:space="0" w:color="auto"/>
            <w:right w:val="none" w:sz="0" w:space="0" w:color="auto"/>
          </w:divBdr>
        </w:div>
        <w:div w:id="536161777">
          <w:marLeft w:val="480"/>
          <w:marRight w:val="0"/>
          <w:marTop w:val="0"/>
          <w:marBottom w:val="0"/>
          <w:divBdr>
            <w:top w:val="none" w:sz="0" w:space="0" w:color="auto"/>
            <w:left w:val="none" w:sz="0" w:space="0" w:color="auto"/>
            <w:bottom w:val="none" w:sz="0" w:space="0" w:color="auto"/>
            <w:right w:val="none" w:sz="0" w:space="0" w:color="auto"/>
          </w:divBdr>
        </w:div>
        <w:div w:id="687754145">
          <w:marLeft w:val="480"/>
          <w:marRight w:val="0"/>
          <w:marTop w:val="0"/>
          <w:marBottom w:val="0"/>
          <w:divBdr>
            <w:top w:val="none" w:sz="0" w:space="0" w:color="auto"/>
            <w:left w:val="none" w:sz="0" w:space="0" w:color="auto"/>
            <w:bottom w:val="none" w:sz="0" w:space="0" w:color="auto"/>
            <w:right w:val="none" w:sz="0" w:space="0" w:color="auto"/>
          </w:divBdr>
        </w:div>
        <w:div w:id="854078150">
          <w:marLeft w:val="480"/>
          <w:marRight w:val="0"/>
          <w:marTop w:val="0"/>
          <w:marBottom w:val="0"/>
          <w:divBdr>
            <w:top w:val="none" w:sz="0" w:space="0" w:color="auto"/>
            <w:left w:val="none" w:sz="0" w:space="0" w:color="auto"/>
            <w:bottom w:val="none" w:sz="0" w:space="0" w:color="auto"/>
            <w:right w:val="none" w:sz="0" w:space="0" w:color="auto"/>
          </w:divBdr>
        </w:div>
        <w:div w:id="910579104">
          <w:marLeft w:val="480"/>
          <w:marRight w:val="0"/>
          <w:marTop w:val="0"/>
          <w:marBottom w:val="0"/>
          <w:divBdr>
            <w:top w:val="none" w:sz="0" w:space="0" w:color="auto"/>
            <w:left w:val="none" w:sz="0" w:space="0" w:color="auto"/>
            <w:bottom w:val="none" w:sz="0" w:space="0" w:color="auto"/>
            <w:right w:val="none" w:sz="0" w:space="0" w:color="auto"/>
          </w:divBdr>
        </w:div>
      </w:divsChild>
    </w:div>
    <w:div w:id="777918323">
      <w:bodyDiv w:val="1"/>
      <w:marLeft w:val="0"/>
      <w:marRight w:val="0"/>
      <w:marTop w:val="0"/>
      <w:marBottom w:val="0"/>
      <w:divBdr>
        <w:top w:val="none" w:sz="0" w:space="0" w:color="auto"/>
        <w:left w:val="none" w:sz="0" w:space="0" w:color="auto"/>
        <w:bottom w:val="none" w:sz="0" w:space="0" w:color="auto"/>
        <w:right w:val="none" w:sz="0" w:space="0" w:color="auto"/>
      </w:divBdr>
    </w:div>
    <w:div w:id="778060476">
      <w:bodyDiv w:val="1"/>
      <w:marLeft w:val="0"/>
      <w:marRight w:val="0"/>
      <w:marTop w:val="0"/>
      <w:marBottom w:val="0"/>
      <w:divBdr>
        <w:top w:val="none" w:sz="0" w:space="0" w:color="auto"/>
        <w:left w:val="none" w:sz="0" w:space="0" w:color="auto"/>
        <w:bottom w:val="none" w:sz="0" w:space="0" w:color="auto"/>
        <w:right w:val="none" w:sz="0" w:space="0" w:color="auto"/>
      </w:divBdr>
    </w:div>
    <w:div w:id="778136606">
      <w:bodyDiv w:val="1"/>
      <w:marLeft w:val="0"/>
      <w:marRight w:val="0"/>
      <w:marTop w:val="0"/>
      <w:marBottom w:val="0"/>
      <w:divBdr>
        <w:top w:val="none" w:sz="0" w:space="0" w:color="auto"/>
        <w:left w:val="none" w:sz="0" w:space="0" w:color="auto"/>
        <w:bottom w:val="none" w:sz="0" w:space="0" w:color="auto"/>
        <w:right w:val="none" w:sz="0" w:space="0" w:color="auto"/>
      </w:divBdr>
    </w:div>
    <w:div w:id="778261618">
      <w:bodyDiv w:val="1"/>
      <w:marLeft w:val="0"/>
      <w:marRight w:val="0"/>
      <w:marTop w:val="0"/>
      <w:marBottom w:val="0"/>
      <w:divBdr>
        <w:top w:val="none" w:sz="0" w:space="0" w:color="auto"/>
        <w:left w:val="none" w:sz="0" w:space="0" w:color="auto"/>
        <w:bottom w:val="none" w:sz="0" w:space="0" w:color="auto"/>
        <w:right w:val="none" w:sz="0" w:space="0" w:color="auto"/>
      </w:divBdr>
    </w:div>
    <w:div w:id="778331534">
      <w:bodyDiv w:val="1"/>
      <w:marLeft w:val="0"/>
      <w:marRight w:val="0"/>
      <w:marTop w:val="0"/>
      <w:marBottom w:val="0"/>
      <w:divBdr>
        <w:top w:val="none" w:sz="0" w:space="0" w:color="auto"/>
        <w:left w:val="none" w:sz="0" w:space="0" w:color="auto"/>
        <w:bottom w:val="none" w:sz="0" w:space="0" w:color="auto"/>
        <w:right w:val="none" w:sz="0" w:space="0" w:color="auto"/>
      </w:divBdr>
    </w:div>
    <w:div w:id="778331891">
      <w:bodyDiv w:val="1"/>
      <w:marLeft w:val="0"/>
      <w:marRight w:val="0"/>
      <w:marTop w:val="0"/>
      <w:marBottom w:val="0"/>
      <w:divBdr>
        <w:top w:val="none" w:sz="0" w:space="0" w:color="auto"/>
        <w:left w:val="none" w:sz="0" w:space="0" w:color="auto"/>
        <w:bottom w:val="none" w:sz="0" w:space="0" w:color="auto"/>
        <w:right w:val="none" w:sz="0" w:space="0" w:color="auto"/>
      </w:divBdr>
    </w:div>
    <w:div w:id="778336370">
      <w:bodyDiv w:val="1"/>
      <w:marLeft w:val="0"/>
      <w:marRight w:val="0"/>
      <w:marTop w:val="0"/>
      <w:marBottom w:val="0"/>
      <w:divBdr>
        <w:top w:val="none" w:sz="0" w:space="0" w:color="auto"/>
        <w:left w:val="none" w:sz="0" w:space="0" w:color="auto"/>
        <w:bottom w:val="none" w:sz="0" w:space="0" w:color="auto"/>
        <w:right w:val="none" w:sz="0" w:space="0" w:color="auto"/>
      </w:divBdr>
    </w:div>
    <w:div w:id="778373353">
      <w:bodyDiv w:val="1"/>
      <w:marLeft w:val="0"/>
      <w:marRight w:val="0"/>
      <w:marTop w:val="0"/>
      <w:marBottom w:val="0"/>
      <w:divBdr>
        <w:top w:val="none" w:sz="0" w:space="0" w:color="auto"/>
        <w:left w:val="none" w:sz="0" w:space="0" w:color="auto"/>
        <w:bottom w:val="none" w:sz="0" w:space="0" w:color="auto"/>
        <w:right w:val="none" w:sz="0" w:space="0" w:color="auto"/>
      </w:divBdr>
    </w:div>
    <w:div w:id="778450544">
      <w:bodyDiv w:val="1"/>
      <w:marLeft w:val="0"/>
      <w:marRight w:val="0"/>
      <w:marTop w:val="0"/>
      <w:marBottom w:val="0"/>
      <w:divBdr>
        <w:top w:val="none" w:sz="0" w:space="0" w:color="auto"/>
        <w:left w:val="none" w:sz="0" w:space="0" w:color="auto"/>
        <w:bottom w:val="none" w:sz="0" w:space="0" w:color="auto"/>
        <w:right w:val="none" w:sz="0" w:space="0" w:color="auto"/>
      </w:divBdr>
    </w:div>
    <w:div w:id="778453018">
      <w:bodyDiv w:val="1"/>
      <w:marLeft w:val="0"/>
      <w:marRight w:val="0"/>
      <w:marTop w:val="0"/>
      <w:marBottom w:val="0"/>
      <w:divBdr>
        <w:top w:val="none" w:sz="0" w:space="0" w:color="auto"/>
        <w:left w:val="none" w:sz="0" w:space="0" w:color="auto"/>
        <w:bottom w:val="none" w:sz="0" w:space="0" w:color="auto"/>
        <w:right w:val="none" w:sz="0" w:space="0" w:color="auto"/>
      </w:divBdr>
    </w:div>
    <w:div w:id="778453443">
      <w:bodyDiv w:val="1"/>
      <w:marLeft w:val="0"/>
      <w:marRight w:val="0"/>
      <w:marTop w:val="0"/>
      <w:marBottom w:val="0"/>
      <w:divBdr>
        <w:top w:val="none" w:sz="0" w:space="0" w:color="auto"/>
        <w:left w:val="none" w:sz="0" w:space="0" w:color="auto"/>
        <w:bottom w:val="none" w:sz="0" w:space="0" w:color="auto"/>
        <w:right w:val="none" w:sz="0" w:space="0" w:color="auto"/>
      </w:divBdr>
    </w:div>
    <w:div w:id="778526216">
      <w:bodyDiv w:val="1"/>
      <w:marLeft w:val="0"/>
      <w:marRight w:val="0"/>
      <w:marTop w:val="0"/>
      <w:marBottom w:val="0"/>
      <w:divBdr>
        <w:top w:val="none" w:sz="0" w:space="0" w:color="auto"/>
        <w:left w:val="none" w:sz="0" w:space="0" w:color="auto"/>
        <w:bottom w:val="none" w:sz="0" w:space="0" w:color="auto"/>
        <w:right w:val="none" w:sz="0" w:space="0" w:color="auto"/>
      </w:divBdr>
    </w:div>
    <w:div w:id="778570897">
      <w:bodyDiv w:val="1"/>
      <w:marLeft w:val="0"/>
      <w:marRight w:val="0"/>
      <w:marTop w:val="0"/>
      <w:marBottom w:val="0"/>
      <w:divBdr>
        <w:top w:val="none" w:sz="0" w:space="0" w:color="auto"/>
        <w:left w:val="none" w:sz="0" w:space="0" w:color="auto"/>
        <w:bottom w:val="none" w:sz="0" w:space="0" w:color="auto"/>
        <w:right w:val="none" w:sz="0" w:space="0" w:color="auto"/>
      </w:divBdr>
    </w:div>
    <w:div w:id="778649765">
      <w:bodyDiv w:val="1"/>
      <w:marLeft w:val="0"/>
      <w:marRight w:val="0"/>
      <w:marTop w:val="0"/>
      <w:marBottom w:val="0"/>
      <w:divBdr>
        <w:top w:val="none" w:sz="0" w:space="0" w:color="auto"/>
        <w:left w:val="none" w:sz="0" w:space="0" w:color="auto"/>
        <w:bottom w:val="none" w:sz="0" w:space="0" w:color="auto"/>
        <w:right w:val="none" w:sz="0" w:space="0" w:color="auto"/>
      </w:divBdr>
    </w:div>
    <w:div w:id="778716439">
      <w:bodyDiv w:val="1"/>
      <w:marLeft w:val="0"/>
      <w:marRight w:val="0"/>
      <w:marTop w:val="0"/>
      <w:marBottom w:val="0"/>
      <w:divBdr>
        <w:top w:val="none" w:sz="0" w:space="0" w:color="auto"/>
        <w:left w:val="none" w:sz="0" w:space="0" w:color="auto"/>
        <w:bottom w:val="none" w:sz="0" w:space="0" w:color="auto"/>
        <w:right w:val="none" w:sz="0" w:space="0" w:color="auto"/>
      </w:divBdr>
    </w:div>
    <w:div w:id="778839011">
      <w:bodyDiv w:val="1"/>
      <w:marLeft w:val="0"/>
      <w:marRight w:val="0"/>
      <w:marTop w:val="0"/>
      <w:marBottom w:val="0"/>
      <w:divBdr>
        <w:top w:val="none" w:sz="0" w:space="0" w:color="auto"/>
        <w:left w:val="none" w:sz="0" w:space="0" w:color="auto"/>
        <w:bottom w:val="none" w:sz="0" w:space="0" w:color="auto"/>
        <w:right w:val="none" w:sz="0" w:space="0" w:color="auto"/>
      </w:divBdr>
    </w:div>
    <w:div w:id="778910518">
      <w:bodyDiv w:val="1"/>
      <w:marLeft w:val="0"/>
      <w:marRight w:val="0"/>
      <w:marTop w:val="0"/>
      <w:marBottom w:val="0"/>
      <w:divBdr>
        <w:top w:val="none" w:sz="0" w:space="0" w:color="auto"/>
        <w:left w:val="none" w:sz="0" w:space="0" w:color="auto"/>
        <w:bottom w:val="none" w:sz="0" w:space="0" w:color="auto"/>
        <w:right w:val="none" w:sz="0" w:space="0" w:color="auto"/>
      </w:divBdr>
    </w:div>
    <w:div w:id="778913361">
      <w:bodyDiv w:val="1"/>
      <w:marLeft w:val="0"/>
      <w:marRight w:val="0"/>
      <w:marTop w:val="0"/>
      <w:marBottom w:val="0"/>
      <w:divBdr>
        <w:top w:val="none" w:sz="0" w:space="0" w:color="auto"/>
        <w:left w:val="none" w:sz="0" w:space="0" w:color="auto"/>
        <w:bottom w:val="none" w:sz="0" w:space="0" w:color="auto"/>
        <w:right w:val="none" w:sz="0" w:space="0" w:color="auto"/>
      </w:divBdr>
    </w:div>
    <w:div w:id="778915980">
      <w:bodyDiv w:val="1"/>
      <w:marLeft w:val="0"/>
      <w:marRight w:val="0"/>
      <w:marTop w:val="0"/>
      <w:marBottom w:val="0"/>
      <w:divBdr>
        <w:top w:val="none" w:sz="0" w:space="0" w:color="auto"/>
        <w:left w:val="none" w:sz="0" w:space="0" w:color="auto"/>
        <w:bottom w:val="none" w:sz="0" w:space="0" w:color="auto"/>
        <w:right w:val="none" w:sz="0" w:space="0" w:color="auto"/>
      </w:divBdr>
    </w:div>
    <w:div w:id="778916775">
      <w:bodyDiv w:val="1"/>
      <w:marLeft w:val="0"/>
      <w:marRight w:val="0"/>
      <w:marTop w:val="0"/>
      <w:marBottom w:val="0"/>
      <w:divBdr>
        <w:top w:val="none" w:sz="0" w:space="0" w:color="auto"/>
        <w:left w:val="none" w:sz="0" w:space="0" w:color="auto"/>
        <w:bottom w:val="none" w:sz="0" w:space="0" w:color="auto"/>
        <w:right w:val="none" w:sz="0" w:space="0" w:color="auto"/>
      </w:divBdr>
      <w:divsChild>
        <w:div w:id="73670521">
          <w:marLeft w:val="480"/>
          <w:marRight w:val="0"/>
          <w:marTop w:val="0"/>
          <w:marBottom w:val="0"/>
          <w:divBdr>
            <w:top w:val="none" w:sz="0" w:space="0" w:color="auto"/>
            <w:left w:val="none" w:sz="0" w:space="0" w:color="auto"/>
            <w:bottom w:val="none" w:sz="0" w:space="0" w:color="auto"/>
            <w:right w:val="none" w:sz="0" w:space="0" w:color="auto"/>
          </w:divBdr>
        </w:div>
        <w:div w:id="84888229">
          <w:marLeft w:val="480"/>
          <w:marRight w:val="0"/>
          <w:marTop w:val="0"/>
          <w:marBottom w:val="0"/>
          <w:divBdr>
            <w:top w:val="none" w:sz="0" w:space="0" w:color="auto"/>
            <w:left w:val="none" w:sz="0" w:space="0" w:color="auto"/>
            <w:bottom w:val="none" w:sz="0" w:space="0" w:color="auto"/>
            <w:right w:val="none" w:sz="0" w:space="0" w:color="auto"/>
          </w:divBdr>
        </w:div>
        <w:div w:id="88431966">
          <w:marLeft w:val="480"/>
          <w:marRight w:val="0"/>
          <w:marTop w:val="0"/>
          <w:marBottom w:val="0"/>
          <w:divBdr>
            <w:top w:val="none" w:sz="0" w:space="0" w:color="auto"/>
            <w:left w:val="none" w:sz="0" w:space="0" w:color="auto"/>
            <w:bottom w:val="none" w:sz="0" w:space="0" w:color="auto"/>
            <w:right w:val="none" w:sz="0" w:space="0" w:color="auto"/>
          </w:divBdr>
        </w:div>
        <w:div w:id="121197125">
          <w:marLeft w:val="480"/>
          <w:marRight w:val="0"/>
          <w:marTop w:val="0"/>
          <w:marBottom w:val="0"/>
          <w:divBdr>
            <w:top w:val="none" w:sz="0" w:space="0" w:color="auto"/>
            <w:left w:val="none" w:sz="0" w:space="0" w:color="auto"/>
            <w:bottom w:val="none" w:sz="0" w:space="0" w:color="auto"/>
            <w:right w:val="none" w:sz="0" w:space="0" w:color="auto"/>
          </w:divBdr>
        </w:div>
        <w:div w:id="191574396">
          <w:marLeft w:val="480"/>
          <w:marRight w:val="0"/>
          <w:marTop w:val="0"/>
          <w:marBottom w:val="0"/>
          <w:divBdr>
            <w:top w:val="none" w:sz="0" w:space="0" w:color="auto"/>
            <w:left w:val="none" w:sz="0" w:space="0" w:color="auto"/>
            <w:bottom w:val="none" w:sz="0" w:space="0" w:color="auto"/>
            <w:right w:val="none" w:sz="0" w:space="0" w:color="auto"/>
          </w:divBdr>
        </w:div>
        <w:div w:id="222764037">
          <w:marLeft w:val="480"/>
          <w:marRight w:val="0"/>
          <w:marTop w:val="0"/>
          <w:marBottom w:val="0"/>
          <w:divBdr>
            <w:top w:val="none" w:sz="0" w:space="0" w:color="auto"/>
            <w:left w:val="none" w:sz="0" w:space="0" w:color="auto"/>
            <w:bottom w:val="none" w:sz="0" w:space="0" w:color="auto"/>
            <w:right w:val="none" w:sz="0" w:space="0" w:color="auto"/>
          </w:divBdr>
        </w:div>
        <w:div w:id="253828815">
          <w:marLeft w:val="480"/>
          <w:marRight w:val="0"/>
          <w:marTop w:val="0"/>
          <w:marBottom w:val="0"/>
          <w:divBdr>
            <w:top w:val="none" w:sz="0" w:space="0" w:color="auto"/>
            <w:left w:val="none" w:sz="0" w:space="0" w:color="auto"/>
            <w:bottom w:val="none" w:sz="0" w:space="0" w:color="auto"/>
            <w:right w:val="none" w:sz="0" w:space="0" w:color="auto"/>
          </w:divBdr>
        </w:div>
        <w:div w:id="300814515">
          <w:marLeft w:val="480"/>
          <w:marRight w:val="0"/>
          <w:marTop w:val="0"/>
          <w:marBottom w:val="0"/>
          <w:divBdr>
            <w:top w:val="none" w:sz="0" w:space="0" w:color="auto"/>
            <w:left w:val="none" w:sz="0" w:space="0" w:color="auto"/>
            <w:bottom w:val="none" w:sz="0" w:space="0" w:color="auto"/>
            <w:right w:val="none" w:sz="0" w:space="0" w:color="auto"/>
          </w:divBdr>
        </w:div>
        <w:div w:id="337737409">
          <w:marLeft w:val="480"/>
          <w:marRight w:val="0"/>
          <w:marTop w:val="0"/>
          <w:marBottom w:val="0"/>
          <w:divBdr>
            <w:top w:val="none" w:sz="0" w:space="0" w:color="auto"/>
            <w:left w:val="none" w:sz="0" w:space="0" w:color="auto"/>
            <w:bottom w:val="none" w:sz="0" w:space="0" w:color="auto"/>
            <w:right w:val="none" w:sz="0" w:space="0" w:color="auto"/>
          </w:divBdr>
        </w:div>
        <w:div w:id="354624180">
          <w:marLeft w:val="480"/>
          <w:marRight w:val="0"/>
          <w:marTop w:val="0"/>
          <w:marBottom w:val="0"/>
          <w:divBdr>
            <w:top w:val="none" w:sz="0" w:space="0" w:color="auto"/>
            <w:left w:val="none" w:sz="0" w:space="0" w:color="auto"/>
            <w:bottom w:val="none" w:sz="0" w:space="0" w:color="auto"/>
            <w:right w:val="none" w:sz="0" w:space="0" w:color="auto"/>
          </w:divBdr>
        </w:div>
        <w:div w:id="421029460">
          <w:marLeft w:val="480"/>
          <w:marRight w:val="0"/>
          <w:marTop w:val="0"/>
          <w:marBottom w:val="0"/>
          <w:divBdr>
            <w:top w:val="none" w:sz="0" w:space="0" w:color="auto"/>
            <w:left w:val="none" w:sz="0" w:space="0" w:color="auto"/>
            <w:bottom w:val="none" w:sz="0" w:space="0" w:color="auto"/>
            <w:right w:val="none" w:sz="0" w:space="0" w:color="auto"/>
          </w:divBdr>
        </w:div>
        <w:div w:id="446236417">
          <w:marLeft w:val="480"/>
          <w:marRight w:val="0"/>
          <w:marTop w:val="0"/>
          <w:marBottom w:val="0"/>
          <w:divBdr>
            <w:top w:val="none" w:sz="0" w:space="0" w:color="auto"/>
            <w:left w:val="none" w:sz="0" w:space="0" w:color="auto"/>
            <w:bottom w:val="none" w:sz="0" w:space="0" w:color="auto"/>
            <w:right w:val="none" w:sz="0" w:space="0" w:color="auto"/>
          </w:divBdr>
        </w:div>
        <w:div w:id="463500286">
          <w:marLeft w:val="480"/>
          <w:marRight w:val="0"/>
          <w:marTop w:val="0"/>
          <w:marBottom w:val="0"/>
          <w:divBdr>
            <w:top w:val="none" w:sz="0" w:space="0" w:color="auto"/>
            <w:left w:val="none" w:sz="0" w:space="0" w:color="auto"/>
            <w:bottom w:val="none" w:sz="0" w:space="0" w:color="auto"/>
            <w:right w:val="none" w:sz="0" w:space="0" w:color="auto"/>
          </w:divBdr>
        </w:div>
        <w:div w:id="485367768">
          <w:marLeft w:val="480"/>
          <w:marRight w:val="0"/>
          <w:marTop w:val="0"/>
          <w:marBottom w:val="0"/>
          <w:divBdr>
            <w:top w:val="none" w:sz="0" w:space="0" w:color="auto"/>
            <w:left w:val="none" w:sz="0" w:space="0" w:color="auto"/>
            <w:bottom w:val="none" w:sz="0" w:space="0" w:color="auto"/>
            <w:right w:val="none" w:sz="0" w:space="0" w:color="auto"/>
          </w:divBdr>
        </w:div>
        <w:div w:id="491995903">
          <w:marLeft w:val="480"/>
          <w:marRight w:val="0"/>
          <w:marTop w:val="0"/>
          <w:marBottom w:val="0"/>
          <w:divBdr>
            <w:top w:val="none" w:sz="0" w:space="0" w:color="auto"/>
            <w:left w:val="none" w:sz="0" w:space="0" w:color="auto"/>
            <w:bottom w:val="none" w:sz="0" w:space="0" w:color="auto"/>
            <w:right w:val="none" w:sz="0" w:space="0" w:color="auto"/>
          </w:divBdr>
        </w:div>
        <w:div w:id="546380191">
          <w:marLeft w:val="480"/>
          <w:marRight w:val="0"/>
          <w:marTop w:val="0"/>
          <w:marBottom w:val="0"/>
          <w:divBdr>
            <w:top w:val="none" w:sz="0" w:space="0" w:color="auto"/>
            <w:left w:val="none" w:sz="0" w:space="0" w:color="auto"/>
            <w:bottom w:val="none" w:sz="0" w:space="0" w:color="auto"/>
            <w:right w:val="none" w:sz="0" w:space="0" w:color="auto"/>
          </w:divBdr>
        </w:div>
        <w:div w:id="563680444">
          <w:marLeft w:val="480"/>
          <w:marRight w:val="0"/>
          <w:marTop w:val="0"/>
          <w:marBottom w:val="0"/>
          <w:divBdr>
            <w:top w:val="none" w:sz="0" w:space="0" w:color="auto"/>
            <w:left w:val="none" w:sz="0" w:space="0" w:color="auto"/>
            <w:bottom w:val="none" w:sz="0" w:space="0" w:color="auto"/>
            <w:right w:val="none" w:sz="0" w:space="0" w:color="auto"/>
          </w:divBdr>
        </w:div>
        <w:div w:id="576399694">
          <w:marLeft w:val="480"/>
          <w:marRight w:val="0"/>
          <w:marTop w:val="0"/>
          <w:marBottom w:val="0"/>
          <w:divBdr>
            <w:top w:val="none" w:sz="0" w:space="0" w:color="auto"/>
            <w:left w:val="none" w:sz="0" w:space="0" w:color="auto"/>
            <w:bottom w:val="none" w:sz="0" w:space="0" w:color="auto"/>
            <w:right w:val="none" w:sz="0" w:space="0" w:color="auto"/>
          </w:divBdr>
        </w:div>
        <w:div w:id="671688448">
          <w:marLeft w:val="480"/>
          <w:marRight w:val="0"/>
          <w:marTop w:val="0"/>
          <w:marBottom w:val="0"/>
          <w:divBdr>
            <w:top w:val="none" w:sz="0" w:space="0" w:color="auto"/>
            <w:left w:val="none" w:sz="0" w:space="0" w:color="auto"/>
            <w:bottom w:val="none" w:sz="0" w:space="0" w:color="auto"/>
            <w:right w:val="none" w:sz="0" w:space="0" w:color="auto"/>
          </w:divBdr>
        </w:div>
        <w:div w:id="677923688">
          <w:marLeft w:val="480"/>
          <w:marRight w:val="0"/>
          <w:marTop w:val="0"/>
          <w:marBottom w:val="0"/>
          <w:divBdr>
            <w:top w:val="none" w:sz="0" w:space="0" w:color="auto"/>
            <w:left w:val="none" w:sz="0" w:space="0" w:color="auto"/>
            <w:bottom w:val="none" w:sz="0" w:space="0" w:color="auto"/>
            <w:right w:val="none" w:sz="0" w:space="0" w:color="auto"/>
          </w:divBdr>
        </w:div>
        <w:div w:id="739212997">
          <w:marLeft w:val="480"/>
          <w:marRight w:val="0"/>
          <w:marTop w:val="0"/>
          <w:marBottom w:val="0"/>
          <w:divBdr>
            <w:top w:val="none" w:sz="0" w:space="0" w:color="auto"/>
            <w:left w:val="none" w:sz="0" w:space="0" w:color="auto"/>
            <w:bottom w:val="none" w:sz="0" w:space="0" w:color="auto"/>
            <w:right w:val="none" w:sz="0" w:space="0" w:color="auto"/>
          </w:divBdr>
        </w:div>
        <w:div w:id="740492354">
          <w:marLeft w:val="480"/>
          <w:marRight w:val="0"/>
          <w:marTop w:val="0"/>
          <w:marBottom w:val="0"/>
          <w:divBdr>
            <w:top w:val="none" w:sz="0" w:space="0" w:color="auto"/>
            <w:left w:val="none" w:sz="0" w:space="0" w:color="auto"/>
            <w:bottom w:val="none" w:sz="0" w:space="0" w:color="auto"/>
            <w:right w:val="none" w:sz="0" w:space="0" w:color="auto"/>
          </w:divBdr>
        </w:div>
        <w:div w:id="789670930">
          <w:marLeft w:val="480"/>
          <w:marRight w:val="0"/>
          <w:marTop w:val="0"/>
          <w:marBottom w:val="0"/>
          <w:divBdr>
            <w:top w:val="none" w:sz="0" w:space="0" w:color="auto"/>
            <w:left w:val="none" w:sz="0" w:space="0" w:color="auto"/>
            <w:bottom w:val="none" w:sz="0" w:space="0" w:color="auto"/>
            <w:right w:val="none" w:sz="0" w:space="0" w:color="auto"/>
          </w:divBdr>
        </w:div>
        <w:div w:id="888027949">
          <w:marLeft w:val="480"/>
          <w:marRight w:val="0"/>
          <w:marTop w:val="0"/>
          <w:marBottom w:val="0"/>
          <w:divBdr>
            <w:top w:val="none" w:sz="0" w:space="0" w:color="auto"/>
            <w:left w:val="none" w:sz="0" w:space="0" w:color="auto"/>
            <w:bottom w:val="none" w:sz="0" w:space="0" w:color="auto"/>
            <w:right w:val="none" w:sz="0" w:space="0" w:color="auto"/>
          </w:divBdr>
        </w:div>
      </w:divsChild>
    </w:div>
    <w:div w:id="778985255">
      <w:bodyDiv w:val="1"/>
      <w:marLeft w:val="0"/>
      <w:marRight w:val="0"/>
      <w:marTop w:val="0"/>
      <w:marBottom w:val="0"/>
      <w:divBdr>
        <w:top w:val="none" w:sz="0" w:space="0" w:color="auto"/>
        <w:left w:val="none" w:sz="0" w:space="0" w:color="auto"/>
        <w:bottom w:val="none" w:sz="0" w:space="0" w:color="auto"/>
        <w:right w:val="none" w:sz="0" w:space="0" w:color="auto"/>
      </w:divBdr>
    </w:div>
    <w:div w:id="778990238">
      <w:bodyDiv w:val="1"/>
      <w:marLeft w:val="0"/>
      <w:marRight w:val="0"/>
      <w:marTop w:val="0"/>
      <w:marBottom w:val="0"/>
      <w:divBdr>
        <w:top w:val="none" w:sz="0" w:space="0" w:color="auto"/>
        <w:left w:val="none" w:sz="0" w:space="0" w:color="auto"/>
        <w:bottom w:val="none" w:sz="0" w:space="0" w:color="auto"/>
        <w:right w:val="none" w:sz="0" w:space="0" w:color="auto"/>
      </w:divBdr>
    </w:div>
    <w:div w:id="779180086">
      <w:bodyDiv w:val="1"/>
      <w:marLeft w:val="0"/>
      <w:marRight w:val="0"/>
      <w:marTop w:val="0"/>
      <w:marBottom w:val="0"/>
      <w:divBdr>
        <w:top w:val="none" w:sz="0" w:space="0" w:color="auto"/>
        <w:left w:val="none" w:sz="0" w:space="0" w:color="auto"/>
        <w:bottom w:val="none" w:sz="0" w:space="0" w:color="auto"/>
        <w:right w:val="none" w:sz="0" w:space="0" w:color="auto"/>
      </w:divBdr>
    </w:div>
    <w:div w:id="779254408">
      <w:bodyDiv w:val="1"/>
      <w:marLeft w:val="0"/>
      <w:marRight w:val="0"/>
      <w:marTop w:val="0"/>
      <w:marBottom w:val="0"/>
      <w:divBdr>
        <w:top w:val="none" w:sz="0" w:space="0" w:color="auto"/>
        <w:left w:val="none" w:sz="0" w:space="0" w:color="auto"/>
        <w:bottom w:val="none" w:sz="0" w:space="0" w:color="auto"/>
        <w:right w:val="none" w:sz="0" w:space="0" w:color="auto"/>
      </w:divBdr>
    </w:div>
    <w:div w:id="779376895">
      <w:bodyDiv w:val="1"/>
      <w:marLeft w:val="0"/>
      <w:marRight w:val="0"/>
      <w:marTop w:val="0"/>
      <w:marBottom w:val="0"/>
      <w:divBdr>
        <w:top w:val="none" w:sz="0" w:space="0" w:color="auto"/>
        <w:left w:val="none" w:sz="0" w:space="0" w:color="auto"/>
        <w:bottom w:val="none" w:sz="0" w:space="0" w:color="auto"/>
        <w:right w:val="none" w:sz="0" w:space="0" w:color="auto"/>
      </w:divBdr>
    </w:div>
    <w:div w:id="779497305">
      <w:bodyDiv w:val="1"/>
      <w:marLeft w:val="0"/>
      <w:marRight w:val="0"/>
      <w:marTop w:val="0"/>
      <w:marBottom w:val="0"/>
      <w:divBdr>
        <w:top w:val="none" w:sz="0" w:space="0" w:color="auto"/>
        <w:left w:val="none" w:sz="0" w:space="0" w:color="auto"/>
        <w:bottom w:val="none" w:sz="0" w:space="0" w:color="auto"/>
        <w:right w:val="none" w:sz="0" w:space="0" w:color="auto"/>
      </w:divBdr>
    </w:div>
    <w:div w:id="779497314">
      <w:bodyDiv w:val="1"/>
      <w:marLeft w:val="0"/>
      <w:marRight w:val="0"/>
      <w:marTop w:val="0"/>
      <w:marBottom w:val="0"/>
      <w:divBdr>
        <w:top w:val="none" w:sz="0" w:space="0" w:color="auto"/>
        <w:left w:val="none" w:sz="0" w:space="0" w:color="auto"/>
        <w:bottom w:val="none" w:sz="0" w:space="0" w:color="auto"/>
        <w:right w:val="none" w:sz="0" w:space="0" w:color="auto"/>
      </w:divBdr>
    </w:div>
    <w:div w:id="779570037">
      <w:bodyDiv w:val="1"/>
      <w:marLeft w:val="0"/>
      <w:marRight w:val="0"/>
      <w:marTop w:val="0"/>
      <w:marBottom w:val="0"/>
      <w:divBdr>
        <w:top w:val="none" w:sz="0" w:space="0" w:color="auto"/>
        <w:left w:val="none" w:sz="0" w:space="0" w:color="auto"/>
        <w:bottom w:val="none" w:sz="0" w:space="0" w:color="auto"/>
        <w:right w:val="none" w:sz="0" w:space="0" w:color="auto"/>
      </w:divBdr>
    </w:div>
    <w:div w:id="779836089">
      <w:bodyDiv w:val="1"/>
      <w:marLeft w:val="0"/>
      <w:marRight w:val="0"/>
      <w:marTop w:val="0"/>
      <w:marBottom w:val="0"/>
      <w:divBdr>
        <w:top w:val="none" w:sz="0" w:space="0" w:color="auto"/>
        <w:left w:val="none" w:sz="0" w:space="0" w:color="auto"/>
        <w:bottom w:val="none" w:sz="0" w:space="0" w:color="auto"/>
        <w:right w:val="none" w:sz="0" w:space="0" w:color="auto"/>
      </w:divBdr>
    </w:div>
    <w:div w:id="779838399">
      <w:bodyDiv w:val="1"/>
      <w:marLeft w:val="0"/>
      <w:marRight w:val="0"/>
      <w:marTop w:val="0"/>
      <w:marBottom w:val="0"/>
      <w:divBdr>
        <w:top w:val="none" w:sz="0" w:space="0" w:color="auto"/>
        <w:left w:val="none" w:sz="0" w:space="0" w:color="auto"/>
        <w:bottom w:val="none" w:sz="0" w:space="0" w:color="auto"/>
        <w:right w:val="none" w:sz="0" w:space="0" w:color="auto"/>
      </w:divBdr>
    </w:div>
    <w:div w:id="779909048">
      <w:bodyDiv w:val="1"/>
      <w:marLeft w:val="0"/>
      <w:marRight w:val="0"/>
      <w:marTop w:val="0"/>
      <w:marBottom w:val="0"/>
      <w:divBdr>
        <w:top w:val="none" w:sz="0" w:space="0" w:color="auto"/>
        <w:left w:val="none" w:sz="0" w:space="0" w:color="auto"/>
        <w:bottom w:val="none" w:sz="0" w:space="0" w:color="auto"/>
        <w:right w:val="none" w:sz="0" w:space="0" w:color="auto"/>
      </w:divBdr>
      <w:divsChild>
        <w:div w:id="128911365">
          <w:marLeft w:val="480"/>
          <w:marRight w:val="0"/>
          <w:marTop w:val="0"/>
          <w:marBottom w:val="0"/>
          <w:divBdr>
            <w:top w:val="none" w:sz="0" w:space="0" w:color="auto"/>
            <w:left w:val="none" w:sz="0" w:space="0" w:color="auto"/>
            <w:bottom w:val="none" w:sz="0" w:space="0" w:color="auto"/>
            <w:right w:val="none" w:sz="0" w:space="0" w:color="auto"/>
          </w:divBdr>
        </w:div>
        <w:div w:id="156848214">
          <w:marLeft w:val="480"/>
          <w:marRight w:val="0"/>
          <w:marTop w:val="0"/>
          <w:marBottom w:val="0"/>
          <w:divBdr>
            <w:top w:val="none" w:sz="0" w:space="0" w:color="auto"/>
            <w:left w:val="none" w:sz="0" w:space="0" w:color="auto"/>
            <w:bottom w:val="none" w:sz="0" w:space="0" w:color="auto"/>
            <w:right w:val="none" w:sz="0" w:space="0" w:color="auto"/>
          </w:divBdr>
        </w:div>
        <w:div w:id="174999146">
          <w:marLeft w:val="480"/>
          <w:marRight w:val="0"/>
          <w:marTop w:val="0"/>
          <w:marBottom w:val="0"/>
          <w:divBdr>
            <w:top w:val="none" w:sz="0" w:space="0" w:color="auto"/>
            <w:left w:val="none" w:sz="0" w:space="0" w:color="auto"/>
            <w:bottom w:val="none" w:sz="0" w:space="0" w:color="auto"/>
            <w:right w:val="none" w:sz="0" w:space="0" w:color="auto"/>
          </w:divBdr>
        </w:div>
        <w:div w:id="211431464">
          <w:marLeft w:val="480"/>
          <w:marRight w:val="0"/>
          <w:marTop w:val="0"/>
          <w:marBottom w:val="0"/>
          <w:divBdr>
            <w:top w:val="none" w:sz="0" w:space="0" w:color="auto"/>
            <w:left w:val="none" w:sz="0" w:space="0" w:color="auto"/>
            <w:bottom w:val="none" w:sz="0" w:space="0" w:color="auto"/>
            <w:right w:val="none" w:sz="0" w:space="0" w:color="auto"/>
          </w:divBdr>
        </w:div>
        <w:div w:id="218901584">
          <w:marLeft w:val="480"/>
          <w:marRight w:val="0"/>
          <w:marTop w:val="0"/>
          <w:marBottom w:val="0"/>
          <w:divBdr>
            <w:top w:val="none" w:sz="0" w:space="0" w:color="auto"/>
            <w:left w:val="none" w:sz="0" w:space="0" w:color="auto"/>
            <w:bottom w:val="none" w:sz="0" w:space="0" w:color="auto"/>
            <w:right w:val="none" w:sz="0" w:space="0" w:color="auto"/>
          </w:divBdr>
        </w:div>
        <w:div w:id="276643740">
          <w:marLeft w:val="480"/>
          <w:marRight w:val="0"/>
          <w:marTop w:val="0"/>
          <w:marBottom w:val="0"/>
          <w:divBdr>
            <w:top w:val="none" w:sz="0" w:space="0" w:color="auto"/>
            <w:left w:val="none" w:sz="0" w:space="0" w:color="auto"/>
            <w:bottom w:val="none" w:sz="0" w:space="0" w:color="auto"/>
            <w:right w:val="none" w:sz="0" w:space="0" w:color="auto"/>
          </w:divBdr>
        </w:div>
        <w:div w:id="325321956">
          <w:marLeft w:val="480"/>
          <w:marRight w:val="0"/>
          <w:marTop w:val="0"/>
          <w:marBottom w:val="0"/>
          <w:divBdr>
            <w:top w:val="none" w:sz="0" w:space="0" w:color="auto"/>
            <w:left w:val="none" w:sz="0" w:space="0" w:color="auto"/>
            <w:bottom w:val="none" w:sz="0" w:space="0" w:color="auto"/>
            <w:right w:val="none" w:sz="0" w:space="0" w:color="auto"/>
          </w:divBdr>
        </w:div>
        <w:div w:id="325746171">
          <w:marLeft w:val="480"/>
          <w:marRight w:val="0"/>
          <w:marTop w:val="0"/>
          <w:marBottom w:val="0"/>
          <w:divBdr>
            <w:top w:val="none" w:sz="0" w:space="0" w:color="auto"/>
            <w:left w:val="none" w:sz="0" w:space="0" w:color="auto"/>
            <w:bottom w:val="none" w:sz="0" w:space="0" w:color="auto"/>
            <w:right w:val="none" w:sz="0" w:space="0" w:color="auto"/>
          </w:divBdr>
        </w:div>
        <w:div w:id="446196510">
          <w:marLeft w:val="480"/>
          <w:marRight w:val="0"/>
          <w:marTop w:val="0"/>
          <w:marBottom w:val="0"/>
          <w:divBdr>
            <w:top w:val="none" w:sz="0" w:space="0" w:color="auto"/>
            <w:left w:val="none" w:sz="0" w:space="0" w:color="auto"/>
            <w:bottom w:val="none" w:sz="0" w:space="0" w:color="auto"/>
            <w:right w:val="none" w:sz="0" w:space="0" w:color="auto"/>
          </w:divBdr>
        </w:div>
        <w:div w:id="532229989">
          <w:marLeft w:val="480"/>
          <w:marRight w:val="0"/>
          <w:marTop w:val="0"/>
          <w:marBottom w:val="0"/>
          <w:divBdr>
            <w:top w:val="none" w:sz="0" w:space="0" w:color="auto"/>
            <w:left w:val="none" w:sz="0" w:space="0" w:color="auto"/>
            <w:bottom w:val="none" w:sz="0" w:space="0" w:color="auto"/>
            <w:right w:val="none" w:sz="0" w:space="0" w:color="auto"/>
          </w:divBdr>
        </w:div>
        <w:div w:id="540896233">
          <w:marLeft w:val="480"/>
          <w:marRight w:val="0"/>
          <w:marTop w:val="0"/>
          <w:marBottom w:val="0"/>
          <w:divBdr>
            <w:top w:val="none" w:sz="0" w:space="0" w:color="auto"/>
            <w:left w:val="none" w:sz="0" w:space="0" w:color="auto"/>
            <w:bottom w:val="none" w:sz="0" w:space="0" w:color="auto"/>
            <w:right w:val="none" w:sz="0" w:space="0" w:color="auto"/>
          </w:divBdr>
        </w:div>
        <w:div w:id="557402413">
          <w:marLeft w:val="480"/>
          <w:marRight w:val="0"/>
          <w:marTop w:val="0"/>
          <w:marBottom w:val="0"/>
          <w:divBdr>
            <w:top w:val="none" w:sz="0" w:space="0" w:color="auto"/>
            <w:left w:val="none" w:sz="0" w:space="0" w:color="auto"/>
            <w:bottom w:val="none" w:sz="0" w:space="0" w:color="auto"/>
            <w:right w:val="none" w:sz="0" w:space="0" w:color="auto"/>
          </w:divBdr>
        </w:div>
        <w:div w:id="791244595">
          <w:marLeft w:val="480"/>
          <w:marRight w:val="0"/>
          <w:marTop w:val="0"/>
          <w:marBottom w:val="0"/>
          <w:divBdr>
            <w:top w:val="none" w:sz="0" w:space="0" w:color="auto"/>
            <w:left w:val="none" w:sz="0" w:space="0" w:color="auto"/>
            <w:bottom w:val="none" w:sz="0" w:space="0" w:color="auto"/>
            <w:right w:val="none" w:sz="0" w:space="0" w:color="auto"/>
          </w:divBdr>
        </w:div>
        <w:div w:id="822235115">
          <w:marLeft w:val="480"/>
          <w:marRight w:val="0"/>
          <w:marTop w:val="0"/>
          <w:marBottom w:val="0"/>
          <w:divBdr>
            <w:top w:val="none" w:sz="0" w:space="0" w:color="auto"/>
            <w:left w:val="none" w:sz="0" w:space="0" w:color="auto"/>
            <w:bottom w:val="none" w:sz="0" w:space="0" w:color="auto"/>
            <w:right w:val="none" w:sz="0" w:space="0" w:color="auto"/>
          </w:divBdr>
        </w:div>
      </w:divsChild>
    </w:div>
    <w:div w:id="779950868">
      <w:bodyDiv w:val="1"/>
      <w:marLeft w:val="0"/>
      <w:marRight w:val="0"/>
      <w:marTop w:val="0"/>
      <w:marBottom w:val="0"/>
      <w:divBdr>
        <w:top w:val="none" w:sz="0" w:space="0" w:color="auto"/>
        <w:left w:val="none" w:sz="0" w:space="0" w:color="auto"/>
        <w:bottom w:val="none" w:sz="0" w:space="0" w:color="auto"/>
        <w:right w:val="none" w:sz="0" w:space="0" w:color="auto"/>
      </w:divBdr>
    </w:div>
    <w:div w:id="779959397">
      <w:bodyDiv w:val="1"/>
      <w:marLeft w:val="0"/>
      <w:marRight w:val="0"/>
      <w:marTop w:val="0"/>
      <w:marBottom w:val="0"/>
      <w:divBdr>
        <w:top w:val="none" w:sz="0" w:space="0" w:color="auto"/>
        <w:left w:val="none" w:sz="0" w:space="0" w:color="auto"/>
        <w:bottom w:val="none" w:sz="0" w:space="0" w:color="auto"/>
        <w:right w:val="none" w:sz="0" w:space="0" w:color="auto"/>
      </w:divBdr>
    </w:div>
    <w:div w:id="780032155">
      <w:bodyDiv w:val="1"/>
      <w:marLeft w:val="0"/>
      <w:marRight w:val="0"/>
      <w:marTop w:val="0"/>
      <w:marBottom w:val="0"/>
      <w:divBdr>
        <w:top w:val="none" w:sz="0" w:space="0" w:color="auto"/>
        <w:left w:val="none" w:sz="0" w:space="0" w:color="auto"/>
        <w:bottom w:val="none" w:sz="0" w:space="0" w:color="auto"/>
        <w:right w:val="none" w:sz="0" w:space="0" w:color="auto"/>
      </w:divBdr>
    </w:div>
    <w:div w:id="780077286">
      <w:bodyDiv w:val="1"/>
      <w:marLeft w:val="0"/>
      <w:marRight w:val="0"/>
      <w:marTop w:val="0"/>
      <w:marBottom w:val="0"/>
      <w:divBdr>
        <w:top w:val="none" w:sz="0" w:space="0" w:color="auto"/>
        <w:left w:val="none" w:sz="0" w:space="0" w:color="auto"/>
        <w:bottom w:val="none" w:sz="0" w:space="0" w:color="auto"/>
        <w:right w:val="none" w:sz="0" w:space="0" w:color="auto"/>
      </w:divBdr>
      <w:divsChild>
        <w:div w:id="22638065">
          <w:marLeft w:val="480"/>
          <w:marRight w:val="0"/>
          <w:marTop w:val="0"/>
          <w:marBottom w:val="0"/>
          <w:divBdr>
            <w:top w:val="none" w:sz="0" w:space="0" w:color="auto"/>
            <w:left w:val="none" w:sz="0" w:space="0" w:color="auto"/>
            <w:bottom w:val="none" w:sz="0" w:space="0" w:color="auto"/>
            <w:right w:val="none" w:sz="0" w:space="0" w:color="auto"/>
          </w:divBdr>
        </w:div>
        <w:div w:id="26027831">
          <w:marLeft w:val="480"/>
          <w:marRight w:val="0"/>
          <w:marTop w:val="0"/>
          <w:marBottom w:val="0"/>
          <w:divBdr>
            <w:top w:val="none" w:sz="0" w:space="0" w:color="auto"/>
            <w:left w:val="none" w:sz="0" w:space="0" w:color="auto"/>
            <w:bottom w:val="none" w:sz="0" w:space="0" w:color="auto"/>
            <w:right w:val="none" w:sz="0" w:space="0" w:color="auto"/>
          </w:divBdr>
        </w:div>
        <w:div w:id="53941996">
          <w:marLeft w:val="480"/>
          <w:marRight w:val="0"/>
          <w:marTop w:val="0"/>
          <w:marBottom w:val="0"/>
          <w:divBdr>
            <w:top w:val="none" w:sz="0" w:space="0" w:color="auto"/>
            <w:left w:val="none" w:sz="0" w:space="0" w:color="auto"/>
            <w:bottom w:val="none" w:sz="0" w:space="0" w:color="auto"/>
            <w:right w:val="none" w:sz="0" w:space="0" w:color="auto"/>
          </w:divBdr>
        </w:div>
        <w:div w:id="132983946">
          <w:marLeft w:val="480"/>
          <w:marRight w:val="0"/>
          <w:marTop w:val="0"/>
          <w:marBottom w:val="0"/>
          <w:divBdr>
            <w:top w:val="none" w:sz="0" w:space="0" w:color="auto"/>
            <w:left w:val="none" w:sz="0" w:space="0" w:color="auto"/>
            <w:bottom w:val="none" w:sz="0" w:space="0" w:color="auto"/>
            <w:right w:val="none" w:sz="0" w:space="0" w:color="auto"/>
          </w:divBdr>
        </w:div>
        <w:div w:id="271982065">
          <w:marLeft w:val="480"/>
          <w:marRight w:val="0"/>
          <w:marTop w:val="0"/>
          <w:marBottom w:val="0"/>
          <w:divBdr>
            <w:top w:val="none" w:sz="0" w:space="0" w:color="auto"/>
            <w:left w:val="none" w:sz="0" w:space="0" w:color="auto"/>
            <w:bottom w:val="none" w:sz="0" w:space="0" w:color="auto"/>
            <w:right w:val="none" w:sz="0" w:space="0" w:color="auto"/>
          </w:divBdr>
        </w:div>
        <w:div w:id="335351153">
          <w:marLeft w:val="480"/>
          <w:marRight w:val="0"/>
          <w:marTop w:val="0"/>
          <w:marBottom w:val="0"/>
          <w:divBdr>
            <w:top w:val="none" w:sz="0" w:space="0" w:color="auto"/>
            <w:left w:val="none" w:sz="0" w:space="0" w:color="auto"/>
            <w:bottom w:val="none" w:sz="0" w:space="0" w:color="auto"/>
            <w:right w:val="none" w:sz="0" w:space="0" w:color="auto"/>
          </w:divBdr>
        </w:div>
        <w:div w:id="346297525">
          <w:marLeft w:val="480"/>
          <w:marRight w:val="0"/>
          <w:marTop w:val="0"/>
          <w:marBottom w:val="0"/>
          <w:divBdr>
            <w:top w:val="none" w:sz="0" w:space="0" w:color="auto"/>
            <w:left w:val="none" w:sz="0" w:space="0" w:color="auto"/>
            <w:bottom w:val="none" w:sz="0" w:space="0" w:color="auto"/>
            <w:right w:val="none" w:sz="0" w:space="0" w:color="auto"/>
          </w:divBdr>
        </w:div>
        <w:div w:id="416900260">
          <w:marLeft w:val="480"/>
          <w:marRight w:val="0"/>
          <w:marTop w:val="0"/>
          <w:marBottom w:val="0"/>
          <w:divBdr>
            <w:top w:val="none" w:sz="0" w:space="0" w:color="auto"/>
            <w:left w:val="none" w:sz="0" w:space="0" w:color="auto"/>
            <w:bottom w:val="none" w:sz="0" w:space="0" w:color="auto"/>
            <w:right w:val="none" w:sz="0" w:space="0" w:color="auto"/>
          </w:divBdr>
        </w:div>
        <w:div w:id="443772912">
          <w:marLeft w:val="480"/>
          <w:marRight w:val="0"/>
          <w:marTop w:val="0"/>
          <w:marBottom w:val="0"/>
          <w:divBdr>
            <w:top w:val="none" w:sz="0" w:space="0" w:color="auto"/>
            <w:left w:val="none" w:sz="0" w:space="0" w:color="auto"/>
            <w:bottom w:val="none" w:sz="0" w:space="0" w:color="auto"/>
            <w:right w:val="none" w:sz="0" w:space="0" w:color="auto"/>
          </w:divBdr>
        </w:div>
        <w:div w:id="497699773">
          <w:marLeft w:val="480"/>
          <w:marRight w:val="0"/>
          <w:marTop w:val="0"/>
          <w:marBottom w:val="0"/>
          <w:divBdr>
            <w:top w:val="none" w:sz="0" w:space="0" w:color="auto"/>
            <w:left w:val="none" w:sz="0" w:space="0" w:color="auto"/>
            <w:bottom w:val="none" w:sz="0" w:space="0" w:color="auto"/>
            <w:right w:val="none" w:sz="0" w:space="0" w:color="auto"/>
          </w:divBdr>
        </w:div>
        <w:div w:id="511528896">
          <w:marLeft w:val="480"/>
          <w:marRight w:val="0"/>
          <w:marTop w:val="0"/>
          <w:marBottom w:val="0"/>
          <w:divBdr>
            <w:top w:val="none" w:sz="0" w:space="0" w:color="auto"/>
            <w:left w:val="none" w:sz="0" w:space="0" w:color="auto"/>
            <w:bottom w:val="none" w:sz="0" w:space="0" w:color="auto"/>
            <w:right w:val="none" w:sz="0" w:space="0" w:color="auto"/>
          </w:divBdr>
        </w:div>
        <w:div w:id="615065327">
          <w:marLeft w:val="480"/>
          <w:marRight w:val="0"/>
          <w:marTop w:val="0"/>
          <w:marBottom w:val="0"/>
          <w:divBdr>
            <w:top w:val="none" w:sz="0" w:space="0" w:color="auto"/>
            <w:left w:val="none" w:sz="0" w:space="0" w:color="auto"/>
            <w:bottom w:val="none" w:sz="0" w:space="0" w:color="auto"/>
            <w:right w:val="none" w:sz="0" w:space="0" w:color="auto"/>
          </w:divBdr>
        </w:div>
        <w:div w:id="784809425">
          <w:marLeft w:val="480"/>
          <w:marRight w:val="0"/>
          <w:marTop w:val="0"/>
          <w:marBottom w:val="0"/>
          <w:divBdr>
            <w:top w:val="none" w:sz="0" w:space="0" w:color="auto"/>
            <w:left w:val="none" w:sz="0" w:space="0" w:color="auto"/>
            <w:bottom w:val="none" w:sz="0" w:space="0" w:color="auto"/>
            <w:right w:val="none" w:sz="0" w:space="0" w:color="auto"/>
          </w:divBdr>
        </w:div>
        <w:div w:id="803086512">
          <w:marLeft w:val="480"/>
          <w:marRight w:val="0"/>
          <w:marTop w:val="0"/>
          <w:marBottom w:val="0"/>
          <w:divBdr>
            <w:top w:val="none" w:sz="0" w:space="0" w:color="auto"/>
            <w:left w:val="none" w:sz="0" w:space="0" w:color="auto"/>
            <w:bottom w:val="none" w:sz="0" w:space="0" w:color="auto"/>
            <w:right w:val="none" w:sz="0" w:space="0" w:color="auto"/>
          </w:divBdr>
        </w:div>
        <w:div w:id="866256680">
          <w:marLeft w:val="480"/>
          <w:marRight w:val="0"/>
          <w:marTop w:val="0"/>
          <w:marBottom w:val="0"/>
          <w:divBdr>
            <w:top w:val="none" w:sz="0" w:space="0" w:color="auto"/>
            <w:left w:val="none" w:sz="0" w:space="0" w:color="auto"/>
            <w:bottom w:val="none" w:sz="0" w:space="0" w:color="auto"/>
            <w:right w:val="none" w:sz="0" w:space="0" w:color="auto"/>
          </w:divBdr>
        </w:div>
      </w:divsChild>
    </w:div>
    <w:div w:id="780077579">
      <w:bodyDiv w:val="1"/>
      <w:marLeft w:val="0"/>
      <w:marRight w:val="0"/>
      <w:marTop w:val="0"/>
      <w:marBottom w:val="0"/>
      <w:divBdr>
        <w:top w:val="none" w:sz="0" w:space="0" w:color="auto"/>
        <w:left w:val="none" w:sz="0" w:space="0" w:color="auto"/>
        <w:bottom w:val="none" w:sz="0" w:space="0" w:color="auto"/>
        <w:right w:val="none" w:sz="0" w:space="0" w:color="auto"/>
      </w:divBdr>
    </w:div>
    <w:div w:id="780149451">
      <w:bodyDiv w:val="1"/>
      <w:marLeft w:val="0"/>
      <w:marRight w:val="0"/>
      <w:marTop w:val="0"/>
      <w:marBottom w:val="0"/>
      <w:divBdr>
        <w:top w:val="none" w:sz="0" w:space="0" w:color="auto"/>
        <w:left w:val="none" w:sz="0" w:space="0" w:color="auto"/>
        <w:bottom w:val="none" w:sz="0" w:space="0" w:color="auto"/>
        <w:right w:val="none" w:sz="0" w:space="0" w:color="auto"/>
      </w:divBdr>
    </w:div>
    <w:div w:id="780416722">
      <w:bodyDiv w:val="1"/>
      <w:marLeft w:val="0"/>
      <w:marRight w:val="0"/>
      <w:marTop w:val="0"/>
      <w:marBottom w:val="0"/>
      <w:divBdr>
        <w:top w:val="none" w:sz="0" w:space="0" w:color="auto"/>
        <w:left w:val="none" w:sz="0" w:space="0" w:color="auto"/>
        <w:bottom w:val="none" w:sz="0" w:space="0" w:color="auto"/>
        <w:right w:val="none" w:sz="0" w:space="0" w:color="auto"/>
      </w:divBdr>
    </w:div>
    <w:div w:id="780496652">
      <w:bodyDiv w:val="1"/>
      <w:marLeft w:val="0"/>
      <w:marRight w:val="0"/>
      <w:marTop w:val="0"/>
      <w:marBottom w:val="0"/>
      <w:divBdr>
        <w:top w:val="none" w:sz="0" w:space="0" w:color="auto"/>
        <w:left w:val="none" w:sz="0" w:space="0" w:color="auto"/>
        <w:bottom w:val="none" w:sz="0" w:space="0" w:color="auto"/>
        <w:right w:val="none" w:sz="0" w:space="0" w:color="auto"/>
      </w:divBdr>
    </w:div>
    <w:div w:id="780611048">
      <w:bodyDiv w:val="1"/>
      <w:marLeft w:val="0"/>
      <w:marRight w:val="0"/>
      <w:marTop w:val="0"/>
      <w:marBottom w:val="0"/>
      <w:divBdr>
        <w:top w:val="none" w:sz="0" w:space="0" w:color="auto"/>
        <w:left w:val="none" w:sz="0" w:space="0" w:color="auto"/>
        <w:bottom w:val="none" w:sz="0" w:space="0" w:color="auto"/>
        <w:right w:val="none" w:sz="0" w:space="0" w:color="auto"/>
      </w:divBdr>
    </w:div>
    <w:div w:id="780615371">
      <w:bodyDiv w:val="1"/>
      <w:marLeft w:val="0"/>
      <w:marRight w:val="0"/>
      <w:marTop w:val="0"/>
      <w:marBottom w:val="0"/>
      <w:divBdr>
        <w:top w:val="none" w:sz="0" w:space="0" w:color="auto"/>
        <w:left w:val="none" w:sz="0" w:space="0" w:color="auto"/>
        <w:bottom w:val="none" w:sz="0" w:space="0" w:color="auto"/>
        <w:right w:val="none" w:sz="0" w:space="0" w:color="auto"/>
      </w:divBdr>
    </w:div>
    <w:div w:id="780684442">
      <w:bodyDiv w:val="1"/>
      <w:marLeft w:val="0"/>
      <w:marRight w:val="0"/>
      <w:marTop w:val="0"/>
      <w:marBottom w:val="0"/>
      <w:divBdr>
        <w:top w:val="none" w:sz="0" w:space="0" w:color="auto"/>
        <w:left w:val="none" w:sz="0" w:space="0" w:color="auto"/>
        <w:bottom w:val="none" w:sz="0" w:space="0" w:color="auto"/>
        <w:right w:val="none" w:sz="0" w:space="0" w:color="auto"/>
      </w:divBdr>
    </w:div>
    <w:div w:id="780731267">
      <w:bodyDiv w:val="1"/>
      <w:marLeft w:val="0"/>
      <w:marRight w:val="0"/>
      <w:marTop w:val="0"/>
      <w:marBottom w:val="0"/>
      <w:divBdr>
        <w:top w:val="none" w:sz="0" w:space="0" w:color="auto"/>
        <w:left w:val="none" w:sz="0" w:space="0" w:color="auto"/>
        <w:bottom w:val="none" w:sz="0" w:space="0" w:color="auto"/>
        <w:right w:val="none" w:sz="0" w:space="0" w:color="auto"/>
      </w:divBdr>
    </w:div>
    <w:div w:id="780806475">
      <w:bodyDiv w:val="1"/>
      <w:marLeft w:val="0"/>
      <w:marRight w:val="0"/>
      <w:marTop w:val="0"/>
      <w:marBottom w:val="0"/>
      <w:divBdr>
        <w:top w:val="none" w:sz="0" w:space="0" w:color="auto"/>
        <w:left w:val="none" w:sz="0" w:space="0" w:color="auto"/>
        <w:bottom w:val="none" w:sz="0" w:space="0" w:color="auto"/>
        <w:right w:val="none" w:sz="0" w:space="0" w:color="auto"/>
      </w:divBdr>
    </w:div>
    <w:div w:id="780806835">
      <w:bodyDiv w:val="1"/>
      <w:marLeft w:val="0"/>
      <w:marRight w:val="0"/>
      <w:marTop w:val="0"/>
      <w:marBottom w:val="0"/>
      <w:divBdr>
        <w:top w:val="none" w:sz="0" w:space="0" w:color="auto"/>
        <w:left w:val="none" w:sz="0" w:space="0" w:color="auto"/>
        <w:bottom w:val="none" w:sz="0" w:space="0" w:color="auto"/>
        <w:right w:val="none" w:sz="0" w:space="0" w:color="auto"/>
      </w:divBdr>
    </w:div>
    <w:div w:id="780807604">
      <w:bodyDiv w:val="1"/>
      <w:marLeft w:val="0"/>
      <w:marRight w:val="0"/>
      <w:marTop w:val="0"/>
      <w:marBottom w:val="0"/>
      <w:divBdr>
        <w:top w:val="none" w:sz="0" w:space="0" w:color="auto"/>
        <w:left w:val="none" w:sz="0" w:space="0" w:color="auto"/>
        <w:bottom w:val="none" w:sz="0" w:space="0" w:color="auto"/>
        <w:right w:val="none" w:sz="0" w:space="0" w:color="auto"/>
      </w:divBdr>
    </w:div>
    <w:div w:id="780883915">
      <w:bodyDiv w:val="1"/>
      <w:marLeft w:val="0"/>
      <w:marRight w:val="0"/>
      <w:marTop w:val="0"/>
      <w:marBottom w:val="0"/>
      <w:divBdr>
        <w:top w:val="none" w:sz="0" w:space="0" w:color="auto"/>
        <w:left w:val="none" w:sz="0" w:space="0" w:color="auto"/>
        <w:bottom w:val="none" w:sz="0" w:space="0" w:color="auto"/>
        <w:right w:val="none" w:sz="0" w:space="0" w:color="auto"/>
      </w:divBdr>
    </w:div>
    <w:div w:id="780955248">
      <w:bodyDiv w:val="1"/>
      <w:marLeft w:val="0"/>
      <w:marRight w:val="0"/>
      <w:marTop w:val="0"/>
      <w:marBottom w:val="0"/>
      <w:divBdr>
        <w:top w:val="none" w:sz="0" w:space="0" w:color="auto"/>
        <w:left w:val="none" w:sz="0" w:space="0" w:color="auto"/>
        <w:bottom w:val="none" w:sz="0" w:space="0" w:color="auto"/>
        <w:right w:val="none" w:sz="0" w:space="0" w:color="auto"/>
      </w:divBdr>
    </w:div>
    <w:div w:id="780958980">
      <w:bodyDiv w:val="1"/>
      <w:marLeft w:val="0"/>
      <w:marRight w:val="0"/>
      <w:marTop w:val="0"/>
      <w:marBottom w:val="0"/>
      <w:divBdr>
        <w:top w:val="none" w:sz="0" w:space="0" w:color="auto"/>
        <w:left w:val="none" w:sz="0" w:space="0" w:color="auto"/>
        <w:bottom w:val="none" w:sz="0" w:space="0" w:color="auto"/>
        <w:right w:val="none" w:sz="0" w:space="0" w:color="auto"/>
      </w:divBdr>
    </w:div>
    <w:div w:id="780996385">
      <w:bodyDiv w:val="1"/>
      <w:marLeft w:val="0"/>
      <w:marRight w:val="0"/>
      <w:marTop w:val="0"/>
      <w:marBottom w:val="0"/>
      <w:divBdr>
        <w:top w:val="none" w:sz="0" w:space="0" w:color="auto"/>
        <w:left w:val="none" w:sz="0" w:space="0" w:color="auto"/>
        <w:bottom w:val="none" w:sz="0" w:space="0" w:color="auto"/>
        <w:right w:val="none" w:sz="0" w:space="0" w:color="auto"/>
      </w:divBdr>
    </w:div>
    <w:div w:id="781147625">
      <w:bodyDiv w:val="1"/>
      <w:marLeft w:val="0"/>
      <w:marRight w:val="0"/>
      <w:marTop w:val="0"/>
      <w:marBottom w:val="0"/>
      <w:divBdr>
        <w:top w:val="none" w:sz="0" w:space="0" w:color="auto"/>
        <w:left w:val="none" w:sz="0" w:space="0" w:color="auto"/>
        <w:bottom w:val="none" w:sz="0" w:space="0" w:color="auto"/>
        <w:right w:val="none" w:sz="0" w:space="0" w:color="auto"/>
      </w:divBdr>
    </w:div>
    <w:div w:id="781149776">
      <w:bodyDiv w:val="1"/>
      <w:marLeft w:val="0"/>
      <w:marRight w:val="0"/>
      <w:marTop w:val="0"/>
      <w:marBottom w:val="0"/>
      <w:divBdr>
        <w:top w:val="none" w:sz="0" w:space="0" w:color="auto"/>
        <w:left w:val="none" w:sz="0" w:space="0" w:color="auto"/>
        <w:bottom w:val="none" w:sz="0" w:space="0" w:color="auto"/>
        <w:right w:val="none" w:sz="0" w:space="0" w:color="auto"/>
      </w:divBdr>
    </w:div>
    <w:div w:id="781268906">
      <w:bodyDiv w:val="1"/>
      <w:marLeft w:val="0"/>
      <w:marRight w:val="0"/>
      <w:marTop w:val="0"/>
      <w:marBottom w:val="0"/>
      <w:divBdr>
        <w:top w:val="none" w:sz="0" w:space="0" w:color="auto"/>
        <w:left w:val="none" w:sz="0" w:space="0" w:color="auto"/>
        <w:bottom w:val="none" w:sz="0" w:space="0" w:color="auto"/>
        <w:right w:val="none" w:sz="0" w:space="0" w:color="auto"/>
      </w:divBdr>
    </w:div>
    <w:div w:id="781339876">
      <w:bodyDiv w:val="1"/>
      <w:marLeft w:val="0"/>
      <w:marRight w:val="0"/>
      <w:marTop w:val="0"/>
      <w:marBottom w:val="0"/>
      <w:divBdr>
        <w:top w:val="none" w:sz="0" w:space="0" w:color="auto"/>
        <w:left w:val="none" w:sz="0" w:space="0" w:color="auto"/>
        <w:bottom w:val="none" w:sz="0" w:space="0" w:color="auto"/>
        <w:right w:val="none" w:sz="0" w:space="0" w:color="auto"/>
      </w:divBdr>
    </w:div>
    <w:div w:id="781343261">
      <w:bodyDiv w:val="1"/>
      <w:marLeft w:val="0"/>
      <w:marRight w:val="0"/>
      <w:marTop w:val="0"/>
      <w:marBottom w:val="0"/>
      <w:divBdr>
        <w:top w:val="none" w:sz="0" w:space="0" w:color="auto"/>
        <w:left w:val="none" w:sz="0" w:space="0" w:color="auto"/>
        <w:bottom w:val="none" w:sz="0" w:space="0" w:color="auto"/>
        <w:right w:val="none" w:sz="0" w:space="0" w:color="auto"/>
      </w:divBdr>
      <w:divsChild>
        <w:div w:id="78140226">
          <w:marLeft w:val="480"/>
          <w:marRight w:val="0"/>
          <w:marTop w:val="0"/>
          <w:marBottom w:val="0"/>
          <w:divBdr>
            <w:top w:val="none" w:sz="0" w:space="0" w:color="auto"/>
            <w:left w:val="none" w:sz="0" w:space="0" w:color="auto"/>
            <w:bottom w:val="none" w:sz="0" w:space="0" w:color="auto"/>
            <w:right w:val="none" w:sz="0" w:space="0" w:color="auto"/>
          </w:divBdr>
        </w:div>
        <w:div w:id="159859323">
          <w:marLeft w:val="480"/>
          <w:marRight w:val="0"/>
          <w:marTop w:val="0"/>
          <w:marBottom w:val="0"/>
          <w:divBdr>
            <w:top w:val="none" w:sz="0" w:space="0" w:color="auto"/>
            <w:left w:val="none" w:sz="0" w:space="0" w:color="auto"/>
            <w:bottom w:val="none" w:sz="0" w:space="0" w:color="auto"/>
            <w:right w:val="none" w:sz="0" w:space="0" w:color="auto"/>
          </w:divBdr>
        </w:div>
        <w:div w:id="175927435">
          <w:marLeft w:val="480"/>
          <w:marRight w:val="0"/>
          <w:marTop w:val="0"/>
          <w:marBottom w:val="0"/>
          <w:divBdr>
            <w:top w:val="none" w:sz="0" w:space="0" w:color="auto"/>
            <w:left w:val="none" w:sz="0" w:space="0" w:color="auto"/>
            <w:bottom w:val="none" w:sz="0" w:space="0" w:color="auto"/>
            <w:right w:val="none" w:sz="0" w:space="0" w:color="auto"/>
          </w:divBdr>
        </w:div>
        <w:div w:id="204757229">
          <w:marLeft w:val="480"/>
          <w:marRight w:val="0"/>
          <w:marTop w:val="0"/>
          <w:marBottom w:val="0"/>
          <w:divBdr>
            <w:top w:val="none" w:sz="0" w:space="0" w:color="auto"/>
            <w:left w:val="none" w:sz="0" w:space="0" w:color="auto"/>
            <w:bottom w:val="none" w:sz="0" w:space="0" w:color="auto"/>
            <w:right w:val="none" w:sz="0" w:space="0" w:color="auto"/>
          </w:divBdr>
        </w:div>
        <w:div w:id="226040285">
          <w:marLeft w:val="480"/>
          <w:marRight w:val="0"/>
          <w:marTop w:val="0"/>
          <w:marBottom w:val="0"/>
          <w:divBdr>
            <w:top w:val="none" w:sz="0" w:space="0" w:color="auto"/>
            <w:left w:val="none" w:sz="0" w:space="0" w:color="auto"/>
            <w:bottom w:val="none" w:sz="0" w:space="0" w:color="auto"/>
            <w:right w:val="none" w:sz="0" w:space="0" w:color="auto"/>
          </w:divBdr>
        </w:div>
        <w:div w:id="314458575">
          <w:marLeft w:val="480"/>
          <w:marRight w:val="0"/>
          <w:marTop w:val="0"/>
          <w:marBottom w:val="0"/>
          <w:divBdr>
            <w:top w:val="none" w:sz="0" w:space="0" w:color="auto"/>
            <w:left w:val="none" w:sz="0" w:space="0" w:color="auto"/>
            <w:bottom w:val="none" w:sz="0" w:space="0" w:color="auto"/>
            <w:right w:val="none" w:sz="0" w:space="0" w:color="auto"/>
          </w:divBdr>
        </w:div>
        <w:div w:id="381179229">
          <w:marLeft w:val="480"/>
          <w:marRight w:val="0"/>
          <w:marTop w:val="0"/>
          <w:marBottom w:val="0"/>
          <w:divBdr>
            <w:top w:val="none" w:sz="0" w:space="0" w:color="auto"/>
            <w:left w:val="none" w:sz="0" w:space="0" w:color="auto"/>
            <w:bottom w:val="none" w:sz="0" w:space="0" w:color="auto"/>
            <w:right w:val="none" w:sz="0" w:space="0" w:color="auto"/>
          </w:divBdr>
        </w:div>
        <w:div w:id="529563069">
          <w:marLeft w:val="480"/>
          <w:marRight w:val="0"/>
          <w:marTop w:val="0"/>
          <w:marBottom w:val="0"/>
          <w:divBdr>
            <w:top w:val="none" w:sz="0" w:space="0" w:color="auto"/>
            <w:left w:val="none" w:sz="0" w:space="0" w:color="auto"/>
            <w:bottom w:val="none" w:sz="0" w:space="0" w:color="auto"/>
            <w:right w:val="none" w:sz="0" w:space="0" w:color="auto"/>
          </w:divBdr>
        </w:div>
        <w:div w:id="552037898">
          <w:marLeft w:val="480"/>
          <w:marRight w:val="0"/>
          <w:marTop w:val="0"/>
          <w:marBottom w:val="0"/>
          <w:divBdr>
            <w:top w:val="none" w:sz="0" w:space="0" w:color="auto"/>
            <w:left w:val="none" w:sz="0" w:space="0" w:color="auto"/>
            <w:bottom w:val="none" w:sz="0" w:space="0" w:color="auto"/>
            <w:right w:val="none" w:sz="0" w:space="0" w:color="auto"/>
          </w:divBdr>
        </w:div>
        <w:div w:id="572085743">
          <w:marLeft w:val="480"/>
          <w:marRight w:val="0"/>
          <w:marTop w:val="0"/>
          <w:marBottom w:val="0"/>
          <w:divBdr>
            <w:top w:val="none" w:sz="0" w:space="0" w:color="auto"/>
            <w:left w:val="none" w:sz="0" w:space="0" w:color="auto"/>
            <w:bottom w:val="none" w:sz="0" w:space="0" w:color="auto"/>
            <w:right w:val="none" w:sz="0" w:space="0" w:color="auto"/>
          </w:divBdr>
        </w:div>
        <w:div w:id="679965553">
          <w:marLeft w:val="480"/>
          <w:marRight w:val="0"/>
          <w:marTop w:val="0"/>
          <w:marBottom w:val="0"/>
          <w:divBdr>
            <w:top w:val="none" w:sz="0" w:space="0" w:color="auto"/>
            <w:left w:val="none" w:sz="0" w:space="0" w:color="auto"/>
            <w:bottom w:val="none" w:sz="0" w:space="0" w:color="auto"/>
            <w:right w:val="none" w:sz="0" w:space="0" w:color="auto"/>
          </w:divBdr>
        </w:div>
        <w:div w:id="691149310">
          <w:marLeft w:val="480"/>
          <w:marRight w:val="0"/>
          <w:marTop w:val="0"/>
          <w:marBottom w:val="0"/>
          <w:divBdr>
            <w:top w:val="none" w:sz="0" w:space="0" w:color="auto"/>
            <w:left w:val="none" w:sz="0" w:space="0" w:color="auto"/>
            <w:bottom w:val="none" w:sz="0" w:space="0" w:color="auto"/>
            <w:right w:val="none" w:sz="0" w:space="0" w:color="auto"/>
          </w:divBdr>
        </w:div>
        <w:div w:id="700204049">
          <w:marLeft w:val="480"/>
          <w:marRight w:val="0"/>
          <w:marTop w:val="0"/>
          <w:marBottom w:val="0"/>
          <w:divBdr>
            <w:top w:val="none" w:sz="0" w:space="0" w:color="auto"/>
            <w:left w:val="none" w:sz="0" w:space="0" w:color="auto"/>
            <w:bottom w:val="none" w:sz="0" w:space="0" w:color="auto"/>
            <w:right w:val="none" w:sz="0" w:space="0" w:color="auto"/>
          </w:divBdr>
        </w:div>
        <w:div w:id="710498851">
          <w:marLeft w:val="480"/>
          <w:marRight w:val="0"/>
          <w:marTop w:val="0"/>
          <w:marBottom w:val="0"/>
          <w:divBdr>
            <w:top w:val="none" w:sz="0" w:space="0" w:color="auto"/>
            <w:left w:val="none" w:sz="0" w:space="0" w:color="auto"/>
            <w:bottom w:val="none" w:sz="0" w:space="0" w:color="auto"/>
            <w:right w:val="none" w:sz="0" w:space="0" w:color="auto"/>
          </w:divBdr>
        </w:div>
        <w:div w:id="715084656">
          <w:marLeft w:val="480"/>
          <w:marRight w:val="0"/>
          <w:marTop w:val="0"/>
          <w:marBottom w:val="0"/>
          <w:divBdr>
            <w:top w:val="none" w:sz="0" w:space="0" w:color="auto"/>
            <w:left w:val="none" w:sz="0" w:space="0" w:color="auto"/>
            <w:bottom w:val="none" w:sz="0" w:space="0" w:color="auto"/>
            <w:right w:val="none" w:sz="0" w:space="0" w:color="auto"/>
          </w:divBdr>
        </w:div>
        <w:div w:id="727848677">
          <w:marLeft w:val="480"/>
          <w:marRight w:val="0"/>
          <w:marTop w:val="0"/>
          <w:marBottom w:val="0"/>
          <w:divBdr>
            <w:top w:val="none" w:sz="0" w:space="0" w:color="auto"/>
            <w:left w:val="none" w:sz="0" w:space="0" w:color="auto"/>
            <w:bottom w:val="none" w:sz="0" w:space="0" w:color="auto"/>
            <w:right w:val="none" w:sz="0" w:space="0" w:color="auto"/>
          </w:divBdr>
        </w:div>
        <w:div w:id="754595910">
          <w:marLeft w:val="480"/>
          <w:marRight w:val="0"/>
          <w:marTop w:val="0"/>
          <w:marBottom w:val="0"/>
          <w:divBdr>
            <w:top w:val="none" w:sz="0" w:space="0" w:color="auto"/>
            <w:left w:val="none" w:sz="0" w:space="0" w:color="auto"/>
            <w:bottom w:val="none" w:sz="0" w:space="0" w:color="auto"/>
            <w:right w:val="none" w:sz="0" w:space="0" w:color="auto"/>
          </w:divBdr>
        </w:div>
        <w:div w:id="902564222">
          <w:marLeft w:val="480"/>
          <w:marRight w:val="0"/>
          <w:marTop w:val="0"/>
          <w:marBottom w:val="0"/>
          <w:divBdr>
            <w:top w:val="none" w:sz="0" w:space="0" w:color="auto"/>
            <w:left w:val="none" w:sz="0" w:space="0" w:color="auto"/>
            <w:bottom w:val="none" w:sz="0" w:space="0" w:color="auto"/>
            <w:right w:val="none" w:sz="0" w:space="0" w:color="auto"/>
          </w:divBdr>
        </w:div>
      </w:divsChild>
    </w:div>
    <w:div w:id="781387483">
      <w:bodyDiv w:val="1"/>
      <w:marLeft w:val="0"/>
      <w:marRight w:val="0"/>
      <w:marTop w:val="0"/>
      <w:marBottom w:val="0"/>
      <w:divBdr>
        <w:top w:val="none" w:sz="0" w:space="0" w:color="auto"/>
        <w:left w:val="none" w:sz="0" w:space="0" w:color="auto"/>
        <w:bottom w:val="none" w:sz="0" w:space="0" w:color="auto"/>
        <w:right w:val="none" w:sz="0" w:space="0" w:color="auto"/>
      </w:divBdr>
    </w:div>
    <w:div w:id="781460533">
      <w:bodyDiv w:val="1"/>
      <w:marLeft w:val="0"/>
      <w:marRight w:val="0"/>
      <w:marTop w:val="0"/>
      <w:marBottom w:val="0"/>
      <w:divBdr>
        <w:top w:val="none" w:sz="0" w:space="0" w:color="auto"/>
        <w:left w:val="none" w:sz="0" w:space="0" w:color="auto"/>
        <w:bottom w:val="none" w:sz="0" w:space="0" w:color="auto"/>
        <w:right w:val="none" w:sz="0" w:space="0" w:color="auto"/>
      </w:divBdr>
    </w:div>
    <w:div w:id="781723499">
      <w:bodyDiv w:val="1"/>
      <w:marLeft w:val="0"/>
      <w:marRight w:val="0"/>
      <w:marTop w:val="0"/>
      <w:marBottom w:val="0"/>
      <w:divBdr>
        <w:top w:val="none" w:sz="0" w:space="0" w:color="auto"/>
        <w:left w:val="none" w:sz="0" w:space="0" w:color="auto"/>
        <w:bottom w:val="none" w:sz="0" w:space="0" w:color="auto"/>
        <w:right w:val="none" w:sz="0" w:space="0" w:color="auto"/>
      </w:divBdr>
    </w:div>
    <w:div w:id="781725981">
      <w:bodyDiv w:val="1"/>
      <w:marLeft w:val="0"/>
      <w:marRight w:val="0"/>
      <w:marTop w:val="0"/>
      <w:marBottom w:val="0"/>
      <w:divBdr>
        <w:top w:val="none" w:sz="0" w:space="0" w:color="auto"/>
        <w:left w:val="none" w:sz="0" w:space="0" w:color="auto"/>
        <w:bottom w:val="none" w:sz="0" w:space="0" w:color="auto"/>
        <w:right w:val="none" w:sz="0" w:space="0" w:color="auto"/>
      </w:divBdr>
    </w:div>
    <w:div w:id="781730533">
      <w:bodyDiv w:val="1"/>
      <w:marLeft w:val="0"/>
      <w:marRight w:val="0"/>
      <w:marTop w:val="0"/>
      <w:marBottom w:val="0"/>
      <w:divBdr>
        <w:top w:val="none" w:sz="0" w:space="0" w:color="auto"/>
        <w:left w:val="none" w:sz="0" w:space="0" w:color="auto"/>
        <w:bottom w:val="none" w:sz="0" w:space="0" w:color="auto"/>
        <w:right w:val="none" w:sz="0" w:space="0" w:color="auto"/>
      </w:divBdr>
    </w:div>
    <w:div w:id="782117643">
      <w:bodyDiv w:val="1"/>
      <w:marLeft w:val="0"/>
      <w:marRight w:val="0"/>
      <w:marTop w:val="0"/>
      <w:marBottom w:val="0"/>
      <w:divBdr>
        <w:top w:val="none" w:sz="0" w:space="0" w:color="auto"/>
        <w:left w:val="none" w:sz="0" w:space="0" w:color="auto"/>
        <w:bottom w:val="none" w:sz="0" w:space="0" w:color="auto"/>
        <w:right w:val="none" w:sz="0" w:space="0" w:color="auto"/>
      </w:divBdr>
      <w:divsChild>
        <w:div w:id="119961245">
          <w:marLeft w:val="480"/>
          <w:marRight w:val="0"/>
          <w:marTop w:val="0"/>
          <w:marBottom w:val="0"/>
          <w:divBdr>
            <w:top w:val="none" w:sz="0" w:space="0" w:color="auto"/>
            <w:left w:val="none" w:sz="0" w:space="0" w:color="auto"/>
            <w:bottom w:val="none" w:sz="0" w:space="0" w:color="auto"/>
            <w:right w:val="none" w:sz="0" w:space="0" w:color="auto"/>
          </w:divBdr>
        </w:div>
        <w:div w:id="192159879">
          <w:marLeft w:val="480"/>
          <w:marRight w:val="0"/>
          <w:marTop w:val="0"/>
          <w:marBottom w:val="0"/>
          <w:divBdr>
            <w:top w:val="none" w:sz="0" w:space="0" w:color="auto"/>
            <w:left w:val="none" w:sz="0" w:space="0" w:color="auto"/>
            <w:bottom w:val="none" w:sz="0" w:space="0" w:color="auto"/>
            <w:right w:val="none" w:sz="0" w:space="0" w:color="auto"/>
          </w:divBdr>
        </w:div>
        <w:div w:id="284041204">
          <w:marLeft w:val="480"/>
          <w:marRight w:val="0"/>
          <w:marTop w:val="0"/>
          <w:marBottom w:val="0"/>
          <w:divBdr>
            <w:top w:val="none" w:sz="0" w:space="0" w:color="auto"/>
            <w:left w:val="none" w:sz="0" w:space="0" w:color="auto"/>
            <w:bottom w:val="none" w:sz="0" w:space="0" w:color="auto"/>
            <w:right w:val="none" w:sz="0" w:space="0" w:color="auto"/>
          </w:divBdr>
        </w:div>
        <w:div w:id="315305527">
          <w:marLeft w:val="480"/>
          <w:marRight w:val="0"/>
          <w:marTop w:val="0"/>
          <w:marBottom w:val="0"/>
          <w:divBdr>
            <w:top w:val="none" w:sz="0" w:space="0" w:color="auto"/>
            <w:left w:val="none" w:sz="0" w:space="0" w:color="auto"/>
            <w:bottom w:val="none" w:sz="0" w:space="0" w:color="auto"/>
            <w:right w:val="none" w:sz="0" w:space="0" w:color="auto"/>
          </w:divBdr>
        </w:div>
        <w:div w:id="395707362">
          <w:marLeft w:val="480"/>
          <w:marRight w:val="0"/>
          <w:marTop w:val="0"/>
          <w:marBottom w:val="0"/>
          <w:divBdr>
            <w:top w:val="none" w:sz="0" w:space="0" w:color="auto"/>
            <w:left w:val="none" w:sz="0" w:space="0" w:color="auto"/>
            <w:bottom w:val="none" w:sz="0" w:space="0" w:color="auto"/>
            <w:right w:val="none" w:sz="0" w:space="0" w:color="auto"/>
          </w:divBdr>
        </w:div>
        <w:div w:id="397441777">
          <w:marLeft w:val="480"/>
          <w:marRight w:val="0"/>
          <w:marTop w:val="0"/>
          <w:marBottom w:val="0"/>
          <w:divBdr>
            <w:top w:val="none" w:sz="0" w:space="0" w:color="auto"/>
            <w:left w:val="none" w:sz="0" w:space="0" w:color="auto"/>
            <w:bottom w:val="none" w:sz="0" w:space="0" w:color="auto"/>
            <w:right w:val="none" w:sz="0" w:space="0" w:color="auto"/>
          </w:divBdr>
        </w:div>
        <w:div w:id="508639499">
          <w:marLeft w:val="480"/>
          <w:marRight w:val="0"/>
          <w:marTop w:val="0"/>
          <w:marBottom w:val="0"/>
          <w:divBdr>
            <w:top w:val="none" w:sz="0" w:space="0" w:color="auto"/>
            <w:left w:val="none" w:sz="0" w:space="0" w:color="auto"/>
            <w:bottom w:val="none" w:sz="0" w:space="0" w:color="auto"/>
            <w:right w:val="none" w:sz="0" w:space="0" w:color="auto"/>
          </w:divBdr>
        </w:div>
        <w:div w:id="566261337">
          <w:marLeft w:val="480"/>
          <w:marRight w:val="0"/>
          <w:marTop w:val="0"/>
          <w:marBottom w:val="0"/>
          <w:divBdr>
            <w:top w:val="none" w:sz="0" w:space="0" w:color="auto"/>
            <w:left w:val="none" w:sz="0" w:space="0" w:color="auto"/>
            <w:bottom w:val="none" w:sz="0" w:space="0" w:color="auto"/>
            <w:right w:val="none" w:sz="0" w:space="0" w:color="auto"/>
          </w:divBdr>
        </w:div>
        <w:div w:id="872307780">
          <w:marLeft w:val="480"/>
          <w:marRight w:val="0"/>
          <w:marTop w:val="0"/>
          <w:marBottom w:val="0"/>
          <w:divBdr>
            <w:top w:val="none" w:sz="0" w:space="0" w:color="auto"/>
            <w:left w:val="none" w:sz="0" w:space="0" w:color="auto"/>
            <w:bottom w:val="none" w:sz="0" w:space="0" w:color="auto"/>
            <w:right w:val="none" w:sz="0" w:space="0" w:color="auto"/>
          </w:divBdr>
        </w:div>
        <w:div w:id="874774832">
          <w:marLeft w:val="480"/>
          <w:marRight w:val="0"/>
          <w:marTop w:val="0"/>
          <w:marBottom w:val="0"/>
          <w:divBdr>
            <w:top w:val="none" w:sz="0" w:space="0" w:color="auto"/>
            <w:left w:val="none" w:sz="0" w:space="0" w:color="auto"/>
            <w:bottom w:val="none" w:sz="0" w:space="0" w:color="auto"/>
            <w:right w:val="none" w:sz="0" w:space="0" w:color="auto"/>
          </w:divBdr>
        </w:div>
        <w:div w:id="875510996">
          <w:marLeft w:val="480"/>
          <w:marRight w:val="0"/>
          <w:marTop w:val="0"/>
          <w:marBottom w:val="0"/>
          <w:divBdr>
            <w:top w:val="none" w:sz="0" w:space="0" w:color="auto"/>
            <w:left w:val="none" w:sz="0" w:space="0" w:color="auto"/>
            <w:bottom w:val="none" w:sz="0" w:space="0" w:color="auto"/>
            <w:right w:val="none" w:sz="0" w:space="0" w:color="auto"/>
          </w:divBdr>
        </w:div>
        <w:div w:id="891767111">
          <w:marLeft w:val="480"/>
          <w:marRight w:val="0"/>
          <w:marTop w:val="0"/>
          <w:marBottom w:val="0"/>
          <w:divBdr>
            <w:top w:val="none" w:sz="0" w:space="0" w:color="auto"/>
            <w:left w:val="none" w:sz="0" w:space="0" w:color="auto"/>
            <w:bottom w:val="none" w:sz="0" w:space="0" w:color="auto"/>
            <w:right w:val="none" w:sz="0" w:space="0" w:color="auto"/>
          </w:divBdr>
        </w:div>
      </w:divsChild>
    </w:div>
    <w:div w:id="782118354">
      <w:bodyDiv w:val="1"/>
      <w:marLeft w:val="0"/>
      <w:marRight w:val="0"/>
      <w:marTop w:val="0"/>
      <w:marBottom w:val="0"/>
      <w:divBdr>
        <w:top w:val="none" w:sz="0" w:space="0" w:color="auto"/>
        <w:left w:val="none" w:sz="0" w:space="0" w:color="auto"/>
        <w:bottom w:val="none" w:sz="0" w:space="0" w:color="auto"/>
        <w:right w:val="none" w:sz="0" w:space="0" w:color="auto"/>
      </w:divBdr>
    </w:div>
    <w:div w:id="782188531">
      <w:bodyDiv w:val="1"/>
      <w:marLeft w:val="0"/>
      <w:marRight w:val="0"/>
      <w:marTop w:val="0"/>
      <w:marBottom w:val="0"/>
      <w:divBdr>
        <w:top w:val="none" w:sz="0" w:space="0" w:color="auto"/>
        <w:left w:val="none" w:sz="0" w:space="0" w:color="auto"/>
        <w:bottom w:val="none" w:sz="0" w:space="0" w:color="auto"/>
        <w:right w:val="none" w:sz="0" w:space="0" w:color="auto"/>
      </w:divBdr>
    </w:div>
    <w:div w:id="782189212">
      <w:bodyDiv w:val="1"/>
      <w:marLeft w:val="0"/>
      <w:marRight w:val="0"/>
      <w:marTop w:val="0"/>
      <w:marBottom w:val="0"/>
      <w:divBdr>
        <w:top w:val="none" w:sz="0" w:space="0" w:color="auto"/>
        <w:left w:val="none" w:sz="0" w:space="0" w:color="auto"/>
        <w:bottom w:val="none" w:sz="0" w:space="0" w:color="auto"/>
        <w:right w:val="none" w:sz="0" w:space="0" w:color="auto"/>
      </w:divBdr>
    </w:div>
    <w:div w:id="782192778">
      <w:bodyDiv w:val="1"/>
      <w:marLeft w:val="0"/>
      <w:marRight w:val="0"/>
      <w:marTop w:val="0"/>
      <w:marBottom w:val="0"/>
      <w:divBdr>
        <w:top w:val="none" w:sz="0" w:space="0" w:color="auto"/>
        <w:left w:val="none" w:sz="0" w:space="0" w:color="auto"/>
        <w:bottom w:val="none" w:sz="0" w:space="0" w:color="auto"/>
        <w:right w:val="none" w:sz="0" w:space="0" w:color="auto"/>
      </w:divBdr>
    </w:div>
    <w:div w:id="782262242">
      <w:bodyDiv w:val="1"/>
      <w:marLeft w:val="0"/>
      <w:marRight w:val="0"/>
      <w:marTop w:val="0"/>
      <w:marBottom w:val="0"/>
      <w:divBdr>
        <w:top w:val="none" w:sz="0" w:space="0" w:color="auto"/>
        <w:left w:val="none" w:sz="0" w:space="0" w:color="auto"/>
        <w:bottom w:val="none" w:sz="0" w:space="0" w:color="auto"/>
        <w:right w:val="none" w:sz="0" w:space="0" w:color="auto"/>
      </w:divBdr>
    </w:div>
    <w:div w:id="782267050">
      <w:bodyDiv w:val="1"/>
      <w:marLeft w:val="0"/>
      <w:marRight w:val="0"/>
      <w:marTop w:val="0"/>
      <w:marBottom w:val="0"/>
      <w:divBdr>
        <w:top w:val="none" w:sz="0" w:space="0" w:color="auto"/>
        <w:left w:val="none" w:sz="0" w:space="0" w:color="auto"/>
        <w:bottom w:val="none" w:sz="0" w:space="0" w:color="auto"/>
        <w:right w:val="none" w:sz="0" w:space="0" w:color="auto"/>
      </w:divBdr>
    </w:div>
    <w:div w:id="782270326">
      <w:bodyDiv w:val="1"/>
      <w:marLeft w:val="0"/>
      <w:marRight w:val="0"/>
      <w:marTop w:val="0"/>
      <w:marBottom w:val="0"/>
      <w:divBdr>
        <w:top w:val="none" w:sz="0" w:space="0" w:color="auto"/>
        <w:left w:val="none" w:sz="0" w:space="0" w:color="auto"/>
        <w:bottom w:val="none" w:sz="0" w:space="0" w:color="auto"/>
        <w:right w:val="none" w:sz="0" w:space="0" w:color="auto"/>
      </w:divBdr>
    </w:div>
    <w:div w:id="782305684">
      <w:bodyDiv w:val="1"/>
      <w:marLeft w:val="0"/>
      <w:marRight w:val="0"/>
      <w:marTop w:val="0"/>
      <w:marBottom w:val="0"/>
      <w:divBdr>
        <w:top w:val="none" w:sz="0" w:space="0" w:color="auto"/>
        <w:left w:val="none" w:sz="0" w:space="0" w:color="auto"/>
        <w:bottom w:val="none" w:sz="0" w:space="0" w:color="auto"/>
        <w:right w:val="none" w:sz="0" w:space="0" w:color="auto"/>
      </w:divBdr>
    </w:div>
    <w:div w:id="782456385">
      <w:bodyDiv w:val="1"/>
      <w:marLeft w:val="0"/>
      <w:marRight w:val="0"/>
      <w:marTop w:val="0"/>
      <w:marBottom w:val="0"/>
      <w:divBdr>
        <w:top w:val="none" w:sz="0" w:space="0" w:color="auto"/>
        <w:left w:val="none" w:sz="0" w:space="0" w:color="auto"/>
        <w:bottom w:val="none" w:sz="0" w:space="0" w:color="auto"/>
        <w:right w:val="none" w:sz="0" w:space="0" w:color="auto"/>
      </w:divBdr>
    </w:div>
    <w:div w:id="782576777">
      <w:bodyDiv w:val="1"/>
      <w:marLeft w:val="0"/>
      <w:marRight w:val="0"/>
      <w:marTop w:val="0"/>
      <w:marBottom w:val="0"/>
      <w:divBdr>
        <w:top w:val="none" w:sz="0" w:space="0" w:color="auto"/>
        <w:left w:val="none" w:sz="0" w:space="0" w:color="auto"/>
        <w:bottom w:val="none" w:sz="0" w:space="0" w:color="auto"/>
        <w:right w:val="none" w:sz="0" w:space="0" w:color="auto"/>
      </w:divBdr>
    </w:div>
    <w:div w:id="782652446">
      <w:bodyDiv w:val="1"/>
      <w:marLeft w:val="0"/>
      <w:marRight w:val="0"/>
      <w:marTop w:val="0"/>
      <w:marBottom w:val="0"/>
      <w:divBdr>
        <w:top w:val="none" w:sz="0" w:space="0" w:color="auto"/>
        <w:left w:val="none" w:sz="0" w:space="0" w:color="auto"/>
        <w:bottom w:val="none" w:sz="0" w:space="0" w:color="auto"/>
        <w:right w:val="none" w:sz="0" w:space="0" w:color="auto"/>
      </w:divBdr>
    </w:div>
    <w:div w:id="782655406">
      <w:bodyDiv w:val="1"/>
      <w:marLeft w:val="0"/>
      <w:marRight w:val="0"/>
      <w:marTop w:val="0"/>
      <w:marBottom w:val="0"/>
      <w:divBdr>
        <w:top w:val="none" w:sz="0" w:space="0" w:color="auto"/>
        <w:left w:val="none" w:sz="0" w:space="0" w:color="auto"/>
        <w:bottom w:val="none" w:sz="0" w:space="0" w:color="auto"/>
        <w:right w:val="none" w:sz="0" w:space="0" w:color="auto"/>
      </w:divBdr>
    </w:div>
    <w:div w:id="782696709">
      <w:bodyDiv w:val="1"/>
      <w:marLeft w:val="0"/>
      <w:marRight w:val="0"/>
      <w:marTop w:val="0"/>
      <w:marBottom w:val="0"/>
      <w:divBdr>
        <w:top w:val="none" w:sz="0" w:space="0" w:color="auto"/>
        <w:left w:val="none" w:sz="0" w:space="0" w:color="auto"/>
        <w:bottom w:val="none" w:sz="0" w:space="0" w:color="auto"/>
        <w:right w:val="none" w:sz="0" w:space="0" w:color="auto"/>
      </w:divBdr>
    </w:div>
    <w:div w:id="782697296">
      <w:bodyDiv w:val="1"/>
      <w:marLeft w:val="0"/>
      <w:marRight w:val="0"/>
      <w:marTop w:val="0"/>
      <w:marBottom w:val="0"/>
      <w:divBdr>
        <w:top w:val="none" w:sz="0" w:space="0" w:color="auto"/>
        <w:left w:val="none" w:sz="0" w:space="0" w:color="auto"/>
        <w:bottom w:val="none" w:sz="0" w:space="0" w:color="auto"/>
        <w:right w:val="none" w:sz="0" w:space="0" w:color="auto"/>
      </w:divBdr>
    </w:div>
    <w:div w:id="782722577">
      <w:bodyDiv w:val="1"/>
      <w:marLeft w:val="0"/>
      <w:marRight w:val="0"/>
      <w:marTop w:val="0"/>
      <w:marBottom w:val="0"/>
      <w:divBdr>
        <w:top w:val="none" w:sz="0" w:space="0" w:color="auto"/>
        <w:left w:val="none" w:sz="0" w:space="0" w:color="auto"/>
        <w:bottom w:val="none" w:sz="0" w:space="0" w:color="auto"/>
        <w:right w:val="none" w:sz="0" w:space="0" w:color="auto"/>
      </w:divBdr>
    </w:div>
    <w:div w:id="782768088">
      <w:bodyDiv w:val="1"/>
      <w:marLeft w:val="0"/>
      <w:marRight w:val="0"/>
      <w:marTop w:val="0"/>
      <w:marBottom w:val="0"/>
      <w:divBdr>
        <w:top w:val="none" w:sz="0" w:space="0" w:color="auto"/>
        <w:left w:val="none" w:sz="0" w:space="0" w:color="auto"/>
        <w:bottom w:val="none" w:sz="0" w:space="0" w:color="auto"/>
        <w:right w:val="none" w:sz="0" w:space="0" w:color="auto"/>
      </w:divBdr>
    </w:div>
    <w:div w:id="782772707">
      <w:bodyDiv w:val="1"/>
      <w:marLeft w:val="0"/>
      <w:marRight w:val="0"/>
      <w:marTop w:val="0"/>
      <w:marBottom w:val="0"/>
      <w:divBdr>
        <w:top w:val="none" w:sz="0" w:space="0" w:color="auto"/>
        <w:left w:val="none" w:sz="0" w:space="0" w:color="auto"/>
        <w:bottom w:val="none" w:sz="0" w:space="0" w:color="auto"/>
        <w:right w:val="none" w:sz="0" w:space="0" w:color="auto"/>
      </w:divBdr>
    </w:div>
    <w:div w:id="782916963">
      <w:bodyDiv w:val="1"/>
      <w:marLeft w:val="0"/>
      <w:marRight w:val="0"/>
      <w:marTop w:val="0"/>
      <w:marBottom w:val="0"/>
      <w:divBdr>
        <w:top w:val="none" w:sz="0" w:space="0" w:color="auto"/>
        <w:left w:val="none" w:sz="0" w:space="0" w:color="auto"/>
        <w:bottom w:val="none" w:sz="0" w:space="0" w:color="auto"/>
        <w:right w:val="none" w:sz="0" w:space="0" w:color="auto"/>
      </w:divBdr>
      <w:divsChild>
        <w:div w:id="2435842">
          <w:marLeft w:val="480"/>
          <w:marRight w:val="0"/>
          <w:marTop w:val="0"/>
          <w:marBottom w:val="0"/>
          <w:divBdr>
            <w:top w:val="none" w:sz="0" w:space="0" w:color="auto"/>
            <w:left w:val="none" w:sz="0" w:space="0" w:color="auto"/>
            <w:bottom w:val="none" w:sz="0" w:space="0" w:color="auto"/>
            <w:right w:val="none" w:sz="0" w:space="0" w:color="auto"/>
          </w:divBdr>
        </w:div>
        <w:div w:id="2975183">
          <w:marLeft w:val="480"/>
          <w:marRight w:val="0"/>
          <w:marTop w:val="0"/>
          <w:marBottom w:val="0"/>
          <w:divBdr>
            <w:top w:val="none" w:sz="0" w:space="0" w:color="auto"/>
            <w:left w:val="none" w:sz="0" w:space="0" w:color="auto"/>
            <w:bottom w:val="none" w:sz="0" w:space="0" w:color="auto"/>
            <w:right w:val="none" w:sz="0" w:space="0" w:color="auto"/>
          </w:divBdr>
        </w:div>
        <w:div w:id="27027822">
          <w:marLeft w:val="480"/>
          <w:marRight w:val="0"/>
          <w:marTop w:val="0"/>
          <w:marBottom w:val="0"/>
          <w:divBdr>
            <w:top w:val="none" w:sz="0" w:space="0" w:color="auto"/>
            <w:left w:val="none" w:sz="0" w:space="0" w:color="auto"/>
            <w:bottom w:val="none" w:sz="0" w:space="0" w:color="auto"/>
            <w:right w:val="none" w:sz="0" w:space="0" w:color="auto"/>
          </w:divBdr>
        </w:div>
        <w:div w:id="27073475">
          <w:marLeft w:val="480"/>
          <w:marRight w:val="0"/>
          <w:marTop w:val="0"/>
          <w:marBottom w:val="0"/>
          <w:divBdr>
            <w:top w:val="none" w:sz="0" w:space="0" w:color="auto"/>
            <w:left w:val="none" w:sz="0" w:space="0" w:color="auto"/>
            <w:bottom w:val="none" w:sz="0" w:space="0" w:color="auto"/>
            <w:right w:val="none" w:sz="0" w:space="0" w:color="auto"/>
          </w:divBdr>
        </w:div>
        <w:div w:id="78448373">
          <w:marLeft w:val="480"/>
          <w:marRight w:val="0"/>
          <w:marTop w:val="0"/>
          <w:marBottom w:val="0"/>
          <w:divBdr>
            <w:top w:val="none" w:sz="0" w:space="0" w:color="auto"/>
            <w:left w:val="none" w:sz="0" w:space="0" w:color="auto"/>
            <w:bottom w:val="none" w:sz="0" w:space="0" w:color="auto"/>
            <w:right w:val="none" w:sz="0" w:space="0" w:color="auto"/>
          </w:divBdr>
        </w:div>
        <w:div w:id="113378142">
          <w:marLeft w:val="480"/>
          <w:marRight w:val="0"/>
          <w:marTop w:val="0"/>
          <w:marBottom w:val="0"/>
          <w:divBdr>
            <w:top w:val="none" w:sz="0" w:space="0" w:color="auto"/>
            <w:left w:val="none" w:sz="0" w:space="0" w:color="auto"/>
            <w:bottom w:val="none" w:sz="0" w:space="0" w:color="auto"/>
            <w:right w:val="none" w:sz="0" w:space="0" w:color="auto"/>
          </w:divBdr>
        </w:div>
        <w:div w:id="163513014">
          <w:marLeft w:val="480"/>
          <w:marRight w:val="0"/>
          <w:marTop w:val="0"/>
          <w:marBottom w:val="0"/>
          <w:divBdr>
            <w:top w:val="none" w:sz="0" w:space="0" w:color="auto"/>
            <w:left w:val="none" w:sz="0" w:space="0" w:color="auto"/>
            <w:bottom w:val="none" w:sz="0" w:space="0" w:color="auto"/>
            <w:right w:val="none" w:sz="0" w:space="0" w:color="auto"/>
          </w:divBdr>
        </w:div>
        <w:div w:id="175316692">
          <w:marLeft w:val="480"/>
          <w:marRight w:val="0"/>
          <w:marTop w:val="0"/>
          <w:marBottom w:val="0"/>
          <w:divBdr>
            <w:top w:val="none" w:sz="0" w:space="0" w:color="auto"/>
            <w:left w:val="none" w:sz="0" w:space="0" w:color="auto"/>
            <w:bottom w:val="none" w:sz="0" w:space="0" w:color="auto"/>
            <w:right w:val="none" w:sz="0" w:space="0" w:color="auto"/>
          </w:divBdr>
        </w:div>
        <w:div w:id="212548283">
          <w:marLeft w:val="480"/>
          <w:marRight w:val="0"/>
          <w:marTop w:val="0"/>
          <w:marBottom w:val="0"/>
          <w:divBdr>
            <w:top w:val="none" w:sz="0" w:space="0" w:color="auto"/>
            <w:left w:val="none" w:sz="0" w:space="0" w:color="auto"/>
            <w:bottom w:val="none" w:sz="0" w:space="0" w:color="auto"/>
            <w:right w:val="none" w:sz="0" w:space="0" w:color="auto"/>
          </w:divBdr>
        </w:div>
        <w:div w:id="233589212">
          <w:marLeft w:val="480"/>
          <w:marRight w:val="0"/>
          <w:marTop w:val="0"/>
          <w:marBottom w:val="0"/>
          <w:divBdr>
            <w:top w:val="none" w:sz="0" w:space="0" w:color="auto"/>
            <w:left w:val="none" w:sz="0" w:space="0" w:color="auto"/>
            <w:bottom w:val="none" w:sz="0" w:space="0" w:color="auto"/>
            <w:right w:val="none" w:sz="0" w:space="0" w:color="auto"/>
          </w:divBdr>
        </w:div>
        <w:div w:id="252475925">
          <w:marLeft w:val="480"/>
          <w:marRight w:val="0"/>
          <w:marTop w:val="0"/>
          <w:marBottom w:val="0"/>
          <w:divBdr>
            <w:top w:val="none" w:sz="0" w:space="0" w:color="auto"/>
            <w:left w:val="none" w:sz="0" w:space="0" w:color="auto"/>
            <w:bottom w:val="none" w:sz="0" w:space="0" w:color="auto"/>
            <w:right w:val="none" w:sz="0" w:space="0" w:color="auto"/>
          </w:divBdr>
        </w:div>
        <w:div w:id="267274585">
          <w:marLeft w:val="480"/>
          <w:marRight w:val="0"/>
          <w:marTop w:val="0"/>
          <w:marBottom w:val="0"/>
          <w:divBdr>
            <w:top w:val="none" w:sz="0" w:space="0" w:color="auto"/>
            <w:left w:val="none" w:sz="0" w:space="0" w:color="auto"/>
            <w:bottom w:val="none" w:sz="0" w:space="0" w:color="auto"/>
            <w:right w:val="none" w:sz="0" w:space="0" w:color="auto"/>
          </w:divBdr>
        </w:div>
        <w:div w:id="300693560">
          <w:marLeft w:val="480"/>
          <w:marRight w:val="0"/>
          <w:marTop w:val="0"/>
          <w:marBottom w:val="0"/>
          <w:divBdr>
            <w:top w:val="none" w:sz="0" w:space="0" w:color="auto"/>
            <w:left w:val="none" w:sz="0" w:space="0" w:color="auto"/>
            <w:bottom w:val="none" w:sz="0" w:space="0" w:color="auto"/>
            <w:right w:val="none" w:sz="0" w:space="0" w:color="auto"/>
          </w:divBdr>
        </w:div>
        <w:div w:id="301929387">
          <w:marLeft w:val="480"/>
          <w:marRight w:val="0"/>
          <w:marTop w:val="0"/>
          <w:marBottom w:val="0"/>
          <w:divBdr>
            <w:top w:val="none" w:sz="0" w:space="0" w:color="auto"/>
            <w:left w:val="none" w:sz="0" w:space="0" w:color="auto"/>
            <w:bottom w:val="none" w:sz="0" w:space="0" w:color="auto"/>
            <w:right w:val="none" w:sz="0" w:space="0" w:color="auto"/>
          </w:divBdr>
        </w:div>
        <w:div w:id="444278617">
          <w:marLeft w:val="480"/>
          <w:marRight w:val="0"/>
          <w:marTop w:val="0"/>
          <w:marBottom w:val="0"/>
          <w:divBdr>
            <w:top w:val="none" w:sz="0" w:space="0" w:color="auto"/>
            <w:left w:val="none" w:sz="0" w:space="0" w:color="auto"/>
            <w:bottom w:val="none" w:sz="0" w:space="0" w:color="auto"/>
            <w:right w:val="none" w:sz="0" w:space="0" w:color="auto"/>
          </w:divBdr>
        </w:div>
        <w:div w:id="447241463">
          <w:marLeft w:val="480"/>
          <w:marRight w:val="0"/>
          <w:marTop w:val="0"/>
          <w:marBottom w:val="0"/>
          <w:divBdr>
            <w:top w:val="none" w:sz="0" w:space="0" w:color="auto"/>
            <w:left w:val="none" w:sz="0" w:space="0" w:color="auto"/>
            <w:bottom w:val="none" w:sz="0" w:space="0" w:color="auto"/>
            <w:right w:val="none" w:sz="0" w:space="0" w:color="auto"/>
          </w:divBdr>
        </w:div>
        <w:div w:id="530725183">
          <w:marLeft w:val="480"/>
          <w:marRight w:val="0"/>
          <w:marTop w:val="0"/>
          <w:marBottom w:val="0"/>
          <w:divBdr>
            <w:top w:val="none" w:sz="0" w:space="0" w:color="auto"/>
            <w:left w:val="none" w:sz="0" w:space="0" w:color="auto"/>
            <w:bottom w:val="none" w:sz="0" w:space="0" w:color="auto"/>
            <w:right w:val="none" w:sz="0" w:space="0" w:color="auto"/>
          </w:divBdr>
        </w:div>
        <w:div w:id="536703418">
          <w:marLeft w:val="480"/>
          <w:marRight w:val="0"/>
          <w:marTop w:val="0"/>
          <w:marBottom w:val="0"/>
          <w:divBdr>
            <w:top w:val="none" w:sz="0" w:space="0" w:color="auto"/>
            <w:left w:val="none" w:sz="0" w:space="0" w:color="auto"/>
            <w:bottom w:val="none" w:sz="0" w:space="0" w:color="auto"/>
            <w:right w:val="none" w:sz="0" w:space="0" w:color="auto"/>
          </w:divBdr>
        </w:div>
        <w:div w:id="544561408">
          <w:marLeft w:val="480"/>
          <w:marRight w:val="0"/>
          <w:marTop w:val="0"/>
          <w:marBottom w:val="0"/>
          <w:divBdr>
            <w:top w:val="none" w:sz="0" w:space="0" w:color="auto"/>
            <w:left w:val="none" w:sz="0" w:space="0" w:color="auto"/>
            <w:bottom w:val="none" w:sz="0" w:space="0" w:color="auto"/>
            <w:right w:val="none" w:sz="0" w:space="0" w:color="auto"/>
          </w:divBdr>
        </w:div>
        <w:div w:id="590816840">
          <w:marLeft w:val="480"/>
          <w:marRight w:val="0"/>
          <w:marTop w:val="0"/>
          <w:marBottom w:val="0"/>
          <w:divBdr>
            <w:top w:val="none" w:sz="0" w:space="0" w:color="auto"/>
            <w:left w:val="none" w:sz="0" w:space="0" w:color="auto"/>
            <w:bottom w:val="none" w:sz="0" w:space="0" w:color="auto"/>
            <w:right w:val="none" w:sz="0" w:space="0" w:color="auto"/>
          </w:divBdr>
        </w:div>
        <w:div w:id="606229942">
          <w:marLeft w:val="480"/>
          <w:marRight w:val="0"/>
          <w:marTop w:val="0"/>
          <w:marBottom w:val="0"/>
          <w:divBdr>
            <w:top w:val="none" w:sz="0" w:space="0" w:color="auto"/>
            <w:left w:val="none" w:sz="0" w:space="0" w:color="auto"/>
            <w:bottom w:val="none" w:sz="0" w:space="0" w:color="auto"/>
            <w:right w:val="none" w:sz="0" w:space="0" w:color="auto"/>
          </w:divBdr>
        </w:div>
        <w:div w:id="658584653">
          <w:marLeft w:val="480"/>
          <w:marRight w:val="0"/>
          <w:marTop w:val="0"/>
          <w:marBottom w:val="0"/>
          <w:divBdr>
            <w:top w:val="none" w:sz="0" w:space="0" w:color="auto"/>
            <w:left w:val="none" w:sz="0" w:space="0" w:color="auto"/>
            <w:bottom w:val="none" w:sz="0" w:space="0" w:color="auto"/>
            <w:right w:val="none" w:sz="0" w:space="0" w:color="auto"/>
          </w:divBdr>
        </w:div>
        <w:div w:id="749734317">
          <w:marLeft w:val="480"/>
          <w:marRight w:val="0"/>
          <w:marTop w:val="0"/>
          <w:marBottom w:val="0"/>
          <w:divBdr>
            <w:top w:val="none" w:sz="0" w:space="0" w:color="auto"/>
            <w:left w:val="none" w:sz="0" w:space="0" w:color="auto"/>
            <w:bottom w:val="none" w:sz="0" w:space="0" w:color="auto"/>
            <w:right w:val="none" w:sz="0" w:space="0" w:color="auto"/>
          </w:divBdr>
        </w:div>
        <w:div w:id="798454680">
          <w:marLeft w:val="480"/>
          <w:marRight w:val="0"/>
          <w:marTop w:val="0"/>
          <w:marBottom w:val="0"/>
          <w:divBdr>
            <w:top w:val="none" w:sz="0" w:space="0" w:color="auto"/>
            <w:left w:val="none" w:sz="0" w:space="0" w:color="auto"/>
            <w:bottom w:val="none" w:sz="0" w:space="0" w:color="auto"/>
            <w:right w:val="none" w:sz="0" w:space="0" w:color="auto"/>
          </w:divBdr>
        </w:div>
        <w:div w:id="846870833">
          <w:marLeft w:val="480"/>
          <w:marRight w:val="0"/>
          <w:marTop w:val="0"/>
          <w:marBottom w:val="0"/>
          <w:divBdr>
            <w:top w:val="none" w:sz="0" w:space="0" w:color="auto"/>
            <w:left w:val="none" w:sz="0" w:space="0" w:color="auto"/>
            <w:bottom w:val="none" w:sz="0" w:space="0" w:color="auto"/>
            <w:right w:val="none" w:sz="0" w:space="0" w:color="auto"/>
          </w:divBdr>
        </w:div>
        <w:div w:id="885066584">
          <w:marLeft w:val="480"/>
          <w:marRight w:val="0"/>
          <w:marTop w:val="0"/>
          <w:marBottom w:val="0"/>
          <w:divBdr>
            <w:top w:val="none" w:sz="0" w:space="0" w:color="auto"/>
            <w:left w:val="none" w:sz="0" w:space="0" w:color="auto"/>
            <w:bottom w:val="none" w:sz="0" w:space="0" w:color="auto"/>
            <w:right w:val="none" w:sz="0" w:space="0" w:color="auto"/>
          </w:divBdr>
        </w:div>
        <w:div w:id="887569023">
          <w:marLeft w:val="480"/>
          <w:marRight w:val="0"/>
          <w:marTop w:val="0"/>
          <w:marBottom w:val="0"/>
          <w:divBdr>
            <w:top w:val="none" w:sz="0" w:space="0" w:color="auto"/>
            <w:left w:val="none" w:sz="0" w:space="0" w:color="auto"/>
            <w:bottom w:val="none" w:sz="0" w:space="0" w:color="auto"/>
            <w:right w:val="none" w:sz="0" w:space="0" w:color="auto"/>
          </w:divBdr>
        </w:div>
      </w:divsChild>
    </w:div>
    <w:div w:id="782917833">
      <w:bodyDiv w:val="1"/>
      <w:marLeft w:val="0"/>
      <w:marRight w:val="0"/>
      <w:marTop w:val="0"/>
      <w:marBottom w:val="0"/>
      <w:divBdr>
        <w:top w:val="none" w:sz="0" w:space="0" w:color="auto"/>
        <w:left w:val="none" w:sz="0" w:space="0" w:color="auto"/>
        <w:bottom w:val="none" w:sz="0" w:space="0" w:color="auto"/>
        <w:right w:val="none" w:sz="0" w:space="0" w:color="auto"/>
      </w:divBdr>
    </w:div>
    <w:div w:id="782960382">
      <w:bodyDiv w:val="1"/>
      <w:marLeft w:val="0"/>
      <w:marRight w:val="0"/>
      <w:marTop w:val="0"/>
      <w:marBottom w:val="0"/>
      <w:divBdr>
        <w:top w:val="none" w:sz="0" w:space="0" w:color="auto"/>
        <w:left w:val="none" w:sz="0" w:space="0" w:color="auto"/>
        <w:bottom w:val="none" w:sz="0" w:space="0" w:color="auto"/>
        <w:right w:val="none" w:sz="0" w:space="0" w:color="auto"/>
      </w:divBdr>
    </w:div>
    <w:div w:id="783038321">
      <w:bodyDiv w:val="1"/>
      <w:marLeft w:val="0"/>
      <w:marRight w:val="0"/>
      <w:marTop w:val="0"/>
      <w:marBottom w:val="0"/>
      <w:divBdr>
        <w:top w:val="none" w:sz="0" w:space="0" w:color="auto"/>
        <w:left w:val="none" w:sz="0" w:space="0" w:color="auto"/>
        <w:bottom w:val="none" w:sz="0" w:space="0" w:color="auto"/>
        <w:right w:val="none" w:sz="0" w:space="0" w:color="auto"/>
      </w:divBdr>
    </w:div>
    <w:div w:id="783118380">
      <w:bodyDiv w:val="1"/>
      <w:marLeft w:val="0"/>
      <w:marRight w:val="0"/>
      <w:marTop w:val="0"/>
      <w:marBottom w:val="0"/>
      <w:divBdr>
        <w:top w:val="none" w:sz="0" w:space="0" w:color="auto"/>
        <w:left w:val="none" w:sz="0" w:space="0" w:color="auto"/>
        <w:bottom w:val="none" w:sz="0" w:space="0" w:color="auto"/>
        <w:right w:val="none" w:sz="0" w:space="0" w:color="auto"/>
      </w:divBdr>
    </w:div>
    <w:div w:id="783186733">
      <w:bodyDiv w:val="1"/>
      <w:marLeft w:val="0"/>
      <w:marRight w:val="0"/>
      <w:marTop w:val="0"/>
      <w:marBottom w:val="0"/>
      <w:divBdr>
        <w:top w:val="none" w:sz="0" w:space="0" w:color="auto"/>
        <w:left w:val="none" w:sz="0" w:space="0" w:color="auto"/>
        <w:bottom w:val="none" w:sz="0" w:space="0" w:color="auto"/>
        <w:right w:val="none" w:sz="0" w:space="0" w:color="auto"/>
      </w:divBdr>
    </w:div>
    <w:div w:id="783425348">
      <w:bodyDiv w:val="1"/>
      <w:marLeft w:val="0"/>
      <w:marRight w:val="0"/>
      <w:marTop w:val="0"/>
      <w:marBottom w:val="0"/>
      <w:divBdr>
        <w:top w:val="none" w:sz="0" w:space="0" w:color="auto"/>
        <w:left w:val="none" w:sz="0" w:space="0" w:color="auto"/>
        <w:bottom w:val="none" w:sz="0" w:space="0" w:color="auto"/>
        <w:right w:val="none" w:sz="0" w:space="0" w:color="auto"/>
      </w:divBdr>
    </w:div>
    <w:div w:id="783428474">
      <w:bodyDiv w:val="1"/>
      <w:marLeft w:val="0"/>
      <w:marRight w:val="0"/>
      <w:marTop w:val="0"/>
      <w:marBottom w:val="0"/>
      <w:divBdr>
        <w:top w:val="none" w:sz="0" w:space="0" w:color="auto"/>
        <w:left w:val="none" w:sz="0" w:space="0" w:color="auto"/>
        <w:bottom w:val="none" w:sz="0" w:space="0" w:color="auto"/>
        <w:right w:val="none" w:sz="0" w:space="0" w:color="auto"/>
      </w:divBdr>
    </w:div>
    <w:div w:id="783619537">
      <w:bodyDiv w:val="1"/>
      <w:marLeft w:val="0"/>
      <w:marRight w:val="0"/>
      <w:marTop w:val="0"/>
      <w:marBottom w:val="0"/>
      <w:divBdr>
        <w:top w:val="none" w:sz="0" w:space="0" w:color="auto"/>
        <w:left w:val="none" w:sz="0" w:space="0" w:color="auto"/>
        <w:bottom w:val="none" w:sz="0" w:space="0" w:color="auto"/>
        <w:right w:val="none" w:sz="0" w:space="0" w:color="auto"/>
      </w:divBdr>
    </w:div>
    <w:div w:id="783768092">
      <w:bodyDiv w:val="1"/>
      <w:marLeft w:val="0"/>
      <w:marRight w:val="0"/>
      <w:marTop w:val="0"/>
      <w:marBottom w:val="0"/>
      <w:divBdr>
        <w:top w:val="none" w:sz="0" w:space="0" w:color="auto"/>
        <w:left w:val="none" w:sz="0" w:space="0" w:color="auto"/>
        <w:bottom w:val="none" w:sz="0" w:space="0" w:color="auto"/>
        <w:right w:val="none" w:sz="0" w:space="0" w:color="auto"/>
      </w:divBdr>
    </w:div>
    <w:div w:id="784078168">
      <w:bodyDiv w:val="1"/>
      <w:marLeft w:val="0"/>
      <w:marRight w:val="0"/>
      <w:marTop w:val="0"/>
      <w:marBottom w:val="0"/>
      <w:divBdr>
        <w:top w:val="none" w:sz="0" w:space="0" w:color="auto"/>
        <w:left w:val="none" w:sz="0" w:space="0" w:color="auto"/>
        <w:bottom w:val="none" w:sz="0" w:space="0" w:color="auto"/>
        <w:right w:val="none" w:sz="0" w:space="0" w:color="auto"/>
      </w:divBdr>
      <w:divsChild>
        <w:div w:id="46225548">
          <w:marLeft w:val="480"/>
          <w:marRight w:val="0"/>
          <w:marTop w:val="0"/>
          <w:marBottom w:val="0"/>
          <w:divBdr>
            <w:top w:val="none" w:sz="0" w:space="0" w:color="auto"/>
            <w:left w:val="none" w:sz="0" w:space="0" w:color="auto"/>
            <w:bottom w:val="none" w:sz="0" w:space="0" w:color="auto"/>
            <w:right w:val="none" w:sz="0" w:space="0" w:color="auto"/>
          </w:divBdr>
        </w:div>
        <w:div w:id="172846676">
          <w:marLeft w:val="480"/>
          <w:marRight w:val="0"/>
          <w:marTop w:val="0"/>
          <w:marBottom w:val="0"/>
          <w:divBdr>
            <w:top w:val="none" w:sz="0" w:space="0" w:color="auto"/>
            <w:left w:val="none" w:sz="0" w:space="0" w:color="auto"/>
            <w:bottom w:val="none" w:sz="0" w:space="0" w:color="auto"/>
            <w:right w:val="none" w:sz="0" w:space="0" w:color="auto"/>
          </w:divBdr>
        </w:div>
        <w:div w:id="205918874">
          <w:marLeft w:val="480"/>
          <w:marRight w:val="0"/>
          <w:marTop w:val="0"/>
          <w:marBottom w:val="0"/>
          <w:divBdr>
            <w:top w:val="none" w:sz="0" w:space="0" w:color="auto"/>
            <w:left w:val="none" w:sz="0" w:space="0" w:color="auto"/>
            <w:bottom w:val="none" w:sz="0" w:space="0" w:color="auto"/>
            <w:right w:val="none" w:sz="0" w:space="0" w:color="auto"/>
          </w:divBdr>
        </w:div>
        <w:div w:id="292519566">
          <w:marLeft w:val="480"/>
          <w:marRight w:val="0"/>
          <w:marTop w:val="0"/>
          <w:marBottom w:val="0"/>
          <w:divBdr>
            <w:top w:val="none" w:sz="0" w:space="0" w:color="auto"/>
            <w:left w:val="none" w:sz="0" w:space="0" w:color="auto"/>
            <w:bottom w:val="none" w:sz="0" w:space="0" w:color="auto"/>
            <w:right w:val="none" w:sz="0" w:space="0" w:color="auto"/>
          </w:divBdr>
        </w:div>
        <w:div w:id="354431716">
          <w:marLeft w:val="480"/>
          <w:marRight w:val="0"/>
          <w:marTop w:val="0"/>
          <w:marBottom w:val="0"/>
          <w:divBdr>
            <w:top w:val="none" w:sz="0" w:space="0" w:color="auto"/>
            <w:left w:val="none" w:sz="0" w:space="0" w:color="auto"/>
            <w:bottom w:val="none" w:sz="0" w:space="0" w:color="auto"/>
            <w:right w:val="none" w:sz="0" w:space="0" w:color="auto"/>
          </w:divBdr>
        </w:div>
        <w:div w:id="356976990">
          <w:marLeft w:val="480"/>
          <w:marRight w:val="0"/>
          <w:marTop w:val="0"/>
          <w:marBottom w:val="0"/>
          <w:divBdr>
            <w:top w:val="none" w:sz="0" w:space="0" w:color="auto"/>
            <w:left w:val="none" w:sz="0" w:space="0" w:color="auto"/>
            <w:bottom w:val="none" w:sz="0" w:space="0" w:color="auto"/>
            <w:right w:val="none" w:sz="0" w:space="0" w:color="auto"/>
          </w:divBdr>
        </w:div>
        <w:div w:id="413165270">
          <w:marLeft w:val="480"/>
          <w:marRight w:val="0"/>
          <w:marTop w:val="0"/>
          <w:marBottom w:val="0"/>
          <w:divBdr>
            <w:top w:val="none" w:sz="0" w:space="0" w:color="auto"/>
            <w:left w:val="none" w:sz="0" w:space="0" w:color="auto"/>
            <w:bottom w:val="none" w:sz="0" w:space="0" w:color="auto"/>
            <w:right w:val="none" w:sz="0" w:space="0" w:color="auto"/>
          </w:divBdr>
        </w:div>
        <w:div w:id="433208897">
          <w:marLeft w:val="480"/>
          <w:marRight w:val="0"/>
          <w:marTop w:val="0"/>
          <w:marBottom w:val="0"/>
          <w:divBdr>
            <w:top w:val="none" w:sz="0" w:space="0" w:color="auto"/>
            <w:left w:val="none" w:sz="0" w:space="0" w:color="auto"/>
            <w:bottom w:val="none" w:sz="0" w:space="0" w:color="auto"/>
            <w:right w:val="none" w:sz="0" w:space="0" w:color="auto"/>
          </w:divBdr>
        </w:div>
        <w:div w:id="461970850">
          <w:marLeft w:val="480"/>
          <w:marRight w:val="0"/>
          <w:marTop w:val="0"/>
          <w:marBottom w:val="0"/>
          <w:divBdr>
            <w:top w:val="none" w:sz="0" w:space="0" w:color="auto"/>
            <w:left w:val="none" w:sz="0" w:space="0" w:color="auto"/>
            <w:bottom w:val="none" w:sz="0" w:space="0" w:color="auto"/>
            <w:right w:val="none" w:sz="0" w:space="0" w:color="auto"/>
          </w:divBdr>
        </w:div>
        <w:div w:id="467095300">
          <w:marLeft w:val="480"/>
          <w:marRight w:val="0"/>
          <w:marTop w:val="0"/>
          <w:marBottom w:val="0"/>
          <w:divBdr>
            <w:top w:val="none" w:sz="0" w:space="0" w:color="auto"/>
            <w:left w:val="none" w:sz="0" w:space="0" w:color="auto"/>
            <w:bottom w:val="none" w:sz="0" w:space="0" w:color="auto"/>
            <w:right w:val="none" w:sz="0" w:space="0" w:color="auto"/>
          </w:divBdr>
        </w:div>
        <w:div w:id="496069441">
          <w:marLeft w:val="480"/>
          <w:marRight w:val="0"/>
          <w:marTop w:val="0"/>
          <w:marBottom w:val="0"/>
          <w:divBdr>
            <w:top w:val="none" w:sz="0" w:space="0" w:color="auto"/>
            <w:left w:val="none" w:sz="0" w:space="0" w:color="auto"/>
            <w:bottom w:val="none" w:sz="0" w:space="0" w:color="auto"/>
            <w:right w:val="none" w:sz="0" w:space="0" w:color="auto"/>
          </w:divBdr>
        </w:div>
        <w:div w:id="674890977">
          <w:marLeft w:val="480"/>
          <w:marRight w:val="0"/>
          <w:marTop w:val="0"/>
          <w:marBottom w:val="0"/>
          <w:divBdr>
            <w:top w:val="none" w:sz="0" w:space="0" w:color="auto"/>
            <w:left w:val="none" w:sz="0" w:space="0" w:color="auto"/>
            <w:bottom w:val="none" w:sz="0" w:space="0" w:color="auto"/>
            <w:right w:val="none" w:sz="0" w:space="0" w:color="auto"/>
          </w:divBdr>
        </w:div>
        <w:div w:id="675039172">
          <w:marLeft w:val="480"/>
          <w:marRight w:val="0"/>
          <w:marTop w:val="0"/>
          <w:marBottom w:val="0"/>
          <w:divBdr>
            <w:top w:val="none" w:sz="0" w:space="0" w:color="auto"/>
            <w:left w:val="none" w:sz="0" w:space="0" w:color="auto"/>
            <w:bottom w:val="none" w:sz="0" w:space="0" w:color="auto"/>
            <w:right w:val="none" w:sz="0" w:space="0" w:color="auto"/>
          </w:divBdr>
        </w:div>
        <w:div w:id="723068983">
          <w:marLeft w:val="480"/>
          <w:marRight w:val="0"/>
          <w:marTop w:val="0"/>
          <w:marBottom w:val="0"/>
          <w:divBdr>
            <w:top w:val="none" w:sz="0" w:space="0" w:color="auto"/>
            <w:left w:val="none" w:sz="0" w:space="0" w:color="auto"/>
            <w:bottom w:val="none" w:sz="0" w:space="0" w:color="auto"/>
            <w:right w:val="none" w:sz="0" w:space="0" w:color="auto"/>
          </w:divBdr>
        </w:div>
        <w:div w:id="763840515">
          <w:marLeft w:val="480"/>
          <w:marRight w:val="0"/>
          <w:marTop w:val="0"/>
          <w:marBottom w:val="0"/>
          <w:divBdr>
            <w:top w:val="none" w:sz="0" w:space="0" w:color="auto"/>
            <w:left w:val="none" w:sz="0" w:space="0" w:color="auto"/>
            <w:bottom w:val="none" w:sz="0" w:space="0" w:color="auto"/>
            <w:right w:val="none" w:sz="0" w:space="0" w:color="auto"/>
          </w:divBdr>
        </w:div>
        <w:div w:id="790780994">
          <w:marLeft w:val="480"/>
          <w:marRight w:val="0"/>
          <w:marTop w:val="0"/>
          <w:marBottom w:val="0"/>
          <w:divBdr>
            <w:top w:val="none" w:sz="0" w:space="0" w:color="auto"/>
            <w:left w:val="none" w:sz="0" w:space="0" w:color="auto"/>
            <w:bottom w:val="none" w:sz="0" w:space="0" w:color="auto"/>
            <w:right w:val="none" w:sz="0" w:space="0" w:color="auto"/>
          </w:divBdr>
        </w:div>
        <w:div w:id="860164036">
          <w:marLeft w:val="480"/>
          <w:marRight w:val="0"/>
          <w:marTop w:val="0"/>
          <w:marBottom w:val="0"/>
          <w:divBdr>
            <w:top w:val="none" w:sz="0" w:space="0" w:color="auto"/>
            <w:left w:val="none" w:sz="0" w:space="0" w:color="auto"/>
            <w:bottom w:val="none" w:sz="0" w:space="0" w:color="auto"/>
            <w:right w:val="none" w:sz="0" w:space="0" w:color="auto"/>
          </w:divBdr>
        </w:div>
        <w:div w:id="881870478">
          <w:marLeft w:val="480"/>
          <w:marRight w:val="0"/>
          <w:marTop w:val="0"/>
          <w:marBottom w:val="0"/>
          <w:divBdr>
            <w:top w:val="none" w:sz="0" w:space="0" w:color="auto"/>
            <w:left w:val="none" w:sz="0" w:space="0" w:color="auto"/>
            <w:bottom w:val="none" w:sz="0" w:space="0" w:color="auto"/>
            <w:right w:val="none" w:sz="0" w:space="0" w:color="auto"/>
          </w:divBdr>
        </w:div>
        <w:div w:id="883054723">
          <w:marLeft w:val="480"/>
          <w:marRight w:val="0"/>
          <w:marTop w:val="0"/>
          <w:marBottom w:val="0"/>
          <w:divBdr>
            <w:top w:val="none" w:sz="0" w:space="0" w:color="auto"/>
            <w:left w:val="none" w:sz="0" w:space="0" w:color="auto"/>
            <w:bottom w:val="none" w:sz="0" w:space="0" w:color="auto"/>
            <w:right w:val="none" w:sz="0" w:space="0" w:color="auto"/>
          </w:divBdr>
        </w:div>
        <w:div w:id="906185141">
          <w:marLeft w:val="480"/>
          <w:marRight w:val="0"/>
          <w:marTop w:val="0"/>
          <w:marBottom w:val="0"/>
          <w:divBdr>
            <w:top w:val="none" w:sz="0" w:space="0" w:color="auto"/>
            <w:left w:val="none" w:sz="0" w:space="0" w:color="auto"/>
            <w:bottom w:val="none" w:sz="0" w:space="0" w:color="auto"/>
            <w:right w:val="none" w:sz="0" w:space="0" w:color="auto"/>
          </w:divBdr>
        </w:div>
        <w:div w:id="908687514">
          <w:marLeft w:val="480"/>
          <w:marRight w:val="0"/>
          <w:marTop w:val="0"/>
          <w:marBottom w:val="0"/>
          <w:divBdr>
            <w:top w:val="none" w:sz="0" w:space="0" w:color="auto"/>
            <w:left w:val="none" w:sz="0" w:space="0" w:color="auto"/>
            <w:bottom w:val="none" w:sz="0" w:space="0" w:color="auto"/>
            <w:right w:val="none" w:sz="0" w:space="0" w:color="auto"/>
          </w:divBdr>
        </w:div>
        <w:div w:id="914555161">
          <w:marLeft w:val="480"/>
          <w:marRight w:val="0"/>
          <w:marTop w:val="0"/>
          <w:marBottom w:val="0"/>
          <w:divBdr>
            <w:top w:val="none" w:sz="0" w:space="0" w:color="auto"/>
            <w:left w:val="none" w:sz="0" w:space="0" w:color="auto"/>
            <w:bottom w:val="none" w:sz="0" w:space="0" w:color="auto"/>
            <w:right w:val="none" w:sz="0" w:space="0" w:color="auto"/>
          </w:divBdr>
        </w:div>
      </w:divsChild>
    </w:div>
    <w:div w:id="784155121">
      <w:bodyDiv w:val="1"/>
      <w:marLeft w:val="0"/>
      <w:marRight w:val="0"/>
      <w:marTop w:val="0"/>
      <w:marBottom w:val="0"/>
      <w:divBdr>
        <w:top w:val="none" w:sz="0" w:space="0" w:color="auto"/>
        <w:left w:val="none" w:sz="0" w:space="0" w:color="auto"/>
        <w:bottom w:val="none" w:sz="0" w:space="0" w:color="auto"/>
        <w:right w:val="none" w:sz="0" w:space="0" w:color="auto"/>
      </w:divBdr>
    </w:div>
    <w:div w:id="784276516">
      <w:bodyDiv w:val="1"/>
      <w:marLeft w:val="0"/>
      <w:marRight w:val="0"/>
      <w:marTop w:val="0"/>
      <w:marBottom w:val="0"/>
      <w:divBdr>
        <w:top w:val="none" w:sz="0" w:space="0" w:color="auto"/>
        <w:left w:val="none" w:sz="0" w:space="0" w:color="auto"/>
        <w:bottom w:val="none" w:sz="0" w:space="0" w:color="auto"/>
        <w:right w:val="none" w:sz="0" w:space="0" w:color="auto"/>
      </w:divBdr>
    </w:div>
    <w:div w:id="784346087">
      <w:bodyDiv w:val="1"/>
      <w:marLeft w:val="0"/>
      <w:marRight w:val="0"/>
      <w:marTop w:val="0"/>
      <w:marBottom w:val="0"/>
      <w:divBdr>
        <w:top w:val="none" w:sz="0" w:space="0" w:color="auto"/>
        <w:left w:val="none" w:sz="0" w:space="0" w:color="auto"/>
        <w:bottom w:val="none" w:sz="0" w:space="0" w:color="auto"/>
        <w:right w:val="none" w:sz="0" w:space="0" w:color="auto"/>
      </w:divBdr>
    </w:div>
    <w:div w:id="784352266">
      <w:bodyDiv w:val="1"/>
      <w:marLeft w:val="0"/>
      <w:marRight w:val="0"/>
      <w:marTop w:val="0"/>
      <w:marBottom w:val="0"/>
      <w:divBdr>
        <w:top w:val="none" w:sz="0" w:space="0" w:color="auto"/>
        <w:left w:val="none" w:sz="0" w:space="0" w:color="auto"/>
        <w:bottom w:val="none" w:sz="0" w:space="0" w:color="auto"/>
        <w:right w:val="none" w:sz="0" w:space="0" w:color="auto"/>
      </w:divBdr>
    </w:div>
    <w:div w:id="784425287">
      <w:bodyDiv w:val="1"/>
      <w:marLeft w:val="0"/>
      <w:marRight w:val="0"/>
      <w:marTop w:val="0"/>
      <w:marBottom w:val="0"/>
      <w:divBdr>
        <w:top w:val="none" w:sz="0" w:space="0" w:color="auto"/>
        <w:left w:val="none" w:sz="0" w:space="0" w:color="auto"/>
        <w:bottom w:val="none" w:sz="0" w:space="0" w:color="auto"/>
        <w:right w:val="none" w:sz="0" w:space="0" w:color="auto"/>
      </w:divBdr>
    </w:div>
    <w:div w:id="784497722">
      <w:bodyDiv w:val="1"/>
      <w:marLeft w:val="0"/>
      <w:marRight w:val="0"/>
      <w:marTop w:val="0"/>
      <w:marBottom w:val="0"/>
      <w:divBdr>
        <w:top w:val="none" w:sz="0" w:space="0" w:color="auto"/>
        <w:left w:val="none" w:sz="0" w:space="0" w:color="auto"/>
        <w:bottom w:val="none" w:sz="0" w:space="0" w:color="auto"/>
        <w:right w:val="none" w:sz="0" w:space="0" w:color="auto"/>
      </w:divBdr>
    </w:div>
    <w:div w:id="784545078">
      <w:bodyDiv w:val="1"/>
      <w:marLeft w:val="0"/>
      <w:marRight w:val="0"/>
      <w:marTop w:val="0"/>
      <w:marBottom w:val="0"/>
      <w:divBdr>
        <w:top w:val="none" w:sz="0" w:space="0" w:color="auto"/>
        <w:left w:val="none" w:sz="0" w:space="0" w:color="auto"/>
        <w:bottom w:val="none" w:sz="0" w:space="0" w:color="auto"/>
        <w:right w:val="none" w:sz="0" w:space="0" w:color="auto"/>
      </w:divBdr>
    </w:div>
    <w:div w:id="784622446">
      <w:bodyDiv w:val="1"/>
      <w:marLeft w:val="0"/>
      <w:marRight w:val="0"/>
      <w:marTop w:val="0"/>
      <w:marBottom w:val="0"/>
      <w:divBdr>
        <w:top w:val="none" w:sz="0" w:space="0" w:color="auto"/>
        <w:left w:val="none" w:sz="0" w:space="0" w:color="auto"/>
        <w:bottom w:val="none" w:sz="0" w:space="0" w:color="auto"/>
        <w:right w:val="none" w:sz="0" w:space="0" w:color="auto"/>
      </w:divBdr>
    </w:div>
    <w:div w:id="784694343">
      <w:bodyDiv w:val="1"/>
      <w:marLeft w:val="0"/>
      <w:marRight w:val="0"/>
      <w:marTop w:val="0"/>
      <w:marBottom w:val="0"/>
      <w:divBdr>
        <w:top w:val="none" w:sz="0" w:space="0" w:color="auto"/>
        <w:left w:val="none" w:sz="0" w:space="0" w:color="auto"/>
        <w:bottom w:val="none" w:sz="0" w:space="0" w:color="auto"/>
        <w:right w:val="none" w:sz="0" w:space="0" w:color="auto"/>
      </w:divBdr>
    </w:div>
    <w:div w:id="784733888">
      <w:bodyDiv w:val="1"/>
      <w:marLeft w:val="0"/>
      <w:marRight w:val="0"/>
      <w:marTop w:val="0"/>
      <w:marBottom w:val="0"/>
      <w:divBdr>
        <w:top w:val="none" w:sz="0" w:space="0" w:color="auto"/>
        <w:left w:val="none" w:sz="0" w:space="0" w:color="auto"/>
        <w:bottom w:val="none" w:sz="0" w:space="0" w:color="auto"/>
        <w:right w:val="none" w:sz="0" w:space="0" w:color="auto"/>
      </w:divBdr>
    </w:div>
    <w:div w:id="784815430">
      <w:bodyDiv w:val="1"/>
      <w:marLeft w:val="0"/>
      <w:marRight w:val="0"/>
      <w:marTop w:val="0"/>
      <w:marBottom w:val="0"/>
      <w:divBdr>
        <w:top w:val="none" w:sz="0" w:space="0" w:color="auto"/>
        <w:left w:val="none" w:sz="0" w:space="0" w:color="auto"/>
        <w:bottom w:val="none" w:sz="0" w:space="0" w:color="auto"/>
        <w:right w:val="none" w:sz="0" w:space="0" w:color="auto"/>
      </w:divBdr>
    </w:div>
    <w:div w:id="784882766">
      <w:bodyDiv w:val="1"/>
      <w:marLeft w:val="0"/>
      <w:marRight w:val="0"/>
      <w:marTop w:val="0"/>
      <w:marBottom w:val="0"/>
      <w:divBdr>
        <w:top w:val="none" w:sz="0" w:space="0" w:color="auto"/>
        <w:left w:val="none" w:sz="0" w:space="0" w:color="auto"/>
        <w:bottom w:val="none" w:sz="0" w:space="0" w:color="auto"/>
        <w:right w:val="none" w:sz="0" w:space="0" w:color="auto"/>
      </w:divBdr>
    </w:div>
    <w:div w:id="785078020">
      <w:bodyDiv w:val="1"/>
      <w:marLeft w:val="0"/>
      <w:marRight w:val="0"/>
      <w:marTop w:val="0"/>
      <w:marBottom w:val="0"/>
      <w:divBdr>
        <w:top w:val="none" w:sz="0" w:space="0" w:color="auto"/>
        <w:left w:val="none" w:sz="0" w:space="0" w:color="auto"/>
        <w:bottom w:val="none" w:sz="0" w:space="0" w:color="auto"/>
        <w:right w:val="none" w:sz="0" w:space="0" w:color="auto"/>
      </w:divBdr>
    </w:div>
    <w:div w:id="785123933">
      <w:bodyDiv w:val="1"/>
      <w:marLeft w:val="0"/>
      <w:marRight w:val="0"/>
      <w:marTop w:val="0"/>
      <w:marBottom w:val="0"/>
      <w:divBdr>
        <w:top w:val="none" w:sz="0" w:space="0" w:color="auto"/>
        <w:left w:val="none" w:sz="0" w:space="0" w:color="auto"/>
        <w:bottom w:val="none" w:sz="0" w:space="0" w:color="auto"/>
        <w:right w:val="none" w:sz="0" w:space="0" w:color="auto"/>
      </w:divBdr>
    </w:div>
    <w:div w:id="785153442">
      <w:bodyDiv w:val="1"/>
      <w:marLeft w:val="0"/>
      <w:marRight w:val="0"/>
      <w:marTop w:val="0"/>
      <w:marBottom w:val="0"/>
      <w:divBdr>
        <w:top w:val="none" w:sz="0" w:space="0" w:color="auto"/>
        <w:left w:val="none" w:sz="0" w:space="0" w:color="auto"/>
        <w:bottom w:val="none" w:sz="0" w:space="0" w:color="auto"/>
        <w:right w:val="none" w:sz="0" w:space="0" w:color="auto"/>
      </w:divBdr>
    </w:div>
    <w:div w:id="785192907">
      <w:bodyDiv w:val="1"/>
      <w:marLeft w:val="0"/>
      <w:marRight w:val="0"/>
      <w:marTop w:val="0"/>
      <w:marBottom w:val="0"/>
      <w:divBdr>
        <w:top w:val="none" w:sz="0" w:space="0" w:color="auto"/>
        <w:left w:val="none" w:sz="0" w:space="0" w:color="auto"/>
        <w:bottom w:val="none" w:sz="0" w:space="0" w:color="auto"/>
        <w:right w:val="none" w:sz="0" w:space="0" w:color="auto"/>
      </w:divBdr>
    </w:div>
    <w:div w:id="785193157">
      <w:bodyDiv w:val="1"/>
      <w:marLeft w:val="0"/>
      <w:marRight w:val="0"/>
      <w:marTop w:val="0"/>
      <w:marBottom w:val="0"/>
      <w:divBdr>
        <w:top w:val="none" w:sz="0" w:space="0" w:color="auto"/>
        <w:left w:val="none" w:sz="0" w:space="0" w:color="auto"/>
        <w:bottom w:val="none" w:sz="0" w:space="0" w:color="auto"/>
        <w:right w:val="none" w:sz="0" w:space="0" w:color="auto"/>
      </w:divBdr>
    </w:div>
    <w:div w:id="785278016">
      <w:bodyDiv w:val="1"/>
      <w:marLeft w:val="0"/>
      <w:marRight w:val="0"/>
      <w:marTop w:val="0"/>
      <w:marBottom w:val="0"/>
      <w:divBdr>
        <w:top w:val="none" w:sz="0" w:space="0" w:color="auto"/>
        <w:left w:val="none" w:sz="0" w:space="0" w:color="auto"/>
        <w:bottom w:val="none" w:sz="0" w:space="0" w:color="auto"/>
        <w:right w:val="none" w:sz="0" w:space="0" w:color="auto"/>
      </w:divBdr>
    </w:div>
    <w:div w:id="785464572">
      <w:bodyDiv w:val="1"/>
      <w:marLeft w:val="0"/>
      <w:marRight w:val="0"/>
      <w:marTop w:val="0"/>
      <w:marBottom w:val="0"/>
      <w:divBdr>
        <w:top w:val="none" w:sz="0" w:space="0" w:color="auto"/>
        <w:left w:val="none" w:sz="0" w:space="0" w:color="auto"/>
        <w:bottom w:val="none" w:sz="0" w:space="0" w:color="auto"/>
        <w:right w:val="none" w:sz="0" w:space="0" w:color="auto"/>
      </w:divBdr>
    </w:div>
    <w:div w:id="785544082">
      <w:bodyDiv w:val="1"/>
      <w:marLeft w:val="0"/>
      <w:marRight w:val="0"/>
      <w:marTop w:val="0"/>
      <w:marBottom w:val="0"/>
      <w:divBdr>
        <w:top w:val="none" w:sz="0" w:space="0" w:color="auto"/>
        <w:left w:val="none" w:sz="0" w:space="0" w:color="auto"/>
        <w:bottom w:val="none" w:sz="0" w:space="0" w:color="auto"/>
        <w:right w:val="none" w:sz="0" w:space="0" w:color="auto"/>
      </w:divBdr>
    </w:div>
    <w:div w:id="785586513">
      <w:bodyDiv w:val="1"/>
      <w:marLeft w:val="0"/>
      <w:marRight w:val="0"/>
      <w:marTop w:val="0"/>
      <w:marBottom w:val="0"/>
      <w:divBdr>
        <w:top w:val="none" w:sz="0" w:space="0" w:color="auto"/>
        <w:left w:val="none" w:sz="0" w:space="0" w:color="auto"/>
        <w:bottom w:val="none" w:sz="0" w:space="0" w:color="auto"/>
        <w:right w:val="none" w:sz="0" w:space="0" w:color="auto"/>
      </w:divBdr>
    </w:div>
    <w:div w:id="785730722">
      <w:bodyDiv w:val="1"/>
      <w:marLeft w:val="0"/>
      <w:marRight w:val="0"/>
      <w:marTop w:val="0"/>
      <w:marBottom w:val="0"/>
      <w:divBdr>
        <w:top w:val="none" w:sz="0" w:space="0" w:color="auto"/>
        <w:left w:val="none" w:sz="0" w:space="0" w:color="auto"/>
        <w:bottom w:val="none" w:sz="0" w:space="0" w:color="auto"/>
        <w:right w:val="none" w:sz="0" w:space="0" w:color="auto"/>
      </w:divBdr>
    </w:div>
    <w:div w:id="785778064">
      <w:bodyDiv w:val="1"/>
      <w:marLeft w:val="0"/>
      <w:marRight w:val="0"/>
      <w:marTop w:val="0"/>
      <w:marBottom w:val="0"/>
      <w:divBdr>
        <w:top w:val="none" w:sz="0" w:space="0" w:color="auto"/>
        <w:left w:val="none" w:sz="0" w:space="0" w:color="auto"/>
        <w:bottom w:val="none" w:sz="0" w:space="0" w:color="auto"/>
        <w:right w:val="none" w:sz="0" w:space="0" w:color="auto"/>
      </w:divBdr>
      <w:divsChild>
        <w:div w:id="2444217">
          <w:marLeft w:val="480"/>
          <w:marRight w:val="0"/>
          <w:marTop w:val="0"/>
          <w:marBottom w:val="0"/>
          <w:divBdr>
            <w:top w:val="none" w:sz="0" w:space="0" w:color="auto"/>
            <w:left w:val="none" w:sz="0" w:space="0" w:color="auto"/>
            <w:bottom w:val="none" w:sz="0" w:space="0" w:color="auto"/>
            <w:right w:val="none" w:sz="0" w:space="0" w:color="auto"/>
          </w:divBdr>
        </w:div>
        <w:div w:id="5637845">
          <w:marLeft w:val="480"/>
          <w:marRight w:val="0"/>
          <w:marTop w:val="0"/>
          <w:marBottom w:val="0"/>
          <w:divBdr>
            <w:top w:val="none" w:sz="0" w:space="0" w:color="auto"/>
            <w:left w:val="none" w:sz="0" w:space="0" w:color="auto"/>
            <w:bottom w:val="none" w:sz="0" w:space="0" w:color="auto"/>
            <w:right w:val="none" w:sz="0" w:space="0" w:color="auto"/>
          </w:divBdr>
        </w:div>
        <w:div w:id="13576253">
          <w:marLeft w:val="480"/>
          <w:marRight w:val="0"/>
          <w:marTop w:val="0"/>
          <w:marBottom w:val="0"/>
          <w:divBdr>
            <w:top w:val="none" w:sz="0" w:space="0" w:color="auto"/>
            <w:left w:val="none" w:sz="0" w:space="0" w:color="auto"/>
            <w:bottom w:val="none" w:sz="0" w:space="0" w:color="auto"/>
            <w:right w:val="none" w:sz="0" w:space="0" w:color="auto"/>
          </w:divBdr>
        </w:div>
        <w:div w:id="13579499">
          <w:marLeft w:val="480"/>
          <w:marRight w:val="0"/>
          <w:marTop w:val="0"/>
          <w:marBottom w:val="0"/>
          <w:divBdr>
            <w:top w:val="none" w:sz="0" w:space="0" w:color="auto"/>
            <w:left w:val="none" w:sz="0" w:space="0" w:color="auto"/>
            <w:bottom w:val="none" w:sz="0" w:space="0" w:color="auto"/>
            <w:right w:val="none" w:sz="0" w:space="0" w:color="auto"/>
          </w:divBdr>
        </w:div>
        <w:div w:id="70977487">
          <w:marLeft w:val="480"/>
          <w:marRight w:val="0"/>
          <w:marTop w:val="0"/>
          <w:marBottom w:val="0"/>
          <w:divBdr>
            <w:top w:val="none" w:sz="0" w:space="0" w:color="auto"/>
            <w:left w:val="none" w:sz="0" w:space="0" w:color="auto"/>
            <w:bottom w:val="none" w:sz="0" w:space="0" w:color="auto"/>
            <w:right w:val="none" w:sz="0" w:space="0" w:color="auto"/>
          </w:divBdr>
        </w:div>
        <w:div w:id="85268190">
          <w:marLeft w:val="480"/>
          <w:marRight w:val="0"/>
          <w:marTop w:val="0"/>
          <w:marBottom w:val="0"/>
          <w:divBdr>
            <w:top w:val="none" w:sz="0" w:space="0" w:color="auto"/>
            <w:left w:val="none" w:sz="0" w:space="0" w:color="auto"/>
            <w:bottom w:val="none" w:sz="0" w:space="0" w:color="auto"/>
            <w:right w:val="none" w:sz="0" w:space="0" w:color="auto"/>
          </w:divBdr>
        </w:div>
        <w:div w:id="120658140">
          <w:marLeft w:val="480"/>
          <w:marRight w:val="0"/>
          <w:marTop w:val="0"/>
          <w:marBottom w:val="0"/>
          <w:divBdr>
            <w:top w:val="none" w:sz="0" w:space="0" w:color="auto"/>
            <w:left w:val="none" w:sz="0" w:space="0" w:color="auto"/>
            <w:bottom w:val="none" w:sz="0" w:space="0" w:color="auto"/>
            <w:right w:val="none" w:sz="0" w:space="0" w:color="auto"/>
          </w:divBdr>
        </w:div>
        <w:div w:id="158428660">
          <w:marLeft w:val="480"/>
          <w:marRight w:val="0"/>
          <w:marTop w:val="0"/>
          <w:marBottom w:val="0"/>
          <w:divBdr>
            <w:top w:val="none" w:sz="0" w:space="0" w:color="auto"/>
            <w:left w:val="none" w:sz="0" w:space="0" w:color="auto"/>
            <w:bottom w:val="none" w:sz="0" w:space="0" w:color="auto"/>
            <w:right w:val="none" w:sz="0" w:space="0" w:color="auto"/>
          </w:divBdr>
        </w:div>
        <w:div w:id="159738152">
          <w:marLeft w:val="480"/>
          <w:marRight w:val="0"/>
          <w:marTop w:val="0"/>
          <w:marBottom w:val="0"/>
          <w:divBdr>
            <w:top w:val="none" w:sz="0" w:space="0" w:color="auto"/>
            <w:left w:val="none" w:sz="0" w:space="0" w:color="auto"/>
            <w:bottom w:val="none" w:sz="0" w:space="0" w:color="auto"/>
            <w:right w:val="none" w:sz="0" w:space="0" w:color="auto"/>
          </w:divBdr>
        </w:div>
        <w:div w:id="162160098">
          <w:marLeft w:val="480"/>
          <w:marRight w:val="0"/>
          <w:marTop w:val="0"/>
          <w:marBottom w:val="0"/>
          <w:divBdr>
            <w:top w:val="none" w:sz="0" w:space="0" w:color="auto"/>
            <w:left w:val="none" w:sz="0" w:space="0" w:color="auto"/>
            <w:bottom w:val="none" w:sz="0" w:space="0" w:color="auto"/>
            <w:right w:val="none" w:sz="0" w:space="0" w:color="auto"/>
          </w:divBdr>
        </w:div>
        <w:div w:id="200096932">
          <w:marLeft w:val="480"/>
          <w:marRight w:val="0"/>
          <w:marTop w:val="0"/>
          <w:marBottom w:val="0"/>
          <w:divBdr>
            <w:top w:val="none" w:sz="0" w:space="0" w:color="auto"/>
            <w:left w:val="none" w:sz="0" w:space="0" w:color="auto"/>
            <w:bottom w:val="none" w:sz="0" w:space="0" w:color="auto"/>
            <w:right w:val="none" w:sz="0" w:space="0" w:color="auto"/>
          </w:divBdr>
        </w:div>
        <w:div w:id="237440405">
          <w:marLeft w:val="480"/>
          <w:marRight w:val="0"/>
          <w:marTop w:val="0"/>
          <w:marBottom w:val="0"/>
          <w:divBdr>
            <w:top w:val="none" w:sz="0" w:space="0" w:color="auto"/>
            <w:left w:val="none" w:sz="0" w:space="0" w:color="auto"/>
            <w:bottom w:val="none" w:sz="0" w:space="0" w:color="auto"/>
            <w:right w:val="none" w:sz="0" w:space="0" w:color="auto"/>
          </w:divBdr>
        </w:div>
        <w:div w:id="242303664">
          <w:marLeft w:val="480"/>
          <w:marRight w:val="0"/>
          <w:marTop w:val="0"/>
          <w:marBottom w:val="0"/>
          <w:divBdr>
            <w:top w:val="none" w:sz="0" w:space="0" w:color="auto"/>
            <w:left w:val="none" w:sz="0" w:space="0" w:color="auto"/>
            <w:bottom w:val="none" w:sz="0" w:space="0" w:color="auto"/>
            <w:right w:val="none" w:sz="0" w:space="0" w:color="auto"/>
          </w:divBdr>
        </w:div>
        <w:div w:id="315184609">
          <w:marLeft w:val="480"/>
          <w:marRight w:val="0"/>
          <w:marTop w:val="0"/>
          <w:marBottom w:val="0"/>
          <w:divBdr>
            <w:top w:val="none" w:sz="0" w:space="0" w:color="auto"/>
            <w:left w:val="none" w:sz="0" w:space="0" w:color="auto"/>
            <w:bottom w:val="none" w:sz="0" w:space="0" w:color="auto"/>
            <w:right w:val="none" w:sz="0" w:space="0" w:color="auto"/>
          </w:divBdr>
        </w:div>
        <w:div w:id="325593981">
          <w:marLeft w:val="480"/>
          <w:marRight w:val="0"/>
          <w:marTop w:val="0"/>
          <w:marBottom w:val="0"/>
          <w:divBdr>
            <w:top w:val="none" w:sz="0" w:space="0" w:color="auto"/>
            <w:left w:val="none" w:sz="0" w:space="0" w:color="auto"/>
            <w:bottom w:val="none" w:sz="0" w:space="0" w:color="auto"/>
            <w:right w:val="none" w:sz="0" w:space="0" w:color="auto"/>
          </w:divBdr>
        </w:div>
        <w:div w:id="369110346">
          <w:marLeft w:val="480"/>
          <w:marRight w:val="0"/>
          <w:marTop w:val="0"/>
          <w:marBottom w:val="0"/>
          <w:divBdr>
            <w:top w:val="none" w:sz="0" w:space="0" w:color="auto"/>
            <w:left w:val="none" w:sz="0" w:space="0" w:color="auto"/>
            <w:bottom w:val="none" w:sz="0" w:space="0" w:color="auto"/>
            <w:right w:val="none" w:sz="0" w:space="0" w:color="auto"/>
          </w:divBdr>
        </w:div>
        <w:div w:id="421343006">
          <w:marLeft w:val="480"/>
          <w:marRight w:val="0"/>
          <w:marTop w:val="0"/>
          <w:marBottom w:val="0"/>
          <w:divBdr>
            <w:top w:val="none" w:sz="0" w:space="0" w:color="auto"/>
            <w:left w:val="none" w:sz="0" w:space="0" w:color="auto"/>
            <w:bottom w:val="none" w:sz="0" w:space="0" w:color="auto"/>
            <w:right w:val="none" w:sz="0" w:space="0" w:color="auto"/>
          </w:divBdr>
        </w:div>
        <w:div w:id="426578225">
          <w:marLeft w:val="480"/>
          <w:marRight w:val="0"/>
          <w:marTop w:val="0"/>
          <w:marBottom w:val="0"/>
          <w:divBdr>
            <w:top w:val="none" w:sz="0" w:space="0" w:color="auto"/>
            <w:left w:val="none" w:sz="0" w:space="0" w:color="auto"/>
            <w:bottom w:val="none" w:sz="0" w:space="0" w:color="auto"/>
            <w:right w:val="none" w:sz="0" w:space="0" w:color="auto"/>
          </w:divBdr>
        </w:div>
        <w:div w:id="501357426">
          <w:marLeft w:val="480"/>
          <w:marRight w:val="0"/>
          <w:marTop w:val="0"/>
          <w:marBottom w:val="0"/>
          <w:divBdr>
            <w:top w:val="none" w:sz="0" w:space="0" w:color="auto"/>
            <w:left w:val="none" w:sz="0" w:space="0" w:color="auto"/>
            <w:bottom w:val="none" w:sz="0" w:space="0" w:color="auto"/>
            <w:right w:val="none" w:sz="0" w:space="0" w:color="auto"/>
          </w:divBdr>
        </w:div>
        <w:div w:id="526410344">
          <w:marLeft w:val="480"/>
          <w:marRight w:val="0"/>
          <w:marTop w:val="0"/>
          <w:marBottom w:val="0"/>
          <w:divBdr>
            <w:top w:val="none" w:sz="0" w:space="0" w:color="auto"/>
            <w:left w:val="none" w:sz="0" w:space="0" w:color="auto"/>
            <w:bottom w:val="none" w:sz="0" w:space="0" w:color="auto"/>
            <w:right w:val="none" w:sz="0" w:space="0" w:color="auto"/>
          </w:divBdr>
        </w:div>
        <w:div w:id="547188132">
          <w:marLeft w:val="480"/>
          <w:marRight w:val="0"/>
          <w:marTop w:val="0"/>
          <w:marBottom w:val="0"/>
          <w:divBdr>
            <w:top w:val="none" w:sz="0" w:space="0" w:color="auto"/>
            <w:left w:val="none" w:sz="0" w:space="0" w:color="auto"/>
            <w:bottom w:val="none" w:sz="0" w:space="0" w:color="auto"/>
            <w:right w:val="none" w:sz="0" w:space="0" w:color="auto"/>
          </w:divBdr>
        </w:div>
        <w:div w:id="579143348">
          <w:marLeft w:val="480"/>
          <w:marRight w:val="0"/>
          <w:marTop w:val="0"/>
          <w:marBottom w:val="0"/>
          <w:divBdr>
            <w:top w:val="none" w:sz="0" w:space="0" w:color="auto"/>
            <w:left w:val="none" w:sz="0" w:space="0" w:color="auto"/>
            <w:bottom w:val="none" w:sz="0" w:space="0" w:color="auto"/>
            <w:right w:val="none" w:sz="0" w:space="0" w:color="auto"/>
          </w:divBdr>
        </w:div>
        <w:div w:id="647133911">
          <w:marLeft w:val="480"/>
          <w:marRight w:val="0"/>
          <w:marTop w:val="0"/>
          <w:marBottom w:val="0"/>
          <w:divBdr>
            <w:top w:val="none" w:sz="0" w:space="0" w:color="auto"/>
            <w:left w:val="none" w:sz="0" w:space="0" w:color="auto"/>
            <w:bottom w:val="none" w:sz="0" w:space="0" w:color="auto"/>
            <w:right w:val="none" w:sz="0" w:space="0" w:color="auto"/>
          </w:divBdr>
        </w:div>
        <w:div w:id="650137556">
          <w:marLeft w:val="480"/>
          <w:marRight w:val="0"/>
          <w:marTop w:val="0"/>
          <w:marBottom w:val="0"/>
          <w:divBdr>
            <w:top w:val="none" w:sz="0" w:space="0" w:color="auto"/>
            <w:left w:val="none" w:sz="0" w:space="0" w:color="auto"/>
            <w:bottom w:val="none" w:sz="0" w:space="0" w:color="auto"/>
            <w:right w:val="none" w:sz="0" w:space="0" w:color="auto"/>
          </w:divBdr>
        </w:div>
        <w:div w:id="692220607">
          <w:marLeft w:val="480"/>
          <w:marRight w:val="0"/>
          <w:marTop w:val="0"/>
          <w:marBottom w:val="0"/>
          <w:divBdr>
            <w:top w:val="none" w:sz="0" w:space="0" w:color="auto"/>
            <w:left w:val="none" w:sz="0" w:space="0" w:color="auto"/>
            <w:bottom w:val="none" w:sz="0" w:space="0" w:color="auto"/>
            <w:right w:val="none" w:sz="0" w:space="0" w:color="auto"/>
          </w:divBdr>
        </w:div>
        <w:div w:id="835851651">
          <w:marLeft w:val="480"/>
          <w:marRight w:val="0"/>
          <w:marTop w:val="0"/>
          <w:marBottom w:val="0"/>
          <w:divBdr>
            <w:top w:val="none" w:sz="0" w:space="0" w:color="auto"/>
            <w:left w:val="none" w:sz="0" w:space="0" w:color="auto"/>
            <w:bottom w:val="none" w:sz="0" w:space="0" w:color="auto"/>
            <w:right w:val="none" w:sz="0" w:space="0" w:color="auto"/>
          </w:divBdr>
        </w:div>
      </w:divsChild>
    </w:div>
    <w:div w:id="785807297">
      <w:bodyDiv w:val="1"/>
      <w:marLeft w:val="0"/>
      <w:marRight w:val="0"/>
      <w:marTop w:val="0"/>
      <w:marBottom w:val="0"/>
      <w:divBdr>
        <w:top w:val="none" w:sz="0" w:space="0" w:color="auto"/>
        <w:left w:val="none" w:sz="0" w:space="0" w:color="auto"/>
        <w:bottom w:val="none" w:sz="0" w:space="0" w:color="auto"/>
        <w:right w:val="none" w:sz="0" w:space="0" w:color="auto"/>
      </w:divBdr>
    </w:div>
    <w:div w:id="785927372">
      <w:bodyDiv w:val="1"/>
      <w:marLeft w:val="0"/>
      <w:marRight w:val="0"/>
      <w:marTop w:val="0"/>
      <w:marBottom w:val="0"/>
      <w:divBdr>
        <w:top w:val="none" w:sz="0" w:space="0" w:color="auto"/>
        <w:left w:val="none" w:sz="0" w:space="0" w:color="auto"/>
        <w:bottom w:val="none" w:sz="0" w:space="0" w:color="auto"/>
        <w:right w:val="none" w:sz="0" w:space="0" w:color="auto"/>
      </w:divBdr>
    </w:div>
    <w:div w:id="785998992">
      <w:bodyDiv w:val="1"/>
      <w:marLeft w:val="0"/>
      <w:marRight w:val="0"/>
      <w:marTop w:val="0"/>
      <w:marBottom w:val="0"/>
      <w:divBdr>
        <w:top w:val="none" w:sz="0" w:space="0" w:color="auto"/>
        <w:left w:val="none" w:sz="0" w:space="0" w:color="auto"/>
        <w:bottom w:val="none" w:sz="0" w:space="0" w:color="auto"/>
        <w:right w:val="none" w:sz="0" w:space="0" w:color="auto"/>
      </w:divBdr>
    </w:div>
    <w:div w:id="786124536">
      <w:bodyDiv w:val="1"/>
      <w:marLeft w:val="0"/>
      <w:marRight w:val="0"/>
      <w:marTop w:val="0"/>
      <w:marBottom w:val="0"/>
      <w:divBdr>
        <w:top w:val="none" w:sz="0" w:space="0" w:color="auto"/>
        <w:left w:val="none" w:sz="0" w:space="0" w:color="auto"/>
        <w:bottom w:val="none" w:sz="0" w:space="0" w:color="auto"/>
        <w:right w:val="none" w:sz="0" w:space="0" w:color="auto"/>
      </w:divBdr>
    </w:div>
    <w:div w:id="786194749">
      <w:bodyDiv w:val="1"/>
      <w:marLeft w:val="0"/>
      <w:marRight w:val="0"/>
      <w:marTop w:val="0"/>
      <w:marBottom w:val="0"/>
      <w:divBdr>
        <w:top w:val="none" w:sz="0" w:space="0" w:color="auto"/>
        <w:left w:val="none" w:sz="0" w:space="0" w:color="auto"/>
        <w:bottom w:val="none" w:sz="0" w:space="0" w:color="auto"/>
        <w:right w:val="none" w:sz="0" w:space="0" w:color="auto"/>
      </w:divBdr>
    </w:div>
    <w:div w:id="786312615">
      <w:bodyDiv w:val="1"/>
      <w:marLeft w:val="0"/>
      <w:marRight w:val="0"/>
      <w:marTop w:val="0"/>
      <w:marBottom w:val="0"/>
      <w:divBdr>
        <w:top w:val="none" w:sz="0" w:space="0" w:color="auto"/>
        <w:left w:val="none" w:sz="0" w:space="0" w:color="auto"/>
        <w:bottom w:val="none" w:sz="0" w:space="0" w:color="auto"/>
        <w:right w:val="none" w:sz="0" w:space="0" w:color="auto"/>
      </w:divBdr>
    </w:div>
    <w:div w:id="786390821">
      <w:bodyDiv w:val="1"/>
      <w:marLeft w:val="0"/>
      <w:marRight w:val="0"/>
      <w:marTop w:val="0"/>
      <w:marBottom w:val="0"/>
      <w:divBdr>
        <w:top w:val="none" w:sz="0" w:space="0" w:color="auto"/>
        <w:left w:val="none" w:sz="0" w:space="0" w:color="auto"/>
        <w:bottom w:val="none" w:sz="0" w:space="0" w:color="auto"/>
        <w:right w:val="none" w:sz="0" w:space="0" w:color="auto"/>
      </w:divBdr>
    </w:div>
    <w:div w:id="786586880">
      <w:bodyDiv w:val="1"/>
      <w:marLeft w:val="0"/>
      <w:marRight w:val="0"/>
      <w:marTop w:val="0"/>
      <w:marBottom w:val="0"/>
      <w:divBdr>
        <w:top w:val="none" w:sz="0" w:space="0" w:color="auto"/>
        <w:left w:val="none" w:sz="0" w:space="0" w:color="auto"/>
        <w:bottom w:val="none" w:sz="0" w:space="0" w:color="auto"/>
        <w:right w:val="none" w:sz="0" w:space="0" w:color="auto"/>
      </w:divBdr>
    </w:div>
    <w:div w:id="786699900">
      <w:bodyDiv w:val="1"/>
      <w:marLeft w:val="0"/>
      <w:marRight w:val="0"/>
      <w:marTop w:val="0"/>
      <w:marBottom w:val="0"/>
      <w:divBdr>
        <w:top w:val="none" w:sz="0" w:space="0" w:color="auto"/>
        <w:left w:val="none" w:sz="0" w:space="0" w:color="auto"/>
        <w:bottom w:val="none" w:sz="0" w:space="0" w:color="auto"/>
        <w:right w:val="none" w:sz="0" w:space="0" w:color="auto"/>
      </w:divBdr>
    </w:div>
    <w:div w:id="786702044">
      <w:bodyDiv w:val="1"/>
      <w:marLeft w:val="0"/>
      <w:marRight w:val="0"/>
      <w:marTop w:val="0"/>
      <w:marBottom w:val="0"/>
      <w:divBdr>
        <w:top w:val="none" w:sz="0" w:space="0" w:color="auto"/>
        <w:left w:val="none" w:sz="0" w:space="0" w:color="auto"/>
        <w:bottom w:val="none" w:sz="0" w:space="0" w:color="auto"/>
        <w:right w:val="none" w:sz="0" w:space="0" w:color="auto"/>
      </w:divBdr>
    </w:div>
    <w:div w:id="786702768">
      <w:bodyDiv w:val="1"/>
      <w:marLeft w:val="0"/>
      <w:marRight w:val="0"/>
      <w:marTop w:val="0"/>
      <w:marBottom w:val="0"/>
      <w:divBdr>
        <w:top w:val="none" w:sz="0" w:space="0" w:color="auto"/>
        <w:left w:val="none" w:sz="0" w:space="0" w:color="auto"/>
        <w:bottom w:val="none" w:sz="0" w:space="0" w:color="auto"/>
        <w:right w:val="none" w:sz="0" w:space="0" w:color="auto"/>
      </w:divBdr>
    </w:div>
    <w:div w:id="787092098">
      <w:bodyDiv w:val="1"/>
      <w:marLeft w:val="0"/>
      <w:marRight w:val="0"/>
      <w:marTop w:val="0"/>
      <w:marBottom w:val="0"/>
      <w:divBdr>
        <w:top w:val="none" w:sz="0" w:space="0" w:color="auto"/>
        <w:left w:val="none" w:sz="0" w:space="0" w:color="auto"/>
        <w:bottom w:val="none" w:sz="0" w:space="0" w:color="auto"/>
        <w:right w:val="none" w:sz="0" w:space="0" w:color="auto"/>
      </w:divBdr>
    </w:div>
    <w:div w:id="787161112">
      <w:bodyDiv w:val="1"/>
      <w:marLeft w:val="0"/>
      <w:marRight w:val="0"/>
      <w:marTop w:val="0"/>
      <w:marBottom w:val="0"/>
      <w:divBdr>
        <w:top w:val="none" w:sz="0" w:space="0" w:color="auto"/>
        <w:left w:val="none" w:sz="0" w:space="0" w:color="auto"/>
        <w:bottom w:val="none" w:sz="0" w:space="0" w:color="auto"/>
        <w:right w:val="none" w:sz="0" w:space="0" w:color="auto"/>
      </w:divBdr>
      <w:divsChild>
        <w:div w:id="2170637">
          <w:marLeft w:val="480"/>
          <w:marRight w:val="0"/>
          <w:marTop w:val="0"/>
          <w:marBottom w:val="0"/>
          <w:divBdr>
            <w:top w:val="none" w:sz="0" w:space="0" w:color="auto"/>
            <w:left w:val="none" w:sz="0" w:space="0" w:color="auto"/>
            <w:bottom w:val="none" w:sz="0" w:space="0" w:color="auto"/>
            <w:right w:val="none" w:sz="0" w:space="0" w:color="auto"/>
          </w:divBdr>
        </w:div>
        <w:div w:id="69081826">
          <w:marLeft w:val="480"/>
          <w:marRight w:val="0"/>
          <w:marTop w:val="0"/>
          <w:marBottom w:val="0"/>
          <w:divBdr>
            <w:top w:val="none" w:sz="0" w:space="0" w:color="auto"/>
            <w:left w:val="none" w:sz="0" w:space="0" w:color="auto"/>
            <w:bottom w:val="none" w:sz="0" w:space="0" w:color="auto"/>
            <w:right w:val="none" w:sz="0" w:space="0" w:color="auto"/>
          </w:divBdr>
        </w:div>
        <w:div w:id="87577974">
          <w:marLeft w:val="480"/>
          <w:marRight w:val="0"/>
          <w:marTop w:val="0"/>
          <w:marBottom w:val="0"/>
          <w:divBdr>
            <w:top w:val="none" w:sz="0" w:space="0" w:color="auto"/>
            <w:left w:val="none" w:sz="0" w:space="0" w:color="auto"/>
            <w:bottom w:val="none" w:sz="0" w:space="0" w:color="auto"/>
            <w:right w:val="none" w:sz="0" w:space="0" w:color="auto"/>
          </w:divBdr>
        </w:div>
        <w:div w:id="160437897">
          <w:marLeft w:val="480"/>
          <w:marRight w:val="0"/>
          <w:marTop w:val="0"/>
          <w:marBottom w:val="0"/>
          <w:divBdr>
            <w:top w:val="none" w:sz="0" w:space="0" w:color="auto"/>
            <w:left w:val="none" w:sz="0" w:space="0" w:color="auto"/>
            <w:bottom w:val="none" w:sz="0" w:space="0" w:color="auto"/>
            <w:right w:val="none" w:sz="0" w:space="0" w:color="auto"/>
          </w:divBdr>
        </w:div>
        <w:div w:id="236596327">
          <w:marLeft w:val="480"/>
          <w:marRight w:val="0"/>
          <w:marTop w:val="0"/>
          <w:marBottom w:val="0"/>
          <w:divBdr>
            <w:top w:val="none" w:sz="0" w:space="0" w:color="auto"/>
            <w:left w:val="none" w:sz="0" w:space="0" w:color="auto"/>
            <w:bottom w:val="none" w:sz="0" w:space="0" w:color="auto"/>
            <w:right w:val="none" w:sz="0" w:space="0" w:color="auto"/>
          </w:divBdr>
        </w:div>
        <w:div w:id="245579941">
          <w:marLeft w:val="480"/>
          <w:marRight w:val="0"/>
          <w:marTop w:val="0"/>
          <w:marBottom w:val="0"/>
          <w:divBdr>
            <w:top w:val="none" w:sz="0" w:space="0" w:color="auto"/>
            <w:left w:val="none" w:sz="0" w:space="0" w:color="auto"/>
            <w:bottom w:val="none" w:sz="0" w:space="0" w:color="auto"/>
            <w:right w:val="none" w:sz="0" w:space="0" w:color="auto"/>
          </w:divBdr>
        </w:div>
        <w:div w:id="355888075">
          <w:marLeft w:val="480"/>
          <w:marRight w:val="0"/>
          <w:marTop w:val="0"/>
          <w:marBottom w:val="0"/>
          <w:divBdr>
            <w:top w:val="none" w:sz="0" w:space="0" w:color="auto"/>
            <w:left w:val="none" w:sz="0" w:space="0" w:color="auto"/>
            <w:bottom w:val="none" w:sz="0" w:space="0" w:color="auto"/>
            <w:right w:val="none" w:sz="0" w:space="0" w:color="auto"/>
          </w:divBdr>
        </w:div>
        <w:div w:id="389764395">
          <w:marLeft w:val="480"/>
          <w:marRight w:val="0"/>
          <w:marTop w:val="0"/>
          <w:marBottom w:val="0"/>
          <w:divBdr>
            <w:top w:val="none" w:sz="0" w:space="0" w:color="auto"/>
            <w:left w:val="none" w:sz="0" w:space="0" w:color="auto"/>
            <w:bottom w:val="none" w:sz="0" w:space="0" w:color="auto"/>
            <w:right w:val="none" w:sz="0" w:space="0" w:color="auto"/>
          </w:divBdr>
        </w:div>
        <w:div w:id="410930764">
          <w:marLeft w:val="480"/>
          <w:marRight w:val="0"/>
          <w:marTop w:val="0"/>
          <w:marBottom w:val="0"/>
          <w:divBdr>
            <w:top w:val="none" w:sz="0" w:space="0" w:color="auto"/>
            <w:left w:val="none" w:sz="0" w:space="0" w:color="auto"/>
            <w:bottom w:val="none" w:sz="0" w:space="0" w:color="auto"/>
            <w:right w:val="none" w:sz="0" w:space="0" w:color="auto"/>
          </w:divBdr>
        </w:div>
        <w:div w:id="443156551">
          <w:marLeft w:val="480"/>
          <w:marRight w:val="0"/>
          <w:marTop w:val="0"/>
          <w:marBottom w:val="0"/>
          <w:divBdr>
            <w:top w:val="none" w:sz="0" w:space="0" w:color="auto"/>
            <w:left w:val="none" w:sz="0" w:space="0" w:color="auto"/>
            <w:bottom w:val="none" w:sz="0" w:space="0" w:color="auto"/>
            <w:right w:val="none" w:sz="0" w:space="0" w:color="auto"/>
          </w:divBdr>
        </w:div>
        <w:div w:id="684131717">
          <w:marLeft w:val="480"/>
          <w:marRight w:val="0"/>
          <w:marTop w:val="0"/>
          <w:marBottom w:val="0"/>
          <w:divBdr>
            <w:top w:val="none" w:sz="0" w:space="0" w:color="auto"/>
            <w:left w:val="none" w:sz="0" w:space="0" w:color="auto"/>
            <w:bottom w:val="none" w:sz="0" w:space="0" w:color="auto"/>
            <w:right w:val="none" w:sz="0" w:space="0" w:color="auto"/>
          </w:divBdr>
        </w:div>
        <w:div w:id="787162189">
          <w:marLeft w:val="480"/>
          <w:marRight w:val="0"/>
          <w:marTop w:val="0"/>
          <w:marBottom w:val="0"/>
          <w:divBdr>
            <w:top w:val="none" w:sz="0" w:space="0" w:color="auto"/>
            <w:left w:val="none" w:sz="0" w:space="0" w:color="auto"/>
            <w:bottom w:val="none" w:sz="0" w:space="0" w:color="auto"/>
            <w:right w:val="none" w:sz="0" w:space="0" w:color="auto"/>
          </w:divBdr>
        </w:div>
        <w:div w:id="795177423">
          <w:marLeft w:val="480"/>
          <w:marRight w:val="0"/>
          <w:marTop w:val="0"/>
          <w:marBottom w:val="0"/>
          <w:divBdr>
            <w:top w:val="none" w:sz="0" w:space="0" w:color="auto"/>
            <w:left w:val="none" w:sz="0" w:space="0" w:color="auto"/>
            <w:bottom w:val="none" w:sz="0" w:space="0" w:color="auto"/>
            <w:right w:val="none" w:sz="0" w:space="0" w:color="auto"/>
          </w:divBdr>
        </w:div>
        <w:div w:id="803279378">
          <w:marLeft w:val="480"/>
          <w:marRight w:val="0"/>
          <w:marTop w:val="0"/>
          <w:marBottom w:val="0"/>
          <w:divBdr>
            <w:top w:val="none" w:sz="0" w:space="0" w:color="auto"/>
            <w:left w:val="none" w:sz="0" w:space="0" w:color="auto"/>
            <w:bottom w:val="none" w:sz="0" w:space="0" w:color="auto"/>
            <w:right w:val="none" w:sz="0" w:space="0" w:color="auto"/>
          </w:divBdr>
        </w:div>
        <w:div w:id="803473933">
          <w:marLeft w:val="480"/>
          <w:marRight w:val="0"/>
          <w:marTop w:val="0"/>
          <w:marBottom w:val="0"/>
          <w:divBdr>
            <w:top w:val="none" w:sz="0" w:space="0" w:color="auto"/>
            <w:left w:val="none" w:sz="0" w:space="0" w:color="auto"/>
            <w:bottom w:val="none" w:sz="0" w:space="0" w:color="auto"/>
            <w:right w:val="none" w:sz="0" w:space="0" w:color="auto"/>
          </w:divBdr>
        </w:div>
        <w:div w:id="857353063">
          <w:marLeft w:val="480"/>
          <w:marRight w:val="0"/>
          <w:marTop w:val="0"/>
          <w:marBottom w:val="0"/>
          <w:divBdr>
            <w:top w:val="none" w:sz="0" w:space="0" w:color="auto"/>
            <w:left w:val="none" w:sz="0" w:space="0" w:color="auto"/>
            <w:bottom w:val="none" w:sz="0" w:space="0" w:color="auto"/>
            <w:right w:val="none" w:sz="0" w:space="0" w:color="auto"/>
          </w:divBdr>
        </w:div>
        <w:div w:id="897206462">
          <w:marLeft w:val="480"/>
          <w:marRight w:val="0"/>
          <w:marTop w:val="0"/>
          <w:marBottom w:val="0"/>
          <w:divBdr>
            <w:top w:val="none" w:sz="0" w:space="0" w:color="auto"/>
            <w:left w:val="none" w:sz="0" w:space="0" w:color="auto"/>
            <w:bottom w:val="none" w:sz="0" w:space="0" w:color="auto"/>
            <w:right w:val="none" w:sz="0" w:space="0" w:color="auto"/>
          </w:divBdr>
        </w:div>
        <w:div w:id="898244335">
          <w:marLeft w:val="480"/>
          <w:marRight w:val="0"/>
          <w:marTop w:val="0"/>
          <w:marBottom w:val="0"/>
          <w:divBdr>
            <w:top w:val="none" w:sz="0" w:space="0" w:color="auto"/>
            <w:left w:val="none" w:sz="0" w:space="0" w:color="auto"/>
            <w:bottom w:val="none" w:sz="0" w:space="0" w:color="auto"/>
            <w:right w:val="none" w:sz="0" w:space="0" w:color="auto"/>
          </w:divBdr>
        </w:div>
      </w:divsChild>
    </w:div>
    <w:div w:id="787237165">
      <w:bodyDiv w:val="1"/>
      <w:marLeft w:val="0"/>
      <w:marRight w:val="0"/>
      <w:marTop w:val="0"/>
      <w:marBottom w:val="0"/>
      <w:divBdr>
        <w:top w:val="none" w:sz="0" w:space="0" w:color="auto"/>
        <w:left w:val="none" w:sz="0" w:space="0" w:color="auto"/>
        <w:bottom w:val="none" w:sz="0" w:space="0" w:color="auto"/>
        <w:right w:val="none" w:sz="0" w:space="0" w:color="auto"/>
      </w:divBdr>
      <w:divsChild>
        <w:div w:id="49309758">
          <w:marLeft w:val="480"/>
          <w:marRight w:val="0"/>
          <w:marTop w:val="0"/>
          <w:marBottom w:val="0"/>
          <w:divBdr>
            <w:top w:val="none" w:sz="0" w:space="0" w:color="auto"/>
            <w:left w:val="none" w:sz="0" w:space="0" w:color="auto"/>
            <w:bottom w:val="none" w:sz="0" w:space="0" w:color="auto"/>
            <w:right w:val="none" w:sz="0" w:space="0" w:color="auto"/>
          </w:divBdr>
        </w:div>
        <w:div w:id="139930533">
          <w:marLeft w:val="480"/>
          <w:marRight w:val="0"/>
          <w:marTop w:val="0"/>
          <w:marBottom w:val="0"/>
          <w:divBdr>
            <w:top w:val="none" w:sz="0" w:space="0" w:color="auto"/>
            <w:left w:val="none" w:sz="0" w:space="0" w:color="auto"/>
            <w:bottom w:val="none" w:sz="0" w:space="0" w:color="auto"/>
            <w:right w:val="none" w:sz="0" w:space="0" w:color="auto"/>
          </w:divBdr>
        </w:div>
        <w:div w:id="261231870">
          <w:marLeft w:val="480"/>
          <w:marRight w:val="0"/>
          <w:marTop w:val="0"/>
          <w:marBottom w:val="0"/>
          <w:divBdr>
            <w:top w:val="none" w:sz="0" w:space="0" w:color="auto"/>
            <w:left w:val="none" w:sz="0" w:space="0" w:color="auto"/>
            <w:bottom w:val="none" w:sz="0" w:space="0" w:color="auto"/>
            <w:right w:val="none" w:sz="0" w:space="0" w:color="auto"/>
          </w:divBdr>
        </w:div>
        <w:div w:id="262611046">
          <w:marLeft w:val="480"/>
          <w:marRight w:val="0"/>
          <w:marTop w:val="0"/>
          <w:marBottom w:val="0"/>
          <w:divBdr>
            <w:top w:val="none" w:sz="0" w:space="0" w:color="auto"/>
            <w:left w:val="none" w:sz="0" w:space="0" w:color="auto"/>
            <w:bottom w:val="none" w:sz="0" w:space="0" w:color="auto"/>
            <w:right w:val="none" w:sz="0" w:space="0" w:color="auto"/>
          </w:divBdr>
        </w:div>
        <w:div w:id="276760166">
          <w:marLeft w:val="480"/>
          <w:marRight w:val="0"/>
          <w:marTop w:val="0"/>
          <w:marBottom w:val="0"/>
          <w:divBdr>
            <w:top w:val="none" w:sz="0" w:space="0" w:color="auto"/>
            <w:left w:val="none" w:sz="0" w:space="0" w:color="auto"/>
            <w:bottom w:val="none" w:sz="0" w:space="0" w:color="auto"/>
            <w:right w:val="none" w:sz="0" w:space="0" w:color="auto"/>
          </w:divBdr>
        </w:div>
        <w:div w:id="288903524">
          <w:marLeft w:val="480"/>
          <w:marRight w:val="0"/>
          <w:marTop w:val="0"/>
          <w:marBottom w:val="0"/>
          <w:divBdr>
            <w:top w:val="none" w:sz="0" w:space="0" w:color="auto"/>
            <w:left w:val="none" w:sz="0" w:space="0" w:color="auto"/>
            <w:bottom w:val="none" w:sz="0" w:space="0" w:color="auto"/>
            <w:right w:val="none" w:sz="0" w:space="0" w:color="auto"/>
          </w:divBdr>
        </w:div>
        <w:div w:id="316737662">
          <w:marLeft w:val="480"/>
          <w:marRight w:val="0"/>
          <w:marTop w:val="0"/>
          <w:marBottom w:val="0"/>
          <w:divBdr>
            <w:top w:val="none" w:sz="0" w:space="0" w:color="auto"/>
            <w:left w:val="none" w:sz="0" w:space="0" w:color="auto"/>
            <w:bottom w:val="none" w:sz="0" w:space="0" w:color="auto"/>
            <w:right w:val="none" w:sz="0" w:space="0" w:color="auto"/>
          </w:divBdr>
        </w:div>
        <w:div w:id="420027366">
          <w:marLeft w:val="480"/>
          <w:marRight w:val="0"/>
          <w:marTop w:val="0"/>
          <w:marBottom w:val="0"/>
          <w:divBdr>
            <w:top w:val="none" w:sz="0" w:space="0" w:color="auto"/>
            <w:left w:val="none" w:sz="0" w:space="0" w:color="auto"/>
            <w:bottom w:val="none" w:sz="0" w:space="0" w:color="auto"/>
            <w:right w:val="none" w:sz="0" w:space="0" w:color="auto"/>
          </w:divBdr>
        </w:div>
        <w:div w:id="435711534">
          <w:marLeft w:val="480"/>
          <w:marRight w:val="0"/>
          <w:marTop w:val="0"/>
          <w:marBottom w:val="0"/>
          <w:divBdr>
            <w:top w:val="none" w:sz="0" w:space="0" w:color="auto"/>
            <w:left w:val="none" w:sz="0" w:space="0" w:color="auto"/>
            <w:bottom w:val="none" w:sz="0" w:space="0" w:color="auto"/>
            <w:right w:val="none" w:sz="0" w:space="0" w:color="auto"/>
          </w:divBdr>
        </w:div>
        <w:div w:id="526677735">
          <w:marLeft w:val="480"/>
          <w:marRight w:val="0"/>
          <w:marTop w:val="0"/>
          <w:marBottom w:val="0"/>
          <w:divBdr>
            <w:top w:val="none" w:sz="0" w:space="0" w:color="auto"/>
            <w:left w:val="none" w:sz="0" w:space="0" w:color="auto"/>
            <w:bottom w:val="none" w:sz="0" w:space="0" w:color="auto"/>
            <w:right w:val="none" w:sz="0" w:space="0" w:color="auto"/>
          </w:divBdr>
        </w:div>
        <w:div w:id="547106493">
          <w:marLeft w:val="480"/>
          <w:marRight w:val="0"/>
          <w:marTop w:val="0"/>
          <w:marBottom w:val="0"/>
          <w:divBdr>
            <w:top w:val="none" w:sz="0" w:space="0" w:color="auto"/>
            <w:left w:val="none" w:sz="0" w:space="0" w:color="auto"/>
            <w:bottom w:val="none" w:sz="0" w:space="0" w:color="auto"/>
            <w:right w:val="none" w:sz="0" w:space="0" w:color="auto"/>
          </w:divBdr>
        </w:div>
        <w:div w:id="608514130">
          <w:marLeft w:val="480"/>
          <w:marRight w:val="0"/>
          <w:marTop w:val="0"/>
          <w:marBottom w:val="0"/>
          <w:divBdr>
            <w:top w:val="none" w:sz="0" w:space="0" w:color="auto"/>
            <w:left w:val="none" w:sz="0" w:space="0" w:color="auto"/>
            <w:bottom w:val="none" w:sz="0" w:space="0" w:color="auto"/>
            <w:right w:val="none" w:sz="0" w:space="0" w:color="auto"/>
          </w:divBdr>
        </w:div>
        <w:div w:id="639648412">
          <w:marLeft w:val="480"/>
          <w:marRight w:val="0"/>
          <w:marTop w:val="0"/>
          <w:marBottom w:val="0"/>
          <w:divBdr>
            <w:top w:val="none" w:sz="0" w:space="0" w:color="auto"/>
            <w:left w:val="none" w:sz="0" w:space="0" w:color="auto"/>
            <w:bottom w:val="none" w:sz="0" w:space="0" w:color="auto"/>
            <w:right w:val="none" w:sz="0" w:space="0" w:color="auto"/>
          </w:divBdr>
        </w:div>
        <w:div w:id="665669457">
          <w:marLeft w:val="480"/>
          <w:marRight w:val="0"/>
          <w:marTop w:val="0"/>
          <w:marBottom w:val="0"/>
          <w:divBdr>
            <w:top w:val="none" w:sz="0" w:space="0" w:color="auto"/>
            <w:left w:val="none" w:sz="0" w:space="0" w:color="auto"/>
            <w:bottom w:val="none" w:sz="0" w:space="0" w:color="auto"/>
            <w:right w:val="none" w:sz="0" w:space="0" w:color="auto"/>
          </w:divBdr>
        </w:div>
        <w:div w:id="710567652">
          <w:marLeft w:val="480"/>
          <w:marRight w:val="0"/>
          <w:marTop w:val="0"/>
          <w:marBottom w:val="0"/>
          <w:divBdr>
            <w:top w:val="none" w:sz="0" w:space="0" w:color="auto"/>
            <w:left w:val="none" w:sz="0" w:space="0" w:color="auto"/>
            <w:bottom w:val="none" w:sz="0" w:space="0" w:color="auto"/>
            <w:right w:val="none" w:sz="0" w:space="0" w:color="auto"/>
          </w:divBdr>
        </w:div>
        <w:div w:id="784616799">
          <w:marLeft w:val="480"/>
          <w:marRight w:val="0"/>
          <w:marTop w:val="0"/>
          <w:marBottom w:val="0"/>
          <w:divBdr>
            <w:top w:val="none" w:sz="0" w:space="0" w:color="auto"/>
            <w:left w:val="none" w:sz="0" w:space="0" w:color="auto"/>
            <w:bottom w:val="none" w:sz="0" w:space="0" w:color="auto"/>
            <w:right w:val="none" w:sz="0" w:space="0" w:color="auto"/>
          </w:divBdr>
        </w:div>
        <w:div w:id="835992688">
          <w:marLeft w:val="480"/>
          <w:marRight w:val="0"/>
          <w:marTop w:val="0"/>
          <w:marBottom w:val="0"/>
          <w:divBdr>
            <w:top w:val="none" w:sz="0" w:space="0" w:color="auto"/>
            <w:left w:val="none" w:sz="0" w:space="0" w:color="auto"/>
            <w:bottom w:val="none" w:sz="0" w:space="0" w:color="auto"/>
            <w:right w:val="none" w:sz="0" w:space="0" w:color="auto"/>
          </w:divBdr>
        </w:div>
        <w:div w:id="844053678">
          <w:marLeft w:val="480"/>
          <w:marRight w:val="0"/>
          <w:marTop w:val="0"/>
          <w:marBottom w:val="0"/>
          <w:divBdr>
            <w:top w:val="none" w:sz="0" w:space="0" w:color="auto"/>
            <w:left w:val="none" w:sz="0" w:space="0" w:color="auto"/>
            <w:bottom w:val="none" w:sz="0" w:space="0" w:color="auto"/>
            <w:right w:val="none" w:sz="0" w:space="0" w:color="auto"/>
          </w:divBdr>
        </w:div>
        <w:div w:id="844173692">
          <w:marLeft w:val="480"/>
          <w:marRight w:val="0"/>
          <w:marTop w:val="0"/>
          <w:marBottom w:val="0"/>
          <w:divBdr>
            <w:top w:val="none" w:sz="0" w:space="0" w:color="auto"/>
            <w:left w:val="none" w:sz="0" w:space="0" w:color="auto"/>
            <w:bottom w:val="none" w:sz="0" w:space="0" w:color="auto"/>
            <w:right w:val="none" w:sz="0" w:space="0" w:color="auto"/>
          </w:divBdr>
        </w:div>
      </w:divsChild>
    </w:div>
    <w:div w:id="787315912">
      <w:bodyDiv w:val="1"/>
      <w:marLeft w:val="0"/>
      <w:marRight w:val="0"/>
      <w:marTop w:val="0"/>
      <w:marBottom w:val="0"/>
      <w:divBdr>
        <w:top w:val="none" w:sz="0" w:space="0" w:color="auto"/>
        <w:left w:val="none" w:sz="0" w:space="0" w:color="auto"/>
        <w:bottom w:val="none" w:sz="0" w:space="0" w:color="auto"/>
        <w:right w:val="none" w:sz="0" w:space="0" w:color="auto"/>
      </w:divBdr>
    </w:div>
    <w:div w:id="787965250">
      <w:bodyDiv w:val="1"/>
      <w:marLeft w:val="0"/>
      <w:marRight w:val="0"/>
      <w:marTop w:val="0"/>
      <w:marBottom w:val="0"/>
      <w:divBdr>
        <w:top w:val="none" w:sz="0" w:space="0" w:color="auto"/>
        <w:left w:val="none" w:sz="0" w:space="0" w:color="auto"/>
        <w:bottom w:val="none" w:sz="0" w:space="0" w:color="auto"/>
        <w:right w:val="none" w:sz="0" w:space="0" w:color="auto"/>
      </w:divBdr>
    </w:div>
    <w:div w:id="787966555">
      <w:bodyDiv w:val="1"/>
      <w:marLeft w:val="0"/>
      <w:marRight w:val="0"/>
      <w:marTop w:val="0"/>
      <w:marBottom w:val="0"/>
      <w:divBdr>
        <w:top w:val="none" w:sz="0" w:space="0" w:color="auto"/>
        <w:left w:val="none" w:sz="0" w:space="0" w:color="auto"/>
        <w:bottom w:val="none" w:sz="0" w:space="0" w:color="auto"/>
        <w:right w:val="none" w:sz="0" w:space="0" w:color="auto"/>
      </w:divBdr>
    </w:div>
    <w:div w:id="788008553">
      <w:bodyDiv w:val="1"/>
      <w:marLeft w:val="0"/>
      <w:marRight w:val="0"/>
      <w:marTop w:val="0"/>
      <w:marBottom w:val="0"/>
      <w:divBdr>
        <w:top w:val="none" w:sz="0" w:space="0" w:color="auto"/>
        <w:left w:val="none" w:sz="0" w:space="0" w:color="auto"/>
        <w:bottom w:val="none" w:sz="0" w:space="0" w:color="auto"/>
        <w:right w:val="none" w:sz="0" w:space="0" w:color="auto"/>
      </w:divBdr>
    </w:div>
    <w:div w:id="788205845">
      <w:bodyDiv w:val="1"/>
      <w:marLeft w:val="0"/>
      <w:marRight w:val="0"/>
      <w:marTop w:val="0"/>
      <w:marBottom w:val="0"/>
      <w:divBdr>
        <w:top w:val="none" w:sz="0" w:space="0" w:color="auto"/>
        <w:left w:val="none" w:sz="0" w:space="0" w:color="auto"/>
        <w:bottom w:val="none" w:sz="0" w:space="0" w:color="auto"/>
        <w:right w:val="none" w:sz="0" w:space="0" w:color="auto"/>
      </w:divBdr>
    </w:div>
    <w:div w:id="788359026">
      <w:bodyDiv w:val="1"/>
      <w:marLeft w:val="0"/>
      <w:marRight w:val="0"/>
      <w:marTop w:val="0"/>
      <w:marBottom w:val="0"/>
      <w:divBdr>
        <w:top w:val="none" w:sz="0" w:space="0" w:color="auto"/>
        <w:left w:val="none" w:sz="0" w:space="0" w:color="auto"/>
        <w:bottom w:val="none" w:sz="0" w:space="0" w:color="auto"/>
        <w:right w:val="none" w:sz="0" w:space="0" w:color="auto"/>
      </w:divBdr>
    </w:div>
    <w:div w:id="788427855">
      <w:bodyDiv w:val="1"/>
      <w:marLeft w:val="0"/>
      <w:marRight w:val="0"/>
      <w:marTop w:val="0"/>
      <w:marBottom w:val="0"/>
      <w:divBdr>
        <w:top w:val="none" w:sz="0" w:space="0" w:color="auto"/>
        <w:left w:val="none" w:sz="0" w:space="0" w:color="auto"/>
        <w:bottom w:val="none" w:sz="0" w:space="0" w:color="auto"/>
        <w:right w:val="none" w:sz="0" w:space="0" w:color="auto"/>
      </w:divBdr>
    </w:div>
    <w:div w:id="788471626">
      <w:bodyDiv w:val="1"/>
      <w:marLeft w:val="0"/>
      <w:marRight w:val="0"/>
      <w:marTop w:val="0"/>
      <w:marBottom w:val="0"/>
      <w:divBdr>
        <w:top w:val="none" w:sz="0" w:space="0" w:color="auto"/>
        <w:left w:val="none" w:sz="0" w:space="0" w:color="auto"/>
        <w:bottom w:val="none" w:sz="0" w:space="0" w:color="auto"/>
        <w:right w:val="none" w:sz="0" w:space="0" w:color="auto"/>
      </w:divBdr>
    </w:div>
    <w:div w:id="788475080">
      <w:bodyDiv w:val="1"/>
      <w:marLeft w:val="0"/>
      <w:marRight w:val="0"/>
      <w:marTop w:val="0"/>
      <w:marBottom w:val="0"/>
      <w:divBdr>
        <w:top w:val="none" w:sz="0" w:space="0" w:color="auto"/>
        <w:left w:val="none" w:sz="0" w:space="0" w:color="auto"/>
        <w:bottom w:val="none" w:sz="0" w:space="0" w:color="auto"/>
        <w:right w:val="none" w:sz="0" w:space="0" w:color="auto"/>
      </w:divBdr>
    </w:div>
    <w:div w:id="788477215">
      <w:bodyDiv w:val="1"/>
      <w:marLeft w:val="0"/>
      <w:marRight w:val="0"/>
      <w:marTop w:val="0"/>
      <w:marBottom w:val="0"/>
      <w:divBdr>
        <w:top w:val="none" w:sz="0" w:space="0" w:color="auto"/>
        <w:left w:val="none" w:sz="0" w:space="0" w:color="auto"/>
        <w:bottom w:val="none" w:sz="0" w:space="0" w:color="auto"/>
        <w:right w:val="none" w:sz="0" w:space="0" w:color="auto"/>
      </w:divBdr>
    </w:div>
    <w:div w:id="788552575">
      <w:bodyDiv w:val="1"/>
      <w:marLeft w:val="0"/>
      <w:marRight w:val="0"/>
      <w:marTop w:val="0"/>
      <w:marBottom w:val="0"/>
      <w:divBdr>
        <w:top w:val="none" w:sz="0" w:space="0" w:color="auto"/>
        <w:left w:val="none" w:sz="0" w:space="0" w:color="auto"/>
        <w:bottom w:val="none" w:sz="0" w:space="0" w:color="auto"/>
        <w:right w:val="none" w:sz="0" w:space="0" w:color="auto"/>
      </w:divBdr>
    </w:div>
    <w:div w:id="788665512">
      <w:bodyDiv w:val="1"/>
      <w:marLeft w:val="0"/>
      <w:marRight w:val="0"/>
      <w:marTop w:val="0"/>
      <w:marBottom w:val="0"/>
      <w:divBdr>
        <w:top w:val="none" w:sz="0" w:space="0" w:color="auto"/>
        <w:left w:val="none" w:sz="0" w:space="0" w:color="auto"/>
        <w:bottom w:val="none" w:sz="0" w:space="0" w:color="auto"/>
        <w:right w:val="none" w:sz="0" w:space="0" w:color="auto"/>
      </w:divBdr>
    </w:div>
    <w:div w:id="788818838">
      <w:bodyDiv w:val="1"/>
      <w:marLeft w:val="0"/>
      <w:marRight w:val="0"/>
      <w:marTop w:val="0"/>
      <w:marBottom w:val="0"/>
      <w:divBdr>
        <w:top w:val="none" w:sz="0" w:space="0" w:color="auto"/>
        <w:left w:val="none" w:sz="0" w:space="0" w:color="auto"/>
        <w:bottom w:val="none" w:sz="0" w:space="0" w:color="auto"/>
        <w:right w:val="none" w:sz="0" w:space="0" w:color="auto"/>
      </w:divBdr>
    </w:div>
    <w:div w:id="788820822">
      <w:bodyDiv w:val="1"/>
      <w:marLeft w:val="0"/>
      <w:marRight w:val="0"/>
      <w:marTop w:val="0"/>
      <w:marBottom w:val="0"/>
      <w:divBdr>
        <w:top w:val="none" w:sz="0" w:space="0" w:color="auto"/>
        <w:left w:val="none" w:sz="0" w:space="0" w:color="auto"/>
        <w:bottom w:val="none" w:sz="0" w:space="0" w:color="auto"/>
        <w:right w:val="none" w:sz="0" w:space="0" w:color="auto"/>
      </w:divBdr>
    </w:div>
    <w:div w:id="788935400">
      <w:bodyDiv w:val="1"/>
      <w:marLeft w:val="0"/>
      <w:marRight w:val="0"/>
      <w:marTop w:val="0"/>
      <w:marBottom w:val="0"/>
      <w:divBdr>
        <w:top w:val="none" w:sz="0" w:space="0" w:color="auto"/>
        <w:left w:val="none" w:sz="0" w:space="0" w:color="auto"/>
        <w:bottom w:val="none" w:sz="0" w:space="0" w:color="auto"/>
        <w:right w:val="none" w:sz="0" w:space="0" w:color="auto"/>
      </w:divBdr>
    </w:div>
    <w:div w:id="788939997">
      <w:bodyDiv w:val="1"/>
      <w:marLeft w:val="0"/>
      <w:marRight w:val="0"/>
      <w:marTop w:val="0"/>
      <w:marBottom w:val="0"/>
      <w:divBdr>
        <w:top w:val="none" w:sz="0" w:space="0" w:color="auto"/>
        <w:left w:val="none" w:sz="0" w:space="0" w:color="auto"/>
        <w:bottom w:val="none" w:sz="0" w:space="0" w:color="auto"/>
        <w:right w:val="none" w:sz="0" w:space="0" w:color="auto"/>
      </w:divBdr>
    </w:div>
    <w:div w:id="788940951">
      <w:bodyDiv w:val="1"/>
      <w:marLeft w:val="0"/>
      <w:marRight w:val="0"/>
      <w:marTop w:val="0"/>
      <w:marBottom w:val="0"/>
      <w:divBdr>
        <w:top w:val="none" w:sz="0" w:space="0" w:color="auto"/>
        <w:left w:val="none" w:sz="0" w:space="0" w:color="auto"/>
        <w:bottom w:val="none" w:sz="0" w:space="0" w:color="auto"/>
        <w:right w:val="none" w:sz="0" w:space="0" w:color="auto"/>
      </w:divBdr>
    </w:div>
    <w:div w:id="789054941">
      <w:bodyDiv w:val="1"/>
      <w:marLeft w:val="0"/>
      <w:marRight w:val="0"/>
      <w:marTop w:val="0"/>
      <w:marBottom w:val="0"/>
      <w:divBdr>
        <w:top w:val="none" w:sz="0" w:space="0" w:color="auto"/>
        <w:left w:val="none" w:sz="0" w:space="0" w:color="auto"/>
        <w:bottom w:val="none" w:sz="0" w:space="0" w:color="auto"/>
        <w:right w:val="none" w:sz="0" w:space="0" w:color="auto"/>
      </w:divBdr>
    </w:div>
    <w:div w:id="789055118">
      <w:bodyDiv w:val="1"/>
      <w:marLeft w:val="0"/>
      <w:marRight w:val="0"/>
      <w:marTop w:val="0"/>
      <w:marBottom w:val="0"/>
      <w:divBdr>
        <w:top w:val="none" w:sz="0" w:space="0" w:color="auto"/>
        <w:left w:val="none" w:sz="0" w:space="0" w:color="auto"/>
        <w:bottom w:val="none" w:sz="0" w:space="0" w:color="auto"/>
        <w:right w:val="none" w:sz="0" w:space="0" w:color="auto"/>
      </w:divBdr>
    </w:div>
    <w:div w:id="789057471">
      <w:bodyDiv w:val="1"/>
      <w:marLeft w:val="0"/>
      <w:marRight w:val="0"/>
      <w:marTop w:val="0"/>
      <w:marBottom w:val="0"/>
      <w:divBdr>
        <w:top w:val="none" w:sz="0" w:space="0" w:color="auto"/>
        <w:left w:val="none" w:sz="0" w:space="0" w:color="auto"/>
        <w:bottom w:val="none" w:sz="0" w:space="0" w:color="auto"/>
        <w:right w:val="none" w:sz="0" w:space="0" w:color="auto"/>
      </w:divBdr>
    </w:div>
    <w:div w:id="789275573">
      <w:bodyDiv w:val="1"/>
      <w:marLeft w:val="0"/>
      <w:marRight w:val="0"/>
      <w:marTop w:val="0"/>
      <w:marBottom w:val="0"/>
      <w:divBdr>
        <w:top w:val="none" w:sz="0" w:space="0" w:color="auto"/>
        <w:left w:val="none" w:sz="0" w:space="0" w:color="auto"/>
        <w:bottom w:val="none" w:sz="0" w:space="0" w:color="auto"/>
        <w:right w:val="none" w:sz="0" w:space="0" w:color="auto"/>
      </w:divBdr>
    </w:div>
    <w:div w:id="789276871">
      <w:bodyDiv w:val="1"/>
      <w:marLeft w:val="0"/>
      <w:marRight w:val="0"/>
      <w:marTop w:val="0"/>
      <w:marBottom w:val="0"/>
      <w:divBdr>
        <w:top w:val="none" w:sz="0" w:space="0" w:color="auto"/>
        <w:left w:val="none" w:sz="0" w:space="0" w:color="auto"/>
        <w:bottom w:val="none" w:sz="0" w:space="0" w:color="auto"/>
        <w:right w:val="none" w:sz="0" w:space="0" w:color="auto"/>
      </w:divBdr>
    </w:div>
    <w:div w:id="789397006">
      <w:bodyDiv w:val="1"/>
      <w:marLeft w:val="0"/>
      <w:marRight w:val="0"/>
      <w:marTop w:val="0"/>
      <w:marBottom w:val="0"/>
      <w:divBdr>
        <w:top w:val="none" w:sz="0" w:space="0" w:color="auto"/>
        <w:left w:val="none" w:sz="0" w:space="0" w:color="auto"/>
        <w:bottom w:val="none" w:sz="0" w:space="0" w:color="auto"/>
        <w:right w:val="none" w:sz="0" w:space="0" w:color="auto"/>
      </w:divBdr>
      <w:divsChild>
        <w:div w:id="65302930">
          <w:marLeft w:val="480"/>
          <w:marRight w:val="0"/>
          <w:marTop w:val="0"/>
          <w:marBottom w:val="0"/>
          <w:divBdr>
            <w:top w:val="none" w:sz="0" w:space="0" w:color="auto"/>
            <w:left w:val="none" w:sz="0" w:space="0" w:color="auto"/>
            <w:bottom w:val="none" w:sz="0" w:space="0" w:color="auto"/>
            <w:right w:val="none" w:sz="0" w:space="0" w:color="auto"/>
          </w:divBdr>
        </w:div>
        <w:div w:id="152915243">
          <w:marLeft w:val="480"/>
          <w:marRight w:val="0"/>
          <w:marTop w:val="0"/>
          <w:marBottom w:val="0"/>
          <w:divBdr>
            <w:top w:val="none" w:sz="0" w:space="0" w:color="auto"/>
            <w:left w:val="none" w:sz="0" w:space="0" w:color="auto"/>
            <w:bottom w:val="none" w:sz="0" w:space="0" w:color="auto"/>
            <w:right w:val="none" w:sz="0" w:space="0" w:color="auto"/>
          </w:divBdr>
        </w:div>
        <w:div w:id="239873150">
          <w:marLeft w:val="480"/>
          <w:marRight w:val="0"/>
          <w:marTop w:val="0"/>
          <w:marBottom w:val="0"/>
          <w:divBdr>
            <w:top w:val="none" w:sz="0" w:space="0" w:color="auto"/>
            <w:left w:val="none" w:sz="0" w:space="0" w:color="auto"/>
            <w:bottom w:val="none" w:sz="0" w:space="0" w:color="auto"/>
            <w:right w:val="none" w:sz="0" w:space="0" w:color="auto"/>
          </w:divBdr>
        </w:div>
        <w:div w:id="268008446">
          <w:marLeft w:val="480"/>
          <w:marRight w:val="0"/>
          <w:marTop w:val="0"/>
          <w:marBottom w:val="0"/>
          <w:divBdr>
            <w:top w:val="none" w:sz="0" w:space="0" w:color="auto"/>
            <w:left w:val="none" w:sz="0" w:space="0" w:color="auto"/>
            <w:bottom w:val="none" w:sz="0" w:space="0" w:color="auto"/>
            <w:right w:val="none" w:sz="0" w:space="0" w:color="auto"/>
          </w:divBdr>
        </w:div>
        <w:div w:id="283541312">
          <w:marLeft w:val="480"/>
          <w:marRight w:val="0"/>
          <w:marTop w:val="0"/>
          <w:marBottom w:val="0"/>
          <w:divBdr>
            <w:top w:val="none" w:sz="0" w:space="0" w:color="auto"/>
            <w:left w:val="none" w:sz="0" w:space="0" w:color="auto"/>
            <w:bottom w:val="none" w:sz="0" w:space="0" w:color="auto"/>
            <w:right w:val="none" w:sz="0" w:space="0" w:color="auto"/>
          </w:divBdr>
        </w:div>
        <w:div w:id="421030356">
          <w:marLeft w:val="480"/>
          <w:marRight w:val="0"/>
          <w:marTop w:val="0"/>
          <w:marBottom w:val="0"/>
          <w:divBdr>
            <w:top w:val="none" w:sz="0" w:space="0" w:color="auto"/>
            <w:left w:val="none" w:sz="0" w:space="0" w:color="auto"/>
            <w:bottom w:val="none" w:sz="0" w:space="0" w:color="auto"/>
            <w:right w:val="none" w:sz="0" w:space="0" w:color="auto"/>
          </w:divBdr>
        </w:div>
        <w:div w:id="437213447">
          <w:marLeft w:val="480"/>
          <w:marRight w:val="0"/>
          <w:marTop w:val="0"/>
          <w:marBottom w:val="0"/>
          <w:divBdr>
            <w:top w:val="none" w:sz="0" w:space="0" w:color="auto"/>
            <w:left w:val="none" w:sz="0" w:space="0" w:color="auto"/>
            <w:bottom w:val="none" w:sz="0" w:space="0" w:color="auto"/>
            <w:right w:val="none" w:sz="0" w:space="0" w:color="auto"/>
          </w:divBdr>
        </w:div>
        <w:div w:id="456489714">
          <w:marLeft w:val="480"/>
          <w:marRight w:val="0"/>
          <w:marTop w:val="0"/>
          <w:marBottom w:val="0"/>
          <w:divBdr>
            <w:top w:val="none" w:sz="0" w:space="0" w:color="auto"/>
            <w:left w:val="none" w:sz="0" w:space="0" w:color="auto"/>
            <w:bottom w:val="none" w:sz="0" w:space="0" w:color="auto"/>
            <w:right w:val="none" w:sz="0" w:space="0" w:color="auto"/>
          </w:divBdr>
        </w:div>
        <w:div w:id="464549962">
          <w:marLeft w:val="480"/>
          <w:marRight w:val="0"/>
          <w:marTop w:val="0"/>
          <w:marBottom w:val="0"/>
          <w:divBdr>
            <w:top w:val="none" w:sz="0" w:space="0" w:color="auto"/>
            <w:left w:val="none" w:sz="0" w:space="0" w:color="auto"/>
            <w:bottom w:val="none" w:sz="0" w:space="0" w:color="auto"/>
            <w:right w:val="none" w:sz="0" w:space="0" w:color="auto"/>
          </w:divBdr>
        </w:div>
        <w:div w:id="488136882">
          <w:marLeft w:val="480"/>
          <w:marRight w:val="0"/>
          <w:marTop w:val="0"/>
          <w:marBottom w:val="0"/>
          <w:divBdr>
            <w:top w:val="none" w:sz="0" w:space="0" w:color="auto"/>
            <w:left w:val="none" w:sz="0" w:space="0" w:color="auto"/>
            <w:bottom w:val="none" w:sz="0" w:space="0" w:color="auto"/>
            <w:right w:val="none" w:sz="0" w:space="0" w:color="auto"/>
          </w:divBdr>
        </w:div>
        <w:div w:id="498737423">
          <w:marLeft w:val="480"/>
          <w:marRight w:val="0"/>
          <w:marTop w:val="0"/>
          <w:marBottom w:val="0"/>
          <w:divBdr>
            <w:top w:val="none" w:sz="0" w:space="0" w:color="auto"/>
            <w:left w:val="none" w:sz="0" w:space="0" w:color="auto"/>
            <w:bottom w:val="none" w:sz="0" w:space="0" w:color="auto"/>
            <w:right w:val="none" w:sz="0" w:space="0" w:color="auto"/>
          </w:divBdr>
        </w:div>
        <w:div w:id="561411578">
          <w:marLeft w:val="480"/>
          <w:marRight w:val="0"/>
          <w:marTop w:val="0"/>
          <w:marBottom w:val="0"/>
          <w:divBdr>
            <w:top w:val="none" w:sz="0" w:space="0" w:color="auto"/>
            <w:left w:val="none" w:sz="0" w:space="0" w:color="auto"/>
            <w:bottom w:val="none" w:sz="0" w:space="0" w:color="auto"/>
            <w:right w:val="none" w:sz="0" w:space="0" w:color="auto"/>
          </w:divBdr>
        </w:div>
        <w:div w:id="665397971">
          <w:marLeft w:val="480"/>
          <w:marRight w:val="0"/>
          <w:marTop w:val="0"/>
          <w:marBottom w:val="0"/>
          <w:divBdr>
            <w:top w:val="none" w:sz="0" w:space="0" w:color="auto"/>
            <w:left w:val="none" w:sz="0" w:space="0" w:color="auto"/>
            <w:bottom w:val="none" w:sz="0" w:space="0" w:color="auto"/>
            <w:right w:val="none" w:sz="0" w:space="0" w:color="auto"/>
          </w:divBdr>
        </w:div>
        <w:div w:id="714039562">
          <w:marLeft w:val="480"/>
          <w:marRight w:val="0"/>
          <w:marTop w:val="0"/>
          <w:marBottom w:val="0"/>
          <w:divBdr>
            <w:top w:val="none" w:sz="0" w:space="0" w:color="auto"/>
            <w:left w:val="none" w:sz="0" w:space="0" w:color="auto"/>
            <w:bottom w:val="none" w:sz="0" w:space="0" w:color="auto"/>
            <w:right w:val="none" w:sz="0" w:space="0" w:color="auto"/>
          </w:divBdr>
        </w:div>
        <w:div w:id="724529096">
          <w:marLeft w:val="480"/>
          <w:marRight w:val="0"/>
          <w:marTop w:val="0"/>
          <w:marBottom w:val="0"/>
          <w:divBdr>
            <w:top w:val="none" w:sz="0" w:space="0" w:color="auto"/>
            <w:left w:val="none" w:sz="0" w:space="0" w:color="auto"/>
            <w:bottom w:val="none" w:sz="0" w:space="0" w:color="auto"/>
            <w:right w:val="none" w:sz="0" w:space="0" w:color="auto"/>
          </w:divBdr>
        </w:div>
        <w:div w:id="829902447">
          <w:marLeft w:val="480"/>
          <w:marRight w:val="0"/>
          <w:marTop w:val="0"/>
          <w:marBottom w:val="0"/>
          <w:divBdr>
            <w:top w:val="none" w:sz="0" w:space="0" w:color="auto"/>
            <w:left w:val="none" w:sz="0" w:space="0" w:color="auto"/>
            <w:bottom w:val="none" w:sz="0" w:space="0" w:color="auto"/>
            <w:right w:val="none" w:sz="0" w:space="0" w:color="auto"/>
          </w:divBdr>
        </w:div>
        <w:div w:id="883295192">
          <w:marLeft w:val="480"/>
          <w:marRight w:val="0"/>
          <w:marTop w:val="0"/>
          <w:marBottom w:val="0"/>
          <w:divBdr>
            <w:top w:val="none" w:sz="0" w:space="0" w:color="auto"/>
            <w:left w:val="none" w:sz="0" w:space="0" w:color="auto"/>
            <w:bottom w:val="none" w:sz="0" w:space="0" w:color="auto"/>
            <w:right w:val="none" w:sz="0" w:space="0" w:color="auto"/>
          </w:divBdr>
        </w:div>
        <w:div w:id="883492304">
          <w:marLeft w:val="480"/>
          <w:marRight w:val="0"/>
          <w:marTop w:val="0"/>
          <w:marBottom w:val="0"/>
          <w:divBdr>
            <w:top w:val="none" w:sz="0" w:space="0" w:color="auto"/>
            <w:left w:val="none" w:sz="0" w:space="0" w:color="auto"/>
            <w:bottom w:val="none" w:sz="0" w:space="0" w:color="auto"/>
            <w:right w:val="none" w:sz="0" w:space="0" w:color="auto"/>
          </w:divBdr>
        </w:div>
        <w:div w:id="898900741">
          <w:marLeft w:val="480"/>
          <w:marRight w:val="0"/>
          <w:marTop w:val="0"/>
          <w:marBottom w:val="0"/>
          <w:divBdr>
            <w:top w:val="none" w:sz="0" w:space="0" w:color="auto"/>
            <w:left w:val="none" w:sz="0" w:space="0" w:color="auto"/>
            <w:bottom w:val="none" w:sz="0" w:space="0" w:color="auto"/>
            <w:right w:val="none" w:sz="0" w:space="0" w:color="auto"/>
          </w:divBdr>
        </w:div>
      </w:divsChild>
    </w:div>
    <w:div w:id="789399493">
      <w:bodyDiv w:val="1"/>
      <w:marLeft w:val="0"/>
      <w:marRight w:val="0"/>
      <w:marTop w:val="0"/>
      <w:marBottom w:val="0"/>
      <w:divBdr>
        <w:top w:val="none" w:sz="0" w:space="0" w:color="auto"/>
        <w:left w:val="none" w:sz="0" w:space="0" w:color="auto"/>
        <w:bottom w:val="none" w:sz="0" w:space="0" w:color="auto"/>
        <w:right w:val="none" w:sz="0" w:space="0" w:color="auto"/>
      </w:divBdr>
    </w:div>
    <w:div w:id="789586525">
      <w:bodyDiv w:val="1"/>
      <w:marLeft w:val="0"/>
      <w:marRight w:val="0"/>
      <w:marTop w:val="0"/>
      <w:marBottom w:val="0"/>
      <w:divBdr>
        <w:top w:val="none" w:sz="0" w:space="0" w:color="auto"/>
        <w:left w:val="none" w:sz="0" w:space="0" w:color="auto"/>
        <w:bottom w:val="none" w:sz="0" w:space="0" w:color="auto"/>
        <w:right w:val="none" w:sz="0" w:space="0" w:color="auto"/>
      </w:divBdr>
    </w:div>
    <w:div w:id="789784090">
      <w:bodyDiv w:val="1"/>
      <w:marLeft w:val="0"/>
      <w:marRight w:val="0"/>
      <w:marTop w:val="0"/>
      <w:marBottom w:val="0"/>
      <w:divBdr>
        <w:top w:val="none" w:sz="0" w:space="0" w:color="auto"/>
        <w:left w:val="none" w:sz="0" w:space="0" w:color="auto"/>
        <w:bottom w:val="none" w:sz="0" w:space="0" w:color="auto"/>
        <w:right w:val="none" w:sz="0" w:space="0" w:color="auto"/>
      </w:divBdr>
    </w:div>
    <w:div w:id="789785962">
      <w:bodyDiv w:val="1"/>
      <w:marLeft w:val="0"/>
      <w:marRight w:val="0"/>
      <w:marTop w:val="0"/>
      <w:marBottom w:val="0"/>
      <w:divBdr>
        <w:top w:val="none" w:sz="0" w:space="0" w:color="auto"/>
        <w:left w:val="none" w:sz="0" w:space="0" w:color="auto"/>
        <w:bottom w:val="none" w:sz="0" w:space="0" w:color="auto"/>
        <w:right w:val="none" w:sz="0" w:space="0" w:color="auto"/>
      </w:divBdr>
    </w:div>
    <w:div w:id="789861320">
      <w:bodyDiv w:val="1"/>
      <w:marLeft w:val="0"/>
      <w:marRight w:val="0"/>
      <w:marTop w:val="0"/>
      <w:marBottom w:val="0"/>
      <w:divBdr>
        <w:top w:val="none" w:sz="0" w:space="0" w:color="auto"/>
        <w:left w:val="none" w:sz="0" w:space="0" w:color="auto"/>
        <w:bottom w:val="none" w:sz="0" w:space="0" w:color="auto"/>
        <w:right w:val="none" w:sz="0" w:space="0" w:color="auto"/>
      </w:divBdr>
    </w:div>
    <w:div w:id="789864797">
      <w:bodyDiv w:val="1"/>
      <w:marLeft w:val="0"/>
      <w:marRight w:val="0"/>
      <w:marTop w:val="0"/>
      <w:marBottom w:val="0"/>
      <w:divBdr>
        <w:top w:val="none" w:sz="0" w:space="0" w:color="auto"/>
        <w:left w:val="none" w:sz="0" w:space="0" w:color="auto"/>
        <w:bottom w:val="none" w:sz="0" w:space="0" w:color="auto"/>
        <w:right w:val="none" w:sz="0" w:space="0" w:color="auto"/>
      </w:divBdr>
    </w:div>
    <w:div w:id="789905524">
      <w:bodyDiv w:val="1"/>
      <w:marLeft w:val="0"/>
      <w:marRight w:val="0"/>
      <w:marTop w:val="0"/>
      <w:marBottom w:val="0"/>
      <w:divBdr>
        <w:top w:val="none" w:sz="0" w:space="0" w:color="auto"/>
        <w:left w:val="none" w:sz="0" w:space="0" w:color="auto"/>
        <w:bottom w:val="none" w:sz="0" w:space="0" w:color="auto"/>
        <w:right w:val="none" w:sz="0" w:space="0" w:color="auto"/>
      </w:divBdr>
    </w:div>
    <w:div w:id="789978432">
      <w:bodyDiv w:val="1"/>
      <w:marLeft w:val="0"/>
      <w:marRight w:val="0"/>
      <w:marTop w:val="0"/>
      <w:marBottom w:val="0"/>
      <w:divBdr>
        <w:top w:val="none" w:sz="0" w:space="0" w:color="auto"/>
        <w:left w:val="none" w:sz="0" w:space="0" w:color="auto"/>
        <w:bottom w:val="none" w:sz="0" w:space="0" w:color="auto"/>
        <w:right w:val="none" w:sz="0" w:space="0" w:color="auto"/>
      </w:divBdr>
    </w:div>
    <w:div w:id="790244218">
      <w:bodyDiv w:val="1"/>
      <w:marLeft w:val="0"/>
      <w:marRight w:val="0"/>
      <w:marTop w:val="0"/>
      <w:marBottom w:val="0"/>
      <w:divBdr>
        <w:top w:val="none" w:sz="0" w:space="0" w:color="auto"/>
        <w:left w:val="none" w:sz="0" w:space="0" w:color="auto"/>
        <w:bottom w:val="none" w:sz="0" w:space="0" w:color="auto"/>
        <w:right w:val="none" w:sz="0" w:space="0" w:color="auto"/>
      </w:divBdr>
    </w:div>
    <w:div w:id="790318458">
      <w:bodyDiv w:val="1"/>
      <w:marLeft w:val="0"/>
      <w:marRight w:val="0"/>
      <w:marTop w:val="0"/>
      <w:marBottom w:val="0"/>
      <w:divBdr>
        <w:top w:val="none" w:sz="0" w:space="0" w:color="auto"/>
        <w:left w:val="none" w:sz="0" w:space="0" w:color="auto"/>
        <w:bottom w:val="none" w:sz="0" w:space="0" w:color="auto"/>
        <w:right w:val="none" w:sz="0" w:space="0" w:color="auto"/>
      </w:divBdr>
    </w:div>
    <w:div w:id="790367299">
      <w:bodyDiv w:val="1"/>
      <w:marLeft w:val="0"/>
      <w:marRight w:val="0"/>
      <w:marTop w:val="0"/>
      <w:marBottom w:val="0"/>
      <w:divBdr>
        <w:top w:val="none" w:sz="0" w:space="0" w:color="auto"/>
        <w:left w:val="none" w:sz="0" w:space="0" w:color="auto"/>
        <w:bottom w:val="none" w:sz="0" w:space="0" w:color="auto"/>
        <w:right w:val="none" w:sz="0" w:space="0" w:color="auto"/>
      </w:divBdr>
    </w:div>
    <w:div w:id="790393120">
      <w:bodyDiv w:val="1"/>
      <w:marLeft w:val="0"/>
      <w:marRight w:val="0"/>
      <w:marTop w:val="0"/>
      <w:marBottom w:val="0"/>
      <w:divBdr>
        <w:top w:val="none" w:sz="0" w:space="0" w:color="auto"/>
        <w:left w:val="none" w:sz="0" w:space="0" w:color="auto"/>
        <w:bottom w:val="none" w:sz="0" w:space="0" w:color="auto"/>
        <w:right w:val="none" w:sz="0" w:space="0" w:color="auto"/>
      </w:divBdr>
    </w:div>
    <w:div w:id="790437149">
      <w:bodyDiv w:val="1"/>
      <w:marLeft w:val="0"/>
      <w:marRight w:val="0"/>
      <w:marTop w:val="0"/>
      <w:marBottom w:val="0"/>
      <w:divBdr>
        <w:top w:val="none" w:sz="0" w:space="0" w:color="auto"/>
        <w:left w:val="none" w:sz="0" w:space="0" w:color="auto"/>
        <w:bottom w:val="none" w:sz="0" w:space="0" w:color="auto"/>
        <w:right w:val="none" w:sz="0" w:space="0" w:color="auto"/>
      </w:divBdr>
    </w:div>
    <w:div w:id="790637424">
      <w:bodyDiv w:val="1"/>
      <w:marLeft w:val="0"/>
      <w:marRight w:val="0"/>
      <w:marTop w:val="0"/>
      <w:marBottom w:val="0"/>
      <w:divBdr>
        <w:top w:val="none" w:sz="0" w:space="0" w:color="auto"/>
        <w:left w:val="none" w:sz="0" w:space="0" w:color="auto"/>
        <w:bottom w:val="none" w:sz="0" w:space="0" w:color="auto"/>
        <w:right w:val="none" w:sz="0" w:space="0" w:color="auto"/>
      </w:divBdr>
    </w:div>
    <w:div w:id="790704349">
      <w:bodyDiv w:val="1"/>
      <w:marLeft w:val="0"/>
      <w:marRight w:val="0"/>
      <w:marTop w:val="0"/>
      <w:marBottom w:val="0"/>
      <w:divBdr>
        <w:top w:val="none" w:sz="0" w:space="0" w:color="auto"/>
        <w:left w:val="none" w:sz="0" w:space="0" w:color="auto"/>
        <w:bottom w:val="none" w:sz="0" w:space="0" w:color="auto"/>
        <w:right w:val="none" w:sz="0" w:space="0" w:color="auto"/>
      </w:divBdr>
    </w:div>
    <w:div w:id="790830139">
      <w:bodyDiv w:val="1"/>
      <w:marLeft w:val="0"/>
      <w:marRight w:val="0"/>
      <w:marTop w:val="0"/>
      <w:marBottom w:val="0"/>
      <w:divBdr>
        <w:top w:val="none" w:sz="0" w:space="0" w:color="auto"/>
        <w:left w:val="none" w:sz="0" w:space="0" w:color="auto"/>
        <w:bottom w:val="none" w:sz="0" w:space="0" w:color="auto"/>
        <w:right w:val="none" w:sz="0" w:space="0" w:color="auto"/>
      </w:divBdr>
    </w:div>
    <w:div w:id="790902046">
      <w:bodyDiv w:val="1"/>
      <w:marLeft w:val="0"/>
      <w:marRight w:val="0"/>
      <w:marTop w:val="0"/>
      <w:marBottom w:val="0"/>
      <w:divBdr>
        <w:top w:val="none" w:sz="0" w:space="0" w:color="auto"/>
        <w:left w:val="none" w:sz="0" w:space="0" w:color="auto"/>
        <w:bottom w:val="none" w:sz="0" w:space="0" w:color="auto"/>
        <w:right w:val="none" w:sz="0" w:space="0" w:color="auto"/>
      </w:divBdr>
    </w:div>
    <w:div w:id="790904093">
      <w:bodyDiv w:val="1"/>
      <w:marLeft w:val="0"/>
      <w:marRight w:val="0"/>
      <w:marTop w:val="0"/>
      <w:marBottom w:val="0"/>
      <w:divBdr>
        <w:top w:val="none" w:sz="0" w:space="0" w:color="auto"/>
        <w:left w:val="none" w:sz="0" w:space="0" w:color="auto"/>
        <w:bottom w:val="none" w:sz="0" w:space="0" w:color="auto"/>
        <w:right w:val="none" w:sz="0" w:space="0" w:color="auto"/>
      </w:divBdr>
    </w:div>
    <w:div w:id="790973855">
      <w:bodyDiv w:val="1"/>
      <w:marLeft w:val="0"/>
      <w:marRight w:val="0"/>
      <w:marTop w:val="0"/>
      <w:marBottom w:val="0"/>
      <w:divBdr>
        <w:top w:val="none" w:sz="0" w:space="0" w:color="auto"/>
        <w:left w:val="none" w:sz="0" w:space="0" w:color="auto"/>
        <w:bottom w:val="none" w:sz="0" w:space="0" w:color="auto"/>
        <w:right w:val="none" w:sz="0" w:space="0" w:color="auto"/>
      </w:divBdr>
    </w:div>
    <w:div w:id="790980006">
      <w:bodyDiv w:val="1"/>
      <w:marLeft w:val="0"/>
      <w:marRight w:val="0"/>
      <w:marTop w:val="0"/>
      <w:marBottom w:val="0"/>
      <w:divBdr>
        <w:top w:val="none" w:sz="0" w:space="0" w:color="auto"/>
        <w:left w:val="none" w:sz="0" w:space="0" w:color="auto"/>
        <w:bottom w:val="none" w:sz="0" w:space="0" w:color="auto"/>
        <w:right w:val="none" w:sz="0" w:space="0" w:color="auto"/>
      </w:divBdr>
    </w:div>
    <w:div w:id="791048021">
      <w:bodyDiv w:val="1"/>
      <w:marLeft w:val="0"/>
      <w:marRight w:val="0"/>
      <w:marTop w:val="0"/>
      <w:marBottom w:val="0"/>
      <w:divBdr>
        <w:top w:val="none" w:sz="0" w:space="0" w:color="auto"/>
        <w:left w:val="none" w:sz="0" w:space="0" w:color="auto"/>
        <w:bottom w:val="none" w:sz="0" w:space="0" w:color="auto"/>
        <w:right w:val="none" w:sz="0" w:space="0" w:color="auto"/>
      </w:divBdr>
    </w:div>
    <w:div w:id="791091526">
      <w:bodyDiv w:val="1"/>
      <w:marLeft w:val="0"/>
      <w:marRight w:val="0"/>
      <w:marTop w:val="0"/>
      <w:marBottom w:val="0"/>
      <w:divBdr>
        <w:top w:val="none" w:sz="0" w:space="0" w:color="auto"/>
        <w:left w:val="none" w:sz="0" w:space="0" w:color="auto"/>
        <w:bottom w:val="none" w:sz="0" w:space="0" w:color="auto"/>
        <w:right w:val="none" w:sz="0" w:space="0" w:color="auto"/>
      </w:divBdr>
    </w:div>
    <w:div w:id="791243671">
      <w:bodyDiv w:val="1"/>
      <w:marLeft w:val="0"/>
      <w:marRight w:val="0"/>
      <w:marTop w:val="0"/>
      <w:marBottom w:val="0"/>
      <w:divBdr>
        <w:top w:val="none" w:sz="0" w:space="0" w:color="auto"/>
        <w:left w:val="none" w:sz="0" w:space="0" w:color="auto"/>
        <w:bottom w:val="none" w:sz="0" w:space="0" w:color="auto"/>
        <w:right w:val="none" w:sz="0" w:space="0" w:color="auto"/>
      </w:divBdr>
      <w:divsChild>
        <w:div w:id="107118224">
          <w:marLeft w:val="480"/>
          <w:marRight w:val="0"/>
          <w:marTop w:val="0"/>
          <w:marBottom w:val="0"/>
          <w:divBdr>
            <w:top w:val="none" w:sz="0" w:space="0" w:color="auto"/>
            <w:left w:val="none" w:sz="0" w:space="0" w:color="auto"/>
            <w:bottom w:val="none" w:sz="0" w:space="0" w:color="auto"/>
            <w:right w:val="none" w:sz="0" w:space="0" w:color="auto"/>
          </w:divBdr>
        </w:div>
        <w:div w:id="130097900">
          <w:marLeft w:val="480"/>
          <w:marRight w:val="0"/>
          <w:marTop w:val="0"/>
          <w:marBottom w:val="0"/>
          <w:divBdr>
            <w:top w:val="none" w:sz="0" w:space="0" w:color="auto"/>
            <w:left w:val="none" w:sz="0" w:space="0" w:color="auto"/>
            <w:bottom w:val="none" w:sz="0" w:space="0" w:color="auto"/>
            <w:right w:val="none" w:sz="0" w:space="0" w:color="auto"/>
          </w:divBdr>
        </w:div>
        <w:div w:id="297883900">
          <w:marLeft w:val="480"/>
          <w:marRight w:val="0"/>
          <w:marTop w:val="0"/>
          <w:marBottom w:val="0"/>
          <w:divBdr>
            <w:top w:val="none" w:sz="0" w:space="0" w:color="auto"/>
            <w:left w:val="none" w:sz="0" w:space="0" w:color="auto"/>
            <w:bottom w:val="none" w:sz="0" w:space="0" w:color="auto"/>
            <w:right w:val="none" w:sz="0" w:space="0" w:color="auto"/>
          </w:divBdr>
        </w:div>
        <w:div w:id="317538329">
          <w:marLeft w:val="480"/>
          <w:marRight w:val="0"/>
          <w:marTop w:val="0"/>
          <w:marBottom w:val="0"/>
          <w:divBdr>
            <w:top w:val="none" w:sz="0" w:space="0" w:color="auto"/>
            <w:left w:val="none" w:sz="0" w:space="0" w:color="auto"/>
            <w:bottom w:val="none" w:sz="0" w:space="0" w:color="auto"/>
            <w:right w:val="none" w:sz="0" w:space="0" w:color="auto"/>
          </w:divBdr>
        </w:div>
        <w:div w:id="337001300">
          <w:marLeft w:val="480"/>
          <w:marRight w:val="0"/>
          <w:marTop w:val="0"/>
          <w:marBottom w:val="0"/>
          <w:divBdr>
            <w:top w:val="none" w:sz="0" w:space="0" w:color="auto"/>
            <w:left w:val="none" w:sz="0" w:space="0" w:color="auto"/>
            <w:bottom w:val="none" w:sz="0" w:space="0" w:color="auto"/>
            <w:right w:val="none" w:sz="0" w:space="0" w:color="auto"/>
          </w:divBdr>
        </w:div>
        <w:div w:id="354962845">
          <w:marLeft w:val="480"/>
          <w:marRight w:val="0"/>
          <w:marTop w:val="0"/>
          <w:marBottom w:val="0"/>
          <w:divBdr>
            <w:top w:val="none" w:sz="0" w:space="0" w:color="auto"/>
            <w:left w:val="none" w:sz="0" w:space="0" w:color="auto"/>
            <w:bottom w:val="none" w:sz="0" w:space="0" w:color="auto"/>
            <w:right w:val="none" w:sz="0" w:space="0" w:color="auto"/>
          </w:divBdr>
        </w:div>
        <w:div w:id="451091865">
          <w:marLeft w:val="480"/>
          <w:marRight w:val="0"/>
          <w:marTop w:val="0"/>
          <w:marBottom w:val="0"/>
          <w:divBdr>
            <w:top w:val="none" w:sz="0" w:space="0" w:color="auto"/>
            <w:left w:val="none" w:sz="0" w:space="0" w:color="auto"/>
            <w:bottom w:val="none" w:sz="0" w:space="0" w:color="auto"/>
            <w:right w:val="none" w:sz="0" w:space="0" w:color="auto"/>
          </w:divBdr>
        </w:div>
        <w:div w:id="492599222">
          <w:marLeft w:val="480"/>
          <w:marRight w:val="0"/>
          <w:marTop w:val="0"/>
          <w:marBottom w:val="0"/>
          <w:divBdr>
            <w:top w:val="none" w:sz="0" w:space="0" w:color="auto"/>
            <w:left w:val="none" w:sz="0" w:space="0" w:color="auto"/>
            <w:bottom w:val="none" w:sz="0" w:space="0" w:color="auto"/>
            <w:right w:val="none" w:sz="0" w:space="0" w:color="auto"/>
          </w:divBdr>
        </w:div>
        <w:div w:id="536821928">
          <w:marLeft w:val="480"/>
          <w:marRight w:val="0"/>
          <w:marTop w:val="0"/>
          <w:marBottom w:val="0"/>
          <w:divBdr>
            <w:top w:val="none" w:sz="0" w:space="0" w:color="auto"/>
            <w:left w:val="none" w:sz="0" w:space="0" w:color="auto"/>
            <w:bottom w:val="none" w:sz="0" w:space="0" w:color="auto"/>
            <w:right w:val="none" w:sz="0" w:space="0" w:color="auto"/>
          </w:divBdr>
        </w:div>
        <w:div w:id="554701754">
          <w:marLeft w:val="480"/>
          <w:marRight w:val="0"/>
          <w:marTop w:val="0"/>
          <w:marBottom w:val="0"/>
          <w:divBdr>
            <w:top w:val="none" w:sz="0" w:space="0" w:color="auto"/>
            <w:left w:val="none" w:sz="0" w:space="0" w:color="auto"/>
            <w:bottom w:val="none" w:sz="0" w:space="0" w:color="auto"/>
            <w:right w:val="none" w:sz="0" w:space="0" w:color="auto"/>
          </w:divBdr>
        </w:div>
        <w:div w:id="655188385">
          <w:marLeft w:val="480"/>
          <w:marRight w:val="0"/>
          <w:marTop w:val="0"/>
          <w:marBottom w:val="0"/>
          <w:divBdr>
            <w:top w:val="none" w:sz="0" w:space="0" w:color="auto"/>
            <w:left w:val="none" w:sz="0" w:space="0" w:color="auto"/>
            <w:bottom w:val="none" w:sz="0" w:space="0" w:color="auto"/>
            <w:right w:val="none" w:sz="0" w:space="0" w:color="auto"/>
          </w:divBdr>
        </w:div>
        <w:div w:id="685178958">
          <w:marLeft w:val="480"/>
          <w:marRight w:val="0"/>
          <w:marTop w:val="0"/>
          <w:marBottom w:val="0"/>
          <w:divBdr>
            <w:top w:val="none" w:sz="0" w:space="0" w:color="auto"/>
            <w:left w:val="none" w:sz="0" w:space="0" w:color="auto"/>
            <w:bottom w:val="none" w:sz="0" w:space="0" w:color="auto"/>
            <w:right w:val="none" w:sz="0" w:space="0" w:color="auto"/>
          </w:divBdr>
        </w:div>
        <w:div w:id="728264592">
          <w:marLeft w:val="480"/>
          <w:marRight w:val="0"/>
          <w:marTop w:val="0"/>
          <w:marBottom w:val="0"/>
          <w:divBdr>
            <w:top w:val="none" w:sz="0" w:space="0" w:color="auto"/>
            <w:left w:val="none" w:sz="0" w:space="0" w:color="auto"/>
            <w:bottom w:val="none" w:sz="0" w:space="0" w:color="auto"/>
            <w:right w:val="none" w:sz="0" w:space="0" w:color="auto"/>
          </w:divBdr>
        </w:div>
        <w:div w:id="747507383">
          <w:marLeft w:val="480"/>
          <w:marRight w:val="0"/>
          <w:marTop w:val="0"/>
          <w:marBottom w:val="0"/>
          <w:divBdr>
            <w:top w:val="none" w:sz="0" w:space="0" w:color="auto"/>
            <w:left w:val="none" w:sz="0" w:space="0" w:color="auto"/>
            <w:bottom w:val="none" w:sz="0" w:space="0" w:color="auto"/>
            <w:right w:val="none" w:sz="0" w:space="0" w:color="auto"/>
          </w:divBdr>
        </w:div>
        <w:div w:id="797064892">
          <w:marLeft w:val="480"/>
          <w:marRight w:val="0"/>
          <w:marTop w:val="0"/>
          <w:marBottom w:val="0"/>
          <w:divBdr>
            <w:top w:val="none" w:sz="0" w:space="0" w:color="auto"/>
            <w:left w:val="none" w:sz="0" w:space="0" w:color="auto"/>
            <w:bottom w:val="none" w:sz="0" w:space="0" w:color="auto"/>
            <w:right w:val="none" w:sz="0" w:space="0" w:color="auto"/>
          </w:divBdr>
        </w:div>
        <w:div w:id="833379385">
          <w:marLeft w:val="480"/>
          <w:marRight w:val="0"/>
          <w:marTop w:val="0"/>
          <w:marBottom w:val="0"/>
          <w:divBdr>
            <w:top w:val="none" w:sz="0" w:space="0" w:color="auto"/>
            <w:left w:val="none" w:sz="0" w:space="0" w:color="auto"/>
            <w:bottom w:val="none" w:sz="0" w:space="0" w:color="auto"/>
            <w:right w:val="none" w:sz="0" w:space="0" w:color="auto"/>
          </w:divBdr>
        </w:div>
        <w:div w:id="885920653">
          <w:marLeft w:val="480"/>
          <w:marRight w:val="0"/>
          <w:marTop w:val="0"/>
          <w:marBottom w:val="0"/>
          <w:divBdr>
            <w:top w:val="none" w:sz="0" w:space="0" w:color="auto"/>
            <w:left w:val="none" w:sz="0" w:space="0" w:color="auto"/>
            <w:bottom w:val="none" w:sz="0" w:space="0" w:color="auto"/>
            <w:right w:val="none" w:sz="0" w:space="0" w:color="auto"/>
          </w:divBdr>
        </w:div>
        <w:div w:id="902447929">
          <w:marLeft w:val="480"/>
          <w:marRight w:val="0"/>
          <w:marTop w:val="0"/>
          <w:marBottom w:val="0"/>
          <w:divBdr>
            <w:top w:val="none" w:sz="0" w:space="0" w:color="auto"/>
            <w:left w:val="none" w:sz="0" w:space="0" w:color="auto"/>
            <w:bottom w:val="none" w:sz="0" w:space="0" w:color="auto"/>
            <w:right w:val="none" w:sz="0" w:space="0" w:color="auto"/>
          </w:divBdr>
        </w:div>
        <w:div w:id="915624420">
          <w:marLeft w:val="480"/>
          <w:marRight w:val="0"/>
          <w:marTop w:val="0"/>
          <w:marBottom w:val="0"/>
          <w:divBdr>
            <w:top w:val="none" w:sz="0" w:space="0" w:color="auto"/>
            <w:left w:val="none" w:sz="0" w:space="0" w:color="auto"/>
            <w:bottom w:val="none" w:sz="0" w:space="0" w:color="auto"/>
            <w:right w:val="none" w:sz="0" w:space="0" w:color="auto"/>
          </w:divBdr>
        </w:div>
      </w:divsChild>
    </w:div>
    <w:div w:id="791284234">
      <w:bodyDiv w:val="1"/>
      <w:marLeft w:val="0"/>
      <w:marRight w:val="0"/>
      <w:marTop w:val="0"/>
      <w:marBottom w:val="0"/>
      <w:divBdr>
        <w:top w:val="none" w:sz="0" w:space="0" w:color="auto"/>
        <w:left w:val="none" w:sz="0" w:space="0" w:color="auto"/>
        <w:bottom w:val="none" w:sz="0" w:space="0" w:color="auto"/>
        <w:right w:val="none" w:sz="0" w:space="0" w:color="auto"/>
      </w:divBdr>
    </w:div>
    <w:div w:id="791361021">
      <w:bodyDiv w:val="1"/>
      <w:marLeft w:val="0"/>
      <w:marRight w:val="0"/>
      <w:marTop w:val="0"/>
      <w:marBottom w:val="0"/>
      <w:divBdr>
        <w:top w:val="none" w:sz="0" w:space="0" w:color="auto"/>
        <w:left w:val="none" w:sz="0" w:space="0" w:color="auto"/>
        <w:bottom w:val="none" w:sz="0" w:space="0" w:color="auto"/>
        <w:right w:val="none" w:sz="0" w:space="0" w:color="auto"/>
      </w:divBdr>
    </w:div>
    <w:div w:id="791366688">
      <w:bodyDiv w:val="1"/>
      <w:marLeft w:val="0"/>
      <w:marRight w:val="0"/>
      <w:marTop w:val="0"/>
      <w:marBottom w:val="0"/>
      <w:divBdr>
        <w:top w:val="none" w:sz="0" w:space="0" w:color="auto"/>
        <w:left w:val="none" w:sz="0" w:space="0" w:color="auto"/>
        <w:bottom w:val="none" w:sz="0" w:space="0" w:color="auto"/>
        <w:right w:val="none" w:sz="0" w:space="0" w:color="auto"/>
      </w:divBdr>
    </w:div>
    <w:div w:id="791438612">
      <w:bodyDiv w:val="1"/>
      <w:marLeft w:val="0"/>
      <w:marRight w:val="0"/>
      <w:marTop w:val="0"/>
      <w:marBottom w:val="0"/>
      <w:divBdr>
        <w:top w:val="none" w:sz="0" w:space="0" w:color="auto"/>
        <w:left w:val="none" w:sz="0" w:space="0" w:color="auto"/>
        <w:bottom w:val="none" w:sz="0" w:space="0" w:color="auto"/>
        <w:right w:val="none" w:sz="0" w:space="0" w:color="auto"/>
      </w:divBdr>
    </w:div>
    <w:div w:id="791556994">
      <w:bodyDiv w:val="1"/>
      <w:marLeft w:val="0"/>
      <w:marRight w:val="0"/>
      <w:marTop w:val="0"/>
      <w:marBottom w:val="0"/>
      <w:divBdr>
        <w:top w:val="none" w:sz="0" w:space="0" w:color="auto"/>
        <w:left w:val="none" w:sz="0" w:space="0" w:color="auto"/>
        <w:bottom w:val="none" w:sz="0" w:space="0" w:color="auto"/>
        <w:right w:val="none" w:sz="0" w:space="0" w:color="auto"/>
      </w:divBdr>
    </w:div>
    <w:div w:id="791560902">
      <w:bodyDiv w:val="1"/>
      <w:marLeft w:val="0"/>
      <w:marRight w:val="0"/>
      <w:marTop w:val="0"/>
      <w:marBottom w:val="0"/>
      <w:divBdr>
        <w:top w:val="none" w:sz="0" w:space="0" w:color="auto"/>
        <w:left w:val="none" w:sz="0" w:space="0" w:color="auto"/>
        <w:bottom w:val="none" w:sz="0" w:space="0" w:color="auto"/>
        <w:right w:val="none" w:sz="0" w:space="0" w:color="auto"/>
      </w:divBdr>
      <w:divsChild>
        <w:div w:id="38285565">
          <w:marLeft w:val="480"/>
          <w:marRight w:val="0"/>
          <w:marTop w:val="0"/>
          <w:marBottom w:val="0"/>
          <w:divBdr>
            <w:top w:val="none" w:sz="0" w:space="0" w:color="auto"/>
            <w:left w:val="none" w:sz="0" w:space="0" w:color="auto"/>
            <w:bottom w:val="none" w:sz="0" w:space="0" w:color="auto"/>
            <w:right w:val="none" w:sz="0" w:space="0" w:color="auto"/>
          </w:divBdr>
        </w:div>
        <w:div w:id="78450293">
          <w:marLeft w:val="480"/>
          <w:marRight w:val="0"/>
          <w:marTop w:val="0"/>
          <w:marBottom w:val="0"/>
          <w:divBdr>
            <w:top w:val="none" w:sz="0" w:space="0" w:color="auto"/>
            <w:left w:val="none" w:sz="0" w:space="0" w:color="auto"/>
            <w:bottom w:val="none" w:sz="0" w:space="0" w:color="auto"/>
            <w:right w:val="none" w:sz="0" w:space="0" w:color="auto"/>
          </w:divBdr>
        </w:div>
        <w:div w:id="86928447">
          <w:marLeft w:val="480"/>
          <w:marRight w:val="0"/>
          <w:marTop w:val="0"/>
          <w:marBottom w:val="0"/>
          <w:divBdr>
            <w:top w:val="none" w:sz="0" w:space="0" w:color="auto"/>
            <w:left w:val="none" w:sz="0" w:space="0" w:color="auto"/>
            <w:bottom w:val="none" w:sz="0" w:space="0" w:color="auto"/>
            <w:right w:val="none" w:sz="0" w:space="0" w:color="auto"/>
          </w:divBdr>
        </w:div>
        <w:div w:id="113330541">
          <w:marLeft w:val="480"/>
          <w:marRight w:val="0"/>
          <w:marTop w:val="0"/>
          <w:marBottom w:val="0"/>
          <w:divBdr>
            <w:top w:val="none" w:sz="0" w:space="0" w:color="auto"/>
            <w:left w:val="none" w:sz="0" w:space="0" w:color="auto"/>
            <w:bottom w:val="none" w:sz="0" w:space="0" w:color="auto"/>
            <w:right w:val="none" w:sz="0" w:space="0" w:color="auto"/>
          </w:divBdr>
        </w:div>
        <w:div w:id="134951761">
          <w:marLeft w:val="480"/>
          <w:marRight w:val="0"/>
          <w:marTop w:val="0"/>
          <w:marBottom w:val="0"/>
          <w:divBdr>
            <w:top w:val="none" w:sz="0" w:space="0" w:color="auto"/>
            <w:left w:val="none" w:sz="0" w:space="0" w:color="auto"/>
            <w:bottom w:val="none" w:sz="0" w:space="0" w:color="auto"/>
            <w:right w:val="none" w:sz="0" w:space="0" w:color="auto"/>
          </w:divBdr>
        </w:div>
        <w:div w:id="184439987">
          <w:marLeft w:val="480"/>
          <w:marRight w:val="0"/>
          <w:marTop w:val="0"/>
          <w:marBottom w:val="0"/>
          <w:divBdr>
            <w:top w:val="none" w:sz="0" w:space="0" w:color="auto"/>
            <w:left w:val="none" w:sz="0" w:space="0" w:color="auto"/>
            <w:bottom w:val="none" w:sz="0" w:space="0" w:color="auto"/>
            <w:right w:val="none" w:sz="0" w:space="0" w:color="auto"/>
          </w:divBdr>
        </w:div>
        <w:div w:id="186796643">
          <w:marLeft w:val="480"/>
          <w:marRight w:val="0"/>
          <w:marTop w:val="0"/>
          <w:marBottom w:val="0"/>
          <w:divBdr>
            <w:top w:val="none" w:sz="0" w:space="0" w:color="auto"/>
            <w:left w:val="none" w:sz="0" w:space="0" w:color="auto"/>
            <w:bottom w:val="none" w:sz="0" w:space="0" w:color="auto"/>
            <w:right w:val="none" w:sz="0" w:space="0" w:color="auto"/>
          </w:divBdr>
        </w:div>
        <w:div w:id="198325837">
          <w:marLeft w:val="480"/>
          <w:marRight w:val="0"/>
          <w:marTop w:val="0"/>
          <w:marBottom w:val="0"/>
          <w:divBdr>
            <w:top w:val="none" w:sz="0" w:space="0" w:color="auto"/>
            <w:left w:val="none" w:sz="0" w:space="0" w:color="auto"/>
            <w:bottom w:val="none" w:sz="0" w:space="0" w:color="auto"/>
            <w:right w:val="none" w:sz="0" w:space="0" w:color="auto"/>
          </w:divBdr>
        </w:div>
        <w:div w:id="212281140">
          <w:marLeft w:val="480"/>
          <w:marRight w:val="0"/>
          <w:marTop w:val="0"/>
          <w:marBottom w:val="0"/>
          <w:divBdr>
            <w:top w:val="none" w:sz="0" w:space="0" w:color="auto"/>
            <w:left w:val="none" w:sz="0" w:space="0" w:color="auto"/>
            <w:bottom w:val="none" w:sz="0" w:space="0" w:color="auto"/>
            <w:right w:val="none" w:sz="0" w:space="0" w:color="auto"/>
          </w:divBdr>
        </w:div>
        <w:div w:id="276378913">
          <w:marLeft w:val="480"/>
          <w:marRight w:val="0"/>
          <w:marTop w:val="0"/>
          <w:marBottom w:val="0"/>
          <w:divBdr>
            <w:top w:val="none" w:sz="0" w:space="0" w:color="auto"/>
            <w:left w:val="none" w:sz="0" w:space="0" w:color="auto"/>
            <w:bottom w:val="none" w:sz="0" w:space="0" w:color="auto"/>
            <w:right w:val="none" w:sz="0" w:space="0" w:color="auto"/>
          </w:divBdr>
        </w:div>
        <w:div w:id="305205196">
          <w:marLeft w:val="480"/>
          <w:marRight w:val="0"/>
          <w:marTop w:val="0"/>
          <w:marBottom w:val="0"/>
          <w:divBdr>
            <w:top w:val="none" w:sz="0" w:space="0" w:color="auto"/>
            <w:left w:val="none" w:sz="0" w:space="0" w:color="auto"/>
            <w:bottom w:val="none" w:sz="0" w:space="0" w:color="auto"/>
            <w:right w:val="none" w:sz="0" w:space="0" w:color="auto"/>
          </w:divBdr>
        </w:div>
        <w:div w:id="307976641">
          <w:marLeft w:val="480"/>
          <w:marRight w:val="0"/>
          <w:marTop w:val="0"/>
          <w:marBottom w:val="0"/>
          <w:divBdr>
            <w:top w:val="none" w:sz="0" w:space="0" w:color="auto"/>
            <w:left w:val="none" w:sz="0" w:space="0" w:color="auto"/>
            <w:bottom w:val="none" w:sz="0" w:space="0" w:color="auto"/>
            <w:right w:val="none" w:sz="0" w:space="0" w:color="auto"/>
          </w:divBdr>
        </w:div>
        <w:div w:id="363098482">
          <w:marLeft w:val="480"/>
          <w:marRight w:val="0"/>
          <w:marTop w:val="0"/>
          <w:marBottom w:val="0"/>
          <w:divBdr>
            <w:top w:val="none" w:sz="0" w:space="0" w:color="auto"/>
            <w:left w:val="none" w:sz="0" w:space="0" w:color="auto"/>
            <w:bottom w:val="none" w:sz="0" w:space="0" w:color="auto"/>
            <w:right w:val="none" w:sz="0" w:space="0" w:color="auto"/>
          </w:divBdr>
        </w:div>
        <w:div w:id="400179493">
          <w:marLeft w:val="480"/>
          <w:marRight w:val="0"/>
          <w:marTop w:val="0"/>
          <w:marBottom w:val="0"/>
          <w:divBdr>
            <w:top w:val="none" w:sz="0" w:space="0" w:color="auto"/>
            <w:left w:val="none" w:sz="0" w:space="0" w:color="auto"/>
            <w:bottom w:val="none" w:sz="0" w:space="0" w:color="auto"/>
            <w:right w:val="none" w:sz="0" w:space="0" w:color="auto"/>
          </w:divBdr>
        </w:div>
        <w:div w:id="572357148">
          <w:marLeft w:val="480"/>
          <w:marRight w:val="0"/>
          <w:marTop w:val="0"/>
          <w:marBottom w:val="0"/>
          <w:divBdr>
            <w:top w:val="none" w:sz="0" w:space="0" w:color="auto"/>
            <w:left w:val="none" w:sz="0" w:space="0" w:color="auto"/>
            <w:bottom w:val="none" w:sz="0" w:space="0" w:color="auto"/>
            <w:right w:val="none" w:sz="0" w:space="0" w:color="auto"/>
          </w:divBdr>
        </w:div>
        <w:div w:id="606236339">
          <w:marLeft w:val="480"/>
          <w:marRight w:val="0"/>
          <w:marTop w:val="0"/>
          <w:marBottom w:val="0"/>
          <w:divBdr>
            <w:top w:val="none" w:sz="0" w:space="0" w:color="auto"/>
            <w:left w:val="none" w:sz="0" w:space="0" w:color="auto"/>
            <w:bottom w:val="none" w:sz="0" w:space="0" w:color="auto"/>
            <w:right w:val="none" w:sz="0" w:space="0" w:color="auto"/>
          </w:divBdr>
        </w:div>
        <w:div w:id="635912076">
          <w:marLeft w:val="480"/>
          <w:marRight w:val="0"/>
          <w:marTop w:val="0"/>
          <w:marBottom w:val="0"/>
          <w:divBdr>
            <w:top w:val="none" w:sz="0" w:space="0" w:color="auto"/>
            <w:left w:val="none" w:sz="0" w:space="0" w:color="auto"/>
            <w:bottom w:val="none" w:sz="0" w:space="0" w:color="auto"/>
            <w:right w:val="none" w:sz="0" w:space="0" w:color="auto"/>
          </w:divBdr>
        </w:div>
        <w:div w:id="652031094">
          <w:marLeft w:val="480"/>
          <w:marRight w:val="0"/>
          <w:marTop w:val="0"/>
          <w:marBottom w:val="0"/>
          <w:divBdr>
            <w:top w:val="none" w:sz="0" w:space="0" w:color="auto"/>
            <w:left w:val="none" w:sz="0" w:space="0" w:color="auto"/>
            <w:bottom w:val="none" w:sz="0" w:space="0" w:color="auto"/>
            <w:right w:val="none" w:sz="0" w:space="0" w:color="auto"/>
          </w:divBdr>
        </w:div>
        <w:div w:id="682242945">
          <w:marLeft w:val="480"/>
          <w:marRight w:val="0"/>
          <w:marTop w:val="0"/>
          <w:marBottom w:val="0"/>
          <w:divBdr>
            <w:top w:val="none" w:sz="0" w:space="0" w:color="auto"/>
            <w:left w:val="none" w:sz="0" w:space="0" w:color="auto"/>
            <w:bottom w:val="none" w:sz="0" w:space="0" w:color="auto"/>
            <w:right w:val="none" w:sz="0" w:space="0" w:color="auto"/>
          </w:divBdr>
        </w:div>
        <w:div w:id="703017477">
          <w:marLeft w:val="480"/>
          <w:marRight w:val="0"/>
          <w:marTop w:val="0"/>
          <w:marBottom w:val="0"/>
          <w:divBdr>
            <w:top w:val="none" w:sz="0" w:space="0" w:color="auto"/>
            <w:left w:val="none" w:sz="0" w:space="0" w:color="auto"/>
            <w:bottom w:val="none" w:sz="0" w:space="0" w:color="auto"/>
            <w:right w:val="none" w:sz="0" w:space="0" w:color="auto"/>
          </w:divBdr>
        </w:div>
        <w:div w:id="728499352">
          <w:marLeft w:val="480"/>
          <w:marRight w:val="0"/>
          <w:marTop w:val="0"/>
          <w:marBottom w:val="0"/>
          <w:divBdr>
            <w:top w:val="none" w:sz="0" w:space="0" w:color="auto"/>
            <w:left w:val="none" w:sz="0" w:space="0" w:color="auto"/>
            <w:bottom w:val="none" w:sz="0" w:space="0" w:color="auto"/>
            <w:right w:val="none" w:sz="0" w:space="0" w:color="auto"/>
          </w:divBdr>
        </w:div>
        <w:div w:id="773019806">
          <w:marLeft w:val="480"/>
          <w:marRight w:val="0"/>
          <w:marTop w:val="0"/>
          <w:marBottom w:val="0"/>
          <w:divBdr>
            <w:top w:val="none" w:sz="0" w:space="0" w:color="auto"/>
            <w:left w:val="none" w:sz="0" w:space="0" w:color="auto"/>
            <w:bottom w:val="none" w:sz="0" w:space="0" w:color="auto"/>
            <w:right w:val="none" w:sz="0" w:space="0" w:color="auto"/>
          </w:divBdr>
        </w:div>
        <w:div w:id="785544174">
          <w:marLeft w:val="480"/>
          <w:marRight w:val="0"/>
          <w:marTop w:val="0"/>
          <w:marBottom w:val="0"/>
          <w:divBdr>
            <w:top w:val="none" w:sz="0" w:space="0" w:color="auto"/>
            <w:left w:val="none" w:sz="0" w:space="0" w:color="auto"/>
            <w:bottom w:val="none" w:sz="0" w:space="0" w:color="auto"/>
            <w:right w:val="none" w:sz="0" w:space="0" w:color="auto"/>
          </w:divBdr>
        </w:div>
        <w:div w:id="798764225">
          <w:marLeft w:val="480"/>
          <w:marRight w:val="0"/>
          <w:marTop w:val="0"/>
          <w:marBottom w:val="0"/>
          <w:divBdr>
            <w:top w:val="none" w:sz="0" w:space="0" w:color="auto"/>
            <w:left w:val="none" w:sz="0" w:space="0" w:color="auto"/>
            <w:bottom w:val="none" w:sz="0" w:space="0" w:color="auto"/>
            <w:right w:val="none" w:sz="0" w:space="0" w:color="auto"/>
          </w:divBdr>
        </w:div>
        <w:div w:id="810560028">
          <w:marLeft w:val="480"/>
          <w:marRight w:val="0"/>
          <w:marTop w:val="0"/>
          <w:marBottom w:val="0"/>
          <w:divBdr>
            <w:top w:val="none" w:sz="0" w:space="0" w:color="auto"/>
            <w:left w:val="none" w:sz="0" w:space="0" w:color="auto"/>
            <w:bottom w:val="none" w:sz="0" w:space="0" w:color="auto"/>
            <w:right w:val="none" w:sz="0" w:space="0" w:color="auto"/>
          </w:divBdr>
        </w:div>
        <w:div w:id="882408376">
          <w:marLeft w:val="480"/>
          <w:marRight w:val="0"/>
          <w:marTop w:val="0"/>
          <w:marBottom w:val="0"/>
          <w:divBdr>
            <w:top w:val="none" w:sz="0" w:space="0" w:color="auto"/>
            <w:left w:val="none" w:sz="0" w:space="0" w:color="auto"/>
            <w:bottom w:val="none" w:sz="0" w:space="0" w:color="auto"/>
            <w:right w:val="none" w:sz="0" w:space="0" w:color="auto"/>
          </w:divBdr>
        </w:div>
        <w:div w:id="908881756">
          <w:marLeft w:val="480"/>
          <w:marRight w:val="0"/>
          <w:marTop w:val="0"/>
          <w:marBottom w:val="0"/>
          <w:divBdr>
            <w:top w:val="none" w:sz="0" w:space="0" w:color="auto"/>
            <w:left w:val="none" w:sz="0" w:space="0" w:color="auto"/>
            <w:bottom w:val="none" w:sz="0" w:space="0" w:color="auto"/>
            <w:right w:val="none" w:sz="0" w:space="0" w:color="auto"/>
          </w:divBdr>
        </w:div>
      </w:divsChild>
    </w:div>
    <w:div w:id="791630052">
      <w:bodyDiv w:val="1"/>
      <w:marLeft w:val="0"/>
      <w:marRight w:val="0"/>
      <w:marTop w:val="0"/>
      <w:marBottom w:val="0"/>
      <w:divBdr>
        <w:top w:val="none" w:sz="0" w:space="0" w:color="auto"/>
        <w:left w:val="none" w:sz="0" w:space="0" w:color="auto"/>
        <w:bottom w:val="none" w:sz="0" w:space="0" w:color="auto"/>
        <w:right w:val="none" w:sz="0" w:space="0" w:color="auto"/>
      </w:divBdr>
    </w:div>
    <w:div w:id="791631547">
      <w:bodyDiv w:val="1"/>
      <w:marLeft w:val="0"/>
      <w:marRight w:val="0"/>
      <w:marTop w:val="0"/>
      <w:marBottom w:val="0"/>
      <w:divBdr>
        <w:top w:val="none" w:sz="0" w:space="0" w:color="auto"/>
        <w:left w:val="none" w:sz="0" w:space="0" w:color="auto"/>
        <w:bottom w:val="none" w:sz="0" w:space="0" w:color="auto"/>
        <w:right w:val="none" w:sz="0" w:space="0" w:color="auto"/>
      </w:divBdr>
    </w:div>
    <w:div w:id="791675627">
      <w:bodyDiv w:val="1"/>
      <w:marLeft w:val="0"/>
      <w:marRight w:val="0"/>
      <w:marTop w:val="0"/>
      <w:marBottom w:val="0"/>
      <w:divBdr>
        <w:top w:val="none" w:sz="0" w:space="0" w:color="auto"/>
        <w:left w:val="none" w:sz="0" w:space="0" w:color="auto"/>
        <w:bottom w:val="none" w:sz="0" w:space="0" w:color="auto"/>
        <w:right w:val="none" w:sz="0" w:space="0" w:color="auto"/>
      </w:divBdr>
    </w:div>
    <w:div w:id="791745826">
      <w:bodyDiv w:val="1"/>
      <w:marLeft w:val="0"/>
      <w:marRight w:val="0"/>
      <w:marTop w:val="0"/>
      <w:marBottom w:val="0"/>
      <w:divBdr>
        <w:top w:val="none" w:sz="0" w:space="0" w:color="auto"/>
        <w:left w:val="none" w:sz="0" w:space="0" w:color="auto"/>
        <w:bottom w:val="none" w:sz="0" w:space="0" w:color="auto"/>
        <w:right w:val="none" w:sz="0" w:space="0" w:color="auto"/>
      </w:divBdr>
    </w:div>
    <w:div w:id="791748976">
      <w:bodyDiv w:val="1"/>
      <w:marLeft w:val="0"/>
      <w:marRight w:val="0"/>
      <w:marTop w:val="0"/>
      <w:marBottom w:val="0"/>
      <w:divBdr>
        <w:top w:val="none" w:sz="0" w:space="0" w:color="auto"/>
        <w:left w:val="none" w:sz="0" w:space="0" w:color="auto"/>
        <w:bottom w:val="none" w:sz="0" w:space="0" w:color="auto"/>
        <w:right w:val="none" w:sz="0" w:space="0" w:color="auto"/>
      </w:divBdr>
    </w:div>
    <w:div w:id="791821167">
      <w:bodyDiv w:val="1"/>
      <w:marLeft w:val="0"/>
      <w:marRight w:val="0"/>
      <w:marTop w:val="0"/>
      <w:marBottom w:val="0"/>
      <w:divBdr>
        <w:top w:val="none" w:sz="0" w:space="0" w:color="auto"/>
        <w:left w:val="none" w:sz="0" w:space="0" w:color="auto"/>
        <w:bottom w:val="none" w:sz="0" w:space="0" w:color="auto"/>
        <w:right w:val="none" w:sz="0" w:space="0" w:color="auto"/>
      </w:divBdr>
    </w:div>
    <w:div w:id="791873179">
      <w:bodyDiv w:val="1"/>
      <w:marLeft w:val="0"/>
      <w:marRight w:val="0"/>
      <w:marTop w:val="0"/>
      <w:marBottom w:val="0"/>
      <w:divBdr>
        <w:top w:val="none" w:sz="0" w:space="0" w:color="auto"/>
        <w:left w:val="none" w:sz="0" w:space="0" w:color="auto"/>
        <w:bottom w:val="none" w:sz="0" w:space="0" w:color="auto"/>
        <w:right w:val="none" w:sz="0" w:space="0" w:color="auto"/>
      </w:divBdr>
    </w:div>
    <w:div w:id="791903994">
      <w:bodyDiv w:val="1"/>
      <w:marLeft w:val="0"/>
      <w:marRight w:val="0"/>
      <w:marTop w:val="0"/>
      <w:marBottom w:val="0"/>
      <w:divBdr>
        <w:top w:val="none" w:sz="0" w:space="0" w:color="auto"/>
        <w:left w:val="none" w:sz="0" w:space="0" w:color="auto"/>
        <w:bottom w:val="none" w:sz="0" w:space="0" w:color="auto"/>
        <w:right w:val="none" w:sz="0" w:space="0" w:color="auto"/>
      </w:divBdr>
    </w:div>
    <w:div w:id="792023525">
      <w:bodyDiv w:val="1"/>
      <w:marLeft w:val="0"/>
      <w:marRight w:val="0"/>
      <w:marTop w:val="0"/>
      <w:marBottom w:val="0"/>
      <w:divBdr>
        <w:top w:val="none" w:sz="0" w:space="0" w:color="auto"/>
        <w:left w:val="none" w:sz="0" w:space="0" w:color="auto"/>
        <w:bottom w:val="none" w:sz="0" w:space="0" w:color="auto"/>
        <w:right w:val="none" w:sz="0" w:space="0" w:color="auto"/>
      </w:divBdr>
    </w:div>
    <w:div w:id="792089651">
      <w:bodyDiv w:val="1"/>
      <w:marLeft w:val="0"/>
      <w:marRight w:val="0"/>
      <w:marTop w:val="0"/>
      <w:marBottom w:val="0"/>
      <w:divBdr>
        <w:top w:val="none" w:sz="0" w:space="0" w:color="auto"/>
        <w:left w:val="none" w:sz="0" w:space="0" w:color="auto"/>
        <w:bottom w:val="none" w:sz="0" w:space="0" w:color="auto"/>
        <w:right w:val="none" w:sz="0" w:space="0" w:color="auto"/>
      </w:divBdr>
    </w:div>
    <w:div w:id="792092044">
      <w:bodyDiv w:val="1"/>
      <w:marLeft w:val="0"/>
      <w:marRight w:val="0"/>
      <w:marTop w:val="0"/>
      <w:marBottom w:val="0"/>
      <w:divBdr>
        <w:top w:val="none" w:sz="0" w:space="0" w:color="auto"/>
        <w:left w:val="none" w:sz="0" w:space="0" w:color="auto"/>
        <w:bottom w:val="none" w:sz="0" w:space="0" w:color="auto"/>
        <w:right w:val="none" w:sz="0" w:space="0" w:color="auto"/>
      </w:divBdr>
    </w:div>
    <w:div w:id="792097964">
      <w:bodyDiv w:val="1"/>
      <w:marLeft w:val="0"/>
      <w:marRight w:val="0"/>
      <w:marTop w:val="0"/>
      <w:marBottom w:val="0"/>
      <w:divBdr>
        <w:top w:val="none" w:sz="0" w:space="0" w:color="auto"/>
        <w:left w:val="none" w:sz="0" w:space="0" w:color="auto"/>
        <w:bottom w:val="none" w:sz="0" w:space="0" w:color="auto"/>
        <w:right w:val="none" w:sz="0" w:space="0" w:color="auto"/>
      </w:divBdr>
    </w:div>
    <w:div w:id="792285380">
      <w:bodyDiv w:val="1"/>
      <w:marLeft w:val="0"/>
      <w:marRight w:val="0"/>
      <w:marTop w:val="0"/>
      <w:marBottom w:val="0"/>
      <w:divBdr>
        <w:top w:val="none" w:sz="0" w:space="0" w:color="auto"/>
        <w:left w:val="none" w:sz="0" w:space="0" w:color="auto"/>
        <w:bottom w:val="none" w:sz="0" w:space="0" w:color="auto"/>
        <w:right w:val="none" w:sz="0" w:space="0" w:color="auto"/>
      </w:divBdr>
    </w:div>
    <w:div w:id="792289723">
      <w:bodyDiv w:val="1"/>
      <w:marLeft w:val="0"/>
      <w:marRight w:val="0"/>
      <w:marTop w:val="0"/>
      <w:marBottom w:val="0"/>
      <w:divBdr>
        <w:top w:val="none" w:sz="0" w:space="0" w:color="auto"/>
        <w:left w:val="none" w:sz="0" w:space="0" w:color="auto"/>
        <w:bottom w:val="none" w:sz="0" w:space="0" w:color="auto"/>
        <w:right w:val="none" w:sz="0" w:space="0" w:color="auto"/>
      </w:divBdr>
    </w:div>
    <w:div w:id="792557261">
      <w:bodyDiv w:val="1"/>
      <w:marLeft w:val="0"/>
      <w:marRight w:val="0"/>
      <w:marTop w:val="0"/>
      <w:marBottom w:val="0"/>
      <w:divBdr>
        <w:top w:val="none" w:sz="0" w:space="0" w:color="auto"/>
        <w:left w:val="none" w:sz="0" w:space="0" w:color="auto"/>
        <w:bottom w:val="none" w:sz="0" w:space="0" w:color="auto"/>
        <w:right w:val="none" w:sz="0" w:space="0" w:color="auto"/>
      </w:divBdr>
    </w:div>
    <w:div w:id="792750079">
      <w:bodyDiv w:val="1"/>
      <w:marLeft w:val="0"/>
      <w:marRight w:val="0"/>
      <w:marTop w:val="0"/>
      <w:marBottom w:val="0"/>
      <w:divBdr>
        <w:top w:val="none" w:sz="0" w:space="0" w:color="auto"/>
        <w:left w:val="none" w:sz="0" w:space="0" w:color="auto"/>
        <w:bottom w:val="none" w:sz="0" w:space="0" w:color="auto"/>
        <w:right w:val="none" w:sz="0" w:space="0" w:color="auto"/>
      </w:divBdr>
    </w:div>
    <w:div w:id="792941586">
      <w:bodyDiv w:val="1"/>
      <w:marLeft w:val="0"/>
      <w:marRight w:val="0"/>
      <w:marTop w:val="0"/>
      <w:marBottom w:val="0"/>
      <w:divBdr>
        <w:top w:val="none" w:sz="0" w:space="0" w:color="auto"/>
        <w:left w:val="none" w:sz="0" w:space="0" w:color="auto"/>
        <w:bottom w:val="none" w:sz="0" w:space="0" w:color="auto"/>
        <w:right w:val="none" w:sz="0" w:space="0" w:color="auto"/>
      </w:divBdr>
    </w:div>
    <w:div w:id="792945918">
      <w:bodyDiv w:val="1"/>
      <w:marLeft w:val="0"/>
      <w:marRight w:val="0"/>
      <w:marTop w:val="0"/>
      <w:marBottom w:val="0"/>
      <w:divBdr>
        <w:top w:val="none" w:sz="0" w:space="0" w:color="auto"/>
        <w:left w:val="none" w:sz="0" w:space="0" w:color="auto"/>
        <w:bottom w:val="none" w:sz="0" w:space="0" w:color="auto"/>
        <w:right w:val="none" w:sz="0" w:space="0" w:color="auto"/>
      </w:divBdr>
    </w:div>
    <w:div w:id="793063852">
      <w:bodyDiv w:val="1"/>
      <w:marLeft w:val="0"/>
      <w:marRight w:val="0"/>
      <w:marTop w:val="0"/>
      <w:marBottom w:val="0"/>
      <w:divBdr>
        <w:top w:val="none" w:sz="0" w:space="0" w:color="auto"/>
        <w:left w:val="none" w:sz="0" w:space="0" w:color="auto"/>
        <w:bottom w:val="none" w:sz="0" w:space="0" w:color="auto"/>
        <w:right w:val="none" w:sz="0" w:space="0" w:color="auto"/>
      </w:divBdr>
    </w:div>
    <w:div w:id="793139136">
      <w:bodyDiv w:val="1"/>
      <w:marLeft w:val="0"/>
      <w:marRight w:val="0"/>
      <w:marTop w:val="0"/>
      <w:marBottom w:val="0"/>
      <w:divBdr>
        <w:top w:val="none" w:sz="0" w:space="0" w:color="auto"/>
        <w:left w:val="none" w:sz="0" w:space="0" w:color="auto"/>
        <w:bottom w:val="none" w:sz="0" w:space="0" w:color="auto"/>
        <w:right w:val="none" w:sz="0" w:space="0" w:color="auto"/>
      </w:divBdr>
    </w:div>
    <w:div w:id="793139708">
      <w:bodyDiv w:val="1"/>
      <w:marLeft w:val="0"/>
      <w:marRight w:val="0"/>
      <w:marTop w:val="0"/>
      <w:marBottom w:val="0"/>
      <w:divBdr>
        <w:top w:val="none" w:sz="0" w:space="0" w:color="auto"/>
        <w:left w:val="none" w:sz="0" w:space="0" w:color="auto"/>
        <w:bottom w:val="none" w:sz="0" w:space="0" w:color="auto"/>
        <w:right w:val="none" w:sz="0" w:space="0" w:color="auto"/>
      </w:divBdr>
    </w:div>
    <w:div w:id="793210538">
      <w:bodyDiv w:val="1"/>
      <w:marLeft w:val="0"/>
      <w:marRight w:val="0"/>
      <w:marTop w:val="0"/>
      <w:marBottom w:val="0"/>
      <w:divBdr>
        <w:top w:val="none" w:sz="0" w:space="0" w:color="auto"/>
        <w:left w:val="none" w:sz="0" w:space="0" w:color="auto"/>
        <w:bottom w:val="none" w:sz="0" w:space="0" w:color="auto"/>
        <w:right w:val="none" w:sz="0" w:space="0" w:color="auto"/>
      </w:divBdr>
    </w:div>
    <w:div w:id="793450791">
      <w:bodyDiv w:val="1"/>
      <w:marLeft w:val="0"/>
      <w:marRight w:val="0"/>
      <w:marTop w:val="0"/>
      <w:marBottom w:val="0"/>
      <w:divBdr>
        <w:top w:val="none" w:sz="0" w:space="0" w:color="auto"/>
        <w:left w:val="none" w:sz="0" w:space="0" w:color="auto"/>
        <w:bottom w:val="none" w:sz="0" w:space="0" w:color="auto"/>
        <w:right w:val="none" w:sz="0" w:space="0" w:color="auto"/>
      </w:divBdr>
    </w:div>
    <w:div w:id="793451704">
      <w:bodyDiv w:val="1"/>
      <w:marLeft w:val="0"/>
      <w:marRight w:val="0"/>
      <w:marTop w:val="0"/>
      <w:marBottom w:val="0"/>
      <w:divBdr>
        <w:top w:val="none" w:sz="0" w:space="0" w:color="auto"/>
        <w:left w:val="none" w:sz="0" w:space="0" w:color="auto"/>
        <w:bottom w:val="none" w:sz="0" w:space="0" w:color="auto"/>
        <w:right w:val="none" w:sz="0" w:space="0" w:color="auto"/>
      </w:divBdr>
    </w:div>
    <w:div w:id="793520551">
      <w:bodyDiv w:val="1"/>
      <w:marLeft w:val="0"/>
      <w:marRight w:val="0"/>
      <w:marTop w:val="0"/>
      <w:marBottom w:val="0"/>
      <w:divBdr>
        <w:top w:val="none" w:sz="0" w:space="0" w:color="auto"/>
        <w:left w:val="none" w:sz="0" w:space="0" w:color="auto"/>
        <w:bottom w:val="none" w:sz="0" w:space="0" w:color="auto"/>
        <w:right w:val="none" w:sz="0" w:space="0" w:color="auto"/>
      </w:divBdr>
    </w:div>
    <w:div w:id="793594418">
      <w:bodyDiv w:val="1"/>
      <w:marLeft w:val="0"/>
      <w:marRight w:val="0"/>
      <w:marTop w:val="0"/>
      <w:marBottom w:val="0"/>
      <w:divBdr>
        <w:top w:val="none" w:sz="0" w:space="0" w:color="auto"/>
        <w:left w:val="none" w:sz="0" w:space="0" w:color="auto"/>
        <w:bottom w:val="none" w:sz="0" w:space="0" w:color="auto"/>
        <w:right w:val="none" w:sz="0" w:space="0" w:color="auto"/>
      </w:divBdr>
    </w:div>
    <w:div w:id="793594427">
      <w:bodyDiv w:val="1"/>
      <w:marLeft w:val="0"/>
      <w:marRight w:val="0"/>
      <w:marTop w:val="0"/>
      <w:marBottom w:val="0"/>
      <w:divBdr>
        <w:top w:val="none" w:sz="0" w:space="0" w:color="auto"/>
        <w:left w:val="none" w:sz="0" w:space="0" w:color="auto"/>
        <w:bottom w:val="none" w:sz="0" w:space="0" w:color="auto"/>
        <w:right w:val="none" w:sz="0" w:space="0" w:color="auto"/>
      </w:divBdr>
    </w:div>
    <w:div w:id="793599316">
      <w:bodyDiv w:val="1"/>
      <w:marLeft w:val="0"/>
      <w:marRight w:val="0"/>
      <w:marTop w:val="0"/>
      <w:marBottom w:val="0"/>
      <w:divBdr>
        <w:top w:val="none" w:sz="0" w:space="0" w:color="auto"/>
        <w:left w:val="none" w:sz="0" w:space="0" w:color="auto"/>
        <w:bottom w:val="none" w:sz="0" w:space="0" w:color="auto"/>
        <w:right w:val="none" w:sz="0" w:space="0" w:color="auto"/>
      </w:divBdr>
    </w:div>
    <w:div w:id="793720901">
      <w:bodyDiv w:val="1"/>
      <w:marLeft w:val="0"/>
      <w:marRight w:val="0"/>
      <w:marTop w:val="0"/>
      <w:marBottom w:val="0"/>
      <w:divBdr>
        <w:top w:val="none" w:sz="0" w:space="0" w:color="auto"/>
        <w:left w:val="none" w:sz="0" w:space="0" w:color="auto"/>
        <w:bottom w:val="none" w:sz="0" w:space="0" w:color="auto"/>
        <w:right w:val="none" w:sz="0" w:space="0" w:color="auto"/>
      </w:divBdr>
    </w:div>
    <w:div w:id="794102351">
      <w:bodyDiv w:val="1"/>
      <w:marLeft w:val="0"/>
      <w:marRight w:val="0"/>
      <w:marTop w:val="0"/>
      <w:marBottom w:val="0"/>
      <w:divBdr>
        <w:top w:val="none" w:sz="0" w:space="0" w:color="auto"/>
        <w:left w:val="none" w:sz="0" w:space="0" w:color="auto"/>
        <w:bottom w:val="none" w:sz="0" w:space="0" w:color="auto"/>
        <w:right w:val="none" w:sz="0" w:space="0" w:color="auto"/>
      </w:divBdr>
    </w:div>
    <w:div w:id="794252474">
      <w:bodyDiv w:val="1"/>
      <w:marLeft w:val="0"/>
      <w:marRight w:val="0"/>
      <w:marTop w:val="0"/>
      <w:marBottom w:val="0"/>
      <w:divBdr>
        <w:top w:val="none" w:sz="0" w:space="0" w:color="auto"/>
        <w:left w:val="none" w:sz="0" w:space="0" w:color="auto"/>
        <w:bottom w:val="none" w:sz="0" w:space="0" w:color="auto"/>
        <w:right w:val="none" w:sz="0" w:space="0" w:color="auto"/>
      </w:divBdr>
    </w:div>
    <w:div w:id="794257096">
      <w:bodyDiv w:val="1"/>
      <w:marLeft w:val="0"/>
      <w:marRight w:val="0"/>
      <w:marTop w:val="0"/>
      <w:marBottom w:val="0"/>
      <w:divBdr>
        <w:top w:val="none" w:sz="0" w:space="0" w:color="auto"/>
        <w:left w:val="none" w:sz="0" w:space="0" w:color="auto"/>
        <w:bottom w:val="none" w:sz="0" w:space="0" w:color="auto"/>
        <w:right w:val="none" w:sz="0" w:space="0" w:color="auto"/>
      </w:divBdr>
    </w:div>
    <w:div w:id="794298851">
      <w:bodyDiv w:val="1"/>
      <w:marLeft w:val="0"/>
      <w:marRight w:val="0"/>
      <w:marTop w:val="0"/>
      <w:marBottom w:val="0"/>
      <w:divBdr>
        <w:top w:val="none" w:sz="0" w:space="0" w:color="auto"/>
        <w:left w:val="none" w:sz="0" w:space="0" w:color="auto"/>
        <w:bottom w:val="none" w:sz="0" w:space="0" w:color="auto"/>
        <w:right w:val="none" w:sz="0" w:space="0" w:color="auto"/>
      </w:divBdr>
    </w:div>
    <w:div w:id="794369529">
      <w:bodyDiv w:val="1"/>
      <w:marLeft w:val="0"/>
      <w:marRight w:val="0"/>
      <w:marTop w:val="0"/>
      <w:marBottom w:val="0"/>
      <w:divBdr>
        <w:top w:val="none" w:sz="0" w:space="0" w:color="auto"/>
        <w:left w:val="none" w:sz="0" w:space="0" w:color="auto"/>
        <w:bottom w:val="none" w:sz="0" w:space="0" w:color="auto"/>
        <w:right w:val="none" w:sz="0" w:space="0" w:color="auto"/>
      </w:divBdr>
    </w:div>
    <w:div w:id="794445812">
      <w:bodyDiv w:val="1"/>
      <w:marLeft w:val="0"/>
      <w:marRight w:val="0"/>
      <w:marTop w:val="0"/>
      <w:marBottom w:val="0"/>
      <w:divBdr>
        <w:top w:val="none" w:sz="0" w:space="0" w:color="auto"/>
        <w:left w:val="none" w:sz="0" w:space="0" w:color="auto"/>
        <w:bottom w:val="none" w:sz="0" w:space="0" w:color="auto"/>
        <w:right w:val="none" w:sz="0" w:space="0" w:color="auto"/>
      </w:divBdr>
    </w:div>
    <w:div w:id="794450497">
      <w:bodyDiv w:val="1"/>
      <w:marLeft w:val="0"/>
      <w:marRight w:val="0"/>
      <w:marTop w:val="0"/>
      <w:marBottom w:val="0"/>
      <w:divBdr>
        <w:top w:val="none" w:sz="0" w:space="0" w:color="auto"/>
        <w:left w:val="none" w:sz="0" w:space="0" w:color="auto"/>
        <w:bottom w:val="none" w:sz="0" w:space="0" w:color="auto"/>
        <w:right w:val="none" w:sz="0" w:space="0" w:color="auto"/>
      </w:divBdr>
    </w:div>
    <w:div w:id="794493254">
      <w:bodyDiv w:val="1"/>
      <w:marLeft w:val="0"/>
      <w:marRight w:val="0"/>
      <w:marTop w:val="0"/>
      <w:marBottom w:val="0"/>
      <w:divBdr>
        <w:top w:val="none" w:sz="0" w:space="0" w:color="auto"/>
        <w:left w:val="none" w:sz="0" w:space="0" w:color="auto"/>
        <w:bottom w:val="none" w:sz="0" w:space="0" w:color="auto"/>
        <w:right w:val="none" w:sz="0" w:space="0" w:color="auto"/>
      </w:divBdr>
    </w:div>
    <w:div w:id="794565544">
      <w:bodyDiv w:val="1"/>
      <w:marLeft w:val="0"/>
      <w:marRight w:val="0"/>
      <w:marTop w:val="0"/>
      <w:marBottom w:val="0"/>
      <w:divBdr>
        <w:top w:val="none" w:sz="0" w:space="0" w:color="auto"/>
        <w:left w:val="none" w:sz="0" w:space="0" w:color="auto"/>
        <w:bottom w:val="none" w:sz="0" w:space="0" w:color="auto"/>
        <w:right w:val="none" w:sz="0" w:space="0" w:color="auto"/>
      </w:divBdr>
    </w:div>
    <w:div w:id="794716803">
      <w:bodyDiv w:val="1"/>
      <w:marLeft w:val="0"/>
      <w:marRight w:val="0"/>
      <w:marTop w:val="0"/>
      <w:marBottom w:val="0"/>
      <w:divBdr>
        <w:top w:val="none" w:sz="0" w:space="0" w:color="auto"/>
        <w:left w:val="none" w:sz="0" w:space="0" w:color="auto"/>
        <w:bottom w:val="none" w:sz="0" w:space="0" w:color="auto"/>
        <w:right w:val="none" w:sz="0" w:space="0" w:color="auto"/>
      </w:divBdr>
    </w:div>
    <w:div w:id="794831341">
      <w:bodyDiv w:val="1"/>
      <w:marLeft w:val="0"/>
      <w:marRight w:val="0"/>
      <w:marTop w:val="0"/>
      <w:marBottom w:val="0"/>
      <w:divBdr>
        <w:top w:val="none" w:sz="0" w:space="0" w:color="auto"/>
        <w:left w:val="none" w:sz="0" w:space="0" w:color="auto"/>
        <w:bottom w:val="none" w:sz="0" w:space="0" w:color="auto"/>
        <w:right w:val="none" w:sz="0" w:space="0" w:color="auto"/>
      </w:divBdr>
    </w:div>
    <w:div w:id="794835160">
      <w:bodyDiv w:val="1"/>
      <w:marLeft w:val="0"/>
      <w:marRight w:val="0"/>
      <w:marTop w:val="0"/>
      <w:marBottom w:val="0"/>
      <w:divBdr>
        <w:top w:val="none" w:sz="0" w:space="0" w:color="auto"/>
        <w:left w:val="none" w:sz="0" w:space="0" w:color="auto"/>
        <w:bottom w:val="none" w:sz="0" w:space="0" w:color="auto"/>
        <w:right w:val="none" w:sz="0" w:space="0" w:color="auto"/>
      </w:divBdr>
    </w:div>
    <w:div w:id="795101129">
      <w:bodyDiv w:val="1"/>
      <w:marLeft w:val="0"/>
      <w:marRight w:val="0"/>
      <w:marTop w:val="0"/>
      <w:marBottom w:val="0"/>
      <w:divBdr>
        <w:top w:val="none" w:sz="0" w:space="0" w:color="auto"/>
        <w:left w:val="none" w:sz="0" w:space="0" w:color="auto"/>
        <w:bottom w:val="none" w:sz="0" w:space="0" w:color="auto"/>
        <w:right w:val="none" w:sz="0" w:space="0" w:color="auto"/>
      </w:divBdr>
      <w:divsChild>
        <w:div w:id="53936247">
          <w:marLeft w:val="480"/>
          <w:marRight w:val="0"/>
          <w:marTop w:val="0"/>
          <w:marBottom w:val="0"/>
          <w:divBdr>
            <w:top w:val="none" w:sz="0" w:space="0" w:color="auto"/>
            <w:left w:val="none" w:sz="0" w:space="0" w:color="auto"/>
            <w:bottom w:val="none" w:sz="0" w:space="0" w:color="auto"/>
            <w:right w:val="none" w:sz="0" w:space="0" w:color="auto"/>
          </w:divBdr>
        </w:div>
        <w:div w:id="96410825">
          <w:marLeft w:val="480"/>
          <w:marRight w:val="0"/>
          <w:marTop w:val="0"/>
          <w:marBottom w:val="0"/>
          <w:divBdr>
            <w:top w:val="none" w:sz="0" w:space="0" w:color="auto"/>
            <w:left w:val="none" w:sz="0" w:space="0" w:color="auto"/>
            <w:bottom w:val="none" w:sz="0" w:space="0" w:color="auto"/>
            <w:right w:val="none" w:sz="0" w:space="0" w:color="auto"/>
          </w:divBdr>
        </w:div>
        <w:div w:id="205456257">
          <w:marLeft w:val="480"/>
          <w:marRight w:val="0"/>
          <w:marTop w:val="0"/>
          <w:marBottom w:val="0"/>
          <w:divBdr>
            <w:top w:val="none" w:sz="0" w:space="0" w:color="auto"/>
            <w:left w:val="none" w:sz="0" w:space="0" w:color="auto"/>
            <w:bottom w:val="none" w:sz="0" w:space="0" w:color="auto"/>
            <w:right w:val="none" w:sz="0" w:space="0" w:color="auto"/>
          </w:divBdr>
        </w:div>
        <w:div w:id="214660766">
          <w:marLeft w:val="480"/>
          <w:marRight w:val="0"/>
          <w:marTop w:val="0"/>
          <w:marBottom w:val="0"/>
          <w:divBdr>
            <w:top w:val="none" w:sz="0" w:space="0" w:color="auto"/>
            <w:left w:val="none" w:sz="0" w:space="0" w:color="auto"/>
            <w:bottom w:val="none" w:sz="0" w:space="0" w:color="auto"/>
            <w:right w:val="none" w:sz="0" w:space="0" w:color="auto"/>
          </w:divBdr>
        </w:div>
        <w:div w:id="363989897">
          <w:marLeft w:val="480"/>
          <w:marRight w:val="0"/>
          <w:marTop w:val="0"/>
          <w:marBottom w:val="0"/>
          <w:divBdr>
            <w:top w:val="none" w:sz="0" w:space="0" w:color="auto"/>
            <w:left w:val="none" w:sz="0" w:space="0" w:color="auto"/>
            <w:bottom w:val="none" w:sz="0" w:space="0" w:color="auto"/>
            <w:right w:val="none" w:sz="0" w:space="0" w:color="auto"/>
          </w:divBdr>
        </w:div>
        <w:div w:id="397245457">
          <w:marLeft w:val="480"/>
          <w:marRight w:val="0"/>
          <w:marTop w:val="0"/>
          <w:marBottom w:val="0"/>
          <w:divBdr>
            <w:top w:val="none" w:sz="0" w:space="0" w:color="auto"/>
            <w:left w:val="none" w:sz="0" w:space="0" w:color="auto"/>
            <w:bottom w:val="none" w:sz="0" w:space="0" w:color="auto"/>
            <w:right w:val="none" w:sz="0" w:space="0" w:color="auto"/>
          </w:divBdr>
        </w:div>
        <w:div w:id="445079593">
          <w:marLeft w:val="480"/>
          <w:marRight w:val="0"/>
          <w:marTop w:val="0"/>
          <w:marBottom w:val="0"/>
          <w:divBdr>
            <w:top w:val="none" w:sz="0" w:space="0" w:color="auto"/>
            <w:left w:val="none" w:sz="0" w:space="0" w:color="auto"/>
            <w:bottom w:val="none" w:sz="0" w:space="0" w:color="auto"/>
            <w:right w:val="none" w:sz="0" w:space="0" w:color="auto"/>
          </w:divBdr>
        </w:div>
        <w:div w:id="470639011">
          <w:marLeft w:val="480"/>
          <w:marRight w:val="0"/>
          <w:marTop w:val="0"/>
          <w:marBottom w:val="0"/>
          <w:divBdr>
            <w:top w:val="none" w:sz="0" w:space="0" w:color="auto"/>
            <w:left w:val="none" w:sz="0" w:space="0" w:color="auto"/>
            <w:bottom w:val="none" w:sz="0" w:space="0" w:color="auto"/>
            <w:right w:val="none" w:sz="0" w:space="0" w:color="auto"/>
          </w:divBdr>
        </w:div>
        <w:div w:id="496263484">
          <w:marLeft w:val="480"/>
          <w:marRight w:val="0"/>
          <w:marTop w:val="0"/>
          <w:marBottom w:val="0"/>
          <w:divBdr>
            <w:top w:val="none" w:sz="0" w:space="0" w:color="auto"/>
            <w:left w:val="none" w:sz="0" w:space="0" w:color="auto"/>
            <w:bottom w:val="none" w:sz="0" w:space="0" w:color="auto"/>
            <w:right w:val="none" w:sz="0" w:space="0" w:color="auto"/>
          </w:divBdr>
        </w:div>
        <w:div w:id="671299650">
          <w:marLeft w:val="480"/>
          <w:marRight w:val="0"/>
          <w:marTop w:val="0"/>
          <w:marBottom w:val="0"/>
          <w:divBdr>
            <w:top w:val="none" w:sz="0" w:space="0" w:color="auto"/>
            <w:left w:val="none" w:sz="0" w:space="0" w:color="auto"/>
            <w:bottom w:val="none" w:sz="0" w:space="0" w:color="auto"/>
            <w:right w:val="none" w:sz="0" w:space="0" w:color="auto"/>
          </w:divBdr>
        </w:div>
        <w:div w:id="725300786">
          <w:marLeft w:val="480"/>
          <w:marRight w:val="0"/>
          <w:marTop w:val="0"/>
          <w:marBottom w:val="0"/>
          <w:divBdr>
            <w:top w:val="none" w:sz="0" w:space="0" w:color="auto"/>
            <w:left w:val="none" w:sz="0" w:space="0" w:color="auto"/>
            <w:bottom w:val="none" w:sz="0" w:space="0" w:color="auto"/>
            <w:right w:val="none" w:sz="0" w:space="0" w:color="auto"/>
          </w:divBdr>
        </w:div>
        <w:div w:id="751511148">
          <w:marLeft w:val="480"/>
          <w:marRight w:val="0"/>
          <w:marTop w:val="0"/>
          <w:marBottom w:val="0"/>
          <w:divBdr>
            <w:top w:val="none" w:sz="0" w:space="0" w:color="auto"/>
            <w:left w:val="none" w:sz="0" w:space="0" w:color="auto"/>
            <w:bottom w:val="none" w:sz="0" w:space="0" w:color="auto"/>
            <w:right w:val="none" w:sz="0" w:space="0" w:color="auto"/>
          </w:divBdr>
        </w:div>
        <w:div w:id="766198157">
          <w:marLeft w:val="480"/>
          <w:marRight w:val="0"/>
          <w:marTop w:val="0"/>
          <w:marBottom w:val="0"/>
          <w:divBdr>
            <w:top w:val="none" w:sz="0" w:space="0" w:color="auto"/>
            <w:left w:val="none" w:sz="0" w:space="0" w:color="auto"/>
            <w:bottom w:val="none" w:sz="0" w:space="0" w:color="auto"/>
            <w:right w:val="none" w:sz="0" w:space="0" w:color="auto"/>
          </w:divBdr>
        </w:div>
        <w:div w:id="805390995">
          <w:marLeft w:val="480"/>
          <w:marRight w:val="0"/>
          <w:marTop w:val="0"/>
          <w:marBottom w:val="0"/>
          <w:divBdr>
            <w:top w:val="none" w:sz="0" w:space="0" w:color="auto"/>
            <w:left w:val="none" w:sz="0" w:space="0" w:color="auto"/>
            <w:bottom w:val="none" w:sz="0" w:space="0" w:color="auto"/>
            <w:right w:val="none" w:sz="0" w:space="0" w:color="auto"/>
          </w:divBdr>
        </w:div>
        <w:div w:id="807823084">
          <w:marLeft w:val="480"/>
          <w:marRight w:val="0"/>
          <w:marTop w:val="0"/>
          <w:marBottom w:val="0"/>
          <w:divBdr>
            <w:top w:val="none" w:sz="0" w:space="0" w:color="auto"/>
            <w:left w:val="none" w:sz="0" w:space="0" w:color="auto"/>
            <w:bottom w:val="none" w:sz="0" w:space="0" w:color="auto"/>
            <w:right w:val="none" w:sz="0" w:space="0" w:color="auto"/>
          </w:divBdr>
        </w:div>
        <w:div w:id="834806014">
          <w:marLeft w:val="480"/>
          <w:marRight w:val="0"/>
          <w:marTop w:val="0"/>
          <w:marBottom w:val="0"/>
          <w:divBdr>
            <w:top w:val="none" w:sz="0" w:space="0" w:color="auto"/>
            <w:left w:val="none" w:sz="0" w:space="0" w:color="auto"/>
            <w:bottom w:val="none" w:sz="0" w:space="0" w:color="auto"/>
            <w:right w:val="none" w:sz="0" w:space="0" w:color="auto"/>
          </w:divBdr>
        </w:div>
        <w:div w:id="859129411">
          <w:marLeft w:val="480"/>
          <w:marRight w:val="0"/>
          <w:marTop w:val="0"/>
          <w:marBottom w:val="0"/>
          <w:divBdr>
            <w:top w:val="none" w:sz="0" w:space="0" w:color="auto"/>
            <w:left w:val="none" w:sz="0" w:space="0" w:color="auto"/>
            <w:bottom w:val="none" w:sz="0" w:space="0" w:color="auto"/>
            <w:right w:val="none" w:sz="0" w:space="0" w:color="auto"/>
          </w:divBdr>
        </w:div>
        <w:div w:id="878711175">
          <w:marLeft w:val="480"/>
          <w:marRight w:val="0"/>
          <w:marTop w:val="0"/>
          <w:marBottom w:val="0"/>
          <w:divBdr>
            <w:top w:val="none" w:sz="0" w:space="0" w:color="auto"/>
            <w:left w:val="none" w:sz="0" w:space="0" w:color="auto"/>
            <w:bottom w:val="none" w:sz="0" w:space="0" w:color="auto"/>
            <w:right w:val="none" w:sz="0" w:space="0" w:color="auto"/>
          </w:divBdr>
        </w:div>
        <w:div w:id="896479225">
          <w:marLeft w:val="480"/>
          <w:marRight w:val="0"/>
          <w:marTop w:val="0"/>
          <w:marBottom w:val="0"/>
          <w:divBdr>
            <w:top w:val="none" w:sz="0" w:space="0" w:color="auto"/>
            <w:left w:val="none" w:sz="0" w:space="0" w:color="auto"/>
            <w:bottom w:val="none" w:sz="0" w:space="0" w:color="auto"/>
            <w:right w:val="none" w:sz="0" w:space="0" w:color="auto"/>
          </w:divBdr>
        </w:div>
      </w:divsChild>
    </w:div>
    <w:div w:id="795218284">
      <w:bodyDiv w:val="1"/>
      <w:marLeft w:val="0"/>
      <w:marRight w:val="0"/>
      <w:marTop w:val="0"/>
      <w:marBottom w:val="0"/>
      <w:divBdr>
        <w:top w:val="none" w:sz="0" w:space="0" w:color="auto"/>
        <w:left w:val="none" w:sz="0" w:space="0" w:color="auto"/>
        <w:bottom w:val="none" w:sz="0" w:space="0" w:color="auto"/>
        <w:right w:val="none" w:sz="0" w:space="0" w:color="auto"/>
      </w:divBdr>
    </w:div>
    <w:div w:id="795220073">
      <w:bodyDiv w:val="1"/>
      <w:marLeft w:val="0"/>
      <w:marRight w:val="0"/>
      <w:marTop w:val="0"/>
      <w:marBottom w:val="0"/>
      <w:divBdr>
        <w:top w:val="none" w:sz="0" w:space="0" w:color="auto"/>
        <w:left w:val="none" w:sz="0" w:space="0" w:color="auto"/>
        <w:bottom w:val="none" w:sz="0" w:space="0" w:color="auto"/>
        <w:right w:val="none" w:sz="0" w:space="0" w:color="auto"/>
      </w:divBdr>
      <w:divsChild>
        <w:div w:id="57091517">
          <w:marLeft w:val="480"/>
          <w:marRight w:val="0"/>
          <w:marTop w:val="0"/>
          <w:marBottom w:val="0"/>
          <w:divBdr>
            <w:top w:val="none" w:sz="0" w:space="0" w:color="auto"/>
            <w:left w:val="none" w:sz="0" w:space="0" w:color="auto"/>
            <w:bottom w:val="none" w:sz="0" w:space="0" w:color="auto"/>
            <w:right w:val="none" w:sz="0" w:space="0" w:color="auto"/>
          </w:divBdr>
        </w:div>
        <w:div w:id="88964410">
          <w:marLeft w:val="480"/>
          <w:marRight w:val="0"/>
          <w:marTop w:val="0"/>
          <w:marBottom w:val="0"/>
          <w:divBdr>
            <w:top w:val="none" w:sz="0" w:space="0" w:color="auto"/>
            <w:left w:val="none" w:sz="0" w:space="0" w:color="auto"/>
            <w:bottom w:val="none" w:sz="0" w:space="0" w:color="auto"/>
            <w:right w:val="none" w:sz="0" w:space="0" w:color="auto"/>
          </w:divBdr>
        </w:div>
        <w:div w:id="196045151">
          <w:marLeft w:val="480"/>
          <w:marRight w:val="0"/>
          <w:marTop w:val="0"/>
          <w:marBottom w:val="0"/>
          <w:divBdr>
            <w:top w:val="none" w:sz="0" w:space="0" w:color="auto"/>
            <w:left w:val="none" w:sz="0" w:space="0" w:color="auto"/>
            <w:bottom w:val="none" w:sz="0" w:space="0" w:color="auto"/>
            <w:right w:val="none" w:sz="0" w:space="0" w:color="auto"/>
          </w:divBdr>
        </w:div>
        <w:div w:id="341514761">
          <w:marLeft w:val="480"/>
          <w:marRight w:val="0"/>
          <w:marTop w:val="0"/>
          <w:marBottom w:val="0"/>
          <w:divBdr>
            <w:top w:val="none" w:sz="0" w:space="0" w:color="auto"/>
            <w:left w:val="none" w:sz="0" w:space="0" w:color="auto"/>
            <w:bottom w:val="none" w:sz="0" w:space="0" w:color="auto"/>
            <w:right w:val="none" w:sz="0" w:space="0" w:color="auto"/>
          </w:divBdr>
        </w:div>
        <w:div w:id="376976344">
          <w:marLeft w:val="480"/>
          <w:marRight w:val="0"/>
          <w:marTop w:val="0"/>
          <w:marBottom w:val="0"/>
          <w:divBdr>
            <w:top w:val="none" w:sz="0" w:space="0" w:color="auto"/>
            <w:left w:val="none" w:sz="0" w:space="0" w:color="auto"/>
            <w:bottom w:val="none" w:sz="0" w:space="0" w:color="auto"/>
            <w:right w:val="none" w:sz="0" w:space="0" w:color="auto"/>
          </w:divBdr>
        </w:div>
        <w:div w:id="505831432">
          <w:marLeft w:val="480"/>
          <w:marRight w:val="0"/>
          <w:marTop w:val="0"/>
          <w:marBottom w:val="0"/>
          <w:divBdr>
            <w:top w:val="none" w:sz="0" w:space="0" w:color="auto"/>
            <w:left w:val="none" w:sz="0" w:space="0" w:color="auto"/>
            <w:bottom w:val="none" w:sz="0" w:space="0" w:color="auto"/>
            <w:right w:val="none" w:sz="0" w:space="0" w:color="auto"/>
          </w:divBdr>
        </w:div>
        <w:div w:id="601031706">
          <w:marLeft w:val="480"/>
          <w:marRight w:val="0"/>
          <w:marTop w:val="0"/>
          <w:marBottom w:val="0"/>
          <w:divBdr>
            <w:top w:val="none" w:sz="0" w:space="0" w:color="auto"/>
            <w:left w:val="none" w:sz="0" w:space="0" w:color="auto"/>
            <w:bottom w:val="none" w:sz="0" w:space="0" w:color="auto"/>
            <w:right w:val="none" w:sz="0" w:space="0" w:color="auto"/>
          </w:divBdr>
        </w:div>
        <w:div w:id="639270282">
          <w:marLeft w:val="480"/>
          <w:marRight w:val="0"/>
          <w:marTop w:val="0"/>
          <w:marBottom w:val="0"/>
          <w:divBdr>
            <w:top w:val="none" w:sz="0" w:space="0" w:color="auto"/>
            <w:left w:val="none" w:sz="0" w:space="0" w:color="auto"/>
            <w:bottom w:val="none" w:sz="0" w:space="0" w:color="auto"/>
            <w:right w:val="none" w:sz="0" w:space="0" w:color="auto"/>
          </w:divBdr>
        </w:div>
        <w:div w:id="648285414">
          <w:marLeft w:val="480"/>
          <w:marRight w:val="0"/>
          <w:marTop w:val="0"/>
          <w:marBottom w:val="0"/>
          <w:divBdr>
            <w:top w:val="none" w:sz="0" w:space="0" w:color="auto"/>
            <w:left w:val="none" w:sz="0" w:space="0" w:color="auto"/>
            <w:bottom w:val="none" w:sz="0" w:space="0" w:color="auto"/>
            <w:right w:val="none" w:sz="0" w:space="0" w:color="auto"/>
          </w:divBdr>
        </w:div>
        <w:div w:id="664865740">
          <w:marLeft w:val="480"/>
          <w:marRight w:val="0"/>
          <w:marTop w:val="0"/>
          <w:marBottom w:val="0"/>
          <w:divBdr>
            <w:top w:val="none" w:sz="0" w:space="0" w:color="auto"/>
            <w:left w:val="none" w:sz="0" w:space="0" w:color="auto"/>
            <w:bottom w:val="none" w:sz="0" w:space="0" w:color="auto"/>
            <w:right w:val="none" w:sz="0" w:space="0" w:color="auto"/>
          </w:divBdr>
        </w:div>
        <w:div w:id="679621491">
          <w:marLeft w:val="480"/>
          <w:marRight w:val="0"/>
          <w:marTop w:val="0"/>
          <w:marBottom w:val="0"/>
          <w:divBdr>
            <w:top w:val="none" w:sz="0" w:space="0" w:color="auto"/>
            <w:left w:val="none" w:sz="0" w:space="0" w:color="auto"/>
            <w:bottom w:val="none" w:sz="0" w:space="0" w:color="auto"/>
            <w:right w:val="none" w:sz="0" w:space="0" w:color="auto"/>
          </w:divBdr>
        </w:div>
        <w:div w:id="680473861">
          <w:marLeft w:val="480"/>
          <w:marRight w:val="0"/>
          <w:marTop w:val="0"/>
          <w:marBottom w:val="0"/>
          <w:divBdr>
            <w:top w:val="none" w:sz="0" w:space="0" w:color="auto"/>
            <w:left w:val="none" w:sz="0" w:space="0" w:color="auto"/>
            <w:bottom w:val="none" w:sz="0" w:space="0" w:color="auto"/>
            <w:right w:val="none" w:sz="0" w:space="0" w:color="auto"/>
          </w:divBdr>
        </w:div>
        <w:div w:id="696740077">
          <w:marLeft w:val="480"/>
          <w:marRight w:val="0"/>
          <w:marTop w:val="0"/>
          <w:marBottom w:val="0"/>
          <w:divBdr>
            <w:top w:val="none" w:sz="0" w:space="0" w:color="auto"/>
            <w:left w:val="none" w:sz="0" w:space="0" w:color="auto"/>
            <w:bottom w:val="none" w:sz="0" w:space="0" w:color="auto"/>
            <w:right w:val="none" w:sz="0" w:space="0" w:color="auto"/>
          </w:divBdr>
        </w:div>
        <w:div w:id="705065802">
          <w:marLeft w:val="480"/>
          <w:marRight w:val="0"/>
          <w:marTop w:val="0"/>
          <w:marBottom w:val="0"/>
          <w:divBdr>
            <w:top w:val="none" w:sz="0" w:space="0" w:color="auto"/>
            <w:left w:val="none" w:sz="0" w:space="0" w:color="auto"/>
            <w:bottom w:val="none" w:sz="0" w:space="0" w:color="auto"/>
            <w:right w:val="none" w:sz="0" w:space="0" w:color="auto"/>
          </w:divBdr>
        </w:div>
        <w:div w:id="786856124">
          <w:marLeft w:val="480"/>
          <w:marRight w:val="0"/>
          <w:marTop w:val="0"/>
          <w:marBottom w:val="0"/>
          <w:divBdr>
            <w:top w:val="none" w:sz="0" w:space="0" w:color="auto"/>
            <w:left w:val="none" w:sz="0" w:space="0" w:color="auto"/>
            <w:bottom w:val="none" w:sz="0" w:space="0" w:color="auto"/>
            <w:right w:val="none" w:sz="0" w:space="0" w:color="auto"/>
          </w:divBdr>
        </w:div>
        <w:div w:id="796794549">
          <w:marLeft w:val="480"/>
          <w:marRight w:val="0"/>
          <w:marTop w:val="0"/>
          <w:marBottom w:val="0"/>
          <w:divBdr>
            <w:top w:val="none" w:sz="0" w:space="0" w:color="auto"/>
            <w:left w:val="none" w:sz="0" w:space="0" w:color="auto"/>
            <w:bottom w:val="none" w:sz="0" w:space="0" w:color="auto"/>
            <w:right w:val="none" w:sz="0" w:space="0" w:color="auto"/>
          </w:divBdr>
        </w:div>
        <w:div w:id="872958967">
          <w:marLeft w:val="480"/>
          <w:marRight w:val="0"/>
          <w:marTop w:val="0"/>
          <w:marBottom w:val="0"/>
          <w:divBdr>
            <w:top w:val="none" w:sz="0" w:space="0" w:color="auto"/>
            <w:left w:val="none" w:sz="0" w:space="0" w:color="auto"/>
            <w:bottom w:val="none" w:sz="0" w:space="0" w:color="auto"/>
            <w:right w:val="none" w:sz="0" w:space="0" w:color="auto"/>
          </w:divBdr>
        </w:div>
        <w:div w:id="913244847">
          <w:marLeft w:val="480"/>
          <w:marRight w:val="0"/>
          <w:marTop w:val="0"/>
          <w:marBottom w:val="0"/>
          <w:divBdr>
            <w:top w:val="none" w:sz="0" w:space="0" w:color="auto"/>
            <w:left w:val="none" w:sz="0" w:space="0" w:color="auto"/>
            <w:bottom w:val="none" w:sz="0" w:space="0" w:color="auto"/>
            <w:right w:val="none" w:sz="0" w:space="0" w:color="auto"/>
          </w:divBdr>
        </w:div>
      </w:divsChild>
    </w:div>
    <w:div w:id="795373508">
      <w:bodyDiv w:val="1"/>
      <w:marLeft w:val="0"/>
      <w:marRight w:val="0"/>
      <w:marTop w:val="0"/>
      <w:marBottom w:val="0"/>
      <w:divBdr>
        <w:top w:val="none" w:sz="0" w:space="0" w:color="auto"/>
        <w:left w:val="none" w:sz="0" w:space="0" w:color="auto"/>
        <w:bottom w:val="none" w:sz="0" w:space="0" w:color="auto"/>
        <w:right w:val="none" w:sz="0" w:space="0" w:color="auto"/>
      </w:divBdr>
    </w:div>
    <w:div w:id="795414470">
      <w:bodyDiv w:val="1"/>
      <w:marLeft w:val="0"/>
      <w:marRight w:val="0"/>
      <w:marTop w:val="0"/>
      <w:marBottom w:val="0"/>
      <w:divBdr>
        <w:top w:val="none" w:sz="0" w:space="0" w:color="auto"/>
        <w:left w:val="none" w:sz="0" w:space="0" w:color="auto"/>
        <w:bottom w:val="none" w:sz="0" w:space="0" w:color="auto"/>
        <w:right w:val="none" w:sz="0" w:space="0" w:color="auto"/>
      </w:divBdr>
    </w:div>
    <w:div w:id="795414567">
      <w:bodyDiv w:val="1"/>
      <w:marLeft w:val="0"/>
      <w:marRight w:val="0"/>
      <w:marTop w:val="0"/>
      <w:marBottom w:val="0"/>
      <w:divBdr>
        <w:top w:val="none" w:sz="0" w:space="0" w:color="auto"/>
        <w:left w:val="none" w:sz="0" w:space="0" w:color="auto"/>
        <w:bottom w:val="none" w:sz="0" w:space="0" w:color="auto"/>
        <w:right w:val="none" w:sz="0" w:space="0" w:color="auto"/>
      </w:divBdr>
    </w:div>
    <w:div w:id="795563452">
      <w:bodyDiv w:val="1"/>
      <w:marLeft w:val="0"/>
      <w:marRight w:val="0"/>
      <w:marTop w:val="0"/>
      <w:marBottom w:val="0"/>
      <w:divBdr>
        <w:top w:val="none" w:sz="0" w:space="0" w:color="auto"/>
        <w:left w:val="none" w:sz="0" w:space="0" w:color="auto"/>
        <w:bottom w:val="none" w:sz="0" w:space="0" w:color="auto"/>
        <w:right w:val="none" w:sz="0" w:space="0" w:color="auto"/>
      </w:divBdr>
    </w:div>
    <w:div w:id="795567645">
      <w:bodyDiv w:val="1"/>
      <w:marLeft w:val="0"/>
      <w:marRight w:val="0"/>
      <w:marTop w:val="0"/>
      <w:marBottom w:val="0"/>
      <w:divBdr>
        <w:top w:val="none" w:sz="0" w:space="0" w:color="auto"/>
        <w:left w:val="none" w:sz="0" w:space="0" w:color="auto"/>
        <w:bottom w:val="none" w:sz="0" w:space="0" w:color="auto"/>
        <w:right w:val="none" w:sz="0" w:space="0" w:color="auto"/>
      </w:divBdr>
    </w:div>
    <w:div w:id="795637075">
      <w:bodyDiv w:val="1"/>
      <w:marLeft w:val="0"/>
      <w:marRight w:val="0"/>
      <w:marTop w:val="0"/>
      <w:marBottom w:val="0"/>
      <w:divBdr>
        <w:top w:val="none" w:sz="0" w:space="0" w:color="auto"/>
        <w:left w:val="none" w:sz="0" w:space="0" w:color="auto"/>
        <w:bottom w:val="none" w:sz="0" w:space="0" w:color="auto"/>
        <w:right w:val="none" w:sz="0" w:space="0" w:color="auto"/>
      </w:divBdr>
    </w:div>
    <w:div w:id="795831607">
      <w:bodyDiv w:val="1"/>
      <w:marLeft w:val="0"/>
      <w:marRight w:val="0"/>
      <w:marTop w:val="0"/>
      <w:marBottom w:val="0"/>
      <w:divBdr>
        <w:top w:val="none" w:sz="0" w:space="0" w:color="auto"/>
        <w:left w:val="none" w:sz="0" w:space="0" w:color="auto"/>
        <w:bottom w:val="none" w:sz="0" w:space="0" w:color="auto"/>
        <w:right w:val="none" w:sz="0" w:space="0" w:color="auto"/>
      </w:divBdr>
    </w:div>
    <w:div w:id="795948465">
      <w:bodyDiv w:val="1"/>
      <w:marLeft w:val="0"/>
      <w:marRight w:val="0"/>
      <w:marTop w:val="0"/>
      <w:marBottom w:val="0"/>
      <w:divBdr>
        <w:top w:val="none" w:sz="0" w:space="0" w:color="auto"/>
        <w:left w:val="none" w:sz="0" w:space="0" w:color="auto"/>
        <w:bottom w:val="none" w:sz="0" w:space="0" w:color="auto"/>
        <w:right w:val="none" w:sz="0" w:space="0" w:color="auto"/>
      </w:divBdr>
    </w:div>
    <w:div w:id="795950598">
      <w:bodyDiv w:val="1"/>
      <w:marLeft w:val="0"/>
      <w:marRight w:val="0"/>
      <w:marTop w:val="0"/>
      <w:marBottom w:val="0"/>
      <w:divBdr>
        <w:top w:val="none" w:sz="0" w:space="0" w:color="auto"/>
        <w:left w:val="none" w:sz="0" w:space="0" w:color="auto"/>
        <w:bottom w:val="none" w:sz="0" w:space="0" w:color="auto"/>
        <w:right w:val="none" w:sz="0" w:space="0" w:color="auto"/>
      </w:divBdr>
    </w:div>
    <w:div w:id="796073011">
      <w:bodyDiv w:val="1"/>
      <w:marLeft w:val="0"/>
      <w:marRight w:val="0"/>
      <w:marTop w:val="0"/>
      <w:marBottom w:val="0"/>
      <w:divBdr>
        <w:top w:val="none" w:sz="0" w:space="0" w:color="auto"/>
        <w:left w:val="none" w:sz="0" w:space="0" w:color="auto"/>
        <w:bottom w:val="none" w:sz="0" w:space="0" w:color="auto"/>
        <w:right w:val="none" w:sz="0" w:space="0" w:color="auto"/>
      </w:divBdr>
    </w:div>
    <w:div w:id="796139389">
      <w:bodyDiv w:val="1"/>
      <w:marLeft w:val="0"/>
      <w:marRight w:val="0"/>
      <w:marTop w:val="0"/>
      <w:marBottom w:val="0"/>
      <w:divBdr>
        <w:top w:val="none" w:sz="0" w:space="0" w:color="auto"/>
        <w:left w:val="none" w:sz="0" w:space="0" w:color="auto"/>
        <w:bottom w:val="none" w:sz="0" w:space="0" w:color="auto"/>
        <w:right w:val="none" w:sz="0" w:space="0" w:color="auto"/>
      </w:divBdr>
    </w:div>
    <w:div w:id="796486835">
      <w:bodyDiv w:val="1"/>
      <w:marLeft w:val="0"/>
      <w:marRight w:val="0"/>
      <w:marTop w:val="0"/>
      <w:marBottom w:val="0"/>
      <w:divBdr>
        <w:top w:val="none" w:sz="0" w:space="0" w:color="auto"/>
        <w:left w:val="none" w:sz="0" w:space="0" w:color="auto"/>
        <w:bottom w:val="none" w:sz="0" w:space="0" w:color="auto"/>
        <w:right w:val="none" w:sz="0" w:space="0" w:color="auto"/>
      </w:divBdr>
    </w:div>
    <w:div w:id="796602515">
      <w:bodyDiv w:val="1"/>
      <w:marLeft w:val="0"/>
      <w:marRight w:val="0"/>
      <w:marTop w:val="0"/>
      <w:marBottom w:val="0"/>
      <w:divBdr>
        <w:top w:val="none" w:sz="0" w:space="0" w:color="auto"/>
        <w:left w:val="none" w:sz="0" w:space="0" w:color="auto"/>
        <w:bottom w:val="none" w:sz="0" w:space="0" w:color="auto"/>
        <w:right w:val="none" w:sz="0" w:space="0" w:color="auto"/>
      </w:divBdr>
    </w:div>
    <w:div w:id="796678995">
      <w:bodyDiv w:val="1"/>
      <w:marLeft w:val="0"/>
      <w:marRight w:val="0"/>
      <w:marTop w:val="0"/>
      <w:marBottom w:val="0"/>
      <w:divBdr>
        <w:top w:val="none" w:sz="0" w:space="0" w:color="auto"/>
        <w:left w:val="none" w:sz="0" w:space="0" w:color="auto"/>
        <w:bottom w:val="none" w:sz="0" w:space="0" w:color="auto"/>
        <w:right w:val="none" w:sz="0" w:space="0" w:color="auto"/>
      </w:divBdr>
    </w:div>
    <w:div w:id="796752103">
      <w:bodyDiv w:val="1"/>
      <w:marLeft w:val="0"/>
      <w:marRight w:val="0"/>
      <w:marTop w:val="0"/>
      <w:marBottom w:val="0"/>
      <w:divBdr>
        <w:top w:val="none" w:sz="0" w:space="0" w:color="auto"/>
        <w:left w:val="none" w:sz="0" w:space="0" w:color="auto"/>
        <w:bottom w:val="none" w:sz="0" w:space="0" w:color="auto"/>
        <w:right w:val="none" w:sz="0" w:space="0" w:color="auto"/>
      </w:divBdr>
    </w:div>
    <w:div w:id="796797554">
      <w:bodyDiv w:val="1"/>
      <w:marLeft w:val="0"/>
      <w:marRight w:val="0"/>
      <w:marTop w:val="0"/>
      <w:marBottom w:val="0"/>
      <w:divBdr>
        <w:top w:val="none" w:sz="0" w:space="0" w:color="auto"/>
        <w:left w:val="none" w:sz="0" w:space="0" w:color="auto"/>
        <w:bottom w:val="none" w:sz="0" w:space="0" w:color="auto"/>
        <w:right w:val="none" w:sz="0" w:space="0" w:color="auto"/>
      </w:divBdr>
    </w:div>
    <w:div w:id="796798077">
      <w:bodyDiv w:val="1"/>
      <w:marLeft w:val="0"/>
      <w:marRight w:val="0"/>
      <w:marTop w:val="0"/>
      <w:marBottom w:val="0"/>
      <w:divBdr>
        <w:top w:val="none" w:sz="0" w:space="0" w:color="auto"/>
        <w:left w:val="none" w:sz="0" w:space="0" w:color="auto"/>
        <w:bottom w:val="none" w:sz="0" w:space="0" w:color="auto"/>
        <w:right w:val="none" w:sz="0" w:space="0" w:color="auto"/>
      </w:divBdr>
    </w:div>
    <w:div w:id="796876286">
      <w:bodyDiv w:val="1"/>
      <w:marLeft w:val="0"/>
      <w:marRight w:val="0"/>
      <w:marTop w:val="0"/>
      <w:marBottom w:val="0"/>
      <w:divBdr>
        <w:top w:val="none" w:sz="0" w:space="0" w:color="auto"/>
        <w:left w:val="none" w:sz="0" w:space="0" w:color="auto"/>
        <w:bottom w:val="none" w:sz="0" w:space="0" w:color="auto"/>
        <w:right w:val="none" w:sz="0" w:space="0" w:color="auto"/>
      </w:divBdr>
    </w:div>
    <w:div w:id="796919721">
      <w:bodyDiv w:val="1"/>
      <w:marLeft w:val="0"/>
      <w:marRight w:val="0"/>
      <w:marTop w:val="0"/>
      <w:marBottom w:val="0"/>
      <w:divBdr>
        <w:top w:val="none" w:sz="0" w:space="0" w:color="auto"/>
        <w:left w:val="none" w:sz="0" w:space="0" w:color="auto"/>
        <w:bottom w:val="none" w:sz="0" w:space="0" w:color="auto"/>
        <w:right w:val="none" w:sz="0" w:space="0" w:color="auto"/>
      </w:divBdr>
    </w:div>
    <w:div w:id="797181028">
      <w:bodyDiv w:val="1"/>
      <w:marLeft w:val="0"/>
      <w:marRight w:val="0"/>
      <w:marTop w:val="0"/>
      <w:marBottom w:val="0"/>
      <w:divBdr>
        <w:top w:val="none" w:sz="0" w:space="0" w:color="auto"/>
        <w:left w:val="none" w:sz="0" w:space="0" w:color="auto"/>
        <w:bottom w:val="none" w:sz="0" w:space="0" w:color="auto"/>
        <w:right w:val="none" w:sz="0" w:space="0" w:color="auto"/>
      </w:divBdr>
    </w:div>
    <w:div w:id="797185568">
      <w:bodyDiv w:val="1"/>
      <w:marLeft w:val="0"/>
      <w:marRight w:val="0"/>
      <w:marTop w:val="0"/>
      <w:marBottom w:val="0"/>
      <w:divBdr>
        <w:top w:val="none" w:sz="0" w:space="0" w:color="auto"/>
        <w:left w:val="none" w:sz="0" w:space="0" w:color="auto"/>
        <w:bottom w:val="none" w:sz="0" w:space="0" w:color="auto"/>
        <w:right w:val="none" w:sz="0" w:space="0" w:color="auto"/>
      </w:divBdr>
      <w:divsChild>
        <w:div w:id="22634042">
          <w:marLeft w:val="480"/>
          <w:marRight w:val="0"/>
          <w:marTop w:val="0"/>
          <w:marBottom w:val="0"/>
          <w:divBdr>
            <w:top w:val="none" w:sz="0" w:space="0" w:color="auto"/>
            <w:left w:val="none" w:sz="0" w:space="0" w:color="auto"/>
            <w:bottom w:val="none" w:sz="0" w:space="0" w:color="auto"/>
            <w:right w:val="none" w:sz="0" w:space="0" w:color="auto"/>
          </w:divBdr>
        </w:div>
        <w:div w:id="88086508">
          <w:marLeft w:val="480"/>
          <w:marRight w:val="0"/>
          <w:marTop w:val="0"/>
          <w:marBottom w:val="0"/>
          <w:divBdr>
            <w:top w:val="none" w:sz="0" w:space="0" w:color="auto"/>
            <w:left w:val="none" w:sz="0" w:space="0" w:color="auto"/>
            <w:bottom w:val="none" w:sz="0" w:space="0" w:color="auto"/>
            <w:right w:val="none" w:sz="0" w:space="0" w:color="auto"/>
          </w:divBdr>
        </w:div>
        <w:div w:id="109714301">
          <w:marLeft w:val="480"/>
          <w:marRight w:val="0"/>
          <w:marTop w:val="0"/>
          <w:marBottom w:val="0"/>
          <w:divBdr>
            <w:top w:val="none" w:sz="0" w:space="0" w:color="auto"/>
            <w:left w:val="none" w:sz="0" w:space="0" w:color="auto"/>
            <w:bottom w:val="none" w:sz="0" w:space="0" w:color="auto"/>
            <w:right w:val="none" w:sz="0" w:space="0" w:color="auto"/>
          </w:divBdr>
        </w:div>
        <w:div w:id="116727856">
          <w:marLeft w:val="480"/>
          <w:marRight w:val="0"/>
          <w:marTop w:val="0"/>
          <w:marBottom w:val="0"/>
          <w:divBdr>
            <w:top w:val="none" w:sz="0" w:space="0" w:color="auto"/>
            <w:left w:val="none" w:sz="0" w:space="0" w:color="auto"/>
            <w:bottom w:val="none" w:sz="0" w:space="0" w:color="auto"/>
            <w:right w:val="none" w:sz="0" w:space="0" w:color="auto"/>
          </w:divBdr>
        </w:div>
        <w:div w:id="142554054">
          <w:marLeft w:val="480"/>
          <w:marRight w:val="0"/>
          <w:marTop w:val="0"/>
          <w:marBottom w:val="0"/>
          <w:divBdr>
            <w:top w:val="none" w:sz="0" w:space="0" w:color="auto"/>
            <w:left w:val="none" w:sz="0" w:space="0" w:color="auto"/>
            <w:bottom w:val="none" w:sz="0" w:space="0" w:color="auto"/>
            <w:right w:val="none" w:sz="0" w:space="0" w:color="auto"/>
          </w:divBdr>
        </w:div>
        <w:div w:id="163127717">
          <w:marLeft w:val="480"/>
          <w:marRight w:val="0"/>
          <w:marTop w:val="0"/>
          <w:marBottom w:val="0"/>
          <w:divBdr>
            <w:top w:val="none" w:sz="0" w:space="0" w:color="auto"/>
            <w:left w:val="none" w:sz="0" w:space="0" w:color="auto"/>
            <w:bottom w:val="none" w:sz="0" w:space="0" w:color="auto"/>
            <w:right w:val="none" w:sz="0" w:space="0" w:color="auto"/>
          </w:divBdr>
        </w:div>
        <w:div w:id="205458957">
          <w:marLeft w:val="480"/>
          <w:marRight w:val="0"/>
          <w:marTop w:val="0"/>
          <w:marBottom w:val="0"/>
          <w:divBdr>
            <w:top w:val="none" w:sz="0" w:space="0" w:color="auto"/>
            <w:left w:val="none" w:sz="0" w:space="0" w:color="auto"/>
            <w:bottom w:val="none" w:sz="0" w:space="0" w:color="auto"/>
            <w:right w:val="none" w:sz="0" w:space="0" w:color="auto"/>
          </w:divBdr>
        </w:div>
        <w:div w:id="313535012">
          <w:marLeft w:val="480"/>
          <w:marRight w:val="0"/>
          <w:marTop w:val="0"/>
          <w:marBottom w:val="0"/>
          <w:divBdr>
            <w:top w:val="none" w:sz="0" w:space="0" w:color="auto"/>
            <w:left w:val="none" w:sz="0" w:space="0" w:color="auto"/>
            <w:bottom w:val="none" w:sz="0" w:space="0" w:color="auto"/>
            <w:right w:val="none" w:sz="0" w:space="0" w:color="auto"/>
          </w:divBdr>
        </w:div>
        <w:div w:id="396323184">
          <w:marLeft w:val="480"/>
          <w:marRight w:val="0"/>
          <w:marTop w:val="0"/>
          <w:marBottom w:val="0"/>
          <w:divBdr>
            <w:top w:val="none" w:sz="0" w:space="0" w:color="auto"/>
            <w:left w:val="none" w:sz="0" w:space="0" w:color="auto"/>
            <w:bottom w:val="none" w:sz="0" w:space="0" w:color="auto"/>
            <w:right w:val="none" w:sz="0" w:space="0" w:color="auto"/>
          </w:divBdr>
        </w:div>
        <w:div w:id="727067361">
          <w:marLeft w:val="480"/>
          <w:marRight w:val="0"/>
          <w:marTop w:val="0"/>
          <w:marBottom w:val="0"/>
          <w:divBdr>
            <w:top w:val="none" w:sz="0" w:space="0" w:color="auto"/>
            <w:left w:val="none" w:sz="0" w:space="0" w:color="auto"/>
            <w:bottom w:val="none" w:sz="0" w:space="0" w:color="auto"/>
            <w:right w:val="none" w:sz="0" w:space="0" w:color="auto"/>
          </w:divBdr>
        </w:div>
        <w:div w:id="727269298">
          <w:marLeft w:val="480"/>
          <w:marRight w:val="0"/>
          <w:marTop w:val="0"/>
          <w:marBottom w:val="0"/>
          <w:divBdr>
            <w:top w:val="none" w:sz="0" w:space="0" w:color="auto"/>
            <w:left w:val="none" w:sz="0" w:space="0" w:color="auto"/>
            <w:bottom w:val="none" w:sz="0" w:space="0" w:color="auto"/>
            <w:right w:val="none" w:sz="0" w:space="0" w:color="auto"/>
          </w:divBdr>
        </w:div>
        <w:div w:id="742683115">
          <w:marLeft w:val="480"/>
          <w:marRight w:val="0"/>
          <w:marTop w:val="0"/>
          <w:marBottom w:val="0"/>
          <w:divBdr>
            <w:top w:val="none" w:sz="0" w:space="0" w:color="auto"/>
            <w:left w:val="none" w:sz="0" w:space="0" w:color="auto"/>
            <w:bottom w:val="none" w:sz="0" w:space="0" w:color="auto"/>
            <w:right w:val="none" w:sz="0" w:space="0" w:color="auto"/>
          </w:divBdr>
        </w:div>
        <w:div w:id="747726873">
          <w:marLeft w:val="480"/>
          <w:marRight w:val="0"/>
          <w:marTop w:val="0"/>
          <w:marBottom w:val="0"/>
          <w:divBdr>
            <w:top w:val="none" w:sz="0" w:space="0" w:color="auto"/>
            <w:left w:val="none" w:sz="0" w:space="0" w:color="auto"/>
            <w:bottom w:val="none" w:sz="0" w:space="0" w:color="auto"/>
            <w:right w:val="none" w:sz="0" w:space="0" w:color="auto"/>
          </w:divBdr>
        </w:div>
        <w:div w:id="762651536">
          <w:marLeft w:val="480"/>
          <w:marRight w:val="0"/>
          <w:marTop w:val="0"/>
          <w:marBottom w:val="0"/>
          <w:divBdr>
            <w:top w:val="none" w:sz="0" w:space="0" w:color="auto"/>
            <w:left w:val="none" w:sz="0" w:space="0" w:color="auto"/>
            <w:bottom w:val="none" w:sz="0" w:space="0" w:color="auto"/>
            <w:right w:val="none" w:sz="0" w:space="0" w:color="auto"/>
          </w:divBdr>
        </w:div>
        <w:div w:id="762915515">
          <w:marLeft w:val="480"/>
          <w:marRight w:val="0"/>
          <w:marTop w:val="0"/>
          <w:marBottom w:val="0"/>
          <w:divBdr>
            <w:top w:val="none" w:sz="0" w:space="0" w:color="auto"/>
            <w:left w:val="none" w:sz="0" w:space="0" w:color="auto"/>
            <w:bottom w:val="none" w:sz="0" w:space="0" w:color="auto"/>
            <w:right w:val="none" w:sz="0" w:space="0" w:color="auto"/>
          </w:divBdr>
        </w:div>
        <w:div w:id="794447489">
          <w:marLeft w:val="480"/>
          <w:marRight w:val="0"/>
          <w:marTop w:val="0"/>
          <w:marBottom w:val="0"/>
          <w:divBdr>
            <w:top w:val="none" w:sz="0" w:space="0" w:color="auto"/>
            <w:left w:val="none" w:sz="0" w:space="0" w:color="auto"/>
            <w:bottom w:val="none" w:sz="0" w:space="0" w:color="auto"/>
            <w:right w:val="none" w:sz="0" w:space="0" w:color="auto"/>
          </w:divBdr>
        </w:div>
        <w:div w:id="812021746">
          <w:marLeft w:val="480"/>
          <w:marRight w:val="0"/>
          <w:marTop w:val="0"/>
          <w:marBottom w:val="0"/>
          <w:divBdr>
            <w:top w:val="none" w:sz="0" w:space="0" w:color="auto"/>
            <w:left w:val="none" w:sz="0" w:space="0" w:color="auto"/>
            <w:bottom w:val="none" w:sz="0" w:space="0" w:color="auto"/>
            <w:right w:val="none" w:sz="0" w:space="0" w:color="auto"/>
          </w:divBdr>
        </w:div>
        <w:div w:id="888348205">
          <w:marLeft w:val="480"/>
          <w:marRight w:val="0"/>
          <w:marTop w:val="0"/>
          <w:marBottom w:val="0"/>
          <w:divBdr>
            <w:top w:val="none" w:sz="0" w:space="0" w:color="auto"/>
            <w:left w:val="none" w:sz="0" w:space="0" w:color="auto"/>
            <w:bottom w:val="none" w:sz="0" w:space="0" w:color="auto"/>
            <w:right w:val="none" w:sz="0" w:space="0" w:color="auto"/>
          </w:divBdr>
        </w:div>
      </w:divsChild>
    </w:div>
    <w:div w:id="797459065">
      <w:bodyDiv w:val="1"/>
      <w:marLeft w:val="0"/>
      <w:marRight w:val="0"/>
      <w:marTop w:val="0"/>
      <w:marBottom w:val="0"/>
      <w:divBdr>
        <w:top w:val="none" w:sz="0" w:space="0" w:color="auto"/>
        <w:left w:val="none" w:sz="0" w:space="0" w:color="auto"/>
        <w:bottom w:val="none" w:sz="0" w:space="0" w:color="auto"/>
        <w:right w:val="none" w:sz="0" w:space="0" w:color="auto"/>
      </w:divBdr>
    </w:div>
    <w:div w:id="797529530">
      <w:bodyDiv w:val="1"/>
      <w:marLeft w:val="0"/>
      <w:marRight w:val="0"/>
      <w:marTop w:val="0"/>
      <w:marBottom w:val="0"/>
      <w:divBdr>
        <w:top w:val="none" w:sz="0" w:space="0" w:color="auto"/>
        <w:left w:val="none" w:sz="0" w:space="0" w:color="auto"/>
        <w:bottom w:val="none" w:sz="0" w:space="0" w:color="auto"/>
        <w:right w:val="none" w:sz="0" w:space="0" w:color="auto"/>
      </w:divBdr>
    </w:div>
    <w:div w:id="797836969">
      <w:bodyDiv w:val="1"/>
      <w:marLeft w:val="0"/>
      <w:marRight w:val="0"/>
      <w:marTop w:val="0"/>
      <w:marBottom w:val="0"/>
      <w:divBdr>
        <w:top w:val="none" w:sz="0" w:space="0" w:color="auto"/>
        <w:left w:val="none" w:sz="0" w:space="0" w:color="auto"/>
        <w:bottom w:val="none" w:sz="0" w:space="0" w:color="auto"/>
        <w:right w:val="none" w:sz="0" w:space="0" w:color="auto"/>
      </w:divBdr>
    </w:div>
    <w:div w:id="797842213">
      <w:bodyDiv w:val="1"/>
      <w:marLeft w:val="0"/>
      <w:marRight w:val="0"/>
      <w:marTop w:val="0"/>
      <w:marBottom w:val="0"/>
      <w:divBdr>
        <w:top w:val="none" w:sz="0" w:space="0" w:color="auto"/>
        <w:left w:val="none" w:sz="0" w:space="0" w:color="auto"/>
        <w:bottom w:val="none" w:sz="0" w:space="0" w:color="auto"/>
        <w:right w:val="none" w:sz="0" w:space="0" w:color="auto"/>
      </w:divBdr>
    </w:div>
    <w:div w:id="797844622">
      <w:bodyDiv w:val="1"/>
      <w:marLeft w:val="0"/>
      <w:marRight w:val="0"/>
      <w:marTop w:val="0"/>
      <w:marBottom w:val="0"/>
      <w:divBdr>
        <w:top w:val="none" w:sz="0" w:space="0" w:color="auto"/>
        <w:left w:val="none" w:sz="0" w:space="0" w:color="auto"/>
        <w:bottom w:val="none" w:sz="0" w:space="0" w:color="auto"/>
        <w:right w:val="none" w:sz="0" w:space="0" w:color="auto"/>
      </w:divBdr>
    </w:div>
    <w:div w:id="797845336">
      <w:bodyDiv w:val="1"/>
      <w:marLeft w:val="0"/>
      <w:marRight w:val="0"/>
      <w:marTop w:val="0"/>
      <w:marBottom w:val="0"/>
      <w:divBdr>
        <w:top w:val="none" w:sz="0" w:space="0" w:color="auto"/>
        <w:left w:val="none" w:sz="0" w:space="0" w:color="auto"/>
        <w:bottom w:val="none" w:sz="0" w:space="0" w:color="auto"/>
        <w:right w:val="none" w:sz="0" w:space="0" w:color="auto"/>
      </w:divBdr>
    </w:div>
    <w:div w:id="798113448">
      <w:bodyDiv w:val="1"/>
      <w:marLeft w:val="0"/>
      <w:marRight w:val="0"/>
      <w:marTop w:val="0"/>
      <w:marBottom w:val="0"/>
      <w:divBdr>
        <w:top w:val="none" w:sz="0" w:space="0" w:color="auto"/>
        <w:left w:val="none" w:sz="0" w:space="0" w:color="auto"/>
        <w:bottom w:val="none" w:sz="0" w:space="0" w:color="auto"/>
        <w:right w:val="none" w:sz="0" w:space="0" w:color="auto"/>
      </w:divBdr>
    </w:div>
    <w:div w:id="798181592">
      <w:bodyDiv w:val="1"/>
      <w:marLeft w:val="0"/>
      <w:marRight w:val="0"/>
      <w:marTop w:val="0"/>
      <w:marBottom w:val="0"/>
      <w:divBdr>
        <w:top w:val="none" w:sz="0" w:space="0" w:color="auto"/>
        <w:left w:val="none" w:sz="0" w:space="0" w:color="auto"/>
        <w:bottom w:val="none" w:sz="0" w:space="0" w:color="auto"/>
        <w:right w:val="none" w:sz="0" w:space="0" w:color="auto"/>
      </w:divBdr>
    </w:div>
    <w:div w:id="798303392">
      <w:bodyDiv w:val="1"/>
      <w:marLeft w:val="0"/>
      <w:marRight w:val="0"/>
      <w:marTop w:val="0"/>
      <w:marBottom w:val="0"/>
      <w:divBdr>
        <w:top w:val="none" w:sz="0" w:space="0" w:color="auto"/>
        <w:left w:val="none" w:sz="0" w:space="0" w:color="auto"/>
        <w:bottom w:val="none" w:sz="0" w:space="0" w:color="auto"/>
        <w:right w:val="none" w:sz="0" w:space="0" w:color="auto"/>
      </w:divBdr>
    </w:div>
    <w:div w:id="798304692">
      <w:bodyDiv w:val="1"/>
      <w:marLeft w:val="0"/>
      <w:marRight w:val="0"/>
      <w:marTop w:val="0"/>
      <w:marBottom w:val="0"/>
      <w:divBdr>
        <w:top w:val="none" w:sz="0" w:space="0" w:color="auto"/>
        <w:left w:val="none" w:sz="0" w:space="0" w:color="auto"/>
        <w:bottom w:val="none" w:sz="0" w:space="0" w:color="auto"/>
        <w:right w:val="none" w:sz="0" w:space="0" w:color="auto"/>
      </w:divBdr>
    </w:div>
    <w:div w:id="798449689">
      <w:bodyDiv w:val="1"/>
      <w:marLeft w:val="0"/>
      <w:marRight w:val="0"/>
      <w:marTop w:val="0"/>
      <w:marBottom w:val="0"/>
      <w:divBdr>
        <w:top w:val="none" w:sz="0" w:space="0" w:color="auto"/>
        <w:left w:val="none" w:sz="0" w:space="0" w:color="auto"/>
        <w:bottom w:val="none" w:sz="0" w:space="0" w:color="auto"/>
        <w:right w:val="none" w:sz="0" w:space="0" w:color="auto"/>
      </w:divBdr>
    </w:div>
    <w:div w:id="798454899">
      <w:bodyDiv w:val="1"/>
      <w:marLeft w:val="0"/>
      <w:marRight w:val="0"/>
      <w:marTop w:val="0"/>
      <w:marBottom w:val="0"/>
      <w:divBdr>
        <w:top w:val="none" w:sz="0" w:space="0" w:color="auto"/>
        <w:left w:val="none" w:sz="0" w:space="0" w:color="auto"/>
        <w:bottom w:val="none" w:sz="0" w:space="0" w:color="auto"/>
        <w:right w:val="none" w:sz="0" w:space="0" w:color="auto"/>
      </w:divBdr>
      <w:divsChild>
        <w:div w:id="84234682">
          <w:marLeft w:val="480"/>
          <w:marRight w:val="0"/>
          <w:marTop w:val="0"/>
          <w:marBottom w:val="0"/>
          <w:divBdr>
            <w:top w:val="none" w:sz="0" w:space="0" w:color="auto"/>
            <w:left w:val="none" w:sz="0" w:space="0" w:color="auto"/>
            <w:bottom w:val="none" w:sz="0" w:space="0" w:color="auto"/>
            <w:right w:val="none" w:sz="0" w:space="0" w:color="auto"/>
          </w:divBdr>
        </w:div>
        <w:div w:id="2087875221">
          <w:marLeft w:val="480"/>
          <w:marRight w:val="0"/>
          <w:marTop w:val="0"/>
          <w:marBottom w:val="0"/>
          <w:divBdr>
            <w:top w:val="none" w:sz="0" w:space="0" w:color="auto"/>
            <w:left w:val="none" w:sz="0" w:space="0" w:color="auto"/>
            <w:bottom w:val="none" w:sz="0" w:space="0" w:color="auto"/>
            <w:right w:val="none" w:sz="0" w:space="0" w:color="auto"/>
          </w:divBdr>
        </w:div>
        <w:div w:id="253783079">
          <w:marLeft w:val="480"/>
          <w:marRight w:val="0"/>
          <w:marTop w:val="0"/>
          <w:marBottom w:val="0"/>
          <w:divBdr>
            <w:top w:val="none" w:sz="0" w:space="0" w:color="auto"/>
            <w:left w:val="none" w:sz="0" w:space="0" w:color="auto"/>
            <w:bottom w:val="none" w:sz="0" w:space="0" w:color="auto"/>
            <w:right w:val="none" w:sz="0" w:space="0" w:color="auto"/>
          </w:divBdr>
        </w:div>
        <w:div w:id="666633948">
          <w:marLeft w:val="480"/>
          <w:marRight w:val="0"/>
          <w:marTop w:val="0"/>
          <w:marBottom w:val="0"/>
          <w:divBdr>
            <w:top w:val="none" w:sz="0" w:space="0" w:color="auto"/>
            <w:left w:val="none" w:sz="0" w:space="0" w:color="auto"/>
            <w:bottom w:val="none" w:sz="0" w:space="0" w:color="auto"/>
            <w:right w:val="none" w:sz="0" w:space="0" w:color="auto"/>
          </w:divBdr>
        </w:div>
        <w:div w:id="2134521251">
          <w:marLeft w:val="480"/>
          <w:marRight w:val="0"/>
          <w:marTop w:val="0"/>
          <w:marBottom w:val="0"/>
          <w:divBdr>
            <w:top w:val="none" w:sz="0" w:space="0" w:color="auto"/>
            <w:left w:val="none" w:sz="0" w:space="0" w:color="auto"/>
            <w:bottom w:val="none" w:sz="0" w:space="0" w:color="auto"/>
            <w:right w:val="none" w:sz="0" w:space="0" w:color="auto"/>
          </w:divBdr>
        </w:div>
        <w:div w:id="266471163">
          <w:marLeft w:val="480"/>
          <w:marRight w:val="0"/>
          <w:marTop w:val="0"/>
          <w:marBottom w:val="0"/>
          <w:divBdr>
            <w:top w:val="none" w:sz="0" w:space="0" w:color="auto"/>
            <w:left w:val="none" w:sz="0" w:space="0" w:color="auto"/>
            <w:bottom w:val="none" w:sz="0" w:space="0" w:color="auto"/>
            <w:right w:val="none" w:sz="0" w:space="0" w:color="auto"/>
          </w:divBdr>
        </w:div>
        <w:div w:id="417285536">
          <w:marLeft w:val="480"/>
          <w:marRight w:val="0"/>
          <w:marTop w:val="0"/>
          <w:marBottom w:val="0"/>
          <w:divBdr>
            <w:top w:val="none" w:sz="0" w:space="0" w:color="auto"/>
            <w:left w:val="none" w:sz="0" w:space="0" w:color="auto"/>
            <w:bottom w:val="none" w:sz="0" w:space="0" w:color="auto"/>
            <w:right w:val="none" w:sz="0" w:space="0" w:color="auto"/>
          </w:divBdr>
        </w:div>
        <w:div w:id="426273022">
          <w:marLeft w:val="480"/>
          <w:marRight w:val="0"/>
          <w:marTop w:val="0"/>
          <w:marBottom w:val="0"/>
          <w:divBdr>
            <w:top w:val="none" w:sz="0" w:space="0" w:color="auto"/>
            <w:left w:val="none" w:sz="0" w:space="0" w:color="auto"/>
            <w:bottom w:val="none" w:sz="0" w:space="0" w:color="auto"/>
            <w:right w:val="none" w:sz="0" w:space="0" w:color="auto"/>
          </w:divBdr>
        </w:div>
        <w:div w:id="1081635970">
          <w:marLeft w:val="480"/>
          <w:marRight w:val="0"/>
          <w:marTop w:val="0"/>
          <w:marBottom w:val="0"/>
          <w:divBdr>
            <w:top w:val="none" w:sz="0" w:space="0" w:color="auto"/>
            <w:left w:val="none" w:sz="0" w:space="0" w:color="auto"/>
            <w:bottom w:val="none" w:sz="0" w:space="0" w:color="auto"/>
            <w:right w:val="none" w:sz="0" w:space="0" w:color="auto"/>
          </w:divBdr>
        </w:div>
        <w:div w:id="469787256">
          <w:marLeft w:val="480"/>
          <w:marRight w:val="0"/>
          <w:marTop w:val="0"/>
          <w:marBottom w:val="0"/>
          <w:divBdr>
            <w:top w:val="none" w:sz="0" w:space="0" w:color="auto"/>
            <w:left w:val="none" w:sz="0" w:space="0" w:color="auto"/>
            <w:bottom w:val="none" w:sz="0" w:space="0" w:color="auto"/>
            <w:right w:val="none" w:sz="0" w:space="0" w:color="auto"/>
          </w:divBdr>
        </w:div>
        <w:div w:id="2050639358">
          <w:marLeft w:val="480"/>
          <w:marRight w:val="0"/>
          <w:marTop w:val="0"/>
          <w:marBottom w:val="0"/>
          <w:divBdr>
            <w:top w:val="none" w:sz="0" w:space="0" w:color="auto"/>
            <w:left w:val="none" w:sz="0" w:space="0" w:color="auto"/>
            <w:bottom w:val="none" w:sz="0" w:space="0" w:color="auto"/>
            <w:right w:val="none" w:sz="0" w:space="0" w:color="auto"/>
          </w:divBdr>
        </w:div>
        <w:div w:id="315718988">
          <w:marLeft w:val="480"/>
          <w:marRight w:val="0"/>
          <w:marTop w:val="0"/>
          <w:marBottom w:val="0"/>
          <w:divBdr>
            <w:top w:val="none" w:sz="0" w:space="0" w:color="auto"/>
            <w:left w:val="none" w:sz="0" w:space="0" w:color="auto"/>
            <w:bottom w:val="none" w:sz="0" w:space="0" w:color="auto"/>
            <w:right w:val="none" w:sz="0" w:space="0" w:color="auto"/>
          </w:divBdr>
        </w:div>
        <w:div w:id="1487162175">
          <w:marLeft w:val="480"/>
          <w:marRight w:val="0"/>
          <w:marTop w:val="0"/>
          <w:marBottom w:val="0"/>
          <w:divBdr>
            <w:top w:val="none" w:sz="0" w:space="0" w:color="auto"/>
            <w:left w:val="none" w:sz="0" w:space="0" w:color="auto"/>
            <w:bottom w:val="none" w:sz="0" w:space="0" w:color="auto"/>
            <w:right w:val="none" w:sz="0" w:space="0" w:color="auto"/>
          </w:divBdr>
        </w:div>
        <w:div w:id="471293284">
          <w:marLeft w:val="480"/>
          <w:marRight w:val="0"/>
          <w:marTop w:val="0"/>
          <w:marBottom w:val="0"/>
          <w:divBdr>
            <w:top w:val="none" w:sz="0" w:space="0" w:color="auto"/>
            <w:left w:val="none" w:sz="0" w:space="0" w:color="auto"/>
            <w:bottom w:val="none" w:sz="0" w:space="0" w:color="auto"/>
            <w:right w:val="none" w:sz="0" w:space="0" w:color="auto"/>
          </w:divBdr>
        </w:div>
        <w:div w:id="988903379">
          <w:marLeft w:val="480"/>
          <w:marRight w:val="0"/>
          <w:marTop w:val="0"/>
          <w:marBottom w:val="0"/>
          <w:divBdr>
            <w:top w:val="none" w:sz="0" w:space="0" w:color="auto"/>
            <w:left w:val="none" w:sz="0" w:space="0" w:color="auto"/>
            <w:bottom w:val="none" w:sz="0" w:space="0" w:color="auto"/>
            <w:right w:val="none" w:sz="0" w:space="0" w:color="auto"/>
          </w:divBdr>
        </w:div>
        <w:div w:id="1886216112">
          <w:marLeft w:val="480"/>
          <w:marRight w:val="0"/>
          <w:marTop w:val="0"/>
          <w:marBottom w:val="0"/>
          <w:divBdr>
            <w:top w:val="none" w:sz="0" w:space="0" w:color="auto"/>
            <w:left w:val="none" w:sz="0" w:space="0" w:color="auto"/>
            <w:bottom w:val="none" w:sz="0" w:space="0" w:color="auto"/>
            <w:right w:val="none" w:sz="0" w:space="0" w:color="auto"/>
          </w:divBdr>
        </w:div>
        <w:div w:id="1771773988">
          <w:marLeft w:val="480"/>
          <w:marRight w:val="0"/>
          <w:marTop w:val="0"/>
          <w:marBottom w:val="0"/>
          <w:divBdr>
            <w:top w:val="none" w:sz="0" w:space="0" w:color="auto"/>
            <w:left w:val="none" w:sz="0" w:space="0" w:color="auto"/>
            <w:bottom w:val="none" w:sz="0" w:space="0" w:color="auto"/>
            <w:right w:val="none" w:sz="0" w:space="0" w:color="auto"/>
          </w:divBdr>
        </w:div>
        <w:div w:id="1541551358">
          <w:marLeft w:val="480"/>
          <w:marRight w:val="0"/>
          <w:marTop w:val="0"/>
          <w:marBottom w:val="0"/>
          <w:divBdr>
            <w:top w:val="none" w:sz="0" w:space="0" w:color="auto"/>
            <w:left w:val="none" w:sz="0" w:space="0" w:color="auto"/>
            <w:bottom w:val="none" w:sz="0" w:space="0" w:color="auto"/>
            <w:right w:val="none" w:sz="0" w:space="0" w:color="auto"/>
          </w:divBdr>
        </w:div>
        <w:div w:id="140541842">
          <w:marLeft w:val="480"/>
          <w:marRight w:val="0"/>
          <w:marTop w:val="0"/>
          <w:marBottom w:val="0"/>
          <w:divBdr>
            <w:top w:val="none" w:sz="0" w:space="0" w:color="auto"/>
            <w:left w:val="none" w:sz="0" w:space="0" w:color="auto"/>
            <w:bottom w:val="none" w:sz="0" w:space="0" w:color="auto"/>
            <w:right w:val="none" w:sz="0" w:space="0" w:color="auto"/>
          </w:divBdr>
        </w:div>
        <w:div w:id="1007058411">
          <w:marLeft w:val="480"/>
          <w:marRight w:val="0"/>
          <w:marTop w:val="0"/>
          <w:marBottom w:val="0"/>
          <w:divBdr>
            <w:top w:val="none" w:sz="0" w:space="0" w:color="auto"/>
            <w:left w:val="none" w:sz="0" w:space="0" w:color="auto"/>
            <w:bottom w:val="none" w:sz="0" w:space="0" w:color="auto"/>
            <w:right w:val="none" w:sz="0" w:space="0" w:color="auto"/>
          </w:divBdr>
        </w:div>
        <w:div w:id="1445812077">
          <w:marLeft w:val="480"/>
          <w:marRight w:val="0"/>
          <w:marTop w:val="0"/>
          <w:marBottom w:val="0"/>
          <w:divBdr>
            <w:top w:val="none" w:sz="0" w:space="0" w:color="auto"/>
            <w:left w:val="none" w:sz="0" w:space="0" w:color="auto"/>
            <w:bottom w:val="none" w:sz="0" w:space="0" w:color="auto"/>
            <w:right w:val="none" w:sz="0" w:space="0" w:color="auto"/>
          </w:divBdr>
        </w:div>
        <w:div w:id="1623145044">
          <w:marLeft w:val="480"/>
          <w:marRight w:val="0"/>
          <w:marTop w:val="0"/>
          <w:marBottom w:val="0"/>
          <w:divBdr>
            <w:top w:val="none" w:sz="0" w:space="0" w:color="auto"/>
            <w:left w:val="none" w:sz="0" w:space="0" w:color="auto"/>
            <w:bottom w:val="none" w:sz="0" w:space="0" w:color="auto"/>
            <w:right w:val="none" w:sz="0" w:space="0" w:color="auto"/>
          </w:divBdr>
        </w:div>
        <w:div w:id="1013334620">
          <w:marLeft w:val="480"/>
          <w:marRight w:val="0"/>
          <w:marTop w:val="0"/>
          <w:marBottom w:val="0"/>
          <w:divBdr>
            <w:top w:val="none" w:sz="0" w:space="0" w:color="auto"/>
            <w:left w:val="none" w:sz="0" w:space="0" w:color="auto"/>
            <w:bottom w:val="none" w:sz="0" w:space="0" w:color="auto"/>
            <w:right w:val="none" w:sz="0" w:space="0" w:color="auto"/>
          </w:divBdr>
        </w:div>
        <w:div w:id="756055023">
          <w:marLeft w:val="480"/>
          <w:marRight w:val="0"/>
          <w:marTop w:val="0"/>
          <w:marBottom w:val="0"/>
          <w:divBdr>
            <w:top w:val="none" w:sz="0" w:space="0" w:color="auto"/>
            <w:left w:val="none" w:sz="0" w:space="0" w:color="auto"/>
            <w:bottom w:val="none" w:sz="0" w:space="0" w:color="auto"/>
            <w:right w:val="none" w:sz="0" w:space="0" w:color="auto"/>
          </w:divBdr>
        </w:div>
        <w:div w:id="1181237980">
          <w:marLeft w:val="480"/>
          <w:marRight w:val="0"/>
          <w:marTop w:val="0"/>
          <w:marBottom w:val="0"/>
          <w:divBdr>
            <w:top w:val="none" w:sz="0" w:space="0" w:color="auto"/>
            <w:left w:val="none" w:sz="0" w:space="0" w:color="auto"/>
            <w:bottom w:val="none" w:sz="0" w:space="0" w:color="auto"/>
            <w:right w:val="none" w:sz="0" w:space="0" w:color="auto"/>
          </w:divBdr>
        </w:div>
        <w:div w:id="1318726610">
          <w:marLeft w:val="480"/>
          <w:marRight w:val="0"/>
          <w:marTop w:val="0"/>
          <w:marBottom w:val="0"/>
          <w:divBdr>
            <w:top w:val="none" w:sz="0" w:space="0" w:color="auto"/>
            <w:left w:val="none" w:sz="0" w:space="0" w:color="auto"/>
            <w:bottom w:val="none" w:sz="0" w:space="0" w:color="auto"/>
            <w:right w:val="none" w:sz="0" w:space="0" w:color="auto"/>
          </w:divBdr>
        </w:div>
        <w:div w:id="1332219235">
          <w:marLeft w:val="480"/>
          <w:marRight w:val="0"/>
          <w:marTop w:val="0"/>
          <w:marBottom w:val="0"/>
          <w:divBdr>
            <w:top w:val="none" w:sz="0" w:space="0" w:color="auto"/>
            <w:left w:val="none" w:sz="0" w:space="0" w:color="auto"/>
            <w:bottom w:val="none" w:sz="0" w:space="0" w:color="auto"/>
            <w:right w:val="none" w:sz="0" w:space="0" w:color="auto"/>
          </w:divBdr>
        </w:div>
        <w:div w:id="507645810">
          <w:marLeft w:val="480"/>
          <w:marRight w:val="0"/>
          <w:marTop w:val="0"/>
          <w:marBottom w:val="0"/>
          <w:divBdr>
            <w:top w:val="none" w:sz="0" w:space="0" w:color="auto"/>
            <w:left w:val="none" w:sz="0" w:space="0" w:color="auto"/>
            <w:bottom w:val="none" w:sz="0" w:space="0" w:color="auto"/>
            <w:right w:val="none" w:sz="0" w:space="0" w:color="auto"/>
          </w:divBdr>
        </w:div>
        <w:div w:id="1977836823">
          <w:marLeft w:val="480"/>
          <w:marRight w:val="0"/>
          <w:marTop w:val="0"/>
          <w:marBottom w:val="0"/>
          <w:divBdr>
            <w:top w:val="none" w:sz="0" w:space="0" w:color="auto"/>
            <w:left w:val="none" w:sz="0" w:space="0" w:color="auto"/>
            <w:bottom w:val="none" w:sz="0" w:space="0" w:color="auto"/>
            <w:right w:val="none" w:sz="0" w:space="0" w:color="auto"/>
          </w:divBdr>
        </w:div>
        <w:div w:id="2089383106">
          <w:marLeft w:val="480"/>
          <w:marRight w:val="0"/>
          <w:marTop w:val="0"/>
          <w:marBottom w:val="0"/>
          <w:divBdr>
            <w:top w:val="none" w:sz="0" w:space="0" w:color="auto"/>
            <w:left w:val="none" w:sz="0" w:space="0" w:color="auto"/>
            <w:bottom w:val="none" w:sz="0" w:space="0" w:color="auto"/>
            <w:right w:val="none" w:sz="0" w:space="0" w:color="auto"/>
          </w:divBdr>
        </w:div>
        <w:div w:id="1044136360">
          <w:marLeft w:val="480"/>
          <w:marRight w:val="0"/>
          <w:marTop w:val="0"/>
          <w:marBottom w:val="0"/>
          <w:divBdr>
            <w:top w:val="none" w:sz="0" w:space="0" w:color="auto"/>
            <w:left w:val="none" w:sz="0" w:space="0" w:color="auto"/>
            <w:bottom w:val="none" w:sz="0" w:space="0" w:color="auto"/>
            <w:right w:val="none" w:sz="0" w:space="0" w:color="auto"/>
          </w:divBdr>
        </w:div>
        <w:div w:id="185749768">
          <w:marLeft w:val="480"/>
          <w:marRight w:val="0"/>
          <w:marTop w:val="0"/>
          <w:marBottom w:val="0"/>
          <w:divBdr>
            <w:top w:val="none" w:sz="0" w:space="0" w:color="auto"/>
            <w:left w:val="none" w:sz="0" w:space="0" w:color="auto"/>
            <w:bottom w:val="none" w:sz="0" w:space="0" w:color="auto"/>
            <w:right w:val="none" w:sz="0" w:space="0" w:color="auto"/>
          </w:divBdr>
        </w:div>
        <w:div w:id="1420908071">
          <w:marLeft w:val="480"/>
          <w:marRight w:val="0"/>
          <w:marTop w:val="0"/>
          <w:marBottom w:val="0"/>
          <w:divBdr>
            <w:top w:val="none" w:sz="0" w:space="0" w:color="auto"/>
            <w:left w:val="none" w:sz="0" w:space="0" w:color="auto"/>
            <w:bottom w:val="none" w:sz="0" w:space="0" w:color="auto"/>
            <w:right w:val="none" w:sz="0" w:space="0" w:color="auto"/>
          </w:divBdr>
        </w:div>
        <w:div w:id="1871259942">
          <w:marLeft w:val="480"/>
          <w:marRight w:val="0"/>
          <w:marTop w:val="0"/>
          <w:marBottom w:val="0"/>
          <w:divBdr>
            <w:top w:val="none" w:sz="0" w:space="0" w:color="auto"/>
            <w:left w:val="none" w:sz="0" w:space="0" w:color="auto"/>
            <w:bottom w:val="none" w:sz="0" w:space="0" w:color="auto"/>
            <w:right w:val="none" w:sz="0" w:space="0" w:color="auto"/>
          </w:divBdr>
        </w:div>
        <w:div w:id="428089979">
          <w:marLeft w:val="480"/>
          <w:marRight w:val="0"/>
          <w:marTop w:val="0"/>
          <w:marBottom w:val="0"/>
          <w:divBdr>
            <w:top w:val="none" w:sz="0" w:space="0" w:color="auto"/>
            <w:left w:val="none" w:sz="0" w:space="0" w:color="auto"/>
            <w:bottom w:val="none" w:sz="0" w:space="0" w:color="auto"/>
            <w:right w:val="none" w:sz="0" w:space="0" w:color="auto"/>
          </w:divBdr>
        </w:div>
        <w:div w:id="205874497">
          <w:marLeft w:val="480"/>
          <w:marRight w:val="0"/>
          <w:marTop w:val="0"/>
          <w:marBottom w:val="0"/>
          <w:divBdr>
            <w:top w:val="none" w:sz="0" w:space="0" w:color="auto"/>
            <w:left w:val="none" w:sz="0" w:space="0" w:color="auto"/>
            <w:bottom w:val="none" w:sz="0" w:space="0" w:color="auto"/>
            <w:right w:val="none" w:sz="0" w:space="0" w:color="auto"/>
          </w:divBdr>
        </w:div>
        <w:div w:id="1368026913">
          <w:marLeft w:val="480"/>
          <w:marRight w:val="0"/>
          <w:marTop w:val="0"/>
          <w:marBottom w:val="0"/>
          <w:divBdr>
            <w:top w:val="none" w:sz="0" w:space="0" w:color="auto"/>
            <w:left w:val="none" w:sz="0" w:space="0" w:color="auto"/>
            <w:bottom w:val="none" w:sz="0" w:space="0" w:color="auto"/>
            <w:right w:val="none" w:sz="0" w:space="0" w:color="auto"/>
          </w:divBdr>
        </w:div>
        <w:div w:id="1343387039">
          <w:marLeft w:val="480"/>
          <w:marRight w:val="0"/>
          <w:marTop w:val="0"/>
          <w:marBottom w:val="0"/>
          <w:divBdr>
            <w:top w:val="none" w:sz="0" w:space="0" w:color="auto"/>
            <w:left w:val="none" w:sz="0" w:space="0" w:color="auto"/>
            <w:bottom w:val="none" w:sz="0" w:space="0" w:color="auto"/>
            <w:right w:val="none" w:sz="0" w:space="0" w:color="auto"/>
          </w:divBdr>
        </w:div>
        <w:div w:id="1166628334">
          <w:marLeft w:val="480"/>
          <w:marRight w:val="0"/>
          <w:marTop w:val="0"/>
          <w:marBottom w:val="0"/>
          <w:divBdr>
            <w:top w:val="none" w:sz="0" w:space="0" w:color="auto"/>
            <w:left w:val="none" w:sz="0" w:space="0" w:color="auto"/>
            <w:bottom w:val="none" w:sz="0" w:space="0" w:color="auto"/>
            <w:right w:val="none" w:sz="0" w:space="0" w:color="auto"/>
          </w:divBdr>
        </w:div>
        <w:div w:id="691759060">
          <w:marLeft w:val="480"/>
          <w:marRight w:val="0"/>
          <w:marTop w:val="0"/>
          <w:marBottom w:val="0"/>
          <w:divBdr>
            <w:top w:val="none" w:sz="0" w:space="0" w:color="auto"/>
            <w:left w:val="none" w:sz="0" w:space="0" w:color="auto"/>
            <w:bottom w:val="none" w:sz="0" w:space="0" w:color="auto"/>
            <w:right w:val="none" w:sz="0" w:space="0" w:color="auto"/>
          </w:divBdr>
        </w:div>
        <w:div w:id="565838574">
          <w:marLeft w:val="480"/>
          <w:marRight w:val="0"/>
          <w:marTop w:val="0"/>
          <w:marBottom w:val="0"/>
          <w:divBdr>
            <w:top w:val="none" w:sz="0" w:space="0" w:color="auto"/>
            <w:left w:val="none" w:sz="0" w:space="0" w:color="auto"/>
            <w:bottom w:val="none" w:sz="0" w:space="0" w:color="auto"/>
            <w:right w:val="none" w:sz="0" w:space="0" w:color="auto"/>
          </w:divBdr>
        </w:div>
        <w:div w:id="390229601">
          <w:marLeft w:val="480"/>
          <w:marRight w:val="0"/>
          <w:marTop w:val="0"/>
          <w:marBottom w:val="0"/>
          <w:divBdr>
            <w:top w:val="none" w:sz="0" w:space="0" w:color="auto"/>
            <w:left w:val="none" w:sz="0" w:space="0" w:color="auto"/>
            <w:bottom w:val="none" w:sz="0" w:space="0" w:color="auto"/>
            <w:right w:val="none" w:sz="0" w:space="0" w:color="auto"/>
          </w:divBdr>
        </w:div>
        <w:div w:id="972366843">
          <w:marLeft w:val="480"/>
          <w:marRight w:val="0"/>
          <w:marTop w:val="0"/>
          <w:marBottom w:val="0"/>
          <w:divBdr>
            <w:top w:val="none" w:sz="0" w:space="0" w:color="auto"/>
            <w:left w:val="none" w:sz="0" w:space="0" w:color="auto"/>
            <w:bottom w:val="none" w:sz="0" w:space="0" w:color="auto"/>
            <w:right w:val="none" w:sz="0" w:space="0" w:color="auto"/>
          </w:divBdr>
        </w:div>
        <w:div w:id="657268286">
          <w:marLeft w:val="480"/>
          <w:marRight w:val="0"/>
          <w:marTop w:val="0"/>
          <w:marBottom w:val="0"/>
          <w:divBdr>
            <w:top w:val="none" w:sz="0" w:space="0" w:color="auto"/>
            <w:left w:val="none" w:sz="0" w:space="0" w:color="auto"/>
            <w:bottom w:val="none" w:sz="0" w:space="0" w:color="auto"/>
            <w:right w:val="none" w:sz="0" w:space="0" w:color="auto"/>
          </w:divBdr>
        </w:div>
        <w:div w:id="44263671">
          <w:marLeft w:val="480"/>
          <w:marRight w:val="0"/>
          <w:marTop w:val="0"/>
          <w:marBottom w:val="0"/>
          <w:divBdr>
            <w:top w:val="none" w:sz="0" w:space="0" w:color="auto"/>
            <w:left w:val="none" w:sz="0" w:space="0" w:color="auto"/>
            <w:bottom w:val="none" w:sz="0" w:space="0" w:color="auto"/>
            <w:right w:val="none" w:sz="0" w:space="0" w:color="auto"/>
          </w:divBdr>
        </w:div>
        <w:div w:id="296179462">
          <w:marLeft w:val="480"/>
          <w:marRight w:val="0"/>
          <w:marTop w:val="0"/>
          <w:marBottom w:val="0"/>
          <w:divBdr>
            <w:top w:val="none" w:sz="0" w:space="0" w:color="auto"/>
            <w:left w:val="none" w:sz="0" w:space="0" w:color="auto"/>
            <w:bottom w:val="none" w:sz="0" w:space="0" w:color="auto"/>
            <w:right w:val="none" w:sz="0" w:space="0" w:color="auto"/>
          </w:divBdr>
        </w:div>
        <w:div w:id="436608083">
          <w:marLeft w:val="480"/>
          <w:marRight w:val="0"/>
          <w:marTop w:val="0"/>
          <w:marBottom w:val="0"/>
          <w:divBdr>
            <w:top w:val="none" w:sz="0" w:space="0" w:color="auto"/>
            <w:left w:val="none" w:sz="0" w:space="0" w:color="auto"/>
            <w:bottom w:val="none" w:sz="0" w:space="0" w:color="auto"/>
            <w:right w:val="none" w:sz="0" w:space="0" w:color="auto"/>
          </w:divBdr>
        </w:div>
      </w:divsChild>
    </w:div>
    <w:div w:id="798491691">
      <w:bodyDiv w:val="1"/>
      <w:marLeft w:val="0"/>
      <w:marRight w:val="0"/>
      <w:marTop w:val="0"/>
      <w:marBottom w:val="0"/>
      <w:divBdr>
        <w:top w:val="none" w:sz="0" w:space="0" w:color="auto"/>
        <w:left w:val="none" w:sz="0" w:space="0" w:color="auto"/>
        <w:bottom w:val="none" w:sz="0" w:space="0" w:color="auto"/>
        <w:right w:val="none" w:sz="0" w:space="0" w:color="auto"/>
      </w:divBdr>
    </w:div>
    <w:div w:id="798493877">
      <w:bodyDiv w:val="1"/>
      <w:marLeft w:val="0"/>
      <w:marRight w:val="0"/>
      <w:marTop w:val="0"/>
      <w:marBottom w:val="0"/>
      <w:divBdr>
        <w:top w:val="none" w:sz="0" w:space="0" w:color="auto"/>
        <w:left w:val="none" w:sz="0" w:space="0" w:color="auto"/>
        <w:bottom w:val="none" w:sz="0" w:space="0" w:color="auto"/>
        <w:right w:val="none" w:sz="0" w:space="0" w:color="auto"/>
      </w:divBdr>
    </w:div>
    <w:div w:id="798763583">
      <w:bodyDiv w:val="1"/>
      <w:marLeft w:val="0"/>
      <w:marRight w:val="0"/>
      <w:marTop w:val="0"/>
      <w:marBottom w:val="0"/>
      <w:divBdr>
        <w:top w:val="none" w:sz="0" w:space="0" w:color="auto"/>
        <w:left w:val="none" w:sz="0" w:space="0" w:color="auto"/>
        <w:bottom w:val="none" w:sz="0" w:space="0" w:color="auto"/>
        <w:right w:val="none" w:sz="0" w:space="0" w:color="auto"/>
      </w:divBdr>
    </w:div>
    <w:div w:id="798885669">
      <w:bodyDiv w:val="1"/>
      <w:marLeft w:val="0"/>
      <w:marRight w:val="0"/>
      <w:marTop w:val="0"/>
      <w:marBottom w:val="0"/>
      <w:divBdr>
        <w:top w:val="none" w:sz="0" w:space="0" w:color="auto"/>
        <w:left w:val="none" w:sz="0" w:space="0" w:color="auto"/>
        <w:bottom w:val="none" w:sz="0" w:space="0" w:color="auto"/>
        <w:right w:val="none" w:sz="0" w:space="0" w:color="auto"/>
      </w:divBdr>
    </w:div>
    <w:div w:id="798914172">
      <w:bodyDiv w:val="1"/>
      <w:marLeft w:val="0"/>
      <w:marRight w:val="0"/>
      <w:marTop w:val="0"/>
      <w:marBottom w:val="0"/>
      <w:divBdr>
        <w:top w:val="none" w:sz="0" w:space="0" w:color="auto"/>
        <w:left w:val="none" w:sz="0" w:space="0" w:color="auto"/>
        <w:bottom w:val="none" w:sz="0" w:space="0" w:color="auto"/>
        <w:right w:val="none" w:sz="0" w:space="0" w:color="auto"/>
      </w:divBdr>
    </w:div>
    <w:div w:id="799149535">
      <w:bodyDiv w:val="1"/>
      <w:marLeft w:val="0"/>
      <w:marRight w:val="0"/>
      <w:marTop w:val="0"/>
      <w:marBottom w:val="0"/>
      <w:divBdr>
        <w:top w:val="none" w:sz="0" w:space="0" w:color="auto"/>
        <w:left w:val="none" w:sz="0" w:space="0" w:color="auto"/>
        <w:bottom w:val="none" w:sz="0" w:space="0" w:color="auto"/>
        <w:right w:val="none" w:sz="0" w:space="0" w:color="auto"/>
      </w:divBdr>
    </w:div>
    <w:div w:id="799155836">
      <w:bodyDiv w:val="1"/>
      <w:marLeft w:val="0"/>
      <w:marRight w:val="0"/>
      <w:marTop w:val="0"/>
      <w:marBottom w:val="0"/>
      <w:divBdr>
        <w:top w:val="none" w:sz="0" w:space="0" w:color="auto"/>
        <w:left w:val="none" w:sz="0" w:space="0" w:color="auto"/>
        <w:bottom w:val="none" w:sz="0" w:space="0" w:color="auto"/>
        <w:right w:val="none" w:sz="0" w:space="0" w:color="auto"/>
      </w:divBdr>
    </w:div>
    <w:div w:id="799228694">
      <w:bodyDiv w:val="1"/>
      <w:marLeft w:val="0"/>
      <w:marRight w:val="0"/>
      <w:marTop w:val="0"/>
      <w:marBottom w:val="0"/>
      <w:divBdr>
        <w:top w:val="none" w:sz="0" w:space="0" w:color="auto"/>
        <w:left w:val="none" w:sz="0" w:space="0" w:color="auto"/>
        <w:bottom w:val="none" w:sz="0" w:space="0" w:color="auto"/>
        <w:right w:val="none" w:sz="0" w:space="0" w:color="auto"/>
      </w:divBdr>
    </w:div>
    <w:div w:id="799231157">
      <w:bodyDiv w:val="1"/>
      <w:marLeft w:val="0"/>
      <w:marRight w:val="0"/>
      <w:marTop w:val="0"/>
      <w:marBottom w:val="0"/>
      <w:divBdr>
        <w:top w:val="none" w:sz="0" w:space="0" w:color="auto"/>
        <w:left w:val="none" w:sz="0" w:space="0" w:color="auto"/>
        <w:bottom w:val="none" w:sz="0" w:space="0" w:color="auto"/>
        <w:right w:val="none" w:sz="0" w:space="0" w:color="auto"/>
      </w:divBdr>
    </w:div>
    <w:div w:id="799344209">
      <w:bodyDiv w:val="1"/>
      <w:marLeft w:val="0"/>
      <w:marRight w:val="0"/>
      <w:marTop w:val="0"/>
      <w:marBottom w:val="0"/>
      <w:divBdr>
        <w:top w:val="none" w:sz="0" w:space="0" w:color="auto"/>
        <w:left w:val="none" w:sz="0" w:space="0" w:color="auto"/>
        <w:bottom w:val="none" w:sz="0" w:space="0" w:color="auto"/>
        <w:right w:val="none" w:sz="0" w:space="0" w:color="auto"/>
      </w:divBdr>
    </w:div>
    <w:div w:id="799374913">
      <w:bodyDiv w:val="1"/>
      <w:marLeft w:val="0"/>
      <w:marRight w:val="0"/>
      <w:marTop w:val="0"/>
      <w:marBottom w:val="0"/>
      <w:divBdr>
        <w:top w:val="none" w:sz="0" w:space="0" w:color="auto"/>
        <w:left w:val="none" w:sz="0" w:space="0" w:color="auto"/>
        <w:bottom w:val="none" w:sz="0" w:space="0" w:color="auto"/>
        <w:right w:val="none" w:sz="0" w:space="0" w:color="auto"/>
      </w:divBdr>
    </w:div>
    <w:div w:id="799416948">
      <w:bodyDiv w:val="1"/>
      <w:marLeft w:val="0"/>
      <w:marRight w:val="0"/>
      <w:marTop w:val="0"/>
      <w:marBottom w:val="0"/>
      <w:divBdr>
        <w:top w:val="none" w:sz="0" w:space="0" w:color="auto"/>
        <w:left w:val="none" w:sz="0" w:space="0" w:color="auto"/>
        <w:bottom w:val="none" w:sz="0" w:space="0" w:color="auto"/>
        <w:right w:val="none" w:sz="0" w:space="0" w:color="auto"/>
      </w:divBdr>
    </w:div>
    <w:div w:id="799495724">
      <w:bodyDiv w:val="1"/>
      <w:marLeft w:val="0"/>
      <w:marRight w:val="0"/>
      <w:marTop w:val="0"/>
      <w:marBottom w:val="0"/>
      <w:divBdr>
        <w:top w:val="none" w:sz="0" w:space="0" w:color="auto"/>
        <w:left w:val="none" w:sz="0" w:space="0" w:color="auto"/>
        <w:bottom w:val="none" w:sz="0" w:space="0" w:color="auto"/>
        <w:right w:val="none" w:sz="0" w:space="0" w:color="auto"/>
      </w:divBdr>
    </w:div>
    <w:div w:id="799498754">
      <w:bodyDiv w:val="1"/>
      <w:marLeft w:val="0"/>
      <w:marRight w:val="0"/>
      <w:marTop w:val="0"/>
      <w:marBottom w:val="0"/>
      <w:divBdr>
        <w:top w:val="none" w:sz="0" w:space="0" w:color="auto"/>
        <w:left w:val="none" w:sz="0" w:space="0" w:color="auto"/>
        <w:bottom w:val="none" w:sz="0" w:space="0" w:color="auto"/>
        <w:right w:val="none" w:sz="0" w:space="0" w:color="auto"/>
      </w:divBdr>
    </w:div>
    <w:div w:id="799570320">
      <w:bodyDiv w:val="1"/>
      <w:marLeft w:val="0"/>
      <w:marRight w:val="0"/>
      <w:marTop w:val="0"/>
      <w:marBottom w:val="0"/>
      <w:divBdr>
        <w:top w:val="none" w:sz="0" w:space="0" w:color="auto"/>
        <w:left w:val="none" w:sz="0" w:space="0" w:color="auto"/>
        <w:bottom w:val="none" w:sz="0" w:space="0" w:color="auto"/>
        <w:right w:val="none" w:sz="0" w:space="0" w:color="auto"/>
      </w:divBdr>
    </w:div>
    <w:div w:id="799571391">
      <w:bodyDiv w:val="1"/>
      <w:marLeft w:val="0"/>
      <w:marRight w:val="0"/>
      <w:marTop w:val="0"/>
      <w:marBottom w:val="0"/>
      <w:divBdr>
        <w:top w:val="none" w:sz="0" w:space="0" w:color="auto"/>
        <w:left w:val="none" w:sz="0" w:space="0" w:color="auto"/>
        <w:bottom w:val="none" w:sz="0" w:space="0" w:color="auto"/>
        <w:right w:val="none" w:sz="0" w:space="0" w:color="auto"/>
      </w:divBdr>
    </w:div>
    <w:div w:id="799611465">
      <w:bodyDiv w:val="1"/>
      <w:marLeft w:val="0"/>
      <w:marRight w:val="0"/>
      <w:marTop w:val="0"/>
      <w:marBottom w:val="0"/>
      <w:divBdr>
        <w:top w:val="none" w:sz="0" w:space="0" w:color="auto"/>
        <w:left w:val="none" w:sz="0" w:space="0" w:color="auto"/>
        <w:bottom w:val="none" w:sz="0" w:space="0" w:color="auto"/>
        <w:right w:val="none" w:sz="0" w:space="0" w:color="auto"/>
      </w:divBdr>
    </w:div>
    <w:div w:id="799612920">
      <w:bodyDiv w:val="1"/>
      <w:marLeft w:val="0"/>
      <w:marRight w:val="0"/>
      <w:marTop w:val="0"/>
      <w:marBottom w:val="0"/>
      <w:divBdr>
        <w:top w:val="none" w:sz="0" w:space="0" w:color="auto"/>
        <w:left w:val="none" w:sz="0" w:space="0" w:color="auto"/>
        <w:bottom w:val="none" w:sz="0" w:space="0" w:color="auto"/>
        <w:right w:val="none" w:sz="0" w:space="0" w:color="auto"/>
      </w:divBdr>
    </w:div>
    <w:div w:id="799687937">
      <w:bodyDiv w:val="1"/>
      <w:marLeft w:val="0"/>
      <w:marRight w:val="0"/>
      <w:marTop w:val="0"/>
      <w:marBottom w:val="0"/>
      <w:divBdr>
        <w:top w:val="none" w:sz="0" w:space="0" w:color="auto"/>
        <w:left w:val="none" w:sz="0" w:space="0" w:color="auto"/>
        <w:bottom w:val="none" w:sz="0" w:space="0" w:color="auto"/>
        <w:right w:val="none" w:sz="0" w:space="0" w:color="auto"/>
      </w:divBdr>
    </w:div>
    <w:div w:id="799691773">
      <w:bodyDiv w:val="1"/>
      <w:marLeft w:val="0"/>
      <w:marRight w:val="0"/>
      <w:marTop w:val="0"/>
      <w:marBottom w:val="0"/>
      <w:divBdr>
        <w:top w:val="none" w:sz="0" w:space="0" w:color="auto"/>
        <w:left w:val="none" w:sz="0" w:space="0" w:color="auto"/>
        <w:bottom w:val="none" w:sz="0" w:space="0" w:color="auto"/>
        <w:right w:val="none" w:sz="0" w:space="0" w:color="auto"/>
      </w:divBdr>
    </w:div>
    <w:div w:id="799763201">
      <w:bodyDiv w:val="1"/>
      <w:marLeft w:val="0"/>
      <w:marRight w:val="0"/>
      <w:marTop w:val="0"/>
      <w:marBottom w:val="0"/>
      <w:divBdr>
        <w:top w:val="none" w:sz="0" w:space="0" w:color="auto"/>
        <w:left w:val="none" w:sz="0" w:space="0" w:color="auto"/>
        <w:bottom w:val="none" w:sz="0" w:space="0" w:color="auto"/>
        <w:right w:val="none" w:sz="0" w:space="0" w:color="auto"/>
      </w:divBdr>
    </w:div>
    <w:div w:id="799807414">
      <w:bodyDiv w:val="1"/>
      <w:marLeft w:val="0"/>
      <w:marRight w:val="0"/>
      <w:marTop w:val="0"/>
      <w:marBottom w:val="0"/>
      <w:divBdr>
        <w:top w:val="none" w:sz="0" w:space="0" w:color="auto"/>
        <w:left w:val="none" w:sz="0" w:space="0" w:color="auto"/>
        <w:bottom w:val="none" w:sz="0" w:space="0" w:color="auto"/>
        <w:right w:val="none" w:sz="0" w:space="0" w:color="auto"/>
      </w:divBdr>
      <w:divsChild>
        <w:div w:id="1947349852">
          <w:marLeft w:val="480"/>
          <w:marRight w:val="0"/>
          <w:marTop w:val="0"/>
          <w:marBottom w:val="0"/>
          <w:divBdr>
            <w:top w:val="none" w:sz="0" w:space="0" w:color="auto"/>
            <w:left w:val="none" w:sz="0" w:space="0" w:color="auto"/>
            <w:bottom w:val="none" w:sz="0" w:space="0" w:color="auto"/>
            <w:right w:val="none" w:sz="0" w:space="0" w:color="auto"/>
          </w:divBdr>
        </w:div>
        <w:div w:id="1191917897">
          <w:marLeft w:val="480"/>
          <w:marRight w:val="0"/>
          <w:marTop w:val="0"/>
          <w:marBottom w:val="0"/>
          <w:divBdr>
            <w:top w:val="none" w:sz="0" w:space="0" w:color="auto"/>
            <w:left w:val="none" w:sz="0" w:space="0" w:color="auto"/>
            <w:bottom w:val="none" w:sz="0" w:space="0" w:color="auto"/>
            <w:right w:val="none" w:sz="0" w:space="0" w:color="auto"/>
          </w:divBdr>
        </w:div>
        <w:div w:id="289895562">
          <w:marLeft w:val="480"/>
          <w:marRight w:val="0"/>
          <w:marTop w:val="0"/>
          <w:marBottom w:val="0"/>
          <w:divBdr>
            <w:top w:val="none" w:sz="0" w:space="0" w:color="auto"/>
            <w:left w:val="none" w:sz="0" w:space="0" w:color="auto"/>
            <w:bottom w:val="none" w:sz="0" w:space="0" w:color="auto"/>
            <w:right w:val="none" w:sz="0" w:space="0" w:color="auto"/>
          </w:divBdr>
        </w:div>
        <w:div w:id="267737572">
          <w:marLeft w:val="480"/>
          <w:marRight w:val="0"/>
          <w:marTop w:val="0"/>
          <w:marBottom w:val="0"/>
          <w:divBdr>
            <w:top w:val="none" w:sz="0" w:space="0" w:color="auto"/>
            <w:left w:val="none" w:sz="0" w:space="0" w:color="auto"/>
            <w:bottom w:val="none" w:sz="0" w:space="0" w:color="auto"/>
            <w:right w:val="none" w:sz="0" w:space="0" w:color="auto"/>
          </w:divBdr>
        </w:div>
        <w:div w:id="1095175702">
          <w:marLeft w:val="480"/>
          <w:marRight w:val="0"/>
          <w:marTop w:val="0"/>
          <w:marBottom w:val="0"/>
          <w:divBdr>
            <w:top w:val="none" w:sz="0" w:space="0" w:color="auto"/>
            <w:left w:val="none" w:sz="0" w:space="0" w:color="auto"/>
            <w:bottom w:val="none" w:sz="0" w:space="0" w:color="auto"/>
            <w:right w:val="none" w:sz="0" w:space="0" w:color="auto"/>
          </w:divBdr>
        </w:div>
        <w:div w:id="1680619738">
          <w:marLeft w:val="480"/>
          <w:marRight w:val="0"/>
          <w:marTop w:val="0"/>
          <w:marBottom w:val="0"/>
          <w:divBdr>
            <w:top w:val="none" w:sz="0" w:space="0" w:color="auto"/>
            <w:left w:val="none" w:sz="0" w:space="0" w:color="auto"/>
            <w:bottom w:val="none" w:sz="0" w:space="0" w:color="auto"/>
            <w:right w:val="none" w:sz="0" w:space="0" w:color="auto"/>
          </w:divBdr>
        </w:div>
        <w:div w:id="1671446023">
          <w:marLeft w:val="480"/>
          <w:marRight w:val="0"/>
          <w:marTop w:val="0"/>
          <w:marBottom w:val="0"/>
          <w:divBdr>
            <w:top w:val="none" w:sz="0" w:space="0" w:color="auto"/>
            <w:left w:val="none" w:sz="0" w:space="0" w:color="auto"/>
            <w:bottom w:val="none" w:sz="0" w:space="0" w:color="auto"/>
            <w:right w:val="none" w:sz="0" w:space="0" w:color="auto"/>
          </w:divBdr>
        </w:div>
        <w:div w:id="563954116">
          <w:marLeft w:val="480"/>
          <w:marRight w:val="0"/>
          <w:marTop w:val="0"/>
          <w:marBottom w:val="0"/>
          <w:divBdr>
            <w:top w:val="none" w:sz="0" w:space="0" w:color="auto"/>
            <w:left w:val="none" w:sz="0" w:space="0" w:color="auto"/>
            <w:bottom w:val="none" w:sz="0" w:space="0" w:color="auto"/>
            <w:right w:val="none" w:sz="0" w:space="0" w:color="auto"/>
          </w:divBdr>
        </w:div>
        <w:div w:id="375741587">
          <w:marLeft w:val="480"/>
          <w:marRight w:val="0"/>
          <w:marTop w:val="0"/>
          <w:marBottom w:val="0"/>
          <w:divBdr>
            <w:top w:val="none" w:sz="0" w:space="0" w:color="auto"/>
            <w:left w:val="none" w:sz="0" w:space="0" w:color="auto"/>
            <w:bottom w:val="none" w:sz="0" w:space="0" w:color="auto"/>
            <w:right w:val="none" w:sz="0" w:space="0" w:color="auto"/>
          </w:divBdr>
        </w:div>
        <w:div w:id="929585126">
          <w:marLeft w:val="480"/>
          <w:marRight w:val="0"/>
          <w:marTop w:val="0"/>
          <w:marBottom w:val="0"/>
          <w:divBdr>
            <w:top w:val="none" w:sz="0" w:space="0" w:color="auto"/>
            <w:left w:val="none" w:sz="0" w:space="0" w:color="auto"/>
            <w:bottom w:val="none" w:sz="0" w:space="0" w:color="auto"/>
            <w:right w:val="none" w:sz="0" w:space="0" w:color="auto"/>
          </w:divBdr>
        </w:div>
        <w:div w:id="1912811776">
          <w:marLeft w:val="480"/>
          <w:marRight w:val="0"/>
          <w:marTop w:val="0"/>
          <w:marBottom w:val="0"/>
          <w:divBdr>
            <w:top w:val="none" w:sz="0" w:space="0" w:color="auto"/>
            <w:left w:val="none" w:sz="0" w:space="0" w:color="auto"/>
            <w:bottom w:val="none" w:sz="0" w:space="0" w:color="auto"/>
            <w:right w:val="none" w:sz="0" w:space="0" w:color="auto"/>
          </w:divBdr>
        </w:div>
        <w:div w:id="2041783303">
          <w:marLeft w:val="480"/>
          <w:marRight w:val="0"/>
          <w:marTop w:val="0"/>
          <w:marBottom w:val="0"/>
          <w:divBdr>
            <w:top w:val="none" w:sz="0" w:space="0" w:color="auto"/>
            <w:left w:val="none" w:sz="0" w:space="0" w:color="auto"/>
            <w:bottom w:val="none" w:sz="0" w:space="0" w:color="auto"/>
            <w:right w:val="none" w:sz="0" w:space="0" w:color="auto"/>
          </w:divBdr>
        </w:div>
        <w:div w:id="666591529">
          <w:marLeft w:val="480"/>
          <w:marRight w:val="0"/>
          <w:marTop w:val="0"/>
          <w:marBottom w:val="0"/>
          <w:divBdr>
            <w:top w:val="none" w:sz="0" w:space="0" w:color="auto"/>
            <w:left w:val="none" w:sz="0" w:space="0" w:color="auto"/>
            <w:bottom w:val="none" w:sz="0" w:space="0" w:color="auto"/>
            <w:right w:val="none" w:sz="0" w:space="0" w:color="auto"/>
          </w:divBdr>
        </w:div>
        <w:div w:id="1572690291">
          <w:marLeft w:val="480"/>
          <w:marRight w:val="0"/>
          <w:marTop w:val="0"/>
          <w:marBottom w:val="0"/>
          <w:divBdr>
            <w:top w:val="none" w:sz="0" w:space="0" w:color="auto"/>
            <w:left w:val="none" w:sz="0" w:space="0" w:color="auto"/>
            <w:bottom w:val="none" w:sz="0" w:space="0" w:color="auto"/>
            <w:right w:val="none" w:sz="0" w:space="0" w:color="auto"/>
          </w:divBdr>
        </w:div>
        <w:div w:id="393897625">
          <w:marLeft w:val="480"/>
          <w:marRight w:val="0"/>
          <w:marTop w:val="0"/>
          <w:marBottom w:val="0"/>
          <w:divBdr>
            <w:top w:val="none" w:sz="0" w:space="0" w:color="auto"/>
            <w:left w:val="none" w:sz="0" w:space="0" w:color="auto"/>
            <w:bottom w:val="none" w:sz="0" w:space="0" w:color="auto"/>
            <w:right w:val="none" w:sz="0" w:space="0" w:color="auto"/>
          </w:divBdr>
        </w:div>
        <w:div w:id="963005411">
          <w:marLeft w:val="480"/>
          <w:marRight w:val="0"/>
          <w:marTop w:val="0"/>
          <w:marBottom w:val="0"/>
          <w:divBdr>
            <w:top w:val="none" w:sz="0" w:space="0" w:color="auto"/>
            <w:left w:val="none" w:sz="0" w:space="0" w:color="auto"/>
            <w:bottom w:val="none" w:sz="0" w:space="0" w:color="auto"/>
            <w:right w:val="none" w:sz="0" w:space="0" w:color="auto"/>
          </w:divBdr>
        </w:div>
        <w:div w:id="385298852">
          <w:marLeft w:val="480"/>
          <w:marRight w:val="0"/>
          <w:marTop w:val="0"/>
          <w:marBottom w:val="0"/>
          <w:divBdr>
            <w:top w:val="none" w:sz="0" w:space="0" w:color="auto"/>
            <w:left w:val="none" w:sz="0" w:space="0" w:color="auto"/>
            <w:bottom w:val="none" w:sz="0" w:space="0" w:color="auto"/>
            <w:right w:val="none" w:sz="0" w:space="0" w:color="auto"/>
          </w:divBdr>
        </w:div>
        <w:div w:id="961348285">
          <w:marLeft w:val="480"/>
          <w:marRight w:val="0"/>
          <w:marTop w:val="0"/>
          <w:marBottom w:val="0"/>
          <w:divBdr>
            <w:top w:val="none" w:sz="0" w:space="0" w:color="auto"/>
            <w:left w:val="none" w:sz="0" w:space="0" w:color="auto"/>
            <w:bottom w:val="none" w:sz="0" w:space="0" w:color="auto"/>
            <w:right w:val="none" w:sz="0" w:space="0" w:color="auto"/>
          </w:divBdr>
        </w:div>
        <w:div w:id="1247768669">
          <w:marLeft w:val="480"/>
          <w:marRight w:val="0"/>
          <w:marTop w:val="0"/>
          <w:marBottom w:val="0"/>
          <w:divBdr>
            <w:top w:val="none" w:sz="0" w:space="0" w:color="auto"/>
            <w:left w:val="none" w:sz="0" w:space="0" w:color="auto"/>
            <w:bottom w:val="none" w:sz="0" w:space="0" w:color="auto"/>
            <w:right w:val="none" w:sz="0" w:space="0" w:color="auto"/>
          </w:divBdr>
        </w:div>
        <w:div w:id="2090225639">
          <w:marLeft w:val="480"/>
          <w:marRight w:val="0"/>
          <w:marTop w:val="0"/>
          <w:marBottom w:val="0"/>
          <w:divBdr>
            <w:top w:val="none" w:sz="0" w:space="0" w:color="auto"/>
            <w:left w:val="none" w:sz="0" w:space="0" w:color="auto"/>
            <w:bottom w:val="none" w:sz="0" w:space="0" w:color="auto"/>
            <w:right w:val="none" w:sz="0" w:space="0" w:color="auto"/>
          </w:divBdr>
        </w:div>
        <w:div w:id="1558928758">
          <w:marLeft w:val="480"/>
          <w:marRight w:val="0"/>
          <w:marTop w:val="0"/>
          <w:marBottom w:val="0"/>
          <w:divBdr>
            <w:top w:val="none" w:sz="0" w:space="0" w:color="auto"/>
            <w:left w:val="none" w:sz="0" w:space="0" w:color="auto"/>
            <w:bottom w:val="none" w:sz="0" w:space="0" w:color="auto"/>
            <w:right w:val="none" w:sz="0" w:space="0" w:color="auto"/>
          </w:divBdr>
        </w:div>
        <w:div w:id="430319718">
          <w:marLeft w:val="480"/>
          <w:marRight w:val="0"/>
          <w:marTop w:val="0"/>
          <w:marBottom w:val="0"/>
          <w:divBdr>
            <w:top w:val="none" w:sz="0" w:space="0" w:color="auto"/>
            <w:left w:val="none" w:sz="0" w:space="0" w:color="auto"/>
            <w:bottom w:val="none" w:sz="0" w:space="0" w:color="auto"/>
            <w:right w:val="none" w:sz="0" w:space="0" w:color="auto"/>
          </w:divBdr>
        </w:div>
        <w:div w:id="1031300946">
          <w:marLeft w:val="480"/>
          <w:marRight w:val="0"/>
          <w:marTop w:val="0"/>
          <w:marBottom w:val="0"/>
          <w:divBdr>
            <w:top w:val="none" w:sz="0" w:space="0" w:color="auto"/>
            <w:left w:val="none" w:sz="0" w:space="0" w:color="auto"/>
            <w:bottom w:val="none" w:sz="0" w:space="0" w:color="auto"/>
            <w:right w:val="none" w:sz="0" w:space="0" w:color="auto"/>
          </w:divBdr>
        </w:div>
        <w:div w:id="1729835432">
          <w:marLeft w:val="480"/>
          <w:marRight w:val="0"/>
          <w:marTop w:val="0"/>
          <w:marBottom w:val="0"/>
          <w:divBdr>
            <w:top w:val="none" w:sz="0" w:space="0" w:color="auto"/>
            <w:left w:val="none" w:sz="0" w:space="0" w:color="auto"/>
            <w:bottom w:val="none" w:sz="0" w:space="0" w:color="auto"/>
            <w:right w:val="none" w:sz="0" w:space="0" w:color="auto"/>
          </w:divBdr>
        </w:div>
        <w:div w:id="21325153">
          <w:marLeft w:val="480"/>
          <w:marRight w:val="0"/>
          <w:marTop w:val="0"/>
          <w:marBottom w:val="0"/>
          <w:divBdr>
            <w:top w:val="none" w:sz="0" w:space="0" w:color="auto"/>
            <w:left w:val="none" w:sz="0" w:space="0" w:color="auto"/>
            <w:bottom w:val="none" w:sz="0" w:space="0" w:color="auto"/>
            <w:right w:val="none" w:sz="0" w:space="0" w:color="auto"/>
          </w:divBdr>
        </w:div>
        <w:div w:id="1539078007">
          <w:marLeft w:val="480"/>
          <w:marRight w:val="0"/>
          <w:marTop w:val="0"/>
          <w:marBottom w:val="0"/>
          <w:divBdr>
            <w:top w:val="none" w:sz="0" w:space="0" w:color="auto"/>
            <w:left w:val="none" w:sz="0" w:space="0" w:color="auto"/>
            <w:bottom w:val="none" w:sz="0" w:space="0" w:color="auto"/>
            <w:right w:val="none" w:sz="0" w:space="0" w:color="auto"/>
          </w:divBdr>
        </w:div>
        <w:div w:id="215821167">
          <w:marLeft w:val="480"/>
          <w:marRight w:val="0"/>
          <w:marTop w:val="0"/>
          <w:marBottom w:val="0"/>
          <w:divBdr>
            <w:top w:val="none" w:sz="0" w:space="0" w:color="auto"/>
            <w:left w:val="none" w:sz="0" w:space="0" w:color="auto"/>
            <w:bottom w:val="none" w:sz="0" w:space="0" w:color="auto"/>
            <w:right w:val="none" w:sz="0" w:space="0" w:color="auto"/>
          </w:divBdr>
        </w:div>
        <w:div w:id="1157114816">
          <w:marLeft w:val="480"/>
          <w:marRight w:val="0"/>
          <w:marTop w:val="0"/>
          <w:marBottom w:val="0"/>
          <w:divBdr>
            <w:top w:val="none" w:sz="0" w:space="0" w:color="auto"/>
            <w:left w:val="none" w:sz="0" w:space="0" w:color="auto"/>
            <w:bottom w:val="none" w:sz="0" w:space="0" w:color="auto"/>
            <w:right w:val="none" w:sz="0" w:space="0" w:color="auto"/>
          </w:divBdr>
        </w:div>
        <w:div w:id="122500853">
          <w:marLeft w:val="480"/>
          <w:marRight w:val="0"/>
          <w:marTop w:val="0"/>
          <w:marBottom w:val="0"/>
          <w:divBdr>
            <w:top w:val="none" w:sz="0" w:space="0" w:color="auto"/>
            <w:left w:val="none" w:sz="0" w:space="0" w:color="auto"/>
            <w:bottom w:val="none" w:sz="0" w:space="0" w:color="auto"/>
            <w:right w:val="none" w:sz="0" w:space="0" w:color="auto"/>
          </w:divBdr>
        </w:div>
        <w:div w:id="1853106899">
          <w:marLeft w:val="480"/>
          <w:marRight w:val="0"/>
          <w:marTop w:val="0"/>
          <w:marBottom w:val="0"/>
          <w:divBdr>
            <w:top w:val="none" w:sz="0" w:space="0" w:color="auto"/>
            <w:left w:val="none" w:sz="0" w:space="0" w:color="auto"/>
            <w:bottom w:val="none" w:sz="0" w:space="0" w:color="auto"/>
            <w:right w:val="none" w:sz="0" w:space="0" w:color="auto"/>
          </w:divBdr>
        </w:div>
        <w:div w:id="803426620">
          <w:marLeft w:val="480"/>
          <w:marRight w:val="0"/>
          <w:marTop w:val="0"/>
          <w:marBottom w:val="0"/>
          <w:divBdr>
            <w:top w:val="none" w:sz="0" w:space="0" w:color="auto"/>
            <w:left w:val="none" w:sz="0" w:space="0" w:color="auto"/>
            <w:bottom w:val="none" w:sz="0" w:space="0" w:color="auto"/>
            <w:right w:val="none" w:sz="0" w:space="0" w:color="auto"/>
          </w:divBdr>
        </w:div>
        <w:div w:id="533885824">
          <w:marLeft w:val="480"/>
          <w:marRight w:val="0"/>
          <w:marTop w:val="0"/>
          <w:marBottom w:val="0"/>
          <w:divBdr>
            <w:top w:val="none" w:sz="0" w:space="0" w:color="auto"/>
            <w:left w:val="none" w:sz="0" w:space="0" w:color="auto"/>
            <w:bottom w:val="none" w:sz="0" w:space="0" w:color="auto"/>
            <w:right w:val="none" w:sz="0" w:space="0" w:color="auto"/>
          </w:divBdr>
        </w:div>
        <w:div w:id="1833568117">
          <w:marLeft w:val="480"/>
          <w:marRight w:val="0"/>
          <w:marTop w:val="0"/>
          <w:marBottom w:val="0"/>
          <w:divBdr>
            <w:top w:val="none" w:sz="0" w:space="0" w:color="auto"/>
            <w:left w:val="none" w:sz="0" w:space="0" w:color="auto"/>
            <w:bottom w:val="none" w:sz="0" w:space="0" w:color="auto"/>
            <w:right w:val="none" w:sz="0" w:space="0" w:color="auto"/>
          </w:divBdr>
        </w:div>
        <w:div w:id="450631391">
          <w:marLeft w:val="480"/>
          <w:marRight w:val="0"/>
          <w:marTop w:val="0"/>
          <w:marBottom w:val="0"/>
          <w:divBdr>
            <w:top w:val="none" w:sz="0" w:space="0" w:color="auto"/>
            <w:left w:val="none" w:sz="0" w:space="0" w:color="auto"/>
            <w:bottom w:val="none" w:sz="0" w:space="0" w:color="auto"/>
            <w:right w:val="none" w:sz="0" w:space="0" w:color="auto"/>
          </w:divBdr>
        </w:div>
        <w:div w:id="466899264">
          <w:marLeft w:val="480"/>
          <w:marRight w:val="0"/>
          <w:marTop w:val="0"/>
          <w:marBottom w:val="0"/>
          <w:divBdr>
            <w:top w:val="none" w:sz="0" w:space="0" w:color="auto"/>
            <w:left w:val="none" w:sz="0" w:space="0" w:color="auto"/>
            <w:bottom w:val="none" w:sz="0" w:space="0" w:color="auto"/>
            <w:right w:val="none" w:sz="0" w:space="0" w:color="auto"/>
          </w:divBdr>
        </w:div>
        <w:div w:id="1755086231">
          <w:marLeft w:val="480"/>
          <w:marRight w:val="0"/>
          <w:marTop w:val="0"/>
          <w:marBottom w:val="0"/>
          <w:divBdr>
            <w:top w:val="none" w:sz="0" w:space="0" w:color="auto"/>
            <w:left w:val="none" w:sz="0" w:space="0" w:color="auto"/>
            <w:bottom w:val="none" w:sz="0" w:space="0" w:color="auto"/>
            <w:right w:val="none" w:sz="0" w:space="0" w:color="auto"/>
          </w:divBdr>
        </w:div>
        <w:div w:id="1406683272">
          <w:marLeft w:val="480"/>
          <w:marRight w:val="0"/>
          <w:marTop w:val="0"/>
          <w:marBottom w:val="0"/>
          <w:divBdr>
            <w:top w:val="none" w:sz="0" w:space="0" w:color="auto"/>
            <w:left w:val="none" w:sz="0" w:space="0" w:color="auto"/>
            <w:bottom w:val="none" w:sz="0" w:space="0" w:color="auto"/>
            <w:right w:val="none" w:sz="0" w:space="0" w:color="auto"/>
          </w:divBdr>
        </w:div>
        <w:div w:id="451754816">
          <w:marLeft w:val="480"/>
          <w:marRight w:val="0"/>
          <w:marTop w:val="0"/>
          <w:marBottom w:val="0"/>
          <w:divBdr>
            <w:top w:val="none" w:sz="0" w:space="0" w:color="auto"/>
            <w:left w:val="none" w:sz="0" w:space="0" w:color="auto"/>
            <w:bottom w:val="none" w:sz="0" w:space="0" w:color="auto"/>
            <w:right w:val="none" w:sz="0" w:space="0" w:color="auto"/>
          </w:divBdr>
        </w:div>
        <w:div w:id="1927378876">
          <w:marLeft w:val="480"/>
          <w:marRight w:val="0"/>
          <w:marTop w:val="0"/>
          <w:marBottom w:val="0"/>
          <w:divBdr>
            <w:top w:val="none" w:sz="0" w:space="0" w:color="auto"/>
            <w:left w:val="none" w:sz="0" w:space="0" w:color="auto"/>
            <w:bottom w:val="none" w:sz="0" w:space="0" w:color="auto"/>
            <w:right w:val="none" w:sz="0" w:space="0" w:color="auto"/>
          </w:divBdr>
        </w:div>
        <w:div w:id="1577325294">
          <w:marLeft w:val="480"/>
          <w:marRight w:val="0"/>
          <w:marTop w:val="0"/>
          <w:marBottom w:val="0"/>
          <w:divBdr>
            <w:top w:val="none" w:sz="0" w:space="0" w:color="auto"/>
            <w:left w:val="none" w:sz="0" w:space="0" w:color="auto"/>
            <w:bottom w:val="none" w:sz="0" w:space="0" w:color="auto"/>
            <w:right w:val="none" w:sz="0" w:space="0" w:color="auto"/>
          </w:divBdr>
        </w:div>
        <w:div w:id="1345211904">
          <w:marLeft w:val="480"/>
          <w:marRight w:val="0"/>
          <w:marTop w:val="0"/>
          <w:marBottom w:val="0"/>
          <w:divBdr>
            <w:top w:val="none" w:sz="0" w:space="0" w:color="auto"/>
            <w:left w:val="none" w:sz="0" w:space="0" w:color="auto"/>
            <w:bottom w:val="none" w:sz="0" w:space="0" w:color="auto"/>
            <w:right w:val="none" w:sz="0" w:space="0" w:color="auto"/>
          </w:divBdr>
        </w:div>
        <w:div w:id="1985620096">
          <w:marLeft w:val="480"/>
          <w:marRight w:val="0"/>
          <w:marTop w:val="0"/>
          <w:marBottom w:val="0"/>
          <w:divBdr>
            <w:top w:val="none" w:sz="0" w:space="0" w:color="auto"/>
            <w:left w:val="none" w:sz="0" w:space="0" w:color="auto"/>
            <w:bottom w:val="none" w:sz="0" w:space="0" w:color="auto"/>
            <w:right w:val="none" w:sz="0" w:space="0" w:color="auto"/>
          </w:divBdr>
        </w:div>
      </w:divsChild>
    </w:div>
    <w:div w:id="799807627">
      <w:bodyDiv w:val="1"/>
      <w:marLeft w:val="0"/>
      <w:marRight w:val="0"/>
      <w:marTop w:val="0"/>
      <w:marBottom w:val="0"/>
      <w:divBdr>
        <w:top w:val="none" w:sz="0" w:space="0" w:color="auto"/>
        <w:left w:val="none" w:sz="0" w:space="0" w:color="auto"/>
        <w:bottom w:val="none" w:sz="0" w:space="0" w:color="auto"/>
        <w:right w:val="none" w:sz="0" w:space="0" w:color="auto"/>
      </w:divBdr>
    </w:div>
    <w:div w:id="799808301">
      <w:bodyDiv w:val="1"/>
      <w:marLeft w:val="0"/>
      <w:marRight w:val="0"/>
      <w:marTop w:val="0"/>
      <w:marBottom w:val="0"/>
      <w:divBdr>
        <w:top w:val="none" w:sz="0" w:space="0" w:color="auto"/>
        <w:left w:val="none" w:sz="0" w:space="0" w:color="auto"/>
        <w:bottom w:val="none" w:sz="0" w:space="0" w:color="auto"/>
        <w:right w:val="none" w:sz="0" w:space="0" w:color="auto"/>
      </w:divBdr>
    </w:div>
    <w:div w:id="799811084">
      <w:bodyDiv w:val="1"/>
      <w:marLeft w:val="0"/>
      <w:marRight w:val="0"/>
      <w:marTop w:val="0"/>
      <w:marBottom w:val="0"/>
      <w:divBdr>
        <w:top w:val="none" w:sz="0" w:space="0" w:color="auto"/>
        <w:left w:val="none" w:sz="0" w:space="0" w:color="auto"/>
        <w:bottom w:val="none" w:sz="0" w:space="0" w:color="auto"/>
        <w:right w:val="none" w:sz="0" w:space="0" w:color="auto"/>
      </w:divBdr>
    </w:div>
    <w:div w:id="800001187">
      <w:bodyDiv w:val="1"/>
      <w:marLeft w:val="0"/>
      <w:marRight w:val="0"/>
      <w:marTop w:val="0"/>
      <w:marBottom w:val="0"/>
      <w:divBdr>
        <w:top w:val="none" w:sz="0" w:space="0" w:color="auto"/>
        <w:left w:val="none" w:sz="0" w:space="0" w:color="auto"/>
        <w:bottom w:val="none" w:sz="0" w:space="0" w:color="auto"/>
        <w:right w:val="none" w:sz="0" w:space="0" w:color="auto"/>
      </w:divBdr>
    </w:div>
    <w:div w:id="800268157">
      <w:bodyDiv w:val="1"/>
      <w:marLeft w:val="0"/>
      <w:marRight w:val="0"/>
      <w:marTop w:val="0"/>
      <w:marBottom w:val="0"/>
      <w:divBdr>
        <w:top w:val="none" w:sz="0" w:space="0" w:color="auto"/>
        <w:left w:val="none" w:sz="0" w:space="0" w:color="auto"/>
        <w:bottom w:val="none" w:sz="0" w:space="0" w:color="auto"/>
        <w:right w:val="none" w:sz="0" w:space="0" w:color="auto"/>
      </w:divBdr>
    </w:div>
    <w:div w:id="800273130">
      <w:bodyDiv w:val="1"/>
      <w:marLeft w:val="0"/>
      <w:marRight w:val="0"/>
      <w:marTop w:val="0"/>
      <w:marBottom w:val="0"/>
      <w:divBdr>
        <w:top w:val="none" w:sz="0" w:space="0" w:color="auto"/>
        <w:left w:val="none" w:sz="0" w:space="0" w:color="auto"/>
        <w:bottom w:val="none" w:sz="0" w:space="0" w:color="auto"/>
        <w:right w:val="none" w:sz="0" w:space="0" w:color="auto"/>
      </w:divBdr>
    </w:div>
    <w:div w:id="800341581">
      <w:bodyDiv w:val="1"/>
      <w:marLeft w:val="0"/>
      <w:marRight w:val="0"/>
      <w:marTop w:val="0"/>
      <w:marBottom w:val="0"/>
      <w:divBdr>
        <w:top w:val="none" w:sz="0" w:space="0" w:color="auto"/>
        <w:left w:val="none" w:sz="0" w:space="0" w:color="auto"/>
        <w:bottom w:val="none" w:sz="0" w:space="0" w:color="auto"/>
        <w:right w:val="none" w:sz="0" w:space="0" w:color="auto"/>
      </w:divBdr>
    </w:div>
    <w:div w:id="800347419">
      <w:bodyDiv w:val="1"/>
      <w:marLeft w:val="0"/>
      <w:marRight w:val="0"/>
      <w:marTop w:val="0"/>
      <w:marBottom w:val="0"/>
      <w:divBdr>
        <w:top w:val="none" w:sz="0" w:space="0" w:color="auto"/>
        <w:left w:val="none" w:sz="0" w:space="0" w:color="auto"/>
        <w:bottom w:val="none" w:sz="0" w:space="0" w:color="auto"/>
        <w:right w:val="none" w:sz="0" w:space="0" w:color="auto"/>
      </w:divBdr>
    </w:div>
    <w:div w:id="800419461">
      <w:bodyDiv w:val="1"/>
      <w:marLeft w:val="0"/>
      <w:marRight w:val="0"/>
      <w:marTop w:val="0"/>
      <w:marBottom w:val="0"/>
      <w:divBdr>
        <w:top w:val="none" w:sz="0" w:space="0" w:color="auto"/>
        <w:left w:val="none" w:sz="0" w:space="0" w:color="auto"/>
        <w:bottom w:val="none" w:sz="0" w:space="0" w:color="auto"/>
        <w:right w:val="none" w:sz="0" w:space="0" w:color="auto"/>
      </w:divBdr>
    </w:div>
    <w:div w:id="800685808">
      <w:bodyDiv w:val="1"/>
      <w:marLeft w:val="0"/>
      <w:marRight w:val="0"/>
      <w:marTop w:val="0"/>
      <w:marBottom w:val="0"/>
      <w:divBdr>
        <w:top w:val="none" w:sz="0" w:space="0" w:color="auto"/>
        <w:left w:val="none" w:sz="0" w:space="0" w:color="auto"/>
        <w:bottom w:val="none" w:sz="0" w:space="0" w:color="auto"/>
        <w:right w:val="none" w:sz="0" w:space="0" w:color="auto"/>
      </w:divBdr>
    </w:div>
    <w:div w:id="800803204">
      <w:bodyDiv w:val="1"/>
      <w:marLeft w:val="0"/>
      <w:marRight w:val="0"/>
      <w:marTop w:val="0"/>
      <w:marBottom w:val="0"/>
      <w:divBdr>
        <w:top w:val="none" w:sz="0" w:space="0" w:color="auto"/>
        <w:left w:val="none" w:sz="0" w:space="0" w:color="auto"/>
        <w:bottom w:val="none" w:sz="0" w:space="0" w:color="auto"/>
        <w:right w:val="none" w:sz="0" w:space="0" w:color="auto"/>
      </w:divBdr>
    </w:div>
    <w:div w:id="800806471">
      <w:bodyDiv w:val="1"/>
      <w:marLeft w:val="0"/>
      <w:marRight w:val="0"/>
      <w:marTop w:val="0"/>
      <w:marBottom w:val="0"/>
      <w:divBdr>
        <w:top w:val="none" w:sz="0" w:space="0" w:color="auto"/>
        <w:left w:val="none" w:sz="0" w:space="0" w:color="auto"/>
        <w:bottom w:val="none" w:sz="0" w:space="0" w:color="auto"/>
        <w:right w:val="none" w:sz="0" w:space="0" w:color="auto"/>
      </w:divBdr>
    </w:div>
    <w:div w:id="800928355">
      <w:bodyDiv w:val="1"/>
      <w:marLeft w:val="0"/>
      <w:marRight w:val="0"/>
      <w:marTop w:val="0"/>
      <w:marBottom w:val="0"/>
      <w:divBdr>
        <w:top w:val="none" w:sz="0" w:space="0" w:color="auto"/>
        <w:left w:val="none" w:sz="0" w:space="0" w:color="auto"/>
        <w:bottom w:val="none" w:sz="0" w:space="0" w:color="auto"/>
        <w:right w:val="none" w:sz="0" w:space="0" w:color="auto"/>
      </w:divBdr>
      <w:divsChild>
        <w:div w:id="1959946644">
          <w:marLeft w:val="480"/>
          <w:marRight w:val="0"/>
          <w:marTop w:val="0"/>
          <w:marBottom w:val="0"/>
          <w:divBdr>
            <w:top w:val="none" w:sz="0" w:space="0" w:color="auto"/>
            <w:left w:val="none" w:sz="0" w:space="0" w:color="auto"/>
            <w:bottom w:val="none" w:sz="0" w:space="0" w:color="auto"/>
            <w:right w:val="none" w:sz="0" w:space="0" w:color="auto"/>
          </w:divBdr>
        </w:div>
        <w:div w:id="1918131179">
          <w:marLeft w:val="480"/>
          <w:marRight w:val="0"/>
          <w:marTop w:val="0"/>
          <w:marBottom w:val="0"/>
          <w:divBdr>
            <w:top w:val="none" w:sz="0" w:space="0" w:color="auto"/>
            <w:left w:val="none" w:sz="0" w:space="0" w:color="auto"/>
            <w:bottom w:val="none" w:sz="0" w:space="0" w:color="auto"/>
            <w:right w:val="none" w:sz="0" w:space="0" w:color="auto"/>
          </w:divBdr>
        </w:div>
        <w:div w:id="801115934">
          <w:marLeft w:val="480"/>
          <w:marRight w:val="0"/>
          <w:marTop w:val="0"/>
          <w:marBottom w:val="0"/>
          <w:divBdr>
            <w:top w:val="none" w:sz="0" w:space="0" w:color="auto"/>
            <w:left w:val="none" w:sz="0" w:space="0" w:color="auto"/>
            <w:bottom w:val="none" w:sz="0" w:space="0" w:color="auto"/>
            <w:right w:val="none" w:sz="0" w:space="0" w:color="auto"/>
          </w:divBdr>
        </w:div>
        <w:div w:id="282275982">
          <w:marLeft w:val="480"/>
          <w:marRight w:val="0"/>
          <w:marTop w:val="0"/>
          <w:marBottom w:val="0"/>
          <w:divBdr>
            <w:top w:val="none" w:sz="0" w:space="0" w:color="auto"/>
            <w:left w:val="none" w:sz="0" w:space="0" w:color="auto"/>
            <w:bottom w:val="none" w:sz="0" w:space="0" w:color="auto"/>
            <w:right w:val="none" w:sz="0" w:space="0" w:color="auto"/>
          </w:divBdr>
        </w:div>
        <w:div w:id="2007660032">
          <w:marLeft w:val="480"/>
          <w:marRight w:val="0"/>
          <w:marTop w:val="0"/>
          <w:marBottom w:val="0"/>
          <w:divBdr>
            <w:top w:val="none" w:sz="0" w:space="0" w:color="auto"/>
            <w:left w:val="none" w:sz="0" w:space="0" w:color="auto"/>
            <w:bottom w:val="none" w:sz="0" w:space="0" w:color="auto"/>
            <w:right w:val="none" w:sz="0" w:space="0" w:color="auto"/>
          </w:divBdr>
        </w:div>
        <w:div w:id="540166963">
          <w:marLeft w:val="480"/>
          <w:marRight w:val="0"/>
          <w:marTop w:val="0"/>
          <w:marBottom w:val="0"/>
          <w:divBdr>
            <w:top w:val="none" w:sz="0" w:space="0" w:color="auto"/>
            <w:left w:val="none" w:sz="0" w:space="0" w:color="auto"/>
            <w:bottom w:val="none" w:sz="0" w:space="0" w:color="auto"/>
            <w:right w:val="none" w:sz="0" w:space="0" w:color="auto"/>
          </w:divBdr>
        </w:div>
        <w:div w:id="2093772464">
          <w:marLeft w:val="480"/>
          <w:marRight w:val="0"/>
          <w:marTop w:val="0"/>
          <w:marBottom w:val="0"/>
          <w:divBdr>
            <w:top w:val="none" w:sz="0" w:space="0" w:color="auto"/>
            <w:left w:val="none" w:sz="0" w:space="0" w:color="auto"/>
            <w:bottom w:val="none" w:sz="0" w:space="0" w:color="auto"/>
            <w:right w:val="none" w:sz="0" w:space="0" w:color="auto"/>
          </w:divBdr>
        </w:div>
        <w:div w:id="434985368">
          <w:marLeft w:val="480"/>
          <w:marRight w:val="0"/>
          <w:marTop w:val="0"/>
          <w:marBottom w:val="0"/>
          <w:divBdr>
            <w:top w:val="none" w:sz="0" w:space="0" w:color="auto"/>
            <w:left w:val="none" w:sz="0" w:space="0" w:color="auto"/>
            <w:bottom w:val="none" w:sz="0" w:space="0" w:color="auto"/>
            <w:right w:val="none" w:sz="0" w:space="0" w:color="auto"/>
          </w:divBdr>
        </w:div>
        <w:div w:id="2143225722">
          <w:marLeft w:val="480"/>
          <w:marRight w:val="0"/>
          <w:marTop w:val="0"/>
          <w:marBottom w:val="0"/>
          <w:divBdr>
            <w:top w:val="none" w:sz="0" w:space="0" w:color="auto"/>
            <w:left w:val="none" w:sz="0" w:space="0" w:color="auto"/>
            <w:bottom w:val="none" w:sz="0" w:space="0" w:color="auto"/>
            <w:right w:val="none" w:sz="0" w:space="0" w:color="auto"/>
          </w:divBdr>
        </w:div>
        <w:div w:id="1251499107">
          <w:marLeft w:val="480"/>
          <w:marRight w:val="0"/>
          <w:marTop w:val="0"/>
          <w:marBottom w:val="0"/>
          <w:divBdr>
            <w:top w:val="none" w:sz="0" w:space="0" w:color="auto"/>
            <w:left w:val="none" w:sz="0" w:space="0" w:color="auto"/>
            <w:bottom w:val="none" w:sz="0" w:space="0" w:color="auto"/>
            <w:right w:val="none" w:sz="0" w:space="0" w:color="auto"/>
          </w:divBdr>
        </w:div>
        <w:div w:id="454177427">
          <w:marLeft w:val="480"/>
          <w:marRight w:val="0"/>
          <w:marTop w:val="0"/>
          <w:marBottom w:val="0"/>
          <w:divBdr>
            <w:top w:val="none" w:sz="0" w:space="0" w:color="auto"/>
            <w:left w:val="none" w:sz="0" w:space="0" w:color="auto"/>
            <w:bottom w:val="none" w:sz="0" w:space="0" w:color="auto"/>
            <w:right w:val="none" w:sz="0" w:space="0" w:color="auto"/>
          </w:divBdr>
        </w:div>
        <w:div w:id="1478760267">
          <w:marLeft w:val="480"/>
          <w:marRight w:val="0"/>
          <w:marTop w:val="0"/>
          <w:marBottom w:val="0"/>
          <w:divBdr>
            <w:top w:val="none" w:sz="0" w:space="0" w:color="auto"/>
            <w:left w:val="none" w:sz="0" w:space="0" w:color="auto"/>
            <w:bottom w:val="none" w:sz="0" w:space="0" w:color="auto"/>
            <w:right w:val="none" w:sz="0" w:space="0" w:color="auto"/>
          </w:divBdr>
        </w:div>
        <w:div w:id="1891575458">
          <w:marLeft w:val="480"/>
          <w:marRight w:val="0"/>
          <w:marTop w:val="0"/>
          <w:marBottom w:val="0"/>
          <w:divBdr>
            <w:top w:val="none" w:sz="0" w:space="0" w:color="auto"/>
            <w:left w:val="none" w:sz="0" w:space="0" w:color="auto"/>
            <w:bottom w:val="none" w:sz="0" w:space="0" w:color="auto"/>
            <w:right w:val="none" w:sz="0" w:space="0" w:color="auto"/>
          </w:divBdr>
        </w:div>
        <w:div w:id="198663320">
          <w:marLeft w:val="480"/>
          <w:marRight w:val="0"/>
          <w:marTop w:val="0"/>
          <w:marBottom w:val="0"/>
          <w:divBdr>
            <w:top w:val="none" w:sz="0" w:space="0" w:color="auto"/>
            <w:left w:val="none" w:sz="0" w:space="0" w:color="auto"/>
            <w:bottom w:val="none" w:sz="0" w:space="0" w:color="auto"/>
            <w:right w:val="none" w:sz="0" w:space="0" w:color="auto"/>
          </w:divBdr>
        </w:div>
        <w:div w:id="1614747325">
          <w:marLeft w:val="480"/>
          <w:marRight w:val="0"/>
          <w:marTop w:val="0"/>
          <w:marBottom w:val="0"/>
          <w:divBdr>
            <w:top w:val="none" w:sz="0" w:space="0" w:color="auto"/>
            <w:left w:val="none" w:sz="0" w:space="0" w:color="auto"/>
            <w:bottom w:val="none" w:sz="0" w:space="0" w:color="auto"/>
            <w:right w:val="none" w:sz="0" w:space="0" w:color="auto"/>
          </w:divBdr>
        </w:div>
        <w:div w:id="630207873">
          <w:marLeft w:val="480"/>
          <w:marRight w:val="0"/>
          <w:marTop w:val="0"/>
          <w:marBottom w:val="0"/>
          <w:divBdr>
            <w:top w:val="none" w:sz="0" w:space="0" w:color="auto"/>
            <w:left w:val="none" w:sz="0" w:space="0" w:color="auto"/>
            <w:bottom w:val="none" w:sz="0" w:space="0" w:color="auto"/>
            <w:right w:val="none" w:sz="0" w:space="0" w:color="auto"/>
          </w:divBdr>
        </w:div>
        <w:div w:id="854422367">
          <w:marLeft w:val="480"/>
          <w:marRight w:val="0"/>
          <w:marTop w:val="0"/>
          <w:marBottom w:val="0"/>
          <w:divBdr>
            <w:top w:val="none" w:sz="0" w:space="0" w:color="auto"/>
            <w:left w:val="none" w:sz="0" w:space="0" w:color="auto"/>
            <w:bottom w:val="none" w:sz="0" w:space="0" w:color="auto"/>
            <w:right w:val="none" w:sz="0" w:space="0" w:color="auto"/>
          </w:divBdr>
        </w:div>
        <w:div w:id="1959795979">
          <w:marLeft w:val="480"/>
          <w:marRight w:val="0"/>
          <w:marTop w:val="0"/>
          <w:marBottom w:val="0"/>
          <w:divBdr>
            <w:top w:val="none" w:sz="0" w:space="0" w:color="auto"/>
            <w:left w:val="none" w:sz="0" w:space="0" w:color="auto"/>
            <w:bottom w:val="none" w:sz="0" w:space="0" w:color="auto"/>
            <w:right w:val="none" w:sz="0" w:space="0" w:color="auto"/>
          </w:divBdr>
        </w:div>
        <w:div w:id="1608997267">
          <w:marLeft w:val="480"/>
          <w:marRight w:val="0"/>
          <w:marTop w:val="0"/>
          <w:marBottom w:val="0"/>
          <w:divBdr>
            <w:top w:val="none" w:sz="0" w:space="0" w:color="auto"/>
            <w:left w:val="none" w:sz="0" w:space="0" w:color="auto"/>
            <w:bottom w:val="none" w:sz="0" w:space="0" w:color="auto"/>
            <w:right w:val="none" w:sz="0" w:space="0" w:color="auto"/>
          </w:divBdr>
        </w:div>
        <w:div w:id="1857183842">
          <w:marLeft w:val="480"/>
          <w:marRight w:val="0"/>
          <w:marTop w:val="0"/>
          <w:marBottom w:val="0"/>
          <w:divBdr>
            <w:top w:val="none" w:sz="0" w:space="0" w:color="auto"/>
            <w:left w:val="none" w:sz="0" w:space="0" w:color="auto"/>
            <w:bottom w:val="none" w:sz="0" w:space="0" w:color="auto"/>
            <w:right w:val="none" w:sz="0" w:space="0" w:color="auto"/>
          </w:divBdr>
        </w:div>
        <w:div w:id="440146653">
          <w:marLeft w:val="480"/>
          <w:marRight w:val="0"/>
          <w:marTop w:val="0"/>
          <w:marBottom w:val="0"/>
          <w:divBdr>
            <w:top w:val="none" w:sz="0" w:space="0" w:color="auto"/>
            <w:left w:val="none" w:sz="0" w:space="0" w:color="auto"/>
            <w:bottom w:val="none" w:sz="0" w:space="0" w:color="auto"/>
            <w:right w:val="none" w:sz="0" w:space="0" w:color="auto"/>
          </w:divBdr>
        </w:div>
        <w:div w:id="239679077">
          <w:marLeft w:val="480"/>
          <w:marRight w:val="0"/>
          <w:marTop w:val="0"/>
          <w:marBottom w:val="0"/>
          <w:divBdr>
            <w:top w:val="none" w:sz="0" w:space="0" w:color="auto"/>
            <w:left w:val="none" w:sz="0" w:space="0" w:color="auto"/>
            <w:bottom w:val="none" w:sz="0" w:space="0" w:color="auto"/>
            <w:right w:val="none" w:sz="0" w:space="0" w:color="auto"/>
          </w:divBdr>
        </w:div>
        <w:div w:id="1542865886">
          <w:marLeft w:val="480"/>
          <w:marRight w:val="0"/>
          <w:marTop w:val="0"/>
          <w:marBottom w:val="0"/>
          <w:divBdr>
            <w:top w:val="none" w:sz="0" w:space="0" w:color="auto"/>
            <w:left w:val="none" w:sz="0" w:space="0" w:color="auto"/>
            <w:bottom w:val="none" w:sz="0" w:space="0" w:color="auto"/>
            <w:right w:val="none" w:sz="0" w:space="0" w:color="auto"/>
          </w:divBdr>
        </w:div>
        <w:div w:id="530917326">
          <w:marLeft w:val="480"/>
          <w:marRight w:val="0"/>
          <w:marTop w:val="0"/>
          <w:marBottom w:val="0"/>
          <w:divBdr>
            <w:top w:val="none" w:sz="0" w:space="0" w:color="auto"/>
            <w:left w:val="none" w:sz="0" w:space="0" w:color="auto"/>
            <w:bottom w:val="none" w:sz="0" w:space="0" w:color="auto"/>
            <w:right w:val="none" w:sz="0" w:space="0" w:color="auto"/>
          </w:divBdr>
        </w:div>
        <w:div w:id="1761101997">
          <w:marLeft w:val="480"/>
          <w:marRight w:val="0"/>
          <w:marTop w:val="0"/>
          <w:marBottom w:val="0"/>
          <w:divBdr>
            <w:top w:val="none" w:sz="0" w:space="0" w:color="auto"/>
            <w:left w:val="none" w:sz="0" w:space="0" w:color="auto"/>
            <w:bottom w:val="none" w:sz="0" w:space="0" w:color="auto"/>
            <w:right w:val="none" w:sz="0" w:space="0" w:color="auto"/>
          </w:divBdr>
        </w:div>
        <w:div w:id="1687826779">
          <w:marLeft w:val="480"/>
          <w:marRight w:val="0"/>
          <w:marTop w:val="0"/>
          <w:marBottom w:val="0"/>
          <w:divBdr>
            <w:top w:val="none" w:sz="0" w:space="0" w:color="auto"/>
            <w:left w:val="none" w:sz="0" w:space="0" w:color="auto"/>
            <w:bottom w:val="none" w:sz="0" w:space="0" w:color="auto"/>
            <w:right w:val="none" w:sz="0" w:space="0" w:color="auto"/>
          </w:divBdr>
        </w:div>
        <w:div w:id="273250794">
          <w:marLeft w:val="480"/>
          <w:marRight w:val="0"/>
          <w:marTop w:val="0"/>
          <w:marBottom w:val="0"/>
          <w:divBdr>
            <w:top w:val="none" w:sz="0" w:space="0" w:color="auto"/>
            <w:left w:val="none" w:sz="0" w:space="0" w:color="auto"/>
            <w:bottom w:val="none" w:sz="0" w:space="0" w:color="auto"/>
            <w:right w:val="none" w:sz="0" w:space="0" w:color="auto"/>
          </w:divBdr>
        </w:div>
        <w:div w:id="2043942366">
          <w:marLeft w:val="480"/>
          <w:marRight w:val="0"/>
          <w:marTop w:val="0"/>
          <w:marBottom w:val="0"/>
          <w:divBdr>
            <w:top w:val="none" w:sz="0" w:space="0" w:color="auto"/>
            <w:left w:val="none" w:sz="0" w:space="0" w:color="auto"/>
            <w:bottom w:val="none" w:sz="0" w:space="0" w:color="auto"/>
            <w:right w:val="none" w:sz="0" w:space="0" w:color="auto"/>
          </w:divBdr>
        </w:div>
        <w:div w:id="1913198576">
          <w:marLeft w:val="480"/>
          <w:marRight w:val="0"/>
          <w:marTop w:val="0"/>
          <w:marBottom w:val="0"/>
          <w:divBdr>
            <w:top w:val="none" w:sz="0" w:space="0" w:color="auto"/>
            <w:left w:val="none" w:sz="0" w:space="0" w:color="auto"/>
            <w:bottom w:val="none" w:sz="0" w:space="0" w:color="auto"/>
            <w:right w:val="none" w:sz="0" w:space="0" w:color="auto"/>
          </w:divBdr>
        </w:div>
        <w:div w:id="1673296660">
          <w:marLeft w:val="480"/>
          <w:marRight w:val="0"/>
          <w:marTop w:val="0"/>
          <w:marBottom w:val="0"/>
          <w:divBdr>
            <w:top w:val="none" w:sz="0" w:space="0" w:color="auto"/>
            <w:left w:val="none" w:sz="0" w:space="0" w:color="auto"/>
            <w:bottom w:val="none" w:sz="0" w:space="0" w:color="auto"/>
            <w:right w:val="none" w:sz="0" w:space="0" w:color="auto"/>
          </w:divBdr>
        </w:div>
        <w:div w:id="919557650">
          <w:marLeft w:val="480"/>
          <w:marRight w:val="0"/>
          <w:marTop w:val="0"/>
          <w:marBottom w:val="0"/>
          <w:divBdr>
            <w:top w:val="none" w:sz="0" w:space="0" w:color="auto"/>
            <w:left w:val="none" w:sz="0" w:space="0" w:color="auto"/>
            <w:bottom w:val="none" w:sz="0" w:space="0" w:color="auto"/>
            <w:right w:val="none" w:sz="0" w:space="0" w:color="auto"/>
          </w:divBdr>
        </w:div>
        <w:div w:id="78603907">
          <w:marLeft w:val="480"/>
          <w:marRight w:val="0"/>
          <w:marTop w:val="0"/>
          <w:marBottom w:val="0"/>
          <w:divBdr>
            <w:top w:val="none" w:sz="0" w:space="0" w:color="auto"/>
            <w:left w:val="none" w:sz="0" w:space="0" w:color="auto"/>
            <w:bottom w:val="none" w:sz="0" w:space="0" w:color="auto"/>
            <w:right w:val="none" w:sz="0" w:space="0" w:color="auto"/>
          </w:divBdr>
        </w:div>
        <w:div w:id="1864585934">
          <w:marLeft w:val="480"/>
          <w:marRight w:val="0"/>
          <w:marTop w:val="0"/>
          <w:marBottom w:val="0"/>
          <w:divBdr>
            <w:top w:val="none" w:sz="0" w:space="0" w:color="auto"/>
            <w:left w:val="none" w:sz="0" w:space="0" w:color="auto"/>
            <w:bottom w:val="none" w:sz="0" w:space="0" w:color="auto"/>
            <w:right w:val="none" w:sz="0" w:space="0" w:color="auto"/>
          </w:divBdr>
        </w:div>
      </w:divsChild>
    </w:div>
    <w:div w:id="801070105">
      <w:bodyDiv w:val="1"/>
      <w:marLeft w:val="0"/>
      <w:marRight w:val="0"/>
      <w:marTop w:val="0"/>
      <w:marBottom w:val="0"/>
      <w:divBdr>
        <w:top w:val="none" w:sz="0" w:space="0" w:color="auto"/>
        <w:left w:val="none" w:sz="0" w:space="0" w:color="auto"/>
        <w:bottom w:val="none" w:sz="0" w:space="0" w:color="auto"/>
        <w:right w:val="none" w:sz="0" w:space="0" w:color="auto"/>
      </w:divBdr>
    </w:div>
    <w:div w:id="801117216">
      <w:bodyDiv w:val="1"/>
      <w:marLeft w:val="0"/>
      <w:marRight w:val="0"/>
      <w:marTop w:val="0"/>
      <w:marBottom w:val="0"/>
      <w:divBdr>
        <w:top w:val="none" w:sz="0" w:space="0" w:color="auto"/>
        <w:left w:val="none" w:sz="0" w:space="0" w:color="auto"/>
        <w:bottom w:val="none" w:sz="0" w:space="0" w:color="auto"/>
        <w:right w:val="none" w:sz="0" w:space="0" w:color="auto"/>
      </w:divBdr>
    </w:div>
    <w:div w:id="801192000">
      <w:bodyDiv w:val="1"/>
      <w:marLeft w:val="0"/>
      <w:marRight w:val="0"/>
      <w:marTop w:val="0"/>
      <w:marBottom w:val="0"/>
      <w:divBdr>
        <w:top w:val="none" w:sz="0" w:space="0" w:color="auto"/>
        <w:left w:val="none" w:sz="0" w:space="0" w:color="auto"/>
        <w:bottom w:val="none" w:sz="0" w:space="0" w:color="auto"/>
        <w:right w:val="none" w:sz="0" w:space="0" w:color="auto"/>
      </w:divBdr>
    </w:div>
    <w:div w:id="801192018">
      <w:bodyDiv w:val="1"/>
      <w:marLeft w:val="0"/>
      <w:marRight w:val="0"/>
      <w:marTop w:val="0"/>
      <w:marBottom w:val="0"/>
      <w:divBdr>
        <w:top w:val="none" w:sz="0" w:space="0" w:color="auto"/>
        <w:left w:val="none" w:sz="0" w:space="0" w:color="auto"/>
        <w:bottom w:val="none" w:sz="0" w:space="0" w:color="auto"/>
        <w:right w:val="none" w:sz="0" w:space="0" w:color="auto"/>
      </w:divBdr>
    </w:div>
    <w:div w:id="801733359">
      <w:bodyDiv w:val="1"/>
      <w:marLeft w:val="0"/>
      <w:marRight w:val="0"/>
      <w:marTop w:val="0"/>
      <w:marBottom w:val="0"/>
      <w:divBdr>
        <w:top w:val="none" w:sz="0" w:space="0" w:color="auto"/>
        <w:left w:val="none" w:sz="0" w:space="0" w:color="auto"/>
        <w:bottom w:val="none" w:sz="0" w:space="0" w:color="auto"/>
        <w:right w:val="none" w:sz="0" w:space="0" w:color="auto"/>
      </w:divBdr>
    </w:div>
    <w:div w:id="801734517">
      <w:bodyDiv w:val="1"/>
      <w:marLeft w:val="0"/>
      <w:marRight w:val="0"/>
      <w:marTop w:val="0"/>
      <w:marBottom w:val="0"/>
      <w:divBdr>
        <w:top w:val="none" w:sz="0" w:space="0" w:color="auto"/>
        <w:left w:val="none" w:sz="0" w:space="0" w:color="auto"/>
        <w:bottom w:val="none" w:sz="0" w:space="0" w:color="auto"/>
        <w:right w:val="none" w:sz="0" w:space="0" w:color="auto"/>
      </w:divBdr>
    </w:div>
    <w:div w:id="801776010">
      <w:bodyDiv w:val="1"/>
      <w:marLeft w:val="0"/>
      <w:marRight w:val="0"/>
      <w:marTop w:val="0"/>
      <w:marBottom w:val="0"/>
      <w:divBdr>
        <w:top w:val="none" w:sz="0" w:space="0" w:color="auto"/>
        <w:left w:val="none" w:sz="0" w:space="0" w:color="auto"/>
        <w:bottom w:val="none" w:sz="0" w:space="0" w:color="auto"/>
        <w:right w:val="none" w:sz="0" w:space="0" w:color="auto"/>
      </w:divBdr>
    </w:div>
    <w:div w:id="801851208">
      <w:bodyDiv w:val="1"/>
      <w:marLeft w:val="0"/>
      <w:marRight w:val="0"/>
      <w:marTop w:val="0"/>
      <w:marBottom w:val="0"/>
      <w:divBdr>
        <w:top w:val="none" w:sz="0" w:space="0" w:color="auto"/>
        <w:left w:val="none" w:sz="0" w:space="0" w:color="auto"/>
        <w:bottom w:val="none" w:sz="0" w:space="0" w:color="auto"/>
        <w:right w:val="none" w:sz="0" w:space="0" w:color="auto"/>
      </w:divBdr>
    </w:div>
    <w:div w:id="801918850">
      <w:bodyDiv w:val="1"/>
      <w:marLeft w:val="0"/>
      <w:marRight w:val="0"/>
      <w:marTop w:val="0"/>
      <w:marBottom w:val="0"/>
      <w:divBdr>
        <w:top w:val="none" w:sz="0" w:space="0" w:color="auto"/>
        <w:left w:val="none" w:sz="0" w:space="0" w:color="auto"/>
        <w:bottom w:val="none" w:sz="0" w:space="0" w:color="auto"/>
        <w:right w:val="none" w:sz="0" w:space="0" w:color="auto"/>
      </w:divBdr>
    </w:div>
    <w:div w:id="801920399">
      <w:bodyDiv w:val="1"/>
      <w:marLeft w:val="0"/>
      <w:marRight w:val="0"/>
      <w:marTop w:val="0"/>
      <w:marBottom w:val="0"/>
      <w:divBdr>
        <w:top w:val="none" w:sz="0" w:space="0" w:color="auto"/>
        <w:left w:val="none" w:sz="0" w:space="0" w:color="auto"/>
        <w:bottom w:val="none" w:sz="0" w:space="0" w:color="auto"/>
        <w:right w:val="none" w:sz="0" w:space="0" w:color="auto"/>
      </w:divBdr>
    </w:div>
    <w:div w:id="801965407">
      <w:bodyDiv w:val="1"/>
      <w:marLeft w:val="0"/>
      <w:marRight w:val="0"/>
      <w:marTop w:val="0"/>
      <w:marBottom w:val="0"/>
      <w:divBdr>
        <w:top w:val="none" w:sz="0" w:space="0" w:color="auto"/>
        <w:left w:val="none" w:sz="0" w:space="0" w:color="auto"/>
        <w:bottom w:val="none" w:sz="0" w:space="0" w:color="auto"/>
        <w:right w:val="none" w:sz="0" w:space="0" w:color="auto"/>
      </w:divBdr>
    </w:div>
    <w:div w:id="802116871">
      <w:bodyDiv w:val="1"/>
      <w:marLeft w:val="0"/>
      <w:marRight w:val="0"/>
      <w:marTop w:val="0"/>
      <w:marBottom w:val="0"/>
      <w:divBdr>
        <w:top w:val="none" w:sz="0" w:space="0" w:color="auto"/>
        <w:left w:val="none" w:sz="0" w:space="0" w:color="auto"/>
        <w:bottom w:val="none" w:sz="0" w:space="0" w:color="auto"/>
        <w:right w:val="none" w:sz="0" w:space="0" w:color="auto"/>
      </w:divBdr>
    </w:div>
    <w:div w:id="802231811">
      <w:bodyDiv w:val="1"/>
      <w:marLeft w:val="0"/>
      <w:marRight w:val="0"/>
      <w:marTop w:val="0"/>
      <w:marBottom w:val="0"/>
      <w:divBdr>
        <w:top w:val="none" w:sz="0" w:space="0" w:color="auto"/>
        <w:left w:val="none" w:sz="0" w:space="0" w:color="auto"/>
        <w:bottom w:val="none" w:sz="0" w:space="0" w:color="auto"/>
        <w:right w:val="none" w:sz="0" w:space="0" w:color="auto"/>
      </w:divBdr>
    </w:div>
    <w:div w:id="802432125">
      <w:bodyDiv w:val="1"/>
      <w:marLeft w:val="0"/>
      <w:marRight w:val="0"/>
      <w:marTop w:val="0"/>
      <w:marBottom w:val="0"/>
      <w:divBdr>
        <w:top w:val="none" w:sz="0" w:space="0" w:color="auto"/>
        <w:left w:val="none" w:sz="0" w:space="0" w:color="auto"/>
        <w:bottom w:val="none" w:sz="0" w:space="0" w:color="auto"/>
        <w:right w:val="none" w:sz="0" w:space="0" w:color="auto"/>
      </w:divBdr>
    </w:div>
    <w:div w:id="802577984">
      <w:bodyDiv w:val="1"/>
      <w:marLeft w:val="0"/>
      <w:marRight w:val="0"/>
      <w:marTop w:val="0"/>
      <w:marBottom w:val="0"/>
      <w:divBdr>
        <w:top w:val="none" w:sz="0" w:space="0" w:color="auto"/>
        <w:left w:val="none" w:sz="0" w:space="0" w:color="auto"/>
        <w:bottom w:val="none" w:sz="0" w:space="0" w:color="auto"/>
        <w:right w:val="none" w:sz="0" w:space="0" w:color="auto"/>
      </w:divBdr>
    </w:div>
    <w:div w:id="802620628">
      <w:bodyDiv w:val="1"/>
      <w:marLeft w:val="0"/>
      <w:marRight w:val="0"/>
      <w:marTop w:val="0"/>
      <w:marBottom w:val="0"/>
      <w:divBdr>
        <w:top w:val="none" w:sz="0" w:space="0" w:color="auto"/>
        <w:left w:val="none" w:sz="0" w:space="0" w:color="auto"/>
        <w:bottom w:val="none" w:sz="0" w:space="0" w:color="auto"/>
        <w:right w:val="none" w:sz="0" w:space="0" w:color="auto"/>
      </w:divBdr>
      <w:divsChild>
        <w:div w:id="13270787">
          <w:marLeft w:val="480"/>
          <w:marRight w:val="0"/>
          <w:marTop w:val="0"/>
          <w:marBottom w:val="0"/>
          <w:divBdr>
            <w:top w:val="none" w:sz="0" w:space="0" w:color="auto"/>
            <w:left w:val="none" w:sz="0" w:space="0" w:color="auto"/>
            <w:bottom w:val="none" w:sz="0" w:space="0" w:color="auto"/>
            <w:right w:val="none" w:sz="0" w:space="0" w:color="auto"/>
          </w:divBdr>
        </w:div>
        <w:div w:id="96414355">
          <w:marLeft w:val="480"/>
          <w:marRight w:val="0"/>
          <w:marTop w:val="0"/>
          <w:marBottom w:val="0"/>
          <w:divBdr>
            <w:top w:val="none" w:sz="0" w:space="0" w:color="auto"/>
            <w:left w:val="none" w:sz="0" w:space="0" w:color="auto"/>
            <w:bottom w:val="none" w:sz="0" w:space="0" w:color="auto"/>
            <w:right w:val="none" w:sz="0" w:space="0" w:color="auto"/>
          </w:divBdr>
        </w:div>
        <w:div w:id="109202216">
          <w:marLeft w:val="480"/>
          <w:marRight w:val="0"/>
          <w:marTop w:val="0"/>
          <w:marBottom w:val="0"/>
          <w:divBdr>
            <w:top w:val="none" w:sz="0" w:space="0" w:color="auto"/>
            <w:left w:val="none" w:sz="0" w:space="0" w:color="auto"/>
            <w:bottom w:val="none" w:sz="0" w:space="0" w:color="auto"/>
            <w:right w:val="none" w:sz="0" w:space="0" w:color="auto"/>
          </w:divBdr>
        </w:div>
        <w:div w:id="116922127">
          <w:marLeft w:val="480"/>
          <w:marRight w:val="0"/>
          <w:marTop w:val="0"/>
          <w:marBottom w:val="0"/>
          <w:divBdr>
            <w:top w:val="none" w:sz="0" w:space="0" w:color="auto"/>
            <w:left w:val="none" w:sz="0" w:space="0" w:color="auto"/>
            <w:bottom w:val="none" w:sz="0" w:space="0" w:color="auto"/>
            <w:right w:val="none" w:sz="0" w:space="0" w:color="auto"/>
          </w:divBdr>
        </w:div>
        <w:div w:id="136923470">
          <w:marLeft w:val="480"/>
          <w:marRight w:val="0"/>
          <w:marTop w:val="0"/>
          <w:marBottom w:val="0"/>
          <w:divBdr>
            <w:top w:val="none" w:sz="0" w:space="0" w:color="auto"/>
            <w:left w:val="none" w:sz="0" w:space="0" w:color="auto"/>
            <w:bottom w:val="none" w:sz="0" w:space="0" w:color="auto"/>
            <w:right w:val="none" w:sz="0" w:space="0" w:color="auto"/>
          </w:divBdr>
        </w:div>
        <w:div w:id="137304391">
          <w:marLeft w:val="480"/>
          <w:marRight w:val="0"/>
          <w:marTop w:val="0"/>
          <w:marBottom w:val="0"/>
          <w:divBdr>
            <w:top w:val="none" w:sz="0" w:space="0" w:color="auto"/>
            <w:left w:val="none" w:sz="0" w:space="0" w:color="auto"/>
            <w:bottom w:val="none" w:sz="0" w:space="0" w:color="auto"/>
            <w:right w:val="none" w:sz="0" w:space="0" w:color="auto"/>
          </w:divBdr>
        </w:div>
        <w:div w:id="294482986">
          <w:marLeft w:val="480"/>
          <w:marRight w:val="0"/>
          <w:marTop w:val="0"/>
          <w:marBottom w:val="0"/>
          <w:divBdr>
            <w:top w:val="none" w:sz="0" w:space="0" w:color="auto"/>
            <w:left w:val="none" w:sz="0" w:space="0" w:color="auto"/>
            <w:bottom w:val="none" w:sz="0" w:space="0" w:color="auto"/>
            <w:right w:val="none" w:sz="0" w:space="0" w:color="auto"/>
          </w:divBdr>
        </w:div>
        <w:div w:id="316737091">
          <w:marLeft w:val="480"/>
          <w:marRight w:val="0"/>
          <w:marTop w:val="0"/>
          <w:marBottom w:val="0"/>
          <w:divBdr>
            <w:top w:val="none" w:sz="0" w:space="0" w:color="auto"/>
            <w:left w:val="none" w:sz="0" w:space="0" w:color="auto"/>
            <w:bottom w:val="none" w:sz="0" w:space="0" w:color="auto"/>
            <w:right w:val="none" w:sz="0" w:space="0" w:color="auto"/>
          </w:divBdr>
        </w:div>
        <w:div w:id="355035912">
          <w:marLeft w:val="480"/>
          <w:marRight w:val="0"/>
          <w:marTop w:val="0"/>
          <w:marBottom w:val="0"/>
          <w:divBdr>
            <w:top w:val="none" w:sz="0" w:space="0" w:color="auto"/>
            <w:left w:val="none" w:sz="0" w:space="0" w:color="auto"/>
            <w:bottom w:val="none" w:sz="0" w:space="0" w:color="auto"/>
            <w:right w:val="none" w:sz="0" w:space="0" w:color="auto"/>
          </w:divBdr>
        </w:div>
        <w:div w:id="390999889">
          <w:marLeft w:val="480"/>
          <w:marRight w:val="0"/>
          <w:marTop w:val="0"/>
          <w:marBottom w:val="0"/>
          <w:divBdr>
            <w:top w:val="none" w:sz="0" w:space="0" w:color="auto"/>
            <w:left w:val="none" w:sz="0" w:space="0" w:color="auto"/>
            <w:bottom w:val="none" w:sz="0" w:space="0" w:color="auto"/>
            <w:right w:val="none" w:sz="0" w:space="0" w:color="auto"/>
          </w:divBdr>
        </w:div>
        <w:div w:id="421607155">
          <w:marLeft w:val="480"/>
          <w:marRight w:val="0"/>
          <w:marTop w:val="0"/>
          <w:marBottom w:val="0"/>
          <w:divBdr>
            <w:top w:val="none" w:sz="0" w:space="0" w:color="auto"/>
            <w:left w:val="none" w:sz="0" w:space="0" w:color="auto"/>
            <w:bottom w:val="none" w:sz="0" w:space="0" w:color="auto"/>
            <w:right w:val="none" w:sz="0" w:space="0" w:color="auto"/>
          </w:divBdr>
        </w:div>
        <w:div w:id="556212216">
          <w:marLeft w:val="480"/>
          <w:marRight w:val="0"/>
          <w:marTop w:val="0"/>
          <w:marBottom w:val="0"/>
          <w:divBdr>
            <w:top w:val="none" w:sz="0" w:space="0" w:color="auto"/>
            <w:left w:val="none" w:sz="0" w:space="0" w:color="auto"/>
            <w:bottom w:val="none" w:sz="0" w:space="0" w:color="auto"/>
            <w:right w:val="none" w:sz="0" w:space="0" w:color="auto"/>
          </w:divBdr>
        </w:div>
        <w:div w:id="635454697">
          <w:marLeft w:val="480"/>
          <w:marRight w:val="0"/>
          <w:marTop w:val="0"/>
          <w:marBottom w:val="0"/>
          <w:divBdr>
            <w:top w:val="none" w:sz="0" w:space="0" w:color="auto"/>
            <w:left w:val="none" w:sz="0" w:space="0" w:color="auto"/>
            <w:bottom w:val="none" w:sz="0" w:space="0" w:color="auto"/>
            <w:right w:val="none" w:sz="0" w:space="0" w:color="auto"/>
          </w:divBdr>
        </w:div>
        <w:div w:id="677731607">
          <w:marLeft w:val="480"/>
          <w:marRight w:val="0"/>
          <w:marTop w:val="0"/>
          <w:marBottom w:val="0"/>
          <w:divBdr>
            <w:top w:val="none" w:sz="0" w:space="0" w:color="auto"/>
            <w:left w:val="none" w:sz="0" w:space="0" w:color="auto"/>
            <w:bottom w:val="none" w:sz="0" w:space="0" w:color="auto"/>
            <w:right w:val="none" w:sz="0" w:space="0" w:color="auto"/>
          </w:divBdr>
        </w:div>
        <w:div w:id="686372924">
          <w:marLeft w:val="480"/>
          <w:marRight w:val="0"/>
          <w:marTop w:val="0"/>
          <w:marBottom w:val="0"/>
          <w:divBdr>
            <w:top w:val="none" w:sz="0" w:space="0" w:color="auto"/>
            <w:left w:val="none" w:sz="0" w:space="0" w:color="auto"/>
            <w:bottom w:val="none" w:sz="0" w:space="0" w:color="auto"/>
            <w:right w:val="none" w:sz="0" w:space="0" w:color="auto"/>
          </w:divBdr>
        </w:div>
        <w:div w:id="705106506">
          <w:marLeft w:val="480"/>
          <w:marRight w:val="0"/>
          <w:marTop w:val="0"/>
          <w:marBottom w:val="0"/>
          <w:divBdr>
            <w:top w:val="none" w:sz="0" w:space="0" w:color="auto"/>
            <w:left w:val="none" w:sz="0" w:space="0" w:color="auto"/>
            <w:bottom w:val="none" w:sz="0" w:space="0" w:color="auto"/>
            <w:right w:val="none" w:sz="0" w:space="0" w:color="auto"/>
          </w:divBdr>
        </w:div>
        <w:div w:id="737895700">
          <w:marLeft w:val="480"/>
          <w:marRight w:val="0"/>
          <w:marTop w:val="0"/>
          <w:marBottom w:val="0"/>
          <w:divBdr>
            <w:top w:val="none" w:sz="0" w:space="0" w:color="auto"/>
            <w:left w:val="none" w:sz="0" w:space="0" w:color="auto"/>
            <w:bottom w:val="none" w:sz="0" w:space="0" w:color="auto"/>
            <w:right w:val="none" w:sz="0" w:space="0" w:color="auto"/>
          </w:divBdr>
        </w:div>
        <w:div w:id="811750686">
          <w:marLeft w:val="480"/>
          <w:marRight w:val="0"/>
          <w:marTop w:val="0"/>
          <w:marBottom w:val="0"/>
          <w:divBdr>
            <w:top w:val="none" w:sz="0" w:space="0" w:color="auto"/>
            <w:left w:val="none" w:sz="0" w:space="0" w:color="auto"/>
            <w:bottom w:val="none" w:sz="0" w:space="0" w:color="auto"/>
            <w:right w:val="none" w:sz="0" w:space="0" w:color="auto"/>
          </w:divBdr>
        </w:div>
        <w:div w:id="883174291">
          <w:marLeft w:val="480"/>
          <w:marRight w:val="0"/>
          <w:marTop w:val="0"/>
          <w:marBottom w:val="0"/>
          <w:divBdr>
            <w:top w:val="none" w:sz="0" w:space="0" w:color="auto"/>
            <w:left w:val="none" w:sz="0" w:space="0" w:color="auto"/>
            <w:bottom w:val="none" w:sz="0" w:space="0" w:color="auto"/>
            <w:right w:val="none" w:sz="0" w:space="0" w:color="auto"/>
          </w:divBdr>
        </w:div>
        <w:div w:id="908686909">
          <w:marLeft w:val="480"/>
          <w:marRight w:val="0"/>
          <w:marTop w:val="0"/>
          <w:marBottom w:val="0"/>
          <w:divBdr>
            <w:top w:val="none" w:sz="0" w:space="0" w:color="auto"/>
            <w:left w:val="none" w:sz="0" w:space="0" w:color="auto"/>
            <w:bottom w:val="none" w:sz="0" w:space="0" w:color="auto"/>
            <w:right w:val="none" w:sz="0" w:space="0" w:color="auto"/>
          </w:divBdr>
        </w:div>
      </w:divsChild>
    </w:div>
    <w:div w:id="802701205">
      <w:bodyDiv w:val="1"/>
      <w:marLeft w:val="0"/>
      <w:marRight w:val="0"/>
      <w:marTop w:val="0"/>
      <w:marBottom w:val="0"/>
      <w:divBdr>
        <w:top w:val="none" w:sz="0" w:space="0" w:color="auto"/>
        <w:left w:val="none" w:sz="0" w:space="0" w:color="auto"/>
        <w:bottom w:val="none" w:sz="0" w:space="0" w:color="auto"/>
        <w:right w:val="none" w:sz="0" w:space="0" w:color="auto"/>
      </w:divBdr>
    </w:div>
    <w:div w:id="802770650">
      <w:bodyDiv w:val="1"/>
      <w:marLeft w:val="0"/>
      <w:marRight w:val="0"/>
      <w:marTop w:val="0"/>
      <w:marBottom w:val="0"/>
      <w:divBdr>
        <w:top w:val="none" w:sz="0" w:space="0" w:color="auto"/>
        <w:left w:val="none" w:sz="0" w:space="0" w:color="auto"/>
        <w:bottom w:val="none" w:sz="0" w:space="0" w:color="auto"/>
        <w:right w:val="none" w:sz="0" w:space="0" w:color="auto"/>
      </w:divBdr>
    </w:div>
    <w:div w:id="802773195">
      <w:bodyDiv w:val="1"/>
      <w:marLeft w:val="0"/>
      <w:marRight w:val="0"/>
      <w:marTop w:val="0"/>
      <w:marBottom w:val="0"/>
      <w:divBdr>
        <w:top w:val="none" w:sz="0" w:space="0" w:color="auto"/>
        <w:left w:val="none" w:sz="0" w:space="0" w:color="auto"/>
        <w:bottom w:val="none" w:sz="0" w:space="0" w:color="auto"/>
        <w:right w:val="none" w:sz="0" w:space="0" w:color="auto"/>
      </w:divBdr>
    </w:div>
    <w:div w:id="802776923">
      <w:bodyDiv w:val="1"/>
      <w:marLeft w:val="0"/>
      <w:marRight w:val="0"/>
      <w:marTop w:val="0"/>
      <w:marBottom w:val="0"/>
      <w:divBdr>
        <w:top w:val="none" w:sz="0" w:space="0" w:color="auto"/>
        <w:left w:val="none" w:sz="0" w:space="0" w:color="auto"/>
        <w:bottom w:val="none" w:sz="0" w:space="0" w:color="auto"/>
        <w:right w:val="none" w:sz="0" w:space="0" w:color="auto"/>
      </w:divBdr>
    </w:div>
    <w:div w:id="802843055">
      <w:bodyDiv w:val="1"/>
      <w:marLeft w:val="0"/>
      <w:marRight w:val="0"/>
      <w:marTop w:val="0"/>
      <w:marBottom w:val="0"/>
      <w:divBdr>
        <w:top w:val="none" w:sz="0" w:space="0" w:color="auto"/>
        <w:left w:val="none" w:sz="0" w:space="0" w:color="auto"/>
        <w:bottom w:val="none" w:sz="0" w:space="0" w:color="auto"/>
        <w:right w:val="none" w:sz="0" w:space="0" w:color="auto"/>
      </w:divBdr>
    </w:div>
    <w:div w:id="802966677">
      <w:bodyDiv w:val="1"/>
      <w:marLeft w:val="0"/>
      <w:marRight w:val="0"/>
      <w:marTop w:val="0"/>
      <w:marBottom w:val="0"/>
      <w:divBdr>
        <w:top w:val="none" w:sz="0" w:space="0" w:color="auto"/>
        <w:left w:val="none" w:sz="0" w:space="0" w:color="auto"/>
        <w:bottom w:val="none" w:sz="0" w:space="0" w:color="auto"/>
        <w:right w:val="none" w:sz="0" w:space="0" w:color="auto"/>
      </w:divBdr>
    </w:div>
    <w:div w:id="803012804">
      <w:bodyDiv w:val="1"/>
      <w:marLeft w:val="0"/>
      <w:marRight w:val="0"/>
      <w:marTop w:val="0"/>
      <w:marBottom w:val="0"/>
      <w:divBdr>
        <w:top w:val="none" w:sz="0" w:space="0" w:color="auto"/>
        <w:left w:val="none" w:sz="0" w:space="0" w:color="auto"/>
        <w:bottom w:val="none" w:sz="0" w:space="0" w:color="auto"/>
        <w:right w:val="none" w:sz="0" w:space="0" w:color="auto"/>
      </w:divBdr>
    </w:div>
    <w:div w:id="803162211">
      <w:bodyDiv w:val="1"/>
      <w:marLeft w:val="0"/>
      <w:marRight w:val="0"/>
      <w:marTop w:val="0"/>
      <w:marBottom w:val="0"/>
      <w:divBdr>
        <w:top w:val="none" w:sz="0" w:space="0" w:color="auto"/>
        <w:left w:val="none" w:sz="0" w:space="0" w:color="auto"/>
        <w:bottom w:val="none" w:sz="0" w:space="0" w:color="auto"/>
        <w:right w:val="none" w:sz="0" w:space="0" w:color="auto"/>
      </w:divBdr>
    </w:div>
    <w:div w:id="803238306">
      <w:bodyDiv w:val="1"/>
      <w:marLeft w:val="0"/>
      <w:marRight w:val="0"/>
      <w:marTop w:val="0"/>
      <w:marBottom w:val="0"/>
      <w:divBdr>
        <w:top w:val="none" w:sz="0" w:space="0" w:color="auto"/>
        <w:left w:val="none" w:sz="0" w:space="0" w:color="auto"/>
        <w:bottom w:val="none" w:sz="0" w:space="0" w:color="auto"/>
        <w:right w:val="none" w:sz="0" w:space="0" w:color="auto"/>
      </w:divBdr>
    </w:div>
    <w:div w:id="803347415">
      <w:bodyDiv w:val="1"/>
      <w:marLeft w:val="0"/>
      <w:marRight w:val="0"/>
      <w:marTop w:val="0"/>
      <w:marBottom w:val="0"/>
      <w:divBdr>
        <w:top w:val="none" w:sz="0" w:space="0" w:color="auto"/>
        <w:left w:val="none" w:sz="0" w:space="0" w:color="auto"/>
        <w:bottom w:val="none" w:sz="0" w:space="0" w:color="auto"/>
        <w:right w:val="none" w:sz="0" w:space="0" w:color="auto"/>
      </w:divBdr>
    </w:div>
    <w:div w:id="803354804">
      <w:bodyDiv w:val="1"/>
      <w:marLeft w:val="0"/>
      <w:marRight w:val="0"/>
      <w:marTop w:val="0"/>
      <w:marBottom w:val="0"/>
      <w:divBdr>
        <w:top w:val="none" w:sz="0" w:space="0" w:color="auto"/>
        <w:left w:val="none" w:sz="0" w:space="0" w:color="auto"/>
        <w:bottom w:val="none" w:sz="0" w:space="0" w:color="auto"/>
        <w:right w:val="none" w:sz="0" w:space="0" w:color="auto"/>
      </w:divBdr>
    </w:div>
    <w:div w:id="803548859">
      <w:bodyDiv w:val="1"/>
      <w:marLeft w:val="0"/>
      <w:marRight w:val="0"/>
      <w:marTop w:val="0"/>
      <w:marBottom w:val="0"/>
      <w:divBdr>
        <w:top w:val="none" w:sz="0" w:space="0" w:color="auto"/>
        <w:left w:val="none" w:sz="0" w:space="0" w:color="auto"/>
        <w:bottom w:val="none" w:sz="0" w:space="0" w:color="auto"/>
        <w:right w:val="none" w:sz="0" w:space="0" w:color="auto"/>
      </w:divBdr>
    </w:div>
    <w:div w:id="803699743">
      <w:bodyDiv w:val="1"/>
      <w:marLeft w:val="0"/>
      <w:marRight w:val="0"/>
      <w:marTop w:val="0"/>
      <w:marBottom w:val="0"/>
      <w:divBdr>
        <w:top w:val="none" w:sz="0" w:space="0" w:color="auto"/>
        <w:left w:val="none" w:sz="0" w:space="0" w:color="auto"/>
        <w:bottom w:val="none" w:sz="0" w:space="0" w:color="auto"/>
        <w:right w:val="none" w:sz="0" w:space="0" w:color="auto"/>
      </w:divBdr>
    </w:div>
    <w:div w:id="803812972">
      <w:bodyDiv w:val="1"/>
      <w:marLeft w:val="0"/>
      <w:marRight w:val="0"/>
      <w:marTop w:val="0"/>
      <w:marBottom w:val="0"/>
      <w:divBdr>
        <w:top w:val="none" w:sz="0" w:space="0" w:color="auto"/>
        <w:left w:val="none" w:sz="0" w:space="0" w:color="auto"/>
        <w:bottom w:val="none" w:sz="0" w:space="0" w:color="auto"/>
        <w:right w:val="none" w:sz="0" w:space="0" w:color="auto"/>
      </w:divBdr>
    </w:div>
    <w:div w:id="803814907">
      <w:bodyDiv w:val="1"/>
      <w:marLeft w:val="0"/>
      <w:marRight w:val="0"/>
      <w:marTop w:val="0"/>
      <w:marBottom w:val="0"/>
      <w:divBdr>
        <w:top w:val="none" w:sz="0" w:space="0" w:color="auto"/>
        <w:left w:val="none" w:sz="0" w:space="0" w:color="auto"/>
        <w:bottom w:val="none" w:sz="0" w:space="0" w:color="auto"/>
        <w:right w:val="none" w:sz="0" w:space="0" w:color="auto"/>
      </w:divBdr>
    </w:div>
    <w:div w:id="803891978">
      <w:bodyDiv w:val="1"/>
      <w:marLeft w:val="0"/>
      <w:marRight w:val="0"/>
      <w:marTop w:val="0"/>
      <w:marBottom w:val="0"/>
      <w:divBdr>
        <w:top w:val="none" w:sz="0" w:space="0" w:color="auto"/>
        <w:left w:val="none" w:sz="0" w:space="0" w:color="auto"/>
        <w:bottom w:val="none" w:sz="0" w:space="0" w:color="auto"/>
        <w:right w:val="none" w:sz="0" w:space="0" w:color="auto"/>
      </w:divBdr>
      <w:divsChild>
        <w:div w:id="24723175">
          <w:marLeft w:val="480"/>
          <w:marRight w:val="0"/>
          <w:marTop w:val="0"/>
          <w:marBottom w:val="0"/>
          <w:divBdr>
            <w:top w:val="none" w:sz="0" w:space="0" w:color="auto"/>
            <w:left w:val="none" w:sz="0" w:space="0" w:color="auto"/>
            <w:bottom w:val="none" w:sz="0" w:space="0" w:color="auto"/>
            <w:right w:val="none" w:sz="0" w:space="0" w:color="auto"/>
          </w:divBdr>
        </w:div>
        <w:div w:id="79261296">
          <w:marLeft w:val="480"/>
          <w:marRight w:val="0"/>
          <w:marTop w:val="0"/>
          <w:marBottom w:val="0"/>
          <w:divBdr>
            <w:top w:val="none" w:sz="0" w:space="0" w:color="auto"/>
            <w:left w:val="none" w:sz="0" w:space="0" w:color="auto"/>
            <w:bottom w:val="none" w:sz="0" w:space="0" w:color="auto"/>
            <w:right w:val="none" w:sz="0" w:space="0" w:color="auto"/>
          </w:divBdr>
        </w:div>
        <w:div w:id="218371436">
          <w:marLeft w:val="480"/>
          <w:marRight w:val="0"/>
          <w:marTop w:val="0"/>
          <w:marBottom w:val="0"/>
          <w:divBdr>
            <w:top w:val="none" w:sz="0" w:space="0" w:color="auto"/>
            <w:left w:val="none" w:sz="0" w:space="0" w:color="auto"/>
            <w:bottom w:val="none" w:sz="0" w:space="0" w:color="auto"/>
            <w:right w:val="none" w:sz="0" w:space="0" w:color="auto"/>
          </w:divBdr>
        </w:div>
        <w:div w:id="242763452">
          <w:marLeft w:val="480"/>
          <w:marRight w:val="0"/>
          <w:marTop w:val="0"/>
          <w:marBottom w:val="0"/>
          <w:divBdr>
            <w:top w:val="none" w:sz="0" w:space="0" w:color="auto"/>
            <w:left w:val="none" w:sz="0" w:space="0" w:color="auto"/>
            <w:bottom w:val="none" w:sz="0" w:space="0" w:color="auto"/>
            <w:right w:val="none" w:sz="0" w:space="0" w:color="auto"/>
          </w:divBdr>
        </w:div>
        <w:div w:id="296105578">
          <w:marLeft w:val="480"/>
          <w:marRight w:val="0"/>
          <w:marTop w:val="0"/>
          <w:marBottom w:val="0"/>
          <w:divBdr>
            <w:top w:val="none" w:sz="0" w:space="0" w:color="auto"/>
            <w:left w:val="none" w:sz="0" w:space="0" w:color="auto"/>
            <w:bottom w:val="none" w:sz="0" w:space="0" w:color="auto"/>
            <w:right w:val="none" w:sz="0" w:space="0" w:color="auto"/>
          </w:divBdr>
        </w:div>
        <w:div w:id="324867643">
          <w:marLeft w:val="480"/>
          <w:marRight w:val="0"/>
          <w:marTop w:val="0"/>
          <w:marBottom w:val="0"/>
          <w:divBdr>
            <w:top w:val="none" w:sz="0" w:space="0" w:color="auto"/>
            <w:left w:val="none" w:sz="0" w:space="0" w:color="auto"/>
            <w:bottom w:val="none" w:sz="0" w:space="0" w:color="auto"/>
            <w:right w:val="none" w:sz="0" w:space="0" w:color="auto"/>
          </w:divBdr>
        </w:div>
        <w:div w:id="337928541">
          <w:marLeft w:val="480"/>
          <w:marRight w:val="0"/>
          <w:marTop w:val="0"/>
          <w:marBottom w:val="0"/>
          <w:divBdr>
            <w:top w:val="none" w:sz="0" w:space="0" w:color="auto"/>
            <w:left w:val="none" w:sz="0" w:space="0" w:color="auto"/>
            <w:bottom w:val="none" w:sz="0" w:space="0" w:color="auto"/>
            <w:right w:val="none" w:sz="0" w:space="0" w:color="auto"/>
          </w:divBdr>
        </w:div>
        <w:div w:id="484860794">
          <w:marLeft w:val="480"/>
          <w:marRight w:val="0"/>
          <w:marTop w:val="0"/>
          <w:marBottom w:val="0"/>
          <w:divBdr>
            <w:top w:val="none" w:sz="0" w:space="0" w:color="auto"/>
            <w:left w:val="none" w:sz="0" w:space="0" w:color="auto"/>
            <w:bottom w:val="none" w:sz="0" w:space="0" w:color="auto"/>
            <w:right w:val="none" w:sz="0" w:space="0" w:color="auto"/>
          </w:divBdr>
        </w:div>
        <w:div w:id="875780395">
          <w:marLeft w:val="480"/>
          <w:marRight w:val="0"/>
          <w:marTop w:val="0"/>
          <w:marBottom w:val="0"/>
          <w:divBdr>
            <w:top w:val="none" w:sz="0" w:space="0" w:color="auto"/>
            <w:left w:val="none" w:sz="0" w:space="0" w:color="auto"/>
            <w:bottom w:val="none" w:sz="0" w:space="0" w:color="auto"/>
            <w:right w:val="none" w:sz="0" w:space="0" w:color="auto"/>
          </w:divBdr>
        </w:div>
      </w:divsChild>
    </w:div>
    <w:div w:id="803961561">
      <w:bodyDiv w:val="1"/>
      <w:marLeft w:val="0"/>
      <w:marRight w:val="0"/>
      <w:marTop w:val="0"/>
      <w:marBottom w:val="0"/>
      <w:divBdr>
        <w:top w:val="none" w:sz="0" w:space="0" w:color="auto"/>
        <w:left w:val="none" w:sz="0" w:space="0" w:color="auto"/>
        <w:bottom w:val="none" w:sz="0" w:space="0" w:color="auto"/>
        <w:right w:val="none" w:sz="0" w:space="0" w:color="auto"/>
      </w:divBdr>
    </w:div>
    <w:div w:id="804351274">
      <w:bodyDiv w:val="1"/>
      <w:marLeft w:val="0"/>
      <w:marRight w:val="0"/>
      <w:marTop w:val="0"/>
      <w:marBottom w:val="0"/>
      <w:divBdr>
        <w:top w:val="none" w:sz="0" w:space="0" w:color="auto"/>
        <w:left w:val="none" w:sz="0" w:space="0" w:color="auto"/>
        <w:bottom w:val="none" w:sz="0" w:space="0" w:color="auto"/>
        <w:right w:val="none" w:sz="0" w:space="0" w:color="auto"/>
      </w:divBdr>
    </w:div>
    <w:div w:id="804586195">
      <w:bodyDiv w:val="1"/>
      <w:marLeft w:val="0"/>
      <w:marRight w:val="0"/>
      <w:marTop w:val="0"/>
      <w:marBottom w:val="0"/>
      <w:divBdr>
        <w:top w:val="none" w:sz="0" w:space="0" w:color="auto"/>
        <w:left w:val="none" w:sz="0" w:space="0" w:color="auto"/>
        <w:bottom w:val="none" w:sz="0" w:space="0" w:color="auto"/>
        <w:right w:val="none" w:sz="0" w:space="0" w:color="auto"/>
      </w:divBdr>
    </w:div>
    <w:div w:id="804590521">
      <w:bodyDiv w:val="1"/>
      <w:marLeft w:val="0"/>
      <w:marRight w:val="0"/>
      <w:marTop w:val="0"/>
      <w:marBottom w:val="0"/>
      <w:divBdr>
        <w:top w:val="none" w:sz="0" w:space="0" w:color="auto"/>
        <w:left w:val="none" w:sz="0" w:space="0" w:color="auto"/>
        <w:bottom w:val="none" w:sz="0" w:space="0" w:color="auto"/>
        <w:right w:val="none" w:sz="0" w:space="0" w:color="auto"/>
      </w:divBdr>
    </w:div>
    <w:div w:id="804590570">
      <w:bodyDiv w:val="1"/>
      <w:marLeft w:val="0"/>
      <w:marRight w:val="0"/>
      <w:marTop w:val="0"/>
      <w:marBottom w:val="0"/>
      <w:divBdr>
        <w:top w:val="none" w:sz="0" w:space="0" w:color="auto"/>
        <w:left w:val="none" w:sz="0" w:space="0" w:color="auto"/>
        <w:bottom w:val="none" w:sz="0" w:space="0" w:color="auto"/>
        <w:right w:val="none" w:sz="0" w:space="0" w:color="auto"/>
      </w:divBdr>
    </w:div>
    <w:div w:id="804591069">
      <w:bodyDiv w:val="1"/>
      <w:marLeft w:val="0"/>
      <w:marRight w:val="0"/>
      <w:marTop w:val="0"/>
      <w:marBottom w:val="0"/>
      <w:divBdr>
        <w:top w:val="none" w:sz="0" w:space="0" w:color="auto"/>
        <w:left w:val="none" w:sz="0" w:space="0" w:color="auto"/>
        <w:bottom w:val="none" w:sz="0" w:space="0" w:color="auto"/>
        <w:right w:val="none" w:sz="0" w:space="0" w:color="auto"/>
      </w:divBdr>
    </w:div>
    <w:div w:id="804591997">
      <w:bodyDiv w:val="1"/>
      <w:marLeft w:val="0"/>
      <w:marRight w:val="0"/>
      <w:marTop w:val="0"/>
      <w:marBottom w:val="0"/>
      <w:divBdr>
        <w:top w:val="none" w:sz="0" w:space="0" w:color="auto"/>
        <w:left w:val="none" w:sz="0" w:space="0" w:color="auto"/>
        <w:bottom w:val="none" w:sz="0" w:space="0" w:color="auto"/>
        <w:right w:val="none" w:sz="0" w:space="0" w:color="auto"/>
      </w:divBdr>
    </w:div>
    <w:div w:id="804811079">
      <w:bodyDiv w:val="1"/>
      <w:marLeft w:val="0"/>
      <w:marRight w:val="0"/>
      <w:marTop w:val="0"/>
      <w:marBottom w:val="0"/>
      <w:divBdr>
        <w:top w:val="none" w:sz="0" w:space="0" w:color="auto"/>
        <w:left w:val="none" w:sz="0" w:space="0" w:color="auto"/>
        <w:bottom w:val="none" w:sz="0" w:space="0" w:color="auto"/>
        <w:right w:val="none" w:sz="0" w:space="0" w:color="auto"/>
      </w:divBdr>
    </w:div>
    <w:div w:id="804811416">
      <w:bodyDiv w:val="1"/>
      <w:marLeft w:val="0"/>
      <w:marRight w:val="0"/>
      <w:marTop w:val="0"/>
      <w:marBottom w:val="0"/>
      <w:divBdr>
        <w:top w:val="none" w:sz="0" w:space="0" w:color="auto"/>
        <w:left w:val="none" w:sz="0" w:space="0" w:color="auto"/>
        <w:bottom w:val="none" w:sz="0" w:space="0" w:color="auto"/>
        <w:right w:val="none" w:sz="0" w:space="0" w:color="auto"/>
      </w:divBdr>
    </w:div>
    <w:div w:id="804932576">
      <w:bodyDiv w:val="1"/>
      <w:marLeft w:val="0"/>
      <w:marRight w:val="0"/>
      <w:marTop w:val="0"/>
      <w:marBottom w:val="0"/>
      <w:divBdr>
        <w:top w:val="none" w:sz="0" w:space="0" w:color="auto"/>
        <w:left w:val="none" w:sz="0" w:space="0" w:color="auto"/>
        <w:bottom w:val="none" w:sz="0" w:space="0" w:color="auto"/>
        <w:right w:val="none" w:sz="0" w:space="0" w:color="auto"/>
      </w:divBdr>
    </w:div>
    <w:div w:id="805044719">
      <w:bodyDiv w:val="1"/>
      <w:marLeft w:val="0"/>
      <w:marRight w:val="0"/>
      <w:marTop w:val="0"/>
      <w:marBottom w:val="0"/>
      <w:divBdr>
        <w:top w:val="none" w:sz="0" w:space="0" w:color="auto"/>
        <w:left w:val="none" w:sz="0" w:space="0" w:color="auto"/>
        <w:bottom w:val="none" w:sz="0" w:space="0" w:color="auto"/>
        <w:right w:val="none" w:sz="0" w:space="0" w:color="auto"/>
      </w:divBdr>
    </w:div>
    <w:div w:id="805121742">
      <w:bodyDiv w:val="1"/>
      <w:marLeft w:val="0"/>
      <w:marRight w:val="0"/>
      <w:marTop w:val="0"/>
      <w:marBottom w:val="0"/>
      <w:divBdr>
        <w:top w:val="none" w:sz="0" w:space="0" w:color="auto"/>
        <w:left w:val="none" w:sz="0" w:space="0" w:color="auto"/>
        <w:bottom w:val="none" w:sz="0" w:space="0" w:color="auto"/>
        <w:right w:val="none" w:sz="0" w:space="0" w:color="auto"/>
      </w:divBdr>
      <w:divsChild>
        <w:div w:id="72897473">
          <w:marLeft w:val="480"/>
          <w:marRight w:val="0"/>
          <w:marTop w:val="0"/>
          <w:marBottom w:val="0"/>
          <w:divBdr>
            <w:top w:val="none" w:sz="0" w:space="0" w:color="auto"/>
            <w:left w:val="none" w:sz="0" w:space="0" w:color="auto"/>
            <w:bottom w:val="none" w:sz="0" w:space="0" w:color="auto"/>
            <w:right w:val="none" w:sz="0" w:space="0" w:color="auto"/>
          </w:divBdr>
        </w:div>
        <w:div w:id="161825241">
          <w:marLeft w:val="480"/>
          <w:marRight w:val="0"/>
          <w:marTop w:val="0"/>
          <w:marBottom w:val="0"/>
          <w:divBdr>
            <w:top w:val="none" w:sz="0" w:space="0" w:color="auto"/>
            <w:left w:val="none" w:sz="0" w:space="0" w:color="auto"/>
            <w:bottom w:val="none" w:sz="0" w:space="0" w:color="auto"/>
            <w:right w:val="none" w:sz="0" w:space="0" w:color="auto"/>
          </w:divBdr>
        </w:div>
        <w:div w:id="196091930">
          <w:marLeft w:val="480"/>
          <w:marRight w:val="0"/>
          <w:marTop w:val="0"/>
          <w:marBottom w:val="0"/>
          <w:divBdr>
            <w:top w:val="none" w:sz="0" w:space="0" w:color="auto"/>
            <w:left w:val="none" w:sz="0" w:space="0" w:color="auto"/>
            <w:bottom w:val="none" w:sz="0" w:space="0" w:color="auto"/>
            <w:right w:val="none" w:sz="0" w:space="0" w:color="auto"/>
          </w:divBdr>
        </w:div>
        <w:div w:id="215631699">
          <w:marLeft w:val="480"/>
          <w:marRight w:val="0"/>
          <w:marTop w:val="0"/>
          <w:marBottom w:val="0"/>
          <w:divBdr>
            <w:top w:val="none" w:sz="0" w:space="0" w:color="auto"/>
            <w:left w:val="none" w:sz="0" w:space="0" w:color="auto"/>
            <w:bottom w:val="none" w:sz="0" w:space="0" w:color="auto"/>
            <w:right w:val="none" w:sz="0" w:space="0" w:color="auto"/>
          </w:divBdr>
        </w:div>
        <w:div w:id="257904676">
          <w:marLeft w:val="480"/>
          <w:marRight w:val="0"/>
          <w:marTop w:val="0"/>
          <w:marBottom w:val="0"/>
          <w:divBdr>
            <w:top w:val="none" w:sz="0" w:space="0" w:color="auto"/>
            <w:left w:val="none" w:sz="0" w:space="0" w:color="auto"/>
            <w:bottom w:val="none" w:sz="0" w:space="0" w:color="auto"/>
            <w:right w:val="none" w:sz="0" w:space="0" w:color="auto"/>
          </w:divBdr>
        </w:div>
        <w:div w:id="376970566">
          <w:marLeft w:val="480"/>
          <w:marRight w:val="0"/>
          <w:marTop w:val="0"/>
          <w:marBottom w:val="0"/>
          <w:divBdr>
            <w:top w:val="none" w:sz="0" w:space="0" w:color="auto"/>
            <w:left w:val="none" w:sz="0" w:space="0" w:color="auto"/>
            <w:bottom w:val="none" w:sz="0" w:space="0" w:color="auto"/>
            <w:right w:val="none" w:sz="0" w:space="0" w:color="auto"/>
          </w:divBdr>
        </w:div>
        <w:div w:id="380599467">
          <w:marLeft w:val="480"/>
          <w:marRight w:val="0"/>
          <w:marTop w:val="0"/>
          <w:marBottom w:val="0"/>
          <w:divBdr>
            <w:top w:val="none" w:sz="0" w:space="0" w:color="auto"/>
            <w:left w:val="none" w:sz="0" w:space="0" w:color="auto"/>
            <w:bottom w:val="none" w:sz="0" w:space="0" w:color="auto"/>
            <w:right w:val="none" w:sz="0" w:space="0" w:color="auto"/>
          </w:divBdr>
        </w:div>
        <w:div w:id="489491977">
          <w:marLeft w:val="480"/>
          <w:marRight w:val="0"/>
          <w:marTop w:val="0"/>
          <w:marBottom w:val="0"/>
          <w:divBdr>
            <w:top w:val="none" w:sz="0" w:space="0" w:color="auto"/>
            <w:left w:val="none" w:sz="0" w:space="0" w:color="auto"/>
            <w:bottom w:val="none" w:sz="0" w:space="0" w:color="auto"/>
            <w:right w:val="none" w:sz="0" w:space="0" w:color="auto"/>
          </w:divBdr>
        </w:div>
        <w:div w:id="560217453">
          <w:marLeft w:val="480"/>
          <w:marRight w:val="0"/>
          <w:marTop w:val="0"/>
          <w:marBottom w:val="0"/>
          <w:divBdr>
            <w:top w:val="none" w:sz="0" w:space="0" w:color="auto"/>
            <w:left w:val="none" w:sz="0" w:space="0" w:color="auto"/>
            <w:bottom w:val="none" w:sz="0" w:space="0" w:color="auto"/>
            <w:right w:val="none" w:sz="0" w:space="0" w:color="auto"/>
          </w:divBdr>
        </w:div>
        <w:div w:id="573319108">
          <w:marLeft w:val="480"/>
          <w:marRight w:val="0"/>
          <w:marTop w:val="0"/>
          <w:marBottom w:val="0"/>
          <w:divBdr>
            <w:top w:val="none" w:sz="0" w:space="0" w:color="auto"/>
            <w:left w:val="none" w:sz="0" w:space="0" w:color="auto"/>
            <w:bottom w:val="none" w:sz="0" w:space="0" w:color="auto"/>
            <w:right w:val="none" w:sz="0" w:space="0" w:color="auto"/>
          </w:divBdr>
        </w:div>
        <w:div w:id="621378295">
          <w:marLeft w:val="480"/>
          <w:marRight w:val="0"/>
          <w:marTop w:val="0"/>
          <w:marBottom w:val="0"/>
          <w:divBdr>
            <w:top w:val="none" w:sz="0" w:space="0" w:color="auto"/>
            <w:left w:val="none" w:sz="0" w:space="0" w:color="auto"/>
            <w:bottom w:val="none" w:sz="0" w:space="0" w:color="auto"/>
            <w:right w:val="none" w:sz="0" w:space="0" w:color="auto"/>
          </w:divBdr>
        </w:div>
        <w:div w:id="654382975">
          <w:marLeft w:val="480"/>
          <w:marRight w:val="0"/>
          <w:marTop w:val="0"/>
          <w:marBottom w:val="0"/>
          <w:divBdr>
            <w:top w:val="none" w:sz="0" w:space="0" w:color="auto"/>
            <w:left w:val="none" w:sz="0" w:space="0" w:color="auto"/>
            <w:bottom w:val="none" w:sz="0" w:space="0" w:color="auto"/>
            <w:right w:val="none" w:sz="0" w:space="0" w:color="auto"/>
          </w:divBdr>
        </w:div>
        <w:div w:id="688603832">
          <w:marLeft w:val="480"/>
          <w:marRight w:val="0"/>
          <w:marTop w:val="0"/>
          <w:marBottom w:val="0"/>
          <w:divBdr>
            <w:top w:val="none" w:sz="0" w:space="0" w:color="auto"/>
            <w:left w:val="none" w:sz="0" w:space="0" w:color="auto"/>
            <w:bottom w:val="none" w:sz="0" w:space="0" w:color="auto"/>
            <w:right w:val="none" w:sz="0" w:space="0" w:color="auto"/>
          </w:divBdr>
        </w:div>
        <w:div w:id="695816443">
          <w:marLeft w:val="480"/>
          <w:marRight w:val="0"/>
          <w:marTop w:val="0"/>
          <w:marBottom w:val="0"/>
          <w:divBdr>
            <w:top w:val="none" w:sz="0" w:space="0" w:color="auto"/>
            <w:left w:val="none" w:sz="0" w:space="0" w:color="auto"/>
            <w:bottom w:val="none" w:sz="0" w:space="0" w:color="auto"/>
            <w:right w:val="none" w:sz="0" w:space="0" w:color="auto"/>
          </w:divBdr>
        </w:div>
        <w:div w:id="703215685">
          <w:marLeft w:val="480"/>
          <w:marRight w:val="0"/>
          <w:marTop w:val="0"/>
          <w:marBottom w:val="0"/>
          <w:divBdr>
            <w:top w:val="none" w:sz="0" w:space="0" w:color="auto"/>
            <w:left w:val="none" w:sz="0" w:space="0" w:color="auto"/>
            <w:bottom w:val="none" w:sz="0" w:space="0" w:color="auto"/>
            <w:right w:val="none" w:sz="0" w:space="0" w:color="auto"/>
          </w:divBdr>
        </w:div>
        <w:div w:id="834224237">
          <w:marLeft w:val="480"/>
          <w:marRight w:val="0"/>
          <w:marTop w:val="0"/>
          <w:marBottom w:val="0"/>
          <w:divBdr>
            <w:top w:val="none" w:sz="0" w:space="0" w:color="auto"/>
            <w:left w:val="none" w:sz="0" w:space="0" w:color="auto"/>
            <w:bottom w:val="none" w:sz="0" w:space="0" w:color="auto"/>
            <w:right w:val="none" w:sz="0" w:space="0" w:color="auto"/>
          </w:divBdr>
        </w:div>
        <w:div w:id="840320160">
          <w:marLeft w:val="480"/>
          <w:marRight w:val="0"/>
          <w:marTop w:val="0"/>
          <w:marBottom w:val="0"/>
          <w:divBdr>
            <w:top w:val="none" w:sz="0" w:space="0" w:color="auto"/>
            <w:left w:val="none" w:sz="0" w:space="0" w:color="auto"/>
            <w:bottom w:val="none" w:sz="0" w:space="0" w:color="auto"/>
            <w:right w:val="none" w:sz="0" w:space="0" w:color="auto"/>
          </w:divBdr>
        </w:div>
        <w:div w:id="863638664">
          <w:marLeft w:val="480"/>
          <w:marRight w:val="0"/>
          <w:marTop w:val="0"/>
          <w:marBottom w:val="0"/>
          <w:divBdr>
            <w:top w:val="none" w:sz="0" w:space="0" w:color="auto"/>
            <w:left w:val="none" w:sz="0" w:space="0" w:color="auto"/>
            <w:bottom w:val="none" w:sz="0" w:space="0" w:color="auto"/>
            <w:right w:val="none" w:sz="0" w:space="0" w:color="auto"/>
          </w:divBdr>
        </w:div>
        <w:div w:id="883718272">
          <w:marLeft w:val="480"/>
          <w:marRight w:val="0"/>
          <w:marTop w:val="0"/>
          <w:marBottom w:val="0"/>
          <w:divBdr>
            <w:top w:val="none" w:sz="0" w:space="0" w:color="auto"/>
            <w:left w:val="none" w:sz="0" w:space="0" w:color="auto"/>
            <w:bottom w:val="none" w:sz="0" w:space="0" w:color="auto"/>
            <w:right w:val="none" w:sz="0" w:space="0" w:color="auto"/>
          </w:divBdr>
        </w:div>
      </w:divsChild>
    </w:div>
    <w:div w:id="805122161">
      <w:bodyDiv w:val="1"/>
      <w:marLeft w:val="0"/>
      <w:marRight w:val="0"/>
      <w:marTop w:val="0"/>
      <w:marBottom w:val="0"/>
      <w:divBdr>
        <w:top w:val="none" w:sz="0" w:space="0" w:color="auto"/>
        <w:left w:val="none" w:sz="0" w:space="0" w:color="auto"/>
        <w:bottom w:val="none" w:sz="0" w:space="0" w:color="auto"/>
        <w:right w:val="none" w:sz="0" w:space="0" w:color="auto"/>
      </w:divBdr>
    </w:div>
    <w:div w:id="805196031">
      <w:bodyDiv w:val="1"/>
      <w:marLeft w:val="0"/>
      <w:marRight w:val="0"/>
      <w:marTop w:val="0"/>
      <w:marBottom w:val="0"/>
      <w:divBdr>
        <w:top w:val="none" w:sz="0" w:space="0" w:color="auto"/>
        <w:left w:val="none" w:sz="0" w:space="0" w:color="auto"/>
        <w:bottom w:val="none" w:sz="0" w:space="0" w:color="auto"/>
        <w:right w:val="none" w:sz="0" w:space="0" w:color="auto"/>
      </w:divBdr>
    </w:div>
    <w:div w:id="805270477">
      <w:bodyDiv w:val="1"/>
      <w:marLeft w:val="0"/>
      <w:marRight w:val="0"/>
      <w:marTop w:val="0"/>
      <w:marBottom w:val="0"/>
      <w:divBdr>
        <w:top w:val="none" w:sz="0" w:space="0" w:color="auto"/>
        <w:left w:val="none" w:sz="0" w:space="0" w:color="auto"/>
        <w:bottom w:val="none" w:sz="0" w:space="0" w:color="auto"/>
        <w:right w:val="none" w:sz="0" w:space="0" w:color="auto"/>
      </w:divBdr>
    </w:div>
    <w:div w:id="805316482">
      <w:bodyDiv w:val="1"/>
      <w:marLeft w:val="0"/>
      <w:marRight w:val="0"/>
      <w:marTop w:val="0"/>
      <w:marBottom w:val="0"/>
      <w:divBdr>
        <w:top w:val="none" w:sz="0" w:space="0" w:color="auto"/>
        <w:left w:val="none" w:sz="0" w:space="0" w:color="auto"/>
        <w:bottom w:val="none" w:sz="0" w:space="0" w:color="auto"/>
        <w:right w:val="none" w:sz="0" w:space="0" w:color="auto"/>
      </w:divBdr>
    </w:div>
    <w:div w:id="805466638">
      <w:bodyDiv w:val="1"/>
      <w:marLeft w:val="0"/>
      <w:marRight w:val="0"/>
      <w:marTop w:val="0"/>
      <w:marBottom w:val="0"/>
      <w:divBdr>
        <w:top w:val="none" w:sz="0" w:space="0" w:color="auto"/>
        <w:left w:val="none" w:sz="0" w:space="0" w:color="auto"/>
        <w:bottom w:val="none" w:sz="0" w:space="0" w:color="auto"/>
        <w:right w:val="none" w:sz="0" w:space="0" w:color="auto"/>
      </w:divBdr>
      <w:divsChild>
        <w:div w:id="36320572">
          <w:marLeft w:val="480"/>
          <w:marRight w:val="0"/>
          <w:marTop w:val="0"/>
          <w:marBottom w:val="0"/>
          <w:divBdr>
            <w:top w:val="none" w:sz="0" w:space="0" w:color="auto"/>
            <w:left w:val="none" w:sz="0" w:space="0" w:color="auto"/>
            <w:bottom w:val="none" w:sz="0" w:space="0" w:color="auto"/>
            <w:right w:val="none" w:sz="0" w:space="0" w:color="auto"/>
          </w:divBdr>
        </w:div>
        <w:div w:id="47075676">
          <w:marLeft w:val="480"/>
          <w:marRight w:val="0"/>
          <w:marTop w:val="0"/>
          <w:marBottom w:val="0"/>
          <w:divBdr>
            <w:top w:val="none" w:sz="0" w:space="0" w:color="auto"/>
            <w:left w:val="none" w:sz="0" w:space="0" w:color="auto"/>
            <w:bottom w:val="none" w:sz="0" w:space="0" w:color="auto"/>
            <w:right w:val="none" w:sz="0" w:space="0" w:color="auto"/>
          </w:divBdr>
        </w:div>
        <w:div w:id="54664212">
          <w:marLeft w:val="480"/>
          <w:marRight w:val="0"/>
          <w:marTop w:val="0"/>
          <w:marBottom w:val="0"/>
          <w:divBdr>
            <w:top w:val="none" w:sz="0" w:space="0" w:color="auto"/>
            <w:left w:val="none" w:sz="0" w:space="0" w:color="auto"/>
            <w:bottom w:val="none" w:sz="0" w:space="0" w:color="auto"/>
            <w:right w:val="none" w:sz="0" w:space="0" w:color="auto"/>
          </w:divBdr>
        </w:div>
        <w:div w:id="67314536">
          <w:marLeft w:val="480"/>
          <w:marRight w:val="0"/>
          <w:marTop w:val="0"/>
          <w:marBottom w:val="0"/>
          <w:divBdr>
            <w:top w:val="none" w:sz="0" w:space="0" w:color="auto"/>
            <w:left w:val="none" w:sz="0" w:space="0" w:color="auto"/>
            <w:bottom w:val="none" w:sz="0" w:space="0" w:color="auto"/>
            <w:right w:val="none" w:sz="0" w:space="0" w:color="auto"/>
          </w:divBdr>
        </w:div>
        <w:div w:id="78719420">
          <w:marLeft w:val="480"/>
          <w:marRight w:val="0"/>
          <w:marTop w:val="0"/>
          <w:marBottom w:val="0"/>
          <w:divBdr>
            <w:top w:val="none" w:sz="0" w:space="0" w:color="auto"/>
            <w:left w:val="none" w:sz="0" w:space="0" w:color="auto"/>
            <w:bottom w:val="none" w:sz="0" w:space="0" w:color="auto"/>
            <w:right w:val="none" w:sz="0" w:space="0" w:color="auto"/>
          </w:divBdr>
        </w:div>
        <w:div w:id="131219032">
          <w:marLeft w:val="480"/>
          <w:marRight w:val="0"/>
          <w:marTop w:val="0"/>
          <w:marBottom w:val="0"/>
          <w:divBdr>
            <w:top w:val="none" w:sz="0" w:space="0" w:color="auto"/>
            <w:left w:val="none" w:sz="0" w:space="0" w:color="auto"/>
            <w:bottom w:val="none" w:sz="0" w:space="0" w:color="auto"/>
            <w:right w:val="none" w:sz="0" w:space="0" w:color="auto"/>
          </w:divBdr>
        </w:div>
        <w:div w:id="150341259">
          <w:marLeft w:val="480"/>
          <w:marRight w:val="0"/>
          <w:marTop w:val="0"/>
          <w:marBottom w:val="0"/>
          <w:divBdr>
            <w:top w:val="none" w:sz="0" w:space="0" w:color="auto"/>
            <w:left w:val="none" w:sz="0" w:space="0" w:color="auto"/>
            <w:bottom w:val="none" w:sz="0" w:space="0" w:color="auto"/>
            <w:right w:val="none" w:sz="0" w:space="0" w:color="auto"/>
          </w:divBdr>
        </w:div>
        <w:div w:id="183371354">
          <w:marLeft w:val="480"/>
          <w:marRight w:val="0"/>
          <w:marTop w:val="0"/>
          <w:marBottom w:val="0"/>
          <w:divBdr>
            <w:top w:val="none" w:sz="0" w:space="0" w:color="auto"/>
            <w:left w:val="none" w:sz="0" w:space="0" w:color="auto"/>
            <w:bottom w:val="none" w:sz="0" w:space="0" w:color="auto"/>
            <w:right w:val="none" w:sz="0" w:space="0" w:color="auto"/>
          </w:divBdr>
        </w:div>
        <w:div w:id="238099809">
          <w:marLeft w:val="480"/>
          <w:marRight w:val="0"/>
          <w:marTop w:val="0"/>
          <w:marBottom w:val="0"/>
          <w:divBdr>
            <w:top w:val="none" w:sz="0" w:space="0" w:color="auto"/>
            <w:left w:val="none" w:sz="0" w:space="0" w:color="auto"/>
            <w:bottom w:val="none" w:sz="0" w:space="0" w:color="auto"/>
            <w:right w:val="none" w:sz="0" w:space="0" w:color="auto"/>
          </w:divBdr>
        </w:div>
        <w:div w:id="248581091">
          <w:marLeft w:val="480"/>
          <w:marRight w:val="0"/>
          <w:marTop w:val="0"/>
          <w:marBottom w:val="0"/>
          <w:divBdr>
            <w:top w:val="none" w:sz="0" w:space="0" w:color="auto"/>
            <w:left w:val="none" w:sz="0" w:space="0" w:color="auto"/>
            <w:bottom w:val="none" w:sz="0" w:space="0" w:color="auto"/>
            <w:right w:val="none" w:sz="0" w:space="0" w:color="auto"/>
          </w:divBdr>
        </w:div>
        <w:div w:id="270748707">
          <w:marLeft w:val="480"/>
          <w:marRight w:val="0"/>
          <w:marTop w:val="0"/>
          <w:marBottom w:val="0"/>
          <w:divBdr>
            <w:top w:val="none" w:sz="0" w:space="0" w:color="auto"/>
            <w:left w:val="none" w:sz="0" w:space="0" w:color="auto"/>
            <w:bottom w:val="none" w:sz="0" w:space="0" w:color="auto"/>
            <w:right w:val="none" w:sz="0" w:space="0" w:color="auto"/>
          </w:divBdr>
        </w:div>
        <w:div w:id="296767542">
          <w:marLeft w:val="480"/>
          <w:marRight w:val="0"/>
          <w:marTop w:val="0"/>
          <w:marBottom w:val="0"/>
          <w:divBdr>
            <w:top w:val="none" w:sz="0" w:space="0" w:color="auto"/>
            <w:left w:val="none" w:sz="0" w:space="0" w:color="auto"/>
            <w:bottom w:val="none" w:sz="0" w:space="0" w:color="auto"/>
            <w:right w:val="none" w:sz="0" w:space="0" w:color="auto"/>
          </w:divBdr>
        </w:div>
        <w:div w:id="313484514">
          <w:marLeft w:val="480"/>
          <w:marRight w:val="0"/>
          <w:marTop w:val="0"/>
          <w:marBottom w:val="0"/>
          <w:divBdr>
            <w:top w:val="none" w:sz="0" w:space="0" w:color="auto"/>
            <w:left w:val="none" w:sz="0" w:space="0" w:color="auto"/>
            <w:bottom w:val="none" w:sz="0" w:space="0" w:color="auto"/>
            <w:right w:val="none" w:sz="0" w:space="0" w:color="auto"/>
          </w:divBdr>
        </w:div>
        <w:div w:id="328563978">
          <w:marLeft w:val="480"/>
          <w:marRight w:val="0"/>
          <w:marTop w:val="0"/>
          <w:marBottom w:val="0"/>
          <w:divBdr>
            <w:top w:val="none" w:sz="0" w:space="0" w:color="auto"/>
            <w:left w:val="none" w:sz="0" w:space="0" w:color="auto"/>
            <w:bottom w:val="none" w:sz="0" w:space="0" w:color="auto"/>
            <w:right w:val="none" w:sz="0" w:space="0" w:color="auto"/>
          </w:divBdr>
        </w:div>
        <w:div w:id="344595910">
          <w:marLeft w:val="480"/>
          <w:marRight w:val="0"/>
          <w:marTop w:val="0"/>
          <w:marBottom w:val="0"/>
          <w:divBdr>
            <w:top w:val="none" w:sz="0" w:space="0" w:color="auto"/>
            <w:left w:val="none" w:sz="0" w:space="0" w:color="auto"/>
            <w:bottom w:val="none" w:sz="0" w:space="0" w:color="auto"/>
            <w:right w:val="none" w:sz="0" w:space="0" w:color="auto"/>
          </w:divBdr>
        </w:div>
        <w:div w:id="441191193">
          <w:marLeft w:val="480"/>
          <w:marRight w:val="0"/>
          <w:marTop w:val="0"/>
          <w:marBottom w:val="0"/>
          <w:divBdr>
            <w:top w:val="none" w:sz="0" w:space="0" w:color="auto"/>
            <w:left w:val="none" w:sz="0" w:space="0" w:color="auto"/>
            <w:bottom w:val="none" w:sz="0" w:space="0" w:color="auto"/>
            <w:right w:val="none" w:sz="0" w:space="0" w:color="auto"/>
          </w:divBdr>
        </w:div>
        <w:div w:id="534075022">
          <w:marLeft w:val="480"/>
          <w:marRight w:val="0"/>
          <w:marTop w:val="0"/>
          <w:marBottom w:val="0"/>
          <w:divBdr>
            <w:top w:val="none" w:sz="0" w:space="0" w:color="auto"/>
            <w:left w:val="none" w:sz="0" w:space="0" w:color="auto"/>
            <w:bottom w:val="none" w:sz="0" w:space="0" w:color="auto"/>
            <w:right w:val="none" w:sz="0" w:space="0" w:color="auto"/>
          </w:divBdr>
        </w:div>
        <w:div w:id="535891188">
          <w:marLeft w:val="480"/>
          <w:marRight w:val="0"/>
          <w:marTop w:val="0"/>
          <w:marBottom w:val="0"/>
          <w:divBdr>
            <w:top w:val="none" w:sz="0" w:space="0" w:color="auto"/>
            <w:left w:val="none" w:sz="0" w:space="0" w:color="auto"/>
            <w:bottom w:val="none" w:sz="0" w:space="0" w:color="auto"/>
            <w:right w:val="none" w:sz="0" w:space="0" w:color="auto"/>
          </w:divBdr>
        </w:div>
        <w:div w:id="547574337">
          <w:marLeft w:val="480"/>
          <w:marRight w:val="0"/>
          <w:marTop w:val="0"/>
          <w:marBottom w:val="0"/>
          <w:divBdr>
            <w:top w:val="none" w:sz="0" w:space="0" w:color="auto"/>
            <w:left w:val="none" w:sz="0" w:space="0" w:color="auto"/>
            <w:bottom w:val="none" w:sz="0" w:space="0" w:color="auto"/>
            <w:right w:val="none" w:sz="0" w:space="0" w:color="auto"/>
          </w:divBdr>
        </w:div>
        <w:div w:id="549994318">
          <w:marLeft w:val="480"/>
          <w:marRight w:val="0"/>
          <w:marTop w:val="0"/>
          <w:marBottom w:val="0"/>
          <w:divBdr>
            <w:top w:val="none" w:sz="0" w:space="0" w:color="auto"/>
            <w:left w:val="none" w:sz="0" w:space="0" w:color="auto"/>
            <w:bottom w:val="none" w:sz="0" w:space="0" w:color="auto"/>
            <w:right w:val="none" w:sz="0" w:space="0" w:color="auto"/>
          </w:divBdr>
        </w:div>
        <w:div w:id="645664709">
          <w:marLeft w:val="480"/>
          <w:marRight w:val="0"/>
          <w:marTop w:val="0"/>
          <w:marBottom w:val="0"/>
          <w:divBdr>
            <w:top w:val="none" w:sz="0" w:space="0" w:color="auto"/>
            <w:left w:val="none" w:sz="0" w:space="0" w:color="auto"/>
            <w:bottom w:val="none" w:sz="0" w:space="0" w:color="auto"/>
            <w:right w:val="none" w:sz="0" w:space="0" w:color="auto"/>
          </w:divBdr>
        </w:div>
        <w:div w:id="661156638">
          <w:marLeft w:val="480"/>
          <w:marRight w:val="0"/>
          <w:marTop w:val="0"/>
          <w:marBottom w:val="0"/>
          <w:divBdr>
            <w:top w:val="none" w:sz="0" w:space="0" w:color="auto"/>
            <w:left w:val="none" w:sz="0" w:space="0" w:color="auto"/>
            <w:bottom w:val="none" w:sz="0" w:space="0" w:color="auto"/>
            <w:right w:val="none" w:sz="0" w:space="0" w:color="auto"/>
          </w:divBdr>
        </w:div>
        <w:div w:id="776367564">
          <w:marLeft w:val="480"/>
          <w:marRight w:val="0"/>
          <w:marTop w:val="0"/>
          <w:marBottom w:val="0"/>
          <w:divBdr>
            <w:top w:val="none" w:sz="0" w:space="0" w:color="auto"/>
            <w:left w:val="none" w:sz="0" w:space="0" w:color="auto"/>
            <w:bottom w:val="none" w:sz="0" w:space="0" w:color="auto"/>
            <w:right w:val="none" w:sz="0" w:space="0" w:color="auto"/>
          </w:divBdr>
        </w:div>
        <w:div w:id="779691659">
          <w:marLeft w:val="480"/>
          <w:marRight w:val="0"/>
          <w:marTop w:val="0"/>
          <w:marBottom w:val="0"/>
          <w:divBdr>
            <w:top w:val="none" w:sz="0" w:space="0" w:color="auto"/>
            <w:left w:val="none" w:sz="0" w:space="0" w:color="auto"/>
            <w:bottom w:val="none" w:sz="0" w:space="0" w:color="auto"/>
            <w:right w:val="none" w:sz="0" w:space="0" w:color="auto"/>
          </w:divBdr>
        </w:div>
        <w:div w:id="797140016">
          <w:marLeft w:val="480"/>
          <w:marRight w:val="0"/>
          <w:marTop w:val="0"/>
          <w:marBottom w:val="0"/>
          <w:divBdr>
            <w:top w:val="none" w:sz="0" w:space="0" w:color="auto"/>
            <w:left w:val="none" w:sz="0" w:space="0" w:color="auto"/>
            <w:bottom w:val="none" w:sz="0" w:space="0" w:color="auto"/>
            <w:right w:val="none" w:sz="0" w:space="0" w:color="auto"/>
          </w:divBdr>
        </w:div>
        <w:div w:id="843478165">
          <w:marLeft w:val="480"/>
          <w:marRight w:val="0"/>
          <w:marTop w:val="0"/>
          <w:marBottom w:val="0"/>
          <w:divBdr>
            <w:top w:val="none" w:sz="0" w:space="0" w:color="auto"/>
            <w:left w:val="none" w:sz="0" w:space="0" w:color="auto"/>
            <w:bottom w:val="none" w:sz="0" w:space="0" w:color="auto"/>
            <w:right w:val="none" w:sz="0" w:space="0" w:color="auto"/>
          </w:divBdr>
        </w:div>
        <w:div w:id="897320313">
          <w:marLeft w:val="480"/>
          <w:marRight w:val="0"/>
          <w:marTop w:val="0"/>
          <w:marBottom w:val="0"/>
          <w:divBdr>
            <w:top w:val="none" w:sz="0" w:space="0" w:color="auto"/>
            <w:left w:val="none" w:sz="0" w:space="0" w:color="auto"/>
            <w:bottom w:val="none" w:sz="0" w:space="0" w:color="auto"/>
            <w:right w:val="none" w:sz="0" w:space="0" w:color="auto"/>
          </w:divBdr>
        </w:div>
        <w:div w:id="900018075">
          <w:marLeft w:val="480"/>
          <w:marRight w:val="0"/>
          <w:marTop w:val="0"/>
          <w:marBottom w:val="0"/>
          <w:divBdr>
            <w:top w:val="none" w:sz="0" w:space="0" w:color="auto"/>
            <w:left w:val="none" w:sz="0" w:space="0" w:color="auto"/>
            <w:bottom w:val="none" w:sz="0" w:space="0" w:color="auto"/>
            <w:right w:val="none" w:sz="0" w:space="0" w:color="auto"/>
          </w:divBdr>
        </w:div>
      </w:divsChild>
    </w:div>
    <w:div w:id="805510192">
      <w:bodyDiv w:val="1"/>
      <w:marLeft w:val="0"/>
      <w:marRight w:val="0"/>
      <w:marTop w:val="0"/>
      <w:marBottom w:val="0"/>
      <w:divBdr>
        <w:top w:val="none" w:sz="0" w:space="0" w:color="auto"/>
        <w:left w:val="none" w:sz="0" w:space="0" w:color="auto"/>
        <w:bottom w:val="none" w:sz="0" w:space="0" w:color="auto"/>
        <w:right w:val="none" w:sz="0" w:space="0" w:color="auto"/>
      </w:divBdr>
    </w:div>
    <w:div w:id="805856061">
      <w:bodyDiv w:val="1"/>
      <w:marLeft w:val="0"/>
      <w:marRight w:val="0"/>
      <w:marTop w:val="0"/>
      <w:marBottom w:val="0"/>
      <w:divBdr>
        <w:top w:val="none" w:sz="0" w:space="0" w:color="auto"/>
        <w:left w:val="none" w:sz="0" w:space="0" w:color="auto"/>
        <w:bottom w:val="none" w:sz="0" w:space="0" w:color="auto"/>
        <w:right w:val="none" w:sz="0" w:space="0" w:color="auto"/>
      </w:divBdr>
    </w:div>
    <w:div w:id="805896631">
      <w:bodyDiv w:val="1"/>
      <w:marLeft w:val="0"/>
      <w:marRight w:val="0"/>
      <w:marTop w:val="0"/>
      <w:marBottom w:val="0"/>
      <w:divBdr>
        <w:top w:val="none" w:sz="0" w:space="0" w:color="auto"/>
        <w:left w:val="none" w:sz="0" w:space="0" w:color="auto"/>
        <w:bottom w:val="none" w:sz="0" w:space="0" w:color="auto"/>
        <w:right w:val="none" w:sz="0" w:space="0" w:color="auto"/>
      </w:divBdr>
    </w:div>
    <w:div w:id="805926623">
      <w:bodyDiv w:val="1"/>
      <w:marLeft w:val="0"/>
      <w:marRight w:val="0"/>
      <w:marTop w:val="0"/>
      <w:marBottom w:val="0"/>
      <w:divBdr>
        <w:top w:val="none" w:sz="0" w:space="0" w:color="auto"/>
        <w:left w:val="none" w:sz="0" w:space="0" w:color="auto"/>
        <w:bottom w:val="none" w:sz="0" w:space="0" w:color="auto"/>
        <w:right w:val="none" w:sz="0" w:space="0" w:color="auto"/>
      </w:divBdr>
    </w:div>
    <w:div w:id="805976667">
      <w:bodyDiv w:val="1"/>
      <w:marLeft w:val="0"/>
      <w:marRight w:val="0"/>
      <w:marTop w:val="0"/>
      <w:marBottom w:val="0"/>
      <w:divBdr>
        <w:top w:val="none" w:sz="0" w:space="0" w:color="auto"/>
        <w:left w:val="none" w:sz="0" w:space="0" w:color="auto"/>
        <w:bottom w:val="none" w:sz="0" w:space="0" w:color="auto"/>
        <w:right w:val="none" w:sz="0" w:space="0" w:color="auto"/>
      </w:divBdr>
    </w:div>
    <w:div w:id="805977748">
      <w:bodyDiv w:val="1"/>
      <w:marLeft w:val="0"/>
      <w:marRight w:val="0"/>
      <w:marTop w:val="0"/>
      <w:marBottom w:val="0"/>
      <w:divBdr>
        <w:top w:val="none" w:sz="0" w:space="0" w:color="auto"/>
        <w:left w:val="none" w:sz="0" w:space="0" w:color="auto"/>
        <w:bottom w:val="none" w:sz="0" w:space="0" w:color="auto"/>
        <w:right w:val="none" w:sz="0" w:space="0" w:color="auto"/>
      </w:divBdr>
    </w:div>
    <w:div w:id="806050381">
      <w:bodyDiv w:val="1"/>
      <w:marLeft w:val="0"/>
      <w:marRight w:val="0"/>
      <w:marTop w:val="0"/>
      <w:marBottom w:val="0"/>
      <w:divBdr>
        <w:top w:val="none" w:sz="0" w:space="0" w:color="auto"/>
        <w:left w:val="none" w:sz="0" w:space="0" w:color="auto"/>
        <w:bottom w:val="none" w:sz="0" w:space="0" w:color="auto"/>
        <w:right w:val="none" w:sz="0" w:space="0" w:color="auto"/>
      </w:divBdr>
    </w:div>
    <w:div w:id="806094532">
      <w:bodyDiv w:val="1"/>
      <w:marLeft w:val="0"/>
      <w:marRight w:val="0"/>
      <w:marTop w:val="0"/>
      <w:marBottom w:val="0"/>
      <w:divBdr>
        <w:top w:val="none" w:sz="0" w:space="0" w:color="auto"/>
        <w:left w:val="none" w:sz="0" w:space="0" w:color="auto"/>
        <w:bottom w:val="none" w:sz="0" w:space="0" w:color="auto"/>
        <w:right w:val="none" w:sz="0" w:space="0" w:color="auto"/>
      </w:divBdr>
    </w:div>
    <w:div w:id="806165676">
      <w:bodyDiv w:val="1"/>
      <w:marLeft w:val="0"/>
      <w:marRight w:val="0"/>
      <w:marTop w:val="0"/>
      <w:marBottom w:val="0"/>
      <w:divBdr>
        <w:top w:val="none" w:sz="0" w:space="0" w:color="auto"/>
        <w:left w:val="none" w:sz="0" w:space="0" w:color="auto"/>
        <w:bottom w:val="none" w:sz="0" w:space="0" w:color="auto"/>
        <w:right w:val="none" w:sz="0" w:space="0" w:color="auto"/>
      </w:divBdr>
    </w:div>
    <w:div w:id="806169250">
      <w:bodyDiv w:val="1"/>
      <w:marLeft w:val="0"/>
      <w:marRight w:val="0"/>
      <w:marTop w:val="0"/>
      <w:marBottom w:val="0"/>
      <w:divBdr>
        <w:top w:val="none" w:sz="0" w:space="0" w:color="auto"/>
        <w:left w:val="none" w:sz="0" w:space="0" w:color="auto"/>
        <w:bottom w:val="none" w:sz="0" w:space="0" w:color="auto"/>
        <w:right w:val="none" w:sz="0" w:space="0" w:color="auto"/>
      </w:divBdr>
    </w:div>
    <w:div w:id="806246360">
      <w:bodyDiv w:val="1"/>
      <w:marLeft w:val="0"/>
      <w:marRight w:val="0"/>
      <w:marTop w:val="0"/>
      <w:marBottom w:val="0"/>
      <w:divBdr>
        <w:top w:val="none" w:sz="0" w:space="0" w:color="auto"/>
        <w:left w:val="none" w:sz="0" w:space="0" w:color="auto"/>
        <w:bottom w:val="none" w:sz="0" w:space="0" w:color="auto"/>
        <w:right w:val="none" w:sz="0" w:space="0" w:color="auto"/>
      </w:divBdr>
    </w:div>
    <w:div w:id="806514628">
      <w:bodyDiv w:val="1"/>
      <w:marLeft w:val="0"/>
      <w:marRight w:val="0"/>
      <w:marTop w:val="0"/>
      <w:marBottom w:val="0"/>
      <w:divBdr>
        <w:top w:val="none" w:sz="0" w:space="0" w:color="auto"/>
        <w:left w:val="none" w:sz="0" w:space="0" w:color="auto"/>
        <w:bottom w:val="none" w:sz="0" w:space="0" w:color="auto"/>
        <w:right w:val="none" w:sz="0" w:space="0" w:color="auto"/>
      </w:divBdr>
    </w:div>
    <w:div w:id="806552822">
      <w:bodyDiv w:val="1"/>
      <w:marLeft w:val="0"/>
      <w:marRight w:val="0"/>
      <w:marTop w:val="0"/>
      <w:marBottom w:val="0"/>
      <w:divBdr>
        <w:top w:val="none" w:sz="0" w:space="0" w:color="auto"/>
        <w:left w:val="none" w:sz="0" w:space="0" w:color="auto"/>
        <w:bottom w:val="none" w:sz="0" w:space="0" w:color="auto"/>
        <w:right w:val="none" w:sz="0" w:space="0" w:color="auto"/>
      </w:divBdr>
    </w:div>
    <w:div w:id="806554432">
      <w:bodyDiv w:val="1"/>
      <w:marLeft w:val="0"/>
      <w:marRight w:val="0"/>
      <w:marTop w:val="0"/>
      <w:marBottom w:val="0"/>
      <w:divBdr>
        <w:top w:val="none" w:sz="0" w:space="0" w:color="auto"/>
        <w:left w:val="none" w:sz="0" w:space="0" w:color="auto"/>
        <w:bottom w:val="none" w:sz="0" w:space="0" w:color="auto"/>
        <w:right w:val="none" w:sz="0" w:space="0" w:color="auto"/>
      </w:divBdr>
    </w:div>
    <w:div w:id="806630257">
      <w:bodyDiv w:val="1"/>
      <w:marLeft w:val="0"/>
      <w:marRight w:val="0"/>
      <w:marTop w:val="0"/>
      <w:marBottom w:val="0"/>
      <w:divBdr>
        <w:top w:val="none" w:sz="0" w:space="0" w:color="auto"/>
        <w:left w:val="none" w:sz="0" w:space="0" w:color="auto"/>
        <w:bottom w:val="none" w:sz="0" w:space="0" w:color="auto"/>
        <w:right w:val="none" w:sz="0" w:space="0" w:color="auto"/>
      </w:divBdr>
    </w:div>
    <w:div w:id="806702874">
      <w:bodyDiv w:val="1"/>
      <w:marLeft w:val="0"/>
      <w:marRight w:val="0"/>
      <w:marTop w:val="0"/>
      <w:marBottom w:val="0"/>
      <w:divBdr>
        <w:top w:val="none" w:sz="0" w:space="0" w:color="auto"/>
        <w:left w:val="none" w:sz="0" w:space="0" w:color="auto"/>
        <w:bottom w:val="none" w:sz="0" w:space="0" w:color="auto"/>
        <w:right w:val="none" w:sz="0" w:space="0" w:color="auto"/>
      </w:divBdr>
      <w:divsChild>
        <w:div w:id="10882929">
          <w:marLeft w:val="480"/>
          <w:marRight w:val="0"/>
          <w:marTop w:val="0"/>
          <w:marBottom w:val="0"/>
          <w:divBdr>
            <w:top w:val="none" w:sz="0" w:space="0" w:color="auto"/>
            <w:left w:val="none" w:sz="0" w:space="0" w:color="auto"/>
            <w:bottom w:val="none" w:sz="0" w:space="0" w:color="auto"/>
            <w:right w:val="none" w:sz="0" w:space="0" w:color="auto"/>
          </w:divBdr>
        </w:div>
        <w:div w:id="32578796">
          <w:marLeft w:val="480"/>
          <w:marRight w:val="0"/>
          <w:marTop w:val="0"/>
          <w:marBottom w:val="0"/>
          <w:divBdr>
            <w:top w:val="none" w:sz="0" w:space="0" w:color="auto"/>
            <w:left w:val="none" w:sz="0" w:space="0" w:color="auto"/>
            <w:bottom w:val="none" w:sz="0" w:space="0" w:color="auto"/>
            <w:right w:val="none" w:sz="0" w:space="0" w:color="auto"/>
          </w:divBdr>
        </w:div>
        <w:div w:id="57634467">
          <w:marLeft w:val="480"/>
          <w:marRight w:val="0"/>
          <w:marTop w:val="0"/>
          <w:marBottom w:val="0"/>
          <w:divBdr>
            <w:top w:val="none" w:sz="0" w:space="0" w:color="auto"/>
            <w:left w:val="none" w:sz="0" w:space="0" w:color="auto"/>
            <w:bottom w:val="none" w:sz="0" w:space="0" w:color="auto"/>
            <w:right w:val="none" w:sz="0" w:space="0" w:color="auto"/>
          </w:divBdr>
        </w:div>
        <w:div w:id="84427543">
          <w:marLeft w:val="480"/>
          <w:marRight w:val="0"/>
          <w:marTop w:val="0"/>
          <w:marBottom w:val="0"/>
          <w:divBdr>
            <w:top w:val="none" w:sz="0" w:space="0" w:color="auto"/>
            <w:left w:val="none" w:sz="0" w:space="0" w:color="auto"/>
            <w:bottom w:val="none" w:sz="0" w:space="0" w:color="auto"/>
            <w:right w:val="none" w:sz="0" w:space="0" w:color="auto"/>
          </w:divBdr>
        </w:div>
        <w:div w:id="133643154">
          <w:marLeft w:val="480"/>
          <w:marRight w:val="0"/>
          <w:marTop w:val="0"/>
          <w:marBottom w:val="0"/>
          <w:divBdr>
            <w:top w:val="none" w:sz="0" w:space="0" w:color="auto"/>
            <w:left w:val="none" w:sz="0" w:space="0" w:color="auto"/>
            <w:bottom w:val="none" w:sz="0" w:space="0" w:color="auto"/>
            <w:right w:val="none" w:sz="0" w:space="0" w:color="auto"/>
          </w:divBdr>
        </w:div>
        <w:div w:id="331184937">
          <w:marLeft w:val="480"/>
          <w:marRight w:val="0"/>
          <w:marTop w:val="0"/>
          <w:marBottom w:val="0"/>
          <w:divBdr>
            <w:top w:val="none" w:sz="0" w:space="0" w:color="auto"/>
            <w:left w:val="none" w:sz="0" w:space="0" w:color="auto"/>
            <w:bottom w:val="none" w:sz="0" w:space="0" w:color="auto"/>
            <w:right w:val="none" w:sz="0" w:space="0" w:color="auto"/>
          </w:divBdr>
        </w:div>
        <w:div w:id="357659236">
          <w:marLeft w:val="480"/>
          <w:marRight w:val="0"/>
          <w:marTop w:val="0"/>
          <w:marBottom w:val="0"/>
          <w:divBdr>
            <w:top w:val="none" w:sz="0" w:space="0" w:color="auto"/>
            <w:left w:val="none" w:sz="0" w:space="0" w:color="auto"/>
            <w:bottom w:val="none" w:sz="0" w:space="0" w:color="auto"/>
            <w:right w:val="none" w:sz="0" w:space="0" w:color="auto"/>
          </w:divBdr>
        </w:div>
        <w:div w:id="478377564">
          <w:marLeft w:val="480"/>
          <w:marRight w:val="0"/>
          <w:marTop w:val="0"/>
          <w:marBottom w:val="0"/>
          <w:divBdr>
            <w:top w:val="none" w:sz="0" w:space="0" w:color="auto"/>
            <w:left w:val="none" w:sz="0" w:space="0" w:color="auto"/>
            <w:bottom w:val="none" w:sz="0" w:space="0" w:color="auto"/>
            <w:right w:val="none" w:sz="0" w:space="0" w:color="auto"/>
          </w:divBdr>
        </w:div>
        <w:div w:id="479075824">
          <w:marLeft w:val="480"/>
          <w:marRight w:val="0"/>
          <w:marTop w:val="0"/>
          <w:marBottom w:val="0"/>
          <w:divBdr>
            <w:top w:val="none" w:sz="0" w:space="0" w:color="auto"/>
            <w:left w:val="none" w:sz="0" w:space="0" w:color="auto"/>
            <w:bottom w:val="none" w:sz="0" w:space="0" w:color="auto"/>
            <w:right w:val="none" w:sz="0" w:space="0" w:color="auto"/>
          </w:divBdr>
        </w:div>
        <w:div w:id="483425992">
          <w:marLeft w:val="480"/>
          <w:marRight w:val="0"/>
          <w:marTop w:val="0"/>
          <w:marBottom w:val="0"/>
          <w:divBdr>
            <w:top w:val="none" w:sz="0" w:space="0" w:color="auto"/>
            <w:left w:val="none" w:sz="0" w:space="0" w:color="auto"/>
            <w:bottom w:val="none" w:sz="0" w:space="0" w:color="auto"/>
            <w:right w:val="none" w:sz="0" w:space="0" w:color="auto"/>
          </w:divBdr>
        </w:div>
        <w:div w:id="514416084">
          <w:marLeft w:val="480"/>
          <w:marRight w:val="0"/>
          <w:marTop w:val="0"/>
          <w:marBottom w:val="0"/>
          <w:divBdr>
            <w:top w:val="none" w:sz="0" w:space="0" w:color="auto"/>
            <w:left w:val="none" w:sz="0" w:space="0" w:color="auto"/>
            <w:bottom w:val="none" w:sz="0" w:space="0" w:color="auto"/>
            <w:right w:val="none" w:sz="0" w:space="0" w:color="auto"/>
          </w:divBdr>
        </w:div>
        <w:div w:id="526137590">
          <w:marLeft w:val="480"/>
          <w:marRight w:val="0"/>
          <w:marTop w:val="0"/>
          <w:marBottom w:val="0"/>
          <w:divBdr>
            <w:top w:val="none" w:sz="0" w:space="0" w:color="auto"/>
            <w:left w:val="none" w:sz="0" w:space="0" w:color="auto"/>
            <w:bottom w:val="none" w:sz="0" w:space="0" w:color="auto"/>
            <w:right w:val="none" w:sz="0" w:space="0" w:color="auto"/>
          </w:divBdr>
        </w:div>
        <w:div w:id="541670869">
          <w:marLeft w:val="480"/>
          <w:marRight w:val="0"/>
          <w:marTop w:val="0"/>
          <w:marBottom w:val="0"/>
          <w:divBdr>
            <w:top w:val="none" w:sz="0" w:space="0" w:color="auto"/>
            <w:left w:val="none" w:sz="0" w:space="0" w:color="auto"/>
            <w:bottom w:val="none" w:sz="0" w:space="0" w:color="auto"/>
            <w:right w:val="none" w:sz="0" w:space="0" w:color="auto"/>
          </w:divBdr>
        </w:div>
        <w:div w:id="624311965">
          <w:marLeft w:val="480"/>
          <w:marRight w:val="0"/>
          <w:marTop w:val="0"/>
          <w:marBottom w:val="0"/>
          <w:divBdr>
            <w:top w:val="none" w:sz="0" w:space="0" w:color="auto"/>
            <w:left w:val="none" w:sz="0" w:space="0" w:color="auto"/>
            <w:bottom w:val="none" w:sz="0" w:space="0" w:color="auto"/>
            <w:right w:val="none" w:sz="0" w:space="0" w:color="auto"/>
          </w:divBdr>
        </w:div>
        <w:div w:id="748774385">
          <w:marLeft w:val="480"/>
          <w:marRight w:val="0"/>
          <w:marTop w:val="0"/>
          <w:marBottom w:val="0"/>
          <w:divBdr>
            <w:top w:val="none" w:sz="0" w:space="0" w:color="auto"/>
            <w:left w:val="none" w:sz="0" w:space="0" w:color="auto"/>
            <w:bottom w:val="none" w:sz="0" w:space="0" w:color="auto"/>
            <w:right w:val="none" w:sz="0" w:space="0" w:color="auto"/>
          </w:divBdr>
        </w:div>
        <w:div w:id="749158507">
          <w:marLeft w:val="480"/>
          <w:marRight w:val="0"/>
          <w:marTop w:val="0"/>
          <w:marBottom w:val="0"/>
          <w:divBdr>
            <w:top w:val="none" w:sz="0" w:space="0" w:color="auto"/>
            <w:left w:val="none" w:sz="0" w:space="0" w:color="auto"/>
            <w:bottom w:val="none" w:sz="0" w:space="0" w:color="auto"/>
            <w:right w:val="none" w:sz="0" w:space="0" w:color="auto"/>
          </w:divBdr>
        </w:div>
        <w:div w:id="765229457">
          <w:marLeft w:val="480"/>
          <w:marRight w:val="0"/>
          <w:marTop w:val="0"/>
          <w:marBottom w:val="0"/>
          <w:divBdr>
            <w:top w:val="none" w:sz="0" w:space="0" w:color="auto"/>
            <w:left w:val="none" w:sz="0" w:space="0" w:color="auto"/>
            <w:bottom w:val="none" w:sz="0" w:space="0" w:color="auto"/>
            <w:right w:val="none" w:sz="0" w:space="0" w:color="auto"/>
          </w:divBdr>
        </w:div>
        <w:div w:id="770852587">
          <w:marLeft w:val="480"/>
          <w:marRight w:val="0"/>
          <w:marTop w:val="0"/>
          <w:marBottom w:val="0"/>
          <w:divBdr>
            <w:top w:val="none" w:sz="0" w:space="0" w:color="auto"/>
            <w:left w:val="none" w:sz="0" w:space="0" w:color="auto"/>
            <w:bottom w:val="none" w:sz="0" w:space="0" w:color="auto"/>
            <w:right w:val="none" w:sz="0" w:space="0" w:color="auto"/>
          </w:divBdr>
        </w:div>
        <w:div w:id="777453953">
          <w:marLeft w:val="480"/>
          <w:marRight w:val="0"/>
          <w:marTop w:val="0"/>
          <w:marBottom w:val="0"/>
          <w:divBdr>
            <w:top w:val="none" w:sz="0" w:space="0" w:color="auto"/>
            <w:left w:val="none" w:sz="0" w:space="0" w:color="auto"/>
            <w:bottom w:val="none" w:sz="0" w:space="0" w:color="auto"/>
            <w:right w:val="none" w:sz="0" w:space="0" w:color="auto"/>
          </w:divBdr>
        </w:div>
        <w:div w:id="816535986">
          <w:marLeft w:val="480"/>
          <w:marRight w:val="0"/>
          <w:marTop w:val="0"/>
          <w:marBottom w:val="0"/>
          <w:divBdr>
            <w:top w:val="none" w:sz="0" w:space="0" w:color="auto"/>
            <w:left w:val="none" w:sz="0" w:space="0" w:color="auto"/>
            <w:bottom w:val="none" w:sz="0" w:space="0" w:color="auto"/>
            <w:right w:val="none" w:sz="0" w:space="0" w:color="auto"/>
          </w:divBdr>
        </w:div>
        <w:div w:id="829714883">
          <w:marLeft w:val="480"/>
          <w:marRight w:val="0"/>
          <w:marTop w:val="0"/>
          <w:marBottom w:val="0"/>
          <w:divBdr>
            <w:top w:val="none" w:sz="0" w:space="0" w:color="auto"/>
            <w:left w:val="none" w:sz="0" w:space="0" w:color="auto"/>
            <w:bottom w:val="none" w:sz="0" w:space="0" w:color="auto"/>
            <w:right w:val="none" w:sz="0" w:space="0" w:color="auto"/>
          </w:divBdr>
        </w:div>
        <w:div w:id="896819221">
          <w:marLeft w:val="480"/>
          <w:marRight w:val="0"/>
          <w:marTop w:val="0"/>
          <w:marBottom w:val="0"/>
          <w:divBdr>
            <w:top w:val="none" w:sz="0" w:space="0" w:color="auto"/>
            <w:left w:val="none" w:sz="0" w:space="0" w:color="auto"/>
            <w:bottom w:val="none" w:sz="0" w:space="0" w:color="auto"/>
            <w:right w:val="none" w:sz="0" w:space="0" w:color="auto"/>
          </w:divBdr>
        </w:div>
      </w:divsChild>
    </w:div>
    <w:div w:id="806818975">
      <w:bodyDiv w:val="1"/>
      <w:marLeft w:val="0"/>
      <w:marRight w:val="0"/>
      <w:marTop w:val="0"/>
      <w:marBottom w:val="0"/>
      <w:divBdr>
        <w:top w:val="none" w:sz="0" w:space="0" w:color="auto"/>
        <w:left w:val="none" w:sz="0" w:space="0" w:color="auto"/>
        <w:bottom w:val="none" w:sz="0" w:space="0" w:color="auto"/>
        <w:right w:val="none" w:sz="0" w:space="0" w:color="auto"/>
      </w:divBdr>
    </w:div>
    <w:div w:id="806896324">
      <w:bodyDiv w:val="1"/>
      <w:marLeft w:val="0"/>
      <w:marRight w:val="0"/>
      <w:marTop w:val="0"/>
      <w:marBottom w:val="0"/>
      <w:divBdr>
        <w:top w:val="none" w:sz="0" w:space="0" w:color="auto"/>
        <w:left w:val="none" w:sz="0" w:space="0" w:color="auto"/>
        <w:bottom w:val="none" w:sz="0" w:space="0" w:color="auto"/>
        <w:right w:val="none" w:sz="0" w:space="0" w:color="auto"/>
      </w:divBdr>
    </w:div>
    <w:div w:id="806970261">
      <w:bodyDiv w:val="1"/>
      <w:marLeft w:val="0"/>
      <w:marRight w:val="0"/>
      <w:marTop w:val="0"/>
      <w:marBottom w:val="0"/>
      <w:divBdr>
        <w:top w:val="none" w:sz="0" w:space="0" w:color="auto"/>
        <w:left w:val="none" w:sz="0" w:space="0" w:color="auto"/>
        <w:bottom w:val="none" w:sz="0" w:space="0" w:color="auto"/>
        <w:right w:val="none" w:sz="0" w:space="0" w:color="auto"/>
      </w:divBdr>
    </w:div>
    <w:div w:id="807011113">
      <w:bodyDiv w:val="1"/>
      <w:marLeft w:val="0"/>
      <w:marRight w:val="0"/>
      <w:marTop w:val="0"/>
      <w:marBottom w:val="0"/>
      <w:divBdr>
        <w:top w:val="none" w:sz="0" w:space="0" w:color="auto"/>
        <w:left w:val="none" w:sz="0" w:space="0" w:color="auto"/>
        <w:bottom w:val="none" w:sz="0" w:space="0" w:color="auto"/>
        <w:right w:val="none" w:sz="0" w:space="0" w:color="auto"/>
      </w:divBdr>
    </w:div>
    <w:div w:id="807011792">
      <w:bodyDiv w:val="1"/>
      <w:marLeft w:val="0"/>
      <w:marRight w:val="0"/>
      <w:marTop w:val="0"/>
      <w:marBottom w:val="0"/>
      <w:divBdr>
        <w:top w:val="none" w:sz="0" w:space="0" w:color="auto"/>
        <w:left w:val="none" w:sz="0" w:space="0" w:color="auto"/>
        <w:bottom w:val="none" w:sz="0" w:space="0" w:color="auto"/>
        <w:right w:val="none" w:sz="0" w:space="0" w:color="auto"/>
      </w:divBdr>
    </w:div>
    <w:div w:id="807091256">
      <w:bodyDiv w:val="1"/>
      <w:marLeft w:val="0"/>
      <w:marRight w:val="0"/>
      <w:marTop w:val="0"/>
      <w:marBottom w:val="0"/>
      <w:divBdr>
        <w:top w:val="none" w:sz="0" w:space="0" w:color="auto"/>
        <w:left w:val="none" w:sz="0" w:space="0" w:color="auto"/>
        <w:bottom w:val="none" w:sz="0" w:space="0" w:color="auto"/>
        <w:right w:val="none" w:sz="0" w:space="0" w:color="auto"/>
      </w:divBdr>
    </w:div>
    <w:div w:id="807161467">
      <w:bodyDiv w:val="1"/>
      <w:marLeft w:val="0"/>
      <w:marRight w:val="0"/>
      <w:marTop w:val="0"/>
      <w:marBottom w:val="0"/>
      <w:divBdr>
        <w:top w:val="none" w:sz="0" w:space="0" w:color="auto"/>
        <w:left w:val="none" w:sz="0" w:space="0" w:color="auto"/>
        <w:bottom w:val="none" w:sz="0" w:space="0" w:color="auto"/>
        <w:right w:val="none" w:sz="0" w:space="0" w:color="auto"/>
      </w:divBdr>
    </w:div>
    <w:div w:id="807360374">
      <w:bodyDiv w:val="1"/>
      <w:marLeft w:val="0"/>
      <w:marRight w:val="0"/>
      <w:marTop w:val="0"/>
      <w:marBottom w:val="0"/>
      <w:divBdr>
        <w:top w:val="none" w:sz="0" w:space="0" w:color="auto"/>
        <w:left w:val="none" w:sz="0" w:space="0" w:color="auto"/>
        <w:bottom w:val="none" w:sz="0" w:space="0" w:color="auto"/>
        <w:right w:val="none" w:sz="0" w:space="0" w:color="auto"/>
      </w:divBdr>
    </w:div>
    <w:div w:id="807430422">
      <w:bodyDiv w:val="1"/>
      <w:marLeft w:val="0"/>
      <w:marRight w:val="0"/>
      <w:marTop w:val="0"/>
      <w:marBottom w:val="0"/>
      <w:divBdr>
        <w:top w:val="none" w:sz="0" w:space="0" w:color="auto"/>
        <w:left w:val="none" w:sz="0" w:space="0" w:color="auto"/>
        <w:bottom w:val="none" w:sz="0" w:space="0" w:color="auto"/>
        <w:right w:val="none" w:sz="0" w:space="0" w:color="auto"/>
      </w:divBdr>
    </w:div>
    <w:div w:id="807547405">
      <w:bodyDiv w:val="1"/>
      <w:marLeft w:val="0"/>
      <w:marRight w:val="0"/>
      <w:marTop w:val="0"/>
      <w:marBottom w:val="0"/>
      <w:divBdr>
        <w:top w:val="none" w:sz="0" w:space="0" w:color="auto"/>
        <w:left w:val="none" w:sz="0" w:space="0" w:color="auto"/>
        <w:bottom w:val="none" w:sz="0" w:space="0" w:color="auto"/>
        <w:right w:val="none" w:sz="0" w:space="0" w:color="auto"/>
      </w:divBdr>
    </w:div>
    <w:div w:id="807627439">
      <w:bodyDiv w:val="1"/>
      <w:marLeft w:val="0"/>
      <w:marRight w:val="0"/>
      <w:marTop w:val="0"/>
      <w:marBottom w:val="0"/>
      <w:divBdr>
        <w:top w:val="none" w:sz="0" w:space="0" w:color="auto"/>
        <w:left w:val="none" w:sz="0" w:space="0" w:color="auto"/>
        <w:bottom w:val="none" w:sz="0" w:space="0" w:color="auto"/>
        <w:right w:val="none" w:sz="0" w:space="0" w:color="auto"/>
      </w:divBdr>
    </w:div>
    <w:div w:id="807665994">
      <w:bodyDiv w:val="1"/>
      <w:marLeft w:val="0"/>
      <w:marRight w:val="0"/>
      <w:marTop w:val="0"/>
      <w:marBottom w:val="0"/>
      <w:divBdr>
        <w:top w:val="none" w:sz="0" w:space="0" w:color="auto"/>
        <w:left w:val="none" w:sz="0" w:space="0" w:color="auto"/>
        <w:bottom w:val="none" w:sz="0" w:space="0" w:color="auto"/>
        <w:right w:val="none" w:sz="0" w:space="0" w:color="auto"/>
      </w:divBdr>
    </w:div>
    <w:div w:id="807743470">
      <w:bodyDiv w:val="1"/>
      <w:marLeft w:val="0"/>
      <w:marRight w:val="0"/>
      <w:marTop w:val="0"/>
      <w:marBottom w:val="0"/>
      <w:divBdr>
        <w:top w:val="none" w:sz="0" w:space="0" w:color="auto"/>
        <w:left w:val="none" w:sz="0" w:space="0" w:color="auto"/>
        <w:bottom w:val="none" w:sz="0" w:space="0" w:color="auto"/>
        <w:right w:val="none" w:sz="0" w:space="0" w:color="auto"/>
      </w:divBdr>
    </w:div>
    <w:div w:id="807864677">
      <w:bodyDiv w:val="1"/>
      <w:marLeft w:val="0"/>
      <w:marRight w:val="0"/>
      <w:marTop w:val="0"/>
      <w:marBottom w:val="0"/>
      <w:divBdr>
        <w:top w:val="none" w:sz="0" w:space="0" w:color="auto"/>
        <w:left w:val="none" w:sz="0" w:space="0" w:color="auto"/>
        <w:bottom w:val="none" w:sz="0" w:space="0" w:color="auto"/>
        <w:right w:val="none" w:sz="0" w:space="0" w:color="auto"/>
      </w:divBdr>
    </w:div>
    <w:div w:id="807936508">
      <w:bodyDiv w:val="1"/>
      <w:marLeft w:val="0"/>
      <w:marRight w:val="0"/>
      <w:marTop w:val="0"/>
      <w:marBottom w:val="0"/>
      <w:divBdr>
        <w:top w:val="none" w:sz="0" w:space="0" w:color="auto"/>
        <w:left w:val="none" w:sz="0" w:space="0" w:color="auto"/>
        <w:bottom w:val="none" w:sz="0" w:space="0" w:color="auto"/>
        <w:right w:val="none" w:sz="0" w:space="0" w:color="auto"/>
      </w:divBdr>
    </w:div>
    <w:div w:id="807938297">
      <w:bodyDiv w:val="1"/>
      <w:marLeft w:val="0"/>
      <w:marRight w:val="0"/>
      <w:marTop w:val="0"/>
      <w:marBottom w:val="0"/>
      <w:divBdr>
        <w:top w:val="none" w:sz="0" w:space="0" w:color="auto"/>
        <w:left w:val="none" w:sz="0" w:space="0" w:color="auto"/>
        <w:bottom w:val="none" w:sz="0" w:space="0" w:color="auto"/>
        <w:right w:val="none" w:sz="0" w:space="0" w:color="auto"/>
      </w:divBdr>
    </w:div>
    <w:div w:id="807943721">
      <w:bodyDiv w:val="1"/>
      <w:marLeft w:val="0"/>
      <w:marRight w:val="0"/>
      <w:marTop w:val="0"/>
      <w:marBottom w:val="0"/>
      <w:divBdr>
        <w:top w:val="none" w:sz="0" w:space="0" w:color="auto"/>
        <w:left w:val="none" w:sz="0" w:space="0" w:color="auto"/>
        <w:bottom w:val="none" w:sz="0" w:space="0" w:color="auto"/>
        <w:right w:val="none" w:sz="0" w:space="0" w:color="auto"/>
      </w:divBdr>
      <w:divsChild>
        <w:div w:id="28798801">
          <w:marLeft w:val="480"/>
          <w:marRight w:val="0"/>
          <w:marTop w:val="0"/>
          <w:marBottom w:val="0"/>
          <w:divBdr>
            <w:top w:val="none" w:sz="0" w:space="0" w:color="auto"/>
            <w:left w:val="none" w:sz="0" w:space="0" w:color="auto"/>
            <w:bottom w:val="none" w:sz="0" w:space="0" w:color="auto"/>
            <w:right w:val="none" w:sz="0" w:space="0" w:color="auto"/>
          </w:divBdr>
        </w:div>
        <w:div w:id="35589549">
          <w:marLeft w:val="480"/>
          <w:marRight w:val="0"/>
          <w:marTop w:val="0"/>
          <w:marBottom w:val="0"/>
          <w:divBdr>
            <w:top w:val="none" w:sz="0" w:space="0" w:color="auto"/>
            <w:left w:val="none" w:sz="0" w:space="0" w:color="auto"/>
            <w:bottom w:val="none" w:sz="0" w:space="0" w:color="auto"/>
            <w:right w:val="none" w:sz="0" w:space="0" w:color="auto"/>
          </w:divBdr>
        </w:div>
        <w:div w:id="65151035">
          <w:marLeft w:val="480"/>
          <w:marRight w:val="0"/>
          <w:marTop w:val="0"/>
          <w:marBottom w:val="0"/>
          <w:divBdr>
            <w:top w:val="none" w:sz="0" w:space="0" w:color="auto"/>
            <w:left w:val="none" w:sz="0" w:space="0" w:color="auto"/>
            <w:bottom w:val="none" w:sz="0" w:space="0" w:color="auto"/>
            <w:right w:val="none" w:sz="0" w:space="0" w:color="auto"/>
          </w:divBdr>
        </w:div>
        <w:div w:id="78643807">
          <w:marLeft w:val="480"/>
          <w:marRight w:val="0"/>
          <w:marTop w:val="0"/>
          <w:marBottom w:val="0"/>
          <w:divBdr>
            <w:top w:val="none" w:sz="0" w:space="0" w:color="auto"/>
            <w:left w:val="none" w:sz="0" w:space="0" w:color="auto"/>
            <w:bottom w:val="none" w:sz="0" w:space="0" w:color="auto"/>
            <w:right w:val="none" w:sz="0" w:space="0" w:color="auto"/>
          </w:divBdr>
        </w:div>
        <w:div w:id="112140027">
          <w:marLeft w:val="480"/>
          <w:marRight w:val="0"/>
          <w:marTop w:val="0"/>
          <w:marBottom w:val="0"/>
          <w:divBdr>
            <w:top w:val="none" w:sz="0" w:space="0" w:color="auto"/>
            <w:left w:val="none" w:sz="0" w:space="0" w:color="auto"/>
            <w:bottom w:val="none" w:sz="0" w:space="0" w:color="auto"/>
            <w:right w:val="none" w:sz="0" w:space="0" w:color="auto"/>
          </w:divBdr>
        </w:div>
        <w:div w:id="114105332">
          <w:marLeft w:val="480"/>
          <w:marRight w:val="0"/>
          <w:marTop w:val="0"/>
          <w:marBottom w:val="0"/>
          <w:divBdr>
            <w:top w:val="none" w:sz="0" w:space="0" w:color="auto"/>
            <w:left w:val="none" w:sz="0" w:space="0" w:color="auto"/>
            <w:bottom w:val="none" w:sz="0" w:space="0" w:color="auto"/>
            <w:right w:val="none" w:sz="0" w:space="0" w:color="auto"/>
          </w:divBdr>
        </w:div>
        <w:div w:id="162209495">
          <w:marLeft w:val="480"/>
          <w:marRight w:val="0"/>
          <w:marTop w:val="0"/>
          <w:marBottom w:val="0"/>
          <w:divBdr>
            <w:top w:val="none" w:sz="0" w:space="0" w:color="auto"/>
            <w:left w:val="none" w:sz="0" w:space="0" w:color="auto"/>
            <w:bottom w:val="none" w:sz="0" w:space="0" w:color="auto"/>
            <w:right w:val="none" w:sz="0" w:space="0" w:color="auto"/>
          </w:divBdr>
        </w:div>
        <w:div w:id="219484649">
          <w:marLeft w:val="480"/>
          <w:marRight w:val="0"/>
          <w:marTop w:val="0"/>
          <w:marBottom w:val="0"/>
          <w:divBdr>
            <w:top w:val="none" w:sz="0" w:space="0" w:color="auto"/>
            <w:left w:val="none" w:sz="0" w:space="0" w:color="auto"/>
            <w:bottom w:val="none" w:sz="0" w:space="0" w:color="auto"/>
            <w:right w:val="none" w:sz="0" w:space="0" w:color="auto"/>
          </w:divBdr>
        </w:div>
        <w:div w:id="265775517">
          <w:marLeft w:val="480"/>
          <w:marRight w:val="0"/>
          <w:marTop w:val="0"/>
          <w:marBottom w:val="0"/>
          <w:divBdr>
            <w:top w:val="none" w:sz="0" w:space="0" w:color="auto"/>
            <w:left w:val="none" w:sz="0" w:space="0" w:color="auto"/>
            <w:bottom w:val="none" w:sz="0" w:space="0" w:color="auto"/>
            <w:right w:val="none" w:sz="0" w:space="0" w:color="auto"/>
          </w:divBdr>
        </w:div>
        <w:div w:id="269168775">
          <w:marLeft w:val="480"/>
          <w:marRight w:val="0"/>
          <w:marTop w:val="0"/>
          <w:marBottom w:val="0"/>
          <w:divBdr>
            <w:top w:val="none" w:sz="0" w:space="0" w:color="auto"/>
            <w:left w:val="none" w:sz="0" w:space="0" w:color="auto"/>
            <w:bottom w:val="none" w:sz="0" w:space="0" w:color="auto"/>
            <w:right w:val="none" w:sz="0" w:space="0" w:color="auto"/>
          </w:divBdr>
        </w:div>
        <w:div w:id="340016086">
          <w:marLeft w:val="480"/>
          <w:marRight w:val="0"/>
          <w:marTop w:val="0"/>
          <w:marBottom w:val="0"/>
          <w:divBdr>
            <w:top w:val="none" w:sz="0" w:space="0" w:color="auto"/>
            <w:left w:val="none" w:sz="0" w:space="0" w:color="auto"/>
            <w:bottom w:val="none" w:sz="0" w:space="0" w:color="auto"/>
            <w:right w:val="none" w:sz="0" w:space="0" w:color="auto"/>
          </w:divBdr>
        </w:div>
        <w:div w:id="343288384">
          <w:marLeft w:val="480"/>
          <w:marRight w:val="0"/>
          <w:marTop w:val="0"/>
          <w:marBottom w:val="0"/>
          <w:divBdr>
            <w:top w:val="none" w:sz="0" w:space="0" w:color="auto"/>
            <w:left w:val="none" w:sz="0" w:space="0" w:color="auto"/>
            <w:bottom w:val="none" w:sz="0" w:space="0" w:color="auto"/>
            <w:right w:val="none" w:sz="0" w:space="0" w:color="auto"/>
          </w:divBdr>
        </w:div>
        <w:div w:id="344751481">
          <w:marLeft w:val="480"/>
          <w:marRight w:val="0"/>
          <w:marTop w:val="0"/>
          <w:marBottom w:val="0"/>
          <w:divBdr>
            <w:top w:val="none" w:sz="0" w:space="0" w:color="auto"/>
            <w:left w:val="none" w:sz="0" w:space="0" w:color="auto"/>
            <w:bottom w:val="none" w:sz="0" w:space="0" w:color="auto"/>
            <w:right w:val="none" w:sz="0" w:space="0" w:color="auto"/>
          </w:divBdr>
        </w:div>
        <w:div w:id="363680538">
          <w:marLeft w:val="480"/>
          <w:marRight w:val="0"/>
          <w:marTop w:val="0"/>
          <w:marBottom w:val="0"/>
          <w:divBdr>
            <w:top w:val="none" w:sz="0" w:space="0" w:color="auto"/>
            <w:left w:val="none" w:sz="0" w:space="0" w:color="auto"/>
            <w:bottom w:val="none" w:sz="0" w:space="0" w:color="auto"/>
            <w:right w:val="none" w:sz="0" w:space="0" w:color="auto"/>
          </w:divBdr>
        </w:div>
        <w:div w:id="420832471">
          <w:marLeft w:val="480"/>
          <w:marRight w:val="0"/>
          <w:marTop w:val="0"/>
          <w:marBottom w:val="0"/>
          <w:divBdr>
            <w:top w:val="none" w:sz="0" w:space="0" w:color="auto"/>
            <w:left w:val="none" w:sz="0" w:space="0" w:color="auto"/>
            <w:bottom w:val="none" w:sz="0" w:space="0" w:color="auto"/>
            <w:right w:val="none" w:sz="0" w:space="0" w:color="auto"/>
          </w:divBdr>
        </w:div>
        <w:div w:id="465198848">
          <w:marLeft w:val="480"/>
          <w:marRight w:val="0"/>
          <w:marTop w:val="0"/>
          <w:marBottom w:val="0"/>
          <w:divBdr>
            <w:top w:val="none" w:sz="0" w:space="0" w:color="auto"/>
            <w:left w:val="none" w:sz="0" w:space="0" w:color="auto"/>
            <w:bottom w:val="none" w:sz="0" w:space="0" w:color="auto"/>
            <w:right w:val="none" w:sz="0" w:space="0" w:color="auto"/>
          </w:divBdr>
        </w:div>
        <w:div w:id="544677073">
          <w:marLeft w:val="480"/>
          <w:marRight w:val="0"/>
          <w:marTop w:val="0"/>
          <w:marBottom w:val="0"/>
          <w:divBdr>
            <w:top w:val="none" w:sz="0" w:space="0" w:color="auto"/>
            <w:left w:val="none" w:sz="0" w:space="0" w:color="auto"/>
            <w:bottom w:val="none" w:sz="0" w:space="0" w:color="auto"/>
            <w:right w:val="none" w:sz="0" w:space="0" w:color="auto"/>
          </w:divBdr>
        </w:div>
        <w:div w:id="582883068">
          <w:marLeft w:val="480"/>
          <w:marRight w:val="0"/>
          <w:marTop w:val="0"/>
          <w:marBottom w:val="0"/>
          <w:divBdr>
            <w:top w:val="none" w:sz="0" w:space="0" w:color="auto"/>
            <w:left w:val="none" w:sz="0" w:space="0" w:color="auto"/>
            <w:bottom w:val="none" w:sz="0" w:space="0" w:color="auto"/>
            <w:right w:val="none" w:sz="0" w:space="0" w:color="auto"/>
          </w:divBdr>
        </w:div>
        <w:div w:id="591933668">
          <w:marLeft w:val="480"/>
          <w:marRight w:val="0"/>
          <w:marTop w:val="0"/>
          <w:marBottom w:val="0"/>
          <w:divBdr>
            <w:top w:val="none" w:sz="0" w:space="0" w:color="auto"/>
            <w:left w:val="none" w:sz="0" w:space="0" w:color="auto"/>
            <w:bottom w:val="none" w:sz="0" w:space="0" w:color="auto"/>
            <w:right w:val="none" w:sz="0" w:space="0" w:color="auto"/>
          </w:divBdr>
        </w:div>
        <w:div w:id="598758047">
          <w:marLeft w:val="480"/>
          <w:marRight w:val="0"/>
          <w:marTop w:val="0"/>
          <w:marBottom w:val="0"/>
          <w:divBdr>
            <w:top w:val="none" w:sz="0" w:space="0" w:color="auto"/>
            <w:left w:val="none" w:sz="0" w:space="0" w:color="auto"/>
            <w:bottom w:val="none" w:sz="0" w:space="0" w:color="auto"/>
            <w:right w:val="none" w:sz="0" w:space="0" w:color="auto"/>
          </w:divBdr>
        </w:div>
        <w:div w:id="617831293">
          <w:marLeft w:val="480"/>
          <w:marRight w:val="0"/>
          <w:marTop w:val="0"/>
          <w:marBottom w:val="0"/>
          <w:divBdr>
            <w:top w:val="none" w:sz="0" w:space="0" w:color="auto"/>
            <w:left w:val="none" w:sz="0" w:space="0" w:color="auto"/>
            <w:bottom w:val="none" w:sz="0" w:space="0" w:color="auto"/>
            <w:right w:val="none" w:sz="0" w:space="0" w:color="auto"/>
          </w:divBdr>
        </w:div>
        <w:div w:id="630675981">
          <w:marLeft w:val="480"/>
          <w:marRight w:val="0"/>
          <w:marTop w:val="0"/>
          <w:marBottom w:val="0"/>
          <w:divBdr>
            <w:top w:val="none" w:sz="0" w:space="0" w:color="auto"/>
            <w:left w:val="none" w:sz="0" w:space="0" w:color="auto"/>
            <w:bottom w:val="none" w:sz="0" w:space="0" w:color="auto"/>
            <w:right w:val="none" w:sz="0" w:space="0" w:color="auto"/>
          </w:divBdr>
        </w:div>
        <w:div w:id="640231652">
          <w:marLeft w:val="480"/>
          <w:marRight w:val="0"/>
          <w:marTop w:val="0"/>
          <w:marBottom w:val="0"/>
          <w:divBdr>
            <w:top w:val="none" w:sz="0" w:space="0" w:color="auto"/>
            <w:left w:val="none" w:sz="0" w:space="0" w:color="auto"/>
            <w:bottom w:val="none" w:sz="0" w:space="0" w:color="auto"/>
            <w:right w:val="none" w:sz="0" w:space="0" w:color="auto"/>
          </w:divBdr>
        </w:div>
        <w:div w:id="748314145">
          <w:marLeft w:val="480"/>
          <w:marRight w:val="0"/>
          <w:marTop w:val="0"/>
          <w:marBottom w:val="0"/>
          <w:divBdr>
            <w:top w:val="none" w:sz="0" w:space="0" w:color="auto"/>
            <w:left w:val="none" w:sz="0" w:space="0" w:color="auto"/>
            <w:bottom w:val="none" w:sz="0" w:space="0" w:color="auto"/>
            <w:right w:val="none" w:sz="0" w:space="0" w:color="auto"/>
          </w:divBdr>
        </w:div>
        <w:div w:id="769469297">
          <w:marLeft w:val="480"/>
          <w:marRight w:val="0"/>
          <w:marTop w:val="0"/>
          <w:marBottom w:val="0"/>
          <w:divBdr>
            <w:top w:val="none" w:sz="0" w:space="0" w:color="auto"/>
            <w:left w:val="none" w:sz="0" w:space="0" w:color="auto"/>
            <w:bottom w:val="none" w:sz="0" w:space="0" w:color="auto"/>
            <w:right w:val="none" w:sz="0" w:space="0" w:color="auto"/>
          </w:divBdr>
        </w:div>
        <w:div w:id="831221188">
          <w:marLeft w:val="480"/>
          <w:marRight w:val="0"/>
          <w:marTop w:val="0"/>
          <w:marBottom w:val="0"/>
          <w:divBdr>
            <w:top w:val="none" w:sz="0" w:space="0" w:color="auto"/>
            <w:left w:val="none" w:sz="0" w:space="0" w:color="auto"/>
            <w:bottom w:val="none" w:sz="0" w:space="0" w:color="auto"/>
            <w:right w:val="none" w:sz="0" w:space="0" w:color="auto"/>
          </w:divBdr>
        </w:div>
        <w:div w:id="850604716">
          <w:marLeft w:val="480"/>
          <w:marRight w:val="0"/>
          <w:marTop w:val="0"/>
          <w:marBottom w:val="0"/>
          <w:divBdr>
            <w:top w:val="none" w:sz="0" w:space="0" w:color="auto"/>
            <w:left w:val="none" w:sz="0" w:space="0" w:color="auto"/>
            <w:bottom w:val="none" w:sz="0" w:space="0" w:color="auto"/>
            <w:right w:val="none" w:sz="0" w:space="0" w:color="auto"/>
          </w:divBdr>
        </w:div>
        <w:div w:id="899754702">
          <w:marLeft w:val="480"/>
          <w:marRight w:val="0"/>
          <w:marTop w:val="0"/>
          <w:marBottom w:val="0"/>
          <w:divBdr>
            <w:top w:val="none" w:sz="0" w:space="0" w:color="auto"/>
            <w:left w:val="none" w:sz="0" w:space="0" w:color="auto"/>
            <w:bottom w:val="none" w:sz="0" w:space="0" w:color="auto"/>
            <w:right w:val="none" w:sz="0" w:space="0" w:color="auto"/>
          </w:divBdr>
        </w:div>
      </w:divsChild>
    </w:div>
    <w:div w:id="808085829">
      <w:bodyDiv w:val="1"/>
      <w:marLeft w:val="0"/>
      <w:marRight w:val="0"/>
      <w:marTop w:val="0"/>
      <w:marBottom w:val="0"/>
      <w:divBdr>
        <w:top w:val="none" w:sz="0" w:space="0" w:color="auto"/>
        <w:left w:val="none" w:sz="0" w:space="0" w:color="auto"/>
        <w:bottom w:val="none" w:sz="0" w:space="0" w:color="auto"/>
        <w:right w:val="none" w:sz="0" w:space="0" w:color="auto"/>
      </w:divBdr>
    </w:div>
    <w:div w:id="808136261">
      <w:bodyDiv w:val="1"/>
      <w:marLeft w:val="0"/>
      <w:marRight w:val="0"/>
      <w:marTop w:val="0"/>
      <w:marBottom w:val="0"/>
      <w:divBdr>
        <w:top w:val="none" w:sz="0" w:space="0" w:color="auto"/>
        <w:left w:val="none" w:sz="0" w:space="0" w:color="auto"/>
        <w:bottom w:val="none" w:sz="0" w:space="0" w:color="auto"/>
        <w:right w:val="none" w:sz="0" w:space="0" w:color="auto"/>
      </w:divBdr>
    </w:div>
    <w:div w:id="808204608">
      <w:bodyDiv w:val="1"/>
      <w:marLeft w:val="0"/>
      <w:marRight w:val="0"/>
      <w:marTop w:val="0"/>
      <w:marBottom w:val="0"/>
      <w:divBdr>
        <w:top w:val="none" w:sz="0" w:space="0" w:color="auto"/>
        <w:left w:val="none" w:sz="0" w:space="0" w:color="auto"/>
        <w:bottom w:val="none" w:sz="0" w:space="0" w:color="auto"/>
        <w:right w:val="none" w:sz="0" w:space="0" w:color="auto"/>
      </w:divBdr>
    </w:div>
    <w:div w:id="808281031">
      <w:bodyDiv w:val="1"/>
      <w:marLeft w:val="0"/>
      <w:marRight w:val="0"/>
      <w:marTop w:val="0"/>
      <w:marBottom w:val="0"/>
      <w:divBdr>
        <w:top w:val="none" w:sz="0" w:space="0" w:color="auto"/>
        <w:left w:val="none" w:sz="0" w:space="0" w:color="auto"/>
        <w:bottom w:val="none" w:sz="0" w:space="0" w:color="auto"/>
        <w:right w:val="none" w:sz="0" w:space="0" w:color="auto"/>
      </w:divBdr>
    </w:div>
    <w:div w:id="808325784">
      <w:bodyDiv w:val="1"/>
      <w:marLeft w:val="0"/>
      <w:marRight w:val="0"/>
      <w:marTop w:val="0"/>
      <w:marBottom w:val="0"/>
      <w:divBdr>
        <w:top w:val="none" w:sz="0" w:space="0" w:color="auto"/>
        <w:left w:val="none" w:sz="0" w:space="0" w:color="auto"/>
        <w:bottom w:val="none" w:sz="0" w:space="0" w:color="auto"/>
        <w:right w:val="none" w:sz="0" w:space="0" w:color="auto"/>
      </w:divBdr>
    </w:div>
    <w:div w:id="808479348">
      <w:bodyDiv w:val="1"/>
      <w:marLeft w:val="0"/>
      <w:marRight w:val="0"/>
      <w:marTop w:val="0"/>
      <w:marBottom w:val="0"/>
      <w:divBdr>
        <w:top w:val="none" w:sz="0" w:space="0" w:color="auto"/>
        <w:left w:val="none" w:sz="0" w:space="0" w:color="auto"/>
        <w:bottom w:val="none" w:sz="0" w:space="0" w:color="auto"/>
        <w:right w:val="none" w:sz="0" w:space="0" w:color="auto"/>
      </w:divBdr>
    </w:div>
    <w:div w:id="808521325">
      <w:bodyDiv w:val="1"/>
      <w:marLeft w:val="0"/>
      <w:marRight w:val="0"/>
      <w:marTop w:val="0"/>
      <w:marBottom w:val="0"/>
      <w:divBdr>
        <w:top w:val="none" w:sz="0" w:space="0" w:color="auto"/>
        <w:left w:val="none" w:sz="0" w:space="0" w:color="auto"/>
        <w:bottom w:val="none" w:sz="0" w:space="0" w:color="auto"/>
        <w:right w:val="none" w:sz="0" w:space="0" w:color="auto"/>
      </w:divBdr>
    </w:div>
    <w:div w:id="808741596">
      <w:bodyDiv w:val="1"/>
      <w:marLeft w:val="0"/>
      <w:marRight w:val="0"/>
      <w:marTop w:val="0"/>
      <w:marBottom w:val="0"/>
      <w:divBdr>
        <w:top w:val="none" w:sz="0" w:space="0" w:color="auto"/>
        <w:left w:val="none" w:sz="0" w:space="0" w:color="auto"/>
        <w:bottom w:val="none" w:sz="0" w:space="0" w:color="auto"/>
        <w:right w:val="none" w:sz="0" w:space="0" w:color="auto"/>
      </w:divBdr>
    </w:div>
    <w:div w:id="808784165">
      <w:bodyDiv w:val="1"/>
      <w:marLeft w:val="0"/>
      <w:marRight w:val="0"/>
      <w:marTop w:val="0"/>
      <w:marBottom w:val="0"/>
      <w:divBdr>
        <w:top w:val="none" w:sz="0" w:space="0" w:color="auto"/>
        <w:left w:val="none" w:sz="0" w:space="0" w:color="auto"/>
        <w:bottom w:val="none" w:sz="0" w:space="0" w:color="auto"/>
        <w:right w:val="none" w:sz="0" w:space="0" w:color="auto"/>
      </w:divBdr>
    </w:div>
    <w:div w:id="808787213">
      <w:bodyDiv w:val="1"/>
      <w:marLeft w:val="0"/>
      <w:marRight w:val="0"/>
      <w:marTop w:val="0"/>
      <w:marBottom w:val="0"/>
      <w:divBdr>
        <w:top w:val="none" w:sz="0" w:space="0" w:color="auto"/>
        <w:left w:val="none" w:sz="0" w:space="0" w:color="auto"/>
        <w:bottom w:val="none" w:sz="0" w:space="0" w:color="auto"/>
        <w:right w:val="none" w:sz="0" w:space="0" w:color="auto"/>
      </w:divBdr>
    </w:div>
    <w:div w:id="808977315">
      <w:bodyDiv w:val="1"/>
      <w:marLeft w:val="0"/>
      <w:marRight w:val="0"/>
      <w:marTop w:val="0"/>
      <w:marBottom w:val="0"/>
      <w:divBdr>
        <w:top w:val="none" w:sz="0" w:space="0" w:color="auto"/>
        <w:left w:val="none" w:sz="0" w:space="0" w:color="auto"/>
        <w:bottom w:val="none" w:sz="0" w:space="0" w:color="auto"/>
        <w:right w:val="none" w:sz="0" w:space="0" w:color="auto"/>
      </w:divBdr>
    </w:div>
    <w:div w:id="809053723">
      <w:bodyDiv w:val="1"/>
      <w:marLeft w:val="0"/>
      <w:marRight w:val="0"/>
      <w:marTop w:val="0"/>
      <w:marBottom w:val="0"/>
      <w:divBdr>
        <w:top w:val="none" w:sz="0" w:space="0" w:color="auto"/>
        <w:left w:val="none" w:sz="0" w:space="0" w:color="auto"/>
        <w:bottom w:val="none" w:sz="0" w:space="0" w:color="auto"/>
        <w:right w:val="none" w:sz="0" w:space="0" w:color="auto"/>
      </w:divBdr>
    </w:div>
    <w:div w:id="809055055">
      <w:bodyDiv w:val="1"/>
      <w:marLeft w:val="0"/>
      <w:marRight w:val="0"/>
      <w:marTop w:val="0"/>
      <w:marBottom w:val="0"/>
      <w:divBdr>
        <w:top w:val="none" w:sz="0" w:space="0" w:color="auto"/>
        <w:left w:val="none" w:sz="0" w:space="0" w:color="auto"/>
        <w:bottom w:val="none" w:sz="0" w:space="0" w:color="auto"/>
        <w:right w:val="none" w:sz="0" w:space="0" w:color="auto"/>
      </w:divBdr>
    </w:div>
    <w:div w:id="809055518">
      <w:bodyDiv w:val="1"/>
      <w:marLeft w:val="0"/>
      <w:marRight w:val="0"/>
      <w:marTop w:val="0"/>
      <w:marBottom w:val="0"/>
      <w:divBdr>
        <w:top w:val="none" w:sz="0" w:space="0" w:color="auto"/>
        <w:left w:val="none" w:sz="0" w:space="0" w:color="auto"/>
        <w:bottom w:val="none" w:sz="0" w:space="0" w:color="auto"/>
        <w:right w:val="none" w:sz="0" w:space="0" w:color="auto"/>
      </w:divBdr>
    </w:div>
    <w:div w:id="809133586">
      <w:bodyDiv w:val="1"/>
      <w:marLeft w:val="0"/>
      <w:marRight w:val="0"/>
      <w:marTop w:val="0"/>
      <w:marBottom w:val="0"/>
      <w:divBdr>
        <w:top w:val="none" w:sz="0" w:space="0" w:color="auto"/>
        <w:left w:val="none" w:sz="0" w:space="0" w:color="auto"/>
        <w:bottom w:val="none" w:sz="0" w:space="0" w:color="auto"/>
        <w:right w:val="none" w:sz="0" w:space="0" w:color="auto"/>
      </w:divBdr>
    </w:div>
    <w:div w:id="809173431">
      <w:bodyDiv w:val="1"/>
      <w:marLeft w:val="0"/>
      <w:marRight w:val="0"/>
      <w:marTop w:val="0"/>
      <w:marBottom w:val="0"/>
      <w:divBdr>
        <w:top w:val="none" w:sz="0" w:space="0" w:color="auto"/>
        <w:left w:val="none" w:sz="0" w:space="0" w:color="auto"/>
        <w:bottom w:val="none" w:sz="0" w:space="0" w:color="auto"/>
        <w:right w:val="none" w:sz="0" w:space="0" w:color="auto"/>
      </w:divBdr>
    </w:div>
    <w:div w:id="809369789">
      <w:bodyDiv w:val="1"/>
      <w:marLeft w:val="0"/>
      <w:marRight w:val="0"/>
      <w:marTop w:val="0"/>
      <w:marBottom w:val="0"/>
      <w:divBdr>
        <w:top w:val="none" w:sz="0" w:space="0" w:color="auto"/>
        <w:left w:val="none" w:sz="0" w:space="0" w:color="auto"/>
        <w:bottom w:val="none" w:sz="0" w:space="0" w:color="auto"/>
        <w:right w:val="none" w:sz="0" w:space="0" w:color="auto"/>
      </w:divBdr>
    </w:div>
    <w:div w:id="809520662">
      <w:bodyDiv w:val="1"/>
      <w:marLeft w:val="0"/>
      <w:marRight w:val="0"/>
      <w:marTop w:val="0"/>
      <w:marBottom w:val="0"/>
      <w:divBdr>
        <w:top w:val="none" w:sz="0" w:space="0" w:color="auto"/>
        <w:left w:val="none" w:sz="0" w:space="0" w:color="auto"/>
        <w:bottom w:val="none" w:sz="0" w:space="0" w:color="auto"/>
        <w:right w:val="none" w:sz="0" w:space="0" w:color="auto"/>
      </w:divBdr>
    </w:div>
    <w:div w:id="809589875">
      <w:bodyDiv w:val="1"/>
      <w:marLeft w:val="0"/>
      <w:marRight w:val="0"/>
      <w:marTop w:val="0"/>
      <w:marBottom w:val="0"/>
      <w:divBdr>
        <w:top w:val="none" w:sz="0" w:space="0" w:color="auto"/>
        <w:left w:val="none" w:sz="0" w:space="0" w:color="auto"/>
        <w:bottom w:val="none" w:sz="0" w:space="0" w:color="auto"/>
        <w:right w:val="none" w:sz="0" w:space="0" w:color="auto"/>
      </w:divBdr>
    </w:div>
    <w:div w:id="809594062">
      <w:bodyDiv w:val="1"/>
      <w:marLeft w:val="0"/>
      <w:marRight w:val="0"/>
      <w:marTop w:val="0"/>
      <w:marBottom w:val="0"/>
      <w:divBdr>
        <w:top w:val="none" w:sz="0" w:space="0" w:color="auto"/>
        <w:left w:val="none" w:sz="0" w:space="0" w:color="auto"/>
        <w:bottom w:val="none" w:sz="0" w:space="0" w:color="auto"/>
        <w:right w:val="none" w:sz="0" w:space="0" w:color="auto"/>
      </w:divBdr>
    </w:div>
    <w:div w:id="809634941">
      <w:bodyDiv w:val="1"/>
      <w:marLeft w:val="0"/>
      <w:marRight w:val="0"/>
      <w:marTop w:val="0"/>
      <w:marBottom w:val="0"/>
      <w:divBdr>
        <w:top w:val="none" w:sz="0" w:space="0" w:color="auto"/>
        <w:left w:val="none" w:sz="0" w:space="0" w:color="auto"/>
        <w:bottom w:val="none" w:sz="0" w:space="0" w:color="auto"/>
        <w:right w:val="none" w:sz="0" w:space="0" w:color="auto"/>
      </w:divBdr>
    </w:div>
    <w:div w:id="809710974">
      <w:bodyDiv w:val="1"/>
      <w:marLeft w:val="0"/>
      <w:marRight w:val="0"/>
      <w:marTop w:val="0"/>
      <w:marBottom w:val="0"/>
      <w:divBdr>
        <w:top w:val="none" w:sz="0" w:space="0" w:color="auto"/>
        <w:left w:val="none" w:sz="0" w:space="0" w:color="auto"/>
        <w:bottom w:val="none" w:sz="0" w:space="0" w:color="auto"/>
        <w:right w:val="none" w:sz="0" w:space="0" w:color="auto"/>
      </w:divBdr>
    </w:div>
    <w:div w:id="810095201">
      <w:bodyDiv w:val="1"/>
      <w:marLeft w:val="0"/>
      <w:marRight w:val="0"/>
      <w:marTop w:val="0"/>
      <w:marBottom w:val="0"/>
      <w:divBdr>
        <w:top w:val="none" w:sz="0" w:space="0" w:color="auto"/>
        <w:left w:val="none" w:sz="0" w:space="0" w:color="auto"/>
        <w:bottom w:val="none" w:sz="0" w:space="0" w:color="auto"/>
        <w:right w:val="none" w:sz="0" w:space="0" w:color="auto"/>
      </w:divBdr>
    </w:div>
    <w:div w:id="810095547">
      <w:bodyDiv w:val="1"/>
      <w:marLeft w:val="0"/>
      <w:marRight w:val="0"/>
      <w:marTop w:val="0"/>
      <w:marBottom w:val="0"/>
      <w:divBdr>
        <w:top w:val="none" w:sz="0" w:space="0" w:color="auto"/>
        <w:left w:val="none" w:sz="0" w:space="0" w:color="auto"/>
        <w:bottom w:val="none" w:sz="0" w:space="0" w:color="auto"/>
        <w:right w:val="none" w:sz="0" w:space="0" w:color="auto"/>
      </w:divBdr>
    </w:div>
    <w:div w:id="810176590">
      <w:bodyDiv w:val="1"/>
      <w:marLeft w:val="0"/>
      <w:marRight w:val="0"/>
      <w:marTop w:val="0"/>
      <w:marBottom w:val="0"/>
      <w:divBdr>
        <w:top w:val="none" w:sz="0" w:space="0" w:color="auto"/>
        <w:left w:val="none" w:sz="0" w:space="0" w:color="auto"/>
        <w:bottom w:val="none" w:sz="0" w:space="0" w:color="auto"/>
        <w:right w:val="none" w:sz="0" w:space="0" w:color="auto"/>
      </w:divBdr>
    </w:div>
    <w:div w:id="810247618">
      <w:bodyDiv w:val="1"/>
      <w:marLeft w:val="0"/>
      <w:marRight w:val="0"/>
      <w:marTop w:val="0"/>
      <w:marBottom w:val="0"/>
      <w:divBdr>
        <w:top w:val="none" w:sz="0" w:space="0" w:color="auto"/>
        <w:left w:val="none" w:sz="0" w:space="0" w:color="auto"/>
        <w:bottom w:val="none" w:sz="0" w:space="0" w:color="auto"/>
        <w:right w:val="none" w:sz="0" w:space="0" w:color="auto"/>
      </w:divBdr>
    </w:div>
    <w:div w:id="810364868">
      <w:bodyDiv w:val="1"/>
      <w:marLeft w:val="0"/>
      <w:marRight w:val="0"/>
      <w:marTop w:val="0"/>
      <w:marBottom w:val="0"/>
      <w:divBdr>
        <w:top w:val="none" w:sz="0" w:space="0" w:color="auto"/>
        <w:left w:val="none" w:sz="0" w:space="0" w:color="auto"/>
        <w:bottom w:val="none" w:sz="0" w:space="0" w:color="auto"/>
        <w:right w:val="none" w:sz="0" w:space="0" w:color="auto"/>
      </w:divBdr>
    </w:div>
    <w:div w:id="810748579">
      <w:bodyDiv w:val="1"/>
      <w:marLeft w:val="0"/>
      <w:marRight w:val="0"/>
      <w:marTop w:val="0"/>
      <w:marBottom w:val="0"/>
      <w:divBdr>
        <w:top w:val="none" w:sz="0" w:space="0" w:color="auto"/>
        <w:left w:val="none" w:sz="0" w:space="0" w:color="auto"/>
        <w:bottom w:val="none" w:sz="0" w:space="0" w:color="auto"/>
        <w:right w:val="none" w:sz="0" w:space="0" w:color="auto"/>
      </w:divBdr>
    </w:div>
    <w:div w:id="810949168">
      <w:bodyDiv w:val="1"/>
      <w:marLeft w:val="0"/>
      <w:marRight w:val="0"/>
      <w:marTop w:val="0"/>
      <w:marBottom w:val="0"/>
      <w:divBdr>
        <w:top w:val="none" w:sz="0" w:space="0" w:color="auto"/>
        <w:left w:val="none" w:sz="0" w:space="0" w:color="auto"/>
        <w:bottom w:val="none" w:sz="0" w:space="0" w:color="auto"/>
        <w:right w:val="none" w:sz="0" w:space="0" w:color="auto"/>
      </w:divBdr>
    </w:div>
    <w:div w:id="810950180">
      <w:bodyDiv w:val="1"/>
      <w:marLeft w:val="0"/>
      <w:marRight w:val="0"/>
      <w:marTop w:val="0"/>
      <w:marBottom w:val="0"/>
      <w:divBdr>
        <w:top w:val="none" w:sz="0" w:space="0" w:color="auto"/>
        <w:left w:val="none" w:sz="0" w:space="0" w:color="auto"/>
        <w:bottom w:val="none" w:sz="0" w:space="0" w:color="auto"/>
        <w:right w:val="none" w:sz="0" w:space="0" w:color="auto"/>
      </w:divBdr>
    </w:div>
    <w:div w:id="811096310">
      <w:bodyDiv w:val="1"/>
      <w:marLeft w:val="0"/>
      <w:marRight w:val="0"/>
      <w:marTop w:val="0"/>
      <w:marBottom w:val="0"/>
      <w:divBdr>
        <w:top w:val="none" w:sz="0" w:space="0" w:color="auto"/>
        <w:left w:val="none" w:sz="0" w:space="0" w:color="auto"/>
        <w:bottom w:val="none" w:sz="0" w:space="0" w:color="auto"/>
        <w:right w:val="none" w:sz="0" w:space="0" w:color="auto"/>
      </w:divBdr>
    </w:div>
    <w:div w:id="811289783">
      <w:bodyDiv w:val="1"/>
      <w:marLeft w:val="0"/>
      <w:marRight w:val="0"/>
      <w:marTop w:val="0"/>
      <w:marBottom w:val="0"/>
      <w:divBdr>
        <w:top w:val="none" w:sz="0" w:space="0" w:color="auto"/>
        <w:left w:val="none" w:sz="0" w:space="0" w:color="auto"/>
        <w:bottom w:val="none" w:sz="0" w:space="0" w:color="auto"/>
        <w:right w:val="none" w:sz="0" w:space="0" w:color="auto"/>
      </w:divBdr>
    </w:div>
    <w:div w:id="811291907">
      <w:bodyDiv w:val="1"/>
      <w:marLeft w:val="0"/>
      <w:marRight w:val="0"/>
      <w:marTop w:val="0"/>
      <w:marBottom w:val="0"/>
      <w:divBdr>
        <w:top w:val="none" w:sz="0" w:space="0" w:color="auto"/>
        <w:left w:val="none" w:sz="0" w:space="0" w:color="auto"/>
        <w:bottom w:val="none" w:sz="0" w:space="0" w:color="auto"/>
        <w:right w:val="none" w:sz="0" w:space="0" w:color="auto"/>
      </w:divBdr>
    </w:div>
    <w:div w:id="811554724">
      <w:bodyDiv w:val="1"/>
      <w:marLeft w:val="0"/>
      <w:marRight w:val="0"/>
      <w:marTop w:val="0"/>
      <w:marBottom w:val="0"/>
      <w:divBdr>
        <w:top w:val="none" w:sz="0" w:space="0" w:color="auto"/>
        <w:left w:val="none" w:sz="0" w:space="0" w:color="auto"/>
        <w:bottom w:val="none" w:sz="0" w:space="0" w:color="auto"/>
        <w:right w:val="none" w:sz="0" w:space="0" w:color="auto"/>
      </w:divBdr>
    </w:div>
    <w:div w:id="811561623">
      <w:bodyDiv w:val="1"/>
      <w:marLeft w:val="0"/>
      <w:marRight w:val="0"/>
      <w:marTop w:val="0"/>
      <w:marBottom w:val="0"/>
      <w:divBdr>
        <w:top w:val="none" w:sz="0" w:space="0" w:color="auto"/>
        <w:left w:val="none" w:sz="0" w:space="0" w:color="auto"/>
        <w:bottom w:val="none" w:sz="0" w:space="0" w:color="auto"/>
        <w:right w:val="none" w:sz="0" w:space="0" w:color="auto"/>
      </w:divBdr>
    </w:div>
    <w:div w:id="811678015">
      <w:bodyDiv w:val="1"/>
      <w:marLeft w:val="0"/>
      <w:marRight w:val="0"/>
      <w:marTop w:val="0"/>
      <w:marBottom w:val="0"/>
      <w:divBdr>
        <w:top w:val="none" w:sz="0" w:space="0" w:color="auto"/>
        <w:left w:val="none" w:sz="0" w:space="0" w:color="auto"/>
        <w:bottom w:val="none" w:sz="0" w:space="0" w:color="auto"/>
        <w:right w:val="none" w:sz="0" w:space="0" w:color="auto"/>
      </w:divBdr>
      <w:divsChild>
        <w:div w:id="1974839">
          <w:marLeft w:val="480"/>
          <w:marRight w:val="0"/>
          <w:marTop w:val="0"/>
          <w:marBottom w:val="0"/>
          <w:divBdr>
            <w:top w:val="none" w:sz="0" w:space="0" w:color="auto"/>
            <w:left w:val="none" w:sz="0" w:space="0" w:color="auto"/>
            <w:bottom w:val="none" w:sz="0" w:space="0" w:color="auto"/>
            <w:right w:val="none" w:sz="0" w:space="0" w:color="auto"/>
          </w:divBdr>
        </w:div>
        <w:div w:id="3485807">
          <w:marLeft w:val="480"/>
          <w:marRight w:val="0"/>
          <w:marTop w:val="0"/>
          <w:marBottom w:val="0"/>
          <w:divBdr>
            <w:top w:val="none" w:sz="0" w:space="0" w:color="auto"/>
            <w:left w:val="none" w:sz="0" w:space="0" w:color="auto"/>
            <w:bottom w:val="none" w:sz="0" w:space="0" w:color="auto"/>
            <w:right w:val="none" w:sz="0" w:space="0" w:color="auto"/>
          </w:divBdr>
        </w:div>
        <w:div w:id="7483742">
          <w:marLeft w:val="480"/>
          <w:marRight w:val="0"/>
          <w:marTop w:val="0"/>
          <w:marBottom w:val="0"/>
          <w:divBdr>
            <w:top w:val="none" w:sz="0" w:space="0" w:color="auto"/>
            <w:left w:val="none" w:sz="0" w:space="0" w:color="auto"/>
            <w:bottom w:val="none" w:sz="0" w:space="0" w:color="auto"/>
            <w:right w:val="none" w:sz="0" w:space="0" w:color="auto"/>
          </w:divBdr>
        </w:div>
        <w:div w:id="47145183">
          <w:marLeft w:val="480"/>
          <w:marRight w:val="0"/>
          <w:marTop w:val="0"/>
          <w:marBottom w:val="0"/>
          <w:divBdr>
            <w:top w:val="none" w:sz="0" w:space="0" w:color="auto"/>
            <w:left w:val="none" w:sz="0" w:space="0" w:color="auto"/>
            <w:bottom w:val="none" w:sz="0" w:space="0" w:color="auto"/>
            <w:right w:val="none" w:sz="0" w:space="0" w:color="auto"/>
          </w:divBdr>
        </w:div>
        <w:div w:id="76363999">
          <w:marLeft w:val="480"/>
          <w:marRight w:val="0"/>
          <w:marTop w:val="0"/>
          <w:marBottom w:val="0"/>
          <w:divBdr>
            <w:top w:val="none" w:sz="0" w:space="0" w:color="auto"/>
            <w:left w:val="none" w:sz="0" w:space="0" w:color="auto"/>
            <w:bottom w:val="none" w:sz="0" w:space="0" w:color="auto"/>
            <w:right w:val="none" w:sz="0" w:space="0" w:color="auto"/>
          </w:divBdr>
        </w:div>
        <w:div w:id="86342329">
          <w:marLeft w:val="480"/>
          <w:marRight w:val="0"/>
          <w:marTop w:val="0"/>
          <w:marBottom w:val="0"/>
          <w:divBdr>
            <w:top w:val="none" w:sz="0" w:space="0" w:color="auto"/>
            <w:left w:val="none" w:sz="0" w:space="0" w:color="auto"/>
            <w:bottom w:val="none" w:sz="0" w:space="0" w:color="auto"/>
            <w:right w:val="none" w:sz="0" w:space="0" w:color="auto"/>
          </w:divBdr>
        </w:div>
        <w:div w:id="161043615">
          <w:marLeft w:val="480"/>
          <w:marRight w:val="0"/>
          <w:marTop w:val="0"/>
          <w:marBottom w:val="0"/>
          <w:divBdr>
            <w:top w:val="none" w:sz="0" w:space="0" w:color="auto"/>
            <w:left w:val="none" w:sz="0" w:space="0" w:color="auto"/>
            <w:bottom w:val="none" w:sz="0" w:space="0" w:color="auto"/>
            <w:right w:val="none" w:sz="0" w:space="0" w:color="auto"/>
          </w:divBdr>
        </w:div>
        <w:div w:id="197473905">
          <w:marLeft w:val="480"/>
          <w:marRight w:val="0"/>
          <w:marTop w:val="0"/>
          <w:marBottom w:val="0"/>
          <w:divBdr>
            <w:top w:val="none" w:sz="0" w:space="0" w:color="auto"/>
            <w:left w:val="none" w:sz="0" w:space="0" w:color="auto"/>
            <w:bottom w:val="none" w:sz="0" w:space="0" w:color="auto"/>
            <w:right w:val="none" w:sz="0" w:space="0" w:color="auto"/>
          </w:divBdr>
        </w:div>
        <w:div w:id="216622481">
          <w:marLeft w:val="480"/>
          <w:marRight w:val="0"/>
          <w:marTop w:val="0"/>
          <w:marBottom w:val="0"/>
          <w:divBdr>
            <w:top w:val="none" w:sz="0" w:space="0" w:color="auto"/>
            <w:left w:val="none" w:sz="0" w:space="0" w:color="auto"/>
            <w:bottom w:val="none" w:sz="0" w:space="0" w:color="auto"/>
            <w:right w:val="none" w:sz="0" w:space="0" w:color="auto"/>
          </w:divBdr>
        </w:div>
        <w:div w:id="248003124">
          <w:marLeft w:val="480"/>
          <w:marRight w:val="0"/>
          <w:marTop w:val="0"/>
          <w:marBottom w:val="0"/>
          <w:divBdr>
            <w:top w:val="none" w:sz="0" w:space="0" w:color="auto"/>
            <w:left w:val="none" w:sz="0" w:space="0" w:color="auto"/>
            <w:bottom w:val="none" w:sz="0" w:space="0" w:color="auto"/>
            <w:right w:val="none" w:sz="0" w:space="0" w:color="auto"/>
          </w:divBdr>
        </w:div>
        <w:div w:id="254286340">
          <w:marLeft w:val="480"/>
          <w:marRight w:val="0"/>
          <w:marTop w:val="0"/>
          <w:marBottom w:val="0"/>
          <w:divBdr>
            <w:top w:val="none" w:sz="0" w:space="0" w:color="auto"/>
            <w:left w:val="none" w:sz="0" w:space="0" w:color="auto"/>
            <w:bottom w:val="none" w:sz="0" w:space="0" w:color="auto"/>
            <w:right w:val="none" w:sz="0" w:space="0" w:color="auto"/>
          </w:divBdr>
        </w:div>
        <w:div w:id="269315084">
          <w:marLeft w:val="480"/>
          <w:marRight w:val="0"/>
          <w:marTop w:val="0"/>
          <w:marBottom w:val="0"/>
          <w:divBdr>
            <w:top w:val="none" w:sz="0" w:space="0" w:color="auto"/>
            <w:left w:val="none" w:sz="0" w:space="0" w:color="auto"/>
            <w:bottom w:val="none" w:sz="0" w:space="0" w:color="auto"/>
            <w:right w:val="none" w:sz="0" w:space="0" w:color="auto"/>
          </w:divBdr>
        </w:div>
        <w:div w:id="333194198">
          <w:marLeft w:val="480"/>
          <w:marRight w:val="0"/>
          <w:marTop w:val="0"/>
          <w:marBottom w:val="0"/>
          <w:divBdr>
            <w:top w:val="none" w:sz="0" w:space="0" w:color="auto"/>
            <w:left w:val="none" w:sz="0" w:space="0" w:color="auto"/>
            <w:bottom w:val="none" w:sz="0" w:space="0" w:color="auto"/>
            <w:right w:val="none" w:sz="0" w:space="0" w:color="auto"/>
          </w:divBdr>
        </w:div>
        <w:div w:id="353195864">
          <w:marLeft w:val="480"/>
          <w:marRight w:val="0"/>
          <w:marTop w:val="0"/>
          <w:marBottom w:val="0"/>
          <w:divBdr>
            <w:top w:val="none" w:sz="0" w:space="0" w:color="auto"/>
            <w:left w:val="none" w:sz="0" w:space="0" w:color="auto"/>
            <w:bottom w:val="none" w:sz="0" w:space="0" w:color="auto"/>
            <w:right w:val="none" w:sz="0" w:space="0" w:color="auto"/>
          </w:divBdr>
        </w:div>
        <w:div w:id="388385141">
          <w:marLeft w:val="480"/>
          <w:marRight w:val="0"/>
          <w:marTop w:val="0"/>
          <w:marBottom w:val="0"/>
          <w:divBdr>
            <w:top w:val="none" w:sz="0" w:space="0" w:color="auto"/>
            <w:left w:val="none" w:sz="0" w:space="0" w:color="auto"/>
            <w:bottom w:val="none" w:sz="0" w:space="0" w:color="auto"/>
            <w:right w:val="none" w:sz="0" w:space="0" w:color="auto"/>
          </w:divBdr>
        </w:div>
        <w:div w:id="400912974">
          <w:marLeft w:val="480"/>
          <w:marRight w:val="0"/>
          <w:marTop w:val="0"/>
          <w:marBottom w:val="0"/>
          <w:divBdr>
            <w:top w:val="none" w:sz="0" w:space="0" w:color="auto"/>
            <w:left w:val="none" w:sz="0" w:space="0" w:color="auto"/>
            <w:bottom w:val="none" w:sz="0" w:space="0" w:color="auto"/>
            <w:right w:val="none" w:sz="0" w:space="0" w:color="auto"/>
          </w:divBdr>
        </w:div>
        <w:div w:id="425812923">
          <w:marLeft w:val="480"/>
          <w:marRight w:val="0"/>
          <w:marTop w:val="0"/>
          <w:marBottom w:val="0"/>
          <w:divBdr>
            <w:top w:val="none" w:sz="0" w:space="0" w:color="auto"/>
            <w:left w:val="none" w:sz="0" w:space="0" w:color="auto"/>
            <w:bottom w:val="none" w:sz="0" w:space="0" w:color="auto"/>
            <w:right w:val="none" w:sz="0" w:space="0" w:color="auto"/>
          </w:divBdr>
        </w:div>
        <w:div w:id="440035838">
          <w:marLeft w:val="480"/>
          <w:marRight w:val="0"/>
          <w:marTop w:val="0"/>
          <w:marBottom w:val="0"/>
          <w:divBdr>
            <w:top w:val="none" w:sz="0" w:space="0" w:color="auto"/>
            <w:left w:val="none" w:sz="0" w:space="0" w:color="auto"/>
            <w:bottom w:val="none" w:sz="0" w:space="0" w:color="auto"/>
            <w:right w:val="none" w:sz="0" w:space="0" w:color="auto"/>
          </w:divBdr>
        </w:div>
        <w:div w:id="494567105">
          <w:marLeft w:val="480"/>
          <w:marRight w:val="0"/>
          <w:marTop w:val="0"/>
          <w:marBottom w:val="0"/>
          <w:divBdr>
            <w:top w:val="none" w:sz="0" w:space="0" w:color="auto"/>
            <w:left w:val="none" w:sz="0" w:space="0" w:color="auto"/>
            <w:bottom w:val="none" w:sz="0" w:space="0" w:color="auto"/>
            <w:right w:val="none" w:sz="0" w:space="0" w:color="auto"/>
          </w:divBdr>
        </w:div>
        <w:div w:id="571818985">
          <w:marLeft w:val="480"/>
          <w:marRight w:val="0"/>
          <w:marTop w:val="0"/>
          <w:marBottom w:val="0"/>
          <w:divBdr>
            <w:top w:val="none" w:sz="0" w:space="0" w:color="auto"/>
            <w:left w:val="none" w:sz="0" w:space="0" w:color="auto"/>
            <w:bottom w:val="none" w:sz="0" w:space="0" w:color="auto"/>
            <w:right w:val="none" w:sz="0" w:space="0" w:color="auto"/>
          </w:divBdr>
        </w:div>
        <w:div w:id="633830505">
          <w:marLeft w:val="480"/>
          <w:marRight w:val="0"/>
          <w:marTop w:val="0"/>
          <w:marBottom w:val="0"/>
          <w:divBdr>
            <w:top w:val="none" w:sz="0" w:space="0" w:color="auto"/>
            <w:left w:val="none" w:sz="0" w:space="0" w:color="auto"/>
            <w:bottom w:val="none" w:sz="0" w:space="0" w:color="auto"/>
            <w:right w:val="none" w:sz="0" w:space="0" w:color="auto"/>
          </w:divBdr>
        </w:div>
        <w:div w:id="838735448">
          <w:marLeft w:val="480"/>
          <w:marRight w:val="0"/>
          <w:marTop w:val="0"/>
          <w:marBottom w:val="0"/>
          <w:divBdr>
            <w:top w:val="none" w:sz="0" w:space="0" w:color="auto"/>
            <w:left w:val="none" w:sz="0" w:space="0" w:color="auto"/>
            <w:bottom w:val="none" w:sz="0" w:space="0" w:color="auto"/>
            <w:right w:val="none" w:sz="0" w:space="0" w:color="auto"/>
          </w:divBdr>
        </w:div>
      </w:divsChild>
    </w:div>
    <w:div w:id="811757415">
      <w:bodyDiv w:val="1"/>
      <w:marLeft w:val="0"/>
      <w:marRight w:val="0"/>
      <w:marTop w:val="0"/>
      <w:marBottom w:val="0"/>
      <w:divBdr>
        <w:top w:val="none" w:sz="0" w:space="0" w:color="auto"/>
        <w:left w:val="none" w:sz="0" w:space="0" w:color="auto"/>
        <w:bottom w:val="none" w:sz="0" w:space="0" w:color="auto"/>
        <w:right w:val="none" w:sz="0" w:space="0" w:color="auto"/>
      </w:divBdr>
    </w:div>
    <w:div w:id="811796916">
      <w:bodyDiv w:val="1"/>
      <w:marLeft w:val="0"/>
      <w:marRight w:val="0"/>
      <w:marTop w:val="0"/>
      <w:marBottom w:val="0"/>
      <w:divBdr>
        <w:top w:val="none" w:sz="0" w:space="0" w:color="auto"/>
        <w:left w:val="none" w:sz="0" w:space="0" w:color="auto"/>
        <w:bottom w:val="none" w:sz="0" w:space="0" w:color="auto"/>
        <w:right w:val="none" w:sz="0" w:space="0" w:color="auto"/>
      </w:divBdr>
    </w:div>
    <w:div w:id="811799658">
      <w:bodyDiv w:val="1"/>
      <w:marLeft w:val="0"/>
      <w:marRight w:val="0"/>
      <w:marTop w:val="0"/>
      <w:marBottom w:val="0"/>
      <w:divBdr>
        <w:top w:val="none" w:sz="0" w:space="0" w:color="auto"/>
        <w:left w:val="none" w:sz="0" w:space="0" w:color="auto"/>
        <w:bottom w:val="none" w:sz="0" w:space="0" w:color="auto"/>
        <w:right w:val="none" w:sz="0" w:space="0" w:color="auto"/>
      </w:divBdr>
    </w:div>
    <w:div w:id="811946920">
      <w:bodyDiv w:val="1"/>
      <w:marLeft w:val="0"/>
      <w:marRight w:val="0"/>
      <w:marTop w:val="0"/>
      <w:marBottom w:val="0"/>
      <w:divBdr>
        <w:top w:val="none" w:sz="0" w:space="0" w:color="auto"/>
        <w:left w:val="none" w:sz="0" w:space="0" w:color="auto"/>
        <w:bottom w:val="none" w:sz="0" w:space="0" w:color="auto"/>
        <w:right w:val="none" w:sz="0" w:space="0" w:color="auto"/>
      </w:divBdr>
    </w:div>
    <w:div w:id="812063931">
      <w:bodyDiv w:val="1"/>
      <w:marLeft w:val="0"/>
      <w:marRight w:val="0"/>
      <w:marTop w:val="0"/>
      <w:marBottom w:val="0"/>
      <w:divBdr>
        <w:top w:val="none" w:sz="0" w:space="0" w:color="auto"/>
        <w:left w:val="none" w:sz="0" w:space="0" w:color="auto"/>
        <w:bottom w:val="none" w:sz="0" w:space="0" w:color="auto"/>
        <w:right w:val="none" w:sz="0" w:space="0" w:color="auto"/>
      </w:divBdr>
    </w:div>
    <w:div w:id="812216545">
      <w:bodyDiv w:val="1"/>
      <w:marLeft w:val="0"/>
      <w:marRight w:val="0"/>
      <w:marTop w:val="0"/>
      <w:marBottom w:val="0"/>
      <w:divBdr>
        <w:top w:val="none" w:sz="0" w:space="0" w:color="auto"/>
        <w:left w:val="none" w:sz="0" w:space="0" w:color="auto"/>
        <w:bottom w:val="none" w:sz="0" w:space="0" w:color="auto"/>
        <w:right w:val="none" w:sz="0" w:space="0" w:color="auto"/>
      </w:divBdr>
    </w:div>
    <w:div w:id="812257060">
      <w:bodyDiv w:val="1"/>
      <w:marLeft w:val="0"/>
      <w:marRight w:val="0"/>
      <w:marTop w:val="0"/>
      <w:marBottom w:val="0"/>
      <w:divBdr>
        <w:top w:val="none" w:sz="0" w:space="0" w:color="auto"/>
        <w:left w:val="none" w:sz="0" w:space="0" w:color="auto"/>
        <w:bottom w:val="none" w:sz="0" w:space="0" w:color="auto"/>
        <w:right w:val="none" w:sz="0" w:space="0" w:color="auto"/>
      </w:divBdr>
    </w:div>
    <w:div w:id="812285220">
      <w:bodyDiv w:val="1"/>
      <w:marLeft w:val="0"/>
      <w:marRight w:val="0"/>
      <w:marTop w:val="0"/>
      <w:marBottom w:val="0"/>
      <w:divBdr>
        <w:top w:val="none" w:sz="0" w:space="0" w:color="auto"/>
        <w:left w:val="none" w:sz="0" w:space="0" w:color="auto"/>
        <w:bottom w:val="none" w:sz="0" w:space="0" w:color="auto"/>
        <w:right w:val="none" w:sz="0" w:space="0" w:color="auto"/>
      </w:divBdr>
    </w:div>
    <w:div w:id="812330456">
      <w:bodyDiv w:val="1"/>
      <w:marLeft w:val="0"/>
      <w:marRight w:val="0"/>
      <w:marTop w:val="0"/>
      <w:marBottom w:val="0"/>
      <w:divBdr>
        <w:top w:val="none" w:sz="0" w:space="0" w:color="auto"/>
        <w:left w:val="none" w:sz="0" w:space="0" w:color="auto"/>
        <w:bottom w:val="none" w:sz="0" w:space="0" w:color="auto"/>
        <w:right w:val="none" w:sz="0" w:space="0" w:color="auto"/>
      </w:divBdr>
      <w:divsChild>
        <w:div w:id="149445090">
          <w:marLeft w:val="480"/>
          <w:marRight w:val="0"/>
          <w:marTop w:val="0"/>
          <w:marBottom w:val="0"/>
          <w:divBdr>
            <w:top w:val="none" w:sz="0" w:space="0" w:color="auto"/>
            <w:left w:val="none" w:sz="0" w:space="0" w:color="auto"/>
            <w:bottom w:val="none" w:sz="0" w:space="0" w:color="auto"/>
            <w:right w:val="none" w:sz="0" w:space="0" w:color="auto"/>
          </w:divBdr>
        </w:div>
        <w:div w:id="244802103">
          <w:marLeft w:val="480"/>
          <w:marRight w:val="0"/>
          <w:marTop w:val="0"/>
          <w:marBottom w:val="0"/>
          <w:divBdr>
            <w:top w:val="none" w:sz="0" w:space="0" w:color="auto"/>
            <w:left w:val="none" w:sz="0" w:space="0" w:color="auto"/>
            <w:bottom w:val="none" w:sz="0" w:space="0" w:color="auto"/>
            <w:right w:val="none" w:sz="0" w:space="0" w:color="auto"/>
          </w:divBdr>
        </w:div>
        <w:div w:id="312681822">
          <w:marLeft w:val="480"/>
          <w:marRight w:val="0"/>
          <w:marTop w:val="0"/>
          <w:marBottom w:val="0"/>
          <w:divBdr>
            <w:top w:val="none" w:sz="0" w:space="0" w:color="auto"/>
            <w:left w:val="none" w:sz="0" w:space="0" w:color="auto"/>
            <w:bottom w:val="none" w:sz="0" w:space="0" w:color="auto"/>
            <w:right w:val="none" w:sz="0" w:space="0" w:color="auto"/>
          </w:divBdr>
        </w:div>
        <w:div w:id="313879002">
          <w:marLeft w:val="480"/>
          <w:marRight w:val="0"/>
          <w:marTop w:val="0"/>
          <w:marBottom w:val="0"/>
          <w:divBdr>
            <w:top w:val="none" w:sz="0" w:space="0" w:color="auto"/>
            <w:left w:val="none" w:sz="0" w:space="0" w:color="auto"/>
            <w:bottom w:val="none" w:sz="0" w:space="0" w:color="auto"/>
            <w:right w:val="none" w:sz="0" w:space="0" w:color="auto"/>
          </w:divBdr>
        </w:div>
        <w:div w:id="336151846">
          <w:marLeft w:val="480"/>
          <w:marRight w:val="0"/>
          <w:marTop w:val="0"/>
          <w:marBottom w:val="0"/>
          <w:divBdr>
            <w:top w:val="none" w:sz="0" w:space="0" w:color="auto"/>
            <w:left w:val="none" w:sz="0" w:space="0" w:color="auto"/>
            <w:bottom w:val="none" w:sz="0" w:space="0" w:color="auto"/>
            <w:right w:val="none" w:sz="0" w:space="0" w:color="auto"/>
          </w:divBdr>
        </w:div>
        <w:div w:id="390544951">
          <w:marLeft w:val="480"/>
          <w:marRight w:val="0"/>
          <w:marTop w:val="0"/>
          <w:marBottom w:val="0"/>
          <w:divBdr>
            <w:top w:val="none" w:sz="0" w:space="0" w:color="auto"/>
            <w:left w:val="none" w:sz="0" w:space="0" w:color="auto"/>
            <w:bottom w:val="none" w:sz="0" w:space="0" w:color="auto"/>
            <w:right w:val="none" w:sz="0" w:space="0" w:color="auto"/>
          </w:divBdr>
        </w:div>
        <w:div w:id="420180119">
          <w:marLeft w:val="480"/>
          <w:marRight w:val="0"/>
          <w:marTop w:val="0"/>
          <w:marBottom w:val="0"/>
          <w:divBdr>
            <w:top w:val="none" w:sz="0" w:space="0" w:color="auto"/>
            <w:left w:val="none" w:sz="0" w:space="0" w:color="auto"/>
            <w:bottom w:val="none" w:sz="0" w:space="0" w:color="auto"/>
            <w:right w:val="none" w:sz="0" w:space="0" w:color="auto"/>
          </w:divBdr>
        </w:div>
        <w:div w:id="462576654">
          <w:marLeft w:val="480"/>
          <w:marRight w:val="0"/>
          <w:marTop w:val="0"/>
          <w:marBottom w:val="0"/>
          <w:divBdr>
            <w:top w:val="none" w:sz="0" w:space="0" w:color="auto"/>
            <w:left w:val="none" w:sz="0" w:space="0" w:color="auto"/>
            <w:bottom w:val="none" w:sz="0" w:space="0" w:color="auto"/>
            <w:right w:val="none" w:sz="0" w:space="0" w:color="auto"/>
          </w:divBdr>
        </w:div>
        <w:div w:id="502429932">
          <w:marLeft w:val="480"/>
          <w:marRight w:val="0"/>
          <w:marTop w:val="0"/>
          <w:marBottom w:val="0"/>
          <w:divBdr>
            <w:top w:val="none" w:sz="0" w:space="0" w:color="auto"/>
            <w:left w:val="none" w:sz="0" w:space="0" w:color="auto"/>
            <w:bottom w:val="none" w:sz="0" w:space="0" w:color="auto"/>
            <w:right w:val="none" w:sz="0" w:space="0" w:color="auto"/>
          </w:divBdr>
        </w:div>
        <w:div w:id="505680255">
          <w:marLeft w:val="480"/>
          <w:marRight w:val="0"/>
          <w:marTop w:val="0"/>
          <w:marBottom w:val="0"/>
          <w:divBdr>
            <w:top w:val="none" w:sz="0" w:space="0" w:color="auto"/>
            <w:left w:val="none" w:sz="0" w:space="0" w:color="auto"/>
            <w:bottom w:val="none" w:sz="0" w:space="0" w:color="auto"/>
            <w:right w:val="none" w:sz="0" w:space="0" w:color="auto"/>
          </w:divBdr>
        </w:div>
        <w:div w:id="505947036">
          <w:marLeft w:val="480"/>
          <w:marRight w:val="0"/>
          <w:marTop w:val="0"/>
          <w:marBottom w:val="0"/>
          <w:divBdr>
            <w:top w:val="none" w:sz="0" w:space="0" w:color="auto"/>
            <w:left w:val="none" w:sz="0" w:space="0" w:color="auto"/>
            <w:bottom w:val="none" w:sz="0" w:space="0" w:color="auto"/>
            <w:right w:val="none" w:sz="0" w:space="0" w:color="auto"/>
          </w:divBdr>
        </w:div>
        <w:div w:id="523789129">
          <w:marLeft w:val="480"/>
          <w:marRight w:val="0"/>
          <w:marTop w:val="0"/>
          <w:marBottom w:val="0"/>
          <w:divBdr>
            <w:top w:val="none" w:sz="0" w:space="0" w:color="auto"/>
            <w:left w:val="none" w:sz="0" w:space="0" w:color="auto"/>
            <w:bottom w:val="none" w:sz="0" w:space="0" w:color="auto"/>
            <w:right w:val="none" w:sz="0" w:space="0" w:color="auto"/>
          </w:divBdr>
        </w:div>
        <w:div w:id="559754611">
          <w:marLeft w:val="480"/>
          <w:marRight w:val="0"/>
          <w:marTop w:val="0"/>
          <w:marBottom w:val="0"/>
          <w:divBdr>
            <w:top w:val="none" w:sz="0" w:space="0" w:color="auto"/>
            <w:left w:val="none" w:sz="0" w:space="0" w:color="auto"/>
            <w:bottom w:val="none" w:sz="0" w:space="0" w:color="auto"/>
            <w:right w:val="none" w:sz="0" w:space="0" w:color="auto"/>
          </w:divBdr>
        </w:div>
        <w:div w:id="561915911">
          <w:marLeft w:val="480"/>
          <w:marRight w:val="0"/>
          <w:marTop w:val="0"/>
          <w:marBottom w:val="0"/>
          <w:divBdr>
            <w:top w:val="none" w:sz="0" w:space="0" w:color="auto"/>
            <w:left w:val="none" w:sz="0" w:space="0" w:color="auto"/>
            <w:bottom w:val="none" w:sz="0" w:space="0" w:color="auto"/>
            <w:right w:val="none" w:sz="0" w:space="0" w:color="auto"/>
          </w:divBdr>
        </w:div>
        <w:div w:id="567308480">
          <w:marLeft w:val="480"/>
          <w:marRight w:val="0"/>
          <w:marTop w:val="0"/>
          <w:marBottom w:val="0"/>
          <w:divBdr>
            <w:top w:val="none" w:sz="0" w:space="0" w:color="auto"/>
            <w:left w:val="none" w:sz="0" w:space="0" w:color="auto"/>
            <w:bottom w:val="none" w:sz="0" w:space="0" w:color="auto"/>
            <w:right w:val="none" w:sz="0" w:space="0" w:color="auto"/>
          </w:divBdr>
        </w:div>
        <w:div w:id="580484876">
          <w:marLeft w:val="480"/>
          <w:marRight w:val="0"/>
          <w:marTop w:val="0"/>
          <w:marBottom w:val="0"/>
          <w:divBdr>
            <w:top w:val="none" w:sz="0" w:space="0" w:color="auto"/>
            <w:left w:val="none" w:sz="0" w:space="0" w:color="auto"/>
            <w:bottom w:val="none" w:sz="0" w:space="0" w:color="auto"/>
            <w:right w:val="none" w:sz="0" w:space="0" w:color="auto"/>
          </w:divBdr>
        </w:div>
        <w:div w:id="628974991">
          <w:marLeft w:val="480"/>
          <w:marRight w:val="0"/>
          <w:marTop w:val="0"/>
          <w:marBottom w:val="0"/>
          <w:divBdr>
            <w:top w:val="none" w:sz="0" w:space="0" w:color="auto"/>
            <w:left w:val="none" w:sz="0" w:space="0" w:color="auto"/>
            <w:bottom w:val="none" w:sz="0" w:space="0" w:color="auto"/>
            <w:right w:val="none" w:sz="0" w:space="0" w:color="auto"/>
          </w:divBdr>
        </w:div>
        <w:div w:id="633217970">
          <w:marLeft w:val="480"/>
          <w:marRight w:val="0"/>
          <w:marTop w:val="0"/>
          <w:marBottom w:val="0"/>
          <w:divBdr>
            <w:top w:val="none" w:sz="0" w:space="0" w:color="auto"/>
            <w:left w:val="none" w:sz="0" w:space="0" w:color="auto"/>
            <w:bottom w:val="none" w:sz="0" w:space="0" w:color="auto"/>
            <w:right w:val="none" w:sz="0" w:space="0" w:color="auto"/>
          </w:divBdr>
        </w:div>
        <w:div w:id="635716185">
          <w:marLeft w:val="480"/>
          <w:marRight w:val="0"/>
          <w:marTop w:val="0"/>
          <w:marBottom w:val="0"/>
          <w:divBdr>
            <w:top w:val="none" w:sz="0" w:space="0" w:color="auto"/>
            <w:left w:val="none" w:sz="0" w:space="0" w:color="auto"/>
            <w:bottom w:val="none" w:sz="0" w:space="0" w:color="auto"/>
            <w:right w:val="none" w:sz="0" w:space="0" w:color="auto"/>
          </w:divBdr>
        </w:div>
        <w:div w:id="740908652">
          <w:marLeft w:val="480"/>
          <w:marRight w:val="0"/>
          <w:marTop w:val="0"/>
          <w:marBottom w:val="0"/>
          <w:divBdr>
            <w:top w:val="none" w:sz="0" w:space="0" w:color="auto"/>
            <w:left w:val="none" w:sz="0" w:space="0" w:color="auto"/>
            <w:bottom w:val="none" w:sz="0" w:space="0" w:color="auto"/>
            <w:right w:val="none" w:sz="0" w:space="0" w:color="auto"/>
          </w:divBdr>
        </w:div>
        <w:div w:id="754939230">
          <w:marLeft w:val="480"/>
          <w:marRight w:val="0"/>
          <w:marTop w:val="0"/>
          <w:marBottom w:val="0"/>
          <w:divBdr>
            <w:top w:val="none" w:sz="0" w:space="0" w:color="auto"/>
            <w:left w:val="none" w:sz="0" w:space="0" w:color="auto"/>
            <w:bottom w:val="none" w:sz="0" w:space="0" w:color="auto"/>
            <w:right w:val="none" w:sz="0" w:space="0" w:color="auto"/>
          </w:divBdr>
        </w:div>
        <w:div w:id="763918449">
          <w:marLeft w:val="480"/>
          <w:marRight w:val="0"/>
          <w:marTop w:val="0"/>
          <w:marBottom w:val="0"/>
          <w:divBdr>
            <w:top w:val="none" w:sz="0" w:space="0" w:color="auto"/>
            <w:left w:val="none" w:sz="0" w:space="0" w:color="auto"/>
            <w:bottom w:val="none" w:sz="0" w:space="0" w:color="auto"/>
            <w:right w:val="none" w:sz="0" w:space="0" w:color="auto"/>
          </w:divBdr>
        </w:div>
        <w:div w:id="771901573">
          <w:marLeft w:val="480"/>
          <w:marRight w:val="0"/>
          <w:marTop w:val="0"/>
          <w:marBottom w:val="0"/>
          <w:divBdr>
            <w:top w:val="none" w:sz="0" w:space="0" w:color="auto"/>
            <w:left w:val="none" w:sz="0" w:space="0" w:color="auto"/>
            <w:bottom w:val="none" w:sz="0" w:space="0" w:color="auto"/>
            <w:right w:val="none" w:sz="0" w:space="0" w:color="auto"/>
          </w:divBdr>
        </w:div>
        <w:div w:id="788084804">
          <w:marLeft w:val="480"/>
          <w:marRight w:val="0"/>
          <w:marTop w:val="0"/>
          <w:marBottom w:val="0"/>
          <w:divBdr>
            <w:top w:val="none" w:sz="0" w:space="0" w:color="auto"/>
            <w:left w:val="none" w:sz="0" w:space="0" w:color="auto"/>
            <w:bottom w:val="none" w:sz="0" w:space="0" w:color="auto"/>
            <w:right w:val="none" w:sz="0" w:space="0" w:color="auto"/>
          </w:divBdr>
        </w:div>
        <w:div w:id="789905561">
          <w:marLeft w:val="480"/>
          <w:marRight w:val="0"/>
          <w:marTop w:val="0"/>
          <w:marBottom w:val="0"/>
          <w:divBdr>
            <w:top w:val="none" w:sz="0" w:space="0" w:color="auto"/>
            <w:left w:val="none" w:sz="0" w:space="0" w:color="auto"/>
            <w:bottom w:val="none" w:sz="0" w:space="0" w:color="auto"/>
            <w:right w:val="none" w:sz="0" w:space="0" w:color="auto"/>
          </w:divBdr>
        </w:div>
        <w:div w:id="815412808">
          <w:marLeft w:val="480"/>
          <w:marRight w:val="0"/>
          <w:marTop w:val="0"/>
          <w:marBottom w:val="0"/>
          <w:divBdr>
            <w:top w:val="none" w:sz="0" w:space="0" w:color="auto"/>
            <w:left w:val="none" w:sz="0" w:space="0" w:color="auto"/>
            <w:bottom w:val="none" w:sz="0" w:space="0" w:color="auto"/>
            <w:right w:val="none" w:sz="0" w:space="0" w:color="auto"/>
          </w:divBdr>
        </w:div>
        <w:div w:id="823930993">
          <w:marLeft w:val="480"/>
          <w:marRight w:val="0"/>
          <w:marTop w:val="0"/>
          <w:marBottom w:val="0"/>
          <w:divBdr>
            <w:top w:val="none" w:sz="0" w:space="0" w:color="auto"/>
            <w:left w:val="none" w:sz="0" w:space="0" w:color="auto"/>
            <w:bottom w:val="none" w:sz="0" w:space="0" w:color="auto"/>
            <w:right w:val="none" w:sz="0" w:space="0" w:color="auto"/>
          </w:divBdr>
        </w:div>
        <w:div w:id="862867775">
          <w:marLeft w:val="480"/>
          <w:marRight w:val="0"/>
          <w:marTop w:val="0"/>
          <w:marBottom w:val="0"/>
          <w:divBdr>
            <w:top w:val="none" w:sz="0" w:space="0" w:color="auto"/>
            <w:left w:val="none" w:sz="0" w:space="0" w:color="auto"/>
            <w:bottom w:val="none" w:sz="0" w:space="0" w:color="auto"/>
            <w:right w:val="none" w:sz="0" w:space="0" w:color="auto"/>
          </w:divBdr>
        </w:div>
        <w:div w:id="908804465">
          <w:marLeft w:val="480"/>
          <w:marRight w:val="0"/>
          <w:marTop w:val="0"/>
          <w:marBottom w:val="0"/>
          <w:divBdr>
            <w:top w:val="none" w:sz="0" w:space="0" w:color="auto"/>
            <w:left w:val="none" w:sz="0" w:space="0" w:color="auto"/>
            <w:bottom w:val="none" w:sz="0" w:space="0" w:color="auto"/>
            <w:right w:val="none" w:sz="0" w:space="0" w:color="auto"/>
          </w:divBdr>
        </w:div>
      </w:divsChild>
    </w:div>
    <w:div w:id="812403386">
      <w:bodyDiv w:val="1"/>
      <w:marLeft w:val="0"/>
      <w:marRight w:val="0"/>
      <w:marTop w:val="0"/>
      <w:marBottom w:val="0"/>
      <w:divBdr>
        <w:top w:val="none" w:sz="0" w:space="0" w:color="auto"/>
        <w:left w:val="none" w:sz="0" w:space="0" w:color="auto"/>
        <w:bottom w:val="none" w:sz="0" w:space="0" w:color="auto"/>
        <w:right w:val="none" w:sz="0" w:space="0" w:color="auto"/>
      </w:divBdr>
    </w:div>
    <w:div w:id="812412058">
      <w:bodyDiv w:val="1"/>
      <w:marLeft w:val="0"/>
      <w:marRight w:val="0"/>
      <w:marTop w:val="0"/>
      <w:marBottom w:val="0"/>
      <w:divBdr>
        <w:top w:val="none" w:sz="0" w:space="0" w:color="auto"/>
        <w:left w:val="none" w:sz="0" w:space="0" w:color="auto"/>
        <w:bottom w:val="none" w:sz="0" w:space="0" w:color="auto"/>
        <w:right w:val="none" w:sz="0" w:space="0" w:color="auto"/>
      </w:divBdr>
    </w:div>
    <w:div w:id="812527249">
      <w:bodyDiv w:val="1"/>
      <w:marLeft w:val="0"/>
      <w:marRight w:val="0"/>
      <w:marTop w:val="0"/>
      <w:marBottom w:val="0"/>
      <w:divBdr>
        <w:top w:val="none" w:sz="0" w:space="0" w:color="auto"/>
        <w:left w:val="none" w:sz="0" w:space="0" w:color="auto"/>
        <w:bottom w:val="none" w:sz="0" w:space="0" w:color="auto"/>
        <w:right w:val="none" w:sz="0" w:space="0" w:color="auto"/>
      </w:divBdr>
    </w:div>
    <w:div w:id="812605369">
      <w:bodyDiv w:val="1"/>
      <w:marLeft w:val="0"/>
      <w:marRight w:val="0"/>
      <w:marTop w:val="0"/>
      <w:marBottom w:val="0"/>
      <w:divBdr>
        <w:top w:val="none" w:sz="0" w:space="0" w:color="auto"/>
        <w:left w:val="none" w:sz="0" w:space="0" w:color="auto"/>
        <w:bottom w:val="none" w:sz="0" w:space="0" w:color="auto"/>
        <w:right w:val="none" w:sz="0" w:space="0" w:color="auto"/>
      </w:divBdr>
    </w:div>
    <w:div w:id="812677572">
      <w:bodyDiv w:val="1"/>
      <w:marLeft w:val="0"/>
      <w:marRight w:val="0"/>
      <w:marTop w:val="0"/>
      <w:marBottom w:val="0"/>
      <w:divBdr>
        <w:top w:val="none" w:sz="0" w:space="0" w:color="auto"/>
        <w:left w:val="none" w:sz="0" w:space="0" w:color="auto"/>
        <w:bottom w:val="none" w:sz="0" w:space="0" w:color="auto"/>
        <w:right w:val="none" w:sz="0" w:space="0" w:color="auto"/>
      </w:divBdr>
    </w:div>
    <w:div w:id="812793803">
      <w:bodyDiv w:val="1"/>
      <w:marLeft w:val="0"/>
      <w:marRight w:val="0"/>
      <w:marTop w:val="0"/>
      <w:marBottom w:val="0"/>
      <w:divBdr>
        <w:top w:val="none" w:sz="0" w:space="0" w:color="auto"/>
        <w:left w:val="none" w:sz="0" w:space="0" w:color="auto"/>
        <w:bottom w:val="none" w:sz="0" w:space="0" w:color="auto"/>
        <w:right w:val="none" w:sz="0" w:space="0" w:color="auto"/>
      </w:divBdr>
    </w:div>
    <w:div w:id="812796936">
      <w:bodyDiv w:val="1"/>
      <w:marLeft w:val="0"/>
      <w:marRight w:val="0"/>
      <w:marTop w:val="0"/>
      <w:marBottom w:val="0"/>
      <w:divBdr>
        <w:top w:val="none" w:sz="0" w:space="0" w:color="auto"/>
        <w:left w:val="none" w:sz="0" w:space="0" w:color="auto"/>
        <w:bottom w:val="none" w:sz="0" w:space="0" w:color="auto"/>
        <w:right w:val="none" w:sz="0" w:space="0" w:color="auto"/>
      </w:divBdr>
    </w:div>
    <w:div w:id="812870618">
      <w:bodyDiv w:val="1"/>
      <w:marLeft w:val="0"/>
      <w:marRight w:val="0"/>
      <w:marTop w:val="0"/>
      <w:marBottom w:val="0"/>
      <w:divBdr>
        <w:top w:val="none" w:sz="0" w:space="0" w:color="auto"/>
        <w:left w:val="none" w:sz="0" w:space="0" w:color="auto"/>
        <w:bottom w:val="none" w:sz="0" w:space="0" w:color="auto"/>
        <w:right w:val="none" w:sz="0" w:space="0" w:color="auto"/>
      </w:divBdr>
    </w:div>
    <w:div w:id="812913648">
      <w:bodyDiv w:val="1"/>
      <w:marLeft w:val="0"/>
      <w:marRight w:val="0"/>
      <w:marTop w:val="0"/>
      <w:marBottom w:val="0"/>
      <w:divBdr>
        <w:top w:val="none" w:sz="0" w:space="0" w:color="auto"/>
        <w:left w:val="none" w:sz="0" w:space="0" w:color="auto"/>
        <w:bottom w:val="none" w:sz="0" w:space="0" w:color="auto"/>
        <w:right w:val="none" w:sz="0" w:space="0" w:color="auto"/>
      </w:divBdr>
    </w:div>
    <w:div w:id="812915273">
      <w:bodyDiv w:val="1"/>
      <w:marLeft w:val="0"/>
      <w:marRight w:val="0"/>
      <w:marTop w:val="0"/>
      <w:marBottom w:val="0"/>
      <w:divBdr>
        <w:top w:val="none" w:sz="0" w:space="0" w:color="auto"/>
        <w:left w:val="none" w:sz="0" w:space="0" w:color="auto"/>
        <w:bottom w:val="none" w:sz="0" w:space="0" w:color="auto"/>
        <w:right w:val="none" w:sz="0" w:space="0" w:color="auto"/>
      </w:divBdr>
    </w:div>
    <w:div w:id="812941283">
      <w:bodyDiv w:val="1"/>
      <w:marLeft w:val="0"/>
      <w:marRight w:val="0"/>
      <w:marTop w:val="0"/>
      <w:marBottom w:val="0"/>
      <w:divBdr>
        <w:top w:val="none" w:sz="0" w:space="0" w:color="auto"/>
        <w:left w:val="none" w:sz="0" w:space="0" w:color="auto"/>
        <w:bottom w:val="none" w:sz="0" w:space="0" w:color="auto"/>
        <w:right w:val="none" w:sz="0" w:space="0" w:color="auto"/>
      </w:divBdr>
    </w:div>
    <w:div w:id="812983206">
      <w:bodyDiv w:val="1"/>
      <w:marLeft w:val="0"/>
      <w:marRight w:val="0"/>
      <w:marTop w:val="0"/>
      <w:marBottom w:val="0"/>
      <w:divBdr>
        <w:top w:val="none" w:sz="0" w:space="0" w:color="auto"/>
        <w:left w:val="none" w:sz="0" w:space="0" w:color="auto"/>
        <w:bottom w:val="none" w:sz="0" w:space="0" w:color="auto"/>
        <w:right w:val="none" w:sz="0" w:space="0" w:color="auto"/>
      </w:divBdr>
    </w:div>
    <w:div w:id="813060208">
      <w:bodyDiv w:val="1"/>
      <w:marLeft w:val="0"/>
      <w:marRight w:val="0"/>
      <w:marTop w:val="0"/>
      <w:marBottom w:val="0"/>
      <w:divBdr>
        <w:top w:val="none" w:sz="0" w:space="0" w:color="auto"/>
        <w:left w:val="none" w:sz="0" w:space="0" w:color="auto"/>
        <w:bottom w:val="none" w:sz="0" w:space="0" w:color="auto"/>
        <w:right w:val="none" w:sz="0" w:space="0" w:color="auto"/>
      </w:divBdr>
    </w:div>
    <w:div w:id="813064322">
      <w:bodyDiv w:val="1"/>
      <w:marLeft w:val="0"/>
      <w:marRight w:val="0"/>
      <w:marTop w:val="0"/>
      <w:marBottom w:val="0"/>
      <w:divBdr>
        <w:top w:val="none" w:sz="0" w:space="0" w:color="auto"/>
        <w:left w:val="none" w:sz="0" w:space="0" w:color="auto"/>
        <w:bottom w:val="none" w:sz="0" w:space="0" w:color="auto"/>
        <w:right w:val="none" w:sz="0" w:space="0" w:color="auto"/>
      </w:divBdr>
    </w:div>
    <w:div w:id="813135599">
      <w:bodyDiv w:val="1"/>
      <w:marLeft w:val="0"/>
      <w:marRight w:val="0"/>
      <w:marTop w:val="0"/>
      <w:marBottom w:val="0"/>
      <w:divBdr>
        <w:top w:val="none" w:sz="0" w:space="0" w:color="auto"/>
        <w:left w:val="none" w:sz="0" w:space="0" w:color="auto"/>
        <w:bottom w:val="none" w:sz="0" w:space="0" w:color="auto"/>
        <w:right w:val="none" w:sz="0" w:space="0" w:color="auto"/>
      </w:divBdr>
    </w:div>
    <w:div w:id="813176307">
      <w:bodyDiv w:val="1"/>
      <w:marLeft w:val="0"/>
      <w:marRight w:val="0"/>
      <w:marTop w:val="0"/>
      <w:marBottom w:val="0"/>
      <w:divBdr>
        <w:top w:val="none" w:sz="0" w:space="0" w:color="auto"/>
        <w:left w:val="none" w:sz="0" w:space="0" w:color="auto"/>
        <w:bottom w:val="none" w:sz="0" w:space="0" w:color="auto"/>
        <w:right w:val="none" w:sz="0" w:space="0" w:color="auto"/>
      </w:divBdr>
    </w:div>
    <w:div w:id="813177222">
      <w:bodyDiv w:val="1"/>
      <w:marLeft w:val="0"/>
      <w:marRight w:val="0"/>
      <w:marTop w:val="0"/>
      <w:marBottom w:val="0"/>
      <w:divBdr>
        <w:top w:val="none" w:sz="0" w:space="0" w:color="auto"/>
        <w:left w:val="none" w:sz="0" w:space="0" w:color="auto"/>
        <w:bottom w:val="none" w:sz="0" w:space="0" w:color="auto"/>
        <w:right w:val="none" w:sz="0" w:space="0" w:color="auto"/>
      </w:divBdr>
    </w:div>
    <w:div w:id="813375197">
      <w:bodyDiv w:val="1"/>
      <w:marLeft w:val="0"/>
      <w:marRight w:val="0"/>
      <w:marTop w:val="0"/>
      <w:marBottom w:val="0"/>
      <w:divBdr>
        <w:top w:val="none" w:sz="0" w:space="0" w:color="auto"/>
        <w:left w:val="none" w:sz="0" w:space="0" w:color="auto"/>
        <w:bottom w:val="none" w:sz="0" w:space="0" w:color="auto"/>
        <w:right w:val="none" w:sz="0" w:space="0" w:color="auto"/>
      </w:divBdr>
    </w:div>
    <w:div w:id="813444893">
      <w:bodyDiv w:val="1"/>
      <w:marLeft w:val="0"/>
      <w:marRight w:val="0"/>
      <w:marTop w:val="0"/>
      <w:marBottom w:val="0"/>
      <w:divBdr>
        <w:top w:val="none" w:sz="0" w:space="0" w:color="auto"/>
        <w:left w:val="none" w:sz="0" w:space="0" w:color="auto"/>
        <w:bottom w:val="none" w:sz="0" w:space="0" w:color="auto"/>
        <w:right w:val="none" w:sz="0" w:space="0" w:color="auto"/>
      </w:divBdr>
    </w:div>
    <w:div w:id="813449176">
      <w:bodyDiv w:val="1"/>
      <w:marLeft w:val="0"/>
      <w:marRight w:val="0"/>
      <w:marTop w:val="0"/>
      <w:marBottom w:val="0"/>
      <w:divBdr>
        <w:top w:val="none" w:sz="0" w:space="0" w:color="auto"/>
        <w:left w:val="none" w:sz="0" w:space="0" w:color="auto"/>
        <w:bottom w:val="none" w:sz="0" w:space="0" w:color="auto"/>
        <w:right w:val="none" w:sz="0" w:space="0" w:color="auto"/>
      </w:divBdr>
    </w:div>
    <w:div w:id="813525555">
      <w:bodyDiv w:val="1"/>
      <w:marLeft w:val="0"/>
      <w:marRight w:val="0"/>
      <w:marTop w:val="0"/>
      <w:marBottom w:val="0"/>
      <w:divBdr>
        <w:top w:val="none" w:sz="0" w:space="0" w:color="auto"/>
        <w:left w:val="none" w:sz="0" w:space="0" w:color="auto"/>
        <w:bottom w:val="none" w:sz="0" w:space="0" w:color="auto"/>
        <w:right w:val="none" w:sz="0" w:space="0" w:color="auto"/>
      </w:divBdr>
    </w:div>
    <w:div w:id="813528136">
      <w:bodyDiv w:val="1"/>
      <w:marLeft w:val="0"/>
      <w:marRight w:val="0"/>
      <w:marTop w:val="0"/>
      <w:marBottom w:val="0"/>
      <w:divBdr>
        <w:top w:val="none" w:sz="0" w:space="0" w:color="auto"/>
        <w:left w:val="none" w:sz="0" w:space="0" w:color="auto"/>
        <w:bottom w:val="none" w:sz="0" w:space="0" w:color="auto"/>
        <w:right w:val="none" w:sz="0" w:space="0" w:color="auto"/>
      </w:divBdr>
    </w:div>
    <w:div w:id="813833267">
      <w:bodyDiv w:val="1"/>
      <w:marLeft w:val="0"/>
      <w:marRight w:val="0"/>
      <w:marTop w:val="0"/>
      <w:marBottom w:val="0"/>
      <w:divBdr>
        <w:top w:val="none" w:sz="0" w:space="0" w:color="auto"/>
        <w:left w:val="none" w:sz="0" w:space="0" w:color="auto"/>
        <w:bottom w:val="none" w:sz="0" w:space="0" w:color="auto"/>
        <w:right w:val="none" w:sz="0" w:space="0" w:color="auto"/>
      </w:divBdr>
      <w:divsChild>
        <w:div w:id="30694690">
          <w:marLeft w:val="480"/>
          <w:marRight w:val="0"/>
          <w:marTop w:val="0"/>
          <w:marBottom w:val="0"/>
          <w:divBdr>
            <w:top w:val="none" w:sz="0" w:space="0" w:color="auto"/>
            <w:left w:val="none" w:sz="0" w:space="0" w:color="auto"/>
            <w:bottom w:val="none" w:sz="0" w:space="0" w:color="auto"/>
            <w:right w:val="none" w:sz="0" w:space="0" w:color="auto"/>
          </w:divBdr>
        </w:div>
        <w:div w:id="40566921">
          <w:marLeft w:val="480"/>
          <w:marRight w:val="0"/>
          <w:marTop w:val="0"/>
          <w:marBottom w:val="0"/>
          <w:divBdr>
            <w:top w:val="none" w:sz="0" w:space="0" w:color="auto"/>
            <w:left w:val="none" w:sz="0" w:space="0" w:color="auto"/>
            <w:bottom w:val="none" w:sz="0" w:space="0" w:color="auto"/>
            <w:right w:val="none" w:sz="0" w:space="0" w:color="auto"/>
          </w:divBdr>
        </w:div>
        <w:div w:id="92482557">
          <w:marLeft w:val="480"/>
          <w:marRight w:val="0"/>
          <w:marTop w:val="0"/>
          <w:marBottom w:val="0"/>
          <w:divBdr>
            <w:top w:val="none" w:sz="0" w:space="0" w:color="auto"/>
            <w:left w:val="none" w:sz="0" w:space="0" w:color="auto"/>
            <w:bottom w:val="none" w:sz="0" w:space="0" w:color="auto"/>
            <w:right w:val="none" w:sz="0" w:space="0" w:color="auto"/>
          </w:divBdr>
        </w:div>
        <w:div w:id="96869692">
          <w:marLeft w:val="480"/>
          <w:marRight w:val="0"/>
          <w:marTop w:val="0"/>
          <w:marBottom w:val="0"/>
          <w:divBdr>
            <w:top w:val="none" w:sz="0" w:space="0" w:color="auto"/>
            <w:left w:val="none" w:sz="0" w:space="0" w:color="auto"/>
            <w:bottom w:val="none" w:sz="0" w:space="0" w:color="auto"/>
            <w:right w:val="none" w:sz="0" w:space="0" w:color="auto"/>
          </w:divBdr>
        </w:div>
        <w:div w:id="120416010">
          <w:marLeft w:val="480"/>
          <w:marRight w:val="0"/>
          <w:marTop w:val="0"/>
          <w:marBottom w:val="0"/>
          <w:divBdr>
            <w:top w:val="none" w:sz="0" w:space="0" w:color="auto"/>
            <w:left w:val="none" w:sz="0" w:space="0" w:color="auto"/>
            <w:bottom w:val="none" w:sz="0" w:space="0" w:color="auto"/>
            <w:right w:val="none" w:sz="0" w:space="0" w:color="auto"/>
          </w:divBdr>
        </w:div>
        <w:div w:id="154028482">
          <w:marLeft w:val="480"/>
          <w:marRight w:val="0"/>
          <w:marTop w:val="0"/>
          <w:marBottom w:val="0"/>
          <w:divBdr>
            <w:top w:val="none" w:sz="0" w:space="0" w:color="auto"/>
            <w:left w:val="none" w:sz="0" w:space="0" w:color="auto"/>
            <w:bottom w:val="none" w:sz="0" w:space="0" w:color="auto"/>
            <w:right w:val="none" w:sz="0" w:space="0" w:color="auto"/>
          </w:divBdr>
        </w:div>
        <w:div w:id="163398095">
          <w:marLeft w:val="480"/>
          <w:marRight w:val="0"/>
          <w:marTop w:val="0"/>
          <w:marBottom w:val="0"/>
          <w:divBdr>
            <w:top w:val="none" w:sz="0" w:space="0" w:color="auto"/>
            <w:left w:val="none" w:sz="0" w:space="0" w:color="auto"/>
            <w:bottom w:val="none" w:sz="0" w:space="0" w:color="auto"/>
            <w:right w:val="none" w:sz="0" w:space="0" w:color="auto"/>
          </w:divBdr>
        </w:div>
        <w:div w:id="275060919">
          <w:marLeft w:val="480"/>
          <w:marRight w:val="0"/>
          <w:marTop w:val="0"/>
          <w:marBottom w:val="0"/>
          <w:divBdr>
            <w:top w:val="none" w:sz="0" w:space="0" w:color="auto"/>
            <w:left w:val="none" w:sz="0" w:space="0" w:color="auto"/>
            <w:bottom w:val="none" w:sz="0" w:space="0" w:color="auto"/>
            <w:right w:val="none" w:sz="0" w:space="0" w:color="auto"/>
          </w:divBdr>
        </w:div>
        <w:div w:id="301810119">
          <w:marLeft w:val="480"/>
          <w:marRight w:val="0"/>
          <w:marTop w:val="0"/>
          <w:marBottom w:val="0"/>
          <w:divBdr>
            <w:top w:val="none" w:sz="0" w:space="0" w:color="auto"/>
            <w:left w:val="none" w:sz="0" w:space="0" w:color="auto"/>
            <w:bottom w:val="none" w:sz="0" w:space="0" w:color="auto"/>
            <w:right w:val="none" w:sz="0" w:space="0" w:color="auto"/>
          </w:divBdr>
        </w:div>
        <w:div w:id="306472326">
          <w:marLeft w:val="480"/>
          <w:marRight w:val="0"/>
          <w:marTop w:val="0"/>
          <w:marBottom w:val="0"/>
          <w:divBdr>
            <w:top w:val="none" w:sz="0" w:space="0" w:color="auto"/>
            <w:left w:val="none" w:sz="0" w:space="0" w:color="auto"/>
            <w:bottom w:val="none" w:sz="0" w:space="0" w:color="auto"/>
            <w:right w:val="none" w:sz="0" w:space="0" w:color="auto"/>
          </w:divBdr>
        </w:div>
        <w:div w:id="319118530">
          <w:marLeft w:val="480"/>
          <w:marRight w:val="0"/>
          <w:marTop w:val="0"/>
          <w:marBottom w:val="0"/>
          <w:divBdr>
            <w:top w:val="none" w:sz="0" w:space="0" w:color="auto"/>
            <w:left w:val="none" w:sz="0" w:space="0" w:color="auto"/>
            <w:bottom w:val="none" w:sz="0" w:space="0" w:color="auto"/>
            <w:right w:val="none" w:sz="0" w:space="0" w:color="auto"/>
          </w:divBdr>
        </w:div>
        <w:div w:id="351809093">
          <w:marLeft w:val="480"/>
          <w:marRight w:val="0"/>
          <w:marTop w:val="0"/>
          <w:marBottom w:val="0"/>
          <w:divBdr>
            <w:top w:val="none" w:sz="0" w:space="0" w:color="auto"/>
            <w:left w:val="none" w:sz="0" w:space="0" w:color="auto"/>
            <w:bottom w:val="none" w:sz="0" w:space="0" w:color="auto"/>
            <w:right w:val="none" w:sz="0" w:space="0" w:color="auto"/>
          </w:divBdr>
        </w:div>
        <w:div w:id="361707696">
          <w:marLeft w:val="480"/>
          <w:marRight w:val="0"/>
          <w:marTop w:val="0"/>
          <w:marBottom w:val="0"/>
          <w:divBdr>
            <w:top w:val="none" w:sz="0" w:space="0" w:color="auto"/>
            <w:left w:val="none" w:sz="0" w:space="0" w:color="auto"/>
            <w:bottom w:val="none" w:sz="0" w:space="0" w:color="auto"/>
            <w:right w:val="none" w:sz="0" w:space="0" w:color="auto"/>
          </w:divBdr>
        </w:div>
        <w:div w:id="529875630">
          <w:marLeft w:val="480"/>
          <w:marRight w:val="0"/>
          <w:marTop w:val="0"/>
          <w:marBottom w:val="0"/>
          <w:divBdr>
            <w:top w:val="none" w:sz="0" w:space="0" w:color="auto"/>
            <w:left w:val="none" w:sz="0" w:space="0" w:color="auto"/>
            <w:bottom w:val="none" w:sz="0" w:space="0" w:color="auto"/>
            <w:right w:val="none" w:sz="0" w:space="0" w:color="auto"/>
          </w:divBdr>
        </w:div>
        <w:div w:id="536240537">
          <w:marLeft w:val="480"/>
          <w:marRight w:val="0"/>
          <w:marTop w:val="0"/>
          <w:marBottom w:val="0"/>
          <w:divBdr>
            <w:top w:val="none" w:sz="0" w:space="0" w:color="auto"/>
            <w:left w:val="none" w:sz="0" w:space="0" w:color="auto"/>
            <w:bottom w:val="none" w:sz="0" w:space="0" w:color="auto"/>
            <w:right w:val="none" w:sz="0" w:space="0" w:color="auto"/>
          </w:divBdr>
        </w:div>
        <w:div w:id="613365535">
          <w:marLeft w:val="480"/>
          <w:marRight w:val="0"/>
          <w:marTop w:val="0"/>
          <w:marBottom w:val="0"/>
          <w:divBdr>
            <w:top w:val="none" w:sz="0" w:space="0" w:color="auto"/>
            <w:left w:val="none" w:sz="0" w:space="0" w:color="auto"/>
            <w:bottom w:val="none" w:sz="0" w:space="0" w:color="auto"/>
            <w:right w:val="none" w:sz="0" w:space="0" w:color="auto"/>
          </w:divBdr>
        </w:div>
        <w:div w:id="641472599">
          <w:marLeft w:val="480"/>
          <w:marRight w:val="0"/>
          <w:marTop w:val="0"/>
          <w:marBottom w:val="0"/>
          <w:divBdr>
            <w:top w:val="none" w:sz="0" w:space="0" w:color="auto"/>
            <w:left w:val="none" w:sz="0" w:space="0" w:color="auto"/>
            <w:bottom w:val="none" w:sz="0" w:space="0" w:color="auto"/>
            <w:right w:val="none" w:sz="0" w:space="0" w:color="auto"/>
          </w:divBdr>
        </w:div>
        <w:div w:id="702095807">
          <w:marLeft w:val="480"/>
          <w:marRight w:val="0"/>
          <w:marTop w:val="0"/>
          <w:marBottom w:val="0"/>
          <w:divBdr>
            <w:top w:val="none" w:sz="0" w:space="0" w:color="auto"/>
            <w:left w:val="none" w:sz="0" w:space="0" w:color="auto"/>
            <w:bottom w:val="none" w:sz="0" w:space="0" w:color="auto"/>
            <w:right w:val="none" w:sz="0" w:space="0" w:color="auto"/>
          </w:divBdr>
        </w:div>
        <w:div w:id="731083285">
          <w:marLeft w:val="480"/>
          <w:marRight w:val="0"/>
          <w:marTop w:val="0"/>
          <w:marBottom w:val="0"/>
          <w:divBdr>
            <w:top w:val="none" w:sz="0" w:space="0" w:color="auto"/>
            <w:left w:val="none" w:sz="0" w:space="0" w:color="auto"/>
            <w:bottom w:val="none" w:sz="0" w:space="0" w:color="auto"/>
            <w:right w:val="none" w:sz="0" w:space="0" w:color="auto"/>
          </w:divBdr>
        </w:div>
        <w:div w:id="765076857">
          <w:marLeft w:val="480"/>
          <w:marRight w:val="0"/>
          <w:marTop w:val="0"/>
          <w:marBottom w:val="0"/>
          <w:divBdr>
            <w:top w:val="none" w:sz="0" w:space="0" w:color="auto"/>
            <w:left w:val="none" w:sz="0" w:space="0" w:color="auto"/>
            <w:bottom w:val="none" w:sz="0" w:space="0" w:color="auto"/>
            <w:right w:val="none" w:sz="0" w:space="0" w:color="auto"/>
          </w:divBdr>
        </w:div>
        <w:div w:id="882864716">
          <w:marLeft w:val="480"/>
          <w:marRight w:val="0"/>
          <w:marTop w:val="0"/>
          <w:marBottom w:val="0"/>
          <w:divBdr>
            <w:top w:val="none" w:sz="0" w:space="0" w:color="auto"/>
            <w:left w:val="none" w:sz="0" w:space="0" w:color="auto"/>
            <w:bottom w:val="none" w:sz="0" w:space="0" w:color="auto"/>
            <w:right w:val="none" w:sz="0" w:space="0" w:color="auto"/>
          </w:divBdr>
        </w:div>
        <w:div w:id="911500643">
          <w:marLeft w:val="480"/>
          <w:marRight w:val="0"/>
          <w:marTop w:val="0"/>
          <w:marBottom w:val="0"/>
          <w:divBdr>
            <w:top w:val="none" w:sz="0" w:space="0" w:color="auto"/>
            <w:left w:val="none" w:sz="0" w:space="0" w:color="auto"/>
            <w:bottom w:val="none" w:sz="0" w:space="0" w:color="auto"/>
            <w:right w:val="none" w:sz="0" w:space="0" w:color="auto"/>
          </w:divBdr>
        </w:div>
      </w:divsChild>
    </w:div>
    <w:div w:id="813840691">
      <w:bodyDiv w:val="1"/>
      <w:marLeft w:val="0"/>
      <w:marRight w:val="0"/>
      <w:marTop w:val="0"/>
      <w:marBottom w:val="0"/>
      <w:divBdr>
        <w:top w:val="none" w:sz="0" w:space="0" w:color="auto"/>
        <w:left w:val="none" w:sz="0" w:space="0" w:color="auto"/>
        <w:bottom w:val="none" w:sz="0" w:space="0" w:color="auto"/>
        <w:right w:val="none" w:sz="0" w:space="0" w:color="auto"/>
      </w:divBdr>
    </w:div>
    <w:div w:id="814100298">
      <w:bodyDiv w:val="1"/>
      <w:marLeft w:val="0"/>
      <w:marRight w:val="0"/>
      <w:marTop w:val="0"/>
      <w:marBottom w:val="0"/>
      <w:divBdr>
        <w:top w:val="none" w:sz="0" w:space="0" w:color="auto"/>
        <w:left w:val="none" w:sz="0" w:space="0" w:color="auto"/>
        <w:bottom w:val="none" w:sz="0" w:space="0" w:color="auto"/>
        <w:right w:val="none" w:sz="0" w:space="0" w:color="auto"/>
      </w:divBdr>
    </w:div>
    <w:div w:id="814106648">
      <w:bodyDiv w:val="1"/>
      <w:marLeft w:val="0"/>
      <w:marRight w:val="0"/>
      <w:marTop w:val="0"/>
      <w:marBottom w:val="0"/>
      <w:divBdr>
        <w:top w:val="none" w:sz="0" w:space="0" w:color="auto"/>
        <w:left w:val="none" w:sz="0" w:space="0" w:color="auto"/>
        <w:bottom w:val="none" w:sz="0" w:space="0" w:color="auto"/>
        <w:right w:val="none" w:sz="0" w:space="0" w:color="auto"/>
      </w:divBdr>
    </w:div>
    <w:div w:id="814444197">
      <w:bodyDiv w:val="1"/>
      <w:marLeft w:val="0"/>
      <w:marRight w:val="0"/>
      <w:marTop w:val="0"/>
      <w:marBottom w:val="0"/>
      <w:divBdr>
        <w:top w:val="none" w:sz="0" w:space="0" w:color="auto"/>
        <w:left w:val="none" w:sz="0" w:space="0" w:color="auto"/>
        <w:bottom w:val="none" w:sz="0" w:space="0" w:color="auto"/>
        <w:right w:val="none" w:sz="0" w:space="0" w:color="auto"/>
      </w:divBdr>
    </w:div>
    <w:div w:id="814494739">
      <w:bodyDiv w:val="1"/>
      <w:marLeft w:val="0"/>
      <w:marRight w:val="0"/>
      <w:marTop w:val="0"/>
      <w:marBottom w:val="0"/>
      <w:divBdr>
        <w:top w:val="none" w:sz="0" w:space="0" w:color="auto"/>
        <w:left w:val="none" w:sz="0" w:space="0" w:color="auto"/>
        <w:bottom w:val="none" w:sz="0" w:space="0" w:color="auto"/>
        <w:right w:val="none" w:sz="0" w:space="0" w:color="auto"/>
      </w:divBdr>
    </w:div>
    <w:div w:id="814569300">
      <w:bodyDiv w:val="1"/>
      <w:marLeft w:val="0"/>
      <w:marRight w:val="0"/>
      <w:marTop w:val="0"/>
      <w:marBottom w:val="0"/>
      <w:divBdr>
        <w:top w:val="none" w:sz="0" w:space="0" w:color="auto"/>
        <w:left w:val="none" w:sz="0" w:space="0" w:color="auto"/>
        <w:bottom w:val="none" w:sz="0" w:space="0" w:color="auto"/>
        <w:right w:val="none" w:sz="0" w:space="0" w:color="auto"/>
      </w:divBdr>
    </w:div>
    <w:div w:id="814613115">
      <w:bodyDiv w:val="1"/>
      <w:marLeft w:val="0"/>
      <w:marRight w:val="0"/>
      <w:marTop w:val="0"/>
      <w:marBottom w:val="0"/>
      <w:divBdr>
        <w:top w:val="none" w:sz="0" w:space="0" w:color="auto"/>
        <w:left w:val="none" w:sz="0" w:space="0" w:color="auto"/>
        <w:bottom w:val="none" w:sz="0" w:space="0" w:color="auto"/>
        <w:right w:val="none" w:sz="0" w:space="0" w:color="auto"/>
      </w:divBdr>
    </w:div>
    <w:div w:id="814640893">
      <w:bodyDiv w:val="1"/>
      <w:marLeft w:val="0"/>
      <w:marRight w:val="0"/>
      <w:marTop w:val="0"/>
      <w:marBottom w:val="0"/>
      <w:divBdr>
        <w:top w:val="none" w:sz="0" w:space="0" w:color="auto"/>
        <w:left w:val="none" w:sz="0" w:space="0" w:color="auto"/>
        <w:bottom w:val="none" w:sz="0" w:space="0" w:color="auto"/>
        <w:right w:val="none" w:sz="0" w:space="0" w:color="auto"/>
      </w:divBdr>
    </w:div>
    <w:div w:id="814644796">
      <w:bodyDiv w:val="1"/>
      <w:marLeft w:val="0"/>
      <w:marRight w:val="0"/>
      <w:marTop w:val="0"/>
      <w:marBottom w:val="0"/>
      <w:divBdr>
        <w:top w:val="none" w:sz="0" w:space="0" w:color="auto"/>
        <w:left w:val="none" w:sz="0" w:space="0" w:color="auto"/>
        <w:bottom w:val="none" w:sz="0" w:space="0" w:color="auto"/>
        <w:right w:val="none" w:sz="0" w:space="0" w:color="auto"/>
      </w:divBdr>
    </w:div>
    <w:div w:id="814684637">
      <w:bodyDiv w:val="1"/>
      <w:marLeft w:val="0"/>
      <w:marRight w:val="0"/>
      <w:marTop w:val="0"/>
      <w:marBottom w:val="0"/>
      <w:divBdr>
        <w:top w:val="none" w:sz="0" w:space="0" w:color="auto"/>
        <w:left w:val="none" w:sz="0" w:space="0" w:color="auto"/>
        <w:bottom w:val="none" w:sz="0" w:space="0" w:color="auto"/>
        <w:right w:val="none" w:sz="0" w:space="0" w:color="auto"/>
      </w:divBdr>
    </w:div>
    <w:div w:id="814687500">
      <w:bodyDiv w:val="1"/>
      <w:marLeft w:val="0"/>
      <w:marRight w:val="0"/>
      <w:marTop w:val="0"/>
      <w:marBottom w:val="0"/>
      <w:divBdr>
        <w:top w:val="none" w:sz="0" w:space="0" w:color="auto"/>
        <w:left w:val="none" w:sz="0" w:space="0" w:color="auto"/>
        <w:bottom w:val="none" w:sz="0" w:space="0" w:color="auto"/>
        <w:right w:val="none" w:sz="0" w:space="0" w:color="auto"/>
      </w:divBdr>
    </w:div>
    <w:div w:id="814835983">
      <w:bodyDiv w:val="1"/>
      <w:marLeft w:val="0"/>
      <w:marRight w:val="0"/>
      <w:marTop w:val="0"/>
      <w:marBottom w:val="0"/>
      <w:divBdr>
        <w:top w:val="none" w:sz="0" w:space="0" w:color="auto"/>
        <w:left w:val="none" w:sz="0" w:space="0" w:color="auto"/>
        <w:bottom w:val="none" w:sz="0" w:space="0" w:color="auto"/>
        <w:right w:val="none" w:sz="0" w:space="0" w:color="auto"/>
      </w:divBdr>
    </w:div>
    <w:div w:id="814840392">
      <w:bodyDiv w:val="1"/>
      <w:marLeft w:val="0"/>
      <w:marRight w:val="0"/>
      <w:marTop w:val="0"/>
      <w:marBottom w:val="0"/>
      <w:divBdr>
        <w:top w:val="none" w:sz="0" w:space="0" w:color="auto"/>
        <w:left w:val="none" w:sz="0" w:space="0" w:color="auto"/>
        <w:bottom w:val="none" w:sz="0" w:space="0" w:color="auto"/>
        <w:right w:val="none" w:sz="0" w:space="0" w:color="auto"/>
      </w:divBdr>
    </w:div>
    <w:div w:id="814875887">
      <w:bodyDiv w:val="1"/>
      <w:marLeft w:val="0"/>
      <w:marRight w:val="0"/>
      <w:marTop w:val="0"/>
      <w:marBottom w:val="0"/>
      <w:divBdr>
        <w:top w:val="none" w:sz="0" w:space="0" w:color="auto"/>
        <w:left w:val="none" w:sz="0" w:space="0" w:color="auto"/>
        <w:bottom w:val="none" w:sz="0" w:space="0" w:color="auto"/>
        <w:right w:val="none" w:sz="0" w:space="0" w:color="auto"/>
      </w:divBdr>
    </w:div>
    <w:div w:id="815030458">
      <w:bodyDiv w:val="1"/>
      <w:marLeft w:val="0"/>
      <w:marRight w:val="0"/>
      <w:marTop w:val="0"/>
      <w:marBottom w:val="0"/>
      <w:divBdr>
        <w:top w:val="none" w:sz="0" w:space="0" w:color="auto"/>
        <w:left w:val="none" w:sz="0" w:space="0" w:color="auto"/>
        <w:bottom w:val="none" w:sz="0" w:space="0" w:color="auto"/>
        <w:right w:val="none" w:sz="0" w:space="0" w:color="auto"/>
      </w:divBdr>
    </w:div>
    <w:div w:id="815030997">
      <w:bodyDiv w:val="1"/>
      <w:marLeft w:val="0"/>
      <w:marRight w:val="0"/>
      <w:marTop w:val="0"/>
      <w:marBottom w:val="0"/>
      <w:divBdr>
        <w:top w:val="none" w:sz="0" w:space="0" w:color="auto"/>
        <w:left w:val="none" w:sz="0" w:space="0" w:color="auto"/>
        <w:bottom w:val="none" w:sz="0" w:space="0" w:color="auto"/>
        <w:right w:val="none" w:sz="0" w:space="0" w:color="auto"/>
      </w:divBdr>
    </w:div>
    <w:div w:id="815220713">
      <w:bodyDiv w:val="1"/>
      <w:marLeft w:val="0"/>
      <w:marRight w:val="0"/>
      <w:marTop w:val="0"/>
      <w:marBottom w:val="0"/>
      <w:divBdr>
        <w:top w:val="none" w:sz="0" w:space="0" w:color="auto"/>
        <w:left w:val="none" w:sz="0" w:space="0" w:color="auto"/>
        <w:bottom w:val="none" w:sz="0" w:space="0" w:color="auto"/>
        <w:right w:val="none" w:sz="0" w:space="0" w:color="auto"/>
      </w:divBdr>
    </w:div>
    <w:div w:id="815269094">
      <w:bodyDiv w:val="1"/>
      <w:marLeft w:val="0"/>
      <w:marRight w:val="0"/>
      <w:marTop w:val="0"/>
      <w:marBottom w:val="0"/>
      <w:divBdr>
        <w:top w:val="none" w:sz="0" w:space="0" w:color="auto"/>
        <w:left w:val="none" w:sz="0" w:space="0" w:color="auto"/>
        <w:bottom w:val="none" w:sz="0" w:space="0" w:color="auto"/>
        <w:right w:val="none" w:sz="0" w:space="0" w:color="auto"/>
      </w:divBdr>
    </w:div>
    <w:div w:id="815269276">
      <w:bodyDiv w:val="1"/>
      <w:marLeft w:val="0"/>
      <w:marRight w:val="0"/>
      <w:marTop w:val="0"/>
      <w:marBottom w:val="0"/>
      <w:divBdr>
        <w:top w:val="none" w:sz="0" w:space="0" w:color="auto"/>
        <w:left w:val="none" w:sz="0" w:space="0" w:color="auto"/>
        <w:bottom w:val="none" w:sz="0" w:space="0" w:color="auto"/>
        <w:right w:val="none" w:sz="0" w:space="0" w:color="auto"/>
      </w:divBdr>
    </w:div>
    <w:div w:id="815337912">
      <w:bodyDiv w:val="1"/>
      <w:marLeft w:val="0"/>
      <w:marRight w:val="0"/>
      <w:marTop w:val="0"/>
      <w:marBottom w:val="0"/>
      <w:divBdr>
        <w:top w:val="none" w:sz="0" w:space="0" w:color="auto"/>
        <w:left w:val="none" w:sz="0" w:space="0" w:color="auto"/>
        <w:bottom w:val="none" w:sz="0" w:space="0" w:color="auto"/>
        <w:right w:val="none" w:sz="0" w:space="0" w:color="auto"/>
      </w:divBdr>
    </w:div>
    <w:div w:id="815339116">
      <w:bodyDiv w:val="1"/>
      <w:marLeft w:val="0"/>
      <w:marRight w:val="0"/>
      <w:marTop w:val="0"/>
      <w:marBottom w:val="0"/>
      <w:divBdr>
        <w:top w:val="none" w:sz="0" w:space="0" w:color="auto"/>
        <w:left w:val="none" w:sz="0" w:space="0" w:color="auto"/>
        <w:bottom w:val="none" w:sz="0" w:space="0" w:color="auto"/>
        <w:right w:val="none" w:sz="0" w:space="0" w:color="auto"/>
      </w:divBdr>
    </w:div>
    <w:div w:id="815411635">
      <w:bodyDiv w:val="1"/>
      <w:marLeft w:val="0"/>
      <w:marRight w:val="0"/>
      <w:marTop w:val="0"/>
      <w:marBottom w:val="0"/>
      <w:divBdr>
        <w:top w:val="none" w:sz="0" w:space="0" w:color="auto"/>
        <w:left w:val="none" w:sz="0" w:space="0" w:color="auto"/>
        <w:bottom w:val="none" w:sz="0" w:space="0" w:color="auto"/>
        <w:right w:val="none" w:sz="0" w:space="0" w:color="auto"/>
      </w:divBdr>
    </w:div>
    <w:div w:id="815413869">
      <w:bodyDiv w:val="1"/>
      <w:marLeft w:val="0"/>
      <w:marRight w:val="0"/>
      <w:marTop w:val="0"/>
      <w:marBottom w:val="0"/>
      <w:divBdr>
        <w:top w:val="none" w:sz="0" w:space="0" w:color="auto"/>
        <w:left w:val="none" w:sz="0" w:space="0" w:color="auto"/>
        <w:bottom w:val="none" w:sz="0" w:space="0" w:color="auto"/>
        <w:right w:val="none" w:sz="0" w:space="0" w:color="auto"/>
      </w:divBdr>
    </w:div>
    <w:div w:id="815420146">
      <w:bodyDiv w:val="1"/>
      <w:marLeft w:val="0"/>
      <w:marRight w:val="0"/>
      <w:marTop w:val="0"/>
      <w:marBottom w:val="0"/>
      <w:divBdr>
        <w:top w:val="none" w:sz="0" w:space="0" w:color="auto"/>
        <w:left w:val="none" w:sz="0" w:space="0" w:color="auto"/>
        <w:bottom w:val="none" w:sz="0" w:space="0" w:color="auto"/>
        <w:right w:val="none" w:sz="0" w:space="0" w:color="auto"/>
      </w:divBdr>
    </w:div>
    <w:div w:id="815492053">
      <w:bodyDiv w:val="1"/>
      <w:marLeft w:val="0"/>
      <w:marRight w:val="0"/>
      <w:marTop w:val="0"/>
      <w:marBottom w:val="0"/>
      <w:divBdr>
        <w:top w:val="none" w:sz="0" w:space="0" w:color="auto"/>
        <w:left w:val="none" w:sz="0" w:space="0" w:color="auto"/>
        <w:bottom w:val="none" w:sz="0" w:space="0" w:color="auto"/>
        <w:right w:val="none" w:sz="0" w:space="0" w:color="auto"/>
      </w:divBdr>
    </w:div>
    <w:div w:id="815611277">
      <w:bodyDiv w:val="1"/>
      <w:marLeft w:val="0"/>
      <w:marRight w:val="0"/>
      <w:marTop w:val="0"/>
      <w:marBottom w:val="0"/>
      <w:divBdr>
        <w:top w:val="none" w:sz="0" w:space="0" w:color="auto"/>
        <w:left w:val="none" w:sz="0" w:space="0" w:color="auto"/>
        <w:bottom w:val="none" w:sz="0" w:space="0" w:color="auto"/>
        <w:right w:val="none" w:sz="0" w:space="0" w:color="auto"/>
      </w:divBdr>
    </w:div>
    <w:div w:id="815681546">
      <w:bodyDiv w:val="1"/>
      <w:marLeft w:val="0"/>
      <w:marRight w:val="0"/>
      <w:marTop w:val="0"/>
      <w:marBottom w:val="0"/>
      <w:divBdr>
        <w:top w:val="none" w:sz="0" w:space="0" w:color="auto"/>
        <w:left w:val="none" w:sz="0" w:space="0" w:color="auto"/>
        <w:bottom w:val="none" w:sz="0" w:space="0" w:color="auto"/>
        <w:right w:val="none" w:sz="0" w:space="0" w:color="auto"/>
      </w:divBdr>
    </w:div>
    <w:div w:id="815755236">
      <w:bodyDiv w:val="1"/>
      <w:marLeft w:val="0"/>
      <w:marRight w:val="0"/>
      <w:marTop w:val="0"/>
      <w:marBottom w:val="0"/>
      <w:divBdr>
        <w:top w:val="none" w:sz="0" w:space="0" w:color="auto"/>
        <w:left w:val="none" w:sz="0" w:space="0" w:color="auto"/>
        <w:bottom w:val="none" w:sz="0" w:space="0" w:color="auto"/>
        <w:right w:val="none" w:sz="0" w:space="0" w:color="auto"/>
      </w:divBdr>
    </w:div>
    <w:div w:id="815801309">
      <w:bodyDiv w:val="1"/>
      <w:marLeft w:val="0"/>
      <w:marRight w:val="0"/>
      <w:marTop w:val="0"/>
      <w:marBottom w:val="0"/>
      <w:divBdr>
        <w:top w:val="none" w:sz="0" w:space="0" w:color="auto"/>
        <w:left w:val="none" w:sz="0" w:space="0" w:color="auto"/>
        <w:bottom w:val="none" w:sz="0" w:space="0" w:color="auto"/>
        <w:right w:val="none" w:sz="0" w:space="0" w:color="auto"/>
      </w:divBdr>
    </w:div>
    <w:div w:id="815801961">
      <w:bodyDiv w:val="1"/>
      <w:marLeft w:val="0"/>
      <w:marRight w:val="0"/>
      <w:marTop w:val="0"/>
      <w:marBottom w:val="0"/>
      <w:divBdr>
        <w:top w:val="none" w:sz="0" w:space="0" w:color="auto"/>
        <w:left w:val="none" w:sz="0" w:space="0" w:color="auto"/>
        <w:bottom w:val="none" w:sz="0" w:space="0" w:color="auto"/>
        <w:right w:val="none" w:sz="0" w:space="0" w:color="auto"/>
      </w:divBdr>
    </w:div>
    <w:div w:id="815991155">
      <w:bodyDiv w:val="1"/>
      <w:marLeft w:val="0"/>
      <w:marRight w:val="0"/>
      <w:marTop w:val="0"/>
      <w:marBottom w:val="0"/>
      <w:divBdr>
        <w:top w:val="none" w:sz="0" w:space="0" w:color="auto"/>
        <w:left w:val="none" w:sz="0" w:space="0" w:color="auto"/>
        <w:bottom w:val="none" w:sz="0" w:space="0" w:color="auto"/>
        <w:right w:val="none" w:sz="0" w:space="0" w:color="auto"/>
      </w:divBdr>
    </w:div>
    <w:div w:id="816142337">
      <w:bodyDiv w:val="1"/>
      <w:marLeft w:val="0"/>
      <w:marRight w:val="0"/>
      <w:marTop w:val="0"/>
      <w:marBottom w:val="0"/>
      <w:divBdr>
        <w:top w:val="none" w:sz="0" w:space="0" w:color="auto"/>
        <w:left w:val="none" w:sz="0" w:space="0" w:color="auto"/>
        <w:bottom w:val="none" w:sz="0" w:space="0" w:color="auto"/>
        <w:right w:val="none" w:sz="0" w:space="0" w:color="auto"/>
      </w:divBdr>
    </w:div>
    <w:div w:id="816191984">
      <w:bodyDiv w:val="1"/>
      <w:marLeft w:val="0"/>
      <w:marRight w:val="0"/>
      <w:marTop w:val="0"/>
      <w:marBottom w:val="0"/>
      <w:divBdr>
        <w:top w:val="none" w:sz="0" w:space="0" w:color="auto"/>
        <w:left w:val="none" w:sz="0" w:space="0" w:color="auto"/>
        <w:bottom w:val="none" w:sz="0" w:space="0" w:color="auto"/>
        <w:right w:val="none" w:sz="0" w:space="0" w:color="auto"/>
      </w:divBdr>
      <w:divsChild>
        <w:div w:id="74523576">
          <w:marLeft w:val="480"/>
          <w:marRight w:val="0"/>
          <w:marTop w:val="0"/>
          <w:marBottom w:val="0"/>
          <w:divBdr>
            <w:top w:val="none" w:sz="0" w:space="0" w:color="auto"/>
            <w:left w:val="none" w:sz="0" w:space="0" w:color="auto"/>
            <w:bottom w:val="none" w:sz="0" w:space="0" w:color="auto"/>
            <w:right w:val="none" w:sz="0" w:space="0" w:color="auto"/>
          </w:divBdr>
        </w:div>
        <w:div w:id="77991330">
          <w:marLeft w:val="480"/>
          <w:marRight w:val="0"/>
          <w:marTop w:val="0"/>
          <w:marBottom w:val="0"/>
          <w:divBdr>
            <w:top w:val="none" w:sz="0" w:space="0" w:color="auto"/>
            <w:left w:val="none" w:sz="0" w:space="0" w:color="auto"/>
            <w:bottom w:val="none" w:sz="0" w:space="0" w:color="auto"/>
            <w:right w:val="none" w:sz="0" w:space="0" w:color="auto"/>
          </w:divBdr>
        </w:div>
        <w:div w:id="116409032">
          <w:marLeft w:val="480"/>
          <w:marRight w:val="0"/>
          <w:marTop w:val="0"/>
          <w:marBottom w:val="0"/>
          <w:divBdr>
            <w:top w:val="none" w:sz="0" w:space="0" w:color="auto"/>
            <w:left w:val="none" w:sz="0" w:space="0" w:color="auto"/>
            <w:bottom w:val="none" w:sz="0" w:space="0" w:color="auto"/>
            <w:right w:val="none" w:sz="0" w:space="0" w:color="auto"/>
          </w:divBdr>
        </w:div>
        <w:div w:id="130638936">
          <w:marLeft w:val="480"/>
          <w:marRight w:val="0"/>
          <w:marTop w:val="0"/>
          <w:marBottom w:val="0"/>
          <w:divBdr>
            <w:top w:val="none" w:sz="0" w:space="0" w:color="auto"/>
            <w:left w:val="none" w:sz="0" w:space="0" w:color="auto"/>
            <w:bottom w:val="none" w:sz="0" w:space="0" w:color="auto"/>
            <w:right w:val="none" w:sz="0" w:space="0" w:color="auto"/>
          </w:divBdr>
        </w:div>
        <w:div w:id="253050025">
          <w:marLeft w:val="480"/>
          <w:marRight w:val="0"/>
          <w:marTop w:val="0"/>
          <w:marBottom w:val="0"/>
          <w:divBdr>
            <w:top w:val="none" w:sz="0" w:space="0" w:color="auto"/>
            <w:left w:val="none" w:sz="0" w:space="0" w:color="auto"/>
            <w:bottom w:val="none" w:sz="0" w:space="0" w:color="auto"/>
            <w:right w:val="none" w:sz="0" w:space="0" w:color="auto"/>
          </w:divBdr>
        </w:div>
        <w:div w:id="272520495">
          <w:marLeft w:val="480"/>
          <w:marRight w:val="0"/>
          <w:marTop w:val="0"/>
          <w:marBottom w:val="0"/>
          <w:divBdr>
            <w:top w:val="none" w:sz="0" w:space="0" w:color="auto"/>
            <w:left w:val="none" w:sz="0" w:space="0" w:color="auto"/>
            <w:bottom w:val="none" w:sz="0" w:space="0" w:color="auto"/>
            <w:right w:val="none" w:sz="0" w:space="0" w:color="auto"/>
          </w:divBdr>
        </w:div>
        <w:div w:id="344861999">
          <w:marLeft w:val="480"/>
          <w:marRight w:val="0"/>
          <w:marTop w:val="0"/>
          <w:marBottom w:val="0"/>
          <w:divBdr>
            <w:top w:val="none" w:sz="0" w:space="0" w:color="auto"/>
            <w:left w:val="none" w:sz="0" w:space="0" w:color="auto"/>
            <w:bottom w:val="none" w:sz="0" w:space="0" w:color="auto"/>
            <w:right w:val="none" w:sz="0" w:space="0" w:color="auto"/>
          </w:divBdr>
        </w:div>
        <w:div w:id="385691046">
          <w:marLeft w:val="480"/>
          <w:marRight w:val="0"/>
          <w:marTop w:val="0"/>
          <w:marBottom w:val="0"/>
          <w:divBdr>
            <w:top w:val="none" w:sz="0" w:space="0" w:color="auto"/>
            <w:left w:val="none" w:sz="0" w:space="0" w:color="auto"/>
            <w:bottom w:val="none" w:sz="0" w:space="0" w:color="auto"/>
            <w:right w:val="none" w:sz="0" w:space="0" w:color="auto"/>
          </w:divBdr>
        </w:div>
        <w:div w:id="413820384">
          <w:marLeft w:val="480"/>
          <w:marRight w:val="0"/>
          <w:marTop w:val="0"/>
          <w:marBottom w:val="0"/>
          <w:divBdr>
            <w:top w:val="none" w:sz="0" w:space="0" w:color="auto"/>
            <w:left w:val="none" w:sz="0" w:space="0" w:color="auto"/>
            <w:bottom w:val="none" w:sz="0" w:space="0" w:color="auto"/>
            <w:right w:val="none" w:sz="0" w:space="0" w:color="auto"/>
          </w:divBdr>
        </w:div>
        <w:div w:id="446002743">
          <w:marLeft w:val="480"/>
          <w:marRight w:val="0"/>
          <w:marTop w:val="0"/>
          <w:marBottom w:val="0"/>
          <w:divBdr>
            <w:top w:val="none" w:sz="0" w:space="0" w:color="auto"/>
            <w:left w:val="none" w:sz="0" w:space="0" w:color="auto"/>
            <w:bottom w:val="none" w:sz="0" w:space="0" w:color="auto"/>
            <w:right w:val="none" w:sz="0" w:space="0" w:color="auto"/>
          </w:divBdr>
        </w:div>
        <w:div w:id="458960908">
          <w:marLeft w:val="480"/>
          <w:marRight w:val="0"/>
          <w:marTop w:val="0"/>
          <w:marBottom w:val="0"/>
          <w:divBdr>
            <w:top w:val="none" w:sz="0" w:space="0" w:color="auto"/>
            <w:left w:val="none" w:sz="0" w:space="0" w:color="auto"/>
            <w:bottom w:val="none" w:sz="0" w:space="0" w:color="auto"/>
            <w:right w:val="none" w:sz="0" w:space="0" w:color="auto"/>
          </w:divBdr>
        </w:div>
        <w:div w:id="487013936">
          <w:marLeft w:val="480"/>
          <w:marRight w:val="0"/>
          <w:marTop w:val="0"/>
          <w:marBottom w:val="0"/>
          <w:divBdr>
            <w:top w:val="none" w:sz="0" w:space="0" w:color="auto"/>
            <w:left w:val="none" w:sz="0" w:space="0" w:color="auto"/>
            <w:bottom w:val="none" w:sz="0" w:space="0" w:color="auto"/>
            <w:right w:val="none" w:sz="0" w:space="0" w:color="auto"/>
          </w:divBdr>
        </w:div>
        <w:div w:id="531187367">
          <w:marLeft w:val="480"/>
          <w:marRight w:val="0"/>
          <w:marTop w:val="0"/>
          <w:marBottom w:val="0"/>
          <w:divBdr>
            <w:top w:val="none" w:sz="0" w:space="0" w:color="auto"/>
            <w:left w:val="none" w:sz="0" w:space="0" w:color="auto"/>
            <w:bottom w:val="none" w:sz="0" w:space="0" w:color="auto"/>
            <w:right w:val="none" w:sz="0" w:space="0" w:color="auto"/>
          </w:divBdr>
        </w:div>
        <w:div w:id="598564040">
          <w:marLeft w:val="480"/>
          <w:marRight w:val="0"/>
          <w:marTop w:val="0"/>
          <w:marBottom w:val="0"/>
          <w:divBdr>
            <w:top w:val="none" w:sz="0" w:space="0" w:color="auto"/>
            <w:left w:val="none" w:sz="0" w:space="0" w:color="auto"/>
            <w:bottom w:val="none" w:sz="0" w:space="0" w:color="auto"/>
            <w:right w:val="none" w:sz="0" w:space="0" w:color="auto"/>
          </w:divBdr>
        </w:div>
        <w:div w:id="601959085">
          <w:marLeft w:val="480"/>
          <w:marRight w:val="0"/>
          <w:marTop w:val="0"/>
          <w:marBottom w:val="0"/>
          <w:divBdr>
            <w:top w:val="none" w:sz="0" w:space="0" w:color="auto"/>
            <w:left w:val="none" w:sz="0" w:space="0" w:color="auto"/>
            <w:bottom w:val="none" w:sz="0" w:space="0" w:color="auto"/>
            <w:right w:val="none" w:sz="0" w:space="0" w:color="auto"/>
          </w:divBdr>
        </w:div>
        <w:div w:id="705523552">
          <w:marLeft w:val="480"/>
          <w:marRight w:val="0"/>
          <w:marTop w:val="0"/>
          <w:marBottom w:val="0"/>
          <w:divBdr>
            <w:top w:val="none" w:sz="0" w:space="0" w:color="auto"/>
            <w:left w:val="none" w:sz="0" w:space="0" w:color="auto"/>
            <w:bottom w:val="none" w:sz="0" w:space="0" w:color="auto"/>
            <w:right w:val="none" w:sz="0" w:space="0" w:color="auto"/>
          </w:divBdr>
        </w:div>
        <w:div w:id="758479699">
          <w:marLeft w:val="480"/>
          <w:marRight w:val="0"/>
          <w:marTop w:val="0"/>
          <w:marBottom w:val="0"/>
          <w:divBdr>
            <w:top w:val="none" w:sz="0" w:space="0" w:color="auto"/>
            <w:left w:val="none" w:sz="0" w:space="0" w:color="auto"/>
            <w:bottom w:val="none" w:sz="0" w:space="0" w:color="auto"/>
            <w:right w:val="none" w:sz="0" w:space="0" w:color="auto"/>
          </w:divBdr>
        </w:div>
        <w:div w:id="780146492">
          <w:marLeft w:val="480"/>
          <w:marRight w:val="0"/>
          <w:marTop w:val="0"/>
          <w:marBottom w:val="0"/>
          <w:divBdr>
            <w:top w:val="none" w:sz="0" w:space="0" w:color="auto"/>
            <w:left w:val="none" w:sz="0" w:space="0" w:color="auto"/>
            <w:bottom w:val="none" w:sz="0" w:space="0" w:color="auto"/>
            <w:right w:val="none" w:sz="0" w:space="0" w:color="auto"/>
          </w:divBdr>
        </w:div>
        <w:div w:id="802423796">
          <w:marLeft w:val="480"/>
          <w:marRight w:val="0"/>
          <w:marTop w:val="0"/>
          <w:marBottom w:val="0"/>
          <w:divBdr>
            <w:top w:val="none" w:sz="0" w:space="0" w:color="auto"/>
            <w:left w:val="none" w:sz="0" w:space="0" w:color="auto"/>
            <w:bottom w:val="none" w:sz="0" w:space="0" w:color="auto"/>
            <w:right w:val="none" w:sz="0" w:space="0" w:color="auto"/>
          </w:divBdr>
        </w:div>
        <w:div w:id="806318516">
          <w:marLeft w:val="480"/>
          <w:marRight w:val="0"/>
          <w:marTop w:val="0"/>
          <w:marBottom w:val="0"/>
          <w:divBdr>
            <w:top w:val="none" w:sz="0" w:space="0" w:color="auto"/>
            <w:left w:val="none" w:sz="0" w:space="0" w:color="auto"/>
            <w:bottom w:val="none" w:sz="0" w:space="0" w:color="auto"/>
            <w:right w:val="none" w:sz="0" w:space="0" w:color="auto"/>
          </w:divBdr>
        </w:div>
        <w:div w:id="860123334">
          <w:marLeft w:val="480"/>
          <w:marRight w:val="0"/>
          <w:marTop w:val="0"/>
          <w:marBottom w:val="0"/>
          <w:divBdr>
            <w:top w:val="none" w:sz="0" w:space="0" w:color="auto"/>
            <w:left w:val="none" w:sz="0" w:space="0" w:color="auto"/>
            <w:bottom w:val="none" w:sz="0" w:space="0" w:color="auto"/>
            <w:right w:val="none" w:sz="0" w:space="0" w:color="auto"/>
          </w:divBdr>
        </w:div>
        <w:div w:id="876620635">
          <w:marLeft w:val="480"/>
          <w:marRight w:val="0"/>
          <w:marTop w:val="0"/>
          <w:marBottom w:val="0"/>
          <w:divBdr>
            <w:top w:val="none" w:sz="0" w:space="0" w:color="auto"/>
            <w:left w:val="none" w:sz="0" w:space="0" w:color="auto"/>
            <w:bottom w:val="none" w:sz="0" w:space="0" w:color="auto"/>
            <w:right w:val="none" w:sz="0" w:space="0" w:color="auto"/>
          </w:divBdr>
        </w:div>
        <w:div w:id="881478992">
          <w:marLeft w:val="480"/>
          <w:marRight w:val="0"/>
          <w:marTop w:val="0"/>
          <w:marBottom w:val="0"/>
          <w:divBdr>
            <w:top w:val="none" w:sz="0" w:space="0" w:color="auto"/>
            <w:left w:val="none" w:sz="0" w:space="0" w:color="auto"/>
            <w:bottom w:val="none" w:sz="0" w:space="0" w:color="auto"/>
            <w:right w:val="none" w:sz="0" w:space="0" w:color="auto"/>
          </w:divBdr>
        </w:div>
      </w:divsChild>
    </w:div>
    <w:div w:id="816259604">
      <w:bodyDiv w:val="1"/>
      <w:marLeft w:val="0"/>
      <w:marRight w:val="0"/>
      <w:marTop w:val="0"/>
      <w:marBottom w:val="0"/>
      <w:divBdr>
        <w:top w:val="none" w:sz="0" w:space="0" w:color="auto"/>
        <w:left w:val="none" w:sz="0" w:space="0" w:color="auto"/>
        <w:bottom w:val="none" w:sz="0" w:space="0" w:color="auto"/>
        <w:right w:val="none" w:sz="0" w:space="0" w:color="auto"/>
      </w:divBdr>
    </w:div>
    <w:div w:id="816261816">
      <w:bodyDiv w:val="1"/>
      <w:marLeft w:val="0"/>
      <w:marRight w:val="0"/>
      <w:marTop w:val="0"/>
      <w:marBottom w:val="0"/>
      <w:divBdr>
        <w:top w:val="none" w:sz="0" w:space="0" w:color="auto"/>
        <w:left w:val="none" w:sz="0" w:space="0" w:color="auto"/>
        <w:bottom w:val="none" w:sz="0" w:space="0" w:color="auto"/>
        <w:right w:val="none" w:sz="0" w:space="0" w:color="auto"/>
      </w:divBdr>
    </w:div>
    <w:div w:id="816265239">
      <w:bodyDiv w:val="1"/>
      <w:marLeft w:val="0"/>
      <w:marRight w:val="0"/>
      <w:marTop w:val="0"/>
      <w:marBottom w:val="0"/>
      <w:divBdr>
        <w:top w:val="none" w:sz="0" w:space="0" w:color="auto"/>
        <w:left w:val="none" w:sz="0" w:space="0" w:color="auto"/>
        <w:bottom w:val="none" w:sz="0" w:space="0" w:color="auto"/>
        <w:right w:val="none" w:sz="0" w:space="0" w:color="auto"/>
      </w:divBdr>
    </w:div>
    <w:div w:id="816338184">
      <w:bodyDiv w:val="1"/>
      <w:marLeft w:val="0"/>
      <w:marRight w:val="0"/>
      <w:marTop w:val="0"/>
      <w:marBottom w:val="0"/>
      <w:divBdr>
        <w:top w:val="none" w:sz="0" w:space="0" w:color="auto"/>
        <w:left w:val="none" w:sz="0" w:space="0" w:color="auto"/>
        <w:bottom w:val="none" w:sz="0" w:space="0" w:color="auto"/>
        <w:right w:val="none" w:sz="0" w:space="0" w:color="auto"/>
      </w:divBdr>
    </w:div>
    <w:div w:id="816413055">
      <w:bodyDiv w:val="1"/>
      <w:marLeft w:val="0"/>
      <w:marRight w:val="0"/>
      <w:marTop w:val="0"/>
      <w:marBottom w:val="0"/>
      <w:divBdr>
        <w:top w:val="none" w:sz="0" w:space="0" w:color="auto"/>
        <w:left w:val="none" w:sz="0" w:space="0" w:color="auto"/>
        <w:bottom w:val="none" w:sz="0" w:space="0" w:color="auto"/>
        <w:right w:val="none" w:sz="0" w:space="0" w:color="auto"/>
      </w:divBdr>
    </w:div>
    <w:div w:id="816460497">
      <w:bodyDiv w:val="1"/>
      <w:marLeft w:val="0"/>
      <w:marRight w:val="0"/>
      <w:marTop w:val="0"/>
      <w:marBottom w:val="0"/>
      <w:divBdr>
        <w:top w:val="none" w:sz="0" w:space="0" w:color="auto"/>
        <w:left w:val="none" w:sz="0" w:space="0" w:color="auto"/>
        <w:bottom w:val="none" w:sz="0" w:space="0" w:color="auto"/>
        <w:right w:val="none" w:sz="0" w:space="0" w:color="auto"/>
      </w:divBdr>
    </w:div>
    <w:div w:id="816646141">
      <w:bodyDiv w:val="1"/>
      <w:marLeft w:val="0"/>
      <w:marRight w:val="0"/>
      <w:marTop w:val="0"/>
      <w:marBottom w:val="0"/>
      <w:divBdr>
        <w:top w:val="none" w:sz="0" w:space="0" w:color="auto"/>
        <w:left w:val="none" w:sz="0" w:space="0" w:color="auto"/>
        <w:bottom w:val="none" w:sz="0" w:space="0" w:color="auto"/>
        <w:right w:val="none" w:sz="0" w:space="0" w:color="auto"/>
      </w:divBdr>
    </w:div>
    <w:div w:id="816725268">
      <w:bodyDiv w:val="1"/>
      <w:marLeft w:val="0"/>
      <w:marRight w:val="0"/>
      <w:marTop w:val="0"/>
      <w:marBottom w:val="0"/>
      <w:divBdr>
        <w:top w:val="none" w:sz="0" w:space="0" w:color="auto"/>
        <w:left w:val="none" w:sz="0" w:space="0" w:color="auto"/>
        <w:bottom w:val="none" w:sz="0" w:space="0" w:color="auto"/>
        <w:right w:val="none" w:sz="0" w:space="0" w:color="auto"/>
      </w:divBdr>
    </w:div>
    <w:div w:id="816841229">
      <w:bodyDiv w:val="1"/>
      <w:marLeft w:val="0"/>
      <w:marRight w:val="0"/>
      <w:marTop w:val="0"/>
      <w:marBottom w:val="0"/>
      <w:divBdr>
        <w:top w:val="none" w:sz="0" w:space="0" w:color="auto"/>
        <w:left w:val="none" w:sz="0" w:space="0" w:color="auto"/>
        <w:bottom w:val="none" w:sz="0" w:space="0" w:color="auto"/>
        <w:right w:val="none" w:sz="0" w:space="0" w:color="auto"/>
      </w:divBdr>
    </w:div>
    <w:div w:id="816847577">
      <w:bodyDiv w:val="1"/>
      <w:marLeft w:val="0"/>
      <w:marRight w:val="0"/>
      <w:marTop w:val="0"/>
      <w:marBottom w:val="0"/>
      <w:divBdr>
        <w:top w:val="none" w:sz="0" w:space="0" w:color="auto"/>
        <w:left w:val="none" w:sz="0" w:space="0" w:color="auto"/>
        <w:bottom w:val="none" w:sz="0" w:space="0" w:color="auto"/>
        <w:right w:val="none" w:sz="0" w:space="0" w:color="auto"/>
      </w:divBdr>
    </w:div>
    <w:div w:id="816848459">
      <w:bodyDiv w:val="1"/>
      <w:marLeft w:val="0"/>
      <w:marRight w:val="0"/>
      <w:marTop w:val="0"/>
      <w:marBottom w:val="0"/>
      <w:divBdr>
        <w:top w:val="none" w:sz="0" w:space="0" w:color="auto"/>
        <w:left w:val="none" w:sz="0" w:space="0" w:color="auto"/>
        <w:bottom w:val="none" w:sz="0" w:space="0" w:color="auto"/>
        <w:right w:val="none" w:sz="0" w:space="0" w:color="auto"/>
      </w:divBdr>
    </w:div>
    <w:div w:id="816918558">
      <w:bodyDiv w:val="1"/>
      <w:marLeft w:val="0"/>
      <w:marRight w:val="0"/>
      <w:marTop w:val="0"/>
      <w:marBottom w:val="0"/>
      <w:divBdr>
        <w:top w:val="none" w:sz="0" w:space="0" w:color="auto"/>
        <w:left w:val="none" w:sz="0" w:space="0" w:color="auto"/>
        <w:bottom w:val="none" w:sz="0" w:space="0" w:color="auto"/>
        <w:right w:val="none" w:sz="0" w:space="0" w:color="auto"/>
      </w:divBdr>
    </w:div>
    <w:div w:id="816921394">
      <w:bodyDiv w:val="1"/>
      <w:marLeft w:val="0"/>
      <w:marRight w:val="0"/>
      <w:marTop w:val="0"/>
      <w:marBottom w:val="0"/>
      <w:divBdr>
        <w:top w:val="none" w:sz="0" w:space="0" w:color="auto"/>
        <w:left w:val="none" w:sz="0" w:space="0" w:color="auto"/>
        <w:bottom w:val="none" w:sz="0" w:space="0" w:color="auto"/>
        <w:right w:val="none" w:sz="0" w:space="0" w:color="auto"/>
      </w:divBdr>
    </w:div>
    <w:div w:id="817109950">
      <w:bodyDiv w:val="1"/>
      <w:marLeft w:val="0"/>
      <w:marRight w:val="0"/>
      <w:marTop w:val="0"/>
      <w:marBottom w:val="0"/>
      <w:divBdr>
        <w:top w:val="none" w:sz="0" w:space="0" w:color="auto"/>
        <w:left w:val="none" w:sz="0" w:space="0" w:color="auto"/>
        <w:bottom w:val="none" w:sz="0" w:space="0" w:color="auto"/>
        <w:right w:val="none" w:sz="0" w:space="0" w:color="auto"/>
      </w:divBdr>
    </w:div>
    <w:div w:id="817307393">
      <w:bodyDiv w:val="1"/>
      <w:marLeft w:val="0"/>
      <w:marRight w:val="0"/>
      <w:marTop w:val="0"/>
      <w:marBottom w:val="0"/>
      <w:divBdr>
        <w:top w:val="none" w:sz="0" w:space="0" w:color="auto"/>
        <w:left w:val="none" w:sz="0" w:space="0" w:color="auto"/>
        <w:bottom w:val="none" w:sz="0" w:space="0" w:color="auto"/>
        <w:right w:val="none" w:sz="0" w:space="0" w:color="auto"/>
      </w:divBdr>
    </w:div>
    <w:div w:id="817502725">
      <w:bodyDiv w:val="1"/>
      <w:marLeft w:val="0"/>
      <w:marRight w:val="0"/>
      <w:marTop w:val="0"/>
      <w:marBottom w:val="0"/>
      <w:divBdr>
        <w:top w:val="none" w:sz="0" w:space="0" w:color="auto"/>
        <w:left w:val="none" w:sz="0" w:space="0" w:color="auto"/>
        <w:bottom w:val="none" w:sz="0" w:space="0" w:color="auto"/>
        <w:right w:val="none" w:sz="0" w:space="0" w:color="auto"/>
      </w:divBdr>
    </w:div>
    <w:div w:id="817577780">
      <w:bodyDiv w:val="1"/>
      <w:marLeft w:val="0"/>
      <w:marRight w:val="0"/>
      <w:marTop w:val="0"/>
      <w:marBottom w:val="0"/>
      <w:divBdr>
        <w:top w:val="none" w:sz="0" w:space="0" w:color="auto"/>
        <w:left w:val="none" w:sz="0" w:space="0" w:color="auto"/>
        <w:bottom w:val="none" w:sz="0" w:space="0" w:color="auto"/>
        <w:right w:val="none" w:sz="0" w:space="0" w:color="auto"/>
      </w:divBdr>
      <w:divsChild>
        <w:div w:id="18706637">
          <w:marLeft w:val="480"/>
          <w:marRight w:val="0"/>
          <w:marTop w:val="0"/>
          <w:marBottom w:val="0"/>
          <w:divBdr>
            <w:top w:val="none" w:sz="0" w:space="0" w:color="auto"/>
            <w:left w:val="none" w:sz="0" w:space="0" w:color="auto"/>
            <w:bottom w:val="none" w:sz="0" w:space="0" w:color="auto"/>
            <w:right w:val="none" w:sz="0" w:space="0" w:color="auto"/>
          </w:divBdr>
        </w:div>
        <w:div w:id="95370564">
          <w:marLeft w:val="480"/>
          <w:marRight w:val="0"/>
          <w:marTop w:val="0"/>
          <w:marBottom w:val="0"/>
          <w:divBdr>
            <w:top w:val="none" w:sz="0" w:space="0" w:color="auto"/>
            <w:left w:val="none" w:sz="0" w:space="0" w:color="auto"/>
            <w:bottom w:val="none" w:sz="0" w:space="0" w:color="auto"/>
            <w:right w:val="none" w:sz="0" w:space="0" w:color="auto"/>
          </w:divBdr>
        </w:div>
        <w:div w:id="151799050">
          <w:marLeft w:val="480"/>
          <w:marRight w:val="0"/>
          <w:marTop w:val="0"/>
          <w:marBottom w:val="0"/>
          <w:divBdr>
            <w:top w:val="none" w:sz="0" w:space="0" w:color="auto"/>
            <w:left w:val="none" w:sz="0" w:space="0" w:color="auto"/>
            <w:bottom w:val="none" w:sz="0" w:space="0" w:color="auto"/>
            <w:right w:val="none" w:sz="0" w:space="0" w:color="auto"/>
          </w:divBdr>
        </w:div>
        <w:div w:id="167989924">
          <w:marLeft w:val="480"/>
          <w:marRight w:val="0"/>
          <w:marTop w:val="0"/>
          <w:marBottom w:val="0"/>
          <w:divBdr>
            <w:top w:val="none" w:sz="0" w:space="0" w:color="auto"/>
            <w:left w:val="none" w:sz="0" w:space="0" w:color="auto"/>
            <w:bottom w:val="none" w:sz="0" w:space="0" w:color="auto"/>
            <w:right w:val="none" w:sz="0" w:space="0" w:color="auto"/>
          </w:divBdr>
        </w:div>
        <w:div w:id="293681849">
          <w:marLeft w:val="480"/>
          <w:marRight w:val="0"/>
          <w:marTop w:val="0"/>
          <w:marBottom w:val="0"/>
          <w:divBdr>
            <w:top w:val="none" w:sz="0" w:space="0" w:color="auto"/>
            <w:left w:val="none" w:sz="0" w:space="0" w:color="auto"/>
            <w:bottom w:val="none" w:sz="0" w:space="0" w:color="auto"/>
            <w:right w:val="none" w:sz="0" w:space="0" w:color="auto"/>
          </w:divBdr>
        </w:div>
        <w:div w:id="298728834">
          <w:marLeft w:val="480"/>
          <w:marRight w:val="0"/>
          <w:marTop w:val="0"/>
          <w:marBottom w:val="0"/>
          <w:divBdr>
            <w:top w:val="none" w:sz="0" w:space="0" w:color="auto"/>
            <w:left w:val="none" w:sz="0" w:space="0" w:color="auto"/>
            <w:bottom w:val="none" w:sz="0" w:space="0" w:color="auto"/>
            <w:right w:val="none" w:sz="0" w:space="0" w:color="auto"/>
          </w:divBdr>
        </w:div>
        <w:div w:id="539128355">
          <w:marLeft w:val="480"/>
          <w:marRight w:val="0"/>
          <w:marTop w:val="0"/>
          <w:marBottom w:val="0"/>
          <w:divBdr>
            <w:top w:val="none" w:sz="0" w:space="0" w:color="auto"/>
            <w:left w:val="none" w:sz="0" w:space="0" w:color="auto"/>
            <w:bottom w:val="none" w:sz="0" w:space="0" w:color="auto"/>
            <w:right w:val="none" w:sz="0" w:space="0" w:color="auto"/>
          </w:divBdr>
        </w:div>
        <w:div w:id="624893898">
          <w:marLeft w:val="480"/>
          <w:marRight w:val="0"/>
          <w:marTop w:val="0"/>
          <w:marBottom w:val="0"/>
          <w:divBdr>
            <w:top w:val="none" w:sz="0" w:space="0" w:color="auto"/>
            <w:left w:val="none" w:sz="0" w:space="0" w:color="auto"/>
            <w:bottom w:val="none" w:sz="0" w:space="0" w:color="auto"/>
            <w:right w:val="none" w:sz="0" w:space="0" w:color="auto"/>
          </w:divBdr>
        </w:div>
        <w:div w:id="638416105">
          <w:marLeft w:val="480"/>
          <w:marRight w:val="0"/>
          <w:marTop w:val="0"/>
          <w:marBottom w:val="0"/>
          <w:divBdr>
            <w:top w:val="none" w:sz="0" w:space="0" w:color="auto"/>
            <w:left w:val="none" w:sz="0" w:space="0" w:color="auto"/>
            <w:bottom w:val="none" w:sz="0" w:space="0" w:color="auto"/>
            <w:right w:val="none" w:sz="0" w:space="0" w:color="auto"/>
          </w:divBdr>
        </w:div>
        <w:div w:id="644240572">
          <w:marLeft w:val="480"/>
          <w:marRight w:val="0"/>
          <w:marTop w:val="0"/>
          <w:marBottom w:val="0"/>
          <w:divBdr>
            <w:top w:val="none" w:sz="0" w:space="0" w:color="auto"/>
            <w:left w:val="none" w:sz="0" w:space="0" w:color="auto"/>
            <w:bottom w:val="none" w:sz="0" w:space="0" w:color="auto"/>
            <w:right w:val="none" w:sz="0" w:space="0" w:color="auto"/>
          </w:divBdr>
        </w:div>
        <w:div w:id="663239957">
          <w:marLeft w:val="480"/>
          <w:marRight w:val="0"/>
          <w:marTop w:val="0"/>
          <w:marBottom w:val="0"/>
          <w:divBdr>
            <w:top w:val="none" w:sz="0" w:space="0" w:color="auto"/>
            <w:left w:val="none" w:sz="0" w:space="0" w:color="auto"/>
            <w:bottom w:val="none" w:sz="0" w:space="0" w:color="auto"/>
            <w:right w:val="none" w:sz="0" w:space="0" w:color="auto"/>
          </w:divBdr>
        </w:div>
        <w:div w:id="720442904">
          <w:marLeft w:val="480"/>
          <w:marRight w:val="0"/>
          <w:marTop w:val="0"/>
          <w:marBottom w:val="0"/>
          <w:divBdr>
            <w:top w:val="none" w:sz="0" w:space="0" w:color="auto"/>
            <w:left w:val="none" w:sz="0" w:space="0" w:color="auto"/>
            <w:bottom w:val="none" w:sz="0" w:space="0" w:color="auto"/>
            <w:right w:val="none" w:sz="0" w:space="0" w:color="auto"/>
          </w:divBdr>
        </w:div>
        <w:div w:id="745347996">
          <w:marLeft w:val="480"/>
          <w:marRight w:val="0"/>
          <w:marTop w:val="0"/>
          <w:marBottom w:val="0"/>
          <w:divBdr>
            <w:top w:val="none" w:sz="0" w:space="0" w:color="auto"/>
            <w:left w:val="none" w:sz="0" w:space="0" w:color="auto"/>
            <w:bottom w:val="none" w:sz="0" w:space="0" w:color="auto"/>
            <w:right w:val="none" w:sz="0" w:space="0" w:color="auto"/>
          </w:divBdr>
        </w:div>
        <w:div w:id="767696547">
          <w:marLeft w:val="480"/>
          <w:marRight w:val="0"/>
          <w:marTop w:val="0"/>
          <w:marBottom w:val="0"/>
          <w:divBdr>
            <w:top w:val="none" w:sz="0" w:space="0" w:color="auto"/>
            <w:left w:val="none" w:sz="0" w:space="0" w:color="auto"/>
            <w:bottom w:val="none" w:sz="0" w:space="0" w:color="auto"/>
            <w:right w:val="none" w:sz="0" w:space="0" w:color="auto"/>
          </w:divBdr>
        </w:div>
        <w:div w:id="823201620">
          <w:marLeft w:val="480"/>
          <w:marRight w:val="0"/>
          <w:marTop w:val="0"/>
          <w:marBottom w:val="0"/>
          <w:divBdr>
            <w:top w:val="none" w:sz="0" w:space="0" w:color="auto"/>
            <w:left w:val="none" w:sz="0" w:space="0" w:color="auto"/>
            <w:bottom w:val="none" w:sz="0" w:space="0" w:color="auto"/>
            <w:right w:val="none" w:sz="0" w:space="0" w:color="auto"/>
          </w:divBdr>
        </w:div>
        <w:div w:id="857036659">
          <w:marLeft w:val="480"/>
          <w:marRight w:val="0"/>
          <w:marTop w:val="0"/>
          <w:marBottom w:val="0"/>
          <w:divBdr>
            <w:top w:val="none" w:sz="0" w:space="0" w:color="auto"/>
            <w:left w:val="none" w:sz="0" w:space="0" w:color="auto"/>
            <w:bottom w:val="none" w:sz="0" w:space="0" w:color="auto"/>
            <w:right w:val="none" w:sz="0" w:space="0" w:color="auto"/>
          </w:divBdr>
        </w:div>
        <w:div w:id="861405608">
          <w:marLeft w:val="480"/>
          <w:marRight w:val="0"/>
          <w:marTop w:val="0"/>
          <w:marBottom w:val="0"/>
          <w:divBdr>
            <w:top w:val="none" w:sz="0" w:space="0" w:color="auto"/>
            <w:left w:val="none" w:sz="0" w:space="0" w:color="auto"/>
            <w:bottom w:val="none" w:sz="0" w:space="0" w:color="auto"/>
            <w:right w:val="none" w:sz="0" w:space="0" w:color="auto"/>
          </w:divBdr>
        </w:div>
        <w:div w:id="869414960">
          <w:marLeft w:val="480"/>
          <w:marRight w:val="0"/>
          <w:marTop w:val="0"/>
          <w:marBottom w:val="0"/>
          <w:divBdr>
            <w:top w:val="none" w:sz="0" w:space="0" w:color="auto"/>
            <w:left w:val="none" w:sz="0" w:space="0" w:color="auto"/>
            <w:bottom w:val="none" w:sz="0" w:space="0" w:color="auto"/>
            <w:right w:val="none" w:sz="0" w:space="0" w:color="auto"/>
          </w:divBdr>
        </w:div>
        <w:div w:id="871770843">
          <w:marLeft w:val="480"/>
          <w:marRight w:val="0"/>
          <w:marTop w:val="0"/>
          <w:marBottom w:val="0"/>
          <w:divBdr>
            <w:top w:val="none" w:sz="0" w:space="0" w:color="auto"/>
            <w:left w:val="none" w:sz="0" w:space="0" w:color="auto"/>
            <w:bottom w:val="none" w:sz="0" w:space="0" w:color="auto"/>
            <w:right w:val="none" w:sz="0" w:space="0" w:color="auto"/>
          </w:divBdr>
        </w:div>
        <w:div w:id="878395738">
          <w:marLeft w:val="480"/>
          <w:marRight w:val="0"/>
          <w:marTop w:val="0"/>
          <w:marBottom w:val="0"/>
          <w:divBdr>
            <w:top w:val="none" w:sz="0" w:space="0" w:color="auto"/>
            <w:left w:val="none" w:sz="0" w:space="0" w:color="auto"/>
            <w:bottom w:val="none" w:sz="0" w:space="0" w:color="auto"/>
            <w:right w:val="none" w:sz="0" w:space="0" w:color="auto"/>
          </w:divBdr>
        </w:div>
        <w:div w:id="899556337">
          <w:marLeft w:val="480"/>
          <w:marRight w:val="0"/>
          <w:marTop w:val="0"/>
          <w:marBottom w:val="0"/>
          <w:divBdr>
            <w:top w:val="none" w:sz="0" w:space="0" w:color="auto"/>
            <w:left w:val="none" w:sz="0" w:space="0" w:color="auto"/>
            <w:bottom w:val="none" w:sz="0" w:space="0" w:color="auto"/>
            <w:right w:val="none" w:sz="0" w:space="0" w:color="auto"/>
          </w:divBdr>
        </w:div>
      </w:divsChild>
    </w:div>
    <w:div w:id="817722000">
      <w:bodyDiv w:val="1"/>
      <w:marLeft w:val="0"/>
      <w:marRight w:val="0"/>
      <w:marTop w:val="0"/>
      <w:marBottom w:val="0"/>
      <w:divBdr>
        <w:top w:val="none" w:sz="0" w:space="0" w:color="auto"/>
        <w:left w:val="none" w:sz="0" w:space="0" w:color="auto"/>
        <w:bottom w:val="none" w:sz="0" w:space="0" w:color="auto"/>
        <w:right w:val="none" w:sz="0" w:space="0" w:color="auto"/>
      </w:divBdr>
    </w:div>
    <w:div w:id="817962043">
      <w:bodyDiv w:val="1"/>
      <w:marLeft w:val="0"/>
      <w:marRight w:val="0"/>
      <w:marTop w:val="0"/>
      <w:marBottom w:val="0"/>
      <w:divBdr>
        <w:top w:val="none" w:sz="0" w:space="0" w:color="auto"/>
        <w:left w:val="none" w:sz="0" w:space="0" w:color="auto"/>
        <w:bottom w:val="none" w:sz="0" w:space="0" w:color="auto"/>
        <w:right w:val="none" w:sz="0" w:space="0" w:color="auto"/>
      </w:divBdr>
    </w:div>
    <w:div w:id="818108056">
      <w:bodyDiv w:val="1"/>
      <w:marLeft w:val="0"/>
      <w:marRight w:val="0"/>
      <w:marTop w:val="0"/>
      <w:marBottom w:val="0"/>
      <w:divBdr>
        <w:top w:val="none" w:sz="0" w:space="0" w:color="auto"/>
        <w:left w:val="none" w:sz="0" w:space="0" w:color="auto"/>
        <w:bottom w:val="none" w:sz="0" w:space="0" w:color="auto"/>
        <w:right w:val="none" w:sz="0" w:space="0" w:color="auto"/>
      </w:divBdr>
    </w:div>
    <w:div w:id="818152718">
      <w:bodyDiv w:val="1"/>
      <w:marLeft w:val="0"/>
      <w:marRight w:val="0"/>
      <w:marTop w:val="0"/>
      <w:marBottom w:val="0"/>
      <w:divBdr>
        <w:top w:val="none" w:sz="0" w:space="0" w:color="auto"/>
        <w:left w:val="none" w:sz="0" w:space="0" w:color="auto"/>
        <w:bottom w:val="none" w:sz="0" w:space="0" w:color="auto"/>
        <w:right w:val="none" w:sz="0" w:space="0" w:color="auto"/>
      </w:divBdr>
      <w:divsChild>
        <w:div w:id="90784295">
          <w:marLeft w:val="480"/>
          <w:marRight w:val="0"/>
          <w:marTop w:val="0"/>
          <w:marBottom w:val="0"/>
          <w:divBdr>
            <w:top w:val="none" w:sz="0" w:space="0" w:color="auto"/>
            <w:left w:val="none" w:sz="0" w:space="0" w:color="auto"/>
            <w:bottom w:val="none" w:sz="0" w:space="0" w:color="auto"/>
            <w:right w:val="none" w:sz="0" w:space="0" w:color="auto"/>
          </w:divBdr>
        </w:div>
        <w:div w:id="267348359">
          <w:marLeft w:val="480"/>
          <w:marRight w:val="0"/>
          <w:marTop w:val="0"/>
          <w:marBottom w:val="0"/>
          <w:divBdr>
            <w:top w:val="none" w:sz="0" w:space="0" w:color="auto"/>
            <w:left w:val="none" w:sz="0" w:space="0" w:color="auto"/>
            <w:bottom w:val="none" w:sz="0" w:space="0" w:color="auto"/>
            <w:right w:val="none" w:sz="0" w:space="0" w:color="auto"/>
          </w:divBdr>
        </w:div>
        <w:div w:id="290719633">
          <w:marLeft w:val="480"/>
          <w:marRight w:val="0"/>
          <w:marTop w:val="0"/>
          <w:marBottom w:val="0"/>
          <w:divBdr>
            <w:top w:val="none" w:sz="0" w:space="0" w:color="auto"/>
            <w:left w:val="none" w:sz="0" w:space="0" w:color="auto"/>
            <w:bottom w:val="none" w:sz="0" w:space="0" w:color="auto"/>
            <w:right w:val="none" w:sz="0" w:space="0" w:color="auto"/>
          </w:divBdr>
        </w:div>
        <w:div w:id="365645468">
          <w:marLeft w:val="480"/>
          <w:marRight w:val="0"/>
          <w:marTop w:val="0"/>
          <w:marBottom w:val="0"/>
          <w:divBdr>
            <w:top w:val="none" w:sz="0" w:space="0" w:color="auto"/>
            <w:left w:val="none" w:sz="0" w:space="0" w:color="auto"/>
            <w:bottom w:val="none" w:sz="0" w:space="0" w:color="auto"/>
            <w:right w:val="none" w:sz="0" w:space="0" w:color="auto"/>
          </w:divBdr>
        </w:div>
        <w:div w:id="393889253">
          <w:marLeft w:val="480"/>
          <w:marRight w:val="0"/>
          <w:marTop w:val="0"/>
          <w:marBottom w:val="0"/>
          <w:divBdr>
            <w:top w:val="none" w:sz="0" w:space="0" w:color="auto"/>
            <w:left w:val="none" w:sz="0" w:space="0" w:color="auto"/>
            <w:bottom w:val="none" w:sz="0" w:space="0" w:color="auto"/>
            <w:right w:val="none" w:sz="0" w:space="0" w:color="auto"/>
          </w:divBdr>
        </w:div>
        <w:div w:id="394160707">
          <w:marLeft w:val="480"/>
          <w:marRight w:val="0"/>
          <w:marTop w:val="0"/>
          <w:marBottom w:val="0"/>
          <w:divBdr>
            <w:top w:val="none" w:sz="0" w:space="0" w:color="auto"/>
            <w:left w:val="none" w:sz="0" w:space="0" w:color="auto"/>
            <w:bottom w:val="none" w:sz="0" w:space="0" w:color="auto"/>
            <w:right w:val="none" w:sz="0" w:space="0" w:color="auto"/>
          </w:divBdr>
        </w:div>
        <w:div w:id="417094049">
          <w:marLeft w:val="480"/>
          <w:marRight w:val="0"/>
          <w:marTop w:val="0"/>
          <w:marBottom w:val="0"/>
          <w:divBdr>
            <w:top w:val="none" w:sz="0" w:space="0" w:color="auto"/>
            <w:left w:val="none" w:sz="0" w:space="0" w:color="auto"/>
            <w:bottom w:val="none" w:sz="0" w:space="0" w:color="auto"/>
            <w:right w:val="none" w:sz="0" w:space="0" w:color="auto"/>
          </w:divBdr>
        </w:div>
        <w:div w:id="449476012">
          <w:marLeft w:val="480"/>
          <w:marRight w:val="0"/>
          <w:marTop w:val="0"/>
          <w:marBottom w:val="0"/>
          <w:divBdr>
            <w:top w:val="none" w:sz="0" w:space="0" w:color="auto"/>
            <w:left w:val="none" w:sz="0" w:space="0" w:color="auto"/>
            <w:bottom w:val="none" w:sz="0" w:space="0" w:color="auto"/>
            <w:right w:val="none" w:sz="0" w:space="0" w:color="auto"/>
          </w:divBdr>
        </w:div>
        <w:div w:id="458425697">
          <w:marLeft w:val="480"/>
          <w:marRight w:val="0"/>
          <w:marTop w:val="0"/>
          <w:marBottom w:val="0"/>
          <w:divBdr>
            <w:top w:val="none" w:sz="0" w:space="0" w:color="auto"/>
            <w:left w:val="none" w:sz="0" w:space="0" w:color="auto"/>
            <w:bottom w:val="none" w:sz="0" w:space="0" w:color="auto"/>
            <w:right w:val="none" w:sz="0" w:space="0" w:color="auto"/>
          </w:divBdr>
        </w:div>
        <w:div w:id="485365909">
          <w:marLeft w:val="480"/>
          <w:marRight w:val="0"/>
          <w:marTop w:val="0"/>
          <w:marBottom w:val="0"/>
          <w:divBdr>
            <w:top w:val="none" w:sz="0" w:space="0" w:color="auto"/>
            <w:left w:val="none" w:sz="0" w:space="0" w:color="auto"/>
            <w:bottom w:val="none" w:sz="0" w:space="0" w:color="auto"/>
            <w:right w:val="none" w:sz="0" w:space="0" w:color="auto"/>
          </w:divBdr>
        </w:div>
        <w:div w:id="518351777">
          <w:marLeft w:val="480"/>
          <w:marRight w:val="0"/>
          <w:marTop w:val="0"/>
          <w:marBottom w:val="0"/>
          <w:divBdr>
            <w:top w:val="none" w:sz="0" w:space="0" w:color="auto"/>
            <w:left w:val="none" w:sz="0" w:space="0" w:color="auto"/>
            <w:bottom w:val="none" w:sz="0" w:space="0" w:color="auto"/>
            <w:right w:val="none" w:sz="0" w:space="0" w:color="auto"/>
          </w:divBdr>
        </w:div>
        <w:div w:id="541093621">
          <w:marLeft w:val="480"/>
          <w:marRight w:val="0"/>
          <w:marTop w:val="0"/>
          <w:marBottom w:val="0"/>
          <w:divBdr>
            <w:top w:val="none" w:sz="0" w:space="0" w:color="auto"/>
            <w:left w:val="none" w:sz="0" w:space="0" w:color="auto"/>
            <w:bottom w:val="none" w:sz="0" w:space="0" w:color="auto"/>
            <w:right w:val="none" w:sz="0" w:space="0" w:color="auto"/>
          </w:divBdr>
        </w:div>
        <w:div w:id="618605339">
          <w:marLeft w:val="480"/>
          <w:marRight w:val="0"/>
          <w:marTop w:val="0"/>
          <w:marBottom w:val="0"/>
          <w:divBdr>
            <w:top w:val="none" w:sz="0" w:space="0" w:color="auto"/>
            <w:left w:val="none" w:sz="0" w:space="0" w:color="auto"/>
            <w:bottom w:val="none" w:sz="0" w:space="0" w:color="auto"/>
            <w:right w:val="none" w:sz="0" w:space="0" w:color="auto"/>
          </w:divBdr>
        </w:div>
        <w:div w:id="618731107">
          <w:marLeft w:val="480"/>
          <w:marRight w:val="0"/>
          <w:marTop w:val="0"/>
          <w:marBottom w:val="0"/>
          <w:divBdr>
            <w:top w:val="none" w:sz="0" w:space="0" w:color="auto"/>
            <w:left w:val="none" w:sz="0" w:space="0" w:color="auto"/>
            <w:bottom w:val="none" w:sz="0" w:space="0" w:color="auto"/>
            <w:right w:val="none" w:sz="0" w:space="0" w:color="auto"/>
          </w:divBdr>
        </w:div>
        <w:div w:id="775170904">
          <w:marLeft w:val="480"/>
          <w:marRight w:val="0"/>
          <w:marTop w:val="0"/>
          <w:marBottom w:val="0"/>
          <w:divBdr>
            <w:top w:val="none" w:sz="0" w:space="0" w:color="auto"/>
            <w:left w:val="none" w:sz="0" w:space="0" w:color="auto"/>
            <w:bottom w:val="none" w:sz="0" w:space="0" w:color="auto"/>
            <w:right w:val="none" w:sz="0" w:space="0" w:color="auto"/>
          </w:divBdr>
        </w:div>
        <w:div w:id="817771404">
          <w:marLeft w:val="480"/>
          <w:marRight w:val="0"/>
          <w:marTop w:val="0"/>
          <w:marBottom w:val="0"/>
          <w:divBdr>
            <w:top w:val="none" w:sz="0" w:space="0" w:color="auto"/>
            <w:left w:val="none" w:sz="0" w:space="0" w:color="auto"/>
            <w:bottom w:val="none" w:sz="0" w:space="0" w:color="auto"/>
            <w:right w:val="none" w:sz="0" w:space="0" w:color="auto"/>
          </w:divBdr>
        </w:div>
        <w:div w:id="832374002">
          <w:marLeft w:val="480"/>
          <w:marRight w:val="0"/>
          <w:marTop w:val="0"/>
          <w:marBottom w:val="0"/>
          <w:divBdr>
            <w:top w:val="none" w:sz="0" w:space="0" w:color="auto"/>
            <w:left w:val="none" w:sz="0" w:space="0" w:color="auto"/>
            <w:bottom w:val="none" w:sz="0" w:space="0" w:color="auto"/>
            <w:right w:val="none" w:sz="0" w:space="0" w:color="auto"/>
          </w:divBdr>
        </w:div>
        <w:div w:id="842163371">
          <w:marLeft w:val="480"/>
          <w:marRight w:val="0"/>
          <w:marTop w:val="0"/>
          <w:marBottom w:val="0"/>
          <w:divBdr>
            <w:top w:val="none" w:sz="0" w:space="0" w:color="auto"/>
            <w:left w:val="none" w:sz="0" w:space="0" w:color="auto"/>
            <w:bottom w:val="none" w:sz="0" w:space="0" w:color="auto"/>
            <w:right w:val="none" w:sz="0" w:space="0" w:color="auto"/>
          </w:divBdr>
        </w:div>
        <w:div w:id="848058058">
          <w:marLeft w:val="480"/>
          <w:marRight w:val="0"/>
          <w:marTop w:val="0"/>
          <w:marBottom w:val="0"/>
          <w:divBdr>
            <w:top w:val="none" w:sz="0" w:space="0" w:color="auto"/>
            <w:left w:val="none" w:sz="0" w:space="0" w:color="auto"/>
            <w:bottom w:val="none" w:sz="0" w:space="0" w:color="auto"/>
            <w:right w:val="none" w:sz="0" w:space="0" w:color="auto"/>
          </w:divBdr>
        </w:div>
        <w:div w:id="895973570">
          <w:marLeft w:val="480"/>
          <w:marRight w:val="0"/>
          <w:marTop w:val="0"/>
          <w:marBottom w:val="0"/>
          <w:divBdr>
            <w:top w:val="none" w:sz="0" w:space="0" w:color="auto"/>
            <w:left w:val="none" w:sz="0" w:space="0" w:color="auto"/>
            <w:bottom w:val="none" w:sz="0" w:space="0" w:color="auto"/>
            <w:right w:val="none" w:sz="0" w:space="0" w:color="auto"/>
          </w:divBdr>
        </w:div>
      </w:divsChild>
    </w:div>
    <w:div w:id="818158206">
      <w:bodyDiv w:val="1"/>
      <w:marLeft w:val="0"/>
      <w:marRight w:val="0"/>
      <w:marTop w:val="0"/>
      <w:marBottom w:val="0"/>
      <w:divBdr>
        <w:top w:val="none" w:sz="0" w:space="0" w:color="auto"/>
        <w:left w:val="none" w:sz="0" w:space="0" w:color="auto"/>
        <w:bottom w:val="none" w:sz="0" w:space="0" w:color="auto"/>
        <w:right w:val="none" w:sz="0" w:space="0" w:color="auto"/>
      </w:divBdr>
    </w:div>
    <w:div w:id="818182393">
      <w:bodyDiv w:val="1"/>
      <w:marLeft w:val="0"/>
      <w:marRight w:val="0"/>
      <w:marTop w:val="0"/>
      <w:marBottom w:val="0"/>
      <w:divBdr>
        <w:top w:val="none" w:sz="0" w:space="0" w:color="auto"/>
        <w:left w:val="none" w:sz="0" w:space="0" w:color="auto"/>
        <w:bottom w:val="none" w:sz="0" w:space="0" w:color="auto"/>
        <w:right w:val="none" w:sz="0" w:space="0" w:color="auto"/>
      </w:divBdr>
    </w:div>
    <w:div w:id="818302645">
      <w:bodyDiv w:val="1"/>
      <w:marLeft w:val="0"/>
      <w:marRight w:val="0"/>
      <w:marTop w:val="0"/>
      <w:marBottom w:val="0"/>
      <w:divBdr>
        <w:top w:val="none" w:sz="0" w:space="0" w:color="auto"/>
        <w:left w:val="none" w:sz="0" w:space="0" w:color="auto"/>
        <w:bottom w:val="none" w:sz="0" w:space="0" w:color="auto"/>
        <w:right w:val="none" w:sz="0" w:space="0" w:color="auto"/>
      </w:divBdr>
    </w:div>
    <w:div w:id="818308489">
      <w:bodyDiv w:val="1"/>
      <w:marLeft w:val="0"/>
      <w:marRight w:val="0"/>
      <w:marTop w:val="0"/>
      <w:marBottom w:val="0"/>
      <w:divBdr>
        <w:top w:val="none" w:sz="0" w:space="0" w:color="auto"/>
        <w:left w:val="none" w:sz="0" w:space="0" w:color="auto"/>
        <w:bottom w:val="none" w:sz="0" w:space="0" w:color="auto"/>
        <w:right w:val="none" w:sz="0" w:space="0" w:color="auto"/>
      </w:divBdr>
    </w:div>
    <w:div w:id="818351319">
      <w:bodyDiv w:val="1"/>
      <w:marLeft w:val="0"/>
      <w:marRight w:val="0"/>
      <w:marTop w:val="0"/>
      <w:marBottom w:val="0"/>
      <w:divBdr>
        <w:top w:val="none" w:sz="0" w:space="0" w:color="auto"/>
        <w:left w:val="none" w:sz="0" w:space="0" w:color="auto"/>
        <w:bottom w:val="none" w:sz="0" w:space="0" w:color="auto"/>
        <w:right w:val="none" w:sz="0" w:space="0" w:color="auto"/>
      </w:divBdr>
    </w:div>
    <w:div w:id="818376733">
      <w:bodyDiv w:val="1"/>
      <w:marLeft w:val="0"/>
      <w:marRight w:val="0"/>
      <w:marTop w:val="0"/>
      <w:marBottom w:val="0"/>
      <w:divBdr>
        <w:top w:val="none" w:sz="0" w:space="0" w:color="auto"/>
        <w:left w:val="none" w:sz="0" w:space="0" w:color="auto"/>
        <w:bottom w:val="none" w:sz="0" w:space="0" w:color="auto"/>
        <w:right w:val="none" w:sz="0" w:space="0" w:color="auto"/>
      </w:divBdr>
    </w:div>
    <w:div w:id="818377827">
      <w:bodyDiv w:val="1"/>
      <w:marLeft w:val="0"/>
      <w:marRight w:val="0"/>
      <w:marTop w:val="0"/>
      <w:marBottom w:val="0"/>
      <w:divBdr>
        <w:top w:val="none" w:sz="0" w:space="0" w:color="auto"/>
        <w:left w:val="none" w:sz="0" w:space="0" w:color="auto"/>
        <w:bottom w:val="none" w:sz="0" w:space="0" w:color="auto"/>
        <w:right w:val="none" w:sz="0" w:space="0" w:color="auto"/>
      </w:divBdr>
    </w:div>
    <w:div w:id="818420556">
      <w:bodyDiv w:val="1"/>
      <w:marLeft w:val="0"/>
      <w:marRight w:val="0"/>
      <w:marTop w:val="0"/>
      <w:marBottom w:val="0"/>
      <w:divBdr>
        <w:top w:val="none" w:sz="0" w:space="0" w:color="auto"/>
        <w:left w:val="none" w:sz="0" w:space="0" w:color="auto"/>
        <w:bottom w:val="none" w:sz="0" w:space="0" w:color="auto"/>
        <w:right w:val="none" w:sz="0" w:space="0" w:color="auto"/>
      </w:divBdr>
    </w:div>
    <w:div w:id="818569617">
      <w:bodyDiv w:val="1"/>
      <w:marLeft w:val="0"/>
      <w:marRight w:val="0"/>
      <w:marTop w:val="0"/>
      <w:marBottom w:val="0"/>
      <w:divBdr>
        <w:top w:val="none" w:sz="0" w:space="0" w:color="auto"/>
        <w:left w:val="none" w:sz="0" w:space="0" w:color="auto"/>
        <w:bottom w:val="none" w:sz="0" w:space="0" w:color="auto"/>
        <w:right w:val="none" w:sz="0" w:space="0" w:color="auto"/>
      </w:divBdr>
    </w:div>
    <w:div w:id="818574465">
      <w:bodyDiv w:val="1"/>
      <w:marLeft w:val="0"/>
      <w:marRight w:val="0"/>
      <w:marTop w:val="0"/>
      <w:marBottom w:val="0"/>
      <w:divBdr>
        <w:top w:val="none" w:sz="0" w:space="0" w:color="auto"/>
        <w:left w:val="none" w:sz="0" w:space="0" w:color="auto"/>
        <w:bottom w:val="none" w:sz="0" w:space="0" w:color="auto"/>
        <w:right w:val="none" w:sz="0" w:space="0" w:color="auto"/>
      </w:divBdr>
    </w:div>
    <w:div w:id="818617161">
      <w:bodyDiv w:val="1"/>
      <w:marLeft w:val="0"/>
      <w:marRight w:val="0"/>
      <w:marTop w:val="0"/>
      <w:marBottom w:val="0"/>
      <w:divBdr>
        <w:top w:val="none" w:sz="0" w:space="0" w:color="auto"/>
        <w:left w:val="none" w:sz="0" w:space="0" w:color="auto"/>
        <w:bottom w:val="none" w:sz="0" w:space="0" w:color="auto"/>
        <w:right w:val="none" w:sz="0" w:space="0" w:color="auto"/>
      </w:divBdr>
    </w:div>
    <w:div w:id="818691654">
      <w:bodyDiv w:val="1"/>
      <w:marLeft w:val="0"/>
      <w:marRight w:val="0"/>
      <w:marTop w:val="0"/>
      <w:marBottom w:val="0"/>
      <w:divBdr>
        <w:top w:val="none" w:sz="0" w:space="0" w:color="auto"/>
        <w:left w:val="none" w:sz="0" w:space="0" w:color="auto"/>
        <w:bottom w:val="none" w:sz="0" w:space="0" w:color="auto"/>
        <w:right w:val="none" w:sz="0" w:space="0" w:color="auto"/>
      </w:divBdr>
    </w:div>
    <w:div w:id="818767235">
      <w:bodyDiv w:val="1"/>
      <w:marLeft w:val="0"/>
      <w:marRight w:val="0"/>
      <w:marTop w:val="0"/>
      <w:marBottom w:val="0"/>
      <w:divBdr>
        <w:top w:val="none" w:sz="0" w:space="0" w:color="auto"/>
        <w:left w:val="none" w:sz="0" w:space="0" w:color="auto"/>
        <w:bottom w:val="none" w:sz="0" w:space="0" w:color="auto"/>
        <w:right w:val="none" w:sz="0" w:space="0" w:color="auto"/>
      </w:divBdr>
    </w:div>
    <w:div w:id="818770479">
      <w:bodyDiv w:val="1"/>
      <w:marLeft w:val="0"/>
      <w:marRight w:val="0"/>
      <w:marTop w:val="0"/>
      <w:marBottom w:val="0"/>
      <w:divBdr>
        <w:top w:val="none" w:sz="0" w:space="0" w:color="auto"/>
        <w:left w:val="none" w:sz="0" w:space="0" w:color="auto"/>
        <w:bottom w:val="none" w:sz="0" w:space="0" w:color="auto"/>
        <w:right w:val="none" w:sz="0" w:space="0" w:color="auto"/>
      </w:divBdr>
      <w:divsChild>
        <w:div w:id="77795226">
          <w:marLeft w:val="0"/>
          <w:marRight w:val="0"/>
          <w:marTop w:val="0"/>
          <w:marBottom w:val="0"/>
          <w:divBdr>
            <w:top w:val="none" w:sz="0" w:space="0" w:color="auto"/>
            <w:left w:val="none" w:sz="0" w:space="0" w:color="auto"/>
            <w:bottom w:val="none" w:sz="0" w:space="0" w:color="auto"/>
            <w:right w:val="none" w:sz="0" w:space="0" w:color="auto"/>
          </w:divBdr>
        </w:div>
        <w:div w:id="440883323">
          <w:marLeft w:val="0"/>
          <w:marRight w:val="0"/>
          <w:marTop w:val="0"/>
          <w:marBottom w:val="0"/>
          <w:divBdr>
            <w:top w:val="none" w:sz="0" w:space="0" w:color="auto"/>
            <w:left w:val="none" w:sz="0" w:space="0" w:color="auto"/>
            <w:bottom w:val="none" w:sz="0" w:space="0" w:color="auto"/>
            <w:right w:val="none" w:sz="0" w:space="0" w:color="auto"/>
          </w:divBdr>
        </w:div>
        <w:div w:id="658851867">
          <w:marLeft w:val="0"/>
          <w:marRight w:val="0"/>
          <w:marTop w:val="0"/>
          <w:marBottom w:val="0"/>
          <w:divBdr>
            <w:top w:val="none" w:sz="0" w:space="0" w:color="auto"/>
            <w:left w:val="none" w:sz="0" w:space="0" w:color="auto"/>
            <w:bottom w:val="none" w:sz="0" w:space="0" w:color="auto"/>
            <w:right w:val="none" w:sz="0" w:space="0" w:color="auto"/>
          </w:divBdr>
        </w:div>
        <w:div w:id="731276605">
          <w:marLeft w:val="0"/>
          <w:marRight w:val="0"/>
          <w:marTop w:val="0"/>
          <w:marBottom w:val="0"/>
          <w:divBdr>
            <w:top w:val="none" w:sz="0" w:space="0" w:color="auto"/>
            <w:left w:val="none" w:sz="0" w:space="0" w:color="auto"/>
            <w:bottom w:val="none" w:sz="0" w:space="0" w:color="auto"/>
            <w:right w:val="none" w:sz="0" w:space="0" w:color="auto"/>
          </w:divBdr>
        </w:div>
      </w:divsChild>
    </w:div>
    <w:div w:id="818958437">
      <w:bodyDiv w:val="1"/>
      <w:marLeft w:val="0"/>
      <w:marRight w:val="0"/>
      <w:marTop w:val="0"/>
      <w:marBottom w:val="0"/>
      <w:divBdr>
        <w:top w:val="none" w:sz="0" w:space="0" w:color="auto"/>
        <w:left w:val="none" w:sz="0" w:space="0" w:color="auto"/>
        <w:bottom w:val="none" w:sz="0" w:space="0" w:color="auto"/>
        <w:right w:val="none" w:sz="0" w:space="0" w:color="auto"/>
      </w:divBdr>
    </w:div>
    <w:div w:id="818963362">
      <w:bodyDiv w:val="1"/>
      <w:marLeft w:val="0"/>
      <w:marRight w:val="0"/>
      <w:marTop w:val="0"/>
      <w:marBottom w:val="0"/>
      <w:divBdr>
        <w:top w:val="none" w:sz="0" w:space="0" w:color="auto"/>
        <w:left w:val="none" w:sz="0" w:space="0" w:color="auto"/>
        <w:bottom w:val="none" w:sz="0" w:space="0" w:color="auto"/>
        <w:right w:val="none" w:sz="0" w:space="0" w:color="auto"/>
      </w:divBdr>
    </w:div>
    <w:div w:id="818965372">
      <w:bodyDiv w:val="1"/>
      <w:marLeft w:val="0"/>
      <w:marRight w:val="0"/>
      <w:marTop w:val="0"/>
      <w:marBottom w:val="0"/>
      <w:divBdr>
        <w:top w:val="none" w:sz="0" w:space="0" w:color="auto"/>
        <w:left w:val="none" w:sz="0" w:space="0" w:color="auto"/>
        <w:bottom w:val="none" w:sz="0" w:space="0" w:color="auto"/>
        <w:right w:val="none" w:sz="0" w:space="0" w:color="auto"/>
      </w:divBdr>
    </w:div>
    <w:div w:id="819003775">
      <w:bodyDiv w:val="1"/>
      <w:marLeft w:val="0"/>
      <w:marRight w:val="0"/>
      <w:marTop w:val="0"/>
      <w:marBottom w:val="0"/>
      <w:divBdr>
        <w:top w:val="none" w:sz="0" w:space="0" w:color="auto"/>
        <w:left w:val="none" w:sz="0" w:space="0" w:color="auto"/>
        <w:bottom w:val="none" w:sz="0" w:space="0" w:color="auto"/>
        <w:right w:val="none" w:sz="0" w:space="0" w:color="auto"/>
      </w:divBdr>
    </w:div>
    <w:div w:id="819004033">
      <w:bodyDiv w:val="1"/>
      <w:marLeft w:val="0"/>
      <w:marRight w:val="0"/>
      <w:marTop w:val="0"/>
      <w:marBottom w:val="0"/>
      <w:divBdr>
        <w:top w:val="none" w:sz="0" w:space="0" w:color="auto"/>
        <w:left w:val="none" w:sz="0" w:space="0" w:color="auto"/>
        <w:bottom w:val="none" w:sz="0" w:space="0" w:color="auto"/>
        <w:right w:val="none" w:sz="0" w:space="0" w:color="auto"/>
      </w:divBdr>
    </w:div>
    <w:div w:id="819006464">
      <w:bodyDiv w:val="1"/>
      <w:marLeft w:val="0"/>
      <w:marRight w:val="0"/>
      <w:marTop w:val="0"/>
      <w:marBottom w:val="0"/>
      <w:divBdr>
        <w:top w:val="none" w:sz="0" w:space="0" w:color="auto"/>
        <w:left w:val="none" w:sz="0" w:space="0" w:color="auto"/>
        <w:bottom w:val="none" w:sz="0" w:space="0" w:color="auto"/>
        <w:right w:val="none" w:sz="0" w:space="0" w:color="auto"/>
      </w:divBdr>
    </w:div>
    <w:div w:id="819073711">
      <w:bodyDiv w:val="1"/>
      <w:marLeft w:val="0"/>
      <w:marRight w:val="0"/>
      <w:marTop w:val="0"/>
      <w:marBottom w:val="0"/>
      <w:divBdr>
        <w:top w:val="none" w:sz="0" w:space="0" w:color="auto"/>
        <w:left w:val="none" w:sz="0" w:space="0" w:color="auto"/>
        <w:bottom w:val="none" w:sz="0" w:space="0" w:color="auto"/>
        <w:right w:val="none" w:sz="0" w:space="0" w:color="auto"/>
      </w:divBdr>
    </w:div>
    <w:div w:id="819156262">
      <w:bodyDiv w:val="1"/>
      <w:marLeft w:val="0"/>
      <w:marRight w:val="0"/>
      <w:marTop w:val="0"/>
      <w:marBottom w:val="0"/>
      <w:divBdr>
        <w:top w:val="none" w:sz="0" w:space="0" w:color="auto"/>
        <w:left w:val="none" w:sz="0" w:space="0" w:color="auto"/>
        <w:bottom w:val="none" w:sz="0" w:space="0" w:color="auto"/>
        <w:right w:val="none" w:sz="0" w:space="0" w:color="auto"/>
      </w:divBdr>
      <w:divsChild>
        <w:div w:id="465271341">
          <w:marLeft w:val="480"/>
          <w:marRight w:val="0"/>
          <w:marTop w:val="0"/>
          <w:marBottom w:val="0"/>
          <w:divBdr>
            <w:top w:val="none" w:sz="0" w:space="0" w:color="auto"/>
            <w:left w:val="none" w:sz="0" w:space="0" w:color="auto"/>
            <w:bottom w:val="none" w:sz="0" w:space="0" w:color="auto"/>
            <w:right w:val="none" w:sz="0" w:space="0" w:color="auto"/>
          </w:divBdr>
        </w:div>
        <w:div w:id="2074230537">
          <w:marLeft w:val="480"/>
          <w:marRight w:val="0"/>
          <w:marTop w:val="0"/>
          <w:marBottom w:val="0"/>
          <w:divBdr>
            <w:top w:val="none" w:sz="0" w:space="0" w:color="auto"/>
            <w:left w:val="none" w:sz="0" w:space="0" w:color="auto"/>
            <w:bottom w:val="none" w:sz="0" w:space="0" w:color="auto"/>
            <w:right w:val="none" w:sz="0" w:space="0" w:color="auto"/>
          </w:divBdr>
        </w:div>
        <w:div w:id="1761024478">
          <w:marLeft w:val="480"/>
          <w:marRight w:val="0"/>
          <w:marTop w:val="0"/>
          <w:marBottom w:val="0"/>
          <w:divBdr>
            <w:top w:val="none" w:sz="0" w:space="0" w:color="auto"/>
            <w:left w:val="none" w:sz="0" w:space="0" w:color="auto"/>
            <w:bottom w:val="none" w:sz="0" w:space="0" w:color="auto"/>
            <w:right w:val="none" w:sz="0" w:space="0" w:color="auto"/>
          </w:divBdr>
        </w:div>
        <w:div w:id="1096093965">
          <w:marLeft w:val="480"/>
          <w:marRight w:val="0"/>
          <w:marTop w:val="0"/>
          <w:marBottom w:val="0"/>
          <w:divBdr>
            <w:top w:val="none" w:sz="0" w:space="0" w:color="auto"/>
            <w:left w:val="none" w:sz="0" w:space="0" w:color="auto"/>
            <w:bottom w:val="none" w:sz="0" w:space="0" w:color="auto"/>
            <w:right w:val="none" w:sz="0" w:space="0" w:color="auto"/>
          </w:divBdr>
        </w:div>
        <w:div w:id="1255670230">
          <w:marLeft w:val="480"/>
          <w:marRight w:val="0"/>
          <w:marTop w:val="0"/>
          <w:marBottom w:val="0"/>
          <w:divBdr>
            <w:top w:val="none" w:sz="0" w:space="0" w:color="auto"/>
            <w:left w:val="none" w:sz="0" w:space="0" w:color="auto"/>
            <w:bottom w:val="none" w:sz="0" w:space="0" w:color="auto"/>
            <w:right w:val="none" w:sz="0" w:space="0" w:color="auto"/>
          </w:divBdr>
        </w:div>
        <w:div w:id="1111314071">
          <w:marLeft w:val="480"/>
          <w:marRight w:val="0"/>
          <w:marTop w:val="0"/>
          <w:marBottom w:val="0"/>
          <w:divBdr>
            <w:top w:val="none" w:sz="0" w:space="0" w:color="auto"/>
            <w:left w:val="none" w:sz="0" w:space="0" w:color="auto"/>
            <w:bottom w:val="none" w:sz="0" w:space="0" w:color="auto"/>
            <w:right w:val="none" w:sz="0" w:space="0" w:color="auto"/>
          </w:divBdr>
        </w:div>
        <w:div w:id="469905669">
          <w:marLeft w:val="480"/>
          <w:marRight w:val="0"/>
          <w:marTop w:val="0"/>
          <w:marBottom w:val="0"/>
          <w:divBdr>
            <w:top w:val="none" w:sz="0" w:space="0" w:color="auto"/>
            <w:left w:val="none" w:sz="0" w:space="0" w:color="auto"/>
            <w:bottom w:val="none" w:sz="0" w:space="0" w:color="auto"/>
            <w:right w:val="none" w:sz="0" w:space="0" w:color="auto"/>
          </w:divBdr>
        </w:div>
        <w:div w:id="1471247598">
          <w:marLeft w:val="480"/>
          <w:marRight w:val="0"/>
          <w:marTop w:val="0"/>
          <w:marBottom w:val="0"/>
          <w:divBdr>
            <w:top w:val="none" w:sz="0" w:space="0" w:color="auto"/>
            <w:left w:val="none" w:sz="0" w:space="0" w:color="auto"/>
            <w:bottom w:val="none" w:sz="0" w:space="0" w:color="auto"/>
            <w:right w:val="none" w:sz="0" w:space="0" w:color="auto"/>
          </w:divBdr>
        </w:div>
        <w:div w:id="438262864">
          <w:marLeft w:val="480"/>
          <w:marRight w:val="0"/>
          <w:marTop w:val="0"/>
          <w:marBottom w:val="0"/>
          <w:divBdr>
            <w:top w:val="none" w:sz="0" w:space="0" w:color="auto"/>
            <w:left w:val="none" w:sz="0" w:space="0" w:color="auto"/>
            <w:bottom w:val="none" w:sz="0" w:space="0" w:color="auto"/>
            <w:right w:val="none" w:sz="0" w:space="0" w:color="auto"/>
          </w:divBdr>
        </w:div>
        <w:div w:id="1932470269">
          <w:marLeft w:val="480"/>
          <w:marRight w:val="0"/>
          <w:marTop w:val="0"/>
          <w:marBottom w:val="0"/>
          <w:divBdr>
            <w:top w:val="none" w:sz="0" w:space="0" w:color="auto"/>
            <w:left w:val="none" w:sz="0" w:space="0" w:color="auto"/>
            <w:bottom w:val="none" w:sz="0" w:space="0" w:color="auto"/>
            <w:right w:val="none" w:sz="0" w:space="0" w:color="auto"/>
          </w:divBdr>
        </w:div>
        <w:div w:id="564730838">
          <w:marLeft w:val="480"/>
          <w:marRight w:val="0"/>
          <w:marTop w:val="0"/>
          <w:marBottom w:val="0"/>
          <w:divBdr>
            <w:top w:val="none" w:sz="0" w:space="0" w:color="auto"/>
            <w:left w:val="none" w:sz="0" w:space="0" w:color="auto"/>
            <w:bottom w:val="none" w:sz="0" w:space="0" w:color="auto"/>
            <w:right w:val="none" w:sz="0" w:space="0" w:color="auto"/>
          </w:divBdr>
        </w:div>
        <w:div w:id="1952131716">
          <w:marLeft w:val="480"/>
          <w:marRight w:val="0"/>
          <w:marTop w:val="0"/>
          <w:marBottom w:val="0"/>
          <w:divBdr>
            <w:top w:val="none" w:sz="0" w:space="0" w:color="auto"/>
            <w:left w:val="none" w:sz="0" w:space="0" w:color="auto"/>
            <w:bottom w:val="none" w:sz="0" w:space="0" w:color="auto"/>
            <w:right w:val="none" w:sz="0" w:space="0" w:color="auto"/>
          </w:divBdr>
        </w:div>
        <w:div w:id="939532686">
          <w:marLeft w:val="480"/>
          <w:marRight w:val="0"/>
          <w:marTop w:val="0"/>
          <w:marBottom w:val="0"/>
          <w:divBdr>
            <w:top w:val="none" w:sz="0" w:space="0" w:color="auto"/>
            <w:left w:val="none" w:sz="0" w:space="0" w:color="auto"/>
            <w:bottom w:val="none" w:sz="0" w:space="0" w:color="auto"/>
            <w:right w:val="none" w:sz="0" w:space="0" w:color="auto"/>
          </w:divBdr>
        </w:div>
        <w:div w:id="1879318365">
          <w:marLeft w:val="480"/>
          <w:marRight w:val="0"/>
          <w:marTop w:val="0"/>
          <w:marBottom w:val="0"/>
          <w:divBdr>
            <w:top w:val="none" w:sz="0" w:space="0" w:color="auto"/>
            <w:left w:val="none" w:sz="0" w:space="0" w:color="auto"/>
            <w:bottom w:val="none" w:sz="0" w:space="0" w:color="auto"/>
            <w:right w:val="none" w:sz="0" w:space="0" w:color="auto"/>
          </w:divBdr>
        </w:div>
        <w:div w:id="1922517839">
          <w:marLeft w:val="480"/>
          <w:marRight w:val="0"/>
          <w:marTop w:val="0"/>
          <w:marBottom w:val="0"/>
          <w:divBdr>
            <w:top w:val="none" w:sz="0" w:space="0" w:color="auto"/>
            <w:left w:val="none" w:sz="0" w:space="0" w:color="auto"/>
            <w:bottom w:val="none" w:sz="0" w:space="0" w:color="auto"/>
            <w:right w:val="none" w:sz="0" w:space="0" w:color="auto"/>
          </w:divBdr>
        </w:div>
        <w:div w:id="2144805075">
          <w:marLeft w:val="480"/>
          <w:marRight w:val="0"/>
          <w:marTop w:val="0"/>
          <w:marBottom w:val="0"/>
          <w:divBdr>
            <w:top w:val="none" w:sz="0" w:space="0" w:color="auto"/>
            <w:left w:val="none" w:sz="0" w:space="0" w:color="auto"/>
            <w:bottom w:val="none" w:sz="0" w:space="0" w:color="auto"/>
            <w:right w:val="none" w:sz="0" w:space="0" w:color="auto"/>
          </w:divBdr>
        </w:div>
        <w:div w:id="1193882060">
          <w:marLeft w:val="480"/>
          <w:marRight w:val="0"/>
          <w:marTop w:val="0"/>
          <w:marBottom w:val="0"/>
          <w:divBdr>
            <w:top w:val="none" w:sz="0" w:space="0" w:color="auto"/>
            <w:left w:val="none" w:sz="0" w:space="0" w:color="auto"/>
            <w:bottom w:val="none" w:sz="0" w:space="0" w:color="auto"/>
            <w:right w:val="none" w:sz="0" w:space="0" w:color="auto"/>
          </w:divBdr>
        </w:div>
        <w:div w:id="1456943007">
          <w:marLeft w:val="480"/>
          <w:marRight w:val="0"/>
          <w:marTop w:val="0"/>
          <w:marBottom w:val="0"/>
          <w:divBdr>
            <w:top w:val="none" w:sz="0" w:space="0" w:color="auto"/>
            <w:left w:val="none" w:sz="0" w:space="0" w:color="auto"/>
            <w:bottom w:val="none" w:sz="0" w:space="0" w:color="auto"/>
            <w:right w:val="none" w:sz="0" w:space="0" w:color="auto"/>
          </w:divBdr>
        </w:div>
        <w:div w:id="841047584">
          <w:marLeft w:val="480"/>
          <w:marRight w:val="0"/>
          <w:marTop w:val="0"/>
          <w:marBottom w:val="0"/>
          <w:divBdr>
            <w:top w:val="none" w:sz="0" w:space="0" w:color="auto"/>
            <w:left w:val="none" w:sz="0" w:space="0" w:color="auto"/>
            <w:bottom w:val="none" w:sz="0" w:space="0" w:color="auto"/>
            <w:right w:val="none" w:sz="0" w:space="0" w:color="auto"/>
          </w:divBdr>
        </w:div>
        <w:div w:id="2118404506">
          <w:marLeft w:val="480"/>
          <w:marRight w:val="0"/>
          <w:marTop w:val="0"/>
          <w:marBottom w:val="0"/>
          <w:divBdr>
            <w:top w:val="none" w:sz="0" w:space="0" w:color="auto"/>
            <w:left w:val="none" w:sz="0" w:space="0" w:color="auto"/>
            <w:bottom w:val="none" w:sz="0" w:space="0" w:color="auto"/>
            <w:right w:val="none" w:sz="0" w:space="0" w:color="auto"/>
          </w:divBdr>
        </w:div>
        <w:div w:id="1138648469">
          <w:marLeft w:val="480"/>
          <w:marRight w:val="0"/>
          <w:marTop w:val="0"/>
          <w:marBottom w:val="0"/>
          <w:divBdr>
            <w:top w:val="none" w:sz="0" w:space="0" w:color="auto"/>
            <w:left w:val="none" w:sz="0" w:space="0" w:color="auto"/>
            <w:bottom w:val="none" w:sz="0" w:space="0" w:color="auto"/>
            <w:right w:val="none" w:sz="0" w:space="0" w:color="auto"/>
          </w:divBdr>
        </w:div>
        <w:div w:id="1902248748">
          <w:marLeft w:val="480"/>
          <w:marRight w:val="0"/>
          <w:marTop w:val="0"/>
          <w:marBottom w:val="0"/>
          <w:divBdr>
            <w:top w:val="none" w:sz="0" w:space="0" w:color="auto"/>
            <w:left w:val="none" w:sz="0" w:space="0" w:color="auto"/>
            <w:bottom w:val="none" w:sz="0" w:space="0" w:color="auto"/>
            <w:right w:val="none" w:sz="0" w:space="0" w:color="auto"/>
          </w:divBdr>
        </w:div>
        <w:div w:id="264847195">
          <w:marLeft w:val="480"/>
          <w:marRight w:val="0"/>
          <w:marTop w:val="0"/>
          <w:marBottom w:val="0"/>
          <w:divBdr>
            <w:top w:val="none" w:sz="0" w:space="0" w:color="auto"/>
            <w:left w:val="none" w:sz="0" w:space="0" w:color="auto"/>
            <w:bottom w:val="none" w:sz="0" w:space="0" w:color="auto"/>
            <w:right w:val="none" w:sz="0" w:space="0" w:color="auto"/>
          </w:divBdr>
        </w:div>
        <w:div w:id="1811559031">
          <w:marLeft w:val="480"/>
          <w:marRight w:val="0"/>
          <w:marTop w:val="0"/>
          <w:marBottom w:val="0"/>
          <w:divBdr>
            <w:top w:val="none" w:sz="0" w:space="0" w:color="auto"/>
            <w:left w:val="none" w:sz="0" w:space="0" w:color="auto"/>
            <w:bottom w:val="none" w:sz="0" w:space="0" w:color="auto"/>
            <w:right w:val="none" w:sz="0" w:space="0" w:color="auto"/>
          </w:divBdr>
        </w:div>
        <w:div w:id="94861293">
          <w:marLeft w:val="480"/>
          <w:marRight w:val="0"/>
          <w:marTop w:val="0"/>
          <w:marBottom w:val="0"/>
          <w:divBdr>
            <w:top w:val="none" w:sz="0" w:space="0" w:color="auto"/>
            <w:left w:val="none" w:sz="0" w:space="0" w:color="auto"/>
            <w:bottom w:val="none" w:sz="0" w:space="0" w:color="auto"/>
            <w:right w:val="none" w:sz="0" w:space="0" w:color="auto"/>
          </w:divBdr>
        </w:div>
        <w:div w:id="542325857">
          <w:marLeft w:val="480"/>
          <w:marRight w:val="0"/>
          <w:marTop w:val="0"/>
          <w:marBottom w:val="0"/>
          <w:divBdr>
            <w:top w:val="none" w:sz="0" w:space="0" w:color="auto"/>
            <w:left w:val="none" w:sz="0" w:space="0" w:color="auto"/>
            <w:bottom w:val="none" w:sz="0" w:space="0" w:color="auto"/>
            <w:right w:val="none" w:sz="0" w:space="0" w:color="auto"/>
          </w:divBdr>
        </w:div>
        <w:div w:id="1200312916">
          <w:marLeft w:val="480"/>
          <w:marRight w:val="0"/>
          <w:marTop w:val="0"/>
          <w:marBottom w:val="0"/>
          <w:divBdr>
            <w:top w:val="none" w:sz="0" w:space="0" w:color="auto"/>
            <w:left w:val="none" w:sz="0" w:space="0" w:color="auto"/>
            <w:bottom w:val="none" w:sz="0" w:space="0" w:color="auto"/>
            <w:right w:val="none" w:sz="0" w:space="0" w:color="auto"/>
          </w:divBdr>
        </w:div>
        <w:div w:id="1605726832">
          <w:marLeft w:val="480"/>
          <w:marRight w:val="0"/>
          <w:marTop w:val="0"/>
          <w:marBottom w:val="0"/>
          <w:divBdr>
            <w:top w:val="none" w:sz="0" w:space="0" w:color="auto"/>
            <w:left w:val="none" w:sz="0" w:space="0" w:color="auto"/>
            <w:bottom w:val="none" w:sz="0" w:space="0" w:color="auto"/>
            <w:right w:val="none" w:sz="0" w:space="0" w:color="auto"/>
          </w:divBdr>
        </w:div>
        <w:div w:id="1738088652">
          <w:marLeft w:val="480"/>
          <w:marRight w:val="0"/>
          <w:marTop w:val="0"/>
          <w:marBottom w:val="0"/>
          <w:divBdr>
            <w:top w:val="none" w:sz="0" w:space="0" w:color="auto"/>
            <w:left w:val="none" w:sz="0" w:space="0" w:color="auto"/>
            <w:bottom w:val="none" w:sz="0" w:space="0" w:color="auto"/>
            <w:right w:val="none" w:sz="0" w:space="0" w:color="auto"/>
          </w:divBdr>
        </w:div>
        <w:div w:id="865289496">
          <w:marLeft w:val="480"/>
          <w:marRight w:val="0"/>
          <w:marTop w:val="0"/>
          <w:marBottom w:val="0"/>
          <w:divBdr>
            <w:top w:val="none" w:sz="0" w:space="0" w:color="auto"/>
            <w:left w:val="none" w:sz="0" w:space="0" w:color="auto"/>
            <w:bottom w:val="none" w:sz="0" w:space="0" w:color="auto"/>
            <w:right w:val="none" w:sz="0" w:space="0" w:color="auto"/>
          </w:divBdr>
        </w:div>
        <w:div w:id="765080125">
          <w:marLeft w:val="480"/>
          <w:marRight w:val="0"/>
          <w:marTop w:val="0"/>
          <w:marBottom w:val="0"/>
          <w:divBdr>
            <w:top w:val="none" w:sz="0" w:space="0" w:color="auto"/>
            <w:left w:val="none" w:sz="0" w:space="0" w:color="auto"/>
            <w:bottom w:val="none" w:sz="0" w:space="0" w:color="auto"/>
            <w:right w:val="none" w:sz="0" w:space="0" w:color="auto"/>
          </w:divBdr>
        </w:div>
        <w:div w:id="1820267615">
          <w:marLeft w:val="480"/>
          <w:marRight w:val="0"/>
          <w:marTop w:val="0"/>
          <w:marBottom w:val="0"/>
          <w:divBdr>
            <w:top w:val="none" w:sz="0" w:space="0" w:color="auto"/>
            <w:left w:val="none" w:sz="0" w:space="0" w:color="auto"/>
            <w:bottom w:val="none" w:sz="0" w:space="0" w:color="auto"/>
            <w:right w:val="none" w:sz="0" w:space="0" w:color="auto"/>
          </w:divBdr>
        </w:div>
        <w:div w:id="234051111">
          <w:marLeft w:val="480"/>
          <w:marRight w:val="0"/>
          <w:marTop w:val="0"/>
          <w:marBottom w:val="0"/>
          <w:divBdr>
            <w:top w:val="none" w:sz="0" w:space="0" w:color="auto"/>
            <w:left w:val="none" w:sz="0" w:space="0" w:color="auto"/>
            <w:bottom w:val="none" w:sz="0" w:space="0" w:color="auto"/>
            <w:right w:val="none" w:sz="0" w:space="0" w:color="auto"/>
          </w:divBdr>
        </w:div>
        <w:div w:id="208541374">
          <w:marLeft w:val="480"/>
          <w:marRight w:val="0"/>
          <w:marTop w:val="0"/>
          <w:marBottom w:val="0"/>
          <w:divBdr>
            <w:top w:val="none" w:sz="0" w:space="0" w:color="auto"/>
            <w:left w:val="none" w:sz="0" w:space="0" w:color="auto"/>
            <w:bottom w:val="none" w:sz="0" w:space="0" w:color="auto"/>
            <w:right w:val="none" w:sz="0" w:space="0" w:color="auto"/>
          </w:divBdr>
        </w:div>
        <w:div w:id="1139615128">
          <w:marLeft w:val="480"/>
          <w:marRight w:val="0"/>
          <w:marTop w:val="0"/>
          <w:marBottom w:val="0"/>
          <w:divBdr>
            <w:top w:val="none" w:sz="0" w:space="0" w:color="auto"/>
            <w:left w:val="none" w:sz="0" w:space="0" w:color="auto"/>
            <w:bottom w:val="none" w:sz="0" w:space="0" w:color="auto"/>
            <w:right w:val="none" w:sz="0" w:space="0" w:color="auto"/>
          </w:divBdr>
        </w:div>
        <w:div w:id="688795414">
          <w:marLeft w:val="480"/>
          <w:marRight w:val="0"/>
          <w:marTop w:val="0"/>
          <w:marBottom w:val="0"/>
          <w:divBdr>
            <w:top w:val="none" w:sz="0" w:space="0" w:color="auto"/>
            <w:left w:val="none" w:sz="0" w:space="0" w:color="auto"/>
            <w:bottom w:val="none" w:sz="0" w:space="0" w:color="auto"/>
            <w:right w:val="none" w:sz="0" w:space="0" w:color="auto"/>
          </w:divBdr>
        </w:div>
        <w:div w:id="302122698">
          <w:marLeft w:val="480"/>
          <w:marRight w:val="0"/>
          <w:marTop w:val="0"/>
          <w:marBottom w:val="0"/>
          <w:divBdr>
            <w:top w:val="none" w:sz="0" w:space="0" w:color="auto"/>
            <w:left w:val="none" w:sz="0" w:space="0" w:color="auto"/>
            <w:bottom w:val="none" w:sz="0" w:space="0" w:color="auto"/>
            <w:right w:val="none" w:sz="0" w:space="0" w:color="auto"/>
          </w:divBdr>
        </w:div>
        <w:div w:id="45838753">
          <w:marLeft w:val="480"/>
          <w:marRight w:val="0"/>
          <w:marTop w:val="0"/>
          <w:marBottom w:val="0"/>
          <w:divBdr>
            <w:top w:val="none" w:sz="0" w:space="0" w:color="auto"/>
            <w:left w:val="none" w:sz="0" w:space="0" w:color="auto"/>
            <w:bottom w:val="none" w:sz="0" w:space="0" w:color="auto"/>
            <w:right w:val="none" w:sz="0" w:space="0" w:color="auto"/>
          </w:divBdr>
        </w:div>
        <w:div w:id="1639650782">
          <w:marLeft w:val="480"/>
          <w:marRight w:val="0"/>
          <w:marTop w:val="0"/>
          <w:marBottom w:val="0"/>
          <w:divBdr>
            <w:top w:val="none" w:sz="0" w:space="0" w:color="auto"/>
            <w:left w:val="none" w:sz="0" w:space="0" w:color="auto"/>
            <w:bottom w:val="none" w:sz="0" w:space="0" w:color="auto"/>
            <w:right w:val="none" w:sz="0" w:space="0" w:color="auto"/>
          </w:divBdr>
        </w:div>
        <w:div w:id="428936259">
          <w:marLeft w:val="480"/>
          <w:marRight w:val="0"/>
          <w:marTop w:val="0"/>
          <w:marBottom w:val="0"/>
          <w:divBdr>
            <w:top w:val="none" w:sz="0" w:space="0" w:color="auto"/>
            <w:left w:val="none" w:sz="0" w:space="0" w:color="auto"/>
            <w:bottom w:val="none" w:sz="0" w:space="0" w:color="auto"/>
            <w:right w:val="none" w:sz="0" w:space="0" w:color="auto"/>
          </w:divBdr>
        </w:div>
        <w:div w:id="819156154">
          <w:marLeft w:val="480"/>
          <w:marRight w:val="0"/>
          <w:marTop w:val="0"/>
          <w:marBottom w:val="0"/>
          <w:divBdr>
            <w:top w:val="none" w:sz="0" w:space="0" w:color="auto"/>
            <w:left w:val="none" w:sz="0" w:space="0" w:color="auto"/>
            <w:bottom w:val="none" w:sz="0" w:space="0" w:color="auto"/>
            <w:right w:val="none" w:sz="0" w:space="0" w:color="auto"/>
          </w:divBdr>
        </w:div>
        <w:div w:id="1682394432">
          <w:marLeft w:val="480"/>
          <w:marRight w:val="0"/>
          <w:marTop w:val="0"/>
          <w:marBottom w:val="0"/>
          <w:divBdr>
            <w:top w:val="none" w:sz="0" w:space="0" w:color="auto"/>
            <w:left w:val="none" w:sz="0" w:space="0" w:color="auto"/>
            <w:bottom w:val="none" w:sz="0" w:space="0" w:color="auto"/>
            <w:right w:val="none" w:sz="0" w:space="0" w:color="auto"/>
          </w:divBdr>
        </w:div>
        <w:div w:id="1820268544">
          <w:marLeft w:val="480"/>
          <w:marRight w:val="0"/>
          <w:marTop w:val="0"/>
          <w:marBottom w:val="0"/>
          <w:divBdr>
            <w:top w:val="none" w:sz="0" w:space="0" w:color="auto"/>
            <w:left w:val="none" w:sz="0" w:space="0" w:color="auto"/>
            <w:bottom w:val="none" w:sz="0" w:space="0" w:color="auto"/>
            <w:right w:val="none" w:sz="0" w:space="0" w:color="auto"/>
          </w:divBdr>
        </w:div>
        <w:div w:id="1851405693">
          <w:marLeft w:val="480"/>
          <w:marRight w:val="0"/>
          <w:marTop w:val="0"/>
          <w:marBottom w:val="0"/>
          <w:divBdr>
            <w:top w:val="none" w:sz="0" w:space="0" w:color="auto"/>
            <w:left w:val="none" w:sz="0" w:space="0" w:color="auto"/>
            <w:bottom w:val="none" w:sz="0" w:space="0" w:color="auto"/>
            <w:right w:val="none" w:sz="0" w:space="0" w:color="auto"/>
          </w:divBdr>
        </w:div>
        <w:div w:id="2095390274">
          <w:marLeft w:val="480"/>
          <w:marRight w:val="0"/>
          <w:marTop w:val="0"/>
          <w:marBottom w:val="0"/>
          <w:divBdr>
            <w:top w:val="none" w:sz="0" w:space="0" w:color="auto"/>
            <w:left w:val="none" w:sz="0" w:space="0" w:color="auto"/>
            <w:bottom w:val="none" w:sz="0" w:space="0" w:color="auto"/>
            <w:right w:val="none" w:sz="0" w:space="0" w:color="auto"/>
          </w:divBdr>
        </w:div>
        <w:div w:id="450366933">
          <w:marLeft w:val="480"/>
          <w:marRight w:val="0"/>
          <w:marTop w:val="0"/>
          <w:marBottom w:val="0"/>
          <w:divBdr>
            <w:top w:val="none" w:sz="0" w:space="0" w:color="auto"/>
            <w:left w:val="none" w:sz="0" w:space="0" w:color="auto"/>
            <w:bottom w:val="none" w:sz="0" w:space="0" w:color="auto"/>
            <w:right w:val="none" w:sz="0" w:space="0" w:color="auto"/>
          </w:divBdr>
        </w:div>
        <w:div w:id="90249785">
          <w:marLeft w:val="480"/>
          <w:marRight w:val="0"/>
          <w:marTop w:val="0"/>
          <w:marBottom w:val="0"/>
          <w:divBdr>
            <w:top w:val="none" w:sz="0" w:space="0" w:color="auto"/>
            <w:left w:val="none" w:sz="0" w:space="0" w:color="auto"/>
            <w:bottom w:val="none" w:sz="0" w:space="0" w:color="auto"/>
            <w:right w:val="none" w:sz="0" w:space="0" w:color="auto"/>
          </w:divBdr>
        </w:div>
        <w:div w:id="134033342">
          <w:marLeft w:val="480"/>
          <w:marRight w:val="0"/>
          <w:marTop w:val="0"/>
          <w:marBottom w:val="0"/>
          <w:divBdr>
            <w:top w:val="none" w:sz="0" w:space="0" w:color="auto"/>
            <w:left w:val="none" w:sz="0" w:space="0" w:color="auto"/>
            <w:bottom w:val="none" w:sz="0" w:space="0" w:color="auto"/>
            <w:right w:val="none" w:sz="0" w:space="0" w:color="auto"/>
          </w:divBdr>
        </w:div>
        <w:div w:id="1460032375">
          <w:marLeft w:val="480"/>
          <w:marRight w:val="0"/>
          <w:marTop w:val="0"/>
          <w:marBottom w:val="0"/>
          <w:divBdr>
            <w:top w:val="none" w:sz="0" w:space="0" w:color="auto"/>
            <w:left w:val="none" w:sz="0" w:space="0" w:color="auto"/>
            <w:bottom w:val="none" w:sz="0" w:space="0" w:color="auto"/>
            <w:right w:val="none" w:sz="0" w:space="0" w:color="auto"/>
          </w:divBdr>
        </w:div>
        <w:div w:id="1240679151">
          <w:marLeft w:val="480"/>
          <w:marRight w:val="0"/>
          <w:marTop w:val="0"/>
          <w:marBottom w:val="0"/>
          <w:divBdr>
            <w:top w:val="none" w:sz="0" w:space="0" w:color="auto"/>
            <w:left w:val="none" w:sz="0" w:space="0" w:color="auto"/>
            <w:bottom w:val="none" w:sz="0" w:space="0" w:color="auto"/>
            <w:right w:val="none" w:sz="0" w:space="0" w:color="auto"/>
          </w:divBdr>
        </w:div>
        <w:div w:id="1776706566">
          <w:marLeft w:val="480"/>
          <w:marRight w:val="0"/>
          <w:marTop w:val="0"/>
          <w:marBottom w:val="0"/>
          <w:divBdr>
            <w:top w:val="none" w:sz="0" w:space="0" w:color="auto"/>
            <w:left w:val="none" w:sz="0" w:space="0" w:color="auto"/>
            <w:bottom w:val="none" w:sz="0" w:space="0" w:color="auto"/>
            <w:right w:val="none" w:sz="0" w:space="0" w:color="auto"/>
          </w:divBdr>
        </w:div>
      </w:divsChild>
    </w:div>
    <w:div w:id="819426617">
      <w:bodyDiv w:val="1"/>
      <w:marLeft w:val="0"/>
      <w:marRight w:val="0"/>
      <w:marTop w:val="0"/>
      <w:marBottom w:val="0"/>
      <w:divBdr>
        <w:top w:val="none" w:sz="0" w:space="0" w:color="auto"/>
        <w:left w:val="none" w:sz="0" w:space="0" w:color="auto"/>
        <w:bottom w:val="none" w:sz="0" w:space="0" w:color="auto"/>
        <w:right w:val="none" w:sz="0" w:space="0" w:color="auto"/>
      </w:divBdr>
    </w:div>
    <w:div w:id="819468975">
      <w:bodyDiv w:val="1"/>
      <w:marLeft w:val="0"/>
      <w:marRight w:val="0"/>
      <w:marTop w:val="0"/>
      <w:marBottom w:val="0"/>
      <w:divBdr>
        <w:top w:val="none" w:sz="0" w:space="0" w:color="auto"/>
        <w:left w:val="none" w:sz="0" w:space="0" w:color="auto"/>
        <w:bottom w:val="none" w:sz="0" w:space="0" w:color="auto"/>
        <w:right w:val="none" w:sz="0" w:space="0" w:color="auto"/>
      </w:divBdr>
    </w:div>
    <w:div w:id="819537009">
      <w:bodyDiv w:val="1"/>
      <w:marLeft w:val="0"/>
      <w:marRight w:val="0"/>
      <w:marTop w:val="0"/>
      <w:marBottom w:val="0"/>
      <w:divBdr>
        <w:top w:val="none" w:sz="0" w:space="0" w:color="auto"/>
        <w:left w:val="none" w:sz="0" w:space="0" w:color="auto"/>
        <w:bottom w:val="none" w:sz="0" w:space="0" w:color="auto"/>
        <w:right w:val="none" w:sz="0" w:space="0" w:color="auto"/>
      </w:divBdr>
    </w:div>
    <w:div w:id="819660933">
      <w:bodyDiv w:val="1"/>
      <w:marLeft w:val="0"/>
      <w:marRight w:val="0"/>
      <w:marTop w:val="0"/>
      <w:marBottom w:val="0"/>
      <w:divBdr>
        <w:top w:val="none" w:sz="0" w:space="0" w:color="auto"/>
        <w:left w:val="none" w:sz="0" w:space="0" w:color="auto"/>
        <w:bottom w:val="none" w:sz="0" w:space="0" w:color="auto"/>
        <w:right w:val="none" w:sz="0" w:space="0" w:color="auto"/>
      </w:divBdr>
    </w:div>
    <w:div w:id="819688104">
      <w:bodyDiv w:val="1"/>
      <w:marLeft w:val="0"/>
      <w:marRight w:val="0"/>
      <w:marTop w:val="0"/>
      <w:marBottom w:val="0"/>
      <w:divBdr>
        <w:top w:val="none" w:sz="0" w:space="0" w:color="auto"/>
        <w:left w:val="none" w:sz="0" w:space="0" w:color="auto"/>
        <w:bottom w:val="none" w:sz="0" w:space="0" w:color="auto"/>
        <w:right w:val="none" w:sz="0" w:space="0" w:color="auto"/>
      </w:divBdr>
    </w:div>
    <w:div w:id="819807266">
      <w:bodyDiv w:val="1"/>
      <w:marLeft w:val="0"/>
      <w:marRight w:val="0"/>
      <w:marTop w:val="0"/>
      <w:marBottom w:val="0"/>
      <w:divBdr>
        <w:top w:val="none" w:sz="0" w:space="0" w:color="auto"/>
        <w:left w:val="none" w:sz="0" w:space="0" w:color="auto"/>
        <w:bottom w:val="none" w:sz="0" w:space="0" w:color="auto"/>
        <w:right w:val="none" w:sz="0" w:space="0" w:color="auto"/>
      </w:divBdr>
    </w:div>
    <w:div w:id="819813933">
      <w:bodyDiv w:val="1"/>
      <w:marLeft w:val="0"/>
      <w:marRight w:val="0"/>
      <w:marTop w:val="0"/>
      <w:marBottom w:val="0"/>
      <w:divBdr>
        <w:top w:val="none" w:sz="0" w:space="0" w:color="auto"/>
        <w:left w:val="none" w:sz="0" w:space="0" w:color="auto"/>
        <w:bottom w:val="none" w:sz="0" w:space="0" w:color="auto"/>
        <w:right w:val="none" w:sz="0" w:space="0" w:color="auto"/>
      </w:divBdr>
    </w:div>
    <w:div w:id="819855473">
      <w:bodyDiv w:val="1"/>
      <w:marLeft w:val="0"/>
      <w:marRight w:val="0"/>
      <w:marTop w:val="0"/>
      <w:marBottom w:val="0"/>
      <w:divBdr>
        <w:top w:val="none" w:sz="0" w:space="0" w:color="auto"/>
        <w:left w:val="none" w:sz="0" w:space="0" w:color="auto"/>
        <w:bottom w:val="none" w:sz="0" w:space="0" w:color="auto"/>
        <w:right w:val="none" w:sz="0" w:space="0" w:color="auto"/>
      </w:divBdr>
    </w:div>
    <w:div w:id="819881401">
      <w:bodyDiv w:val="1"/>
      <w:marLeft w:val="0"/>
      <w:marRight w:val="0"/>
      <w:marTop w:val="0"/>
      <w:marBottom w:val="0"/>
      <w:divBdr>
        <w:top w:val="none" w:sz="0" w:space="0" w:color="auto"/>
        <w:left w:val="none" w:sz="0" w:space="0" w:color="auto"/>
        <w:bottom w:val="none" w:sz="0" w:space="0" w:color="auto"/>
        <w:right w:val="none" w:sz="0" w:space="0" w:color="auto"/>
      </w:divBdr>
    </w:div>
    <w:div w:id="819922452">
      <w:bodyDiv w:val="1"/>
      <w:marLeft w:val="0"/>
      <w:marRight w:val="0"/>
      <w:marTop w:val="0"/>
      <w:marBottom w:val="0"/>
      <w:divBdr>
        <w:top w:val="none" w:sz="0" w:space="0" w:color="auto"/>
        <w:left w:val="none" w:sz="0" w:space="0" w:color="auto"/>
        <w:bottom w:val="none" w:sz="0" w:space="0" w:color="auto"/>
        <w:right w:val="none" w:sz="0" w:space="0" w:color="auto"/>
      </w:divBdr>
    </w:div>
    <w:div w:id="819930256">
      <w:bodyDiv w:val="1"/>
      <w:marLeft w:val="0"/>
      <w:marRight w:val="0"/>
      <w:marTop w:val="0"/>
      <w:marBottom w:val="0"/>
      <w:divBdr>
        <w:top w:val="none" w:sz="0" w:space="0" w:color="auto"/>
        <w:left w:val="none" w:sz="0" w:space="0" w:color="auto"/>
        <w:bottom w:val="none" w:sz="0" w:space="0" w:color="auto"/>
        <w:right w:val="none" w:sz="0" w:space="0" w:color="auto"/>
      </w:divBdr>
    </w:div>
    <w:div w:id="820003232">
      <w:bodyDiv w:val="1"/>
      <w:marLeft w:val="0"/>
      <w:marRight w:val="0"/>
      <w:marTop w:val="0"/>
      <w:marBottom w:val="0"/>
      <w:divBdr>
        <w:top w:val="none" w:sz="0" w:space="0" w:color="auto"/>
        <w:left w:val="none" w:sz="0" w:space="0" w:color="auto"/>
        <w:bottom w:val="none" w:sz="0" w:space="0" w:color="auto"/>
        <w:right w:val="none" w:sz="0" w:space="0" w:color="auto"/>
      </w:divBdr>
    </w:div>
    <w:div w:id="820006439">
      <w:bodyDiv w:val="1"/>
      <w:marLeft w:val="0"/>
      <w:marRight w:val="0"/>
      <w:marTop w:val="0"/>
      <w:marBottom w:val="0"/>
      <w:divBdr>
        <w:top w:val="none" w:sz="0" w:space="0" w:color="auto"/>
        <w:left w:val="none" w:sz="0" w:space="0" w:color="auto"/>
        <w:bottom w:val="none" w:sz="0" w:space="0" w:color="auto"/>
        <w:right w:val="none" w:sz="0" w:space="0" w:color="auto"/>
      </w:divBdr>
    </w:div>
    <w:div w:id="820078481">
      <w:bodyDiv w:val="1"/>
      <w:marLeft w:val="0"/>
      <w:marRight w:val="0"/>
      <w:marTop w:val="0"/>
      <w:marBottom w:val="0"/>
      <w:divBdr>
        <w:top w:val="none" w:sz="0" w:space="0" w:color="auto"/>
        <w:left w:val="none" w:sz="0" w:space="0" w:color="auto"/>
        <w:bottom w:val="none" w:sz="0" w:space="0" w:color="auto"/>
        <w:right w:val="none" w:sz="0" w:space="0" w:color="auto"/>
      </w:divBdr>
    </w:div>
    <w:div w:id="820125217">
      <w:bodyDiv w:val="1"/>
      <w:marLeft w:val="0"/>
      <w:marRight w:val="0"/>
      <w:marTop w:val="0"/>
      <w:marBottom w:val="0"/>
      <w:divBdr>
        <w:top w:val="none" w:sz="0" w:space="0" w:color="auto"/>
        <w:left w:val="none" w:sz="0" w:space="0" w:color="auto"/>
        <w:bottom w:val="none" w:sz="0" w:space="0" w:color="auto"/>
        <w:right w:val="none" w:sz="0" w:space="0" w:color="auto"/>
      </w:divBdr>
    </w:div>
    <w:div w:id="820198044">
      <w:bodyDiv w:val="1"/>
      <w:marLeft w:val="0"/>
      <w:marRight w:val="0"/>
      <w:marTop w:val="0"/>
      <w:marBottom w:val="0"/>
      <w:divBdr>
        <w:top w:val="none" w:sz="0" w:space="0" w:color="auto"/>
        <w:left w:val="none" w:sz="0" w:space="0" w:color="auto"/>
        <w:bottom w:val="none" w:sz="0" w:space="0" w:color="auto"/>
        <w:right w:val="none" w:sz="0" w:space="0" w:color="auto"/>
      </w:divBdr>
    </w:div>
    <w:div w:id="820462318">
      <w:bodyDiv w:val="1"/>
      <w:marLeft w:val="0"/>
      <w:marRight w:val="0"/>
      <w:marTop w:val="0"/>
      <w:marBottom w:val="0"/>
      <w:divBdr>
        <w:top w:val="none" w:sz="0" w:space="0" w:color="auto"/>
        <w:left w:val="none" w:sz="0" w:space="0" w:color="auto"/>
        <w:bottom w:val="none" w:sz="0" w:space="0" w:color="auto"/>
        <w:right w:val="none" w:sz="0" w:space="0" w:color="auto"/>
      </w:divBdr>
    </w:div>
    <w:div w:id="820542741">
      <w:bodyDiv w:val="1"/>
      <w:marLeft w:val="0"/>
      <w:marRight w:val="0"/>
      <w:marTop w:val="0"/>
      <w:marBottom w:val="0"/>
      <w:divBdr>
        <w:top w:val="none" w:sz="0" w:space="0" w:color="auto"/>
        <w:left w:val="none" w:sz="0" w:space="0" w:color="auto"/>
        <w:bottom w:val="none" w:sz="0" w:space="0" w:color="auto"/>
        <w:right w:val="none" w:sz="0" w:space="0" w:color="auto"/>
      </w:divBdr>
    </w:div>
    <w:div w:id="820728724">
      <w:bodyDiv w:val="1"/>
      <w:marLeft w:val="0"/>
      <w:marRight w:val="0"/>
      <w:marTop w:val="0"/>
      <w:marBottom w:val="0"/>
      <w:divBdr>
        <w:top w:val="none" w:sz="0" w:space="0" w:color="auto"/>
        <w:left w:val="none" w:sz="0" w:space="0" w:color="auto"/>
        <w:bottom w:val="none" w:sz="0" w:space="0" w:color="auto"/>
        <w:right w:val="none" w:sz="0" w:space="0" w:color="auto"/>
      </w:divBdr>
    </w:div>
    <w:div w:id="820930606">
      <w:bodyDiv w:val="1"/>
      <w:marLeft w:val="0"/>
      <w:marRight w:val="0"/>
      <w:marTop w:val="0"/>
      <w:marBottom w:val="0"/>
      <w:divBdr>
        <w:top w:val="none" w:sz="0" w:space="0" w:color="auto"/>
        <w:left w:val="none" w:sz="0" w:space="0" w:color="auto"/>
        <w:bottom w:val="none" w:sz="0" w:space="0" w:color="auto"/>
        <w:right w:val="none" w:sz="0" w:space="0" w:color="auto"/>
      </w:divBdr>
      <w:divsChild>
        <w:div w:id="58328138">
          <w:marLeft w:val="480"/>
          <w:marRight w:val="0"/>
          <w:marTop w:val="0"/>
          <w:marBottom w:val="0"/>
          <w:divBdr>
            <w:top w:val="none" w:sz="0" w:space="0" w:color="auto"/>
            <w:left w:val="none" w:sz="0" w:space="0" w:color="auto"/>
            <w:bottom w:val="none" w:sz="0" w:space="0" w:color="auto"/>
            <w:right w:val="none" w:sz="0" w:space="0" w:color="auto"/>
          </w:divBdr>
        </w:div>
        <w:div w:id="63795294">
          <w:marLeft w:val="480"/>
          <w:marRight w:val="0"/>
          <w:marTop w:val="0"/>
          <w:marBottom w:val="0"/>
          <w:divBdr>
            <w:top w:val="none" w:sz="0" w:space="0" w:color="auto"/>
            <w:left w:val="none" w:sz="0" w:space="0" w:color="auto"/>
            <w:bottom w:val="none" w:sz="0" w:space="0" w:color="auto"/>
            <w:right w:val="none" w:sz="0" w:space="0" w:color="auto"/>
          </w:divBdr>
        </w:div>
        <w:div w:id="74478210">
          <w:marLeft w:val="480"/>
          <w:marRight w:val="0"/>
          <w:marTop w:val="0"/>
          <w:marBottom w:val="0"/>
          <w:divBdr>
            <w:top w:val="none" w:sz="0" w:space="0" w:color="auto"/>
            <w:left w:val="none" w:sz="0" w:space="0" w:color="auto"/>
            <w:bottom w:val="none" w:sz="0" w:space="0" w:color="auto"/>
            <w:right w:val="none" w:sz="0" w:space="0" w:color="auto"/>
          </w:divBdr>
        </w:div>
        <w:div w:id="127016844">
          <w:marLeft w:val="480"/>
          <w:marRight w:val="0"/>
          <w:marTop w:val="0"/>
          <w:marBottom w:val="0"/>
          <w:divBdr>
            <w:top w:val="none" w:sz="0" w:space="0" w:color="auto"/>
            <w:left w:val="none" w:sz="0" w:space="0" w:color="auto"/>
            <w:bottom w:val="none" w:sz="0" w:space="0" w:color="auto"/>
            <w:right w:val="none" w:sz="0" w:space="0" w:color="auto"/>
          </w:divBdr>
        </w:div>
        <w:div w:id="148131524">
          <w:marLeft w:val="480"/>
          <w:marRight w:val="0"/>
          <w:marTop w:val="0"/>
          <w:marBottom w:val="0"/>
          <w:divBdr>
            <w:top w:val="none" w:sz="0" w:space="0" w:color="auto"/>
            <w:left w:val="none" w:sz="0" w:space="0" w:color="auto"/>
            <w:bottom w:val="none" w:sz="0" w:space="0" w:color="auto"/>
            <w:right w:val="none" w:sz="0" w:space="0" w:color="auto"/>
          </w:divBdr>
        </w:div>
        <w:div w:id="159661100">
          <w:marLeft w:val="480"/>
          <w:marRight w:val="0"/>
          <w:marTop w:val="0"/>
          <w:marBottom w:val="0"/>
          <w:divBdr>
            <w:top w:val="none" w:sz="0" w:space="0" w:color="auto"/>
            <w:left w:val="none" w:sz="0" w:space="0" w:color="auto"/>
            <w:bottom w:val="none" w:sz="0" w:space="0" w:color="auto"/>
            <w:right w:val="none" w:sz="0" w:space="0" w:color="auto"/>
          </w:divBdr>
        </w:div>
        <w:div w:id="192184267">
          <w:marLeft w:val="480"/>
          <w:marRight w:val="0"/>
          <w:marTop w:val="0"/>
          <w:marBottom w:val="0"/>
          <w:divBdr>
            <w:top w:val="none" w:sz="0" w:space="0" w:color="auto"/>
            <w:left w:val="none" w:sz="0" w:space="0" w:color="auto"/>
            <w:bottom w:val="none" w:sz="0" w:space="0" w:color="auto"/>
            <w:right w:val="none" w:sz="0" w:space="0" w:color="auto"/>
          </w:divBdr>
        </w:div>
        <w:div w:id="219172251">
          <w:marLeft w:val="480"/>
          <w:marRight w:val="0"/>
          <w:marTop w:val="0"/>
          <w:marBottom w:val="0"/>
          <w:divBdr>
            <w:top w:val="none" w:sz="0" w:space="0" w:color="auto"/>
            <w:left w:val="none" w:sz="0" w:space="0" w:color="auto"/>
            <w:bottom w:val="none" w:sz="0" w:space="0" w:color="auto"/>
            <w:right w:val="none" w:sz="0" w:space="0" w:color="auto"/>
          </w:divBdr>
        </w:div>
        <w:div w:id="361248517">
          <w:marLeft w:val="480"/>
          <w:marRight w:val="0"/>
          <w:marTop w:val="0"/>
          <w:marBottom w:val="0"/>
          <w:divBdr>
            <w:top w:val="none" w:sz="0" w:space="0" w:color="auto"/>
            <w:left w:val="none" w:sz="0" w:space="0" w:color="auto"/>
            <w:bottom w:val="none" w:sz="0" w:space="0" w:color="auto"/>
            <w:right w:val="none" w:sz="0" w:space="0" w:color="auto"/>
          </w:divBdr>
        </w:div>
        <w:div w:id="423647841">
          <w:marLeft w:val="480"/>
          <w:marRight w:val="0"/>
          <w:marTop w:val="0"/>
          <w:marBottom w:val="0"/>
          <w:divBdr>
            <w:top w:val="none" w:sz="0" w:space="0" w:color="auto"/>
            <w:left w:val="none" w:sz="0" w:space="0" w:color="auto"/>
            <w:bottom w:val="none" w:sz="0" w:space="0" w:color="auto"/>
            <w:right w:val="none" w:sz="0" w:space="0" w:color="auto"/>
          </w:divBdr>
        </w:div>
        <w:div w:id="423961593">
          <w:marLeft w:val="480"/>
          <w:marRight w:val="0"/>
          <w:marTop w:val="0"/>
          <w:marBottom w:val="0"/>
          <w:divBdr>
            <w:top w:val="none" w:sz="0" w:space="0" w:color="auto"/>
            <w:left w:val="none" w:sz="0" w:space="0" w:color="auto"/>
            <w:bottom w:val="none" w:sz="0" w:space="0" w:color="auto"/>
            <w:right w:val="none" w:sz="0" w:space="0" w:color="auto"/>
          </w:divBdr>
        </w:div>
        <w:div w:id="462121082">
          <w:marLeft w:val="480"/>
          <w:marRight w:val="0"/>
          <w:marTop w:val="0"/>
          <w:marBottom w:val="0"/>
          <w:divBdr>
            <w:top w:val="none" w:sz="0" w:space="0" w:color="auto"/>
            <w:left w:val="none" w:sz="0" w:space="0" w:color="auto"/>
            <w:bottom w:val="none" w:sz="0" w:space="0" w:color="auto"/>
            <w:right w:val="none" w:sz="0" w:space="0" w:color="auto"/>
          </w:divBdr>
        </w:div>
        <w:div w:id="478763570">
          <w:marLeft w:val="480"/>
          <w:marRight w:val="0"/>
          <w:marTop w:val="0"/>
          <w:marBottom w:val="0"/>
          <w:divBdr>
            <w:top w:val="none" w:sz="0" w:space="0" w:color="auto"/>
            <w:left w:val="none" w:sz="0" w:space="0" w:color="auto"/>
            <w:bottom w:val="none" w:sz="0" w:space="0" w:color="auto"/>
            <w:right w:val="none" w:sz="0" w:space="0" w:color="auto"/>
          </w:divBdr>
        </w:div>
        <w:div w:id="481503429">
          <w:marLeft w:val="480"/>
          <w:marRight w:val="0"/>
          <w:marTop w:val="0"/>
          <w:marBottom w:val="0"/>
          <w:divBdr>
            <w:top w:val="none" w:sz="0" w:space="0" w:color="auto"/>
            <w:left w:val="none" w:sz="0" w:space="0" w:color="auto"/>
            <w:bottom w:val="none" w:sz="0" w:space="0" w:color="auto"/>
            <w:right w:val="none" w:sz="0" w:space="0" w:color="auto"/>
          </w:divBdr>
        </w:div>
        <w:div w:id="531190892">
          <w:marLeft w:val="480"/>
          <w:marRight w:val="0"/>
          <w:marTop w:val="0"/>
          <w:marBottom w:val="0"/>
          <w:divBdr>
            <w:top w:val="none" w:sz="0" w:space="0" w:color="auto"/>
            <w:left w:val="none" w:sz="0" w:space="0" w:color="auto"/>
            <w:bottom w:val="none" w:sz="0" w:space="0" w:color="auto"/>
            <w:right w:val="none" w:sz="0" w:space="0" w:color="auto"/>
          </w:divBdr>
        </w:div>
        <w:div w:id="533034854">
          <w:marLeft w:val="480"/>
          <w:marRight w:val="0"/>
          <w:marTop w:val="0"/>
          <w:marBottom w:val="0"/>
          <w:divBdr>
            <w:top w:val="none" w:sz="0" w:space="0" w:color="auto"/>
            <w:left w:val="none" w:sz="0" w:space="0" w:color="auto"/>
            <w:bottom w:val="none" w:sz="0" w:space="0" w:color="auto"/>
            <w:right w:val="none" w:sz="0" w:space="0" w:color="auto"/>
          </w:divBdr>
        </w:div>
        <w:div w:id="563680237">
          <w:marLeft w:val="480"/>
          <w:marRight w:val="0"/>
          <w:marTop w:val="0"/>
          <w:marBottom w:val="0"/>
          <w:divBdr>
            <w:top w:val="none" w:sz="0" w:space="0" w:color="auto"/>
            <w:left w:val="none" w:sz="0" w:space="0" w:color="auto"/>
            <w:bottom w:val="none" w:sz="0" w:space="0" w:color="auto"/>
            <w:right w:val="none" w:sz="0" w:space="0" w:color="auto"/>
          </w:divBdr>
        </w:div>
        <w:div w:id="634215289">
          <w:marLeft w:val="480"/>
          <w:marRight w:val="0"/>
          <w:marTop w:val="0"/>
          <w:marBottom w:val="0"/>
          <w:divBdr>
            <w:top w:val="none" w:sz="0" w:space="0" w:color="auto"/>
            <w:left w:val="none" w:sz="0" w:space="0" w:color="auto"/>
            <w:bottom w:val="none" w:sz="0" w:space="0" w:color="auto"/>
            <w:right w:val="none" w:sz="0" w:space="0" w:color="auto"/>
          </w:divBdr>
        </w:div>
        <w:div w:id="650214959">
          <w:marLeft w:val="480"/>
          <w:marRight w:val="0"/>
          <w:marTop w:val="0"/>
          <w:marBottom w:val="0"/>
          <w:divBdr>
            <w:top w:val="none" w:sz="0" w:space="0" w:color="auto"/>
            <w:left w:val="none" w:sz="0" w:space="0" w:color="auto"/>
            <w:bottom w:val="none" w:sz="0" w:space="0" w:color="auto"/>
            <w:right w:val="none" w:sz="0" w:space="0" w:color="auto"/>
          </w:divBdr>
        </w:div>
        <w:div w:id="664671138">
          <w:marLeft w:val="480"/>
          <w:marRight w:val="0"/>
          <w:marTop w:val="0"/>
          <w:marBottom w:val="0"/>
          <w:divBdr>
            <w:top w:val="none" w:sz="0" w:space="0" w:color="auto"/>
            <w:left w:val="none" w:sz="0" w:space="0" w:color="auto"/>
            <w:bottom w:val="none" w:sz="0" w:space="0" w:color="auto"/>
            <w:right w:val="none" w:sz="0" w:space="0" w:color="auto"/>
          </w:divBdr>
        </w:div>
        <w:div w:id="667292210">
          <w:marLeft w:val="480"/>
          <w:marRight w:val="0"/>
          <w:marTop w:val="0"/>
          <w:marBottom w:val="0"/>
          <w:divBdr>
            <w:top w:val="none" w:sz="0" w:space="0" w:color="auto"/>
            <w:left w:val="none" w:sz="0" w:space="0" w:color="auto"/>
            <w:bottom w:val="none" w:sz="0" w:space="0" w:color="auto"/>
            <w:right w:val="none" w:sz="0" w:space="0" w:color="auto"/>
          </w:divBdr>
        </w:div>
        <w:div w:id="700934898">
          <w:marLeft w:val="480"/>
          <w:marRight w:val="0"/>
          <w:marTop w:val="0"/>
          <w:marBottom w:val="0"/>
          <w:divBdr>
            <w:top w:val="none" w:sz="0" w:space="0" w:color="auto"/>
            <w:left w:val="none" w:sz="0" w:space="0" w:color="auto"/>
            <w:bottom w:val="none" w:sz="0" w:space="0" w:color="auto"/>
            <w:right w:val="none" w:sz="0" w:space="0" w:color="auto"/>
          </w:divBdr>
        </w:div>
        <w:div w:id="715545018">
          <w:marLeft w:val="480"/>
          <w:marRight w:val="0"/>
          <w:marTop w:val="0"/>
          <w:marBottom w:val="0"/>
          <w:divBdr>
            <w:top w:val="none" w:sz="0" w:space="0" w:color="auto"/>
            <w:left w:val="none" w:sz="0" w:space="0" w:color="auto"/>
            <w:bottom w:val="none" w:sz="0" w:space="0" w:color="auto"/>
            <w:right w:val="none" w:sz="0" w:space="0" w:color="auto"/>
          </w:divBdr>
        </w:div>
        <w:div w:id="746876182">
          <w:marLeft w:val="480"/>
          <w:marRight w:val="0"/>
          <w:marTop w:val="0"/>
          <w:marBottom w:val="0"/>
          <w:divBdr>
            <w:top w:val="none" w:sz="0" w:space="0" w:color="auto"/>
            <w:left w:val="none" w:sz="0" w:space="0" w:color="auto"/>
            <w:bottom w:val="none" w:sz="0" w:space="0" w:color="auto"/>
            <w:right w:val="none" w:sz="0" w:space="0" w:color="auto"/>
          </w:divBdr>
        </w:div>
        <w:div w:id="861435944">
          <w:marLeft w:val="480"/>
          <w:marRight w:val="0"/>
          <w:marTop w:val="0"/>
          <w:marBottom w:val="0"/>
          <w:divBdr>
            <w:top w:val="none" w:sz="0" w:space="0" w:color="auto"/>
            <w:left w:val="none" w:sz="0" w:space="0" w:color="auto"/>
            <w:bottom w:val="none" w:sz="0" w:space="0" w:color="auto"/>
            <w:right w:val="none" w:sz="0" w:space="0" w:color="auto"/>
          </w:divBdr>
        </w:div>
        <w:div w:id="895287763">
          <w:marLeft w:val="480"/>
          <w:marRight w:val="0"/>
          <w:marTop w:val="0"/>
          <w:marBottom w:val="0"/>
          <w:divBdr>
            <w:top w:val="none" w:sz="0" w:space="0" w:color="auto"/>
            <w:left w:val="none" w:sz="0" w:space="0" w:color="auto"/>
            <w:bottom w:val="none" w:sz="0" w:space="0" w:color="auto"/>
            <w:right w:val="none" w:sz="0" w:space="0" w:color="auto"/>
          </w:divBdr>
        </w:div>
      </w:divsChild>
    </w:div>
    <w:div w:id="820971480">
      <w:bodyDiv w:val="1"/>
      <w:marLeft w:val="0"/>
      <w:marRight w:val="0"/>
      <w:marTop w:val="0"/>
      <w:marBottom w:val="0"/>
      <w:divBdr>
        <w:top w:val="none" w:sz="0" w:space="0" w:color="auto"/>
        <w:left w:val="none" w:sz="0" w:space="0" w:color="auto"/>
        <w:bottom w:val="none" w:sz="0" w:space="0" w:color="auto"/>
        <w:right w:val="none" w:sz="0" w:space="0" w:color="auto"/>
      </w:divBdr>
    </w:div>
    <w:div w:id="821000275">
      <w:bodyDiv w:val="1"/>
      <w:marLeft w:val="0"/>
      <w:marRight w:val="0"/>
      <w:marTop w:val="0"/>
      <w:marBottom w:val="0"/>
      <w:divBdr>
        <w:top w:val="none" w:sz="0" w:space="0" w:color="auto"/>
        <w:left w:val="none" w:sz="0" w:space="0" w:color="auto"/>
        <w:bottom w:val="none" w:sz="0" w:space="0" w:color="auto"/>
        <w:right w:val="none" w:sz="0" w:space="0" w:color="auto"/>
      </w:divBdr>
    </w:div>
    <w:div w:id="821041353">
      <w:bodyDiv w:val="1"/>
      <w:marLeft w:val="0"/>
      <w:marRight w:val="0"/>
      <w:marTop w:val="0"/>
      <w:marBottom w:val="0"/>
      <w:divBdr>
        <w:top w:val="none" w:sz="0" w:space="0" w:color="auto"/>
        <w:left w:val="none" w:sz="0" w:space="0" w:color="auto"/>
        <w:bottom w:val="none" w:sz="0" w:space="0" w:color="auto"/>
        <w:right w:val="none" w:sz="0" w:space="0" w:color="auto"/>
      </w:divBdr>
    </w:div>
    <w:div w:id="821197310">
      <w:bodyDiv w:val="1"/>
      <w:marLeft w:val="0"/>
      <w:marRight w:val="0"/>
      <w:marTop w:val="0"/>
      <w:marBottom w:val="0"/>
      <w:divBdr>
        <w:top w:val="none" w:sz="0" w:space="0" w:color="auto"/>
        <w:left w:val="none" w:sz="0" w:space="0" w:color="auto"/>
        <w:bottom w:val="none" w:sz="0" w:space="0" w:color="auto"/>
        <w:right w:val="none" w:sz="0" w:space="0" w:color="auto"/>
      </w:divBdr>
    </w:div>
    <w:div w:id="821241398">
      <w:bodyDiv w:val="1"/>
      <w:marLeft w:val="0"/>
      <w:marRight w:val="0"/>
      <w:marTop w:val="0"/>
      <w:marBottom w:val="0"/>
      <w:divBdr>
        <w:top w:val="none" w:sz="0" w:space="0" w:color="auto"/>
        <w:left w:val="none" w:sz="0" w:space="0" w:color="auto"/>
        <w:bottom w:val="none" w:sz="0" w:space="0" w:color="auto"/>
        <w:right w:val="none" w:sz="0" w:space="0" w:color="auto"/>
      </w:divBdr>
    </w:div>
    <w:div w:id="821392883">
      <w:bodyDiv w:val="1"/>
      <w:marLeft w:val="0"/>
      <w:marRight w:val="0"/>
      <w:marTop w:val="0"/>
      <w:marBottom w:val="0"/>
      <w:divBdr>
        <w:top w:val="none" w:sz="0" w:space="0" w:color="auto"/>
        <w:left w:val="none" w:sz="0" w:space="0" w:color="auto"/>
        <w:bottom w:val="none" w:sz="0" w:space="0" w:color="auto"/>
        <w:right w:val="none" w:sz="0" w:space="0" w:color="auto"/>
      </w:divBdr>
    </w:div>
    <w:div w:id="821503586">
      <w:bodyDiv w:val="1"/>
      <w:marLeft w:val="0"/>
      <w:marRight w:val="0"/>
      <w:marTop w:val="0"/>
      <w:marBottom w:val="0"/>
      <w:divBdr>
        <w:top w:val="none" w:sz="0" w:space="0" w:color="auto"/>
        <w:left w:val="none" w:sz="0" w:space="0" w:color="auto"/>
        <w:bottom w:val="none" w:sz="0" w:space="0" w:color="auto"/>
        <w:right w:val="none" w:sz="0" w:space="0" w:color="auto"/>
      </w:divBdr>
    </w:div>
    <w:div w:id="821505517">
      <w:bodyDiv w:val="1"/>
      <w:marLeft w:val="0"/>
      <w:marRight w:val="0"/>
      <w:marTop w:val="0"/>
      <w:marBottom w:val="0"/>
      <w:divBdr>
        <w:top w:val="none" w:sz="0" w:space="0" w:color="auto"/>
        <w:left w:val="none" w:sz="0" w:space="0" w:color="auto"/>
        <w:bottom w:val="none" w:sz="0" w:space="0" w:color="auto"/>
        <w:right w:val="none" w:sz="0" w:space="0" w:color="auto"/>
      </w:divBdr>
    </w:div>
    <w:div w:id="821580532">
      <w:bodyDiv w:val="1"/>
      <w:marLeft w:val="0"/>
      <w:marRight w:val="0"/>
      <w:marTop w:val="0"/>
      <w:marBottom w:val="0"/>
      <w:divBdr>
        <w:top w:val="none" w:sz="0" w:space="0" w:color="auto"/>
        <w:left w:val="none" w:sz="0" w:space="0" w:color="auto"/>
        <w:bottom w:val="none" w:sz="0" w:space="0" w:color="auto"/>
        <w:right w:val="none" w:sz="0" w:space="0" w:color="auto"/>
      </w:divBdr>
    </w:div>
    <w:div w:id="821625830">
      <w:bodyDiv w:val="1"/>
      <w:marLeft w:val="0"/>
      <w:marRight w:val="0"/>
      <w:marTop w:val="0"/>
      <w:marBottom w:val="0"/>
      <w:divBdr>
        <w:top w:val="none" w:sz="0" w:space="0" w:color="auto"/>
        <w:left w:val="none" w:sz="0" w:space="0" w:color="auto"/>
        <w:bottom w:val="none" w:sz="0" w:space="0" w:color="auto"/>
        <w:right w:val="none" w:sz="0" w:space="0" w:color="auto"/>
      </w:divBdr>
    </w:div>
    <w:div w:id="821777701">
      <w:bodyDiv w:val="1"/>
      <w:marLeft w:val="0"/>
      <w:marRight w:val="0"/>
      <w:marTop w:val="0"/>
      <w:marBottom w:val="0"/>
      <w:divBdr>
        <w:top w:val="none" w:sz="0" w:space="0" w:color="auto"/>
        <w:left w:val="none" w:sz="0" w:space="0" w:color="auto"/>
        <w:bottom w:val="none" w:sz="0" w:space="0" w:color="auto"/>
        <w:right w:val="none" w:sz="0" w:space="0" w:color="auto"/>
      </w:divBdr>
    </w:div>
    <w:div w:id="822040256">
      <w:bodyDiv w:val="1"/>
      <w:marLeft w:val="0"/>
      <w:marRight w:val="0"/>
      <w:marTop w:val="0"/>
      <w:marBottom w:val="0"/>
      <w:divBdr>
        <w:top w:val="none" w:sz="0" w:space="0" w:color="auto"/>
        <w:left w:val="none" w:sz="0" w:space="0" w:color="auto"/>
        <w:bottom w:val="none" w:sz="0" w:space="0" w:color="auto"/>
        <w:right w:val="none" w:sz="0" w:space="0" w:color="auto"/>
      </w:divBdr>
    </w:div>
    <w:div w:id="822088894">
      <w:bodyDiv w:val="1"/>
      <w:marLeft w:val="0"/>
      <w:marRight w:val="0"/>
      <w:marTop w:val="0"/>
      <w:marBottom w:val="0"/>
      <w:divBdr>
        <w:top w:val="none" w:sz="0" w:space="0" w:color="auto"/>
        <w:left w:val="none" w:sz="0" w:space="0" w:color="auto"/>
        <w:bottom w:val="none" w:sz="0" w:space="0" w:color="auto"/>
        <w:right w:val="none" w:sz="0" w:space="0" w:color="auto"/>
      </w:divBdr>
      <w:divsChild>
        <w:div w:id="4482053">
          <w:marLeft w:val="480"/>
          <w:marRight w:val="0"/>
          <w:marTop w:val="0"/>
          <w:marBottom w:val="0"/>
          <w:divBdr>
            <w:top w:val="none" w:sz="0" w:space="0" w:color="auto"/>
            <w:left w:val="none" w:sz="0" w:space="0" w:color="auto"/>
            <w:bottom w:val="none" w:sz="0" w:space="0" w:color="auto"/>
            <w:right w:val="none" w:sz="0" w:space="0" w:color="auto"/>
          </w:divBdr>
        </w:div>
        <w:div w:id="4748774">
          <w:marLeft w:val="480"/>
          <w:marRight w:val="0"/>
          <w:marTop w:val="0"/>
          <w:marBottom w:val="0"/>
          <w:divBdr>
            <w:top w:val="none" w:sz="0" w:space="0" w:color="auto"/>
            <w:left w:val="none" w:sz="0" w:space="0" w:color="auto"/>
            <w:bottom w:val="none" w:sz="0" w:space="0" w:color="auto"/>
            <w:right w:val="none" w:sz="0" w:space="0" w:color="auto"/>
          </w:divBdr>
        </w:div>
        <w:div w:id="36898653">
          <w:marLeft w:val="480"/>
          <w:marRight w:val="0"/>
          <w:marTop w:val="0"/>
          <w:marBottom w:val="0"/>
          <w:divBdr>
            <w:top w:val="none" w:sz="0" w:space="0" w:color="auto"/>
            <w:left w:val="none" w:sz="0" w:space="0" w:color="auto"/>
            <w:bottom w:val="none" w:sz="0" w:space="0" w:color="auto"/>
            <w:right w:val="none" w:sz="0" w:space="0" w:color="auto"/>
          </w:divBdr>
        </w:div>
        <w:div w:id="63988514">
          <w:marLeft w:val="480"/>
          <w:marRight w:val="0"/>
          <w:marTop w:val="0"/>
          <w:marBottom w:val="0"/>
          <w:divBdr>
            <w:top w:val="none" w:sz="0" w:space="0" w:color="auto"/>
            <w:left w:val="none" w:sz="0" w:space="0" w:color="auto"/>
            <w:bottom w:val="none" w:sz="0" w:space="0" w:color="auto"/>
            <w:right w:val="none" w:sz="0" w:space="0" w:color="auto"/>
          </w:divBdr>
        </w:div>
        <w:div w:id="103572618">
          <w:marLeft w:val="480"/>
          <w:marRight w:val="0"/>
          <w:marTop w:val="0"/>
          <w:marBottom w:val="0"/>
          <w:divBdr>
            <w:top w:val="none" w:sz="0" w:space="0" w:color="auto"/>
            <w:left w:val="none" w:sz="0" w:space="0" w:color="auto"/>
            <w:bottom w:val="none" w:sz="0" w:space="0" w:color="auto"/>
            <w:right w:val="none" w:sz="0" w:space="0" w:color="auto"/>
          </w:divBdr>
        </w:div>
        <w:div w:id="151987230">
          <w:marLeft w:val="480"/>
          <w:marRight w:val="0"/>
          <w:marTop w:val="0"/>
          <w:marBottom w:val="0"/>
          <w:divBdr>
            <w:top w:val="none" w:sz="0" w:space="0" w:color="auto"/>
            <w:left w:val="none" w:sz="0" w:space="0" w:color="auto"/>
            <w:bottom w:val="none" w:sz="0" w:space="0" w:color="auto"/>
            <w:right w:val="none" w:sz="0" w:space="0" w:color="auto"/>
          </w:divBdr>
        </w:div>
        <w:div w:id="197936036">
          <w:marLeft w:val="480"/>
          <w:marRight w:val="0"/>
          <w:marTop w:val="0"/>
          <w:marBottom w:val="0"/>
          <w:divBdr>
            <w:top w:val="none" w:sz="0" w:space="0" w:color="auto"/>
            <w:left w:val="none" w:sz="0" w:space="0" w:color="auto"/>
            <w:bottom w:val="none" w:sz="0" w:space="0" w:color="auto"/>
            <w:right w:val="none" w:sz="0" w:space="0" w:color="auto"/>
          </w:divBdr>
        </w:div>
        <w:div w:id="217016153">
          <w:marLeft w:val="480"/>
          <w:marRight w:val="0"/>
          <w:marTop w:val="0"/>
          <w:marBottom w:val="0"/>
          <w:divBdr>
            <w:top w:val="none" w:sz="0" w:space="0" w:color="auto"/>
            <w:left w:val="none" w:sz="0" w:space="0" w:color="auto"/>
            <w:bottom w:val="none" w:sz="0" w:space="0" w:color="auto"/>
            <w:right w:val="none" w:sz="0" w:space="0" w:color="auto"/>
          </w:divBdr>
        </w:div>
        <w:div w:id="237982719">
          <w:marLeft w:val="480"/>
          <w:marRight w:val="0"/>
          <w:marTop w:val="0"/>
          <w:marBottom w:val="0"/>
          <w:divBdr>
            <w:top w:val="none" w:sz="0" w:space="0" w:color="auto"/>
            <w:left w:val="none" w:sz="0" w:space="0" w:color="auto"/>
            <w:bottom w:val="none" w:sz="0" w:space="0" w:color="auto"/>
            <w:right w:val="none" w:sz="0" w:space="0" w:color="auto"/>
          </w:divBdr>
        </w:div>
        <w:div w:id="288976008">
          <w:marLeft w:val="480"/>
          <w:marRight w:val="0"/>
          <w:marTop w:val="0"/>
          <w:marBottom w:val="0"/>
          <w:divBdr>
            <w:top w:val="none" w:sz="0" w:space="0" w:color="auto"/>
            <w:left w:val="none" w:sz="0" w:space="0" w:color="auto"/>
            <w:bottom w:val="none" w:sz="0" w:space="0" w:color="auto"/>
            <w:right w:val="none" w:sz="0" w:space="0" w:color="auto"/>
          </w:divBdr>
        </w:div>
        <w:div w:id="289941677">
          <w:marLeft w:val="480"/>
          <w:marRight w:val="0"/>
          <w:marTop w:val="0"/>
          <w:marBottom w:val="0"/>
          <w:divBdr>
            <w:top w:val="none" w:sz="0" w:space="0" w:color="auto"/>
            <w:left w:val="none" w:sz="0" w:space="0" w:color="auto"/>
            <w:bottom w:val="none" w:sz="0" w:space="0" w:color="auto"/>
            <w:right w:val="none" w:sz="0" w:space="0" w:color="auto"/>
          </w:divBdr>
        </w:div>
        <w:div w:id="294026247">
          <w:marLeft w:val="480"/>
          <w:marRight w:val="0"/>
          <w:marTop w:val="0"/>
          <w:marBottom w:val="0"/>
          <w:divBdr>
            <w:top w:val="none" w:sz="0" w:space="0" w:color="auto"/>
            <w:left w:val="none" w:sz="0" w:space="0" w:color="auto"/>
            <w:bottom w:val="none" w:sz="0" w:space="0" w:color="auto"/>
            <w:right w:val="none" w:sz="0" w:space="0" w:color="auto"/>
          </w:divBdr>
        </w:div>
        <w:div w:id="315032498">
          <w:marLeft w:val="480"/>
          <w:marRight w:val="0"/>
          <w:marTop w:val="0"/>
          <w:marBottom w:val="0"/>
          <w:divBdr>
            <w:top w:val="none" w:sz="0" w:space="0" w:color="auto"/>
            <w:left w:val="none" w:sz="0" w:space="0" w:color="auto"/>
            <w:bottom w:val="none" w:sz="0" w:space="0" w:color="auto"/>
            <w:right w:val="none" w:sz="0" w:space="0" w:color="auto"/>
          </w:divBdr>
        </w:div>
        <w:div w:id="328140869">
          <w:marLeft w:val="480"/>
          <w:marRight w:val="0"/>
          <w:marTop w:val="0"/>
          <w:marBottom w:val="0"/>
          <w:divBdr>
            <w:top w:val="none" w:sz="0" w:space="0" w:color="auto"/>
            <w:left w:val="none" w:sz="0" w:space="0" w:color="auto"/>
            <w:bottom w:val="none" w:sz="0" w:space="0" w:color="auto"/>
            <w:right w:val="none" w:sz="0" w:space="0" w:color="auto"/>
          </w:divBdr>
        </w:div>
        <w:div w:id="368798162">
          <w:marLeft w:val="480"/>
          <w:marRight w:val="0"/>
          <w:marTop w:val="0"/>
          <w:marBottom w:val="0"/>
          <w:divBdr>
            <w:top w:val="none" w:sz="0" w:space="0" w:color="auto"/>
            <w:left w:val="none" w:sz="0" w:space="0" w:color="auto"/>
            <w:bottom w:val="none" w:sz="0" w:space="0" w:color="auto"/>
            <w:right w:val="none" w:sz="0" w:space="0" w:color="auto"/>
          </w:divBdr>
        </w:div>
        <w:div w:id="383679492">
          <w:marLeft w:val="480"/>
          <w:marRight w:val="0"/>
          <w:marTop w:val="0"/>
          <w:marBottom w:val="0"/>
          <w:divBdr>
            <w:top w:val="none" w:sz="0" w:space="0" w:color="auto"/>
            <w:left w:val="none" w:sz="0" w:space="0" w:color="auto"/>
            <w:bottom w:val="none" w:sz="0" w:space="0" w:color="auto"/>
            <w:right w:val="none" w:sz="0" w:space="0" w:color="auto"/>
          </w:divBdr>
        </w:div>
        <w:div w:id="395518320">
          <w:marLeft w:val="480"/>
          <w:marRight w:val="0"/>
          <w:marTop w:val="0"/>
          <w:marBottom w:val="0"/>
          <w:divBdr>
            <w:top w:val="none" w:sz="0" w:space="0" w:color="auto"/>
            <w:left w:val="none" w:sz="0" w:space="0" w:color="auto"/>
            <w:bottom w:val="none" w:sz="0" w:space="0" w:color="auto"/>
            <w:right w:val="none" w:sz="0" w:space="0" w:color="auto"/>
          </w:divBdr>
        </w:div>
        <w:div w:id="452676330">
          <w:marLeft w:val="480"/>
          <w:marRight w:val="0"/>
          <w:marTop w:val="0"/>
          <w:marBottom w:val="0"/>
          <w:divBdr>
            <w:top w:val="none" w:sz="0" w:space="0" w:color="auto"/>
            <w:left w:val="none" w:sz="0" w:space="0" w:color="auto"/>
            <w:bottom w:val="none" w:sz="0" w:space="0" w:color="auto"/>
            <w:right w:val="none" w:sz="0" w:space="0" w:color="auto"/>
          </w:divBdr>
        </w:div>
        <w:div w:id="529297035">
          <w:marLeft w:val="480"/>
          <w:marRight w:val="0"/>
          <w:marTop w:val="0"/>
          <w:marBottom w:val="0"/>
          <w:divBdr>
            <w:top w:val="none" w:sz="0" w:space="0" w:color="auto"/>
            <w:left w:val="none" w:sz="0" w:space="0" w:color="auto"/>
            <w:bottom w:val="none" w:sz="0" w:space="0" w:color="auto"/>
            <w:right w:val="none" w:sz="0" w:space="0" w:color="auto"/>
          </w:divBdr>
        </w:div>
        <w:div w:id="536236679">
          <w:marLeft w:val="480"/>
          <w:marRight w:val="0"/>
          <w:marTop w:val="0"/>
          <w:marBottom w:val="0"/>
          <w:divBdr>
            <w:top w:val="none" w:sz="0" w:space="0" w:color="auto"/>
            <w:left w:val="none" w:sz="0" w:space="0" w:color="auto"/>
            <w:bottom w:val="none" w:sz="0" w:space="0" w:color="auto"/>
            <w:right w:val="none" w:sz="0" w:space="0" w:color="auto"/>
          </w:divBdr>
        </w:div>
        <w:div w:id="570896197">
          <w:marLeft w:val="480"/>
          <w:marRight w:val="0"/>
          <w:marTop w:val="0"/>
          <w:marBottom w:val="0"/>
          <w:divBdr>
            <w:top w:val="none" w:sz="0" w:space="0" w:color="auto"/>
            <w:left w:val="none" w:sz="0" w:space="0" w:color="auto"/>
            <w:bottom w:val="none" w:sz="0" w:space="0" w:color="auto"/>
            <w:right w:val="none" w:sz="0" w:space="0" w:color="auto"/>
          </w:divBdr>
        </w:div>
        <w:div w:id="611203266">
          <w:marLeft w:val="480"/>
          <w:marRight w:val="0"/>
          <w:marTop w:val="0"/>
          <w:marBottom w:val="0"/>
          <w:divBdr>
            <w:top w:val="none" w:sz="0" w:space="0" w:color="auto"/>
            <w:left w:val="none" w:sz="0" w:space="0" w:color="auto"/>
            <w:bottom w:val="none" w:sz="0" w:space="0" w:color="auto"/>
            <w:right w:val="none" w:sz="0" w:space="0" w:color="auto"/>
          </w:divBdr>
        </w:div>
        <w:div w:id="621306527">
          <w:marLeft w:val="480"/>
          <w:marRight w:val="0"/>
          <w:marTop w:val="0"/>
          <w:marBottom w:val="0"/>
          <w:divBdr>
            <w:top w:val="none" w:sz="0" w:space="0" w:color="auto"/>
            <w:left w:val="none" w:sz="0" w:space="0" w:color="auto"/>
            <w:bottom w:val="none" w:sz="0" w:space="0" w:color="auto"/>
            <w:right w:val="none" w:sz="0" w:space="0" w:color="auto"/>
          </w:divBdr>
        </w:div>
        <w:div w:id="636687935">
          <w:marLeft w:val="480"/>
          <w:marRight w:val="0"/>
          <w:marTop w:val="0"/>
          <w:marBottom w:val="0"/>
          <w:divBdr>
            <w:top w:val="none" w:sz="0" w:space="0" w:color="auto"/>
            <w:left w:val="none" w:sz="0" w:space="0" w:color="auto"/>
            <w:bottom w:val="none" w:sz="0" w:space="0" w:color="auto"/>
            <w:right w:val="none" w:sz="0" w:space="0" w:color="auto"/>
          </w:divBdr>
        </w:div>
        <w:div w:id="791674928">
          <w:marLeft w:val="480"/>
          <w:marRight w:val="0"/>
          <w:marTop w:val="0"/>
          <w:marBottom w:val="0"/>
          <w:divBdr>
            <w:top w:val="none" w:sz="0" w:space="0" w:color="auto"/>
            <w:left w:val="none" w:sz="0" w:space="0" w:color="auto"/>
            <w:bottom w:val="none" w:sz="0" w:space="0" w:color="auto"/>
            <w:right w:val="none" w:sz="0" w:space="0" w:color="auto"/>
          </w:divBdr>
        </w:div>
        <w:div w:id="803892266">
          <w:marLeft w:val="480"/>
          <w:marRight w:val="0"/>
          <w:marTop w:val="0"/>
          <w:marBottom w:val="0"/>
          <w:divBdr>
            <w:top w:val="none" w:sz="0" w:space="0" w:color="auto"/>
            <w:left w:val="none" w:sz="0" w:space="0" w:color="auto"/>
            <w:bottom w:val="none" w:sz="0" w:space="0" w:color="auto"/>
            <w:right w:val="none" w:sz="0" w:space="0" w:color="auto"/>
          </w:divBdr>
        </w:div>
        <w:div w:id="811216817">
          <w:marLeft w:val="480"/>
          <w:marRight w:val="0"/>
          <w:marTop w:val="0"/>
          <w:marBottom w:val="0"/>
          <w:divBdr>
            <w:top w:val="none" w:sz="0" w:space="0" w:color="auto"/>
            <w:left w:val="none" w:sz="0" w:space="0" w:color="auto"/>
            <w:bottom w:val="none" w:sz="0" w:space="0" w:color="auto"/>
            <w:right w:val="none" w:sz="0" w:space="0" w:color="auto"/>
          </w:divBdr>
        </w:div>
        <w:div w:id="854029651">
          <w:marLeft w:val="480"/>
          <w:marRight w:val="0"/>
          <w:marTop w:val="0"/>
          <w:marBottom w:val="0"/>
          <w:divBdr>
            <w:top w:val="none" w:sz="0" w:space="0" w:color="auto"/>
            <w:left w:val="none" w:sz="0" w:space="0" w:color="auto"/>
            <w:bottom w:val="none" w:sz="0" w:space="0" w:color="auto"/>
            <w:right w:val="none" w:sz="0" w:space="0" w:color="auto"/>
          </w:divBdr>
        </w:div>
      </w:divsChild>
    </w:div>
    <w:div w:id="822160851">
      <w:bodyDiv w:val="1"/>
      <w:marLeft w:val="0"/>
      <w:marRight w:val="0"/>
      <w:marTop w:val="0"/>
      <w:marBottom w:val="0"/>
      <w:divBdr>
        <w:top w:val="none" w:sz="0" w:space="0" w:color="auto"/>
        <w:left w:val="none" w:sz="0" w:space="0" w:color="auto"/>
        <w:bottom w:val="none" w:sz="0" w:space="0" w:color="auto"/>
        <w:right w:val="none" w:sz="0" w:space="0" w:color="auto"/>
      </w:divBdr>
    </w:div>
    <w:div w:id="822164270">
      <w:bodyDiv w:val="1"/>
      <w:marLeft w:val="0"/>
      <w:marRight w:val="0"/>
      <w:marTop w:val="0"/>
      <w:marBottom w:val="0"/>
      <w:divBdr>
        <w:top w:val="none" w:sz="0" w:space="0" w:color="auto"/>
        <w:left w:val="none" w:sz="0" w:space="0" w:color="auto"/>
        <w:bottom w:val="none" w:sz="0" w:space="0" w:color="auto"/>
        <w:right w:val="none" w:sz="0" w:space="0" w:color="auto"/>
      </w:divBdr>
    </w:div>
    <w:div w:id="822237618">
      <w:bodyDiv w:val="1"/>
      <w:marLeft w:val="0"/>
      <w:marRight w:val="0"/>
      <w:marTop w:val="0"/>
      <w:marBottom w:val="0"/>
      <w:divBdr>
        <w:top w:val="none" w:sz="0" w:space="0" w:color="auto"/>
        <w:left w:val="none" w:sz="0" w:space="0" w:color="auto"/>
        <w:bottom w:val="none" w:sz="0" w:space="0" w:color="auto"/>
        <w:right w:val="none" w:sz="0" w:space="0" w:color="auto"/>
      </w:divBdr>
    </w:div>
    <w:div w:id="822240746">
      <w:bodyDiv w:val="1"/>
      <w:marLeft w:val="0"/>
      <w:marRight w:val="0"/>
      <w:marTop w:val="0"/>
      <w:marBottom w:val="0"/>
      <w:divBdr>
        <w:top w:val="none" w:sz="0" w:space="0" w:color="auto"/>
        <w:left w:val="none" w:sz="0" w:space="0" w:color="auto"/>
        <w:bottom w:val="none" w:sz="0" w:space="0" w:color="auto"/>
        <w:right w:val="none" w:sz="0" w:space="0" w:color="auto"/>
      </w:divBdr>
    </w:div>
    <w:div w:id="822622054">
      <w:bodyDiv w:val="1"/>
      <w:marLeft w:val="0"/>
      <w:marRight w:val="0"/>
      <w:marTop w:val="0"/>
      <w:marBottom w:val="0"/>
      <w:divBdr>
        <w:top w:val="none" w:sz="0" w:space="0" w:color="auto"/>
        <w:left w:val="none" w:sz="0" w:space="0" w:color="auto"/>
        <w:bottom w:val="none" w:sz="0" w:space="0" w:color="auto"/>
        <w:right w:val="none" w:sz="0" w:space="0" w:color="auto"/>
      </w:divBdr>
    </w:div>
    <w:div w:id="822741948">
      <w:bodyDiv w:val="1"/>
      <w:marLeft w:val="0"/>
      <w:marRight w:val="0"/>
      <w:marTop w:val="0"/>
      <w:marBottom w:val="0"/>
      <w:divBdr>
        <w:top w:val="none" w:sz="0" w:space="0" w:color="auto"/>
        <w:left w:val="none" w:sz="0" w:space="0" w:color="auto"/>
        <w:bottom w:val="none" w:sz="0" w:space="0" w:color="auto"/>
        <w:right w:val="none" w:sz="0" w:space="0" w:color="auto"/>
      </w:divBdr>
    </w:div>
    <w:div w:id="822744358">
      <w:bodyDiv w:val="1"/>
      <w:marLeft w:val="0"/>
      <w:marRight w:val="0"/>
      <w:marTop w:val="0"/>
      <w:marBottom w:val="0"/>
      <w:divBdr>
        <w:top w:val="none" w:sz="0" w:space="0" w:color="auto"/>
        <w:left w:val="none" w:sz="0" w:space="0" w:color="auto"/>
        <w:bottom w:val="none" w:sz="0" w:space="0" w:color="auto"/>
        <w:right w:val="none" w:sz="0" w:space="0" w:color="auto"/>
      </w:divBdr>
    </w:div>
    <w:div w:id="822746124">
      <w:bodyDiv w:val="1"/>
      <w:marLeft w:val="0"/>
      <w:marRight w:val="0"/>
      <w:marTop w:val="0"/>
      <w:marBottom w:val="0"/>
      <w:divBdr>
        <w:top w:val="none" w:sz="0" w:space="0" w:color="auto"/>
        <w:left w:val="none" w:sz="0" w:space="0" w:color="auto"/>
        <w:bottom w:val="none" w:sz="0" w:space="0" w:color="auto"/>
        <w:right w:val="none" w:sz="0" w:space="0" w:color="auto"/>
      </w:divBdr>
    </w:div>
    <w:div w:id="822818027">
      <w:bodyDiv w:val="1"/>
      <w:marLeft w:val="0"/>
      <w:marRight w:val="0"/>
      <w:marTop w:val="0"/>
      <w:marBottom w:val="0"/>
      <w:divBdr>
        <w:top w:val="none" w:sz="0" w:space="0" w:color="auto"/>
        <w:left w:val="none" w:sz="0" w:space="0" w:color="auto"/>
        <w:bottom w:val="none" w:sz="0" w:space="0" w:color="auto"/>
        <w:right w:val="none" w:sz="0" w:space="0" w:color="auto"/>
      </w:divBdr>
    </w:div>
    <w:div w:id="822818199">
      <w:bodyDiv w:val="1"/>
      <w:marLeft w:val="0"/>
      <w:marRight w:val="0"/>
      <w:marTop w:val="0"/>
      <w:marBottom w:val="0"/>
      <w:divBdr>
        <w:top w:val="none" w:sz="0" w:space="0" w:color="auto"/>
        <w:left w:val="none" w:sz="0" w:space="0" w:color="auto"/>
        <w:bottom w:val="none" w:sz="0" w:space="0" w:color="auto"/>
        <w:right w:val="none" w:sz="0" w:space="0" w:color="auto"/>
      </w:divBdr>
    </w:div>
    <w:div w:id="822895606">
      <w:bodyDiv w:val="1"/>
      <w:marLeft w:val="0"/>
      <w:marRight w:val="0"/>
      <w:marTop w:val="0"/>
      <w:marBottom w:val="0"/>
      <w:divBdr>
        <w:top w:val="none" w:sz="0" w:space="0" w:color="auto"/>
        <w:left w:val="none" w:sz="0" w:space="0" w:color="auto"/>
        <w:bottom w:val="none" w:sz="0" w:space="0" w:color="auto"/>
        <w:right w:val="none" w:sz="0" w:space="0" w:color="auto"/>
      </w:divBdr>
    </w:div>
    <w:div w:id="822963916">
      <w:bodyDiv w:val="1"/>
      <w:marLeft w:val="0"/>
      <w:marRight w:val="0"/>
      <w:marTop w:val="0"/>
      <w:marBottom w:val="0"/>
      <w:divBdr>
        <w:top w:val="none" w:sz="0" w:space="0" w:color="auto"/>
        <w:left w:val="none" w:sz="0" w:space="0" w:color="auto"/>
        <w:bottom w:val="none" w:sz="0" w:space="0" w:color="auto"/>
        <w:right w:val="none" w:sz="0" w:space="0" w:color="auto"/>
      </w:divBdr>
    </w:div>
    <w:div w:id="823013143">
      <w:bodyDiv w:val="1"/>
      <w:marLeft w:val="0"/>
      <w:marRight w:val="0"/>
      <w:marTop w:val="0"/>
      <w:marBottom w:val="0"/>
      <w:divBdr>
        <w:top w:val="none" w:sz="0" w:space="0" w:color="auto"/>
        <w:left w:val="none" w:sz="0" w:space="0" w:color="auto"/>
        <w:bottom w:val="none" w:sz="0" w:space="0" w:color="auto"/>
        <w:right w:val="none" w:sz="0" w:space="0" w:color="auto"/>
      </w:divBdr>
    </w:div>
    <w:div w:id="823080924">
      <w:bodyDiv w:val="1"/>
      <w:marLeft w:val="0"/>
      <w:marRight w:val="0"/>
      <w:marTop w:val="0"/>
      <w:marBottom w:val="0"/>
      <w:divBdr>
        <w:top w:val="none" w:sz="0" w:space="0" w:color="auto"/>
        <w:left w:val="none" w:sz="0" w:space="0" w:color="auto"/>
        <w:bottom w:val="none" w:sz="0" w:space="0" w:color="auto"/>
        <w:right w:val="none" w:sz="0" w:space="0" w:color="auto"/>
      </w:divBdr>
    </w:div>
    <w:div w:id="823087787">
      <w:bodyDiv w:val="1"/>
      <w:marLeft w:val="0"/>
      <w:marRight w:val="0"/>
      <w:marTop w:val="0"/>
      <w:marBottom w:val="0"/>
      <w:divBdr>
        <w:top w:val="none" w:sz="0" w:space="0" w:color="auto"/>
        <w:left w:val="none" w:sz="0" w:space="0" w:color="auto"/>
        <w:bottom w:val="none" w:sz="0" w:space="0" w:color="auto"/>
        <w:right w:val="none" w:sz="0" w:space="0" w:color="auto"/>
      </w:divBdr>
    </w:div>
    <w:div w:id="823157155">
      <w:bodyDiv w:val="1"/>
      <w:marLeft w:val="0"/>
      <w:marRight w:val="0"/>
      <w:marTop w:val="0"/>
      <w:marBottom w:val="0"/>
      <w:divBdr>
        <w:top w:val="none" w:sz="0" w:space="0" w:color="auto"/>
        <w:left w:val="none" w:sz="0" w:space="0" w:color="auto"/>
        <w:bottom w:val="none" w:sz="0" w:space="0" w:color="auto"/>
        <w:right w:val="none" w:sz="0" w:space="0" w:color="auto"/>
      </w:divBdr>
    </w:div>
    <w:div w:id="823160934">
      <w:bodyDiv w:val="1"/>
      <w:marLeft w:val="0"/>
      <w:marRight w:val="0"/>
      <w:marTop w:val="0"/>
      <w:marBottom w:val="0"/>
      <w:divBdr>
        <w:top w:val="none" w:sz="0" w:space="0" w:color="auto"/>
        <w:left w:val="none" w:sz="0" w:space="0" w:color="auto"/>
        <w:bottom w:val="none" w:sz="0" w:space="0" w:color="auto"/>
        <w:right w:val="none" w:sz="0" w:space="0" w:color="auto"/>
      </w:divBdr>
    </w:div>
    <w:div w:id="823201568">
      <w:bodyDiv w:val="1"/>
      <w:marLeft w:val="0"/>
      <w:marRight w:val="0"/>
      <w:marTop w:val="0"/>
      <w:marBottom w:val="0"/>
      <w:divBdr>
        <w:top w:val="none" w:sz="0" w:space="0" w:color="auto"/>
        <w:left w:val="none" w:sz="0" w:space="0" w:color="auto"/>
        <w:bottom w:val="none" w:sz="0" w:space="0" w:color="auto"/>
        <w:right w:val="none" w:sz="0" w:space="0" w:color="auto"/>
      </w:divBdr>
      <w:divsChild>
        <w:div w:id="19356292">
          <w:marLeft w:val="480"/>
          <w:marRight w:val="0"/>
          <w:marTop w:val="0"/>
          <w:marBottom w:val="0"/>
          <w:divBdr>
            <w:top w:val="none" w:sz="0" w:space="0" w:color="auto"/>
            <w:left w:val="none" w:sz="0" w:space="0" w:color="auto"/>
            <w:bottom w:val="none" w:sz="0" w:space="0" w:color="auto"/>
            <w:right w:val="none" w:sz="0" w:space="0" w:color="auto"/>
          </w:divBdr>
        </w:div>
        <w:div w:id="36588330">
          <w:marLeft w:val="480"/>
          <w:marRight w:val="0"/>
          <w:marTop w:val="0"/>
          <w:marBottom w:val="0"/>
          <w:divBdr>
            <w:top w:val="none" w:sz="0" w:space="0" w:color="auto"/>
            <w:left w:val="none" w:sz="0" w:space="0" w:color="auto"/>
            <w:bottom w:val="none" w:sz="0" w:space="0" w:color="auto"/>
            <w:right w:val="none" w:sz="0" w:space="0" w:color="auto"/>
          </w:divBdr>
        </w:div>
        <w:div w:id="37054243">
          <w:marLeft w:val="480"/>
          <w:marRight w:val="0"/>
          <w:marTop w:val="0"/>
          <w:marBottom w:val="0"/>
          <w:divBdr>
            <w:top w:val="none" w:sz="0" w:space="0" w:color="auto"/>
            <w:left w:val="none" w:sz="0" w:space="0" w:color="auto"/>
            <w:bottom w:val="none" w:sz="0" w:space="0" w:color="auto"/>
            <w:right w:val="none" w:sz="0" w:space="0" w:color="auto"/>
          </w:divBdr>
        </w:div>
        <w:div w:id="128086166">
          <w:marLeft w:val="480"/>
          <w:marRight w:val="0"/>
          <w:marTop w:val="0"/>
          <w:marBottom w:val="0"/>
          <w:divBdr>
            <w:top w:val="none" w:sz="0" w:space="0" w:color="auto"/>
            <w:left w:val="none" w:sz="0" w:space="0" w:color="auto"/>
            <w:bottom w:val="none" w:sz="0" w:space="0" w:color="auto"/>
            <w:right w:val="none" w:sz="0" w:space="0" w:color="auto"/>
          </w:divBdr>
        </w:div>
        <w:div w:id="165442720">
          <w:marLeft w:val="480"/>
          <w:marRight w:val="0"/>
          <w:marTop w:val="0"/>
          <w:marBottom w:val="0"/>
          <w:divBdr>
            <w:top w:val="none" w:sz="0" w:space="0" w:color="auto"/>
            <w:left w:val="none" w:sz="0" w:space="0" w:color="auto"/>
            <w:bottom w:val="none" w:sz="0" w:space="0" w:color="auto"/>
            <w:right w:val="none" w:sz="0" w:space="0" w:color="auto"/>
          </w:divBdr>
        </w:div>
        <w:div w:id="220141293">
          <w:marLeft w:val="480"/>
          <w:marRight w:val="0"/>
          <w:marTop w:val="0"/>
          <w:marBottom w:val="0"/>
          <w:divBdr>
            <w:top w:val="none" w:sz="0" w:space="0" w:color="auto"/>
            <w:left w:val="none" w:sz="0" w:space="0" w:color="auto"/>
            <w:bottom w:val="none" w:sz="0" w:space="0" w:color="auto"/>
            <w:right w:val="none" w:sz="0" w:space="0" w:color="auto"/>
          </w:divBdr>
        </w:div>
        <w:div w:id="229926452">
          <w:marLeft w:val="480"/>
          <w:marRight w:val="0"/>
          <w:marTop w:val="0"/>
          <w:marBottom w:val="0"/>
          <w:divBdr>
            <w:top w:val="none" w:sz="0" w:space="0" w:color="auto"/>
            <w:left w:val="none" w:sz="0" w:space="0" w:color="auto"/>
            <w:bottom w:val="none" w:sz="0" w:space="0" w:color="auto"/>
            <w:right w:val="none" w:sz="0" w:space="0" w:color="auto"/>
          </w:divBdr>
        </w:div>
        <w:div w:id="381053978">
          <w:marLeft w:val="480"/>
          <w:marRight w:val="0"/>
          <w:marTop w:val="0"/>
          <w:marBottom w:val="0"/>
          <w:divBdr>
            <w:top w:val="none" w:sz="0" w:space="0" w:color="auto"/>
            <w:left w:val="none" w:sz="0" w:space="0" w:color="auto"/>
            <w:bottom w:val="none" w:sz="0" w:space="0" w:color="auto"/>
            <w:right w:val="none" w:sz="0" w:space="0" w:color="auto"/>
          </w:divBdr>
        </w:div>
        <w:div w:id="457798209">
          <w:marLeft w:val="480"/>
          <w:marRight w:val="0"/>
          <w:marTop w:val="0"/>
          <w:marBottom w:val="0"/>
          <w:divBdr>
            <w:top w:val="none" w:sz="0" w:space="0" w:color="auto"/>
            <w:left w:val="none" w:sz="0" w:space="0" w:color="auto"/>
            <w:bottom w:val="none" w:sz="0" w:space="0" w:color="auto"/>
            <w:right w:val="none" w:sz="0" w:space="0" w:color="auto"/>
          </w:divBdr>
        </w:div>
        <w:div w:id="464664595">
          <w:marLeft w:val="480"/>
          <w:marRight w:val="0"/>
          <w:marTop w:val="0"/>
          <w:marBottom w:val="0"/>
          <w:divBdr>
            <w:top w:val="none" w:sz="0" w:space="0" w:color="auto"/>
            <w:left w:val="none" w:sz="0" w:space="0" w:color="auto"/>
            <w:bottom w:val="none" w:sz="0" w:space="0" w:color="auto"/>
            <w:right w:val="none" w:sz="0" w:space="0" w:color="auto"/>
          </w:divBdr>
        </w:div>
        <w:div w:id="467475692">
          <w:marLeft w:val="480"/>
          <w:marRight w:val="0"/>
          <w:marTop w:val="0"/>
          <w:marBottom w:val="0"/>
          <w:divBdr>
            <w:top w:val="none" w:sz="0" w:space="0" w:color="auto"/>
            <w:left w:val="none" w:sz="0" w:space="0" w:color="auto"/>
            <w:bottom w:val="none" w:sz="0" w:space="0" w:color="auto"/>
            <w:right w:val="none" w:sz="0" w:space="0" w:color="auto"/>
          </w:divBdr>
        </w:div>
        <w:div w:id="522590912">
          <w:marLeft w:val="480"/>
          <w:marRight w:val="0"/>
          <w:marTop w:val="0"/>
          <w:marBottom w:val="0"/>
          <w:divBdr>
            <w:top w:val="none" w:sz="0" w:space="0" w:color="auto"/>
            <w:left w:val="none" w:sz="0" w:space="0" w:color="auto"/>
            <w:bottom w:val="none" w:sz="0" w:space="0" w:color="auto"/>
            <w:right w:val="none" w:sz="0" w:space="0" w:color="auto"/>
          </w:divBdr>
        </w:div>
      </w:divsChild>
    </w:div>
    <w:div w:id="823204916">
      <w:bodyDiv w:val="1"/>
      <w:marLeft w:val="0"/>
      <w:marRight w:val="0"/>
      <w:marTop w:val="0"/>
      <w:marBottom w:val="0"/>
      <w:divBdr>
        <w:top w:val="none" w:sz="0" w:space="0" w:color="auto"/>
        <w:left w:val="none" w:sz="0" w:space="0" w:color="auto"/>
        <w:bottom w:val="none" w:sz="0" w:space="0" w:color="auto"/>
        <w:right w:val="none" w:sz="0" w:space="0" w:color="auto"/>
      </w:divBdr>
    </w:div>
    <w:div w:id="823281706">
      <w:bodyDiv w:val="1"/>
      <w:marLeft w:val="0"/>
      <w:marRight w:val="0"/>
      <w:marTop w:val="0"/>
      <w:marBottom w:val="0"/>
      <w:divBdr>
        <w:top w:val="none" w:sz="0" w:space="0" w:color="auto"/>
        <w:left w:val="none" w:sz="0" w:space="0" w:color="auto"/>
        <w:bottom w:val="none" w:sz="0" w:space="0" w:color="auto"/>
        <w:right w:val="none" w:sz="0" w:space="0" w:color="auto"/>
      </w:divBdr>
    </w:div>
    <w:div w:id="823354919">
      <w:bodyDiv w:val="1"/>
      <w:marLeft w:val="0"/>
      <w:marRight w:val="0"/>
      <w:marTop w:val="0"/>
      <w:marBottom w:val="0"/>
      <w:divBdr>
        <w:top w:val="none" w:sz="0" w:space="0" w:color="auto"/>
        <w:left w:val="none" w:sz="0" w:space="0" w:color="auto"/>
        <w:bottom w:val="none" w:sz="0" w:space="0" w:color="auto"/>
        <w:right w:val="none" w:sz="0" w:space="0" w:color="auto"/>
      </w:divBdr>
    </w:div>
    <w:div w:id="823358377">
      <w:bodyDiv w:val="1"/>
      <w:marLeft w:val="0"/>
      <w:marRight w:val="0"/>
      <w:marTop w:val="0"/>
      <w:marBottom w:val="0"/>
      <w:divBdr>
        <w:top w:val="none" w:sz="0" w:space="0" w:color="auto"/>
        <w:left w:val="none" w:sz="0" w:space="0" w:color="auto"/>
        <w:bottom w:val="none" w:sz="0" w:space="0" w:color="auto"/>
        <w:right w:val="none" w:sz="0" w:space="0" w:color="auto"/>
      </w:divBdr>
    </w:div>
    <w:div w:id="823395662">
      <w:bodyDiv w:val="1"/>
      <w:marLeft w:val="0"/>
      <w:marRight w:val="0"/>
      <w:marTop w:val="0"/>
      <w:marBottom w:val="0"/>
      <w:divBdr>
        <w:top w:val="none" w:sz="0" w:space="0" w:color="auto"/>
        <w:left w:val="none" w:sz="0" w:space="0" w:color="auto"/>
        <w:bottom w:val="none" w:sz="0" w:space="0" w:color="auto"/>
        <w:right w:val="none" w:sz="0" w:space="0" w:color="auto"/>
      </w:divBdr>
    </w:div>
    <w:div w:id="823396506">
      <w:bodyDiv w:val="1"/>
      <w:marLeft w:val="0"/>
      <w:marRight w:val="0"/>
      <w:marTop w:val="0"/>
      <w:marBottom w:val="0"/>
      <w:divBdr>
        <w:top w:val="none" w:sz="0" w:space="0" w:color="auto"/>
        <w:left w:val="none" w:sz="0" w:space="0" w:color="auto"/>
        <w:bottom w:val="none" w:sz="0" w:space="0" w:color="auto"/>
        <w:right w:val="none" w:sz="0" w:space="0" w:color="auto"/>
      </w:divBdr>
      <w:divsChild>
        <w:div w:id="61176237">
          <w:marLeft w:val="480"/>
          <w:marRight w:val="0"/>
          <w:marTop w:val="0"/>
          <w:marBottom w:val="0"/>
          <w:divBdr>
            <w:top w:val="none" w:sz="0" w:space="0" w:color="auto"/>
            <w:left w:val="none" w:sz="0" w:space="0" w:color="auto"/>
            <w:bottom w:val="none" w:sz="0" w:space="0" w:color="auto"/>
            <w:right w:val="none" w:sz="0" w:space="0" w:color="auto"/>
          </w:divBdr>
        </w:div>
        <w:div w:id="63459357">
          <w:marLeft w:val="480"/>
          <w:marRight w:val="0"/>
          <w:marTop w:val="0"/>
          <w:marBottom w:val="0"/>
          <w:divBdr>
            <w:top w:val="none" w:sz="0" w:space="0" w:color="auto"/>
            <w:left w:val="none" w:sz="0" w:space="0" w:color="auto"/>
            <w:bottom w:val="none" w:sz="0" w:space="0" w:color="auto"/>
            <w:right w:val="none" w:sz="0" w:space="0" w:color="auto"/>
          </w:divBdr>
        </w:div>
        <w:div w:id="79834012">
          <w:marLeft w:val="480"/>
          <w:marRight w:val="0"/>
          <w:marTop w:val="0"/>
          <w:marBottom w:val="0"/>
          <w:divBdr>
            <w:top w:val="none" w:sz="0" w:space="0" w:color="auto"/>
            <w:left w:val="none" w:sz="0" w:space="0" w:color="auto"/>
            <w:bottom w:val="none" w:sz="0" w:space="0" w:color="auto"/>
            <w:right w:val="none" w:sz="0" w:space="0" w:color="auto"/>
          </w:divBdr>
        </w:div>
        <w:div w:id="101538292">
          <w:marLeft w:val="480"/>
          <w:marRight w:val="0"/>
          <w:marTop w:val="0"/>
          <w:marBottom w:val="0"/>
          <w:divBdr>
            <w:top w:val="none" w:sz="0" w:space="0" w:color="auto"/>
            <w:left w:val="none" w:sz="0" w:space="0" w:color="auto"/>
            <w:bottom w:val="none" w:sz="0" w:space="0" w:color="auto"/>
            <w:right w:val="none" w:sz="0" w:space="0" w:color="auto"/>
          </w:divBdr>
        </w:div>
        <w:div w:id="109084243">
          <w:marLeft w:val="480"/>
          <w:marRight w:val="0"/>
          <w:marTop w:val="0"/>
          <w:marBottom w:val="0"/>
          <w:divBdr>
            <w:top w:val="none" w:sz="0" w:space="0" w:color="auto"/>
            <w:left w:val="none" w:sz="0" w:space="0" w:color="auto"/>
            <w:bottom w:val="none" w:sz="0" w:space="0" w:color="auto"/>
            <w:right w:val="none" w:sz="0" w:space="0" w:color="auto"/>
          </w:divBdr>
        </w:div>
        <w:div w:id="114519859">
          <w:marLeft w:val="480"/>
          <w:marRight w:val="0"/>
          <w:marTop w:val="0"/>
          <w:marBottom w:val="0"/>
          <w:divBdr>
            <w:top w:val="none" w:sz="0" w:space="0" w:color="auto"/>
            <w:left w:val="none" w:sz="0" w:space="0" w:color="auto"/>
            <w:bottom w:val="none" w:sz="0" w:space="0" w:color="auto"/>
            <w:right w:val="none" w:sz="0" w:space="0" w:color="auto"/>
          </w:divBdr>
        </w:div>
        <w:div w:id="133064593">
          <w:marLeft w:val="480"/>
          <w:marRight w:val="0"/>
          <w:marTop w:val="0"/>
          <w:marBottom w:val="0"/>
          <w:divBdr>
            <w:top w:val="none" w:sz="0" w:space="0" w:color="auto"/>
            <w:left w:val="none" w:sz="0" w:space="0" w:color="auto"/>
            <w:bottom w:val="none" w:sz="0" w:space="0" w:color="auto"/>
            <w:right w:val="none" w:sz="0" w:space="0" w:color="auto"/>
          </w:divBdr>
        </w:div>
        <w:div w:id="136727072">
          <w:marLeft w:val="480"/>
          <w:marRight w:val="0"/>
          <w:marTop w:val="0"/>
          <w:marBottom w:val="0"/>
          <w:divBdr>
            <w:top w:val="none" w:sz="0" w:space="0" w:color="auto"/>
            <w:left w:val="none" w:sz="0" w:space="0" w:color="auto"/>
            <w:bottom w:val="none" w:sz="0" w:space="0" w:color="auto"/>
            <w:right w:val="none" w:sz="0" w:space="0" w:color="auto"/>
          </w:divBdr>
        </w:div>
        <w:div w:id="267474246">
          <w:marLeft w:val="480"/>
          <w:marRight w:val="0"/>
          <w:marTop w:val="0"/>
          <w:marBottom w:val="0"/>
          <w:divBdr>
            <w:top w:val="none" w:sz="0" w:space="0" w:color="auto"/>
            <w:left w:val="none" w:sz="0" w:space="0" w:color="auto"/>
            <w:bottom w:val="none" w:sz="0" w:space="0" w:color="auto"/>
            <w:right w:val="none" w:sz="0" w:space="0" w:color="auto"/>
          </w:divBdr>
        </w:div>
        <w:div w:id="292954269">
          <w:marLeft w:val="480"/>
          <w:marRight w:val="0"/>
          <w:marTop w:val="0"/>
          <w:marBottom w:val="0"/>
          <w:divBdr>
            <w:top w:val="none" w:sz="0" w:space="0" w:color="auto"/>
            <w:left w:val="none" w:sz="0" w:space="0" w:color="auto"/>
            <w:bottom w:val="none" w:sz="0" w:space="0" w:color="auto"/>
            <w:right w:val="none" w:sz="0" w:space="0" w:color="auto"/>
          </w:divBdr>
        </w:div>
        <w:div w:id="352148853">
          <w:marLeft w:val="480"/>
          <w:marRight w:val="0"/>
          <w:marTop w:val="0"/>
          <w:marBottom w:val="0"/>
          <w:divBdr>
            <w:top w:val="none" w:sz="0" w:space="0" w:color="auto"/>
            <w:left w:val="none" w:sz="0" w:space="0" w:color="auto"/>
            <w:bottom w:val="none" w:sz="0" w:space="0" w:color="auto"/>
            <w:right w:val="none" w:sz="0" w:space="0" w:color="auto"/>
          </w:divBdr>
        </w:div>
        <w:div w:id="360668000">
          <w:marLeft w:val="480"/>
          <w:marRight w:val="0"/>
          <w:marTop w:val="0"/>
          <w:marBottom w:val="0"/>
          <w:divBdr>
            <w:top w:val="none" w:sz="0" w:space="0" w:color="auto"/>
            <w:left w:val="none" w:sz="0" w:space="0" w:color="auto"/>
            <w:bottom w:val="none" w:sz="0" w:space="0" w:color="auto"/>
            <w:right w:val="none" w:sz="0" w:space="0" w:color="auto"/>
          </w:divBdr>
        </w:div>
        <w:div w:id="386992738">
          <w:marLeft w:val="480"/>
          <w:marRight w:val="0"/>
          <w:marTop w:val="0"/>
          <w:marBottom w:val="0"/>
          <w:divBdr>
            <w:top w:val="none" w:sz="0" w:space="0" w:color="auto"/>
            <w:left w:val="none" w:sz="0" w:space="0" w:color="auto"/>
            <w:bottom w:val="none" w:sz="0" w:space="0" w:color="auto"/>
            <w:right w:val="none" w:sz="0" w:space="0" w:color="auto"/>
          </w:divBdr>
        </w:div>
        <w:div w:id="439691385">
          <w:marLeft w:val="480"/>
          <w:marRight w:val="0"/>
          <w:marTop w:val="0"/>
          <w:marBottom w:val="0"/>
          <w:divBdr>
            <w:top w:val="none" w:sz="0" w:space="0" w:color="auto"/>
            <w:left w:val="none" w:sz="0" w:space="0" w:color="auto"/>
            <w:bottom w:val="none" w:sz="0" w:space="0" w:color="auto"/>
            <w:right w:val="none" w:sz="0" w:space="0" w:color="auto"/>
          </w:divBdr>
        </w:div>
        <w:div w:id="449132950">
          <w:marLeft w:val="480"/>
          <w:marRight w:val="0"/>
          <w:marTop w:val="0"/>
          <w:marBottom w:val="0"/>
          <w:divBdr>
            <w:top w:val="none" w:sz="0" w:space="0" w:color="auto"/>
            <w:left w:val="none" w:sz="0" w:space="0" w:color="auto"/>
            <w:bottom w:val="none" w:sz="0" w:space="0" w:color="auto"/>
            <w:right w:val="none" w:sz="0" w:space="0" w:color="auto"/>
          </w:divBdr>
        </w:div>
        <w:div w:id="492111423">
          <w:marLeft w:val="480"/>
          <w:marRight w:val="0"/>
          <w:marTop w:val="0"/>
          <w:marBottom w:val="0"/>
          <w:divBdr>
            <w:top w:val="none" w:sz="0" w:space="0" w:color="auto"/>
            <w:left w:val="none" w:sz="0" w:space="0" w:color="auto"/>
            <w:bottom w:val="none" w:sz="0" w:space="0" w:color="auto"/>
            <w:right w:val="none" w:sz="0" w:space="0" w:color="auto"/>
          </w:divBdr>
        </w:div>
        <w:div w:id="564099127">
          <w:marLeft w:val="480"/>
          <w:marRight w:val="0"/>
          <w:marTop w:val="0"/>
          <w:marBottom w:val="0"/>
          <w:divBdr>
            <w:top w:val="none" w:sz="0" w:space="0" w:color="auto"/>
            <w:left w:val="none" w:sz="0" w:space="0" w:color="auto"/>
            <w:bottom w:val="none" w:sz="0" w:space="0" w:color="auto"/>
            <w:right w:val="none" w:sz="0" w:space="0" w:color="auto"/>
          </w:divBdr>
        </w:div>
        <w:div w:id="673337497">
          <w:marLeft w:val="480"/>
          <w:marRight w:val="0"/>
          <w:marTop w:val="0"/>
          <w:marBottom w:val="0"/>
          <w:divBdr>
            <w:top w:val="none" w:sz="0" w:space="0" w:color="auto"/>
            <w:left w:val="none" w:sz="0" w:space="0" w:color="auto"/>
            <w:bottom w:val="none" w:sz="0" w:space="0" w:color="auto"/>
            <w:right w:val="none" w:sz="0" w:space="0" w:color="auto"/>
          </w:divBdr>
        </w:div>
        <w:div w:id="694892812">
          <w:marLeft w:val="480"/>
          <w:marRight w:val="0"/>
          <w:marTop w:val="0"/>
          <w:marBottom w:val="0"/>
          <w:divBdr>
            <w:top w:val="none" w:sz="0" w:space="0" w:color="auto"/>
            <w:left w:val="none" w:sz="0" w:space="0" w:color="auto"/>
            <w:bottom w:val="none" w:sz="0" w:space="0" w:color="auto"/>
            <w:right w:val="none" w:sz="0" w:space="0" w:color="auto"/>
          </w:divBdr>
        </w:div>
        <w:div w:id="769082218">
          <w:marLeft w:val="480"/>
          <w:marRight w:val="0"/>
          <w:marTop w:val="0"/>
          <w:marBottom w:val="0"/>
          <w:divBdr>
            <w:top w:val="none" w:sz="0" w:space="0" w:color="auto"/>
            <w:left w:val="none" w:sz="0" w:space="0" w:color="auto"/>
            <w:bottom w:val="none" w:sz="0" w:space="0" w:color="auto"/>
            <w:right w:val="none" w:sz="0" w:space="0" w:color="auto"/>
          </w:divBdr>
        </w:div>
        <w:div w:id="833646199">
          <w:marLeft w:val="480"/>
          <w:marRight w:val="0"/>
          <w:marTop w:val="0"/>
          <w:marBottom w:val="0"/>
          <w:divBdr>
            <w:top w:val="none" w:sz="0" w:space="0" w:color="auto"/>
            <w:left w:val="none" w:sz="0" w:space="0" w:color="auto"/>
            <w:bottom w:val="none" w:sz="0" w:space="0" w:color="auto"/>
            <w:right w:val="none" w:sz="0" w:space="0" w:color="auto"/>
          </w:divBdr>
        </w:div>
        <w:div w:id="902448826">
          <w:marLeft w:val="480"/>
          <w:marRight w:val="0"/>
          <w:marTop w:val="0"/>
          <w:marBottom w:val="0"/>
          <w:divBdr>
            <w:top w:val="none" w:sz="0" w:space="0" w:color="auto"/>
            <w:left w:val="none" w:sz="0" w:space="0" w:color="auto"/>
            <w:bottom w:val="none" w:sz="0" w:space="0" w:color="auto"/>
            <w:right w:val="none" w:sz="0" w:space="0" w:color="auto"/>
          </w:divBdr>
        </w:div>
        <w:div w:id="905577431">
          <w:marLeft w:val="480"/>
          <w:marRight w:val="0"/>
          <w:marTop w:val="0"/>
          <w:marBottom w:val="0"/>
          <w:divBdr>
            <w:top w:val="none" w:sz="0" w:space="0" w:color="auto"/>
            <w:left w:val="none" w:sz="0" w:space="0" w:color="auto"/>
            <w:bottom w:val="none" w:sz="0" w:space="0" w:color="auto"/>
            <w:right w:val="none" w:sz="0" w:space="0" w:color="auto"/>
          </w:divBdr>
        </w:div>
      </w:divsChild>
    </w:div>
    <w:div w:id="823476334">
      <w:bodyDiv w:val="1"/>
      <w:marLeft w:val="0"/>
      <w:marRight w:val="0"/>
      <w:marTop w:val="0"/>
      <w:marBottom w:val="0"/>
      <w:divBdr>
        <w:top w:val="none" w:sz="0" w:space="0" w:color="auto"/>
        <w:left w:val="none" w:sz="0" w:space="0" w:color="auto"/>
        <w:bottom w:val="none" w:sz="0" w:space="0" w:color="auto"/>
        <w:right w:val="none" w:sz="0" w:space="0" w:color="auto"/>
      </w:divBdr>
    </w:div>
    <w:div w:id="823544598">
      <w:bodyDiv w:val="1"/>
      <w:marLeft w:val="0"/>
      <w:marRight w:val="0"/>
      <w:marTop w:val="0"/>
      <w:marBottom w:val="0"/>
      <w:divBdr>
        <w:top w:val="none" w:sz="0" w:space="0" w:color="auto"/>
        <w:left w:val="none" w:sz="0" w:space="0" w:color="auto"/>
        <w:bottom w:val="none" w:sz="0" w:space="0" w:color="auto"/>
        <w:right w:val="none" w:sz="0" w:space="0" w:color="auto"/>
      </w:divBdr>
    </w:div>
    <w:div w:id="823548884">
      <w:bodyDiv w:val="1"/>
      <w:marLeft w:val="0"/>
      <w:marRight w:val="0"/>
      <w:marTop w:val="0"/>
      <w:marBottom w:val="0"/>
      <w:divBdr>
        <w:top w:val="none" w:sz="0" w:space="0" w:color="auto"/>
        <w:left w:val="none" w:sz="0" w:space="0" w:color="auto"/>
        <w:bottom w:val="none" w:sz="0" w:space="0" w:color="auto"/>
        <w:right w:val="none" w:sz="0" w:space="0" w:color="auto"/>
      </w:divBdr>
    </w:div>
    <w:div w:id="823549063">
      <w:bodyDiv w:val="1"/>
      <w:marLeft w:val="0"/>
      <w:marRight w:val="0"/>
      <w:marTop w:val="0"/>
      <w:marBottom w:val="0"/>
      <w:divBdr>
        <w:top w:val="none" w:sz="0" w:space="0" w:color="auto"/>
        <w:left w:val="none" w:sz="0" w:space="0" w:color="auto"/>
        <w:bottom w:val="none" w:sz="0" w:space="0" w:color="auto"/>
        <w:right w:val="none" w:sz="0" w:space="0" w:color="auto"/>
      </w:divBdr>
    </w:div>
    <w:div w:id="823617982">
      <w:bodyDiv w:val="1"/>
      <w:marLeft w:val="0"/>
      <w:marRight w:val="0"/>
      <w:marTop w:val="0"/>
      <w:marBottom w:val="0"/>
      <w:divBdr>
        <w:top w:val="none" w:sz="0" w:space="0" w:color="auto"/>
        <w:left w:val="none" w:sz="0" w:space="0" w:color="auto"/>
        <w:bottom w:val="none" w:sz="0" w:space="0" w:color="auto"/>
        <w:right w:val="none" w:sz="0" w:space="0" w:color="auto"/>
      </w:divBdr>
    </w:div>
    <w:div w:id="823621462">
      <w:bodyDiv w:val="1"/>
      <w:marLeft w:val="0"/>
      <w:marRight w:val="0"/>
      <w:marTop w:val="0"/>
      <w:marBottom w:val="0"/>
      <w:divBdr>
        <w:top w:val="none" w:sz="0" w:space="0" w:color="auto"/>
        <w:left w:val="none" w:sz="0" w:space="0" w:color="auto"/>
        <w:bottom w:val="none" w:sz="0" w:space="0" w:color="auto"/>
        <w:right w:val="none" w:sz="0" w:space="0" w:color="auto"/>
      </w:divBdr>
    </w:div>
    <w:div w:id="823664347">
      <w:bodyDiv w:val="1"/>
      <w:marLeft w:val="0"/>
      <w:marRight w:val="0"/>
      <w:marTop w:val="0"/>
      <w:marBottom w:val="0"/>
      <w:divBdr>
        <w:top w:val="none" w:sz="0" w:space="0" w:color="auto"/>
        <w:left w:val="none" w:sz="0" w:space="0" w:color="auto"/>
        <w:bottom w:val="none" w:sz="0" w:space="0" w:color="auto"/>
        <w:right w:val="none" w:sz="0" w:space="0" w:color="auto"/>
      </w:divBdr>
      <w:divsChild>
        <w:div w:id="16934639">
          <w:marLeft w:val="480"/>
          <w:marRight w:val="0"/>
          <w:marTop w:val="0"/>
          <w:marBottom w:val="0"/>
          <w:divBdr>
            <w:top w:val="none" w:sz="0" w:space="0" w:color="auto"/>
            <w:left w:val="none" w:sz="0" w:space="0" w:color="auto"/>
            <w:bottom w:val="none" w:sz="0" w:space="0" w:color="auto"/>
            <w:right w:val="none" w:sz="0" w:space="0" w:color="auto"/>
          </w:divBdr>
        </w:div>
        <w:div w:id="134221459">
          <w:marLeft w:val="480"/>
          <w:marRight w:val="0"/>
          <w:marTop w:val="0"/>
          <w:marBottom w:val="0"/>
          <w:divBdr>
            <w:top w:val="none" w:sz="0" w:space="0" w:color="auto"/>
            <w:left w:val="none" w:sz="0" w:space="0" w:color="auto"/>
            <w:bottom w:val="none" w:sz="0" w:space="0" w:color="auto"/>
            <w:right w:val="none" w:sz="0" w:space="0" w:color="auto"/>
          </w:divBdr>
        </w:div>
        <w:div w:id="135535040">
          <w:marLeft w:val="480"/>
          <w:marRight w:val="0"/>
          <w:marTop w:val="0"/>
          <w:marBottom w:val="0"/>
          <w:divBdr>
            <w:top w:val="none" w:sz="0" w:space="0" w:color="auto"/>
            <w:left w:val="none" w:sz="0" w:space="0" w:color="auto"/>
            <w:bottom w:val="none" w:sz="0" w:space="0" w:color="auto"/>
            <w:right w:val="none" w:sz="0" w:space="0" w:color="auto"/>
          </w:divBdr>
        </w:div>
        <w:div w:id="147747721">
          <w:marLeft w:val="480"/>
          <w:marRight w:val="0"/>
          <w:marTop w:val="0"/>
          <w:marBottom w:val="0"/>
          <w:divBdr>
            <w:top w:val="none" w:sz="0" w:space="0" w:color="auto"/>
            <w:left w:val="none" w:sz="0" w:space="0" w:color="auto"/>
            <w:bottom w:val="none" w:sz="0" w:space="0" w:color="auto"/>
            <w:right w:val="none" w:sz="0" w:space="0" w:color="auto"/>
          </w:divBdr>
        </w:div>
        <w:div w:id="213276078">
          <w:marLeft w:val="480"/>
          <w:marRight w:val="0"/>
          <w:marTop w:val="0"/>
          <w:marBottom w:val="0"/>
          <w:divBdr>
            <w:top w:val="none" w:sz="0" w:space="0" w:color="auto"/>
            <w:left w:val="none" w:sz="0" w:space="0" w:color="auto"/>
            <w:bottom w:val="none" w:sz="0" w:space="0" w:color="auto"/>
            <w:right w:val="none" w:sz="0" w:space="0" w:color="auto"/>
          </w:divBdr>
        </w:div>
        <w:div w:id="251664923">
          <w:marLeft w:val="480"/>
          <w:marRight w:val="0"/>
          <w:marTop w:val="0"/>
          <w:marBottom w:val="0"/>
          <w:divBdr>
            <w:top w:val="none" w:sz="0" w:space="0" w:color="auto"/>
            <w:left w:val="none" w:sz="0" w:space="0" w:color="auto"/>
            <w:bottom w:val="none" w:sz="0" w:space="0" w:color="auto"/>
            <w:right w:val="none" w:sz="0" w:space="0" w:color="auto"/>
          </w:divBdr>
        </w:div>
        <w:div w:id="325859910">
          <w:marLeft w:val="480"/>
          <w:marRight w:val="0"/>
          <w:marTop w:val="0"/>
          <w:marBottom w:val="0"/>
          <w:divBdr>
            <w:top w:val="none" w:sz="0" w:space="0" w:color="auto"/>
            <w:left w:val="none" w:sz="0" w:space="0" w:color="auto"/>
            <w:bottom w:val="none" w:sz="0" w:space="0" w:color="auto"/>
            <w:right w:val="none" w:sz="0" w:space="0" w:color="auto"/>
          </w:divBdr>
        </w:div>
        <w:div w:id="357122655">
          <w:marLeft w:val="480"/>
          <w:marRight w:val="0"/>
          <w:marTop w:val="0"/>
          <w:marBottom w:val="0"/>
          <w:divBdr>
            <w:top w:val="none" w:sz="0" w:space="0" w:color="auto"/>
            <w:left w:val="none" w:sz="0" w:space="0" w:color="auto"/>
            <w:bottom w:val="none" w:sz="0" w:space="0" w:color="auto"/>
            <w:right w:val="none" w:sz="0" w:space="0" w:color="auto"/>
          </w:divBdr>
        </w:div>
        <w:div w:id="463816926">
          <w:marLeft w:val="480"/>
          <w:marRight w:val="0"/>
          <w:marTop w:val="0"/>
          <w:marBottom w:val="0"/>
          <w:divBdr>
            <w:top w:val="none" w:sz="0" w:space="0" w:color="auto"/>
            <w:left w:val="none" w:sz="0" w:space="0" w:color="auto"/>
            <w:bottom w:val="none" w:sz="0" w:space="0" w:color="auto"/>
            <w:right w:val="none" w:sz="0" w:space="0" w:color="auto"/>
          </w:divBdr>
        </w:div>
        <w:div w:id="479618353">
          <w:marLeft w:val="480"/>
          <w:marRight w:val="0"/>
          <w:marTop w:val="0"/>
          <w:marBottom w:val="0"/>
          <w:divBdr>
            <w:top w:val="none" w:sz="0" w:space="0" w:color="auto"/>
            <w:left w:val="none" w:sz="0" w:space="0" w:color="auto"/>
            <w:bottom w:val="none" w:sz="0" w:space="0" w:color="auto"/>
            <w:right w:val="none" w:sz="0" w:space="0" w:color="auto"/>
          </w:divBdr>
        </w:div>
        <w:div w:id="542600085">
          <w:marLeft w:val="480"/>
          <w:marRight w:val="0"/>
          <w:marTop w:val="0"/>
          <w:marBottom w:val="0"/>
          <w:divBdr>
            <w:top w:val="none" w:sz="0" w:space="0" w:color="auto"/>
            <w:left w:val="none" w:sz="0" w:space="0" w:color="auto"/>
            <w:bottom w:val="none" w:sz="0" w:space="0" w:color="auto"/>
            <w:right w:val="none" w:sz="0" w:space="0" w:color="auto"/>
          </w:divBdr>
        </w:div>
        <w:div w:id="559049989">
          <w:marLeft w:val="480"/>
          <w:marRight w:val="0"/>
          <w:marTop w:val="0"/>
          <w:marBottom w:val="0"/>
          <w:divBdr>
            <w:top w:val="none" w:sz="0" w:space="0" w:color="auto"/>
            <w:left w:val="none" w:sz="0" w:space="0" w:color="auto"/>
            <w:bottom w:val="none" w:sz="0" w:space="0" w:color="auto"/>
            <w:right w:val="none" w:sz="0" w:space="0" w:color="auto"/>
          </w:divBdr>
        </w:div>
        <w:div w:id="585727056">
          <w:marLeft w:val="480"/>
          <w:marRight w:val="0"/>
          <w:marTop w:val="0"/>
          <w:marBottom w:val="0"/>
          <w:divBdr>
            <w:top w:val="none" w:sz="0" w:space="0" w:color="auto"/>
            <w:left w:val="none" w:sz="0" w:space="0" w:color="auto"/>
            <w:bottom w:val="none" w:sz="0" w:space="0" w:color="auto"/>
            <w:right w:val="none" w:sz="0" w:space="0" w:color="auto"/>
          </w:divBdr>
        </w:div>
        <w:div w:id="590284127">
          <w:marLeft w:val="480"/>
          <w:marRight w:val="0"/>
          <w:marTop w:val="0"/>
          <w:marBottom w:val="0"/>
          <w:divBdr>
            <w:top w:val="none" w:sz="0" w:space="0" w:color="auto"/>
            <w:left w:val="none" w:sz="0" w:space="0" w:color="auto"/>
            <w:bottom w:val="none" w:sz="0" w:space="0" w:color="auto"/>
            <w:right w:val="none" w:sz="0" w:space="0" w:color="auto"/>
          </w:divBdr>
        </w:div>
        <w:div w:id="640618735">
          <w:marLeft w:val="480"/>
          <w:marRight w:val="0"/>
          <w:marTop w:val="0"/>
          <w:marBottom w:val="0"/>
          <w:divBdr>
            <w:top w:val="none" w:sz="0" w:space="0" w:color="auto"/>
            <w:left w:val="none" w:sz="0" w:space="0" w:color="auto"/>
            <w:bottom w:val="none" w:sz="0" w:space="0" w:color="auto"/>
            <w:right w:val="none" w:sz="0" w:space="0" w:color="auto"/>
          </w:divBdr>
        </w:div>
        <w:div w:id="643462973">
          <w:marLeft w:val="480"/>
          <w:marRight w:val="0"/>
          <w:marTop w:val="0"/>
          <w:marBottom w:val="0"/>
          <w:divBdr>
            <w:top w:val="none" w:sz="0" w:space="0" w:color="auto"/>
            <w:left w:val="none" w:sz="0" w:space="0" w:color="auto"/>
            <w:bottom w:val="none" w:sz="0" w:space="0" w:color="auto"/>
            <w:right w:val="none" w:sz="0" w:space="0" w:color="auto"/>
          </w:divBdr>
        </w:div>
        <w:div w:id="749037564">
          <w:marLeft w:val="480"/>
          <w:marRight w:val="0"/>
          <w:marTop w:val="0"/>
          <w:marBottom w:val="0"/>
          <w:divBdr>
            <w:top w:val="none" w:sz="0" w:space="0" w:color="auto"/>
            <w:left w:val="none" w:sz="0" w:space="0" w:color="auto"/>
            <w:bottom w:val="none" w:sz="0" w:space="0" w:color="auto"/>
            <w:right w:val="none" w:sz="0" w:space="0" w:color="auto"/>
          </w:divBdr>
        </w:div>
        <w:div w:id="757024951">
          <w:marLeft w:val="480"/>
          <w:marRight w:val="0"/>
          <w:marTop w:val="0"/>
          <w:marBottom w:val="0"/>
          <w:divBdr>
            <w:top w:val="none" w:sz="0" w:space="0" w:color="auto"/>
            <w:left w:val="none" w:sz="0" w:space="0" w:color="auto"/>
            <w:bottom w:val="none" w:sz="0" w:space="0" w:color="auto"/>
            <w:right w:val="none" w:sz="0" w:space="0" w:color="auto"/>
          </w:divBdr>
        </w:div>
        <w:div w:id="889653927">
          <w:marLeft w:val="480"/>
          <w:marRight w:val="0"/>
          <w:marTop w:val="0"/>
          <w:marBottom w:val="0"/>
          <w:divBdr>
            <w:top w:val="none" w:sz="0" w:space="0" w:color="auto"/>
            <w:left w:val="none" w:sz="0" w:space="0" w:color="auto"/>
            <w:bottom w:val="none" w:sz="0" w:space="0" w:color="auto"/>
            <w:right w:val="none" w:sz="0" w:space="0" w:color="auto"/>
          </w:divBdr>
        </w:div>
      </w:divsChild>
    </w:div>
    <w:div w:id="823738993">
      <w:bodyDiv w:val="1"/>
      <w:marLeft w:val="0"/>
      <w:marRight w:val="0"/>
      <w:marTop w:val="0"/>
      <w:marBottom w:val="0"/>
      <w:divBdr>
        <w:top w:val="none" w:sz="0" w:space="0" w:color="auto"/>
        <w:left w:val="none" w:sz="0" w:space="0" w:color="auto"/>
        <w:bottom w:val="none" w:sz="0" w:space="0" w:color="auto"/>
        <w:right w:val="none" w:sz="0" w:space="0" w:color="auto"/>
      </w:divBdr>
    </w:div>
    <w:div w:id="823787744">
      <w:bodyDiv w:val="1"/>
      <w:marLeft w:val="0"/>
      <w:marRight w:val="0"/>
      <w:marTop w:val="0"/>
      <w:marBottom w:val="0"/>
      <w:divBdr>
        <w:top w:val="none" w:sz="0" w:space="0" w:color="auto"/>
        <w:left w:val="none" w:sz="0" w:space="0" w:color="auto"/>
        <w:bottom w:val="none" w:sz="0" w:space="0" w:color="auto"/>
        <w:right w:val="none" w:sz="0" w:space="0" w:color="auto"/>
      </w:divBdr>
    </w:div>
    <w:div w:id="823813732">
      <w:bodyDiv w:val="1"/>
      <w:marLeft w:val="0"/>
      <w:marRight w:val="0"/>
      <w:marTop w:val="0"/>
      <w:marBottom w:val="0"/>
      <w:divBdr>
        <w:top w:val="none" w:sz="0" w:space="0" w:color="auto"/>
        <w:left w:val="none" w:sz="0" w:space="0" w:color="auto"/>
        <w:bottom w:val="none" w:sz="0" w:space="0" w:color="auto"/>
        <w:right w:val="none" w:sz="0" w:space="0" w:color="auto"/>
      </w:divBdr>
    </w:div>
    <w:div w:id="823856316">
      <w:bodyDiv w:val="1"/>
      <w:marLeft w:val="0"/>
      <w:marRight w:val="0"/>
      <w:marTop w:val="0"/>
      <w:marBottom w:val="0"/>
      <w:divBdr>
        <w:top w:val="none" w:sz="0" w:space="0" w:color="auto"/>
        <w:left w:val="none" w:sz="0" w:space="0" w:color="auto"/>
        <w:bottom w:val="none" w:sz="0" w:space="0" w:color="auto"/>
        <w:right w:val="none" w:sz="0" w:space="0" w:color="auto"/>
      </w:divBdr>
    </w:div>
    <w:div w:id="823938226">
      <w:bodyDiv w:val="1"/>
      <w:marLeft w:val="0"/>
      <w:marRight w:val="0"/>
      <w:marTop w:val="0"/>
      <w:marBottom w:val="0"/>
      <w:divBdr>
        <w:top w:val="none" w:sz="0" w:space="0" w:color="auto"/>
        <w:left w:val="none" w:sz="0" w:space="0" w:color="auto"/>
        <w:bottom w:val="none" w:sz="0" w:space="0" w:color="auto"/>
        <w:right w:val="none" w:sz="0" w:space="0" w:color="auto"/>
      </w:divBdr>
    </w:div>
    <w:div w:id="824127197">
      <w:bodyDiv w:val="1"/>
      <w:marLeft w:val="0"/>
      <w:marRight w:val="0"/>
      <w:marTop w:val="0"/>
      <w:marBottom w:val="0"/>
      <w:divBdr>
        <w:top w:val="none" w:sz="0" w:space="0" w:color="auto"/>
        <w:left w:val="none" w:sz="0" w:space="0" w:color="auto"/>
        <w:bottom w:val="none" w:sz="0" w:space="0" w:color="auto"/>
        <w:right w:val="none" w:sz="0" w:space="0" w:color="auto"/>
      </w:divBdr>
    </w:div>
    <w:div w:id="824203068">
      <w:bodyDiv w:val="1"/>
      <w:marLeft w:val="0"/>
      <w:marRight w:val="0"/>
      <w:marTop w:val="0"/>
      <w:marBottom w:val="0"/>
      <w:divBdr>
        <w:top w:val="none" w:sz="0" w:space="0" w:color="auto"/>
        <w:left w:val="none" w:sz="0" w:space="0" w:color="auto"/>
        <w:bottom w:val="none" w:sz="0" w:space="0" w:color="auto"/>
        <w:right w:val="none" w:sz="0" w:space="0" w:color="auto"/>
      </w:divBdr>
      <w:divsChild>
        <w:div w:id="9374613">
          <w:marLeft w:val="480"/>
          <w:marRight w:val="0"/>
          <w:marTop w:val="0"/>
          <w:marBottom w:val="0"/>
          <w:divBdr>
            <w:top w:val="none" w:sz="0" w:space="0" w:color="auto"/>
            <w:left w:val="none" w:sz="0" w:space="0" w:color="auto"/>
            <w:bottom w:val="none" w:sz="0" w:space="0" w:color="auto"/>
            <w:right w:val="none" w:sz="0" w:space="0" w:color="auto"/>
          </w:divBdr>
        </w:div>
        <w:div w:id="16278369">
          <w:marLeft w:val="480"/>
          <w:marRight w:val="0"/>
          <w:marTop w:val="0"/>
          <w:marBottom w:val="0"/>
          <w:divBdr>
            <w:top w:val="none" w:sz="0" w:space="0" w:color="auto"/>
            <w:left w:val="none" w:sz="0" w:space="0" w:color="auto"/>
            <w:bottom w:val="none" w:sz="0" w:space="0" w:color="auto"/>
            <w:right w:val="none" w:sz="0" w:space="0" w:color="auto"/>
          </w:divBdr>
        </w:div>
        <w:div w:id="16585367">
          <w:marLeft w:val="480"/>
          <w:marRight w:val="0"/>
          <w:marTop w:val="0"/>
          <w:marBottom w:val="0"/>
          <w:divBdr>
            <w:top w:val="none" w:sz="0" w:space="0" w:color="auto"/>
            <w:left w:val="none" w:sz="0" w:space="0" w:color="auto"/>
            <w:bottom w:val="none" w:sz="0" w:space="0" w:color="auto"/>
            <w:right w:val="none" w:sz="0" w:space="0" w:color="auto"/>
          </w:divBdr>
        </w:div>
        <w:div w:id="50813487">
          <w:marLeft w:val="480"/>
          <w:marRight w:val="0"/>
          <w:marTop w:val="0"/>
          <w:marBottom w:val="0"/>
          <w:divBdr>
            <w:top w:val="none" w:sz="0" w:space="0" w:color="auto"/>
            <w:left w:val="none" w:sz="0" w:space="0" w:color="auto"/>
            <w:bottom w:val="none" w:sz="0" w:space="0" w:color="auto"/>
            <w:right w:val="none" w:sz="0" w:space="0" w:color="auto"/>
          </w:divBdr>
        </w:div>
        <w:div w:id="96220156">
          <w:marLeft w:val="480"/>
          <w:marRight w:val="0"/>
          <w:marTop w:val="0"/>
          <w:marBottom w:val="0"/>
          <w:divBdr>
            <w:top w:val="none" w:sz="0" w:space="0" w:color="auto"/>
            <w:left w:val="none" w:sz="0" w:space="0" w:color="auto"/>
            <w:bottom w:val="none" w:sz="0" w:space="0" w:color="auto"/>
            <w:right w:val="none" w:sz="0" w:space="0" w:color="auto"/>
          </w:divBdr>
        </w:div>
        <w:div w:id="207843304">
          <w:marLeft w:val="480"/>
          <w:marRight w:val="0"/>
          <w:marTop w:val="0"/>
          <w:marBottom w:val="0"/>
          <w:divBdr>
            <w:top w:val="none" w:sz="0" w:space="0" w:color="auto"/>
            <w:left w:val="none" w:sz="0" w:space="0" w:color="auto"/>
            <w:bottom w:val="none" w:sz="0" w:space="0" w:color="auto"/>
            <w:right w:val="none" w:sz="0" w:space="0" w:color="auto"/>
          </w:divBdr>
        </w:div>
        <w:div w:id="232544466">
          <w:marLeft w:val="480"/>
          <w:marRight w:val="0"/>
          <w:marTop w:val="0"/>
          <w:marBottom w:val="0"/>
          <w:divBdr>
            <w:top w:val="none" w:sz="0" w:space="0" w:color="auto"/>
            <w:left w:val="none" w:sz="0" w:space="0" w:color="auto"/>
            <w:bottom w:val="none" w:sz="0" w:space="0" w:color="auto"/>
            <w:right w:val="none" w:sz="0" w:space="0" w:color="auto"/>
          </w:divBdr>
        </w:div>
        <w:div w:id="303630316">
          <w:marLeft w:val="480"/>
          <w:marRight w:val="0"/>
          <w:marTop w:val="0"/>
          <w:marBottom w:val="0"/>
          <w:divBdr>
            <w:top w:val="none" w:sz="0" w:space="0" w:color="auto"/>
            <w:left w:val="none" w:sz="0" w:space="0" w:color="auto"/>
            <w:bottom w:val="none" w:sz="0" w:space="0" w:color="auto"/>
            <w:right w:val="none" w:sz="0" w:space="0" w:color="auto"/>
          </w:divBdr>
        </w:div>
        <w:div w:id="303773863">
          <w:marLeft w:val="480"/>
          <w:marRight w:val="0"/>
          <w:marTop w:val="0"/>
          <w:marBottom w:val="0"/>
          <w:divBdr>
            <w:top w:val="none" w:sz="0" w:space="0" w:color="auto"/>
            <w:left w:val="none" w:sz="0" w:space="0" w:color="auto"/>
            <w:bottom w:val="none" w:sz="0" w:space="0" w:color="auto"/>
            <w:right w:val="none" w:sz="0" w:space="0" w:color="auto"/>
          </w:divBdr>
        </w:div>
        <w:div w:id="326905821">
          <w:marLeft w:val="480"/>
          <w:marRight w:val="0"/>
          <w:marTop w:val="0"/>
          <w:marBottom w:val="0"/>
          <w:divBdr>
            <w:top w:val="none" w:sz="0" w:space="0" w:color="auto"/>
            <w:left w:val="none" w:sz="0" w:space="0" w:color="auto"/>
            <w:bottom w:val="none" w:sz="0" w:space="0" w:color="auto"/>
            <w:right w:val="none" w:sz="0" w:space="0" w:color="auto"/>
          </w:divBdr>
        </w:div>
        <w:div w:id="327097709">
          <w:marLeft w:val="480"/>
          <w:marRight w:val="0"/>
          <w:marTop w:val="0"/>
          <w:marBottom w:val="0"/>
          <w:divBdr>
            <w:top w:val="none" w:sz="0" w:space="0" w:color="auto"/>
            <w:left w:val="none" w:sz="0" w:space="0" w:color="auto"/>
            <w:bottom w:val="none" w:sz="0" w:space="0" w:color="auto"/>
            <w:right w:val="none" w:sz="0" w:space="0" w:color="auto"/>
          </w:divBdr>
        </w:div>
        <w:div w:id="357395919">
          <w:marLeft w:val="480"/>
          <w:marRight w:val="0"/>
          <w:marTop w:val="0"/>
          <w:marBottom w:val="0"/>
          <w:divBdr>
            <w:top w:val="none" w:sz="0" w:space="0" w:color="auto"/>
            <w:left w:val="none" w:sz="0" w:space="0" w:color="auto"/>
            <w:bottom w:val="none" w:sz="0" w:space="0" w:color="auto"/>
            <w:right w:val="none" w:sz="0" w:space="0" w:color="auto"/>
          </w:divBdr>
        </w:div>
        <w:div w:id="373310159">
          <w:marLeft w:val="480"/>
          <w:marRight w:val="0"/>
          <w:marTop w:val="0"/>
          <w:marBottom w:val="0"/>
          <w:divBdr>
            <w:top w:val="none" w:sz="0" w:space="0" w:color="auto"/>
            <w:left w:val="none" w:sz="0" w:space="0" w:color="auto"/>
            <w:bottom w:val="none" w:sz="0" w:space="0" w:color="auto"/>
            <w:right w:val="none" w:sz="0" w:space="0" w:color="auto"/>
          </w:divBdr>
        </w:div>
        <w:div w:id="420881262">
          <w:marLeft w:val="480"/>
          <w:marRight w:val="0"/>
          <w:marTop w:val="0"/>
          <w:marBottom w:val="0"/>
          <w:divBdr>
            <w:top w:val="none" w:sz="0" w:space="0" w:color="auto"/>
            <w:left w:val="none" w:sz="0" w:space="0" w:color="auto"/>
            <w:bottom w:val="none" w:sz="0" w:space="0" w:color="auto"/>
            <w:right w:val="none" w:sz="0" w:space="0" w:color="auto"/>
          </w:divBdr>
        </w:div>
        <w:div w:id="421074083">
          <w:marLeft w:val="480"/>
          <w:marRight w:val="0"/>
          <w:marTop w:val="0"/>
          <w:marBottom w:val="0"/>
          <w:divBdr>
            <w:top w:val="none" w:sz="0" w:space="0" w:color="auto"/>
            <w:left w:val="none" w:sz="0" w:space="0" w:color="auto"/>
            <w:bottom w:val="none" w:sz="0" w:space="0" w:color="auto"/>
            <w:right w:val="none" w:sz="0" w:space="0" w:color="auto"/>
          </w:divBdr>
        </w:div>
        <w:div w:id="457187444">
          <w:marLeft w:val="480"/>
          <w:marRight w:val="0"/>
          <w:marTop w:val="0"/>
          <w:marBottom w:val="0"/>
          <w:divBdr>
            <w:top w:val="none" w:sz="0" w:space="0" w:color="auto"/>
            <w:left w:val="none" w:sz="0" w:space="0" w:color="auto"/>
            <w:bottom w:val="none" w:sz="0" w:space="0" w:color="auto"/>
            <w:right w:val="none" w:sz="0" w:space="0" w:color="auto"/>
          </w:divBdr>
        </w:div>
        <w:div w:id="580215351">
          <w:marLeft w:val="480"/>
          <w:marRight w:val="0"/>
          <w:marTop w:val="0"/>
          <w:marBottom w:val="0"/>
          <w:divBdr>
            <w:top w:val="none" w:sz="0" w:space="0" w:color="auto"/>
            <w:left w:val="none" w:sz="0" w:space="0" w:color="auto"/>
            <w:bottom w:val="none" w:sz="0" w:space="0" w:color="auto"/>
            <w:right w:val="none" w:sz="0" w:space="0" w:color="auto"/>
          </w:divBdr>
        </w:div>
        <w:div w:id="680163937">
          <w:marLeft w:val="480"/>
          <w:marRight w:val="0"/>
          <w:marTop w:val="0"/>
          <w:marBottom w:val="0"/>
          <w:divBdr>
            <w:top w:val="none" w:sz="0" w:space="0" w:color="auto"/>
            <w:left w:val="none" w:sz="0" w:space="0" w:color="auto"/>
            <w:bottom w:val="none" w:sz="0" w:space="0" w:color="auto"/>
            <w:right w:val="none" w:sz="0" w:space="0" w:color="auto"/>
          </w:divBdr>
        </w:div>
        <w:div w:id="776289230">
          <w:marLeft w:val="480"/>
          <w:marRight w:val="0"/>
          <w:marTop w:val="0"/>
          <w:marBottom w:val="0"/>
          <w:divBdr>
            <w:top w:val="none" w:sz="0" w:space="0" w:color="auto"/>
            <w:left w:val="none" w:sz="0" w:space="0" w:color="auto"/>
            <w:bottom w:val="none" w:sz="0" w:space="0" w:color="auto"/>
            <w:right w:val="none" w:sz="0" w:space="0" w:color="auto"/>
          </w:divBdr>
        </w:div>
        <w:div w:id="831599496">
          <w:marLeft w:val="480"/>
          <w:marRight w:val="0"/>
          <w:marTop w:val="0"/>
          <w:marBottom w:val="0"/>
          <w:divBdr>
            <w:top w:val="none" w:sz="0" w:space="0" w:color="auto"/>
            <w:left w:val="none" w:sz="0" w:space="0" w:color="auto"/>
            <w:bottom w:val="none" w:sz="0" w:space="0" w:color="auto"/>
            <w:right w:val="none" w:sz="0" w:space="0" w:color="auto"/>
          </w:divBdr>
        </w:div>
        <w:div w:id="844707278">
          <w:marLeft w:val="480"/>
          <w:marRight w:val="0"/>
          <w:marTop w:val="0"/>
          <w:marBottom w:val="0"/>
          <w:divBdr>
            <w:top w:val="none" w:sz="0" w:space="0" w:color="auto"/>
            <w:left w:val="none" w:sz="0" w:space="0" w:color="auto"/>
            <w:bottom w:val="none" w:sz="0" w:space="0" w:color="auto"/>
            <w:right w:val="none" w:sz="0" w:space="0" w:color="auto"/>
          </w:divBdr>
        </w:div>
        <w:div w:id="854266368">
          <w:marLeft w:val="480"/>
          <w:marRight w:val="0"/>
          <w:marTop w:val="0"/>
          <w:marBottom w:val="0"/>
          <w:divBdr>
            <w:top w:val="none" w:sz="0" w:space="0" w:color="auto"/>
            <w:left w:val="none" w:sz="0" w:space="0" w:color="auto"/>
            <w:bottom w:val="none" w:sz="0" w:space="0" w:color="auto"/>
            <w:right w:val="none" w:sz="0" w:space="0" w:color="auto"/>
          </w:divBdr>
        </w:div>
        <w:div w:id="902645205">
          <w:marLeft w:val="480"/>
          <w:marRight w:val="0"/>
          <w:marTop w:val="0"/>
          <w:marBottom w:val="0"/>
          <w:divBdr>
            <w:top w:val="none" w:sz="0" w:space="0" w:color="auto"/>
            <w:left w:val="none" w:sz="0" w:space="0" w:color="auto"/>
            <w:bottom w:val="none" w:sz="0" w:space="0" w:color="auto"/>
            <w:right w:val="none" w:sz="0" w:space="0" w:color="auto"/>
          </w:divBdr>
        </w:div>
        <w:div w:id="911231206">
          <w:marLeft w:val="480"/>
          <w:marRight w:val="0"/>
          <w:marTop w:val="0"/>
          <w:marBottom w:val="0"/>
          <w:divBdr>
            <w:top w:val="none" w:sz="0" w:space="0" w:color="auto"/>
            <w:left w:val="none" w:sz="0" w:space="0" w:color="auto"/>
            <w:bottom w:val="none" w:sz="0" w:space="0" w:color="auto"/>
            <w:right w:val="none" w:sz="0" w:space="0" w:color="auto"/>
          </w:divBdr>
        </w:div>
      </w:divsChild>
    </w:div>
    <w:div w:id="824249395">
      <w:bodyDiv w:val="1"/>
      <w:marLeft w:val="0"/>
      <w:marRight w:val="0"/>
      <w:marTop w:val="0"/>
      <w:marBottom w:val="0"/>
      <w:divBdr>
        <w:top w:val="none" w:sz="0" w:space="0" w:color="auto"/>
        <w:left w:val="none" w:sz="0" w:space="0" w:color="auto"/>
        <w:bottom w:val="none" w:sz="0" w:space="0" w:color="auto"/>
        <w:right w:val="none" w:sz="0" w:space="0" w:color="auto"/>
      </w:divBdr>
    </w:div>
    <w:div w:id="824321302">
      <w:bodyDiv w:val="1"/>
      <w:marLeft w:val="0"/>
      <w:marRight w:val="0"/>
      <w:marTop w:val="0"/>
      <w:marBottom w:val="0"/>
      <w:divBdr>
        <w:top w:val="none" w:sz="0" w:space="0" w:color="auto"/>
        <w:left w:val="none" w:sz="0" w:space="0" w:color="auto"/>
        <w:bottom w:val="none" w:sz="0" w:space="0" w:color="auto"/>
        <w:right w:val="none" w:sz="0" w:space="0" w:color="auto"/>
      </w:divBdr>
    </w:div>
    <w:div w:id="824397844">
      <w:bodyDiv w:val="1"/>
      <w:marLeft w:val="0"/>
      <w:marRight w:val="0"/>
      <w:marTop w:val="0"/>
      <w:marBottom w:val="0"/>
      <w:divBdr>
        <w:top w:val="none" w:sz="0" w:space="0" w:color="auto"/>
        <w:left w:val="none" w:sz="0" w:space="0" w:color="auto"/>
        <w:bottom w:val="none" w:sz="0" w:space="0" w:color="auto"/>
        <w:right w:val="none" w:sz="0" w:space="0" w:color="auto"/>
      </w:divBdr>
    </w:div>
    <w:div w:id="824399132">
      <w:bodyDiv w:val="1"/>
      <w:marLeft w:val="0"/>
      <w:marRight w:val="0"/>
      <w:marTop w:val="0"/>
      <w:marBottom w:val="0"/>
      <w:divBdr>
        <w:top w:val="none" w:sz="0" w:space="0" w:color="auto"/>
        <w:left w:val="none" w:sz="0" w:space="0" w:color="auto"/>
        <w:bottom w:val="none" w:sz="0" w:space="0" w:color="auto"/>
        <w:right w:val="none" w:sz="0" w:space="0" w:color="auto"/>
      </w:divBdr>
    </w:div>
    <w:div w:id="824473009">
      <w:bodyDiv w:val="1"/>
      <w:marLeft w:val="0"/>
      <w:marRight w:val="0"/>
      <w:marTop w:val="0"/>
      <w:marBottom w:val="0"/>
      <w:divBdr>
        <w:top w:val="none" w:sz="0" w:space="0" w:color="auto"/>
        <w:left w:val="none" w:sz="0" w:space="0" w:color="auto"/>
        <w:bottom w:val="none" w:sz="0" w:space="0" w:color="auto"/>
        <w:right w:val="none" w:sz="0" w:space="0" w:color="auto"/>
      </w:divBdr>
    </w:div>
    <w:div w:id="824516974">
      <w:bodyDiv w:val="1"/>
      <w:marLeft w:val="0"/>
      <w:marRight w:val="0"/>
      <w:marTop w:val="0"/>
      <w:marBottom w:val="0"/>
      <w:divBdr>
        <w:top w:val="none" w:sz="0" w:space="0" w:color="auto"/>
        <w:left w:val="none" w:sz="0" w:space="0" w:color="auto"/>
        <w:bottom w:val="none" w:sz="0" w:space="0" w:color="auto"/>
        <w:right w:val="none" w:sz="0" w:space="0" w:color="auto"/>
      </w:divBdr>
    </w:div>
    <w:div w:id="824668774">
      <w:bodyDiv w:val="1"/>
      <w:marLeft w:val="0"/>
      <w:marRight w:val="0"/>
      <w:marTop w:val="0"/>
      <w:marBottom w:val="0"/>
      <w:divBdr>
        <w:top w:val="none" w:sz="0" w:space="0" w:color="auto"/>
        <w:left w:val="none" w:sz="0" w:space="0" w:color="auto"/>
        <w:bottom w:val="none" w:sz="0" w:space="0" w:color="auto"/>
        <w:right w:val="none" w:sz="0" w:space="0" w:color="auto"/>
      </w:divBdr>
    </w:div>
    <w:div w:id="824710840">
      <w:bodyDiv w:val="1"/>
      <w:marLeft w:val="0"/>
      <w:marRight w:val="0"/>
      <w:marTop w:val="0"/>
      <w:marBottom w:val="0"/>
      <w:divBdr>
        <w:top w:val="none" w:sz="0" w:space="0" w:color="auto"/>
        <w:left w:val="none" w:sz="0" w:space="0" w:color="auto"/>
        <w:bottom w:val="none" w:sz="0" w:space="0" w:color="auto"/>
        <w:right w:val="none" w:sz="0" w:space="0" w:color="auto"/>
      </w:divBdr>
    </w:div>
    <w:div w:id="824855143">
      <w:bodyDiv w:val="1"/>
      <w:marLeft w:val="0"/>
      <w:marRight w:val="0"/>
      <w:marTop w:val="0"/>
      <w:marBottom w:val="0"/>
      <w:divBdr>
        <w:top w:val="none" w:sz="0" w:space="0" w:color="auto"/>
        <w:left w:val="none" w:sz="0" w:space="0" w:color="auto"/>
        <w:bottom w:val="none" w:sz="0" w:space="0" w:color="auto"/>
        <w:right w:val="none" w:sz="0" w:space="0" w:color="auto"/>
      </w:divBdr>
    </w:div>
    <w:div w:id="825054636">
      <w:bodyDiv w:val="1"/>
      <w:marLeft w:val="0"/>
      <w:marRight w:val="0"/>
      <w:marTop w:val="0"/>
      <w:marBottom w:val="0"/>
      <w:divBdr>
        <w:top w:val="none" w:sz="0" w:space="0" w:color="auto"/>
        <w:left w:val="none" w:sz="0" w:space="0" w:color="auto"/>
        <w:bottom w:val="none" w:sz="0" w:space="0" w:color="auto"/>
        <w:right w:val="none" w:sz="0" w:space="0" w:color="auto"/>
      </w:divBdr>
    </w:div>
    <w:div w:id="825098620">
      <w:bodyDiv w:val="1"/>
      <w:marLeft w:val="0"/>
      <w:marRight w:val="0"/>
      <w:marTop w:val="0"/>
      <w:marBottom w:val="0"/>
      <w:divBdr>
        <w:top w:val="none" w:sz="0" w:space="0" w:color="auto"/>
        <w:left w:val="none" w:sz="0" w:space="0" w:color="auto"/>
        <w:bottom w:val="none" w:sz="0" w:space="0" w:color="auto"/>
        <w:right w:val="none" w:sz="0" w:space="0" w:color="auto"/>
      </w:divBdr>
    </w:div>
    <w:div w:id="825128073">
      <w:bodyDiv w:val="1"/>
      <w:marLeft w:val="0"/>
      <w:marRight w:val="0"/>
      <w:marTop w:val="0"/>
      <w:marBottom w:val="0"/>
      <w:divBdr>
        <w:top w:val="none" w:sz="0" w:space="0" w:color="auto"/>
        <w:left w:val="none" w:sz="0" w:space="0" w:color="auto"/>
        <w:bottom w:val="none" w:sz="0" w:space="0" w:color="auto"/>
        <w:right w:val="none" w:sz="0" w:space="0" w:color="auto"/>
      </w:divBdr>
    </w:div>
    <w:div w:id="825244262">
      <w:bodyDiv w:val="1"/>
      <w:marLeft w:val="0"/>
      <w:marRight w:val="0"/>
      <w:marTop w:val="0"/>
      <w:marBottom w:val="0"/>
      <w:divBdr>
        <w:top w:val="none" w:sz="0" w:space="0" w:color="auto"/>
        <w:left w:val="none" w:sz="0" w:space="0" w:color="auto"/>
        <w:bottom w:val="none" w:sz="0" w:space="0" w:color="auto"/>
        <w:right w:val="none" w:sz="0" w:space="0" w:color="auto"/>
      </w:divBdr>
    </w:div>
    <w:div w:id="825246864">
      <w:bodyDiv w:val="1"/>
      <w:marLeft w:val="0"/>
      <w:marRight w:val="0"/>
      <w:marTop w:val="0"/>
      <w:marBottom w:val="0"/>
      <w:divBdr>
        <w:top w:val="none" w:sz="0" w:space="0" w:color="auto"/>
        <w:left w:val="none" w:sz="0" w:space="0" w:color="auto"/>
        <w:bottom w:val="none" w:sz="0" w:space="0" w:color="auto"/>
        <w:right w:val="none" w:sz="0" w:space="0" w:color="auto"/>
      </w:divBdr>
    </w:div>
    <w:div w:id="825322923">
      <w:bodyDiv w:val="1"/>
      <w:marLeft w:val="0"/>
      <w:marRight w:val="0"/>
      <w:marTop w:val="0"/>
      <w:marBottom w:val="0"/>
      <w:divBdr>
        <w:top w:val="none" w:sz="0" w:space="0" w:color="auto"/>
        <w:left w:val="none" w:sz="0" w:space="0" w:color="auto"/>
        <w:bottom w:val="none" w:sz="0" w:space="0" w:color="auto"/>
        <w:right w:val="none" w:sz="0" w:space="0" w:color="auto"/>
      </w:divBdr>
    </w:div>
    <w:div w:id="825364811">
      <w:bodyDiv w:val="1"/>
      <w:marLeft w:val="0"/>
      <w:marRight w:val="0"/>
      <w:marTop w:val="0"/>
      <w:marBottom w:val="0"/>
      <w:divBdr>
        <w:top w:val="none" w:sz="0" w:space="0" w:color="auto"/>
        <w:left w:val="none" w:sz="0" w:space="0" w:color="auto"/>
        <w:bottom w:val="none" w:sz="0" w:space="0" w:color="auto"/>
        <w:right w:val="none" w:sz="0" w:space="0" w:color="auto"/>
      </w:divBdr>
    </w:div>
    <w:div w:id="825436966">
      <w:bodyDiv w:val="1"/>
      <w:marLeft w:val="0"/>
      <w:marRight w:val="0"/>
      <w:marTop w:val="0"/>
      <w:marBottom w:val="0"/>
      <w:divBdr>
        <w:top w:val="none" w:sz="0" w:space="0" w:color="auto"/>
        <w:left w:val="none" w:sz="0" w:space="0" w:color="auto"/>
        <w:bottom w:val="none" w:sz="0" w:space="0" w:color="auto"/>
        <w:right w:val="none" w:sz="0" w:space="0" w:color="auto"/>
      </w:divBdr>
    </w:div>
    <w:div w:id="825441875">
      <w:bodyDiv w:val="1"/>
      <w:marLeft w:val="0"/>
      <w:marRight w:val="0"/>
      <w:marTop w:val="0"/>
      <w:marBottom w:val="0"/>
      <w:divBdr>
        <w:top w:val="none" w:sz="0" w:space="0" w:color="auto"/>
        <w:left w:val="none" w:sz="0" w:space="0" w:color="auto"/>
        <w:bottom w:val="none" w:sz="0" w:space="0" w:color="auto"/>
        <w:right w:val="none" w:sz="0" w:space="0" w:color="auto"/>
      </w:divBdr>
    </w:div>
    <w:div w:id="825442046">
      <w:bodyDiv w:val="1"/>
      <w:marLeft w:val="0"/>
      <w:marRight w:val="0"/>
      <w:marTop w:val="0"/>
      <w:marBottom w:val="0"/>
      <w:divBdr>
        <w:top w:val="none" w:sz="0" w:space="0" w:color="auto"/>
        <w:left w:val="none" w:sz="0" w:space="0" w:color="auto"/>
        <w:bottom w:val="none" w:sz="0" w:space="0" w:color="auto"/>
        <w:right w:val="none" w:sz="0" w:space="0" w:color="auto"/>
      </w:divBdr>
    </w:div>
    <w:div w:id="825512842">
      <w:bodyDiv w:val="1"/>
      <w:marLeft w:val="0"/>
      <w:marRight w:val="0"/>
      <w:marTop w:val="0"/>
      <w:marBottom w:val="0"/>
      <w:divBdr>
        <w:top w:val="none" w:sz="0" w:space="0" w:color="auto"/>
        <w:left w:val="none" w:sz="0" w:space="0" w:color="auto"/>
        <w:bottom w:val="none" w:sz="0" w:space="0" w:color="auto"/>
        <w:right w:val="none" w:sz="0" w:space="0" w:color="auto"/>
      </w:divBdr>
    </w:div>
    <w:div w:id="825557027">
      <w:bodyDiv w:val="1"/>
      <w:marLeft w:val="0"/>
      <w:marRight w:val="0"/>
      <w:marTop w:val="0"/>
      <w:marBottom w:val="0"/>
      <w:divBdr>
        <w:top w:val="none" w:sz="0" w:space="0" w:color="auto"/>
        <w:left w:val="none" w:sz="0" w:space="0" w:color="auto"/>
        <w:bottom w:val="none" w:sz="0" w:space="0" w:color="auto"/>
        <w:right w:val="none" w:sz="0" w:space="0" w:color="auto"/>
      </w:divBdr>
    </w:div>
    <w:div w:id="825629442">
      <w:bodyDiv w:val="1"/>
      <w:marLeft w:val="0"/>
      <w:marRight w:val="0"/>
      <w:marTop w:val="0"/>
      <w:marBottom w:val="0"/>
      <w:divBdr>
        <w:top w:val="none" w:sz="0" w:space="0" w:color="auto"/>
        <w:left w:val="none" w:sz="0" w:space="0" w:color="auto"/>
        <w:bottom w:val="none" w:sz="0" w:space="0" w:color="auto"/>
        <w:right w:val="none" w:sz="0" w:space="0" w:color="auto"/>
      </w:divBdr>
    </w:div>
    <w:div w:id="825631238">
      <w:bodyDiv w:val="1"/>
      <w:marLeft w:val="0"/>
      <w:marRight w:val="0"/>
      <w:marTop w:val="0"/>
      <w:marBottom w:val="0"/>
      <w:divBdr>
        <w:top w:val="none" w:sz="0" w:space="0" w:color="auto"/>
        <w:left w:val="none" w:sz="0" w:space="0" w:color="auto"/>
        <w:bottom w:val="none" w:sz="0" w:space="0" w:color="auto"/>
        <w:right w:val="none" w:sz="0" w:space="0" w:color="auto"/>
      </w:divBdr>
      <w:divsChild>
        <w:div w:id="10835409">
          <w:marLeft w:val="480"/>
          <w:marRight w:val="0"/>
          <w:marTop w:val="0"/>
          <w:marBottom w:val="0"/>
          <w:divBdr>
            <w:top w:val="none" w:sz="0" w:space="0" w:color="auto"/>
            <w:left w:val="none" w:sz="0" w:space="0" w:color="auto"/>
            <w:bottom w:val="none" w:sz="0" w:space="0" w:color="auto"/>
            <w:right w:val="none" w:sz="0" w:space="0" w:color="auto"/>
          </w:divBdr>
        </w:div>
        <w:div w:id="170729294">
          <w:marLeft w:val="480"/>
          <w:marRight w:val="0"/>
          <w:marTop w:val="0"/>
          <w:marBottom w:val="0"/>
          <w:divBdr>
            <w:top w:val="none" w:sz="0" w:space="0" w:color="auto"/>
            <w:left w:val="none" w:sz="0" w:space="0" w:color="auto"/>
            <w:bottom w:val="none" w:sz="0" w:space="0" w:color="auto"/>
            <w:right w:val="none" w:sz="0" w:space="0" w:color="auto"/>
          </w:divBdr>
        </w:div>
        <w:div w:id="219050796">
          <w:marLeft w:val="480"/>
          <w:marRight w:val="0"/>
          <w:marTop w:val="0"/>
          <w:marBottom w:val="0"/>
          <w:divBdr>
            <w:top w:val="none" w:sz="0" w:space="0" w:color="auto"/>
            <w:left w:val="none" w:sz="0" w:space="0" w:color="auto"/>
            <w:bottom w:val="none" w:sz="0" w:space="0" w:color="auto"/>
            <w:right w:val="none" w:sz="0" w:space="0" w:color="auto"/>
          </w:divBdr>
        </w:div>
        <w:div w:id="225336778">
          <w:marLeft w:val="480"/>
          <w:marRight w:val="0"/>
          <w:marTop w:val="0"/>
          <w:marBottom w:val="0"/>
          <w:divBdr>
            <w:top w:val="none" w:sz="0" w:space="0" w:color="auto"/>
            <w:left w:val="none" w:sz="0" w:space="0" w:color="auto"/>
            <w:bottom w:val="none" w:sz="0" w:space="0" w:color="auto"/>
            <w:right w:val="none" w:sz="0" w:space="0" w:color="auto"/>
          </w:divBdr>
        </w:div>
        <w:div w:id="532572292">
          <w:marLeft w:val="480"/>
          <w:marRight w:val="0"/>
          <w:marTop w:val="0"/>
          <w:marBottom w:val="0"/>
          <w:divBdr>
            <w:top w:val="none" w:sz="0" w:space="0" w:color="auto"/>
            <w:left w:val="none" w:sz="0" w:space="0" w:color="auto"/>
            <w:bottom w:val="none" w:sz="0" w:space="0" w:color="auto"/>
            <w:right w:val="none" w:sz="0" w:space="0" w:color="auto"/>
          </w:divBdr>
        </w:div>
        <w:div w:id="582952080">
          <w:marLeft w:val="480"/>
          <w:marRight w:val="0"/>
          <w:marTop w:val="0"/>
          <w:marBottom w:val="0"/>
          <w:divBdr>
            <w:top w:val="none" w:sz="0" w:space="0" w:color="auto"/>
            <w:left w:val="none" w:sz="0" w:space="0" w:color="auto"/>
            <w:bottom w:val="none" w:sz="0" w:space="0" w:color="auto"/>
            <w:right w:val="none" w:sz="0" w:space="0" w:color="auto"/>
          </w:divBdr>
        </w:div>
        <w:div w:id="630669028">
          <w:marLeft w:val="480"/>
          <w:marRight w:val="0"/>
          <w:marTop w:val="0"/>
          <w:marBottom w:val="0"/>
          <w:divBdr>
            <w:top w:val="none" w:sz="0" w:space="0" w:color="auto"/>
            <w:left w:val="none" w:sz="0" w:space="0" w:color="auto"/>
            <w:bottom w:val="none" w:sz="0" w:space="0" w:color="auto"/>
            <w:right w:val="none" w:sz="0" w:space="0" w:color="auto"/>
          </w:divBdr>
        </w:div>
        <w:div w:id="647973843">
          <w:marLeft w:val="480"/>
          <w:marRight w:val="0"/>
          <w:marTop w:val="0"/>
          <w:marBottom w:val="0"/>
          <w:divBdr>
            <w:top w:val="none" w:sz="0" w:space="0" w:color="auto"/>
            <w:left w:val="none" w:sz="0" w:space="0" w:color="auto"/>
            <w:bottom w:val="none" w:sz="0" w:space="0" w:color="auto"/>
            <w:right w:val="none" w:sz="0" w:space="0" w:color="auto"/>
          </w:divBdr>
        </w:div>
        <w:div w:id="760374703">
          <w:marLeft w:val="480"/>
          <w:marRight w:val="0"/>
          <w:marTop w:val="0"/>
          <w:marBottom w:val="0"/>
          <w:divBdr>
            <w:top w:val="none" w:sz="0" w:space="0" w:color="auto"/>
            <w:left w:val="none" w:sz="0" w:space="0" w:color="auto"/>
            <w:bottom w:val="none" w:sz="0" w:space="0" w:color="auto"/>
            <w:right w:val="none" w:sz="0" w:space="0" w:color="auto"/>
          </w:divBdr>
        </w:div>
      </w:divsChild>
    </w:div>
    <w:div w:id="825632859">
      <w:bodyDiv w:val="1"/>
      <w:marLeft w:val="0"/>
      <w:marRight w:val="0"/>
      <w:marTop w:val="0"/>
      <w:marBottom w:val="0"/>
      <w:divBdr>
        <w:top w:val="none" w:sz="0" w:space="0" w:color="auto"/>
        <w:left w:val="none" w:sz="0" w:space="0" w:color="auto"/>
        <w:bottom w:val="none" w:sz="0" w:space="0" w:color="auto"/>
        <w:right w:val="none" w:sz="0" w:space="0" w:color="auto"/>
      </w:divBdr>
    </w:div>
    <w:div w:id="825632934">
      <w:bodyDiv w:val="1"/>
      <w:marLeft w:val="0"/>
      <w:marRight w:val="0"/>
      <w:marTop w:val="0"/>
      <w:marBottom w:val="0"/>
      <w:divBdr>
        <w:top w:val="none" w:sz="0" w:space="0" w:color="auto"/>
        <w:left w:val="none" w:sz="0" w:space="0" w:color="auto"/>
        <w:bottom w:val="none" w:sz="0" w:space="0" w:color="auto"/>
        <w:right w:val="none" w:sz="0" w:space="0" w:color="auto"/>
      </w:divBdr>
    </w:div>
    <w:div w:id="825705161">
      <w:bodyDiv w:val="1"/>
      <w:marLeft w:val="0"/>
      <w:marRight w:val="0"/>
      <w:marTop w:val="0"/>
      <w:marBottom w:val="0"/>
      <w:divBdr>
        <w:top w:val="none" w:sz="0" w:space="0" w:color="auto"/>
        <w:left w:val="none" w:sz="0" w:space="0" w:color="auto"/>
        <w:bottom w:val="none" w:sz="0" w:space="0" w:color="auto"/>
        <w:right w:val="none" w:sz="0" w:space="0" w:color="auto"/>
      </w:divBdr>
    </w:div>
    <w:div w:id="825782136">
      <w:bodyDiv w:val="1"/>
      <w:marLeft w:val="0"/>
      <w:marRight w:val="0"/>
      <w:marTop w:val="0"/>
      <w:marBottom w:val="0"/>
      <w:divBdr>
        <w:top w:val="none" w:sz="0" w:space="0" w:color="auto"/>
        <w:left w:val="none" w:sz="0" w:space="0" w:color="auto"/>
        <w:bottom w:val="none" w:sz="0" w:space="0" w:color="auto"/>
        <w:right w:val="none" w:sz="0" w:space="0" w:color="auto"/>
      </w:divBdr>
    </w:div>
    <w:div w:id="825783885">
      <w:bodyDiv w:val="1"/>
      <w:marLeft w:val="0"/>
      <w:marRight w:val="0"/>
      <w:marTop w:val="0"/>
      <w:marBottom w:val="0"/>
      <w:divBdr>
        <w:top w:val="none" w:sz="0" w:space="0" w:color="auto"/>
        <w:left w:val="none" w:sz="0" w:space="0" w:color="auto"/>
        <w:bottom w:val="none" w:sz="0" w:space="0" w:color="auto"/>
        <w:right w:val="none" w:sz="0" w:space="0" w:color="auto"/>
      </w:divBdr>
    </w:div>
    <w:div w:id="825824575">
      <w:bodyDiv w:val="1"/>
      <w:marLeft w:val="0"/>
      <w:marRight w:val="0"/>
      <w:marTop w:val="0"/>
      <w:marBottom w:val="0"/>
      <w:divBdr>
        <w:top w:val="none" w:sz="0" w:space="0" w:color="auto"/>
        <w:left w:val="none" w:sz="0" w:space="0" w:color="auto"/>
        <w:bottom w:val="none" w:sz="0" w:space="0" w:color="auto"/>
        <w:right w:val="none" w:sz="0" w:space="0" w:color="auto"/>
      </w:divBdr>
    </w:div>
    <w:div w:id="825827303">
      <w:bodyDiv w:val="1"/>
      <w:marLeft w:val="0"/>
      <w:marRight w:val="0"/>
      <w:marTop w:val="0"/>
      <w:marBottom w:val="0"/>
      <w:divBdr>
        <w:top w:val="none" w:sz="0" w:space="0" w:color="auto"/>
        <w:left w:val="none" w:sz="0" w:space="0" w:color="auto"/>
        <w:bottom w:val="none" w:sz="0" w:space="0" w:color="auto"/>
        <w:right w:val="none" w:sz="0" w:space="0" w:color="auto"/>
      </w:divBdr>
    </w:div>
    <w:div w:id="825827471">
      <w:bodyDiv w:val="1"/>
      <w:marLeft w:val="0"/>
      <w:marRight w:val="0"/>
      <w:marTop w:val="0"/>
      <w:marBottom w:val="0"/>
      <w:divBdr>
        <w:top w:val="none" w:sz="0" w:space="0" w:color="auto"/>
        <w:left w:val="none" w:sz="0" w:space="0" w:color="auto"/>
        <w:bottom w:val="none" w:sz="0" w:space="0" w:color="auto"/>
        <w:right w:val="none" w:sz="0" w:space="0" w:color="auto"/>
      </w:divBdr>
    </w:div>
    <w:div w:id="826214809">
      <w:bodyDiv w:val="1"/>
      <w:marLeft w:val="0"/>
      <w:marRight w:val="0"/>
      <w:marTop w:val="0"/>
      <w:marBottom w:val="0"/>
      <w:divBdr>
        <w:top w:val="none" w:sz="0" w:space="0" w:color="auto"/>
        <w:left w:val="none" w:sz="0" w:space="0" w:color="auto"/>
        <w:bottom w:val="none" w:sz="0" w:space="0" w:color="auto"/>
        <w:right w:val="none" w:sz="0" w:space="0" w:color="auto"/>
      </w:divBdr>
    </w:div>
    <w:div w:id="826288584">
      <w:bodyDiv w:val="1"/>
      <w:marLeft w:val="0"/>
      <w:marRight w:val="0"/>
      <w:marTop w:val="0"/>
      <w:marBottom w:val="0"/>
      <w:divBdr>
        <w:top w:val="none" w:sz="0" w:space="0" w:color="auto"/>
        <w:left w:val="none" w:sz="0" w:space="0" w:color="auto"/>
        <w:bottom w:val="none" w:sz="0" w:space="0" w:color="auto"/>
        <w:right w:val="none" w:sz="0" w:space="0" w:color="auto"/>
      </w:divBdr>
    </w:div>
    <w:div w:id="826438439">
      <w:bodyDiv w:val="1"/>
      <w:marLeft w:val="0"/>
      <w:marRight w:val="0"/>
      <w:marTop w:val="0"/>
      <w:marBottom w:val="0"/>
      <w:divBdr>
        <w:top w:val="none" w:sz="0" w:space="0" w:color="auto"/>
        <w:left w:val="none" w:sz="0" w:space="0" w:color="auto"/>
        <w:bottom w:val="none" w:sz="0" w:space="0" w:color="auto"/>
        <w:right w:val="none" w:sz="0" w:space="0" w:color="auto"/>
      </w:divBdr>
    </w:div>
    <w:div w:id="826483040">
      <w:bodyDiv w:val="1"/>
      <w:marLeft w:val="0"/>
      <w:marRight w:val="0"/>
      <w:marTop w:val="0"/>
      <w:marBottom w:val="0"/>
      <w:divBdr>
        <w:top w:val="none" w:sz="0" w:space="0" w:color="auto"/>
        <w:left w:val="none" w:sz="0" w:space="0" w:color="auto"/>
        <w:bottom w:val="none" w:sz="0" w:space="0" w:color="auto"/>
        <w:right w:val="none" w:sz="0" w:space="0" w:color="auto"/>
      </w:divBdr>
    </w:div>
    <w:div w:id="826550252">
      <w:bodyDiv w:val="1"/>
      <w:marLeft w:val="0"/>
      <w:marRight w:val="0"/>
      <w:marTop w:val="0"/>
      <w:marBottom w:val="0"/>
      <w:divBdr>
        <w:top w:val="none" w:sz="0" w:space="0" w:color="auto"/>
        <w:left w:val="none" w:sz="0" w:space="0" w:color="auto"/>
        <w:bottom w:val="none" w:sz="0" w:space="0" w:color="auto"/>
        <w:right w:val="none" w:sz="0" w:space="0" w:color="auto"/>
      </w:divBdr>
    </w:div>
    <w:div w:id="826628132">
      <w:bodyDiv w:val="1"/>
      <w:marLeft w:val="0"/>
      <w:marRight w:val="0"/>
      <w:marTop w:val="0"/>
      <w:marBottom w:val="0"/>
      <w:divBdr>
        <w:top w:val="none" w:sz="0" w:space="0" w:color="auto"/>
        <w:left w:val="none" w:sz="0" w:space="0" w:color="auto"/>
        <w:bottom w:val="none" w:sz="0" w:space="0" w:color="auto"/>
        <w:right w:val="none" w:sz="0" w:space="0" w:color="auto"/>
      </w:divBdr>
    </w:div>
    <w:div w:id="826634691">
      <w:bodyDiv w:val="1"/>
      <w:marLeft w:val="0"/>
      <w:marRight w:val="0"/>
      <w:marTop w:val="0"/>
      <w:marBottom w:val="0"/>
      <w:divBdr>
        <w:top w:val="none" w:sz="0" w:space="0" w:color="auto"/>
        <w:left w:val="none" w:sz="0" w:space="0" w:color="auto"/>
        <w:bottom w:val="none" w:sz="0" w:space="0" w:color="auto"/>
        <w:right w:val="none" w:sz="0" w:space="0" w:color="auto"/>
      </w:divBdr>
    </w:div>
    <w:div w:id="826674658">
      <w:bodyDiv w:val="1"/>
      <w:marLeft w:val="0"/>
      <w:marRight w:val="0"/>
      <w:marTop w:val="0"/>
      <w:marBottom w:val="0"/>
      <w:divBdr>
        <w:top w:val="none" w:sz="0" w:space="0" w:color="auto"/>
        <w:left w:val="none" w:sz="0" w:space="0" w:color="auto"/>
        <w:bottom w:val="none" w:sz="0" w:space="0" w:color="auto"/>
        <w:right w:val="none" w:sz="0" w:space="0" w:color="auto"/>
      </w:divBdr>
    </w:div>
    <w:div w:id="826749338">
      <w:bodyDiv w:val="1"/>
      <w:marLeft w:val="0"/>
      <w:marRight w:val="0"/>
      <w:marTop w:val="0"/>
      <w:marBottom w:val="0"/>
      <w:divBdr>
        <w:top w:val="none" w:sz="0" w:space="0" w:color="auto"/>
        <w:left w:val="none" w:sz="0" w:space="0" w:color="auto"/>
        <w:bottom w:val="none" w:sz="0" w:space="0" w:color="auto"/>
        <w:right w:val="none" w:sz="0" w:space="0" w:color="auto"/>
      </w:divBdr>
    </w:div>
    <w:div w:id="826824162">
      <w:bodyDiv w:val="1"/>
      <w:marLeft w:val="0"/>
      <w:marRight w:val="0"/>
      <w:marTop w:val="0"/>
      <w:marBottom w:val="0"/>
      <w:divBdr>
        <w:top w:val="none" w:sz="0" w:space="0" w:color="auto"/>
        <w:left w:val="none" w:sz="0" w:space="0" w:color="auto"/>
        <w:bottom w:val="none" w:sz="0" w:space="0" w:color="auto"/>
        <w:right w:val="none" w:sz="0" w:space="0" w:color="auto"/>
      </w:divBdr>
    </w:div>
    <w:div w:id="826937791">
      <w:bodyDiv w:val="1"/>
      <w:marLeft w:val="0"/>
      <w:marRight w:val="0"/>
      <w:marTop w:val="0"/>
      <w:marBottom w:val="0"/>
      <w:divBdr>
        <w:top w:val="none" w:sz="0" w:space="0" w:color="auto"/>
        <w:left w:val="none" w:sz="0" w:space="0" w:color="auto"/>
        <w:bottom w:val="none" w:sz="0" w:space="0" w:color="auto"/>
        <w:right w:val="none" w:sz="0" w:space="0" w:color="auto"/>
      </w:divBdr>
    </w:div>
    <w:div w:id="827017519">
      <w:bodyDiv w:val="1"/>
      <w:marLeft w:val="0"/>
      <w:marRight w:val="0"/>
      <w:marTop w:val="0"/>
      <w:marBottom w:val="0"/>
      <w:divBdr>
        <w:top w:val="none" w:sz="0" w:space="0" w:color="auto"/>
        <w:left w:val="none" w:sz="0" w:space="0" w:color="auto"/>
        <w:bottom w:val="none" w:sz="0" w:space="0" w:color="auto"/>
        <w:right w:val="none" w:sz="0" w:space="0" w:color="auto"/>
      </w:divBdr>
    </w:div>
    <w:div w:id="827206538">
      <w:bodyDiv w:val="1"/>
      <w:marLeft w:val="0"/>
      <w:marRight w:val="0"/>
      <w:marTop w:val="0"/>
      <w:marBottom w:val="0"/>
      <w:divBdr>
        <w:top w:val="none" w:sz="0" w:space="0" w:color="auto"/>
        <w:left w:val="none" w:sz="0" w:space="0" w:color="auto"/>
        <w:bottom w:val="none" w:sz="0" w:space="0" w:color="auto"/>
        <w:right w:val="none" w:sz="0" w:space="0" w:color="auto"/>
      </w:divBdr>
    </w:div>
    <w:div w:id="827208877">
      <w:bodyDiv w:val="1"/>
      <w:marLeft w:val="0"/>
      <w:marRight w:val="0"/>
      <w:marTop w:val="0"/>
      <w:marBottom w:val="0"/>
      <w:divBdr>
        <w:top w:val="none" w:sz="0" w:space="0" w:color="auto"/>
        <w:left w:val="none" w:sz="0" w:space="0" w:color="auto"/>
        <w:bottom w:val="none" w:sz="0" w:space="0" w:color="auto"/>
        <w:right w:val="none" w:sz="0" w:space="0" w:color="auto"/>
      </w:divBdr>
    </w:div>
    <w:div w:id="827282810">
      <w:bodyDiv w:val="1"/>
      <w:marLeft w:val="0"/>
      <w:marRight w:val="0"/>
      <w:marTop w:val="0"/>
      <w:marBottom w:val="0"/>
      <w:divBdr>
        <w:top w:val="none" w:sz="0" w:space="0" w:color="auto"/>
        <w:left w:val="none" w:sz="0" w:space="0" w:color="auto"/>
        <w:bottom w:val="none" w:sz="0" w:space="0" w:color="auto"/>
        <w:right w:val="none" w:sz="0" w:space="0" w:color="auto"/>
      </w:divBdr>
    </w:div>
    <w:div w:id="827286432">
      <w:bodyDiv w:val="1"/>
      <w:marLeft w:val="0"/>
      <w:marRight w:val="0"/>
      <w:marTop w:val="0"/>
      <w:marBottom w:val="0"/>
      <w:divBdr>
        <w:top w:val="none" w:sz="0" w:space="0" w:color="auto"/>
        <w:left w:val="none" w:sz="0" w:space="0" w:color="auto"/>
        <w:bottom w:val="none" w:sz="0" w:space="0" w:color="auto"/>
        <w:right w:val="none" w:sz="0" w:space="0" w:color="auto"/>
      </w:divBdr>
      <w:divsChild>
        <w:div w:id="62871483">
          <w:marLeft w:val="480"/>
          <w:marRight w:val="0"/>
          <w:marTop w:val="0"/>
          <w:marBottom w:val="0"/>
          <w:divBdr>
            <w:top w:val="none" w:sz="0" w:space="0" w:color="auto"/>
            <w:left w:val="none" w:sz="0" w:space="0" w:color="auto"/>
            <w:bottom w:val="none" w:sz="0" w:space="0" w:color="auto"/>
            <w:right w:val="none" w:sz="0" w:space="0" w:color="auto"/>
          </w:divBdr>
        </w:div>
        <w:div w:id="63530871">
          <w:marLeft w:val="480"/>
          <w:marRight w:val="0"/>
          <w:marTop w:val="0"/>
          <w:marBottom w:val="0"/>
          <w:divBdr>
            <w:top w:val="none" w:sz="0" w:space="0" w:color="auto"/>
            <w:left w:val="none" w:sz="0" w:space="0" w:color="auto"/>
            <w:bottom w:val="none" w:sz="0" w:space="0" w:color="auto"/>
            <w:right w:val="none" w:sz="0" w:space="0" w:color="auto"/>
          </w:divBdr>
        </w:div>
        <w:div w:id="178013286">
          <w:marLeft w:val="480"/>
          <w:marRight w:val="0"/>
          <w:marTop w:val="0"/>
          <w:marBottom w:val="0"/>
          <w:divBdr>
            <w:top w:val="none" w:sz="0" w:space="0" w:color="auto"/>
            <w:left w:val="none" w:sz="0" w:space="0" w:color="auto"/>
            <w:bottom w:val="none" w:sz="0" w:space="0" w:color="auto"/>
            <w:right w:val="none" w:sz="0" w:space="0" w:color="auto"/>
          </w:divBdr>
        </w:div>
        <w:div w:id="189420693">
          <w:marLeft w:val="480"/>
          <w:marRight w:val="0"/>
          <w:marTop w:val="0"/>
          <w:marBottom w:val="0"/>
          <w:divBdr>
            <w:top w:val="none" w:sz="0" w:space="0" w:color="auto"/>
            <w:left w:val="none" w:sz="0" w:space="0" w:color="auto"/>
            <w:bottom w:val="none" w:sz="0" w:space="0" w:color="auto"/>
            <w:right w:val="none" w:sz="0" w:space="0" w:color="auto"/>
          </w:divBdr>
        </w:div>
        <w:div w:id="223175177">
          <w:marLeft w:val="480"/>
          <w:marRight w:val="0"/>
          <w:marTop w:val="0"/>
          <w:marBottom w:val="0"/>
          <w:divBdr>
            <w:top w:val="none" w:sz="0" w:space="0" w:color="auto"/>
            <w:left w:val="none" w:sz="0" w:space="0" w:color="auto"/>
            <w:bottom w:val="none" w:sz="0" w:space="0" w:color="auto"/>
            <w:right w:val="none" w:sz="0" w:space="0" w:color="auto"/>
          </w:divBdr>
        </w:div>
        <w:div w:id="253630786">
          <w:marLeft w:val="480"/>
          <w:marRight w:val="0"/>
          <w:marTop w:val="0"/>
          <w:marBottom w:val="0"/>
          <w:divBdr>
            <w:top w:val="none" w:sz="0" w:space="0" w:color="auto"/>
            <w:left w:val="none" w:sz="0" w:space="0" w:color="auto"/>
            <w:bottom w:val="none" w:sz="0" w:space="0" w:color="auto"/>
            <w:right w:val="none" w:sz="0" w:space="0" w:color="auto"/>
          </w:divBdr>
        </w:div>
        <w:div w:id="322126853">
          <w:marLeft w:val="480"/>
          <w:marRight w:val="0"/>
          <w:marTop w:val="0"/>
          <w:marBottom w:val="0"/>
          <w:divBdr>
            <w:top w:val="none" w:sz="0" w:space="0" w:color="auto"/>
            <w:left w:val="none" w:sz="0" w:space="0" w:color="auto"/>
            <w:bottom w:val="none" w:sz="0" w:space="0" w:color="auto"/>
            <w:right w:val="none" w:sz="0" w:space="0" w:color="auto"/>
          </w:divBdr>
        </w:div>
        <w:div w:id="340862176">
          <w:marLeft w:val="480"/>
          <w:marRight w:val="0"/>
          <w:marTop w:val="0"/>
          <w:marBottom w:val="0"/>
          <w:divBdr>
            <w:top w:val="none" w:sz="0" w:space="0" w:color="auto"/>
            <w:left w:val="none" w:sz="0" w:space="0" w:color="auto"/>
            <w:bottom w:val="none" w:sz="0" w:space="0" w:color="auto"/>
            <w:right w:val="none" w:sz="0" w:space="0" w:color="auto"/>
          </w:divBdr>
        </w:div>
        <w:div w:id="349336415">
          <w:marLeft w:val="480"/>
          <w:marRight w:val="0"/>
          <w:marTop w:val="0"/>
          <w:marBottom w:val="0"/>
          <w:divBdr>
            <w:top w:val="none" w:sz="0" w:space="0" w:color="auto"/>
            <w:left w:val="none" w:sz="0" w:space="0" w:color="auto"/>
            <w:bottom w:val="none" w:sz="0" w:space="0" w:color="auto"/>
            <w:right w:val="none" w:sz="0" w:space="0" w:color="auto"/>
          </w:divBdr>
        </w:div>
        <w:div w:id="411201274">
          <w:marLeft w:val="480"/>
          <w:marRight w:val="0"/>
          <w:marTop w:val="0"/>
          <w:marBottom w:val="0"/>
          <w:divBdr>
            <w:top w:val="none" w:sz="0" w:space="0" w:color="auto"/>
            <w:left w:val="none" w:sz="0" w:space="0" w:color="auto"/>
            <w:bottom w:val="none" w:sz="0" w:space="0" w:color="auto"/>
            <w:right w:val="none" w:sz="0" w:space="0" w:color="auto"/>
          </w:divBdr>
        </w:div>
        <w:div w:id="544106216">
          <w:marLeft w:val="480"/>
          <w:marRight w:val="0"/>
          <w:marTop w:val="0"/>
          <w:marBottom w:val="0"/>
          <w:divBdr>
            <w:top w:val="none" w:sz="0" w:space="0" w:color="auto"/>
            <w:left w:val="none" w:sz="0" w:space="0" w:color="auto"/>
            <w:bottom w:val="none" w:sz="0" w:space="0" w:color="auto"/>
            <w:right w:val="none" w:sz="0" w:space="0" w:color="auto"/>
          </w:divBdr>
        </w:div>
        <w:div w:id="577255943">
          <w:marLeft w:val="480"/>
          <w:marRight w:val="0"/>
          <w:marTop w:val="0"/>
          <w:marBottom w:val="0"/>
          <w:divBdr>
            <w:top w:val="none" w:sz="0" w:space="0" w:color="auto"/>
            <w:left w:val="none" w:sz="0" w:space="0" w:color="auto"/>
            <w:bottom w:val="none" w:sz="0" w:space="0" w:color="auto"/>
            <w:right w:val="none" w:sz="0" w:space="0" w:color="auto"/>
          </w:divBdr>
        </w:div>
        <w:div w:id="617688351">
          <w:marLeft w:val="480"/>
          <w:marRight w:val="0"/>
          <w:marTop w:val="0"/>
          <w:marBottom w:val="0"/>
          <w:divBdr>
            <w:top w:val="none" w:sz="0" w:space="0" w:color="auto"/>
            <w:left w:val="none" w:sz="0" w:space="0" w:color="auto"/>
            <w:bottom w:val="none" w:sz="0" w:space="0" w:color="auto"/>
            <w:right w:val="none" w:sz="0" w:space="0" w:color="auto"/>
          </w:divBdr>
        </w:div>
        <w:div w:id="652759736">
          <w:marLeft w:val="480"/>
          <w:marRight w:val="0"/>
          <w:marTop w:val="0"/>
          <w:marBottom w:val="0"/>
          <w:divBdr>
            <w:top w:val="none" w:sz="0" w:space="0" w:color="auto"/>
            <w:left w:val="none" w:sz="0" w:space="0" w:color="auto"/>
            <w:bottom w:val="none" w:sz="0" w:space="0" w:color="auto"/>
            <w:right w:val="none" w:sz="0" w:space="0" w:color="auto"/>
          </w:divBdr>
        </w:div>
        <w:div w:id="720907118">
          <w:marLeft w:val="480"/>
          <w:marRight w:val="0"/>
          <w:marTop w:val="0"/>
          <w:marBottom w:val="0"/>
          <w:divBdr>
            <w:top w:val="none" w:sz="0" w:space="0" w:color="auto"/>
            <w:left w:val="none" w:sz="0" w:space="0" w:color="auto"/>
            <w:bottom w:val="none" w:sz="0" w:space="0" w:color="auto"/>
            <w:right w:val="none" w:sz="0" w:space="0" w:color="auto"/>
          </w:divBdr>
        </w:div>
        <w:div w:id="792288655">
          <w:marLeft w:val="480"/>
          <w:marRight w:val="0"/>
          <w:marTop w:val="0"/>
          <w:marBottom w:val="0"/>
          <w:divBdr>
            <w:top w:val="none" w:sz="0" w:space="0" w:color="auto"/>
            <w:left w:val="none" w:sz="0" w:space="0" w:color="auto"/>
            <w:bottom w:val="none" w:sz="0" w:space="0" w:color="auto"/>
            <w:right w:val="none" w:sz="0" w:space="0" w:color="auto"/>
          </w:divBdr>
        </w:div>
        <w:div w:id="799693040">
          <w:marLeft w:val="480"/>
          <w:marRight w:val="0"/>
          <w:marTop w:val="0"/>
          <w:marBottom w:val="0"/>
          <w:divBdr>
            <w:top w:val="none" w:sz="0" w:space="0" w:color="auto"/>
            <w:left w:val="none" w:sz="0" w:space="0" w:color="auto"/>
            <w:bottom w:val="none" w:sz="0" w:space="0" w:color="auto"/>
            <w:right w:val="none" w:sz="0" w:space="0" w:color="auto"/>
          </w:divBdr>
        </w:div>
        <w:div w:id="801114279">
          <w:marLeft w:val="480"/>
          <w:marRight w:val="0"/>
          <w:marTop w:val="0"/>
          <w:marBottom w:val="0"/>
          <w:divBdr>
            <w:top w:val="none" w:sz="0" w:space="0" w:color="auto"/>
            <w:left w:val="none" w:sz="0" w:space="0" w:color="auto"/>
            <w:bottom w:val="none" w:sz="0" w:space="0" w:color="auto"/>
            <w:right w:val="none" w:sz="0" w:space="0" w:color="auto"/>
          </w:divBdr>
        </w:div>
        <w:div w:id="819230160">
          <w:marLeft w:val="480"/>
          <w:marRight w:val="0"/>
          <w:marTop w:val="0"/>
          <w:marBottom w:val="0"/>
          <w:divBdr>
            <w:top w:val="none" w:sz="0" w:space="0" w:color="auto"/>
            <w:left w:val="none" w:sz="0" w:space="0" w:color="auto"/>
            <w:bottom w:val="none" w:sz="0" w:space="0" w:color="auto"/>
            <w:right w:val="none" w:sz="0" w:space="0" w:color="auto"/>
          </w:divBdr>
        </w:div>
        <w:div w:id="827552825">
          <w:marLeft w:val="480"/>
          <w:marRight w:val="0"/>
          <w:marTop w:val="0"/>
          <w:marBottom w:val="0"/>
          <w:divBdr>
            <w:top w:val="none" w:sz="0" w:space="0" w:color="auto"/>
            <w:left w:val="none" w:sz="0" w:space="0" w:color="auto"/>
            <w:bottom w:val="none" w:sz="0" w:space="0" w:color="auto"/>
            <w:right w:val="none" w:sz="0" w:space="0" w:color="auto"/>
          </w:divBdr>
        </w:div>
        <w:div w:id="849637115">
          <w:marLeft w:val="480"/>
          <w:marRight w:val="0"/>
          <w:marTop w:val="0"/>
          <w:marBottom w:val="0"/>
          <w:divBdr>
            <w:top w:val="none" w:sz="0" w:space="0" w:color="auto"/>
            <w:left w:val="none" w:sz="0" w:space="0" w:color="auto"/>
            <w:bottom w:val="none" w:sz="0" w:space="0" w:color="auto"/>
            <w:right w:val="none" w:sz="0" w:space="0" w:color="auto"/>
          </w:divBdr>
        </w:div>
        <w:div w:id="915283812">
          <w:marLeft w:val="480"/>
          <w:marRight w:val="0"/>
          <w:marTop w:val="0"/>
          <w:marBottom w:val="0"/>
          <w:divBdr>
            <w:top w:val="none" w:sz="0" w:space="0" w:color="auto"/>
            <w:left w:val="none" w:sz="0" w:space="0" w:color="auto"/>
            <w:bottom w:val="none" w:sz="0" w:space="0" w:color="auto"/>
            <w:right w:val="none" w:sz="0" w:space="0" w:color="auto"/>
          </w:divBdr>
        </w:div>
      </w:divsChild>
    </w:div>
    <w:div w:id="827332601">
      <w:bodyDiv w:val="1"/>
      <w:marLeft w:val="0"/>
      <w:marRight w:val="0"/>
      <w:marTop w:val="0"/>
      <w:marBottom w:val="0"/>
      <w:divBdr>
        <w:top w:val="none" w:sz="0" w:space="0" w:color="auto"/>
        <w:left w:val="none" w:sz="0" w:space="0" w:color="auto"/>
        <w:bottom w:val="none" w:sz="0" w:space="0" w:color="auto"/>
        <w:right w:val="none" w:sz="0" w:space="0" w:color="auto"/>
      </w:divBdr>
    </w:div>
    <w:div w:id="827480083">
      <w:bodyDiv w:val="1"/>
      <w:marLeft w:val="0"/>
      <w:marRight w:val="0"/>
      <w:marTop w:val="0"/>
      <w:marBottom w:val="0"/>
      <w:divBdr>
        <w:top w:val="none" w:sz="0" w:space="0" w:color="auto"/>
        <w:left w:val="none" w:sz="0" w:space="0" w:color="auto"/>
        <w:bottom w:val="none" w:sz="0" w:space="0" w:color="auto"/>
        <w:right w:val="none" w:sz="0" w:space="0" w:color="auto"/>
      </w:divBdr>
    </w:div>
    <w:div w:id="827550642">
      <w:bodyDiv w:val="1"/>
      <w:marLeft w:val="0"/>
      <w:marRight w:val="0"/>
      <w:marTop w:val="0"/>
      <w:marBottom w:val="0"/>
      <w:divBdr>
        <w:top w:val="none" w:sz="0" w:space="0" w:color="auto"/>
        <w:left w:val="none" w:sz="0" w:space="0" w:color="auto"/>
        <w:bottom w:val="none" w:sz="0" w:space="0" w:color="auto"/>
        <w:right w:val="none" w:sz="0" w:space="0" w:color="auto"/>
      </w:divBdr>
    </w:div>
    <w:div w:id="827552912">
      <w:bodyDiv w:val="1"/>
      <w:marLeft w:val="0"/>
      <w:marRight w:val="0"/>
      <w:marTop w:val="0"/>
      <w:marBottom w:val="0"/>
      <w:divBdr>
        <w:top w:val="none" w:sz="0" w:space="0" w:color="auto"/>
        <w:left w:val="none" w:sz="0" w:space="0" w:color="auto"/>
        <w:bottom w:val="none" w:sz="0" w:space="0" w:color="auto"/>
        <w:right w:val="none" w:sz="0" w:space="0" w:color="auto"/>
      </w:divBdr>
    </w:div>
    <w:div w:id="827600395">
      <w:bodyDiv w:val="1"/>
      <w:marLeft w:val="0"/>
      <w:marRight w:val="0"/>
      <w:marTop w:val="0"/>
      <w:marBottom w:val="0"/>
      <w:divBdr>
        <w:top w:val="none" w:sz="0" w:space="0" w:color="auto"/>
        <w:left w:val="none" w:sz="0" w:space="0" w:color="auto"/>
        <w:bottom w:val="none" w:sz="0" w:space="0" w:color="auto"/>
        <w:right w:val="none" w:sz="0" w:space="0" w:color="auto"/>
      </w:divBdr>
    </w:div>
    <w:div w:id="827601330">
      <w:bodyDiv w:val="1"/>
      <w:marLeft w:val="0"/>
      <w:marRight w:val="0"/>
      <w:marTop w:val="0"/>
      <w:marBottom w:val="0"/>
      <w:divBdr>
        <w:top w:val="none" w:sz="0" w:space="0" w:color="auto"/>
        <w:left w:val="none" w:sz="0" w:space="0" w:color="auto"/>
        <w:bottom w:val="none" w:sz="0" w:space="0" w:color="auto"/>
        <w:right w:val="none" w:sz="0" w:space="0" w:color="auto"/>
      </w:divBdr>
    </w:div>
    <w:div w:id="827669926">
      <w:bodyDiv w:val="1"/>
      <w:marLeft w:val="0"/>
      <w:marRight w:val="0"/>
      <w:marTop w:val="0"/>
      <w:marBottom w:val="0"/>
      <w:divBdr>
        <w:top w:val="none" w:sz="0" w:space="0" w:color="auto"/>
        <w:left w:val="none" w:sz="0" w:space="0" w:color="auto"/>
        <w:bottom w:val="none" w:sz="0" w:space="0" w:color="auto"/>
        <w:right w:val="none" w:sz="0" w:space="0" w:color="auto"/>
      </w:divBdr>
    </w:div>
    <w:div w:id="827743106">
      <w:bodyDiv w:val="1"/>
      <w:marLeft w:val="0"/>
      <w:marRight w:val="0"/>
      <w:marTop w:val="0"/>
      <w:marBottom w:val="0"/>
      <w:divBdr>
        <w:top w:val="none" w:sz="0" w:space="0" w:color="auto"/>
        <w:left w:val="none" w:sz="0" w:space="0" w:color="auto"/>
        <w:bottom w:val="none" w:sz="0" w:space="0" w:color="auto"/>
        <w:right w:val="none" w:sz="0" w:space="0" w:color="auto"/>
      </w:divBdr>
    </w:div>
    <w:div w:id="827750817">
      <w:bodyDiv w:val="1"/>
      <w:marLeft w:val="0"/>
      <w:marRight w:val="0"/>
      <w:marTop w:val="0"/>
      <w:marBottom w:val="0"/>
      <w:divBdr>
        <w:top w:val="none" w:sz="0" w:space="0" w:color="auto"/>
        <w:left w:val="none" w:sz="0" w:space="0" w:color="auto"/>
        <w:bottom w:val="none" w:sz="0" w:space="0" w:color="auto"/>
        <w:right w:val="none" w:sz="0" w:space="0" w:color="auto"/>
      </w:divBdr>
    </w:div>
    <w:div w:id="827938774">
      <w:bodyDiv w:val="1"/>
      <w:marLeft w:val="0"/>
      <w:marRight w:val="0"/>
      <w:marTop w:val="0"/>
      <w:marBottom w:val="0"/>
      <w:divBdr>
        <w:top w:val="none" w:sz="0" w:space="0" w:color="auto"/>
        <w:left w:val="none" w:sz="0" w:space="0" w:color="auto"/>
        <w:bottom w:val="none" w:sz="0" w:space="0" w:color="auto"/>
        <w:right w:val="none" w:sz="0" w:space="0" w:color="auto"/>
      </w:divBdr>
    </w:div>
    <w:div w:id="827941913">
      <w:bodyDiv w:val="1"/>
      <w:marLeft w:val="0"/>
      <w:marRight w:val="0"/>
      <w:marTop w:val="0"/>
      <w:marBottom w:val="0"/>
      <w:divBdr>
        <w:top w:val="none" w:sz="0" w:space="0" w:color="auto"/>
        <w:left w:val="none" w:sz="0" w:space="0" w:color="auto"/>
        <w:bottom w:val="none" w:sz="0" w:space="0" w:color="auto"/>
        <w:right w:val="none" w:sz="0" w:space="0" w:color="auto"/>
      </w:divBdr>
    </w:div>
    <w:div w:id="828011834">
      <w:bodyDiv w:val="1"/>
      <w:marLeft w:val="0"/>
      <w:marRight w:val="0"/>
      <w:marTop w:val="0"/>
      <w:marBottom w:val="0"/>
      <w:divBdr>
        <w:top w:val="none" w:sz="0" w:space="0" w:color="auto"/>
        <w:left w:val="none" w:sz="0" w:space="0" w:color="auto"/>
        <w:bottom w:val="none" w:sz="0" w:space="0" w:color="auto"/>
        <w:right w:val="none" w:sz="0" w:space="0" w:color="auto"/>
      </w:divBdr>
    </w:div>
    <w:div w:id="828249017">
      <w:bodyDiv w:val="1"/>
      <w:marLeft w:val="0"/>
      <w:marRight w:val="0"/>
      <w:marTop w:val="0"/>
      <w:marBottom w:val="0"/>
      <w:divBdr>
        <w:top w:val="none" w:sz="0" w:space="0" w:color="auto"/>
        <w:left w:val="none" w:sz="0" w:space="0" w:color="auto"/>
        <w:bottom w:val="none" w:sz="0" w:space="0" w:color="auto"/>
        <w:right w:val="none" w:sz="0" w:space="0" w:color="auto"/>
      </w:divBdr>
    </w:div>
    <w:div w:id="828328614">
      <w:bodyDiv w:val="1"/>
      <w:marLeft w:val="0"/>
      <w:marRight w:val="0"/>
      <w:marTop w:val="0"/>
      <w:marBottom w:val="0"/>
      <w:divBdr>
        <w:top w:val="none" w:sz="0" w:space="0" w:color="auto"/>
        <w:left w:val="none" w:sz="0" w:space="0" w:color="auto"/>
        <w:bottom w:val="none" w:sz="0" w:space="0" w:color="auto"/>
        <w:right w:val="none" w:sz="0" w:space="0" w:color="auto"/>
      </w:divBdr>
    </w:div>
    <w:div w:id="828328786">
      <w:bodyDiv w:val="1"/>
      <w:marLeft w:val="0"/>
      <w:marRight w:val="0"/>
      <w:marTop w:val="0"/>
      <w:marBottom w:val="0"/>
      <w:divBdr>
        <w:top w:val="none" w:sz="0" w:space="0" w:color="auto"/>
        <w:left w:val="none" w:sz="0" w:space="0" w:color="auto"/>
        <w:bottom w:val="none" w:sz="0" w:space="0" w:color="auto"/>
        <w:right w:val="none" w:sz="0" w:space="0" w:color="auto"/>
      </w:divBdr>
    </w:div>
    <w:div w:id="828442093">
      <w:bodyDiv w:val="1"/>
      <w:marLeft w:val="0"/>
      <w:marRight w:val="0"/>
      <w:marTop w:val="0"/>
      <w:marBottom w:val="0"/>
      <w:divBdr>
        <w:top w:val="none" w:sz="0" w:space="0" w:color="auto"/>
        <w:left w:val="none" w:sz="0" w:space="0" w:color="auto"/>
        <w:bottom w:val="none" w:sz="0" w:space="0" w:color="auto"/>
        <w:right w:val="none" w:sz="0" w:space="0" w:color="auto"/>
      </w:divBdr>
    </w:div>
    <w:div w:id="828641013">
      <w:bodyDiv w:val="1"/>
      <w:marLeft w:val="0"/>
      <w:marRight w:val="0"/>
      <w:marTop w:val="0"/>
      <w:marBottom w:val="0"/>
      <w:divBdr>
        <w:top w:val="none" w:sz="0" w:space="0" w:color="auto"/>
        <w:left w:val="none" w:sz="0" w:space="0" w:color="auto"/>
        <w:bottom w:val="none" w:sz="0" w:space="0" w:color="auto"/>
        <w:right w:val="none" w:sz="0" w:space="0" w:color="auto"/>
      </w:divBdr>
    </w:div>
    <w:div w:id="828642873">
      <w:bodyDiv w:val="1"/>
      <w:marLeft w:val="0"/>
      <w:marRight w:val="0"/>
      <w:marTop w:val="0"/>
      <w:marBottom w:val="0"/>
      <w:divBdr>
        <w:top w:val="none" w:sz="0" w:space="0" w:color="auto"/>
        <w:left w:val="none" w:sz="0" w:space="0" w:color="auto"/>
        <w:bottom w:val="none" w:sz="0" w:space="0" w:color="auto"/>
        <w:right w:val="none" w:sz="0" w:space="0" w:color="auto"/>
      </w:divBdr>
    </w:div>
    <w:div w:id="828710185">
      <w:bodyDiv w:val="1"/>
      <w:marLeft w:val="0"/>
      <w:marRight w:val="0"/>
      <w:marTop w:val="0"/>
      <w:marBottom w:val="0"/>
      <w:divBdr>
        <w:top w:val="none" w:sz="0" w:space="0" w:color="auto"/>
        <w:left w:val="none" w:sz="0" w:space="0" w:color="auto"/>
        <w:bottom w:val="none" w:sz="0" w:space="0" w:color="auto"/>
        <w:right w:val="none" w:sz="0" w:space="0" w:color="auto"/>
      </w:divBdr>
    </w:div>
    <w:div w:id="828712217">
      <w:bodyDiv w:val="1"/>
      <w:marLeft w:val="0"/>
      <w:marRight w:val="0"/>
      <w:marTop w:val="0"/>
      <w:marBottom w:val="0"/>
      <w:divBdr>
        <w:top w:val="none" w:sz="0" w:space="0" w:color="auto"/>
        <w:left w:val="none" w:sz="0" w:space="0" w:color="auto"/>
        <w:bottom w:val="none" w:sz="0" w:space="0" w:color="auto"/>
        <w:right w:val="none" w:sz="0" w:space="0" w:color="auto"/>
      </w:divBdr>
    </w:div>
    <w:div w:id="828785646">
      <w:bodyDiv w:val="1"/>
      <w:marLeft w:val="0"/>
      <w:marRight w:val="0"/>
      <w:marTop w:val="0"/>
      <w:marBottom w:val="0"/>
      <w:divBdr>
        <w:top w:val="none" w:sz="0" w:space="0" w:color="auto"/>
        <w:left w:val="none" w:sz="0" w:space="0" w:color="auto"/>
        <w:bottom w:val="none" w:sz="0" w:space="0" w:color="auto"/>
        <w:right w:val="none" w:sz="0" w:space="0" w:color="auto"/>
      </w:divBdr>
    </w:div>
    <w:div w:id="828789972">
      <w:bodyDiv w:val="1"/>
      <w:marLeft w:val="0"/>
      <w:marRight w:val="0"/>
      <w:marTop w:val="0"/>
      <w:marBottom w:val="0"/>
      <w:divBdr>
        <w:top w:val="none" w:sz="0" w:space="0" w:color="auto"/>
        <w:left w:val="none" w:sz="0" w:space="0" w:color="auto"/>
        <w:bottom w:val="none" w:sz="0" w:space="0" w:color="auto"/>
        <w:right w:val="none" w:sz="0" w:space="0" w:color="auto"/>
      </w:divBdr>
    </w:div>
    <w:div w:id="828790773">
      <w:bodyDiv w:val="1"/>
      <w:marLeft w:val="0"/>
      <w:marRight w:val="0"/>
      <w:marTop w:val="0"/>
      <w:marBottom w:val="0"/>
      <w:divBdr>
        <w:top w:val="none" w:sz="0" w:space="0" w:color="auto"/>
        <w:left w:val="none" w:sz="0" w:space="0" w:color="auto"/>
        <w:bottom w:val="none" w:sz="0" w:space="0" w:color="auto"/>
        <w:right w:val="none" w:sz="0" w:space="0" w:color="auto"/>
      </w:divBdr>
    </w:div>
    <w:div w:id="828912009">
      <w:bodyDiv w:val="1"/>
      <w:marLeft w:val="0"/>
      <w:marRight w:val="0"/>
      <w:marTop w:val="0"/>
      <w:marBottom w:val="0"/>
      <w:divBdr>
        <w:top w:val="none" w:sz="0" w:space="0" w:color="auto"/>
        <w:left w:val="none" w:sz="0" w:space="0" w:color="auto"/>
        <w:bottom w:val="none" w:sz="0" w:space="0" w:color="auto"/>
        <w:right w:val="none" w:sz="0" w:space="0" w:color="auto"/>
      </w:divBdr>
    </w:div>
    <w:div w:id="828984914">
      <w:bodyDiv w:val="1"/>
      <w:marLeft w:val="0"/>
      <w:marRight w:val="0"/>
      <w:marTop w:val="0"/>
      <w:marBottom w:val="0"/>
      <w:divBdr>
        <w:top w:val="none" w:sz="0" w:space="0" w:color="auto"/>
        <w:left w:val="none" w:sz="0" w:space="0" w:color="auto"/>
        <w:bottom w:val="none" w:sz="0" w:space="0" w:color="auto"/>
        <w:right w:val="none" w:sz="0" w:space="0" w:color="auto"/>
      </w:divBdr>
    </w:div>
    <w:div w:id="829104330">
      <w:bodyDiv w:val="1"/>
      <w:marLeft w:val="0"/>
      <w:marRight w:val="0"/>
      <w:marTop w:val="0"/>
      <w:marBottom w:val="0"/>
      <w:divBdr>
        <w:top w:val="none" w:sz="0" w:space="0" w:color="auto"/>
        <w:left w:val="none" w:sz="0" w:space="0" w:color="auto"/>
        <w:bottom w:val="none" w:sz="0" w:space="0" w:color="auto"/>
        <w:right w:val="none" w:sz="0" w:space="0" w:color="auto"/>
      </w:divBdr>
    </w:div>
    <w:div w:id="829104785">
      <w:bodyDiv w:val="1"/>
      <w:marLeft w:val="0"/>
      <w:marRight w:val="0"/>
      <w:marTop w:val="0"/>
      <w:marBottom w:val="0"/>
      <w:divBdr>
        <w:top w:val="none" w:sz="0" w:space="0" w:color="auto"/>
        <w:left w:val="none" w:sz="0" w:space="0" w:color="auto"/>
        <w:bottom w:val="none" w:sz="0" w:space="0" w:color="auto"/>
        <w:right w:val="none" w:sz="0" w:space="0" w:color="auto"/>
      </w:divBdr>
    </w:div>
    <w:div w:id="829293801">
      <w:bodyDiv w:val="1"/>
      <w:marLeft w:val="0"/>
      <w:marRight w:val="0"/>
      <w:marTop w:val="0"/>
      <w:marBottom w:val="0"/>
      <w:divBdr>
        <w:top w:val="none" w:sz="0" w:space="0" w:color="auto"/>
        <w:left w:val="none" w:sz="0" w:space="0" w:color="auto"/>
        <w:bottom w:val="none" w:sz="0" w:space="0" w:color="auto"/>
        <w:right w:val="none" w:sz="0" w:space="0" w:color="auto"/>
      </w:divBdr>
      <w:divsChild>
        <w:div w:id="24450857">
          <w:marLeft w:val="480"/>
          <w:marRight w:val="0"/>
          <w:marTop w:val="0"/>
          <w:marBottom w:val="0"/>
          <w:divBdr>
            <w:top w:val="none" w:sz="0" w:space="0" w:color="auto"/>
            <w:left w:val="none" w:sz="0" w:space="0" w:color="auto"/>
            <w:bottom w:val="none" w:sz="0" w:space="0" w:color="auto"/>
            <w:right w:val="none" w:sz="0" w:space="0" w:color="auto"/>
          </w:divBdr>
        </w:div>
        <w:div w:id="39136170">
          <w:marLeft w:val="480"/>
          <w:marRight w:val="0"/>
          <w:marTop w:val="0"/>
          <w:marBottom w:val="0"/>
          <w:divBdr>
            <w:top w:val="none" w:sz="0" w:space="0" w:color="auto"/>
            <w:left w:val="none" w:sz="0" w:space="0" w:color="auto"/>
            <w:bottom w:val="none" w:sz="0" w:space="0" w:color="auto"/>
            <w:right w:val="none" w:sz="0" w:space="0" w:color="auto"/>
          </w:divBdr>
        </w:div>
        <w:div w:id="76370454">
          <w:marLeft w:val="480"/>
          <w:marRight w:val="0"/>
          <w:marTop w:val="0"/>
          <w:marBottom w:val="0"/>
          <w:divBdr>
            <w:top w:val="none" w:sz="0" w:space="0" w:color="auto"/>
            <w:left w:val="none" w:sz="0" w:space="0" w:color="auto"/>
            <w:bottom w:val="none" w:sz="0" w:space="0" w:color="auto"/>
            <w:right w:val="none" w:sz="0" w:space="0" w:color="auto"/>
          </w:divBdr>
        </w:div>
        <w:div w:id="77210947">
          <w:marLeft w:val="480"/>
          <w:marRight w:val="0"/>
          <w:marTop w:val="0"/>
          <w:marBottom w:val="0"/>
          <w:divBdr>
            <w:top w:val="none" w:sz="0" w:space="0" w:color="auto"/>
            <w:left w:val="none" w:sz="0" w:space="0" w:color="auto"/>
            <w:bottom w:val="none" w:sz="0" w:space="0" w:color="auto"/>
            <w:right w:val="none" w:sz="0" w:space="0" w:color="auto"/>
          </w:divBdr>
        </w:div>
        <w:div w:id="173695401">
          <w:marLeft w:val="480"/>
          <w:marRight w:val="0"/>
          <w:marTop w:val="0"/>
          <w:marBottom w:val="0"/>
          <w:divBdr>
            <w:top w:val="none" w:sz="0" w:space="0" w:color="auto"/>
            <w:left w:val="none" w:sz="0" w:space="0" w:color="auto"/>
            <w:bottom w:val="none" w:sz="0" w:space="0" w:color="auto"/>
            <w:right w:val="none" w:sz="0" w:space="0" w:color="auto"/>
          </w:divBdr>
        </w:div>
        <w:div w:id="192697235">
          <w:marLeft w:val="480"/>
          <w:marRight w:val="0"/>
          <w:marTop w:val="0"/>
          <w:marBottom w:val="0"/>
          <w:divBdr>
            <w:top w:val="none" w:sz="0" w:space="0" w:color="auto"/>
            <w:left w:val="none" w:sz="0" w:space="0" w:color="auto"/>
            <w:bottom w:val="none" w:sz="0" w:space="0" w:color="auto"/>
            <w:right w:val="none" w:sz="0" w:space="0" w:color="auto"/>
          </w:divBdr>
        </w:div>
        <w:div w:id="281959847">
          <w:marLeft w:val="480"/>
          <w:marRight w:val="0"/>
          <w:marTop w:val="0"/>
          <w:marBottom w:val="0"/>
          <w:divBdr>
            <w:top w:val="none" w:sz="0" w:space="0" w:color="auto"/>
            <w:left w:val="none" w:sz="0" w:space="0" w:color="auto"/>
            <w:bottom w:val="none" w:sz="0" w:space="0" w:color="auto"/>
            <w:right w:val="none" w:sz="0" w:space="0" w:color="auto"/>
          </w:divBdr>
        </w:div>
        <w:div w:id="415782943">
          <w:marLeft w:val="480"/>
          <w:marRight w:val="0"/>
          <w:marTop w:val="0"/>
          <w:marBottom w:val="0"/>
          <w:divBdr>
            <w:top w:val="none" w:sz="0" w:space="0" w:color="auto"/>
            <w:left w:val="none" w:sz="0" w:space="0" w:color="auto"/>
            <w:bottom w:val="none" w:sz="0" w:space="0" w:color="auto"/>
            <w:right w:val="none" w:sz="0" w:space="0" w:color="auto"/>
          </w:divBdr>
        </w:div>
        <w:div w:id="479347287">
          <w:marLeft w:val="480"/>
          <w:marRight w:val="0"/>
          <w:marTop w:val="0"/>
          <w:marBottom w:val="0"/>
          <w:divBdr>
            <w:top w:val="none" w:sz="0" w:space="0" w:color="auto"/>
            <w:left w:val="none" w:sz="0" w:space="0" w:color="auto"/>
            <w:bottom w:val="none" w:sz="0" w:space="0" w:color="auto"/>
            <w:right w:val="none" w:sz="0" w:space="0" w:color="auto"/>
          </w:divBdr>
        </w:div>
        <w:div w:id="508762747">
          <w:marLeft w:val="480"/>
          <w:marRight w:val="0"/>
          <w:marTop w:val="0"/>
          <w:marBottom w:val="0"/>
          <w:divBdr>
            <w:top w:val="none" w:sz="0" w:space="0" w:color="auto"/>
            <w:left w:val="none" w:sz="0" w:space="0" w:color="auto"/>
            <w:bottom w:val="none" w:sz="0" w:space="0" w:color="auto"/>
            <w:right w:val="none" w:sz="0" w:space="0" w:color="auto"/>
          </w:divBdr>
        </w:div>
        <w:div w:id="560212446">
          <w:marLeft w:val="480"/>
          <w:marRight w:val="0"/>
          <w:marTop w:val="0"/>
          <w:marBottom w:val="0"/>
          <w:divBdr>
            <w:top w:val="none" w:sz="0" w:space="0" w:color="auto"/>
            <w:left w:val="none" w:sz="0" w:space="0" w:color="auto"/>
            <w:bottom w:val="none" w:sz="0" w:space="0" w:color="auto"/>
            <w:right w:val="none" w:sz="0" w:space="0" w:color="auto"/>
          </w:divBdr>
        </w:div>
        <w:div w:id="587468920">
          <w:marLeft w:val="480"/>
          <w:marRight w:val="0"/>
          <w:marTop w:val="0"/>
          <w:marBottom w:val="0"/>
          <w:divBdr>
            <w:top w:val="none" w:sz="0" w:space="0" w:color="auto"/>
            <w:left w:val="none" w:sz="0" w:space="0" w:color="auto"/>
            <w:bottom w:val="none" w:sz="0" w:space="0" w:color="auto"/>
            <w:right w:val="none" w:sz="0" w:space="0" w:color="auto"/>
          </w:divBdr>
        </w:div>
        <w:div w:id="696390850">
          <w:marLeft w:val="480"/>
          <w:marRight w:val="0"/>
          <w:marTop w:val="0"/>
          <w:marBottom w:val="0"/>
          <w:divBdr>
            <w:top w:val="none" w:sz="0" w:space="0" w:color="auto"/>
            <w:left w:val="none" w:sz="0" w:space="0" w:color="auto"/>
            <w:bottom w:val="none" w:sz="0" w:space="0" w:color="auto"/>
            <w:right w:val="none" w:sz="0" w:space="0" w:color="auto"/>
          </w:divBdr>
        </w:div>
        <w:div w:id="723720337">
          <w:marLeft w:val="480"/>
          <w:marRight w:val="0"/>
          <w:marTop w:val="0"/>
          <w:marBottom w:val="0"/>
          <w:divBdr>
            <w:top w:val="none" w:sz="0" w:space="0" w:color="auto"/>
            <w:left w:val="none" w:sz="0" w:space="0" w:color="auto"/>
            <w:bottom w:val="none" w:sz="0" w:space="0" w:color="auto"/>
            <w:right w:val="none" w:sz="0" w:space="0" w:color="auto"/>
          </w:divBdr>
        </w:div>
        <w:div w:id="858665876">
          <w:marLeft w:val="480"/>
          <w:marRight w:val="0"/>
          <w:marTop w:val="0"/>
          <w:marBottom w:val="0"/>
          <w:divBdr>
            <w:top w:val="none" w:sz="0" w:space="0" w:color="auto"/>
            <w:left w:val="none" w:sz="0" w:space="0" w:color="auto"/>
            <w:bottom w:val="none" w:sz="0" w:space="0" w:color="auto"/>
            <w:right w:val="none" w:sz="0" w:space="0" w:color="auto"/>
          </w:divBdr>
        </w:div>
      </w:divsChild>
    </w:div>
    <w:div w:id="829296639">
      <w:bodyDiv w:val="1"/>
      <w:marLeft w:val="0"/>
      <w:marRight w:val="0"/>
      <w:marTop w:val="0"/>
      <w:marBottom w:val="0"/>
      <w:divBdr>
        <w:top w:val="none" w:sz="0" w:space="0" w:color="auto"/>
        <w:left w:val="none" w:sz="0" w:space="0" w:color="auto"/>
        <w:bottom w:val="none" w:sz="0" w:space="0" w:color="auto"/>
        <w:right w:val="none" w:sz="0" w:space="0" w:color="auto"/>
      </w:divBdr>
    </w:div>
    <w:div w:id="829365850">
      <w:bodyDiv w:val="1"/>
      <w:marLeft w:val="0"/>
      <w:marRight w:val="0"/>
      <w:marTop w:val="0"/>
      <w:marBottom w:val="0"/>
      <w:divBdr>
        <w:top w:val="none" w:sz="0" w:space="0" w:color="auto"/>
        <w:left w:val="none" w:sz="0" w:space="0" w:color="auto"/>
        <w:bottom w:val="none" w:sz="0" w:space="0" w:color="auto"/>
        <w:right w:val="none" w:sz="0" w:space="0" w:color="auto"/>
      </w:divBdr>
    </w:div>
    <w:div w:id="829517838">
      <w:bodyDiv w:val="1"/>
      <w:marLeft w:val="0"/>
      <w:marRight w:val="0"/>
      <w:marTop w:val="0"/>
      <w:marBottom w:val="0"/>
      <w:divBdr>
        <w:top w:val="none" w:sz="0" w:space="0" w:color="auto"/>
        <w:left w:val="none" w:sz="0" w:space="0" w:color="auto"/>
        <w:bottom w:val="none" w:sz="0" w:space="0" w:color="auto"/>
        <w:right w:val="none" w:sz="0" w:space="0" w:color="auto"/>
      </w:divBdr>
    </w:div>
    <w:div w:id="829756053">
      <w:bodyDiv w:val="1"/>
      <w:marLeft w:val="0"/>
      <w:marRight w:val="0"/>
      <w:marTop w:val="0"/>
      <w:marBottom w:val="0"/>
      <w:divBdr>
        <w:top w:val="none" w:sz="0" w:space="0" w:color="auto"/>
        <w:left w:val="none" w:sz="0" w:space="0" w:color="auto"/>
        <w:bottom w:val="none" w:sz="0" w:space="0" w:color="auto"/>
        <w:right w:val="none" w:sz="0" w:space="0" w:color="auto"/>
      </w:divBdr>
    </w:div>
    <w:div w:id="829759181">
      <w:bodyDiv w:val="1"/>
      <w:marLeft w:val="0"/>
      <w:marRight w:val="0"/>
      <w:marTop w:val="0"/>
      <w:marBottom w:val="0"/>
      <w:divBdr>
        <w:top w:val="none" w:sz="0" w:space="0" w:color="auto"/>
        <w:left w:val="none" w:sz="0" w:space="0" w:color="auto"/>
        <w:bottom w:val="none" w:sz="0" w:space="0" w:color="auto"/>
        <w:right w:val="none" w:sz="0" w:space="0" w:color="auto"/>
      </w:divBdr>
    </w:div>
    <w:div w:id="830022744">
      <w:bodyDiv w:val="1"/>
      <w:marLeft w:val="0"/>
      <w:marRight w:val="0"/>
      <w:marTop w:val="0"/>
      <w:marBottom w:val="0"/>
      <w:divBdr>
        <w:top w:val="none" w:sz="0" w:space="0" w:color="auto"/>
        <w:left w:val="none" w:sz="0" w:space="0" w:color="auto"/>
        <w:bottom w:val="none" w:sz="0" w:space="0" w:color="auto"/>
        <w:right w:val="none" w:sz="0" w:space="0" w:color="auto"/>
      </w:divBdr>
    </w:div>
    <w:div w:id="830023288">
      <w:bodyDiv w:val="1"/>
      <w:marLeft w:val="0"/>
      <w:marRight w:val="0"/>
      <w:marTop w:val="0"/>
      <w:marBottom w:val="0"/>
      <w:divBdr>
        <w:top w:val="none" w:sz="0" w:space="0" w:color="auto"/>
        <w:left w:val="none" w:sz="0" w:space="0" w:color="auto"/>
        <w:bottom w:val="none" w:sz="0" w:space="0" w:color="auto"/>
        <w:right w:val="none" w:sz="0" w:space="0" w:color="auto"/>
      </w:divBdr>
    </w:div>
    <w:div w:id="830104605">
      <w:bodyDiv w:val="1"/>
      <w:marLeft w:val="0"/>
      <w:marRight w:val="0"/>
      <w:marTop w:val="0"/>
      <w:marBottom w:val="0"/>
      <w:divBdr>
        <w:top w:val="none" w:sz="0" w:space="0" w:color="auto"/>
        <w:left w:val="none" w:sz="0" w:space="0" w:color="auto"/>
        <w:bottom w:val="none" w:sz="0" w:space="0" w:color="auto"/>
        <w:right w:val="none" w:sz="0" w:space="0" w:color="auto"/>
      </w:divBdr>
    </w:div>
    <w:div w:id="830214428">
      <w:bodyDiv w:val="1"/>
      <w:marLeft w:val="0"/>
      <w:marRight w:val="0"/>
      <w:marTop w:val="0"/>
      <w:marBottom w:val="0"/>
      <w:divBdr>
        <w:top w:val="none" w:sz="0" w:space="0" w:color="auto"/>
        <w:left w:val="none" w:sz="0" w:space="0" w:color="auto"/>
        <w:bottom w:val="none" w:sz="0" w:space="0" w:color="auto"/>
        <w:right w:val="none" w:sz="0" w:space="0" w:color="auto"/>
      </w:divBdr>
      <w:divsChild>
        <w:div w:id="5912685">
          <w:marLeft w:val="480"/>
          <w:marRight w:val="0"/>
          <w:marTop w:val="0"/>
          <w:marBottom w:val="0"/>
          <w:divBdr>
            <w:top w:val="none" w:sz="0" w:space="0" w:color="auto"/>
            <w:left w:val="none" w:sz="0" w:space="0" w:color="auto"/>
            <w:bottom w:val="none" w:sz="0" w:space="0" w:color="auto"/>
            <w:right w:val="none" w:sz="0" w:space="0" w:color="auto"/>
          </w:divBdr>
        </w:div>
        <w:div w:id="8261166">
          <w:marLeft w:val="480"/>
          <w:marRight w:val="0"/>
          <w:marTop w:val="0"/>
          <w:marBottom w:val="0"/>
          <w:divBdr>
            <w:top w:val="none" w:sz="0" w:space="0" w:color="auto"/>
            <w:left w:val="none" w:sz="0" w:space="0" w:color="auto"/>
            <w:bottom w:val="none" w:sz="0" w:space="0" w:color="auto"/>
            <w:right w:val="none" w:sz="0" w:space="0" w:color="auto"/>
          </w:divBdr>
        </w:div>
        <w:div w:id="13465699">
          <w:marLeft w:val="480"/>
          <w:marRight w:val="0"/>
          <w:marTop w:val="0"/>
          <w:marBottom w:val="0"/>
          <w:divBdr>
            <w:top w:val="none" w:sz="0" w:space="0" w:color="auto"/>
            <w:left w:val="none" w:sz="0" w:space="0" w:color="auto"/>
            <w:bottom w:val="none" w:sz="0" w:space="0" w:color="auto"/>
            <w:right w:val="none" w:sz="0" w:space="0" w:color="auto"/>
          </w:divBdr>
        </w:div>
        <w:div w:id="20395862">
          <w:marLeft w:val="480"/>
          <w:marRight w:val="0"/>
          <w:marTop w:val="0"/>
          <w:marBottom w:val="0"/>
          <w:divBdr>
            <w:top w:val="none" w:sz="0" w:space="0" w:color="auto"/>
            <w:left w:val="none" w:sz="0" w:space="0" w:color="auto"/>
            <w:bottom w:val="none" w:sz="0" w:space="0" w:color="auto"/>
            <w:right w:val="none" w:sz="0" w:space="0" w:color="auto"/>
          </w:divBdr>
        </w:div>
        <w:div w:id="70658530">
          <w:marLeft w:val="480"/>
          <w:marRight w:val="0"/>
          <w:marTop w:val="0"/>
          <w:marBottom w:val="0"/>
          <w:divBdr>
            <w:top w:val="none" w:sz="0" w:space="0" w:color="auto"/>
            <w:left w:val="none" w:sz="0" w:space="0" w:color="auto"/>
            <w:bottom w:val="none" w:sz="0" w:space="0" w:color="auto"/>
            <w:right w:val="none" w:sz="0" w:space="0" w:color="auto"/>
          </w:divBdr>
        </w:div>
        <w:div w:id="87162997">
          <w:marLeft w:val="480"/>
          <w:marRight w:val="0"/>
          <w:marTop w:val="0"/>
          <w:marBottom w:val="0"/>
          <w:divBdr>
            <w:top w:val="none" w:sz="0" w:space="0" w:color="auto"/>
            <w:left w:val="none" w:sz="0" w:space="0" w:color="auto"/>
            <w:bottom w:val="none" w:sz="0" w:space="0" w:color="auto"/>
            <w:right w:val="none" w:sz="0" w:space="0" w:color="auto"/>
          </w:divBdr>
        </w:div>
        <w:div w:id="103693597">
          <w:marLeft w:val="480"/>
          <w:marRight w:val="0"/>
          <w:marTop w:val="0"/>
          <w:marBottom w:val="0"/>
          <w:divBdr>
            <w:top w:val="none" w:sz="0" w:space="0" w:color="auto"/>
            <w:left w:val="none" w:sz="0" w:space="0" w:color="auto"/>
            <w:bottom w:val="none" w:sz="0" w:space="0" w:color="auto"/>
            <w:right w:val="none" w:sz="0" w:space="0" w:color="auto"/>
          </w:divBdr>
        </w:div>
        <w:div w:id="130441866">
          <w:marLeft w:val="480"/>
          <w:marRight w:val="0"/>
          <w:marTop w:val="0"/>
          <w:marBottom w:val="0"/>
          <w:divBdr>
            <w:top w:val="none" w:sz="0" w:space="0" w:color="auto"/>
            <w:left w:val="none" w:sz="0" w:space="0" w:color="auto"/>
            <w:bottom w:val="none" w:sz="0" w:space="0" w:color="auto"/>
            <w:right w:val="none" w:sz="0" w:space="0" w:color="auto"/>
          </w:divBdr>
        </w:div>
        <w:div w:id="200435210">
          <w:marLeft w:val="480"/>
          <w:marRight w:val="0"/>
          <w:marTop w:val="0"/>
          <w:marBottom w:val="0"/>
          <w:divBdr>
            <w:top w:val="none" w:sz="0" w:space="0" w:color="auto"/>
            <w:left w:val="none" w:sz="0" w:space="0" w:color="auto"/>
            <w:bottom w:val="none" w:sz="0" w:space="0" w:color="auto"/>
            <w:right w:val="none" w:sz="0" w:space="0" w:color="auto"/>
          </w:divBdr>
        </w:div>
        <w:div w:id="230888823">
          <w:marLeft w:val="480"/>
          <w:marRight w:val="0"/>
          <w:marTop w:val="0"/>
          <w:marBottom w:val="0"/>
          <w:divBdr>
            <w:top w:val="none" w:sz="0" w:space="0" w:color="auto"/>
            <w:left w:val="none" w:sz="0" w:space="0" w:color="auto"/>
            <w:bottom w:val="none" w:sz="0" w:space="0" w:color="auto"/>
            <w:right w:val="none" w:sz="0" w:space="0" w:color="auto"/>
          </w:divBdr>
        </w:div>
        <w:div w:id="292172732">
          <w:marLeft w:val="480"/>
          <w:marRight w:val="0"/>
          <w:marTop w:val="0"/>
          <w:marBottom w:val="0"/>
          <w:divBdr>
            <w:top w:val="none" w:sz="0" w:space="0" w:color="auto"/>
            <w:left w:val="none" w:sz="0" w:space="0" w:color="auto"/>
            <w:bottom w:val="none" w:sz="0" w:space="0" w:color="auto"/>
            <w:right w:val="none" w:sz="0" w:space="0" w:color="auto"/>
          </w:divBdr>
        </w:div>
        <w:div w:id="293020807">
          <w:marLeft w:val="480"/>
          <w:marRight w:val="0"/>
          <w:marTop w:val="0"/>
          <w:marBottom w:val="0"/>
          <w:divBdr>
            <w:top w:val="none" w:sz="0" w:space="0" w:color="auto"/>
            <w:left w:val="none" w:sz="0" w:space="0" w:color="auto"/>
            <w:bottom w:val="none" w:sz="0" w:space="0" w:color="auto"/>
            <w:right w:val="none" w:sz="0" w:space="0" w:color="auto"/>
          </w:divBdr>
        </w:div>
        <w:div w:id="343168592">
          <w:marLeft w:val="480"/>
          <w:marRight w:val="0"/>
          <w:marTop w:val="0"/>
          <w:marBottom w:val="0"/>
          <w:divBdr>
            <w:top w:val="none" w:sz="0" w:space="0" w:color="auto"/>
            <w:left w:val="none" w:sz="0" w:space="0" w:color="auto"/>
            <w:bottom w:val="none" w:sz="0" w:space="0" w:color="auto"/>
            <w:right w:val="none" w:sz="0" w:space="0" w:color="auto"/>
          </w:divBdr>
        </w:div>
        <w:div w:id="345443537">
          <w:marLeft w:val="480"/>
          <w:marRight w:val="0"/>
          <w:marTop w:val="0"/>
          <w:marBottom w:val="0"/>
          <w:divBdr>
            <w:top w:val="none" w:sz="0" w:space="0" w:color="auto"/>
            <w:left w:val="none" w:sz="0" w:space="0" w:color="auto"/>
            <w:bottom w:val="none" w:sz="0" w:space="0" w:color="auto"/>
            <w:right w:val="none" w:sz="0" w:space="0" w:color="auto"/>
          </w:divBdr>
        </w:div>
        <w:div w:id="378357794">
          <w:marLeft w:val="480"/>
          <w:marRight w:val="0"/>
          <w:marTop w:val="0"/>
          <w:marBottom w:val="0"/>
          <w:divBdr>
            <w:top w:val="none" w:sz="0" w:space="0" w:color="auto"/>
            <w:left w:val="none" w:sz="0" w:space="0" w:color="auto"/>
            <w:bottom w:val="none" w:sz="0" w:space="0" w:color="auto"/>
            <w:right w:val="none" w:sz="0" w:space="0" w:color="auto"/>
          </w:divBdr>
        </w:div>
        <w:div w:id="505437360">
          <w:marLeft w:val="480"/>
          <w:marRight w:val="0"/>
          <w:marTop w:val="0"/>
          <w:marBottom w:val="0"/>
          <w:divBdr>
            <w:top w:val="none" w:sz="0" w:space="0" w:color="auto"/>
            <w:left w:val="none" w:sz="0" w:space="0" w:color="auto"/>
            <w:bottom w:val="none" w:sz="0" w:space="0" w:color="auto"/>
            <w:right w:val="none" w:sz="0" w:space="0" w:color="auto"/>
          </w:divBdr>
        </w:div>
        <w:div w:id="545681708">
          <w:marLeft w:val="480"/>
          <w:marRight w:val="0"/>
          <w:marTop w:val="0"/>
          <w:marBottom w:val="0"/>
          <w:divBdr>
            <w:top w:val="none" w:sz="0" w:space="0" w:color="auto"/>
            <w:left w:val="none" w:sz="0" w:space="0" w:color="auto"/>
            <w:bottom w:val="none" w:sz="0" w:space="0" w:color="auto"/>
            <w:right w:val="none" w:sz="0" w:space="0" w:color="auto"/>
          </w:divBdr>
        </w:div>
        <w:div w:id="547691877">
          <w:marLeft w:val="480"/>
          <w:marRight w:val="0"/>
          <w:marTop w:val="0"/>
          <w:marBottom w:val="0"/>
          <w:divBdr>
            <w:top w:val="none" w:sz="0" w:space="0" w:color="auto"/>
            <w:left w:val="none" w:sz="0" w:space="0" w:color="auto"/>
            <w:bottom w:val="none" w:sz="0" w:space="0" w:color="auto"/>
            <w:right w:val="none" w:sz="0" w:space="0" w:color="auto"/>
          </w:divBdr>
        </w:div>
        <w:div w:id="638456230">
          <w:marLeft w:val="480"/>
          <w:marRight w:val="0"/>
          <w:marTop w:val="0"/>
          <w:marBottom w:val="0"/>
          <w:divBdr>
            <w:top w:val="none" w:sz="0" w:space="0" w:color="auto"/>
            <w:left w:val="none" w:sz="0" w:space="0" w:color="auto"/>
            <w:bottom w:val="none" w:sz="0" w:space="0" w:color="auto"/>
            <w:right w:val="none" w:sz="0" w:space="0" w:color="auto"/>
          </w:divBdr>
        </w:div>
        <w:div w:id="702024208">
          <w:marLeft w:val="480"/>
          <w:marRight w:val="0"/>
          <w:marTop w:val="0"/>
          <w:marBottom w:val="0"/>
          <w:divBdr>
            <w:top w:val="none" w:sz="0" w:space="0" w:color="auto"/>
            <w:left w:val="none" w:sz="0" w:space="0" w:color="auto"/>
            <w:bottom w:val="none" w:sz="0" w:space="0" w:color="auto"/>
            <w:right w:val="none" w:sz="0" w:space="0" w:color="auto"/>
          </w:divBdr>
        </w:div>
        <w:div w:id="720787141">
          <w:marLeft w:val="480"/>
          <w:marRight w:val="0"/>
          <w:marTop w:val="0"/>
          <w:marBottom w:val="0"/>
          <w:divBdr>
            <w:top w:val="none" w:sz="0" w:space="0" w:color="auto"/>
            <w:left w:val="none" w:sz="0" w:space="0" w:color="auto"/>
            <w:bottom w:val="none" w:sz="0" w:space="0" w:color="auto"/>
            <w:right w:val="none" w:sz="0" w:space="0" w:color="auto"/>
          </w:divBdr>
        </w:div>
        <w:div w:id="763958165">
          <w:marLeft w:val="480"/>
          <w:marRight w:val="0"/>
          <w:marTop w:val="0"/>
          <w:marBottom w:val="0"/>
          <w:divBdr>
            <w:top w:val="none" w:sz="0" w:space="0" w:color="auto"/>
            <w:left w:val="none" w:sz="0" w:space="0" w:color="auto"/>
            <w:bottom w:val="none" w:sz="0" w:space="0" w:color="auto"/>
            <w:right w:val="none" w:sz="0" w:space="0" w:color="auto"/>
          </w:divBdr>
        </w:div>
        <w:div w:id="783697212">
          <w:marLeft w:val="480"/>
          <w:marRight w:val="0"/>
          <w:marTop w:val="0"/>
          <w:marBottom w:val="0"/>
          <w:divBdr>
            <w:top w:val="none" w:sz="0" w:space="0" w:color="auto"/>
            <w:left w:val="none" w:sz="0" w:space="0" w:color="auto"/>
            <w:bottom w:val="none" w:sz="0" w:space="0" w:color="auto"/>
            <w:right w:val="none" w:sz="0" w:space="0" w:color="auto"/>
          </w:divBdr>
        </w:div>
        <w:div w:id="799768270">
          <w:marLeft w:val="480"/>
          <w:marRight w:val="0"/>
          <w:marTop w:val="0"/>
          <w:marBottom w:val="0"/>
          <w:divBdr>
            <w:top w:val="none" w:sz="0" w:space="0" w:color="auto"/>
            <w:left w:val="none" w:sz="0" w:space="0" w:color="auto"/>
            <w:bottom w:val="none" w:sz="0" w:space="0" w:color="auto"/>
            <w:right w:val="none" w:sz="0" w:space="0" w:color="auto"/>
          </w:divBdr>
        </w:div>
        <w:div w:id="823544227">
          <w:marLeft w:val="480"/>
          <w:marRight w:val="0"/>
          <w:marTop w:val="0"/>
          <w:marBottom w:val="0"/>
          <w:divBdr>
            <w:top w:val="none" w:sz="0" w:space="0" w:color="auto"/>
            <w:left w:val="none" w:sz="0" w:space="0" w:color="auto"/>
            <w:bottom w:val="none" w:sz="0" w:space="0" w:color="auto"/>
            <w:right w:val="none" w:sz="0" w:space="0" w:color="auto"/>
          </w:divBdr>
        </w:div>
        <w:div w:id="861481293">
          <w:marLeft w:val="480"/>
          <w:marRight w:val="0"/>
          <w:marTop w:val="0"/>
          <w:marBottom w:val="0"/>
          <w:divBdr>
            <w:top w:val="none" w:sz="0" w:space="0" w:color="auto"/>
            <w:left w:val="none" w:sz="0" w:space="0" w:color="auto"/>
            <w:bottom w:val="none" w:sz="0" w:space="0" w:color="auto"/>
            <w:right w:val="none" w:sz="0" w:space="0" w:color="auto"/>
          </w:divBdr>
        </w:div>
        <w:div w:id="870731538">
          <w:marLeft w:val="480"/>
          <w:marRight w:val="0"/>
          <w:marTop w:val="0"/>
          <w:marBottom w:val="0"/>
          <w:divBdr>
            <w:top w:val="none" w:sz="0" w:space="0" w:color="auto"/>
            <w:left w:val="none" w:sz="0" w:space="0" w:color="auto"/>
            <w:bottom w:val="none" w:sz="0" w:space="0" w:color="auto"/>
            <w:right w:val="none" w:sz="0" w:space="0" w:color="auto"/>
          </w:divBdr>
        </w:div>
      </w:divsChild>
    </w:div>
    <w:div w:id="830289384">
      <w:bodyDiv w:val="1"/>
      <w:marLeft w:val="0"/>
      <w:marRight w:val="0"/>
      <w:marTop w:val="0"/>
      <w:marBottom w:val="0"/>
      <w:divBdr>
        <w:top w:val="none" w:sz="0" w:space="0" w:color="auto"/>
        <w:left w:val="none" w:sz="0" w:space="0" w:color="auto"/>
        <w:bottom w:val="none" w:sz="0" w:space="0" w:color="auto"/>
        <w:right w:val="none" w:sz="0" w:space="0" w:color="auto"/>
      </w:divBdr>
    </w:div>
    <w:div w:id="830296675">
      <w:bodyDiv w:val="1"/>
      <w:marLeft w:val="0"/>
      <w:marRight w:val="0"/>
      <w:marTop w:val="0"/>
      <w:marBottom w:val="0"/>
      <w:divBdr>
        <w:top w:val="none" w:sz="0" w:space="0" w:color="auto"/>
        <w:left w:val="none" w:sz="0" w:space="0" w:color="auto"/>
        <w:bottom w:val="none" w:sz="0" w:space="0" w:color="auto"/>
        <w:right w:val="none" w:sz="0" w:space="0" w:color="auto"/>
      </w:divBdr>
    </w:div>
    <w:div w:id="830410116">
      <w:bodyDiv w:val="1"/>
      <w:marLeft w:val="0"/>
      <w:marRight w:val="0"/>
      <w:marTop w:val="0"/>
      <w:marBottom w:val="0"/>
      <w:divBdr>
        <w:top w:val="none" w:sz="0" w:space="0" w:color="auto"/>
        <w:left w:val="none" w:sz="0" w:space="0" w:color="auto"/>
        <w:bottom w:val="none" w:sz="0" w:space="0" w:color="auto"/>
        <w:right w:val="none" w:sz="0" w:space="0" w:color="auto"/>
      </w:divBdr>
    </w:div>
    <w:div w:id="830413849">
      <w:bodyDiv w:val="1"/>
      <w:marLeft w:val="0"/>
      <w:marRight w:val="0"/>
      <w:marTop w:val="0"/>
      <w:marBottom w:val="0"/>
      <w:divBdr>
        <w:top w:val="none" w:sz="0" w:space="0" w:color="auto"/>
        <w:left w:val="none" w:sz="0" w:space="0" w:color="auto"/>
        <w:bottom w:val="none" w:sz="0" w:space="0" w:color="auto"/>
        <w:right w:val="none" w:sz="0" w:space="0" w:color="auto"/>
      </w:divBdr>
    </w:div>
    <w:div w:id="830490219">
      <w:bodyDiv w:val="1"/>
      <w:marLeft w:val="0"/>
      <w:marRight w:val="0"/>
      <w:marTop w:val="0"/>
      <w:marBottom w:val="0"/>
      <w:divBdr>
        <w:top w:val="none" w:sz="0" w:space="0" w:color="auto"/>
        <w:left w:val="none" w:sz="0" w:space="0" w:color="auto"/>
        <w:bottom w:val="none" w:sz="0" w:space="0" w:color="auto"/>
        <w:right w:val="none" w:sz="0" w:space="0" w:color="auto"/>
      </w:divBdr>
    </w:div>
    <w:div w:id="830491200">
      <w:bodyDiv w:val="1"/>
      <w:marLeft w:val="0"/>
      <w:marRight w:val="0"/>
      <w:marTop w:val="0"/>
      <w:marBottom w:val="0"/>
      <w:divBdr>
        <w:top w:val="none" w:sz="0" w:space="0" w:color="auto"/>
        <w:left w:val="none" w:sz="0" w:space="0" w:color="auto"/>
        <w:bottom w:val="none" w:sz="0" w:space="0" w:color="auto"/>
        <w:right w:val="none" w:sz="0" w:space="0" w:color="auto"/>
      </w:divBdr>
      <w:divsChild>
        <w:div w:id="23867404">
          <w:marLeft w:val="480"/>
          <w:marRight w:val="0"/>
          <w:marTop w:val="0"/>
          <w:marBottom w:val="0"/>
          <w:divBdr>
            <w:top w:val="none" w:sz="0" w:space="0" w:color="auto"/>
            <w:left w:val="none" w:sz="0" w:space="0" w:color="auto"/>
            <w:bottom w:val="none" w:sz="0" w:space="0" w:color="auto"/>
            <w:right w:val="none" w:sz="0" w:space="0" w:color="auto"/>
          </w:divBdr>
        </w:div>
        <w:div w:id="58216697">
          <w:marLeft w:val="480"/>
          <w:marRight w:val="0"/>
          <w:marTop w:val="0"/>
          <w:marBottom w:val="0"/>
          <w:divBdr>
            <w:top w:val="none" w:sz="0" w:space="0" w:color="auto"/>
            <w:left w:val="none" w:sz="0" w:space="0" w:color="auto"/>
            <w:bottom w:val="none" w:sz="0" w:space="0" w:color="auto"/>
            <w:right w:val="none" w:sz="0" w:space="0" w:color="auto"/>
          </w:divBdr>
        </w:div>
        <w:div w:id="92943380">
          <w:marLeft w:val="480"/>
          <w:marRight w:val="0"/>
          <w:marTop w:val="0"/>
          <w:marBottom w:val="0"/>
          <w:divBdr>
            <w:top w:val="none" w:sz="0" w:space="0" w:color="auto"/>
            <w:left w:val="none" w:sz="0" w:space="0" w:color="auto"/>
            <w:bottom w:val="none" w:sz="0" w:space="0" w:color="auto"/>
            <w:right w:val="none" w:sz="0" w:space="0" w:color="auto"/>
          </w:divBdr>
        </w:div>
        <w:div w:id="114643519">
          <w:marLeft w:val="480"/>
          <w:marRight w:val="0"/>
          <w:marTop w:val="0"/>
          <w:marBottom w:val="0"/>
          <w:divBdr>
            <w:top w:val="none" w:sz="0" w:space="0" w:color="auto"/>
            <w:left w:val="none" w:sz="0" w:space="0" w:color="auto"/>
            <w:bottom w:val="none" w:sz="0" w:space="0" w:color="auto"/>
            <w:right w:val="none" w:sz="0" w:space="0" w:color="auto"/>
          </w:divBdr>
        </w:div>
        <w:div w:id="165680763">
          <w:marLeft w:val="480"/>
          <w:marRight w:val="0"/>
          <w:marTop w:val="0"/>
          <w:marBottom w:val="0"/>
          <w:divBdr>
            <w:top w:val="none" w:sz="0" w:space="0" w:color="auto"/>
            <w:left w:val="none" w:sz="0" w:space="0" w:color="auto"/>
            <w:bottom w:val="none" w:sz="0" w:space="0" w:color="auto"/>
            <w:right w:val="none" w:sz="0" w:space="0" w:color="auto"/>
          </w:divBdr>
        </w:div>
        <w:div w:id="235559516">
          <w:marLeft w:val="480"/>
          <w:marRight w:val="0"/>
          <w:marTop w:val="0"/>
          <w:marBottom w:val="0"/>
          <w:divBdr>
            <w:top w:val="none" w:sz="0" w:space="0" w:color="auto"/>
            <w:left w:val="none" w:sz="0" w:space="0" w:color="auto"/>
            <w:bottom w:val="none" w:sz="0" w:space="0" w:color="auto"/>
            <w:right w:val="none" w:sz="0" w:space="0" w:color="auto"/>
          </w:divBdr>
        </w:div>
        <w:div w:id="272713689">
          <w:marLeft w:val="480"/>
          <w:marRight w:val="0"/>
          <w:marTop w:val="0"/>
          <w:marBottom w:val="0"/>
          <w:divBdr>
            <w:top w:val="none" w:sz="0" w:space="0" w:color="auto"/>
            <w:left w:val="none" w:sz="0" w:space="0" w:color="auto"/>
            <w:bottom w:val="none" w:sz="0" w:space="0" w:color="auto"/>
            <w:right w:val="none" w:sz="0" w:space="0" w:color="auto"/>
          </w:divBdr>
        </w:div>
        <w:div w:id="325743127">
          <w:marLeft w:val="480"/>
          <w:marRight w:val="0"/>
          <w:marTop w:val="0"/>
          <w:marBottom w:val="0"/>
          <w:divBdr>
            <w:top w:val="none" w:sz="0" w:space="0" w:color="auto"/>
            <w:left w:val="none" w:sz="0" w:space="0" w:color="auto"/>
            <w:bottom w:val="none" w:sz="0" w:space="0" w:color="auto"/>
            <w:right w:val="none" w:sz="0" w:space="0" w:color="auto"/>
          </w:divBdr>
        </w:div>
        <w:div w:id="364210774">
          <w:marLeft w:val="480"/>
          <w:marRight w:val="0"/>
          <w:marTop w:val="0"/>
          <w:marBottom w:val="0"/>
          <w:divBdr>
            <w:top w:val="none" w:sz="0" w:space="0" w:color="auto"/>
            <w:left w:val="none" w:sz="0" w:space="0" w:color="auto"/>
            <w:bottom w:val="none" w:sz="0" w:space="0" w:color="auto"/>
            <w:right w:val="none" w:sz="0" w:space="0" w:color="auto"/>
          </w:divBdr>
        </w:div>
        <w:div w:id="471020981">
          <w:marLeft w:val="480"/>
          <w:marRight w:val="0"/>
          <w:marTop w:val="0"/>
          <w:marBottom w:val="0"/>
          <w:divBdr>
            <w:top w:val="none" w:sz="0" w:space="0" w:color="auto"/>
            <w:left w:val="none" w:sz="0" w:space="0" w:color="auto"/>
            <w:bottom w:val="none" w:sz="0" w:space="0" w:color="auto"/>
            <w:right w:val="none" w:sz="0" w:space="0" w:color="auto"/>
          </w:divBdr>
        </w:div>
        <w:div w:id="481392012">
          <w:marLeft w:val="480"/>
          <w:marRight w:val="0"/>
          <w:marTop w:val="0"/>
          <w:marBottom w:val="0"/>
          <w:divBdr>
            <w:top w:val="none" w:sz="0" w:space="0" w:color="auto"/>
            <w:left w:val="none" w:sz="0" w:space="0" w:color="auto"/>
            <w:bottom w:val="none" w:sz="0" w:space="0" w:color="auto"/>
            <w:right w:val="none" w:sz="0" w:space="0" w:color="auto"/>
          </w:divBdr>
        </w:div>
        <w:div w:id="534319140">
          <w:marLeft w:val="480"/>
          <w:marRight w:val="0"/>
          <w:marTop w:val="0"/>
          <w:marBottom w:val="0"/>
          <w:divBdr>
            <w:top w:val="none" w:sz="0" w:space="0" w:color="auto"/>
            <w:left w:val="none" w:sz="0" w:space="0" w:color="auto"/>
            <w:bottom w:val="none" w:sz="0" w:space="0" w:color="auto"/>
            <w:right w:val="none" w:sz="0" w:space="0" w:color="auto"/>
          </w:divBdr>
        </w:div>
        <w:div w:id="597756139">
          <w:marLeft w:val="480"/>
          <w:marRight w:val="0"/>
          <w:marTop w:val="0"/>
          <w:marBottom w:val="0"/>
          <w:divBdr>
            <w:top w:val="none" w:sz="0" w:space="0" w:color="auto"/>
            <w:left w:val="none" w:sz="0" w:space="0" w:color="auto"/>
            <w:bottom w:val="none" w:sz="0" w:space="0" w:color="auto"/>
            <w:right w:val="none" w:sz="0" w:space="0" w:color="auto"/>
          </w:divBdr>
        </w:div>
        <w:div w:id="603155511">
          <w:marLeft w:val="480"/>
          <w:marRight w:val="0"/>
          <w:marTop w:val="0"/>
          <w:marBottom w:val="0"/>
          <w:divBdr>
            <w:top w:val="none" w:sz="0" w:space="0" w:color="auto"/>
            <w:left w:val="none" w:sz="0" w:space="0" w:color="auto"/>
            <w:bottom w:val="none" w:sz="0" w:space="0" w:color="auto"/>
            <w:right w:val="none" w:sz="0" w:space="0" w:color="auto"/>
          </w:divBdr>
        </w:div>
        <w:div w:id="604774523">
          <w:marLeft w:val="480"/>
          <w:marRight w:val="0"/>
          <w:marTop w:val="0"/>
          <w:marBottom w:val="0"/>
          <w:divBdr>
            <w:top w:val="none" w:sz="0" w:space="0" w:color="auto"/>
            <w:left w:val="none" w:sz="0" w:space="0" w:color="auto"/>
            <w:bottom w:val="none" w:sz="0" w:space="0" w:color="auto"/>
            <w:right w:val="none" w:sz="0" w:space="0" w:color="auto"/>
          </w:divBdr>
        </w:div>
        <w:div w:id="682242627">
          <w:marLeft w:val="480"/>
          <w:marRight w:val="0"/>
          <w:marTop w:val="0"/>
          <w:marBottom w:val="0"/>
          <w:divBdr>
            <w:top w:val="none" w:sz="0" w:space="0" w:color="auto"/>
            <w:left w:val="none" w:sz="0" w:space="0" w:color="auto"/>
            <w:bottom w:val="none" w:sz="0" w:space="0" w:color="auto"/>
            <w:right w:val="none" w:sz="0" w:space="0" w:color="auto"/>
          </w:divBdr>
        </w:div>
        <w:div w:id="815997562">
          <w:marLeft w:val="480"/>
          <w:marRight w:val="0"/>
          <w:marTop w:val="0"/>
          <w:marBottom w:val="0"/>
          <w:divBdr>
            <w:top w:val="none" w:sz="0" w:space="0" w:color="auto"/>
            <w:left w:val="none" w:sz="0" w:space="0" w:color="auto"/>
            <w:bottom w:val="none" w:sz="0" w:space="0" w:color="auto"/>
            <w:right w:val="none" w:sz="0" w:space="0" w:color="auto"/>
          </w:divBdr>
        </w:div>
        <w:div w:id="830485551">
          <w:marLeft w:val="480"/>
          <w:marRight w:val="0"/>
          <w:marTop w:val="0"/>
          <w:marBottom w:val="0"/>
          <w:divBdr>
            <w:top w:val="none" w:sz="0" w:space="0" w:color="auto"/>
            <w:left w:val="none" w:sz="0" w:space="0" w:color="auto"/>
            <w:bottom w:val="none" w:sz="0" w:space="0" w:color="auto"/>
            <w:right w:val="none" w:sz="0" w:space="0" w:color="auto"/>
          </w:divBdr>
        </w:div>
        <w:div w:id="856429411">
          <w:marLeft w:val="480"/>
          <w:marRight w:val="0"/>
          <w:marTop w:val="0"/>
          <w:marBottom w:val="0"/>
          <w:divBdr>
            <w:top w:val="none" w:sz="0" w:space="0" w:color="auto"/>
            <w:left w:val="none" w:sz="0" w:space="0" w:color="auto"/>
            <w:bottom w:val="none" w:sz="0" w:space="0" w:color="auto"/>
            <w:right w:val="none" w:sz="0" w:space="0" w:color="auto"/>
          </w:divBdr>
        </w:div>
      </w:divsChild>
    </w:div>
    <w:div w:id="830607808">
      <w:bodyDiv w:val="1"/>
      <w:marLeft w:val="0"/>
      <w:marRight w:val="0"/>
      <w:marTop w:val="0"/>
      <w:marBottom w:val="0"/>
      <w:divBdr>
        <w:top w:val="none" w:sz="0" w:space="0" w:color="auto"/>
        <w:left w:val="none" w:sz="0" w:space="0" w:color="auto"/>
        <w:bottom w:val="none" w:sz="0" w:space="0" w:color="auto"/>
        <w:right w:val="none" w:sz="0" w:space="0" w:color="auto"/>
      </w:divBdr>
    </w:div>
    <w:div w:id="830633481">
      <w:bodyDiv w:val="1"/>
      <w:marLeft w:val="0"/>
      <w:marRight w:val="0"/>
      <w:marTop w:val="0"/>
      <w:marBottom w:val="0"/>
      <w:divBdr>
        <w:top w:val="none" w:sz="0" w:space="0" w:color="auto"/>
        <w:left w:val="none" w:sz="0" w:space="0" w:color="auto"/>
        <w:bottom w:val="none" w:sz="0" w:space="0" w:color="auto"/>
        <w:right w:val="none" w:sz="0" w:space="0" w:color="auto"/>
      </w:divBdr>
    </w:div>
    <w:div w:id="830675880">
      <w:bodyDiv w:val="1"/>
      <w:marLeft w:val="0"/>
      <w:marRight w:val="0"/>
      <w:marTop w:val="0"/>
      <w:marBottom w:val="0"/>
      <w:divBdr>
        <w:top w:val="none" w:sz="0" w:space="0" w:color="auto"/>
        <w:left w:val="none" w:sz="0" w:space="0" w:color="auto"/>
        <w:bottom w:val="none" w:sz="0" w:space="0" w:color="auto"/>
        <w:right w:val="none" w:sz="0" w:space="0" w:color="auto"/>
      </w:divBdr>
    </w:div>
    <w:div w:id="830750607">
      <w:bodyDiv w:val="1"/>
      <w:marLeft w:val="0"/>
      <w:marRight w:val="0"/>
      <w:marTop w:val="0"/>
      <w:marBottom w:val="0"/>
      <w:divBdr>
        <w:top w:val="none" w:sz="0" w:space="0" w:color="auto"/>
        <w:left w:val="none" w:sz="0" w:space="0" w:color="auto"/>
        <w:bottom w:val="none" w:sz="0" w:space="0" w:color="auto"/>
        <w:right w:val="none" w:sz="0" w:space="0" w:color="auto"/>
      </w:divBdr>
    </w:div>
    <w:div w:id="830757109">
      <w:bodyDiv w:val="1"/>
      <w:marLeft w:val="0"/>
      <w:marRight w:val="0"/>
      <w:marTop w:val="0"/>
      <w:marBottom w:val="0"/>
      <w:divBdr>
        <w:top w:val="none" w:sz="0" w:space="0" w:color="auto"/>
        <w:left w:val="none" w:sz="0" w:space="0" w:color="auto"/>
        <w:bottom w:val="none" w:sz="0" w:space="0" w:color="auto"/>
        <w:right w:val="none" w:sz="0" w:space="0" w:color="auto"/>
      </w:divBdr>
    </w:div>
    <w:div w:id="830829611">
      <w:bodyDiv w:val="1"/>
      <w:marLeft w:val="0"/>
      <w:marRight w:val="0"/>
      <w:marTop w:val="0"/>
      <w:marBottom w:val="0"/>
      <w:divBdr>
        <w:top w:val="none" w:sz="0" w:space="0" w:color="auto"/>
        <w:left w:val="none" w:sz="0" w:space="0" w:color="auto"/>
        <w:bottom w:val="none" w:sz="0" w:space="0" w:color="auto"/>
        <w:right w:val="none" w:sz="0" w:space="0" w:color="auto"/>
      </w:divBdr>
    </w:div>
    <w:div w:id="830830691">
      <w:bodyDiv w:val="1"/>
      <w:marLeft w:val="0"/>
      <w:marRight w:val="0"/>
      <w:marTop w:val="0"/>
      <w:marBottom w:val="0"/>
      <w:divBdr>
        <w:top w:val="none" w:sz="0" w:space="0" w:color="auto"/>
        <w:left w:val="none" w:sz="0" w:space="0" w:color="auto"/>
        <w:bottom w:val="none" w:sz="0" w:space="0" w:color="auto"/>
        <w:right w:val="none" w:sz="0" w:space="0" w:color="auto"/>
      </w:divBdr>
    </w:div>
    <w:div w:id="831022118">
      <w:bodyDiv w:val="1"/>
      <w:marLeft w:val="0"/>
      <w:marRight w:val="0"/>
      <w:marTop w:val="0"/>
      <w:marBottom w:val="0"/>
      <w:divBdr>
        <w:top w:val="none" w:sz="0" w:space="0" w:color="auto"/>
        <w:left w:val="none" w:sz="0" w:space="0" w:color="auto"/>
        <w:bottom w:val="none" w:sz="0" w:space="0" w:color="auto"/>
        <w:right w:val="none" w:sz="0" w:space="0" w:color="auto"/>
      </w:divBdr>
    </w:div>
    <w:div w:id="831025427">
      <w:bodyDiv w:val="1"/>
      <w:marLeft w:val="0"/>
      <w:marRight w:val="0"/>
      <w:marTop w:val="0"/>
      <w:marBottom w:val="0"/>
      <w:divBdr>
        <w:top w:val="none" w:sz="0" w:space="0" w:color="auto"/>
        <w:left w:val="none" w:sz="0" w:space="0" w:color="auto"/>
        <w:bottom w:val="none" w:sz="0" w:space="0" w:color="auto"/>
        <w:right w:val="none" w:sz="0" w:space="0" w:color="auto"/>
      </w:divBdr>
    </w:div>
    <w:div w:id="831066696">
      <w:bodyDiv w:val="1"/>
      <w:marLeft w:val="0"/>
      <w:marRight w:val="0"/>
      <w:marTop w:val="0"/>
      <w:marBottom w:val="0"/>
      <w:divBdr>
        <w:top w:val="none" w:sz="0" w:space="0" w:color="auto"/>
        <w:left w:val="none" w:sz="0" w:space="0" w:color="auto"/>
        <w:bottom w:val="none" w:sz="0" w:space="0" w:color="auto"/>
        <w:right w:val="none" w:sz="0" w:space="0" w:color="auto"/>
      </w:divBdr>
    </w:div>
    <w:div w:id="831139592">
      <w:bodyDiv w:val="1"/>
      <w:marLeft w:val="0"/>
      <w:marRight w:val="0"/>
      <w:marTop w:val="0"/>
      <w:marBottom w:val="0"/>
      <w:divBdr>
        <w:top w:val="none" w:sz="0" w:space="0" w:color="auto"/>
        <w:left w:val="none" w:sz="0" w:space="0" w:color="auto"/>
        <w:bottom w:val="none" w:sz="0" w:space="0" w:color="auto"/>
        <w:right w:val="none" w:sz="0" w:space="0" w:color="auto"/>
      </w:divBdr>
    </w:div>
    <w:div w:id="831142072">
      <w:bodyDiv w:val="1"/>
      <w:marLeft w:val="0"/>
      <w:marRight w:val="0"/>
      <w:marTop w:val="0"/>
      <w:marBottom w:val="0"/>
      <w:divBdr>
        <w:top w:val="none" w:sz="0" w:space="0" w:color="auto"/>
        <w:left w:val="none" w:sz="0" w:space="0" w:color="auto"/>
        <w:bottom w:val="none" w:sz="0" w:space="0" w:color="auto"/>
        <w:right w:val="none" w:sz="0" w:space="0" w:color="auto"/>
      </w:divBdr>
    </w:div>
    <w:div w:id="831408653">
      <w:bodyDiv w:val="1"/>
      <w:marLeft w:val="0"/>
      <w:marRight w:val="0"/>
      <w:marTop w:val="0"/>
      <w:marBottom w:val="0"/>
      <w:divBdr>
        <w:top w:val="none" w:sz="0" w:space="0" w:color="auto"/>
        <w:left w:val="none" w:sz="0" w:space="0" w:color="auto"/>
        <w:bottom w:val="none" w:sz="0" w:space="0" w:color="auto"/>
        <w:right w:val="none" w:sz="0" w:space="0" w:color="auto"/>
      </w:divBdr>
    </w:div>
    <w:div w:id="831485154">
      <w:bodyDiv w:val="1"/>
      <w:marLeft w:val="0"/>
      <w:marRight w:val="0"/>
      <w:marTop w:val="0"/>
      <w:marBottom w:val="0"/>
      <w:divBdr>
        <w:top w:val="none" w:sz="0" w:space="0" w:color="auto"/>
        <w:left w:val="none" w:sz="0" w:space="0" w:color="auto"/>
        <w:bottom w:val="none" w:sz="0" w:space="0" w:color="auto"/>
        <w:right w:val="none" w:sz="0" w:space="0" w:color="auto"/>
      </w:divBdr>
    </w:div>
    <w:div w:id="831528316">
      <w:bodyDiv w:val="1"/>
      <w:marLeft w:val="0"/>
      <w:marRight w:val="0"/>
      <w:marTop w:val="0"/>
      <w:marBottom w:val="0"/>
      <w:divBdr>
        <w:top w:val="none" w:sz="0" w:space="0" w:color="auto"/>
        <w:left w:val="none" w:sz="0" w:space="0" w:color="auto"/>
        <w:bottom w:val="none" w:sz="0" w:space="0" w:color="auto"/>
        <w:right w:val="none" w:sz="0" w:space="0" w:color="auto"/>
      </w:divBdr>
    </w:div>
    <w:div w:id="831529431">
      <w:bodyDiv w:val="1"/>
      <w:marLeft w:val="0"/>
      <w:marRight w:val="0"/>
      <w:marTop w:val="0"/>
      <w:marBottom w:val="0"/>
      <w:divBdr>
        <w:top w:val="none" w:sz="0" w:space="0" w:color="auto"/>
        <w:left w:val="none" w:sz="0" w:space="0" w:color="auto"/>
        <w:bottom w:val="none" w:sz="0" w:space="0" w:color="auto"/>
        <w:right w:val="none" w:sz="0" w:space="0" w:color="auto"/>
      </w:divBdr>
    </w:div>
    <w:div w:id="831726067">
      <w:bodyDiv w:val="1"/>
      <w:marLeft w:val="0"/>
      <w:marRight w:val="0"/>
      <w:marTop w:val="0"/>
      <w:marBottom w:val="0"/>
      <w:divBdr>
        <w:top w:val="none" w:sz="0" w:space="0" w:color="auto"/>
        <w:left w:val="none" w:sz="0" w:space="0" w:color="auto"/>
        <w:bottom w:val="none" w:sz="0" w:space="0" w:color="auto"/>
        <w:right w:val="none" w:sz="0" w:space="0" w:color="auto"/>
      </w:divBdr>
    </w:div>
    <w:div w:id="831868754">
      <w:bodyDiv w:val="1"/>
      <w:marLeft w:val="0"/>
      <w:marRight w:val="0"/>
      <w:marTop w:val="0"/>
      <w:marBottom w:val="0"/>
      <w:divBdr>
        <w:top w:val="none" w:sz="0" w:space="0" w:color="auto"/>
        <w:left w:val="none" w:sz="0" w:space="0" w:color="auto"/>
        <w:bottom w:val="none" w:sz="0" w:space="0" w:color="auto"/>
        <w:right w:val="none" w:sz="0" w:space="0" w:color="auto"/>
      </w:divBdr>
    </w:div>
    <w:div w:id="831876270">
      <w:bodyDiv w:val="1"/>
      <w:marLeft w:val="0"/>
      <w:marRight w:val="0"/>
      <w:marTop w:val="0"/>
      <w:marBottom w:val="0"/>
      <w:divBdr>
        <w:top w:val="none" w:sz="0" w:space="0" w:color="auto"/>
        <w:left w:val="none" w:sz="0" w:space="0" w:color="auto"/>
        <w:bottom w:val="none" w:sz="0" w:space="0" w:color="auto"/>
        <w:right w:val="none" w:sz="0" w:space="0" w:color="auto"/>
      </w:divBdr>
    </w:div>
    <w:div w:id="831916603">
      <w:bodyDiv w:val="1"/>
      <w:marLeft w:val="0"/>
      <w:marRight w:val="0"/>
      <w:marTop w:val="0"/>
      <w:marBottom w:val="0"/>
      <w:divBdr>
        <w:top w:val="none" w:sz="0" w:space="0" w:color="auto"/>
        <w:left w:val="none" w:sz="0" w:space="0" w:color="auto"/>
        <w:bottom w:val="none" w:sz="0" w:space="0" w:color="auto"/>
        <w:right w:val="none" w:sz="0" w:space="0" w:color="auto"/>
      </w:divBdr>
    </w:div>
    <w:div w:id="831943742">
      <w:bodyDiv w:val="1"/>
      <w:marLeft w:val="0"/>
      <w:marRight w:val="0"/>
      <w:marTop w:val="0"/>
      <w:marBottom w:val="0"/>
      <w:divBdr>
        <w:top w:val="none" w:sz="0" w:space="0" w:color="auto"/>
        <w:left w:val="none" w:sz="0" w:space="0" w:color="auto"/>
        <w:bottom w:val="none" w:sz="0" w:space="0" w:color="auto"/>
        <w:right w:val="none" w:sz="0" w:space="0" w:color="auto"/>
      </w:divBdr>
    </w:div>
    <w:div w:id="831991408">
      <w:bodyDiv w:val="1"/>
      <w:marLeft w:val="0"/>
      <w:marRight w:val="0"/>
      <w:marTop w:val="0"/>
      <w:marBottom w:val="0"/>
      <w:divBdr>
        <w:top w:val="none" w:sz="0" w:space="0" w:color="auto"/>
        <w:left w:val="none" w:sz="0" w:space="0" w:color="auto"/>
        <w:bottom w:val="none" w:sz="0" w:space="0" w:color="auto"/>
        <w:right w:val="none" w:sz="0" w:space="0" w:color="auto"/>
      </w:divBdr>
    </w:div>
    <w:div w:id="831991531">
      <w:bodyDiv w:val="1"/>
      <w:marLeft w:val="0"/>
      <w:marRight w:val="0"/>
      <w:marTop w:val="0"/>
      <w:marBottom w:val="0"/>
      <w:divBdr>
        <w:top w:val="none" w:sz="0" w:space="0" w:color="auto"/>
        <w:left w:val="none" w:sz="0" w:space="0" w:color="auto"/>
        <w:bottom w:val="none" w:sz="0" w:space="0" w:color="auto"/>
        <w:right w:val="none" w:sz="0" w:space="0" w:color="auto"/>
      </w:divBdr>
    </w:div>
    <w:div w:id="832062356">
      <w:bodyDiv w:val="1"/>
      <w:marLeft w:val="0"/>
      <w:marRight w:val="0"/>
      <w:marTop w:val="0"/>
      <w:marBottom w:val="0"/>
      <w:divBdr>
        <w:top w:val="none" w:sz="0" w:space="0" w:color="auto"/>
        <w:left w:val="none" w:sz="0" w:space="0" w:color="auto"/>
        <w:bottom w:val="none" w:sz="0" w:space="0" w:color="auto"/>
        <w:right w:val="none" w:sz="0" w:space="0" w:color="auto"/>
      </w:divBdr>
    </w:div>
    <w:div w:id="832180386">
      <w:bodyDiv w:val="1"/>
      <w:marLeft w:val="0"/>
      <w:marRight w:val="0"/>
      <w:marTop w:val="0"/>
      <w:marBottom w:val="0"/>
      <w:divBdr>
        <w:top w:val="none" w:sz="0" w:space="0" w:color="auto"/>
        <w:left w:val="none" w:sz="0" w:space="0" w:color="auto"/>
        <w:bottom w:val="none" w:sz="0" w:space="0" w:color="auto"/>
        <w:right w:val="none" w:sz="0" w:space="0" w:color="auto"/>
      </w:divBdr>
    </w:div>
    <w:div w:id="832186596">
      <w:bodyDiv w:val="1"/>
      <w:marLeft w:val="0"/>
      <w:marRight w:val="0"/>
      <w:marTop w:val="0"/>
      <w:marBottom w:val="0"/>
      <w:divBdr>
        <w:top w:val="none" w:sz="0" w:space="0" w:color="auto"/>
        <w:left w:val="none" w:sz="0" w:space="0" w:color="auto"/>
        <w:bottom w:val="none" w:sz="0" w:space="0" w:color="auto"/>
        <w:right w:val="none" w:sz="0" w:space="0" w:color="auto"/>
      </w:divBdr>
    </w:div>
    <w:div w:id="832336626">
      <w:bodyDiv w:val="1"/>
      <w:marLeft w:val="0"/>
      <w:marRight w:val="0"/>
      <w:marTop w:val="0"/>
      <w:marBottom w:val="0"/>
      <w:divBdr>
        <w:top w:val="none" w:sz="0" w:space="0" w:color="auto"/>
        <w:left w:val="none" w:sz="0" w:space="0" w:color="auto"/>
        <w:bottom w:val="none" w:sz="0" w:space="0" w:color="auto"/>
        <w:right w:val="none" w:sz="0" w:space="0" w:color="auto"/>
      </w:divBdr>
    </w:div>
    <w:div w:id="832451798">
      <w:bodyDiv w:val="1"/>
      <w:marLeft w:val="0"/>
      <w:marRight w:val="0"/>
      <w:marTop w:val="0"/>
      <w:marBottom w:val="0"/>
      <w:divBdr>
        <w:top w:val="none" w:sz="0" w:space="0" w:color="auto"/>
        <w:left w:val="none" w:sz="0" w:space="0" w:color="auto"/>
        <w:bottom w:val="none" w:sz="0" w:space="0" w:color="auto"/>
        <w:right w:val="none" w:sz="0" w:space="0" w:color="auto"/>
      </w:divBdr>
    </w:div>
    <w:div w:id="832453732">
      <w:bodyDiv w:val="1"/>
      <w:marLeft w:val="0"/>
      <w:marRight w:val="0"/>
      <w:marTop w:val="0"/>
      <w:marBottom w:val="0"/>
      <w:divBdr>
        <w:top w:val="none" w:sz="0" w:space="0" w:color="auto"/>
        <w:left w:val="none" w:sz="0" w:space="0" w:color="auto"/>
        <w:bottom w:val="none" w:sz="0" w:space="0" w:color="auto"/>
        <w:right w:val="none" w:sz="0" w:space="0" w:color="auto"/>
      </w:divBdr>
    </w:div>
    <w:div w:id="832795059">
      <w:bodyDiv w:val="1"/>
      <w:marLeft w:val="0"/>
      <w:marRight w:val="0"/>
      <w:marTop w:val="0"/>
      <w:marBottom w:val="0"/>
      <w:divBdr>
        <w:top w:val="none" w:sz="0" w:space="0" w:color="auto"/>
        <w:left w:val="none" w:sz="0" w:space="0" w:color="auto"/>
        <w:bottom w:val="none" w:sz="0" w:space="0" w:color="auto"/>
        <w:right w:val="none" w:sz="0" w:space="0" w:color="auto"/>
      </w:divBdr>
    </w:div>
    <w:div w:id="832797468">
      <w:bodyDiv w:val="1"/>
      <w:marLeft w:val="0"/>
      <w:marRight w:val="0"/>
      <w:marTop w:val="0"/>
      <w:marBottom w:val="0"/>
      <w:divBdr>
        <w:top w:val="none" w:sz="0" w:space="0" w:color="auto"/>
        <w:left w:val="none" w:sz="0" w:space="0" w:color="auto"/>
        <w:bottom w:val="none" w:sz="0" w:space="0" w:color="auto"/>
        <w:right w:val="none" w:sz="0" w:space="0" w:color="auto"/>
      </w:divBdr>
    </w:div>
    <w:div w:id="832985264">
      <w:bodyDiv w:val="1"/>
      <w:marLeft w:val="0"/>
      <w:marRight w:val="0"/>
      <w:marTop w:val="0"/>
      <w:marBottom w:val="0"/>
      <w:divBdr>
        <w:top w:val="none" w:sz="0" w:space="0" w:color="auto"/>
        <w:left w:val="none" w:sz="0" w:space="0" w:color="auto"/>
        <w:bottom w:val="none" w:sz="0" w:space="0" w:color="auto"/>
        <w:right w:val="none" w:sz="0" w:space="0" w:color="auto"/>
      </w:divBdr>
    </w:div>
    <w:div w:id="833035773">
      <w:bodyDiv w:val="1"/>
      <w:marLeft w:val="0"/>
      <w:marRight w:val="0"/>
      <w:marTop w:val="0"/>
      <w:marBottom w:val="0"/>
      <w:divBdr>
        <w:top w:val="none" w:sz="0" w:space="0" w:color="auto"/>
        <w:left w:val="none" w:sz="0" w:space="0" w:color="auto"/>
        <w:bottom w:val="none" w:sz="0" w:space="0" w:color="auto"/>
        <w:right w:val="none" w:sz="0" w:space="0" w:color="auto"/>
      </w:divBdr>
    </w:div>
    <w:div w:id="833110206">
      <w:bodyDiv w:val="1"/>
      <w:marLeft w:val="0"/>
      <w:marRight w:val="0"/>
      <w:marTop w:val="0"/>
      <w:marBottom w:val="0"/>
      <w:divBdr>
        <w:top w:val="none" w:sz="0" w:space="0" w:color="auto"/>
        <w:left w:val="none" w:sz="0" w:space="0" w:color="auto"/>
        <w:bottom w:val="none" w:sz="0" w:space="0" w:color="auto"/>
        <w:right w:val="none" w:sz="0" w:space="0" w:color="auto"/>
      </w:divBdr>
    </w:div>
    <w:div w:id="833300405">
      <w:bodyDiv w:val="1"/>
      <w:marLeft w:val="0"/>
      <w:marRight w:val="0"/>
      <w:marTop w:val="0"/>
      <w:marBottom w:val="0"/>
      <w:divBdr>
        <w:top w:val="none" w:sz="0" w:space="0" w:color="auto"/>
        <w:left w:val="none" w:sz="0" w:space="0" w:color="auto"/>
        <w:bottom w:val="none" w:sz="0" w:space="0" w:color="auto"/>
        <w:right w:val="none" w:sz="0" w:space="0" w:color="auto"/>
      </w:divBdr>
    </w:div>
    <w:div w:id="833380794">
      <w:bodyDiv w:val="1"/>
      <w:marLeft w:val="0"/>
      <w:marRight w:val="0"/>
      <w:marTop w:val="0"/>
      <w:marBottom w:val="0"/>
      <w:divBdr>
        <w:top w:val="none" w:sz="0" w:space="0" w:color="auto"/>
        <w:left w:val="none" w:sz="0" w:space="0" w:color="auto"/>
        <w:bottom w:val="none" w:sz="0" w:space="0" w:color="auto"/>
        <w:right w:val="none" w:sz="0" w:space="0" w:color="auto"/>
      </w:divBdr>
    </w:div>
    <w:div w:id="833646635">
      <w:bodyDiv w:val="1"/>
      <w:marLeft w:val="0"/>
      <w:marRight w:val="0"/>
      <w:marTop w:val="0"/>
      <w:marBottom w:val="0"/>
      <w:divBdr>
        <w:top w:val="none" w:sz="0" w:space="0" w:color="auto"/>
        <w:left w:val="none" w:sz="0" w:space="0" w:color="auto"/>
        <w:bottom w:val="none" w:sz="0" w:space="0" w:color="auto"/>
        <w:right w:val="none" w:sz="0" w:space="0" w:color="auto"/>
      </w:divBdr>
    </w:div>
    <w:div w:id="833684045">
      <w:bodyDiv w:val="1"/>
      <w:marLeft w:val="0"/>
      <w:marRight w:val="0"/>
      <w:marTop w:val="0"/>
      <w:marBottom w:val="0"/>
      <w:divBdr>
        <w:top w:val="none" w:sz="0" w:space="0" w:color="auto"/>
        <w:left w:val="none" w:sz="0" w:space="0" w:color="auto"/>
        <w:bottom w:val="none" w:sz="0" w:space="0" w:color="auto"/>
        <w:right w:val="none" w:sz="0" w:space="0" w:color="auto"/>
      </w:divBdr>
    </w:div>
    <w:div w:id="833716170">
      <w:bodyDiv w:val="1"/>
      <w:marLeft w:val="0"/>
      <w:marRight w:val="0"/>
      <w:marTop w:val="0"/>
      <w:marBottom w:val="0"/>
      <w:divBdr>
        <w:top w:val="none" w:sz="0" w:space="0" w:color="auto"/>
        <w:left w:val="none" w:sz="0" w:space="0" w:color="auto"/>
        <w:bottom w:val="none" w:sz="0" w:space="0" w:color="auto"/>
        <w:right w:val="none" w:sz="0" w:space="0" w:color="auto"/>
      </w:divBdr>
    </w:div>
    <w:div w:id="833763272">
      <w:bodyDiv w:val="1"/>
      <w:marLeft w:val="0"/>
      <w:marRight w:val="0"/>
      <w:marTop w:val="0"/>
      <w:marBottom w:val="0"/>
      <w:divBdr>
        <w:top w:val="none" w:sz="0" w:space="0" w:color="auto"/>
        <w:left w:val="none" w:sz="0" w:space="0" w:color="auto"/>
        <w:bottom w:val="none" w:sz="0" w:space="0" w:color="auto"/>
        <w:right w:val="none" w:sz="0" w:space="0" w:color="auto"/>
      </w:divBdr>
    </w:div>
    <w:div w:id="833840534">
      <w:bodyDiv w:val="1"/>
      <w:marLeft w:val="0"/>
      <w:marRight w:val="0"/>
      <w:marTop w:val="0"/>
      <w:marBottom w:val="0"/>
      <w:divBdr>
        <w:top w:val="none" w:sz="0" w:space="0" w:color="auto"/>
        <w:left w:val="none" w:sz="0" w:space="0" w:color="auto"/>
        <w:bottom w:val="none" w:sz="0" w:space="0" w:color="auto"/>
        <w:right w:val="none" w:sz="0" w:space="0" w:color="auto"/>
      </w:divBdr>
    </w:div>
    <w:div w:id="833883900">
      <w:bodyDiv w:val="1"/>
      <w:marLeft w:val="0"/>
      <w:marRight w:val="0"/>
      <w:marTop w:val="0"/>
      <w:marBottom w:val="0"/>
      <w:divBdr>
        <w:top w:val="none" w:sz="0" w:space="0" w:color="auto"/>
        <w:left w:val="none" w:sz="0" w:space="0" w:color="auto"/>
        <w:bottom w:val="none" w:sz="0" w:space="0" w:color="auto"/>
        <w:right w:val="none" w:sz="0" w:space="0" w:color="auto"/>
      </w:divBdr>
    </w:div>
    <w:div w:id="833909874">
      <w:bodyDiv w:val="1"/>
      <w:marLeft w:val="0"/>
      <w:marRight w:val="0"/>
      <w:marTop w:val="0"/>
      <w:marBottom w:val="0"/>
      <w:divBdr>
        <w:top w:val="none" w:sz="0" w:space="0" w:color="auto"/>
        <w:left w:val="none" w:sz="0" w:space="0" w:color="auto"/>
        <w:bottom w:val="none" w:sz="0" w:space="0" w:color="auto"/>
        <w:right w:val="none" w:sz="0" w:space="0" w:color="auto"/>
      </w:divBdr>
    </w:div>
    <w:div w:id="834107179">
      <w:bodyDiv w:val="1"/>
      <w:marLeft w:val="0"/>
      <w:marRight w:val="0"/>
      <w:marTop w:val="0"/>
      <w:marBottom w:val="0"/>
      <w:divBdr>
        <w:top w:val="none" w:sz="0" w:space="0" w:color="auto"/>
        <w:left w:val="none" w:sz="0" w:space="0" w:color="auto"/>
        <w:bottom w:val="none" w:sz="0" w:space="0" w:color="auto"/>
        <w:right w:val="none" w:sz="0" w:space="0" w:color="auto"/>
      </w:divBdr>
    </w:div>
    <w:div w:id="834296394">
      <w:bodyDiv w:val="1"/>
      <w:marLeft w:val="0"/>
      <w:marRight w:val="0"/>
      <w:marTop w:val="0"/>
      <w:marBottom w:val="0"/>
      <w:divBdr>
        <w:top w:val="none" w:sz="0" w:space="0" w:color="auto"/>
        <w:left w:val="none" w:sz="0" w:space="0" w:color="auto"/>
        <w:bottom w:val="none" w:sz="0" w:space="0" w:color="auto"/>
        <w:right w:val="none" w:sz="0" w:space="0" w:color="auto"/>
      </w:divBdr>
    </w:div>
    <w:div w:id="834297193">
      <w:bodyDiv w:val="1"/>
      <w:marLeft w:val="0"/>
      <w:marRight w:val="0"/>
      <w:marTop w:val="0"/>
      <w:marBottom w:val="0"/>
      <w:divBdr>
        <w:top w:val="none" w:sz="0" w:space="0" w:color="auto"/>
        <w:left w:val="none" w:sz="0" w:space="0" w:color="auto"/>
        <w:bottom w:val="none" w:sz="0" w:space="0" w:color="auto"/>
        <w:right w:val="none" w:sz="0" w:space="0" w:color="auto"/>
      </w:divBdr>
      <w:divsChild>
        <w:div w:id="9722184">
          <w:marLeft w:val="480"/>
          <w:marRight w:val="0"/>
          <w:marTop w:val="0"/>
          <w:marBottom w:val="0"/>
          <w:divBdr>
            <w:top w:val="none" w:sz="0" w:space="0" w:color="auto"/>
            <w:left w:val="none" w:sz="0" w:space="0" w:color="auto"/>
            <w:bottom w:val="none" w:sz="0" w:space="0" w:color="auto"/>
            <w:right w:val="none" w:sz="0" w:space="0" w:color="auto"/>
          </w:divBdr>
        </w:div>
        <w:div w:id="21714907">
          <w:marLeft w:val="480"/>
          <w:marRight w:val="0"/>
          <w:marTop w:val="0"/>
          <w:marBottom w:val="0"/>
          <w:divBdr>
            <w:top w:val="none" w:sz="0" w:space="0" w:color="auto"/>
            <w:left w:val="none" w:sz="0" w:space="0" w:color="auto"/>
            <w:bottom w:val="none" w:sz="0" w:space="0" w:color="auto"/>
            <w:right w:val="none" w:sz="0" w:space="0" w:color="auto"/>
          </w:divBdr>
        </w:div>
        <w:div w:id="61174675">
          <w:marLeft w:val="480"/>
          <w:marRight w:val="0"/>
          <w:marTop w:val="0"/>
          <w:marBottom w:val="0"/>
          <w:divBdr>
            <w:top w:val="none" w:sz="0" w:space="0" w:color="auto"/>
            <w:left w:val="none" w:sz="0" w:space="0" w:color="auto"/>
            <w:bottom w:val="none" w:sz="0" w:space="0" w:color="auto"/>
            <w:right w:val="none" w:sz="0" w:space="0" w:color="auto"/>
          </w:divBdr>
        </w:div>
        <w:div w:id="149097088">
          <w:marLeft w:val="480"/>
          <w:marRight w:val="0"/>
          <w:marTop w:val="0"/>
          <w:marBottom w:val="0"/>
          <w:divBdr>
            <w:top w:val="none" w:sz="0" w:space="0" w:color="auto"/>
            <w:left w:val="none" w:sz="0" w:space="0" w:color="auto"/>
            <w:bottom w:val="none" w:sz="0" w:space="0" w:color="auto"/>
            <w:right w:val="none" w:sz="0" w:space="0" w:color="auto"/>
          </w:divBdr>
        </w:div>
        <w:div w:id="159082022">
          <w:marLeft w:val="480"/>
          <w:marRight w:val="0"/>
          <w:marTop w:val="0"/>
          <w:marBottom w:val="0"/>
          <w:divBdr>
            <w:top w:val="none" w:sz="0" w:space="0" w:color="auto"/>
            <w:left w:val="none" w:sz="0" w:space="0" w:color="auto"/>
            <w:bottom w:val="none" w:sz="0" w:space="0" w:color="auto"/>
            <w:right w:val="none" w:sz="0" w:space="0" w:color="auto"/>
          </w:divBdr>
        </w:div>
        <w:div w:id="168835941">
          <w:marLeft w:val="480"/>
          <w:marRight w:val="0"/>
          <w:marTop w:val="0"/>
          <w:marBottom w:val="0"/>
          <w:divBdr>
            <w:top w:val="none" w:sz="0" w:space="0" w:color="auto"/>
            <w:left w:val="none" w:sz="0" w:space="0" w:color="auto"/>
            <w:bottom w:val="none" w:sz="0" w:space="0" w:color="auto"/>
            <w:right w:val="none" w:sz="0" w:space="0" w:color="auto"/>
          </w:divBdr>
        </w:div>
        <w:div w:id="177431769">
          <w:marLeft w:val="480"/>
          <w:marRight w:val="0"/>
          <w:marTop w:val="0"/>
          <w:marBottom w:val="0"/>
          <w:divBdr>
            <w:top w:val="none" w:sz="0" w:space="0" w:color="auto"/>
            <w:left w:val="none" w:sz="0" w:space="0" w:color="auto"/>
            <w:bottom w:val="none" w:sz="0" w:space="0" w:color="auto"/>
            <w:right w:val="none" w:sz="0" w:space="0" w:color="auto"/>
          </w:divBdr>
        </w:div>
        <w:div w:id="181820305">
          <w:marLeft w:val="480"/>
          <w:marRight w:val="0"/>
          <w:marTop w:val="0"/>
          <w:marBottom w:val="0"/>
          <w:divBdr>
            <w:top w:val="none" w:sz="0" w:space="0" w:color="auto"/>
            <w:left w:val="none" w:sz="0" w:space="0" w:color="auto"/>
            <w:bottom w:val="none" w:sz="0" w:space="0" w:color="auto"/>
            <w:right w:val="none" w:sz="0" w:space="0" w:color="auto"/>
          </w:divBdr>
        </w:div>
        <w:div w:id="211163918">
          <w:marLeft w:val="480"/>
          <w:marRight w:val="0"/>
          <w:marTop w:val="0"/>
          <w:marBottom w:val="0"/>
          <w:divBdr>
            <w:top w:val="none" w:sz="0" w:space="0" w:color="auto"/>
            <w:left w:val="none" w:sz="0" w:space="0" w:color="auto"/>
            <w:bottom w:val="none" w:sz="0" w:space="0" w:color="auto"/>
            <w:right w:val="none" w:sz="0" w:space="0" w:color="auto"/>
          </w:divBdr>
        </w:div>
        <w:div w:id="252515966">
          <w:marLeft w:val="480"/>
          <w:marRight w:val="0"/>
          <w:marTop w:val="0"/>
          <w:marBottom w:val="0"/>
          <w:divBdr>
            <w:top w:val="none" w:sz="0" w:space="0" w:color="auto"/>
            <w:left w:val="none" w:sz="0" w:space="0" w:color="auto"/>
            <w:bottom w:val="none" w:sz="0" w:space="0" w:color="auto"/>
            <w:right w:val="none" w:sz="0" w:space="0" w:color="auto"/>
          </w:divBdr>
        </w:div>
        <w:div w:id="265501115">
          <w:marLeft w:val="480"/>
          <w:marRight w:val="0"/>
          <w:marTop w:val="0"/>
          <w:marBottom w:val="0"/>
          <w:divBdr>
            <w:top w:val="none" w:sz="0" w:space="0" w:color="auto"/>
            <w:left w:val="none" w:sz="0" w:space="0" w:color="auto"/>
            <w:bottom w:val="none" w:sz="0" w:space="0" w:color="auto"/>
            <w:right w:val="none" w:sz="0" w:space="0" w:color="auto"/>
          </w:divBdr>
        </w:div>
        <w:div w:id="270746968">
          <w:marLeft w:val="480"/>
          <w:marRight w:val="0"/>
          <w:marTop w:val="0"/>
          <w:marBottom w:val="0"/>
          <w:divBdr>
            <w:top w:val="none" w:sz="0" w:space="0" w:color="auto"/>
            <w:left w:val="none" w:sz="0" w:space="0" w:color="auto"/>
            <w:bottom w:val="none" w:sz="0" w:space="0" w:color="auto"/>
            <w:right w:val="none" w:sz="0" w:space="0" w:color="auto"/>
          </w:divBdr>
        </w:div>
        <w:div w:id="312955549">
          <w:marLeft w:val="480"/>
          <w:marRight w:val="0"/>
          <w:marTop w:val="0"/>
          <w:marBottom w:val="0"/>
          <w:divBdr>
            <w:top w:val="none" w:sz="0" w:space="0" w:color="auto"/>
            <w:left w:val="none" w:sz="0" w:space="0" w:color="auto"/>
            <w:bottom w:val="none" w:sz="0" w:space="0" w:color="auto"/>
            <w:right w:val="none" w:sz="0" w:space="0" w:color="auto"/>
          </w:divBdr>
        </w:div>
        <w:div w:id="321469397">
          <w:marLeft w:val="480"/>
          <w:marRight w:val="0"/>
          <w:marTop w:val="0"/>
          <w:marBottom w:val="0"/>
          <w:divBdr>
            <w:top w:val="none" w:sz="0" w:space="0" w:color="auto"/>
            <w:left w:val="none" w:sz="0" w:space="0" w:color="auto"/>
            <w:bottom w:val="none" w:sz="0" w:space="0" w:color="auto"/>
            <w:right w:val="none" w:sz="0" w:space="0" w:color="auto"/>
          </w:divBdr>
        </w:div>
        <w:div w:id="323632088">
          <w:marLeft w:val="480"/>
          <w:marRight w:val="0"/>
          <w:marTop w:val="0"/>
          <w:marBottom w:val="0"/>
          <w:divBdr>
            <w:top w:val="none" w:sz="0" w:space="0" w:color="auto"/>
            <w:left w:val="none" w:sz="0" w:space="0" w:color="auto"/>
            <w:bottom w:val="none" w:sz="0" w:space="0" w:color="auto"/>
            <w:right w:val="none" w:sz="0" w:space="0" w:color="auto"/>
          </w:divBdr>
        </w:div>
        <w:div w:id="335109712">
          <w:marLeft w:val="480"/>
          <w:marRight w:val="0"/>
          <w:marTop w:val="0"/>
          <w:marBottom w:val="0"/>
          <w:divBdr>
            <w:top w:val="none" w:sz="0" w:space="0" w:color="auto"/>
            <w:left w:val="none" w:sz="0" w:space="0" w:color="auto"/>
            <w:bottom w:val="none" w:sz="0" w:space="0" w:color="auto"/>
            <w:right w:val="none" w:sz="0" w:space="0" w:color="auto"/>
          </w:divBdr>
        </w:div>
        <w:div w:id="402920710">
          <w:marLeft w:val="480"/>
          <w:marRight w:val="0"/>
          <w:marTop w:val="0"/>
          <w:marBottom w:val="0"/>
          <w:divBdr>
            <w:top w:val="none" w:sz="0" w:space="0" w:color="auto"/>
            <w:left w:val="none" w:sz="0" w:space="0" w:color="auto"/>
            <w:bottom w:val="none" w:sz="0" w:space="0" w:color="auto"/>
            <w:right w:val="none" w:sz="0" w:space="0" w:color="auto"/>
          </w:divBdr>
        </w:div>
        <w:div w:id="441729891">
          <w:marLeft w:val="480"/>
          <w:marRight w:val="0"/>
          <w:marTop w:val="0"/>
          <w:marBottom w:val="0"/>
          <w:divBdr>
            <w:top w:val="none" w:sz="0" w:space="0" w:color="auto"/>
            <w:left w:val="none" w:sz="0" w:space="0" w:color="auto"/>
            <w:bottom w:val="none" w:sz="0" w:space="0" w:color="auto"/>
            <w:right w:val="none" w:sz="0" w:space="0" w:color="auto"/>
          </w:divBdr>
        </w:div>
        <w:div w:id="470052692">
          <w:marLeft w:val="480"/>
          <w:marRight w:val="0"/>
          <w:marTop w:val="0"/>
          <w:marBottom w:val="0"/>
          <w:divBdr>
            <w:top w:val="none" w:sz="0" w:space="0" w:color="auto"/>
            <w:left w:val="none" w:sz="0" w:space="0" w:color="auto"/>
            <w:bottom w:val="none" w:sz="0" w:space="0" w:color="auto"/>
            <w:right w:val="none" w:sz="0" w:space="0" w:color="auto"/>
          </w:divBdr>
        </w:div>
        <w:div w:id="530068770">
          <w:marLeft w:val="480"/>
          <w:marRight w:val="0"/>
          <w:marTop w:val="0"/>
          <w:marBottom w:val="0"/>
          <w:divBdr>
            <w:top w:val="none" w:sz="0" w:space="0" w:color="auto"/>
            <w:left w:val="none" w:sz="0" w:space="0" w:color="auto"/>
            <w:bottom w:val="none" w:sz="0" w:space="0" w:color="auto"/>
            <w:right w:val="none" w:sz="0" w:space="0" w:color="auto"/>
          </w:divBdr>
        </w:div>
        <w:div w:id="564341370">
          <w:marLeft w:val="480"/>
          <w:marRight w:val="0"/>
          <w:marTop w:val="0"/>
          <w:marBottom w:val="0"/>
          <w:divBdr>
            <w:top w:val="none" w:sz="0" w:space="0" w:color="auto"/>
            <w:left w:val="none" w:sz="0" w:space="0" w:color="auto"/>
            <w:bottom w:val="none" w:sz="0" w:space="0" w:color="auto"/>
            <w:right w:val="none" w:sz="0" w:space="0" w:color="auto"/>
          </w:divBdr>
        </w:div>
        <w:div w:id="635260759">
          <w:marLeft w:val="480"/>
          <w:marRight w:val="0"/>
          <w:marTop w:val="0"/>
          <w:marBottom w:val="0"/>
          <w:divBdr>
            <w:top w:val="none" w:sz="0" w:space="0" w:color="auto"/>
            <w:left w:val="none" w:sz="0" w:space="0" w:color="auto"/>
            <w:bottom w:val="none" w:sz="0" w:space="0" w:color="auto"/>
            <w:right w:val="none" w:sz="0" w:space="0" w:color="auto"/>
          </w:divBdr>
        </w:div>
        <w:div w:id="647369428">
          <w:marLeft w:val="480"/>
          <w:marRight w:val="0"/>
          <w:marTop w:val="0"/>
          <w:marBottom w:val="0"/>
          <w:divBdr>
            <w:top w:val="none" w:sz="0" w:space="0" w:color="auto"/>
            <w:left w:val="none" w:sz="0" w:space="0" w:color="auto"/>
            <w:bottom w:val="none" w:sz="0" w:space="0" w:color="auto"/>
            <w:right w:val="none" w:sz="0" w:space="0" w:color="auto"/>
          </w:divBdr>
        </w:div>
        <w:div w:id="687223290">
          <w:marLeft w:val="480"/>
          <w:marRight w:val="0"/>
          <w:marTop w:val="0"/>
          <w:marBottom w:val="0"/>
          <w:divBdr>
            <w:top w:val="none" w:sz="0" w:space="0" w:color="auto"/>
            <w:left w:val="none" w:sz="0" w:space="0" w:color="auto"/>
            <w:bottom w:val="none" w:sz="0" w:space="0" w:color="auto"/>
            <w:right w:val="none" w:sz="0" w:space="0" w:color="auto"/>
          </w:divBdr>
        </w:div>
        <w:div w:id="831676911">
          <w:marLeft w:val="480"/>
          <w:marRight w:val="0"/>
          <w:marTop w:val="0"/>
          <w:marBottom w:val="0"/>
          <w:divBdr>
            <w:top w:val="none" w:sz="0" w:space="0" w:color="auto"/>
            <w:left w:val="none" w:sz="0" w:space="0" w:color="auto"/>
            <w:bottom w:val="none" w:sz="0" w:space="0" w:color="auto"/>
            <w:right w:val="none" w:sz="0" w:space="0" w:color="auto"/>
          </w:divBdr>
        </w:div>
        <w:div w:id="875195533">
          <w:marLeft w:val="480"/>
          <w:marRight w:val="0"/>
          <w:marTop w:val="0"/>
          <w:marBottom w:val="0"/>
          <w:divBdr>
            <w:top w:val="none" w:sz="0" w:space="0" w:color="auto"/>
            <w:left w:val="none" w:sz="0" w:space="0" w:color="auto"/>
            <w:bottom w:val="none" w:sz="0" w:space="0" w:color="auto"/>
            <w:right w:val="none" w:sz="0" w:space="0" w:color="auto"/>
          </w:divBdr>
        </w:div>
      </w:divsChild>
    </w:div>
    <w:div w:id="834300284">
      <w:bodyDiv w:val="1"/>
      <w:marLeft w:val="0"/>
      <w:marRight w:val="0"/>
      <w:marTop w:val="0"/>
      <w:marBottom w:val="0"/>
      <w:divBdr>
        <w:top w:val="none" w:sz="0" w:space="0" w:color="auto"/>
        <w:left w:val="none" w:sz="0" w:space="0" w:color="auto"/>
        <w:bottom w:val="none" w:sz="0" w:space="0" w:color="auto"/>
        <w:right w:val="none" w:sz="0" w:space="0" w:color="auto"/>
      </w:divBdr>
    </w:div>
    <w:div w:id="834420281">
      <w:bodyDiv w:val="1"/>
      <w:marLeft w:val="0"/>
      <w:marRight w:val="0"/>
      <w:marTop w:val="0"/>
      <w:marBottom w:val="0"/>
      <w:divBdr>
        <w:top w:val="none" w:sz="0" w:space="0" w:color="auto"/>
        <w:left w:val="none" w:sz="0" w:space="0" w:color="auto"/>
        <w:bottom w:val="none" w:sz="0" w:space="0" w:color="auto"/>
        <w:right w:val="none" w:sz="0" w:space="0" w:color="auto"/>
      </w:divBdr>
    </w:div>
    <w:div w:id="834488757">
      <w:bodyDiv w:val="1"/>
      <w:marLeft w:val="0"/>
      <w:marRight w:val="0"/>
      <w:marTop w:val="0"/>
      <w:marBottom w:val="0"/>
      <w:divBdr>
        <w:top w:val="none" w:sz="0" w:space="0" w:color="auto"/>
        <w:left w:val="none" w:sz="0" w:space="0" w:color="auto"/>
        <w:bottom w:val="none" w:sz="0" w:space="0" w:color="auto"/>
        <w:right w:val="none" w:sz="0" w:space="0" w:color="auto"/>
      </w:divBdr>
    </w:div>
    <w:div w:id="834608716">
      <w:bodyDiv w:val="1"/>
      <w:marLeft w:val="0"/>
      <w:marRight w:val="0"/>
      <w:marTop w:val="0"/>
      <w:marBottom w:val="0"/>
      <w:divBdr>
        <w:top w:val="none" w:sz="0" w:space="0" w:color="auto"/>
        <w:left w:val="none" w:sz="0" w:space="0" w:color="auto"/>
        <w:bottom w:val="none" w:sz="0" w:space="0" w:color="auto"/>
        <w:right w:val="none" w:sz="0" w:space="0" w:color="auto"/>
      </w:divBdr>
    </w:div>
    <w:div w:id="834763379">
      <w:bodyDiv w:val="1"/>
      <w:marLeft w:val="0"/>
      <w:marRight w:val="0"/>
      <w:marTop w:val="0"/>
      <w:marBottom w:val="0"/>
      <w:divBdr>
        <w:top w:val="none" w:sz="0" w:space="0" w:color="auto"/>
        <w:left w:val="none" w:sz="0" w:space="0" w:color="auto"/>
        <w:bottom w:val="none" w:sz="0" w:space="0" w:color="auto"/>
        <w:right w:val="none" w:sz="0" w:space="0" w:color="auto"/>
      </w:divBdr>
    </w:div>
    <w:div w:id="834878694">
      <w:bodyDiv w:val="1"/>
      <w:marLeft w:val="0"/>
      <w:marRight w:val="0"/>
      <w:marTop w:val="0"/>
      <w:marBottom w:val="0"/>
      <w:divBdr>
        <w:top w:val="none" w:sz="0" w:space="0" w:color="auto"/>
        <w:left w:val="none" w:sz="0" w:space="0" w:color="auto"/>
        <w:bottom w:val="none" w:sz="0" w:space="0" w:color="auto"/>
        <w:right w:val="none" w:sz="0" w:space="0" w:color="auto"/>
      </w:divBdr>
    </w:div>
    <w:div w:id="834879385">
      <w:bodyDiv w:val="1"/>
      <w:marLeft w:val="0"/>
      <w:marRight w:val="0"/>
      <w:marTop w:val="0"/>
      <w:marBottom w:val="0"/>
      <w:divBdr>
        <w:top w:val="none" w:sz="0" w:space="0" w:color="auto"/>
        <w:left w:val="none" w:sz="0" w:space="0" w:color="auto"/>
        <w:bottom w:val="none" w:sz="0" w:space="0" w:color="auto"/>
        <w:right w:val="none" w:sz="0" w:space="0" w:color="auto"/>
      </w:divBdr>
    </w:div>
    <w:div w:id="834958506">
      <w:bodyDiv w:val="1"/>
      <w:marLeft w:val="0"/>
      <w:marRight w:val="0"/>
      <w:marTop w:val="0"/>
      <w:marBottom w:val="0"/>
      <w:divBdr>
        <w:top w:val="none" w:sz="0" w:space="0" w:color="auto"/>
        <w:left w:val="none" w:sz="0" w:space="0" w:color="auto"/>
        <w:bottom w:val="none" w:sz="0" w:space="0" w:color="auto"/>
        <w:right w:val="none" w:sz="0" w:space="0" w:color="auto"/>
      </w:divBdr>
    </w:div>
    <w:div w:id="834995560">
      <w:bodyDiv w:val="1"/>
      <w:marLeft w:val="0"/>
      <w:marRight w:val="0"/>
      <w:marTop w:val="0"/>
      <w:marBottom w:val="0"/>
      <w:divBdr>
        <w:top w:val="none" w:sz="0" w:space="0" w:color="auto"/>
        <w:left w:val="none" w:sz="0" w:space="0" w:color="auto"/>
        <w:bottom w:val="none" w:sz="0" w:space="0" w:color="auto"/>
        <w:right w:val="none" w:sz="0" w:space="0" w:color="auto"/>
      </w:divBdr>
    </w:div>
    <w:div w:id="835413191">
      <w:bodyDiv w:val="1"/>
      <w:marLeft w:val="0"/>
      <w:marRight w:val="0"/>
      <w:marTop w:val="0"/>
      <w:marBottom w:val="0"/>
      <w:divBdr>
        <w:top w:val="none" w:sz="0" w:space="0" w:color="auto"/>
        <w:left w:val="none" w:sz="0" w:space="0" w:color="auto"/>
        <w:bottom w:val="none" w:sz="0" w:space="0" w:color="auto"/>
        <w:right w:val="none" w:sz="0" w:space="0" w:color="auto"/>
      </w:divBdr>
    </w:div>
    <w:div w:id="835455593">
      <w:bodyDiv w:val="1"/>
      <w:marLeft w:val="0"/>
      <w:marRight w:val="0"/>
      <w:marTop w:val="0"/>
      <w:marBottom w:val="0"/>
      <w:divBdr>
        <w:top w:val="none" w:sz="0" w:space="0" w:color="auto"/>
        <w:left w:val="none" w:sz="0" w:space="0" w:color="auto"/>
        <w:bottom w:val="none" w:sz="0" w:space="0" w:color="auto"/>
        <w:right w:val="none" w:sz="0" w:space="0" w:color="auto"/>
      </w:divBdr>
    </w:div>
    <w:div w:id="835609554">
      <w:bodyDiv w:val="1"/>
      <w:marLeft w:val="0"/>
      <w:marRight w:val="0"/>
      <w:marTop w:val="0"/>
      <w:marBottom w:val="0"/>
      <w:divBdr>
        <w:top w:val="none" w:sz="0" w:space="0" w:color="auto"/>
        <w:left w:val="none" w:sz="0" w:space="0" w:color="auto"/>
        <w:bottom w:val="none" w:sz="0" w:space="0" w:color="auto"/>
        <w:right w:val="none" w:sz="0" w:space="0" w:color="auto"/>
      </w:divBdr>
    </w:div>
    <w:div w:id="835613987">
      <w:bodyDiv w:val="1"/>
      <w:marLeft w:val="0"/>
      <w:marRight w:val="0"/>
      <w:marTop w:val="0"/>
      <w:marBottom w:val="0"/>
      <w:divBdr>
        <w:top w:val="none" w:sz="0" w:space="0" w:color="auto"/>
        <w:left w:val="none" w:sz="0" w:space="0" w:color="auto"/>
        <w:bottom w:val="none" w:sz="0" w:space="0" w:color="auto"/>
        <w:right w:val="none" w:sz="0" w:space="0" w:color="auto"/>
      </w:divBdr>
    </w:div>
    <w:div w:id="836113718">
      <w:bodyDiv w:val="1"/>
      <w:marLeft w:val="0"/>
      <w:marRight w:val="0"/>
      <w:marTop w:val="0"/>
      <w:marBottom w:val="0"/>
      <w:divBdr>
        <w:top w:val="none" w:sz="0" w:space="0" w:color="auto"/>
        <w:left w:val="none" w:sz="0" w:space="0" w:color="auto"/>
        <w:bottom w:val="none" w:sz="0" w:space="0" w:color="auto"/>
        <w:right w:val="none" w:sz="0" w:space="0" w:color="auto"/>
      </w:divBdr>
    </w:div>
    <w:div w:id="836264973">
      <w:bodyDiv w:val="1"/>
      <w:marLeft w:val="0"/>
      <w:marRight w:val="0"/>
      <w:marTop w:val="0"/>
      <w:marBottom w:val="0"/>
      <w:divBdr>
        <w:top w:val="none" w:sz="0" w:space="0" w:color="auto"/>
        <w:left w:val="none" w:sz="0" w:space="0" w:color="auto"/>
        <w:bottom w:val="none" w:sz="0" w:space="0" w:color="auto"/>
        <w:right w:val="none" w:sz="0" w:space="0" w:color="auto"/>
      </w:divBdr>
    </w:div>
    <w:div w:id="836503662">
      <w:bodyDiv w:val="1"/>
      <w:marLeft w:val="0"/>
      <w:marRight w:val="0"/>
      <w:marTop w:val="0"/>
      <w:marBottom w:val="0"/>
      <w:divBdr>
        <w:top w:val="none" w:sz="0" w:space="0" w:color="auto"/>
        <w:left w:val="none" w:sz="0" w:space="0" w:color="auto"/>
        <w:bottom w:val="none" w:sz="0" w:space="0" w:color="auto"/>
        <w:right w:val="none" w:sz="0" w:space="0" w:color="auto"/>
      </w:divBdr>
    </w:div>
    <w:div w:id="836532317">
      <w:bodyDiv w:val="1"/>
      <w:marLeft w:val="0"/>
      <w:marRight w:val="0"/>
      <w:marTop w:val="0"/>
      <w:marBottom w:val="0"/>
      <w:divBdr>
        <w:top w:val="none" w:sz="0" w:space="0" w:color="auto"/>
        <w:left w:val="none" w:sz="0" w:space="0" w:color="auto"/>
        <w:bottom w:val="none" w:sz="0" w:space="0" w:color="auto"/>
        <w:right w:val="none" w:sz="0" w:space="0" w:color="auto"/>
      </w:divBdr>
    </w:div>
    <w:div w:id="836727431">
      <w:bodyDiv w:val="1"/>
      <w:marLeft w:val="0"/>
      <w:marRight w:val="0"/>
      <w:marTop w:val="0"/>
      <w:marBottom w:val="0"/>
      <w:divBdr>
        <w:top w:val="none" w:sz="0" w:space="0" w:color="auto"/>
        <w:left w:val="none" w:sz="0" w:space="0" w:color="auto"/>
        <w:bottom w:val="none" w:sz="0" w:space="0" w:color="auto"/>
        <w:right w:val="none" w:sz="0" w:space="0" w:color="auto"/>
      </w:divBdr>
    </w:div>
    <w:div w:id="836730368">
      <w:bodyDiv w:val="1"/>
      <w:marLeft w:val="0"/>
      <w:marRight w:val="0"/>
      <w:marTop w:val="0"/>
      <w:marBottom w:val="0"/>
      <w:divBdr>
        <w:top w:val="none" w:sz="0" w:space="0" w:color="auto"/>
        <w:left w:val="none" w:sz="0" w:space="0" w:color="auto"/>
        <w:bottom w:val="none" w:sz="0" w:space="0" w:color="auto"/>
        <w:right w:val="none" w:sz="0" w:space="0" w:color="auto"/>
      </w:divBdr>
    </w:div>
    <w:div w:id="836847646">
      <w:bodyDiv w:val="1"/>
      <w:marLeft w:val="0"/>
      <w:marRight w:val="0"/>
      <w:marTop w:val="0"/>
      <w:marBottom w:val="0"/>
      <w:divBdr>
        <w:top w:val="none" w:sz="0" w:space="0" w:color="auto"/>
        <w:left w:val="none" w:sz="0" w:space="0" w:color="auto"/>
        <w:bottom w:val="none" w:sz="0" w:space="0" w:color="auto"/>
        <w:right w:val="none" w:sz="0" w:space="0" w:color="auto"/>
      </w:divBdr>
    </w:div>
    <w:div w:id="837040556">
      <w:bodyDiv w:val="1"/>
      <w:marLeft w:val="0"/>
      <w:marRight w:val="0"/>
      <w:marTop w:val="0"/>
      <w:marBottom w:val="0"/>
      <w:divBdr>
        <w:top w:val="none" w:sz="0" w:space="0" w:color="auto"/>
        <w:left w:val="none" w:sz="0" w:space="0" w:color="auto"/>
        <w:bottom w:val="none" w:sz="0" w:space="0" w:color="auto"/>
        <w:right w:val="none" w:sz="0" w:space="0" w:color="auto"/>
      </w:divBdr>
    </w:div>
    <w:div w:id="837187313">
      <w:bodyDiv w:val="1"/>
      <w:marLeft w:val="0"/>
      <w:marRight w:val="0"/>
      <w:marTop w:val="0"/>
      <w:marBottom w:val="0"/>
      <w:divBdr>
        <w:top w:val="none" w:sz="0" w:space="0" w:color="auto"/>
        <w:left w:val="none" w:sz="0" w:space="0" w:color="auto"/>
        <w:bottom w:val="none" w:sz="0" w:space="0" w:color="auto"/>
        <w:right w:val="none" w:sz="0" w:space="0" w:color="auto"/>
      </w:divBdr>
    </w:div>
    <w:div w:id="837233278">
      <w:bodyDiv w:val="1"/>
      <w:marLeft w:val="0"/>
      <w:marRight w:val="0"/>
      <w:marTop w:val="0"/>
      <w:marBottom w:val="0"/>
      <w:divBdr>
        <w:top w:val="none" w:sz="0" w:space="0" w:color="auto"/>
        <w:left w:val="none" w:sz="0" w:space="0" w:color="auto"/>
        <w:bottom w:val="none" w:sz="0" w:space="0" w:color="auto"/>
        <w:right w:val="none" w:sz="0" w:space="0" w:color="auto"/>
      </w:divBdr>
    </w:div>
    <w:div w:id="837383155">
      <w:bodyDiv w:val="1"/>
      <w:marLeft w:val="0"/>
      <w:marRight w:val="0"/>
      <w:marTop w:val="0"/>
      <w:marBottom w:val="0"/>
      <w:divBdr>
        <w:top w:val="none" w:sz="0" w:space="0" w:color="auto"/>
        <w:left w:val="none" w:sz="0" w:space="0" w:color="auto"/>
        <w:bottom w:val="none" w:sz="0" w:space="0" w:color="auto"/>
        <w:right w:val="none" w:sz="0" w:space="0" w:color="auto"/>
      </w:divBdr>
    </w:div>
    <w:div w:id="837427214">
      <w:bodyDiv w:val="1"/>
      <w:marLeft w:val="0"/>
      <w:marRight w:val="0"/>
      <w:marTop w:val="0"/>
      <w:marBottom w:val="0"/>
      <w:divBdr>
        <w:top w:val="none" w:sz="0" w:space="0" w:color="auto"/>
        <w:left w:val="none" w:sz="0" w:space="0" w:color="auto"/>
        <w:bottom w:val="none" w:sz="0" w:space="0" w:color="auto"/>
        <w:right w:val="none" w:sz="0" w:space="0" w:color="auto"/>
      </w:divBdr>
    </w:div>
    <w:div w:id="837503479">
      <w:bodyDiv w:val="1"/>
      <w:marLeft w:val="0"/>
      <w:marRight w:val="0"/>
      <w:marTop w:val="0"/>
      <w:marBottom w:val="0"/>
      <w:divBdr>
        <w:top w:val="none" w:sz="0" w:space="0" w:color="auto"/>
        <w:left w:val="none" w:sz="0" w:space="0" w:color="auto"/>
        <w:bottom w:val="none" w:sz="0" w:space="0" w:color="auto"/>
        <w:right w:val="none" w:sz="0" w:space="0" w:color="auto"/>
      </w:divBdr>
    </w:div>
    <w:div w:id="837690617">
      <w:bodyDiv w:val="1"/>
      <w:marLeft w:val="0"/>
      <w:marRight w:val="0"/>
      <w:marTop w:val="0"/>
      <w:marBottom w:val="0"/>
      <w:divBdr>
        <w:top w:val="none" w:sz="0" w:space="0" w:color="auto"/>
        <w:left w:val="none" w:sz="0" w:space="0" w:color="auto"/>
        <w:bottom w:val="none" w:sz="0" w:space="0" w:color="auto"/>
        <w:right w:val="none" w:sz="0" w:space="0" w:color="auto"/>
      </w:divBdr>
    </w:div>
    <w:div w:id="837696285">
      <w:bodyDiv w:val="1"/>
      <w:marLeft w:val="0"/>
      <w:marRight w:val="0"/>
      <w:marTop w:val="0"/>
      <w:marBottom w:val="0"/>
      <w:divBdr>
        <w:top w:val="none" w:sz="0" w:space="0" w:color="auto"/>
        <w:left w:val="none" w:sz="0" w:space="0" w:color="auto"/>
        <w:bottom w:val="none" w:sz="0" w:space="0" w:color="auto"/>
        <w:right w:val="none" w:sz="0" w:space="0" w:color="auto"/>
      </w:divBdr>
    </w:div>
    <w:div w:id="837770606">
      <w:bodyDiv w:val="1"/>
      <w:marLeft w:val="0"/>
      <w:marRight w:val="0"/>
      <w:marTop w:val="0"/>
      <w:marBottom w:val="0"/>
      <w:divBdr>
        <w:top w:val="none" w:sz="0" w:space="0" w:color="auto"/>
        <w:left w:val="none" w:sz="0" w:space="0" w:color="auto"/>
        <w:bottom w:val="none" w:sz="0" w:space="0" w:color="auto"/>
        <w:right w:val="none" w:sz="0" w:space="0" w:color="auto"/>
      </w:divBdr>
    </w:div>
    <w:div w:id="837813963">
      <w:bodyDiv w:val="1"/>
      <w:marLeft w:val="0"/>
      <w:marRight w:val="0"/>
      <w:marTop w:val="0"/>
      <w:marBottom w:val="0"/>
      <w:divBdr>
        <w:top w:val="none" w:sz="0" w:space="0" w:color="auto"/>
        <w:left w:val="none" w:sz="0" w:space="0" w:color="auto"/>
        <w:bottom w:val="none" w:sz="0" w:space="0" w:color="auto"/>
        <w:right w:val="none" w:sz="0" w:space="0" w:color="auto"/>
      </w:divBdr>
    </w:div>
    <w:div w:id="837889966">
      <w:bodyDiv w:val="1"/>
      <w:marLeft w:val="0"/>
      <w:marRight w:val="0"/>
      <w:marTop w:val="0"/>
      <w:marBottom w:val="0"/>
      <w:divBdr>
        <w:top w:val="none" w:sz="0" w:space="0" w:color="auto"/>
        <w:left w:val="none" w:sz="0" w:space="0" w:color="auto"/>
        <w:bottom w:val="none" w:sz="0" w:space="0" w:color="auto"/>
        <w:right w:val="none" w:sz="0" w:space="0" w:color="auto"/>
      </w:divBdr>
    </w:div>
    <w:div w:id="837961978">
      <w:bodyDiv w:val="1"/>
      <w:marLeft w:val="0"/>
      <w:marRight w:val="0"/>
      <w:marTop w:val="0"/>
      <w:marBottom w:val="0"/>
      <w:divBdr>
        <w:top w:val="none" w:sz="0" w:space="0" w:color="auto"/>
        <w:left w:val="none" w:sz="0" w:space="0" w:color="auto"/>
        <w:bottom w:val="none" w:sz="0" w:space="0" w:color="auto"/>
        <w:right w:val="none" w:sz="0" w:space="0" w:color="auto"/>
      </w:divBdr>
    </w:div>
    <w:div w:id="838039949">
      <w:bodyDiv w:val="1"/>
      <w:marLeft w:val="0"/>
      <w:marRight w:val="0"/>
      <w:marTop w:val="0"/>
      <w:marBottom w:val="0"/>
      <w:divBdr>
        <w:top w:val="none" w:sz="0" w:space="0" w:color="auto"/>
        <w:left w:val="none" w:sz="0" w:space="0" w:color="auto"/>
        <w:bottom w:val="none" w:sz="0" w:space="0" w:color="auto"/>
        <w:right w:val="none" w:sz="0" w:space="0" w:color="auto"/>
      </w:divBdr>
    </w:div>
    <w:div w:id="838078635">
      <w:bodyDiv w:val="1"/>
      <w:marLeft w:val="0"/>
      <w:marRight w:val="0"/>
      <w:marTop w:val="0"/>
      <w:marBottom w:val="0"/>
      <w:divBdr>
        <w:top w:val="none" w:sz="0" w:space="0" w:color="auto"/>
        <w:left w:val="none" w:sz="0" w:space="0" w:color="auto"/>
        <w:bottom w:val="none" w:sz="0" w:space="0" w:color="auto"/>
        <w:right w:val="none" w:sz="0" w:space="0" w:color="auto"/>
      </w:divBdr>
    </w:div>
    <w:div w:id="838470139">
      <w:bodyDiv w:val="1"/>
      <w:marLeft w:val="0"/>
      <w:marRight w:val="0"/>
      <w:marTop w:val="0"/>
      <w:marBottom w:val="0"/>
      <w:divBdr>
        <w:top w:val="none" w:sz="0" w:space="0" w:color="auto"/>
        <w:left w:val="none" w:sz="0" w:space="0" w:color="auto"/>
        <w:bottom w:val="none" w:sz="0" w:space="0" w:color="auto"/>
        <w:right w:val="none" w:sz="0" w:space="0" w:color="auto"/>
      </w:divBdr>
    </w:div>
    <w:div w:id="838542075">
      <w:bodyDiv w:val="1"/>
      <w:marLeft w:val="0"/>
      <w:marRight w:val="0"/>
      <w:marTop w:val="0"/>
      <w:marBottom w:val="0"/>
      <w:divBdr>
        <w:top w:val="none" w:sz="0" w:space="0" w:color="auto"/>
        <w:left w:val="none" w:sz="0" w:space="0" w:color="auto"/>
        <w:bottom w:val="none" w:sz="0" w:space="0" w:color="auto"/>
        <w:right w:val="none" w:sz="0" w:space="0" w:color="auto"/>
      </w:divBdr>
    </w:div>
    <w:div w:id="838621076">
      <w:bodyDiv w:val="1"/>
      <w:marLeft w:val="0"/>
      <w:marRight w:val="0"/>
      <w:marTop w:val="0"/>
      <w:marBottom w:val="0"/>
      <w:divBdr>
        <w:top w:val="none" w:sz="0" w:space="0" w:color="auto"/>
        <w:left w:val="none" w:sz="0" w:space="0" w:color="auto"/>
        <w:bottom w:val="none" w:sz="0" w:space="0" w:color="auto"/>
        <w:right w:val="none" w:sz="0" w:space="0" w:color="auto"/>
      </w:divBdr>
    </w:div>
    <w:div w:id="838621677">
      <w:bodyDiv w:val="1"/>
      <w:marLeft w:val="0"/>
      <w:marRight w:val="0"/>
      <w:marTop w:val="0"/>
      <w:marBottom w:val="0"/>
      <w:divBdr>
        <w:top w:val="none" w:sz="0" w:space="0" w:color="auto"/>
        <w:left w:val="none" w:sz="0" w:space="0" w:color="auto"/>
        <w:bottom w:val="none" w:sz="0" w:space="0" w:color="auto"/>
        <w:right w:val="none" w:sz="0" w:space="0" w:color="auto"/>
      </w:divBdr>
    </w:div>
    <w:div w:id="838692857">
      <w:bodyDiv w:val="1"/>
      <w:marLeft w:val="0"/>
      <w:marRight w:val="0"/>
      <w:marTop w:val="0"/>
      <w:marBottom w:val="0"/>
      <w:divBdr>
        <w:top w:val="none" w:sz="0" w:space="0" w:color="auto"/>
        <w:left w:val="none" w:sz="0" w:space="0" w:color="auto"/>
        <w:bottom w:val="none" w:sz="0" w:space="0" w:color="auto"/>
        <w:right w:val="none" w:sz="0" w:space="0" w:color="auto"/>
      </w:divBdr>
    </w:div>
    <w:div w:id="838692942">
      <w:bodyDiv w:val="1"/>
      <w:marLeft w:val="0"/>
      <w:marRight w:val="0"/>
      <w:marTop w:val="0"/>
      <w:marBottom w:val="0"/>
      <w:divBdr>
        <w:top w:val="none" w:sz="0" w:space="0" w:color="auto"/>
        <w:left w:val="none" w:sz="0" w:space="0" w:color="auto"/>
        <w:bottom w:val="none" w:sz="0" w:space="0" w:color="auto"/>
        <w:right w:val="none" w:sz="0" w:space="0" w:color="auto"/>
      </w:divBdr>
    </w:div>
    <w:div w:id="838885543">
      <w:bodyDiv w:val="1"/>
      <w:marLeft w:val="0"/>
      <w:marRight w:val="0"/>
      <w:marTop w:val="0"/>
      <w:marBottom w:val="0"/>
      <w:divBdr>
        <w:top w:val="none" w:sz="0" w:space="0" w:color="auto"/>
        <w:left w:val="none" w:sz="0" w:space="0" w:color="auto"/>
        <w:bottom w:val="none" w:sz="0" w:space="0" w:color="auto"/>
        <w:right w:val="none" w:sz="0" w:space="0" w:color="auto"/>
      </w:divBdr>
    </w:div>
    <w:div w:id="838888074">
      <w:bodyDiv w:val="1"/>
      <w:marLeft w:val="0"/>
      <w:marRight w:val="0"/>
      <w:marTop w:val="0"/>
      <w:marBottom w:val="0"/>
      <w:divBdr>
        <w:top w:val="none" w:sz="0" w:space="0" w:color="auto"/>
        <w:left w:val="none" w:sz="0" w:space="0" w:color="auto"/>
        <w:bottom w:val="none" w:sz="0" w:space="0" w:color="auto"/>
        <w:right w:val="none" w:sz="0" w:space="0" w:color="auto"/>
      </w:divBdr>
    </w:div>
    <w:div w:id="839004511">
      <w:bodyDiv w:val="1"/>
      <w:marLeft w:val="0"/>
      <w:marRight w:val="0"/>
      <w:marTop w:val="0"/>
      <w:marBottom w:val="0"/>
      <w:divBdr>
        <w:top w:val="none" w:sz="0" w:space="0" w:color="auto"/>
        <w:left w:val="none" w:sz="0" w:space="0" w:color="auto"/>
        <w:bottom w:val="none" w:sz="0" w:space="0" w:color="auto"/>
        <w:right w:val="none" w:sz="0" w:space="0" w:color="auto"/>
      </w:divBdr>
    </w:div>
    <w:div w:id="839009029">
      <w:bodyDiv w:val="1"/>
      <w:marLeft w:val="0"/>
      <w:marRight w:val="0"/>
      <w:marTop w:val="0"/>
      <w:marBottom w:val="0"/>
      <w:divBdr>
        <w:top w:val="none" w:sz="0" w:space="0" w:color="auto"/>
        <w:left w:val="none" w:sz="0" w:space="0" w:color="auto"/>
        <w:bottom w:val="none" w:sz="0" w:space="0" w:color="auto"/>
        <w:right w:val="none" w:sz="0" w:space="0" w:color="auto"/>
      </w:divBdr>
    </w:div>
    <w:div w:id="839201112">
      <w:bodyDiv w:val="1"/>
      <w:marLeft w:val="0"/>
      <w:marRight w:val="0"/>
      <w:marTop w:val="0"/>
      <w:marBottom w:val="0"/>
      <w:divBdr>
        <w:top w:val="none" w:sz="0" w:space="0" w:color="auto"/>
        <w:left w:val="none" w:sz="0" w:space="0" w:color="auto"/>
        <w:bottom w:val="none" w:sz="0" w:space="0" w:color="auto"/>
        <w:right w:val="none" w:sz="0" w:space="0" w:color="auto"/>
      </w:divBdr>
    </w:div>
    <w:div w:id="839395050">
      <w:bodyDiv w:val="1"/>
      <w:marLeft w:val="0"/>
      <w:marRight w:val="0"/>
      <w:marTop w:val="0"/>
      <w:marBottom w:val="0"/>
      <w:divBdr>
        <w:top w:val="none" w:sz="0" w:space="0" w:color="auto"/>
        <w:left w:val="none" w:sz="0" w:space="0" w:color="auto"/>
        <w:bottom w:val="none" w:sz="0" w:space="0" w:color="auto"/>
        <w:right w:val="none" w:sz="0" w:space="0" w:color="auto"/>
      </w:divBdr>
    </w:div>
    <w:div w:id="839462879">
      <w:bodyDiv w:val="1"/>
      <w:marLeft w:val="0"/>
      <w:marRight w:val="0"/>
      <w:marTop w:val="0"/>
      <w:marBottom w:val="0"/>
      <w:divBdr>
        <w:top w:val="none" w:sz="0" w:space="0" w:color="auto"/>
        <w:left w:val="none" w:sz="0" w:space="0" w:color="auto"/>
        <w:bottom w:val="none" w:sz="0" w:space="0" w:color="auto"/>
        <w:right w:val="none" w:sz="0" w:space="0" w:color="auto"/>
      </w:divBdr>
    </w:div>
    <w:div w:id="839468020">
      <w:bodyDiv w:val="1"/>
      <w:marLeft w:val="0"/>
      <w:marRight w:val="0"/>
      <w:marTop w:val="0"/>
      <w:marBottom w:val="0"/>
      <w:divBdr>
        <w:top w:val="none" w:sz="0" w:space="0" w:color="auto"/>
        <w:left w:val="none" w:sz="0" w:space="0" w:color="auto"/>
        <w:bottom w:val="none" w:sz="0" w:space="0" w:color="auto"/>
        <w:right w:val="none" w:sz="0" w:space="0" w:color="auto"/>
      </w:divBdr>
    </w:div>
    <w:div w:id="839584481">
      <w:bodyDiv w:val="1"/>
      <w:marLeft w:val="0"/>
      <w:marRight w:val="0"/>
      <w:marTop w:val="0"/>
      <w:marBottom w:val="0"/>
      <w:divBdr>
        <w:top w:val="none" w:sz="0" w:space="0" w:color="auto"/>
        <w:left w:val="none" w:sz="0" w:space="0" w:color="auto"/>
        <w:bottom w:val="none" w:sz="0" w:space="0" w:color="auto"/>
        <w:right w:val="none" w:sz="0" w:space="0" w:color="auto"/>
      </w:divBdr>
    </w:div>
    <w:div w:id="839589984">
      <w:bodyDiv w:val="1"/>
      <w:marLeft w:val="0"/>
      <w:marRight w:val="0"/>
      <w:marTop w:val="0"/>
      <w:marBottom w:val="0"/>
      <w:divBdr>
        <w:top w:val="none" w:sz="0" w:space="0" w:color="auto"/>
        <w:left w:val="none" w:sz="0" w:space="0" w:color="auto"/>
        <w:bottom w:val="none" w:sz="0" w:space="0" w:color="auto"/>
        <w:right w:val="none" w:sz="0" w:space="0" w:color="auto"/>
      </w:divBdr>
    </w:div>
    <w:div w:id="839736598">
      <w:bodyDiv w:val="1"/>
      <w:marLeft w:val="0"/>
      <w:marRight w:val="0"/>
      <w:marTop w:val="0"/>
      <w:marBottom w:val="0"/>
      <w:divBdr>
        <w:top w:val="none" w:sz="0" w:space="0" w:color="auto"/>
        <w:left w:val="none" w:sz="0" w:space="0" w:color="auto"/>
        <w:bottom w:val="none" w:sz="0" w:space="0" w:color="auto"/>
        <w:right w:val="none" w:sz="0" w:space="0" w:color="auto"/>
      </w:divBdr>
    </w:div>
    <w:div w:id="840000619">
      <w:bodyDiv w:val="1"/>
      <w:marLeft w:val="0"/>
      <w:marRight w:val="0"/>
      <w:marTop w:val="0"/>
      <w:marBottom w:val="0"/>
      <w:divBdr>
        <w:top w:val="none" w:sz="0" w:space="0" w:color="auto"/>
        <w:left w:val="none" w:sz="0" w:space="0" w:color="auto"/>
        <w:bottom w:val="none" w:sz="0" w:space="0" w:color="auto"/>
        <w:right w:val="none" w:sz="0" w:space="0" w:color="auto"/>
      </w:divBdr>
    </w:div>
    <w:div w:id="840004089">
      <w:bodyDiv w:val="1"/>
      <w:marLeft w:val="0"/>
      <w:marRight w:val="0"/>
      <w:marTop w:val="0"/>
      <w:marBottom w:val="0"/>
      <w:divBdr>
        <w:top w:val="none" w:sz="0" w:space="0" w:color="auto"/>
        <w:left w:val="none" w:sz="0" w:space="0" w:color="auto"/>
        <w:bottom w:val="none" w:sz="0" w:space="0" w:color="auto"/>
        <w:right w:val="none" w:sz="0" w:space="0" w:color="auto"/>
      </w:divBdr>
    </w:div>
    <w:div w:id="840045546">
      <w:bodyDiv w:val="1"/>
      <w:marLeft w:val="0"/>
      <w:marRight w:val="0"/>
      <w:marTop w:val="0"/>
      <w:marBottom w:val="0"/>
      <w:divBdr>
        <w:top w:val="none" w:sz="0" w:space="0" w:color="auto"/>
        <w:left w:val="none" w:sz="0" w:space="0" w:color="auto"/>
        <w:bottom w:val="none" w:sz="0" w:space="0" w:color="auto"/>
        <w:right w:val="none" w:sz="0" w:space="0" w:color="auto"/>
      </w:divBdr>
      <w:divsChild>
        <w:div w:id="1939605104">
          <w:marLeft w:val="480"/>
          <w:marRight w:val="0"/>
          <w:marTop w:val="0"/>
          <w:marBottom w:val="0"/>
          <w:divBdr>
            <w:top w:val="none" w:sz="0" w:space="0" w:color="auto"/>
            <w:left w:val="none" w:sz="0" w:space="0" w:color="auto"/>
            <w:bottom w:val="none" w:sz="0" w:space="0" w:color="auto"/>
            <w:right w:val="none" w:sz="0" w:space="0" w:color="auto"/>
          </w:divBdr>
        </w:div>
        <w:div w:id="699357982">
          <w:marLeft w:val="480"/>
          <w:marRight w:val="0"/>
          <w:marTop w:val="0"/>
          <w:marBottom w:val="0"/>
          <w:divBdr>
            <w:top w:val="none" w:sz="0" w:space="0" w:color="auto"/>
            <w:left w:val="none" w:sz="0" w:space="0" w:color="auto"/>
            <w:bottom w:val="none" w:sz="0" w:space="0" w:color="auto"/>
            <w:right w:val="none" w:sz="0" w:space="0" w:color="auto"/>
          </w:divBdr>
        </w:div>
        <w:div w:id="1663042860">
          <w:marLeft w:val="480"/>
          <w:marRight w:val="0"/>
          <w:marTop w:val="0"/>
          <w:marBottom w:val="0"/>
          <w:divBdr>
            <w:top w:val="none" w:sz="0" w:space="0" w:color="auto"/>
            <w:left w:val="none" w:sz="0" w:space="0" w:color="auto"/>
            <w:bottom w:val="none" w:sz="0" w:space="0" w:color="auto"/>
            <w:right w:val="none" w:sz="0" w:space="0" w:color="auto"/>
          </w:divBdr>
        </w:div>
        <w:div w:id="146240240">
          <w:marLeft w:val="480"/>
          <w:marRight w:val="0"/>
          <w:marTop w:val="0"/>
          <w:marBottom w:val="0"/>
          <w:divBdr>
            <w:top w:val="none" w:sz="0" w:space="0" w:color="auto"/>
            <w:left w:val="none" w:sz="0" w:space="0" w:color="auto"/>
            <w:bottom w:val="none" w:sz="0" w:space="0" w:color="auto"/>
            <w:right w:val="none" w:sz="0" w:space="0" w:color="auto"/>
          </w:divBdr>
        </w:div>
        <w:div w:id="2002811203">
          <w:marLeft w:val="480"/>
          <w:marRight w:val="0"/>
          <w:marTop w:val="0"/>
          <w:marBottom w:val="0"/>
          <w:divBdr>
            <w:top w:val="none" w:sz="0" w:space="0" w:color="auto"/>
            <w:left w:val="none" w:sz="0" w:space="0" w:color="auto"/>
            <w:bottom w:val="none" w:sz="0" w:space="0" w:color="auto"/>
            <w:right w:val="none" w:sz="0" w:space="0" w:color="auto"/>
          </w:divBdr>
        </w:div>
        <w:div w:id="1335765015">
          <w:marLeft w:val="480"/>
          <w:marRight w:val="0"/>
          <w:marTop w:val="0"/>
          <w:marBottom w:val="0"/>
          <w:divBdr>
            <w:top w:val="none" w:sz="0" w:space="0" w:color="auto"/>
            <w:left w:val="none" w:sz="0" w:space="0" w:color="auto"/>
            <w:bottom w:val="none" w:sz="0" w:space="0" w:color="auto"/>
            <w:right w:val="none" w:sz="0" w:space="0" w:color="auto"/>
          </w:divBdr>
        </w:div>
        <w:div w:id="1113792373">
          <w:marLeft w:val="480"/>
          <w:marRight w:val="0"/>
          <w:marTop w:val="0"/>
          <w:marBottom w:val="0"/>
          <w:divBdr>
            <w:top w:val="none" w:sz="0" w:space="0" w:color="auto"/>
            <w:left w:val="none" w:sz="0" w:space="0" w:color="auto"/>
            <w:bottom w:val="none" w:sz="0" w:space="0" w:color="auto"/>
            <w:right w:val="none" w:sz="0" w:space="0" w:color="auto"/>
          </w:divBdr>
        </w:div>
        <w:div w:id="38240148">
          <w:marLeft w:val="480"/>
          <w:marRight w:val="0"/>
          <w:marTop w:val="0"/>
          <w:marBottom w:val="0"/>
          <w:divBdr>
            <w:top w:val="none" w:sz="0" w:space="0" w:color="auto"/>
            <w:left w:val="none" w:sz="0" w:space="0" w:color="auto"/>
            <w:bottom w:val="none" w:sz="0" w:space="0" w:color="auto"/>
            <w:right w:val="none" w:sz="0" w:space="0" w:color="auto"/>
          </w:divBdr>
        </w:div>
        <w:div w:id="157379690">
          <w:marLeft w:val="480"/>
          <w:marRight w:val="0"/>
          <w:marTop w:val="0"/>
          <w:marBottom w:val="0"/>
          <w:divBdr>
            <w:top w:val="none" w:sz="0" w:space="0" w:color="auto"/>
            <w:left w:val="none" w:sz="0" w:space="0" w:color="auto"/>
            <w:bottom w:val="none" w:sz="0" w:space="0" w:color="auto"/>
            <w:right w:val="none" w:sz="0" w:space="0" w:color="auto"/>
          </w:divBdr>
        </w:div>
        <w:div w:id="1525171211">
          <w:marLeft w:val="480"/>
          <w:marRight w:val="0"/>
          <w:marTop w:val="0"/>
          <w:marBottom w:val="0"/>
          <w:divBdr>
            <w:top w:val="none" w:sz="0" w:space="0" w:color="auto"/>
            <w:left w:val="none" w:sz="0" w:space="0" w:color="auto"/>
            <w:bottom w:val="none" w:sz="0" w:space="0" w:color="auto"/>
            <w:right w:val="none" w:sz="0" w:space="0" w:color="auto"/>
          </w:divBdr>
        </w:div>
        <w:div w:id="533544784">
          <w:marLeft w:val="480"/>
          <w:marRight w:val="0"/>
          <w:marTop w:val="0"/>
          <w:marBottom w:val="0"/>
          <w:divBdr>
            <w:top w:val="none" w:sz="0" w:space="0" w:color="auto"/>
            <w:left w:val="none" w:sz="0" w:space="0" w:color="auto"/>
            <w:bottom w:val="none" w:sz="0" w:space="0" w:color="auto"/>
            <w:right w:val="none" w:sz="0" w:space="0" w:color="auto"/>
          </w:divBdr>
        </w:div>
        <w:div w:id="1446075538">
          <w:marLeft w:val="480"/>
          <w:marRight w:val="0"/>
          <w:marTop w:val="0"/>
          <w:marBottom w:val="0"/>
          <w:divBdr>
            <w:top w:val="none" w:sz="0" w:space="0" w:color="auto"/>
            <w:left w:val="none" w:sz="0" w:space="0" w:color="auto"/>
            <w:bottom w:val="none" w:sz="0" w:space="0" w:color="auto"/>
            <w:right w:val="none" w:sz="0" w:space="0" w:color="auto"/>
          </w:divBdr>
        </w:div>
        <w:div w:id="1639526335">
          <w:marLeft w:val="480"/>
          <w:marRight w:val="0"/>
          <w:marTop w:val="0"/>
          <w:marBottom w:val="0"/>
          <w:divBdr>
            <w:top w:val="none" w:sz="0" w:space="0" w:color="auto"/>
            <w:left w:val="none" w:sz="0" w:space="0" w:color="auto"/>
            <w:bottom w:val="none" w:sz="0" w:space="0" w:color="auto"/>
            <w:right w:val="none" w:sz="0" w:space="0" w:color="auto"/>
          </w:divBdr>
        </w:div>
        <w:div w:id="1477137796">
          <w:marLeft w:val="480"/>
          <w:marRight w:val="0"/>
          <w:marTop w:val="0"/>
          <w:marBottom w:val="0"/>
          <w:divBdr>
            <w:top w:val="none" w:sz="0" w:space="0" w:color="auto"/>
            <w:left w:val="none" w:sz="0" w:space="0" w:color="auto"/>
            <w:bottom w:val="none" w:sz="0" w:space="0" w:color="auto"/>
            <w:right w:val="none" w:sz="0" w:space="0" w:color="auto"/>
          </w:divBdr>
        </w:div>
        <w:div w:id="231359130">
          <w:marLeft w:val="480"/>
          <w:marRight w:val="0"/>
          <w:marTop w:val="0"/>
          <w:marBottom w:val="0"/>
          <w:divBdr>
            <w:top w:val="none" w:sz="0" w:space="0" w:color="auto"/>
            <w:left w:val="none" w:sz="0" w:space="0" w:color="auto"/>
            <w:bottom w:val="none" w:sz="0" w:space="0" w:color="auto"/>
            <w:right w:val="none" w:sz="0" w:space="0" w:color="auto"/>
          </w:divBdr>
        </w:div>
        <w:div w:id="1198666398">
          <w:marLeft w:val="480"/>
          <w:marRight w:val="0"/>
          <w:marTop w:val="0"/>
          <w:marBottom w:val="0"/>
          <w:divBdr>
            <w:top w:val="none" w:sz="0" w:space="0" w:color="auto"/>
            <w:left w:val="none" w:sz="0" w:space="0" w:color="auto"/>
            <w:bottom w:val="none" w:sz="0" w:space="0" w:color="auto"/>
            <w:right w:val="none" w:sz="0" w:space="0" w:color="auto"/>
          </w:divBdr>
        </w:div>
        <w:div w:id="466582932">
          <w:marLeft w:val="480"/>
          <w:marRight w:val="0"/>
          <w:marTop w:val="0"/>
          <w:marBottom w:val="0"/>
          <w:divBdr>
            <w:top w:val="none" w:sz="0" w:space="0" w:color="auto"/>
            <w:left w:val="none" w:sz="0" w:space="0" w:color="auto"/>
            <w:bottom w:val="none" w:sz="0" w:space="0" w:color="auto"/>
            <w:right w:val="none" w:sz="0" w:space="0" w:color="auto"/>
          </w:divBdr>
        </w:div>
        <w:div w:id="21135250">
          <w:marLeft w:val="480"/>
          <w:marRight w:val="0"/>
          <w:marTop w:val="0"/>
          <w:marBottom w:val="0"/>
          <w:divBdr>
            <w:top w:val="none" w:sz="0" w:space="0" w:color="auto"/>
            <w:left w:val="none" w:sz="0" w:space="0" w:color="auto"/>
            <w:bottom w:val="none" w:sz="0" w:space="0" w:color="auto"/>
            <w:right w:val="none" w:sz="0" w:space="0" w:color="auto"/>
          </w:divBdr>
        </w:div>
        <w:div w:id="294483953">
          <w:marLeft w:val="480"/>
          <w:marRight w:val="0"/>
          <w:marTop w:val="0"/>
          <w:marBottom w:val="0"/>
          <w:divBdr>
            <w:top w:val="none" w:sz="0" w:space="0" w:color="auto"/>
            <w:left w:val="none" w:sz="0" w:space="0" w:color="auto"/>
            <w:bottom w:val="none" w:sz="0" w:space="0" w:color="auto"/>
            <w:right w:val="none" w:sz="0" w:space="0" w:color="auto"/>
          </w:divBdr>
        </w:div>
        <w:div w:id="64841471">
          <w:marLeft w:val="480"/>
          <w:marRight w:val="0"/>
          <w:marTop w:val="0"/>
          <w:marBottom w:val="0"/>
          <w:divBdr>
            <w:top w:val="none" w:sz="0" w:space="0" w:color="auto"/>
            <w:left w:val="none" w:sz="0" w:space="0" w:color="auto"/>
            <w:bottom w:val="none" w:sz="0" w:space="0" w:color="auto"/>
            <w:right w:val="none" w:sz="0" w:space="0" w:color="auto"/>
          </w:divBdr>
        </w:div>
        <w:div w:id="1623071094">
          <w:marLeft w:val="480"/>
          <w:marRight w:val="0"/>
          <w:marTop w:val="0"/>
          <w:marBottom w:val="0"/>
          <w:divBdr>
            <w:top w:val="none" w:sz="0" w:space="0" w:color="auto"/>
            <w:left w:val="none" w:sz="0" w:space="0" w:color="auto"/>
            <w:bottom w:val="none" w:sz="0" w:space="0" w:color="auto"/>
            <w:right w:val="none" w:sz="0" w:space="0" w:color="auto"/>
          </w:divBdr>
        </w:div>
        <w:div w:id="1883007764">
          <w:marLeft w:val="480"/>
          <w:marRight w:val="0"/>
          <w:marTop w:val="0"/>
          <w:marBottom w:val="0"/>
          <w:divBdr>
            <w:top w:val="none" w:sz="0" w:space="0" w:color="auto"/>
            <w:left w:val="none" w:sz="0" w:space="0" w:color="auto"/>
            <w:bottom w:val="none" w:sz="0" w:space="0" w:color="auto"/>
            <w:right w:val="none" w:sz="0" w:space="0" w:color="auto"/>
          </w:divBdr>
        </w:div>
        <w:div w:id="911887681">
          <w:marLeft w:val="480"/>
          <w:marRight w:val="0"/>
          <w:marTop w:val="0"/>
          <w:marBottom w:val="0"/>
          <w:divBdr>
            <w:top w:val="none" w:sz="0" w:space="0" w:color="auto"/>
            <w:left w:val="none" w:sz="0" w:space="0" w:color="auto"/>
            <w:bottom w:val="none" w:sz="0" w:space="0" w:color="auto"/>
            <w:right w:val="none" w:sz="0" w:space="0" w:color="auto"/>
          </w:divBdr>
        </w:div>
        <w:div w:id="273252153">
          <w:marLeft w:val="480"/>
          <w:marRight w:val="0"/>
          <w:marTop w:val="0"/>
          <w:marBottom w:val="0"/>
          <w:divBdr>
            <w:top w:val="none" w:sz="0" w:space="0" w:color="auto"/>
            <w:left w:val="none" w:sz="0" w:space="0" w:color="auto"/>
            <w:bottom w:val="none" w:sz="0" w:space="0" w:color="auto"/>
            <w:right w:val="none" w:sz="0" w:space="0" w:color="auto"/>
          </w:divBdr>
        </w:div>
        <w:div w:id="1191067064">
          <w:marLeft w:val="480"/>
          <w:marRight w:val="0"/>
          <w:marTop w:val="0"/>
          <w:marBottom w:val="0"/>
          <w:divBdr>
            <w:top w:val="none" w:sz="0" w:space="0" w:color="auto"/>
            <w:left w:val="none" w:sz="0" w:space="0" w:color="auto"/>
            <w:bottom w:val="none" w:sz="0" w:space="0" w:color="auto"/>
            <w:right w:val="none" w:sz="0" w:space="0" w:color="auto"/>
          </w:divBdr>
        </w:div>
        <w:div w:id="1880819242">
          <w:marLeft w:val="480"/>
          <w:marRight w:val="0"/>
          <w:marTop w:val="0"/>
          <w:marBottom w:val="0"/>
          <w:divBdr>
            <w:top w:val="none" w:sz="0" w:space="0" w:color="auto"/>
            <w:left w:val="none" w:sz="0" w:space="0" w:color="auto"/>
            <w:bottom w:val="none" w:sz="0" w:space="0" w:color="auto"/>
            <w:right w:val="none" w:sz="0" w:space="0" w:color="auto"/>
          </w:divBdr>
        </w:div>
        <w:div w:id="244844617">
          <w:marLeft w:val="480"/>
          <w:marRight w:val="0"/>
          <w:marTop w:val="0"/>
          <w:marBottom w:val="0"/>
          <w:divBdr>
            <w:top w:val="none" w:sz="0" w:space="0" w:color="auto"/>
            <w:left w:val="none" w:sz="0" w:space="0" w:color="auto"/>
            <w:bottom w:val="none" w:sz="0" w:space="0" w:color="auto"/>
            <w:right w:val="none" w:sz="0" w:space="0" w:color="auto"/>
          </w:divBdr>
        </w:div>
        <w:div w:id="267935981">
          <w:marLeft w:val="480"/>
          <w:marRight w:val="0"/>
          <w:marTop w:val="0"/>
          <w:marBottom w:val="0"/>
          <w:divBdr>
            <w:top w:val="none" w:sz="0" w:space="0" w:color="auto"/>
            <w:left w:val="none" w:sz="0" w:space="0" w:color="auto"/>
            <w:bottom w:val="none" w:sz="0" w:space="0" w:color="auto"/>
            <w:right w:val="none" w:sz="0" w:space="0" w:color="auto"/>
          </w:divBdr>
        </w:div>
        <w:div w:id="16467418">
          <w:marLeft w:val="480"/>
          <w:marRight w:val="0"/>
          <w:marTop w:val="0"/>
          <w:marBottom w:val="0"/>
          <w:divBdr>
            <w:top w:val="none" w:sz="0" w:space="0" w:color="auto"/>
            <w:left w:val="none" w:sz="0" w:space="0" w:color="auto"/>
            <w:bottom w:val="none" w:sz="0" w:space="0" w:color="auto"/>
            <w:right w:val="none" w:sz="0" w:space="0" w:color="auto"/>
          </w:divBdr>
        </w:div>
        <w:div w:id="2106530366">
          <w:marLeft w:val="480"/>
          <w:marRight w:val="0"/>
          <w:marTop w:val="0"/>
          <w:marBottom w:val="0"/>
          <w:divBdr>
            <w:top w:val="none" w:sz="0" w:space="0" w:color="auto"/>
            <w:left w:val="none" w:sz="0" w:space="0" w:color="auto"/>
            <w:bottom w:val="none" w:sz="0" w:space="0" w:color="auto"/>
            <w:right w:val="none" w:sz="0" w:space="0" w:color="auto"/>
          </w:divBdr>
        </w:div>
        <w:div w:id="1533809181">
          <w:marLeft w:val="480"/>
          <w:marRight w:val="0"/>
          <w:marTop w:val="0"/>
          <w:marBottom w:val="0"/>
          <w:divBdr>
            <w:top w:val="none" w:sz="0" w:space="0" w:color="auto"/>
            <w:left w:val="none" w:sz="0" w:space="0" w:color="auto"/>
            <w:bottom w:val="none" w:sz="0" w:space="0" w:color="auto"/>
            <w:right w:val="none" w:sz="0" w:space="0" w:color="auto"/>
          </w:divBdr>
        </w:div>
        <w:div w:id="367491418">
          <w:marLeft w:val="480"/>
          <w:marRight w:val="0"/>
          <w:marTop w:val="0"/>
          <w:marBottom w:val="0"/>
          <w:divBdr>
            <w:top w:val="none" w:sz="0" w:space="0" w:color="auto"/>
            <w:left w:val="none" w:sz="0" w:space="0" w:color="auto"/>
            <w:bottom w:val="none" w:sz="0" w:space="0" w:color="auto"/>
            <w:right w:val="none" w:sz="0" w:space="0" w:color="auto"/>
          </w:divBdr>
        </w:div>
        <w:div w:id="1523519954">
          <w:marLeft w:val="480"/>
          <w:marRight w:val="0"/>
          <w:marTop w:val="0"/>
          <w:marBottom w:val="0"/>
          <w:divBdr>
            <w:top w:val="none" w:sz="0" w:space="0" w:color="auto"/>
            <w:left w:val="none" w:sz="0" w:space="0" w:color="auto"/>
            <w:bottom w:val="none" w:sz="0" w:space="0" w:color="auto"/>
            <w:right w:val="none" w:sz="0" w:space="0" w:color="auto"/>
          </w:divBdr>
        </w:div>
        <w:div w:id="49381146">
          <w:marLeft w:val="480"/>
          <w:marRight w:val="0"/>
          <w:marTop w:val="0"/>
          <w:marBottom w:val="0"/>
          <w:divBdr>
            <w:top w:val="none" w:sz="0" w:space="0" w:color="auto"/>
            <w:left w:val="none" w:sz="0" w:space="0" w:color="auto"/>
            <w:bottom w:val="none" w:sz="0" w:space="0" w:color="auto"/>
            <w:right w:val="none" w:sz="0" w:space="0" w:color="auto"/>
          </w:divBdr>
        </w:div>
        <w:div w:id="1625691352">
          <w:marLeft w:val="480"/>
          <w:marRight w:val="0"/>
          <w:marTop w:val="0"/>
          <w:marBottom w:val="0"/>
          <w:divBdr>
            <w:top w:val="none" w:sz="0" w:space="0" w:color="auto"/>
            <w:left w:val="none" w:sz="0" w:space="0" w:color="auto"/>
            <w:bottom w:val="none" w:sz="0" w:space="0" w:color="auto"/>
            <w:right w:val="none" w:sz="0" w:space="0" w:color="auto"/>
          </w:divBdr>
        </w:div>
        <w:div w:id="1324578931">
          <w:marLeft w:val="480"/>
          <w:marRight w:val="0"/>
          <w:marTop w:val="0"/>
          <w:marBottom w:val="0"/>
          <w:divBdr>
            <w:top w:val="none" w:sz="0" w:space="0" w:color="auto"/>
            <w:left w:val="none" w:sz="0" w:space="0" w:color="auto"/>
            <w:bottom w:val="none" w:sz="0" w:space="0" w:color="auto"/>
            <w:right w:val="none" w:sz="0" w:space="0" w:color="auto"/>
          </w:divBdr>
        </w:div>
        <w:div w:id="42412581">
          <w:marLeft w:val="480"/>
          <w:marRight w:val="0"/>
          <w:marTop w:val="0"/>
          <w:marBottom w:val="0"/>
          <w:divBdr>
            <w:top w:val="none" w:sz="0" w:space="0" w:color="auto"/>
            <w:left w:val="none" w:sz="0" w:space="0" w:color="auto"/>
            <w:bottom w:val="none" w:sz="0" w:space="0" w:color="auto"/>
            <w:right w:val="none" w:sz="0" w:space="0" w:color="auto"/>
          </w:divBdr>
        </w:div>
        <w:div w:id="668682136">
          <w:marLeft w:val="480"/>
          <w:marRight w:val="0"/>
          <w:marTop w:val="0"/>
          <w:marBottom w:val="0"/>
          <w:divBdr>
            <w:top w:val="none" w:sz="0" w:space="0" w:color="auto"/>
            <w:left w:val="none" w:sz="0" w:space="0" w:color="auto"/>
            <w:bottom w:val="none" w:sz="0" w:space="0" w:color="auto"/>
            <w:right w:val="none" w:sz="0" w:space="0" w:color="auto"/>
          </w:divBdr>
        </w:div>
        <w:div w:id="540628365">
          <w:marLeft w:val="480"/>
          <w:marRight w:val="0"/>
          <w:marTop w:val="0"/>
          <w:marBottom w:val="0"/>
          <w:divBdr>
            <w:top w:val="none" w:sz="0" w:space="0" w:color="auto"/>
            <w:left w:val="none" w:sz="0" w:space="0" w:color="auto"/>
            <w:bottom w:val="none" w:sz="0" w:space="0" w:color="auto"/>
            <w:right w:val="none" w:sz="0" w:space="0" w:color="auto"/>
          </w:divBdr>
        </w:div>
        <w:div w:id="928201924">
          <w:marLeft w:val="480"/>
          <w:marRight w:val="0"/>
          <w:marTop w:val="0"/>
          <w:marBottom w:val="0"/>
          <w:divBdr>
            <w:top w:val="none" w:sz="0" w:space="0" w:color="auto"/>
            <w:left w:val="none" w:sz="0" w:space="0" w:color="auto"/>
            <w:bottom w:val="none" w:sz="0" w:space="0" w:color="auto"/>
            <w:right w:val="none" w:sz="0" w:space="0" w:color="auto"/>
          </w:divBdr>
        </w:div>
        <w:div w:id="265577910">
          <w:marLeft w:val="480"/>
          <w:marRight w:val="0"/>
          <w:marTop w:val="0"/>
          <w:marBottom w:val="0"/>
          <w:divBdr>
            <w:top w:val="none" w:sz="0" w:space="0" w:color="auto"/>
            <w:left w:val="none" w:sz="0" w:space="0" w:color="auto"/>
            <w:bottom w:val="none" w:sz="0" w:space="0" w:color="auto"/>
            <w:right w:val="none" w:sz="0" w:space="0" w:color="auto"/>
          </w:divBdr>
        </w:div>
        <w:div w:id="513303896">
          <w:marLeft w:val="480"/>
          <w:marRight w:val="0"/>
          <w:marTop w:val="0"/>
          <w:marBottom w:val="0"/>
          <w:divBdr>
            <w:top w:val="none" w:sz="0" w:space="0" w:color="auto"/>
            <w:left w:val="none" w:sz="0" w:space="0" w:color="auto"/>
            <w:bottom w:val="none" w:sz="0" w:space="0" w:color="auto"/>
            <w:right w:val="none" w:sz="0" w:space="0" w:color="auto"/>
          </w:divBdr>
        </w:div>
        <w:div w:id="862980163">
          <w:marLeft w:val="480"/>
          <w:marRight w:val="0"/>
          <w:marTop w:val="0"/>
          <w:marBottom w:val="0"/>
          <w:divBdr>
            <w:top w:val="none" w:sz="0" w:space="0" w:color="auto"/>
            <w:left w:val="none" w:sz="0" w:space="0" w:color="auto"/>
            <w:bottom w:val="none" w:sz="0" w:space="0" w:color="auto"/>
            <w:right w:val="none" w:sz="0" w:space="0" w:color="auto"/>
          </w:divBdr>
        </w:div>
        <w:div w:id="637684363">
          <w:marLeft w:val="480"/>
          <w:marRight w:val="0"/>
          <w:marTop w:val="0"/>
          <w:marBottom w:val="0"/>
          <w:divBdr>
            <w:top w:val="none" w:sz="0" w:space="0" w:color="auto"/>
            <w:left w:val="none" w:sz="0" w:space="0" w:color="auto"/>
            <w:bottom w:val="none" w:sz="0" w:space="0" w:color="auto"/>
            <w:right w:val="none" w:sz="0" w:space="0" w:color="auto"/>
          </w:divBdr>
        </w:div>
        <w:div w:id="1139301396">
          <w:marLeft w:val="480"/>
          <w:marRight w:val="0"/>
          <w:marTop w:val="0"/>
          <w:marBottom w:val="0"/>
          <w:divBdr>
            <w:top w:val="none" w:sz="0" w:space="0" w:color="auto"/>
            <w:left w:val="none" w:sz="0" w:space="0" w:color="auto"/>
            <w:bottom w:val="none" w:sz="0" w:space="0" w:color="auto"/>
            <w:right w:val="none" w:sz="0" w:space="0" w:color="auto"/>
          </w:divBdr>
        </w:div>
        <w:div w:id="267469253">
          <w:marLeft w:val="480"/>
          <w:marRight w:val="0"/>
          <w:marTop w:val="0"/>
          <w:marBottom w:val="0"/>
          <w:divBdr>
            <w:top w:val="none" w:sz="0" w:space="0" w:color="auto"/>
            <w:left w:val="none" w:sz="0" w:space="0" w:color="auto"/>
            <w:bottom w:val="none" w:sz="0" w:space="0" w:color="auto"/>
            <w:right w:val="none" w:sz="0" w:space="0" w:color="auto"/>
          </w:divBdr>
        </w:div>
        <w:div w:id="1267690693">
          <w:marLeft w:val="480"/>
          <w:marRight w:val="0"/>
          <w:marTop w:val="0"/>
          <w:marBottom w:val="0"/>
          <w:divBdr>
            <w:top w:val="none" w:sz="0" w:space="0" w:color="auto"/>
            <w:left w:val="none" w:sz="0" w:space="0" w:color="auto"/>
            <w:bottom w:val="none" w:sz="0" w:space="0" w:color="auto"/>
            <w:right w:val="none" w:sz="0" w:space="0" w:color="auto"/>
          </w:divBdr>
        </w:div>
        <w:div w:id="1376661900">
          <w:marLeft w:val="480"/>
          <w:marRight w:val="0"/>
          <w:marTop w:val="0"/>
          <w:marBottom w:val="0"/>
          <w:divBdr>
            <w:top w:val="none" w:sz="0" w:space="0" w:color="auto"/>
            <w:left w:val="none" w:sz="0" w:space="0" w:color="auto"/>
            <w:bottom w:val="none" w:sz="0" w:space="0" w:color="auto"/>
            <w:right w:val="none" w:sz="0" w:space="0" w:color="auto"/>
          </w:divBdr>
        </w:div>
        <w:div w:id="1657879578">
          <w:marLeft w:val="480"/>
          <w:marRight w:val="0"/>
          <w:marTop w:val="0"/>
          <w:marBottom w:val="0"/>
          <w:divBdr>
            <w:top w:val="none" w:sz="0" w:space="0" w:color="auto"/>
            <w:left w:val="none" w:sz="0" w:space="0" w:color="auto"/>
            <w:bottom w:val="none" w:sz="0" w:space="0" w:color="auto"/>
            <w:right w:val="none" w:sz="0" w:space="0" w:color="auto"/>
          </w:divBdr>
        </w:div>
        <w:div w:id="1963882906">
          <w:marLeft w:val="480"/>
          <w:marRight w:val="0"/>
          <w:marTop w:val="0"/>
          <w:marBottom w:val="0"/>
          <w:divBdr>
            <w:top w:val="none" w:sz="0" w:space="0" w:color="auto"/>
            <w:left w:val="none" w:sz="0" w:space="0" w:color="auto"/>
            <w:bottom w:val="none" w:sz="0" w:space="0" w:color="auto"/>
            <w:right w:val="none" w:sz="0" w:space="0" w:color="auto"/>
          </w:divBdr>
        </w:div>
        <w:div w:id="1579317901">
          <w:marLeft w:val="480"/>
          <w:marRight w:val="0"/>
          <w:marTop w:val="0"/>
          <w:marBottom w:val="0"/>
          <w:divBdr>
            <w:top w:val="none" w:sz="0" w:space="0" w:color="auto"/>
            <w:left w:val="none" w:sz="0" w:space="0" w:color="auto"/>
            <w:bottom w:val="none" w:sz="0" w:space="0" w:color="auto"/>
            <w:right w:val="none" w:sz="0" w:space="0" w:color="auto"/>
          </w:divBdr>
        </w:div>
        <w:div w:id="179437767">
          <w:marLeft w:val="480"/>
          <w:marRight w:val="0"/>
          <w:marTop w:val="0"/>
          <w:marBottom w:val="0"/>
          <w:divBdr>
            <w:top w:val="none" w:sz="0" w:space="0" w:color="auto"/>
            <w:left w:val="none" w:sz="0" w:space="0" w:color="auto"/>
            <w:bottom w:val="none" w:sz="0" w:space="0" w:color="auto"/>
            <w:right w:val="none" w:sz="0" w:space="0" w:color="auto"/>
          </w:divBdr>
        </w:div>
      </w:divsChild>
    </w:div>
    <w:div w:id="840240019">
      <w:bodyDiv w:val="1"/>
      <w:marLeft w:val="0"/>
      <w:marRight w:val="0"/>
      <w:marTop w:val="0"/>
      <w:marBottom w:val="0"/>
      <w:divBdr>
        <w:top w:val="none" w:sz="0" w:space="0" w:color="auto"/>
        <w:left w:val="none" w:sz="0" w:space="0" w:color="auto"/>
        <w:bottom w:val="none" w:sz="0" w:space="0" w:color="auto"/>
        <w:right w:val="none" w:sz="0" w:space="0" w:color="auto"/>
      </w:divBdr>
    </w:div>
    <w:div w:id="840243954">
      <w:bodyDiv w:val="1"/>
      <w:marLeft w:val="0"/>
      <w:marRight w:val="0"/>
      <w:marTop w:val="0"/>
      <w:marBottom w:val="0"/>
      <w:divBdr>
        <w:top w:val="none" w:sz="0" w:space="0" w:color="auto"/>
        <w:left w:val="none" w:sz="0" w:space="0" w:color="auto"/>
        <w:bottom w:val="none" w:sz="0" w:space="0" w:color="auto"/>
        <w:right w:val="none" w:sz="0" w:space="0" w:color="auto"/>
      </w:divBdr>
    </w:div>
    <w:div w:id="840312077">
      <w:bodyDiv w:val="1"/>
      <w:marLeft w:val="0"/>
      <w:marRight w:val="0"/>
      <w:marTop w:val="0"/>
      <w:marBottom w:val="0"/>
      <w:divBdr>
        <w:top w:val="none" w:sz="0" w:space="0" w:color="auto"/>
        <w:left w:val="none" w:sz="0" w:space="0" w:color="auto"/>
        <w:bottom w:val="none" w:sz="0" w:space="0" w:color="auto"/>
        <w:right w:val="none" w:sz="0" w:space="0" w:color="auto"/>
      </w:divBdr>
    </w:div>
    <w:div w:id="840436720">
      <w:bodyDiv w:val="1"/>
      <w:marLeft w:val="0"/>
      <w:marRight w:val="0"/>
      <w:marTop w:val="0"/>
      <w:marBottom w:val="0"/>
      <w:divBdr>
        <w:top w:val="none" w:sz="0" w:space="0" w:color="auto"/>
        <w:left w:val="none" w:sz="0" w:space="0" w:color="auto"/>
        <w:bottom w:val="none" w:sz="0" w:space="0" w:color="auto"/>
        <w:right w:val="none" w:sz="0" w:space="0" w:color="auto"/>
      </w:divBdr>
    </w:div>
    <w:div w:id="840437934">
      <w:bodyDiv w:val="1"/>
      <w:marLeft w:val="0"/>
      <w:marRight w:val="0"/>
      <w:marTop w:val="0"/>
      <w:marBottom w:val="0"/>
      <w:divBdr>
        <w:top w:val="none" w:sz="0" w:space="0" w:color="auto"/>
        <w:left w:val="none" w:sz="0" w:space="0" w:color="auto"/>
        <w:bottom w:val="none" w:sz="0" w:space="0" w:color="auto"/>
        <w:right w:val="none" w:sz="0" w:space="0" w:color="auto"/>
      </w:divBdr>
    </w:div>
    <w:div w:id="840508165">
      <w:bodyDiv w:val="1"/>
      <w:marLeft w:val="0"/>
      <w:marRight w:val="0"/>
      <w:marTop w:val="0"/>
      <w:marBottom w:val="0"/>
      <w:divBdr>
        <w:top w:val="none" w:sz="0" w:space="0" w:color="auto"/>
        <w:left w:val="none" w:sz="0" w:space="0" w:color="auto"/>
        <w:bottom w:val="none" w:sz="0" w:space="0" w:color="auto"/>
        <w:right w:val="none" w:sz="0" w:space="0" w:color="auto"/>
      </w:divBdr>
    </w:div>
    <w:div w:id="840581493">
      <w:bodyDiv w:val="1"/>
      <w:marLeft w:val="0"/>
      <w:marRight w:val="0"/>
      <w:marTop w:val="0"/>
      <w:marBottom w:val="0"/>
      <w:divBdr>
        <w:top w:val="none" w:sz="0" w:space="0" w:color="auto"/>
        <w:left w:val="none" w:sz="0" w:space="0" w:color="auto"/>
        <w:bottom w:val="none" w:sz="0" w:space="0" w:color="auto"/>
        <w:right w:val="none" w:sz="0" w:space="0" w:color="auto"/>
      </w:divBdr>
    </w:div>
    <w:div w:id="840702077">
      <w:bodyDiv w:val="1"/>
      <w:marLeft w:val="0"/>
      <w:marRight w:val="0"/>
      <w:marTop w:val="0"/>
      <w:marBottom w:val="0"/>
      <w:divBdr>
        <w:top w:val="none" w:sz="0" w:space="0" w:color="auto"/>
        <w:left w:val="none" w:sz="0" w:space="0" w:color="auto"/>
        <w:bottom w:val="none" w:sz="0" w:space="0" w:color="auto"/>
        <w:right w:val="none" w:sz="0" w:space="0" w:color="auto"/>
      </w:divBdr>
    </w:div>
    <w:div w:id="840850799">
      <w:bodyDiv w:val="1"/>
      <w:marLeft w:val="0"/>
      <w:marRight w:val="0"/>
      <w:marTop w:val="0"/>
      <w:marBottom w:val="0"/>
      <w:divBdr>
        <w:top w:val="none" w:sz="0" w:space="0" w:color="auto"/>
        <w:left w:val="none" w:sz="0" w:space="0" w:color="auto"/>
        <w:bottom w:val="none" w:sz="0" w:space="0" w:color="auto"/>
        <w:right w:val="none" w:sz="0" w:space="0" w:color="auto"/>
      </w:divBdr>
    </w:div>
    <w:div w:id="840851466">
      <w:bodyDiv w:val="1"/>
      <w:marLeft w:val="0"/>
      <w:marRight w:val="0"/>
      <w:marTop w:val="0"/>
      <w:marBottom w:val="0"/>
      <w:divBdr>
        <w:top w:val="none" w:sz="0" w:space="0" w:color="auto"/>
        <w:left w:val="none" w:sz="0" w:space="0" w:color="auto"/>
        <w:bottom w:val="none" w:sz="0" w:space="0" w:color="auto"/>
        <w:right w:val="none" w:sz="0" w:space="0" w:color="auto"/>
      </w:divBdr>
    </w:div>
    <w:div w:id="840969254">
      <w:bodyDiv w:val="1"/>
      <w:marLeft w:val="0"/>
      <w:marRight w:val="0"/>
      <w:marTop w:val="0"/>
      <w:marBottom w:val="0"/>
      <w:divBdr>
        <w:top w:val="none" w:sz="0" w:space="0" w:color="auto"/>
        <w:left w:val="none" w:sz="0" w:space="0" w:color="auto"/>
        <w:bottom w:val="none" w:sz="0" w:space="0" w:color="auto"/>
        <w:right w:val="none" w:sz="0" w:space="0" w:color="auto"/>
      </w:divBdr>
    </w:div>
    <w:div w:id="840970987">
      <w:bodyDiv w:val="1"/>
      <w:marLeft w:val="0"/>
      <w:marRight w:val="0"/>
      <w:marTop w:val="0"/>
      <w:marBottom w:val="0"/>
      <w:divBdr>
        <w:top w:val="none" w:sz="0" w:space="0" w:color="auto"/>
        <w:left w:val="none" w:sz="0" w:space="0" w:color="auto"/>
        <w:bottom w:val="none" w:sz="0" w:space="0" w:color="auto"/>
        <w:right w:val="none" w:sz="0" w:space="0" w:color="auto"/>
      </w:divBdr>
    </w:div>
    <w:div w:id="840972301">
      <w:bodyDiv w:val="1"/>
      <w:marLeft w:val="0"/>
      <w:marRight w:val="0"/>
      <w:marTop w:val="0"/>
      <w:marBottom w:val="0"/>
      <w:divBdr>
        <w:top w:val="none" w:sz="0" w:space="0" w:color="auto"/>
        <w:left w:val="none" w:sz="0" w:space="0" w:color="auto"/>
        <w:bottom w:val="none" w:sz="0" w:space="0" w:color="auto"/>
        <w:right w:val="none" w:sz="0" w:space="0" w:color="auto"/>
      </w:divBdr>
    </w:div>
    <w:div w:id="841093266">
      <w:bodyDiv w:val="1"/>
      <w:marLeft w:val="0"/>
      <w:marRight w:val="0"/>
      <w:marTop w:val="0"/>
      <w:marBottom w:val="0"/>
      <w:divBdr>
        <w:top w:val="none" w:sz="0" w:space="0" w:color="auto"/>
        <w:left w:val="none" w:sz="0" w:space="0" w:color="auto"/>
        <w:bottom w:val="none" w:sz="0" w:space="0" w:color="auto"/>
        <w:right w:val="none" w:sz="0" w:space="0" w:color="auto"/>
      </w:divBdr>
    </w:div>
    <w:div w:id="841168530">
      <w:bodyDiv w:val="1"/>
      <w:marLeft w:val="0"/>
      <w:marRight w:val="0"/>
      <w:marTop w:val="0"/>
      <w:marBottom w:val="0"/>
      <w:divBdr>
        <w:top w:val="none" w:sz="0" w:space="0" w:color="auto"/>
        <w:left w:val="none" w:sz="0" w:space="0" w:color="auto"/>
        <w:bottom w:val="none" w:sz="0" w:space="0" w:color="auto"/>
        <w:right w:val="none" w:sz="0" w:space="0" w:color="auto"/>
      </w:divBdr>
    </w:div>
    <w:div w:id="841239936">
      <w:bodyDiv w:val="1"/>
      <w:marLeft w:val="0"/>
      <w:marRight w:val="0"/>
      <w:marTop w:val="0"/>
      <w:marBottom w:val="0"/>
      <w:divBdr>
        <w:top w:val="none" w:sz="0" w:space="0" w:color="auto"/>
        <w:left w:val="none" w:sz="0" w:space="0" w:color="auto"/>
        <w:bottom w:val="none" w:sz="0" w:space="0" w:color="auto"/>
        <w:right w:val="none" w:sz="0" w:space="0" w:color="auto"/>
      </w:divBdr>
    </w:div>
    <w:div w:id="841311456">
      <w:bodyDiv w:val="1"/>
      <w:marLeft w:val="0"/>
      <w:marRight w:val="0"/>
      <w:marTop w:val="0"/>
      <w:marBottom w:val="0"/>
      <w:divBdr>
        <w:top w:val="none" w:sz="0" w:space="0" w:color="auto"/>
        <w:left w:val="none" w:sz="0" w:space="0" w:color="auto"/>
        <w:bottom w:val="none" w:sz="0" w:space="0" w:color="auto"/>
        <w:right w:val="none" w:sz="0" w:space="0" w:color="auto"/>
      </w:divBdr>
    </w:div>
    <w:div w:id="841430381">
      <w:bodyDiv w:val="1"/>
      <w:marLeft w:val="0"/>
      <w:marRight w:val="0"/>
      <w:marTop w:val="0"/>
      <w:marBottom w:val="0"/>
      <w:divBdr>
        <w:top w:val="none" w:sz="0" w:space="0" w:color="auto"/>
        <w:left w:val="none" w:sz="0" w:space="0" w:color="auto"/>
        <w:bottom w:val="none" w:sz="0" w:space="0" w:color="auto"/>
        <w:right w:val="none" w:sz="0" w:space="0" w:color="auto"/>
      </w:divBdr>
    </w:div>
    <w:div w:id="841430721">
      <w:bodyDiv w:val="1"/>
      <w:marLeft w:val="0"/>
      <w:marRight w:val="0"/>
      <w:marTop w:val="0"/>
      <w:marBottom w:val="0"/>
      <w:divBdr>
        <w:top w:val="none" w:sz="0" w:space="0" w:color="auto"/>
        <w:left w:val="none" w:sz="0" w:space="0" w:color="auto"/>
        <w:bottom w:val="none" w:sz="0" w:space="0" w:color="auto"/>
        <w:right w:val="none" w:sz="0" w:space="0" w:color="auto"/>
      </w:divBdr>
    </w:div>
    <w:div w:id="841434870">
      <w:bodyDiv w:val="1"/>
      <w:marLeft w:val="0"/>
      <w:marRight w:val="0"/>
      <w:marTop w:val="0"/>
      <w:marBottom w:val="0"/>
      <w:divBdr>
        <w:top w:val="none" w:sz="0" w:space="0" w:color="auto"/>
        <w:left w:val="none" w:sz="0" w:space="0" w:color="auto"/>
        <w:bottom w:val="none" w:sz="0" w:space="0" w:color="auto"/>
        <w:right w:val="none" w:sz="0" w:space="0" w:color="auto"/>
      </w:divBdr>
    </w:div>
    <w:div w:id="841555400">
      <w:bodyDiv w:val="1"/>
      <w:marLeft w:val="0"/>
      <w:marRight w:val="0"/>
      <w:marTop w:val="0"/>
      <w:marBottom w:val="0"/>
      <w:divBdr>
        <w:top w:val="none" w:sz="0" w:space="0" w:color="auto"/>
        <w:left w:val="none" w:sz="0" w:space="0" w:color="auto"/>
        <w:bottom w:val="none" w:sz="0" w:space="0" w:color="auto"/>
        <w:right w:val="none" w:sz="0" w:space="0" w:color="auto"/>
      </w:divBdr>
    </w:div>
    <w:div w:id="841623548">
      <w:bodyDiv w:val="1"/>
      <w:marLeft w:val="0"/>
      <w:marRight w:val="0"/>
      <w:marTop w:val="0"/>
      <w:marBottom w:val="0"/>
      <w:divBdr>
        <w:top w:val="none" w:sz="0" w:space="0" w:color="auto"/>
        <w:left w:val="none" w:sz="0" w:space="0" w:color="auto"/>
        <w:bottom w:val="none" w:sz="0" w:space="0" w:color="auto"/>
        <w:right w:val="none" w:sz="0" w:space="0" w:color="auto"/>
      </w:divBdr>
    </w:div>
    <w:div w:id="841626229">
      <w:bodyDiv w:val="1"/>
      <w:marLeft w:val="0"/>
      <w:marRight w:val="0"/>
      <w:marTop w:val="0"/>
      <w:marBottom w:val="0"/>
      <w:divBdr>
        <w:top w:val="none" w:sz="0" w:space="0" w:color="auto"/>
        <w:left w:val="none" w:sz="0" w:space="0" w:color="auto"/>
        <w:bottom w:val="none" w:sz="0" w:space="0" w:color="auto"/>
        <w:right w:val="none" w:sz="0" w:space="0" w:color="auto"/>
      </w:divBdr>
    </w:div>
    <w:div w:id="841696912">
      <w:bodyDiv w:val="1"/>
      <w:marLeft w:val="0"/>
      <w:marRight w:val="0"/>
      <w:marTop w:val="0"/>
      <w:marBottom w:val="0"/>
      <w:divBdr>
        <w:top w:val="none" w:sz="0" w:space="0" w:color="auto"/>
        <w:left w:val="none" w:sz="0" w:space="0" w:color="auto"/>
        <w:bottom w:val="none" w:sz="0" w:space="0" w:color="auto"/>
        <w:right w:val="none" w:sz="0" w:space="0" w:color="auto"/>
      </w:divBdr>
    </w:div>
    <w:div w:id="841706020">
      <w:bodyDiv w:val="1"/>
      <w:marLeft w:val="0"/>
      <w:marRight w:val="0"/>
      <w:marTop w:val="0"/>
      <w:marBottom w:val="0"/>
      <w:divBdr>
        <w:top w:val="none" w:sz="0" w:space="0" w:color="auto"/>
        <w:left w:val="none" w:sz="0" w:space="0" w:color="auto"/>
        <w:bottom w:val="none" w:sz="0" w:space="0" w:color="auto"/>
        <w:right w:val="none" w:sz="0" w:space="0" w:color="auto"/>
      </w:divBdr>
    </w:div>
    <w:div w:id="841820289">
      <w:bodyDiv w:val="1"/>
      <w:marLeft w:val="0"/>
      <w:marRight w:val="0"/>
      <w:marTop w:val="0"/>
      <w:marBottom w:val="0"/>
      <w:divBdr>
        <w:top w:val="none" w:sz="0" w:space="0" w:color="auto"/>
        <w:left w:val="none" w:sz="0" w:space="0" w:color="auto"/>
        <w:bottom w:val="none" w:sz="0" w:space="0" w:color="auto"/>
        <w:right w:val="none" w:sz="0" w:space="0" w:color="auto"/>
      </w:divBdr>
    </w:div>
    <w:div w:id="841892118">
      <w:bodyDiv w:val="1"/>
      <w:marLeft w:val="0"/>
      <w:marRight w:val="0"/>
      <w:marTop w:val="0"/>
      <w:marBottom w:val="0"/>
      <w:divBdr>
        <w:top w:val="none" w:sz="0" w:space="0" w:color="auto"/>
        <w:left w:val="none" w:sz="0" w:space="0" w:color="auto"/>
        <w:bottom w:val="none" w:sz="0" w:space="0" w:color="auto"/>
        <w:right w:val="none" w:sz="0" w:space="0" w:color="auto"/>
      </w:divBdr>
    </w:div>
    <w:div w:id="842008858">
      <w:bodyDiv w:val="1"/>
      <w:marLeft w:val="0"/>
      <w:marRight w:val="0"/>
      <w:marTop w:val="0"/>
      <w:marBottom w:val="0"/>
      <w:divBdr>
        <w:top w:val="none" w:sz="0" w:space="0" w:color="auto"/>
        <w:left w:val="none" w:sz="0" w:space="0" w:color="auto"/>
        <w:bottom w:val="none" w:sz="0" w:space="0" w:color="auto"/>
        <w:right w:val="none" w:sz="0" w:space="0" w:color="auto"/>
      </w:divBdr>
    </w:div>
    <w:div w:id="842011886">
      <w:bodyDiv w:val="1"/>
      <w:marLeft w:val="0"/>
      <w:marRight w:val="0"/>
      <w:marTop w:val="0"/>
      <w:marBottom w:val="0"/>
      <w:divBdr>
        <w:top w:val="none" w:sz="0" w:space="0" w:color="auto"/>
        <w:left w:val="none" w:sz="0" w:space="0" w:color="auto"/>
        <w:bottom w:val="none" w:sz="0" w:space="0" w:color="auto"/>
        <w:right w:val="none" w:sz="0" w:space="0" w:color="auto"/>
      </w:divBdr>
    </w:div>
    <w:div w:id="842015786">
      <w:bodyDiv w:val="1"/>
      <w:marLeft w:val="0"/>
      <w:marRight w:val="0"/>
      <w:marTop w:val="0"/>
      <w:marBottom w:val="0"/>
      <w:divBdr>
        <w:top w:val="none" w:sz="0" w:space="0" w:color="auto"/>
        <w:left w:val="none" w:sz="0" w:space="0" w:color="auto"/>
        <w:bottom w:val="none" w:sz="0" w:space="0" w:color="auto"/>
        <w:right w:val="none" w:sz="0" w:space="0" w:color="auto"/>
      </w:divBdr>
    </w:div>
    <w:div w:id="842016590">
      <w:bodyDiv w:val="1"/>
      <w:marLeft w:val="0"/>
      <w:marRight w:val="0"/>
      <w:marTop w:val="0"/>
      <w:marBottom w:val="0"/>
      <w:divBdr>
        <w:top w:val="none" w:sz="0" w:space="0" w:color="auto"/>
        <w:left w:val="none" w:sz="0" w:space="0" w:color="auto"/>
        <w:bottom w:val="none" w:sz="0" w:space="0" w:color="auto"/>
        <w:right w:val="none" w:sz="0" w:space="0" w:color="auto"/>
      </w:divBdr>
    </w:div>
    <w:div w:id="842088941">
      <w:bodyDiv w:val="1"/>
      <w:marLeft w:val="0"/>
      <w:marRight w:val="0"/>
      <w:marTop w:val="0"/>
      <w:marBottom w:val="0"/>
      <w:divBdr>
        <w:top w:val="none" w:sz="0" w:space="0" w:color="auto"/>
        <w:left w:val="none" w:sz="0" w:space="0" w:color="auto"/>
        <w:bottom w:val="none" w:sz="0" w:space="0" w:color="auto"/>
        <w:right w:val="none" w:sz="0" w:space="0" w:color="auto"/>
      </w:divBdr>
    </w:div>
    <w:div w:id="842167686">
      <w:bodyDiv w:val="1"/>
      <w:marLeft w:val="0"/>
      <w:marRight w:val="0"/>
      <w:marTop w:val="0"/>
      <w:marBottom w:val="0"/>
      <w:divBdr>
        <w:top w:val="none" w:sz="0" w:space="0" w:color="auto"/>
        <w:left w:val="none" w:sz="0" w:space="0" w:color="auto"/>
        <w:bottom w:val="none" w:sz="0" w:space="0" w:color="auto"/>
        <w:right w:val="none" w:sz="0" w:space="0" w:color="auto"/>
      </w:divBdr>
    </w:div>
    <w:div w:id="842207638">
      <w:bodyDiv w:val="1"/>
      <w:marLeft w:val="0"/>
      <w:marRight w:val="0"/>
      <w:marTop w:val="0"/>
      <w:marBottom w:val="0"/>
      <w:divBdr>
        <w:top w:val="none" w:sz="0" w:space="0" w:color="auto"/>
        <w:left w:val="none" w:sz="0" w:space="0" w:color="auto"/>
        <w:bottom w:val="none" w:sz="0" w:space="0" w:color="auto"/>
        <w:right w:val="none" w:sz="0" w:space="0" w:color="auto"/>
      </w:divBdr>
    </w:div>
    <w:div w:id="842210901">
      <w:bodyDiv w:val="1"/>
      <w:marLeft w:val="0"/>
      <w:marRight w:val="0"/>
      <w:marTop w:val="0"/>
      <w:marBottom w:val="0"/>
      <w:divBdr>
        <w:top w:val="none" w:sz="0" w:space="0" w:color="auto"/>
        <w:left w:val="none" w:sz="0" w:space="0" w:color="auto"/>
        <w:bottom w:val="none" w:sz="0" w:space="0" w:color="auto"/>
        <w:right w:val="none" w:sz="0" w:space="0" w:color="auto"/>
      </w:divBdr>
    </w:div>
    <w:div w:id="842360651">
      <w:bodyDiv w:val="1"/>
      <w:marLeft w:val="0"/>
      <w:marRight w:val="0"/>
      <w:marTop w:val="0"/>
      <w:marBottom w:val="0"/>
      <w:divBdr>
        <w:top w:val="none" w:sz="0" w:space="0" w:color="auto"/>
        <w:left w:val="none" w:sz="0" w:space="0" w:color="auto"/>
        <w:bottom w:val="none" w:sz="0" w:space="0" w:color="auto"/>
        <w:right w:val="none" w:sz="0" w:space="0" w:color="auto"/>
      </w:divBdr>
    </w:div>
    <w:div w:id="842625953">
      <w:bodyDiv w:val="1"/>
      <w:marLeft w:val="0"/>
      <w:marRight w:val="0"/>
      <w:marTop w:val="0"/>
      <w:marBottom w:val="0"/>
      <w:divBdr>
        <w:top w:val="none" w:sz="0" w:space="0" w:color="auto"/>
        <w:left w:val="none" w:sz="0" w:space="0" w:color="auto"/>
        <w:bottom w:val="none" w:sz="0" w:space="0" w:color="auto"/>
        <w:right w:val="none" w:sz="0" w:space="0" w:color="auto"/>
      </w:divBdr>
    </w:div>
    <w:div w:id="842669138">
      <w:bodyDiv w:val="1"/>
      <w:marLeft w:val="0"/>
      <w:marRight w:val="0"/>
      <w:marTop w:val="0"/>
      <w:marBottom w:val="0"/>
      <w:divBdr>
        <w:top w:val="none" w:sz="0" w:space="0" w:color="auto"/>
        <w:left w:val="none" w:sz="0" w:space="0" w:color="auto"/>
        <w:bottom w:val="none" w:sz="0" w:space="0" w:color="auto"/>
        <w:right w:val="none" w:sz="0" w:space="0" w:color="auto"/>
      </w:divBdr>
    </w:div>
    <w:div w:id="842670551">
      <w:bodyDiv w:val="1"/>
      <w:marLeft w:val="0"/>
      <w:marRight w:val="0"/>
      <w:marTop w:val="0"/>
      <w:marBottom w:val="0"/>
      <w:divBdr>
        <w:top w:val="none" w:sz="0" w:space="0" w:color="auto"/>
        <w:left w:val="none" w:sz="0" w:space="0" w:color="auto"/>
        <w:bottom w:val="none" w:sz="0" w:space="0" w:color="auto"/>
        <w:right w:val="none" w:sz="0" w:space="0" w:color="auto"/>
      </w:divBdr>
    </w:div>
    <w:div w:id="842671747">
      <w:bodyDiv w:val="1"/>
      <w:marLeft w:val="0"/>
      <w:marRight w:val="0"/>
      <w:marTop w:val="0"/>
      <w:marBottom w:val="0"/>
      <w:divBdr>
        <w:top w:val="none" w:sz="0" w:space="0" w:color="auto"/>
        <w:left w:val="none" w:sz="0" w:space="0" w:color="auto"/>
        <w:bottom w:val="none" w:sz="0" w:space="0" w:color="auto"/>
        <w:right w:val="none" w:sz="0" w:space="0" w:color="auto"/>
      </w:divBdr>
    </w:div>
    <w:div w:id="842740997">
      <w:bodyDiv w:val="1"/>
      <w:marLeft w:val="0"/>
      <w:marRight w:val="0"/>
      <w:marTop w:val="0"/>
      <w:marBottom w:val="0"/>
      <w:divBdr>
        <w:top w:val="none" w:sz="0" w:space="0" w:color="auto"/>
        <w:left w:val="none" w:sz="0" w:space="0" w:color="auto"/>
        <w:bottom w:val="none" w:sz="0" w:space="0" w:color="auto"/>
        <w:right w:val="none" w:sz="0" w:space="0" w:color="auto"/>
      </w:divBdr>
    </w:div>
    <w:div w:id="842748158">
      <w:bodyDiv w:val="1"/>
      <w:marLeft w:val="0"/>
      <w:marRight w:val="0"/>
      <w:marTop w:val="0"/>
      <w:marBottom w:val="0"/>
      <w:divBdr>
        <w:top w:val="none" w:sz="0" w:space="0" w:color="auto"/>
        <w:left w:val="none" w:sz="0" w:space="0" w:color="auto"/>
        <w:bottom w:val="none" w:sz="0" w:space="0" w:color="auto"/>
        <w:right w:val="none" w:sz="0" w:space="0" w:color="auto"/>
      </w:divBdr>
    </w:div>
    <w:div w:id="843125650">
      <w:bodyDiv w:val="1"/>
      <w:marLeft w:val="0"/>
      <w:marRight w:val="0"/>
      <w:marTop w:val="0"/>
      <w:marBottom w:val="0"/>
      <w:divBdr>
        <w:top w:val="none" w:sz="0" w:space="0" w:color="auto"/>
        <w:left w:val="none" w:sz="0" w:space="0" w:color="auto"/>
        <w:bottom w:val="none" w:sz="0" w:space="0" w:color="auto"/>
        <w:right w:val="none" w:sz="0" w:space="0" w:color="auto"/>
      </w:divBdr>
    </w:div>
    <w:div w:id="843132258">
      <w:bodyDiv w:val="1"/>
      <w:marLeft w:val="0"/>
      <w:marRight w:val="0"/>
      <w:marTop w:val="0"/>
      <w:marBottom w:val="0"/>
      <w:divBdr>
        <w:top w:val="none" w:sz="0" w:space="0" w:color="auto"/>
        <w:left w:val="none" w:sz="0" w:space="0" w:color="auto"/>
        <w:bottom w:val="none" w:sz="0" w:space="0" w:color="auto"/>
        <w:right w:val="none" w:sz="0" w:space="0" w:color="auto"/>
      </w:divBdr>
    </w:div>
    <w:div w:id="843201980">
      <w:bodyDiv w:val="1"/>
      <w:marLeft w:val="0"/>
      <w:marRight w:val="0"/>
      <w:marTop w:val="0"/>
      <w:marBottom w:val="0"/>
      <w:divBdr>
        <w:top w:val="none" w:sz="0" w:space="0" w:color="auto"/>
        <w:left w:val="none" w:sz="0" w:space="0" w:color="auto"/>
        <w:bottom w:val="none" w:sz="0" w:space="0" w:color="auto"/>
        <w:right w:val="none" w:sz="0" w:space="0" w:color="auto"/>
      </w:divBdr>
    </w:div>
    <w:div w:id="843284139">
      <w:bodyDiv w:val="1"/>
      <w:marLeft w:val="0"/>
      <w:marRight w:val="0"/>
      <w:marTop w:val="0"/>
      <w:marBottom w:val="0"/>
      <w:divBdr>
        <w:top w:val="none" w:sz="0" w:space="0" w:color="auto"/>
        <w:left w:val="none" w:sz="0" w:space="0" w:color="auto"/>
        <w:bottom w:val="none" w:sz="0" w:space="0" w:color="auto"/>
        <w:right w:val="none" w:sz="0" w:space="0" w:color="auto"/>
      </w:divBdr>
    </w:div>
    <w:div w:id="843322078">
      <w:bodyDiv w:val="1"/>
      <w:marLeft w:val="0"/>
      <w:marRight w:val="0"/>
      <w:marTop w:val="0"/>
      <w:marBottom w:val="0"/>
      <w:divBdr>
        <w:top w:val="none" w:sz="0" w:space="0" w:color="auto"/>
        <w:left w:val="none" w:sz="0" w:space="0" w:color="auto"/>
        <w:bottom w:val="none" w:sz="0" w:space="0" w:color="auto"/>
        <w:right w:val="none" w:sz="0" w:space="0" w:color="auto"/>
      </w:divBdr>
    </w:div>
    <w:div w:id="843327152">
      <w:bodyDiv w:val="1"/>
      <w:marLeft w:val="0"/>
      <w:marRight w:val="0"/>
      <w:marTop w:val="0"/>
      <w:marBottom w:val="0"/>
      <w:divBdr>
        <w:top w:val="none" w:sz="0" w:space="0" w:color="auto"/>
        <w:left w:val="none" w:sz="0" w:space="0" w:color="auto"/>
        <w:bottom w:val="none" w:sz="0" w:space="0" w:color="auto"/>
        <w:right w:val="none" w:sz="0" w:space="0" w:color="auto"/>
      </w:divBdr>
    </w:div>
    <w:div w:id="843394413">
      <w:bodyDiv w:val="1"/>
      <w:marLeft w:val="0"/>
      <w:marRight w:val="0"/>
      <w:marTop w:val="0"/>
      <w:marBottom w:val="0"/>
      <w:divBdr>
        <w:top w:val="none" w:sz="0" w:space="0" w:color="auto"/>
        <w:left w:val="none" w:sz="0" w:space="0" w:color="auto"/>
        <w:bottom w:val="none" w:sz="0" w:space="0" w:color="auto"/>
        <w:right w:val="none" w:sz="0" w:space="0" w:color="auto"/>
      </w:divBdr>
    </w:div>
    <w:div w:id="843469828">
      <w:bodyDiv w:val="1"/>
      <w:marLeft w:val="0"/>
      <w:marRight w:val="0"/>
      <w:marTop w:val="0"/>
      <w:marBottom w:val="0"/>
      <w:divBdr>
        <w:top w:val="none" w:sz="0" w:space="0" w:color="auto"/>
        <w:left w:val="none" w:sz="0" w:space="0" w:color="auto"/>
        <w:bottom w:val="none" w:sz="0" w:space="0" w:color="auto"/>
        <w:right w:val="none" w:sz="0" w:space="0" w:color="auto"/>
      </w:divBdr>
    </w:div>
    <w:div w:id="843545780">
      <w:bodyDiv w:val="1"/>
      <w:marLeft w:val="0"/>
      <w:marRight w:val="0"/>
      <w:marTop w:val="0"/>
      <w:marBottom w:val="0"/>
      <w:divBdr>
        <w:top w:val="none" w:sz="0" w:space="0" w:color="auto"/>
        <w:left w:val="none" w:sz="0" w:space="0" w:color="auto"/>
        <w:bottom w:val="none" w:sz="0" w:space="0" w:color="auto"/>
        <w:right w:val="none" w:sz="0" w:space="0" w:color="auto"/>
      </w:divBdr>
    </w:div>
    <w:div w:id="843669856">
      <w:bodyDiv w:val="1"/>
      <w:marLeft w:val="0"/>
      <w:marRight w:val="0"/>
      <w:marTop w:val="0"/>
      <w:marBottom w:val="0"/>
      <w:divBdr>
        <w:top w:val="none" w:sz="0" w:space="0" w:color="auto"/>
        <w:left w:val="none" w:sz="0" w:space="0" w:color="auto"/>
        <w:bottom w:val="none" w:sz="0" w:space="0" w:color="auto"/>
        <w:right w:val="none" w:sz="0" w:space="0" w:color="auto"/>
      </w:divBdr>
    </w:div>
    <w:div w:id="843786360">
      <w:bodyDiv w:val="1"/>
      <w:marLeft w:val="0"/>
      <w:marRight w:val="0"/>
      <w:marTop w:val="0"/>
      <w:marBottom w:val="0"/>
      <w:divBdr>
        <w:top w:val="none" w:sz="0" w:space="0" w:color="auto"/>
        <w:left w:val="none" w:sz="0" w:space="0" w:color="auto"/>
        <w:bottom w:val="none" w:sz="0" w:space="0" w:color="auto"/>
        <w:right w:val="none" w:sz="0" w:space="0" w:color="auto"/>
      </w:divBdr>
    </w:div>
    <w:div w:id="843788022">
      <w:bodyDiv w:val="1"/>
      <w:marLeft w:val="0"/>
      <w:marRight w:val="0"/>
      <w:marTop w:val="0"/>
      <w:marBottom w:val="0"/>
      <w:divBdr>
        <w:top w:val="none" w:sz="0" w:space="0" w:color="auto"/>
        <w:left w:val="none" w:sz="0" w:space="0" w:color="auto"/>
        <w:bottom w:val="none" w:sz="0" w:space="0" w:color="auto"/>
        <w:right w:val="none" w:sz="0" w:space="0" w:color="auto"/>
      </w:divBdr>
    </w:div>
    <w:div w:id="843977230">
      <w:bodyDiv w:val="1"/>
      <w:marLeft w:val="0"/>
      <w:marRight w:val="0"/>
      <w:marTop w:val="0"/>
      <w:marBottom w:val="0"/>
      <w:divBdr>
        <w:top w:val="none" w:sz="0" w:space="0" w:color="auto"/>
        <w:left w:val="none" w:sz="0" w:space="0" w:color="auto"/>
        <w:bottom w:val="none" w:sz="0" w:space="0" w:color="auto"/>
        <w:right w:val="none" w:sz="0" w:space="0" w:color="auto"/>
      </w:divBdr>
    </w:div>
    <w:div w:id="843981534">
      <w:bodyDiv w:val="1"/>
      <w:marLeft w:val="0"/>
      <w:marRight w:val="0"/>
      <w:marTop w:val="0"/>
      <w:marBottom w:val="0"/>
      <w:divBdr>
        <w:top w:val="none" w:sz="0" w:space="0" w:color="auto"/>
        <w:left w:val="none" w:sz="0" w:space="0" w:color="auto"/>
        <w:bottom w:val="none" w:sz="0" w:space="0" w:color="auto"/>
        <w:right w:val="none" w:sz="0" w:space="0" w:color="auto"/>
      </w:divBdr>
    </w:div>
    <w:div w:id="843982579">
      <w:bodyDiv w:val="1"/>
      <w:marLeft w:val="0"/>
      <w:marRight w:val="0"/>
      <w:marTop w:val="0"/>
      <w:marBottom w:val="0"/>
      <w:divBdr>
        <w:top w:val="none" w:sz="0" w:space="0" w:color="auto"/>
        <w:left w:val="none" w:sz="0" w:space="0" w:color="auto"/>
        <w:bottom w:val="none" w:sz="0" w:space="0" w:color="auto"/>
        <w:right w:val="none" w:sz="0" w:space="0" w:color="auto"/>
      </w:divBdr>
    </w:div>
    <w:div w:id="844057645">
      <w:bodyDiv w:val="1"/>
      <w:marLeft w:val="0"/>
      <w:marRight w:val="0"/>
      <w:marTop w:val="0"/>
      <w:marBottom w:val="0"/>
      <w:divBdr>
        <w:top w:val="none" w:sz="0" w:space="0" w:color="auto"/>
        <w:left w:val="none" w:sz="0" w:space="0" w:color="auto"/>
        <w:bottom w:val="none" w:sz="0" w:space="0" w:color="auto"/>
        <w:right w:val="none" w:sz="0" w:space="0" w:color="auto"/>
      </w:divBdr>
    </w:div>
    <w:div w:id="844058174">
      <w:bodyDiv w:val="1"/>
      <w:marLeft w:val="0"/>
      <w:marRight w:val="0"/>
      <w:marTop w:val="0"/>
      <w:marBottom w:val="0"/>
      <w:divBdr>
        <w:top w:val="none" w:sz="0" w:space="0" w:color="auto"/>
        <w:left w:val="none" w:sz="0" w:space="0" w:color="auto"/>
        <w:bottom w:val="none" w:sz="0" w:space="0" w:color="auto"/>
        <w:right w:val="none" w:sz="0" w:space="0" w:color="auto"/>
      </w:divBdr>
    </w:div>
    <w:div w:id="844125569">
      <w:bodyDiv w:val="1"/>
      <w:marLeft w:val="0"/>
      <w:marRight w:val="0"/>
      <w:marTop w:val="0"/>
      <w:marBottom w:val="0"/>
      <w:divBdr>
        <w:top w:val="none" w:sz="0" w:space="0" w:color="auto"/>
        <w:left w:val="none" w:sz="0" w:space="0" w:color="auto"/>
        <w:bottom w:val="none" w:sz="0" w:space="0" w:color="auto"/>
        <w:right w:val="none" w:sz="0" w:space="0" w:color="auto"/>
      </w:divBdr>
    </w:div>
    <w:div w:id="844176079">
      <w:bodyDiv w:val="1"/>
      <w:marLeft w:val="0"/>
      <w:marRight w:val="0"/>
      <w:marTop w:val="0"/>
      <w:marBottom w:val="0"/>
      <w:divBdr>
        <w:top w:val="none" w:sz="0" w:space="0" w:color="auto"/>
        <w:left w:val="none" w:sz="0" w:space="0" w:color="auto"/>
        <w:bottom w:val="none" w:sz="0" w:space="0" w:color="auto"/>
        <w:right w:val="none" w:sz="0" w:space="0" w:color="auto"/>
      </w:divBdr>
    </w:div>
    <w:div w:id="844201735">
      <w:bodyDiv w:val="1"/>
      <w:marLeft w:val="0"/>
      <w:marRight w:val="0"/>
      <w:marTop w:val="0"/>
      <w:marBottom w:val="0"/>
      <w:divBdr>
        <w:top w:val="none" w:sz="0" w:space="0" w:color="auto"/>
        <w:left w:val="none" w:sz="0" w:space="0" w:color="auto"/>
        <w:bottom w:val="none" w:sz="0" w:space="0" w:color="auto"/>
        <w:right w:val="none" w:sz="0" w:space="0" w:color="auto"/>
      </w:divBdr>
    </w:div>
    <w:div w:id="844247157">
      <w:bodyDiv w:val="1"/>
      <w:marLeft w:val="0"/>
      <w:marRight w:val="0"/>
      <w:marTop w:val="0"/>
      <w:marBottom w:val="0"/>
      <w:divBdr>
        <w:top w:val="none" w:sz="0" w:space="0" w:color="auto"/>
        <w:left w:val="none" w:sz="0" w:space="0" w:color="auto"/>
        <w:bottom w:val="none" w:sz="0" w:space="0" w:color="auto"/>
        <w:right w:val="none" w:sz="0" w:space="0" w:color="auto"/>
      </w:divBdr>
    </w:div>
    <w:div w:id="844366200">
      <w:bodyDiv w:val="1"/>
      <w:marLeft w:val="0"/>
      <w:marRight w:val="0"/>
      <w:marTop w:val="0"/>
      <w:marBottom w:val="0"/>
      <w:divBdr>
        <w:top w:val="none" w:sz="0" w:space="0" w:color="auto"/>
        <w:left w:val="none" w:sz="0" w:space="0" w:color="auto"/>
        <w:bottom w:val="none" w:sz="0" w:space="0" w:color="auto"/>
        <w:right w:val="none" w:sz="0" w:space="0" w:color="auto"/>
      </w:divBdr>
    </w:div>
    <w:div w:id="844393159">
      <w:bodyDiv w:val="1"/>
      <w:marLeft w:val="0"/>
      <w:marRight w:val="0"/>
      <w:marTop w:val="0"/>
      <w:marBottom w:val="0"/>
      <w:divBdr>
        <w:top w:val="none" w:sz="0" w:space="0" w:color="auto"/>
        <w:left w:val="none" w:sz="0" w:space="0" w:color="auto"/>
        <w:bottom w:val="none" w:sz="0" w:space="0" w:color="auto"/>
        <w:right w:val="none" w:sz="0" w:space="0" w:color="auto"/>
      </w:divBdr>
    </w:div>
    <w:div w:id="844439000">
      <w:bodyDiv w:val="1"/>
      <w:marLeft w:val="0"/>
      <w:marRight w:val="0"/>
      <w:marTop w:val="0"/>
      <w:marBottom w:val="0"/>
      <w:divBdr>
        <w:top w:val="none" w:sz="0" w:space="0" w:color="auto"/>
        <w:left w:val="none" w:sz="0" w:space="0" w:color="auto"/>
        <w:bottom w:val="none" w:sz="0" w:space="0" w:color="auto"/>
        <w:right w:val="none" w:sz="0" w:space="0" w:color="auto"/>
      </w:divBdr>
    </w:div>
    <w:div w:id="844517423">
      <w:bodyDiv w:val="1"/>
      <w:marLeft w:val="0"/>
      <w:marRight w:val="0"/>
      <w:marTop w:val="0"/>
      <w:marBottom w:val="0"/>
      <w:divBdr>
        <w:top w:val="none" w:sz="0" w:space="0" w:color="auto"/>
        <w:left w:val="none" w:sz="0" w:space="0" w:color="auto"/>
        <w:bottom w:val="none" w:sz="0" w:space="0" w:color="auto"/>
        <w:right w:val="none" w:sz="0" w:space="0" w:color="auto"/>
      </w:divBdr>
    </w:div>
    <w:div w:id="844629446">
      <w:bodyDiv w:val="1"/>
      <w:marLeft w:val="0"/>
      <w:marRight w:val="0"/>
      <w:marTop w:val="0"/>
      <w:marBottom w:val="0"/>
      <w:divBdr>
        <w:top w:val="none" w:sz="0" w:space="0" w:color="auto"/>
        <w:left w:val="none" w:sz="0" w:space="0" w:color="auto"/>
        <w:bottom w:val="none" w:sz="0" w:space="0" w:color="auto"/>
        <w:right w:val="none" w:sz="0" w:space="0" w:color="auto"/>
      </w:divBdr>
    </w:div>
    <w:div w:id="844786348">
      <w:bodyDiv w:val="1"/>
      <w:marLeft w:val="0"/>
      <w:marRight w:val="0"/>
      <w:marTop w:val="0"/>
      <w:marBottom w:val="0"/>
      <w:divBdr>
        <w:top w:val="none" w:sz="0" w:space="0" w:color="auto"/>
        <w:left w:val="none" w:sz="0" w:space="0" w:color="auto"/>
        <w:bottom w:val="none" w:sz="0" w:space="0" w:color="auto"/>
        <w:right w:val="none" w:sz="0" w:space="0" w:color="auto"/>
      </w:divBdr>
    </w:div>
    <w:div w:id="844827036">
      <w:bodyDiv w:val="1"/>
      <w:marLeft w:val="0"/>
      <w:marRight w:val="0"/>
      <w:marTop w:val="0"/>
      <w:marBottom w:val="0"/>
      <w:divBdr>
        <w:top w:val="none" w:sz="0" w:space="0" w:color="auto"/>
        <w:left w:val="none" w:sz="0" w:space="0" w:color="auto"/>
        <w:bottom w:val="none" w:sz="0" w:space="0" w:color="auto"/>
        <w:right w:val="none" w:sz="0" w:space="0" w:color="auto"/>
      </w:divBdr>
    </w:div>
    <w:div w:id="844828736">
      <w:bodyDiv w:val="1"/>
      <w:marLeft w:val="0"/>
      <w:marRight w:val="0"/>
      <w:marTop w:val="0"/>
      <w:marBottom w:val="0"/>
      <w:divBdr>
        <w:top w:val="none" w:sz="0" w:space="0" w:color="auto"/>
        <w:left w:val="none" w:sz="0" w:space="0" w:color="auto"/>
        <w:bottom w:val="none" w:sz="0" w:space="0" w:color="auto"/>
        <w:right w:val="none" w:sz="0" w:space="0" w:color="auto"/>
      </w:divBdr>
    </w:div>
    <w:div w:id="844979570">
      <w:bodyDiv w:val="1"/>
      <w:marLeft w:val="0"/>
      <w:marRight w:val="0"/>
      <w:marTop w:val="0"/>
      <w:marBottom w:val="0"/>
      <w:divBdr>
        <w:top w:val="none" w:sz="0" w:space="0" w:color="auto"/>
        <w:left w:val="none" w:sz="0" w:space="0" w:color="auto"/>
        <w:bottom w:val="none" w:sz="0" w:space="0" w:color="auto"/>
        <w:right w:val="none" w:sz="0" w:space="0" w:color="auto"/>
      </w:divBdr>
    </w:div>
    <w:div w:id="845021305">
      <w:bodyDiv w:val="1"/>
      <w:marLeft w:val="0"/>
      <w:marRight w:val="0"/>
      <w:marTop w:val="0"/>
      <w:marBottom w:val="0"/>
      <w:divBdr>
        <w:top w:val="none" w:sz="0" w:space="0" w:color="auto"/>
        <w:left w:val="none" w:sz="0" w:space="0" w:color="auto"/>
        <w:bottom w:val="none" w:sz="0" w:space="0" w:color="auto"/>
        <w:right w:val="none" w:sz="0" w:space="0" w:color="auto"/>
      </w:divBdr>
    </w:div>
    <w:div w:id="845025058">
      <w:bodyDiv w:val="1"/>
      <w:marLeft w:val="0"/>
      <w:marRight w:val="0"/>
      <w:marTop w:val="0"/>
      <w:marBottom w:val="0"/>
      <w:divBdr>
        <w:top w:val="none" w:sz="0" w:space="0" w:color="auto"/>
        <w:left w:val="none" w:sz="0" w:space="0" w:color="auto"/>
        <w:bottom w:val="none" w:sz="0" w:space="0" w:color="auto"/>
        <w:right w:val="none" w:sz="0" w:space="0" w:color="auto"/>
      </w:divBdr>
    </w:div>
    <w:div w:id="845293810">
      <w:bodyDiv w:val="1"/>
      <w:marLeft w:val="0"/>
      <w:marRight w:val="0"/>
      <w:marTop w:val="0"/>
      <w:marBottom w:val="0"/>
      <w:divBdr>
        <w:top w:val="none" w:sz="0" w:space="0" w:color="auto"/>
        <w:left w:val="none" w:sz="0" w:space="0" w:color="auto"/>
        <w:bottom w:val="none" w:sz="0" w:space="0" w:color="auto"/>
        <w:right w:val="none" w:sz="0" w:space="0" w:color="auto"/>
      </w:divBdr>
    </w:div>
    <w:div w:id="845437071">
      <w:bodyDiv w:val="1"/>
      <w:marLeft w:val="0"/>
      <w:marRight w:val="0"/>
      <w:marTop w:val="0"/>
      <w:marBottom w:val="0"/>
      <w:divBdr>
        <w:top w:val="none" w:sz="0" w:space="0" w:color="auto"/>
        <w:left w:val="none" w:sz="0" w:space="0" w:color="auto"/>
        <w:bottom w:val="none" w:sz="0" w:space="0" w:color="auto"/>
        <w:right w:val="none" w:sz="0" w:space="0" w:color="auto"/>
      </w:divBdr>
    </w:div>
    <w:div w:id="845480716">
      <w:bodyDiv w:val="1"/>
      <w:marLeft w:val="0"/>
      <w:marRight w:val="0"/>
      <w:marTop w:val="0"/>
      <w:marBottom w:val="0"/>
      <w:divBdr>
        <w:top w:val="none" w:sz="0" w:space="0" w:color="auto"/>
        <w:left w:val="none" w:sz="0" w:space="0" w:color="auto"/>
        <w:bottom w:val="none" w:sz="0" w:space="0" w:color="auto"/>
        <w:right w:val="none" w:sz="0" w:space="0" w:color="auto"/>
      </w:divBdr>
    </w:div>
    <w:div w:id="845485260">
      <w:bodyDiv w:val="1"/>
      <w:marLeft w:val="0"/>
      <w:marRight w:val="0"/>
      <w:marTop w:val="0"/>
      <w:marBottom w:val="0"/>
      <w:divBdr>
        <w:top w:val="none" w:sz="0" w:space="0" w:color="auto"/>
        <w:left w:val="none" w:sz="0" w:space="0" w:color="auto"/>
        <w:bottom w:val="none" w:sz="0" w:space="0" w:color="auto"/>
        <w:right w:val="none" w:sz="0" w:space="0" w:color="auto"/>
      </w:divBdr>
    </w:div>
    <w:div w:id="845510462">
      <w:bodyDiv w:val="1"/>
      <w:marLeft w:val="0"/>
      <w:marRight w:val="0"/>
      <w:marTop w:val="0"/>
      <w:marBottom w:val="0"/>
      <w:divBdr>
        <w:top w:val="none" w:sz="0" w:space="0" w:color="auto"/>
        <w:left w:val="none" w:sz="0" w:space="0" w:color="auto"/>
        <w:bottom w:val="none" w:sz="0" w:space="0" w:color="auto"/>
        <w:right w:val="none" w:sz="0" w:space="0" w:color="auto"/>
      </w:divBdr>
    </w:div>
    <w:div w:id="845561878">
      <w:bodyDiv w:val="1"/>
      <w:marLeft w:val="0"/>
      <w:marRight w:val="0"/>
      <w:marTop w:val="0"/>
      <w:marBottom w:val="0"/>
      <w:divBdr>
        <w:top w:val="none" w:sz="0" w:space="0" w:color="auto"/>
        <w:left w:val="none" w:sz="0" w:space="0" w:color="auto"/>
        <w:bottom w:val="none" w:sz="0" w:space="0" w:color="auto"/>
        <w:right w:val="none" w:sz="0" w:space="0" w:color="auto"/>
      </w:divBdr>
    </w:div>
    <w:div w:id="845633084">
      <w:bodyDiv w:val="1"/>
      <w:marLeft w:val="0"/>
      <w:marRight w:val="0"/>
      <w:marTop w:val="0"/>
      <w:marBottom w:val="0"/>
      <w:divBdr>
        <w:top w:val="none" w:sz="0" w:space="0" w:color="auto"/>
        <w:left w:val="none" w:sz="0" w:space="0" w:color="auto"/>
        <w:bottom w:val="none" w:sz="0" w:space="0" w:color="auto"/>
        <w:right w:val="none" w:sz="0" w:space="0" w:color="auto"/>
      </w:divBdr>
    </w:div>
    <w:div w:id="845747434">
      <w:bodyDiv w:val="1"/>
      <w:marLeft w:val="0"/>
      <w:marRight w:val="0"/>
      <w:marTop w:val="0"/>
      <w:marBottom w:val="0"/>
      <w:divBdr>
        <w:top w:val="none" w:sz="0" w:space="0" w:color="auto"/>
        <w:left w:val="none" w:sz="0" w:space="0" w:color="auto"/>
        <w:bottom w:val="none" w:sz="0" w:space="0" w:color="auto"/>
        <w:right w:val="none" w:sz="0" w:space="0" w:color="auto"/>
      </w:divBdr>
    </w:div>
    <w:div w:id="845873269">
      <w:bodyDiv w:val="1"/>
      <w:marLeft w:val="0"/>
      <w:marRight w:val="0"/>
      <w:marTop w:val="0"/>
      <w:marBottom w:val="0"/>
      <w:divBdr>
        <w:top w:val="none" w:sz="0" w:space="0" w:color="auto"/>
        <w:left w:val="none" w:sz="0" w:space="0" w:color="auto"/>
        <w:bottom w:val="none" w:sz="0" w:space="0" w:color="auto"/>
        <w:right w:val="none" w:sz="0" w:space="0" w:color="auto"/>
      </w:divBdr>
    </w:div>
    <w:div w:id="846136340">
      <w:bodyDiv w:val="1"/>
      <w:marLeft w:val="0"/>
      <w:marRight w:val="0"/>
      <w:marTop w:val="0"/>
      <w:marBottom w:val="0"/>
      <w:divBdr>
        <w:top w:val="none" w:sz="0" w:space="0" w:color="auto"/>
        <w:left w:val="none" w:sz="0" w:space="0" w:color="auto"/>
        <w:bottom w:val="none" w:sz="0" w:space="0" w:color="auto"/>
        <w:right w:val="none" w:sz="0" w:space="0" w:color="auto"/>
      </w:divBdr>
    </w:div>
    <w:div w:id="846210948">
      <w:bodyDiv w:val="1"/>
      <w:marLeft w:val="0"/>
      <w:marRight w:val="0"/>
      <w:marTop w:val="0"/>
      <w:marBottom w:val="0"/>
      <w:divBdr>
        <w:top w:val="none" w:sz="0" w:space="0" w:color="auto"/>
        <w:left w:val="none" w:sz="0" w:space="0" w:color="auto"/>
        <w:bottom w:val="none" w:sz="0" w:space="0" w:color="auto"/>
        <w:right w:val="none" w:sz="0" w:space="0" w:color="auto"/>
      </w:divBdr>
    </w:div>
    <w:div w:id="846284549">
      <w:bodyDiv w:val="1"/>
      <w:marLeft w:val="0"/>
      <w:marRight w:val="0"/>
      <w:marTop w:val="0"/>
      <w:marBottom w:val="0"/>
      <w:divBdr>
        <w:top w:val="none" w:sz="0" w:space="0" w:color="auto"/>
        <w:left w:val="none" w:sz="0" w:space="0" w:color="auto"/>
        <w:bottom w:val="none" w:sz="0" w:space="0" w:color="auto"/>
        <w:right w:val="none" w:sz="0" w:space="0" w:color="auto"/>
      </w:divBdr>
    </w:div>
    <w:div w:id="846289538">
      <w:bodyDiv w:val="1"/>
      <w:marLeft w:val="0"/>
      <w:marRight w:val="0"/>
      <w:marTop w:val="0"/>
      <w:marBottom w:val="0"/>
      <w:divBdr>
        <w:top w:val="none" w:sz="0" w:space="0" w:color="auto"/>
        <w:left w:val="none" w:sz="0" w:space="0" w:color="auto"/>
        <w:bottom w:val="none" w:sz="0" w:space="0" w:color="auto"/>
        <w:right w:val="none" w:sz="0" w:space="0" w:color="auto"/>
      </w:divBdr>
    </w:div>
    <w:div w:id="846486647">
      <w:bodyDiv w:val="1"/>
      <w:marLeft w:val="0"/>
      <w:marRight w:val="0"/>
      <w:marTop w:val="0"/>
      <w:marBottom w:val="0"/>
      <w:divBdr>
        <w:top w:val="none" w:sz="0" w:space="0" w:color="auto"/>
        <w:left w:val="none" w:sz="0" w:space="0" w:color="auto"/>
        <w:bottom w:val="none" w:sz="0" w:space="0" w:color="auto"/>
        <w:right w:val="none" w:sz="0" w:space="0" w:color="auto"/>
      </w:divBdr>
    </w:div>
    <w:div w:id="846595882">
      <w:bodyDiv w:val="1"/>
      <w:marLeft w:val="0"/>
      <w:marRight w:val="0"/>
      <w:marTop w:val="0"/>
      <w:marBottom w:val="0"/>
      <w:divBdr>
        <w:top w:val="none" w:sz="0" w:space="0" w:color="auto"/>
        <w:left w:val="none" w:sz="0" w:space="0" w:color="auto"/>
        <w:bottom w:val="none" w:sz="0" w:space="0" w:color="auto"/>
        <w:right w:val="none" w:sz="0" w:space="0" w:color="auto"/>
      </w:divBdr>
    </w:div>
    <w:div w:id="846596398">
      <w:bodyDiv w:val="1"/>
      <w:marLeft w:val="0"/>
      <w:marRight w:val="0"/>
      <w:marTop w:val="0"/>
      <w:marBottom w:val="0"/>
      <w:divBdr>
        <w:top w:val="none" w:sz="0" w:space="0" w:color="auto"/>
        <w:left w:val="none" w:sz="0" w:space="0" w:color="auto"/>
        <w:bottom w:val="none" w:sz="0" w:space="0" w:color="auto"/>
        <w:right w:val="none" w:sz="0" w:space="0" w:color="auto"/>
      </w:divBdr>
    </w:div>
    <w:div w:id="846670452">
      <w:bodyDiv w:val="1"/>
      <w:marLeft w:val="0"/>
      <w:marRight w:val="0"/>
      <w:marTop w:val="0"/>
      <w:marBottom w:val="0"/>
      <w:divBdr>
        <w:top w:val="none" w:sz="0" w:space="0" w:color="auto"/>
        <w:left w:val="none" w:sz="0" w:space="0" w:color="auto"/>
        <w:bottom w:val="none" w:sz="0" w:space="0" w:color="auto"/>
        <w:right w:val="none" w:sz="0" w:space="0" w:color="auto"/>
      </w:divBdr>
    </w:div>
    <w:div w:id="846670869">
      <w:bodyDiv w:val="1"/>
      <w:marLeft w:val="0"/>
      <w:marRight w:val="0"/>
      <w:marTop w:val="0"/>
      <w:marBottom w:val="0"/>
      <w:divBdr>
        <w:top w:val="none" w:sz="0" w:space="0" w:color="auto"/>
        <w:left w:val="none" w:sz="0" w:space="0" w:color="auto"/>
        <w:bottom w:val="none" w:sz="0" w:space="0" w:color="auto"/>
        <w:right w:val="none" w:sz="0" w:space="0" w:color="auto"/>
      </w:divBdr>
    </w:div>
    <w:div w:id="846676149">
      <w:bodyDiv w:val="1"/>
      <w:marLeft w:val="0"/>
      <w:marRight w:val="0"/>
      <w:marTop w:val="0"/>
      <w:marBottom w:val="0"/>
      <w:divBdr>
        <w:top w:val="none" w:sz="0" w:space="0" w:color="auto"/>
        <w:left w:val="none" w:sz="0" w:space="0" w:color="auto"/>
        <w:bottom w:val="none" w:sz="0" w:space="0" w:color="auto"/>
        <w:right w:val="none" w:sz="0" w:space="0" w:color="auto"/>
      </w:divBdr>
    </w:div>
    <w:div w:id="846753650">
      <w:bodyDiv w:val="1"/>
      <w:marLeft w:val="0"/>
      <w:marRight w:val="0"/>
      <w:marTop w:val="0"/>
      <w:marBottom w:val="0"/>
      <w:divBdr>
        <w:top w:val="none" w:sz="0" w:space="0" w:color="auto"/>
        <w:left w:val="none" w:sz="0" w:space="0" w:color="auto"/>
        <w:bottom w:val="none" w:sz="0" w:space="0" w:color="auto"/>
        <w:right w:val="none" w:sz="0" w:space="0" w:color="auto"/>
      </w:divBdr>
    </w:div>
    <w:div w:id="846872543">
      <w:bodyDiv w:val="1"/>
      <w:marLeft w:val="0"/>
      <w:marRight w:val="0"/>
      <w:marTop w:val="0"/>
      <w:marBottom w:val="0"/>
      <w:divBdr>
        <w:top w:val="none" w:sz="0" w:space="0" w:color="auto"/>
        <w:left w:val="none" w:sz="0" w:space="0" w:color="auto"/>
        <w:bottom w:val="none" w:sz="0" w:space="0" w:color="auto"/>
        <w:right w:val="none" w:sz="0" w:space="0" w:color="auto"/>
      </w:divBdr>
    </w:div>
    <w:div w:id="847014552">
      <w:bodyDiv w:val="1"/>
      <w:marLeft w:val="0"/>
      <w:marRight w:val="0"/>
      <w:marTop w:val="0"/>
      <w:marBottom w:val="0"/>
      <w:divBdr>
        <w:top w:val="none" w:sz="0" w:space="0" w:color="auto"/>
        <w:left w:val="none" w:sz="0" w:space="0" w:color="auto"/>
        <w:bottom w:val="none" w:sz="0" w:space="0" w:color="auto"/>
        <w:right w:val="none" w:sz="0" w:space="0" w:color="auto"/>
      </w:divBdr>
    </w:div>
    <w:div w:id="847015200">
      <w:bodyDiv w:val="1"/>
      <w:marLeft w:val="0"/>
      <w:marRight w:val="0"/>
      <w:marTop w:val="0"/>
      <w:marBottom w:val="0"/>
      <w:divBdr>
        <w:top w:val="none" w:sz="0" w:space="0" w:color="auto"/>
        <w:left w:val="none" w:sz="0" w:space="0" w:color="auto"/>
        <w:bottom w:val="none" w:sz="0" w:space="0" w:color="auto"/>
        <w:right w:val="none" w:sz="0" w:space="0" w:color="auto"/>
      </w:divBdr>
    </w:div>
    <w:div w:id="847139481">
      <w:bodyDiv w:val="1"/>
      <w:marLeft w:val="0"/>
      <w:marRight w:val="0"/>
      <w:marTop w:val="0"/>
      <w:marBottom w:val="0"/>
      <w:divBdr>
        <w:top w:val="none" w:sz="0" w:space="0" w:color="auto"/>
        <w:left w:val="none" w:sz="0" w:space="0" w:color="auto"/>
        <w:bottom w:val="none" w:sz="0" w:space="0" w:color="auto"/>
        <w:right w:val="none" w:sz="0" w:space="0" w:color="auto"/>
      </w:divBdr>
    </w:div>
    <w:div w:id="847216280">
      <w:bodyDiv w:val="1"/>
      <w:marLeft w:val="0"/>
      <w:marRight w:val="0"/>
      <w:marTop w:val="0"/>
      <w:marBottom w:val="0"/>
      <w:divBdr>
        <w:top w:val="none" w:sz="0" w:space="0" w:color="auto"/>
        <w:left w:val="none" w:sz="0" w:space="0" w:color="auto"/>
        <w:bottom w:val="none" w:sz="0" w:space="0" w:color="auto"/>
        <w:right w:val="none" w:sz="0" w:space="0" w:color="auto"/>
      </w:divBdr>
    </w:div>
    <w:div w:id="847328353">
      <w:bodyDiv w:val="1"/>
      <w:marLeft w:val="0"/>
      <w:marRight w:val="0"/>
      <w:marTop w:val="0"/>
      <w:marBottom w:val="0"/>
      <w:divBdr>
        <w:top w:val="none" w:sz="0" w:space="0" w:color="auto"/>
        <w:left w:val="none" w:sz="0" w:space="0" w:color="auto"/>
        <w:bottom w:val="none" w:sz="0" w:space="0" w:color="auto"/>
        <w:right w:val="none" w:sz="0" w:space="0" w:color="auto"/>
      </w:divBdr>
    </w:div>
    <w:div w:id="847646410">
      <w:bodyDiv w:val="1"/>
      <w:marLeft w:val="0"/>
      <w:marRight w:val="0"/>
      <w:marTop w:val="0"/>
      <w:marBottom w:val="0"/>
      <w:divBdr>
        <w:top w:val="none" w:sz="0" w:space="0" w:color="auto"/>
        <w:left w:val="none" w:sz="0" w:space="0" w:color="auto"/>
        <w:bottom w:val="none" w:sz="0" w:space="0" w:color="auto"/>
        <w:right w:val="none" w:sz="0" w:space="0" w:color="auto"/>
      </w:divBdr>
    </w:div>
    <w:div w:id="847718234">
      <w:bodyDiv w:val="1"/>
      <w:marLeft w:val="0"/>
      <w:marRight w:val="0"/>
      <w:marTop w:val="0"/>
      <w:marBottom w:val="0"/>
      <w:divBdr>
        <w:top w:val="none" w:sz="0" w:space="0" w:color="auto"/>
        <w:left w:val="none" w:sz="0" w:space="0" w:color="auto"/>
        <w:bottom w:val="none" w:sz="0" w:space="0" w:color="auto"/>
        <w:right w:val="none" w:sz="0" w:space="0" w:color="auto"/>
      </w:divBdr>
    </w:div>
    <w:div w:id="847792368">
      <w:bodyDiv w:val="1"/>
      <w:marLeft w:val="0"/>
      <w:marRight w:val="0"/>
      <w:marTop w:val="0"/>
      <w:marBottom w:val="0"/>
      <w:divBdr>
        <w:top w:val="none" w:sz="0" w:space="0" w:color="auto"/>
        <w:left w:val="none" w:sz="0" w:space="0" w:color="auto"/>
        <w:bottom w:val="none" w:sz="0" w:space="0" w:color="auto"/>
        <w:right w:val="none" w:sz="0" w:space="0" w:color="auto"/>
      </w:divBdr>
    </w:div>
    <w:div w:id="847911372">
      <w:bodyDiv w:val="1"/>
      <w:marLeft w:val="0"/>
      <w:marRight w:val="0"/>
      <w:marTop w:val="0"/>
      <w:marBottom w:val="0"/>
      <w:divBdr>
        <w:top w:val="none" w:sz="0" w:space="0" w:color="auto"/>
        <w:left w:val="none" w:sz="0" w:space="0" w:color="auto"/>
        <w:bottom w:val="none" w:sz="0" w:space="0" w:color="auto"/>
        <w:right w:val="none" w:sz="0" w:space="0" w:color="auto"/>
      </w:divBdr>
    </w:div>
    <w:div w:id="847984948">
      <w:bodyDiv w:val="1"/>
      <w:marLeft w:val="0"/>
      <w:marRight w:val="0"/>
      <w:marTop w:val="0"/>
      <w:marBottom w:val="0"/>
      <w:divBdr>
        <w:top w:val="none" w:sz="0" w:space="0" w:color="auto"/>
        <w:left w:val="none" w:sz="0" w:space="0" w:color="auto"/>
        <w:bottom w:val="none" w:sz="0" w:space="0" w:color="auto"/>
        <w:right w:val="none" w:sz="0" w:space="0" w:color="auto"/>
      </w:divBdr>
    </w:div>
    <w:div w:id="848057557">
      <w:bodyDiv w:val="1"/>
      <w:marLeft w:val="0"/>
      <w:marRight w:val="0"/>
      <w:marTop w:val="0"/>
      <w:marBottom w:val="0"/>
      <w:divBdr>
        <w:top w:val="none" w:sz="0" w:space="0" w:color="auto"/>
        <w:left w:val="none" w:sz="0" w:space="0" w:color="auto"/>
        <w:bottom w:val="none" w:sz="0" w:space="0" w:color="auto"/>
        <w:right w:val="none" w:sz="0" w:space="0" w:color="auto"/>
      </w:divBdr>
    </w:div>
    <w:div w:id="848063973">
      <w:bodyDiv w:val="1"/>
      <w:marLeft w:val="0"/>
      <w:marRight w:val="0"/>
      <w:marTop w:val="0"/>
      <w:marBottom w:val="0"/>
      <w:divBdr>
        <w:top w:val="none" w:sz="0" w:space="0" w:color="auto"/>
        <w:left w:val="none" w:sz="0" w:space="0" w:color="auto"/>
        <w:bottom w:val="none" w:sz="0" w:space="0" w:color="auto"/>
        <w:right w:val="none" w:sz="0" w:space="0" w:color="auto"/>
      </w:divBdr>
    </w:div>
    <w:div w:id="848179655">
      <w:bodyDiv w:val="1"/>
      <w:marLeft w:val="0"/>
      <w:marRight w:val="0"/>
      <w:marTop w:val="0"/>
      <w:marBottom w:val="0"/>
      <w:divBdr>
        <w:top w:val="none" w:sz="0" w:space="0" w:color="auto"/>
        <w:left w:val="none" w:sz="0" w:space="0" w:color="auto"/>
        <w:bottom w:val="none" w:sz="0" w:space="0" w:color="auto"/>
        <w:right w:val="none" w:sz="0" w:space="0" w:color="auto"/>
      </w:divBdr>
    </w:div>
    <w:div w:id="848330065">
      <w:bodyDiv w:val="1"/>
      <w:marLeft w:val="0"/>
      <w:marRight w:val="0"/>
      <w:marTop w:val="0"/>
      <w:marBottom w:val="0"/>
      <w:divBdr>
        <w:top w:val="none" w:sz="0" w:space="0" w:color="auto"/>
        <w:left w:val="none" w:sz="0" w:space="0" w:color="auto"/>
        <w:bottom w:val="none" w:sz="0" w:space="0" w:color="auto"/>
        <w:right w:val="none" w:sz="0" w:space="0" w:color="auto"/>
      </w:divBdr>
    </w:div>
    <w:div w:id="848330179">
      <w:bodyDiv w:val="1"/>
      <w:marLeft w:val="0"/>
      <w:marRight w:val="0"/>
      <w:marTop w:val="0"/>
      <w:marBottom w:val="0"/>
      <w:divBdr>
        <w:top w:val="none" w:sz="0" w:space="0" w:color="auto"/>
        <w:left w:val="none" w:sz="0" w:space="0" w:color="auto"/>
        <w:bottom w:val="none" w:sz="0" w:space="0" w:color="auto"/>
        <w:right w:val="none" w:sz="0" w:space="0" w:color="auto"/>
      </w:divBdr>
    </w:div>
    <w:div w:id="848564706">
      <w:bodyDiv w:val="1"/>
      <w:marLeft w:val="0"/>
      <w:marRight w:val="0"/>
      <w:marTop w:val="0"/>
      <w:marBottom w:val="0"/>
      <w:divBdr>
        <w:top w:val="none" w:sz="0" w:space="0" w:color="auto"/>
        <w:left w:val="none" w:sz="0" w:space="0" w:color="auto"/>
        <w:bottom w:val="none" w:sz="0" w:space="0" w:color="auto"/>
        <w:right w:val="none" w:sz="0" w:space="0" w:color="auto"/>
      </w:divBdr>
    </w:div>
    <w:div w:id="848642463">
      <w:bodyDiv w:val="1"/>
      <w:marLeft w:val="0"/>
      <w:marRight w:val="0"/>
      <w:marTop w:val="0"/>
      <w:marBottom w:val="0"/>
      <w:divBdr>
        <w:top w:val="none" w:sz="0" w:space="0" w:color="auto"/>
        <w:left w:val="none" w:sz="0" w:space="0" w:color="auto"/>
        <w:bottom w:val="none" w:sz="0" w:space="0" w:color="auto"/>
        <w:right w:val="none" w:sz="0" w:space="0" w:color="auto"/>
      </w:divBdr>
    </w:div>
    <w:div w:id="848757571">
      <w:bodyDiv w:val="1"/>
      <w:marLeft w:val="0"/>
      <w:marRight w:val="0"/>
      <w:marTop w:val="0"/>
      <w:marBottom w:val="0"/>
      <w:divBdr>
        <w:top w:val="none" w:sz="0" w:space="0" w:color="auto"/>
        <w:left w:val="none" w:sz="0" w:space="0" w:color="auto"/>
        <w:bottom w:val="none" w:sz="0" w:space="0" w:color="auto"/>
        <w:right w:val="none" w:sz="0" w:space="0" w:color="auto"/>
      </w:divBdr>
    </w:div>
    <w:div w:id="848758628">
      <w:bodyDiv w:val="1"/>
      <w:marLeft w:val="0"/>
      <w:marRight w:val="0"/>
      <w:marTop w:val="0"/>
      <w:marBottom w:val="0"/>
      <w:divBdr>
        <w:top w:val="none" w:sz="0" w:space="0" w:color="auto"/>
        <w:left w:val="none" w:sz="0" w:space="0" w:color="auto"/>
        <w:bottom w:val="none" w:sz="0" w:space="0" w:color="auto"/>
        <w:right w:val="none" w:sz="0" w:space="0" w:color="auto"/>
      </w:divBdr>
    </w:div>
    <w:div w:id="848832394">
      <w:bodyDiv w:val="1"/>
      <w:marLeft w:val="0"/>
      <w:marRight w:val="0"/>
      <w:marTop w:val="0"/>
      <w:marBottom w:val="0"/>
      <w:divBdr>
        <w:top w:val="none" w:sz="0" w:space="0" w:color="auto"/>
        <w:left w:val="none" w:sz="0" w:space="0" w:color="auto"/>
        <w:bottom w:val="none" w:sz="0" w:space="0" w:color="auto"/>
        <w:right w:val="none" w:sz="0" w:space="0" w:color="auto"/>
      </w:divBdr>
    </w:div>
    <w:div w:id="848910066">
      <w:bodyDiv w:val="1"/>
      <w:marLeft w:val="0"/>
      <w:marRight w:val="0"/>
      <w:marTop w:val="0"/>
      <w:marBottom w:val="0"/>
      <w:divBdr>
        <w:top w:val="none" w:sz="0" w:space="0" w:color="auto"/>
        <w:left w:val="none" w:sz="0" w:space="0" w:color="auto"/>
        <w:bottom w:val="none" w:sz="0" w:space="0" w:color="auto"/>
        <w:right w:val="none" w:sz="0" w:space="0" w:color="auto"/>
      </w:divBdr>
    </w:div>
    <w:div w:id="848911608">
      <w:bodyDiv w:val="1"/>
      <w:marLeft w:val="0"/>
      <w:marRight w:val="0"/>
      <w:marTop w:val="0"/>
      <w:marBottom w:val="0"/>
      <w:divBdr>
        <w:top w:val="none" w:sz="0" w:space="0" w:color="auto"/>
        <w:left w:val="none" w:sz="0" w:space="0" w:color="auto"/>
        <w:bottom w:val="none" w:sz="0" w:space="0" w:color="auto"/>
        <w:right w:val="none" w:sz="0" w:space="0" w:color="auto"/>
      </w:divBdr>
    </w:div>
    <w:div w:id="848956137">
      <w:bodyDiv w:val="1"/>
      <w:marLeft w:val="0"/>
      <w:marRight w:val="0"/>
      <w:marTop w:val="0"/>
      <w:marBottom w:val="0"/>
      <w:divBdr>
        <w:top w:val="none" w:sz="0" w:space="0" w:color="auto"/>
        <w:left w:val="none" w:sz="0" w:space="0" w:color="auto"/>
        <w:bottom w:val="none" w:sz="0" w:space="0" w:color="auto"/>
        <w:right w:val="none" w:sz="0" w:space="0" w:color="auto"/>
      </w:divBdr>
    </w:div>
    <w:div w:id="849106053">
      <w:bodyDiv w:val="1"/>
      <w:marLeft w:val="0"/>
      <w:marRight w:val="0"/>
      <w:marTop w:val="0"/>
      <w:marBottom w:val="0"/>
      <w:divBdr>
        <w:top w:val="none" w:sz="0" w:space="0" w:color="auto"/>
        <w:left w:val="none" w:sz="0" w:space="0" w:color="auto"/>
        <w:bottom w:val="none" w:sz="0" w:space="0" w:color="auto"/>
        <w:right w:val="none" w:sz="0" w:space="0" w:color="auto"/>
      </w:divBdr>
    </w:div>
    <w:div w:id="849106563">
      <w:bodyDiv w:val="1"/>
      <w:marLeft w:val="0"/>
      <w:marRight w:val="0"/>
      <w:marTop w:val="0"/>
      <w:marBottom w:val="0"/>
      <w:divBdr>
        <w:top w:val="none" w:sz="0" w:space="0" w:color="auto"/>
        <w:left w:val="none" w:sz="0" w:space="0" w:color="auto"/>
        <w:bottom w:val="none" w:sz="0" w:space="0" w:color="auto"/>
        <w:right w:val="none" w:sz="0" w:space="0" w:color="auto"/>
      </w:divBdr>
    </w:div>
    <w:div w:id="849176661">
      <w:bodyDiv w:val="1"/>
      <w:marLeft w:val="0"/>
      <w:marRight w:val="0"/>
      <w:marTop w:val="0"/>
      <w:marBottom w:val="0"/>
      <w:divBdr>
        <w:top w:val="none" w:sz="0" w:space="0" w:color="auto"/>
        <w:left w:val="none" w:sz="0" w:space="0" w:color="auto"/>
        <w:bottom w:val="none" w:sz="0" w:space="0" w:color="auto"/>
        <w:right w:val="none" w:sz="0" w:space="0" w:color="auto"/>
      </w:divBdr>
    </w:div>
    <w:div w:id="849177968">
      <w:bodyDiv w:val="1"/>
      <w:marLeft w:val="0"/>
      <w:marRight w:val="0"/>
      <w:marTop w:val="0"/>
      <w:marBottom w:val="0"/>
      <w:divBdr>
        <w:top w:val="none" w:sz="0" w:space="0" w:color="auto"/>
        <w:left w:val="none" w:sz="0" w:space="0" w:color="auto"/>
        <w:bottom w:val="none" w:sz="0" w:space="0" w:color="auto"/>
        <w:right w:val="none" w:sz="0" w:space="0" w:color="auto"/>
      </w:divBdr>
    </w:div>
    <w:div w:id="849219897">
      <w:bodyDiv w:val="1"/>
      <w:marLeft w:val="0"/>
      <w:marRight w:val="0"/>
      <w:marTop w:val="0"/>
      <w:marBottom w:val="0"/>
      <w:divBdr>
        <w:top w:val="none" w:sz="0" w:space="0" w:color="auto"/>
        <w:left w:val="none" w:sz="0" w:space="0" w:color="auto"/>
        <w:bottom w:val="none" w:sz="0" w:space="0" w:color="auto"/>
        <w:right w:val="none" w:sz="0" w:space="0" w:color="auto"/>
      </w:divBdr>
    </w:div>
    <w:div w:id="849299625">
      <w:bodyDiv w:val="1"/>
      <w:marLeft w:val="0"/>
      <w:marRight w:val="0"/>
      <w:marTop w:val="0"/>
      <w:marBottom w:val="0"/>
      <w:divBdr>
        <w:top w:val="none" w:sz="0" w:space="0" w:color="auto"/>
        <w:left w:val="none" w:sz="0" w:space="0" w:color="auto"/>
        <w:bottom w:val="none" w:sz="0" w:space="0" w:color="auto"/>
        <w:right w:val="none" w:sz="0" w:space="0" w:color="auto"/>
      </w:divBdr>
    </w:div>
    <w:div w:id="849412878">
      <w:bodyDiv w:val="1"/>
      <w:marLeft w:val="0"/>
      <w:marRight w:val="0"/>
      <w:marTop w:val="0"/>
      <w:marBottom w:val="0"/>
      <w:divBdr>
        <w:top w:val="none" w:sz="0" w:space="0" w:color="auto"/>
        <w:left w:val="none" w:sz="0" w:space="0" w:color="auto"/>
        <w:bottom w:val="none" w:sz="0" w:space="0" w:color="auto"/>
        <w:right w:val="none" w:sz="0" w:space="0" w:color="auto"/>
      </w:divBdr>
      <w:divsChild>
        <w:div w:id="1676954384">
          <w:marLeft w:val="480"/>
          <w:marRight w:val="0"/>
          <w:marTop w:val="0"/>
          <w:marBottom w:val="0"/>
          <w:divBdr>
            <w:top w:val="none" w:sz="0" w:space="0" w:color="auto"/>
            <w:left w:val="none" w:sz="0" w:space="0" w:color="auto"/>
            <w:bottom w:val="none" w:sz="0" w:space="0" w:color="auto"/>
            <w:right w:val="none" w:sz="0" w:space="0" w:color="auto"/>
          </w:divBdr>
        </w:div>
        <w:div w:id="2077823849">
          <w:marLeft w:val="480"/>
          <w:marRight w:val="0"/>
          <w:marTop w:val="0"/>
          <w:marBottom w:val="0"/>
          <w:divBdr>
            <w:top w:val="none" w:sz="0" w:space="0" w:color="auto"/>
            <w:left w:val="none" w:sz="0" w:space="0" w:color="auto"/>
            <w:bottom w:val="none" w:sz="0" w:space="0" w:color="auto"/>
            <w:right w:val="none" w:sz="0" w:space="0" w:color="auto"/>
          </w:divBdr>
        </w:div>
        <w:div w:id="540828488">
          <w:marLeft w:val="480"/>
          <w:marRight w:val="0"/>
          <w:marTop w:val="0"/>
          <w:marBottom w:val="0"/>
          <w:divBdr>
            <w:top w:val="none" w:sz="0" w:space="0" w:color="auto"/>
            <w:left w:val="none" w:sz="0" w:space="0" w:color="auto"/>
            <w:bottom w:val="none" w:sz="0" w:space="0" w:color="auto"/>
            <w:right w:val="none" w:sz="0" w:space="0" w:color="auto"/>
          </w:divBdr>
        </w:div>
        <w:div w:id="712576127">
          <w:marLeft w:val="480"/>
          <w:marRight w:val="0"/>
          <w:marTop w:val="0"/>
          <w:marBottom w:val="0"/>
          <w:divBdr>
            <w:top w:val="none" w:sz="0" w:space="0" w:color="auto"/>
            <w:left w:val="none" w:sz="0" w:space="0" w:color="auto"/>
            <w:bottom w:val="none" w:sz="0" w:space="0" w:color="auto"/>
            <w:right w:val="none" w:sz="0" w:space="0" w:color="auto"/>
          </w:divBdr>
        </w:div>
        <w:div w:id="1977374220">
          <w:marLeft w:val="480"/>
          <w:marRight w:val="0"/>
          <w:marTop w:val="0"/>
          <w:marBottom w:val="0"/>
          <w:divBdr>
            <w:top w:val="none" w:sz="0" w:space="0" w:color="auto"/>
            <w:left w:val="none" w:sz="0" w:space="0" w:color="auto"/>
            <w:bottom w:val="none" w:sz="0" w:space="0" w:color="auto"/>
            <w:right w:val="none" w:sz="0" w:space="0" w:color="auto"/>
          </w:divBdr>
        </w:div>
        <w:div w:id="2065249231">
          <w:marLeft w:val="480"/>
          <w:marRight w:val="0"/>
          <w:marTop w:val="0"/>
          <w:marBottom w:val="0"/>
          <w:divBdr>
            <w:top w:val="none" w:sz="0" w:space="0" w:color="auto"/>
            <w:left w:val="none" w:sz="0" w:space="0" w:color="auto"/>
            <w:bottom w:val="none" w:sz="0" w:space="0" w:color="auto"/>
            <w:right w:val="none" w:sz="0" w:space="0" w:color="auto"/>
          </w:divBdr>
        </w:div>
        <w:div w:id="653409868">
          <w:marLeft w:val="480"/>
          <w:marRight w:val="0"/>
          <w:marTop w:val="0"/>
          <w:marBottom w:val="0"/>
          <w:divBdr>
            <w:top w:val="none" w:sz="0" w:space="0" w:color="auto"/>
            <w:left w:val="none" w:sz="0" w:space="0" w:color="auto"/>
            <w:bottom w:val="none" w:sz="0" w:space="0" w:color="auto"/>
            <w:right w:val="none" w:sz="0" w:space="0" w:color="auto"/>
          </w:divBdr>
        </w:div>
        <w:div w:id="743575066">
          <w:marLeft w:val="480"/>
          <w:marRight w:val="0"/>
          <w:marTop w:val="0"/>
          <w:marBottom w:val="0"/>
          <w:divBdr>
            <w:top w:val="none" w:sz="0" w:space="0" w:color="auto"/>
            <w:left w:val="none" w:sz="0" w:space="0" w:color="auto"/>
            <w:bottom w:val="none" w:sz="0" w:space="0" w:color="auto"/>
            <w:right w:val="none" w:sz="0" w:space="0" w:color="auto"/>
          </w:divBdr>
        </w:div>
        <w:div w:id="2046714867">
          <w:marLeft w:val="480"/>
          <w:marRight w:val="0"/>
          <w:marTop w:val="0"/>
          <w:marBottom w:val="0"/>
          <w:divBdr>
            <w:top w:val="none" w:sz="0" w:space="0" w:color="auto"/>
            <w:left w:val="none" w:sz="0" w:space="0" w:color="auto"/>
            <w:bottom w:val="none" w:sz="0" w:space="0" w:color="auto"/>
            <w:right w:val="none" w:sz="0" w:space="0" w:color="auto"/>
          </w:divBdr>
        </w:div>
        <w:div w:id="329261709">
          <w:marLeft w:val="480"/>
          <w:marRight w:val="0"/>
          <w:marTop w:val="0"/>
          <w:marBottom w:val="0"/>
          <w:divBdr>
            <w:top w:val="none" w:sz="0" w:space="0" w:color="auto"/>
            <w:left w:val="none" w:sz="0" w:space="0" w:color="auto"/>
            <w:bottom w:val="none" w:sz="0" w:space="0" w:color="auto"/>
            <w:right w:val="none" w:sz="0" w:space="0" w:color="auto"/>
          </w:divBdr>
        </w:div>
        <w:div w:id="1223718481">
          <w:marLeft w:val="480"/>
          <w:marRight w:val="0"/>
          <w:marTop w:val="0"/>
          <w:marBottom w:val="0"/>
          <w:divBdr>
            <w:top w:val="none" w:sz="0" w:space="0" w:color="auto"/>
            <w:left w:val="none" w:sz="0" w:space="0" w:color="auto"/>
            <w:bottom w:val="none" w:sz="0" w:space="0" w:color="auto"/>
            <w:right w:val="none" w:sz="0" w:space="0" w:color="auto"/>
          </w:divBdr>
        </w:div>
        <w:div w:id="1780294">
          <w:marLeft w:val="480"/>
          <w:marRight w:val="0"/>
          <w:marTop w:val="0"/>
          <w:marBottom w:val="0"/>
          <w:divBdr>
            <w:top w:val="none" w:sz="0" w:space="0" w:color="auto"/>
            <w:left w:val="none" w:sz="0" w:space="0" w:color="auto"/>
            <w:bottom w:val="none" w:sz="0" w:space="0" w:color="auto"/>
            <w:right w:val="none" w:sz="0" w:space="0" w:color="auto"/>
          </w:divBdr>
        </w:div>
        <w:div w:id="723677152">
          <w:marLeft w:val="480"/>
          <w:marRight w:val="0"/>
          <w:marTop w:val="0"/>
          <w:marBottom w:val="0"/>
          <w:divBdr>
            <w:top w:val="none" w:sz="0" w:space="0" w:color="auto"/>
            <w:left w:val="none" w:sz="0" w:space="0" w:color="auto"/>
            <w:bottom w:val="none" w:sz="0" w:space="0" w:color="auto"/>
            <w:right w:val="none" w:sz="0" w:space="0" w:color="auto"/>
          </w:divBdr>
        </w:div>
        <w:div w:id="1710645022">
          <w:marLeft w:val="480"/>
          <w:marRight w:val="0"/>
          <w:marTop w:val="0"/>
          <w:marBottom w:val="0"/>
          <w:divBdr>
            <w:top w:val="none" w:sz="0" w:space="0" w:color="auto"/>
            <w:left w:val="none" w:sz="0" w:space="0" w:color="auto"/>
            <w:bottom w:val="none" w:sz="0" w:space="0" w:color="auto"/>
            <w:right w:val="none" w:sz="0" w:space="0" w:color="auto"/>
          </w:divBdr>
        </w:div>
        <w:div w:id="198903953">
          <w:marLeft w:val="480"/>
          <w:marRight w:val="0"/>
          <w:marTop w:val="0"/>
          <w:marBottom w:val="0"/>
          <w:divBdr>
            <w:top w:val="none" w:sz="0" w:space="0" w:color="auto"/>
            <w:left w:val="none" w:sz="0" w:space="0" w:color="auto"/>
            <w:bottom w:val="none" w:sz="0" w:space="0" w:color="auto"/>
            <w:right w:val="none" w:sz="0" w:space="0" w:color="auto"/>
          </w:divBdr>
        </w:div>
        <w:div w:id="888151950">
          <w:marLeft w:val="480"/>
          <w:marRight w:val="0"/>
          <w:marTop w:val="0"/>
          <w:marBottom w:val="0"/>
          <w:divBdr>
            <w:top w:val="none" w:sz="0" w:space="0" w:color="auto"/>
            <w:left w:val="none" w:sz="0" w:space="0" w:color="auto"/>
            <w:bottom w:val="none" w:sz="0" w:space="0" w:color="auto"/>
            <w:right w:val="none" w:sz="0" w:space="0" w:color="auto"/>
          </w:divBdr>
        </w:div>
        <w:div w:id="1736539911">
          <w:marLeft w:val="480"/>
          <w:marRight w:val="0"/>
          <w:marTop w:val="0"/>
          <w:marBottom w:val="0"/>
          <w:divBdr>
            <w:top w:val="none" w:sz="0" w:space="0" w:color="auto"/>
            <w:left w:val="none" w:sz="0" w:space="0" w:color="auto"/>
            <w:bottom w:val="none" w:sz="0" w:space="0" w:color="auto"/>
            <w:right w:val="none" w:sz="0" w:space="0" w:color="auto"/>
          </w:divBdr>
        </w:div>
        <w:div w:id="1356955176">
          <w:marLeft w:val="480"/>
          <w:marRight w:val="0"/>
          <w:marTop w:val="0"/>
          <w:marBottom w:val="0"/>
          <w:divBdr>
            <w:top w:val="none" w:sz="0" w:space="0" w:color="auto"/>
            <w:left w:val="none" w:sz="0" w:space="0" w:color="auto"/>
            <w:bottom w:val="none" w:sz="0" w:space="0" w:color="auto"/>
            <w:right w:val="none" w:sz="0" w:space="0" w:color="auto"/>
          </w:divBdr>
        </w:div>
        <w:div w:id="539588635">
          <w:marLeft w:val="480"/>
          <w:marRight w:val="0"/>
          <w:marTop w:val="0"/>
          <w:marBottom w:val="0"/>
          <w:divBdr>
            <w:top w:val="none" w:sz="0" w:space="0" w:color="auto"/>
            <w:left w:val="none" w:sz="0" w:space="0" w:color="auto"/>
            <w:bottom w:val="none" w:sz="0" w:space="0" w:color="auto"/>
            <w:right w:val="none" w:sz="0" w:space="0" w:color="auto"/>
          </w:divBdr>
        </w:div>
        <w:div w:id="187303586">
          <w:marLeft w:val="480"/>
          <w:marRight w:val="0"/>
          <w:marTop w:val="0"/>
          <w:marBottom w:val="0"/>
          <w:divBdr>
            <w:top w:val="none" w:sz="0" w:space="0" w:color="auto"/>
            <w:left w:val="none" w:sz="0" w:space="0" w:color="auto"/>
            <w:bottom w:val="none" w:sz="0" w:space="0" w:color="auto"/>
            <w:right w:val="none" w:sz="0" w:space="0" w:color="auto"/>
          </w:divBdr>
        </w:div>
        <w:div w:id="432477454">
          <w:marLeft w:val="480"/>
          <w:marRight w:val="0"/>
          <w:marTop w:val="0"/>
          <w:marBottom w:val="0"/>
          <w:divBdr>
            <w:top w:val="none" w:sz="0" w:space="0" w:color="auto"/>
            <w:left w:val="none" w:sz="0" w:space="0" w:color="auto"/>
            <w:bottom w:val="none" w:sz="0" w:space="0" w:color="auto"/>
            <w:right w:val="none" w:sz="0" w:space="0" w:color="auto"/>
          </w:divBdr>
        </w:div>
        <w:div w:id="780030744">
          <w:marLeft w:val="480"/>
          <w:marRight w:val="0"/>
          <w:marTop w:val="0"/>
          <w:marBottom w:val="0"/>
          <w:divBdr>
            <w:top w:val="none" w:sz="0" w:space="0" w:color="auto"/>
            <w:left w:val="none" w:sz="0" w:space="0" w:color="auto"/>
            <w:bottom w:val="none" w:sz="0" w:space="0" w:color="auto"/>
            <w:right w:val="none" w:sz="0" w:space="0" w:color="auto"/>
          </w:divBdr>
        </w:div>
        <w:div w:id="1595361554">
          <w:marLeft w:val="480"/>
          <w:marRight w:val="0"/>
          <w:marTop w:val="0"/>
          <w:marBottom w:val="0"/>
          <w:divBdr>
            <w:top w:val="none" w:sz="0" w:space="0" w:color="auto"/>
            <w:left w:val="none" w:sz="0" w:space="0" w:color="auto"/>
            <w:bottom w:val="none" w:sz="0" w:space="0" w:color="auto"/>
            <w:right w:val="none" w:sz="0" w:space="0" w:color="auto"/>
          </w:divBdr>
        </w:div>
        <w:div w:id="1249340600">
          <w:marLeft w:val="480"/>
          <w:marRight w:val="0"/>
          <w:marTop w:val="0"/>
          <w:marBottom w:val="0"/>
          <w:divBdr>
            <w:top w:val="none" w:sz="0" w:space="0" w:color="auto"/>
            <w:left w:val="none" w:sz="0" w:space="0" w:color="auto"/>
            <w:bottom w:val="none" w:sz="0" w:space="0" w:color="auto"/>
            <w:right w:val="none" w:sz="0" w:space="0" w:color="auto"/>
          </w:divBdr>
        </w:div>
        <w:div w:id="2013414566">
          <w:marLeft w:val="480"/>
          <w:marRight w:val="0"/>
          <w:marTop w:val="0"/>
          <w:marBottom w:val="0"/>
          <w:divBdr>
            <w:top w:val="none" w:sz="0" w:space="0" w:color="auto"/>
            <w:left w:val="none" w:sz="0" w:space="0" w:color="auto"/>
            <w:bottom w:val="none" w:sz="0" w:space="0" w:color="auto"/>
            <w:right w:val="none" w:sz="0" w:space="0" w:color="auto"/>
          </w:divBdr>
        </w:div>
        <w:div w:id="1469012558">
          <w:marLeft w:val="480"/>
          <w:marRight w:val="0"/>
          <w:marTop w:val="0"/>
          <w:marBottom w:val="0"/>
          <w:divBdr>
            <w:top w:val="none" w:sz="0" w:space="0" w:color="auto"/>
            <w:left w:val="none" w:sz="0" w:space="0" w:color="auto"/>
            <w:bottom w:val="none" w:sz="0" w:space="0" w:color="auto"/>
            <w:right w:val="none" w:sz="0" w:space="0" w:color="auto"/>
          </w:divBdr>
        </w:div>
        <w:div w:id="1205021764">
          <w:marLeft w:val="480"/>
          <w:marRight w:val="0"/>
          <w:marTop w:val="0"/>
          <w:marBottom w:val="0"/>
          <w:divBdr>
            <w:top w:val="none" w:sz="0" w:space="0" w:color="auto"/>
            <w:left w:val="none" w:sz="0" w:space="0" w:color="auto"/>
            <w:bottom w:val="none" w:sz="0" w:space="0" w:color="auto"/>
            <w:right w:val="none" w:sz="0" w:space="0" w:color="auto"/>
          </w:divBdr>
        </w:div>
        <w:div w:id="274486559">
          <w:marLeft w:val="480"/>
          <w:marRight w:val="0"/>
          <w:marTop w:val="0"/>
          <w:marBottom w:val="0"/>
          <w:divBdr>
            <w:top w:val="none" w:sz="0" w:space="0" w:color="auto"/>
            <w:left w:val="none" w:sz="0" w:space="0" w:color="auto"/>
            <w:bottom w:val="none" w:sz="0" w:space="0" w:color="auto"/>
            <w:right w:val="none" w:sz="0" w:space="0" w:color="auto"/>
          </w:divBdr>
        </w:div>
        <w:div w:id="1855680154">
          <w:marLeft w:val="480"/>
          <w:marRight w:val="0"/>
          <w:marTop w:val="0"/>
          <w:marBottom w:val="0"/>
          <w:divBdr>
            <w:top w:val="none" w:sz="0" w:space="0" w:color="auto"/>
            <w:left w:val="none" w:sz="0" w:space="0" w:color="auto"/>
            <w:bottom w:val="none" w:sz="0" w:space="0" w:color="auto"/>
            <w:right w:val="none" w:sz="0" w:space="0" w:color="auto"/>
          </w:divBdr>
        </w:div>
        <w:div w:id="347224135">
          <w:marLeft w:val="480"/>
          <w:marRight w:val="0"/>
          <w:marTop w:val="0"/>
          <w:marBottom w:val="0"/>
          <w:divBdr>
            <w:top w:val="none" w:sz="0" w:space="0" w:color="auto"/>
            <w:left w:val="none" w:sz="0" w:space="0" w:color="auto"/>
            <w:bottom w:val="none" w:sz="0" w:space="0" w:color="auto"/>
            <w:right w:val="none" w:sz="0" w:space="0" w:color="auto"/>
          </w:divBdr>
        </w:div>
        <w:div w:id="237399616">
          <w:marLeft w:val="480"/>
          <w:marRight w:val="0"/>
          <w:marTop w:val="0"/>
          <w:marBottom w:val="0"/>
          <w:divBdr>
            <w:top w:val="none" w:sz="0" w:space="0" w:color="auto"/>
            <w:left w:val="none" w:sz="0" w:space="0" w:color="auto"/>
            <w:bottom w:val="none" w:sz="0" w:space="0" w:color="auto"/>
            <w:right w:val="none" w:sz="0" w:space="0" w:color="auto"/>
          </w:divBdr>
        </w:div>
        <w:div w:id="896621482">
          <w:marLeft w:val="480"/>
          <w:marRight w:val="0"/>
          <w:marTop w:val="0"/>
          <w:marBottom w:val="0"/>
          <w:divBdr>
            <w:top w:val="none" w:sz="0" w:space="0" w:color="auto"/>
            <w:left w:val="none" w:sz="0" w:space="0" w:color="auto"/>
            <w:bottom w:val="none" w:sz="0" w:space="0" w:color="auto"/>
            <w:right w:val="none" w:sz="0" w:space="0" w:color="auto"/>
          </w:divBdr>
        </w:div>
        <w:div w:id="1040788047">
          <w:marLeft w:val="480"/>
          <w:marRight w:val="0"/>
          <w:marTop w:val="0"/>
          <w:marBottom w:val="0"/>
          <w:divBdr>
            <w:top w:val="none" w:sz="0" w:space="0" w:color="auto"/>
            <w:left w:val="none" w:sz="0" w:space="0" w:color="auto"/>
            <w:bottom w:val="none" w:sz="0" w:space="0" w:color="auto"/>
            <w:right w:val="none" w:sz="0" w:space="0" w:color="auto"/>
          </w:divBdr>
        </w:div>
        <w:div w:id="1611663918">
          <w:marLeft w:val="480"/>
          <w:marRight w:val="0"/>
          <w:marTop w:val="0"/>
          <w:marBottom w:val="0"/>
          <w:divBdr>
            <w:top w:val="none" w:sz="0" w:space="0" w:color="auto"/>
            <w:left w:val="none" w:sz="0" w:space="0" w:color="auto"/>
            <w:bottom w:val="none" w:sz="0" w:space="0" w:color="auto"/>
            <w:right w:val="none" w:sz="0" w:space="0" w:color="auto"/>
          </w:divBdr>
        </w:div>
        <w:div w:id="1240359738">
          <w:marLeft w:val="480"/>
          <w:marRight w:val="0"/>
          <w:marTop w:val="0"/>
          <w:marBottom w:val="0"/>
          <w:divBdr>
            <w:top w:val="none" w:sz="0" w:space="0" w:color="auto"/>
            <w:left w:val="none" w:sz="0" w:space="0" w:color="auto"/>
            <w:bottom w:val="none" w:sz="0" w:space="0" w:color="auto"/>
            <w:right w:val="none" w:sz="0" w:space="0" w:color="auto"/>
          </w:divBdr>
        </w:div>
        <w:div w:id="1887333922">
          <w:marLeft w:val="480"/>
          <w:marRight w:val="0"/>
          <w:marTop w:val="0"/>
          <w:marBottom w:val="0"/>
          <w:divBdr>
            <w:top w:val="none" w:sz="0" w:space="0" w:color="auto"/>
            <w:left w:val="none" w:sz="0" w:space="0" w:color="auto"/>
            <w:bottom w:val="none" w:sz="0" w:space="0" w:color="auto"/>
            <w:right w:val="none" w:sz="0" w:space="0" w:color="auto"/>
          </w:divBdr>
        </w:div>
        <w:div w:id="1539507084">
          <w:marLeft w:val="480"/>
          <w:marRight w:val="0"/>
          <w:marTop w:val="0"/>
          <w:marBottom w:val="0"/>
          <w:divBdr>
            <w:top w:val="none" w:sz="0" w:space="0" w:color="auto"/>
            <w:left w:val="none" w:sz="0" w:space="0" w:color="auto"/>
            <w:bottom w:val="none" w:sz="0" w:space="0" w:color="auto"/>
            <w:right w:val="none" w:sz="0" w:space="0" w:color="auto"/>
          </w:divBdr>
        </w:div>
        <w:div w:id="2093810982">
          <w:marLeft w:val="480"/>
          <w:marRight w:val="0"/>
          <w:marTop w:val="0"/>
          <w:marBottom w:val="0"/>
          <w:divBdr>
            <w:top w:val="none" w:sz="0" w:space="0" w:color="auto"/>
            <w:left w:val="none" w:sz="0" w:space="0" w:color="auto"/>
            <w:bottom w:val="none" w:sz="0" w:space="0" w:color="auto"/>
            <w:right w:val="none" w:sz="0" w:space="0" w:color="auto"/>
          </w:divBdr>
        </w:div>
        <w:div w:id="1792893767">
          <w:marLeft w:val="480"/>
          <w:marRight w:val="0"/>
          <w:marTop w:val="0"/>
          <w:marBottom w:val="0"/>
          <w:divBdr>
            <w:top w:val="none" w:sz="0" w:space="0" w:color="auto"/>
            <w:left w:val="none" w:sz="0" w:space="0" w:color="auto"/>
            <w:bottom w:val="none" w:sz="0" w:space="0" w:color="auto"/>
            <w:right w:val="none" w:sz="0" w:space="0" w:color="auto"/>
          </w:divBdr>
        </w:div>
        <w:div w:id="454494270">
          <w:marLeft w:val="480"/>
          <w:marRight w:val="0"/>
          <w:marTop w:val="0"/>
          <w:marBottom w:val="0"/>
          <w:divBdr>
            <w:top w:val="none" w:sz="0" w:space="0" w:color="auto"/>
            <w:left w:val="none" w:sz="0" w:space="0" w:color="auto"/>
            <w:bottom w:val="none" w:sz="0" w:space="0" w:color="auto"/>
            <w:right w:val="none" w:sz="0" w:space="0" w:color="auto"/>
          </w:divBdr>
        </w:div>
        <w:div w:id="455221541">
          <w:marLeft w:val="480"/>
          <w:marRight w:val="0"/>
          <w:marTop w:val="0"/>
          <w:marBottom w:val="0"/>
          <w:divBdr>
            <w:top w:val="none" w:sz="0" w:space="0" w:color="auto"/>
            <w:left w:val="none" w:sz="0" w:space="0" w:color="auto"/>
            <w:bottom w:val="none" w:sz="0" w:space="0" w:color="auto"/>
            <w:right w:val="none" w:sz="0" w:space="0" w:color="auto"/>
          </w:divBdr>
        </w:div>
        <w:div w:id="252712728">
          <w:marLeft w:val="480"/>
          <w:marRight w:val="0"/>
          <w:marTop w:val="0"/>
          <w:marBottom w:val="0"/>
          <w:divBdr>
            <w:top w:val="none" w:sz="0" w:space="0" w:color="auto"/>
            <w:left w:val="none" w:sz="0" w:space="0" w:color="auto"/>
            <w:bottom w:val="none" w:sz="0" w:space="0" w:color="auto"/>
            <w:right w:val="none" w:sz="0" w:space="0" w:color="auto"/>
          </w:divBdr>
        </w:div>
        <w:div w:id="354498940">
          <w:marLeft w:val="480"/>
          <w:marRight w:val="0"/>
          <w:marTop w:val="0"/>
          <w:marBottom w:val="0"/>
          <w:divBdr>
            <w:top w:val="none" w:sz="0" w:space="0" w:color="auto"/>
            <w:left w:val="none" w:sz="0" w:space="0" w:color="auto"/>
            <w:bottom w:val="none" w:sz="0" w:space="0" w:color="auto"/>
            <w:right w:val="none" w:sz="0" w:space="0" w:color="auto"/>
          </w:divBdr>
        </w:div>
      </w:divsChild>
    </w:div>
    <w:div w:id="849442957">
      <w:bodyDiv w:val="1"/>
      <w:marLeft w:val="0"/>
      <w:marRight w:val="0"/>
      <w:marTop w:val="0"/>
      <w:marBottom w:val="0"/>
      <w:divBdr>
        <w:top w:val="none" w:sz="0" w:space="0" w:color="auto"/>
        <w:left w:val="none" w:sz="0" w:space="0" w:color="auto"/>
        <w:bottom w:val="none" w:sz="0" w:space="0" w:color="auto"/>
        <w:right w:val="none" w:sz="0" w:space="0" w:color="auto"/>
      </w:divBdr>
    </w:div>
    <w:div w:id="849491788">
      <w:bodyDiv w:val="1"/>
      <w:marLeft w:val="0"/>
      <w:marRight w:val="0"/>
      <w:marTop w:val="0"/>
      <w:marBottom w:val="0"/>
      <w:divBdr>
        <w:top w:val="none" w:sz="0" w:space="0" w:color="auto"/>
        <w:left w:val="none" w:sz="0" w:space="0" w:color="auto"/>
        <w:bottom w:val="none" w:sz="0" w:space="0" w:color="auto"/>
        <w:right w:val="none" w:sz="0" w:space="0" w:color="auto"/>
      </w:divBdr>
    </w:div>
    <w:div w:id="849565573">
      <w:bodyDiv w:val="1"/>
      <w:marLeft w:val="0"/>
      <w:marRight w:val="0"/>
      <w:marTop w:val="0"/>
      <w:marBottom w:val="0"/>
      <w:divBdr>
        <w:top w:val="none" w:sz="0" w:space="0" w:color="auto"/>
        <w:left w:val="none" w:sz="0" w:space="0" w:color="auto"/>
        <w:bottom w:val="none" w:sz="0" w:space="0" w:color="auto"/>
        <w:right w:val="none" w:sz="0" w:space="0" w:color="auto"/>
      </w:divBdr>
    </w:div>
    <w:div w:id="849568312">
      <w:bodyDiv w:val="1"/>
      <w:marLeft w:val="0"/>
      <w:marRight w:val="0"/>
      <w:marTop w:val="0"/>
      <w:marBottom w:val="0"/>
      <w:divBdr>
        <w:top w:val="none" w:sz="0" w:space="0" w:color="auto"/>
        <w:left w:val="none" w:sz="0" w:space="0" w:color="auto"/>
        <w:bottom w:val="none" w:sz="0" w:space="0" w:color="auto"/>
        <w:right w:val="none" w:sz="0" w:space="0" w:color="auto"/>
      </w:divBdr>
    </w:div>
    <w:div w:id="849569190">
      <w:bodyDiv w:val="1"/>
      <w:marLeft w:val="0"/>
      <w:marRight w:val="0"/>
      <w:marTop w:val="0"/>
      <w:marBottom w:val="0"/>
      <w:divBdr>
        <w:top w:val="none" w:sz="0" w:space="0" w:color="auto"/>
        <w:left w:val="none" w:sz="0" w:space="0" w:color="auto"/>
        <w:bottom w:val="none" w:sz="0" w:space="0" w:color="auto"/>
        <w:right w:val="none" w:sz="0" w:space="0" w:color="auto"/>
      </w:divBdr>
    </w:div>
    <w:div w:id="849681078">
      <w:bodyDiv w:val="1"/>
      <w:marLeft w:val="0"/>
      <w:marRight w:val="0"/>
      <w:marTop w:val="0"/>
      <w:marBottom w:val="0"/>
      <w:divBdr>
        <w:top w:val="none" w:sz="0" w:space="0" w:color="auto"/>
        <w:left w:val="none" w:sz="0" w:space="0" w:color="auto"/>
        <w:bottom w:val="none" w:sz="0" w:space="0" w:color="auto"/>
        <w:right w:val="none" w:sz="0" w:space="0" w:color="auto"/>
      </w:divBdr>
    </w:div>
    <w:div w:id="849878244">
      <w:bodyDiv w:val="1"/>
      <w:marLeft w:val="0"/>
      <w:marRight w:val="0"/>
      <w:marTop w:val="0"/>
      <w:marBottom w:val="0"/>
      <w:divBdr>
        <w:top w:val="none" w:sz="0" w:space="0" w:color="auto"/>
        <w:left w:val="none" w:sz="0" w:space="0" w:color="auto"/>
        <w:bottom w:val="none" w:sz="0" w:space="0" w:color="auto"/>
        <w:right w:val="none" w:sz="0" w:space="0" w:color="auto"/>
      </w:divBdr>
    </w:div>
    <w:div w:id="850030003">
      <w:bodyDiv w:val="1"/>
      <w:marLeft w:val="0"/>
      <w:marRight w:val="0"/>
      <w:marTop w:val="0"/>
      <w:marBottom w:val="0"/>
      <w:divBdr>
        <w:top w:val="none" w:sz="0" w:space="0" w:color="auto"/>
        <w:left w:val="none" w:sz="0" w:space="0" w:color="auto"/>
        <w:bottom w:val="none" w:sz="0" w:space="0" w:color="auto"/>
        <w:right w:val="none" w:sz="0" w:space="0" w:color="auto"/>
      </w:divBdr>
    </w:div>
    <w:div w:id="850142065">
      <w:bodyDiv w:val="1"/>
      <w:marLeft w:val="0"/>
      <w:marRight w:val="0"/>
      <w:marTop w:val="0"/>
      <w:marBottom w:val="0"/>
      <w:divBdr>
        <w:top w:val="none" w:sz="0" w:space="0" w:color="auto"/>
        <w:left w:val="none" w:sz="0" w:space="0" w:color="auto"/>
        <w:bottom w:val="none" w:sz="0" w:space="0" w:color="auto"/>
        <w:right w:val="none" w:sz="0" w:space="0" w:color="auto"/>
      </w:divBdr>
    </w:div>
    <w:div w:id="850218947">
      <w:bodyDiv w:val="1"/>
      <w:marLeft w:val="0"/>
      <w:marRight w:val="0"/>
      <w:marTop w:val="0"/>
      <w:marBottom w:val="0"/>
      <w:divBdr>
        <w:top w:val="none" w:sz="0" w:space="0" w:color="auto"/>
        <w:left w:val="none" w:sz="0" w:space="0" w:color="auto"/>
        <w:bottom w:val="none" w:sz="0" w:space="0" w:color="auto"/>
        <w:right w:val="none" w:sz="0" w:space="0" w:color="auto"/>
      </w:divBdr>
    </w:div>
    <w:div w:id="850224545">
      <w:bodyDiv w:val="1"/>
      <w:marLeft w:val="0"/>
      <w:marRight w:val="0"/>
      <w:marTop w:val="0"/>
      <w:marBottom w:val="0"/>
      <w:divBdr>
        <w:top w:val="none" w:sz="0" w:space="0" w:color="auto"/>
        <w:left w:val="none" w:sz="0" w:space="0" w:color="auto"/>
        <w:bottom w:val="none" w:sz="0" w:space="0" w:color="auto"/>
        <w:right w:val="none" w:sz="0" w:space="0" w:color="auto"/>
      </w:divBdr>
    </w:div>
    <w:div w:id="850264301">
      <w:bodyDiv w:val="1"/>
      <w:marLeft w:val="0"/>
      <w:marRight w:val="0"/>
      <w:marTop w:val="0"/>
      <w:marBottom w:val="0"/>
      <w:divBdr>
        <w:top w:val="none" w:sz="0" w:space="0" w:color="auto"/>
        <w:left w:val="none" w:sz="0" w:space="0" w:color="auto"/>
        <w:bottom w:val="none" w:sz="0" w:space="0" w:color="auto"/>
        <w:right w:val="none" w:sz="0" w:space="0" w:color="auto"/>
      </w:divBdr>
    </w:div>
    <w:div w:id="850293157">
      <w:bodyDiv w:val="1"/>
      <w:marLeft w:val="0"/>
      <w:marRight w:val="0"/>
      <w:marTop w:val="0"/>
      <w:marBottom w:val="0"/>
      <w:divBdr>
        <w:top w:val="none" w:sz="0" w:space="0" w:color="auto"/>
        <w:left w:val="none" w:sz="0" w:space="0" w:color="auto"/>
        <w:bottom w:val="none" w:sz="0" w:space="0" w:color="auto"/>
        <w:right w:val="none" w:sz="0" w:space="0" w:color="auto"/>
      </w:divBdr>
    </w:div>
    <w:div w:id="850415880">
      <w:bodyDiv w:val="1"/>
      <w:marLeft w:val="0"/>
      <w:marRight w:val="0"/>
      <w:marTop w:val="0"/>
      <w:marBottom w:val="0"/>
      <w:divBdr>
        <w:top w:val="none" w:sz="0" w:space="0" w:color="auto"/>
        <w:left w:val="none" w:sz="0" w:space="0" w:color="auto"/>
        <w:bottom w:val="none" w:sz="0" w:space="0" w:color="auto"/>
        <w:right w:val="none" w:sz="0" w:space="0" w:color="auto"/>
      </w:divBdr>
    </w:div>
    <w:div w:id="850488839">
      <w:bodyDiv w:val="1"/>
      <w:marLeft w:val="0"/>
      <w:marRight w:val="0"/>
      <w:marTop w:val="0"/>
      <w:marBottom w:val="0"/>
      <w:divBdr>
        <w:top w:val="none" w:sz="0" w:space="0" w:color="auto"/>
        <w:left w:val="none" w:sz="0" w:space="0" w:color="auto"/>
        <w:bottom w:val="none" w:sz="0" w:space="0" w:color="auto"/>
        <w:right w:val="none" w:sz="0" w:space="0" w:color="auto"/>
      </w:divBdr>
    </w:div>
    <w:div w:id="850606203">
      <w:bodyDiv w:val="1"/>
      <w:marLeft w:val="0"/>
      <w:marRight w:val="0"/>
      <w:marTop w:val="0"/>
      <w:marBottom w:val="0"/>
      <w:divBdr>
        <w:top w:val="none" w:sz="0" w:space="0" w:color="auto"/>
        <w:left w:val="none" w:sz="0" w:space="0" w:color="auto"/>
        <w:bottom w:val="none" w:sz="0" w:space="0" w:color="auto"/>
        <w:right w:val="none" w:sz="0" w:space="0" w:color="auto"/>
      </w:divBdr>
    </w:div>
    <w:div w:id="850798565">
      <w:bodyDiv w:val="1"/>
      <w:marLeft w:val="0"/>
      <w:marRight w:val="0"/>
      <w:marTop w:val="0"/>
      <w:marBottom w:val="0"/>
      <w:divBdr>
        <w:top w:val="none" w:sz="0" w:space="0" w:color="auto"/>
        <w:left w:val="none" w:sz="0" w:space="0" w:color="auto"/>
        <w:bottom w:val="none" w:sz="0" w:space="0" w:color="auto"/>
        <w:right w:val="none" w:sz="0" w:space="0" w:color="auto"/>
      </w:divBdr>
    </w:div>
    <w:div w:id="850803206">
      <w:bodyDiv w:val="1"/>
      <w:marLeft w:val="0"/>
      <w:marRight w:val="0"/>
      <w:marTop w:val="0"/>
      <w:marBottom w:val="0"/>
      <w:divBdr>
        <w:top w:val="none" w:sz="0" w:space="0" w:color="auto"/>
        <w:left w:val="none" w:sz="0" w:space="0" w:color="auto"/>
        <w:bottom w:val="none" w:sz="0" w:space="0" w:color="auto"/>
        <w:right w:val="none" w:sz="0" w:space="0" w:color="auto"/>
      </w:divBdr>
    </w:div>
    <w:div w:id="850874906">
      <w:bodyDiv w:val="1"/>
      <w:marLeft w:val="0"/>
      <w:marRight w:val="0"/>
      <w:marTop w:val="0"/>
      <w:marBottom w:val="0"/>
      <w:divBdr>
        <w:top w:val="none" w:sz="0" w:space="0" w:color="auto"/>
        <w:left w:val="none" w:sz="0" w:space="0" w:color="auto"/>
        <w:bottom w:val="none" w:sz="0" w:space="0" w:color="auto"/>
        <w:right w:val="none" w:sz="0" w:space="0" w:color="auto"/>
      </w:divBdr>
    </w:div>
    <w:div w:id="850876484">
      <w:bodyDiv w:val="1"/>
      <w:marLeft w:val="0"/>
      <w:marRight w:val="0"/>
      <w:marTop w:val="0"/>
      <w:marBottom w:val="0"/>
      <w:divBdr>
        <w:top w:val="none" w:sz="0" w:space="0" w:color="auto"/>
        <w:left w:val="none" w:sz="0" w:space="0" w:color="auto"/>
        <w:bottom w:val="none" w:sz="0" w:space="0" w:color="auto"/>
        <w:right w:val="none" w:sz="0" w:space="0" w:color="auto"/>
      </w:divBdr>
    </w:div>
    <w:div w:id="850878976">
      <w:bodyDiv w:val="1"/>
      <w:marLeft w:val="0"/>
      <w:marRight w:val="0"/>
      <w:marTop w:val="0"/>
      <w:marBottom w:val="0"/>
      <w:divBdr>
        <w:top w:val="none" w:sz="0" w:space="0" w:color="auto"/>
        <w:left w:val="none" w:sz="0" w:space="0" w:color="auto"/>
        <w:bottom w:val="none" w:sz="0" w:space="0" w:color="auto"/>
        <w:right w:val="none" w:sz="0" w:space="0" w:color="auto"/>
      </w:divBdr>
    </w:div>
    <w:div w:id="850922105">
      <w:bodyDiv w:val="1"/>
      <w:marLeft w:val="0"/>
      <w:marRight w:val="0"/>
      <w:marTop w:val="0"/>
      <w:marBottom w:val="0"/>
      <w:divBdr>
        <w:top w:val="none" w:sz="0" w:space="0" w:color="auto"/>
        <w:left w:val="none" w:sz="0" w:space="0" w:color="auto"/>
        <w:bottom w:val="none" w:sz="0" w:space="0" w:color="auto"/>
        <w:right w:val="none" w:sz="0" w:space="0" w:color="auto"/>
      </w:divBdr>
    </w:div>
    <w:div w:id="850946621">
      <w:bodyDiv w:val="1"/>
      <w:marLeft w:val="0"/>
      <w:marRight w:val="0"/>
      <w:marTop w:val="0"/>
      <w:marBottom w:val="0"/>
      <w:divBdr>
        <w:top w:val="none" w:sz="0" w:space="0" w:color="auto"/>
        <w:left w:val="none" w:sz="0" w:space="0" w:color="auto"/>
        <w:bottom w:val="none" w:sz="0" w:space="0" w:color="auto"/>
        <w:right w:val="none" w:sz="0" w:space="0" w:color="auto"/>
      </w:divBdr>
    </w:div>
    <w:div w:id="850988986">
      <w:bodyDiv w:val="1"/>
      <w:marLeft w:val="0"/>
      <w:marRight w:val="0"/>
      <w:marTop w:val="0"/>
      <w:marBottom w:val="0"/>
      <w:divBdr>
        <w:top w:val="none" w:sz="0" w:space="0" w:color="auto"/>
        <w:left w:val="none" w:sz="0" w:space="0" w:color="auto"/>
        <w:bottom w:val="none" w:sz="0" w:space="0" w:color="auto"/>
        <w:right w:val="none" w:sz="0" w:space="0" w:color="auto"/>
      </w:divBdr>
    </w:div>
    <w:div w:id="850993565">
      <w:bodyDiv w:val="1"/>
      <w:marLeft w:val="0"/>
      <w:marRight w:val="0"/>
      <w:marTop w:val="0"/>
      <w:marBottom w:val="0"/>
      <w:divBdr>
        <w:top w:val="none" w:sz="0" w:space="0" w:color="auto"/>
        <w:left w:val="none" w:sz="0" w:space="0" w:color="auto"/>
        <w:bottom w:val="none" w:sz="0" w:space="0" w:color="auto"/>
        <w:right w:val="none" w:sz="0" w:space="0" w:color="auto"/>
      </w:divBdr>
    </w:div>
    <w:div w:id="851064780">
      <w:bodyDiv w:val="1"/>
      <w:marLeft w:val="0"/>
      <w:marRight w:val="0"/>
      <w:marTop w:val="0"/>
      <w:marBottom w:val="0"/>
      <w:divBdr>
        <w:top w:val="none" w:sz="0" w:space="0" w:color="auto"/>
        <w:left w:val="none" w:sz="0" w:space="0" w:color="auto"/>
        <w:bottom w:val="none" w:sz="0" w:space="0" w:color="auto"/>
        <w:right w:val="none" w:sz="0" w:space="0" w:color="auto"/>
      </w:divBdr>
    </w:div>
    <w:div w:id="851067474">
      <w:bodyDiv w:val="1"/>
      <w:marLeft w:val="0"/>
      <w:marRight w:val="0"/>
      <w:marTop w:val="0"/>
      <w:marBottom w:val="0"/>
      <w:divBdr>
        <w:top w:val="none" w:sz="0" w:space="0" w:color="auto"/>
        <w:left w:val="none" w:sz="0" w:space="0" w:color="auto"/>
        <w:bottom w:val="none" w:sz="0" w:space="0" w:color="auto"/>
        <w:right w:val="none" w:sz="0" w:space="0" w:color="auto"/>
      </w:divBdr>
    </w:div>
    <w:div w:id="851070921">
      <w:bodyDiv w:val="1"/>
      <w:marLeft w:val="0"/>
      <w:marRight w:val="0"/>
      <w:marTop w:val="0"/>
      <w:marBottom w:val="0"/>
      <w:divBdr>
        <w:top w:val="none" w:sz="0" w:space="0" w:color="auto"/>
        <w:left w:val="none" w:sz="0" w:space="0" w:color="auto"/>
        <w:bottom w:val="none" w:sz="0" w:space="0" w:color="auto"/>
        <w:right w:val="none" w:sz="0" w:space="0" w:color="auto"/>
      </w:divBdr>
    </w:div>
    <w:div w:id="851147786">
      <w:bodyDiv w:val="1"/>
      <w:marLeft w:val="0"/>
      <w:marRight w:val="0"/>
      <w:marTop w:val="0"/>
      <w:marBottom w:val="0"/>
      <w:divBdr>
        <w:top w:val="none" w:sz="0" w:space="0" w:color="auto"/>
        <w:left w:val="none" w:sz="0" w:space="0" w:color="auto"/>
        <w:bottom w:val="none" w:sz="0" w:space="0" w:color="auto"/>
        <w:right w:val="none" w:sz="0" w:space="0" w:color="auto"/>
      </w:divBdr>
    </w:div>
    <w:div w:id="851187010">
      <w:bodyDiv w:val="1"/>
      <w:marLeft w:val="0"/>
      <w:marRight w:val="0"/>
      <w:marTop w:val="0"/>
      <w:marBottom w:val="0"/>
      <w:divBdr>
        <w:top w:val="none" w:sz="0" w:space="0" w:color="auto"/>
        <w:left w:val="none" w:sz="0" w:space="0" w:color="auto"/>
        <w:bottom w:val="none" w:sz="0" w:space="0" w:color="auto"/>
        <w:right w:val="none" w:sz="0" w:space="0" w:color="auto"/>
      </w:divBdr>
    </w:div>
    <w:div w:id="851258843">
      <w:bodyDiv w:val="1"/>
      <w:marLeft w:val="0"/>
      <w:marRight w:val="0"/>
      <w:marTop w:val="0"/>
      <w:marBottom w:val="0"/>
      <w:divBdr>
        <w:top w:val="none" w:sz="0" w:space="0" w:color="auto"/>
        <w:left w:val="none" w:sz="0" w:space="0" w:color="auto"/>
        <w:bottom w:val="none" w:sz="0" w:space="0" w:color="auto"/>
        <w:right w:val="none" w:sz="0" w:space="0" w:color="auto"/>
      </w:divBdr>
    </w:div>
    <w:div w:id="851334375">
      <w:bodyDiv w:val="1"/>
      <w:marLeft w:val="0"/>
      <w:marRight w:val="0"/>
      <w:marTop w:val="0"/>
      <w:marBottom w:val="0"/>
      <w:divBdr>
        <w:top w:val="none" w:sz="0" w:space="0" w:color="auto"/>
        <w:left w:val="none" w:sz="0" w:space="0" w:color="auto"/>
        <w:bottom w:val="none" w:sz="0" w:space="0" w:color="auto"/>
        <w:right w:val="none" w:sz="0" w:space="0" w:color="auto"/>
      </w:divBdr>
    </w:div>
    <w:div w:id="851339351">
      <w:bodyDiv w:val="1"/>
      <w:marLeft w:val="0"/>
      <w:marRight w:val="0"/>
      <w:marTop w:val="0"/>
      <w:marBottom w:val="0"/>
      <w:divBdr>
        <w:top w:val="none" w:sz="0" w:space="0" w:color="auto"/>
        <w:left w:val="none" w:sz="0" w:space="0" w:color="auto"/>
        <w:bottom w:val="none" w:sz="0" w:space="0" w:color="auto"/>
        <w:right w:val="none" w:sz="0" w:space="0" w:color="auto"/>
      </w:divBdr>
    </w:div>
    <w:div w:id="851409250">
      <w:bodyDiv w:val="1"/>
      <w:marLeft w:val="0"/>
      <w:marRight w:val="0"/>
      <w:marTop w:val="0"/>
      <w:marBottom w:val="0"/>
      <w:divBdr>
        <w:top w:val="none" w:sz="0" w:space="0" w:color="auto"/>
        <w:left w:val="none" w:sz="0" w:space="0" w:color="auto"/>
        <w:bottom w:val="none" w:sz="0" w:space="0" w:color="auto"/>
        <w:right w:val="none" w:sz="0" w:space="0" w:color="auto"/>
      </w:divBdr>
    </w:div>
    <w:div w:id="851451266">
      <w:bodyDiv w:val="1"/>
      <w:marLeft w:val="0"/>
      <w:marRight w:val="0"/>
      <w:marTop w:val="0"/>
      <w:marBottom w:val="0"/>
      <w:divBdr>
        <w:top w:val="none" w:sz="0" w:space="0" w:color="auto"/>
        <w:left w:val="none" w:sz="0" w:space="0" w:color="auto"/>
        <w:bottom w:val="none" w:sz="0" w:space="0" w:color="auto"/>
        <w:right w:val="none" w:sz="0" w:space="0" w:color="auto"/>
      </w:divBdr>
    </w:div>
    <w:div w:id="851458789">
      <w:bodyDiv w:val="1"/>
      <w:marLeft w:val="0"/>
      <w:marRight w:val="0"/>
      <w:marTop w:val="0"/>
      <w:marBottom w:val="0"/>
      <w:divBdr>
        <w:top w:val="none" w:sz="0" w:space="0" w:color="auto"/>
        <w:left w:val="none" w:sz="0" w:space="0" w:color="auto"/>
        <w:bottom w:val="none" w:sz="0" w:space="0" w:color="auto"/>
        <w:right w:val="none" w:sz="0" w:space="0" w:color="auto"/>
      </w:divBdr>
    </w:div>
    <w:div w:id="851532164">
      <w:bodyDiv w:val="1"/>
      <w:marLeft w:val="0"/>
      <w:marRight w:val="0"/>
      <w:marTop w:val="0"/>
      <w:marBottom w:val="0"/>
      <w:divBdr>
        <w:top w:val="none" w:sz="0" w:space="0" w:color="auto"/>
        <w:left w:val="none" w:sz="0" w:space="0" w:color="auto"/>
        <w:bottom w:val="none" w:sz="0" w:space="0" w:color="auto"/>
        <w:right w:val="none" w:sz="0" w:space="0" w:color="auto"/>
      </w:divBdr>
    </w:div>
    <w:div w:id="851721870">
      <w:bodyDiv w:val="1"/>
      <w:marLeft w:val="0"/>
      <w:marRight w:val="0"/>
      <w:marTop w:val="0"/>
      <w:marBottom w:val="0"/>
      <w:divBdr>
        <w:top w:val="none" w:sz="0" w:space="0" w:color="auto"/>
        <w:left w:val="none" w:sz="0" w:space="0" w:color="auto"/>
        <w:bottom w:val="none" w:sz="0" w:space="0" w:color="auto"/>
        <w:right w:val="none" w:sz="0" w:space="0" w:color="auto"/>
      </w:divBdr>
    </w:div>
    <w:div w:id="851840481">
      <w:bodyDiv w:val="1"/>
      <w:marLeft w:val="0"/>
      <w:marRight w:val="0"/>
      <w:marTop w:val="0"/>
      <w:marBottom w:val="0"/>
      <w:divBdr>
        <w:top w:val="none" w:sz="0" w:space="0" w:color="auto"/>
        <w:left w:val="none" w:sz="0" w:space="0" w:color="auto"/>
        <w:bottom w:val="none" w:sz="0" w:space="0" w:color="auto"/>
        <w:right w:val="none" w:sz="0" w:space="0" w:color="auto"/>
      </w:divBdr>
    </w:div>
    <w:div w:id="851841254">
      <w:bodyDiv w:val="1"/>
      <w:marLeft w:val="0"/>
      <w:marRight w:val="0"/>
      <w:marTop w:val="0"/>
      <w:marBottom w:val="0"/>
      <w:divBdr>
        <w:top w:val="none" w:sz="0" w:space="0" w:color="auto"/>
        <w:left w:val="none" w:sz="0" w:space="0" w:color="auto"/>
        <w:bottom w:val="none" w:sz="0" w:space="0" w:color="auto"/>
        <w:right w:val="none" w:sz="0" w:space="0" w:color="auto"/>
      </w:divBdr>
    </w:div>
    <w:div w:id="851921165">
      <w:bodyDiv w:val="1"/>
      <w:marLeft w:val="0"/>
      <w:marRight w:val="0"/>
      <w:marTop w:val="0"/>
      <w:marBottom w:val="0"/>
      <w:divBdr>
        <w:top w:val="none" w:sz="0" w:space="0" w:color="auto"/>
        <w:left w:val="none" w:sz="0" w:space="0" w:color="auto"/>
        <w:bottom w:val="none" w:sz="0" w:space="0" w:color="auto"/>
        <w:right w:val="none" w:sz="0" w:space="0" w:color="auto"/>
      </w:divBdr>
    </w:div>
    <w:div w:id="852107777">
      <w:bodyDiv w:val="1"/>
      <w:marLeft w:val="0"/>
      <w:marRight w:val="0"/>
      <w:marTop w:val="0"/>
      <w:marBottom w:val="0"/>
      <w:divBdr>
        <w:top w:val="none" w:sz="0" w:space="0" w:color="auto"/>
        <w:left w:val="none" w:sz="0" w:space="0" w:color="auto"/>
        <w:bottom w:val="none" w:sz="0" w:space="0" w:color="auto"/>
        <w:right w:val="none" w:sz="0" w:space="0" w:color="auto"/>
      </w:divBdr>
    </w:div>
    <w:div w:id="852109415">
      <w:bodyDiv w:val="1"/>
      <w:marLeft w:val="0"/>
      <w:marRight w:val="0"/>
      <w:marTop w:val="0"/>
      <w:marBottom w:val="0"/>
      <w:divBdr>
        <w:top w:val="none" w:sz="0" w:space="0" w:color="auto"/>
        <w:left w:val="none" w:sz="0" w:space="0" w:color="auto"/>
        <w:bottom w:val="none" w:sz="0" w:space="0" w:color="auto"/>
        <w:right w:val="none" w:sz="0" w:space="0" w:color="auto"/>
      </w:divBdr>
    </w:div>
    <w:div w:id="852183896">
      <w:bodyDiv w:val="1"/>
      <w:marLeft w:val="0"/>
      <w:marRight w:val="0"/>
      <w:marTop w:val="0"/>
      <w:marBottom w:val="0"/>
      <w:divBdr>
        <w:top w:val="none" w:sz="0" w:space="0" w:color="auto"/>
        <w:left w:val="none" w:sz="0" w:space="0" w:color="auto"/>
        <w:bottom w:val="none" w:sz="0" w:space="0" w:color="auto"/>
        <w:right w:val="none" w:sz="0" w:space="0" w:color="auto"/>
      </w:divBdr>
    </w:div>
    <w:div w:id="852188269">
      <w:bodyDiv w:val="1"/>
      <w:marLeft w:val="0"/>
      <w:marRight w:val="0"/>
      <w:marTop w:val="0"/>
      <w:marBottom w:val="0"/>
      <w:divBdr>
        <w:top w:val="none" w:sz="0" w:space="0" w:color="auto"/>
        <w:left w:val="none" w:sz="0" w:space="0" w:color="auto"/>
        <w:bottom w:val="none" w:sz="0" w:space="0" w:color="auto"/>
        <w:right w:val="none" w:sz="0" w:space="0" w:color="auto"/>
      </w:divBdr>
    </w:div>
    <w:div w:id="852304964">
      <w:bodyDiv w:val="1"/>
      <w:marLeft w:val="0"/>
      <w:marRight w:val="0"/>
      <w:marTop w:val="0"/>
      <w:marBottom w:val="0"/>
      <w:divBdr>
        <w:top w:val="none" w:sz="0" w:space="0" w:color="auto"/>
        <w:left w:val="none" w:sz="0" w:space="0" w:color="auto"/>
        <w:bottom w:val="none" w:sz="0" w:space="0" w:color="auto"/>
        <w:right w:val="none" w:sz="0" w:space="0" w:color="auto"/>
      </w:divBdr>
    </w:div>
    <w:div w:id="852382849">
      <w:bodyDiv w:val="1"/>
      <w:marLeft w:val="0"/>
      <w:marRight w:val="0"/>
      <w:marTop w:val="0"/>
      <w:marBottom w:val="0"/>
      <w:divBdr>
        <w:top w:val="none" w:sz="0" w:space="0" w:color="auto"/>
        <w:left w:val="none" w:sz="0" w:space="0" w:color="auto"/>
        <w:bottom w:val="none" w:sz="0" w:space="0" w:color="auto"/>
        <w:right w:val="none" w:sz="0" w:space="0" w:color="auto"/>
      </w:divBdr>
    </w:div>
    <w:div w:id="852498433">
      <w:bodyDiv w:val="1"/>
      <w:marLeft w:val="0"/>
      <w:marRight w:val="0"/>
      <w:marTop w:val="0"/>
      <w:marBottom w:val="0"/>
      <w:divBdr>
        <w:top w:val="none" w:sz="0" w:space="0" w:color="auto"/>
        <w:left w:val="none" w:sz="0" w:space="0" w:color="auto"/>
        <w:bottom w:val="none" w:sz="0" w:space="0" w:color="auto"/>
        <w:right w:val="none" w:sz="0" w:space="0" w:color="auto"/>
      </w:divBdr>
    </w:div>
    <w:div w:id="852525043">
      <w:bodyDiv w:val="1"/>
      <w:marLeft w:val="0"/>
      <w:marRight w:val="0"/>
      <w:marTop w:val="0"/>
      <w:marBottom w:val="0"/>
      <w:divBdr>
        <w:top w:val="none" w:sz="0" w:space="0" w:color="auto"/>
        <w:left w:val="none" w:sz="0" w:space="0" w:color="auto"/>
        <w:bottom w:val="none" w:sz="0" w:space="0" w:color="auto"/>
        <w:right w:val="none" w:sz="0" w:space="0" w:color="auto"/>
      </w:divBdr>
    </w:div>
    <w:div w:id="852689821">
      <w:bodyDiv w:val="1"/>
      <w:marLeft w:val="0"/>
      <w:marRight w:val="0"/>
      <w:marTop w:val="0"/>
      <w:marBottom w:val="0"/>
      <w:divBdr>
        <w:top w:val="none" w:sz="0" w:space="0" w:color="auto"/>
        <w:left w:val="none" w:sz="0" w:space="0" w:color="auto"/>
        <w:bottom w:val="none" w:sz="0" w:space="0" w:color="auto"/>
        <w:right w:val="none" w:sz="0" w:space="0" w:color="auto"/>
      </w:divBdr>
    </w:div>
    <w:div w:id="852692128">
      <w:bodyDiv w:val="1"/>
      <w:marLeft w:val="0"/>
      <w:marRight w:val="0"/>
      <w:marTop w:val="0"/>
      <w:marBottom w:val="0"/>
      <w:divBdr>
        <w:top w:val="none" w:sz="0" w:space="0" w:color="auto"/>
        <w:left w:val="none" w:sz="0" w:space="0" w:color="auto"/>
        <w:bottom w:val="none" w:sz="0" w:space="0" w:color="auto"/>
        <w:right w:val="none" w:sz="0" w:space="0" w:color="auto"/>
      </w:divBdr>
      <w:divsChild>
        <w:div w:id="36706558">
          <w:marLeft w:val="480"/>
          <w:marRight w:val="0"/>
          <w:marTop w:val="0"/>
          <w:marBottom w:val="0"/>
          <w:divBdr>
            <w:top w:val="none" w:sz="0" w:space="0" w:color="auto"/>
            <w:left w:val="none" w:sz="0" w:space="0" w:color="auto"/>
            <w:bottom w:val="none" w:sz="0" w:space="0" w:color="auto"/>
            <w:right w:val="none" w:sz="0" w:space="0" w:color="auto"/>
          </w:divBdr>
        </w:div>
        <w:div w:id="87505149">
          <w:marLeft w:val="480"/>
          <w:marRight w:val="0"/>
          <w:marTop w:val="0"/>
          <w:marBottom w:val="0"/>
          <w:divBdr>
            <w:top w:val="none" w:sz="0" w:space="0" w:color="auto"/>
            <w:left w:val="none" w:sz="0" w:space="0" w:color="auto"/>
            <w:bottom w:val="none" w:sz="0" w:space="0" w:color="auto"/>
            <w:right w:val="none" w:sz="0" w:space="0" w:color="auto"/>
          </w:divBdr>
        </w:div>
        <w:div w:id="89933536">
          <w:marLeft w:val="480"/>
          <w:marRight w:val="0"/>
          <w:marTop w:val="0"/>
          <w:marBottom w:val="0"/>
          <w:divBdr>
            <w:top w:val="none" w:sz="0" w:space="0" w:color="auto"/>
            <w:left w:val="none" w:sz="0" w:space="0" w:color="auto"/>
            <w:bottom w:val="none" w:sz="0" w:space="0" w:color="auto"/>
            <w:right w:val="none" w:sz="0" w:space="0" w:color="auto"/>
          </w:divBdr>
        </w:div>
        <w:div w:id="103813695">
          <w:marLeft w:val="480"/>
          <w:marRight w:val="0"/>
          <w:marTop w:val="0"/>
          <w:marBottom w:val="0"/>
          <w:divBdr>
            <w:top w:val="none" w:sz="0" w:space="0" w:color="auto"/>
            <w:left w:val="none" w:sz="0" w:space="0" w:color="auto"/>
            <w:bottom w:val="none" w:sz="0" w:space="0" w:color="auto"/>
            <w:right w:val="none" w:sz="0" w:space="0" w:color="auto"/>
          </w:divBdr>
        </w:div>
        <w:div w:id="109865958">
          <w:marLeft w:val="480"/>
          <w:marRight w:val="0"/>
          <w:marTop w:val="0"/>
          <w:marBottom w:val="0"/>
          <w:divBdr>
            <w:top w:val="none" w:sz="0" w:space="0" w:color="auto"/>
            <w:left w:val="none" w:sz="0" w:space="0" w:color="auto"/>
            <w:bottom w:val="none" w:sz="0" w:space="0" w:color="auto"/>
            <w:right w:val="none" w:sz="0" w:space="0" w:color="auto"/>
          </w:divBdr>
        </w:div>
        <w:div w:id="141119187">
          <w:marLeft w:val="480"/>
          <w:marRight w:val="0"/>
          <w:marTop w:val="0"/>
          <w:marBottom w:val="0"/>
          <w:divBdr>
            <w:top w:val="none" w:sz="0" w:space="0" w:color="auto"/>
            <w:left w:val="none" w:sz="0" w:space="0" w:color="auto"/>
            <w:bottom w:val="none" w:sz="0" w:space="0" w:color="auto"/>
            <w:right w:val="none" w:sz="0" w:space="0" w:color="auto"/>
          </w:divBdr>
        </w:div>
        <w:div w:id="174077376">
          <w:marLeft w:val="480"/>
          <w:marRight w:val="0"/>
          <w:marTop w:val="0"/>
          <w:marBottom w:val="0"/>
          <w:divBdr>
            <w:top w:val="none" w:sz="0" w:space="0" w:color="auto"/>
            <w:left w:val="none" w:sz="0" w:space="0" w:color="auto"/>
            <w:bottom w:val="none" w:sz="0" w:space="0" w:color="auto"/>
            <w:right w:val="none" w:sz="0" w:space="0" w:color="auto"/>
          </w:divBdr>
        </w:div>
        <w:div w:id="176432506">
          <w:marLeft w:val="480"/>
          <w:marRight w:val="0"/>
          <w:marTop w:val="0"/>
          <w:marBottom w:val="0"/>
          <w:divBdr>
            <w:top w:val="none" w:sz="0" w:space="0" w:color="auto"/>
            <w:left w:val="none" w:sz="0" w:space="0" w:color="auto"/>
            <w:bottom w:val="none" w:sz="0" w:space="0" w:color="auto"/>
            <w:right w:val="none" w:sz="0" w:space="0" w:color="auto"/>
          </w:divBdr>
        </w:div>
        <w:div w:id="247927558">
          <w:marLeft w:val="480"/>
          <w:marRight w:val="0"/>
          <w:marTop w:val="0"/>
          <w:marBottom w:val="0"/>
          <w:divBdr>
            <w:top w:val="none" w:sz="0" w:space="0" w:color="auto"/>
            <w:left w:val="none" w:sz="0" w:space="0" w:color="auto"/>
            <w:bottom w:val="none" w:sz="0" w:space="0" w:color="auto"/>
            <w:right w:val="none" w:sz="0" w:space="0" w:color="auto"/>
          </w:divBdr>
        </w:div>
        <w:div w:id="278142678">
          <w:marLeft w:val="480"/>
          <w:marRight w:val="0"/>
          <w:marTop w:val="0"/>
          <w:marBottom w:val="0"/>
          <w:divBdr>
            <w:top w:val="none" w:sz="0" w:space="0" w:color="auto"/>
            <w:left w:val="none" w:sz="0" w:space="0" w:color="auto"/>
            <w:bottom w:val="none" w:sz="0" w:space="0" w:color="auto"/>
            <w:right w:val="none" w:sz="0" w:space="0" w:color="auto"/>
          </w:divBdr>
        </w:div>
        <w:div w:id="331565427">
          <w:marLeft w:val="480"/>
          <w:marRight w:val="0"/>
          <w:marTop w:val="0"/>
          <w:marBottom w:val="0"/>
          <w:divBdr>
            <w:top w:val="none" w:sz="0" w:space="0" w:color="auto"/>
            <w:left w:val="none" w:sz="0" w:space="0" w:color="auto"/>
            <w:bottom w:val="none" w:sz="0" w:space="0" w:color="auto"/>
            <w:right w:val="none" w:sz="0" w:space="0" w:color="auto"/>
          </w:divBdr>
        </w:div>
        <w:div w:id="355011840">
          <w:marLeft w:val="480"/>
          <w:marRight w:val="0"/>
          <w:marTop w:val="0"/>
          <w:marBottom w:val="0"/>
          <w:divBdr>
            <w:top w:val="none" w:sz="0" w:space="0" w:color="auto"/>
            <w:left w:val="none" w:sz="0" w:space="0" w:color="auto"/>
            <w:bottom w:val="none" w:sz="0" w:space="0" w:color="auto"/>
            <w:right w:val="none" w:sz="0" w:space="0" w:color="auto"/>
          </w:divBdr>
        </w:div>
        <w:div w:id="356154290">
          <w:marLeft w:val="480"/>
          <w:marRight w:val="0"/>
          <w:marTop w:val="0"/>
          <w:marBottom w:val="0"/>
          <w:divBdr>
            <w:top w:val="none" w:sz="0" w:space="0" w:color="auto"/>
            <w:left w:val="none" w:sz="0" w:space="0" w:color="auto"/>
            <w:bottom w:val="none" w:sz="0" w:space="0" w:color="auto"/>
            <w:right w:val="none" w:sz="0" w:space="0" w:color="auto"/>
          </w:divBdr>
        </w:div>
        <w:div w:id="372922598">
          <w:marLeft w:val="480"/>
          <w:marRight w:val="0"/>
          <w:marTop w:val="0"/>
          <w:marBottom w:val="0"/>
          <w:divBdr>
            <w:top w:val="none" w:sz="0" w:space="0" w:color="auto"/>
            <w:left w:val="none" w:sz="0" w:space="0" w:color="auto"/>
            <w:bottom w:val="none" w:sz="0" w:space="0" w:color="auto"/>
            <w:right w:val="none" w:sz="0" w:space="0" w:color="auto"/>
          </w:divBdr>
        </w:div>
        <w:div w:id="457408227">
          <w:marLeft w:val="480"/>
          <w:marRight w:val="0"/>
          <w:marTop w:val="0"/>
          <w:marBottom w:val="0"/>
          <w:divBdr>
            <w:top w:val="none" w:sz="0" w:space="0" w:color="auto"/>
            <w:left w:val="none" w:sz="0" w:space="0" w:color="auto"/>
            <w:bottom w:val="none" w:sz="0" w:space="0" w:color="auto"/>
            <w:right w:val="none" w:sz="0" w:space="0" w:color="auto"/>
          </w:divBdr>
        </w:div>
        <w:div w:id="458962291">
          <w:marLeft w:val="480"/>
          <w:marRight w:val="0"/>
          <w:marTop w:val="0"/>
          <w:marBottom w:val="0"/>
          <w:divBdr>
            <w:top w:val="none" w:sz="0" w:space="0" w:color="auto"/>
            <w:left w:val="none" w:sz="0" w:space="0" w:color="auto"/>
            <w:bottom w:val="none" w:sz="0" w:space="0" w:color="auto"/>
            <w:right w:val="none" w:sz="0" w:space="0" w:color="auto"/>
          </w:divBdr>
        </w:div>
        <w:div w:id="501088978">
          <w:marLeft w:val="480"/>
          <w:marRight w:val="0"/>
          <w:marTop w:val="0"/>
          <w:marBottom w:val="0"/>
          <w:divBdr>
            <w:top w:val="none" w:sz="0" w:space="0" w:color="auto"/>
            <w:left w:val="none" w:sz="0" w:space="0" w:color="auto"/>
            <w:bottom w:val="none" w:sz="0" w:space="0" w:color="auto"/>
            <w:right w:val="none" w:sz="0" w:space="0" w:color="auto"/>
          </w:divBdr>
        </w:div>
        <w:div w:id="600643892">
          <w:marLeft w:val="480"/>
          <w:marRight w:val="0"/>
          <w:marTop w:val="0"/>
          <w:marBottom w:val="0"/>
          <w:divBdr>
            <w:top w:val="none" w:sz="0" w:space="0" w:color="auto"/>
            <w:left w:val="none" w:sz="0" w:space="0" w:color="auto"/>
            <w:bottom w:val="none" w:sz="0" w:space="0" w:color="auto"/>
            <w:right w:val="none" w:sz="0" w:space="0" w:color="auto"/>
          </w:divBdr>
        </w:div>
        <w:div w:id="634213264">
          <w:marLeft w:val="480"/>
          <w:marRight w:val="0"/>
          <w:marTop w:val="0"/>
          <w:marBottom w:val="0"/>
          <w:divBdr>
            <w:top w:val="none" w:sz="0" w:space="0" w:color="auto"/>
            <w:left w:val="none" w:sz="0" w:space="0" w:color="auto"/>
            <w:bottom w:val="none" w:sz="0" w:space="0" w:color="auto"/>
            <w:right w:val="none" w:sz="0" w:space="0" w:color="auto"/>
          </w:divBdr>
        </w:div>
        <w:div w:id="644431373">
          <w:marLeft w:val="480"/>
          <w:marRight w:val="0"/>
          <w:marTop w:val="0"/>
          <w:marBottom w:val="0"/>
          <w:divBdr>
            <w:top w:val="none" w:sz="0" w:space="0" w:color="auto"/>
            <w:left w:val="none" w:sz="0" w:space="0" w:color="auto"/>
            <w:bottom w:val="none" w:sz="0" w:space="0" w:color="auto"/>
            <w:right w:val="none" w:sz="0" w:space="0" w:color="auto"/>
          </w:divBdr>
        </w:div>
        <w:div w:id="689641938">
          <w:marLeft w:val="480"/>
          <w:marRight w:val="0"/>
          <w:marTop w:val="0"/>
          <w:marBottom w:val="0"/>
          <w:divBdr>
            <w:top w:val="none" w:sz="0" w:space="0" w:color="auto"/>
            <w:left w:val="none" w:sz="0" w:space="0" w:color="auto"/>
            <w:bottom w:val="none" w:sz="0" w:space="0" w:color="auto"/>
            <w:right w:val="none" w:sz="0" w:space="0" w:color="auto"/>
          </w:divBdr>
        </w:div>
        <w:div w:id="896280063">
          <w:marLeft w:val="480"/>
          <w:marRight w:val="0"/>
          <w:marTop w:val="0"/>
          <w:marBottom w:val="0"/>
          <w:divBdr>
            <w:top w:val="none" w:sz="0" w:space="0" w:color="auto"/>
            <w:left w:val="none" w:sz="0" w:space="0" w:color="auto"/>
            <w:bottom w:val="none" w:sz="0" w:space="0" w:color="auto"/>
            <w:right w:val="none" w:sz="0" w:space="0" w:color="auto"/>
          </w:divBdr>
        </w:div>
      </w:divsChild>
    </w:div>
    <w:div w:id="852692148">
      <w:bodyDiv w:val="1"/>
      <w:marLeft w:val="0"/>
      <w:marRight w:val="0"/>
      <w:marTop w:val="0"/>
      <w:marBottom w:val="0"/>
      <w:divBdr>
        <w:top w:val="none" w:sz="0" w:space="0" w:color="auto"/>
        <w:left w:val="none" w:sz="0" w:space="0" w:color="auto"/>
        <w:bottom w:val="none" w:sz="0" w:space="0" w:color="auto"/>
        <w:right w:val="none" w:sz="0" w:space="0" w:color="auto"/>
      </w:divBdr>
    </w:div>
    <w:div w:id="852767590">
      <w:bodyDiv w:val="1"/>
      <w:marLeft w:val="0"/>
      <w:marRight w:val="0"/>
      <w:marTop w:val="0"/>
      <w:marBottom w:val="0"/>
      <w:divBdr>
        <w:top w:val="none" w:sz="0" w:space="0" w:color="auto"/>
        <w:left w:val="none" w:sz="0" w:space="0" w:color="auto"/>
        <w:bottom w:val="none" w:sz="0" w:space="0" w:color="auto"/>
        <w:right w:val="none" w:sz="0" w:space="0" w:color="auto"/>
      </w:divBdr>
    </w:div>
    <w:div w:id="852841379">
      <w:bodyDiv w:val="1"/>
      <w:marLeft w:val="0"/>
      <w:marRight w:val="0"/>
      <w:marTop w:val="0"/>
      <w:marBottom w:val="0"/>
      <w:divBdr>
        <w:top w:val="none" w:sz="0" w:space="0" w:color="auto"/>
        <w:left w:val="none" w:sz="0" w:space="0" w:color="auto"/>
        <w:bottom w:val="none" w:sz="0" w:space="0" w:color="auto"/>
        <w:right w:val="none" w:sz="0" w:space="0" w:color="auto"/>
      </w:divBdr>
    </w:div>
    <w:div w:id="852886152">
      <w:bodyDiv w:val="1"/>
      <w:marLeft w:val="0"/>
      <w:marRight w:val="0"/>
      <w:marTop w:val="0"/>
      <w:marBottom w:val="0"/>
      <w:divBdr>
        <w:top w:val="none" w:sz="0" w:space="0" w:color="auto"/>
        <w:left w:val="none" w:sz="0" w:space="0" w:color="auto"/>
        <w:bottom w:val="none" w:sz="0" w:space="0" w:color="auto"/>
        <w:right w:val="none" w:sz="0" w:space="0" w:color="auto"/>
      </w:divBdr>
    </w:div>
    <w:div w:id="852955074">
      <w:bodyDiv w:val="1"/>
      <w:marLeft w:val="0"/>
      <w:marRight w:val="0"/>
      <w:marTop w:val="0"/>
      <w:marBottom w:val="0"/>
      <w:divBdr>
        <w:top w:val="none" w:sz="0" w:space="0" w:color="auto"/>
        <w:left w:val="none" w:sz="0" w:space="0" w:color="auto"/>
        <w:bottom w:val="none" w:sz="0" w:space="0" w:color="auto"/>
        <w:right w:val="none" w:sz="0" w:space="0" w:color="auto"/>
      </w:divBdr>
    </w:div>
    <w:div w:id="853105857">
      <w:bodyDiv w:val="1"/>
      <w:marLeft w:val="0"/>
      <w:marRight w:val="0"/>
      <w:marTop w:val="0"/>
      <w:marBottom w:val="0"/>
      <w:divBdr>
        <w:top w:val="none" w:sz="0" w:space="0" w:color="auto"/>
        <w:left w:val="none" w:sz="0" w:space="0" w:color="auto"/>
        <w:bottom w:val="none" w:sz="0" w:space="0" w:color="auto"/>
        <w:right w:val="none" w:sz="0" w:space="0" w:color="auto"/>
      </w:divBdr>
    </w:div>
    <w:div w:id="853106442">
      <w:bodyDiv w:val="1"/>
      <w:marLeft w:val="0"/>
      <w:marRight w:val="0"/>
      <w:marTop w:val="0"/>
      <w:marBottom w:val="0"/>
      <w:divBdr>
        <w:top w:val="none" w:sz="0" w:space="0" w:color="auto"/>
        <w:left w:val="none" w:sz="0" w:space="0" w:color="auto"/>
        <w:bottom w:val="none" w:sz="0" w:space="0" w:color="auto"/>
        <w:right w:val="none" w:sz="0" w:space="0" w:color="auto"/>
      </w:divBdr>
    </w:div>
    <w:div w:id="853156234">
      <w:bodyDiv w:val="1"/>
      <w:marLeft w:val="0"/>
      <w:marRight w:val="0"/>
      <w:marTop w:val="0"/>
      <w:marBottom w:val="0"/>
      <w:divBdr>
        <w:top w:val="none" w:sz="0" w:space="0" w:color="auto"/>
        <w:left w:val="none" w:sz="0" w:space="0" w:color="auto"/>
        <w:bottom w:val="none" w:sz="0" w:space="0" w:color="auto"/>
        <w:right w:val="none" w:sz="0" w:space="0" w:color="auto"/>
      </w:divBdr>
    </w:div>
    <w:div w:id="853232448">
      <w:bodyDiv w:val="1"/>
      <w:marLeft w:val="0"/>
      <w:marRight w:val="0"/>
      <w:marTop w:val="0"/>
      <w:marBottom w:val="0"/>
      <w:divBdr>
        <w:top w:val="none" w:sz="0" w:space="0" w:color="auto"/>
        <w:left w:val="none" w:sz="0" w:space="0" w:color="auto"/>
        <w:bottom w:val="none" w:sz="0" w:space="0" w:color="auto"/>
        <w:right w:val="none" w:sz="0" w:space="0" w:color="auto"/>
      </w:divBdr>
    </w:div>
    <w:div w:id="853301290">
      <w:bodyDiv w:val="1"/>
      <w:marLeft w:val="0"/>
      <w:marRight w:val="0"/>
      <w:marTop w:val="0"/>
      <w:marBottom w:val="0"/>
      <w:divBdr>
        <w:top w:val="none" w:sz="0" w:space="0" w:color="auto"/>
        <w:left w:val="none" w:sz="0" w:space="0" w:color="auto"/>
        <w:bottom w:val="none" w:sz="0" w:space="0" w:color="auto"/>
        <w:right w:val="none" w:sz="0" w:space="0" w:color="auto"/>
      </w:divBdr>
    </w:div>
    <w:div w:id="853692914">
      <w:bodyDiv w:val="1"/>
      <w:marLeft w:val="0"/>
      <w:marRight w:val="0"/>
      <w:marTop w:val="0"/>
      <w:marBottom w:val="0"/>
      <w:divBdr>
        <w:top w:val="none" w:sz="0" w:space="0" w:color="auto"/>
        <w:left w:val="none" w:sz="0" w:space="0" w:color="auto"/>
        <w:bottom w:val="none" w:sz="0" w:space="0" w:color="auto"/>
        <w:right w:val="none" w:sz="0" w:space="0" w:color="auto"/>
      </w:divBdr>
    </w:div>
    <w:div w:id="853803081">
      <w:bodyDiv w:val="1"/>
      <w:marLeft w:val="0"/>
      <w:marRight w:val="0"/>
      <w:marTop w:val="0"/>
      <w:marBottom w:val="0"/>
      <w:divBdr>
        <w:top w:val="none" w:sz="0" w:space="0" w:color="auto"/>
        <w:left w:val="none" w:sz="0" w:space="0" w:color="auto"/>
        <w:bottom w:val="none" w:sz="0" w:space="0" w:color="auto"/>
        <w:right w:val="none" w:sz="0" w:space="0" w:color="auto"/>
      </w:divBdr>
    </w:div>
    <w:div w:id="853881730">
      <w:bodyDiv w:val="1"/>
      <w:marLeft w:val="0"/>
      <w:marRight w:val="0"/>
      <w:marTop w:val="0"/>
      <w:marBottom w:val="0"/>
      <w:divBdr>
        <w:top w:val="none" w:sz="0" w:space="0" w:color="auto"/>
        <w:left w:val="none" w:sz="0" w:space="0" w:color="auto"/>
        <w:bottom w:val="none" w:sz="0" w:space="0" w:color="auto"/>
        <w:right w:val="none" w:sz="0" w:space="0" w:color="auto"/>
      </w:divBdr>
    </w:div>
    <w:div w:id="854031828">
      <w:bodyDiv w:val="1"/>
      <w:marLeft w:val="0"/>
      <w:marRight w:val="0"/>
      <w:marTop w:val="0"/>
      <w:marBottom w:val="0"/>
      <w:divBdr>
        <w:top w:val="none" w:sz="0" w:space="0" w:color="auto"/>
        <w:left w:val="none" w:sz="0" w:space="0" w:color="auto"/>
        <w:bottom w:val="none" w:sz="0" w:space="0" w:color="auto"/>
        <w:right w:val="none" w:sz="0" w:space="0" w:color="auto"/>
      </w:divBdr>
    </w:div>
    <w:div w:id="854153435">
      <w:bodyDiv w:val="1"/>
      <w:marLeft w:val="0"/>
      <w:marRight w:val="0"/>
      <w:marTop w:val="0"/>
      <w:marBottom w:val="0"/>
      <w:divBdr>
        <w:top w:val="none" w:sz="0" w:space="0" w:color="auto"/>
        <w:left w:val="none" w:sz="0" w:space="0" w:color="auto"/>
        <w:bottom w:val="none" w:sz="0" w:space="0" w:color="auto"/>
        <w:right w:val="none" w:sz="0" w:space="0" w:color="auto"/>
      </w:divBdr>
    </w:div>
    <w:div w:id="854418814">
      <w:bodyDiv w:val="1"/>
      <w:marLeft w:val="0"/>
      <w:marRight w:val="0"/>
      <w:marTop w:val="0"/>
      <w:marBottom w:val="0"/>
      <w:divBdr>
        <w:top w:val="none" w:sz="0" w:space="0" w:color="auto"/>
        <w:left w:val="none" w:sz="0" w:space="0" w:color="auto"/>
        <w:bottom w:val="none" w:sz="0" w:space="0" w:color="auto"/>
        <w:right w:val="none" w:sz="0" w:space="0" w:color="auto"/>
      </w:divBdr>
    </w:div>
    <w:div w:id="854422258">
      <w:bodyDiv w:val="1"/>
      <w:marLeft w:val="0"/>
      <w:marRight w:val="0"/>
      <w:marTop w:val="0"/>
      <w:marBottom w:val="0"/>
      <w:divBdr>
        <w:top w:val="none" w:sz="0" w:space="0" w:color="auto"/>
        <w:left w:val="none" w:sz="0" w:space="0" w:color="auto"/>
        <w:bottom w:val="none" w:sz="0" w:space="0" w:color="auto"/>
        <w:right w:val="none" w:sz="0" w:space="0" w:color="auto"/>
      </w:divBdr>
    </w:div>
    <w:div w:id="854466325">
      <w:bodyDiv w:val="1"/>
      <w:marLeft w:val="0"/>
      <w:marRight w:val="0"/>
      <w:marTop w:val="0"/>
      <w:marBottom w:val="0"/>
      <w:divBdr>
        <w:top w:val="none" w:sz="0" w:space="0" w:color="auto"/>
        <w:left w:val="none" w:sz="0" w:space="0" w:color="auto"/>
        <w:bottom w:val="none" w:sz="0" w:space="0" w:color="auto"/>
        <w:right w:val="none" w:sz="0" w:space="0" w:color="auto"/>
      </w:divBdr>
    </w:div>
    <w:div w:id="854655644">
      <w:bodyDiv w:val="1"/>
      <w:marLeft w:val="0"/>
      <w:marRight w:val="0"/>
      <w:marTop w:val="0"/>
      <w:marBottom w:val="0"/>
      <w:divBdr>
        <w:top w:val="none" w:sz="0" w:space="0" w:color="auto"/>
        <w:left w:val="none" w:sz="0" w:space="0" w:color="auto"/>
        <w:bottom w:val="none" w:sz="0" w:space="0" w:color="auto"/>
        <w:right w:val="none" w:sz="0" w:space="0" w:color="auto"/>
      </w:divBdr>
    </w:div>
    <w:div w:id="854726785">
      <w:bodyDiv w:val="1"/>
      <w:marLeft w:val="0"/>
      <w:marRight w:val="0"/>
      <w:marTop w:val="0"/>
      <w:marBottom w:val="0"/>
      <w:divBdr>
        <w:top w:val="none" w:sz="0" w:space="0" w:color="auto"/>
        <w:left w:val="none" w:sz="0" w:space="0" w:color="auto"/>
        <w:bottom w:val="none" w:sz="0" w:space="0" w:color="auto"/>
        <w:right w:val="none" w:sz="0" w:space="0" w:color="auto"/>
      </w:divBdr>
    </w:div>
    <w:div w:id="854733558">
      <w:bodyDiv w:val="1"/>
      <w:marLeft w:val="0"/>
      <w:marRight w:val="0"/>
      <w:marTop w:val="0"/>
      <w:marBottom w:val="0"/>
      <w:divBdr>
        <w:top w:val="none" w:sz="0" w:space="0" w:color="auto"/>
        <w:left w:val="none" w:sz="0" w:space="0" w:color="auto"/>
        <w:bottom w:val="none" w:sz="0" w:space="0" w:color="auto"/>
        <w:right w:val="none" w:sz="0" w:space="0" w:color="auto"/>
      </w:divBdr>
    </w:div>
    <w:div w:id="854883407">
      <w:bodyDiv w:val="1"/>
      <w:marLeft w:val="0"/>
      <w:marRight w:val="0"/>
      <w:marTop w:val="0"/>
      <w:marBottom w:val="0"/>
      <w:divBdr>
        <w:top w:val="none" w:sz="0" w:space="0" w:color="auto"/>
        <w:left w:val="none" w:sz="0" w:space="0" w:color="auto"/>
        <w:bottom w:val="none" w:sz="0" w:space="0" w:color="auto"/>
        <w:right w:val="none" w:sz="0" w:space="0" w:color="auto"/>
      </w:divBdr>
    </w:div>
    <w:div w:id="854883852">
      <w:bodyDiv w:val="1"/>
      <w:marLeft w:val="0"/>
      <w:marRight w:val="0"/>
      <w:marTop w:val="0"/>
      <w:marBottom w:val="0"/>
      <w:divBdr>
        <w:top w:val="none" w:sz="0" w:space="0" w:color="auto"/>
        <w:left w:val="none" w:sz="0" w:space="0" w:color="auto"/>
        <w:bottom w:val="none" w:sz="0" w:space="0" w:color="auto"/>
        <w:right w:val="none" w:sz="0" w:space="0" w:color="auto"/>
      </w:divBdr>
    </w:div>
    <w:div w:id="855076453">
      <w:bodyDiv w:val="1"/>
      <w:marLeft w:val="0"/>
      <w:marRight w:val="0"/>
      <w:marTop w:val="0"/>
      <w:marBottom w:val="0"/>
      <w:divBdr>
        <w:top w:val="none" w:sz="0" w:space="0" w:color="auto"/>
        <w:left w:val="none" w:sz="0" w:space="0" w:color="auto"/>
        <w:bottom w:val="none" w:sz="0" w:space="0" w:color="auto"/>
        <w:right w:val="none" w:sz="0" w:space="0" w:color="auto"/>
      </w:divBdr>
    </w:div>
    <w:div w:id="855076858">
      <w:bodyDiv w:val="1"/>
      <w:marLeft w:val="0"/>
      <w:marRight w:val="0"/>
      <w:marTop w:val="0"/>
      <w:marBottom w:val="0"/>
      <w:divBdr>
        <w:top w:val="none" w:sz="0" w:space="0" w:color="auto"/>
        <w:left w:val="none" w:sz="0" w:space="0" w:color="auto"/>
        <w:bottom w:val="none" w:sz="0" w:space="0" w:color="auto"/>
        <w:right w:val="none" w:sz="0" w:space="0" w:color="auto"/>
      </w:divBdr>
    </w:div>
    <w:div w:id="855196478">
      <w:bodyDiv w:val="1"/>
      <w:marLeft w:val="0"/>
      <w:marRight w:val="0"/>
      <w:marTop w:val="0"/>
      <w:marBottom w:val="0"/>
      <w:divBdr>
        <w:top w:val="none" w:sz="0" w:space="0" w:color="auto"/>
        <w:left w:val="none" w:sz="0" w:space="0" w:color="auto"/>
        <w:bottom w:val="none" w:sz="0" w:space="0" w:color="auto"/>
        <w:right w:val="none" w:sz="0" w:space="0" w:color="auto"/>
      </w:divBdr>
    </w:div>
    <w:div w:id="855264484">
      <w:bodyDiv w:val="1"/>
      <w:marLeft w:val="0"/>
      <w:marRight w:val="0"/>
      <w:marTop w:val="0"/>
      <w:marBottom w:val="0"/>
      <w:divBdr>
        <w:top w:val="none" w:sz="0" w:space="0" w:color="auto"/>
        <w:left w:val="none" w:sz="0" w:space="0" w:color="auto"/>
        <w:bottom w:val="none" w:sz="0" w:space="0" w:color="auto"/>
        <w:right w:val="none" w:sz="0" w:space="0" w:color="auto"/>
      </w:divBdr>
    </w:div>
    <w:div w:id="855386300">
      <w:bodyDiv w:val="1"/>
      <w:marLeft w:val="0"/>
      <w:marRight w:val="0"/>
      <w:marTop w:val="0"/>
      <w:marBottom w:val="0"/>
      <w:divBdr>
        <w:top w:val="none" w:sz="0" w:space="0" w:color="auto"/>
        <w:left w:val="none" w:sz="0" w:space="0" w:color="auto"/>
        <w:bottom w:val="none" w:sz="0" w:space="0" w:color="auto"/>
        <w:right w:val="none" w:sz="0" w:space="0" w:color="auto"/>
      </w:divBdr>
    </w:div>
    <w:div w:id="855726842">
      <w:bodyDiv w:val="1"/>
      <w:marLeft w:val="0"/>
      <w:marRight w:val="0"/>
      <w:marTop w:val="0"/>
      <w:marBottom w:val="0"/>
      <w:divBdr>
        <w:top w:val="none" w:sz="0" w:space="0" w:color="auto"/>
        <w:left w:val="none" w:sz="0" w:space="0" w:color="auto"/>
        <w:bottom w:val="none" w:sz="0" w:space="0" w:color="auto"/>
        <w:right w:val="none" w:sz="0" w:space="0" w:color="auto"/>
      </w:divBdr>
    </w:div>
    <w:div w:id="855735040">
      <w:bodyDiv w:val="1"/>
      <w:marLeft w:val="0"/>
      <w:marRight w:val="0"/>
      <w:marTop w:val="0"/>
      <w:marBottom w:val="0"/>
      <w:divBdr>
        <w:top w:val="none" w:sz="0" w:space="0" w:color="auto"/>
        <w:left w:val="none" w:sz="0" w:space="0" w:color="auto"/>
        <w:bottom w:val="none" w:sz="0" w:space="0" w:color="auto"/>
        <w:right w:val="none" w:sz="0" w:space="0" w:color="auto"/>
      </w:divBdr>
    </w:div>
    <w:div w:id="855770869">
      <w:bodyDiv w:val="1"/>
      <w:marLeft w:val="0"/>
      <w:marRight w:val="0"/>
      <w:marTop w:val="0"/>
      <w:marBottom w:val="0"/>
      <w:divBdr>
        <w:top w:val="none" w:sz="0" w:space="0" w:color="auto"/>
        <w:left w:val="none" w:sz="0" w:space="0" w:color="auto"/>
        <w:bottom w:val="none" w:sz="0" w:space="0" w:color="auto"/>
        <w:right w:val="none" w:sz="0" w:space="0" w:color="auto"/>
      </w:divBdr>
      <w:divsChild>
        <w:div w:id="99842569">
          <w:marLeft w:val="480"/>
          <w:marRight w:val="0"/>
          <w:marTop w:val="0"/>
          <w:marBottom w:val="0"/>
          <w:divBdr>
            <w:top w:val="none" w:sz="0" w:space="0" w:color="auto"/>
            <w:left w:val="none" w:sz="0" w:space="0" w:color="auto"/>
            <w:bottom w:val="none" w:sz="0" w:space="0" w:color="auto"/>
            <w:right w:val="none" w:sz="0" w:space="0" w:color="auto"/>
          </w:divBdr>
        </w:div>
        <w:div w:id="138306725">
          <w:marLeft w:val="480"/>
          <w:marRight w:val="0"/>
          <w:marTop w:val="0"/>
          <w:marBottom w:val="0"/>
          <w:divBdr>
            <w:top w:val="none" w:sz="0" w:space="0" w:color="auto"/>
            <w:left w:val="none" w:sz="0" w:space="0" w:color="auto"/>
            <w:bottom w:val="none" w:sz="0" w:space="0" w:color="auto"/>
            <w:right w:val="none" w:sz="0" w:space="0" w:color="auto"/>
          </w:divBdr>
        </w:div>
        <w:div w:id="164129594">
          <w:marLeft w:val="480"/>
          <w:marRight w:val="0"/>
          <w:marTop w:val="0"/>
          <w:marBottom w:val="0"/>
          <w:divBdr>
            <w:top w:val="none" w:sz="0" w:space="0" w:color="auto"/>
            <w:left w:val="none" w:sz="0" w:space="0" w:color="auto"/>
            <w:bottom w:val="none" w:sz="0" w:space="0" w:color="auto"/>
            <w:right w:val="none" w:sz="0" w:space="0" w:color="auto"/>
          </w:divBdr>
        </w:div>
        <w:div w:id="184641302">
          <w:marLeft w:val="480"/>
          <w:marRight w:val="0"/>
          <w:marTop w:val="0"/>
          <w:marBottom w:val="0"/>
          <w:divBdr>
            <w:top w:val="none" w:sz="0" w:space="0" w:color="auto"/>
            <w:left w:val="none" w:sz="0" w:space="0" w:color="auto"/>
            <w:bottom w:val="none" w:sz="0" w:space="0" w:color="auto"/>
            <w:right w:val="none" w:sz="0" w:space="0" w:color="auto"/>
          </w:divBdr>
        </w:div>
        <w:div w:id="190606021">
          <w:marLeft w:val="480"/>
          <w:marRight w:val="0"/>
          <w:marTop w:val="0"/>
          <w:marBottom w:val="0"/>
          <w:divBdr>
            <w:top w:val="none" w:sz="0" w:space="0" w:color="auto"/>
            <w:left w:val="none" w:sz="0" w:space="0" w:color="auto"/>
            <w:bottom w:val="none" w:sz="0" w:space="0" w:color="auto"/>
            <w:right w:val="none" w:sz="0" w:space="0" w:color="auto"/>
          </w:divBdr>
        </w:div>
        <w:div w:id="197931088">
          <w:marLeft w:val="480"/>
          <w:marRight w:val="0"/>
          <w:marTop w:val="0"/>
          <w:marBottom w:val="0"/>
          <w:divBdr>
            <w:top w:val="none" w:sz="0" w:space="0" w:color="auto"/>
            <w:left w:val="none" w:sz="0" w:space="0" w:color="auto"/>
            <w:bottom w:val="none" w:sz="0" w:space="0" w:color="auto"/>
            <w:right w:val="none" w:sz="0" w:space="0" w:color="auto"/>
          </w:divBdr>
        </w:div>
        <w:div w:id="282343641">
          <w:marLeft w:val="480"/>
          <w:marRight w:val="0"/>
          <w:marTop w:val="0"/>
          <w:marBottom w:val="0"/>
          <w:divBdr>
            <w:top w:val="none" w:sz="0" w:space="0" w:color="auto"/>
            <w:left w:val="none" w:sz="0" w:space="0" w:color="auto"/>
            <w:bottom w:val="none" w:sz="0" w:space="0" w:color="auto"/>
            <w:right w:val="none" w:sz="0" w:space="0" w:color="auto"/>
          </w:divBdr>
        </w:div>
        <w:div w:id="398330623">
          <w:marLeft w:val="480"/>
          <w:marRight w:val="0"/>
          <w:marTop w:val="0"/>
          <w:marBottom w:val="0"/>
          <w:divBdr>
            <w:top w:val="none" w:sz="0" w:space="0" w:color="auto"/>
            <w:left w:val="none" w:sz="0" w:space="0" w:color="auto"/>
            <w:bottom w:val="none" w:sz="0" w:space="0" w:color="auto"/>
            <w:right w:val="none" w:sz="0" w:space="0" w:color="auto"/>
          </w:divBdr>
        </w:div>
        <w:div w:id="473524180">
          <w:marLeft w:val="480"/>
          <w:marRight w:val="0"/>
          <w:marTop w:val="0"/>
          <w:marBottom w:val="0"/>
          <w:divBdr>
            <w:top w:val="none" w:sz="0" w:space="0" w:color="auto"/>
            <w:left w:val="none" w:sz="0" w:space="0" w:color="auto"/>
            <w:bottom w:val="none" w:sz="0" w:space="0" w:color="auto"/>
            <w:right w:val="none" w:sz="0" w:space="0" w:color="auto"/>
          </w:divBdr>
        </w:div>
        <w:div w:id="588851129">
          <w:marLeft w:val="480"/>
          <w:marRight w:val="0"/>
          <w:marTop w:val="0"/>
          <w:marBottom w:val="0"/>
          <w:divBdr>
            <w:top w:val="none" w:sz="0" w:space="0" w:color="auto"/>
            <w:left w:val="none" w:sz="0" w:space="0" w:color="auto"/>
            <w:bottom w:val="none" w:sz="0" w:space="0" w:color="auto"/>
            <w:right w:val="none" w:sz="0" w:space="0" w:color="auto"/>
          </w:divBdr>
        </w:div>
        <w:div w:id="633564039">
          <w:marLeft w:val="480"/>
          <w:marRight w:val="0"/>
          <w:marTop w:val="0"/>
          <w:marBottom w:val="0"/>
          <w:divBdr>
            <w:top w:val="none" w:sz="0" w:space="0" w:color="auto"/>
            <w:left w:val="none" w:sz="0" w:space="0" w:color="auto"/>
            <w:bottom w:val="none" w:sz="0" w:space="0" w:color="auto"/>
            <w:right w:val="none" w:sz="0" w:space="0" w:color="auto"/>
          </w:divBdr>
        </w:div>
        <w:div w:id="663437362">
          <w:marLeft w:val="480"/>
          <w:marRight w:val="0"/>
          <w:marTop w:val="0"/>
          <w:marBottom w:val="0"/>
          <w:divBdr>
            <w:top w:val="none" w:sz="0" w:space="0" w:color="auto"/>
            <w:left w:val="none" w:sz="0" w:space="0" w:color="auto"/>
            <w:bottom w:val="none" w:sz="0" w:space="0" w:color="auto"/>
            <w:right w:val="none" w:sz="0" w:space="0" w:color="auto"/>
          </w:divBdr>
        </w:div>
        <w:div w:id="708259689">
          <w:marLeft w:val="480"/>
          <w:marRight w:val="0"/>
          <w:marTop w:val="0"/>
          <w:marBottom w:val="0"/>
          <w:divBdr>
            <w:top w:val="none" w:sz="0" w:space="0" w:color="auto"/>
            <w:left w:val="none" w:sz="0" w:space="0" w:color="auto"/>
            <w:bottom w:val="none" w:sz="0" w:space="0" w:color="auto"/>
            <w:right w:val="none" w:sz="0" w:space="0" w:color="auto"/>
          </w:divBdr>
        </w:div>
        <w:div w:id="738210899">
          <w:marLeft w:val="480"/>
          <w:marRight w:val="0"/>
          <w:marTop w:val="0"/>
          <w:marBottom w:val="0"/>
          <w:divBdr>
            <w:top w:val="none" w:sz="0" w:space="0" w:color="auto"/>
            <w:left w:val="none" w:sz="0" w:space="0" w:color="auto"/>
            <w:bottom w:val="none" w:sz="0" w:space="0" w:color="auto"/>
            <w:right w:val="none" w:sz="0" w:space="0" w:color="auto"/>
          </w:divBdr>
        </w:div>
        <w:div w:id="741558515">
          <w:marLeft w:val="480"/>
          <w:marRight w:val="0"/>
          <w:marTop w:val="0"/>
          <w:marBottom w:val="0"/>
          <w:divBdr>
            <w:top w:val="none" w:sz="0" w:space="0" w:color="auto"/>
            <w:left w:val="none" w:sz="0" w:space="0" w:color="auto"/>
            <w:bottom w:val="none" w:sz="0" w:space="0" w:color="auto"/>
            <w:right w:val="none" w:sz="0" w:space="0" w:color="auto"/>
          </w:divBdr>
        </w:div>
        <w:div w:id="796602147">
          <w:marLeft w:val="480"/>
          <w:marRight w:val="0"/>
          <w:marTop w:val="0"/>
          <w:marBottom w:val="0"/>
          <w:divBdr>
            <w:top w:val="none" w:sz="0" w:space="0" w:color="auto"/>
            <w:left w:val="none" w:sz="0" w:space="0" w:color="auto"/>
            <w:bottom w:val="none" w:sz="0" w:space="0" w:color="auto"/>
            <w:right w:val="none" w:sz="0" w:space="0" w:color="auto"/>
          </w:divBdr>
        </w:div>
        <w:div w:id="804739576">
          <w:marLeft w:val="480"/>
          <w:marRight w:val="0"/>
          <w:marTop w:val="0"/>
          <w:marBottom w:val="0"/>
          <w:divBdr>
            <w:top w:val="none" w:sz="0" w:space="0" w:color="auto"/>
            <w:left w:val="none" w:sz="0" w:space="0" w:color="auto"/>
            <w:bottom w:val="none" w:sz="0" w:space="0" w:color="auto"/>
            <w:right w:val="none" w:sz="0" w:space="0" w:color="auto"/>
          </w:divBdr>
        </w:div>
        <w:div w:id="861286524">
          <w:marLeft w:val="480"/>
          <w:marRight w:val="0"/>
          <w:marTop w:val="0"/>
          <w:marBottom w:val="0"/>
          <w:divBdr>
            <w:top w:val="none" w:sz="0" w:space="0" w:color="auto"/>
            <w:left w:val="none" w:sz="0" w:space="0" w:color="auto"/>
            <w:bottom w:val="none" w:sz="0" w:space="0" w:color="auto"/>
            <w:right w:val="none" w:sz="0" w:space="0" w:color="auto"/>
          </w:divBdr>
        </w:div>
        <w:div w:id="868838601">
          <w:marLeft w:val="480"/>
          <w:marRight w:val="0"/>
          <w:marTop w:val="0"/>
          <w:marBottom w:val="0"/>
          <w:divBdr>
            <w:top w:val="none" w:sz="0" w:space="0" w:color="auto"/>
            <w:left w:val="none" w:sz="0" w:space="0" w:color="auto"/>
            <w:bottom w:val="none" w:sz="0" w:space="0" w:color="auto"/>
            <w:right w:val="none" w:sz="0" w:space="0" w:color="auto"/>
          </w:divBdr>
        </w:div>
      </w:divsChild>
    </w:div>
    <w:div w:id="855778266">
      <w:bodyDiv w:val="1"/>
      <w:marLeft w:val="0"/>
      <w:marRight w:val="0"/>
      <w:marTop w:val="0"/>
      <w:marBottom w:val="0"/>
      <w:divBdr>
        <w:top w:val="none" w:sz="0" w:space="0" w:color="auto"/>
        <w:left w:val="none" w:sz="0" w:space="0" w:color="auto"/>
        <w:bottom w:val="none" w:sz="0" w:space="0" w:color="auto"/>
        <w:right w:val="none" w:sz="0" w:space="0" w:color="auto"/>
      </w:divBdr>
    </w:div>
    <w:div w:id="855853701">
      <w:bodyDiv w:val="1"/>
      <w:marLeft w:val="0"/>
      <w:marRight w:val="0"/>
      <w:marTop w:val="0"/>
      <w:marBottom w:val="0"/>
      <w:divBdr>
        <w:top w:val="none" w:sz="0" w:space="0" w:color="auto"/>
        <w:left w:val="none" w:sz="0" w:space="0" w:color="auto"/>
        <w:bottom w:val="none" w:sz="0" w:space="0" w:color="auto"/>
        <w:right w:val="none" w:sz="0" w:space="0" w:color="auto"/>
      </w:divBdr>
    </w:div>
    <w:div w:id="855966336">
      <w:bodyDiv w:val="1"/>
      <w:marLeft w:val="0"/>
      <w:marRight w:val="0"/>
      <w:marTop w:val="0"/>
      <w:marBottom w:val="0"/>
      <w:divBdr>
        <w:top w:val="none" w:sz="0" w:space="0" w:color="auto"/>
        <w:left w:val="none" w:sz="0" w:space="0" w:color="auto"/>
        <w:bottom w:val="none" w:sz="0" w:space="0" w:color="auto"/>
        <w:right w:val="none" w:sz="0" w:space="0" w:color="auto"/>
      </w:divBdr>
    </w:div>
    <w:div w:id="856113457">
      <w:bodyDiv w:val="1"/>
      <w:marLeft w:val="0"/>
      <w:marRight w:val="0"/>
      <w:marTop w:val="0"/>
      <w:marBottom w:val="0"/>
      <w:divBdr>
        <w:top w:val="none" w:sz="0" w:space="0" w:color="auto"/>
        <w:left w:val="none" w:sz="0" w:space="0" w:color="auto"/>
        <w:bottom w:val="none" w:sz="0" w:space="0" w:color="auto"/>
        <w:right w:val="none" w:sz="0" w:space="0" w:color="auto"/>
      </w:divBdr>
    </w:div>
    <w:div w:id="856119961">
      <w:bodyDiv w:val="1"/>
      <w:marLeft w:val="0"/>
      <w:marRight w:val="0"/>
      <w:marTop w:val="0"/>
      <w:marBottom w:val="0"/>
      <w:divBdr>
        <w:top w:val="none" w:sz="0" w:space="0" w:color="auto"/>
        <w:left w:val="none" w:sz="0" w:space="0" w:color="auto"/>
        <w:bottom w:val="none" w:sz="0" w:space="0" w:color="auto"/>
        <w:right w:val="none" w:sz="0" w:space="0" w:color="auto"/>
      </w:divBdr>
    </w:div>
    <w:div w:id="856119995">
      <w:bodyDiv w:val="1"/>
      <w:marLeft w:val="0"/>
      <w:marRight w:val="0"/>
      <w:marTop w:val="0"/>
      <w:marBottom w:val="0"/>
      <w:divBdr>
        <w:top w:val="none" w:sz="0" w:space="0" w:color="auto"/>
        <w:left w:val="none" w:sz="0" w:space="0" w:color="auto"/>
        <w:bottom w:val="none" w:sz="0" w:space="0" w:color="auto"/>
        <w:right w:val="none" w:sz="0" w:space="0" w:color="auto"/>
      </w:divBdr>
      <w:divsChild>
        <w:div w:id="130442421">
          <w:marLeft w:val="480"/>
          <w:marRight w:val="0"/>
          <w:marTop w:val="0"/>
          <w:marBottom w:val="0"/>
          <w:divBdr>
            <w:top w:val="none" w:sz="0" w:space="0" w:color="auto"/>
            <w:left w:val="none" w:sz="0" w:space="0" w:color="auto"/>
            <w:bottom w:val="none" w:sz="0" w:space="0" w:color="auto"/>
            <w:right w:val="none" w:sz="0" w:space="0" w:color="auto"/>
          </w:divBdr>
        </w:div>
        <w:div w:id="180320469">
          <w:marLeft w:val="480"/>
          <w:marRight w:val="0"/>
          <w:marTop w:val="0"/>
          <w:marBottom w:val="0"/>
          <w:divBdr>
            <w:top w:val="none" w:sz="0" w:space="0" w:color="auto"/>
            <w:left w:val="none" w:sz="0" w:space="0" w:color="auto"/>
            <w:bottom w:val="none" w:sz="0" w:space="0" w:color="auto"/>
            <w:right w:val="none" w:sz="0" w:space="0" w:color="auto"/>
          </w:divBdr>
        </w:div>
        <w:div w:id="440536662">
          <w:marLeft w:val="480"/>
          <w:marRight w:val="0"/>
          <w:marTop w:val="0"/>
          <w:marBottom w:val="0"/>
          <w:divBdr>
            <w:top w:val="none" w:sz="0" w:space="0" w:color="auto"/>
            <w:left w:val="none" w:sz="0" w:space="0" w:color="auto"/>
            <w:bottom w:val="none" w:sz="0" w:space="0" w:color="auto"/>
            <w:right w:val="none" w:sz="0" w:space="0" w:color="auto"/>
          </w:divBdr>
        </w:div>
      </w:divsChild>
    </w:div>
    <w:div w:id="856164014">
      <w:bodyDiv w:val="1"/>
      <w:marLeft w:val="0"/>
      <w:marRight w:val="0"/>
      <w:marTop w:val="0"/>
      <w:marBottom w:val="0"/>
      <w:divBdr>
        <w:top w:val="none" w:sz="0" w:space="0" w:color="auto"/>
        <w:left w:val="none" w:sz="0" w:space="0" w:color="auto"/>
        <w:bottom w:val="none" w:sz="0" w:space="0" w:color="auto"/>
        <w:right w:val="none" w:sz="0" w:space="0" w:color="auto"/>
      </w:divBdr>
    </w:div>
    <w:div w:id="856191771">
      <w:bodyDiv w:val="1"/>
      <w:marLeft w:val="0"/>
      <w:marRight w:val="0"/>
      <w:marTop w:val="0"/>
      <w:marBottom w:val="0"/>
      <w:divBdr>
        <w:top w:val="none" w:sz="0" w:space="0" w:color="auto"/>
        <w:left w:val="none" w:sz="0" w:space="0" w:color="auto"/>
        <w:bottom w:val="none" w:sz="0" w:space="0" w:color="auto"/>
        <w:right w:val="none" w:sz="0" w:space="0" w:color="auto"/>
      </w:divBdr>
      <w:divsChild>
        <w:div w:id="82381693">
          <w:marLeft w:val="0"/>
          <w:marRight w:val="0"/>
          <w:marTop w:val="0"/>
          <w:marBottom w:val="0"/>
          <w:divBdr>
            <w:top w:val="none" w:sz="0" w:space="0" w:color="auto"/>
            <w:left w:val="none" w:sz="0" w:space="0" w:color="auto"/>
            <w:bottom w:val="none" w:sz="0" w:space="0" w:color="auto"/>
            <w:right w:val="none" w:sz="0" w:space="0" w:color="auto"/>
          </w:divBdr>
        </w:div>
        <w:div w:id="500657504">
          <w:marLeft w:val="0"/>
          <w:marRight w:val="0"/>
          <w:marTop w:val="0"/>
          <w:marBottom w:val="0"/>
          <w:divBdr>
            <w:top w:val="none" w:sz="0" w:space="0" w:color="auto"/>
            <w:left w:val="none" w:sz="0" w:space="0" w:color="auto"/>
            <w:bottom w:val="none" w:sz="0" w:space="0" w:color="auto"/>
            <w:right w:val="none" w:sz="0" w:space="0" w:color="auto"/>
          </w:divBdr>
        </w:div>
        <w:div w:id="602685706">
          <w:marLeft w:val="0"/>
          <w:marRight w:val="0"/>
          <w:marTop w:val="0"/>
          <w:marBottom w:val="0"/>
          <w:divBdr>
            <w:top w:val="none" w:sz="0" w:space="0" w:color="auto"/>
            <w:left w:val="none" w:sz="0" w:space="0" w:color="auto"/>
            <w:bottom w:val="none" w:sz="0" w:space="0" w:color="auto"/>
            <w:right w:val="none" w:sz="0" w:space="0" w:color="auto"/>
          </w:divBdr>
        </w:div>
        <w:div w:id="694891867">
          <w:marLeft w:val="0"/>
          <w:marRight w:val="0"/>
          <w:marTop w:val="0"/>
          <w:marBottom w:val="0"/>
          <w:divBdr>
            <w:top w:val="none" w:sz="0" w:space="0" w:color="auto"/>
            <w:left w:val="none" w:sz="0" w:space="0" w:color="auto"/>
            <w:bottom w:val="none" w:sz="0" w:space="0" w:color="auto"/>
            <w:right w:val="none" w:sz="0" w:space="0" w:color="auto"/>
          </w:divBdr>
        </w:div>
      </w:divsChild>
    </w:div>
    <w:div w:id="856234175">
      <w:bodyDiv w:val="1"/>
      <w:marLeft w:val="0"/>
      <w:marRight w:val="0"/>
      <w:marTop w:val="0"/>
      <w:marBottom w:val="0"/>
      <w:divBdr>
        <w:top w:val="none" w:sz="0" w:space="0" w:color="auto"/>
        <w:left w:val="none" w:sz="0" w:space="0" w:color="auto"/>
        <w:bottom w:val="none" w:sz="0" w:space="0" w:color="auto"/>
        <w:right w:val="none" w:sz="0" w:space="0" w:color="auto"/>
      </w:divBdr>
    </w:div>
    <w:div w:id="856429933">
      <w:bodyDiv w:val="1"/>
      <w:marLeft w:val="0"/>
      <w:marRight w:val="0"/>
      <w:marTop w:val="0"/>
      <w:marBottom w:val="0"/>
      <w:divBdr>
        <w:top w:val="none" w:sz="0" w:space="0" w:color="auto"/>
        <w:left w:val="none" w:sz="0" w:space="0" w:color="auto"/>
        <w:bottom w:val="none" w:sz="0" w:space="0" w:color="auto"/>
        <w:right w:val="none" w:sz="0" w:space="0" w:color="auto"/>
      </w:divBdr>
    </w:div>
    <w:div w:id="856430069">
      <w:bodyDiv w:val="1"/>
      <w:marLeft w:val="0"/>
      <w:marRight w:val="0"/>
      <w:marTop w:val="0"/>
      <w:marBottom w:val="0"/>
      <w:divBdr>
        <w:top w:val="none" w:sz="0" w:space="0" w:color="auto"/>
        <w:left w:val="none" w:sz="0" w:space="0" w:color="auto"/>
        <w:bottom w:val="none" w:sz="0" w:space="0" w:color="auto"/>
        <w:right w:val="none" w:sz="0" w:space="0" w:color="auto"/>
      </w:divBdr>
      <w:divsChild>
        <w:div w:id="107314670">
          <w:marLeft w:val="480"/>
          <w:marRight w:val="0"/>
          <w:marTop w:val="0"/>
          <w:marBottom w:val="0"/>
          <w:divBdr>
            <w:top w:val="none" w:sz="0" w:space="0" w:color="auto"/>
            <w:left w:val="none" w:sz="0" w:space="0" w:color="auto"/>
            <w:bottom w:val="none" w:sz="0" w:space="0" w:color="auto"/>
            <w:right w:val="none" w:sz="0" w:space="0" w:color="auto"/>
          </w:divBdr>
        </w:div>
        <w:div w:id="108085892">
          <w:marLeft w:val="480"/>
          <w:marRight w:val="0"/>
          <w:marTop w:val="0"/>
          <w:marBottom w:val="0"/>
          <w:divBdr>
            <w:top w:val="none" w:sz="0" w:space="0" w:color="auto"/>
            <w:left w:val="none" w:sz="0" w:space="0" w:color="auto"/>
            <w:bottom w:val="none" w:sz="0" w:space="0" w:color="auto"/>
            <w:right w:val="none" w:sz="0" w:space="0" w:color="auto"/>
          </w:divBdr>
        </w:div>
        <w:div w:id="109320663">
          <w:marLeft w:val="480"/>
          <w:marRight w:val="0"/>
          <w:marTop w:val="0"/>
          <w:marBottom w:val="0"/>
          <w:divBdr>
            <w:top w:val="none" w:sz="0" w:space="0" w:color="auto"/>
            <w:left w:val="none" w:sz="0" w:space="0" w:color="auto"/>
            <w:bottom w:val="none" w:sz="0" w:space="0" w:color="auto"/>
            <w:right w:val="none" w:sz="0" w:space="0" w:color="auto"/>
          </w:divBdr>
        </w:div>
        <w:div w:id="129061301">
          <w:marLeft w:val="480"/>
          <w:marRight w:val="0"/>
          <w:marTop w:val="0"/>
          <w:marBottom w:val="0"/>
          <w:divBdr>
            <w:top w:val="none" w:sz="0" w:space="0" w:color="auto"/>
            <w:left w:val="none" w:sz="0" w:space="0" w:color="auto"/>
            <w:bottom w:val="none" w:sz="0" w:space="0" w:color="auto"/>
            <w:right w:val="none" w:sz="0" w:space="0" w:color="auto"/>
          </w:divBdr>
        </w:div>
        <w:div w:id="132405800">
          <w:marLeft w:val="480"/>
          <w:marRight w:val="0"/>
          <w:marTop w:val="0"/>
          <w:marBottom w:val="0"/>
          <w:divBdr>
            <w:top w:val="none" w:sz="0" w:space="0" w:color="auto"/>
            <w:left w:val="none" w:sz="0" w:space="0" w:color="auto"/>
            <w:bottom w:val="none" w:sz="0" w:space="0" w:color="auto"/>
            <w:right w:val="none" w:sz="0" w:space="0" w:color="auto"/>
          </w:divBdr>
        </w:div>
        <w:div w:id="184248675">
          <w:marLeft w:val="480"/>
          <w:marRight w:val="0"/>
          <w:marTop w:val="0"/>
          <w:marBottom w:val="0"/>
          <w:divBdr>
            <w:top w:val="none" w:sz="0" w:space="0" w:color="auto"/>
            <w:left w:val="none" w:sz="0" w:space="0" w:color="auto"/>
            <w:bottom w:val="none" w:sz="0" w:space="0" w:color="auto"/>
            <w:right w:val="none" w:sz="0" w:space="0" w:color="auto"/>
          </w:divBdr>
        </w:div>
        <w:div w:id="245267594">
          <w:marLeft w:val="480"/>
          <w:marRight w:val="0"/>
          <w:marTop w:val="0"/>
          <w:marBottom w:val="0"/>
          <w:divBdr>
            <w:top w:val="none" w:sz="0" w:space="0" w:color="auto"/>
            <w:left w:val="none" w:sz="0" w:space="0" w:color="auto"/>
            <w:bottom w:val="none" w:sz="0" w:space="0" w:color="auto"/>
            <w:right w:val="none" w:sz="0" w:space="0" w:color="auto"/>
          </w:divBdr>
        </w:div>
        <w:div w:id="335571440">
          <w:marLeft w:val="480"/>
          <w:marRight w:val="0"/>
          <w:marTop w:val="0"/>
          <w:marBottom w:val="0"/>
          <w:divBdr>
            <w:top w:val="none" w:sz="0" w:space="0" w:color="auto"/>
            <w:left w:val="none" w:sz="0" w:space="0" w:color="auto"/>
            <w:bottom w:val="none" w:sz="0" w:space="0" w:color="auto"/>
            <w:right w:val="none" w:sz="0" w:space="0" w:color="auto"/>
          </w:divBdr>
        </w:div>
        <w:div w:id="440345141">
          <w:marLeft w:val="480"/>
          <w:marRight w:val="0"/>
          <w:marTop w:val="0"/>
          <w:marBottom w:val="0"/>
          <w:divBdr>
            <w:top w:val="none" w:sz="0" w:space="0" w:color="auto"/>
            <w:left w:val="none" w:sz="0" w:space="0" w:color="auto"/>
            <w:bottom w:val="none" w:sz="0" w:space="0" w:color="auto"/>
            <w:right w:val="none" w:sz="0" w:space="0" w:color="auto"/>
          </w:divBdr>
        </w:div>
        <w:div w:id="476073278">
          <w:marLeft w:val="480"/>
          <w:marRight w:val="0"/>
          <w:marTop w:val="0"/>
          <w:marBottom w:val="0"/>
          <w:divBdr>
            <w:top w:val="none" w:sz="0" w:space="0" w:color="auto"/>
            <w:left w:val="none" w:sz="0" w:space="0" w:color="auto"/>
            <w:bottom w:val="none" w:sz="0" w:space="0" w:color="auto"/>
            <w:right w:val="none" w:sz="0" w:space="0" w:color="auto"/>
          </w:divBdr>
        </w:div>
        <w:div w:id="494689023">
          <w:marLeft w:val="480"/>
          <w:marRight w:val="0"/>
          <w:marTop w:val="0"/>
          <w:marBottom w:val="0"/>
          <w:divBdr>
            <w:top w:val="none" w:sz="0" w:space="0" w:color="auto"/>
            <w:left w:val="none" w:sz="0" w:space="0" w:color="auto"/>
            <w:bottom w:val="none" w:sz="0" w:space="0" w:color="auto"/>
            <w:right w:val="none" w:sz="0" w:space="0" w:color="auto"/>
          </w:divBdr>
        </w:div>
        <w:div w:id="507713832">
          <w:marLeft w:val="480"/>
          <w:marRight w:val="0"/>
          <w:marTop w:val="0"/>
          <w:marBottom w:val="0"/>
          <w:divBdr>
            <w:top w:val="none" w:sz="0" w:space="0" w:color="auto"/>
            <w:left w:val="none" w:sz="0" w:space="0" w:color="auto"/>
            <w:bottom w:val="none" w:sz="0" w:space="0" w:color="auto"/>
            <w:right w:val="none" w:sz="0" w:space="0" w:color="auto"/>
          </w:divBdr>
        </w:div>
        <w:div w:id="509754553">
          <w:marLeft w:val="480"/>
          <w:marRight w:val="0"/>
          <w:marTop w:val="0"/>
          <w:marBottom w:val="0"/>
          <w:divBdr>
            <w:top w:val="none" w:sz="0" w:space="0" w:color="auto"/>
            <w:left w:val="none" w:sz="0" w:space="0" w:color="auto"/>
            <w:bottom w:val="none" w:sz="0" w:space="0" w:color="auto"/>
            <w:right w:val="none" w:sz="0" w:space="0" w:color="auto"/>
          </w:divBdr>
        </w:div>
        <w:div w:id="518475073">
          <w:marLeft w:val="480"/>
          <w:marRight w:val="0"/>
          <w:marTop w:val="0"/>
          <w:marBottom w:val="0"/>
          <w:divBdr>
            <w:top w:val="none" w:sz="0" w:space="0" w:color="auto"/>
            <w:left w:val="none" w:sz="0" w:space="0" w:color="auto"/>
            <w:bottom w:val="none" w:sz="0" w:space="0" w:color="auto"/>
            <w:right w:val="none" w:sz="0" w:space="0" w:color="auto"/>
          </w:divBdr>
        </w:div>
        <w:div w:id="519707893">
          <w:marLeft w:val="480"/>
          <w:marRight w:val="0"/>
          <w:marTop w:val="0"/>
          <w:marBottom w:val="0"/>
          <w:divBdr>
            <w:top w:val="none" w:sz="0" w:space="0" w:color="auto"/>
            <w:left w:val="none" w:sz="0" w:space="0" w:color="auto"/>
            <w:bottom w:val="none" w:sz="0" w:space="0" w:color="auto"/>
            <w:right w:val="none" w:sz="0" w:space="0" w:color="auto"/>
          </w:divBdr>
        </w:div>
        <w:div w:id="550776854">
          <w:marLeft w:val="480"/>
          <w:marRight w:val="0"/>
          <w:marTop w:val="0"/>
          <w:marBottom w:val="0"/>
          <w:divBdr>
            <w:top w:val="none" w:sz="0" w:space="0" w:color="auto"/>
            <w:left w:val="none" w:sz="0" w:space="0" w:color="auto"/>
            <w:bottom w:val="none" w:sz="0" w:space="0" w:color="auto"/>
            <w:right w:val="none" w:sz="0" w:space="0" w:color="auto"/>
          </w:divBdr>
        </w:div>
        <w:div w:id="552040994">
          <w:marLeft w:val="480"/>
          <w:marRight w:val="0"/>
          <w:marTop w:val="0"/>
          <w:marBottom w:val="0"/>
          <w:divBdr>
            <w:top w:val="none" w:sz="0" w:space="0" w:color="auto"/>
            <w:left w:val="none" w:sz="0" w:space="0" w:color="auto"/>
            <w:bottom w:val="none" w:sz="0" w:space="0" w:color="auto"/>
            <w:right w:val="none" w:sz="0" w:space="0" w:color="auto"/>
          </w:divBdr>
        </w:div>
        <w:div w:id="597567762">
          <w:marLeft w:val="480"/>
          <w:marRight w:val="0"/>
          <w:marTop w:val="0"/>
          <w:marBottom w:val="0"/>
          <w:divBdr>
            <w:top w:val="none" w:sz="0" w:space="0" w:color="auto"/>
            <w:left w:val="none" w:sz="0" w:space="0" w:color="auto"/>
            <w:bottom w:val="none" w:sz="0" w:space="0" w:color="auto"/>
            <w:right w:val="none" w:sz="0" w:space="0" w:color="auto"/>
          </w:divBdr>
        </w:div>
        <w:div w:id="653527934">
          <w:marLeft w:val="480"/>
          <w:marRight w:val="0"/>
          <w:marTop w:val="0"/>
          <w:marBottom w:val="0"/>
          <w:divBdr>
            <w:top w:val="none" w:sz="0" w:space="0" w:color="auto"/>
            <w:left w:val="none" w:sz="0" w:space="0" w:color="auto"/>
            <w:bottom w:val="none" w:sz="0" w:space="0" w:color="auto"/>
            <w:right w:val="none" w:sz="0" w:space="0" w:color="auto"/>
          </w:divBdr>
        </w:div>
        <w:div w:id="670910138">
          <w:marLeft w:val="480"/>
          <w:marRight w:val="0"/>
          <w:marTop w:val="0"/>
          <w:marBottom w:val="0"/>
          <w:divBdr>
            <w:top w:val="none" w:sz="0" w:space="0" w:color="auto"/>
            <w:left w:val="none" w:sz="0" w:space="0" w:color="auto"/>
            <w:bottom w:val="none" w:sz="0" w:space="0" w:color="auto"/>
            <w:right w:val="none" w:sz="0" w:space="0" w:color="auto"/>
          </w:divBdr>
        </w:div>
        <w:div w:id="673148533">
          <w:marLeft w:val="480"/>
          <w:marRight w:val="0"/>
          <w:marTop w:val="0"/>
          <w:marBottom w:val="0"/>
          <w:divBdr>
            <w:top w:val="none" w:sz="0" w:space="0" w:color="auto"/>
            <w:left w:val="none" w:sz="0" w:space="0" w:color="auto"/>
            <w:bottom w:val="none" w:sz="0" w:space="0" w:color="auto"/>
            <w:right w:val="none" w:sz="0" w:space="0" w:color="auto"/>
          </w:divBdr>
        </w:div>
        <w:div w:id="802887660">
          <w:marLeft w:val="480"/>
          <w:marRight w:val="0"/>
          <w:marTop w:val="0"/>
          <w:marBottom w:val="0"/>
          <w:divBdr>
            <w:top w:val="none" w:sz="0" w:space="0" w:color="auto"/>
            <w:left w:val="none" w:sz="0" w:space="0" w:color="auto"/>
            <w:bottom w:val="none" w:sz="0" w:space="0" w:color="auto"/>
            <w:right w:val="none" w:sz="0" w:space="0" w:color="auto"/>
          </w:divBdr>
        </w:div>
        <w:div w:id="805271960">
          <w:marLeft w:val="480"/>
          <w:marRight w:val="0"/>
          <w:marTop w:val="0"/>
          <w:marBottom w:val="0"/>
          <w:divBdr>
            <w:top w:val="none" w:sz="0" w:space="0" w:color="auto"/>
            <w:left w:val="none" w:sz="0" w:space="0" w:color="auto"/>
            <w:bottom w:val="none" w:sz="0" w:space="0" w:color="auto"/>
            <w:right w:val="none" w:sz="0" w:space="0" w:color="auto"/>
          </w:divBdr>
        </w:div>
        <w:div w:id="810370384">
          <w:marLeft w:val="480"/>
          <w:marRight w:val="0"/>
          <w:marTop w:val="0"/>
          <w:marBottom w:val="0"/>
          <w:divBdr>
            <w:top w:val="none" w:sz="0" w:space="0" w:color="auto"/>
            <w:left w:val="none" w:sz="0" w:space="0" w:color="auto"/>
            <w:bottom w:val="none" w:sz="0" w:space="0" w:color="auto"/>
            <w:right w:val="none" w:sz="0" w:space="0" w:color="auto"/>
          </w:divBdr>
        </w:div>
        <w:div w:id="862092350">
          <w:marLeft w:val="480"/>
          <w:marRight w:val="0"/>
          <w:marTop w:val="0"/>
          <w:marBottom w:val="0"/>
          <w:divBdr>
            <w:top w:val="none" w:sz="0" w:space="0" w:color="auto"/>
            <w:left w:val="none" w:sz="0" w:space="0" w:color="auto"/>
            <w:bottom w:val="none" w:sz="0" w:space="0" w:color="auto"/>
            <w:right w:val="none" w:sz="0" w:space="0" w:color="auto"/>
          </w:divBdr>
        </w:div>
        <w:div w:id="868303574">
          <w:marLeft w:val="480"/>
          <w:marRight w:val="0"/>
          <w:marTop w:val="0"/>
          <w:marBottom w:val="0"/>
          <w:divBdr>
            <w:top w:val="none" w:sz="0" w:space="0" w:color="auto"/>
            <w:left w:val="none" w:sz="0" w:space="0" w:color="auto"/>
            <w:bottom w:val="none" w:sz="0" w:space="0" w:color="auto"/>
            <w:right w:val="none" w:sz="0" w:space="0" w:color="auto"/>
          </w:divBdr>
        </w:div>
      </w:divsChild>
    </w:div>
    <w:div w:id="856502168">
      <w:bodyDiv w:val="1"/>
      <w:marLeft w:val="0"/>
      <w:marRight w:val="0"/>
      <w:marTop w:val="0"/>
      <w:marBottom w:val="0"/>
      <w:divBdr>
        <w:top w:val="none" w:sz="0" w:space="0" w:color="auto"/>
        <w:left w:val="none" w:sz="0" w:space="0" w:color="auto"/>
        <w:bottom w:val="none" w:sz="0" w:space="0" w:color="auto"/>
        <w:right w:val="none" w:sz="0" w:space="0" w:color="auto"/>
      </w:divBdr>
    </w:div>
    <w:div w:id="856504417">
      <w:bodyDiv w:val="1"/>
      <w:marLeft w:val="0"/>
      <w:marRight w:val="0"/>
      <w:marTop w:val="0"/>
      <w:marBottom w:val="0"/>
      <w:divBdr>
        <w:top w:val="none" w:sz="0" w:space="0" w:color="auto"/>
        <w:left w:val="none" w:sz="0" w:space="0" w:color="auto"/>
        <w:bottom w:val="none" w:sz="0" w:space="0" w:color="auto"/>
        <w:right w:val="none" w:sz="0" w:space="0" w:color="auto"/>
      </w:divBdr>
    </w:div>
    <w:div w:id="856575004">
      <w:bodyDiv w:val="1"/>
      <w:marLeft w:val="0"/>
      <w:marRight w:val="0"/>
      <w:marTop w:val="0"/>
      <w:marBottom w:val="0"/>
      <w:divBdr>
        <w:top w:val="none" w:sz="0" w:space="0" w:color="auto"/>
        <w:left w:val="none" w:sz="0" w:space="0" w:color="auto"/>
        <w:bottom w:val="none" w:sz="0" w:space="0" w:color="auto"/>
        <w:right w:val="none" w:sz="0" w:space="0" w:color="auto"/>
      </w:divBdr>
    </w:div>
    <w:div w:id="856578659">
      <w:bodyDiv w:val="1"/>
      <w:marLeft w:val="0"/>
      <w:marRight w:val="0"/>
      <w:marTop w:val="0"/>
      <w:marBottom w:val="0"/>
      <w:divBdr>
        <w:top w:val="none" w:sz="0" w:space="0" w:color="auto"/>
        <w:left w:val="none" w:sz="0" w:space="0" w:color="auto"/>
        <w:bottom w:val="none" w:sz="0" w:space="0" w:color="auto"/>
        <w:right w:val="none" w:sz="0" w:space="0" w:color="auto"/>
      </w:divBdr>
    </w:div>
    <w:div w:id="856582013">
      <w:bodyDiv w:val="1"/>
      <w:marLeft w:val="0"/>
      <w:marRight w:val="0"/>
      <w:marTop w:val="0"/>
      <w:marBottom w:val="0"/>
      <w:divBdr>
        <w:top w:val="none" w:sz="0" w:space="0" w:color="auto"/>
        <w:left w:val="none" w:sz="0" w:space="0" w:color="auto"/>
        <w:bottom w:val="none" w:sz="0" w:space="0" w:color="auto"/>
        <w:right w:val="none" w:sz="0" w:space="0" w:color="auto"/>
      </w:divBdr>
    </w:div>
    <w:div w:id="856769480">
      <w:bodyDiv w:val="1"/>
      <w:marLeft w:val="0"/>
      <w:marRight w:val="0"/>
      <w:marTop w:val="0"/>
      <w:marBottom w:val="0"/>
      <w:divBdr>
        <w:top w:val="none" w:sz="0" w:space="0" w:color="auto"/>
        <w:left w:val="none" w:sz="0" w:space="0" w:color="auto"/>
        <w:bottom w:val="none" w:sz="0" w:space="0" w:color="auto"/>
        <w:right w:val="none" w:sz="0" w:space="0" w:color="auto"/>
      </w:divBdr>
    </w:div>
    <w:div w:id="856775798">
      <w:bodyDiv w:val="1"/>
      <w:marLeft w:val="0"/>
      <w:marRight w:val="0"/>
      <w:marTop w:val="0"/>
      <w:marBottom w:val="0"/>
      <w:divBdr>
        <w:top w:val="none" w:sz="0" w:space="0" w:color="auto"/>
        <w:left w:val="none" w:sz="0" w:space="0" w:color="auto"/>
        <w:bottom w:val="none" w:sz="0" w:space="0" w:color="auto"/>
        <w:right w:val="none" w:sz="0" w:space="0" w:color="auto"/>
      </w:divBdr>
    </w:div>
    <w:div w:id="856963876">
      <w:bodyDiv w:val="1"/>
      <w:marLeft w:val="0"/>
      <w:marRight w:val="0"/>
      <w:marTop w:val="0"/>
      <w:marBottom w:val="0"/>
      <w:divBdr>
        <w:top w:val="none" w:sz="0" w:space="0" w:color="auto"/>
        <w:left w:val="none" w:sz="0" w:space="0" w:color="auto"/>
        <w:bottom w:val="none" w:sz="0" w:space="0" w:color="auto"/>
        <w:right w:val="none" w:sz="0" w:space="0" w:color="auto"/>
      </w:divBdr>
    </w:div>
    <w:div w:id="856969822">
      <w:bodyDiv w:val="1"/>
      <w:marLeft w:val="0"/>
      <w:marRight w:val="0"/>
      <w:marTop w:val="0"/>
      <w:marBottom w:val="0"/>
      <w:divBdr>
        <w:top w:val="none" w:sz="0" w:space="0" w:color="auto"/>
        <w:left w:val="none" w:sz="0" w:space="0" w:color="auto"/>
        <w:bottom w:val="none" w:sz="0" w:space="0" w:color="auto"/>
        <w:right w:val="none" w:sz="0" w:space="0" w:color="auto"/>
      </w:divBdr>
    </w:div>
    <w:div w:id="857087963">
      <w:bodyDiv w:val="1"/>
      <w:marLeft w:val="0"/>
      <w:marRight w:val="0"/>
      <w:marTop w:val="0"/>
      <w:marBottom w:val="0"/>
      <w:divBdr>
        <w:top w:val="none" w:sz="0" w:space="0" w:color="auto"/>
        <w:left w:val="none" w:sz="0" w:space="0" w:color="auto"/>
        <w:bottom w:val="none" w:sz="0" w:space="0" w:color="auto"/>
        <w:right w:val="none" w:sz="0" w:space="0" w:color="auto"/>
      </w:divBdr>
    </w:div>
    <w:div w:id="857162697">
      <w:bodyDiv w:val="1"/>
      <w:marLeft w:val="0"/>
      <w:marRight w:val="0"/>
      <w:marTop w:val="0"/>
      <w:marBottom w:val="0"/>
      <w:divBdr>
        <w:top w:val="none" w:sz="0" w:space="0" w:color="auto"/>
        <w:left w:val="none" w:sz="0" w:space="0" w:color="auto"/>
        <w:bottom w:val="none" w:sz="0" w:space="0" w:color="auto"/>
        <w:right w:val="none" w:sz="0" w:space="0" w:color="auto"/>
      </w:divBdr>
    </w:div>
    <w:div w:id="857428986">
      <w:bodyDiv w:val="1"/>
      <w:marLeft w:val="0"/>
      <w:marRight w:val="0"/>
      <w:marTop w:val="0"/>
      <w:marBottom w:val="0"/>
      <w:divBdr>
        <w:top w:val="none" w:sz="0" w:space="0" w:color="auto"/>
        <w:left w:val="none" w:sz="0" w:space="0" w:color="auto"/>
        <w:bottom w:val="none" w:sz="0" w:space="0" w:color="auto"/>
        <w:right w:val="none" w:sz="0" w:space="0" w:color="auto"/>
      </w:divBdr>
    </w:div>
    <w:div w:id="857430176">
      <w:bodyDiv w:val="1"/>
      <w:marLeft w:val="0"/>
      <w:marRight w:val="0"/>
      <w:marTop w:val="0"/>
      <w:marBottom w:val="0"/>
      <w:divBdr>
        <w:top w:val="none" w:sz="0" w:space="0" w:color="auto"/>
        <w:left w:val="none" w:sz="0" w:space="0" w:color="auto"/>
        <w:bottom w:val="none" w:sz="0" w:space="0" w:color="auto"/>
        <w:right w:val="none" w:sz="0" w:space="0" w:color="auto"/>
      </w:divBdr>
    </w:div>
    <w:div w:id="857498508">
      <w:bodyDiv w:val="1"/>
      <w:marLeft w:val="0"/>
      <w:marRight w:val="0"/>
      <w:marTop w:val="0"/>
      <w:marBottom w:val="0"/>
      <w:divBdr>
        <w:top w:val="none" w:sz="0" w:space="0" w:color="auto"/>
        <w:left w:val="none" w:sz="0" w:space="0" w:color="auto"/>
        <w:bottom w:val="none" w:sz="0" w:space="0" w:color="auto"/>
        <w:right w:val="none" w:sz="0" w:space="0" w:color="auto"/>
      </w:divBdr>
    </w:div>
    <w:div w:id="857694684">
      <w:bodyDiv w:val="1"/>
      <w:marLeft w:val="0"/>
      <w:marRight w:val="0"/>
      <w:marTop w:val="0"/>
      <w:marBottom w:val="0"/>
      <w:divBdr>
        <w:top w:val="none" w:sz="0" w:space="0" w:color="auto"/>
        <w:left w:val="none" w:sz="0" w:space="0" w:color="auto"/>
        <w:bottom w:val="none" w:sz="0" w:space="0" w:color="auto"/>
        <w:right w:val="none" w:sz="0" w:space="0" w:color="auto"/>
      </w:divBdr>
    </w:div>
    <w:div w:id="857699524">
      <w:bodyDiv w:val="1"/>
      <w:marLeft w:val="0"/>
      <w:marRight w:val="0"/>
      <w:marTop w:val="0"/>
      <w:marBottom w:val="0"/>
      <w:divBdr>
        <w:top w:val="none" w:sz="0" w:space="0" w:color="auto"/>
        <w:left w:val="none" w:sz="0" w:space="0" w:color="auto"/>
        <w:bottom w:val="none" w:sz="0" w:space="0" w:color="auto"/>
        <w:right w:val="none" w:sz="0" w:space="0" w:color="auto"/>
      </w:divBdr>
    </w:div>
    <w:div w:id="857700365">
      <w:bodyDiv w:val="1"/>
      <w:marLeft w:val="0"/>
      <w:marRight w:val="0"/>
      <w:marTop w:val="0"/>
      <w:marBottom w:val="0"/>
      <w:divBdr>
        <w:top w:val="none" w:sz="0" w:space="0" w:color="auto"/>
        <w:left w:val="none" w:sz="0" w:space="0" w:color="auto"/>
        <w:bottom w:val="none" w:sz="0" w:space="0" w:color="auto"/>
        <w:right w:val="none" w:sz="0" w:space="0" w:color="auto"/>
      </w:divBdr>
    </w:div>
    <w:div w:id="857767634">
      <w:bodyDiv w:val="1"/>
      <w:marLeft w:val="0"/>
      <w:marRight w:val="0"/>
      <w:marTop w:val="0"/>
      <w:marBottom w:val="0"/>
      <w:divBdr>
        <w:top w:val="none" w:sz="0" w:space="0" w:color="auto"/>
        <w:left w:val="none" w:sz="0" w:space="0" w:color="auto"/>
        <w:bottom w:val="none" w:sz="0" w:space="0" w:color="auto"/>
        <w:right w:val="none" w:sz="0" w:space="0" w:color="auto"/>
      </w:divBdr>
    </w:div>
    <w:div w:id="857886705">
      <w:bodyDiv w:val="1"/>
      <w:marLeft w:val="0"/>
      <w:marRight w:val="0"/>
      <w:marTop w:val="0"/>
      <w:marBottom w:val="0"/>
      <w:divBdr>
        <w:top w:val="none" w:sz="0" w:space="0" w:color="auto"/>
        <w:left w:val="none" w:sz="0" w:space="0" w:color="auto"/>
        <w:bottom w:val="none" w:sz="0" w:space="0" w:color="auto"/>
        <w:right w:val="none" w:sz="0" w:space="0" w:color="auto"/>
      </w:divBdr>
    </w:div>
    <w:div w:id="857891594">
      <w:bodyDiv w:val="1"/>
      <w:marLeft w:val="0"/>
      <w:marRight w:val="0"/>
      <w:marTop w:val="0"/>
      <w:marBottom w:val="0"/>
      <w:divBdr>
        <w:top w:val="none" w:sz="0" w:space="0" w:color="auto"/>
        <w:left w:val="none" w:sz="0" w:space="0" w:color="auto"/>
        <w:bottom w:val="none" w:sz="0" w:space="0" w:color="auto"/>
        <w:right w:val="none" w:sz="0" w:space="0" w:color="auto"/>
      </w:divBdr>
    </w:div>
    <w:div w:id="857937142">
      <w:bodyDiv w:val="1"/>
      <w:marLeft w:val="0"/>
      <w:marRight w:val="0"/>
      <w:marTop w:val="0"/>
      <w:marBottom w:val="0"/>
      <w:divBdr>
        <w:top w:val="none" w:sz="0" w:space="0" w:color="auto"/>
        <w:left w:val="none" w:sz="0" w:space="0" w:color="auto"/>
        <w:bottom w:val="none" w:sz="0" w:space="0" w:color="auto"/>
        <w:right w:val="none" w:sz="0" w:space="0" w:color="auto"/>
      </w:divBdr>
    </w:div>
    <w:div w:id="857961179">
      <w:bodyDiv w:val="1"/>
      <w:marLeft w:val="0"/>
      <w:marRight w:val="0"/>
      <w:marTop w:val="0"/>
      <w:marBottom w:val="0"/>
      <w:divBdr>
        <w:top w:val="none" w:sz="0" w:space="0" w:color="auto"/>
        <w:left w:val="none" w:sz="0" w:space="0" w:color="auto"/>
        <w:bottom w:val="none" w:sz="0" w:space="0" w:color="auto"/>
        <w:right w:val="none" w:sz="0" w:space="0" w:color="auto"/>
      </w:divBdr>
    </w:div>
    <w:div w:id="857961434">
      <w:bodyDiv w:val="1"/>
      <w:marLeft w:val="0"/>
      <w:marRight w:val="0"/>
      <w:marTop w:val="0"/>
      <w:marBottom w:val="0"/>
      <w:divBdr>
        <w:top w:val="none" w:sz="0" w:space="0" w:color="auto"/>
        <w:left w:val="none" w:sz="0" w:space="0" w:color="auto"/>
        <w:bottom w:val="none" w:sz="0" w:space="0" w:color="auto"/>
        <w:right w:val="none" w:sz="0" w:space="0" w:color="auto"/>
      </w:divBdr>
    </w:div>
    <w:div w:id="857964062">
      <w:bodyDiv w:val="1"/>
      <w:marLeft w:val="0"/>
      <w:marRight w:val="0"/>
      <w:marTop w:val="0"/>
      <w:marBottom w:val="0"/>
      <w:divBdr>
        <w:top w:val="none" w:sz="0" w:space="0" w:color="auto"/>
        <w:left w:val="none" w:sz="0" w:space="0" w:color="auto"/>
        <w:bottom w:val="none" w:sz="0" w:space="0" w:color="auto"/>
        <w:right w:val="none" w:sz="0" w:space="0" w:color="auto"/>
      </w:divBdr>
    </w:div>
    <w:div w:id="858156563">
      <w:bodyDiv w:val="1"/>
      <w:marLeft w:val="0"/>
      <w:marRight w:val="0"/>
      <w:marTop w:val="0"/>
      <w:marBottom w:val="0"/>
      <w:divBdr>
        <w:top w:val="none" w:sz="0" w:space="0" w:color="auto"/>
        <w:left w:val="none" w:sz="0" w:space="0" w:color="auto"/>
        <w:bottom w:val="none" w:sz="0" w:space="0" w:color="auto"/>
        <w:right w:val="none" w:sz="0" w:space="0" w:color="auto"/>
      </w:divBdr>
      <w:divsChild>
        <w:div w:id="98448689">
          <w:marLeft w:val="480"/>
          <w:marRight w:val="0"/>
          <w:marTop w:val="0"/>
          <w:marBottom w:val="0"/>
          <w:divBdr>
            <w:top w:val="none" w:sz="0" w:space="0" w:color="auto"/>
            <w:left w:val="none" w:sz="0" w:space="0" w:color="auto"/>
            <w:bottom w:val="none" w:sz="0" w:space="0" w:color="auto"/>
            <w:right w:val="none" w:sz="0" w:space="0" w:color="auto"/>
          </w:divBdr>
        </w:div>
        <w:div w:id="103312577">
          <w:marLeft w:val="480"/>
          <w:marRight w:val="0"/>
          <w:marTop w:val="0"/>
          <w:marBottom w:val="0"/>
          <w:divBdr>
            <w:top w:val="none" w:sz="0" w:space="0" w:color="auto"/>
            <w:left w:val="none" w:sz="0" w:space="0" w:color="auto"/>
            <w:bottom w:val="none" w:sz="0" w:space="0" w:color="auto"/>
            <w:right w:val="none" w:sz="0" w:space="0" w:color="auto"/>
          </w:divBdr>
        </w:div>
        <w:div w:id="185870450">
          <w:marLeft w:val="480"/>
          <w:marRight w:val="0"/>
          <w:marTop w:val="0"/>
          <w:marBottom w:val="0"/>
          <w:divBdr>
            <w:top w:val="none" w:sz="0" w:space="0" w:color="auto"/>
            <w:left w:val="none" w:sz="0" w:space="0" w:color="auto"/>
            <w:bottom w:val="none" w:sz="0" w:space="0" w:color="auto"/>
            <w:right w:val="none" w:sz="0" w:space="0" w:color="auto"/>
          </w:divBdr>
        </w:div>
        <w:div w:id="287124623">
          <w:marLeft w:val="480"/>
          <w:marRight w:val="0"/>
          <w:marTop w:val="0"/>
          <w:marBottom w:val="0"/>
          <w:divBdr>
            <w:top w:val="none" w:sz="0" w:space="0" w:color="auto"/>
            <w:left w:val="none" w:sz="0" w:space="0" w:color="auto"/>
            <w:bottom w:val="none" w:sz="0" w:space="0" w:color="auto"/>
            <w:right w:val="none" w:sz="0" w:space="0" w:color="auto"/>
          </w:divBdr>
        </w:div>
        <w:div w:id="321010841">
          <w:marLeft w:val="480"/>
          <w:marRight w:val="0"/>
          <w:marTop w:val="0"/>
          <w:marBottom w:val="0"/>
          <w:divBdr>
            <w:top w:val="none" w:sz="0" w:space="0" w:color="auto"/>
            <w:left w:val="none" w:sz="0" w:space="0" w:color="auto"/>
            <w:bottom w:val="none" w:sz="0" w:space="0" w:color="auto"/>
            <w:right w:val="none" w:sz="0" w:space="0" w:color="auto"/>
          </w:divBdr>
        </w:div>
        <w:div w:id="424615368">
          <w:marLeft w:val="480"/>
          <w:marRight w:val="0"/>
          <w:marTop w:val="0"/>
          <w:marBottom w:val="0"/>
          <w:divBdr>
            <w:top w:val="none" w:sz="0" w:space="0" w:color="auto"/>
            <w:left w:val="none" w:sz="0" w:space="0" w:color="auto"/>
            <w:bottom w:val="none" w:sz="0" w:space="0" w:color="auto"/>
            <w:right w:val="none" w:sz="0" w:space="0" w:color="auto"/>
          </w:divBdr>
        </w:div>
        <w:div w:id="459616535">
          <w:marLeft w:val="480"/>
          <w:marRight w:val="0"/>
          <w:marTop w:val="0"/>
          <w:marBottom w:val="0"/>
          <w:divBdr>
            <w:top w:val="none" w:sz="0" w:space="0" w:color="auto"/>
            <w:left w:val="none" w:sz="0" w:space="0" w:color="auto"/>
            <w:bottom w:val="none" w:sz="0" w:space="0" w:color="auto"/>
            <w:right w:val="none" w:sz="0" w:space="0" w:color="auto"/>
          </w:divBdr>
        </w:div>
        <w:div w:id="595557270">
          <w:marLeft w:val="480"/>
          <w:marRight w:val="0"/>
          <w:marTop w:val="0"/>
          <w:marBottom w:val="0"/>
          <w:divBdr>
            <w:top w:val="none" w:sz="0" w:space="0" w:color="auto"/>
            <w:left w:val="none" w:sz="0" w:space="0" w:color="auto"/>
            <w:bottom w:val="none" w:sz="0" w:space="0" w:color="auto"/>
            <w:right w:val="none" w:sz="0" w:space="0" w:color="auto"/>
          </w:divBdr>
        </w:div>
        <w:div w:id="597831456">
          <w:marLeft w:val="480"/>
          <w:marRight w:val="0"/>
          <w:marTop w:val="0"/>
          <w:marBottom w:val="0"/>
          <w:divBdr>
            <w:top w:val="none" w:sz="0" w:space="0" w:color="auto"/>
            <w:left w:val="none" w:sz="0" w:space="0" w:color="auto"/>
            <w:bottom w:val="none" w:sz="0" w:space="0" w:color="auto"/>
            <w:right w:val="none" w:sz="0" w:space="0" w:color="auto"/>
          </w:divBdr>
        </w:div>
        <w:div w:id="626132181">
          <w:marLeft w:val="480"/>
          <w:marRight w:val="0"/>
          <w:marTop w:val="0"/>
          <w:marBottom w:val="0"/>
          <w:divBdr>
            <w:top w:val="none" w:sz="0" w:space="0" w:color="auto"/>
            <w:left w:val="none" w:sz="0" w:space="0" w:color="auto"/>
            <w:bottom w:val="none" w:sz="0" w:space="0" w:color="auto"/>
            <w:right w:val="none" w:sz="0" w:space="0" w:color="auto"/>
          </w:divBdr>
        </w:div>
        <w:div w:id="668408485">
          <w:marLeft w:val="480"/>
          <w:marRight w:val="0"/>
          <w:marTop w:val="0"/>
          <w:marBottom w:val="0"/>
          <w:divBdr>
            <w:top w:val="none" w:sz="0" w:space="0" w:color="auto"/>
            <w:left w:val="none" w:sz="0" w:space="0" w:color="auto"/>
            <w:bottom w:val="none" w:sz="0" w:space="0" w:color="auto"/>
            <w:right w:val="none" w:sz="0" w:space="0" w:color="auto"/>
          </w:divBdr>
        </w:div>
        <w:div w:id="702363217">
          <w:marLeft w:val="480"/>
          <w:marRight w:val="0"/>
          <w:marTop w:val="0"/>
          <w:marBottom w:val="0"/>
          <w:divBdr>
            <w:top w:val="none" w:sz="0" w:space="0" w:color="auto"/>
            <w:left w:val="none" w:sz="0" w:space="0" w:color="auto"/>
            <w:bottom w:val="none" w:sz="0" w:space="0" w:color="auto"/>
            <w:right w:val="none" w:sz="0" w:space="0" w:color="auto"/>
          </w:divBdr>
        </w:div>
        <w:div w:id="731853334">
          <w:marLeft w:val="480"/>
          <w:marRight w:val="0"/>
          <w:marTop w:val="0"/>
          <w:marBottom w:val="0"/>
          <w:divBdr>
            <w:top w:val="none" w:sz="0" w:space="0" w:color="auto"/>
            <w:left w:val="none" w:sz="0" w:space="0" w:color="auto"/>
            <w:bottom w:val="none" w:sz="0" w:space="0" w:color="auto"/>
            <w:right w:val="none" w:sz="0" w:space="0" w:color="auto"/>
          </w:divBdr>
        </w:div>
        <w:div w:id="767770797">
          <w:marLeft w:val="480"/>
          <w:marRight w:val="0"/>
          <w:marTop w:val="0"/>
          <w:marBottom w:val="0"/>
          <w:divBdr>
            <w:top w:val="none" w:sz="0" w:space="0" w:color="auto"/>
            <w:left w:val="none" w:sz="0" w:space="0" w:color="auto"/>
            <w:bottom w:val="none" w:sz="0" w:space="0" w:color="auto"/>
            <w:right w:val="none" w:sz="0" w:space="0" w:color="auto"/>
          </w:divBdr>
        </w:div>
        <w:div w:id="805974986">
          <w:marLeft w:val="480"/>
          <w:marRight w:val="0"/>
          <w:marTop w:val="0"/>
          <w:marBottom w:val="0"/>
          <w:divBdr>
            <w:top w:val="none" w:sz="0" w:space="0" w:color="auto"/>
            <w:left w:val="none" w:sz="0" w:space="0" w:color="auto"/>
            <w:bottom w:val="none" w:sz="0" w:space="0" w:color="auto"/>
            <w:right w:val="none" w:sz="0" w:space="0" w:color="auto"/>
          </w:divBdr>
        </w:div>
        <w:div w:id="807942171">
          <w:marLeft w:val="480"/>
          <w:marRight w:val="0"/>
          <w:marTop w:val="0"/>
          <w:marBottom w:val="0"/>
          <w:divBdr>
            <w:top w:val="none" w:sz="0" w:space="0" w:color="auto"/>
            <w:left w:val="none" w:sz="0" w:space="0" w:color="auto"/>
            <w:bottom w:val="none" w:sz="0" w:space="0" w:color="auto"/>
            <w:right w:val="none" w:sz="0" w:space="0" w:color="auto"/>
          </w:divBdr>
        </w:div>
        <w:div w:id="811600282">
          <w:marLeft w:val="480"/>
          <w:marRight w:val="0"/>
          <w:marTop w:val="0"/>
          <w:marBottom w:val="0"/>
          <w:divBdr>
            <w:top w:val="none" w:sz="0" w:space="0" w:color="auto"/>
            <w:left w:val="none" w:sz="0" w:space="0" w:color="auto"/>
            <w:bottom w:val="none" w:sz="0" w:space="0" w:color="auto"/>
            <w:right w:val="none" w:sz="0" w:space="0" w:color="auto"/>
          </w:divBdr>
        </w:div>
        <w:div w:id="820851647">
          <w:marLeft w:val="480"/>
          <w:marRight w:val="0"/>
          <w:marTop w:val="0"/>
          <w:marBottom w:val="0"/>
          <w:divBdr>
            <w:top w:val="none" w:sz="0" w:space="0" w:color="auto"/>
            <w:left w:val="none" w:sz="0" w:space="0" w:color="auto"/>
            <w:bottom w:val="none" w:sz="0" w:space="0" w:color="auto"/>
            <w:right w:val="none" w:sz="0" w:space="0" w:color="auto"/>
          </w:divBdr>
        </w:div>
      </w:divsChild>
    </w:div>
    <w:div w:id="858157201">
      <w:bodyDiv w:val="1"/>
      <w:marLeft w:val="0"/>
      <w:marRight w:val="0"/>
      <w:marTop w:val="0"/>
      <w:marBottom w:val="0"/>
      <w:divBdr>
        <w:top w:val="none" w:sz="0" w:space="0" w:color="auto"/>
        <w:left w:val="none" w:sz="0" w:space="0" w:color="auto"/>
        <w:bottom w:val="none" w:sz="0" w:space="0" w:color="auto"/>
        <w:right w:val="none" w:sz="0" w:space="0" w:color="auto"/>
      </w:divBdr>
    </w:div>
    <w:div w:id="858205890">
      <w:bodyDiv w:val="1"/>
      <w:marLeft w:val="0"/>
      <w:marRight w:val="0"/>
      <w:marTop w:val="0"/>
      <w:marBottom w:val="0"/>
      <w:divBdr>
        <w:top w:val="none" w:sz="0" w:space="0" w:color="auto"/>
        <w:left w:val="none" w:sz="0" w:space="0" w:color="auto"/>
        <w:bottom w:val="none" w:sz="0" w:space="0" w:color="auto"/>
        <w:right w:val="none" w:sz="0" w:space="0" w:color="auto"/>
      </w:divBdr>
    </w:div>
    <w:div w:id="858356797">
      <w:bodyDiv w:val="1"/>
      <w:marLeft w:val="0"/>
      <w:marRight w:val="0"/>
      <w:marTop w:val="0"/>
      <w:marBottom w:val="0"/>
      <w:divBdr>
        <w:top w:val="none" w:sz="0" w:space="0" w:color="auto"/>
        <w:left w:val="none" w:sz="0" w:space="0" w:color="auto"/>
        <w:bottom w:val="none" w:sz="0" w:space="0" w:color="auto"/>
        <w:right w:val="none" w:sz="0" w:space="0" w:color="auto"/>
      </w:divBdr>
    </w:div>
    <w:div w:id="858544134">
      <w:bodyDiv w:val="1"/>
      <w:marLeft w:val="0"/>
      <w:marRight w:val="0"/>
      <w:marTop w:val="0"/>
      <w:marBottom w:val="0"/>
      <w:divBdr>
        <w:top w:val="none" w:sz="0" w:space="0" w:color="auto"/>
        <w:left w:val="none" w:sz="0" w:space="0" w:color="auto"/>
        <w:bottom w:val="none" w:sz="0" w:space="0" w:color="auto"/>
        <w:right w:val="none" w:sz="0" w:space="0" w:color="auto"/>
      </w:divBdr>
    </w:div>
    <w:div w:id="858548882">
      <w:bodyDiv w:val="1"/>
      <w:marLeft w:val="0"/>
      <w:marRight w:val="0"/>
      <w:marTop w:val="0"/>
      <w:marBottom w:val="0"/>
      <w:divBdr>
        <w:top w:val="none" w:sz="0" w:space="0" w:color="auto"/>
        <w:left w:val="none" w:sz="0" w:space="0" w:color="auto"/>
        <w:bottom w:val="none" w:sz="0" w:space="0" w:color="auto"/>
        <w:right w:val="none" w:sz="0" w:space="0" w:color="auto"/>
      </w:divBdr>
    </w:div>
    <w:div w:id="858588598">
      <w:bodyDiv w:val="1"/>
      <w:marLeft w:val="0"/>
      <w:marRight w:val="0"/>
      <w:marTop w:val="0"/>
      <w:marBottom w:val="0"/>
      <w:divBdr>
        <w:top w:val="none" w:sz="0" w:space="0" w:color="auto"/>
        <w:left w:val="none" w:sz="0" w:space="0" w:color="auto"/>
        <w:bottom w:val="none" w:sz="0" w:space="0" w:color="auto"/>
        <w:right w:val="none" w:sz="0" w:space="0" w:color="auto"/>
      </w:divBdr>
    </w:div>
    <w:div w:id="858616105">
      <w:bodyDiv w:val="1"/>
      <w:marLeft w:val="0"/>
      <w:marRight w:val="0"/>
      <w:marTop w:val="0"/>
      <w:marBottom w:val="0"/>
      <w:divBdr>
        <w:top w:val="none" w:sz="0" w:space="0" w:color="auto"/>
        <w:left w:val="none" w:sz="0" w:space="0" w:color="auto"/>
        <w:bottom w:val="none" w:sz="0" w:space="0" w:color="auto"/>
        <w:right w:val="none" w:sz="0" w:space="0" w:color="auto"/>
      </w:divBdr>
    </w:div>
    <w:div w:id="858617815">
      <w:bodyDiv w:val="1"/>
      <w:marLeft w:val="0"/>
      <w:marRight w:val="0"/>
      <w:marTop w:val="0"/>
      <w:marBottom w:val="0"/>
      <w:divBdr>
        <w:top w:val="none" w:sz="0" w:space="0" w:color="auto"/>
        <w:left w:val="none" w:sz="0" w:space="0" w:color="auto"/>
        <w:bottom w:val="none" w:sz="0" w:space="0" w:color="auto"/>
        <w:right w:val="none" w:sz="0" w:space="0" w:color="auto"/>
      </w:divBdr>
    </w:div>
    <w:div w:id="858660760">
      <w:bodyDiv w:val="1"/>
      <w:marLeft w:val="0"/>
      <w:marRight w:val="0"/>
      <w:marTop w:val="0"/>
      <w:marBottom w:val="0"/>
      <w:divBdr>
        <w:top w:val="none" w:sz="0" w:space="0" w:color="auto"/>
        <w:left w:val="none" w:sz="0" w:space="0" w:color="auto"/>
        <w:bottom w:val="none" w:sz="0" w:space="0" w:color="auto"/>
        <w:right w:val="none" w:sz="0" w:space="0" w:color="auto"/>
      </w:divBdr>
    </w:div>
    <w:div w:id="858660887">
      <w:bodyDiv w:val="1"/>
      <w:marLeft w:val="0"/>
      <w:marRight w:val="0"/>
      <w:marTop w:val="0"/>
      <w:marBottom w:val="0"/>
      <w:divBdr>
        <w:top w:val="none" w:sz="0" w:space="0" w:color="auto"/>
        <w:left w:val="none" w:sz="0" w:space="0" w:color="auto"/>
        <w:bottom w:val="none" w:sz="0" w:space="0" w:color="auto"/>
        <w:right w:val="none" w:sz="0" w:space="0" w:color="auto"/>
      </w:divBdr>
    </w:div>
    <w:div w:id="858858242">
      <w:bodyDiv w:val="1"/>
      <w:marLeft w:val="0"/>
      <w:marRight w:val="0"/>
      <w:marTop w:val="0"/>
      <w:marBottom w:val="0"/>
      <w:divBdr>
        <w:top w:val="none" w:sz="0" w:space="0" w:color="auto"/>
        <w:left w:val="none" w:sz="0" w:space="0" w:color="auto"/>
        <w:bottom w:val="none" w:sz="0" w:space="0" w:color="auto"/>
        <w:right w:val="none" w:sz="0" w:space="0" w:color="auto"/>
      </w:divBdr>
    </w:div>
    <w:div w:id="858930650">
      <w:bodyDiv w:val="1"/>
      <w:marLeft w:val="0"/>
      <w:marRight w:val="0"/>
      <w:marTop w:val="0"/>
      <w:marBottom w:val="0"/>
      <w:divBdr>
        <w:top w:val="none" w:sz="0" w:space="0" w:color="auto"/>
        <w:left w:val="none" w:sz="0" w:space="0" w:color="auto"/>
        <w:bottom w:val="none" w:sz="0" w:space="0" w:color="auto"/>
        <w:right w:val="none" w:sz="0" w:space="0" w:color="auto"/>
      </w:divBdr>
    </w:div>
    <w:div w:id="858931184">
      <w:bodyDiv w:val="1"/>
      <w:marLeft w:val="0"/>
      <w:marRight w:val="0"/>
      <w:marTop w:val="0"/>
      <w:marBottom w:val="0"/>
      <w:divBdr>
        <w:top w:val="none" w:sz="0" w:space="0" w:color="auto"/>
        <w:left w:val="none" w:sz="0" w:space="0" w:color="auto"/>
        <w:bottom w:val="none" w:sz="0" w:space="0" w:color="auto"/>
        <w:right w:val="none" w:sz="0" w:space="0" w:color="auto"/>
      </w:divBdr>
    </w:div>
    <w:div w:id="859275117">
      <w:bodyDiv w:val="1"/>
      <w:marLeft w:val="0"/>
      <w:marRight w:val="0"/>
      <w:marTop w:val="0"/>
      <w:marBottom w:val="0"/>
      <w:divBdr>
        <w:top w:val="none" w:sz="0" w:space="0" w:color="auto"/>
        <w:left w:val="none" w:sz="0" w:space="0" w:color="auto"/>
        <w:bottom w:val="none" w:sz="0" w:space="0" w:color="auto"/>
        <w:right w:val="none" w:sz="0" w:space="0" w:color="auto"/>
      </w:divBdr>
    </w:div>
    <w:div w:id="859392847">
      <w:bodyDiv w:val="1"/>
      <w:marLeft w:val="0"/>
      <w:marRight w:val="0"/>
      <w:marTop w:val="0"/>
      <w:marBottom w:val="0"/>
      <w:divBdr>
        <w:top w:val="none" w:sz="0" w:space="0" w:color="auto"/>
        <w:left w:val="none" w:sz="0" w:space="0" w:color="auto"/>
        <w:bottom w:val="none" w:sz="0" w:space="0" w:color="auto"/>
        <w:right w:val="none" w:sz="0" w:space="0" w:color="auto"/>
      </w:divBdr>
    </w:div>
    <w:div w:id="859440538">
      <w:bodyDiv w:val="1"/>
      <w:marLeft w:val="0"/>
      <w:marRight w:val="0"/>
      <w:marTop w:val="0"/>
      <w:marBottom w:val="0"/>
      <w:divBdr>
        <w:top w:val="none" w:sz="0" w:space="0" w:color="auto"/>
        <w:left w:val="none" w:sz="0" w:space="0" w:color="auto"/>
        <w:bottom w:val="none" w:sz="0" w:space="0" w:color="auto"/>
        <w:right w:val="none" w:sz="0" w:space="0" w:color="auto"/>
      </w:divBdr>
    </w:div>
    <w:div w:id="859467565">
      <w:bodyDiv w:val="1"/>
      <w:marLeft w:val="0"/>
      <w:marRight w:val="0"/>
      <w:marTop w:val="0"/>
      <w:marBottom w:val="0"/>
      <w:divBdr>
        <w:top w:val="none" w:sz="0" w:space="0" w:color="auto"/>
        <w:left w:val="none" w:sz="0" w:space="0" w:color="auto"/>
        <w:bottom w:val="none" w:sz="0" w:space="0" w:color="auto"/>
        <w:right w:val="none" w:sz="0" w:space="0" w:color="auto"/>
      </w:divBdr>
    </w:div>
    <w:div w:id="859781423">
      <w:bodyDiv w:val="1"/>
      <w:marLeft w:val="0"/>
      <w:marRight w:val="0"/>
      <w:marTop w:val="0"/>
      <w:marBottom w:val="0"/>
      <w:divBdr>
        <w:top w:val="none" w:sz="0" w:space="0" w:color="auto"/>
        <w:left w:val="none" w:sz="0" w:space="0" w:color="auto"/>
        <w:bottom w:val="none" w:sz="0" w:space="0" w:color="auto"/>
        <w:right w:val="none" w:sz="0" w:space="0" w:color="auto"/>
      </w:divBdr>
    </w:div>
    <w:div w:id="859854737">
      <w:bodyDiv w:val="1"/>
      <w:marLeft w:val="0"/>
      <w:marRight w:val="0"/>
      <w:marTop w:val="0"/>
      <w:marBottom w:val="0"/>
      <w:divBdr>
        <w:top w:val="none" w:sz="0" w:space="0" w:color="auto"/>
        <w:left w:val="none" w:sz="0" w:space="0" w:color="auto"/>
        <w:bottom w:val="none" w:sz="0" w:space="0" w:color="auto"/>
        <w:right w:val="none" w:sz="0" w:space="0" w:color="auto"/>
      </w:divBdr>
    </w:div>
    <w:div w:id="859901836">
      <w:bodyDiv w:val="1"/>
      <w:marLeft w:val="0"/>
      <w:marRight w:val="0"/>
      <w:marTop w:val="0"/>
      <w:marBottom w:val="0"/>
      <w:divBdr>
        <w:top w:val="none" w:sz="0" w:space="0" w:color="auto"/>
        <w:left w:val="none" w:sz="0" w:space="0" w:color="auto"/>
        <w:bottom w:val="none" w:sz="0" w:space="0" w:color="auto"/>
        <w:right w:val="none" w:sz="0" w:space="0" w:color="auto"/>
      </w:divBdr>
    </w:div>
    <w:div w:id="860047881">
      <w:bodyDiv w:val="1"/>
      <w:marLeft w:val="0"/>
      <w:marRight w:val="0"/>
      <w:marTop w:val="0"/>
      <w:marBottom w:val="0"/>
      <w:divBdr>
        <w:top w:val="none" w:sz="0" w:space="0" w:color="auto"/>
        <w:left w:val="none" w:sz="0" w:space="0" w:color="auto"/>
        <w:bottom w:val="none" w:sz="0" w:space="0" w:color="auto"/>
        <w:right w:val="none" w:sz="0" w:space="0" w:color="auto"/>
      </w:divBdr>
    </w:div>
    <w:div w:id="860361958">
      <w:bodyDiv w:val="1"/>
      <w:marLeft w:val="0"/>
      <w:marRight w:val="0"/>
      <w:marTop w:val="0"/>
      <w:marBottom w:val="0"/>
      <w:divBdr>
        <w:top w:val="none" w:sz="0" w:space="0" w:color="auto"/>
        <w:left w:val="none" w:sz="0" w:space="0" w:color="auto"/>
        <w:bottom w:val="none" w:sz="0" w:space="0" w:color="auto"/>
        <w:right w:val="none" w:sz="0" w:space="0" w:color="auto"/>
      </w:divBdr>
      <w:divsChild>
        <w:div w:id="44573782">
          <w:marLeft w:val="480"/>
          <w:marRight w:val="0"/>
          <w:marTop w:val="0"/>
          <w:marBottom w:val="0"/>
          <w:divBdr>
            <w:top w:val="none" w:sz="0" w:space="0" w:color="auto"/>
            <w:left w:val="none" w:sz="0" w:space="0" w:color="auto"/>
            <w:bottom w:val="none" w:sz="0" w:space="0" w:color="auto"/>
            <w:right w:val="none" w:sz="0" w:space="0" w:color="auto"/>
          </w:divBdr>
        </w:div>
        <w:div w:id="91513254">
          <w:marLeft w:val="480"/>
          <w:marRight w:val="0"/>
          <w:marTop w:val="0"/>
          <w:marBottom w:val="0"/>
          <w:divBdr>
            <w:top w:val="none" w:sz="0" w:space="0" w:color="auto"/>
            <w:left w:val="none" w:sz="0" w:space="0" w:color="auto"/>
            <w:bottom w:val="none" w:sz="0" w:space="0" w:color="auto"/>
            <w:right w:val="none" w:sz="0" w:space="0" w:color="auto"/>
          </w:divBdr>
        </w:div>
        <w:div w:id="159857837">
          <w:marLeft w:val="480"/>
          <w:marRight w:val="0"/>
          <w:marTop w:val="0"/>
          <w:marBottom w:val="0"/>
          <w:divBdr>
            <w:top w:val="none" w:sz="0" w:space="0" w:color="auto"/>
            <w:left w:val="none" w:sz="0" w:space="0" w:color="auto"/>
            <w:bottom w:val="none" w:sz="0" w:space="0" w:color="auto"/>
            <w:right w:val="none" w:sz="0" w:space="0" w:color="auto"/>
          </w:divBdr>
        </w:div>
        <w:div w:id="160701667">
          <w:marLeft w:val="480"/>
          <w:marRight w:val="0"/>
          <w:marTop w:val="0"/>
          <w:marBottom w:val="0"/>
          <w:divBdr>
            <w:top w:val="none" w:sz="0" w:space="0" w:color="auto"/>
            <w:left w:val="none" w:sz="0" w:space="0" w:color="auto"/>
            <w:bottom w:val="none" w:sz="0" w:space="0" w:color="auto"/>
            <w:right w:val="none" w:sz="0" w:space="0" w:color="auto"/>
          </w:divBdr>
        </w:div>
        <w:div w:id="164365141">
          <w:marLeft w:val="480"/>
          <w:marRight w:val="0"/>
          <w:marTop w:val="0"/>
          <w:marBottom w:val="0"/>
          <w:divBdr>
            <w:top w:val="none" w:sz="0" w:space="0" w:color="auto"/>
            <w:left w:val="none" w:sz="0" w:space="0" w:color="auto"/>
            <w:bottom w:val="none" w:sz="0" w:space="0" w:color="auto"/>
            <w:right w:val="none" w:sz="0" w:space="0" w:color="auto"/>
          </w:divBdr>
        </w:div>
        <w:div w:id="260768907">
          <w:marLeft w:val="480"/>
          <w:marRight w:val="0"/>
          <w:marTop w:val="0"/>
          <w:marBottom w:val="0"/>
          <w:divBdr>
            <w:top w:val="none" w:sz="0" w:space="0" w:color="auto"/>
            <w:left w:val="none" w:sz="0" w:space="0" w:color="auto"/>
            <w:bottom w:val="none" w:sz="0" w:space="0" w:color="auto"/>
            <w:right w:val="none" w:sz="0" w:space="0" w:color="auto"/>
          </w:divBdr>
        </w:div>
        <w:div w:id="263000512">
          <w:marLeft w:val="480"/>
          <w:marRight w:val="0"/>
          <w:marTop w:val="0"/>
          <w:marBottom w:val="0"/>
          <w:divBdr>
            <w:top w:val="none" w:sz="0" w:space="0" w:color="auto"/>
            <w:left w:val="none" w:sz="0" w:space="0" w:color="auto"/>
            <w:bottom w:val="none" w:sz="0" w:space="0" w:color="auto"/>
            <w:right w:val="none" w:sz="0" w:space="0" w:color="auto"/>
          </w:divBdr>
        </w:div>
        <w:div w:id="394400242">
          <w:marLeft w:val="480"/>
          <w:marRight w:val="0"/>
          <w:marTop w:val="0"/>
          <w:marBottom w:val="0"/>
          <w:divBdr>
            <w:top w:val="none" w:sz="0" w:space="0" w:color="auto"/>
            <w:left w:val="none" w:sz="0" w:space="0" w:color="auto"/>
            <w:bottom w:val="none" w:sz="0" w:space="0" w:color="auto"/>
            <w:right w:val="none" w:sz="0" w:space="0" w:color="auto"/>
          </w:divBdr>
        </w:div>
        <w:div w:id="406848262">
          <w:marLeft w:val="480"/>
          <w:marRight w:val="0"/>
          <w:marTop w:val="0"/>
          <w:marBottom w:val="0"/>
          <w:divBdr>
            <w:top w:val="none" w:sz="0" w:space="0" w:color="auto"/>
            <w:left w:val="none" w:sz="0" w:space="0" w:color="auto"/>
            <w:bottom w:val="none" w:sz="0" w:space="0" w:color="auto"/>
            <w:right w:val="none" w:sz="0" w:space="0" w:color="auto"/>
          </w:divBdr>
        </w:div>
        <w:div w:id="425342827">
          <w:marLeft w:val="480"/>
          <w:marRight w:val="0"/>
          <w:marTop w:val="0"/>
          <w:marBottom w:val="0"/>
          <w:divBdr>
            <w:top w:val="none" w:sz="0" w:space="0" w:color="auto"/>
            <w:left w:val="none" w:sz="0" w:space="0" w:color="auto"/>
            <w:bottom w:val="none" w:sz="0" w:space="0" w:color="auto"/>
            <w:right w:val="none" w:sz="0" w:space="0" w:color="auto"/>
          </w:divBdr>
        </w:div>
        <w:div w:id="427895661">
          <w:marLeft w:val="480"/>
          <w:marRight w:val="0"/>
          <w:marTop w:val="0"/>
          <w:marBottom w:val="0"/>
          <w:divBdr>
            <w:top w:val="none" w:sz="0" w:space="0" w:color="auto"/>
            <w:left w:val="none" w:sz="0" w:space="0" w:color="auto"/>
            <w:bottom w:val="none" w:sz="0" w:space="0" w:color="auto"/>
            <w:right w:val="none" w:sz="0" w:space="0" w:color="auto"/>
          </w:divBdr>
        </w:div>
        <w:div w:id="432670531">
          <w:marLeft w:val="480"/>
          <w:marRight w:val="0"/>
          <w:marTop w:val="0"/>
          <w:marBottom w:val="0"/>
          <w:divBdr>
            <w:top w:val="none" w:sz="0" w:space="0" w:color="auto"/>
            <w:left w:val="none" w:sz="0" w:space="0" w:color="auto"/>
            <w:bottom w:val="none" w:sz="0" w:space="0" w:color="auto"/>
            <w:right w:val="none" w:sz="0" w:space="0" w:color="auto"/>
          </w:divBdr>
        </w:div>
        <w:div w:id="476840414">
          <w:marLeft w:val="480"/>
          <w:marRight w:val="0"/>
          <w:marTop w:val="0"/>
          <w:marBottom w:val="0"/>
          <w:divBdr>
            <w:top w:val="none" w:sz="0" w:space="0" w:color="auto"/>
            <w:left w:val="none" w:sz="0" w:space="0" w:color="auto"/>
            <w:bottom w:val="none" w:sz="0" w:space="0" w:color="auto"/>
            <w:right w:val="none" w:sz="0" w:space="0" w:color="auto"/>
          </w:divBdr>
        </w:div>
        <w:div w:id="548810159">
          <w:marLeft w:val="480"/>
          <w:marRight w:val="0"/>
          <w:marTop w:val="0"/>
          <w:marBottom w:val="0"/>
          <w:divBdr>
            <w:top w:val="none" w:sz="0" w:space="0" w:color="auto"/>
            <w:left w:val="none" w:sz="0" w:space="0" w:color="auto"/>
            <w:bottom w:val="none" w:sz="0" w:space="0" w:color="auto"/>
            <w:right w:val="none" w:sz="0" w:space="0" w:color="auto"/>
          </w:divBdr>
        </w:div>
        <w:div w:id="720404412">
          <w:marLeft w:val="480"/>
          <w:marRight w:val="0"/>
          <w:marTop w:val="0"/>
          <w:marBottom w:val="0"/>
          <w:divBdr>
            <w:top w:val="none" w:sz="0" w:space="0" w:color="auto"/>
            <w:left w:val="none" w:sz="0" w:space="0" w:color="auto"/>
            <w:bottom w:val="none" w:sz="0" w:space="0" w:color="auto"/>
            <w:right w:val="none" w:sz="0" w:space="0" w:color="auto"/>
          </w:divBdr>
        </w:div>
        <w:div w:id="784932436">
          <w:marLeft w:val="480"/>
          <w:marRight w:val="0"/>
          <w:marTop w:val="0"/>
          <w:marBottom w:val="0"/>
          <w:divBdr>
            <w:top w:val="none" w:sz="0" w:space="0" w:color="auto"/>
            <w:left w:val="none" w:sz="0" w:space="0" w:color="auto"/>
            <w:bottom w:val="none" w:sz="0" w:space="0" w:color="auto"/>
            <w:right w:val="none" w:sz="0" w:space="0" w:color="auto"/>
          </w:divBdr>
        </w:div>
        <w:div w:id="860171102">
          <w:marLeft w:val="480"/>
          <w:marRight w:val="0"/>
          <w:marTop w:val="0"/>
          <w:marBottom w:val="0"/>
          <w:divBdr>
            <w:top w:val="none" w:sz="0" w:space="0" w:color="auto"/>
            <w:left w:val="none" w:sz="0" w:space="0" w:color="auto"/>
            <w:bottom w:val="none" w:sz="0" w:space="0" w:color="auto"/>
            <w:right w:val="none" w:sz="0" w:space="0" w:color="auto"/>
          </w:divBdr>
        </w:div>
        <w:div w:id="863054242">
          <w:marLeft w:val="480"/>
          <w:marRight w:val="0"/>
          <w:marTop w:val="0"/>
          <w:marBottom w:val="0"/>
          <w:divBdr>
            <w:top w:val="none" w:sz="0" w:space="0" w:color="auto"/>
            <w:left w:val="none" w:sz="0" w:space="0" w:color="auto"/>
            <w:bottom w:val="none" w:sz="0" w:space="0" w:color="auto"/>
            <w:right w:val="none" w:sz="0" w:space="0" w:color="auto"/>
          </w:divBdr>
        </w:div>
        <w:div w:id="898440128">
          <w:marLeft w:val="480"/>
          <w:marRight w:val="0"/>
          <w:marTop w:val="0"/>
          <w:marBottom w:val="0"/>
          <w:divBdr>
            <w:top w:val="none" w:sz="0" w:space="0" w:color="auto"/>
            <w:left w:val="none" w:sz="0" w:space="0" w:color="auto"/>
            <w:bottom w:val="none" w:sz="0" w:space="0" w:color="auto"/>
            <w:right w:val="none" w:sz="0" w:space="0" w:color="auto"/>
          </w:divBdr>
        </w:div>
        <w:div w:id="905652282">
          <w:marLeft w:val="480"/>
          <w:marRight w:val="0"/>
          <w:marTop w:val="0"/>
          <w:marBottom w:val="0"/>
          <w:divBdr>
            <w:top w:val="none" w:sz="0" w:space="0" w:color="auto"/>
            <w:left w:val="none" w:sz="0" w:space="0" w:color="auto"/>
            <w:bottom w:val="none" w:sz="0" w:space="0" w:color="auto"/>
            <w:right w:val="none" w:sz="0" w:space="0" w:color="auto"/>
          </w:divBdr>
        </w:div>
      </w:divsChild>
    </w:div>
    <w:div w:id="860362642">
      <w:bodyDiv w:val="1"/>
      <w:marLeft w:val="0"/>
      <w:marRight w:val="0"/>
      <w:marTop w:val="0"/>
      <w:marBottom w:val="0"/>
      <w:divBdr>
        <w:top w:val="none" w:sz="0" w:space="0" w:color="auto"/>
        <w:left w:val="none" w:sz="0" w:space="0" w:color="auto"/>
        <w:bottom w:val="none" w:sz="0" w:space="0" w:color="auto"/>
        <w:right w:val="none" w:sz="0" w:space="0" w:color="auto"/>
      </w:divBdr>
    </w:div>
    <w:div w:id="860507796">
      <w:bodyDiv w:val="1"/>
      <w:marLeft w:val="0"/>
      <w:marRight w:val="0"/>
      <w:marTop w:val="0"/>
      <w:marBottom w:val="0"/>
      <w:divBdr>
        <w:top w:val="none" w:sz="0" w:space="0" w:color="auto"/>
        <w:left w:val="none" w:sz="0" w:space="0" w:color="auto"/>
        <w:bottom w:val="none" w:sz="0" w:space="0" w:color="auto"/>
        <w:right w:val="none" w:sz="0" w:space="0" w:color="auto"/>
      </w:divBdr>
    </w:div>
    <w:div w:id="860554692">
      <w:bodyDiv w:val="1"/>
      <w:marLeft w:val="0"/>
      <w:marRight w:val="0"/>
      <w:marTop w:val="0"/>
      <w:marBottom w:val="0"/>
      <w:divBdr>
        <w:top w:val="none" w:sz="0" w:space="0" w:color="auto"/>
        <w:left w:val="none" w:sz="0" w:space="0" w:color="auto"/>
        <w:bottom w:val="none" w:sz="0" w:space="0" w:color="auto"/>
        <w:right w:val="none" w:sz="0" w:space="0" w:color="auto"/>
      </w:divBdr>
    </w:div>
    <w:div w:id="860582618">
      <w:bodyDiv w:val="1"/>
      <w:marLeft w:val="0"/>
      <w:marRight w:val="0"/>
      <w:marTop w:val="0"/>
      <w:marBottom w:val="0"/>
      <w:divBdr>
        <w:top w:val="none" w:sz="0" w:space="0" w:color="auto"/>
        <w:left w:val="none" w:sz="0" w:space="0" w:color="auto"/>
        <w:bottom w:val="none" w:sz="0" w:space="0" w:color="auto"/>
        <w:right w:val="none" w:sz="0" w:space="0" w:color="auto"/>
      </w:divBdr>
    </w:div>
    <w:div w:id="860624623">
      <w:bodyDiv w:val="1"/>
      <w:marLeft w:val="0"/>
      <w:marRight w:val="0"/>
      <w:marTop w:val="0"/>
      <w:marBottom w:val="0"/>
      <w:divBdr>
        <w:top w:val="none" w:sz="0" w:space="0" w:color="auto"/>
        <w:left w:val="none" w:sz="0" w:space="0" w:color="auto"/>
        <w:bottom w:val="none" w:sz="0" w:space="0" w:color="auto"/>
        <w:right w:val="none" w:sz="0" w:space="0" w:color="auto"/>
      </w:divBdr>
    </w:div>
    <w:div w:id="860701613">
      <w:bodyDiv w:val="1"/>
      <w:marLeft w:val="0"/>
      <w:marRight w:val="0"/>
      <w:marTop w:val="0"/>
      <w:marBottom w:val="0"/>
      <w:divBdr>
        <w:top w:val="none" w:sz="0" w:space="0" w:color="auto"/>
        <w:left w:val="none" w:sz="0" w:space="0" w:color="auto"/>
        <w:bottom w:val="none" w:sz="0" w:space="0" w:color="auto"/>
        <w:right w:val="none" w:sz="0" w:space="0" w:color="auto"/>
      </w:divBdr>
    </w:div>
    <w:div w:id="860775853">
      <w:bodyDiv w:val="1"/>
      <w:marLeft w:val="0"/>
      <w:marRight w:val="0"/>
      <w:marTop w:val="0"/>
      <w:marBottom w:val="0"/>
      <w:divBdr>
        <w:top w:val="none" w:sz="0" w:space="0" w:color="auto"/>
        <w:left w:val="none" w:sz="0" w:space="0" w:color="auto"/>
        <w:bottom w:val="none" w:sz="0" w:space="0" w:color="auto"/>
        <w:right w:val="none" w:sz="0" w:space="0" w:color="auto"/>
      </w:divBdr>
    </w:div>
    <w:div w:id="860820111">
      <w:bodyDiv w:val="1"/>
      <w:marLeft w:val="0"/>
      <w:marRight w:val="0"/>
      <w:marTop w:val="0"/>
      <w:marBottom w:val="0"/>
      <w:divBdr>
        <w:top w:val="none" w:sz="0" w:space="0" w:color="auto"/>
        <w:left w:val="none" w:sz="0" w:space="0" w:color="auto"/>
        <w:bottom w:val="none" w:sz="0" w:space="0" w:color="auto"/>
        <w:right w:val="none" w:sz="0" w:space="0" w:color="auto"/>
      </w:divBdr>
    </w:div>
    <w:div w:id="860895229">
      <w:bodyDiv w:val="1"/>
      <w:marLeft w:val="0"/>
      <w:marRight w:val="0"/>
      <w:marTop w:val="0"/>
      <w:marBottom w:val="0"/>
      <w:divBdr>
        <w:top w:val="none" w:sz="0" w:space="0" w:color="auto"/>
        <w:left w:val="none" w:sz="0" w:space="0" w:color="auto"/>
        <w:bottom w:val="none" w:sz="0" w:space="0" w:color="auto"/>
        <w:right w:val="none" w:sz="0" w:space="0" w:color="auto"/>
      </w:divBdr>
    </w:div>
    <w:div w:id="860970671">
      <w:bodyDiv w:val="1"/>
      <w:marLeft w:val="0"/>
      <w:marRight w:val="0"/>
      <w:marTop w:val="0"/>
      <w:marBottom w:val="0"/>
      <w:divBdr>
        <w:top w:val="none" w:sz="0" w:space="0" w:color="auto"/>
        <w:left w:val="none" w:sz="0" w:space="0" w:color="auto"/>
        <w:bottom w:val="none" w:sz="0" w:space="0" w:color="auto"/>
        <w:right w:val="none" w:sz="0" w:space="0" w:color="auto"/>
      </w:divBdr>
    </w:div>
    <w:div w:id="860973015">
      <w:bodyDiv w:val="1"/>
      <w:marLeft w:val="0"/>
      <w:marRight w:val="0"/>
      <w:marTop w:val="0"/>
      <w:marBottom w:val="0"/>
      <w:divBdr>
        <w:top w:val="none" w:sz="0" w:space="0" w:color="auto"/>
        <w:left w:val="none" w:sz="0" w:space="0" w:color="auto"/>
        <w:bottom w:val="none" w:sz="0" w:space="0" w:color="auto"/>
        <w:right w:val="none" w:sz="0" w:space="0" w:color="auto"/>
      </w:divBdr>
    </w:div>
    <w:div w:id="861013172">
      <w:bodyDiv w:val="1"/>
      <w:marLeft w:val="0"/>
      <w:marRight w:val="0"/>
      <w:marTop w:val="0"/>
      <w:marBottom w:val="0"/>
      <w:divBdr>
        <w:top w:val="none" w:sz="0" w:space="0" w:color="auto"/>
        <w:left w:val="none" w:sz="0" w:space="0" w:color="auto"/>
        <w:bottom w:val="none" w:sz="0" w:space="0" w:color="auto"/>
        <w:right w:val="none" w:sz="0" w:space="0" w:color="auto"/>
      </w:divBdr>
    </w:div>
    <w:div w:id="861014186">
      <w:bodyDiv w:val="1"/>
      <w:marLeft w:val="0"/>
      <w:marRight w:val="0"/>
      <w:marTop w:val="0"/>
      <w:marBottom w:val="0"/>
      <w:divBdr>
        <w:top w:val="none" w:sz="0" w:space="0" w:color="auto"/>
        <w:left w:val="none" w:sz="0" w:space="0" w:color="auto"/>
        <w:bottom w:val="none" w:sz="0" w:space="0" w:color="auto"/>
        <w:right w:val="none" w:sz="0" w:space="0" w:color="auto"/>
      </w:divBdr>
    </w:div>
    <w:div w:id="861017879">
      <w:bodyDiv w:val="1"/>
      <w:marLeft w:val="0"/>
      <w:marRight w:val="0"/>
      <w:marTop w:val="0"/>
      <w:marBottom w:val="0"/>
      <w:divBdr>
        <w:top w:val="none" w:sz="0" w:space="0" w:color="auto"/>
        <w:left w:val="none" w:sz="0" w:space="0" w:color="auto"/>
        <w:bottom w:val="none" w:sz="0" w:space="0" w:color="auto"/>
        <w:right w:val="none" w:sz="0" w:space="0" w:color="auto"/>
      </w:divBdr>
    </w:div>
    <w:div w:id="861239482">
      <w:bodyDiv w:val="1"/>
      <w:marLeft w:val="0"/>
      <w:marRight w:val="0"/>
      <w:marTop w:val="0"/>
      <w:marBottom w:val="0"/>
      <w:divBdr>
        <w:top w:val="none" w:sz="0" w:space="0" w:color="auto"/>
        <w:left w:val="none" w:sz="0" w:space="0" w:color="auto"/>
        <w:bottom w:val="none" w:sz="0" w:space="0" w:color="auto"/>
        <w:right w:val="none" w:sz="0" w:space="0" w:color="auto"/>
      </w:divBdr>
    </w:div>
    <w:div w:id="861288783">
      <w:bodyDiv w:val="1"/>
      <w:marLeft w:val="0"/>
      <w:marRight w:val="0"/>
      <w:marTop w:val="0"/>
      <w:marBottom w:val="0"/>
      <w:divBdr>
        <w:top w:val="none" w:sz="0" w:space="0" w:color="auto"/>
        <w:left w:val="none" w:sz="0" w:space="0" w:color="auto"/>
        <w:bottom w:val="none" w:sz="0" w:space="0" w:color="auto"/>
        <w:right w:val="none" w:sz="0" w:space="0" w:color="auto"/>
      </w:divBdr>
    </w:div>
    <w:div w:id="861478066">
      <w:bodyDiv w:val="1"/>
      <w:marLeft w:val="0"/>
      <w:marRight w:val="0"/>
      <w:marTop w:val="0"/>
      <w:marBottom w:val="0"/>
      <w:divBdr>
        <w:top w:val="none" w:sz="0" w:space="0" w:color="auto"/>
        <w:left w:val="none" w:sz="0" w:space="0" w:color="auto"/>
        <w:bottom w:val="none" w:sz="0" w:space="0" w:color="auto"/>
        <w:right w:val="none" w:sz="0" w:space="0" w:color="auto"/>
      </w:divBdr>
    </w:div>
    <w:div w:id="861481035">
      <w:bodyDiv w:val="1"/>
      <w:marLeft w:val="0"/>
      <w:marRight w:val="0"/>
      <w:marTop w:val="0"/>
      <w:marBottom w:val="0"/>
      <w:divBdr>
        <w:top w:val="none" w:sz="0" w:space="0" w:color="auto"/>
        <w:left w:val="none" w:sz="0" w:space="0" w:color="auto"/>
        <w:bottom w:val="none" w:sz="0" w:space="0" w:color="auto"/>
        <w:right w:val="none" w:sz="0" w:space="0" w:color="auto"/>
      </w:divBdr>
    </w:div>
    <w:div w:id="861553698">
      <w:bodyDiv w:val="1"/>
      <w:marLeft w:val="0"/>
      <w:marRight w:val="0"/>
      <w:marTop w:val="0"/>
      <w:marBottom w:val="0"/>
      <w:divBdr>
        <w:top w:val="none" w:sz="0" w:space="0" w:color="auto"/>
        <w:left w:val="none" w:sz="0" w:space="0" w:color="auto"/>
        <w:bottom w:val="none" w:sz="0" w:space="0" w:color="auto"/>
        <w:right w:val="none" w:sz="0" w:space="0" w:color="auto"/>
      </w:divBdr>
    </w:div>
    <w:div w:id="861557330">
      <w:bodyDiv w:val="1"/>
      <w:marLeft w:val="0"/>
      <w:marRight w:val="0"/>
      <w:marTop w:val="0"/>
      <w:marBottom w:val="0"/>
      <w:divBdr>
        <w:top w:val="none" w:sz="0" w:space="0" w:color="auto"/>
        <w:left w:val="none" w:sz="0" w:space="0" w:color="auto"/>
        <w:bottom w:val="none" w:sz="0" w:space="0" w:color="auto"/>
        <w:right w:val="none" w:sz="0" w:space="0" w:color="auto"/>
      </w:divBdr>
    </w:div>
    <w:div w:id="861630776">
      <w:bodyDiv w:val="1"/>
      <w:marLeft w:val="0"/>
      <w:marRight w:val="0"/>
      <w:marTop w:val="0"/>
      <w:marBottom w:val="0"/>
      <w:divBdr>
        <w:top w:val="none" w:sz="0" w:space="0" w:color="auto"/>
        <w:left w:val="none" w:sz="0" w:space="0" w:color="auto"/>
        <w:bottom w:val="none" w:sz="0" w:space="0" w:color="auto"/>
        <w:right w:val="none" w:sz="0" w:space="0" w:color="auto"/>
      </w:divBdr>
    </w:div>
    <w:div w:id="861825882">
      <w:bodyDiv w:val="1"/>
      <w:marLeft w:val="0"/>
      <w:marRight w:val="0"/>
      <w:marTop w:val="0"/>
      <w:marBottom w:val="0"/>
      <w:divBdr>
        <w:top w:val="none" w:sz="0" w:space="0" w:color="auto"/>
        <w:left w:val="none" w:sz="0" w:space="0" w:color="auto"/>
        <w:bottom w:val="none" w:sz="0" w:space="0" w:color="auto"/>
        <w:right w:val="none" w:sz="0" w:space="0" w:color="auto"/>
      </w:divBdr>
    </w:div>
    <w:div w:id="861941628">
      <w:bodyDiv w:val="1"/>
      <w:marLeft w:val="0"/>
      <w:marRight w:val="0"/>
      <w:marTop w:val="0"/>
      <w:marBottom w:val="0"/>
      <w:divBdr>
        <w:top w:val="none" w:sz="0" w:space="0" w:color="auto"/>
        <w:left w:val="none" w:sz="0" w:space="0" w:color="auto"/>
        <w:bottom w:val="none" w:sz="0" w:space="0" w:color="auto"/>
        <w:right w:val="none" w:sz="0" w:space="0" w:color="auto"/>
      </w:divBdr>
    </w:div>
    <w:div w:id="862282884">
      <w:bodyDiv w:val="1"/>
      <w:marLeft w:val="0"/>
      <w:marRight w:val="0"/>
      <w:marTop w:val="0"/>
      <w:marBottom w:val="0"/>
      <w:divBdr>
        <w:top w:val="none" w:sz="0" w:space="0" w:color="auto"/>
        <w:left w:val="none" w:sz="0" w:space="0" w:color="auto"/>
        <w:bottom w:val="none" w:sz="0" w:space="0" w:color="auto"/>
        <w:right w:val="none" w:sz="0" w:space="0" w:color="auto"/>
      </w:divBdr>
    </w:div>
    <w:div w:id="862327513">
      <w:bodyDiv w:val="1"/>
      <w:marLeft w:val="0"/>
      <w:marRight w:val="0"/>
      <w:marTop w:val="0"/>
      <w:marBottom w:val="0"/>
      <w:divBdr>
        <w:top w:val="none" w:sz="0" w:space="0" w:color="auto"/>
        <w:left w:val="none" w:sz="0" w:space="0" w:color="auto"/>
        <w:bottom w:val="none" w:sz="0" w:space="0" w:color="auto"/>
        <w:right w:val="none" w:sz="0" w:space="0" w:color="auto"/>
      </w:divBdr>
    </w:div>
    <w:div w:id="862330609">
      <w:bodyDiv w:val="1"/>
      <w:marLeft w:val="0"/>
      <w:marRight w:val="0"/>
      <w:marTop w:val="0"/>
      <w:marBottom w:val="0"/>
      <w:divBdr>
        <w:top w:val="none" w:sz="0" w:space="0" w:color="auto"/>
        <w:left w:val="none" w:sz="0" w:space="0" w:color="auto"/>
        <w:bottom w:val="none" w:sz="0" w:space="0" w:color="auto"/>
        <w:right w:val="none" w:sz="0" w:space="0" w:color="auto"/>
      </w:divBdr>
    </w:div>
    <w:div w:id="862404386">
      <w:bodyDiv w:val="1"/>
      <w:marLeft w:val="0"/>
      <w:marRight w:val="0"/>
      <w:marTop w:val="0"/>
      <w:marBottom w:val="0"/>
      <w:divBdr>
        <w:top w:val="none" w:sz="0" w:space="0" w:color="auto"/>
        <w:left w:val="none" w:sz="0" w:space="0" w:color="auto"/>
        <w:bottom w:val="none" w:sz="0" w:space="0" w:color="auto"/>
        <w:right w:val="none" w:sz="0" w:space="0" w:color="auto"/>
      </w:divBdr>
    </w:div>
    <w:div w:id="862519536">
      <w:bodyDiv w:val="1"/>
      <w:marLeft w:val="0"/>
      <w:marRight w:val="0"/>
      <w:marTop w:val="0"/>
      <w:marBottom w:val="0"/>
      <w:divBdr>
        <w:top w:val="none" w:sz="0" w:space="0" w:color="auto"/>
        <w:left w:val="none" w:sz="0" w:space="0" w:color="auto"/>
        <w:bottom w:val="none" w:sz="0" w:space="0" w:color="auto"/>
        <w:right w:val="none" w:sz="0" w:space="0" w:color="auto"/>
      </w:divBdr>
    </w:div>
    <w:div w:id="862523963">
      <w:bodyDiv w:val="1"/>
      <w:marLeft w:val="0"/>
      <w:marRight w:val="0"/>
      <w:marTop w:val="0"/>
      <w:marBottom w:val="0"/>
      <w:divBdr>
        <w:top w:val="none" w:sz="0" w:space="0" w:color="auto"/>
        <w:left w:val="none" w:sz="0" w:space="0" w:color="auto"/>
        <w:bottom w:val="none" w:sz="0" w:space="0" w:color="auto"/>
        <w:right w:val="none" w:sz="0" w:space="0" w:color="auto"/>
      </w:divBdr>
    </w:div>
    <w:div w:id="862670740">
      <w:bodyDiv w:val="1"/>
      <w:marLeft w:val="0"/>
      <w:marRight w:val="0"/>
      <w:marTop w:val="0"/>
      <w:marBottom w:val="0"/>
      <w:divBdr>
        <w:top w:val="none" w:sz="0" w:space="0" w:color="auto"/>
        <w:left w:val="none" w:sz="0" w:space="0" w:color="auto"/>
        <w:bottom w:val="none" w:sz="0" w:space="0" w:color="auto"/>
        <w:right w:val="none" w:sz="0" w:space="0" w:color="auto"/>
      </w:divBdr>
    </w:div>
    <w:div w:id="862742199">
      <w:bodyDiv w:val="1"/>
      <w:marLeft w:val="0"/>
      <w:marRight w:val="0"/>
      <w:marTop w:val="0"/>
      <w:marBottom w:val="0"/>
      <w:divBdr>
        <w:top w:val="none" w:sz="0" w:space="0" w:color="auto"/>
        <w:left w:val="none" w:sz="0" w:space="0" w:color="auto"/>
        <w:bottom w:val="none" w:sz="0" w:space="0" w:color="auto"/>
        <w:right w:val="none" w:sz="0" w:space="0" w:color="auto"/>
      </w:divBdr>
    </w:div>
    <w:div w:id="862787712">
      <w:bodyDiv w:val="1"/>
      <w:marLeft w:val="0"/>
      <w:marRight w:val="0"/>
      <w:marTop w:val="0"/>
      <w:marBottom w:val="0"/>
      <w:divBdr>
        <w:top w:val="none" w:sz="0" w:space="0" w:color="auto"/>
        <w:left w:val="none" w:sz="0" w:space="0" w:color="auto"/>
        <w:bottom w:val="none" w:sz="0" w:space="0" w:color="auto"/>
        <w:right w:val="none" w:sz="0" w:space="0" w:color="auto"/>
      </w:divBdr>
    </w:div>
    <w:div w:id="862788648">
      <w:bodyDiv w:val="1"/>
      <w:marLeft w:val="0"/>
      <w:marRight w:val="0"/>
      <w:marTop w:val="0"/>
      <w:marBottom w:val="0"/>
      <w:divBdr>
        <w:top w:val="none" w:sz="0" w:space="0" w:color="auto"/>
        <w:left w:val="none" w:sz="0" w:space="0" w:color="auto"/>
        <w:bottom w:val="none" w:sz="0" w:space="0" w:color="auto"/>
        <w:right w:val="none" w:sz="0" w:space="0" w:color="auto"/>
      </w:divBdr>
    </w:div>
    <w:div w:id="862860345">
      <w:bodyDiv w:val="1"/>
      <w:marLeft w:val="0"/>
      <w:marRight w:val="0"/>
      <w:marTop w:val="0"/>
      <w:marBottom w:val="0"/>
      <w:divBdr>
        <w:top w:val="none" w:sz="0" w:space="0" w:color="auto"/>
        <w:left w:val="none" w:sz="0" w:space="0" w:color="auto"/>
        <w:bottom w:val="none" w:sz="0" w:space="0" w:color="auto"/>
        <w:right w:val="none" w:sz="0" w:space="0" w:color="auto"/>
      </w:divBdr>
    </w:div>
    <w:div w:id="862861655">
      <w:bodyDiv w:val="1"/>
      <w:marLeft w:val="0"/>
      <w:marRight w:val="0"/>
      <w:marTop w:val="0"/>
      <w:marBottom w:val="0"/>
      <w:divBdr>
        <w:top w:val="none" w:sz="0" w:space="0" w:color="auto"/>
        <w:left w:val="none" w:sz="0" w:space="0" w:color="auto"/>
        <w:bottom w:val="none" w:sz="0" w:space="0" w:color="auto"/>
        <w:right w:val="none" w:sz="0" w:space="0" w:color="auto"/>
      </w:divBdr>
    </w:div>
    <w:div w:id="862934380">
      <w:bodyDiv w:val="1"/>
      <w:marLeft w:val="0"/>
      <w:marRight w:val="0"/>
      <w:marTop w:val="0"/>
      <w:marBottom w:val="0"/>
      <w:divBdr>
        <w:top w:val="none" w:sz="0" w:space="0" w:color="auto"/>
        <w:left w:val="none" w:sz="0" w:space="0" w:color="auto"/>
        <w:bottom w:val="none" w:sz="0" w:space="0" w:color="auto"/>
        <w:right w:val="none" w:sz="0" w:space="0" w:color="auto"/>
      </w:divBdr>
    </w:div>
    <w:div w:id="862941704">
      <w:bodyDiv w:val="1"/>
      <w:marLeft w:val="0"/>
      <w:marRight w:val="0"/>
      <w:marTop w:val="0"/>
      <w:marBottom w:val="0"/>
      <w:divBdr>
        <w:top w:val="none" w:sz="0" w:space="0" w:color="auto"/>
        <w:left w:val="none" w:sz="0" w:space="0" w:color="auto"/>
        <w:bottom w:val="none" w:sz="0" w:space="0" w:color="auto"/>
        <w:right w:val="none" w:sz="0" w:space="0" w:color="auto"/>
      </w:divBdr>
    </w:div>
    <w:div w:id="862980490">
      <w:bodyDiv w:val="1"/>
      <w:marLeft w:val="0"/>
      <w:marRight w:val="0"/>
      <w:marTop w:val="0"/>
      <w:marBottom w:val="0"/>
      <w:divBdr>
        <w:top w:val="none" w:sz="0" w:space="0" w:color="auto"/>
        <w:left w:val="none" w:sz="0" w:space="0" w:color="auto"/>
        <w:bottom w:val="none" w:sz="0" w:space="0" w:color="auto"/>
        <w:right w:val="none" w:sz="0" w:space="0" w:color="auto"/>
      </w:divBdr>
    </w:div>
    <w:div w:id="863057941">
      <w:bodyDiv w:val="1"/>
      <w:marLeft w:val="0"/>
      <w:marRight w:val="0"/>
      <w:marTop w:val="0"/>
      <w:marBottom w:val="0"/>
      <w:divBdr>
        <w:top w:val="none" w:sz="0" w:space="0" w:color="auto"/>
        <w:left w:val="none" w:sz="0" w:space="0" w:color="auto"/>
        <w:bottom w:val="none" w:sz="0" w:space="0" w:color="auto"/>
        <w:right w:val="none" w:sz="0" w:space="0" w:color="auto"/>
      </w:divBdr>
    </w:div>
    <w:div w:id="863061526">
      <w:bodyDiv w:val="1"/>
      <w:marLeft w:val="0"/>
      <w:marRight w:val="0"/>
      <w:marTop w:val="0"/>
      <w:marBottom w:val="0"/>
      <w:divBdr>
        <w:top w:val="none" w:sz="0" w:space="0" w:color="auto"/>
        <w:left w:val="none" w:sz="0" w:space="0" w:color="auto"/>
        <w:bottom w:val="none" w:sz="0" w:space="0" w:color="auto"/>
        <w:right w:val="none" w:sz="0" w:space="0" w:color="auto"/>
      </w:divBdr>
    </w:div>
    <w:div w:id="863519194">
      <w:bodyDiv w:val="1"/>
      <w:marLeft w:val="0"/>
      <w:marRight w:val="0"/>
      <w:marTop w:val="0"/>
      <w:marBottom w:val="0"/>
      <w:divBdr>
        <w:top w:val="none" w:sz="0" w:space="0" w:color="auto"/>
        <w:left w:val="none" w:sz="0" w:space="0" w:color="auto"/>
        <w:bottom w:val="none" w:sz="0" w:space="0" w:color="auto"/>
        <w:right w:val="none" w:sz="0" w:space="0" w:color="auto"/>
      </w:divBdr>
    </w:div>
    <w:div w:id="863520993">
      <w:bodyDiv w:val="1"/>
      <w:marLeft w:val="0"/>
      <w:marRight w:val="0"/>
      <w:marTop w:val="0"/>
      <w:marBottom w:val="0"/>
      <w:divBdr>
        <w:top w:val="none" w:sz="0" w:space="0" w:color="auto"/>
        <w:left w:val="none" w:sz="0" w:space="0" w:color="auto"/>
        <w:bottom w:val="none" w:sz="0" w:space="0" w:color="auto"/>
        <w:right w:val="none" w:sz="0" w:space="0" w:color="auto"/>
      </w:divBdr>
    </w:div>
    <w:div w:id="863664816">
      <w:bodyDiv w:val="1"/>
      <w:marLeft w:val="0"/>
      <w:marRight w:val="0"/>
      <w:marTop w:val="0"/>
      <w:marBottom w:val="0"/>
      <w:divBdr>
        <w:top w:val="none" w:sz="0" w:space="0" w:color="auto"/>
        <w:left w:val="none" w:sz="0" w:space="0" w:color="auto"/>
        <w:bottom w:val="none" w:sz="0" w:space="0" w:color="auto"/>
        <w:right w:val="none" w:sz="0" w:space="0" w:color="auto"/>
      </w:divBdr>
    </w:div>
    <w:div w:id="863830700">
      <w:bodyDiv w:val="1"/>
      <w:marLeft w:val="0"/>
      <w:marRight w:val="0"/>
      <w:marTop w:val="0"/>
      <w:marBottom w:val="0"/>
      <w:divBdr>
        <w:top w:val="none" w:sz="0" w:space="0" w:color="auto"/>
        <w:left w:val="none" w:sz="0" w:space="0" w:color="auto"/>
        <w:bottom w:val="none" w:sz="0" w:space="0" w:color="auto"/>
        <w:right w:val="none" w:sz="0" w:space="0" w:color="auto"/>
      </w:divBdr>
      <w:divsChild>
        <w:div w:id="27026130">
          <w:marLeft w:val="480"/>
          <w:marRight w:val="0"/>
          <w:marTop w:val="0"/>
          <w:marBottom w:val="0"/>
          <w:divBdr>
            <w:top w:val="none" w:sz="0" w:space="0" w:color="auto"/>
            <w:left w:val="none" w:sz="0" w:space="0" w:color="auto"/>
            <w:bottom w:val="none" w:sz="0" w:space="0" w:color="auto"/>
            <w:right w:val="none" w:sz="0" w:space="0" w:color="auto"/>
          </w:divBdr>
        </w:div>
        <w:div w:id="212430146">
          <w:marLeft w:val="480"/>
          <w:marRight w:val="0"/>
          <w:marTop w:val="0"/>
          <w:marBottom w:val="0"/>
          <w:divBdr>
            <w:top w:val="none" w:sz="0" w:space="0" w:color="auto"/>
            <w:left w:val="none" w:sz="0" w:space="0" w:color="auto"/>
            <w:bottom w:val="none" w:sz="0" w:space="0" w:color="auto"/>
            <w:right w:val="none" w:sz="0" w:space="0" w:color="auto"/>
          </w:divBdr>
        </w:div>
        <w:div w:id="229973366">
          <w:marLeft w:val="480"/>
          <w:marRight w:val="0"/>
          <w:marTop w:val="0"/>
          <w:marBottom w:val="0"/>
          <w:divBdr>
            <w:top w:val="none" w:sz="0" w:space="0" w:color="auto"/>
            <w:left w:val="none" w:sz="0" w:space="0" w:color="auto"/>
            <w:bottom w:val="none" w:sz="0" w:space="0" w:color="auto"/>
            <w:right w:val="none" w:sz="0" w:space="0" w:color="auto"/>
          </w:divBdr>
        </w:div>
        <w:div w:id="237517656">
          <w:marLeft w:val="480"/>
          <w:marRight w:val="0"/>
          <w:marTop w:val="0"/>
          <w:marBottom w:val="0"/>
          <w:divBdr>
            <w:top w:val="none" w:sz="0" w:space="0" w:color="auto"/>
            <w:left w:val="none" w:sz="0" w:space="0" w:color="auto"/>
            <w:bottom w:val="none" w:sz="0" w:space="0" w:color="auto"/>
            <w:right w:val="none" w:sz="0" w:space="0" w:color="auto"/>
          </w:divBdr>
        </w:div>
        <w:div w:id="262609907">
          <w:marLeft w:val="480"/>
          <w:marRight w:val="0"/>
          <w:marTop w:val="0"/>
          <w:marBottom w:val="0"/>
          <w:divBdr>
            <w:top w:val="none" w:sz="0" w:space="0" w:color="auto"/>
            <w:left w:val="none" w:sz="0" w:space="0" w:color="auto"/>
            <w:bottom w:val="none" w:sz="0" w:space="0" w:color="auto"/>
            <w:right w:val="none" w:sz="0" w:space="0" w:color="auto"/>
          </w:divBdr>
        </w:div>
        <w:div w:id="284043910">
          <w:marLeft w:val="480"/>
          <w:marRight w:val="0"/>
          <w:marTop w:val="0"/>
          <w:marBottom w:val="0"/>
          <w:divBdr>
            <w:top w:val="none" w:sz="0" w:space="0" w:color="auto"/>
            <w:left w:val="none" w:sz="0" w:space="0" w:color="auto"/>
            <w:bottom w:val="none" w:sz="0" w:space="0" w:color="auto"/>
            <w:right w:val="none" w:sz="0" w:space="0" w:color="auto"/>
          </w:divBdr>
        </w:div>
        <w:div w:id="286012816">
          <w:marLeft w:val="480"/>
          <w:marRight w:val="0"/>
          <w:marTop w:val="0"/>
          <w:marBottom w:val="0"/>
          <w:divBdr>
            <w:top w:val="none" w:sz="0" w:space="0" w:color="auto"/>
            <w:left w:val="none" w:sz="0" w:space="0" w:color="auto"/>
            <w:bottom w:val="none" w:sz="0" w:space="0" w:color="auto"/>
            <w:right w:val="none" w:sz="0" w:space="0" w:color="auto"/>
          </w:divBdr>
        </w:div>
        <w:div w:id="303045476">
          <w:marLeft w:val="480"/>
          <w:marRight w:val="0"/>
          <w:marTop w:val="0"/>
          <w:marBottom w:val="0"/>
          <w:divBdr>
            <w:top w:val="none" w:sz="0" w:space="0" w:color="auto"/>
            <w:left w:val="none" w:sz="0" w:space="0" w:color="auto"/>
            <w:bottom w:val="none" w:sz="0" w:space="0" w:color="auto"/>
            <w:right w:val="none" w:sz="0" w:space="0" w:color="auto"/>
          </w:divBdr>
        </w:div>
        <w:div w:id="320160373">
          <w:marLeft w:val="480"/>
          <w:marRight w:val="0"/>
          <w:marTop w:val="0"/>
          <w:marBottom w:val="0"/>
          <w:divBdr>
            <w:top w:val="none" w:sz="0" w:space="0" w:color="auto"/>
            <w:left w:val="none" w:sz="0" w:space="0" w:color="auto"/>
            <w:bottom w:val="none" w:sz="0" w:space="0" w:color="auto"/>
            <w:right w:val="none" w:sz="0" w:space="0" w:color="auto"/>
          </w:divBdr>
        </w:div>
        <w:div w:id="345444306">
          <w:marLeft w:val="480"/>
          <w:marRight w:val="0"/>
          <w:marTop w:val="0"/>
          <w:marBottom w:val="0"/>
          <w:divBdr>
            <w:top w:val="none" w:sz="0" w:space="0" w:color="auto"/>
            <w:left w:val="none" w:sz="0" w:space="0" w:color="auto"/>
            <w:bottom w:val="none" w:sz="0" w:space="0" w:color="auto"/>
            <w:right w:val="none" w:sz="0" w:space="0" w:color="auto"/>
          </w:divBdr>
        </w:div>
        <w:div w:id="391344151">
          <w:marLeft w:val="480"/>
          <w:marRight w:val="0"/>
          <w:marTop w:val="0"/>
          <w:marBottom w:val="0"/>
          <w:divBdr>
            <w:top w:val="none" w:sz="0" w:space="0" w:color="auto"/>
            <w:left w:val="none" w:sz="0" w:space="0" w:color="auto"/>
            <w:bottom w:val="none" w:sz="0" w:space="0" w:color="auto"/>
            <w:right w:val="none" w:sz="0" w:space="0" w:color="auto"/>
          </w:divBdr>
        </w:div>
        <w:div w:id="402217172">
          <w:marLeft w:val="480"/>
          <w:marRight w:val="0"/>
          <w:marTop w:val="0"/>
          <w:marBottom w:val="0"/>
          <w:divBdr>
            <w:top w:val="none" w:sz="0" w:space="0" w:color="auto"/>
            <w:left w:val="none" w:sz="0" w:space="0" w:color="auto"/>
            <w:bottom w:val="none" w:sz="0" w:space="0" w:color="auto"/>
            <w:right w:val="none" w:sz="0" w:space="0" w:color="auto"/>
          </w:divBdr>
        </w:div>
        <w:div w:id="424693038">
          <w:marLeft w:val="480"/>
          <w:marRight w:val="0"/>
          <w:marTop w:val="0"/>
          <w:marBottom w:val="0"/>
          <w:divBdr>
            <w:top w:val="none" w:sz="0" w:space="0" w:color="auto"/>
            <w:left w:val="none" w:sz="0" w:space="0" w:color="auto"/>
            <w:bottom w:val="none" w:sz="0" w:space="0" w:color="auto"/>
            <w:right w:val="none" w:sz="0" w:space="0" w:color="auto"/>
          </w:divBdr>
        </w:div>
        <w:div w:id="469523031">
          <w:marLeft w:val="480"/>
          <w:marRight w:val="0"/>
          <w:marTop w:val="0"/>
          <w:marBottom w:val="0"/>
          <w:divBdr>
            <w:top w:val="none" w:sz="0" w:space="0" w:color="auto"/>
            <w:left w:val="none" w:sz="0" w:space="0" w:color="auto"/>
            <w:bottom w:val="none" w:sz="0" w:space="0" w:color="auto"/>
            <w:right w:val="none" w:sz="0" w:space="0" w:color="auto"/>
          </w:divBdr>
        </w:div>
        <w:div w:id="546263729">
          <w:marLeft w:val="480"/>
          <w:marRight w:val="0"/>
          <w:marTop w:val="0"/>
          <w:marBottom w:val="0"/>
          <w:divBdr>
            <w:top w:val="none" w:sz="0" w:space="0" w:color="auto"/>
            <w:left w:val="none" w:sz="0" w:space="0" w:color="auto"/>
            <w:bottom w:val="none" w:sz="0" w:space="0" w:color="auto"/>
            <w:right w:val="none" w:sz="0" w:space="0" w:color="auto"/>
          </w:divBdr>
        </w:div>
        <w:div w:id="630597942">
          <w:marLeft w:val="480"/>
          <w:marRight w:val="0"/>
          <w:marTop w:val="0"/>
          <w:marBottom w:val="0"/>
          <w:divBdr>
            <w:top w:val="none" w:sz="0" w:space="0" w:color="auto"/>
            <w:left w:val="none" w:sz="0" w:space="0" w:color="auto"/>
            <w:bottom w:val="none" w:sz="0" w:space="0" w:color="auto"/>
            <w:right w:val="none" w:sz="0" w:space="0" w:color="auto"/>
          </w:divBdr>
        </w:div>
        <w:div w:id="764113586">
          <w:marLeft w:val="480"/>
          <w:marRight w:val="0"/>
          <w:marTop w:val="0"/>
          <w:marBottom w:val="0"/>
          <w:divBdr>
            <w:top w:val="none" w:sz="0" w:space="0" w:color="auto"/>
            <w:left w:val="none" w:sz="0" w:space="0" w:color="auto"/>
            <w:bottom w:val="none" w:sz="0" w:space="0" w:color="auto"/>
            <w:right w:val="none" w:sz="0" w:space="0" w:color="auto"/>
          </w:divBdr>
        </w:div>
        <w:div w:id="821656963">
          <w:marLeft w:val="480"/>
          <w:marRight w:val="0"/>
          <w:marTop w:val="0"/>
          <w:marBottom w:val="0"/>
          <w:divBdr>
            <w:top w:val="none" w:sz="0" w:space="0" w:color="auto"/>
            <w:left w:val="none" w:sz="0" w:space="0" w:color="auto"/>
            <w:bottom w:val="none" w:sz="0" w:space="0" w:color="auto"/>
            <w:right w:val="none" w:sz="0" w:space="0" w:color="auto"/>
          </w:divBdr>
        </w:div>
        <w:div w:id="858855755">
          <w:marLeft w:val="480"/>
          <w:marRight w:val="0"/>
          <w:marTop w:val="0"/>
          <w:marBottom w:val="0"/>
          <w:divBdr>
            <w:top w:val="none" w:sz="0" w:space="0" w:color="auto"/>
            <w:left w:val="none" w:sz="0" w:space="0" w:color="auto"/>
            <w:bottom w:val="none" w:sz="0" w:space="0" w:color="auto"/>
            <w:right w:val="none" w:sz="0" w:space="0" w:color="auto"/>
          </w:divBdr>
        </w:div>
        <w:div w:id="905261775">
          <w:marLeft w:val="480"/>
          <w:marRight w:val="0"/>
          <w:marTop w:val="0"/>
          <w:marBottom w:val="0"/>
          <w:divBdr>
            <w:top w:val="none" w:sz="0" w:space="0" w:color="auto"/>
            <w:left w:val="none" w:sz="0" w:space="0" w:color="auto"/>
            <w:bottom w:val="none" w:sz="0" w:space="0" w:color="auto"/>
            <w:right w:val="none" w:sz="0" w:space="0" w:color="auto"/>
          </w:divBdr>
        </w:div>
        <w:div w:id="914126074">
          <w:marLeft w:val="480"/>
          <w:marRight w:val="0"/>
          <w:marTop w:val="0"/>
          <w:marBottom w:val="0"/>
          <w:divBdr>
            <w:top w:val="none" w:sz="0" w:space="0" w:color="auto"/>
            <w:left w:val="none" w:sz="0" w:space="0" w:color="auto"/>
            <w:bottom w:val="none" w:sz="0" w:space="0" w:color="auto"/>
            <w:right w:val="none" w:sz="0" w:space="0" w:color="auto"/>
          </w:divBdr>
        </w:div>
      </w:divsChild>
    </w:div>
    <w:div w:id="863905208">
      <w:bodyDiv w:val="1"/>
      <w:marLeft w:val="0"/>
      <w:marRight w:val="0"/>
      <w:marTop w:val="0"/>
      <w:marBottom w:val="0"/>
      <w:divBdr>
        <w:top w:val="none" w:sz="0" w:space="0" w:color="auto"/>
        <w:left w:val="none" w:sz="0" w:space="0" w:color="auto"/>
        <w:bottom w:val="none" w:sz="0" w:space="0" w:color="auto"/>
        <w:right w:val="none" w:sz="0" w:space="0" w:color="auto"/>
      </w:divBdr>
    </w:div>
    <w:div w:id="863981255">
      <w:bodyDiv w:val="1"/>
      <w:marLeft w:val="0"/>
      <w:marRight w:val="0"/>
      <w:marTop w:val="0"/>
      <w:marBottom w:val="0"/>
      <w:divBdr>
        <w:top w:val="none" w:sz="0" w:space="0" w:color="auto"/>
        <w:left w:val="none" w:sz="0" w:space="0" w:color="auto"/>
        <w:bottom w:val="none" w:sz="0" w:space="0" w:color="auto"/>
        <w:right w:val="none" w:sz="0" w:space="0" w:color="auto"/>
      </w:divBdr>
    </w:div>
    <w:div w:id="864052663">
      <w:bodyDiv w:val="1"/>
      <w:marLeft w:val="0"/>
      <w:marRight w:val="0"/>
      <w:marTop w:val="0"/>
      <w:marBottom w:val="0"/>
      <w:divBdr>
        <w:top w:val="none" w:sz="0" w:space="0" w:color="auto"/>
        <w:left w:val="none" w:sz="0" w:space="0" w:color="auto"/>
        <w:bottom w:val="none" w:sz="0" w:space="0" w:color="auto"/>
        <w:right w:val="none" w:sz="0" w:space="0" w:color="auto"/>
      </w:divBdr>
    </w:div>
    <w:div w:id="864052941">
      <w:bodyDiv w:val="1"/>
      <w:marLeft w:val="0"/>
      <w:marRight w:val="0"/>
      <w:marTop w:val="0"/>
      <w:marBottom w:val="0"/>
      <w:divBdr>
        <w:top w:val="none" w:sz="0" w:space="0" w:color="auto"/>
        <w:left w:val="none" w:sz="0" w:space="0" w:color="auto"/>
        <w:bottom w:val="none" w:sz="0" w:space="0" w:color="auto"/>
        <w:right w:val="none" w:sz="0" w:space="0" w:color="auto"/>
      </w:divBdr>
    </w:div>
    <w:div w:id="864055911">
      <w:bodyDiv w:val="1"/>
      <w:marLeft w:val="0"/>
      <w:marRight w:val="0"/>
      <w:marTop w:val="0"/>
      <w:marBottom w:val="0"/>
      <w:divBdr>
        <w:top w:val="none" w:sz="0" w:space="0" w:color="auto"/>
        <w:left w:val="none" w:sz="0" w:space="0" w:color="auto"/>
        <w:bottom w:val="none" w:sz="0" w:space="0" w:color="auto"/>
        <w:right w:val="none" w:sz="0" w:space="0" w:color="auto"/>
      </w:divBdr>
    </w:div>
    <w:div w:id="864095063">
      <w:bodyDiv w:val="1"/>
      <w:marLeft w:val="0"/>
      <w:marRight w:val="0"/>
      <w:marTop w:val="0"/>
      <w:marBottom w:val="0"/>
      <w:divBdr>
        <w:top w:val="none" w:sz="0" w:space="0" w:color="auto"/>
        <w:left w:val="none" w:sz="0" w:space="0" w:color="auto"/>
        <w:bottom w:val="none" w:sz="0" w:space="0" w:color="auto"/>
        <w:right w:val="none" w:sz="0" w:space="0" w:color="auto"/>
      </w:divBdr>
    </w:div>
    <w:div w:id="864173934">
      <w:bodyDiv w:val="1"/>
      <w:marLeft w:val="0"/>
      <w:marRight w:val="0"/>
      <w:marTop w:val="0"/>
      <w:marBottom w:val="0"/>
      <w:divBdr>
        <w:top w:val="none" w:sz="0" w:space="0" w:color="auto"/>
        <w:left w:val="none" w:sz="0" w:space="0" w:color="auto"/>
        <w:bottom w:val="none" w:sz="0" w:space="0" w:color="auto"/>
        <w:right w:val="none" w:sz="0" w:space="0" w:color="auto"/>
      </w:divBdr>
    </w:div>
    <w:div w:id="864248144">
      <w:bodyDiv w:val="1"/>
      <w:marLeft w:val="0"/>
      <w:marRight w:val="0"/>
      <w:marTop w:val="0"/>
      <w:marBottom w:val="0"/>
      <w:divBdr>
        <w:top w:val="none" w:sz="0" w:space="0" w:color="auto"/>
        <w:left w:val="none" w:sz="0" w:space="0" w:color="auto"/>
        <w:bottom w:val="none" w:sz="0" w:space="0" w:color="auto"/>
        <w:right w:val="none" w:sz="0" w:space="0" w:color="auto"/>
      </w:divBdr>
    </w:div>
    <w:div w:id="864517296">
      <w:bodyDiv w:val="1"/>
      <w:marLeft w:val="0"/>
      <w:marRight w:val="0"/>
      <w:marTop w:val="0"/>
      <w:marBottom w:val="0"/>
      <w:divBdr>
        <w:top w:val="none" w:sz="0" w:space="0" w:color="auto"/>
        <w:left w:val="none" w:sz="0" w:space="0" w:color="auto"/>
        <w:bottom w:val="none" w:sz="0" w:space="0" w:color="auto"/>
        <w:right w:val="none" w:sz="0" w:space="0" w:color="auto"/>
      </w:divBdr>
    </w:div>
    <w:div w:id="864560717">
      <w:bodyDiv w:val="1"/>
      <w:marLeft w:val="0"/>
      <w:marRight w:val="0"/>
      <w:marTop w:val="0"/>
      <w:marBottom w:val="0"/>
      <w:divBdr>
        <w:top w:val="none" w:sz="0" w:space="0" w:color="auto"/>
        <w:left w:val="none" w:sz="0" w:space="0" w:color="auto"/>
        <w:bottom w:val="none" w:sz="0" w:space="0" w:color="auto"/>
        <w:right w:val="none" w:sz="0" w:space="0" w:color="auto"/>
      </w:divBdr>
    </w:div>
    <w:div w:id="864561132">
      <w:bodyDiv w:val="1"/>
      <w:marLeft w:val="0"/>
      <w:marRight w:val="0"/>
      <w:marTop w:val="0"/>
      <w:marBottom w:val="0"/>
      <w:divBdr>
        <w:top w:val="none" w:sz="0" w:space="0" w:color="auto"/>
        <w:left w:val="none" w:sz="0" w:space="0" w:color="auto"/>
        <w:bottom w:val="none" w:sz="0" w:space="0" w:color="auto"/>
        <w:right w:val="none" w:sz="0" w:space="0" w:color="auto"/>
      </w:divBdr>
    </w:div>
    <w:div w:id="864751351">
      <w:bodyDiv w:val="1"/>
      <w:marLeft w:val="0"/>
      <w:marRight w:val="0"/>
      <w:marTop w:val="0"/>
      <w:marBottom w:val="0"/>
      <w:divBdr>
        <w:top w:val="none" w:sz="0" w:space="0" w:color="auto"/>
        <w:left w:val="none" w:sz="0" w:space="0" w:color="auto"/>
        <w:bottom w:val="none" w:sz="0" w:space="0" w:color="auto"/>
        <w:right w:val="none" w:sz="0" w:space="0" w:color="auto"/>
      </w:divBdr>
    </w:div>
    <w:div w:id="864827553">
      <w:bodyDiv w:val="1"/>
      <w:marLeft w:val="0"/>
      <w:marRight w:val="0"/>
      <w:marTop w:val="0"/>
      <w:marBottom w:val="0"/>
      <w:divBdr>
        <w:top w:val="none" w:sz="0" w:space="0" w:color="auto"/>
        <w:left w:val="none" w:sz="0" w:space="0" w:color="auto"/>
        <w:bottom w:val="none" w:sz="0" w:space="0" w:color="auto"/>
        <w:right w:val="none" w:sz="0" w:space="0" w:color="auto"/>
      </w:divBdr>
    </w:div>
    <w:div w:id="865023834">
      <w:bodyDiv w:val="1"/>
      <w:marLeft w:val="0"/>
      <w:marRight w:val="0"/>
      <w:marTop w:val="0"/>
      <w:marBottom w:val="0"/>
      <w:divBdr>
        <w:top w:val="none" w:sz="0" w:space="0" w:color="auto"/>
        <w:left w:val="none" w:sz="0" w:space="0" w:color="auto"/>
        <w:bottom w:val="none" w:sz="0" w:space="0" w:color="auto"/>
        <w:right w:val="none" w:sz="0" w:space="0" w:color="auto"/>
      </w:divBdr>
    </w:div>
    <w:div w:id="865025678">
      <w:bodyDiv w:val="1"/>
      <w:marLeft w:val="0"/>
      <w:marRight w:val="0"/>
      <w:marTop w:val="0"/>
      <w:marBottom w:val="0"/>
      <w:divBdr>
        <w:top w:val="none" w:sz="0" w:space="0" w:color="auto"/>
        <w:left w:val="none" w:sz="0" w:space="0" w:color="auto"/>
        <w:bottom w:val="none" w:sz="0" w:space="0" w:color="auto"/>
        <w:right w:val="none" w:sz="0" w:space="0" w:color="auto"/>
      </w:divBdr>
    </w:div>
    <w:div w:id="865026698">
      <w:bodyDiv w:val="1"/>
      <w:marLeft w:val="0"/>
      <w:marRight w:val="0"/>
      <w:marTop w:val="0"/>
      <w:marBottom w:val="0"/>
      <w:divBdr>
        <w:top w:val="none" w:sz="0" w:space="0" w:color="auto"/>
        <w:left w:val="none" w:sz="0" w:space="0" w:color="auto"/>
        <w:bottom w:val="none" w:sz="0" w:space="0" w:color="auto"/>
        <w:right w:val="none" w:sz="0" w:space="0" w:color="auto"/>
      </w:divBdr>
    </w:div>
    <w:div w:id="865099384">
      <w:bodyDiv w:val="1"/>
      <w:marLeft w:val="0"/>
      <w:marRight w:val="0"/>
      <w:marTop w:val="0"/>
      <w:marBottom w:val="0"/>
      <w:divBdr>
        <w:top w:val="none" w:sz="0" w:space="0" w:color="auto"/>
        <w:left w:val="none" w:sz="0" w:space="0" w:color="auto"/>
        <w:bottom w:val="none" w:sz="0" w:space="0" w:color="auto"/>
        <w:right w:val="none" w:sz="0" w:space="0" w:color="auto"/>
      </w:divBdr>
    </w:div>
    <w:div w:id="865100451">
      <w:bodyDiv w:val="1"/>
      <w:marLeft w:val="0"/>
      <w:marRight w:val="0"/>
      <w:marTop w:val="0"/>
      <w:marBottom w:val="0"/>
      <w:divBdr>
        <w:top w:val="none" w:sz="0" w:space="0" w:color="auto"/>
        <w:left w:val="none" w:sz="0" w:space="0" w:color="auto"/>
        <w:bottom w:val="none" w:sz="0" w:space="0" w:color="auto"/>
        <w:right w:val="none" w:sz="0" w:space="0" w:color="auto"/>
      </w:divBdr>
    </w:div>
    <w:div w:id="865102702">
      <w:bodyDiv w:val="1"/>
      <w:marLeft w:val="0"/>
      <w:marRight w:val="0"/>
      <w:marTop w:val="0"/>
      <w:marBottom w:val="0"/>
      <w:divBdr>
        <w:top w:val="none" w:sz="0" w:space="0" w:color="auto"/>
        <w:left w:val="none" w:sz="0" w:space="0" w:color="auto"/>
        <w:bottom w:val="none" w:sz="0" w:space="0" w:color="auto"/>
        <w:right w:val="none" w:sz="0" w:space="0" w:color="auto"/>
      </w:divBdr>
    </w:div>
    <w:div w:id="865288719">
      <w:bodyDiv w:val="1"/>
      <w:marLeft w:val="0"/>
      <w:marRight w:val="0"/>
      <w:marTop w:val="0"/>
      <w:marBottom w:val="0"/>
      <w:divBdr>
        <w:top w:val="none" w:sz="0" w:space="0" w:color="auto"/>
        <w:left w:val="none" w:sz="0" w:space="0" w:color="auto"/>
        <w:bottom w:val="none" w:sz="0" w:space="0" w:color="auto"/>
        <w:right w:val="none" w:sz="0" w:space="0" w:color="auto"/>
      </w:divBdr>
    </w:div>
    <w:div w:id="865292799">
      <w:bodyDiv w:val="1"/>
      <w:marLeft w:val="0"/>
      <w:marRight w:val="0"/>
      <w:marTop w:val="0"/>
      <w:marBottom w:val="0"/>
      <w:divBdr>
        <w:top w:val="none" w:sz="0" w:space="0" w:color="auto"/>
        <w:left w:val="none" w:sz="0" w:space="0" w:color="auto"/>
        <w:bottom w:val="none" w:sz="0" w:space="0" w:color="auto"/>
        <w:right w:val="none" w:sz="0" w:space="0" w:color="auto"/>
      </w:divBdr>
    </w:div>
    <w:div w:id="865483920">
      <w:bodyDiv w:val="1"/>
      <w:marLeft w:val="0"/>
      <w:marRight w:val="0"/>
      <w:marTop w:val="0"/>
      <w:marBottom w:val="0"/>
      <w:divBdr>
        <w:top w:val="none" w:sz="0" w:space="0" w:color="auto"/>
        <w:left w:val="none" w:sz="0" w:space="0" w:color="auto"/>
        <w:bottom w:val="none" w:sz="0" w:space="0" w:color="auto"/>
        <w:right w:val="none" w:sz="0" w:space="0" w:color="auto"/>
      </w:divBdr>
    </w:div>
    <w:div w:id="865675530">
      <w:bodyDiv w:val="1"/>
      <w:marLeft w:val="0"/>
      <w:marRight w:val="0"/>
      <w:marTop w:val="0"/>
      <w:marBottom w:val="0"/>
      <w:divBdr>
        <w:top w:val="none" w:sz="0" w:space="0" w:color="auto"/>
        <w:left w:val="none" w:sz="0" w:space="0" w:color="auto"/>
        <w:bottom w:val="none" w:sz="0" w:space="0" w:color="auto"/>
        <w:right w:val="none" w:sz="0" w:space="0" w:color="auto"/>
      </w:divBdr>
    </w:div>
    <w:div w:id="866021554">
      <w:bodyDiv w:val="1"/>
      <w:marLeft w:val="0"/>
      <w:marRight w:val="0"/>
      <w:marTop w:val="0"/>
      <w:marBottom w:val="0"/>
      <w:divBdr>
        <w:top w:val="none" w:sz="0" w:space="0" w:color="auto"/>
        <w:left w:val="none" w:sz="0" w:space="0" w:color="auto"/>
        <w:bottom w:val="none" w:sz="0" w:space="0" w:color="auto"/>
        <w:right w:val="none" w:sz="0" w:space="0" w:color="auto"/>
      </w:divBdr>
    </w:div>
    <w:div w:id="866217510">
      <w:bodyDiv w:val="1"/>
      <w:marLeft w:val="0"/>
      <w:marRight w:val="0"/>
      <w:marTop w:val="0"/>
      <w:marBottom w:val="0"/>
      <w:divBdr>
        <w:top w:val="none" w:sz="0" w:space="0" w:color="auto"/>
        <w:left w:val="none" w:sz="0" w:space="0" w:color="auto"/>
        <w:bottom w:val="none" w:sz="0" w:space="0" w:color="auto"/>
        <w:right w:val="none" w:sz="0" w:space="0" w:color="auto"/>
      </w:divBdr>
    </w:div>
    <w:div w:id="866261306">
      <w:bodyDiv w:val="1"/>
      <w:marLeft w:val="0"/>
      <w:marRight w:val="0"/>
      <w:marTop w:val="0"/>
      <w:marBottom w:val="0"/>
      <w:divBdr>
        <w:top w:val="none" w:sz="0" w:space="0" w:color="auto"/>
        <w:left w:val="none" w:sz="0" w:space="0" w:color="auto"/>
        <w:bottom w:val="none" w:sz="0" w:space="0" w:color="auto"/>
        <w:right w:val="none" w:sz="0" w:space="0" w:color="auto"/>
      </w:divBdr>
    </w:div>
    <w:div w:id="866335261">
      <w:bodyDiv w:val="1"/>
      <w:marLeft w:val="0"/>
      <w:marRight w:val="0"/>
      <w:marTop w:val="0"/>
      <w:marBottom w:val="0"/>
      <w:divBdr>
        <w:top w:val="none" w:sz="0" w:space="0" w:color="auto"/>
        <w:left w:val="none" w:sz="0" w:space="0" w:color="auto"/>
        <w:bottom w:val="none" w:sz="0" w:space="0" w:color="auto"/>
        <w:right w:val="none" w:sz="0" w:space="0" w:color="auto"/>
      </w:divBdr>
    </w:div>
    <w:div w:id="866455211">
      <w:bodyDiv w:val="1"/>
      <w:marLeft w:val="0"/>
      <w:marRight w:val="0"/>
      <w:marTop w:val="0"/>
      <w:marBottom w:val="0"/>
      <w:divBdr>
        <w:top w:val="none" w:sz="0" w:space="0" w:color="auto"/>
        <w:left w:val="none" w:sz="0" w:space="0" w:color="auto"/>
        <w:bottom w:val="none" w:sz="0" w:space="0" w:color="auto"/>
        <w:right w:val="none" w:sz="0" w:space="0" w:color="auto"/>
      </w:divBdr>
    </w:div>
    <w:div w:id="866529486">
      <w:bodyDiv w:val="1"/>
      <w:marLeft w:val="0"/>
      <w:marRight w:val="0"/>
      <w:marTop w:val="0"/>
      <w:marBottom w:val="0"/>
      <w:divBdr>
        <w:top w:val="none" w:sz="0" w:space="0" w:color="auto"/>
        <w:left w:val="none" w:sz="0" w:space="0" w:color="auto"/>
        <w:bottom w:val="none" w:sz="0" w:space="0" w:color="auto"/>
        <w:right w:val="none" w:sz="0" w:space="0" w:color="auto"/>
      </w:divBdr>
    </w:div>
    <w:div w:id="866602031">
      <w:bodyDiv w:val="1"/>
      <w:marLeft w:val="0"/>
      <w:marRight w:val="0"/>
      <w:marTop w:val="0"/>
      <w:marBottom w:val="0"/>
      <w:divBdr>
        <w:top w:val="none" w:sz="0" w:space="0" w:color="auto"/>
        <w:left w:val="none" w:sz="0" w:space="0" w:color="auto"/>
        <w:bottom w:val="none" w:sz="0" w:space="0" w:color="auto"/>
        <w:right w:val="none" w:sz="0" w:space="0" w:color="auto"/>
      </w:divBdr>
    </w:div>
    <w:div w:id="866672469">
      <w:bodyDiv w:val="1"/>
      <w:marLeft w:val="0"/>
      <w:marRight w:val="0"/>
      <w:marTop w:val="0"/>
      <w:marBottom w:val="0"/>
      <w:divBdr>
        <w:top w:val="none" w:sz="0" w:space="0" w:color="auto"/>
        <w:left w:val="none" w:sz="0" w:space="0" w:color="auto"/>
        <w:bottom w:val="none" w:sz="0" w:space="0" w:color="auto"/>
        <w:right w:val="none" w:sz="0" w:space="0" w:color="auto"/>
      </w:divBdr>
    </w:div>
    <w:div w:id="866723761">
      <w:bodyDiv w:val="1"/>
      <w:marLeft w:val="0"/>
      <w:marRight w:val="0"/>
      <w:marTop w:val="0"/>
      <w:marBottom w:val="0"/>
      <w:divBdr>
        <w:top w:val="none" w:sz="0" w:space="0" w:color="auto"/>
        <w:left w:val="none" w:sz="0" w:space="0" w:color="auto"/>
        <w:bottom w:val="none" w:sz="0" w:space="0" w:color="auto"/>
        <w:right w:val="none" w:sz="0" w:space="0" w:color="auto"/>
      </w:divBdr>
    </w:div>
    <w:div w:id="866797514">
      <w:bodyDiv w:val="1"/>
      <w:marLeft w:val="0"/>
      <w:marRight w:val="0"/>
      <w:marTop w:val="0"/>
      <w:marBottom w:val="0"/>
      <w:divBdr>
        <w:top w:val="none" w:sz="0" w:space="0" w:color="auto"/>
        <w:left w:val="none" w:sz="0" w:space="0" w:color="auto"/>
        <w:bottom w:val="none" w:sz="0" w:space="0" w:color="auto"/>
        <w:right w:val="none" w:sz="0" w:space="0" w:color="auto"/>
      </w:divBdr>
    </w:div>
    <w:div w:id="866871031">
      <w:bodyDiv w:val="1"/>
      <w:marLeft w:val="0"/>
      <w:marRight w:val="0"/>
      <w:marTop w:val="0"/>
      <w:marBottom w:val="0"/>
      <w:divBdr>
        <w:top w:val="none" w:sz="0" w:space="0" w:color="auto"/>
        <w:left w:val="none" w:sz="0" w:space="0" w:color="auto"/>
        <w:bottom w:val="none" w:sz="0" w:space="0" w:color="auto"/>
        <w:right w:val="none" w:sz="0" w:space="0" w:color="auto"/>
      </w:divBdr>
    </w:div>
    <w:div w:id="867060536">
      <w:bodyDiv w:val="1"/>
      <w:marLeft w:val="0"/>
      <w:marRight w:val="0"/>
      <w:marTop w:val="0"/>
      <w:marBottom w:val="0"/>
      <w:divBdr>
        <w:top w:val="none" w:sz="0" w:space="0" w:color="auto"/>
        <w:left w:val="none" w:sz="0" w:space="0" w:color="auto"/>
        <w:bottom w:val="none" w:sz="0" w:space="0" w:color="auto"/>
        <w:right w:val="none" w:sz="0" w:space="0" w:color="auto"/>
      </w:divBdr>
    </w:div>
    <w:div w:id="867371812">
      <w:bodyDiv w:val="1"/>
      <w:marLeft w:val="0"/>
      <w:marRight w:val="0"/>
      <w:marTop w:val="0"/>
      <w:marBottom w:val="0"/>
      <w:divBdr>
        <w:top w:val="none" w:sz="0" w:space="0" w:color="auto"/>
        <w:left w:val="none" w:sz="0" w:space="0" w:color="auto"/>
        <w:bottom w:val="none" w:sz="0" w:space="0" w:color="auto"/>
        <w:right w:val="none" w:sz="0" w:space="0" w:color="auto"/>
      </w:divBdr>
    </w:div>
    <w:div w:id="867378899">
      <w:bodyDiv w:val="1"/>
      <w:marLeft w:val="0"/>
      <w:marRight w:val="0"/>
      <w:marTop w:val="0"/>
      <w:marBottom w:val="0"/>
      <w:divBdr>
        <w:top w:val="none" w:sz="0" w:space="0" w:color="auto"/>
        <w:left w:val="none" w:sz="0" w:space="0" w:color="auto"/>
        <w:bottom w:val="none" w:sz="0" w:space="0" w:color="auto"/>
        <w:right w:val="none" w:sz="0" w:space="0" w:color="auto"/>
      </w:divBdr>
    </w:div>
    <w:div w:id="867449037">
      <w:bodyDiv w:val="1"/>
      <w:marLeft w:val="0"/>
      <w:marRight w:val="0"/>
      <w:marTop w:val="0"/>
      <w:marBottom w:val="0"/>
      <w:divBdr>
        <w:top w:val="none" w:sz="0" w:space="0" w:color="auto"/>
        <w:left w:val="none" w:sz="0" w:space="0" w:color="auto"/>
        <w:bottom w:val="none" w:sz="0" w:space="0" w:color="auto"/>
        <w:right w:val="none" w:sz="0" w:space="0" w:color="auto"/>
      </w:divBdr>
    </w:div>
    <w:div w:id="867565884">
      <w:bodyDiv w:val="1"/>
      <w:marLeft w:val="0"/>
      <w:marRight w:val="0"/>
      <w:marTop w:val="0"/>
      <w:marBottom w:val="0"/>
      <w:divBdr>
        <w:top w:val="none" w:sz="0" w:space="0" w:color="auto"/>
        <w:left w:val="none" w:sz="0" w:space="0" w:color="auto"/>
        <w:bottom w:val="none" w:sz="0" w:space="0" w:color="auto"/>
        <w:right w:val="none" w:sz="0" w:space="0" w:color="auto"/>
      </w:divBdr>
    </w:div>
    <w:div w:id="867567947">
      <w:bodyDiv w:val="1"/>
      <w:marLeft w:val="0"/>
      <w:marRight w:val="0"/>
      <w:marTop w:val="0"/>
      <w:marBottom w:val="0"/>
      <w:divBdr>
        <w:top w:val="none" w:sz="0" w:space="0" w:color="auto"/>
        <w:left w:val="none" w:sz="0" w:space="0" w:color="auto"/>
        <w:bottom w:val="none" w:sz="0" w:space="0" w:color="auto"/>
        <w:right w:val="none" w:sz="0" w:space="0" w:color="auto"/>
      </w:divBdr>
    </w:div>
    <w:div w:id="867572463">
      <w:bodyDiv w:val="1"/>
      <w:marLeft w:val="0"/>
      <w:marRight w:val="0"/>
      <w:marTop w:val="0"/>
      <w:marBottom w:val="0"/>
      <w:divBdr>
        <w:top w:val="none" w:sz="0" w:space="0" w:color="auto"/>
        <w:left w:val="none" w:sz="0" w:space="0" w:color="auto"/>
        <w:bottom w:val="none" w:sz="0" w:space="0" w:color="auto"/>
        <w:right w:val="none" w:sz="0" w:space="0" w:color="auto"/>
      </w:divBdr>
    </w:div>
    <w:div w:id="867596387">
      <w:bodyDiv w:val="1"/>
      <w:marLeft w:val="0"/>
      <w:marRight w:val="0"/>
      <w:marTop w:val="0"/>
      <w:marBottom w:val="0"/>
      <w:divBdr>
        <w:top w:val="none" w:sz="0" w:space="0" w:color="auto"/>
        <w:left w:val="none" w:sz="0" w:space="0" w:color="auto"/>
        <w:bottom w:val="none" w:sz="0" w:space="0" w:color="auto"/>
        <w:right w:val="none" w:sz="0" w:space="0" w:color="auto"/>
      </w:divBdr>
    </w:div>
    <w:div w:id="868033001">
      <w:bodyDiv w:val="1"/>
      <w:marLeft w:val="0"/>
      <w:marRight w:val="0"/>
      <w:marTop w:val="0"/>
      <w:marBottom w:val="0"/>
      <w:divBdr>
        <w:top w:val="none" w:sz="0" w:space="0" w:color="auto"/>
        <w:left w:val="none" w:sz="0" w:space="0" w:color="auto"/>
        <w:bottom w:val="none" w:sz="0" w:space="0" w:color="auto"/>
        <w:right w:val="none" w:sz="0" w:space="0" w:color="auto"/>
      </w:divBdr>
    </w:div>
    <w:div w:id="868103484">
      <w:bodyDiv w:val="1"/>
      <w:marLeft w:val="0"/>
      <w:marRight w:val="0"/>
      <w:marTop w:val="0"/>
      <w:marBottom w:val="0"/>
      <w:divBdr>
        <w:top w:val="none" w:sz="0" w:space="0" w:color="auto"/>
        <w:left w:val="none" w:sz="0" w:space="0" w:color="auto"/>
        <w:bottom w:val="none" w:sz="0" w:space="0" w:color="auto"/>
        <w:right w:val="none" w:sz="0" w:space="0" w:color="auto"/>
      </w:divBdr>
    </w:div>
    <w:div w:id="868110260">
      <w:bodyDiv w:val="1"/>
      <w:marLeft w:val="0"/>
      <w:marRight w:val="0"/>
      <w:marTop w:val="0"/>
      <w:marBottom w:val="0"/>
      <w:divBdr>
        <w:top w:val="none" w:sz="0" w:space="0" w:color="auto"/>
        <w:left w:val="none" w:sz="0" w:space="0" w:color="auto"/>
        <w:bottom w:val="none" w:sz="0" w:space="0" w:color="auto"/>
        <w:right w:val="none" w:sz="0" w:space="0" w:color="auto"/>
      </w:divBdr>
    </w:div>
    <w:div w:id="868180179">
      <w:bodyDiv w:val="1"/>
      <w:marLeft w:val="0"/>
      <w:marRight w:val="0"/>
      <w:marTop w:val="0"/>
      <w:marBottom w:val="0"/>
      <w:divBdr>
        <w:top w:val="none" w:sz="0" w:space="0" w:color="auto"/>
        <w:left w:val="none" w:sz="0" w:space="0" w:color="auto"/>
        <w:bottom w:val="none" w:sz="0" w:space="0" w:color="auto"/>
        <w:right w:val="none" w:sz="0" w:space="0" w:color="auto"/>
      </w:divBdr>
    </w:div>
    <w:div w:id="868184334">
      <w:bodyDiv w:val="1"/>
      <w:marLeft w:val="0"/>
      <w:marRight w:val="0"/>
      <w:marTop w:val="0"/>
      <w:marBottom w:val="0"/>
      <w:divBdr>
        <w:top w:val="none" w:sz="0" w:space="0" w:color="auto"/>
        <w:left w:val="none" w:sz="0" w:space="0" w:color="auto"/>
        <w:bottom w:val="none" w:sz="0" w:space="0" w:color="auto"/>
        <w:right w:val="none" w:sz="0" w:space="0" w:color="auto"/>
      </w:divBdr>
    </w:div>
    <w:div w:id="868371185">
      <w:bodyDiv w:val="1"/>
      <w:marLeft w:val="0"/>
      <w:marRight w:val="0"/>
      <w:marTop w:val="0"/>
      <w:marBottom w:val="0"/>
      <w:divBdr>
        <w:top w:val="none" w:sz="0" w:space="0" w:color="auto"/>
        <w:left w:val="none" w:sz="0" w:space="0" w:color="auto"/>
        <w:bottom w:val="none" w:sz="0" w:space="0" w:color="auto"/>
        <w:right w:val="none" w:sz="0" w:space="0" w:color="auto"/>
      </w:divBdr>
    </w:div>
    <w:div w:id="868491410">
      <w:bodyDiv w:val="1"/>
      <w:marLeft w:val="0"/>
      <w:marRight w:val="0"/>
      <w:marTop w:val="0"/>
      <w:marBottom w:val="0"/>
      <w:divBdr>
        <w:top w:val="none" w:sz="0" w:space="0" w:color="auto"/>
        <w:left w:val="none" w:sz="0" w:space="0" w:color="auto"/>
        <w:bottom w:val="none" w:sz="0" w:space="0" w:color="auto"/>
        <w:right w:val="none" w:sz="0" w:space="0" w:color="auto"/>
      </w:divBdr>
    </w:div>
    <w:div w:id="868566071">
      <w:bodyDiv w:val="1"/>
      <w:marLeft w:val="0"/>
      <w:marRight w:val="0"/>
      <w:marTop w:val="0"/>
      <w:marBottom w:val="0"/>
      <w:divBdr>
        <w:top w:val="none" w:sz="0" w:space="0" w:color="auto"/>
        <w:left w:val="none" w:sz="0" w:space="0" w:color="auto"/>
        <w:bottom w:val="none" w:sz="0" w:space="0" w:color="auto"/>
        <w:right w:val="none" w:sz="0" w:space="0" w:color="auto"/>
      </w:divBdr>
    </w:div>
    <w:div w:id="868682810">
      <w:bodyDiv w:val="1"/>
      <w:marLeft w:val="0"/>
      <w:marRight w:val="0"/>
      <w:marTop w:val="0"/>
      <w:marBottom w:val="0"/>
      <w:divBdr>
        <w:top w:val="none" w:sz="0" w:space="0" w:color="auto"/>
        <w:left w:val="none" w:sz="0" w:space="0" w:color="auto"/>
        <w:bottom w:val="none" w:sz="0" w:space="0" w:color="auto"/>
        <w:right w:val="none" w:sz="0" w:space="0" w:color="auto"/>
      </w:divBdr>
    </w:div>
    <w:div w:id="868832375">
      <w:bodyDiv w:val="1"/>
      <w:marLeft w:val="0"/>
      <w:marRight w:val="0"/>
      <w:marTop w:val="0"/>
      <w:marBottom w:val="0"/>
      <w:divBdr>
        <w:top w:val="none" w:sz="0" w:space="0" w:color="auto"/>
        <w:left w:val="none" w:sz="0" w:space="0" w:color="auto"/>
        <w:bottom w:val="none" w:sz="0" w:space="0" w:color="auto"/>
        <w:right w:val="none" w:sz="0" w:space="0" w:color="auto"/>
      </w:divBdr>
    </w:div>
    <w:div w:id="868834558">
      <w:bodyDiv w:val="1"/>
      <w:marLeft w:val="0"/>
      <w:marRight w:val="0"/>
      <w:marTop w:val="0"/>
      <w:marBottom w:val="0"/>
      <w:divBdr>
        <w:top w:val="none" w:sz="0" w:space="0" w:color="auto"/>
        <w:left w:val="none" w:sz="0" w:space="0" w:color="auto"/>
        <w:bottom w:val="none" w:sz="0" w:space="0" w:color="auto"/>
        <w:right w:val="none" w:sz="0" w:space="0" w:color="auto"/>
      </w:divBdr>
    </w:div>
    <w:div w:id="868953285">
      <w:bodyDiv w:val="1"/>
      <w:marLeft w:val="0"/>
      <w:marRight w:val="0"/>
      <w:marTop w:val="0"/>
      <w:marBottom w:val="0"/>
      <w:divBdr>
        <w:top w:val="none" w:sz="0" w:space="0" w:color="auto"/>
        <w:left w:val="none" w:sz="0" w:space="0" w:color="auto"/>
        <w:bottom w:val="none" w:sz="0" w:space="0" w:color="auto"/>
        <w:right w:val="none" w:sz="0" w:space="0" w:color="auto"/>
      </w:divBdr>
    </w:div>
    <w:div w:id="869143872">
      <w:bodyDiv w:val="1"/>
      <w:marLeft w:val="0"/>
      <w:marRight w:val="0"/>
      <w:marTop w:val="0"/>
      <w:marBottom w:val="0"/>
      <w:divBdr>
        <w:top w:val="none" w:sz="0" w:space="0" w:color="auto"/>
        <w:left w:val="none" w:sz="0" w:space="0" w:color="auto"/>
        <w:bottom w:val="none" w:sz="0" w:space="0" w:color="auto"/>
        <w:right w:val="none" w:sz="0" w:space="0" w:color="auto"/>
      </w:divBdr>
      <w:divsChild>
        <w:div w:id="14549836">
          <w:marLeft w:val="480"/>
          <w:marRight w:val="0"/>
          <w:marTop w:val="0"/>
          <w:marBottom w:val="0"/>
          <w:divBdr>
            <w:top w:val="none" w:sz="0" w:space="0" w:color="auto"/>
            <w:left w:val="none" w:sz="0" w:space="0" w:color="auto"/>
            <w:bottom w:val="none" w:sz="0" w:space="0" w:color="auto"/>
            <w:right w:val="none" w:sz="0" w:space="0" w:color="auto"/>
          </w:divBdr>
        </w:div>
        <w:div w:id="42483322">
          <w:marLeft w:val="480"/>
          <w:marRight w:val="0"/>
          <w:marTop w:val="0"/>
          <w:marBottom w:val="0"/>
          <w:divBdr>
            <w:top w:val="none" w:sz="0" w:space="0" w:color="auto"/>
            <w:left w:val="none" w:sz="0" w:space="0" w:color="auto"/>
            <w:bottom w:val="none" w:sz="0" w:space="0" w:color="auto"/>
            <w:right w:val="none" w:sz="0" w:space="0" w:color="auto"/>
          </w:divBdr>
        </w:div>
        <w:div w:id="85465964">
          <w:marLeft w:val="480"/>
          <w:marRight w:val="0"/>
          <w:marTop w:val="0"/>
          <w:marBottom w:val="0"/>
          <w:divBdr>
            <w:top w:val="none" w:sz="0" w:space="0" w:color="auto"/>
            <w:left w:val="none" w:sz="0" w:space="0" w:color="auto"/>
            <w:bottom w:val="none" w:sz="0" w:space="0" w:color="auto"/>
            <w:right w:val="none" w:sz="0" w:space="0" w:color="auto"/>
          </w:divBdr>
        </w:div>
        <w:div w:id="155079275">
          <w:marLeft w:val="480"/>
          <w:marRight w:val="0"/>
          <w:marTop w:val="0"/>
          <w:marBottom w:val="0"/>
          <w:divBdr>
            <w:top w:val="none" w:sz="0" w:space="0" w:color="auto"/>
            <w:left w:val="none" w:sz="0" w:space="0" w:color="auto"/>
            <w:bottom w:val="none" w:sz="0" w:space="0" w:color="auto"/>
            <w:right w:val="none" w:sz="0" w:space="0" w:color="auto"/>
          </w:divBdr>
        </w:div>
        <w:div w:id="162551987">
          <w:marLeft w:val="480"/>
          <w:marRight w:val="0"/>
          <w:marTop w:val="0"/>
          <w:marBottom w:val="0"/>
          <w:divBdr>
            <w:top w:val="none" w:sz="0" w:space="0" w:color="auto"/>
            <w:left w:val="none" w:sz="0" w:space="0" w:color="auto"/>
            <w:bottom w:val="none" w:sz="0" w:space="0" w:color="auto"/>
            <w:right w:val="none" w:sz="0" w:space="0" w:color="auto"/>
          </w:divBdr>
        </w:div>
        <w:div w:id="180554707">
          <w:marLeft w:val="480"/>
          <w:marRight w:val="0"/>
          <w:marTop w:val="0"/>
          <w:marBottom w:val="0"/>
          <w:divBdr>
            <w:top w:val="none" w:sz="0" w:space="0" w:color="auto"/>
            <w:left w:val="none" w:sz="0" w:space="0" w:color="auto"/>
            <w:bottom w:val="none" w:sz="0" w:space="0" w:color="auto"/>
            <w:right w:val="none" w:sz="0" w:space="0" w:color="auto"/>
          </w:divBdr>
        </w:div>
        <w:div w:id="221407868">
          <w:marLeft w:val="480"/>
          <w:marRight w:val="0"/>
          <w:marTop w:val="0"/>
          <w:marBottom w:val="0"/>
          <w:divBdr>
            <w:top w:val="none" w:sz="0" w:space="0" w:color="auto"/>
            <w:left w:val="none" w:sz="0" w:space="0" w:color="auto"/>
            <w:bottom w:val="none" w:sz="0" w:space="0" w:color="auto"/>
            <w:right w:val="none" w:sz="0" w:space="0" w:color="auto"/>
          </w:divBdr>
        </w:div>
        <w:div w:id="226768838">
          <w:marLeft w:val="480"/>
          <w:marRight w:val="0"/>
          <w:marTop w:val="0"/>
          <w:marBottom w:val="0"/>
          <w:divBdr>
            <w:top w:val="none" w:sz="0" w:space="0" w:color="auto"/>
            <w:left w:val="none" w:sz="0" w:space="0" w:color="auto"/>
            <w:bottom w:val="none" w:sz="0" w:space="0" w:color="auto"/>
            <w:right w:val="none" w:sz="0" w:space="0" w:color="auto"/>
          </w:divBdr>
        </w:div>
        <w:div w:id="321667200">
          <w:marLeft w:val="480"/>
          <w:marRight w:val="0"/>
          <w:marTop w:val="0"/>
          <w:marBottom w:val="0"/>
          <w:divBdr>
            <w:top w:val="none" w:sz="0" w:space="0" w:color="auto"/>
            <w:left w:val="none" w:sz="0" w:space="0" w:color="auto"/>
            <w:bottom w:val="none" w:sz="0" w:space="0" w:color="auto"/>
            <w:right w:val="none" w:sz="0" w:space="0" w:color="auto"/>
          </w:divBdr>
        </w:div>
        <w:div w:id="323321173">
          <w:marLeft w:val="480"/>
          <w:marRight w:val="0"/>
          <w:marTop w:val="0"/>
          <w:marBottom w:val="0"/>
          <w:divBdr>
            <w:top w:val="none" w:sz="0" w:space="0" w:color="auto"/>
            <w:left w:val="none" w:sz="0" w:space="0" w:color="auto"/>
            <w:bottom w:val="none" w:sz="0" w:space="0" w:color="auto"/>
            <w:right w:val="none" w:sz="0" w:space="0" w:color="auto"/>
          </w:divBdr>
        </w:div>
        <w:div w:id="401174315">
          <w:marLeft w:val="480"/>
          <w:marRight w:val="0"/>
          <w:marTop w:val="0"/>
          <w:marBottom w:val="0"/>
          <w:divBdr>
            <w:top w:val="none" w:sz="0" w:space="0" w:color="auto"/>
            <w:left w:val="none" w:sz="0" w:space="0" w:color="auto"/>
            <w:bottom w:val="none" w:sz="0" w:space="0" w:color="auto"/>
            <w:right w:val="none" w:sz="0" w:space="0" w:color="auto"/>
          </w:divBdr>
        </w:div>
        <w:div w:id="459959581">
          <w:marLeft w:val="480"/>
          <w:marRight w:val="0"/>
          <w:marTop w:val="0"/>
          <w:marBottom w:val="0"/>
          <w:divBdr>
            <w:top w:val="none" w:sz="0" w:space="0" w:color="auto"/>
            <w:left w:val="none" w:sz="0" w:space="0" w:color="auto"/>
            <w:bottom w:val="none" w:sz="0" w:space="0" w:color="auto"/>
            <w:right w:val="none" w:sz="0" w:space="0" w:color="auto"/>
          </w:divBdr>
        </w:div>
        <w:div w:id="482239333">
          <w:marLeft w:val="480"/>
          <w:marRight w:val="0"/>
          <w:marTop w:val="0"/>
          <w:marBottom w:val="0"/>
          <w:divBdr>
            <w:top w:val="none" w:sz="0" w:space="0" w:color="auto"/>
            <w:left w:val="none" w:sz="0" w:space="0" w:color="auto"/>
            <w:bottom w:val="none" w:sz="0" w:space="0" w:color="auto"/>
            <w:right w:val="none" w:sz="0" w:space="0" w:color="auto"/>
          </w:divBdr>
        </w:div>
        <w:div w:id="514851648">
          <w:marLeft w:val="480"/>
          <w:marRight w:val="0"/>
          <w:marTop w:val="0"/>
          <w:marBottom w:val="0"/>
          <w:divBdr>
            <w:top w:val="none" w:sz="0" w:space="0" w:color="auto"/>
            <w:left w:val="none" w:sz="0" w:space="0" w:color="auto"/>
            <w:bottom w:val="none" w:sz="0" w:space="0" w:color="auto"/>
            <w:right w:val="none" w:sz="0" w:space="0" w:color="auto"/>
          </w:divBdr>
        </w:div>
        <w:div w:id="545797631">
          <w:marLeft w:val="480"/>
          <w:marRight w:val="0"/>
          <w:marTop w:val="0"/>
          <w:marBottom w:val="0"/>
          <w:divBdr>
            <w:top w:val="none" w:sz="0" w:space="0" w:color="auto"/>
            <w:left w:val="none" w:sz="0" w:space="0" w:color="auto"/>
            <w:bottom w:val="none" w:sz="0" w:space="0" w:color="auto"/>
            <w:right w:val="none" w:sz="0" w:space="0" w:color="auto"/>
          </w:divBdr>
        </w:div>
        <w:div w:id="701320433">
          <w:marLeft w:val="480"/>
          <w:marRight w:val="0"/>
          <w:marTop w:val="0"/>
          <w:marBottom w:val="0"/>
          <w:divBdr>
            <w:top w:val="none" w:sz="0" w:space="0" w:color="auto"/>
            <w:left w:val="none" w:sz="0" w:space="0" w:color="auto"/>
            <w:bottom w:val="none" w:sz="0" w:space="0" w:color="auto"/>
            <w:right w:val="none" w:sz="0" w:space="0" w:color="auto"/>
          </w:divBdr>
        </w:div>
        <w:div w:id="724109870">
          <w:marLeft w:val="480"/>
          <w:marRight w:val="0"/>
          <w:marTop w:val="0"/>
          <w:marBottom w:val="0"/>
          <w:divBdr>
            <w:top w:val="none" w:sz="0" w:space="0" w:color="auto"/>
            <w:left w:val="none" w:sz="0" w:space="0" w:color="auto"/>
            <w:bottom w:val="none" w:sz="0" w:space="0" w:color="auto"/>
            <w:right w:val="none" w:sz="0" w:space="0" w:color="auto"/>
          </w:divBdr>
        </w:div>
        <w:div w:id="728767001">
          <w:marLeft w:val="480"/>
          <w:marRight w:val="0"/>
          <w:marTop w:val="0"/>
          <w:marBottom w:val="0"/>
          <w:divBdr>
            <w:top w:val="none" w:sz="0" w:space="0" w:color="auto"/>
            <w:left w:val="none" w:sz="0" w:space="0" w:color="auto"/>
            <w:bottom w:val="none" w:sz="0" w:space="0" w:color="auto"/>
            <w:right w:val="none" w:sz="0" w:space="0" w:color="auto"/>
          </w:divBdr>
        </w:div>
        <w:div w:id="768090021">
          <w:marLeft w:val="480"/>
          <w:marRight w:val="0"/>
          <w:marTop w:val="0"/>
          <w:marBottom w:val="0"/>
          <w:divBdr>
            <w:top w:val="none" w:sz="0" w:space="0" w:color="auto"/>
            <w:left w:val="none" w:sz="0" w:space="0" w:color="auto"/>
            <w:bottom w:val="none" w:sz="0" w:space="0" w:color="auto"/>
            <w:right w:val="none" w:sz="0" w:space="0" w:color="auto"/>
          </w:divBdr>
        </w:div>
        <w:div w:id="861867682">
          <w:marLeft w:val="480"/>
          <w:marRight w:val="0"/>
          <w:marTop w:val="0"/>
          <w:marBottom w:val="0"/>
          <w:divBdr>
            <w:top w:val="none" w:sz="0" w:space="0" w:color="auto"/>
            <w:left w:val="none" w:sz="0" w:space="0" w:color="auto"/>
            <w:bottom w:val="none" w:sz="0" w:space="0" w:color="auto"/>
            <w:right w:val="none" w:sz="0" w:space="0" w:color="auto"/>
          </w:divBdr>
        </w:div>
        <w:div w:id="866260156">
          <w:marLeft w:val="480"/>
          <w:marRight w:val="0"/>
          <w:marTop w:val="0"/>
          <w:marBottom w:val="0"/>
          <w:divBdr>
            <w:top w:val="none" w:sz="0" w:space="0" w:color="auto"/>
            <w:left w:val="none" w:sz="0" w:space="0" w:color="auto"/>
            <w:bottom w:val="none" w:sz="0" w:space="0" w:color="auto"/>
            <w:right w:val="none" w:sz="0" w:space="0" w:color="auto"/>
          </w:divBdr>
        </w:div>
        <w:div w:id="875657870">
          <w:marLeft w:val="480"/>
          <w:marRight w:val="0"/>
          <w:marTop w:val="0"/>
          <w:marBottom w:val="0"/>
          <w:divBdr>
            <w:top w:val="none" w:sz="0" w:space="0" w:color="auto"/>
            <w:left w:val="none" w:sz="0" w:space="0" w:color="auto"/>
            <w:bottom w:val="none" w:sz="0" w:space="0" w:color="auto"/>
            <w:right w:val="none" w:sz="0" w:space="0" w:color="auto"/>
          </w:divBdr>
        </w:div>
        <w:div w:id="881358325">
          <w:marLeft w:val="480"/>
          <w:marRight w:val="0"/>
          <w:marTop w:val="0"/>
          <w:marBottom w:val="0"/>
          <w:divBdr>
            <w:top w:val="none" w:sz="0" w:space="0" w:color="auto"/>
            <w:left w:val="none" w:sz="0" w:space="0" w:color="auto"/>
            <w:bottom w:val="none" w:sz="0" w:space="0" w:color="auto"/>
            <w:right w:val="none" w:sz="0" w:space="0" w:color="auto"/>
          </w:divBdr>
        </w:div>
        <w:div w:id="883832665">
          <w:marLeft w:val="480"/>
          <w:marRight w:val="0"/>
          <w:marTop w:val="0"/>
          <w:marBottom w:val="0"/>
          <w:divBdr>
            <w:top w:val="none" w:sz="0" w:space="0" w:color="auto"/>
            <w:left w:val="none" w:sz="0" w:space="0" w:color="auto"/>
            <w:bottom w:val="none" w:sz="0" w:space="0" w:color="auto"/>
            <w:right w:val="none" w:sz="0" w:space="0" w:color="auto"/>
          </w:divBdr>
        </w:div>
      </w:divsChild>
    </w:div>
    <w:div w:id="869218935">
      <w:bodyDiv w:val="1"/>
      <w:marLeft w:val="0"/>
      <w:marRight w:val="0"/>
      <w:marTop w:val="0"/>
      <w:marBottom w:val="0"/>
      <w:divBdr>
        <w:top w:val="none" w:sz="0" w:space="0" w:color="auto"/>
        <w:left w:val="none" w:sz="0" w:space="0" w:color="auto"/>
        <w:bottom w:val="none" w:sz="0" w:space="0" w:color="auto"/>
        <w:right w:val="none" w:sz="0" w:space="0" w:color="auto"/>
      </w:divBdr>
    </w:div>
    <w:div w:id="869298986">
      <w:bodyDiv w:val="1"/>
      <w:marLeft w:val="0"/>
      <w:marRight w:val="0"/>
      <w:marTop w:val="0"/>
      <w:marBottom w:val="0"/>
      <w:divBdr>
        <w:top w:val="none" w:sz="0" w:space="0" w:color="auto"/>
        <w:left w:val="none" w:sz="0" w:space="0" w:color="auto"/>
        <w:bottom w:val="none" w:sz="0" w:space="0" w:color="auto"/>
        <w:right w:val="none" w:sz="0" w:space="0" w:color="auto"/>
      </w:divBdr>
    </w:div>
    <w:div w:id="869412948">
      <w:bodyDiv w:val="1"/>
      <w:marLeft w:val="0"/>
      <w:marRight w:val="0"/>
      <w:marTop w:val="0"/>
      <w:marBottom w:val="0"/>
      <w:divBdr>
        <w:top w:val="none" w:sz="0" w:space="0" w:color="auto"/>
        <w:left w:val="none" w:sz="0" w:space="0" w:color="auto"/>
        <w:bottom w:val="none" w:sz="0" w:space="0" w:color="auto"/>
        <w:right w:val="none" w:sz="0" w:space="0" w:color="auto"/>
      </w:divBdr>
    </w:div>
    <w:div w:id="869414108">
      <w:bodyDiv w:val="1"/>
      <w:marLeft w:val="0"/>
      <w:marRight w:val="0"/>
      <w:marTop w:val="0"/>
      <w:marBottom w:val="0"/>
      <w:divBdr>
        <w:top w:val="none" w:sz="0" w:space="0" w:color="auto"/>
        <w:left w:val="none" w:sz="0" w:space="0" w:color="auto"/>
        <w:bottom w:val="none" w:sz="0" w:space="0" w:color="auto"/>
        <w:right w:val="none" w:sz="0" w:space="0" w:color="auto"/>
      </w:divBdr>
    </w:div>
    <w:div w:id="869419401">
      <w:bodyDiv w:val="1"/>
      <w:marLeft w:val="0"/>
      <w:marRight w:val="0"/>
      <w:marTop w:val="0"/>
      <w:marBottom w:val="0"/>
      <w:divBdr>
        <w:top w:val="none" w:sz="0" w:space="0" w:color="auto"/>
        <w:left w:val="none" w:sz="0" w:space="0" w:color="auto"/>
        <w:bottom w:val="none" w:sz="0" w:space="0" w:color="auto"/>
        <w:right w:val="none" w:sz="0" w:space="0" w:color="auto"/>
      </w:divBdr>
    </w:div>
    <w:div w:id="869563536">
      <w:bodyDiv w:val="1"/>
      <w:marLeft w:val="0"/>
      <w:marRight w:val="0"/>
      <w:marTop w:val="0"/>
      <w:marBottom w:val="0"/>
      <w:divBdr>
        <w:top w:val="none" w:sz="0" w:space="0" w:color="auto"/>
        <w:left w:val="none" w:sz="0" w:space="0" w:color="auto"/>
        <w:bottom w:val="none" w:sz="0" w:space="0" w:color="auto"/>
        <w:right w:val="none" w:sz="0" w:space="0" w:color="auto"/>
      </w:divBdr>
    </w:div>
    <w:div w:id="869563923">
      <w:bodyDiv w:val="1"/>
      <w:marLeft w:val="0"/>
      <w:marRight w:val="0"/>
      <w:marTop w:val="0"/>
      <w:marBottom w:val="0"/>
      <w:divBdr>
        <w:top w:val="none" w:sz="0" w:space="0" w:color="auto"/>
        <w:left w:val="none" w:sz="0" w:space="0" w:color="auto"/>
        <w:bottom w:val="none" w:sz="0" w:space="0" w:color="auto"/>
        <w:right w:val="none" w:sz="0" w:space="0" w:color="auto"/>
      </w:divBdr>
    </w:div>
    <w:div w:id="869606100">
      <w:bodyDiv w:val="1"/>
      <w:marLeft w:val="0"/>
      <w:marRight w:val="0"/>
      <w:marTop w:val="0"/>
      <w:marBottom w:val="0"/>
      <w:divBdr>
        <w:top w:val="none" w:sz="0" w:space="0" w:color="auto"/>
        <w:left w:val="none" w:sz="0" w:space="0" w:color="auto"/>
        <w:bottom w:val="none" w:sz="0" w:space="0" w:color="auto"/>
        <w:right w:val="none" w:sz="0" w:space="0" w:color="auto"/>
      </w:divBdr>
    </w:div>
    <w:div w:id="869611354">
      <w:bodyDiv w:val="1"/>
      <w:marLeft w:val="0"/>
      <w:marRight w:val="0"/>
      <w:marTop w:val="0"/>
      <w:marBottom w:val="0"/>
      <w:divBdr>
        <w:top w:val="none" w:sz="0" w:space="0" w:color="auto"/>
        <w:left w:val="none" w:sz="0" w:space="0" w:color="auto"/>
        <w:bottom w:val="none" w:sz="0" w:space="0" w:color="auto"/>
        <w:right w:val="none" w:sz="0" w:space="0" w:color="auto"/>
      </w:divBdr>
    </w:div>
    <w:div w:id="869682364">
      <w:bodyDiv w:val="1"/>
      <w:marLeft w:val="0"/>
      <w:marRight w:val="0"/>
      <w:marTop w:val="0"/>
      <w:marBottom w:val="0"/>
      <w:divBdr>
        <w:top w:val="none" w:sz="0" w:space="0" w:color="auto"/>
        <w:left w:val="none" w:sz="0" w:space="0" w:color="auto"/>
        <w:bottom w:val="none" w:sz="0" w:space="0" w:color="auto"/>
        <w:right w:val="none" w:sz="0" w:space="0" w:color="auto"/>
      </w:divBdr>
    </w:div>
    <w:div w:id="869684362">
      <w:bodyDiv w:val="1"/>
      <w:marLeft w:val="0"/>
      <w:marRight w:val="0"/>
      <w:marTop w:val="0"/>
      <w:marBottom w:val="0"/>
      <w:divBdr>
        <w:top w:val="none" w:sz="0" w:space="0" w:color="auto"/>
        <w:left w:val="none" w:sz="0" w:space="0" w:color="auto"/>
        <w:bottom w:val="none" w:sz="0" w:space="0" w:color="auto"/>
        <w:right w:val="none" w:sz="0" w:space="0" w:color="auto"/>
      </w:divBdr>
    </w:div>
    <w:div w:id="869759171">
      <w:bodyDiv w:val="1"/>
      <w:marLeft w:val="0"/>
      <w:marRight w:val="0"/>
      <w:marTop w:val="0"/>
      <w:marBottom w:val="0"/>
      <w:divBdr>
        <w:top w:val="none" w:sz="0" w:space="0" w:color="auto"/>
        <w:left w:val="none" w:sz="0" w:space="0" w:color="auto"/>
        <w:bottom w:val="none" w:sz="0" w:space="0" w:color="auto"/>
        <w:right w:val="none" w:sz="0" w:space="0" w:color="auto"/>
      </w:divBdr>
    </w:div>
    <w:div w:id="869954173">
      <w:bodyDiv w:val="1"/>
      <w:marLeft w:val="0"/>
      <w:marRight w:val="0"/>
      <w:marTop w:val="0"/>
      <w:marBottom w:val="0"/>
      <w:divBdr>
        <w:top w:val="none" w:sz="0" w:space="0" w:color="auto"/>
        <w:left w:val="none" w:sz="0" w:space="0" w:color="auto"/>
        <w:bottom w:val="none" w:sz="0" w:space="0" w:color="auto"/>
        <w:right w:val="none" w:sz="0" w:space="0" w:color="auto"/>
      </w:divBdr>
    </w:div>
    <w:div w:id="869996696">
      <w:bodyDiv w:val="1"/>
      <w:marLeft w:val="0"/>
      <w:marRight w:val="0"/>
      <w:marTop w:val="0"/>
      <w:marBottom w:val="0"/>
      <w:divBdr>
        <w:top w:val="none" w:sz="0" w:space="0" w:color="auto"/>
        <w:left w:val="none" w:sz="0" w:space="0" w:color="auto"/>
        <w:bottom w:val="none" w:sz="0" w:space="0" w:color="auto"/>
        <w:right w:val="none" w:sz="0" w:space="0" w:color="auto"/>
      </w:divBdr>
    </w:div>
    <w:div w:id="870193309">
      <w:bodyDiv w:val="1"/>
      <w:marLeft w:val="0"/>
      <w:marRight w:val="0"/>
      <w:marTop w:val="0"/>
      <w:marBottom w:val="0"/>
      <w:divBdr>
        <w:top w:val="none" w:sz="0" w:space="0" w:color="auto"/>
        <w:left w:val="none" w:sz="0" w:space="0" w:color="auto"/>
        <w:bottom w:val="none" w:sz="0" w:space="0" w:color="auto"/>
        <w:right w:val="none" w:sz="0" w:space="0" w:color="auto"/>
      </w:divBdr>
    </w:div>
    <w:div w:id="870533172">
      <w:bodyDiv w:val="1"/>
      <w:marLeft w:val="0"/>
      <w:marRight w:val="0"/>
      <w:marTop w:val="0"/>
      <w:marBottom w:val="0"/>
      <w:divBdr>
        <w:top w:val="none" w:sz="0" w:space="0" w:color="auto"/>
        <w:left w:val="none" w:sz="0" w:space="0" w:color="auto"/>
        <w:bottom w:val="none" w:sz="0" w:space="0" w:color="auto"/>
        <w:right w:val="none" w:sz="0" w:space="0" w:color="auto"/>
      </w:divBdr>
    </w:div>
    <w:div w:id="870606741">
      <w:bodyDiv w:val="1"/>
      <w:marLeft w:val="0"/>
      <w:marRight w:val="0"/>
      <w:marTop w:val="0"/>
      <w:marBottom w:val="0"/>
      <w:divBdr>
        <w:top w:val="none" w:sz="0" w:space="0" w:color="auto"/>
        <w:left w:val="none" w:sz="0" w:space="0" w:color="auto"/>
        <w:bottom w:val="none" w:sz="0" w:space="0" w:color="auto"/>
        <w:right w:val="none" w:sz="0" w:space="0" w:color="auto"/>
      </w:divBdr>
    </w:div>
    <w:div w:id="870806539">
      <w:bodyDiv w:val="1"/>
      <w:marLeft w:val="0"/>
      <w:marRight w:val="0"/>
      <w:marTop w:val="0"/>
      <w:marBottom w:val="0"/>
      <w:divBdr>
        <w:top w:val="none" w:sz="0" w:space="0" w:color="auto"/>
        <w:left w:val="none" w:sz="0" w:space="0" w:color="auto"/>
        <w:bottom w:val="none" w:sz="0" w:space="0" w:color="auto"/>
        <w:right w:val="none" w:sz="0" w:space="0" w:color="auto"/>
      </w:divBdr>
    </w:div>
    <w:div w:id="870924828">
      <w:bodyDiv w:val="1"/>
      <w:marLeft w:val="0"/>
      <w:marRight w:val="0"/>
      <w:marTop w:val="0"/>
      <w:marBottom w:val="0"/>
      <w:divBdr>
        <w:top w:val="none" w:sz="0" w:space="0" w:color="auto"/>
        <w:left w:val="none" w:sz="0" w:space="0" w:color="auto"/>
        <w:bottom w:val="none" w:sz="0" w:space="0" w:color="auto"/>
        <w:right w:val="none" w:sz="0" w:space="0" w:color="auto"/>
      </w:divBdr>
    </w:div>
    <w:div w:id="870993710">
      <w:bodyDiv w:val="1"/>
      <w:marLeft w:val="0"/>
      <w:marRight w:val="0"/>
      <w:marTop w:val="0"/>
      <w:marBottom w:val="0"/>
      <w:divBdr>
        <w:top w:val="none" w:sz="0" w:space="0" w:color="auto"/>
        <w:left w:val="none" w:sz="0" w:space="0" w:color="auto"/>
        <w:bottom w:val="none" w:sz="0" w:space="0" w:color="auto"/>
        <w:right w:val="none" w:sz="0" w:space="0" w:color="auto"/>
      </w:divBdr>
    </w:div>
    <w:div w:id="870998637">
      <w:bodyDiv w:val="1"/>
      <w:marLeft w:val="0"/>
      <w:marRight w:val="0"/>
      <w:marTop w:val="0"/>
      <w:marBottom w:val="0"/>
      <w:divBdr>
        <w:top w:val="none" w:sz="0" w:space="0" w:color="auto"/>
        <w:left w:val="none" w:sz="0" w:space="0" w:color="auto"/>
        <w:bottom w:val="none" w:sz="0" w:space="0" w:color="auto"/>
        <w:right w:val="none" w:sz="0" w:space="0" w:color="auto"/>
      </w:divBdr>
    </w:div>
    <w:div w:id="871040009">
      <w:bodyDiv w:val="1"/>
      <w:marLeft w:val="0"/>
      <w:marRight w:val="0"/>
      <w:marTop w:val="0"/>
      <w:marBottom w:val="0"/>
      <w:divBdr>
        <w:top w:val="none" w:sz="0" w:space="0" w:color="auto"/>
        <w:left w:val="none" w:sz="0" w:space="0" w:color="auto"/>
        <w:bottom w:val="none" w:sz="0" w:space="0" w:color="auto"/>
        <w:right w:val="none" w:sz="0" w:space="0" w:color="auto"/>
      </w:divBdr>
    </w:div>
    <w:div w:id="871042778">
      <w:bodyDiv w:val="1"/>
      <w:marLeft w:val="0"/>
      <w:marRight w:val="0"/>
      <w:marTop w:val="0"/>
      <w:marBottom w:val="0"/>
      <w:divBdr>
        <w:top w:val="none" w:sz="0" w:space="0" w:color="auto"/>
        <w:left w:val="none" w:sz="0" w:space="0" w:color="auto"/>
        <w:bottom w:val="none" w:sz="0" w:space="0" w:color="auto"/>
        <w:right w:val="none" w:sz="0" w:space="0" w:color="auto"/>
      </w:divBdr>
    </w:div>
    <w:div w:id="871110024">
      <w:bodyDiv w:val="1"/>
      <w:marLeft w:val="0"/>
      <w:marRight w:val="0"/>
      <w:marTop w:val="0"/>
      <w:marBottom w:val="0"/>
      <w:divBdr>
        <w:top w:val="none" w:sz="0" w:space="0" w:color="auto"/>
        <w:left w:val="none" w:sz="0" w:space="0" w:color="auto"/>
        <w:bottom w:val="none" w:sz="0" w:space="0" w:color="auto"/>
        <w:right w:val="none" w:sz="0" w:space="0" w:color="auto"/>
      </w:divBdr>
    </w:div>
    <w:div w:id="871190009">
      <w:bodyDiv w:val="1"/>
      <w:marLeft w:val="0"/>
      <w:marRight w:val="0"/>
      <w:marTop w:val="0"/>
      <w:marBottom w:val="0"/>
      <w:divBdr>
        <w:top w:val="none" w:sz="0" w:space="0" w:color="auto"/>
        <w:left w:val="none" w:sz="0" w:space="0" w:color="auto"/>
        <w:bottom w:val="none" w:sz="0" w:space="0" w:color="auto"/>
        <w:right w:val="none" w:sz="0" w:space="0" w:color="auto"/>
      </w:divBdr>
    </w:div>
    <w:div w:id="871190019">
      <w:bodyDiv w:val="1"/>
      <w:marLeft w:val="0"/>
      <w:marRight w:val="0"/>
      <w:marTop w:val="0"/>
      <w:marBottom w:val="0"/>
      <w:divBdr>
        <w:top w:val="none" w:sz="0" w:space="0" w:color="auto"/>
        <w:left w:val="none" w:sz="0" w:space="0" w:color="auto"/>
        <w:bottom w:val="none" w:sz="0" w:space="0" w:color="auto"/>
        <w:right w:val="none" w:sz="0" w:space="0" w:color="auto"/>
      </w:divBdr>
    </w:div>
    <w:div w:id="871192356">
      <w:bodyDiv w:val="1"/>
      <w:marLeft w:val="0"/>
      <w:marRight w:val="0"/>
      <w:marTop w:val="0"/>
      <w:marBottom w:val="0"/>
      <w:divBdr>
        <w:top w:val="none" w:sz="0" w:space="0" w:color="auto"/>
        <w:left w:val="none" w:sz="0" w:space="0" w:color="auto"/>
        <w:bottom w:val="none" w:sz="0" w:space="0" w:color="auto"/>
        <w:right w:val="none" w:sz="0" w:space="0" w:color="auto"/>
      </w:divBdr>
      <w:divsChild>
        <w:div w:id="485323769">
          <w:marLeft w:val="480"/>
          <w:marRight w:val="0"/>
          <w:marTop w:val="0"/>
          <w:marBottom w:val="0"/>
          <w:divBdr>
            <w:top w:val="none" w:sz="0" w:space="0" w:color="auto"/>
            <w:left w:val="none" w:sz="0" w:space="0" w:color="auto"/>
            <w:bottom w:val="none" w:sz="0" w:space="0" w:color="auto"/>
            <w:right w:val="none" w:sz="0" w:space="0" w:color="auto"/>
          </w:divBdr>
        </w:div>
        <w:div w:id="247034694">
          <w:marLeft w:val="480"/>
          <w:marRight w:val="0"/>
          <w:marTop w:val="0"/>
          <w:marBottom w:val="0"/>
          <w:divBdr>
            <w:top w:val="none" w:sz="0" w:space="0" w:color="auto"/>
            <w:left w:val="none" w:sz="0" w:space="0" w:color="auto"/>
            <w:bottom w:val="none" w:sz="0" w:space="0" w:color="auto"/>
            <w:right w:val="none" w:sz="0" w:space="0" w:color="auto"/>
          </w:divBdr>
        </w:div>
        <w:div w:id="798717647">
          <w:marLeft w:val="480"/>
          <w:marRight w:val="0"/>
          <w:marTop w:val="0"/>
          <w:marBottom w:val="0"/>
          <w:divBdr>
            <w:top w:val="none" w:sz="0" w:space="0" w:color="auto"/>
            <w:left w:val="none" w:sz="0" w:space="0" w:color="auto"/>
            <w:bottom w:val="none" w:sz="0" w:space="0" w:color="auto"/>
            <w:right w:val="none" w:sz="0" w:space="0" w:color="auto"/>
          </w:divBdr>
        </w:div>
        <w:div w:id="696588359">
          <w:marLeft w:val="480"/>
          <w:marRight w:val="0"/>
          <w:marTop w:val="0"/>
          <w:marBottom w:val="0"/>
          <w:divBdr>
            <w:top w:val="none" w:sz="0" w:space="0" w:color="auto"/>
            <w:left w:val="none" w:sz="0" w:space="0" w:color="auto"/>
            <w:bottom w:val="none" w:sz="0" w:space="0" w:color="auto"/>
            <w:right w:val="none" w:sz="0" w:space="0" w:color="auto"/>
          </w:divBdr>
        </w:div>
        <w:div w:id="55474955">
          <w:marLeft w:val="480"/>
          <w:marRight w:val="0"/>
          <w:marTop w:val="0"/>
          <w:marBottom w:val="0"/>
          <w:divBdr>
            <w:top w:val="none" w:sz="0" w:space="0" w:color="auto"/>
            <w:left w:val="none" w:sz="0" w:space="0" w:color="auto"/>
            <w:bottom w:val="none" w:sz="0" w:space="0" w:color="auto"/>
            <w:right w:val="none" w:sz="0" w:space="0" w:color="auto"/>
          </w:divBdr>
        </w:div>
        <w:div w:id="1573420823">
          <w:marLeft w:val="480"/>
          <w:marRight w:val="0"/>
          <w:marTop w:val="0"/>
          <w:marBottom w:val="0"/>
          <w:divBdr>
            <w:top w:val="none" w:sz="0" w:space="0" w:color="auto"/>
            <w:left w:val="none" w:sz="0" w:space="0" w:color="auto"/>
            <w:bottom w:val="none" w:sz="0" w:space="0" w:color="auto"/>
            <w:right w:val="none" w:sz="0" w:space="0" w:color="auto"/>
          </w:divBdr>
        </w:div>
        <w:div w:id="469904650">
          <w:marLeft w:val="480"/>
          <w:marRight w:val="0"/>
          <w:marTop w:val="0"/>
          <w:marBottom w:val="0"/>
          <w:divBdr>
            <w:top w:val="none" w:sz="0" w:space="0" w:color="auto"/>
            <w:left w:val="none" w:sz="0" w:space="0" w:color="auto"/>
            <w:bottom w:val="none" w:sz="0" w:space="0" w:color="auto"/>
            <w:right w:val="none" w:sz="0" w:space="0" w:color="auto"/>
          </w:divBdr>
        </w:div>
        <w:div w:id="1754353464">
          <w:marLeft w:val="480"/>
          <w:marRight w:val="0"/>
          <w:marTop w:val="0"/>
          <w:marBottom w:val="0"/>
          <w:divBdr>
            <w:top w:val="none" w:sz="0" w:space="0" w:color="auto"/>
            <w:left w:val="none" w:sz="0" w:space="0" w:color="auto"/>
            <w:bottom w:val="none" w:sz="0" w:space="0" w:color="auto"/>
            <w:right w:val="none" w:sz="0" w:space="0" w:color="auto"/>
          </w:divBdr>
        </w:div>
        <w:div w:id="613832220">
          <w:marLeft w:val="480"/>
          <w:marRight w:val="0"/>
          <w:marTop w:val="0"/>
          <w:marBottom w:val="0"/>
          <w:divBdr>
            <w:top w:val="none" w:sz="0" w:space="0" w:color="auto"/>
            <w:left w:val="none" w:sz="0" w:space="0" w:color="auto"/>
            <w:bottom w:val="none" w:sz="0" w:space="0" w:color="auto"/>
            <w:right w:val="none" w:sz="0" w:space="0" w:color="auto"/>
          </w:divBdr>
        </w:div>
        <w:div w:id="1836072859">
          <w:marLeft w:val="480"/>
          <w:marRight w:val="0"/>
          <w:marTop w:val="0"/>
          <w:marBottom w:val="0"/>
          <w:divBdr>
            <w:top w:val="none" w:sz="0" w:space="0" w:color="auto"/>
            <w:left w:val="none" w:sz="0" w:space="0" w:color="auto"/>
            <w:bottom w:val="none" w:sz="0" w:space="0" w:color="auto"/>
            <w:right w:val="none" w:sz="0" w:space="0" w:color="auto"/>
          </w:divBdr>
        </w:div>
        <w:div w:id="700983147">
          <w:marLeft w:val="480"/>
          <w:marRight w:val="0"/>
          <w:marTop w:val="0"/>
          <w:marBottom w:val="0"/>
          <w:divBdr>
            <w:top w:val="none" w:sz="0" w:space="0" w:color="auto"/>
            <w:left w:val="none" w:sz="0" w:space="0" w:color="auto"/>
            <w:bottom w:val="none" w:sz="0" w:space="0" w:color="auto"/>
            <w:right w:val="none" w:sz="0" w:space="0" w:color="auto"/>
          </w:divBdr>
        </w:div>
        <w:div w:id="1777601814">
          <w:marLeft w:val="480"/>
          <w:marRight w:val="0"/>
          <w:marTop w:val="0"/>
          <w:marBottom w:val="0"/>
          <w:divBdr>
            <w:top w:val="none" w:sz="0" w:space="0" w:color="auto"/>
            <w:left w:val="none" w:sz="0" w:space="0" w:color="auto"/>
            <w:bottom w:val="none" w:sz="0" w:space="0" w:color="auto"/>
            <w:right w:val="none" w:sz="0" w:space="0" w:color="auto"/>
          </w:divBdr>
        </w:div>
        <w:div w:id="387999935">
          <w:marLeft w:val="480"/>
          <w:marRight w:val="0"/>
          <w:marTop w:val="0"/>
          <w:marBottom w:val="0"/>
          <w:divBdr>
            <w:top w:val="none" w:sz="0" w:space="0" w:color="auto"/>
            <w:left w:val="none" w:sz="0" w:space="0" w:color="auto"/>
            <w:bottom w:val="none" w:sz="0" w:space="0" w:color="auto"/>
            <w:right w:val="none" w:sz="0" w:space="0" w:color="auto"/>
          </w:divBdr>
        </w:div>
        <w:div w:id="782269566">
          <w:marLeft w:val="480"/>
          <w:marRight w:val="0"/>
          <w:marTop w:val="0"/>
          <w:marBottom w:val="0"/>
          <w:divBdr>
            <w:top w:val="none" w:sz="0" w:space="0" w:color="auto"/>
            <w:left w:val="none" w:sz="0" w:space="0" w:color="auto"/>
            <w:bottom w:val="none" w:sz="0" w:space="0" w:color="auto"/>
            <w:right w:val="none" w:sz="0" w:space="0" w:color="auto"/>
          </w:divBdr>
        </w:div>
        <w:div w:id="1693415647">
          <w:marLeft w:val="480"/>
          <w:marRight w:val="0"/>
          <w:marTop w:val="0"/>
          <w:marBottom w:val="0"/>
          <w:divBdr>
            <w:top w:val="none" w:sz="0" w:space="0" w:color="auto"/>
            <w:left w:val="none" w:sz="0" w:space="0" w:color="auto"/>
            <w:bottom w:val="none" w:sz="0" w:space="0" w:color="auto"/>
            <w:right w:val="none" w:sz="0" w:space="0" w:color="auto"/>
          </w:divBdr>
        </w:div>
        <w:div w:id="1170372554">
          <w:marLeft w:val="480"/>
          <w:marRight w:val="0"/>
          <w:marTop w:val="0"/>
          <w:marBottom w:val="0"/>
          <w:divBdr>
            <w:top w:val="none" w:sz="0" w:space="0" w:color="auto"/>
            <w:left w:val="none" w:sz="0" w:space="0" w:color="auto"/>
            <w:bottom w:val="none" w:sz="0" w:space="0" w:color="auto"/>
            <w:right w:val="none" w:sz="0" w:space="0" w:color="auto"/>
          </w:divBdr>
        </w:div>
        <w:div w:id="2114664476">
          <w:marLeft w:val="480"/>
          <w:marRight w:val="0"/>
          <w:marTop w:val="0"/>
          <w:marBottom w:val="0"/>
          <w:divBdr>
            <w:top w:val="none" w:sz="0" w:space="0" w:color="auto"/>
            <w:left w:val="none" w:sz="0" w:space="0" w:color="auto"/>
            <w:bottom w:val="none" w:sz="0" w:space="0" w:color="auto"/>
            <w:right w:val="none" w:sz="0" w:space="0" w:color="auto"/>
          </w:divBdr>
        </w:div>
        <w:div w:id="2131001332">
          <w:marLeft w:val="480"/>
          <w:marRight w:val="0"/>
          <w:marTop w:val="0"/>
          <w:marBottom w:val="0"/>
          <w:divBdr>
            <w:top w:val="none" w:sz="0" w:space="0" w:color="auto"/>
            <w:left w:val="none" w:sz="0" w:space="0" w:color="auto"/>
            <w:bottom w:val="none" w:sz="0" w:space="0" w:color="auto"/>
            <w:right w:val="none" w:sz="0" w:space="0" w:color="auto"/>
          </w:divBdr>
        </w:div>
        <w:div w:id="172457308">
          <w:marLeft w:val="480"/>
          <w:marRight w:val="0"/>
          <w:marTop w:val="0"/>
          <w:marBottom w:val="0"/>
          <w:divBdr>
            <w:top w:val="none" w:sz="0" w:space="0" w:color="auto"/>
            <w:left w:val="none" w:sz="0" w:space="0" w:color="auto"/>
            <w:bottom w:val="none" w:sz="0" w:space="0" w:color="auto"/>
            <w:right w:val="none" w:sz="0" w:space="0" w:color="auto"/>
          </w:divBdr>
        </w:div>
        <w:div w:id="1036810613">
          <w:marLeft w:val="480"/>
          <w:marRight w:val="0"/>
          <w:marTop w:val="0"/>
          <w:marBottom w:val="0"/>
          <w:divBdr>
            <w:top w:val="none" w:sz="0" w:space="0" w:color="auto"/>
            <w:left w:val="none" w:sz="0" w:space="0" w:color="auto"/>
            <w:bottom w:val="none" w:sz="0" w:space="0" w:color="auto"/>
            <w:right w:val="none" w:sz="0" w:space="0" w:color="auto"/>
          </w:divBdr>
        </w:div>
        <w:div w:id="691685167">
          <w:marLeft w:val="480"/>
          <w:marRight w:val="0"/>
          <w:marTop w:val="0"/>
          <w:marBottom w:val="0"/>
          <w:divBdr>
            <w:top w:val="none" w:sz="0" w:space="0" w:color="auto"/>
            <w:left w:val="none" w:sz="0" w:space="0" w:color="auto"/>
            <w:bottom w:val="none" w:sz="0" w:space="0" w:color="auto"/>
            <w:right w:val="none" w:sz="0" w:space="0" w:color="auto"/>
          </w:divBdr>
        </w:div>
        <w:div w:id="1314750435">
          <w:marLeft w:val="480"/>
          <w:marRight w:val="0"/>
          <w:marTop w:val="0"/>
          <w:marBottom w:val="0"/>
          <w:divBdr>
            <w:top w:val="none" w:sz="0" w:space="0" w:color="auto"/>
            <w:left w:val="none" w:sz="0" w:space="0" w:color="auto"/>
            <w:bottom w:val="none" w:sz="0" w:space="0" w:color="auto"/>
            <w:right w:val="none" w:sz="0" w:space="0" w:color="auto"/>
          </w:divBdr>
        </w:div>
        <w:div w:id="1578131529">
          <w:marLeft w:val="480"/>
          <w:marRight w:val="0"/>
          <w:marTop w:val="0"/>
          <w:marBottom w:val="0"/>
          <w:divBdr>
            <w:top w:val="none" w:sz="0" w:space="0" w:color="auto"/>
            <w:left w:val="none" w:sz="0" w:space="0" w:color="auto"/>
            <w:bottom w:val="none" w:sz="0" w:space="0" w:color="auto"/>
            <w:right w:val="none" w:sz="0" w:space="0" w:color="auto"/>
          </w:divBdr>
        </w:div>
        <w:div w:id="243224703">
          <w:marLeft w:val="480"/>
          <w:marRight w:val="0"/>
          <w:marTop w:val="0"/>
          <w:marBottom w:val="0"/>
          <w:divBdr>
            <w:top w:val="none" w:sz="0" w:space="0" w:color="auto"/>
            <w:left w:val="none" w:sz="0" w:space="0" w:color="auto"/>
            <w:bottom w:val="none" w:sz="0" w:space="0" w:color="auto"/>
            <w:right w:val="none" w:sz="0" w:space="0" w:color="auto"/>
          </w:divBdr>
        </w:div>
        <w:div w:id="194346192">
          <w:marLeft w:val="480"/>
          <w:marRight w:val="0"/>
          <w:marTop w:val="0"/>
          <w:marBottom w:val="0"/>
          <w:divBdr>
            <w:top w:val="none" w:sz="0" w:space="0" w:color="auto"/>
            <w:left w:val="none" w:sz="0" w:space="0" w:color="auto"/>
            <w:bottom w:val="none" w:sz="0" w:space="0" w:color="auto"/>
            <w:right w:val="none" w:sz="0" w:space="0" w:color="auto"/>
          </w:divBdr>
        </w:div>
        <w:div w:id="437214876">
          <w:marLeft w:val="480"/>
          <w:marRight w:val="0"/>
          <w:marTop w:val="0"/>
          <w:marBottom w:val="0"/>
          <w:divBdr>
            <w:top w:val="none" w:sz="0" w:space="0" w:color="auto"/>
            <w:left w:val="none" w:sz="0" w:space="0" w:color="auto"/>
            <w:bottom w:val="none" w:sz="0" w:space="0" w:color="auto"/>
            <w:right w:val="none" w:sz="0" w:space="0" w:color="auto"/>
          </w:divBdr>
        </w:div>
        <w:div w:id="1008799939">
          <w:marLeft w:val="480"/>
          <w:marRight w:val="0"/>
          <w:marTop w:val="0"/>
          <w:marBottom w:val="0"/>
          <w:divBdr>
            <w:top w:val="none" w:sz="0" w:space="0" w:color="auto"/>
            <w:left w:val="none" w:sz="0" w:space="0" w:color="auto"/>
            <w:bottom w:val="none" w:sz="0" w:space="0" w:color="auto"/>
            <w:right w:val="none" w:sz="0" w:space="0" w:color="auto"/>
          </w:divBdr>
        </w:div>
        <w:div w:id="383605892">
          <w:marLeft w:val="480"/>
          <w:marRight w:val="0"/>
          <w:marTop w:val="0"/>
          <w:marBottom w:val="0"/>
          <w:divBdr>
            <w:top w:val="none" w:sz="0" w:space="0" w:color="auto"/>
            <w:left w:val="none" w:sz="0" w:space="0" w:color="auto"/>
            <w:bottom w:val="none" w:sz="0" w:space="0" w:color="auto"/>
            <w:right w:val="none" w:sz="0" w:space="0" w:color="auto"/>
          </w:divBdr>
        </w:div>
        <w:div w:id="1173380576">
          <w:marLeft w:val="480"/>
          <w:marRight w:val="0"/>
          <w:marTop w:val="0"/>
          <w:marBottom w:val="0"/>
          <w:divBdr>
            <w:top w:val="none" w:sz="0" w:space="0" w:color="auto"/>
            <w:left w:val="none" w:sz="0" w:space="0" w:color="auto"/>
            <w:bottom w:val="none" w:sz="0" w:space="0" w:color="auto"/>
            <w:right w:val="none" w:sz="0" w:space="0" w:color="auto"/>
          </w:divBdr>
        </w:div>
        <w:div w:id="1315601991">
          <w:marLeft w:val="480"/>
          <w:marRight w:val="0"/>
          <w:marTop w:val="0"/>
          <w:marBottom w:val="0"/>
          <w:divBdr>
            <w:top w:val="none" w:sz="0" w:space="0" w:color="auto"/>
            <w:left w:val="none" w:sz="0" w:space="0" w:color="auto"/>
            <w:bottom w:val="none" w:sz="0" w:space="0" w:color="auto"/>
            <w:right w:val="none" w:sz="0" w:space="0" w:color="auto"/>
          </w:divBdr>
        </w:div>
        <w:div w:id="27074305">
          <w:marLeft w:val="480"/>
          <w:marRight w:val="0"/>
          <w:marTop w:val="0"/>
          <w:marBottom w:val="0"/>
          <w:divBdr>
            <w:top w:val="none" w:sz="0" w:space="0" w:color="auto"/>
            <w:left w:val="none" w:sz="0" w:space="0" w:color="auto"/>
            <w:bottom w:val="none" w:sz="0" w:space="0" w:color="auto"/>
            <w:right w:val="none" w:sz="0" w:space="0" w:color="auto"/>
          </w:divBdr>
        </w:div>
        <w:div w:id="27024098">
          <w:marLeft w:val="480"/>
          <w:marRight w:val="0"/>
          <w:marTop w:val="0"/>
          <w:marBottom w:val="0"/>
          <w:divBdr>
            <w:top w:val="none" w:sz="0" w:space="0" w:color="auto"/>
            <w:left w:val="none" w:sz="0" w:space="0" w:color="auto"/>
            <w:bottom w:val="none" w:sz="0" w:space="0" w:color="auto"/>
            <w:right w:val="none" w:sz="0" w:space="0" w:color="auto"/>
          </w:divBdr>
        </w:div>
        <w:div w:id="1203133745">
          <w:marLeft w:val="480"/>
          <w:marRight w:val="0"/>
          <w:marTop w:val="0"/>
          <w:marBottom w:val="0"/>
          <w:divBdr>
            <w:top w:val="none" w:sz="0" w:space="0" w:color="auto"/>
            <w:left w:val="none" w:sz="0" w:space="0" w:color="auto"/>
            <w:bottom w:val="none" w:sz="0" w:space="0" w:color="auto"/>
            <w:right w:val="none" w:sz="0" w:space="0" w:color="auto"/>
          </w:divBdr>
        </w:div>
        <w:div w:id="1346443974">
          <w:marLeft w:val="480"/>
          <w:marRight w:val="0"/>
          <w:marTop w:val="0"/>
          <w:marBottom w:val="0"/>
          <w:divBdr>
            <w:top w:val="none" w:sz="0" w:space="0" w:color="auto"/>
            <w:left w:val="none" w:sz="0" w:space="0" w:color="auto"/>
            <w:bottom w:val="none" w:sz="0" w:space="0" w:color="auto"/>
            <w:right w:val="none" w:sz="0" w:space="0" w:color="auto"/>
          </w:divBdr>
        </w:div>
        <w:div w:id="252327673">
          <w:marLeft w:val="480"/>
          <w:marRight w:val="0"/>
          <w:marTop w:val="0"/>
          <w:marBottom w:val="0"/>
          <w:divBdr>
            <w:top w:val="none" w:sz="0" w:space="0" w:color="auto"/>
            <w:left w:val="none" w:sz="0" w:space="0" w:color="auto"/>
            <w:bottom w:val="none" w:sz="0" w:space="0" w:color="auto"/>
            <w:right w:val="none" w:sz="0" w:space="0" w:color="auto"/>
          </w:divBdr>
        </w:div>
        <w:div w:id="1455519846">
          <w:marLeft w:val="480"/>
          <w:marRight w:val="0"/>
          <w:marTop w:val="0"/>
          <w:marBottom w:val="0"/>
          <w:divBdr>
            <w:top w:val="none" w:sz="0" w:space="0" w:color="auto"/>
            <w:left w:val="none" w:sz="0" w:space="0" w:color="auto"/>
            <w:bottom w:val="none" w:sz="0" w:space="0" w:color="auto"/>
            <w:right w:val="none" w:sz="0" w:space="0" w:color="auto"/>
          </w:divBdr>
        </w:div>
        <w:div w:id="1001160118">
          <w:marLeft w:val="480"/>
          <w:marRight w:val="0"/>
          <w:marTop w:val="0"/>
          <w:marBottom w:val="0"/>
          <w:divBdr>
            <w:top w:val="none" w:sz="0" w:space="0" w:color="auto"/>
            <w:left w:val="none" w:sz="0" w:space="0" w:color="auto"/>
            <w:bottom w:val="none" w:sz="0" w:space="0" w:color="auto"/>
            <w:right w:val="none" w:sz="0" w:space="0" w:color="auto"/>
          </w:divBdr>
        </w:div>
        <w:div w:id="2012289323">
          <w:marLeft w:val="480"/>
          <w:marRight w:val="0"/>
          <w:marTop w:val="0"/>
          <w:marBottom w:val="0"/>
          <w:divBdr>
            <w:top w:val="none" w:sz="0" w:space="0" w:color="auto"/>
            <w:left w:val="none" w:sz="0" w:space="0" w:color="auto"/>
            <w:bottom w:val="none" w:sz="0" w:space="0" w:color="auto"/>
            <w:right w:val="none" w:sz="0" w:space="0" w:color="auto"/>
          </w:divBdr>
        </w:div>
        <w:div w:id="304968520">
          <w:marLeft w:val="480"/>
          <w:marRight w:val="0"/>
          <w:marTop w:val="0"/>
          <w:marBottom w:val="0"/>
          <w:divBdr>
            <w:top w:val="none" w:sz="0" w:space="0" w:color="auto"/>
            <w:left w:val="none" w:sz="0" w:space="0" w:color="auto"/>
            <w:bottom w:val="none" w:sz="0" w:space="0" w:color="auto"/>
            <w:right w:val="none" w:sz="0" w:space="0" w:color="auto"/>
          </w:divBdr>
        </w:div>
      </w:divsChild>
    </w:div>
    <w:div w:id="871192510">
      <w:bodyDiv w:val="1"/>
      <w:marLeft w:val="0"/>
      <w:marRight w:val="0"/>
      <w:marTop w:val="0"/>
      <w:marBottom w:val="0"/>
      <w:divBdr>
        <w:top w:val="none" w:sz="0" w:space="0" w:color="auto"/>
        <w:left w:val="none" w:sz="0" w:space="0" w:color="auto"/>
        <w:bottom w:val="none" w:sz="0" w:space="0" w:color="auto"/>
        <w:right w:val="none" w:sz="0" w:space="0" w:color="auto"/>
      </w:divBdr>
    </w:div>
    <w:div w:id="871301851">
      <w:bodyDiv w:val="1"/>
      <w:marLeft w:val="0"/>
      <w:marRight w:val="0"/>
      <w:marTop w:val="0"/>
      <w:marBottom w:val="0"/>
      <w:divBdr>
        <w:top w:val="none" w:sz="0" w:space="0" w:color="auto"/>
        <w:left w:val="none" w:sz="0" w:space="0" w:color="auto"/>
        <w:bottom w:val="none" w:sz="0" w:space="0" w:color="auto"/>
        <w:right w:val="none" w:sz="0" w:space="0" w:color="auto"/>
      </w:divBdr>
    </w:div>
    <w:div w:id="871302008">
      <w:bodyDiv w:val="1"/>
      <w:marLeft w:val="0"/>
      <w:marRight w:val="0"/>
      <w:marTop w:val="0"/>
      <w:marBottom w:val="0"/>
      <w:divBdr>
        <w:top w:val="none" w:sz="0" w:space="0" w:color="auto"/>
        <w:left w:val="none" w:sz="0" w:space="0" w:color="auto"/>
        <w:bottom w:val="none" w:sz="0" w:space="0" w:color="auto"/>
        <w:right w:val="none" w:sz="0" w:space="0" w:color="auto"/>
      </w:divBdr>
    </w:div>
    <w:div w:id="871302237">
      <w:bodyDiv w:val="1"/>
      <w:marLeft w:val="0"/>
      <w:marRight w:val="0"/>
      <w:marTop w:val="0"/>
      <w:marBottom w:val="0"/>
      <w:divBdr>
        <w:top w:val="none" w:sz="0" w:space="0" w:color="auto"/>
        <w:left w:val="none" w:sz="0" w:space="0" w:color="auto"/>
        <w:bottom w:val="none" w:sz="0" w:space="0" w:color="auto"/>
        <w:right w:val="none" w:sz="0" w:space="0" w:color="auto"/>
      </w:divBdr>
    </w:div>
    <w:div w:id="871309290">
      <w:bodyDiv w:val="1"/>
      <w:marLeft w:val="0"/>
      <w:marRight w:val="0"/>
      <w:marTop w:val="0"/>
      <w:marBottom w:val="0"/>
      <w:divBdr>
        <w:top w:val="none" w:sz="0" w:space="0" w:color="auto"/>
        <w:left w:val="none" w:sz="0" w:space="0" w:color="auto"/>
        <w:bottom w:val="none" w:sz="0" w:space="0" w:color="auto"/>
        <w:right w:val="none" w:sz="0" w:space="0" w:color="auto"/>
      </w:divBdr>
    </w:div>
    <w:div w:id="871377910">
      <w:bodyDiv w:val="1"/>
      <w:marLeft w:val="0"/>
      <w:marRight w:val="0"/>
      <w:marTop w:val="0"/>
      <w:marBottom w:val="0"/>
      <w:divBdr>
        <w:top w:val="none" w:sz="0" w:space="0" w:color="auto"/>
        <w:left w:val="none" w:sz="0" w:space="0" w:color="auto"/>
        <w:bottom w:val="none" w:sz="0" w:space="0" w:color="auto"/>
        <w:right w:val="none" w:sz="0" w:space="0" w:color="auto"/>
      </w:divBdr>
    </w:div>
    <w:div w:id="871504792">
      <w:bodyDiv w:val="1"/>
      <w:marLeft w:val="0"/>
      <w:marRight w:val="0"/>
      <w:marTop w:val="0"/>
      <w:marBottom w:val="0"/>
      <w:divBdr>
        <w:top w:val="none" w:sz="0" w:space="0" w:color="auto"/>
        <w:left w:val="none" w:sz="0" w:space="0" w:color="auto"/>
        <w:bottom w:val="none" w:sz="0" w:space="0" w:color="auto"/>
        <w:right w:val="none" w:sz="0" w:space="0" w:color="auto"/>
      </w:divBdr>
    </w:div>
    <w:div w:id="871528310">
      <w:bodyDiv w:val="1"/>
      <w:marLeft w:val="0"/>
      <w:marRight w:val="0"/>
      <w:marTop w:val="0"/>
      <w:marBottom w:val="0"/>
      <w:divBdr>
        <w:top w:val="none" w:sz="0" w:space="0" w:color="auto"/>
        <w:left w:val="none" w:sz="0" w:space="0" w:color="auto"/>
        <w:bottom w:val="none" w:sz="0" w:space="0" w:color="auto"/>
        <w:right w:val="none" w:sz="0" w:space="0" w:color="auto"/>
      </w:divBdr>
    </w:div>
    <w:div w:id="871577856">
      <w:bodyDiv w:val="1"/>
      <w:marLeft w:val="0"/>
      <w:marRight w:val="0"/>
      <w:marTop w:val="0"/>
      <w:marBottom w:val="0"/>
      <w:divBdr>
        <w:top w:val="none" w:sz="0" w:space="0" w:color="auto"/>
        <w:left w:val="none" w:sz="0" w:space="0" w:color="auto"/>
        <w:bottom w:val="none" w:sz="0" w:space="0" w:color="auto"/>
        <w:right w:val="none" w:sz="0" w:space="0" w:color="auto"/>
      </w:divBdr>
    </w:div>
    <w:div w:id="871765600">
      <w:bodyDiv w:val="1"/>
      <w:marLeft w:val="0"/>
      <w:marRight w:val="0"/>
      <w:marTop w:val="0"/>
      <w:marBottom w:val="0"/>
      <w:divBdr>
        <w:top w:val="none" w:sz="0" w:space="0" w:color="auto"/>
        <w:left w:val="none" w:sz="0" w:space="0" w:color="auto"/>
        <w:bottom w:val="none" w:sz="0" w:space="0" w:color="auto"/>
        <w:right w:val="none" w:sz="0" w:space="0" w:color="auto"/>
      </w:divBdr>
    </w:div>
    <w:div w:id="871839404">
      <w:bodyDiv w:val="1"/>
      <w:marLeft w:val="0"/>
      <w:marRight w:val="0"/>
      <w:marTop w:val="0"/>
      <w:marBottom w:val="0"/>
      <w:divBdr>
        <w:top w:val="none" w:sz="0" w:space="0" w:color="auto"/>
        <w:left w:val="none" w:sz="0" w:space="0" w:color="auto"/>
        <w:bottom w:val="none" w:sz="0" w:space="0" w:color="auto"/>
        <w:right w:val="none" w:sz="0" w:space="0" w:color="auto"/>
      </w:divBdr>
    </w:div>
    <w:div w:id="871839594">
      <w:bodyDiv w:val="1"/>
      <w:marLeft w:val="0"/>
      <w:marRight w:val="0"/>
      <w:marTop w:val="0"/>
      <w:marBottom w:val="0"/>
      <w:divBdr>
        <w:top w:val="none" w:sz="0" w:space="0" w:color="auto"/>
        <w:left w:val="none" w:sz="0" w:space="0" w:color="auto"/>
        <w:bottom w:val="none" w:sz="0" w:space="0" w:color="auto"/>
        <w:right w:val="none" w:sz="0" w:space="0" w:color="auto"/>
      </w:divBdr>
    </w:div>
    <w:div w:id="871846457">
      <w:bodyDiv w:val="1"/>
      <w:marLeft w:val="0"/>
      <w:marRight w:val="0"/>
      <w:marTop w:val="0"/>
      <w:marBottom w:val="0"/>
      <w:divBdr>
        <w:top w:val="none" w:sz="0" w:space="0" w:color="auto"/>
        <w:left w:val="none" w:sz="0" w:space="0" w:color="auto"/>
        <w:bottom w:val="none" w:sz="0" w:space="0" w:color="auto"/>
        <w:right w:val="none" w:sz="0" w:space="0" w:color="auto"/>
      </w:divBdr>
    </w:div>
    <w:div w:id="871917261">
      <w:bodyDiv w:val="1"/>
      <w:marLeft w:val="0"/>
      <w:marRight w:val="0"/>
      <w:marTop w:val="0"/>
      <w:marBottom w:val="0"/>
      <w:divBdr>
        <w:top w:val="none" w:sz="0" w:space="0" w:color="auto"/>
        <w:left w:val="none" w:sz="0" w:space="0" w:color="auto"/>
        <w:bottom w:val="none" w:sz="0" w:space="0" w:color="auto"/>
        <w:right w:val="none" w:sz="0" w:space="0" w:color="auto"/>
      </w:divBdr>
    </w:div>
    <w:div w:id="871963826">
      <w:bodyDiv w:val="1"/>
      <w:marLeft w:val="0"/>
      <w:marRight w:val="0"/>
      <w:marTop w:val="0"/>
      <w:marBottom w:val="0"/>
      <w:divBdr>
        <w:top w:val="none" w:sz="0" w:space="0" w:color="auto"/>
        <w:left w:val="none" w:sz="0" w:space="0" w:color="auto"/>
        <w:bottom w:val="none" w:sz="0" w:space="0" w:color="auto"/>
        <w:right w:val="none" w:sz="0" w:space="0" w:color="auto"/>
      </w:divBdr>
    </w:div>
    <w:div w:id="872035477">
      <w:bodyDiv w:val="1"/>
      <w:marLeft w:val="0"/>
      <w:marRight w:val="0"/>
      <w:marTop w:val="0"/>
      <w:marBottom w:val="0"/>
      <w:divBdr>
        <w:top w:val="none" w:sz="0" w:space="0" w:color="auto"/>
        <w:left w:val="none" w:sz="0" w:space="0" w:color="auto"/>
        <w:bottom w:val="none" w:sz="0" w:space="0" w:color="auto"/>
        <w:right w:val="none" w:sz="0" w:space="0" w:color="auto"/>
      </w:divBdr>
    </w:div>
    <w:div w:id="872110166">
      <w:bodyDiv w:val="1"/>
      <w:marLeft w:val="0"/>
      <w:marRight w:val="0"/>
      <w:marTop w:val="0"/>
      <w:marBottom w:val="0"/>
      <w:divBdr>
        <w:top w:val="none" w:sz="0" w:space="0" w:color="auto"/>
        <w:left w:val="none" w:sz="0" w:space="0" w:color="auto"/>
        <w:bottom w:val="none" w:sz="0" w:space="0" w:color="auto"/>
        <w:right w:val="none" w:sz="0" w:space="0" w:color="auto"/>
      </w:divBdr>
    </w:div>
    <w:div w:id="872112590">
      <w:bodyDiv w:val="1"/>
      <w:marLeft w:val="0"/>
      <w:marRight w:val="0"/>
      <w:marTop w:val="0"/>
      <w:marBottom w:val="0"/>
      <w:divBdr>
        <w:top w:val="none" w:sz="0" w:space="0" w:color="auto"/>
        <w:left w:val="none" w:sz="0" w:space="0" w:color="auto"/>
        <w:bottom w:val="none" w:sz="0" w:space="0" w:color="auto"/>
        <w:right w:val="none" w:sz="0" w:space="0" w:color="auto"/>
      </w:divBdr>
    </w:div>
    <w:div w:id="872185285">
      <w:bodyDiv w:val="1"/>
      <w:marLeft w:val="0"/>
      <w:marRight w:val="0"/>
      <w:marTop w:val="0"/>
      <w:marBottom w:val="0"/>
      <w:divBdr>
        <w:top w:val="none" w:sz="0" w:space="0" w:color="auto"/>
        <w:left w:val="none" w:sz="0" w:space="0" w:color="auto"/>
        <w:bottom w:val="none" w:sz="0" w:space="0" w:color="auto"/>
        <w:right w:val="none" w:sz="0" w:space="0" w:color="auto"/>
      </w:divBdr>
    </w:div>
    <w:div w:id="872229599">
      <w:bodyDiv w:val="1"/>
      <w:marLeft w:val="0"/>
      <w:marRight w:val="0"/>
      <w:marTop w:val="0"/>
      <w:marBottom w:val="0"/>
      <w:divBdr>
        <w:top w:val="none" w:sz="0" w:space="0" w:color="auto"/>
        <w:left w:val="none" w:sz="0" w:space="0" w:color="auto"/>
        <w:bottom w:val="none" w:sz="0" w:space="0" w:color="auto"/>
        <w:right w:val="none" w:sz="0" w:space="0" w:color="auto"/>
      </w:divBdr>
    </w:div>
    <w:div w:id="872352241">
      <w:bodyDiv w:val="1"/>
      <w:marLeft w:val="0"/>
      <w:marRight w:val="0"/>
      <w:marTop w:val="0"/>
      <w:marBottom w:val="0"/>
      <w:divBdr>
        <w:top w:val="none" w:sz="0" w:space="0" w:color="auto"/>
        <w:left w:val="none" w:sz="0" w:space="0" w:color="auto"/>
        <w:bottom w:val="none" w:sz="0" w:space="0" w:color="auto"/>
        <w:right w:val="none" w:sz="0" w:space="0" w:color="auto"/>
      </w:divBdr>
    </w:div>
    <w:div w:id="872378212">
      <w:bodyDiv w:val="1"/>
      <w:marLeft w:val="0"/>
      <w:marRight w:val="0"/>
      <w:marTop w:val="0"/>
      <w:marBottom w:val="0"/>
      <w:divBdr>
        <w:top w:val="none" w:sz="0" w:space="0" w:color="auto"/>
        <w:left w:val="none" w:sz="0" w:space="0" w:color="auto"/>
        <w:bottom w:val="none" w:sz="0" w:space="0" w:color="auto"/>
        <w:right w:val="none" w:sz="0" w:space="0" w:color="auto"/>
      </w:divBdr>
    </w:div>
    <w:div w:id="872381430">
      <w:bodyDiv w:val="1"/>
      <w:marLeft w:val="0"/>
      <w:marRight w:val="0"/>
      <w:marTop w:val="0"/>
      <w:marBottom w:val="0"/>
      <w:divBdr>
        <w:top w:val="none" w:sz="0" w:space="0" w:color="auto"/>
        <w:left w:val="none" w:sz="0" w:space="0" w:color="auto"/>
        <w:bottom w:val="none" w:sz="0" w:space="0" w:color="auto"/>
        <w:right w:val="none" w:sz="0" w:space="0" w:color="auto"/>
      </w:divBdr>
    </w:div>
    <w:div w:id="872572279">
      <w:bodyDiv w:val="1"/>
      <w:marLeft w:val="0"/>
      <w:marRight w:val="0"/>
      <w:marTop w:val="0"/>
      <w:marBottom w:val="0"/>
      <w:divBdr>
        <w:top w:val="none" w:sz="0" w:space="0" w:color="auto"/>
        <w:left w:val="none" w:sz="0" w:space="0" w:color="auto"/>
        <w:bottom w:val="none" w:sz="0" w:space="0" w:color="auto"/>
        <w:right w:val="none" w:sz="0" w:space="0" w:color="auto"/>
      </w:divBdr>
    </w:div>
    <w:div w:id="872572873">
      <w:bodyDiv w:val="1"/>
      <w:marLeft w:val="0"/>
      <w:marRight w:val="0"/>
      <w:marTop w:val="0"/>
      <w:marBottom w:val="0"/>
      <w:divBdr>
        <w:top w:val="none" w:sz="0" w:space="0" w:color="auto"/>
        <w:left w:val="none" w:sz="0" w:space="0" w:color="auto"/>
        <w:bottom w:val="none" w:sz="0" w:space="0" w:color="auto"/>
        <w:right w:val="none" w:sz="0" w:space="0" w:color="auto"/>
      </w:divBdr>
    </w:div>
    <w:div w:id="872573631">
      <w:bodyDiv w:val="1"/>
      <w:marLeft w:val="0"/>
      <w:marRight w:val="0"/>
      <w:marTop w:val="0"/>
      <w:marBottom w:val="0"/>
      <w:divBdr>
        <w:top w:val="none" w:sz="0" w:space="0" w:color="auto"/>
        <w:left w:val="none" w:sz="0" w:space="0" w:color="auto"/>
        <w:bottom w:val="none" w:sz="0" w:space="0" w:color="auto"/>
        <w:right w:val="none" w:sz="0" w:space="0" w:color="auto"/>
      </w:divBdr>
    </w:div>
    <w:div w:id="872574417">
      <w:bodyDiv w:val="1"/>
      <w:marLeft w:val="0"/>
      <w:marRight w:val="0"/>
      <w:marTop w:val="0"/>
      <w:marBottom w:val="0"/>
      <w:divBdr>
        <w:top w:val="none" w:sz="0" w:space="0" w:color="auto"/>
        <w:left w:val="none" w:sz="0" w:space="0" w:color="auto"/>
        <w:bottom w:val="none" w:sz="0" w:space="0" w:color="auto"/>
        <w:right w:val="none" w:sz="0" w:space="0" w:color="auto"/>
      </w:divBdr>
    </w:div>
    <w:div w:id="872577754">
      <w:bodyDiv w:val="1"/>
      <w:marLeft w:val="0"/>
      <w:marRight w:val="0"/>
      <w:marTop w:val="0"/>
      <w:marBottom w:val="0"/>
      <w:divBdr>
        <w:top w:val="none" w:sz="0" w:space="0" w:color="auto"/>
        <w:left w:val="none" w:sz="0" w:space="0" w:color="auto"/>
        <w:bottom w:val="none" w:sz="0" w:space="0" w:color="auto"/>
        <w:right w:val="none" w:sz="0" w:space="0" w:color="auto"/>
      </w:divBdr>
    </w:div>
    <w:div w:id="872618255">
      <w:bodyDiv w:val="1"/>
      <w:marLeft w:val="0"/>
      <w:marRight w:val="0"/>
      <w:marTop w:val="0"/>
      <w:marBottom w:val="0"/>
      <w:divBdr>
        <w:top w:val="none" w:sz="0" w:space="0" w:color="auto"/>
        <w:left w:val="none" w:sz="0" w:space="0" w:color="auto"/>
        <w:bottom w:val="none" w:sz="0" w:space="0" w:color="auto"/>
        <w:right w:val="none" w:sz="0" w:space="0" w:color="auto"/>
      </w:divBdr>
      <w:divsChild>
        <w:div w:id="405341495">
          <w:marLeft w:val="480"/>
          <w:marRight w:val="0"/>
          <w:marTop w:val="0"/>
          <w:marBottom w:val="0"/>
          <w:divBdr>
            <w:top w:val="none" w:sz="0" w:space="0" w:color="auto"/>
            <w:left w:val="none" w:sz="0" w:space="0" w:color="auto"/>
            <w:bottom w:val="none" w:sz="0" w:space="0" w:color="auto"/>
            <w:right w:val="none" w:sz="0" w:space="0" w:color="auto"/>
          </w:divBdr>
        </w:div>
        <w:div w:id="442463104">
          <w:marLeft w:val="480"/>
          <w:marRight w:val="0"/>
          <w:marTop w:val="0"/>
          <w:marBottom w:val="0"/>
          <w:divBdr>
            <w:top w:val="none" w:sz="0" w:space="0" w:color="auto"/>
            <w:left w:val="none" w:sz="0" w:space="0" w:color="auto"/>
            <w:bottom w:val="none" w:sz="0" w:space="0" w:color="auto"/>
            <w:right w:val="none" w:sz="0" w:space="0" w:color="auto"/>
          </w:divBdr>
        </w:div>
        <w:div w:id="834952568">
          <w:marLeft w:val="480"/>
          <w:marRight w:val="0"/>
          <w:marTop w:val="0"/>
          <w:marBottom w:val="0"/>
          <w:divBdr>
            <w:top w:val="none" w:sz="0" w:space="0" w:color="auto"/>
            <w:left w:val="none" w:sz="0" w:space="0" w:color="auto"/>
            <w:bottom w:val="none" w:sz="0" w:space="0" w:color="auto"/>
            <w:right w:val="none" w:sz="0" w:space="0" w:color="auto"/>
          </w:divBdr>
        </w:div>
      </w:divsChild>
    </w:div>
    <w:div w:id="873037019">
      <w:bodyDiv w:val="1"/>
      <w:marLeft w:val="0"/>
      <w:marRight w:val="0"/>
      <w:marTop w:val="0"/>
      <w:marBottom w:val="0"/>
      <w:divBdr>
        <w:top w:val="none" w:sz="0" w:space="0" w:color="auto"/>
        <w:left w:val="none" w:sz="0" w:space="0" w:color="auto"/>
        <w:bottom w:val="none" w:sz="0" w:space="0" w:color="auto"/>
        <w:right w:val="none" w:sz="0" w:space="0" w:color="auto"/>
      </w:divBdr>
    </w:div>
    <w:div w:id="873232080">
      <w:bodyDiv w:val="1"/>
      <w:marLeft w:val="0"/>
      <w:marRight w:val="0"/>
      <w:marTop w:val="0"/>
      <w:marBottom w:val="0"/>
      <w:divBdr>
        <w:top w:val="none" w:sz="0" w:space="0" w:color="auto"/>
        <w:left w:val="none" w:sz="0" w:space="0" w:color="auto"/>
        <w:bottom w:val="none" w:sz="0" w:space="0" w:color="auto"/>
        <w:right w:val="none" w:sz="0" w:space="0" w:color="auto"/>
      </w:divBdr>
    </w:div>
    <w:div w:id="873426358">
      <w:bodyDiv w:val="1"/>
      <w:marLeft w:val="0"/>
      <w:marRight w:val="0"/>
      <w:marTop w:val="0"/>
      <w:marBottom w:val="0"/>
      <w:divBdr>
        <w:top w:val="none" w:sz="0" w:space="0" w:color="auto"/>
        <w:left w:val="none" w:sz="0" w:space="0" w:color="auto"/>
        <w:bottom w:val="none" w:sz="0" w:space="0" w:color="auto"/>
        <w:right w:val="none" w:sz="0" w:space="0" w:color="auto"/>
      </w:divBdr>
    </w:div>
    <w:div w:id="873494928">
      <w:bodyDiv w:val="1"/>
      <w:marLeft w:val="0"/>
      <w:marRight w:val="0"/>
      <w:marTop w:val="0"/>
      <w:marBottom w:val="0"/>
      <w:divBdr>
        <w:top w:val="none" w:sz="0" w:space="0" w:color="auto"/>
        <w:left w:val="none" w:sz="0" w:space="0" w:color="auto"/>
        <w:bottom w:val="none" w:sz="0" w:space="0" w:color="auto"/>
        <w:right w:val="none" w:sz="0" w:space="0" w:color="auto"/>
      </w:divBdr>
    </w:div>
    <w:div w:id="873541699">
      <w:bodyDiv w:val="1"/>
      <w:marLeft w:val="0"/>
      <w:marRight w:val="0"/>
      <w:marTop w:val="0"/>
      <w:marBottom w:val="0"/>
      <w:divBdr>
        <w:top w:val="none" w:sz="0" w:space="0" w:color="auto"/>
        <w:left w:val="none" w:sz="0" w:space="0" w:color="auto"/>
        <w:bottom w:val="none" w:sz="0" w:space="0" w:color="auto"/>
        <w:right w:val="none" w:sz="0" w:space="0" w:color="auto"/>
      </w:divBdr>
    </w:div>
    <w:div w:id="873542561">
      <w:bodyDiv w:val="1"/>
      <w:marLeft w:val="0"/>
      <w:marRight w:val="0"/>
      <w:marTop w:val="0"/>
      <w:marBottom w:val="0"/>
      <w:divBdr>
        <w:top w:val="none" w:sz="0" w:space="0" w:color="auto"/>
        <w:left w:val="none" w:sz="0" w:space="0" w:color="auto"/>
        <w:bottom w:val="none" w:sz="0" w:space="0" w:color="auto"/>
        <w:right w:val="none" w:sz="0" w:space="0" w:color="auto"/>
      </w:divBdr>
    </w:div>
    <w:div w:id="873616123">
      <w:bodyDiv w:val="1"/>
      <w:marLeft w:val="0"/>
      <w:marRight w:val="0"/>
      <w:marTop w:val="0"/>
      <w:marBottom w:val="0"/>
      <w:divBdr>
        <w:top w:val="none" w:sz="0" w:space="0" w:color="auto"/>
        <w:left w:val="none" w:sz="0" w:space="0" w:color="auto"/>
        <w:bottom w:val="none" w:sz="0" w:space="0" w:color="auto"/>
        <w:right w:val="none" w:sz="0" w:space="0" w:color="auto"/>
      </w:divBdr>
    </w:div>
    <w:div w:id="873732003">
      <w:bodyDiv w:val="1"/>
      <w:marLeft w:val="0"/>
      <w:marRight w:val="0"/>
      <w:marTop w:val="0"/>
      <w:marBottom w:val="0"/>
      <w:divBdr>
        <w:top w:val="none" w:sz="0" w:space="0" w:color="auto"/>
        <w:left w:val="none" w:sz="0" w:space="0" w:color="auto"/>
        <w:bottom w:val="none" w:sz="0" w:space="0" w:color="auto"/>
        <w:right w:val="none" w:sz="0" w:space="0" w:color="auto"/>
      </w:divBdr>
    </w:div>
    <w:div w:id="873738435">
      <w:bodyDiv w:val="1"/>
      <w:marLeft w:val="0"/>
      <w:marRight w:val="0"/>
      <w:marTop w:val="0"/>
      <w:marBottom w:val="0"/>
      <w:divBdr>
        <w:top w:val="none" w:sz="0" w:space="0" w:color="auto"/>
        <w:left w:val="none" w:sz="0" w:space="0" w:color="auto"/>
        <w:bottom w:val="none" w:sz="0" w:space="0" w:color="auto"/>
        <w:right w:val="none" w:sz="0" w:space="0" w:color="auto"/>
      </w:divBdr>
    </w:div>
    <w:div w:id="873809954">
      <w:bodyDiv w:val="1"/>
      <w:marLeft w:val="0"/>
      <w:marRight w:val="0"/>
      <w:marTop w:val="0"/>
      <w:marBottom w:val="0"/>
      <w:divBdr>
        <w:top w:val="none" w:sz="0" w:space="0" w:color="auto"/>
        <w:left w:val="none" w:sz="0" w:space="0" w:color="auto"/>
        <w:bottom w:val="none" w:sz="0" w:space="0" w:color="auto"/>
        <w:right w:val="none" w:sz="0" w:space="0" w:color="auto"/>
      </w:divBdr>
    </w:div>
    <w:div w:id="873886156">
      <w:bodyDiv w:val="1"/>
      <w:marLeft w:val="0"/>
      <w:marRight w:val="0"/>
      <w:marTop w:val="0"/>
      <w:marBottom w:val="0"/>
      <w:divBdr>
        <w:top w:val="none" w:sz="0" w:space="0" w:color="auto"/>
        <w:left w:val="none" w:sz="0" w:space="0" w:color="auto"/>
        <w:bottom w:val="none" w:sz="0" w:space="0" w:color="auto"/>
        <w:right w:val="none" w:sz="0" w:space="0" w:color="auto"/>
      </w:divBdr>
    </w:div>
    <w:div w:id="874122833">
      <w:bodyDiv w:val="1"/>
      <w:marLeft w:val="0"/>
      <w:marRight w:val="0"/>
      <w:marTop w:val="0"/>
      <w:marBottom w:val="0"/>
      <w:divBdr>
        <w:top w:val="none" w:sz="0" w:space="0" w:color="auto"/>
        <w:left w:val="none" w:sz="0" w:space="0" w:color="auto"/>
        <w:bottom w:val="none" w:sz="0" w:space="0" w:color="auto"/>
        <w:right w:val="none" w:sz="0" w:space="0" w:color="auto"/>
      </w:divBdr>
    </w:div>
    <w:div w:id="874195160">
      <w:bodyDiv w:val="1"/>
      <w:marLeft w:val="0"/>
      <w:marRight w:val="0"/>
      <w:marTop w:val="0"/>
      <w:marBottom w:val="0"/>
      <w:divBdr>
        <w:top w:val="none" w:sz="0" w:space="0" w:color="auto"/>
        <w:left w:val="none" w:sz="0" w:space="0" w:color="auto"/>
        <w:bottom w:val="none" w:sz="0" w:space="0" w:color="auto"/>
        <w:right w:val="none" w:sz="0" w:space="0" w:color="auto"/>
      </w:divBdr>
    </w:div>
    <w:div w:id="874318454">
      <w:bodyDiv w:val="1"/>
      <w:marLeft w:val="0"/>
      <w:marRight w:val="0"/>
      <w:marTop w:val="0"/>
      <w:marBottom w:val="0"/>
      <w:divBdr>
        <w:top w:val="none" w:sz="0" w:space="0" w:color="auto"/>
        <w:left w:val="none" w:sz="0" w:space="0" w:color="auto"/>
        <w:bottom w:val="none" w:sz="0" w:space="0" w:color="auto"/>
        <w:right w:val="none" w:sz="0" w:space="0" w:color="auto"/>
      </w:divBdr>
    </w:div>
    <w:div w:id="874387625">
      <w:bodyDiv w:val="1"/>
      <w:marLeft w:val="0"/>
      <w:marRight w:val="0"/>
      <w:marTop w:val="0"/>
      <w:marBottom w:val="0"/>
      <w:divBdr>
        <w:top w:val="none" w:sz="0" w:space="0" w:color="auto"/>
        <w:left w:val="none" w:sz="0" w:space="0" w:color="auto"/>
        <w:bottom w:val="none" w:sz="0" w:space="0" w:color="auto"/>
        <w:right w:val="none" w:sz="0" w:space="0" w:color="auto"/>
      </w:divBdr>
      <w:divsChild>
        <w:div w:id="24521693">
          <w:marLeft w:val="480"/>
          <w:marRight w:val="0"/>
          <w:marTop w:val="0"/>
          <w:marBottom w:val="0"/>
          <w:divBdr>
            <w:top w:val="none" w:sz="0" w:space="0" w:color="auto"/>
            <w:left w:val="none" w:sz="0" w:space="0" w:color="auto"/>
            <w:bottom w:val="none" w:sz="0" w:space="0" w:color="auto"/>
            <w:right w:val="none" w:sz="0" w:space="0" w:color="auto"/>
          </w:divBdr>
        </w:div>
        <w:div w:id="44647008">
          <w:marLeft w:val="480"/>
          <w:marRight w:val="0"/>
          <w:marTop w:val="0"/>
          <w:marBottom w:val="0"/>
          <w:divBdr>
            <w:top w:val="none" w:sz="0" w:space="0" w:color="auto"/>
            <w:left w:val="none" w:sz="0" w:space="0" w:color="auto"/>
            <w:bottom w:val="none" w:sz="0" w:space="0" w:color="auto"/>
            <w:right w:val="none" w:sz="0" w:space="0" w:color="auto"/>
          </w:divBdr>
        </w:div>
        <w:div w:id="67728867">
          <w:marLeft w:val="480"/>
          <w:marRight w:val="0"/>
          <w:marTop w:val="0"/>
          <w:marBottom w:val="0"/>
          <w:divBdr>
            <w:top w:val="none" w:sz="0" w:space="0" w:color="auto"/>
            <w:left w:val="none" w:sz="0" w:space="0" w:color="auto"/>
            <w:bottom w:val="none" w:sz="0" w:space="0" w:color="auto"/>
            <w:right w:val="none" w:sz="0" w:space="0" w:color="auto"/>
          </w:divBdr>
        </w:div>
        <w:div w:id="74321275">
          <w:marLeft w:val="480"/>
          <w:marRight w:val="0"/>
          <w:marTop w:val="0"/>
          <w:marBottom w:val="0"/>
          <w:divBdr>
            <w:top w:val="none" w:sz="0" w:space="0" w:color="auto"/>
            <w:left w:val="none" w:sz="0" w:space="0" w:color="auto"/>
            <w:bottom w:val="none" w:sz="0" w:space="0" w:color="auto"/>
            <w:right w:val="none" w:sz="0" w:space="0" w:color="auto"/>
          </w:divBdr>
        </w:div>
        <w:div w:id="98647594">
          <w:marLeft w:val="480"/>
          <w:marRight w:val="0"/>
          <w:marTop w:val="0"/>
          <w:marBottom w:val="0"/>
          <w:divBdr>
            <w:top w:val="none" w:sz="0" w:space="0" w:color="auto"/>
            <w:left w:val="none" w:sz="0" w:space="0" w:color="auto"/>
            <w:bottom w:val="none" w:sz="0" w:space="0" w:color="auto"/>
            <w:right w:val="none" w:sz="0" w:space="0" w:color="auto"/>
          </w:divBdr>
        </w:div>
        <w:div w:id="100223745">
          <w:marLeft w:val="480"/>
          <w:marRight w:val="0"/>
          <w:marTop w:val="0"/>
          <w:marBottom w:val="0"/>
          <w:divBdr>
            <w:top w:val="none" w:sz="0" w:space="0" w:color="auto"/>
            <w:left w:val="none" w:sz="0" w:space="0" w:color="auto"/>
            <w:bottom w:val="none" w:sz="0" w:space="0" w:color="auto"/>
            <w:right w:val="none" w:sz="0" w:space="0" w:color="auto"/>
          </w:divBdr>
        </w:div>
        <w:div w:id="227611480">
          <w:marLeft w:val="480"/>
          <w:marRight w:val="0"/>
          <w:marTop w:val="0"/>
          <w:marBottom w:val="0"/>
          <w:divBdr>
            <w:top w:val="none" w:sz="0" w:space="0" w:color="auto"/>
            <w:left w:val="none" w:sz="0" w:space="0" w:color="auto"/>
            <w:bottom w:val="none" w:sz="0" w:space="0" w:color="auto"/>
            <w:right w:val="none" w:sz="0" w:space="0" w:color="auto"/>
          </w:divBdr>
        </w:div>
        <w:div w:id="232008873">
          <w:marLeft w:val="480"/>
          <w:marRight w:val="0"/>
          <w:marTop w:val="0"/>
          <w:marBottom w:val="0"/>
          <w:divBdr>
            <w:top w:val="none" w:sz="0" w:space="0" w:color="auto"/>
            <w:left w:val="none" w:sz="0" w:space="0" w:color="auto"/>
            <w:bottom w:val="none" w:sz="0" w:space="0" w:color="auto"/>
            <w:right w:val="none" w:sz="0" w:space="0" w:color="auto"/>
          </w:divBdr>
        </w:div>
        <w:div w:id="270019776">
          <w:marLeft w:val="480"/>
          <w:marRight w:val="0"/>
          <w:marTop w:val="0"/>
          <w:marBottom w:val="0"/>
          <w:divBdr>
            <w:top w:val="none" w:sz="0" w:space="0" w:color="auto"/>
            <w:left w:val="none" w:sz="0" w:space="0" w:color="auto"/>
            <w:bottom w:val="none" w:sz="0" w:space="0" w:color="auto"/>
            <w:right w:val="none" w:sz="0" w:space="0" w:color="auto"/>
          </w:divBdr>
        </w:div>
        <w:div w:id="390157366">
          <w:marLeft w:val="480"/>
          <w:marRight w:val="0"/>
          <w:marTop w:val="0"/>
          <w:marBottom w:val="0"/>
          <w:divBdr>
            <w:top w:val="none" w:sz="0" w:space="0" w:color="auto"/>
            <w:left w:val="none" w:sz="0" w:space="0" w:color="auto"/>
            <w:bottom w:val="none" w:sz="0" w:space="0" w:color="auto"/>
            <w:right w:val="none" w:sz="0" w:space="0" w:color="auto"/>
          </w:divBdr>
        </w:div>
        <w:div w:id="403836728">
          <w:marLeft w:val="480"/>
          <w:marRight w:val="0"/>
          <w:marTop w:val="0"/>
          <w:marBottom w:val="0"/>
          <w:divBdr>
            <w:top w:val="none" w:sz="0" w:space="0" w:color="auto"/>
            <w:left w:val="none" w:sz="0" w:space="0" w:color="auto"/>
            <w:bottom w:val="none" w:sz="0" w:space="0" w:color="auto"/>
            <w:right w:val="none" w:sz="0" w:space="0" w:color="auto"/>
          </w:divBdr>
        </w:div>
        <w:div w:id="414861989">
          <w:marLeft w:val="480"/>
          <w:marRight w:val="0"/>
          <w:marTop w:val="0"/>
          <w:marBottom w:val="0"/>
          <w:divBdr>
            <w:top w:val="none" w:sz="0" w:space="0" w:color="auto"/>
            <w:left w:val="none" w:sz="0" w:space="0" w:color="auto"/>
            <w:bottom w:val="none" w:sz="0" w:space="0" w:color="auto"/>
            <w:right w:val="none" w:sz="0" w:space="0" w:color="auto"/>
          </w:divBdr>
        </w:div>
        <w:div w:id="437019287">
          <w:marLeft w:val="480"/>
          <w:marRight w:val="0"/>
          <w:marTop w:val="0"/>
          <w:marBottom w:val="0"/>
          <w:divBdr>
            <w:top w:val="none" w:sz="0" w:space="0" w:color="auto"/>
            <w:left w:val="none" w:sz="0" w:space="0" w:color="auto"/>
            <w:bottom w:val="none" w:sz="0" w:space="0" w:color="auto"/>
            <w:right w:val="none" w:sz="0" w:space="0" w:color="auto"/>
          </w:divBdr>
        </w:div>
        <w:div w:id="572398177">
          <w:marLeft w:val="480"/>
          <w:marRight w:val="0"/>
          <w:marTop w:val="0"/>
          <w:marBottom w:val="0"/>
          <w:divBdr>
            <w:top w:val="none" w:sz="0" w:space="0" w:color="auto"/>
            <w:left w:val="none" w:sz="0" w:space="0" w:color="auto"/>
            <w:bottom w:val="none" w:sz="0" w:space="0" w:color="auto"/>
            <w:right w:val="none" w:sz="0" w:space="0" w:color="auto"/>
          </w:divBdr>
        </w:div>
        <w:div w:id="603347915">
          <w:marLeft w:val="480"/>
          <w:marRight w:val="0"/>
          <w:marTop w:val="0"/>
          <w:marBottom w:val="0"/>
          <w:divBdr>
            <w:top w:val="none" w:sz="0" w:space="0" w:color="auto"/>
            <w:left w:val="none" w:sz="0" w:space="0" w:color="auto"/>
            <w:bottom w:val="none" w:sz="0" w:space="0" w:color="auto"/>
            <w:right w:val="none" w:sz="0" w:space="0" w:color="auto"/>
          </w:divBdr>
        </w:div>
        <w:div w:id="621883333">
          <w:marLeft w:val="480"/>
          <w:marRight w:val="0"/>
          <w:marTop w:val="0"/>
          <w:marBottom w:val="0"/>
          <w:divBdr>
            <w:top w:val="none" w:sz="0" w:space="0" w:color="auto"/>
            <w:left w:val="none" w:sz="0" w:space="0" w:color="auto"/>
            <w:bottom w:val="none" w:sz="0" w:space="0" w:color="auto"/>
            <w:right w:val="none" w:sz="0" w:space="0" w:color="auto"/>
          </w:divBdr>
        </w:div>
        <w:div w:id="630012987">
          <w:marLeft w:val="480"/>
          <w:marRight w:val="0"/>
          <w:marTop w:val="0"/>
          <w:marBottom w:val="0"/>
          <w:divBdr>
            <w:top w:val="none" w:sz="0" w:space="0" w:color="auto"/>
            <w:left w:val="none" w:sz="0" w:space="0" w:color="auto"/>
            <w:bottom w:val="none" w:sz="0" w:space="0" w:color="auto"/>
            <w:right w:val="none" w:sz="0" w:space="0" w:color="auto"/>
          </w:divBdr>
        </w:div>
        <w:div w:id="632096016">
          <w:marLeft w:val="480"/>
          <w:marRight w:val="0"/>
          <w:marTop w:val="0"/>
          <w:marBottom w:val="0"/>
          <w:divBdr>
            <w:top w:val="none" w:sz="0" w:space="0" w:color="auto"/>
            <w:left w:val="none" w:sz="0" w:space="0" w:color="auto"/>
            <w:bottom w:val="none" w:sz="0" w:space="0" w:color="auto"/>
            <w:right w:val="none" w:sz="0" w:space="0" w:color="auto"/>
          </w:divBdr>
        </w:div>
        <w:div w:id="656693641">
          <w:marLeft w:val="480"/>
          <w:marRight w:val="0"/>
          <w:marTop w:val="0"/>
          <w:marBottom w:val="0"/>
          <w:divBdr>
            <w:top w:val="none" w:sz="0" w:space="0" w:color="auto"/>
            <w:left w:val="none" w:sz="0" w:space="0" w:color="auto"/>
            <w:bottom w:val="none" w:sz="0" w:space="0" w:color="auto"/>
            <w:right w:val="none" w:sz="0" w:space="0" w:color="auto"/>
          </w:divBdr>
        </w:div>
        <w:div w:id="767700321">
          <w:marLeft w:val="480"/>
          <w:marRight w:val="0"/>
          <w:marTop w:val="0"/>
          <w:marBottom w:val="0"/>
          <w:divBdr>
            <w:top w:val="none" w:sz="0" w:space="0" w:color="auto"/>
            <w:left w:val="none" w:sz="0" w:space="0" w:color="auto"/>
            <w:bottom w:val="none" w:sz="0" w:space="0" w:color="auto"/>
            <w:right w:val="none" w:sz="0" w:space="0" w:color="auto"/>
          </w:divBdr>
        </w:div>
        <w:div w:id="772942521">
          <w:marLeft w:val="480"/>
          <w:marRight w:val="0"/>
          <w:marTop w:val="0"/>
          <w:marBottom w:val="0"/>
          <w:divBdr>
            <w:top w:val="none" w:sz="0" w:space="0" w:color="auto"/>
            <w:left w:val="none" w:sz="0" w:space="0" w:color="auto"/>
            <w:bottom w:val="none" w:sz="0" w:space="0" w:color="auto"/>
            <w:right w:val="none" w:sz="0" w:space="0" w:color="auto"/>
          </w:divBdr>
        </w:div>
        <w:div w:id="812068046">
          <w:marLeft w:val="480"/>
          <w:marRight w:val="0"/>
          <w:marTop w:val="0"/>
          <w:marBottom w:val="0"/>
          <w:divBdr>
            <w:top w:val="none" w:sz="0" w:space="0" w:color="auto"/>
            <w:left w:val="none" w:sz="0" w:space="0" w:color="auto"/>
            <w:bottom w:val="none" w:sz="0" w:space="0" w:color="auto"/>
            <w:right w:val="none" w:sz="0" w:space="0" w:color="auto"/>
          </w:divBdr>
        </w:div>
      </w:divsChild>
    </w:div>
    <w:div w:id="874461765">
      <w:bodyDiv w:val="1"/>
      <w:marLeft w:val="0"/>
      <w:marRight w:val="0"/>
      <w:marTop w:val="0"/>
      <w:marBottom w:val="0"/>
      <w:divBdr>
        <w:top w:val="none" w:sz="0" w:space="0" w:color="auto"/>
        <w:left w:val="none" w:sz="0" w:space="0" w:color="auto"/>
        <w:bottom w:val="none" w:sz="0" w:space="0" w:color="auto"/>
        <w:right w:val="none" w:sz="0" w:space="0" w:color="auto"/>
      </w:divBdr>
    </w:div>
    <w:div w:id="874543747">
      <w:bodyDiv w:val="1"/>
      <w:marLeft w:val="0"/>
      <w:marRight w:val="0"/>
      <w:marTop w:val="0"/>
      <w:marBottom w:val="0"/>
      <w:divBdr>
        <w:top w:val="none" w:sz="0" w:space="0" w:color="auto"/>
        <w:left w:val="none" w:sz="0" w:space="0" w:color="auto"/>
        <w:bottom w:val="none" w:sz="0" w:space="0" w:color="auto"/>
        <w:right w:val="none" w:sz="0" w:space="0" w:color="auto"/>
      </w:divBdr>
    </w:div>
    <w:div w:id="874582790">
      <w:bodyDiv w:val="1"/>
      <w:marLeft w:val="0"/>
      <w:marRight w:val="0"/>
      <w:marTop w:val="0"/>
      <w:marBottom w:val="0"/>
      <w:divBdr>
        <w:top w:val="none" w:sz="0" w:space="0" w:color="auto"/>
        <w:left w:val="none" w:sz="0" w:space="0" w:color="auto"/>
        <w:bottom w:val="none" w:sz="0" w:space="0" w:color="auto"/>
        <w:right w:val="none" w:sz="0" w:space="0" w:color="auto"/>
      </w:divBdr>
    </w:div>
    <w:div w:id="874658107">
      <w:bodyDiv w:val="1"/>
      <w:marLeft w:val="0"/>
      <w:marRight w:val="0"/>
      <w:marTop w:val="0"/>
      <w:marBottom w:val="0"/>
      <w:divBdr>
        <w:top w:val="none" w:sz="0" w:space="0" w:color="auto"/>
        <w:left w:val="none" w:sz="0" w:space="0" w:color="auto"/>
        <w:bottom w:val="none" w:sz="0" w:space="0" w:color="auto"/>
        <w:right w:val="none" w:sz="0" w:space="0" w:color="auto"/>
      </w:divBdr>
    </w:div>
    <w:div w:id="874735942">
      <w:bodyDiv w:val="1"/>
      <w:marLeft w:val="0"/>
      <w:marRight w:val="0"/>
      <w:marTop w:val="0"/>
      <w:marBottom w:val="0"/>
      <w:divBdr>
        <w:top w:val="none" w:sz="0" w:space="0" w:color="auto"/>
        <w:left w:val="none" w:sz="0" w:space="0" w:color="auto"/>
        <w:bottom w:val="none" w:sz="0" w:space="0" w:color="auto"/>
        <w:right w:val="none" w:sz="0" w:space="0" w:color="auto"/>
      </w:divBdr>
    </w:div>
    <w:div w:id="874736763">
      <w:bodyDiv w:val="1"/>
      <w:marLeft w:val="0"/>
      <w:marRight w:val="0"/>
      <w:marTop w:val="0"/>
      <w:marBottom w:val="0"/>
      <w:divBdr>
        <w:top w:val="none" w:sz="0" w:space="0" w:color="auto"/>
        <w:left w:val="none" w:sz="0" w:space="0" w:color="auto"/>
        <w:bottom w:val="none" w:sz="0" w:space="0" w:color="auto"/>
        <w:right w:val="none" w:sz="0" w:space="0" w:color="auto"/>
      </w:divBdr>
    </w:div>
    <w:div w:id="874779165">
      <w:bodyDiv w:val="1"/>
      <w:marLeft w:val="0"/>
      <w:marRight w:val="0"/>
      <w:marTop w:val="0"/>
      <w:marBottom w:val="0"/>
      <w:divBdr>
        <w:top w:val="none" w:sz="0" w:space="0" w:color="auto"/>
        <w:left w:val="none" w:sz="0" w:space="0" w:color="auto"/>
        <w:bottom w:val="none" w:sz="0" w:space="0" w:color="auto"/>
        <w:right w:val="none" w:sz="0" w:space="0" w:color="auto"/>
      </w:divBdr>
    </w:div>
    <w:div w:id="874807095">
      <w:bodyDiv w:val="1"/>
      <w:marLeft w:val="0"/>
      <w:marRight w:val="0"/>
      <w:marTop w:val="0"/>
      <w:marBottom w:val="0"/>
      <w:divBdr>
        <w:top w:val="none" w:sz="0" w:space="0" w:color="auto"/>
        <w:left w:val="none" w:sz="0" w:space="0" w:color="auto"/>
        <w:bottom w:val="none" w:sz="0" w:space="0" w:color="auto"/>
        <w:right w:val="none" w:sz="0" w:space="0" w:color="auto"/>
      </w:divBdr>
    </w:div>
    <w:div w:id="874851724">
      <w:bodyDiv w:val="1"/>
      <w:marLeft w:val="0"/>
      <w:marRight w:val="0"/>
      <w:marTop w:val="0"/>
      <w:marBottom w:val="0"/>
      <w:divBdr>
        <w:top w:val="none" w:sz="0" w:space="0" w:color="auto"/>
        <w:left w:val="none" w:sz="0" w:space="0" w:color="auto"/>
        <w:bottom w:val="none" w:sz="0" w:space="0" w:color="auto"/>
        <w:right w:val="none" w:sz="0" w:space="0" w:color="auto"/>
      </w:divBdr>
    </w:div>
    <w:div w:id="874974485">
      <w:bodyDiv w:val="1"/>
      <w:marLeft w:val="0"/>
      <w:marRight w:val="0"/>
      <w:marTop w:val="0"/>
      <w:marBottom w:val="0"/>
      <w:divBdr>
        <w:top w:val="none" w:sz="0" w:space="0" w:color="auto"/>
        <w:left w:val="none" w:sz="0" w:space="0" w:color="auto"/>
        <w:bottom w:val="none" w:sz="0" w:space="0" w:color="auto"/>
        <w:right w:val="none" w:sz="0" w:space="0" w:color="auto"/>
      </w:divBdr>
    </w:div>
    <w:div w:id="875045981">
      <w:bodyDiv w:val="1"/>
      <w:marLeft w:val="0"/>
      <w:marRight w:val="0"/>
      <w:marTop w:val="0"/>
      <w:marBottom w:val="0"/>
      <w:divBdr>
        <w:top w:val="none" w:sz="0" w:space="0" w:color="auto"/>
        <w:left w:val="none" w:sz="0" w:space="0" w:color="auto"/>
        <w:bottom w:val="none" w:sz="0" w:space="0" w:color="auto"/>
        <w:right w:val="none" w:sz="0" w:space="0" w:color="auto"/>
      </w:divBdr>
    </w:div>
    <w:div w:id="875120041">
      <w:bodyDiv w:val="1"/>
      <w:marLeft w:val="0"/>
      <w:marRight w:val="0"/>
      <w:marTop w:val="0"/>
      <w:marBottom w:val="0"/>
      <w:divBdr>
        <w:top w:val="none" w:sz="0" w:space="0" w:color="auto"/>
        <w:left w:val="none" w:sz="0" w:space="0" w:color="auto"/>
        <w:bottom w:val="none" w:sz="0" w:space="0" w:color="auto"/>
        <w:right w:val="none" w:sz="0" w:space="0" w:color="auto"/>
      </w:divBdr>
    </w:div>
    <w:div w:id="875122711">
      <w:bodyDiv w:val="1"/>
      <w:marLeft w:val="0"/>
      <w:marRight w:val="0"/>
      <w:marTop w:val="0"/>
      <w:marBottom w:val="0"/>
      <w:divBdr>
        <w:top w:val="none" w:sz="0" w:space="0" w:color="auto"/>
        <w:left w:val="none" w:sz="0" w:space="0" w:color="auto"/>
        <w:bottom w:val="none" w:sz="0" w:space="0" w:color="auto"/>
        <w:right w:val="none" w:sz="0" w:space="0" w:color="auto"/>
      </w:divBdr>
    </w:div>
    <w:div w:id="875123490">
      <w:bodyDiv w:val="1"/>
      <w:marLeft w:val="0"/>
      <w:marRight w:val="0"/>
      <w:marTop w:val="0"/>
      <w:marBottom w:val="0"/>
      <w:divBdr>
        <w:top w:val="none" w:sz="0" w:space="0" w:color="auto"/>
        <w:left w:val="none" w:sz="0" w:space="0" w:color="auto"/>
        <w:bottom w:val="none" w:sz="0" w:space="0" w:color="auto"/>
        <w:right w:val="none" w:sz="0" w:space="0" w:color="auto"/>
      </w:divBdr>
    </w:div>
    <w:div w:id="875192011">
      <w:bodyDiv w:val="1"/>
      <w:marLeft w:val="0"/>
      <w:marRight w:val="0"/>
      <w:marTop w:val="0"/>
      <w:marBottom w:val="0"/>
      <w:divBdr>
        <w:top w:val="none" w:sz="0" w:space="0" w:color="auto"/>
        <w:left w:val="none" w:sz="0" w:space="0" w:color="auto"/>
        <w:bottom w:val="none" w:sz="0" w:space="0" w:color="auto"/>
        <w:right w:val="none" w:sz="0" w:space="0" w:color="auto"/>
      </w:divBdr>
    </w:div>
    <w:div w:id="875196666">
      <w:bodyDiv w:val="1"/>
      <w:marLeft w:val="0"/>
      <w:marRight w:val="0"/>
      <w:marTop w:val="0"/>
      <w:marBottom w:val="0"/>
      <w:divBdr>
        <w:top w:val="none" w:sz="0" w:space="0" w:color="auto"/>
        <w:left w:val="none" w:sz="0" w:space="0" w:color="auto"/>
        <w:bottom w:val="none" w:sz="0" w:space="0" w:color="auto"/>
        <w:right w:val="none" w:sz="0" w:space="0" w:color="auto"/>
      </w:divBdr>
    </w:div>
    <w:div w:id="875390423">
      <w:bodyDiv w:val="1"/>
      <w:marLeft w:val="0"/>
      <w:marRight w:val="0"/>
      <w:marTop w:val="0"/>
      <w:marBottom w:val="0"/>
      <w:divBdr>
        <w:top w:val="none" w:sz="0" w:space="0" w:color="auto"/>
        <w:left w:val="none" w:sz="0" w:space="0" w:color="auto"/>
        <w:bottom w:val="none" w:sz="0" w:space="0" w:color="auto"/>
        <w:right w:val="none" w:sz="0" w:space="0" w:color="auto"/>
      </w:divBdr>
    </w:div>
    <w:div w:id="875430114">
      <w:bodyDiv w:val="1"/>
      <w:marLeft w:val="0"/>
      <w:marRight w:val="0"/>
      <w:marTop w:val="0"/>
      <w:marBottom w:val="0"/>
      <w:divBdr>
        <w:top w:val="none" w:sz="0" w:space="0" w:color="auto"/>
        <w:left w:val="none" w:sz="0" w:space="0" w:color="auto"/>
        <w:bottom w:val="none" w:sz="0" w:space="0" w:color="auto"/>
        <w:right w:val="none" w:sz="0" w:space="0" w:color="auto"/>
      </w:divBdr>
    </w:div>
    <w:div w:id="875503581">
      <w:bodyDiv w:val="1"/>
      <w:marLeft w:val="0"/>
      <w:marRight w:val="0"/>
      <w:marTop w:val="0"/>
      <w:marBottom w:val="0"/>
      <w:divBdr>
        <w:top w:val="none" w:sz="0" w:space="0" w:color="auto"/>
        <w:left w:val="none" w:sz="0" w:space="0" w:color="auto"/>
        <w:bottom w:val="none" w:sz="0" w:space="0" w:color="auto"/>
        <w:right w:val="none" w:sz="0" w:space="0" w:color="auto"/>
      </w:divBdr>
    </w:div>
    <w:div w:id="875628910">
      <w:bodyDiv w:val="1"/>
      <w:marLeft w:val="0"/>
      <w:marRight w:val="0"/>
      <w:marTop w:val="0"/>
      <w:marBottom w:val="0"/>
      <w:divBdr>
        <w:top w:val="none" w:sz="0" w:space="0" w:color="auto"/>
        <w:left w:val="none" w:sz="0" w:space="0" w:color="auto"/>
        <w:bottom w:val="none" w:sz="0" w:space="0" w:color="auto"/>
        <w:right w:val="none" w:sz="0" w:space="0" w:color="auto"/>
      </w:divBdr>
    </w:div>
    <w:div w:id="875695331">
      <w:bodyDiv w:val="1"/>
      <w:marLeft w:val="0"/>
      <w:marRight w:val="0"/>
      <w:marTop w:val="0"/>
      <w:marBottom w:val="0"/>
      <w:divBdr>
        <w:top w:val="none" w:sz="0" w:space="0" w:color="auto"/>
        <w:left w:val="none" w:sz="0" w:space="0" w:color="auto"/>
        <w:bottom w:val="none" w:sz="0" w:space="0" w:color="auto"/>
        <w:right w:val="none" w:sz="0" w:space="0" w:color="auto"/>
      </w:divBdr>
      <w:divsChild>
        <w:div w:id="23872781">
          <w:marLeft w:val="480"/>
          <w:marRight w:val="0"/>
          <w:marTop w:val="0"/>
          <w:marBottom w:val="0"/>
          <w:divBdr>
            <w:top w:val="none" w:sz="0" w:space="0" w:color="auto"/>
            <w:left w:val="none" w:sz="0" w:space="0" w:color="auto"/>
            <w:bottom w:val="none" w:sz="0" w:space="0" w:color="auto"/>
            <w:right w:val="none" w:sz="0" w:space="0" w:color="auto"/>
          </w:divBdr>
        </w:div>
        <w:div w:id="102697699">
          <w:marLeft w:val="480"/>
          <w:marRight w:val="0"/>
          <w:marTop w:val="0"/>
          <w:marBottom w:val="0"/>
          <w:divBdr>
            <w:top w:val="none" w:sz="0" w:space="0" w:color="auto"/>
            <w:left w:val="none" w:sz="0" w:space="0" w:color="auto"/>
            <w:bottom w:val="none" w:sz="0" w:space="0" w:color="auto"/>
            <w:right w:val="none" w:sz="0" w:space="0" w:color="auto"/>
          </w:divBdr>
        </w:div>
        <w:div w:id="150216685">
          <w:marLeft w:val="480"/>
          <w:marRight w:val="0"/>
          <w:marTop w:val="0"/>
          <w:marBottom w:val="0"/>
          <w:divBdr>
            <w:top w:val="none" w:sz="0" w:space="0" w:color="auto"/>
            <w:left w:val="none" w:sz="0" w:space="0" w:color="auto"/>
            <w:bottom w:val="none" w:sz="0" w:space="0" w:color="auto"/>
            <w:right w:val="none" w:sz="0" w:space="0" w:color="auto"/>
          </w:divBdr>
        </w:div>
        <w:div w:id="204022095">
          <w:marLeft w:val="480"/>
          <w:marRight w:val="0"/>
          <w:marTop w:val="0"/>
          <w:marBottom w:val="0"/>
          <w:divBdr>
            <w:top w:val="none" w:sz="0" w:space="0" w:color="auto"/>
            <w:left w:val="none" w:sz="0" w:space="0" w:color="auto"/>
            <w:bottom w:val="none" w:sz="0" w:space="0" w:color="auto"/>
            <w:right w:val="none" w:sz="0" w:space="0" w:color="auto"/>
          </w:divBdr>
        </w:div>
        <w:div w:id="470908398">
          <w:marLeft w:val="480"/>
          <w:marRight w:val="0"/>
          <w:marTop w:val="0"/>
          <w:marBottom w:val="0"/>
          <w:divBdr>
            <w:top w:val="none" w:sz="0" w:space="0" w:color="auto"/>
            <w:left w:val="none" w:sz="0" w:space="0" w:color="auto"/>
            <w:bottom w:val="none" w:sz="0" w:space="0" w:color="auto"/>
            <w:right w:val="none" w:sz="0" w:space="0" w:color="auto"/>
          </w:divBdr>
        </w:div>
        <w:div w:id="478573962">
          <w:marLeft w:val="480"/>
          <w:marRight w:val="0"/>
          <w:marTop w:val="0"/>
          <w:marBottom w:val="0"/>
          <w:divBdr>
            <w:top w:val="none" w:sz="0" w:space="0" w:color="auto"/>
            <w:left w:val="none" w:sz="0" w:space="0" w:color="auto"/>
            <w:bottom w:val="none" w:sz="0" w:space="0" w:color="auto"/>
            <w:right w:val="none" w:sz="0" w:space="0" w:color="auto"/>
          </w:divBdr>
        </w:div>
        <w:div w:id="492994281">
          <w:marLeft w:val="480"/>
          <w:marRight w:val="0"/>
          <w:marTop w:val="0"/>
          <w:marBottom w:val="0"/>
          <w:divBdr>
            <w:top w:val="none" w:sz="0" w:space="0" w:color="auto"/>
            <w:left w:val="none" w:sz="0" w:space="0" w:color="auto"/>
            <w:bottom w:val="none" w:sz="0" w:space="0" w:color="auto"/>
            <w:right w:val="none" w:sz="0" w:space="0" w:color="auto"/>
          </w:divBdr>
        </w:div>
        <w:div w:id="512186589">
          <w:marLeft w:val="480"/>
          <w:marRight w:val="0"/>
          <w:marTop w:val="0"/>
          <w:marBottom w:val="0"/>
          <w:divBdr>
            <w:top w:val="none" w:sz="0" w:space="0" w:color="auto"/>
            <w:left w:val="none" w:sz="0" w:space="0" w:color="auto"/>
            <w:bottom w:val="none" w:sz="0" w:space="0" w:color="auto"/>
            <w:right w:val="none" w:sz="0" w:space="0" w:color="auto"/>
          </w:divBdr>
        </w:div>
        <w:div w:id="554587227">
          <w:marLeft w:val="480"/>
          <w:marRight w:val="0"/>
          <w:marTop w:val="0"/>
          <w:marBottom w:val="0"/>
          <w:divBdr>
            <w:top w:val="none" w:sz="0" w:space="0" w:color="auto"/>
            <w:left w:val="none" w:sz="0" w:space="0" w:color="auto"/>
            <w:bottom w:val="none" w:sz="0" w:space="0" w:color="auto"/>
            <w:right w:val="none" w:sz="0" w:space="0" w:color="auto"/>
          </w:divBdr>
        </w:div>
        <w:div w:id="569192619">
          <w:marLeft w:val="480"/>
          <w:marRight w:val="0"/>
          <w:marTop w:val="0"/>
          <w:marBottom w:val="0"/>
          <w:divBdr>
            <w:top w:val="none" w:sz="0" w:space="0" w:color="auto"/>
            <w:left w:val="none" w:sz="0" w:space="0" w:color="auto"/>
            <w:bottom w:val="none" w:sz="0" w:space="0" w:color="auto"/>
            <w:right w:val="none" w:sz="0" w:space="0" w:color="auto"/>
          </w:divBdr>
        </w:div>
        <w:div w:id="570652470">
          <w:marLeft w:val="480"/>
          <w:marRight w:val="0"/>
          <w:marTop w:val="0"/>
          <w:marBottom w:val="0"/>
          <w:divBdr>
            <w:top w:val="none" w:sz="0" w:space="0" w:color="auto"/>
            <w:left w:val="none" w:sz="0" w:space="0" w:color="auto"/>
            <w:bottom w:val="none" w:sz="0" w:space="0" w:color="auto"/>
            <w:right w:val="none" w:sz="0" w:space="0" w:color="auto"/>
          </w:divBdr>
        </w:div>
        <w:div w:id="572741947">
          <w:marLeft w:val="480"/>
          <w:marRight w:val="0"/>
          <w:marTop w:val="0"/>
          <w:marBottom w:val="0"/>
          <w:divBdr>
            <w:top w:val="none" w:sz="0" w:space="0" w:color="auto"/>
            <w:left w:val="none" w:sz="0" w:space="0" w:color="auto"/>
            <w:bottom w:val="none" w:sz="0" w:space="0" w:color="auto"/>
            <w:right w:val="none" w:sz="0" w:space="0" w:color="auto"/>
          </w:divBdr>
        </w:div>
        <w:div w:id="579678684">
          <w:marLeft w:val="480"/>
          <w:marRight w:val="0"/>
          <w:marTop w:val="0"/>
          <w:marBottom w:val="0"/>
          <w:divBdr>
            <w:top w:val="none" w:sz="0" w:space="0" w:color="auto"/>
            <w:left w:val="none" w:sz="0" w:space="0" w:color="auto"/>
            <w:bottom w:val="none" w:sz="0" w:space="0" w:color="auto"/>
            <w:right w:val="none" w:sz="0" w:space="0" w:color="auto"/>
          </w:divBdr>
        </w:div>
        <w:div w:id="592402564">
          <w:marLeft w:val="480"/>
          <w:marRight w:val="0"/>
          <w:marTop w:val="0"/>
          <w:marBottom w:val="0"/>
          <w:divBdr>
            <w:top w:val="none" w:sz="0" w:space="0" w:color="auto"/>
            <w:left w:val="none" w:sz="0" w:space="0" w:color="auto"/>
            <w:bottom w:val="none" w:sz="0" w:space="0" w:color="auto"/>
            <w:right w:val="none" w:sz="0" w:space="0" w:color="auto"/>
          </w:divBdr>
        </w:div>
        <w:div w:id="602079319">
          <w:marLeft w:val="480"/>
          <w:marRight w:val="0"/>
          <w:marTop w:val="0"/>
          <w:marBottom w:val="0"/>
          <w:divBdr>
            <w:top w:val="none" w:sz="0" w:space="0" w:color="auto"/>
            <w:left w:val="none" w:sz="0" w:space="0" w:color="auto"/>
            <w:bottom w:val="none" w:sz="0" w:space="0" w:color="auto"/>
            <w:right w:val="none" w:sz="0" w:space="0" w:color="auto"/>
          </w:divBdr>
        </w:div>
        <w:div w:id="639729631">
          <w:marLeft w:val="480"/>
          <w:marRight w:val="0"/>
          <w:marTop w:val="0"/>
          <w:marBottom w:val="0"/>
          <w:divBdr>
            <w:top w:val="none" w:sz="0" w:space="0" w:color="auto"/>
            <w:left w:val="none" w:sz="0" w:space="0" w:color="auto"/>
            <w:bottom w:val="none" w:sz="0" w:space="0" w:color="auto"/>
            <w:right w:val="none" w:sz="0" w:space="0" w:color="auto"/>
          </w:divBdr>
        </w:div>
        <w:div w:id="680157753">
          <w:marLeft w:val="480"/>
          <w:marRight w:val="0"/>
          <w:marTop w:val="0"/>
          <w:marBottom w:val="0"/>
          <w:divBdr>
            <w:top w:val="none" w:sz="0" w:space="0" w:color="auto"/>
            <w:left w:val="none" w:sz="0" w:space="0" w:color="auto"/>
            <w:bottom w:val="none" w:sz="0" w:space="0" w:color="auto"/>
            <w:right w:val="none" w:sz="0" w:space="0" w:color="auto"/>
          </w:divBdr>
        </w:div>
        <w:div w:id="684786945">
          <w:marLeft w:val="480"/>
          <w:marRight w:val="0"/>
          <w:marTop w:val="0"/>
          <w:marBottom w:val="0"/>
          <w:divBdr>
            <w:top w:val="none" w:sz="0" w:space="0" w:color="auto"/>
            <w:left w:val="none" w:sz="0" w:space="0" w:color="auto"/>
            <w:bottom w:val="none" w:sz="0" w:space="0" w:color="auto"/>
            <w:right w:val="none" w:sz="0" w:space="0" w:color="auto"/>
          </w:divBdr>
        </w:div>
        <w:div w:id="765539149">
          <w:marLeft w:val="480"/>
          <w:marRight w:val="0"/>
          <w:marTop w:val="0"/>
          <w:marBottom w:val="0"/>
          <w:divBdr>
            <w:top w:val="none" w:sz="0" w:space="0" w:color="auto"/>
            <w:left w:val="none" w:sz="0" w:space="0" w:color="auto"/>
            <w:bottom w:val="none" w:sz="0" w:space="0" w:color="auto"/>
            <w:right w:val="none" w:sz="0" w:space="0" w:color="auto"/>
          </w:divBdr>
        </w:div>
        <w:div w:id="769934273">
          <w:marLeft w:val="480"/>
          <w:marRight w:val="0"/>
          <w:marTop w:val="0"/>
          <w:marBottom w:val="0"/>
          <w:divBdr>
            <w:top w:val="none" w:sz="0" w:space="0" w:color="auto"/>
            <w:left w:val="none" w:sz="0" w:space="0" w:color="auto"/>
            <w:bottom w:val="none" w:sz="0" w:space="0" w:color="auto"/>
            <w:right w:val="none" w:sz="0" w:space="0" w:color="auto"/>
          </w:divBdr>
        </w:div>
        <w:div w:id="783114039">
          <w:marLeft w:val="480"/>
          <w:marRight w:val="0"/>
          <w:marTop w:val="0"/>
          <w:marBottom w:val="0"/>
          <w:divBdr>
            <w:top w:val="none" w:sz="0" w:space="0" w:color="auto"/>
            <w:left w:val="none" w:sz="0" w:space="0" w:color="auto"/>
            <w:bottom w:val="none" w:sz="0" w:space="0" w:color="auto"/>
            <w:right w:val="none" w:sz="0" w:space="0" w:color="auto"/>
          </w:divBdr>
        </w:div>
        <w:div w:id="794981498">
          <w:marLeft w:val="480"/>
          <w:marRight w:val="0"/>
          <w:marTop w:val="0"/>
          <w:marBottom w:val="0"/>
          <w:divBdr>
            <w:top w:val="none" w:sz="0" w:space="0" w:color="auto"/>
            <w:left w:val="none" w:sz="0" w:space="0" w:color="auto"/>
            <w:bottom w:val="none" w:sz="0" w:space="0" w:color="auto"/>
            <w:right w:val="none" w:sz="0" w:space="0" w:color="auto"/>
          </w:divBdr>
        </w:div>
        <w:div w:id="809136297">
          <w:marLeft w:val="480"/>
          <w:marRight w:val="0"/>
          <w:marTop w:val="0"/>
          <w:marBottom w:val="0"/>
          <w:divBdr>
            <w:top w:val="none" w:sz="0" w:space="0" w:color="auto"/>
            <w:left w:val="none" w:sz="0" w:space="0" w:color="auto"/>
            <w:bottom w:val="none" w:sz="0" w:space="0" w:color="auto"/>
            <w:right w:val="none" w:sz="0" w:space="0" w:color="auto"/>
          </w:divBdr>
        </w:div>
        <w:div w:id="826751244">
          <w:marLeft w:val="480"/>
          <w:marRight w:val="0"/>
          <w:marTop w:val="0"/>
          <w:marBottom w:val="0"/>
          <w:divBdr>
            <w:top w:val="none" w:sz="0" w:space="0" w:color="auto"/>
            <w:left w:val="none" w:sz="0" w:space="0" w:color="auto"/>
            <w:bottom w:val="none" w:sz="0" w:space="0" w:color="auto"/>
            <w:right w:val="none" w:sz="0" w:space="0" w:color="auto"/>
          </w:divBdr>
        </w:div>
        <w:div w:id="844436135">
          <w:marLeft w:val="480"/>
          <w:marRight w:val="0"/>
          <w:marTop w:val="0"/>
          <w:marBottom w:val="0"/>
          <w:divBdr>
            <w:top w:val="none" w:sz="0" w:space="0" w:color="auto"/>
            <w:left w:val="none" w:sz="0" w:space="0" w:color="auto"/>
            <w:bottom w:val="none" w:sz="0" w:space="0" w:color="auto"/>
            <w:right w:val="none" w:sz="0" w:space="0" w:color="auto"/>
          </w:divBdr>
        </w:div>
      </w:divsChild>
    </w:div>
    <w:div w:id="875703766">
      <w:bodyDiv w:val="1"/>
      <w:marLeft w:val="0"/>
      <w:marRight w:val="0"/>
      <w:marTop w:val="0"/>
      <w:marBottom w:val="0"/>
      <w:divBdr>
        <w:top w:val="none" w:sz="0" w:space="0" w:color="auto"/>
        <w:left w:val="none" w:sz="0" w:space="0" w:color="auto"/>
        <w:bottom w:val="none" w:sz="0" w:space="0" w:color="auto"/>
        <w:right w:val="none" w:sz="0" w:space="0" w:color="auto"/>
      </w:divBdr>
    </w:div>
    <w:div w:id="875703812">
      <w:bodyDiv w:val="1"/>
      <w:marLeft w:val="0"/>
      <w:marRight w:val="0"/>
      <w:marTop w:val="0"/>
      <w:marBottom w:val="0"/>
      <w:divBdr>
        <w:top w:val="none" w:sz="0" w:space="0" w:color="auto"/>
        <w:left w:val="none" w:sz="0" w:space="0" w:color="auto"/>
        <w:bottom w:val="none" w:sz="0" w:space="0" w:color="auto"/>
        <w:right w:val="none" w:sz="0" w:space="0" w:color="auto"/>
      </w:divBdr>
    </w:div>
    <w:div w:id="875854483">
      <w:bodyDiv w:val="1"/>
      <w:marLeft w:val="0"/>
      <w:marRight w:val="0"/>
      <w:marTop w:val="0"/>
      <w:marBottom w:val="0"/>
      <w:divBdr>
        <w:top w:val="none" w:sz="0" w:space="0" w:color="auto"/>
        <w:left w:val="none" w:sz="0" w:space="0" w:color="auto"/>
        <w:bottom w:val="none" w:sz="0" w:space="0" w:color="auto"/>
        <w:right w:val="none" w:sz="0" w:space="0" w:color="auto"/>
      </w:divBdr>
    </w:div>
    <w:div w:id="876240581">
      <w:bodyDiv w:val="1"/>
      <w:marLeft w:val="0"/>
      <w:marRight w:val="0"/>
      <w:marTop w:val="0"/>
      <w:marBottom w:val="0"/>
      <w:divBdr>
        <w:top w:val="none" w:sz="0" w:space="0" w:color="auto"/>
        <w:left w:val="none" w:sz="0" w:space="0" w:color="auto"/>
        <w:bottom w:val="none" w:sz="0" w:space="0" w:color="auto"/>
        <w:right w:val="none" w:sz="0" w:space="0" w:color="auto"/>
      </w:divBdr>
    </w:div>
    <w:div w:id="876357635">
      <w:bodyDiv w:val="1"/>
      <w:marLeft w:val="0"/>
      <w:marRight w:val="0"/>
      <w:marTop w:val="0"/>
      <w:marBottom w:val="0"/>
      <w:divBdr>
        <w:top w:val="none" w:sz="0" w:space="0" w:color="auto"/>
        <w:left w:val="none" w:sz="0" w:space="0" w:color="auto"/>
        <w:bottom w:val="none" w:sz="0" w:space="0" w:color="auto"/>
        <w:right w:val="none" w:sz="0" w:space="0" w:color="auto"/>
      </w:divBdr>
    </w:div>
    <w:div w:id="876359789">
      <w:bodyDiv w:val="1"/>
      <w:marLeft w:val="0"/>
      <w:marRight w:val="0"/>
      <w:marTop w:val="0"/>
      <w:marBottom w:val="0"/>
      <w:divBdr>
        <w:top w:val="none" w:sz="0" w:space="0" w:color="auto"/>
        <w:left w:val="none" w:sz="0" w:space="0" w:color="auto"/>
        <w:bottom w:val="none" w:sz="0" w:space="0" w:color="auto"/>
        <w:right w:val="none" w:sz="0" w:space="0" w:color="auto"/>
      </w:divBdr>
    </w:div>
    <w:div w:id="876507522">
      <w:bodyDiv w:val="1"/>
      <w:marLeft w:val="0"/>
      <w:marRight w:val="0"/>
      <w:marTop w:val="0"/>
      <w:marBottom w:val="0"/>
      <w:divBdr>
        <w:top w:val="none" w:sz="0" w:space="0" w:color="auto"/>
        <w:left w:val="none" w:sz="0" w:space="0" w:color="auto"/>
        <w:bottom w:val="none" w:sz="0" w:space="0" w:color="auto"/>
        <w:right w:val="none" w:sz="0" w:space="0" w:color="auto"/>
      </w:divBdr>
    </w:div>
    <w:div w:id="876547769">
      <w:bodyDiv w:val="1"/>
      <w:marLeft w:val="0"/>
      <w:marRight w:val="0"/>
      <w:marTop w:val="0"/>
      <w:marBottom w:val="0"/>
      <w:divBdr>
        <w:top w:val="none" w:sz="0" w:space="0" w:color="auto"/>
        <w:left w:val="none" w:sz="0" w:space="0" w:color="auto"/>
        <w:bottom w:val="none" w:sz="0" w:space="0" w:color="auto"/>
        <w:right w:val="none" w:sz="0" w:space="0" w:color="auto"/>
      </w:divBdr>
    </w:div>
    <w:div w:id="876619870">
      <w:bodyDiv w:val="1"/>
      <w:marLeft w:val="0"/>
      <w:marRight w:val="0"/>
      <w:marTop w:val="0"/>
      <w:marBottom w:val="0"/>
      <w:divBdr>
        <w:top w:val="none" w:sz="0" w:space="0" w:color="auto"/>
        <w:left w:val="none" w:sz="0" w:space="0" w:color="auto"/>
        <w:bottom w:val="none" w:sz="0" w:space="0" w:color="auto"/>
        <w:right w:val="none" w:sz="0" w:space="0" w:color="auto"/>
      </w:divBdr>
    </w:div>
    <w:div w:id="876628232">
      <w:bodyDiv w:val="1"/>
      <w:marLeft w:val="0"/>
      <w:marRight w:val="0"/>
      <w:marTop w:val="0"/>
      <w:marBottom w:val="0"/>
      <w:divBdr>
        <w:top w:val="none" w:sz="0" w:space="0" w:color="auto"/>
        <w:left w:val="none" w:sz="0" w:space="0" w:color="auto"/>
        <w:bottom w:val="none" w:sz="0" w:space="0" w:color="auto"/>
        <w:right w:val="none" w:sz="0" w:space="0" w:color="auto"/>
      </w:divBdr>
    </w:div>
    <w:div w:id="876746351">
      <w:bodyDiv w:val="1"/>
      <w:marLeft w:val="0"/>
      <w:marRight w:val="0"/>
      <w:marTop w:val="0"/>
      <w:marBottom w:val="0"/>
      <w:divBdr>
        <w:top w:val="none" w:sz="0" w:space="0" w:color="auto"/>
        <w:left w:val="none" w:sz="0" w:space="0" w:color="auto"/>
        <w:bottom w:val="none" w:sz="0" w:space="0" w:color="auto"/>
        <w:right w:val="none" w:sz="0" w:space="0" w:color="auto"/>
      </w:divBdr>
    </w:div>
    <w:div w:id="876964747">
      <w:bodyDiv w:val="1"/>
      <w:marLeft w:val="0"/>
      <w:marRight w:val="0"/>
      <w:marTop w:val="0"/>
      <w:marBottom w:val="0"/>
      <w:divBdr>
        <w:top w:val="none" w:sz="0" w:space="0" w:color="auto"/>
        <w:left w:val="none" w:sz="0" w:space="0" w:color="auto"/>
        <w:bottom w:val="none" w:sz="0" w:space="0" w:color="auto"/>
        <w:right w:val="none" w:sz="0" w:space="0" w:color="auto"/>
      </w:divBdr>
    </w:div>
    <w:div w:id="876969421">
      <w:bodyDiv w:val="1"/>
      <w:marLeft w:val="0"/>
      <w:marRight w:val="0"/>
      <w:marTop w:val="0"/>
      <w:marBottom w:val="0"/>
      <w:divBdr>
        <w:top w:val="none" w:sz="0" w:space="0" w:color="auto"/>
        <w:left w:val="none" w:sz="0" w:space="0" w:color="auto"/>
        <w:bottom w:val="none" w:sz="0" w:space="0" w:color="auto"/>
        <w:right w:val="none" w:sz="0" w:space="0" w:color="auto"/>
      </w:divBdr>
    </w:div>
    <w:div w:id="877165728">
      <w:bodyDiv w:val="1"/>
      <w:marLeft w:val="0"/>
      <w:marRight w:val="0"/>
      <w:marTop w:val="0"/>
      <w:marBottom w:val="0"/>
      <w:divBdr>
        <w:top w:val="none" w:sz="0" w:space="0" w:color="auto"/>
        <w:left w:val="none" w:sz="0" w:space="0" w:color="auto"/>
        <w:bottom w:val="none" w:sz="0" w:space="0" w:color="auto"/>
        <w:right w:val="none" w:sz="0" w:space="0" w:color="auto"/>
      </w:divBdr>
    </w:div>
    <w:div w:id="877200436">
      <w:bodyDiv w:val="1"/>
      <w:marLeft w:val="0"/>
      <w:marRight w:val="0"/>
      <w:marTop w:val="0"/>
      <w:marBottom w:val="0"/>
      <w:divBdr>
        <w:top w:val="none" w:sz="0" w:space="0" w:color="auto"/>
        <w:left w:val="none" w:sz="0" w:space="0" w:color="auto"/>
        <w:bottom w:val="none" w:sz="0" w:space="0" w:color="auto"/>
        <w:right w:val="none" w:sz="0" w:space="0" w:color="auto"/>
      </w:divBdr>
    </w:div>
    <w:div w:id="877206952">
      <w:bodyDiv w:val="1"/>
      <w:marLeft w:val="0"/>
      <w:marRight w:val="0"/>
      <w:marTop w:val="0"/>
      <w:marBottom w:val="0"/>
      <w:divBdr>
        <w:top w:val="none" w:sz="0" w:space="0" w:color="auto"/>
        <w:left w:val="none" w:sz="0" w:space="0" w:color="auto"/>
        <w:bottom w:val="none" w:sz="0" w:space="0" w:color="auto"/>
        <w:right w:val="none" w:sz="0" w:space="0" w:color="auto"/>
      </w:divBdr>
    </w:div>
    <w:div w:id="877359045">
      <w:bodyDiv w:val="1"/>
      <w:marLeft w:val="0"/>
      <w:marRight w:val="0"/>
      <w:marTop w:val="0"/>
      <w:marBottom w:val="0"/>
      <w:divBdr>
        <w:top w:val="none" w:sz="0" w:space="0" w:color="auto"/>
        <w:left w:val="none" w:sz="0" w:space="0" w:color="auto"/>
        <w:bottom w:val="none" w:sz="0" w:space="0" w:color="auto"/>
        <w:right w:val="none" w:sz="0" w:space="0" w:color="auto"/>
      </w:divBdr>
    </w:div>
    <w:div w:id="877401402">
      <w:bodyDiv w:val="1"/>
      <w:marLeft w:val="0"/>
      <w:marRight w:val="0"/>
      <w:marTop w:val="0"/>
      <w:marBottom w:val="0"/>
      <w:divBdr>
        <w:top w:val="none" w:sz="0" w:space="0" w:color="auto"/>
        <w:left w:val="none" w:sz="0" w:space="0" w:color="auto"/>
        <w:bottom w:val="none" w:sz="0" w:space="0" w:color="auto"/>
        <w:right w:val="none" w:sz="0" w:space="0" w:color="auto"/>
      </w:divBdr>
    </w:div>
    <w:div w:id="877741728">
      <w:bodyDiv w:val="1"/>
      <w:marLeft w:val="0"/>
      <w:marRight w:val="0"/>
      <w:marTop w:val="0"/>
      <w:marBottom w:val="0"/>
      <w:divBdr>
        <w:top w:val="none" w:sz="0" w:space="0" w:color="auto"/>
        <w:left w:val="none" w:sz="0" w:space="0" w:color="auto"/>
        <w:bottom w:val="none" w:sz="0" w:space="0" w:color="auto"/>
        <w:right w:val="none" w:sz="0" w:space="0" w:color="auto"/>
      </w:divBdr>
    </w:div>
    <w:div w:id="877856448">
      <w:bodyDiv w:val="1"/>
      <w:marLeft w:val="0"/>
      <w:marRight w:val="0"/>
      <w:marTop w:val="0"/>
      <w:marBottom w:val="0"/>
      <w:divBdr>
        <w:top w:val="none" w:sz="0" w:space="0" w:color="auto"/>
        <w:left w:val="none" w:sz="0" w:space="0" w:color="auto"/>
        <w:bottom w:val="none" w:sz="0" w:space="0" w:color="auto"/>
        <w:right w:val="none" w:sz="0" w:space="0" w:color="auto"/>
      </w:divBdr>
    </w:div>
    <w:div w:id="878129484">
      <w:bodyDiv w:val="1"/>
      <w:marLeft w:val="0"/>
      <w:marRight w:val="0"/>
      <w:marTop w:val="0"/>
      <w:marBottom w:val="0"/>
      <w:divBdr>
        <w:top w:val="none" w:sz="0" w:space="0" w:color="auto"/>
        <w:left w:val="none" w:sz="0" w:space="0" w:color="auto"/>
        <w:bottom w:val="none" w:sz="0" w:space="0" w:color="auto"/>
        <w:right w:val="none" w:sz="0" w:space="0" w:color="auto"/>
      </w:divBdr>
    </w:div>
    <w:div w:id="878132912">
      <w:bodyDiv w:val="1"/>
      <w:marLeft w:val="0"/>
      <w:marRight w:val="0"/>
      <w:marTop w:val="0"/>
      <w:marBottom w:val="0"/>
      <w:divBdr>
        <w:top w:val="none" w:sz="0" w:space="0" w:color="auto"/>
        <w:left w:val="none" w:sz="0" w:space="0" w:color="auto"/>
        <w:bottom w:val="none" w:sz="0" w:space="0" w:color="auto"/>
        <w:right w:val="none" w:sz="0" w:space="0" w:color="auto"/>
      </w:divBdr>
    </w:div>
    <w:div w:id="878202363">
      <w:bodyDiv w:val="1"/>
      <w:marLeft w:val="0"/>
      <w:marRight w:val="0"/>
      <w:marTop w:val="0"/>
      <w:marBottom w:val="0"/>
      <w:divBdr>
        <w:top w:val="none" w:sz="0" w:space="0" w:color="auto"/>
        <w:left w:val="none" w:sz="0" w:space="0" w:color="auto"/>
        <w:bottom w:val="none" w:sz="0" w:space="0" w:color="auto"/>
        <w:right w:val="none" w:sz="0" w:space="0" w:color="auto"/>
      </w:divBdr>
    </w:div>
    <w:div w:id="878317133">
      <w:bodyDiv w:val="1"/>
      <w:marLeft w:val="0"/>
      <w:marRight w:val="0"/>
      <w:marTop w:val="0"/>
      <w:marBottom w:val="0"/>
      <w:divBdr>
        <w:top w:val="none" w:sz="0" w:space="0" w:color="auto"/>
        <w:left w:val="none" w:sz="0" w:space="0" w:color="auto"/>
        <w:bottom w:val="none" w:sz="0" w:space="0" w:color="auto"/>
        <w:right w:val="none" w:sz="0" w:space="0" w:color="auto"/>
      </w:divBdr>
      <w:divsChild>
        <w:div w:id="1042946343">
          <w:marLeft w:val="480"/>
          <w:marRight w:val="0"/>
          <w:marTop w:val="0"/>
          <w:marBottom w:val="0"/>
          <w:divBdr>
            <w:top w:val="none" w:sz="0" w:space="0" w:color="auto"/>
            <w:left w:val="none" w:sz="0" w:space="0" w:color="auto"/>
            <w:bottom w:val="none" w:sz="0" w:space="0" w:color="auto"/>
            <w:right w:val="none" w:sz="0" w:space="0" w:color="auto"/>
          </w:divBdr>
        </w:div>
        <w:div w:id="508100761">
          <w:marLeft w:val="480"/>
          <w:marRight w:val="0"/>
          <w:marTop w:val="0"/>
          <w:marBottom w:val="0"/>
          <w:divBdr>
            <w:top w:val="none" w:sz="0" w:space="0" w:color="auto"/>
            <w:left w:val="none" w:sz="0" w:space="0" w:color="auto"/>
            <w:bottom w:val="none" w:sz="0" w:space="0" w:color="auto"/>
            <w:right w:val="none" w:sz="0" w:space="0" w:color="auto"/>
          </w:divBdr>
        </w:div>
        <w:div w:id="1572277961">
          <w:marLeft w:val="480"/>
          <w:marRight w:val="0"/>
          <w:marTop w:val="0"/>
          <w:marBottom w:val="0"/>
          <w:divBdr>
            <w:top w:val="none" w:sz="0" w:space="0" w:color="auto"/>
            <w:left w:val="none" w:sz="0" w:space="0" w:color="auto"/>
            <w:bottom w:val="none" w:sz="0" w:space="0" w:color="auto"/>
            <w:right w:val="none" w:sz="0" w:space="0" w:color="auto"/>
          </w:divBdr>
        </w:div>
        <w:div w:id="2071152149">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272979212">
          <w:marLeft w:val="480"/>
          <w:marRight w:val="0"/>
          <w:marTop w:val="0"/>
          <w:marBottom w:val="0"/>
          <w:divBdr>
            <w:top w:val="none" w:sz="0" w:space="0" w:color="auto"/>
            <w:left w:val="none" w:sz="0" w:space="0" w:color="auto"/>
            <w:bottom w:val="none" w:sz="0" w:space="0" w:color="auto"/>
            <w:right w:val="none" w:sz="0" w:space="0" w:color="auto"/>
          </w:divBdr>
        </w:div>
        <w:div w:id="870267213">
          <w:marLeft w:val="480"/>
          <w:marRight w:val="0"/>
          <w:marTop w:val="0"/>
          <w:marBottom w:val="0"/>
          <w:divBdr>
            <w:top w:val="none" w:sz="0" w:space="0" w:color="auto"/>
            <w:left w:val="none" w:sz="0" w:space="0" w:color="auto"/>
            <w:bottom w:val="none" w:sz="0" w:space="0" w:color="auto"/>
            <w:right w:val="none" w:sz="0" w:space="0" w:color="auto"/>
          </w:divBdr>
        </w:div>
        <w:div w:id="1610814935">
          <w:marLeft w:val="480"/>
          <w:marRight w:val="0"/>
          <w:marTop w:val="0"/>
          <w:marBottom w:val="0"/>
          <w:divBdr>
            <w:top w:val="none" w:sz="0" w:space="0" w:color="auto"/>
            <w:left w:val="none" w:sz="0" w:space="0" w:color="auto"/>
            <w:bottom w:val="none" w:sz="0" w:space="0" w:color="auto"/>
            <w:right w:val="none" w:sz="0" w:space="0" w:color="auto"/>
          </w:divBdr>
        </w:div>
        <w:div w:id="1987052954">
          <w:marLeft w:val="480"/>
          <w:marRight w:val="0"/>
          <w:marTop w:val="0"/>
          <w:marBottom w:val="0"/>
          <w:divBdr>
            <w:top w:val="none" w:sz="0" w:space="0" w:color="auto"/>
            <w:left w:val="none" w:sz="0" w:space="0" w:color="auto"/>
            <w:bottom w:val="none" w:sz="0" w:space="0" w:color="auto"/>
            <w:right w:val="none" w:sz="0" w:space="0" w:color="auto"/>
          </w:divBdr>
        </w:div>
        <w:div w:id="1593395954">
          <w:marLeft w:val="480"/>
          <w:marRight w:val="0"/>
          <w:marTop w:val="0"/>
          <w:marBottom w:val="0"/>
          <w:divBdr>
            <w:top w:val="none" w:sz="0" w:space="0" w:color="auto"/>
            <w:left w:val="none" w:sz="0" w:space="0" w:color="auto"/>
            <w:bottom w:val="none" w:sz="0" w:space="0" w:color="auto"/>
            <w:right w:val="none" w:sz="0" w:space="0" w:color="auto"/>
          </w:divBdr>
        </w:div>
        <w:div w:id="837887933">
          <w:marLeft w:val="480"/>
          <w:marRight w:val="0"/>
          <w:marTop w:val="0"/>
          <w:marBottom w:val="0"/>
          <w:divBdr>
            <w:top w:val="none" w:sz="0" w:space="0" w:color="auto"/>
            <w:left w:val="none" w:sz="0" w:space="0" w:color="auto"/>
            <w:bottom w:val="none" w:sz="0" w:space="0" w:color="auto"/>
            <w:right w:val="none" w:sz="0" w:space="0" w:color="auto"/>
          </w:divBdr>
        </w:div>
        <w:div w:id="236213727">
          <w:marLeft w:val="480"/>
          <w:marRight w:val="0"/>
          <w:marTop w:val="0"/>
          <w:marBottom w:val="0"/>
          <w:divBdr>
            <w:top w:val="none" w:sz="0" w:space="0" w:color="auto"/>
            <w:left w:val="none" w:sz="0" w:space="0" w:color="auto"/>
            <w:bottom w:val="none" w:sz="0" w:space="0" w:color="auto"/>
            <w:right w:val="none" w:sz="0" w:space="0" w:color="auto"/>
          </w:divBdr>
        </w:div>
        <w:div w:id="32734359">
          <w:marLeft w:val="480"/>
          <w:marRight w:val="0"/>
          <w:marTop w:val="0"/>
          <w:marBottom w:val="0"/>
          <w:divBdr>
            <w:top w:val="none" w:sz="0" w:space="0" w:color="auto"/>
            <w:left w:val="none" w:sz="0" w:space="0" w:color="auto"/>
            <w:bottom w:val="none" w:sz="0" w:space="0" w:color="auto"/>
            <w:right w:val="none" w:sz="0" w:space="0" w:color="auto"/>
          </w:divBdr>
        </w:div>
        <w:div w:id="1150096658">
          <w:marLeft w:val="480"/>
          <w:marRight w:val="0"/>
          <w:marTop w:val="0"/>
          <w:marBottom w:val="0"/>
          <w:divBdr>
            <w:top w:val="none" w:sz="0" w:space="0" w:color="auto"/>
            <w:left w:val="none" w:sz="0" w:space="0" w:color="auto"/>
            <w:bottom w:val="none" w:sz="0" w:space="0" w:color="auto"/>
            <w:right w:val="none" w:sz="0" w:space="0" w:color="auto"/>
          </w:divBdr>
        </w:div>
        <w:div w:id="163709073">
          <w:marLeft w:val="480"/>
          <w:marRight w:val="0"/>
          <w:marTop w:val="0"/>
          <w:marBottom w:val="0"/>
          <w:divBdr>
            <w:top w:val="none" w:sz="0" w:space="0" w:color="auto"/>
            <w:left w:val="none" w:sz="0" w:space="0" w:color="auto"/>
            <w:bottom w:val="none" w:sz="0" w:space="0" w:color="auto"/>
            <w:right w:val="none" w:sz="0" w:space="0" w:color="auto"/>
          </w:divBdr>
        </w:div>
        <w:div w:id="1188331301">
          <w:marLeft w:val="480"/>
          <w:marRight w:val="0"/>
          <w:marTop w:val="0"/>
          <w:marBottom w:val="0"/>
          <w:divBdr>
            <w:top w:val="none" w:sz="0" w:space="0" w:color="auto"/>
            <w:left w:val="none" w:sz="0" w:space="0" w:color="auto"/>
            <w:bottom w:val="none" w:sz="0" w:space="0" w:color="auto"/>
            <w:right w:val="none" w:sz="0" w:space="0" w:color="auto"/>
          </w:divBdr>
        </w:div>
        <w:div w:id="1631086397">
          <w:marLeft w:val="480"/>
          <w:marRight w:val="0"/>
          <w:marTop w:val="0"/>
          <w:marBottom w:val="0"/>
          <w:divBdr>
            <w:top w:val="none" w:sz="0" w:space="0" w:color="auto"/>
            <w:left w:val="none" w:sz="0" w:space="0" w:color="auto"/>
            <w:bottom w:val="none" w:sz="0" w:space="0" w:color="auto"/>
            <w:right w:val="none" w:sz="0" w:space="0" w:color="auto"/>
          </w:divBdr>
        </w:div>
        <w:div w:id="2122795859">
          <w:marLeft w:val="480"/>
          <w:marRight w:val="0"/>
          <w:marTop w:val="0"/>
          <w:marBottom w:val="0"/>
          <w:divBdr>
            <w:top w:val="none" w:sz="0" w:space="0" w:color="auto"/>
            <w:left w:val="none" w:sz="0" w:space="0" w:color="auto"/>
            <w:bottom w:val="none" w:sz="0" w:space="0" w:color="auto"/>
            <w:right w:val="none" w:sz="0" w:space="0" w:color="auto"/>
          </w:divBdr>
        </w:div>
        <w:div w:id="1405226863">
          <w:marLeft w:val="480"/>
          <w:marRight w:val="0"/>
          <w:marTop w:val="0"/>
          <w:marBottom w:val="0"/>
          <w:divBdr>
            <w:top w:val="none" w:sz="0" w:space="0" w:color="auto"/>
            <w:left w:val="none" w:sz="0" w:space="0" w:color="auto"/>
            <w:bottom w:val="none" w:sz="0" w:space="0" w:color="auto"/>
            <w:right w:val="none" w:sz="0" w:space="0" w:color="auto"/>
          </w:divBdr>
        </w:div>
        <w:div w:id="192378207">
          <w:marLeft w:val="480"/>
          <w:marRight w:val="0"/>
          <w:marTop w:val="0"/>
          <w:marBottom w:val="0"/>
          <w:divBdr>
            <w:top w:val="none" w:sz="0" w:space="0" w:color="auto"/>
            <w:left w:val="none" w:sz="0" w:space="0" w:color="auto"/>
            <w:bottom w:val="none" w:sz="0" w:space="0" w:color="auto"/>
            <w:right w:val="none" w:sz="0" w:space="0" w:color="auto"/>
          </w:divBdr>
        </w:div>
        <w:div w:id="1809930665">
          <w:marLeft w:val="480"/>
          <w:marRight w:val="0"/>
          <w:marTop w:val="0"/>
          <w:marBottom w:val="0"/>
          <w:divBdr>
            <w:top w:val="none" w:sz="0" w:space="0" w:color="auto"/>
            <w:left w:val="none" w:sz="0" w:space="0" w:color="auto"/>
            <w:bottom w:val="none" w:sz="0" w:space="0" w:color="auto"/>
            <w:right w:val="none" w:sz="0" w:space="0" w:color="auto"/>
          </w:divBdr>
        </w:div>
        <w:div w:id="726223604">
          <w:marLeft w:val="480"/>
          <w:marRight w:val="0"/>
          <w:marTop w:val="0"/>
          <w:marBottom w:val="0"/>
          <w:divBdr>
            <w:top w:val="none" w:sz="0" w:space="0" w:color="auto"/>
            <w:left w:val="none" w:sz="0" w:space="0" w:color="auto"/>
            <w:bottom w:val="none" w:sz="0" w:space="0" w:color="auto"/>
            <w:right w:val="none" w:sz="0" w:space="0" w:color="auto"/>
          </w:divBdr>
        </w:div>
        <w:div w:id="869758224">
          <w:marLeft w:val="480"/>
          <w:marRight w:val="0"/>
          <w:marTop w:val="0"/>
          <w:marBottom w:val="0"/>
          <w:divBdr>
            <w:top w:val="none" w:sz="0" w:space="0" w:color="auto"/>
            <w:left w:val="none" w:sz="0" w:space="0" w:color="auto"/>
            <w:bottom w:val="none" w:sz="0" w:space="0" w:color="auto"/>
            <w:right w:val="none" w:sz="0" w:space="0" w:color="auto"/>
          </w:divBdr>
        </w:div>
        <w:div w:id="1848599109">
          <w:marLeft w:val="480"/>
          <w:marRight w:val="0"/>
          <w:marTop w:val="0"/>
          <w:marBottom w:val="0"/>
          <w:divBdr>
            <w:top w:val="none" w:sz="0" w:space="0" w:color="auto"/>
            <w:left w:val="none" w:sz="0" w:space="0" w:color="auto"/>
            <w:bottom w:val="none" w:sz="0" w:space="0" w:color="auto"/>
            <w:right w:val="none" w:sz="0" w:space="0" w:color="auto"/>
          </w:divBdr>
        </w:div>
        <w:div w:id="1578902860">
          <w:marLeft w:val="480"/>
          <w:marRight w:val="0"/>
          <w:marTop w:val="0"/>
          <w:marBottom w:val="0"/>
          <w:divBdr>
            <w:top w:val="none" w:sz="0" w:space="0" w:color="auto"/>
            <w:left w:val="none" w:sz="0" w:space="0" w:color="auto"/>
            <w:bottom w:val="none" w:sz="0" w:space="0" w:color="auto"/>
            <w:right w:val="none" w:sz="0" w:space="0" w:color="auto"/>
          </w:divBdr>
        </w:div>
        <w:div w:id="78329354">
          <w:marLeft w:val="480"/>
          <w:marRight w:val="0"/>
          <w:marTop w:val="0"/>
          <w:marBottom w:val="0"/>
          <w:divBdr>
            <w:top w:val="none" w:sz="0" w:space="0" w:color="auto"/>
            <w:left w:val="none" w:sz="0" w:space="0" w:color="auto"/>
            <w:bottom w:val="none" w:sz="0" w:space="0" w:color="auto"/>
            <w:right w:val="none" w:sz="0" w:space="0" w:color="auto"/>
          </w:divBdr>
        </w:div>
        <w:div w:id="693843492">
          <w:marLeft w:val="480"/>
          <w:marRight w:val="0"/>
          <w:marTop w:val="0"/>
          <w:marBottom w:val="0"/>
          <w:divBdr>
            <w:top w:val="none" w:sz="0" w:space="0" w:color="auto"/>
            <w:left w:val="none" w:sz="0" w:space="0" w:color="auto"/>
            <w:bottom w:val="none" w:sz="0" w:space="0" w:color="auto"/>
            <w:right w:val="none" w:sz="0" w:space="0" w:color="auto"/>
          </w:divBdr>
        </w:div>
        <w:div w:id="1957757356">
          <w:marLeft w:val="480"/>
          <w:marRight w:val="0"/>
          <w:marTop w:val="0"/>
          <w:marBottom w:val="0"/>
          <w:divBdr>
            <w:top w:val="none" w:sz="0" w:space="0" w:color="auto"/>
            <w:left w:val="none" w:sz="0" w:space="0" w:color="auto"/>
            <w:bottom w:val="none" w:sz="0" w:space="0" w:color="auto"/>
            <w:right w:val="none" w:sz="0" w:space="0" w:color="auto"/>
          </w:divBdr>
        </w:div>
        <w:div w:id="367993284">
          <w:marLeft w:val="480"/>
          <w:marRight w:val="0"/>
          <w:marTop w:val="0"/>
          <w:marBottom w:val="0"/>
          <w:divBdr>
            <w:top w:val="none" w:sz="0" w:space="0" w:color="auto"/>
            <w:left w:val="none" w:sz="0" w:space="0" w:color="auto"/>
            <w:bottom w:val="none" w:sz="0" w:space="0" w:color="auto"/>
            <w:right w:val="none" w:sz="0" w:space="0" w:color="auto"/>
          </w:divBdr>
        </w:div>
        <w:div w:id="594166550">
          <w:marLeft w:val="480"/>
          <w:marRight w:val="0"/>
          <w:marTop w:val="0"/>
          <w:marBottom w:val="0"/>
          <w:divBdr>
            <w:top w:val="none" w:sz="0" w:space="0" w:color="auto"/>
            <w:left w:val="none" w:sz="0" w:space="0" w:color="auto"/>
            <w:bottom w:val="none" w:sz="0" w:space="0" w:color="auto"/>
            <w:right w:val="none" w:sz="0" w:space="0" w:color="auto"/>
          </w:divBdr>
        </w:div>
        <w:div w:id="617640779">
          <w:marLeft w:val="480"/>
          <w:marRight w:val="0"/>
          <w:marTop w:val="0"/>
          <w:marBottom w:val="0"/>
          <w:divBdr>
            <w:top w:val="none" w:sz="0" w:space="0" w:color="auto"/>
            <w:left w:val="none" w:sz="0" w:space="0" w:color="auto"/>
            <w:bottom w:val="none" w:sz="0" w:space="0" w:color="auto"/>
            <w:right w:val="none" w:sz="0" w:space="0" w:color="auto"/>
          </w:divBdr>
        </w:div>
        <w:div w:id="1489008167">
          <w:marLeft w:val="480"/>
          <w:marRight w:val="0"/>
          <w:marTop w:val="0"/>
          <w:marBottom w:val="0"/>
          <w:divBdr>
            <w:top w:val="none" w:sz="0" w:space="0" w:color="auto"/>
            <w:left w:val="none" w:sz="0" w:space="0" w:color="auto"/>
            <w:bottom w:val="none" w:sz="0" w:space="0" w:color="auto"/>
            <w:right w:val="none" w:sz="0" w:space="0" w:color="auto"/>
          </w:divBdr>
        </w:div>
        <w:div w:id="1314872449">
          <w:marLeft w:val="480"/>
          <w:marRight w:val="0"/>
          <w:marTop w:val="0"/>
          <w:marBottom w:val="0"/>
          <w:divBdr>
            <w:top w:val="none" w:sz="0" w:space="0" w:color="auto"/>
            <w:left w:val="none" w:sz="0" w:space="0" w:color="auto"/>
            <w:bottom w:val="none" w:sz="0" w:space="0" w:color="auto"/>
            <w:right w:val="none" w:sz="0" w:space="0" w:color="auto"/>
          </w:divBdr>
        </w:div>
        <w:div w:id="2053383591">
          <w:marLeft w:val="480"/>
          <w:marRight w:val="0"/>
          <w:marTop w:val="0"/>
          <w:marBottom w:val="0"/>
          <w:divBdr>
            <w:top w:val="none" w:sz="0" w:space="0" w:color="auto"/>
            <w:left w:val="none" w:sz="0" w:space="0" w:color="auto"/>
            <w:bottom w:val="none" w:sz="0" w:space="0" w:color="auto"/>
            <w:right w:val="none" w:sz="0" w:space="0" w:color="auto"/>
          </w:divBdr>
        </w:div>
        <w:div w:id="356540930">
          <w:marLeft w:val="480"/>
          <w:marRight w:val="0"/>
          <w:marTop w:val="0"/>
          <w:marBottom w:val="0"/>
          <w:divBdr>
            <w:top w:val="none" w:sz="0" w:space="0" w:color="auto"/>
            <w:left w:val="none" w:sz="0" w:space="0" w:color="auto"/>
            <w:bottom w:val="none" w:sz="0" w:space="0" w:color="auto"/>
            <w:right w:val="none" w:sz="0" w:space="0" w:color="auto"/>
          </w:divBdr>
        </w:div>
        <w:div w:id="68579118">
          <w:marLeft w:val="480"/>
          <w:marRight w:val="0"/>
          <w:marTop w:val="0"/>
          <w:marBottom w:val="0"/>
          <w:divBdr>
            <w:top w:val="none" w:sz="0" w:space="0" w:color="auto"/>
            <w:left w:val="none" w:sz="0" w:space="0" w:color="auto"/>
            <w:bottom w:val="none" w:sz="0" w:space="0" w:color="auto"/>
            <w:right w:val="none" w:sz="0" w:space="0" w:color="auto"/>
          </w:divBdr>
        </w:div>
        <w:div w:id="106242646">
          <w:marLeft w:val="480"/>
          <w:marRight w:val="0"/>
          <w:marTop w:val="0"/>
          <w:marBottom w:val="0"/>
          <w:divBdr>
            <w:top w:val="none" w:sz="0" w:space="0" w:color="auto"/>
            <w:left w:val="none" w:sz="0" w:space="0" w:color="auto"/>
            <w:bottom w:val="none" w:sz="0" w:space="0" w:color="auto"/>
            <w:right w:val="none" w:sz="0" w:space="0" w:color="auto"/>
          </w:divBdr>
        </w:div>
        <w:div w:id="332270778">
          <w:marLeft w:val="480"/>
          <w:marRight w:val="0"/>
          <w:marTop w:val="0"/>
          <w:marBottom w:val="0"/>
          <w:divBdr>
            <w:top w:val="none" w:sz="0" w:space="0" w:color="auto"/>
            <w:left w:val="none" w:sz="0" w:space="0" w:color="auto"/>
            <w:bottom w:val="none" w:sz="0" w:space="0" w:color="auto"/>
            <w:right w:val="none" w:sz="0" w:space="0" w:color="auto"/>
          </w:divBdr>
        </w:div>
        <w:div w:id="783035450">
          <w:marLeft w:val="480"/>
          <w:marRight w:val="0"/>
          <w:marTop w:val="0"/>
          <w:marBottom w:val="0"/>
          <w:divBdr>
            <w:top w:val="none" w:sz="0" w:space="0" w:color="auto"/>
            <w:left w:val="none" w:sz="0" w:space="0" w:color="auto"/>
            <w:bottom w:val="none" w:sz="0" w:space="0" w:color="auto"/>
            <w:right w:val="none" w:sz="0" w:space="0" w:color="auto"/>
          </w:divBdr>
        </w:div>
        <w:div w:id="126240202">
          <w:marLeft w:val="480"/>
          <w:marRight w:val="0"/>
          <w:marTop w:val="0"/>
          <w:marBottom w:val="0"/>
          <w:divBdr>
            <w:top w:val="none" w:sz="0" w:space="0" w:color="auto"/>
            <w:left w:val="none" w:sz="0" w:space="0" w:color="auto"/>
            <w:bottom w:val="none" w:sz="0" w:space="0" w:color="auto"/>
            <w:right w:val="none" w:sz="0" w:space="0" w:color="auto"/>
          </w:divBdr>
        </w:div>
        <w:div w:id="330136938">
          <w:marLeft w:val="480"/>
          <w:marRight w:val="0"/>
          <w:marTop w:val="0"/>
          <w:marBottom w:val="0"/>
          <w:divBdr>
            <w:top w:val="none" w:sz="0" w:space="0" w:color="auto"/>
            <w:left w:val="none" w:sz="0" w:space="0" w:color="auto"/>
            <w:bottom w:val="none" w:sz="0" w:space="0" w:color="auto"/>
            <w:right w:val="none" w:sz="0" w:space="0" w:color="auto"/>
          </w:divBdr>
        </w:div>
        <w:div w:id="1541866335">
          <w:marLeft w:val="480"/>
          <w:marRight w:val="0"/>
          <w:marTop w:val="0"/>
          <w:marBottom w:val="0"/>
          <w:divBdr>
            <w:top w:val="none" w:sz="0" w:space="0" w:color="auto"/>
            <w:left w:val="none" w:sz="0" w:space="0" w:color="auto"/>
            <w:bottom w:val="none" w:sz="0" w:space="0" w:color="auto"/>
            <w:right w:val="none" w:sz="0" w:space="0" w:color="auto"/>
          </w:divBdr>
        </w:div>
        <w:div w:id="1095133332">
          <w:marLeft w:val="480"/>
          <w:marRight w:val="0"/>
          <w:marTop w:val="0"/>
          <w:marBottom w:val="0"/>
          <w:divBdr>
            <w:top w:val="none" w:sz="0" w:space="0" w:color="auto"/>
            <w:left w:val="none" w:sz="0" w:space="0" w:color="auto"/>
            <w:bottom w:val="none" w:sz="0" w:space="0" w:color="auto"/>
            <w:right w:val="none" w:sz="0" w:space="0" w:color="auto"/>
          </w:divBdr>
        </w:div>
        <w:div w:id="589512558">
          <w:marLeft w:val="480"/>
          <w:marRight w:val="0"/>
          <w:marTop w:val="0"/>
          <w:marBottom w:val="0"/>
          <w:divBdr>
            <w:top w:val="none" w:sz="0" w:space="0" w:color="auto"/>
            <w:left w:val="none" w:sz="0" w:space="0" w:color="auto"/>
            <w:bottom w:val="none" w:sz="0" w:space="0" w:color="auto"/>
            <w:right w:val="none" w:sz="0" w:space="0" w:color="auto"/>
          </w:divBdr>
        </w:div>
      </w:divsChild>
    </w:div>
    <w:div w:id="878469282">
      <w:bodyDiv w:val="1"/>
      <w:marLeft w:val="0"/>
      <w:marRight w:val="0"/>
      <w:marTop w:val="0"/>
      <w:marBottom w:val="0"/>
      <w:divBdr>
        <w:top w:val="none" w:sz="0" w:space="0" w:color="auto"/>
        <w:left w:val="none" w:sz="0" w:space="0" w:color="auto"/>
        <w:bottom w:val="none" w:sz="0" w:space="0" w:color="auto"/>
        <w:right w:val="none" w:sz="0" w:space="0" w:color="auto"/>
      </w:divBdr>
    </w:div>
    <w:div w:id="878471303">
      <w:bodyDiv w:val="1"/>
      <w:marLeft w:val="0"/>
      <w:marRight w:val="0"/>
      <w:marTop w:val="0"/>
      <w:marBottom w:val="0"/>
      <w:divBdr>
        <w:top w:val="none" w:sz="0" w:space="0" w:color="auto"/>
        <w:left w:val="none" w:sz="0" w:space="0" w:color="auto"/>
        <w:bottom w:val="none" w:sz="0" w:space="0" w:color="auto"/>
        <w:right w:val="none" w:sz="0" w:space="0" w:color="auto"/>
      </w:divBdr>
    </w:div>
    <w:div w:id="878472268">
      <w:bodyDiv w:val="1"/>
      <w:marLeft w:val="0"/>
      <w:marRight w:val="0"/>
      <w:marTop w:val="0"/>
      <w:marBottom w:val="0"/>
      <w:divBdr>
        <w:top w:val="none" w:sz="0" w:space="0" w:color="auto"/>
        <w:left w:val="none" w:sz="0" w:space="0" w:color="auto"/>
        <w:bottom w:val="none" w:sz="0" w:space="0" w:color="auto"/>
        <w:right w:val="none" w:sz="0" w:space="0" w:color="auto"/>
      </w:divBdr>
    </w:div>
    <w:div w:id="878585316">
      <w:bodyDiv w:val="1"/>
      <w:marLeft w:val="0"/>
      <w:marRight w:val="0"/>
      <w:marTop w:val="0"/>
      <w:marBottom w:val="0"/>
      <w:divBdr>
        <w:top w:val="none" w:sz="0" w:space="0" w:color="auto"/>
        <w:left w:val="none" w:sz="0" w:space="0" w:color="auto"/>
        <w:bottom w:val="none" w:sz="0" w:space="0" w:color="auto"/>
        <w:right w:val="none" w:sz="0" w:space="0" w:color="auto"/>
      </w:divBdr>
    </w:div>
    <w:div w:id="878780789">
      <w:bodyDiv w:val="1"/>
      <w:marLeft w:val="0"/>
      <w:marRight w:val="0"/>
      <w:marTop w:val="0"/>
      <w:marBottom w:val="0"/>
      <w:divBdr>
        <w:top w:val="none" w:sz="0" w:space="0" w:color="auto"/>
        <w:left w:val="none" w:sz="0" w:space="0" w:color="auto"/>
        <w:bottom w:val="none" w:sz="0" w:space="0" w:color="auto"/>
        <w:right w:val="none" w:sz="0" w:space="0" w:color="auto"/>
      </w:divBdr>
    </w:div>
    <w:div w:id="878783497">
      <w:bodyDiv w:val="1"/>
      <w:marLeft w:val="0"/>
      <w:marRight w:val="0"/>
      <w:marTop w:val="0"/>
      <w:marBottom w:val="0"/>
      <w:divBdr>
        <w:top w:val="none" w:sz="0" w:space="0" w:color="auto"/>
        <w:left w:val="none" w:sz="0" w:space="0" w:color="auto"/>
        <w:bottom w:val="none" w:sz="0" w:space="0" w:color="auto"/>
        <w:right w:val="none" w:sz="0" w:space="0" w:color="auto"/>
      </w:divBdr>
    </w:div>
    <w:div w:id="878979102">
      <w:bodyDiv w:val="1"/>
      <w:marLeft w:val="0"/>
      <w:marRight w:val="0"/>
      <w:marTop w:val="0"/>
      <w:marBottom w:val="0"/>
      <w:divBdr>
        <w:top w:val="none" w:sz="0" w:space="0" w:color="auto"/>
        <w:left w:val="none" w:sz="0" w:space="0" w:color="auto"/>
        <w:bottom w:val="none" w:sz="0" w:space="0" w:color="auto"/>
        <w:right w:val="none" w:sz="0" w:space="0" w:color="auto"/>
      </w:divBdr>
    </w:div>
    <w:div w:id="879127260">
      <w:bodyDiv w:val="1"/>
      <w:marLeft w:val="0"/>
      <w:marRight w:val="0"/>
      <w:marTop w:val="0"/>
      <w:marBottom w:val="0"/>
      <w:divBdr>
        <w:top w:val="none" w:sz="0" w:space="0" w:color="auto"/>
        <w:left w:val="none" w:sz="0" w:space="0" w:color="auto"/>
        <w:bottom w:val="none" w:sz="0" w:space="0" w:color="auto"/>
        <w:right w:val="none" w:sz="0" w:space="0" w:color="auto"/>
      </w:divBdr>
    </w:div>
    <w:div w:id="879131142">
      <w:bodyDiv w:val="1"/>
      <w:marLeft w:val="0"/>
      <w:marRight w:val="0"/>
      <w:marTop w:val="0"/>
      <w:marBottom w:val="0"/>
      <w:divBdr>
        <w:top w:val="none" w:sz="0" w:space="0" w:color="auto"/>
        <w:left w:val="none" w:sz="0" w:space="0" w:color="auto"/>
        <w:bottom w:val="none" w:sz="0" w:space="0" w:color="auto"/>
        <w:right w:val="none" w:sz="0" w:space="0" w:color="auto"/>
      </w:divBdr>
    </w:div>
    <w:div w:id="879243666">
      <w:bodyDiv w:val="1"/>
      <w:marLeft w:val="0"/>
      <w:marRight w:val="0"/>
      <w:marTop w:val="0"/>
      <w:marBottom w:val="0"/>
      <w:divBdr>
        <w:top w:val="none" w:sz="0" w:space="0" w:color="auto"/>
        <w:left w:val="none" w:sz="0" w:space="0" w:color="auto"/>
        <w:bottom w:val="none" w:sz="0" w:space="0" w:color="auto"/>
        <w:right w:val="none" w:sz="0" w:space="0" w:color="auto"/>
      </w:divBdr>
    </w:div>
    <w:div w:id="879318099">
      <w:bodyDiv w:val="1"/>
      <w:marLeft w:val="0"/>
      <w:marRight w:val="0"/>
      <w:marTop w:val="0"/>
      <w:marBottom w:val="0"/>
      <w:divBdr>
        <w:top w:val="none" w:sz="0" w:space="0" w:color="auto"/>
        <w:left w:val="none" w:sz="0" w:space="0" w:color="auto"/>
        <w:bottom w:val="none" w:sz="0" w:space="0" w:color="auto"/>
        <w:right w:val="none" w:sz="0" w:space="0" w:color="auto"/>
      </w:divBdr>
    </w:div>
    <w:div w:id="879362529">
      <w:bodyDiv w:val="1"/>
      <w:marLeft w:val="0"/>
      <w:marRight w:val="0"/>
      <w:marTop w:val="0"/>
      <w:marBottom w:val="0"/>
      <w:divBdr>
        <w:top w:val="none" w:sz="0" w:space="0" w:color="auto"/>
        <w:left w:val="none" w:sz="0" w:space="0" w:color="auto"/>
        <w:bottom w:val="none" w:sz="0" w:space="0" w:color="auto"/>
        <w:right w:val="none" w:sz="0" w:space="0" w:color="auto"/>
      </w:divBdr>
    </w:div>
    <w:div w:id="879363448">
      <w:bodyDiv w:val="1"/>
      <w:marLeft w:val="0"/>
      <w:marRight w:val="0"/>
      <w:marTop w:val="0"/>
      <w:marBottom w:val="0"/>
      <w:divBdr>
        <w:top w:val="none" w:sz="0" w:space="0" w:color="auto"/>
        <w:left w:val="none" w:sz="0" w:space="0" w:color="auto"/>
        <w:bottom w:val="none" w:sz="0" w:space="0" w:color="auto"/>
        <w:right w:val="none" w:sz="0" w:space="0" w:color="auto"/>
      </w:divBdr>
    </w:div>
    <w:div w:id="879363982">
      <w:bodyDiv w:val="1"/>
      <w:marLeft w:val="0"/>
      <w:marRight w:val="0"/>
      <w:marTop w:val="0"/>
      <w:marBottom w:val="0"/>
      <w:divBdr>
        <w:top w:val="none" w:sz="0" w:space="0" w:color="auto"/>
        <w:left w:val="none" w:sz="0" w:space="0" w:color="auto"/>
        <w:bottom w:val="none" w:sz="0" w:space="0" w:color="auto"/>
        <w:right w:val="none" w:sz="0" w:space="0" w:color="auto"/>
      </w:divBdr>
    </w:div>
    <w:div w:id="879391058">
      <w:bodyDiv w:val="1"/>
      <w:marLeft w:val="0"/>
      <w:marRight w:val="0"/>
      <w:marTop w:val="0"/>
      <w:marBottom w:val="0"/>
      <w:divBdr>
        <w:top w:val="none" w:sz="0" w:space="0" w:color="auto"/>
        <w:left w:val="none" w:sz="0" w:space="0" w:color="auto"/>
        <w:bottom w:val="none" w:sz="0" w:space="0" w:color="auto"/>
        <w:right w:val="none" w:sz="0" w:space="0" w:color="auto"/>
      </w:divBdr>
    </w:div>
    <w:div w:id="879436249">
      <w:bodyDiv w:val="1"/>
      <w:marLeft w:val="0"/>
      <w:marRight w:val="0"/>
      <w:marTop w:val="0"/>
      <w:marBottom w:val="0"/>
      <w:divBdr>
        <w:top w:val="none" w:sz="0" w:space="0" w:color="auto"/>
        <w:left w:val="none" w:sz="0" w:space="0" w:color="auto"/>
        <w:bottom w:val="none" w:sz="0" w:space="0" w:color="auto"/>
        <w:right w:val="none" w:sz="0" w:space="0" w:color="auto"/>
      </w:divBdr>
    </w:div>
    <w:div w:id="879512743">
      <w:bodyDiv w:val="1"/>
      <w:marLeft w:val="0"/>
      <w:marRight w:val="0"/>
      <w:marTop w:val="0"/>
      <w:marBottom w:val="0"/>
      <w:divBdr>
        <w:top w:val="none" w:sz="0" w:space="0" w:color="auto"/>
        <w:left w:val="none" w:sz="0" w:space="0" w:color="auto"/>
        <w:bottom w:val="none" w:sz="0" w:space="0" w:color="auto"/>
        <w:right w:val="none" w:sz="0" w:space="0" w:color="auto"/>
      </w:divBdr>
      <w:divsChild>
        <w:div w:id="100683189">
          <w:marLeft w:val="480"/>
          <w:marRight w:val="0"/>
          <w:marTop w:val="0"/>
          <w:marBottom w:val="0"/>
          <w:divBdr>
            <w:top w:val="none" w:sz="0" w:space="0" w:color="auto"/>
            <w:left w:val="none" w:sz="0" w:space="0" w:color="auto"/>
            <w:bottom w:val="none" w:sz="0" w:space="0" w:color="auto"/>
            <w:right w:val="none" w:sz="0" w:space="0" w:color="auto"/>
          </w:divBdr>
        </w:div>
        <w:div w:id="124660806">
          <w:marLeft w:val="480"/>
          <w:marRight w:val="0"/>
          <w:marTop w:val="0"/>
          <w:marBottom w:val="0"/>
          <w:divBdr>
            <w:top w:val="none" w:sz="0" w:space="0" w:color="auto"/>
            <w:left w:val="none" w:sz="0" w:space="0" w:color="auto"/>
            <w:bottom w:val="none" w:sz="0" w:space="0" w:color="auto"/>
            <w:right w:val="none" w:sz="0" w:space="0" w:color="auto"/>
          </w:divBdr>
        </w:div>
        <w:div w:id="142964975">
          <w:marLeft w:val="480"/>
          <w:marRight w:val="0"/>
          <w:marTop w:val="0"/>
          <w:marBottom w:val="0"/>
          <w:divBdr>
            <w:top w:val="none" w:sz="0" w:space="0" w:color="auto"/>
            <w:left w:val="none" w:sz="0" w:space="0" w:color="auto"/>
            <w:bottom w:val="none" w:sz="0" w:space="0" w:color="auto"/>
            <w:right w:val="none" w:sz="0" w:space="0" w:color="auto"/>
          </w:divBdr>
        </w:div>
        <w:div w:id="282201585">
          <w:marLeft w:val="480"/>
          <w:marRight w:val="0"/>
          <w:marTop w:val="0"/>
          <w:marBottom w:val="0"/>
          <w:divBdr>
            <w:top w:val="none" w:sz="0" w:space="0" w:color="auto"/>
            <w:left w:val="none" w:sz="0" w:space="0" w:color="auto"/>
            <w:bottom w:val="none" w:sz="0" w:space="0" w:color="auto"/>
            <w:right w:val="none" w:sz="0" w:space="0" w:color="auto"/>
          </w:divBdr>
        </w:div>
        <w:div w:id="302199523">
          <w:marLeft w:val="480"/>
          <w:marRight w:val="0"/>
          <w:marTop w:val="0"/>
          <w:marBottom w:val="0"/>
          <w:divBdr>
            <w:top w:val="none" w:sz="0" w:space="0" w:color="auto"/>
            <w:left w:val="none" w:sz="0" w:space="0" w:color="auto"/>
            <w:bottom w:val="none" w:sz="0" w:space="0" w:color="auto"/>
            <w:right w:val="none" w:sz="0" w:space="0" w:color="auto"/>
          </w:divBdr>
        </w:div>
        <w:div w:id="302391232">
          <w:marLeft w:val="480"/>
          <w:marRight w:val="0"/>
          <w:marTop w:val="0"/>
          <w:marBottom w:val="0"/>
          <w:divBdr>
            <w:top w:val="none" w:sz="0" w:space="0" w:color="auto"/>
            <w:left w:val="none" w:sz="0" w:space="0" w:color="auto"/>
            <w:bottom w:val="none" w:sz="0" w:space="0" w:color="auto"/>
            <w:right w:val="none" w:sz="0" w:space="0" w:color="auto"/>
          </w:divBdr>
        </w:div>
        <w:div w:id="620649265">
          <w:marLeft w:val="480"/>
          <w:marRight w:val="0"/>
          <w:marTop w:val="0"/>
          <w:marBottom w:val="0"/>
          <w:divBdr>
            <w:top w:val="none" w:sz="0" w:space="0" w:color="auto"/>
            <w:left w:val="none" w:sz="0" w:space="0" w:color="auto"/>
            <w:bottom w:val="none" w:sz="0" w:space="0" w:color="auto"/>
            <w:right w:val="none" w:sz="0" w:space="0" w:color="auto"/>
          </w:divBdr>
        </w:div>
      </w:divsChild>
    </w:div>
    <w:div w:id="879702449">
      <w:bodyDiv w:val="1"/>
      <w:marLeft w:val="0"/>
      <w:marRight w:val="0"/>
      <w:marTop w:val="0"/>
      <w:marBottom w:val="0"/>
      <w:divBdr>
        <w:top w:val="none" w:sz="0" w:space="0" w:color="auto"/>
        <w:left w:val="none" w:sz="0" w:space="0" w:color="auto"/>
        <w:bottom w:val="none" w:sz="0" w:space="0" w:color="auto"/>
        <w:right w:val="none" w:sz="0" w:space="0" w:color="auto"/>
      </w:divBdr>
    </w:div>
    <w:div w:id="879777733">
      <w:bodyDiv w:val="1"/>
      <w:marLeft w:val="0"/>
      <w:marRight w:val="0"/>
      <w:marTop w:val="0"/>
      <w:marBottom w:val="0"/>
      <w:divBdr>
        <w:top w:val="none" w:sz="0" w:space="0" w:color="auto"/>
        <w:left w:val="none" w:sz="0" w:space="0" w:color="auto"/>
        <w:bottom w:val="none" w:sz="0" w:space="0" w:color="auto"/>
        <w:right w:val="none" w:sz="0" w:space="0" w:color="auto"/>
      </w:divBdr>
    </w:div>
    <w:div w:id="879824639">
      <w:bodyDiv w:val="1"/>
      <w:marLeft w:val="0"/>
      <w:marRight w:val="0"/>
      <w:marTop w:val="0"/>
      <w:marBottom w:val="0"/>
      <w:divBdr>
        <w:top w:val="none" w:sz="0" w:space="0" w:color="auto"/>
        <w:left w:val="none" w:sz="0" w:space="0" w:color="auto"/>
        <w:bottom w:val="none" w:sz="0" w:space="0" w:color="auto"/>
        <w:right w:val="none" w:sz="0" w:space="0" w:color="auto"/>
      </w:divBdr>
    </w:div>
    <w:div w:id="879978653">
      <w:bodyDiv w:val="1"/>
      <w:marLeft w:val="0"/>
      <w:marRight w:val="0"/>
      <w:marTop w:val="0"/>
      <w:marBottom w:val="0"/>
      <w:divBdr>
        <w:top w:val="none" w:sz="0" w:space="0" w:color="auto"/>
        <w:left w:val="none" w:sz="0" w:space="0" w:color="auto"/>
        <w:bottom w:val="none" w:sz="0" w:space="0" w:color="auto"/>
        <w:right w:val="none" w:sz="0" w:space="0" w:color="auto"/>
      </w:divBdr>
    </w:div>
    <w:div w:id="880020059">
      <w:bodyDiv w:val="1"/>
      <w:marLeft w:val="0"/>
      <w:marRight w:val="0"/>
      <w:marTop w:val="0"/>
      <w:marBottom w:val="0"/>
      <w:divBdr>
        <w:top w:val="none" w:sz="0" w:space="0" w:color="auto"/>
        <w:left w:val="none" w:sz="0" w:space="0" w:color="auto"/>
        <w:bottom w:val="none" w:sz="0" w:space="0" w:color="auto"/>
        <w:right w:val="none" w:sz="0" w:space="0" w:color="auto"/>
      </w:divBdr>
    </w:div>
    <w:div w:id="880023334">
      <w:bodyDiv w:val="1"/>
      <w:marLeft w:val="0"/>
      <w:marRight w:val="0"/>
      <w:marTop w:val="0"/>
      <w:marBottom w:val="0"/>
      <w:divBdr>
        <w:top w:val="none" w:sz="0" w:space="0" w:color="auto"/>
        <w:left w:val="none" w:sz="0" w:space="0" w:color="auto"/>
        <w:bottom w:val="none" w:sz="0" w:space="0" w:color="auto"/>
        <w:right w:val="none" w:sz="0" w:space="0" w:color="auto"/>
      </w:divBdr>
    </w:div>
    <w:div w:id="880047235">
      <w:bodyDiv w:val="1"/>
      <w:marLeft w:val="0"/>
      <w:marRight w:val="0"/>
      <w:marTop w:val="0"/>
      <w:marBottom w:val="0"/>
      <w:divBdr>
        <w:top w:val="none" w:sz="0" w:space="0" w:color="auto"/>
        <w:left w:val="none" w:sz="0" w:space="0" w:color="auto"/>
        <w:bottom w:val="none" w:sz="0" w:space="0" w:color="auto"/>
        <w:right w:val="none" w:sz="0" w:space="0" w:color="auto"/>
      </w:divBdr>
    </w:div>
    <w:div w:id="880091716">
      <w:bodyDiv w:val="1"/>
      <w:marLeft w:val="0"/>
      <w:marRight w:val="0"/>
      <w:marTop w:val="0"/>
      <w:marBottom w:val="0"/>
      <w:divBdr>
        <w:top w:val="none" w:sz="0" w:space="0" w:color="auto"/>
        <w:left w:val="none" w:sz="0" w:space="0" w:color="auto"/>
        <w:bottom w:val="none" w:sz="0" w:space="0" w:color="auto"/>
        <w:right w:val="none" w:sz="0" w:space="0" w:color="auto"/>
      </w:divBdr>
    </w:div>
    <w:div w:id="880097333">
      <w:bodyDiv w:val="1"/>
      <w:marLeft w:val="0"/>
      <w:marRight w:val="0"/>
      <w:marTop w:val="0"/>
      <w:marBottom w:val="0"/>
      <w:divBdr>
        <w:top w:val="none" w:sz="0" w:space="0" w:color="auto"/>
        <w:left w:val="none" w:sz="0" w:space="0" w:color="auto"/>
        <w:bottom w:val="none" w:sz="0" w:space="0" w:color="auto"/>
        <w:right w:val="none" w:sz="0" w:space="0" w:color="auto"/>
      </w:divBdr>
    </w:div>
    <w:div w:id="880171971">
      <w:bodyDiv w:val="1"/>
      <w:marLeft w:val="0"/>
      <w:marRight w:val="0"/>
      <w:marTop w:val="0"/>
      <w:marBottom w:val="0"/>
      <w:divBdr>
        <w:top w:val="none" w:sz="0" w:space="0" w:color="auto"/>
        <w:left w:val="none" w:sz="0" w:space="0" w:color="auto"/>
        <w:bottom w:val="none" w:sz="0" w:space="0" w:color="auto"/>
        <w:right w:val="none" w:sz="0" w:space="0" w:color="auto"/>
      </w:divBdr>
    </w:div>
    <w:div w:id="880240096">
      <w:bodyDiv w:val="1"/>
      <w:marLeft w:val="0"/>
      <w:marRight w:val="0"/>
      <w:marTop w:val="0"/>
      <w:marBottom w:val="0"/>
      <w:divBdr>
        <w:top w:val="none" w:sz="0" w:space="0" w:color="auto"/>
        <w:left w:val="none" w:sz="0" w:space="0" w:color="auto"/>
        <w:bottom w:val="none" w:sz="0" w:space="0" w:color="auto"/>
        <w:right w:val="none" w:sz="0" w:space="0" w:color="auto"/>
      </w:divBdr>
    </w:div>
    <w:div w:id="880243309">
      <w:bodyDiv w:val="1"/>
      <w:marLeft w:val="0"/>
      <w:marRight w:val="0"/>
      <w:marTop w:val="0"/>
      <w:marBottom w:val="0"/>
      <w:divBdr>
        <w:top w:val="none" w:sz="0" w:space="0" w:color="auto"/>
        <w:left w:val="none" w:sz="0" w:space="0" w:color="auto"/>
        <w:bottom w:val="none" w:sz="0" w:space="0" w:color="auto"/>
        <w:right w:val="none" w:sz="0" w:space="0" w:color="auto"/>
      </w:divBdr>
    </w:div>
    <w:div w:id="880287926">
      <w:bodyDiv w:val="1"/>
      <w:marLeft w:val="0"/>
      <w:marRight w:val="0"/>
      <w:marTop w:val="0"/>
      <w:marBottom w:val="0"/>
      <w:divBdr>
        <w:top w:val="none" w:sz="0" w:space="0" w:color="auto"/>
        <w:left w:val="none" w:sz="0" w:space="0" w:color="auto"/>
        <w:bottom w:val="none" w:sz="0" w:space="0" w:color="auto"/>
        <w:right w:val="none" w:sz="0" w:space="0" w:color="auto"/>
      </w:divBdr>
    </w:div>
    <w:div w:id="880358195">
      <w:bodyDiv w:val="1"/>
      <w:marLeft w:val="0"/>
      <w:marRight w:val="0"/>
      <w:marTop w:val="0"/>
      <w:marBottom w:val="0"/>
      <w:divBdr>
        <w:top w:val="none" w:sz="0" w:space="0" w:color="auto"/>
        <w:left w:val="none" w:sz="0" w:space="0" w:color="auto"/>
        <w:bottom w:val="none" w:sz="0" w:space="0" w:color="auto"/>
        <w:right w:val="none" w:sz="0" w:space="0" w:color="auto"/>
      </w:divBdr>
    </w:div>
    <w:div w:id="880434148">
      <w:bodyDiv w:val="1"/>
      <w:marLeft w:val="0"/>
      <w:marRight w:val="0"/>
      <w:marTop w:val="0"/>
      <w:marBottom w:val="0"/>
      <w:divBdr>
        <w:top w:val="none" w:sz="0" w:space="0" w:color="auto"/>
        <w:left w:val="none" w:sz="0" w:space="0" w:color="auto"/>
        <w:bottom w:val="none" w:sz="0" w:space="0" w:color="auto"/>
        <w:right w:val="none" w:sz="0" w:space="0" w:color="auto"/>
      </w:divBdr>
    </w:div>
    <w:div w:id="880481135">
      <w:bodyDiv w:val="1"/>
      <w:marLeft w:val="0"/>
      <w:marRight w:val="0"/>
      <w:marTop w:val="0"/>
      <w:marBottom w:val="0"/>
      <w:divBdr>
        <w:top w:val="none" w:sz="0" w:space="0" w:color="auto"/>
        <w:left w:val="none" w:sz="0" w:space="0" w:color="auto"/>
        <w:bottom w:val="none" w:sz="0" w:space="0" w:color="auto"/>
        <w:right w:val="none" w:sz="0" w:space="0" w:color="auto"/>
      </w:divBdr>
    </w:div>
    <w:div w:id="880483764">
      <w:bodyDiv w:val="1"/>
      <w:marLeft w:val="0"/>
      <w:marRight w:val="0"/>
      <w:marTop w:val="0"/>
      <w:marBottom w:val="0"/>
      <w:divBdr>
        <w:top w:val="none" w:sz="0" w:space="0" w:color="auto"/>
        <w:left w:val="none" w:sz="0" w:space="0" w:color="auto"/>
        <w:bottom w:val="none" w:sz="0" w:space="0" w:color="auto"/>
        <w:right w:val="none" w:sz="0" w:space="0" w:color="auto"/>
      </w:divBdr>
    </w:div>
    <w:div w:id="880556580">
      <w:bodyDiv w:val="1"/>
      <w:marLeft w:val="0"/>
      <w:marRight w:val="0"/>
      <w:marTop w:val="0"/>
      <w:marBottom w:val="0"/>
      <w:divBdr>
        <w:top w:val="none" w:sz="0" w:space="0" w:color="auto"/>
        <w:left w:val="none" w:sz="0" w:space="0" w:color="auto"/>
        <w:bottom w:val="none" w:sz="0" w:space="0" w:color="auto"/>
        <w:right w:val="none" w:sz="0" w:space="0" w:color="auto"/>
      </w:divBdr>
    </w:div>
    <w:div w:id="880821845">
      <w:bodyDiv w:val="1"/>
      <w:marLeft w:val="0"/>
      <w:marRight w:val="0"/>
      <w:marTop w:val="0"/>
      <w:marBottom w:val="0"/>
      <w:divBdr>
        <w:top w:val="none" w:sz="0" w:space="0" w:color="auto"/>
        <w:left w:val="none" w:sz="0" w:space="0" w:color="auto"/>
        <w:bottom w:val="none" w:sz="0" w:space="0" w:color="auto"/>
        <w:right w:val="none" w:sz="0" w:space="0" w:color="auto"/>
      </w:divBdr>
    </w:div>
    <w:div w:id="880938726">
      <w:bodyDiv w:val="1"/>
      <w:marLeft w:val="0"/>
      <w:marRight w:val="0"/>
      <w:marTop w:val="0"/>
      <w:marBottom w:val="0"/>
      <w:divBdr>
        <w:top w:val="none" w:sz="0" w:space="0" w:color="auto"/>
        <w:left w:val="none" w:sz="0" w:space="0" w:color="auto"/>
        <w:bottom w:val="none" w:sz="0" w:space="0" w:color="auto"/>
        <w:right w:val="none" w:sz="0" w:space="0" w:color="auto"/>
      </w:divBdr>
    </w:div>
    <w:div w:id="880940121">
      <w:bodyDiv w:val="1"/>
      <w:marLeft w:val="0"/>
      <w:marRight w:val="0"/>
      <w:marTop w:val="0"/>
      <w:marBottom w:val="0"/>
      <w:divBdr>
        <w:top w:val="none" w:sz="0" w:space="0" w:color="auto"/>
        <w:left w:val="none" w:sz="0" w:space="0" w:color="auto"/>
        <w:bottom w:val="none" w:sz="0" w:space="0" w:color="auto"/>
        <w:right w:val="none" w:sz="0" w:space="0" w:color="auto"/>
      </w:divBdr>
    </w:div>
    <w:div w:id="880946504">
      <w:bodyDiv w:val="1"/>
      <w:marLeft w:val="0"/>
      <w:marRight w:val="0"/>
      <w:marTop w:val="0"/>
      <w:marBottom w:val="0"/>
      <w:divBdr>
        <w:top w:val="none" w:sz="0" w:space="0" w:color="auto"/>
        <w:left w:val="none" w:sz="0" w:space="0" w:color="auto"/>
        <w:bottom w:val="none" w:sz="0" w:space="0" w:color="auto"/>
        <w:right w:val="none" w:sz="0" w:space="0" w:color="auto"/>
      </w:divBdr>
    </w:div>
    <w:div w:id="881016063">
      <w:bodyDiv w:val="1"/>
      <w:marLeft w:val="0"/>
      <w:marRight w:val="0"/>
      <w:marTop w:val="0"/>
      <w:marBottom w:val="0"/>
      <w:divBdr>
        <w:top w:val="none" w:sz="0" w:space="0" w:color="auto"/>
        <w:left w:val="none" w:sz="0" w:space="0" w:color="auto"/>
        <w:bottom w:val="none" w:sz="0" w:space="0" w:color="auto"/>
        <w:right w:val="none" w:sz="0" w:space="0" w:color="auto"/>
      </w:divBdr>
    </w:div>
    <w:div w:id="881093419">
      <w:bodyDiv w:val="1"/>
      <w:marLeft w:val="0"/>
      <w:marRight w:val="0"/>
      <w:marTop w:val="0"/>
      <w:marBottom w:val="0"/>
      <w:divBdr>
        <w:top w:val="none" w:sz="0" w:space="0" w:color="auto"/>
        <w:left w:val="none" w:sz="0" w:space="0" w:color="auto"/>
        <w:bottom w:val="none" w:sz="0" w:space="0" w:color="auto"/>
        <w:right w:val="none" w:sz="0" w:space="0" w:color="auto"/>
      </w:divBdr>
    </w:div>
    <w:div w:id="881096046">
      <w:bodyDiv w:val="1"/>
      <w:marLeft w:val="0"/>
      <w:marRight w:val="0"/>
      <w:marTop w:val="0"/>
      <w:marBottom w:val="0"/>
      <w:divBdr>
        <w:top w:val="none" w:sz="0" w:space="0" w:color="auto"/>
        <w:left w:val="none" w:sz="0" w:space="0" w:color="auto"/>
        <w:bottom w:val="none" w:sz="0" w:space="0" w:color="auto"/>
        <w:right w:val="none" w:sz="0" w:space="0" w:color="auto"/>
      </w:divBdr>
    </w:div>
    <w:div w:id="881138878">
      <w:bodyDiv w:val="1"/>
      <w:marLeft w:val="0"/>
      <w:marRight w:val="0"/>
      <w:marTop w:val="0"/>
      <w:marBottom w:val="0"/>
      <w:divBdr>
        <w:top w:val="none" w:sz="0" w:space="0" w:color="auto"/>
        <w:left w:val="none" w:sz="0" w:space="0" w:color="auto"/>
        <w:bottom w:val="none" w:sz="0" w:space="0" w:color="auto"/>
        <w:right w:val="none" w:sz="0" w:space="0" w:color="auto"/>
      </w:divBdr>
    </w:div>
    <w:div w:id="881215702">
      <w:bodyDiv w:val="1"/>
      <w:marLeft w:val="0"/>
      <w:marRight w:val="0"/>
      <w:marTop w:val="0"/>
      <w:marBottom w:val="0"/>
      <w:divBdr>
        <w:top w:val="none" w:sz="0" w:space="0" w:color="auto"/>
        <w:left w:val="none" w:sz="0" w:space="0" w:color="auto"/>
        <w:bottom w:val="none" w:sz="0" w:space="0" w:color="auto"/>
        <w:right w:val="none" w:sz="0" w:space="0" w:color="auto"/>
      </w:divBdr>
    </w:div>
    <w:div w:id="881289318">
      <w:bodyDiv w:val="1"/>
      <w:marLeft w:val="0"/>
      <w:marRight w:val="0"/>
      <w:marTop w:val="0"/>
      <w:marBottom w:val="0"/>
      <w:divBdr>
        <w:top w:val="none" w:sz="0" w:space="0" w:color="auto"/>
        <w:left w:val="none" w:sz="0" w:space="0" w:color="auto"/>
        <w:bottom w:val="none" w:sz="0" w:space="0" w:color="auto"/>
        <w:right w:val="none" w:sz="0" w:space="0" w:color="auto"/>
      </w:divBdr>
    </w:div>
    <w:div w:id="881329961">
      <w:bodyDiv w:val="1"/>
      <w:marLeft w:val="0"/>
      <w:marRight w:val="0"/>
      <w:marTop w:val="0"/>
      <w:marBottom w:val="0"/>
      <w:divBdr>
        <w:top w:val="none" w:sz="0" w:space="0" w:color="auto"/>
        <w:left w:val="none" w:sz="0" w:space="0" w:color="auto"/>
        <w:bottom w:val="none" w:sz="0" w:space="0" w:color="auto"/>
        <w:right w:val="none" w:sz="0" w:space="0" w:color="auto"/>
      </w:divBdr>
    </w:div>
    <w:div w:id="881402327">
      <w:bodyDiv w:val="1"/>
      <w:marLeft w:val="0"/>
      <w:marRight w:val="0"/>
      <w:marTop w:val="0"/>
      <w:marBottom w:val="0"/>
      <w:divBdr>
        <w:top w:val="none" w:sz="0" w:space="0" w:color="auto"/>
        <w:left w:val="none" w:sz="0" w:space="0" w:color="auto"/>
        <w:bottom w:val="none" w:sz="0" w:space="0" w:color="auto"/>
        <w:right w:val="none" w:sz="0" w:space="0" w:color="auto"/>
      </w:divBdr>
    </w:div>
    <w:div w:id="881677562">
      <w:bodyDiv w:val="1"/>
      <w:marLeft w:val="0"/>
      <w:marRight w:val="0"/>
      <w:marTop w:val="0"/>
      <w:marBottom w:val="0"/>
      <w:divBdr>
        <w:top w:val="none" w:sz="0" w:space="0" w:color="auto"/>
        <w:left w:val="none" w:sz="0" w:space="0" w:color="auto"/>
        <w:bottom w:val="none" w:sz="0" w:space="0" w:color="auto"/>
        <w:right w:val="none" w:sz="0" w:space="0" w:color="auto"/>
      </w:divBdr>
    </w:div>
    <w:div w:id="881746887">
      <w:bodyDiv w:val="1"/>
      <w:marLeft w:val="0"/>
      <w:marRight w:val="0"/>
      <w:marTop w:val="0"/>
      <w:marBottom w:val="0"/>
      <w:divBdr>
        <w:top w:val="none" w:sz="0" w:space="0" w:color="auto"/>
        <w:left w:val="none" w:sz="0" w:space="0" w:color="auto"/>
        <w:bottom w:val="none" w:sz="0" w:space="0" w:color="auto"/>
        <w:right w:val="none" w:sz="0" w:space="0" w:color="auto"/>
      </w:divBdr>
    </w:div>
    <w:div w:id="881868344">
      <w:bodyDiv w:val="1"/>
      <w:marLeft w:val="0"/>
      <w:marRight w:val="0"/>
      <w:marTop w:val="0"/>
      <w:marBottom w:val="0"/>
      <w:divBdr>
        <w:top w:val="none" w:sz="0" w:space="0" w:color="auto"/>
        <w:left w:val="none" w:sz="0" w:space="0" w:color="auto"/>
        <w:bottom w:val="none" w:sz="0" w:space="0" w:color="auto"/>
        <w:right w:val="none" w:sz="0" w:space="0" w:color="auto"/>
      </w:divBdr>
    </w:div>
    <w:div w:id="881984881">
      <w:bodyDiv w:val="1"/>
      <w:marLeft w:val="0"/>
      <w:marRight w:val="0"/>
      <w:marTop w:val="0"/>
      <w:marBottom w:val="0"/>
      <w:divBdr>
        <w:top w:val="none" w:sz="0" w:space="0" w:color="auto"/>
        <w:left w:val="none" w:sz="0" w:space="0" w:color="auto"/>
        <w:bottom w:val="none" w:sz="0" w:space="0" w:color="auto"/>
        <w:right w:val="none" w:sz="0" w:space="0" w:color="auto"/>
      </w:divBdr>
    </w:div>
    <w:div w:id="882055130">
      <w:bodyDiv w:val="1"/>
      <w:marLeft w:val="0"/>
      <w:marRight w:val="0"/>
      <w:marTop w:val="0"/>
      <w:marBottom w:val="0"/>
      <w:divBdr>
        <w:top w:val="none" w:sz="0" w:space="0" w:color="auto"/>
        <w:left w:val="none" w:sz="0" w:space="0" w:color="auto"/>
        <w:bottom w:val="none" w:sz="0" w:space="0" w:color="auto"/>
        <w:right w:val="none" w:sz="0" w:space="0" w:color="auto"/>
      </w:divBdr>
    </w:div>
    <w:div w:id="882058462">
      <w:bodyDiv w:val="1"/>
      <w:marLeft w:val="0"/>
      <w:marRight w:val="0"/>
      <w:marTop w:val="0"/>
      <w:marBottom w:val="0"/>
      <w:divBdr>
        <w:top w:val="none" w:sz="0" w:space="0" w:color="auto"/>
        <w:left w:val="none" w:sz="0" w:space="0" w:color="auto"/>
        <w:bottom w:val="none" w:sz="0" w:space="0" w:color="auto"/>
        <w:right w:val="none" w:sz="0" w:space="0" w:color="auto"/>
      </w:divBdr>
    </w:div>
    <w:div w:id="882063520">
      <w:bodyDiv w:val="1"/>
      <w:marLeft w:val="0"/>
      <w:marRight w:val="0"/>
      <w:marTop w:val="0"/>
      <w:marBottom w:val="0"/>
      <w:divBdr>
        <w:top w:val="none" w:sz="0" w:space="0" w:color="auto"/>
        <w:left w:val="none" w:sz="0" w:space="0" w:color="auto"/>
        <w:bottom w:val="none" w:sz="0" w:space="0" w:color="auto"/>
        <w:right w:val="none" w:sz="0" w:space="0" w:color="auto"/>
      </w:divBdr>
    </w:div>
    <w:div w:id="882256655">
      <w:bodyDiv w:val="1"/>
      <w:marLeft w:val="0"/>
      <w:marRight w:val="0"/>
      <w:marTop w:val="0"/>
      <w:marBottom w:val="0"/>
      <w:divBdr>
        <w:top w:val="none" w:sz="0" w:space="0" w:color="auto"/>
        <w:left w:val="none" w:sz="0" w:space="0" w:color="auto"/>
        <w:bottom w:val="none" w:sz="0" w:space="0" w:color="auto"/>
        <w:right w:val="none" w:sz="0" w:space="0" w:color="auto"/>
      </w:divBdr>
    </w:div>
    <w:div w:id="882325932">
      <w:bodyDiv w:val="1"/>
      <w:marLeft w:val="0"/>
      <w:marRight w:val="0"/>
      <w:marTop w:val="0"/>
      <w:marBottom w:val="0"/>
      <w:divBdr>
        <w:top w:val="none" w:sz="0" w:space="0" w:color="auto"/>
        <w:left w:val="none" w:sz="0" w:space="0" w:color="auto"/>
        <w:bottom w:val="none" w:sz="0" w:space="0" w:color="auto"/>
        <w:right w:val="none" w:sz="0" w:space="0" w:color="auto"/>
      </w:divBdr>
    </w:div>
    <w:div w:id="882406268">
      <w:bodyDiv w:val="1"/>
      <w:marLeft w:val="0"/>
      <w:marRight w:val="0"/>
      <w:marTop w:val="0"/>
      <w:marBottom w:val="0"/>
      <w:divBdr>
        <w:top w:val="none" w:sz="0" w:space="0" w:color="auto"/>
        <w:left w:val="none" w:sz="0" w:space="0" w:color="auto"/>
        <w:bottom w:val="none" w:sz="0" w:space="0" w:color="auto"/>
        <w:right w:val="none" w:sz="0" w:space="0" w:color="auto"/>
      </w:divBdr>
    </w:div>
    <w:div w:id="882525235">
      <w:bodyDiv w:val="1"/>
      <w:marLeft w:val="0"/>
      <w:marRight w:val="0"/>
      <w:marTop w:val="0"/>
      <w:marBottom w:val="0"/>
      <w:divBdr>
        <w:top w:val="none" w:sz="0" w:space="0" w:color="auto"/>
        <w:left w:val="none" w:sz="0" w:space="0" w:color="auto"/>
        <w:bottom w:val="none" w:sz="0" w:space="0" w:color="auto"/>
        <w:right w:val="none" w:sz="0" w:space="0" w:color="auto"/>
      </w:divBdr>
    </w:div>
    <w:div w:id="882594386">
      <w:bodyDiv w:val="1"/>
      <w:marLeft w:val="0"/>
      <w:marRight w:val="0"/>
      <w:marTop w:val="0"/>
      <w:marBottom w:val="0"/>
      <w:divBdr>
        <w:top w:val="none" w:sz="0" w:space="0" w:color="auto"/>
        <w:left w:val="none" w:sz="0" w:space="0" w:color="auto"/>
        <w:bottom w:val="none" w:sz="0" w:space="0" w:color="auto"/>
        <w:right w:val="none" w:sz="0" w:space="0" w:color="auto"/>
      </w:divBdr>
    </w:div>
    <w:div w:id="882712098">
      <w:bodyDiv w:val="1"/>
      <w:marLeft w:val="0"/>
      <w:marRight w:val="0"/>
      <w:marTop w:val="0"/>
      <w:marBottom w:val="0"/>
      <w:divBdr>
        <w:top w:val="none" w:sz="0" w:space="0" w:color="auto"/>
        <w:left w:val="none" w:sz="0" w:space="0" w:color="auto"/>
        <w:bottom w:val="none" w:sz="0" w:space="0" w:color="auto"/>
        <w:right w:val="none" w:sz="0" w:space="0" w:color="auto"/>
      </w:divBdr>
    </w:div>
    <w:div w:id="882716314">
      <w:bodyDiv w:val="1"/>
      <w:marLeft w:val="0"/>
      <w:marRight w:val="0"/>
      <w:marTop w:val="0"/>
      <w:marBottom w:val="0"/>
      <w:divBdr>
        <w:top w:val="none" w:sz="0" w:space="0" w:color="auto"/>
        <w:left w:val="none" w:sz="0" w:space="0" w:color="auto"/>
        <w:bottom w:val="none" w:sz="0" w:space="0" w:color="auto"/>
        <w:right w:val="none" w:sz="0" w:space="0" w:color="auto"/>
      </w:divBdr>
    </w:div>
    <w:div w:id="882788115">
      <w:bodyDiv w:val="1"/>
      <w:marLeft w:val="0"/>
      <w:marRight w:val="0"/>
      <w:marTop w:val="0"/>
      <w:marBottom w:val="0"/>
      <w:divBdr>
        <w:top w:val="none" w:sz="0" w:space="0" w:color="auto"/>
        <w:left w:val="none" w:sz="0" w:space="0" w:color="auto"/>
        <w:bottom w:val="none" w:sz="0" w:space="0" w:color="auto"/>
        <w:right w:val="none" w:sz="0" w:space="0" w:color="auto"/>
      </w:divBdr>
    </w:div>
    <w:div w:id="883054899">
      <w:bodyDiv w:val="1"/>
      <w:marLeft w:val="0"/>
      <w:marRight w:val="0"/>
      <w:marTop w:val="0"/>
      <w:marBottom w:val="0"/>
      <w:divBdr>
        <w:top w:val="none" w:sz="0" w:space="0" w:color="auto"/>
        <w:left w:val="none" w:sz="0" w:space="0" w:color="auto"/>
        <w:bottom w:val="none" w:sz="0" w:space="0" w:color="auto"/>
        <w:right w:val="none" w:sz="0" w:space="0" w:color="auto"/>
      </w:divBdr>
    </w:div>
    <w:div w:id="883059163">
      <w:bodyDiv w:val="1"/>
      <w:marLeft w:val="0"/>
      <w:marRight w:val="0"/>
      <w:marTop w:val="0"/>
      <w:marBottom w:val="0"/>
      <w:divBdr>
        <w:top w:val="none" w:sz="0" w:space="0" w:color="auto"/>
        <w:left w:val="none" w:sz="0" w:space="0" w:color="auto"/>
        <w:bottom w:val="none" w:sz="0" w:space="0" w:color="auto"/>
        <w:right w:val="none" w:sz="0" w:space="0" w:color="auto"/>
      </w:divBdr>
    </w:div>
    <w:div w:id="883175268">
      <w:bodyDiv w:val="1"/>
      <w:marLeft w:val="0"/>
      <w:marRight w:val="0"/>
      <w:marTop w:val="0"/>
      <w:marBottom w:val="0"/>
      <w:divBdr>
        <w:top w:val="none" w:sz="0" w:space="0" w:color="auto"/>
        <w:left w:val="none" w:sz="0" w:space="0" w:color="auto"/>
        <w:bottom w:val="none" w:sz="0" w:space="0" w:color="auto"/>
        <w:right w:val="none" w:sz="0" w:space="0" w:color="auto"/>
      </w:divBdr>
    </w:div>
    <w:div w:id="883326434">
      <w:bodyDiv w:val="1"/>
      <w:marLeft w:val="0"/>
      <w:marRight w:val="0"/>
      <w:marTop w:val="0"/>
      <w:marBottom w:val="0"/>
      <w:divBdr>
        <w:top w:val="none" w:sz="0" w:space="0" w:color="auto"/>
        <w:left w:val="none" w:sz="0" w:space="0" w:color="auto"/>
        <w:bottom w:val="none" w:sz="0" w:space="0" w:color="auto"/>
        <w:right w:val="none" w:sz="0" w:space="0" w:color="auto"/>
      </w:divBdr>
    </w:div>
    <w:div w:id="883517101">
      <w:bodyDiv w:val="1"/>
      <w:marLeft w:val="0"/>
      <w:marRight w:val="0"/>
      <w:marTop w:val="0"/>
      <w:marBottom w:val="0"/>
      <w:divBdr>
        <w:top w:val="none" w:sz="0" w:space="0" w:color="auto"/>
        <w:left w:val="none" w:sz="0" w:space="0" w:color="auto"/>
        <w:bottom w:val="none" w:sz="0" w:space="0" w:color="auto"/>
        <w:right w:val="none" w:sz="0" w:space="0" w:color="auto"/>
      </w:divBdr>
    </w:div>
    <w:div w:id="883760916">
      <w:bodyDiv w:val="1"/>
      <w:marLeft w:val="0"/>
      <w:marRight w:val="0"/>
      <w:marTop w:val="0"/>
      <w:marBottom w:val="0"/>
      <w:divBdr>
        <w:top w:val="none" w:sz="0" w:space="0" w:color="auto"/>
        <w:left w:val="none" w:sz="0" w:space="0" w:color="auto"/>
        <w:bottom w:val="none" w:sz="0" w:space="0" w:color="auto"/>
        <w:right w:val="none" w:sz="0" w:space="0" w:color="auto"/>
      </w:divBdr>
    </w:div>
    <w:div w:id="883833016">
      <w:bodyDiv w:val="1"/>
      <w:marLeft w:val="0"/>
      <w:marRight w:val="0"/>
      <w:marTop w:val="0"/>
      <w:marBottom w:val="0"/>
      <w:divBdr>
        <w:top w:val="none" w:sz="0" w:space="0" w:color="auto"/>
        <w:left w:val="none" w:sz="0" w:space="0" w:color="auto"/>
        <w:bottom w:val="none" w:sz="0" w:space="0" w:color="auto"/>
        <w:right w:val="none" w:sz="0" w:space="0" w:color="auto"/>
      </w:divBdr>
    </w:div>
    <w:div w:id="884370321">
      <w:bodyDiv w:val="1"/>
      <w:marLeft w:val="0"/>
      <w:marRight w:val="0"/>
      <w:marTop w:val="0"/>
      <w:marBottom w:val="0"/>
      <w:divBdr>
        <w:top w:val="none" w:sz="0" w:space="0" w:color="auto"/>
        <w:left w:val="none" w:sz="0" w:space="0" w:color="auto"/>
        <w:bottom w:val="none" w:sz="0" w:space="0" w:color="auto"/>
        <w:right w:val="none" w:sz="0" w:space="0" w:color="auto"/>
      </w:divBdr>
    </w:div>
    <w:div w:id="884372574">
      <w:bodyDiv w:val="1"/>
      <w:marLeft w:val="0"/>
      <w:marRight w:val="0"/>
      <w:marTop w:val="0"/>
      <w:marBottom w:val="0"/>
      <w:divBdr>
        <w:top w:val="none" w:sz="0" w:space="0" w:color="auto"/>
        <w:left w:val="none" w:sz="0" w:space="0" w:color="auto"/>
        <w:bottom w:val="none" w:sz="0" w:space="0" w:color="auto"/>
        <w:right w:val="none" w:sz="0" w:space="0" w:color="auto"/>
      </w:divBdr>
    </w:div>
    <w:div w:id="884490048">
      <w:bodyDiv w:val="1"/>
      <w:marLeft w:val="0"/>
      <w:marRight w:val="0"/>
      <w:marTop w:val="0"/>
      <w:marBottom w:val="0"/>
      <w:divBdr>
        <w:top w:val="none" w:sz="0" w:space="0" w:color="auto"/>
        <w:left w:val="none" w:sz="0" w:space="0" w:color="auto"/>
        <w:bottom w:val="none" w:sz="0" w:space="0" w:color="auto"/>
        <w:right w:val="none" w:sz="0" w:space="0" w:color="auto"/>
      </w:divBdr>
    </w:div>
    <w:div w:id="884561828">
      <w:bodyDiv w:val="1"/>
      <w:marLeft w:val="0"/>
      <w:marRight w:val="0"/>
      <w:marTop w:val="0"/>
      <w:marBottom w:val="0"/>
      <w:divBdr>
        <w:top w:val="none" w:sz="0" w:space="0" w:color="auto"/>
        <w:left w:val="none" w:sz="0" w:space="0" w:color="auto"/>
        <w:bottom w:val="none" w:sz="0" w:space="0" w:color="auto"/>
        <w:right w:val="none" w:sz="0" w:space="0" w:color="auto"/>
      </w:divBdr>
    </w:div>
    <w:div w:id="884563285">
      <w:bodyDiv w:val="1"/>
      <w:marLeft w:val="0"/>
      <w:marRight w:val="0"/>
      <w:marTop w:val="0"/>
      <w:marBottom w:val="0"/>
      <w:divBdr>
        <w:top w:val="none" w:sz="0" w:space="0" w:color="auto"/>
        <w:left w:val="none" w:sz="0" w:space="0" w:color="auto"/>
        <w:bottom w:val="none" w:sz="0" w:space="0" w:color="auto"/>
        <w:right w:val="none" w:sz="0" w:space="0" w:color="auto"/>
      </w:divBdr>
      <w:divsChild>
        <w:div w:id="9068903">
          <w:marLeft w:val="480"/>
          <w:marRight w:val="0"/>
          <w:marTop w:val="0"/>
          <w:marBottom w:val="0"/>
          <w:divBdr>
            <w:top w:val="none" w:sz="0" w:space="0" w:color="auto"/>
            <w:left w:val="none" w:sz="0" w:space="0" w:color="auto"/>
            <w:bottom w:val="none" w:sz="0" w:space="0" w:color="auto"/>
            <w:right w:val="none" w:sz="0" w:space="0" w:color="auto"/>
          </w:divBdr>
        </w:div>
        <w:div w:id="28652715">
          <w:marLeft w:val="480"/>
          <w:marRight w:val="0"/>
          <w:marTop w:val="0"/>
          <w:marBottom w:val="0"/>
          <w:divBdr>
            <w:top w:val="none" w:sz="0" w:space="0" w:color="auto"/>
            <w:left w:val="none" w:sz="0" w:space="0" w:color="auto"/>
            <w:bottom w:val="none" w:sz="0" w:space="0" w:color="auto"/>
            <w:right w:val="none" w:sz="0" w:space="0" w:color="auto"/>
          </w:divBdr>
        </w:div>
        <w:div w:id="39793207">
          <w:marLeft w:val="480"/>
          <w:marRight w:val="0"/>
          <w:marTop w:val="0"/>
          <w:marBottom w:val="0"/>
          <w:divBdr>
            <w:top w:val="none" w:sz="0" w:space="0" w:color="auto"/>
            <w:left w:val="none" w:sz="0" w:space="0" w:color="auto"/>
            <w:bottom w:val="none" w:sz="0" w:space="0" w:color="auto"/>
            <w:right w:val="none" w:sz="0" w:space="0" w:color="auto"/>
          </w:divBdr>
        </w:div>
        <w:div w:id="103811639">
          <w:marLeft w:val="480"/>
          <w:marRight w:val="0"/>
          <w:marTop w:val="0"/>
          <w:marBottom w:val="0"/>
          <w:divBdr>
            <w:top w:val="none" w:sz="0" w:space="0" w:color="auto"/>
            <w:left w:val="none" w:sz="0" w:space="0" w:color="auto"/>
            <w:bottom w:val="none" w:sz="0" w:space="0" w:color="auto"/>
            <w:right w:val="none" w:sz="0" w:space="0" w:color="auto"/>
          </w:divBdr>
        </w:div>
        <w:div w:id="116457511">
          <w:marLeft w:val="480"/>
          <w:marRight w:val="0"/>
          <w:marTop w:val="0"/>
          <w:marBottom w:val="0"/>
          <w:divBdr>
            <w:top w:val="none" w:sz="0" w:space="0" w:color="auto"/>
            <w:left w:val="none" w:sz="0" w:space="0" w:color="auto"/>
            <w:bottom w:val="none" w:sz="0" w:space="0" w:color="auto"/>
            <w:right w:val="none" w:sz="0" w:space="0" w:color="auto"/>
          </w:divBdr>
        </w:div>
        <w:div w:id="121339880">
          <w:marLeft w:val="480"/>
          <w:marRight w:val="0"/>
          <w:marTop w:val="0"/>
          <w:marBottom w:val="0"/>
          <w:divBdr>
            <w:top w:val="none" w:sz="0" w:space="0" w:color="auto"/>
            <w:left w:val="none" w:sz="0" w:space="0" w:color="auto"/>
            <w:bottom w:val="none" w:sz="0" w:space="0" w:color="auto"/>
            <w:right w:val="none" w:sz="0" w:space="0" w:color="auto"/>
          </w:divBdr>
        </w:div>
        <w:div w:id="189341250">
          <w:marLeft w:val="480"/>
          <w:marRight w:val="0"/>
          <w:marTop w:val="0"/>
          <w:marBottom w:val="0"/>
          <w:divBdr>
            <w:top w:val="none" w:sz="0" w:space="0" w:color="auto"/>
            <w:left w:val="none" w:sz="0" w:space="0" w:color="auto"/>
            <w:bottom w:val="none" w:sz="0" w:space="0" w:color="auto"/>
            <w:right w:val="none" w:sz="0" w:space="0" w:color="auto"/>
          </w:divBdr>
        </w:div>
        <w:div w:id="214970644">
          <w:marLeft w:val="480"/>
          <w:marRight w:val="0"/>
          <w:marTop w:val="0"/>
          <w:marBottom w:val="0"/>
          <w:divBdr>
            <w:top w:val="none" w:sz="0" w:space="0" w:color="auto"/>
            <w:left w:val="none" w:sz="0" w:space="0" w:color="auto"/>
            <w:bottom w:val="none" w:sz="0" w:space="0" w:color="auto"/>
            <w:right w:val="none" w:sz="0" w:space="0" w:color="auto"/>
          </w:divBdr>
        </w:div>
        <w:div w:id="274361584">
          <w:marLeft w:val="480"/>
          <w:marRight w:val="0"/>
          <w:marTop w:val="0"/>
          <w:marBottom w:val="0"/>
          <w:divBdr>
            <w:top w:val="none" w:sz="0" w:space="0" w:color="auto"/>
            <w:left w:val="none" w:sz="0" w:space="0" w:color="auto"/>
            <w:bottom w:val="none" w:sz="0" w:space="0" w:color="auto"/>
            <w:right w:val="none" w:sz="0" w:space="0" w:color="auto"/>
          </w:divBdr>
        </w:div>
        <w:div w:id="414472764">
          <w:marLeft w:val="480"/>
          <w:marRight w:val="0"/>
          <w:marTop w:val="0"/>
          <w:marBottom w:val="0"/>
          <w:divBdr>
            <w:top w:val="none" w:sz="0" w:space="0" w:color="auto"/>
            <w:left w:val="none" w:sz="0" w:space="0" w:color="auto"/>
            <w:bottom w:val="none" w:sz="0" w:space="0" w:color="auto"/>
            <w:right w:val="none" w:sz="0" w:space="0" w:color="auto"/>
          </w:divBdr>
        </w:div>
        <w:div w:id="427429723">
          <w:marLeft w:val="480"/>
          <w:marRight w:val="0"/>
          <w:marTop w:val="0"/>
          <w:marBottom w:val="0"/>
          <w:divBdr>
            <w:top w:val="none" w:sz="0" w:space="0" w:color="auto"/>
            <w:left w:val="none" w:sz="0" w:space="0" w:color="auto"/>
            <w:bottom w:val="none" w:sz="0" w:space="0" w:color="auto"/>
            <w:right w:val="none" w:sz="0" w:space="0" w:color="auto"/>
          </w:divBdr>
        </w:div>
        <w:div w:id="447044602">
          <w:marLeft w:val="480"/>
          <w:marRight w:val="0"/>
          <w:marTop w:val="0"/>
          <w:marBottom w:val="0"/>
          <w:divBdr>
            <w:top w:val="none" w:sz="0" w:space="0" w:color="auto"/>
            <w:left w:val="none" w:sz="0" w:space="0" w:color="auto"/>
            <w:bottom w:val="none" w:sz="0" w:space="0" w:color="auto"/>
            <w:right w:val="none" w:sz="0" w:space="0" w:color="auto"/>
          </w:divBdr>
        </w:div>
        <w:div w:id="469370504">
          <w:marLeft w:val="480"/>
          <w:marRight w:val="0"/>
          <w:marTop w:val="0"/>
          <w:marBottom w:val="0"/>
          <w:divBdr>
            <w:top w:val="none" w:sz="0" w:space="0" w:color="auto"/>
            <w:left w:val="none" w:sz="0" w:space="0" w:color="auto"/>
            <w:bottom w:val="none" w:sz="0" w:space="0" w:color="auto"/>
            <w:right w:val="none" w:sz="0" w:space="0" w:color="auto"/>
          </w:divBdr>
        </w:div>
        <w:div w:id="475532589">
          <w:marLeft w:val="480"/>
          <w:marRight w:val="0"/>
          <w:marTop w:val="0"/>
          <w:marBottom w:val="0"/>
          <w:divBdr>
            <w:top w:val="none" w:sz="0" w:space="0" w:color="auto"/>
            <w:left w:val="none" w:sz="0" w:space="0" w:color="auto"/>
            <w:bottom w:val="none" w:sz="0" w:space="0" w:color="auto"/>
            <w:right w:val="none" w:sz="0" w:space="0" w:color="auto"/>
          </w:divBdr>
        </w:div>
        <w:div w:id="515315041">
          <w:marLeft w:val="480"/>
          <w:marRight w:val="0"/>
          <w:marTop w:val="0"/>
          <w:marBottom w:val="0"/>
          <w:divBdr>
            <w:top w:val="none" w:sz="0" w:space="0" w:color="auto"/>
            <w:left w:val="none" w:sz="0" w:space="0" w:color="auto"/>
            <w:bottom w:val="none" w:sz="0" w:space="0" w:color="auto"/>
            <w:right w:val="none" w:sz="0" w:space="0" w:color="auto"/>
          </w:divBdr>
        </w:div>
        <w:div w:id="515391739">
          <w:marLeft w:val="480"/>
          <w:marRight w:val="0"/>
          <w:marTop w:val="0"/>
          <w:marBottom w:val="0"/>
          <w:divBdr>
            <w:top w:val="none" w:sz="0" w:space="0" w:color="auto"/>
            <w:left w:val="none" w:sz="0" w:space="0" w:color="auto"/>
            <w:bottom w:val="none" w:sz="0" w:space="0" w:color="auto"/>
            <w:right w:val="none" w:sz="0" w:space="0" w:color="auto"/>
          </w:divBdr>
        </w:div>
        <w:div w:id="574127393">
          <w:marLeft w:val="480"/>
          <w:marRight w:val="0"/>
          <w:marTop w:val="0"/>
          <w:marBottom w:val="0"/>
          <w:divBdr>
            <w:top w:val="none" w:sz="0" w:space="0" w:color="auto"/>
            <w:left w:val="none" w:sz="0" w:space="0" w:color="auto"/>
            <w:bottom w:val="none" w:sz="0" w:space="0" w:color="auto"/>
            <w:right w:val="none" w:sz="0" w:space="0" w:color="auto"/>
          </w:divBdr>
        </w:div>
        <w:div w:id="574323749">
          <w:marLeft w:val="480"/>
          <w:marRight w:val="0"/>
          <w:marTop w:val="0"/>
          <w:marBottom w:val="0"/>
          <w:divBdr>
            <w:top w:val="none" w:sz="0" w:space="0" w:color="auto"/>
            <w:left w:val="none" w:sz="0" w:space="0" w:color="auto"/>
            <w:bottom w:val="none" w:sz="0" w:space="0" w:color="auto"/>
            <w:right w:val="none" w:sz="0" w:space="0" w:color="auto"/>
          </w:divBdr>
        </w:div>
        <w:div w:id="585654303">
          <w:marLeft w:val="480"/>
          <w:marRight w:val="0"/>
          <w:marTop w:val="0"/>
          <w:marBottom w:val="0"/>
          <w:divBdr>
            <w:top w:val="none" w:sz="0" w:space="0" w:color="auto"/>
            <w:left w:val="none" w:sz="0" w:space="0" w:color="auto"/>
            <w:bottom w:val="none" w:sz="0" w:space="0" w:color="auto"/>
            <w:right w:val="none" w:sz="0" w:space="0" w:color="auto"/>
          </w:divBdr>
        </w:div>
        <w:div w:id="671418885">
          <w:marLeft w:val="480"/>
          <w:marRight w:val="0"/>
          <w:marTop w:val="0"/>
          <w:marBottom w:val="0"/>
          <w:divBdr>
            <w:top w:val="none" w:sz="0" w:space="0" w:color="auto"/>
            <w:left w:val="none" w:sz="0" w:space="0" w:color="auto"/>
            <w:bottom w:val="none" w:sz="0" w:space="0" w:color="auto"/>
            <w:right w:val="none" w:sz="0" w:space="0" w:color="auto"/>
          </w:divBdr>
        </w:div>
        <w:div w:id="696661153">
          <w:marLeft w:val="480"/>
          <w:marRight w:val="0"/>
          <w:marTop w:val="0"/>
          <w:marBottom w:val="0"/>
          <w:divBdr>
            <w:top w:val="none" w:sz="0" w:space="0" w:color="auto"/>
            <w:left w:val="none" w:sz="0" w:space="0" w:color="auto"/>
            <w:bottom w:val="none" w:sz="0" w:space="0" w:color="auto"/>
            <w:right w:val="none" w:sz="0" w:space="0" w:color="auto"/>
          </w:divBdr>
        </w:div>
        <w:div w:id="700282851">
          <w:marLeft w:val="480"/>
          <w:marRight w:val="0"/>
          <w:marTop w:val="0"/>
          <w:marBottom w:val="0"/>
          <w:divBdr>
            <w:top w:val="none" w:sz="0" w:space="0" w:color="auto"/>
            <w:left w:val="none" w:sz="0" w:space="0" w:color="auto"/>
            <w:bottom w:val="none" w:sz="0" w:space="0" w:color="auto"/>
            <w:right w:val="none" w:sz="0" w:space="0" w:color="auto"/>
          </w:divBdr>
        </w:div>
        <w:div w:id="747269404">
          <w:marLeft w:val="480"/>
          <w:marRight w:val="0"/>
          <w:marTop w:val="0"/>
          <w:marBottom w:val="0"/>
          <w:divBdr>
            <w:top w:val="none" w:sz="0" w:space="0" w:color="auto"/>
            <w:left w:val="none" w:sz="0" w:space="0" w:color="auto"/>
            <w:bottom w:val="none" w:sz="0" w:space="0" w:color="auto"/>
            <w:right w:val="none" w:sz="0" w:space="0" w:color="auto"/>
          </w:divBdr>
        </w:div>
        <w:div w:id="759135144">
          <w:marLeft w:val="480"/>
          <w:marRight w:val="0"/>
          <w:marTop w:val="0"/>
          <w:marBottom w:val="0"/>
          <w:divBdr>
            <w:top w:val="none" w:sz="0" w:space="0" w:color="auto"/>
            <w:left w:val="none" w:sz="0" w:space="0" w:color="auto"/>
            <w:bottom w:val="none" w:sz="0" w:space="0" w:color="auto"/>
            <w:right w:val="none" w:sz="0" w:space="0" w:color="auto"/>
          </w:divBdr>
        </w:div>
      </w:divsChild>
    </w:div>
    <w:div w:id="884563848">
      <w:bodyDiv w:val="1"/>
      <w:marLeft w:val="0"/>
      <w:marRight w:val="0"/>
      <w:marTop w:val="0"/>
      <w:marBottom w:val="0"/>
      <w:divBdr>
        <w:top w:val="none" w:sz="0" w:space="0" w:color="auto"/>
        <w:left w:val="none" w:sz="0" w:space="0" w:color="auto"/>
        <w:bottom w:val="none" w:sz="0" w:space="0" w:color="auto"/>
        <w:right w:val="none" w:sz="0" w:space="0" w:color="auto"/>
      </w:divBdr>
    </w:div>
    <w:div w:id="884565436">
      <w:bodyDiv w:val="1"/>
      <w:marLeft w:val="0"/>
      <w:marRight w:val="0"/>
      <w:marTop w:val="0"/>
      <w:marBottom w:val="0"/>
      <w:divBdr>
        <w:top w:val="none" w:sz="0" w:space="0" w:color="auto"/>
        <w:left w:val="none" w:sz="0" w:space="0" w:color="auto"/>
        <w:bottom w:val="none" w:sz="0" w:space="0" w:color="auto"/>
        <w:right w:val="none" w:sz="0" w:space="0" w:color="auto"/>
      </w:divBdr>
    </w:div>
    <w:div w:id="884828668">
      <w:bodyDiv w:val="1"/>
      <w:marLeft w:val="0"/>
      <w:marRight w:val="0"/>
      <w:marTop w:val="0"/>
      <w:marBottom w:val="0"/>
      <w:divBdr>
        <w:top w:val="none" w:sz="0" w:space="0" w:color="auto"/>
        <w:left w:val="none" w:sz="0" w:space="0" w:color="auto"/>
        <w:bottom w:val="none" w:sz="0" w:space="0" w:color="auto"/>
        <w:right w:val="none" w:sz="0" w:space="0" w:color="auto"/>
      </w:divBdr>
    </w:div>
    <w:div w:id="884829301">
      <w:bodyDiv w:val="1"/>
      <w:marLeft w:val="0"/>
      <w:marRight w:val="0"/>
      <w:marTop w:val="0"/>
      <w:marBottom w:val="0"/>
      <w:divBdr>
        <w:top w:val="none" w:sz="0" w:space="0" w:color="auto"/>
        <w:left w:val="none" w:sz="0" w:space="0" w:color="auto"/>
        <w:bottom w:val="none" w:sz="0" w:space="0" w:color="auto"/>
        <w:right w:val="none" w:sz="0" w:space="0" w:color="auto"/>
      </w:divBdr>
    </w:div>
    <w:div w:id="884830058">
      <w:bodyDiv w:val="1"/>
      <w:marLeft w:val="0"/>
      <w:marRight w:val="0"/>
      <w:marTop w:val="0"/>
      <w:marBottom w:val="0"/>
      <w:divBdr>
        <w:top w:val="none" w:sz="0" w:space="0" w:color="auto"/>
        <w:left w:val="none" w:sz="0" w:space="0" w:color="auto"/>
        <w:bottom w:val="none" w:sz="0" w:space="0" w:color="auto"/>
        <w:right w:val="none" w:sz="0" w:space="0" w:color="auto"/>
      </w:divBdr>
    </w:div>
    <w:div w:id="884874324">
      <w:bodyDiv w:val="1"/>
      <w:marLeft w:val="0"/>
      <w:marRight w:val="0"/>
      <w:marTop w:val="0"/>
      <w:marBottom w:val="0"/>
      <w:divBdr>
        <w:top w:val="none" w:sz="0" w:space="0" w:color="auto"/>
        <w:left w:val="none" w:sz="0" w:space="0" w:color="auto"/>
        <w:bottom w:val="none" w:sz="0" w:space="0" w:color="auto"/>
        <w:right w:val="none" w:sz="0" w:space="0" w:color="auto"/>
      </w:divBdr>
    </w:div>
    <w:div w:id="885025444">
      <w:bodyDiv w:val="1"/>
      <w:marLeft w:val="0"/>
      <w:marRight w:val="0"/>
      <w:marTop w:val="0"/>
      <w:marBottom w:val="0"/>
      <w:divBdr>
        <w:top w:val="none" w:sz="0" w:space="0" w:color="auto"/>
        <w:left w:val="none" w:sz="0" w:space="0" w:color="auto"/>
        <w:bottom w:val="none" w:sz="0" w:space="0" w:color="auto"/>
        <w:right w:val="none" w:sz="0" w:space="0" w:color="auto"/>
      </w:divBdr>
    </w:div>
    <w:div w:id="885065085">
      <w:bodyDiv w:val="1"/>
      <w:marLeft w:val="0"/>
      <w:marRight w:val="0"/>
      <w:marTop w:val="0"/>
      <w:marBottom w:val="0"/>
      <w:divBdr>
        <w:top w:val="none" w:sz="0" w:space="0" w:color="auto"/>
        <w:left w:val="none" w:sz="0" w:space="0" w:color="auto"/>
        <w:bottom w:val="none" w:sz="0" w:space="0" w:color="auto"/>
        <w:right w:val="none" w:sz="0" w:space="0" w:color="auto"/>
      </w:divBdr>
    </w:div>
    <w:div w:id="885139299">
      <w:bodyDiv w:val="1"/>
      <w:marLeft w:val="0"/>
      <w:marRight w:val="0"/>
      <w:marTop w:val="0"/>
      <w:marBottom w:val="0"/>
      <w:divBdr>
        <w:top w:val="none" w:sz="0" w:space="0" w:color="auto"/>
        <w:left w:val="none" w:sz="0" w:space="0" w:color="auto"/>
        <w:bottom w:val="none" w:sz="0" w:space="0" w:color="auto"/>
        <w:right w:val="none" w:sz="0" w:space="0" w:color="auto"/>
      </w:divBdr>
    </w:div>
    <w:div w:id="885213542">
      <w:bodyDiv w:val="1"/>
      <w:marLeft w:val="0"/>
      <w:marRight w:val="0"/>
      <w:marTop w:val="0"/>
      <w:marBottom w:val="0"/>
      <w:divBdr>
        <w:top w:val="none" w:sz="0" w:space="0" w:color="auto"/>
        <w:left w:val="none" w:sz="0" w:space="0" w:color="auto"/>
        <w:bottom w:val="none" w:sz="0" w:space="0" w:color="auto"/>
        <w:right w:val="none" w:sz="0" w:space="0" w:color="auto"/>
      </w:divBdr>
    </w:div>
    <w:div w:id="885407982">
      <w:bodyDiv w:val="1"/>
      <w:marLeft w:val="0"/>
      <w:marRight w:val="0"/>
      <w:marTop w:val="0"/>
      <w:marBottom w:val="0"/>
      <w:divBdr>
        <w:top w:val="none" w:sz="0" w:space="0" w:color="auto"/>
        <w:left w:val="none" w:sz="0" w:space="0" w:color="auto"/>
        <w:bottom w:val="none" w:sz="0" w:space="0" w:color="auto"/>
        <w:right w:val="none" w:sz="0" w:space="0" w:color="auto"/>
      </w:divBdr>
    </w:div>
    <w:div w:id="885529516">
      <w:bodyDiv w:val="1"/>
      <w:marLeft w:val="0"/>
      <w:marRight w:val="0"/>
      <w:marTop w:val="0"/>
      <w:marBottom w:val="0"/>
      <w:divBdr>
        <w:top w:val="none" w:sz="0" w:space="0" w:color="auto"/>
        <w:left w:val="none" w:sz="0" w:space="0" w:color="auto"/>
        <w:bottom w:val="none" w:sz="0" w:space="0" w:color="auto"/>
        <w:right w:val="none" w:sz="0" w:space="0" w:color="auto"/>
      </w:divBdr>
    </w:div>
    <w:div w:id="885529639">
      <w:bodyDiv w:val="1"/>
      <w:marLeft w:val="0"/>
      <w:marRight w:val="0"/>
      <w:marTop w:val="0"/>
      <w:marBottom w:val="0"/>
      <w:divBdr>
        <w:top w:val="none" w:sz="0" w:space="0" w:color="auto"/>
        <w:left w:val="none" w:sz="0" w:space="0" w:color="auto"/>
        <w:bottom w:val="none" w:sz="0" w:space="0" w:color="auto"/>
        <w:right w:val="none" w:sz="0" w:space="0" w:color="auto"/>
      </w:divBdr>
    </w:div>
    <w:div w:id="885720814">
      <w:bodyDiv w:val="1"/>
      <w:marLeft w:val="0"/>
      <w:marRight w:val="0"/>
      <w:marTop w:val="0"/>
      <w:marBottom w:val="0"/>
      <w:divBdr>
        <w:top w:val="none" w:sz="0" w:space="0" w:color="auto"/>
        <w:left w:val="none" w:sz="0" w:space="0" w:color="auto"/>
        <w:bottom w:val="none" w:sz="0" w:space="0" w:color="auto"/>
        <w:right w:val="none" w:sz="0" w:space="0" w:color="auto"/>
      </w:divBdr>
    </w:div>
    <w:div w:id="885795924">
      <w:bodyDiv w:val="1"/>
      <w:marLeft w:val="0"/>
      <w:marRight w:val="0"/>
      <w:marTop w:val="0"/>
      <w:marBottom w:val="0"/>
      <w:divBdr>
        <w:top w:val="none" w:sz="0" w:space="0" w:color="auto"/>
        <w:left w:val="none" w:sz="0" w:space="0" w:color="auto"/>
        <w:bottom w:val="none" w:sz="0" w:space="0" w:color="auto"/>
        <w:right w:val="none" w:sz="0" w:space="0" w:color="auto"/>
      </w:divBdr>
    </w:div>
    <w:div w:id="886141005">
      <w:bodyDiv w:val="1"/>
      <w:marLeft w:val="0"/>
      <w:marRight w:val="0"/>
      <w:marTop w:val="0"/>
      <w:marBottom w:val="0"/>
      <w:divBdr>
        <w:top w:val="none" w:sz="0" w:space="0" w:color="auto"/>
        <w:left w:val="none" w:sz="0" w:space="0" w:color="auto"/>
        <w:bottom w:val="none" w:sz="0" w:space="0" w:color="auto"/>
        <w:right w:val="none" w:sz="0" w:space="0" w:color="auto"/>
      </w:divBdr>
    </w:div>
    <w:div w:id="886339370">
      <w:bodyDiv w:val="1"/>
      <w:marLeft w:val="0"/>
      <w:marRight w:val="0"/>
      <w:marTop w:val="0"/>
      <w:marBottom w:val="0"/>
      <w:divBdr>
        <w:top w:val="none" w:sz="0" w:space="0" w:color="auto"/>
        <w:left w:val="none" w:sz="0" w:space="0" w:color="auto"/>
        <w:bottom w:val="none" w:sz="0" w:space="0" w:color="auto"/>
        <w:right w:val="none" w:sz="0" w:space="0" w:color="auto"/>
      </w:divBdr>
    </w:div>
    <w:div w:id="886377741">
      <w:bodyDiv w:val="1"/>
      <w:marLeft w:val="0"/>
      <w:marRight w:val="0"/>
      <w:marTop w:val="0"/>
      <w:marBottom w:val="0"/>
      <w:divBdr>
        <w:top w:val="none" w:sz="0" w:space="0" w:color="auto"/>
        <w:left w:val="none" w:sz="0" w:space="0" w:color="auto"/>
        <w:bottom w:val="none" w:sz="0" w:space="0" w:color="auto"/>
        <w:right w:val="none" w:sz="0" w:space="0" w:color="auto"/>
      </w:divBdr>
      <w:divsChild>
        <w:div w:id="28342877">
          <w:marLeft w:val="480"/>
          <w:marRight w:val="0"/>
          <w:marTop w:val="0"/>
          <w:marBottom w:val="0"/>
          <w:divBdr>
            <w:top w:val="none" w:sz="0" w:space="0" w:color="auto"/>
            <w:left w:val="none" w:sz="0" w:space="0" w:color="auto"/>
            <w:bottom w:val="none" w:sz="0" w:space="0" w:color="auto"/>
            <w:right w:val="none" w:sz="0" w:space="0" w:color="auto"/>
          </w:divBdr>
        </w:div>
        <w:div w:id="119736029">
          <w:marLeft w:val="480"/>
          <w:marRight w:val="0"/>
          <w:marTop w:val="0"/>
          <w:marBottom w:val="0"/>
          <w:divBdr>
            <w:top w:val="none" w:sz="0" w:space="0" w:color="auto"/>
            <w:left w:val="none" w:sz="0" w:space="0" w:color="auto"/>
            <w:bottom w:val="none" w:sz="0" w:space="0" w:color="auto"/>
            <w:right w:val="none" w:sz="0" w:space="0" w:color="auto"/>
          </w:divBdr>
        </w:div>
        <w:div w:id="122239655">
          <w:marLeft w:val="480"/>
          <w:marRight w:val="0"/>
          <w:marTop w:val="0"/>
          <w:marBottom w:val="0"/>
          <w:divBdr>
            <w:top w:val="none" w:sz="0" w:space="0" w:color="auto"/>
            <w:left w:val="none" w:sz="0" w:space="0" w:color="auto"/>
            <w:bottom w:val="none" w:sz="0" w:space="0" w:color="auto"/>
            <w:right w:val="none" w:sz="0" w:space="0" w:color="auto"/>
          </w:divBdr>
        </w:div>
        <w:div w:id="147941113">
          <w:marLeft w:val="480"/>
          <w:marRight w:val="0"/>
          <w:marTop w:val="0"/>
          <w:marBottom w:val="0"/>
          <w:divBdr>
            <w:top w:val="none" w:sz="0" w:space="0" w:color="auto"/>
            <w:left w:val="none" w:sz="0" w:space="0" w:color="auto"/>
            <w:bottom w:val="none" w:sz="0" w:space="0" w:color="auto"/>
            <w:right w:val="none" w:sz="0" w:space="0" w:color="auto"/>
          </w:divBdr>
        </w:div>
        <w:div w:id="249705289">
          <w:marLeft w:val="480"/>
          <w:marRight w:val="0"/>
          <w:marTop w:val="0"/>
          <w:marBottom w:val="0"/>
          <w:divBdr>
            <w:top w:val="none" w:sz="0" w:space="0" w:color="auto"/>
            <w:left w:val="none" w:sz="0" w:space="0" w:color="auto"/>
            <w:bottom w:val="none" w:sz="0" w:space="0" w:color="auto"/>
            <w:right w:val="none" w:sz="0" w:space="0" w:color="auto"/>
          </w:divBdr>
        </w:div>
        <w:div w:id="286474772">
          <w:marLeft w:val="480"/>
          <w:marRight w:val="0"/>
          <w:marTop w:val="0"/>
          <w:marBottom w:val="0"/>
          <w:divBdr>
            <w:top w:val="none" w:sz="0" w:space="0" w:color="auto"/>
            <w:left w:val="none" w:sz="0" w:space="0" w:color="auto"/>
            <w:bottom w:val="none" w:sz="0" w:space="0" w:color="auto"/>
            <w:right w:val="none" w:sz="0" w:space="0" w:color="auto"/>
          </w:divBdr>
        </w:div>
        <w:div w:id="287473213">
          <w:marLeft w:val="480"/>
          <w:marRight w:val="0"/>
          <w:marTop w:val="0"/>
          <w:marBottom w:val="0"/>
          <w:divBdr>
            <w:top w:val="none" w:sz="0" w:space="0" w:color="auto"/>
            <w:left w:val="none" w:sz="0" w:space="0" w:color="auto"/>
            <w:bottom w:val="none" w:sz="0" w:space="0" w:color="auto"/>
            <w:right w:val="none" w:sz="0" w:space="0" w:color="auto"/>
          </w:divBdr>
        </w:div>
        <w:div w:id="354307430">
          <w:marLeft w:val="480"/>
          <w:marRight w:val="0"/>
          <w:marTop w:val="0"/>
          <w:marBottom w:val="0"/>
          <w:divBdr>
            <w:top w:val="none" w:sz="0" w:space="0" w:color="auto"/>
            <w:left w:val="none" w:sz="0" w:space="0" w:color="auto"/>
            <w:bottom w:val="none" w:sz="0" w:space="0" w:color="auto"/>
            <w:right w:val="none" w:sz="0" w:space="0" w:color="auto"/>
          </w:divBdr>
        </w:div>
        <w:div w:id="358628042">
          <w:marLeft w:val="480"/>
          <w:marRight w:val="0"/>
          <w:marTop w:val="0"/>
          <w:marBottom w:val="0"/>
          <w:divBdr>
            <w:top w:val="none" w:sz="0" w:space="0" w:color="auto"/>
            <w:left w:val="none" w:sz="0" w:space="0" w:color="auto"/>
            <w:bottom w:val="none" w:sz="0" w:space="0" w:color="auto"/>
            <w:right w:val="none" w:sz="0" w:space="0" w:color="auto"/>
          </w:divBdr>
        </w:div>
        <w:div w:id="412746413">
          <w:marLeft w:val="480"/>
          <w:marRight w:val="0"/>
          <w:marTop w:val="0"/>
          <w:marBottom w:val="0"/>
          <w:divBdr>
            <w:top w:val="none" w:sz="0" w:space="0" w:color="auto"/>
            <w:left w:val="none" w:sz="0" w:space="0" w:color="auto"/>
            <w:bottom w:val="none" w:sz="0" w:space="0" w:color="auto"/>
            <w:right w:val="none" w:sz="0" w:space="0" w:color="auto"/>
          </w:divBdr>
        </w:div>
        <w:div w:id="479345237">
          <w:marLeft w:val="480"/>
          <w:marRight w:val="0"/>
          <w:marTop w:val="0"/>
          <w:marBottom w:val="0"/>
          <w:divBdr>
            <w:top w:val="none" w:sz="0" w:space="0" w:color="auto"/>
            <w:left w:val="none" w:sz="0" w:space="0" w:color="auto"/>
            <w:bottom w:val="none" w:sz="0" w:space="0" w:color="auto"/>
            <w:right w:val="none" w:sz="0" w:space="0" w:color="auto"/>
          </w:divBdr>
        </w:div>
        <w:div w:id="530415248">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577836117">
          <w:marLeft w:val="480"/>
          <w:marRight w:val="0"/>
          <w:marTop w:val="0"/>
          <w:marBottom w:val="0"/>
          <w:divBdr>
            <w:top w:val="none" w:sz="0" w:space="0" w:color="auto"/>
            <w:left w:val="none" w:sz="0" w:space="0" w:color="auto"/>
            <w:bottom w:val="none" w:sz="0" w:space="0" w:color="auto"/>
            <w:right w:val="none" w:sz="0" w:space="0" w:color="auto"/>
          </w:divBdr>
        </w:div>
        <w:div w:id="617757444">
          <w:marLeft w:val="480"/>
          <w:marRight w:val="0"/>
          <w:marTop w:val="0"/>
          <w:marBottom w:val="0"/>
          <w:divBdr>
            <w:top w:val="none" w:sz="0" w:space="0" w:color="auto"/>
            <w:left w:val="none" w:sz="0" w:space="0" w:color="auto"/>
            <w:bottom w:val="none" w:sz="0" w:space="0" w:color="auto"/>
            <w:right w:val="none" w:sz="0" w:space="0" w:color="auto"/>
          </w:divBdr>
        </w:div>
        <w:div w:id="647125622">
          <w:marLeft w:val="480"/>
          <w:marRight w:val="0"/>
          <w:marTop w:val="0"/>
          <w:marBottom w:val="0"/>
          <w:divBdr>
            <w:top w:val="none" w:sz="0" w:space="0" w:color="auto"/>
            <w:left w:val="none" w:sz="0" w:space="0" w:color="auto"/>
            <w:bottom w:val="none" w:sz="0" w:space="0" w:color="auto"/>
            <w:right w:val="none" w:sz="0" w:space="0" w:color="auto"/>
          </w:divBdr>
        </w:div>
        <w:div w:id="679770472">
          <w:marLeft w:val="480"/>
          <w:marRight w:val="0"/>
          <w:marTop w:val="0"/>
          <w:marBottom w:val="0"/>
          <w:divBdr>
            <w:top w:val="none" w:sz="0" w:space="0" w:color="auto"/>
            <w:left w:val="none" w:sz="0" w:space="0" w:color="auto"/>
            <w:bottom w:val="none" w:sz="0" w:space="0" w:color="auto"/>
            <w:right w:val="none" w:sz="0" w:space="0" w:color="auto"/>
          </w:divBdr>
        </w:div>
        <w:div w:id="777142306">
          <w:marLeft w:val="480"/>
          <w:marRight w:val="0"/>
          <w:marTop w:val="0"/>
          <w:marBottom w:val="0"/>
          <w:divBdr>
            <w:top w:val="none" w:sz="0" w:space="0" w:color="auto"/>
            <w:left w:val="none" w:sz="0" w:space="0" w:color="auto"/>
            <w:bottom w:val="none" w:sz="0" w:space="0" w:color="auto"/>
            <w:right w:val="none" w:sz="0" w:space="0" w:color="auto"/>
          </w:divBdr>
        </w:div>
        <w:div w:id="833181217">
          <w:marLeft w:val="480"/>
          <w:marRight w:val="0"/>
          <w:marTop w:val="0"/>
          <w:marBottom w:val="0"/>
          <w:divBdr>
            <w:top w:val="none" w:sz="0" w:space="0" w:color="auto"/>
            <w:left w:val="none" w:sz="0" w:space="0" w:color="auto"/>
            <w:bottom w:val="none" w:sz="0" w:space="0" w:color="auto"/>
            <w:right w:val="none" w:sz="0" w:space="0" w:color="auto"/>
          </w:divBdr>
        </w:div>
        <w:div w:id="853612576">
          <w:marLeft w:val="480"/>
          <w:marRight w:val="0"/>
          <w:marTop w:val="0"/>
          <w:marBottom w:val="0"/>
          <w:divBdr>
            <w:top w:val="none" w:sz="0" w:space="0" w:color="auto"/>
            <w:left w:val="none" w:sz="0" w:space="0" w:color="auto"/>
            <w:bottom w:val="none" w:sz="0" w:space="0" w:color="auto"/>
            <w:right w:val="none" w:sz="0" w:space="0" w:color="auto"/>
          </w:divBdr>
        </w:div>
        <w:div w:id="881283079">
          <w:marLeft w:val="480"/>
          <w:marRight w:val="0"/>
          <w:marTop w:val="0"/>
          <w:marBottom w:val="0"/>
          <w:divBdr>
            <w:top w:val="none" w:sz="0" w:space="0" w:color="auto"/>
            <w:left w:val="none" w:sz="0" w:space="0" w:color="auto"/>
            <w:bottom w:val="none" w:sz="0" w:space="0" w:color="auto"/>
            <w:right w:val="none" w:sz="0" w:space="0" w:color="auto"/>
          </w:divBdr>
        </w:div>
        <w:div w:id="893541692">
          <w:marLeft w:val="480"/>
          <w:marRight w:val="0"/>
          <w:marTop w:val="0"/>
          <w:marBottom w:val="0"/>
          <w:divBdr>
            <w:top w:val="none" w:sz="0" w:space="0" w:color="auto"/>
            <w:left w:val="none" w:sz="0" w:space="0" w:color="auto"/>
            <w:bottom w:val="none" w:sz="0" w:space="0" w:color="auto"/>
            <w:right w:val="none" w:sz="0" w:space="0" w:color="auto"/>
          </w:divBdr>
        </w:div>
        <w:div w:id="908148695">
          <w:marLeft w:val="480"/>
          <w:marRight w:val="0"/>
          <w:marTop w:val="0"/>
          <w:marBottom w:val="0"/>
          <w:divBdr>
            <w:top w:val="none" w:sz="0" w:space="0" w:color="auto"/>
            <w:left w:val="none" w:sz="0" w:space="0" w:color="auto"/>
            <w:bottom w:val="none" w:sz="0" w:space="0" w:color="auto"/>
            <w:right w:val="none" w:sz="0" w:space="0" w:color="auto"/>
          </w:divBdr>
        </w:div>
      </w:divsChild>
    </w:div>
    <w:div w:id="886449829">
      <w:bodyDiv w:val="1"/>
      <w:marLeft w:val="0"/>
      <w:marRight w:val="0"/>
      <w:marTop w:val="0"/>
      <w:marBottom w:val="0"/>
      <w:divBdr>
        <w:top w:val="none" w:sz="0" w:space="0" w:color="auto"/>
        <w:left w:val="none" w:sz="0" w:space="0" w:color="auto"/>
        <w:bottom w:val="none" w:sz="0" w:space="0" w:color="auto"/>
        <w:right w:val="none" w:sz="0" w:space="0" w:color="auto"/>
      </w:divBdr>
    </w:div>
    <w:div w:id="886576049">
      <w:bodyDiv w:val="1"/>
      <w:marLeft w:val="0"/>
      <w:marRight w:val="0"/>
      <w:marTop w:val="0"/>
      <w:marBottom w:val="0"/>
      <w:divBdr>
        <w:top w:val="none" w:sz="0" w:space="0" w:color="auto"/>
        <w:left w:val="none" w:sz="0" w:space="0" w:color="auto"/>
        <w:bottom w:val="none" w:sz="0" w:space="0" w:color="auto"/>
        <w:right w:val="none" w:sz="0" w:space="0" w:color="auto"/>
      </w:divBdr>
    </w:div>
    <w:div w:id="886599423">
      <w:bodyDiv w:val="1"/>
      <w:marLeft w:val="0"/>
      <w:marRight w:val="0"/>
      <w:marTop w:val="0"/>
      <w:marBottom w:val="0"/>
      <w:divBdr>
        <w:top w:val="none" w:sz="0" w:space="0" w:color="auto"/>
        <w:left w:val="none" w:sz="0" w:space="0" w:color="auto"/>
        <w:bottom w:val="none" w:sz="0" w:space="0" w:color="auto"/>
        <w:right w:val="none" w:sz="0" w:space="0" w:color="auto"/>
      </w:divBdr>
    </w:div>
    <w:div w:id="886643389">
      <w:bodyDiv w:val="1"/>
      <w:marLeft w:val="0"/>
      <w:marRight w:val="0"/>
      <w:marTop w:val="0"/>
      <w:marBottom w:val="0"/>
      <w:divBdr>
        <w:top w:val="none" w:sz="0" w:space="0" w:color="auto"/>
        <w:left w:val="none" w:sz="0" w:space="0" w:color="auto"/>
        <w:bottom w:val="none" w:sz="0" w:space="0" w:color="auto"/>
        <w:right w:val="none" w:sz="0" w:space="0" w:color="auto"/>
      </w:divBdr>
    </w:div>
    <w:div w:id="886795095">
      <w:bodyDiv w:val="1"/>
      <w:marLeft w:val="0"/>
      <w:marRight w:val="0"/>
      <w:marTop w:val="0"/>
      <w:marBottom w:val="0"/>
      <w:divBdr>
        <w:top w:val="none" w:sz="0" w:space="0" w:color="auto"/>
        <w:left w:val="none" w:sz="0" w:space="0" w:color="auto"/>
        <w:bottom w:val="none" w:sz="0" w:space="0" w:color="auto"/>
        <w:right w:val="none" w:sz="0" w:space="0" w:color="auto"/>
      </w:divBdr>
    </w:div>
    <w:div w:id="886795743">
      <w:bodyDiv w:val="1"/>
      <w:marLeft w:val="0"/>
      <w:marRight w:val="0"/>
      <w:marTop w:val="0"/>
      <w:marBottom w:val="0"/>
      <w:divBdr>
        <w:top w:val="none" w:sz="0" w:space="0" w:color="auto"/>
        <w:left w:val="none" w:sz="0" w:space="0" w:color="auto"/>
        <w:bottom w:val="none" w:sz="0" w:space="0" w:color="auto"/>
        <w:right w:val="none" w:sz="0" w:space="0" w:color="auto"/>
      </w:divBdr>
    </w:div>
    <w:div w:id="886796082">
      <w:bodyDiv w:val="1"/>
      <w:marLeft w:val="0"/>
      <w:marRight w:val="0"/>
      <w:marTop w:val="0"/>
      <w:marBottom w:val="0"/>
      <w:divBdr>
        <w:top w:val="none" w:sz="0" w:space="0" w:color="auto"/>
        <w:left w:val="none" w:sz="0" w:space="0" w:color="auto"/>
        <w:bottom w:val="none" w:sz="0" w:space="0" w:color="auto"/>
        <w:right w:val="none" w:sz="0" w:space="0" w:color="auto"/>
      </w:divBdr>
    </w:div>
    <w:div w:id="887106776">
      <w:bodyDiv w:val="1"/>
      <w:marLeft w:val="0"/>
      <w:marRight w:val="0"/>
      <w:marTop w:val="0"/>
      <w:marBottom w:val="0"/>
      <w:divBdr>
        <w:top w:val="none" w:sz="0" w:space="0" w:color="auto"/>
        <w:left w:val="none" w:sz="0" w:space="0" w:color="auto"/>
        <w:bottom w:val="none" w:sz="0" w:space="0" w:color="auto"/>
        <w:right w:val="none" w:sz="0" w:space="0" w:color="auto"/>
      </w:divBdr>
    </w:div>
    <w:div w:id="887112931">
      <w:bodyDiv w:val="1"/>
      <w:marLeft w:val="0"/>
      <w:marRight w:val="0"/>
      <w:marTop w:val="0"/>
      <w:marBottom w:val="0"/>
      <w:divBdr>
        <w:top w:val="none" w:sz="0" w:space="0" w:color="auto"/>
        <w:left w:val="none" w:sz="0" w:space="0" w:color="auto"/>
        <w:bottom w:val="none" w:sz="0" w:space="0" w:color="auto"/>
        <w:right w:val="none" w:sz="0" w:space="0" w:color="auto"/>
      </w:divBdr>
      <w:divsChild>
        <w:div w:id="78720078">
          <w:marLeft w:val="480"/>
          <w:marRight w:val="0"/>
          <w:marTop w:val="0"/>
          <w:marBottom w:val="0"/>
          <w:divBdr>
            <w:top w:val="none" w:sz="0" w:space="0" w:color="auto"/>
            <w:left w:val="none" w:sz="0" w:space="0" w:color="auto"/>
            <w:bottom w:val="none" w:sz="0" w:space="0" w:color="auto"/>
            <w:right w:val="none" w:sz="0" w:space="0" w:color="auto"/>
          </w:divBdr>
        </w:div>
        <w:div w:id="119618228">
          <w:marLeft w:val="480"/>
          <w:marRight w:val="0"/>
          <w:marTop w:val="0"/>
          <w:marBottom w:val="0"/>
          <w:divBdr>
            <w:top w:val="none" w:sz="0" w:space="0" w:color="auto"/>
            <w:left w:val="none" w:sz="0" w:space="0" w:color="auto"/>
            <w:bottom w:val="none" w:sz="0" w:space="0" w:color="auto"/>
            <w:right w:val="none" w:sz="0" w:space="0" w:color="auto"/>
          </w:divBdr>
        </w:div>
        <w:div w:id="140390898">
          <w:marLeft w:val="480"/>
          <w:marRight w:val="0"/>
          <w:marTop w:val="0"/>
          <w:marBottom w:val="0"/>
          <w:divBdr>
            <w:top w:val="none" w:sz="0" w:space="0" w:color="auto"/>
            <w:left w:val="none" w:sz="0" w:space="0" w:color="auto"/>
            <w:bottom w:val="none" w:sz="0" w:space="0" w:color="auto"/>
            <w:right w:val="none" w:sz="0" w:space="0" w:color="auto"/>
          </w:divBdr>
        </w:div>
        <w:div w:id="173423235">
          <w:marLeft w:val="480"/>
          <w:marRight w:val="0"/>
          <w:marTop w:val="0"/>
          <w:marBottom w:val="0"/>
          <w:divBdr>
            <w:top w:val="none" w:sz="0" w:space="0" w:color="auto"/>
            <w:left w:val="none" w:sz="0" w:space="0" w:color="auto"/>
            <w:bottom w:val="none" w:sz="0" w:space="0" w:color="auto"/>
            <w:right w:val="none" w:sz="0" w:space="0" w:color="auto"/>
          </w:divBdr>
        </w:div>
        <w:div w:id="174346378">
          <w:marLeft w:val="480"/>
          <w:marRight w:val="0"/>
          <w:marTop w:val="0"/>
          <w:marBottom w:val="0"/>
          <w:divBdr>
            <w:top w:val="none" w:sz="0" w:space="0" w:color="auto"/>
            <w:left w:val="none" w:sz="0" w:space="0" w:color="auto"/>
            <w:bottom w:val="none" w:sz="0" w:space="0" w:color="auto"/>
            <w:right w:val="none" w:sz="0" w:space="0" w:color="auto"/>
          </w:divBdr>
        </w:div>
        <w:div w:id="181214968">
          <w:marLeft w:val="480"/>
          <w:marRight w:val="0"/>
          <w:marTop w:val="0"/>
          <w:marBottom w:val="0"/>
          <w:divBdr>
            <w:top w:val="none" w:sz="0" w:space="0" w:color="auto"/>
            <w:left w:val="none" w:sz="0" w:space="0" w:color="auto"/>
            <w:bottom w:val="none" w:sz="0" w:space="0" w:color="auto"/>
            <w:right w:val="none" w:sz="0" w:space="0" w:color="auto"/>
          </w:divBdr>
        </w:div>
        <w:div w:id="195781458">
          <w:marLeft w:val="480"/>
          <w:marRight w:val="0"/>
          <w:marTop w:val="0"/>
          <w:marBottom w:val="0"/>
          <w:divBdr>
            <w:top w:val="none" w:sz="0" w:space="0" w:color="auto"/>
            <w:left w:val="none" w:sz="0" w:space="0" w:color="auto"/>
            <w:bottom w:val="none" w:sz="0" w:space="0" w:color="auto"/>
            <w:right w:val="none" w:sz="0" w:space="0" w:color="auto"/>
          </w:divBdr>
        </w:div>
        <w:div w:id="199782200">
          <w:marLeft w:val="480"/>
          <w:marRight w:val="0"/>
          <w:marTop w:val="0"/>
          <w:marBottom w:val="0"/>
          <w:divBdr>
            <w:top w:val="none" w:sz="0" w:space="0" w:color="auto"/>
            <w:left w:val="none" w:sz="0" w:space="0" w:color="auto"/>
            <w:bottom w:val="none" w:sz="0" w:space="0" w:color="auto"/>
            <w:right w:val="none" w:sz="0" w:space="0" w:color="auto"/>
          </w:divBdr>
        </w:div>
        <w:div w:id="243799989">
          <w:marLeft w:val="480"/>
          <w:marRight w:val="0"/>
          <w:marTop w:val="0"/>
          <w:marBottom w:val="0"/>
          <w:divBdr>
            <w:top w:val="none" w:sz="0" w:space="0" w:color="auto"/>
            <w:left w:val="none" w:sz="0" w:space="0" w:color="auto"/>
            <w:bottom w:val="none" w:sz="0" w:space="0" w:color="auto"/>
            <w:right w:val="none" w:sz="0" w:space="0" w:color="auto"/>
          </w:divBdr>
        </w:div>
        <w:div w:id="246771404">
          <w:marLeft w:val="480"/>
          <w:marRight w:val="0"/>
          <w:marTop w:val="0"/>
          <w:marBottom w:val="0"/>
          <w:divBdr>
            <w:top w:val="none" w:sz="0" w:space="0" w:color="auto"/>
            <w:left w:val="none" w:sz="0" w:space="0" w:color="auto"/>
            <w:bottom w:val="none" w:sz="0" w:space="0" w:color="auto"/>
            <w:right w:val="none" w:sz="0" w:space="0" w:color="auto"/>
          </w:divBdr>
        </w:div>
        <w:div w:id="267395505">
          <w:marLeft w:val="480"/>
          <w:marRight w:val="0"/>
          <w:marTop w:val="0"/>
          <w:marBottom w:val="0"/>
          <w:divBdr>
            <w:top w:val="none" w:sz="0" w:space="0" w:color="auto"/>
            <w:left w:val="none" w:sz="0" w:space="0" w:color="auto"/>
            <w:bottom w:val="none" w:sz="0" w:space="0" w:color="auto"/>
            <w:right w:val="none" w:sz="0" w:space="0" w:color="auto"/>
          </w:divBdr>
        </w:div>
        <w:div w:id="277182309">
          <w:marLeft w:val="480"/>
          <w:marRight w:val="0"/>
          <w:marTop w:val="0"/>
          <w:marBottom w:val="0"/>
          <w:divBdr>
            <w:top w:val="none" w:sz="0" w:space="0" w:color="auto"/>
            <w:left w:val="none" w:sz="0" w:space="0" w:color="auto"/>
            <w:bottom w:val="none" w:sz="0" w:space="0" w:color="auto"/>
            <w:right w:val="none" w:sz="0" w:space="0" w:color="auto"/>
          </w:divBdr>
        </w:div>
        <w:div w:id="279652549">
          <w:marLeft w:val="480"/>
          <w:marRight w:val="0"/>
          <w:marTop w:val="0"/>
          <w:marBottom w:val="0"/>
          <w:divBdr>
            <w:top w:val="none" w:sz="0" w:space="0" w:color="auto"/>
            <w:left w:val="none" w:sz="0" w:space="0" w:color="auto"/>
            <w:bottom w:val="none" w:sz="0" w:space="0" w:color="auto"/>
            <w:right w:val="none" w:sz="0" w:space="0" w:color="auto"/>
          </w:divBdr>
        </w:div>
        <w:div w:id="324165439">
          <w:marLeft w:val="480"/>
          <w:marRight w:val="0"/>
          <w:marTop w:val="0"/>
          <w:marBottom w:val="0"/>
          <w:divBdr>
            <w:top w:val="none" w:sz="0" w:space="0" w:color="auto"/>
            <w:left w:val="none" w:sz="0" w:space="0" w:color="auto"/>
            <w:bottom w:val="none" w:sz="0" w:space="0" w:color="auto"/>
            <w:right w:val="none" w:sz="0" w:space="0" w:color="auto"/>
          </w:divBdr>
        </w:div>
        <w:div w:id="346366194">
          <w:marLeft w:val="480"/>
          <w:marRight w:val="0"/>
          <w:marTop w:val="0"/>
          <w:marBottom w:val="0"/>
          <w:divBdr>
            <w:top w:val="none" w:sz="0" w:space="0" w:color="auto"/>
            <w:left w:val="none" w:sz="0" w:space="0" w:color="auto"/>
            <w:bottom w:val="none" w:sz="0" w:space="0" w:color="auto"/>
            <w:right w:val="none" w:sz="0" w:space="0" w:color="auto"/>
          </w:divBdr>
        </w:div>
        <w:div w:id="365327390">
          <w:marLeft w:val="480"/>
          <w:marRight w:val="0"/>
          <w:marTop w:val="0"/>
          <w:marBottom w:val="0"/>
          <w:divBdr>
            <w:top w:val="none" w:sz="0" w:space="0" w:color="auto"/>
            <w:left w:val="none" w:sz="0" w:space="0" w:color="auto"/>
            <w:bottom w:val="none" w:sz="0" w:space="0" w:color="auto"/>
            <w:right w:val="none" w:sz="0" w:space="0" w:color="auto"/>
          </w:divBdr>
        </w:div>
        <w:div w:id="370231532">
          <w:marLeft w:val="480"/>
          <w:marRight w:val="0"/>
          <w:marTop w:val="0"/>
          <w:marBottom w:val="0"/>
          <w:divBdr>
            <w:top w:val="none" w:sz="0" w:space="0" w:color="auto"/>
            <w:left w:val="none" w:sz="0" w:space="0" w:color="auto"/>
            <w:bottom w:val="none" w:sz="0" w:space="0" w:color="auto"/>
            <w:right w:val="none" w:sz="0" w:space="0" w:color="auto"/>
          </w:divBdr>
        </w:div>
        <w:div w:id="373773123">
          <w:marLeft w:val="480"/>
          <w:marRight w:val="0"/>
          <w:marTop w:val="0"/>
          <w:marBottom w:val="0"/>
          <w:divBdr>
            <w:top w:val="none" w:sz="0" w:space="0" w:color="auto"/>
            <w:left w:val="none" w:sz="0" w:space="0" w:color="auto"/>
            <w:bottom w:val="none" w:sz="0" w:space="0" w:color="auto"/>
            <w:right w:val="none" w:sz="0" w:space="0" w:color="auto"/>
          </w:divBdr>
        </w:div>
        <w:div w:id="450511898">
          <w:marLeft w:val="480"/>
          <w:marRight w:val="0"/>
          <w:marTop w:val="0"/>
          <w:marBottom w:val="0"/>
          <w:divBdr>
            <w:top w:val="none" w:sz="0" w:space="0" w:color="auto"/>
            <w:left w:val="none" w:sz="0" w:space="0" w:color="auto"/>
            <w:bottom w:val="none" w:sz="0" w:space="0" w:color="auto"/>
            <w:right w:val="none" w:sz="0" w:space="0" w:color="auto"/>
          </w:divBdr>
        </w:div>
        <w:div w:id="472795408">
          <w:marLeft w:val="480"/>
          <w:marRight w:val="0"/>
          <w:marTop w:val="0"/>
          <w:marBottom w:val="0"/>
          <w:divBdr>
            <w:top w:val="none" w:sz="0" w:space="0" w:color="auto"/>
            <w:left w:val="none" w:sz="0" w:space="0" w:color="auto"/>
            <w:bottom w:val="none" w:sz="0" w:space="0" w:color="auto"/>
            <w:right w:val="none" w:sz="0" w:space="0" w:color="auto"/>
          </w:divBdr>
        </w:div>
        <w:div w:id="528223748">
          <w:marLeft w:val="480"/>
          <w:marRight w:val="0"/>
          <w:marTop w:val="0"/>
          <w:marBottom w:val="0"/>
          <w:divBdr>
            <w:top w:val="none" w:sz="0" w:space="0" w:color="auto"/>
            <w:left w:val="none" w:sz="0" w:space="0" w:color="auto"/>
            <w:bottom w:val="none" w:sz="0" w:space="0" w:color="auto"/>
            <w:right w:val="none" w:sz="0" w:space="0" w:color="auto"/>
          </w:divBdr>
        </w:div>
        <w:div w:id="563565511">
          <w:marLeft w:val="480"/>
          <w:marRight w:val="0"/>
          <w:marTop w:val="0"/>
          <w:marBottom w:val="0"/>
          <w:divBdr>
            <w:top w:val="none" w:sz="0" w:space="0" w:color="auto"/>
            <w:left w:val="none" w:sz="0" w:space="0" w:color="auto"/>
            <w:bottom w:val="none" w:sz="0" w:space="0" w:color="auto"/>
            <w:right w:val="none" w:sz="0" w:space="0" w:color="auto"/>
          </w:divBdr>
        </w:div>
        <w:div w:id="572934149">
          <w:marLeft w:val="480"/>
          <w:marRight w:val="0"/>
          <w:marTop w:val="0"/>
          <w:marBottom w:val="0"/>
          <w:divBdr>
            <w:top w:val="none" w:sz="0" w:space="0" w:color="auto"/>
            <w:left w:val="none" w:sz="0" w:space="0" w:color="auto"/>
            <w:bottom w:val="none" w:sz="0" w:space="0" w:color="auto"/>
            <w:right w:val="none" w:sz="0" w:space="0" w:color="auto"/>
          </w:divBdr>
        </w:div>
        <w:div w:id="698890983">
          <w:marLeft w:val="480"/>
          <w:marRight w:val="0"/>
          <w:marTop w:val="0"/>
          <w:marBottom w:val="0"/>
          <w:divBdr>
            <w:top w:val="none" w:sz="0" w:space="0" w:color="auto"/>
            <w:left w:val="none" w:sz="0" w:space="0" w:color="auto"/>
            <w:bottom w:val="none" w:sz="0" w:space="0" w:color="auto"/>
            <w:right w:val="none" w:sz="0" w:space="0" w:color="auto"/>
          </w:divBdr>
        </w:div>
        <w:div w:id="742995848">
          <w:marLeft w:val="480"/>
          <w:marRight w:val="0"/>
          <w:marTop w:val="0"/>
          <w:marBottom w:val="0"/>
          <w:divBdr>
            <w:top w:val="none" w:sz="0" w:space="0" w:color="auto"/>
            <w:left w:val="none" w:sz="0" w:space="0" w:color="auto"/>
            <w:bottom w:val="none" w:sz="0" w:space="0" w:color="auto"/>
            <w:right w:val="none" w:sz="0" w:space="0" w:color="auto"/>
          </w:divBdr>
        </w:div>
        <w:div w:id="748775810">
          <w:marLeft w:val="480"/>
          <w:marRight w:val="0"/>
          <w:marTop w:val="0"/>
          <w:marBottom w:val="0"/>
          <w:divBdr>
            <w:top w:val="none" w:sz="0" w:space="0" w:color="auto"/>
            <w:left w:val="none" w:sz="0" w:space="0" w:color="auto"/>
            <w:bottom w:val="none" w:sz="0" w:space="0" w:color="auto"/>
            <w:right w:val="none" w:sz="0" w:space="0" w:color="auto"/>
          </w:divBdr>
        </w:div>
        <w:div w:id="827598299">
          <w:marLeft w:val="480"/>
          <w:marRight w:val="0"/>
          <w:marTop w:val="0"/>
          <w:marBottom w:val="0"/>
          <w:divBdr>
            <w:top w:val="none" w:sz="0" w:space="0" w:color="auto"/>
            <w:left w:val="none" w:sz="0" w:space="0" w:color="auto"/>
            <w:bottom w:val="none" w:sz="0" w:space="0" w:color="auto"/>
            <w:right w:val="none" w:sz="0" w:space="0" w:color="auto"/>
          </w:divBdr>
        </w:div>
        <w:div w:id="836309824">
          <w:marLeft w:val="480"/>
          <w:marRight w:val="0"/>
          <w:marTop w:val="0"/>
          <w:marBottom w:val="0"/>
          <w:divBdr>
            <w:top w:val="none" w:sz="0" w:space="0" w:color="auto"/>
            <w:left w:val="none" w:sz="0" w:space="0" w:color="auto"/>
            <w:bottom w:val="none" w:sz="0" w:space="0" w:color="auto"/>
            <w:right w:val="none" w:sz="0" w:space="0" w:color="auto"/>
          </w:divBdr>
        </w:div>
        <w:div w:id="841555795">
          <w:marLeft w:val="480"/>
          <w:marRight w:val="0"/>
          <w:marTop w:val="0"/>
          <w:marBottom w:val="0"/>
          <w:divBdr>
            <w:top w:val="none" w:sz="0" w:space="0" w:color="auto"/>
            <w:left w:val="none" w:sz="0" w:space="0" w:color="auto"/>
            <w:bottom w:val="none" w:sz="0" w:space="0" w:color="auto"/>
            <w:right w:val="none" w:sz="0" w:space="0" w:color="auto"/>
          </w:divBdr>
        </w:div>
        <w:div w:id="909536769">
          <w:marLeft w:val="480"/>
          <w:marRight w:val="0"/>
          <w:marTop w:val="0"/>
          <w:marBottom w:val="0"/>
          <w:divBdr>
            <w:top w:val="none" w:sz="0" w:space="0" w:color="auto"/>
            <w:left w:val="none" w:sz="0" w:space="0" w:color="auto"/>
            <w:bottom w:val="none" w:sz="0" w:space="0" w:color="auto"/>
            <w:right w:val="none" w:sz="0" w:space="0" w:color="auto"/>
          </w:divBdr>
        </w:div>
      </w:divsChild>
    </w:div>
    <w:div w:id="887179438">
      <w:bodyDiv w:val="1"/>
      <w:marLeft w:val="0"/>
      <w:marRight w:val="0"/>
      <w:marTop w:val="0"/>
      <w:marBottom w:val="0"/>
      <w:divBdr>
        <w:top w:val="none" w:sz="0" w:space="0" w:color="auto"/>
        <w:left w:val="none" w:sz="0" w:space="0" w:color="auto"/>
        <w:bottom w:val="none" w:sz="0" w:space="0" w:color="auto"/>
        <w:right w:val="none" w:sz="0" w:space="0" w:color="auto"/>
      </w:divBdr>
    </w:div>
    <w:div w:id="887181096">
      <w:bodyDiv w:val="1"/>
      <w:marLeft w:val="0"/>
      <w:marRight w:val="0"/>
      <w:marTop w:val="0"/>
      <w:marBottom w:val="0"/>
      <w:divBdr>
        <w:top w:val="none" w:sz="0" w:space="0" w:color="auto"/>
        <w:left w:val="none" w:sz="0" w:space="0" w:color="auto"/>
        <w:bottom w:val="none" w:sz="0" w:space="0" w:color="auto"/>
        <w:right w:val="none" w:sz="0" w:space="0" w:color="auto"/>
      </w:divBdr>
    </w:div>
    <w:div w:id="887185347">
      <w:bodyDiv w:val="1"/>
      <w:marLeft w:val="0"/>
      <w:marRight w:val="0"/>
      <w:marTop w:val="0"/>
      <w:marBottom w:val="0"/>
      <w:divBdr>
        <w:top w:val="none" w:sz="0" w:space="0" w:color="auto"/>
        <w:left w:val="none" w:sz="0" w:space="0" w:color="auto"/>
        <w:bottom w:val="none" w:sz="0" w:space="0" w:color="auto"/>
        <w:right w:val="none" w:sz="0" w:space="0" w:color="auto"/>
      </w:divBdr>
    </w:div>
    <w:div w:id="887188208">
      <w:bodyDiv w:val="1"/>
      <w:marLeft w:val="0"/>
      <w:marRight w:val="0"/>
      <w:marTop w:val="0"/>
      <w:marBottom w:val="0"/>
      <w:divBdr>
        <w:top w:val="none" w:sz="0" w:space="0" w:color="auto"/>
        <w:left w:val="none" w:sz="0" w:space="0" w:color="auto"/>
        <w:bottom w:val="none" w:sz="0" w:space="0" w:color="auto"/>
        <w:right w:val="none" w:sz="0" w:space="0" w:color="auto"/>
      </w:divBdr>
    </w:div>
    <w:div w:id="887298943">
      <w:bodyDiv w:val="1"/>
      <w:marLeft w:val="0"/>
      <w:marRight w:val="0"/>
      <w:marTop w:val="0"/>
      <w:marBottom w:val="0"/>
      <w:divBdr>
        <w:top w:val="none" w:sz="0" w:space="0" w:color="auto"/>
        <w:left w:val="none" w:sz="0" w:space="0" w:color="auto"/>
        <w:bottom w:val="none" w:sz="0" w:space="0" w:color="auto"/>
        <w:right w:val="none" w:sz="0" w:space="0" w:color="auto"/>
      </w:divBdr>
    </w:div>
    <w:div w:id="887378484">
      <w:bodyDiv w:val="1"/>
      <w:marLeft w:val="0"/>
      <w:marRight w:val="0"/>
      <w:marTop w:val="0"/>
      <w:marBottom w:val="0"/>
      <w:divBdr>
        <w:top w:val="none" w:sz="0" w:space="0" w:color="auto"/>
        <w:left w:val="none" w:sz="0" w:space="0" w:color="auto"/>
        <w:bottom w:val="none" w:sz="0" w:space="0" w:color="auto"/>
        <w:right w:val="none" w:sz="0" w:space="0" w:color="auto"/>
      </w:divBdr>
    </w:div>
    <w:div w:id="887450034">
      <w:bodyDiv w:val="1"/>
      <w:marLeft w:val="0"/>
      <w:marRight w:val="0"/>
      <w:marTop w:val="0"/>
      <w:marBottom w:val="0"/>
      <w:divBdr>
        <w:top w:val="none" w:sz="0" w:space="0" w:color="auto"/>
        <w:left w:val="none" w:sz="0" w:space="0" w:color="auto"/>
        <w:bottom w:val="none" w:sz="0" w:space="0" w:color="auto"/>
        <w:right w:val="none" w:sz="0" w:space="0" w:color="auto"/>
      </w:divBdr>
    </w:div>
    <w:div w:id="887567661">
      <w:bodyDiv w:val="1"/>
      <w:marLeft w:val="0"/>
      <w:marRight w:val="0"/>
      <w:marTop w:val="0"/>
      <w:marBottom w:val="0"/>
      <w:divBdr>
        <w:top w:val="none" w:sz="0" w:space="0" w:color="auto"/>
        <w:left w:val="none" w:sz="0" w:space="0" w:color="auto"/>
        <w:bottom w:val="none" w:sz="0" w:space="0" w:color="auto"/>
        <w:right w:val="none" w:sz="0" w:space="0" w:color="auto"/>
      </w:divBdr>
    </w:div>
    <w:div w:id="887643382">
      <w:bodyDiv w:val="1"/>
      <w:marLeft w:val="0"/>
      <w:marRight w:val="0"/>
      <w:marTop w:val="0"/>
      <w:marBottom w:val="0"/>
      <w:divBdr>
        <w:top w:val="none" w:sz="0" w:space="0" w:color="auto"/>
        <w:left w:val="none" w:sz="0" w:space="0" w:color="auto"/>
        <w:bottom w:val="none" w:sz="0" w:space="0" w:color="auto"/>
        <w:right w:val="none" w:sz="0" w:space="0" w:color="auto"/>
      </w:divBdr>
    </w:div>
    <w:div w:id="887649679">
      <w:bodyDiv w:val="1"/>
      <w:marLeft w:val="0"/>
      <w:marRight w:val="0"/>
      <w:marTop w:val="0"/>
      <w:marBottom w:val="0"/>
      <w:divBdr>
        <w:top w:val="none" w:sz="0" w:space="0" w:color="auto"/>
        <w:left w:val="none" w:sz="0" w:space="0" w:color="auto"/>
        <w:bottom w:val="none" w:sz="0" w:space="0" w:color="auto"/>
        <w:right w:val="none" w:sz="0" w:space="0" w:color="auto"/>
      </w:divBdr>
    </w:div>
    <w:div w:id="887759032">
      <w:bodyDiv w:val="1"/>
      <w:marLeft w:val="0"/>
      <w:marRight w:val="0"/>
      <w:marTop w:val="0"/>
      <w:marBottom w:val="0"/>
      <w:divBdr>
        <w:top w:val="none" w:sz="0" w:space="0" w:color="auto"/>
        <w:left w:val="none" w:sz="0" w:space="0" w:color="auto"/>
        <w:bottom w:val="none" w:sz="0" w:space="0" w:color="auto"/>
        <w:right w:val="none" w:sz="0" w:space="0" w:color="auto"/>
      </w:divBdr>
    </w:div>
    <w:div w:id="887763256">
      <w:bodyDiv w:val="1"/>
      <w:marLeft w:val="0"/>
      <w:marRight w:val="0"/>
      <w:marTop w:val="0"/>
      <w:marBottom w:val="0"/>
      <w:divBdr>
        <w:top w:val="none" w:sz="0" w:space="0" w:color="auto"/>
        <w:left w:val="none" w:sz="0" w:space="0" w:color="auto"/>
        <w:bottom w:val="none" w:sz="0" w:space="0" w:color="auto"/>
        <w:right w:val="none" w:sz="0" w:space="0" w:color="auto"/>
      </w:divBdr>
    </w:div>
    <w:div w:id="887764385">
      <w:bodyDiv w:val="1"/>
      <w:marLeft w:val="0"/>
      <w:marRight w:val="0"/>
      <w:marTop w:val="0"/>
      <w:marBottom w:val="0"/>
      <w:divBdr>
        <w:top w:val="none" w:sz="0" w:space="0" w:color="auto"/>
        <w:left w:val="none" w:sz="0" w:space="0" w:color="auto"/>
        <w:bottom w:val="none" w:sz="0" w:space="0" w:color="auto"/>
        <w:right w:val="none" w:sz="0" w:space="0" w:color="auto"/>
      </w:divBdr>
    </w:div>
    <w:div w:id="887884288">
      <w:bodyDiv w:val="1"/>
      <w:marLeft w:val="0"/>
      <w:marRight w:val="0"/>
      <w:marTop w:val="0"/>
      <w:marBottom w:val="0"/>
      <w:divBdr>
        <w:top w:val="none" w:sz="0" w:space="0" w:color="auto"/>
        <w:left w:val="none" w:sz="0" w:space="0" w:color="auto"/>
        <w:bottom w:val="none" w:sz="0" w:space="0" w:color="auto"/>
        <w:right w:val="none" w:sz="0" w:space="0" w:color="auto"/>
      </w:divBdr>
    </w:div>
    <w:div w:id="887953217">
      <w:bodyDiv w:val="1"/>
      <w:marLeft w:val="0"/>
      <w:marRight w:val="0"/>
      <w:marTop w:val="0"/>
      <w:marBottom w:val="0"/>
      <w:divBdr>
        <w:top w:val="none" w:sz="0" w:space="0" w:color="auto"/>
        <w:left w:val="none" w:sz="0" w:space="0" w:color="auto"/>
        <w:bottom w:val="none" w:sz="0" w:space="0" w:color="auto"/>
        <w:right w:val="none" w:sz="0" w:space="0" w:color="auto"/>
      </w:divBdr>
    </w:div>
    <w:div w:id="887953767">
      <w:bodyDiv w:val="1"/>
      <w:marLeft w:val="0"/>
      <w:marRight w:val="0"/>
      <w:marTop w:val="0"/>
      <w:marBottom w:val="0"/>
      <w:divBdr>
        <w:top w:val="none" w:sz="0" w:space="0" w:color="auto"/>
        <w:left w:val="none" w:sz="0" w:space="0" w:color="auto"/>
        <w:bottom w:val="none" w:sz="0" w:space="0" w:color="auto"/>
        <w:right w:val="none" w:sz="0" w:space="0" w:color="auto"/>
      </w:divBdr>
    </w:div>
    <w:div w:id="888033483">
      <w:bodyDiv w:val="1"/>
      <w:marLeft w:val="0"/>
      <w:marRight w:val="0"/>
      <w:marTop w:val="0"/>
      <w:marBottom w:val="0"/>
      <w:divBdr>
        <w:top w:val="none" w:sz="0" w:space="0" w:color="auto"/>
        <w:left w:val="none" w:sz="0" w:space="0" w:color="auto"/>
        <w:bottom w:val="none" w:sz="0" w:space="0" w:color="auto"/>
        <w:right w:val="none" w:sz="0" w:space="0" w:color="auto"/>
      </w:divBdr>
    </w:div>
    <w:div w:id="888111029">
      <w:bodyDiv w:val="1"/>
      <w:marLeft w:val="0"/>
      <w:marRight w:val="0"/>
      <w:marTop w:val="0"/>
      <w:marBottom w:val="0"/>
      <w:divBdr>
        <w:top w:val="none" w:sz="0" w:space="0" w:color="auto"/>
        <w:left w:val="none" w:sz="0" w:space="0" w:color="auto"/>
        <w:bottom w:val="none" w:sz="0" w:space="0" w:color="auto"/>
        <w:right w:val="none" w:sz="0" w:space="0" w:color="auto"/>
      </w:divBdr>
    </w:div>
    <w:div w:id="888298283">
      <w:bodyDiv w:val="1"/>
      <w:marLeft w:val="0"/>
      <w:marRight w:val="0"/>
      <w:marTop w:val="0"/>
      <w:marBottom w:val="0"/>
      <w:divBdr>
        <w:top w:val="none" w:sz="0" w:space="0" w:color="auto"/>
        <w:left w:val="none" w:sz="0" w:space="0" w:color="auto"/>
        <w:bottom w:val="none" w:sz="0" w:space="0" w:color="auto"/>
        <w:right w:val="none" w:sz="0" w:space="0" w:color="auto"/>
      </w:divBdr>
      <w:divsChild>
        <w:div w:id="34504208">
          <w:marLeft w:val="0"/>
          <w:marRight w:val="0"/>
          <w:marTop w:val="0"/>
          <w:marBottom w:val="0"/>
          <w:divBdr>
            <w:top w:val="none" w:sz="0" w:space="0" w:color="auto"/>
            <w:left w:val="none" w:sz="0" w:space="0" w:color="auto"/>
            <w:bottom w:val="none" w:sz="0" w:space="0" w:color="auto"/>
            <w:right w:val="none" w:sz="0" w:space="0" w:color="auto"/>
          </w:divBdr>
        </w:div>
        <w:div w:id="321277909">
          <w:marLeft w:val="0"/>
          <w:marRight w:val="0"/>
          <w:marTop w:val="0"/>
          <w:marBottom w:val="0"/>
          <w:divBdr>
            <w:top w:val="none" w:sz="0" w:space="0" w:color="auto"/>
            <w:left w:val="none" w:sz="0" w:space="0" w:color="auto"/>
            <w:bottom w:val="none" w:sz="0" w:space="0" w:color="auto"/>
            <w:right w:val="none" w:sz="0" w:space="0" w:color="auto"/>
          </w:divBdr>
        </w:div>
        <w:div w:id="351108154">
          <w:marLeft w:val="0"/>
          <w:marRight w:val="0"/>
          <w:marTop w:val="0"/>
          <w:marBottom w:val="0"/>
          <w:divBdr>
            <w:top w:val="none" w:sz="0" w:space="0" w:color="auto"/>
            <w:left w:val="none" w:sz="0" w:space="0" w:color="auto"/>
            <w:bottom w:val="none" w:sz="0" w:space="0" w:color="auto"/>
            <w:right w:val="none" w:sz="0" w:space="0" w:color="auto"/>
          </w:divBdr>
        </w:div>
        <w:div w:id="446505894">
          <w:marLeft w:val="0"/>
          <w:marRight w:val="0"/>
          <w:marTop w:val="0"/>
          <w:marBottom w:val="0"/>
          <w:divBdr>
            <w:top w:val="none" w:sz="0" w:space="0" w:color="auto"/>
            <w:left w:val="none" w:sz="0" w:space="0" w:color="auto"/>
            <w:bottom w:val="none" w:sz="0" w:space="0" w:color="auto"/>
            <w:right w:val="none" w:sz="0" w:space="0" w:color="auto"/>
          </w:divBdr>
        </w:div>
        <w:div w:id="852381280">
          <w:marLeft w:val="0"/>
          <w:marRight w:val="0"/>
          <w:marTop w:val="0"/>
          <w:marBottom w:val="0"/>
          <w:divBdr>
            <w:top w:val="none" w:sz="0" w:space="0" w:color="auto"/>
            <w:left w:val="none" w:sz="0" w:space="0" w:color="auto"/>
            <w:bottom w:val="none" w:sz="0" w:space="0" w:color="auto"/>
            <w:right w:val="none" w:sz="0" w:space="0" w:color="auto"/>
          </w:divBdr>
        </w:div>
      </w:divsChild>
    </w:div>
    <w:div w:id="888299098">
      <w:bodyDiv w:val="1"/>
      <w:marLeft w:val="0"/>
      <w:marRight w:val="0"/>
      <w:marTop w:val="0"/>
      <w:marBottom w:val="0"/>
      <w:divBdr>
        <w:top w:val="none" w:sz="0" w:space="0" w:color="auto"/>
        <w:left w:val="none" w:sz="0" w:space="0" w:color="auto"/>
        <w:bottom w:val="none" w:sz="0" w:space="0" w:color="auto"/>
        <w:right w:val="none" w:sz="0" w:space="0" w:color="auto"/>
      </w:divBdr>
    </w:div>
    <w:div w:id="888608071">
      <w:bodyDiv w:val="1"/>
      <w:marLeft w:val="0"/>
      <w:marRight w:val="0"/>
      <w:marTop w:val="0"/>
      <w:marBottom w:val="0"/>
      <w:divBdr>
        <w:top w:val="none" w:sz="0" w:space="0" w:color="auto"/>
        <w:left w:val="none" w:sz="0" w:space="0" w:color="auto"/>
        <w:bottom w:val="none" w:sz="0" w:space="0" w:color="auto"/>
        <w:right w:val="none" w:sz="0" w:space="0" w:color="auto"/>
      </w:divBdr>
    </w:div>
    <w:div w:id="888609837">
      <w:bodyDiv w:val="1"/>
      <w:marLeft w:val="0"/>
      <w:marRight w:val="0"/>
      <w:marTop w:val="0"/>
      <w:marBottom w:val="0"/>
      <w:divBdr>
        <w:top w:val="none" w:sz="0" w:space="0" w:color="auto"/>
        <w:left w:val="none" w:sz="0" w:space="0" w:color="auto"/>
        <w:bottom w:val="none" w:sz="0" w:space="0" w:color="auto"/>
        <w:right w:val="none" w:sz="0" w:space="0" w:color="auto"/>
      </w:divBdr>
    </w:div>
    <w:div w:id="888686969">
      <w:bodyDiv w:val="1"/>
      <w:marLeft w:val="0"/>
      <w:marRight w:val="0"/>
      <w:marTop w:val="0"/>
      <w:marBottom w:val="0"/>
      <w:divBdr>
        <w:top w:val="none" w:sz="0" w:space="0" w:color="auto"/>
        <w:left w:val="none" w:sz="0" w:space="0" w:color="auto"/>
        <w:bottom w:val="none" w:sz="0" w:space="0" w:color="auto"/>
        <w:right w:val="none" w:sz="0" w:space="0" w:color="auto"/>
      </w:divBdr>
    </w:div>
    <w:div w:id="888760557">
      <w:bodyDiv w:val="1"/>
      <w:marLeft w:val="0"/>
      <w:marRight w:val="0"/>
      <w:marTop w:val="0"/>
      <w:marBottom w:val="0"/>
      <w:divBdr>
        <w:top w:val="none" w:sz="0" w:space="0" w:color="auto"/>
        <w:left w:val="none" w:sz="0" w:space="0" w:color="auto"/>
        <w:bottom w:val="none" w:sz="0" w:space="0" w:color="auto"/>
        <w:right w:val="none" w:sz="0" w:space="0" w:color="auto"/>
      </w:divBdr>
    </w:div>
    <w:div w:id="888761144">
      <w:bodyDiv w:val="1"/>
      <w:marLeft w:val="0"/>
      <w:marRight w:val="0"/>
      <w:marTop w:val="0"/>
      <w:marBottom w:val="0"/>
      <w:divBdr>
        <w:top w:val="none" w:sz="0" w:space="0" w:color="auto"/>
        <w:left w:val="none" w:sz="0" w:space="0" w:color="auto"/>
        <w:bottom w:val="none" w:sz="0" w:space="0" w:color="auto"/>
        <w:right w:val="none" w:sz="0" w:space="0" w:color="auto"/>
      </w:divBdr>
    </w:div>
    <w:div w:id="889145745">
      <w:bodyDiv w:val="1"/>
      <w:marLeft w:val="0"/>
      <w:marRight w:val="0"/>
      <w:marTop w:val="0"/>
      <w:marBottom w:val="0"/>
      <w:divBdr>
        <w:top w:val="none" w:sz="0" w:space="0" w:color="auto"/>
        <w:left w:val="none" w:sz="0" w:space="0" w:color="auto"/>
        <w:bottom w:val="none" w:sz="0" w:space="0" w:color="auto"/>
        <w:right w:val="none" w:sz="0" w:space="0" w:color="auto"/>
      </w:divBdr>
    </w:div>
    <w:div w:id="889151275">
      <w:bodyDiv w:val="1"/>
      <w:marLeft w:val="0"/>
      <w:marRight w:val="0"/>
      <w:marTop w:val="0"/>
      <w:marBottom w:val="0"/>
      <w:divBdr>
        <w:top w:val="none" w:sz="0" w:space="0" w:color="auto"/>
        <w:left w:val="none" w:sz="0" w:space="0" w:color="auto"/>
        <w:bottom w:val="none" w:sz="0" w:space="0" w:color="auto"/>
        <w:right w:val="none" w:sz="0" w:space="0" w:color="auto"/>
      </w:divBdr>
    </w:div>
    <w:div w:id="889264465">
      <w:bodyDiv w:val="1"/>
      <w:marLeft w:val="0"/>
      <w:marRight w:val="0"/>
      <w:marTop w:val="0"/>
      <w:marBottom w:val="0"/>
      <w:divBdr>
        <w:top w:val="none" w:sz="0" w:space="0" w:color="auto"/>
        <w:left w:val="none" w:sz="0" w:space="0" w:color="auto"/>
        <w:bottom w:val="none" w:sz="0" w:space="0" w:color="auto"/>
        <w:right w:val="none" w:sz="0" w:space="0" w:color="auto"/>
      </w:divBdr>
    </w:div>
    <w:div w:id="889341235">
      <w:bodyDiv w:val="1"/>
      <w:marLeft w:val="0"/>
      <w:marRight w:val="0"/>
      <w:marTop w:val="0"/>
      <w:marBottom w:val="0"/>
      <w:divBdr>
        <w:top w:val="none" w:sz="0" w:space="0" w:color="auto"/>
        <w:left w:val="none" w:sz="0" w:space="0" w:color="auto"/>
        <w:bottom w:val="none" w:sz="0" w:space="0" w:color="auto"/>
        <w:right w:val="none" w:sz="0" w:space="0" w:color="auto"/>
      </w:divBdr>
    </w:div>
    <w:div w:id="889347010">
      <w:bodyDiv w:val="1"/>
      <w:marLeft w:val="0"/>
      <w:marRight w:val="0"/>
      <w:marTop w:val="0"/>
      <w:marBottom w:val="0"/>
      <w:divBdr>
        <w:top w:val="none" w:sz="0" w:space="0" w:color="auto"/>
        <w:left w:val="none" w:sz="0" w:space="0" w:color="auto"/>
        <w:bottom w:val="none" w:sz="0" w:space="0" w:color="auto"/>
        <w:right w:val="none" w:sz="0" w:space="0" w:color="auto"/>
      </w:divBdr>
    </w:div>
    <w:div w:id="889414460">
      <w:bodyDiv w:val="1"/>
      <w:marLeft w:val="0"/>
      <w:marRight w:val="0"/>
      <w:marTop w:val="0"/>
      <w:marBottom w:val="0"/>
      <w:divBdr>
        <w:top w:val="none" w:sz="0" w:space="0" w:color="auto"/>
        <w:left w:val="none" w:sz="0" w:space="0" w:color="auto"/>
        <w:bottom w:val="none" w:sz="0" w:space="0" w:color="auto"/>
        <w:right w:val="none" w:sz="0" w:space="0" w:color="auto"/>
      </w:divBdr>
    </w:div>
    <w:div w:id="889414662">
      <w:bodyDiv w:val="1"/>
      <w:marLeft w:val="0"/>
      <w:marRight w:val="0"/>
      <w:marTop w:val="0"/>
      <w:marBottom w:val="0"/>
      <w:divBdr>
        <w:top w:val="none" w:sz="0" w:space="0" w:color="auto"/>
        <w:left w:val="none" w:sz="0" w:space="0" w:color="auto"/>
        <w:bottom w:val="none" w:sz="0" w:space="0" w:color="auto"/>
        <w:right w:val="none" w:sz="0" w:space="0" w:color="auto"/>
      </w:divBdr>
    </w:div>
    <w:div w:id="889420275">
      <w:bodyDiv w:val="1"/>
      <w:marLeft w:val="0"/>
      <w:marRight w:val="0"/>
      <w:marTop w:val="0"/>
      <w:marBottom w:val="0"/>
      <w:divBdr>
        <w:top w:val="none" w:sz="0" w:space="0" w:color="auto"/>
        <w:left w:val="none" w:sz="0" w:space="0" w:color="auto"/>
        <w:bottom w:val="none" w:sz="0" w:space="0" w:color="auto"/>
        <w:right w:val="none" w:sz="0" w:space="0" w:color="auto"/>
      </w:divBdr>
    </w:div>
    <w:div w:id="889457282">
      <w:bodyDiv w:val="1"/>
      <w:marLeft w:val="0"/>
      <w:marRight w:val="0"/>
      <w:marTop w:val="0"/>
      <w:marBottom w:val="0"/>
      <w:divBdr>
        <w:top w:val="none" w:sz="0" w:space="0" w:color="auto"/>
        <w:left w:val="none" w:sz="0" w:space="0" w:color="auto"/>
        <w:bottom w:val="none" w:sz="0" w:space="0" w:color="auto"/>
        <w:right w:val="none" w:sz="0" w:space="0" w:color="auto"/>
      </w:divBdr>
    </w:div>
    <w:div w:id="889531980">
      <w:bodyDiv w:val="1"/>
      <w:marLeft w:val="0"/>
      <w:marRight w:val="0"/>
      <w:marTop w:val="0"/>
      <w:marBottom w:val="0"/>
      <w:divBdr>
        <w:top w:val="none" w:sz="0" w:space="0" w:color="auto"/>
        <w:left w:val="none" w:sz="0" w:space="0" w:color="auto"/>
        <w:bottom w:val="none" w:sz="0" w:space="0" w:color="auto"/>
        <w:right w:val="none" w:sz="0" w:space="0" w:color="auto"/>
      </w:divBdr>
    </w:div>
    <w:div w:id="889611489">
      <w:bodyDiv w:val="1"/>
      <w:marLeft w:val="0"/>
      <w:marRight w:val="0"/>
      <w:marTop w:val="0"/>
      <w:marBottom w:val="0"/>
      <w:divBdr>
        <w:top w:val="none" w:sz="0" w:space="0" w:color="auto"/>
        <w:left w:val="none" w:sz="0" w:space="0" w:color="auto"/>
        <w:bottom w:val="none" w:sz="0" w:space="0" w:color="auto"/>
        <w:right w:val="none" w:sz="0" w:space="0" w:color="auto"/>
      </w:divBdr>
    </w:div>
    <w:div w:id="889653390">
      <w:bodyDiv w:val="1"/>
      <w:marLeft w:val="0"/>
      <w:marRight w:val="0"/>
      <w:marTop w:val="0"/>
      <w:marBottom w:val="0"/>
      <w:divBdr>
        <w:top w:val="none" w:sz="0" w:space="0" w:color="auto"/>
        <w:left w:val="none" w:sz="0" w:space="0" w:color="auto"/>
        <w:bottom w:val="none" w:sz="0" w:space="0" w:color="auto"/>
        <w:right w:val="none" w:sz="0" w:space="0" w:color="auto"/>
      </w:divBdr>
    </w:div>
    <w:div w:id="889732183">
      <w:bodyDiv w:val="1"/>
      <w:marLeft w:val="0"/>
      <w:marRight w:val="0"/>
      <w:marTop w:val="0"/>
      <w:marBottom w:val="0"/>
      <w:divBdr>
        <w:top w:val="none" w:sz="0" w:space="0" w:color="auto"/>
        <w:left w:val="none" w:sz="0" w:space="0" w:color="auto"/>
        <w:bottom w:val="none" w:sz="0" w:space="0" w:color="auto"/>
        <w:right w:val="none" w:sz="0" w:space="0" w:color="auto"/>
      </w:divBdr>
    </w:div>
    <w:div w:id="889733871">
      <w:bodyDiv w:val="1"/>
      <w:marLeft w:val="0"/>
      <w:marRight w:val="0"/>
      <w:marTop w:val="0"/>
      <w:marBottom w:val="0"/>
      <w:divBdr>
        <w:top w:val="none" w:sz="0" w:space="0" w:color="auto"/>
        <w:left w:val="none" w:sz="0" w:space="0" w:color="auto"/>
        <w:bottom w:val="none" w:sz="0" w:space="0" w:color="auto"/>
        <w:right w:val="none" w:sz="0" w:space="0" w:color="auto"/>
      </w:divBdr>
    </w:div>
    <w:div w:id="889804942">
      <w:bodyDiv w:val="1"/>
      <w:marLeft w:val="0"/>
      <w:marRight w:val="0"/>
      <w:marTop w:val="0"/>
      <w:marBottom w:val="0"/>
      <w:divBdr>
        <w:top w:val="none" w:sz="0" w:space="0" w:color="auto"/>
        <w:left w:val="none" w:sz="0" w:space="0" w:color="auto"/>
        <w:bottom w:val="none" w:sz="0" w:space="0" w:color="auto"/>
        <w:right w:val="none" w:sz="0" w:space="0" w:color="auto"/>
      </w:divBdr>
    </w:div>
    <w:div w:id="889848607">
      <w:bodyDiv w:val="1"/>
      <w:marLeft w:val="0"/>
      <w:marRight w:val="0"/>
      <w:marTop w:val="0"/>
      <w:marBottom w:val="0"/>
      <w:divBdr>
        <w:top w:val="none" w:sz="0" w:space="0" w:color="auto"/>
        <w:left w:val="none" w:sz="0" w:space="0" w:color="auto"/>
        <w:bottom w:val="none" w:sz="0" w:space="0" w:color="auto"/>
        <w:right w:val="none" w:sz="0" w:space="0" w:color="auto"/>
      </w:divBdr>
    </w:div>
    <w:div w:id="889994334">
      <w:bodyDiv w:val="1"/>
      <w:marLeft w:val="0"/>
      <w:marRight w:val="0"/>
      <w:marTop w:val="0"/>
      <w:marBottom w:val="0"/>
      <w:divBdr>
        <w:top w:val="none" w:sz="0" w:space="0" w:color="auto"/>
        <w:left w:val="none" w:sz="0" w:space="0" w:color="auto"/>
        <w:bottom w:val="none" w:sz="0" w:space="0" w:color="auto"/>
        <w:right w:val="none" w:sz="0" w:space="0" w:color="auto"/>
      </w:divBdr>
    </w:div>
    <w:div w:id="890072894">
      <w:bodyDiv w:val="1"/>
      <w:marLeft w:val="0"/>
      <w:marRight w:val="0"/>
      <w:marTop w:val="0"/>
      <w:marBottom w:val="0"/>
      <w:divBdr>
        <w:top w:val="none" w:sz="0" w:space="0" w:color="auto"/>
        <w:left w:val="none" w:sz="0" w:space="0" w:color="auto"/>
        <w:bottom w:val="none" w:sz="0" w:space="0" w:color="auto"/>
        <w:right w:val="none" w:sz="0" w:space="0" w:color="auto"/>
      </w:divBdr>
    </w:div>
    <w:div w:id="890074090">
      <w:bodyDiv w:val="1"/>
      <w:marLeft w:val="0"/>
      <w:marRight w:val="0"/>
      <w:marTop w:val="0"/>
      <w:marBottom w:val="0"/>
      <w:divBdr>
        <w:top w:val="none" w:sz="0" w:space="0" w:color="auto"/>
        <w:left w:val="none" w:sz="0" w:space="0" w:color="auto"/>
        <w:bottom w:val="none" w:sz="0" w:space="0" w:color="auto"/>
        <w:right w:val="none" w:sz="0" w:space="0" w:color="auto"/>
      </w:divBdr>
    </w:div>
    <w:div w:id="890076373">
      <w:bodyDiv w:val="1"/>
      <w:marLeft w:val="0"/>
      <w:marRight w:val="0"/>
      <w:marTop w:val="0"/>
      <w:marBottom w:val="0"/>
      <w:divBdr>
        <w:top w:val="none" w:sz="0" w:space="0" w:color="auto"/>
        <w:left w:val="none" w:sz="0" w:space="0" w:color="auto"/>
        <w:bottom w:val="none" w:sz="0" w:space="0" w:color="auto"/>
        <w:right w:val="none" w:sz="0" w:space="0" w:color="auto"/>
      </w:divBdr>
      <w:divsChild>
        <w:div w:id="724717247">
          <w:marLeft w:val="480"/>
          <w:marRight w:val="0"/>
          <w:marTop w:val="0"/>
          <w:marBottom w:val="0"/>
          <w:divBdr>
            <w:top w:val="none" w:sz="0" w:space="0" w:color="auto"/>
            <w:left w:val="none" w:sz="0" w:space="0" w:color="auto"/>
            <w:bottom w:val="none" w:sz="0" w:space="0" w:color="auto"/>
            <w:right w:val="none" w:sz="0" w:space="0" w:color="auto"/>
          </w:divBdr>
        </w:div>
        <w:div w:id="591740832">
          <w:marLeft w:val="480"/>
          <w:marRight w:val="0"/>
          <w:marTop w:val="0"/>
          <w:marBottom w:val="0"/>
          <w:divBdr>
            <w:top w:val="none" w:sz="0" w:space="0" w:color="auto"/>
            <w:left w:val="none" w:sz="0" w:space="0" w:color="auto"/>
            <w:bottom w:val="none" w:sz="0" w:space="0" w:color="auto"/>
            <w:right w:val="none" w:sz="0" w:space="0" w:color="auto"/>
          </w:divBdr>
        </w:div>
        <w:div w:id="273756037">
          <w:marLeft w:val="480"/>
          <w:marRight w:val="0"/>
          <w:marTop w:val="0"/>
          <w:marBottom w:val="0"/>
          <w:divBdr>
            <w:top w:val="none" w:sz="0" w:space="0" w:color="auto"/>
            <w:left w:val="none" w:sz="0" w:space="0" w:color="auto"/>
            <w:bottom w:val="none" w:sz="0" w:space="0" w:color="auto"/>
            <w:right w:val="none" w:sz="0" w:space="0" w:color="auto"/>
          </w:divBdr>
        </w:div>
        <w:div w:id="1616793795">
          <w:marLeft w:val="480"/>
          <w:marRight w:val="0"/>
          <w:marTop w:val="0"/>
          <w:marBottom w:val="0"/>
          <w:divBdr>
            <w:top w:val="none" w:sz="0" w:space="0" w:color="auto"/>
            <w:left w:val="none" w:sz="0" w:space="0" w:color="auto"/>
            <w:bottom w:val="none" w:sz="0" w:space="0" w:color="auto"/>
            <w:right w:val="none" w:sz="0" w:space="0" w:color="auto"/>
          </w:divBdr>
        </w:div>
        <w:div w:id="1477575855">
          <w:marLeft w:val="480"/>
          <w:marRight w:val="0"/>
          <w:marTop w:val="0"/>
          <w:marBottom w:val="0"/>
          <w:divBdr>
            <w:top w:val="none" w:sz="0" w:space="0" w:color="auto"/>
            <w:left w:val="none" w:sz="0" w:space="0" w:color="auto"/>
            <w:bottom w:val="none" w:sz="0" w:space="0" w:color="auto"/>
            <w:right w:val="none" w:sz="0" w:space="0" w:color="auto"/>
          </w:divBdr>
        </w:div>
        <w:div w:id="889002040">
          <w:marLeft w:val="480"/>
          <w:marRight w:val="0"/>
          <w:marTop w:val="0"/>
          <w:marBottom w:val="0"/>
          <w:divBdr>
            <w:top w:val="none" w:sz="0" w:space="0" w:color="auto"/>
            <w:left w:val="none" w:sz="0" w:space="0" w:color="auto"/>
            <w:bottom w:val="none" w:sz="0" w:space="0" w:color="auto"/>
            <w:right w:val="none" w:sz="0" w:space="0" w:color="auto"/>
          </w:divBdr>
        </w:div>
        <w:div w:id="408386490">
          <w:marLeft w:val="480"/>
          <w:marRight w:val="0"/>
          <w:marTop w:val="0"/>
          <w:marBottom w:val="0"/>
          <w:divBdr>
            <w:top w:val="none" w:sz="0" w:space="0" w:color="auto"/>
            <w:left w:val="none" w:sz="0" w:space="0" w:color="auto"/>
            <w:bottom w:val="none" w:sz="0" w:space="0" w:color="auto"/>
            <w:right w:val="none" w:sz="0" w:space="0" w:color="auto"/>
          </w:divBdr>
        </w:div>
        <w:div w:id="399443467">
          <w:marLeft w:val="480"/>
          <w:marRight w:val="0"/>
          <w:marTop w:val="0"/>
          <w:marBottom w:val="0"/>
          <w:divBdr>
            <w:top w:val="none" w:sz="0" w:space="0" w:color="auto"/>
            <w:left w:val="none" w:sz="0" w:space="0" w:color="auto"/>
            <w:bottom w:val="none" w:sz="0" w:space="0" w:color="auto"/>
            <w:right w:val="none" w:sz="0" w:space="0" w:color="auto"/>
          </w:divBdr>
        </w:div>
        <w:div w:id="553202023">
          <w:marLeft w:val="480"/>
          <w:marRight w:val="0"/>
          <w:marTop w:val="0"/>
          <w:marBottom w:val="0"/>
          <w:divBdr>
            <w:top w:val="none" w:sz="0" w:space="0" w:color="auto"/>
            <w:left w:val="none" w:sz="0" w:space="0" w:color="auto"/>
            <w:bottom w:val="none" w:sz="0" w:space="0" w:color="auto"/>
            <w:right w:val="none" w:sz="0" w:space="0" w:color="auto"/>
          </w:divBdr>
        </w:div>
        <w:div w:id="1941989210">
          <w:marLeft w:val="480"/>
          <w:marRight w:val="0"/>
          <w:marTop w:val="0"/>
          <w:marBottom w:val="0"/>
          <w:divBdr>
            <w:top w:val="none" w:sz="0" w:space="0" w:color="auto"/>
            <w:left w:val="none" w:sz="0" w:space="0" w:color="auto"/>
            <w:bottom w:val="none" w:sz="0" w:space="0" w:color="auto"/>
            <w:right w:val="none" w:sz="0" w:space="0" w:color="auto"/>
          </w:divBdr>
        </w:div>
        <w:div w:id="1304189121">
          <w:marLeft w:val="480"/>
          <w:marRight w:val="0"/>
          <w:marTop w:val="0"/>
          <w:marBottom w:val="0"/>
          <w:divBdr>
            <w:top w:val="none" w:sz="0" w:space="0" w:color="auto"/>
            <w:left w:val="none" w:sz="0" w:space="0" w:color="auto"/>
            <w:bottom w:val="none" w:sz="0" w:space="0" w:color="auto"/>
            <w:right w:val="none" w:sz="0" w:space="0" w:color="auto"/>
          </w:divBdr>
        </w:div>
        <w:div w:id="1967350646">
          <w:marLeft w:val="480"/>
          <w:marRight w:val="0"/>
          <w:marTop w:val="0"/>
          <w:marBottom w:val="0"/>
          <w:divBdr>
            <w:top w:val="none" w:sz="0" w:space="0" w:color="auto"/>
            <w:left w:val="none" w:sz="0" w:space="0" w:color="auto"/>
            <w:bottom w:val="none" w:sz="0" w:space="0" w:color="auto"/>
            <w:right w:val="none" w:sz="0" w:space="0" w:color="auto"/>
          </w:divBdr>
        </w:div>
        <w:div w:id="356396286">
          <w:marLeft w:val="480"/>
          <w:marRight w:val="0"/>
          <w:marTop w:val="0"/>
          <w:marBottom w:val="0"/>
          <w:divBdr>
            <w:top w:val="none" w:sz="0" w:space="0" w:color="auto"/>
            <w:left w:val="none" w:sz="0" w:space="0" w:color="auto"/>
            <w:bottom w:val="none" w:sz="0" w:space="0" w:color="auto"/>
            <w:right w:val="none" w:sz="0" w:space="0" w:color="auto"/>
          </w:divBdr>
        </w:div>
        <w:div w:id="1322781355">
          <w:marLeft w:val="480"/>
          <w:marRight w:val="0"/>
          <w:marTop w:val="0"/>
          <w:marBottom w:val="0"/>
          <w:divBdr>
            <w:top w:val="none" w:sz="0" w:space="0" w:color="auto"/>
            <w:left w:val="none" w:sz="0" w:space="0" w:color="auto"/>
            <w:bottom w:val="none" w:sz="0" w:space="0" w:color="auto"/>
            <w:right w:val="none" w:sz="0" w:space="0" w:color="auto"/>
          </w:divBdr>
        </w:div>
        <w:div w:id="2142847402">
          <w:marLeft w:val="480"/>
          <w:marRight w:val="0"/>
          <w:marTop w:val="0"/>
          <w:marBottom w:val="0"/>
          <w:divBdr>
            <w:top w:val="none" w:sz="0" w:space="0" w:color="auto"/>
            <w:left w:val="none" w:sz="0" w:space="0" w:color="auto"/>
            <w:bottom w:val="none" w:sz="0" w:space="0" w:color="auto"/>
            <w:right w:val="none" w:sz="0" w:space="0" w:color="auto"/>
          </w:divBdr>
        </w:div>
        <w:div w:id="1109010029">
          <w:marLeft w:val="480"/>
          <w:marRight w:val="0"/>
          <w:marTop w:val="0"/>
          <w:marBottom w:val="0"/>
          <w:divBdr>
            <w:top w:val="none" w:sz="0" w:space="0" w:color="auto"/>
            <w:left w:val="none" w:sz="0" w:space="0" w:color="auto"/>
            <w:bottom w:val="none" w:sz="0" w:space="0" w:color="auto"/>
            <w:right w:val="none" w:sz="0" w:space="0" w:color="auto"/>
          </w:divBdr>
        </w:div>
        <w:div w:id="1127502426">
          <w:marLeft w:val="480"/>
          <w:marRight w:val="0"/>
          <w:marTop w:val="0"/>
          <w:marBottom w:val="0"/>
          <w:divBdr>
            <w:top w:val="none" w:sz="0" w:space="0" w:color="auto"/>
            <w:left w:val="none" w:sz="0" w:space="0" w:color="auto"/>
            <w:bottom w:val="none" w:sz="0" w:space="0" w:color="auto"/>
            <w:right w:val="none" w:sz="0" w:space="0" w:color="auto"/>
          </w:divBdr>
        </w:div>
        <w:div w:id="277835608">
          <w:marLeft w:val="480"/>
          <w:marRight w:val="0"/>
          <w:marTop w:val="0"/>
          <w:marBottom w:val="0"/>
          <w:divBdr>
            <w:top w:val="none" w:sz="0" w:space="0" w:color="auto"/>
            <w:left w:val="none" w:sz="0" w:space="0" w:color="auto"/>
            <w:bottom w:val="none" w:sz="0" w:space="0" w:color="auto"/>
            <w:right w:val="none" w:sz="0" w:space="0" w:color="auto"/>
          </w:divBdr>
        </w:div>
        <w:div w:id="1956019855">
          <w:marLeft w:val="480"/>
          <w:marRight w:val="0"/>
          <w:marTop w:val="0"/>
          <w:marBottom w:val="0"/>
          <w:divBdr>
            <w:top w:val="none" w:sz="0" w:space="0" w:color="auto"/>
            <w:left w:val="none" w:sz="0" w:space="0" w:color="auto"/>
            <w:bottom w:val="none" w:sz="0" w:space="0" w:color="auto"/>
            <w:right w:val="none" w:sz="0" w:space="0" w:color="auto"/>
          </w:divBdr>
        </w:div>
        <w:div w:id="1660648570">
          <w:marLeft w:val="480"/>
          <w:marRight w:val="0"/>
          <w:marTop w:val="0"/>
          <w:marBottom w:val="0"/>
          <w:divBdr>
            <w:top w:val="none" w:sz="0" w:space="0" w:color="auto"/>
            <w:left w:val="none" w:sz="0" w:space="0" w:color="auto"/>
            <w:bottom w:val="none" w:sz="0" w:space="0" w:color="auto"/>
            <w:right w:val="none" w:sz="0" w:space="0" w:color="auto"/>
          </w:divBdr>
        </w:div>
        <w:div w:id="994803160">
          <w:marLeft w:val="480"/>
          <w:marRight w:val="0"/>
          <w:marTop w:val="0"/>
          <w:marBottom w:val="0"/>
          <w:divBdr>
            <w:top w:val="none" w:sz="0" w:space="0" w:color="auto"/>
            <w:left w:val="none" w:sz="0" w:space="0" w:color="auto"/>
            <w:bottom w:val="none" w:sz="0" w:space="0" w:color="auto"/>
            <w:right w:val="none" w:sz="0" w:space="0" w:color="auto"/>
          </w:divBdr>
        </w:div>
        <w:div w:id="2143426041">
          <w:marLeft w:val="480"/>
          <w:marRight w:val="0"/>
          <w:marTop w:val="0"/>
          <w:marBottom w:val="0"/>
          <w:divBdr>
            <w:top w:val="none" w:sz="0" w:space="0" w:color="auto"/>
            <w:left w:val="none" w:sz="0" w:space="0" w:color="auto"/>
            <w:bottom w:val="none" w:sz="0" w:space="0" w:color="auto"/>
            <w:right w:val="none" w:sz="0" w:space="0" w:color="auto"/>
          </w:divBdr>
        </w:div>
        <w:div w:id="1100181788">
          <w:marLeft w:val="480"/>
          <w:marRight w:val="0"/>
          <w:marTop w:val="0"/>
          <w:marBottom w:val="0"/>
          <w:divBdr>
            <w:top w:val="none" w:sz="0" w:space="0" w:color="auto"/>
            <w:left w:val="none" w:sz="0" w:space="0" w:color="auto"/>
            <w:bottom w:val="none" w:sz="0" w:space="0" w:color="auto"/>
            <w:right w:val="none" w:sz="0" w:space="0" w:color="auto"/>
          </w:divBdr>
        </w:div>
        <w:div w:id="1554660495">
          <w:marLeft w:val="480"/>
          <w:marRight w:val="0"/>
          <w:marTop w:val="0"/>
          <w:marBottom w:val="0"/>
          <w:divBdr>
            <w:top w:val="none" w:sz="0" w:space="0" w:color="auto"/>
            <w:left w:val="none" w:sz="0" w:space="0" w:color="auto"/>
            <w:bottom w:val="none" w:sz="0" w:space="0" w:color="auto"/>
            <w:right w:val="none" w:sz="0" w:space="0" w:color="auto"/>
          </w:divBdr>
        </w:div>
        <w:div w:id="89131910">
          <w:marLeft w:val="480"/>
          <w:marRight w:val="0"/>
          <w:marTop w:val="0"/>
          <w:marBottom w:val="0"/>
          <w:divBdr>
            <w:top w:val="none" w:sz="0" w:space="0" w:color="auto"/>
            <w:left w:val="none" w:sz="0" w:space="0" w:color="auto"/>
            <w:bottom w:val="none" w:sz="0" w:space="0" w:color="auto"/>
            <w:right w:val="none" w:sz="0" w:space="0" w:color="auto"/>
          </w:divBdr>
        </w:div>
        <w:div w:id="703482207">
          <w:marLeft w:val="480"/>
          <w:marRight w:val="0"/>
          <w:marTop w:val="0"/>
          <w:marBottom w:val="0"/>
          <w:divBdr>
            <w:top w:val="none" w:sz="0" w:space="0" w:color="auto"/>
            <w:left w:val="none" w:sz="0" w:space="0" w:color="auto"/>
            <w:bottom w:val="none" w:sz="0" w:space="0" w:color="auto"/>
            <w:right w:val="none" w:sz="0" w:space="0" w:color="auto"/>
          </w:divBdr>
        </w:div>
        <w:div w:id="1575968979">
          <w:marLeft w:val="480"/>
          <w:marRight w:val="0"/>
          <w:marTop w:val="0"/>
          <w:marBottom w:val="0"/>
          <w:divBdr>
            <w:top w:val="none" w:sz="0" w:space="0" w:color="auto"/>
            <w:left w:val="none" w:sz="0" w:space="0" w:color="auto"/>
            <w:bottom w:val="none" w:sz="0" w:space="0" w:color="auto"/>
            <w:right w:val="none" w:sz="0" w:space="0" w:color="auto"/>
          </w:divBdr>
        </w:div>
        <w:div w:id="905800887">
          <w:marLeft w:val="480"/>
          <w:marRight w:val="0"/>
          <w:marTop w:val="0"/>
          <w:marBottom w:val="0"/>
          <w:divBdr>
            <w:top w:val="none" w:sz="0" w:space="0" w:color="auto"/>
            <w:left w:val="none" w:sz="0" w:space="0" w:color="auto"/>
            <w:bottom w:val="none" w:sz="0" w:space="0" w:color="auto"/>
            <w:right w:val="none" w:sz="0" w:space="0" w:color="auto"/>
          </w:divBdr>
        </w:div>
        <w:div w:id="1243950113">
          <w:marLeft w:val="480"/>
          <w:marRight w:val="0"/>
          <w:marTop w:val="0"/>
          <w:marBottom w:val="0"/>
          <w:divBdr>
            <w:top w:val="none" w:sz="0" w:space="0" w:color="auto"/>
            <w:left w:val="none" w:sz="0" w:space="0" w:color="auto"/>
            <w:bottom w:val="none" w:sz="0" w:space="0" w:color="auto"/>
            <w:right w:val="none" w:sz="0" w:space="0" w:color="auto"/>
          </w:divBdr>
        </w:div>
        <w:div w:id="236794625">
          <w:marLeft w:val="480"/>
          <w:marRight w:val="0"/>
          <w:marTop w:val="0"/>
          <w:marBottom w:val="0"/>
          <w:divBdr>
            <w:top w:val="none" w:sz="0" w:space="0" w:color="auto"/>
            <w:left w:val="none" w:sz="0" w:space="0" w:color="auto"/>
            <w:bottom w:val="none" w:sz="0" w:space="0" w:color="auto"/>
            <w:right w:val="none" w:sz="0" w:space="0" w:color="auto"/>
          </w:divBdr>
        </w:div>
        <w:div w:id="650643368">
          <w:marLeft w:val="480"/>
          <w:marRight w:val="0"/>
          <w:marTop w:val="0"/>
          <w:marBottom w:val="0"/>
          <w:divBdr>
            <w:top w:val="none" w:sz="0" w:space="0" w:color="auto"/>
            <w:left w:val="none" w:sz="0" w:space="0" w:color="auto"/>
            <w:bottom w:val="none" w:sz="0" w:space="0" w:color="auto"/>
            <w:right w:val="none" w:sz="0" w:space="0" w:color="auto"/>
          </w:divBdr>
        </w:div>
        <w:div w:id="1879270078">
          <w:marLeft w:val="480"/>
          <w:marRight w:val="0"/>
          <w:marTop w:val="0"/>
          <w:marBottom w:val="0"/>
          <w:divBdr>
            <w:top w:val="none" w:sz="0" w:space="0" w:color="auto"/>
            <w:left w:val="none" w:sz="0" w:space="0" w:color="auto"/>
            <w:bottom w:val="none" w:sz="0" w:space="0" w:color="auto"/>
            <w:right w:val="none" w:sz="0" w:space="0" w:color="auto"/>
          </w:divBdr>
        </w:div>
        <w:div w:id="2124837829">
          <w:marLeft w:val="480"/>
          <w:marRight w:val="0"/>
          <w:marTop w:val="0"/>
          <w:marBottom w:val="0"/>
          <w:divBdr>
            <w:top w:val="none" w:sz="0" w:space="0" w:color="auto"/>
            <w:left w:val="none" w:sz="0" w:space="0" w:color="auto"/>
            <w:bottom w:val="none" w:sz="0" w:space="0" w:color="auto"/>
            <w:right w:val="none" w:sz="0" w:space="0" w:color="auto"/>
          </w:divBdr>
        </w:div>
        <w:div w:id="621038290">
          <w:marLeft w:val="480"/>
          <w:marRight w:val="0"/>
          <w:marTop w:val="0"/>
          <w:marBottom w:val="0"/>
          <w:divBdr>
            <w:top w:val="none" w:sz="0" w:space="0" w:color="auto"/>
            <w:left w:val="none" w:sz="0" w:space="0" w:color="auto"/>
            <w:bottom w:val="none" w:sz="0" w:space="0" w:color="auto"/>
            <w:right w:val="none" w:sz="0" w:space="0" w:color="auto"/>
          </w:divBdr>
        </w:div>
        <w:div w:id="787898182">
          <w:marLeft w:val="480"/>
          <w:marRight w:val="0"/>
          <w:marTop w:val="0"/>
          <w:marBottom w:val="0"/>
          <w:divBdr>
            <w:top w:val="none" w:sz="0" w:space="0" w:color="auto"/>
            <w:left w:val="none" w:sz="0" w:space="0" w:color="auto"/>
            <w:bottom w:val="none" w:sz="0" w:space="0" w:color="auto"/>
            <w:right w:val="none" w:sz="0" w:space="0" w:color="auto"/>
          </w:divBdr>
        </w:div>
        <w:div w:id="1209219985">
          <w:marLeft w:val="480"/>
          <w:marRight w:val="0"/>
          <w:marTop w:val="0"/>
          <w:marBottom w:val="0"/>
          <w:divBdr>
            <w:top w:val="none" w:sz="0" w:space="0" w:color="auto"/>
            <w:left w:val="none" w:sz="0" w:space="0" w:color="auto"/>
            <w:bottom w:val="none" w:sz="0" w:space="0" w:color="auto"/>
            <w:right w:val="none" w:sz="0" w:space="0" w:color="auto"/>
          </w:divBdr>
        </w:div>
        <w:div w:id="153376115">
          <w:marLeft w:val="480"/>
          <w:marRight w:val="0"/>
          <w:marTop w:val="0"/>
          <w:marBottom w:val="0"/>
          <w:divBdr>
            <w:top w:val="none" w:sz="0" w:space="0" w:color="auto"/>
            <w:left w:val="none" w:sz="0" w:space="0" w:color="auto"/>
            <w:bottom w:val="none" w:sz="0" w:space="0" w:color="auto"/>
            <w:right w:val="none" w:sz="0" w:space="0" w:color="auto"/>
          </w:divBdr>
        </w:div>
        <w:div w:id="860124892">
          <w:marLeft w:val="480"/>
          <w:marRight w:val="0"/>
          <w:marTop w:val="0"/>
          <w:marBottom w:val="0"/>
          <w:divBdr>
            <w:top w:val="none" w:sz="0" w:space="0" w:color="auto"/>
            <w:left w:val="none" w:sz="0" w:space="0" w:color="auto"/>
            <w:bottom w:val="none" w:sz="0" w:space="0" w:color="auto"/>
            <w:right w:val="none" w:sz="0" w:space="0" w:color="auto"/>
          </w:divBdr>
        </w:div>
        <w:div w:id="1898011664">
          <w:marLeft w:val="480"/>
          <w:marRight w:val="0"/>
          <w:marTop w:val="0"/>
          <w:marBottom w:val="0"/>
          <w:divBdr>
            <w:top w:val="none" w:sz="0" w:space="0" w:color="auto"/>
            <w:left w:val="none" w:sz="0" w:space="0" w:color="auto"/>
            <w:bottom w:val="none" w:sz="0" w:space="0" w:color="auto"/>
            <w:right w:val="none" w:sz="0" w:space="0" w:color="auto"/>
          </w:divBdr>
        </w:div>
        <w:div w:id="1532642885">
          <w:marLeft w:val="480"/>
          <w:marRight w:val="0"/>
          <w:marTop w:val="0"/>
          <w:marBottom w:val="0"/>
          <w:divBdr>
            <w:top w:val="none" w:sz="0" w:space="0" w:color="auto"/>
            <w:left w:val="none" w:sz="0" w:space="0" w:color="auto"/>
            <w:bottom w:val="none" w:sz="0" w:space="0" w:color="auto"/>
            <w:right w:val="none" w:sz="0" w:space="0" w:color="auto"/>
          </w:divBdr>
        </w:div>
        <w:div w:id="16392690">
          <w:marLeft w:val="480"/>
          <w:marRight w:val="0"/>
          <w:marTop w:val="0"/>
          <w:marBottom w:val="0"/>
          <w:divBdr>
            <w:top w:val="none" w:sz="0" w:space="0" w:color="auto"/>
            <w:left w:val="none" w:sz="0" w:space="0" w:color="auto"/>
            <w:bottom w:val="none" w:sz="0" w:space="0" w:color="auto"/>
            <w:right w:val="none" w:sz="0" w:space="0" w:color="auto"/>
          </w:divBdr>
        </w:div>
        <w:div w:id="273101978">
          <w:marLeft w:val="480"/>
          <w:marRight w:val="0"/>
          <w:marTop w:val="0"/>
          <w:marBottom w:val="0"/>
          <w:divBdr>
            <w:top w:val="none" w:sz="0" w:space="0" w:color="auto"/>
            <w:left w:val="none" w:sz="0" w:space="0" w:color="auto"/>
            <w:bottom w:val="none" w:sz="0" w:space="0" w:color="auto"/>
            <w:right w:val="none" w:sz="0" w:space="0" w:color="auto"/>
          </w:divBdr>
        </w:div>
        <w:div w:id="933127813">
          <w:marLeft w:val="480"/>
          <w:marRight w:val="0"/>
          <w:marTop w:val="0"/>
          <w:marBottom w:val="0"/>
          <w:divBdr>
            <w:top w:val="none" w:sz="0" w:space="0" w:color="auto"/>
            <w:left w:val="none" w:sz="0" w:space="0" w:color="auto"/>
            <w:bottom w:val="none" w:sz="0" w:space="0" w:color="auto"/>
            <w:right w:val="none" w:sz="0" w:space="0" w:color="auto"/>
          </w:divBdr>
        </w:div>
        <w:div w:id="1977369469">
          <w:marLeft w:val="480"/>
          <w:marRight w:val="0"/>
          <w:marTop w:val="0"/>
          <w:marBottom w:val="0"/>
          <w:divBdr>
            <w:top w:val="none" w:sz="0" w:space="0" w:color="auto"/>
            <w:left w:val="none" w:sz="0" w:space="0" w:color="auto"/>
            <w:bottom w:val="none" w:sz="0" w:space="0" w:color="auto"/>
            <w:right w:val="none" w:sz="0" w:space="0" w:color="auto"/>
          </w:divBdr>
        </w:div>
        <w:div w:id="1083838721">
          <w:marLeft w:val="480"/>
          <w:marRight w:val="0"/>
          <w:marTop w:val="0"/>
          <w:marBottom w:val="0"/>
          <w:divBdr>
            <w:top w:val="none" w:sz="0" w:space="0" w:color="auto"/>
            <w:left w:val="none" w:sz="0" w:space="0" w:color="auto"/>
            <w:bottom w:val="none" w:sz="0" w:space="0" w:color="auto"/>
            <w:right w:val="none" w:sz="0" w:space="0" w:color="auto"/>
          </w:divBdr>
        </w:div>
        <w:div w:id="1690831983">
          <w:marLeft w:val="480"/>
          <w:marRight w:val="0"/>
          <w:marTop w:val="0"/>
          <w:marBottom w:val="0"/>
          <w:divBdr>
            <w:top w:val="none" w:sz="0" w:space="0" w:color="auto"/>
            <w:left w:val="none" w:sz="0" w:space="0" w:color="auto"/>
            <w:bottom w:val="none" w:sz="0" w:space="0" w:color="auto"/>
            <w:right w:val="none" w:sz="0" w:space="0" w:color="auto"/>
          </w:divBdr>
        </w:div>
        <w:div w:id="1773667438">
          <w:marLeft w:val="480"/>
          <w:marRight w:val="0"/>
          <w:marTop w:val="0"/>
          <w:marBottom w:val="0"/>
          <w:divBdr>
            <w:top w:val="none" w:sz="0" w:space="0" w:color="auto"/>
            <w:left w:val="none" w:sz="0" w:space="0" w:color="auto"/>
            <w:bottom w:val="none" w:sz="0" w:space="0" w:color="auto"/>
            <w:right w:val="none" w:sz="0" w:space="0" w:color="auto"/>
          </w:divBdr>
        </w:div>
        <w:div w:id="1410732143">
          <w:marLeft w:val="480"/>
          <w:marRight w:val="0"/>
          <w:marTop w:val="0"/>
          <w:marBottom w:val="0"/>
          <w:divBdr>
            <w:top w:val="none" w:sz="0" w:space="0" w:color="auto"/>
            <w:left w:val="none" w:sz="0" w:space="0" w:color="auto"/>
            <w:bottom w:val="none" w:sz="0" w:space="0" w:color="auto"/>
            <w:right w:val="none" w:sz="0" w:space="0" w:color="auto"/>
          </w:divBdr>
        </w:div>
        <w:div w:id="42684362">
          <w:marLeft w:val="480"/>
          <w:marRight w:val="0"/>
          <w:marTop w:val="0"/>
          <w:marBottom w:val="0"/>
          <w:divBdr>
            <w:top w:val="none" w:sz="0" w:space="0" w:color="auto"/>
            <w:left w:val="none" w:sz="0" w:space="0" w:color="auto"/>
            <w:bottom w:val="none" w:sz="0" w:space="0" w:color="auto"/>
            <w:right w:val="none" w:sz="0" w:space="0" w:color="auto"/>
          </w:divBdr>
        </w:div>
        <w:div w:id="1979143047">
          <w:marLeft w:val="480"/>
          <w:marRight w:val="0"/>
          <w:marTop w:val="0"/>
          <w:marBottom w:val="0"/>
          <w:divBdr>
            <w:top w:val="none" w:sz="0" w:space="0" w:color="auto"/>
            <w:left w:val="none" w:sz="0" w:space="0" w:color="auto"/>
            <w:bottom w:val="none" w:sz="0" w:space="0" w:color="auto"/>
            <w:right w:val="none" w:sz="0" w:space="0" w:color="auto"/>
          </w:divBdr>
        </w:div>
      </w:divsChild>
    </w:div>
    <w:div w:id="890388490">
      <w:bodyDiv w:val="1"/>
      <w:marLeft w:val="0"/>
      <w:marRight w:val="0"/>
      <w:marTop w:val="0"/>
      <w:marBottom w:val="0"/>
      <w:divBdr>
        <w:top w:val="none" w:sz="0" w:space="0" w:color="auto"/>
        <w:left w:val="none" w:sz="0" w:space="0" w:color="auto"/>
        <w:bottom w:val="none" w:sz="0" w:space="0" w:color="auto"/>
        <w:right w:val="none" w:sz="0" w:space="0" w:color="auto"/>
      </w:divBdr>
    </w:div>
    <w:div w:id="890506293">
      <w:bodyDiv w:val="1"/>
      <w:marLeft w:val="0"/>
      <w:marRight w:val="0"/>
      <w:marTop w:val="0"/>
      <w:marBottom w:val="0"/>
      <w:divBdr>
        <w:top w:val="none" w:sz="0" w:space="0" w:color="auto"/>
        <w:left w:val="none" w:sz="0" w:space="0" w:color="auto"/>
        <w:bottom w:val="none" w:sz="0" w:space="0" w:color="auto"/>
        <w:right w:val="none" w:sz="0" w:space="0" w:color="auto"/>
      </w:divBdr>
    </w:div>
    <w:div w:id="890575966">
      <w:bodyDiv w:val="1"/>
      <w:marLeft w:val="0"/>
      <w:marRight w:val="0"/>
      <w:marTop w:val="0"/>
      <w:marBottom w:val="0"/>
      <w:divBdr>
        <w:top w:val="none" w:sz="0" w:space="0" w:color="auto"/>
        <w:left w:val="none" w:sz="0" w:space="0" w:color="auto"/>
        <w:bottom w:val="none" w:sz="0" w:space="0" w:color="auto"/>
        <w:right w:val="none" w:sz="0" w:space="0" w:color="auto"/>
      </w:divBdr>
    </w:div>
    <w:div w:id="890654253">
      <w:bodyDiv w:val="1"/>
      <w:marLeft w:val="0"/>
      <w:marRight w:val="0"/>
      <w:marTop w:val="0"/>
      <w:marBottom w:val="0"/>
      <w:divBdr>
        <w:top w:val="none" w:sz="0" w:space="0" w:color="auto"/>
        <w:left w:val="none" w:sz="0" w:space="0" w:color="auto"/>
        <w:bottom w:val="none" w:sz="0" w:space="0" w:color="auto"/>
        <w:right w:val="none" w:sz="0" w:space="0" w:color="auto"/>
      </w:divBdr>
    </w:div>
    <w:div w:id="890655694">
      <w:bodyDiv w:val="1"/>
      <w:marLeft w:val="0"/>
      <w:marRight w:val="0"/>
      <w:marTop w:val="0"/>
      <w:marBottom w:val="0"/>
      <w:divBdr>
        <w:top w:val="none" w:sz="0" w:space="0" w:color="auto"/>
        <w:left w:val="none" w:sz="0" w:space="0" w:color="auto"/>
        <w:bottom w:val="none" w:sz="0" w:space="0" w:color="auto"/>
        <w:right w:val="none" w:sz="0" w:space="0" w:color="auto"/>
      </w:divBdr>
    </w:div>
    <w:div w:id="890725597">
      <w:bodyDiv w:val="1"/>
      <w:marLeft w:val="0"/>
      <w:marRight w:val="0"/>
      <w:marTop w:val="0"/>
      <w:marBottom w:val="0"/>
      <w:divBdr>
        <w:top w:val="none" w:sz="0" w:space="0" w:color="auto"/>
        <w:left w:val="none" w:sz="0" w:space="0" w:color="auto"/>
        <w:bottom w:val="none" w:sz="0" w:space="0" w:color="auto"/>
        <w:right w:val="none" w:sz="0" w:space="0" w:color="auto"/>
      </w:divBdr>
    </w:div>
    <w:div w:id="890769912">
      <w:bodyDiv w:val="1"/>
      <w:marLeft w:val="0"/>
      <w:marRight w:val="0"/>
      <w:marTop w:val="0"/>
      <w:marBottom w:val="0"/>
      <w:divBdr>
        <w:top w:val="none" w:sz="0" w:space="0" w:color="auto"/>
        <w:left w:val="none" w:sz="0" w:space="0" w:color="auto"/>
        <w:bottom w:val="none" w:sz="0" w:space="0" w:color="auto"/>
        <w:right w:val="none" w:sz="0" w:space="0" w:color="auto"/>
      </w:divBdr>
    </w:div>
    <w:div w:id="890774693">
      <w:bodyDiv w:val="1"/>
      <w:marLeft w:val="0"/>
      <w:marRight w:val="0"/>
      <w:marTop w:val="0"/>
      <w:marBottom w:val="0"/>
      <w:divBdr>
        <w:top w:val="none" w:sz="0" w:space="0" w:color="auto"/>
        <w:left w:val="none" w:sz="0" w:space="0" w:color="auto"/>
        <w:bottom w:val="none" w:sz="0" w:space="0" w:color="auto"/>
        <w:right w:val="none" w:sz="0" w:space="0" w:color="auto"/>
      </w:divBdr>
    </w:div>
    <w:div w:id="890775834">
      <w:bodyDiv w:val="1"/>
      <w:marLeft w:val="0"/>
      <w:marRight w:val="0"/>
      <w:marTop w:val="0"/>
      <w:marBottom w:val="0"/>
      <w:divBdr>
        <w:top w:val="none" w:sz="0" w:space="0" w:color="auto"/>
        <w:left w:val="none" w:sz="0" w:space="0" w:color="auto"/>
        <w:bottom w:val="none" w:sz="0" w:space="0" w:color="auto"/>
        <w:right w:val="none" w:sz="0" w:space="0" w:color="auto"/>
      </w:divBdr>
    </w:div>
    <w:div w:id="890963877">
      <w:bodyDiv w:val="1"/>
      <w:marLeft w:val="0"/>
      <w:marRight w:val="0"/>
      <w:marTop w:val="0"/>
      <w:marBottom w:val="0"/>
      <w:divBdr>
        <w:top w:val="none" w:sz="0" w:space="0" w:color="auto"/>
        <w:left w:val="none" w:sz="0" w:space="0" w:color="auto"/>
        <w:bottom w:val="none" w:sz="0" w:space="0" w:color="auto"/>
        <w:right w:val="none" w:sz="0" w:space="0" w:color="auto"/>
      </w:divBdr>
      <w:divsChild>
        <w:div w:id="15349670">
          <w:marLeft w:val="480"/>
          <w:marRight w:val="0"/>
          <w:marTop w:val="0"/>
          <w:marBottom w:val="0"/>
          <w:divBdr>
            <w:top w:val="none" w:sz="0" w:space="0" w:color="auto"/>
            <w:left w:val="none" w:sz="0" w:space="0" w:color="auto"/>
            <w:bottom w:val="none" w:sz="0" w:space="0" w:color="auto"/>
            <w:right w:val="none" w:sz="0" w:space="0" w:color="auto"/>
          </w:divBdr>
        </w:div>
        <w:div w:id="39280634">
          <w:marLeft w:val="480"/>
          <w:marRight w:val="0"/>
          <w:marTop w:val="0"/>
          <w:marBottom w:val="0"/>
          <w:divBdr>
            <w:top w:val="none" w:sz="0" w:space="0" w:color="auto"/>
            <w:left w:val="none" w:sz="0" w:space="0" w:color="auto"/>
            <w:bottom w:val="none" w:sz="0" w:space="0" w:color="auto"/>
            <w:right w:val="none" w:sz="0" w:space="0" w:color="auto"/>
          </w:divBdr>
        </w:div>
        <w:div w:id="85272891">
          <w:marLeft w:val="480"/>
          <w:marRight w:val="0"/>
          <w:marTop w:val="0"/>
          <w:marBottom w:val="0"/>
          <w:divBdr>
            <w:top w:val="none" w:sz="0" w:space="0" w:color="auto"/>
            <w:left w:val="none" w:sz="0" w:space="0" w:color="auto"/>
            <w:bottom w:val="none" w:sz="0" w:space="0" w:color="auto"/>
            <w:right w:val="none" w:sz="0" w:space="0" w:color="auto"/>
          </w:divBdr>
        </w:div>
        <w:div w:id="172914797">
          <w:marLeft w:val="480"/>
          <w:marRight w:val="0"/>
          <w:marTop w:val="0"/>
          <w:marBottom w:val="0"/>
          <w:divBdr>
            <w:top w:val="none" w:sz="0" w:space="0" w:color="auto"/>
            <w:left w:val="none" w:sz="0" w:space="0" w:color="auto"/>
            <w:bottom w:val="none" w:sz="0" w:space="0" w:color="auto"/>
            <w:right w:val="none" w:sz="0" w:space="0" w:color="auto"/>
          </w:divBdr>
        </w:div>
        <w:div w:id="234701706">
          <w:marLeft w:val="480"/>
          <w:marRight w:val="0"/>
          <w:marTop w:val="0"/>
          <w:marBottom w:val="0"/>
          <w:divBdr>
            <w:top w:val="none" w:sz="0" w:space="0" w:color="auto"/>
            <w:left w:val="none" w:sz="0" w:space="0" w:color="auto"/>
            <w:bottom w:val="none" w:sz="0" w:space="0" w:color="auto"/>
            <w:right w:val="none" w:sz="0" w:space="0" w:color="auto"/>
          </w:divBdr>
        </w:div>
        <w:div w:id="286545965">
          <w:marLeft w:val="480"/>
          <w:marRight w:val="0"/>
          <w:marTop w:val="0"/>
          <w:marBottom w:val="0"/>
          <w:divBdr>
            <w:top w:val="none" w:sz="0" w:space="0" w:color="auto"/>
            <w:left w:val="none" w:sz="0" w:space="0" w:color="auto"/>
            <w:bottom w:val="none" w:sz="0" w:space="0" w:color="auto"/>
            <w:right w:val="none" w:sz="0" w:space="0" w:color="auto"/>
          </w:divBdr>
        </w:div>
        <w:div w:id="332294507">
          <w:marLeft w:val="480"/>
          <w:marRight w:val="0"/>
          <w:marTop w:val="0"/>
          <w:marBottom w:val="0"/>
          <w:divBdr>
            <w:top w:val="none" w:sz="0" w:space="0" w:color="auto"/>
            <w:left w:val="none" w:sz="0" w:space="0" w:color="auto"/>
            <w:bottom w:val="none" w:sz="0" w:space="0" w:color="auto"/>
            <w:right w:val="none" w:sz="0" w:space="0" w:color="auto"/>
          </w:divBdr>
        </w:div>
        <w:div w:id="341474127">
          <w:marLeft w:val="480"/>
          <w:marRight w:val="0"/>
          <w:marTop w:val="0"/>
          <w:marBottom w:val="0"/>
          <w:divBdr>
            <w:top w:val="none" w:sz="0" w:space="0" w:color="auto"/>
            <w:left w:val="none" w:sz="0" w:space="0" w:color="auto"/>
            <w:bottom w:val="none" w:sz="0" w:space="0" w:color="auto"/>
            <w:right w:val="none" w:sz="0" w:space="0" w:color="auto"/>
          </w:divBdr>
        </w:div>
        <w:div w:id="347800448">
          <w:marLeft w:val="480"/>
          <w:marRight w:val="0"/>
          <w:marTop w:val="0"/>
          <w:marBottom w:val="0"/>
          <w:divBdr>
            <w:top w:val="none" w:sz="0" w:space="0" w:color="auto"/>
            <w:left w:val="none" w:sz="0" w:space="0" w:color="auto"/>
            <w:bottom w:val="none" w:sz="0" w:space="0" w:color="auto"/>
            <w:right w:val="none" w:sz="0" w:space="0" w:color="auto"/>
          </w:divBdr>
        </w:div>
        <w:div w:id="372075687">
          <w:marLeft w:val="480"/>
          <w:marRight w:val="0"/>
          <w:marTop w:val="0"/>
          <w:marBottom w:val="0"/>
          <w:divBdr>
            <w:top w:val="none" w:sz="0" w:space="0" w:color="auto"/>
            <w:left w:val="none" w:sz="0" w:space="0" w:color="auto"/>
            <w:bottom w:val="none" w:sz="0" w:space="0" w:color="auto"/>
            <w:right w:val="none" w:sz="0" w:space="0" w:color="auto"/>
          </w:divBdr>
        </w:div>
        <w:div w:id="397947211">
          <w:marLeft w:val="480"/>
          <w:marRight w:val="0"/>
          <w:marTop w:val="0"/>
          <w:marBottom w:val="0"/>
          <w:divBdr>
            <w:top w:val="none" w:sz="0" w:space="0" w:color="auto"/>
            <w:left w:val="none" w:sz="0" w:space="0" w:color="auto"/>
            <w:bottom w:val="none" w:sz="0" w:space="0" w:color="auto"/>
            <w:right w:val="none" w:sz="0" w:space="0" w:color="auto"/>
          </w:divBdr>
        </w:div>
        <w:div w:id="501895951">
          <w:marLeft w:val="480"/>
          <w:marRight w:val="0"/>
          <w:marTop w:val="0"/>
          <w:marBottom w:val="0"/>
          <w:divBdr>
            <w:top w:val="none" w:sz="0" w:space="0" w:color="auto"/>
            <w:left w:val="none" w:sz="0" w:space="0" w:color="auto"/>
            <w:bottom w:val="none" w:sz="0" w:space="0" w:color="auto"/>
            <w:right w:val="none" w:sz="0" w:space="0" w:color="auto"/>
          </w:divBdr>
        </w:div>
        <w:div w:id="531505078">
          <w:marLeft w:val="480"/>
          <w:marRight w:val="0"/>
          <w:marTop w:val="0"/>
          <w:marBottom w:val="0"/>
          <w:divBdr>
            <w:top w:val="none" w:sz="0" w:space="0" w:color="auto"/>
            <w:left w:val="none" w:sz="0" w:space="0" w:color="auto"/>
            <w:bottom w:val="none" w:sz="0" w:space="0" w:color="auto"/>
            <w:right w:val="none" w:sz="0" w:space="0" w:color="auto"/>
          </w:divBdr>
        </w:div>
        <w:div w:id="543173064">
          <w:marLeft w:val="480"/>
          <w:marRight w:val="0"/>
          <w:marTop w:val="0"/>
          <w:marBottom w:val="0"/>
          <w:divBdr>
            <w:top w:val="none" w:sz="0" w:space="0" w:color="auto"/>
            <w:left w:val="none" w:sz="0" w:space="0" w:color="auto"/>
            <w:bottom w:val="none" w:sz="0" w:space="0" w:color="auto"/>
            <w:right w:val="none" w:sz="0" w:space="0" w:color="auto"/>
          </w:divBdr>
        </w:div>
        <w:div w:id="547111472">
          <w:marLeft w:val="480"/>
          <w:marRight w:val="0"/>
          <w:marTop w:val="0"/>
          <w:marBottom w:val="0"/>
          <w:divBdr>
            <w:top w:val="none" w:sz="0" w:space="0" w:color="auto"/>
            <w:left w:val="none" w:sz="0" w:space="0" w:color="auto"/>
            <w:bottom w:val="none" w:sz="0" w:space="0" w:color="auto"/>
            <w:right w:val="none" w:sz="0" w:space="0" w:color="auto"/>
          </w:divBdr>
        </w:div>
        <w:div w:id="555238155">
          <w:marLeft w:val="480"/>
          <w:marRight w:val="0"/>
          <w:marTop w:val="0"/>
          <w:marBottom w:val="0"/>
          <w:divBdr>
            <w:top w:val="none" w:sz="0" w:space="0" w:color="auto"/>
            <w:left w:val="none" w:sz="0" w:space="0" w:color="auto"/>
            <w:bottom w:val="none" w:sz="0" w:space="0" w:color="auto"/>
            <w:right w:val="none" w:sz="0" w:space="0" w:color="auto"/>
          </w:divBdr>
        </w:div>
        <w:div w:id="616835262">
          <w:marLeft w:val="480"/>
          <w:marRight w:val="0"/>
          <w:marTop w:val="0"/>
          <w:marBottom w:val="0"/>
          <w:divBdr>
            <w:top w:val="none" w:sz="0" w:space="0" w:color="auto"/>
            <w:left w:val="none" w:sz="0" w:space="0" w:color="auto"/>
            <w:bottom w:val="none" w:sz="0" w:space="0" w:color="auto"/>
            <w:right w:val="none" w:sz="0" w:space="0" w:color="auto"/>
          </w:divBdr>
        </w:div>
        <w:div w:id="698697451">
          <w:marLeft w:val="480"/>
          <w:marRight w:val="0"/>
          <w:marTop w:val="0"/>
          <w:marBottom w:val="0"/>
          <w:divBdr>
            <w:top w:val="none" w:sz="0" w:space="0" w:color="auto"/>
            <w:left w:val="none" w:sz="0" w:space="0" w:color="auto"/>
            <w:bottom w:val="none" w:sz="0" w:space="0" w:color="auto"/>
            <w:right w:val="none" w:sz="0" w:space="0" w:color="auto"/>
          </w:divBdr>
        </w:div>
        <w:div w:id="712659342">
          <w:marLeft w:val="480"/>
          <w:marRight w:val="0"/>
          <w:marTop w:val="0"/>
          <w:marBottom w:val="0"/>
          <w:divBdr>
            <w:top w:val="none" w:sz="0" w:space="0" w:color="auto"/>
            <w:left w:val="none" w:sz="0" w:space="0" w:color="auto"/>
            <w:bottom w:val="none" w:sz="0" w:space="0" w:color="auto"/>
            <w:right w:val="none" w:sz="0" w:space="0" w:color="auto"/>
          </w:divBdr>
        </w:div>
        <w:div w:id="725761042">
          <w:marLeft w:val="480"/>
          <w:marRight w:val="0"/>
          <w:marTop w:val="0"/>
          <w:marBottom w:val="0"/>
          <w:divBdr>
            <w:top w:val="none" w:sz="0" w:space="0" w:color="auto"/>
            <w:left w:val="none" w:sz="0" w:space="0" w:color="auto"/>
            <w:bottom w:val="none" w:sz="0" w:space="0" w:color="auto"/>
            <w:right w:val="none" w:sz="0" w:space="0" w:color="auto"/>
          </w:divBdr>
        </w:div>
        <w:div w:id="752044969">
          <w:marLeft w:val="480"/>
          <w:marRight w:val="0"/>
          <w:marTop w:val="0"/>
          <w:marBottom w:val="0"/>
          <w:divBdr>
            <w:top w:val="none" w:sz="0" w:space="0" w:color="auto"/>
            <w:left w:val="none" w:sz="0" w:space="0" w:color="auto"/>
            <w:bottom w:val="none" w:sz="0" w:space="0" w:color="auto"/>
            <w:right w:val="none" w:sz="0" w:space="0" w:color="auto"/>
          </w:divBdr>
        </w:div>
        <w:div w:id="837304768">
          <w:marLeft w:val="480"/>
          <w:marRight w:val="0"/>
          <w:marTop w:val="0"/>
          <w:marBottom w:val="0"/>
          <w:divBdr>
            <w:top w:val="none" w:sz="0" w:space="0" w:color="auto"/>
            <w:left w:val="none" w:sz="0" w:space="0" w:color="auto"/>
            <w:bottom w:val="none" w:sz="0" w:space="0" w:color="auto"/>
            <w:right w:val="none" w:sz="0" w:space="0" w:color="auto"/>
          </w:divBdr>
        </w:div>
        <w:div w:id="844977460">
          <w:marLeft w:val="480"/>
          <w:marRight w:val="0"/>
          <w:marTop w:val="0"/>
          <w:marBottom w:val="0"/>
          <w:divBdr>
            <w:top w:val="none" w:sz="0" w:space="0" w:color="auto"/>
            <w:left w:val="none" w:sz="0" w:space="0" w:color="auto"/>
            <w:bottom w:val="none" w:sz="0" w:space="0" w:color="auto"/>
            <w:right w:val="none" w:sz="0" w:space="0" w:color="auto"/>
          </w:divBdr>
        </w:div>
        <w:div w:id="899630732">
          <w:marLeft w:val="480"/>
          <w:marRight w:val="0"/>
          <w:marTop w:val="0"/>
          <w:marBottom w:val="0"/>
          <w:divBdr>
            <w:top w:val="none" w:sz="0" w:space="0" w:color="auto"/>
            <w:left w:val="none" w:sz="0" w:space="0" w:color="auto"/>
            <w:bottom w:val="none" w:sz="0" w:space="0" w:color="auto"/>
            <w:right w:val="none" w:sz="0" w:space="0" w:color="auto"/>
          </w:divBdr>
        </w:div>
      </w:divsChild>
    </w:div>
    <w:div w:id="891111671">
      <w:bodyDiv w:val="1"/>
      <w:marLeft w:val="0"/>
      <w:marRight w:val="0"/>
      <w:marTop w:val="0"/>
      <w:marBottom w:val="0"/>
      <w:divBdr>
        <w:top w:val="none" w:sz="0" w:space="0" w:color="auto"/>
        <w:left w:val="none" w:sz="0" w:space="0" w:color="auto"/>
        <w:bottom w:val="none" w:sz="0" w:space="0" w:color="auto"/>
        <w:right w:val="none" w:sz="0" w:space="0" w:color="auto"/>
      </w:divBdr>
    </w:div>
    <w:div w:id="891112184">
      <w:bodyDiv w:val="1"/>
      <w:marLeft w:val="0"/>
      <w:marRight w:val="0"/>
      <w:marTop w:val="0"/>
      <w:marBottom w:val="0"/>
      <w:divBdr>
        <w:top w:val="none" w:sz="0" w:space="0" w:color="auto"/>
        <w:left w:val="none" w:sz="0" w:space="0" w:color="auto"/>
        <w:bottom w:val="none" w:sz="0" w:space="0" w:color="auto"/>
        <w:right w:val="none" w:sz="0" w:space="0" w:color="auto"/>
      </w:divBdr>
    </w:div>
    <w:div w:id="891229378">
      <w:bodyDiv w:val="1"/>
      <w:marLeft w:val="0"/>
      <w:marRight w:val="0"/>
      <w:marTop w:val="0"/>
      <w:marBottom w:val="0"/>
      <w:divBdr>
        <w:top w:val="none" w:sz="0" w:space="0" w:color="auto"/>
        <w:left w:val="none" w:sz="0" w:space="0" w:color="auto"/>
        <w:bottom w:val="none" w:sz="0" w:space="0" w:color="auto"/>
        <w:right w:val="none" w:sz="0" w:space="0" w:color="auto"/>
      </w:divBdr>
    </w:div>
    <w:div w:id="891232183">
      <w:bodyDiv w:val="1"/>
      <w:marLeft w:val="0"/>
      <w:marRight w:val="0"/>
      <w:marTop w:val="0"/>
      <w:marBottom w:val="0"/>
      <w:divBdr>
        <w:top w:val="none" w:sz="0" w:space="0" w:color="auto"/>
        <w:left w:val="none" w:sz="0" w:space="0" w:color="auto"/>
        <w:bottom w:val="none" w:sz="0" w:space="0" w:color="auto"/>
        <w:right w:val="none" w:sz="0" w:space="0" w:color="auto"/>
      </w:divBdr>
    </w:div>
    <w:div w:id="891384020">
      <w:bodyDiv w:val="1"/>
      <w:marLeft w:val="0"/>
      <w:marRight w:val="0"/>
      <w:marTop w:val="0"/>
      <w:marBottom w:val="0"/>
      <w:divBdr>
        <w:top w:val="none" w:sz="0" w:space="0" w:color="auto"/>
        <w:left w:val="none" w:sz="0" w:space="0" w:color="auto"/>
        <w:bottom w:val="none" w:sz="0" w:space="0" w:color="auto"/>
        <w:right w:val="none" w:sz="0" w:space="0" w:color="auto"/>
      </w:divBdr>
    </w:div>
    <w:div w:id="891424397">
      <w:bodyDiv w:val="1"/>
      <w:marLeft w:val="0"/>
      <w:marRight w:val="0"/>
      <w:marTop w:val="0"/>
      <w:marBottom w:val="0"/>
      <w:divBdr>
        <w:top w:val="none" w:sz="0" w:space="0" w:color="auto"/>
        <w:left w:val="none" w:sz="0" w:space="0" w:color="auto"/>
        <w:bottom w:val="none" w:sz="0" w:space="0" w:color="auto"/>
        <w:right w:val="none" w:sz="0" w:space="0" w:color="auto"/>
      </w:divBdr>
    </w:div>
    <w:div w:id="891427090">
      <w:bodyDiv w:val="1"/>
      <w:marLeft w:val="0"/>
      <w:marRight w:val="0"/>
      <w:marTop w:val="0"/>
      <w:marBottom w:val="0"/>
      <w:divBdr>
        <w:top w:val="none" w:sz="0" w:space="0" w:color="auto"/>
        <w:left w:val="none" w:sz="0" w:space="0" w:color="auto"/>
        <w:bottom w:val="none" w:sz="0" w:space="0" w:color="auto"/>
        <w:right w:val="none" w:sz="0" w:space="0" w:color="auto"/>
      </w:divBdr>
    </w:div>
    <w:div w:id="891649824">
      <w:bodyDiv w:val="1"/>
      <w:marLeft w:val="0"/>
      <w:marRight w:val="0"/>
      <w:marTop w:val="0"/>
      <w:marBottom w:val="0"/>
      <w:divBdr>
        <w:top w:val="none" w:sz="0" w:space="0" w:color="auto"/>
        <w:left w:val="none" w:sz="0" w:space="0" w:color="auto"/>
        <w:bottom w:val="none" w:sz="0" w:space="0" w:color="auto"/>
        <w:right w:val="none" w:sz="0" w:space="0" w:color="auto"/>
      </w:divBdr>
    </w:div>
    <w:div w:id="891774082">
      <w:bodyDiv w:val="1"/>
      <w:marLeft w:val="0"/>
      <w:marRight w:val="0"/>
      <w:marTop w:val="0"/>
      <w:marBottom w:val="0"/>
      <w:divBdr>
        <w:top w:val="none" w:sz="0" w:space="0" w:color="auto"/>
        <w:left w:val="none" w:sz="0" w:space="0" w:color="auto"/>
        <w:bottom w:val="none" w:sz="0" w:space="0" w:color="auto"/>
        <w:right w:val="none" w:sz="0" w:space="0" w:color="auto"/>
      </w:divBdr>
    </w:div>
    <w:div w:id="891816633">
      <w:bodyDiv w:val="1"/>
      <w:marLeft w:val="0"/>
      <w:marRight w:val="0"/>
      <w:marTop w:val="0"/>
      <w:marBottom w:val="0"/>
      <w:divBdr>
        <w:top w:val="none" w:sz="0" w:space="0" w:color="auto"/>
        <w:left w:val="none" w:sz="0" w:space="0" w:color="auto"/>
        <w:bottom w:val="none" w:sz="0" w:space="0" w:color="auto"/>
        <w:right w:val="none" w:sz="0" w:space="0" w:color="auto"/>
      </w:divBdr>
      <w:divsChild>
        <w:div w:id="88700902">
          <w:marLeft w:val="480"/>
          <w:marRight w:val="0"/>
          <w:marTop w:val="0"/>
          <w:marBottom w:val="0"/>
          <w:divBdr>
            <w:top w:val="none" w:sz="0" w:space="0" w:color="auto"/>
            <w:left w:val="none" w:sz="0" w:space="0" w:color="auto"/>
            <w:bottom w:val="none" w:sz="0" w:space="0" w:color="auto"/>
            <w:right w:val="none" w:sz="0" w:space="0" w:color="auto"/>
          </w:divBdr>
        </w:div>
        <w:div w:id="91821196">
          <w:marLeft w:val="480"/>
          <w:marRight w:val="0"/>
          <w:marTop w:val="0"/>
          <w:marBottom w:val="0"/>
          <w:divBdr>
            <w:top w:val="none" w:sz="0" w:space="0" w:color="auto"/>
            <w:left w:val="none" w:sz="0" w:space="0" w:color="auto"/>
            <w:bottom w:val="none" w:sz="0" w:space="0" w:color="auto"/>
            <w:right w:val="none" w:sz="0" w:space="0" w:color="auto"/>
          </w:divBdr>
        </w:div>
        <w:div w:id="111676186">
          <w:marLeft w:val="480"/>
          <w:marRight w:val="0"/>
          <w:marTop w:val="0"/>
          <w:marBottom w:val="0"/>
          <w:divBdr>
            <w:top w:val="none" w:sz="0" w:space="0" w:color="auto"/>
            <w:left w:val="none" w:sz="0" w:space="0" w:color="auto"/>
            <w:bottom w:val="none" w:sz="0" w:space="0" w:color="auto"/>
            <w:right w:val="none" w:sz="0" w:space="0" w:color="auto"/>
          </w:divBdr>
        </w:div>
        <w:div w:id="138307633">
          <w:marLeft w:val="480"/>
          <w:marRight w:val="0"/>
          <w:marTop w:val="0"/>
          <w:marBottom w:val="0"/>
          <w:divBdr>
            <w:top w:val="none" w:sz="0" w:space="0" w:color="auto"/>
            <w:left w:val="none" w:sz="0" w:space="0" w:color="auto"/>
            <w:bottom w:val="none" w:sz="0" w:space="0" w:color="auto"/>
            <w:right w:val="none" w:sz="0" w:space="0" w:color="auto"/>
          </w:divBdr>
        </w:div>
        <w:div w:id="317803286">
          <w:marLeft w:val="480"/>
          <w:marRight w:val="0"/>
          <w:marTop w:val="0"/>
          <w:marBottom w:val="0"/>
          <w:divBdr>
            <w:top w:val="none" w:sz="0" w:space="0" w:color="auto"/>
            <w:left w:val="none" w:sz="0" w:space="0" w:color="auto"/>
            <w:bottom w:val="none" w:sz="0" w:space="0" w:color="auto"/>
            <w:right w:val="none" w:sz="0" w:space="0" w:color="auto"/>
          </w:divBdr>
        </w:div>
        <w:div w:id="336931238">
          <w:marLeft w:val="480"/>
          <w:marRight w:val="0"/>
          <w:marTop w:val="0"/>
          <w:marBottom w:val="0"/>
          <w:divBdr>
            <w:top w:val="none" w:sz="0" w:space="0" w:color="auto"/>
            <w:left w:val="none" w:sz="0" w:space="0" w:color="auto"/>
            <w:bottom w:val="none" w:sz="0" w:space="0" w:color="auto"/>
            <w:right w:val="none" w:sz="0" w:space="0" w:color="auto"/>
          </w:divBdr>
        </w:div>
        <w:div w:id="342361392">
          <w:marLeft w:val="480"/>
          <w:marRight w:val="0"/>
          <w:marTop w:val="0"/>
          <w:marBottom w:val="0"/>
          <w:divBdr>
            <w:top w:val="none" w:sz="0" w:space="0" w:color="auto"/>
            <w:left w:val="none" w:sz="0" w:space="0" w:color="auto"/>
            <w:bottom w:val="none" w:sz="0" w:space="0" w:color="auto"/>
            <w:right w:val="none" w:sz="0" w:space="0" w:color="auto"/>
          </w:divBdr>
        </w:div>
        <w:div w:id="349337458">
          <w:marLeft w:val="480"/>
          <w:marRight w:val="0"/>
          <w:marTop w:val="0"/>
          <w:marBottom w:val="0"/>
          <w:divBdr>
            <w:top w:val="none" w:sz="0" w:space="0" w:color="auto"/>
            <w:left w:val="none" w:sz="0" w:space="0" w:color="auto"/>
            <w:bottom w:val="none" w:sz="0" w:space="0" w:color="auto"/>
            <w:right w:val="none" w:sz="0" w:space="0" w:color="auto"/>
          </w:divBdr>
        </w:div>
        <w:div w:id="361589470">
          <w:marLeft w:val="480"/>
          <w:marRight w:val="0"/>
          <w:marTop w:val="0"/>
          <w:marBottom w:val="0"/>
          <w:divBdr>
            <w:top w:val="none" w:sz="0" w:space="0" w:color="auto"/>
            <w:left w:val="none" w:sz="0" w:space="0" w:color="auto"/>
            <w:bottom w:val="none" w:sz="0" w:space="0" w:color="auto"/>
            <w:right w:val="none" w:sz="0" w:space="0" w:color="auto"/>
          </w:divBdr>
        </w:div>
        <w:div w:id="464155835">
          <w:marLeft w:val="480"/>
          <w:marRight w:val="0"/>
          <w:marTop w:val="0"/>
          <w:marBottom w:val="0"/>
          <w:divBdr>
            <w:top w:val="none" w:sz="0" w:space="0" w:color="auto"/>
            <w:left w:val="none" w:sz="0" w:space="0" w:color="auto"/>
            <w:bottom w:val="none" w:sz="0" w:space="0" w:color="auto"/>
            <w:right w:val="none" w:sz="0" w:space="0" w:color="auto"/>
          </w:divBdr>
        </w:div>
        <w:div w:id="469396434">
          <w:marLeft w:val="480"/>
          <w:marRight w:val="0"/>
          <w:marTop w:val="0"/>
          <w:marBottom w:val="0"/>
          <w:divBdr>
            <w:top w:val="none" w:sz="0" w:space="0" w:color="auto"/>
            <w:left w:val="none" w:sz="0" w:space="0" w:color="auto"/>
            <w:bottom w:val="none" w:sz="0" w:space="0" w:color="auto"/>
            <w:right w:val="none" w:sz="0" w:space="0" w:color="auto"/>
          </w:divBdr>
        </w:div>
        <w:div w:id="573857398">
          <w:marLeft w:val="480"/>
          <w:marRight w:val="0"/>
          <w:marTop w:val="0"/>
          <w:marBottom w:val="0"/>
          <w:divBdr>
            <w:top w:val="none" w:sz="0" w:space="0" w:color="auto"/>
            <w:left w:val="none" w:sz="0" w:space="0" w:color="auto"/>
            <w:bottom w:val="none" w:sz="0" w:space="0" w:color="auto"/>
            <w:right w:val="none" w:sz="0" w:space="0" w:color="auto"/>
          </w:divBdr>
        </w:div>
        <w:div w:id="631133564">
          <w:marLeft w:val="480"/>
          <w:marRight w:val="0"/>
          <w:marTop w:val="0"/>
          <w:marBottom w:val="0"/>
          <w:divBdr>
            <w:top w:val="none" w:sz="0" w:space="0" w:color="auto"/>
            <w:left w:val="none" w:sz="0" w:space="0" w:color="auto"/>
            <w:bottom w:val="none" w:sz="0" w:space="0" w:color="auto"/>
            <w:right w:val="none" w:sz="0" w:space="0" w:color="auto"/>
          </w:divBdr>
        </w:div>
        <w:div w:id="634336508">
          <w:marLeft w:val="480"/>
          <w:marRight w:val="0"/>
          <w:marTop w:val="0"/>
          <w:marBottom w:val="0"/>
          <w:divBdr>
            <w:top w:val="none" w:sz="0" w:space="0" w:color="auto"/>
            <w:left w:val="none" w:sz="0" w:space="0" w:color="auto"/>
            <w:bottom w:val="none" w:sz="0" w:space="0" w:color="auto"/>
            <w:right w:val="none" w:sz="0" w:space="0" w:color="auto"/>
          </w:divBdr>
        </w:div>
        <w:div w:id="641543295">
          <w:marLeft w:val="480"/>
          <w:marRight w:val="0"/>
          <w:marTop w:val="0"/>
          <w:marBottom w:val="0"/>
          <w:divBdr>
            <w:top w:val="none" w:sz="0" w:space="0" w:color="auto"/>
            <w:left w:val="none" w:sz="0" w:space="0" w:color="auto"/>
            <w:bottom w:val="none" w:sz="0" w:space="0" w:color="auto"/>
            <w:right w:val="none" w:sz="0" w:space="0" w:color="auto"/>
          </w:divBdr>
        </w:div>
        <w:div w:id="683291460">
          <w:marLeft w:val="480"/>
          <w:marRight w:val="0"/>
          <w:marTop w:val="0"/>
          <w:marBottom w:val="0"/>
          <w:divBdr>
            <w:top w:val="none" w:sz="0" w:space="0" w:color="auto"/>
            <w:left w:val="none" w:sz="0" w:space="0" w:color="auto"/>
            <w:bottom w:val="none" w:sz="0" w:space="0" w:color="auto"/>
            <w:right w:val="none" w:sz="0" w:space="0" w:color="auto"/>
          </w:divBdr>
        </w:div>
        <w:div w:id="691536553">
          <w:marLeft w:val="480"/>
          <w:marRight w:val="0"/>
          <w:marTop w:val="0"/>
          <w:marBottom w:val="0"/>
          <w:divBdr>
            <w:top w:val="none" w:sz="0" w:space="0" w:color="auto"/>
            <w:left w:val="none" w:sz="0" w:space="0" w:color="auto"/>
            <w:bottom w:val="none" w:sz="0" w:space="0" w:color="auto"/>
            <w:right w:val="none" w:sz="0" w:space="0" w:color="auto"/>
          </w:divBdr>
        </w:div>
        <w:div w:id="814251821">
          <w:marLeft w:val="480"/>
          <w:marRight w:val="0"/>
          <w:marTop w:val="0"/>
          <w:marBottom w:val="0"/>
          <w:divBdr>
            <w:top w:val="none" w:sz="0" w:space="0" w:color="auto"/>
            <w:left w:val="none" w:sz="0" w:space="0" w:color="auto"/>
            <w:bottom w:val="none" w:sz="0" w:space="0" w:color="auto"/>
            <w:right w:val="none" w:sz="0" w:space="0" w:color="auto"/>
          </w:divBdr>
        </w:div>
        <w:div w:id="863516777">
          <w:marLeft w:val="480"/>
          <w:marRight w:val="0"/>
          <w:marTop w:val="0"/>
          <w:marBottom w:val="0"/>
          <w:divBdr>
            <w:top w:val="none" w:sz="0" w:space="0" w:color="auto"/>
            <w:left w:val="none" w:sz="0" w:space="0" w:color="auto"/>
            <w:bottom w:val="none" w:sz="0" w:space="0" w:color="auto"/>
            <w:right w:val="none" w:sz="0" w:space="0" w:color="auto"/>
          </w:divBdr>
        </w:div>
        <w:div w:id="880828943">
          <w:marLeft w:val="480"/>
          <w:marRight w:val="0"/>
          <w:marTop w:val="0"/>
          <w:marBottom w:val="0"/>
          <w:divBdr>
            <w:top w:val="none" w:sz="0" w:space="0" w:color="auto"/>
            <w:left w:val="none" w:sz="0" w:space="0" w:color="auto"/>
            <w:bottom w:val="none" w:sz="0" w:space="0" w:color="auto"/>
            <w:right w:val="none" w:sz="0" w:space="0" w:color="auto"/>
          </w:divBdr>
        </w:div>
        <w:div w:id="907301012">
          <w:marLeft w:val="480"/>
          <w:marRight w:val="0"/>
          <w:marTop w:val="0"/>
          <w:marBottom w:val="0"/>
          <w:divBdr>
            <w:top w:val="none" w:sz="0" w:space="0" w:color="auto"/>
            <w:left w:val="none" w:sz="0" w:space="0" w:color="auto"/>
            <w:bottom w:val="none" w:sz="0" w:space="0" w:color="auto"/>
            <w:right w:val="none" w:sz="0" w:space="0" w:color="auto"/>
          </w:divBdr>
        </w:div>
        <w:div w:id="915935521">
          <w:marLeft w:val="480"/>
          <w:marRight w:val="0"/>
          <w:marTop w:val="0"/>
          <w:marBottom w:val="0"/>
          <w:divBdr>
            <w:top w:val="none" w:sz="0" w:space="0" w:color="auto"/>
            <w:left w:val="none" w:sz="0" w:space="0" w:color="auto"/>
            <w:bottom w:val="none" w:sz="0" w:space="0" w:color="auto"/>
            <w:right w:val="none" w:sz="0" w:space="0" w:color="auto"/>
          </w:divBdr>
        </w:div>
      </w:divsChild>
    </w:div>
    <w:div w:id="891845168">
      <w:bodyDiv w:val="1"/>
      <w:marLeft w:val="0"/>
      <w:marRight w:val="0"/>
      <w:marTop w:val="0"/>
      <w:marBottom w:val="0"/>
      <w:divBdr>
        <w:top w:val="none" w:sz="0" w:space="0" w:color="auto"/>
        <w:left w:val="none" w:sz="0" w:space="0" w:color="auto"/>
        <w:bottom w:val="none" w:sz="0" w:space="0" w:color="auto"/>
        <w:right w:val="none" w:sz="0" w:space="0" w:color="auto"/>
      </w:divBdr>
    </w:div>
    <w:div w:id="891845755">
      <w:bodyDiv w:val="1"/>
      <w:marLeft w:val="0"/>
      <w:marRight w:val="0"/>
      <w:marTop w:val="0"/>
      <w:marBottom w:val="0"/>
      <w:divBdr>
        <w:top w:val="none" w:sz="0" w:space="0" w:color="auto"/>
        <w:left w:val="none" w:sz="0" w:space="0" w:color="auto"/>
        <w:bottom w:val="none" w:sz="0" w:space="0" w:color="auto"/>
        <w:right w:val="none" w:sz="0" w:space="0" w:color="auto"/>
      </w:divBdr>
    </w:div>
    <w:div w:id="891845960">
      <w:bodyDiv w:val="1"/>
      <w:marLeft w:val="0"/>
      <w:marRight w:val="0"/>
      <w:marTop w:val="0"/>
      <w:marBottom w:val="0"/>
      <w:divBdr>
        <w:top w:val="none" w:sz="0" w:space="0" w:color="auto"/>
        <w:left w:val="none" w:sz="0" w:space="0" w:color="auto"/>
        <w:bottom w:val="none" w:sz="0" w:space="0" w:color="auto"/>
        <w:right w:val="none" w:sz="0" w:space="0" w:color="auto"/>
      </w:divBdr>
    </w:div>
    <w:div w:id="891889520">
      <w:bodyDiv w:val="1"/>
      <w:marLeft w:val="0"/>
      <w:marRight w:val="0"/>
      <w:marTop w:val="0"/>
      <w:marBottom w:val="0"/>
      <w:divBdr>
        <w:top w:val="none" w:sz="0" w:space="0" w:color="auto"/>
        <w:left w:val="none" w:sz="0" w:space="0" w:color="auto"/>
        <w:bottom w:val="none" w:sz="0" w:space="0" w:color="auto"/>
        <w:right w:val="none" w:sz="0" w:space="0" w:color="auto"/>
      </w:divBdr>
    </w:div>
    <w:div w:id="891890612">
      <w:bodyDiv w:val="1"/>
      <w:marLeft w:val="0"/>
      <w:marRight w:val="0"/>
      <w:marTop w:val="0"/>
      <w:marBottom w:val="0"/>
      <w:divBdr>
        <w:top w:val="none" w:sz="0" w:space="0" w:color="auto"/>
        <w:left w:val="none" w:sz="0" w:space="0" w:color="auto"/>
        <w:bottom w:val="none" w:sz="0" w:space="0" w:color="auto"/>
        <w:right w:val="none" w:sz="0" w:space="0" w:color="auto"/>
      </w:divBdr>
    </w:div>
    <w:div w:id="892234287">
      <w:bodyDiv w:val="1"/>
      <w:marLeft w:val="0"/>
      <w:marRight w:val="0"/>
      <w:marTop w:val="0"/>
      <w:marBottom w:val="0"/>
      <w:divBdr>
        <w:top w:val="none" w:sz="0" w:space="0" w:color="auto"/>
        <w:left w:val="none" w:sz="0" w:space="0" w:color="auto"/>
        <w:bottom w:val="none" w:sz="0" w:space="0" w:color="auto"/>
        <w:right w:val="none" w:sz="0" w:space="0" w:color="auto"/>
      </w:divBdr>
    </w:div>
    <w:div w:id="892236742">
      <w:bodyDiv w:val="1"/>
      <w:marLeft w:val="0"/>
      <w:marRight w:val="0"/>
      <w:marTop w:val="0"/>
      <w:marBottom w:val="0"/>
      <w:divBdr>
        <w:top w:val="none" w:sz="0" w:space="0" w:color="auto"/>
        <w:left w:val="none" w:sz="0" w:space="0" w:color="auto"/>
        <w:bottom w:val="none" w:sz="0" w:space="0" w:color="auto"/>
        <w:right w:val="none" w:sz="0" w:space="0" w:color="auto"/>
      </w:divBdr>
    </w:div>
    <w:div w:id="892275913">
      <w:bodyDiv w:val="1"/>
      <w:marLeft w:val="0"/>
      <w:marRight w:val="0"/>
      <w:marTop w:val="0"/>
      <w:marBottom w:val="0"/>
      <w:divBdr>
        <w:top w:val="none" w:sz="0" w:space="0" w:color="auto"/>
        <w:left w:val="none" w:sz="0" w:space="0" w:color="auto"/>
        <w:bottom w:val="none" w:sz="0" w:space="0" w:color="auto"/>
        <w:right w:val="none" w:sz="0" w:space="0" w:color="auto"/>
      </w:divBdr>
    </w:div>
    <w:div w:id="892280168">
      <w:bodyDiv w:val="1"/>
      <w:marLeft w:val="0"/>
      <w:marRight w:val="0"/>
      <w:marTop w:val="0"/>
      <w:marBottom w:val="0"/>
      <w:divBdr>
        <w:top w:val="none" w:sz="0" w:space="0" w:color="auto"/>
        <w:left w:val="none" w:sz="0" w:space="0" w:color="auto"/>
        <w:bottom w:val="none" w:sz="0" w:space="0" w:color="auto"/>
        <w:right w:val="none" w:sz="0" w:space="0" w:color="auto"/>
      </w:divBdr>
    </w:div>
    <w:div w:id="892304291">
      <w:bodyDiv w:val="1"/>
      <w:marLeft w:val="0"/>
      <w:marRight w:val="0"/>
      <w:marTop w:val="0"/>
      <w:marBottom w:val="0"/>
      <w:divBdr>
        <w:top w:val="none" w:sz="0" w:space="0" w:color="auto"/>
        <w:left w:val="none" w:sz="0" w:space="0" w:color="auto"/>
        <w:bottom w:val="none" w:sz="0" w:space="0" w:color="auto"/>
        <w:right w:val="none" w:sz="0" w:space="0" w:color="auto"/>
      </w:divBdr>
      <w:divsChild>
        <w:div w:id="14891869">
          <w:marLeft w:val="480"/>
          <w:marRight w:val="0"/>
          <w:marTop w:val="0"/>
          <w:marBottom w:val="0"/>
          <w:divBdr>
            <w:top w:val="none" w:sz="0" w:space="0" w:color="auto"/>
            <w:left w:val="none" w:sz="0" w:space="0" w:color="auto"/>
            <w:bottom w:val="none" w:sz="0" w:space="0" w:color="auto"/>
            <w:right w:val="none" w:sz="0" w:space="0" w:color="auto"/>
          </w:divBdr>
        </w:div>
        <w:div w:id="19430390">
          <w:marLeft w:val="480"/>
          <w:marRight w:val="0"/>
          <w:marTop w:val="0"/>
          <w:marBottom w:val="0"/>
          <w:divBdr>
            <w:top w:val="none" w:sz="0" w:space="0" w:color="auto"/>
            <w:left w:val="none" w:sz="0" w:space="0" w:color="auto"/>
            <w:bottom w:val="none" w:sz="0" w:space="0" w:color="auto"/>
            <w:right w:val="none" w:sz="0" w:space="0" w:color="auto"/>
          </w:divBdr>
        </w:div>
        <w:div w:id="94441944">
          <w:marLeft w:val="480"/>
          <w:marRight w:val="0"/>
          <w:marTop w:val="0"/>
          <w:marBottom w:val="0"/>
          <w:divBdr>
            <w:top w:val="none" w:sz="0" w:space="0" w:color="auto"/>
            <w:left w:val="none" w:sz="0" w:space="0" w:color="auto"/>
            <w:bottom w:val="none" w:sz="0" w:space="0" w:color="auto"/>
            <w:right w:val="none" w:sz="0" w:space="0" w:color="auto"/>
          </w:divBdr>
        </w:div>
        <w:div w:id="138304184">
          <w:marLeft w:val="480"/>
          <w:marRight w:val="0"/>
          <w:marTop w:val="0"/>
          <w:marBottom w:val="0"/>
          <w:divBdr>
            <w:top w:val="none" w:sz="0" w:space="0" w:color="auto"/>
            <w:left w:val="none" w:sz="0" w:space="0" w:color="auto"/>
            <w:bottom w:val="none" w:sz="0" w:space="0" w:color="auto"/>
            <w:right w:val="none" w:sz="0" w:space="0" w:color="auto"/>
          </w:divBdr>
        </w:div>
        <w:div w:id="169834727">
          <w:marLeft w:val="480"/>
          <w:marRight w:val="0"/>
          <w:marTop w:val="0"/>
          <w:marBottom w:val="0"/>
          <w:divBdr>
            <w:top w:val="none" w:sz="0" w:space="0" w:color="auto"/>
            <w:left w:val="none" w:sz="0" w:space="0" w:color="auto"/>
            <w:bottom w:val="none" w:sz="0" w:space="0" w:color="auto"/>
            <w:right w:val="none" w:sz="0" w:space="0" w:color="auto"/>
          </w:divBdr>
        </w:div>
        <w:div w:id="195973622">
          <w:marLeft w:val="480"/>
          <w:marRight w:val="0"/>
          <w:marTop w:val="0"/>
          <w:marBottom w:val="0"/>
          <w:divBdr>
            <w:top w:val="none" w:sz="0" w:space="0" w:color="auto"/>
            <w:left w:val="none" w:sz="0" w:space="0" w:color="auto"/>
            <w:bottom w:val="none" w:sz="0" w:space="0" w:color="auto"/>
            <w:right w:val="none" w:sz="0" w:space="0" w:color="auto"/>
          </w:divBdr>
        </w:div>
        <w:div w:id="196547040">
          <w:marLeft w:val="480"/>
          <w:marRight w:val="0"/>
          <w:marTop w:val="0"/>
          <w:marBottom w:val="0"/>
          <w:divBdr>
            <w:top w:val="none" w:sz="0" w:space="0" w:color="auto"/>
            <w:left w:val="none" w:sz="0" w:space="0" w:color="auto"/>
            <w:bottom w:val="none" w:sz="0" w:space="0" w:color="auto"/>
            <w:right w:val="none" w:sz="0" w:space="0" w:color="auto"/>
          </w:divBdr>
        </w:div>
        <w:div w:id="249118354">
          <w:marLeft w:val="480"/>
          <w:marRight w:val="0"/>
          <w:marTop w:val="0"/>
          <w:marBottom w:val="0"/>
          <w:divBdr>
            <w:top w:val="none" w:sz="0" w:space="0" w:color="auto"/>
            <w:left w:val="none" w:sz="0" w:space="0" w:color="auto"/>
            <w:bottom w:val="none" w:sz="0" w:space="0" w:color="auto"/>
            <w:right w:val="none" w:sz="0" w:space="0" w:color="auto"/>
          </w:divBdr>
        </w:div>
        <w:div w:id="273027611">
          <w:marLeft w:val="480"/>
          <w:marRight w:val="0"/>
          <w:marTop w:val="0"/>
          <w:marBottom w:val="0"/>
          <w:divBdr>
            <w:top w:val="none" w:sz="0" w:space="0" w:color="auto"/>
            <w:left w:val="none" w:sz="0" w:space="0" w:color="auto"/>
            <w:bottom w:val="none" w:sz="0" w:space="0" w:color="auto"/>
            <w:right w:val="none" w:sz="0" w:space="0" w:color="auto"/>
          </w:divBdr>
        </w:div>
        <w:div w:id="280184344">
          <w:marLeft w:val="480"/>
          <w:marRight w:val="0"/>
          <w:marTop w:val="0"/>
          <w:marBottom w:val="0"/>
          <w:divBdr>
            <w:top w:val="none" w:sz="0" w:space="0" w:color="auto"/>
            <w:left w:val="none" w:sz="0" w:space="0" w:color="auto"/>
            <w:bottom w:val="none" w:sz="0" w:space="0" w:color="auto"/>
            <w:right w:val="none" w:sz="0" w:space="0" w:color="auto"/>
          </w:divBdr>
        </w:div>
        <w:div w:id="296306249">
          <w:marLeft w:val="480"/>
          <w:marRight w:val="0"/>
          <w:marTop w:val="0"/>
          <w:marBottom w:val="0"/>
          <w:divBdr>
            <w:top w:val="none" w:sz="0" w:space="0" w:color="auto"/>
            <w:left w:val="none" w:sz="0" w:space="0" w:color="auto"/>
            <w:bottom w:val="none" w:sz="0" w:space="0" w:color="auto"/>
            <w:right w:val="none" w:sz="0" w:space="0" w:color="auto"/>
          </w:divBdr>
        </w:div>
        <w:div w:id="315652242">
          <w:marLeft w:val="480"/>
          <w:marRight w:val="0"/>
          <w:marTop w:val="0"/>
          <w:marBottom w:val="0"/>
          <w:divBdr>
            <w:top w:val="none" w:sz="0" w:space="0" w:color="auto"/>
            <w:left w:val="none" w:sz="0" w:space="0" w:color="auto"/>
            <w:bottom w:val="none" w:sz="0" w:space="0" w:color="auto"/>
            <w:right w:val="none" w:sz="0" w:space="0" w:color="auto"/>
          </w:divBdr>
        </w:div>
        <w:div w:id="321205331">
          <w:marLeft w:val="480"/>
          <w:marRight w:val="0"/>
          <w:marTop w:val="0"/>
          <w:marBottom w:val="0"/>
          <w:divBdr>
            <w:top w:val="none" w:sz="0" w:space="0" w:color="auto"/>
            <w:left w:val="none" w:sz="0" w:space="0" w:color="auto"/>
            <w:bottom w:val="none" w:sz="0" w:space="0" w:color="auto"/>
            <w:right w:val="none" w:sz="0" w:space="0" w:color="auto"/>
          </w:divBdr>
        </w:div>
        <w:div w:id="334655270">
          <w:marLeft w:val="480"/>
          <w:marRight w:val="0"/>
          <w:marTop w:val="0"/>
          <w:marBottom w:val="0"/>
          <w:divBdr>
            <w:top w:val="none" w:sz="0" w:space="0" w:color="auto"/>
            <w:left w:val="none" w:sz="0" w:space="0" w:color="auto"/>
            <w:bottom w:val="none" w:sz="0" w:space="0" w:color="auto"/>
            <w:right w:val="none" w:sz="0" w:space="0" w:color="auto"/>
          </w:divBdr>
        </w:div>
        <w:div w:id="506095424">
          <w:marLeft w:val="480"/>
          <w:marRight w:val="0"/>
          <w:marTop w:val="0"/>
          <w:marBottom w:val="0"/>
          <w:divBdr>
            <w:top w:val="none" w:sz="0" w:space="0" w:color="auto"/>
            <w:left w:val="none" w:sz="0" w:space="0" w:color="auto"/>
            <w:bottom w:val="none" w:sz="0" w:space="0" w:color="auto"/>
            <w:right w:val="none" w:sz="0" w:space="0" w:color="auto"/>
          </w:divBdr>
        </w:div>
        <w:div w:id="519857948">
          <w:marLeft w:val="480"/>
          <w:marRight w:val="0"/>
          <w:marTop w:val="0"/>
          <w:marBottom w:val="0"/>
          <w:divBdr>
            <w:top w:val="none" w:sz="0" w:space="0" w:color="auto"/>
            <w:left w:val="none" w:sz="0" w:space="0" w:color="auto"/>
            <w:bottom w:val="none" w:sz="0" w:space="0" w:color="auto"/>
            <w:right w:val="none" w:sz="0" w:space="0" w:color="auto"/>
          </w:divBdr>
        </w:div>
        <w:div w:id="704015111">
          <w:marLeft w:val="480"/>
          <w:marRight w:val="0"/>
          <w:marTop w:val="0"/>
          <w:marBottom w:val="0"/>
          <w:divBdr>
            <w:top w:val="none" w:sz="0" w:space="0" w:color="auto"/>
            <w:left w:val="none" w:sz="0" w:space="0" w:color="auto"/>
            <w:bottom w:val="none" w:sz="0" w:space="0" w:color="auto"/>
            <w:right w:val="none" w:sz="0" w:space="0" w:color="auto"/>
          </w:divBdr>
        </w:div>
        <w:div w:id="711618283">
          <w:marLeft w:val="480"/>
          <w:marRight w:val="0"/>
          <w:marTop w:val="0"/>
          <w:marBottom w:val="0"/>
          <w:divBdr>
            <w:top w:val="none" w:sz="0" w:space="0" w:color="auto"/>
            <w:left w:val="none" w:sz="0" w:space="0" w:color="auto"/>
            <w:bottom w:val="none" w:sz="0" w:space="0" w:color="auto"/>
            <w:right w:val="none" w:sz="0" w:space="0" w:color="auto"/>
          </w:divBdr>
        </w:div>
        <w:div w:id="725295786">
          <w:marLeft w:val="480"/>
          <w:marRight w:val="0"/>
          <w:marTop w:val="0"/>
          <w:marBottom w:val="0"/>
          <w:divBdr>
            <w:top w:val="none" w:sz="0" w:space="0" w:color="auto"/>
            <w:left w:val="none" w:sz="0" w:space="0" w:color="auto"/>
            <w:bottom w:val="none" w:sz="0" w:space="0" w:color="auto"/>
            <w:right w:val="none" w:sz="0" w:space="0" w:color="auto"/>
          </w:divBdr>
        </w:div>
        <w:div w:id="742138984">
          <w:marLeft w:val="480"/>
          <w:marRight w:val="0"/>
          <w:marTop w:val="0"/>
          <w:marBottom w:val="0"/>
          <w:divBdr>
            <w:top w:val="none" w:sz="0" w:space="0" w:color="auto"/>
            <w:left w:val="none" w:sz="0" w:space="0" w:color="auto"/>
            <w:bottom w:val="none" w:sz="0" w:space="0" w:color="auto"/>
            <w:right w:val="none" w:sz="0" w:space="0" w:color="auto"/>
          </w:divBdr>
        </w:div>
        <w:div w:id="800810101">
          <w:marLeft w:val="480"/>
          <w:marRight w:val="0"/>
          <w:marTop w:val="0"/>
          <w:marBottom w:val="0"/>
          <w:divBdr>
            <w:top w:val="none" w:sz="0" w:space="0" w:color="auto"/>
            <w:left w:val="none" w:sz="0" w:space="0" w:color="auto"/>
            <w:bottom w:val="none" w:sz="0" w:space="0" w:color="auto"/>
            <w:right w:val="none" w:sz="0" w:space="0" w:color="auto"/>
          </w:divBdr>
        </w:div>
        <w:div w:id="860096088">
          <w:marLeft w:val="480"/>
          <w:marRight w:val="0"/>
          <w:marTop w:val="0"/>
          <w:marBottom w:val="0"/>
          <w:divBdr>
            <w:top w:val="none" w:sz="0" w:space="0" w:color="auto"/>
            <w:left w:val="none" w:sz="0" w:space="0" w:color="auto"/>
            <w:bottom w:val="none" w:sz="0" w:space="0" w:color="auto"/>
            <w:right w:val="none" w:sz="0" w:space="0" w:color="auto"/>
          </w:divBdr>
        </w:div>
        <w:div w:id="861819475">
          <w:marLeft w:val="480"/>
          <w:marRight w:val="0"/>
          <w:marTop w:val="0"/>
          <w:marBottom w:val="0"/>
          <w:divBdr>
            <w:top w:val="none" w:sz="0" w:space="0" w:color="auto"/>
            <w:left w:val="none" w:sz="0" w:space="0" w:color="auto"/>
            <w:bottom w:val="none" w:sz="0" w:space="0" w:color="auto"/>
            <w:right w:val="none" w:sz="0" w:space="0" w:color="auto"/>
          </w:divBdr>
        </w:div>
      </w:divsChild>
    </w:div>
    <w:div w:id="892539366">
      <w:bodyDiv w:val="1"/>
      <w:marLeft w:val="0"/>
      <w:marRight w:val="0"/>
      <w:marTop w:val="0"/>
      <w:marBottom w:val="0"/>
      <w:divBdr>
        <w:top w:val="none" w:sz="0" w:space="0" w:color="auto"/>
        <w:left w:val="none" w:sz="0" w:space="0" w:color="auto"/>
        <w:bottom w:val="none" w:sz="0" w:space="0" w:color="auto"/>
        <w:right w:val="none" w:sz="0" w:space="0" w:color="auto"/>
      </w:divBdr>
    </w:div>
    <w:div w:id="892620651">
      <w:bodyDiv w:val="1"/>
      <w:marLeft w:val="0"/>
      <w:marRight w:val="0"/>
      <w:marTop w:val="0"/>
      <w:marBottom w:val="0"/>
      <w:divBdr>
        <w:top w:val="none" w:sz="0" w:space="0" w:color="auto"/>
        <w:left w:val="none" w:sz="0" w:space="0" w:color="auto"/>
        <w:bottom w:val="none" w:sz="0" w:space="0" w:color="auto"/>
        <w:right w:val="none" w:sz="0" w:space="0" w:color="auto"/>
      </w:divBdr>
    </w:div>
    <w:div w:id="892735283">
      <w:bodyDiv w:val="1"/>
      <w:marLeft w:val="0"/>
      <w:marRight w:val="0"/>
      <w:marTop w:val="0"/>
      <w:marBottom w:val="0"/>
      <w:divBdr>
        <w:top w:val="none" w:sz="0" w:space="0" w:color="auto"/>
        <w:left w:val="none" w:sz="0" w:space="0" w:color="auto"/>
        <w:bottom w:val="none" w:sz="0" w:space="0" w:color="auto"/>
        <w:right w:val="none" w:sz="0" w:space="0" w:color="auto"/>
      </w:divBdr>
    </w:div>
    <w:div w:id="893004303">
      <w:bodyDiv w:val="1"/>
      <w:marLeft w:val="0"/>
      <w:marRight w:val="0"/>
      <w:marTop w:val="0"/>
      <w:marBottom w:val="0"/>
      <w:divBdr>
        <w:top w:val="none" w:sz="0" w:space="0" w:color="auto"/>
        <w:left w:val="none" w:sz="0" w:space="0" w:color="auto"/>
        <w:bottom w:val="none" w:sz="0" w:space="0" w:color="auto"/>
        <w:right w:val="none" w:sz="0" w:space="0" w:color="auto"/>
      </w:divBdr>
    </w:div>
    <w:div w:id="893005954">
      <w:bodyDiv w:val="1"/>
      <w:marLeft w:val="0"/>
      <w:marRight w:val="0"/>
      <w:marTop w:val="0"/>
      <w:marBottom w:val="0"/>
      <w:divBdr>
        <w:top w:val="none" w:sz="0" w:space="0" w:color="auto"/>
        <w:left w:val="none" w:sz="0" w:space="0" w:color="auto"/>
        <w:bottom w:val="none" w:sz="0" w:space="0" w:color="auto"/>
        <w:right w:val="none" w:sz="0" w:space="0" w:color="auto"/>
      </w:divBdr>
    </w:div>
    <w:div w:id="893006713">
      <w:bodyDiv w:val="1"/>
      <w:marLeft w:val="0"/>
      <w:marRight w:val="0"/>
      <w:marTop w:val="0"/>
      <w:marBottom w:val="0"/>
      <w:divBdr>
        <w:top w:val="none" w:sz="0" w:space="0" w:color="auto"/>
        <w:left w:val="none" w:sz="0" w:space="0" w:color="auto"/>
        <w:bottom w:val="none" w:sz="0" w:space="0" w:color="auto"/>
        <w:right w:val="none" w:sz="0" w:space="0" w:color="auto"/>
      </w:divBdr>
    </w:div>
    <w:div w:id="893077678">
      <w:bodyDiv w:val="1"/>
      <w:marLeft w:val="0"/>
      <w:marRight w:val="0"/>
      <w:marTop w:val="0"/>
      <w:marBottom w:val="0"/>
      <w:divBdr>
        <w:top w:val="none" w:sz="0" w:space="0" w:color="auto"/>
        <w:left w:val="none" w:sz="0" w:space="0" w:color="auto"/>
        <w:bottom w:val="none" w:sz="0" w:space="0" w:color="auto"/>
        <w:right w:val="none" w:sz="0" w:space="0" w:color="auto"/>
      </w:divBdr>
    </w:div>
    <w:div w:id="893125284">
      <w:bodyDiv w:val="1"/>
      <w:marLeft w:val="0"/>
      <w:marRight w:val="0"/>
      <w:marTop w:val="0"/>
      <w:marBottom w:val="0"/>
      <w:divBdr>
        <w:top w:val="none" w:sz="0" w:space="0" w:color="auto"/>
        <w:left w:val="none" w:sz="0" w:space="0" w:color="auto"/>
        <w:bottom w:val="none" w:sz="0" w:space="0" w:color="auto"/>
        <w:right w:val="none" w:sz="0" w:space="0" w:color="auto"/>
      </w:divBdr>
    </w:div>
    <w:div w:id="893202549">
      <w:bodyDiv w:val="1"/>
      <w:marLeft w:val="0"/>
      <w:marRight w:val="0"/>
      <w:marTop w:val="0"/>
      <w:marBottom w:val="0"/>
      <w:divBdr>
        <w:top w:val="none" w:sz="0" w:space="0" w:color="auto"/>
        <w:left w:val="none" w:sz="0" w:space="0" w:color="auto"/>
        <w:bottom w:val="none" w:sz="0" w:space="0" w:color="auto"/>
        <w:right w:val="none" w:sz="0" w:space="0" w:color="auto"/>
      </w:divBdr>
    </w:div>
    <w:div w:id="893348039">
      <w:bodyDiv w:val="1"/>
      <w:marLeft w:val="0"/>
      <w:marRight w:val="0"/>
      <w:marTop w:val="0"/>
      <w:marBottom w:val="0"/>
      <w:divBdr>
        <w:top w:val="none" w:sz="0" w:space="0" w:color="auto"/>
        <w:left w:val="none" w:sz="0" w:space="0" w:color="auto"/>
        <w:bottom w:val="none" w:sz="0" w:space="0" w:color="auto"/>
        <w:right w:val="none" w:sz="0" w:space="0" w:color="auto"/>
      </w:divBdr>
    </w:div>
    <w:div w:id="893657116">
      <w:bodyDiv w:val="1"/>
      <w:marLeft w:val="0"/>
      <w:marRight w:val="0"/>
      <w:marTop w:val="0"/>
      <w:marBottom w:val="0"/>
      <w:divBdr>
        <w:top w:val="none" w:sz="0" w:space="0" w:color="auto"/>
        <w:left w:val="none" w:sz="0" w:space="0" w:color="auto"/>
        <w:bottom w:val="none" w:sz="0" w:space="0" w:color="auto"/>
        <w:right w:val="none" w:sz="0" w:space="0" w:color="auto"/>
      </w:divBdr>
    </w:div>
    <w:div w:id="893657668">
      <w:bodyDiv w:val="1"/>
      <w:marLeft w:val="0"/>
      <w:marRight w:val="0"/>
      <w:marTop w:val="0"/>
      <w:marBottom w:val="0"/>
      <w:divBdr>
        <w:top w:val="none" w:sz="0" w:space="0" w:color="auto"/>
        <w:left w:val="none" w:sz="0" w:space="0" w:color="auto"/>
        <w:bottom w:val="none" w:sz="0" w:space="0" w:color="auto"/>
        <w:right w:val="none" w:sz="0" w:space="0" w:color="auto"/>
      </w:divBdr>
    </w:div>
    <w:div w:id="893736691">
      <w:bodyDiv w:val="1"/>
      <w:marLeft w:val="0"/>
      <w:marRight w:val="0"/>
      <w:marTop w:val="0"/>
      <w:marBottom w:val="0"/>
      <w:divBdr>
        <w:top w:val="none" w:sz="0" w:space="0" w:color="auto"/>
        <w:left w:val="none" w:sz="0" w:space="0" w:color="auto"/>
        <w:bottom w:val="none" w:sz="0" w:space="0" w:color="auto"/>
        <w:right w:val="none" w:sz="0" w:space="0" w:color="auto"/>
      </w:divBdr>
    </w:div>
    <w:div w:id="893930508">
      <w:bodyDiv w:val="1"/>
      <w:marLeft w:val="0"/>
      <w:marRight w:val="0"/>
      <w:marTop w:val="0"/>
      <w:marBottom w:val="0"/>
      <w:divBdr>
        <w:top w:val="none" w:sz="0" w:space="0" w:color="auto"/>
        <w:left w:val="none" w:sz="0" w:space="0" w:color="auto"/>
        <w:bottom w:val="none" w:sz="0" w:space="0" w:color="auto"/>
        <w:right w:val="none" w:sz="0" w:space="0" w:color="auto"/>
      </w:divBdr>
    </w:div>
    <w:div w:id="893934725">
      <w:bodyDiv w:val="1"/>
      <w:marLeft w:val="0"/>
      <w:marRight w:val="0"/>
      <w:marTop w:val="0"/>
      <w:marBottom w:val="0"/>
      <w:divBdr>
        <w:top w:val="none" w:sz="0" w:space="0" w:color="auto"/>
        <w:left w:val="none" w:sz="0" w:space="0" w:color="auto"/>
        <w:bottom w:val="none" w:sz="0" w:space="0" w:color="auto"/>
        <w:right w:val="none" w:sz="0" w:space="0" w:color="auto"/>
      </w:divBdr>
    </w:div>
    <w:div w:id="894049191">
      <w:bodyDiv w:val="1"/>
      <w:marLeft w:val="0"/>
      <w:marRight w:val="0"/>
      <w:marTop w:val="0"/>
      <w:marBottom w:val="0"/>
      <w:divBdr>
        <w:top w:val="none" w:sz="0" w:space="0" w:color="auto"/>
        <w:left w:val="none" w:sz="0" w:space="0" w:color="auto"/>
        <w:bottom w:val="none" w:sz="0" w:space="0" w:color="auto"/>
        <w:right w:val="none" w:sz="0" w:space="0" w:color="auto"/>
      </w:divBdr>
    </w:div>
    <w:div w:id="894122159">
      <w:bodyDiv w:val="1"/>
      <w:marLeft w:val="0"/>
      <w:marRight w:val="0"/>
      <w:marTop w:val="0"/>
      <w:marBottom w:val="0"/>
      <w:divBdr>
        <w:top w:val="none" w:sz="0" w:space="0" w:color="auto"/>
        <w:left w:val="none" w:sz="0" w:space="0" w:color="auto"/>
        <w:bottom w:val="none" w:sz="0" w:space="0" w:color="auto"/>
        <w:right w:val="none" w:sz="0" w:space="0" w:color="auto"/>
      </w:divBdr>
    </w:div>
    <w:div w:id="894193963">
      <w:bodyDiv w:val="1"/>
      <w:marLeft w:val="0"/>
      <w:marRight w:val="0"/>
      <w:marTop w:val="0"/>
      <w:marBottom w:val="0"/>
      <w:divBdr>
        <w:top w:val="none" w:sz="0" w:space="0" w:color="auto"/>
        <w:left w:val="none" w:sz="0" w:space="0" w:color="auto"/>
        <w:bottom w:val="none" w:sz="0" w:space="0" w:color="auto"/>
        <w:right w:val="none" w:sz="0" w:space="0" w:color="auto"/>
      </w:divBdr>
    </w:div>
    <w:div w:id="894240598">
      <w:bodyDiv w:val="1"/>
      <w:marLeft w:val="0"/>
      <w:marRight w:val="0"/>
      <w:marTop w:val="0"/>
      <w:marBottom w:val="0"/>
      <w:divBdr>
        <w:top w:val="none" w:sz="0" w:space="0" w:color="auto"/>
        <w:left w:val="none" w:sz="0" w:space="0" w:color="auto"/>
        <w:bottom w:val="none" w:sz="0" w:space="0" w:color="auto"/>
        <w:right w:val="none" w:sz="0" w:space="0" w:color="auto"/>
      </w:divBdr>
    </w:div>
    <w:div w:id="894245226">
      <w:bodyDiv w:val="1"/>
      <w:marLeft w:val="0"/>
      <w:marRight w:val="0"/>
      <w:marTop w:val="0"/>
      <w:marBottom w:val="0"/>
      <w:divBdr>
        <w:top w:val="none" w:sz="0" w:space="0" w:color="auto"/>
        <w:left w:val="none" w:sz="0" w:space="0" w:color="auto"/>
        <w:bottom w:val="none" w:sz="0" w:space="0" w:color="auto"/>
        <w:right w:val="none" w:sz="0" w:space="0" w:color="auto"/>
      </w:divBdr>
    </w:div>
    <w:div w:id="894268996">
      <w:bodyDiv w:val="1"/>
      <w:marLeft w:val="0"/>
      <w:marRight w:val="0"/>
      <w:marTop w:val="0"/>
      <w:marBottom w:val="0"/>
      <w:divBdr>
        <w:top w:val="none" w:sz="0" w:space="0" w:color="auto"/>
        <w:left w:val="none" w:sz="0" w:space="0" w:color="auto"/>
        <w:bottom w:val="none" w:sz="0" w:space="0" w:color="auto"/>
        <w:right w:val="none" w:sz="0" w:space="0" w:color="auto"/>
      </w:divBdr>
    </w:div>
    <w:div w:id="894271053">
      <w:bodyDiv w:val="1"/>
      <w:marLeft w:val="0"/>
      <w:marRight w:val="0"/>
      <w:marTop w:val="0"/>
      <w:marBottom w:val="0"/>
      <w:divBdr>
        <w:top w:val="none" w:sz="0" w:space="0" w:color="auto"/>
        <w:left w:val="none" w:sz="0" w:space="0" w:color="auto"/>
        <w:bottom w:val="none" w:sz="0" w:space="0" w:color="auto"/>
        <w:right w:val="none" w:sz="0" w:space="0" w:color="auto"/>
      </w:divBdr>
    </w:div>
    <w:div w:id="894319154">
      <w:bodyDiv w:val="1"/>
      <w:marLeft w:val="0"/>
      <w:marRight w:val="0"/>
      <w:marTop w:val="0"/>
      <w:marBottom w:val="0"/>
      <w:divBdr>
        <w:top w:val="none" w:sz="0" w:space="0" w:color="auto"/>
        <w:left w:val="none" w:sz="0" w:space="0" w:color="auto"/>
        <w:bottom w:val="none" w:sz="0" w:space="0" w:color="auto"/>
        <w:right w:val="none" w:sz="0" w:space="0" w:color="auto"/>
      </w:divBdr>
    </w:div>
    <w:div w:id="894389509">
      <w:bodyDiv w:val="1"/>
      <w:marLeft w:val="0"/>
      <w:marRight w:val="0"/>
      <w:marTop w:val="0"/>
      <w:marBottom w:val="0"/>
      <w:divBdr>
        <w:top w:val="none" w:sz="0" w:space="0" w:color="auto"/>
        <w:left w:val="none" w:sz="0" w:space="0" w:color="auto"/>
        <w:bottom w:val="none" w:sz="0" w:space="0" w:color="auto"/>
        <w:right w:val="none" w:sz="0" w:space="0" w:color="auto"/>
      </w:divBdr>
    </w:div>
    <w:div w:id="894439148">
      <w:bodyDiv w:val="1"/>
      <w:marLeft w:val="0"/>
      <w:marRight w:val="0"/>
      <w:marTop w:val="0"/>
      <w:marBottom w:val="0"/>
      <w:divBdr>
        <w:top w:val="none" w:sz="0" w:space="0" w:color="auto"/>
        <w:left w:val="none" w:sz="0" w:space="0" w:color="auto"/>
        <w:bottom w:val="none" w:sz="0" w:space="0" w:color="auto"/>
        <w:right w:val="none" w:sz="0" w:space="0" w:color="auto"/>
      </w:divBdr>
    </w:div>
    <w:div w:id="894506280">
      <w:bodyDiv w:val="1"/>
      <w:marLeft w:val="0"/>
      <w:marRight w:val="0"/>
      <w:marTop w:val="0"/>
      <w:marBottom w:val="0"/>
      <w:divBdr>
        <w:top w:val="none" w:sz="0" w:space="0" w:color="auto"/>
        <w:left w:val="none" w:sz="0" w:space="0" w:color="auto"/>
        <w:bottom w:val="none" w:sz="0" w:space="0" w:color="auto"/>
        <w:right w:val="none" w:sz="0" w:space="0" w:color="auto"/>
      </w:divBdr>
    </w:div>
    <w:div w:id="894584983">
      <w:bodyDiv w:val="1"/>
      <w:marLeft w:val="0"/>
      <w:marRight w:val="0"/>
      <w:marTop w:val="0"/>
      <w:marBottom w:val="0"/>
      <w:divBdr>
        <w:top w:val="none" w:sz="0" w:space="0" w:color="auto"/>
        <w:left w:val="none" w:sz="0" w:space="0" w:color="auto"/>
        <w:bottom w:val="none" w:sz="0" w:space="0" w:color="auto"/>
        <w:right w:val="none" w:sz="0" w:space="0" w:color="auto"/>
      </w:divBdr>
    </w:div>
    <w:div w:id="894632492">
      <w:bodyDiv w:val="1"/>
      <w:marLeft w:val="0"/>
      <w:marRight w:val="0"/>
      <w:marTop w:val="0"/>
      <w:marBottom w:val="0"/>
      <w:divBdr>
        <w:top w:val="none" w:sz="0" w:space="0" w:color="auto"/>
        <w:left w:val="none" w:sz="0" w:space="0" w:color="auto"/>
        <w:bottom w:val="none" w:sz="0" w:space="0" w:color="auto"/>
        <w:right w:val="none" w:sz="0" w:space="0" w:color="auto"/>
      </w:divBdr>
    </w:div>
    <w:div w:id="894660003">
      <w:bodyDiv w:val="1"/>
      <w:marLeft w:val="0"/>
      <w:marRight w:val="0"/>
      <w:marTop w:val="0"/>
      <w:marBottom w:val="0"/>
      <w:divBdr>
        <w:top w:val="none" w:sz="0" w:space="0" w:color="auto"/>
        <w:left w:val="none" w:sz="0" w:space="0" w:color="auto"/>
        <w:bottom w:val="none" w:sz="0" w:space="0" w:color="auto"/>
        <w:right w:val="none" w:sz="0" w:space="0" w:color="auto"/>
      </w:divBdr>
    </w:div>
    <w:div w:id="894851323">
      <w:bodyDiv w:val="1"/>
      <w:marLeft w:val="0"/>
      <w:marRight w:val="0"/>
      <w:marTop w:val="0"/>
      <w:marBottom w:val="0"/>
      <w:divBdr>
        <w:top w:val="none" w:sz="0" w:space="0" w:color="auto"/>
        <w:left w:val="none" w:sz="0" w:space="0" w:color="auto"/>
        <w:bottom w:val="none" w:sz="0" w:space="0" w:color="auto"/>
        <w:right w:val="none" w:sz="0" w:space="0" w:color="auto"/>
      </w:divBdr>
    </w:div>
    <w:div w:id="894897186">
      <w:bodyDiv w:val="1"/>
      <w:marLeft w:val="0"/>
      <w:marRight w:val="0"/>
      <w:marTop w:val="0"/>
      <w:marBottom w:val="0"/>
      <w:divBdr>
        <w:top w:val="none" w:sz="0" w:space="0" w:color="auto"/>
        <w:left w:val="none" w:sz="0" w:space="0" w:color="auto"/>
        <w:bottom w:val="none" w:sz="0" w:space="0" w:color="auto"/>
        <w:right w:val="none" w:sz="0" w:space="0" w:color="auto"/>
      </w:divBdr>
    </w:div>
    <w:div w:id="894973474">
      <w:bodyDiv w:val="1"/>
      <w:marLeft w:val="0"/>
      <w:marRight w:val="0"/>
      <w:marTop w:val="0"/>
      <w:marBottom w:val="0"/>
      <w:divBdr>
        <w:top w:val="none" w:sz="0" w:space="0" w:color="auto"/>
        <w:left w:val="none" w:sz="0" w:space="0" w:color="auto"/>
        <w:bottom w:val="none" w:sz="0" w:space="0" w:color="auto"/>
        <w:right w:val="none" w:sz="0" w:space="0" w:color="auto"/>
      </w:divBdr>
    </w:div>
    <w:div w:id="895243376">
      <w:bodyDiv w:val="1"/>
      <w:marLeft w:val="0"/>
      <w:marRight w:val="0"/>
      <w:marTop w:val="0"/>
      <w:marBottom w:val="0"/>
      <w:divBdr>
        <w:top w:val="none" w:sz="0" w:space="0" w:color="auto"/>
        <w:left w:val="none" w:sz="0" w:space="0" w:color="auto"/>
        <w:bottom w:val="none" w:sz="0" w:space="0" w:color="auto"/>
        <w:right w:val="none" w:sz="0" w:space="0" w:color="auto"/>
      </w:divBdr>
    </w:div>
    <w:div w:id="895314831">
      <w:bodyDiv w:val="1"/>
      <w:marLeft w:val="0"/>
      <w:marRight w:val="0"/>
      <w:marTop w:val="0"/>
      <w:marBottom w:val="0"/>
      <w:divBdr>
        <w:top w:val="none" w:sz="0" w:space="0" w:color="auto"/>
        <w:left w:val="none" w:sz="0" w:space="0" w:color="auto"/>
        <w:bottom w:val="none" w:sz="0" w:space="0" w:color="auto"/>
        <w:right w:val="none" w:sz="0" w:space="0" w:color="auto"/>
      </w:divBdr>
    </w:div>
    <w:div w:id="895315439">
      <w:bodyDiv w:val="1"/>
      <w:marLeft w:val="0"/>
      <w:marRight w:val="0"/>
      <w:marTop w:val="0"/>
      <w:marBottom w:val="0"/>
      <w:divBdr>
        <w:top w:val="none" w:sz="0" w:space="0" w:color="auto"/>
        <w:left w:val="none" w:sz="0" w:space="0" w:color="auto"/>
        <w:bottom w:val="none" w:sz="0" w:space="0" w:color="auto"/>
        <w:right w:val="none" w:sz="0" w:space="0" w:color="auto"/>
      </w:divBdr>
    </w:div>
    <w:div w:id="895317002">
      <w:bodyDiv w:val="1"/>
      <w:marLeft w:val="0"/>
      <w:marRight w:val="0"/>
      <w:marTop w:val="0"/>
      <w:marBottom w:val="0"/>
      <w:divBdr>
        <w:top w:val="none" w:sz="0" w:space="0" w:color="auto"/>
        <w:left w:val="none" w:sz="0" w:space="0" w:color="auto"/>
        <w:bottom w:val="none" w:sz="0" w:space="0" w:color="auto"/>
        <w:right w:val="none" w:sz="0" w:space="0" w:color="auto"/>
      </w:divBdr>
    </w:div>
    <w:div w:id="895357623">
      <w:bodyDiv w:val="1"/>
      <w:marLeft w:val="0"/>
      <w:marRight w:val="0"/>
      <w:marTop w:val="0"/>
      <w:marBottom w:val="0"/>
      <w:divBdr>
        <w:top w:val="none" w:sz="0" w:space="0" w:color="auto"/>
        <w:left w:val="none" w:sz="0" w:space="0" w:color="auto"/>
        <w:bottom w:val="none" w:sz="0" w:space="0" w:color="auto"/>
        <w:right w:val="none" w:sz="0" w:space="0" w:color="auto"/>
      </w:divBdr>
    </w:div>
    <w:div w:id="895358147">
      <w:bodyDiv w:val="1"/>
      <w:marLeft w:val="0"/>
      <w:marRight w:val="0"/>
      <w:marTop w:val="0"/>
      <w:marBottom w:val="0"/>
      <w:divBdr>
        <w:top w:val="none" w:sz="0" w:space="0" w:color="auto"/>
        <w:left w:val="none" w:sz="0" w:space="0" w:color="auto"/>
        <w:bottom w:val="none" w:sz="0" w:space="0" w:color="auto"/>
        <w:right w:val="none" w:sz="0" w:space="0" w:color="auto"/>
      </w:divBdr>
    </w:div>
    <w:div w:id="895430018">
      <w:bodyDiv w:val="1"/>
      <w:marLeft w:val="0"/>
      <w:marRight w:val="0"/>
      <w:marTop w:val="0"/>
      <w:marBottom w:val="0"/>
      <w:divBdr>
        <w:top w:val="none" w:sz="0" w:space="0" w:color="auto"/>
        <w:left w:val="none" w:sz="0" w:space="0" w:color="auto"/>
        <w:bottom w:val="none" w:sz="0" w:space="0" w:color="auto"/>
        <w:right w:val="none" w:sz="0" w:space="0" w:color="auto"/>
      </w:divBdr>
    </w:div>
    <w:div w:id="895630231">
      <w:bodyDiv w:val="1"/>
      <w:marLeft w:val="0"/>
      <w:marRight w:val="0"/>
      <w:marTop w:val="0"/>
      <w:marBottom w:val="0"/>
      <w:divBdr>
        <w:top w:val="none" w:sz="0" w:space="0" w:color="auto"/>
        <w:left w:val="none" w:sz="0" w:space="0" w:color="auto"/>
        <w:bottom w:val="none" w:sz="0" w:space="0" w:color="auto"/>
        <w:right w:val="none" w:sz="0" w:space="0" w:color="auto"/>
      </w:divBdr>
    </w:div>
    <w:div w:id="895896772">
      <w:bodyDiv w:val="1"/>
      <w:marLeft w:val="0"/>
      <w:marRight w:val="0"/>
      <w:marTop w:val="0"/>
      <w:marBottom w:val="0"/>
      <w:divBdr>
        <w:top w:val="none" w:sz="0" w:space="0" w:color="auto"/>
        <w:left w:val="none" w:sz="0" w:space="0" w:color="auto"/>
        <w:bottom w:val="none" w:sz="0" w:space="0" w:color="auto"/>
        <w:right w:val="none" w:sz="0" w:space="0" w:color="auto"/>
      </w:divBdr>
    </w:div>
    <w:div w:id="896012925">
      <w:bodyDiv w:val="1"/>
      <w:marLeft w:val="0"/>
      <w:marRight w:val="0"/>
      <w:marTop w:val="0"/>
      <w:marBottom w:val="0"/>
      <w:divBdr>
        <w:top w:val="none" w:sz="0" w:space="0" w:color="auto"/>
        <w:left w:val="none" w:sz="0" w:space="0" w:color="auto"/>
        <w:bottom w:val="none" w:sz="0" w:space="0" w:color="auto"/>
        <w:right w:val="none" w:sz="0" w:space="0" w:color="auto"/>
      </w:divBdr>
    </w:div>
    <w:div w:id="896281266">
      <w:bodyDiv w:val="1"/>
      <w:marLeft w:val="0"/>
      <w:marRight w:val="0"/>
      <w:marTop w:val="0"/>
      <w:marBottom w:val="0"/>
      <w:divBdr>
        <w:top w:val="none" w:sz="0" w:space="0" w:color="auto"/>
        <w:left w:val="none" w:sz="0" w:space="0" w:color="auto"/>
        <w:bottom w:val="none" w:sz="0" w:space="0" w:color="auto"/>
        <w:right w:val="none" w:sz="0" w:space="0" w:color="auto"/>
      </w:divBdr>
    </w:div>
    <w:div w:id="896359482">
      <w:bodyDiv w:val="1"/>
      <w:marLeft w:val="0"/>
      <w:marRight w:val="0"/>
      <w:marTop w:val="0"/>
      <w:marBottom w:val="0"/>
      <w:divBdr>
        <w:top w:val="none" w:sz="0" w:space="0" w:color="auto"/>
        <w:left w:val="none" w:sz="0" w:space="0" w:color="auto"/>
        <w:bottom w:val="none" w:sz="0" w:space="0" w:color="auto"/>
        <w:right w:val="none" w:sz="0" w:space="0" w:color="auto"/>
      </w:divBdr>
    </w:div>
    <w:div w:id="896479585">
      <w:bodyDiv w:val="1"/>
      <w:marLeft w:val="0"/>
      <w:marRight w:val="0"/>
      <w:marTop w:val="0"/>
      <w:marBottom w:val="0"/>
      <w:divBdr>
        <w:top w:val="none" w:sz="0" w:space="0" w:color="auto"/>
        <w:left w:val="none" w:sz="0" w:space="0" w:color="auto"/>
        <w:bottom w:val="none" w:sz="0" w:space="0" w:color="auto"/>
        <w:right w:val="none" w:sz="0" w:space="0" w:color="auto"/>
      </w:divBdr>
    </w:div>
    <w:div w:id="896480380">
      <w:bodyDiv w:val="1"/>
      <w:marLeft w:val="0"/>
      <w:marRight w:val="0"/>
      <w:marTop w:val="0"/>
      <w:marBottom w:val="0"/>
      <w:divBdr>
        <w:top w:val="none" w:sz="0" w:space="0" w:color="auto"/>
        <w:left w:val="none" w:sz="0" w:space="0" w:color="auto"/>
        <w:bottom w:val="none" w:sz="0" w:space="0" w:color="auto"/>
        <w:right w:val="none" w:sz="0" w:space="0" w:color="auto"/>
      </w:divBdr>
    </w:div>
    <w:div w:id="896622104">
      <w:bodyDiv w:val="1"/>
      <w:marLeft w:val="0"/>
      <w:marRight w:val="0"/>
      <w:marTop w:val="0"/>
      <w:marBottom w:val="0"/>
      <w:divBdr>
        <w:top w:val="none" w:sz="0" w:space="0" w:color="auto"/>
        <w:left w:val="none" w:sz="0" w:space="0" w:color="auto"/>
        <w:bottom w:val="none" w:sz="0" w:space="0" w:color="auto"/>
        <w:right w:val="none" w:sz="0" w:space="0" w:color="auto"/>
      </w:divBdr>
    </w:div>
    <w:div w:id="896629398">
      <w:bodyDiv w:val="1"/>
      <w:marLeft w:val="0"/>
      <w:marRight w:val="0"/>
      <w:marTop w:val="0"/>
      <w:marBottom w:val="0"/>
      <w:divBdr>
        <w:top w:val="none" w:sz="0" w:space="0" w:color="auto"/>
        <w:left w:val="none" w:sz="0" w:space="0" w:color="auto"/>
        <w:bottom w:val="none" w:sz="0" w:space="0" w:color="auto"/>
        <w:right w:val="none" w:sz="0" w:space="0" w:color="auto"/>
      </w:divBdr>
    </w:div>
    <w:div w:id="896748371">
      <w:bodyDiv w:val="1"/>
      <w:marLeft w:val="0"/>
      <w:marRight w:val="0"/>
      <w:marTop w:val="0"/>
      <w:marBottom w:val="0"/>
      <w:divBdr>
        <w:top w:val="none" w:sz="0" w:space="0" w:color="auto"/>
        <w:left w:val="none" w:sz="0" w:space="0" w:color="auto"/>
        <w:bottom w:val="none" w:sz="0" w:space="0" w:color="auto"/>
        <w:right w:val="none" w:sz="0" w:space="0" w:color="auto"/>
      </w:divBdr>
    </w:div>
    <w:div w:id="896936359">
      <w:bodyDiv w:val="1"/>
      <w:marLeft w:val="0"/>
      <w:marRight w:val="0"/>
      <w:marTop w:val="0"/>
      <w:marBottom w:val="0"/>
      <w:divBdr>
        <w:top w:val="none" w:sz="0" w:space="0" w:color="auto"/>
        <w:left w:val="none" w:sz="0" w:space="0" w:color="auto"/>
        <w:bottom w:val="none" w:sz="0" w:space="0" w:color="auto"/>
        <w:right w:val="none" w:sz="0" w:space="0" w:color="auto"/>
      </w:divBdr>
    </w:div>
    <w:div w:id="897016236">
      <w:bodyDiv w:val="1"/>
      <w:marLeft w:val="0"/>
      <w:marRight w:val="0"/>
      <w:marTop w:val="0"/>
      <w:marBottom w:val="0"/>
      <w:divBdr>
        <w:top w:val="none" w:sz="0" w:space="0" w:color="auto"/>
        <w:left w:val="none" w:sz="0" w:space="0" w:color="auto"/>
        <w:bottom w:val="none" w:sz="0" w:space="0" w:color="auto"/>
        <w:right w:val="none" w:sz="0" w:space="0" w:color="auto"/>
      </w:divBdr>
    </w:div>
    <w:div w:id="897210136">
      <w:bodyDiv w:val="1"/>
      <w:marLeft w:val="0"/>
      <w:marRight w:val="0"/>
      <w:marTop w:val="0"/>
      <w:marBottom w:val="0"/>
      <w:divBdr>
        <w:top w:val="none" w:sz="0" w:space="0" w:color="auto"/>
        <w:left w:val="none" w:sz="0" w:space="0" w:color="auto"/>
        <w:bottom w:val="none" w:sz="0" w:space="0" w:color="auto"/>
        <w:right w:val="none" w:sz="0" w:space="0" w:color="auto"/>
      </w:divBdr>
    </w:div>
    <w:div w:id="897211031">
      <w:bodyDiv w:val="1"/>
      <w:marLeft w:val="0"/>
      <w:marRight w:val="0"/>
      <w:marTop w:val="0"/>
      <w:marBottom w:val="0"/>
      <w:divBdr>
        <w:top w:val="none" w:sz="0" w:space="0" w:color="auto"/>
        <w:left w:val="none" w:sz="0" w:space="0" w:color="auto"/>
        <w:bottom w:val="none" w:sz="0" w:space="0" w:color="auto"/>
        <w:right w:val="none" w:sz="0" w:space="0" w:color="auto"/>
      </w:divBdr>
    </w:div>
    <w:div w:id="897277307">
      <w:bodyDiv w:val="1"/>
      <w:marLeft w:val="0"/>
      <w:marRight w:val="0"/>
      <w:marTop w:val="0"/>
      <w:marBottom w:val="0"/>
      <w:divBdr>
        <w:top w:val="none" w:sz="0" w:space="0" w:color="auto"/>
        <w:left w:val="none" w:sz="0" w:space="0" w:color="auto"/>
        <w:bottom w:val="none" w:sz="0" w:space="0" w:color="auto"/>
        <w:right w:val="none" w:sz="0" w:space="0" w:color="auto"/>
      </w:divBdr>
    </w:div>
    <w:div w:id="897278141">
      <w:bodyDiv w:val="1"/>
      <w:marLeft w:val="0"/>
      <w:marRight w:val="0"/>
      <w:marTop w:val="0"/>
      <w:marBottom w:val="0"/>
      <w:divBdr>
        <w:top w:val="none" w:sz="0" w:space="0" w:color="auto"/>
        <w:left w:val="none" w:sz="0" w:space="0" w:color="auto"/>
        <w:bottom w:val="none" w:sz="0" w:space="0" w:color="auto"/>
        <w:right w:val="none" w:sz="0" w:space="0" w:color="auto"/>
      </w:divBdr>
    </w:div>
    <w:div w:id="897321698">
      <w:bodyDiv w:val="1"/>
      <w:marLeft w:val="0"/>
      <w:marRight w:val="0"/>
      <w:marTop w:val="0"/>
      <w:marBottom w:val="0"/>
      <w:divBdr>
        <w:top w:val="none" w:sz="0" w:space="0" w:color="auto"/>
        <w:left w:val="none" w:sz="0" w:space="0" w:color="auto"/>
        <w:bottom w:val="none" w:sz="0" w:space="0" w:color="auto"/>
        <w:right w:val="none" w:sz="0" w:space="0" w:color="auto"/>
      </w:divBdr>
    </w:div>
    <w:div w:id="897322314">
      <w:bodyDiv w:val="1"/>
      <w:marLeft w:val="0"/>
      <w:marRight w:val="0"/>
      <w:marTop w:val="0"/>
      <w:marBottom w:val="0"/>
      <w:divBdr>
        <w:top w:val="none" w:sz="0" w:space="0" w:color="auto"/>
        <w:left w:val="none" w:sz="0" w:space="0" w:color="auto"/>
        <w:bottom w:val="none" w:sz="0" w:space="0" w:color="auto"/>
        <w:right w:val="none" w:sz="0" w:space="0" w:color="auto"/>
      </w:divBdr>
    </w:div>
    <w:div w:id="897323191">
      <w:bodyDiv w:val="1"/>
      <w:marLeft w:val="0"/>
      <w:marRight w:val="0"/>
      <w:marTop w:val="0"/>
      <w:marBottom w:val="0"/>
      <w:divBdr>
        <w:top w:val="none" w:sz="0" w:space="0" w:color="auto"/>
        <w:left w:val="none" w:sz="0" w:space="0" w:color="auto"/>
        <w:bottom w:val="none" w:sz="0" w:space="0" w:color="auto"/>
        <w:right w:val="none" w:sz="0" w:space="0" w:color="auto"/>
      </w:divBdr>
    </w:div>
    <w:div w:id="897399292">
      <w:bodyDiv w:val="1"/>
      <w:marLeft w:val="0"/>
      <w:marRight w:val="0"/>
      <w:marTop w:val="0"/>
      <w:marBottom w:val="0"/>
      <w:divBdr>
        <w:top w:val="none" w:sz="0" w:space="0" w:color="auto"/>
        <w:left w:val="none" w:sz="0" w:space="0" w:color="auto"/>
        <w:bottom w:val="none" w:sz="0" w:space="0" w:color="auto"/>
        <w:right w:val="none" w:sz="0" w:space="0" w:color="auto"/>
      </w:divBdr>
    </w:div>
    <w:div w:id="897547518">
      <w:bodyDiv w:val="1"/>
      <w:marLeft w:val="0"/>
      <w:marRight w:val="0"/>
      <w:marTop w:val="0"/>
      <w:marBottom w:val="0"/>
      <w:divBdr>
        <w:top w:val="none" w:sz="0" w:space="0" w:color="auto"/>
        <w:left w:val="none" w:sz="0" w:space="0" w:color="auto"/>
        <w:bottom w:val="none" w:sz="0" w:space="0" w:color="auto"/>
        <w:right w:val="none" w:sz="0" w:space="0" w:color="auto"/>
      </w:divBdr>
    </w:div>
    <w:div w:id="897592259">
      <w:bodyDiv w:val="1"/>
      <w:marLeft w:val="0"/>
      <w:marRight w:val="0"/>
      <w:marTop w:val="0"/>
      <w:marBottom w:val="0"/>
      <w:divBdr>
        <w:top w:val="none" w:sz="0" w:space="0" w:color="auto"/>
        <w:left w:val="none" w:sz="0" w:space="0" w:color="auto"/>
        <w:bottom w:val="none" w:sz="0" w:space="0" w:color="auto"/>
        <w:right w:val="none" w:sz="0" w:space="0" w:color="auto"/>
      </w:divBdr>
    </w:div>
    <w:div w:id="897597372">
      <w:bodyDiv w:val="1"/>
      <w:marLeft w:val="0"/>
      <w:marRight w:val="0"/>
      <w:marTop w:val="0"/>
      <w:marBottom w:val="0"/>
      <w:divBdr>
        <w:top w:val="none" w:sz="0" w:space="0" w:color="auto"/>
        <w:left w:val="none" w:sz="0" w:space="0" w:color="auto"/>
        <w:bottom w:val="none" w:sz="0" w:space="0" w:color="auto"/>
        <w:right w:val="none" w:sz="0" w:space="0" w:color="auto"/>
      </w:divBdr>
    </w:div>
    <w:div w:id="897672566">
      <w:bodyDiv w:val="1"/>
      <w:marLeft w:val="0"/>
      <w:marRight w:val="0"/>
      <w:marTop w:val="0"/>
      <w:marBottom w:val="0"/>
      <w:divBdr>
        <w:top w:val="none" w:sz="0" w:space="0" w:color="auto"/>
        <w:left w:val="none" w:sz="0" w:space="0" w:color="auto"/>
        <w:bottom w:val="none" w:sz="0" w:space="0" w:color="auto"/>
        <w:right w:val="none" w:sz="0" w:space="0" w:color="auto"/>
      </w:divBdr>
    </w:div>
    <w:div w:id="897861211">
      <w:bodyDiv w:val="1"/>
      <w:marLeft w:val="0"/>
      <w:marRight w:val="0"/>
      <w:marTop w:val="0"/>
      <w:marBottom w:val="0"/>
      <w:divBdr>
        <w:top w:val="none" w:sz="0" w:space="0" w:color="auto"/>
        <w:left w:val="none" w:sz="0" w:space="0" w:color="auto"/>
        <w:bottom w:val="none" w:sz="0" w:space="0" w:color="auto"/>
        <w:right w:val="none" w:sz="0" w:space="0" w:color="auto"/>
      </w:divBdr>
    </w:div>
    <w:div w:id="897863413">
      <w:bodyDiv w:val="1"/>
      <w:marLeft w:val="0"/>
      <w:marRight w:val="0"/>
      <w:marTop w:val="0"/>
      <w:marBottom w:val="0"/>
      <w:divBdr>
        <w:top w:val="none" w:sz="0" w:space="0" w:color="auto"/>
        <w:left w:val="none" w:sz="0" w:space="0" w:color="auto"/>
        <w:bottom w:val="none" w:sz="0" w:space="0" w:color="auto"/>
        <w:right w:val="none" w:sz="0" w:space="0" w:color="auto"/>
      </w:divBdr>
    </w:div>
    <w:div w:id="897976554">
      <w:bodyDiv w:val="1"/>
      <w:marLeft w:val="0"/>
      <w:marRight w:val="0"/>
      <w:marTop w:val="0"/>
      <w:marBottom w:val="0"/>
      <w:divBdr>
        <w:top w:val="none" w:sz="0" w:space="0" w:color="auto"/>
        <w:left w:val="none" w:sz="0" w:space="0" w:color="auto"/>
        <w:bottom w:val="none" w:sz="0" w:space="0" w:color="auto"/>
        <w:right w:val="none" w:sz="0" w:space="0" w:color="auto"/>
      </w:divBdr>
    </w:div>
    <w:div w:id="898053371">
      <w:bodyDiv w:val="1"/>
      <w:marLeft w:val="0"/>
      <w:marRight w:val="0"/>
      <w:marTop w:val="0"/>
      <w:marBottom w:val="0"/>
      <w:divBdr>
        <w:top w:val="none" w:sz="0" w:space="0" w:color="auto"/>
        <w:left w:val="none" w:sz="0" w:space="0" w:color="auto"/>
        <w:bottom w:val="none" w:sz="0" w:space="0" w:color="auto"/>
        <w:right w:val="none" w:sz="0" w:space="0" w:color="auto"/>
      </w:divBdr>
    </w:div>
    <w:div w:id="898126708">
      <w:bodyDiv w:val="1"/>
      <w:marLeft w:val="0"/>
      <w:marRight w:val="0"/>
      <w:marTop w:val="0"/>
      <w:marBottom w:val="0"/>
      <w:divBdr>
        <w:top w:val="none" w:sz="0" w:space="0" w:color="auto"/>
        <w:left w:val="none" w:sz="0" w:space="0" w:color="auto"/>
        <w:bottom w:val="none" w:sz="0" w:space="0" w:color="auto"/>
        <w:right w:val="none" w:sz="0" w:space="0" w:color="auto"/>
      </w:divBdr>
    </w:div>
    <w:div w:id="898129485">
      <w:bodyDiv w:val="1"/>
      <w:marLeft w:val="0"/>
      <w:marRight w:val="0"/>
      <w:marTop w:val="0"/>
      <w:marBottom w:val="0"/>
      <w:divBdr>
        <w:top w:val="none" w:sz="0" w:space="0" w:color="auto"/>
        <w:left w:val="none" w:sz="0" w:space="0" w:color="auto"/>
        <w:bottom w:val="none" w:sz="0" w:space="0" w:color="auto"/>
        <w:right w:val="none" w:sz="0" w:space="0" w:color="auto"/>
      </w:divBdr>
    </w:div>
    <w:div w:id="898323117">
      <w:bodyDiv w:val="1"/>
      <w:marLeft w:val="0"/>
      <w:marRight w:val="0"/>
      <w:marTop w:val="0"/>
      <w:marBottom w:val="0"/>
      <w:divBdr>
        <w:top w:val="none" w:sz="0" w:space="0" w:color="auto"/>
        <w:left w:val="none" w:sz="0" w:space="0" w:color="auto"/>
        <w:bottom w:val="none" w:sz="0" w:space="0" w:color="auto"/>
        <w:right w:val="none" w:sz="0" w:space="0" w:color="auto"/>
      </w:divBdr>
    </w:div>
    <w:div w:id="898324046">
      <w:bodyDiv w:val="1"/>
      <w:marLeft w:val="0"/>
      <w:marRight w:val="0"/>
      <w:marTop w:val="0"/>
      <w:marBottom w:val="0"/>
      <w:divBdr>
        <w:top w:val="none" w:sz="0" w:space="0" w:color="auto"/>
        <w:left w:val="none" w:sz="0" w:space="0" w:color="auto"/>
        <w:bottom w:val="none" w:sz="0" w:space="0" w:color="auto"/>
        <w:right w:val="none" w:sz="0" w:space="0" w:color="auto"/>
      </w:divBdr>
    </w:div>
    <w:div w:id="898442624">
      <w:bodyDiv w:val="1"/>
      <w:marLeft w:val="0"/>
      <w:marRight w:val="0"/>
      <w:marTop w:val="0"/>
      <w:marBottom w:val="0"/>
      <w:divBdr>
        <w:top w:val="none" w:sz="0" w:space="0" w:color="auto"/>
        <w:left w:val="none" w:sz="0" w:space="0" w:color="auto"/>
        <w:bottom w:val="none" w:sz="0" w:space="0" w:color="auto"/>
        <w:right w:val="none" w:sz="0" w:space="0" w:color="auto"/>
      </w:divBdr>
    </w:div>
    <w:div w:id="898512501">
      <w:bodyDiv w:val="1"/>
      <w:marLeft w:val="0"/>
      <w:marRight w:val="0"/>
      <w:marTop w:val="0"/>
      <w:marBottom w:val="0"/>
      <w:divBdr>
        <w:top w:val="none" w:sz="0" w:space="0" w:color="auto"/>
        <w:left w:val="none" w:sz="0" w:space="0" w:color="auto"/>
        <w:bottom w:val="none" w:sz="0" w:space="0" w:color="auto"/>
        <w:right w:val="none" w:sz="0" w:space="0" w:color="auto"/>
      </w:divBdr>
    </w:div>
    <w:div w:id="898592312">
      <w:bodyDiv w:val="1"/>
      <w:marLeft w:val="0"/>
      <w:marRight w:val="0"/>
      <w:marTop w:val="0"/>
      <w:marBottom w:val="0"/>
      <w:divBdr>
        <w:top w:val="none" w:sz="0" w:space="0" w:color="auto"/>
        <w:left w:val="none" w:sz="0" w:space="0" w:color="auto"/>
        <w:bottom w:val="none" w:sz="0" w:space="0" w:color="auto"/>
        <w:right w:val="none" w:sz="0" w:space="0" w:color="auto"/>
      </w:divBdr>
      <w:divsChild>
        <w:div w:id="24528932">
          <w:marLeft w:val="480"/>
          <w:marRight w:val="0"/>
          <w:marTop w:val="0"/>
          <w:marBottom w:val="0"/>
          <w:divBdr>
            <w:top w:val="none" w:sz="0" w:space="0" w:color="auto"/>
            <w:left w:val="none" w:sz="0" w:space="0" w:color="auto"/>
            <w:bottom w:val="none" w:sz="0" w:space="0" w:color="auto"/>
            <w:right w:val="none" w:sz="0" w:space="0" w:color="auto"/>
          </w:divBdr>
        </w:div>
        <w:div w:id="57872384">
          <w:marLeft w:val="480"/>
          <w:marRight w:val="0"/>
          <w:marTop w:val="0"/>
          <w:marBottom w:val="0"/>
          <w:divBdr>
            <w:top w:val="none" w:sz="0" w:space="0" w:color="auto"/>
            <w:left w:val="none" w:sz="0" w:space="0" w:color="auto"/>
            <w:bottom w:val="none" w:sz="0" w:space="0" w:color="auto"/>
            <w:right w:val="none" w:sz="0" w:space="0" w:color="auto"/>
          </w:divBdr>
        </w:div>
        <w:div w:id="65960986">
          <w:marLeft w:val="480"/>
          <w:marRight w:val="0"/>
          <w:marTop w:val="0"/>
          <w:marBottom w:val="0"/>
          <w:divBdr>
            <w:top w:val="none" w:sz="0" w:space="0" w:color="auto"/>
            <w:left w:val="none" w:sz="0" w:space="0" w:color="auto"/>
            <w:bottom w:val="none" w:sz="0" w:space="0" w:color="auto"/>
            <w:right w:val="none" w:sz="0" w:space="0" w:color="auto"/>
          </w:divBdr>
        </w:div>
        <w:div w:id="84958459">
          <w:marLeft w:val="480"/>
          <w:marRight w:val="0"/>
          <w:marTop w:val="0"/>
          <w:marBottom w:val="0"/>
          <w:divBdr>
            <w:top w:val="none" w:sz="0" w:space="0" w:color="auto"/>
            <w:left w:val="none" w:sz="0" w:space="0" w:color="auto"/>
            <w:bottom w:val="none" w:sz="0" w:space="0" w:color="auto"/>
            <w:right w:val="none" w:sz="0" w:space="0" w:color="auto"/>
          </w:divBdr>
        </w:div>
        <w:div w:id="92481469">
          <w:marLeft w:val="480"/>
          <w:marRight w:val="0"/>
          <w:marTop w:val="0"/>
          <w:marBottom w:val="0"/>
          <w:divBdr>
            <w:top w:val="none" w:sz="0" w:space="0" w:color="auto"/>
            <w:left w:val="none" w:sz="0" w:space="0" w:color="auto"/>
            <w:bottom w:val="none" w:sz="0" w:space="0" w:color="auto"/>
            <w:right w:val="none" w:sz="0" w:space="0" w:color="auto"/>
          </w:divBdr>
        </w:div>
        <w:div w:id="107437259">
          <w:marLeft w:val="480"/>
          <w:marRight w:val="0"/>
          <w:marTop w:val="0"/>
          <w:marBottom w:val="0"/>
          <w:divBdr>
            <w:top w:val="none" w:sz="0" w:space="0" w:color="auto"/>
            <w:left w:val="none" w:sz="0" w:space="0" w:color="auto"/>
            <w:bottom w:val="none" w:sz="0" w:space="0" w:color="auto"/>
            <w:right w:val="none" w:sz="0" w:space="0" w:color="auto"/>
          </w:divBdr>
        </w:div>
        <w:div w:id="147866300">
          <w:marLeft w:val="480"/>
          <w:marRight w:val="0"/>
          <w:marTop w:val="0"/>
          <w:marBottom w:val="0"/>
          <w:divBdr>
            <w:top w:val="none" w:sz="0" w:space="0" w:color="auto"/>
            <w:left w:val="none" w:sz="0" w:space="0" w:color="auto"/>
            <w:bottom w:val="none" w:sz="0" w:space="0" w:color="auto"/>
            <w:right w:val="none" w:sz="0" w:space="0" w:color="auto"/>
          </w:divBdr>
        </w:div>
        <w:div w:id="148058138">
          <w:marLeft w:val="480"/>
          <w:marRight w:val="0"/>
          <w:marTop w:val="0"/>
          <w:marBottom w:val="0"/>
          <w:divBdr>
            <w:top w:val="none" w:sz="0" w:space="0" w:color="auto"/>
            <w:left w:val="none" w:sz="0" w:space="0" w:color="auto"/>
            <w:bottom w:val="none" w:sz="0" w:space="0" w:color="auto"/>
            <w:right w:val="none" w:sz="0" w:space="0" w:color="auto"/>
          </w:divBdr>
        </w:div>
        <w:div w:id="160968254">
          <w:marLeft w:val="480"/>
          <w:marRight w:val="0"/>
          <w:marTop w:val="0"/>
          <w:marBottom w:val="0"/>
          <w:divBdr>
            <w:top w:val="none" w:sz="0" w:space="0" w:color="auto"/>
            <w:left w:val="none" w:sz="0" w:space="0" w:color="auto"/>
            <w:bottom w:val="none" w:sz="0" w:space="0" w:color="auto"/>
            <w:right w:val="none" w:sz="0" w:space="0" w:color="auto"/>
          </w:divBdr>
        </w:div>
        <w:div w:id="181163330">
          <w:marLeft w:val="480"/>
          <w:marRight w:val="0"/>
          <w:marTop w:val="0"/>
          <w:marBottom w:val="0"/>
          <w:divBdr>
            <w:top w:val="none" w:sz="0" w:space="0" w:color="auto"/>
            <w:left w:val="none" w:sz="0" w:space="0" w:color="auto"/>
            <w:bottom w:val="none" w:sz="0" w:space="0" w:color="auto"/>
            <w:right w:val="none" w:sz="0" w:space="0" w:color="auto"/>
          </w:divBdr>
        </w:div>
        <w:div w:id="191190222">
          <w:marLeft w:val="480"/>
          <w:marRight w:val="0"/>
          <w:marTop w:val="0"/>
          <w:marBottom w:val="0"/>
          <w:divBdr>
            <w:top w:val="none" w:sz="0" w:space="0" w:color="auto"/>
            <w:left w:val="none" w:sz="0" w:space="0" w:color="auto"/>
            <w:bottom w:val="none" w:sz="0" w:space="0" w:color="auto"/>
            <w:right w:val="none" w:sz="0" w:space="0" w:color="auto"/>
          </w:divBdr>
        </w:div>
        <w:div w:id="193927405">
          <w:marLeft w:val="480"/>
          <w:marRight w:val="0"/>
          <w:marTop w:val="0"/>
          <w:marBottom w:val="0"/>
          <w:divBdr>
            <w:top w:val="none" w:sz="0" w:space="0" w:color="auto"/>
            <w:left w:val="none" w:sz="0" w:space="0" w:color="auto"/>
            <w:bottom w:val="none" w:sz="0" w:space="0" w:color="auto"/>
            <w:right w:val="none" w:sz="0" w:space="0" w:color="auto"/>
          </w:divBdr>
        </w:div>
        <w:div w:id="197476647">
          <w:marLeft w:val="480"/>
          <w:marRight w:val="0"/>
          <w:marTop w:val="0"/>
          <w:marBottom w:val="0"/>
          <w:divBdr>
            <w:top w:val="none" w:sz="0" w:space="0" w:color="auto"/>
            <w:left w:val="none" w:sz="0" w:space="0" w:color="auto"/>
            <w:bottom w:val="none" w:sz="0" w:space="0" w:color="auto"/>
            <w:right w:val="none" w:sz="0" w:space="0" w:color="auto"/>
          </w:divBdr>
        </w:div>
        <w:div w:id="203370062">
          <w:marLeft w:val="480"/>
          <w:marRight w:val="0"/>
          <w:marTop w:val="0"/>
          <w:marBottom w:val="0"/>
          <w:divBdr>
            <w:top w:val="none" w:sz="0" w:space="0" w:color="auto"/>
            <w:left w:val="none" w:sz="0" w:space="0" w:color="auto"/>
            <w:bottom w:val="none" w:sz="0" w:space="0" w:color="auto"/>
            <w:right w:val="none" w:sz="0" w:space="0" w:color="auto"/>
          </w:divBdr>
        </w:div>
        <w:div w:id="236668438">
          <w:marLeft w:val="480"/>
          <w:marRight w:val="0"/>
          <w:marTop w:val="0"/>
          <w:marBottom w:val="0"/>
          <w:divBdr>
            <w:top w:val="none" w:sz="0" w:space="0" w:color="auto"/>
            <w:left w:val="none" w:sz="0" w:space="0" w:color="auto"/>
            <w:bottom w:val="none" w:sz="0" w:space="0" w:color="auto"/>
            <w:right w:val="none" w:sz="0" w:space="0" w:color="auto"/>
          </w:divBdr>
        </w:div>
        <w:div w:id="269552548">
          <w:marLeft w:val="480"/>
          <w:marRight w:val="0"/>
          <w:marTop w:val="0"/>
          <w:marBottom w:val="0"/>
          <w:divBdr>
            <w:top w:val="none" w:sz="0" w:space="0" w:color="auto"/>
            <w:left w:val="none" w:sz="0" w:space="0" w:color="auto"/>
            <w:bottom w:val="none" w:sz="0" w:space="0" w:color="auto"/>
            <w:right w:val="none" w:sz="0" w:space="0" w:color="auto"/>
          </w:divBdr>
        </w:div>
        <w:div w:id="276252305">
          <w:marLeft w:val="480"/>
          <w:marRight w:val="0"/>
          <w:marTop w:val="0"/>
          <w:marBottom w:val="0"/>
          <w:divBdr>
            <w:top w:val="none" w:sz="0" w:space="0" w:color="auto"/>
            <w:left w:val="none" w:sz="0" w:space="0" w:color="auto"/>
            <w:bottom w:val="none" w:sz="0" w:space="0" w:color="auto"/>
            <w:right w:val="none" w:sz="0" w:space="0" w:color="auto"/>
          </w:divBdr>
        </w:div>
        <w:div w:id="319232188">
          <w:marLeft w:val="480"/>
          <w:marRight w:val="0"/>
          <w:marTop w:val="0"/>
          <w:marBottom w:val="0"/>
          <w:divBdr>
            <w:top w:val="none" w:sz="0" w:space="0" w:color="auto"/>
            <w:left w:val="none" w:sz="0" w:space="0" w:color="auto"/>
            <w:bottom w:val="none" w:sz="0" w:space="0" w:color="auto"/>
            <w:right w:val="none" w:sz="0" w:space="0" w:color="auto"/>
          </w:divBdr>
        </w:div>
        <w:div w:id="321203147">
          <w:marLeft w:val="480"/>
          <w:marRight w:val="0"/>
          <w:marTop w:val="0"/>
          <w:marBottom w:val="0"/>
          <w:divBdr>
            <w:top w:val="none" w:sz="0" w:space="0" w:color="auto"/>
            <w:left w:val="none" w:sz="0" w:space="0" w:color="auto"/>
            <w:bottom w:val="none" w:sz="0" w:space="0" w:color="auto"/>
            <w:right w:val="none" w:sz="0" w:space="0" w:color="auto"/>
          </w:divBdr>
        </w:div>
        <w:div w:id="329720759">
          <w:marLeft w:val="480"/>
          <w:marRight w:val="0"/>
          <w:marTop w:val="0"/>
          <w:marBottom w:val="0"/>
          <w:divBdr>
            <w:top w:val="none" w:sz="0" w:space="0" w:color="auto"/>
            <w:left w:val="none" w:sz="0" w:space="0" w:color="auto"/>
            <w:bottom w:val="none" w:sz="0" w:space="0" w:color="auto"/>
            <w:right w:val="none" w:sz="0" w:space="0" w:color="auto"/>
          </w:divBdr>
        </w:div>
        <w:div w:id="355734356">
          <w:marLeft w:val="480"/>
          <w:marRight w:val="0"/>
          <w:marTop w:val="0"/>
          <w:marBottom w:val="0"/>
          <w:divBdr>
            <w:top w:val="none" w:sz="0" w:space="0" w:color="auto"/>
            <w:left w:val="none" w:sz="0" w:space="0" w:color="auto"/>
            <w:bottom w:val="none" w:sz="0" w:space="0" w:color="auto"/>
            <w:right w:val="none" w:sz="0" w:space="0" w:color="auto"/>
          </w:divBdr>
        </w:div>
        <w:div w:id="558202475">
          <w:marLeft w:val="480"/>
          <w:marRight w:val="0"/>
          <w:marTop w:val="0"/>
          <w:marBottom w:val="0"/>
          <w:divBdr>
            <w:top w:val="none" w:sz="0" w:space="0" w:color="auto"/>
            <w:left w:val="none" w:sz="0" w:space="0" w:color="auto"/>
            <w:bottom w:val="none" w:sz="0" w:space="0" w:color="auto"/>
            <w:right w:val="none" w:sz="0" w:space="0" w:color="auto"/>
          </w:divBdr>
        </w:div>
        <w:div w:id="690836482">
          <w:marLeft w:val="480"/>
          <w:marRight w:val="0"/>
          <w:marTop w:val="0"/>
          <w:marBottom w:val="0"/>
          <w:divBdr>
            <w:top w:val="none" w:sz="0" w:space="0" w:color="auto"/>
            <w:left w:val="none" w:sz="0" w:space="0" w:color="auto"/>
            <w:bottom w:val="none" w:sz="0" w:space="0" w:color="auto"/>
            <w:right w:val="none" w:sz="0" w:space="0" w:color="auto"/>
          </w:divBdr>
        </w:div>
        <w:div w:id="703364731">
          <w:marLeft w:val="480"/>
          <w:marRight w:val="0"/>
          <w:marTop w:val="0"/>
          <w:marBottom w:val="0"/>
          <w:divBdr>
            <w:top w:val="none" w:sz="0" w:space="0" w:color="auto"/>
            <w:left w:val="none" w:sz="0" w:space="0" w:color="auto"/>
            <w:bottom w:val="none" w:sz="0" w:space="0" w:color="auto"/>
            <w:right w:val="none" w:sz="0" w:space="0" w:color="auto"/>
          </w:divBdr>
        </w:div>
        <w:div w:id="751002512">
          <w:marLeft w:val="480"/>
          <w:marRight w:val="0"/>
          <w:marTop w:val="0"/>
          <w:marBottom w:val="0"/>
          <w:divBdr>
            <w:top w:val="none" w:sz="0" w:space="0" w:color="auto"/>
            <w:left w:val="none" w:sz="0" w:space="0" w:color="auto"/>
            <w:bottom w:val="none" w:sz="0" w:space="0" w:color="auto"/>
            <w:right w:val="none" w:sz="0" w:space="0" w:color="auto"/>
          </w:divBdr>
        </w:div>
        <w:div w:id="828447039">
          <w:marLeft w:val="480"/>
          <w:marRight w:val="0"/>
          <w:marTop w:val="0"/>
          <w:marBottom w:val="0"/>
          <w:divBdr>
            <w:top w:val="none" w:sz="0" w:space="0" w:color="auto"/>
            <w:left w:val="none" w:sz="0" w:space="0" w:color="auto"/>
            <w:bottom w:val="none" w:sz="0" w:space="0" w:color="auto"/>
            <w:right w:val="none" w:sz="0" w:space="0" w:color="auto"/>
          </w:divBdr>
        </w:div>
        <w:div w:id="835148765">
          <w:marLeft w:val="480"/>
          <w:marRight w:val="0"/>
          <w:marTop w:val="0"/>
          <w:marBottom w:val="0"/>
          <w:divBdr>
            <w:top w:val="none" w:sz="0" w:space="0" w:color="auto"/>
            <w:left w:val="none" w:sz="0" w:space="0" w:color="auto"/>
            <w:bottom w:val="none" w:sz="0" w:space="0" w:color="auto"/>
            <w:right w:val="none" w:sz="0" w:space="0" w:color="auto"/>
          </w:divBdr>
        </w:div>
        <w:div w:id="874004739">
          <w:marLeft w:val="480"/>
          <w:marRight w:val="0"/>
          <w:marTop w:val="0"/>
          <w:marBottom w:val="0"/>
          <w:divBdr>
            <w:top w:val="none" w:sz="0" w:space="0" w:color="auto"/>
            <w:left w:val="none" w:sz="0" w:space="0" w:color="auto"/>
            <w:bottom w:val="none" w:sz="0" w:space="0" w:color="auto"/>
            <w:right w:val="none" w:sz="0" w:space="0" w:color="auto"/>
          </w:divBdr>
        </w:div>
        <w:div w:id="900366003">
          <w:marLeft w:val="480"/>
          <w:marRight w:val="0"/>
          <w:marTop w:val="0"/>
          <w:marBottom w:val="0"/>
          <w:divBdr>
            <w:top w:val="none" w:sz="0" w:space="0" w:color="auto"/>
            <w:left w:val="none" w:sz="0" w:space="0" w:color="auto"/>
            <w:bottom w:val="none" w:sz="0" w:space="0" w:color="auto"/>
            <w:right w:val="none" w:sz="0" w:space="0" w:color="auto"/>
          </w:divBdr>
        </w:div>
      </w:divsChild>
    </w:div>
    <w:div w:id="898634058">
      <w:bodyDiv w:val="1"/>
      <w:marLeft w:val="0"/>
      <w:marRight w:val="0"/>
      <w:marTop w:val="0"/>
      <w:marBottom w:val="0"/>
      <w:divBdr>
        <w:top w:val="none" w:sz="0" w:space="0" w:color="auto"/>
        <w:left w:val="none" w:sz="0" w:space="0" w:color="auto"/>
        <w:bottom w:val="none" w:sz="0" w:space="0" w:color="auto"/>
        <w:right w:val="none" w:sz="0" w:space="0" w:color="auto"/>
      </w:divBdr>
    </w:div>
    <w:div w:id="898900821">
      <w:bodyDiv w:val="1"/>
      <w:marLeft w:val="0"/>
      <w:marRight w:val="0"/>
      <w:marTop w:val="0"/>
      <w:marBottom w:val="0"/>
      <w:divBdr>
        <w:top w:val="none" w:sz="0" w:space="0" w:color="auto"/>
        <w:left w:val="none" w:sz="0" w:space="0" w:color="auto"/>
        <w:bottom w:val="none" w:sz="0" w:space="0" w:color="auto"/>
        <w:right w:val="none" w:sz="0" w:space="0" w:color="auto"/>
      </w:divBdr>
    </w:div>
    <w:div w:id="898902406">
      <w:bodyDiv w:val="1"/>
      <w:marLeft w:val="0"/>
      <w:marRight w:val="0"/>
      <w:marTop w:val="0"/>
      <w:marBottom w:val="0"/>
      <w:divBdr>
        <w:top w:val="none" w:sz="0" w:space="0" w:color="auto"/>
        <w:left w:val="none" w:sz="0" w:space="0" w:color="auto"/>
        <w:bottom w:val="none" w:sz="0" w:space="0" w:color="auto"/>
        <w:right w:val="none" w:sz="0" w:space="0" w:color="auto"/>
      </w:divBdr>
    </w:div>
    <w:div w:id="898975045">
      <w:bodyDiv w:val="1"/>
      <w:marLeft w:val="0"/>
      <w:marRight w:val="0"/>
      <w:marTop w:val="0"/>
      <w:marBottom w:val="0"/>
      <w:divBdr>
        <w:top w:val="none" w:sz="0" w:space="0" w:color="auto"/>
        <w:left w:val="none" w:sz="0" w:space="0" w:color="auto"/>
        <w:bottom w:val="none" w:sz="0" w:space="0" w:color="auto"/>
        <w:right w:val="none" w:sz="0" w:space="0" w:color="auto"/>
      </w:divBdr>
      <w:divsChild>
        <w:div w:id="53090162">
          <w:marLeft w:val="480"/>
          <w:marRight w:val="0"/>
          <w:marTop w:val="0"/>
          <w:marBottom w:val="0"/>
          <w:divBdr>
            <w:top w:val="none" w:sz="0" w:space="0" w:color="auto"/>
            <w:left w:val="none" w:sz="0" w:space="0" w:color="auto"/>
            <w:bottom w:val="none" w:sz="0" w:space="0" w:color="auto"/>
            <w:right w:val="none" w:sz="0" w:space="0" w:color="auto"/>
          </w:divBdr>
        </w:div>
        <w:div w:id="64962988">
          <w:marLeft w:val="480"/>
          <w:marRight w:val="0"/>
          <w:marTop w:val="0"/>
          <w:marBottom w:val="0"/>
          <w:divBdr>
            <w:top w:val="none" w:sz="0" w:space="0" w:color="auto"/>
            <w:left w:val="none" w:sz="0" w:space="0" w:color="auto"/>
            <w:bottom w:val="none" w:sz="0" w:space="0" w:color="auto"/>
            <w:right w:val="none" w:sz="0" w:space="0" w:color="auto"/>
          </w:divBdr>
        </w:div>
        <w:div w:id="82341744">
          <w:marLeft w:val="480"/>
          <w:marRight w:val="0"/>
          <w:marTop w:val="0"/>
          <w:marBottom w:val="0"/>
          <w:divBdr>
            <w:top w:val="none" w:sz="0" w:space="0" w:color="auto"/>
            <w:left w:val="none" w:sz="0" w:space="0" w:color="auto"/>
            <w:bottom w:val="none" w:sz="0" w:space="0" w:color="auto"/>
            <w:right w:val="none" w:sz="0" w:space="0" w:color="auto"/>
          </w:divBdr>
        </w:div>
        <w:div w:id="121388131">
          <w:marLeft w:val="480"/>
          <w:marRight w:val="0"/>
          <w:marTop w:val="0"/>
          <w:marBottom w:val="0"/>
          <w:divBdr>
            <w:top w:val="none" w:sz="0" w:space="0" w:color="auto"/>
            <w:left w:val="none" w:sz="0" w:space="0" w:color="auto"/>
            <w:bottom w:val="none" w:sz="0" w:space="0" w:color="auto"/>
            <w:right w:val="none" w:sz="0" w:space="0" w:color="auto"/>
          </w:divBdr>
        </w:div>
        <w:div w:id="148136826">
          <w:marLeft w:val="480"/>
          <w:marRight w:val="0"/>
          <w:marTop w:val="0"/>
          <w:marBottom w:val="0"/>
          <w:divBdr>
            <w:top w:val="none" w:sz="0" w:space="0" w:color="auto"/>
            <w:left w:val="none" w:sz="0" w:space="0" w:color="auto"/>
            <w:bottom w:val="none" w:sz="0" w:space="0" w:color="auto"/>
            <w:right w:val="none" w:sz="0" w:space="0" w:color="auto"/>
          </w:divBdr>
        </w:div>
        <w:div w:id="208417189">
          <w:marLeft w:val="480"/>
          <w:marRight w:val="0"/>
          <w:marTop w:val="0"/>
          <w:marBottom w:val="0"/>
          <w:divBdr>
            <w:top w:val="none" w:sz="0" w:space="0" w:color="auto"/>
            <w:left w:val="none" w:sz="0" w:space="0" w:color="auto"/>
            <w:bottom w:val="none" w:sz="0" w:space="0" w:color="auto"/>
            <w:right w:val="none" w:sz="0" w:space="0" w:color="auto"/>
          </w:divBdr>
        </w:div>
        <w:div w:id="258029378">
          <w:marLeft w:val="480"/>
          <w:marRight w:val="0"/>
          <w:marTop w:val="0"/>
          <w:marBottom w:val="0"/>
          <w:divBdr>
            <w:top w:val="none" w:sz="0" w:space="0" w:color="auto"/>
            <w:left w:val="none" w:sz="0" w:space="0" w:color="auto"/>
            <w:bottom w:val="none" w:sz="0" w:space="0" w:color="auto"/>
            <w:right w:val="none" w:sz="0" w:space="0" w:color="auto"/>
          </w:divBdr>
        </w:div>
        <w:div w:id="270820862">
          <w:marLeft w:val="480"/>
          <w:marRight w:val="0"/>
          <w:marTop w:val="0"/>
          <w:marBottom w:val="0"/>
          <w:divBdr>
            <w:top w:val="none" w:sz="0" w:space="0" w:color="auto"/>
            <w:left w:val="none" w:sz="0" w:space="0" w:color="auto"/>
            <w:bottom w:val="none" w:sz="0" w:space="0" w:color="auto"/>
            <w:right w:val="none" w:sz="0" w:space="0" w:color="auto"/>
          </w:divBdr>
        </w:div>
        <w:div w:id="358825361">
          <w:marLeft w:val="480"/>
          <w:marRight w:val="0"/>
          <w:marTop w:val="0"/>
          <w:marBottom w:val="0"/>
          <w:divBdr>
            <w:top w:val="none" w:sz="0" w:space="0" w:color="auto"/>
            <w:left w:val="none" w:sz="0" w:space="0" w:color="auto"/>
            <w:bottom w:val="none" w:sz="0" w:space="0" w:color="auto"/>
            <w:right w:val="none" w:sz="0" w:space="0" w:color="auto"/>
          </w:divBdr>
        </w:div>
        <w:div w:id="363676302">
          <w:marLeft w:val="480"/>
          <w:marRight w:val="0"/>
          <w:marTop w:val="0"/>
          <w:marBottom w:val="0"/>
          <w:divBdr>
            <w:top w:val="none" w:sz="0" w:space="0" w:color="auto"/>
            <w:left w:val="none" w:sz="0" w:space="0" w:color="auto"/>
            <w:bottom w:val="none" w:sz="0" w:space="0" w:color="auto"/>
            <w:right w:val="none" w:sz="0" w:space="0" w:color="auto"/>
          </w:divBdr>
        </w:div>
        <w:div w:id="374087438">
          <w:marLeft w:val="480"/>
          <w:marRight w:val="0"/>
          <w:marTop w:val="0"/>
          <w:marBottom w:val="0"/>
          <w:divBdr>
            <w:top w:val="none" w:sz="0" w:space="0" w:color="auto"/>
            <w:left w:val="none" w:sz="0" w:space="0" w:color="auto"/>
            <w:bottom w:val="none" w:sz="0" w:space="0" w:color="auto"/>
            <w:right w:val="none" w:sz="0" w:space="0" w:color="auto"/>
          </w:divBdr>
        </w:div>
        <w:div w:id="417602274">
          <w:marLeft w:val="480"/>
          <w:marRight w:val="0"/>
          <w:marTop w:val="0"/>
          <w:marBottom w:val="0"/>
          <w:divBdr>
            <w:top w:val="none" w:sz="0" w:space="0" w:color="auto"/>
            <w:left w:val="none" w:sz="0" w:space="0" w:color="auto"/>
            <w:bottom w:val="none" w:sz="0" w:space="0" w:color="auto"/>
            <w:right w:val="none" w:sz="0" w:space="0" w:color="auto"/>
          </w:divBdr>
        </w:div>
        <w:div w:id="423111153">
          <w:marLeft w:val="480"/>
          <w:marRight w:val="0"/>
          <w:marTop w:val="0"/>
          <w:marBottom w:val="0"/>
          <w:divBdr>
            <w:top w:val="none" w:sz="0" w:space="0" w:color="auto"/>
            <w:left w:val="none" w:sz="0" w:space="0" w:color="auto"/>
            <w:bottom w:val="none" w:sz="0" w:space="0" w:color="auto"/>
            <w:right w:val="none" w:sz="0" w:space="0" w:color="auto"/>
          </w:divBdr>
        </w:div>
        <w:div w:id="453016389">
          <w:marLeft w:val="480"/>
          <w:marRight w:val="0"/>
          <w:marTop w:val="0"/>
          <w:marBottom w:val="0"/>
          <w:divBdr>
            <w:top w:val="none" w:sz="0" w:space="0" w:color="auto"/>
            <w:left w:val="none" w:sz="0" w:space="0" w:color="auto"/>
            <w:bottom w:val="none" w:sz="0" w:space="0" w:color="auto"/>
            <w:right w:val="none" w:sz="0" w:space="0" w:color="auto"/>
          </w:divBdr>
        </w:div>
        <w:div w:id="543912290">
          <w:marLeft w:val="480"/>
          <w:marRight w:val="0"/>
          <w:marTop w:val="0"/>
          <w:marBottom w:val="0"/>
          <w:divBdr>
            <w:top w:val="none" w:sz="0" w:space="0" w:color="auto"/>
            <w:left w:val="none" w:sz="0" w:space="0" w:color="auto"/>
            <w:bottom w:val="none" w:sz="0" w:space="0" w:color="auto"/>
            <w:right w:val="none" w:sz="0" w:space="0" w:color="auto"/>
          </w:divBdr>
        </w:div>
        <w:div w:id="567887788">
          <w:marLeft w:val="480"/>
          <w:marRight w:val="0"/>
          <w:marTop w:val="0"/>
          <w:marBottom w:val="0"/>
          <w:divBdr>
            <w:top w:val="none" w:sz="0" w:space="0" w:color="auto"/>
            <w:left w:val="none" w:sz="0" w:space="0" w:color="auto"/>
            <w:bottom w:val="none" w:sz="0" w:space="0" w:color="auto"/>
            <w:right w:val="none" w:sz="0" w:space="0" w:color="auto"/>
          </w:divBdr>
        </w:div>
        <w:div w:id="583729744">
          <w:marLeft w:val="480"/>
          <w:marRight w:val="0"/>
          <w:marTop w:val="0"/>
          <w:marBottom w:val="0"/>
          <w:divBdr>
            <w:top w:val="none" w:sz="0" w:space="0" w:color="auto"/>
            <w:left w:val="none" w:sz="0" w:space="0" w:color="auto"/>
            <w:bottom w:val="none" w:sz="0" w:space="0" w:color="auto"/>
            <w:right w:val="none" w:sz="0" w:space="0" w:color="auto"/>
          </w:divBdr>
        </w:div>
        <w:div w:id="655955644">
          <w:marLeft w:val="480"/>
          <w:marRight w:val="0"/>
          <w:marTop w:val="0"/>
          <w:marBottom w:val="0"/>
          <w:divBdr>
            <w:top w:val="none" w:sz="0" w:space="0" w:color="auto"/>
            <w:left w:val="none" w:sz="0" w:space="0" w:color="auto"/>
            <w:bottom w:val="none" w:sz="0" w:space="0" w:color="auto"/>
            <w:right w:val="none" w:sz="0" w:space="0" w:color="auto"/>
          </w:divBdr>
        </w:div>
        <w:div w:id="822158991">
          <w:marLeft w:val="480"/>
          <w:marRight w:val="0"/>
          <w:marTop w:val="0"/>
          <w:marBottom w:val="0"/>
          <w:divBdr>
            <w:top w:val="none" w:sz="0" w:space="0" w:color="auto"/>
            <w:left w:val="none" w:sz="0" w:space="0" w:color="auto"/>
            <w:bottom w:val="none" w:sz="0" w:space="0" w:color="auto"/>
            <w:right w:val="none" w:sz="0" w:space="0" w:color="auto"/>
          </w:divBdr>
        </w:div>
        <w:div w:id="830221104">
          <w:marLeft w:val="480"/>
          <w:marRight w:val="0"/>
          <w:marTop w:val="0"/>
          <w:marBottom w:val="0"/>
          <w:divBdr>
            <w:top w:val="none" w:sz="0" w:space="0" w:color="auto"/>
            <w:left w:val="none" w:sz="0" w:space="0" w:color="auto"/>
            <w:bottom w:val="none" w:sz="0" w:space="0" w:color="auto"/>
            <w:right w:val="none" w:sz="0" w:space="0" w:color="auto"/>
          </w:divBdr>
        </w:div>
        <w:div w:id="832140149">
          <w:marLeft w:val="480"/>
          <w:marRight w:val="0"/>
          <w:marTop w:val="0"/>
          <w:marBottom w:val="0"/>
          <w:divBdr>
            <w:top w:val="none" w:sz="0" w:space="0" w:color="auto"/>
            <w:left w:val="none" w:sz="0" w:space="0" w:color="auto"/>
            <w:bottom w:val="none" w:sz="0" w:space="0" w:color="auto"/>
            <w:right w:val="none" w:sz="0" w:space="0" w:color="auto"/>
          </w:divBdr>
        </w:div>
        <w:div w:id="837378501">
          <w:marLeft w:val="480"/>
          <w:marRight w:val="0"/>
          <w:marTop w:val="0"/>
          <w:marBottom w:val="0"/>
          <w:divBdr>
            <w:top w:val="none" w:sz="0" w:space="0" w:color="auto"/>
            <w:left w:val="none" w:sz="0" w:space="0" w:color="auto"/>
            <w:bottom w:val="none" w:sz="0" w:space="0" w:color="auto"/>
            <w:right w:val="none" w:sz="0" w:space="0" w:color="auto"/>
          </w:divBdr>
        </w:div>
        <w:div w:id="873272987">
          <w:marLeft w:val="480"/>
          <w:marRight w:val="0"/>
          <w:marTop w:val="0"/>
          <w:marBottom w:val="0"/>
          <w:divBdr>
            <w:top w:val="none" w:sz="0" w:space="0" w:color="auto"/>
            <w:left w:val="none" w:sz="0" w:space="0" w:color="auto"/>
            <w:bottom w:val="none" w:sz="0" w:space="0" w:color="auto"/>
            <w:right w:val="none" w:sz="0" w:space="0" w:color="auto"/>
          </w:divBdr>
        </w:div>
        <w:div w:id="886378962">
          <w:marLeft w:val="480"/>
          <w:marRight w:val="0"/>
          <w:marTop w:val="0"/>
          <w:marBottom w:val="0"/>
          <w:divBdr>
            <w:top w:val="none" w:sz="0" w:space="0" w:color="auto"/>
            <w:left w:val="none" w:sz="0" w:space="0" w:color="auto"/>
            <w:bottom w:val="none" w:sz="0" w:space="0" w:color="auto"/>
            <w:right w:val="none" w:sz="0" w:space="0" w:color="auto"/>
          </w:divBdr>
        </w:div>
        <w:div w:id="903415933">
          <w:marLeft w:val="480"/>
          <w:marRight w:val="0"/>
          <w:marTop w:val="0"/>
          <w:marBottom w:val="0"/>
          <w:divBdr>
            <w:top w:val="none" w:sz="0" w:space="0" w:color="auto"/>
            <w:left w:val="none" w:sz="0" w:space="0" w:color="auto"/>
            <w:bottom w:val="none" w:sz="0" w:space="0" w:color="auto"/>
            <w:right w:val="none" w:sz="0" w:space="0" w:color="auto"/>
          </w:divBdr>
        </w:div>
      </w:divsChild>
    </w:div>
    <w:div w:id="898976156">
      <w:bodyDiv w:val="1"/>
      <w:marLeft w:val="0"/>
      <w:marRight w:val="0"/>
      <w:marTop w:val="0"/>
      <w:marBottom w:val="0"/>
      <w:divBdr>
        <w:top w:val="none" w:sz="0" w:space="0" w:color="auto"/>
        <w:left w:val="none" w:sz="0" w:space="0" w:color="auto"/>
        <w:bottom w:val="none" w:sz="0" w:space="0" w:color="auto"/>
        <w:right w:val="none" w:sz="0" w:space="0" w:color="auto"/>
      </w:divBdr>
    </w:div>
    <w:div w:id="899094860">
      <w:bodyDiv w:val="1"/>
      <w:marLeft w:val="0"/>
      <w:marRight w:val="0"/>
      <w:marTop w:val="0"/>
      <w:marBottom w:val="0"/>
      <w:divBdr>
        <w:top w:val="none" w:sz="0" w:space="0" w:color="auto"/>
        <w:left w:val="none" w:sz="0" w:space="0" w:color="auto"/>
        <w:bottom w:val="none" w:sz="0" w:space="0" w:color="auto"/>
        <w:right w:val="none" w:sz="0" w:space="0" w:color="auto"/>
      </w:divBdr>
    </w:div>
    <w:div w:id="899249140">
      <w:bodyDiv w:val="1"/>
      <w:marLeft w:val="0"/>
      <w:marRight w:val="0"/>
      <w:marTop w:val="0"/>
      <w:marBottom w:val="0"/>
      <w:divBdr>
        <w:top w:val="none" w:sz="0" w:space="0" w:color="auto"/>
        <w:left w:val="none" w:sz="0" w:space="0" w:color="auto"/>
        <w:bottom w:val="none" w:sz="0" w:space="0" w:color="auto"/>
        <w:right w:val="none" w:sz="0" w:space="0" w:color="auto"/>
      </w:divBdr>
    </w:div>
    <w:div w:id="899362288">
      <w:bodyDiv w:val="1"/>
      <w:marLeft w:val="0"/>
      <w:marRight w:val="0"/>
      <w:marTop w:val="0"/>
      <w:marBottom w:val="0"/>
      <w:divBdr>
        <w:top w:val="none" w:sz="0" w:space="0" w:color="auto"/>
        <w:left w:val="none" w:sz="0" w:space="0" w:color="auto"/>
        <w:bottom w:val="none" w:sz="0" w:space="0" w:color="auto"/>
        <w:right w:val="none" w:sz="0" w:space="0" w:color="auto"/>
      </w:divBdr>
    </w:div>
    <w:div w:id="899486226">
      <w:bodyDiv w:val="1"/>
      <w:marLeft w:val="0"/>
      <w:marRight w:val="0"/>
      <w:marTop w:val="0"/>
      <w:marBottom w:val="0"/>
      <w:divBdr>
        <w:top w:val="none" w:sz="0" w:space="0" w:color="auto"/>
        <w:left w:val="none" w:sz="0" w:space="0" w:color="auto"/>
        <w:bottom w:val="none" w:sz="0" w:space="0" w:color="auto"/>
        <w:right w:val="none" w:sz="0" w:space="0" w:color="auto"/>
      </w:divBdr>
    </w:div>
    <w:div w:id="899513149">
      <w:bodyDiv w:val="1"/>
      <w:marLeft w:val="0"/>
      <w:marRight w:val="0"/>
      <w:marTop w:val="0"/>
      <w:marBottom w:val="0"/>
      <w:divBdr>
        <w:top w:val="none" w:sz="0" w:space="0" w:color="auto"/>
        <w:left w:val="none" w:sz="0" w:space="0" w:color="auto"/>
        <w:bottom w:val="none" w:sz="0" w:space="0" w:color="auto"/>
        <w:right w:val="none" w:sz="0" w:space="0" w:color="auto"/>
      </w:divBdr>
    </w:div>
    <w:div w:id="899897931">
      <w:bodyDiv w:val="1"/>
      <w:marLeft w:val="0"/>
      <w:marRight w:val="0"/>
      <w:marTop w:val="0"/>
      <w:marBottom w:val="0"/>
      <w:divBdr>
        <w:top w:val="none" w:sz="0" w:space="0" w:color="auto"/>
        <w:left w:val="none" w:sz="0" w:space="0" w:color="auto"/>
        <w:bottom w:val="none" w:sz="0" w:space="0" w:color="auto"/>
        <w:right w:val="none" w:sz="0" w:space="0" w:color="auto"/>
      </w:divBdr>
    </w:div>
    <w:div w:id="899944136">
      <w:bodyDiv w:val="1"/>
      <w:marLeft w:val="0"/>
      <w:marRight w:val="0"/>
      <w:marTop w:val="0"/>
      <w:marBottom w:val="0"/>
      <w:divBdr>
        <w:top w:val="none" w:sz="0" w:space="0" w:color="auto"/>
        <w:left w:val="none" w:sz="0" w:space="0" w:color="auto"/>
        <w:bottom w:val="none" w:sz="0" w:space="0" w:color="auto"/>
        <w:right w:val="none" w:sz="0" w:space="0" w:color="auto"/>
      </w:divBdr>
    </w:div>
    <w:div w:id="900091791">
      <w:bodyDiv w:val="1"/>
      <w:marLeft w:val="0"/>
      <w:marRight w:val="0"/>
      <w:marTop w:val="0"/>
      <w:marBottom w:val="0"/>
      <w:divBdr>
        <w:top w:val="none" w:sz="0" w:space="0" w:color="auto"/>
        <w:left w:val="none" w:sz="0" w:space="0" w:color="auto"/>
        <w:bottom w:val="none" w:sz="0" w:space="0" w:color="auto"/>
        <w:right w:val="none" w:sz="0" w:space="0" w:color="auto"/>
      </w:divBdr>
    </w:div>
    <w:div w:id="900096202">
      <w:bodyDiv w:val="1"/>
      <w:marLeft w:val="0"/>
      <w:marRight w:val="0"/>
      <w:marTop w:val="0"/>
      <w:marBottom w:val="0"/>
      <w:divBdr>
        <w:top w:val="none" w:sz="0" w:space="0" w:color="auto"/>
        <w:left w:val="none" w:sz="0" w:space="0" w:color="auto"/>
        <w:bottom w:val="none" w:sz="0" w:space="0" w:color="auto"/>
        <w:right w:val="none" w:sz="0" w:space="0" w:color="auto"/>
      </w:divBdr>
    </w:div>
    <w:div w:id="900097630">
      <w:bodyDiv w:val="1"/>
      <w:marLeft w:val="0"/>
      <w:marRight w:val="0"/>
      <w:marTop w:val="0"/>
      <w:marBottom w:val="0"/>
      <w:divBdr>
        <w:top w:val="none" w:sz="0" w:space="0" w:color="auto"/>
        <w:left w:val="none" w:sz="0" w:space="0" w:color="auto"/>
        <w:bottom w:val="none" w:sz="0" w:space="0" w:color="auto"/>
        <w:right w:val="none" w:sz="0" w:space="0" w:color="auto"/>
      </w:divBdr>
    </w:div>
    <w:div w:id="900142974">
      <w:bodyDiv w:val="1"/>
      <w:marLeft w:val="0"/>
      <w:marRight w:val="0"/>
      <w:marTop w:val="0"/>
      <w:marBottom w:val="0"/>
      <w:divBdr>
        <w:top w:val="none" w:sz="0" w:space="0" w:color="auto"/>
        <w:left w:val="none" w:sz="0" w:space="0" w:color="auto"/>
        <w:bottom w:val="none" w:sz="0" w:space="0" w:color="auto"/>
        <w:right w:val="none" w:sz="0" w:space="0" w:color="auto"/>
      </w:divBdr>
    </w:div>
    <w:div w:id="900166855">
      <w:bodyDiv w:val="1"/>
      <w:marLeft w:val="0"/>
      <w:marRight w:val="0"/>
      <w:marTop w:val="0"/>
      <w:marBottom w:val="0"/>
      <w:divBdr>
        <w:top w:val="none" w:sz="0" w:space="0" w:color="auto"/>
        <w:left w:val="none" w:sz="0" w:space="0" w:color="auto"/>
        <w:bottom w:val="none" w:sz="0" w:space="0" w:color="auto"/>
        <w:right w:val="none" w:sz="0" w:space="0" w:color="auto"/>
      </w:divBdr>
    </w:div>
    <w:div w:id="900291477">
      <w:bodyDiv w:val="1"/>
      <w:marLeft w:val="0"/>
      <w:marRight w:val="0"/>
      <w:marTop w:val="0"/>
      <w:marBottom w:val="0"/>
      <w:divBdr>
        <w:top w:val="none" w:sz="0" w:space="0" w:color="auto"/>
        <w:left w:val="none" w:sz="0" w:space="0" w:color="auto"/>
        <w:bottom w:val="none" w:sz="0" w:space="0" w:color="auto"/>
        <w:right w:val="none" w:sz="0" w:space="0" w:color="auto"/>
      </w:divBdr>
    </w:div>
    <w:div w:id="900478923">
      <w:bodyDiv w:val="1"/>
      <w:marLeft w:val="0"/>
      <w:marRight w:val="0"/>
      <w:marTop w:val="0"/>
      <w:marBottom w:val="0"/>
      <w:divBdr>
        <w:top w:val="none" w:sz="0" w:space="0" w:color="auto"/>
        <w:left w:val="none" w:sz="0" w:space="0" w:color="auto"/>
        <w:bottom w:val="none" w:sz="0" w:space="0" w:color="auto"/>
        <w:right w:val="none" w:sz="0" w:space="0" w:color="auto"/>
      </w:divBdr>
    </w:div>
    <w:div w:id="900478986">
      <w:bodyDiv w:val="1"/>
      <w:marLeft w:val="0"/>
      <w:marRight w:val="0"/>
      <w:marTop w:val="0"/>
      <w:marBottom w:val="0"/>
      <w:divBdr>
        <w:top w:val="none" w:sz="0" w:space="0" w:color="auto"/>
        <w:left w:val="none" w:sz="0" w:space="0" w:color="auto"/>
        <w:bottom w:val="none" w:sz="0" w:space="0" w:color="auto"/>
        <w:right w:val="none" w:sz="0" w:space="0" w:color="auto"/>
      </w:divBdr>
    </w:div>
    <w:div w:id="900480714">
      <w:bodyDiv w:val="1"/>
      <w:marLeft w:val="0"/>
      <w:marRight w:val="0"/>
      <w:marTop w:val="0"/>
      <w:marBottom w:val="0"/>
      <w:divBdr>
        <w:top w:val="none" w:sz="0" w:space="0" w:color="auto"/>
        <w:left w:val="none" w:sz="0" w:space="0" w:color="auto"/>
        <w:bottom w:val="none" w:sz="0" w:space="0" w:color="auto"/>
        <w:right w:val="none" w:sz="0" w:space="0" w:color="auto"/>
      </w:divBdr>
    </w:div>
    <w:div w:id="900487012">
      <w:bodyDiv w:val="1"/>
      <w:marLeft w:val="0"/>
      <w:marRight w:val="0"/>
      <w:marTop w:val="0"/>
      <w:marBottom w:val="0"/>
      <w:divBdr>
        <w:top w:val="none" w:sz="0" w:space="0" w:color="auto"/>
        <w:left w:val="none" w:sz="0" w:space="0" w:color="auto"/>
        <w:bottom w:val="none" w:sz="0" w:space="0" w:color="auto"/>
        <w:right w:val="none" w:sz="0" w:space="0" w:color="auto"/>
      </w:divBdr>
    </w:div>
    <w:div w:id="900598616">
      <w:bodyDiv w:val="1"/>
      <w:marLeft w:val="0"/>
      <w:marRight w:val="0"/>
      <w:marTop w:val="0"/>
      <w:marBottom w:val="0"/>
      <w:divBdr>
        <w:top w:val="none" w:sz="0" w:space="0" w:color="auto"/>
        <w:left w:val="none" w:sz="0" w:space="0" w:color="auto"/>
        <w:bottom w:val="none" w:sz="0" w:space="0" w:color="auto"/>
        <w:right w:val="none" w:sz="0" w:space="0" w:color="auto"/>
      </w:divBdr>
    </w:div>
    <w:div w:id="900675777">
      <w:bodyDiv w:val="1"/>
      <w:marLeft w:val="0"/>
      <w:marRight w:val="0"/>
      <w:marTop w:val="0"/>
      <w:marBottom w:val="0"/>
      <w:divBdr>
        <w:top w:val="none" w:sz="0" w:space="0" w:color="auto"/>
        <w:left w:val="none" w:sz="0" w:space="0" w:color="auto"/>
        <w:bottom w:val="none" w:sz="0" w:space="0" w:color="auto"/>
        <w:right w:val="none" w:sz="0" w:space="0" w:color="auto"/>
      </w:divBdr>
    </w:div>
    <w:div w:id="900752156">
      <w:bodyDiv w:val="1"/>
      <w:marLeft w:val="0"/>
      <w:marRight w:val="0"/>
      <w:marTop w:val="0"/>
      <w:marBottom w:val="0"/>
      <w:divBdr>
        <w:top w:val="none" w:sz="0" w:space="0" w:color="auto"/>
        <w:left w:val="none" w:sz="0" w:space="0" w:color="auto"/>
        <w:bottom w:val="none" w:sz="0" w:space="0" w:color="auto"/>
        <w:right w:val="none" w:sz="0" w:space="0" w:color="auto"/>
      </w:divBdr>
    </w:div>
    <w:div w:id="900795136">
      <w:bodyDiv w:val="1"/>
      <w:marLeft w:val="0"/>
      <w:marRight w:val="0"/>
      <w:marTop w:val="0"/>
      <w:marBottom w:val="0"/>
      <w:divBdr>
        <w:top w:val="none" w:sz="0" w:space="0" w:color="auto"/>
        <w:left w:val="none" w:sz="0" w:space="0" w:color="auto"/>
        <w:bottom w:val="none" w:sz="0" w:space="0" w:color="auto"/>
        <w:right w:val="none" w:sz="0" w:space="0" w:color="auto"/>
      </w:divBdr>
    </w:div>
    <w:div w:id="900796378">
      <w:bodyDiv w:val="1"/>
      <w:marLeft w:val="0"/>
      <w:marRight w:val="0"/>
      <w:marTop w:val="0"/>
      <w:marBottom w:val="0"/>
      <w:divBdr>
        <w:top w:val="none" w:sz="0" w:space="0" w:color="auto"/>
        <w:left w:val="none" w:sz="0" w:space="0" w:color="auto"/>
        <w:bottom w:val="none" w:sz="0" w:space="0" w:color="auto"/>
        <w:right w:val="none" w:sz="0" w:space="0" w:color="auto"/>
      </w:divBdr>
      <w:divsChild>
        <w:div w:id="35667644">
          <w:marLeft w:val="480"/>
          <w:marRight w:val="0"/>
          <w:marTop w:val="0"/>
          <w:marBottom w:val="0"/>
          <w:divBdr>
            <w:top w:val="none" w:sz="0" w:space="0" w:color="auto"/>
            <w:left w:val="none" w:sz="0" w:space="0" w:color="auto"/>
            <w:bottom w:val="none" w:sz="0" w:space="0" w:color="auto"/>
            <w:right w:val="none" w:sz="0" w:space="0" w:color="auto"/>
          </w:divBdr>
        </w:div>
        <w:div w:id="36439107">
          <w:marLeft w:val="480"/>
          <w:marRight w:val="0"/>
          <w:marTop w:val="0"/>
          <w:marBottom w:val="0"/>
          <w:divBdr>
            <w:top w:val="none" w:sz="0" w:space="0" w:color="auto"/>
            <w:left w:val="none" w:sz="0" w:space="0" w:color="auto"/>
            <w:bottom w:val="none" w:sz="0" w:space="0" w:color="auto"/>
            <w:right w:val="none" w:sz="0" w:space="0" w:color="auto"/>
          </w:divBdr>
        </w:div>
        <w:div w:id="46150923">
          <w:marLeft w:val="480"/>
          <w:marRight w:val="0"/>
          <w:marTop w:val="0"/>
          <w:marBottom w:val="0"/>
          <w:divBdr>
            <w:top w:val="none" w:sz="0" w:space="0" w:color="auto"/>
            <w:left w:val="none" w:sz="0" w:space="0" w:color="auto"/>
            <w:bottom w:val="none" w:sz="0" w:space="0" w:color="auto"/>
            <w:right w:val="none" w:sz="0" w:space="0" w:color="auto"/>
          </w:divBdr>
        </w:div>
        <w:div w:id="50004246">
          <w:marLeft w:val="480"/>
          <w:marRight w:val="0"/>
          <w:marTop w:val="0"/>
          <w:marBottom w:val="0"/>
          <w:divBdr>
            <w:top w:val="none" w:sz="0" w:space="0" w:color="auto"/>
            <w:left w:val="none" w:sz="0" w:space="0" w:color="auto"/>
            <w:bottom w:val="none" w:sz="0" w:space="0" w:color="auto"/>
            <w:right w:val="none" w:sz="0" w:space="0" w:color="auto"/>
          </w:divBdr>
        </w:div>
        <w:div w:id="77212021">
          <w:marLeft w:val="480"/>
          <w:marRight w:val="0"/>
          <w:marTop w:val="0"/>
          <w:marBottom w:val="0"/>
          <w:divBdr>
            <w:top w:val="none" w:sz="0" w:space="0" w:color="auto"/>
            <w:left w:val="none" w:sz="0" w:space="0" w:color="auto"/>
            <w:bottom w:val="none" w:sz="0" w:space="0" w:color="auto"/>
            <w:right w:val="none" w:sz="0" w:space="0" w:color="auto"/>
          </w:divBdr>
        </w:div>
        <w:div w:id="103503059">
          <w:marLeft w:val="480"/>
          <w:marRight w:val="0"/>
          <w:marTop w:val="0"/>
          <w:marBottom w:val="0"/>
          <w:divBdr>
            <w:top w:val="none" w:sz="0" w:space="0" w:color="auto"/>
            <w:left w:val="none" w:sz="0" w:space="0" w:color="auto"/>
            <w:bottom w:val="none" w:sz="0" w:space="0" w:color="auto"/>
            <w:right w:val="none" w:sz="0" w:space="0" w:color="auto"/>
          </w:divBdr>
        </w:div>
        <w:div w:id="146752658">
          <w:marLeft w:val="480"/>
          <w:marRight w:val="0"/>
          <w:marTop w:val="0"/>
          <w:marBottom w:val="0"/>
          <w:divBdr>
            <w:top w:val="none" w:sz="0" w:space="0" w:color="auto"/>
            <w:left w:val="none" w:sz="0" w:space="0" w:color="auto"/>
            <w:bottom w:val="none" w:sz="0" w:space="0" w:color="auto"/>
            <w:right w:val="none" w:sz="0" w:space="0" w:color="auto"/>
          </w:divBdr>
        </w:div>
        <w:div w:id="150486158">
          <w:marLeft w:val="480"/>
          <w:marRight w:val="0"/>
          <w:marTop w:val="0"/>
          <w:marBottom w:val="0"/>
          <w:divBdr>
            <w:top w:val="none" w:sz="0" w:space="0" w:color="auto"/>
            <w:left w:val="none" w:sz="0" w:space="0" w:color="auto"/>
            <w:bottom w:val="none" w:sz="0" w:space="0" w:color="auto"/>
            <w:right w:val="none" w:sz="0" w:space="0" w:color="auto"/>
          </w:divBdr>
        </w:div>
        <w:div w:id="197280718">
          <w:marLeft w:val="480"/>
          <w:marRight w:val="0"/>
          <w:marTop w:val="0"/>
          <w:marBottom w:val="0"/>
          <w:divBdr>
            <w:top w:val="none" w:sz="0" w:space="0" w:color="auto"/>
            <w:left w:val="none" w:sz="0" w:space="0" w:color="auto"/>
            <w:bottom w:val="none" w:sz="0" w:space="0" w:color="auto"/>
            <w:right w:val="none" w:sz="0" w:space="0" w:color="auto"/>
          </w:divBdr>
        </w:div>
        <w:div w:id="226497836">
          <w:marLeft w:val="480"/>
          <w:marRight w:val="0"/>
          <w:marTop w:val="0"/>
          <w:marBottom w:val="0"/>
          <w:divBdr>
            <w:top w:val="none" w:sz="0" w:space="0" w:color="auto"/>
            <w:left w:val="none" w:sz="0" w:space="0" w:color="auto"/>
            <w:bottom w:val="none" w:sz="0" w:space="0" w:color="auto"/>
            <w:right w:val="none" w:sz="0" w:space="0" w:color="auto"/>
          </w:divBdr>
        </w:div>
        <w:div w:id="306711813">
          <w:marLeft w:val="480"/>
          <w:marRight w:val="0"/>
          <w:marTop w:val="0"/>
          <w:marBottom w:val="0"/>
          <w:divBdr>
            <w:top w:val="none" w:sz="0" w:space="0" w:color="auto"/>
            <w:left w:val="none" w:sz="0" w:space="0" w:color="auto"/>
            <w:bottom w:val="none" w:sz="0" w:space="0" w:color="auto"/>
            <w:right w:val="none" w:sz="0" w:space="0" w:color="auto"/>
          </w:divBdr>
        </w:div>
        <w:div w:id="330572362">
          <w:marLeft w:val="480"/>
          <w:marRight w:val="0"/>
          <w:marTop w:val="0"/>
          <w:marBottom w:val="0"/>
          <w:divBdr>
            <w:top w:val="none" w:sz="0" w:space="0" w:color="auto"/>
            <w:left w:val="none" w:sz="0" w:space="0" w:color="auto"/>
            <w:bottom w:val="none" w:sz="0" w:space="0" w:color="auto"/>
            <w:right w:val="none" w:sz="0" w:space="0" w:color="auto"/>
          </w:divBdr>
        </w:div>
        <w:div w:id="376701895">
          <w:marLeft w:val="480"/>
          <w:marRight w:val="0"/>
          <w:marTop w:val="0"/>
          <w:marBottom w:val="0"/>
          <w:divBdr>
            <w:top w:val="none" w:sz="0" w:space="0" w:color="auto"/>
            <w:left w:val="none" w:sz="0" w:space="0" w:color="auto"/>
            <w:bottom w:val="none" w:sz="0" w:space="0" w:color="auto"/>
            <w:right w:val="none" w:sz="0" w:space="0" w:color="auto"/>
          </w:divBdr>
        </w:div>
        <w:div w:id="415438701">
          <w:marLeft w:val="480"/>
          <w:marRight w:val="0"/>
          <w:marTop w:val="0"/>
          <w:marBottom w:val="0"/>
          <w:divBdr>
            <w:top w:val="none" w:sz="0" w:space="0" w:color="auto"/>
            <w:left w:val="none" w:sz="0" w:space="0" w:color="auto"/>
            <w:bottom w:val="none" w:sz="0" w:space="0" w:color="auto"/>
            <w:right w:val="none" w:sz="0" w:space="0" w:color="auto"/>
          </w:divBdr>
        </w:div>
        <w:div w:id="542904741">
          <w:marLeft w:val="480"/>
          <w:marRight w:val="0"/>
          <w:marTop w:val="0"/>
          <w:marBottom w:val="0"/>
          <w:divBdr>
            <w:top w:val="none" w:sz="0" w:space="0" w:color="auto"/>
            <w:left w:val="none" w:sz="0" w:space="0" w:color="auto"/>
            <w:bottom w:val="none" w:sz="0" w:space="0" w:color="auto"/>
            <w:right w:val="none" w:sz="0" w:space="0" w:color="auto"/>
          </w:divBdr>
        </w:div>
        <w:div w:id="562982084">
          <w:marLeft w:val="480"/>
          <w:marRight w:val="0"/>
          <w:marTop w:val="0"/>
          <w:marBottom w:val="0"/>
          <w:divBdr>
            <w:top w:val="none" w:sz="0" w:space="0" w:color="auto"/>
            <w:left w:val="none" w:sz="0" w:space="0" w:color="auto"/>
            <w:bottom w:val="none" w:sz="0" w:space="0" w:color="auto"/>
            <w:right w:val="none" w:sz="0" w:space="0" w:color="auto"/>
          </w:divBdr>
        </w:div>
        <w:div w:id="734553507">
          <w:marLeft w:val="480"/>
          <w:marRight w:val="0"/>
          <w:marTop w:val="0"/>
          <w:marBottom w:val="0"/>
          <w:divBdr>
            <w:top w:val="none" w:sz="0" w:space="0" w:color="auto"/>
            <w:left w:val="none" w:sz="0" w:space="0" w:color="auto"/>
            <w:bottom w:val="none" w:sz="0" w:space="0" w:color="auto"/>
            <w:right w:val="none" w:sz="0" w:space="0" w:color="auto"/>
          </w:divBdr>
        </w:div>
        <w:div w:id="759987783">
          <w:marLeft w:val="480"/>
          <w:marRight w:val="0"/>
          <w:marTop w:val="0"/>
          <w:marBottom w:val="0"/>
          <w:divBdr>
            <w:top w:val="none" w:sz="0" w:space="0" w:color="auto"/>
            <w:left w:val="none" w:sz="0" w:space="0" w:color="auto"/>
            <w:bottom w:val="none" w:sz="0" w:space="0" w:color="auto"/>
            <w:right w:val="none" w:sz="0" w:space="0" w:color="auto"/>
          </w:divBdr>
        </w:div>
        <w:div w:id="774329263">
          <w:marLeft w:val="480"/>
          <w:marRight w:val="0"/>
          <w:marTop w:val="0"/>
          <w:marBottom w:val="0"/>
          <w:divBdr>
            <w:top w:val="none" w:sz="0" w:space="0" w:color="auto"/>
            <w:left w:val="none" w:sz="0" w:space="0" w:color="auto"/>
            <w:bottom w:val="none" w:sz="0" w:space="0" w:color="auto"/>
            <w:right w:val="none" w:sz="0" w:space="0" w:color="auto"/>
          </w:divBdr>
        </w:div>
        <w:div w:id="801193068">
          <w:marLeft w:val="480"/>
          <w:marRight w:val="0"/>
          <w:marTop w:val="0"/>
          <w:marBottom w:val="0"/>
          <w:divBdr>
            <w:top w:val="none" w:sz="0" w:space="0" w:color="auto"/>
            <w:left w:val="none" w:sz="0" w:space="0" w:color="auto"/>
            <w:bottom w:val="none" w:sz="0" w:space="0" w:color="auto"/>
            <w:right w:val="none" w:sz="0" w:space="0" w:color="auto"/>
          </w:divBdr>
        </w:div>
        <w:div w:id="821655244">
          <w:marLeft w:val="480"/>
          <w:marRight w:val="0"/>
          <w:marTop w:val="0"/>
          <w:marBottom w:val="0"/>
          <w:divBdr>
            <w:top w:val="none" w:sz="0" w:space="0" w:color="auto"/>
            <w:left w:val="none" w:sz="0" w:space="0" w:color="auto"/>
            <w:bottom w:val="none" w:sz="0" w:space="0" w:color="auto"/>
            <w:right w:val="none" w:sz="0" w:space="0" w:color="auto"/>
          </w:divBdr>
        </w:div>
        <w:div w:id="883905797">
          <w:marLeft w:val="480"/>
          <w:marRight w:val="0"/>
          <w:marTop w:val="0"/>
          <w:marBottom w:val="0"/>
          <w:divBdr>
            <w:top w:val="none" w:sz="0" w:space="0" w:color="auto"/>
            <w:left w:val="none" w:sz="0" w:space="0" w:color="auto"/>
            <w:bottom w:val="none" w:sz="0" w:space="0" w:color="auto"/>
            <w:right w:val="none" w:sz="0" w:space="0" w:color="auto"/>
          </w:divBdr>
        </w:div>
        <w:div w:id="896935827">
          <w:marLeft w:val="480"/>
          <w:marRight w:val="0"/>
          <w:marTop w:val="0"/>
          <w:marBottom w:val="0"/>
          <w:divBdr>
            <w:top w:val="none" w:sz="0" w:space="0" w:color="auto"/>
            <w:left w:val="none" w:sz="0" w:space="0" w:color="auto"/>
            <w:bottom w:val="none" w:sz="0" w:space="0" w:color="auto"/>
            <w:right w:val="none" w:sz="0" w:space="0" w:color="auto"/>
          </w:divBdr>
        </w:div>
      </w:divsChild>
    </w:div>
    <w:div w:id="900940322">
      <w:bodyDiv w:val="1"/>
      <w:marLeft w:val="0"/>
      <w:marRight w:val="0"/>
      <w:marTop w:val="0"/>
      <w:marBottom w:val="0"/>
      <w:divBdr>
        <w:top w:val="none" w:sz="0" w:space="0" w:color="auto"/>
        <w:left w:val="none" w:sz="0" w:space="0" w:color="auto"/>
        <w:bottom w:val="none" w:sz="0" w:space="0" w:color="auto"/>
        <w:right w:val="none" w:sz="0" w:space="0" w:color="auto"/>
      </w:divBdr>
    </w:div>
    <w:div w:id="900944209">
      <w:bodyDiv w:val="1"/>
      <w:marLeft w:val="0"/>
      <w:marRight w:val="0"/>
      <w:marTop w:val="0"/>
      <w:marBottom w:val="0"/>
      <w:divBdr>
        <w:top w:val="none" w:sz="0" w:space="0" w:color="auto"/>
        <w:left w:val="none" w:sz="0" w:space="0" w:color="auto"/>
        <w:bottom w:val="none" w:sz="0" w:space="0" w:color="auto"/>
        <w:right w:val="none" w:sz="0" w:space="0" w:color="auto"/>
      </w:divBdr>
    </w:div>
    <w:div w:id="900989947">
      <w:bodyDiv w:val="1"/>
      <w:marLeft w:val="0"/>
      <w:marRight w:val="0"/>
      <w:marTop w:val="0"/>
      <w:marBottom w:val="0"/>
      <w:divBdr>
        <w:top w:val="none" w:sz="0" w:space="0" w:color="auto"/>
        <w:left w:val="none" w:sz="0" w:space="0" w:color="auto"/>
        <w:bottom w:val="none" w:sz="0" w:space="0" w:color="auto"/>
        <w:right w:val="none" w:sz="0" w:space="0" w:color="auto"/>
      </w:divBdr>
    </w:div>
    <w:div w:id="901215098">
      <w:bodyDiv w:val="1"/>
      <w:marLeft w:val="0"/>
      <w:marRight w:val="0"/>
      <w:marTop w:val="0"/>
      <w:marBottom w:val="0"/>
      <w:divBdr>
        <w:top w:val="none" w:sz="0" w:space="0" w:color="auto"/>
        <w:left w:val="none" w:sz="0" w:space="0" w:color="auto"/>
        <w:bottom w:val="none" w:sz="0" w:space="0" w:color="auto"/>
        <w:right w:val="none" w:sz="0" w:space="0" w:color="auto"/>
      </w:divBdr>
    </w:div>
    <w:div w:id="901216311">
      <w:bodyDiv w:val="1"/>
      <w:marLeft w:val="0"/>
      <w:marRight w:val="0"/>
      <w:marTop w:val="0"/>
      <w:marBottom w:val="0"/>
      <w:divBdr>
        <w:top w:val="none" w:sz="0" w:space="0" w:color="auto"/>
        <w:left w:val="none" w:sz="0" w:space="0" w:color="auto"/>
        <w:bottom w:val="none" w:sz="0" w:space="0" w:color="auto"/>
        <w:right w:val="none" w:sz="0" w:space="0" w:color="auto"/>
      </w:divBdr>
    </w:div>
    <w:div w:id="901217959">
      <w:bodyDiv w:val="1"/>
      <w:marLeft w:val="0"/>
      <w:marRight w:val="0"/>
      <w:marTop w:val="0"/>
      <w:marBottom w:val="0"/>
      <w:divBdr>
        <w:top w:val="none" w:sz="0" w:space="0" w:color="auto"/>
        <w:left w:val="none" w:sz="0" w:space="0" w:color="auto"/>
        <w:bottom w:val="none" w:sz="0" w:space="0" w:color="auto"/>
        <w:right w:val="none" w:sz="0" w:space="0" w:color="auto"/>
      </w:divBdr>
    </w:div>
    <w:div w:id="901251251">
      <w:bodyDiv w:val="1"/>
      <w:marLeft w:val="0"/>
      <w:marRight w:val="0"/>
      <w:marTop w:val="0"/>
      <w:marBottom w:val="0"/>
      <w:divBdr>
        <w:top w:val="none" w:sz="0" w:space="0" w:color="auto"/>
        <w:left w:val="none" w:sz="0" w:space="0" w:color="auto"/>
        <w:bottom w:val="none" w:sz="0" w:space="0" w:color="auto"/>
        <w:right w:val="none" w:sz="0" w:space="0" w:color="auto"/>
      </w:divBdr>
    </w:div>
    <w:div w:id="901453200">
      <w:bodyDiv w:val="1"/>
      <w:marLeft w:val="0"/>
      <w:marRight w:val="0"/>
      <w:marTop w:val="0"/>
      <w:marBottom w:val="0"/>
      <w:divBdr>
        <w:top w:val="none" w:sz="0" w:space="0" w:color="auto"/>
        <w:left w:val="none" w:sz="0" w:space="0" w:color="auto"/>
        <w:bottom w:val="none" w:sz="0" w:space="0" w:color="auto"/>
        <w:right w:val="none" w:sz="0" w:space="0" w:color="auto"/>
      </w:divBdr>
    </w:div>
    <w:div w:id="901525765">
      <w:bodyDiv w:val="1"/>
      <w:marLeft w:val="0"/>
      <w:marRight w:val="0"/>
      <w:marTop w:val="0"/>
      <w:marBottom w:val="0"/>
      <w:divBdr>
        <w:top w:val="none" w:sz="0" w:space="0" w:color="auto"/>
        <w:left w:val="none" w:sz="0" w:space="0" w:color="auto"/>
        <w:bottom w:val="none" w:sz="0" w:space="0" w:color="auto"/>
        <w:right w:val="none" w:sz="0" w:space="0" w:color="auto"/>
      </w:divBdr>
    </w:div>
    <w:div w:id="901644418">
      <w:bodyDiv w:val="1"/>
      <w:marLeft w:val="0"/>
      <w:marRight w:val="0"/>
      <w:marTop w:val="0"/>
      <w:marBottom w:val="0"/>
      <w:divBdr>
        <w:top w:val="none" w:sz="0" w:space="0" w:color="auto"/>
        <w:left w:val="none" w:sz="0" w:space="0" w:color="auto"/>
        <w:bottom w:val="none" w:sz="0" w:space="0" w:color="auto"/>
        <w:right w:val="none" w:sz="0" w:space="0" w:color="auto"/>
      </w:divBdr>
    </w:div>
    <w:div w:id="901676436">
      <w:bodyDiv w:val="1"/>
      <w:marLeft w:val="0"/>
      <w:marRight w:val="0"/>
      <w:marTop w:val="0"/>
      <w:marBottom w:val="0"/>
      <w:divBdr>
        <w:top w:val="none" w:sz="0" w:space="0" w:color="auto"/>
        <w:left w:val="none" w:sz="0" w:space="0" w:color="auto"/>
        <w:bottom w:val="none" w:sz="0" w:space="0" w:color="auto"/>
        <w:right w:val="none" w:sz="0" w:space="0" w:color="auto"/>
      </w:divBdr>
    </w:div>
    <w:div w:id="901717195">
      <w:bodyDiv w:val="1"/>
      <w:marLeft w:val="0"/>
      <w:marRight w:val="0"/>
      <w:marTop w:val="0"/>
      <w:marBottom w:val="0"/>
      <w:divBdr>
        <w:top w:val="none" w:sz="0" w:space="0" w:color="auto"/>
        <w:left w:val="none" w:sz="0" w:space="0" w:color="auto"/>
        <w:bottom w:val="none" w:sz="0" w:space="0" w:color="auto"/>
        <w:right w:val="none" w:sz="0" w:space="0" w:color="auto"/>
      </w:divBdr>
    </w:div>
    <w:div w:id="901721582">
      <w:bodyDiv w:val="1"/>
      <w:marLeft w:val="0"/>
      <w:marRight w:val="0"/>
      <w:marTop w:val="0"/>
      <w:marBottom w:val="0"/>
      <w:divBdr>
        <w:top w:val="none" w:sz="0" w:space="0" w:color="auto"/>
        <w:left w:val="none" w:sz="0" w:space="0" w:color="auto"/>
        <w:bottom w:val="none" w:sz="0" w:space="0" w:color="auto"/>
        <w:right w:val="none" w:sz="0" w:space="0" w:color="auto"/>
      </w:divBdr>
    </w:div>
    <w:div w:id="901869528">
      <w:bodyDiv w:val="1"/>
      <w:marLeft w:val="0"/>
      <w:marRight w:val="0"/>
      <w:marTop w:val="0"/>
      <w:marBottom w:val="0"/>
      <w:divBdr>
        <w:top w:val="none" w:sz="0" w:space="0" w:color="auto"/>
        <w:left w:val="none" w:sz="0" w:space="0" w:color="auto"/>
        <w:bottom w:val="none" w:sz="0" w:space="0" w:color="auto"/>
        <w:right w:val="none" w:sz="0" w:space="0" w:color="auto"/>
      </w:divBdr>
    </w:div>
    <w:div w:id="901909329">
      <w:bodyDiv w:val="1"/>
      <w:marLeft w:val="0"/>
      <w:marRight w:val="0"/>
      <w:marTop w:val="0"/>
      <w:marBottom w:val="0"/>
      <w:divBdr>
        <w:top w:val="none" w:sz="0" w:space="0" w:color="auto"/>
        <w:left w:val="none" w:sz="0" w:space="0" w:color="auto"/>
        <w:bottom w:val="none" w:sz="0" w:space="0" w:color="auto"/>
        <w:right w:val="none" w:sz="0" w:space="0" w:color="auto"/>
      </w:divBdr>
    </w:div>
    <w:div w:id="901914747">
      <w:bodyDiv w:val="1"/>
      <w:marLeft w:val="0"/>
      <w:marRight w:val="0"/>
      <w:marTop w:val="0"/>
      <w:marBottom w:val="0"/>
      <w:divBdr>
        <w:top w:val="none" w:sz="0" w:space="0" w:color="auto"/>
        <w:left w:val="none" w:sz="0" w:space="0" w:color="auto"/>
        <w:bottom w:val="none" w:sz="0" w:space="0" w:color="auto"/>
        <w:right w:val="none" w:sz="0" w:space="0" w:color="auto"/>
      </w:divBdr>
    </w:div>
    <w:div w:id="902061318">
      <w:bodyDiv w:val="1"/>
      <w:marLeft w:val="0"/>
      <w:marRight w:val="0"/>
      <w:marTop w:val="0"/>
      <w:marBottom w:val="0"/>
      <w:divBdr>
        <w:top w:val="none" w:sz="0" w:space="0" w:color="auto"/>
        <w:left w:val="none" w:sz="0" w:space="0" w:color="auto"/>
        <w:bottom w:val="none" w:sz="0" w:space="0" w:color="auto"/>
        <w:right w:val="none" w:sz="0" w:space="0" w:color="auto"/>
      </w:divBdr>
    </w:div>
    <w:div w:id="902065543">
      <w:bodyDiv w:val="1"/>
      <w:marLeft w:val="0"/>
      <w:marRight w:val="0"/>
      <w:marTop w:val="0"/>
      <w:marBottom w:val="0"/>
      <w:divBdr>
        <w:top w:val="none" w:sz="0" w:space="0" w:color="auto"/>
        <w:left w:val="none" w:sz="0" w:space="0" w:color="auto"/>
        <w:bottom w:val="none" w:sz="0" w:space="0" w:color="auto"/>
        <w:right w:val="none" w:sz="0" w:space="0" w:color="auto"/>
      </w:divBdr>
    </w:div>
    <w:div w:id="902104131">
      <w:bodyDiv w:val="1"/>
      <w:marLeft w:val="0"/>
      <w:marRight w:val="0"/>
      <w:marTop w:val="0"/>
      <w:marBottom w:val="0"/>
      <w:divBdr>
        <w:top w:val="none" w:sz="0" w:space="0" w:color="auto"/>
        <w:left w:val="none" w:sz="0" w:space="0" w:color="auto"/>
        <w:bottom w:val="none" w:sz="0" w:space="0" w:color="auto"/>
        <w:right w:val="none" w:sz="0" w:space="0" w:color="auto"/>
      </w:divBdr>
    </w:div>
    <w:div w:id="902375555">
      <w:bodyDiv w:val="1"/>
      <w:marLeft w:val="0"/>
      <w:marRight w:val="0"/>
      <w:marTop w:val="0"/>
      <w:marBottom w:val="0"/>
      <w:divBdr>
        <w:top w:val="none" w:sz="0" w:space="0" w:color="auto"/>
        <w:left w:val="none" w:sz="0" w:space="0" w:color="auto"/>
        <w:bottom w:val="none" w:sz="0" w:space="0" w:color="auto"/>
        <w:right w:val="none" w:sz="0" w:space="0" w:color="auto"/>
      </w:divBdr>
    </w:div>
    <w:div w:id="902445174">
      <w:bodyDiv w:val="1"/>
      <w:marLeft w:val="0"/>
      <w:marRight w:val="0"/>
      <w:marTop w:val="0"/>
      <w:marBottom w:val="0"/>
      <w:divBdr>
        <w:top w:val="none" w:sz="0" w:space="0" w:color="auto"/>
        <w:left w:val="none" w:sz="0" w:space="0" w:color="auto"/>
        <w:bottom w:val="none" w:sz="0" w:space="0" w:color="auto"/>
        <w:right w:val="none" w:sz="0" w:space="0" w:color="auto"/>
      </w:divBdr>
    </w:div>
    <w:div w:id="902570118">
      <w:bodyDiv w:val="1"/>
      <w:marLeft w:val="0"/>
      <w:marRight w:val="0"/>
      <w:marTop w:val="0"/>
      <w:marBottom w:val="0"/>
      <w:divBdr>
        <w:top w:val="none" w:sz="0" w:space="0" w:color="auto"/>
        <w:left w:val="none" w:sz="0" w:space="0" w:color="auto"/>
        <w:bottom w:val="none" w:sz="0" w:space="0" w:color="auto"/>
        <w:right w:val="none" w:sz="0" w:space="0" w:color="auto"/>
      </w:divBdr>
    </w:div>
    <w:div w:id="902789278">
      <w:bodyDiv w:val="1"/>
      <w:marLeft w:val="0"/>
      <w:marRight w:val="0"/>
      <w:marTop w:val="0"/>
      <w:marBottom w:val="0"/>
      <w:divBdr>
        <w:top w:val="none" w:sz="0" w:space="0" w:color="auto"/>
        <w:left w:val="none" w:sz="0" w:space="0" w:color="auto"/>
        <w:bottom w:val="none" w:sz="0" w:space="0" w:color="auto"/>
        <w:right w:val="none" w:sz="0" w:space="0" w:color="auto"/>
      </w:divBdr>
    </w:div>
    <w:div w:id="902908408">
      <w:bodyDiv w:val="1"/>
      <w:marLeft w:val="0"/>
      <w:marRight w:val="0"/>
      <w:marTop w:val="0"/>
      <w:marBottom w:val="0"/>
      <w:divBdr>
        <w:top w:val="none" w:sz="0" w:space="0" w:color="auto"/>
        <w:left w:val="none" w:sz="0" w:space="0" w:color="auto"/>
        <w:bottom w:val="none" w:sz="0" w:space="0" w:color="auto"/>
        <w:right w:val="none" w:sz="0" w:space="0" w:color="auto"/>
      </w:divBdr>
      <w:divsChild>
        <w:div w:id="39938050">
          <w:marLeft w:val="480"/>
          <w:marRight w:val="0"/>
          <w:marTop w:val="0"/>
          <w:marBottom w:val="0"/>
          <w:divBdr>
            <w:top w:val="none" w:sz="0" w:space="0" w:color="auto"/>
            <w:left w:val="none" w:sz="0" w:space="0" w:color="auto"/>
            <w:bottom w:val="none" w:sz="0" w:space="0" w:color="auto"/>
            <w:right w:val="none" w:sz="0" w:space="0" w:color="auto"/>
          </w:divBdr>
        </w:div>
        <w:div w:id="51319247">
          <w:marLeft w:val="480"/>
          <w:marRight w:val="0"/>
          <w:marTop w:val="0"/>
          <w:marBottom w:val="0"/>
          <w:divBdr>
            <w:top w:val="none" w:sz="0" w:space="0" w:color="auto"/>
            <w:left w:val="none" w:sz="0" w:space="0" w:color="auto"/>
            <w:bottom w:val="none" w:sz="0" w:space="0" w:color="auto"/>
            <w:right w:val="none" w:sz="0" w:space="0" w:color="auto"/>
          </w:divBdr>
        </w:div>
        <w:div w:id="172652224">
          <w:marLeft w:val="480"/>
          <w:marRight w:val="0"/>
          <w:marTop w:val="0"/>
          <w:marBottom w:val="0"/>
          <w:divBdr>
            <w:top w:val="none" w:sz="0" w:space="0" w:color="auto"/>
            <w:left w:val="none" w:sz="0" w:space="0" w:color="auto"/>
            <w:bottom w:val="none" w:sz="0" w:space="0" w:color="auto"/>
            <w:right w:val="none" w:sz="0" w:space="0" w:color="auto"/>
          </w:divBdr>
        </w:div>
        <w:div w:id="328411975">
          <w:marLeft w:val="480"/>
          <w:marRight w:val="0"/>
          <w:marTop w:val="0"/>
          <w:marBottom w:val="0"/>
          <w:divBdr>
            <w:top w:val="none" w:sz="0" w:space="0" w:color="auto"/>
            <w:left w:val="none" w:sz="0" w:space="0" w:color="auto"/>
            <w:bottom w:val="none" w:sz="0" w:space="0" w:color="auto"/>
            <w:right w:val="none" w:sz="0" w:space="0" w:color="auto"/>
          </w:divBdr>
        </w:div>
        <w:div w:id="356202205">
          <w:marLeft w:val="480"/>
          <w:marRight w:val="0"/>
          <w:marTop w:val="0"/>
          <w:marBottom w:val="0"/>
          <w:divBdr>
            <w:top w:val="none" w:sz="0" w:space="0" w:color="auto"/>
            <w:left w:val="none" w:sz="0" w:space="0" w:color="auto"/>
            <w:bottom w:val="none" w:sz="0" w:space="0" w:color="auto"/>
            <w:right w:val="none" w:sz="0" w:space="0" w:color="auto"/>
          </w:divBdr>
        </w:div>
        <w:div w:id="390813826">
          <w:marLeft w:val="480"/>
          <w:marRight w:val="0"/>
          <w:marTop w:val="0"/>
          <w:marBottom w:val="0"/>
          <w:divBdr>
            <w:top w:val="none" w:sz="0" w:space="0" w:color="auto"/>
            <w:left w:val="none" w:sz="0" w:space="0" w:color="auto"/>
            <w:bottom w:val="none" w:sz="0" w:space="0" w:color="auto"/>
            <w:right w:val="none" w:sz="0" w:space="0" w:color="auto"/>
          </w:divBdr>
        </w:div>
        <w:div w:id="407575838">
          <w:marLeft w:val="480"/>
          <w:marRight w:val="0"/>
          <w:marTop w:val="0"/>
          <w:marBottom w:val="0"/>
          <w:divBdr>
            <w:top w:val="none" w:sz="0" w:space="0" w:color="auto"/>
            <w:left w:val="none" w:sz="0" w:space="0" w:color="auto"/>
            <w:bottom w:val="none" w:sz="0" w:space="0" w:color="auto"/>
            <w:right w:val="none" w:sz="0" w:space="0" w:color="auto"/>
          </w:divBdr>
        </w:div>
        <w:div w:id="436215608">
          <w:marLeft w:val="480"/>
          <w:marRight w:val="0"/>
          <w:marTop w:val="0"/>
          <w:marBottom w:val="0"/>
          <w:divBdr>
            <w:top w:val="none" w:sz="0" w:space="0" w:color="auto"/>
            <w:left w:val="none" w:sz="0" w:space="0" w:color="auto"/>
            <w:bottom w:val="none" w:sz="0" w:space="0" w:color="auto"/>
            <w:right w:val="none" w:sz="0" w:space="0" w:color="auto"/>
          </w:divBdr>
        </w:div>
        <w:div w:id="478378926">
          <w:marLeft w:val="480"/>
          <w:marRight w:val="0"/>
          <w:marTop w:val="0"/>
          <w:marBottom w:val="0"/>
          <w:divBdr>
            <w:top w:val="none" w:sz="0" w:space="0" w:color="auto"/>
            <w:left w:val="none" w:sz="0" w:space="0" w:color="auto"/>
            <w:bottom w:val="none" w:sz="0" w:space="0" w:color="auto"/>
            <w:right w:val="none" w:sz="0" w:space="0" w:color="auto"/>
          </w:divBdr>
        </w:div>
        <w:div w:id="512231812">
          <w:marLeft w:val="480"/>
          <w:marRight w:val="0"/>
          <w:marTop w:val="0"/>
          <w:marBottom w:val="0"/>
          <w:divBdr>
            <w:top w:val="none" w:sz="0" w:space="0" w:color="auto"/>
            <w:left w:val="none" w:sz="0" w:space="0" w:color="auto"/>
            <w:bottom w:val="none" w:sz="0" w:space="0" w:color="auto"/>
            <w:right w:val="none" w:sz="0" w:space="0" w:color="auto"/>
          </w:divBdr>
        </w:div>
        <w:div w:id="586619726">
          <w:marLeft w:val="480"/>
          <w:marRight w:val="0"/>
          <w:marTop w:val="0"/>
          <w:marBottom w:val="0"/>
          <w:divBdr>
            <w:top w:val="none" w:sz="0" w:space="0" w:color="auto"/>
            <w:left w:val="none" w:sz="0" w:space="0" w:color="auto"/>
            <w:bottom w:val="none" w:sz="0" w:space="0" w:color="auto"/>
            <w:right w:val="none" w:sz="0" w:space="0" w:color="auto"/>
          </w:divBdr>
        </w:div>
        <w:div w:id="606818254">
          <w:marLeft w:val="480"/>
          <w:marRight w:val="0"/>
          <w:marTop w:val="0"/>
          <w:marBottom w:val="0"/>
          <w:divBdr>
            <w:top w:val="none" w:sz="0" w:space="0" w:color="auto"/>
            <w:left w:val="none" w:sz="0" w:space="0" w:color="auto"/>
            <w:bottom w:val="none" w:sz="0" w:space="0" w:color="auto"/>
            <w:right w:val="none" w:sz="0" w:space="0" w:color="auto"/>
          </w:divBdr>
        </w:div>
        <w:div w:id="628702342">
          <w:marLeft w:val="480"/>
          <w:marRight w:val="0"/>
          <w:marTop w:val="0"/>
          <w:marBottom w:val="0"/>
          <w:divBdr>
            <w:top w:val="none" w:sz="0" w:space="0" w:color="auto"/>
            <w:left w:val="none" w:sz="0" w:space="0" w:color="auto"/>
            <w:bottom w:val="none" w:sz="0" w:space="0" w:color="auto"/>
            <w:right w:val="none" w:sz="0" w:space="0" w:color="auto"/>
          </w:divBdr>
        </w:div>
        <w:div w:id="638850158">
          <w:marLeft w:val="480"/>
          <w:marRight w:val="0"/>
          <w:marTop w:val="0"/>
          <w:marBottom w:val="0"/>
          <w:divBdr>
            <w:top w:val="none" w:sz="0" w:space="0" w:color="auto"/>
            <w:left w:val="none" w:sz="0" w:space="0" w:color="auto"/>
            <w:bottom w:val="none" w:sz="0" w:space="0" w:color="auto"/>
            <w:right w:val="none" w:sz="0" w:space="0" w:color="auto"/>
          </w:divBdr>
        </w:div>
        <w:div w:id="680670567">
          <w:marLeft w:val="480"/>
          <w:marRight w:val="0"/>
          <w:marTop w:val="0"/>
          <w:marBottom w:val="0"/>
          <w:divBdr>
            <w:top w:val="none" w:sz="0" w:space="0" w:color="auto"/>
            <w:left w:val="none" w:sz="0" w:space="0" w:color="auto"/>
            <w:bottom w:val="none" w:sz="0" w:space="0" w:color="auto"/>
            <w:right w:val="none" w:sz="0" w:space="0" w:color="auto"/>
          </w:divBdr>
        </w:div>
        <w:div w:id="707296121">
          <w:marLeft w:val="480"/>
          <w:marRight w:val="0"/>
          <w:marTop w:val="0"/>
          <w:marBottom w:val="0"/>
          <w:divBdr>
            <w:top w:val="none" w:sz="0" w:space="0" w:color="auto"/>
            <w:left w:val="none" w:sz="0" w:space="0" w:color="auto"/>
            <w:bottom w:val="none" w:sz="0" w:space="0" w:color="auto"/>
            <w:right w:val="none" w:sz="0" w:space="0" w:color="auto"/>
          </w:divBdr>
        </w:div>
        <w:div w:id="747847416">
          <w:marLeft w:val="480"/>
          <w:marRight w:val="0"/>
          <w:marTop w:val="0"/>
          <w:marBottom w:val="0"/>
          <w:divBdr>
            <w:top w:val="none" w:sz="0" w:space="0" w:color="auto"/>
            <w:left w:val="none" w:sz="0" w:space="0" w:color="auto"/>
            <w:bottom w:val="none" w:sz="0" w:space="0" w:color="auto"/>
            <w:right w:val="none" w:sz="0" w:space="0" w:color="auto"/>
          </w:divBdr>
        </w:div>
        <w:div w:id="765923072">
          <w:marLeft w:val="480"/>
          <w:marRight w:val="0"/>
          <w:marTop w:val="0"/>
          <w:marBottom w:val="0"/>
          <w:divBdr>
            <w:top w:val="none" w:sz="0" w:space="0" w:color="auto"/>
            <w:left w:val="none" w:sz="0" w:space="0" w:color="auto"/>
            <w:bottom w:val="none" w:sz="0" w:space="0" w:color="auto"/>
            <w:right w:val="none" w:sz="0" w:space="0" w:color="auto"/>
          </w:divBdr>
        </w:div>
        <w:div w:id="860167486">
          <w:marLeft w:val="480"/>
          <w:marRight w:val="0"/>
          <w:marTop w:val="0"/>
          <w:marBottom w:val="0"/>
          <w:divBdr>
            <w:top w:val="none" w:sz="0" w:space="0" w:color="auto"/>
            <w:left w:val="none" w:sz="0" w:space="0" w:color="auto"/>
            <w:bottom w:val="none" w:sz="0" w:space="0" w:color="auto"/>
            <w:right w:val="none" w:sz="0" w:space="0" w:color="auto"/>
          </w:divBdr>
        </w:div>
      </w:divsChild>
    </w:div>
    <w:div w:id="903026331">
      <w:bodyDiv w:val="1"/>
      <w:marLeft w:val="0"/>
      <w:marRight w:val="0"/>
      <w:marTop w:val="0"/>
      <w:marBottom w:val="0"/>
      <w:divBdr>
        <w:top w:val="none" w:sz="0" w:space="0" w:color="auto"/>
        <w:left w:val="none" w:sz="0" w:space="0" w:color="auto"/>
        <w:bottom w:val="none" w:sz="0" w:space="0" w:color="auto"/>
        <w:right w:val="none" w:sz="0" w:space="0" w:color="auto"/>
      </w:divBdr>
    </w:div>
    <w:div w:id="903175321">
      <w:bodyDiv w:val="1"/>
      <w:marLeft w:val="0"/>
      <w:marRight w:val="0"/>
      <w:marTop w:val="0"/>
      <w:marBottom w:val="0"/>
      <w:divBdr>
        <w:top w:val="none" w:sz="0" w:space="0" w:color="auto"/>
        <w:left w:val="none" w:sz="0" w:space="0" w:color="auto"/>
        <w:bottom w:val="none" w:sz="0" w:space="0" w:color="auto"/>
        <w:right w:val="none" w:sz="0" w:space="0" w:color="auto"/>
      </w:divBdr>
    </w:div>
    <w:div w:id="903177220">
      <w:bodyDiv w:val="1"/>
      <w:marLeft w:val="0"/>
      <w:marRight w:val="0"/>
      <w:marTop w:val="0"/>
      <w:marBottom w:val="0"/>
      <w:divBdr>
        <w:top w:val="none" w:sz="0" w:space="0" w:color="auto"/>
        <w:left w:val="none" w:sz="0" w:space="0" w:color="auto"/>
        <w:bottom w:val="none" w:sz="0" w:space="0" w:color="auto"/>
        <w:right w:val="none" w:sz="0" w:space="0" w:color="auto"/>
      </w:divBdr>
    </w:div>
    <w:div w:id="903180853">
      <w:bodyDiv w:val="1"/>
      <w:marLeft w:val="0"/>
      <w:marRight w:val="0"/>
      <w:marTop w:val="0"/>
      <w:marBottom w:val="0"/>
      <w:divBdr>
        <w:top w:val="none" w:sz="0" w:space="0" w:color="auto"/>
        <w:left w:val="none" w:sz="0" w:space="0" w:color="auto"/>
        <w:bottom w:val="none" w:sz="0" w:space="0" w:color="auto"/>
        <w:right w:val="none" w:sz="0" w:space="0" w:color="auto"/>
      </w:divBdr>
    </w:div>
    <w:div w:id="903292939">
      <w:bodyDiv w:val="1"/>
      <w:marLeft w:val="0"/>
      <w:marRight w:val="0"/>
      <w:marTop w:val="0"/>
      <w:marBottom w:val="0"/>
      <w:divBdr>
        <w:top w:val="none" w:sz="0" w:space="0" w:color="auto"/>
        <w:left w:val="none" w:sz="0" w:space="0" w:color="auto"/>
        <w:bottom w:val="none" w:sz="0" w:space="0" w:color="auto"/>
        <w:right w:val="none" w:sz="0" w:space="0" w:color="auto"/>
      </w:divBdr>
    </w:div>
    <w:div w:id="903297072">
      <w:bodyDiv w:val="1"/>
      <w:marLeft w:val="0"/>
      <w:marRight w:val="0"/>
      <w:marTop w:val="0"/>
      <w:marBottom w:val="0"/>
      <w:divBdr>
        <w:top w:val="none" w:sz="0" w:space="0" w:color="auto"/>
        <w:left w:val="none" w:sz="0" w:space="0" w:color="auto"/>
        <w:bottom w:val="none" w:sz="0" w:space="0" w:color="auto"/>
        <w:right w:val="none" w:sz="0" w:space="0" w:color="auto"/>
      </w:divBdr>
      <w:divsChild>
        <w:div w:id="183902638">
          <w:marLeft w:val="480"/>
          <w:marRight w:val="0"/>
          <w:marTop w:val="0"/>
          <w:marBottom w:val="0"/>
          <w:divBdr>
            <w:top w:val="none" w:sz="0" w:space="0" w:color="auto"/>
            <w:left w:val="none" w:sz="0" w:space="0" w:color="auto"/>
            <w:bottom w:val="none" w:sz="0" w:space="0" w:color="auto"/>
            <w:right w:val="none" w:sz="0" w:space="0" w:color="auto"/>
          </w:divBdr>
        </w:div>
        <w:div w:id="195433519">
          <w:marLeft w:val="480"/>
          <w:marRight w:val="0"/>
          <w:marTop w:val="0"/>
          <w:marBottom w:val="0"/>
          <w:divBdr>
            <w:top w:val="none" w:sz="0" w:space="0" w:color="auto"/>
            <w:left w:val="none" w:sz="0" w:space="0" w:color="auto"/>
            <w:bottom w:val="none" w:sz="0" w:space="0" w:color="auto"/>
            <w:right w:val="none" w:sz="0" w:space="0" w:color="auto"/>
          </w:divBdr>
        </w:div>
        <w:div w:id="250162890">
          <w:marLeft w:val="480"/>
          <w:marRight w:val="0"/>
          <w:marTop w:val="0"/>
          <w:marBottom w:val="0"/>
          <w:divBdr>
            <w:top w:val="none" w:sz="0" w:space="0" w:color="auto"/>
            <w:left w:val="none" w:sz="0" w:space="0" w:color="auto"/>
            <w:bottom w:val="none" w:sz="0" w:space="0" w:color="auto"/>
            <w:right w:val="none" w:sz="0" w:space="0" w:color="auto"/>
          </w:divBdr>
        </w:div>
        <w:div w:id="537814424">
          <w:marLeft w:val="480"/>
          <w:marRight w:val="0"/>
          <w:marTop w:val="0"/>
          <w:marBottom w:val="0"/>
          <w:divBdr>
            <w:top w:val="none" w:sz="0" w:space="0" w:color="auto"/>
            <w:left w:val="none" w:sz="0" w:space="0" w:color="auto"/>
            <w:bottom w:val="none" w:sz="0" w:space="0" w:color="auto"/>
            <w:right w:val="none" w:sz="0" w:space="0" w:color="auto"/>
          </w:divBdr>
        </w:div>
        <w:div w:id="575936871">
          <w:marLeft w:val="480"/>
          <w:marRight w:val="0"/>
          <w:marTop w:val="0"/>
          <w:marBottom w:val="0"/>
          <w:divBdr>
            <w:top w:val="none" w:sz="0" w:space="0" w:color="auto"/>
            <w:left w:val="none" w:sz="0" w:space="0" w:color="auto"/>
            <w:bottom w:val="none" w:sz="0" w:space="0" w:color="auto"/>
            <w:right w:val="none" w:sz="0" w:space="0" w:color="auto"/>
          </w:divBdr>
        </w:div>
        <w:div w:id="617683553">
          <w:marLeft w:val="480"/>
          <w:marRight w:val="0"/>
          <w:marTop w:val="0"/>
          <w:marBottom w:val="0"/>
          <w:divBdr>
            <w:top w:val="none" w:sz="0" w:space="0" w:color="auto"/>
            <w:left w:val="none" w:sz="0" w:space="0" w:color="auto"/>
            <w:bottom w:val="none" w:sz="0" w:space="0" w:color="auto"/>
            <w:right w:val="none" w:sz="0" w:space="0" w:color="auto"/>
          </w:divBdr>
        </w:div>
        <w:div w:id="638417042">
          <w:marLeft w:val="480"/>
          <w:marRight w:val="0"/>
          <w:marTop w:val="0"/>
          <w:marBottom w:val="0"/>
          <w:divBdr>
            <w:top w:val="none" w:sz="0" w:space="0" w:color="auto"/>
            <w:left w:val="none" w:sz="0" w:space="0" w:color="auto"/>
            <w:bottom w:val="none" w:sz="0" w:space="0" w:color="auto"/>
            <w:right w:val="none" w:sz="0" w:space="0" w:color="auto"/>
          </w:divBdr>
        </w:div>
        <w:div w:id="701588381">
          <w:marLeft w:val="480"/>
          <w:marRight w:val="0"/>
          <w:marTop w:val="0"/>
          <w:marBottom w:val="0"/>
          <w:divBdr>
            <w:top w:val="none" w:sz="0" w:space="0" w:color="auto"/>
            <w:left w:val="none" w:sz="0" w:space="0" w:color="auto"/>
            <w:bottom w:val="none" w:sz="0" w:space="0" w:color="auto"/>
            <w:right w:val="none" w:sz="0" w:space="0" w:color="auto"/>
          </w:divBdr>
        </w:div>
        <w:div w:id="722144335">
          <w:marLeft w:val="480"/>
          <w:marRight w:val="0"/>
          <w:marTop w:val="0"/>
          <w:marBottom w:val="0"/>
          <w:divBdr>
            <w:top w:val="none" w:sz="0" w:space="0" w:color="auto"/>
            <w:left w:val="none" w:sz="0" w:space="0" w:color="auto"/>
            <w:bottom w:val="none" w:sz="0" w:space="0" w:color="auto"/>
            <w:right w:val="none" w:sz="0" w:space="0" w:color="auto"/>
          </w:divBdr>
        </w:div>
        <w:div w:id="809594510">
          <w:marLeft w:val="480"/>
          <w:marRight w:val="0"/>
          <w:marTop w:val="0"/>
          <w:marBottom w:val="0"/>
          <w:divBdr>
            <w:top w:val="none" w:sz="0" w:space="0" w:color="auto"/>
            <w:left w:val="none" w:sz="0" w:space="0" w:color="auto"/>
            <w:bottom w:val="none" w:sz="0" w:space="0" w:color="auto"/>
            <w:right w:val="none" w:sz="0" w:space="0" w:color="auto"/>
          </w:divBdr>
        </w:div>
        <w:div w:id="877816028">
          <w:marLeft w:val="480"/>
          <w:marRight w:val="0"/>
          <w:marTop w:val="0"/>
          <w:marBottom w:val="0"/>
          <w:divBdr>
            <w:top w:val="none" w:sz="0" w:space="0" w:color="auto"/>
            <w:left w:val="none" w:sz="0" w:space="0" w:color="auto"/>
            <w:bottom w:val="none" w:sz="0" w:space="0" w:color="auto"/>
            <w:right w:val="none" w:sz="0" w:space="0" w:color="auto"/>
          </w:divBdr>
        </w:div>
        <w:div w:id="885526119">
          <w:marLeft w:val="480"/>
          <w:marRight w:val="0"/>
          <w:marTop w:val="0"/>
          <w:marBottom w:val="0"/>
          <w:divBdr>
            <w:top w:val="none" w:sz="0" w:space="0" w:color="auto"/>
            <w:left w:val="none" w:sz="0" w:space="0" w:color="auto"/>
            <w:bottom w:val="none" w:sz="0" w:space="0" w:color="auto"/>
            <w:right w:val="none" w:sz="0" w:space="0" w:color="auto"/>
          </w:divBdr>
        </w:div>
      </w:divsChild>
    </w:div>
    <w:div w:id="903374175">
      <w:bodyDiv w:val="1"/>
      <w:marLeft w:val="0"/>
      <w:marRight w:val="0"/>
      <w:marTop w:val="0"/>
      <w:marBottom w:val="0"/>
      <w:divBdr>
        <w:top w:val="none" w:sz="0" w:space="0" w:color="auto"/>
        <w:left w:val="none" w:sz="0" w:space="0" w:color="auto"/>
        <w:bottom w:val="none" w:sz="0" w:space="0" w:color="auto"/>
        <w:right w:val="none" w:sz="0" w:space="0" w:color="auto"/>
      </w:divBdr>
    </w:div>
    <w:div w:id="903415549">
      <w:bodyDiv w:val="1"/>
      <w:marLeft w:val="0"/>
      <w:marRight w:val="0"/>
      <w:marTop w:val="0"/>
      <w:marBottom w:val="0"/>
      <w:divBdr>
        <w:top w:val="none" w:sz="0" w:space="0" w:color="auto"/>
        <w:left w:val="none" w:sz="0" w:space="0" w:color="auto"/>
        <w:bottom w:val="none" w:sz="0" w:space="0" w:color="auto"/>
        <w:right w:val="none" w:sz="0" w:space="0" w:color="auto"/>
      </w:divBdr>
    </w:div>
    <w:div w:id="903835623">
      <w:bodyDiv w:val="1"/>
      <w:marLeft w:val="0"/>
      <w:marRight w:val="0"/>
      <w:marTop w:val="0"/>
      <w:marBottom w:val="0"/>
      <w:divBdr>
        <w:top w:val="none" w:sz="0" w:space="0" w:color="auto"/>
        <w:left w:val="none" w:sz="0" w:space="0" w:color="auto"/>
        <w:bottom w:val="none" w:sz="0" w:space="0" w:color="auto"/>
        <w:right w:val="none" w:sz="0" w:space="0" w:color="auto"/>
      </w:divBdr>
    </w:div>
    <w:div w:id="903877433">
      <w:bodyDiv w:val="1"/>
      <w:marLeft w:val="0"/>
      <w:marRight w:val="0"/>
      <w:marTop w:val="0"/>
      <w:marBottom w:val="0"/>
      <w:divBdr>
        <w:top w:val="none" w:sz="0" w:space="0" w:color="auto"/>
        <w:left w:val="none" w:sz="0" w:space="0" w:color="auto"/>
        <w:bottom w:val="none" w:sz="0" w:space="0" w:color="auto"/>
        <w:right w:val="none" w:sz="0" w:space="0" w:color="auto"/>
      </w:divBdr>
    </w:div>
    <w:div w:id="903952607">
      <w:bodyDiv w:val="1"/>
      <w:marLeft w:val="0"/>
      <w:marRight w:val="0"/>
      <w:marTop w:val="0"/>
      <w:marBottom w:val="0"/>
      <w:divBdr>
        <w:top w:val="none" w:sz="0" w:space="0" w:color="auto"/>
        <w:left w:val="none" w:sz="0" w:space="0" w:color="auto"/>
        <w:bottom w:val="none" w:sz="0" w:space="0" w:color="auto"/>
        <w:right w:val="none" w:sz="0" w:space="0" w:color="auto"/>
      </w:divBdr>
    </w:div>
    <w:div w:id="904030149">
      <w:bodyDiv w:val="1"/>
      <w:marLeft w:val="0"/>
      <w:marRight w:val="0"/>
      <w:marTop w:val="0"/>
      <w:marBottom w:val="0"/>
      <w:divBdr>
        <w:top w:val="none" w:sz="0" w:space="0" w:color="auto"/>
        <w:left w:val="none" w:sz="0" w:space="0" w:color="auto"/>
        <w:bottom w:val="none" w:sz="0" w:space="0" w:color="auto"/>
        <w:right w:val="none" w:sz="0" w:space="0" w:color="auto"/>
      </w:divBdr>
    </w:div>
    <w:div w:id="904071275">
      <w:bodyDiv w:val="1"/>
      <w:marLeft w:val="0"/>
      <w:marRight w:val="0"/>
      <w:marTop w:val="0"/>
      <w:marBottom w:val="0"/>
      <w:divBdr>
        <w:top w:val="none" w:sz="0" w:space="0" w:color="auto"/>
        <w:left w:val="none" w:sz="0" w:space="0" w:color="auto"/>
        <w:bottom w:val="none" w:sz="0" w:space="0" w:color="auto"/>
        <w:right w:val="none" w:sz="0" w:space="0" w:color="auto"/>
      </w:divBdr>
      <w:divsChild>
        <w:div w:id="25255292">
          <w:marLeft w:val="480"/>
          <w:marRight w:val="0"/>
          <w:marTop w:val="0"/>
          <w:marBottom w:val="0"/>
          <w:divBdr>
            <w:top w:val="none" w:sz="0" w:space="0" w:color="auto"/>
            <w:left w:val="none" w:sz="0" w:space="0" w:color="auto"/>
            <w:bottom w:val="none" w:sz="0" w:space="0" w:color="auto"/>
            <w:right w:val="none" w:sz="0" w:space="0" w:color="auto"/>
          </w:divBdr>
        </w:div>
        <w:div w:id="93981349">
          <w:marLeft w:val="480"/>
          <w:marRight w:val="0"/>
          <w:marTop w:val="0"/>
          <w:marBottom w:val="0"/>
          <w:divBdr>
            <w:top w:val="none" w:sz="0" w:space="0" w:color="auto"/>
            <w:left w:val="none" w:sz="0" w:space="0" w:color="auto"/>
            <w:bottom w:val="none" w:sz="0" w:space="0" w:color="auto"/>
            <w:right w:val="none" w:sz="0" w:space="0" w:color="auto"/>
          </w:divBdr>
        </w:div>
        <w:div w:id="272203739">
          <w:marLeft w:val="480"/>
          <w:marRight w:val="0"/>
          <w:marTop w:val="0"/>
          <w:marBottom w:val="0"/>
          <w:divBdr>
            <w:top w:val="none" w:sz="0" w:space="0" w:color="auto"/>
            <w:left w:val="none" w:sz="0" w:space="0" w:color="auto"/>
            <w:bottom w:val="none" w:sz="0" w:space="0" w:color="auto"/>
            <w:right w:val="none" w:sz="0" w:space="0" w:color="auto"/>
          </w:divBdr>
        </w:div>
        <w:div w:id="301430219">
          <w:marLeft w:val="480"/>
          <w:marRight w:val="0"/>
          <w:marTop w:val="0"/>
          <w:marBottom w:val="0"/>
          <w:divBdr>
            <w:top w:val="none" w:sz="0" w:space="0" w:color="auto"/>
            <w:left w:val="none" w:sz="0" w:space="0" w:color="auto"/>
            <w:bottom w:val="none" w:sz="0" w:space="0" w:color="auto"/>
            <w:right w:val="none" w:sz="0" w:space="0" w:color="auto"/>
          </w:divBdr>
        </w:div>
        <w:div w:id="379329816">
          <w:marLeft w:val="480"/>
          <w:marRight w:val="0"/>
          <w:marTop w:val="0"/>
          <w:marBottom w:val="0"/>
          <w:divBdr>
            <w:top w:val="none" w:sz="0" w:space="0" w:color="auto"/>
            <w:left w:val="none" w:sz="0" w:space="0" w:color="auto"/>
            <w:bottom w:val="none" w:sz="0" w:space="0" w:color="auto"/>
            <w:right w:val="none" w:sz="0" w:space="0" w:color="auto"/>
          </w:divBdr>
        </w:div>
        <w:div w:id="389765208">
          <w:marLeft w:val="480"/>
          <w:marRight w:val="0"/>
          <w:marTop w:val="0"/>
          <w:marBottom w:val="0"/>
          <w:divBdr>
            <w:top w:val="none" w:sz="0" w:space="0" w:color="auto"/>
            <w:left w:val="none" w:sz="0" w:space="0" w:color="auto"/>
            <w:bottom w:val="none" w:sz="0" w:space="0" w:color="auto"/>
            <w:right w:val="none" w:sz="0" w:space="0" w:color="auto"/>
          </w:divBdr>
        </w:div>
        <w:div w:id="425073805">
          <w:marLeft w:val="480"/>
          <w:marRight w:val="0"/>
          <w:marTop w:val="0"/>
          <w:marBottom w:val="0"/>
          <w:divBdr>
            <w:top w:val="none" w:sz="0" w:space="0" w:color="auto"/>
            <w:left w:val="none" w:sz="0" w:space="0" w:color="auto"/>
            <w:bottom w:val="none" w:sz="0" w:space="0" w:color="auto"/>
            <w:right w:val="none" w:sz="0" w:space="0" w:color="auto"/>
          </w:divBdr>
        </w:div>
        <w:div w:id="437020632">
          <w:marLeft w:val="480"/>
          <w:marRight w:val="0"/>
          <w:marTop w:val="0"/>
          <w:marBottom w:val="0"/>
          <w:divBdr>
            <w:top w:val="none" w:sz="0" w:space="0" w:color="auto"/>
            <w:left w:val="none" w:sz="0" w:space="0" w:color="auto"/>
            <w:bottom w:val="none" w:sz="0" w:space="0" w:color="auto"/>
            <w:right w:val="none" w:sz="0" w:space="0" w:color="auto"/>
          </w:divBdr>
        </w:div>
        <w:div w:id="448672609">
          <w:marLeft w:val="480"/>
          <w:marRight w:val="0"/>
          <w:marTop w:val="0"/>
          <w:marBottom w:val="0"/>
          <w:divBdr>
            <w:top w:val="none" w:sz="0" w:space="0" w:color="auto"/>
            <w:left w:val="none" w:sz="0" w:space="0" w:color="auto"/>
            <w:bottom w:val="none" w:sz="0" w:space="0" w:color="auto"/>
            <w:right w:val="none" w:sz="0" w:space="0" w:color="auto"/>
          </w:divBdr>
        </w:div>
        <w:div w:id="551116620">
          <w:marLeft w:val="480"/>
          <w:marRight w:val="0"/>
          <w:marTop w:val="0"/>
          <w:marBottom w:val="0"/>
          <w:divBdr>
            <w:top w:val="none" w:sz="0" w:space="0" w:color="auto"/>
            <w:left w:val="none" w:sz="0" w:space="0" w:color="auto"/>
            <w:bottom w:val="none" w:sz="0" w:space="0" w:color="auto"/>
            <w:right w:val="none" w:sz="0" w:space="0" w:color="auto"/>
          </w:divBdr>
        </w:div>
        <w:div w:id="587037524">
          <w:marLeft w:val="480"/>
          <w:marRight w:val="0"/>
          <w:marTop w:val="0"/>
          <w:marBottom w:val="0"/>
          <w:divBdr>
            <w:top w:val="none" w:sz="0" w:space="0" w:color="auto"/>
            <w:left w:val="none" w:sz="0" w:space="0" w:color="auto"/>
            <w:bottom w:val="none" w:sz="0" w:space="0" w:color="auto"/>
            <w:right w:val="none" w:sz="0" w:space="0" w:color="auto"/>
          </w:divBdr>
        </w:div>
        <w:div w:id="605381798">
          <w:marLeft w:val="480"/>
          <w:marRight w:val="0"/>
          <w:marTop w:val="0"/>
          <w:marBottom w:val="0"/>
          <w:divBdr>
            <w:top w:val="none" w:sz="0" w:space="0" w:color="auto"/>
            <w:left w:val="none" w:sz="0" w:space="0" w:color="auto"/>
            <w:bottom w:val="none" w:sz="0" w:space="0" w:color="auto"/>
            <w:right w:val="none" w:sz="0" w:space="0" w:color="auto"/>
          </w:divBdr>
        </w:div>
        <w:div w:id="618997028">
          <w:marLeft w:val="480"/>
          <w:marRight w:val="0"/>
          <w:marTop w:val="0"/>
          <w:marBottom w:val="0"/>
          <w:divBdr>
            <w:top w:val="none" w:sz="0" w:space="0" w:color="auto"/>
            <w:left w:val="none" w:sz="0" w:space="0" w:color="auto"/>
            <w:bottom w:val="none" w:sz="0" w:space="0" w:color="auto"/>
            <w:right w:val="none" w:sz="0" w:space="0" w:color="auto"/>
          </w:divBdr>
        </w:div>
        <w:div w:id="631329329">
          <w:marLeft w:val="480"/>
          <w:marRight w:val="0"/>
          <w:marTop w:val="0"/>
          <w:marBottom w:val="0"/>
          <w:divBdr>
            <w:top w:val="none" w:sz="0" w:space="0" w:color="auto"/>
            <w:left w:val="none" w:sz="0" w:space="0" w:color="auto"/>
            <w:bottom w:val="none" w:sz="0" w:space="0" w:color="auto"/>
            <w:right w:val="none" w:sz="0" w:space="0" w:color="auto"/>
          </w:divBdr>
        </w:div>
        <w:div w:id="637759306">
          <w:marLeft w:val="480"/>
          <w:marRight w:val="0"/>
          <w:marTop w:val="0"/>
          <w:marBottom w:val="0"/>
          <w:divBdr>
            <w:top w:val="none" w:sz="0" w:space="0" w:color="auto"/>
            <w:left w:val="none" w:sz="0" w:space="0" w:color="auto"/>
            <w:bottom w:val="none" w:sz="0" w:space="0" w:color="auto"/>
            <w:right w:val="none" w:sz="0" w:space="0" w:color="auto"/>
          </w:divBdr>
        </w:div>
        <w:div w:id="694189245">
          <w:marLeft w:val="480"/>
          <w:marRight w:val="0"/>
          <w:marTop w:val="0"/>
          <w:marBottom w:val="0"/>
          <w:divBdr>
            <w:top w:val="none" w:sz="0" w:space="0" w:color="auto"/>
            <w:left w:val="none" w:sz="0" w:space="0" w:color="auto"/>
            <w:bottom w:val="none" w:sz="0" w:space="0" w:color="auto"/>
            <w:right w:val="none" w:sz="0" w:space="0" w:color="auto"/>
          </w:divBdr>
        </w:div>
        <w:div w:id="729116480">
          <w:marLeft w:val="480"/>
          <w:marRight w:val="0"/>
          <w:marTop w:val="0"/>
          <w:marBottom w:val="0"/>
          <w:divBdr>
            <w:top w:val="none" w:sz="0" w:space="0" w:color="auto"/>
            <w:left w:val="none" w:sz="0" w:space="0" w:color="auto"/>
            <w:bottom w:val="none" w:sz="0" w:space="0" w:color="auto"/>
            <w:right w:val="none" w:sz="0" w:space="0" w:color="auto"/>
          </w:divBdr>
        </w:div>
        <w:div w:id="732243115">
          <w:marLeft w:val="480"/>
          <w:marRight w:val="0"/>
          <w:marTop w:val="0"/>
          <w:marBottom w:val="0"/>
          <w:divBdr>
            <w:top w:val="none" w:sz="0" w:space="0" w:color="auto"/>
            <w:left w:val="none" w:sz="0" w:space="0" w:color="auto"/>
            <w:bottom w:val="none" w:sz="0" w:space="0" w:color="auto"/>
            <w:right w:val="none" w:sz="0" w:space="0" w:color="auto"/>
          </w:divBdr>
        </w:div>
        <w:div w:id="733546196">
          <w:marLeft w:val="480"/>
          <w:marRight w:val="0"/>
          <w:marTop w:val="0"/>
          <w:marBottom w:val="0"/>
          <w:divBdr>
            <w:top w:val="none" w:sz="0" w:space="0" w:color="auto"/>
            <w:left w:val="none" w:sz="0" w:space="0" w:color="auto"/>
            <w:bottom w:val="none" w:sz="0" w:space="0" w:color="auto"/>
            <w:right w:val="none" w:sz="0" w:space="0" w:color="auto"/>
          </w:divBdr>
        </w:div>
        <w:div w:id="745495732">
          <w:marLeft w:val="480"/>
          <w:marRight w:val="0"/>
          <w:marTop w:val="0"/>
          <w:marBottom w:val="0"/>
          <w:divBdr>
            <w:top w:val="none" w:sz="0" w:space="0" w:color="auto"/>
            <w:left w:val="none" w:sz="0" w:space="0" w:color="auto"/>
            <w:bottom w:val="none" w:sz="0" w:space="0" w:color="auto"/>
            <w:right w:val="none" w:sz="0" w:space="0" w:color="auto"/>
          </w:divBdr>
        </w:div>
        <w:div w:id="774984499">
          <w:marLeft w:val="480"/>
          <w:marRight w:val="0"/>
          <w:marTop w:val="0"/>
          <w:marBottom w:val="0"/>
          <w:divBdr>
            <w:top w:val="none" w:sz="0" w:space="0" w:color="auto"/>
            <w:left w:val="none" w:sz="0" w:space="0" w:color="auto"/>
            <w:bottom w:val="none" w:sz="0" w:space="0" w:color="auto"/>
            <w:right w:val="none" w:sz="0" w:space="0" w:color="auto"/>
          </w:divBdr>
        </w:div>
        <w:div w:id="800804436">
          <w:marLeft w:val="480"/>
          <w:marRight w:val="0"/>
          <w:marTop w:val="0"/>
          <w:marBottom w:val="0"/>
          <w:divBdr>
            <w:top w:val="none" w:sz="0" w:space="0" w:color="auto"/>
            <w:left w:val="none" w:sz="0" w:space="0" w:color="auto"/>
            <w:bottom w:val="none" w:sz="0" w:space="0" w:color="auto"/>
            <w:right w:val="none" w:sz="0" w:space="0" w:color="auto"/>
          </w:divBdr>
        </w:div>
        <w:div w:id="884178109">
          <w:marLeft w:val="480"/>
          <w:marRight w:val="0"/>
          <w:marTop w:val="0"/>
          <w:marBottom w:val="0"/>
          <w:divBdr>
            <w:top w:val="none" w:sz="0" w:space="0" w:color="auto"/>
            <w:left w:val="none" w:sz="0" w:space="0" w:color="auto"/>
            <w:bottom w:val="none" w:sz="0" w:space="0" w:color="auto"/>
            <w:right w:val="none" w:sz="0" w:space="0" w:color="auto"/>
          </w:divBdr>
        </w:div>
      </w:divsChild>
    </w:div>
    <w:div w:id="904100479">
      <w:bodyDiv w:val="1"/>
      <w:marLeft w:val="0"/>
      <w:marRight w:val="0"/>
      <w:marTop w:val="0"/>
      <w:marBottom w:val="0"/>
      <w:divBdr>
        <w:top w:val="none" w:sz="0" w:space="0" w:color="auto"/>
        <w:left w:val="none" w:sz="0" w:space="0" w:color="auto"/>
        <w:bottom w:val="none" w:sz="0" w:space="0" w:color="auto"/>
        <w:right w:val="none" w:sz="0" w:space="0" w:color="auto"/>
      </w:divBdr>
    </w:div>
    <w:div w:id="904217297">
      <w:bodyDiv w:val="1"/>
      <w:marLeft w:val="0"/>
      <w:marRight w:val="0"/>
      <w:marTop w:val="0"/>
      <w:marBottom w:val="0"/>
      <w:divBdr>
        <w:top w:val="none" w:sz="0" w:space="0" w:color="auto"/>
        <w:left w:val="none" w:sz="0" w:space="0" w:color="auto"/>
        <w:bottom w:val="none" w:sz="0" w:space="0" w:color="auto"/>
        <w:right w:val="none" w:sz="0" w:space="0" w:color="auto"/>
      </w:divBdr>
    </w:div>
    <w:div w:id="904222094">
      <w:bodyDiv w:val="1"/>
      <w:marLeft w:val="0"/>
      <w:marRight w:val="0"/>
      <w:marTop w:val="0"/>
      <w:marBottom w:val="0"/>
      <w:divBdr>
        <w:top w:val="none" w:sz="0" w:space="0" w:color="auto"/>
        <w:left w:val="none" w:sz="0" w:space="0" w:color="auto"/>
        <w:bottom w:val="none" w:sz="0" w:space="0" w:color="auto"/>
        <w:right w:val="none" w:sz="0" w:space="0" w:color="auto"/>
      </w:divBdr>
    </w:div>
    <w:div w:id="904265768">
      <w:bodyDiv w:val="1"/>
      <w:marLeft w:val="0"/>
      <w:marRight w:val="0"/>
      <w:marTop w:val="0"/>
      <w:marBottom w:val="0"/>
      <w:divBdr>
        <w:top w:val="none" w:sz="0" w:space="0" w:color="auto"/>
        <w:left w:val="none" w:sz="0" w:space="0" w:color="auto"/>
        <w:bottom w:val="none" w:sz="0" w:space="0" w:color="auto"/>
        <w:right w:val="none" w:sz="0" w:space="0" w:color="auto"/>
      </w:divBdr>
    </w:div>
    <w:div w:id="904491371">
      <w:bodyDiv w:val="1"/>
      <w:marLeft w:val="0"/>
      <w:marRight w:val="0"/>
      <w:marTop w:val="0"/>
      <w:marBottom w:val="0"/>
      <w:divBdr>
        <w:top w:val="none" w:sz="0" w:space="0" w:color="auto"/>
        <w:left w:val="none" w:sz="0" w:space="0" w:color="auto"/>
        <w:bottom w:val="none" w:sz="0" w:space="0" w:color="auto"/>
        <w:right w:val="none" w:sz="0" w:space="0" w:color="auto"/>
      </w:divBdr>
    </w:div>
    <w:div w:id="904491602">
      <w:bodyDiv w:val="1"/>
      <w:marLeft w:val="0"/>
      <w:marRight w:val="0"/>
      <w:marTop w:val="0"/>
      <w:marBottom w:val="0"/>
      <w:divBdr>
        <w:top w:val="none" w:sz="0" w:space="0" w:color="auto"/>
        <w:left w:val="none" w:sz="0" w:space="0" w:color="auto"/>
        <w:bottom w:val="none" w:sz="0" w:space="0" w:color="auto"/>
        <w:right w:val="none" w:sz="0" w:space="0" w:color="auto"/>
      </w:divBdr>
    </w:div>
    <w:div w:id="904678017">
      <w:bodyDiv w:val="1"/>
      <w:marLeft w:val="0"/>
      <w:marRight w:val="0"/>
      <w:marTop w:val="0"/>
      <w:marBottom w:val="0"/>
      <w:divBdr>
        <w:top w:val="none" w:sz="0" w:space="0" w:color="auto"/>
        <w:left w:val="none" w:sz="0" w:space="0" w:color="auto"/>
        <w:bottom w:val="none" w:sz="0" w:space="0" w:color="auto"/>
        <w:right w:val="none" w:sz="0" w:space="0" w:color="auto"/>
      </w:divBdr>
    </w:div>
    <w:div w:id="904726136">
      <w:bodyDiv w:val="1"/>
      <w:marLeft w:val="0"/>
      <w:marRight w:val="0"/>
      <w:marTop w:val="0"/>
      <w:marBottom w:val="0"/>
      <w:divBdr>
        <w:top w:val="none" w:sz="0" w:space="0" w:color="auto"/>
        <w:left w:val="none" w:sz="0" w:space="0" w:color="auto"/>
        <w:bottom w:val="none" w:sz="0" w:space="0" w:color="auto"/>
        <w:right w:val="none" w:sz="0" w:space="0" w:color="auto"/>
      </w:divBdr>
    </w:div>
    <w:div w:id="904795987">
      <w:bodyDiv w:val="1"/>
      <w:marLeft w:val="0"/>
      <w:marRight w:val="0"/>
      <w:marTop w:val="0"/>
      <w:marBottom w:val="0"/>
      <w:divBdr>
        <w:top w:val="none" w:sz="0" w:space="0" w:color="auto"/>
        <w:left w:val="none" w:sz="0" w:space="0" w:color="auto"/>
        <w:bottom w:val="none" w:sz="0" w:space="0" w:color="auto"/>
        <w:right w:val="none" w:sz="0" w:space="0" w:color="auto"/>
      </w:divBdr>
      <w:divsChild>
        <w:div w:id="6099516">
          <w:marLeft w:val="480"/>
          <w:marRight w:val="0"/>
          <w:marTop w:val="0"/>
          <w:marBottom w:val="0"/>
          <w:divBdr>
            <w:top w:val="none" w:sz="0" w:space="0" w:color="auto"/>
            <w:left w:val="none" w:sz="0" w:space="0" w:color="auto"/>
            <w:bottom w:val="none" w:sz="0" w:space="0" w:color="auto"/>
            <w:right w:val="none" w:sz="0" w:space="0" w:color="auto"/>
          </w:divBdr>
        </w:div>
        <w:div w:id="11995115">
          <w:marLeft w:val="480"/>
          <w:marRight w:val="0"/>
          <w:marTop w:val="0"/>
          <w:marBottom w:val="0"/>
          <w:divBdr>
            <w:top w:val="none" w:sz="0" w:space="0" w:color="auto"/>
            <w:left w:val="none" w:sz="0" w:space="0" w:color="auto"/>
            <w:bottom w:val="none" w:sz="0" w:space="0" w:color="auto"/>
            <w:right w:val="none" w:sz="0" w:space="0" w:color="auto"/>
          </w:divBdr>
        </w:div>
        <w:div w:id="28796553">
          <w:marLeft w:val="480"/>
          <w:marRight w:val="0"/>
          <w:marTop w:val="0"/>
          <w:marBottom w:val="0"/>
          <w:divBdr>
            <w:top w:val="none" w:sz="0" w:space="0" w:color="auto"/>
            <w:left w:val="none" w:sz="0" w:space="0" w:color="auto"/>
            <w:bottom w:val="none" w:sz="0" w:space="0" w:color="auto"/>
            <w:right w:val="none" w:sz="0" w:space="0" w:color="auto"/>
          </w:divBdr>
        </w:div>
        <w:div w:id="34549771">
          <w:marLeft w:val="480"/>
          <w:marRight w:val="0"/>
          <w:marTop w:val="0"/>
          <w:marBottom w:val="0"/>
          <w:divBdr>
            <w:top w:val="none" w:sz="0" w:space="0" w:color="auto"/>
            <w:left w:val="none" w:sz="0" w:space="0" w:color="auto"/>
            <w:bottom w:val="none" w:sz="0" w:space="0" w:color="auto"/>
            <w:right w:val="none" w:sz="0" w:space="0" w:color="auto"/>
          </w:divBdr>
        </w:div>
        <w:div w:id="47000214">
          <w:marLeft w:val="480"/>
          <w:marRight w:val="0"/>
          <w:marTop w:val="0"/>
          <w:marBottom w:val="0"/>
          <w:divBdr>
            <w:top w:val="none" w:sz="0" w:space="0" w:color="auto"/>
            <w:left w:val="none" w:sz="0" w:space="0" w:color="auto"/>
            <w:bottom w:val="none" w:sz="0" w:space="0" w:color="auto"/>
            <w:right w:val="none" w:sz="0" w:space="0" w:color="auto"/>
          </w:divBdr>
        </w:div>
        <w:div w:id="58938623">
          <w:marLeft w:val="480"/>
          <w:marRight w:val="0"/>
          <w:marTop w:val="0"/>
          <w:marBottom w:val="0"/>
          <w:divBdr>
            <w:top w:val="none" w:sz="0" w:space="0" w:color="auto"/>
            <w:left w:val="none" w:sz="0" w:space="0" w:color="auto"/>
            <w:bottom w:val="none" w:sz="0" w:space="0" w:color="auto"/>
            <w:right w:val="none" w:sz="0" w:space="0" w:color="auto"/>
          </w:divBdr>
        </w:div>
        <w:div w:id="163055307">
          <w:marLeft w:val="480"/>
          <w:marRight w:val="0"/>
          <w:marTop w:val="0"/>
          <w:marBottom w:val="0"/>
          <w:divBdr>
            <w:top w:val="none" w:sz="0" w:space="0" w:color="auto"/>
            <w:left w:val="none" w:sz="0" w:space="0" w:color="auto"/>
            <w:bottom w:val="none" w:sz="0" w:space="0" w:color="auto"/>
            <w:right w:val="none" w:sz="0" w:space="0" w:color="auto"/>
          </w:divBdr>
        </w:div>
        <w:div w:id="177699551">
          <w:marLeft w:val="480"/>
          <w:marRight w:val="0"/>
          <w:marTop w:val="0"/>
          <w:marBottom w:val="0"/>
          <w:divBdr>
            <w:top w:val="none" w:sz="0" w:space="0" w:color="auto"/>
            <w:left w:val="none" w:sz="0" w:space="0" w:color="auto"/>
            <w:bottom w:val="none" w:sz="0" w:space="0" w:color="auto"/>
            <w:right w:val="none" w:sz="0" w:space="0" w:color="auto"/>
          </w:divBdr>
        </w:div>
        <w:div w:id="189030656">
          <w:marLeft w:val="480"/>
          <w:marRight w:val="0"/>
          <w:marTop w:val="0"/>
          <w:marBottom w:val="0"/>
          <w:divBdr>
            <w:top w:val="none" w:sz="0" w:space="0" w:color="auto"/>
            <w:left w:val="none" w:sz="0" w:space="0" w:color="auto"/>
            <w:bottom w:val="none" w:sz="0" w:space="0" w:color="auto"/>
            <w:right w:val="none" w:sz="0" w:space="0" w:color="auto"/>
          </w:divBdr>
        </w:div>
        <w:div w:id="199705016">
          <w:marLeft w:val="480"/>
          <w:marRight w:val="0"/>
          <w:marTop w:val="0"/>
          <w:marBottom w:val="0"/>
          <w:divBdr>
            <w:top w:val="none" w:sz="0" w:space="0" w:color="auto"/>
            <w:left w:val="none" w:sz="0" w:space="0" w:color="auto"/>
            <w:bottom w:val="none" w:sz="0" w:space="0" w:color="auto"/>
            <w:right w:val="none" w:sz="0" w:space="0" w:color="auto"/>
          </w:divBdr>
        </w:div>
        <w:div w:id="269706529">
          <w:marLeft w:val="480"/>
          <w:marRight w:val="0"/>
          <w:marTop w:val="0"/>
          <w:marBottom w:val="0"/>
          <w:divBdr>
            <w:top w:val="none" w:sz="0" w:space="0" w:color="auto"/>
            <w:left w:val="none" w:sz="0" w:space="0" w:color="auto"/>
            <w:bottom w:val="none" w:sz="0" w:space="0" w:color="auto"/>
            <w:right w:val="none" w:sz="0" w:space="0" w:color="auto"/>
          </w:divBdr>
        </w:div>
        <w:div w:id="305357484">
          <w:marLeft w:val="480"/>
          <w:marRight w:val="0"/>
          <w:marTop w:val="0"/>
          <w:marBottom w:val="0"/>
          <w:divBdr>
            <w:top w:val="none" w:sz="0" w:space="0" w:color="auto"/>
            <w:left w:val="none" w:sz="0" w:space="0" w:color="auto"/>
            <w:bottom w:val="none" w:sz="0" w:space="0" w:color="auto"/>
            <w:right w:val="none" w:sz="0" w:space="0" w:color="auto"/>
          </w:divBdr>
        </w:div>
        <w:div w:id="354234993">
          <w:marLeft w:val="480"/>
          <w:marRight w:val="0"/>
          <w:marTop w:val="0"/>
          <w:marBottom w:val="0"/>
          <w:divBdr>
            <w:top w:val="none" w:sz="0" w:space="0" w:color="auto"/>
            <w:left w:val="none" w:sz="0" w:space="0" w:color="auto"/>
            <w:bottom w:val="none" w:sz="0" w:space="0" w:color="auto"/>
            <w:right w:val="none" w:sz="0" w:space="0" w:color="auto"/>
          </w:divBdr>
        </w:div>
        <w:div w:id="428620505">
          <w:marLeft w:val="480"/>
          <w:marRight w:val="0"/>
          <w:marTop w:val="0"/>
          <w:marBottom w:val="0"/>
          <w:divBdr>
            <w:top w:val="none" w:sz="0" w:space="0" w:color="auto"/>
            <w:left w:val="none" w:sz="0" w:space="0" w:color="auto"/>
            <w:bottom w:val="none" w:sz="0" w:space="0" w:color="auto"/>
            <w:right w:val="none" w:sz="0" w:space="0" w:color="auto"/>
          </w:divBdr>
        </w:div>
        <w:div w:id="443042262">
          <w:marLeft w:val="480"/>
          <w:marRight w:val="0"/>
          <w:marTop w:val="0"/>
          <w:marBottom w:val="0"/>
          <w:divBdr>
            <w:top w:val="none" w:sz="0" w:space="0" w:color="auto"/>
            <w:left w:val="none" w:sz="0" w:space="0" w:color="auto"/>
            <w:bottom w:val="none" w:sz="0" w:space="0" w:color="auto"/>
            <w:right w:val="none" w:sz="0" w:space="0" w:color="auto"/>
          </w:divBdr>
        </w:div>
        <w:div w:id="458036707">
          <w:marLeft w:val="480"/>
          <w:marRight w:val="0"/>
          <w:marTop w:val="0"/>
          <w:marBottom w:val="0"/>
          <w:divBdr>
            <w:top w:val="none" w:sz="0" w:space="0" w:color="auto"/>
            <w:left w:val="none" w:sz="0" w:space="0" w:color="auto"/>
            <w:bottom w:val="none" w:sz="0" w:space="0" w:color="auto"/>
            <w:right w:val="none" w:sz="0" w:space="0" w:color="auto"/>
          </w:divBdr>
        </w:div>
        <w:div w:id="525336737">
          <w:marLeft w:val="480"/>
          <w:marRight w:val="0"/>
          <w:marTop w:val="0"/>
          <w:marBottom w:val="0"/>
          <w:divBdr>
            <w:top w:val="none" w:sz="0" w:space="0" w:color="auto"/>
            <w:left w:val="none" w:sz="0" w:space="0" w:color="auto"/>
            <w:bottom w:val="none" w:sz="0" w:space="0" w:color="auto"/>
            <w:right w:val="none" w:sz="0" w:space="0" w:color="auto"/>
          </w:divBdr>
        </w:div>
        <w:div w:id="673069198">
          <w:marLeft w:val="480"/>
          <w:marRight w:val="0"/>
          <w:marTop w:val="0"/>
          <w:marBottom w:val="0"/>
          <w:divBdr>
            <w:top w:val="none" w:sz="0" w:space="0" w:color="auto"/>
            <w:left w:val="none" w:sz="0" w:space="0" w:color="auto"/>
            <w:bottom w:val="none" w:sz="0" w:space="0" w:color="auto"/>
            <w:right w:val="none" w:sz="0" w:space="0" w:color="auto"/>
          </w:divBdr>
        </w:div>
        <w:div w:id="681711246">
          <w:marLeft w:val="480"/>
          <w:marRight w:val="0"/>
          <w:marTop w:val="0"/>
          <w:marBottom w:val="0"/>
          <w:divBdr>
            <w:top w:val="none" w:sz="0" w:space="0" w:color="auto"/>
            <w:left w:val="none" w:sz="0" w:space="0" w:color="auto"/>
            <w:bottom w:val="none" w:sz="0" w:space="0" w:color="auto"/>
            <w:right w:val="none" w:sz="0" w:space="0" w:color="auto"/>
          </w:divBdr>
        </w:div>
        <w:div w:id="716320147">
          <w:marLeft w:val="480"/>
          <w:marRight w:val="0"/>
          <w:marTop w:val="0"/>
          <w:marBottom w:val="0"/>
          <w:divBdr>
            <w:top w:val="none" w:sz="0" w:space="0" w:color="auto"/>
            <w:left w:val="none" w:sz="0" w:space="0" w:color="auto"/>
            <w:bottom w:val="none" w:sz="0" w:space="0" w:color="auto"/>
            <w:right w:val="none" w:sz="0" w:space="0" w:color="auto"/>
          </w:divBdr>
        </w:div>
        <w:div w:id="804353801">
          <w:marLeft w:val="480"/>
          <w:marRight w:val="0"/>
          <w:marTop w:val="0"/>
          <w:marBottom w:val="0"/>
          <w:divBdr>
            <w:top w:val="none" w:sz="0" w:space="0" w:color="auto"/>
            <w:left w:val="none" w:sz="0" w:space="0" w:color="auto"/>
            <w:bottom w:val="none" w:sz="0" w:space="0" w:color="auto"/>
            <w:right w:val="none" w:sz="0" w:space="0" w:color="auto"/>
          </w:divBdr>
        </w:div>
        <w:div w:id="819350857">
          <w:marLeft w:val="480"/>
          <w:marRight w:val="0"/>
          <w:marTop w:val="0"/>
          <w:marBottom w:val="0"/>
          <w:divBdr>
            <w:top w:val="none" w:sz="0" w:space="0" w:color="auto"/>
            <w:left w:val="none" w:sz="0" w:space="0" w:color="auto"/>
            <w:bottom w:val="none" w:sz="0" w:space="0" w:color="auto"/>
            <w:right w:val="none" w:sz="0" w:space="0" w:color="auto"/>
          </w:divBdr>
        </w:div>
      </w:divsChild>
    </w:div>
    <w:div w:id="904798577">
      <w:bodyDiv w:val="1"/>
      <w:marLeft w:val="0"/>
      <w:marRight w:val="0"/>
      <w:marTop w:val="0"/>
      <w:marBottom w:val="0"/>
      <w:divBdr>
        <w:top w:val="none" w:sz="0" w:space="0" w:color="auto"/>
        <w:left w:val="none" w:sz="0" w:space="0" w:color="auto"/>
        <w:bottom w:val="none" w:sz="0" w:space="0" w:color="auto"/>
        <w:right w:val="none" w:sz="0" w:space="0" w:color="auto"/>
      </w:divBdr>
    </w:div>
    <w:div w:id="904805591">
      <w:bodyDiv w:val="1"/>
      <w:marLeft w:val="0"/>
      <w:marRight w:val="0"/>
      <w:marTop w:val="0"/>
      <w:marBottom w:val="0"/>
      <w:divBdr>
        <w:top w:val="none" w:sz="0" w:space="0" w:color="auto"/>
        <w:left w:val="none" w:sz="0" w:space="0" w:color="auto"/>
        <w:bottom w:val="none" w:sz="0" w:space="0" w:color="auto"/>
        <w:right w:val="none" w:sz="0" w:space="0" w:color="auto"/>
      </w:divBdr>
    </w:div>
    <w:div w:id="904871572">
      <w:bodyDiv w:val="1"/>
      <w:marLeft w:val="0"/>
      <w:marRight w:val="0"/>
      <w:marTop w:val="0"/>
      <w:marBottom w:val="0"/>
      <w:divBdr>
        <w:top w:val="none" w:sz="0" w:space="0" w:color="auto"/>
        <w:left w:val="none" w:sz="0" w:space="0" w:color="auto"/>
        <w:bottom w:val="none" w:sz="0" w:space="0" w:color="auto"/>
        <w:right w:val="none" w:sz="0" w:space="0" w:color="auto"/>
      </w:divBdr>
    </w:div>
    <w:div w:id="904872351">
      <w:bodyDiv w:val="1"/>
      <w:marLeft w:val="0"/>
      <w:marRight w:val="0"/>
      <w:marTop w:val="0"/>
      <w:marBottom w:val="0"/>
      <w:divBdr>
        <w:top w:val="none" w:sz="0" w:space="0" w:color="auto"/>
        <w:left w:val="none" w:sz="0" w:space="0" w:color="auto"/>
        <w:bottom w:val="none" w:sz="0" w:space="0" w:color="auto"/>
        <w:right w:val="none" w:sz="0" w:space="0" w:color="auto"/>
      </w:divBdr>
    </w:div>
    <w:div w:id="904878503">
      <w:bodyDiv w:val="1"/>
      <w:marLeft w:val="0"/>
      <w:marRight w:val="0"/>
      <w:marTop w:val="0"/>
      <w:marBottom w:val="0"/>
      <w:divBdr>
        <w:top w:val="none" w:sz="0" w:space="0" w:color="auto"/>
        <w:left w:val="none" w:sz="0" w:space="0" w:color="auto"/>
        <w:bottom w:val="none" w:sz="0" w:space="0" w:color="auto"/>
        <w:right w:val="none" w:sz="0" w:space="0" w:color="auto"/>
      </w:divBdr>
      <w:divsChild>
        <w:div w:id="10884199">
          <w:marLeft w:val="480"/>
          <w:marRight w:val="0"/>
          <w:marTop w:val="0"/>
          <w:marBottom w:val="0"/>
          <w:divBdr>
            <w:top w:val="none" w:sz="0" w:space="0" w:color="auto"/>
            <w:left w:val="none" w:sz="0" w:space="0" w:color="auto"/>
            <w:bottom w:val="none" w:sz="0" w:space="0" w:color="auto"/>
            <w:right w:val="none" w:sz="0" w:space="0" w:color="auto"/>
          </w:divBdr>
        </w:div>
        <w:div w:id="72708927">
          <w:marLeft w:val="480"/>
          <w:marRight w:val="0"/>
          <w:marTop w:val="0"/>
          <w:marBottom w:val="0"/>
          <w:divBdr>
            <w:top w:val="none" w:sz="0" w:space="0" w:color="auto"/>
            <w:left w:val="none" w:sz="0" w:space="0" w:color="auto"/>
            <w:bottom w:val="none" w:sz="0" w:space="0" w:color="auto"/>
            <w:right w:val="none" w:sz="0" w:space="0" w:color="auto"/>
          </w:divBdr>
        </w:div>
        <w:div w:id="107433760">
          <w:marLeft w:val="480"/>
          <w:marRight w:val="0"/>
          <w:marTop w:val="0"/>
          <w:marBottom w:val="0"/>
          <w:divBdr>
            <w:top w:val="none" w:sz="0" w:space="0" w:color="auto"/>
            <w:left w:val="none" w:sz="0" w:space="0" w:color="auto"/>
            <w:bottom w:val="none" w:sz="0" w:space="0" w:color="auto"/>
            <w:right w:val="none" w:sz="0" w:space="0" w:color="auto"/>
          </w:divBdr>
        </w:div>
        <w:div w:id="113330958">
          <w:marLeft w:val="480"/>
          <w:marRight w:val="0"/>
          <w:marTop w:val="0"/>
          <w:marBottom w:val="0"/>
          <w:divBdr>
            <w:top w:val="none" w:sz="0" w:space="0" w:color="auto"/>
            <w:left w:val="none" w:sz="0" w:space="0" w:color="auto"/>
            <w:bottom w:val="none" w:sz="0" w:space="0" w:color="auto"/>
            <w:right w:val="none" w:sz="0" w:space="0" w:color="auto"/>
          </w:divBdr>
        </w:div>
        <w:div w:id="123819921">
          <w:marLeft w:val="480"/>
          <w:marRight w:val="0"/>
          <w:marTop w:val="0"/>
          <w:marBottom w:val="0"/>
          <w:divBdr>
            <w:top w:val="none" w:sz="0" w:space="0" w:color="auto"/>
            <w:left w:val="none" w:sz="0" w:space="0" w:color="auto"/>
            <w:bottom w:val="none" w:sz="0" w:space="0" w:color="auto"/>
            <w:right w:val="none" w:sz="0" w:space="0" w:color="auto"/>
          </w:divBdr>
        </w:div>
        <w:div w:id="135800321">
          <w:marLeft w:val="480"/>
          <w:marRight w:val="0"/>
          <w:marTop w:val="0"/>
          <w:marBottom w:val="0"/>
          <w:divBdr>
            <w:top w:val="none" w:sz="0" w:space="0" w:color="auto"/>
            <w:left w:val="none" w:sz="0" w:space="0" w:color="auto"/>
            <w:bottom w:val="none" w:sz="0" w:space="0" w:color="auto"/>
            <w:right w:val="none" w:sz="0" w:space="0" w:color="auto"/>
          </w:divBdr>
        </w:div>
        <w:div w:id="158662690">
          <w:marLeft w:val="480"/>
          <w:marRight w:val="0"/>
          <w:marTop w:val="0"/>
          <w:marBottom w:val="0"/>
          <w:divBdr>
            <w:top w:val="none" w:sz="0" w:space="0" w:color="auto"/>
            <w:left w:val="none" w:sz="0" w:space="0" w:color="auto"/>
            <w:bottom w:val="none" w:sz="0" w:space="0" w:color="auto"/>
            <w:right w:val="none" w:sz="0" w:space="0" w:color="auto"/>
          </w:divBdr>
        </w:div>
        <w:div w:id="272246610">
          <w:marLeft w:val="480"/>
          <w:marRight w:val="0"/>
          <w:marTop w:val="0"/>
          <w:marBottom w:val="0"/>
          <w:divBdr>
            <w:top w:val="none" w:sz="0" w:space="0" w:color="auto"/>
            <w:left w:val="none" w:sz="0" w:space="0" w:color="auto"/>
            <w:bottom w:val="none" w:sz="0" w:space="0" w:color="auto"/>
            <w:right w:val="none" w:sz="0" w:space="0" w:color="auto"/>
          </w:divBdr>
        </w:div>
        <w:div w:id="286160057">
          <w:marLeft w:val="480"/>
          <w:marRight w:val="0"/>
          <w:marTop w:val="0"/>
          <w:marBottom w:val="0"/>
          <w:divBdr>
            <w:top w:val="none" w:sz="0" w:space="0" w:color="auto"/>
            <w:left w:val="none" w:sz="0" w:space="0" w:color="auto"/>
            <w:bottom w:val="none" w:sz="0" w:space="0" w:color="auto"/>
            <w:right w:val="none" w:sz="0" w:space="0" w:color="auto"/>
          </w:divBdr>
        </w:div>
        <w:div w:id="455221309">
          <w:marLeft w:val="480"/>
          <w:marRight w:val="0"/>
          <w:marTop w:val="0"/>
          <w:marBottom w:val="0"/>
          <w:divBdr>
            <w:top w:val="none" w:sz="0" w:space="0" w:color="auto"/>
            <w:left w:val="none" w:sz="0" w:space="0" w:color="auto"/>
            <w:bottom w:val="none" w:sz="0" w:space="0" w:color="auto"/>
            <w:right w:val="none" w:sz="0" w:space="0" w:color="auto"/>
          </w:divBdr>
        </w:div>
        <w:div w:id="458690325">
          <w:marLeft w:val="480"/>
          <w:marRight w:val="0"/>
          <w:marTop w:val="0"/>
          <w:marBottom w:val="0"/>
          <w:divBdr>
            <w:top w:val="none" w:sz="0" w:space="0" w:color="auto"/>
            <w:left w:val="none" w:sz="0" w:space="0" w:color="auto"/>
            <w:bottom w:val="none" w:sz="0" w:space="0" w:color="auto"/>
            <w:right w:val="none" w:sz="0" w:space="0" w:color="auto"/>
          </w:divBdr>
        </w:div>
        <w:div w:id="494421815">
          <w:marLeft w:val="480"/>
          <w:marRight w:val="0"/>
          <w:marTop w:val="0"/>
          <w:marBottom w:val="0"/>
          <w:divBdr>
            <w:top w:val="none" w:sz="0" w:space="0" w:color="auto"/>
            <w:left w:val="none" w:sz="0" w:space="0" w:color="auto"/>
            <w:bottom w:val="none" w:sz="0" w:space="0" w:color="auto"/>
            <w:right w:val="none" w:sz="0" w:space="0" w:color="auto"/>
          </w:divBdr>
        </w:div>
        <w:div w:id="540286739">
          <w:marLeft w:val="480"/>
          <w:marRight w:val="0"/>
          <w:marTop w:val="0"/>
          <w:marBottom w:val="0"/>
          <w:divBdr>
            <w:top w:val="none" w:sz="0" w:space="0" w:color="auto"/>
            <w:left w:val="none" w:sz="0" w:space="0" w:color="auto"/>
            <w:bottom w:val="none" w:sz="0" w:space="0" w:color="auto"/>
            <w:right w:val="none" w:sz="0" w:space="0" w:color="auto"/>
          </w:divBdr>
        </w:div>
        <w:div w:id="550262943">
          <w:marLeft w:val="480"/>
          <w:marRight w:val="0"/>
          <w:marTop w:val="0"/>
          <w:marBottom w:val="0"/>
          <w:divBdr>
            <w:top w:val="none" w:sz="0" w:space="0" w:color="auto"/>
            <w:left w:val="none" w:sz="0" w:space="0" w:color="auto"/>
            <w:bottom w:val="none" w:sz="0" w:space="0" w:color="auto"/>
            <w:right w:val="none" w:sz="0" w:space="0" w:color="auto"/>
          </w:divBdr>
        </w:div>
        <w:div w:id="575868439">
          <w:marLeft w:val="480"/>
          <w:marRight w:val="0"/>
          <w:marTop w:val="0"/>
          <w:marBottom w:val="0"/>
          <w:divBdr>
            <w:top w:val="none" w:sz="0" w:space="0" w:color="auto"/>
            <w:left w:val="none" w:sz="0" w:space="0" w:color="auto"/>
            <w:bottom w:val="none" w:sz="0" w:space="0" w:color="auto"/>
            <w:right w:val="none" w:sz="0" w:space="0" w:color="auto"/>
          </w:divBdr>
        </w:div>
        <w:div w:id="657348773">
          <w:marLeft w:val="480"/>
          <w:marRight w:val="0"/>
          <w:marTop w:val="0"/>
          <w:marBottom w:val="0"/>
          <w:divBdr>
            <w:top w:val="none" w:sz="0" w:space="0" w:color="auto"/>
            <w:left w:val="none" w:sz="0" w:space="0" w:color="auto"/>
            <w:bottom w:val="none" w:sz="0" w:space="0" w:color="auto"/>
            <w:right w:val="none" w:sz="0" w:space="0" w:color="auto"/>
          </w:divBdr>
        </w:div>
        <w:div w:id="704255757">
          <w:marLeft w:val="480"/>
          <w:marRight w:val="0"/>
          <w:marTop w:val="0"/>
          <w:marBottom w:val="0"/>
          <w:divBdr>
            <w:top w:val="none" w:sz="0" w:space="0" w:color="auto"/>
            <w:left w:val="none" w:sz="0" w:space="0" w:color="auto"/>
            <w:bottom w:val="none" w:sz="0" w:space="0" w:color="auto"/>
            <w:right w:val="none" w:sz="0" w:space="0" w:color="auto"/>
          </w:divBdr>
        </w:div>
        <w:div w:id="858665978">
          <w:marLeft w:val="480"/>
          <w:marRight w:val="0"/>
          <w:marTop w:val="0"/>
          <w:marBottom w:val="0"/>
          <w:divBdr>
            <w:top w:val="none" w:sz="0" w:space="0" w:color="auto"/>
            <w:left w:val="none" w:sz="0" w:space="0" w:color="auto"/>
            <w:bottom w:val="none" w:sz="0" w:space="0" w:color="auto"/>
            <w:right w:val="none" w:sz="0" w:space="0" w:color="auto"/>
          </w:divBdr>
        </w:div>
      </w:divsChild>
    </w:div>
    <w:div w:id="904946710">
      <w:bodyDiv w:val="1"/>
      <w:marLeft w:val="0"/>
      <w:marRight w:val="0"/>
      <w:marTop w:val="0"/>
      <w:marBottom w:val="0"/>
      <w:divBdr>
        <w:top w:val="none" w:sz="0" w:space="0" w:color="auto"/>
        <w:left w:val="none" w:sz="0" w:space="0" w:color="auto"/>
        <w:bottom w:val="none" w:sz="0" w:space="0" w:color="auto"/>
        <w:right w:val="none" w:sz="0" w:space="0" w:color="auto"/>
      </w:divBdr>
    </w:div>
    <w:div w:id="904951176">
      <w:bodyDiv w:val="1"/>
      <w:marLeft w:val="0"/>
      <w:marRight w:val="0"/>
      <w:marTop w:val="0"/>
      <w:marBottom w:val="0"/>
      <w:divBdr>
        <w:top w:val="none" w:sz="0" w:space="0" w:color="auto"/>
        <w:left w:val="none" w:sz="0" w:space="0" w:color="auto"/>
        <w:bottom w:val="none" w:sz="0" w:space="0" w:color="auto"/>
        <w:right w:val="none" w:sz="0" w:space="0" w:color="auto"/>
      </w:divBdr>
    </w:div>
    <w:div w:id="905065245">
      <w:bodyDiv w:val="1"/>
      <w:marLeft w:val="0"/>
      <w:marRight w:val="0"/>
      <w:marTop w:val="0"/>
      <w:marBottom w:val="0"/>
      <w:divBdr>
        <w:top w:val="none" w:sz="0" w:space="0" w:color="auto"/>
        <w:left w:val="none" w:sz="0" w:space="0" w:color="auto"/>
        <w:bottom w:val="none" w:sz="0" w:space="0" w:color="auto"/>
        <w:right w:val="none" w:sz="0" w:space="0" w:color="auto"/>
      </w:divBdr>
    </w:div>
    <w:div w:id="905141485">
      <w:bodyDiv w:val="1"/>
      <w:marLeft w:val="0"/>
      <w:marRight w:val="0"/>
      <w:marTop w:val="0"/>
      <w:marBottom w:val="0"/>
      <w:divBdr>
        <w:top w:val="none" w:sz="0" w:space="0" w:color="auto"/>
        <w:left w:val="none" w:sz="0" w:space="0" w:color="auto"/>
        <w:bottom w:val="none" w:sz="0" w:space="0" w:color="auto"/>
        <w:right w:val="none" w:sz="0" w:space="0" w:color="auto"/>
      </w:divBdr>
    </w:div>
    <w:div w:id="905142214">
      <w:bodyDiv w:val="1"/>
      <w:marLeft w:val="0"/>
      <w:marRight w:val="0"/>
      <w:marTop w:val="0"/>
      <w:marBottom w:val="0"/>
      <w:divBdr>
        <w:top w:val="none" w:sz="0" w:space="0" w:color="auto"/>
        <w:left w:val="none" w:sz="0" w:space="0" w:color="auto"/>
        <w:bottom w:val="none" w:sz="0" w:space="0" w:color="auto"/>
        <w:right w:val="none" w:sz="0" w:space="0" w:color="auto"/>
      </w:divBdr>
    </w:div>
    <w:div w:id="905188361">
      <w:bodyDiv w:val="1"/>
      <w:marLeft w:val="0"/>
      <w:marRight w:val="0"/>
      <w:marTop w:val="0"/>
      <w:marBottom w:val="0"/>
      <w:divBdr>
        <w:top w:val="none" w:sz="0" w:space="0" w:color="auto"/>
        <w:left w:val="none" w:sz="0" w:space="0" w:color="auto"/>
        <w:bottom w:val="none" w:sz="0" w:space="0" w:color="auto"/>
        <w:right w:val="none" w:sz="0" w:space="0" w:color="auto"/>
      </w:divBdr>
    </w:div>
    <w:div w:id="905338042">
      <w:bodyDiv w:val="1"/>
      <w:marLeft w:val="0"/>
      <w:marRight w:val="0"/>
      <w:marTop w:val="0"/>
      <w:marBottom w:val="0"/>
      <w:divBdr>
        <w:top w:val="none" w:sz="0" w:space="0" w:color="auto"/>
        <w:left w:val="none" w:sz="0" w:space="0" w:color="auto"/>
        <w:bottom w:val="none" w:sz="0" w:space="0" w:color="auto"/>
        <w:right w:val="none" w:sz="0" w:space="0" w:color="auto"/>
      </w:divBdr>
    </w:div>
    <w:div w:id="905453565">
      <w:bodyDiv w:val="1"/>
      <w:marLeft w:val="0"/>
      <w:marRight w:val="0"/>
      <w:marTop w:val="0"/>
      <w:marBottom w:val="0"/>
      <w:divBdr>
        <w:top w:val="none" w:sz="0" w:space="0" w:color="auto"/>
        <w:left w:val="none" w:sz="0" w:space="0" w:color="auto"/>
        <w:bottom w:val="none" w:sz="0" w:space="0" w:color="auto"/>
        <w:right w:val="none" w:sz="0" w:space="0" w:color="auto"/>
      </w:divBdr>
    </w:div>
    <w:div w:id="905527648">
      <w:bodyDiv w:val="1"/>
      <w:marLeft w:val="0"/>
      <w:marRight w:val="0"/>
      <w:marTop w:val="0"/>
      <w:marBottom w:val="0"/>
      <w:divBdr>
        <w:top w:val="none" w:sz="0" w:space="0" w:color="auto"/>
        <w:left w:val="none" w:sz="0" w:space="0" w:color="auto"/>
        <w:bottom w:val="none" w:sz="0" w:space="0" w:color="auto"/>
        <w:right w:val="none" w:sz="0" w:space="0" w:color="auto"/>
      </w:divBdr>
    </w:div>
    <w:div w:id="905536221">
      <w:bodyDiv w:val="1"/>
      <w:marLeft w:val="0"/>
      <w:marRight w:val="0"/>
      <w:marTop w:val="0"/>
      <w:marBottom w:val="0"/>
      <w:divBdr>
        <w:top w:val="none" w:sz="0" w:space="0" w:color="auto"/>
        <w:left w:val="none" w:sz="0" w:space="0" w:color="auto"/>
        <w:bottom w:val="none" w:sz="0" w:space="0" w:color="auto"/>
        <w:right w:val="none" w:sz="0" w:space="0" w:color="auto"/>
      </w:divBdr>
    </w:div>
    <w:div w:id="905607509">
      <w:bodyDiv w:val="1"/>
      <w:marLeft w:val="0"/>
      <w:marRight w:val="0"/>
      <w:marTop w:val="0"/>
      <w:marBottom w:val="0"/>
      <w:divBdr>
        <w:top w:val="none" w:sz="0" w:space="0" w:color="auto"/>
        <w:left w:val="none" w:sz="0" w:space="0" w:color="auto"/>
        <w:bottom w:val="none" w:sz="0" w:space="0" w:color="auto"/>
        <w:right w:val="none" w:sz="0" w:space="0" w:color="auto"/>
      </w:divBdr>
    </w:div>
    <w:div w:id="905650404">
      <w:bodyDiv w:val="1"/>
      <w:marLeft w:val="0"/>
      <w:marRight w:val="0"/>
      <w:marTop w:val="0"/>
      <w:marBottom w:val="0"/>
      <w:divBdr>
        <w:top w:val="none" w:sz="0" w:space="0" w:color="auto"/>
        <w:left w:val="none" w:sz="0" w:space="0" w:color="auto"/>
        <w:bottom w:val="none" w:sz="0" w:space="0" w:color="auto"/>
        <w:right w:val="none" w:sz="0" w:space="0" w:color="auto"/>
      </w:divBdr>
    </w:div>
    <w:div w:id="905725020">
      <w:bodyDiv w:val="1"/>
      <w:marLeft w:val="0"/>
      <w:marRight w:val="0"/>
      <w:marTop w:val="0"/>
      <w:marBottom w:val="0"/>
      <w:divBdr>
        <w:top w:val="none" w:sz="0" w:space="0" w:color="auto"/>
        <w:left w:val="none" w:sz="0" w:space="0" w:color="auto"/>
        <w:bottom w:val="none" w:sz="0" w:space="0" w:color="auto"/>
        <w:right w:val="none" w:sz="0" w:space="0" w:color="auto"/>
      </w:divBdr>
    </w:div>
    <w:div w:id="905839146">
      <w:bodyDiv w:val="1"/>
      <w:marLeft w:val="0"/>
      <w:marRight w:val="0"/>
      <w:marTop w:val="0"/>
      <w:marBottom w:val="0"/>
      <w:divBdr>
        <w:top w:val="none" w:sz="0" w:space="0" w:color="auto"/>
        <w:left w:val="none" w:sz="0" w:space="0" w:color="auto"/>
        <w:bottom w:val="none" w:sz="0" w:space="0" w:color="auto"/>
        <w:right w:val="none" w:sz="0" w:space="0" w:color="auto"/>
      </w:divBdr>
    </w:div>
    <w:div w:id="905840258">
      <w:bodyDiv w:val="1"/>
      <w:marLeft w:val="0"/>
      <w:marRight w:val="0"/>
      <w:marTop w:val="0"/>
      <w:marBottom w:val="0"/>
      <w:divBdr>
        <w:top w:val="none" w:sz="0" w:space="0" w:color="auto"/>
        <w:left w:val="none" w:sz="0" w:space="0" w:color="auto"/>
        <w:bottom w:val="none" w:sz="0" w:space="0" w:color="auto"/>
        <w:right w:val="none" w:sz="0" w:space="0" w:color="auto"/>
      </w:divBdr>
    </w:div>
    <w:div w:id="905919604">
      <w:bodyDiv w:val="1"/>
      <w:marLeft w:val="0"/>
      <w:marRight w:val="0"/>
      <w:marTop w:val="0"/>
      <w:marBottom w:val="0"/>
      <w:divBdr>
        <w:top w:val="none" w:sz="0" w:space="0" w:color="auto"/>
        <w:left w:val="none" w:sz="0" w:space="0" w:color="auto"/>
        <w:bottom w:val="none" w:sz="0" w:space="0" w:color="auto"/>
        <w:right w:val="none" w:sz="0" w:space="0" w:color="auto"/>
      </w:divBdr>
    </w:div>
    <w:div w:id="906038101">
      <w:bodyDiv w:val="1"/>
      <w:marLeft w:val="0"/>
      <w:marRight w:val="0"/>
      <w:marTop w:val="0"/>
      <w:marBottom w:val="0"/>
      <w:divBdr>
        <w:top w:val="none" w:sz="0" w:space="0" w:color="auto"/>
        <w:left w:val="none" w:sz="0" w:space="0" w:color="auto"/>
        <w:bottom w:val="none" w:sz="0" w:space="0" w:color="auto"/>
        <w:right w:val="none" w:sz="0" w:space="0" w:color="auto"/>
      </w:divBdr>
    </w:div>
    <w:div w:id="906112714">
      <w:bodyDiv w:val="1"/>
      <w:marLeft w:val="0"/>
      <w:marRight w:val="0"/>
      <w:marTop w:val="0"/>
      <w:marBottom w:val="0"/>
      <w:divBdr>
        <w:top w:val="none" w:sz="0" w:space="0" w:color="auto"/>
        <w:left w:val="none" w:sz="0" w:space="0" w:color="auto"/>
        <w:bottom w:val="none" w:sz="0" w:space="0" w:color="auto"/>
        <w:right w:val="none" w:sz="0" w:space="0" w:color="auto"/>
      </w:divBdr>
    </w:div>
    <w:div w:id="906185547">
      <w:bodyDiv w:val="1"/>
      <w:marLeft w:val="0"/>
      <w:marRight w:val="0"/>
      <w:marTop w:val="0"/>
      <w:marBottom w:val="0"/>
      <w:divBdr>
        <w:top w:val="none" w:sz="0" w:space="0" w:color="auto"/>
        <w:left w:val="none" w:sz="0" w:space="0" w:color="auto"/>
        <w:bottom w:val="none" w:sz="0" w:space="0" w:color="auto"/>
        <w:right w:val="none" w:sz="0" w:space="0" w:color="auto"/>
      </w:divBdr>
    </w:div>
    <w:div w:id="906454850">
      <w:bodyDiv w:val="1"/>
      <w:marLeft w:val="0"/>
      <w:marRight w:val="0"/>
      <w:marTop w:val="0"/>
      <w:marBottom w:val="0"/>
      <w:divBdr>
        <w:top w:val="none" w:sz="0" w:space="0" w:color="auto"/>
        <w:left w:val="none" w:sz="0" w:space="0" w:color="auto"/>
        <w:bottom w:val="none" w:sz="0" w:space="0" w:color="auto"/>
        <w:right w:val="none" w:sz="0" w:space="0" w:color="auto"/>
      </w:divBdr>
    </w:div>
    <w:div w:id="906456470">
      <w:bodyDiv w:val="1"/>
      <w:marLeft w:val="0"/>
      <w:marRight w:val="0"/>
      <w:marTop w:val="0"/>
      <w:marBottom w:val="0"/>
      <w:divBdr>
        <w:top w:val="none" w:sz="0" w:space="0" w:color="auto"/>
        <w:left w:val="none" w:sz="0" w:space="0" w:color="auto"/>
        <w:bottom w:val="none" w:sz="0" w:space="0" w:color="auto"/>
        <w:right w:val="none" w:sz="0" w:space="0" w:color="auto"/>
      </w:divBdr>
    </w:div>
    <w:div w:id="906571540">
      <w:bodyDiv w:val="1"/>
      <w:marLeft w:val="0"/>
      <w:marRight w:val="0"/>
      <w:marTop w:val="0"/>
      <w:marBottom w:val="0"/>
      <w:divBdr>
        <w:top w:val="none" w:sz="0" w:space="0" w:color="auto"/>
        <w:left w:val="none" w:sz="0" w:space="0" w:color="auto"/>
        <w:bottom w:val="none" w:sz="0" w:space="0" w:color="auto"/>
        <w:right w:val="none" w:sz="0" w:space="0" w:color="auto"/>
      </w:divBdr>
    </w:div>
    <w:div w:id="906576219">
      <w:bodyDiv w:val="1"/>
      <w:marLeft w:val="0"/>
      <w:marRight w:val="0"/>
      <w:marTop w:val="0"/>
      <w:marBottom w:val="0"/>
      <w:divBdr>
        <w:top w:val="none" w:sz="0" w:space="0" w:color="auto"/>
        <w:left w:val="none" w:sz="0" w:space="0" w:color="auto"/>
        <w:bottom w:val="none" w:sz="0" w:space="0" w:color="auto"/>
        <w:right w:val="none" w:sz="0" w:space="0" w:color="auto"/>
      </w:divBdr>
    </w:div>
    <w:div w:id="906720360">
      <w:bodyDiv w:val="1"/>
      <w:marLeft w:val="0"/>
      <w:marRight w:val="0"/>
      <w:marTop w:val="0"/>
      <w:marBottom w:val="0"/>
      <w:divBdr>
        <w:top w:val="none" w:sz="0" w:space="0" w:color="auto"/>
        <w:left w:val="none" w:sz="0" w:space="0" w:color="auto"/>
        <w:bottom w:val="none" w:sz="0" w:space="0" w:color="auto"/>
        <w:right w:val="none" w:sz="0" w:space="0" w:color="auto"/>
      </w:divBdr>
    </w:div>
    <w:div w:id="906768096">
      <w:bodyDiv w:val="1"/>
      <w:marLeft w:val="0"/>
      <w:marRight w:val="0"/>
      <w:marTop w:val="0"/>
      <w:marBottom w:val="0"/>
      <w:divBdr>
        <w:top w:val="none" w:sz="0" w:space="0" w:color="auto"/>
        <w:left w:val="none" w:sz="0" w:space="0" w:color="auto"/>
        <w:bottom w:val="none" w:sz="0" w:space="0" w:color="auto"/>
        <w:right w:val="none" w:sz="0" w:space="0" w:color="auto"/>
      </w:divBdr>
    </w:div>
    <w:div w:id="906841995">
      <w:bodyDiv w:val="1"/>
      <w:marLeft w:val="0"/>
      <w:marRight w:val="0"/>
      <w:marTop w:val="0"/>
      <w:marBottom w:val="0"/>
      <w:divBdr>
        <w:top w:val="none" w:sz="0" w:space="0" w:color="auto"/>
        <w:left w:val="none" w:sz="0" w:space="0" w:color="auto"/>
        <w:bottom w:val="none" w:sz="0" w:space="0" w:color="auto"/>
        <w:right w:val="none" w:sz="0" w:space="0" w:color="auto"/>
      </w:divBdr>
    </w:div>
    <w:div w:id="906845235">
      <w:bodyDiv w:val="1"/>
      <w:marLeft w:val="0"/>
      <w:marRight w:val="0"/>
      <w:marTop w:val="0"/>
      <w:marBottom w:val="0"/>
      <w:divBdr>
        <w:top w:val="none" w:sz="0" w:space="0" w:color="auto"/>
        <w:left w:val="none" w:sz="0" w:space="0" w:color="auto"/>
        <w:bottom w:val="none" w:sz="0" w:space="0" w:color="auto"/>
        <w:right w:val="none" w:sz="0" w:space="0" w:color="auto"/>
      </w:divBdr>
    </w:div>
    <w:div w:id="906888717">
      <w:bodyDiv w:val="1"/>
      <w:marLeft w:val="0"/>
      <w:marRight w:val="0"/>
      <w:marTop w:val="0"/>
      <w:marBottom w:val="0"/>
      <w:divBdr>
        <w:top w:val="none" w:sz="0" w:space="0" w:color="auto"/>
        <w:left w:val="none" w:sz="0" w:space="0" w:color="auto"/>
        <w:bottom w:val="none" w:sz="0" w:space="0" w:color="auto"/>
        <w:right w:val="none" w:sz="0" w:space="0" w:color="auto"/>
      </w:divBdr>
    </w:div>
    <w:div w:id="906917495">
      <w:bodyDiv w:val="1"/>
      <w:marLeft w:val="0"/>
      <w:marRight w:val="0"/>
      <w:marTop w:val="0"/>
      <w:marBottom w:val="0"/>
      <w:divBdr>
        <w:top w:val="none" w:sz="0" w:space="0" w:color="auto"/>
        <w:left w:val="none" w:sz="0" w:space="0" w:color="auto"/>
        <w:bottom w:val="none" w:sz="0" w:space="0" w:color="auto"/>
        <w:right w:val="none" w:sz="0" w:space="0" w:color="auto"/>
      </w:divBdr>
    </w:div>
    <w:div w:id="907039400">
      <w:bodyDiv w:val="1"/>
      <w:marLeft w:val="0"/>
      <w:marRight w:val="0"/>
      <w:marTop w:val="0"/>
      <w:marBottom w:val="0"/>
      <w:divBdr>
        <w:top w:val="none" w:sz="0" w:space="0" w:color="auto"/>
        <w:left w:val="none" w:sz="0" w:space="0" w:color="auto"/>
        <w:bottom w:val="none" w:sz="0" w:space="0" w:color="auto"/>
        <w:right w:val="none" w:sz="0" w:space="0" w:color="auto"/>
      </w:divBdr>
    </w:div>
    <w:div w:id="907299530">
      <w:bodyDiv w:val="1"/>
      <w:marLeft w:val="0"/>
      <w:marRight w:val="0"/>
      <w:marTop w:val="0"/>
      <w:marBottom w:val="0"/>
      <w:divBdr>
        <w:top w:val="none" w:sz="0" w:space="0" w:color="auto"/>
        <w:left w:val="none" w:sz="0" w:space="0" w:color="auto"/>
        <w:bottom w:val="none" w:sz="0" w:space="0" w:color="auto"/>
        <w:right w:val="none" w:sz="0" w:space="0" w:color="auto"/>
      </w:divBdr>
    </w:div>
    <w:div w:id="907304783">
      <w:bodyDiv w:val="1"/>
      <w:marLeft w:val="0"/>
      <w:marRight w:val="0"/>
      <w:marTop w:val="0"/>
      <w:marBottom w:val="0"/>
      <w:divBdr>
        <w:top w:val="none" w:sz="0" w:space="0" w:color="auto"/>
        <w:left w:val="none" w:sz="0" w:space="0" w:color="auto"/>
        <w:bottom w:val="none" w:sz="0" w:space="0" w:color="auto"/>
        <w:right w:val="none" w:sz="0" w:space="0" w:color="auto"/>
      </w:divBdr>
    </w:div>
    <w:div w:id="907306203">
      <w:bodyDiv w:val="1"/>
      <w:marLeft w:val="0"/>
      <w:marRight w:val="0"/>
      <w:marTop w:val="0"/>
      <w:marBottom w:val="0"/>
      <w:divBdr>
        <w:top w:val="none" w:sz="0" w:space="0" w:color="auto"/>
        <w:left w:val="none" w:sz="0" w:space="0" w:color="auto"/>
        <w:bottom w:val="none" w:sz="0" w:space="0" w:color="auto"/>
        <w:right w:val="none" w:sz="0" w:space="0" w:color="auto"/>
      </w:divBdr>
    </w:div>
    <w:div w:id="907417290">
      <w:bodyDiv w:val="1"/>
      <w:marLeft w:val="0"/>
      <w:marRight w:val="0"/>
      <w:marTop w:val="0"/>
      <w:marBottom w:val="0"/>
      <w:divBdr>
        <w:top w:val="none" w:sz="0" w:space="0" w:color="auto"/>
        <w:left w:val="none" w:sz="0" w:space="0" w:color="auto"/>
        <w:bottom w:val="none" w:sz="0" w:space="0" w:color="auto"/>
        <w:right w:val="none" w:sz="0" w:space="0" w:color="auto"/>
      </w:divBdr>
    </w:div>
    <w:div w:id="907424449">
      <w:bodyDiv w:val="1"/>
      <w:marLeft w:val="0"/>
      <w:marRight w:val="0"/>
      <w:marTop w:val="0"/>
      <w:marBottom w:val="0"/>
      <w:divBdr>
        <w:top w:val="none" w:sz="0" w:space="0" w:color="auto"/>
        <w:left w:val="none" w:sz="0" w:space="0" w:color="auto"/>
        <w:bottom w:val="none" w:sz="0" w:space="0" w:color="auto"/>
        <w:right w:val="none" w:sz="0" w:space="0" w:color="auto"/>
      </w:divBdr>
    </w:div>
    <w:div w:id="907495289">
      <w:bodyDiv w:val="1"/>
      <w:marLeft w:val="0"/>
      <w:marRight w:val="0"/>
      <w:marTop w:val="0"/>
      <w:marBottom w:val="0"/>
      <w:divBdr>
        <w:top w:val="none" w:sz="0" w:space="0" w:color="auto"/>
        <w:left w:val="none" w:sz="0" w:space="0" w:color="auto"/>
        <w:bottom w:val="none" w:sz="0" w:space="0" w:color="auto"/>
        <w:right w:val="none" w:sz="0" w:space="0" w:color="auto"/>
      </w:divBdr>
    </w:div>
    <w:div w:id="907573653">
      <w:bodyDiv w:val="1"/>
      <w:marLeft w:val="0"/>
      <w:marRight w:val="0"/>
      <w:marTop w:val="0"/>
      <w:marBottom w:val="0"/>
      <w:divBdr>
        <w:top w:val="none" w:sz="0" w:space="0" w:color="auto"/>
        <w:left w:val="none" w:sz="0" w:space="0" w:color="auto"/>
        <w:bottom w:val="none" w:sz="0" w:space="0" w:color="auto"/>
        <w:right w:val="none" w:sz="0" w:space="0" w:color="auto"/>
      </w:divBdr>
    </w:div>
    <w:div w:id="907685615">
      <w:bodyDiv w:val="1"/>
      <w:marLeft w:val="0"/>
      <w:marRight w:val="0"/>
      <w:marTop w:val="0"/>
      <w:marBottom w:val="0"/>
      <w:divBdr>
        <w:top w:val="none" w:sz="0" w:space="0" w:color="auto"/>
        <w:left w:val="none" w:sz="0" w:space="0" w:color="auto"/>
        <w:bottom w:val="none" w:sz="0" w:space="0" w:color="auto"/>
        <w:right w:val="none" w:sz="0" w:space="0" w:color="auto"/>
      </w:divBdr>
    </w:div>
    <w:div w:id="907762489">
      <w:bodyDiv w:val="1"/>
      <w:marLeft w:val="0"/>
      <w:marRight w:val="0"/>
      <w:marTop w:val="0"/>
      <w:marBottom w:val="0"/>
      <w:divBdr>
        <w:top w:val="none" w:sz="0" w:space="0" w:color="auto"/>
        <w:left w:val="none" w:sz="0" w:space="0" w:color="auto"/>
        <w:bottom w:val="none" w:sz="0" w:space="0" w:color="auto"/>
        <w:right w:val="none" w:sz="0" w:space="0" w:color="auto"/>
      </w:divBdr>
    </w:div>
    <w:div w:id="907766686">
      <w:bodyDiv w:val="1"/>
      <w:marLeft w:val="0"/>
      <w:marRight w:val="0"/>
      <w:marTop w:val="0"/>
      <w:marBottom w:val="0"/>
      <w:divBdr>
        <w:top w:val="none" w:sz="0" w:space="0" w:color="auto"/>
        <w:left w:val="none" w:sz="0" w:space="0" w:color="auto"/>
        <w:bottom w:val="none" w:sz="0" w:space="0" w:color="auto"/>
        <w:right w:val="none" w:sz="0" w:space="0" w:color="auto"/>
      </w:divBdr>
    </w:div>
    <w:div w:id="907806096">
      <w:bodyDiv w:val="1"/>
      <w:marLeft w:val="0"/>
      <w:marRight w:val="0"/>
      <w:marTop w:val="0"/>
      <w:marBottom w:val="0"/>
      <w:divBdr>
        <w:top w:val="none" w:sz="0" w:space="0" w:color="auto"/>
        <w:left w:val="none" w:sz="0" w:space="0" w:color="auto"/>
        <w:bottom w:val="none" w:sz="0" w:space="0" w:color="auto"/>
        <w:right w:val="none" w:sz="0" w:space="0" w:color="auto"/>
      </w:divBdr>
    </w:div>
    <w:div w:id="908005960">
      <w:bodyDiv w:val="1"/>
      <w:marLeft w:val="0"/>
      <w:marRight w:val="0"/>
      <w:marTop w:val="0"/>
      <w:marBottom w:val="0"/>
      <w:divBdr>
        <w:top w:val="none" w:sz="0" w:space="0" w:color="auto"/>
        <w:left w:val="none" w:sz="0" w:space="0" w:color="auto"/>
        <w:bottom w:val="none" w:sz="0" w:space="0" w:color="auto"/>
        <w:right w:val="none" w:sz="0" w:space="0" w:color="auto"/>
      </w:divBdr>
    </w:div>
    <w:div w:id="908078997">
      <w:bodyDiv w:val="1"/>
      <w:marLeft w:val="0"/>
      <w:marRight w:val="0"/>
      <w:marTop w:val="0"/>
      <w:marBottom w:val="0"/>
      <w:divBdr>
        <w:top w:val="none" w:sz="0" w:space="0" w:color="auto"/>
        <w:left w:val="none" w:sz="0" w:space="0" w:color="auto"/>
        <w:bottom w:val="none" w:sz="0" w:space="0" w:color="auto"/>
        <w:right w:val="none" w:sz="0" w:space="0" w:color="auto"/>
      </w:divBdr>
    </w:div>
    <w:div w:id="908153898">
      <w:bodyDiv w:val="1"/>
      <w:marLeft w:val="0"/>
      <w:marRight w:val="0"/>
      <w:marTop w:val="0"/>
      <w:marBottom w:val="0"/>
      <w:divBdr>
        <w:top w:val="none" w:sz="0" w:space="0" w:color="auto"/>
        <w:left w:val="none" w:sz="0" w:space="0" w:color="auto"/>
        <w:bottom w:val="none" w:sz="0" w:space="0" w:color="auto"/>
        <w:right w:val="none" w:sz="0" w:space="0" w:color="auto"/>
      </w:divBdr>
    </w:div>
    <w:div w:id="908228787">
      <w:bodyDiv w:val="1"/>
      <w:marLeft w:val="0"/>
      <w:marRight w:val="0"/>
      <w:marTop w:val="0"/>
      <w:marBottom w:val="0"/>
      <w:divBdr>
        <w:top w:val="none" w:sz="0" w:space="0" w:color="auto"/>
        <w:left w:val="none" w:sz="0" w:space="0" w:color="auto"/>
        <w:bottom w:val="none" w:sz="0" w:space="0" w:color="auto"/>
        <w:right w:val="none" w:sz="0" w:space="0" w:color="auto"/>
      </w:divBdr>
    </w:div>
    <w:div w:id="908272283">
      <w:bodyDiv w:val="1"/>
      <w:marLeft w:val="0"/>
      <w:marRight w:val="0"/>
      <w:marTop w:val="0"/>
      <w:marBottom w:val="0"/>
      <w:divBdr>
        <w:top w:val="none" w:sz="0" w:space="0" w:color="auto"/>
        <w:left w:val="none" w:sz="0" w:space="0" w:color="auto"/>
        <w:bottom w:val="none" w:sz="0" w:space="0" w:color="auto"/>
        <w:right w:val="none" w:sz="0" w:space="0" w:color="auto"/>
      </w:divBdr>
    </w:div>
    <w:div w:id="908421942">
      <w:bodyDiv w:val="1"/>
      <w:marLeft w:val="0"/>
      <w:marRight w:val="0"/>
      <w:marTop w:val="0"/>
      <w:marBottom w:val="0"/>
      <w:divBdr>
        <w:top w:val="none" w:sz="0" w:space="0" w:color="auto"/>
        <w:left w:val="none" w:sz="0" w:space="0" w:color="auto"/>
        <w:bottom w:val="none" w:sz="0" w:space="0" w:color="auto"/>
        <w:right w:val="none" w:sz="0" w:space="0" w:color="auto"/>
      </w:divBdr>
    </w:div>
    <w:div w:id="908425928">
      <w:bodyDiv w:val="1"/>
      <w:marLeft w:val="0"/>
      <w:marRight w:val="0"/>
      <w:marTop w:val="0"/>
      <w:marBottom w:val="0"/>
      <w:divBdr>
        <w:top w:val="none" w:sz="0" w:space="0" w:color="auto"/>
        <w:left w:val="none" w:sz="0" w:space="0" w:color="auto"/>
        <w:bottom w:val="none" w:sz="0" w:space="0" w:color="auto"/>
        <w:right w:val="none" w:sz="0" w:space="0" w:color="auto"/>
      </w:divBdr>
    </w:div>
    <w:div w:id="908461357">
      <w:bodyDiv w:val="1"/>
      <w:marLeft w:val="0"/>
      <w:marRight w:val="0"/>
      <w:marTop w:val="0"/>
      <w:marBottom w:val="0"/>
      <w:divBdr>
        <w:top w:val="none" w:sz="0" w:space="0" w:color="auto"/>
        <w:left w:val="none" w:sz="0" w:space="0" w:color="auto"/>
        <w:bottom w:val="none" w:sz="0" w:space="0" w:color="auto"/>
        <w:right w:val="none" w:sz="0" w:space="0" w:color="auto"/>
      </w:divBdr>
    </w:div>
    <w:div w:id="908464586">
      <w:bodyDiv w:val="1"/>
      <w:marLeft w:val="0"/>
      <w:marRight w:val="0"/>
      <w:marTop w:val="0"/>
      <w:marBottom w:val="0"/>
      <w:divBdr>
        <w:top w:val="none" w:sz="0" w:space="0" w:color="auto"/>
        <w:left w:val="none" w:sz="0" w:space="0" w:color="auto"/>
        <w:bottom w:val="none" w:sz="0" w:space="0" w:color="auto"/>
        <w:right w:val="none" w:sz="0" w:space="0" w:color="auto"/>
      </w:divBdr>
    </w:div>
    <w:div w:id="908536009">
      <w:bodyDiv w:val="1"/>
      <w:marLeft w:val="0"/>
      <w:marRight w:val="0"/>
      <w:marTop w:val="0"/>
      <w:marBottom w:val="0"/>
      <w:divBdr>
        <w:top w:val="none" w:sz="0" w:space="0" w:color="auto"/>
        <w:left w:val="none" w:sz="0" w:space="0" w:color="auto"/>
        <w:bottom w:val="none" w:sz="0" w:space="0" w:color="auto"/>
        <w:right w:val="none" w:sz="0" w:space="0" w:color="auto"/>
      </w:divBdr>
    </w:div>
    <w:div w:id="908660292">
      <w:bodyDiv w:val="1"/>
      <w:marLeft w:val="0"/>
      <w:marRight w:val="0"/>
      <w:marTop w:val="0"/>
      <w:marBottom w:val="0"/>
      <w:divBdr>
        <w:top w:val="none" w:sz="0" w:space="0" w:color="auto"/>
        <w:left w:val="none" w:sz="0" w:space="0" w:color="auto"/>
        <w:bottom w:val="none" w:sz="0" w:space="0" w:color="auto"/>
        <w:right w:val="none" w:sz="0" w:space="0" w:color="auto"/>
      </w:divBdr>
    </w:div>
    <w:div w:id="908688367">
      <w:bodyDiv w:val="1"/>
      <w:marLeft w:val="0"/>
      <w:marRight w:val="0"/>
      <w:marTop w:val="0"/>
      <w:marBottom w:val="0"/>
      <w:divBdr>
        <w:top w:val="none" w:sz="0" w:space="0" w:color="auto"/>
        <w:left w:val="none" w:sz="0" w:space="0" w:color="auto"/>
        <w:bottom w:val="none" w:sz="0" w:space="0" w:color="auto"/>
        <w:right w:val="none" w:sz="0" w:space="0" w:color="auto"/>
      </w:divBdr>
    </w:div>
    <w:div w:id="908803248">
      <w:bodyDiv w:val="1"/>
      <w:marLeft w:val="0"/>
      <w:marRight w:val="0"/>
      <w:marTop w:val="0"/>
      <w:marBottom w:val="0"/>
      <w:divBdr>
        <w:top w:val="none" w:sz="0" w:space="0" w:color="auto"/>
        <w:left w:val="none" w:sz="0" w:space="0" w:color="auto"/>
        <w:bottom w:val="none" w:sz="0" w:space="0" w:color="auto"/>
        <w:right w:val="none" w:sz="0" w:space="0" w:color="auto"/>
      </w:divBdr>
    </w:div>
    <w:div w:id="908997416">
      <w:bodyDiv w:val="1"/>
      <w:marLeft w:val="0"/>
      <w:marRight w:val="0"/>
      <w:marTop w:val="0"/>
      <w:marBottom w:val="0"/>
      <w:divBdr>
        <w:top w:val="none" w:sz="0" w:space="0" w:color="auto"/>
        <w:left w:val="none" w:sz="0" w:space="0" w:color="auto"/>
        <w:bottom w:val="none" w:sz="0" w:space="0" w:color="auto"/>
        <w:right w:val="none" w:sz="0" w:space="0" w:color="auto"/>
      </w:divBdr>
    </w:div>
    <w:div w:id="909077565">
      <w:bodyDiv w:val="1"/>
      <w:marLeft w:val="0"/>
      <w:marRight w:val="0"/>
      <w:marTop w:val="0"/>
      <w:marBottom w:val="0"/>
      <w:divBdr>
        <w:top w:val="none" w:sz="0" w:space="0" w:color="auto"/>
        <w:left w:val="none" w:sz="0" w:space="0" w:color="auto"/>
        <w:bottom w:val="none" w:sz="0" w:space="0" w:color="auto"/>
        <w:right w:val="none" w:sz="0" w:space="0" w:color="auto"/>
      </w:divBdr>
    </w:div>
    <w:div w:id="909313557">
      <w:bodyDiv w:val="1"/>
      <w:marLeft w:val="0"/>
      <w:marRight w:val="0"/>
      <w:marTop w:val="0"/>
      <w:marBottom w:val="0"/>
      <w:divBdr>
        <w:top w:val="none" w:sz="0" w:space="0" w:color="auto"/>
        <w:left w:val="none" w:sz="0" w:space="0" w:color="auto"/>
        <w:bottom w:val="none" w:sz="0" w:space="0" w:color="auto"/>
        <w:right w:val="none" w:sz="0" w:space="0" w:color="auto"/>
      </w:divBdr>
    </w:div>
    <w:div w:id="909341684">
      <w:bodyDiv w:val="1"/>
      <w:marLeft w:val="0"/>
      <w:marRight w:val="0"/>
      <w:marTop w:val="0"/>
      <w:marBottom w:val="0"/>
      <w:divBdr>
        <w:top w:val="none" w:sz="0" w:space="0" w:color="auto"/>
        <w:left w:val="none" w:sz="0" w:space="0" w:color="auto"/>
        <w:bottom w:val="none" w:sz="0" w:space="0" w:color="auto"/>
        <w:right w:val="none" w:sz="0" w:space="0" w:color="auto"/>
      </w:divBdr>
    </w:div>
    <w:div w:id="909388014">
      <w:bodyDiv w:val="1"/>
      <w:marLeft w:val="0"/>
      <w:marRight w:val="0"/>
      <w:marTop w:val="0"/>
      <w:marBottom w:val="0"/>
      <w:divBdr>
        <w:top w:val="none" w:sz="0" w:space="0" w:color="auto"/>
        <w:left w:val="none" w:sz="0" w:space="0" w:color="auto"/>
        <w:bottom w:val="none" w:sz="0" w:space="0" w:color="auto"/>
        <w:right w:val="none" w:sz="0" w:space="0" w:color="auto"/>
      </w:divBdr>
    </w:div>
    <w:div w:id="909389842">
      <w:bodyDiv w:val="1"/>
      <w:marLeft w:val="0"/>
      <w:marRight w:val="0"/>
      <w:marTop w:val="0"/>
      <w:marBottom w:val="0"/>
      <w:divBdr>
        <w:top w:val="none" w:sz="0" w:space="0" w:color="auto"/>
        <w:left w:val="none" w:sz="0" w:space="0" w:color="auto"/>
        <w:bottom w:val="none" w:sz="0" w:space="0" w:color="auto"/>
        <w:right w:val="none" w:sz="0" w:space="0" w:color="auto"/>
      </w:divBdr>
    </w:div>
    <w:div w:id="909390293">
      <w:bodyDiv w:val="1"/>
      <w:marLeft w:val="0"/>
      <w:marRight w:val="0"/>
      <w:marTop w:val="0"/>
      <w:marBottom w:val="0"/>
      <w:divBdr>
        <w:top w:val="none" w:sz="0" w:space="0" w:color="auto"/>
        <w:left w:val="none" w:sz="0" w:space="0" w:color="auto"/>
        <w:bottom w:val="none" w:sz="0" w:space="0" w:color="auto"/>
        <w:right w:val="none" w:sz="0" w:space="0" w:color="auto"/>
      </w:divBdr>
    </w:div>
    <w:div w:id="909535354">
      <w:bodyDiv w:val="1"/>
      <w:marLeft w:val="0"/>
      <w:marRight w:val="0"/>
      <w:marTop w:val="0"/>
      <w:marBottom w:val="0"/>
      <w:divBdr>
        <w:top w:val="none" w:sz="0" w:space="0" w:color="auto"/>
        <w:left w:val="none" w:sz="0" w:space="0" w:color="auto"/>
        <w:bottom w:val="none" w:sz="0" w:space="0" w:color="auto"/>
        <w:right w:val="none" w:sz="0" w:space="0" w:color="auto"/>
      </w:divBdr>
    </w:div>
    <w:div w:id="909581157">
      <w:bodyDiv w:val="1"/>
      <w:marLeft w:val="0"/>
      <w:marRight w:val="0"/>
      <w:marTop w:val="0"/>
      <w:marBottom w:val="0"/>
      <w:divBdr>
        <w:top w:val="none" w:sz="0" w:space="0" w:color="auto"/>
        <w:left w:val="none" w:sz="0" w:space="0" w:color="auto"/>
        <w:bottom w:val="none" w:sz="0" w:space="0" w:color="auto"/>
        <w:right w:val="none" w:sz="0" w:space="0" w:color="auto"/>
      </w:divBdr>
    </w:div>
    <w:div w:id="909585426">
      <w:bodyDiv w:val="1"/>
      <w:marLeft w:val="0"/>
      <w:marRight w:val="0"/>
      <w:marTop w:val="0"/>
      <w:marBottom w:val="0"/>
      <w:divBdr>
        <w:top w:val="none" w:sz="0" w:space="0" w:color="auto"/>
        <w:left w:val="none" w:sz="0" w:space="0" w:color="auto"/>
        <w:bottom w:val="none" w:sz="0" w:space="0" w:color="auto"/>
        <w:right w:val="none" w:sz="0" w:space="0" w:color="auto"/>
      </w:divBdr>
    </w:div>
    <w:div w:id="909728481">
      <w:bodyDiv w:val="1"/>
      <w:marLeft w:val="0"/>
      <w:marRight w:val="0"/>
      <w:marTop w:val="0"/>
      <w:marBottom w:val="0"/>
      <w:divBdr>
        <w:top w:val="none" w:sz="0" w:space="0" w:color="auto"/>
        <w:left w:val="none" w:sz="0" w:space="0" w:color="auto"/>
        <w:bottom w:val="none" w:sz="0" w:space="0" w:color="auto"/>
        <w:right w:val="none" w:sz="0" w:space="0" w:color="auto"/>
      </w:divBdr>
      <w:divsChild>
        <w:div w:id="46346175">
          <w:marLeft w:val="480"/>
          <w:marRight w:val="0"/>
          <w:marTop w:val="0"/>
          <w:marBottom w:val="0"/>
          <w:divBdr>
            <w:top w:val="none" w:sz="0" w:space="0" w:color="auto"/>
            <w:left w:val="none" w:sz="0" w:space="0" w:color="auto"/>
            <w:bottom w:val="none" w:sz="0" w:space="0" w:color="auto"/>
            <w:right w:val="none" w:sz="0" w:space="0" w:color="auto"/>
          </w:divBdr>
        </w:div>
        <w:div w:id="100300968">
          <w:marLeft w:val="480"/>
          <w:marRight w:val="0"/>
          <w:marTop w:val="0"/>
          <w:marBottom w:val="0"/>
          <w:divBdr>
            <w:top w:val="none" w:sz="0" w:space="0" w:color="auto"/>
            <w:left w:val="none" w:sz="0" w:space="0" w:color="auto"/>
            <w:bottom w:val="none" w:sz="0" w:space="0" w:color="auto"/>
            <w:right w:val="none" w:sz="0" w:space="0" w:color="auto"/>
          </w:divBdr>
        </w:div>
        <w:div w:id="115098664">
          <w:marLeft w:val="480"/>
          <w:marRight w:val="0"/>
          <w:marTop w:val="0"/>
          <w:marBottom w:val="0"/>
          <w:divBdr>
            <w:top w:val="none" w:sz="0" w:space="0" w:color="auto"/>
            <w:left w:val="none" w:sz="0" w:space="0" w:color="auto"/>
            <w:bottom w:val="none" w:sz="0" w:space="0" w:color="auto"/>
            <w:right w:val="none" w:sz="0" w:space="0" w:color="auto"/>
          </w:divBdr>
        </w:div>
        <w:div w:id="128402568">
          <w:marLeft w:val="480"/>
          <w:marRight w:val="0"/>
          <w:marTop w:val="0"/>
          <w:marBottom w:val="0"/>
          <w:divBdr>
            <w:top w:val="none" w:sz="0" w:space="0" w:color="auto"/>
            <w:left w:val="none" w:sz="0" w:space="0" w:color="auto"/>
            <w:bottom w:val="none" w:sz="0" w:space="0" w:color="auto"/>
            <w:right w:val="none" w:sz="0" w:space="0" w:color="auto"/>
          </w:divBdr>
        </w:div>
        <w:div w:id="188177925">
          <w:marLeft w:val="480"/>
          <w:marRight w:val="0"/>
          <w:marTop w:val="0"/>
          <w:marBottom w:val="0"/>
          <w:divBdr>
            <w:top w:val="none" w:sz="0" w:space="0" w:color="auto"/>
            <w:left w:val="none" w:sz="0" w:space="0" w:color="auto"/>
            <w:bottom w:val="none" w:sz="0" w:space="0" w:color="auto"/>
            <w:right w:val="none" w:sz="0" w:space="0" w:color="auto"/>
          </w:divBdr>
        </w:div>
        <w:div w:id="188304760">
          <w:marLeft w:val="480"/>
          <w:marRight w:val="0"/>
          <w:marTop w:val="0"/>
          <w:marBottom w:val="0"/>
          <w:divBdr>
            <w:top w:val="none" w:sz="0" w:space="0" w:color="auto"/>
            <w:left w:val="none" w:sz="0" w:space="0" w:color="auto"/>
            <w:bottom w:val="none" w:sz="0" w:space="0" w:color="auto"/>
            <w:right w:val="none" w:sz="0" w:space="0" w:color="auto"/>
          </w:divBdr>
        </w:div>
        <w:div w:id="234824059">
          <w:marLeft w:val="480"/>
          <w:marRight w:val="0"/>
          <w:marTop w:val="0"/>
          <w:marBottom w:val="0"/>
          <w:divBdr>
            <w:top w:val="none" w:sz="0" w:space="0" w:color="auto"/>
            <w:left w:val="none" w:sz="0" w:space="0" w:color="auto"/>
            <w:bottom w:val="none" w:sz="0" w:space="0" w:color="auto"/>
            <w:right w:val="none" w:sz="0" w:space="0" w:color="auto"/>
          </w:divBdr>
        </w:div>
        <w:div w:id="348139307">
          <w:marLeft w:val="480"/>
          <w:marRight w:val="0"/>
          <w:marTop w:val="0"/>
          <w:marBottom w:val="0"/>
          <w:divBdr>
            <w:top w:val="none" w:sz="0" w:space="0" w:color="auto"/>
            <w:left w:val="none" w:sz="0" w:space="0" w:color="auto"/>
            <w:bottom w:val="none" w:sz="0" w:space="0" w:color="auto"/>
            <w:right w:val="none" w:sz="0" w:space="0" w:color="auto"/>
          </w:divBdr>
        </w:div>
        <w:div w:id="420028523">
          <w:marLeft w:val="480"/>
          <w:marRight w:val="0"/>
          <w:marTop w:val="0"/>
          <w:marBottom w:val="0"/>
          <w:divBdr>
            <w:top w:val="none" w:sz="0" w:space="0" w:color="auto"/>
            <w:left w:val="none" w:sz="0" w:space="0" w:color="auto"/>
            <w:bottom w:val="none" w:sz="0" w:space="0" w:color="auto"/>
            <w:right w:val="none" w:sz="0" w:space="0" w:color="auto"/>
          </w:divBdr>
        </w:div>
        <w:div w:id="432481612">
          <w:marLeft w:val="480"/>
          <w:marRight w:val="0"/>
          <w:marTop w:val="0"/>
          <w:marBottom w:val="0"/>
          <w:divBdr>
            <w:top w:val="none" w:sz="0" w:space="0" w:color="auto"/>
            <w:left w:val="none" w:sz="0" w:space="0" w:color="auto"/>
            <w:bottom w:val="none" w:sz="0" w:space="0" w:color="auto"/>
            <w:right w:val="none" w:sz="0" w:space="0" w:color="auto"/>
          </w:divBdr>
        </w:div>
        <w:div w:id="495145418">
          <w:marLeft w:val="480"/>
          <w:marRight w:val="0"/>
          <w:marTop w:val="0"/>
          <w:marBottom w:val="0"/>
          <w:divBdr>
            <w:top w:val="none" w:sz="0" w:space="0" w:color="auto"/>
            <w:left w:val="none" w:sz="0" w:space="0" w:color="auto"/>
            <w:bottom w:val="none" w:sz="0" w:space="0" w:color="auto"/>
            <w:right w:val="none" w:sz="0" w:space="0" w:color="auto"/>
          </w:divBdr>
        </w:div>
        <w:div w:id="538399244">
          <w:marLeft w:val="480"/>
          <w:marRight w:val="0"/>
          <w:marTop w:val="0"/>
          <w:marBottom w:val="0"/>
          <w:divBdr>
            <w:top w:val="none" w:sz="0" w:space="0" w:color="auto"/>
            <w:left w:val="none" w:sz="0" w:space="0" w:color="auto"/>
            <w:bottom w:val="none" w:sz="0" w:space="0" w:color="auto"/>
            <w:right w:val="none" w:sz="0" w:space="0" w:color="auto"/>
          </w:divBdr>
        </w:div>
        <w:div w:id="552815302">
          <w:marLeft w:val="480"/>
          <w:marRight w:val="0"/>
          <w:marTop w:val="0"/>
          <w:marBottom w:val="0"/>
          <w:divBdr>
            <w:top w:val="none" w:sz="0" w:space="0" w:color="auto"/>
            <w:left w:val="none" w:sz="0" w:space="0" w:color="auto"/>
            <w:bottom w:val="none" w:sz="0" w:space="0" w:color="auto"/>
            <w:right w:val="none" w:sz="0" w:space="0" w:color="auto"/>
          </w:divBdr>
        </w:div>
        <w:div w:id="662321827">
          <w:marLeft w:val="480"/>
          <w:marRight w:val="0"/>
          <w:marTop w:val="0"/>
          <w:marBottom w:val="0"/>
          <w:divBdr>
            <w:top w:val="none" w:sz="0" w:space="0" w:color="auto"/>
            <w:left w:val="none" w:sz="0" w:space="0" w:color="auto"/>
            <w:bottom w:val="none" w:sz="0" w:space="0" w:color="auto"/>
            <w:right w:val="none" w:sz="0" w:space="0" w:color="auto"/>
          </w:divBdr>
        </w:div>
        <w:div w:id="688218484">
          <w:marLeft w:val="480"/>
          <w:marRight w:val="0"/>
          <w:marTop w:val="0"/>
          <w:marBottom w:val="0"/>
          <w:divBdr>
            <w:top w:val="none" w:sz="0" w:space="0" w:color="auto"/>
            <w:left w:val="none" w:sz="0" w:space="0" w:color="auto"/>
            <w:bottom w:val="none" w:sz="0" w:space="0" w:color="auto"/>
            <w:right w:val="none" w:sz="0" w:space="0" w:color="auto"/>
          </w:divBdr>
        </w:div>
        <w:div w:id="717436484">
          <w:marLeft w:val="480"/>
          <w:marRight w:val="0"/>
          <w:marTop w:val="0"/>
          <w:marBottom w:val="0"/>
          <w:divBdr>
            <w:top w:val="none" w:sz="0" w:space="0" w:color="auto"/>
            <w:left w:val="none" w:sz="0" w:space="0" w:color="auto"/>
            <w:bottom w:val="none" w:sz="0" w:space="0" w:color="auto"/>
            <w:right w:val="none" w:sz="0" w:space="0" w:color="auto"/>
          </w:divBdr>
        </w:div>
        <w:div w:id="727608420">
          <w:marLeft w:val="480"/>
          <w:marRight w:val="0"/>
          <w:marTop w:val="0"/>
          <w:marBottom w:val="0"/>
          <w:divBdr>
            <w:top w:val="none" w:sz="0" w:space="0" w:color="auto"/>
            <w:left w:val="none" w:sz="0" w:space="0" w:color="auto"/>
            <w:bottom w:val="none" w:sz="0" w:space="0" w:color="auto"/>
            <w:right w:val="none" w:sz="0" w:space="0" w:color="auto"/>
          </w:divBdr>
        </w:div>
        <w:div w:id="802306173">
          <w:marLeft w:val="480"/>
          <w:marRight w:val="0"/>
          <w:marTop w:val="0"/>
          <w:marBottom w:val="0"/>
          <w:divBdr>
            <w:top w:val="none" w:sz="0" w:space="0" w:color="auto"/>
            <w:left w:val="none" w:sz="0" w:space="0" w:color="auto"/>
            <w:bottom w:val="none" w:sz="0" w:space="0" w:color="auto"/>
            <w:right w:val="none" w:sz="0" w:space="0" w:color="auto"/>
          </w:divBdr>
        </w:div>
        <w:div w:id="831408671">
          <w:marLeft w:val="480"/>
          <w:marRight w:val="0"/>
          <w:marTop w:val="0"/>
          <w:marBottom w:val="0"/>
          <w:divBdr>
            <w:top w:val="none" w:sz="0" w:space="0" w:color="auto"/>
            <w:left w:val="none" w:sz="0" w:space="0" w:color="auto"/>
            <w:bottom w:val="none" w:sz="0" w:space="0" w:color="auto"/>
            <w:right w:val="none" w:sz="0" w:space="0" w:color="auto"/>
          </w:divBdr>
        </w:div>
        <w:div w:id="874663261">
          <w:marLeft w:val="480"/>
          <w:marRight w:val="0"/>
          <w:marTop w:val="0"/>
          <w:marBottom w:val="0"/>
          <w:divBdr>
            <w:top w:val="none" w:sz="0" w:space="0" w:color="auto"/>
            <w:left w:val="none" w:sz="0" w:space="0" w:color="auto"/>
            <w:bottom w:val="none" w:sz="0" w:space="0" w:color="auto"/>
            <w:right w:val="none" w:sz="0" w:space="0" w:color="auto"/>
          </w:divBdr>
        </w:div>
        <w:div w:id="893202526">
          <w:marLeft w:val="480"/>
          <w:marRight w:val="0"/>
          <w:marTop w:val="0"/>
          <w:marBottom w:val="0"/>
          <w:divBdr>
            <w:top w:val="none" w:sz="0" w:space="0" w:color="auto"/>
            <w:left w:val="none" w:sz="0" w:space="0" w:color="auto"/>
            <w:bottom w:val="none" w:sz="0" w:space="0" w:color="auto"/>
            <w:right w:val="none" w:sz="0" w:space="0" w:color="auto"/>
          </w:divBdr>
        </w:div>
        <w:div w:id="915477053">
          <w:marLeft w:val="480"/>
          <w:marRight w:val="0"/>
          <w:marTop w:val="0"/>
          <w:marBottom w:val="0"/>
          <w:divBdr>
            <w:top w:val="none" w:sz="0" w:space="0" w:color="auto"/>
            <w:left w:val="none" w:sz="0" w:space="0" w:color="auto"/>
            <w:bottom w:val="none" w:sz="0" w:space="0" w:color="auto"/>
            <w:right w:val="none" w:sz="0" w:space="0" w:color="auto"/>
          </w:divBdr>
        </w:div>
      </w:divsChild>
    </w:div>
    <w:div w:id="909732008">
      <w:bodyDiv w:val="1"/>
      <w:marLeft w:val="0"/>
      <w:marRight w:val="0"/>
      <w:marTop w:val="0"/>
      <w:marBottom w:val="0"/>
      <w:divBdr>
        <w:top w:val="none" w:sz="0" w:space="0" w:color="auto"/>
        <w:left w:val="none" w:sz="0" w:space="0" w:color="auto"/>
        <w:bottom w:val="none" w:sz="0" w:space="0" w:color="auto"/>
        <w:right w:val="none" w:sz="0" w:space="0" w:color="auto"/>
      </w:divBdr>
    </w:div>
    <w:div w:id="909846031">
      <w:bodyDiv w:val="1"/>
      <w:marLeft w:val="0"/>
      <w:marRight w:val="0"/>
      <w:marTop w:val="0"/>
      <w:marBottom w:val="0"/>
      <w:divBdr>
        <w:top w:val="none" w:sz="0" w:space="0" w:color="auto"/>
        <w:left w:val="none" w:sz="0" w:space="0" w:color="auto"/>
        <w:bottom w:val="none" w:sz="0" w:space="0" w:color="auto"/>
        <w:right w:val="none" w:sz="0" w:space="0" w:color="auto"/>
      </w:divBdr>
    </w:div>
    <w:div w:id="909849000">
      <w:bodyDiv w:val="1"/>
      <w:marLeft w:val="0"/>
      <w:marRight w:val="0"/>
      <w:marTop w:val="0"/>
      <w:marBottom w:val="0"/>
      <w:divBdr>
        <w:top w:val="none" w:sz="0" w:space="0" w:color="auto"/>
        <w:left w:val="none" w:sz="0" w:space="0" w:color="auto"/>
        <w:bottom w:val="none" w:sz="0" w:space="0" w:color="auto"/>
        <w:right w:val="none" w:sz="0" w:space="0" w:color="auto"/>
      </w:divBdr>
    </w:div>
    <w:div w:id="909854342">
      <w:bodyDiv w:val="1"/>
      <w:marLeft w:val="0"/>
      <w:marRight w:val="0"/>
      <w:marTop w:val="0"/>
      <w:marBottom w:val="0"/>
      <w:divBdr>
        <w:top w:val="none" w:sz="0" w:space="0" w:color="auto"/>
        <w:left w:val="none" w:sz="0" w:space="0" w:color="auto"/>
        <w:bottom w:val="none" w:sz="0" w:space="0" w:color="auto"/>
        <w:right w:val="none" w:sz="0" w:space="0" w:color="auto"/>
      </w:divBdr>
    </w:div>
    <w:div w:id="909854401">
      <w:bodyDiv w:val="1"/>
      <w:marLeft w:val="0"/>
      <w:marRight w:val="0"/>
      <w:marTop w:val="0"/>
      <w:marBottom w:val="0"/>
      <w:divBdr>
        <w:top w:val="none" w:sz="0" w:space="0" w:color="auto"/>
        <w:left w:val="none" w:sz="0" w:space="0" w:color="auto"/>
        <w:bottom w:val="none" w:sz="0" w:space="0" w:color="auto"/>
        <w:right w:val="none" w:sz="0" w:space="0" w:color="auto"/>
      </w:divBdr>
    </w:div>
    <w:div w:id="910044693">
      <w:bodyDiv w:val="1"/>
      <w:marLeft w:val="0"/>
      <w:marRight w:val="0"/>
      <w:marTop w:val="0"/>
      <w:marBottom w:val="0"/>
      <w:divBdr>
        <w:top w:val="none" w:sz="0" w:space="0" w:color="auto"/>
        <w:left w:val="none" w:sz="0" w:space="0" w:color="auto"/>
        <w:bottom w:val="none" w:sz="0" w:space="0" w:color="auto"/>
        <w:right w:val="none" w:sz="0" w:space="0" w:color="auto"/>
      </w:divBdr>
    </w:div>
    <w:div w:id="910191949">
      <w:bodyDiv w:val="1"/>
      <w:marLeft w:val="0"/>
      <w:marRight w:val="0"/>
      <w:marTop w:val="0"/>
      <w:marBottom w:val="0"/>
      <w:divBdr>
        <w:top w:val="none" w:sz="0" w:space="0" w:color="auto"/>
        <w:left w:val="none" w:sz="0" w:space="0" w:color="auto"/>
        <w:bottom w:val="none" w:sz="0" w:space="0" w:color="auto"/>
        <w:right w:val="none" w:sz="0" w:space="0" w:color="auto"/>
      </w:divBdr>
    </w:div>
    <w:div w:id="910195157">
      <w:bodyDiv w:val="1"/>
      <w:marLeft w:val="0"/>
      <w:marRight w:val="0"/>
      <w:marTop w:val="0"/>
      <w:marBottom w:val="0"/>
      <w:divBdr>
        <w:top w:val="none" w:sz="0" w:space="0" w:color="auto"/>
        <w:left w:val="none" w:sz="0" w:space="0" w:color="auto"/>
        <w:bottom w:val="none" w:sz="0" w:space="0" w:color="auto"/>
        <w:right w:val="none" w:sz="0" w:space="0" w:color="auto"/>
      </w:divBdr>
    </w:div>
    <w:div w:id="910232188">
      <w:bodyDiv w:val="1"/>
      <w:marLeft w:val="0"/>
      <w:marRight w:val="0"/>
      <w:marTop w:val="0"/>
      <w:marBottom w:val="0"/>
      <w:divBdr>
        <w:top w:val="none" w:sz="0" w:space="0" w:color="auto"/>
        <w:left w:val="none" w:sz="0" w:space="0" w:color="auto"/>
        <w:bottom w:val="none" w:sz="0" w:space="0" w:color="auto"/>
        <w:right w:val="none" w:sz="0" w:space="0" w:color="auto"/>
      </w:divBdr>
    </w:div>
    <w:div w:id="910308086">
      <w:bodyDiv w:val="1"/>
      <w:marLeft w:val="0"/>
      <w:marRight w:val="0"/>
      <w:marTop w:val="0"/>
      <w:marBottom w:val="0"/>
      <w:divBdr>
        <w:top w:val="none" w:sz="0" w:space="0" w:color="auto"/>
        <w:left w:val="none" w:sz="0" w:space="0" w:color="auto"/>
        <w:bottom w:val="none" w:sz="0" w:space="0" w:color="auto"/>
        <w:right w:val="none" w:sz="0" w:space="0" w:color="auto"/>
      </w:divBdr>
    </w:div>
    <w:div w:id="910388132">
      <w:bodyDiv w:val="1"/>
      <w:marLeft w:val="0"/>
      <w:marRight w:val="0"/>
      <w:marTop w:val="0"/>
      <w:marBottom w:val="0"/>
      <w:divBdr>
        <w:top w:val="none" w:sz="0" w:space="0" w:color="auto"/>
        <w:left w:val="none" w:sz="0" w:space="0" w:color="auto"/>
        <w:bottom w:val="none" w:sz="0" w:space="0" w:color="auto"/>
        <w:right w:val="none" w:sz="0" w:space="0" w:color="auto"/>
      </w:divBdr>
    </w:div>
    <w:div w:id="910775376">
      <w:bodyDiv w:val="1"/>
      <w:marLeft w:val="0"/>
      <w:marRight w:val="0"/>
      <w:marTop w:val="0"/>
      <w:marBottom w:val="0"/>
      <w:divBdr>
        <w:top w:val="none" w:sz="0" w:space="0" w:color="auto"/>
        <w:left w:val="none" w:sz="0" w:space="0" w:color="auto"/>
        <w:bottom w:val="none" w:sz="0" w:space="0" w:color="auto"/>
        <w:right w:val="none" w:sz="0" w:space="0" w:color="auto"/>
      </w:divBdr>
    </w:div>
    <w:div w:id="910969178">
      <w:bodyDiv w:val="1"/>
      <w:marLeft w:val="0"/>
      <w:marRight w:val="0"/>
      <w:marTop w:val="0"/>
      <w:marBottom w:val="0"/>
      <w:divBdr>
        <w:top w:val="none" w:sz="0" w:space="0" w:color="auto"/>
        <w:left w:val="none" w:sz="0" w:space="0" w:color="auto"/>
        <w:bottom w:val="none" w:sz="0" w:space="0" w:color="auto"/>
        <w:right w:val="none" w:sz="0" w:space="0" w:color="auto"/>
      </w:divBdr>
    </w:div>
    <w:div w:id="911044125">
      <w:bodyDiv w:val="1"/>
      <w:marLeft w:val="0"/>
      <w:marRight w:val="0"/>
      <w:marTop w:val="0"/>
      <w:marBottom w:val="0"/>
      <w:divBdr>
        <w:top w:val="none" w:sz="0" w:space="0" w:color="auto"/>
        <w:left w:val="none" w:sz="0" w:space="0" w:color="auto"/>
        <w:bottom w:val="none" w:sz="0" w:space="0" w:color="auto"/>
        <w:right w:val="none" w:sz="0" w:space="0" w:color="auto"/>
      </w:divBdr>
    </w:div>
    <w:div w:id="911088159">
      <w:bodyDiv w:val="1"/>
      <w:marLeft w:val="0"/>
      <w:marRight w:val="0"/>
      <w:marTop w:val="0"/>
      <w:marBottom w:val="0"/>
      <w:divBdr>
        <w:top w:val="none" w:sz="0" w:space="0" w:color="auto"/>
        <w:left w:val="none" w:sz="0" w:space="0" w:color="auto"/>
        <w:bottom w:val="none" w:sz="0" w:space="0" w:color="auto"/>
        <w:right w:val="none" w:sz="0" w:space="0" w:color="auto"/>
      </w:divBdr>
    </w:div>
    <w:div w:id="911156259">
      <w:bodyDiv w:val="1"/>
      <w:marLeft w:val="0"/>
      <w:marRight w:val="0"/>
      <w:marTop w:val="0"/>
      <w:marBottom w:val="0"/>
      <w:divBdr>
        <w:top w:val="none" w:sz="0" w:space="0" w:color="auto"/>
        <w:left w:val="none" w:sz="0" w:space="0" w:color="auto"/>
        <w:bottom w:val="none" w:sz="0" w:space="0" w:color="auto"/>
        <w:right w:val="none" w:sz="0" w:space="0" w:color="auto"/>
      </w:divBdr>
    </w:div>
    <w:div w:id="911349122">
      <w:bodyDiv w:val="1"/>
      <w:marLeft w:val="0"/>
      <w:marRight w:val="0"/>
      <w:marTop w:val="0"/>
      <w:marBottom w:val="0"/>
      <w:divBdr>
        <w:top w:val="none" w:sz="0" w:space="0" w:color="auto"/>
        <w:left w:val="none" w:sz="0" w:space="0" w:color="auto"/>
        <w:bottom w:val="none" w:sz="0" w:space="0" w:color="auto"/>
        <w:right w:val="none" w:sz="0" w:space="0" w:color="auto"/>
      </w:divBdr>
    </w:div>
    <w:div w:id="911354217">
      <w:bodyDiv w:val="1"/>
      <w:marLeft w:val="0"/>
      <w:marRight w:val="0"/>
      <w:marTop w:val="0"/>
      <w:marBottom w:val="0"/>
      <w:divBdr>
        <w:top w:val="none" w:sz="0" w:space="0" w:color="auto"/>
        <w:left w:val="none" w:sz="0" w:space="0" w:color="auto"/>
        <w:bottom w:val="none" w:sz="0" w:space="0" w:color="auto"/>
        <w:right w:val="none" w:sz="0" w:space="0" w:color="auto"/>
      </w:divBdr>
    </w:div>
    <w:div w:id="911503064">
      <w:bodyDiv w:val="1"/>
      <w:marLeft w:val="0"/>
      <w:marRight w:val="0"/>
      <w:marTop w:val="0"/>
      <w:marBottom w:val="0"/>
      <w:divBdr>
        <w:top w:val="none" w:sz="0" w:space="0" w:color="auto"/>
        <w:left w:val="none" w:sz="0" w:space="0" w:color="auto"/>
        <w:bottom w:val="none" w:sz="0" w:space="0" w:color="auto"/>
        <w:right w:val="none" w:sz="0" w:space="0" w:color="auto"/>
      </w:divBdr>
    </w:div>
    <w:div w:id="911542932">
      <w:bodyDiv w:val="1"/>
      <w:marLeft w:val="0"/>
      <w:marRight w:val="0"/>
      <w:marTop w:val="0"/>
      <w:marBottom w:val="0"/>
      <w:divBdr>
        <w:top w:val="none" w:sz="0" w:space="0" w:color="auto"/>
        <w:left w:val="none" w:sz="0" w:space="0" w:color="auto"/>
        <w:bottom w:val="none" w:sz="0" w:space="0" w:color="auto"/>
        <w:right w:val="none" w:sz="0" w:space="0" w:color="auto"/>
      </w:divBdr>
    </w:div>
    <w:div w:id="911694105">
      <w:bodyDiv w:val="1"/>
      <w:marLeft w:val="0"/>
      <w:marRight w:val="0"/>
      <w:marTop w:val="0"/>
      <w:marBottom w:val="0"/>
      <w:divBdr>
        <w:top w:val="none" w:sz="0" w:space="0" w:color="auto"/>
        <w:left w:val="none" w:sz="0" w:space="0" w:color="auto"/>
        <w:bottom w:val="none" w:sz="0" w:space="0" w:color="auto"/>
        <w:right w:val="none" w:sz="0" w:space="0" w:color="auto"/>
      </w:divBdr>
    </w:div>
    <w:div w:id="911810954">
      <w:bodyDiv w:val="1"/>
      <w:marLeft w:val="0"/>
      <w:marRight w:val="0"/>
      <w:marTop w:val="0"/>
      <w:marBottom w:val="0"/>
      <w:divBdr>
        <w:top w:val="none" w:sz="0" w:space="0" w:color="auto"/>
        <w:left w:val="none" w:sz="0" w:space="0" w:color="auto"/>
        <w:bottom w:val="none" w:sz="0" w:space="0" w:color="auto"/>
        <w:right w:val="none" w:sz="0" w:space="0" w:color="auto"/>
      </w:divBdr>
    </w:div>
    <w:div w:id="911895101">
      <w:bodyDiv w:val="1"/>
      <w:marLeft w:val="0"/>
      <w:marRight w:val="0"/>
      <w:marTop w:val="0"/>
      <w:marBottom w:val="0"/>
      <w:divBdr>
        <w:top w:val="none" w:sz="0" w:space="0" w:color="auto"/>
        <w:left w:val="none" w:sz="0" w:space="0" w:color="auto"/>
        <w:bottom w:val="none" w:sz="0" w:space="0" w:color="auto"/>
        <w:right w:val="none" w:sz="0" w:space="0" w:color="auto"/>
      </w:divBdr>
    </w:div>
    <w:div w:id="911935736">
      <w:bodyDiv w:val="1"/>
      <w:marLeft w:val="0"/>
      <w:marRight w:val="0"/>
      <w:marTop w:val="0"/>
      <w:marBottom w:val="0"/>
      <w:divBdr>
        <w:top w:val="none" w:sz="0" w:space="0" w:color="auto"/>
        <w:left w:val="none" w:sz="0" w:space="0" w:color="auto"/>
        <w:bottom w:val="none" w:sz="0" w:space="0" w:color="auto"/>
        <w:right w:val="none" w:sz="0" w:space="0" w:color="auto"/>
      </w:divBdr>
    </w:div>
    <w:div w:id="911936192">
      <w:bodyDiv w:val="1"/>
      <w:marLeft w:val="0"/>
      <w:marRight w:val="0"/>
      <w:marTop w:val="0"/>
      <w:marBottom w:val="0"/>
      <w:divBdr>
        <w:top w:val="none" w:sz="0" w:space="0" w:color="auto"/>
        <w:left w:val="none" w:sz="0" w:space="0" w:color="auto"/>
        <w:bottom w:val="none" w:sz="0" w:space="0" w:color="auto"/>
        <w:right w:val="none" w:sz="0" w:space="0" w:color="auto"/>
      </w:divBdr>
    </w:div>
    <w:div w:id="911937023">
      <w:bodyDiv w:val="1"/>
      <w:marLeft w:val="0"/>
      <w:marRight w:val="0"/>
      <w:marTop w:val="0"/>
      <w:marBottom w:val="0"/>
      <w:divBdr>
        <w:top w:val="none" w:sz="0" w:space="0" w:color="auto"/>
        <w:left w:val="none" w:sz="0" w:space="0" w:color="auto"/>
        <w:bottom w:val="none" w:sz="0" w:space="0" w:color="auto"/>
        <w:right w:val="none" w:sz="0" w:space="0" w:color="auto"/>
      </w:divBdr>
    </w:div>
    <w:div w:id="912011020">
      <w:bodyDiv w:val="1"/>
      <w:marLeft w:val="0"/>
      <w:marRight w:val="0"/>
      <w:marTop w:val="0"/>
      <w:marBottom w:val="0"/>
      <w:divBdr>
        <w:top w:val="none" w:sz="0" w:space="0" w:color="auto"/>
        <w:left w:val="none" w:sz="0" w:space="0" w:color="auto"/>
        <w:bottom w:val="none" w:sz="0" w:space="0" w:color="auto"/>
        <w:right w:val="none" w:sz="0" w:space="0" w:color="auto"/>
      </w:divBdr>
      <w:divsChild>
        <w:div w:id="8222976">
          <w:marLeft w:val="480"/>
          <w:marRight w:val="0"/>
          <w:marTop w:val="0"/>
          <w:marBottom w:val="0"/>
          <w:divBdr>
            <w:top w:val="none" w:sz="0" w:space="0" w:color="auto"/>
            <w:left w:val="none" w:sz="0" w:space="0" w:color="auto"/>
            <w:bottom w:val="none" w:sz="0" w:space="0" w:color="auto"/>
            <w:right w:val="none" w:sz="0" w:space="0" w:color="auto"/>
          </w:divBdr>
        </w:div>
        <w:div w:id="37364578">
          <w:marLeft w:val="480"/>
          <w:marRight w:val="0"/>
          <w:marTop w:val="0"/>
          <w:marBottom w:val="0"/>
          <w:divBdr>
            <w:top w:val="none" w:sz="0" w:space="0" w:color="auto"/>
            <w:left w:val="none" w:sz="0" w:space="0" w:color="auto"/>
            <w:bottom w:val="none" w:sz="0" w:space="0" w:color="auto"/>
            <w:right w:val="none" w:sz="0" w:space="0" w:color="auto"/>
          </w:divBdr>
        </w:div>
        <w:div w:id="40636230">
          <w:marLeft w:val="480"/>
          <w:marRight w:val="0"/>
          <w:marTop w:val="0"/>
          <w:marBottom w:val="0"/>
          <w:divBdr>
            <w:top w:val="none" w:sz="0" w:space="0" w:color="auto"/>
            <w:left w:val="none" w:sz="0" w:space="0" w:color="auto"/>
            <w:bottom w:val="none" w:sz="0" w:space="0" w:color="auto"/>
            <w:right w:val="none" w:sz="0" w:space="0" w:color="auto"/>
          </w:divBdr>
        </w:div>
        <w:div w:id="150874602">
          <w:marLeft w:val="480"/>
          <w:marRight w:val="0"/>
          <w:marTop w:val="0"/>
          <w:marBottom w:val="0"/>
          <w:divBdr>
            <w:top w:val="none" w:sz="0" w:space="0" w:color="auto"/>
            <w:left w:val="none" w:sz="0" w:space="0" w:color="auto"/>
            <w:bottom w:val="none" w:sz="0" w:space="0" w:color="auto"/>
            <w:right w:val="none" w:sz="0" w:space="0" w:color="auto"/>
          </w:divBdr>
        </w:div>
        <w:div w:id="200097483">
          <w:marLeft w:val="480"/>
          <w:marRight w:val="0"/>
          <w:marTop w:val="0"/>
          <w:marBottom w:val="0"/>
          <w:divBdr>
            <w:top w:val="none" w:sz="0" w:space="0" w:color="auto"/>
            <w:left w:val="none" w:sz="0" w:space="0" w:color="auto"/>
            <w:bottom w:val="none" w:sz="0" w:space="0" w:color="auto"/>
            <w:right w:val="none" w:sz="0" w:space="0" w:color="auto"/>
          </w:divBdr>
        </w:div>
        <w:div w:id="202787428">
          <w:marLeft w:val="480"/>
          <w:marRight w:val="0"/>
          <w:marTop w:val="0"/>
          <w:marBottom w:val="0"/>
          <w:divBdr>
            <w:top w:val="none" w:sz="0" w:space="0" w:color="auto"/>
            <w:left w:val="none" w:sz="0" w:space="0" w:color="auto"/>
            <w:bottom w:val="none" w:sz="0" w:space="0" w:color="auto"/>
            <w:right w:val="none" w:sz="0" w:space="0" w:color="auto"/>
          </w:divBdr>
        </w:div>
        <w:div w:id="239677164">
          <w:marLeft w:val="480"/>
          <w:marRight w:val="0"/>
          <w:marTop w:val="0"/>
          <w:marBottom w:val="0"/>
          <w:divBdr>
            <w:top w:val="none" w:sz="0" w:space="0" w:color="auto"/>
            <w:left w:val="none" w:sz="0" w:space="0" w:color="auto"/>
            <w:bottom w:val="none" w:sz="0" w:space="0" w:color="auto"/>
            <w:right w:val="none" w:sz="0" w:space="0" w:color="auto"/>
          </w:divBdr>
        </w:div>
        <w:div w:id="251016202">
          <w:marLeft w:val="480"/>
          <w:marRight w:val="0"/>
          <w:marTop w:val="0"/>
          <w:marBottom w:val="0"/>
          <w:divBdr>
            <w:top w:val="none" w:sz="0" w:space="0" w:color="auto"/>
            <w:left w:val="none" w:sz="0" w:space="0" w:color="auto"/>
            <w:bottom w:val="none" w:sz="0" w:space="0" w:color="auto"/>
            <w:right w:val="none" w:sz="0" w:space="0" w:color="auto"/>
          </w:divBdr>
        </w:div>
        <w:div w:id="352651757">
          <w:marLeft w:val="480"/>
          <w:marRight w:val="0"/>
          <w:marTop w:val="0"/>
          <w:marBottom w:val="0"/>
          <w:divBdr>
            <w:top w:val="none" w:sz="0" w:space="0" w:color="auto"/>
            <w:left w:val="none" w:sz="0" w:space="0" w:color="auto"/>
            <w:bottom w:val="none" w:sz="0" w:space="0" w:color="auto"/>
            <w:right w:val="none" w:sz="0" w:space="0" w:color="auto"/>
          </w:divBdr>
        </w:div>
        <w:div w:id="463931909">
          <w:marLeft w:val="480"/>
          <w:marRight w:val="0"/>
          <w:marTop w:val="0"/>
          <w:marBottom w:val="0"/>
          <w:divBdr>
            <w:top w:val="none" w:sz="0" w:space="0" w:color="auto"/>
            <w:left w:val="none" w:sz="0" w:space="0" w:color="auto"/>
            <w:bottom w:val="none" w:sz="0" w:space="0" w:color="auto"/>
            <w:right w:val="none" w:sz="0" w:space="0" w:color="auto"/>
          </w:divBdr>
        </w:div>
        <w:div w:id="512571283">
          <w:marLeft w:val="480"/>
          <w:marRight w:val="0"/>
          <w:marTop w:val="0"/>
          <w:marBottom w:val="0"/>
          <w:divBdr>
            <w:top w:val="none" w:sz="0" w:space="0" w:color="auto"/>
            <w:left w:val="none" w:sz="0" w:space="0" w:color="auto"/>
            <w:bottom w:val="none" w:sz="0" w:space="0" w:color="auto"/>
            <w:right w:val="none" w:sz="0" w:space="0" w:color="auto"/>
          </w:divBdr>
        </w:div>
        <w:div w:id="697043711">
          <w:marLeft w:val="480"/>
          <w:marRight w:val="0"/>
          <w:marTop w:val="0"/>
          <w:marBottom w:val="0"/>
          <w:divBdr>
            <w:top w:val="none" w:sz="0" w:space="0" w:color="auto"/>
            <w:left w:val="none" w:sz="0" w:space="0" w:color="auto"/>
            <w:bottom w:val="none" w:sz="0" w:space="0" w:color="auto"/>
            <w:right w:val="none" w:sz="0" w:space="0" w:color="auto"/>
          </w:divBdr>
        </w:div>
        <w:div w:id="751778299">
          <w:marLeft w:val="480"/>
          <w:marRight w:val="0"/>
          <w:marTop w:val="0"/>
          <w:marBottom w:val="0"/>
          <w:divBdr>
            <w:top w:val="none" w:sz="0" w:space="0" w:color="auto"/>
            <w:left w:val="none" w:sz="0" w:space="0" w:color="auto"/>
            <w:bottom w:val="none" w:sz="0" w:space="0" w:color="auto"/>
            <w:right w:val="none" w:sz="0" w:space="0" w:color="auto"/>
          </w:divBdr>
        </w:div>
        <w:div w:id="766854102">
          <w:marLeft w:val="480"/>
          <w:marRight w:val="0"/>
          <w:marTop w:val="0"/>
          <w:marBottom w:val="0"/>
          <w:divBdr>
            <w:top w:val="none" w:sz="0" w:space="0" w:color="auto"/>
            <w:left w:val="none" w:sz="0" w:space="0" w:color="auto"/>
            <w:bottom w:val="none" w:sz="0" w:space="0" w:color="auto"/>
            <w:right w:val="none" w:sz="0" w:space="0" w:color="auto"/>
          </w:divBdr>
        </w:div>
        <w:div w:id="774130429">
          <w:marLeft w:val="480"/>
          <w:marRight w:val="0"/>
          <w:marTop w:val="0"/>
          <w:marBottom w:val="0"/>
          <w:divBdr>
            <w:top w:val="none" w:sz="0" w:space="0" w:color="auto"/>
            <w:left w:val="none" w:sz="0" w:space="0" w:color="auto"/>
            <w:bottom w:val="none" w:sz="0" w:space="0" w:color="auto"/>
            <w:right w:val="none" w:sz="0" w:space="0" w:color="auto"/>
          </w:divBdr>
        </w:div>
        <w:div w:id="829911233">
          <w:marLeft w:val="480"/>
          <w:marRight w:val="0"/>
          <w:marTop w:val="0"/>
          <w:marBottom w:val="0"/>
          <w:divBdr>
            <w:top w:val="none" w:sz="0" w:space="0" w:color="auto"/>
            <w:left w:val="none" w:sz="0" w:space="0" w:color="auto"/>
            <w:bottom w:val="none" w:sz="0" w:space="0" w:color="auto"/>
            <w:right w:val="none" w:sz="0" w:space="0" w:color="auto"/>
          </w:divBdr>
        </w:div>
        <w:div w:id="863396987">
          <w:marLeft w:val="480"/>
          <w:marRight w:val="0"/>
          <w:marTop w:val="0"/>
          <w:marBottom w:val="0"/>
          <w:divBdr>
            <w:top w:val="none" w:sz="0" w:space="0" w:color="auto"/>
            <w:left w:val="none" w:sz="0" w:space="0" w:color="auto"/>
            <w:bottom w:val="none" w:sz="0" w:space="0" w:color="auto"/>
            <w:right w:val="none" w:sz="0" w:space="0" w:color="auto"/>
          </w:divBdr>
        </w:div>
      </w:divsChild>
    </w:div>
    <w:div w:id="912080076">
      <w:bodyDiv w:val="1"/>
      <w:marLeft w:val="0"/>
      <w:marRight w:val="0"/>
      <w:marTop w:val="0"/>
      <w:marBottom w:val="0"/>
      <w:divBdr>
        <w:top w:val="none" w:sz="0" w:space="0" w:color="auto"/>
        <w:left w:val="none" w:sz="0" w:space="0" w:color="auto"/>
        <w:bottom w:val="none" w:sz="0" w:space="0" w:color="auto"/>
        <w:right w:val="none" w:sz="0" w:space="0" w:color="auto"/>
      </w:divBdr>
    </w:div>
    <w:div w:id="912199750">
      <w:bodyDiv w:val="1"/>
      <w:marLeft w:val="0"/>
      <w:marRight w:val="0"/>
      <w:marTop w:val="0"/>
      <w:marBottom w:val="0"/>
      <w:divBdr>
        <w:top w:val="none" w:sz="0" w:space="0" w:color="auto"/>
        <w:left w:val="none" w:sz="0" w:space="0" w:color="auto"/>
        <w:bottom w:val="none" w:sz="0" w:space="0" w:color="auto"/>
        <w:right w:val="none" w:sz="0" w:space="0" w:color="auto"/>
      </w:divBdr>
    </w:div>
    <w:div w:id="912200129">
      <w:bodyDiv w:val="1"/>
      <w:marLeft w:val="0"/>
      <w:marRight w:val="0"/>
      <w:marTop w:val="0"/>
      <w:marBottom w:val="0"/>
      <w:divBdr>
        <w:top w:val="none" w:sz="0" w:space="0" w:color="auto"/>
        <w:left w:val="none" w:sz="0" w:space="0" w:color="auto"/>
        <w:bottom w:val="none" w:sz="0" w:space="0" w:color="auto"/>
        <w:right w:val="none" w:sz="0" w:space="0" w:color="auto"/>
      </w:divBdr>
    </w:div>
    <w:div w:id="912352358">
      <w:bodyDiv w:val="1"/>
      <w:marLeft w:val="0"/>
      <w:marRight w:val="0"/>
      <w:marTop w:val="0"/>
      <w:marBottom w:val="0"/>
      <w:divBdr>
        <w:top w:val="none" w:sz="0" w:space="0" w:color="auto"/>
        <w:left w:val="none" w:sz="0" w:space="0" w:color="auto"/>
        <w:bottom w:val="none" w:sz="0" w:space="0" w:color="auto"/>
        <w:right w:val="none" w:sz="0" w:space="0" w:color="auto"/>
      </w:divBdr>
    </w:div>
    <w:div w:id="912352818">
      <w:bodyDiv w:val="1"/>
      <w:marLeft w:val="0"/>
      <w:marRight w:val="0"/>
      <w:marTop w:val="0"/>
      <w:marBottom w:val="0"/>
      <w:divBdr>
        <w:top w:val="none" w:sz="0" w:space="0" w:color="auto"/>
        <w:left w:val="none" w:sz="0" w:space="0" w:color="auto"/>
        <w:bottom w:val="none" w:sz="0" w:space="0" w:color="auto"/>
        <w:right w:val="none" w:sz="0" w:space="0" w:color="auto"/>
      </w:divBdr>
    </w:div>
    <w:div w:id="912396858">
      <w:bodyDiv w:val="1"/>
      <w:marLeft w:val="0"/>
      <w:marRight w:val="0"/>
      <w:marTop w:val="0"/>
      <w:marBottom w:val="0"/>
      <w:divBdr>
        <w:top w:val="none" w:sz="0" w:space="0" w:color="auto"/>
        <w:left w:val="none" w:sz="0" w:space="0" w:color="auto"/>
        <w:bottom w:val="none" w:sz="0" w:space="0" w:color="auto"/>
        <w:right w:val="none" w:sz="0" w:space="0" w:color="auto"/>
      </w:divBdr>
    </w:div>
    <w:div w:id="912469023">
      <w:bodyDiv w:val="1"/>
      <w:marLeft w:val="0"/>
      <w:marRight w:val="0"/>
      <w:marTop w:val="0"/>
      <w:marBottom w:val="0"/>
      <w:divBdr>
        <w:top w:val="none" w:sz="0" w:space="0" w:color="auto"/>
        <w:left w:val="none" w:sz="0" w:space="0" w:color="auto"/>
        <w:bottom w:val="none" w:sz="0" w:space="0" w:color="auto"/>
        <w:right w:val="none" w:sz="0" w:space="0" w:color="auto"/>
      </w:divBdr>
    </w:div>
    <w:div w:id="912546782">
      <w:bodyDiv w:val="1"/>
      <w:marLeft w:val="0"/>
      <w:marRight w:val="0"/>
      <w:marTop w:val="0"/>
      <w:marBottom w:val="0"/>
      <w:divBdr>
        <w:top w:val="none" w:sz="0" w:space="0" w:color="auto"/>
        <w:left w:val="none" w:sz="0" w:space="0" w:color="auto"/>
        <w:bottom w:val="none" w:sz="0" w:space="0" w:color="auto"/>
        <w:right w:val="none" w:sz="0" w:space="0" w:color="auto"/>
      </w:divBdr>
    </w:div>
    <w:div w:id="912668267">
      <w:bodyDiv w:val="1"/>
      <w:marLeft w:val="0"/>
      <w:marRight w:val="0"/>
      <w:marTop w:val="0"/>
      <w:marBottom w:val="0"/>
      <w:divBdr>
        <w:top w:val="none" w:sz="0" w:space="0" w:color="auto"/>
        <w:left w:val="none" w:sz="0" w:space="0" w:color="auto"/>
        <w:bottom w:val="none" w:sz="0" w:space="0" w:color="auto"/>
        <w:right w:val="none" w:sz="0" w:space="0" w:color="auto"/>
      </w:divBdr>
    </w:div>
    <w:div w:id="912810635">
      <w:bodyDiv w:val="1"/>
      <w:marLeft w:val="0"/>
      <w:marRight w:val="0"/>
      <w:marTop w:val="0"/>
      <w:marBottom w:val="0"/>
      <w:divBdr>
        <w:top w:val="none" w:sz="0" w:space="0" w:color="auto"/>
        <w:left w:val="none" w:sz="0" w:space="0" w:color="auto"/>
        <w:bottom w:val="none" w:sz="0" w:space="0" w:color="auto"/>
        <w:right w:val="none" w:sz="0" w:space="0" w:color="auto"/>
      </w:divBdr>
    </w:div>
    <w:div w:id="912815197">
      <w:bodyDiv w:val="1"/>
      <w:marLeft w:val="0"/>
      <w:marRight w:val="0"/>
      <w:marTop w:val="0"/>
      <w:marBottom w:val="0"/>
      <w:divBdr>
        <w:top w:val="none" w:sz="0" w:space="0" w:color="auto"/>
        <w:left w:val="none" w:sz="0" w:space="0" w:color="auto"/>
        <w:bottom w:val="none" w:sz="0" w:space="0" w:color="auto"/>
        <w:right w:val="none" w:sz="0" w:space="0" w:color="auto"/>
      </w:divBdr>
    </w:div>
    <w:div w:id="912856103">
      <w:bodyDiv w:val="1"/>
      <w:marLeft w:val="0"/>
      <w:marRight w:val="0"/>
      <w:marTop w:val="0"/>
      <w:marBottom w:val="0"/>
      <w:divBdr>
        <w:top w:val="none" w:sz="0" w:space="0" w:color="auto"/>
        <w:left w:val="none" w:sz="0" w:space="0" w:color="auto"/>
        <w:bottom w:val="none" w:sz="0" w:space="0" w:color="auto"/>
        <w:right w:val="none" w:sz="0" w:space="0" w:color="auto"/>
      </w:divBdr>
    </w:div>
    <w:div w:id="912930231">
      <w:bodyDiv w:val="1"/>
      <w:marLeft w:val="0"/>
      <w:marRight w:val="0"/>
      <w:marTop w:val="0"/>
      <w:marBottom w:val="0"/>
      <w:divBdr>
        <w:top w:val="none" w:sz="0" w:space="0" w:color="auto"/>
        <w:left w:val="none" w:sz="0" w:space="0" w:color="auto"/>
        <w:bottom w:val="none" w:sz="0" w:space="0" w:color="auto"/>
        <w:right w:val="none" w:sz="0" w:space="0" w:color="auto"/>
      </w:divBdr>
    </w:div>
    <w:div w:id="913008213">
      <w:bodyDiv w:val="1"/>
      <w:marLeft w:val="0"/>
      <w:marRight w:val="0"/>
      <w:marTop w:val="0"/>
      <w:marBottom w:val="0"/>
      <w:divBdr>
        <w:top w:val="none" w:sz="0" w:space="0" w:color="auto"/>
        <w:left w:val="none" w:sz="0" w:space="0" w:color="auto"/>
        <w:bottom w:val="none" w:sz="0" w:space="0" w:color="auto"/>
        <w:right w:val="none" w:sz="0" w:space="0" w:color="auto"/>
      </w:divBdr>
    </w:div>
    <w:div w:id="913049123">
      <w:bodyDiv w:val="1"/>
      <w:marLeft w:val="0"/>
      <w:marRight w:val="0"/>
      <w:marTop w:val="0"/>
      <w:marBottom w:val="0"/>
      <w:divBdr>
        <w:top w:val="none" w:sz="0" w:space="0" w:color="auto"/>
        <w:left w:val="none" w:sz="0" w:space="0" w:color="auto"/>
        <w:bottom w:val="none" w:sz="0" w:space="0" w:color="auto"/>
        <w:right w:val="none" w:sz="0" w:space="0" w:color="auto"/>
      </w:divBdr>
    </w:div>
    <w:div w:id="913197080">
      <w:bodyDiv w:val="1"/>
      <w:marLeft w:val="0"/>
      <w:marRight w:val="0"/>
      <w:marTop w:val="0"/>
      <w:marBottom w:val="0"/>
      <w:divBdr>
        <w:top w:val="none" w:sz="0" w:space="0" w:color="auto"/>
        <w:left w:val="none" w:sz="0" w:space="0" w:color="auto"/>
        <w:bottom w:val="none" w:sz="0" w:space="0" w:color="auto"/>
        <w:right w:val="none" w:sz="0" w:space="0" w:color="auto"/>
      </w:divBdr>
    </w:div>
    <w:div w:id="913202802">
      <w:bodyDiv w:val="1"/>
      <w:marLeft w:val="0"/>
      <w:marRight w:val="0"/>
      <w:marTop w:val="0"/>
      <w:marBottom w:val="0"/>
      <w:divBdr>
        <w:top w:val="none" w:sz="0" w:space="0" w:color="auto"/>
        <w:left w:val="none" w:sz="0" w:space="0" w:color="auto"/>
        <w:bottom w:val="none" w:sz="0" w:space="0" w:color="auto"/>
        <w:right w:val="none" w:sz="0" w:space="0" w:color="auto"/>
      </w:divBdr>
      <w:divsChild>
        <w:div w:id="8144865">
          <w:marLeft w:val="480"/>
          <w:marRight w:val="0"/>
          <w:marTop w:val="0"/>
          <w:marBottom w:val="0"/>
          <w:divBdr>
            <w:top w:val="none" w:sz="0" w:space="0" w:color="auto"/>
            <w:left w:val="none" w:sz="0" w:space="0" w:color="auto"/>
            <w:bottom w:val="none" w:sz="0" w:space="0" w:color="auto"/>
            <w:right w:val="none" w:sz="0" w:space="0" w:color="auto"/>
          </w:divBdr>
        </w:div>
        <w:div w:id="97062354">
          <w:marLeft w:val="480"/>
          <w:marRight w:val="0"/>
          <w:marTop w:val="0"/>
          <w:marBottom w:val="0"/>
          <w:divBdr>
            <w:top w:val="none" w:sz="0" w:space="0" w:color="auto"/>
            <w:left w:val="none" w:sz="0" w:space="0" w:color="auto"/>
            <w:bottom w:val="none" w:sz="0" w:space="0" w:color="auto"/>
            <w:right w:val="none" w:sz="0" w:space="0" w:color="auto"/>
          </w:divBdr>
        </w:div>
        <w:div w:id="115489621">
          <w:marLeft w:val="480"/>
          <w:marRight w:val="0"/>
          <w:marTop w:val="0"/>
          <w:marBottom w:val="0"/>
          <w:divBdr>
            <w:top w:val="none" w:sz="0" w:space="0" w:color="auto"/>
            <w:left w:val="none" w:sz="0" w:space="0" w:color="auto"/>
            <w:bottom w:val="none" w:sz="0" w:space="0" w:color="auto"/>
            <w:right w:val="none" w:sz="0" w:space="0" w:color="auto"/>
          </w:divBdr>
        </w:div>
        <w:div w:id="124348387">
          <w:marLeft w:val="480"/>
          <w:marRight w:val="0"/>
          <w:marTop w:val="0"/>
          <w:marBottom w:val="0"/>
          <w:divBdr>
            <w:top w:val="none" w:sz="0" w:space="0" w:color="auto"/>
            <w:left w:val="none" w:sz="0" w:space="0" w:color="auto"/>
            <w:bottom w:val="none" w:sz="0" w:space="0" w:color="auto"/>
            <w:right w:val="none" w:sz="0" w:space="0" w:color="auto"/>
          </w:divBdr>
        </w:div>
        <w:div w:id="125900340">
          <w:marLeft w:val="480"/>
          <w:marRight w:val="0"/>
          <w:marTop w:val="0"/>
          <w:marBottom w:val="0"/>
          <w:divBdr>
            <w:top w:val="none" w:sz="0" w:space="0" w:color="auto"/>
            <w:left w:val="none" w:sz="0" w:space="0" w:color="auto"/>
            <w:bottom w:val="none" w:sz="0" w:space="0" w:color="auto"/>
            <w:right w:val="none" w:sz="0" w:space="0" w:color="auto"/>
          </w:divBdr>
        </w:div>
        <w:div w:id="190269211">
          <w:marLeft w:val="480"/>
          <w:marRight w:val="0"/>
          <w:marTop w:val="0"/>
          <w:marBottom w:val="0"/>
          <w:divBdr>
            <w:top w:val="none" w:sz="0" w:space="0" w:color="auto"/>
            <w:left w:val="none" w:sz="0" w:space="0" w:color="auto"/>
            <w:bottom w:val="none" w:sz="0" w:space="0" w:color="auto"/>
            <w:right w:val="none" w:sz="0" w:space="0" w:color="auto"/>
          </w:divBdr>
        </w:div>
        <w:div w:id="210196212">
          <w:marLeft w:val="480"/>
          <w:marRight w:val="0"/>
          <w:marTop w:val="0"/>
          <w:marBottom w:val="0"/>
          <w:divBdr>
            <w:top w:val="none" w:sz="0" w:space="0" w:color="auto"/>
            <w:left w:val="none" w:sz="0" w:space="0" w:color="auto"/>
            <w:bottom w:val="none" w:sz="0" w:space="0" w:color="auto"/>
            <w:right w:val="none" w:sz="0" w:space="0" w:color="auto"/>
          </w:divBdr>
        </w:div>
        <w:div w:id="211818886">
          <w:marLeft w:val="480"/>
          <w:marRight w:val="0"/>
          <w:marTop w:val="0"/>
          <w:marBottom w:val="0"/>
          <w:divBdr>
            <w:top w:val="none" w:sz="0" w:space="0" w:color="auto"/>
            <w:left w:val="none" w:sz="0" w:space="0" w:color="auto"/>
            <w:bottom w:val="none" w:sz="0" w:space="0" w:color="auto"/>
            <w:right w:val="none" w:sz="0" w:space="0" w:color="auto"/>
          </w:divBdr>
        </w:div>
        <w:div w:id="231814858">
          <w:marLeft w:val="480"/>
          <w:marRight w:val="0"/>
          <w:marTop w:val="0"/>
          <w:marBottom w:val="0"/>
          <w:divBdr>
            <w:top w:val="none" w:sz="0" w:space="0" w:color="auto"/>
            <w:left w:val="none" w:sz="0" w:space="0" w:color="auto"/>
            <w:bottom w:val="none" w:sz="0" w:space="0" w:color="auto"/>
            <w:right w:val="none" w:sz="0" w:space="0" w:color="auto"/>
          </w:divBdr>
        </w:div>
        <w:div w:id="282150087">
          <w:marLeft w:val="480"/>
          <w:marRight w:val="0"/>
          <w:marTop w:val="0"/>
          <w:marBottom w:val="0"/>
          <w:divBdr>
            <w:top w:val="none" w:sz="0" w:space="0" w:color="auto"/>
            <w:left w:val="none" w:sz="0" w:space="0" w:color="auto"/>
            <w:bottom w:val="none" w:sz="0" w:space="0" w:color="auto"/>
            <w:right w:val="none" w:sz="0" w:space="0" w:color="auto"/>
          </w:divBdr>
        </w:div>
        <w:div w:id="422605669">
          <w:marLeft w:val="480"/>
          <w:marRight w:val="0"/>
          <w:marTop w:val="0"/>
          <w:marBottom w:val="0"/>
          <w:divBdr>
            <w:top w:val="none" w:sz="0" w:space="0" w:color="auto"/>
            <w:left w:val="none" w:sz="0" w:space="0" w:color="auto"/>
            <w:bottom w:val="none" w:sz="0" w:space="0" w:color="auto"/>
            <w:right w:val="none" w:sz="0" w:space="0" w:color="auto"/>
          </w:divBdr>
        </w:div>
        <w:div w:id="444740795">
          <w:marLeft w:val="480"/>
          <w:marRight w:val="0"/>
          <w:marTop w:val="0"/>
          <w:marBottom w:val="0"/>
          <w:divBdr>
            <w:top w:val="none" w:sz="0" w:space="0" w:color="auto"/>
            <w:left w:val="none" w:sz="0" w:space="0" w:color="auto"/>
            <w:bottom w:val="none" w:sz="0" w:space="0" w:color="auto"/>
            <w:right w:val="none" w:sz="0" w:space="0" w:color="auto"/>
          </w:divBdr>
        </w:div>
        <w:div w:id="503591302">
          <w:marLeft w:val="480"/>
          <w:marRight w:val="0"/>
          <w:marTop w:val="0"/>
          <w:marBottom w:val="0"/>
          <w:divBdr>
            <w:top w:val="none" w:sz="0" w:space="0" w:color="auto"/>
            <w:left w:val="none" w:sz="0" w:space="0" w:color="auto"/>
            <w:bottom w:val="none" w:sz="0" w:space="0" w:color="auto"/>
            <w:right w:val="none" w:sz="0" w:space="0" w:color="auto"/>
          </w:divBdr>
        </w:div>
        <w:div w:id="518735837">
          <w:marLeft w:val="480"/>
          <w:marRight w:val="0"/>
          <w:marTop w:val="0"/>
          <w:marBottom w:val="0"/>
          <w:divBdr>
            <w:top w:val="none" w:sz="0" w:space="0" w:color="auto"/>
            <w:left w:val="none" w:sz="0" w:space="0" w:color="auto"/>
            <w:bottom w:val="none" w:sz="0" w:space="0" w:color="auto"/>
            <w:right w:val="none" w:sz="0" w:space="0" w:color="auto"/>
          </w:divBdr>
        </w:div>
        <w:div w:id="543715934">
          <w:marLeft w:val="480"/>
          <w:marRight w:val="0"/>
          <w:marTop w:val="0"/>
          <w:marBottom w:val="0"/>
          <w:divBdr>
            <w:top w:val="none" w:sz="0" w:space="0" w:color="auto"/>
            <w:left w:val="none" w:sz="0" w:space="0" w:color="auto"/>
            <w:bottom w:val="none" w:sz="0" w:space="0" w:color="auto"/>
            <w:right w:val="none" w:sz="0" w:space="0" w:color="auto"/>
          </w:divBdr>
        </w:div>
        <w:div w:id="554050986">
          <w:marLeft w:val="480"/>
          <w:marRight w:val="0"/>
          <w:marTop w:val="0"/>
          <w:marBottom w:val="0"/>
          <w:divBdr>
            <w:top w:val="none" w:sz="0" w:space="0" w:color="auto"/>
            <w:left w:val="none" w:sz="0" w:space="0" w:color="auto"/>
            <w:bottom w:val="none" w:sz="0" w:space="0" w:color="auto"/>
            <w:right w:val="none" w:sz="0" w:space="0" w:color="auto"/>
          </w:divBdr>
        </w:div>
        <w:div w:id="563875490">
          <w:marLeft w:val="480"/>
          <w:marRight w:val="0"/>
          <w:marTop w:val="0"/>
          <w:marBottom w:val="0"/>
          <w:divBdr>
            <w:top w:val="none" w:sz="0" w:space="0" w:color="auto"/>
            <w:left w:val="none" w:sz="0" w:space="0" w:color="auto"/>
            <w:bottom w:val="none" w:sz="0" w:space="0" w:color="auto"/>
            <w:right w:val="none" w:sz="0" w:space="0" w:color="auto"/>
          </w:divBdr>
        </w:div>
        <w:div w:id="624233203">
          <w:marLeft w:val="480"/>
          <w:marRight w:val="0"/>
          <w:marTop w:val="0"/>
          <w:marBottom w:val="0"/>
          <w:divBdr>
            <w:top w:val="none" w:sz="0" w:space="0" w:color="auto"/>
            <w:left w:val="none" w:sz="0" w:space="0" w:color="auto"/>
            <w:bottom w:val="none" w:sz="0" w:space="0" w:color="auto"/>
            <w:right w:val="none" w:sz="0" w:space="0" w:color="auto"/>
          </w:divBdr>
        </w:div>
        <w:div w:id="637565508">
          <w:marLeft w:val="480"/>
          <w:marRight w:val="0"/>
          <w:marTop w:val="0"/>
          <w:marBottom w:val="0"/>
          <w:divBdr>
            <w:top w:val="none" w:sz="0" w:space="0" w:color="auto"/>
            <w:left w:val="none" w:sz="0" w:space="0" w:color="auto"/>
            <w:bottom w:val="none" w:sz="0" w:space="0" w:color="auto"/>
            <w:right w:val="none" w:sz="0" w:space="0" w:color="auto"/>
          </w:divBdr>
        </w:div>
        <w:div w:id="654989811">
          <w:marLeft w:val="480"/>
          <w:marRight w:val="0"/>
          <w:marTop w:val="0"/>
          <w:marBottom w:val="0"/>
          <w:divBdr>
            <w:top w:val="none" w:sz="0" w:space="0" w:color="auto"/>
            <w:left w:val="none" w:sz="0" w:space="0" w:color="auto"/>
            <w:bottom w:val="none" w:sz="0" w:space="0" w:color="auto"/>
            <w:right w:val="none" w:sz="0" w:space="0" w:color="auto"/>
          </w:divBdr>
        </w:div>
        <w:div w:id="664555928">
          <w:marLeft w:val="480"/>
          <w:marRight w:val="0"/>
          <w:marTop w:val="0"/>
          <w:marBottom w:val="0"/>
          <w:divBdr>
            <w:top w:val="none" w:sz="0" w:space="0" w:color="auto"/>
            <w:left w:val="none" w:sz="0" w:space="0" w:color="auto"/>
            <w:bottom w:val="none" w:sz="0" w:space="0" w:color="auto"/>
            <w:right w:val="none" w:sz="0" w:space="0" w:color="auto"/>
          </w:divBdr>
        </w:div>
        <w:div w:id="676424322">
          <w:marLeft w:val="480"/>
          <w:marRight w:val="0"/>
          <w:marTop w:val="0"/>
          <w:marBottom w:val="0"/>
          <w:divBdr>
            <w:top w:val="none" w:sz="0" w:space="0" w:color="auto"/>
            <w:left w:val="none" w:sz="0" w:space="0" w:color="auto"/>
            <w:bottom w:val="none" w:sz="0" w:space="0" w:color="auto"/>
            <w:right w:val="none" w:sz="0" w:space="0" w:color="auto"/>
          </w:divBdr>
        </w:div>
        <w:div w:id="734284921">
          <w:marLeft w:val="480"/>
          <w:marRight w:val="0"/>
          <w:marTop w:val="0"/>
          <w:marBottom w:val="0"/>
          <w:divBdr>
            <w:top w:val="none" w:sz="0" w:space="0" w:color="auto"/>
            <w:left w:val="none" w:sz="0" w:space="0" w:color="auto"/>
            <w:bottom w:val="none" w:sz="0" w:space="0" w:color="auto"/>
            <w:right w:val="none" w:sz="0" w:space="0" w:color="auto"/>
          </w:divBdr>
        </w:div>
        <w:div w:id="771317250">
          <w:marLeft w:val="480"/>
          <w:marRight w:val="0"/>
          <w:marTop w:val="0"/>
          <w:marBottom w:val="0"/>
          <w:divBdr>
            <w:top w:val="none" w:sz="0" w:space="0" w:color="auto"/>
            <w:left w:val="none" w:sz="0" w:space="0" w:color="auto"/>
            <w:bottom w:val="none" w:sz="0" w:space="0" w:color="auto"/>
            <w:right w:val="none" w:sz="0" w:space="0" w:color="auto"/>
          </w:divBdr>
        </w:div>
        <w:div w:id="792165441">
          <w:marLeft w:val="480"/>
          <w:marRight w:val="0"/>
          <w:marTop w:val="0"/>
          <w:marBottom w:val="0"/>
          <w:divBdr>
            <w:top w:val="none" w:sz="0" w:space="0" w:color="auto"/>
            <w:left w:val="none" w:sz="0" w:space="0" w:color="auto"/>
            <w:bottom w:val="none" w:sz="0" w:space="0" w:color="auto"/>
            <w:right w:val="none" w:sz="0" w:space="0" w:color="auto"/>
          </w:divBdr>
        </w:div>
        <w:div w:id="891429025">
          <w:marLeft w:val="480"/>
          <w:marRight w:val="0"/>
          <w:marTop w:val="0"/>
          <w:marBottom w:val="0"/>
          <w:divBdr>
            <w:top w:val="none" w:sz="0" w:space="0" w:color="auto"/>
            <w:left w:val="none" w:sz="0" w:space="0" w:color="auto"/>
            <w:bottom w:val="none" w:sz="0" w:space="0" w:color="auto"/>
            <w:right w:val="none" w:sz="0" w:space="0" w:color="auto"/>
          </w:divBdr>
        </w:div>
      </w:divsChild>
    </w:div>
    <w:div w:id="913203398">
      <w:bodyDiv w:val="1"/>
      <w:marLeft w:val="0"/>
      <w:marRight w:val="0"/>
      <w:marTop w:val="0"/>
      <w:marBottom w:val="0"/>
      <w:divBdr>
        <w:top w:val="none" w:sz="0" w:space="0" w:color="auto"/>
        <w:left w:val="none" w:sz="0" w:space="0" w:color="auto"/>
        <w:bottom w:val="none" w:sz="0" w:space="0" w:color="auto"/>
        <w:right w:val="none" w:sz="0" w:space="0" w:color="auto"/>
      </w:divBdr>
    </w:div>
    <w:div w:id="913203613">
      <w:bodyDiv w:val="1"/>
      <w:marLeft w:val="0"/>
      <w:marRight w:val="0"/>
      <w:marTop w:val="0"/>
      <w:marBottom w:val="0"/>
      <w:divBdr>
        <w:top w:val="none" w:sz="0" w:space="0" w:color="auto"/>
        <w:left w:val="none" w:sz="0" w:space="0" w:color="auto"/>
        <w:bottom w:val="none" w:sz="0" w:space="0" w:color="auto"/>
        <w:right w:val="none" w:sz="0" w:space="0" w:color="auto"/>
      </w:divBdr>
    </w:div>
    <w:div w:id="913205233">
      <w:bodyDiv w:val="1"/>
      <w:marLeft w:val="0"/>
      <w:marRight w:val="0"/>
      <w:marTop w:val="0"/>
      <w:marBottom w:val="0"/>
      <w:divBdr>
        <w:top w:val="none" w:sz="0" w:space="0" w:color="auto"/>
        <w:left w:val="none" w:sz="0" w:space="0" w:color="auto"/>
        <w:bottom w:val="none" w:sz="0" w:space="0" w:color="auto"/>
        <w:right w:val="none" w:sz="0" w:space="0" w:color="auto"/>
      </w:divBdr>
    </w:div>
    <w:div w:id="913317143">
      <w:bodyDiv w:val="1"/>
      <w:marLeft w:val="0"/>
      <w:marRight w:val="0"/>
      <w:marTop w:val="0"/>
      <w:marBottom w:val="0"/>
      <w:divBdr>
        <w:top w:val="none" w:sz="0" w:space="0" w:color="auto"/>
        <w:left w:val="none" w:sz="0" w:space="0" w:color="auto"/>
        <w:bottom w:val="none" w:sz="0" w:space="0" w:color="auto"/>
        <w:right w:val="none" w:sz="0" w:space="0" w:color="auto"/>
      </w:divBdr>
    </w:div>
    <w:div w:id="913317505">
      <w:bodyDiv w:val="1"/>
      <w:marLeft w:val="0"/>
      <w:marRight w:val="0"/>
      <w:marTop w:val="0"/>
      <w:marBottom w:val="0"/>
      <w:divBdr>
        <w:top w:val="none" w:sz="0" w:space="0" w:color="auto"/>
        <w:left w:val="none" w:sz="0" w:space="0" w:color="auto"/>
        <w:bottom w:val="none" w:sz="0" w:space="0" w:color="auto"/>
        <w:right w:val="none" w:sz="0" w:space="0" w:color="auto"/>
      </w:divBdr>
    </w:div>
    <w:div w:id="913467324">
      <w:bodyDiv w:val="1"/>
      <w:marLeft w:val="0"/>
      <w:marRight w:val="0"/>
      <w:marTop w:val="0"/>
      <w:marBottom w:val="0"/>
      <w:divBdr>
        <w:top w:val="none" w:sz="0" w:space="0" w:color="auto"/>
        <w:left w:val="none" w:sz="0" w:space="0" w:color="auto"/>
        <w:bottom w:val="none" w:sz="0" w:space="0" w:color="auto"/>
        <w:right w:val="none" w:sz="0" w:space="0" w:color="auto"/>
      </w:divBdr>
    </w:div>
    <w:div w:id="913517126">
      <w:bodyDiv w:val="1"/>
      <w:marLeft w:val="0"/>
      <w:marRight w:val="0"/>
      <w:marTop w:val="0"/>
      <w:marBottom w:val="0"/>
      <w:divBdr>
        <w:top w:val="none" w:sz="0" w:space="0" w:color="auto"/>
        <w:left w:val="none" w:sz="0" w:space="0" w:color="auto"/>
        <w:bottom w:val="none" w:sz="0" w:space="0" w:color="auto"/>
        <w:right w:val="none" w:sz="0" w:space="0" w:color="auto"/>
      </w:divBdr>
    </w:div>
    <w:div w:id="913590492">
      <w:bodyDiv w:val="1"/>
      <w:marLeft w:val="0"/>
      <w:marRight w:val="0"/>
      <w:marTop w:val="0"/>
      <w:marBottom w:val="0"/>
      <w:divBdr>
        <w:top w:val="none" w:sz="0" w:space="0" w:color="auto"/>
        <w:left w:val="none" w:sz="0" w:space="0" w:color="auto"/>
        <w:bottom w:val="none" w:sz="0" w:space="0" w:color="auto"/>
        <w:right w:val="none" w:sz="0" w:space="0" w:color="auto"/>
      </w:divBdr>
    </w:div>
    <w:div w:id="913666477">
      <w:bodyDiv w:val="1"/>
      <w:marLeft w:val="0"/>
      <w:marRight w:val="0"/>
      <w:marTop w:val="0"/>
      <w:marBottom w:val="0"/>
      <w:divBdr>
        <w:top w:val="none" w:sz="0" w:space="0" w:color="auto"/>
        <w:left w:val="none" w:sz="0" w:space="0" w:color="auto"/>
        <w:bottom w:val="none" w:sz="0" w:space="0" w:color="auto"/>
        <w:right w:val="none" w:sz="0" w:space="0" w:color="auto"/>
      </w:divBdr>
    </w:div>
    <w:div w:id="913705128">
      <w:bodyDiv w:val="1"/>
      <w:marLeft w:val="0"/>
      <w:marRight w:val="0"/>
      <w:marTop w:val="0"/>
      <w:marBottom w:val="0"/>
      <w:divBdr>
        <w:top w:val="none" w:sz="0" w:space="0" w:color="auto"/>
        <w:left w:val="none" w:sz="0" w:space="0" w:color="auto"/>
        <w:bottom w:val="none" w:sz="0" w:space="0" w:color="auto"/>
        <w:right w:val="none" w:sz="0" w:space="0" w:color="auto"/>
      </w:divBdr>
    </w:div>
    <w:div w:id="913778024">
      <w:bodyDiv w:val="1"/>
      <w:marLeft w:val="0"/>
      <w:marRight w:val="0"/>
      <w:marTop w:val="0"/>
      <w:marBottom w:val="0"/>
      <w:divBdr>
        <w:top w:val="none" w:sz="0" w:space="0" w:color="auto"/>
        <w:left w:val="none" w:sz="0" w:space="0" w:color="auto"/>
        <w:bottom w:val="none" w:sz="0" w:space="0" w:color="auto"/>
        <w:right w:val="none" w:sz="0" w:space="0" w:color="auto"/>
      </w:divBdr>
    </w:div>
    <w:div w:id="913783858">
      <w:bodyDiv w:val="1"/>
      <w:marLeft w:val="0"/>
      <w:marRight w:val="0"/>
      <w:marTop w:val="0"/>
      <w:marBottom w:val="0"/>
      <w:divBdr>
        <w:top w:val="none" w:sz="0" w:space="0" w:color="auto"/>
        <w:left w:val="none" w:sz="0" w:space="0" w:color="auto"/>
        <w:bottom w:val="none" w:sz="0" w:space="0" w:color="auto"/>
        <w:right w:val="none" w:sz="0" w:space="0" w:color="auto"/>
      </w:divBdr>
    </w:div>
    <w:div w:id="913784454">
      <w:bodyDiv w:val="1"/>
      <w:marLeft w:val="0"/>
      <w:marRight w:val="0"/>
      <w:marTop w:val="0"/>
      <w:marBottom w:val="0"/>
      <w:divBdr>
        <w:top w:val="none" w:sz="0" w:space="0" w:color="auto"/>
        <w:left w:val="none" w:sz="0" w:space="0" w:color="auto"/>
        <w:bottom w:val="none" w:sz="0" w:space="0" w:color="auto"/>
        <w:right w:val="none" w:sz="0" w:space="0" w:color="auto"/>
      </w:divBdr>
    </w:div>
    <w:div w:id="913860435">
      <w:bodyDiv w:val="1"/>
      <w:marLeft w:val="0"/>
      <w:marRight w:val="0"/>
      <w:marTop w:val="0"/>
      <w:marBottom w:val="0"/>
      <w:divBdr>
        <w:top w:val="none" w:sz="0" w:space="0" w:color="auto"/>
        <w:left w:val="none" w:sz="0" w:space="0" w:color="auto"/>
        <w:bottom w:val="none" w:sz="0" w:space="0" w:color="auto"/>
        <w:right w:val="none" w:sz="0" w:space="0" w:color="auto"/>
      </w:divBdr>
    </w:div>
    <w:div w:id="913927945">
      <w:bodyDiv w:val="1"/>
      <w:marLeft w:val="0"/>
      <w:marRight w:val="0"/>
      <w:marTop w:val="0"/>
      <w:marBottom w:val="0"/>
      <w:divBdr>
        <w:top w:val="none" w:sz="0" w:space="0" w:color="auto"/>
        <w:left w:val="none" w:sz="0" w:space="0" w:color="auto"/>
        <w:bottom w:val="none" w:sz="0" w:space="0" w:color="auto"/>
        <w:right w:val="none" w:sz="0" w:space="0" w:color="auto"/>
      </w:divBdr>
    </w:div>
    <w:div w:id="913927980">
      <w:bodyDiv w:val="1"/>
      <w:marLeft w:val="0"/>
      <w:marRight w:val="0"/>
      <w:marTop w:val="0"/>
      <w:marBottom w:val="0"/>
      <w:divBdr>
        <w:top w:val="none" w:sz="0" w:space="0" w:color="auto"/>
        <w:left w:val="none" w:sz="0" w:space="0" w:color="auto"/>
        <w:bottom w:val="none" w:sz="0" w:space="0" w:color="auto"/>
        <w:right w:val="none" w:sz="0" w:space="0" w:color="auto"/>
      </w:divBdr>
    </w:div>
    <w:div w:id="913930774">
      <w:bodyDiv w:val="1"/>
      <w:marLeft w:val="0"/>
      <w:marRight w:val="0"/>
      <w:marTop w:val="0"/>
      <w:marBottom w:val="0"/>
      <w:divBdr>
        <w:top w:val="none" w:sz="0" w:space="0" w:color="auto"/>
        <w:left w:val="none" w:sz="0" w:space="0" w:color="auto"/>
        <w:bottom w:val="none" w:sz="0" w:space="0" w:color="auto"/>
        <w:right w:val="none" w:sz="0" w:space="0" w:color="auto"/>
      </w:divBdr>
    </w:div>
    <w:div w:id="913971574">
      <w:bodyDiv w:val="1"/>
      <w:marLeft w:val="0"/>
      <w:marRight w:val="0"/>
      <w:marTop w:val="0"/>
      <w:marBottom w:val="0"/>
      <w:divBdr>
        <w:top w:val="none" w:sz="0" w:space="0" w:color="auto"/>
        <w:left w:val="none" w:sz="0" w:space="0" w:color="auto"/>
        <w:bottom w:val="none" w:sz="0" w:space="0" w:color="auto"/>
        <w:right w:val="none" w:sz="0" w:space="0" w:color="auto"/>
      </w:divBdr>
    </w:div>
    <w:div w:id="913972915">
      <w:bodyDiv w:val="1"/>
      <w:marLeft w:val="0"/>
      <w:marRight w:val="0"/>
      <w:marTop w:val="0"/>
      <w:marBottom w:val="0"/>
      <w:divBdr>
        <w:top w:val="none" w:sz="0" w:space="0" w:color="auto"/>
        <w:left w:val="none" w:sz="0" w:space="0" w:color="auto"/>
        <w:bottom w:val="none" w:sz="0" w:space="0" w:color="auto"/>
        <w:right w:val="none" w:sz="0" w:space="0" w:color="auto"/>
      </w:divBdr>
    </w:div>
    <w:div w:id="913976864">
      <w:bodyDiv w:val="1"/>
      <w:marLeft w:val="0"/>
      <w:marRight w:val="0"/>
      <w:marTop w:val="0"/>
      <w:marBottom w:val="0"/>
      <w:divBdr>
        <w:top w:val="none" w:sz="0" w:space="0" w:color="auto"/>
        <w:left w:val="none" w:sz="0" w:space="0" w:color="auto"/>
        <w:bottom w:val="none" w:sz="0" w:space="0" w:color="auto"/>
        <w:right w:val="none" w:sz="0" w:space="0" w:color="auto"/>
      </w:divBdr>
    </w:div>
    <w:div w:id="913978168">
      <w:bodyDiv w:val="1"/>
      <w:marLeft w:val="0"/>
      <w:marRight w:val="0"/>
      <w:marTop w:val="0"/>
      <w:marBottom w:val="0"/>
      <w:divBdr>
        <w:top w:val="none" w:sz="0" w:space="0" w:color="auto"/>
        <w:left w:val="none" w:sz="0" w:space="0" w:color="auto"/>
        <w:bottom w:val="none" w:sz="0" w:space="0" w:color="auto"/>
        <w:right w:val="none" w:sz="0" w:space="0" w:color="auto"/>
      </w:divBdr>
    </w:div>
    <w:div w:id="914125439">
      <w:bodyDiv w:val="1"/>
      <w:marLeft w:val="0"/>
      <w:marRight w:val="0"/>
      <w:marTop w:val="0"/>
      <w:marBottom w:val="0"/>
      <w:divBdr>
        <w:top w:val="none" w:sz="0" w:space="0" w:color="auto"/>
        <w:left w:val="none" w:sz="0" w:space="0" w:color="auto"/>
        <w:bottom w:val="none" w:sz="0" w:space="0" w:color="auto"/>
        <w:right w:val="none" w:sz="0" w:space="0" w:color="auto"/>
      </w:divBdr>
    </w:div>
    <w:div w:id="914320516">
      <w:bodyDiv w:val="1"/>
      <w:marLeft w:val="0"/>
      <w:marRight w:val="0"/>
      <w:marTop w:val="0"/>
      <w:marBottom w:val="0"/>
      <w:divBdr>
        <w:top w:val="none" w:sz="0" w:space="0" w:color="auto"/>
        <w:left w:val="none" w:sz="0" w:space="0" w:color="auto"/>
        <w:bottom w:val="none" w:sz="0" w:space="0" w:color="auto"/>
        <w:right w:val="none" w:sz="0" w:space="0" w:color="auto"/>
      </w:divBdr>
    </w:div>
    <w:div w:id="914436869">
      <w:bodyDiv w:val="1"/>
      <w:marLeft w:val="0"/>
      <w:marRight w:val="0"/>
      <w:marTop w:val="0"/>
      <w:marBottom w:val="0"/>
      <w:divBdr>
        <w:top w:val="none" w:sz="0" w:space="0" w:color="auto"/>
        <w:left w:val="none" w:sz="0" w:space="0" w:color="auto"/>
        <w:bottom w:val="none" w:sz="0" w:space="0" w:color="auto"/>
        <w:right w:val="none" w:sz="0" w:space="0" w:color="auto"/>
      </w:divBdr>
    </w:div>
    <w:div w:id="914510128">
      <w:bodyDiv w:val="1"/>
      <w:marLeft w:val="0"/>
      <w:marRight w:val="0"/>
      <w:marTop w:val="0"/>
      <w:marBottom w:val="0"/>
      <w:divBdr>
        <w:top w:val="none" w:sz="0" w:space="0" w:color="auto"/>
        <w:left w:val="none" w:sz="0" w:space="0" w:color="auto"/>
        <w:bottom w:val="none" w:sz="0" w:space="0" w:color="auto"/>
        <w:right w:val="none" w:sz="0" w:space="0" w:color="auto"/>
      </w:divBdr>
    </w:div>
    <w:div w:id="914624868">
      <w:bodyDiv w:val="1"/>
      <w:marLeft w:val="0"/>
      <w:marRight w:val="0"/>
      <w:marTop w:val="0"/>
      <w:marBottom w:val="0"/>
      <w:divBdr>
        <w:top w:val="none" w:sz="0" w:space="0" w:color="auto"/>
        <w:left w:val="none" w:sz="0" w:space="0" w:color="auto"/>
        <w:bottom w:val="none" w:sz="0" w:space="0" w:color="auto"/>
        <w:right w:val="none" w:sz="0" w:space="0" w:color="auto"/>
      </w:divBdr>
    </w:div>
    <w:div w:id="914751848">
      <w:bodyDiv w:val="1"/>
      <w:marLeft w:val="0"/>
      <w:marRight w:val="0"/>
      <w:marTop w:val="0"/>
      <w:marBottom w:val="0"/>
      <w:divBdr>
        <w:top w:val="none" w:sz="0" w:space="0" w:color="auto"/>
        <w:left w:val="none" w:sz="0" w:space="0" w:color="auto"/>
        <w:bottom w:val="none" w:sz="0" w:space="0" w:color="auto"/>
        <w:right w:val="none" w:sz="0" w:space="0" w:color="auto"/>
      </w:divBdr>
    </w:div>
    <w:div w:id="914777368">
      <w:bodyDiv w:val="1"/>
      <w:marLeft w:val="0"/>
      <w:marRight w:val="0"/>
      <w:marTop w:val="0"/>
      <w:marBottom w:val="0"/>
      <w:divBdr>
        <w:top w:val="none" w:sz="0" w:space="0" w:color="auto"/>
        <w:left w:val="none" w:sz="0" w:space="0" w:color="auto"/>
        <w:bottom w:val="none" w:sz="0" w:space="0" w:color="auto"/>
        <w:right w:val="none" w:sz="0" w:space="0" w:color="auto"/>
      </w:divBdr>
    </w:div>
    <w:div w:id="914826862">
      <w:bodyDiv w:val="1"/>
      <w:marLeft w:val="0"/>
      <w:marRight w:val="0"/>
      <w:marTop w:val="0"/>
      <w:marBottom w:val="0"/>
      <w:divBdr>
        <w:top w:val="none" w:sz="0" w:space="0" w:color="auto"/>
        <w:left w:val="none" w:sz="0" w:space="0" w:color="auto"/>
        <w:bottom w:val="none" w:sz="0" w:space="0" w:color="auto"/>
        <w:right w:val="none" w:sz="0" w:space="0" w:color="auto"/>
      </w:divBdr>
    </w:div>
    <w:div w:id="914973482">
      <w:bodyDiv w:val="1"/>
      <w:marLeft w:val="0"/>
      <w:marRight w:val="0"/>
      <w:marTop w:val="0"/>
      <w:marBottom w:val="0"/>
      <w:divBdr>
        <w:top w:val="none" w:sz="0" w:space="0" w:color="auto"/>
        <w:left w:val="none" w:sz="0" w:space="0" w:color="auto"/>
        <w:bottom w:val="none" w:sz="0" w:space="0" w:color="auto"/>
        <w:right w:val="none" w:sz="0" w:space="0" w:color="auto"/>
      </w:divBdr>
    </w:div>
    <w:div w:id="915045873">
      <w:bodyDiv w:val="1"/>
      <w:marLeft w:val="0"/>
      <w:marRight w:val="0"/>
      <w:marTop w:val="0"/>
      <w:marBottom w:val="0"/>
      <w:divBdr>
        <w:top w:val="none" w:sz="0" w:space="0" w:color="auto"/>
        <w:left w:val="none" w:sz="0" w:space="0" w:color="auto"/>
        <w:bottom w:val="none" w:sz="0" w:space="0" w:color="auto"/>
        <w:right w:val="none" w:sz="0" w:space="0" w:color="auto"/>
      </w:divBdr>
    </w:div>
    <w:div w:id="915087218">
      <w:bodyDiv w:val="1"/>
      <w:marLeft w:val="0"/>
      <w:marRight w:val="0"/>
      <w:marTop w:val="0"/>
      <w:marBottom w:val="0"/>
      <w:divBdr>
        <w:top w:val="none" w:sz="0" w:space="0" w:color="auto"/>
        <w:left w:val="none" w:sz="0" w:space="0" w:color="auto"/>
        <w:bottom w:val="none" w:sz="0" w:space="0" w:color="auto"/>
        <w:right w:val="none" w:sz="0" w:space="0" w:color="auto"/>
      </w:divBdr>
    </w:div>
    <w:div w:id="915355924">
      <w:bodyDiv w:val="1"/>
      <w:marLeft w:val="0"/>
      <w:marRight w:val="0"/>
      <w:marTop w:val="0"/>
      <w:marBottom w:val="0"/>
      <w:divBdr>
        <w:top w:val="none" w:sz="0" w:space="0" w:color="auto"/>
        <w:left w:val="none" w:sz="0" w:space="0" w:color="auto"/>
        <w:bottom w:val="none" w:sz="0" w:space="0" w:color="auto"/>
        <w:right w:val="none" w:sz="0" w:space="0" w:color="auto"/>
      </w:divBdr>
    </w:div>
    <w:div w:id="915549701">
      <w:bodyDiv w:val="1"/>
      <w:marLeft w:val="0"/>
      <w:marRight w:val="0"/>
      <w:marTop w:val="0"/>
      <w:marBottom w:val="0"/>
      <w:divBdr>
        <w:top w:val="none" w:sz="0" w:space="0" w:color="auto"/>
        <w:left w:val="none" w:sz="0" w:space="0" w:color="auto"/>
        <w:bottom w:val="none" w:sz="0" w:space="0" w:color="auto"/>
        <w:right w:val="none" w:sz="0" w:space="0" w:color="auto"/>
      </w:divBdr>
    </w:div>
    <w:div w:id="915631757">
      <w:bodyDiv w:val="1"/>
      <w:marLeft w:val="0"/>
      <w:marRight w:val="0"/>
      <w:marTop w:val="0"/>
      <w:marBottom w:val="0"/>
      <w:divBdr>
        <w:top w:val="none" w:sz="0" w:space="0" w:color="auto"/>
        <w:left w:val="none" w:sz="0" w:space="0" w:color="auto"/>
        <w:bottom w:val="none" w:sz="0" w:space="0" w:color="auto"/>
        <w:right w:val="none" w:sz="0" w:space="0" w:color="auto"/>
      </w:divBdr>
    </w:div>
    <w:div w:id="915701239">
      <w:bodyDiv w:val="1"/>
      <w:marLeft w:val="0"/>
      <w:marRight w:val="0"/>
      <w:marTop w:val="0"/>
      <w:marBottom w:val="0"/>
      <w:divBdr>
        <w:top w:val="none" w:sz="0" w:space="0" w:color="auto"/>
        <w:left w:val="none" w:sz="0" w:space="0" w:color="auto"/>
        <w:bottom w:val="none" w:sz="0" w:space="0" w:color="auto"/>
        <w:right w:val="none" w:sz="0" w:space="0" w:color="auto"/>
      </w:divBdr>
    </w:div>
    <w:div w:id="915747591">
      <w:bodyDiv w:val="1"/>
      <w:marLeft w:val="0"/>
      <w:marRight w:val="0"/>
      <w:marTop w:val="0"/>
      <w:marBottom w:val="0"/>
      <w:divBdr>
        <w:top w:val="none" w:sz="0" w:space="0" w:color="auto"/>
        <w:left w:val="none" w:sz="0" w:space="0" w:color="auto"/>
        <w:bottom w:val="none" w:sz="0" w:space="0" w:color="auto"/>
        <w:right w:val="none" w:sz="0" w:space="0" w:color="auto"/>
      </w:divBdr>
    </w:div>
    <w:div w:id="915748923">
      <w:bodyDiv w:val="1"/>
      <w:marLeft w:val="0"/>
      <w:marRight w:val="0"/>
      <w:marTop w:val="0"/>
      <w:marBottom w:val="0"/>
      <w:divBdr>
        <w:top w:val="none" w:sz="0" w:space="0" w:color="auto"/>
        <w:left w:val="none" w:sz="0" w:space="0" w:color="auto"/>
        <w:bottom w:val="none" w:sz="0" w:space="0" w:color="auto"/>
        <w:right w:val="none" w:sz="0" w:space="0" w:color="auto"/>
      </w:divBdr>
    </w:div>
    <w:div w:id="915865823">
      <w:bodyDiv w:val="1"/>
      <w:marLeft w:val="0"/>
      <w:marRight w:val="0"/>
      <w:marTop w:val="0"/>
      <w:marBottom w:val="0"/>
      <w:divBdr>
        <w:top w:val="none" w:sz="0" w:space="0" w:color="auto"/>
        <w:left w:val="none" w:sz="0" w:space="0" w:color="auto"/>
        <w:bottom w:val="none" w:sz="0" w:space="0" w:color="auto"/>
        <w:right w:val="none" w:sz="0" w:space="0" w:color="auto"/>
      </w:divBdr>
    </w:div>
    <w:div w:id="915893081">
      <w:bodyDiv w:val="1"/>
      <w:marLeft w:val="0"/>
      <w:marRight w:val="0"/>
      <w:marTop w:val="0"/>
      <w:marBottom w:val="0"/>
      <w:divBdr>
        <w:top w:val="none" w:sz="0" w:space="0" w:color="auto"/>
        <w:left w:val="none" w:sz="0" w:space="0" w:color="auto"/>
        <w:bottom w:val="none" w:sz="0" w:space="0" w:color="auto"/>
        <w:right w:val="none" w:sz="0" w:space="0" w:color="auto"/>
      </w:divBdr>
    </w:div>
    <w:div w:id="915898191">
      <w:bodyDiv w:val="1"/>
      <w:marLeft w:val="0"/>
      <w:marRight w:val="0"/>
      <w:marTop w:val="0"/>
      <w:marBottom w:val="0"/>
      <w:divBdr>
        <w:top w:val="none" w:sz="0" w:space="0" w:color="auto"/>
        <w:left w:val="none" w:sz="0" w:space="0" w:color="auto"/>
        <w:bottom w:val="none" w:sz="0" w:space="0" w:color="auto"/>
        <w:right w:val="none" w:sz="0" w:space="0" w:color="auto"/>
      </w:divBdr>
    </w:div>
    <w:div w:id="916750206">
      <w:bodyDiv w:val="1"/>
      <w:marLeft w:val="0"/>
      <w:marRight w:val="0"/>
      <w:marTop w:val="0"/>
      <w:marBottom w:val="0"/>
      <w:divBdr>
        <w:top w:val="none" w:sz="0" w:space="0" w:color="auto"/>
        <w:left w:val="none" w:sz="0" w:space="0" w:color="auto"/>
        <w:bottom w:val="none" w:sz="0" w:space="0" w:color="auto"/>
        <w:right w:val="none" w:sz="0" w:space="0" w:color="auto"/>
      </w:divBdr>
      <w:divsChild>
        <w:div w:id="95293272">
          <w:marLeft w:val="480"/>
          <w:marRight w:val="0"/>
          <w:marTop w:val="0"/>
          <w:marBottom w:val="0"/>
          <w:divBdr>
            <w:top w:val="none" w:sz="0" w:space="0" w:color="auto"/>
            <w:left w:val="none" w:sz="0" w:space="0" w:color="auto"/>
            <w:bottom w:val="none" w:sz="0" w:space="0" w:color="auto"/>
            <w:right w:val="none" w:sz="0" w:space="0" w:color="auto"/>
          </w:divBdr>
        </w:div>
        <w:div w:id="1243031449">
          <w:marLeft w:val="480"/>
          <w:marRight w:val="0"/>
          <w:marTop w:val="0"/>
          <w:marBottom w:val="0"/>
          <w:divBdr>
            <w:top w:val="none" w:sz="0" w:space="0" w:color="auto"/>
            <w:left w:val="none" w:sz="0" w:space="0" w:color="auto"/>
            <w:bottom w:val="none" w:sz="0" w:space="0" w:color="auto"/>
            <w:right w:val="none" w:sz="0" w:space="0" w:color="auto"/>
          </w:divBdr>
        </w:div>
        <w:div w:id="1199857174">
          <w:marLeft w:val="480"/>
          <w:marRight w:val="0"/>
          <w:marTop w:val="0"/>
          <w:marBottom w:val="0"/>
          <w:divBdr>
            <w:top w:val="none" w:sz="0" w:space="0" w:color="auto"/>
            <w:left w:val="none" w:sz="0" w:space="0" w:color="auto"/>
            <w:bottom w:val="none" w:sz="0" w:space="0" w:color="auto"/>
            <w:right w:val="none" w:sz="0" w:space="0" w:color="auto"/>
          </w:divBdr>
        </w:div>
        <w:div w:id="1435324876">
          <w:marLeft w:val="480"/>
          <w:marRight w:val="0"/>
          <w:marTop w:val="0"/>
          <w:marBottom w:val="0"/>
          <w:divBdr>
            <w:top w:val="none" w:sz="0" w:space="0" w:color="auto"/>
            <w:left w:val="none" w:sz="0" w:space="0" w:color="auto"/>
            <w:bottom w:val="none" w:sz="0" w:space="0" w:color="auto"/>
            <w:right w:val="none" w:sz="0" w:space="0" w:color="auto"/>
          </w:divBdr>
        </w:div>
        <w:div w:id="1050767011">
          <w:marLeft w:val="480"/>
          <w:marRight w:val="0"/>
          <w:marTop w:val="0"/>
          <w:marBottom w:val="0"/>
          <w:divBdr>
            <w:top w:val="none" w:sz="0" w:space="0" w:color="auto"/>
            <w:left w:val="none" w:sz="0" w:space="0" w:color="auto"/>
            <w:bottom w:val="none" w:sz="0" w:space="0" w:color="auto"/>
            <w:right w:val="none" w:sz="0" w:space="0" w:color="auto"/>
          </w:divBdr>
        </w:div>
        <w:div w:id="1503817669">
          <w:marLeft w:val="480"/>
          <w:marRight w:val="0"/>
          <w:marTop w:val="0"/>
          <w:marBottom w:val="0"/>
          <w:divBdr>
            <w:top w:val="none" w:sz="0" w:space="0" w:color="auto"/>
            <w:left w:val="none" w:sz="0" w:space="0" w:color="auto"/>
            <w:bottom w:val="none" w:sz="0" w:space="0" w:color="auto"/>
            <w:right w:val="none" w:sz="0" w:space="0" w:color="auto"/>
          </w:divBdr>
        </w:div>
        <w:div w:id="1778792975">
          <w:marLeft w:val="480"/>
          <w:marRight w:val="0"/>
          <w:marTop w:val="0"/>
          <w:marBottom w:val="0"/>
          <w:divBdr>
            <w:top w:val="none" w:sz="0" w:space="0" w:color="auto"/>
            <w:left w:val="none" w:sz="0" w:space="0" w:color="auto"/>
            <w:bottom w:val="none" w:sz="0" w:space="0" w:color="auto"/>
            <w:right w:val="none" w:sz="0" w:space="0" w:color="auto"/>
          </w:divBdr>
        </w:div>
        <w:div w:id="2034190241">
          <w:marLeft w:val="480"/>
          <w:marRight w:val="0"/>
          <w:marTop w:val="0"/>
          <w:marBottom w:val="0"/>
          <w:divBdr>
            <w:top w:val="none" w:sz="0" w:space="0" w:color="auto"/>
            <w:left w:val="none" w:sz="0" w:space="0" w:color="auto"/>
            <w:bottom w:val="none" w:sz="0" w:space="0" w:color="auto"/>
            <w:right w:val="none" w:sz="0" w:space="0" w:color="auto"/>
          </w:divBdr>
        </w:div>
        <w:div w:id="1455636551">
          <w:marLeft w:val="480"/>
          <w:marRight w:val="0"/>
          <w:marTop w:val="0"/>
          <w:marBottom w:val="0"/>
          <w:divBdr>
            <w:top w:val="none" w:sz="0" w:space="0" w:color="auto"/>
            <w:left w:val="none" w:sz="0" w:space="0" w:color="auto"/>
            <w:bottom w:val="none" w:sz="0" w:space="0" w:color="auto"/>
            <w:right w:val="none" w:sz="0" w:space="0" w:color="auto"/>
          </w:divBdr>
        </w:div>
        <w:div w:id="1053697686">
          <w:marLeft w:val="480"/>
          <w:marRight w:val="0"/>
          <w:marTop w:val="0"/>
          <w:marBottom w:val="0"/>
          <w:divBdr>
            <w:top w:val="none" w:sz="0" w:space="0" w:color="auto"/>
            <w:left w:val="none" w:sz="0" w:space="0" w:color="auto"/>
            <w:bottom w:val="none" w:sz="0" w:space="0" w:color="auto"/>
            <w:right w:val="none" w:sz="0" w:space="0" w:color="auto"/>
          </w:divBdr>
        </w:div>
        <w:div w:id="814763789">
          <w:marLeft w:val="480"/>
          <w:marRight w:val="0"/>
          <w:marTop w:val="0"/>
          <w:marBottom w:val="0"/>
          <w:divBdr>
            <w:top w:val="none" w:sz="0" w:space="0" w:color="auto"/>
            <w:left w:val="none" w:sz="0" w:space="0" w:color="auto"/>
            <w:bottom w:val="none" w:sz="0" w:space="0" w:color="auto"/>
            <w:right w:val="none" w:sz="0" w:space="0" w:color="auto"/>
          </w:divBdr>
        </w:div>
        <w:div w:id="2095125233">
          <w:marLeft w:val="480"/>
          <w:marRight w:val="0"/>
          <w:marTop w:val="0"/>
          <w:marBottom w:val="0"/>
          <w:divBdr>
            <w:top w:val="none" w:sz="0" w:space="0" w:color="auto"/>
            <w:left w:val="none" w:sz="0" w:space="0" w:color="auto"/>
            <w:bottom w:val="none" w:sz="0" w:space="0" w:color="auto"/>
            <w:right w:val="none" w:sz="0" w:space="0" w:color="auto"/>
          </w:divBdr>
        </w:div>
        <w:div w:id="1211653260">
          <w:marLeft w:val="480"/>
          <w:marRight w:val="0"/>
          <w:marTop w:val="0"/>
          <w:marBottom w:val="0"/>
          <w:divBdr>
            <w:top w:val="none" w:sz="0" w:space="0" w:color="auto"/>
            <w:left w:val="none" w:sz="0" w:space="0" w:color="auto"/>
            <w:bottom w:val="none" w:sz="0" w:space="0" w:color="auto"/>
            <w:right w:val="none" w:sz="0" w:space="0" w:color="auto"/>
          </w:divBdr>
        </w:div>
        <w:div w:id="1686132633">
          <w:marLeft w:val="480"/>
          <w:marRight w:val="0"/>
          <w:marTop w:val="0"/>
          <w:marBottom w:val="0"/>
          <w:divBdr>
            <w:top w:val="none" w:sz="0" w:space="0" w:color="auto"/>
            <w:left w:val="none" w:sz="0" w:space="0" w:color="auto"/>
            <w:bottom w:val="none" w:sz="0" w:space="0" w:color="auto"/>
            <w:right w:val="none" w:sz="0" w:space="0" w:color="auto"/>
          </w:divBdr>
        </w:div>
        <w:div w:id="1774280457">
          <w:marLeft w:val="480"/>
          <w:marRight w:val="0"/>
          <w:marTop w:val="0"/>
          <w:marBottom w:val="0"/>
          <w:divBdr>
            <w:top w:val="none" w:sz="0" w:space="0" w:color="auto"/>
            <w:left w:val="none" w:sz="0" w:space="0" w:color="auto"/>
            <w:bottom w:val="none" w:sz="0" w:space="0" w:color="auto"/>
            <w:right w:val="none" w:sz="0" w:space="0" w:color="auto"/>
          </w:divBdr>
        </w:div>
        <w:div w:id="2094622419">
          <w:marLeft w:val="480"/>
          <w:marRight w:val="0"/>
          <w:marTop w:val="0"/>
          <w:marBottom w:val="0"/>
          <w:divBdr>
            <w:top w:val="none" w:sz="0" w:space="0" w:color="auto"/>
            <w:left w:val="none" w:sz="0" w:space="0" w:color="auto"/>
            <w:bottom w:val="none" w:sz="0" w:space="0" w:color="auto"/>
            <w:right w:val="none" w:sz="0" w:space="0" w:color="auto"/>
          </w:divBdr>
        </w:div>
        <w:div w:id="433332399">
          <w:marLeft w:val="480"/>
          <w:marRight w:val="0"/>
          <w:marTop w:val="0"/>
          <w:marBottom w:val="0"/>
          <w:divBdr>
            <w:top w:val="none" w:sz="0" w:space="0" w:color="auto"/>
            <w:left w:val="none" w:sz="0" w:space="0" w:color="auto"/>
            <w:bottom w:val="none" w:sz="0" w:space="0" w:color="auto"/>
            <w:right w:val="none" w:sz="0" w:space="0" w:color="auto"/>
          </w:divBdr>
        </w:div>
        <w:div w:id="608701402">
          <w:marLeft w:val="480"/>
          <w:marRight w:val="0"/>
          <w:marTop w:val="0"/>
          <w:marBottom w:val="0"/>
          <w:divBdr>
            <w:top w:val="none" w:sz="0" w:space="0" w:color="auto"/>
            <w:left w:val="none" w:sz="0" w:space="0" w:color="auto"/>
            <w:bottom w:val="none" w:sz="0" w:space="0" w:color="auto"/>
            <w:right w:val="none" w:sz="0" w:space="0" w:color="auto"/>
          </w:divBdr>
        </w:div>
        <w:div w:id="1369338032">
          <w:marLeft w:val="480"/>
          <w:marRight w:val="0"/>
          <w:marTop w:val="0"/>
          <w:marBottom w:val="0"/>
          <w:divBdr>
            <w:top w:val="none" w:sz="0" w:space="0" w:color="auto"/>
            <w:left w:val="none" w:sz="0" w:space="0" w:color="auto"/>
            <w:bottom w:val="none" w:sz="0" w:space="0" w:color="auto"/>
            <w:right w:val="none" w:sz="0" w:space="0" w:color="auto"/>
          </w:divBdr>
        </w:div>
        <w:div w:id="2107924813">
          <w:marLeft w:val="480"/>
          <w:marRight w:val="0"/>
          <w:marTop w:val="0"/>
          <w:marBottom w:val="0"/>
          <w:divBdr>
            <w:top w:val="none" w:sz="0" w:space="0" w:color="auto"/>
            <w:left w:val="none" w:sz="0" w:space="0" w:color="auto"/>
            <w:bottom w:val="none" w:sz="0" w:space="0" w:color="auto"/>
            <w:right w:val="none" w:sz="0" w:space="0" w:color="auto"/>
          </w:divBdr>
        </w:div>
        <w:div w:id="2013140236">
          <w:marLeft w:val="480"/>
          <w:marRight w:val="0"/>
          <w:marTop w:val="0"/>
          <w:marBottom w:val="0"/>
          <w:divBdr>
            <w:top w:val="none" w:sz="0" w:space="0" w:color="auto"/>
            <w:left w:val="none" w:sz="0" w:space="0" w:color="auto"/>
            <w:bottom w:val="none" w:sz="0" w:space="0" w:color="auto"/>
            <w:right w:val="none" w:sz="0" w:space="0" w:color="auto"/>
          </w:divBdr>
        </w:div>
        <w:div w:id="773094280">
          <w:marLeft w:val="480"/>
          <w:marRight w:val="0"/>
          <w:marTop w:val="0"/>
          <w:marBottom w:val="0"/>
          <w:divBdr>
            <w:top w:val="none" w:sz="0" w:space="0" w:color="auto"/>
            <w:left w:val="none" w:sz="0" w:space="0" w:color="auto"/>
            <w:bottom w:val="none" w:sz="0" w:space="0" w:color="auto"/>
            <w:right w:val="none" w:sz="0" w:space="0" w:color="auto"/>
          </w:divBdr>
        </w:div>
        <w:div w:id="35550892">
          <w:marLeft w:val="480"/>
          <w:marRight w:val="0"/>
          <w:marTop w:val="0"/>
          <w:marBottom w:val="0"/>
          <w:divBdr>
            <w:top w:val="none" w:sz="0" w:space="0" w:color="auto"/>
            <w:left w:val="none" w:sz="0" w:space="0" w:color="auto"/>
            <w:bottom w:val="none" w:sz="0" w:space="0" w:color="auto"/>
            <w:right w:val="none" w:sz="0" w:space="0" w:color="auto"/>
          </w:divBdr>
        </w:div>
        <w:div w:id="495613151">
          <w:marLeft w:val="480"/>
          <w:marRight w:val="0"/>
          <w:marTop w:val="0"/>
          <w:marBottom w:val="0"/>
          <w:divBdr>
            <w:top w:val="none" w:sz="0" w:space="0" w:color="auto"/>
            <w:left w:val="none" w:sz="0" w:space="0" w:color="auto"/>
            <w:bottom w:val="none" w:sz="0" w:space="0" w:color="auto"/>
            <w:right w:val="none" w:sz="0" w:space="0" w:color="auto"/>
          </w:divBdr>
        </w:div>
        <w:div w:id="1022975832">
          <w:marLeft w:val="480"/>
          <w:marRight w:val="0"/>
          <w:marTop w:val="0"/>
          <w:marBottom w:val="0"/>
          <w:divBdr>
            <w:top w:val="none" w:sz="0" w:space="0" w:color="auto"/>
            <w:left w:val="none" w:sz="0" w:space="0" w:color="auto"/>
            <w:bottom w:val="none" w:sz="0" w:space="0" w:color="auto"/>
            <w:right w:val="none" w:sz="0" w:space="0" w:color="auto"/>
          </w:divBdr>
        </w:div>
        <w:div w:id="1025860246">
          <w:marLeft w:val="480"/>
          <w:marRight w:val="0"/>
          <w:marTop w:val="0"/>
          <w:marBottom w:val="0"/>
          <w:divBdr>
            <w:top w:val="none" w:sz="0" w:space="0" w:color="auto"/>
            <w:left w:val="none" w:sz="0" w:space="0" w:color="auto"/>
            <w:bottom w:val="none" w:sz="0" w:space="0" w:color="auto"/>
            <w:right w:val="none" w:sz="0" w:space="0" w:color="auto"/>
          </w:divBdr>
        </w:div>
        <w:div w:id="121047711">
          <w:marLeft w:val="480"/>
          <w:marRight w:val="0"/>
          <w:marTop w:val="0"/>
          <w:marBottom w:val="0"/>
          <w:divBdr>
            <w:top w:val="none" w:sz="0" w:space="0" w:color="auto"/>
            <w:left w:val="none" w:sz="0" w:space="0" w:color="auto"/>
            <w:bottom w:val="none" w:sz="0" w:space="0" w:color="auto"/>
            <w:right w:val="none" w:sz="0" w:space="0" w:color="auto"/>
          </w:divBdr>
        </w:div>
        <w:div w:id="1336808329">
          <w:marLeft w:val="480"/>
          <w:marRight w:val="0"/>
          <w:marTop w:val="0"/>
          <w:marBottom w:val="0"/>
          <w:divBdr>
            <w:top w:val="none" w:sz="0" w:space="0" w:color="auto"/>
            <w:left w:val="none" w:sz="0" w:space="0" w:color="auto"/>
            <w:bottom w:val="none" w:sz="0" w:space="0" w:color="auto"/>
            <w:right w:val="none" w:sz="0" w:space="0" w:color="auto"/>
          </w:divBdr>
        </w:div>
        <w:div w:id="1196698441">
          <w:marLeft w:val="480"/>
          <w:marRight w:val="0"/>
          <w:marTop w:val="0"/>
          <w:marBottom w:val="0"/>
          <w:divBdr>
            <w:top w:val="none" w:sz="0" w:space="0" w:color="auto"/>
            <w:left w:val="none" w:sz="0" w:space="0" w:color="auto"/>
            <w:bottom w:val="none" w:sz="0" w:space="0" w:color="auto"/>
            <w:right w:val="none" w:sz="0" w:space="0" w:color="auto"/>
          </w:divBdr>
        </w:div>
        <w:div w:id="1603226982">
          <w:marLeft w:val="480"/>
          <w:marRight w:val="0"/>
          <w:marTop w:val="0"/>
          <w:marBottom w:val="0"/>
          <w:divBdr>
            <w:top w:val="none" w:sz="0" w:space="0" w:color="auto"/>
            <w:left w:val="none" w:sz="0" w:space="0" w:color="auto"/>
            <w:bottom w:val="none" w:sz="0" w:space="0" w:color="auto"/>
            <w:right w:val="none" w:sz="0" w:space="0" w:color="auto"/>
          </w:divBdr>
        </w:div>
        <w:div w:id="1476140778">
          <w:marLeft w:val="480"/>
          <w:marRight w:val="0"/>
          <w:marTop w:val="0"/>
          <w:marBottom w:val="0"/>
          <w:divBdr>
            <w:top w:val="none" w:sz="0" w:space="0" w:color="auto"/>
            <w:left w:val="none" w:sz="0" w:space="0" w:color="auto"/>
            <w:bottom w:val="none" w:sz="0" w:space="0" w:color="auto"/>
            <w:right w:val="none" w:sz="0" w:space="0" w:color="auto"/>
          </w:divBdr>
        </w:div>
        <w:div w:id="1359115126">
          <w:marLeft w:val="480"/>
          <w:marRight w:val="0"/>
          <w:marTop w:val="0"/>
          <w:marBottom w:val="0"/>
          <w:divBdr>
            <w:top w:val="none" w:sz="0" w:space="0" w:color="auto"/>
            <w:left w:val="none" w:sz="0" w:space="0" w:color="auto"/>
            <w:bottom w:val="none" w:sz="0" w:space="0" w:color="auto"/>
            <w:right w:val="none" w:sz="0" w:space="0" w:color="auto"/>
          </w:divBdr>
        </w:div>
        <w:div w:id="2086562512">
          <w:marLeft w:val="480"/>
          <w:marRight w:val="0"/>
          <w:marTop w:val="0"/>
          <w:marBottom w:val="0"/>
          <w:divBdr>
            <w:top w:val="none" w:sz="0" w:space="0" w:color="auto"/>
            <w:left w:val="none" w:sz="0" w:space="0" w:color="auto"/>
            <w:bottom w:val="none" w:sz="0" w:space="0" w:color="auto"/>
            <w:right w:val="none" w:sz="0" w:space="0" w:color="auto"/>
          </w:divBdr>
        </w:div>
        <w:div w:id="174154651">
          <w:marLeft w:val="480"/>
          <w:marRight w:val="0"/>
          <w:marTop w:val="0"/>
          <w:marBottom w:val="0"/>
          <w:divBdr>
            <w:top w:val="none" w:sz="0" w:space="0" w:color="auto"/>
            <w:left w:val="none" w:sz="0" w:space="0" w:color="auto"/>
            <w:bottom w:val="none" w:sz="0" w:space="0" w:color="auto"/>
            <w:right w:val="none" w:sz="0" w:space="0" w:color="auto"/>
          </w:divBdr>
        </w:div>
        <w:div w:id="1557813193">
          <w:marLeft w:val="480"/>
          <w:marRight w:val="0"/>
          <w:marTop w:val="0"/>
          <w:marBottom w:val="0"/>
          <w:divBdr>
            <w:top w:val="none" w:sz="0" w:space="0" w:color="auto"/>
            <w:left w:val="none" w:sz="0" w:space="0" w:color="auto"/>
            <w:bottom w:val="none" w:sz="0" w:space="0" w:color="auto"/>
            <w:right w:val="none" w:sz="0" w:space="0" w:color="auto"/>
          </w:divBdr>
        </w:div>
        <w:div w:id="1747920340">
          <w:marLeft w:val="480"/>
          <w:marRight w:val="0"/>
          <w:marTop w:val="0"/>
          <w:marBottom w:val="0"/>
          <w:divBdr>
            <w:top w:val="none" w:sz="0" w:space="0" w:color="auto"/>
            <w:left w:val="none" w:sz="0" w:space="0" w:color="auto"/>
            <w:bottom w:val="none" w:sz="0" w:space="0" w:color="auto"/>
            <w:right w:val="none" w:sz="0" w:space="0" w:color="auto"/>
          </w:divBdr>
        </w:div>
        <w:div w:id="448285705">
          <w:marLeft w:val="480"/>
          <w:marRight w:val="0"/>
          <w:marTop w:val="0"/>
          <w:marBottom w:val="0"/>
          <w:divBdr>
            <w:top w:val="none" w:sz="0" w:space="0" w:color="auto"/>
            <w:left w:val="none" w:sz="0" w:space="0" w:color="auto"/>
            <w:bottom w:val="none" w:sz="0" w:space="0" w:color="auto"/>
            <w:right w:val="none" w:sz="0" w:space="0" w:color="auto"/>
          </w:divBdr>
        </w:div>
        <w:div w:id="1409308265">
          <w:marLeft w:val="480"/>
          <w:marRight w:val="0"/>
          <w:marTop w:val="0"/>
          <w:marBottom w:val="0"/>
          <w:divBdr>
            <w:top w:val="none" w:sz="0" w:space="0" w:color="auto"/>
            <w:left w:val="none" w:sz="0" w:space="0" w:color="auto"/>
            <w:bottom w:val="none" w:sz="0" w:space="0" w:color="auto"/>
            <w:right w:val="none" w:sz="0" w:space="0" w:color="auto"/>
          </w:divBdr>
        </w:div>
        <w:div w:id="1479609745">
          <w:marLeft w:val="480"/>
          <w:marRight w:val="0"/>
          <w:marTop w:val="0"/>
          <w:marBottom w:val="0"/>
          <w:divBdr>
            <w:top w:val="none" w:sz="0" w:space="0" w:color="auto"/>
            <w:left w:val="none" w:sz="0" w:space="0" w:color="auto"/>
            <w:bottom w:val="none" w:sz="0" w:space="0" w:color="auto"/>
            <w:right w:val="none" w:sz="0" w:space="0" w:color="auto"/>
          </w:divBdr>
        </w:div>
        <w:div w:id="1616905496">
          <w:marLeft w:val="480"/>
          <w:marRight w:val="0"/>
          <w:marTop w:val="0"/>
          <w:marBottom w:val="0"/>
          <w:divBdr>
            <w:top w:val="none" w:sz="0" w:space="0" w:color="auto"/>
            <w:left w:val="none" w:sz="0" w:space="0" w:color="auto"/>
            <w:bottom w:val="none" w:sz="0" w:space="0" w:color="auto"/>
            <w:right w:val="none" w:sz="0" w:space="0" w:color="auto"/>
          </w:divBdr>
        </w:div>
        <w:div w:id="7298917">
          <w:marLeft w:val="480"/>
          <w:marRight w:val="0"/>
          <w:marTop w:val="0"/>
          <w:marBottom w:val="0"/>
          <w:divBdr>
            <w:top w:val="none" w:sz="0" w:space="0" w:color="auto"/>
            <w:left w:val="none" w:sz="0" w:space="0" w:color="auto"/>
            <w:bottom w:val="none" w:sz="0" w:space="0" w:color="auto"/>
            <w:right w:val="none" w:sz="0" w:space="0" w:color="auto"/>
          </w:divBdr>
        </w:div>
        <w:div w:id="1700426675">
          <w:marLeft w:val="480"/>
          <w:marRight w:val="0"/>
          <w:marTop w:val="0"/>
          <w:marBottom w:val="0"/>
          <w:divBdr>
            <w:top w:val="none" w:sz="0" w:space="0" w:color="auto"/>
            <w:left w:val="none" w:sz="0" w:space="0" w:color="auto"/>
            <w:bottom w:val="none" w:sz="0" w:space="0" w:color="auto"/>
            <w:right w:val="none" w:sz="0" w:space="0" w:color="auto"/>
          </w:divBdr>
        </w:div>
        <w:div w:id="1721637705">
          <w:marLeft w:val="480"/>
          <w:marRight w:val="0"/>
          <w:marTop w:val="0"/>
          <w:marBottom w:val="0"/>
          <w:divBdr>
            <w:top w:val="none" w:sz="0" w:space="0" w:color="auto"/>
            <w:left w:val="none" w:sz="0" w:space="0" w:color="auto"/>
            <w:bottom w:val="none" w:sz="0" w:space="0" w:color="auto"/>
            <w:right w:val="none" w:sz="0" w:space="0" w:color="auto"/>
          </w:divBdr>
        </w:div>
        <w:div w:id="139542788">
          <w:marLeft w:val="480"/>
          <w:marRight w:val="0"/>
          <w:marTop w:val="0"/>
          <w:marBottom w:val="0"/>
          <w:divBdr>
            <w:top w:val="none" w:sz="0" w:space="0" w:color="auto"/>
            <w:left w:val="none" w:sz="0" w:space="0" w:color="auto"/>
            <w:bottom w:val="none" w:sz="0" w:space="0" w:color="auto"/>
            <w:right w:val="none" w:sz="0" w:space="0" w:color="auto"/>
          </w:divBdr>
        </w:div>
        <w:div w:id="299770638">
          <w:marLeft w:val="480"/>
          <w:marRight w:val="0"/>
          <w:marTop w:val="0"/>
          <w:marBottom w:val="0"/>
          <w:divBdr>
            <w:top w:val="none" w:sz="0" w:space="0" w:color="auto"/>
            <w:left w:val="none" w:sz="0" w:space="0" w:color="auto"/>
            <w:bottom w:val="none" w:sz="0" w:space="0" w:color="auto"/>
            <w:right w:val="none" w:sz="0" w:space="0" w:color="auto"/>
          </w:divBdr>
        </w:div>
        <w:div w:id="1819878735">
          <w:marLeft w:val="480"/>
          <w:marRight w:val="0"/>
          <w:marTop w:val="0"/>
          <w:marBottom w:val="0"/>
          <w:divBdr>
            <w:top w:val="none" w:sz="0" w:space="0" w:color="auto"/>
            <w:left w:val="none" w:sz="0" w:space="0" w:color="auto"/>
            <w:bottom w:val="none" w:sz="0" w:space="0" w:color="auto"/>
            <w:right w:val="none" w:sz="0" w:space="0" w:color="auto"/>
          </w:divBdr>
        </w:div>
        <w:div w:id="725031670">
          <w:marLeft w:val="480"/>
          <w:marRight w:val="0"/>
          <w:marTop w:val="0"/>
          <w:marBottom w:val="0"/>
          <w:divBdr>
            <w:top w:val="none" w:sz="0" w:space="0" w:color="auto"/>
            <w:left w:val="none" w:sz="0" w:space="0" w:color="auto"/>
            <w:bottom w:val="none" w:sz="0" w:space="0" w:color="auto"/>
            <w:right w:val="none" w:sz="0" w:space="0" w:color="auto"/>
          </w:divBdr>
        </w:div>
        <w:div w:id="657347604">
          <w:marLeft w:val="480"/>
          <w:marRight w:val="0"/>
          <w:marTop w:val="0"/>
          <w:marBottom w:val="0"/>
          <w:divBdr>
            <w:top w:val="none" w:sz="0" w:space="0" w:color="auto"/>
            <w:left w:val="none" w:sz="0" w:space="0" w:color="auto"/>
            <w:bottom w:val="none" w:sz="0" w:space="0" w:color="auto"/>
            <w:right w:val="none" w:sz="0" w:space="0" w:color="auto"/>
          </w:divBdr>
        </w:div>
        <w:div w:id="1433361773">
          <w:marLeft w:val="480"/>
          <w:marRight w:val="0"/>
          <w:marTop w:val="0"/>
          <w:marBottom w:val="0"/>
          <w:divBdr>
            <w:top w:val="none" w:sz="0" w:space="0" w:color="auto"/>
            <w:left w:val="none" w:sz="0" w:space="0" w:color="auto"/>
            <w:bottom w:val="none" w:sz="0" w:space="0" w:color="auto"/>
            <w:right w:val="none" w:sz="0" w:space="0" w:color="auto"/>
          </w:divBdr>
        </w:div>
        <w:div w:id="1794598419">
          <w:marLeft w:val="480"/>
          <w:marRight w:val="0"/>
          <w:marTop w:val="0"/>
          <w:marBottom w:val="0"/>
          <w:divBdr>
            <w:top w:val="none" w:sz="0" w:space="0" w:color="auto"/>
            <w:left w:val="none" w:sz="0" w:space="0" w:color="auto"/>
            <w:bottom w:val="none" w:sz="0" w:space="0" w:color="auto"/>
            <w:right w:val="none" w:sz="0" w:space="0" w:color="auto"/>
          </w:divBdr>
        </w:div>
      </w:divsChild>
    </w:div>
    <w:div w:id="917057480">
      <w:bodyDiv w:val="1"/>
      <w:marLeft w:val="0"/>
      <w:marRight w:val="0"/>
      <w:marTop w:val="0"/>
      <w:marBottom w:val="0"/>
      <w:divBdr>
        <w:top w:val="none" w:sz="0" w:space="0" w:color="auto"/>
        <w:left w:val="none" w:sz="0" w:space="0" w:color="auto"/>
        <w:bottom w:val="none" w:sz="0" w:space="0" w:color="auto"/>
        <w:right w:val="none" w:sz="0" w:space="0" w:color="auto"/>
      </w:divBdr>
    </w:div>
    <w:div w:id="917136881">
      <w:bodyDiv w:val="1"/>
      <w:marLeft w:val="0"/>
      <w:marRight w:val="0"/>
      <w:marTop w:val="0"/>
      <w:marBottom w:val="0"/>
      <w:divBdr>
        <w:top w:val="none" w:sz="0" w:space="0" w:color="auto"/>
        <w:left w:val="none" w:sz="0" w:space="0" w:color="auto"/>
        <w:bottom w:val="none" w:sz="0" w:space="0" w:color="auto"/>
        <w:right w:val="none" w:sz="0" w:space="0" w:color="auto"/>
      </w:divBdr>
    </w:div>
    <w:div w:id="917716960">
      <w:bodyDiv w:val="1"/>
      <w:marLeft w:val="0"/>
      <w:marRight w:val="0"/>
      <w:marTop w:val="0"/>
      <w:marBottom w:val="0"/>
      <w:divBdr>
        <w:top w:val="none" w:sz="0" w:space="0" w:color="auto"/>
        <w:left w:val="none" w:sz="0" w:space="0" w:color="auto"/>
        <w:bottom w:val="none" w:sz="0" w:space="0" w:color="auto"/>
        <w:right w:val="none" w:sz="0" w:space="0" w:color="auto"/>
      </w:divBdr>
    </w:div>
    <w:div w:id="917980598">
      <w:bodyDiv w:val="1"/>
      <w:marLeft w:val="0"/>
      <w:marRight w:val="0"/>
      <w:marTop w:val="0"/>
      <w:marBottom w:val="0"/>
      <w:divBdr>
        <w:top w:val="none" w:sz="0" w:space="0" w:color="auto"/>
        <w:left w:val="none" w:sz="0" w:space="0" w:color="auto"/>
        <w:bottom w:val="none" w:sz="0" w:space="0" w:color="auto"/>
        <w:right w:val="none" w:sz="0" w:space="0" w:color="auto"/>
      </w:divBdr>
    </w:div>
    <w:div w:id="918438613">
      <w:bodyDiv w:val="1"/>
      <w:marLeft w:val="0"/>
      <w:marRight w:val="0"/>
      <w:marTop w:val="0"/>
      <w:marBottom w:val="0"/>
      <w:divBdr>
        <w:top w:val="none" w:sz="0" w:space="0" w:color="auto"/>
        <w:left w:val="none" w:sz="0" w:space="0" w:color="auto"/>
        <w:bottom w:val="none" w:sz="0" w:space="0" w:color="auto"/>
        <w:right w:val="none" w:sz="0" w:space="0" w:color="auto"/>
      </w:divBdr>
    </w:div>
    <w:div w:id="918834016">
      <w:bodyDiv w:val="1"/>
      <w:marLeft w:val="0"/>
      <w:marRight w:val="0"/>
      <w:marTop w:val="0"/>
      <w:marBottom w:val="0"/>
      <w:divBdr>
        <w:top w:val="none" w:sz="0" w:space="0" w:color="auto"/>
        <w:left w:val="none" w:sz="0" w:space="0" w:color="auto"/>
        <w:bottom w:val="none" w:sz="0" w:space="0" w:color="auto"/>
        <w:right w:val="none" w:sz="0" w:space="0" w:color="auto"/>
      </w:divBdr>
    </w:div>
    <w:div w:id="919290495">
      <w:bodyDiv w:val="1"/>
      <w:marLeft w:val="0"/>
      <w:marRight w:val="0"/>
      <w:marTop w:val="0"/>
      <w:marBottom w:val="0"/>
      <w:divBdr>
        <w:top w:val="none" w:sz="0" w:space="0" w:color="auto"/>
        <w:left w:val="none" w:sz="0" w:space="0" w:color="auto"/>
        <w:bottom w:val="none" w:sz="0" w:space="0" w:color="auto"/>
        <w:right w:val="none" w:sz="0" w:space="0" w:color="auto"/>
      </w:divBdr>
    </w:div>
    <w:div w:id="919296487">
      <w:bodyDiv w:val="1"/>
      <w:marLeft w:val="0"/>
      <w:marRight w:val="0"/>
      <w:marTop w:val="0"/>
      <w:marBottom w:val="0"/>
      <w:divBdr>
        <w:top w:val="none" w:sz="0" w:space="0" w:color="auto"/>
        <w:left w:val="none" w:sz="0" w:space="0" w:color="auto"/>
        <w:bottom w:val="none" w:sz="0" w:space="0" w:color="auto"/>
        <w:right w:val="none" w:sz="0" w:space="0" w:color="auto"/>
      </w:divBdr>
    </w:div>
    <w:div w:id="919750415">
      <w:bodyDiv w:val="1"/>
      <w:marLeft w:val="0"/>
      <w:marRight w:val="0"/>
      <w:marTop w:val="0"/>
      <w:marBottom w:val="0"/>
      <w:divBdr>
        <w:top w:val="none" w:sz="0" w:space="0" w:color="auto"/>
        <w:left w:val="none" w:sz="0" w:space="0" w:color="auto"/>
        <w:bottom w:val="none" w:sz="0" w:space="0" w:color="auto"/>
        <w:right w:val="none" w:sz="0" w:space="0" w:color="auto"/>
      </w:divBdr>
    </w:div>
    <w:div w:id="920406283">
      <w:bodyDiv w:val="1"/>
      <w:marLeft w:val="0"/>
      <w:marRight w:val="0"/>
      <w:marTop w:val="0"/>
      <w:marBottom w:val="0"/>
      <w:divBdr>
        <w:top w:val="none" w:sz="0" w:space="0" w:color="auto"/>
        <w:left w:val="none" w:sz="0" w:space="0" w:color="auto"/>
        <w:bottom w:val="none" w:sz="0" w:space="0" w:color="auto"/>
        <w:right w:val="none" w:sz="0" w:space="0" w:color="auto"/>
      </w:divBdr>
    </w:div>
    <w:div w:id="920598776">
      <w:bodyDiv w:val="1"/>
      <w:marLeft w:val="0"/>
      <w:marRight w:val="0"/>
      <w:marTop w:val="0"/>
      <w:marBottom w:val="0"/>
      <w:divBdr>
        <w:top w:val="none" w:sz="0" w:space="0" w:color="auto"/>
        <w:left w:val="none" w:sz="0" w:space="0" w:color="auto"/>
        <w:bottom w:val="none" w:sz="0" w:space="0" w:color="auto"/>
        <w:right w:val="none" w:sz="0" w:space="0" w:color="auto"/>
      </w:divBdr>
    </w:div>
    <w:div w:id="920989820">
      <w:bodyDiv w:val="1"/>
      <w:marLeft w:val="0"/>
      <w:marRight w:val="0"/>
      <w:marTop w:val="0"/>
      <w:marBottom w:val="0"/>
      <w:divBdr>
        <w:top w:val="none" w:sz="0" w:space="0" w:color="auto"/>
        <w:left w:val="none" w:sz="0" w:space="0" w:color="auto"/>
        <w:bottom w:val="none" w:sz="0" w:space="0" w:color="auto"/>
        <w:right w:val="none" w:sz="0" w:space="0" w:color="auto"/>
      </w:divBdr>
    </w:div>
    <w:div w:id="921329266">
      <w:bodyDiv w:val="1"/>
      <w:marLeft w:val="0"/>
      <w:marRight w:val="0"/>
      <w:marTop w:val="0"/>
      <w:marBottom w:val="0"/>
      <w:divBdr>
        <w:top w:val="none" w:sz="0" w:space="0" w:color="auto"/>
        <w:left w:val="none" w:sz="0" w:space="0" w:color="auto"/>
        <w:bottom w:val="none" w:sz="0" w:space="0" w:color="auto"/>
        <w:right w:val="none" w:sz="0" w:space="0" w:color="auto"/>
      </w:divBdr>
    </w:div>
    <w:div w:id="921917004">
      <w:bodyDiv w:val="1"/>
      <w:marLeft w:val="0"/>
      <w:marRight w:val="0"/>
      <w:marTop w:val="0"/>
      <w:marBottom w:val="0"/>
      <w:divBdr>
        <w:top w:val="none" w:sz="0" w:space="0" w:color="auto"/>
        <w:left w:val="none" w:sz="0" w:space="0" w:color="auto"/>
        <w:bottom w:val="none" w:sz="0" w:space="0" w:color="auto"/>
        <w:right w:val="none" w:sz="0" w:space="0" w:color="auto"/>
      </w:divBdr>
    </w:div>
    <w:div w:id="922032641">
      <w:bodyDiv w:val="1"/>
      <w:marLeft w:val="0"/>
      <w:marRight w:val="0"/>
      <w:marTop w:val="0"/>
      <w:marBottom w:val="0"/>
      <w:divBdr>
        <w:top w:val="none" w:sz="0" w:space="0" w:color="auto"/>
        <w:left w:val="none" w:sz="0" w:space="0" w:color="auto"/>
        <w:bottom w:val="none" w:sz="0" w:space="0" w:color="auto"/>
        <w:right w:val="none" w:sz="0" w:space="0" w:color="auto"/>
      </w:divBdr>
    </w:div>
    <w:div w:id="922111265">
      <w:bodyDiv w:val="1"/>
      <w:marLeft w:val="0"/>
      <w:marRight w:val="0"/>
      <w:marTop w:val="0"/>
      <w:marBottom w:val="0"/>
      <w:divBdr>
        <w:top w:val="none" w:sz="0" w:space="0" w:color="auto"/>
        <w:left w:val="none" w:sz="0" w:space="0" w:color="auto"/>
        <w:bottom w:val="none" w:sz="0" w:space="0" w:color="auto"/>
        <w:right w:val="none" w:sz="0" w:space="0" w:color="auto"/>
      </w:divBdr>
    </w:div>
    <w:div w:id="923103753">
      <w:bodyDiv w:val="1"/>
      <w:marLeft w:val="0"/>
      <w:marRight w:val="0"/>
      <w:marTop w:val="0"/>
      <w:marBottom w:val="0"/>
      <w:divBdr>
        <w:top w:val="none" w:sz="0" w:space="0" w:color="auto"/>
        <w:left w:val="none" w:sz="0" w:space="0" w:color="auto"/>
        <w:bottom w:val="none" w:sz="0" w:space="0" w:color="auto"/>
        <w:right w:val="none" w:sz="0" w:space="0" w:color="auto"/>
      </w:divBdr>
    </w:div>
    <w:div w:id="923146113">
      <w:bodyDiv w:val="1"/>
      <w:marLeft w:val="0"/>
      <w:marRight w:val="0"/>
      <w:marTop w:val="0"/>
      <w:marBottom w:val="0"/>
      <w:divBdr>
        <w:top w:val="none" w:sz="0" w:space="0" w:color="auto"/>
        <w:left w:val="none" w:sz="0" w:space="0" w:color="auto"/>
        <w:bottom w:val="none" w:sz="0" w:space="0" w:color="auto"/>
        <w:right w:val="none" w:sz="0" w:space="0" w:color="auto"/>
      </w:divBdr>
    </w:div>
    <w:div w:id="923802351">
      <w:bodyDiv w:val="1"/>
      <w:marLeft w:val="0"/>
      <w:marRight w:val="0"/>
      <w:marTop w:val="0"/>
      <w:marBottom w:val="0"/>
      <w:divBdr>
        <w:top w:val="none" w:sz="0" w:space="0" w:color="auto"/>
        <w:left w:val="none" w:sz="0" w:space="0" w:color="auto"/>
        <w:bottom w:val="none" w:sz="0" w:space="0" w:color="auto"/>
        <w:right w:val="none" w:sz="0" w:space="0" w:color="auto"/>
      </w:divBdr>
    </w:div>
    <w:div w:id="924263322">
      <w:bodyDiv w:val="1"/>
      <w:marLeft w:val="0"/>
      <w:marRight w:val="0"/>
      <w:marTop w:val="0"/>
      <w:marBottom w:val="0"/>
      <w:divBdr>
        <w:top w:val="none" w:sz="0" w:space="0" w:color="auto"/>
        <w:left w:val="none" w:sz="0" w:space="0" w:color="auto"/>
        <w:bottom w:val="none" w:sz="0" w:space="0" w:color="auto"/>
        <w:right w:val="none" w:sz="0" w:space="0" w:color="auto"/>
      </w:divBdr>
    </w:div>
    <w:div w:id="924921191">
      <w:bodyDiv w:val="1"/>
      <w:marLeft w:val="0"/>
      <w:marRight w:val="0"/>
      <w:marTop w:val="0"/>
      <w:marBottom w:val="0"/>
      <w:divBdr>
        <w:top w:val="none" w:sz="0" w:space="0" w:color="auto"/>
        <w:left w:val="none" w:sz="0" w:space="0" w:color="auto"/>
        <w:bottom w:val="none" w:sz="0" w:space="0" w:color="auto"/>
        <w:right w:val="none" w:sz="0" w:space="0" w:color="auto"/>
      </w:divBdr>
    </w:div>
    <w:div w:id="925576397">
      <w:bodyDiv w:val="1"/>
      <w:marLeft w:val="0"/>
      <w:marRight w:val="0"/>
      <w:marTop w:val="0"/>
      <w:marBottom w:val="0"/>
      <w:divBdr>
        <w:top w:val="none" w:sz="0" w:space="0" w:color="auto"/>
        <w:left w:val="none" w:sz="0" w:space="0" w:color="auto"/>
        <w:bottom w:val="none" w:sz="0" w:space="0" w:color="auto"/>
        <w:right w:val="none" w:sz="0" w:space="0" w:color="auto"/>
      </w:divBdr>
    </w:div>
    <w:div w:id="926692033">
      <w:bodyDiv w:val="1"/>
      <w:marLeft w:val="0"/>
      <w:marRight w:val="0"/>
      <w:marTop w:val="0"/>
      <w:marBottom w:val="0"/>
      <w:divBdr>
        <w:top w:val="none" w:sz="0" w:space="0" w:color="auto"/>
        <w:left w:val="none" w:sz="0" w:space="0" w:color="auto"/>
        <w:bottom w:val="none" w:sz="0" w:space="0" w:color="auto"/>
        <w:right w:val="none" w:sz="0" w:space="0" w:color="auto"/>
      </w:divBdr>
    </w:div>
    <w:div w:id="927730673">
      <w:bodyDiv w:val="1"/>
      <w:marLeft w:val="0"/>
      <w:marRight w:val="0"/>
      <w:marTop w:val="0"/>
      <w:marBottom w:val="0"/>
      <w:divBdr>
        <w:top w:val="none" w:sz="0" w:space="0" w:color="auto"/>
        <w:left w:val="none" w:sz="0" w:space="0" w:color="auto"/>
        <w:bottom w:val="none" w:sz="0" w:space="0" w:color="auto"/>
        <w:right w:val="none" w:sz="0" w:space="0" w:color="auto"/>
      </w:divBdr>
    </w:div>
    <w:div w:id="929192423">
      <w:bodyDiv w:val="1"/>
      <w:marLeft w:val="0"/>
      <w:marRight w:val="0"/>
      <w:marTop w:val="0"/>
      <w:marBottom w:val="0"/>
      <w:divBdr>
        <w:top w:val="none" w:sz="0" w:space="0" w:color="auto"/>
        <w:left w:val="none" w:sz="0" w:space="0" w:color="auto"/>
        <w:bottom w:val="none" w:sz="0" w:space="0" w:color="auto"/>
        <w:right w:val="none" w:sz="0" w:space="0" w:color="auto"/>
      </w:divBdr>
    </w:div>
    <w:div w:id="929192811">
      <w:bodyDiv w:val="1"/>
      <w:marLeft w:val="0"/>
      <w:marRight w:val="0"/>
      <w:marTop w:val="0"/>
      <w:marBottom w:val="0"/>
      <w:divBdr>
        <w:top w:val="none" w:sz="0" w:space="0" w:color="auto"/>
        <w:left w:val="none" w:sz="0" w:space="0" w:color="auto"/>
        <w:bottom w:val="none" w:sz="0" w:space="0" w:color="auto"/>
        <w:right w:val="none" w:sz="0" w:space="0" w:color="auto"/>
      </w:divBdr>
    </w:div>
    <w:div w:id="929773748">
      <w:bodyDiv w:val="1"/>
      <w:marLeft w:val="0"/>
      <w:marRight w:val="0"/>
      <w:marTop w:val="0"/>
      <w:marBottom w:val="0"/>
      <w:divBdr>
        <w:top w:val="none" w:sz="0" w:space="0" w:color="auto"/>
        <w:left w:val="none" w:sz="0" w:space="0" w:color="auto"/>
        <w:bottom w:val="none" w:sz="0" w:space="0" w:color="auto"/>
        <w:right w:val="none" w:sz="0" w:space="0" w:color="auto"/>
      </w:divBdr>
    </w:div>
    <w:div w:id="930089445">
      <w:bodyDiv w:val="1"/>
      <w:marLeft w:val="0"/>
      <w:marRight w:val="0"/>
      <w:marTop w:val="0"/>
      <w:marBottom w:val="0"/>
      <w:divBdr>
        <w:top w:val="none" w:sz="0" w:space="0" w:color="auto"/>
        <w:left w:val="none" w:sz="0" w:space="0" w:color="auto"/>
        <w:bottom w:val="none" w:sz="0" w:space="0" w:color="auto"/>
        <w:right w:val="none" w:sz="0" w:space="0" w:color="auto"/>
      </w:divBdr>
    </w:div>
    <w:div w:id="932784486">
      <w:bodyDiv w:val="1"/>
      <w:marLeft w:val="0"/>
      <w:marRight w:val="0"/>
      <w:marTop w:val="0"/>
      <w:marBottom w:val="0"/>
      <w:divBdr>
        <w:top w:val="none" w:sz="0" w:space="0" w:color="auto"/>
        <w:left w:val="none" w:sz="0" w:space="0" w:color="auto"/>
        <w:bottom w:val="none" w:sz="0" w:space="0" w:color="auto"/>
        <w:right w:val="none" w:sz="0" w:space="0" w:color="auto"/>
      </w:divBdr>
    </w:div>
    <w:div w:id="934702650">
      <w:bodyDiv w:val="1"/>
      <w:marLeft w:val="0"/>
      <w:marRight w:val="0"/>
      <w:marTop w:val="0"/>
      <w:marBottom w:val="0"/>
      <w:divBdr>
        <w:top w:val="none" w:sz="0" w:space="0" w:color="auto"/>
        <w:left w:val="none" w:sz="0" w:space="0" w:color="auto"/>
        <w:bottom w:val="none" w:sz="0" w:space="0" w:color="auto"/>
        <w:right w:val="none" w:sz="0" w:space="0" w:color="auto"/>
      </w:divBdr>
    </w:div>
    <w:div w:id="934829583">
      <w:bodyDiv w:val="1"/>
      <w:marLeft w:val="0"/>
      <w:marRight w:val="0"/>
      <w:marTop w:val="0"/>
      <w:marBottom w:val="0"/>
      <w:divBdr>
        <w:top w:val="none" w:sz="0" w:space="0" w:color="auto"/>
        <w:left w:val="none" w:sz="0" w:space="0" w:color="auto"/>
        <w:bottom w:val="none" w:sz="0" w:space="0" w:color="auto"/>
        <w:right w:val="none" w:sz="0" w:space="0" w:color="auto"/>
      </w:divBdr>
    </w:div>
    <w:div w:id="935289720">
      <w:bodyDiv w:val="1"/>
      <w:marLeft w:val="0"/>
      <w:marRight w:val="0"/>
      <w:marTop w:val="0"/>
      <w:marBottom w:val="0"/>
      <w:divBdr>
        <w:top w:val="none" w:sz="0" w:space="0" w:color="auto"/>
        <w:left w:val="none" w:sz="0" w:space="0" w:color="auto"/>
        <w:bottom w:val="none" w:sz="0" w:space="0" w:color="auto"/>
        <w:right w:val="none" w:sz="0" w:space="0" w:color="auto"/>
      </w:divBdr>
    </w:div>
    <w:div w:id="935597704">
      <w:bodyDiv w:val="1"/>
      <w:marLeft w:val="0"/>
      <w:marRight w:val="0"/>
      <w:marTop w:val="0"/>
      <w:marBottom w:val="0"/>
      <w:divBdr>
        <w:top w:val="none" w:sz="0" w:space="0" w:color="auto"/>
        <w:left w:val="none" w:sz="0" w:space="0" w:color="auto"/>
        <w:bottom w:val="none" w:sz="0" w:space="0" w:color="auto"/>
        <w:right w:val="none" w:sz="0" w:space="0" w:color="auto"/>
      </w:divBdr>
    </w:div>
    <w:div w:id="936600572">
      <w:bodyDiv w:val="1"/>
      <w:marLeft w:val="0"/>
      <w:marRight w:val="0"/>
      <w:marTop w:val="0"/>
      <w:marBottom w:val="0"/>
      <w:divBdr>
        <w:top w:val="none" w:sz="0" w:space="0" w:color="auto"/>
        <w:left w:val="none" w:sz="0" w:space="0" w:color="auto"/>
        <w:bottom w:val="none" w:sz="0" w:space="0" w:color="auto"/>
        <w:right w:val="none" w:sz="0" w:space="0" w:color="auto"/>
      </w:divBdr>
    </w:div>
    <w:div w:id="937715744">
      <w:bodyDiv w:val="1"/>
      <w:marLeft w:val="0"/>
      <w:marRight w:val="0"/>
      <w:marTop w:val="0"/>
      <w:marBottom w:val="0"/>
      <w:divBdr>
        <w:top w:val="none" w:sz="0" w:space="0" w:color="auto"/>
        <w:left w:val="none" w:sz="0" w:space="0" w:color="auto"/>
        <w:bottom w:val="none" w:sz="0" w:space="0" w:color="auto"/>
        <w:right w:val="none" w:sz="0" w:space="0" w:color="auto"/>
      </w:divBdr>
    </w:div>
    <w:div w:id="939070574">
      <w:bodyDiv w:val="1"/>
      <w:marLeft w:val="0"/>
      <w:marRight w:val="0"/>
      <w:marTop w:val="0"/>
      <w:marBottom w:val="0"/>
      <w:divBdr>
        <w:top w:val="none" w:sz="0" w:space="0" w:color="auto"/>
        <w:left w:val="none" w:sz="0" w:space="0" w:color="auto"/>
        <w:bottom w:val="none" w:sz="0" w:space="0" w:color="auto"/>
        <w:right w:val="none" w:sz="0" w:space="0" w:color="auto"/>
      </w:divBdr>
    </w:div>
    <w:div w:id="941914723">
      <w:bodyDiv w:val="1"/>
      <w:marLeft w:val="0"/>
      <w:marRight w:val="0"/>
      <w:marTop w:val="0"/>
      <w:marBottom w:val="0"/>
      <w:divBdr>
        <w:top w:val="none" w:sz="0" w:space="0" w:color="auto"/>
        <w:left w:val="none" w:sz="0" w:space="0" w:color="auto"/>
        <w:bottom w:val="none" w:sz="0" w:space="0" w:color="auto"/>
        <w:right w:val="none" w:sz="0" w:space="0" w:color="auto"/>
      </w:divBdr>
      <w:divsChild>
        <w:div w:id="1000693756">
          <w:marLeft w:val="480"/>
          <w:marRight w:val="0"/>
          <w:marTop w:val="0"/>
          <w:marBottom w:val="0"/>
          <w:divBdr>
            <w:top w:val="none" w:sz="0" w:space="0" w:color="auto"/>
            <w:left w:val="none" w:sz="0" w:space="0" w:color="auto"/>
            <w:bottom w:val="none" w:sz="0" w:space="0" w:color="auto"/>
            <w:right w:val="none" w:sz="0" w:space="0" w:color="auto"/>
          </w:divBdr>
        </w:div>
        <w:div w:id="646980140">
          <w:marLeft w:val="480"/>
          <w:marRight w:val="0"/>
          <w:marTop w:val="0"/>
          <w:marBottom w:val="0"/>
          <w:divBdr>
            <w:top w:val="none" w:sz="0" w:space="0" w:color="auto"/>
            <w:left w:val="none" w:sz="0" w:space="0" w:color="auto"/>
            <w:bottom w:val="none" w:sz="0" w:space="0" w:color="auto"/>
            <w:right w:val="none" w:sz="0" w:space="0" w:color="auto"/>
          </w:divBdr>
        </w:div>
        <w:div w:id="378012720">
          <w:marLeft w:val="480"/>
          <w:marRight w:val="0"/>
          <w:marTop w:val="0"/>
          <w:marBottom w:val="0"/>
          <w:divBdr>
            <w:top w:val="none" w:sz="0" w:space="0" w:color="auto"/>
            <w:left w:val="none" w:sz="0" w:space="0" w:color="auto"/>
            <w:bottom w:val="none" w:sz="0" w:space="0" w:color="auto"/>
            <w:right w:val="none" w:sz="0" w:space="0" w:color="auto"/>
          </w:divBdr>
        </w:div>
        <w:div w:id="167797206">
          <w:marLeft w:val="480"/>
          <w:marRight w:val="0"/>
          <w:marTop w:val="0"/>
          <w:marBottom w:val="0"/>
          <w:divBdr>
            <w:top w:val="none" w:sz="0" w:space="0" w:color="auto"/>
            <w:left w:val="none" w:sz="0" w:space="0" w:color="auto"/>
            <w:bottom w:val="none" w:sz="0" w:space="0" w:color="auto"/>
            <w:right w:val="none" w:sz="0" w:space="0" w:color="auto"/>
          </w:divBdr>
        </w:div>
        <w:div w:id="1495073889">
          <w:marLeft w:val="480"/>
          <w:marRight w:val="0"/>
          <w:marTop w:val="0"/>
          <w:marBottom w:val="0"/>
          <w:divBdr>
            <w:top w:val="none" w:sz="0" w:space="0" w:color="auto"/>
            <w:left w:val="none" w:sz="0" w:space="0" w:color="auto"/>
            <w:bottom w:val="none" w:sz="0" w:space="0" w:color="auto"/>
            <w:right w:val="none" w:sz="0" w:space="0" w:color="auto"/>
          </w:divBdr>
        </w:div>
        <w:div w:id="1451897829">
          <w:marLeft w:val="480"/>
          <w:marRight w:val="0"/>
          <w:marTop w:val="0"/>
          <w:marBottom w:val="0"/>
          <w:divBdr>
            <w:top w:val="none" w:sz="0" w:space="0" w:color="auto"/>
            <w:left w:val="none" w:sz="0" w:space="0" w:color="auto"/>
            <w:bottom w:val="none" w:sz="0" w:space="0" w:color="auto"/>
            <w:right w:val="none" w:sz="0" w:space="0" w:color="auto"/>
          </w:divBdr>
        </w:div>
        <w:div w:id="2087140794">
          <w:marLeft w:val="480"/>
          <w:marRight w:val="0"/>
          <w:marTop w:val="0"/>
          <w:marBottom w:val="0"/>
          <w:divBdr>
            <w:top w:val="none" w:sz="0" w:space="0" w:color="auto"/>
            <w:left w:val="none" w:sz="0" w:space="0" w:color="auto"/>
            <w:bottom w:val="none" w:sz="0" w:space="0" w:color="auto"/>
            <w:right w:val="none" w:sz="0" w:space="0" w:color="auto"/>
          </w:divBdr>
        </w:div>
        <w:div w:id="271713907">
          <w:marLeft w:val="480"/>
          <w:marRight w:val="0"/>
          <w:marTop w:val="0"/>
          <w:marBottom w:val="0"/>
          <w:divBdr>
            <w:top w:val="none" w:sz="0" w:space="0" w:color="auto"/>
            <w:left w:val="none" w:sz="0" w:space="0" w:color="auto"/>
            <w:bottom w:val="none" w:sz="0" w:space="0" w:color="auto"/>
            <w:right w:val="none" w:sz="0" w:space="0" w:color="auto"/>
          </w:divBdr>
        </w:div>
        <w:div w:id="1941602169">
          <w:marLeft w:val="480"/>
          <w:marRight w:val="0"/>
          <w:marTop w:val="0"/>
          <w:marBottom w:val="0"/>
          <w:divBdr>
            <w:top w:val="none" w:sz="0" w:space="0" w:color="auto"/>
            <w:left w:val="none" w:sz="0" w:space="0" w:color="auto"/>
            <w:bottom w:val="none" w:sz="0" w:space="0" w:color="auto"/>
            <w:right w:val="none" w:sz="0" w:space="0" w:color="auto"/>
          </w:divBdr>
        </w:div>
        <w:div w:id="481703767">
          <w:marLeft w:val="480"/>
          <w:marRight w:val="0"/>
          <w:marTop w:val="0"/>
          <w:marBottom w:val="0"/>
          <w:divBdr>
            <w:top w:val="none" w:sz="0" w:space="0" w:color="auto"/>
            <w:left w:val="none" w:sz="0" w:space="0" w:color="auto"/>
            <w:bottom w:val="none" w:sz="0" w:space="0" w:color="auto"/>
            <w:right w:val="none" w:sz="0" w:space="0" w:color="auto"/>
          </w:divBdr>
        </w:div>
        <w:div w:id="2078353161">
          <w:marLeft w:val="480"/>
          <w:marRight w:val="0"/>
          <w:marTop w:val="0"/>
          <w:marBottom w:val="0"/>
          <w:divBdr>
            <w:top w:val="none" w:sz="0" w:space="0" w:color="auto"/>
            <w:left w:val="none" w:sz="0" w:space="0" w:color="auto"/>
            <w:bottom w:val="none" w:sz="0" w:space="0" w:color="auto"/>
            <w:right w:val="none" w:sz="0" w:space="0" w:color="auto"/>
          </w:divBdr>
        </w:div>
        <w:div w:id="1789161524">
          <w:marLeft w:val="480"/>
          <w:marRight w:val="0"/>
          <w:marTop w:val="0"/>
          <w:marBottom w:val="0"/>
          <w:divBdr>
            <w:top w:val="none" w:sz="0" w:space="0" w:color="auto"/>
            <w:left w:val="none" w:sz="0" w:space="0" w:color="auto"/>
            <w:bottom w:val="none" w:sz="0" w:space="0" w:color="auto"/>
            <w:right w:val="none" w:sz="0" w:space="0" w:color="auto"/>
          </w:divBdr>
        </w:div>
        <w:div w:id="566234372">
          <w:marLeft w:val="480"/>
          <w:marRight w:val="0"/>
          <w:marTop w:val="0"/>
          <w:marBottom w:val="0"/>
          <w:divBdr>
            <w:top w:val="none" w:sz="0" w:space="0" w:color="auto"/>
            <w:left w:val="none" w:sz="0" w:space="0" w:color="auto"/>
            <w:bottom w:val="none" w:sz="0" w:space="0" w:color="auto"/>
            <w:right w:val="none" w:sz="0" w:space="0" w:color="auto"/>
          </w:divBdr>
        </w:div>
        <w:div w:id="2102948484">
          <w:marLeft w:val="480"/>
          <w:marRight w:val="0"/>
          <w:marTop w:val="0"/>
          <w:marBottom w:val="0"/>
          <w:divBdr>
            <w:top w:val="none" w:sz="0" w:space="0" w:color="auto"/>
            <w:left w:val="none" w:sz="0" w:space="0" w:color="auto"/>
            <w:bottom w:val="none" w:sz="0" w:space="0" w:color="auto"/>
            <w:right w:val="none" w:sz="0" w:space="0" w:color="auto"/>
          </w:divBdr>
        </w:div>
        <w:div w:id="1314917400">
          <w:marLeft w:val="480"/>
          <w:marRight w:val="0"/>
          <w:marTop w:val="0"/>
          <w:marBottom w:val="0"/>
          <w:divBdr>
            <w:top w:val="none" w:sz="0" w:space="0" w:color="auto"/>
            <w:left w:val="none" w:sz="0" w:space="0" w:color="auto"/>
            <w:bottom w:val="none" w:sz="0" w:space="0" w:color="auto"/>
            <w:right w:val="none" w:sz="0" w:space="0" w:color="auto"/>
          </w:divBdr>
        </w:div>
        <w:div w:id="318194107">
          <w:marLeft w:val="480"/>
          <w:marRight w:val="0"/>
          <w:marTop w:val="0"/>
          <w:marBottom w:val="0"/>
          <w:divBdr>
            <w:top w:val="none" w:sz="0" w:space="0" w:color="auto"/>
            <w:left w:val="none" w:sz="0" w:space="0" w:color="auto"/>
            <w:bottom w:val="none" w:sz="0" w:space="0" w:color="auto"/>
            <w:right w:val="none" w:sz="0" w:space="0" w:color="auto"/>
          </w:divBdr>
        </w:div>
        <w:div w:id="1192570315">
          <w:marLeft w:val="480"/>
          <w:marRight w:val="0"/>
          <w:marTop w:val="0"/>
          <w:marBottom w:val="0"/>
          <w:divBdr>
            <w:top w:val="none" w:sz="0" w:space="0" w:color="auto"/>
            <w:left w:val="none" w:sz="0" w:space="0" w:color="auto"/>
            <w:bottom w:val="none" w:sz="0" w:space="0" w:color="auto"/>
            <w:right w:val="none" w:sz="0" w:space="0" w:color="auto"/>
          </w:divBdr>
        </w:div>
        <w:div w:id="720519507">
          <w:marLeft w:val="480"/>
          <w:marRight w:val="0"/>
          <w:marTop w:val="0"/>
          <w:marBottom w:val="0"/>
          <w:divBdr>
            <w:top w:val="none" w:sz="0" w:space="0" w:color="auto"/>
            <w:left w:val="none" w:sz="0" w:space="0" w:color="auto"/>
            <w:bottom w:val="none" w:sz="0" w:space="0" w:color="auto"/>
            <w:right w:val="none" w:sz="0" w:space="0" w:color="auto"/>
          </w:divBdr>
        </w:div>
        <w:div w:id="1578517052">
          <w:marLeft w:val="480"/>
          <w:marRight w:val="0"/>
          <w:marTop w:val="0"/>
          <w:marBottom w:val="0"/>
          <w:divBdr>
            <w:top w:val="none" w:sz="0" w:space="0" w:color="auto"/>
            <w:left w:val="none" w:sz="0" w:space="0" w:color="auto"/>
            <w:bottom w:val="none" w:sz="0" w:space="0" w:color="auto"/>
            <w:right w:val="none" w:sz="0" w:space="0" w:color="auto"/>
          </w:divBdr>
        </w:div>
        <w:div w:id="1355771196">
          <w:marLeft w:val="480"/>
          <w:marRight w:val="0"/>
          <w:marTop w:val="0"/>
          <w:marBottom w:val="0"/>
          <w:divBdr>
            <w:top w:val="none" w:sz="0" w:space="0" w:color="auto"/>
            <w:left w:val="none" w:sz="0" w:space="0" w:color="auto"/>
            <w:bottom w:val="none" w:sz="0" w:space="0" w:color="auto"/>
            <w:right w:val="none" w:sz="0" w:space="0" w:color="auto"/>
          </w:divBdr>
        </w:div>
        <w:div w:id="1802455578">
          <w:marLeft w:val="480"/>
          <w:marRight w:val="0"/>
          <w:marTop w:val="0"/>
          <w:marBottom w:val="0"/>
          <w:divBdr>
            <w:top w:val="none" w:sz="0" w:space="0" w:color="auto"/>
            <w:left w:val="none" w:sz="0" w:space="0" w:color="auto"/>
            <w:bottom w:val="none" w:sz="0" w:space="0" w:color="auto"/>
            <w:right w:val="none" w:sz="0" w:space="0" w:color="auto"/>
          </w:divBdr>
        </w:div>
        <w:div w:id="1822305203">
          <w:marLeft w:val="480"/>
          <w:marRight w:val="0"/>
          <w:marTop w:val="0"/>
          <w:marBottom w:val="0"/>
          <w:divBdr>
            <w:top w:val="none" w:sz="0" w:space="0" w:color="auto"/>
            <w:left w:val="none" w:sz="0" w:space="0" w:color="auto"/>
            <w:bottom w:val="none" w:sz="0" w:space="0" w:color="auto"/>
            <w:right w:val="none" w:sz="0" w:space="0" w:color="auto"/>
          </w:divBdr>
        </w:div>
        <w:div w:id="1065492750">
          <w:marLeft w:val="480"/>
          <w:marRight w:val="0"/>
          <w:marTop w:val="0"/>
          <w:marBottom w:val="0"/>
          <w:divBdr>
            <w:top w:val="none" w:sz="0" w:space="0" w:color="auto"/>
            <w:left w:val="none" w:sz="0" w:space="0" w:color="auto"/>
            <w:bottom w:val="none" w:sz="0" w:space="0" w:color="auto"/>
            <w:right w:val="none" w:sz="0" w:space="0" w:color="auto"/>
          </w:divBdr>
        </w:div>
        <w:div w:id="1720933178">
          <w:marLeft w:val="480"/>
          <w:marRight w:val="0"/>
          <w:marTop w:val="0"/>
          <w:marBottom w:val="0"/>
          <w:divBdr>
            <w:top w:val="none" w:sz="0" w:space="0" w:color="auto"/>
            <w:left w:val="none" w:sz="0" w:space="0" w:color="auto"/>
            <w:bottom w:val="none" w:sz="0" w:space="0" w:color="auto"/>
            <w:right w:val="none" w:sz="0" w:space="0" w:color="auto"/>
          </w:divBdr>
        </w:div>
        <w:div w:id="791944280">
          <w:marLeft w:val="480"/>
          <w:marRight w:val="0"/>
          <w:marTop w:val="0"/>
          <w:marBottom w:val="0"/>
          <w:divBdr>
            <w:top w:val="none" w:sz="0" w:space="0" w:color="auto"/>
            <w:left w:val="none" w:sz="0" w:space="0" w:color="auto"/>
            <w:bottom w:val="none" w:sz="0" w:space="0" w:color="auto"/>
            <w:right w:val="none" w:sz="0" w:space="0" w:color="auto"/>
          </w:divBdr>
        </w:div>
        <w:div w:id="1541045827">
          <w:marLeft w:val="480"/>
          <w:marRight w:val="0"/>
          <w:marTop w:val="0"/>
          <w:marBottom w:val="0"/>
          <w:divBdr>
            <w:top w:val="none" w:sz="0" w:space="0" w:color="auto"/>
            <w:left w:val="none" w:sz="0" w:space="0" w:color="auto"/>
            <w:bottom w:val="none" w:sz="0" w:space="0" w:color="auto"/>
            <w:right w:val="none" w:sz="0" w:space="0" w:color="auto"/>
          </w:divBdr>
        </w:div>
        <w:div w:id="1614051651">
          <w:marLeft w:val="480"/>
          <w:marRight w:val="0"/>
          <w:marTop w:val="0"/>
          <w:marBottom w:val="0"/>
          <w:divBdr>
            <w:top w:val="none" w:sz="0" w:space="0" w:color="auto"/>
            <w:left w:val="none" w:sz="0" w:space="0" w:color="auto"/>
            <w:bottom w:val="none" w:sz="0" w:space="0" w:color="auto"/>
            <w:right w:val="none" w:sz="0" w:space="0" w:color="auto"/>
          </w:divBdr>
        </w:div>
        <w:div w:id="527372630">
          <w:marLeft w:val="480"/>
          <w:marRight w:val="0"/>
          <w:marTop w:val="0"/>
          <w:marBottom w:val="0"/>
          <w:divBdr>
            <w:top w:val="none" w:sz="0" w:space="0" w:color="auto"/>
            <w:left w:val="none" w:sz="0" w:space="0" w:color="auto"/>
            <w:bottom w:val="none" w:sz="0" w:space="0" w:color="auto"/>
            <w:right w:val="none" w:sz="0" w:space="0" w:color="auto"/>
          </w:divBdr>
        </w:div>
        <w:div w:id="1139884884">
          <w:marLeft w:val="480"/>
          <w:marRight w:val="0"/>
          <w:marTop w:val="0"/>
          <w:marBottom w:val="0"/>
          <w:divBdr>
            <w:top w:val="none" w:sz="0" w:space="0" w:color="auto"/>
            <w:left w:val="none" w:sz="0" w:space="0" w:color="auto"/>
            <w:bottom w:val="none" w:sz="0" w:space="0" w:color="auto"/>
            <w:right w:val="none" w:sz="0" w:space="0" w:color="auto"/>
          </w:divBdr>
        </w:div>
        <w:div w:id="280188608">
          <w:marLeft w:val="480"/>
          <w:marRight w:val="0"/>
          <w:marTop w:val="0"/>
          <w:marBottom w:val="0"/>
          <w:divBdr>
            <w:top w:val="none" w:sz="0" w:space="0" w:color="auto"/>
            <w:left w:val="none" w:sz="0" w:space="0" w:color="auto"/>
            <w:bottom w:val="none" w:sz="0" w:space="0" w:color="auto"/>
            <w:right w:val="none" w:sz="0" w:space="0" w:color="auto"/>
          </w:divBdr>
        </w:div>
        <w:div w:id="465856151">
          <w:marLeft w:val="480"/>
          <w:marRight w:val="0"/>
          <w:marTop w:val="0"/>
          <w:marBottom w:val="0"/>
          <w:divBdr>
            <w:top w:val="none" w:sz="0" w:space="0" w:color="auto"/>
            <w:left w:val="none" w:sz="0" w:space="0" w:color="auto"/>
            <w:bottom w:val="none" w:sz="0" w:space="0" w:color="auto"/>
            <w:right w:val="none" w:sz="0" w:space="0" w:color="auto"/>
          </w:divBdr>
        </w:div>
        <w:div w:id="1032071513">
          <w:marLeft w:val="480"/>
          <w:marRight w:val="0"/>
          <w:marTop w:val="0"/>
          <w:marBottom w:val="0"/>
          <w:divBdr>
            <w:top w:val="none" w:sz="0" w:space="0" w:color="auto"/>
            <w:left w:val="none" w:sz="0" w:space="0" w:color="auto"/>
            <w:bottom w:val="none" w:sz="0" w:space="0" w:color="auto"/>
            <w:right w:val="none" w:sz="0" w:space="0" w:color="auto"/>
          </w:divBdr>
        </w:div>
        <w:div w:id="252396797">
          <w:marLeft w:val="480"/>
          <w:marRight w:val="0"/>
          <w:marTop w:val="0"/>
          <w:marBottom w:val="0"/>
          <w:divBdr>
            <w:top w:val="none" w:sz="0" w:space="0" w:color="auto"/>
            <w:left w:val="none" w:sz="0" w:space="0" w:color="auto"/>
            <w:bottom w:val="none" w:sz="0" w:space="0" w:color="auto"/>
            <w:right w:val="none" w:sz="0" w:space="0" w:color="auto"/>
          </w:divBdr>
        </w:div>
        <w:div w:id="1106342062">
          <w:marLeft w:val="480"/>
          <w:marRight w:val="0"/>
          <w:marTop w:val="0"/>
          <w:marBottom w:val="0"/>
          <w:divBdr>
            <w:top w:val="none" w:sz="0" w:space="0" w:color="auto"/>
            <w:left w:val="none" w:sz="0" w:space="0" w:color="auto"/>
            <w:bottom w:val="none" w:sz="0" w:space="0" w:color="auto"/>
            <w:right w:val="none" w:sz="0" w:space="0" w:color="auto"/>
          </w:divBdr>
        </w:div>
        <w:div w:id="1276133898">
          <w:marLeft w:val="480"/>
          <w:marRight w:val="0"/>
          <w:marTop w:val="0"/>
          <w:marBottom w:val="0"/>
          <w:divBdr>
            <w:top w:val="none" w:sz="0" w:space="0" w:color="auto"/>
            <w:left w:val="none" w:sz="0" w:space="0" w:color="auto"/>
            <w:bottom w:val="none" w:sz="0" w:space="0" w:color="auto"/>
            <w:right w:val="none" w:sz="0" w:space="0" w:color="auto"/>
          </w:divBdr>
        </w:div>
        <w:div w:id="356274922">
          <w:marLeft w:val="480"/>
          <w:marRight w:val="0"/>
          <w:marTop w:val="0"/>
          <w:marBottom w:val="0"/>
          <w:divBdr>
            <w:top w:val="none" w:sz="0" w:space="0" w:color="auto"/>
            <w:left w:val="none" w:sz="0" w:space="0" w:color="auto"/>
            <w:bottom w:val="none" w:sz="0" w:space="0" w:color="auto"/>
            <w:right w:val="none" w:sz="0" w:space="0" w:color="auto"/>
          </w:divBdr>
        </w:div>
        <w:div w:id="873075480">
          <w:marLeft w:val="480"/>
          <w:marRight w:val="0"/>
          <w:marTop w:val="0"/>
          <w:marBottom w:val="0"/>
          <w:divBdr>
            <w:top w:val="none" w:sz="0" w:space="0" w:color="auto"/>
            <w:left w:val="none" w:sz="0" w:space="0" w:color="auto"/>
            <w:bottom w:val="none" w:sz="0" w:space="0" w:color="auto"/>
            <w:right w:val="none" w:sz="0" w:space="0" w:color="auto"/>
          </w:divBdr>
        </w:div>
        <w:div w:id="898249196">
          <w:marLeft w:val="480"/>
          <w:marRight w:val="0"/>
          <w:marTop w:val="0"/>
          <w:marBottom w:val="0"/>
          <w:divBdr>
            <w:top w:val="none" w:sz="0" w:space="0" w:color="auto"/>
            <w:left w:val="none" w:sz="0" w:space="0" w:color="auto"/>
            <w:bottom w:val="none" w:sz="0" w:space="0" w:color="auto"/>
            <w:right w:val="none" w:sz="0" w:space="0" w:color="auto"/>
          </w:divBdr>
        </w:div>
        <w:div w:id="601568231">
          <w:marLeft w:val="480"/>
          <w:marRight w:val="0"/>
          <w:marTop w:val="0"/>
          <w:marBottom w:val="0"/>
          <w:divBdr>
            <w:top w:val="none" w:sz="0" w:space="0" w:color="auto"/>
            <w:left w:val="none" w:sz="0" w:space="0" w:color="auto"/>
            <w:bottom w:val="none" w:sz="0" w:space="0" w:color="auto"/>
            <w:right w:val="none" w:sz="0" w:space="0" w:color="auto"/>
          </w:divBdr>
        </w:div>
        <w:div w:id="1975670665">
          <w:marLeft w:val="480"/>
          <w:marRight w:val="0"/>
          <w:marTop w:val="0"/>
          <w:marBottom w:val="0"/>
          <w:divBdr>
            <w:top w:val="none" w:sz="0" w:space="0" w:color="auto"/>
            <w:left w:val="none" w:sz="0" w:space="0" w:color="auto"/>
            <w:bottom w:val="none" w:sz="0" w:space="0" w:color="auto"/>
            <w:right w:val="none" w:sz="0" w:space="0" w:color="auto"/>
          </w:divBdr>
        </w:div>
        <w:div w:id="1479809618">
          <w:marLeft w:val="480"/>
          <w:marRight w:val="0"/>
          <w:marTop w:val="0"/>
          <w:marBottom w:val="0"/>
          <w:divBdr>
            <w:top w:val="none" w:sz="0" w:space="0" w:color="auto"/>
            <w:left w:val="none" w:sz="0" w:space="0" w:color="auto"/>
            <w:bottom w:val="none" w:sz="0" w:space="0" w:color="auto"/>
            <w:right w:val="none" w:sz="0" w:space="0" w:color="auto"/>
          </w:divBdr>
        </w:div>
        <w:div w:id="1573193397">
          <w:marLeft w:val="480"/>
          <w:marRight w:val="0"/>
          <w:marTop w:val="0"/>
          <w:marBottom w:val="0"/>
          <w:divBdr>
            <w:top w:val="none" w:sz="0" w:space="0" w:color="auto"/>
            <w:left w:val="none" w:sz="0" w:space="0" w:color="auto"/>
            <w:bottom w:val="none" w:sz="0" w:space="0" w:color="auto"/>
            <w:right w:val="none" w:sz="0" w:space="0" w:color="auto"/>
          </w:divBdr>
        </w:div>
      </w:divsChild>
    </w:div>
    <w:div w:id="942301207">
      <w:bodyDiv w:val="1"/>
      <w:marLeft w:val="0"/>
      <w:marRight w:val="0"/>
      <w:marTop w:val="0"/>
      <w:marBottom w:val="0"/>
      <w:divBdr>
        <w:top w:val="none" w:sz="0" w:space="0" w:color="auto"/>
        <w:left w:val="none" w:sz="0" w:space="0" w:color="auto"/>
        <w:bottom w:val="none" w:sz="0" w:space="0" w:color="auto"/>
        <w:right w:val="none" w:sz="0" w:space="0" w:color="auto"/>
      </w:divBdr>
    </w:div>
    <w:div w:id="943609130">
      <w:bodyDiv w:val="1"/>
      <w:marLeft w:val="0"/>
      <w:marRight w:val="0"/>
      <w:marTop w:val="0"/>
      <w:marBottom w:val="0"/>
      <w:divBdr>
        <w:top w:val="none" w:sz="0" w:space="0" w:color="auto"/>
        <w:left w:val="none" w:sz="0" w:space="0" w:color="auto"/>
        <w:bottom w:val="none" w:sz="0" w:space="0" w:color="auto"/>
        <w:right w:val="none" w:sz="0" w:space="0" w:color="auto"/>
      </w:divBdr>
    </w:div>
    <w:div w:id="943617202">
      <w:bodyDiv w:val="1"/>
      <w:marLeft w:val="0"/>
      <w:marRight w:val="0"/>
      <w:marTop w:val="0"/>
      <w:marBottom w:val="0"/>
      <w:divBdr>
        <w:top w:val="none" w:sz="0" w:space="0" w:color="auto"/>
        <w:left w:val="none" w:sz="0" w:space="0" w:color="auto"/>
        <w:bottom w:val="none" w:sz="0" w:space="0" w:color="auto"/>
        <w:right w:val="none" w:sz="0" w:space="0" w:color="auto"/>
      </w:divBdr>
    </w:div>
    <w:div w:id="944731827">
      <w:bodyDiv w:val="1"/>
      <w:marLeft w:val="0"/>
      <w:marRight w:val="0"/>
      <w:marTop w:val="0"/>
      <w:marBottom w:val="0"/>
      <w:divBdr>
        <w:top w:val="none" w:sz="0" w:space="0" w:color="auto"/>
        <w:left w:val="none" w:sz="0" w:space="0" w:color="auto"/>
        <w:bottom w:val="none" w:sz="0" w:space="0" w:color="auto"/>
        <w:right w:val="none" w:sz="0" w:space="0" w:color="auto"/>
      </w:divBdr>
    </w:div>
    <w:div w:id="945429817">
      <w:bodyDiv w:val="1"/>
      <w:marLeft w:val="0"/>
      <w:marRight w:val="0"/>
      <w:marTop w:val="0"/>
      <w:marBottom w:val="0"/>
      <w:divBdr>
        <w:top w:val="none" w:sz="0" w:space="0" w:color="auto"/>
        <w:left w:val="none" w:sz="0" w:space="0" w:color="auto"/>
        <w:bottom w:val="none" w:sz="0" w:space="0" w:color="auto"/>
        <w:right w:val="none" w:sz="0" w:space="0" w:color="auto"/>
      </w:divBdr>
    </w:div>
    <w:div w:id="945430442">
      <w:bodyDiv w:val="1"/>
      <w:marLeft w:val="0"/>
      <w:marRight w:val="0"/>
      <w:marTop w:val="0"/>
      <w:marBottom w:val="0"/>
      <w:divBdr>
        <w:top w:val="none" w:sz="0" w:space="0" w:color="auto"/>
        <w:left w:val="none" w:sz="0" w:space="0" w:color="auto"/>
        <w:bottom w:val="none" w:sz="0" w:space="0" w:color="auto"/>
        <w:right w:val="none" w:sz="0" w:space="0" w:color="auto"/>
      </w:divBdr>
    </w:div>
    <w:div w:id="945621399">
      <w:bodyDiv w:val="1"/>
      <w:marLeft w:val="0"/>
      <w:marRight w:val="0"/>
      <w:marTop w:val="0"/>
      <w:marBottom w:val="0"/>
      <w:divBdr>
        <w:top w:val="none" w:sz="0" w:space="0" w:color="auto"/>
        <w:left w:val="none" w:sz="0" w:space="0" w:color="auto"/>
        <w:bottom w:val="none" w:sz="0" w:space="0" w:color="auto"/>
        <w:right w:val="none" w:sz="0" w:space="0" w:color="auto"/>
      </w:divBdr>
    </w:div>
    <w:div w:id="946422882">
      <w:bodyDiv w:val="1"/>
      <w:marLeft w:val="0"/>
      <w:marRight w:val="0"/>
      <w:marTop w:val="0"/>
      <w:marBottom w:val="0"/>
      <w:divBdr>
        <w:top w:val="none" w:sz="0" w:space="0" w:color="auto"/>
        <w:left w:val="none" w:sz="0" w:space="0" w:color="auto"/>
        <w:bottom w:val="none" w:sz="0" w:space="0" w:color="auto"/>
        <w:right w:val="none" w:sz="0" w:space="0" w:color="auto"/>
      </w:divBdr>
    </w:div>
    <w:div w:id="947348346">
      <w:bodyDiv w:val="1"/>
      <w:marLeft w:val="0"/>
      <w:marRight w:val="0"/>
      <w:marTop w:val="0"/>
      <w:marBottom w:val="0"/>
      <w:divBdr>
        <w:top w:val="none" w:sz="0" w:space="0" w:color="auto"/>
        <w:left w:val="none" w:sz="0" w:space="0" w:color="auto"/>
        <w:bottom w:val="none" w:sz="0" w:space="0" w:color="auto"/>
        <w:right w:val="none" w:sz="0" w:space="0" w:color="auto"/>
      </w:divBdr>
    </w:div>
    <w:div w:id="948001129">
      <w:bodyDiv w:val="1"/>
      <w:marLeft w:val="0"/>
      <w:marRight w:val="0"/>
      <w:marTop w:val="0"/>
      <w:marBottom w:val="0"/>
      <w:divBdr>
        <w:top w:val="none" w:sz="0" w:space="0" w:color="auto"/>
        <w:left w:val="none" w:sz="0" w:space="0" w:color="auto"/>
        <w:bottom w:val="none" w:sz="0" w:space="0" w:color="auto"/>
        <w:right w:val="none" w:sz="0" w:space="0" w:color="auto"/>
      </w:divBdr>
    </w:div>
    <w:div w:id="948049413">
      <w:bodyDiv w:val="1"/>
      <w:marLeft w:val="0"/>
      <w:marRight w:val="0"/>
      <w:marTop w:val="0"/>
      <w:marBottom w:val="0"/>
      <w:divBdr>
        <w:top w:val="none" w:sz="0" w:space="0" w:color="auto"/>
        <w:left w:val="none" w:sz="0" w:space="0" w:color="auto"/>
        <w:bottom w:val="none" w:sz="0" w:space="0" w:color="auto"/>
        <w:right w:val="none" w:sz="0" w:space="0" w:color="auto"/>
      </w:divBdr>
    </w:div>
    <w:div w:id="949435003">
      <w:bodyDiv w:val="1"/>
      <w:marLeft w:val="0"/>
      <w:marRight w:val="0"/>
      <w:marTop w:val="0"/>
      <w:marBottom w:val="0"/>
      <w:divBdr>
        <w:top w:val="none" w:sz="0" w:space="0" w:color="auto"/>
        <w:left w:val="none" w:sz="0" w:space="0" w:color="auto"/>
        <w:bottom w:val="none" w:sz="0" w:space="0" w:color="auto"/>
        <w:right w:val="none" w:sz="0" w:space="0" w:color="auto"/>
      </w:divBdr>
    </w:div>
    <w:div w:id="949626591">
      <w:bodyDiv w:val="1"/>
      <w:marLeft w:val="0"/>
      <w:marRight w:val="0"/>
      <w:marTop w:val="0"/>
      <w:marBottom w:val="0"/>
      <w:divBdr>
        <w:top w:val="none" w:sz="0" w:space="0" w:color="auto"/>
        <w:left w:val="none" w:sz="0" w:space="0" w:color="auto"/>
        <w:bottom w:val="none" w:sz="0" w:space="0" w:color="auto"/>
        <w:right w:val="none" w:sz="0" w:space="0" w:color="auto"/>
      </w:divBdr>
    </w:div>
    <w:div w:id="949895767">
      <w:bodyDiv w:val="1"/>
      <w:marLeft w:val="0"/>
      <w:marRight w:val="0"/>
      <w:marTop w:val="0"/>
      <w:marBottom w:val="0"/>
      <w:divBdr>
        <w:top w:val="none" w:sz="0" w:space="0" w:color="auto"/>
        <w:left w:val="none" w:sz="0" w:space="0" w:color="auto"/>
        <w:bottom w:val="none" w:sz="0" w:space="0" w:color="auto"/>
        <w:right w:val="none" w:sz="0" w:space="0" w:color="auto"/>
      </w:divBdr>
      <w:divsChild>
        <w:div w:id="447547501">
          <w:marLeft w:val="480"/>
          <w:marRight w:val="0"/>
          <w:marTop w:val="0"/>
          <w:marBottom w:val="0"/>
          <w:divBdr>
            <w:top w:val="none" w:sz="0" w:space="0" w:color="auto"/>
            <w:left w:val="none" w:sz="0" w:space="0" w:color="auto"/>
            <w:bottom w:val="none" w:sz="0" w:space="0" w:color="auto"/>
            <w:right w:val="none" w:sz="0" w:space="0" w:color="auto"/>
          </w:divBdr>
        </w:div>
        <w:div w:id="2125495537">
          <w:marLeft w:val="480"/>
          <w:marRight w:val="0"/>
          <w:marTop w:val="0"/>
          <w:marBottom w:val="0"/>
          <w:divBdr>
            <w:top w:val="none" w:sz="0" w:space="0" w:color="auto"/>
            <w:left w:val="none" w:sz="0" w:space="0" w:color="auto"/>
            <w:bottom w:val="none" w:sz="0" w:space="0" w:color="auto"/>
            <w:right w:val="none" w:sz="0" w:space="0" w:color="auto"/>
          </w:divBdr>
        </w:div>
        <w:div w:id="159665680">
          <w:marLeft w:val="480"/>
          <w:marRight w:val="0"/>
          <w:marTop w:val="0"/>
          <w:marBottom w:val="0"/>
          <w:divBdr>
            <w:top w:val="none" w:sz="0" w:space="0" w:color="auto"/>
            <w:left w:val="none" w:sz="0" w:space="0" w:color="auto"/>
            <w:bottom w:val="none" w:sz="0" w:space="0" w:color="auto"/>
            <w:right w:val="none" w:sz="0" w:space="0" w:color="auto"/>
          </w:divBdr>
        </w:div>
        <w:div w:id="350380120">
          <w:marLeft w:val="480"/>
          <w:marRight w:val="0"/>
          <w:marTop w:val="0"/>
          <w:marBottom w:val="0"/>
          <w:divBdr>
            <w:top w:val="none" w:sz="0" w:space="0" w:color="auto"/>
            <w:left w:val="none" w:sz="0" w:space="0" w:color="auto"/>
            <w:bottom w:val="none" w:sz="0" w:space="0" w:color="auto"/>
            <w:right w:val="none" w:sz="0" w:space="0" w:color="auto"/>
          </w:divBdr>
        </w:div>
        <w:div w:id="1095174868">
          <w:marLeft w:val="480"/>
          <w:marRight w:val="0"/>
          <w:marTop w:val="0"/>
          <w:marBottom w:val="0"/>
          <w:divBdr>
            <w:top w:val="none" w:sz="0" w:space="0" w:color="auto"/>
            <w:left w:val="none" w:sz="0" w:space="0" w:color="auto"/>
            <w:bottom w:val="none" w:sz="0" w:space="0" w:color="auto"/>
            <w:right w:val="none" w:sz="0" w:space="0" w:color="auto"/>
          </w:divBdr>
        </w:div>
        <w:div w:id="731805699">
          <w:marLeft w:val="480"/>
          <w:marRight w:val="0"/>
          <w:marTop w:val="0"/>
          <w:marBottom w:val="0"/>
          <w:divBdr>
            <w:top w:val="none" w:sz="0" w:space="0" w:color="auto"/>
            <w:left w:val="none" w:sz="0" w:space="0" w:color="auto"/>
            <w:bottom w:val="none" w:sz="0" w:space="0" w:color="auto"/>
            <w:right w:val="none" w:sz="0" w:space="0" w:color="auto"/>
          </w:divBdr>
        </w:div>
        <w:div w:id="1394891701">
          <w:marLeft w:val="480"/>
          <w:marRight w:val="0"/>
          <w:marTop w:val="0"/>
          <w:marBottom w:val="0"/>
          <w:divBdr>
            <w:top w:val="none" w:sz="0" w:space="0" w:color="auto"/>
            <w:left w:val="none" w:sz="0" w:space="0" w:color="auto"/>
            <w:bottom w:val="none" w:sz="0" w:space="0" w:color="auto"/>
            <w:right w:val="none" w:sz="0" w:space="0" w:color="auto"/>
          </w:divBdr>
        </w:div>
        <w:div w:id="697661022">
          <w:marLeft w:val="480"/>
          <w:marRight w:val="0"/>
          <w:marTop w:val="0"/>
          <w:marBottom w:val="0"/>
          <w:divBdr>
            <w:top w:val="none" w:sz="0" w:space="0" w:color="auto"/>
            <w:left w:val="none" w:sz="0" w:space="0" w:color="auto"/>
            <w:bottom w:val="none" w:sz="0" w:space="0" w:color="auto"/>
            <w:right w:val="none" w:sz="0" w:space="0" w:color="auto"/>
          </w:divBdr>
        </w:div>
        <w:div w:id="248926436">
          <w:marLeft w:val="480"/>
          <w:marRight w:val="0"/>
          <w:marTop w:val="0"/>
          <w:marBottom w:val="0"/>
          <w:divBdr>
            <w:top w:val="none" w:sz="0" w:space="0" w:color="auto"/>
            <w:left w:val="none" w:sz="0" w:space="0" w:color="auto"/>
            <w:bottom w:val="none" w:sz="0" w:space="0" w:color="auto"/>
            <w:right w:val="none" w:sz="0" w:space="0" w:color="auto"/>
          </w:divBdr>
        </w:div>
        <w:div w:id="1768963533">
          <w:marLeft w:val="480"/>
          <w:marRight w:val="0"/>
          <w:marTop w:val="0"/>
          <w:marBottom w:val="0"/>
          <w:divBdr>
            <w:top w:val="none" w:sz="0" w:space="0" w:color="auto"/>
            <w:left w:val="none" w:sz="0" w:space="0" w:color="auto"/>
            <w:bottom w:val="none" w:sz="0" w:space="0" w:color="auto"/>
            <w:right w:val="none" w:sz="0" w:space="0" w:color="auto"/>
          </w:divBdr>
        </w:div>
        <w:div w:id="157426416">
          <w:marLeft w:val="480"/>
          <w:marRight w:val="0"/>
          <w:marTop w:val="0"/>
          <w:marBottom w:val="0"/>
          <w:divBdr>
            <w:top w:val="none" w:sz="0" w:space="0" w:color="auto"/>
            <w:left w:val="none" w:sz="0" w:space="0" w:color="auto"/>
            <w:bottom w:val="none" w:sz="0" w:space="0" w:color="auto"/>
            <w:right w:val="none" w:sz="0" w:space="0" w:color="auto"/>
          </w:divBdr>
        </w:div>
        <w:div w:id="1227911884">
          <w:marLeft w:val="480"/>
          <w:marRight w:val="0"/>
          <w:marTop w:val="0"/>
          <w:marBottom w:val="0"/>
          <w:divBdr>
            <w:top w:val="none" w:sz="0" w:space="0" w:color="auto"/>
            <w:left w:val="none" w:sz="0" w:space="0" w:color="auto"/>
            <w:bottom w:val="none" w:sz="0" w:space="0" w:color="auto"/>
            <w:right w:val="none" w:sz="0" w:space="0" w:color="auto"/>
          </w:divBdr>
        </w:div>
        <w:div w:id="1047990543">
          <w:marLeft w:val="480"/>
          <w:marRight w:val="0"/>
          <w:marTop w:val="0"/>
          <w:marBottom w:val="0"/>
          <w:divBdr>
            <w:top w:val="none" w:sz="0" w:space="0" w:color="auto"/>
            <w:left w:val="none" w:sz="0" w:space="0" w:color="auto"/>
            <w:bottom w:val="none" w:sz="0" w:space="0" w:color="auto"/>
            <w:right w:val="none" w:sz="0" w:space="0" w:color="auto"/>
          </w:divBdr>
        </w:div>
        <w:div w:id="449514808">
          <w:marLeft w:val="480"/>
          <w:marRight w:val="0"/>
          <w:marTop w:val="0"/>
          <w:marBottom w:val="0"/>
          <w:divBdr>
            <w:top w:val="none" w:sz="0" w:space="0" w:color="auto"/>
            <w:left w:val="none" w:sz="0" w:space="0" w:color="auto"/>
            <w:bottom w:val="none" w:sz="0" w:space="0" w:color="auto"/>
            <w:right w:val="none" w:sz="0" w:space="0" w:color="auto"/>
          </w:divBdr>
        </w:div>
        <w:div w:id="1214922185">
          <w:marLeft w:val="480"/>
          <w:marRight w:val="0"/>
          <w:marTop w:val="0"/>
          <w:marBottom w:val="0"/>
          <w:divBdr>
            <w:top w:val="none" w:sz="0" w:space="0" w:color="auto"/>
            <w:left w:val="none" w:sz="0" w:space="0" w:color="auto"/>
            <w:bottom w:val="none" w:sz="0" w:space="0" w:color="auto"/>
            <w:right w:val="none" w:sz="0" w:space="0" w:color="auto"/>
          </w:divBdr>
        </w:div>
        <w:div w:id="1794210535">
          <w:marLeft w:val="480"/>
          <w:marRight w:val="0"/>
          <w:marTop w:val="0"/>
          <w:marBottom w:val="0"/>
          <w:divBdr>
            <w:top w:val="none" w:sz="0" w:space="0" w:color="auto"/>
            <w:left w:val="none" w:sz="0" w:space="0" w:color="auto"/>
            <w:bottom w:val="none" w:sz="0" w:space="0" w:color="auto"/>
            <w:right w:val="none" w:sz="0" w:space="0" w:color="auto"/>
          </w:divBdr>
        </w:div>
        <w:div w:id="1823345828">
          <w:marLeft w:val="480"/>
          <w:marRight w:val="0"/>
          <w:marTop w:val="0"/>
          <w:marBottom w:val="0"/>
          <w:divBdr>
            <w:top w:val="none" w:sz="0" w:space="0" w:color="auto"/>
            <w:left w:val="none" w:sz="0" w:space="0" w:color="auto"/>
            <w:bottom w:val="none" w:sz="0" w:space="0" w:color="auto"/>
            <w:right w:val="none" w:sz="0" w:space="0" w:color="auto"/>
          </w:divBdr>
        </w:div>
        <w:div w:id="792019005">
          <w:marLeft w:val="480"/>
          <w:marRight w:val="0"/>
          <w:marTop w:val="0"/>
          <w:marBottom w:val="0"/>
          <w:divBdr>
            <w:top w:val="none" w:sz="0" w:space="0" w:color="auto"/>
            <w:left w:val="none" w:sz="0" w:space="0" w:color="auto"/>
            <w:bottom w:val="none" w:sz="0" w:space="0" w:color="auto"/>
            <w:right w:val="none" w:sz="0" w:space="0" w:color="auto"/>
          </w:divBdr>
        </w:div>
        <w:div w:id="690684520">
          <w:marLeft w:val="480"/>
          <w:marRight w:val="0"/>
          <w:marTop w:val="0"/>
          <w:marBottom w:val="0"/>
          <w:divBdr>
            <w:top w:val="none" w:sz="0" w:space="0" w:color="auto"/>
            <w:left w:val="none" w:sz="0" w:space="0" w:color="auto"/>
            <w:bottom w:val="none" w:sz="0" w:space="0" w:color="auto"/>
            <w:right w:val="none" w:sz="0" w:space="0" w:color="auto"/>
          </w:divBdr>
        </w:div>
        <w:div w:id="1036464878">
          <w:marLeft w:val="480"/>
          <w:marRight w:val="0"/>
          <w:marTop w:val="0"/>
          <w:marBottom w:val="0"/>
          <w:divBdr>
            <w:top w:val="none" w:sz="0" w:space="0" w:color="auto"/>
            <w:left w:val="none" w:sz="0" w:space="0" w:color="auto"/>
            <w:bottom w:val="none" w:sz="0" w:space="0" w:color="auto"/>
            <w:right w:val="none" w:sz="0" w:space="0" w:color="auto"/>
          </w:divBdr>
        </w:div>
        <w:div w:id="1695643964">
          <w:marLeft w:val="480"/>
          <w:marRight w:val="0"/>
          <w:marTop w:val="0"/>
          <w:marBottom w:val="0"/>
          <w:divBdr>
            <w:top w:val="none" w:sz="0" w:space="0" w:color="auto"/>
            <w:left w:val="none" w:sz="0" w:space="0" w:color="auto"/>
            <w:bottom w:val="none" w:sz="0" w:space="0" w:color="auto"/>
            <w:right w:val="none" w:sz="0" w:space="0" w:color="auto"/>
          </w:divBdr>
        </w:div>
        <w:div w:id="1473015827">
          <w:marLeft w:val="480"/>
          <w:marRight w:val="0"/>
          <w:marTop w:val="0"/>
          <w:marBottom w:val="0"/>
          <w:divBdr>
            <w:top w:val="none" w:sz="0" w:space="0" w:color="auto"/>
            <w:left w:val="none" w:sz="0" w:space="0" w:color="auto"/>
            <w:bottom w:val="none" w:sz="0" w:space="0" w:color="auto"/>
            <w:right w:val="none" w:sz="0" w:space="0" w:color="auto"/>
          </w:divBdr>
        </w:div>
        <w:div w:id="1974209841">
          <w:marLeft w:val="480"/>
          <w:marRight w:val="0"/>
          <w:marTop w:val="0"/>
          <w:marBottom w:val="0"/>
          <w:divBdr>
            <w:top w:val="none" w:sz="0" w:space="0" w:color="auto"/>
            <w:left w:val="none" w:sz="0" w:space="0" w:color="auto"/>
            <w:bottom w:val="none" w:sz="0" w:space="0" w:color="auto"/>
            <w:right w:val="none" w:sz="0" w:space="0" w:color="auto"/>
          </w:divBdr>
        </w:div>
        <w:div w:id="614754796">
          <w:marLeft w:val="480"/>
          <w:marRight w:val="0"/>
          <w:marTop w:val="0"/>
          <w:marBottom w:val="0"/>
          <w:divBdr>
            <w:top w:val="none" w:sz="0" w:space="0" w:color="auto"/>
            <w:left w:val="none" w:sz="0" w:space="0" w:color="auto"/>
            <w:bottom w:val="none" w:sz="0" w:space="0" w:color="auto"/>
            <w:right w:val="none" w:sz="0" w:space="0" w:color="auto"/>
          </w:divBdr>
        </w:div>
        <w:div w:id="583418892">
          <w:marLeft w:val="480"/>
          <w:marRight w:val="0"/>
          <w:marTop w:val="0"/>
          <w:marBottom w:val="0"/>
          <w:divBdr>
            <w:top w:val="none" w:sz="0" w:space="0" w:color="auto"/>
            <w:left w:val="none" w:sz="0" w:space="0" w:color="auto"/>
            <w:bottom w:val="none" w:sz="0" w:space="0" w:color="auto"/>
            <w:right w:val="none" w:sz="0" w:space="0" w:color="auto"/>
          </w:divBdr>
        </w:div>
        <w:div w:id="36243883">
          <w:marLeft w:val="480"/>
          <w:marRight w:val="0"/>
          <w:marTop w:val="0"/>
          <w:marBottom w:val="0"/>
          <w:divBdr>
            <w:top w:val="none" w:sz="0" w:space="0" w:color="auto"/>
            <w:left w:val="none" w:sz="0" w:space="0" w:color="auto"/>
            <w:bottom w:val="none" w:sz="0" w:space="0" w:color="auto"/>
            <w:right w:val="none" w:sz="0" w:space="0" w:color="auto"/>
          </w:divBdr>
        </w:div>
        <w:div w:id="1826160851">
          <w:marLeft w:val="480"/>
          <w:marRight w:val="0"/>
          <w:marTop w:val="0"/>
          <w:marBottom w:val="0"/>
          <w:divBdr>
            <w:top w:val="none" w:sz="0" w:space="0" w:color="auto"/>
            <w:left w:val="none" w:sz="0" w:space="0" w:color="auto"/>
            <w:bottom w:val="none" w:sz="0" w:space="0" w:color="auto"/>
            <w:right w:val="none" w:sz="0" w:space="0" w:color="auto"/>
          </w:divBdr>
        </w:div>
        <w:div w:id="497035304">
          <w:marLeft w:val="480"/>
          <w:marRight w:val="0"/>
          <w:marTop w:val="0"/>
          <w:marBottom w:val="0"/>
          <w:divBdr>
            <w:top w:val="none" w:sz="0" w:space="0" w:color="auto"/>
            <w:left w:val="none" w:sz="0" w:space="0" w:color="auto"/>
            <w:bottom w:val="none" w:sz="0" w:space="0" w:color="auto"/>
            <w:right w:val="none" w:sz="0" w:space="0" w:color="auto"/>
          </w:divBdr>
        </w:div>
        <w:div w:id="1159729057">
          <w:marLeft w:val="480"/>
          <w:marRight w:val="0"/>
          <w:marTop w:val="0"/>
          <w:marBottom w:val="0"/>
          <w:divBdr>
            <w:top w:val="none" w:sz="0" w:space="0" w:color="auto"/>
            <w:left w:val="none" w:sz="0" w:space="0" w:color="auto"/>
            <w:bottom w:val="none" w:sz="0" w:space="0" w:color="auto"/>
            <w:right w:val="none" w:sz="0" w:space="0" w:color="auto"/>
          </w:divBdr>
        </w:div>
        <w:div w:id="928201128">
          <w:marLeft w:val="480"/>
          <w:marRight w:val="0"/>
          <w:marTop w:val="0"/>
          <w:marBottom w:val="0"/>
          <w:divBdr>
            <w:top w:val="none" w:sz="0" w:space="0" w:color="auto"/>
            <w:left w:val="none" w:sz="0" w:space="0" w:color="auto"/>
            <w:bottom w:val="none" w:sz="0" w:space="0" w:color="auto"/>
            <w:right w:val="none" w:sz="0" w:space="0" w:color="auto"/>
          </w:divBdr>
        </w:div>
        <w:div w:id="1167866865">
          <w:marLeft w:val="480"/>
          <w:marRight w:val="0"/>
          <w:marTop w:val="0"/>
          <w:marBottom w:val="0"/>
          <w:divBdr>
            <w:top w:val="none" w:sz="0" w:space="0" w:color="auto"/>
            <w:left w:val="none" w:sz="0" w:space="0" w:color="auto"/>
            <w:bottom w:val="none" w:sz="0" w:space="0" w:color="auto"/>
            <w:right w:val="none" w:sz="0" w:space="0" w:color="auto"/>
          </w:divBdr>
        </w:div>
        <w:div w:id="480002712">
          <w:marLeft w:val="480"/>
          <w:marRight w:val="0"/>
          <w:marTop w:val="0"/>
          <w:marBottom w:val="0"/>
          <w:divBdr>
            <w:top w:val="none" w:sz="0" w:space="0" w:color="auto"/>
            <w:left w:val="none" w:sz="0" w:space="0" w:color="auto"/>
            <w:bottom w:val="none" w:sz="0" w:space="0" w:color="auto"/>
            <w:right w:val="none" w:sz="0" w:space="0" w:color="auto"/>
          </w:divBdr>
        </w:div>
        <w:div w:id="1128623472">
          <w:marLeft w:val="480"/>
          <w:marRight w:val="0"/>
          <w:marTop w:val="0"/>
          <w:marBottom w:val="0"/>
          <w:divBdr>
            <w:top w:val="none" w:sz="0" w:space="0" w:color="auto"/>
            <w:left w:val="none" w:sz="0" w:space="0" w:color="auto"/>
            <w:bottom w:val="none" w:sz="0" w:space="0" w:color="auto"/>
            <w:right w:val="none" w:sz="0" w:space="0" w:color="auto"/>
          </w:divBdr>
        </w:div>
        <w:div w:id="309600656">
          <w:marLeft w:val="480"/>
          <w:marRight w:val="0"/>
          <w:marTop w:val="0"/>
          <w:marBottom w:val="0"/>
          <w:divBdr>
            <w:top w:val="none" w:sz="0" w:space="0" w:color="auto"/>
            <w:left w:val="none" w:sz="0" w:space="0" w:color="auto"/>
            <w:bottom w:val="none" w:sz="0" w:space="0" w:color="auto"/>
            <w:right w:val="none" w:sz="0" w:space="0" w:color="auto"/>
          </w:divBdr>
        </w:div>
        <w:div w:id="2013408573">
          <w:marLeft w:val="480"/>
          <w:marRight w:val="0"/>
          <w:marTop w:val="0"/>
          <w:marBottom w:val="0"/>
          <w:divBdr>
            <w:top w:val="none" w:sz="0" w:space="0" w:color="auto"/>
            <w:left w:val="none" w:sz="0" w:space="0" w:color="auto"/>
            <w:bottom w:val="none" w:sz="0" w:space="0" w:color="auto"/>
            <w:right w:val="none" w:sz="0" w:space="0" w:color="auto"/>
          </w:divBdr>
        </w:div>
        <w:div w:id="508645170">
          <w:marLeft w:val="480"/>
          <w:marRight w:val="0"/>
          <w:marTop w:val="0"/>
          <w:marBottom w:val="0"/>
          <w:divBdr>
            <w:top w:val="none" w:sz="0" w:space="0" w:color="auto"/>
            <w:left w:val="none" w:sz="0" w:space="0" w:color="auto"/>
            <w:bottom w:val="none" w:sz="0" w:space="0" w:color="auto"/>
            <w:right w:val="none" w:sz="0" w:space="0" w:color="auto"/>
          </w:divBdr>
        </w:div>
        <w:div w:id="519397659">
          <w:marLeft w:val="480"/>
          <w:marRight w:val="0"/>
          <w:marTop w:val="0"/>
          <w:marBottom w:val="0"/>
          <w:divBdr>
            <w:top w:val="none" w:sz="0" w:space="0" w:color="auto"/>
            <w:left w:val="none" w:sz="0" w:space="0" w:color="auto"/>
            <w:bottom w:val="none" w:sz="0" w:space="0" w:color="auto"/>
            <w:right w:val="none" w:sz="0" w:space="0" w:color="auto"/>
          </w:divBdr>
        </w:div>
        <w:div w:id="1641225822">
          <w:marLeft w:val="480"/>
          <w:marRight w:val="0"/>
          <w:marTop w:val="0"/>
          <w:marBottom w:val="0"/>
          <w:divBdr>
            <w:top w:val="none" w:sz="0" w:space="0" w:color="auto"/>
            <w:left w:val="none" w:sz="0" w:space="0" w:color="auto"/>
            <w:bottom w:val="none" w:sz="0" w:space="0" w:color="auto"/>
            <w:right w:val="none" w:sz="0" w:space="0" w:color="auto"/>
          </w:divBdr>
        </w:div>
        <w:div w:id="693270872">
          <w:marLeft w:val="480"/>
          <w:marRight w:val="0"/>
          <w:marTop w:val="0"/>
          <w:marBottom w:val="0"/>
          <w:divBdr>
            <w:top w:val="none" w:sz="0" w:space="0" w:color="auto"/>
            <w:left w:val="none" w:sz="0" w:space="0" w:color="auto"/>
            <w:bottom w:val="none" w:sz="0" w:space="0" w:color="auto"/>
            <w:right w:val="none" w:sz="0" w:space="0" w:color="auto"/>
          </w:divBdr>
        </w:div>
        <w:div w:id="1094740581">
          <w:marLeft w:val="480"/>
          <w:marRight w:val="0"/>
          <w:marTop w:val="0"/>
          <w:marBottom w:val="0"/>
          <w:divBdr>
            <w:top w:val="none" w:sz="0" w:space="0" w:color="auto"/>
            <w:left w:val="none" w:sz="0" w:space="0" w:color="auto"/>
            <w:bottom w:val="none" w:sz="0" w:space="0" w:color="auto"/>
            <w:right w:val="none" w:sz="0" w:space="0" w:color="auto"/>
          </w:divBdr>
        </w:div>
        <w:div w:id="2131777424">
          <w:marLeft w:val="480"/>
          <w:marRight w:val="0"/>
          <w:marTop w:val="0"/>
          <w:marBottom w:val="0"/>
          <w:divBdr>
            <w:top w:val="none" w:sz="0" w:space="0" w:color="auto"/>
            <w:left w:val="none" w:sz="0" w:space="0" w:color="auto"/>
            <w:bottom w:val="none" w:sz="0" w:space="0" w:color="auto"/>
            <w:right w:val="none" w:sz="0" w:space="0" w:color="auto"/>
          </w:divBdr>
        </w:div>
      </w:divsChild>
    </w:div>
    <w:div w:id="951090485">
      <w:bodyDiv w:val="1"/>
      <w:marLeft w:val="0"/>
      <w:marRight w:val="0"/>
      <w:marTop w:val="0"/>
      <w:marBottom w:val="0"/>
      <w:divBdr>
        <w:top w:val="none" w:sz="0" w:space="0" w:color="auto"/>
        <w:left w:val="none" w:sz="0" w:space="0" w:color="auto"/>
        <w:bottom w:val="none" w:sz="0" w:space="0" w:color="auto"/>
        <w:right w:val="none" w:sz="0" w:space="0" w:color="auto"/>
      </w:divBdr>
    </w:div>
    <w:div w:id="953175451">
      <w:bodyDiv w:val="1"/>
      <w:marLeft w:val="0"/>
      <w:marRight w:val="0"/>
      <w:marTop w:val="0"/>
      <w:marBottom w:val="0"/>
      <w:divBdr>
        <w:top w:val="none" w:sz="0" w:space="0" w:color="auto"/>
        <w:left w:val="none" w:sz="0" w:space="0" w:color="auto"/>
        <w:bottom w:val="none" w:sz="0" w:space="0" w:color="auto"/>
        <w:right w:val="none" w:sz="0" w:space="0" w:color="auto"/>
      </w:divBdr>
    </w:div>
    <w:div w:id="954673128">
      <w:bodyDiv w:val="1"/>
      <w:marLeft w:val="0"/>
      <w:marRight w:val="0"/>
      <w:marTop w:val="0"/>
      <w:marBottom w:val="0"/>
      <w:divBdr>
        <w:top w:val="none" w:sz="0" w:space="0" w:color="auto"/>
        <w:left w:val="none" w:sz="0" w:space="0" w:color="auto"/>
        <w:bottom w:val="none" w:sz="0" w:space="0" w:color="auto"/>
        <w:right w:val="none" w:sz="0" w:space="0" w:color="auto"/>
      </w:divBdr>
    </w:div>
    <w:div w:id="955600650">
      <w:bodyDiv w:val="1"/>
      <w:marLeft w:val="0"/>
      <w:marRight w:val="0"/>
      <w:marTop w:val="0"/>
      <w:marBottom w:val="0"/>
      <w:divBdr>
        <w:top w:val="none" w:sz="0" w:space="0" w:color="auto"/>
        <w:left w:val="none" w:sz="0" w:space="0" w:color="auto"/>
        <w:bottom w:val="none" w:sz="0" w:space="0" w:color="auto"/>
        <w:right w:val="none" w:sz="0" w:space="0" w:color="auto"/>
      </w:divBdr>
    </w:div>
    <w:div w:id="956302529">
      <w:bodyDiv w:val="1"/>
      <w:marLeft w:val="0"/>
      <w:marRight w:val="0"/>
      <w:marTop w:val="0"/>
      <w:marBottom w:val="0"/>
      <w:divBdr>
        <w:top w:val="none" w:sz="0" w:space="0" w:color="auto"/>
        <w:left w:val="none" w:sz="0" w:space="0" w:color="auto"/>
        <w:bottom w:val="none" w:sz="0" w:space="0" w:color="auto"/>
        <w:right w:val="none" w:sz="0" w:space="0" w:color="auto"/>
      </w:divBdr>
    </w:div>
    <w:div w:id="956790975">
      <w:bodyDiv w:val="1"/>
      <w:marLeft w:val="0"/>
      <w:marRight w:val="0"/>
      <w:marTop w:val="0"/>
      <w:marBottom w:val="0"/>
      <w:divBdr>
        <w:top w:val="none" w:sz="0" w:space="0" w:color="auto"/>
        <w:left w:val="none" w:sz="0" w:space="0" w:color="auto"/>
        <w:bottom w:val="none" w:sz="0" w:space="0" w:color="auto"/>
        <w:right w:val="none" w:sz="0" w:space="0" w:color="auto"/>
      </w:divBdr>
    </w:div>
    <w:div w:id="957106012">
      <w:bodyDiv w:val="1"/>
      <w:marLeft w:val="0"/>
      <w:marRight w:val="0"/>
      <w:marTop w:val="0"/>
      <w:marBottom w:val="0"/>
      <w:divBdr>
        <w:top w:val="none" w:sz="0" w:space="0" w:color="auto"/>
        <w:left w:val="none" w:sz="0" w:space="0" w:color="auto"/>
        <w:bottom w:val="none" w:sz="0" w:space="0" w:color="auto"/>
        <w:right w:val="none" w:sz="0" w:space="0" w:color="auto"/>
      </w:divBdr>
    </w:div>
    <w:div w:id="957688259">
      <w:bodyDiv w:val="1"/>
      <w:marLeft w:val="0"/>
      <w:marRight w:val="0"/>
      <w:marTop w:val="0"/>
      <w:marBottom w:val="0"/>
      <w:divBdr>
        <w:top w:val="none" w:sz="0" w:space="0" w:color="auto"/>
        <w:left w:val="none" w:sz="0" w:space="0" w:color="auto"/>
        <w:bottom w:val="none" w:sz="0" w:space="0" w:color="auto"/>
        <w:right w:val="none" w:sz="0" w:space="0" w:color="auto"/>
      </w:divBdr>
    </w:div>
    <w:div w:id="960305322">
      <w:bodyDiv w:val="1"/>
      <w:marLeft w:val="0"/>
      <w:marRight w:val="0"/>
      <w:marTop w:val="0"/>
      <w:marBottom w:val="0"/>
      <w:divBdr>
        <w:top w:val="none" w:sz="0" w:space="0" w:color="auto"/>
        <w:left w:val="none" w:sz="0" w:space="0" w:color="auto"/>
        <w:bottom w:val="none" w:sz="0" w:space="0" w:color="auto"/>
        <w:right w:val="none" w:sz="0" w:space="0" w:color="auto"/>
      </w:divBdr>
    </w:div>
    <w:div w:id="961110083">
      <w:bodyDiv w:val="1"/>
      <w:marLeft w:val="0"/>
      <w:marRight w:val="0"/>
      <w:marTop w:val="0"/>
      <w:marBottom w:val="0"/>
      <w:divBdr>
        <w:top w:val="none" w:sz="0" w:space="0" w:color="auto"/>
        <w:left w:val="none" w:sz="0" w:space="0" w:color="auto"/>
        <w:bottom w:val="none" w:sz="0" w:space="0" w:color="auto"/>
        <w:right w:val="none" w:sz="0" w:space="0" w:color="auto"/>
      </w:divBdr>
    </w:div>
    <w:div w:id="962274300">
      <w:bodyDiv w:val="1"/>
      <w:marLeft w:val="0"/>
      <w:marRight w:val="0"/>
      <w:marTop w:val="0"/>
      <w:marBottom w:val="0"/>
      <w:divBdr>
        <w:top w:val="none" w:sz="0" w:space="0" w:color="auto"/>
        <w:left w:val="none" w:sz="0" w:space="0" w:color="auto"/>
        <w:bottom w:val="none" w:sz="0" w:space="0" w:color="auto"/>
        <w:right w:val="none" w:sz="0" w:space="0" w:color="auto"/>
      </w:divBdr>
    </w:div>
    <w:div w:id="962736633">
      <w:bodyDiv w:val="1"/>
      <w:marLeft w:val="0"/>
      <w:marRight w:val="0"/>
      <w:marTop w:val="0"/>
      <w:marBottom w:val="0"/>
      <w:divBdr>
        <w:top w:val="none" w:sz="0" w:space="0" w:color="auto"/>
        <w:left w:val="none" w:sz="0" w:space="0" w:color="auto"/>
        <w:bottom w:val="none" w:sz="0" w:space="0" w:color="auto"/>
        <w:right w:val="none" w:sz="0" w:space="0" w:color="auto"/>
      </w:divBdr>
    </w:div>
    <w:div w:id="963000487">
      <w:bodyDiv w:val="1"/>
      <w:marLeft w:val="0"/>
      <w:marRight w:val="0"/>
      <w:marTop w:val="0"/>
      <w:marBottom w:val="0"/>
      <w:divBdr>
        <w:top w:val="none" w:sz="0" w:space="0" w:color="auto"/>
        <w:left w:val="none" w:sz="0" w:space="0" w:color="auto"/>
        <w:bottom w:val="none" w:sz="0" w:space="0" w:color="auto"/>
        <w:right w:val="none" w:sz="0" w:space="0" w:color="auto"/>
      </w:divBdr>
      <w:divsChild>
        <w:div w:id="1091776958">
          <w:marLeft w:val="480"/>
          <w:marRight w:val="0"/>
          <w:marTop w:val="0"/>
          <w:marBottom w:val="0"/>
          <w:divBdr>
            <w:top w:val="none" w:sz="0" w:space="0" w:color="auto"/>
            <w:left w:val="none" w:sz="0" w:space="0" w:color="auto"/>
            <w:bottom w:val="none" w:sz="0" w:space="0" w:color="auto"/>
            <w:right w:val="none" w:sz="0" w:space="0" w:color="auto"/>
          </w:divBdr>
        </w:div>
        <w:div w:id="70545064">
          <w:marLeft w:val="480"/>
          <w:marRight w:val="0"/>
          <w:marTop w:val="0"/>
          <w:marBottom w:val="0"/>
          <w:divBdr>
            <w:top w:val="none" w:sz="0" w:space="0" w:color="auto"/>
            <w:left w:val="none" w:sz="0" w:space="0" w:color="auto"/>
            <w:bottom w:val="none" w:sz="0" w:space="0" w:color="auto"/>
            <w:right w:val="none" w:sz="0" w:space="0" w:color="auto"/>
          </w:divBdr>
        </w:div>
        <w:div w:id="545795799">
          <w:marLeft w:val="480"/>
          <w:marRight w:val="0"/>
          <w:marTop w:val="0"/>
          <w:marBottom w:val="0"/>
          <w:divBdr>
            <w:top w:val="none" w:sz="0" w:space="0" w:color="auto"/>
            <w:left w:val="none" w:sz="0" w:space="0" w:color="auto"/>
            <w:bottom w:val="none" w:sz="0" w:space="0" w:color="auto"/>
            <w:right w:val="none" w:sz="0" w:space="0" w:color="auto"/>
          </w:divBdr>
        </w:div>
        <w:div w:id="623728019">
          <w:marLeft w:val="480"/>
          <w:marRight w:val="0"/>
          <w:marTop w:val="0"/>
          <w:marBottom w:val="0"/>
          <w:divBdr>
            <w:top w:val="none" w:sz="0" w:space="0" w:color="auto"/>
            <w:left w:val="none" w:sz="0" w:space="0" w:color="auto"/>
            <w:bottom w:val="none" w:sz="0" w:space="0" w:color="auto"/>
            <w:right w:val="none" w:sz="0" w:space="0" w:color="auto"/>
          </w:divBdr>
        </w:div>
        <w:div w:id="943655055">
          <w:marLeft w:val="480"/>
          <w:marRight w:val="0"/>
          <w:marTop w:val="0"/>
          <w:marBottom w:val="0"/>
          <w:divBdr>
            <w:top w:val="none" w:sz="0" w:space="0" w:color="auto"/>
            <w:left w:val="none" w:sz="0" w:space="0" w:color="auto"/>
            <w:bottom w:val="none" w:sz="0" w:space="0" w:color="auto"/>
            <w:right w:val="none" w:sz="0" w:space="0" w:color="auto"/>
          </w:divBdr>
        </w:div>
        <w:div w:id="890265613">
          <w:marLeft w:val="480"/>
          <w:marRight w:val="0"/>
          <w:marTop w:val="0"/>
          <w:marBottom w:val="0"/>
          <w:divBdr>
            <w:top w:val="none" w:sz="0" w:space="0" w:color="auto"/>
            <w:left w:val="none" w:sz="0" w:space="0" w:color="auto"/>
            <w:bottom w:val="none" w:sz="0" w:space="0" w:color="auto"/>
            <w:right w:val="none" w:sz="0" w:space="0" w:color="auto"/>
          </w:divBdr>
        </w:div>
        <w:div w:id="1273318024">
          <w:marLeft w:val="480"/>
          <w:marRight w:val="0"/>
          <w:marTop w:val="0"/>
          <w:marBottom w:val="0"/>
          <w:divBdr>
            <w:top w:val="none" w:sz="0" w:space="0" w:color="auto"/>
            <w:left w:val="none" w:sz="0" w:space="0" w:color="auto"/>
            <w:bottom w:val="none" w:sz="0" w:space="0" w:color="auto"/>
            <w:right w:val="none" w:sz="0" w:space="0" w:color="auto"/>
          </w:divBdr>
        </w:div>
        <w:div w:id="1508405493">
          <w:marLeft w:val="480"/>
          <w:marRight w:val="0"/>
          <w:marTop w:val="0"/>
          <w:marBottom w:val="0"/>
          <w:divBdr>
            <w:top w:val="none" w:sz="0" w:space="0" w:color="auto"/>
            <w:left w:val="none" w:sz="0" w:space="0" w:color="auto"/>
            <w:bottom w:val="none" w:sz="0" w:space="0" w:color="auto"/>
            <w:right w:val="none" w:sz="0" w:space="0" w:color="auto"/>
          </w:divBdr>
        </w:div>
        <w:div w:id="1458261787">
          <w:marLeft w:val="480"/>
          <w:marRight w:val="0"/>
          <w:marTop w:val="0"/>
          <w:marBottom w:val="0"/>
          <w:divBdr>
            <w:top w:val="none" w:sz="0" w:space="0" w:color="auto"/>
            <w:left w:val="none" w:sz="0" w:space="0" w:color="auto"/>
            <w:bottom w:val="none" w:sz="0" w:space="0" w:color="auto"/>
            <w:right w:val="none" w:sz="0" w:space="0" w:color="auto"/>
          </w:divBdr>
        </w:div>
        <w:div w:id="1120951928">
          <w:marLeft w:val="480"/>
          <w:marRight w:val="0"/>
          <w:marTop w:val="0"/>
          <w:marBottom w:val="0"/>
          <w:divBdr>
            <w:top w:val="none" w:sz="0" w:space="0" w:color="auto"/>
            <w:left w:val="none" w:sz="0" w:space="0" w:color="auto"/>
            <w:bottom w:val="none" w:sz="0" w:space="0" w:color="auto"/>
            <w:right w:val="none" w:sz="0" w:space="0" w:color="auto"/>
          </w:divBdr>
        </w:div>
        <w:div w:id="20519429">
          <w:marLeft w:val="480"/>
          <w:marRight w:val="0"/>
          <w:marTop w:val="0"/>
          <w:marBottom w:val="0"/>
          <w:divBdr>
            <w:top w:val="none" w:sz="0" w:space="0" w:color="auto"/>
            <w:left w:val="none" w:sz="0" w:space="0" w:color="auto"/>
            <w:bottom w:val="none" w:sz="0" w:space="0" w:color="auto"/>
            <w:right w:val="none" w:sz="0" w:space="0" w:color="auto"/>
          </w:divBdr>
        </w:div>
        <w:div w:id="242686492">
          <w:marLeft w:val="480"/>
          <w:marRight w:val="0"/>
          <w:marTop w:val="0"/>
          <w:marBottom w:val="0"/>
          <w:divBdr>
            <w:top w:val="none" w:sz="0" w:space="0" w:color="auto"/>
            <w:left w:val="none" w:sz="0" w:space="0" w:color="auto"/>
            <w:bottom w:val="none" w:sz="0" w:space="0" w:color="auto"/>
            <w:right w:val="none" w:sz="0" w:space="0" w:color="auto"/>
          </w:divBdr>
        </w:div>
        <w:div w:id="1805850648">
          <w:marLeft w:val="480"/>
          <w:marRight w:val="0"/>
          <w:marTop w:val="0"/>
          <w:marBottom w:val="0"/>
          <w:divBdr>
            <w:top w:val="none" w:sz="0" w:space="0" w:color="auto"/>
            <w:left w:val="none" w:sz="0" w:space="0" w:color="auto"/>
            <w:bottom w:val="none" w:sz="0" w:space="0" w:color="auto"/>
            <w:right w:val="none" w:sz="0" w:space="0" w:color="auto"/>
          </w:divBdr>
        </w:div>
        <w:div w:id="1367826979">
          <w:marLeft w:val="480"/>
          <w:marRight w:val="0"/>
          <w:marTop w:val="0"/>
          <w:marBottom w:val="0"/>
          <w:divBdr>
            <w:top w:val="none" w:sz="0" w:space="0" w:color="auto"/>
            <w:left w:val="none" w:sz="0" w:space="0" w:color="auto"/>
            <w:bottom w:val="none" w:sz="0" w:space="0" w:color="auto"/>
            <w:right w:val="none" w:sz="0" w:space="0" w:color="auto"/>
          </w:divBdr>
        </w:div>
        <w:div w:id="84500095">
          <w:marLeft w:val="480"/>
          <w:marRight w:val="0"/>
          <w:marTop w:val="0"/>
          <w:marBottom w:val="0"/>
          <w:divBdr>
            <w:top w:val="none" w:sz="0" w:space="0" w:color="auto"/>
            <w:left w:val="none" w:sz="0" w:space="0" w:color="auto"/>
            <w:bottom w:val="none" w:sz="0" w:space="0" w:color="auto"/>
            <w:right w:val="none" w:sz="0" w:space="0" w:color="auto"/>
          </w:divBdr>
        </w:div>
        <w:div w:id="1764649141">
          <w:marLeft w:val="480"/>
          <w:marRight w:val="0"/>
          <w:marTop w:val="0"/>
          <w:marBottom w:val="0"/>
          <w:divBdr>
            <w:top w:val="none" w:sz="0" w:space="0" w:color="auto"/>
            <w:left w:val="none" w:sz="0" w:space="0" w:color="auto"/>
            <w:bottom w:val="none" w:sz="0" w:space="0" w:color="auto"/>
            <w:right w:val="none" w:sz="0" w:space="0" w:color="auto"/>
          </w:divBdr>
        </w:div>
        <w:div w:id="443574158">
          <w:marLeft w:val="480"/>
          <w:marRight w:val="0"/>
          <w:marTop w:val="0"/>
          <w:marBottom w:val="0"/>
          <w:divBdr>
            <w:top w:val="none" w:sz="0" w:space="0" w:color="auto"/>
            <w:left w:val="none" w:sz="0" w:space="0" w:color="auto"/>
            <w:bottom w:val="none" w:sz="0" w:space="0" w:color="auto"/>
            <w:right w:val="none" w:sz="0" w:space="0" w:color="auto"/>
          </w:divBdr>
        </w:div>
        <w:div w:id="541676891">
          <w:marLeft w:val="480"/>
          <w:marRight w:val="0"/>
          <w:marTop w:val="0"/>
          <w:marBottom w:val="0"/>
          <w:divBdr>
            <w:top w:val="none" w:sz="0" w:space="0" w:color="auto"/>
            <w:left w:val="none" w:sz="0" w:space="0" w:color="auto"/>
            <w:bottom w:val="none" w:sz="0" w:space="0" w:color="auto"/>
            <w:right w:val="none" w:sz="0" w:space="0" w:color="auto"/>
          </w:divBdr>
        </w:div>
        <w:div w:id="1428692630">
          <w:marLeft w:val="480"/>
          <w:marRight w:val="0"/>
          <w:marTop w:val="0"/>
          <w:marBottom w:val="0"/>
          <w:divBdr>
            <w:top w:val="none" w:sz="0" w:space="0" w:color="auto"/>
            <w:left w:val="none" w:sz="0" w:space="0" w:color="auto"/>
            <w:bottom w:val="none" w:sz="0" w:space="0" w:color="auto"/>
            <w:right w:val="none" w:sz="0" w:space="0" w:color="auto"/>
          </w:divBdr>
        </w:div>
        <w:div w:id="622804808">
          <w:marLeft w:val="480"/>
          <w:marRight w:val="0"/>
          <w:marTop w:val="0"/>
          <w:marBottom w:val="0"/>
          <w:divBdr>
            <w:top w:val="none" w:sz="0" w:space="0" w:color="auto"/>
            <w:left w:val="none" w:sz="0" w:space="0" w:color="auto"/>
            <w:bottom w:val="none" w:sz="0" w:space="0" w:color="auto"/>
            <w:right w:val="none" w:sz="0" w:space="0" w:color="auto"/>
          </w:divBdr>
        </w:div>
        <w:div w:id="625307388">
          <w:marLeft w:val="480"/>
          <w:marRight w:val="0"/>
          <w:marTop w:val="0"/>
          <w:marBottom w:val="0"/>
          <w:divBdr>
            <w:top w:val="none" w:sz="0" w:space="0" w:color="auto"/>
            <w:left w:val="none" w:sz="0" w:space="0" w:color="auto"/>
            <w:bottom w:val="none" w:sz="0" w:space="0" w:color="auto"/>
            <w:right w:val="none" w:sz="0" w:space="0" w:color="auto"/>
          </w:divBdr>
        </w:div>
        <w:div w:id="63532790">
          <w:marLeft w:val="480"/>
          <w:marRight w:val="0"/>
          <w:marTop w:val="0"/>
          <w:marBottom w:val="0"/>
          <w:divBdr>
            <w:top w:val="none" w:sz="0" w:space="0" w:color="auto"/>
            <w:left w:val="none" w:sz="0" w:space="0" w:color="auto"/>
            <w:bottom w:val="none" w:sz="0" w:space="0" w:color="auto"/>
            <w:right w:val="none" w:sz="0" w:space="0" w:color="auto"/>
          </w:divBdr>
        </w:div>
        <w:div w:id="1566062864">
          <w:marLeft w:val="480"/>
          <w:marRight w:val="0"/>
          <w:marTop w:val="0"/>
          <w:marBottom w:val="0"/>
          <w:divBdr>
            <w:top w:val="none" w:sz="0" w:space="0" w:color="auto"/>
            <w:left w:val="none" w:sz="0" w:space="0" w:color="auto"/>
            <w:bottom w:val="none" w:sz="0" w:space="0" w:color="auto"/>
            <w:right w:val="none" w:sz="0" w:space="0" w:color="auto"/>
          </w:divBdr>
        </w:div>
        <w:div w:id="203950811">
          <w:marLeft w:val="480"/>
          <w:marRight w:val="0"/>
          <w:marTop w:val="0"/>
          <w:marBottom w:val="0"/>
          <w:divBdr>
            <w:top w:val="none" w:sz="0" w:space="0" w:color="auto"/>
            <w:left w:val="none" w:sz="0" w:space="0" w:color="auto"/>
            <w:bottom w:val="none" w:sz="0" w:space="0" w:color="auto"/>
            <w:right w:val="none" w:sz="0" w:space="0" w:color="auto"/>
          </w:divBdr>
        </w:div>
        <w:div w:id="2031443890">
          <w:marLeft w:val="480"/>
          <w:marRight w:val="0"/>
          <w:marTop w:val="0"/>
          <w:marBottom w:val="0"/>
          <w:divBdr>
            <w:top w:val="none" w:sz="0" w:space="0" w:color="auto"/>
            <w:left w:val="none" w:sz="0" w:space="0" w:color="auto"/>
            <w:bottom w:val="none" w:sz="0" w:space="0" w:color="auto"/>
            <w:right w:val="none" w:sz="0" w:space="0" w:color="auto"/>
          </w:divBdr>
        </w:div>
        <w:div w:id="1082213982">
          <w:marLeft w:val="480"/>
          <w:marRight w:val="0"/>
          <w:marTop w:val="0"/>
          <w:marBottom w:val="0"/>
          <w:divBdr>
            <w:top w:val="none" w:sz="0" w:space="0" w:color="auto"/>
            <w:left w:val="none" w:sz="0" w:space="0" w:color="auto"/>
            <w:bottom w:val="none" w:sz="0" w:space="0" w:color="auto"/>
            <w:right w:val="none" w:sz="0" w:space="0" w:color="auto"/>
          </w:divBdr>
        </w:div>
      </w:divsChild>
    </w:div>
    <w:div w:id="963316529">
      <w:bodyDiv w:val="1"/>
      <w:marLeft w:val="0"/>
      <w:marRight w:val="0"/>
      <w:marTop w:val="0"/>
      <w:marBottom w:val="0"/>
      <w:divBdr>
        <w:top w:val="none" w:sz="0" w:space="0" w:color="auto"/>
        <w:left w:val="none" w:sz="0" w:space="0" w:color="auto"/>
        <w:bottom w:val="none" w:sz="0" w:space="0" w:color="auto"/>
        <w:right w:val="none" w:sz="0" w:space="0" w:color="auto"/>
      </w:divBdr>
    </w:div>
    <w:div w:id="963728168">
      <w:bodyDiv w:val="1"/>
      <w:marLeft w:val="0"/>
      <w:marRight w:val="0"/>
      <w:marTop w:val="0"/>
      <w:marBottom w:val="0"/>
      <w:divBdr>
        <w:top w:val="none" w:sz="0" w:space="0" w:color="auto"/>
        <w:left w:val="none" w:sz="0" w:space="0" w:color="auto"/>
        <w:bottom w:val="none" w:sz="0" w:space="0" w:color="auto"/>
        <w:right w:val="none" w:sz="0" w:space="0" w:color="auto"/>
      </w:divBdr>
    </w:div>
    <w:div w:id="964040373">
      <w:bodyDiv w:val="1"/>
      <w:marLeft w:val="0"/>
      <w:marRight w:val="0"/>
      <w:marTop w:val="0"/>
      <w:marBottom w:val="0"/>
      <w:divBdr>
        <w:top w:val="none" w:sz="0" w:space="0" w:color="auto"/>
        <w:left w:val="none" w:sz="0" w:space="0" w:color="auto"/>
        <w:bottom w:val="none" w:sz="0" w:space="0" w:color="auto"/>
        <w:right w:val="none" w:sz="0" w:space="0" w:color="auto"/>
      </w:divBdr>
    </w:div>
    <w:div w:id="965742645">
      <w:bodyDiv w:val="1"/>
      <w:marLeft w:val="0"/>
      <w:marRight w:val="0"/>
      <w:marTop w:val="0"/>
      <w:marBottom w:val="0"/>
      <w:divBdr>
        <w:top w:val="none" w:sz="0" w:space="0" w:color="auto"/>
        <w:left w:val="none" w:sz="0" w:space="0" w:color="auto"/>
        <w:bottom w:val="none" w:sz="0" w:space="0" w:color="auto"/>
        <w:right w:val="none" w:sz="0" w:space="0" w:color="auto"/>
      </w:divBdr>
    </w:div>
    <w:div w:id="965963211">
      <w:bodyDiv w:val="1"/>
      <w:marLeft w:val="0"/>
      <w:marRight w:val="0"/>
      <w:marTop w:val="0"/>
      <w:marBottom w:val="0"/>
      <w:divBdr>
        <w:top w:val="none" w:sz="0" w:space="0" w:color="auto"/>
        <w:left w:val="none" w:sz="0" w:space="0" w:color="auto"/>
        <w:bottom w:val="none" w:sz="0" w:space="0" w:color="auto"/>
        <w:right w:val="none" w:sz="0" w:space="0" w:color="auto"/>
      </w:divBdr>
      <w:divsChild>
        <w:div w:id="1635059421">
          <w:marLeft w:val="480"/>
          <w:marRight w:val="0"/>
          <w:marTop w:val="0"/>
          <w:marBottom w:val="0"/>
          <w:divBdr>
            <w:top w:val="none" w:sz="0" w:space="0" w:color="auto"/>
            <w:left w:val="none" w:sz="0" w:space="0" w:color="auto"/>
            <w:bottom w:val="none" w:sz="0" w:space="0" w:color="auto"/>
            <w:right w:val="none" w:sz="0" w:space="0" w:color="auto"/>
          </w:divBdr>
        </w:div>
        <w:div w:id="1779252538">
          <w:marLeft w:val="480"/>
          <w:marRight w:val="0"/>
          <w:marTop w:val="0"/>
          <w:marBottom w:val="0"/>
          <w:divBdr>
            <w:top w:val="none" w:sz="0" w:space="0" w:color="auto"/>
            <w:left w:val="none" w:sz="0" w:space="0" w:color="auto"/>
            <w:bottom w:val="none" w:sz="0" w:space="0" w:color="auto"/>
            <w:right w:val="none" w:sz="0" w:space="0" w:color="auto"/>
          </w:divBdr>
        </w:div>
        <w:div w:id="1311057452">
          <w:marLeft w:val="480"/>
          <w:marRight w:val="0"/>
          <w:marTop w:val="0"/>
          <w:marBottom w:val="0"/>
          <w:divBdr>
            <w:top w:val="none" w:sz="0" w:space="0" w:color="auto"/>
            <w:left w:val="none" w:sz="0" w:space="0" w:color="auto"/>
            <w:bottom w:val="none" w:sz="0" w:space="0" w:color="auto"/>
            <w:right w:val="none" w:sz="0" w:space="0" w:color="auto"/>
          </w:divBdr>
        </w:div>
        <w:div w:id="1046223565">
          <w:marLeft w:val="480"/>
          <w:marRight w:val="0"/>
          <w:marTop w:val="0"/>
          <w:marBottom w:val="0"/>
          <w:divBdr>
            <w:top w:val="none" w:sz="0" w:space="0" w:color="auto"/>
            <w:left w:val="none" w:sz="0" w:space="0" w:color="auto"/>
            <w:bottom w:val="none" w:sz="0" w:space="0" w:color="auto"/>
            <w:right w:val="none" w:sz="0" w:space="0" w:color="auto"/>
          </w:divBdr>
        </w:div>
        <w:div w:id="1349913000">
          <w:marLeft w:val="480"/>
          <w:marRight w:val="0"/>
          <w:marTop w:val="0"/>
          <w:marBottom w:val="0"/>
          <w:divBdr>
            <w:top w:val="none" w:sz="0" w:space="0" w:color="auto"/>
            <w:left w:val="none" w:sz="0" w:space="0" w:color="auto"/>
            <w:bottom w:val="none" w:sz="0" w:space="0" w:color="auto"/>
            <w:right w:val="none" w:sz="0" w:space="0" w:color="auto"/>
          </w:divBdr>
        </w:div>
        <w:div w:id="363486494">
          <w:marLeft w:val="480"/>
          <w:marRight w:val="0"/>
          <w:marTop w:val="0"/>
          <w:marBottom w:val="0"/>
          <w:divBdr>
            <w:top w:val="none" w:sz="0" w:space="0" w:color="auto"/>
            <w:left w:val="none" w:sz="0" w:space="0" w:color="auto"/>
            <w:bottom w:val="none" w:sz="0" w:space="0" w:color="auto"/>
            <w:right w:val="none" w:sz="0" w:space="0" w:color="auto"/>
          </w:divBdr>
        </w:div>
        <w:div w:id="968391091">
          <w:marLeft w:val="480"/>
          <w:marRight w:val="0"/>
          <w:marTop w:val="0"/>
          <w:marBottom w:val="0"/>
          <w:divBdr>
            <w:top w:val="none" w:sz="0" w:space="0" w:color="auto"/>
            <w:left w:val="none" w:sz="0" w:space="0" w:color="auto"/>
            <w:bottom w:val="none" w:sz="0" w:space="0" w:color="auto"/>
            <w:right w:val="none" w:sz="0" w:space="0" w:color="auto"/>
          </w:divBdr>
        </w:div>
        <w:div w:id="2048917825">
          <w:marLeft w:val="480"/>
          <w:marRight w:val="0"/>
          <w:marTop w:val="0"/>
          <w:marBottom w:val="0"/>
          <w:divBdr>
            <w:top w:val="none" w:sz="0" w:space="0" w:color="auto"/>
            <w:left w:val="none" w:sz="0" w:space="0" w:color="auto"/>
            <w:bottom w:val="none" w:sz="0" w:space="0" w:color="auto"/>
            <w:right w:val="none" w:sz="0" w:space="0" w:color="auto"/>
          </w:divBdr>
        </w:div>
        <w:div w:id="1252930911">
          <w:marLeft w:val="480"/>
          <w:marRight w:val="0"/>
          <w:marTop w:val="0"/>
          <w:marBottom w:val="0"/>
          <w:divBdr>
            <w:top w:val="none" w:sz="0" w:space="0" w:color="auto"/>
            <w:left w:val="none" w:sz="0" w:space="0" w:color="auto"/>
            <w:bottom w:val="none" w:sz="0" w:space="0" w:color="auto"/>
            <w:right w:val="none" w:sz="0" w:space="0" w:color="auto"/>
          </w:divBdr>
        </w:div>
        <w:div w:id="1068188474">
          <w:marLeft w:val="480"/>
          <w:marRight w:val="0"/>
          <w:marTop w:val="0"/>
          <w:marBottom w:val="0"/>
          <w:divBdr>
            <w:top w:val="none" w:sz="0" w:space="0" w:color="auto"/>
            <w:left w:val="none" w:sz="0" w:space="0" w:color="auto"/>
            <w:bottom w:val="none" w:sz="0" w:space="0" w:color="auto"/>
            <w:right w:val="none" w:sz="0" w:space="0" w:color="auto"/>
          </w:divBdr>
        </w:div>
        <w:div w:id="539784595">
          <w:marLeft w:val="480"/>
          <w:marRight w:val="0"/>
          <w:marTop w:val="0"/>
          <w:marBottom w:val="0"/>
          <w:divBdr>
            <w:top w:val="none" w:sz="0" w:space="0" w:color="auto"/>
            <w:left w:val="none" w:sz="0" w:space="0" w:color="auto"/>
            <w:bottom w:val="none" w:sz="0" w:space="0" w:color="auto"/>
            <w:right w:val="none" w:sz="0" w:space="0" w:color="auto"/>
          </w:divBdr>
        </w:div>
        <w:div w:id="1507984730">
          <w:marLeft w:val="480"/>
          <w:marRight w:val="0"/>
          <w:marTop w:val="0"/>
          <w:marBottom w:val="0"/>
          <w:divBdr>
            <w:top w:val="none" w:sz="0" w:space="0" w:color="auto"/>
            <w:left w:val="none" w:sz="0" w:space="0" w:color="auto"/>
            <w:bottom w:val="none" w:sz="0" w:space="0" w:color="auto"/>
            <w:right w:val="none" w:sz="0" w:space="0" w:color="auto"/>
          </w:divBdr>
        </w:div>
        <w:div w:id="1981612949">
          <w:marLeft w:val="480"/>
          <w:marRight w:val="0"/>
          <w:marTop w:val="0"/>
          <w:marBottom w:val="0"/>
          <w:divBdr>
            <w:top w:val="none" w:sz="0" w:space="0" w:color="auto"/>
            <w:left w:val="none" w:sz="0" w:space="0" w:color="auto"/>
            <w:bottom w:val="none" w:sz="0" w:space="0" w:color="auto"/>
            <w:right w:val="none" w:sz="0" w:space="0" w:color="auto"/>
          </w:divBdr>
        </w:div>
        <w:div w:id="1544752547">
          <w:marLeft w:val="480"/>
          <w:marRight w:val="0"/>
          <w:marTop w:val="0"/>
          <w:marBottom w:val="0"/>
          <w:divBdr>
            <w:top w:val="none" w:sz="0" w:space="0" w:color="auto"/>
            <w:left w:val="none" w:sz="0" w:space="0" w:color="auto"/>
            <w:bottom w:val="none" w:sz="0" w:space="0" w:color="auto"/>
            <w:right w:val="none" w:sz="0" w:space="0" w:color="auto"/>
          </w:divBdr>
        </w:div>
        <w:div w:id="567544300">
          <w:marLeft w:val="480"/>
          <w:marRight w:val="0"/>
          <w:marTop w:val="0"/>
          <w:marBottom w:val="0"/>
          <w:divBdr>
            <w:top w:val="none" w:sz="0" w:space="0" w:color="auto"/>
            <w:left w:val="none" w:sz="0" w:space="0" w:color="auto"/>
            <w:bottom w:val="none" w:sz="0" w:space="0" w:color="auto"/>
            <w:right w:val="none" w:sz="0" w:space="0" w:color="auto"/>
          </w:divBdr>
        </w:div>
        <w:div w:id="1001619212">
          <w:marLeft w:val="480"/>
          <w:marRight w:val="0"/>
          <w:marTop w:val="0"/>
          <w:marBottom w:val="0"/>
          <w:divBdr>
            <w:top w:val="none" w:sz="0" w:space="0" w:color="auto"/>
            <w:left w:val="none" w:sz="0" w:space="0" w:color="auto"/>
            <w:bottom w:val="none" w:sz="0" w:space="0" w:color="auto"/>
            <w:right w:val="none" w:sz="0" w:space="0" w:color="auto"/>
          </w:divBdr>
        </w:div>
        <w:div w:id="900560952">
          <w:marLeft w:val="480"/>
          <w:marRight w:val="0"/>
          <w:marTop w:val="0"/>
          <w:marBottom w:val="0"/>
          <w:divBdr>
            <w:top w:val="none" w:sz="0" w:space="0" w:color="auto"/>
            <w:left w:val="none" w:sz="0" w:space="0" w:color="auto"/>
            <w:bottom w:val="none" w:sz="0" w:space="0" w:color="auto"/>
            <w:right w:val="none" w:sz="0" w:space="0" w:color="auto"/>
          </w:divBdr>
        </w:div>
        <w:div w:id="1067726790">
          <w:marLeft w:val="480"/>
          <w:marRight w:val="0"/>
          <w:marTop w:val="0"/>
          <w:marBottom w:val="0"/>
          <w:divBdr>
            <w:top w:val="none" w:sz="0" w:space="0" w:color="auto"/>
            <w:left w:val="none" w:sz="0" w:space="0" w:color="auto"/>
            <w:bottom w:val="none" w:sz="0" w:space="0" w:color="auto"/>
            <w:right w:val="none" w:sz="0" w:space="0" w:color="auto"/>
          </w:divBdr>
        </w:div>
        <w:div w:id="679893677">
          <w:marLeft w:val="480"/>
          <w:marRight w:val="0"/>
          <w:marTop w:val="0"/>
          <w:marBottom w:val="0"/>
          <w:divBdr>
            <w:top w:val="none" w:sz="0" w:space="0" w:color="auto"/>
            <w:left w:val="none" w:sz="0" w:space="0" w:color="auto"/>
            <w:bottom w:val="none" w:sz="0" w:space="0" w:color="auto"/>
            <w:right w:val="none" w:sz="0" w:space="0" w:color="auto"/>
          </w:divBdr>
        </w:div>
        <w:div w:id="1028725206">
          <w:marLeft w:val="480"/>
          <w:marRight w:val="0"/>
          <w:marTop w:val="0"/>
          <w:marBottom w:val="0"/>
          <w:divBdr>
            <w:top w:val="none" w:sz="0" w:space="0" w:color="auto"/>
            <w:left w:val="none" w:sz="0" w:space="0" w:color="auto"/>
            <w:bottom w:val="none" w:sz="0" w:space="0" w:color="auto"/>
            <w:right w:val="none" w:sz="0" w:space="0" w:color="auto"/>
          </w:divBdr>
        </w:div>
        <w:div w:id="1201891811">
          <w:marLeft w:val="480"/>
          <w:marRight w:val="0"/>
          <w:marTop w:val="0"/>
          <w:marBottom w:val="0"/>
          <w:divBdr>
            <w:top w:val="none" w:sz="0" w:space="0" w:color="auto"/>
            <w:left w:val="none" w:sz="0" w:space="0" w:color="auto"/>
            <w:bottom w:val="none" w:sz="0" w:space="0" w:color="auto"/>
            <w:right w:val="none" w:sz="0" w:space="0" w:color="auto"/>
          </w:divBdr>
        </w:div>
        <w:div w:id="661323913">
          <w:marLeft w:val="480"/>
          <w:marRight w:val="0"/>
          <w:marTop w:val="0"/>
          <w:marBottom w:val="0"/>
          <w:divBdr>
            <w:top w:val="none" w:sz="0" w:space="0" w:color="auto"/>
            <w:left w:val="none" w:sz="0" w:space="0" w:color="auto"/>
            <w:bottom w:val="none" w:sz="0" w:space="0" w:color="auto"/>
            <w:right w:val="none" w:sz="0" w:space="0" w:color="auto"/>
          </w:divBdr>
        </w:div>
        <w:div w:id="374737811">
          <w:marLeft w:val="480"/>
          <w:marRight w:val="0"/>
          <w:marTop w:val="0"/>
          <w:marBottom w:val="0"/>
          <w:divBdr>
            <w:top w:val="none" w:sz="0" w:space="0" w:color="auto"/>
            <w:left w:val="none" w:sz="0" w:space="0" w:color="auto"/>
            <w:bottom w:val="none" w:sz="0" w:space="0" w:color="auto"/>
            <w:right w:val="none" w:sz="0" w:space="0" w:color="auto"/>
          </w:divBdr>
        </w:div>
        <w:div w:id="1151211758">
          <w:marLeft w:val="480"/>
          <w:marRight w:val="0"/>
          <w:marTop w:val="0"/>
          <w:marBottom w:val="0"/>
          <w:divBdr>
            <w:top w:val="none" w:sz="0" w:space="0" w:color="auto"/>
            <w:left w:val="none" w:sz="0" w:space="0" w:color="auto"/>
            <w:bottom w:val="none" w:sz="0" w:space="0" w:color="auto"/>
            <w:right w:val="none" w:sz="0" w:space="0" w:color="auto"/>
          </w:divBdr>
        </w:div>
        <w:div w:id="145512602">
          <w:marLeft w:val="480"/>
          <w:marRight w:val="0"/>
          <w:marTop w:val="0"/>
          <w:marBottom w:val="0"/>
          <w:divBdr>
            <w:top w:val="none" w:sz="0" w:space="0" w:color="auto"/>
            <w:left w:val="none" w:sz="0" w:space="0" w:color="auto"/>
            <w:bottom w:val="none" w:sz="0" w:space="0" w:color="auto"/>
            <w:right w:val="none" w:sz="0" w:space="0" w:color="auto"/>
          </w:divBdr>
        </w:div>
        <w:div w:id="825247163">
          <w:marLeft w:val="480"/>
          <w:marRight w:val="0"/>
          <w:marTop w:val="0"/>
          <w:marBottom w:val="0"/>
          <w:divBdr>
            <w:top w:val="none" w:sz="0" w:space="0" w:color="auto"/>
            <w:left w:val="none" w:sz="0" w:space="0" w:color="auto"/>
            <w:bottom w:val="none" w:sz="0" w:space="0" w:color="auto"/>
            <w:right w:val="none" w:sz="0" w:space="0" w:color="auto"/>
          </w:divBdr>
        </w:div>
        <w:div w:id="636107202">
          <w:marLeft w:val="480"/>
          <w:marRight w:val="0"/>
          <w:marTop w:val="0"/>
          <w:marBottom w:val="0"/>
          <w:divBdr>
            <w:top w:val="none" w:sz="0" w:space="0" w:color="auto"/>
            <w:left w:val="none" w:sz="0" w:space="0" w:color="auto"/>
            <w:bottom w:val="none" w:sz="0" w:space="0" w:color="auto"/>
            <w:right w:val="none" w:sz="0" w:space="0" w:color="auto"/>
          </w:divBdr>
        </w:div>
        <w:div w:id="1595939285">
          <w:marLeft w:val="480"/>
          <w:marRight w:val="0"/>
          <w:marTop w:val="0"/>
          <w:marBottom w:val="0"/>
          <w:divBdr>
            <w:top w:val="none" w:sz="0" w:space="0" w:color="auto"/>
            <w:left w:val="none" w:sz="0" w:space="0" w:color="auto"/>
            <w:bottom w:val="none" w:sz="0" w:space="0" w:color="auto"/>
            <w:right w:val="none" w:sz="0" w:space="0" w:color="auto"/>
          </w:divBdr>
        </w:div>
        <w:div w:id="847906651">
          <w:marLeft w:val="480"/>
          <w:marRight w:val="0"/>
          <w:marTop w:val="0"/>
          <w:marBottom w:val="0"/>
          <w:divBdr>
            <w:top w:val="none" w:sz="0" w:space="0" w:color="auto"/>
            <w:left w:val="none" w:sz="0" w:space="0" w:color="auto"/>
            <w:bottom w:val="none" w:sz="0" w:space="0" w:color="auto"/>
            <w:right w:val="none" w:sz="0" w:space="0" w:color="auto"/>
          </w:divBdr>
        </w:div>
        <w:div w:id="1191410351">
          <w:marLeft w:val="480"/>
          <w:marRight w:val="0"/>
          <w:marTop w:val="0"/>
          <w:marBottom w:val="0"/>
          <w:divBdr>
            <w:top w:val="none" w:sz="0" w:space="0" w:color="auto"/>
            <w:left w:val="none" w:sz="0" w:space="0" w:color="auto"/>
            <w:bottom w:val="none" w:sz="0" w:space="0" w:color="auto"/>
            <w:right w:val="none" w:sz="0" w:space="0" w:color="auto"/>
          </w:divBdr>
        </w:div>
        <w:div w:id="839661503">
          <w:marLeft w:val="480"/>
          <w:marRight w:val="0"/>
          <w:marTop w:val="0"/>
          <w:marBottom w:val="0"/>
          <w:divBdr>
            <w:top w:val="none" w:sz="0" w:space="0" w:color="auto"/>
            <w:left w:val="none" w:sz="0" w:space="0" w:color="auto"/>
            <w:bottom w:val="none" w:sz="0" w:space="0" w:color="auto"/>
            <w:right w:val="none" w:sz="0" w:space="0" w:color="auto"/>
          </w:divBdr>
        </w:div>
        <w:div w:id="122619815">
          <w:marLeft w:val="480"/>
          <w:marRight w:val="0"/>
          <w:marTop w:val="0"/>
          <w:marBottom w:val="0"/>
          <w:divBdr>
            <w:top w:val="none" w:sz="0" w:space="0" w:color="auto"/>
            <w:left w:val="none" w:sz="0" w:space="0" w:color="auto"/>
            <w:bottom w:val="none" w:sz="0" w:space="0" w:color="auto"/>
            <w:right w:val="none" w:sz="0" w:space="0" w:color="auto"/>
          </w:divBdr>
        </w:div>
        <w:div w:id="1881890975">
          <w:marLeft w:val="480"/>
          <w:marRight w:val="0"/>
          <w:marTop w:val="0"/>
          <w:marBottom w:val="0"/>
          <w:divBdr>
            <w:top w:val="none" w:sz="0" w:space="0" w:color="auto"/>
            <w:left w:val="none" w:sz="0" w:space="0" w:color="auto"/>
            <w:bottom w:val="none" w:sz="0" w:space="0" w:color="auto"/>
            <w:right w:val="none" w:sz="0" w:space="0" w:color="auto"/>
          </w:divBdr>
        </w:div>
        <w:div w:id="1240672767">
          <w:marLeft w:val="480"/>
          <w:marRight w:val="0"/>
          <w:marTop w:val="0"/>
          <w:marBottom w:val="0"/>
          <w:divBdr>
            <w:top w:val="none" w:sz="0" w:space="0" w:color="auto"/>
            <w:left w:val="none" w:sz="0" w:space="0" w:color="auto"/>
            <w:bottom w:val="none" w:sz="0" w:space="0" w:color="auto"/>
            <w:right w:val="none" w:sz="0" w:space="0" w:color="auto"/>
          </w:divBdr>
        </w:div>
        <w:div w:id="1049456523">
          <w:marLeft w:val="480"/>
          <w:marRight w:val="0"/>
          <w:marTop w:val="0"/>
          <w:marBottom w:val="0"/>
          <w:divBdr>
            <w:top w:val="none" w:sz="0" w:space="0" w:color="auto"/>
            <w:left w:val="none" w:sz="0" w:space="0" w:color="auto"/>
            <w:bottom w:val="none" w:sz="0" w:space="0" w:color="auto"/>
            <w:right w:val="none" w:sz="0" w:space="0" w:color="auto"/>
          </w:divBdr>
        </w:div>
        <w:div w:id="1388840929">
          <w:marLeft w:val="480"/>
          <w:marRight w:val="0"/>
          <w:marTop w:val="0"/>
          <w:marBottom w:val="0"/>
          <w:divBdr>
            <w:top w:val="none" w:sz="0" w:space="0" w:color="auto"/>
            <w:left w:val="none" w:sz="0" w:space="0" w:color="auto"/>
            <w:bottom w:val="none" w:sz="0" w:space="0" w:color="auto"/>
            <w:right w:val="none" w:sz="0" w:space="0" w:color="auto"/>
          </w:divBdr>
        </w:div>
        <w:div w:id="1343624379">
          <w:marLeft w:val="480"/>
          <w:marRight w:val="0"/>
          <w:marTop w:val="0"/>
          <w:marBottom w:val="0"/>
          <w:divBdr>
            <w:top w:val="none" w:sz="0" w:space="0" w:color="auto"/>
            <w:left w:val="none" w:sz="0" w:space="0" w:color="auto"/>
            <w:bottom w:val="none" w:sz="0" w:space="0" w:color="auto"/>
            <w:right w:val="none" w:sz="0" w:space="0" w:color="auto"/>
          </w:divBdr>
        </w:div>
        <w:div w:id="1626736362">
          <w:marLeft w:val="480"/>
          <w:marRight w:val="0"/>
          <w:marTop w:val="0"/>
          <w:marBottom w:val="0"/>
          <w:divBdr>
            <w:top w:val="none" w:sz="0" w:space="0" w:color="auto"/>
            <w:left w:val="none" w:sz="0" w:space="0" w:color="auto"/>
            <w:bottom w:val="none" w:sz="0" w:space="0" w:color="auto"/>
            <w:right w:val="none" w:sz="0" w:space="0" w:color="auto"/>
          </w:divBdr>
        </w:div>
        <w:div w:id="160898221">
          <w:marLeft w:val="480"/>
          <w:marRight w:val="0"/>
          <w:marTop w:val="0"/>
          <w:marBottom w:val="0"/>
          <w:divBdr>
            <w:top w:val="none" w:sz="0" w:space="0" w:color="auto"/>
            <w:left w:val="none" w:sz="0" w:space="0" w:color="auto"/>
            <w:bottom w:val="none" w:sz="0" w:space="0" w:color="auto"/>
            <w:right w:val="none" w:sz="0" w:space="0" w:color="auto"/>
          </w:divBdr>
        </w:div>
        <w:div w:id="1427579387">
          <w:marLeft w:val="480"/>
          <w:marRight w:val="0"/>
          <w:marTop w:val="0"/>
          <w:marBottom w:val="0"/>
          <w:divBdr>
            <w:top w:val="none" w:sz="0" w:space="0" w:color="auto"/>
            <w:left w:val="none" w:sz="0" w:space="0" w:color="auto"/>
            <w:bottom w:val="none" w:sz="0" w:space="0" w:color="auto"/>
            <w:right w:val="none" w:sz="0" w:space="0" w:color="auto"/>
          </w:divBdr>
        </w:div>
        <w:div w:id="51780228">
          <w:marLeft w:val="480"/>
          <w:marRight w:val="0"/>
          <w:marTop w:val="0"/>
          <w:marBottom w:val="0"/>
          <w:divBdr>
            <w:top w:val="none" w:sz="0" w:space="0" w:color="auto"/>
            <w:left w:val="none" w:sz="0" w:space="0" w:color="auto"/>
            <w:bottom w:val="none" w:sz="0" w:space="0" w:color="auto"/>
            <w:right w:val="none" w:sz="0" w:space="0" w:color="auto"/>
          </w:divBdr>
        </w:div>
        <w:div w:id="924269500">
          <w:marLeft w:val="480"/>
          <w:marRight w:val="0"/>
          <w:marTop w:val="0"/>
          <w:marBottom w:val="0"/>
          <w:divBdr>
            <w:top w:val="none" w:sz="0" w:space="0" w:color="auto"/>
            <w:left w:val="none" w:sz="0" w:space="0" w:color="auto"/>
            <w:bottom w:val="none" w:sz="0" w:space="0" w:color="auto"/>
            <w:right w:val="none" w:sz="0" w:space="0" w:color="auto"/>
          </w:divBdr>
        </w:div>
        <w:div w:id="655189657">
          <w:marLeft w:val="480"/>
          <w:marRight w:val="0"/>
          <w:marTop w:val="0"/>
          <w:marBottom w:val="0"/>
          <w:divBdr>
            <w:top w:val="none" w:sz="0" w:space="0" w:color="auto"/>
            <w:left w:val="none" w:sz="0" w:space="0" w:color="auto"/>
            <w:bottom w:val="none" w:sz="0" w:space="0" w:color="auto"/>
            <w:right w:val="none" w:sz="0" w:space="0" w:color="auto"/>
          </w:divBdr>
        </w:div>
        <w:div w:id="220945767">
          <w:marLeft w:val="480"/>
          <w:marRight w:val="0"/>
          <w:marTop w:val="0"/>
          <w:marBottom w:val="0"/>
          <w:divBdr>
            <w:top w:val="none" w:sz="0" w:space="0" w:color="auto"/>
            <w:left w:val="none" w:sz="0" w:space="0" w:color="auto"/>
            <w:bottom w:val="none" w:sz="0" w:space="0" w:color="auto"/>
            <w:right w:val="none" w:sz="0" w:space="0" w:color="auto"/>
          </w:divBdr>
        </w:div>
        <w:div w:id="423259898">
          <w:marLeft w:val="480"/>
          <w:marRight w:val="0"/>
          <w:marTop w:val="0"/>
          <w:marBottom w:val="0"/>
          <w:divBdr>
            <w:top w:val="none" w:sz="0" w:space="0" w:color="auto"/>
            <w:left w:val="none" w:sz="0" w:space="0" w:color="auto"/>
            <w:bottom w:val="none" w:sz="0" w:space="0" w:color="auto"/>
            <w:right w:val="none" w:sz="0" w:space="0" w:color="auto"/>
          </w:divBdr>
        </w:div>
        <w:div w:id="1328900877">
          <w:marLeft w:val="480"/>
          <w:marRight w:val="0"/>
          <w:marTop w:val="0"/>
          <w:marBottom w:val="0"/>
          <w:divBdr>
            <w:top w:val="none" w:sz="0" w:space="0" w:color="auto"/>
            <w:left w:val="none" w:sz="0" w:space="0" w:color="auto"/>
            <w:bottom w:val="none" w:sz="0" w:space="0" w:color="auto"/>
            <w:right w:val="none" w:sz="0" w:space="0" w:color="auto"/>
          </w:divBdr>
        </w:div>
        <w:div w:id="2100133153">
          <w:marLeft w:val="480"/>
          <w:marRight w:val="0"/>
          <w:marTop w:val="0"/>
          <w:marBottom w:val="0"/>
          <w:divBdr>
            <w:top w:val="none" w:sz="0" w:space="0" w:color="auto"/>
            <w:left w:val="none" w:sz="0" w:space="0" w:color="auto"/>
            <w:bottom w:val="none" w:sz="0" w:space="0" w:color="auto"/>
            <w:right w:val="none" w:sz="0" w:space="0" w:color="auto"/>
          </w:divBdr>
        </w:div>
        <w:div w:id="20981262">
          <w:marLeft w:val="480"/>
          <w:marRight w:val="0"/>
          <w:marTop w:val="0"/>
          <w:marBottom w:val="0"/>
          <w:divBdr>
            <w:top w:val="none" w:sz="0" w:space="0" w:color="auto"/>
            <w:left w:val="none" w:sz="0" w:space="0" w:color="auto"/>
            <w:bottom w:val="none" w:sz="0" w:space="0" w:color="auto"/>
            <w:right w:val="none" w:sz="0" w:space="0" w:color="auto"/>
          </w:divBdr>
        </w:div>
        <w:div w:id="1801873136">
          <w:marLeft w:val="480"/>
          <w:marRight w:val="0"/>
          <w:marTop w:val="0"/>
          <w:marBottom w:val="0"/>
          <w:divBdr>
            <w:top w:val="none" w:sz="0" w:space="0" w:color="auto"/>
            <w:left w:val="none" w:sz="0" w:space="0" w:color="auto"/>
            <w:bottom w:val="none" w:sz="0" w:space="0" w:color="auto"/>
            <w:right w:val="none" w:sz="0" w:space="0" w:color="auto"/>
          </w:divBdr>
        </w:div>
        <w:div w:id="1219319903">
          <w:marLeft w:val="480"/>
          <w:marRight w:val="0"/>
          <w:marTop w:val="0"/>
          <w:marBottom w:val="0"/>
          <w:divBdr>
            <w:top w:val="none" w:sz="0" w:space="0" w:color="auto"/>
            <w:left w:val="none" w:sz="0" w:space="0" w:color="auto"/>
            <w:bottom w:val="none" w:sz="0" w:space="0" w:color="auto"/>
            <w:right w:val="none" w:sz="0" w:space="0" w:color="auto"/>
          </w:divBdr>
        </w:div>
        <w:div w:id="732658802">
          <w:marLeft w:val="480"/>
          <w:marRight w:val="0"/>
          <w:marTop w:val="0"/>
          <w:marBottom w:val="0"/>
          <w:divBdr>
            <w:top w:val="none" w:sz="0" w:space="0" w:color="auto"/>
            <w:left w:val="none" w:sz="0" w:space="0" w:color="auto"/>
            <w:bottom w:val="none" w:sz="0" w:space="0" w:color="auto"/>
            <w:right w:val="none" w:sz="0" w:space="0" w:color="auto"/>
          </w:divBdr>
        </w:div>
        <w:div w:id="1851793717">
          <w:marLeft w:val="480"/>
          <w:marRight w:val="0"/>
          <w:marTop w:val="0"/>
          <w:marBottom w:val="0"/>
          <w:divBdr>
            <w:top w:val="none" w:sz="0" w:space="0" w:color="auto"/>
            <w:left w:val="none" w:sz="0" w:space="0" w:color="auto"/>
            <w:bottom w:val="none" w:sz="0" w:space="0" w:color="auto"/>
            <w:right w:val="none" w:sz="0" w:space="0" w:color="auto"/>
          </w:divBdr>
        </w:div>
      </w:divsChild>
    </w:div>
    <w:div w:id="966353720">
      <w:bodyDiv w:val="1"/>
      <w:marLeft w:val="0"/>
      <w:marRight w:val="0"/>
      <w:marTop w:val="0"/>
      <w:marBottom w:val="0"/>
      <w:divBdr>
        <w:top w:val="none" w:sz="0" w:space="0" w:color="auto"/>
        <w:left w:val="none" w:sz="0" w:space="0" w:color="auto"/>
        <w:bottom w:val="none" w:sz="0" w:space="0" w:color="auto"/>
        <w:right w:val="none" w:sz="0" w:space="0" w:color="auto"/>
      </w:divBdr>
    </w:div>
    <w:div w:id="966666999">
      <w:bodyDiv w:val="1"/>
      <w:marLeft w:val="0"/>
      <w:marRight w:val="0"/>
      <w:marTop w:val="0"/>
      <w:marBottom w:val="0"/>
      <w:divBdr>
        <w:top w:val="none" w:sz="0" w:space="0" w:color="auto"/>
        <w:left w:val="none" w:sz="0" w:space="0" w:color="auto"/>
        <w:bottom w:val="none" w:sz="0" w:space="0" w:color="auto"/>
        <w:right w:val="none" w:sz="0" w:space="0" w:color="auto"/>
      </w:divBdr>
    </w:div>
    <w:div w:id="966854917">
      <w:bodyDiv w:val="1"/>
      <w:marLeft w:val="0"/>
      <w:marRight w:val="0"/>
      <w:marTop w:val="0"/>
      <w:marBottom w:val="0"/>
      <w:divBdr>
        <w:top w:val="none" w:sz="0" w:space="0" w:color="auto"/>
        <w:left w:val="none" w:sz="0" w:space="0" w:color="auto"/>
        <w:bottom w:val="none" w:sz="0" w:space="0" w:color="auto"/>
        <w:right w:val="none" w:sz="0" w:space="0" w:color="auto"/>
      </w:divBdr>
    </w:div>
    <w:div w:id="967509171">
      <w:bodyDiv w:val="1"/>
      <w:marLeft w:val="0"/>
      <w:marRight w:val="0"/>
      <w:marTop w:val="0"/>
      <w:marBottom w:val="0"/>
      <w:divBdr>
        <w:top w:val="none" w:sz="0" w:space="0" w:color="auto"/>
        <w:left w:val="none" w:sz="0" w:space="0" w:color="auto"/>
        <w:bottom w:val="none" w:sz="0" w:space="0" w:color="auto"/>
        <w:right w:val="none" w:sz="0" w:space="0" w:color="auto"/>
      </w:divBdr>
    </w:div>
    <w:div w:id="968633665">
      <w:bodyDiv w:val="1"/>
      <w:marLeft w:val="0"/>
      <w:marRight w:val="0"/>
      <w:marTop w:val="0"/>
      <w:marBottom w:val="0"/>
      <w:divBdr>
        <w:top w:val="none" w:sz="0" w:space="0" w:color="auto"/>
        <w:left w:val="none" w:sz="0" w:space="0" w:color="auto"/>
        <w:bottom w:val="none" w:sz="0" w:space="0" w:color="auto"/>
        <w:right w:val="none" w:sz="0" w:space="0" w:color="auto"/>
      </w:divBdr>
    </w:div>
    <w:div w:id="971137042">
      <w:bodyDiv w:val="1"/>
      <w:marLeft w:val="0"/>
      <w:marRight w:val="0"/>
      <w:marTop w:val="0"/>
      <w:marBottom w:val="0"/>
      <w:divBdr>
        <w:top w:val="none" w:sz="0" w:space="0" w:color="auto"/>
        <w:left w:val="none" w:sz="0" w:space="0" w:color="auto"/>
        <w:bottom w:val="none" w:sz="0" w:space="0" w:color="auto"/>
        <w:right w:val="none" w:sz="0" w:space="0" w:color="auto"/>
      </w:divBdr>
    </w:div>
    <w:div w:id="973103261">
      <w:bodyDiv w:val="1"/>
      <w:marLeft w:val="0"/>
      <w:marRight w:val="0"/>
      <w:marTop w:val="0"/>
      <w:marBottom w:val="0"/>
      <w:divBdr>
        <w:top w:val="none" w:sz="0" w:space="0" w:color="auto"/>
        <w:left w:val="none" w:sz="0" w:space="0" w:color="auto"/>
        <w:bottom w:val="none" w:sz="0" w:space="0" w:color="auto"/>
        <w:right w:val="none" w:sz="0" w:space="0" w:color="auto"/>
      </w:divBdr>
    </w:div>
    <w:div w:id="973363763">
      <w:bodyDiv w:val="1"/>
      <w:marLeft w:val="0"/>
      <w:marRight w:val="0"/>
      <w:marTop w:val="0"/>
      <w:marBottom w:val="0"/>
      <w:divBdr>
        <w:top w:val="none" w:sz="0" w:space="0" w:color="auto"/>
        <w:left w:val="none" w:sz="0" w:space="0" w:color="auto"/>
        <w:bottom w:val="none" w:sz="0" w:space="0" w:color="auto"/>
        <w:right w:val="none" w:sz="0" w:space="0" w:color="auto"/>
      </w:divBdr>
    </w:div>
    <w:div w:id="973801860">
      <w:bodyDiv w:val="1"/>
      <w:marLeft w:val="0"/>
      <w:marRight w:val="0"/>
      <w:marTop w:val="0"/>
      <w:marBottom w:val="0"/>
      <w:divBdr>
        <w:top w:val="none" w:sz="0" w:space="0" w:color="auto"/>
        <w:left w:val="none" w:sz="0" w:space="0" w:color="auto"/>
        <w:bottom w:val="none" w:sz="0" w:space="0" w:color="auto"/>
        <w:right w:val="none" w:sz="0" w:space="0" w:color="auto"/>
      </w:divBdr>
    </w:div>
    <w:div w:id="973876124">
      <w:bodyDiv w:val="1"/>
      <w:marLeft w:val="0"/>
      <w:marRight w:val="0"/>
      <w:marTop w:val="0"/>
      <w:marBottom w:val="0"/>
      <w:divBdr>
        <w:top w:val="none" w:sz="0" w:space="0" w:color="auto"/>
        <w:left w:val="none" w:sz="0" w:space="0" w:color="auto"/>
        <w:bottom w:val="none" w:sz="0" w:space="0" w:color="auto"/>
        <w:right w:val="none" w:sz="0" w:space="0" w:color="auto"/>
      </w:divBdr>
    </w:div>
    <w:div w:id="974332586">
      <w:bodyDiv w:val="1"/>
      <w:marLeft w:val="0"/>
      <w:marRight w:val="0"/>
      <w:marTop w:val="0"/>
      <w:marBottom w:val="0"/>
      <w:divBdr>
        <w:top w:val="none" w:sz="0" w:space="0" w:color="auto"/>
        <w:left w:val="none" w:sz="0" w:space="0" w:color="auto"/>
        <w:bottom w:val="none" w:sz="0" w:space="0" w:color="auto"/>
        <w:right w:val="none" w:sz="0" w:space="0" w:color="auto"/>
      </w:divBdr>
    </w:div>
    <w:div w:id="975838473">
      <w:bodyDiv w:val="1"/>
      <w:marLeft w:val="0"/>
      <w:marRight w:val="0"/>
      <w:marTop w:val="0"/>
      <w:marBottom w:val="0"/>
      <w:divBdr>
        <w:top w:val="none" w:sz="0" w:space="0" w:color="auto"/>
        <w:left w:val="none" w:sz="0" w:space="0" w:color="auto"/>
        <w:bottom w:val="none" w:sz="0" w:space="0" w:color="auto"/>
        <w:right w:val="none" w:sz="0" w:space="0" w:color="auto"/>
      </w:divBdr>
    </w:div>
    <w:div w:id="976181054">
      <w:bodyDiv w:val="1"/>
      <w:marLeft w:val="0"/>
      <w:marRight w:val="0"/>
      <w:marTop w:val="0"/>
      <w:marBottom w:val="0"/>
      <w:divBdr>
        <w:top w:val="none" w:sz="0" w:space="0" w:color="auto"/>
        <w:left w:val="none" w:sz="0" w:space="0" w:color="auto"/>
        <w:bottom w:val="none" w:sz="0" w:space="0" w:color="auto"/>
        <w:right w:val="none" w:sz="0" w:space="0" w:color="auto"/>
      </w:divBdr>
    </w:div>
    <w:div w:id="977496744">
      <w:bodyDiv w:val="1"/>
      <w:marLeft w:val="0"/>
      <w:marRight w:val="0"/>
      <w:marTop w:val="0"/>
      <w:marBottom w:val="0"/>
      <w:divBdr>
        <w:top w:val="none" w:sz="0" w:space="0" w:color="auto"/>
        <w:left w:val="none" w:sz="0" w:space="0" w:color="auto"/>
        <w:bottom w:val="none" w:sz="0" w:space="0" w:color="auto"/>
        <w:right w:val="none" w:sz="0" w:space="0" w:color="auto"/>
      </w:divBdr>
    </w:div>
    <w:div w:id="979381147">
      <w:bodyDiv w:val="1"/>
      <w:marLeft w:val="0"/>
      <w:marRight w:val="0"/>
      <w:marTop w:val="0"/>
      <w:marBottom w:val="0"/>
      <w:divBdr>
        <w:top w:val="none" w:sz="0" w:space="0" w:color="auto"/>
        <w:left w:val="none" w:sz="0" w:space="0" w:color="auto"/>
        <w:bottom w:val="none" w:sz="0" w:space="0" w:color="auto"/>
        <w:right w:val="none" w:sz="0" w:space="0" w:color="auto"/>
      </w:divBdr>
      <w:divsChild>
        <w:div w:id="49695327">
          <w:marLeft w:val="480"/>
          <w:marRight w:val="0"/>
          <w:marTop w:val="0"/>
          <w:marBottom w:val="0"/>
          <w:divBdr>
            <w:top w:val="none" w:sz="0" w:space="0" w:color="auto"/>
            <w:left w:val="none" w:sz="0" w:space="0" w:color="auto"/>
            <w:bottom w:val="none" w:sz="0" w:space="0" w:color="auto"/>
            <w:right w:val="none" w:sz="0" w:space="0" w:color="auto"/>
          </w:divBdr>
        </w:div>
        <w:div w:id="524909920">
          <w:marLeft w:val="480"/>
          <w:marRight w:val="0"/>
          <w:marTop w:val="0"/>
          <w:marBottom w:val="0"/>
          <w:divBdr>
            <w:top w:val="none" w:sz="0" w:space="0" w:color="auto"/>
            <w:left w:val="none" w:sz="0" w:space="0" w:color="auto"/>
            <w:bottom w:val="none" w:sz="0" w:space="0" w:color="auto"/>
            <w:right w:val="none" w:sz="0" w:space="0" w:color="auto"/>
          </w:divBdr>
        </w:div>
        <w:div w:id="1452550097">
          <w:marLeft w:val="480"/>
          <w:marRight w:val="0"/>
          <w:marTop w:val="0"/>
          <w:marBottom w:val="0"/>
          <w:divBdr>
            <w:top w:val="none" w:sz="0" w:space="0" w:color="auto"/>
            <w:left w:val="none" w:sz="0" w:space="0" w:color="auto"/>
            <w:bottom w:val="none" w:sz="0" w:space="0" w:color="auto"/>
            <w:right w:val="none" w:sz="0" w:space="0" w:color="auto"/>
          </w:divBdr>
        </w:div>
        <w:div w:id="2032224781">
          <w:marLeft w:val="480"/>
          <w:marRight w:val="0"/>
          <w:marTop w:val="0"/>
          <w:marBottom w:val="0"/>
          <w:divBdr>
            <w:top w:val="none" w:sz="0" w:space="0" w:color="auto"/>
            <w:left w:val="none" w:sz="0" w:space="0" w:color="auto"/>
            <w:bottom w:val="none" w:sz="0" w:space="0" w:color="auto"/>
            <w:right w:val="none" w:sz="0" w:space="0" w:color="auto"/>
          </w:divBdr>
        </w:div>
        <w:div w:id="663238057">
          <w:marLeft w:val="480"/>
          <w:marRight w:val="0"/>
          <w:marTop w:val="0"/>
          <w:marBottom w:val="0"/>
          <w:divBdr>
            <w:top w:val="none" w:sz="0" w:space="0" w:color="auto"/>
            <w:left w:val="none" w:sz="0" w:space="0" w:color="auto"/>
            <w:bottom w:val="none" w:sz="0" w:space="0" w:color="auto"/>
            <w:right w:val="none" w:sz="0" w:space="0" w:color="auto"/>
          </w:divBdr>
        </w:div>
        <w:div w:id="1352609620">
          <w:marLeft w:val="480"/>
          <w:marRight w:val="0"/>
          <w:marTop w:val="0"/>
          <w:marBottom w:val="0"/>
          <w:divBdr>
            <w:top w:val="none" w:sz="0" w:space="0" w:color="auto"/>
            <w:left w:val="none" w:sz="0" w:space="0" w:color="auto"/>
            <w:bottom w:val="none" w:sz="0" w:space="0" w:color="auto"/>
            <w:right w:val="none" w:sz="0" w:space="0" w:color="auto"/>
          </w:divBdr>
        </w:div>
        <w:div w:id="1320882009">
          <w:marLeft w:val="480"/>
          <w:marRight w:val="0"/>
          <w:marTop w:val="0"/>
          <w:marBottom w:val="0"/>
          <w:divBdr>
            <w:top w:val="none" w:sz="0" w:space="0" w:color="auto"/>
            <w:left w:val="none" w:sz="0" w:space="0" w:color="auto"/>
            <w:bottom w:val="none" w:sz="0" w:space="0" w:color="auto"/>
            <w:right w:val="none" w:sz="0" w:space="0" w:color="auto"/>
          </w:divBdr>
        </w:div>
        <w:div w:id="153420797">
          <w:marLeft w:val="480"/>
          <w:marRight w:val="0"/>
          <w:marTop w:val="0"/>
          <w:marBottom w:val="0"/>
          <w:divBdr>
            <w:top w:val="none" w:sz="0" w:space="0" w:color="auto"/>
            <w:left w:val="none" w:sz="0" w:space="0" w:color="auto"/>
            <w:bottom w:val="none" w:sz="0" w:space="0" w:color="auto"/>
            <w:right w:val="none" w:sz="0" w:space="0" w:color="auto"/>
          </w:divBdr>
        </w:div>
        <w:div w:id="1106655336">
          <w:marLeft w:val="480"/>
          <w:marRight w:val="0"/>
          <w:marTop w:val="0"/>
          <w:marBottom w:val="0"/>
          <w:divBdr>
            <w:top w:val="none" w:sz="0" w:space="0" w:color="auto"/>
            <w:left w:val="none" w:sz="0" w:space="0" w:color="auto"/>
            <w:bottom w:val="none" w:sz="0" w:space="0" w:color="auto"/>
            <w:right w:val="none" w:sz="0" w:space="0" w:color="auto"/>
          </w:divBdr>
        </w:div>
        <w:div w:id="1446146395">
          <w:marLeft w:val="480"/>
          <w:marRight w:val="0"/>
          <w:marTop w:val="0"/>
          <w:marBottom w:val="0"/>
          <w:divBdr>
            <w:top w:val="none" w:sz="0" w:space="0" w:color="auto"/>
            <w:left w:val="none" w:sz="0" w:space="0" w:color="auto"/>
            <w:bottom w:val="none" w:sz="0" w:space="0" w:color="auto"/>
            <w:right w:val="none" w:sz="0" w:space="0" w:color="auto"/>
          </w:divBdr>
        </w:div>
        <w:div w:id="1766461451">
          <w:marLeft w:val="480"/>
          <w:marRight w:val="0"/>
          <w:marTop w:val="0"/>
          <w:marBottom w:val="0"/>
          <w:divBdr>
            <w:top w:val="none" w:sz="0" w:space="0" w:color="auto"/>
            <w:left w:val="none" w:sz="0" w:space="0" w:color="auto"/>
            <w:bottom w:val="none" w:sz="0" w:space="0" w:color="auto"/>
            <w:right w:val="none" w:sz="0" w:space="0" w:color="auto"/>
          </w:divBdr>
        </w:div>
        <w:div w:id="435364394">
          <w:marLeft w:val="480"/>
          <w:marRight w:val="0"/>
          <w:marTop w:val="0"/>
          <w:marBottom w:val="0"/>
          <w:divBdr>
            <w:top w:val="none" w:sz="0" w:space="0" w:color="auto"/>
            <w:left w:val="none" w:sz="0" w:space="0" w:color="auto"/>
            <w:bottom w:val="none" w:sz="0" w:space="0" w:color="auto"/>
            <w:right w:val="none" w:sz="0" w:space="0" w:color="auto"/>
          </w:divBdr>
        </w:div>
        <w:div w:id="888802493">
          <w:marLeft w:val="480"/>
          <w:marRight w:val="0"/>
          <w:marTop w:val="0"/>
          <w:marBottom w:val="0"/>
          <w:divBdr>
            <w:top w:val="none" w:sz="0" w:space="0" w:color="auto"/>
            <w:left w:val="none" w:sz="0" w:space="0" w:color="auto"/>
            <w:bottom w:val="none" w:sz="0" w:space="0" w:color="auto"/>
            <w:right w:val="none" w:sz="0" w:space="0" w:color="auto"/>
          </w:divBdr>
        </w:div>
        <w:div w:id="483359410">
          <w:marLeft w:val="480"/>
          <w:marRight w:val="0"/>
          <w:marTop w:val="0"/>
          <w:marBottom w:val="0"/>
          <w:divBdr>
            <w:top w:val="none" w:sz="0" w:space="0" w:color="auto"/>
            <w:left w:val="none" w:sz="0" w:space="0" w:color="auto"/>
            <w:bottom w:val="none" w:sz="0" w:space="0" w:color="auto"/>
            <w:right w:val="none" w:sz="0" w:space="0" w:color="auto"/>
          </w:divBdr>
        </w:div>
        <w:div w:id="916942035">
          <w:marLeft w:val="480"/>
          <w:marRight w:val="0"/>
          <w:marTop w:val="0"/>
          <w:marBottom w:val="0"/>
          <w:divBdr>
            <w:top w:val="none" w:sz="0" w:space="0" w:color="auto"/>
            <w:left w:val="none" w:sz="0" w:space="0" w:color="auto"/>
            <w:bottom w:val="none" w:sz="0" w:space="0" w:color="auto"/>
            <w:right w:val="none" w:sz="0" w:space="0" w:color="auto"/>
          </w:divBdr>
        </w:div>
        <w:div w:id="1412002869">
          <w:marLeft w:val="480"/>
          <w:marRight w:val="0"/>
          <w:marTop w:val="0"/>
          <w:marBottom w:val="0"/>
          <w:divBdr>
            <w:top w:val="none" w:sz="0" w:space="0" w:color="auto"/>
            <w:left w:val="none" w:sz="0" w:space="0" w:color="auto"/>
            <w:bottom w:val="none" w:sz="0" w:space="0" w:color="auto"/>
            <w:right w:val="none" w:sz="0" w:space="0" w:color="auto"/>
          </w:divBdr>
        </w:div>
        <w:div w:id="850533526">
          <w:marLeft w:val="480"/>
          <w:marRight w:val="0"/>
          <w:marTop w:val="0"/>
          <w:marBottom w:val="0"/>
          <w:divBdr>
            <w:top w:val="none" w:sz="0" w:space="0" w:color="auto"/>
            <w:left w:val="none" w:sz="0" w:space="0" w:color="auto"/>
            <w:bottom w:val="none" w:sz="0" w:space="0" w:color="auto"/>
            <w:right w:val="none" w:sz="0" w:space="0" w:color="auto"/>
          </w:divBdr>
        </w:div>
        <w:div w:id="1765227128">
          <w:marLeft w:val="480"/>
          <w:marRight w:val="0"/>
          <w:marTop w:val="0"/>
          <w:marBottom w:val="0"/>
          <w:divBdr>
            <w:top w:val="none" w:sz="0" w:space="0" w:color="auto"/>
            <w:left w:val="none" w:sz="0" w:space="0" w:color="auto"/>
            <w:bottom w:val="none" w:sz="0" w:space="0" w:color="auto"/>
            <w:right w:val="none" w:sz="0" w:space="0" w:color="auto"/>
          </w:divBdr>
        </w:div>
        <w:div w:id="918563633">
          <w:marLeft w:val="480"/>
          <w:marRight w:val="0"/>
          <w:marTop w:val="0"/>
          <w:marBottom w:val="0"/>
          <w:divBdr>
            <w:top w:val="none" w:sz="0" w:space="0" w:color="auto"/>
            <w:left w:val="none" w:sz="0" w:space="0" w:color="auto"/>
            <w:bottom w:val="none" w:sz="0" w:space="0" w:color="auto"/>
            <w:right w:val="none" w:sz="0" w:space="0" w:color="auto"/>
          </w:divBdr>
        </w:div>
        <w:div w:id="977611934">
          <w:marLeft w:val="480"/>
          <w:marRight w:val="0"/>
          <w:marTop w:val="0"/>
          <w:marBottom w:val="0"/>
          <w:divBdr>
            <w:top w:val="none" w:sz="0" w:space="0" w:color="auto"/>
            <w:left w:val="none" w:sz="0" w:space="0" w:color="auto"/>
            <w:bottom w:val="none" w:sz="0" w:space="0" w:color="auto"/>
            <w:right w:val="none" w:sz="0" w:space="0" w:color="auto"/>
          </w:divBdr>
        </w:div>
        <w:div w:id="1127234819">
          <w:marLeft w:val="480"/>
          <w:marRight w:val="0"/>
          <w:marTop w:val="0"/>
          <w:marBottom w:val="0"/>
          <w:divBdr>
            <w:top w:val="none" w:sz="0" w:space="0" w:color="auto"/>
            <w:left w:val="none" w:sz="0" w:space="0" w:color="auto"/>
            <w:bottom w:val="none" w:sz="0" w:space="0" w:color="auto"/>
            <w:right w:val="none" w:sz="0" w:space="0" w:color="auto"/>
          </w:divBdr>
        </w:div>
        <w:div w:id="640812999">
          <w:marLeft w:val="480"/>
          <w:marRight w:val="0"/>
          <w:marTop w:val="0"/>
          <w:marBottom w:val="0"/>
          <w:divBdr>
            <w:top w:val="none" w:sz="0" w:space="0" w:color="auto"/>
            <w:left w:val="none" w:sz="0" w:space="0" w:color="auto"/>
            <w:bottom w:val="none" w:sz="0" w:space="0" w:color="auto"/>
            <w:right w:val="none" w:sz="0" w:space="0" w:color="auto"/>
          </w:divBdr>
        </w:div>
        <w:div w:id="912549594">
          <w:marLeft w:val="480"/>
          <w:marRight w:val="0"/>
          <w:marTop w:val="0"/>
          <w:marBottom w:val="0"/>
          <w:divBdr>
            <w:top w:val="none" w:sz="0" w:space="0" w:color="auto"/>
            <w:left w:val="none" w:sz="0" w:space="0" w:color="auto"/>
            <w:bottom w:val="none" w:sz="0" w:space="0" w:color="auto"/>
            <w:right w:val="none" w:sz="0" w:space="0" w:color="auto"/>
          </w:divBdr>
        </w:div>
        <w:div w:id="982541635">
          <w:marLeft w:val="480"/>
          <w:marRight w:val="0"/>
          <w:marTop w:val="0"/>
          <w:marBottom w:val="0"/>
          <w:divBdr>
            <w:top w:val="none" w:sz="0" w:space="0" w:color="auto"/>
            <w:left w:val="none" w:sz="0" w:space="0" w:color="auto"/>
            <w:bottom w:val="none" w:sz="0" w:space="0" w:color="auto"/>
            <w:right w:val="none" w:sz="0" w:space="0" w:color="auto"/>
          </w:divBdr>
        </w:div>
        <w:div w:id="1435175567">
          <w:marLeft w:val="480"/>
          <w:marRight w:val="0"/>
          <w:marTop w:val="0"/>
          <w:marBottom w:val="0"/>
          <w:divBdr>
            <w:top w:val="none" w:sz="0" w:space="0" w:color="auto"/>
            <w:left w:val="none" w:sz="0" w:space="0" w:color="auto"/>
            <w:bottom w:val="none" w:sz="0" w:space="0" w:color="auto"/>
            <w:right w:val="none" w:sz="0" w:space="0" w:color="auto"/>
          </w:divBdr>
        </w:div>
        <w:div w:id="1022323381">
          <w:marLeft w:val="480"/>
          <w:marRight w:val="0"/>
          <w:marTop w:val="0"/>
          <w:marBottom w:val="0"/>
          <w:divBdr>
            <w:top w:val="none" w:sz="0" w:space="0" w:color="auto"/>
            <w:left w:val="none" w:sz="0" w:space="0" w:color="auto"/>
            <w:bottom w:val="none" w:sz="0" w:space="0" w:color="auto"/>
            <w:right w:val="none" w:sz="0" w:space="0" w:color="auto"/>
          </w:divBdr>
        </w:div>
        <w:div w:id="1895312124">
          <w:marLeft w:val="480"/>
          <w:marRight w:val="0"/>
          <w:marTop w:val="0"/>
          <w:marBottom w:val="0"/>
          <w:divBdr>
            <w:top w:val="none" w:sz="0" w:space="0" w:color="auto"/>
            <w:left w:val="none" w:sz="0" w:space="0" w:color="auto"/>
            <w:bottom w:val="none" w:sz="0" w:space="0" w:color="auto"/>
            <w:right w:val="none" w:sz="0" w:space="0" w:color="auto"/>
          </w:divBdr>
        </w:div>
        <w:div w:id="1101757129">
          <w:marLeft w:val="480"/>
          <w:marRight w:val="0"/>
          <w:marTop w:val="0"/>
          <w:marBottom w:val="0"/>
          <w:divBdr>
            <w:top w:val="none" w:sz="0" w:space="0" w:color="auto"/>
            <w:left w:val="none" w:sz="0" w:space="0" w:color="auto"/>
            <w:bottom w:val="none" w:sz="0" w:space="0" w:color="auto"/>
            <w:right w:val="none" w:sz="0" w:space="0" w:color="auto"/>
          </w:divBdr>
        </w:div>
        <w:div w:id="1000620196">
          <w:marLeft w:val="480"/>
          <w:marRight w:val="0"/>
          <w:marTop w:val="0"/>
          <w:marBottom w:val="0"/>
          <w:divBdr>
            <w:top w:val="none" w:sz="0" w:space="0" w:color="auto"/>
            <w:left w:val="none" w:sz="0" w:space="0" w:color="auto"/>
            <w:bottom w:val="none" w:sz="0" w:space="0" w:color="auto"/>
            <w:right w:val="none" w:sz="0" w:space="0" w:color="auto"/>
          </w:divBdr>
        </w:div>
        <w:div w:id="300498424">
          <w:marLeft w:val="480"/>
          <w:marRight w:val="0"/>
          <w:marTop w:val="0"/>
          <w:marBottom w:val="0"/>
          <w:divBdr>
            <w:top w:val="none" w:sz="0" w:space="0" w:color="auto"/>
            <w:left w:val="none" w:sz="0" w:space="0" w:color="auto"/>
            <w:bottom w:val="none" w:sz="0" w:space="0" w:color="auto"/>
            <w:right w:val="none" w:sz="0" w:space="0" w:color="auto"/>
          </w:divBdr>
        </w:div>
        <w:div w:id="1295409337">
          <w:marLeft w:val="480"/>
          <w:marRight w:val="0"/>
          <w:marTop w:val="0"/>
          <w:marBottom w:val="0"/>
          <w:divBdr>
            <w:top w:val="none" w:sz="0" w:space="0" w:color="auto"/>
            <w:left w:val="none" w:sz="0" w:space="0" w:color="auto"/>
            <w:bottom w:val="none" w:sz="0" w:space="0" w:color="auto"/>
            <w:right w:val="none" w:sz="0" w:space="0" w:color="auto"/>
          </w:divBdr>
        </w:div>
        <w:div w:id="985090024">
          <w:marLeft w:val="480"/>
          <w:marRight w:val="0"/>
          <w:marTop w:val="0"/>
          <w:marBottom w:val="0"/>
          <w:divBdr>
            <w:top w:val="none" w:sz="0" w:space="0" w:color="auto"/>
            <w:left w:val="none" w:sz="0" w:space="0" w:color="auto"/>
            <w:bottom w:val="none" w:sz="0" w:space="0" w:color="auto"/>
            <w:right w:val="none" w:sz="0" w:space="0" w:color="auto"/>
          </w:divBdr>
        </w:div>
        <w:div w:id="1309821852">
          <w:marLeft w:val="480"/>
          <w:marRight w:val="0"/>
          <w:marTop w:val="0"/>
          <w:marBottom w:val="0"/>
          <w:divBdr>
            <w:top w:val="none" w:sz="0" w:space="0" w:color="auto"/>
            <w:left w:val="none" w:sz="0" w:space="0" w:color="auto"/>
            <w:bottom w:val="none" w:sz="0" w:space="0" w:color="auto"/>
            <w:right w:val="none" w:sz="0" w:space="0" w:color="auto"/>
          </w:divBdr>
        </w:div>
        <w:div w:id="1897663087">
          <w:marLeft w:val="480"/>
          <w:marRight w:val="0"/>
          <w:marTop w:val="0"/>
          <w:marBottom w:val="0"/>
          <w:divBdr>
            <w:top w:val="none" w:sz="0" w:space="0" w:color="auto"/>
            <w:left w:val="none" w:sz="0" w:space="0" w:color="auto"/>
            <w:bottom w:val="none" w:sz="0" w:space="0" w:color="auto"/>
            <w:right w:val="none" w:sz="0" w:space="0" w:color="auto"/>
          </w:divBdr>
        </w:div>
        <w:div w:id="634063185">
          <w:marLeft w:val="480"/>
          <w:marRight w:val="0"/>
          <w:marTop w:val="0"/>
          <w:marBottom w:val="0"/>
          <w:divBdr>
            <w:top w:val="none" w:sz="0" w:space="0" w:color="auto"/>
            <w:left w:val="none" w:sz="0" w:space="0" w:color="auto"/>
            <w:bottom w:val="none" w:sz="0" w:space="0" w:color="auto"/>
            <w:right w:val="none" w:sz="0" w:space="0" w:color="auto"/>
          </w:divBdr>
        </w:div>
        <w:div w:id="773283323">
          <w:marLeft w:val="480"/>
          <w:marRight w:val="0"/>
          <w:marTop w:val="0"/>
          <w:marBottom w:val="0"/>
          <w:divBdr>
            <w:top w:val="none" w:sz="0" w:space="0" w:color="auto"/>
            <w:left w:val="none" w:sz="0" w:space="0" w:color="auto"/>
            <w:bottom w:val="none" w:sz="0" w:space="0" w:color="auto"/>
            <w:right w:val="none" w:sz="0" w:space="0" w:color="auto"/>
          </w:divBdr>
        </w:div>
        <w:div w:id="8531185">
          <w:marLeft w:val="480"/>
          <w:marRight w:val="0"/>
          <w:marTop w:val="0"/>
          <w:marBottom w:val="0"/>
          <w:divBdr>
            <w:top w:val="none" w:sz="0" w:space="0" w:color="auto"/>
            <w:left w:val="none" w:sz="0" w:space="0" w:color="auto"/>
            <w:bottom w:val="none" w:sz="0" w:space="0" w:color="auto"/>
            <w:right w:val="none" w:sz="0" w:space="0" w:color="auto"/>
          </w:divBdr>
        </w:div>
        <w:div w:id="166215344">
          <w:marLeft w:val="480"/>
          <w:marRight w:val="0"/>
          <w:marTop w:val="0"/>
          <w:marBottom w:val="0"/>
          <w:divBdr>
            <w:top w:val="none" w:sz="0" w:space="0" w:color="auto"/>
            <w:left w:val="none" w:sz="0" w:space="0" w:color="auto"/>
            <w:bottom w:val="none" w:sz="0" w:space="0" w:color="auto"/>
            <w:right w:val="none" w:sz="0" w:space="0" w:color="auto"/>
          </w:divBdr>
        </w:div>
        <w:div w:id="428041076">
          <w:marLeft w:val="480"/>
          <w:marRight w:val="0"/>
          <w:marTop w:val="0"/>
          <w:marBottom w:val="0"/>
          <w:divBdr>
            <w:top w:val="none" w:sz="0" w:space="0" w:color="auto"/>
            <w:left w:val="none" w:sz="0" w:space="0" w:color="auto"/>
            <w:bottom w:val="none" w:sz="0" w:space="0" w:color="auto"/>
            <w:right w:val="none" w:sz="0" w:space="0" w:color="auto"/>
          </w:divBdr>
        </w:div>
        <w:div w:id="1334912681">
          <w:marLeft w:val="480"/>
          <w:marRight w:val="0"/>
          <w:marTop w:val="0"/>
          <w:marBottom w:val="0"/>
          <w:divBdr>
            <w:top w:val="none" w:sz="0" w:space="0" w:color="auto"/>
            <w:left w:val="none" w:sz="0" w:space="0" w:color="auto"/>
            <w:bottom w:val="none" w:sz="0" w:space="0" w:color="auto"/>
            <w:right w:val="none" w:sz="0" w:space="0" w:color="auto"/>
          </w:divBdr>
        </w:div>
        <w:div w:id="66415801">
          <w:marLeft w:val="480"/>
          <w:marRight w:val="0"/>
          <w:marTop w:val="0"/>
          <w:marBottom w:val="0"/>
          <w:divBdr>
            <w:top w:val="none" w:sz="0" w:space="0" w:color="auto"/>
            <w:left w:val="none" w:sz="0" w:space="0" w:color="auto"/>
            <w:bottom w:val="none" w:sz="0" w:space="0" w:color="auto"/>
            <w:right w:val="none" w:sz="0" w:space="0" w:color="auto"/>
          </w:divBdr>
        </w:div>
        <w:div w:id="971252203">
          <w:marLeft w:val="480"/>
          <w:marRight w:val="0"/>
          <w:marTop w:val="0"/>
          <w:marBottom w:val="0"/>
          <w:divBdr>
            <w:top w:val="none" w:sz="0" w:space="0" w:color="auto"/>
            <w:left w:val="none" w:sz="0" w:space="0" w:color="auto"/>
            <w:bottom w:val="none" w:sz="0" w:space="0" w:color="auto"/>
            <w:right w:val="none" w:sz="0" w:space="0" w:color="auto"/>
          </w:divBdr>
        </w:div>
        <w:div w:id="1896428779">
          <w:marLeft w:val="480"/>
          <w:marRight w:val="0"/>
          <w:marTop w:val="0"/>
          <w:marBottom w:val="0"/>
          <w:divBdr>
            <w:top w:val="none" w:sz="0" w:space="0" w:color="auto"/>
            <w:left w:val="none" w:sz="0" w:space="0" w:color="auto"/>
            <w:bottom w:val="none" w:sz="0" w:space="0" w:color="auto"/>
            <w:right w:val="none" w:sz="0" w:space="0" w:color="auto"/>
          </w:divBdr>
        </w:div>
        <w:div w:id="1408845434">
          <w:marLeft w:val="480"/>
          <w:marRight w:val="0"/>
          <w:marTop w:val="0"/>
          <w:marBottom w:val="0"/>
          <w:divBdr>
            <w:top w:val="none" w:sz="0" w:space="0" w:color="auto"/>
            <w:left w:val="none" w:sz="0" w:space="0" w:color="auto"/>
            <w:bottom w:val="none" w:sz="0" w:space="0" w:color="auto"/>
            <w:right w:val="none" w:sz="0" w:space="0" w:color="auto"/>
          </w:divBdr>
        </w:div>
        <w:div w:id="1356347300">
          <w:marLeft w:val="480"/>
          <w:marRight w:val="0"/>
          <w:marTop w:val="0"/>
          <w:marBottom w:val="0"/>
          <w:divBdr>
            <w:top w:val="none" w:sz="0" w:space="0" w:color="auto"/>
            <w:left w:val="none" w:sz="0" w:space="0" w:color="auto"/>
            <w:bottom w:val="none" w:sz="0" w:space="0" w:color="auto"/>
            <w:right w:val="none" w:sz="0" w:space="0" w:color="auto"/>
          </w:divBdr>
        </w:div>
        <w:div w:id="917400630">
          <w:marLeft w:val="480"/>
          <w:marRight w:val="0"/>
          <w:marTop w:val="0"/>
          <w:marBottom w:val="0"/>
          <w:divBdr>
            <w:top w:val="none" w:sz="0" w:space="0" w:color="auto"/>
            <w:left w:val="none" w:sz="0" w:space="0" w:color="auto"/>
            <w:bottom w:val="none" w:sz="0" w:space="0" w:color="auto"/>
            <w:right w:val="none" w:sz="0" w:space="0" w:color="auto"/>
          </w:divBdr>
        </w:div>
      </w:divsChild>
    </w:div>
    <w:div w:id="980959243">
      <w:bodyDiv w:val="1"/>
      <w:marLeft w:val="0"/>
      <w:marRight w:val="0"/>
      <w:marTop w:val="0"/>
      <w:marBottom w:val="0"/>
      <w:divBdr>
        <w:top w:val="none" w:sz="0" w:space="0" w:color="auto"/>
        <w:left w:val="none" w:sz="0" w:space="0" w:color="auto"/>
        <w:bottom w:val="none" w:sz="0" w:space="0" w:color="auto"/>
        <w:right w:val="none" w:sz="0" w:space="0" w:color="auto"/>
      </w:divBdr>
    </w:div>
    <w:div w:id="981886031">
      <w:bodyDiv w:val="1"/>
      <w:marLeft w:val="0"/>
      <w:marRight w:val="0"/>
      <w:marTop w:val="0"/>
      <w:marBottom w:val="0"/>
      <w:divBdr>
        <w:top w:val="none" w:sz="0" w:space="0" w:color="auto"/>
        <w:left w:val="none" w:sz="0" w:space="0" w:color="auto"/>
        <w:bottom w:val="none" w:sz="0" w:space="0" w:color="auto"/>
        <w:right w:val="none" w:sz="0" w:space="0" w:color="auto"/>
      </w:divBdr>
    </w:div>
    <w:div w:id="984355615">
      <w:bodyDiv w:val="1"/>
      <w:marLeft w:val="0"/>
      <w:marRight w:val="0"/>
      <w:marTop w:val="0"/>
      <w:marBottom w:val="0"/>
      <w:divBdr>
        <w:top w:val="none" w:sz="0" w:space="0" w:color="auto"/>
        <w:left w:val="none" w:sz="0" w:space="0" w:color="auto"/>
        <w:bottom w:val="none" w:sz="0" w:space="0" w:color="auto"/>
        <w:right w:val="none" w:sz="0" w:space="0" w:color="auto"/>
      </w:divBdr>
    </w:div>
    <w:div w:id="985204426">
      <w:bodyDiv w:val="1"/>
      <w:marLeft w:val="0"/>
      <w:marRight w:val="0"/>
      <w:marTop w:val="0"/>
      <w:marBottom w:val="0"/>
      <w:divBdr>
        <w:top w:val="none" w:sz="0" w:space="0" w:color="auto"/>
        <w:left w:val="none" w:sz="0" w:space="0" w:color="auto"/>
        <w:bottom w:val="none" w:sz="0" w:space="0" w:color="auto"/>
        <w:right w:val="none" w:sz="0" w:space="0" w:color="auto"/>
      </w:divBdr>
    </w:div>
    <w:div w:id="986586714">
      <w:bodyDiv w:val="1"/>
      <w:marLeft w:val="0"/>
      <w:marRight w:val="0"/>
      <w:marTop w:val="0"/>
      <w:marBottom w:val="0"/>
      <w:divBdr>
        <w:top w:val="none" w:sz="0" w:space="0" w:color="auto"/>
        <w:left w:val="none" w:sz="0" w:space="0" w:color="auto"/>
        <w:bottom w:val="none" w:sz="0" w:space="0" w:color="auto"/>
        <w:right w:val="none" w:sz="0" w:space="0" w:color="auto"/>
      </w:divBdr>
    </w:div>
    <w:div w:id="986586993">
      <w:bodyDiv w:val="1"/>
      <w:marLeft w:val="0"/>
      <w:marRight w:val="0"/>
      <w:marTop w:val="0"/>
      <w:marBottom w:val="0"/>
      <w:divBdr>
        <w:top w:val="none" w:sz="0" w:space="0" w:color="auto"/>
        <w:left w:val="none" w:sz="0" w:space="0" w:color="auto"/>
        <w:bottom w:val="none" w:sz="0" w:space="0" w:color="auto"/>
        <w:right w:val="none" w:sz="0" w:space="0" w:color="auto"/>
      </w:divBdr>
    </w:div>
    <w:div w:id="987395643">
      <w:bodyDiv w:val="1"/>
      <w:marLeft w:val="0"/>
      <w:marRight w:val="0"/>
      <w:marTop w:val="0"/>
      <w:marBottom w:val="0"/>
      <w:divBdr>
        <w:top w:val="none" w:sz="0" w:space="0" w:color="auto"/>
        <w:left w:val="none" w:sz="0" w:space="0" w:color="auto"/>
        <w:bottom w:val="none" w:sz="0" w:space="0" w:color="auto"/>
        <w:right w:val="none" w:sz="0" w:space="0" w:color="auto"/>
      </w:divBdr>
      <w:divsChild>
        <w:div w:id="126363534">
          <w:marLeft w:val="480"/>
          <w:marRight w:val="0"/>
          <w:marTop w:val="0"/>
          <w:marBottom w:val="0"/>
          <w:divBdr>
            <w:top w:val="none" w:sz="0" w:space="0" w:color="auto"/>
            <w:left w:val="none" w:sz="0" w:space="0" w:color="auto"/>
            <w:bottom w:val="none" w:sz="0" w:space="0" w:color="auto"/>
            <w:right w:val="none" w:sz="0" w:space="0" w:color="auto"/>
          </w:divBdr>
        </w:div>
        <w:div w:id="162360220">
          <w:marLeft w:val="480"/>
          <w:marRight w:val="0"/>
          <w:marTop w:val="0"/>
          <w:marBottom w:val="0"/>
          <w:divBdr>
            <w:top w:val="none" w:sz="0" w:space="0" w:color="auto"/>
            <w:left w:val="none" w:sz="0" w:space="0" w:color="auto"/>
            <w:bottom w:val="none" w:sz="0" w:space="0" w:color="auto"/>
            <w:right w:val="none" w:sz="0" w:space="0" w:color="auto"/>
          </w:divBdr>
        </w:div>
        <w:div w:id="1820269356">
          <w:marLeft w:val="480"/>
          <w:marRight w:val="0"/>
          <w:marTop w:val="0"/>
          <w:marBottom w:val="0"/>
          <w:divBdr>
            <w:top w:val="none" w:sz="0" w:space="0" w:color="auto"/>
            <w:left w:val="none" w:sz="0" w:space="0" w:color="auto"/>
            <w:bottom w:val="none" w:sz="0" w:space="0" w:color="auto"/>
            <w:right w:val="none" w:sz="0" w:space="0" w:color="auto"/>
          </w:divBdr>
        </w:div>
        <w:div w:id="1969626178">
          <w:marLeft w:val="480"/>
          <w:marRight w:val="0"/>
          <w:marTop w:val="0"/>
          <w:marBottom w:val="0"/>
          <w:divBdr>
            <w:top w:val="none" w:sz="0" w:space="0" w:color="auto"/>
            <w:left w:val="none" w:sz="0" w:space="0" w:color="auto"/>
            <w:bottom w:val="none" w:sz="0" w:space="0" w:color="auto"/>
            <w:right w:val="none" w:sz="0" w:space="0" w:color="auto"/>
          </w:divBdr>
        </w:div>
        <w:div w:id="1092049654">
          <w:marLeft w:val="480"/>
          <w:marRight w:val="0"/>
          <w:marTop w:val="0"/>
          <w:marBottom w:val="0"/>
          <w:divBdr>
            <w:top w:val="none" w:sz="0" w:space="0" w:color="auto"/>
            <w:left w:val="none" w:sz="0" w:space="0" w:color="auto"/>
            <w:bottom w:val="none" w:sz="0" w:space="0" w:color="auto"/>
            <w:right w:val="none" w:sz="0" w:space="0" w:color="auto"/>
          </w:divBdr>
        </w:div>
        <w:div w:id="256599717">
          <w:marLeft w:val="480"/>
          <w:marRight w:val="0"/>
          <w:marTop w:val="0"/>
          <w:marBottom w:val="0"/>
          <w:divBdr>
            <w:top w:val="none" w:sz="0" w:space="0" w:color="auto"/>
            <w:left w:val="none" w:sz="0" w:space="0" w:color="auto"/>
            <w:bottom w:val="none" w:sz="0" w:space="0" w:color="auto"/>
            <w:right w:val="none" w:sz="0" w:space="0" w:color="auto"/>
          </w:divBdr>
        </w:div>
        <w:div w:id="1121149549">
          <w:marLeft w:val="480"/>
          <w:marRight w:val="0"/>
          <w:marTop w:val="0"/>
          <w:marBottom w:val="0"/>
          <w:divBdr>
            <w:top w:val="none" w:sz="0" w:space="0" w:color="auto"/>
            <w:left w:val="none" w:sz="0" w:space="0" w:color="auto"/>
            <w:bottom w:val="none" w:sz="0" w:space="0" w:color="auto"/>
            <w:right w:val="none" w:sz="0" w:space="0" w:color="auto"/>
          </w:divBdr>
        </w:div>
        <w:div w:id="861867295">
          <w:marLeft w:val="480"/>
          <w:marRight w:val="0"/>
          <w:marTop w:val="0"/>
          <w:marBottom w:val="0"/>
          <w:divBdr>
            <w:top w:val="none" w:sz="0" w:space="0" w:color="auto"/>
            <w:left w:val="none" w:sz="0" w:space="0" w:color="auto"/>
            <w:bottom w:val="none" w:sz="0" w:space="0" w:color="auto"/>
            <w:right w:val="none" w:sz="0" w:space="0" w:color="auto"/>
          </w:divBdr>
        </w:div>
        <w:div w:id="2131362648">
          <w:marLeft w:val="480"/>
          <w:marRight w:val="0"/>
          <w:marTop w:val="0"/>
          <w:marBottom w:val="0"/>
          <w:divBdr>
            <w:top w:val="none" w:sz="0" w:space="0" w:color="auto"/>
            <w:left w:val="none" w:sz="0" w:space="0" w:color="auto"/>
            <w:bottom w:val="none" w:sz="0" w:space="0" w:color="auto"/>
            <w:right w:val="none" w:sz="0" w:space="0" w:color="auto"/>
          </w:divBdr>
        </w:div>
        <w:div w:id="1652639118">
          <w:marLeft w:val="480"/>
          <w:marRight w:val="0"/>
          <w:marTop w:val="0"/>
          <w:marBottom w:val="0"/>
          <w:divBdr>
            <w:top w:val="none" w:sz="0" w:space="0" w:color="auto"/>
            <w:left w:val="none" w:sz="0" w:space="0" w:color="auto"/>
            <w:bottom w:val="none" w:sz="0" w:space="0" w:color="auto"/>
            <w:right w:val="none" w:sz="0" w:space="0" w:color="auto"/>
          </w:divBdr>
        </w:div>
        <w:div w:id="1351418280">
          <w:marLeft w:val="480"/>
          <w:marRight w:val="0"/>
          <w:marTop w:val="0"/>
          <w:marBottom w:val="0"/>
          <w:divBdr>
            <w:top w:val="none" w:sz="0" w:space="0" w:color="auto"/>
            <w:left w:val="none" w:sz="0" w:space="0" w:color="auto"/>
            <w:bottom w:val="none" w:sz="0" w:space="0" w:color="auto"/>
            <w:right w:val="none" w:sz="0" w:space="0" w:color="auto"/>
          </w:divBdr>
        </w:div>
        <w:div w:id="1000616565">
          <w:marLeft w:val="480"/>
          <w:marRight w:val="0"/>
          <w:marTop w:val="0"/>
          <w:marBottom w:val="0"/>
          <w:divBdr>
            <w:top w:val="none" w:sz="0" w:space="0" w:color="auto"/>
            <w:left w:val="none" w:sz="0" w:space="0" w:color="auto"/>
            <w:bottom w:val="none" w:sz="0" w:space="0" w:color="auto"/>
            <w:right w:val="none" w:sz="0" w:space="0" w:color="auto"/>
          </w:divBdr>
        </w:div>
        <w:div w:id="1634406887">
          <w:marLeft w:val="480"/>
          <w:marRight w:val="0"/>
          <w:marTop w:val="0"/>
          <w:marBottom w:val="0"/>
          <w:divBdr>
            <w:top w:val="none" w:sz="0" w:space="0" w:color="auto"/>
            <w:left w:val="none" w:sz="0" w:space="0" w:color="auto"/>
            <w:bottom w:val="none" w:sz="0" w:space="0" w:color="auto"/>
            <w:right w:val="none" w:sz="0" w:space="0" w:color="auto"/>
          </w:divBdr>
        </w:div>
        <w:div w:id="1364861950">
          <w:marLeft w:val="480"/>
          <w:marRight w:val="0"/>
          <w:marTop w:val="0"/>
          <w:marBottom w:val="0"/>
          <w:divBdr>
            <w:top w:val="none" w:sz="0" w:space="0" w:color="auto"/>
            <w:left w:val="none" w:sz="0" w:space="0" w:color="auto"/>
            <w:bottom w:val="none" w:sz="0" w:space="0" w:color="auto"/>
            <w:right w:val="none" w:sz="0" w:space="0" w:color="auto"/>
          </w:divBdr>
        </w:div>
        <w:div w:id="44381634">
          <w:marLeft w:val="480"/>
          <w:marRight w:val="0"/>
          <w:marTop w:val="0"/>
          <w:marBottom w:val="0"/>
          <w:divBdr>
            <w:top w:val="none" w:sz="0" w:space="0" w:color="auto"/>
            <w:left w:val="none" w:sz="0" w:space="0" w:color="auto"/>
            <w:bottom w:val="none" w:sz="0" w:space="0" w:color="auto"/>
            <w:right w:val="none" w:sz="0" w:space="0" w:color="auto"/>
          </w:divBdr>
        </w:div>
        <w:div w:id="31731790">
          <w:marLeft w:val="480"/>
          <w:marRight w:val="0"/>
          <w:marTop w:val="0"/>
          <w:marBottom w:val="0"/>
          <w:divBdr>
            <w:top w:val="none" w:sz="0" w:space="0" w:color="auto"/>
            <w:left w:val="none" w:sz="0" w:space="0" w:color="auto"/>
            <w:bottom w:val="none" w:sz="0" w:space="0" w:color="auto"/>
            <w:right w:val="none" w:sz="0" w:space="0" w:color="auto"/>
          </w:divBdr>
        </w:div>
        <w:div w:id="1037969423">
          <w:marLeft w:val="480"/>
          <w:marRight w:val="0"/>
          <w:marTop w:val="0"/>
          <w:marBottom w:val="0"/>
          <w:divBdr>
            <w:top w:val="none" w:sz="0" w:space="0" w:color="auto"/>
            <w:left w:val="none" w:sz="0" w:space="0" w:color="auto"/>
            <w:bottom w:val="none" w:sz="0" w:space="0" w:color="auto"/>
            <w:right w:val="none" w:sz="0" w:space="0" w:color="auto"/>
          </w:divBdr>
        </w:div>
        <w:div w:id="1756589884">
          <w:marLeft w:val="480"/>
          <w:marRight w:val="0"/>
          <w:marTop w:val="0"/>
          <w:marBottom w:val="0"/>
          <w:divBdr>
            <w:top w:val="none" w:sz="0" w:space="0" w:color="auto"/>
            <w:left w:val="none" w:sz="0" w:space="0" w:color="auto"/>
            <w:bottom w:val="none" w:sz="0" w:space="0" w:color="auto"/>
            <w:right w:val="none" w:sz="0" w:space="0" w:color="auto"/>
          </w:divBdr>
        </w:div>
        <w:div w:id="1800413542">
          <w:marLeft w:val="480"/>
          <w:marRight w:val="0"/>
          <w:marTop w:val="0"/>
          <w:marBottom w:val="0"/>
          <w:divBdr>
            <w:top w:val="none" w:sz="0" w:space="0" w:color="auto"/>
            <w:left w:val="none" w:sz="0" w:space="0" w:color="auto"/>
            <w:bottom w:val="none" w:sz="0" w:space="0" w:color="auto"/>
            <w:right w:val="none" w:sz="0" w:space="0" w:color="auto"/>
          </w:divBdr>
        </w:div>
        <w:div w:id="1189298264">
          <w:marLeft w:val="480"/>
          <w:marRight w:val="0"/>
          <w:marTop w:val="0"/>
          <w:marBottom w:val="0"/>
          <w:divBdr>
            <w:top w:val="none" w:sz="0" w:space="0" w:color="auto"/>
            <w:left w:val="none" w:sz="0" w:space="0" w:color="auto"/>
            <w:bottom w:val="none" w:sz="0" w:space="0" w:color="auto"/>
            <w:right w:val="none" w:sz="0" w:space="0" w:color="auto"/>
          </w:divBdr>
        </w:div>
        <w:div w:id="1878662339">
          <w:marLeft w:val="480"/>
          <w:marRight w:val="0"/>
          <w:marTop w:val="0"/>
          <w:marBottom w:val="0"/>
          <w:divBdr>
            <w:top w:val="none" w:sz="0" w:space="0" w:color="auto"/>
            <w:left w:val="none" w:sz="0" w:space="0" w:color="auto"/>
            <w:bottom w:val="none" w:sz="0" w:space="0" w:color="auto"/>
            <w:right w:val="none" w:sz="0" w:space="0" w:color="auto"/>
          </w:divBdr>
        </w:div>
        <w:div w:id="1816681825">
          <w:marLeft w:val="480"/>
          <w:marRight w:val="0"/>
          <w:marTop w:val="0"/>
          <w:marBottom w:val="0"/>
          <w:divBdr>
            <w:top w:val="none" w:sz="0" w:space="0" w:color="auto"/>
            <w:left w:val="none" w:sz="0" w:space="0" w:color="auto"/>
            <w:bottom w:val="none" w:sz="0" w:space="0" w:color="auto"/>
            <w:right w:val="none" w:sz="0" w:space="0" w:color="auto"/>
          </w:divBdr>
        </w:div>
        <w:div w:id="858541421">
          <w:marLeft w:val="480"/>
          <w:marRight w:val="0"/>
          <w:marTop w:val="0"/>
          <w:marBottom w:val="0"/>
          <w:divBdr>
            <w:top w:val="none" w:sz="0" w:space="0" w:color="auto"/>
            <w:left w:val="none" w:sz="0" w:space="0" w:color="auto"/>
            <w:bottom w:val="none" w:sz="0" w:space="0" w:color="auto"/>
            <w:right w:val="none" w:sz="0" w:space="0" w:color="auto"/>
          </w:divBdr>
        </w:div>
        <w:div w:id="1051656396">
          <w:marLeft w:val="480"/>
          <w:marRight w:val="0"/>
          <w:marTop w:val="0"/>
          <w:marBottom w:val="0"/>
          <w:divBdr>
            <w:top w:val="none" w:sz="0" w:space="0" w:color="auto"/>
            <w:left w:val="none" w:sz="0" w:space="0" w:color="auto"/>
            <w:bottom w:val="none" w:sz="0" w:space="0" w:color="auto"/>
            <w:right w:val="none" w:sz="0" w:space="0" w:color="auto"/>
          </w:divBdr>
        </w:div>
        <w:div w:id="1750929681">
          <w:marLeft w:val="480"/>
          <w:marRight w:val="0"/>
          <w:marTop w:val="0"/>
          <w:marBottom w:val="0"/>
          <w:divBdr>
            <w:top w:val="none" w:sz="0" w:space="0" w:color="auto"/>
            <w:left w:val="none" w:sz="0" w:space="0" w:color="auto"/>
            <w:bottom w:val="none" w:sz="0" w:space="0" w:color="auto"/>
            <w:right w:val="none" w:sz="0" w:space="0" w:color="auto"/>
          </w:divBdr>
        </w:div>
        <w:div w:id="1990355540">
          <w:marLeft w:val="480"/>
          <w:marRight w:val="0"/>
          <w:marTop w:val="0"/>
          <w:marBottom w:val="0"/>
          <w:divBdr>
            <w:top w:val="none" w:sz="0" w:space="0" w:color="auto"/>
            <w:left w:val="none" w:sz="0" w:space="0" w:color="auto"/>
            <w:bottom w:val="none" w:sz="0" w:space="0" w:color="auto"/>
            <w:right w:val="none" w:sz="0" w:space="0" w:color="auto"/>
          </w:divBdr>
        </w:div>
        <w:div w:id="1382292810">
          <w:marLeft w:val="480"/>
          <w:marRight w:val="0"/>
          <w:marTop w:val="0"/>
          <w:marBottom w:val="0"/>
          <w:divBdr>
            <w:top w:val="none" w:sz="0" w:space="0" w:color="auto"/>
            <w:left w:val="none" w:sz="0" w:space="0" w:color="auto"/>
            <w:bottom w:val="none" w:sz="0" w:space="0" w:color="auto"/>
            <w:right w:val="none" w:sz="0" w:space="0" w:color="auto"/>
          </w:divBdr>
        </w:div>
        <w:div w:id="1481968730">
          <w:marLeft w:val="480"/>
          <w:marRight w:val="0"/>
          <w:marTop w:val="0"/>
          <w:marBottom w:val="0"/>
          <w:divBdr>
            <w:top w:val="none" w:sz="0" w:space="0" w:color="auto"/>
            <w:left w:val="none" w:sz="0" w:space="0" w:color="auto"/>
            <w:bottom w:val="none" w:sz="0" w:space="0" w:color="auto"/>
            <w:right w:val="none" w:sz="0" w:space="0" w:color="auto"/>
          </w:divBdr>
        </w:div>
        <w:div w:id="65961927">
          <w:marLeft w:val="480"/>
          <w:marRight w:val="0"/>
          <w:marTop w:val="0"/>
          <w:marBottom w:val="0"/>
          <w:divBdr>
            <w:top w:val="none" w:sz="0" w:space="0" w:color="auto"/>
            <w:left w:val="none" w:sz="0" w:space="0" w:color="auto"/>
            <w:bottom w:val="none" w:sz="0" w:space="0" w:color="auto"/>
            <w:right w:val="none" w:sz="0" w:space="0" w:color="auto"/>
          </w:divBdr>
        </w:div>
        <w:div w:id="1374386628">
          <w:marLeft w:val="480"/>
          <w:marRight w:val="0"/>
          <w:marTop w:val="0"/>
          <w:marBottom w:val="0"/>
          <w:divBdr>
            <w:top w:val="none" w:sz="0" w:space="0" w:color="auto"/>
            <w:left w:val="none" w:sz="0" w:space="0" w:color="auto"/>
            <w:bottom w:val="none" w:sz="0" w:space="0" w:color="auto"/>
            <w:right w:val="none" w:sz="0" w:space="0" w:color="auto"/>
          </w:divBdr>
        </w:div>
        <w:div w:id="1445735675">
          <w:marLeft w:val="480"/>
          <w:marRight w:val="0"/>
          <w:marTop w:val="0"/>
          <w:marBottom w:val="0"/>
          <w:divBdr>
            <w:top w:val="none" w:sz="0" w:space="0" w:color="auto"/>
            <w:left w:val="none" w:sz="0" w:space="0" w:color="auto"/>
            <w:bottom w:val="none" w:sz="0" w:space="0" w:color="auto"/>
            <w:right w:val="none" w:sz="0" w:space="0" w:color="auto"/>
          </w:divBdr>
        </w:div>
        <w:div w:id="609708052">
          <w:marLeft w:val="480"/>
          <w:marRight w:val="0"/>
          <w:marTop w:val="0"/>
          <w:marBottom w:val="0"/>
          <w:divBdr>
            <w:top w:val="none" w:sz="0" w:space="0" w:color="auto"/>
            <w:left w:val="none" w:sz="0" w:space="0" w:color="auto"/>
            <w:bottom w:val="none" w:sz="0" w:space="0" w:color="auto"/>
            <w:right w:val="none" w:sz="0" w:space="0" w:color="auto"/>
          </w:divBdr>
        </w:div>
        <w:div w:id="1881822980">
          <w:marLeft w:val="480"/>
          <w:marRight w:val="0"/>
          <w:marTop w:val="0"/>
          <w:marBottom w:val="0"/>
          <w:divBdr>
            <w:top w:val="none" w:sz="0" w:space="0" w:color="auto"/>
            <w:left w:val="none" w:sz="0" w:space="0" w:color="auto"/>
            <w:bottom w:val="none" w:sz="0" w:space="0" w:color="auto"/>
            <w:right w:val="none" w:sz="0" w:space="0" w:color="auto"/>
          </w:divBdr>
        </w:div>
        <w:div w:id="35669754">
          <w:marLeft w:val="480"/>
          <w:marRight w:val="0"/>
          <w:marTop w:val="0"/>
          <w:marBottom w:val="0"/>
          <w:divBdr>
            <w:top w:val="none" w:sz="0" w:space="0" w:color="auto"/>
            <w:left w:val="none" w:sz="0" w:space="0" w:color="auto"/>
            <w:bottom w:val="none" w:sz="0" w:space="0" w:color="auto"/>
            <w:right w:val="none" w:sz="0" w:space="0" w:color="auto"/>
          </w:divBdr>
        </w:div>
        <w:div w:id="723723836">
          <w:marLeft w:val="480"/>
          <w:marRight w:val="0"/>
          <w:marTop w:val="0"/>
          <w:marBottom w:val="0"/>
          <w:divBdr>
            <w:top w:val="none" w:sz="0" w:space="0" w:color="auto"/>
            <w:left w:val="none" w:sz="0" w:space="0" w:color="auto"/>
            <w:bottom w:val="none" w:sz="0" w:space="0" w:color="auto"/>
            <w:right w:val="none" w:sz="0" w:space="0" w:color="auto"/>
          </w:divBdr>
        </w:div>
        <w:div w:id="197938118">
          <w:marLeft w:val="480"/>
          <w:marRight w:val="0"/>
          <w:marTop w:val="0"/>
          <w:marBottom w:val="0"/>
          <w:divBdr>
            <w:top w:val="none" w:sz="0" w:space="0" w:color="auto"/>
            <w:left w:val="none" w:sz="0" w:space="0" w:color="auto"/>
            <w:bottom w:val="none" w:sz="0" w:space="0" w:color="auto"/>
            <w:right w:val="none" w:sz="0" w:space="0" w:color="auto"/>
          </w:divBdr>
        </w:div>
        <w:div w:id="1349452393">
          <w:marLeft w:val="480"/>
          <w:marRight w:val="0"/>
          <w:marTop w:val="0"/>
          <w:marBottom w:val="0"/>
          <w:divBdr>
            <w:top w:val="none" w:sz="0" w:space="0" w:color="auto"/>
            <w:left w:val="none" w:sz="0" w:space="0" w:color="auto"/>
            <w:bottom w:val="none" w:sz="0" w:space="0" w:color="auto"/>
            <w:right w:val="none" w:sz="0" w:space="0" w:color="auto"/>
          </w:divBdr>
        </w:div>
        <w:div w:id="857428281">
          <w:marLeft w:val="480"/>
          <w:marRight w:val="0"/>
          <w:marTop w:val="0"/>
          <w:marBottom w:val="0"/>
          <w:divBdr>
            <w:top w:val="none" w:sz="0" w:space="0" w:color="auto"/>
            <w:left w:val="none" w:sz="0" w:space="0" w:color="auto"/>
            <w:bottom w:val="none" w:sz="0" w:space="0" w:color="auto"/>
            <w:right w:val="none" w:sz="0" w:space="0" w:color="auto"/>
          </w:divBdr>
        </w:div>
        <w:div w:id="1591280526">
          <w:marLeft w:val="480"/>
          <w:marRight w:val="0"/>
          <w:marTop w:val="0"/>
          <w:marBottom w:val="0"/>
          <w:divBdr>
            <w:top w:val="none" w:sz="0" w:space="0" w:color="auto"/>
            <w:left w:val="none" w:sz="0" w:space="0" w:color="auto"/>
            <w:bottom w:val="none" w:sz="0" w:space="0" w:color="auto"/>
            <w:right w:val="none" w:sz="0" w:space="0" w:color="auto"/>
          </w:divBdr>
        </w:div>
        <w:div w:id="736634788">
          <w:marLeft w:val="480"/>
          <w:marRight w:val="0"/>
          <w:marTop w:val="0"/>
          <w:marBottom w:val="0"/>
          <w:divBdr>
            <w:top w:val="none" w:sz="0" w:space="0" w:color="auto"/>
            <w:left w:val="none" w:sz="0" w:space="0" w:color="auto"/>
            <w:bottom w:val="none" w:sz="0" w:space="0" w:color="auto"/>
            <w:right w:val="none" w:sz="0" w:space="0" w:color="auto"/>
          </w:divBdr>
        </w:div>
        <w:div w:id="682754471">
          <w:marLeft w:val="480"/>
          <w:marRight w:val="0"/>
          <w:marTop w:val="0"/>
          <w:marBottom w:val="0"/>
          <w:divBdr>
            <w:top w:val="none" w:sz="0" w:space="0" w:color="auto"/>
            <w:left w:val="none" w:sz="0" w:space="0" w:color="auto"/>
            <w:bottom w:val="none" w:sz="0" w:space="0" w:color="auto"/>
            <w:right w:val="none" w:sz="0" w:space="0" w:color="auto"/>
          </w:divBdr>
        </w:div>
        <w:div w:id="517425481">
          <w:marLeft w:val="480"/>
          <w:marRight w:val="0"/>
          <w:marTop w:val="0"/>
          <w:marBottom w:val="0"/>
          <w:divBdr>
            <w:top w:val="none" w:sz="0" w:space="0" w:color="auto"/>
            <w:left w:val="none" w:sz="0" w:space="0" w:color="auto"/>
            <w:bottom w:val="none" w:sz="0" w:space="0" w:color="auto"/>
            <w:right w:val="none" w:sz="0" w:space="0" w:color="auto"/>
          </w:divBdr>
        </w:div>
        <w:div w:id="2112386007">
          <w:marLeft w:val="480"/>
          <w:marRight w:val="0"/>
          <w:marTop w:val="0"/>
          <w:marBottom w:val="0"/>
          <w:divBdr>
            <w:top w:val="none" w:sz="0" w:space="0" w:color="auto"/>
            <w:left w:val="none" w:sz="0" w:space="0" w:color="auto"/>
            <w:bottom w:val="none" w:sz="0" w:space="0" w:color="auto"/>
            <w:right w:val="none" w:sz="0" w:space="0" w:color="auto"/>
          </w:divBdr>
        </w:div>
      </w:divsChild>
    </w:div>
    <w:div w:id="988092454">
      <w:bodyDiv w:val="1"/>
      <w:marLeft w:val="0"/>
      <w:marRight w:val="0"/>
      <w:marTop w:val="0"/>
      <w:marBottom w:val="0"/>
      <w:divBdr>
        <w:top w:val="none" w:sz="0" w:space="0" w:color="auto"/>
        <w:left w:val="none" w:sz="0" w:space="0" w:color="auto"/>
        <w:bottom w:val="none" w:sz="0" w:space="0" w:color="auto"/>
        <w:right w:val="none" w:sz="0" w:space="0" w:color="auto"/>
      </w:divBdr>
    </w:div>
    <w:div w:id="989166798">
      <w:bodyDiv w:val="1"/>
      <w:marLeft w:val="0"/>
      <w:marRight w:val="0"/>
      <w:marTop w:val="0"/>
      <w:marBottom w:val="0"/>
      <w:divBdr>
        <w:top w:val="none" w:sz="0" w:space="0" w:color="auto"/>
        <w:left w:val="none" w:sz="0" w:space="0" w:color="auto"/>
        <w:bottom w:val="none" w:sz="0" w:space="0" w:color="auto"/>
        <w:right w:val="none" w:sz="0" w:space="0" w:color="auto"/>
      </w:divBdr>
    </w:div>
    <w:div w:id="990987722">
      <w:bodyDiv w:val="1"/>
      <w:marLeft w:val="0"/>
      <w:marRight w:val="0"/>
      <w:marTop w:val="0"/>
      <w:marBottom w:val="0"/>
      <w:divBdr>
        <w:top w:val="none" w:sz="0" w:space="0" w:color="auto"/>
        <w:left w:val="none" w:sz="0" w:space="0" w:color="auto"/>
        <w:bottom w:val="none" w:sz="0" w:space="0" w:color="auto"/>
        <w:right w:val="none" w:sz="0" w:space="0" w:color="auto"/>
      </w:divBdr>
    </w:div>
    <w:div w:id="991104656">
      <w:bodyDiv w:val="1"/>
      <w:marLeft w:val="0"/>
      <w:marRight w:val="0"/>
      <w:marTop w:val="0"/>
      <w:marBottom w:val="0"/>
      <w:divBdr>
        <w:top w:val="none" w:sz="0" w:space="0" w:color="auto"/>
        <w:left w:val="none" w:sz="0" w:space="0" w:color="auto"/>
        <w:bottom w:val="none" w:sz="0" w:space="0" w:color="auto"/>
        <w:right w:val="none" w:sz="0" w:space="0" w:color="auto"/>
      </w:divBdr>
    </w:div>
    <w:div w:id="991525221">
      <w:bodyDiv w:val="1"/>
      <w:marLeft w:val="0"/>
      <w:marRight w:val="0"/>
      <w:marTop w:val="0"/>
      <w:marBottom w:val="0"/>
      <w:divBdr>
        <w:top w:val="none" w:sz="0" w:space="0" w:color="auto"/>
        <w:left w:val="none" w:sz="0" w:space="0" w:color="auto"/>
        <w:bottom w:val="none" w:sz="0" w:space="0" w:color="auto"/>
        <w:right w:val="none" w:sz="0" w:space="0" w:color="auto"/>
      </w:divBdr>
    </w:div>
    <w:div w:id="993727441">
      <w:bodyDiv w:val="1"/>
      <w:marLeft w:val="0"/>
      <w:marRight w:val="0"/>
      <w:marTop w:val="0"/>
      <w:marBottom w:val="0"/>
      <w:divBdr>
        <w:top w:val="none" w:sz="0" w:space="0" w:color="auto"/>
        <w:left w:val="none" w:sz="0" w:space="0" w:color="auto"/>
        <w:bottom w:val="none" w:sz="0" w:space="0" w:color="auto"/>
        <w:right w:val="none" w:sz="0" w:space="0" w:color="auto"/>
      </w:divBdr>
    </w:div>
    <w:div w:id="993947614">
      <w:bodyDiv w:val="1"/>
      <w:marLeft w:val="0"/>
      <w:marRight w:val="0"/>
      <w:marTop w:val="0"/>
      <w:marBottom w:val="0"/>
      <w:divBdr>
        <w:top w:val="none" w:sz="0" w:space="0" w:color="auto"/>
        <w:left w:val="none" w:sz="0" w:space="0" w:color="auto"/>
        <w:bottom w:val="none" w:sz="0" w:space="0" w:color="auto"/>
        <w:right w:val="none" w:sz="0" w:space="0" w:color="auto"/>
      </w:divBdr>
    </w:div>
    <w:div w:id="995568195">
      <w:bodyDiv w:val="1"/>
      <w:marLeft w:val="0"/>
      <w:marRight w:val="0"/>
      <w:marTop w:val="0"/>
      <w:marBottom w:val="0"/>
      <w:divBdr>
        <w:top w:val="none" w:sz="0" w:space="0" w:color="auto"/>
        <w:left w:val="none" w:sz="0" w:space="0" w:color="auto"/>
        <w:bottom w:val="none" w:sz="0" w:space="0" w:color="auto"/>
        <w:right w:val="none" w:sz="0" w:space="0" w:color="auto"/>
      </w:divBdr>
    </w:div>
    <w:div w:id="995572814">
      <w:bodyDiv w:val="1"/>
      <w:marLeft w:val="0"/>
      <w:marRight w:val="0"/>
      <w:marTop w:val="0"/>
      <w:marBottom w:val="0"/>
      <w:divBdr>
        <w:top w:val="none" w:sz="0" w:space="0" w:color="auto"/>
        <w:left w:val="none" w:sz="0" w:space="0" w:color="auto"/>
        <w:bottom w:val="none" w:sz="0" w:space="0" w:color="auto"/>
        <w:right w:val="none" w:sz="0" w:space="0" w:color="auto"/>
      </w:divBdr>
    </w:div>
    <w:div w:id="997417661">
      <w:bodyDiv w:val="1"/>
      <w:marLeft w:val="0"/>
      <w:marRight w:val="0"/>
      <w:marTop w:val="0"/>
      <w:marBottom w:val="0"/>
      <w:divBdr>
        <w:top w:val="none" w:sz="0" w:space="0" w:color="auto"/>
        <w:left w:val="none" w:sz="0" w:space="0" w:color="auto"/>
        <w:bottom w:val="none" w:sz="0" w:space="0" w:color="auto"/>
        <w:right w:val="none" w:sz="0" w:space="0" w:color="auto"/>
      </w:divBdr>
    </w:div>
    <w:div w:id="997460235">
      <w:bodyDiv w:val="1"/>
      <w:marLeft w:val="0"/>
      <w:marRight w:val="0"/>
      <w:marTop w:val="0"/>
      <w:marBottom w:val="0"/>
      <w:divBdr>
        <w:top w:val="none" w:sz="0" w:space="0" w:color="auto"/>
        <w:left w:val="none" w:sz="0" w:space="0" w:color="auto"/>
        <w:bottom w:val="none" w:sz="0" w:space="0" w:color="auto"/>
        <w:right w:val="none" w:sz="0" w:space="0" w:color="auto"/>
      </w:divBdr>
    </w:div>
    <w:div w:id="997536516">
      <w:bodyDiv w:val="1"/>
      <w:marLeft w:val="0"/>
      <w:marRight w:val="0"/>
      <w:marTop w:val="0"/>
      <w:marBottom w:val="0"/>
      <w:divBdr>
        <w:top w:val="none" w:sz="0" w:space="0" w:color="auto"/>
        <w:left w:val="none" w:sz="0" w:space="0" w:color="auto"/>
        <w:bottom w:val="none" w:sz="0" w:space="0" w:color="auto"/>
        <w:right w:val="none" w:sz="0" w:space="0" w:color="auto"/>
      </w:divBdr>
    </w:div>
    <w:div w:id="997922904">
      <w:bodyDiv w:val="1"/>
      <w:marLeft w:val="0"/>
      <w:marRight w:val="0"/>
      <w:marTop w:val="0"/>
      <w:marBottom w:val="0"/>
      <w:divBdr>
        <w:top w:val="none" w:sz="0" w:space="0" w:color="auto"/>
        <w:left w:val="none" w:sz="0" w:space="0" w:color="auto"/>
        <w:bottom w:val="none" w:sz="0" w:space="0" w:color="auto"/>
        <w:right w:val="none" w:sz="0" w:space="0" w:color="auto"/>
      </w:divBdr>
    </w:div>
    <w:div w:id="999307080">
      <w:bodyDiv w:val="1"/>
      <w:marLeft w:val="0"/>
      <w:marRight w:val="0"/>
      <w:marTop w:val="0"/>
      <w:marBottom w:val="0"/>
      <w:divBdr>
        <w:top w:val="none" w:sz="0" w:space="0" w:color="auto"/>
        <w:left w:val="none" w:sz="0" w:space="0" w:color="auto"/>
        <w:bottom w:val="none" w:sz="0" w:space="0" w:color="auto"/>
        <w:right w:val="none" w:sz="0" w:space="0" w:color="auto"/>
      </w:divBdr>
    </w:div>
    <w:div w:id="999505330">
      <w:bodyDiv w:val="1"/>
      <w:marLeft w:val="0"/>
      <w:marRight w:val="0"/>
      <w:marTop w:val="0"/>
      <w:marBottom w:val="0"/>
      <w:divBdr>
        <w:top w:val="none" w:sz="0" w:space="0" w:color="auto"/>
        <w:left w:val="none" w:sz="0" w:space="0" w:color="auto"/>
        <w:bottom w:val="none" w:sz="0" w:space="0" w:color="auto"/>
        <w:right w:val="none" w:sz="0" w:space="0" w:color="auto"/>
      </w:divBdr>
    </w:div>
    <w:div w:id="1000962863">
      <w:bodyDiv w:val="1"/>
      <w:marLeft w:val="0"/>
      <w:marRight w:val="0"/>
      <w:marTop w:val="0"/>
      <w:marBottom w:val="0"/>
      <w:divBdr>
        <w:top w:val="none" w:sz="0" w:space="0" w:color="auto"/>
        <w:left w:val="none" w:sz="0" w:space="0" w:color="auto"/>
        <w:bottom w:val="none" w:sz="0" w:space="0" w:color="auto"/>
        <w:right w:val="none" w:sz="0" w:space="0" w:color="auto"/>
      </w:divBdr>
    </w:div>
    <w:div w:id="1002049325">
      <w:bodyDiv w:val="1"/>
      <w:marLeft w:val="0"/>
      <w:marRight w:val="0"/>
      <w:marTop w:val="0"/>
      <w:marBottom w:val="0"/>
      <w:divBdr>
        <w:top w:val="none" w:sz="0" w:space="0" w:color="auto"/>
        <w:left w:val="none" w:sz="0" w:space="0" w:color="auto"/>
        <w:bottom w:val="none" w:sz="0" w:space="0" w:color="auto"/>
        <w:right w:val="none" w:sz="0" w:space="0" w:color="auto"/>
      </w:divBdr>
      <w:divsChild>
        <w:div w:id="1713842611">
          <w:marLeft w:val="480"/>
          <w:marRight w:val="0"/>
          <w:marTop w:val="0"/>
          <w:marBottom w:val="0"/>
          <w:divBdr>
            <w:top w:val="none" w:sz="0" w:space="0" w:color="auto"/>
            <w:left w:val="none" w:sz="0" w:space="0" w:color="auto"/>
            <w:bottom w:val="none" w:sz="0" w:space="0" w:color="auto"/>
            <w:right w:val="none" w:sz="0" w:space="0" w:color="auto"/>
          </w:divBdr>
        </w:div>
        <w:div w:id="1578124757">
          <w:marLeft w:val="480"/>
          <w:marRight w:val="0"/>
          <w:marTop w:val="0"/>
          <w:marBottom w:val="0"/>
          <w:divBdr>
            <w:top w:val="none" w:sz="0" w:space="0" w:color="auto"/>
            <w:left w:val="none" w:sz="0" w:space="0" w:color="auto"/>
            <w:bottom w:val="none" w:sz="0" w:space="0" w:color="auto"/>
            <w:right w:val="none" w:sz="0" w:space="0" w:color="auto"/>
          </w:divBdr>
        </w:div>
        <w:div w:id="1377435902">
          <w:marLeft w:val="480"/>
          <w:marRight w:val="0"/>
          <w:marTop w:val="0"/>
          <w:marBottom w:val="0"/>
          <w:divBdr>
            <w:top w:val="none" w:sz="0" w:space="0" w:color="auto"/>
            <w:left w:val="none" w:sz="0" w:space="0" w:color="auto"/>
            <w:bottom w:val="none" w:sz="0" w:space="0" w:color="auto"/>
            <w:right w:val="none" w:sz="0" w:space="0" w:color="auto"/>
          </w:divBdr>
        </w:div>
        <w:div w:id="756827102">
          <w:marLeft w:val="480"/>
          <w:marRight w:val="0"/>
          <w:marTop w:val="0"/>
          <w:marBottom w:val="0"/>
          <w:divBdr>
            <w:top w:val="none" w:sz="0" w:space="0" w:color="auto"/>
            <w:left w:val="none" w:sz="0" w:space="0" w:color="auto"/>
            <w:bottom w:val="none" w:sz="0" w:space="0" w:color="auto"/>
            <w:right w:val="none" w:sz="0" w:space="0" w:color="auto"/>
          </w:divBdr>
        </w:div>
        <w:div w:id="2048554792">
          <w:marLeft w:val="480"/>
          <w:marRight w:val="0"/>
          <w:marTop w:val="0"/>
          <w:marBottom w:val="0"/>
          <w:divBdr>
            <w:top w:val="none" w:sz="0" w:space="0" w:color="auto"/>
            <w:left w:val="none" w:sz="0" w:space="0" w:color="auto"/>
            <w:bottom w:val="none" w:sz="0" w:space="0" w:color="auto"/>
            <w:right w:val="none" w:sz="0" w:space="0" w:color="auto"/>
          </w:divBdr>
        </w:div>
        <w:div w:id="808129567">
          <w:marLeft w:val="480"/>
          <w:marRight w:val="0"/>
          <w:marTop w:val="0"/>
          <w:marBottom w:val="0"/>
          <w:divBdr>
            <w:top w:val="none" w:sz="0" w:space="0" w:color="auto"/>
            <w:left w:val="none" w:sz="0" w:space="0" w:color="auto"/>
            <w:bottom w:val="none" w:sz="0" w:space="0" w:color="auto"/>
            <w:right w:val="none" w:sz="0" w:space="0" w:color="auto"/>
          </w:divBdr>
        </w:div>
        <w:div w:id="845439983">
          <w:marLeft w:val="480"/>
          <w:marRight w:val="0"/>
          <w:marTop w:val="0"/>
          <w:marBottom w:val="0"/>
          <w:divBdr>
            <w:top w:val="none" w:sz="0" w:space="0" w:color="auto"/>
            <w:left w:val="none" w:sz="0" w:space="0" w:color="auto"/>
            <w:bottom w:val="none" w:sz="0" w:space="0" w:color="auto"/>
            <w:right w:val="none" w:sz="0" w:space="0" w:color="auto"/>
          </w:divBdr>
        </w:div>
        <w:div w:id="821700564">
          <w:marLeft w:val="480"/>
          <w:marRight w:val="0"/>
          <w:marTop w:val="0"/>
          <w:marBottom w:val="0"/>
          <w:divBdr>
            <w:top w:val="none" w:sz="0" w:space="0" w:color="auto"/>
            <w:left w:val="none" w:sz="0" w:space="0" w:color="auto"/>
            <w:bottom w:val="none" w:sz="0" w:space="0" w:color="auto"/>
            <w:right w:val="none" w:sz="0" w:space="0" w:color="auto"/>
          </w:divBdr>
        </w:div>
        <w:div w:id="1654600482">
          <w:marLeft w:val="480"/>
          <w:marRight w:val="0"/>
          <w:marTop w:val="0"/>
          <w:marBottom w:val="0"/>
          <w:divBdr>
            <w:top w:val="none" w:sz="0" w:space="0" w:color="auto"/>
            <w:left w:val="none" w:sz="0" w:space="0" w:color="auto"/>
            <w:bottom w:val="none" w:sz="0" w:space="0" w:color="auto"/>
            <w:right w:val="none" w:sz="0" w:space="0" w:color="auto"/>
          </w:divBdr>
        </w:div>
        <w:div w:id="2122677952">
          <w:marLeft w:val="480"/>
          <w:marRight w:val="0"/>
          <w:marTop w:val="0"/>
          <w:marBottom w:val="0"/>
          <w:divBdr>
            <w:top w:val="none" w:sz="0" w:space="0" w:color="auto"/>
            <w:left w:val="none" w:sz="0" w:space="0" w:color="auto"/>
            <w:bottom w:val="none" w:sz="0" w:space="0" w:color="auto"/>
            <w:right w:val="none" w:sz="0" w:space="0" w:color="auto"/>
          </w:divBdr>
        </w:div>
        <w:div w:id="599068134">
          <w:marLeft w:val="480"/>
          <w:marRight w:val="0"/>
          <w:marTop w:val="0"/>
          <w:marBottom w:val="0"/>
          <w:divBdr>
            <w:top w:val="none" w:sz="0" w:space="0" w:color="auto"/>
            <w:left w:val="none" w:sz="0" w:space="0" w:color="auto"/>
            <w:bottom w:val="none" w:sz="0" w:space="0" w:color="auto"/>
            <w:right w:val="none" w:sz="0" w:space="0" w:color="auto"/>
          </w:divBdr>
        </w:div>
        <w:div w:id="971911650">
          <w:marLeft w:val="480"/>
          <w:marRight w:val="0"/>
          <w:marTop w:val="0"/>
          <w:marBottom w:val="0"/>
          <w:divBdr>
            <w:top w:val="none" w:sz="0" w:space="0" w:color="auto"/>
            <w:left w:val="none" w:sz="0" w:space="0" w:color="auto"/>
            <w:bottom w:val="none" w:sz="0" w:space="0" w:color="auto"/>
            <w:right w:val="none" w:sz="0" w:space="0" w:color="auto"/>
          </w:divBdr>
        </w:div>
        <w:div w:id="1222400532">
          <w:marLeft w:val="480"/>
          <w:marRight w:val="0"/>
          <w:marTop w:val="0"/>
          <w:marBottom w:val="0"/>
          <w:divBdr>
            <w:top w:val="none" w:sz="0" w:space="0" w:color="auto"/>
            <w:left w:val="none" w:sz="0" w:space="0" w:color="auto"/>
            <w:bottom w:val="none" w:sz="0" w:space="0" w:color="auto"/>
            <w:right w:val="none" w:sz="0" w:space="0" w:color="auto"/>
          </w:divBdr>
        </w:div>
        <w:div w:id="1535266027">
          <w:marLeft w:val="480"/>
          <w:marRight w:val="0"/>
          <w:marTop w:val="0"/>
          <w:marBottom w:val="0"/>
          <w:divBdr>
            <w:top w:val="none" w:sz="0" w:space="0" w:color="auto"/>
            <w:left w:val="none" w:sz="0" w:space="0" w:color="auto"/>
            <w:bottom w:val="none" w:sz="0" w:space="0" w:color="auto"/>
            <w:right w:val="none" w:sz="0" w:space="0" w:color="auto"/>
          </w:divBdr>
        </w:div>
        <w:div w:id="1450777495">
          <w:marLeft w:val="480"/>
          <w:marRight w:val="0"/>
          <w:marTop w:val="0"/>
          <w:marBottom w:val="0"/>
          <w:divBdr>
            <w:top w:val="none" w:sz="0" w:space="0" w:color="auto"/>
            <w:left w:val="none" w:sz="0" w:space="0" w:color="auto"/>
            <w:bottom w:val="none" w:sz="0" w:space="0" w:color="auto"/>
            <w:right w:val="none" w:sz="0" w:space="0" w:color="auto"/>
          </w:divBdr>
        </w:div>
        <w:div w:id="933629624">
          <w:marLeft w:val="480"/>
          <w:marRight w:val="0"/>
          <w:marTop w:val="0"/>
          <w:marBottom w:val="0"/>
          <w:divBdr>
            <w:top w:val="none" w:sz="0" w:space="0" w:color="auto"/>
            <w:left w:val="none" w:sz="0" w:space="0" w:color="auto"/>
            <w:bottom w:val="none" w:sz="0" w:space="0" w:color="auto"/>
            <w:right w:val="none" w:sz="0" w:space="0" w:color="auto"/>
          </w:divBdr>
        </w:div>
        <w:div w:id="1655063901">
          <w:marLeft w:val="480"/>
          <w:marRight w:val="0"/>
          <w:marTop w:val="0"/>
          <w:marBottom w:val="0"/>
          <w:divBdr>
            <w:top w:val="none" w:sz="0" w:space="0" w:color="auto"/>
            <w:left w:val="none" w:sz="0" w:space="0" w:color="auto"/>
            <w:bottom w:val="none" w:sz="0" w:space="0" w:color="auto"/>
            <w:right w:val="none" w:sz="0" w:space="0" w:color="auto"/>
          </w:divBdr>
        </w:div>
        <w:div w:id="1607032848">
          <w:marLeft w:val="480"/>
          <w:marRight w:val="0"/>
          <w:marTop w:val="0"/>
          <w:marBottom w:val="0"/>
          <w:divBdr>
            <w:top w:val="none" w:sz="0" w:space="0" w:color="auto"/>
            <w:left w:val="none" w:sz="0" w:space="0" w:color="auto"/>
            <w:bottom w:val="none" w:sz="0" w:space="0" w:color="auto"/>
            <w:right w:val="none" w:sz="0" w:space="0" w:color="auto"/>
          </w:divBdr>
        </w:div>
        <w:div w:id="371617568">
          <w:marLeft w:val="480"/>
          <w:marRight w:val="0"/>
          <w:marTop w:val="0"/>
          <w:marBottom w:val="0"/>
          <w:divBdr>
            <w:top w:val="none" w:sz="0" w:space="0" w:color="auto"/>
            <w:left w:val="none" w:sz="0" w:space="0" w:color="auto"/>
            <w:bottom w:val="none" w:sz="0" w:space="0" w:color="auto"/>
            <w:right w:val="none" w:sz="0" w:space="0" w:color="auto"/>
          </w:divBdr>
        </w:div>
        <w:div w:id="1174421698">
          <w:marLeft w:val="480"/>
          <w:marRight w:val="0"/>
          <w:marTop w:val="0"/>
          <w:marBottom w:val="0"/>
          <w:divBdr>
            <w:top w:val="none" w:sz="0" w:space="0" w:color="auto"/>
            <w:left w:val="none" w:sz="0" w:space="0" w:color="auto"/>
            <w:bottom w:val="none" w:sz="0" w:space="0" w:color="auto"/>
            <w:right w:val="none" w:sz="0" w:space="0" w:color="auto"/>
          </w:divBdr>
        </w:div>
        <w:div w:id="1209879194">
          <w:marLeft w:val="480"/>
          <w:marRight w:val="0"/>
          <w:marTop w:val="0"/>
          <w:marBottom w:val="0"/>
          <w:divBdr>
            <w:top w:val="none" w:sz="0" w:space="0" w:color="auto"/>
            <w:left w:val="none" w:sz="0" w:space="0" w:color="auto"/>
            <w:bottom w:val="none" w:sz="0" w:space="0" w:color="auto"/>
            <w:right w:val="none" w:sz="0" w:space="0" w:color="auto"/>
          </w:divBdr>
        </w:div>
        <w:div w:id="500781329">
          <w:marLeft w:val="480"/>
          <w:marRight w:val="0"/>
          <w:marTop w:val="0"/>
          <w:marBottom w:val="0"/>
          <w:divBdr>
            <w:top w:val="none" w:sz="0" w:space="0" w:color="auto"/>
            <w:left w:val="none" w:sz="0" w:space="0" w:color="auto"/>
            <w:bottom w:val="none" w:sz="0" w:space="0" w:color="auto"/>
            <w:right w:val="none" w:sz="0" w:space="0" w:color="auto"/>
          </w:divBdr>
        </w:div>
        <w:div w:id="1017849328">
          <w:marLeft w:val="480"/>
          <w:marRight w:val="0"/>
          <w:marTop w:val="0"/>
          <w:marBottom w:val="0"/>
          <w:divBdr>
            <w:top w:val="none" w:sz="0" w:space="0" w:color="auto"/>
            <w:left w:val="none" w:sz="0" w:space="0" w:color="auto"/>
            <w:bottom w:val="none" w:sz="0" w:space="0" w:color="auto"/>
            <w:right w:val="none" w:sz="0" w:space="0" w:color="auto"/>
          </w:divBdr>
        </w:div>
        <w:div w:id="1029837509">
          <w:marLeft w:val="480"/>
          <w:marRight w:val="0"/>
          <w:marTop w:val="0"/>
          <w:marBottom w:val="0"/>
          <w:divBdr>
            <w:top w:val="none" w:sz="0" w:space="0" w:color="auto"/>
            <w:left w:val="none" w:sz="0" w:space="0" w:color="auto"/>
            <w:bottom w:val="none" w:sz="0" w:space="0" w:color="auto"/>
            <w:right w:val="none" w:sz="0" w:space="0" w:color="auto"/>
          </w:divBdr>
        </w:div>
        <w:div w:id="380790484">
          <w:marLeft w:val="480"/>
          <w:marRight w:val="0"/>
          <w:marTop w:val="0"/>
          <w:marBottom w:val="0"/>
          <w:divBdr>
            <w:top w:val="none" w:sz="0" w:space="0" w:color="auto"/>
            <w:left w:val="none" w:sz="0" w:space="0" w:color="auto"/>
            <w:bottom w:val="none" w:sz="0" w:space="0" w:color="auto"/>
            <w:right w:val="none" w:sz="0" w:space="0" w:color="auto"/>
          </w:divBdr>
        </w:div>
        <w:div w:id="2083679227">
          <w:marLeft w:val="480"/>
          <w:marRight w:val="0"/>
          <w:marTop w:val="0"/>
          <w:marBottom w:val="0"/>
          <w:divBdr>
            <w:top w:val="none" w:sz="0" w:space="0" w:color="auto"/>
            <w:left w:val="none" w:sz="0" w:space="0" w:color="auto"/>
            <w:bottom w:val="none" w:sz="0" w:space="0" w:color="auto"/>
            <w:right w:val="none" w:sz="0" w:space="0" w:color="auto"/>
          </w:divBdr>
        </w:div>
        <w:div w:id="248124395">
          <w:marLeft w:val="480"/>
          <w:marRight w:val="0"/>
          <w:marTop w:val="0"/>
          <w:marBottom w:val="0"/>
          <w:divBdr>
            <w:top w:val="none" w:sz="0" w:space="0" w:color="auto"/>
            <w:left w:val="none" w:sz="0" w:space="0" w:color="auto"/>
            <w:bottom w:val="none" w:sz="0" w:space="0" w:color="auto"/>
            <w:right w:val="none" w:sz="0" w:space="0" w:color="auto"/>
          </w:divBdr>
        </w:div>
        <w:div w:id="680813122">
          <w:marLeft w:val="480"/>
          <w:marRight w:val="0"/>
          <w:marTop w:val="0"/>
          <w:marBottom w:val="0"/>
          <w:divBdr>
            <w:top w:val="none" w:sz="0" w:space="0" w:color="auto"/>
            <w:left w:val="none" w:sz="0" w:space="0" w:color="auto"/>
            <w:bottom w:val="none" w:sz="0" w:space="0" w:color="auto"/>
            <w:right w:val="none" w:sz="0" w:space="0" w:color="auto"/>
          </w:divBdr>
        </w:div>
        <w:div w:id="252475184">
          <w:marLeft w:val="480"/>
          <w:marRight w:val="0"/>
          <w:marTop w:val="0"/>
          <w:marBottom w:val="0"/>
          <w:divBdr>
            <w:top w:val="none" w:sz="0" w:space="0" w:color="auto"/>
            <w:left w:val="none" w:sz="0" w:space="0" w:color="auto"/>
            <w:bottom w:val="none" w:sz="0" w:space="0" w:color="auto"/>
            <w:right w:val="none" w:sz="0" w:space="0" w:color="auto"/>
          </w:divBdr>
        </w:div>
        <w:div w:id="1139765808">
          <w:marLeft w:val="480"/>
          <w:marRight w:val="0"/>
          <w:marTop w:val="0"/>
          <w:marBottom w:val="0"/>
          <w:divBdr>
            <w:top w:val="none" w:sz="0" w:space="0" w:color="auto"/>
            <w:left w:val="none" w:sz="0" w:space="0" w:color="auto"/>
            <w:bottom w:val="none" w:sz="0" w:space="0" w:color="auto"/>
            <w:right w:val="none" w:sz="0" w:space="0" w:color="auto"/>
          </w:divBdr>
        </w:div>
        <w:div w:id="1575696299">
          <w:marLeft w:val="480"/>
          <w:marRight w:val="0"/>
          <w:marTop w:val="0"/>
          <w:marBottom w:val="0"/>
          <w:divBdr>
            <w:top w:val="none" w:sz="0" w:space="0" w:color="auto"/>
            <w:left w:val="none" w:sz="0" w:space="0" w:color="auto"/>
            <w:bottom w:val="none" w:sz="0" w:space="0" w:color="auto"/>
            <w:right w:val="none" w:sz="0" w:space="0" w:color="auto"/>
          </w:divBdr>
        </w:div>
        <w:div w:id="556863228">
          <w:marLeft w:val="480"/>
          <w:marRight w:val="0"/>
          <w:marTop w:val="0"/>
          <w:marBottom w:val="0"/>
          <w:divBdr>
            <w:top w:val="none" w:sz="0" w:space="0" w:color="auto"/>
            <w:left w:val="none" w:sz="0" w:space="0" w:color="auto"/>
            <w:bottom w:val="none" w:sz="0" w:space="0" w:color="auto"/>
            <w:right w:val="none" w:sz="0" w:space="0" w:color="auto"/>
          </w:divBdr>
        </w:div>
        <w:div w:id="1511094029">
          <w:marLeft w:val="480"/>
          <w:marRight w:val="0"/>
          <w:marTop w:val="0"/>
          <w:marBottom w:val="0"/>
          <w:divBdr>
            <w:top w:val="none" w:sz="0" w:space="0" w:color="auto"/>
            <w:left w:val="none" w:sz="0" w:space="0" w:color="auto"/>
            <w:bottom w:val="none" w:sz="0" w:space="0" w:color="auto"/>
            <w:right w:val="none" w:sz="0" w:space="0" w:color="auto"/>
          </w:divBdr>
        </w:div>
        <w:div w:id="787820949">
          <w:marLeft w:val="480"/>
          <w:marRight w:val="0"/>
          <w:marTop w:val="0"/>
          <w:marBottom w:val="0"/>
          <w:divBdr>
            <w:top w:val="none" w:sz="0" w:space="0" w:color="auto"/>
            <w:left w:val="none" w:sz="0" w:space="0" w:color="auto"/>
            <w:bottom w:val="none" w:sz="0" w:space="0" w:color="auto"/>
            <w:right w:val="none" w:sz="0" w:space="0" w:color="auto"/>
          </w:divBdr>
        </w:div>
        <w:div w:id="72506531">
          <w:marLeft w:val="480"/>
          <w:marRight w:val="0"/>
          <w:marTop w:val="0"/>
          <w:marBottom w:val="0"/>
          <w:divBdr>
            <w:top w:val="none" w:sz="0" w:space="0" w:color="auto"/>
            <w:left w:val="none" w:sz="0" w:space="0" w:color="auto"/>
            <w:bottom w:val="none" w:sz="0" w:space="0" w:color="auto"/>
            <w:right w:val="none" w:sz="0" w:space="0" w:color="auto"/>
          </w:divBdr>
        </w:div>
        <w:div w:id="173738060">
          <w:marLeft w:val="480"/>
          <w:marRight w:val="0"/>
          <w:marTop w:val="0"/>
          <w:marBottom w:val="0"/>
          <w:divBdr>
            <w:top w:val="none" w:sz="0" w:space="0" w:color="auto"/>
            <w:left w:val="none" w:sz="0" w:space="0" w:color="auto"/>
            <w:bottom w:val="none" w:sz="0" w:space="0" w:color="auto"/>
            <w:right w:val="none" w:sz="0" w:space="0" w:color="auto"/>
          </w:divBdr>
        </w:div>
        <w:div w:id="1686784787">
          <w:marLeft w:val="480"/>
          <w:marRight w:val="0"/>
          <w:marTop w:val="0"/>
          <w:marBottom w:val="0"/>
          <w:divBdr>
            <w:top w:val="none" w:sz="0" w:space="0" w:color="auto"/>
            <w:left w:val="none" w:sz="0" w:space="0" w:color="auto"/>
            <w:bottom w:val="none" w:sz="0" w:space="0" w:color="auto"/>
            <w:right w:val="none" w:sz="0" w:space="0" w:color="auto"/>
          </w:divBdr>
        </w:div>
        <w:div w:id="1033653615">
          <w:marLeft w:val="480"/>
          <w:marRight w:val="0"/>
          <w:marTop w:val="0"/>
          <w:marBottom w:val="0"/>
          <w:divBdr>
            <w:top w:val="none" w:sz="0" w:space="0" w:color="auto"/>
            <w:left w:val="none" w:sz="0" w:space="0" w:color="auto"/>
            <w:bottom w:val="none" w:sz="0" w:space="0" w:color="auto"/>
            <w:right w:val="none" w:sz="0" w:space="0" w:color="auto"/>
          </w:divBdr>
        </w:div>
        <w:div w:id="196084179">
          <w:marLeft w:val="480"/>
          <w:marRight w:val="0"/>
          <w:marTop w:val="0"/>
          <w:marBottom w:val="0"/>
          <w:divBdr>
            <w:top w:val="none" w:sz="0" w:space="0" w:color="auto"/>
            <w:left w:val="none" w:sz="0" w:space="0" w:color="auto"/>
            <w:bottom w:val="none" w:sz="0" w:space="0" w:color="auto"/>
            <w:right w:val="none" w:sz="0" w:space="0" w:color="auto"/>
          </w:divBdr>
        </w:div>
        <w:div w:id="1899901220">
          <w:marLeft w:val="480"/>
          <w:marRight w:val="0"/>
          <w:marTop w:val="0"/>
          <w:marBottom w:val="0"/>
          <w:divBdr>
            <w:top w:val="none" w:sz="0" w:space="0" w:color="auto"/>
            <w:left w:val="none" w:sz="0" w:space="0" w:color="auto"/>
            <w:bottom w:val="none" w:sz="0" w:space="0" w:color="auto"/>
            <w:right w:val="none" w:sz="0" w:space="0" w:color="auto"/>
          </w:divBdr>
        </w:div>
        <w:div w:id="173350444">
          <w:marLeft w:val="480"/>
          <w:marRight w:val="0"/>
          <w:marTop w:val="0"/>
          <w:marBottom w:val="0"/>
          <w:divBdr>
            <w:top w:val="none" w:sz="0" w:space="0" w:color="auto"/>
            <w:left w:val="none" w:sz="0" w:space="0" w:color="auto"/>
            <w:bottom w:val="none" w:sz="0" w:space="0" w:color="auto"/>
            <w:right w:val="none" w:sz="0" w:space="0" w:color="auto"/>
          </w:divBdr>
        </w:div>
        <w:div w:id="1004359961">
          <w:marLeft w:val="480"/>
          <w:marRight w:val="0"/>
          <w:marTop w:val="0"/>
          <w:marBottom w:val="0"/>
          <w:divBdr>
            <w:top w:val="none" w:sz="0" w:space="0" w:color="auto"/>
            <w:left w:val="none" w:sz="0" w:space="0" w:color="auto"/>
            <w:bottom w:val="none" w:sz="0" w:space="0" w:color="auto"/>
            <w:right w:val="none" w:sz="0" w:space="0" w:color="auto"/>
          </w:divBdr>
        </w:div>
        <w:div w:id="2115518790">
          <w:marLeft w:val="480"/>
          <w:marRight w:val="0"/>
          <w:marTop w:val="0"/>
          <w:marBottom w:val="0"/>
          <w:divBdr>
            <w:top w:val="none" w:sz="0" w:space="0" w:color="auto"/>
            <w:left w:val="none" w:sz="0" w:space="0" w:color="auto"/>
            <w:bottom w:val="none" w:sz="0" w:space="0" w:color="auto"/>
            <w:right w:val="none" w:sz="0" w:space="0" w:color="auto"/>
          </w:divBdr>
        </w:div>
        <w:div w:id="830755318">
          <w:marLeft w:val="480"/>
          <w:marRight w:val="0"/>
          <w:marTop w:val="0"/>
          <w:marBottom w:val="0"/>
          <w:divBdr>
            <w:top w:val="none" w:sz="0" w:space="0" w:color="auto"/>
            <w:left w:val="none" w:sz="0" w:space="0" w:color="auto"/>
            <w:bottom w:val="none" w:sz="0" w:space="0" w:color="auto"/>
            <w:right w:val="none" w:sz="0" w:space="0" w:color="auto"/>
          </w:divBdr>
        </w:div>
        <w:div w:id="2086340258">
          <w:marLeft w:val="480"/>
          <w:marRight w:val="0"/>
          <w:marTop w:val="0"/>
          <w:marBottom w:val="0"/>
          <w:divBdr>
            <w:top w:val="none" w:sz="0" w:space="0" w:color="auto"/>
            <w:left w:val="none" w:sz="0" w:space="0" w:color="auto"/>
            <w:bottom w:val="none" w:sz="0" w:space="0" w:color="auto"/>
            <w:right w:val="none" w:sz="0" w:space="0" w:color="auto"/>
          </w:divBdr>
        </w:div>
        <w:div w:id="1083572513">
          <w:marLeft w:val="480"/>
          <w:marRight w:val="0"/>
          <w:marTop w:val="0"/>
          <w:marBottom w:val="0"/>
          <w:divBdr>
            <w:top w:val="none" w:sz="0" w:space="0" w:color="auto"/>
            <w:left w:val="none" w:sz="0" w:space="0" w:color="auto"/>
            <w:bottom w:val="none" w:sz="0" w:space="0" w:color="auto"/>
            <w:right w:val="none" w:sz="0" w:space="0" w:color="auto"/>
          </w:divBdr>
        </w:div>
      </w:divsChild>
    </w:div>
    <w:div w:id="1002775647">
      <w:bodyDiv w:val="1"/>
      <w:marLeft w:val="0"/>
      <w:marRight w:val="0"/>
      <w:marTop w:val="0"/>
      <w:marBottom w:val="0"/>
      <w:divBdr>
        <w:top w:val="none" w:sz="0" w:space="0" w:color="auto"/>
        <w:left w:val="none" w:sz="0" w:space="0" w:color="auto"/>
        <w:bottom w:val="none" w:sz="0" w:space="0" w:color="auto"/>
        <w:right w:val="none" w:sz="0" w:space="0" w:color="auto"/>
      </w:divBdr>
    </w:div>
    <w:div w:id="1002857738">
      <w:bodyDiv w:val="1"/>
      <w:marLeft w:val="0"/>
      <w:marRight w:val="0"/>
      <w:marTop w:val="0"/>
      <w:marBottom w:val="0"/>
      <w:divBdr>
        <w:top w:val="none" w:sz="0" w:space="0" w:color="auto"/>
        <w:left w:val="none" w:sz="0" w:space="0" w:color="auto"/>
        <w:bottom w:val="none" w:sz="0" w:space="0" w:color="auto"/>
        <w:right w:val="none" w:sz="0" w:space="0" w:color="auto"/>
      </w:divBdr>
    </w:div>
    <w:div w:id="1002926965">
      <w:bodyDiv w:val="1"/>
      <w:marLeft w:val="0"/>
      <w:marRight w:val="0"/>
      <w:marTop w:val="0"/>
      <w:marBottom w:val="0"/>
      <w:divBdr>
        <w:top w:val="none" w:sz="0" w:space="0" w:color="auto"/>
        <w:left w:val="none" w:sz="0" w:space="0" w:color="auto"/>
        <w:bottom w:val="none" w:sz="0" w:space="0" w:color="auto"/>
        <w:right w:val="none" w:sz="0" w:space="0" w:color="auto"/>
      </w:divBdr>
    </w:div>
    <w:div w:id="1004211066">
      <w:bodyDiv w:val="1"/>
      <w:marLeft w:val="0"/>
      <w:marRight w:val="0"/>
      <w:marTop w:val="0"/>
      <w:marBottom w:val="0"/>
      <w:divBdr>
        <w:top w:val="none" w:sz="0" w:space="0" w:color="auto"/>
        <w:left w:val="none" w:sz="0" w:space="0" w:color="auto"/>
        <w:bottom w:val="none" w:sz="0" w:space="0" w:color="auto"/>
        <w:right w:val="none" w:sz="0" w:space="0" w:color="auto"/>
      </w:divBdr>
    </w:div>
    <w:div w:id="1004355641">
      <w:bodyDiv w:val="1"/>
      <w:marLeft w:val="0"/>
      <w:marRight w:val="0"/>
      <w:marTop w:val="0"/>
      <w:marBottom w:val="0"/>
      <w:divBdr>
        <w:top w:val="none" w:sz="0" w:space="0" w:color="auto"/>
        <w:left w:val="none" w:sz="0" w:space="0" w:color="auto"/>
        <w:bottom w:val="none" w:sz="0" w:space="0" w:color="auto"/>
        <w:right w:val="none" w:sz="0" w:space="0" w:color="auto"/>
      </w:divBdr>
    </w:div>
    <w:div w:id="1004434845">
      <w:bodyDiv w:val="1"/>
      <w:marLeft w:val="0"/>
      <w:marRight w:val="0"/>
      <w:marTop w:val="0"/>
      <w:marBottom w:val="0"/>
      <w:divBdr>
        <w:top w:val="none" w:sz="0" w:space="0" w:color="auto"/>
        <w:left w:val="none" w:sz="0" w:space="0" w:color="auto"/>
        <w:bottom w:val="none" w:sz="0" w:space="0" w:color="auto"/>
        <w:right w:val="none" w:sz="0" w:space="0" w:color="auto"/>
      </w:divBdr>
    </w:div>
    <w:div w:id="1006371672">
      <w:bodyDiv w:val="1"/>
      <w:marLeft w:val="0"/>
      <w:marRight w:val="0"/>
      <w:marTop w:val="0"/>
      <w:marBottom w:val="0"/>
      <w:divBdr>
        <w:top w:val="none" w:sz="0" w:space="0" w:color="auto"/>
        <w:left w:val="none" w:sz="0" w:space="0" w:color="auto"/>
        <w:bottom w:val="none" w:sz="0" w:space="0" w:color="auto"/>
        <w:right w:val="none" w:sz="0" w:space="0" w:color="auto"/>
      </w:divBdr>
    </w:div>
    <w:div w:id="1008295283">
      <w:bodyDiv w:val="1"/>
      <w:marLeft w:val="0"/>
      <w:marRight w:val="0"/>
      <w:marTop w:val="0"/>
      <w:marBottom w:val="0"/>
      <w:divBdr>
        <w:top w:val="none" w:sz="0" w:space="0" w:color="auto"/>
        <w:left w:val="none" w:sz="0" w:space="0" w:color="auto"/>
        <w:bottom w:val="none" w:sz="0" w:space="0" w:color="auto"/>
        <w:right w:val="none" w:sz="0" w:space="0" w:color="auto"/>
      </w:divBdr>
    </w:div>
    <w:div w:id="1009869816">
      <w:bodyDiv w:val="1"/>
      <w:marLeft w:val="0"/>
      <w:marRight w:val="0"/>
      <w:marTop w:val="0"/>
      <w:marBottom w:val="0"/>
      <w:divBdr>
        <w:top w:val="none" w:sz="0" w:space="0" w:color="auto"/>
        <w:left w:val="none" w:sz="0" w:space="0" w:color="auto"/>
        <w:bottom w:val="none" w:sz="0" w:space="0" w:color="auto"/>
        <w:right w:val="none" w:sz="0" w:space="0" w:color="auto"/>
      </w:divBdr>
    </w:div>
    <w:div w:id="1011564923">
      <w:bodyDiv w:val="1"/>
      <w:marLeft w:val="0"/>
      <w:marRight w:val="0"/>
      <w:marTop w:val="0"/>
      <w:marBottom w:val="0"/>
      <w:divBdr>
        <w:top w:val="none" w:sz="0" w:space="0" w:color="auto"/>
        <w:left w:val="none" w:sz="0" w:space="0" w:color="auto"/>
        <w:bottom w:val="none" w:sz="0" w:space="0" w:color="auto"/>
        <w:right w:val="none" w:sz="0" w:space="0" w:color="auto"/>
      </w:divBdr>
    </w:div>
    <w:div w:id="1012610807">
      <w:bodyDiv w:val="1"/>
      <w:marLeft w:val="0"/>
      <w:marRight w:val="0"/>
      <w:marTop w:val="0"/>
      <w:marBottom w:val="0"/>
      <w:divBdr>
        <w:top w:val="none" w:sz="0" w:space="0" w:color="auto"/>
        <w:left w:val="none" w:sz="0" w:space="0" w:color="auto"/>
        <w:bottom w:val="none" w:sz="0" w:space="0" w:color="auto"/>
        <w:right w:val="none" w:sz="0" w:space="0" w:color="auto"/>
      </w:divBdr>
    </w:div>
    <w:div w:id="1013874646">
      <w:bodyDiv w:val="1"/>
      <w:marLeft w:val="0"/>
      <w:marRight w:val="0"/>
      <w:marTop w:val="0"/>
      <w:marBottom w:val="0"/>
      <w:divBdr>
        <w:top w:val="none" w:sz="0" w:space="0" w:color="auto"/>
        <w:left w:val="none" w:sz="0" w:space="0" w:color="auto"/>
        <w:bottom w:val="none" w:sz="0" w:space="0" w:color="auto"/>
        <w:right w:val="none" w:sz="0" w:space="0" w:color="auto"/>
      </w:divBdr>
    </w:div>
    <w:div w:id="1014764986">
      <w:bodyDiv w:val="1"/>
      <w:marLeft w:val="0"/>
      <w:marRight w:val="0"/>
      <w:marTop w:val="0"/>
      <w:marBottom w:val="0"/>
      <w:divBdr>
        <w:top w:val="none" w:sz="0" w:space="0" w:color="auto"/>
        <w:left w:val="none" w:sz="0" w:space="0" w:color="auto"/>
        <w:bottom w:val="none" w:sz="0" w:space="0" w:color="auto"/>
        <w:right w:val="none" w:sz="0" w:space="0" w:color="auto"/>
      </w:divBdr>
    </w:div>
    <w:div w:id="1015621277">
      <w:bodyDiv w:val="1"/>
      <w:marLeft w:val="0"/>
      <w:marRight w:val="0"/>
      <w:marTop w:val="0"/>
      <w:marBottom w:val="0"/>
      <w:divBdr>
        <w:top w:val="none" w:sz="0" w:space="0" w:color="auto"/>
        <w:left w:val="none" w:sz="0" w:space="0" w:color="auto"/>
        <w:bottom w:val="none" w:sz="0" w:space="0" w:color="auto"/>
        <w:right w:val="none" w:sz="0" w:space="0" w:color="auto"/>
      </w:divBdr>
    </w:div>
    <w:div w:id="1016536839">
      <w:bodyDiv w:val="1"/>
      <w:marLeft w:val="0"/>
      <w:marRight w:val="0"/>
      <w:marTop w:val="0"/>
      <w:marBottom w:val="0"/>
      <w:divBdr>
        <w:top w:val="none" w:sz="0" w:space="0" w:color="auto"/>
        <w:left w:val="none" w:sz="0" w:space="0" w:color="auto"/>
        <w:bottom w:val="none" w:sz="0" w:space="0" w:color="auto"/>
        <w:right w:val="none" w:sz="0" w:space="0" w:color="auto"/>
      </w:divBdr>
    </w:div>
    <w:div w:id="1016731542">
      <w:bodyDiv w:val="1"/>
      <w:marLeft w:val="0"/>
      <w:marRight w:val="0"/>
      <w:marTop w:val="0"/>
      <w:marBottom w:val="0"/>
      <w:divBdr>
        <w:top w:val="none" w:sz="0" w:space="0" w:color="auto"/>
        <w:left w:val="none" w:sz="0" w:space="0" w:color="auto"/>
        <w:bottom w:val="none" w:sz="0" w:space="0" w:color="auto"/>
        <w:right w:val="none" w:sz="0" w:space="0" w:color="auto"/>
      </w:divBdr>
    </w:div>
    <w:div w:id="1017074982">
      <w:bodyDiv w:val="1"/>
      <w:marLeft w:val="0"/>
      <w:marRight w:val="0"/>
      <w:marTop w:val="0"/>
      <w:marBottom w:val="0"/>
      <w:divBdr>
        <w:top w:val="none" w:sz="0" w:space="0" w:color="auto"/>
        <w:left w:val="none" w:sz="0" w:space="0" w:color="auto"/>
        <w:bottom w:val="none" w:sz="0" w:space="0" w:color="auto"/>
        <w:right w:val="none" w:sz="0" w:space="0" w:color="auto"/>
      </w:divBdr>
    </w:div>
    <w:div w:id="1019745678">
      <w:bodyDiv w:val="1"/>
      <w:marLeft w:val="0"/>
      <w:marRight w:val="0"/>
      <w:marTop w:val="0"/>
      <w:marBottom w:val="0"/>
      <w:divBdr>
        <w:top w:val="none" w:sz="0" w:space="0" w:color="auto"/>
        <w:left w:val="none" w:sz="0" w:space="0" w:color="auto"/>
        <w:bottom w:val="none" w:sz="0" w:space="0" w:color="auto"/>
        <w:right w:val="none" w:sz="0" w:space="0" w:color="auto"/>
      </w:divBdr>
    </w:div>
    <w:div w:id="1022978795">
      <w:bodyDiv w:val="1"/>
      <w:marLeft w:val="0"/>
      <w:marRight w:val="0"/>
      <w:marTop w:val="0"/>
      <w:marBottom w:val="0"/>
      <w:divBdr>
        <w:top w:val="none" w:sz="0" w:space="0" w:color="auto"/>
        <w:left w:val="none" w:sz="0" w:space="0" w:color="auto"/>
        <w:bottom w:val="none" w:sz="0" w:space="0" w:color="auto"/>
        <w:right w:val="none" w:sz="0" w:space="0" w:color="auto"/>
      </w:divBdr>
    </w:div>
    <w:div w:id="1023360524">
      <w:bodyDiv w:val="1"/>
      <w:marLeft w:val="0"/>
      <w:marRight w:val="0"/>
      <w:marTop w:val="0"/>
      <w:marBottom w:val="0"/>
      <w:divBdr>
        <w:top w:val="none" w:sz="0" w:space="0" w:color="auto"/>
        <w:left w:val="none" w:sz="0" w:space="0" w:color="auto"/>
        <w:bottom w:val="none" w:sz="0" w:space="0" w:color="auto"/>
        <w:right w:val="none" w:sz="0" w:space="0" w:color="auto"/>
      </w:divBdr>
    </w:div>
    <w:div w:id="1023635153">
      <w:bodyDiv w:val="1"/>
      <w:marLeft w:val="0"/>
      <w:marRight w:val="0"/>
      <w:marTop w:val="0"/>
      <w:marBottom w:val="0"/>
      <w:divBdr>
        <w:top w:val="none" w:sz="0" w:space="0" w:color="auto"/>
        <w:left w:val="none" w:sz="0" w:space="0" w:color="auto"/>
        <w:bottom w:val="none" w:sz="0" w:space="0" w:color="auto"/>
        <w:right w:val="none" w:sz="0" w:space="0" w:color="auto"/>
      </w:divBdr>
    </w:div>
    <w:div w:id="1024016756">
      <w:bodyDiv w:val="1"/>
      <w:marLeft w:val="0"/>
      <w:marRight w:val="0"/>
      <w:marTop w:val="0"/>
      <w:marBottom w:val="0"/>
      <w:divBdr>
        <w:top w:val="none" w:sz="0" w:space="0" w:color="auto"/>
        <w:left w:val="none" w:sz="0" w:space="0" w:color="auto"/>
        <w:bottom w:val="none" w:sz="0" w:space="0" w:color="auto"/>
        <w:right w:val="none" w:sz="0" w:space="0" w:color="auto"/>
      </w:divBdr>
    </w:div>
    <w:div w:id="1024482198">
      <w:bodyDiv w:val="1"/>
      <w:marLeft w:val="0"/>
      <w:marRight w:val="0"/>
      <w:marTop w:val="0"/>
      <w:marBottom w:val="0"/>
      <w:divBdr>
        <w:top w:val="none" w:sz="0" w:space="0" w:color="auto"/>
        <w:left w:val="none" w:sz="0" w:space="0" w:color="auto"/>
        <w:bottom w:val="none" w:sz="0" w:space="0" w:color="auto"/>
        <w:right w:val="none" w:sz="0" w:space="0" w:color="auto"/>
      </w:divBdr>
    </w:div>
    <w:div w:id="1025324280">
      <w:bodyDiv w:val="1"/>
      <w:marLeft w:val="0"/>
      <w:marRight w:val="0"/>
      <w:marTop w:val="0"/>
      <w:marBottom w:val="0"/>
      <w:divBdr>
        <w:top w:val="none" w:sz="0" w:space="0" w:color="auto"/>
        <w:left w:val="none" w:sz="0" w:space="0" w:color="auto"/>
        <w:bottom w:val="none" w:sz="0" w:space="0" w:color="auto"/>
        <w:right w:val="none" w:sz="0" w:space="0" w:color="auto"/>
      </w:divBdr>
    </w:div>
    <w:div w:id="1027372333">
      <w:bodyDiv w:val="1"/>
      <w:marLeft w:val="0"/>
      <w:marRight w:val="0"/>
      <w:marTop w:val="0"/>
      <w:marBottom w:val="0"/>
      <w:divBdr>
        <w:top w:val="none" w:sz="0" w:space="0" w:color="auto"/>
        <w:left w:val="none" w:sz="0" w:space="0" w:color="auto"/>
        <w:bottom w:val="none" w:sz="0" w:space="0" w:color="auto"/>
        <w:right w:val="none" w:sz="0" w:space="0" w:color="auto"/>
      </w:divBdr>
    </w:div>
    <w:div w:id="1027874791">
      <w:bodyDiv w:val="1"/>
      <w:marLeft w:val="0"/>
      <w:marRight w:val="0"/>
      <w:marTop w:val="0"/>
      <w:marBottom w:val="0"/>
      <w:divBdr>
        <w:top w:val="none" w:sz="0" w:space="0" w:color="auto"/>
        <w:left w:val="none" w:sz="0" w:space="0" w:color="auto"/>
        <w:bottom w:val="none" w:sz="0" w:space="0" w:color="auto"/>
        <w:right w:val="none" w:sz="0" w:space="0" w:color="auto"/>
      </w:divBdr>
    </w:div>
    <w:div w:id="1028263379">
      <w:bodyDiv w:val="1"/>
      <w:marLeft w:val="0"/>
      <w:marRight w:val="0"/>
      <w:marTop w:val="0"/>
      <w:marBottom w:val="0"/>
      <w:divBdr>
        <w:top w:val="none" w:sz="0" w:space="0" w:color="auto"/>
        <w:left w:val="none" w:sz="0" w:space="0" w:color="auto"/>
        <w:bottom w:val="none" w:sz="0" w:space="0" w:color="auto"/>
        <w:right w:val="none" w:sz="0" w:space="0" w:color="auto"/>
      </w:divBdr>
    </w:div>
    <w:div w:id="1028482219">
      <w:bodyDiv w:val="1"/>
      <w:marLeft w:val="0"/>
      <w:marRight w:val="0"/>
      <w:marTop w:val="0"/>
      <w:marBottom w:val="0"/>
      <w:divBdr>
        <w:top w:val="none" w:sz="0" w:space="0" w:color="auto"/>
        <w:left w:val="none" w:sz="0" w:space="0" w:color="auto"/>
        <w:bottom w:val="none" w:sz="0" w:space="0" w:color="auto"/>
        <w:right w:val="none" w:sz="0" w:space="0" w:color="auto"/>
      </w:divBdr>
    </w:div>
    <w:div w:id="1028677088">
      <w:bodyDiv w:val="1"/>
      <w:marLeft w:val="0"/>
      <w:marRight w:val="0"/>
      <w:marTop w:val="0"/>
      <w:marBottom w:val="0"/>
      <w:divBdr>
        <w:top w:val="none" w:sz="0" w:space="0" w:color="auto"/>
        <w:left w:val="none" w:sz="0" w:space="0" w:color="auto"/>
        <w:bottom w:val="none" w:sz="0" w:space="0" w:color="auto"/>
        <w:right w:val="none" w:sz="0" w:space="0" w:color="auto"/>
      </w:divBdr>
    </w:div>
    <w:div w:id="1030646594">
      <w:bodyDiv w:val="1"/>
      <w:marLeft w:val="0"/>
      <w:marRight w:val="0"/>
      <w:marTop w:val="0"/>
      <w:marBottom w:val="0"/>
      <w:divBdr>
        <w:top w:val="none" w:sz="0" w:space="0" w:color="auto"/>
        <w:left w:val="none" w:sz="0" w:space="0" w:color="auto"/>
        <w:bottom w:val="none" w:sz="0" w:space="0" w:color="auto"/>
        <w:right w:val="none" w:sz="0" w:space="0" w:color="auto"/>
      </w:divBdr>
    </w:div>
    <w:div w:id="1030759369">
      <w:bodyDiv w:val="1"/>
      <w:marLeft w:val="0"/>
      <w:marRight w:val="0"/>
      <w:marTop w:val="0"/>
      <w:marBottom w:val="0"/>
      <w:divBdr>
        <w:top w:val="none" w:sz="0" w:space="0" w:color="auto"/>
        <w:left w:val="none" w:sz="0" w:space="0" w:color="auto"/>
        <w:bottom w:val="none" w:sz="0" w:space="0" w:color="auto"/>
        <w:right w:val="none" w:sz="0" w:space="0" w:color="auto"/>
      </w:divBdr>
    </w:div>
    <w:div w:id="1031341919">
      <w:bodyDiv w:val="1"/>
      <w:marLeft w:val="0"/>
      <w:marRight w:val="0"/>
      <w:marTop w:val="0"/>
      <w:marBottom w:val="0"/>
      <w:divBdr>
        <w:top w:val="none" w:sz="0" w:space="0" w:color="auto"/>
        <w:left w:val="none" w:sz="0" w:space="0" w:color="auto"/>
        <w:bottom w:val="none" w:sz="0" w:space="0" w:color="auto"/>
        <w:right w:val="none" w:sz="0" w:space="0" w:color="auto"/>
      </w:divBdr>
    </w:div>
    <w:div w:id="1032152508">
      <w:bodyDiv w:val="1"/>
      <w:marLeft w:val="0"/>
      <w:marRight w:val="0"/>
      <w:marTop w:val="0"/>
      <w:marBottom w:val="0"/>
      <w:divBdr>
        <w:top w:val="none" w:sz="0" w:space="0" w:color="auto"/>
        <w:left w:val="none" w:sz="0" w:space="0" w:color="auto"/>
        <w:bottom w:val="none" w:sz="0" w:space="0" w:color="auto"/>
        <w:right w:val="none" w:sz="0" w:space="0" w:color="auto"/>
      </w:divBdr>
    </w:div>
    <w:div w:id="1034958631">
      <w:bodyDiv w:val="1"/>
      <w:marLeft w:val="0"/>
      <w:marRight w:val="0"/>
      <w:marTop w:val="0"/>
      <w:marBottom w:val="0"/>
      <w:divBdr>
        <w:top w:val="none" w:sz="0" w:space="0" w:color="auto"/>
        <w:left w:val="none" w:sz="0" w:space="0" w:color="auto"/>
        <w:bottom w:val="none" w:sz="0" w:space="0" w:color="auto"/>
        <w:right w:val="none" w:sz="0" w:space="0" w:color="auto"/>
      </w:divBdr>
    </w:div>
    <w:div w:id="1035010747">
      <w:bodyDiv w:val="1"/>
      <w:marLeft w:val="0"/>
      <w:marRight w:val="0"/>
      <w:marTop w:val="0"/>
      <w:marBottom w:val="0"/>
      <w:divBdr>
        <w:top w:val="none" w:sz="0" w:space="0" w:color="auto"/>
        <w:left w:val="none" w:sz="0" w:space="0" w:color="auto"/>
        <w:bottom w:val="none" w:sz="0" w:space="0" w:color="auto"/>
        <w:right w:val="none" w:sz="0" w:space="0" w:color="auto"/>
      </w:divBdr>
    </w:div>
    <w:div w:id="1035499597">
      <w:bodyDiv w:val="1"/>
      <w:marLeft w:val="0"/>
      <w:marRight w:val="0"/>
      <w:marTop w:val="0"/>
      <w:marBottom w:val="0"/>
      <w:divBdr>
        <w:top w:val="none" w:sz="0" w:space="0" w:color="auto"/>
        <w:left w:val="none" w:sz="0" w:space="0" w:color="auto"/>
        <w:bottom w:val="none" w:sz="0" w:space="0" w:color="auto"/>
        <w:right w:val="none" w:sz="0" w:space="0" w:color="auto"/>
      </w:divBdr>
    </w:div>
    <w:div w:id="1036926352">
      <w:bodyDiv w:val="1"/>
      <w:marLeft w:val="0"/>
      <w:marRight w:val="0"/>
      <w:marTop w:val="0"/>
      <w:marBottom w:val="0"/>
      <w:divBdr>
        <w:top w:val="none" w:sz="0" w:space="0" w:color="auto"/>
        <w:left w:val="none" w:sz="0" w:space="0" w:color="auto"/>
        <w:bottom w:val="none" w:sz="0" w:space="0" w:color="auto"/>
        <w:right w:val="none" w:sz="0" w:space="0" w:color="auto"/>
      </w:divBdr>
    </w:div>
    <w:div w:id="1039086582">
      <w:bodyDiv w:val="1"/>
      <w:marLeft w:val="0"/>
      <w:marRight w:val="0"/>
      <w:marTop w:val="0"/>
      <w:marBottom w:val="0"/>
      <w:divBdr>
        <w:top w:val="none" w:sz="0" w:space="0" w:color="auto"/>
        <w:left w:val="none" w:sz="0" w:space="0" w:color="auto"/>
        <w:bottom w:val="none" w:sz="0" w:space="0" w:color="auto"/>
        <w:right w:val="none" w:sz="0" w:space="0" w:color="auto"/>
      </w:divBdr>
    </w:div>
    <w:div w:id="1039664638">
      <w:bodyDiv w:val="1"/>
      <w:marLeft w:val="0"/>
      <w:marRight w:val="0"/>
      <w:marTop w:val="0"/>
      <w:marBottom w:val="0"/>
      <w:divBdr>
        <w:top w:val="none" w:sz="0" w:space="0" w:color="auto"/>
        <w:left w:val="none" w:sz="0" w:space="0" w:color="auto"/>
        <w:bottom w:val="none" w:sz="0" w:space="0" w:color="auto"/>
        <w:right w:val="none" w:sz="0" w:space="0" w:color="auto"/>
      </w:divBdr>
    </w:div>
    <w:div w:id="1039817480">
      <w:bodyDiv w:val="1"/>
      <w:marLeft w:val="0"/>
      <w:marRight w:val="0"/>
      <w:marTop w:val="0"/>
      <w:marBottom w:val="0"/>
      <w:divBdr>
        <w:top w:val="none" w:sz="0" w:space="0" w:color="auto"/>
        <w:left w:val="none" w:sz="0" w:space="0" w:color="auto"/>
        <w:bottom w:val="none" w:sz="0" w:space="0" w:color="auto"/>
        <w:right w:val="none" w:sz="0" w:space="0" w:color="auto"/>
      </w:divBdr>
    </w:div>
    <w:div w:id="1040208473">
      <w:bodyDiv w:val="1"/>
      <w:marLeft w:val="0"/>
      <w:marRight w:val="0"/>
      <w:marTop w:val="0"/>
      <w:marBottom w:val="0"/>
      <w:divBdr>
        <w:top w:val="none" w:sz="0" w:space="0" w:color="auto"/>
        <w:left w:val="none" w:sz="0" w:space="0" w:color="auto"/>
        <w:bottom w:val="none" w:sz="0" w:space="0" w:color="auto"/>
        <w:right w:val="none" w:sz="0" w:space="0" w:color="auto"/>
      </w:divBdr>
    </w:div>
    <w:div w:id="1040979188">
      <w:bodyDiv w:val="1"/>
      <w:marLeft w:val="0"/>
      <w:marRight w:val="0"/>
      <w:marTop w:val="0"/>
      <w:marBottom w:val="0"/>
      <w:divBdr>
        <w:top w:val="none" w:sz="0" w:space="0" w:color="auto"/>
        <w:left w:val="none" w:sz="0" w:space="0" w:color="auto"/>
        <w:bottom w:val="none" w:sz="0" w:space="0" w:color="auto"/>
        <w:right w:val="none" w:sz="0" w:space="0" w:color="auto"/>
      </w:divBdr>
    </w:div>
    <w:div w:id="1041782571">
      <w:bodyDiv w:val="1"/>
      <w:marLeft w:val="0"/>
      <w:marRight w:val="0"/>
      <w:marTop w:val="0"/>
      <w:marBottom w:val="0"/>
      <w:divBdr>
        <w:top w:val="none" w:sz="0" w:space="0" w:color="auto"/>
        <w:left w:val="none" w:sz="0" w:space="0" w:color="auto"/>
        <w:bottom w:val="none" w:sz="0" w:space="0" w:color="auto"/>
        <w:right w:val="none" w:sz="0" w:space="0" w:color="auto"/>
      </w:divBdr>
    </w:div>
    <w:div w:id="1042098114">
      <w:bodyDiv w:val="1"/>
      <w:marLeft w:val="0"/>
      <w:marRight w:val="0"/>
      <w:marTop w:val="0"/>
      <w:marBottom w:val="0"/>
      <w:divBdr>
        <w:top w:val="none" w:sz="0" w:space="0" w:color="auto"/>
        <w:left w:val="none" w:sz="0" w:space="0" w:color="auto"/>
        <w:bottom w:val="none" w:sz="0" w:space="0" w:color="auto"/>
        <w:right w:val="none" w:sz="0" w:space="0" w:color="auto"/>
      </w:divBdr>
    </w:div>
    <w:div w:id="1043216640">
      <w:bodyDiv w:val="1"/>
      <w:marLeft w:val="0"/>
      <w:marRight w:val="0"/>
      <w:marTop w:val="0"/>
      <w:marBottom w:val="0"/>
      <w:divBdr>
        <w:top w:val="none" w:sz="0" w:space="0" w:color="auto"/>
        <w:left w:val="none" w:sz="0" w:space="0" w:color="auto"/>
        <w:bottom w:val="none" w:sz="0" w:space="0" w:color="auto"/>
        <w:right w:val="none" w:sz="0" w:space="0" w:color="auto"/>
      </w:divBdr>
    </w:div>
    <w:div w:id="1043867589">
      <w:bodyDiv w:val="1"/>
      <w:marLeft w:val="0"/>
      <w:marRight w:val="0"/>
      <w:marTop w:val="0"/>
      <w:marBottom w:val="0"/>
      <w:divBdr>
        <w:top w:val="none" w:sz="0" w:space="0" w:color="auto"/>
        <w:left w:val="none" w:sz="0" w:space="0" w:color="auto"/>
        <w:bottom w:val="none" w:sz="0" w:space="0" w:color="auto"/>
        <w:right w:val="none" w:sz="0" w:space="0" w:color="auto"/>
      </w:divBdr>
    </w:div>
    <w:div w:id="1047024858">
      <w:bodyDiv w:val="1"/>
      <w:marLeft w:val="0"/>
      <w:marRight w:val="0"/>
      <w:marTop w:val="0"/>
      <w:marBottom w:val="0"/>
      <w:divBdr>
        <w:top w:val="none" w:sz="0" w:space="0" w:color="auto"/>
        <w:left w:val="none" w:sz="0" w:space="0" w:color="auto"/>
        <w:bottom w:val="none" w:sz="0" w:space="0" w:color="auto"/>
        <w:right w:val="none" w:sz="0" w:space="0" w:color="auto"/>
      </w:divBdr>
    </w:div>
    <w:div w:id="1047678253">
      <w:bodyDiv w:val="1"/>
      <w:marLeft w:val="0"/>
      <w:marRight w:val="0"/>
      <w:marTop w:val="0"/>
      <w:marBottom w:val="0"/>
      <w:divBdr>
        <w:top w:val="none" w:sz="0" w:space="0" w:color="auto"/>
        <w:left w:val="none" w:sz="0" w:space="0" w:color="auto"/>
        <w:bottom w:val="none" w:sz="0" w:space="0" w:color="auto"/>
        <w:right w:val="none" w:sz="0" w:space="0" w:color="auto"/>
      </w:divBdr>
    </w:div>
    <w:div w:id="1047681382">
      <w:bodyDiv w:val="1"/>
      <w:marLeft w:val="0"/>
      <w:marRight w:val="0"/>
      <w:marTop w:val="0"/>
      <w:marBottom w:val="0"/>
      <w:divBdr>
        <w:top w:val="none" w:sz="0" w:space="0" w:color="auto"/>
        <w:left w:val="none" w:sz="0" w:space="0" w:color="auto"/>
        <w:bottom w:val="none" w:sz="0" w:space="0" w:color="auto"/>
        <w:right w:val="none" w:sz="0" w:space="0" w:color="auto"/>
      </w:divBdr>
    </w:div>
    <w:div w:id="1047797252">
      <w:bodyDiv w:val="1"/>
      <w:marLeft w:val="0"/>
      <w:marRight w:val="0"/>
      <w:marTop w:val="0"/>
      <w:marBottom w:val="0"/>
      <w:divBdr>
        <w:top w:val="none" w:sz="0" w:space="0" w:color="auto"/>
        <w:left w:val="none" w:sz="0" w:space="0" w:color="auto"/>
        <w:bottom w:val="none" w:sz="0" w:space="0" w:color="auto"/>
        <w:right w:val="none" w:sz="0" w:space="0" w:color="auto"/>
      </w:divBdr>
      <w:divsChild>
        <w:div w:id="1194726194">
          <w:marLeft w:val="480"/>
          <w:marRight w:val="0"/>
          <w:marTop w:val="0"/>
          <w:marBottom w:val="0"/>
          <w:divBdr>
            <w:top w:val="none" w:sz="0" w:space="0" w:color="auto"/>
            <w:left w:val="none" w:sz="0" w:space="0" w:color="auto"/>
            <w:bottom w:val="none" w:sz="0" w:space="0" w:color="auto"/>
            <w:right w:val="none" w:sz="0" w:space="0" w:color="auto"/>
          </w:divBdr>
        </w:div>
        <w:div w:id="1993868757">
          <w:marLeft w:val="480"/>
          <w:marRight w:val="0"/>
          <w:marTop w:val="0"/>
          <w:marBottom w:val="0"/>
          <w:divBdr>
            <w:top w:val="none" w:sz="0" w:space="0" w:color="auto"/>
            <w:left w:val="none" w:sz="0" w:space="0" w:color="auto"/>
            <w:bottom w:val="none" w:sz="0" w:space="0" w:color="auto"/>
            <w:right w:val="none" w:sz="0" w:space="0" w:color="auto"/>
          </w:divBdr>
        </w:div>
        <w:div w:id="1655641923">
          <w:marLeft w:val="480"/>
          <w:marRight w:val="0"/>
          <w:marTop w:val="0"/>
          <w:marBottom w:val="0"/>
          <w:divBdr>
            <w:top w:val="none" w:sz="0" w:space="0" w:color="auto"/>
            <w:left w:val="none" w:sz="0" w:space="0" w:color="auto"/>
            <w:bottom w:val="none" w:sz="0" w:space="0" w:color="auto"/>
            <w:right w:val="none" w:sz="0" w:space="0" w:color="auto"/>
          </w:divBdr>
        </w:div>
        <w:div w:id="65031643">
          <w:marLeft w:val="480"/>
          <w:marRight w:val="0"/>
          <w:marTop w:val="0"/>
          <w:marBottom w:val="0"/>
          <w:divBdr>
            <w:top w:val="none" w:sz="0" w:space="0" w:color="auto"/>
            <w:left w:val="none" w:sz="0" w:space="0" w:color="auto"/>
            <w:bottom w:val="none" w:sz="0" w:space="0" w:color="auto"/>
            <w:right w:val="none" w:sz="0" w:space="0" w:color="auto"/>
          </w:divBdr>
        </w:div>
        <w:div w:id="205990540">
          <w:marLeft w:val="480"/>
          <w:marRight w:val="0"/>
          <w:marTop w:val="0"/>
          <w:marBottom w:val="0"/>
          <w:divBdr>
            <w:top w:val="none" w:sz="0" w:space="0" w:color="auto"/>
            <w:left w:val="none" w:sz="0" w:space="0" w:color="auto"/>
            <w:bottom w:val="none" w:sz="0" w:space="0" w:color="auto"/>
            <w:right w:val="none" w:sz="0" w:space="0" w:color="auto"/>
          </w:divBdr>
        </w:div>
        <w:div w:id="357702790">
          <w:marLeft w:val="480"/>
          <w:marRight w:val="0"/>
          <w:marTop w:val="0"/>
          <w:marBottom w:val="0"/>
          <w:divBdr>
            <w:top w:val="none" w:sz="0" w:space="0" w:color="auto"/>
            <w:left w:val="none" w:sz="0" w:space="0" w:color="auto"/>
            <w:bottom w:val="none" w:sz="0" w:space="0" w:color="auto"/>
            <w:right w:val="none" w:sz="0" w:space="0" w:color="auto"/>
          </w:divBdr>
        </w:div>
        <w:div w:id="443043580">
          <w:marLeft w:val="480"/>
          <w:marRight w:val="0"/>
          <w:marTop w:val="0"/>
          <w:marBottom w:val="0"/>
          <w:divBdr>
            <w:top w:val="none" w:sz="0" w:space="0" w:color="auto"/>
            <w:left w:val="none" w:sz="0" w:space="0" w:color="auto"/>
            <w:bottom w:val="none" w:sz="0" w:space="0" w:color="auto"/>
            <w:right w:val="none" w:sz="0" w:space="0" w:color="auto"/>
          </w:divBdr>
        </w:div>
        <w:div w:id="1382557702">
          <w:marLeft w:val="480"/>
          <w:marRight w:val="0"/>
          <w:marTop w:val="0"/>
          <w:marBottom w:val="0"/>
          <w:divBdr>
            <w:top w:val="none" w:sz="0" w:space="0" w:color="auto"/>
            <w:left w:val="none" w:sz="0" w:space="0" w:color="auto"/>
            <w:bottom w:val="none" w:sz="0" w:space="0" w:color="auto"/>
            <w:right w:val="none" w:sz="0" w:space="0" w:color="auto"/>
          </w:divBdr>
        </w:div>
        <w:div w:id="229460755">
          <w:marLeft w:val="480"/>
          <w:marRight w:val="0"/>
          <w:marTop w:val="0"/>
          <w:marBottom w:val="0"/>
          <w:divBdr>
            <w:top w:val="none" w:sz="0" w:space="0" w:color="auto"/>
            <w:left w:val="none" w:sz="0" w:space="0" w:color="auto"/>
            <w:bottom w:val="none" w:sz="0" w:space="0" w:color="auto"/>
            <w:right w:val="none" w:sz="0" w:space="0" w:color="auto"/>
          </w:divBdr>
        </w:div>
        <w:div w:id="272253050">
          <w:marLeft w:val="480"/>
          <w:marRight w:val="0"/>
          <w:marTop w:val="0"/>
          <w:marBottom w:val="0"/>
          <w:divBdr>
            <w:top w:val="none" w:sz="0" w:space="0" w:color="auto"/>
            <w:left w:val="none" w:sz="0" w:space="0" w:color="auto"/>
            <w:bottom w:val="none" w:sz="0" w:space="0" w:color="auto"/>
            <w:right w:val="none" w:sz="0" w:space="0" w:color="auto"/>
          </w:divBdr>
        </w:div>
        <w:div w:id="1821455434">
          <w:marLeft w:val="480"/>
          <w:marRight w:val="0"/>
          <w:marTop w:val="0"/>
          <w:marBottom w:val="0"/>
          <w:divBdr>
            <w:top w:val="none" w:sz="0" w:space="0" w:color="auto"/>
            <w:left w:val="none" w:sz="0" w:space="0" w:color="auto"/>
            <w:bottom w:val="none" w:sz="0" w:space="0" w:color="auto"/>
            <w:right w:val="none" w:sz="0" w:space="0" w:color="auto"/>
          </w:divBdr>
        </w:div>
        <w:div w:id="922570154">
          <w:marLeft w:val="480"/>
          <w:marRight w:val="0"/>
          <w:marTop w:val="0"/>
          <w:marBottom w:val="0"/>
          <w:divBdr>
            <w:top w:val="none" w:sz="0" w:space="0" w:color="auto"/>
            <w:left w:val="none" w:sz="0" w:space="0" w:color="auto"/>
            <w:bottom w:val="none" w:sz="0" w:space="0" w:color="auto"/>
            <w:right w:val="none" w:sz="0" w:space="0" w:color="auto"/>
          </w:divBdr>
        </w:div>
        <w:div w:id="770974832">
          <w:marLeft w:val="480"/>
          <w:marRight w:val="0"/>
          <w:marTop w:val="0"/>
          <w:marBottom w:val="0"/>
          <w:divBdr>
            <w:top w:val="none" w:sz="0" w:space="0" w:color="auto"/>
            <w:left w:val="none" w:sz="0" w:space="0" w:color="auto"/>
            <w:bottom w:val="none" w:sz="0" w:space="0" w:color="auto"/>
            <w:right w:val="none" w:sz="0" w:space="0" w:color="auto"/>
          </w:divBdr>
        </w:div>
        <w:div w:id="170607562">
          <w:marLeft w:val="480"/>
          <w:marRight w:val="0"/>
          <w:marTop w:val="0"/>
          <w:marBottom w:val="0"/>
          <w:divBdr>
            <w:top w:val="none" w:sz="0" w:space="0" w:color="auto"/>
            <w:left w:val="none" w:sz="0" w:space="0" w:color="auto"/>
            <w:bottom w:val="none" w:sz="0" w:space="0" w:color="auto"/>
            <w:right w:val="none" w:sz="0" w:space="0" w:color="auto"/>
          </w:divBdr>
        </w:div>
        <w:div w:id="700669570">
          <w:marLeft w:val="480"/>
          <w:marRight w:val="0"/>
          <w:marTop w:val="0"/>
          <w:marBottom w:val="0"/>
          <w:divBdr>
            <w:top w:val="none" w:sz="0" w:space="0" w:color="auto"/>
            <w:left w:val="none" w:sz="0" w:space="0" w:color="auto"/>
            <w:bottom w:val="none" w:sz="0" w:space="0" w:color="auto"/>
            <w:right w:val="none" w:sz="0" w:space="0" w:color="auto"/>
          </w:divBdr>
        </w:div>
        <w:div w:id="754744087">
          <w:marLeft w:val="480"/>
          <w:marRight w:val="0"/>
          <w:marTop w:val="0"/>
          <w:marBottom w:val="0"/>
          <w:divBdr>
            <w:top w:val="none" w:sz="0" w:space="0" w:color="auto"/>
            <w:left w:val="none" w:sz="0" w:space="0" w:color="auto"/>
            <w:bottom w:val="none" w:sz="0" w:space="0" w:color="auto"/>
            <w:right w:val="none" w:sz="0" w:space="0" w:color="auto"/>
          </w:divBdr>
        </w:div>
        <w:div w:id="1129320446">
          <w:marLeft w:val="480"/>
          <w:marRight w:val="0"/>
          <w:marTop w:val="0"/>
          <w:marBottom w:val="0"/>
          <w:divBdr>
            <w:top w:val="none" w:sz="0" w:space="0" w:color="auto"/>
            <w:left w:val="none" w:sz="0" w:space="0" w:color="auto"/>
            <w:bottom w:val="none" w:sz="0" w:space="0" w:color="auto"/>
            <w:right w:val="none" w:sz="0" w:space="0" w:color="auto"/>
          </w:divBdr>
        </w:div>
        <w:div w:id="1274902246">
          <w:marLeft w:val="480"/>
          <w:marRight w:val="0"/>
          <w:marTop w:val="0"/>
          <w:marBottom w:val="0"/>
          <w:divBdr>
            <w:top w:val="none" w:sz="0" w:space="0" w:color="auto"/>
            <w:left w:val="none" w:sz="0" w:space="0" w:color="auto"/>
            <w:bottom w:val="none" w:sz="0" w:space="0" w:color="auto"/>
            <w:right w:val="none" w:sz="0" w:space="0" w:color="auto"/>
          </w:divBdr>
        </w:div>
        <w:div w:id="1905526587">
          <w:marLeft w:val="480"/>
          <w:marRight w:val="0"/>
          <w:marTop w:val="0"/>
          <w:marBottom w:val="0"/>
          <w:divBdr>
            <w:top w:val="none" w:sz="0" w:space="0" w:color="auto"/>
            <w:left w:val="none" w:sz="0" w:space="0" w:color="auto"/>
            <w:bottom w:val="none" w:sz="0" w:space="0" w:color="auto"/>
            <w:right w:val="none" w:sz="0" w:space="0" w:color="auto"/>
          </w:divBdr>
        </w:div>
        <w:div w:id="1934434567">
          <w:marLeft w:val="480"/>
          <w:marRight w:val="0"/>
          <w:marTop w:val="0"/>
          <w:marBottom w:val="0"/>
          <w:divBdr>
            <w:top w:val="none" w:sz="0" w:space="0" w:color="auto"/>
            <w:left w:val="none" w:sz="0" w:space="0" w:color="auto"/>
            <w:bottom w:val="none" w:sz="0" w:space="0" w:color="auto"/>
            <w:right w:val="none" w:sz="0" w:space="0" w:color="auto"/>
          </w:divBdr>
        </w:div>
        <w:div w:id="872424100">
          <w:marLeft w:val="480"/>
          <w:marRight w:val="0"/>
          <w:marTop w:val="0"/>
          <w:marBottom w:val="0"/>
          <w:divBdr>
            <w:top w:val="none" w:sz="0" w:space="0" w:color="auto"/>
            <w:left w:val="none" w:sz="0" w:space="0" w:color="auto"/>
            <w:bottom w:val="none" w:sz="0" w:space="0" w:color="auto"/>
            <w:right w:val="none" w:sz="0" w:space="0" w:color="auto"/>
          </w:divBdr>
        </w:div>
        <w:div w:id="1401947577">
          <w:marLeft w:val="480"/>
          <w:marRight w:val="0"/>
          <w:marTop w:val="0"/>
          <w:marBottom w:val="0"/>
          <w:divBdr>
            <w:top w:val="none" w:sz="0" w:space="0" w:color="auto"/>
            <w:left w:val="none" w:sz="0" w:space="0" w:color="auto"/>
            <w:bottom w:val="none" w:sz="0" w:space="0" w:color="auto"/>
            <w:right w:val="none" w:sz="0" w:space="0" w:color="auto"/>
          </w:divBdr>
        </w:div>
        <w:div w:id="1753576201">
          <w:marLeft w:val="480"/>
          <w:marRight w:val="0"/>
          <w:marTop w:val="0"/>
          <w:marBottom w:val="0"/>
          <w:divBdr>
            <w:top w:val="none" w:sz="0" w:space="0" w:color="auto"/>
            <w:left w:val="none" w:sz="0" w:space="0" w:color="auto"/>
            <w:bottom w:val="none" w:sz="0" w:space="0" w:color="auto"/>
            <w:right w:val="none" w:sz="0" w:space="0" w:color="auto"/>
          </w:divBdr>
        </w:div>
        <w:div w:id="290402122">
          <w:marLeft w:val="480"/>
          <w:marRight w:val="0"/>
          <w:marTop w:val="0"/>
          <w:marBottom w:val="0"/>
          <w:divBdr>
            <w:top w:val="none" w:sz="0" w:space="0" w:color="auto"/>
            <w:left w:val="none" w:sz="0" w:space="0" w:color="auto"/>
            <w:bottom w:val="none" w:sz="0" w:space="0" w:color="auto"/>
            <w:right w:val="none" w:sz="0" w:space="0" w:color="auto"/>
          </w:divBdr>
        </w:div>
        <w:div w:id="478428648">
          <w:marLeft w:val="480"/>
          <w:marRight w:val="0"/>
          <w:marTop w:val="0"/>
          <w:marBottom w:val="0"/>
          <w:divBdr>
            <w:top w:val="none" w:sz="0" w:space="0" w:color="auto"/>
            <w:left w:val="none" w:sz="0" w:space="0" w:color="auto"/>
            <w:bottom w:val="none" w:sz="0" w:space="0" w:color="auto"/>
            <w:right w:val="none" w:sz="0" w:space="0" w:color="auto"/>
          </w:divBdr>
        </w:div>
        <w:div w:id="1950115707">
          <w:marLeft w:val="480"/>
          <w:marRight w:val="0"/>
          <w:marTop w:val="0"/>
          <w:marBottom w:val="0"/>
          <w:divBdr>
            <w:top w:val="none" w:sz="0" w:space="0" w:color="auto"/>
            <w:left w:val="none" w:sz="0" w:space="0" w:color="auto"/>
            <w:bottom w:val="none" w:sz="0" w:space="0" w:color="auto"/>
            <w:right w:val="none" w:sz="0" w:space="0" w:color="auto"/>
          </w:divBdr>
        </w:div>
        <w:div w:id="1728801038">
          <w:marLeft w:val="480"/>
          <w:marRight w:val="0"/>
          <w:marTop w:val="0"/>
          <w:marBottom w:val="0"/>
          <w:divBdr>
            <w:top w:val="none" w:sz="0" w:space="0" w:color="auto"/>
            <w:left w:val="none" w:sz="0" w:space="0" w:color="auto"/>
            <w:bottom w:val="none" w:sz="0" w:space="0" w:color="auto"/>
            <w:right w:val="none" w:sz="0" w:space="0" w:color="auto"/>
          </w:divBdr>
        </w:div>
        <w:div w:id="1094279538">
          <w:marLeft w:val="480"/>
          <w:marRight w:val="0"/>
          <w:marTop w:val="0"/>
          <w:marBottom w:val="0"/>
          <w:divBdr>
            <w:top w:val="none" w:sz="0" w:space="0" w:color="auto"/>
            <w:left w:val="none" w:sz="0" w:space="0" w:color="auto"/>
            <w:bottom w:val="none" w:sz="0" w:space="0" w:color="auto"/>
            <w:right w:val="none" w:sz="0" w:space="0" w:color="auto"/>
          </w:divBdr>
        </w:div>
        <w:div w:id="126046746">
          <w:marLeft w:val="480"/>
          <w:marRight w:val="0"/>
          <w:marTop w:val="0"/>
          <w:marBottom w:val="0"/>
          <w:divBdr>
            <w:top w:val="none" w:sz="0" w:space="0" w:color="auto"/>
            <w:left w:val="none" w:sz="0" w:space="0" w:color="auto"/>
            <w:bottom w:val="none" w:sz="0" w:space="0" w:color="auto"/>
            <w:right w:val="none" w:sz="0" w:space="0" w:color="auto"/>
          </w:divBdr>
        </w:div>
        <w:div w:id="1793983897">
          <w:marLeft w:val="480"/>
          <w:marRight w:val="0"/>
          <w:marTop w:val="0"/>
          <w:marBottom w:val="0"/>
          <w:divBdr>
            <w:top w:val="none" w:sz="0" w:space="0" w:color="auto"/>
            <w:left w:val="none" w:sz="0" w:space="0" w:color="auto"/>
            <w:bottom w:val="none" w:sz="0" w:space="0" w:color="auto"/>
            <w:right w:val="none" w:sz="0" w:space="0" w:color="auto"/>
          </w:divBdr>
        </w:div>
        <w:div w:id="410782006">
          <w:marLeft w:val="480"/>
          <w:marRight w:val="0"/>
          <w:marTop w:val="0"/>
          <w:marBottom w:val="0"/>
          <w:divBdr>
            <w:top w:val="none" w:sz="0" w:space="0" w:color="auto"/>
            <w:left w:val="none" w:sz="0" w:space="0" w:color="auto"/>
            <w:bottom w:val="none" w:sz="0" w:space="0" w:color="auto"/>
            <w:right w:val="none" w:sz="0" w:space="0" w:color="auto"/>
          </w:divBdr>
        </w:div>
        <w:div w:id="847330543">
          <w:marLeft w:val="480"/>
          <w:marRight w:val="0"/>
          <w:marTop w:val="0"/>
          <w:marBottom w:val="0"/>
          <w:divBdr>
            <w:top w:val="none" w:sz="0" w:space="0" w:color="auto"/>
            <w:left w:val="none" w:sz="0" w:space="0" w:color="auto"/>
            <w:bottom w:val="none" w:sz="0" w:space="0" w:color="auto"/>
            <w:right w:val="none" w:sz="0" w:space="0" w:color="auto"/>
          </w:divBdr>
        </w:div>
        <w:div w:id="1342010398">
          <w:marLeft w:val="480"/>
          <w:marRight w:val="0"/>
          <w:marTop w:val="0"/>
          <w:marBottom w:val="0"/>
          <w:divBdr>
            <w:top w:val="none" w:sz="0" w:space="0" w:color="auto"/>
            <w:left w:val="none" w:sz="0" w:space="0" w:color="auto"/>
            <w:bottom w:val="none" w:sz="0" w:space="0" w:color="auto"/>
            <w:right w:val="none" w:sz="0" w:space="0" w:color="auto"/>
          </w:divBdr>
        </w:div>
        <w:div w:id="1234662295">
          <w:marLeft w:val="480"/>
          <w:marRight w:val="0"/>
          <w:marTop w:val="0"/>
          <w:marBottom w:val="0"/>
          <w:divBdr>
            <w:top w:val="none" w:sz="0" w:space="0" w:color="auto"/>
            <w:left w:val="none" w:sz="0" w:space="0" w:color="auto"/>
            <w:bottom w:val="none" w:sz="0" w:space="0" w:color="auto"/>
            <w:right w:val="none" w:sz="0" w:space="0" w:color="auto"/>
          </w:divBdr>
        </w:div>
        <w:div w:id="703287307">
          <w:marLeft w:val="480"/>
          <w:marRight w:val="0"/>
          <w:marTop w:val="0"/>
          <w:marBottom w:val="0"/>
          <w:divBdr>
            <w:top w:val="none" w:sz="0" w:space="0" w:color="auto"/>
            <w:left w:val="none" w:sz="0" w:space="0" w:color="auto"/>
            <w:bottom w:val="none" w:sz="0" w:space="0" w:color="auto"/>
            <w:right w:val="none" w:sz="0" w:space="0" w:color="auto"/>
          </w:divBdr>
        </w:div>
        <w:div w:id="1261178296">
          <w:marLeft w:val="480"/>
          <w:marRight w:val="0"/>
          <w:marTop w:val="0"/>
          <w:marBottom w:val="0"/>
          <w:divBdr>
            <w:top w:val="none" w:sz="0" w:space="0" w:color="auto"/>
            <w:left w:val="none" w:sz="0" w:space="0" w:color="auto"/>
            <w:bottom w:val="none" w:sz="0" w:space="0" w:color="auto"/>
            <w:right w:val="none" w:sz="0" w:space="0" w:color="auto"/>
          </w:divBdr>
        </w:div>
        <w:div w:id="562060858">
          <w:marLeft w:val="480"/>
          <w:marRight w:val="0"/>
          <w:marTop w:val="0"/>
          <w:marBottom w:val="0"/>
          <w:divBdr>
            <w:top w:val="none" w:sz="0" w:space="0" w:color="auto"/>
            <w:left w:val="none" w:sz="0" w:space="0" w:color="auto"/>
            <w:bottom w:val="none" w:sz="0" w:space="0" w:color="auto"/>
            <w:right w:val="none" w:sz="0" w:space="0" w:color="auto"/>
          </w:divBdr>
        </w:div>
        <w:div w:id="1544949351">
          <w:marLeft w:val="480"/>
          <w:marRight w:val="0"/>
          <w:marTop w:val="0"/>
          <w:marBottom w:val="0"/>
          <w:divBdr>
            <w:top w:val="none" w:sz="0" w:space="0" w:color="auto"/>
            <w:left w:val="none" w:sz="0" w:space="0" w:color="auto"/>
            <w:bottom w:val="none" w:sz="0" w:space="0" w:color="auto"/>
            <w:right w:val="none" w:sz="0" w:space="0" w:color="auto"/>
          </w:divBdr>
        </w:div>
        <w:div w:id="531722807">
          <w:marLeft w:val="480"/>
          <w:marRight w:val="0"/>
          <w:marTop w:val="0"/>
          <w:marBottom w:val="0"/>
          <w:divBdr>
            <w:top w:val="none" w:sz="0" w:space="0" w:color="auto"/>
            <w:left w:val="none" w:sz="0" w:space="0" w:color="auto"/>
            <w:bottom w:val="none" w:sz="0" w:space="0" w:color="auto"/>
            <w:right w:val="none" w:sz="0" w:space="0" w:color="auto"/>
          </w:divBdr>
        </w:div>
        <w:div w:id="235290111">
          <w:marLeft w:val="480"/>
          <w:marRight w:val="0"/>
          <w:marTop w:val="0"/>
          <w:marBottom w:val="0"/>
          <w:divBdr>
            <w:top w:val="none" w:sz="0" w:space="0" w:color="auto"/>
            <w:left w:val="none" w:sz="0" w:space="0" w:color="auto"/>
            <w:bottom w:val="none" w:sz="0" w:space="0" w:color="auto"/>
            <w:right w:val="none" w:sz="0" w:space="0" w:color="auto"/>
          </w:divBdr>
        </w:div>
        <w:div w:id="1351688463">
          <w:marLeft w:val="480"/>
          <w:marRight w:val="0"/>
          <w:marTop w:val="0"/>
          <w:marBottom w:val="0"/>
          <w:divBdr>
            <w:top w:val="none" w:sz="0" w:space="0" w:color="auto"/>
            <w:left w:val="none" w:sz="0" w:space="0" w:color="auto"/>
            <w:bottom w:val="none" w:sz="0" w:space="0" w:color="auto"/>
            <w:right w:val="none" w:sz="0" w:space="0" w:color="auto"/>
          </w:divBdr>
        </w:div>
        <w:div w:id="701707743">
          <w:marLeft w:val="480"/>
          <w:marRight w:val="0"/>
          <w:marTop w:val="0"/>
          <w:marBottom w:val="0"/>
          <w:divBdr>
            <w:top w:val="none" w:sz="0" w:space="0" w:color="auto"/>
            <w:left w:val="none" w:sz="0" w:space="0" w:color="auto"/>
            <w:bottom w:val="none" w:sz="0" w:space="0" w:color="auto"/>
            <w:right w:val="none" w:sz="0" w:space="0" w:color="auto"/>
          </w:divBdr>
        </w:div>
        <w:div w:id="1326086190">
          <w:marLeft w:val="480"/>
          <w:marRight w:val="0"/>
          <w:marTop w:val="0"/>
          <w:marBottom w:val="0"/>
          <w:divBdr>
            <w:top w:val="none" w:sz="0" w:space="0" w:color="auto"/>
            <w:left w:val="none" w:sz="0" w:space="0" w:color="auto"/>
            <w:bottom w:val="none" w:sz="0" w:space="0" w:color="auto"/>
            <w:right w:val="none" w:sz="0" w:space="0" w:color="auto"/>
          </w:divBdr>
        </w:div>
        <w:div w:id="206188896">
          <w:marLeft w:val="480"/>
          <w:marRight w:val="0"/>
          <w:marTop w:val="0"/>
          <w:marBottom w:val="0"/>
          <w:divBdr>
            <w:top w:val="none" w:sz="0" w:space="0" w:color="auto"/>
            <w:left w:val="none" w:sz="0" w:space="0" w:color="auto"/>
            <w:bottom w:val="none" w:sz="0" w:space="0" w:color="auto"/>
            <w:right w:val="none" w:sz="0" w:space="0" w:color="auto"/>
          </w:divBdr>
        </w:div>
        <w:div w:id="621153902">
          <w:marLeft w:val="480"/>
          <w:marRight w:val="0"/>
          <w:marTop w:val="0"/>
          <w:marBottom w:val="0"/>
          <w:divBdr>
            <w:top w:val="none" w:sz="0" w:space="0" w:color="auto"/>
            <w:left w:val="none" w:sz="0" w:space="0" w:color="auto"/>
            <w:bottom w:val="none" w:sz="0" w:space="0" w:color="auto"/>
            <w:right w:val="none" w:sz="0" w:space="0" w:color="auto"/>
          </w:divBdr>
        </w:div>
        <w:div w:id="512691953">
          <w:marLeft w:val="480"/>
          <w:marRight w:val="0"/>
          <w:marTop w:val="0"/>
          <w:marBottom w:val="0"/>
          <w:divBdr>
            <w:top w:val="none" w:sz="0" w:space="0" w:color="auto"/>
            <w:left w:val="none" w:sz="0" w:space="0" w:color="auto"/>
            <w:bottom w:val="none" w:sz="0" w:space="0" w:color="auto"/>
            <w:right w:val="none" w:sz="0" w:space="0" w:color="auto"/>
          </w:divBdr>
        </w:div>
      </w:divsChild>
    </w:div>
    <w:div w:id="1047803536">
      <w:bodyDiv w:val="1"/>
      <w:marLeft w:val="0"/>
      <w:marRight w:val="0"/>
      <w:marTop w:val="0"/>
      <w:marBottom w:val="0"/>
      <w:divBdr>
        <w:top w:val="none" w:sz="0" w:space="0" w:color="auto"/>
        <w:left w:val="none" w:sz="0" w:space="0" w:color="auto"/>
        <w:bottom w:val="none" w:sz="0" w:space="0" w:color="auto"/>
        <w:right w:val="none" w:sz="0" w:space="0" w:color="auto"/>
      </w:divBdr>
    </w:div>
    <w:div w:id="1048605506">
      <w:bodyDiv w:val="1"/>
      <w:marLeft w:val="0"/>
      <w:marRight w:val="0"/>
      <w:marTop w:val="0"/>
      <w:marBottom w:val="0"/>
      <w:divBdr>
        <w:top w:val="none" w:sz="0" w:space="0" w:color="auto"/>
        <w:left w:val="none" w:sz="0" w:space="0" w:color="auto"/>
        <w:bottom w:val="none" w:sz="0" w:space="0" w:color="auto"/>
        <w:right w:val="none" w:sz="0" w:space="0" w:color="auto"/>
      </w:divBdr>
      <w:divsChild>
        <w:div w:id="482088630">
          <w:marLeft w:val="480"/>
          <w:marRight w:val="0"/>
          <w:marTop w:val="0"/>
          <w:marBottom w:val="0"/>
          <w:divBdr>
            <w:top w:val="none" w:sz="0" w:space="0" w:color="auto"/>
            <w:left w:val="none" w:sz="0" w:space="0" w:color="auto"/>
            <w:bottom w:val="none" w:sz="0" w:space="0" w:color="auto"/>
            <w:right w:val="none" w:sz="0" w:space="0" w:color="auto"/>
          </w:divBdr>
        </w:div>
        <w:div w:id="657344062">
          <w:marLeft w:val="480"/>
          <w:marRight w:val="0"/>
          <w:marTop w:val="0"/>
          <w:marBottom w:val="0"/>
          <w:divBdr>
            <w:top w:val="none" w:sz="0" w:space="0" w:color="auto"/>
            <w:left w:val="none" w:sz="0" w:space="0" w:color="auto"/>
            <w:bottom w:val="none" w:sz="0" w:space="0" w:color="auto"/>
            <w:right w:val="none" w:sz="0" w:space="0" w:color="auto"/>
          </w:divBdr>
        </w:div>
        <w:div w:id="157112671">
          <w:marLeft w:val="480"/>
          <w:marRight w:val="0"/>
          <w:marTop w:val="0"/>
          <w:marBottom w:val="0"/>
          <w:divBdr>
            <w:top w:val="none" w:sz="0" w:space="0" w:color="auto"/>
            <w:left w:val="none" w:sz="0" w:space="0" w:color="auto"/>
            <w:bottom w:val="none" w:sz="0" w:space="0" w:color="auto"/>
            <w:right w:val="none" w:sz="0" w:space="0" w:color="auto"/>
          </w:divBdr>
        </w:div>
        <w:div w:id="216204947">
          <w:marLeft w:val="480"/>
          <w:marRight w:val="0"/>
          <w:marTop w:val="0"/>
          <w:marBottom w:val="0"/>
          <w:divBdr>
            <w:top w:val="none" w:sz="0" w:space="0" w:color="auto"/>
            <w:left w:val="none" w:sz="0" w:space="0" w:color="auto"/>
            <w:bottom w:val="none" w:sz="0" w:space="0" w:color="auto"/>
            <w:right w:val="none" w:sz="0" w:space="0" w:color="auto"/>
          </w:divBdr>
        </w:div>
        <w:div w:id="2059164956">
          <w:marLeft w:val="480"/>
          <w:marRight w:val="0"/>
          <w:marTop w:val="0"/>
          <w:marBottom w:val="0"/>
          <w:divBdr>
            <w:top w:val="none" w:sz="0" w:space="0" w:color="auto"/>
            <w:left w:val="none" w:sz="0" w:space="0" w:color="auto"/>
            <w:bottom w:val="none" w:sz="0" w:space="0" w:color="auto"/>
            <w:right w:val="none" w:sz="0" w:space="0" w:color="auto"/>
          </w:divBdr>
        </w:div>
        <w:div w:id="1859587631">
          <w:marLeft w:val="480"/>
          <w:marRight w:val="0"/>
          <w:marTop w:val="0"/>
          <w:marBottom w:val="0"/>
          <w:divBdr>
            <w:top w:val="none" w:sz="0" w:space="0" w:color="auto"/>
            <w:left w:val="none" w:sz="0" w:space="0" w:color="auto"/>
            <w:bottom w:val="none" w:sz="0" w:space="0" w:color="auto"/>
            <w:right w:val="none" w:sz="0" w:space="0" w:color="auto"/>
          </w:divBdr>
        </w:div>
        <w:div w:id="1428313091">
          <w:marLeft w:val="480"/>
          <w:marRight w:val="0"/>
          <w:marTop w:val="0"/>
          <w:marBottom w:val="0"/>
          <w:divBdr>
            <w:top w:val="none" w:sz="0" w:space="0" w:color="auto"/>
            <w:left w:val="none" w:sz="0" w:space="0" w:color="auto"/>
            <w:bottom w:val="none" w:sz="0" w:space="0" w:color="auto"/>
            <w:right w:val="none" w:sz="0" w:space="0" w:color="auto"/>
          </w:divBdr>
        </w:div>
        <w:div w:id="637107362">
          <w:marLeft w:val="480"/>
          <w:marRight w:val="0"/>
          <w:marTop w:val="0"/>
          <w:marBottom w:val="0"/>
          <w:divBdr>
            <w:top w:val="none" w:sz="0" w:space="0" w:color="auto"/>
            <w:left w:val="none" w:sz="0" w:space="0" w:color="auto"/>
            <w:bottom w:val="none" w:sz="0" w:space="0" w:color="auto"/>
            <w:right w:val="none" w:sz="0" w:space="0" w:color="auto"/>
          </w:divBdr>
        </w:div>
        <w:div w:id="962418581">
          <w:marLeft w:val="480"/>
          <w:marRight w:val="0"/>
          <w:marTop w:val="0"/>
          <w:marBottom w:val="0"/>
          <w:divBdr>
            <w:top w:val="none" w:sz="0" w:space="0" w:color="auto"/>
            <w:left w:val="none" w:sz="0" w:space="0" w:color="auto"/>
            <w:bottom w:val="none" w:sz="0" w:space="0" w:color="auto"/>
            <w:right w:val="none" w:sz="0" w:space="0" w:color="auto"/>
          </w:divBdr>
        </w:div>
        <w:div w:id="2088183355">
          <w:marLeft w:val="480"/>
          <w:marRight w:val="0"/>
          <w:marTop w:val="0"/>
          <w:marBottom w:val="0"/>
          <w:divBdr>
            <w:top w:val="none" w:sz="0" w:space="0" w:color="auto"/>
            <w:left w:val="none" w:sz="0" w:space="0" w:color="auto"/>
            <w:bottom w:val="none" w:sz="0" w:space="0" w:color="auto"/>
            <w:right w:val="none" w:sz="0" w:space="0" w:color="auto"/>
          </w:divBdr>
        </w:div>
        <w:div w:id="342392392">
          <w:marLeft w:val="480"/>
          <w:marRight w:val="0"/>
          <w:marTop w:val="0"/>
          <w:marBottom w:val="0"/>
          <w:divBdr>
            <w:top w:val="none" w:sz="0" w:space="0" w:color="auto"/>
            <w:left w:val="none" w:sz="0" w:space="0" w:color="auto"/>
            <w:bottom w:val="none" w:sz="0" w:space="0" w:color="auto"/>
            <w:right w:val="none" w:sz="0" w:space="0" w:color="auto"/>
          </w:divBdr>
        </w:div>
        <w:div w:id="1568881693">
          <w:marLeft w:val="480"/>
          <w:marRight w:val="0"/>
          <w:marTop w:val="0"/>
          <w:marBottom w:val="0"/>
          <w:divBdr>
            <w:top w:val="none" w:sz="0" w:space="0" w:color="auto"/>
            <w:left w:val="none" w:sz="0" w:space="0" w:color="auto"/>
            <w:bottom w:val="none" w:sz="0" w:space="0" w:color="auto"/>
            <w:right w:val="none" w:sz="0" w:space="0" w:color="auto"/>
          </w:divBdr>
        </w:div>
        <w:div w:id="58479009">
          <w:marLeft w:val="480"/>
          <w:marRight w:val="0"/>
          <w:marTop w:val="0"/>
          <w:marBottom w:val="0"/>
          <w:divBdr>
            <w:top w:val="none" w:sz="0" w:space="0" w:color="auto"/>
            <w:left w:val="none" w:sz="0" w:space="0" w:color="auto"/>
            <w:bottom w:val="none" w:sz="0" w:space="0" w:color="auto"/>
            <w:right w:val="none" w:sz="0" w:space="0" w:color="auto"/>
          </w:divBdr>
        </w:div>
        <w:div w:id="1376346988">
          <w:marLeft w:val="480"/>
          <w:marRight w:val="0"/>
          <w:marTop w:val="0"/>
          <w:marBottom w:val="0"/>
          <w:divBdr>
            <w:top w:val="none" w:sz="0" w:space="0" w:color="auto"/>
            <w:left w:val="none" w:sz="0" w:space="0" w:color="auto"/>
            <w:bottom w:val="none" w:sz="0" w:space="0" w:color="auto"/>
            <w:right w:val="none" w:sz="0" w:space="0" w:color="auto"/>
          </w:divBdr>
        </w:div>
        <w:div w:id="136578007">
          <w:marLeft w:val="480"/>
          <w:marRight w:val="0"/>
          <w:marTop w:val="0"/>
          <w:marBottom w:val="0"/>
          <w:divBdr>
            <w:top w:val="none" w:sz="0" w:space="0" w:color="auto"/>
            <w:left w:val="none" w:sz="0" w:space="0" w:color="auto"/>
            <w:bottom w:val="none" w:sz="0" w:space="0" w:color="auto"/>
            <w:right w:val="none" w:sz="0" w:space="0" w:color="auto"/>
          </w:divBdr>
        </w:div>
        <w:div w:id="99880434">
          <w:marLeft w:val="480"/>
          <w:marRight w:val="0"/>
          <w:marTop w:val="0"/>
          <w:marBottom w:val="0"/>
          <w:divBdr>
            <w:top w:val="none" w:sz="0" w:space="0" w:color="auto"/>
            <w:left w:val="none" w:sz="0" w:space="0" w:color="auto"/>
            <w:bottom w:val="none" w:sz="0" w:space="0" w:color="auto"/>
            <w:right w:val="none" w:sz="0" w:space="0" w:color="auto"/>
          </w:divBdr>
        </w:div>
        <w:div w:id="1051807986">
          <w:marLeft w:val="480"/>
          <w:marRight w:val="0"/>
          <w:marTop w:val="0"/>
          <w:marBottom w:val="0"/>
          <w:divBdr>
            <w:top w:val="none" w:sz="0" w:space="0" w:color="auto"/>
            <w:left w:val="none" w:sz="0" w:space="0" w:color="auto"/>
            <w:bottom w:val="none" w:sz="0" w:space="0" w:color="auto"/>
            <w:right w:val="none" w:sz="0" w:space="0" w:color="auto"/>
          </w:divBdr>
        </w:div>
        <w:div w:id="493762797">
          <w:marLeft w:val="480"/>
          <w:marRight w:val="0"/>
          <w:marTop w:val="0"/>
          <w:marBottom w:val="0"/>
          <w:divBdr>
            <w:top w:val="none" w:sz="0" w:space="0" w:color="auto"/>
            <w:left w:val="none" w:sz="0" w:space="0" w:color="auto"/>
            <w:bottom w:val="none" w:sz="0" w:space="0" w:color="auto"/>
            <w:right w:val="none" w:sz="0" w:space="0" w:color="auto"/>
          </w:divBdr>
        </w:div>
        <w:div w:id="663777048">
          <w:marLeft w:val="480"/>
          <w:marRight w:val="0"/>
          <w:marTop w:val="0"/>
          <w:marBottom w:val="0"/>
          <w:divBdr>
            <w:top w:val="none" w:sz="0" w:space="0" w:color="auto"/>
            <w:left w:val="none" w:sz="0" w:space="0" w:color="auto"/>
            <w:bottom w:val="none" w:sz="0" w:space="0" w:color="auto"/>
            <w:right w:val="none" w:sz="0" w:space="0" w:color="auto"/>
          </w:divBdr>
        </w:div>
        <w:div w:id="472453342">
          <w:marLeft w:val="480"/>
          <w:marRight w:val="0"/>
          <w:marTop w:val="0"/>
          <w:marBottom w:val="0"/>
          <w:divBdr>
            <w:top w:val="none" w:sz="0" w:space="0" w:color="auto"/>
            <w:left w:val="none" w:sz="0" w:space="0" w:color="auto"/>
            <w:bottom w:val="none" w:sz="0" w:space="0" w:color="auto"/>
            <w:right w:val="none" w:sz="0" w:space="0" w:color="auto"/>
          </w:divBdr>
        </w:div>
        <w:div w:id="1414889402">
          <w:marLeft w:val="480"/>
          <w:marRight w:val="0"/>
          <w:marTop w:val="0"/>
          <w:marBottom w:val="0"/>
          <w:divBdr>
            <w:top w:val="none" w:sz="0" w:space="0" w:color="auto"/>
            <w:left w:val="none" w:sz="0" w:space="0" w:color="auto"/>
            <w:bottom w:val="none" w:sz="0" w:space="0" w:color="auto"/>
            <w:right w:val="none" w:sz="0" w:space="0" w:color="auto"/>
          </w:divBdr>
        </w:div>
        <w:div w:id="1354451439">
          <w:marLeft w:val="480"/>
          <w:marRight w:val="0"/>
          <w:marTop w:val="0"/>
          <w:marBottom w:val="0"/>
          <w:divBdr>
            <w:top w:val="none" w:sz="0" w:space="0" w:color="auto"/>
            <w:left w:val="none" w:sz="0" w:space="0" w:color="auto"/>
            <w:bottom w:val="none" w:sz="0" w:space="0" w:color="auto"/>
            <w:right w:val="none" w:sz="0" w:space="0" w:color="auto"/>
          </w:divBdr>
        </w:div>
        <w:div w:id="794755918">
          <w:marLeft w:val="480"/>
          <w:marRight w:val="0"/>
          <w:marTop w:val="0"/>
          <w:marBottom w:val="0"/>
          <w:divBdr>
            <w:top w:val="none" w:sz="0" w:space="0" w:color="auto"/>
            <w:left w:val="none" w:sz="0" w:space="0" w:color="auto"/>
            <w:bottom w:val="none" w:sz="0" w:space="0" w:color="auto"/>
            <w:right w:val="none" w:sz="0" w:space="0" w:color="auto"/>
          </w:divBdr>
        </w:div>
        <w:div w:id="1695421704">
          <w:marLeft w:val="480"/>
          <w:marRight w:val="0"/>
          <w:marTop w:val="0"/>
          <w:marBottom w:val="0"/>
          <w:divBdr>
            <w:top w:val="none" w:sz="0" w:space="0" w:color="auto"/>
            <w:left w:val="none" w:sz="0" w:space="0" w:color="auto"/>
            <w:bottom w:val="none" w:sz="0" w:space="0" w:color="auto"/>
            <w:right w:val="none" w:sz="0" w:space="0" w:color="auto"/>
          </w:divBdr>
        </w:div>
        <w:div w:id="1398093292">
          <w:marLeft w:val="480"/>
          <w:marRight w:val="0"/>
          <w:marTop w:val="0"/>
          <w:marBottom w:val="0"/>
          <w:divBdr>
            <w:top w:val="none" w:sz="0" w:space="0" w:color="auto"/>
            <w:left w:val="none" w:sz="0" w:space="0" w:color="auto"/>
            <w:bottom w:val="none" w:sz="0" w:space="0" w:color="auto"/>
            <w:right w:val="none" w:sz="0" w:space="0" w:color="auto"/>
          </w:divBdr>
        </w:div>
        <w:div w:id="697967751">
          <w:marLeft w:val="480"/>
          <w:marRight w:val="0"/>
          <w:marTop w:val="0"/>
          <w:marBottom w:val="0"/>
          <w:divBdr>
            <w:top w:val="none" w:sz="0" w:space="0" w:color="auto"/>
            <w:left w:val="none" w:sz="0" w:space="0" w:color="auto"/>
            <w:bottom w:val="none" w:sz="0" w:space="0" w:color="auto"/>
            <w:right w:val="none" w:sz="0" w:space="0" w:color="auto"/>
          </w:divBdr>
        </w:div>
        <w:div w:id="1396972476">
          <w:marLeft w:val="480"/>
          <w:marRight w:val="0"/>
          <w:marTop w:val="0"/>
          <w:marBottom w:val="0"/>
          <w:divBdr>
            <w:top w:val="none" w:sz="0" w:space="0" w:color="auto"/>
            <w:left w:val="none" w:sz="0" w:space="0" w:color="auto"/>
            <w:bottom w:val="none" w:sz="0" w:space="0" w:color="auto"/>
            <w:right w:val="none" w:sz="0" w:space="0" w:color="auto"/>
          </w:divBdr>
        </w:div>
        <w:div w:id="1175655408">
          <w:marLeft w:val="480"/>
          <w:marRight w:val="0"/>
          <w:marTop w:val="0"/>
          <w:marBottom w:val="0"/>
          <w:divBdr>
            <w:top w:val="none" w:sz="0" w:space="0" w:color="auto"/>
            <w:left w:val="none" w:sz="0" w:space="0" w:color="auto"/>
            <w:bottom w:val="none" w:sz="0" w:space="0" w:color="auto"/>
            <w:right w:val="none" w:sz="0" w:space="0" w:color="auto"/>
          </w:divBdr>
        </w:div>
        <w:div w:id="243030302">
          <w:marLeft w:val="480"/>
          <w:marRight w:val="0"/>
          <w:marTop w:val="0"/>
          <w:marBottom w:val="0"/>
          <w:divBdr>
            <w:top w:val="none" w:sz="0" w:space="0" w:color="auto"/>
            <w:left w:val="none" w:sz="0" w:space="0" w:color="auto"/>
            <w:bottom w:val="none" w:sz="0" w:space="0" w:color="auto"/>
            <w:right w:val="none" w:sz="0" w:space="0" w:color="auto"/>
          </w:divBdr>
        </w:div>
        <w:div w:id="936476259">
          <w:marLeft w:val="480"/>
          <w:marRight w:val="0"/>
          <w:marTop w:val="0"/>
          <w:marBottom w:val="0"/>
          <w:divBdr>
            <w:top w:val="none" w:sz="0" w:space="0" w:color="auto"/>
            <w:left w:val="none" w:sz="0" w:space="0" w:color="auto"/>
            <w:bottom w:val="none" w:sz="0" w:space="0" w:color="auto"/>
            <w:right w:val="none" w:sz="0" w:space="0" w:color="auto"/>
          </w:divBdr>
        </w:div>
        <w:div w:id="236132218">
          <w:marLeft w:val="480"/>
          <w:marRight w:val="0"/>
          <w:marTop w:val="0"/>
          <w:marBottom w:val="0"/>
          <w:divBdr>
            <w:top w:val="none" w:sz="0" w:space="0" w:color="auto"/>
            <w:left w:val="none" w:sz="0" w:space="0" w:color="auto"/>
            <w:bottom w:val="none" w:sz="0" w:space="0" w:color="auto"/>
            <w:right w:val="none" w:sz="0" w:space="0" w:color="auto"/>
          </w:divBdr>
        </w:div>
        <w:div w:id="299727845">
          <w:marLeft w:val="480"/>
          <w:marRight w:val="0"/>
          <w:marTop w:val="0"/>
          <w:marBottom w:val="0"/>
          <w:divBdr>
            <w:top w:val="none" w:sz="0" w:space="0" w:color="auto"/>
            <w:left w:val="none" w:sz="0" w:space="0" w:color="auto"/>
            <w:bottom w:val="none" w:sz="0" w:space="0" w:color="auto"/>
            <w:right w:val="none" w:sz="0" w:space="0" w:color="auto"/>
          </w:divBdr>
        </w:div>
        <w:div w:id="193007040">
          <w:marLeft w:val="480"/>
          <w:marRight w:val="0"/>
          <w:marTop w:val="0"/>
          <w:marBottom w:val="0"/>
          <w:divBdr>
            <w:top w:val="none" w:sz="0" w:space="0" w:color="auto"/>
            <w:left w:val="none" w:sz="0" w:space="0" w:color="auto"/>
            <w:bottom w:val="none" w:sz="0" w:space="0" w:color="auto"/>
            <w:right w:val="none" w:sz="0" w:space="0" w:color="auto"/>
          </w:divBdr>
        </w:div>
        <w:div w:id="1747260939">
          <w:marLeft w:val="480"/>
          <w:marRight w:val="0"/>
          <w:marTop w:val="0"/>
          <w:marBottom w:val="0"/>
          <w:divBdr>
            <w:top w:val="none" w:sz="0" w:space="0" w:color="auto"/>
            <w:left w:val="none" w:sz="0" w:space="0" w:color="auto"/>
            <w:bottom w:val="none" w:sz="0" w:space="0" w:color="auto"/>
            <w:right w:val="none" w:sz="0" w:space="0" w:color="auto"/>
          </w:divBdr>
        </w:div>
        <w:div w:id="432045798">
          <w:marLeft w:val="480"/>
          <w:marRight w:val="0"/>
          <w:marTop w:val="0"/>
          <w:marBottom w:val="0"/>
          <w:divBdr>
            <w:top w:val="none" w:sz="0" w:space="0" w:color="auto"/>
            <w:left w:val="none" w:sz="0" w:space="0" w:color="auto"/>
            <w:bottom w:val="none" w:sz="0" w:space="0" w:color="auto"/>
            <w:right w:val="none" w:sz="0" w:space="0" w:color="auto"/>
          </w:divBdr>
        </w:div>
        <w:div w:id="1227493279">
          <w:marLeft w:val="480"/>
          <w:marRight w:val="0"/>
          <w:marTop w:val="0"/>
          <w:marBottom w:val="0"/>
          <w:divBdr>
            <w:top w:val="none" w:sz="0" w:space="0" w:color="auto"/>
            <w:left w:val="none" w:sz="0" w:space="0" w:color="auto"/>
            <w:bottom w:val="none" w:sz="0" w:space="0" w:color="auto"/>
            <w:right w:val="none" w:sz="0" w:space="0" w:color="auto"/>
          </w:divBdr>
        </w:div>
        <w:div w:id="694577718">
          <w:marLeft w:val="480"/>
          <w:marRight w:val="0"/>
          <w:marTop w:val="0"/>
          <w:marBottom w:val="0"/>
          <w:divBdr>
            <w:top w:val="none" w:sz="0" w:space="0" w:color="auto"/>
            <w:left w:val="none" w:sz="0" w:space="0" w:color="auto"/>
            <w:bottom w:val="none" w:sz="0" w:space="0" w:color="auto"/>
            <w:right w:val="none" w:sz="0" w:space="0" w:color="auto"/>
          </w:divBdr>
        </w:div>
      </w:divsChild>
    </w:div>
    <w:div w:id="1048646081">
      <w:bodyDiv w:val="1"/>
      <w:marLeft w:val="0"/>
      <w:marRight w:val="0"/>
      <w:marTop w:val="0"/>
      <w:marBottom w:val="0"/>
      <w:divBdr>
        <w:top w:val="none" w:sz="0" w:space="0" w:color="auto"/>
        <w:left w:val="none" w:sz="0" w:space="0" w:color="auto"/>
        <w:bottom w:val="none" w:sz="0" w:space="0" w:color="auto"/>
        <w:right w:val="none" w:sz="0" w:space="0" w:color="auto"/>
      </w:divBdr>
    </w:div>
    <w:div w:id="1050811225">
      <w:bodyDiv w:val="1"/>
      <w:marLeft w:val="0"/>
      <w:marRight w:val="0"/>
      <w:marTop w:val="0"/>
      <w:marBottom w:val="0"/>
      <w:divBdr>
        <w:top w:val="none" w:sz="0" w:space="0" w:color="auto"/>
        <w:left w:val="none" w:sz="0" w:space="0" w:color="auto"/>
        <w:bottom w:val="none" w:sz="0" w:space="0" w:color="auto"/>
        <w:right w:val="none" w:sz="0" w:space="0" w:color="auto"/>
      </w:divBdr>
    </w:div>
    <w:div w:id="1054233397">
      <w:bodyDiv w:val="1"/>
      <w:marLeft w:val="0"/>
      <w:marRight w:val="0"/>
      <w:marTop w:val="0"/>
      <w:marBottom w:val="0"/>
      <w:divBdr>
        <w:top w:val="none" w:sz="0" w:space="0" w:color="auto"/>
        <w:left w:val="none" w:sz="0" w:space="0" w:color="auto"/>
        <w:bottom w:val="none" w:sz="0" w:space="0" w:color="auto"/>
        <w:right w:val="none" w:sz="0" w:space="0" w:color="auto"/>
      </w:divBdr>
    </w:div>
    <w:div w:id="1055928536">
      <w:bodyDiv w:val="1"/>
      <w:marLeft w:val="0"/>
      <w:marRight w:val="0"/>
      <w:marTop w:val="0"/>
      <w:marBottom w:val="0"/>
      <w:divBdr>
        <w:top w:val="none" w:sz="0" w:space="0" w:color="auto"/>
        <w:left w:val="none" w:sz="0" w:space="0" w:color="auto"/>
        <w:bottom w:val="none" w:sz="0" w:space="0" w:color="auto"/>
        <w:right w:val="none" w:sz="0" w:space="0" w:color="auto"/>
      </w:divBdr>
    </w:div>
    <w:div w:id="1058631428">
      <w:bodyDiv w:val="1"/>
      <w:marLeft w:val="0"/>
      <w:marRight w:val="0"/>
      <w:marTop w:val="0"/>
      <w:marBottom w:val="0"/>
      <w:divBdr>
        <w:top w:val="none" w:sz="0" w:space="0" w:color="auto"/>
        <w:left w:val="none" w:sz="0" w:space="0" w:color="auto"/>
        <w:bottom w:val="none" w:sz="0" w:space="0" w:color="auto"/>
        <w:right w:val="none" w:sz="0" w:space="0" w:color="auto"/>
      </w:divBdr>
    </w:div>
    <w:div w:id="1060598345">
      <w:bodyDiv w:val="1"/>
      <w:marLeft w:val="0"/>
      <w:marRight w:val="0"/>
      <w:marTop w:val="0"/>
      <w:marBottom w:val="0"/>
      <w:divBdr>
        <w:top w:val="none" w:sz="0" w:space="0" w:color="auto"/>
        <w:left w:val="none" w:sz="0" w:space="0" w:color="auto"/>
        <w:bottom w:val="none" w:sz="0" w:space="0" w:color="auto"/>
        <w:right w:val="none" w:sz="0" w:space="0" w:color="auto"/>
      </w:divBdr>
    </w:div>
    <w:div w:id="1063606703">
      <w:bodyDiv w:val="1"/>
      <w:marLeft w:val="0"/>
      <w:marRight w:val="0"/>
      <w:marTop w:val="0"/>
      <w:marBottom w:val="0"/>
      <w:divBdr>
        <w:top w:val="none" w:sz="0" w:space="0" w:color="auto"/>
        <w:left w:val="none" w:sz="0" w:space="0" w:color="auto"/>
        <w:bottom w:val="none" w:sz="0" w:space="0" w:color="auto"/>
        <w:right w:val="none" w:sz="0" w:space="0" w:color="auto"/>
      </w:divBdr>
    </w:div>
    <w:div w:id="1064328908">
      <w:bodyDiv w:val="1"/>
      <w:marLeft w:val="0"/>
      <w:marRight w:val="0"/>
      <w:marTop w:val="0"/>
      <w:marBottom w:val="0"/>
      <w:divBdr>
        <w:top w:val="none" w:sz="0" w:space="0" w:color="auto"/>
        <w:left w:val="none" w:sz="0" w:space="0" w:color="auto"/>
        <w:bottom w:val="none" w:sz="0" w:space="0" w:color="auto"/>
        <w:right w:val="none" w:sz="0" w:space="0" w:color="auto"/>
      </w:divBdr>
      <w:divsChild>
        <w:div w:id="242839462">
          <w:marLeft w:val="480"/>
          <w:marRight w:val="0"/>
          <w:marTop w:val="0"/>
          <w:marBottom w:val="0"/>
          <w:divBdr>
            <w:top w:val="none" w:sz="0" w:space="0" w:color="auto"/>
            <w:left w:val="none" w:sz="0" w:space="0" w:color="auto"/>
            <w:bottom w:val="none" w:sz="0" w:space="0" w:color="auto"/>
            <w:right w:val="none" w:sz="0" w:space="0" w:color="auto"/>
          </w:divBdr>
        </w:div>
        <w:div w:id="817038298">
          <w:marLeft w:val="480"/>
          <w:marRight w:val="0"/>
          <w:marTop w:val="0"/>
          <w:marBottom w:val="0"/>
          <w:divBdr>
            <w:top w:val="none" w:sz="0" w:space="0" w:color="auto"/>
            <w:left w:val="none" w:sz="0" w:space="0" w:color="auto"/>
            <w:bottom w:val="none" w:sz="0" w:space="0" w:color="auto"/>
            <w:right w:val="none" w:sz="0" w:space="0" w:color="auto"/>
          </w:divBdr>
        </w:div>
        <w:div w:id="2113160495">
          <w:marLeft w:val="480"/>
          <w:marRight w:val="0"/>
          <w:marTop w:val="0"/>
          <w:marBottom w:val="0"/>
          <w:divBdr>
            <w:top w:val="none" w:sz="0" w:space="0" w:color="auto"/>
            <w:left w:val="none" w:sz="0" w:space="0" w:color="auto"/>
            <w:bottom w:val="none" w:sz="0" w:space="0" w:color="auto"/>
            <w:right w:val="none" w:sz="0" w:space="0" w:color="auto"/>
          </w:divBdr>
        </w:div>
        <w:div w:id="1837842778">
          <w:marLeft w:val="480"/>
          <w:marRight w:val="0"/>
          <w:marTop w:val="0"/>
          <w:marBottom w:val="0"/>
          <w:divBdr>
            <w:top w:val="none" w:sz="0" w:space="0" w:color="auto"/>
            <w:left w:val="none" w:sz="0" w:space="0" w:color="auto"/>
            <w:bottom w:val="none" w:sz="0" w:space="0" w:color="auto"/>
            <w:right w:val="none" w:sz="0" w:space="0" w:color="auto"/>
          </w:divBdr>
        </w:div>
        <w:div w:id="539245972">
          <w:marLeft w:val="480"/>
          <w:marRight w:val="0"/>
          <w:marTop w:val="0"/>
          <w:marBottom w:val="0"/>
          <w:divBdr>
            <w:top w:val="none" w:sz="0" w:space="0" w:color="auto"/>
            <w:left w:val="none" w:sz="0" w:space="0" w:color="auto"/>
            <w:bottom w:val="none" w:sz="0" w:space="0" w:color="auto"/>
            <w:right w:val="none" w:sz="0" w:space="0" w:color="auto"/>
          </w:divBdr>
        </w:div>
        <w:div w:id="511459662">
          <w:marLeft w:val="480"/>
          <w:marRight w:val="0"/>
          <w:marTop w:val="0"/>
          <w:marBottom w:val="0"/>
          <w:divBdr>
            <w:top w:val="none" w:sz="0" w:space="0" w:color="auto"/>
            <w:left w:val="none" w:sz="0" w:space="0" w:color="auto"/>
            <w:bottom w:val="none" w:sz="0" w:space="0" w:color="auto"/>
            <w:right w:val="none" w:sz="0" w:space="0" w:color="auto"/>
          </w:divBdr>
        </w:div>
        <w:div w:id="1729524003">
          <w:marLeft w:val="480"/>
          <w:marRight w:val="0"/>
          <w:marTop w:val="0"/>
          <w:marBottom w:val="0"/>
          <w:divBdr>
            <w:top w:val="none" w:sz="0" w:space="0" w:color="auto"/>
            <w:left w:val="none" w:sz="0" w:space="0" w:color="auto"/>
            <w:bottom w:val="none" w:sz="0" w:space="0" w:color="auto"/>
            <w:right w:val="none" w:sz="0" w:space="0" w:color="auto"/>
          </w:divBdr>
        </w:div>
        <w:div w:id="1392194929">
          <w:marLeft w:val="480"/>
          <w:marRight w:val="0"/>
          <w:marTop w:val="0"/>
          <w:marBottom w:val="0"/>
          <w:divBdr>
            <w:top w:val="none" w:sz="0" w:space="0" w:color="auto"/>
            <w:left w:val="none" w:sz="0" w:space="0" w:color="auto"/>
            <w:bottom w:val="none" w:sz="0" w:space="0" w:color="auto"/>
            <w:right w:val="none" w:sz="0" w:space="0" w:color="auto"/>
          </w:divBdr>
        </w:div>
        <w:div w:id="2020278389">
          <w:marLeft w:val="480"/>
          <w:marRight w:val="0"/>
          <w:marTop w:val="0"/>
          <w:marBottom w:val="0"/>
          <w:divBdr>
            <w:top w:val="none" w:sz="0" w:space="0" w:color="auto"/>
            <w:left w:val="none" w:sz="0" w:space="0" w:color="auto"/>
            <w:bottom w:val="none" w:sz="0" w:space="0" w:color="auto"/>
            <w:right w:val="none" w:sz="0" w:space="0" w:color="auto"/>
          </w:divBdr>
        </w:div>
        <w:div w:id="1650331202">
          <w:marLeft w:val="480"/>
          <w:marRight w:val="0"/>
          <w:marTop w:val="0"/>
          <w:marBottom w:val="0"/>
          <w:divBdr>
            <w:top w:val="none" w:sz="0" w:space="0" w:color="auto"/>
            <w:left w:val="none" w:sz="0" w:space="0" w:color="auto"/>
            <w:bottom w:val="none" w:sz="0" w:space="0" w:color="auto"/>
            <w:right w:val="none" w:sz="0" w:space="0" w:color="auto"/>
          </w:divBdr>
        </w:div>
        <w:div w:id="1217200163">
          <w:marLeft w:val="480"/>
          <w:marRight w:val="0"/>
          <w:marTop w:val="0"/>
          <w:marBottom w:val="0"/>
          <w:divBdr>
            <w:top w:val="none" w:sz="0" w:space="0" w:color="auto"/>
            <w:left w:val="none" w:sz="0" w:space="0" w:color="auto"/>
            <w:bottom w:val="none" w:sz="0" w:space="0" w:color="auto"/>
            <w:right w:val="none" w:sz="0" w:space="0" w:color="auto"/>
          </w:divBdr>
        </w:div>
        <w:div w:id="249777474">
          <w:marLeft w:val="480"/>
          <w:marRight w:val="0"/>
          <w:marTop w:val="0"/>
          <w:marBottom w:val="0"/>
          <w:divBdr>
            <w:top w:val="none" w:sz="0" w:space="0" w:color="auto"/>
            <w:left w:val="none" w:sz="0" w:space="0" w:color="auto"/>
            <w:bottom w:val="none" w:sz="0" w:space="0" w:color="auto"/>
            <w:right w:val="none" w:sz="0" w:space="0" w:color="auto"/>
          </w:divBdr>
        </w:div>
        <w:div w:id="248660902">
          <w:marLeft w:val="480"/>
          <w:marRight w:val="0"/>
          <w:marTop w:val="0"/>
          <w:marBottom w:val="0"/>
          <w:divBdr>
            <w:top w:val="none" w:sz="0" w:space="0" w:color="auto"/>
            <w:left w:val="none" w:sz="0" w:space="0" w:color="auto"/>
            <w:bottom w:val="none" w:sz="0" w:space="0" w:color="auto"/>
            <w:right w:val="none" w:sz="0" w:space="0" w:color="auto"/>
          </w:divBdr>
        </w:div>
        <w:div w:id="500196412">
          <w:marLeft w:val="480"/>
          <w:marRight w:val="0"/>
          <w:marTop w:val="0"/>
          <w:marBottom w:val="0"/>
          <w:divBdr>
            <w:top w:val="none" w:sz="0" w:space="0" w:color="auto"/>
            <w:left w:val="none" w:sz="0" w:space="0" w:color="auto"/>
            <w:bottom w:val="none" w:sz="0" w:space="0" w:color="auto"/>
            <w:right w:val="none" w:sz="0" w:space="0" w:color="auto"/>
          </w:divBdr>
        </w:div>
        <w:div w:id="1905871505">
          <w:marLeft w:val="480"/>
          <w:marRight w:val="0"/>
          <w:marTop w:val="0"/>
          <w:marBottom w:val="0"/>
          <w:divBdr>
            <w:top w:val="none" w:sz="0" w:space="0" w:color="auto"/>
            <w:left w:val="none" w:sz="0" w:space="0" w:color="auto"/>
            <w:bottom w:val="none" w:sz="0" w:space="0" w:color="auto"/>
            <w:right w:val="none" w:sz="0" w:space="0" w:color="auto"/>
          </w:divBdr>
        </w:div>
        <w:div w:id="415518541">
          <w:marLeft w:val="480"/>
          <w:marRight w:val="0"/>
          <w:marTop w:val="0"/>
          <w:marBottom w:val="0"/>
          <w:divBdr>
            <w:top w:val="none" w:sz="0" w:space="0" w:color="auto"/>
            <w:left w:val="none" w:sz="0" w:space="0" w:color="auto"/>
            <w:bottom w:val="none" w:sz="0" w:space="0" w:color="auto"/>
            <w:right w:val="none" w:sz="0" w:space="0" w:color="auto"/>
          </w:divBdr>
        </w:div>
        <w:div w:id="1096749201">
          <w:marLeft w:val="480"/>
          <w:marRight w:val="0"/>
          <w:marTop w:val="0"/>
          <w:marBottom w:val="0"/>
          <w:divBdr>
            <w:top w:val="none" w:sz="0" w:space="0" w:color="auto"/>
            <w:left w:val="none" w:sz="0" w:space="0" w:color="auto"/>
            <w:bottom w:val="none" w:sz="0" w:space="0" w:color="auto"/>
            <w:right w:val="none" w:sz="0" w:space="0" w:color="auto"/>
          </w:divBdr>
        </w:div>
        <w:div w:id="1796212860">
          <w:marLeft w:val="480"/>
          <w:marRight w:val="0"/>
          <w:marTop w:val="0"/>
          <w:marBottom w:val="0"/>
          <w:divBdr>
            <w:top w:val="none" w:sz="0" w:space="0" w:color="auto"/>
            <w:left w:val="none" w:sz="0" w:space="0" w:color="auto"/>
            <w:bottom w:val="none" w:sz="0" w:space="0" w:color="auto"/>
            <w:right w:val="none" w:sz="0" w:space="0" w:color="auto"/>
          </w:divBdr>
        </w:div>
        <w:div w:id="189612503">
          <w:marLeft w:val="480"/>
          <w:marRight w:val="0"/>
          <w:marTop w:val="0"/>
          <w:marBottom w:val="0"/>
          <w:divBdr>
            <w:top w:val="none" w:sz="0" w:space="0" w:color="auto"/>
            <w:left w:val="none" w:sz="0" w:space="0" w:color="auto"/>
            <w:bottom w:val="none" w:sz="0" w:space="0" w:color="auto"/>
            <w:right w:val="none" w:sz="0" w:space="0" w:color="auto"/>
          </w:divBdr>
        </w:div>
        <w:div w:id="2122020556">
          <w:marLeft w:val="480"/>
          <w:marRight w:val="0"/>
          <w:marTop w:val="0"/>
          <w:marBottom w:val="0"/>
          <w:divBdr>
            <w:top w:val="none" w:sz="0" w:space="0" w:color="auto"/>
            <w:left w:val="none" w:sz="0" w:space="0" w:color="auto"/>
            <w:bottom w:val="none" w:sz="0" w:space="0" w:color="auto"/>
            <w:right w:val="none" w:sz="0" w:space="0" w:color="auto"/>
          </w:divBdr>
        </w:div>
        <w:div w:id="1794209410">
          <w:marLeft w:val="480"/>
          <w:marRight w:val="0"/>
          <w:marTop w:val="0"/>
          <w:marBottom w:val="0"/>
          <w:divBdr>
            <w:top w:val="none" w:sz="0" w:space="0" w:color="auto"/>
            <w:left w:val="none" w:sz="0" w:space="0" w:color="auto"/>
            <w:bottom w:val="none" w:sz="0" w:space="0" w:color="auto"/>
            <w:right w:val="none" w:sz="0" w:space="0" w:color="auto"/>
          </w:divBdr>
        </w:div>
        <w:div w:id="399908801">
          <w:marLeft w:val="480"/>
          <w:marRight w:val="0"/>
          <w:marTop w:val="0"/>
          <w:marBottom w:val="0"/>
          <w:divBdr>
            <w:top w:val="none" w:sz="0" w:space="0" w:color="auto"/>
            <w:left w:val="none" w:sz="0" w:space="0" w:color="auto"/>
            <w:bottom w:val="none" w:sz="0" w:space="0" w:color="auto"/>
            <w:right w:val="none" w:sz="0" w:space="0" w:color="auto"/>
          </w:divBdr>
        </w:div>
        <w:div w:id="886380625">
          <w:marLeft w:val="480"/>
          <w:marRight w:val="0"/>
          <w:marTop w:val="0"/>
          <w:marBottom w:val="0"/>
          <w:divBdr>
            <w:top w:val="none" w:sz="0" w:space="0" w:color="auto"/>
            <w:left w:val="none" w:sz="0" w:space="0" w:color="auto"/>
            <w:bottom w:val="none" w:sz="0" w:space="0" w:color="auto"/>
            <w:right w:val="none" w:sz="0" w:space="0" w:color="auto"/>
          </w:divBdr>
        </w:div>
        <w:div w:id="1849904315">
          <w:marLeft w:val="480"/>
          <w:marRight w:val="0"/>
          <w:marTop w:val="0"/>
          <w:marBottom w:val="0"/>
          <w:divBdr>
            <w:top w:val="none" w:sz="0" w:space="0" w:color="auto"/>
            <w:left w:val="none" w:sz="0" w:space="0" w:color="auto"/>
            <w:bottom w:val="none" w:sz="0" w:space="0" w:color="auto"/>
            <w:right w:val="none" w:sz="0" w:space="0" w:color="auto"/>
          </w:divBdr>
        </w:div>
        <w:div w:id="2089420068">
          <w:marLeft w:val="480"/>
          <w:marRight w:val="0"/>
          <w:marTop w:val="0"/>
          <w:marBottom w:val="0"/>
          <w:divBdr>
            <w:top w:val="none" w:sz="0" w:space="0" w:color="auto"/>
            <w:left w:val="none" w:sz="0" w:space="0" w:color="auto"/>
            <w:bottom w:val="none" w:sz="0" w:space="0" w:color="auto"/>
            <w:right w:val="none" w:sz="0" w:space="0" w:color="auto"/>
          </w:divBdr>
        </w:div>
        <w:div w:id="178593612">
          <w:marLeft w:val="480"/>
          <w:marRight w:val="0"/>
          <w:marTop w:val="0"/>
          <w:marBottom w:val="0"/>
          <w:divBdr>
            <w:top w:val="none" w:sz="0" w:space="0" w:color="auto"/>
            <w:left w:val="none" w:sz="0" w:space="0" w:color="auto"/>
            <w:bottom w:val="none" w:sz="0" w:space="0" w:color="auto"/>
            <w:right w:val="none" w:sz="0" w:space="0" w:color="auto"/>
          </w:divBdr>
        </w:div>
        <w:div w:id="373894135">
          <w:marLeft w:val="480"/>
          <w:marRight w:val="0"/>
          <w:marTop w:val="0"/>
          <w:marBottom w:val="0"/>
          <w:divBdr>
            <w:top w:val="none" w:sz="0" w:space="0" w:color="auto"/>
            <w:left w:val="none" w:sz="0" w:space="0" w:color="auto"/>
            <w:bottom w:val="none" w:sz="0" w:space="0" w:color="auto"/>
            <w:right w:val="none" w:sz="0" w:space="0" w:color="auto"/>
          </w:divBdr>
        </w:div>
        <w:div w:id="460609001">
          <w:marLeft w:val="480"/>
          <w:marRight w:val="0"/>
          <w:marTop w:val="0"/>
          <w:marBottom w:val="0"/>
          <w:divBdr>
            <w:top w:val="none" w:sz="0" w:space="0" w:color="auto"/>
            <w:left w:val="none" w:sz="0" w:space="0" w:color="auto"/>
            <w:bottom w:val="none" w:sz="0" w:space="0" w:color="auto"/>
            <w:right w:val="none" w:sz="0" w:space="0" w:color="auto"/>
          </w:divBdr>
        </w:div>
        <w:div w:id="1830632649">
          <w:marLeft w:val="480"/>
          <w:marRight w:val="0"/>
          <w:marTop w:val="0"/>
          <w:marBottom w:val="0"/>
          <w:divBdr>
            <w:top w:val="none" w:sz="0" w:space="0" w:color="auto"/>
            <w:left w:val="none" w:sz="0" w:space="0" w:color="auto"/>
            <w:bottom w:val="none" w:sz="0" w:space="0" w:color="auto"/>
            <w:right w:val="none" w:sz="0" w:space="0" w:color="auto"/>
          </w:divBdr>
        </w:div>
        <w:div w:id="1470049357">
          <w:marLeft w:val="480"/>
          <w:marRight w:val="0"/>
          <w:marTop w:val="0"/>
          <w:marBottom w:val="0"/>
          <w:divBdr>
            <w:top w:val="none" w:sz="0" w:space="0" w:color="auto"/>
            <w:left w:val="none" w:sz="0" w:space="0" w:color="auto"/>
            <w:bottom w:val="none" w:sz="0" w:space="0" w:color="auto"/>
            <w:right w:val="none" w:sz="0" w:space="0" w:color="auto"/>
          </w:divBdr>
        </w:div>
        <w:div w:id="2131049778">
          <w:marLeft w:val="480"/>
          <w:marRight w:val="0"/>
          <w:marTop w:val="0"/>
          <w:marBottom w:val="0"/>
          <w:divBdr>
            <w:top w:val="none" w:sz="0" w:space="0" w:color="auto"/>
            <w:left w:val="none" w:sz="0" w:space="0" w:color="auto"/>
            <w:bottom w:val="none" w:sz="0" w:space="0" w:color="auto"/>
            <w:right w:val="none" w:sz="0" w:space="0" w:color="auto"/>
          </w:divBdr>
        </w:div>
        <w:div w:id="923301959">
          <w:marLeft w:val="480"/>
          <w:marRight w:val="0"/>
          <w:marTop w:val="0"/>
          <w:marBottom w:val="0"/>
          <w:divBdr>
            <w:top w:val="none" w:sz="0" w:space="0" w:color="auto"/>
            <w:left w:val="none" w:sz="0" w:space="0" w:color="auto"/>
            <w:bottom w:val="none" w:sz="0" w:space="0" w:color="auto"/>
            <w:right w:val="none" w:sz="0" w:space="0" w:color="auto"/>
          </w:divBdr>
        </w:div>
        <w:div w:id="1788575518">
          <w:marLeft w:val="480"/>
          <w:marRight w:val="0"/>
          <w:marTop w:val="0"/>
          <w:marBottom w:val="0"/>
          <w:divBdr>
            <w:top w:val="none" w:sz="0" w:space="0" w:color="auto"/>
            <w:left w:val="none" w:sz="0" w:space="0" w:color="auto"/>
            <w:bottom w:val="none" w:sz="0" w:space="0" w:color="auto"/>
            <w:right w:val="none" w:sz="0" w:space="0" w:color="auto"/>
          </w:divBdr>
        </w:div>
        <w:div w:id="1164583982">
          <w:marLeft w:val="480"/>
          <w:marRight w:val="0"/>
          <w:marTop w:val="0"/>
          <w:marBottom w:val="0"/>
          <w:divBdr>
            <w:top w:val="none" w:sz="0" w:space="0" w:color="auto"/>
            <w:left w:val="none" w:sz="0" w:space="0" w:color="auto"/>
            <w:bottom w:val="none" w:sz="0" w:space="0" w:color="auto"/>
            <w:right w:val="none" w:sz="0" w:space="0" w:color="auto"/>
          </w:divBdr>
        </w:div>
        <w:div w:id="287397744">
          <w:marLeft w:val="480"/>
          <w:marRight w:val="0"/>
          <w:marTop w:val="0"/>
          <w:marBottom w:val="0"/>
          <w:divBdr>
            <w:top w:val="none" w:sz="0" w:space="0" w:color="auto"/>
            <w:left w:val="none" w:sz="0" w:space="0" w:color="auto"/>
            <w:bottom w:val="none" w:sz="0" w:space="0" w:color="auto"/>
            <w:right w:val="none" w:sz="0" w:space="0" w:color="auto"/>
          </w:divBdr>
        </w:div>
        <w:div w:id="668480847">
          <w:marLeft w:val="480"/>
          <w:marRight w:val="0"/>
          <w:marTop w:val="0"/>
          <w:marBottom w:val="0"/>
          <w:divBdr>
            <w:top w:val="none" w:sz="0" w:space="0" w:color="auto"/>
            <w:left w:val="none" w:sz="0" w:space="0" w:color="auto"/>
            <w:bottom w:val="none" w:sz="0" w:space="0" w:color="auto"/>
            <w:right w:val="none" w:sz="0" w:space="0" w:color="auto"/>
          </w:divBdr>
        </w:div>
        <w:div w:id="879167935">
          <w:marLeft w:val="480"/>
          <w:marRight w:val="0"/>
          <w:marTop w:val="0"/>
          <w:marBottom w:val="0"/>
          <w:divBdr>
            <w:top w:val="none" w:sz="0" w:space="0" w:color="auto"/>
            <w:left w:val="none" w:sz="0" w:space="0" w:color="auto"/>
            <w:bottom w:val="none" w:sz="0" w:space="0" w:color="auto"/>
            <w:right w:val="none" w:sz="0" w:space="0" w:color="auto"/>
          </w:divBdr>
        </w:div>
        <w:div w:id="266737451">
          <w:marLeft w:val="480"/>
          <w:marRight w:val="0"/>
          <w:marTop w:val="0"/>
          <w:marBottom w:val="0"/>
          <w:divBdr>
            <w:top w:val="none" w:sz="0" w:space="0" w:color="auto"/>
            <w:left w:val="none" w:sz="0" w:space="0" w:color="auto"/>
            <w:bottom w:val="none" w:sz="0" w:space="0" w:color="auto"/>
            <w:right w:val="none" w:sz="0" w:space="0" w:color="auto"/>
          </w:divBdr>
        </w:div>
        <w:div w:id="654800212">
          <w:marLeft w:val="480"/>
          <w:marRight w:val="0"/>
          <w:marTop w:val="0"/>
          <w:marBottom w:val="0"/>
          <w:divBdr>
            <w:top w:val="none" w:sz="0" w:space="0" w:color="auto"/>
            <w:left w:val="none" w:sz="0" w:space="0" w:color="auto"/>
            <w:bottom w:val="none" w:sz="0" w:space="0" w:color="auto"/>
            <w:right w:val="none" w:sz="0" w:space="0" w:color="auto"/>
          </w:divBdr>
        </w:div>
        <w:div w:id="794762986">
          <w:marLeft w:val="480"/>
          <w:marRight w:val="0"/>
          <w:marTop w:val="0"/>
          <w:marBottom w:val="0"/>
          <w:divBdr>
            <w:top w:val="none" w:sz="0" w:space="0" w:color="auto"/>
            <w:left w:val="none" w:sz="0" w:space="0" w:color="auto"/>
            <w:bottom w:val="none" w:sz="0" w:space="0" w:color="auto"/>
            <w:right w:val="none" w:sz="0" w:space="0" w:color="auto"/>
          </w:divBdr>
        </w:div>
        <w:div w:id="916785545">
          <w:marLeft w:val="480"/>
          <w:marRight w:val="0"/>
          <w:marTop w:val="0"/>
          <w:marBottom w:val="0"/>
          <w:divBdr>
            <w:top w:val="none" w:sz="0" w:space="0" w:color="auto"/>
            <w:left w:val="none" w:sz="0" w:space="0" w:color="auto"/>
            <w:bottom w:val="none" w:sz="0" w:space="0" w:color="auto"/>
            <w:right w:val="none" w:sz="0" w:space="0" w:color="auto"/>
          </w:divBdr>
        </w:div>
      </w:divsChild>
    </w:div>
    <w:div w:id="1069034737">
      <w:bodyDiv w:val="1"/>
      <w:marLeft w:val="0"/>
      <w:marRight w:val="0"/>
      <w:marTop w:val="0"/>
      <w:marBottom w:val="0"/>
      <w:divBdr>
        <w:top w:val="none" w:sz="0" w:space="0" w:color="auto"/>
        <w:left w:val="none" w:sz="0" w:space="0" w:color="auto"/>
        <w:bottom w:val="none" w:sz="0" w:space="0" w:color="auto"/>
        <w:right w:val="none" w:sz="0" w:space="0" w:color="auto"/>
      </w:divBdr>
    </w:div>
    <w:div w:id="1071001195">
      <w:bodyDiv w:val="1"/>
      <w:marLeft w:val="0"/>
      <w:marRight w:val="0"/>
      <w:marTop w:val="0"/>
      <w:marBottom w:val="0"/>
      <w:divBdr>
        <w:top w:val="none" w:sz="0" w:space="0" w:color="auto"/>
        <w:left w:val="none" w:sz="0" w:space="0" w:color="auto"/>
        <w:bottom w:val="none" w:sz="0" w:space="0" w:color="auto"/>
        <w:right w:val="none" w:sz="0" w:space="0" w:color="auto"/>
      </w:divBdr>
    </w:div>
    <w:div w:id="1071850264">
      <w:bodyDiv w:val="1"/>
      <w:marLeft w:val="0"/>
      <w:marRight w:val="0"/>
      <w:marTop w:val="0"/>
      <w:marBottom w:val="0"/>
      <w:divBdr>
        <w:top w:val="none" w:sz="0" w:space="0" w:color="auto"/>
        <w:left w:val="none" w:sz="0" w:space="0" w:color="auto"/>
        <w:bottom w:val="none" w:sz="0" w:space="0" w:color="auto"/>
        <w:right w:val="none" w:sz="0" w:space="0" w:color="auto"/>
      </w:divBdr>
    </w:div>
    <w:div w:id="1072047806">
      <w:bodyDiv w:val="1"/>
      <w:marLeft w:val="0"/>
      <w:marRight w:val="0"/>
      <w:marTop w:val="0"/>
      <w:marBottom w:val="0"/>
      <w:divBdr>
        <w:top w:val="none" w:sz="0" w:space="0" w:color="auto"/>
        <w:left w:val="none" w:sz="0" w:space="0" w:color="auto"/>
        <w:bottom w:val="none" w:sz="0" w:space="0" w:color="auto"/>
        <w:right w:val="none" w:sz="0" w:space="0" w:color="auto"/>
      </w:divBdr>
    </w:div>
    <w:div w:id="1073628961">
      <w:bodyDiv w:val="1"/>
      <w:marLeft w:val="0"/>
      <w:marRight w:val="0"/>
      <w:marTop w:val="0"/>
      <w:marBottom w:val="0"/>
      <w:divBdr>
        <w:top w:val="none" w:sz="0" w:space="0" w:color="auto"/>
        <w:left w:val="none" w:sz="0" w:space="0" w:color="auto"/>
        <w:bottom w:val="none" w:sz="0" w:space="0" w:color="auto"/>
        <w:right w:val="none" w:sz="0" w:space="0" w:color="auto"/>
      </w:divBdr>
    </w:div>
    <w:div w:id="1074158700">
      <w:bodyDiv w:val="1"/>
      <w:marLeft w:val="0"/>
      <w:marRight w:val="0"/>
      <w:marTop w:val="0"/>
      <w:marBottom w:val="0"/>
      <w:divBdr>
        <w:top w:val="none" w:sz="0" w:space="0" w:color="auto"/>
        <w:left w:val="none" w:sz="0" w:space="0" w:color="auto"/>
        <w:bottom w:val="none" w:sz="0" w:space="0" w:color="auto"/>
        <w:right w:val="none" w:sz="0" w:space="0" w:color="auto"/>
      </w:divBdr>
    </w:div>
    <w:div w:id="1074625528">
      <w:bodyDiv w:val="1"/>
      <w:marLeft w:val="0"/>
      <w:marRight w:val="0"/>
      <w:marTop w:val="0"/>
      <w:marBottom w:val="0"/>
      <w:divBdr>
        <w:top w:val="none" w:sz="0" w:space="0" w:color="auto"/>
        <w:left w:val="none" w:sz="0" w:space="0" w:color="auto"/>
        <w:bottom w:val="none" w:sz="0" w:space="0" w:color="auto"/>
        <w:right w:val="none" w:sz="0" w:space="0" w:color="auto"/>
      </w:divBdr>
    </w:div>
    <w:div w:id="1075009638">
      <w:bodyDiv w:val="1"/>
      <w:marLeft w:val="0"/>
      <w:marRight w:val="0"/>
      <w:marTop w:val="0"/>
      <w:marBottom w:val="0"/>
      <w:divBdr>
        <w:top w:val="none" w:sz="0" w:space="0" w:color="auto"/>
        <w:left w:val="none" w:sz="0" w:space="0" w:color="auto"/>
        <w:bottom w:val="none" w:sz="0" w:space="0" w:color="auto"/>
        <w:right w:val="none" w:sz="0" w:space="0" w:color="auto"/>
      </w:divBdr>
    </w:div>
    <w:div w:id="1075474126">
      <w:bodyDiv w:val="1"/>
      <w:marLeft w:val="0"/>
      <w:marRight w:val="0"/>
      <w:marTop w:val="0"/>
      <w:marBottom w:val="0"/>
      <w:divBdr>
        <w:top w:val="none" w:sz="0" w:space="0" w:color="auto"/>
        <w:left w:val="none" w:sz="0" w:space="0" w:color="auto"/>
        <w:bottom w:val="none" w:sz="0" w:space="0" w:color="auto"/>
        <w:right w:val="none" w:sz="0" w:space="0" w:color="auto"/>
      </w:divBdr>
    </w:div>
    <w:div w:id="1075665560">
      <w:bodyDiv w:val="1"/>
      <w:marLeft w:val="0"/>
      <w:marRight w:val="0"/>
      <w:marTop w:val="0"/>
      <w:marBottom w:val="0"/>
      <w:divBdr>
        <w:top w:val="none" w:sz="0" w:space="0" w:color="auto"/>
        <w:left w:val="none" w:sz="0" w:space="0" w:color="auto"/>
        <w:bottom w:val="none" w:sz="0" w:space="0" w:color="auto"/>
        <w:right w:val="none" w:sz="0" w:space="0" w:color="auto"/>
      </w:divBdr>
    </w:div>
    <w:div w:id="1077482921">
      <w:bodyDiv w:val="1"/>
      <w:marLeft w:val="0"/>
      <w:marRight w:val="0"/>
      <w:marTop w:val="0"/>
      <w:marBottom w:val="0"/>
      <w:divBdr>
        <w:top w:val="none" w:sz="0" w:space="0" w:color="auto"/>
        <w:left w:val="none" w:sz="0" w:space="0" w:color="auto"/>
        <w:bottom w:val="none" w:sz="0" w:space="0" w:color="auto"/>
        <w:right w:val="none" w:sz="0" w:space="0" w:color="auto"/>
      </w:divBdr>
    </w:div>
    <w:div w:id="1077938636">
      <w:bodyDiv w:val="1"/>
      <w:marLeft w:val="0"/>
      <w:marRight w:val="0"/>
      <w:marTop w:val="0"/>
      <w:marBottom w:val="0"/>
      <w:divBdr>
        <w:top w:val="none" w:sz="0" w:space="0" w:color="auto"/>
        <w:left w:val="none" w:sz="0" w:space="0" w:color="auto"/>
        <w:bottom w:val="none" w:sz="0" w:space="0" w:color="auto"/>
        <w:right w:val="none" w:sz="0" w:space="0" w:color="auto"/>
      </w:divBdr>
    </w:div>
    <w:div w:id="1078333531">
      <w:bodyDiv w:val="1"/>
      <w:marLeft w:val="0"/>
      <w:marRight w:val="0"/>
      <w:marTop w:val="0"/>
      <w:marBottom w:val="0"/>
      <w:divBdr>
        <w:top w:val="none" w:sz="0" w:space="0" w:color="auto"/>
        <w:left w:val="none" w:sz="0" w:space="0" w:color="auto"/>
        <w:bottom w:val="none" w:sz="0" w:space="0" w:color="auto"/>
        <w:right w:val="none" w:sz="0" w:space="0" w:color="auto"/>
      </w:divBdr>
    </w:div>
    <w:div w:id="1079719404">
      <w:bodyDiv w:val="1"/>
      <w:marLeft w:val="0"/>
      <w:marRight w:val="0"/>
      <w:marTop w:val="0"/>
      <w:marBottom w:val="0"/>
      <w:divBdr>
        <w:top w:val="none" w:sz="0" w:space="0" w:color="auto"/>
        <w:left w:val="none" w:sz="0" w:space="0" w:color="auto"/>
        <w:bottom w:val="none" w:sz="0" w:space="0" w:color="auto"/>
        <w:right w:val="none" w:sz="0" w:space="0" w:color="auto"/>
      </w:divBdr>
    </w:div>
    <w:div w:id="1079787877">
      <w:bodyDiv w:val="1"/>
      <w:marLeft w:val="0"/>
      <w:marRight w:val="0"/>
      <w:marTop w:val="0"/>
      <w:marBottom w:val="0"/>
      <w:divBdr>
        <w:top w:val="none" w:sz="0" w:space="0" w:color="auto"/>
        <w:left w:val="none" w:sz="0" w:space="0" w:color="auto"/>
        <w:bottom w:val="none" w:sz="0" w:space="0" w:color="auto"/>
        <w:right w:val="none" w:sz="0" w:space="0" w:color="auto"/>
      </w:divBdr>
    </w:div>
    <w:div w:id="1081175936">
      <w:bodyDiv w:val="1"/>
      <w:marLeft w:val="0"/>
      <w:marRight w:val="0"/>
      <w:marTop w:val="0"/>
      <w:marBottom w:val="0"/>
      <w:divBdr>
        <w:top w:val="none" w:sz="0" w:space="0" w:color="auto"/>
        <w:left w:val="none" w:sz="0" w:space="0" w:color="auto"/>
        <w:bottom w:val="none" w:sz="0" w:space="0" w:color="auto"/>
        <w:right w:val="none" w:sz="0" w:space="0" w:color="auto"/>
      </w:divBdr>
    </w:div>
    <w:div w:id="1082876579">
      <w:bodyDiv w:val="1"/>
      <w:marLeft w:val="0"/>
      <w:marRight w:val="0"/>
      <w:marTop w:val="0"/>
      <w:marBottom w:val="0"/>
      <w:divBdr>
        <w:top w:val="none" w:sz="0" w:space="0" w:color="auto"/>
        <w:left w:val="none" w:sz="0" w:space="0" w:color="auto"/>
        <w:bottom w:val="none" w:sz="0" w:space="0" w:color="auto"/>
        <w:right w:val="none" w:sz="0" w:space="0" w:color="auto"/>
      </w:divBdr>
    </w:div>
    <w:div w:id="1083453185">
      <w:bodyDiv w:val="1"/>
      <w:marLeft w:val="0"/>
      <w:marRight w:val="0"/>
      <w:marTop w:val="0"/>
      <w:marBottom w:val="0"/>
      <w:divBdr>
        <w:top w:val="none" w:sz="0" w:space="0" w:color="auto"/>
        <w:left w:val="none" w:sz="0" w:space="0" w:color="auto"/>
        <w:bottom w:val="none" w:sz="0" w:space="0" w:color="auto"/>
        <w:right w:val="none" w:sz="0" w:space="0" w:color="auto"/>
      </w:divBdr>
    </w:div>
    <w:div w:id="1084835439">
      <w:bodyDiv w:val="1"/>
      <w:marLeft w:val="0"/>
      <w:marRight w:val="0"/>
      <w:marTop w:val="0"/>
      <w:marBottom w:val="0"/>
      <w:divBdr>
        <w:top w:val="none" w:sz="0" w:space="0" w:color="auto"/>
        <w:left w:val="none" w:sz="0" w:space="0" w:color="auto"/>
        <w:bottom w:val="none" w:sz="0" w:space="0" w:color="auto"/>
        <w:right w:val="none" w:sz="0" w:space="0" w:color="auto"/>
      </w:divBdr>
    </w:div>
    <w:div w:id="1084955720">
      <w:bodyDiv w:val="1"/>
      <w:marLeft w:val="0"/>
      <w:marRight w:val="0"/>
      <w:marTop w:val="0"/>
      <w:marBottom w:val="0"/>
      <w:divBdr>
        <w:top w:val="none" w:sz="0" w:space="0" w:color="auto"/>
        <w:left w:val="none" w:sz="0" w:space="0" w:color="auto"/>
        <w:bottom w:val="none" w:sz="0" w:space="0" w:color="auto"/>
        <w:right w:val="none" w:sz="0" w:space="0" w:color="auto"/>
      </w:divBdr>
    </w:div>
    <w:div w:id="1084960178">
      <w:bodyDiv w:val="1"/>
      <w:marLeft w:val="0"/>
      <w:marRight w:val="0"/>
      <w:marTop w:val="0"/>
      <w:marBottom w:val="0"/>
      <w:divBdr>
        <w:top w:val="none" w:sz="0" w:space="0" w:color="auto"/>
        <w:left w:val="none" w:sz="0" w:space="0" w:color="auto"/>
        <w:bottom w:val="none" w:sz="0" w:space="0" w:color="auto"/>
        <w:right w:val="none" w:sz="0" w:space="0" w:color="auto"/>
      </w:divBdr>
    </w:div>
    <w:div w:id="1085036509">
      <w:bodyDiv w:val="1"/>
      <w:marLeft w:val="0"/>
      <w:marRight w:val="0"/>
      <w:marTop w:val="0"/>
      <w:marBottom w:val="0"/>
      <w:divBdr>
        <w:top w:val="none" w:sz="0" w:space="0" w:color="auto"/>
        <w:left w:val="none" w:sz="0" w:space="0" w:color="auto"/>
        <w:bottom w:val="none" w:sz="0" w:space="0" w:color="auto"/>
        <w:right w:val="none" w:sz="0" w:space="0" w:color="auto"/>
      </w:divBdr>
    </w:div>
    <w:div w:id="1086003883">
      <w:bodyDiv w:val="1"/>
      <w:marLeft w:val="0"/>
      <w:marRight w:val="0"/>
      <w:marTop w:val="0"/>
      <w:marBottom w:val="0"/>
      <w:divBdr>
        <w:top w:val="none" w:sz="0" w:space="0" w:color="auto"/>
        <w:left w:val="none" w:sz="0" w:space="0" w:color="auto"/>
        <w:bottom w:val="none" w:sz="0" w:space="0" w:color="auto"/>
        <w:right w:val="none" w:sz="0" w:space="0" w:color="auto"/>
      </w:divBdr>
    </w:div>
    <w:div w:id="1086269683">
      <w:bodyDiv w:val="1"/>
      <w:marLeft w:val="0"/>
      <w:marRight w:val="0"/>
      <w:marTop w:val="0"/>
      <w:marBottom w:val="0"/>
      <w:divBdr>
        <w:top w:val="none" w:sz="0" w:space="0" w:color="auto"/>
        <w:left w:val="none" w:sz="0" w:space="0" w:color="auto"/>
        <w:bottom w:val="none" w:sz="0" w:space="0" w:color="auto"/>
        <w:right w:val="none" w:sz="0" w:space="0" w:color="auto"/>
      </w:divBdr>
      <w:divsChild>
        <w:div w:id="267735461">
          <w:marLeft w:val="480"/>
          <w:marRight w:val="0"/>
          <w:marTop w:val="0"/>
          <w:marBottom w:val="0"/>
          <w:divBdr>
            <w:top w:val="none" w:sz="0" w:space="0" w:color="auto"/>
            <w:left w:val="none" w:sz="0" w:space="0" w:color="auto"/>
            <w:bottom w:val="none" w:sz="0" w:space="0" w:color="auto"/>
            <w:right w:val="none" w:sz="0" w:space="0" w:color="auto"/>
          </w:divBdr>
        </w:div>
        <w:div w:id="758215813">
          <w:marLeft w:val="480"/>
          <w:marRight w:val="0"/>
          <w:marTop w:val="0"/>
          <w:marBottom w:val="0"/>
          <w:divBdr>
            <w:top w:val="none" w:sz="0" w:space="0" w:color="auto"/>
            <w:left w:val="none" w:sz="0" w:space="0" w:color="auto"/>
            <w:bottom w:val="none" w:sz="0" w:space="0" w:color="auto"/>
            <w:right w:val="none" w:sz="0" w:space="0" w:color="auto"/>
          </w:divBdr>
        </w:div>
        <w:div w:id="1593313245">
          <w:marLeft w:val="480"/>
          <w:marRight w:val="0"/>
          <w:marTop w:val="0"/>
          <w:marBottom w:val="0"/>
          <w:divBdr>
            <w:top w:val="none" w:sz="0" w:space="0" w:color="auto"/>
            <w:left w:val="none" w:sz="0" w:space="0" w:color="auto"/>
            <w:bottom w:val="none" w:sz="0" w:space="0" w:color="auto"/>
            <w:right w:val="none" w:sz="0" w:space="0" w:color="auto"/>
          </w:divBdr>
        </w:div>
        <w:div w:id="1656253159">
          <w:marLeft w:val="480"/>
          <w:marRight w:val="0"/>
          <w:marTop w:val="0"/>
          <w:marBottom w:val="0"/>
          <w:divBdr>
            <w:top w:val="none" w:sz="0" w:space="0" w:color="auto"/>
            <w:left w:val="none" w:sz="0" w:space="0" w:color="auto"/>
            <w:bottom w:val="none" w:sz="0" w:space="0" w:color="auto"/>
            <w:right w:val="none" w:sz="0" w:space="0" w:color="auto"/>
          </w:divBdr>
        </w:div>
        <w:div w:id="85463155">
          <w:marLeft w:val="480"/>
          <w:marRight w:val="0"/>
          <w:marTop w:val="0"/>
          <w:marBottom w:val="0"/>
          <w:divBdr>
            <w:top w:val="none" w:sz="0" w:space="0" w:color="auto"/>
            <w:left w:val="none" w:sz="0" w:space="0" w:color="auto"/>
            <w:bottom w:val="none" w:sz="0" w:space="0" w:color="auto"/>
            <w:right w:val="none" w:sz="0" w:space="0" w:color="auto"/>
          </w:divBdr>
        </w:div>
        <w:div w:id="775177466">
          <w:marLeft w:val="480"/>
          <w:marRight w:val="0"/>
          <w:marTop w:val="0"/>
          <w:marBottom w:val="0"/>
          <w:divBdr>
            <w:top w:val="none" w:sz="0" w:space="0" w:color="auto"/>
            <w:left w:val="none" w:sz="0" w:space="0" w:color="auto"/>
            <w:bottom w:val="none" w:sz="0" w:space="0" w:color="auto"/>
            <w:right w:val="none" w:sz="0" w:space="0" w:color="auto"/>
          </w:divBdr>
        </w:div>
        <w:div w:id="1929195910">
          <w:marLeft w:val="480"/>
          <w:marRight w:val="0"/>
          <w:marTop w:val="0"/>
          <w:marBottom w:val="0"/>
          <w:divBdr>
            <w:top w:val="none" w:sz="0" w:space="0" w:color="auto"/>
            <w:left w:val="none" w:sz="0" w:space="0" w:color="auto"/>
            <w:bottom w:val="none" w:sz="0" w:space="0" w:color="auto"/>
            <w:right w:val="none" w:sz="0" w:space="0" w:color="auto"/>
          </w:divBdr>
        </w:div>
        <w:div w:id="1235580341">
          <w:marLeft w:val="480"/>
          <w:marRight w:val="0"/>
          <w:marTop w:val="0"/>
          <w:marBottom w:val="0"/>
          <w:divBdr>
            <w:top w:val="none" w:sz="0" w:space="0" w:color="auto"/>
            <w:left w:val="none" w:sz="0" w:space="0" w:color="auto"/>
            <w:bottom w:val="none" w:sz="0" w:space="0" w:color="auto"/>
            <w:right w:val="none" w:sz="0" w:space="0" w:color="auto"/>
          </w:divBdr>
        </w:div>
        <w:div w:id="1235973976">
          <w:marLeft w:val="480"/>
          <w:marRight w:val="0"/>
          <w:marTop w:val="0"/>
          <w:marBottom w:val="0"/>
          <w:divBdr>
            <w:top w:val="none" w:sz="0" w:space="0" w:color="auto"/>
            <w:left w:val="none" w:sz="0" w:space="0" w:color="auto"/>
            <w:bottom w:val="none" w:sz="0" w:space="0" w:color="auto"/>
            <w:right w:val="none" w:sz="0" w:space="0" w:color="auto"/>
          </w:divBdr>
        </w:div>
        <w:div w:id="1307710269">
          <w:marLeft w:val="480"/>
          <w:marRight w:val="0"/>
          <w:marTop w:val="0"/>
          <w:marBottom w:val="0"/>
          <w:divBdr>
            <w:top w:val="none" w:sz="0" w:space="0" w:color="auto"/>
            <w:left w:val="none" w:sz="0" w:space="0" w:color="auto"/>
            <w:bottom w:val="none" w:sz="0" w:space="0" w:color="auto"/>
            <w:right w:val="none" w:sz="0" w:space="0" w:color="auto"/>
          </w:divBdr>
        </w:div>
        <w:div w:id="1784955451">
          <w:marLeft w:val="480"/>
          <w:marRight w:val="0"/>
          <w:marTop w:val="0"/>
          <w:marBottom w:val="0"/>
          <w:divBdr>
            <w:top w:val="none" w:sz="0" w:space="0" w:color="auto"/>
            <w:left w:val="none" w:sz="0" w:space="0" w:color="auto"/>
            <w:bottom w:val="none" w:sz="0" w:space="0" w:color="auto"/>
            <w:right w:val="none" w:sz="0" w:space="0" w:color="auto"/>
          </w:divBdr>
        </w:div>
        <w:div w:id="1930236006">
          <w:marLeft w:val="480"/>
          <w:marRight w:val="0"/>
          <w:marTop w:val="0"/>
          <w:marBottom w:val="0"/>
          <w:divBdr>
            <w:top w:val="none" w:sz="0" w:space="0" w:color="auto"/>
            <w:left w:val="none" w:sz="0" w:space="0" w:color="auto"/>
            <w:bottom w:val="none" w:sz="0" w:space="0" w:color="auto"/>
            <w:right w:val="none" w:sz="0" w:space="0" w:color="auto"/>
          </w:divBdr>
        </w:div>
        <w:div w:id="77288731">
          <w:marLeft w:val="480"/>
          <w:marRight w:val="0"/>
          <w:marTop w:val="0"/>
          <w:marBottom w:val="0"/>
          <w:divBdr>
            <w:top w:val="none" w:sz="0" w:space="0" w:color="auto"/>
            <w:left w:val="none" w:sz="0" w:space="0" w:color="auto"/>
            <w:bottom w:val="none" w:sz="0" w:space="0" w:color="auto"/>
            <w:right w:val="none" w:sz="0" w:space="0" w:color="auto"/>
          </w:divBdr>
        </w:div>
        <w:div w:id="388769866">
          <w:marLeft w:val="480"/>
          <w:marRight w:val="0"/>
          <w:marTop w:val="0"/>
          <w:marBottom w:val="0"/>
          <w:divBdr>
            <w:top w:val="none" w:sz="0" w:space="0" w:color="auto"/>
            <w:left w:val="none" w:sz="0" w:space="0" w:color="auto"/>
            <w:bottom w:val="none" w:sz="0" w:space="0" w:color="auto"/>
            <w:right w:val="none" w:sz="0" w:space="0" w:color="auto"/>
          </w:divBdr>
        </w:div>
        <w:div w:id="815609783">
          <w:marLeft w:val="480"/>
          <w:marRight w:val="0"/>
          <w:marTop w:val="0"/>
          <w:marBottom w:val="0"/>
          <w:divBdr>
            <w:top w:val="none" w:sz="0" w:space="0" w:color="auto"/>
            <w:left w:val="none" w:sz="0" w:space="0" w:color="auto"/>
            <w:bottom w:val="none" w:sz="0" w:space="0" w:color="auto"/>
            <w:right w:val="none" w:sz="0" w:space="0" w:color="auto"/>
          </w:divBdr>
        </w:div>
        <w:div w:id="902645158">
          <w:marLeft w:val="480"/>
          <w:marRight w:val="0"/>
          <w:marTop w:val="0"/>
          <w:marBottom w:val="0"/>
          <w:divBdr>
            <w:top w:val="none" w:sz="0" w:space="0" w:color="auto"/>
            <w:left w:val="none" w:sz="0" w:space="0" w:color="auto"/>
            <w:bottom w:val="none" w:sz="0" w:space="0" w:color="auto"/>
            <w:right w:val="none" w:sz="0" w:space="0" w:color="auto"/>
          </w:divBdr>
        </w:div>
        <w:div w:id="810093215">
          <w:marLeft w:val="480"/>
          <w:marRight w:val="0"/>
          <w:marTop w:val="0"/>
          <w:marBottom w:val="0"/>
          <w:divBdr>
            <w:top w:val="none" w:sz="0" w:space="0" w:color="auto"/>
            <w:left w:val="none" w:sz="0" w:space="0" w:color="auto"/>
            <w:bottom w:val="none" w:sz="0" w:space="0" w:color="auto"/>
            <w:right w:val="none" w:sz="0" w:space="0" w:color="auto"/>
          </w:divBdr>
        </w:div>
        <w:div w:id="187724470">
          <w:marLeft w:val="480"/>
          <w:marRight w:val="0"/>
          <w:marTop w:val="0"/>
          <w:marBottom w:val="0"/>
          <w:divBdr>
            <w:top w:val="none" w:sz="0" w:space="0" w:color="auto"/>
            <w:left w:val="none" w:sz="0" w:space="0" w:color="auto"/>
            <w:bottom w:val="none" w:sz="0" w:space="0" w:color="auto"/>
            <w:right w:val="none" w:sz="0" w:space="0" w:color="auto"/>
          </w:divBdr>
        </w:div>
        <w:div w:id="798719117">
          <w:marLeft w:val="480"/>
          <w:marRight w:val="0"/>
          <w:marTop w:val="0"/>
          <w:marBottom w:val="0"/>
          <w:divBdr>
            <w:top w:val="none" w:sz="0" w:space="0" w:color="auto"/>
            <w:left w:val="none" w:sz="0" w:space="0" w:color="auto"/>
            <w:bottom w:val="none" w:sz="0" w:space="0" w:color="auto"/>
            <w:right w:val="none" w:sz="0" w:space="0" w:color="auto"/>
          </w:divBdr>
        </w:div>
        <w:div w:id="1350521697">
          <w:marLeft w:val="480"/>
          <w:marRight w:val="0"/>
          <w:marTop w:val="0"/>
          <w:marBottom w:val="0"/>
          <w:divBdr>
            <w:top w:val="none" w:sz="0" w:space="0" w:color="auto"/>
            <w:left w:val="none" w:sz="0" w:space="0" w:color="auto"/>
            <w:bottom w:val="none" w:sz="0" w:space="0" w:color="auto"/>
            <w:right w:val="none" w:sz="0" w:space="0" w:color="auto"/>
          </w:divBdr>
        </w:div>
        <w:div w:id="879317803">
          <w:marLeft w:val="480"/>
          <w:marRight w:val="0"/>
          <w:marTop w:val="0"/>
          <w:marBottom w:val="0"/>
          <w:divBdr>
            <w:top w:val="none" w:sz="0" w:space="0" w:color="auto"/>
            <w:left w:val="none" w:sz="0" w:space="0" w:color="auto"/>
            <w:bottom w:val="none" w:sz="0" w:space="0" w:color="auto"/>
            <w:right w:val="none" w:sz="0" w:space="0" w:color="auto"/>
          </w:divBdr>
        </w:div>
        <w:div w:id="1566985289">
          <w:marLeft w:val="480"/>
          <w:marRight w:val="0"/>
          <w:marTop w:val="0"/>
          <w:marBottom w:val="0"/>
          <w:divBdr>
            <w:top w:val="none" w:sz="0" w:space="0" w:color="auto"/>
            <w:left w:val="none" w:sz="0" w:space="0" w:color="auto"/>
            <w:bottom w:val="none" w:sz="0" w:space="0" w:color="auto"/>
            <w:right w:val="none" w:sz="0" w:space="0" w:color="auto"/>
          </w:divBdr>
        </w:div>
        <w:div w:id="1515458908">
          <w:marLeft w:val="480"/>
          <w:marRight w:val="0"/>
          <w:marTop w:val="0"/>
          <w:marBottom w:val="0"/>
          <w:divBdr>
            <w:top w:val="none" w:sz="0" w:space="0" w:color="auto"/>
            <w:left w:val="none" w:sz="0" w:space="0" w:color="auto"/>
            <w:bottom w:val="none" w:sz="0" w:space="0" w:color="auto"/>
            <w:right w:val="none" w:sz="0" w:space="0" w:color="auto"/>
          </w:divBdr>
        </w:div>
        <w:div w:id="1808742448">
          <w:marLeft w:val="480"/>
          <w:marRight w:val="0"/>
          <w:marTop w:val="0"/>
          <w:marBottom w:val="0"/>
          <w:divBdr>
            <w:top w:val="none" w:sz="0" w:space="0" w:color="auto"/>
            <w:left w:val="none" w:sz="0" w:space="0" w:color="auto"/>
            <w:bottom w:val="none" w:sz="0" w:space="0" w:color="auto"/>
            <w:right w:val="none" w:sz="0" w:space="0" w:color="auto"/>
          </w:divBdr>
        </w:div>
        <w:div w:id="2116050955">
          <w:marLeft w:val="480"/>
          <w:marRight w:val="0"/>
          <w:marTop w:val="0"/>
          <w:marBottom w:val="0"/>
          <w:divBdr>
            <w:top w:val="none" w:sz="0" w:space="0" w:color="auto"/>
            <w:left w:val="none" w:sz="0" w:space="0" w:color="auto"/>
            <w:bottom w:val="none" w:sz="0" w:space="0" w:color="auto"/>
            <w:right w:val="none" w:sz="0" w:space="0" w:color="auto"/>
          </w:divBdr>
        </w:div>
        <w:div w:id="341246252">
          <w:marLeft w:val="480"/>
          <w:marRight w:val="0"/>
          <w:marTop w:val="0"/>
          <w:marBottom w:val="0"/>
          <w:divBdr>
            <w:top w:val="none" w:sz="0" w:space="0" w:color="auto"/>
            <w:left w:val="none" w:sz="0" w:space="0" w:color="auto"/>
            <w:bottom w:val="none" w:sz="0" w:space="0" w:color="auto"/>
            <w:right w:val="none" w:sz="0" w:space="0" w:color="auto"/>
          </w:divBdr>
        </w:div>
        <w:div w:id="1195189965">
          <w:marLeft w:val="480"/>
          <w:marRight w:val="0"/>
          <w:marTop w:val="0"/>
          <w:marBottom w:val="0"/>
          <w:divBdr>
            <w:top w:val="none" w:sz="0" w:space="0" w:color="auto"/>
            <w:left w:val="none" w:sz="0" w:space="0" w:color="auto"/>
            <w:bottom w:val="none" w:sz="0" w:space="0" w:color="auto"/>
            <w:right w:val="none" w:sz="0" w:space="0" w:color="auto"/>
          </w:divBdr>
        </w:div>
        <w:div w:id="1045914447">
          <w:marLeft w:val="480"/>
          <w:marRight w:val="0"/>
          <w:marTop w:val="0"/>
          <w:marBottom w:val="0"/>
          <w:divBdr>
            <w:top w:val="none" w:sz="0" w:space="0" w:color="auto"/>
            <w:left w:val="none" w:sz="0" w:space="0" w:color="auto"/>
            <w:bottom w:val="none" w:sz="0" w:space="0" w:color="auto"/>
            <w:right w:val="none" w:sz="0" w:space="0" w:color="auto"/>
          </w:divBdr>
        </w:div>
        <w:div w:id="545215926">
          <w:marLeft w:val="480"/>
          <w:marRight w:val="0"/>
          <w:marTop w:val="0"/>
          <w:marBottom w:val="0"/>
          <w:divBdr>
            <w:top w:val="none" w:sz="0" w:space="0" w:color="auto"/>
            <w:left w:val="none" w:sz="0" w:space="0" w:color="auto"/>
            <w:bottom w:val="none" w:sz="0" w:space="0" w:color="auto"/>
            <w:right w:val="none" w:sz="0" w:space="0" w:color="auto"/>
          </w:divBdr>
        </w:div>
        <w:div w:id="503474056">
          <w:marLeft w:val="480"/>
          <w:marRight w:val="0"/>
          <w:marTop w:val="0"/>
          <w:marBottom w:val="0"/>
          <w:divBdr>
            <w:top w:val="none" w:sz="0" w:space="0" w:color="auto"/>
            <w:left w:val="none" w:sz="0" w:space="0" w:color="auto"/>
            <w:bottom w:val="none" w:sz="0" w:space="0" w:color="auto"/>
            <w:right w:val="none" w:sz="0" w:space="0" w:color="auto"/>
          </w:divBdr>
        </w:div>
        <w:div w:id="469784269">
          <w:marLeft w:val="480"/>
          <w:marRight w:val="0"/>
          <w:marTop w:val="0"/>
          <w:marBottom w:val="0"/>
          <w:divBdr>
            <w:top w:val="none" w:sz="0" w:space="0" w:color="auto"/>
            <w:left w:val="none" w:sz="0" w:space="0" w:color="auto"/>
            <w:bottom w:val="none" w:sz="0" w:space="0" w:color="auto"/>
            <w:right w:val="none" w:sz="0" w:space="0" w:color="auto"/>
          </w:divBdr>
        </w:div>
        <w:div w:id="913658892">
          <w:marLeft w:val="480"/>
          <w:marRight w:val="0"/>
          <w:marTop w:val="0"/>
          <w:marBottom w:val="0"/>
          <w:divBdr>
            <w:top w:val="none" w:sz="0" w:space="0" w:color="auto"/>
            <w:left w:val="none" w:sz="0" w:space="0" w:color="auto"/>
            <w:bottom w:val="none" w:sz="0" w:space="0" w:color="auto"/>
            <w:right w:val="none" w:sz="0" w:space="0" w:color="auto"/>
          </w:divBdr>
        </w:div>
        <w:div w:id="1635140381">
          <w:marLeft w:val="480"/>
          <w:marRight w:val="0"/>
          <w:marTop w:val="0"/>
          <w:marBottom w:val="0"/>
          <w:divBdr>
            <w:top w:val="none" w:sz="0" w:space="0" w:color="auto"/>
            <w:left w:val="none" w:sz="0" w:space="0" w:color="auto"/>
            <w:bottom w:val="none" w:sz="0" w:space="0" w:color="auto"/>
            <w:right w:val="none" w:sz="0" w:space="0" w:color="auto"/>
          </w:divBdr>
        </w:div>
        <w:div w:id="1422212966">
          <w:marLeft w:val="480"/>
          <w:marRight w:val="0"/>
          <w:marTop w:val="0"/>
          <w:marBottom w:val="0"/>
          <w:divBdr>
            <w:top w:val="none" w:sz="0" w:space="0" w:color="auto"/>
            <w:left w:val="none" w:sz="0" w:space="0" w:color="auto"/>
            <w:bottom w:val="none" w:sz="0" w:space="0" w:color="auto"/>
            <w:right w:val="none" w:sz="0" w:space="0" w:color="auto"/>
          </w:divBdr>
        </w:div>
        <w:div w:id="620309793">
          <w:marLeft w:val="480"/>
          <w:marRight w:val="0"/>
          <w:marTop w:val="0"/>
          <w:marBottom w:val="0"/>
          <w:divBdr>
            <w:top w:val="none" w:sz="0" w:space="0" w:color="auto"/>
            <w:left w:val="none" w:sz="0" w:space="0" w:color="auto"/>
            <w:bottom w:val="none" w:sz="0" w:space="0" w:color="auto"/>
            <w:right w:val="none" w:sz="0" w:space="0" w:color="auto"/>
          </w:divBdr>
        </w:div>
        <w:div w:id="1300186127">
          <w:marLeft w:val="480"/>
          <w:marRight w:val="0"/>
          <w:marTop w:val="0"/>
          <w:marBottom w:val="0"/>
          <w:divBdr>
            <w:top w:val="none" w:sz="0" w:space="0" w:color="auto"/>
            <w:left w:val="none" w:sz="0" w:space="0" w:color="auto"/>
            <w:bottom w:val="none" w:sz="0" w:space="0" w:color="auto"/>
            <w:right w:val="none" w:sz="0" w:space="0" w:color="auto"/>
          </w:divBdr>
        </w:div>
        <w:div w:id="1306622087">
          <w:marLeft w:val="480"/>
          <w:marRight w:val="0"/>
          <w:marTop w:val="0"/>
          <w:marBottom w:val="0"/>
          <w:divBdr>
            <w:top w:val="none" w:sz="0" w:space="0" w:color="auto"/>
            <w:left w:val="none" w:sz="0" w:space="0" w:color="auto"/>
            <w:bottom w:val="none" w:sz="0" w:space="0" w:color="auto"/>
            <w:right w:val="none" w:sz="0" w:space="0" w:color="auto"/>
          </w:divBdr>
        </w:div>
        <w:div w:id="179783262">
          <w:marLeft w:val="480"/>
          <w:marRight w:val="0"/>
          <w:marTop w:val="0"/>
          <w:marBottom w:val="0"/>
          <w:divBdr>
            <w:top w:val="none" w:sz="0" w:space="0" w:color="auto"/>
            <w:left w:val="none" w:sz="0" w:space="0" w:color="auto"/>
            <w:bottom w:val="none" w:sz="0" w:space="0" w:color="auto"/>
            <w:right w:val="none" w:sz="0" w:space="0" w:color="auto"/>
          </w:divBdr>
        </w:div>
        <w:div w:id="569121584">
          <w:marLeft w:val="480"/>
          <w:marRight w:val="0"/>
          <w:marTop w:val="0"/>
          <w:marBottom w:val="0"/>
          <w:divBdr>
            <w:top w:val="none" w:sz="0" w:space="0" w:color="auto"/>
            <w:left w:val="none" w:sz="0" w:space="0" w:color="auto"/>
            <w:bottom w:val="none" w:sz="0" w:space="0" w:color="auto"/>
            <w:right w:val="none" w:sz="0" w:space="0" w:color="auto"/>
          </w:divBdr>
        </w:div>
        <w:div w:id="895774905">
          <w:marLeft w:val="480"/>
          <w:marRight w:val="0"/>
          <w:marTop w:val="0"/>
          <w:marBottom w:val="0"/>
          <w:divBdr>
            <w:top w:val="none" w:sz="0" w:space="0" w:color="auto"/>
            <w:left w:val="none" w:sz="0" w:space="0" w:color="auto"/>
            <w:bottom w:val="none" w:sz="0" w:space="0" w:color="auto"/>
            <w:right w:val="none" w:sz="0" w:space="0" w:color="auto"/>
          </w:divBdr>
        </w:div>
        <w:div w:id="1093893850">
          <w:marLeft w:val="480"/>
          <w:marRight w:val="0"/>
          <w:marTop w:val="0"/>
          <w:marBottom w:val="0"/>
          <w:divBdr>
            <w:top w:val="none" w:sz="0" w:space="0" w:color="auto"/>
            <w:left w:val="none" w:sz="0" w:space="0" w:color="auto"/>
            <w:bottom w:val="none" w:sz="0" w:space="0" w:color="auto"/>
            <w:right w:val="none" w:sz="0" w:space="0" w:color="auto"/>
          </w:divBdr>
        </w:div>
        <w:div w:id="1140685090">
          <w:marLeft w:val="480"/>
          <w:marRight w:val="0"/>
          <w:marTop w:val="0"/>
          <w:marBottom w:val="0"/>
          <w:divBdr>
            <w:top w:val="none" w:sz="0" w:space="0" w:color="auto"/>
            <w:left w:val="none" w:sz="0" w:space="0" w:color="auto"/>
            <w:bottom w:val="none" w:sz="0" w:space="0" w:color="auto"/>
            <w:right w:val="none" w:sz="0" w:space="0" w:color="auto"/>
          </w:divBdr>
        </w:div>
        <w:div w:id="906846527">
          <w:marLeft w:val="480"/>
          <w:marRight w:val="0"/>
          <w:marTop w:val="0"/>
          <w:marBottom w:val="0"/>
          <w:divBdr>
            <w:top w:val="none" w:sz="0" w:space="0" w:color="auto"/>
            <w:left w:val="none" w:sz="0" w:space="0" w:color="auto"/>
            <w:bottom w:val="none" w:sz="0" w:space="0" w:color="auto"/>
            <w:right w:val="none" w:sz="0" w:space="0" w:color="auto"/>
          </w:divBdr>
        </w:div>
        <w:div w:id="934554644">
          <w:marLeft w:val="480"/>
          <w:marRight w:val="0"/>
          <w:marTop w:val="0"/>
          <w:marBottom w:val="0"/>
          <w:divBdr>
            <w:top w:val="none" w:sz="0" w:space="0" w:color="auto"/>
            <w:left w:val="none" w:sz="0" w:space="0" w:color="auto"/>
            <w:bottom w:val="none" w:sz="0" w:space="0" w:color="auto"/>
            <w:right w:val="none" w:sz="0" w:space="0" w:color="auto"/>
          </w:divBdr>
        </w:div>
        <w:div w:id="1385450257">
          <w:marLeft w:val="480"/>
          <w:marRight w:val="0"/>
          <w:marTop w:val="0"/>
          <w:marBottom w:val="0"/>
          <w:divBdr>
            <w:top w:val="none" w:sz="0" w:space="0" w:color="auto"/>
            <w:left w:val="none" w:sz="0" w:space="0" w:color="auto"/>
            <w:bottom w:val="none" w:sz="0" w:space="0" w:color="auto"/>
            <w:right w:val="none" w:sz="0" w:space="0" w:color="auto"/>
          </w:divBdr>
        </w:div>
        <w:div w:id="1907839851">
          <w:marLeft w:val="480"/>
          <w:marRight w:val="0"/>
          <w:marTop w:val="0"/>
          <w:marBottom w:val="0"/>
          <w:divBdr>
            <w:top w:val="none" w:sz="0" w:space="0" w:color="auto"/>
            <w:left w:val="none" w:sz="0" w:space="0" w:color="auto"/>
            <w:bottom w:val="none" w:sz="0" w:space="0" w:color="auto"/>
            <w:right w:val="none" w:sz="0" w:space="0" w:color="auto"/>
          </w:divBdr>
        </w:div>
      </w:divsChild>
    </w:div>
    <w:div w:id="1087073403">
      <w:bodyDiv w:val="1"/>
      <w:marLeft w:val="0"/>
      <w:marRight w:val="0"/>
      <w:marTop w:val="0"/>
      <w:marBottom w:val="0"/>
      <w:divBdr>
        <w:top w:val="none" w:sz="0" w:space="0" w:color="auto"/>
        <w:left w:val="none" w:sz="0" w:space="0" w:color="auto"/>
        <w:bottom w:val="none" w:sz="0" w:space="0" w:color="auto"/>
        <w:right w:val="none" w:sz="0" w:space="0" w:color="auto"/>
      </w:divBdr>
    </w:div>
    <w:div w:id="1087265046">
      <w:bodyDiv w:val="1"/>
      <w:marLeft w:val="0"/>
      <w:marRight w:val="0"/>
      <w:marTop w:val="0"/>
      <w:marBottom w:val="0"/>
      <w:divBdr>
        <w:top w:val="none" w:sz="0" w:space="0" w:color="auto"/>
        <w:left w:val="none" w:sz="0" w:space="0" w:color="auto"/>
        <w:bottom w:val="none" w:sz="0" w:space="0" w:color="auto"/>
        <w:right w:val="none" w:sz="0" w:space="0" w:color="auto"/>
      </w:divBdr>
    </w:div>
    <w:div w:id="1089618330">
      <w:bodyDiv w:val="1"/>
      <w:marLeft w:val="0"/>
      <w:marRight w:val="0"/>
      <w:marTop w:val="0"/>
      <w:marBottom w:val="0"/>
      <w:divBdr>
        <w:top w:val="none" w:sz="0" w:space="0" w:color="auto"/>
        <w:left w:val="none" w:sz="0" w:space="0" w:color="auto"/>
        <w:bottom w:val="none" w:sz="0" w:space="0" w:color="auto"/>
        <w:right w:val="none" w:sz="0" w:space="0" w:color="auto"/>
      </w:divBdr>
    </w:div>
    <w:div w:id="1090352842">
      <w:bodyDiv w:val="1"/>
      <w:marLeft w:val="0"/>
      <w:marRight w:val="0"/>
      <w:marTop w:val="0"/>
      <w:marBottom w:val="0"/>
      <w:divBdr>
        <w:top w:val="none" w:sz="0" w:space="0" w:color="auto"/>
        <w:left w:val="none" w:sz="0" w:space="0" w:color="auto"/>
        <w:bottom w:val="none" w:sz="0" w:space="0" w:color="auto"/>
        <w:right w:val="none" w:sz="0" w:space="0" w:color="auto"/>
      </w:divBdr>
    </w:div>
    <w:div w:id="1093162951">
      <w:bodyDiv w:val="1"/>
      <w:marLeft w:val="0"/>
      <w:marRight w:val="0"/>
      <w:marTop w:val="0"/>
      <w:marBottom w:val="0"/>
      <w:divBdr>
        <w:top w:val="none" w:sz="0" w:space="0" w:color="auto"/>
        <w:left w:val="none" w:sz="0" w:space="0" w:color="auto"/>
        <w:bottom w:val="none" w:sz="0" w:space="0" w:color="auto"/>
        <w:right w:val="none" w:sz="0" w:space="0" w:color="auto"/>
      </w:divBdr>
    </w:div>
    <w:div w:id="1093236988">
      <w:bodyDiv w:val="1"/>
      <w:marLeft w:val="0"/>
      <w:marRight w:val="0"/>
      <w:marTop w:val="0"/>
      <w:marBottom w:val="0"/>
      <w:divBdr>
        <w:top w:val="none" w:sz="0" w:space="0" w:color="auto"/>
        <w:left w:val="none" w:sz="0" w:space="0" w:color="auto"/>
        <w:bottom w:val="none" w:sz="0" w:space="0" w:color="auto"/>
        <w:right w:val="none" w:sz="0" w:space="0" w:color="auto"/>
      </w:divBdr>
    </w:div>
    <w:div w:id="1093277589">
      <w:bodyDiv w:val="1"/>
      <w:marLeft w:val="0"/>
      <w:marRight w:val="0"/>
      <w:marTop w:val="0"/>
      <w:marBottom w:val="0"/>
      <w:divBdr>
        <w:top w:val="none" w:sz="0" w:space="0" w:color="auto"/>
        <w:left w:val="none" w:sz="0" w:space="0" w:color="auto"/>
        <w:bottom w:val="none" w:sz="0" w:space="0" w:color="auto"/>
        <w:right w:val="none" w:sz="0" w:space="0" w:color="auto"/>
      </w:divBdr>
    </w:div>
    <w:div w:id="1095512257">
      <w:bodyDiv w:val="1"/>
      <w:marLeft w:val="0"/>
      <w:marRight w:val="0"/>
      <w:marTop w:val="0"/>
      <w:marBottom w:val="0"/>
      <w:divBdr>
        <w:top w:val="none" w:sz="0" w:space="0" w:color="auto"/>
        <w:left w:val="none" w:sz="0" w:space="0" w:color="auto"/>
        <w:bottom w:val="none" w:sz="0" w:space="0" w:color="auto"/>
        <w:right w:val="none" w:sz="0" w:space="0" w:color="auto"/>
      </w:divBdr>
    </w:div>
    <w:div w:id="1095976328">
      <w:bodyDiv w:val="1"/>
      <w:marLeft w:val="0"/>
      <w:marRight w:val="0"/>
      <w:marTop w:val="0"/>
      <w:marBottom w:val="0"/>
      <w:divBdr>
        <w:top w:val="none" w:sz="0" w:space="0" w:color="auto"/>
        <w:left w:val="none" w:sz="0" w:space="0" w:color="auto"/>
        <w:bottom w:val="none" w:sz="0" w:space="0" w:color="auto"/>
        <w:right w:val="none" w:sz="0" w:space="0" w:color="auto"/>
      </w:divBdr>
    </w:div>
    <w:div w:id="1096756087">
      <w:bodyDiv w:val="1"/>
      <w:marLeft w:val="0"/>
      <w:marRight w:val="0"/>
      <w:marTop w:val="0"/>
      <w:marBottom w:val="0"/>
      <w:divBdr>
        <w:top w:val="none" w:sz="0" w:space="0" w:color="auto"/>
        <w:left w:val="none" w:sz="0" w:space="0" w:color="auto"/>
        <w:bottom w:val="none" w:sz="0" w:space="0" w:color="auto"/>
        <w:right w:val="none" w:sz="0" w:space="0" w:color="auto"/>
      </w:divBdr>
    </w:div>
    <w:div w:id="1096946568">
      <w:bodyDiv w:val="1"/>
      <w:marLeft w:val="0"/>
      <w:marRight w:val="0"/>
      <w:marTop w:val="0"/>
      <w:marBottom w:val="0"/>
      <w:divBdr>
        <w:top w:val="none" w:sz="0" w:space="0" w:color="auto"/>
        <w:left w:val="none" w:sz="0" w:space="0" w:color="auto"/>
        <w:bottom w:val="none" w:sz="0" w:space="0" w:color="auto"/>
        <w:right w:val="none" w:sz="0" w:space="0" w:color="auto"/>
      </w:divBdr>
      <w:divsChild>
        <w:div w:id="1953053078">
          <w:marLeft w:val="480"/>
          <w:marRight w:val="0"/>
          <w:marTop w:val="0"/>
          <w:marBottom w:val="0"/>
          <w:divBdr>
            <w:top w:val="none" w:sz="0" w:space="0" w:color="auto"/>
            <w:left w:val="none" w:sz="0" w:space="0" w:color="auto"/>
            <w:bottom w:val="none" w:sz="0" w:space="0" w:color="auto"/>
            <w:right w:val="none" w:sz="0" w:space="0" w:color="auto"/>
          </w:divBdr>
        </w:div>
        <w:div w:id="1745293226">
          <w:marLeft w:val="480"/>
          <w:marRight w:val="0"/>
          <w:marTop w:val="0"/>
          <w:marBottom w:val="0"/>
          <w:divBdr>
            <w:top w:val="none" w:sz="0" w:space="0" w:color="auto"/>
            <w:left w:val="none" w:sz="0" w:space="0" w:color="auto"/>
            <w:bottom w:val="none" w:sz="0" w:space="0" w:color="auto"/>
            <w:right w:val="none" w:sz="0" w:space="0" w:color="auto"/>
          </w:divBdr>
        </w:div>
        <w:div w:id="2119258149">
          <w:marLeft w:val="480"/>
          <w:marRight w:val="0"/>
          <w:marTop w:val="0"/>
          <w:marBottom w:val="0"/>
          <w:divBdr>
            <w:top w:val="none" w:sz="0" w:space="0" w:color="auto"/>
            <w:left w:val="none" w:sz="0" w:space="0" w:color="auto"/>
            <w:bottom w:val="none" w:sz="0" w:space="0" w:color="auto"/>
            <w:right w:val="none" w:sz="0" w:space="0" w:color="auto"/>
          </w:divBdr>
        </w:div>
        <w:div w:id="77022431">
          <w:marLeft w:val="480"/>
          <w:marRight w:val="0"/>
          <w:marTop w:val="0"/>
          <w:marBottom w:val="0"/>
          <w:divBdr>
            <w:top w:val="none" w:sz="0" w:space="0" w:color="auto"/>
            <w:left w:val="none" w:sz="0" w:space="0" w:color="auto"/>
            <w:bottom w:val="none" w:sz="0" w:space="0" w:color="auto"/>
            <w:right w:val="none" w:sz="0" w:space="0" w:color="auto"/>
          </w:divBdr>
        </w:div>
        <w:div w:id="2082436766">
          <w:marLeft w:val="480"/>
          <w:marRight w:val="0"/>
          <w:marTop w:val="0"/>
          <w:marBottom w:val="0"/>
          <w:divBdr>
            <w:top w:val="none" w:sz="0" w:space="0" w:color="auto"/>
            <w:left w:val="none" w:sz="0" w:space="0" w:color="auto"/>
            <w:bottom w:val="none" w:sz="0" w:space="0" w:color="auto"/>
            <w:right w:val="none" w:sz="0" w:space="0" w:color="auto"/>
          </w:divBdr>
        </w:div>
        <w:div w:id="2039619113">
          <w:marLeft w:val="480"/>
          <w:marRight w:val="0"/>
          <w:marTop w:val="0"/>
          <w:marBottom w:val="0"/>
          <w:divBdr>
            <w:top w:val="none" w:sz="0" w:space="0" w:color="auto"/>
            <w:left w:val="none" w:sz="0" w:space="0" w:color="auto"/>
            <w:bottom w:val="none" w:sz="0" w:space="0" w:color="auto"/>
            <w:right w:val="none" w:sz="0" w:space="0" w:color="auto"/>
          </w:divBdr>
        </w:div>
        <w:div w:id="549848064">
          <w:marLeft w:val="480"/>
          <w:marRight w:val="0"/>
          <w:marTop w:val="0"/>
          <w:marBottom w:val="0"/>
          <w:divBdr>
            <w:top w:val="none" w:sz="0" w:space="0" w:color="auto"/>
            <w:left w:val="none" w:sz="0" w:space="0" w:color="auto"/>
            <w:bottom w:val="none" w:sz="0" w:space="0" w:color="auto"/>
            <w:right w:val="none" w:sz="0" w:space="0" w:color="auto"/>
          </w:divBdr>
        </w:div>
        <w:div w:id="1504315989">
          <w:marLeft w:val="480"/>
          <w:marRight w:val="0"/>
          <w:marTop w:val="0"/>
          <w:marBottom w:val="0"/>
          <w:divBdr>
            <w:top w:val="none" w:sz="0" w:space="0" w:color="auto"/>
            <w:left w:val="none" w:sz="0" w:space="0" w:color="auto"/>
            <w:bottom w:val="none" w:sz="0" w:space="0" w:color="auto"/>
            <w:right w:val="none" w:sz="0" w:space="0" w:color="auto"/>
          </w:divBdr>
        </w:div>
        <w:div w:id="1464274682">
          <w:marLeft w:val="480"/>
          <w:marRight w:val="0"/>
          <w:marTop w:val="0"/>
          <w:marBottom w:val="0"/>
          <w:divBdr>
            <w:top w:val="none" w:sz="0" w:space="0" w:color="auto"/>
            <w:left w:val="none" w:sz="0" w:space="0" w:color="auto"/>
            <w:bottom w:val="none" w:sz="0" w:space="0" w:color="auto"/>
            <w:right w:val="none" w:sz="0" w:space="0" w:color="auto"/>
          </w:divBdr>
        </w:div>
        <w:div w:id="486284938">
          <w:marLeft w:val="480"/>
          <w:marRight w:val="0"/>
          <w:marTop w:val="0"/>
          <w:marBottom w:val="0"/>
          <w:divBdr>
            <w:top w:val="none" w:sz="0" w:space="0" w:color="auto"/>
            <w:left w:val="none" w:sz="0" w:space="0" w:color="auto"/>
            <w:bottom w:val="none" w:sz="0" w:space="0" w:color="auto"/>
            <w:right w:val="none" w:sz="0" w:space="0" w:color="auto"/>
          </w:divBdr>
        </w:div>
        <w:div w:id="596713323">
          <w:marLeft w:val="480"/>
          <w:marRight w:val="0"/>
          <w:marTop w:val="0"/>
          <w:marBottom w:val="0"/>
          <w:divBdr>
            <w:top w:val="none" w:sz="0" w:space="0" w:color="auto"/>
            <w:left w:val="none" w:sz="0" w:space="0" w:color="auto"/>
            <w:bottom w:val="none" w:sz="0" w:space="0" w:color="auto"/>
            <w:right w:val="none" w:sz="0" w:space="0" w:color="auto"/>
          </w:divBdr>
        </w:div>
        <w:div w:id="24984844">
          <w:marLeft w:val="480"/>
          <w:marRight w:val="0"/>
          <w:marTop w:val="0"/>
          <w:marBottom w:val="0"/>
          <w:divBdr>
            <w:top w:val="none" w:sz="0" w:space="0" w:color="auto"/>
            <w:left w:val="none" w:sz="0" w:space="0" w:color="auto"/>
            <w:bottom w:val="none" w:sz="0" w:space="0" w:color="auto"/>
            <w:right w:val="none" w:sz="0" w:space="0" w:color="auto"/>
          </w:divBdr>
        </w:div>
        <w:div w:id="392121405">
          <w:marLeft w:val="480"/>
          <w:marRight w:val="0"/>
          <w:marTop w:val="0"/>
          <w:marBottom w:val="0"/>
          <w:divBdr>
            <w:top w:val="none" w:sz="0" w:space="0" w:color="auto"/>
            <w:left w:val="none" w:sz="0" w:space="0" w:color="auto"/>
            <w:bottom w:val="none" w:sz="0" w:space="0" w:color="auto"/>
            <w:right w:val="none" w:sz="0" w:space="0" w:color="auto"/>
          </w:divBdr>
        </w:div>
        <w:div w:id="896087760">
          <w:marLeft w:val="480"/>
          <w:marRight w:val="0"/>
          <w:marTop w:val="0"/>
          <w:marBottom w:val="0"/>
          <w:divBdr>
            <w:top w:val="none" w:sz="0" w:space="0" w:color="auto"/>
            <w:left w:val="none" w:sz="0" w:space="0" w:color="auto"/>
            <w:bottom w:val="none" w:sz="0" w:space="0" w:color="auto"/>
            <w:right w:val="none" w:sz="0" w:space="0" w:color="auto"/>
          </w:divBdr>
        </w:div>
        <w:div w:id="1108499795">
          <w:marLeft w:val="480"/>
          <w:marRight w:val="0"/>
          <w:marTop w:val="0"/>
          <w:marBottom w:val="0"/>
          <w:divBdr>
            <w:top w:val="none" w:sz="0" w:space="0" w:color="auto"/>
            <w:left w:val="none" w:sz="0" w:space="0" w:color="auto"/>
            <w:bottom w:val="none" w:sz="0" w:space="0" w:color="auto"/>
            <w:right w:val="none" w:sz="0" w:space="0" w:color="auto"/>
          </w:divBdr>
        </w:div>
        <w:div w:id="72049061">
          <w:marLeft w:val="480"/>
          <w:marRight w:val="0"/>
          <w:marTop w:val="0"/>
          <w:marBottom w:val="0"/>
          <w:divBdr>
            <w:top w:val="none" w:sz="0" w:space="0" w:color="auto"/>
            <w:left w:val="none" w:sz="0" w:space="0" w:color="auto"/>
            <w:bottom w:val="none" w:sz="0" w:space="0" w:color="auto"/>
            <w:right w:val="none" w:sz="0" w:space="0" w:color="auto"/>
          </w:divBdr>
        </w:div>
        <w:div w:id="1065639526">
          <w:marLeft w:val="480"/>
          <w:marRight w:val="0"/>
          <w:marTop w:val="0"/>
          <w:marBottom w:val="0"/>
          <w:divBdr>
            <w:top w:val="none" w:sz="0" w:space="0" w:color="auto"/>
            <w:left w:val="none" w:sz="0" w:space="0" w:color="auto"/>
            <w:bottom w:val="none" w:sz="0" w:space="0" w:color="auto"/>
            <w:right w:val="none" w:sz="0" w:space="0" w:color="auto"/>
          </w:divBdr>
        </w:div>
        <w:div w:id="1181506891">
          <w:marLeft w:val="480"/>
          <w:marRight w:val="0"/>
          <w:marTop w:val="0"/>
          <w:marBottom w:val="0"/>
          <w:divBdr>
            <w:top w:val="none" w:sz="0" w:space="0" w:color="auto"/>
            <w:left w:val="none" w:sz="0" w:space="0" w:color="auto"/>
            <w:bottom w:val="none" w:sz="0" w:space="0" w:color="auto"/>
            <w:right w:val="none" w:sz="0" w:space="0" w:color="auto"/>
          </w:divBdr>
        </w:div>
        <w:div w:id="1510750107">
          <w:marLeft w:val="480"/>
          <w:marRight w:val="0"/>
          <w:marTop w:val="0"/>
          <w:marBottom w:val="0"/>
          <w:divBdr>
            <w:top w:val="none" w:sz="0" w:space="0" w:color="auto"/>
            <w:left w:val="none" w:sz="0" w:space="0" w:color="auto"/>
            <w:bottom w:val="none" w:sz="0" w:space="0" w:color="auto"/>
            <w:right w:val="none" w:sz="0" w:space="0" w:color="auto"/>
          </w:divBdr>
        </w:div>
        <w:div w:id="1098984959">
          <w:marLeft w:val="480"/>
          <w:marRight w:val="0"/>
          <w:marTop w:val="0"/>
          <w:marBottom w:val="0"/>
          <w:divBdr>
            <w:top w:val="none" w:sz="0" w:space="0" w:color="auto"/>
            <w:left w:val="none" w:sz="0" w:space="0" w:color="auto"/>
            <w:bottom w:val="none" w:sz="0" w:space="0" w:color="auto"/>
            <w:right w:val="none" w:sz="0" w:space="0" w:color="auto"/>
          </w:divBdr>
        </w:div>
        <w:div w:id="2091074447">
          <w:marLeft w:val="480"/>
          <w:marRight w:val="0"/>
          <w:marTop w:val="0"/>
          <w:marBottom w:val="0"/>
          <w:divBdr>
            <w:top w:val="none" w:sz="0" w:space="0" w:color="auto"/>
            <w:left w:val="none" w:sz="0" w:space="0" w:color="auto"/>
            <w:bottom w:val="none" w:sz="0" w:space="0" w:color="auto"/>
            <w:right w:val="none" w:sz="0" w:space="0" w:color="auto"/>
          </w:divBdr>
        </w:div>
        <w:div w:id="1188712562">
          <w:marLeft w:val="480"/>
          <w:marRight w:val="0"/>
          <w:marTop w:val="0"/>
          <w:marBottom w:val="0"/>
          <w:divBdr>
            <w:top w:val="none" w:sz="0" w:space="0" w:color="auto"/>
            <w:left w:val="none" w:sz="0" w:space="0" w:color="auto"/>
            <w:bottom w:val="none" w:sz="0" w:space="0" w:color="auto"/>
            <w:right w:val="none" w:sz="0" w:space="0" w:color="auto"/>
          </w:divBdr>
        </w:div>
        <w:div w:id="514075360">
          <w:marLeft w:val="480"/>
          <w:marRight w:val="0"/>
          <w:marTop w:val="0"/>
          <w:marBottom w:val="0"/>
          <w:divBdr>
            <w:top w:val="none" w:sz="0" w:space="0" w:color="auto"/>
            <w:left w:val="none" w:sz="0" w:space="0" w:color="auto"/>
            <w:bottom w:val="none" w:sz="0" w:space="0" w:color="auto"/>
            <w:right w:val="none" w:sz="0" w:space="0" w:color="auto"/>
          </w:divBdr>
        </w:div>
        <w:div w:id="199246110">
          <w:marLeft w:val="480"/>
          <w:marRight w:val="0"/>
          <w:marTop w:val="0"/>
          <w:marBottom w:val="0"/>
          <w:divBdr>
            <w:top w:val="none" w:sz="0" w:space="0" w:color="auto"/>
            <w:left w:val="none" w:sz="0" w:space="0" w:color="auto"/>
            <w:bottom w:val="none" w:sz="0" w:space="0" w:color="auto"/>
            <w:right w:val="none" w:sz="0" w:space="0" w:color="auto"/>
          </w:divBdr>
        </w:div>
        <w:div w:id="346521192">
          <w:marLeft w:val="480"/>
          <w:marRight w:val="0"/>
          <w:marTop w:val="0"/>
          <w:marBottom w:val="0"/>
          <w:divBdr>
            <w:top w:val="none" w:sz="0" w:space="0" w:color="auto"/>
            <w:left w:val="none" w:sz="0" w:space="0" w:color="auto"/>
            <w:bottom w:val="none" w:sz="0" w:space="0" w:color="auto"/>
            <w:right w:val="none" w:sz="0" w:space="0" w:color="auto"/>
          </w:divBdr>
        </w:div>
        <w:div w:id="1498688933">
          <w:marLeft w:val="480"/>
          <w:marRight w:val="0"/>
          <w:marTop w:val="0"/>
          <w:marBottom w:val="0"/>
          <w:divBdr>
            <w:top w:val="none" w:sz="0" w:space="0" w:color="auto"/>
            <w:left w:val="none" w:sz="0" w:space="0" w:color="auto"/>
            <w:bottom w:val="none" w:sz="0" w:space="0" w:color="auto"/>
            <w:right w:val="none" w:sz="0" w:space="0" w:color="auto"/>
          </w:divBdr>
        </w:div>
        <w:div w:id="2077312857">
          <w:marLeft w:val="480"/>
          <w:marRight w:val="0"/>
          <w:marTop w:val="0"/>
          <w:marBottom w:val="0"/>
          <w:divBdr>
            <w:top w:val="none" w:sz="0" w:space="0" w:color="auto"/>
            <w:left w:val="none" w:sz="0" w:space="0" w:color="auto"/>
            <w:bottom w:val="none" w:sz="0" w:space="0" w:color="auto"/>
            <w:right w:val="none" w:sz="0" w:space="0" w:color="auto"/>
          </w:divBdr>
        </w:div>
        <w:div w:id="620846009">
          <w:marLeft w:val="480"/>
          <w:marRight w:val="0"/>
          <w:marTop w:val="0"/>
          <w:marBottom w:val="0"/>
          <w:divBdr>
            <w:top w:val="none" w:sz="0" w:space="0" w:color="auto"/>
            <w:left w:val="none" w:sz="0" w:space="0" w:color="auto"/>
            <w:bottom w:val="none" w:sz="0" w:space="0" w:color="auto"/>
            <w:right w:val="none" w:sz="0" w:space="0" w:color="auto"/>
          </w:divBdr>
        </w:div>
        <w:div w:id="411973239">
          <w:marLeft w:val="480"/>
          <w:marRight w:val="0"/>
          <w:marTop w:val="0"/>
          <w:marBottom w:val="0"/>
          <w:divBdr>
            <w:top w:val="none" w:sz="0" w:space="0" w:color="auto"/>
            <w:left w:val="none" w:sz="0" w:space="0" w:color="auto"/>
            <w:bottom w:val="none" w:sz="0" w:space="0" w:color="auto"/>
            <w:right w:val="none" w:sz="0" w:space="0" w:color="auto"/>
          </w:divBdr>
        </w:div>
        <w:div w:id="1236744721">
          <w:marLeft w:val="480"/>
          <w:marRight w:val="0"/>
          <w:marTop w:val="0"/>
          <w:marBottom w:val="0"/>
          <w:divBdr>
            <w:top w:val="none" w:sz="0" w:space="0" w:color="auto"/>
            <w:left w:val="none" w:sz="0" w:space="0" w:color="auto"/>
            <w:bottom w:val="none" w:sz="0" w:space="0" w:color="auto"/>
            <w:right w:val="none" w:sz="0" w:space="0" w:color="auto"/>
          </w:divBdr>
        </w:div>
        <w:div w:id="309018081">
          <w:marLeft w:val="480"/>
          <w:marRight w:val="0"/>
          <w:marTop w:val="0"/>
          <w:marBottom w:val="0"/>
          <w:divBdr>
            <w:top w:val="none" w:sz="0" w:space="0" w:color="auto"/>
            <w:left w:val="none" w:sz="0" w:space="0" w:color="auto"/>
            <w:bottom w:val="none" w:sz="0" w:space="0" w:color="auto"/>
            <w:right w:val="none" w:sz="0" w:space="0" w:color="auto"/>
          </w:divBdr>
        </w:div>
        <w:div w:id="337854059">
          <w:marLeft w:val="480"/>
          <w:marRight w:val="0"/>
          <w:marTop w:val="0"/>
          <w:marBottom w:val="0"/>
          <w:divBdr>
            <w:top w:val="none" w:sz="0" w:space="0" w:color="auto"/>
            <w:left w:val="none" w:sz="0" w:space="0" w:color="auto"/>
            <w:bottom w:val="none" w:sz="0" w:space="0" w:color="auto"/>
            <w:right w:val="none" w:sz="0" w:space="0" w:color="auto"/>
          </w:divBdr>
        </w:div>
        <w:div w:id="431778542">
          <w:marLeft w:val="480"/>
          <w:marRight w:val="0"/>
          <w:marTop w:val="0"/>
          <w:marBottom w:val="0"/>
          <w:divBdr>
            <w:top w:val="none" w:sz="0" w:space="0" w:color="auto"/>
            <w:left w:val="none" w:sz="0" w:space="0" w:color="auto"/>
            <w:bottom w:val="none" w:sz="0" w:space="0" w:color="auto"/>
            <w:right w:val="none" w:sz="0" w:space="0" w:color="auto"/>
          </w:divBdr>
        </w:div>
        <w:div w:id="2087920140">
          <w:marLeft w:val="480"/>
          <w:marRight w:val="0"/>
          <w:marTop w:val="0"/>
          <w:marBottom w:val="0"/>
          <w:divBdr>
            <w:top w:val="none" w:sz="0" w:space="0" w:color="auto"/>
            <w:left w:val="none" w:sz="0" w:space="0" w:color="auto"/>
            <w:bottom w:val="none" w:sz="0" w:space="0" w:color="auto"/>
            <w:right w:val="none" w:sz="0" w:space="0" w:color="auto"/>
          </w:divBdr>
        </w:div>
        <w:div w:id="559443015">
          <w:marLeft w:val="480"/>
          <w:marRight w:val="0"/>
          <w:marTop w:val="0"/>
          <w:marBottom w:val="0"/>
          <w:divBdr>
            <w:top w:val="none" w:sz="0" w:space="0" w:color="auto"/>
            <w:left w:val="none" w:sz="0" w:space="0" w:color="auto"/>
            <w:bottom w:val="none" w:sz="0" w:space="0" w:color="auto"/>
            <w:right w:val="none" w:sz="0" w:space="0" w:color="auto"/>
          </w:divBdr>
        </w:div>
        <w:div w:id="1284464472">
          <w:marLeft w:val="480"/>
          <w:marRight w:val="0"/>
          <w:marTop w:val="0"/>
          <w:marBottom w:val="0"/>
          <w:divBdr>
            <w:top w:val="none" w:sz="0" w:space="0" w:color="auto"/>
            <w:left w:val="none" w:sz="0" w:space="0" w:color="auto"/>
            <w:bottom w:val="none" w:sz="0" w:space="0" w:color="auto"/>
            <w:right w:val="none" w:sz="0" w:space="0" w:color="auto"/>
          </w:divBdr>
        </w:div>
        <w:div w:id="1024327871">
          <w:marLeft w:val="480"/>
          <w:marRight w:val="0"/>
          <w:marTop w:val="0"/>
          <w:marBottom w:val="0"/>
          <w:divBdr>
            <w:top w:val="none" w:sz="0" w:space="0" w:color="auto"/>
            <w:left w:val="none" w:sz="0" w:space="0" w:color="auto"/>
            <w:bottom w:val="none" w:sz="0" w:space="0" w:color="auto"/>
            <w:right w:val="none" w:sz="0" w:space="0" w:color="auto"/>
          </w:divBdr>
        </w:div>
        <w:div w:id="478573745">
          <w:marLeft w:val="480"/>
          <w:marRight w:val="0"/>
          <w:marTop w:val="0"/>
          <w:marBottom w:val="0"/>
          <w:divBdr>
            <w:top w:val="none" w:sz="0" w:space="0" w:color="auto"/>
            <w:left w:val="none" w:sz="0" w:space="0" w:color="auto"/>
            <w:bottom w:val="none" w:sz="0" w:space="0" w:color="auto"/>
            <w:right w:val="none" w:sz="0" w:space="0" w:color="auto"/>
          </w:divBdr>
        </w:div>
        <w:div w:id="1469981159">
          <w:marLeft w:val="480"/>
          <w:marRight w:val="0"/>
          <w:marTop w:val="0"/>
          <w:marBottom w:val="0"/>
          <w:divBdr>
            <w:top w:val="none" w:sz="0" w:space="0" w:color="auto"/>
            <w:left w:val="none" w:sz="0" w:space="0" w:color="auto"/>
            <w:bottom w:val="none" w:sz="0" w:space="0" w:color="auto"/>
            <w:right w:val="none" w:sz="0" w:space="0" w:color="auto"/>
          </w:divBdr>
        </w:div>
        <w:div w:id="1708217099">
          <w:marLeft w:val="480"/>
          <w:marRight w:val="0"/>
          <w:marTop w:val="0"/>
          <w:marBottom w:val="0"/>
          <w:divBdr>
            <w:top w:val="none" w:sz="0" w:space="0" w:color="auto"/>
            <w:left w:val="none" w:sz="0" w:space="0" w:color="auto"/>
            <w:bottom w:val="none" w:sz="0" w:space="0" w:color="auto"/>
            <w:right w:val="none" w:sz="0" w:space="0" w:color="auto"/>
          </w:divBdr>
        </w:div>
        <w:div w:id="393896003">
          <w:marLeft w:val="480"/>
          <w:marRight w:val="0"/>
          <w:marTop w:val="0"/>
          <w:marBottom w:val="0"/>
          <w:divBdr>
            <w:top w:val="none" w:sz="0" w:space="0" w:color="auto"/>
            <w:left w:val="none" w:sz="0" w:space="0" w:color="auto"/>
            <w:bottom w:val="none" w:sz="0" w:space="0" w:color="auto"/>
            <w:right w:val="none" w:sz="0" w:space="0" w:color="auto"/>
          </w:divBdr>
        </w:div>
        <w:div w:id="1062756826">
          <w:marLeft w:val="480"/>
          <w:marRight w:val="0"/>
          <w:marTop w:val="0"/>
          <w:marBottom w:val="0"/>
          <w:divBdr>
            <w:top w:val="none" w:sz="0" w:space="0" w:color="auto"/>
            <w:left w:val="none" w:sz="0" w:space="0" w:color="auto"/>
            <w:bottom w:val="none" w:sz="0" w:space="0" w:color="auto"/>
            <w:right w:val="none" w:sz="0" w:space="0" w:color="auto"/>
          </w:divBdr>
        </w:div>
        <w:div w:id="1631133263">
          <w:marLeft w:val="480"/>
          <w:marRight w:val="0"/>
          <w:marTop w:val="0"/>
          <w:marBottom w:val="0"/>
          <w:divBdr>
            <w:top w:val="none" w:sz="0" w:space="0" w:color="auto"/>
            <w:left w:val="none" w:sz="0" w:space="0" w:color="auto"/>
            <w:bottom w:val="none" w:sz="0" w:space="0" w:color="auto"/>
            <w:right w:val="none" w:sz="0" w:space="0" w:color="auto"/>
          </w:divBdr>
        </w:div>
        <w:div w:id="1601523362">
          <w:marLeft w:val="480"/>
          <w:marRight w:val="0"/>
          <w:marTop w:val="0"/>
          <w:marBottom w:val="0"/>
          <w:divBdr>
            <w:top w:val="none" w:sz="0" w:space="0" w:color="auto"/>
            <w:left w:val="none" w:sz="0" w:space="0" w:color="auto"/>
            <w:bottom w:val="none" w:sz="0" w:space="0" w:color="auto"/>
            <w:right w:val="none" w:sz="0" w:space="0" w:color="auto"/>
          </w:divBdr>
        </w:div>
        <w:div w:id="523248302">
          <w:marLeft w:val="480"/>
          <w:marRight w:val="0"/>
          <w:marTop w:val="0"/>
          <w:marBottom w:val="0"/>
          <w:divBdr>
            <w:top w:val="none" w:sz="0" w:space="0" w:color="auto"/>
            <w:left w:val="none" w:sz="0" w:space="0" w:color="auto"/>
            <w:bottom w:val="none" w:sz="0" w:space="0" w:color="auto"/>
            <w:right w:val="none" w:sz="0" w:space="0" w:color="auto"/>
          </w:divBdr>
        </w:div>
        <w:div w:id="1589120111">
          <w:marLeft w:val="480"/>
          <w:marRight w:val="0"/>
          <w:marTop w:val="0"/>
          <w:marBottom w:val="0"/>
          <w:divBdr>
            <w:top w:val="none" w:sz="0" w:space="0" w:color="auto"/>
            <w:left w:val="none" w:sz="0" w:space="0" w:color="auto"/>
            <w:bottom w:val="none" w:sz="0" w:space="0" w:color="auto"/>
            <w:right w:val="none" w:sz="0" w:space="0" w:color="auto"/>
          </w:divBdr>
        </w:div>
        <w:div w:id="119956142">
          <w:marLeft w:val="480"/>
          <w:marRight w:val="0"/>
          <w:marTop w:val="0"/>
          <w:marBottom w:val="0"/>
          <w:divBdr>
            <w:top w:val="none" w:sz="0" w:space="0" w:color="auto"/>
            <w:left w:val="none" w:sz="0" w:space="0" w:color="auto"/>
            <w:bottom w:val="none" w:sz="0" w:space="0" w:color="auto"/>
            <w:right w:val="none" w:sz="0" w:space="0" w:color="auto"/>
          </w:divBdr>
        </w:div>
        <w:div w:id="1776943959">
          <w:marLeft w:val="480"/>
          <w:marRight w:val="0"/>
          <w:marTop w:val="0"/>
          <w:marBottom w:val="0"/>
          <w:divBdr>
            <w:top w:val="none" w:sz="0" w:space="0" w:color="auto"/>
            <w:left w:val="none" w:sz="0" w:space="0" w:color="auto"/>
            <w:bottom w:val="none" w:sz="0" w:space="0" w:color="auto"/>
            <w:right w:val="none" w:sz="0" w:space="0" w:color="auto"/>
          </w:divBdr>
        </w:div>
      </w:divsChild>
    </w:div>
    <w:div w:id="1098059226">
      <w:bodyDiv w:val="1"/>
      <w:marLeft w:val="0"/>
      <w:marRight w:val="0"/>
      <w:marTop w:val="0"/>
      <w:marBottom w:val="0"/>
      <w:divBdr>
        <w:top w:val="none" w:sz="0" w:space="0" w:color="auto"/>
        <w:left w:val="none" w:sz="0" w:space="0" w:color="auto"/>
        <w:bottom w:val="none" w:sz="0" w:space="0" w:color="auto"/>
        <w:right w:val="none" w:sz="0" w:space="0" w:color="auto"/>
      </w:divBdr>
    </w:div>
    <w:div w:id="1098404085">
      <w:bodyDiv w:val="1"/>
      <w:marLeft w:val="0"/>
      <w:marRight w:val="0"/>
      <w:marTop w:val="0"/>
      <w:marBottom w:val="0"/>
      <w:divBdr>
        <w:top w:val="none" w:sz="0" w:space="0" w:color="auto"/>
        <w:left w:val="none" w:sz="0" w:space="0" w:color="auto"/>
        <w:bottom w:val="none" w:sz="0" w:space="0" w:color="auto"/>
        <w:right w:val="none" w:sz="0" w:space="0" w:color="auto"/>
      </w:divBdr>
    </w:div>
    <w:div w:id="1098450510">
      <w:bodyDiv w:val="1"/>
      <w:marLeft w:val="0"/>
      <w:marRight w:val="0"/>
      <w:marTop w:val="0"/>
      <w:marBottom w:val="0"/>
      <w:divBdr>
        <w:top w:val="none" w:sz="0" w:space="0" w:color="auto"/>
        <w:left w:val="none" w:sz="0" w:space="0" w:color="auto"/>
        <w:bottom w:val="none" w:sz="0" w:space="0" w:color="auto"/>
        <w:right w:val="none" w:sz="0" w:space="0" w:color="auto"/>
      </w:divBdr>
    </w:div>
    <w:div w:id="1100836275">
      <w:bodyDiv w:val="1"/>
      <w:marLeft w:val="0"/>
      <w:marRight w:val="0"/>
      <w:marTop w:val="0"/>
      <w:marBottom w:val="0"/>
      <w:divBdr>
        <w:top w:val="none" w:sz="0" w:space="0" w:color="auto"/>
        <w:left w:val="none" w:sz="0" w:space="0" w:color="auto"/>
        <w:bottom w:val="none" w:sz="0" w:space="0" w:color="auto"/>
        <w:right w:val="none" w:sz="0" w:space="0" w:color="auto"/>
      </w:divBdr>
    </w:div>
    <w:div w:id="1101220366">
      <w:bodyDiv w:val="1"/>
      <w:marLeft w:val="0"/>
      <w:marRight w:val="0"/>
      <w:marTop w:val="0"/>
      <w:marBottom w:val="0"/>
      <w:divBdr>
        <w:top w:val="none" w:sz="0" w:space="0" w:color="auto"/>
        <w:left w:val="none" w:sz="0" w:space="0" w:color="auto"/>
        <w:bottom w:val="none" w:sz="0" w:space="0" w:color="auto"/>
        <w:right w:val="none" w:sz="0" w:space="0" w:color="auto"/>
      </w:divBdr>
    </w:div>
    <w:div w:id="1102070528">
      <w:bodyDiv w:val="1"/>
      <w:marLeft w:val="0"/>
      <w:marRight w:val="0"/>
      <w:marTop w:val="0"/>
      <w:marBottom w:val="0"/>
      <w:divBdr>
        <w:top w:val="none" w:sz="0" w:space="0" w:color="auto"/>
        <w:left w:val="none" w:sz="0" w:space="0" w:color="auto"/>
        <w:bottom w:val="none" w:sz="0" w:space="0" w:color="auto"/>
        <w:right w:val="none" w:sz="0" w:space="0" w:color="auto"/>
      </w:divBdr>
    </w:div>
    <w:div w:id="1102922730">
      <w:bodyDiv w:val="1"/>
      <w:marLeft w:val="0"/>
      <w:marRight w:val="0"/>
      <w:marTop w:val="0"/>
      <w:marBottom w:val="0"/>
      <w:divBdr>
        <w:top w:val="none" w:sz="0" w:space="0" w:color="auto"/>
        <w:left w:val="none" w:sz="0" w:space="0" w:color="auto"/>
        <w:bottom w:val="none" w:sz="0" w:space="0" w:color="auto"/>
        <w:right w:val="none" w:sz="0" w:space="0" w:color="auto"/>
      </w:divBdr>
    </w:div>
    <w:div w:id="1103265723">
      <w:bodyDiv w:val="1"/>
      <w:marLeft w:val="0"/>
      <w:marRight w:val="0"/>
      <w:marTop w:val="0"/>
      <w:marBottom w:val="0"/>
      <w:divBdr>
        <w:top w:val="none" w:sz="0" w:space="0" w:color="auto"/>
        <w:left w:val="none" w:sz="0" w:space="0" w:color="auto"/>
        <w:bottom w:val="none" w:sz="0" w:space="0" w:color="auto"/>
        <w:right w:val="none" w:sz="0" w:space="0" w:color="auto"/>
      </w:divBdr>
    </w:div>
    <w:div w:id="1103838137">
      <w:bodyDiv w:val="1"/>
      <w:marLeft w:val="0"/>
      <w:marRight w:val="0"/>
      <w:marTop w:val="0"/>
      <w:marBottom w:val="0"/>
      <w:divBdr>
        <w:top w:val="none" w:sz="0" w:space="0" w:color="auto"/>
        <w:left w:val="none" w:sz="0" w:space="0" w:color="auto"/>
        <w:bottom w:val="none" w:sz="0" w:space="0" w:color="auto"/>
        <w:right w:val="none" w:sz="0" w:space="0" w:color="auto"/>
      </w:divBdr>
    </w:div>
    <w:div w:id="1105265642">
      <w:bodyDiv w:val="1"/>
      <w:marLeft w:val="0"/>
      <w:marRight w:val="0"/>
      <w:marTop w:val="0"/>
      <w:marBottom w:val="0"/>
      <w:divBdr>
        <w:top w:val="none" w:sz="0" w:space="0" w:color="auto"/>
        <w:left w:val="none" w:sz="0" w:space="0" w:color="auto"/>
        <w:bottom w:val="none" w:sz="0" w:space="0" w:color="auto"/>
        <w:right w:val="none" w:sz="0" w:space="0" w:color="auto"/>
      </w:divBdr>
    </w:div>
    <w:div w:id="1106850407">
      <w:bodyDiv w:val="1"/>
      <w:marLeft w:val="0"/>
      <w:marRight w:val="0"/>
      <w:marTop w:val="0"/>
      <w:marBottom w:val="0"/>
      <w:divBdr>
        <w:top w:val="none" w:sz="0" w:space="0" w:color="auto"/>
        <w:left w:val="none" w:sz="0" w:space="0" w:color="auto"/>
        <w:bottom w:val="none" w:sz="0" w:space="0" w:color="auto"/>
        <w:right w:val="none" w:sz="0" w:space="0" w:color="auto"/>
      </w:divBdr>
    </w:div>
    <w:div w:id="1107700482">
      <w:bodyDiv w:val="1"/>
      <w:marLeft w:val="0"/>
      <w:marRight w:val="0"/>
      <w:marTop w:val="0"/>
      <w:marBottom w:val="0"/>
      <w:divBdr>
        <w:top w:val="none" w:sz="0" w:space="0" w:color="auto"/>
        <w:left w:val="none" w:sz="0" w:space="0" w:color="auto"/>
        <w:bottom w:val="none" w:sz="0" w:space="0" w:color="auto"/>
        <w:right w:val="none" w:sz="0" w:space="0" w:color="auto"/>
      </w:divBdr>
    </w:div>
    <w:div w:id="1108621100">
      <w:bodyDiv w:val="1"/>
      <w:marLeft w:val="0"/>
      <w:marRight w:val="0"/>
      <w:marTop w:val="0"/>
      <w:marBottom w:val="0"/>
      <w:divBdr>
        <w:top w:val="none" w:sz="0" w:space="0" w:color="auto"/>
        <w:left w:val="none" w:sz="0" w:space="0" w:color="auto"/>
        <w:bottom w:val="none" w:sz="0" w:space="0" w:color="auto"/>
        <w:right w:val="none" w:sz="0" w:space="0" w:color="auto"/>
      </w:divBdr>
    </w:div>
    <w:div w:id="1109471708">
      <w:bodyDiv w:val="1"/>
      <w:marLeft w:val="0"/>
      <w:marRight w:val="0"/>
      <w:marTop w:val="0"/>
      <w:marBottom w:val="0"/>
      <w:divBdr>
        <w:top w:val="none" w:sz="0" w:space="0" w:color="auto"/>
        <w:left w:val="none" w:sz="0" w:space="0" w:color="auto"/>
        <w:bottom w:val="none" w:sz="0" w:space="0" w:color="auto"/>
        <w:right w:val="none" w:sz="0" w:space="0" w:color="auto"/>
      </w:divBdr>
    </w:div>
    <w:div w:id="1109735169">
      <w:bodyDiv w:val="1"/>
      <w:marLeft w:val="0"/>
      <w:marRight w:val="0"/>
      <w:marTop w:val="0"/>
      <w:marBottom w:val="0"/>
      <w:divBdr>
        <w:top w:val="none" w:sz="0" w:space="0" w:color="auto"/>
        <w:left w:val="none" w:sz="0" w:space="0" w:color="auto"/>
        <w:bottom w:val="none" w:sz="0" w:space="0" w:color="auto"/>
        <w:right w:val="none" w:sz="0" w:space="0" w:color="auto"/>
      </w:divBdr>
    </w:div>
    <w:div w:id="1110122011">
      <w:bodyDiv w:val="1"/>
      <w:marLeft w:val="0"/>
      <w:marRight w:val="0"/>
      <w:marTop w:val="0"/>
      <w:marBottom w:val="0"/>
      <w:divBdr>
        <w:top w:val="none" w:sz="0" w:space="0" w:color="auto"/>
        <w:left w:val="none" w:sz="0" w:space="0" w:color="auto"/>
        <w:bottom w:val="none" w:sz="0" w:space="0" w:color="auto"/>
        <w:right w:val="none" w:sz="0" w:space="0" w:color="auto"/>
      </w:divBdr>
    </w:div>
    <w:div w:id="1110122172">
      <w:bodyDiv w:val="1"/>
      <w:marLeft w:val="0"/>
      <w:marRight w:val="0"/>
      <w:marTop w:val="0"/>
      <w:marBottom w:val="0"/>
      <w:divBdr>
        <w:top w:val="none" w:sz="0" w:space="0" w:color="auto"/>
        <w:left w:val="none" w:sz="0" w:space="0" w:color="auto"/>
        <w:bottom w:val="none" w:sz="0" w:space="0" w:color="auto"/>
        <w:right w:val="none" w:sz="0" w:space="0" w:color="auto"/>
      </w:divBdr>
    </w:div>
    <w:div w:id="1110859023">
      <w:bodyDiv w:val="1"/>
      <w:marLeft w:val="0"/>
      <w:marRight w:val="0"/>
      <w:marTop w:val="0"/>
      <w:marBottom w:val="0"/>
      <w:divBdr>
        <w:top w:val="none" w:sz="0" w:space="0" w:color="auto"/>
        <w:left w:val="none" w:sz="0" w:space="0" w:color="auto"/>
        <w:bottom w:val="none" w:sz="0" w:space="0" w:color="auto"/>
        <w:right w:val="none" w:sz="0" w:space="0" w:color="auto"/>
      </w:divBdr>
    </w:div>
    <w:div w:id="1111625936">
      <w:bodyDiv w:val="1"/>
      <w:marLeft w:val="0"/>
      <w:marRight w:val="0"/>
      <w:marTop w:val="0"/>
      <w:marBottom w:val="0"/>
      <w:divBdr>
        <w:top w:val="none" w:sz="0" w:space="0" w:color="auto"/>
        <w:left w:val="none" w:sz="0" w:space="0" w:color="auto"/>
        <w:bottom w:val="none" w:sz="0" w:space="0" w:color="auto"/>
        <w:right w:val="none" w:sz="0" w:space="0" w:color="auto"/>
      </w:divBdr>
    </w:div>
    <w:div w:id="1113935411">
      <w:bodyDiv w:val="1"/>
      <w:marLeft w:val="0"/>
      <w:marRight w:val="0"/>
      <w:marTop w:val="0"/>
      <w:marBottom w:val="0"/>
      <w:divBdr>
        <w:top w:val="none" w:sz="0" w:space="0" w:color="auto"/>
        <w:left w:val="none" w:sz="0" w:space="0" w:color="auto"/>
        <w:bottom w:val="none" w:sz="0" w:space="0" w:color="auto"/>
        <w:right w:val="none" w:sz="0" w:space="0" w:color="auto"/>
      </w:divBdr>
    </w:div>
    <w:div w:id="1116213591">
      <w:bodyDiv w:val="1"/>
      <w:marLeft w:val="0"/>
      <w:marRight w:val="0"/>
      <w:marTop w:val="0"/>
      <w:marBottom w:val="0"/>
      <w:divBdr>
        <w:top w:val="none" w:sz="0" w:space="0" w:color="auto"/>
        <w:left w:val="none" w:sz="0" w:space="0" w:color="auto"/>
        <w:bottom w:val="none" w:sz="0" w:space="0" w:color="auto"/>
        <w:right w:val="none" w:sz="0" w:space="0" w:color="auto"/>
      </w:divBdr>
    </w:div>
    <w:div w:id="1116291590">
      <w:bodyDiv w:val="1"/>
      <w:marLeft w:val="0"/>
      <w:marRight w:val="0"/>
      <w:marTop w:val="0"/>
      <w:marBottom w:val="0"/>
      <w:divBdr>
        <w:top w:val="none" w:sz="0" w:space="0" w:color="auto"/>
        <w:left w:val="none" w:sz="0" w:space="0" w:color="auto"/>
        <w:bottom w:val="none" w:sz="0" w:space="0" w:color="auto"/>
        <w:right w:val="none" w:sz="0" w:space="0" w:color="auto"/>
      </w:divBdr>
    </w:div>
    <w:div w:id="1118835116">
      <w:bodyDiv w:val="1"/>
      <w:marLeft w:val="0"/>
      <w:marRight w:val="0"/>
      <w:marTop w:val="0"/>
      <w:marBottom w:val="0"/>
      <w:divBdr>
        <w:top w:val="none" w:sz="0" w:space="0" w:color="auto"/>
        <w:left w:val="none" w:sz="0" w:space="0" w:color="auto"/>
        <w:bottom w:val="none" w:sz="0" w:space="0" w:color="auto"/>
        <w:right w:val="none" w:sz="0" w:space="0" w:color="auto"/>
      </w:divBdr>
      <w:divsChild>
        <w:div w:id="1398821988">
          <w:marLeft w:val="480"/>
          <w:marRight w:val="0"/>
          <w:marTop w:val="0"/>
          <w:marBottom w:val="0"/>
          <w:divBdr>
            <w:top w:val="none" w:sz="0" w:space="0" w:color="auto"/>
            <w:left w:val="none" w:sz="0" w:space="0" w:color="auto"/>
            <w:bottom w:val="none" w:sz="0" w:space="0" w:color="auto"/>
            <w:right w:val="none" w:sz="0" w:space="0" w:color="auto"/>
          </w:divBdr>
        </w:div>
        <w:div w:id="1170024284">
          <w:marLeft w:val="480"/>
          <w:marRight w:val="0"/>
          <w:marTop w:val="0"/>
          <w:marBottom w:val="0"/>
          <w:divBdr>
            <w:top w:val="none" w:sz="0" w:space="0" w:color="auto"/>
            <w:left w:val="none" w:sz="0" w:space="0" w:color="auto"/>
            <w:bottom w:val="none" w:sz="0" w:space="0" w:color="auto"/>
            <w:right w:val="none" w:sz="0" w:space="0" w:color="auto"/>
          </w:divBdr>
        </w:div>
        <w:div w:id="444085311">
          <w:marLeft w:val="480"/>
          <w:marRight w:val="0"/>
          <w:marTop w:val="0"/>
          <w:marBottom w:val="0"/>
          <w:divBdr>
            <w:top w:val="none" w:sz="0" w:space="0" w:color="auto"/>
            <w:left w:val="none" w:sz="0" w:space="0" w:color="auto"/>
            <w:bottom w:val="none" w:sz="0" w:space="0" w:color="auto"/>
            <w:right w:val="none" w:sz="0" w:space="0" w:color="auto"/>
          </w:divBdr>
        </w:div>
        <w:div w:id="1378816081">
          <w:marLeft w:val="480"/>
          <w:marRight w:val="0"/>
          <w:marTop w:val="0"/>
          <w:marBottom w:val="0"/>
          <w:divBdr>
            <w:top w:val="none" w:sz="0" w:space="0" w:color="auto"/>
            <w:left w:val="none" w:sz="0" w:space="0" w:color="auto"/>
            <w:bottom w:val="none" w:sz="0" w:space="0" w:color="auto"/>
            <w:right w:val="none" w:sz="0" w:space="0" w:color="auto"/>
          </w:divBdr>
        </w:div>
        <w:div w:id="1042050654">
          <w:marLeft w:val="480"/>
          <w:marRight w:val="0"/>
          <w:marTop w:val="0"/>
          <w:marBottom w:val="0"/>
          <w:divBdr>
            <w:top w:val="none" w:sz="0" w:space="0" w:color="auto"/>
            <w:left w:val="none" w:sz="0" w:space="0" w:color="auto"/>
            <w:bottom w:val="none" w:sz="0" w:space="0" w:color="auto"/>
            <w:right w:val="none" w:sz="0" w:space="0" w:color="auto"/>
          </w:divBdr>
        </w:div>
        <w:div w:id="2076851251">
          <w:marLeft w:val="480"/>
          <w:marRight w:val="0"/>
          <w:marTop w:val="0"/>
          <w:marBottom w:val="0"/>
          <w:divBdr>
            <w:top w:val="none" w:sz="0" w:space="0" w:color="auto"/>
            <w:left w:val="none" w:sz="0" w:space="0" w:color="auto"/>
            <w:bottom w:val="none" w:sz="0" w:space="0" w:color="auto"/>
            <w:right w:val="none" w:sz="0" w:space="0" w:color="auto"/>
          </w:divBdr>
        </w:div>
        <w:div w:id="1067990635">
          <w:marLeft w:val="480"/>
          <w:marRight w:val="0"/>
          <w:marTop w:val="0"/>
          <w:marBottom w:val="0"/>
          <w:divBdr>
            <w:top w:val="none" w:sz="0" w:space="0" w:color="auto"/>
            <w:left w:val="none" w:sz="0" w:space="0" w:color="auto"/>
            <w:bottom w:val="none" w:sz="0" w:space="0" w:color="auto"/>
            <w:right w:val="none" w:sz="0" w:space="0" w:color="auto"/>
          </w:divBdr>
        </w:div>
        <w:div w:id="293145212">
          <w:marLeft w:val="480"/>
          <w:marRight w:val="0"/>
          <w:marTop w:val="0"/>
          <w:marBottom w:val="0"/>
          <w:divBdr>
            <w:top w:val="none" w:sz="0" w:space="0" w:color="auto"/>
            <w:left w:val="none" w:sz="0" w:space="0" w:color="auto"/>
            <w:bottom w:val="none" w:sz="0" w:space="0" w:color="auto"/>
            <w:right w:val="none" w:sz="0" w:space="0" w:color="auto"/>
          </w:divBdr>
        </w:div>
        <w:div w:id="1210412933">
          <w:marLeft w:val="480"/>
          <w:marRight w:val="0"/>
          <w:marTop w:val="0"/>
          <w:marBottom w:val="0"/>
          <w:divBdr>
            <w:top w:val="none" w:sz="0" w:space="0" w:color="auto"/>
            <w:left w:val="none" w:sz="0" w:space="0" w:color="auto"/>
            <w:bottom w:val="none" w:sz="0" w:space="0" w:color="auto"/>
            <w:right w:val="none" w:sz="0" w:space="0" w:color="auto"/>
          </w:divBdr>
        </w:div>
        <w:div w:id="462506338">
          <w:marLeft w:val="480"/>
          <w:marRight w:val="0"/>
          <w:marTop w:val="0"/>
          <w:marBottom w:val="0"/>
          <w:divBdr>
            <w:top w:val="none" w:sz="0" w:space="0" w:color="auto"/>
            <w:left w:val="none" w:sz="0" w:space="0" w:color="auto"/>
            <w:bottom w:val="none" w:sz="0" w:space="0" w:color="auto"/>
            <w:right w:val="none" w:sz="0" w:space="0" w:color="auto"/>
          </w:divBdr>
        </w:div>
        <w:div w:id="1038969728">
          <w:marLeft w:val="480"/>
          <w:marRight w:val="0"/>
          <w:marTop w:val="0"/>
          <w:marBottom w:val="0"/>
          <w:divBdr>
            <w:top w:val="none" w:sz="0" w:space="0" w:color="auto"/>
            <w:left w:val="none" w:sz="0" w:space="0" w:color="auto"/>
            <w:bottom w:val="none" w:sz="0" w:space="0" w:color="auto"/>
            <w:right w:val="none" w:sz="0" w:space="0" w:color="auto"/>
          </w:divBdr>
        </w:div>
        <w:div w:id="634674466">
          <w:marLeft w:val="480"/>
          <w:marRight w:val="0"/>
          <w:marTop w:val="0"/>
          <w:marBottom w:val="0"/>
          <w:divBdr>
            <w:top w:val="none" w:sz="0" w:space="0" w:color="auto"/>
            <w:left w:val="none" w:sz="0" w:space="0" w:color="auto"/>
            <w:bottom w:val="none" w:sz="0" w:space="0" w:color="auto"/>
            <w:right w:val="none" w:sz="0" w:space="0" w:color="auto"/>
          </w:divBdr>
        </w:div>
        <w:div w:id="103767339">
          <w:marLeft w:val="480"/>
          <w:marRight w:val="0"/>
          <w:marTop w:val="0"/>
          <w:marBottom w:val="0"/>
          <w:divBdr>
            <w:top w:val="none" w:sz="0" w:space="0" w:color="auto"/>
            <w:left w:val="none" w:sz="0" w:space="0" w:color="auto"/>
            <w:bottom w:val="none" w:sz="0" w:space="0" w:color="auto"/>
            <w:right w:val="none" w:sz="0" w:space="0" w:color="auto"/>
          </w:divBdr>
        </w:div>
        <w:div w:id="483162030">
          <w:marLeft w:val="480"/>
          <w:marRight w:val="0"/>
          <w:marTop w:val="0"/>
          <w:marBottom w:val="0"/>
          <w:divBdr>
            <w:top w:val="none" w:sz="0" w:space="0" w:color="auto"/>
            <w:left w:val="none" w:sz="0" w:space="0" w:color="auto"/>
            <w:bottom w:val="none" w:sz="0" w:space="0" w:color="auto"/>
            <w:right w:val="none" w:sz="0" w:space="0" w:color="auto"/>
          </w:divBdr>
        </w:div>
        <w:div w:id="345836235">
          <w:marLeft w:val="480"/>
          <w:marRight w:val="0"/>
          <w:marTop w:val="0"/>
          <w:marBottom w:val="0"/>
          <w:divBdr>
            <w:top w:val="none" w:sz="0" w:space="0" w:color="auto"/>
            <w:left w:val="none" w:sz="0" w:space="0" w:color="auto"/>
            <w:bottom w:val="none" w:sz="0" w:space="0" w:color="auto"/>
            <w:right w:val="none" w:sz="0" w:space="0" w:color="auto"/>
          </w:divBdr>
        </w:div>
        <w:div w:id="1393194361">
          <w:marLeft w:val="480"/>
          <w:marRight w:val="0"/>
          <w:marTop w:val="0"/>
          <w:marBottom w:val="0"/>
          <w:divBdr>
            <w:top w:val="none" w:sz="0" w:space="0" w:color="auto"/>
            <w:left w:val="none" w:sz="0" w:space="0" w:color="auto"/>
            <w:bottom w:val="none" w:sz="0" w:space="0" w:color="auto"/>
            <w:right w:val="none" w:sz="0" w:space="0" w:color="auto"/>
          </w:divBdr>
        </w:div>
        <w:div w:id="1946113044">
          <w:marLeft w:val="480"/>
          <w:marRight w:val="0"/>
          <w:marTop w:val="0"/>
          <w:marBottom w:val="0"/>
          <w:divBdr>
            <w:top w:val="none" w:sz="0" w:space="0" w:color="auto"/>
            <w:left w:val="none" w:sz="0" w:space="0" w:color="auto"/>
            <w:bottom w:val="none" w:sz="0" w:space="0" w:color="auto"/>
            <w:right w:val="none" w:sz="0" w:space="0" w:color="auto"/>
          </w:divBdr>
        </w:div>
        <w:div w:id="1356535822">
          <w:marLeft w:val="480"/>
          <w:marRight w:val="0"/>
          <w:marTop w:val="0"/>
          <w:marBottom w:val="0"/>
          <w:divBdr>
            <w:top w:val="none" w:sz="0" w:space="0" w:color="auto"/>
            <w:left w:val="none" w:sz="0" w:space="0" w:color="auto"/>
            <w:bottom w:val="none" w:sz="0" w:space="0" w:color="auto"/>
            <w:right w:val="none" w:sz="0" w:space="0" w:color="auto"/>
          </w:divBdr>
        </w:div>
        <w:div w:id="2048217379">
          <w:marLeft w:val="480"/>
          <w:marRight w:val="0"/>
          <w:marTop w:val="0"/>
          <w:marBottom w:val="0"/>
          <w:divBdr>
            <w:top w:val="none" w:sz="0" w:space="0" w:color="auto"/>
            <w:left w:val="none" w:sz="0" w:space="0" w:color="auto"/>
            <w:bottom w:val="none" w:sz="0" w:space="0" w:color="auto"/>
            <w:right w:val="none" w:sz="0" w:space="0" w:color="auto"/>
          </w:divBdr>
        </w:div>
        <w:div w:id="1178809991">
          <w:marLeft w:val="480"/>
          <w:marRight w:val="0"/>
          <w:marTop w:val="0"/>
          <w:marBottom w:val="0"/>
          <w:divBdr>
            <w:top w:val="none" w:sz="0" w:space="0" w:color="auto"/>
            <w:left w:val="none" w:sz="0" w:space="0" w:color="auto"/>
            <w:bottom w:val="none" w:sz="0" w:space="0" w:color="auto"/>
            <w:right w:val="none" w:sz="0" w:space="0" w:color="auto"/>
          </w:divBdr>
        </w:div>
        <w:div w:id="636111039">
          <w:marLeft w:val="480"/>
          <w:marRight w:val="0"/>
          <w:marTop w:val="0"/>
          <w:marBottom w:val="0"/>
          <w:divBdr>
            <w:top w:val="none" w:sz="0" w:space="0" w:color="auto"/>
            <w:left w:val="none" w:sz="0" w:space="0" w:color="auto"/>
            <w:bottom w:val="none" w:sz="0" w:space="0" w:color="auto"/>
            <w:right w:val="none" w:sz="0" w:space="0" w:color="auto"/>
          </w:divBdr>
        </w:div>
        <w:div w:id="1393698344">
          <w:marLeft w:val="480"/>
          <w:marRight w:val="0"/>
          <w:marTop w:val="0"/>
          <w:marBottom w:val="0"/>
          <w:divBdr>
            <w:top w:val="none" w:sz="0" w:space="0" w:color="auto"/>
            <w:left w:val="none" w:sz="0" w:space="0" w:color="auto"/>
            <w:bottom w:val="none" w:sz="0" w:space="0" w:color="auto"/>
            <w:right w:val="none" w:sz="0" w:space="0" w:color="auto"/>
          </w:divBdr>
        </w:div>
        <w:div w:id="1497304996">
          <w:marLeft w:val="480"/>
          <w:marRight w:val="0"/>
          <w:marTop w:val="0"/>
          <w:marBottom w:val="0"/>
          <w:divBdr>
            <w:top w:val="none" w:sz="0" w:space="0" w:color="auto"/>
            <w:left w:val="none" w:sz="0" w:space="0" w:color="auto"/>
            <w:bottom w:val="none" w:sz="0" w:space="0" w:color="auto"/>
            <w:right w:val="none" w:sz="0" w:space="0" w:color="auto"/>
          </w:divBdr>
        </w:div>
        <w:div w:id="1579753425">
          <w:marLeft w:val="480"/>
          <w:marRight w:val="0"/>
          <w:marTop w:val="0"/>
          <w:marBottom w:val="0"/>
          <w:divBdr>
            <w:top w:val="none" w:sz="0" w:space="0" w:color="auto"/>
            <w:left w:val="none" w:sz="0" w:space="0" w:color="auto"/>
            <w:bottom w:val="none" w:sz="0" w:space="0" w:color="auto"/>
            <w:right w:val="none" w:sz="0" w:space="0" w:color="auto"/>
          </w:divBdr>
        </w:div>
        <w:div w:id="420182850">
          <w:marLeft w:val="480"/>
          <w:marRight w:val="0"/>
          <w:marTop w:val="0"/>
          <w:marBottom w:val="0"/>
          <w:divBdr>
            <w:top w:val="none" w:sz="0" w:space="0" w:color="auto"/>
            <w:left w:val="none" w:sz="0" w:space="0" w:color="auto"/>
            <w:bottom w:val="none" w:sz="0" w:space="0" w:color="auto"/>
            <w:right w:val="none" w:sz="0" w:space="0" w:color="auto"/>
          </w:divBdr>
        </w:div>
        <w:div w:id="275215841">
          <w:marLeft w:val="480"/>
          <w:marRight w:val="0"/>
          <w:marTop w:val="0"/>
          <w:marBottom w:val="0"/>
          <w:divBdr>
            <w:top w:val="none" w:sz="0" w:space="0" w:color="auto"/>
            <w:left w:val="none" w:sz="0" w:space="0" w:color="auto"/>
            <w:bottom w:val="none" w:sz="0" w:space="0" w:color="auto"/>
            <w:right w:val="none" w:sz="0" w:space="0" w:color="auto"/>
          </w:divBdr>
        </w:div>
        <w:div w:id="303660788">
          <w:marLeft w:val="480"/>
          <w:marRight w:val="0"/>
          <w:marTop w:val="0"/>
          <w:marBottom w:val="0"/>
          <w:divBdr>
            <w:top w:val="none" w:sz="0" w:space="0" w:color="auto"/>
            <w:left w:val="none" w:sz="0" w:space="0" w:color="auto"/>
            <w:bottom w:val="none" w:sz="0" w:space="0" w:color="auto"/>
            <w:right w:val="none" w:sz="0" w:space="0" w:color="auto"/>
          </w:divBdr>
        </w:div>
        <w:div w:id="791022134">
          <w:marLeft w:val="480"/>
          <w:marRight w:val="0"/>
          <w:marTop w:val="0"/>
          <w:marBottom w:val="0"/>
          <w:divBdr>
            <w:top w:val="none" w:sz="0" w:space="0" w:color="auto"/>
            <w:left w:val="none" w:sz="0" w:space="0" w:color="auto"/>
            <w:bottom w:val="none" w:sz="0" w:space="0" w:color="auto"/>
            <w:right w:val="none" w:sz="0" w:space="0" w:color="auto"/>
          </w:divBdr>
        </w:div>
        <w:div w:id="1650403253">
          <w:marLeft w:val="480"/>
          <w:marRight w:val="0"/>
          <w:marTop w:val="0"/>
          <w:marBottom w:val="0"/>
          <w:divBdr>
            <w:top w:val="none" w:sz="0" w:space="0" w:color="auto"/>
            <w:left w:val="none" w:sz="0" w:space="0" w:color="auto"/>
            <w:bottom w:val="none" w:sz="0" w:space="0" w:color="auto"/>
            <w:right w:val="none" w:sz="0" w:space="0" w:color="auto"/>
          </w:divBdr>
        </w:div>
        <w:div w:id="1495415826">
          <w:marLeft w:val="480"/>
          <w:marRight w:val="0"/>
          <w:marTop w:val="0"/>
          <w:marBottom w:val="0"/>
          <w:divBdr>
            <w:top w:val="none" w:sz="0" w:space="0" w:color="auto"/>
            <w:left w:val="none" w:sz="0" w:space="0" w:color="auto"/>
            <w:bottom w:val="none" w:sz="0" w:space="0" w:color="auto"/>
            <w:right w:val="none" w:sz="0" w:space="0" w:color="auto"/>
          </w:divBdr>
        </w:div>
        <w:div w:id="2010867475">
          <w:marLeft w:val="480"/>
          <w:marRight w:val="0"/>
          <w:marTop w:val="0"/>
          <w:marBottom w:val="0"/>
          <w:divBdr>
            <w:top w:val="none" w:sz="0" w:space="0" w:color="auto"/>
            <w:left w:val="none" w:sz="0" w:space="0" w:color="auto"/>
            <w:bottom w:val="none" w:sz="0" w:space="0" w:color="auto"/>
            <w:right w:val="none" w:sz="0" w:space="0" w:color="auto"/>
          </w:divBdr>
        </w:div>
        <w:div w:id="1804301952">
          <w:marLeft w:val="480"/>
          <w:marRight w:val="0"/>
          <w:marTop w:val="0"/>
          <w:marBottom w:val="0"/>
          <w:divBdr>
            <w:top w:val="none" w:sz="0" w:space="0" w:color="auto"/>
            <w:left w:val="none" w:sz="0" w:space="0" w:color="auto"/>
            <w:bottom w:val="none" w:sz="0" w:space="0" w:color="auto"/>
            <w:right w:val="none" w:sz="0" w:space="0" w:color="auto"/>
          </w:divBdr>
        </w:div>
        <w:div w:id="530722515">
          <w:marLeft w:val="480"/>
          <w:marRight w:val="0"/>
          <w:marTop w:val="0"/>
          <w:marBottom w:val="0"/>
          <w:divBdr>
            <w:top w:val="none" w:sz="0" w:space="0" w:color="auto"/>
            <w:left w:val="none" w:sz="0" w:space="0" w:color="auto"/>
            <w:bottom w:val="none" w:sz="0" w:space="0" w:color="auto"/>
            <w:right w:val="none" w:sz="0" w:space="0" w:color="auto"/>
          </w:divBdr>
        </w:div>
        <w:div w:id="2034072985">
          <w:marLeft w:val="480"/>
          <w:marRight w:val="0"/>
          <w:marTop w:val="0"/>
          <w:marBottom w:val="0"/>
          <w:divBdr>
            <w:top w:val="none" w:sz="0" w:space="0" w:color="auto"/>
            <w:left w:val="none" w:sz="0" w:space="0" w:color="auto"/>
            <w:bottom w:val="none" w:sz="0" w:space="0" w:color="auto"/>
            <w:right w:val="none" w:sz="0" w:space="0" w:color="auto"/>
          </w:divBdr>
        </w:div>
        <w:div w:id="2048792970">
          <w:marLeft w:val="480"/>
          <w:marRight w:val="0"/>
          <w:marTop w:val="0"/>
          <w:marBottom w:val="0"/>
          <w:divBdr>
            <w:top w:val="none" w:sz="0" w:space="0" w:color="auto"/>
            <w:left w:val="none" w:sz="0" w:space="0" w:color="auto"/>
            <w:bottom w:val="none" w:sz="0" w:space="0" w:color="auto"/>
            <w:right w:val="none" w:sz="0" w:space="0" w:color="auto"/>
          </w:divBdr>
        </w:div>
        <w:div w:id="1704205962">
          <w:marLeft w:val="480"/>
          <w:marRight w:val="0"/>
          <w:marTop w:val="0"/>
          <w:marBottom w:val="0"/>
          <w:divBdr>
            <w:top w:val="none" w:sz="0" w:space="0" w:color="auto"/>
            <w:left w:val="none" w:sz="0" w:space="0" w:color="auto"/>
            <w:bottom w:val="none" w:sz="0" w:space="0" w:color="auto"/>
            <w:right w:val="none" w:sz="0" w:space="0" w:color="auto"/>
          </w:divBdr>
        </w:div>
        <w:div w:id="1818378405">
          <w:marLeft w:val="480"/>
          <w:marRight w:val="0"/>
          <w:marTop w:val="0"/>
          <w:marBottom w:val="0"/>
          <w:divBdr>
            <w:top w:val="none" w:sz="0" w:space="0" w:color="auto"/>
            <w:left w:val="none" w:sz="0" w:space="0" w:color="auto"/>
            <w:bottom w:val="none" w:sz="0" w:space="0" w:color="auto"/>
            <w:right w:val="none" w:sz="0" w:space="0" w:color="auto"/>
          </w:divBdr>
        </w:div>
        <w:div w:id="1728066514">
          <w:marLeft w:val="480"/>
          <w:marRight w:val="0"/>
          <w:marTop w:val="0"/>
          <w:marBottom w:val="0"/>
          <w:divBdr>
            <w:top w:val="none" w:sz="0" w:space="0" w:color="auto"/>
            <w:left w:val="none" w:sz="0" w:space="0" w:color="auto"/>
            <w:bottom w:val="none" w:sz="0" w:space="0" w:color="auto"/>
            <w:right w:val="none" w:sz="0" w:space="0" w:color="auto"/>
          </w:divBdr>
        </w:div>
        <w:div w:id="473182638">
          <w:marLeft w:val="480"/>
          <w:marRight w:val="0"/>
          <w:marTop w:val="0"/>
          <w:marBottom w:val="0"/>
          <w:divBdr>
            <w:top w:val="none" w:sz="0" w:space="0" w:color="auto"/>
            <w:left w:val="none" w:sz="0" w:space="0" w:color="auto"/>
            <w:bottom w:val="none" w:sz="0" w:space="0" w:color="auto"/>
            <w:right w:val="none" w:sz="0" w:space="0" w:color="auto"/>
          </w:divBdr>
        </w:div>
        <w:div w:id="1538354402">
          <w:marLeft w:val="480"/>
          <w:marRight w:val="0"/>
          <w:marTop w:val="0"/>
          <w:marBottom w:val="0"/>
          <w:divBdr>
            <w:top w:val="none" w:sz="0" w:space="0" w:color="auto"/>
            <w:left w:val="none" w:sz="0" w:space="0" w:color="auto"/>
            <w:bottom w:val="none" w:sz="0" w:space="0" w:color="auto"/>
            <w:right w:val="none" w:sz="0" w:space="0" w:color="auto"/>
          </w:divBdr>
        </w:div>
        <w:div w:id="496114379">
          <w:marLeft w:val="480"/>
          <w:marRight w:val="0"/>
          <w:marTop w:val="0"/>
          <w:marBottom w:val="0"/>
          <w:divBdr>
            <w:top w:val="none" w:sz="0" w:space="0" w:color="auto"/>
            <w:left w:val="none" w:sz="0" w:space="0" w:color="auto"/>
            <w:bottom w:val="none" w:sz="0" w:space="0" w:color="auto"/>
            <w:right w:val="none" w:sz="0" w:space="0" w:color="auto"/>
          </w:divBdr>
        </w:div>
        <w:div w:id="462776746">
          <w:marLeft w:val="480"/>
          <w:marRight w:val="0"/>
          <w:marTop w:val="0"/>
          <w:marBottom w:val="0"/>
          <w:divBdr>
            <w:top w:val="none" w:sz="0" w:space="0" w:color="auto"/>
            <w:left w:val="none" w:sz="0" w:space="0" w:color="auto"/>
            <w:bottom w:val="none" w:sz="0" w:space="0" w:color="auto"/>
            <w:right w:val="none" w:sz="0" w:space="0" w:color="auto"/>
          </w:divBdr>
        </w:div>
        <w:div w:id="1535725622">
          <w:marLeft w:val="480"/>
          <w:marRight w:val="0"/>
          <w:marTop w:val="0"/>
          <w:marBottom w:val="0"/>
          <w:divBdr>
            <w:top w:val="none" w:sz="0" w:space="0" w:color="auto"/>
            <w:left w:val="none" w:sz="0" w:space="0" w:color="auto"/>
            <w:bottom w:val="none" w:sz="0" w:space="0" w:color="auto"/>
            <w:right w:val="none" w:sz="0" w:space="0" w:color="auto"/>
          </w:divBdr>
        </w:div>
        <w:div w:id="2084062144">
          <w:marLeft w:val="480"/>
          <w:marRight w:val="0"/>
          <w:marTop w:val="0"/>
          <w:marBottom w:val="0"/>
          <w:divBdr>
            <w:top w:val="none" w:sz="0" w:space="0" w:color="auto"/>
            <w:left w:val="none" w:sz="0" w:space="0" w:color="auto"/>
            <w:bottom w:val="none" w:sz="0" w:space="0" w:color="auto"/>
            <w:right w:val="none" w:sz="0" w:space="0" w:color="auto"/>
          </w:divBdr>
        </w:div>
        <w:div w:id="1918896931">
          <w:marLeft w:val="480"/>
          <w:marRight w:val="0"/>
          <w:marTop w:val="0"/>
          <w:marBottom w:val="0"/>
          <w:divBdr>
            <w:top w:val="none" w:sz="0" w:space="0" w:color="auto"/>
            <w:left w:val="none" w:sz="0" w:space="0" w:color="auto"/>
            <w:bottom w:val="none" w:sz="0" w:space="0" w:color="auto"/>
            <w:right w:val="none" w:sz="0" w:space="0" w:color="auto"/>
          </w:divBdr>
        </w:div>
        <w:div w:id="1534687934">
          <w:marLeft w:val="480"/>
          <w:marRight w:val="0"/>
          <w:marTop w:val="0"/>
          <w:marBottom w:val="0"/>
          <w:divBdr>
            <w:top w:val="none" w:sz="0" w:space="0" w:color="auto"/>
            <w:left w:val="none" w:sz="0" w:space="0" w:color="auto"/>
            <w:bottom w:val="none" w:sz="0" w:space="0" w:color="auto"/>
            <w:right w:val="none" w:sz="0" w:space="0" w:color="auto"/>
          </w:divBdr>
        </w:div>
        <w:div w:id="258878087">
          <w:marLeft w:val="480"/>
          <w:marRight w:val="0"/>
          <w:marTop w:val="0"/>
          <w:marBottom w:val="0"/>
          <w:divBdr>
            <w:top w:val="none" w:sz="0" w:space="0" w:color="auto"/>
            <w:left w:val="none" w:sz="0" w:space="0" w:color="auto"/>
            <w:bottom w:val="none" w:sz="0" w:space="0" w:color="auto"/>
            <w:right w:val="none" w:sz="0" w:space="0" w:color="auto"/>
          </w:divBdr>
        </w:div>
        <w:div w:id="104619054">
          <w:marLeft w:val="480"/>
          <w:marRight w:val="0"/>
          <w:marTop w:val="0"/>
          <w:marBottom w:val="0"/>
          <w:divBdr>
            <w:top w:val="none" w:sz="0" w:space="0" w:color="auto"/>
            <w:left w:val="none" w:sz="0" w:space="0" w:color="auto"/>
            <w:bottom w:val="none" w:sz="0" w:space="0" w:color="auto"/>
            <w:right w:val="none" w:sz="0" w:space="0" w:color="auto"/>
          </w:divBdr>
        </w:div>
        <w:div w:id="1003900855">
          <w:marLeft w:val="480"/>
          <w:marRight w:val="0"/>
          <w:marTop w:val="0"/>
          <w:marBottom w:val="0"/>
          <w:divBdr>
            <w:top w:val="none" w:sz="0" w:space="0" w:color="auto"/>
            <w:left w:val="none" w:sz="0" w:space="0" w:color="auto"/>
            <w:bottom w:val="none" w:sz="0" w:space="0" w:color="auto"/>
            <w:right w:val="none" w:sz="0" w:space="0" w:color="auto"/>
          </w:divBdr>
        </w:div>
        <w:div w:id="408161884">
          <w:marLeft w:val="480"/>
          <w:marRight w:val="0"/>
          <w:marTop w:val="0"/>
          <w:marBottom w:val="0"/>
          <w:divBdr>
            <w:top w:val="none" w:sz="0" w:space="0" w:color="auto"/>
            <w:left w:val="none" w:sz="0" w:space="0" w:color="auto"/>
            <w:bottom w:val="none" w:sz="0" w:space="0" w:color="auto"/>
            <w:right w:val="none" w:sz="0" w:space="0" w:color="auto"/>
          </w:divBdr>
        </w:div>
        <w:div w:id="1387292148">
          <w:marLeft w:val="480"/>
          <w:marRight w:val="0"/>
          <w:marTop w:val="0"/>
          <w:marBottom w:val="0"/>
          <w:divBdr>
            <w:top w:val="none" w:sz="0" w:space="0" w:color="auto"/>
            <w:left w:val="none" w:sz="0" w:space="0" w:color="auto"/>
            <w:bottom w:val="none" w:sz="0" w:space="0" w:color="auto"/>
            <w:right w:val="none" w:sz="0" w:space="0" w:color="auto"/>
          </w:divBdr>
        </w:div>
      </w:divsChild>
    </w:div>
    <w:div w:id="1121923339">
      <w:bodyDiv w:val="1"/>
      <w:marLeft w:val="0"/>
      <w:marRight w:val="0"/>
      <w:marTop w:val="0"/>
      <w:marBottom w:val="0"/>
      <w:divBdr>
        <w:top w:val="none" w:sz="0" w:space="0" w:color="auto"/>
        <w:left w:val="none" w:sz="0" w:space="0" w:color="auto"/>
        <w:bottom w:val="none" w:sz="0" w:space="0" w:color="auto"/>
        <w:right w:val="none" w:sz="0" w:space="0" w:color="auto"/>
      </w:divBdr>
    </w:div>
    <w:div w:id="1122193384">
      <w:bodyDiv w:val="1"/>
      <w:marLeft w:val="0"/>
      <w:marRight w:val="0"/>
      <w:marTop w:val="0"/>
      <w:marBottom w:val="0"/>
      <w:divBdr>
        <w:top w:val="none" w:sz="0" w:space="0" w:color="auto"/>
        <w:left w:val="none" w:sz="0" w:space="0" w:color="auto"/>
        <w:bottom w:val="none" w:sz="0" w:space="0" w:color="auto"/>
        <w:right w:val="none" w:sz="0" w:space="0" w:color="auto"/>
      </w:divBdr>
    </w:div>
    <w:div w:id="1122575694">
      <w:bodyDiv w:val="1"/>
      <w:marLeft w:val="0"/>
      <w:marRight w:val="0"/>
      <w:marTop w:val="0"/>
      <w:marBottom w:val="0"/>
      <w:divBdr>
        <w:top w:val="none" w:sz="0" w:space="0" w:color="auto"/>
        <w:left w:val="none" w:sz="0" w:space="0" w:color="auto"/>
        <w:bottom w:val="none" w:sz="0" w:space="0" w:color="auto"/>
        <w:right w:val="none" w:sz="0" w:space="0" w:color="auto"/>
      </w:divBdr>
    </w:div>
    <w:div w:id="1123503518">
      <w:bodyDiv w:val="1"/>
      <w:marLeft w:val="0"/>
      <w:marRight w:val="0"/>
      <w:marTop w:val="0"/>
      <w:marBottom w:val="0"/>
      <w:divBdr>
        <w:top w:val="none" w:sz="0" w:space="0" w:color="auto"/>
        <w:left w:val="none" w:sz="0" w:space="0" w:color="auto"/>
        <w:bottom w:val="none" w:sz="0" w:space="0" w:color="auto"/>
        <w:right w:val="none" w:sz="0" w:space="0" w:color="auto"/>
      </w:divBdr>
    </w:div>
    <w:div w:id="1125388485">
      <w:bodyDiv w:val="1"/>
      <w:marLeft w:val="0"/>
      <w:marRight w:val="0"/>
      <w:marTop w:val="0"/>
      <w:marBottom w:val="0"/>
      <w:divBdr>
        <w:top w:val="none" w:sz="0" w:space="0" w:color="auto"/>
        <w:left w:val="none" w:sz="0" w:space="0" w:color="auto"/>
        <w:bottom w:val="none" w:sz="0" w:space="0" w:color="auto"/>
        <w:right w:val="none" w:sz="0" w:space="0" w:color="auto"/>
      </w:divBdr>
    </w:div>
    <w:div w:id="1125588297">
      <w:bodyDiv w:val="1"/>
      <w:marLeft w:val="0"/>
      <w:marRight w:val="0"/>
      <w:marTop w:val="0"/>
      <w:marBottom w:val="0"/>
      <w:divBdr>
        <w:top w:val="none" w:sz="0" w:space="0" w:color="auto"/>
        <w:left w:val="none" w:sz="0" w:space="0" w:color="auto"/>
        <w:bottom w:val="none" w:sz="0" w:space="0" w:color="auto"/>
        <w:right w:val="none" w:sz="0" w:space="0" w:color="auto"/>
      </w:divBdr>
    </w:div>
    <w:div w:id="1125929382">
      <w:bodyDiv w:val="1"/>
      <w:marLeft w:val="0"/>
      <w:marRight w:val="0"/>
      <w:marTop w:val="0"/>
      <w:marBottom w:val="0"/>
      <w:divBdr>
        <w:top w:val="none" w:sz="0" w:space="0" w:color="auto"/>
        <w:left w:val="none" w:sz="0" w:space="0" w:color="auto"/>
        <w:bottom w:val="none" w:sz="0" w:space="0" w:color="auto"/>
        <w:right w:val="none" w:sz="0" w:space="0" w:color="auto"/>
      </w:divBdr>
    </w:div>
    <w:div w:id="1126508699">
      <w:bodyDiv w:val="1"/>
      <w:marLeft w:val="0"/>
      <w:marRight w:val="0"/>
      <w:marTop w:val="0"/>
      <w:marBottom w:val="0"/>
      <w:divBdr>
        <w:top w:val="none" w:sz="0" w:space="0" w:color="auto"/>
        <w:left w:val="none" w:sz="0" w:space="0" w:color="auto"/>
        <w:bottom w:val="none" w:sz="0" w:space="0" w:color="auto"/>
        <w:right w:val="none" w:sz="0" w:space="0" w:color="auto"/>
      </w:divBdr>
    </w:div>
    <w:div w:id="1127235819">
      <w:bodyDiv w:val="1"/>
      <w:marLeft w:val="0"/>
      <w:marRight w:val="0"/>
      <w:marTop w:val="0"/>
      <w:marBottom w:val="0"/>
      <w:divBdr>
        <w:top w:val="none" w:sz="0" w:space="0" w:color="auto"/>
        <w:left w:val="none" w:sz="0" w:space="0" w:color="auto"/>
        <w:bottom w:val="none" w:sz="0" w:space="0" w:color="auto"/>
        <w:right w:val="none" w:sz="0" w:space="0" w:color="auto"/>
      </w:divBdr>
    </w:div>
    <w:div w:id="1129395212">
      <w:bodyDiv w:val="1"/>
      <w:marLeft w:val="0"/>
      <w:marRight w:val="0"/>
      <w:marTop w:val="0"/>
      <w:marBottom w:val="0"/>
      <w:divBdr>
        <w:top w:val="none" w:sz="0" w:space="0" w:color="auto"/>
        <w:left w:val="none" w:sz="0" w:space="0" w:color="auto"/>
        <w:bottom w:val="none" w:sz="0" w:space="0" w:color="auto"/>
        <w:right w:val="none" w:sz="0" w:space="0" w:color="auto"/>
      </w:divBdr>
    </w:div>
    <w:div w:id="1130510913">
      <w:bodyDiv w:val="1"/>
      <w:marLeft w:val="0"/>
      <w:marRight w:val="0"/>
      <w:marTop w:val="0"/>
      <w:marBottom w:val="0"/>
      <w:divBdr>
        <w:top w:val="none" w:sz="0" w:space="0" w:color="auto"/>
        <w:left w:val="none" w:sz="0" w:space="0" w:color="auto"/>
        <w:bottom w:val="none" w:sz="0" w:space="0" w:color="auto"/>
        <w:right w:val="none" w:sz="0" w:space="0" w:color="auto"/>
      </w:divBdr>
    </w:div>
    <w:div w:id="1130973334">
      <w:bodyDiv w:val="1"/>
      <w:marLeft w:val="0"/>
      <w:marRight w:val="0"/>
      <w:marTop w:val="0"/>
      <w:marBottom w:val="0"/>
      <w:divBdr>
        <w:top w:val="none" w:sz="0" w:space="0" w:color="auto"/>
        <w:left w:val="none" w:sz="0" w:space="0" w:color="auto"/>
        <w:bottom w:val="none" w:sz="0" w:space="0" w:color="auto"/>
        <w:right w:val="none" w:sz="0" w:space="0" w:color="auto"/>
      </w:divBdr>
    </w:div>
    <w:div w:id="1131168568">
      <w:bodyDiv w:val="1"/>
      <w:marLeft w:val="0"/>
      <w:marRight w:val="0"/>
      <w:marTop w:val="0"/>
      <w:marBottom w:val="0"/>
      <w:divBdr>
        <w:top w:val="none" w:sz="0" w:space="0" w:color="auto"/>
        <w:left w:val="none" w:sz="0" w:space="0" w:color="auto"/>
        <w:bottom w:val="none" w:sz="0" w:space="0" w:color="auto"/>
        <w:right w:val="none" w:sz="0" w:space="0" w:color="auto"/>
      </w:divBdr>
    </w:div>
    <w:div w:id="1131248296">
      <w:bodyDiv w:val="1"/>
      <w:marLeft w:val="0"/>
      <w:marRight w:val="0"/>
      <w:marTop w:val="0"/>
      <w:marBottom w:val="0"/>
      <w:divBdr>
        <w:top w:val="none" w:sz="0" w:space="0" w:color="auto"/>
        <w:left w:val="none" w:sz="0" w:space="0" w:color="auto"/>
        <w:bottom w:val="none" w:sz="0" w:space="0" w:color="auto"/>
        <w:right w:val="none" w:sz="0" w:space="0" w:color="auto"/>
      </w:divBdr>
    </w:div>
    <w:div w:id="1131362667">
      <w:bodyDiv w:val="1"/>
      <w:marLeft w:val="0"/>
      <w:marRight w:val="0"/>
      <w:marTop w:val="0"/>
      <w:marBottom w:val="0"/>
      <w:divBdr>
        <w:top w:val="none" w:sz="0" w:space="0" w:color="auto"/>
        <w:left w:val="none" w:sz="0" w:space="0" w:color="auto"/>
        <w:bottom w:val="none" w:sz="0" w:space="0" w:color="auto"/>
        <w:right w:val="none" w:sz="0" w:space="0" w:color="auto"/>
      </w:divBdr>
    </w:div>
    <w:div w:id="1131745115">
      <w:bodyDiv w:val="1"/>
      <w:marLeft w:val="0"/>
      <w:marRight w:val="0"/>
      <w:marTop w:val="0"/>
      <w:marBottom w:val="0"/>
      <w:divBdr>
        <w:top w:val="none" w:sz="0" w:space="0" w:color="auto"/>
        <w:left w:val="none" w:sz="0" w:space="0" w:color="auto"/>
        <w:bottom w:val="none" w:sz="0" w:space="0" w:color="auto"/>
        <w:right w:val="none" w:sz="0" w:space="0" w:color="auto"/>
      </w:divBdr>
    </w:div>
    <w:div w:id="1134255936">
      <w:bodyDiv w:val="1"/>
      <w:marLeft w:val="0"/>
      <w:marRight w:val="0"/>
      <w:marTop w:val="0"/>
      <w:marBottom w:val="0"/>
      <w:divBdr>
        <w:top w:val="none" w:sz="0" w:space="0" w:color="auto"/>
        <w:left w:val="none" w:sz="0" w:space="0" w:color="auto"/>
        <w:bottom w:val="none" w:sz="0" w:space="0" w:color="auto"/>
        <w:right w:val="none" w:sz="0" w:space="0" w:color="auto"/>
      </w:divBdr>
    </w:div>
    <w:div w:id="1138451685">
      <w:bodyDiv w:val="1"/>
      <w:marLeft w:val="0"/>
      <w:marRight w:val="0"/>
      <w:marTop w:val="0"/>
      <w:marBottom w:val="0"/>
      <w:divBdr>
        <w:top w:val="none" w:sz="0" w:space="0" w:color="auto"/>
        <w:left w:val="none" w:sz="0" w:space="0" w:color="auto"/>
        <w:bottom w:val="none" w:sz="0" w:space="0" w:color="auto"/>
        <w:right w:val="none" w:sz="0" w:space="0" w:color="auto"/>
      </w:divBdr>
    </w:div>
    <w:div w:id="1139567519">
      <w:bodyDiv w:val="1"/>
      <w:marLeft w:val="0"/>
      <w:marRight w:val="0"/>
      <w:marTop w:val="0"/>
      <w:marBottom w:val="0"/>
      <w:divBdr>
        <w:top w:val="none" w:sz="0" w:space="0" w:color="auto"/>
        <w:left w:val="none" w:sz="0" w:space="0" w:color="auto"/>
        <w:bottom w:val="none" w:sz="0" w:space="0" w:color="auto"/>
        <w:right w:val="none" w:sz="0" w:space="0" w:color="auto"/>
      </w:divBdr>
    </w:div>
    <w:div w:id="1140727386">
      <w:bodyDiv w:val="1"/>
      <w:marLeft w:val="0"/>
      <w:marRight w:val="0"/>
      <w:marTop w:val="0"/>
      <w:marBottom w:val="0"/>
      <w:divBdr>
        <w:top w:val="none" w:sz="0" w:space="0" w:color="auto"/>
        <w:left w:val="none" w:sz="0" w:space="0" w:color="auto"/>
        <w:bottom w:val="none" w:sz="0" w:space="0" w:color="auto"/>
        <w:right w:val="none" w:sz="0" w:space="0" w:color="auto"/>
      </w:divBdr>
      <w:divsChild>
        <w:div w:id="1209217785">
          <w:marLeft w:val="480"/>
          <w:marRight w:val="0"/>
          <w:marTop w:val="0"/>
          <w:marBottom w:val="0"/>
          <w:divBdr>
            <w:top w:val="none" w:sz="0" w:space="0" w:color="auto"/>
            <w:left w:val="none" w:sz="0" w:space="0" w:color="auto"/>
            <w:bottom w:val="none" w:sz="0" w:space="0" w:color="auto"/>
            <w:right w:val="none" w:sz="0" w:space="0" w:color="auto"/>
          </w:divBdr>
        </w:div>
        <w:div w:id="1661734291">
          <w:marLeft w:val="480"/>
          <w:marRight w:val="0"/>
          <w:marTop w:val="0"/>
          <w:marBottom w:val="0"/>
          <w:divBdr>
            <w:top w:val="none" w:sz="0" w:space="0" w:color="auto"/>
            <w:left w:val="none" w:sz="0" w:space="0" w:color="auto"/>
            <w:bottom w:val="none" w:sz="0" w:space="0" w:color="auto"/>
            <w:right w:val="none" w:sz="0" w:space="0" w:color="auto"/>
          </w:divBdr>
        </w:div>
        <w:div w:id="2132937024">
          <w:marLeft w:val="480"/>
          <w:marRight w:val="0"/>
          <w:marTop w:val="0"/>
          <w:marBottom w:val="0"/>
          <w:divBdr>
            <w:top w:val="none" w:sz="0" w:space="0" w:color="auto"/>
            <w:left w:val="none" w:sz="0" w:space="0" w:color="auto"/>
            <w:bottom w:val="none" w:sz="0" w:space="0" w:color="auto"/>
            <w:right w:val="none" w:sz="0" w:space="0" w:color="auto"/>
          </w:divBdr>
        </w:div>
        <w:div w:id="1261720226">
          <w:marLeft w:val="480"/>
          <w:marRight w:val="0"/>
          <w:marTop w:val="0"/>
          <w:marBottom w:val="0"/>
          <w:divBdr>
            <w:top w:val="none" w:sz="0" w:space="0" w:color="auto"/>
            <w:left w:val="none" w:sz="0" w:space="0" w:color="auto"/>
            <w:bottom w:val="none" w:sz="0" w:space="0" w:color="auto"/>
            <w:right w:val="none" w:sz="0" w:space="0" w:color="auto"/>
          </w:divBdr>
        </w:div>
        <w:div w:id="382952592">
          <w:marLeft w:val="480"/>
          <w:marRight w:val="0"/>
          <w:marTop w:val="0"/>
          <w:marBottom w:val="0"/>
          <w:divBdr>
            <w:top w:val="none" w:sz="0" w:space="0" w:color="auto"/>
            <w:left w:val="none" w:sz="0" w:space="0" w:color="auto"/>
            <w:bottom w:val="none" w:sz="0" w:space="0" w:color="auto"/>
            <w:right w:val="none" w:sz="0" w:space="0" w:color="auto"/>
          </w:divBdr>
        </w:div>
        <w:div w:id="1201938198">
          <w:marLeft w:val="480"/>
          <w:marRight w:val="0"/>
          <w:marTop w:val="0"/>
          <w:marBottom w:val="0"/>
          <w:divBdr>
            <w:top w:val="none" w:sz="0" w:space="0" w:color="auto"/>
            <w:left w:val="none" w:sz="0" w:space="0" w:color="auto"/>
            <w:bottom w:val="none" w:sz="0" w:space="0" w:color="auto"/>
            <w:right w:val="none" w:sz="0" w:space="0" w:color="auto"/>
          </w:divBdr>
        </w:div>
        <w:div w:id="415203110">
          <w:marLeft w:val="480"/>
          <w:marRight w:val="0"/>
          <w:marTop w:val="0"/>
          <w:marBottom w:val="0"/>
          <w:divBdr>
            <w:top w:val="none" w:sz="0" w:space="0" w:color="auto"/>
            <w:left w:val="none" w:sz="0" w:space="0" w:color="auto"/>
            <w:bottom w:val="none" w:sz="0" w:space="0" w:color="auto"/>
            <w:right w:val="none" w:sz="0" w:space="0" w:color="auto"/>
          </w:divBdr>
        </w:div>
        <w:div w:id="127288990">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243691357">
          <w:marLeft w:val="480"/>
          <w:marRight w:val="0"/>
          <w:marTop w:val="0"/>
          <w:marBottom w:val="0"/>
          <w:divBdr>
            <w:top w:val="none" w:sz="0" w:space="0" w:color="auto"/>
            <w:left w:val="none" w:sz="0" w:space="0" w:color="auto"/>
            <w:bottom w:val="none" w:sz="0" w:space="0" w:color="auto"/>
            <w:right w:val="none" w:sz="0" w:space="0" w:color="auto"/>
          </w:divBdr>
        </w:div>
        <w:div w:id="566037881">
          <w:marLeft w:val="480"/>
          <w:marRight w:val="0"/>
          <w:marTop w:val="0"/>
          <w:marBottom w:val="0"/>
          <w:divBdr>
            <w:top w:val="none" w:sz="0" w:space="0" w:color="auto"/>
            <w:left w:val="none" w:sz="0" w:space="0" w:color="auto"/>
            <w:bottom w:val="none" w:sz="0" w:space="0" w:color="auto"/>
            <w:right w:val="none" w:sz="0" w:space="0" w:color="auto"/>
          </w:divBdr>
        </w:div>
        <w:div w:id="2119450057">
          <w:marLeft w:val="480"/>
          <w:marRight w:val="0"/>
          <w:marTop w:val="0"/>
          <w:marBottom w:val="0"/>
          <w:divBdr>
            <w:top w:val="none" w:sz="0" w:space="0" w:color="auto"/>
            <w:left w:val="none" w:sz="0" w:space="0" w:color="auto"/>
            <w:bottom w:val="none" w:sz="0" w:space="0" w:color="auto"/>
            <w:right w:val="none" w:sz="0" w:space="0" w:color="auto"/>
          </w:divBdr>
        </w:div>
        <w:div w:id="805006062">
          <w:marLeft w:val="480"/>
          <w:marRight w:val="0"/>
          <w:marTop w:val="0"/>
          <w:marBottom w:val="0"/>
          <w:divBdr>
            <w:top w:val="none" w:sz="0" w:space="0" w:color="auto"/>
            <w:left w:val="none" w:sz="0" w:space="0" w:color="auto"/>
            <w:bottom w:val="none" w:sz="0" w:space="0" w:color="auto"/>
            <w:right w:val="none" w:sz="0" w:space="0" w:color="auto"/>
          </w:divBdr>
        </w:div>
        <w:div w:id="1827430794">
          <w:marLeft w:val="480"/>
          <w:marRight w:val="0"/>
          <w:marTop w:val="0"/>
          <w:marBottom w:val="0"/>
          <w:divBdr>
            <w:top w:val="none" w:sz="0" w:space="0" w:color="auto"/>
            <w:left w:val="none" w:sz="0" w:space="0" w:color="auto"/>
            <w:bottom w:val="none" w:sz="0" w:space="0" w:color="auto"/>
            <w:right w:val="none" w:sz="0" w:space="0" w:color="auto"/>
          </w:divBdr>
        </w:div>
        <w:div w:id="479275001">
          <w:marLeft w:val="480"/>
          <w:marRight w:val="0"/>
          <w:marTop w:val="0"/>
          <w:marBottom w:val="0"/>
          <w:divBdr>
            <w:top w:val="none" w:sz="0" w:space="0" w:color="auto"/>
            <w:left w:val="none" w:sz="0" w:space="0" w:color="auto"/>
            <w:bottom w:val="none" w:sz="0" w:space="0" w:color="auto"/>
            <w:right w:val="none" w:sz="0" w:space="0" w:color="auto"/>
          </w:divBdr>
        </w:div>
        <w:div w:id="1448424749">
          <w:marLeft w:val="480"/>
          <w:marRight w:val="0"/>
          <w:marTop w:val="0"/>
          <w:marBottom w:val="0"/>
          <w:divBdr>
            <w:top w:val="none" w:sz="0" w:space="0" w:color="auto"/>
            <w:left w:val="none" w:sz="0" w:space="0" w:color="auto"/>
            <w:bottom w:val="none" w:sz="0" w:space="0" w:color="auto"/>
            <w:right w:val="none" w:sz="0" w:space="0" w:color="auto"/>
          </w:divBdr>
        </w:div>
        <w:div w:id="556861025">
          <w:marLeft w:val="480"/>
          <w:marRight w:val="0"/>
          <w:marTop w:val="0"/>
          <w:marBottom w:val="0"/>
          <w:divBdr>
            <w:top w:val="none" w:sz="0" w:space="0" w:color="auto"/>
            <w:left w:val="none" w:sz="0" w:space="0" w:color="auto"/>
            <w:bottom w:val="none" w:sz="0" w:space="0" w:color="auto"/>
            <w:right w:val="none" w:sz="0" w:space="0" w:color="auto"/>
          </w:divBdr>
        </w:div>
        <w:div w:id="1340309331">
          <w:marLeft w:val="480"/>
          <w:marRight w:val="0"/>
          <w:marTop w:val="0"/>
          <w:marBottom w:val="0"/>
          <w:divBdr>
            <w:top w:val="none" w:sz="0" w:space="0" w:color="auto"/>
            <w:left w:val="none" w:sz="0" w:space="0" w:color="auto"/>
            <w:bottom w:val="none" w:sz="0" w:space="0" w:color="auto"/>
            <w:right w:val="none" w:sz="0" w:space="0" w:color="auto"/>
          </w:divBdr>
        </w:div>
        <w:div w:id="1195458172">
          <w:marLeft w:val="480"/>
          <w:marRight w:val="0"/>
          <w:marTop w:val="0"/>
          <w:marBottom w:val="0"/>
          <w:divBdr>
            <w:top w:val="none" w:sz="0" w:space="0" w:color="auto"/>
            <w:left w:val="none" w:sz="0" w:space="0" w:color="auto"/>
            <w:bottom w:val="none" w:sz="0" w:space="0" w:color="auto"/>
            <w:right w:val="none" w:sz="0" w:space="0" w:color="auto"/>
          </w:divBdr>
        </w:div>
        <w:div w:id="283848720">
          <w:marLeft w:val="480"/>
          <w:marRight w:val="0"/>
          <w:marTop w:val="0"/>
          <w:marBottom w:val="0"/>
          <w:divBdr>
            <w:top w:val="none" w:sz="0" w:space="0" w:color="auto"/>
            <w:left w:val="none" w:sz="0" w:space="0" w:color="auto"/>
            <w:bottom w:val="none" w:sz="0" w:space="0" w:color="auto"/>
            <w:right w:val="none" w:sz="0" w:space="0" w:color="auto"/>
          </w:divBdr>
        </w:div>
        <w:div w:id="6255124">
          <w:marLeft w:val="480"/>
          <w:marRight w:val="0"/>
          <w:marTop w:val="0"/>
          <w:marBottom w:val="0"/>
          <w:divBdr>
            <w:top w:val="none" w:sz="0" w:space="0" w:color="auto"/>
            <w:left w:val="none" w:sz="0" w:space="0" w:color="auto"/>
            <w:bottom w:val="none" w:sz="0" w:space="0" w:color="auto"/>
            <w:right w:val="none" w:sz="0" w:space="0" w:color="auto"/>
          </w:divBdr>
        </w:div>
        <w:div w:id="281762917">
          <w:marLeft w:val="480"/>
          <w:marRight w:val="0"/>
          <w:marTop w:val="0"/>
          <w:marBottom w:val="0"/>
          <w:divBdr>
            <w:top w:val="none" w:sz="0" w:space="0" w:color="auto"/>
            <w:left w:val="none" w:sz="0" w:space="0" w:color="auto"/>
            <w:bottom w:val="none" w:sz="0" w:space="0" w:color="auto"/>
            <w:right w:val="none" w:sz="0" w:space="0" w:color="auto"/>
          </w:divBdr>
        </w:div>
        <w:div w:id="536697935">
          <w:marLeft w:val="480"/>
          <w:marRight w:val="0"/>
          <w:marTop w:val="0"/>
          <w:marBottom w:val="0"/>
          <w:divBdr>
            <w:top w:val="none" w:sz="0" w:space="0" w:color="auto"/>
            <w:left w:val="none" w:sz="0" w:space="0" w:color="auto"/>
            <w:bottom w:val="none" w:sz="0" w:space="0" w:color="auto"/>
            <w:right w:val="none" w:sz="0" w:space="0" w:color="auto"/>
          </w:divBdr>
        </w:div>
        <w:div w:id="1340043944">
          <w:marLeft w:val="480"/>
          <w:marRight w:val="0"/>
          <w:marTop w:val="0"/>
          <w:marBottom w:val="0"/>
          <w:divBdr>
            <w:top w:val="none" w:sz="0" w:space="0" w:color="auto"/>
            <w:left w:val="none" w:sz="0" w:space="0" w:color="auto"/>
            <w:bottom w:val="none" w:sz="0" w:space="0" w:color="auto"/>
            <w:right w:val="none" w:sz="0" w:space="0" w:color="auto"/>
          </w:divBdr>
        </w:div>
        <w:div w:id="164981846">
          <w:marLeft w:val="480"/>
          <w:marRight w:val="0"/>
          <w:marTop w:val="0"/>
          <w:marBottom w:val="0"/>
          <w:divBdr>
            <w:top w:val="none" w:sz="0" w:space="0" w:color="auto"/>
            <w:left w:val="none" w:sz="0" w:space="0" w:color="auto"/>
            <w:bottom w:val="none" w:sz="0" w:space="0" w:color="auto"/>
            <w:right w:val="none" w:sz="0" w:space="0" w:color="auto"/>
          </w:divBdr>
        </w:div>
        <w:div w:id="584265623">
          <w:marLeft w:val="480"/>
          <w:marRight w:val="0"/>
          <w:marTop w:val="0"/>
          <w:marBottom w:val="0"/>
          <w:divBdr>
            <w:top w:val="none" w:sz="0" w:space="0" w:color="auto"/>
            <w:left w:val="none" w:sz="0" w:space="0" w:color="auto"/>
            <w:bottom w:val="none" w:sz="0" w:space="0" w:color="auto"/>
            <w:right w:val="none" w:sz="0" w:space="0" w:color="auto"/>
          </w:divBdr>
        </w:div>
      </w:divsChild>
    </w:div>
    <w:div w:id="1141073261">
      <w:bodyDiv w:val="1"/>
      <w:marLeft w:val="0"/>
      <w:marRight w:val="0"/>
      <w:marTop w:val="0"/>
      <w:marBottom w:val="0"/>
      <w:divBdr>
        <w:top w:val="none" w:sz="0" w:space="0" w:color="auto"/>
        <w:left w:val="none" w:sz="0" w:space="0" w:color="auto"/>
        <w:bottom w:val="none" w:sz="0" w:space="0" w:color="auto"/>
        <w:right w:val="none" w:sz="0" w:space="0" w:color="auto"/>
      </w:divBdr>
    </w:div>
    <w:div w:id="1141536645">
      <w:bodyDiv w:val="1"/>
      <w:marLeft w:val="0"/>
      <w:marRight w:val="0"/>
      <w:marTop w:val="0"/>
      <w:marBottom w:val="0"/>
      <w:divBdr>
        <w:top w:val="none" w:sz="0" w:space="0" w:color="auto"/>
        <w:left w:val="none" w:sz="0" w:space="0" w:color="auto"/>
        <w:bottom w:val="none" w:sz="0" w:space="0" w:color="auto"/>
        <w:right w:val="none" w:sz="0" w:space="0" w:color="auto"/>
      </w:divBdr>
    </w:div>
    <w:div w:id="1142388609">
      <w:bodyDiv w:val="1"/>
      <w:marLeft w:val="0"/>
      <w:marRight w:val="0"/>
      <w:marTop w:val="0"/>
      <w:marBottom w:val="0"/>
      <w:divBdr>
        <w:top w:val="none" w:sz="0" w:space="0" w:color="auto"/>
        <w:left w:val="none" w:sz="0" w:space="0" w:color="auto"/>
        <w:bottom w:val="none" w:sz="0" w:space="0" w:color="auto"/>
        <w:right w:val="none" w:sz="0" w:space="0" w:color="auto"/>
      </w:divBdr>
    </w:div>
    <w:div w:id="1143423326">
      <w:bodyDiv w:val="1"/>
      <w:marLeft w:val="0"/>
      <w:marRight w:val="0"/>
      <w:marTop w:val="0"/>
      <w:marBottom w:val="0"/>
      <w:divBdr>
        <w:top w:val="none" w:sz="0" w:space="0" w:color="auto"/>
        <w:left w:val="none" w:sz="0" w:space="0" w:color="auto"/>
        <w:bottom w:val="none" w:sz="0" w:space="0" w:color="auto"/>
        <w:right w:val="none" w:sz="0" w:space="0" w:color="auto"/>
      </w:divBdr>
    </w:div>
    <w:div w:id="1144275660">
      <w:bodyDiv w:val="1"/>
      <w:marLeft w:val="0"/>
      <w:marRight w:val="0"/>
      <w:marTop w:val="0"/>
      <w:marBottom w:val="0"/>
      <w:divBdr>
        <w:top w:val="none" w:sz="0" w:space="0" w:color="auto"/>
        <w:left w:val="none" w:sz="0" w:space="0" w:color="auto"/>
        <w:bottom w:val="none" w:sz="0" w:space="0" w:color="auto"/>
        <w:right w:val="none" w:sz="0" w:space="0" w:color="auto"/>
      </w:divBdr>
    </w:div>
    <w:div w:id="1145120509">
      <w:bodyDiv w:val="1"/>
      <w:marLeft w:val="0"/>
      <w:marRight w:val="0"/>
      <w:marTop w:val="0"/>
      <w:marBottom w:val="0"/>
      <w:divBdr>
        <w:top w:val="none" w:sz="0" w:space="0" w:color="auto"/>
        <w:left w:val="none" w:sz="0" w:space="0" w:color="auto"/>
        <w:bottom w:val="none" w:sz="0" w:space="0" w:color="auto"/>
        <w:right w:val="none" w:sz="0" w:space="0" w:color="auto"/>
      </w:divBdr>
    </w:div>
    <w:div w:id="1145857758">
      <w:bodyDiv w:val="1"/>
      <w:marLeft w:val="0"/>
      <w:marRight w:val="0"/>
      <w:marTop w:val="0"/>
      <w:marBottom w:val="0"/>
      <w:divBdr>
        <w:top w:val="none" w:sz="0" w:space="0" w:color="auto"/>
        <w:left w:val="none" w:sz="0" w:space="0" w:color="auto"/>
        <w:bottom w:val="none" w:sz="0" w:space="0" w:color="auto"/>
        <w:right w:val="none" w:sz="0" w:space="0" w:color="auto"/>
      </w:divBdr>
    </w:div>
    <w:div w:id="1145929104">
      <w:bodyDiv w:val="1"/>
      <w:marLeft w:val="0"/>
      <w:marRight w:val="0"/>
      <w:marTop w:val="0"/>
      <w:marBottom w:val="0"/>
      <w:divBdr>
        <w:top w:val="none" w:sz="0" w:space="0" w:color="auto"/>
        <w:left w:val="none" w:sz="0" w:space="0" w:color="auto"/>
        <w:bottom w:val="none" w:sz="0" w:space="0" w:color="auto"/>
        <w:right w:val="none" w:sz="0" w:space="0" w:color="auto"/>
      </w:divBdr>
    </w:div>
    <w:div w:id="1146624935">
      <w:bodyDiv w:val="1"/>
      <w:marLeft w:val="0"/>
      <w:marRight w:val="0"/>
      <w:marTop w:val="0"/>
      <w:marBottom w:val="0"/>
      <w:divBdr>
        <w:top w:val="none" w:sz="0" w:space="0" w:color="auto"/>
        <w:left w:val="none" w:sz="0" w:space="0" w:color="auto"/>
        <w:bottom w:val="none" w:sz="0" w:space="0" w:color="auto"/>
        <w:right w:val="none" w:sz="0" w:space="0" w:color="auto"/>
      </w:divBdr>
    </w:div>
    <w:div w:id="1147287871">
      <w:bodyDiv w:val="1"/>
      <w:marLeft w:val="0"/>
      <w:marRight w:val="0"/>
      <w:marTop w:val="0"/>
      <w:marBottom w:val="0"/>
      <w:divBdr>
        <w:top w:val="none" w:sz="0" w:space="0" w:color="auto"/>
        <w:left w:val="none" w:sz="0" w:space="0" w:color="auto"/>
        <w:bottom w:val="none" w:sz="0" w:space="0" w:color="auto"/>
        <w:right w:val="none" w:sz="0" w:space="0" w:color="auto"/>
      </w:divBdr>
    </w:div>
    <w:div w:id="1149177548">
      <w:bodyDiv w:val="1"/>
      <w:marLeft w:val="0"/>
      <w:marRight w:val="0"/>
      <w:marTop w:val="0"/>
      <w:marBottom w:val="0"/>
      <w:divBdr>
        <w:top w:val="none" w:sz="0" w:space="0" w:color="auto"/>
        <w:left w:val="none" w:sz="0" w:space="0" w:color="auto"/>
        <w:bottom w:val="none" w:sz="0" w:space="0" w:color="auto"/>
        <w:right w:val="none" w:sz="0" w:space="0" w:color="auto"/>
      </w:divBdr>
    </w:div>
    <w:div w:id="1149634849">
      <w:bodyDiv w:val="1"/>
      <w:marLeft w:val="0"/>
      <w:marRight w:val="0"/>
      <w:marTop w:val="0"/>
      <w:marBottom w:val="0"/>
      <w:divBdr>
        <w:top w:val="none" w:sz="0" w:space="0" w:color="auto"/>
        <w:left w:val="none" w:sz="0" w:space="0" w:color="auto"/>
        <w:bottom w:val="none" w:sz="0" w:space="0" w:color="auto"/>
        <w:right w:val="none" w:sz="0" w:space="0" w:color="auto"/>
      </w:divBdr>
    </w:div>
    <w:div w:id="1150444661">
      <w:bodyDiv w:val="1"/>
      <w:marLeft w:val="0"/>
      <w:marRight w:val="0"/>
      <w:marTop w:val="0"/>
      <w:marBottom w:val="0"/>
      <w:divBdr>
        <w:top w:val="none" w:sz="0" w:space="0" w:color="auto"/>
        <w:left w:val="none" w:sz="0" w:space="0" w:color="auto"/>
        <w:bottom w:val="none" w:sz="0" w:space="0" w:color="auto"/>
        <w:right w:val="none" w:sz="0" w:space="0" w:color="auto"/>
      </w:divBdr>
    </w:div>
    <w:div w:id="1150712354">
      <w:bodyDiv w:val="1"/>
      <w:marLeft w:val="0"/>
      <w:marRight w:val="0"/>
      <w:marTop w:val="0"/>
      <w:marBottom w:val="0"/>
      <w:divBdr>
        <w:top w:val="none" w:sz="0" w:space="0" w:color="auto"/>
        <w:left w:val="none" w:sz="0" w:space="0" w:color="auto"/>
        <w:bottom w:val="none" w:sz="0" w:space="0" w:color="auto"/>
        <w:right w:val="none" w:sz="0" w:space="0" w:color="auto"/>
      </w:divBdr>
    </w:div>
    <w:div w:id="1151097001">
      <w:bodyDiv w:val="1"/>
      <w:marLeft w:val="0"/>
      <w:marRight w:val="0"/>
      <w:marTop w:val="0"/>
      <w:marBottom w:val="0"/>
      <w:divBdr>
        <w:top w:val="none" w:sz="0" w:space="0" w:color="auto"/>
        <w:left w:val="none" w:sz="0" w:space="0" w:color="auto"/>
        <w:bottom w:val="none" w:sz="0" w:space="0" w:color="auto"/>
        <w:right w:val="none" w:sz="0" w:space="0" w:color="auto"/>
      </w:divBdr>
    </w:div>
    <w:div w:id="1152138205">
      <w:bodyDiv w:val="1"/>
      <w:marLeft w:val="0"/>
      <w:marRight w:val="0"/>
      <w:marTop w:val="0"/>
      <w:marBottom w:val="0"/>
      <w:divBdr>
        <w:top w:val="none" w:sz="0" w:space="0" w:color="auto"/>
        <w:left w:val="none" w:sz="0" w:space="0" w:color="auto"/>
        <w:bottom w:val="none" w:sz="0" w:space="0" w:color="auto"/>
        <w:right w:val="none" w:sz="0" w:space="0" w:color="auto"/>
      </w:divBdr>
    </w:div>
    <w:div w:id="1153789116">
      <w:bodyDiv w:val="1"/>
      <w:marLeft w:val="0"/>
      <w:marRight w:val="0"/>
      <w:marTop w:val="0"/>
      <w:marBottom w:val="0"/>
      <w:divBdr>
        <w:top w:val="none" w:sz="0" w:space="0" w:color="auto"/>
        <w:left w:val="none" w:sz="0" w:space="0" w:color="auto"/>
        <w:bottom w:val="none" w:sz="0" w:space="0" w:color="auto"/>
        <w:right w:val="none" w:sz="0" w:space="0" w:color="auto"/>
      </w:divBdr>
    </w:div>
    <w:div w:id="1155295545">
      <w:bodyDiv w:val="1"/>
      <w:marLeft w:val="0"/>
      <w:marRight w:val="0"/>
      <w:marTop w:val="0"/>
      <w:marBottom w:val="0"/>
      <w:divBdr>
        <w:top w:val="none" w:sz="0" w:space="0" w:color="auto"/>
        <w:left w:val="none" w:sz="0" w:space="0" w:color="auto"/>
        <w:bottom w:val="none" w:sz="0" w:space="0" w:color="auto"/>
        <w:right w:val="none" w:sz="0" w:space="0" w:color="auto"/>
      </w:divBdr>
    </w:div>
    <w:div w:id="1156998186">
      <w:bodyDiv w:val="1"/>
      <w:marLeft w:val="0"/>
      <w:marRight w:val="0"/>
      <w:marTop w:val="0"/>
      <w:marBottom w:val="0"/>
      <w:divBdr>
        <w:top w:val="none" w:sz="0" w:space="0" w:color="auto"/>
        <w:left w:val="none" w:sz="0" w:space="0" w:color="auto"/>
        <w:bottom w:val="none" w:sz="0" w:space="0" w:color="auto"/>
        <w:right w:val="none" w:sz="0" w:space="0" w:color="auto"/>
      </w:divBdr>
    </w:div>
    <w:div w:id="1157455394">
      <w:bodyDiv w:val="1"/>
      <w:marLeft w:val="0"/>
      <w:marRight w:val="0"/>
      <w:marTop w:val="0"/>
      <w:marBottom w:val="0"/>
      <w:divBdr>
        <w:top w:val="none" w:sz="0" w:space="0" w:color="auto"/>
        <w:left w:val="none" w:sz="0" w:space="0" w:color="auto"/>
        <w:bottom w:val="none" w:sz="0" w:space="0" w:color="auto"/>
        <w:right w:val="none" w:sz="0" w:space="0" w:color="auto"/>
      </w:divBdr>
    </w:div>
    <w:div w:id="1157723729">
      <w:bodyDiv w:val="1"/>
      <w:marLeft w:val="0"/>
      <w:marRight w:val="0"/>
      <w:marTop w:val="0"/>
      <w:marBottom w:val="0"/>
      <w:divBdr>
        <w:top w:val="none" w:sz="0" w:space="0" w:color="auto"/>
        <w:left w:val="none" w:sz="0" w:space="0" w:color="auto"/>
        <w:bottom w:val="none" w:sz="0" w:space="0" w:color="auto"/>
        <w:right w:val="none" w:sz="0" w:space="0" w:color="auto"/>
      </w:divBdr>
    </w:div>
    <w:div w:id="1160386811">
      <w:bodyDiv w:val="1"/>
      <w:marLeft w:val="0"/>
      <w:marRight w:val="0"/>
      <w:marTop w:val="0"/>
      <w:marBottom w:val="0"/>
      <w:divBdr>
        <w:top w:val="none" w:sz="0" w:space="0" w:color="auto"/>
        <w:left w:val="none" w:sz="0" w:space="0" w:color="auto"/>
        <w:bottom w:val="none" w:sz="0" w:space="0" w:color="auto"/>
        <w:right w:val="none" w:sz="0" w:space="0" w:color="auto"/>
      </w:divBdr>
    </w:div>
    <w:div w:id="1161045385">
      <w:bodyDiv w:val="1"/>
      <w:marLeft w:val="0"/>
      <w:marRight w:val="0"/>
      <w:marTop w:val="0"/>
      <w:marBottom w:val="0"/>
      <w:divBdr>
        <w:top w:val="none" w:sz="0" w:space="0" w:color="auto"/>
        <w:left w:val="none" w:sz="0" w:space="0" w:color="auto"/>
        <w:bottom w:val="none" w:sz="0" w:space="0" w:color="auto"/>
        <w:right w:val="none" w:sz="0" w:space="0" w:color="auto"/>
      </w:divBdr>
    </w:div>
    <w:div w:id="1161384322">
      <w:bodyDiv w:val="1"/>
      <w:marLeft w:val="0"/>
      <w:marRight w:val="0"/>
      <w:marTop w:val="0"/>
      <w:marBottom w:val="0"/>
      <w:divBdr>
        <w:top w:val="none" w:sz="0" w:space="0" w:color="auto"/>
        <w:left w:val="none" w:sz="0" w:space="0" w:color="auto"/>
        <w:bottom w:val="none" w:sz="0" w:space="0" w:color="auto"/>
        <w:right w:val="none" w:sz="0" w:space="0" w:color="auto"/>
      </w:divBdr>
    </w:div>
    <w:div w:id="1162042985">
      <w:bodyDiv w:val="1"/>
      <w:marLeft w:val="0"/>
      <w:marRight w:val="0"/>
      <w:marTop w:val="0"/>
      <w:marBottom w:val="0"/>
      <w:divBdr>
        <w:top w:val="none" w:sz="0" w:space="0" w:color="auto"/>
        <w:left w:val="none" w:sz="0" w:space="0" w:color="auto"/>
        <w:bottom w:val="none" w:sz="0" w:space="0" w:color="auto"/>
        <w:right w:val="none" w:sz="0" w:space="0" w:color="auto"/>
      </w:divBdr>
    </w:div>
    <w:div w:id="1162357681">
      <w:bodyDiv w:val="1"/>
      <w:marLeft w:val="0"/>
      <w:marRight w:val="0"/>
      <w:marTop w:val="0"/>
      <w:marBottom w:val="0"/>
      <w:divBdr>
        <w:top w:val="none" w:sz="0" w:space="0" w:color="auto"/>
        <w:left w:val="none" w:sz="0" w:space="0" w:color="auto"/>
        <w:bottom w:val="none" w:sz="0" w:space="0" w:color="auto"/>
        <w:right w:val="none" w:sz="0" w:space="0" w:color="auto"/>
      </w:divBdr>
    </w:div>
    <w:div w:id="1162426815">
      <w:bodyDiv w:val="1"/>
      <w:marLeft w:val="0"/>
      <w:marRight w:val="0"/>
      <w:marTop w:val="0"/>
      <w:marBottom w:val="0"/>
      <w:divBdr>
        <w:top w:val="none" w:sz="0" w:space="0" w:color="auto"/>
        <w:left w:val="none" w:sz="0" w:space="0" w:color="auto"/>
        <w:bottom w:val="none" w:sz="0" w:space="0" w:color="auto"/>
        <w:right w:val="none" w:sz="0" w:space="0" w:color="auto"/>
      </w:divBdr>
    </w:div>
    <w:div w:id="1162503246">
      <w:bodyDiv w:val="1"/>
      <w:marLeft w:val="0"/>
      <w:marRight w:val="0"/>
      <w:marTop w:val="0"/>
      <w:marBottom w:val="0"/>
      <w:divBdr>
        <w:top w:val="none" w:sz="0" w:space="0" w:color="auto"/>
        <w:left w:val="none" w:sz="0" w:space="0" w:color="auto"/>
        <w:bottom w:val="none" w:sz="0" w:space="0" w:color="auto"/>
        <w:right w:val="none" w:sz="0" w:space="0" w:color="auto"/>
      </w:divBdr>
    </w:div>
    <w:div w:id="1163013708">
      <w:bodyDiv w:val="1"/>
      <w:marLeft w:val="0"/>
      <w:marRight w:val="0"/>
      <w:marTop w:val="0"/>
      <w:marBottom w:val="0"/>
      <w:divBdr>
        <w:top w:val="none" w:sz="0" w:space="0" w:color="auto"/>
        <w:left w:val="none" w:sz="0" w:space="0" w:color="auto"/>
        <w:bottom w:val="none" w:sz="0" w:space="0" w:color="auto"/>
        <w:right w:val="none" w:sz="0" w:space="0" w:color="auto"/>
      </w:divBdr>
    </w:div>
    <w:div w:id="1163159552">
      <w:bodyDiv w:val="1"/>
      <w:marLeft w:val="0"/>
      <w:marRight w:val="0"/>
      <w:marTop w:val="0"/>
      <w:marBottom w:val="0"/>
      <w:divBdr>
        <w:top w:val="none" w:sz="0" w:space="0" w:color="auto"/>
        <w:left w:val="none" w:sz="0" w:space="0" w:color="auto"/>
        <w:bottom w:val="none" w:sz="0" w:space="0" w:color="auto"/>
        <w:right w:val="none" w:sz="0" w:space="0" w:color="auto"/>
      </w:divBdr>
    </w:div>
    <w:div w:id="1169978682">
      <w:bodyDiv w:val="1"/>
      <w:marLeft w:val="0"/>
      <w:marRight w:val="0"/>
      <w:marTop w:val="0"/>
      <w:marBottom w:val="0"/>
      <w:divBdr>
        <w:top w:val="none" w:sz="0" w:space="0" w:color="auto"/>
        <w:left w:val="none" w:sz="0" w:space="0" w:color="auto"/>
        <w:bottom w:val="none" w:sz="0" w:space="0" w:color="auto"/>
        <w:right w:val="none" w:sz="0" w:space="0" w:color="auto"/>
      </w:divBdr>
    </w:div>
    <w:div w:id="1170176974">
      <w:bodyDiv w:val="1"/>
      <w:marLeft w:val="0"/>
      <w:marRight w:val="0"/>
      <w:marTop w:val="0"/>
      <w:marBottom w:val="0"/>
      <w:divBdr>
        <w:top w:val="none" w:sz="0" w:space="0" w:color="auto"/>
        <w:left w:val="none" w:sz="0" w:space="0" w:color="auto"/>
        <w:bottom w:val="none" w:sz="0" w:space="0" w:color="auto"/>
        <w:right w:val="none" w:sz="0" w:space="0" w:color="auto"/>
      </w:divBdr>
    </w:div>
    <w:div w:id="1171412148">
      <w:bodyDiv w:val="1"/>
      <w:marLeft w:val="0"/>
      <w:marRight w:val="0"/>
      <w:marTop w:val="0"/>
      <w:marBottom w:val="0"/>
      <w:divBdr>
        <w:top w:val="none" w:sz="0" w:space="0" w:color="auto"/>
        <w:left w:val="none" w:sz="0" w:space="0" w:color="auto"/>
        <w:bottom w:val="none" w:sz="0" w:space="0" w:color="auto"/>
        <w:right w:val="none" w:sz="0" w:space="0" w:color="auto"/>
      </w:divBdr>
    </w:div>
    <w:div w:id="1171942535">
      <w:bodyDiv w:val="1"/>
      <w:marLeft w:val="0"/>
      <w:marRight w:val="0"/>
      <w:marTop w:val="0"/>
      <w:marBottom w:val="0"/>
      <w:divBdr>
        <w:top w:val="none" w:sz="0" w:space="0" w:color="auto"/>
        <w:left w:val="none" w:sz="0" w:space="0" w:color="auto"/>
        <w:bottom w:val="none" w:sz="0" w:space="0" w:color="auto"/>
        <w:right w:val="none" w:sz="0" w:space="0" w:color="auto"/>
      </w:divBdr>
    </w:div>
    <w:div w:id="1172255675">
      <w:bodyDiv w:val="1"/>
      <w:marLeft w:val="0"/>
      <w:marRight w:val="0"/>
      <w:marTop w:val="0"/>
      <w:marBottom w:val="0"/>
      <w:divBdr>
        <w:top w:val="none" w:sz="0" w:space="0" w:color="auto"/>
        <w:left w:val="none" w:sz="0" w:space="0" w:color="auto"/>
        <w:bottom w:val="none" w:sz="0" w:space="0" w:color="auto"/>
        <w:right w:val="none" w:sz="0" w:space="0" w:color="auto"/>
      </w:divBdr>
    </w:div>
    <w:div w:id="1172452431">
      <w:bodyDiv w:val="1"/>
      <w:marLeft w:val="0"/>
      <w:marRight w:val="0"/>
      <w:marTop w:val="0"/>
      <w:marBottom w:val="0"/>
      <w:divBdr>
        <w:top w:val="none" w:sz="0" w:space="0" w:color="auto"/>
        <w:left w:val="none" w:sz="0" w:space="0" w:color="auto"/>
        <w:bottom w:val="none" w:sz="0" w:space="0" w:color="auto"/>
        <w:right w:val="none" w:sz="0" w:space="0" w:color="auto"/>
      </w:divBdr>
    </w:div>
    <w:div w:id="1172718220">
      <w:bodyDiv w:val="1"/>
      <w:marLeft w:val="0"/>
      <w:marRight w:val="0"/>
      <w:marTop w:val="0"/>
      <w:marBottom w:val="0"/>
      <w:divBdr>
        <w:top w:val="none" w:sz="0" w:space="0" w:color="auto"/>
        <w:left w:val="none" w:sz="0" w:space="0" w:color="auto"/>
        <w:bottom w:val="none" w:sz="0" w:space="0" w:color="auto"/>
        <w:right w:val="none" w:sz="0" w:space="0" w:color="auto"/>
      </w:divBdr>
    </w:div>
    <w:div w:id="1173371760">
      <w:bodyDiv w:val="1"/>
      <w:marLeft w:val="0"/>
      <w:marRight w:val="0"/>
      <w:marTop w:val="0"/>
      <w:marBottom w:val="0"/>
      <w:divBdr>
        <w:top w:val="none" w:sz="0" w:space="0" w:color="auto"/>
        <w:left w:val="none" w:sz="0" w:space="0" w:color="auto"/>
        <w:bottom w:val="none" w:sz="0" w:space="0" w:color="auto"/>
        <w:right w:val="none" w:sz="0" w:space="0" w:color="auto"/>
      </w:divBdr>
    </w:div>
    <w:div w:id="1173564628">
      <w:bodyDiv w:val="1"/>
      <w:marLeft w:val="0"/>
      <w:marRight w:val="0"/>
      <w:marTop w:val="0"/>
      <w:marBottom w:val="0"/>
      <w:divBdr>
        <w:top w:val="none" w:sz="0" w:space="0" w:color="auto"/>
        <w:left w:val="none" w:sz="0" w:space="0" w:color="auto"/>
        <w:bottom w:val="none" w:sz="0" w:space="0" w:color="auto"/>
        <w:right w:val="none" w:sz="0" w:space="0" w:color="auto"/>
      </w:divBdr>
    </w:div>
    <w:div w:id="1175876437">
      <w:bodyDiv w:val="1"/>
      <w:marLeft w:val="0"/>
      <w:marRight w:val="0"/>
      <w:marTop w:val="0"/>
      <w:marBottom w:val="0"/>
      <w:divBdr>
        <w:top w:val="none" w:sz="0" w:space="0" w:color="auto"/>
        <w:left w:val="none" w:sz="0" w:space="0" w:color="auto"/>
        <w:bottom w:val="none" w:sz="0" w:space="0" w:color="auto"/>
        <w:right w:val="none" w:sz="0" w:space="0" w:color="auto"/>
      </w:divBdr>
    </w:div>
    <w:div w:id="1177309834">
      <w:bodyDiv w:val="1"/>
      <w:marLeft w:val="0"/>
      <w:marRight w:val="0"/>
      <w:marTop w:val="0"/>
      <w:marBottom w:val="0"/>
      <w:divBdr>
        <w:top w:val="none" w:sz="0" w:space="0" w:color="auto"/>
        <w:left w:val="none" w:sz="0" w:space="0" w:color="auto"/>
        <w:bottom w:val="none" w:sz="0" w:space="0" w:color="auto"/>
        <w:right w:val="none" w:sz="0" w:space="0" w:color="auto"/>
      </w:divBdr>
    </w:div>
    <w:div w:id="1178732833">
      <w:bodyDiv w:val="1"/>
      <w:marLeft w:val="0"/>
      <w:marRight w:val="0"/>
      <w:marTop w:val="0"/>
      <w:marBottom w:val="0"/>
      <w:divBdr>
        <w:top w:val="none" w:sz="0" w:space="0" w:color="auto"/>
        <w:left w:val="none" w:sz="0" w:space="0" w:color="auto"/>
        <w:bottom w:val="none" w:sz="0" w:space="0" w:color="auto"/>
        <w:right w:val="none" w:sz="0" w:space="0" w:color="auto"/>
      </w:divBdr>
    </w:div>
    <w:div w:id="1178737942">
      <w:bodyDiv w:val="1"/>
      <w:marLeft w:val="0"/>
      <w:marRight w:val="0"/>
      <w:marTop w:val="0"/>
      <w:marBottom w:val="0"/>
      <w:divBdr>
        <w:top w:val="none" w:sz="0" w:space="0" w:color="auto"/>
        <w:left w:val="none" w:sz="0" w:space="0" w:color="auto"/>
        <w:bottom w:val="none" w:sz="0" w:space="0" w:color="auto"/>
        <w:right w:val="none" w:sz="0" w:space="0" w:color="auto"/>
      </w:divBdr>
    </w:div>
    <w:div w:id="1179737374">
      <w:bodyDiv w:val="1"/>
      <w:marLeft w:val="0"/>
      <w:marRight w:val="0"/>
      <w:marTop w:val="0"/>
      <w:marBottom w:val="0"/>
      <w:divBdr>
        <w:top w:val="none" w:sz="0" w:space="0" w:color="auto"/>
        <w:left w:val="none" w:sz="0" w:space="0" w:color="auto"/>
        <w:bottom w:val="none" w:sz="0" w:space="0" w:color="auto"/>
        <w:right w:val="none" w:sz="0" w:space="0" w:color="auto"/>
      </w:divBdr>
    </w:div>
    <w:div w:id="1180048388">
      <w:bodyDiv w:val="1"/>
      <w:marLeft w:val="0"/>
      <w:marRight w:val="0"/>
      <w:marTop w:val="0"/>
      <w:marBottom w:val="0"/>
      <w:divBdr>
        <w:top w:val="none" w:sz="0" w:space="0" w:color="auto"/>
        <w:left w:val="none" w:sz="0" w:space="0" w:color="auto"/>
        <w:bottom w:val="none" w:sz="0" w:space="0" w:color="auto"/>
        <w:right w:val="none" w:sz="0" w:space="0" w:color="auto"/>
      </w:divBdr>
      <w:divsChild>
        <w:div w:id="820315209">
          <w:marLeft w:val="480"/>
          <w:marRight w:val="0"/>
          <w:marTop w:val="0"/>
          <w:marBottom w:val="0"/>
          <w:divBdr>
            <w:top w:val="none" w:sz="0" w:space="0" w:color="auto"/>
            <w:left w:val="none" w:sz="0" w:space="0" w:color="auto"/>
            <w:bottom w:val="none" w:sz="0" w:space="0" w:color="auto"/>
            <w:right w:val="none" w:sz="0" w:space="0" w:color="auto"/>
          </w:divBdr>
        </w:div>
        <w:div w:id="415634836">
          <w:marLeft w:val="480"/>
          <w:marRight w:val="0"/>
          <w:marTop w:val="0"/>
          <w:marBottom w:val="0"/>
          <w:divBdr>
            <w:top w:val="none" w:sz="0" w:space="0" w:color="auto"/>
            <w:left w:val="none" w:sz="0" w:space="0" w:color="auto"/>
            <w:bottom w:val="none" w:sz="0" w:space="0" w:color="auto"/>
            <w:right w:val="none" w:sz="0" w:space="0" w:color="auto"/>
          </w:divBdr>
        </w:div>
        <w:div w:id="812866810">
          <w:marLeft w:val="480"/>
          <w:marRight w:val="0"/>
          <w:marTop w:val="0"/>
          <w:marBottom w:val="0"/>
          <w:divBdr>
            <w:top w:val="none" w:sz="0" w:space="0" w:color="auto"/>
            <w:left w:val="none" w:sz="0" w:space="0" w:color="auto"/>
            <w:bottom w:val="none" w:sz="0" w:space="0" w:color="auto"/>
            <w:right w:val="none" w:sz="0" w:space="0" w:color="auto"/>
          </w:divBdr>
        </w:div>
        <w:div w:id="945423713">
          <w:marLeft w:val="480"/>
          <w:marRight w:val="0"/>
          <w:marTop w:val="0"/>
          <w:marBottom w:val="0"/>
          <w:divBdr>
            <w:top w:val="none" w:sz="0" w:space="0" w:color="auto"/>
            <w:left w:val="none" w:sz="0" w:space="0" w:color="auto"/>
            <w:bottom w:val="none" w:sz="0" w:space="0" w:color="auto"/>
            <w:right w:val="none" w:sz="0" w:space="0" w:color="auto"/>
          </w:divBdr>
        </w:div>
        <w:div w:id="387412626">
          <w:marLeft w:val="480"/>
          <w:marRight w:val="0"/>
          <w:marTop w:val="0"/>
          <w:marBottom w:val="0"/>
          <w:divBdr>
            <w:top w:val="none" w:sz="0" w:space="0" w:color="auto"/>
            <w:left w:val="none" w:sz="0" w:space="0" w:color="auto"/>
            <w:bottom w:val="none" w:sz="0" w:space="0" w:color="auto"/>
            <w:right w:val="none" w:sz="0" w:space="0" w:color="auto"/>
          </w:divBdr>
        </w:div>
        <w:div w:id="1920478216">
          <w:marLeft w:val="480"/>
          <w:marRight w:val="0"/>
          <w:marTop w:val="0"/>
          <w:marBottom w:val="0"/>
          <w:divBdr>
            <w:top w:val="none" w:sz="0" w:space="0" w:color="auto"/>
            <w:left w:val="none" w:sz="0" w:space="0" w:color="auto"/>
            <w:bottom w:val="none" w:sz="0" w:space="0" w:color="auto"/>
            <w:right w:val="none" w:sz="0" w:space="0" w:color="auto"/>
          </w:divBdr>
        </w:div>
        <w:div w:id="904220905">
          <w:marLeft w:val="480"/>
          <w:marRight w:val="0"/>
          <w:marTop w:val="0"/>
          <w:marBottom w:val="0"/>
          <w:divBdr>
            <w:top w:val="none" w:sz="0" w:space="0" w:color="auto"/>
            <w:left w:val="none" w:sz="0" w:space="0" w:color="auto"/>
            <w:bottom w:val="none" w:sz="0" w:space="0" w:color="auto"/>
            <w:right w:val="none" w:sz="0" w:space="0" w:color="auto"/>
          </w:divBdr>
        </w:div>
        <w:div w:id="1530414248">
          <w:marLeft w:val="480"/>
          <w:marRight w:val="0"/>
          <w:marTop w:val="0"/>
          <w:marBottom w:val="0"/>
          <w:divBdr>
            <w:top w:val="none" w:sz="0" w:space="0" w:color="auto"/>
            <w:left w:val="none" w:sz="0" w:space="0" w:color="auto"/>
            <w:bottom w:val="none" w:sz="0" w:space="0" w:color="auto"/>
            <w:right w:val="none" w:sz="0" w:space="0" w:color="auto"/>
          </w:divBdr>
        </w:div>
        <w:div w:id="1499032602">
          <w:marLeft w:val="480"/>
          <w:marRight w:val="0"/>
          <w:marTop w:val="0"/>
          <w:marBottom w:val="0"/>
          <w:divBdr>
            <w:top w:val="none" w:sz="0" w:space="0" w:color="auto"/>
            <w:left w:val="none" w:sz="0" w:space="0" w:color="auto"/>
            <w:bottom w:val="none" w:sz="0" w:space="0" w:color="auto"/>
            <w:right w:val="none" w:sz="0" w:space="0" w:color="auto"/>
          </w:divBdr>
        </w:div>
        <w:div w:id="1637298753">
          <w:marLeft w:val="480"/>
          <w:marRight w:val="0"/>
          <w:marTop w:val="0"/>
          <w:marBottom w:val="0"/>
          <w:divBdr>
            <w:top w:val="none" w:sz="0" w:space="0" w:color="auto"/>
            <w:left w:val="none" w:sz="0" w:space="0" w:color="auto"/>
            <w:bottom w:val="none" w:sz="0" w:space="0" w:color="auto"/>
            <w:right w:val="none" w:sz="0" w:space="0" w:color="auto"/>
          </w:divBdr>
        </w:div>
        <w:div w:id="396828210">
          <w:marLeft w:val="480"/>
          <w:marRight w:val="0"/>
          <w:marTop w:val="0"/>
          <w:marBottom w:val="0"/>
          <w:divBdr>
            <w:top w:val="none" w:sz="0" w:space="0" w:color="auto"/>
            <w:left w:val="none" w:sz="0" w:space="0" w:color="auto"/>
            <w:bottom w:val="none" w:sz="0" w:space="0" w:color="auto"/>
            <w:right w:val="none" w:sz="0" w:space="0" w:color="auto"/>
          </w:divBdr>
        </w:div>
        <w:div w:id="1285188415">
          <w:marLeft w:val="480"/>
          <w:marRight w:val="0"/>
          <w:marTop w:val="0"/>
          <w:marBottom w:val="0"/>
          <w:divBdr>
            <w:top w:val="none" w:sz="0" w:space="0" w:color="auto"/>
            <w:left w:val="none" w:sz="0" w:space="0" w:color="auto"/>
            <w:bottom w:val="none" w:sz="0" w:space="0" w:color="auto"/>
            <w:right w:val="none" w:sz="0" w:space="0" w:color="auto"/>
          </w:divBdr>
        </w:div>
        <w:div w:id="1386415499">
          <w:marLeft w:val="480"/>
          <w:marRight w:val="0"/>
          <w:marTop w:val="0"/>
          <w:marBottom w:val="0"/>
          <w:divBdr>
            <w:top w:val="none" w:sz="0" w:space="0" w:color="auto"/>
            <w:left w:val="none" w:sz="0" w:space="0" w:color="auto"/>
            <w:bottom w:val="none" w:sz="0" w:space="0" w:color="auto"/>
            <w:right w:val="none" w:sz="0" w:space="0" w:color="auto"/>
          </w:divBdr>
        </w:div>
        <w:div w:id="150681446">
          <w:marLeft w:val="480"/>
          <w:marRight w:val="0"/>
          <w:marTop w:val="0"/>
          <w:marBottom w:val="0"/>
          <w:divBdr>
            <w:top w:val="none" w:sz="0" w:space="0" w:color="auto"/>
            <w:left w:val="none" w:sz="0" w:space="0" w:color="auto"/>
            <w:bottom w:val="none" w:sz="0" w:space="0" w:color="auto"/>
            <w:right w:val="none" w:sz="0" w:space="0" w:color="auto"/>
          </w:divBdr>
        </w:div>
        <w:div w:id="63648682">
          <w:marLeft w:val="480"/>
          <w:marRight w:val="0"/>
          <w:marTop w:val="0"/>
          <w:marBottom w:val="0"/>
          <w:divBdr>
            <w:top w:val="none" w:sz="0" w:space="0" w:color="auto"/>
            <w:left w:val="none" w:sz="0" w:space="0" w:color="auto"/>
            <w:bottom w:val="none" w:sz="0" w:space="0" w:color="auto"/>
            <w:right w:val="none" w:sz="0" w:space="0" w:color="auto"/>
          </w:divBdr>
        </w:div>
        <w:div w:id="657807896">
          <w:marLeft w:val="480"/>
          <w:marRight w:val="0"/>
          <w:marTop w:val="0"/>
          <w:marBottom w:val="0"/>
          <w:divBdr>
            <w:top w:val="none" w:sz="0" w:space="0" w:color="auto"/>
            <w:left w:val="none" w:sz="0" w:space="0" w:color="auto"/>
            <w:bottom w:val="none" w:sz="0" w:space="0" w:color="auto"/>
            <w:right w:val="none" w:sz="0" w:space="0" w:color="auto"/>
          </w:divBdr>
        </w:div>
        <w:div w:id="1630088930">
          <w:marLeft w:val="480"/>
          <w:marRight w:val="0"/>
          <w:marTop w:val="0"/>
          <w:marBottom w:val="0"/>
          <w:divBdr>
            <w:top w:val="none" w:sz="0" w:space="0" w:color="auto"/>
            <w:left w:val="none" w:sz="0" w:space="0" w:color="auto"/>
            <w:bottom w:val="none" w:sz="0" w:space="0" w:color="auto"/>
            <w:right w:val="none" w:sz="0" w:space="0" w:color="auto"/>
          </w:divBdr>
        </w:div>
        <w:div w:id="1328902410">
          <w:marLeft w:val="480"/>
          <w:marRight w:val="0"/>
          <w:marTop w:val="0"/>
          <w:marBottom w:val="0"/>
          <w:divBdr>
            <w:top w:val="none" w:sz="0" w:space="0" w:color="auto"/>
            <w:left w:val="none" w:sz="0" w:space="0" w:color="auto"/>
            <w:bottom w:val="none" w:sz="0" w:space="0" w:color="auto"/>
            <w:right w:val="none" w:sz="0" w:space="0" w:color="auto"/>
          </w:divBdr>
        </w:div>
        <w:div w:id="958728599">
          <w:marLeft w:val="480"/>
          <w:marRight w:val="0"/>
          <w:marTop w:val="0"/>
          <w:marBottom w:val="0"/>
          <w:divBdr>
            <w:top w:val="none" w:sz="0" w:space="0" w:color="auto"/>
            <w:left w:val="none" w:sz="0" w:space="0" w:color="auto"/>
            <w:bottom w:val="none" w:sz="0" w:space="0" w:color="auto"/>
            <w:right w:val="none" w:sz="0" w:space="0" w:color="auto"/>
          </w:divBdr>
        </w:div>
        <w:div w:id="346560574">
          <w:marLeft w:val="480"/>
          <w:marRight w:val="0"/>
          <w:marTop w:val="0"/>
          <w:marBottom w:val="0"/>
          <w:divBdr>
            <w:top w:val="none" w:sz="0" w:space="0" w:color="auto"/>
            <w:left w:val="none" w:sz="0" w:space="0" w:color="auto"/>
            <w:bottom w:val="none" w:sz="0" w:space="0" w:color="auto"/>
            <w:right w:val="none" w:sz="0" w:space="0" w:color="auto"/>
          </w:divBdr>
        </w:div>
        <w:div w:id="1744722324">
          <w:marLeft w:val="480"/>
          <w:marRight w:val="0"/>
          <w:marTop w:val="0"/>
          <w:marBottom w:val="0"/>
          <w:divBdr>
            <w:top w:val="none" w:sz="0" w:space="0" w:color="auto"/>
            <w:left w:val="none" w:sz="0" w:space="0" w:color="auto"/>
            <w:bottom w:val="none" w:sz="0" w:space="0" w:color="auto"/>
            <w:right w:val="none" w:sz="0" w:space="0" w:color="auto"/>
          </w:divBdr>
        </w:div>
        <w:div w:id="901452859">
          <w:marLeft w:val="480"/>
          <w:marRight w:val="0"/>
          <w:marTop w:val="0"/>
          <w:marBottom w:val="0"/>
          <w:divBdr>
            <w:top w:val="none" w:sz="0" w:space="0" w:color="auto"/>
            <w:left w:val="none" w:sz="0" w:space="0" w:color="auto"/>
            <w:bottom w:val="none" w:sz="0" w:space="0" w:color="auto"/>
            <w:right w:val="none" w:sz="0" w:space="0" w:color="auto"/>
          </w:divBdr>
        </w:div>
        <w:div w:id="930551787">
          <w:marLeft w:val="480"/>
          <w:marRight w:val="0"/>
          <w:marTop w:val="0"/>
          <w:marBottom w:val="0"/>
          <w:divBdr>
            <w:top w:val="none" w:sz="0" w:space="0" w:color="auto"/>
            <w:left w:val="none" w:sz="0" w:space="0" w:color="auto"/>
            <w:bottom w:val="none" w:sz="0" w:space="0" w:color="auto"/>
            <w:right w:val="none" w:sz="0" w:space="0" w:color="auto"/>
          </w:divBdr>
        </w:div>
        <w:div w:id="846015484">
          <w:marLeft w:val="480"/>
          <w:marRight w:val="0"/>
          <w:marTop w:val="0"/>
          <w:marBottom w:val="0"/>
          <w:divBdr>
            <w:top w:val="none" w:sz="0" w:space="0" w:color="auto"/>
            <w:left w:val="none" w:sz="0" w:space="0" w:color="auto"/>
            <w:bottom w:val="none" w:sz="0" w:space="0" w:color="auto"/>
            <w:right w:val="none" w:sz="0" w:space="0" w:color="auto"/>
          </w:divBdr>
        </w:div>
        <w:div w:id="553732222">
          <w:marLeft w:val="480"/>
          <w:marRight w:val="0"/>
          <w:marTop w:val="0"/>
          <w:marBottom w:val="0"/>
          <w:divBdr>
            <w:top w:val="none" w:sz="0" w:space="0" w:color="auto"/>
            <w:left w:val="none" w:sz="0" w:space="0" w:color="auto"/>
            <w:bottom w:val="none" w:sz="0" w:space="0" w:color="auto"/>
            <w:right w:val="none" w:sz="0" w:space="0" w:color="auto"/>
          </w:divBdr>
        </w:div>
        <w:div w:id="1578325761">
          <w:marLeft w:val="480"/>
          <w:marRight w:val="0"/>
          <w:marTop w:val="0"/>
          <w:marBottom w:val="0"/>
          <w:divBdr>
            <w:top w:val="none" w:sz="0" w:space="0" w:color="auto"/>
            <w:left w:val="none" w:sz="0" w:space="0" w:color="auto"/>
            <w:bottom w:val="none" w:sz="0" w:space="0" w:color="auto"/>
            <w:right w:val="none" w:sz="0" w:space="0" w:color="auto"/>
          </w:divBdr>
        </w:div>
        <w:div w:id="1854610647">
          <w:marLeft w:val="480"/>
          <w:marRight w:val="0"/>
          <w:marTop w:val="0"/>
          <w:marBottom w:val="0"/>
          <w:divBdr>
            <w:top w:val="none" w:sz="0" w:space="0" w:color="auto"/>
            <w:left w:val="none" w:sz="0" w:space="0" w:color="auto"/>
            <w:bottom w:val="none" w:sz="0" w:space="0" w:color="auto"/>
            <w:right w:val="none" w:sz="0" w:space="0" w:color="auto"/>
          </w:divBdr>
        </w:div>
        <w:div w:id="1267349504">
          <w:marLeft w:val="480"/>
          <w:marRight w:val="0"/>
          <w:marTop w:val="0"/>
          <w:marBottom w:val="0"/>
          <w:divBdr>
            <w:top w:val="none" w:sz="0" w:space="0" w:color="auto"/>
            <w:left w:val="none" w:sz="0" w:space="0" w:color="auto"/>
            <w:bottom w:val="none" w:sz="0" w:space="0" w:color="auto"/>
            <w:right w:val="none" w:sz="0" w:space="0" w:color="auto"/>
          </w:divBdr>
        </w:div>
        <w:div w:id="1640644789">
          <w:marLeft w:val="480"/>
          <w:marRight w:val="0"/>
          <w:marTop w:val="0"/>
          <w:marBottom w:val="0"/>
          <w:divBdr>
            <w:top w:val="none" w:sz="0" w:space="0" w:color="auto"/>
            <w:left w:val="none" w:sz="0" w:space="0" w:color="auto"/>
            <w:bottom w:val="none" w:sz="0" w:space="0" w:color="auto"/>
            <w:right w:val="none" w:sz="0" w:space="0" w:color="auto"/>
          </w:divBdr>
        </w:div>
        <w:div w:id="1130325886">
          <w:marLeft w:val="480"/>
          <w:marRight w:val="0"/>
          <w:marTop w:val="0"/>
          <w:marBottom w:val="0"/>
          <w:divBdr>
            <w:top w:val="none" w:sz="0" w:space="0" w:color="auto"/>
            <w:left w:val="none" w:sz="0" w:space="0" w:color="auto"/>
            <w:bottom w:val="none" w:sz="0" w:space="0" w:color="auto"/>
            <w:right w:val="none" w:sz="0" w:space="0" w:color="auto"/>
          </w:divBdr>
        </w:div>
        <w:div w:id="140737974">
          <w:marLeft w:val="480"/>
          <w:marRight w:val="0"/>
          <w:marTop w:val="0"/>
          <w:marBottom w:val="0"/>
          <w:divBdr>
            <w:top w:val="none" w:sz="0" w:space="0" w:color="auto"/>
            <w:left w:val="none" w:sz="0" w:space="0" w:color="auto"/>
            <w:bottom w:val="none" w:sz="0" w:space="0" w:color="auto"/>
            <w:right w:val="none" w:sz="0" w:space="0" w:color="auto"/>
          </w:divBdr>
        </w:div>
        <w:div w:id="1476683181">
          <w:marLeft w:val="480"/>
          <w:marRight w:val="0"/>
          <w:marTop w:val="0"/>
          <w:marBottom w:val="0"/>
          <w:divBdr>
            <w:top w:val="none" w:sz="0" w:space="0" w:color="auto"/>
            <w:left w:val="none" w:sz="0" w:space="0" w:color="auto"/>
            <w:bottom w:val="none" w:sz="0" w:space="0" w:color="auto"/>
            <w:right w:val="none" w:sz="0" w:space="0" w:color="auto"/>
          </w:divBdr>
        </w:div>
        <w:div w:id="591402329">
          <w:marLeft w:val="480"/>
          <w:marRight w:val="0"/>
          <w:marTop w:val="0"/>
          <w:marBottom w:val="0"/>
          <w:divBdr>
            <w:top w:val="none" w:sz="0" w:space="0" w:color="auto"/>
            <w:left w:val="none" w:sz="0" w:space="0" w:color="auto"/>
            <w:bottom w:val="none" w:sz="0" w:space="0" w:color="auto"/>
            <w:right w:val="none" w:sz="0" w:space="0" w:color="auto"/>
          </w:divBdr>
        </w:div>
        <w:div w:id="1011104279">
          <w:marLeft w:val="480"/>
          <w:marRight w:val="0"/>
          <w:marTop w:val="0"/>
          <w:marBottom w:val="0"/>
          <w:divBdr>
            <w:top w:val="none" w:sz="0" w:space="0" w:color="auto"/>
            <w:left w:val="none" w:sz="0" w:space="0" w:color="auto"/>
            <w:bottom w:val="none" w:sz="0" w:space="0" w:color="auto"/>
            <w:right w:val="none" w:sz="0" w:space="0" w:color="auto"/>
          </w:divBdr>
        </w:div>
        <w:div w:id="221714112">
          <w:marLeft w:val="480"/>
          <w:marRight w:val="0"/>
          <w:marTop w:val="0"/>
          <w:marBottom w:val="0"/>
          <w:divBdr>
            <w:top w:val="none" w:sz="0" w:space="0" w:color="auto"/>
            <w:left w:val="none" w:sz="0" w:space="0" w:color="auto"/>
            <w:bottom w:val="none" w:sz="0" w:space="0" w:color="auto"/>
            <w:right w:val="none" w:sz="0" w:space="0" w:color="auto"/>
          </w:divBdr>
        </w:div>
        <w:div w:id="42143283">
          <w:marLeft w:val="480"/>
          <w:marRight w:val="0"/>
          <w:marTop w:val="0"/>
          <w:marBottom w:val="0"/>
          <w:divBdr>
            <w:top w:val="none" w:sz="0" w:space="0" w:color="auto"/>
            <w:left w:val="none" w:sz="0" w:space="0" w:color="auto"/>
            <w:bottom w:val="none" w:sz="0" w:space="0" w:color="auto"/>
            <w:right w:val="none" w:sz="0" w:space="0" w:color="auto"/>
          </w:divBdr>
        </w:div>
        <w:div w:id="2044821447">
          <w:marLeft w:val="480"/>
          <w:marRight w:val="0"/>
          <w:marTop w:val="0"/>
          <w:marBottom w:val="0"/>
          <w:divBdr>
            <w:top w:val="none" w:sz="0" w:space="0" w:color="auto"/>
            <w:left w:val="none" w:sz="0" w:space="0" w:color="auto"/>
            <w:bottom w:val="none" w:sz="0" w:space="0" w:color="auto"/>
            <w:right w:val="none" w:sz="0" w:space="0" w:color="auto"/>
          </w:divBdr>
        </w:div>
        <w:div w:id="2072077993">
          <w:marLeft w:val="480"/>
          <w:marRight w:val="0"/>
          <w:marTop w:val="0"/>
          <w:marBottom w:val="0"/>
          <w:divBdr>
            <w:top w:val="none" w:sz="0" w:space="0" w:color="auto"/>
            <w:left w:val="none" w:sz="0" w:space="0" w:color="auto"/>
            <w:bottom w:val="none" w:sz="0" w:space="0" w:color="auto"/>
            <w:right w:val="none" w:sz="0" w:space="0" w:color="auto"/>
          </w:divBdr>
        </w:div>
        <w:div w:id="1457329042">
          <w:marLeft w:val="480"/>
          <w:marRight w:val="0"/>
          <w:marTop w:val="0"/>
          <w:marBottom w:val="0"/>
          <w:divBdr>
            <w:top w:val="none" w:sz="0" w:space="0" w:color="auto"/>
            <w:left w:val="none" w:sz="0" w:space="0" w:color="auto"/>
            <w:bottom w:val="none" w:sz="0" w:space="0" w:color="auto"/>
            <w:right w:val="none" w:sz="0" w:space="0" w:color="auto"/>
          </w:divBdr>
        </w:div>
        <w:div w:id="133765552">
          <w:marLeft w:val="480"/>
          <w:marRight w:val="0"/>
          <w:marTop w:val="0"/>
          <w:marBottom w:val="0"/>
          <w:divBdr>
            <w:top w:val="none" w:sz="0" w:space="0" w:color="auto"/>
            <w:left w:val="none" w:sz="0" w:space="0" w:color="auto"/>
            <w:bottom w:val="none" w:sz="0" w:space="0" w:color="auto"/>
            <w:right w:val="none" w:sz="0" w:space="0" w:color="auto"/>
          </w:divBdr>
        </w:div>
        <w:div w:id="1116557672">
          <w:marLeft w:val="480"/>
          <w:marRight w:val="0"/>
          <w:marTop w:val="0"/>
          <w:marBottom w:val="0"/>
          <w:divBdr>
            <w:top w:val="none" w:sz="0" w:space="0" w:color="auto"/>
            <w:left w:val="none" w:sz="0" w:space="0" w:color="auto"/>
            <w:bottom w:val="none" w:sz="0" w:space="0" w:color="auto"/>
            <w:right w:val="none" w:sz="0" w:space="0" w:color="auto"/>
          </w:divBdr>
        </w:div>
      </w:divsChild>
    </w:div>
    <w:div w:id="1180195778">
      <w:bodyDiv w:val="1"/>
      <w:marLeft w:val="0"/>
      <w:marRight w:val="0"/>
      <w:marTop w:val="0"/>
      <w:marBottom w:val="0"/>
      <w:divBdr>
        <w:top w:val="none" w:sz="0" w:space="0" w:color="auto"/>
        <w:left w:val="none" w:sz="0" w:space="0" w:color="auto"/>
        <w:bottom w:val="none" w:sz="0" w:space="0" w:color="auto"/>
        <w:right w:val="none" w:sz="0" w:space="0" w:color="auto"/>
      </w:divBdr>
    </w:div>
    <w:div w:id="1180243279">
      <w:bodyDiv w:val="1"/>
      <w:marLeft w:val="0"/>
      <w:marRight w:val="0"/>
      <w:marTop w:val="0"/>
      <w:marBottom w:val="0"/>
      <w:divBdr>
        <w:top w:val="none" w:sz="0" w:space="0" w:color="auto"/>
        <w:left w:val="none" w:sz="0" w:space="0" w:color="auto"/>
        <w:bottom w:val="none" w:sz="0" w:space="0" w:color="auto"/>
        <w:right w:val="none" w:sz="0" w:space="0" w:color="auto"/>
      </w:divBdr>
    </w:div>
    <w:div w:id="1181703313">
      <w:bodyDiv w:val="1"/>
      <w:marLeft w:val="0"/>
      <w:marRight w:val="0"/>
      <w:marTop w:val="0"/>
      <w:marBottom w:val="0"/>
      <w:divBdr>
        <w:top w:val="none" w:sz="0" w:space="0" w:color="auto"/>
        <w:left w:val="none" w:sz="0" w:space="0" w:color="auto"/>
        <w:bottom w:val="none" w:sz="0" w:space="0" w:color="auto"/>
        <w:right w:val="none" w:sz="0" w:space="0" w:color="auto"/>
      </w:divBdr>
    </w:div>
    <w:div w:id="1182738508">
      <w:bodyDiv w:val="1"/>
      <w:marLeft w:val="0"/>
      <w:marRight w:val="0"/>
      <w:marTop w:val="0"/>
      <w:marBottom w:val="0"/>
      <w:divBdr>
        <w:top w:val="none" w:sz="0" w:space="0" w:color="auto"/>
        <w:left w:val="none" w:sz="0" w:space="0" w:color="auto"/>
        <w:bottom w:val="none" w:sz="0" w:space="0" w:color="auto"/>
        <w:right w:val="none" w:sz="0" w:space="0" w:color="auto"/>
      </w:divBdr>
    </w:div>
    <w:div w:id="1186401470">
      <w:bodyDiv w:val="1"/>
      <w:marLeft w:val="0"/>
      <w:marRight w:val="0"/>
      <w:marTop w:val="0"/>
      <w:marBottom w:val="0"/>
      <w:divBdr>
        <w:top w:val="none" w:sz="0" w:space="0" w:color="auto"/>
        <w:left w:val="none" w:sz="0" w:space="0" w:color="auto"/>
        <w:bottom w:val="none" w:sz="0" w:space="0" w:color="auto"/>
        <w:right w:val="none" w:sz="0" w:space="0" w:color="auto"/>
      </w:divBdr>
    </w:div>
    <w:div w:id="1186404534">
      <w:bodyDiv w:val="1"/>
      <w:marLeft w:val="0"/>
      <w:marRight w:val="0"/>
      <w:marTop w:val="0"/>
      <w:marBottom w:val="0"/>
      <w:divBdr>
        <w:top w:val="none" w:sz="0" w:space="0" w:color="auto"/>
        <w:left w:val="none" w:sz="0" w:space="0" w:color="auto"/>
        <w:bottom w:val="none" w:sz="0" w:space="0" w:color="auto"/>
        <w:right w:val="none" w:sz="0" w:space="0" w:color="auto"/>
      </w:divBdr>
    </w:div>
    <w:div w:id="1186477421">
      <w:bodyDiv w:val="1"/>
      <w:marLeft w:val="0"/>
      <w:marRight w:val="0"/>
      <w:marTop w:val="0"/>
      <w:marBottom w:val="0"/>
      <w:divBdr>
        <w:top w:val="none" w:sz="0" w:space="0" w:color="auto"/>
        <w:left w:val="none" w:sz="0" w:space="0" w:color="auto"/>
        <w:bottom w:val="none" w:sz="0" w:space="0" w:color="auto"/>
        <w:right w:val="none" w:sz="0" w:space="0" w:color="auto"/>
      </w:divBdr>
    </w:div>
    <w:div w:id="1191256982">
      <w:bodyDiv w:val="1"/>
      <w:marLeft w:val="0"/>
      <w:marRight w:val="0"/>
      <w:marTop w:val="0"/>
      <w:marBottom w:val="0"/>
      <w:divBdr>
        <w:top w:val="none" w:sz="0" w:space="0" w:color="auto"/>
        <w:left w:val="none" w:sz="0" w:space="0" w:color="auto"/>
        <w:bottom w:val="none" w:sz="0" w:space="0" w:color="auto"/>
        <w:right w:val="none" w:sz="0" w:space="0" w:color="auto"/>
      </w:divBdr>
    </w:div>
    <w:div w:id="1192451634">
      <w:bodyDiv w:val="1"/>
      <w:marLeft w:val="0"/>
      <w:marRight w:val="0"/>
      <w:marTop w:val="0"/>
      <w:marBottom w:val="0"/>
      <w:divBdr>
        <w:top w:val="none" w:sz="0" w:space="0" w:color="auto"/>
        <w:left w:val="none" w:sz="0" w:space="0" w:color="auto"/>
        <w:bottom w:val="none" w:sz="0" w:space="0" w:color="auto"/>
        <w:right w:val="none" w:sz="0" w:space="0" w:color="auto"/>
      </w:divBdr>
    </w:div>
    <w:div w:id="1192761677">
      <w:bodyDiv w:val="1"/>
      <w:marLeft w:val="0"/>
      <w:marRight w:val="0"/>
      <w:marTop w:val="0"/>
      <w:marBottom w:val="0"/>
      <w:divBdr>
        <w:top w:val="none" w:sz="0" w:space="0" w:color="auto"/>
        <w:left w:val="none" w:sz="0" w:space="0" w:color="auto"/>
        <w:bottom w:val="none" w:sz="0" w:space="0" w:color="auto"/>
        <w:right w:val="none" w:sz="0" w:space="0" w:color="auto"/>
      </w:divBdr>
    </w:div>
    <w:div w:id="1192836160">
      <w:bodyDiv w:val="1"/>
      <w:marLeft w:val="0"/>
      <w:marRight w:val="0"/>
      <w:marTop w:val="0"/>
      <w:marBottom w:val="0"/>
      <w:divBdr>
        <w:top w:val="none" w:sz="0" w:space="0" w:color="auto"/>
        <w:left w:val="none" w:sz="0" w:space="0" w:color="auto"/>
        <w:bottom w:val="none" w:sz="0" w:space="0" w:color="auto"/>
        <w:right w:val="none" w:sz="0" w:space="0" w:color="auto"/>
      </w:divBdr>
    </w:div>
    <w:div w:id="1193569825">
      <w:bodyDiv w:val="1"/>
      <w:marLeft w:val="0"/>
      <w:marRight w:val="0"/>
      <w:marTop w:val="0"/>
      <w:marBottom w:val="0"/>
      <w:divBdr>
        <w:top w:val="none" w:sz="0" w:space="0" w:color="auto"/>
        <w:left w:val="none" w:sz="0" w:space="0" w:color="auto"/>
        <w:bottom w:val="none" w:sz="0" w:space="0" w:color="auto"/>
        <w:right w:val="none" w:sz="0" w:space="0" w:color="auto"/>
      </w:divBdr>
    </w:div>
    <w:div w:id="1193883123">
      <w:bodyDiv w:val="1"/>
      <w:marLeft w:val="0"/>
      <w:marRight w:val="0"/>
      <w:marTop w:val="0"/>
      <w:marBottom w:val="0"/>
      <w:divBdr>
        <w:top w:val="none" w:sz="0" w:space="0" w:color="auto"/>
        <w:left w:val="none" w:sz="0" w:space="0" w:color="auto"/>
        <w:bottom w:val="none" w:sz="0" w:space="0" w:color="auto"/>
        <w:right w:val="none" w:sz="0" w:space="0" w:color="auto"/>
      </w:divBdr>
      <w:divsChild>
        <w:div w:id="105275712">
          <w:marLeft w:val="480"/>
          <w:marRight w:val="0"/>
          <w:marTop w:val="0"/>
          <w:marBottom w:val="0"/>
          <w:divBdr>
            <w:top w:val="none" w:sz="0" w:space="0" w:color="auto"/>
            <w:left w:val="none" w:sz="0" w:space="0" w:color="auto"/>
            <w:bottom w:val="none" w:sz="0" w:space="0" w:color="auto"/>
            <w:right w:val="none" w:sz="0" w:space="0" w:color="auto"/>
          </w:divBdr>
        </w:div>
        <w:div w:id="276371322">
          <w:marLeft w:val="480"/>
          <w:marRight w:val="0"/>
          <w:marTop w:val="0"/>
          <w:marBottom w:val="0"/>
          <w:divBdr>
            <w:top w:val="none" w:sz="0" w:space="0" w:color="auto"/>
            <w:left w:val="none" w:sz="0" w:space="0" w:color="auto"/>
            <w:bottom w:val="none" w:sz="0" w:space="0" w:color="auto"/>
            <w:right w:val="none" w:sz="0" w:space="0" w:color="auto"/>
          </w:divBdr>
        </w:div>
        <w:div w:id="231627289">
          <w:marLeft w:val="480"/>
          <w:marRight w:val="0"/>
          <w:marTop w:val="0"/>
          <w:marBottom w:val="0"/>
          <w:divBdr>
            <w:top w:val="none" w:sz="0" w:space="0" w:color="auto"/>
            <w:left w:val="none" w:sz="0" w:space="0" w:color="auto"/>
            <w:bottom w:val="none" w:sz="0" w:space="0" w:color="auto"/>
            <w:right w:val="none" w:sz="0" w:space="0" w:color="auto"/>
          </w:divBdr>
        </w:div>
        <w:div w:id="891502629">
          <w:marLeft w:val="480"/>
          <w:marRight w:val="0"/>
          <w:marTop w:val="0"/>
          <w:marBottom w:val="0"/>
          <w:divBdr>
            <w:top w:val="none" w:sz="0" w:space="0" w:color="auto"/>
            <w:left w:val="none" w:sz="0" w:space="0" w:color="auto"/>
            <w:bottom w:val="none" w:sz="0" w:space="0" w:color="auto"/>
            <w:right w:val="none" w:sz="0" w:space="0" w:color="auto"/>
          </w:divBdr>
        </w:div>
        <w:div w:id="1779326210">
          <w:marLeft w:val="480"/>
          <w:marRight w:val="0"/>
          <w:marTop w:val="0"/>
          <w:marBottom w:val="0"/>
          <w:divBdr>
            <w:top w:val="none" w:sz="0" w:space="0" w:color="auto"/>
            <w:left w:val="none" w:sz="0" w:space="0" w:color="auto"/>
            <w:bottom w:val="none" w:sz="0" w:space="0" w:color="auto"/>
            <w:right w:val="none" w:sz="0" w:space="0" w:color="auto"/>
          </w:divBdr>
        </w:div>
        <w:div w:id="1474056401">
          <w:marLeft w:val="480"/>
          <w:marRight w:val="0"/>
          <w:marTop w:val="0"/>
          <w:marBottom w:val="0"/>
          <w:divBdr>
            <w:top w:val="none" w:sz="0" w:space="0" w:color="auto"/>
            <w:left w:val="none" w:sz="0" w:space="0" w:color="auto"/>
            <w:bottom w:val="none" w:sz="0" w:space="0" w:color="auto"/>
            <w:right w:val="none" w:sz="0" w:space="0" w:color="auto"/>
          </w:divBdr>
        </w:div>
        <w:div w:id="344214284">
          <w:marLeft w:val="480"/>
          <w:marRight w:val="0"/>
          <w:marTop w:val="0"/>
          <w:marBottom w:val="0"/>
          <w:divBdr>
            <w:top w:val="none" w:sz="0" w:space="0" w:color="auto"/>
            <w:left w:val="none" w:sz="0" w:space="0" w:color="auto"/>
            <w:bottom w:val="none" w:sz="0" w:space="0" w:color="auto"/>
            <w:right w:val="none" w:sz="0" w:space="0" w:color="auto"/>
          </w:divBdr>
        </w:div>
        <w:div w:id="934944712">
          <w:marLeft w:val="480"/>
          <w:marRight w:val="0"/>
          <w:marTop w:val="0"/>
          <w:marBottom w:val="0"/>
          <w:divBdr>
            <w:top w:val="none" w:sz="0" w:space="0" w:color="auto"/>
            <w:left w:val="none" w:sz="0" w:space="0" w:color="auto"/>
            <w:bottom w:val="none" w:sz="0" w:space="0" w:color="auto"/>
            <w:right w:val="none" w:sz="0" w:space="0" w:color="auto"/>
          </w:divBdr>
        </w:div>
        <w:div w:id="853762193">
          <w:marLeft w:val="480"/>
          <w:marRight w:val="0"/>
          <w:marTop w:val="0"/>
          <w:marBottom w:val="0"/>
          <w:divBdr>
            <w:top w:val="none" w:sz="0" w:space="0" w:color="auto"/>
            <w:left w:val="none" w:sz="0" w:space="0" w:color="auto"/>
            <w:bottom w:val="none" w:sz="0" w:space="0" w:color="auto"/>
            <w:right w:val="none" w:sz="0" w:space="0" w:color="auto"/>
          </w:divBdr>
        </w:div>
        <w:div w:id="375861596">
          <w:marLeft w:val="480"/>
          <w:marRight w:val="0"/>
          <w:marTop w:val="0"/>
          <w:marBottom w:val="0"/>
          <w:divBdr>
            <w:top w:val="none" w:sz="0" w:space="0" w:color="auto"/>
            <w:left w:val="none" w:sz="0" w:space="0" w:color="auto"/>
            <w:bottom w:val="none" w:sz="0" w:space="0" w:color="auto"/>
            <w:right w:val="none" w:sz="0" w:space="0" w:color="auto"/>
          </w:divBdr>
        </w:div>
        <w:div w:id="2125881783">
          <w:marLeft w:val="480"/>
          <w:marRight w:val="0"/>
          <w:marTop w:val="0"/>
          <w:marBottom w:val="0"/>
          <w:divBdr>
            <w:top w:val="none" w:sz="0" w:space="0" w:color="auto"/>
            <w:left w:val="none" w:sz="0" w:space="0" w:color="auto"/>
            <w:bottom w:val="none" w:sz="0" w:space="0" w:color="auto"/>
            <w:right w:val="none" w:sz="0" w:space="0" w:color="auto"/>
          </w:divBdr>
        </w:div>
        <w:div w:id="2027245974">
          <w:marLeft w:val="480"/>
          <w:marRight w:val="0"/>
          <w:marTop w:val="0"/>
          <w:marBottom w:val="0"/>
          <w:divBdr>
            <w:top w:val="none" w:sz="0" w:space="0" w:color="auto"/>
            <w:left w:val="none" w:sz="0" w:space="0" w:color="auto"/>
            <w:bottom w:val="none" w:sz="0" w:space="0" w:color="auto"/>
            <w:right w:val="none" w:sz="0" w:space="0" w:color="auto"/>
          </w:divBdr>
        </w:div>
        <w:div w:id="1685397589">
          <w:marLeft w:val="480"/>
          <w:marRight w:val="0"/>
          <w:marTop w:val="0"/>
          <w:marBottom w:val="0"/>
          <w:divBdr>
            <w:top w:val="none" w:sz="0" w:space="0" w:color="auto"/>
            <w:left w:val="none" w:sz="0" w:space="0" w:color="auto"/>
            <w:bottom w:val="none" w:sz="0" w:space="0" w:color="auto"/>
            <w:right w:val="none" w:sz="0" w:space="0" w:color="auto"/>
          </w:divBdr>
        </w:div>
        <w:div w:id="1903981183">
          <w:marLeft w:val="480"/>
          <w:marRight w:val="0"/>
          <w:marTop w:val="0"/>
          <w:marBottom w:val="0"/>
          <w:divBdr>
            <w:top w:val="none" w:sz="0" w:space="0" w:color="auto"/>
            <w:left w:val="none" w:sz="0" w:space="0" w:color="auto"/>
            <w:bottom w:val="none" w:sz="0" w:space="0" w:color="auto"/>
            <w:right w:val="none" w:sz="0" w:space="0" w:color="auto"/>
          </w:divBdr>
        </w:div>
        <w:div w:id="841161881">
          <w:marLeft w:val="480"/>
          <w:marRight w:val="0"/>
          <w:marTop w:val="0"/>
          <w:marBottom w:val="0"/>
          <w:divBdr>
            <w:top w:val="none" w:sz="0" w:space="0" w:color="auto"/>
            <w:left w:val="none" w:sz="0" w:space="0" w:color="auto"/>
            <w:bottom w:val="none" w:sz="0" w:space="0" w:color="auto"/>
            <w:right w:val="none" w:sz="0" w:space="0" w:color="auto"/>
          </w:divBdr>
        </w:div>
        <w:div w:id="1264536357">
          <w:marLeft w:val="480"/>
          <w:marRight w:val="0"/>
          <w:marTop w:val="0"/>
          <w:marBottom w:val="0"/>
          <w:divBdr>
            <w:top w:val="none" w:sz="0" w:space="0" w:color="auto"/>
            <w:left w:val="none" w:sz="0" w:space="0" w:color="auto"/>
            <w:bottom w:val="none" w:sz="0" w:space="0" w:color="auto"/>
            <w:right w:val="none" w:sz="0" w:space="0" w:color="auto"/>
          </w:divBdr>
        </w:div>
        <w:div w:id="461264328">
          <w:marLeft w:val="480"/>
          <w:marRight w:val="0"/>
          <w:marTop w:val="0"/>
          <w:marBottom w:val="0"/>
          <w:divBdr>
            <w:top w:val="none" w:sz="0" w:space="0" w:color="auto"/>
            <w:left w:val="none" w:sz="0" w:space="0" w:color="auto"/>
            <w:bottom w:val="none" w:sz="0" w:space="0" w:color="auto"/>
            <w:right w:val="none" w:sz="0" w:space="0" w:color="auto"/>
          </w:divBdr>
        </w:div>
        <w:div w:id="1447582654">
          <w:marLeft w:val="480"/>
          <w:marRight w:val="0"/>
          <w:marTop w:val="0"/>
          <w:marBottom w:val="0"/>
          <w:divBdr>
            <w:top w:val="none" w:sz="0" w:space="0" w:color="auto"/>
            <w:left w:val="none" w:sz="0" w:space="0" w:color="auto"/>
            <w:bottom w:val="none" w:sz="0" w:space="0" w:color="auto"/>
            <w:right w:val="none" w:sz="0" w:space="0" w:color="auto"/>
          </w:divBdr>
        </w:div>
        <w:div w:id="911354315">
          <w:marLeft w:val="480"/>
          <w:marRight w:val="0"/>
          <w:marTop w:val="0"/>
          <w:marBottom w:val="0"/>
          <w:divBdr>
            <w:top w:val="none" w:sz="0" w:space="0" w:color="auto"/>
            <w:left w:val="none" w:sz="0" w:space="0" w:color="auto"/>
            <w:bottom w:val="none" w:sz="0" w:space="0" w:color="auto"/>
            <w:right w:val="none" w:sz="0" w:space="0" w:color="auto"/>
          </w:divBdr>
        </w:div>
        <w:div w:id="2123718012">
          <w:marLeft w:val="480"/>
          <w:marRight w:val="0"/>
          <w:marTop w:val="0"/>
          <w:marBottom w:val="0"/>
          <w:divBdr>
            <w:top w:val="none" w:sz="0" w:space="0" w:color="auto"/>
            <w:left w:val="none" w:sz="0" w:space="0" w:color="auto"/>
            <w:bottom w:val="none" w:sz="0" w:space="0" w:color="auto"/>
            <w:right w:val="none" w:sz="0" w:space="0" w:color="auto"/>
          </w:divBdr>
        </w:div>
        <w:div w:id="836311033">
          <w:marLeft w:val="480"/>
          <w:marRight w:val="0"/>
          <w:marTop w:val="0"/>
          <w:marBottom w:val="0"/>
          <w:divBdr>
            <w:top w:val="none" w:sz="0" w:space="0" w:color="auto"/>
            <w:left w:val="none" w:sz="0" w:space="0" w:color="auto"/>
            <w:bottom w:val="none" w:sz="0" w:space="0" w:color="auto"/>
            <w:right w:val="none" w:sz="0" w:space="0" w:color="auto"/>
          </w:divBdr>
        </w:div>
        <w:div w:id="256913951">
          <w:marLeft w:val="480"/>
          <w:marRight w:val="0"/>
          <w:marTop w:val="0"/>
          <w:marBottom w:val="0"/>
          <w:divBdr>
            <w:top w:val="none" w:sz="0" w:space="0" w:color="auto"/>
            <w:left w:val="none" w:sz="0" w:space="0" w:color="auto"/>
            <w:bottom w:val="none" w:sz="0" w:space="0" w:color="auto"/>
            <w:right w:val="none" w:sz="0" w:space="0" w:color="auto"/>
          </w:divBdr>
        </w:div>
        <w:div w:id="764233435">
          <w:marLeft w:val="480"/>
          <w:marRight w:val="0"/>
          <w:marTop w:val="0"/>
          <w:marBottom w:val="0"/>
          <w:divBdr>
            <w:top w:val="none" w:sz="0" w:space="0" w:color="auto"/>
            <w:left w:val="none" w:sz="0" w:space="0" w:color="auto"/>
            <w:bottom w:val="none" w:sz="0" w:space="0" w:color="auto"/>
            <w:right w:val="none" w:sz="0" w:space="0" w:color="auto"/>
          </w:divBdr>
        </w:div>
        <w:div w:id="2098597839">
          <w:marLeft w:val="480"/>
          <w:marRight w:val="0"/>
          <w:marTop w:val="0"/>
          <w:marBottom w:val="0"/>
          <w:divBdr>
            <w:top w:val="none" w:sz="0" w:space="0" w:color="auto"/>
            <w:left w:val="none" w:sz="0" w:space="0" w:color="auto"/>
            <w:bottom w:val="none" w:sz="0" w:space="0" w:color="auto"/>
            <w:right w:val="none" w:sz="0" w:space="0" w:color="auto"/>
          </w:divBdr>
        </w:div>
        <w:div w:id="1217932284">
          <w:marLeft w:val="480"/>
          <w:marRight w:val="0"/>
          <w:marTop w:val="0"/>
          <w:marBottom w:val="0"/>
          <w:divBdr>
            <w:top w:val="none" w:sz="0" w:space="0" w:color="auto"/>
            <w:left w:val="none" w:sz="0" w:space="0" w:color="auto"/>
            <w:bottom w:val="none" w:sz="0" w:space="0" w:color="auto"/>
            <w:right w:val="none" w:sz="0" w:space="0" w:color="auto"/>
          </w:divBdr>
        </w:div>
        <w:div w:id="510796284">
          <w:marLeft w:val="480"/>
          <w:marRight w:val="0"/>
          <w:marTop w:val="0"/>
          <w:marBottom w:val="0"/>
          <w:divBdr>
            <w:top w:val="none" w:sz="0" w:space="0" w:color="auto"/>
            <w:left w:val="none" w:sz="0" w:space="0" w:color="auto"/>
            <w:bottom w:val="none" w:sz="0" w:space="0" w:color="auto"/>
            <w:right w:val="none" w:sz="0" w:space="0" w:color="auto"/>
          </w:divBdr>
        </w:div>
        <w:div w:id="175385597">
          <w:marLeft w:val="480"/>
          <w:marRight w:val="0"/>
          <w:marTop w:val="0"/>
          <w:marBottom w:val="0"/>
          <w:divBdr>
            <w:top w:val="none" w:sz="0" w:space="0" w:color="auto"/>
            <w:left w:val="none" w:sz="0" w:space="0" w:color="auto"/>
            <w:bottom w:val="none" w:sz="0" w:space="0" w:color="auto"/>
            <w:right w:val="none" w:sz="0" w:space="0" w:color="auto"/>
          </w:divBdr>
        </w:div>
        <w:div w:id="1548487776">
          <w:marLeft w:val="480"/>
          <w:marRight w:val="0"/>
          <w:marTop w:val="0"/>
          <w:marBottom w:val="0"/>
          <w:divBdr>
            <w:top w:val="none" w:sz="0" w:space="0" w:color="auto"/>
            <w:left w:val="none" w:sz="0" w:space="0" w:color="auto"/>
            <w:bottom w:val="none" w:sz="0" w:space="0" w:color="auto"/>
            <w:right w:val="none" w:sz="0" w:space="0" w:color="auto"/>
          </w:divBdr>
        </w:div>
        <w:div w:id="1553077751">
          <w:marLeft w:val="480"/>
          <w:marRight w:val="0"/>
          <w:marTop w:val="0"/>
          <w:marBottom w:val="0"/>
          <w:divBdr>
            <w:top w:val="none" w:sz="0" w:space="0" w:color="auto"/>
            <w:left w:val="none" w:sz="0" w:space="0" w:color="auto"/>
            <w:bottom w:val="none" w:sz="0" w:space="0" w:color="auto"/>
            <w:right w:val="none" w:sz="0" w:space="0" w:color="auto"/>
          </w:divBdr>
        </w:div>
        <w:div w:id="474107551">
          <w:marLeft w:val="480"/>
          <w:marRight w:val="0"/>
          <w:marTop w:val="0"/>
          <w:marBottom w:val="0"/>
          <w:divBdr>
            <w:top w:val="none" w:sz="0" w:space="0" w:color="auto"/>
            <w:left w:val="none" w:sz="0" w:space="0" w:color="auto"/>
            <w:bottom w:val="none" w:sz="0" w:space="0" w:color="auto"/>
            <w:right w:val="none" w:sz="0" w:space="0" w:color="auto"/>
          </w:divBdr>
        </w:div>
        <w:div w:id="165169283">
          <w:marLeft w:val="480"/>
          <w:marRight w:val="0"/>
          <w:marTop w:val="0"/>
          <w:marBottom w:val="0"/>
          <w:divBdr>
            <w:top w:val="none" w:sz="0" w:space="0" w:color="auto"/>
            <w:left w:val="none" w:sz="0" w:space="0" w:color="auto"/>
            <w:bottom w:val="none" w:sz="0" w:space="0" w:color="auto"/>
            <w:right w:val="none" w:sz="0" w:space="0" w:color="auto"/>
          </w:divBdr>
        </w:div>
        <w:div w:id="1535733406">
          <w:marLeft w:val="480"/>
          <w:marRight w:val="0"/>
          <w:marTop w:val="0"/>
          <w:marBottom w:val="0"/>
          <w:divBdr>
            <w:top w:val="none" w:sz="0" w:space="0" w:color="auto"/>
            <w:left w:val="none" w:sz="0" w:space="0" w:color="auto"/>
            <w:bottom w:val="none" w:sz="0" w:space="0" w:color="auto"/>
            <w:right w:val="none" w:sz="0" w:space="0" w:color="auto"/>
          </w:divBdr>
        </w:div>
        <w:div w:id="918247553">
          <w:marLeft w:val="480"/>
          <w:marRight w:val="0"/>
          <w:marTop w:val="0"/>
          <w:marBottom w:val="0"/>
          <w:divBdr>
            <w:top w:val="none" w:sz="0" w:space="0" w:color="auto"/>
            <w:left w:val="none" w:sz="0" w:space="0" w:color="auto"/>
            <w:bottom w:val="none" w:sz="0" w:space="0" w:color="auto"/>
            <w:right w:val="none" w:sz="0" w:space="0" w:color="auto"/>
          </w:divBdr>
        </w:div>
        <w:div w:id="1503425428">
          <w:marLeft w:val="480"/>
          <w:marRight w:val="0"/>
          <w:marTop w:val="0"/>
          <w:marBottom w:val="0"/>
          <w:divBdr>
            <w:top w:val="none" w:sz="0" w:space="0" w:color="auto"/>
            <w:left w:val="none" w:sz="0" w:space="0" w:color="auto"/>
            <w:bottom w:val="none" w:sz="0" w:space="0" w:color="auto"/>
            <w:right w:val="none" w:sz="0" w:space="0" w:color="auto"/>
          </w:divBdr>
        </w:div>
        <w:div w:id="783770515">
          <w:marLeft w:val="480"/>
          <w:marRight w:val="0"/>
          <w:marTop w:val="0"/>
          <w:marBottom w:val="0"/>
          <w:divBdr>
            <w:top w:val="none" w:sz="0" w:space="0" w:color="auto"/>
            <w:left w:val="none" w:sz="0" w:space="0" w:color="auto"/>
            <w:bottom w:val="none" w:sz="0" w:space="0" w:color="auto"/>
            <w:right w:val="none" w:sz="0" w:space="0" w:color="auto"/>
          </w:divBdr>
        </w:div>
        <w:div w:id="1548639238">
          <w:marLeft w:val="480"/>
          <w:marRight w:val="0"/>
          <w:marTop w:val="0"/>
          <w:marBottom w:val="0"/>
          <w:divBdr>
            <w:top w:val="none" w:sz="0" w:space="0" w:color="auto"/>
            <w:left w:val="none" w:sz="0" w:space="0" w:color="auto"/>
            <w:bottom w:val="none" w:sz="0" w:space="0" w:color="auto"/>
            <w:right w:val="none" w:sz="0" w:space="0" w:color="auto"/>
          </w:divBdr>
        </w:div>
        <w:div w:id="1139807854">
          <w:marLeft w:val="480"/>
          <w:marRight w:val="0"/>
          <w:marTop w:val="0"/>
          <w:marBottom w:val="0"/>
          <w:divBdr>
            <w:top w:val="none" w:sz="0" w:space="0" w:color="auto"/>
            <w:left w:val="none" w:sz="0" w:space="0" w:color="auto"/>
            <w:bottom w:val="none" w:sz="0" w:space="0" w:color="auto"/>
            <w:right w:val="none" w:sz="0" w:space="0" w:color="auto"/>
          </w:divBdr>
        </w:div>
        <w:div w:id="1189417312">
          <w:marLeft w:val="480"/>
          <w:marRight w:val="0"/>
          <w:marTop w:val="0"/>
          <w:marBottom w:val="0"/>
          <w:divBdr>
            <w:top w:val="none" w:sz="0" w:space="0" w:color="auto"/>
            <w:left w:val="none" w:sz="0" w:space="0" w:color="auto"/>
            <w:bottom w:val="none" w:sz="0" w:space="0" w:color="auto"/>
            <w:right w:val="none" w:sz="0" w:space="0" w:color="auto"/>
          </w:divBdr>
        </w:div>
        <w:div w:id="1342585399">
          <w:marLeft w:val="480"/>
          <w:marRight w:val="0"/>
          <w:marTop w:val="0"/>
          <w:marBottom w:val="0"/>
          <w:divBdr>
            <w:top w:val="none" w:sz="0" w:space="0" w:color="auto"/>
            <w:left w:val="none" w:sz="0" w:space="0" w:color="auto"/>
            <w:bottom w:val="none" w:sz="0" w:space="0" w:color="auto"/>
            <w:right w:val="none" w:sz="0" w:space="0" w:color="auto"/>
          </w:divBdr>
        </w:div>
        <w:div w:id="670789917">
          <w:marLeft w:val="480"/>
          <w:marRight w:val="0"/>
          <w:marTop w:val="0"/>
          <w:marBottom w:val="0"/>
          <w:divBdr>
            <w:top w:val="none" w:sz="0" w:space="0" w:color="auto"/>
            <w:left w:val="none" w:sz="0" w:space="0" w:color="auto"/>
            <w:bottom w:val="none" w:sz="0" w:space="0" w:color="auto"/>
            <w:right w:val="none" w:sz="0" w:space="0" w:color="auto"/>
          </w:divBdr>
        </w:div>
        <w:div w:id="50928017">
          <w:marLeft w:val="480"/>
          <w:marRight w:val="0"/>
          <w:marTop w:val="0"/>
          <w:marBottom w:val="0"/>
          <w:divBdr>
            <w:top w:val="none" w:sz="0" w:space="0" w:color="auto"/>
            <w:left w:val="none" w:sz="0" w:space="0" w:color="auto"/>
            <w:bottom w:val="none" w:sz="0" w:space="0" w:color="auto"/>
            <w:right w:val="none" w:sz="0" w:space="0" w:color="auto"/>
          </w:divBdr>
        </w:div>
        <w:div w:id="610940902">
          <w:marLeft w:val="480"/>
          <w:marRight w:val="0"/>
          <w:marTop w:val="0"/>
          <w:marBottom w:val="0"/>
          <w:divBdr>
            <w:top w:val="none" w:sz="0" w:space="0" w:color="auto"/>
            <w:left w:val="none" w:sz="0" w:space="0" w:color="auto"/>
            <w:bottom w:val="none" w:sz="0" w:space="0" w:color="auto"/>
            <w:right w:val="none" w:sz="0" w:space="0" w:color="auto"/>
          </w:divBdr>
        </w:div>
        <w:div w:id="1511482975">
          <w:marLeft w:val="480"/>
          <w:marRight w:val="0"/>
          <w:marTop w:val="0"/>
          <w:marBottom w:val="0"/>
          <w:divBdr>
            <w:top w:val="none" w:sz="0" w:space="0" w:color="auto"/>
            <w:left w:val="none" w:sz="0" w:space="0" w:color="auto"/>
            <w:bottom w:val="none" w:sz="0" w:space="0" w:color="auto"/>
            <w:right w:val="none" w:sz="0" w:space="0" w:color="auto"/>
          </w:divBdr>
        </w:div>
        <w:div w:id="134102978">
          <w:marLeft w:val="480"/>
          <w:marRight w:val="0"/>
          <w:marTop w:val="0"/>
          <w:marBottom w:val="0"/>
          <w:divBdr>
            <w:top w:val="none" w:sz="0" w:space="0" w:color="auto"/>
            <w:left w:val="none" w:sz="0" w:space="0" w:color="auto"/>
            <w:bottom w:val="none" w:sz="0" w:space="0" w:color="auto"/>
            <w:right w:val="none" w:sz="0" w:space="0" w:color="auto"/>
          </w:divBdr>
        </w:div>
        <w:div w:id="981690109">
          <w:marLeft w:val="480"/>
          <w:marRight w:val="0"/>
          <w:marTop w:val="0"/>
          <w:marBottom w:val="0"/>
          <w:divBdr>
            <w:top w:val="none" w:sz="0" w:space="0" w:color="auto"/>
            <w:left w:val="none" w:sz="0" w:space="0" w:color="auto"/>
            <w:bottom w:val="none" w:sz="0" w:space="0" w:color="auto"/>
            <w:right w:val="none" w:sz="0" w:space="0" w:color="auto"/>
          </w:divBdr>
        </w:div>
        <w:div w:id="1394693153">
          <w:marLeft w:val="480"/>
          <w:marRight w:val="0"/>
          <w:marTop w:val="0"/>
          <w:marBottom w:val="0"/>
          <w:divBdr>
            <w:top w:val="none" w:sz="0" w:space="0" w:color="auto"/>
            <w:left w:val="none" w:sz="0" w:space="0" w:color="auto"/>
            <w:bottom w:val="none" w:sz="0" w:space="0" w:color="auto"/>
            <w:right w:val="none" w:sz="0" w:space="0" w:color="auto"/>
          </w:divBdr>
        </w:div>
        <w:div w:id="1166481484">
          <w:marLeft w:val="480"/>
          <w:marRight w:val="0"/>
          <w:marTop w:val="0"/>
          <w:marBottom w:val="0"/>
          <w:divBdr>
            <w:top w:val="none" w:sz="0" w:space="0" w:color="auto"/>
            <w:left w:val="none" w:sz="0" w:space="0" w:color="auto"/>
            <w:bottom w:val="none" w:sz="0" w:space="0" w:color="auto"/>
            <w:right w:val="none" w:sz="0" w:space="0" w:color="auto"/>
          </w:divBdr>
        </w:div>
        <w:div w:id="243296149">
          <w:marLeft w:val="480"/>
          <w:marRight w:val="0"/>
          <w:marTop w:val="0"/>
          <w:marBottom w:val="0"/>
          <w:divBdr>
            <w:top w:val="none" w:sz="0" w:space="0" w:color="auto"/>
            <w:left w:val="none" w:sz="0" w:space="0" w:color="auto"/>
            <w:bottom w:val="none" w:sz="0" w:space="0" w:color="auto"/>
            <w:right w:val="none" w:sz="0" w:space="0" w:color="auto"/>
          </w:divBdr>
        </w:div>
        <w:div w:id="422335042">
          <w:marLeft w:val="480"/>
          <w:marRight w:val="0"/>
          <w:marTop w:val="0"/>
          <w:marBottom w:val="0"/>
          <w:divBdr>
            <w:top w:val="none" w:sz="0" w:space="0" w:color="auto"/>
            <w:left w:val="none" w:sz="0" w:space="0" w:color="auto"/>
            <w:bottom w:val="none" w:sz="0" w:space="0" w:color="auto"/>
            <w:right w:val="none" w:sz="0" w:space="0" w:color="auto"/>
          </w:divBdr>
        </w:div>
        <w:div w:id="230895487">
          <w:marLeft w:val="480"/>
          <w:marRight w:val="0"/>
          <w:marTop w:val="0"/>
          <w:marBottom w:val="0"/>
          <w:divBdr>
            <w:top w:val="none" w:sz="0" w:space="0" w:color="auto"/>
            <w:left w:val="none" w:sz="0" w:space="0" w:color="auto"/>
            <w:bottom w:val="none" w:sz="0" w:space="0" w:color="auto"/>
            <w:right w:val="none" w:sz="0" w:space="0" w:color="auto"/>
          </w:divBdr>
        </w:div>
        <w:div w:id="1833063610">
          <w:marLeft w:val="480"/>
          <w:marRight w:val="0"/>
          <w:marTop w:val="0"/>
          <w:marBottom w:val="0"/>
          <w:divBdr>
            <w:top w:val="none" w:sz="0" w:space="0" w:color="auto"/>
            <w:left w:val="none" w:sz="0" w:space="0" w:color="auto"/>
            <w:bottom w:val="none" w:sz="0" w:space="0" w:color="auto"/>
            <w:right w:val="none" w:sz="0" w:space="0" w:color="auto"/>
          </w:divBdr>
        </w:div>
        <w:div w:id="539364583">
          <w:marLeft w:val="480"/>
          <w:marRight w:val="0"/>
          <w:marTop w:val="0"/>
          <w:marBottom w:val="0"/>
          <w:divBdr>
            <w:top w:val="none" w:sz="0" w:space="0" w:color="auto"/>
            <w:left w:val="none" w:sz="0" w:space="0" w:color="auto"/>
            <w:bottom w:val="none" w:sz="0" w:space="0" w:color="auto"/>
            <w:right w:val="none" w:sz="0" w:space="0" w:color="auto"/>
          </w:divBdr>
        </w:div>
        <w:div w:id="26684893">
          <w:marLeft w:val="480"/>
          <w:marRight w:val="0"/>
          <w:marTop w:val="0"/>
          <w:marBottom w:val="0"/>
          <w:divBdr>
            <w:top w:val="none" w:sz="0" w:space="0" w:color="auto"/>
            <w:left w:val="none" w:sz="0" w:space="0" w:color="auto"/>
            <w:bottom w:val="none" w:sz="0" w:space="0" w:color="auto"/>
            <w:right w:val="none" w:sz="0" w:space="0" w:color="auto"/>
          </w:divBdr>
        </w:div>
        <w:div w:id="1789081465">
          <w:marLeft w:val="480"/>
          <w:marRight w:val="0"/>
          <w:marTop w:val="0"/>
          <w:marBottom w:val="0"/>
          <w:divBdr>
            <w:top w:val="none" w:sz="0" w:space="0" w:color="auto"/>
            <w:left w:val="none" w:sz="0" w:space="0" w:color="auto"/>
            <w:bottom w:val="none" w:sz="0" w:space="0" w:color="auto"/>
            <w:right w:val="none" w:sz="0" w:space="0" w:color="auto"/>
          </w:divBdr>
        </w:div>
      </w:divsChild>
    </w:div>
    <w:div w:id="1194076004">
      <w:bodyDiv w:val="1"/>
      <w:marLeft w:val="0"/>
      <w:marRight w:val="0"/>
      <w:marTop w:val="0"/>
      <w:marBottom w:val="0"/>
      <w:divBdr>
        <w:top w:val="none" w:sz="0" w:space="0" w:color="auto"/>
        <w:left w:val="none" w:sz="0" w:space="0" w:color="auto"/>
        <w:bottom w:val="none" w:sz="0" w:space="0" w:color="auto"/>
        <w:right w:val="none" w:sz="0" w:space="0" w:color="auto"/>
      </w:divBdr>
    </w:div>
    <w:div w:id="1194465965">
      <w:bodyDiv w:val="1"/>
      <w:marLeft w:val="0"/>
      <w:marRight w:val="0"/>
      <w:marTop w:val="0"/>
      <w:marBottom w:val="0"/>
      <w:divBdr>
        <w:top w:val="none" w:sz="0" w:space="0" w:color="auto"/>
        <w:left w:val="none" w:sz="0" w:space="0" w:color="auto"/>
        <w:bottom w:val="none" w:sz="0" w:space="0" w:color="auto"/>
        <w:right w:val="none" w:sz="0" w:space="0" w:color="auto"/>
      </w:divBdr>
    </w:div>
    <w:div w:id="1194928496">
      <w:bodyDiv w:val="1"/>
      <w:marLeft w:val="0"/>
      <w:marRight w:val="0"/>
      <w:marTop w:val="0"/>
      <w:marBottom w:val="0"/>
      <w:divBdr>
        <w:top w:val="none" w:sz="0" w:space="0" w:color="auto"/>
        <w:left w:val="none" w:sz="0" w:space="0" w:color="auto"/>
        <w:bottom w:val="none" w:sz="0" w:space="0" w:color="auto"/>
        <w:right w:val="none" w:sz="0" w:space="0" w:color="auto"/>
      </w:divBdr>
    </w:div>
    <w:div w:id="1195072702">
      <w:bodyDiv w:val="1"/>
      <w:marLeft w:val="0"/>
      <w:marRight w:val="0"/>
      <w:marTop w:val="0"/>
      <w:marBottom w:val="0"/>
      <w:divBdr>
        <w:top w:val="none" w:sz="0" w:space="0" w:color="auto"/>
        <w:left w:val="none" w:sz="0" w:space="0" w:color="auto"/>
        <w:bottom w:val="none" w:sz="0" w:space="0" w:color="auto"/>
        <w:right w:val="none" w:sz="0" w:space="0" w:color="auto"/>
      </w:divBdr>
    </w:div>
    <w:div w:id="1198855482">
      <w:bodyDiv w:val="1"/>
      <w:marLeft w:val="0"/>
      <w:marRight w:val="0"/>
      <w:marTop w:val="0"/>
      <w:marBottom w:val="0"/>
      <w:divBdr>
        <w:top w:val="none" w:sz="0" w:space="0" w:color="auto"/>
        <w:left w:val="none" w:sz="0" w:space="0" w:color="auto"/>
        <w:bottom w:val="none" w:sz="0" w:space="0" w:color="auto"/>
        <w:right w:val="none" w:sz="0" w:space="0" w:color="auto"/>
      </w:divBdr>
    </w:div>
    <w:div w:id="1199439953">
      <w:bodyDiv w:val="1"/>
      <w:marLeft w:val="0"/>
      <w:marRight w:val="0"/>
      <w:marTop w:val="0"/>
      <w:marBottom w:val="0"/>
      <w:divBdr>
        <w:top w:val="none" w:sz="0" w:space="0" w:color="auto"/>
        <w:left w:val="none" w:sz="0" w:space="0" w:color="auto"/>
        <w:bottom w:val="none" w:sz="0" w:space="0" w:color="auto"/>
        <w:right w:val="none" w:sz="0" w:space="0" w:color="auto"/>
      </w:divBdr>
    </w:div>
    <w:div w:id="1199590531">
      <w:bodyDiv w:val="1"/>
      <w:marLeft w:val="0"/>
      <w:marRight w:val="0"/>
      <w:marTop w:val="0"/>
      <w:marBottom w:val="0"/>
      <w:divBdr>
        <w:top w:val="none" w:sz="0" w:space="0" w:color="auto"/>
        <w:left w:val="none" w:sz="0" w:space="0" w:color="auto"/>
        <w:bottom w:val="none" w:sz="0" w:space="0" w:color="auto"/>
        <w:right w:val="none" w:sz="0" w:space="0" w:color="auto"/>
      </w:divBdr>
    </w:div>
    <w:div w:id="1200512799">
      <w:bodyDiv w:val="1"/>
      <w:marLeft w:val="0"/>
      <w:marRight w:val="0"/>
      <w:marTop w:val="0"/>
      <w:marBottom w:val="0"/>
      <w:divBdr>
        <w:top w:val="none" w:sz="0" w:space="0" w:color="auto"/>
        <w:left w:val="none" w:sz="0" w:space="0" w:color="auto"/>
        <w:bottom w:val="none" w:sz="0" w:space="0" w:color="auto"/>
        <w:right w:val="none" w:sz="0" w:space="0" w:color="auto"/>
      </w:divBdr>
    </w:div>
    <w:div w:id="1201819987">
      <w:bodyDiv w:val="1"/>
      <w:marLeft w:val="0"/>
      <w:marRight w:val="0"/>
      <w:marTop w:val="0"/>
      <w:marBottom w:val="0"/>
      <w:divBdr>
        <w:top w:val="none" w:sz="0" w:space="0" w:color="auto"/>
        <w:left w:val="none" w:sz="0" w:space="0" w:color="auto"/>
        <w:bottom w:val="none" w:sz="0" w:space="0" w:color="auto"/>
        <w:right w:val="none" w:sz="0" w:space="0" w:color="auto"/>
      </w:divBdr>
      <w:divsChild>
        <w:div w:id="7026307">
          <w:marLeft w:val="480"/>
          <w:marRight w:val="0"/>
          <w:marTop w:val="0"/>
          <w:marBottom w:val="0"/>
          <w:divBdr>
            <w:top w:val="none" w:sz="0" w:space="0" w:color="auto"/>
            <w:left w:val="none" w:sz="0" w:space="0" w:color="auto"/>
            <w:bottom w:val="none" w:sz="0" w:space="0" w:color="auto"/>
            <w:right w:val="none" w:sz="0" w:space="0" w:color="auto"/>
          </w:divBdr>
        </w:div>
        <w:div w:id="772555302">
          <w:marLeft w:val="480"/>
          <w:marRight w:val="0"/>
          <w:marTop w:val="0"/>
          <w:marBottom w:val="0"/>
          <w:divBdr>
            <w:top w:val="none" w:sz="0" w:space="0" w:color="auto"/>
            <w:left w:val="none" w:sz="0" w:space="0" w:color="auto"/>
            <w:bottom w:val="none" w:sz="0" w:space="0" w:color="auto"/>
            <w:right w:val="none" w:sz="0" w:space="0" w:color="auto"/>
          </w:divBdr>
        </w:div>
        <w:div w:id="399980613">
          <w:marLeft w:val="480"/>
          <w:marRight w:val="0"/>
          <w:marTop w:val="0"/>
          <w:marBottom w:val="0"/>
          <w:divBdr>
            <w:top w:val="none" w:sz="0" w:space="0" w:color="auto"/>
            <w:left w:val="none" w:sz="0" w:space="0" w:color="auto"/>
            <w:bottom w:val="none" w:sz="0" w:space="0" w:color="auto"/>
            <w:right w:val="none" w:sz="0" w:space="0" w:color="auto"/>
          </w:divBdr>
        </w:div>
        <w:div w:id="1835760299">
          <w:marLeft w:val="480"/>
          <w:marRight w:val="0"/>
          <w:marTop w:val="0"/>
          <w:marBottom w:val="0"/>
          <w:divBdr>
            <w:top w:val="none" w:sz="0" w:space="0" w:color="auto"/>
            <w:left w:val="none" w:sz="0" w:space="0" w:color="auto"/>
            <w:bottom w:val="none" w:sz="0" w:space="0" w:color="auto"/>
            <w:right w:val="none" w:sz="0" w:space="0" w:color="auto"/>
          </w:divBdr>
        </w:div>
        <w:div w:id="532353816">
          <w:marLeft w:val="480"/>
          <w:marRight w:val="0"/>
          <w:marTop w:val="0"/>
          <w:marBottom w:val="0"/>
          <w:divBdr>
            <w:top w:val="none" w:sz="0" w:space="0" w:color="auto"/>
            <w:left w:val="none" w:sz="0" w:space="0" w:color="auto"/>
            <w:bottom w:val="none" w:sz="0" w:space="0" w:color="auto"/>
            <w:right w:val="none" w:sz="0" w:space="0" w:color="auto"/>
          </w:divBdr>
        </w:div>
        <w:div w:id="1328509689">
          <w:marLeft w:val="480"/>
          <w:marRight w:val="0"/>
          <w:marTop w:val="0"/>
          <w:marBottom w:val="0"/>
          <w:divBdr>
            <w:top w:val="none" w:sz="0" w:space="0" w:color="auto"/>
            <w:left w:val="none" w:sz="0" w:space="0" w:color="auto"/>
            <w:bottom w:val="none" w:sz="0" w:space="0" w:color="auto"/>
            <w:right w:val="none" w:sz="0" w:space="0" w:color="auto"/>
          </w:divBdr>
        </w:div>
        <w:div w:id="2112894456">
          <w:marLeft w:val="480"/>
          <w:marRight w:val="0"/>
          <w:marTop w:val="0"/>
          <w:marBottom w:val="0"/>
          <w:divBdr>
            <w:top w:val="none" w:sz="0" w:space="0" w:color="auto"/>
            <w:left w:val="none" w:sz="0" w:space="0" w:color="auto"/>
            <w:bottom w:val="none" w:sz="0" w:space="0" w:color="auto"/>
            <w:right w:val="none" w:sz="0" w:space="0" w:color="auto"/>
          </w:divBdr>
        </w:div>
        <w:div w:id="1810051594">
          <w:marLeft w:val="480"/>
          <w:marRight w:val="0"/>
          <w:marTop w:val="0"/>
          <w:marBottom w:val="0"/>
          <w:divBdr>
            <w:top w:val="none" w:sz="0" w:space="0" w:color="auto"/>
            <w:left w:val="none" w:sz="0" w:space="0" w:color="auto"/>
            <w:bottom w:val="none" w:sz="0" w:space="0" w:color="auto"/>
            <w:right w:val="none" w:sz="0" w:space="0" w:color="auto"/>
          </w:divBdr>
        </w:div>
        <w:div w:id="2128767399">
          <w:marLeft w:val="480"/>
          <w:marRight w:val="0"/>
          <w:marTop w:val="0"/>
          <w:marBottom w:val="0"/>
          <w:divBdr>
            <w:top w:val="none" w:sz="0" w:space="0" w:color="auto"/>
            <w:left w:val="none" w:sz="0" w:space="0" w:color="auto"/>
            <w:bottom w:val="none" w:sz="0" w:space="0" w:color="auto"/>
            <w:right w:val="none" w:sz="0" w:space="0" w:color="auto"/>
          </w:divBdr>
        </w:div>
        <w:div w:id="1134324285">
          <w:marLeft w:val="480"/>
          <w:marRight w:val="0"/>
          <w:marTop w:val="0"/>
          <w:marBottom w:val="0"/>
          <w:divBdr>
            <w:top w:val="none" w:sz="0" w:space="0" w:color="auto"/>
            <w:left w:val="none" w:sz="0" w:space="0" w:color="auto"/>
            <w:bottom w:val="none" w:sz="0" w:space="0" w:color="auto"/>
            <w:right w:val="none" w:sz="0" w:space="0" w:color="auto"/>
          </w:divBdr>
        </w:div>
        <w:div w:id="1101997391">
          <w:marLeft w:val="480"/>
          <w:marRight w:val="0"/>
          <w:marTop w:val="0"/>
          <w:marBottom w:val="0"/>
          <w:divBdr>
            <w:top w:val="none" w:sz="0" w:space="0" w:color="auto"/>
            <w:left w:val="none" w:sz="0" w:space="0" w:color="auto"/>
            <w:bottom w:val="none" w:sz="0" w:space="0" w:color="auto"/>
            <w:right w:val="none" w:sz="0" w:space="0" w:color="auto"/>
          </w:divBdr>
        </w:div>
        <w:div w:id="552932366">
          <w:marLeft w:val="480"/>
          <w:marRight w:val="0"/>
          <w:marTop w:val="0"/>
          <w:marBottom w:val="0"/>
          <w:divBdr>
            <w:top w:val="none" w:sz="0" w:space="0" w:color="auto"/>
            <w:left w:val="none" w:sz="0" w:space="0" w:color="auto"/>
            <w:bottom w:val="none" w:sz="0" w:space="0" w:color="auto"/>
            <w:right w:val="none" w:sz="0" w:space="0" w:color="auto"/>
          </w:divBdr>
        </w:div>
        <w:div w:id="1297220952">
          <w:marLeft w:val="480"/>
          <w:marRight w:val="0"/>
          <w:marTop w:val="0"/>
          <w:marBottom w:val="0"/>
          <w:divBdr>
            <w:top w:val="none" w:sz="0" w:space="0" w:color="auto"/>
            <w:left w:val="none" w:sz="0" w:space="0" w:color="auto"/>
            <w:bottom w:val="none" w:sz="0" w:space="0" w:color="auto"/>
            <w:right w:val="none" w:sz="0" w:space="0" w:color="auto"/>
          </w:divBdr>
        </w:div>
        <w:div w:id="1785297699">
          <w:marLeft w:val="480"/>
          <w:marRight w:val="0"/>
          <w:marTop w:val="0"/>
          <w:marBottom w:val="0"/>
          <w:divBdr>
            <w:top w:val="none" w:sz="0" w:space="0" w:color="auto"/>
            <w:left w:val="none" w:sz="0" w:space="0" w:color="auto"/>
            <w:bottom w:val="none" w:sz="0" w:space="0" w:color="auto"/>
            <w:right w:val="none" w:sz="0" w:space="0" w:color="auto"/>
          </w:divBdr>
        </w:div>
        <w:div w:id="920868597">
          <w:marLeft w:val="480"/>
          <w:marRight w:val="0"/>
          <w:marTop w:val="0"/>
          <w:marBottom w:val="0"/>
          <w:divBdr>
            <w:top w:val="none" w:sz="0" w:space="0" w:color="auto"/>
            <w:left w:val="none" w:sz="0" w:space="0" w:color="auto"/>
            <w:bottom w:val="none" w:sz="0" w:space="0" w:color="auto"/>
            <w:right w:val="none" w:sz="0" w:space="0" w:color="auto"/>
          </w:divBdr>
        </w:div>
        <w:div w:id="623854816">
          <w:marLeft w:val="480"/>
          <w:marRight w:val="0"/>
          <w:marTop w:val="0"/>
          <w:marBottom w:val="0"/>
          <w:divBdr>
            <w:top w:val="none" w:sz="0" w:space="0" w:color="auto"/>
            <w:left w:val="none" w:sz="0" w:space="0" w:color="auto"/>
            <w:bottom w:val="none" w:sz="0" w:space="0" w:color="auto"/>
            <w:right w:val="none" w:sz="0" w:space="0" w:color="auto"/>
          </w:divBdr>
        </w:div>
        <w:div w:id="514661749">
          <w:marLeft w:val="480"/>
          <w:marRight w:val="0"/>
          <w:marTop w:val="0"/>
          <w:marBottom w:val="0"/>
          <w:divBdr>
            <w:top w:val="none" w:sz="0" w:space="0" w:color="auto"/>
            <w:left w:val="none" w:sz="0" w:space="0" w:color="auto"/>
            <w:bottom w:val="none" w:sz="0" w:space="0" w:color="auto"/>
            <w:right w:val="none" w:sz="0" w:space="0" w:color="auto"/>
          </w:divBdr>
        </w:div>
        <w:div w:id="1607997965">
          <w:marLeft w:val="480"/>
          <w:marRight w:val="0"/>
          <w:marTop w:val="0"/>
          <w:marBottom w:val="0"/>
          <w:divBdr>
            <w:top w:val="none" w:sz="0" w:space="0" w:color="auto"/>
            <w:left w:val="none" w:sz="0" w:space="0" w:color="auto"/>
            <w:bottom w:val="none" w:sz="0" w:space="0" w:color="auto"/>
            <w:right w:val="none" w:sz="0" w:space="0" w:color="auto"/>
          </w:divBdr>
        </w:div>
        <w:div w:id="965281207">
          <w:marLeft w:val="480"/>
          <w:marRight w:val="0"/>
          <w:marTop w:val="0"/>
          <w:marBottom w:val="0"/>
          <w:divBdr>
            <w:top w:val="none" w:sz="0" w:space="0" w:color="auto"/>
            <w:left w:val="none" w:sz="0" w:space="0" w:color="auto"/>
            <w:bottom w:val="none" w:sz="0" w:space="0" w:color="auto"/>
            <w:right w:val="none" w:sz="0" w:space="0" w:color="auto"/>
          </w:divBdr>
        </w:div>
        <w:div w:id="458959784">
          <w:marLeft w:val="480"/>
          <w:marRight w:val="0"/>
          <w:marTop w:val="0"/>
          <w:marBottom w:val="0"/>
          <w:divBdr>
            <w:top w:val="none" w:sz="0" w:space="0" w:color="auto"/>
            <w:left w:val="none" w:sz="0" w:space="0" w:color="auto"/>
            <w:bottom w:val="none" w:sz="0" w:space="0" w:color="auto"/>
            <w:right w:val="none" w:sz="0" w:space="0" w:color="auto"/>
          </w:divBdr>
        </w:div>
        <w:div w:id="845480734">
          <w:marLeft w:val="480"/>
          <w:marRight w:val="0"/>
          <w:marTop w:val="0"/>
          <w:marBottom w:val="0"/>
          <w:divBdr>
            <w:top w:val="none" w:sz="0" w:space="0" w:color="auto"/>
            <w:left w:val="none" w:sz="0" w:space="0" w:color="auto"/>
            <w:bottom w:val="none" w:sz="0" w:space="0" w:color="auto"/>
            <w:right w:val="none" w:sz="0" w:space="0" w:color="auto"/>
          </w:divBdr>
        </w:div>
        <w:div w:id="1521771506">
          <w:marLeft w:val="480"/>
          <w:marRight w:val="0"/>
          <w:marTop w:val="0"/>
          <w:marBottom w:val="0"/>
          <w:divBdr>
            <w:top w:val="none" w:sz="0" w:space="0" w:color="auto"/>
            <w:left w:val="none" w:sz="0" w:space="0" w:color="auto"/>
            <w:bottom w:val="none" w:sz="0" w:space="0" w:color="auto"/>
            <w:right w:val="none" w:sz="0" w:space="0" w:color="auto"/>
          </w:divBdr>
        </w:div>
        <w:div w:id="1592200440">
          <w:marLeft w:val="480"/>
          <w:marRight w:val="0"/>
          <w:marTop w:val="0"/>
          <w:marBottom w:val="0"/>
          <w:divBdr>
            <w:top w:val="none" w:sz="0" w:space="0" w:color="auto"/>
            <w:left w:val="none" w:sz="0" w:space="0" w:color="auto"/>
            <w:bottom w:val="none" w:sz="0" w:space="0" w:color="auto"/>
            <w:right w:val="none" w:sz="0" w:space="0" w:color="auto"/>
          </w:divBdr>
        </w:div>
        <w:div w:id="808665386">
          <w:marLeft w:val="480"/>
          <w:marRight w:val="0"/>
          <w:marTop w:val="0"/>
          <w:marBottom w:val="0"/>
          <w:divBdr>
            <w:top w:val="none" w:sz="0" w:space="0" w:color="auto"/>
            <w:left w:val="none" w:sz="0" w:space="0" w:color="auto"/>
            <w:bottom w:val="none" w:sz="0" w:space="0" w:color="auto"/>
            <w:right w:val="none" w:sz="0" w:space="0" w:color="auto"/>
          </w:divBdr>
        </w:div>
        <w:div w:id="645359835">
          <w:marLeft w:val="480"/>
          <w:marRight w:val="0"/>
          <w:marTop w:val="0"/>
          <w:marBottom w:val="0"/>
          <w:divBdr>
            <w:top w:val="none" w:sz="0" w:space="0" w:color="auto"/>
            <w:left w:val="none" w:sz="0" w:space="0" w:color="auto"/>
            <w:bottom w:val="none" w:sz="0" w:space="0" w:color="auto"/>
            <w:right w:val="none" w:sz="0" w:space="0" w:color="auto"/>
          </w:divBdr>
        </w:div>
        <w:div w:id="378363278">
          <w:marLeft w:val="480"/>
          <w:marRight w:val="0"/>
          <w:marTop w:val="0"/>
          <w:marBottom w:val="0"/>
          <w:divBdr>
            <w:top w:val="none" w:sz="0" w:space="0" w:color="auto"/>
            <w:left w:val="none" w:sz="0" w:space="0" w:color="auto"/>
            <w:bottom w:val="none" w:sz="0" w:space="0" w:color="auto"/>
            <w:right w:val="none" w:sz="0" w:space="0" w:color="auto"/>
          </w:divBdr>
        </w:div>
        <w:div w:id="950942603">
          <w:marLeft w:val="480"/>
          <w:marRight w:val="0"/>
          <w:marTop w:val="0"/>
          <w:marBottom w:val="0"/>
          <w:divBdr>
            <w:top w:val="none" w:sz="0" w:space="0" w:color="auto"/>
            <w:left w:val="none" w:sz="0" w:space="0" w:color="auto"/>
            <w:bottom w:val="none" w:sz="0" w:space="0" w:color="auto"/>
            <w:right w:val="none" w:sz="0" w:space="0" w:color="auto"/>
          </w:divBdr>
        </w:div>
        <w:div w:id="1557668594">
          <w:marLeft w:val="480"/>
          <w:marRight w:val="0"/>
          <w:marTop w:val="0"/>
          <w:marBottom w:val="0"/>
          <w:divBdr>
            <w:top w:val="none" w:sz="0" w:space="0" w:color="auto"/>
            <w:left w:val="none" w:sz="0" w:space="0" w:color="auto"/>
            <w:bottom w:val="none" w:sz="0" w:space="0" w:color="auto"/>
            <w:right w:val="none" w:sz="0" w:space="0" w:color="auto"/>
          </w:divBdr>
        </w:div>
        <w:div w:id="1188374340">
          <w:marLeft w:val="480"/>
          <w:marRight w:val="0"/>
          <w:marTop w:val="0"/>
          <w:marBottom w:val="0"/>
          <w:divBdr>
            <w:top w:val="none" w:sz="0" w:space="0" w:color="auto"/>
            <w:left w:val="none" w:sz="0" w:space="0" w:color="auto"/>
            <w:bottom w:val="none" w:sz="0" w:space="0" w:color="auto"/>
            <w:right w:val="none" w:sz="0" w:space="0" w:color="auto"/>
          </w:divBdr>
        </w:div>
        <w:div w:id="1621649806">
          <w:marLeft w:val="480"/>
          <w:marRight w:val="0"/>
          <w:marTop w:val="0"/>
          <w:marBottom w:val="0"/>
          <w:divBdr>
            <w:top w:val="none" w:sz="0" w:space="0" w:color="auto"/>
            <w:left w:val="none" w:sz="0" w:space="0" w:color="auto"/>
            <w:bottom w:val="none" w:sz="0" w:space="0" w:color="auto"/>
            <w:right w:val="none" w:sz="0" w:space="0" w:color="auto"/>
          </w:divBdr>
        </w:div>
        <w:div w:id="1362365222">
          <w:marLeft w:val="480"/>
          <w:marRight w:val="0"/>
          <w:marTop w:val="0"/>
          <w:marBottom w:val="0"/>
          <w:divBdr>
            <w:top w:val="none" w:sz="0" w:space="0" w:color="auto"/>
            <w:left w:val="none" w:sz="0" w:space="0" w:color="auto"/>
            <w:bottom w:val="none" w:sz="0" w:space="0" w:color="auto"/>
            <w:right w:val="none" w:sz="0" w:space="0" w:color="auto"/>
          </w:divBdr>
        </w:div>
        <w:div w:id="41564834">
          <w:marLeft w:val="480"/>
          <w:marRight w:val="0"/>
          <w:marTop w:val="0"/>
          <w:marBottom w:val="0"/>
          <w:divBdr>
            <w:top w:val="none" w:sz="0" w:space="0" w:color="auto"/>
            <w:left w:val="none" w:sz="0" w:space="0" w:color="auto"/>
            <w:bottom w:val="none" w:sz="0" w:space="0" w:color="auto"/>
            <w:right w:val="none" w:sz="0" w:space="0" w:color="auto"/>
          </w:divBdr>
        </w:div>
        <w:div w:id="1280070708">
          <w:marLeft w:val="480"/>
          <w:marRight w:val="0"/>
          <w:marTop w:val="0"/>
          <w:marBottom w:val="0"/>
          <w:divBdr>
            <w:top w:val="none" w:sz="0" w:space="0" w:color="auto"/>
            <w:left w:val="none" w:sz="0" w:space="0" w:color="auto"/>
            <w:bottom w:val="none" w:sz="0" w:space="0" w:color="auto"/>
            <w:right w:val="none" w:sz="0" w:space="0" w:color="auto"/>
          </w:divBdr>
        </w:div>
        <w:div w:id="2012100217">
          <w:marLeft w:val="480"/>
          <w:marRight w:val="0"/>
          <w:marTop w:val="0"/>
          <w:marBottom w:val="0"/>
          <w:divBdr>
            <w:top w:val="none" w:sz="0" w:space="0" w:color="auto"/>
            <w:left w:val="none" w:sz="0" w:space="0" w:color="auto"/>
            <w:bottom w:val="none" w:sz="0" w:space="0" w:color="auto"/>
            <w:right w:val="none" w:sz="0" w:space="0" w:color="auto"/>
          </w:divBdr>
        </w:div>
        <w:div w:id="1469319544">
          <w:marLeft w:val="480"/>
          <w:marRight w:val="0"/>
          <w:marTop w:val="0"/>
          <w:marBottom w:val="0"/>
          <w:divBdr>
            <w:top w:val="none" w:sz="0" w:space="0" w:color="auto"/>
            <w:left w:val="none" w:sz="0" w:space="0" w:color="auto"/>
            <w:bottom w:val="none" w:sz="0" w:space="0" w:color="auto"/>
            <w:right w:val="none" w:sz="0" w:space="0" w:color="auto"/>
          </w:divBdr>
        </w:div>
        <w:div w:id="1184247628">
          <w:marLeft w:val="480"/>
          <w:marRight w:val="0"/>
          <w:marTop w:val="0"/>
          <w:marBottom w:val="0"/>
          <w:divBdr>
            <w:top w:val="none" w:sz="0" w:space="0" w:color="auto"/>
            <w:left w:val="none" w:sz="0" w:space="0" w:color="auto"/>
            <w:bottom w:val="none" w:sz="0" w:space="0" w:color="auto"/>
            <w:right w:val="none" w:sz="0" w:space="0" w:color="auto"/>
          </w:divBdr>
        </w:div>
        <w:div w:id="1922986260">
          <w:marLeft w:val="480"/>
          <w:marRight w:val="0"/>
          <w:marTop w:val="0"/>
          <w:marBottom w:val="0"/>
          <w:divBdr>
            <w:top w:val="none" w:sz="0" w:space="0" w:color="auto"/>
            <w:left w:val="none" w:sz="0" w:space="0" w:color="auto"/>
            <w:bottom w:val="none" w:sz="0" w:space="0" w:color="auto"/>
            <w:right w:val="none" w:sz="0" w:space="0" w:color="auto"/>
          </w:divBdr>
        </w:div>
        <w:div w:id="2103064554">
          <w:marLeft w:val="480"/>
          <w:marRight w:val="0"/>
          <w:marTop w:val="0"/>
          <w:marBottom w:val="0"/>
          <w:divBdr>
            <w:top w:val="none" w:sz="0" w:space="0" w:color="auto"/>
            <w:left w:val="none" w:sz="0" w:space="0" w:color="auto"/>
            <w:bottom w:val="none" w:sz="0" w:space="0" w:color="auto"/>
            <w:right w:val="none" w:sz="0" w:space="0" w:color="auto"/>
          </w:divBdr>
        </w:div>
        <w:div w:id="1562519771">
          <w:marLeft w:val="480"/>
          <w:marRight w:val="0"/>
          <w:marTop w:val="0"/>
          <w:marBottom w:val="0"/>
          <w:divBdr>
            <w:top w:val="none" w:sz="0" w:space="0" w:color="auto"/>
            <w:left w:val="none" w:sz="0" w:space="0" w:color="auto"/>
            <w:bottom w:val="none" w:sz="0" w:space="0" w:color="auto"/>
            <w:right w:val="none" w:sz="0" w:space="0" w:color="auto"/>
          </w:divBdr>
        </w:div>
        <w:div w:id="1807816844">
          <w:marLeft w:val="480"/>
          <w:marRight w:val="0"/>
          <w:marTop w:val="0"/>
          <w:marBottom w:val="0"/>
          <w:divBdr>
            <w:top w:val="none" w:sz="0" w:space="0" w:color="auto"/>
            <w:left w:val="none" w:sz="0" w:space="0" w:color="auto"/>
            <w:bottom w:val="none" w:sz="0" w:space="0" w:color="auto"/>
            <w:right w:val="none" w:sz="0" w:space="0" w:color="auto"/>
          </w:divBdr>
        </w:div>
        <w:div w:id="1476795729">
          <w:marLeft w:val="480"/>
          <w:marRight w:val="0"/>
          <w:marTop w:val="0"/>
          <w:marBottom w:val="0"/>
          <w:divBdr>
            <w:top w:val="none" w:sz="0" w:space="0" w:color="auto"/>
            <w:left w:val="none" w:sz="0" w:space="0" w:color="auto"/>
            <w:bottom w:val="none" w:sz="0" w:space="0" w:color="auto"/>
            <w:right w:val="none" w:sz="0" w:space="0" w:color="auto"/>
          </w:divBdr>
        </w:div>
      </w:divsChild>
    </w:div>
    <w:div w:id="1201866833">
      <w:bodyDiv w:val="1"/>
      <w:marLeft w:val="0"/>
      <w:marRight w:val="0"/>
      <w:marTop w:val="0"/>
      <w:marBottom w:val="0"/>
      <w:divBdr>
        <w:top w:val="none" w:sz="0" w:space="0" w:color="auto"/>
        <w:left w:val="none" w:sz="0" w:space="0" w:color="auto"/>
        <w:bottom w:val="none" w:sz="0" w:space="0" w:color="auto"/>
        <w:right w:val="none" w:sz="0" w:space="0" w:color="auto"/>
      </w:divBdr>
    </w:div>
    <w:div w:id="1202401631">
      <w:bodyDiv w:val="1"/>
      <w:marLeft w:val="0"/>
      <w:marRight w:val="0"/>
      <w:marTop w:val="0"/>
      <w:marBottom w:val="0"/>
      <w:divBdr>
        <w:top w:val="none" w:sz="0" w:space="0" w:color="auto"/>
        <w:left w:val="none" w:sz="0" w:space="0" w:color="auto"/>
        <w:bottom w:val="none" w:sz="0" w:space="0" w:color="auto"/>
        <w:right w:val="none" w:sz="0" w:space="0" w:color="auto"/>
      </w:divBdr>
    </w:div>
    <w:div w:id="1203909184">
      <w:bodyDiv w:val="1"/>
      <w:marLeft w:val="0"/>
      <w:marRight w:val="0"/>
      <w:marTop w:val="0"/>
      <w:marBottom w:val="0"/>
      <w:divBdr>
        <w:top w:val="none" w:sz="0" w:space="0" w:color="auto"/>
        <w:left w:val="none" w:sz="0" w:space="0" w:color="auto"/>
        <w:bottom w:val="none" w:sz="0" w:space="0" w:color="auto"/>
        <w:right w:val="none" w:sz="0" w:space="0" w:color="auto"/>
      </w:divBdr>
    </w:div>
    <w:div w:id="1205361932">
      <w:bodyDiv w:val="1"/>
      <w:marLeft w:val="0"/>
      <w:marRight w:val="0"/>
      <w:marTop w:val="0"/>
      <w:marBottom w:val="0"/>
      <w:divBdr>
        <w:top w:val="none" w:sz="0" w:space="0" w:color="auto"/>
        <w:left w:val="none" w:sz="0" w:space="0" w:color="auto"/>
        <w:bottom w:val="none" w:sz="0" w:space="0" w:color="auto"/>
        <w:right w:val="none" w:sz="0" w:space="0" w:color="auto"/>
      </w:divBdr>
    </w:div>
    <w:div w:id="1206017309">
      <w:bodyDiv w:val="1"/>
      <w:marLeft w:val="0"/>
      <w:marRight w:val="0"/>
      <w:marTop w:val="0"/>
      <w:marBottom w:val="0"/>
      <w:divBdr>
        <w:top w:val="none" w:sz="0" w:space="0" w:color="auto"/>
        <w:left w:val="none" w:sz="0" w:space="0" w:color="auto"/>
        <w:bottom w:val="none" w:sz="0" w:space="0" w:color="auto"/>
        <w:right w:val="none" w:sz="0" w:space="0" w:color="auto"/>
      </w:divBdr>
    </w:div>
    <w:div w:id="1206409983">
      <w:bodyDiv w:val="1"/>
      <w:marLeft w:val="0"/>
      <w:marRight w:val="0"/>
      <w:marTop w:val="0"/>
      <w:marBottom w:val="0"/>
      <w:divBdr>
        <w:top w:val="none" w:sz="0" w:space="0" w:color="auto"/>
        <w:left w:val="none" w:sz="0" w:space="0" w:color="auto"/>
        <w:bottom w:val="none" w:sz="0" w:space="0" w:color="auto"/>
        <w:right w:val="none" w:sz="0" w:space="0" w:color="auto"/>
      </w:divBdr>
      <w:divsChild>
        <w:div w:id="1869415433">
          <w:marLeft w:val="480"/>
          <w:marRight w:val="0"/>
          <w:marTop w:val="0"/>
          <w:marBottom w:val="0"/>
          <w:divBdr>
            <w:top w:val="none" w:sz="0" w:space="0" w:color="auto"/>
            <w:left w:val="none" w:sz="0" w:space="0" w:color="auto"/>
            <w:bottom w:val="none" w:sz="0" w:space="0" w:color="auto"/>
            <w:right w:val="none" w:sz="0" w:space="0" w:color="auto"/>
          </w:divBdr>
        </w:div>
        <w:div w:id="1103258818">
          <w:marLeft w:val="480"/>
          <w:marRight w:val="0"/>
          <w:marTop w:val="0"/>
          <w:marBottom w:val="0"/>
          <w:divBdr>
            <w:top w:val="none" w:sz="0" w:space="0" w:color="auto"/>
            <w:left w:val="none" w:sz="0" w:space="0" w:color="auto"/>
            <w:bottom w:val="none" w:sz="0" w:space="0" w:color="auto"/>
            <w:right w:val="none" w:sz="0" w:space="0" w:color="auto"/>
          </w:divBdr>
        </w:div>
        <w:div w:id="176894019">
          <w:marLeft w:val="480"/>
          <w:marRight w:val="0"/>
          <w:marTop w:val="0"/>
          <w:marBottom w:val="0"/>
          <w:divBdr>
            <w:top w:val="none" w:sz="0" w:space="0" w:color="auto"/>
            <w:left w:val="none" w:sz="0" w:space="0" w:color="auto"/>
            <w:bottom w:val="none" w:sz="0" w:space="0" w:color="auto"/>
            <w:right w:val="none" w:sz="0" w:space="0" w:color="auto"/>
          </w:divBdr>
        </w:div>
        <w:div w:id="1823278789">
          <w:marLeft w:val="480"/>
          <w:marRight w:val="0"/>
          <w:marTop w:val="0"/>
          <w:marBottom w:val="0"/>
          <w:divBdr>
            <w:top w:val="none" w:sz="0" w:space="0" w:color="auto"/>
            <w:left w:val="none" w:sz="0" w:space="0" w:color="auto"/>
            <w:bottom w:val="none" w:sz="0" w:space="0" w:color="auto"/>
            <w:right w:val="none" w:sz="0" w:space="0" w:color="auto"/>
          </w:divBdr>
        </w:div>
        <w:div w:id="725299633">
          <w:marLeft w:val="480"/>
          <w:marRight w:val="0"/>
          <w:marTop w:val="0"/>
          <w:marBottom w:val="0"/>
          <w:divBdr>
            <w:top w:val="none" w:sz="0" w:space="0" w:color="auto"/>
            <w:left w:val="none" w:sz="0" w:space="0" w:color="auto"/>
            <w:bottom w:val="none" w:sz="0" w:space="0" w:color="auto"/>
            <w:right w:val="none" w:sz="0" w:space="0" w:color="auto"/>
          </w:divBdr>
        </w:div>
        <w:div w:id="1019432190">
          <w:marLeft w:val="480"/>
          <w:marRight w:val="0"/>
          <w:marTop w:val="0"/>
          <w:marBottom w:val="0"/>
          <w:divBdr>
            <w:top w:val="none" w:sz="0" w:space="0" w:color="auto"/>
            <w:left w:val="none" w:sz="0" w:space="0" w:color="auto"/>
            <w:bottom w:val="none" w:sz="0" w:space="0" w:color="auto"/>
            <w:right w:val="none" w:sz="0" w:space="0" w:color="auto"/>
          </w:divBdr>
        </w:div>
        <w:div w:id="55009918">
          <w:marLeft w:val="480"/>
          <w:marRight w:val="0"/>
          <w:marTop w:val="0"/>
          <w:marBottom w:val="0"/>
          <w:divBdr>
            <w:top w:val="none" w:sz="0" w:space="0" w:color="auto"/>
            <w:left w:val="none" w:sz="0" w:space="0" w:color="auto"/>
            <w:bottom w:val="none" w:sz="0" w:space="0" w:color="auto"/>
            <w:right w:val="none" w:sz="0" w:space="0" w:color="auto"/>
          </w:divBdr>
        </w:div>
        <w:div w:id="1726877036">
          <w:marLeft w:val="480"/>
          <w:marRight w:val="0"/>
          <w:marTop w:val="0"/>
          <w:marBottom w:val="0"/>
          <w:divBdr>
            <w:top w:val="none" w:sz="0" w:space="0" w:color="auto"/>
            <w:left w:val="none" w:sz="0" w:space="0" w:color="auto"/>
            <w:bottom w:val="none" w:sz="0" w:space="0" w:color="auto"/>
            <w:right w:val="none" w:sz="0" w:space="0" w:color="auto"/>
          </w:divBdr>
        </w:div>
        <w:div w:id="361587719">
          <w:marLeft w:val="480"/>
          <w:marRight w:val="0"/>
          <w:marTop w:val="0"/>
          <w:marBottom w:val="0"/>
          <w:divBdr>
            <w:top w:val="none" w:sz="0" w:space="0" w:color="auto"/>
            <w:left w:val="none" w:sz="0" w:space="0" w:color="auto"/>
            <w:bottom w:val="none" w:sz="0" w:space="0" w:color="auto"/>
            <w:right w:val="none" w:sz="0" w:space="0" w:color="auto"/>
          </w:divBdr>
        </w:div>
        <w:div w:id="822233195">
          <w:marLeft w:val="480"/>
          <w:marRight w:val="0"/>
          <w:marTop w:val="0"/>
          <w:marBottom w:val="0"/>
          <w:divBdr>
            <w:top w:val="none" w:sz="0" w:space="0" w:color="auto"/>
            <w:left w:val="none" w:sz="0" w:space="0" w:color="auto"/>
            <w:bottom w:val="none" w:sz="0" w:space="0" w:color="auto"/>
            <w:right w:val="none" w:sz="0" w:space="0" w:color="auto"/>
          </w:divBdr>
        </w:div>
        <w:div w:id="813445075">
          <w:marLeft w:val="480"/>
          <w:marRight w:val="0"/>
          <w:marTop w:val="0"/>
          <w:marBottom w:val="0"/>
          <w:divBdr>
            <w:top w:val="none" w:sz="0" w:space="0" w:color="auto"/>
            <w:left w:val="none" w:sz="0" w:space="0" w:color="auto"/>
            <w:bottom w:val="none" w:sz="0" w:space="0" w:color="auto"/>
            <w:right w:val="none" w:sz="0" w:space="0" w:color="auto"/>
          </w:divBdr>
        </w:div>
        <w:div w:id="1691056787">
          <w:marLeft w:val="480"/>
          <w:marRight w:val="0"/>
          <w:marTop w:val="0"/>
          <w:marBottom w:val="0"/>
          <w:divBdr>
            <w:top w:val="none" w:sz="0" w:space="0" w:color="auto"/>
            <w:left w:val="none" w:sz="0" w:space="0" w:color="auto"/>
            <w:bottom w:val="none" w:sz="0" w:space="0" w:color="auto"/>
            <w:right w:val="none" w:sz="0" w:space="0" w:color="auto"/>
          </w:divBdr>
        </w:div>
        <w:div w:id="152917625">
          <w:marLeft w:val="480"/>
          <w:marRight w:val="0"/>
          <w:marTop w:val="0"/>
          <w:marBottom w:val="0"/>
          <w:divBdr>
            <w:top w:val="none" w:sz="0" w:space="0" w:color="auto"/>
            <w:left w:val="none" w:sz="0" w:space="0" w:color="auto"/>
            <w:bottom w:val="none" w:sz="0" w:space="0" w:color="auto"/>
            <w:right w:val="none" w:sz="0" w:space="0" w:color="auto"/>
          </w:divBdr>
        </w:div>
        <w:div w:id="819535728">
          <w:marLeft w:val="480"/>
          <w:marRight w:val="0"/>
          <w:marTop w:val="0"/>
          <w:marBottom w:val="0"/>
          <w:divBdr>
            <w:top w:val="none" w:sz="0" w:space="0" w:color="auto"/>
            <w:left w:val="none" w:sz="0" w:space="0" w:color="auto"/>
            <w:bottom w:val="none" w:sz="0" w:space="0" w:color="auto"/>
            <w:right w:val="none" w:sz="0" w:space="0" w:color="auto"/>
          </w:divBdr>
        </w:div>
        <w:div w:id="1560507382">
          <w:marLeft w:val="480"/>
          <w:marRight w:val="0"/>
          <w:marTop w:val="0"/>
          <w:marBottom w:val="0"/>
          <w:divBdr>
            <w:top w:val="none" w:sz="0" w:space="0" w:color="auto"/>
            <w:left w:val="none" w:sz="0" w:space="0" w:color="auto"/>
            <w:bottom w:val="none" w:sz="0" w:space="0" w:color="auto"/>
            <w:right w:val="none" w:sz="0" w:space="0" w:color="auto"/>
          </w:divBdr>
        </w:div>
        <w:div w:id="1228691484">
          <w:marLeft w:val="480"/>
          <w:marRight w:val="0"/>
          <w:marTop w:val="0"/>
          <w:marBottom w:val="0"/>
          <w:divBdr>
            <w:top w:val="none" w:sz="0" w:space="0" w:color="auto"/>
            <w:left w:val="none" w:sz="0" w:space="0" w:color="auto"/>
            <w:bottom w:val="none" w:sz="0" w:space="0" w:color="auto"/>
            <w:right w:val="none" w:sz="0" w:space="0" w:color="auto"/>
          </w:divBdr>
        </w:div>
        <w:div w:id="1368605861">
          <w:marLeft w:val="480"/>
          <w:marRight w:val="0"/>
          <w:marTop w:val="0"/>
          <w:marBottom w:val="0"/>
          <w:divBdr>
            <w:top w:val="none" w:sz="0" w:space="0" w:color="auto"/>
            <w:left w:val="none" w:sz="0" w:space="0" w:color="auto"/>
            <w:bottom w:val="none" w:sz="0" w:space="0" w:color="auto"/>
            <w:right w:val="none" w:sz="0" w:space="0" w:color="auto"/>
          </w:divBdr>
        </w:div>
        <w:div w:id="1021125861">
          <w:marLeft w:val="480"/>
          <w:marRight w:val="0"/>
          <w:marTop w:val="0"/>
          <w:marBottom w:val="0"/>
          <w:divBdr>
            <w:top w:val="none" w:sz="0" w:space="0" w:color="auto"/>
            <w:left w:val="none" w:sz="0" w:space="0" w:color="auto"/>
            <w:bottom w:val="none" w:sz="0" w:space="0" w:color="auto"/>
            <w:right w:val="none" w:sz="0" w:space="0" w:color="auto"/>
          </w:divBdr>
        </w:div>
        <w:div w:id="405688635">
          <w:marLeft w:val="480"/>
          <w:marRight w:val="0"/>
          <w:marTop w:val="0"/>
          <w:marBottom w:val="0"/>
          <w:divBdr>
            <w:top w:val="none" w:sz="0" w:space="0" w:color="auto"/>
            <w:left w:val="none" w:sz="0" w:space="0" w:color="auto"/>
            <w:bottom w:val="none" w:sz="0" w:space="0" w:color="auto"/>
            <w:right w:val="none" w:sz="0" w:space="0" w:color="auto"/>
          </w:divBdr>
        </w:div>
        <w:div w:id="676352442">
          <w:marLeft w:val="480"/>
          <w:marRight w:val="0"/>
          <w:marTop w:val="0"/>
          <w:marBottom w:val="0"/>
          <w:divBdr>
            <w:top w:val="none" w:sz="0" w:space="0" w:color="auto"/>
            <w:left w:val="none" w:sz="0" w:space="0" w:color="auto"/>
            <w:bottom w:val="none" w:sz="0" w:space="0" w:color="auto"/>
            <w:right w:val="none" w:sz="0" w:space="0" w:color="auto"/>
          </w:divBdr>
        </w:div>
        <w:div w:id="504250314">
          <w:marLeft w:val="480"/>
          <w:marRight w:val="0"/>
          <w:marTop w:val="0"/>
          <w:marBottom w:val="0"/>
          <w:divBdr>
            <w:top w:val="none" w:sz="0" w:space="0" w:color="auto"/>
            <w:left w:val="none" w:sz="0" w:space="0" w:color="auto"/>
            <w:bottom w:val="none" w:sz="0" w:space="0" w:color="auto"/>
            <w:right w:val="none" w:sz="0" w:space="0" w:color="auto"/>
          </w:divBdr>
        </w:div>
        <w:div w:id="1925725710">
          <w:marLeft w:val="480"/>
          <w:marRight w:val="0"/>
          <w:marTop w:val="0"/>
          <w:marBottom w:val="0"/>
          <w:divBdr>
            <w:top w:val="none" w:sz="0" w:space="0" w:color="auto"/>
            <w:left w:val="none" w:sz="0" w:space="0" w:color="auto"/>
            <w:bottom w:val="none" w:sz="0" w:space="0" w:color="auto"/>
            <w:right w:val="none" w:sz="0" w:space="0" w:color="auto"/>
          </w:divBdr>
        </w:div>
        <w:div w:id="1181622273">
          <w:marLeft w:val="480"/>
          <w:marRight w:val="0"/>
          <w:marTop w:val="0"/>
          <w:marBottom w:val="0"/>
          <w:divBdr>
            <w:top w:val="none" w:sz="0" w:space="0" w:color="auto"/>
            <w:left w:val="none" w:sz="0" w:space="0" w:color="auto"/>
            <w:bottom w:val="none" w:sz="0" w:space="0" w:color="auto"/>
            <w:right w:val="none" w:sz="0" w:space="0" w:color="auto"/>
          </w:divBdr>
        </w:div>
        <w:div w:id="2016153752">
          <w:marLeft w:val="480"/>
          <w:marRight w:val="0"/>
          <w:marTop w:val="0"/>
          <w:marBottom w:val="0"/>
          <w:divBdr>
            <w:top w:val="none" w:sz="0" w:space="0" w:color="auto"/>
            <w:left w:val="none" w:sz="0" w:space="0" w:color="auto"/>
            <w:bottom w:val="none" w:sz="0" w:space="0" w:color="auto"/>
            <w:right w:val="none" w:sz="0" w:space="0" w:color="auto"/>
          </w:divBdr>
        </w:div>
        <w:div w:id="1777096455">
          <w:marLeft w:val="480"/>
          <w:marRight w:val="0"/>
          <w:marTop w:val="0"/>
          <w:marBottom w:val="0"/>
          <w:divBdr>
            <w:top w:val="none" w:sz="0" w:space="0" w:color="auto"/>
            <w:left w:val="none" w:sz="0" w:space="0" w:color="auto"/>
            <w:bottom w:val="none" w:sz="0" w:space="0" w:color="auto"/>
            <w:right w:val="none" w:sz="0" w:space="0" w:color="auto"/>
          </w:divBdr>
        </w:div>
        <w:div w:id="1366714280">
          <w:marLeft w:val="480"/>
          <w:marRight w:val="0"/>
          <w:marTop w:val="0"/>
          <w:marBottom w:val="0"/>
          <w:divBdr>
            <w:top w:val="none" w:sz="0" w:space="0" w:color="auto"/>
            <w:left w:val="none" w:sz="0" w:space="0" w:color="auto"/>
            <w:bottom w:val="none" w:sz="0" w:space="0" w:color="auto"/>
            <w:right w:val="none" w:sz="0" w:space="0" w:color="auto"/>
          </w:divBdr>
        </w:div>
        <w:div w:id="709306329">
          <w:marLeft w:val="480"/>
          <w:marRight w:val="0"/>
          <w:marTop w:val="0"/>
          <w:marBottom w:val="0"/>
          <w:divBdr>
            <w:top w:val="none" w:sz="0" w:space="0" w:color="auto"/>
            <w:left w:val="none" w:sz="0" w:space="0" w:color="auto"/>
            <w:bottom w:val="none" w:sz="0" w:space="0" w:color="auto"/>
            <w:right w:val="none" w:sz="0" w:space="0" w:color="auto"/>
          </w:divBdr>
        </w:div>
        <w:div w:id="568880719">
          <w:marLeft w:val="480"/>
          <w:marRight w:val="0"/>
          <w:marTop w:val="0"/>
          <w:marBottom w:val="0"/>
          <w:divBdr>
            <w:top w:val="none" w:sz="0" w:space="0" w:color="auto"/>
            <w:left w:val="none" w:sz="0" w:space="0" w:color="auto"/>
            <w:bottom w:val="none" w:sz="0" w:space="0" w:color="auto"/>
            <w:right w:val="none" w:sz="0" w:space="0" w:color="auto"/>
          </w:divBdr>
        </w:div>
        <w:div w:id="28336369">
          <w:marLeft w:val="480"/>
          <w:marRight w:val="0"/>
          <w:marTop w:val="0"/>
          <w:marBottom w:val="0"/>
          <w:divBdr>
            <w:top w:val="none" w:sz="0" w:space="0" w:color="auto"/>
            <w:left w:val="none" w:sz="0" w:space="0" w:color="auto"/>
            <w:bottom w:val="none" w:sz="0" w:space="0" w:color="auto"/>
            <w:right w:val="none" w:sz="0" w:space="0" w:color="auto"/>
          </w:divBdr>
        </w:div>
        <w:div w:id="325401730">
          <w:marLeft w:val="480"/>
          <w:marRight w:val="0"/>
          <w:marTop w:val="0"/>
          <w:marBottom w:val="0"/>
          <w:divBdr>
            <w:top w:val="none" w:sz="0" w:space="0" w:color="auto"/>
            <w:left w:val="none" w:sz="0" w:space="0" w:color="auto"/>
            <w:bottom w:val="none" w:sz="0" w:space="0" w:color="auto"/>
            <w:right w:val="none" w:sz="0" w:space="0" w:color="auto"/>
          </w:divBdr>
        </w:div>
        <w:div w:id="1801727310">
          <w:marLeft w:val="480"/>
          <w:marRight w:val="0"/>
          <w:marTop w:val="0"/>
          <w:marBottom w:val="0"/>
          <w:divBdr>
            <w:top w:val="none" w:sz="0" w:space="0" w:color="auto"/>
            <w:left w:val="none" w:sz="0" w:space="0" w:color="auto"/>
            <w:bottom w:val="none" w:sz="0" w:space="0" w:color="auto"/>
            <w:right w:val="none" w:sz="0" w:space="0" w:color="auto"/>
          </w:divBdr>
        </w:div>
        <w:div w:id="1298992119">
          <w:marLeft w:val="480"/>
          <w:marRight w:val="0"/>
          <w:marTop w:val="0"/>
          <w:marBottom w:val="0"/>
          <w:divBdr>
            <w:top w:val="none" w:sz="0" w:space="0" w:color="auto"/>
            <w:left w:val="none" w:sz="0" w:space="0" w:color="auto"/>
            <w:bottom w:val="none" w:sz="0" w:space="0" w:color="auto"/>
            <w:right w:val="none" w:sz="0" w:space="0" w:color="auto"/>
          </w:divBdr>
        </w:div>
        <w:div w:id="931398301">
          <w:marLeft w:val="480"/>
          <w:marRight w:val="0"/>
          <w:marTop w:val="0"/>
          <w:marBottom w:val="0"/>
          <w:divBdr>
            <w:top w:val="none" w:sz="0" w:space="0" w:color="auto"/>
            <w:left w:val="none" w:sz="0" w:space="0" w:color="auto"/>
            <w:bottom w:val="none" w:sz="0" w:space="0" w:color="auto"/>
            <w:right w:val="none" w:sz="0" w:space="0" w:color="auto"/>
          </w:divBdr>
        </w:div>
        <w:div w:id="1786070968">
          <w:marLeft w:val="480"/>
          <w:marRight w:val="0"/>
          <w:marTop w:val="0"/>
          <w:marBottom w:val="0"/>
          <w:divBdr>
            <w:top w:val="none" w:sz="0" w:space="0" w:color="auto"/>
            <w:left w:val="none" w:sz="0" w:space="0" w:color="auto"/>
            <w:bottom w:val="none" w:sz="0" w:space="0" w:color="auto"/>
            <w:right w:val="none" w:sz="0" w:space="0" w:color="auto"/>
          </w:divBdr>
        </w:div>
        <w:div w:id="483594534">
          <w:marLeft w:val="480"/>
          <w:marRight w:val="0"/>
          <w:marTop w:val="0"/>
          <w:marBottom w:val="0"/>
          <w:divBdr>
            <w:top w:val="none" w:sz="0" w:space="0" w:color="auto"/>
            <w:left w:val="none" w:sz="0" w:space="0" w:color="auto"/>
            <w:bottom w:val="none" w:sz="0" w:space="0" w:color="auto"/>
            <w:right w:val="none" w:sz="0" w:space="0" w:color="auto"/>
          </w:divBdr>
        </w:div>
      </w:divsChild>
    </w:div>
    <w:div w:id="1206714898">
      <w:bodyDiv w:val="1"/>
      <w:marLeft w:val="0"/>
      <w:marRight w:val="0"/>
      <w:marTop w:val="0"/>
      <w:marBottom w:val="0"/>
      <w:divBdr>
        <w:top w:val="none" w:sz="0" w:space="0" w:color="auto"/>
        <w:left w:val="none" w:sz="0" w:space="0" w:color="auto"/>
        <w:bottom w:val="none" w:sz="0" w:space="0" w:color="auto"/>
        <w:right w:val="none" w:sz="0" w:space="0" w:color="auto"/>
      </w:divBdr>
    </w:div>
    <w:div w:id="1210145112">
      <w:bodyDiv w:val="1"/>
      <w:marLeft w:val="0"/>
      <w:marRight w:val="0"/>
      <w:marTop w:val="0"/>
      <w:marBottom w:val="0"/>
      <w:divBdr>
        <w:top w:val="none" w:sz="0" w:space="0" w:color="auto"/>
        <w:left w:val="none" w:sz="0" w:space="0" w:color="auto"/>
        <w:bottom w:val="none" w:sz="0" w:space="0" w:color="auto"/>
        <w:right w:val="none" w:sz="0" w:space="0" w:color="auto"/>
      </w:divBdr>
    </w:div>
    <w:div w:id="1210655618">
      <w:bodyDiv w:val="1"/>
      <w:marLeft w:val="0"/>
      <w:marRight w:val="0"/>
      <w:marTop w:val="0"/>
      <w:marBottom w:val="0"/>
      <w:divBdr>
        <w:top w:val="none" w:sz="0" w:space="0" w:color="auto"/>
        <w:left w:val="none" w:sz="0" w:space="0" w:color="auto"/>
        <w:bottom w:val="none" w:sz="0" w:space="0" w:color="auto"/>
        <w:right w:val="none" w:sz="0" w:space="0" w:color="auto"/>
      </w:divBdr>
    </w:div>
    <w:div w:id="1210872380">
      <w:bodyDiv w:val="1"/>
      <w:marLeft w:val="0"/>
      <w:marRight w:val="0"/>
      <w:marTop w:val="0"/>
      <w:marBottom w:val="0"/>
      <w:divBdr>
        <w:top w:val="none" w:sz="0" w:space="0" w:color="auto"/>
        <w:left w:val="none" w:sz="0" w:space="0" w:color="auto"/>
        <w:bottom w:val="none" w:sz="0" w:space="0" w:color="auto"/>
        <w:right w:val="none" w:sz="0" w:space="0" w:color="auto"/>
      </w:divBdr>
    </w:div>
    <w:div w:id="1210990863">
      <w:bodyDiv w:val="1"/>
      <w:marLeft w:val="0"/>
      <w:marRight w:val="0"/>
      <w:marTop w:val="0"/>
      <w:marBottom w:val="0"/>
      <w:divBdr>
        <w:top w:val="none" w:sz="0" w:space="0" w:color="auto"/>
        <w:left w:val="none" w:sz="0" w:space="0" w:color="auto"/>
        <w:bottom w:val="none" w:sz="0" w:space="0" w:color="auto"/>
        <w:right w:val="none" w:sz="0" w:space="0" w:color="auto"/>
      </w:divBdr>
      <w:divsChild>
        <w:div w:id="772557330">
          <w:marLeft w:val="480"/>
          <w:marRight w:val="0"/>
          <w:marTop w:val="0"/>
          <w:marBottom w:val="0"/>
          <w:divBdr>
            <w:top w:val="none" w:sz="0" w:space="0" w:color="auto"/>
            <w:left w:val="none" w:sz="0" w:space="0" w:color="auto"/>
            <w:bottom w:val="none" w:sz="0" w:space="0" w:color="auto"/>
            <w:right w:val="none" w:sz="0" w:space="0" w:color="auto"/>
          </w:divBdr>
        </w:div>
        <w:div w:id="374232574">
          <w:marLeft w:val="480"/>
          <w:marRight w:val="0"/>
          <w:marTop w:val="0"/>
          <w:marBottom w:val="0"/>
          <w:divBdr>
            <w:top w:val="none" w:sz="0" w:space="0" w:color="auto"/>
            <w:left w:val="none" w:sz="0" w:space="0" w:color="auto"/>
            <w:bottom w:val="none" w:sz="0" w:space="0" w:color="auto"/>
            <w:right w:val="none" w:sz="0" w:space="0" w:color="auto"/>
          </w:divBdr>
        </w:div>
        <w:div w:id="747071131">
          <w:marLeft w:val="480"/>
          <w:marRight w:val="0"/>
          <w:marTop w:val="0"/>
          <w:marBottom w:val="0"/>
          <w:divBdr>
            <w:top w:val="none" w:sz="0" w:space="0" w:color="auto"/>
            <w:left w:val="none" w:sz="0" w:space="0" w:color="auto"/>
            <w:bottom w:val="none" w:sz="0" w:space="0" w:color="auto"/>
            <w:right w:val="none" w:sz="0" w:space="0" w:color="auto"/>
          </w:divBdr>
        </w:div>
        <w:div w:id="1379207271">
          <w:marLeft w:val="480"/>
          <w:marRight w:val="0"/>
          <w:marTop w:val="0"/>
          <w:marBottom w:val="0"/>
          <w:divBdr>
            <w:top w:val="none" w:sz="0" w:space="0" w:color="auto"/>
            <w:left w:val="none" w:sz="0" w:space="0" w:color="auto"/>
            <w:bottom w:val="none" w:sz="0" w:space="0" w:color="auto"/>
            <w:right w:val="none" w:sz="0" w:space="0" w:color="auto"/>
          </w:divBdr>
        </w:div>
        <w:div w:id="2114741531">
          <w:marLeft w:val="480"/>
          <w:marRight w:val="0"/>
          <w:marTop w:val="0"/>
          <w:marBottom w:val="0"/>
          <w:divBdr>
            <w:top w:val="none" w:sz="0" w:space="0" w:color="auto"/>
            <w:left w:val="none" w:sz="0" w:space="0" w:color="auto"/>
            <w:bottom w:val="none" w:sz="0" w:space="0" w:color="auto"/>
            <w:right w:val="none" w:sz="0" w:space="0" w:color="auto"/>
          </w:divBdr>
        </w:div>
        <w:div w:id="343636134">
          <w:marLeft w:val="480"/>
          <w:marRight w:val="0"/>
          <w:marTop w:val="0"/>
          <w:marBottom w:val="0"/>
          <w:divBdr>
            <w:top w:val="none" w:sz="0" w:space="0" w:color="auto"/>
            <w:left w:val="none" w:sz="0" w:space="0" w:color="auto"/>
            <w:bottom w:val="none" w:sz="0" w:space="0" w:color="auto"/>
            <w:right w:val="none" w:sz="0" w:space="0" w:color="auto"/>
          </w:divBdr>
        </w:div>
        <w:div w:id="445269818">
          <w:marLeft w:val="480"/>
          <w:marRight w:val="0"/>
          <w:marTop w:val="0"/>
          <w:marBottom w:val="0"/>
          <w:divBdr>
            <w:top w:val="none" w:sz="0" w:space="0" w:color="auto"/>
            <w:left w:val="none" w:sz="0" w:space="0" w:color="auto"/>
            <w:bottom w:val="none" w:sz="0" w:space="0" w:color="auto"/>
            <w:right w:val="none" w:sz="0" w:space="0" w:color="auto"/>
          </w:divBdr>
        </w:div>
        <w:div w:id="979503591">
          <w:marLeft w:val="480"/>
          <w:marRight w:val="0"/>
          <w:marTop w:val="0"/>
          <w:marBottom w:val="0"/>
          <w:divBdr>
            <w:top w:val="none" w:sz="0" w:space="0" w:color="auto"/>
            <w:left w:val="none" w:sz="0" w:space="0" w:color="auto"/>
            <w:bottom w:val="none" w:sz="0" w:space="0" w:color="auto"/>
            <w:right w:val="none" w:sz="0" w:space="0" w:color="auto"/>
          </w:divBdr>
        </w:div>
        <w:div w:id="1220559545">
          <w:marLeft w:val="480"/>
          <w:marRight w:val="0"/>
          <w:marTop w:val="0"/>
          <w:marBottom w:val="0"/>
          <w:divBdr>
            <w:top w:val="none" w:sz="0" w:space="0" w:color="auto"/>
            <w:left w:val="none" w:sz="0" w:space="0" w:color="auto"/>
            <w:bottom w:val="none" w:sz="0" w:space="0" w:color="auto"/>
            <w:right w:val="none" w:sz="0" w:space="0" w:color="auto"/>
          </w:divBdr>
        </w:div>
        <w:div w:id="1630043836">
          <w:marLeft w:val="480"/>
          <w:marRight w:val="0"/>
          <w:marTop w:val="0"/>
          <w:marBottom w:val="0"/>
          <w:divBdr>
            <w:top w:val="none" w:sz="0" w:space="0" w:color="auto"/>
            <w:left w:val="none" w:sz="0" w:space="0" w:color="auto"/>
            <w:bottom w:val="none" w:sz="0" w:space="0" w:color="auto"/>
            <w:right w:val="none" w:sz="0" w:space="0" w:color="auto"/>
          </w:divBdr>
        </w:div>
        <w:div w:id="239759246">
          <w:marLeft w:val="480"/>
          <w:marRight w:val="0"/>
          <w:marTop w:val="0"/>
          <w:marBottom w:val="0"/>
          <w:divBdr>
            <w:top w:val="none" w:sz="0" w:space="0" w:color="auto"/>
            <w:left w:val="none" w:sz="0" w:space="0" w:color="auto"/>
            <w:bottom w:val="none" w:sz="0" w:space="0" w:color="auto"/>
            <w:right w:val="none" w:sz="0" w:space="0" w:color="auto"/>
          </w:divBdr>
        </w:div>
        <w:div w:id="1905212630">
          <w:marLeft w:val="480"/>
          <w:marRight w:val="0"/>
          <w:marTop w:val="0"/>
          <w:marBottom w:val="0"/>
          <w:divBdr>
            <w:top w:val="none" w:sz="0" w:space="0" w:color="auto"/>
            <w:left w:val="none" w:sz="0" w:space="0" w:color="auto"/>
            <w:bottom w:val="none" w:sz="0" w:space="0" w:color="auto"/>
            <w:right w:val="none" w:sz="0" w:space="0" w:color="auto"/>
          </w:divBdr>
        </w:div>
        <w:div w:id="1971981769">
          <w:marLeft w:val="480"/>
          <w:marRight w:val="0"/>
          <w:marTop w:val="0"/>
          <w:marBottom w:val="0"/>
          <w:divBdr>
            <w:top w:val="none" w:sz="0" w:space="0" w:color="auto"/>
            <w:left w:val="none" w:sz="0" w:space="0" w:color="auto"/>
            <w:bottom w:val="none" w:sz="0" w:space="0" w:color="auto"/>
            <w:right w:val="none" w:sz="0" w:space="0" w:color="auto"/>
          </w:divBdr>
        </w:div>
        <w:div w:id="670959458">
          <w:marLeft w:val="480"/>
          <w:marRight w:val="0"/>
          <w:marTop w:val="0"/>
          <w:marBottom w:val="0"/>
          <w:divBdr>
            <w:top w:val="none" w:sz="0" w:space="0" w:color="auto"/>
            <w:left w:val="none" w:sz="0" w:space="0" w:color="auto"/>
            <w:bottom w:val="none" w:sz="0" w:space="0" w:color="auto"/>
            <w:right w:val="none" w:sz="0" w:space="0" w:color="auto"/>
          </w:divBdr>
        </w:div>
        <w:div w:id="1628924893">
          <w:marLeft w:val="480"/>
          <w:marRight w:val="0"/>
          <w:marTop w:val="0"/>
          <w:marBottom w:val="0"/>
          <w:divBdr>
            <w:top w:val="none" w:sz="0" w:space="0" w:color="auto"/>
            <w:left w:val="none" w:sz="0" w:space="0" w:color="auto"/>
            <w:bottom w:val="none" w:sz="0" w:space="0" w:color="auto"/>
            <w:right w:val="none" w:sz="0" w:space="0" w:color="auto"/>
          </w:divBdr>
        </w:div>
        <w:div w:id="1774089035">
          <w:marLeft w:val="480"/>
          <w:marRight w:val="0"/>
          <w:marTop w:val="0"/>
          <w:marBottom w:val="0"/>
          <w:divBdr>
            <w:top w:val="none" w:sz="0" w:space="0" w:color="auto"/>
            <w:left w:val="none" w:sz="0" w:space="0" w:color="auto"/>
            <w:bottom w:val="none" w:sz="0" w:space="0" w:color="auto"/>
            <w:right w:val="none" w:sz="0" w:space="0" w:color="auto"/>
          </w:divBdr>
        </w:div>
        <w:div w:id="1113597510">
          <w:marLeft w:val="480"/>
          <w:marRight w:val="0"/>
          <w:marTop w:val="0"/>
          <w:marBottom w:val="0"/>
          <w:divBdr>
            <w:top w:val="none" w:sz="0" w:space="0" w:color="auto"/>
            <w:left w:val="none" w:sz="0" w:space="0" w:color="auto"/>
            <w:bottom w:val="none" w:sz="0" w:space="0" w:color="auto"/>
            <w:right w:val="none" w:sz="0" w:space="0" w:color="auto"/>
          </w:divBdr>
        </w:div>
        <w:div w:id="1766685733">
          <w:marLeft w:val="480"/>
          <w:marRight w:val="0"/>
          <w:marTop w:val="0"/>
          <w:marBottom w:val="0"/>
          <w:divBdr>
            <w:top w:val="none" w:sz="0" w:space="0" w:color="auto"/>
            <w:left w:val="none" w:sz="0" w:space="0" w:color="auto"/>
            <w:bottom w:val="none" w:sz="0" w:space="0" w:color="auto"/>
            <w:right w:val="none" w:sz="0" w:space="0" w:color="auto"/>
          </w:divBdr>
        </w:div>
        <w:div w:id="257910610">
          <w:marLeft w:val="480"/>
          <w:marRight w:val="0"/>
          <w:marTop w:val="0"/>
          <w:marBottom w:val="0"/>
          <w:divBdr>
            <w:top w:val="none" w:sz="0" w:space="0" w:color="auto"/>
            <w:left w:val="none" w:sz="0" w:space="0" w:color="auto"/>
            <w:bottom w:val="none" w:sz="0" w:space="0" w:color="auto"/>
            <w:right w:val="none" w:sz="0" w:space="0" w:color="auto"/>
          </w:divBdr>
        </w:div>
        <w:div w:id="1511212513">
          <w:marLeft w:val="480"/>
          <w:marRight w:val="0"/>
          <w:marTop w:val="0"/>
          <w:marBottom w:val="0"/>
          <w:divBdr>
            <w:top w:val="none" w:sz="0" w:space="0" w:color="auto"/>
            <w:left w:val="none" w:sz="0" w:space="0" w:color="auto"/>
            <w:bottom w:val="none" w:sz="0" w:space="0" w:color="auto"/>
            <w:right w:val="none" w:sz="0" w:space="0" w:color="auto"/>
          </w:divBdr>
        </w:div>
        <w:div w:id="562985330">
          <w:marLeft w:val="480"/>
          <w:marRight w:val="0"/>
          <w:marTop w:val="0"/>
          <w:marBottom w:val="0"/>
          <w:divBdr>
            <w:top w:val="none" w:sz="0" w:space="0" w:color="auto"/>
            <w:left w:val="none" w:sz="0" w:space="0" w:color="auto"/>
            <w:bottom w:val="none" w:sz="0" w:space="0" w:color="auto"/>
            <w:right w:val="none" w:sz="0" w:space="0" w:color="auto"/>
          </w:divBdr>
        </w:div>
        <w:div w:id="899944360">
          <w:marLeft w:val="480"/>
          <w:marRight w:val="0"/>
          <w:marTop w:val="0"/>
          <w:marBottom w:val="0"/>
          <w:divBdr>
            <w:top w:val="none" w:sz="0" w:space="0" w:color="auto"/>
            <w:left w:val="none" w:sz="0" w:space="0" w:color="auto"/>
            <w:bottom w:val="none" w:sz="0" w:space="0" w:color="auto"/>
            <w:right w:val="none" w:sz="0" w:space="0" w:color="auto"/>
          </w:divBdr>
        </w:div>
        <w:div w:id="1501848787">
          <w:marLeft w:val="480"/>
          <w:marRight w:val="0"/>
          <w:marTop w:val="0"/>
          <w:marBottom w:val="0"/>
          <w:divBdr>
            <w:top w:val="none" w:sz="0" w:space="0" w:color="auto"/>
            <w:left w:val="none" w:sz="0" w:space="0" w:color="auto"/>
            <w:bottom w:val="none" w:sz="0" w:space="0" w:color="auto"/>
            <w:right w:val="none" w:sz="0" w:space="0" w:color="auto"/>
          </w:divBdr>
        </w:div>
        <w:div w:id="1307784387">
          <w:marLeft w:val="480"/>
          <w:marRight w:val="0"/>
          <w:marTop w:val="0"/>
          <w:marBottom w:val="0"/>
          <w:divBdr>
            <w:top w:val="none" w:sz="0" w:space="0" w:color="auto"/>
            <w:left w:val="none" w:sz="0" w:space="0" w:color="auto"/>
            <w:bottom w:val="none" w:sz="0" w:space="0" w:color="auto"/>
            <w:right w:val="none" w:sz="0" w:space="0" w:color="auto"/>
          </w:divBdr>
        </w:div>
        <w:div w:id="717628547">
          <w:marLeft w:val="480"/>
          <w:marRight w:val="0"/>
          <w:marTop w:val="0"/>
          <w:marBottom w:val="0"/>
          <w:divBdr>
            <w:top w:val="none" w:sz="0" w:space="0" w:color="auto"/>
            <w:left w:val="none" w:sz="0" w:space="0" w:color="auto"/>
            <w:bottom w:val="none" w:sz="0" w:space="0" w:color="auto"/>
            <w:right w:val="none" w:sz="0" w:space="0" w:color="auto"/>
          </w:divBdr>
        </w:div>
        <w:div w:id="875511392">
          <w:marLeft w:val="480"/>
          <w:marRight w:val="0"/>
          <w:marTop w:val="0"/>
          <w:marBottom w:val="0"/>
          <w:divBdr>
            <w:top w:val="none" w:sz="0" w:space="0" w:color="auto"/>
            <w:left w:val="none" w:sz="0" w:space="0" w:color="auto"/>
            <w:bottom w:val="none" w:sz="0" w:space="0" w:color="auto"/>
            <w:right w:val="none" w:sz="0" w:space="0" w:color="auto"/>
          </w:divBdr>
        </w:div>
        <w:div w:id="1281650149">
          <w:marLeft w:val="480"/>
          <w:marRight w:val="0"/>
          <w:marTop w:val="0"/>
          <w:marBottom w:val="0"/>
          <w:divBdr>
            <w:top w:val="none" w:sz="0" w:space="0" w:color="auto"/>
            <w:left w:val="none" w:sz="0" w:space="0" w:color="auto"/>
            <w:bottom w:val="none" w:sz="0" w:space="0" w:color="auto"/>
            <w:right w:val="none" w:sz="0" w:space="0" w:color="auto"/>
          </w:divBdr>
        </w:div>
        <w:div w:id="634483597">
          <w:marLeft w:val="480"/>
          <w:marRight w:val="0"/>
          <w:marTop w:val="0"/>
          <w:marBottom w:val="0"/>
          <w:divBdr>
            <w:top w:val="none" w:sz="0" w:space="0" w:color="auto"/>
            <w:left w:val="none" w:sz="0" w:space="0" w:color="auto"/>
            <w:bottom w:val="none" w:sz="0" w:space="0" w:color="auto"/>
            <w:right w:val="none" w:sz="0" w:space="0" w:color="auto"/>
          </w:divBdr>
        </w:div>
        <w:div w:id="251741845">
          <w:marLeft w:val="480"/>
          <w:marRight w:val="0"/>
          <w:marTop w:val="0"/>
          <w:marBottom w:val="0"/>
          <w:divBdr>
            <w:top w:val="none" w:sz="0" w:space="0" w:color="auto"/>
            <w:left w:val="none" w:sz="0" w:space="0" w:color="auto"/>
            <w:bottom w:val="none" w:sz="0" w:space="0" w:color="auto"/>
            <w:right w:val="none" w:sz="0" w:space="0" w:color="auto"/>
          </w:divBdr>
        </w:div>
        <w:div w:id="730467627">
          <w:marLeft w:val="480"/>
          <w:marRight w:val="0"/>
          <w:marTop w:val="0"/>
          <w:marBottom w:val="0"/>
          <w:divBdr>
            <w:top w:val="none" w:sz="0" w:space="0" w:color="auto"/>
            <w:left w:val="none" w:sz="0" w:space="0" w:color="auto"/>
            <w:bottom w:val="none" w:sz="0" w:space="0" w:color="auto"/>
            <w:right w:val="none" w:sz="0" w:space="0" w:color="auto"/>
          </w:divBdr>
        </w:div>
        <w:div w:id="1176113877">
          <w:marLeft w:val="480"/>
          <w:marRight w:val="0"/>
          <w:marTop w:val="0"/>
          <w:marBottom w:val="0"/>
          <w:divBdr>
            <w:top w:val="none" w:sz="0" w:space="0" w:color="auto"/>
            <w:left w:val="none" w:sz="0" w:space="0" w:color="auto"/>
            <w:bottom w:val="none" w:sz="0" w:space="0" w:color="auto"/>
            <w:right w:val="none" w:sz="0" w:space="0" w:color="auto"/>
          </w:divBdr>
        </w:div>
        <w:div w:id="359086175">
          <w:marLeft w:val="480"/>
          <w:marRight w:val="0"/>
          <w:marTop w:val="0"/>
          <w:marBottom w:val="0"/>
          <w:divBdr>
            <w:top w:val="none" w:sz="0" w:space="0" w:color="auto"/>
            <w:left w:val="none" w:sz="0" w:space="0" w:color="auto"/>
            <w:bottom w:val="none" w:sz="0" w:space="0" w:color="auto"/>
            <w:right w:val="none" w:sz="0" w:space="0" w:color="auto"/>
          </w:divBdr>
        </w:div>
        <w:div w:id="945308590">
          <w:marLeft w:val="480"/>
          <w:marRight w:val="0"/>
          <w:marTop w:val="0"/>
          <w:marBottom w:val="0"/>
          <w:divBdr>
            <w:top w:val="none" w:sz="0" w:space="0" w:color="auto"/>
            <w:left w:val="none" w:sz="0" w:space="0" w:color="auto"/>
            <w:bottom w:val="none" w:sz="0" w:space="0" w:color="auto"/>
            <w:right w:val="none" w:sz="0" w:space="0" w:color="auto"/>
          </w:divBdr>
        </w:div>
        <w:div w:id="1055549210">
          <w:marLeft w:val="480"/>
          <w:marRight w:val="0"/>
          <w:marTop w:val="0"/>
          <w:marBottom w:val="0"/>
          <w:divBdr>
            <w:top w:val="none" w:sz="0" w:space="0" w:color="auto"/>
            <w:left w:val="none" w:sz="0" w:space="0" w:color="auto"/>
            <w:bottom w:val="none" w:sz="0" w:space="0" w:color="auto"/>
            <w:right w:val="none" w:sz="0" w:space="0" w:color="auto"/>
          </w:divBdr>
        </w:div>
        <w:div w:id="1990085578">
          <w:marLeft w:val="480"/>
          <w:marRight w:val="0"/>
          <w:marTop w:val="0"/>
          <w:marBottom w:val="0"/>
          <w:divBdr>
            <w:top w:val="none" w:sz="0" w:space="0" w:color="auto"/>
            <w:left w:val="none" w:sz="0" w:space="0" w:color="auto"/>
            <w:bottom w:val="none" w:sz="0" w:space="0" w:color="auto"/>
            <w:right w:val="none" w:sz="0" w:space="0" w:color="auto"/>
          </w:divBdr>
        </w:div>
        <w:div w:id="1261720900">
          <w:marLeft w:val="480"/>
          <w:marRight w:val="0"/>
          <w:marTop w:val="0"/>
          <w:marBottom w:val="0"/>
          <w:divBdr>
            <w:top w:val="none" w:sz="0" w:space="0" w:color="auto"/>
            <w:left w:val="none" w:sz="0" w:space="0" w:color="auto"/>
            <w:bottom w:val="none" w:sz="0" w:space="0" w:color="auto"/>
            <w:right w:val="none" w:sz="0" w:space="0" w:color="auto"/>
          </w:divBdr>
        </w:div>
        <w:div w:id="329526011">
          <w:marLeft w:val="480"/>
          <w:marRight w:val="0"/>
          <w:marTop w:val="0"/>
          <w:marBottom w:val="0"/>
          <w:divBdr>
            <w:top w:val="none" w:sz="0" w:space="0" w:color="auto"/>
            <w:left w:val="none" w:sz="0" w:space="0" w:color="auto"/>
            <w:bottom w:val="none" w:sz="0" w:space="0" w:color="auto"/>
            <w:right w:val="none" w:sz="0" w:space="0" w:color="auto"/>
          </w:divBdr>
        </w:div>
        <w:div w:id="274364961">
          <w:marLeft w:val="480"/>
          <w:marRight w:val="0"/>
          <w:marTop w:val="0"/>
          <w:marBottom w:val="0"/>
          <w:divBdr>
            <w:top w:val="none" w:sz="0" w:space="0" w:color="auto"/>
            <w:left w:val="none" w:sz="0" w:space="0" w:color="auto"/>
            <w:bottom w:val="none" w:sz="0" w:space="0" w:color="auto"/>
            <w:right w:val="none" w:sz="0" w:space="0" w:color="auto"/>
          </w:divBdr>
        </w:div>
        <w:div w:id="385491848">
          <w:marLeft w:val="480"/>
          <w:marRight w:val="0"/>
          <w:marTop w:val="0"/>
          <w:marBottom w:val="0"/>
          <w:divBdr>
            <w:top w:val="none" w:sz="0" w:space="0" w:color="auto"/>
            <w:left w:val="none" w:sz="0" w:space="0" w:color="auto"/>
            <w:bottom w:val="none" w:sz="0" w:space="0" w:color="auto"/>
            <w:right w:val="none" w:sz="0" w:space="0" w:color="auto"/>
          </w:divBdr>
        </w:div>
      </w:divsChild>
    </w:div>
    <w:div w:id="1211266766">
      <w:bodyDiv w:val="1"/>
      <w:marLeft w:val="0"/>
      <w:marRight w:val="0"/>
      <w:marTop w:val="0"/>
      <w:marBottom w:val="0"/>
      <w:divBdr>
        <w:top w:val="none" w:sz="0" w:space="0" w:color="auto"/>
        <w:left w:val="none" w:sz="0" w:space="0" w:color="auto"/>
        <w:bottom w:val="none" w:sz="0" w:space="0" w:color="auto"/>
        <w:right w:val="none" w:sz="0" w:space="0" w:color="auto"/>
      </w:divBdr>
    </w:div>
    <w:div w:id="1211456004">
      <w:bodyDiv w:val="1"/>
      <w:marLeft w:val="0"/>
      <w:marRight w:val="0"/>
      <w:marTop w:val="0"/>
      <w:marBottom w:val="0"/>
      <w:divBdr>
        <w:top w:val="none" w:sz="0" w:space="0" w:color="auto"/>
        <w:left w:val="none" w:sz="0" w:space="0" w:color="auto"/>
        <w:bottom w:val="none" w:sz="0" w:space="0" w:color="auto"/>
        <w:right w:val="none" w:sz="0" w:space="0" w:color="auto"/>
      </w:divBdr>
    </w:div>
    <w:div w:id="1211572056">
      <w:bodyDiv w:val="1"/>
      <w:marLeft w:val="0"/>
      <w:marRight w:val="0"/>
      <w:marTop w:val="0"/>
      <w:marBottom w:val="0"/>
      <w:divBdr>
        <w:top w:val="none" w:sz="0" w:space="0" w:color="auto"/>
        <w:left w:val="none" w:sz="0" w:space="0" w:color="auto"/>
        <w:bottom w:val="none" w:sz="0" w:space="0" w:color="auto"/>
        <w:right w:val="none" w:sz="0" w:space="0" w:color="auto"/>
      </w:divBdr>
      <w:divsChild>
        <w:div w:id="2080637796">
          <w:marLeft w:val="480"/>
          <w:marRight w:val="0"/>
          <w:marTop w:val="0"/>
          <w:marBottom w:val="0"/>
          <w:divBdr>
            <w:top w:val="none" w:sz="0" w:space="0" w:color="auto"/>
            <w:left w:val="none" w:sz="0" w:space="0" w:color="auto"/>
            <w:bottom w:val="none" w:sz="0" w:space="0" w:color="auto"/>
            <w:right w:val="none" w:sz="0" w:space="0" w:color="auto"/>
          </w:divBdr>
        </w:div>
        <w:div w:id="582226277">
          <w:marLeft w:val="480"/>
          <w:marRight w:val="0"/>
          <w:marTop w:val="0"/>
          <w:marBottom w:val="0"/>
          <w:divBdr>
            <w:top w:val="none" w:sz="0" w:space="0" w:color="auto"/>
            <w:left w:val="none" w:sz="0" w:space="0" w:color="auto"/>
            <w:bottom w:val="none" w:sz="0" w:space="0" w:color="auto"/>
            <w:right w:val="none" w:sz="0" w:space="0" w:color="auto"/>
          </w:divBdr>
        </w:div>
        <w:div w:id="815032476">
          <w:marLeft w:val="480"/>
          <w:marRight w:val="0"/>
          <w:marTop w:val="0"/>
          <w:marBottom w:val="0"/>
          <w:divBdr>
            <w:top w:val="none" w:sz="0" w:space="0" w:color="auto"/>
            <w:left w:val="none" w:sz="0" w:space="0" w:color="auto"/>
            <w:bottom w:val="none" w:sz="0" w:space="0" w:color="auto"/>
            <w:right w:val="none" w:sz="0" w:space="0" w:color="auto"/>
          </w:divBdr>
        </w:div>
        <w:div w:id="1060594480">
          <w:marLeft w:val="480"/>
          <w:marRight w:val="0"/>
          <w:marTop w:val="0"/>
          <w:marBottom w:val="0"/>
          <w:divBdr>
            <w:top w:val="none" w:sz="0" w:space="0" w:color="auto"/>
            <w:left w:val="none" w:sz="0" w:space="0" w:color="auto"/>
            <w:bottom w:val="none" w:sz="0" w:space="0" w:color="auto"/>
            <w:right w:val="none" w:sz="0" w:space="0" w:color="auto"/>
          </w:divBdr>
        </w:div>
        <w:div w:id="1101686293">
          <w:marLeft w:val="480"/>
          <w:marRight w:val="0"/>
          <w:marTop w:val="0"/>
          <w:marBottom w:val="0"/>
          <w:divBdr>
            <w:top w:val="none" w:sz="0" w:space="0" w:color="auto"/>
            <w:left w:val="none" w:sz="0" w:space="0" w:color="auto"/>
            <w:bottom w:val="none" w:sz="0" w:space="0" w:color="auto"/>
            <w:right w:val="none" w:sz="0" w:space="0" w:color="auto"/>
          </w:divBdr>
        </w:div>
        <w:div w:id="1114518453">
          <w:marLeft w:val="480"/>
          <w:marRight w:val="0"/>
          <w:marTop w:val="0"/>
          <w:marBottom w:val="0"/>
          <w:divBdr>
            <w:top w:val="none" w:sz="0" w:space="0" w:color="auto"/>
            <w:left w:val="none" w:sz="0" w:space="0" w:color="auto"/>
            <w:bottom w:val="none" w:sz="0" w:space="0" w:color="auto"/>
            <w:right w:val="none" w:sz="0" w:space="0" w:color="auto"/>
          </w:divBdr>
        </w:div>
        <w:div w:id="200096706">
          <w:marLeft w:val="480"/>
          <w:marRight w:val="0"/>
          <w:marTop w:val="0"/>
          <w:marBottom w:val="0"/>
          <w:divBdr>
            <w:top w:val="none" w:sz="0" w:space="0" w:color="auto"/>
            <w:left w:val="none" w:sz="0" w:space="0" w:color="auto"/>
            <w:bottom w:val="none" w:sz="0" w:space="0" w:color="auto"/>
            <w:right w:val="none" w:sz="0" w:space="0" w:color="auto"/>
          </w:divBdr>
        </w:div>
        <w:div w:id="2061203376">
          <w:marLeft w:val="480"/>
          <w:marRight w:val="0"/>
          <w:marTop w:val="0"/>
          <w:marBottom w:val="0"/>
          <w:divBdr>
            <w:top w:val="none" w:sz="0" w:space="0" w:color="auto"/>
            <w:left w:val="none" w:sz="0" w:space="0" w:color="auto"/>
            <w:bottom w:val="none" w:sz="0" w:space="0" w:color="auto"/>
            <w:right w:val="none" w:sz="0" w:space="0" w:color="auto"/>
          </w:divBdr>
        </w:div>
        <w:div w:id="1511482420">
          <w:marLeft w:val="480"/>
          <w:marRight w:val="0"/>
          <w:marTop w:val="0"/>
          <w:marBottom w:val="0"/>
          <w:divBdr>
            <w:top w:val="none" w:sz="0" w:space="0" w:color="auto"/>
            <w:left w:val="none" w:sz="0" w:space="0" w:color="auto"/>
            <w:bottom w:val="none" w:sz="0" w:space="0" w:color="auto"/>
            <w:right w:val="none" w:sz="0" w:space="0" w:color="auto"/>
          </w:divBdr>
        </w:div>
        <w:div w:id="235940446">
          <w:marLeft w:val="480"/>
          <w:marRight w:val="0"/>
          <w:marTop w:val="0"/>
          <w:marBottom w:val="0"/>
          <w:divBdr>
            <w:top w:val="none" w:sz="0" w:space="0" w:color="auto"/>
            <w:left w:val="none" w:sz="0" w:space="0" w:color="auto"/>
            <w:bottom w:val="none" w:sz="0" w:space="0" w:color="auto"/>
            <w:right w:val="none" w:sz="0" w:space="0" w:color="auto"/>
          </w:divBdr>
        </w:div>
        <w:div w:id="1816797032">
          <w:marLeft w:val="480"/>
          <w:marRight w:val="0"/>
          <w:marTop w:val="0"/>
          <w:marBottom w:val="0"/>
          <w:divBdr>
            <w:top w:val="none" w:sz="0" w:space="0" w:color="auto"/>
            <w:left w:val="none" w:sz="0" w:space="0" w:color="auto"/>
            <w:bottom w:val="none" w:sz="0" w:space="0" w:color="auto"/>
            <w:right w:val="none" w:sz="0" w:space="0" w:color="auto"/>
          </w:divBdr>
        </w:div>
        <w:div w:id="283464184">
          <w:marLeft w:val="480"/>
          <w:marRight w:val="0"/>
          <w:marTop w:val="0"/>
          <w:marBottom w:val="0"/>
          <w:divBdr>
            <w:top w:val="none" w:sz="0" w:space="0" w:color="auto"/>
            <w:left w:val="none" w:sz="0" w:space="0" w:color="auto"/>
            <w:bottom w:val="none" w:sz="0" w:space="0" w:color="auto"/>
            <w:right w:val="none" w:sz="0" w:space="0" w:color="auto"/>
          </w:divBdr>
        </w:div>
        <w:div w:id="203370165">
          <w:marLeft w:val="480"/>
          <w:marRight w:val="0"/>
          <w:marTop w:val="0"/>
          <w:marBottom w:val="0"/>
          <w:divBdr>
            <w:top w:val="none" w:sz="0" w:space="0" w:color="auto"/>
            <w:left w:val="none" w:sz="0" w:space="0" w:color="auto"/>
            <w:bottom w:val="none" w:sz="0" w:space="0" w:color="auto"/>
            <w:right w:val="none" w:sz="0" w:space="0" w:color="auto"/>
          </w:divBdr>
        </w:div>
        <w:div w:id="553856948">
          <w:marLeft w:val="480"/>
          <w:marRight w:val="0"/>
          <w:marTop w:val="0"/>
          <w:marBottom w:val="0"/>
          <w:divBdr>
            <w:top w:val="none" w:sz="0" w:space="0" w:color="auto"/>
            <w:left w:val="none" w:sz="0" w:space="0" w:color="auto"/>
            <w:bottom w:val="none" w:sz="0" w:space="0" w:color="auto"/>
            <w:right w:val="none" w:sz="0" w:space="0" w:color="auto"/>
          </w:divBdr>
        </w:div>
        <w:div w:id="1151559450">
          <w:marLeft w:val="480"/>
          <w:marRight w:val="0"/>
          <w:marTop w:val="0"/>
          <w:marBottom w:val="0"/>
          <w:divBdr>
            <w:top w:val="none" w:sz="0" w:space="0" w:color="auto"/>
            <w:left w:val="none" w:sz="0" w:space="0" w:color="auto"/>
            <w:bottom w:val="none" w:sz="0" w:space="0" w:color="auto"/>
            <w:right w:val="none" w:sz="0" w:space="0" w:color="auto"/>
          </w:divBdr>
        </w:div>
        <w:div w:id="1197044143">
          <w:marLeft w:val="480"/>
          <w:marRight w:val="0"/>
          <w:marTop w:val="0"/>
          <w:marBottom w:val="0"/>
          <w:divBdr>
            <w:top w:val="none" w:sz="0" w:space="0" w:color="auto"/>
            <w:left w:val="none" w:sz="0" w:space="0" w:color="auto"/>
            <w:bottom w:val="none" w:sz="0" w:space="0" w:color="auto"/>
            <w:right w:val="none" w:sz="0" w:space="0" w:color="auto"/>
          </w:divBdr>
        </w:div>
        <w:div w:id="1257325914">
          <w:marLeft w:val="480"/>
          <w:marRight w:val="0"/>
          <w:marTop w:val="0"/>
          <w:marBottom w:val="0"/>
          <w:divBdr>
            <w:top w:val="none" w:sz="0" w:space="0" w:color="auto"/>
            <w:left w:val="none" w:sz="0" w:space="0" w:color="auto"/>
            <w:bottom w:val="none" w:sz="0" w:space="0" w:color="auto"/>
            <w:right w:val="none" w:sz="0" w:space="0" w:color="auto"/>
          </w:divBdr>
        </w:div>
        <w:div w:id="1988244034">
          <w:marLeft w:val="480"/>
          <w:marRight w:val="0"/>
          <w:marTop w:val="0"/>
          <w:marBottom w:val="0"/>
          <w:divBdr>
            <w:top w:val="none" w:sz="0" w:space="0" w:color="auto"/>
            <w:left w:val="none" w:sz="0" w:space="0" w:color="auto"/>
            <w:bottom w:val="none" w:sz="0" w:space="0" w:color="auto"/>
            <w:right w:val="none" w:sz="0" w:space="0" w:color="auto"/>
          </w:divBdr>
        </w:div>
        <w:div w:id="946078483">
          <w:marLeft w:val="480"/>
          <w:marRight w:val="0"/>
          <w:marTop w:val="0"/>
          <w:marBottom w:val="0"/>
          <w:divBdr>
            <w:top w:val="none" w:sz="0" w:space="0" w:color="auto"/>
            <w:left w:val="none" w:sz="0" w:space="0" w:color="auto"/>
            <w:bottom w:val="none" w:sz="0" w:space="0" w:color="auto"/>
            <w:right w:val="none" w:sz="0" w:space="0" w:color="auto"/>
          </w:divBdr>
        </w:div>
        <w:div w:id="1990942416">
          <w:marLeft w:val="480"/>
          <w:marRight w:val="0"/>
          <w:marTop w:val="0"/>
          <w:marBottom w:val="0"/>
          <w:divBdr>
            <w:top w:val="none" w:sz="0" w:space="0" w:color="auto"/>
            <w:left w:val="none" w:sz="0" w:space="0" w:color="auto"/>
            <w:bottom w:val="none" w:sz="0" w:space="0" w:color="auto"/>
            <w:right w:val="none" w:sz="0" w:space="0" w:color="auto"/>
          </w:divBdr>
        </w:div>
        <w:div w:id="1840272200">
          <w:marLeft w:val="480"/>
          <w:marRight w:val="0"/>
          <w:marTop w:val="0"/>
          <w:marBottom w:val="0"/>
          <w:divBdr>
            <w:top w:val="none" w:sz="0" w:space="0" w:color="auto"/>
            <w:left w:val="none" w:sz="0" w:space="0" w:color="auto"/>
            <w:bottom w:val="none" w:sz="0" w:space="0" w:color="auto"/>
            <w:right w:val="none" w:sz="0" w:space="0" w:color="auto"/>
          </w:divBdr>
        </w:div>
        <w:div w:id="1245070030">
          <w:marLeft w:val="480"/>
          <w:marRight w:val="0"/>
          <w:marTop w:val="0"/>
          <w:marBottom w:val="0"/>
          <w:divBdr>
            <w:top w:val="none" w:sz="0" w:space="0" w:color="auto"/>
            <w:left w:val="none" w:sz="0" w:space="0" w:color="auto"/>
            <w:bottom w:val="none" w:sz="0" w:space="0" w:color="auto"/>
            <w:right w:val="none" w:sz="0" w:space="0" w:color="auto"/>
          </w:divBdr>
        </w:div>
        <w:div w:id="474226916">
          <w:marLeft w:val="480"/>
          <w:marRight w:val="0"/>
          <w:marTop w:val="0"/>
          <w:marBottom w:val="0"/>
          <w:divBdr>
            <w:top w:val="none" w:sz="0" w:space="0" w:color="auto"/>
            <w:left w:val="none" w:sz="0" w:space="0" w:color="auto"/>
            <w:bottom w:val="none" w:sz="0" w:space="0" w:color="auto"/>
            <w:right w:val="none" w:sz="0" w:space="0" w:color="auto"/>
          </w:divBdr>
        </w:div>
        <w:div w:id="1804616789">
          <w:marLeft w:val="480"/>
          <w:marRight w:val="0"/>
          <w:marTop w:val="0"/>
          <w:marBottom w:val="0"/>
          <w:divBdr>
            <w:top w:val="none" w:sz="0" w:space="0" w:color="auto"/>
            <w:left w:val="none" w:sz="0" w:space="0" w:color="auto"/>
            <w:bottom w:val="none" w:sz="0" w:space="0" w:color="auto"/>
            <w:right w:val="none" w:sz="0" w:space="0" w:color="auto"/>
          </w:divBdr>
        </w:div>
        <w:div w:id="862085472">
          <w:marLeft w:val="480"/>
          <w:marRight w:val="0"/>
          <w:marTop w:val="0"/>
          <w:marBottom w:val="0"/>
          <w:divBdr>
            <w:top w:val="none" w:sz="0" w:space="0" w:color="auto"/>
            <w:left w:val="none" w:sz="0" w:space="0" w:color="auto"/>
            <w:bottom w:val="none" w:sz="0" w:space="0" w:color="auto"/>
            <w:right w:val="none" w:sz="0" w:space="0" w:color="auto"/>
          </w:divBdr>
        </w:div>
        <w:div w:id="1787234488">
          <w:marLeft w:val="480"/>
          <w:marRight w:val="0"/>
          <w:marTop w:val="0"/>
          <w:marBottom w:val="0"/>
          <w:divBdr>
            <w:top w:val="none" w:sz="0" w:space="0" w:color="auto"/>
            <w:left w:val="none" w:sz="0" w:space="0" w:color="auto"/>
            <w:bottom w:val="none" w:sz="0" w:space="0" w:color="auto"/>
            <w:right w:val="none" w:sz="0" w:space="0" w:color="auto"/>
          </w:divBdr>
        </w:div>
        <w:div w:id="906576263">
          <w:marLeft w:val="480"/>
          <w:marRight w:val="0"/>
          <w:marTop w:val="0"/>
          <w:marBottom w:val="0"/>
          <w:divBdr>
            <w:top w:val="none" w:sz="0" w:space="0" w:color="auto"/>
            <w:left w:val="none" w:sz="0" w:space="0" w:color="auto"/>
            <w:bottom w:val="none" w:sz="0" w:space="0" w:color="auto"/>
            <w:right w:val="none" w:sz="0" w:space="0" w:color="auto"/>
          </w:divBdr>
        </w:div>
        <w:div w:id="317732969">
          <w:marLeft w:val="480"/>
          <w:marRight w:val="0"/>
          <w:marTop w:val="0"/>
          <w:marBottom w:val="0"/>
          <w:divBdr>
            <w:top w:val="none" w:sz="0" w:space="0" w:color="auto"/>
            <w:left w:val="none" w:sz="0" w:space="0" w:color="auto"/>
            <w:bottom w:val="none" w:sz="0" w:space="0" w:color="auto"/>
            <w:right w:val="none" w:sz="0" w:space="0" w:color="auto"/>
          </w:divBdr>
        </w:div>
        <w:div w:id="1613515955">
          <w:marLeft w:val="480"/>
          <w:marRight w:val="0"/>
          <w:marTop w:val="0"/>
          <w:marBottom w:val="0"/>
          <w:divBdr>
            <w:top w:val="none" w:sz="0" w:space="0" w:color="auto"/>
            <w:left w:val="none" w:sz="0" w:space="0" w:color="auto"/>
            <w:bottom w:val="none" w:sz="0" w:space="0" w:color="auto"/>
            <w:right w:val="none" w:sz="0" w:space="0" w:color="auto"/>
          </w:divBdr>
        </w:div>
        <w:div w:id="1838033561">
          <w:marLeft w:val="480"/>
          <w:marRight w:val="0"/>
          <w:marTop w:val="0"/>
          <w:marBottom w:val="0"/>
          <w:divBdr>
            <w:top w:val="none" w:sz="0" w:space="0" w:color="auto"/>
            <w:left w:val="none" w:sz="0" w:space="0" w:color="auto"/>
            <w:bottom w:val="none" w:sz="0" w:space="0" w:color="auto"/>
            <w:right w:val="none" w:sz="0" w:space="0" w:color="auto"/>
          </w:divBdr>
        </w:div>
        <w:div w:id="1296179681">
          <w:marLeft w:val="480"/>
          <w:marRight w:val="0"/>
          <w:marTop w:val="0"/>
          <w:marBottom w:val="0"/>
          <w:divBdr>
            <w:top w:val="none" w:sz="0" w:space="0" w:color="auto"/>
            <w:left w:val="none" w:sz="0" w:space="0" w:color="auto"/>
            <w:bottom w:val="none" w:sz="0" w:space="0" w:color="auto"/>
            <w:right w:val="none" w:sz="0" w:space="0" w:color="auto"/>
          </w:divBdr>
        </w:div>
        <w:div w:id="1786076538">
          <w:marLeft w:val="480"/>
          <w:marRight w:val="0"/>
          <w:marTop w:val="0"/>
          <w:marBottom w:val="0"/>
          <w:divBdr>
            <w:top w:val="none" w:sz="0" w:space="0" w:color="auto"/>
            <w:left w:val="none" w:sz="0" w:space="0" w:color="auto"/>
            <w:bottom w:val="none" w:sz="0" w:space="0" w:color="auto"/>
            <w:right w:val="none" w:sz="0" w:space="0" w:color="auto"/>
          </w:divBdr>
        </w:div>
        <w:div w:id="2136170092">
          <w:marLeft w:val="480"/>
          <w:marRight w:val="0"/>
          <w:marTop w:val="0"/>
          <w:marBottom w:val="0"/>
          <w:divBdr>
            <w:top w:val="none" w:sz="0" w:space="0" w:color="auto"/>
            <w:left w:val="none" w:sz="0" w:space="0" w:color="auto"/>
            <w:bottom w:val="none" w:sz="0" w:space="0" w:color="auto"/>
            <w:right w:val="none" w:sz="0" w:space="0" w:color="auto"/>
          </w:divBdr>
        </w:div>
        <w:div w:id="285432330">
          <w:marLeft w:val="480"/>
          <w:marRight w:val="0"/>
          <w:marTop w:val="0"/>
          <w:marBottom w:val="0"/>
          <w:divBdr>
            <w:top w:val="none" w:sz="0" w:space="0" w:color="auto"/>
            <w:left w:val="none" w:sz="0" w:space="0" w:color="auto"/>
            <w:bottom w:val="none" w:sz="0" w:space="0" w:color="auto"/>
            <w:right w:val="none" w:sz="0" w:space="0" w:color="auto"/>
          </w:divBdr>
        </w:div>
        <w:div w:id="794522851">
          <w:marLeft w:val="480"/>
          <w:marRight w:val="0"/>
          <w:marTop w:val="0"/>
          <w:marBottom w:val="0"/>
          <w:divBdr>
            <w:top w:val="none" w:sz="0" w:space="0" w:color="auto"/>
            <w:left w:val="none" w:sz="0" w:space="0" w:color="auto"/>
            <w:bottom w:val="none" w:sz="0" w:space="0" w:color="auto"/>
            <w:right w:val="none" w:sz="0" w:space="0" w:color="auto"/>
          </w:divBdr>
        </w:div>
        <w:div w:id="1621230348">
          <w:marLeft w:val="480"/>
          <w:marRight w:val="0"/>
          <w:marTop w:val="0"/>
          <w:marBottom w:val="0"/>
          <w:divBdr>
            <w:top w:val="none" w:sz="0" w:space="0" w:color="auto"/>
            <w:left w:val="none" w:sz="0" w:space="0" w:color="auto"/>
            <w:bottom w:val="none" w:sz="0" w:space="0" w:color="auto"/>
            <w:right w:val="none" w:sz="0" w:space="0" w:color="auto"/>
          </w:divBdr>
        </w:div>
        <w:div w:id="1567718234">
          <w:marLeft w:val="480"/>
          <w:marRight w:val="0"/>
          <w:marTop w:val="0"/>
          <w:marBottom w:val="0"/>
          <w:divBdr>
            <w:top w:val="none" w:sz="0" w:space="0" w:color="auto"/>
            <w:left w:val="none" w:sz="0" w:space="0" w:color="auto"/>
            <w:bottom w:val="none" w:sz="0" w:space="0" w:color="auto"/>
            <w:right w:val="none" w:sz="0" w:space="0" w:color="auto"/>
          </w:divBdr>
        </w:div>
        <w:div w:id="2062094715">
          <w:marLeft w:val="480"/>
          <w:marRight w:val="0"/>
          <w:marTop w:val="0"/>
          <w:marBottom w:val="0"/>
          <w:divBdr>
            <w:top w:val="none" w:sz="0" w:space="0" w:color="auto"/>
            <w:left w:val="none" w:sz="0" w:space="0" w:color="auto"/>
            <w:bottom w:val="none" w:sz="0" w:space="0" w:color="auto"/>
            <w:right w:val="none" w:sz="0" w:space="0" w:color="auto"/>
          </w:divBdr>
        </w:div>
        <w:div w:id="1306467969">
          <w:marLeft w:val="480"/>
          <w:marRight w:val="0"/>
          <w:marTop w:val="0"/>
          <w:marBottom w:val="0"/>
          <w:divBdr>
            <w:top w:val="none" w:sz="0" w:space="0" w:color="auto"/>
            <w:left w:val="none" w:sz="0" w:space="0" w:color="auto"/>
            <w:bottom w:val="none" w:sz="0" w:space="0" w:color="auto"/>
            <w:right w:val="none" w:sz="0" w:space="0" w:color="auto"/>
          </w:divBdr>
        </w:div>
        <w:div w:id="520356381">
          <w:marLeft w:val="480"/>
          <w:marRight w:val="0"/>
          <w:marTop w:val="0"/>
          <w:marBottom w:val="0"/>
          <w:divBdr>
            <w:top w:val="none" w:sz="0" w:space="0" w:color="auto"/>
            <w:left w:val="none" w:sz="0" w:space="0" w:color="auto"/>
            <w:bottom w:val="none" w:sz="0" w:space="0" w:color="auto"/>
            <w:right w:val="none" w:sz="0" w:space="0" w:color="auto"/>
          </w:divBdr>
        </w:div>
      </w:divsChild>
    </w:div>
    <w:div w:id="1211922197">
      <w:bodyDiv w:val="1"/>
      <w:marLeft w:val="0"/>
      <w:marRight w:val="0"/>
      <w:marTop w:val="0"/>
      <w:marBottom w:val="0"/>
      <w:divBdr>
        <w:top w:val="none" w:sz="0" w:space="0" w:color="auto"/>
        <w:left w:val="none" w:sz="0" w:space="0" w:color="auto"/>
        <w:bottom w:val="none" w:sz="0" w:space="0" w:color="auto"/>
        <w:right w:val="none" w:sz="0" w:space="0" w:color="auto"/>
      </w:divBdr>
    </w:div>
    <w:div w:id="1212033873">
      <w:bodyDiv w:val="1"/>
      <w:marLeft w:val="0"/>
      <w:marRight w:val="0"/>
      <w:marTop w:val="0"/>
      <w:marBottom w:val="0"/>
      <w:divBdr>
        <w:top w:val="none" w:sz="0" w:space="0" w:color="auto"/>
        <w:left w:val="none" w:sz="0" w:space="0" w:color="auto"/>
        <w:bottom w:val="none" w:sz="0" w:space="0" w:color="auto"/>
        <w:right w:val="none" w:sz="0" w:space="0" w:color="auto"/>
      </w:divBdr>
    </w:div>
    <w:div w:id="1212226861">
      <w:bodyDiv w:val="1"/>
      <w:marLeft w:val="0"/>
      <w:marRight w:val="0"/>
      <w:marTop w:val="0"/>
      <w:marBottom w:val="0"/>
      <w:divBdr>
        <w:top w:val="none" w:sz="0" w:space="0" w:color="auto"/>
        <w:left w:val="none" w:sz="0" w:space="0" w:color="auto"/>
        <w:bottom w:val="none" w:sz="0" w:space="0" w:color="auto"/>
        <w:right w:val="none" w:sz="0" w:space="0" w:color="auto"/>
      </w:divBdr>
    </w:div>
    <w:div w:id="1212309611">
      <w:bodyDiv w:val="1"/>
      <w:marLeft w:val="0"/>
      <w:marRight w:val="0"/>
      <w:marTop w:val="0"/>
      <w:marBottom w:val="0"/>
      <w:divBdr>
        <w:top w:val="none" w:sz="0" w:space="0" w:color="auto"/>
        <w:left w:val="none" w:sz="0" w:space="0" w:color="auto"/>
        <w:bottom w:val="none" w:sz="0" w:space="0" w:color="auto"/>
        <w:right w:val="none" w:sz="0" w:space="0" w:color="auto"/>
      </w:divBdr>
    </w:div>
    <w:div w:id="1212693640">
      <w:bodyDiv w:val="1"/>
      <w:marLeft w:val="0"/>
      <w:marRight w:val="0"/>
      <w:marTop w:val="0"/>
      <w:marBottom w:val="0"/>
      <w:divBdr>
        <w:top w:val="none" w:sz="0" w:space="0" w:color="auto"/>
        <w:left w:val="none" w:sz="0" w:space="0" w:color="auto"/>
        <w:bottom w:val="none" w:sz="0" w:space="0" w:color="auto"/>
        <w:right w:val="none" w:sz="0" w:space="0" w:color="auto"/>
      </w:divBdr>
    </w:div>
    <w:div w:id="1218471714">
      <w:bodyDiv w:val="1"/>
      <w:marLeft w:val="0"/>
      <w:marRight w:val="0"/>
      <w:marTop w:val="0"/>
      <w:marBottom w:val="0"/>
      <w:divBdr>
        <w:top w:val="none" w:sz="0" w:space="0" w:color="auto"/>
        <w:left w:val="none" w:sz="0" w:space="0" w:color="auto"/>
        <w:bottom w:val="none" w:sz="0" w:space="0" w:color="auto"/>
        <w:right w:val="none" w:sz="0" w:space="0" w:color="auto"/>
      </w:divBdr>
    </w:div>
    <w:div w:id="1218709963">
      <w:bodyDiv w:val="1"/>
      <w:marLeft w:val="0"/>
      <w:marRight w:val="0"/>
      <w:marTop w:val="0"/>
      <w:marBottom w:val="0"/>
      <w:divBdr>
        <w:top w:val="none" w:sz="0" w:space="0" w:color="auto"/>
        <w:left w:val="none" w:sz="0" w:space="0" w:color="auto"/>
        <w:bottom w:val="none" w:sz="0" w:space="0" w:color="auto"/>
        <w:right w:val="none" w:sz="0" w:space="0" w:color="auto"/>
      </w:divBdr>
    </w:div>
    <w:div w:id="1218977418">
      <w:bodyDiv w:val="1"/>
      <w:marLeft w:val="0"/>
      <w:marRight w:val="0"/>
      <w:marTop w:val="0"/>
      <w:marBottom w:val="0"/>
      <w:divBdr>
        <w:top w:val="none" w:sz="0" w:space="0" w:color="auto"/>
        <w:left w:val="none" w:sz="0" w:space="0" w:color="auto"/>
        <w:bottom w:val="none" w:sz="0" w:space="0" w:color="auto"/>
        <w:right w:val="none" w:sz="0" w:space="0" w:color="auto"/>
      </w:divBdr>
    </w:div>
    <w:div w:id="1219392573">
      <w:bodyDiv w:val="1"/>
      <w:marLeft w:val="0"/>
      <w:marRight w:val="0"/>
      <w:marTop w:val="0"/>
      <w:marBottom w:val="0"/>
      <w:divBdr>
        <w:top w:val="none" w:sz="0" w:space="0" w:color="auto"/>
        <w:left w:val="none" w:sz="0" w:space="0" w:color="auto"/>
        <w:bottom w:val="none" w:sz="0" w:space="0" w:color="auto"/>
        <w:right w:val="none" w:sz="0" w:space="0" w:color="auto"/>
      </w:divBdr>
    </w:div>
    <w:div w:id="1219702061">
      <w:bodyDiv w:val="1"/>
      <w:marLeft w:val="0"/>
      <w:marRight w:val="0"/>
      <w:marTop w:val="0"/>
      <w:marBottom w:val="0"/>
      <w:divBdr>
        <w:top w:val="none" w:sz="0" w:space="0" w:color="auto"/>
        <w:left w:val="none" w:sz="0" w:space="0" w:color="auto"/>
        <w:bottom w:val="none" w:sz="0" w:space="0" w:color="auto"/>
        <w:right w:val="none" w:sz="0" w:space="0" w:color="auto"/>
      </w:divBdr>
    </w:div>
    <w:div w:id="1221164709">
      <w:bodyDiv w:val="1"/>
      <w:marLeft w:val="0"/>
      <w:marRight w:val="0"/>
      <w:marTop w:val="0"/>
      <w:marBottom w:val="0"/>
      <w:divBdr>
        <w:top w:val="none" w:sz="0" w:space="0" w:color="auto"/>
        <w:left w:val="none" w:sz="0" w:space="0" w:color="auto"/>
        <w:bottom w:val="none" w:sz="0" w:space="0" w:color="auto"/>
        <w:right w:val="none" w:sz="0" w:space="0" w:color="auto"/>
      </w:divBdr>
    </w:div>
    <w:div w:id="1221943858">
      <w:bodyDiv w:val="1"/>
      <w:marLeft w:val="0"/>
      <w:marRight w:val="0"/>
      <w:marTop w:val="0"/>
      <w:marBottom w:val="0"/>
      <w:divBdr>
        <w:top w:val="none" w:sz="0" w:space="0" w:color="auto"/>
        <w:left w:val="none" w:sz="0" w:space="0" w:color="auto"/>
        <w:bottom w:val="none" w:sz="0" w:space="0" w:color="auto"/>
        <w:right w:val="none" w:sz="0" w:space="0" w:color="auto"/>
      </w:divBdr>
    </w:div>
    <w:div w:id="1222331634">
      <w:bodyDiv w:val="1"/>
      <w:marLeft w:val="0"/>
      <w:marRight w:val="0"/>
      <w:marTop w:val="0"/>
      <w:marBottom w:val="0"/>
      <w:divBdr>
        <w:top w:val="none" w:sz="0" w:space="0" w:color="auto"/>
        <w:left w:val="none" w:sz="0" w:space="0" w:color="auto"/>
        <w:bottom w:val="none" w:sz="0" w:space="0" w:color="auto"/>
        <w:right w:val="none" w:sz="0" w:space="0" w:color="auto"/>
      </w:divBdr>
    </w:div>
    <w:div w:id="1222715428">
      <w:bodyDiv w:val="1"/>
      <w:marLeft w:val="0"/>
      <w:marRight w:val="0"/>
      <w:marTop w:val="0"/>
      <w:marBottom w:val="0"/>
      <w:divBdr>
        <w:top w:val="none" w:sz="0" w:space="0" w:color="auto"/>
        <w:left w:val="none" w:sz="0" w:space="0" w:color="auto"/>
        <w:bottom w:val="none" w:sz="0" w:space="0" w:color="auto"/>
        <w:right w:val="none" w:sz="0" w:space="0" w:color="auto"/>
      </w:divBdr>
    </w:div>
    <w:div w:id="1222978202">
      <w:bodyDiv w:val="1"/>
      <w:marLeft w:val="0"/>
      <w:marRight w:val="0"/>
      <w:marTop w:val="0"/>
      <w:marBottom w:val="0"/>
      <w:divBdr>
        <w:top w:val="none" w:sz="0" w:space="0" w:color="auto"/>
        <w:left w:val="none" w:sz="0" w:space="0" w:color="auto"/>
        <w:bottom w:val="none" w:sz="0" w:space="0" w:color="auto"/>
        <w:right w:val="none" w:sz="0" w:space="0" w:color="auto"/>
      </w:divBdr>
    </w:div>
    <w:div w:id="1226336974">
      <w:bodyDiv w:val="1"/>
      <w:marLeft w:val="0"/>
      <w:marRight w:val="0"/>
      <w:marTop w:val="0"/>
      <w:marBottom w:val="0"/>
      <w:divBdr>
        <w:top w:val="none" w:sz="0" w:space="0" w:color="auto"/>
        <w:left w:val="none" w:sz="0" w:space="0" w:color="auto"/>
        <w:bottom w:val="none" w:sz="0" w:space="0" w:color="auto"/>
        <w:right w:val="none" w:sz="0" w:space="0" w:color="auto"/>
      </w:divBdr>
    </w:div>
    <w:div w:id="1228220490">
      <w:bodyDiv w:val="1"/>
      <w:marLeft w:val="0"/>
      <w:marRight w:val="0"/>
      <w:marTop w:val="0"/>
      <w:marBottom w:val="0"/>
      <w:divBdr>
        <w:top w:val="none" w:sz="0" w:space="0" w:color="auto"/>
        <w:left w:val="none" w:sz="0" w:space="0" w:color="auto"/>
        <w:bottom w:val="none" w:sz="0" w:space="0" w:color="auto"/>
        <w:right w:val="none" w:sz="0" w:space="0" w:color="auto"/>
      </w:divBdr>
    </w:div>
    <w:div w:id="1230535297">
      <w:bodyDiv w:val="1"/>
      <w:marLeft w:val="0"/>
      <w:marRight w:val="0"/>
      <w:marTop w:val="0"/>
      <w:marBottom w:val="0"/>
      <w:divBdr>
        <w:top w:val="none" w:sz="0" w:space="0" w:color="auto"/>
        <w:left w:val="none" w:sz="0" w:space="0" w:color="auto"/>
        <w:bottom w:val="none" w:sz="0" w:space="0" w:color="auto"/>
        <w:right w:val="none" w:sz="0" w:space="0" w:color="auto"/>
      </w:divBdr>
    </w:div>
    <w:div w:id="1232229766">
      <w:bodyDiv w:val="1"/>
      <w:marLeft w:val="0"/>
      <w:marRight w:val="0"/>
      <w:marTop w:val="0"/>
      <w:marBottom w:val="0"/>
      <w:divBdr>
        <w:top w:val="none" w:sz="0" w:space="0" w:color="auto"/>
        <w:left w:val="none" w:sz="0" w:space="0" w:color="auto"/>
        <w:bottom w:val="none" w:sz="0" w:space="0" w:color="auto"/>
        <w:right w:val="none" w:sz="0" w:space="0" w:color="auto"/>
      </w:divBdr>
    </w:div>
    <w:div w:id="1233271754">
      <w:bodyDiv w:val="1"/>
      <w:marLeft w:val="0"/>
      <w:marRight w:val="0"/>
      <w:marTop w:val="0"/>
      <w:marBottom w:val="0"/>
      <w:divBdr>
        <w:top w:val="none" w:sz="0" w:space="0" w:color="auto"/>
        <w:left w:val="none" w:sz="0" w:space="0" w:color="auto"/>
        <w:bottom w:val="none" w:sz="0" w:space="0" w:color="auto"/>
        <w:right w:val="none" w:sz="0" w:space="0" w:color="auto"/>
      </w:divBdr>
    </w:div>
    <w:div w:id="1234075502">
      <w:bodyDiv w:val="1"/>
      <w:marLeft w:val="0"/>
      <w:marRight w:val="0"/>
      <w:marTop w:val="0"/>
      <w:marBottom w:val="0"/>
      <w:divBdr>
        <w:top w:val="none" w:sz="0" w:space="0" w:color="auto"/>
        <w:left w:val="none" w:sz="0" w:space="0" w:color="auto"/>
        <w:bottom w:val="none" w:sz="0" w:space="0" w:color="auto"/>
        <w:right w:val="none" w:sz="0" w:space="0" w:color="auto"/>
      </w:divBdr>
    </w:div>
    <w:div w:id="1234195883">
      <w:bodyDiv w:val="1"/>
      <w:marLeft w:val="0"/>
      <w:marRight w:val="0"/>
      <w:marTop w:val="0"/>
      <w:marBottom w:val="0"/>
      <w:divBdr>
        <w:top w:val="none" w:sz="0" w:space="0" w:color="auto"/>
        <w:left w:val="none" w:sz="0" w:space="0" w:color="auto"/>
        <w:bottom w:val="none" w:sz="0" w:space="0" w:color="auto"/>
        <w:right w:val="none" w:sz="0" w:space="0" w:color="auto"/>
      </w:divBdr>
    </w:div>
    <w:div w:id="1234464999">
      <w:bodyDiv w:val="1"/>
      <w:marLeft w:val="0"/>
      <w:marRight w:val="0"/>
      <w:marTop w:val="0"/>
      <w:marBottom w:val="0"/>
      <w:divBdr>
        <w:top w:val="none" w:sz="0" w:space="0" w:color="auto"/>
        <w:left w:val="none" w:sz="0" w:space="0" w:color="auto"/>
        <w:bottom w:val="none" w:sz="0" w:space="0" w:color="auto"/>
        <w:right w:val="none" w:sz="0" w:space="0" w:color="auto"/>
      </w:divBdr>
    </w:div>
    <w:div w:id="1236355142">
      <w:bodyDiv w:val="1"/>
      <w:marLeft w:val="0"/>
      <w:marRight w:val="0"/>
      <w:marTop w:val="0"/>
      <w:marBottom w:val="0"/>
      <w:divBdr>
        <w:top w:val="none" w:sz="0" w:space="0" w:color="auto"/>
        <w:left w:val="none" w:sz="0" w:space="0" w:color="auto"/>
        <w:bottom w:val="none" w:sz="0" w:space="0" w:color="auto"/>
        <w:right w:val="none" w:sz="0" w:space="0" w:color="auto"/>
      </w:divBdr>
    </w:div>
    <w:div w:id="1236430217">
      <w:bodyDiv w:val="1"/>
      <w:marLeft w:val="0"/>
      <w:marRight w:val="0"/>
      <w:marTop w:val="0"/>
      <w:marBottom w:val="0"/>
      <w:divBdr>
        <w:top w:val="none" w:sz="0" w:space="0" w:color="auto"/>
        <w:left w:val="none" w:sz="0" w:space="0" w:color="auto"/>
        <w:bottom w:val="none" w:sz="0" w:space="0" w:color="auto"/>
        <w:right w:val="none" w:sz="0" w:space="0" w:color="auto"/>
      </w:divBdr>
    </w:div>
    <w:div w:id="1236937652">
      <w:bodyDiv w:val="1"/>
      <w:marLeft w:val="0"/>
      <w:marRight w:val="0"/>
      <w:marTop w:val="0"/>
      <w:marBottom w:val="0"/>
      <w:divBdr>
        <w:top w:val="none" w:sz="0" w:space="0" w:color="auto"/>
        <w:left w:val="none" w:sz="0" w:space="0" w:color="auto"/>
        <w:bottom w:val="none" w:sz="0" w:space="0" w:color="auto"/>
        <w:right w:val="none" w:sz="0" w:space="0" w:color="auto"/>
      </w:divBdr>
    </w:div>
    <w:div w:id="1237590535">
      <w:bodyDiv w:val="1"/>
      <w:marLeft w:val="0"/>
      <w:marRight w:val="0"/>
      <w:marTop w:val="0"/>
      <w:marBottom w:val="0"/>
      <w:divBdr>
        <w:top w:val="none" w:sz="0" w:space="0" w:color="auto"/>
        <w:left w:val="none" w:sz="0" w:space="0" w:color="auto"/>
        <w:bottom w:val="none" w:sz="0" w:space="0" w:color="auto"/>
        <w:right w:val="none" w:sz="0" w:space="0" w:color="auto"/>
      </w:divBdr>
    </w:div>
    <w:div w:id="1237935370">
      <w:bodyDiv w:val="1"/>
      <w:marLeft w:val="0"/>
      <w:marRight w:val="0"/>
      <w:marTop w:val="0"/>
      <w:marBottom w:val="0"/>
      <w:divBdr>
        <w:top w:val="none" w:sz="0" w:space="0" w:color="auto"/>
        <w:left w:val="none" w:sz="0" w:space="0" w:color="auto"/>
        <w:bottom w:val="none" w:sz="0" w:space="0" w:color="auto"/>
        <w:right w:val="none" w:sz="0" w:space="0" w:color="auto"/>
      </w:divBdr>
    </w:div>
    <w:div w:id="1240018685">
      <w:bodyDiv w:val="1"/>
      <w:marLeft w:val="0"/>
      <w:marRight w:val="0"/>
      <w:marTop w:val="0"/>
      <w:marBottom w:val="0"/>
      <w:divBdr>
        <w:top w:val="none" w:sz="0" w:space="0" w:color="auto"/>
        <w:left w:val="none" w:sz="0" w:space="0" w:color="auto"/>
        <w:bottom w:val="none" w:sz="0" w:space="0" w:color="auto"/>
        <w:right w:val="none" w:sz="0" w:space="0" w:color="auto"/>
      </w:divBdr>
    </w:div>
    <w:div w:id="1240600038">
      <w:bodyDiv w:val="1"/>
      <w:marLeft w:val="0"/>
      <w:marRight w:val="0"/>
      <w:marTop w:val="0"/>
      <w:marBottom w:val="0"/>
      <w:divBdr>
        <w:top w:val="none" w:sz="0" w:space="0" w:color="auto"/>
        <w:left w:val="none" w:sz="0" w:space="0" w:color="auto"/>
        <w:bottom w:val="none" w:sz="0" w:space="0" w:color="auto"/>
        <w:right w:val="none" w:sz="0" w:space="0" w:color="auto"/>
      </w:divBdr>
    </w:div>
    <w:div w:id="1241214220">
      <w:bodyDiv w:val="1"/>
      <w:marLeft w:val="0"/>
      <w:marRight w:val="0"/>
      <w:marTop w:val="0"/>
      <w:marBottom w:val="0"/>
      <w:divBdr>
        <w:top w:val="none" w:sz="0" w:space="0" w:color="auto"/>
        <w:left w:val="none" w:sz="0" w:space="0" w:color="auto"/>
        <w:bottom w:val="none" w:sz="0" w:space="0" w:color="auto"/>
        <w:right w:val="none" w:sz="0" w:space="0" w:color="auto"/>
      </w:divBdr>
    </w:div>
    <w:div w:id="1241404002">
      <w:bodyDiv w:val="1"/>
      <w:marLeft w:val="0"/>
      <w:marRight w:val="0"/>
      <w:marTop w:val="0"/>
      <w:marBottom w:val="0"/>
      <w:divBdr>
        <w:top w:val="none" w:sz="0" w:space="0" w:color="auto"/>
        <w:left w:val="none" w:sz="0" w:space="0" w:color="auto"/>
        <w:bottom w:val="none" w:sz="0" w:space="0" w:color="auto"/>
        <w:right w:val="none" w:sz="0" w:space="0" w:color="auto"/>
      </w:divBdr>
    </w:div>
    <w:div w:id="1243298222">
      <w:bodyDiv w:val="1"/>
      <w:marLeft w:val="0"/>
      <w:marRight w:val="0"/>
      <w:marTop w:val="0"/>
      <w:marBottom w:val="0"/>
      <w:divBdr>
        <w:top w:val="none" w:sz="0" w:space="0" w:color="auto"/>
        <w:left w:val="none" w:sz="0" w:space="0" w:color="auto"/>
        <w:bottom w:val="none" w:sz="0" w:space="0" w:color="auto"/>
        <w:right w:val="none" w:sz="0" w:space="0" w:color="auto"/>
      </w:divBdr>
    </w:div>
    <w:div w:id="1245215299">
      <w:bodyDiv w:val="1"/>
      <w:marLeft w:val="0"/>
      <w:marRight w:val="0"/>
      <w:marTop w:val="0"/>
      <w:marBottom w:val="0"/>
      <w:divBdr>
        <w:top w:val="none" w:sz="0" w:space="0" w:color="auto"/>
        <w:left w:val="none" w:sz="0" w:space="0" w:color="auto"/>
        <w:bottom w:val="none" w:sz="0" w:space="0" w:color="auto"/>
        <w:right w:val="none" w:sz="0" w:space="0" w:color="auto"/>
      </w:divBdr>
    </w:div>
    <w:div w:id="1247106142">
      <w:bodyDiv w:val="1"/>
      <w:marLeft w:val="0"/>
      <w:marRight w:val="0"/>
      <w:marTop w:val="0"/>
      <w:marBottom w:val="0"/>
      <w:divBdr>
        <w:top w:val="none" w:sz="0" w:space="0" w:color="auto"/>
        <w:left w:val="none" w:sz="0" w:space="0" w:color="auto"/>
        <w:bottom w:val="none" w:sz="0" w:space="0" w:color="auto"/>
        <w:right w:val="none" w:sz="0" w:space="0" w:color="auto"/>
      </w:divBdr>
    </w:div>
    <w:div w:id="1247421240">
      <w:bodyDiv w:val="1"/>
      <w:marLeft w:val="0"/>
      <w:marRight w:val="0"/>
      <w:marTop w:val="0"/>
      <w:marBottom w:val="0"/>
      <w:divBdr>
        <w:top w:val="none" w:sz="0" w:space="0" w:color="auto"/>
        <w:left w:val="none" w:sz="0" w:space="0" w:color="auto"/>
        <w:bottom w:val="none" w:sz="0" w:space="0" w:color="auto"/>
        <w:right w:val="none" w:sz="0" w:space="0" w:color="auto"/>
      </w:divBdr>
    </w:div>
    <w:div w:id="1248730068">
      <w:bodyDiv w:val="1"/>
      <w:marLeft w:val="0"/>
      <w:marRight w:val="0"/>
      <w:marTop w:val="0"/>
      <w:marBottom w:val="0"/>
      <w:divBdr>
        <w:top w:val="none" w:sz="0" w:space="0" w:color="auto"/>
        <w:left w:val="none" w:sz="0" w:space="0" w:color="auto"/>
        <w:bottom w:val="none" w:sz="0" w:space="0" w:color="auto"/>
        <w:right w:val="none" w:sz="0" w:space="0" w:color="auto"/>
      </w:divBdr>
    </w:div>
    <w:div w:id="1248882349">
      <w:bodyDiv w:val="1"/>
      <w:marLeft w:val="0"/>
      <w:marRight w:val="0"/>
      <w:marTop w:val="0"/>
      <w:marBottom w:val="0"/>
      <w:divBdr>
        <w:top w:val="none" w:sz="0" w:space="0" w:color="auto"/>
        <w:left w:val="none" w:sz="0" w:space="0" w:color="auto"/>
        <w:bottom w:val="none" w:sz="0" w:space="0" w:color="auto"/>
        <w:right w:val="none" w:sz="0" w:space="0" w:color="auto"/>
      </w:divBdr>
    </w:div>
    <w:div w:id="1249925102">
      <w:bodyDiv w:val="1"/>
      <w:marLeft w:val="0"/>
      <w:marRight w:val="0"/>
      <w:marTop w:val="0"/>
      <w:marBottom w:val="0"/>
      <w:divBdr>
        <w:top w:val="none" w:sz="0" w:space="0" w:color="auto"/>
        <w:left w:val="none" w:sz="0" w:space="0" w:color="auto"/>
        <w:bottom w:val="none" w:sz="0" w:space="0" w:color="auto"/>
        <w:right w:val="none" w:sz="0" w:space="0" w:color="auto"/>
      </w:divBdr>
    </w:div>
    <w:div w:id="1249995781">
      <w:bodyDiv w:val="1"/>
      <w:marLeft w:val="0"/>
      <w:marRight w:val="0"/>
      <w:marTop w:val="0"/>
      <w:marBottom w:val="0"/>
      <w:divBdr>
        <w:top w:val="none" w:sz="0" w:space="0" w:color="auto"/>
        <w:left w:val="none" w:sz="0" w:space="0" w:color="auto"/>
        <w:bottom w:val="none" w:sz="0" w:space="0" w:color="auto"/>
        <w:right w:val="none" w:sz="0" w:space="0" w:color="auto"/>
      </w:divBdr>
    </w:div>
    <w:div w:id="1250121167">
      <w:bodyDiv w:val="1"/>
      <w:marLeft w:val="0"/>
      <w:marRight w:val="0"/>
      <w:marTop w:val="0"/>
      <w:marBottom w:val="0"/>
      <w:divBdr>
        <w:top w:val="none" w:sz="0" w:space="0" w:color="auto"/>
        <w:left w:val="none" w:sz="0" w:space="0" w:color="auto"/>
        <w:bottom w:val="none" w:sz="0" w:space="0" w:color="auto"/>
        <w:right w:val="none" w:sz="0" w:space="0" w:color="auto"/>
      </w:divBdr>
    </w:div>
    <w:div w:id="1251239515">
      <w:bodyDiv w:val="1"/>
      <w:marLeft w:val="0"/>
      <w:marRight w:val="0"/>
      <w:marTop w:val="0"/>
      <w:marBottom w:val="0"/>
      <w:divBdr>
        <w:top w:val="none" w:sz="0" w:space="0" w:color="auto"/>
        <w:left w:val="none" w:sz="0" w:space="0" w:color="auto"/>
        <w:bottom w:val="none" w:sz="0" w:space="0" w:color="auto"/>
        <w:right w:val="none" w:sz="0" w:space="0" w:color="auto"/>
      </w:divBdr>
    </w:div>
    <w:div w:id="1253978036">
      <w:bodyDiv w:val="1"/>
      <w:marLeft w:val="0"/>
      <w:marRight w:val="0"/>
      <w:marTop w:val="0"/>
      <w:marBottom w:val="0"/>
      <w:divBdr>
        <w:top w:val="none" w:sz="0" w:space="0" w:color="auto"/>
        <w:left w:val="none" w:sz="0" w:space="0" w:color="auto"/>
        <w:bottom w:val="none" w:sz="0" w:space="0" w:color="auto"/>
        <w:right w:val="none" w:sz="0" w:space="0" w:color="auto"/>
      </w:divBdr>
    </w:div>
    <w:div w:id="1255431738">
      <w:bodyDiv w:val="1"/>
      <w:marLeft w:val="0"/>
      <w:marRight w:val="0"/>
      <w:marTop w:val="0"/>
      <w:marBottom w:val="0"/>
      <w:divBdr>
        <w:top w:val="none" w:sz="0" w:space="0" w:color="auto"/>
        <w:left w:val="none" w:sz="0" w:space="0" w:color="auto"/>
        <w:bottom w:val="none" w:sz="0" w:space="0" w:color="auto"/>
        <w:right w:val="none" w:sz="0" w:space="0" w:color="auto"/>
      </w:divBdr>
    </w:div>
    <w:div w:id="1256599433">
      <w:bodyDiv w:val="1"/>
      <w:marLeft w:val="0"/>
      <w:marRight w:val="0"/>
      <w:marTop w:val="0"/>
      <w:marBottom w:val="0"/>
      <w:divBdr>
        <w:top w:val="none" w:sz="0" w:space="0" w:color="auto"/>
        <w:left w:val="none" w:sz="0" w:space="0" w:color="auto"/>
        <w:bottom w:val="none" w:sz="0" w:space="0" w:color="auto"/>
        <w:right w:val="none" w:sz="0" w:space="0" w:color="auto"/>
      </w:divBdr>
    </w:div>
    <w:div w:id="1257127792">
      <w:bodyDiv w:val="1"/>
      <w:marLeft w:val="0"/>
      <w:marRight w:val="0"/>
      <w:marTop w:val="0"/>
      <w:marBottom w:val="0"/>
      <w:divBdr>
        <w:top w:val="none" w:sz="0" w:space="0" w:color="auto"/>
        <w:left w:val="none" w:sz="0" w:space="0" w:color="auto"/>
        <w:bottom w:val="none" w:sz="0" w:space="0" w:color="auto"/>
        <w:right w:val="none" w:sz="0" w:space="0" w:color="auto"/>
      </w:divBdr>
    </w:div>
    <w:div w:id="1257322317">
      <w:bodyDiv w:val="1"/>
      <w:marLeft w:val="0"/>
      <w:marRight w:val="0"/>
      <w:marTop w:val="0"/>
      <w:marBottom w:val="0"/>
      <w:divBdr>
        <w:top w:val="none" w:sz="0" w:space="0" w:color="auto"/>
        <w:left w:val="none" w:sz="0" w:space="0" w:color="auto"/>
        <w:bottom w:val="none" w:sz="0" w:space="0" w:color="auto"/>
        <w:right w:val="none" w:sz="0" w:space="0" w:color="auto"/>
      </w:divBdr>
    </w:div>
    <w:div w:id="1257444740">
      <w:bodyDiv w:val="1"/>
      <w:marLeft w:val="0"/>
      <w:marRight w:val="0"/>
      <w:marTop w:val="0"/>
      <w:marBottom w:val="0"/>
      <w:divBdr>
        <w:top w:val="none" w:sz="0" w:space="0" w:color="auto"/>
        <w:left w:val="none" w:sz="0" w:space="0" w:color="auto"/>
        <w:bottom w:val="none" w:sz="0" w:space="0" w:color="auto"/>
        <w:right w:val="none" w:sz="0" w:space="0" w:color="auto"/>
      </w:divBdr>
    </w:div>
    <w:div w:id="1262957189">
      <w:bodyDiv w:val="1"/>
      <w:marLeft w:val="0"/>
      <w:marRight w:val="0"/>
      <w:marTop w:val="0"/>
      <w:marBottom w:val="0"/>
      <w:divBdr>
        <w:top w:val="none" w:sz="0" w:space="0" w:color="auto"/>
        <w:left w:val="none" w:sz="0" w:space="0" w:color="auto"/>
        <w:bottom w:val="none" w:sz="0" w:space="0" w:color="auto"/>
        <w:right w:val="none" w:sz="0" w:space="0" w:color="auto"/>
      </w:divBdr>
      <w:divsChild>
        <w:div w:id="426968158">
          <w:marLeft w:val="480"/>
          <w:marRight w:val="0"/>
          <w:marTop w:val="0"/>
          <w:marBottom w:val="0"/>
          <w:divBdr>
            <w:top w:val="none" w:sz="0" w:space="0" w:color="auto"/>
            <w:left w:val="none" w:sz="0" w:space="0" w:color="auto"/>
            <w:bottom w:val="none" w:sz="0" w:space="0" w:color="auto"/>
            <w:right w:val="none" w:sz="0" w:space="0" w:color="auto"/>
          </w:divBdr>
        </w:div>
        <w:div w:id="610671663">
          <w:marLeft w:val="480"/>
          <w:marRight w:val="0"/>
          <w:marTop w:val="0"/>
          <w:marBottom w:val="0"/>
          <w:divBdr>
            <w:top w:val="none" w:sz="0" w:space="0" w:color="auto"/>
            <w:left w:val="none" w:sz="0" w:space="0" w:color="auto"/>
            <w:bottom w:val="none" w:sz="0" w:space="0" w:color="auto"/>
            <w:right w:val="none" w:sz="0" w:space="0" w:color="auto"/>
          </w:divBdr>
        </w:div>
        <w:div w:id="1848591105">
          <w:marLeft w:val="480"/>
          <w:marRight w:val="0"/>
          <w:marTop w:val="0"/>
          <w:marBottom w:val="0"/>
          <w:divBdr>
            <w:top w:val="none" w:sz="0" w:space="0" w:color="auto"/>
            <w:left w:val="none" w:sz="0" w:space="0" w:color="auto"/>
            <w:bottom w:val="none" w:sz="0" w:space="0" w:color="auto"/>
            <w:right w:val="none" w:sz="0" w:space="0" w:color="auto"/>
          </w:divBdr>
        </w:div>
        <w:div w:id="886601246">
          <w:marLeft w:val="480"/>
          <w:marRight w:val="0"/>
          <w:marTop w:val="0"/>
          <w:marBottom w:val="0"/>
          <w:divBdr>
            <w:top w:val="none" w:sz="0" w:space="0" w:color="auto"/>
            <w:left w:val="none" w:sz="0" w:space="0" w:color="auto"/>
            <w:bottom w:val="none" w:sz="0" w:space="0" w:color="auto"/>
            <w:right w:val="none" w:sz="0" w:space="0" w:color="auto"/>
          </w:divBdr>
        </w:div>
        <w:div w:id="2035378707">
          <w:marLeft w:val="480"/>
          <w:marRight w:val="0"/>
          <w:marTop w:val="0"/>
          <w:marBottom w:val="0"/>
          <w:divBdr>
            <w:top w:val="none" w:sz="0" w:space="0" w:color="auto"/>
            <w:left w:val="none" w:sz="0" w:space="0" w:color="auto"/>
            <w:bottom w:val="none" w:sz="0" w:space="0" w:color="auto"/>
            <w:right w:val="none" w:sz="0" w:space="0" w:color="auto"/>
          </w:divBdr>
        </w:div>
        <w:div w:id="61876569">
          <w:marLeft w:val="480"/>
          <w:marRight w:val="0"/>
          <w:marTop w:val="0"/>
          <w:marBottom w:val="0"/>
          <w:divBdr>
            <w:top w:val="none" w:sz="0" w:space="0" w:color="auto"/>
            <w:left w:val="none" w:sz="0" w:space="0" w:color="auto"/>
            <w:bottom w:val="none" w:sz="0" w:space="0" w:color="auto"/>
            <w:right w:val="none" w:sz="0" w:space="0" w:color="auto"/>
          </w:divBdr>
        </w:div>
        <w:div w:id="1743674822">
          <w:marLeft w:val="480"/>
          <w:marRight w:val="0"/>
          <w:marTop w:val="0"/>
          <w:marBottom w:val="0"/>
          <w:divBdr>
            <w:top w:val="none" w:sz="0" w:space="0" w:color="auto"/>
            <w:left w:val="none" w:sz="0" w:space="0" w:color="auto"/>
            <w:bottom w:val="none" w:sz="0" w:space="0" w:color="auto"/>
            <w:right w:val="none" w:sz="0" w:space="0" w:color="auto"/>
          </w:divBdr>
        </w:div>
        <w:div w:id="1875729754">
          <w:marLeft w:val="480"/>
          <w:marRight w:val="0"/>
          <w:marTop w:val="0"/>
          <w:marBottom w:val="0"/>
          <w:divBdr>
            <w:top w:val="none" w:sz="0" w:space="0" w:color="auto"/>
            <w:left w:val="none" w:sz="0" w:space="0" w:color="auto"/>
            <w:bottom w:val="none" w:sz="0" w:space="0" w:color="auto"/>
            <w:right w:val="none" w:sz="0" w:space="0" w:color="auto"/>
          </w:divBdr>
        </w:div>
        <w:div w:id="401173208">
          <w:marLeft w:val="480"/>
          <w:marRight w:val="0"/>
          <w:marTop w:val="0"/>
          <w:marBottom w:val="0"/>
          <w:divBdr>
            <w:top w:val="none" w:sz="0" w:space="0" w:color="auto"/>
            <w:left w:val="none" w:sz="0" w:space="0" w:color="auto"/>
            <w:bottom w:val="none" w:sz="0" w:space="0" w:color="auto"/>
            <w:right w:val="none" w:sz="0" w:space="0" w:color="auto"/>
          </w:divBdr>
        </w:div>
        <w:div w:id="1489130051">
          <w:marLeft w:val="480"/>
          <w:marRight w:val="0"/>
          <w:marTop w:val="0"/>
          <w:marBottom w:val="0"/>
          <w:divBdr>
            <w:top w:val="none" w:sz="0" w:space="0" w:color="auto"/>
            <w:left w:val="none" w:sz="0" w:space="0" w:color="auto"/>
            <w:bottom w:val="none" w:sz="0" w:space="0" w:color="auto"/>
            <w:right w:val="none" w:sz="0" w:space="0" w:color="auto"/>
          </w:divBdr>
        </w:div>
        <w:div w:id="775712470">
          <w:marLeft w:val="480"/>
          <w:marRight w:val="0"/>
          <w:marTop w:val="0"/>
          <w:marBottom w:val="0"/>
          <w:divBdr>
            <w:top w:val="none" w:sz="0" w:space="0" w:color="auto"/>
            <w:left w:val="none" w:sz="0" w:space="0" w:color="auto"/>
            <w:bottom w:val="none" w:sz="0" w:space="0" w:color="auto"/>
            <w:right w:val="none" w:sz="0" w:space="0" w:color="auto"/>
          </w:divBdr>
        </w:div>
        <w:div w:id="1381972995">
          <w:marLeft w:val="480"/>
          <w:marRight w:val="0"/>
          <w:marTop w:val="0"/>
          <w:marBottom w:val="0"/>
          <w:divBdr>
            <w:top w:val="none" w:sz="0" w:space="0" w:color="auto"/>
            <w:left w:val="none" w:sz="0" w:space="0" w:color="auto"/>
            <w:bottom w:val="none" w:sz="0" w:space="0" w:color="auto"/>
            <w:right w:val="none" w:sz="0" w:space="0" w:color="auto"/>
          </w:divBdr>
        </w:div>
        <w:div w:id="689571957">
          <w:marLeft w:val="480"/>
          <w:marRight w:val="0"/>
          <w:marTop w:val="0"/>
          <w:marBottom w:val="0"/>
          <w:divBdr>
            <w:top w:val="none" w:sz="0" w:space="0" w:color="auto"/>
            <w:left w:val="none" w:sz="0" w:space="0" w:color="auto"/>
            <w:bottom w:val="none" w:sz="0" w:space="0" w:color="auto"/>
            <w:right w:val="none" w:sz="0" w:space="0" w:color="auto"/>
          </w:divBdr>
        </w:div>
        <w:div w:id="1968660674">
          <w:marLeft w:val="480"/>
          <w:marRight w:val="0"/>
          <w:marTop w:val="0"/>
          <w:marBottom w:val="0"/>
          <w:divBdr>
            <w:top w:val="none" w:sz="0" w:space="0" w:color="auto"/>
            <w:left w:val="none" w:sz="0" w:space="0" w:color="auto"/>
            <w:bottom w:val="none" w:sz="0" w:space="0" w:color="auto"/>
            <w:right w:val="none" w:sz="0" w:space="0" w:color="auto"/>
          </w:divBdr>
        </w:div>
        <w:div w:id="1581450036">
          <w:marLeft w:val="480"/>
          <w:marRight w:val="0"/>
          <w:marTop w:val="0"/>
          <w:marBottom w:val="0"/>
          <w:divBdr>
            <w:top w:val="none" w:sz="0" w:space="0" w:color="auto"/>
            <w:left w:val="none" w:sz="0" w:space="0" w:color="auto"/>
            <w:bottom w:val="none" w:sz="0" w:space="0" w:color="auto"/>
            <w:right w:val="none" w:sz="0" w:space="0" w:color="auto"/>
          </w:divBdr>
        </w:div>
        <w:div w:id="1095442666">
          <w:marLeft w:val="480"/>
          <w:marRight w:val="0"/>
          <w:marTop w:val="0"/>
          <w:marBottom w:val="0"/>
          <w:divBdr>
            <w:top w:val="none" w:sz="0" w:space="0" w:color="auto"/>
            <w:left w:val="none" w:sz="0" w:space="0" w:color="auto"/>
            <w:bottom w:val="none" w:sz="0" w:space="0" w:color="auto"/>
            <w:right w:val="none" w:sz="0" w:space="0" w:color="auto"/>
          </w:divBdr>
        </w:div>
        <w:div w:id="1551572048">
          <w:marLeft w:val="480"/>
          <w:marRight w:val="0"/>
          <w:marTop w:val="0"/>
          <w:marBottom w:val="0"/>
          <w:divBdr>
            <w:top w:val="none" w:sz="0" w:space="0" w:color="auto"/>
            <w:left w:val="none" w:sz="0" w:space="0" w:color="auto"/>
            <w:bottom w:val="none" w:sz="0" w:space="0" w:color="auto"/>
            <w:right w:val="none" w:sz="0" w:space="0" w:color="auto"/>
          </w:divBdr>
        </w:div>
        <w:div w:id="1362437380">
          <w:marLeft w:val="480"/>
          <w:marRight w:val="0"/>
          <w:marTop w:val="0"/>
          <w:marBottom w:val="0"/>
          <w:divBdr>
            <w:top w:val="none" w:sz="0" w:space="0" w:color="auto"/>
            <w:left w:val="none" w:sz="0" w:space="0" w:color="auto"/>
            <w:bottom w:val="none" w:sz="0" w:space="0" w:color="auto"/>
            <w:right w:val="none" w:sz="0" w:space="0" w:color="auto"/>
          </w:divBdr>
        </w:div>
        <w:div w:id="354892210">
          <w:marLeft w:val="480"/>
          <w:marRight w:val="0"/>
          <w:marTop w:val="0"/>
          <w:marBottom w:val="0"/>
          <w:divBdr>
            <w:top w:val="none" w:sz="0" w:space="0" w:color="auto"/>
            <w:left w:val="none" w:sz="0" w:space="0" w:color="auto"/>
            <w:bottom w:val="none" w:sz="0" w:space="0" w:color="auto"/>
            <w:right w:val="none" w:sz="0" w:space="0" w:color="auto"/>
          </w:divBdr>
        </w:div>
        <w:div w:id="1539974785">
          <w:marLeft w:val="480"/>
          <w:marRight w:val="0"/>
          <w:marTop w:val="0"/>
          <w:marBottom w:val="0"/>
          <w:divBdr>
            <w:top w:val="none" w:sz="0" w:space="0" w:color="auto"/>
            <w:left w:val="none" w:sz="0" w:space="0" w:color="auto"/>
            <w:bottom w:val="none" w:sz="0" w:space="0" w:color="auto"/>
            <w:right w:val="none" w:sz="0" w:space="0" w:color="auto"/>
          </w:divBdr>
        </w:div>
        <w:div w:id="1924871253">
          <w:marLeft w:val="480"/>
          <w:marRight w:val="0"/>
          <w:marTop w:val="0"/>
          <w:marBottom w:val="0"/>
          <w:divBdr>
            <w:top w:val="none" w:sz="0" w:space="0" w:color="auto"/>
            <w:left w:val="none" w:sz="0" w:space="0" w:color="auto"/>
            <w:bottom w:val="none" w:sz="0" w:space="0" w:color="auto"/>
            <w:right w:val="none" w:sz="0" w:space="0" w:color="auto"/>
          </w:divBdr>
        </w:div>
        <w:div w:id="1411347791">
          <w:marLeft w:val="480"/>
          <w:marRight w:val="0"/>
          <w:marTop w:val="0"/>
          <w:marBottom w:val="0"/>
          <w:divBdr>
            <w:top w:val="none" w:sz="0" w:space="0" w:color="auto"/>
            <w:left w:val="none" w:sz="0" w:space="0" w:color="auto"/>
            <w:bottom w:val="none" w:sz="0" w:space="0" w:color="auto"/>
            <w:right w:val="none" w:sz="0" w:space="0" w:color="auto"/>
          </w:divBdr>
        </w:div>
        <w:div w:id="1437601514">
          <w:marLeft w:val="480"/>
          <w:marRight w:val="0"/>
          <w:marTop w:val="0"/>
          <w:marBottom w:val="0"/>
          <w:divBdr>
            <w:top w:val="none" w:sz="0" w:space="0" w:color="auto"/>
            <w:left w:val="none" w:sz="0" w:space="0" w:color="auto"/>
            <w:bottom w:val="none" w:sz="0" w:space="0" w:color="auto"/>
            <w:right w:val="none" w:sz="0" w:space="0" w:color="auto"/>
          </w:divBdr>
        </w:div>
        <w:div w:id="2078435890">
          <w:marLeft w:val="480"/>
          <w:marRight w:val="0"/>
          <w:marTop w:val="0"/>
          <w:marBottom w:val="0"/>
          <w:divBdr>
            <w:top w:val="none" w:sz="0" w:space="0" w:color="auto"/>
            <w:left w:val="none" w:sz="0" w:space="0" w:color="auto"/>
            <w:bottom w:val="none" w:sz="0" w:space="0" w:color="auto"/>
            <w:right w:val="none" w:sz="0" w:space="0" w:color="auto"/>
          </w:divBdr>
        </w:div>
        <w:div w:id="937368860">
          <w:marLeft w:val="480"/>
          <w:marRight w:val="0"/>
          <w:marTop w:val="0"/>
          <w:marBottom w:val="0"/>
          <w:divBdr>
            <w:top w:val="none" w:sz="0" w:space="0" w:color="auto"/>
            <w:left w:val="none" w:sz="0" w:space="0" w:color="auto"/>
            <w:bottom w:val="none" w:sz="0" w:space="0" w:color="auto"/>
            <w:right w:val="none" w:sz="0" w:space="0" w:color="auto"/>
          </w:divBdr>
        </w:div>
        <w:div w:id="47000906">
          <w:marLeft w:val="480"/>
          <w:marRight w:val="0"/>
          <w:marTop w:val="0"/>
          <w:marBottom w:val="0"/>
          <w:divBdr>
            <w:top w:val="none" w:sz="0" w:space="0" w:color="auto"/>
            <w:left w:val="none" w:sz="0" w:space="0" w:color="auto"/>
            <w:bottom w:val="none" w:sz="0" w:space="0" w:color="auto"/>
            <w:right w:val="none" w:sz="0" w:space="0" w:color="auto"/>
          </w:divBdr>
        </w:div>
        <w:div w:id="600380292">
          <w:marLeft w:val="480"/>
          <w:marRight w:val="0"/>
          <w:marTop w:val="0"/>
          <w:marBottom w:val="0"/>
          <w:divBdr>
            <w:top w:val="none" w:sz="0" w:space="0" w:color="auto"/>
            <w:left w:val="none" w:sz="0" w:space="0" w:color="auto"/>
            <w:bottom w:val="none" w:sz="0" w:space="0" w:color="auto"/>
            <w:right w:val="none" w:sz="0" w:space="0" w:color="auto"/>
          </w:divBdr>
        </w:div>
        <w:div w:id="1746684188">
          <w:marLeft w:val="480"/>
          <w:marRight w:val="0"/>
          <w:marTop w:val="0"/>
          <w:marBottom w:val="0"/>
          <w:divBdr>
            <w:top w:val="none" w:sz="0" w:space="0" w:color="auto"/>
            <w:left w:val="none" w:sz="0" w:space="0" w:color="auto"/>
            <w:bottom w:val="none" w:sz="0" w:space="0" w:color="auto"/>
            <w:right w:val="none" w:sz="0" w:space="0" w:color="auto"/>
          </w:divBdr>
        </w:div>
        <w:div w:id="2107381758">
          <w:marLeft w:val="480"/>
          <w:marRight w:val="0"/>
          <w:marTop w:val="0"/>
          <w:marBottom w:val="0"/>
          <w:divBdr>
            <w:top w:val="none" w:sz="0" w:space="0" w:color="auto"/>
            <w:left w:val="none" w:sz="0" w:space="0" w:color="auto"/>
            <w:bottom w:val="none" w:sz="0" w:space="0" w:color="auto"/>
            <w:right w:val="none" w:sz="0" w:space="0" w:color="auto"/>
          </w:divBdr>
        </w:div>
        <w:div w:id="2000957238">
          <w:marLeft w:val="480"/>
          <w:marRight w:val="0"/>
          <w:marTop w:val="0"/>
          <w:marBottom w:val="0"/>
          <w:divBdr>
            <w:top w:val="none" w:sz="0" w:space="0" w:color="auto"/>
            <w:left w:val="none" w:sz="0" w:space="0" w:color="auto"/>
            <w:bottom w:val="none" w:sz="0" w:space="0" w:color="auto"/>
            <w:right w:val="none" w:sz="0" w:space="0" w:color="auto"/>
          </w:divBdr>
        </w:div>
        <w:div w:id="1483153325">
          <w:marLeft w:val="480"/>
          <w:marRight w:val="0"/>
          <w:marTop w:val="0"/>
          <w:marBottom w:val="0"/>
          <w:divBdr>
            <w:top w:val="none" w:sz="0" w:space="0" w:color="auto"/>
            <w:left w:val="none" w:sz="0" w:space="0" w:color="auto"/>
            <w:bottom w:val="none" w:sz="0" w:space="0" w:color="auto"/>
            <w:right w:val="none" w:sz="0" w:space="0" w:color="auto"/>
          </w:divBdr>
        </w:div>
        <w:div w:id="2004621203">
          <w:marLeft w:val="480"/>
          <w:marRight w:val="0"/>
          <w:marTop w:val="0"/>
          <w:marBottom w:val="0"/>
          <w:divBdr>
            <w:top w:val="none" w:sz="0" w:space="0" w:color="auto"/>
            <w:left w:val="none" w:sz="0" w:space="0" w:color="auto"/>
            <w:bottom w:val="none" w:sz="0" w:space="0" w:color="auto"/>
            <w:right w:val="none" w:sz="0" w:space="0" w:color="auto"/>
          </w:divBdr>
        </w:div>
        <w:div w:id="2059550552">
          <w:marLeft w:val="480"/>
          <w:marRight w:val="0"/>
          <w:marTop w:val="0"/>
          <w:marBottom w:val="0"/>
          <w:divBdr>
            <w:top w:val="none" w:sz="0" w:space="0" w:color="auto"/>
            <w:left w:val="none" w:sz="0" w:space="0" w:color="auto"/>
            <w:bottom w:val="none" w:sz="0" w:space="0" w:color="auto"/>
            <w:right w:val="none" w:sz="0" w:space="0" w:color="auto"/>
          </w:divBdr>
        </w:div>
        <w:div w:id="1500734148">
          <w:marLeft w:val="480"/>
          <w:marRight w:val="0"/>
          <w:marTop w:val="0"/>
          <w:marBottom w:val="0"/>
          <w:divBdr>
            <w:top w:val="none" w:sz="0" w:space="0" w:color="auto"/>
            <w:left w:val="none" w:sz="0" w:space="0" w:color="auto"/>
            <w:bottom w:val="none" w:sz="0" w:space="0" w:color="auto"/>
            <w:right w:val="none" w:sz="0" w:space="0" w:color="auto"/>
          </w:divBdr>
        </w:div>
        <w:div w:id="1744765080">
          <w:marLeft w:val="480"/>
          <w:marRight w:val="0"/>
          <w:marTop w:val="0"/>
          <w:marBottom w:val="0"/>
          <w:divBdr>
            <w:top w:val="none" w:sz="0" w:space="0" w:color="auto"/>
            <w:left w:val="none" w:sz="0" w:space="0" w:color="auto"/>
            <w:bottom w:val="none" w:sz="0" w:space="0" w:color="auto"/>
            <w:right w:val="none" w:sz="0" w:space="0" w:color="auto"/>
          </w:divBdr>
        </w:div>
        <w:div w:id="101731329">
          <w:marLeft w:val="480"/>
          <w:marRight w:val="0"/>
          <w:marTop w:val="0"/>
          <w:marBottom w:val="0"/>
          <w:divBdr>
            <w:top w:val="none" w:sz="0" w:space="0" w:color="auto"/>
            <w:left w:val="none" w:sz="0" w:space="0" w:color="auto"/>
            <w:bottom w:val="none" w:sz="0" w:space="0" w:color="auto"/>
            <w:right w:val="none" w:sz="0" w:space="0" w:color="auto"/>
          </w:divBdr>
        </w:div>
        <w:div w:id="1506431395">
          <w:marLeft w:val="480"/>
          <w:marRight w:val="0"/>
          <w:marTop w:val="0"/>
          <w:marBottom w:val="0"/>
          <w:divBdr>
            <w:top w:val="none" w:sz="0" w:space="0" w:color="auto"/>
            <w:left w:val="none" w:sz="0" w:space="0" w:color="auto"/>
            <w:bottom w:val="none" w:sz="0" w:space="0" w:color="auto"/>
            <w:right w:val="none" w:sz="0" w:space="0" w:color="auto"/>
          </w:divBdr>
        </w:div>
        <w:div w:id="83964136">
          <w:marLeft w:val="480"/>
          <w:marRight w:val="0"/>
          <w:marTop w:val="0"/>
          <w:marBottom w:val="0"/>
          <w:divBdr>
            <w:top w:val="none" w:sz="0" w:space="0" w:color="auto"/>
            <w:left w:val="none" w:sz="0" w:space="0" w:color="auto"/>
            <w:bottom w:val="none" w:sz="0" w:space="0" w:color="auto"/>
            <w:right w:val="none" w:sz="0" w:space="0" w:color="auto"/>
          </w:divBdr>
        </w:div>
        <w:div w:id="699471440">
          <w:marLeft w:val="480"/>
          <w:marRight w:val="0"/>
          <w:marTop w:val="0"/>
          <w:marBottom w:val="0"/>
          <w:divBdr>
            <w:top w:val="none" w:sz="0" w:space="0" w:color="auto"/>
            <w:left w:val="none" w:sz="0" w:space="0" w:color="auto"/>
            <w:bottom w:val="none" w:sz="0" w:space="0" w:color="auto"/>
            <w:right w:val="none" w:sz="0" w:space="0" w:color="auto"/>
          </w:divBdr>
        </w:div>
        <w:div w:id="1332639470">
          <w:marLeft w:val="480"/>
          <w:marRight w:val="0"/>
          <w:marTop w:val="0"/>
          <w:marBottom w:val="0"/>
          <w:divBdr>
            <w:top w:val="none" w:sz="0" w:space="0" w:color="auto"/>
            <w:left w:val="none" w:sz="0" w:space="0" w:color="auto"/>
            <w:bottom w:val="none" w:sz="0" w:space="0" w:color="auto"/>
            <w:right w:val="none" w:sz="0" w:space="0" w:color="auto"/>
          </w:divBdr>
        </w:div>
        <w:div w:id="1506477165">
          <w:marLeft w:val="480"/>
          <w:marRight w:val="0"/>
          <w:marTop w:val="0"/>
          <w:marBottom w:val="0"/>
          <w:divBdr>
            <w:top w:val="none" w:sz="0" w:space="0" w:color="auto"/>
            <w:left w:val="none" w:sz="0" w:space="0" w:color="auto"/>
            <w:bottom w:val="none" w:sz="0" w:space="0" w:color="auto"/>
            <w:right w:val="none" w:sz="0" w:space="0" w:color="auto"/>
          </w:divBdr>
        </w:div>
        <w:div w:id="248004495">
          <w:marLeft w:val="480"/>
          <w:marRight w:val="0"/>
          <w:marTop w:val="0"/>
          <w:marBottom w:val="0"/>
          <w:divBdr>
            <w:top w:val="none" w:sz="0" w:space="0" w:color="auto"/>
            <w:left w:val="none" w:sz="0" w:space="0" w:color="auto"/>
            <w:bottom w:val="none" w:sz="0" w:space="0" w:color="auto"/>
            <w:right w:val="none" w:sz="0" w:space="0" w:color="auto"/>
          </w:divBdr>
        </w:div>
        <w:div w:id="1719738545">
          <w:marLeft w:val="480"/>
          <w:marRight w:val="0"/>
          <w:marTop w:val="0"/>
          <w:marBottom w:val="0"/>
          <w:divBdr>
            <w:top w:val="none" w:sz="0" w:space="0" w:color="auto"/>
            <w:left w:val="none" w:sz="0" w:space="0" w:color="auto"/>
            <w:bottom w:val="none" w:sz="0" w:space="0" w:color="auto"/>
            <w:right w:val="none" w:sz="0" w:space="0" w:color="auto"/>
          </w:divBdr>
        </w:div>
        <w:div w:id="2049596907">
          <w:marLeft w:val="480"/>
          <w:marRight w:val="0"/>
          <w:marTop w:val="0"/>
          <w:marBottom w:val="0"/>
          <w:divBdr>
            <w:top w:val="none" w:sz="0" w:space="0" w:color="auto"/>
            <w:left w:val="none" w:sz="0" w:space="0" w:color="auto"/>
            <w:bottom w:val="none" w:sz="0" w:space="0" w:color="auto"/>
            <w:right w:val="none" w:sz="0" w:space="0" w:color="auto"/>
          </w:divBdr>
        </w:div>
        <w:div w:id="1758398917">
          <w:marLeft w:val="480"/>
          <w:marRight w:val="0"/>
          <w:marTop w:val="0"/>
          <w:marBottom w:val="0"/>
          <w:divBdr>
            <w:top w:val="none" w:sz="0" w:space="0" w:color="auto"/>
            <w:left w:val="none" w:sz="0" w:space="0" w:color="auto"/>
            <w:bottom w:val="none" w:sz="0" w:space="0" w:color="auto"/>
            <w:right w:val="none" w:sz="0" w:space="0" w:color="auto"/>
          </w:divBdr>
        </w:div>
        <w:div w:id="1674145280">
          <w:marLeft w:val="480"/>
          <w:marRight w:val="0"/>
          <w:marTop w:val="0"/>
          <w:marBottom w:val="0"/>
          <w:divBdr>
            <w:top w:val="none" w:sz="0" w:space="0" w:color="auto"/>
            <w:left w:val="none" w:sz="0" w:space="0" w:color="auto"/>
            <w:bottom w:val="none" w:sz="0" w:space="0" w:color="auto"/>
            <w:right w:val="none" w:sz="0" w:space="0" w:color="auto"/>
          </w:divBdr>
        </w:div>
        <w:div w:id="405884710">
          <w:marLeft w:val="480"/>
          <w:marRight w:val="0"/>
          <w:marTop w:val="0"/>
          <w:marBottom w:val="0"/>
          <w:divBdr>
            <w:top w:val="none" w:sz="0" w:space="0" w:color="auto"/>
            <w:left w:val="none" w:sz="0" w:space="0" w:color="auto"/>
            <w:bottom w:val="none" w:sz="0" w:space="0" w:color="auto"/>
            <w:right w:val="none" w:sz="0" w:space="0" w:color="auto"/>
          </w:divBdr>
        </w:div>
        <w:div w:id="1102644927">
          <w:marLeft w:val="480"/>
          <w:marRight w:val="0"/>
          <w:marTop w:val="0"/>
          <w:marBottom w:val="0"/>
          <w:divBdr>
            <w:top w:val="none" w:sz="0" w:space="0" w:color="auto"/>
            <w:left w:val="none" w:sz="0" w:space="0" w:color="auto"/>
            <w:bottom w:val="none" w:sz="0" w:space="0" w:color="auto"/>
            <w:right w:val="none" w:sz="0" w:space="0" w:color="auto"/>
          </w:divBdr>
        </w:div>
        <w:div w:id="48848396">
          <w:marLeft w:val="480"/>
          <w:marRight w:val="0"/>
          <w:marTop w:val="0"/>
          <w:marBottom w:val="0"/>
          <w:divBdr>
            <w:top w:val="none" w:sz="0" w:space="0" w:color="auto"/>
            <w:left w:val="none" w:sz="0" w:space="0" w:color="auto"/>
            <w:bottom w:val="none" w:sz="0" w:space="0" w:color="auto"/>
            <w:right w:val="none" w:sz="0" w:space="0" w:color="auto"/>
          </w:divBdr>
        </w:div>
        <w:div w:id="1264068731">
          <w:marLeft w:val="480"/>
          <w:marRight w:val="0"/>
          <w:marTop w:val="0"/>
          <w:marBottom w:val="0"/>
          <w:divBdr>
            <w:top w:val="none" w:sz="0" w:space="0" w:color="auto"/>
            <w:left w:val="none" w:sz="0" w:space="0" w:color="auto"/>
            <w:bottom w:val="none" w:sz="0" w:space="0" w:color="auto"/>
            <w:right w:val="none" w:sz="0" w:space="0" w:color="auto"/>
          </w:divBdr>
        </w:div>
      </w:divsChild>
    </w:div>
    <w:div w:id="1263613104">
      <w:bodyDiv w:val="1"/>
      <w:marLeft w:val="0"/>
      <w:marRight w:val="0"/>
      <w:marTop w:val="0"/>
      <w:marBottom w:val="0"/>
      <w:divBdr>
        <w:top w:val="none" w:sz="0" w:space="0" w:color="auto"/>
        <w:left w:val="none" w:sz="0" w:space="0" w:color="auto"/>
        <w:bottom w:val="none" w:sz="0" w:space="0" w:color="auto"/>
        <w:right w:val="none" w:sz="0" w:space="0" w:color="auto"/>
      </w:divBdr>
    </w:div>
    <w:div w:id="1264268858">
      <w:bodyDiv w:val="1"/>
      <w:marLeft w:val="0"/>
      <w:marRight w:val="0"/>
      <w:marTop w:val="0"/>
      <w:marBottom w:val="0"/>
      <w:divBdr>
        <w:top w:val="none" w:sz="0" w:space="0" w:color="auto"/>
        <w:left w:val="none" w:sz="0" w:space="0" w:color="auto"/>
        <w:bottom w:val="none" w:sz="0" w:space="0" w:color="auto"/>
        <w:right w:val="none" w:sz="0" w:space="0" w:color="auto"/>
      </w:divBdr>
    </w:div>
    <w:div w:id="1265724627">
      <w:bodyDiv w:val="1"/>
      <w:marLeft w:val="0"/>
      <w:marRight w:val="0"/>
      <w:marTop w:val="0"/>
      <w:marBottom w:val="0"/>
      <w:divBdr>
        <w:top w:val="none" w:sz="0" w:space="0" w:color="auto"/>
        <w:left w:val="none" w:sz="0" w:space="0" w:color="auto"/>
        <w:bottom w:val="none" w:sz="0" w:space="0" w:color="auto"/>
        <w:right w:val="none" w:sz="0" w:space="0" w:color="auto"/>
      </w:divBdr>
    </w:div>
    <w:div w:id="1265964665">
      <w:bodyDiv w:val="1"/>
      <w:marLeft w:val="0"/>
      <w:marRight w:val="0"/>
      <w:marTop w:val="0"/>
      <w:marBottom w:val="0"/>
      <w:divBdr>
        <w:top w:val="none" w:sz="0" w:space="0" w:color="auto"/>
        <w:left w:val="none" w:sz="0" w:space="0" w:color="auto"/>
        <w:bottom w:val="none" w:sz="0" w:space="0" w:color="auto"/>
        <w:right w:val="none" w:sz="0" w:space="0" w:color="auto"/>
      </w:divBdr>
    </w:div>
    <w:div w:id="1266963123">
      <w:bodyDiv w:val="1"/>
      <w:marLeft w:val="0"/>
      <w:marRight w:val="0"/>
      <w:marTop w:val="0"/>
      <w:marBottom w:val="0"/>
      <w:divBdr>
        <w:top w:val="none" w:sz="0" w:space="0" w:color="auto"/>
        <w:left w:val="none" w:sz="0" w:space="0" w:color="auto"/>
        <w:bottom w:val="none" w:sz="0" w:space="0" w:color="auto"/>
        <w:right w:val="none" w:sz="0" w:space="0" w:color="auto"/>
      </w:divBdr>
    </w:div>
    <w:div w:id="1267352744">
      <w:bodyDiv w:val="1"/>
      <w:marLeft w:val="0"/>
      <w:marRight w:val="0"/>
      <w:marTop w:val="0"/>
      <w:marBottom w:val="0"/>
      <w:divBdr>
        <w:top w:val="none" w:sz="0" w:space="0" w:color="auto"/>
        <w:left w:val="none" w:sz="0" w:space="0" w:color="auto"/>
        <w:bottom w:val="none" w:sz="0" w:space="0" w:color="auto"/>
        <w:right w:val="none" w:sz="0" w:space="0" w:color="auto"/>
      </w:divBdr>
    </w:div>
    <w:div w:id="1267999181">
      <w:bodyDiv w:val="1"/>
      <w:marLeft w:val="0"/>
      <w:marRight w:val="0"/>
      <w:marTop w:val="0"/>
      <w:marBottom w:val="0"/>
      <w:divBdr>
        <w:top w:val="none" w:sz="0" w:space="0" w:color="auto"/>
        <w:left w:val="none" w:sz="0" w:space="0" w:color="auto"/>
        <w:bottom w:val="none" w:sz="0" w:space="0" w:color="auto"/>
        <w:right w:val="none" w:sz="0" w:space="0" w:color="auto"/>
      </w:divBdr>
    </w:div>
    <w:div w:id="1270235309">
      <w:bodyDiv w:val="1"/>
      <w:marLeft w:val="0"/>
      <w:marRight w:val="0"/>
      <w:marTop w:val="0"/>
      <w:marBottom w:val="0"/>
      <w:divBdr>
        <w:top w:val="none" w:sz="0" w:space="0" w:color="auto"/>
        <w:left w:val="none" w:sz="0" w:space="0" w:color="auto"/>
        <w:bottom w:val="none" w:sz="0" w:space="0" w:color="auto"/>
        <w:right w:val="none" w:sz="0" w:space="0" w:color="auto"/>
      </w:divBdr>
    </w:div>
    <w:div w:id="1270508134">
      <w:bodyDiv w:val="1"/>
      <w:marLeft w:val="0"/>
      <w:marRight w:val="0"/>
      <w:marTop w:val="0"/>
      <w:marBottom w:val="0"/>
      <w:divBdr>
        <w:top w:val="none" w:sz="0" w:space="0" w:color="auto"/>
        <w:left w:val="none" w:sz="0" w:space="0" w:color="auto"/>
        <w:bottom w:val="none" w:sz="0" w:space="0" w:color="auto"/>
        <w:right w:val="none" w:sz="0" w:space="0" w:color="auto"/>
      </w:divBdr>
    </w:div>
    <w:div w:id="1271006849">
      <w:bodyDiv w:val="1"/>
      <w:marLeft w:val="0"/>
      <w:marRight w:val="0"/>
      <w:marTop w:val="0"/>
      <w:marBottom w:val="0"/>
      <w:divBdr>
        <w:top w:val="none" w:sz="0" w:space="0" w:color="auto"/>
        <w:left w:val="none" w:sz="0" w:space="0" w:color="auto"/>
        <w:bottom w:val="none" w:sz="0" w:space="0" w:color="auto"/>
        <w:right w:val="none" w:sz="0" w:space="0" w:color="auto"/>
      </w:divBdr>
    </w:div>
    <w:div w:id="1272008624">
      <w:bodyDiv w:val="1"/>
      <w:marLeft w:val="0"/>
      <w:marRight w:val="0"/>
      <w:marTop w:val="0"/>
      <w:marBottom w:val="0"/>
      <w:divBdr>
        <w:top w:val="none" w:sz="0" w:space="0" w:color="auto"/>
        <w:left w:val="none" w:sz="0" w:space="0" w:color="auto"/>
        <w:bottom w:val="none" w:sz="0" w:space="0" w:color="auto"/>
        <w:right w:val="none" w:sz="0" w:space="0" w:color="auto"/>
      </w:divBdr>
    </w:div>
    <w:div w:id="1272084043">
      <w:bodyDiv w:val="1"/>
      <w:marLeft w:val="0"/>
      <w:marRight w:val="0"/>
      <w:marTop w:val="0"/>
      <w:marBottom w:val="0"/>
      <w:divBdr>
        <w:top w:val="none" w:sz="0" w:space="0" w:color="auto"/>
        <w:left w:val="none" w:sz="0" w:space="0" w:color="auto"/>
        <w:bottom w:val="none" w:sz="0" w:space="0" w:color="auto"/>
        <w:right w:val="none" w:sz="0" w:space="0" w:color="auto"/>
      </w:divBdr>
    </w:div>
    <w:div w:id="1272199442">
      <w:bodyDiv w:val="1"/>
      <w:marLeft w:val="0"/>
      <w:marRight w:val="0"/>
      <w:marTop w:val="0"/>
      <w:marBottom w:val="0"/>
      <w:divBdr>
        <w:top w:val="none" w:sz="0" w:space="0" w:color="auto"/>
        <w:left w:val="none" w:sz="0" w:space="0" w:color="auto"/>
        <w:bottom w:val="none" w:sz="0" w:space="0" w:color="auto"/>
        <w:right w:val="none" w:sz="0" w:space="0" w:color="auto"/>
      </w:divBdr>
    </w:div>
    <w:div w:id="1272783865">
      <w:bodyDiv w:val="1"/>
      <w:marLeft w:val="0"/>
      <w:marRight w:val="0"/>
      <w:marTop w:val="0"/>
      <w:marBottom w:val="0"/>
      <w:divBdr>
        <w:top w:val="none" w:sz="0" w:space="0" w:color="auto"/>
        <w:left w:val="none" w:sz="0" w:space="0" w:color="auto"/>
        <w:bottom w:val="none" w:sz="0" w:space="0" w:color="auto"/>
        <w:right w:val="none" w:sz="0" w:space="0" w:color="auto"/>
      </w:divBdr>
    </w:div>
    <w:div w:id="1276132083">
      <w:bodyDiv w:val="1"/>
      <w:marLeft w:val="0"/>
      <w:marRight w:val="0"/>
      <w:marTop w:val="0"/>
      <w:marBottom w:val="0"/>
      <w:divBdr>
        <w:top w:val="none" w:sz="0" w:space="0" w:color="auto"/>
        <w:left w:val="none" w:sz="0" w:space="0" w:color="auto"/>
        <w:bottom w:val="none" w:sz="0" w:space="0" w:color="auto"/>
        <w:right w:val="none" w:sz="0" w:space="0" w:color="auto"/>
      </w:divBdr>
    </w:div>
    <w:div w:id="1277718174">
      <w:bodyDiv w:val="1"/>
      <w:marLeft w:val="0"/>
      <w:marRight w:val="0"/>
      <w:marTop w:val="0"/>
      <w:marBottom w:val="0"/>
      <w:divBdr>
        <w:top w:val="none" w:sz="0" w:space="0" w:color="auto"/>
        <w:left w:val="none" w:sz="0" w:space="0" w:color="auto"/>
        <w:bottom w:val="none" w:sz="0" w:space="0" w:color="auto"/>
        <w:right w:val="none" w:sz="0" w:space="0" w:color="auto"/>
      </w:divBdr>
    </w:div>
    <w:div w:id="1278560428">
      <w:bodyDiv w:val="1"/>
      <w:marLeft w:val="0"/>
      <w:marRight w:val="0"/>
      <w:marTop w:val="0"/>
      <w:marBottom w:val="0"/>
      <w:divBdr>
        <w:top w:val="none" w:sz="0" w:space="0" w:color="auto"/>
        <w:left w:val="none" w:sz="0" w:space="0" w:color="auto"/>
        <w:bottom w:val="none" w:sz="0" w:space="0" w:color="auto"/>
        <w:right w:val="none" w:sz="0" w:space="0" w:color="auto"/>
      </w:divBdr>
    </w:div>
    <w:div w:id="1278758365">
      <w:bodyDiv w:val="1"/>
      <w:marLeft w:val="0"/>
      <w:marRight w:val="0"/>
      <w:marTop w:val="0"/>
      <w:marBottom w:val="0"/>
      <w:divBdr>
        <w:top w:val="none" w:sz="0" w:space="0" w:color="auto"/>
        <w:left w:val="none" w:sz="0" w:space="0" w:color="auto"/>
        <w:bottom w:val="none" w:sz="0" w:space="0" w:color="auto"/>
        <w:right w:val="none" w:sz="0" w:space="0" w:color="auto"/>
      </w:divBdr>
    </w:div>
    <w:div w:id="1279919160">
      <w:bodyDiv w:val="1"/>
      <w:marLeft w:val="0"/>
      <w:marRight w:val="0"/>
      <w:marTop w:val="0"/>
      <w:marBottom w:val="0"/>
      <w:divBdr>
        <w:top w:val="none" w:sz="0" w:space="0" w:color="auto"/>
        <w:left w:val="none" w:sz="0" w:space="0" w:color="auto"/>
        <w:bottom w:val="none" w:sz="0" w:space="0" w:color="auto"/>
        <w:right w:val="none" w:sz="0" w:space="0" w:color="auto"/>
      </w:divBdr>
    </w:div>
    <w:div w:id="1281106241">
      <w:bodyDiv w:val="1"/>
      <w:marLeft w:val="0"/>
      <w:marRight w:val="0"/>
      <w:marTop w:val="0"/>
      <w:marBottom w:val="0"/>
      <w:divBdr>
        <w:top w:val="none" w:sz="0" w:space="0" w:color="auto"/>
        <w:left w:val="none" w:sz="0" w:space="0" w:color="auto"/>
        <w:bottom w:val="none" w:sz="0" w:space="0" w:color="auto"/>
        <w:right w:val="none" w:sz="0" w:space="0" w:color="auto"/>
      </w:divBdr>
    </w:div>
    <w:div w:id="1282298324">
      <w:bodyDiv w:val="1"/>
      <w:marLeft w:val="0"/>
      <w:marRight w:val="0"/>
      <w:marTop w:val="0"/>
      <w:marBottom w:val="0"/>
      <w:divBdr>
        <w:top w:val="none" w:sz="0" w:space="0" w:color="auto"/>
        <w:left w:val="none" w:sz="0" w:space="0" w:color="auto"/>
        <w:bottom w:val="none" w:sz="0" w:space="0" w:color="auto"/>
        <w:right w:val="none" w:sz="0" w:space="0" w:color="auto"/>
      </w:divBdr>
    </w:div>
    <w:div w:id="1282806251">
      <w:bodyDiv w:val="1"/>
      <w:marLeft w:val="0"/>
      <w:marRight w:val="0"/>
      <w:marTop w:val="0"/>
      <w:marBottom w:val="0"/>
      <w:divBdr>
        <w:top w:val="none" w:sz="0" w:space="0" w:color="auto"/>
        <w:left w:val="none" w:sz="0" w:space="0" w:color="auto"/>
        <w:bottom w:val="none" w:sz="0" w:space="0" w:color="auto"/>
        <w:right w:val="none" w:sz="0" w:space="0" w:color="auto"/>
      </w:divBdr>
    </w:div>
    <w:div w:id="1283147940">
      <w:bodyDiv w:val="1"/>
      <w:marLeft w:val="0"/>
      <w:marRight w:val="0"/>
      <w:marTop w:val="0"/>
      <w:marBottom w:val="0"/>
      <w:divBdr>
        <w:top w:val="none" w:sz="0" w:space="0" w:color="auto"/>
        <w:left w:val="none" w:sz="0" w:space="0" w:color="auto"/>
        <w:bottom w:val="none" w:sz="0" w:space="0" w:color="auto"/>
        <w:right w:val="none" w:sz="0" w:space="0" w:color="auto"/>
      </w:divBdr>
    </w:div>
    <w:div w:id="1283413944">
      <w:bodyDiv w:val="1"/>
      <w:marLeft w:val="0"/>
      <w:marRight w:val="0"/>
      <w:marTop w:val="0"/>
      <w:marBottom w:val="0"/>
      <w:divBdr>
        <w:top w:val="none" w:sz="0" w:space="0" w:color="auto"/>
        <w:left w:val="none" w:sz="0" w:space="0" w:color="auto"/>
        <w:bottom w:val="none" w:sz="0" w:space="0" w:color="auto"/>
        <w:right w:val="none" w:sz="0" w:space="0" w:color="auto"/>
      </w:divBdr>
      <w:divsChild>
        <w:div w:id="1568489708">
          <w:marLeft w:val="480"/>
          <w:marRight w:val="0"/>
          <w:marTop w:val="0"/>
          <w:marBottom w:val="0"/>
          <w:divBdr>
            <w:top w:val="none" w:sz="0" w:space="0" w:color="auto"/>
            <w:left w:val="none" w:sz="0" w:space="0" w:color="auto"/>
            <w:bottom w:val="none" w:sz="0" w:space="0" w:color="auto"/>
            <w:right w:val="none" w:sz="0" w:space="0" w:color="auto"/>
          </w:divBdr>
        </w:div>
        <w:div w:id="824318224">
          <w:marLeft w:val="480"/>
          <w:marRight w:val="0"/>
          <w:marTop w:val="0"/>
          <w:marBottom w:val="0"/>
          <w:divBdr>
            <w:top w:val="none" w:sz="0" w:space="0" w:color="auto"/>
            <w:left w:val="none" w:sz="0" w:space="0" w:color="auto"/>
            <w:bottom w:val="none" w:sz="0" w:space="0" w:color="auto"/>
            <w:right w:val="none" w:sz="0" w:space="0" w:color="auto"/>
          </w:divBdr>
        </w:div>
        <w:div w:id="1349527384">
          <w:marLeft w:val="480"/>
          <w:marRight w:val="0"/>
          <w:marTop w:val="0"/>
          <w:marBottom w:val="0"/>
          <w:divBdr>
            <w:top w:val="none" w:sz="0" w:space="0" w:color="auto"/>
            <w:left w:val="none" w:sz="0" w:space="0" w:color="auto"/>
            <w:bottom w:val="none" w:sz="0" w:space="0" w:color="auto"/>
            <w:right w:val="none" w:sz="0" w:space="0" w:color="auto"/>
          </w:divBdr>
        </w:div>
        <w:div w:id="969438894">
          <w:marLeft w:val="480"/>
          <w:marRight w:val="0"/>
          <w:marTop w:val="0"/>
          <w:marBottom w:val="0"/>
          <w:divBdr>
            <w:top w:val="none" w:sz="0" w:space="0" w:color="auto"/>
            <w:left w:val="none" w:sz="0" w:space="0" w:color="auto"/>
            <w:bottom w:val="none" w:sz="0" w:space="0" w:color="auto"/>
            <w:right w:val="none" w:sz="0" w:space="0" w:color="auto"/>
          </w:divBdr>
        </w:div>
        <w:div w:id="1190023497">
          <w:marLeft w:val="480"/>
          <w:marRight w:val="0"/>
          <w:marTop w:val="0"/>
          <w:marBottom w:val="0"/>
          <w:divBdr>
            <w:top w:val="none" w:sz="0" w:space="0" w:color="auto"/>
            <w:left w:val="none" w:sz="0" w:space="0" w:color="auto"/>
            <w:bottom w:val="none" w:sz="0" w:space="0" w:color="auto"/>
            <w:right w:val="none" w:sz="0" w:space="0" w:color="auto"/>
          </w:divBdr>
        </w:div>
        <w:div w:id="782308625">
          <w:marLeft w:val="480"/>
          <w:marRight w:val="0"/>
          <w:marTop w:val="0"/>
          <w:marBottom w:val="0"/>
          <w:divBdr>
            <w:top w:val="none" w:sz="0" w:space="0" w:color="auto"/>
            <w:left w:val="none" w:sz="0" w:space="0" w:color="auto"/>
            <w:bottom w:val="none" w:sz="0" w:space="0" w:color="auto"/>
            <w:right w:val="none" w:sz="0" w:space="0" w:color="auto"/>
          </w:divBdr>
        </w:div>
        <w:div w:id="1530606956">
          <w:marLeft w:val="480"/>
          <w:marRight w:val="0"/>
          <w:marTop w:val="0"/>
          <w:marBottom w:val="0"/>
          <w:divBdr>
            <w:top w:val="none" w:sz="0" w:space="0" w:color="auto"/>
            <w:left w:val="none" w:sz="0" w:space="0" w:color="auto"/>
            <w:bottom w:val="none" w:sz="0" w:space="0" w:color="auto"/>
            <w:right w:val="none" w:sz="0" w:space="0" w:color="auto"/>
          </w:divBdr>
        </w:div>
        <w:div w:id="485098422">
          <w:marLeft w:val="480"/>
          <w:marRight w:val="0"/>
          <w:marTop w:val="0"/>
          <w:marBottom w:val="0"/>
          <w:divBdr>
            <w:top w:val="none" w:sz="0" w:space="0" w:color="auto"/>
            <w:left w:val="none" w:sz="0" w:space="0" w:color="auto"/>
            <w:bottom w:val="none" w:sz="0" w:space="0" w:color="auto"/>
            <w:right w:val="none" w:sz="0" w:space="0" w:color="auto"/>
          </w:divBdr>
        </w:div>
        <w:div w:id="1424763622">
          <w:marLeft w:val="480"/>
          <w:marRight w:val="0"/>
          <w:marTop w:val="0"/>
          <w:marBottom w:val="0"/>
          <w:divBdr>
            <w:top w:val="none" w:sz="0" w:space="0" w:color="auto"/>
            <w:left w:val="none" w:sz="0" w:space="0" w:color="auto"/>
            <w:bottom w:val="none" w:sz="0" w:space="0" w:color="auto"/>
            <w:right w:val="none" w:sz="0" w:space="0" w:color="auto"/>
          </w:divBdr>
        </w:div>
        <w:div w:id="86001703">
          <w:marLeft w:val="480"/>
          <w:marRight w:val="0"/>
          <w:marTop w:val="0"/>
          <w:marBottom w:val="0"/>
          <w:divBdr>
            <w:top w:val="none" w:sz="0" w:space="0" w:color="auto"/>
            <w:left w:val="none" w:sz="0" w:space="0" w:color="auto"/>
            <w:bottom w:val="none" w:sz="0" w:space="0" w:color="auto"/>
            <w:right w:val="none" w:sz="0" w:space="0" w:color="auto"/>
          </w:divBdr>
        </w:div>
        <w:div w:id="1939093029">
          <w:marLeft w:val="480"/>
          <w:marRight w:val="0"/>
          <w:marTop w:val="0"/>
          <w:marBottom w:val="0"/>
          <w:divBdr>
            <w:top w:val="none" w:sz="0" w:space="0" w:color="auto"/>
            <w:left w:val="none" w:sz="0" w:space="0" w:color="auto"/>
            <w:bottom w:val="none" w:sz="0" w:space="0" w:color="auto"/>
            <w:right w:val="none" w:sz="0" w:space="0" w:color="auto"/>
          </w:divBdr>
        </w:div>
        <w:div w:id="651494794">
          <w:marLeft w:val="480"/>
          <w:marRight w:val="0"/>
          <w:marTop w:val="0"/>
          <w:marBottom w:val="0"/>
          <w:divBdr>
            <w:top w:val="none" w:sz="0" w:space="0" w:color="auto"/>
            <w:left w:val="none" w:sz="0" w:space="0" w:color="auto"/>
            <w:bottom w:val="none" w:sz="0" w:space="0" w:color="auto"/>
            <w:right w:val="none" w:sz="0" w:space="0" w:color="auto"/>
          </w:divBdr>
        </w:div>
        <w:div w:id="1189369148">
          <w:marLeft w:val="480"/>
          <w:marRight w:val="0"/>
          <w:marTop w:val="0"/>
          <w:marBottom w:val="0"/>
          <w:divBdr>
            <w:top w:val="none" w:sz="0" w:space="0" w:color="auto"/>
            <w:left w:val="none" w:sz="0" w:space="0" w:color="auto"/>
            <w:bottom w:val="none" w:sz="0" w:space="0" w:color="auto"/>
            <w:right w:val="none" w:sz="0" w:space="0" w:color="auto"/>
          </w:divBdr>
        </w:div>
        <w:div w:id="1677611738">
          <w:marLeft w:val="480"/>
          <w:marRight w:val="0"/>
          <w:marTop w:val="0"/>
          <w:marBottom w:val="0"/>
          <w:divBdr>
            <w:top w:val="none" w:sz="0" w:space="0" w:color="auto"/>
            <w:left w:val="none" w:sz="0" w:space="0" w:color="auto"/>
            <w:bottom w:val="none" w:sz="0" w:space="0" w:color="auto"/>
            <w:right w:val="none" w:sz="0" w:space="0" w:color="auto"/>
          </w:divBdr>
        </w:div>
        <w:div w:id="619144718">
          <w:marLeft w:val="480"/>
          <w:marRight w:val="0"/>
          <w:marTop w:val="0"/>
          <w:marBottom w:val="0"/>
          <w:divBdr>
            <w:top w:val="none" w:sz="0" w:space="0" w:color="auto"/>
            <w:left w:val="none" w:sz="0" w:space="0" w:color="auto"/>
            <w:bottom w:val="none" w:sz="0" w:space="0" w:color="auto"/>
            <w:right w:val="none" w:sz="0" w:space="0" w:color="auto"/>
          </w:divBdr>
        </w:div>
        <w:div w:id="1745183030">
          <w:marLeft w:val="480"/>
          <w:marRight w:val="0"/>
          <w:marTop w:val="0"/>
          <w:marBottom w:val="0"/>
          <w:divBdr>
            <w:top w:val="none" w:sz="0" w:space="0" w:color="auto"/>
            <w:left w:val="none" w:sz="0" w:space="0" w:color="auto"/>
            <w:bottom w:val="none" w:sz="0" w:space="0" w:color="auto"/>
            <w:right w:val="none" w:sz="0" w:space="0" w:color="auto"/>
          </w:divBdr>
        </w:div>
        <w:div w:id="1422407168">
          <w:marLeft w:val="480"/>
          <w:marRight w:val="0"/>
          <w:marTop w:val="0"/>
          <w:marBottom w:val="0"/>
          <w:divBdr>
            <w:top w:val="none" w:sz="0" w:space="0" w:color="auto"/>
            <w:left w:val="none" w:sz="0" w:space="0" w:color="auto"/>
            <w:bottom w:val="none" w:sz="0" w:space="0" w:color="auto"/>
            <w:right w:val="none" w:sz="0" w:space="0" w:color="auto"/>
          </w:divBdr>
        </w:div>
        <w:div w:id="306133700">
          <w:marLeft w:val="480"/>
          <w:marRight w:val="0"/>
          <w:marTop w:val="0"/>
          <w:marBottom w:val="0"/>
          <w:divBdr>
            <w:top w:val="none" w:sz="0" w:space="0" w:color="auto"/>
            <w:left w:val="none" w:sz="0" w:space="0" w:color="auto"/>
            <w:bottom w:val="none" w:sz="0" w:space="0" w:color="auto"/>
            <w:right w:val="none" w:sz="0" w:space="0" w:color="auto"/>
          </w:divBdr>
        </w:div>
        <w:div w:id="161049991">
          <w:marLeft w:val="480"/>
          <w:marRight w:val="0"/>
          <w:marTop w:val="0"/>
          <w:marBottom w:val="0"/>
          <w:divBdr>
            <w:top w:val="none" w:sz="0" w:space="0" w:color="auto"/>
            <w:left w:val="none" w:sz="0" w:space="0" w:color="auto"/>
            <w:bottom w:val="none" w:sz="0" w:space="0" w:color="auto"/>
            <w:right w:val="none" w:sz="0" w:space="0" w:color="auto"/>
          </w:divBdr>
        </w:div>
        <w:div w:id="1532576190">
          <w:marLeft w:val="480"/>
          <w:marRight w:val="0"/>
          <w:marTop w:val="0"/>
          <w:marBottom w:val="0"/>
          <w:divBdr>
            <w:top w:val="none" w:sz="0" w:space="0" w:color="auto"/>
            <w:left w:val="none" w:sz="0" w:space="0" w:color="auto"/>
            <w:bottom w:val="none" w:sz="0" w:space="0" w:color="auto"/>
            <w:right w:val="none" w:sz="0" w:space="0" w:color="auto"/>
          </w:divBdr>
        </w:div>
        <w:div w:id="1491561264">
          <w:marLeft w:val="480"/>
          <w:marRight w:val="0"/>
          <w:marTop w:val="0"/>
          <w:marBottom w:val="0"/>
          <w:divBdr>
            <w:top w:val="none" w:sz="0" w:space="0" w:color="auto"/>
            <w:left w:val="none" w:sz="0" w:space="0" w:color="auto"/>
            <w:bottom w:val="none" w:sz="0" w:space="0" w:color="auto"/>
            <w:right w:val="none" w:sz="0" w:space="0" w:color="auto"/>
          </w:divBdr>
        </w:div>
        <w:div w:id="1864173577">
          <w:marLeft w:val="480"/>
          <w:marRight w:val="0"/>
          <w:marTop w:val="0"/>
          <w:marBottom w:val="0"/>
          <w:divBdr>
            <w:top w:val="none" w:sz="0" w:space="0" w:color="auto"/>
            <w:left w:val="none" w:sz="0" w:space="0" w:color="auto"/>
            <w:bottom w:val="none" w:sz="0" w:space="0" w:color="auto"/>
            <w:right w:val="none" w:sz="0" w:space="0" w:color="auto"/>
          </w:divBdr>
        </w:div>
        <w:div w:id="375543954">
          <w:marLeft w:val="480"/>
          <w:marRight w:val="0"/>
          <w:marTop w:val="0"/>
          <w:marBottom w:val="0"/>
          <w:divBdr>
            <w:top w:val="none" w:sz="0" w:space="0" w:color="auto"/>
            <w:left w:val="none" w:sz="0" w:space="0" w:color="auto"/>
            <w:bottom w:val="none" w:sz="0" w:space="0" w:color="auto"/>
            <w:right w:val="none" w:sz="0" w:space="0" w:color="auto"/>
          </w:divBdr>
        </w:div>
        <w:div w:id="709963376">
          <w:marLeft w:val="480"/>
          <w:marRight w:val="0"/>
          <w:marTop w:val="0"/>
          <w:marBottom w:val="0"/>
          <w:divBdr>
            <w:top w:val="none" w:sz="0" w:space="0" w:color="auto"/>
            <w:left w:val="none" w:sz="0" w:space="0" w:color="auto"/>
            <w:bottom w:val="none" w:sz="0" w:space="0" w:color="auto"/>
            <w:right w:val="none" w:sz="0" w:space="0" w:color="auto"/>
          </w:divBdr>
        </w:div>
        <w:div w:id="184563102">
          <w:marLeft w:val="480"/>
          <w:marRight w:val="0"/>
          <w:marTop w:val="0"/>
          <w:marBottom w:val="0"/>
          <w:divBdr>
            <w:top w:val="none" w:sz="0" w:space="0" w:color="auto"/>
            <w:left w:val="none" w:sz="0" w:space="0" w:color="auto"/>
            <w:bottom w:val="none" w:sz="0" w:space="0" w:color="auto"/>
            <w:right w:val="none" w:sz="0" w:space="0" w:color="auto"/>
          </w:divBdr>
        </w:div>
        <w:div w:id="1166673142">
          <w:marLeft w:val="480"/>
          <w:marRight w:val="0"/>
          <w:marTop w:val="0"/>
          <w:marBottom w:val="0"/>
          <w:divBdr>
            <w:top w:val="none" w:sz="0" w:space="0" w:color="auto"/>
            <w:left w:val="none" w:sz="0" w:space="0" w:color="auto"/>
            <w:bottom w:val="none" w:sz="0" w:space="0" w:color="auto"/>
            <w:right w:val="none" w:sz="0" w:space="0" w:color="auto"/>
          </w:divBdr>
        </w:div>
        <w:div w:id="557521880">
          <w:marLeft w:val="480"/>
          <w:marRight w:val="0"/>
          <w:marTop w:val="0"/>
          <w:marBottom w:val="0"/>
          <w:divBdr>
            <w:top w:val="none" w:sz="0" w:space="0" w:color="auto"/>
            <w:left w:val="none" w:sz="0" w:space="0" w:color="auto"/>
            <w:bottom w:val="none" w:sz="0" w:space="0" w:color="auto"/>
            <w:right w:val="none" w:sz="0" w:space="0" w:color="auto"/>
          </w:divBdr>
        </w:div>
        <w:div w:id="821192566">
          <w:marLeft w:val="480"/>
          <w:marRight w:val="0"/>
          <w:marTop w:val="0"/>
          <w:marBottom w:val="0"/>
          <w:divBdr>
            <w:top w:val="none" w:sz="0" w:space="0" w:color="auto"/>
            <w:left w:val="none" w:sz="0" w:space="0" w:color="auto"/>
            <w:bottom w:val="none" w:sz="0" w:space="0" w:color="auto"/>
            <w:right w:val="none" w:sz="0" w:space="0" w:color="auto"/>
          </w:divBdr>
        </w:div>
        <w:div w:id="1479109522">
          <w:marLeft w:val="480"/>
          <w:marRight w:val="0"/>
          <w:marTop w:val="0"/>
          <w:marBottom w:val="0"/>
          <w:divBdr>
            <w:top w:val="none" w:sz="0" w:space="0" w:color="auto"/>
            <w:left w:val="none" w:sz="0" w:space="0" w:color="auto"/>
            <w:bottom w:val="none" w:sz="0" w:space="0" w:color="auto"/>
            <w:right w:val="none" w:sz="0" w:space="0" w:color="auto"/>
          </w:divBdr>
        </w:div>
        <w:div w:id="705981839">
          <w:marLeft w:val="480"/>
          <w:marRight w:val="0"/>
          <w:marTop w:val="0"/>
          <w:marBottom w:val="0"/>
          <w:divBdr>
            <w:top w:val="none" w:sz="0" w:space="0" w:color="auto"/>
            <w:left w:val="none" w:sz="0" w:space="0" w:color="auto"/>
            <w:bottom w:val="none" w:sz="0" w:space="0" w:color="auto"/>
            <w:right w:val="none" w:sz="0" w:space="0" w:color="auto"/>
          </w:divBdr>
        </w:div>
        <w:div w:id="2064789302">
          <w:marLeft w:val="480"/>
          <w:marRight w:val="0"/>
          <w:marTop w:val="0"/>
          <w:marBottom w:val="0"/>
          <w:divBdr>
            <w:top w:val="none" w:sz="0" w:space="0" w:color="auto"/>
            <w:left w:val="none" w:sz="0" w:space="0" w:color="auto"/>
            <w:bottom w:val="none" w:sz="0" w:space="0" w:color="auto"/>
            <w:right w:val="none" w:sz="0" w:space="0" w:color="auto"/>
          </w:divBdr>
        </w:div>
        <w:div w:id="1528832465">
          <w:marLeft w:val="480"/>
          <w:marRight w:val="0"/>
          <w:marTop w:val="0"/>
          <w:marBottom w:val="0"/>
          <w:divBdr>
            <w:top w:val="none" w:sz="0" w:space="0" w:color="auto"/>
            <w:left w:val="none" w:sz="0" w:space="0" w:color="auto"/>
            <w:bottom w:val="none" w:sz="0" w:space="0" w:color="auto"/>
            <w:right w:val="none" w:sz="0" w:space="0" w:color="auto"/>
          </w:divBdr>
        </w:div>
        <w:div w:id="808087248">
          <w:marLeft w:val="480"/>
          <w:marRight w:val="0"/>
          <w:marTop w:val="0"/>
          <w:marBottom w:val="0"/>
          <w:divBdr>
            <w:top w:val="none" w:sz="0" w:space="0" w:color="auto"/>
            <w:left w:val="none" w:sz="0" w:space="0" w:color="auto"/>
            <w:bottom w:val="none" w:sz="0" w:space="0" w:color="auto"/>
            <w:right w:val="none" w:sz="0" w:space="0" w:color="auto"/>
          </w:divBdr>
        </w:div>
        <w:div w:id="2091461650">
          <w:marLeft w:val="480"/>
          <w:marRight w:val="0"/>
          <w:marTop w:val="0"/>
          <w:marBottom w:val="0"/>
          <w:divBdr>
            <w:top w:val="none" w:sz="0" w:space="0" w:color="auto"/>
            <w:left w:val="none" w:sz="0" w:space="0" w:color="auto"/>
            <w:bottom w:val="none" w:sz="0" w:space="0" w:color="auto"/>
            <w:right w:val="none" w:sz="0" w:space="0" w:color="auto"/>
          </w:divBdr>
        </w:div>
        <w:div w:id="759641046">
          <w:marLeft w:val="480"/>
          <w:marRight w:val="0"/>
          <w:marTop w:val="0"/>
          <w:marBottom w:val="0"/>
          <w:divBdr>
            <w:top w:val="none" w:sz="0" w:space="0" w:color="auto"/>
            <w:left w:val="none" w:sz="0" w:space="0" w:color="auto"/>
            <w:bottom w:val="none" w:sz="0" w:space="0" w:color="auto"/>
            <w:right w:val="none" w:sz="0" w:space="0" w:color="auto"/>
          </w:divBdr>
        </w:div>
        <w:div w:id="492188777">
          <w:marLeft w:val="480"/>
          <w:marRight w:val="0"/>
          <w:marTop w:val="0"/>
          <w:marBottom w:val="0"/>
          <w:divBdr>
            <w:top w:val="none" w:sz="0" w:space="0" w:color="auto"/>
            <w:left w:val="none" w:sz="0" w:space="0" w:color="auto"/>
            <w:bottom w:val="none" w:sz="0" w:space="0" w:color="auto"/>
            <w:right w:val="none" w:sz="0" w:space="0" w:color="auto"/>
          </w:divBdr>
        </w:div>
        <w:div w:id="1033767790">
          <w:marLeft w:val="480"/>
          <w:marRight w:val="0"/>
          <w:marTop w:val="0"/>
          <w:marBottom w:val="0"/>
          <w:divBdr>
            <w:top w:val="none" w:sz="0" w:space="0" w:color="auto"/>
            <w:left w:val="none" w:sz="0" w:space="0" w:color="auto"/>
            <w:bottom w:val="none" w:sz="0" w:space="0" w:color="auto"/>
            <w:right w:val="none" w:sz="0" w:space="0" w:color="auto"/>
          </w:divBdr>
        </w:div>
        <w:div w:id="677585119">
          <w:marLeft w:val="480"/>
          <w:marRight w:val="0"/>
          <w:marTop w:val="0"/>
          <w:marBottom w:val="0"/>
          <w:divBdr>
            <w:top w:val="none" w:sz="0" w:space="0" w:color="auto"/>
            <w:left w:val="none" w:sz="0" w:space="0" w:color="auto"/>
            <w:bottom w:val="none" w:sz="0" w:space="0" w:color="auto"/>
            <w:right w:val="none" w:sz="0" w:space="0" w:color="auto"/>
          </w:divBdr>
        </w:div>
        <w:div w:id="479228541">
          <w:marLeft w:val="480"/>
          <w:marRight w:val="0"/>
          <w:marTop w:val="0"/>
          <w:marBottom w:val="0"/>
          <w:divBdr>
            <w:top w:val="none" w:sz="0" w:space="0" w:color="auto"/>
            <w:left w:val="none" w:sz="0" w:space="0" w:color="auto"/>
            <w:bottom w:val="none" w:sz="0" w:space="0" w:color="auto"/>
            <w:right w:val="none" w:sz="0" w:space="0" w:color="auto"/>
          </w:divBdr>
        </w:div>
        <w:div w:id="1349403402">
          <w:marLeft w:val="480"/>
          <w:marRight w:val="0"/>
          <w:marTop w:val="0"/>
          <w:marBottom w:val="0"/>
          <w:divBdr>
            <w:top w:val="none" w:sz="0" w:space="0" w:color="auto"/>
            <w:left w:val="none" w:sz="0" w:space="0" w:color="auto"/>
            <w:bottom w:val="none" w:sz="0" w:space="0" w:color="auto"/>
            <w:right w:val="none" w:sz="0" w:space="0" w:color="auto"/>
          </w:divBdr>
        </w:div>
        <w:div w:id="950555035">
          <w:marLeft w:val="480"/>
          <w:marRight w:val="0"/>
          <w:marTop w:val="0"/>
          <w:marBottom w:val="0"/>
          <w:divBdr>
            <w:top w:val="none" w:sz="0" w:space="0" w:color="auto"/>
            <w:left w:val="none" w:sz="0" w:space="0" w:color="auto"/>
            <w:bottom w:val="none" w:sz="0" w:space="0" w:color="auto"/>
            <w:right w:val="none" w:sz="0" w:space="0" w:color="auto"/>
          </w:divBdr>
        </w:div>
        <w:div w:id="688530715">
          <w:marLeft w:val="480"/>
          <w:marRight w:val="0"/>
          <w:marTop w:val="0"/>
          <w:marBottom w:val="0"/>
          <w:divBdr>
            <w:top w:val="none" w:sz="0" w:space="0" w:color="auto"/>
            <w:left w:val="none" w:sz="0" w:space="0" w:color="auto"/>
            <w:bottom w:val="none" w:sz="0" w:space="0" w:color="auto"/>
            <w:right w:val="none" w:sz="0" w:space="0" w:color="auto"/>
          </w:divBdr>
        </w:div>
        <w:div w:id="640116891">
          <w:marLeft w:val="480"/>
          <w:marRight w:val="0"/>
          <w:marTop w:val="0"/>
          <w:marBottom w:val="0"/>
          <w:divBdr>
            <w:top w:val="none" w:sz="0" w:space="0" w:color="auto"/>
            <w:left w:val="none" w:sz="0" w:space="0" w:color="auto"/>
            <w:bottom w:val="none" w:sz="0" w:space="0" w:color="auto"/>
            <w:right w:val="none" w:sz="0" w:space="0" w:color="auto"/>
          </w:divBdr>
        </w:div>
      </w:divsChild>
    </w:div>
    <w:div w:id="1283879427">
      <w:bodyDiv w:val="1"/>
      <w:marLeft w:val="0"/>
      <w:marRight w:val="0"/>
      <w:marTop w:val="0"/>
      <w:marBottom w:val="0"/>
      <w:divBdr>
        <w:top w:val="none" w:sz="0" w:space="0" w:color="auto"/>
        <w:left w:val="none" w:sz="0" w:space="0" w:color="auto"/>
        <w:bottom w:val="none" w:sz="0" w:space="0" w:color="auto"/>
        <w:right w:val="none" w:sz="0" w:space="0" w:color="auto"/>
      </w:divBdr>
    </w:div>
    <w:div w:id="1284194341">
      <w:bodyDiv w:val="1"/>
      <w:marLeft w:val="0"/>
      <w:marRight w:val="0"/>
      <w:marTop w:val="0"/>
      <w:marBottom w:val="0"/>
      <w:divBdr>
        <w:top w:val="none" w:sz="0" w:space="0" w:color="auto"/>
        <w:left w:val="none" w:sz="0" w:space="0" w:color="auto"/>
        <w:bottom w:val="none" w:sz="0" w:space="0" w:color="auto"/>
        <w:right w:val="none" w:sz="0" w:space="0" w:color="auto"/>
      </w:divBdr>
      <w:divsChild>
        <w:div w:id="1157068391">
          <w:marLeft w:val="480"/>
          <w:marRight w:val="0"/>
          <w:marTop w:val="0"/>
          <w:marBottom w:val="0"/>
          <w:divBdr>
            <w:top w:val="none" w:sz="0" w:space="0" w:color="auto"/>
            <w:left w:val="none" w:sz="0" w:space="0" w:color="auto"/>
            <w:bottom w:val="none" w:sz="0" w:space="0" w:color="auto"/>
            <w:right w:val="none" w:sz="0" w:space="0" w:color="auto"/>
          </w:divBdr>
        </w:div>
        <w:div w:id="509368729">
          <w:marLeft w:val="480"/>
          <w:marRight w:val="0"/>
          <w:marTop w:val="0"/>
          <w:marBottom w:val="0"/>
          <w:divBdr>
            <w:top w:val="none" w:sz="0" w:space="0" w:color="auto"/>
            <w:left w:val="none" w:sz="0" w:space="0" w:color="auto"/>
            <w:bottom w:val="none" w:sz="0" w:space="0" w:color="auto"/>
            <w:right w:val="none" w:sz="0" w:space="0" w:color="auto"/>
          </w:divBdr>
        </w:div>
        <w:div w:id="263922322">
          <w:marLeft w:val="480"/>
          <w:marRight w:val="0"/>
          <w:marTop w:val="0"/>
          <w:marBottom w:val="0"/>
          <w:divBdr>
            <w:top w:val="none" w:sz="0" w:space="0" w:color="auto"/>
            <w:left w:val="none" w:sz="0" w:space="0" w:color="auto"/>
            <w:bottom w:val="none" w:sz="0" w:space="0" w:color="auto"/>
            <w:right w:val="none" w:sz="0" w:space="0" w:color="auto"/>
          </w:divBdr>
        </w:div>
        <w:div w:id="543447027">
          <w:marLeft w:val="480"/>
          <w:marRight w:val="0"/>
          <w:marTop w:val="0"/>
          <w:marBottom w:val="0"/>
          <w:divBdr>
            <w:top w:val="none" w:sz="0" w:space="0" w:color="auto"/>
            <w:left w:val="none" w:sz="0" w:space="0" w:color="auto"/>
            <w:bottom w:val="none" w:sz="0" w:space="0" w:color="auto"/>
            <w:right w:val="none" w:sz="0" w:space="0" w:color="auto"/>
          </w:divBdr>
        </w:div>
        <w:div w:id="1701929135">
          <w:marLeft w:val="480"/>
          <w:marRight w:val="0"/>
          <w:marTop w:val="0"/>
          <w:marBottom w:val="0"/>
          <w:divBdr>
            <w:top w:val="none" w:sz="0" w:space="0" w:color="auto"/>
            <w:left w:val="none" w:sz="0" w:space="0" w:color="auto"/>
            <w:bottom w:val="none" w:sz="0" w:space="0" w:color="auto"/>
            <w:right w:val="none" w:sz="0" w:space="0" w:color="auto"/>
          </w:divBdr>
        </w:div>
        <w:div w:id="987322006">
          <w:marLeft w:val="480"/>
          <w:marRight w:val="0"/>
          <w:marTop w:val="0"/>
          <w:marBottom w:val="0"/>
          <w:divBdr>
            <w:top w:val="none" w:sz="0" w:space="0" w:color="auto"/>
            <w:left w:val="none" w:sz="0" w:space="0" w:color="auto"/>
            <w:bottom w:val="none" w:sz="0" w:space="0" w:color="auto"/>
            <w:right w:val="none" w:sz="0" w:space="0" w:color="auto"/>
          </w:divBdr>
        </w:div>
        <w:div w:id="2031489030">
          <w:marLeft w:val="480"/>
          <w:marRight w:val="0"/>
          <w:marTop w:val="0"/>
          <w:marBottom w:val="0"/>
          <w:divBdr>
            <w:top w:val="none" w:sz="0" w:space="0" w:color="auto"/>
            <w:left w:val="none" w:sz="0" w:space="0" w:color="auto"/>
            <w:bottom w:val="none" w:sz="0" w:space="0" w:color="auto"/>
            <w:right w:val="none" w:sz="0" w:space="0" w:color="auto"/>
          </w:divBdr>
        </w:div>
        <w:div w:id="1633825010">
          <w:marLeft w:val="480"/>
          <w:marRight w:val="0"/>
          <w:marTop w:val="0"/>
          <w:marBottom w:val="0"/>
          <w:divBdr>
            <w:top w:val="none" w:sz="0" w:space="0" w:color="auto"/>
            <w:left w:val="none" w:sz="0" w:space="0" w:color="auto"/>
            <w:bottom w:val="none" w:sz="0" w:space="0" w:color="auto"/>
            <w:right w:val="none" w:sz="0" w:space="0" w:color="auto"/>
          </w:divBdr>
        </w:div>
        <w:div w:id="1172378910">
          <w:marLeft w:val="480"/>
          <w:marRight w:val="0"/>
          <w:marTop w:val="0"/>
          <w:marBottom w:val="0"/>
          <w:divBdr>
            <w:top w:val="none" w:sz="0" w:space="0" w:color="auto"/>
            <w:left w:val="none" w:sz="0" w:space="0" w:color="auto"/>
            <w:bottom w:val="none" w:sz="0" w:space="0" w:color="auto"/>
            <w:right w:val="none" w:sz="0" w:space="0" w:color="auto"/>
          </w:divBdr>
        </w:div>
        <w:div w:id="911546551">
          <w:marLeft w:val="480"/>
          <w:marRight w:val="0"/>
          <w:marTop w:val="0"/>
          <w:marBottom w:val="0"/>
          <w:divBdr>
            <w:top w:val="none" w:sz="0" w:space="0" w:color="auto"/>
            <w:left w:val="none" w:sz="0" w:space="0" w:color="auto"/>
            <w:bottom w:val="none" w:sz="0" w:space="0" w:color="auto"/>
            <w:right w:val="none" w:sz="0" w:space="0" w:color="auto"/>
          </w:divBdr>
        </w:div>
        <w:div w:id="734161255">
          <w:marLeft w:val="480"/>
          <w:marRight w:val="0"/>
          <w:marTop w:val="0"/>
          <w:marBottom w:val="0"/>
          <w:divBdr>
            <w:top w:val="none" w:sz="0" w:space="0" w:color="auto"/>
            <w:left w:val="none" w:sz="0" w:space="0" w:color="auto"/>
            <w:bottom w:val="none" w:sz="0" w:space="0" w:color="auto"/>
            <w:right w:val="none" w:sz="0" w:space="0" w:color="auto"/>
          </w:divBdr>
        </w:div>
        <w:div w:id="409154264">
          <w:marLeft w:val="480"/>
          <w:marRight w:val="0"/>
          <w:marTop w:val="0"/>
          <w:marBottom w:val="0"/>
          <w:divBdr>
            <w:top w:val="none" w:sz="0" w:space="0" w:color="auto"/>
            <w:left w:val="none" w:sz="0" w:space="0" w:color="auto"/>
            <w:bottom w:val="none" w:sz="0" w:space="0" w:color="auto"/>
            <w:right w:val="none" w:sz="0" w:space="0" w:color="auto"/>
          </w:divBdr>
        </w:div>
        <w:div w:id="573858635">
          <w:marLeft w:val="480"/>
          <w:marRight w:val="0"/>
          <w:marTop w:val="0"/>
          <w:marBottom w:val="0"/>
          <w:divBdr>
            <w:top w:val="none" w:sz="0" w:space="0" w:color="auto"/>
            <w:left w:val="none" w:sz="0" w:space="0" w:color="auto"/>
            <w:bottom w:val="none" w:sz="0" w:space="0" w:color="auto"/>
            <w:right w:val="none" w:sz="0" w:space="0" w:color="auto"/>
          </w:divBdr>
        </w:div>
        <w:div w:id="1751922353">
          <w:marLeft w:val="480"/>
          <w:marRight w:val="0"/>
          <w:marTop w:val="0"/>
          <w:marBottom w:val="0"/>
          <w:divBdr>
            <w:top w:val="none" w:sz="0" w:space="0" w:color="auto"/>
            <w:left w:val="none" w:sz="0" w:space="0" w:color="auto"/>
            <w:bottom w:val="none" w:sz="0" w:space="0" w:color="auto"/>
            <w:right w:val="none" w:sz="0" w:space="0" w:color="auto"/>
          </w:divBdr>
        </w:div>
        <w:div w:id="112866442">
          <w:marLeft w:val="480"/>
          <w:marRight w:val="0"/>
          <w:marTop w:val="0"/>
          <w:marBottom w:val="0"/>
          <w:divBdr>
            <w:top w:val="none" w:sz="0" w:space="0" w:color="auto"/>
            <w:left w:val="none" w:sz="0" w:space="0" w:color="auto"/>
            <w:bottom w:val="none" w:sz="0" w:space="0" w:color="auto"/>
            <w:right w:val="none" w:sz="0" w:space="0" w:color="auto"/>
          </w:divBdr>
        </w:div>
        <w:div w:id="2051414606">
          <w:marLeft w:val="480"/>
          <w:marRight w:val="0"/>
          <w:marTop w:val="0"/>
          <w:marBottom w:val="0"/>
          <w:divBdr>
            <w:top w:val="none" w:sz="0" w:space="0" w:color="auto"/>
            <w:left w:val="none" w:sz="0" w:space="0" w:color="auto"/>
            <w:bottom w:val="none" w:sz="0" w:space="0" w:color="auto"/>
            <w:right w:val="none" w:sz="0" w:space="0" w:color="auto"/>
          </w:divBdr>
        </w:div>
        <w:div w:id="1708096726">
          <w:marLeft w:val="480"/>
          <w:marRight w:val="0"/>
          <w:marTop w:val="0"/>
          <w:marBottom w:val="0"/>
          <w:divBdr>
            <w:top w:val="none" w:sz="0" w:space="0" w:color="auto"/>
            <w:left w:val="none" w:sz="0" w:space="0" w:color="auto"/>
            <w:bottom w:val="none" w:sz="0" w:space="0" w:color="auto"/>
            <w:right w:val="none" w:sz="0" w:space="0" w:color="auto"/>
          </w:divBdr>
        </w:div>
        <w:div w:id="615530519">
          <w:marLeft w:val="480"/>
          <w:marRight w:val="0"/>
          <w:marTop w:val="0"/>
          <w:marBottom w:val="0"/>
          <w:divBdr>
            <w:top w:val="none" w:sz="0" w:space="0" w:color="auto"/>
            <w:left w:val="none" w:sz="0" w:space="0" w:color="auto"/>
            <w:bottom w:val="none" w:sz="0" w:space="0" w:color="auto"/>
            <w:right w:val="none" w:sz="0" w:space="0" w:color="auto"/>
          </w:divBdr>
        </w:div>
        <w:div w:id="84957630">
          <w:marLeft w:val="480"/>
          <w:marRight w:val="0"/>
          <w:marTop w:val="0"/>
          <w:marBottom w:val="0"/>
          <w:divBdr>
            <w:top w:val="none" w:sz="0" w:space="0" w:color="auto"/>
            <w:left w:val="none" w:sz="0" w:space="0" w:color="auto"/>
            <w:bottom w:val="none" w:sz="0" w:space="0" w:color="auto"/>
            <w:right w:val="none" w:sz="0" w:space="0" w:color="auto"/>
          </w:divBdr>
        </w:div>
        <w:div w:id="1362776675">
          <w:marLeft w:val="480"/>
          <w:marRight w:val="0"/>
          <w:marTop w:val="0"/>
          <w:marBottom w:val="0"/>
          <w:divBdr>
            <w:top w:val="none" w:sz="0" w:space="0" w:color="auto"/>
            <w:left w:val="none" w:sz="0" w:space="0" w:color="auto"/>
            <w:bottom w:val="none" w:sz="0" w:space="0" w:color="auto"/>
            <w:right w:val="none" w:sz="0" w:space="0" w:color="auto"/>
          </w:divBdr>
        </w:div>
        <w:div w:id="1164201694">
          <w:marLeft w:val="480"/>
          <w:marRight w:val="0"/>
          <w:marTop w:val="0"/>
          <w:marBottom w:val="0"/>
          <w:divBdr>
            <w:top w:val="none" w:sz="0" w:space="0" w:color="auto"/>
            <w:left w:val="none" w:sz="0" w:space="0" w:color="auto"/>
            <w:bottom w:val="none" w:sz="0" w:space="0" w:color="auto"/>
            <w:right w:val="none" w:sz="0" w:space="0" w:color="auto"/>
          </w:divBdr>
        </w:div>
        <w:div w:id="2360083">
          <w:marLeft w:val="480"/>
          <w:marRight w:val="0"/>
          <w:marTop w:val="0"/>
          <w:marBottom w:val="0"/>
          <w:divBdr>
            <w:top w:val="none" w:sz="0" w:space="0" w:color="auto"/>
            <w:left w:val="none" w:sz="0" w:space="0" w:color="auto"/>
            <w:bottom w:val="none" w:sz="0" w:space="0" w:color="auto"/>
            <w:right w:val="none" w:sz="0" w:space="0" w:color="auto"/>
          </w:divBdr>
        </w:div>
        <w:div w:id="1042483873">
          <w:marLeft w:val="480"/>
          <w:marRight w:val="0"/>
          <w:marTop w:val="0"/>
          <w:marBottom w:val="0"/>
          <w:divBdr>
            <w:top w:val="none" w:sz="0" w:space="0" w:color="auto"/>
            <w:left w:val="none" w:sz="0" w:space="0" w:color="auto"/>
            <w:bottom w:val="none" w:sz="0" w:space="0" w:color="auto"/>
            <w:right w:val="none" w:sz="0" w:space="0" w:color="auto"/>
          </w:divBdr>
        </w:div>
        <w:div w:id="1610550549">
          <w:marLeft w:val="480"/>
          <w:marRight w:val="0"/>
          <w:marTop w:val="0"/>
          <w:marBottom w:val="0"/>
          <w:divBdr>
            <w:top w:val="none" w:sz="0" w:space="0" w:color="auto"/>
            <w:left w:val="none" w:sz="0" w:space="0" w:color="auto"/>
            <w:bottom w:val="none" w:sz="0" w:space="0" w:color="auto"/>
            <w:right w:val="none" w:sz="0" w:space="0" w:color="auto"/>
          </w:divBdr>
        </w:div>
        <w:div w:id="1772780811">
          <w:marLeft w:val="480"/>
          <w:marRight w:val="0"/>
          <w:marTop w:val="0"/>
          <w:marBottom w:val="0"/>
          <w:divBdr>
            <w:top w:val="none" w:sz="0" w:space="0" w:color="auto"/>
            <w:left w:val="none" w:sz="0" w:space="0" w:color="auto"/>
            <w:bottom w:val="none" w:sz="0" w:space="0" w:color="auto"/>
            <w:right w:val="none" w:sz="0" w:space="0" w:color="auto"/>
          </w:divBdr>
        </w:div>
        <w:div w:id="1124888320">
          <w:marLeft w:val="480"/>
          <w:marRight w:val="0"/>
          <w:marTop w:val="0"/>
          <w:marBottom w:val="0"/>
          <w:divBdr>
            <w:top w:val="none" w:sz="0" w:space="0" w:color="auto"/>
            <w:left w:val="none" w:sz="0" w:space="0" w:color="auto"/>
            <w:bottom w:val="none" w:sz="0" w:space="0" w:color="auto"/>
            <w:right w:val="none" w:sz="0" w:space="0" w:color="auto"/>
          </w:divBdr>
        </w:div>
        <w:div w:id="622466613">
          <w:marLeft w:val="480"/>
          <w:marRight w:val="0"/>
          <w:marTop w:val="0"/>
          <w:marBottom w:val="0"/>
          <w:divBdr>
            <w:top w:val="none" w:sz="0" w:space="0" w:color="auto"/>
            <w:left w:val="none" w:sz="0" w:space="0" w:color="auto"/>
            <w:bottom w:val="none" w:sz="0" w:space="0" w:color="auto"/>
            <w:right w:val="none" w:sz="0" w:space="0" w:color="auto"/>
          </w:divBdr>
        </w:div>
        <w:div w:id="2123069451">
          <w:marLeft w:val="480"/>
          <w:marRight w:val="0"/>
          <w:marTop w:val="0"/>
          <w:marBottom w:val="0"/>
          <w:divBdr>
            <w:top w:val="none" w:sz="0" w:space="0" w:color="auto"/>
            <w:left w:val="none" w:sz="0" w:space="0" w:color="auto"/>
            <w:bottom w:val="none" w:sz="0" w:space="0" w:color="auto"/>
            <w:right w:val="none" w:sz="0" w:space="0" w:color="auto"/>
          </w:divBdr>
        </w:div>
        <w:div w:id="1598708466">
          <w:marLeft w:val="480"/>
          <w:marRight w:val="0"/>
          <w:marTop w:val="0"/>
          <w:marBottom w:val="0"/>
          <w:divBdr>
            <w:top w:val="none" w:sz="0" w:space="0" w:color="auto"/>
            <w:left w:val="none" w:sz="0" w:space="0" w:color="auto"/>
            <w:bottom w:val="none" w:sz="0" w:space="0" w:color="auto"/>
            <w:right w:val="none" w:sz="0" w:space="0" w:color="auto"/>
          </w:divBdr>
        </w:div>
        <w:div w:id="684330947">
          <w:marLeft w:val="480"/>
          <w:marRight w:val="0"/>
          <w:marTop w:val="0"/>
          <w:marBottom w:val="0"/>
          <w:divBdr>
            <w:top w:val="none" w:sz="0" w:space="0" w:color="auto"/>
            <w:left w:val="none" w:sz="0" w:space="0" w:color="auto"/>
            <w:bottom w:val="none" w:sz="0" w:space="0" w:color="auto"/>
            <w:right w:val="none" w:sz="0" w:space="0" w:color="auto"/>
          </w:divBdr>
        </w:div>
        <w:div w:id="825782622">
          <w:marLeft w:val="480"/>
          <w:marRight w:val="0"/>
          <w:marTop w:val="0"/>
          <w:marBottom w:val="0"/>
          <w:divBdr>
            <w:top w:val="none" w:sz="0" w:space="0" w:color="auto"/>
            <w:left w:val="none" w:sz="0" w:space="0" w:color="auto"/>
            <w:bottom w:val="none" w:sz="0" w:space="0" w:color="auto"/>
            <w:right w:val="none" w:sz="0" w:space="0" w:color="auto"/>
          </w:divBdr>
        </w:div>
        <w:div w:id="1832016184">
          <w:marLeft w:val="480"/>
          <w:marRight w:val="0"/>
          <w:marTop w:val="0"/>
          <w:marBottom w:val="0"/>
          <w:divBdr>
            <w:top w:val="none" w:sz="0" w:space="0" w:color="auto"/>
            <w:left w:val="none" w:sz="0" w:space="0" w:color="auto"/>
            <w:bottom w:val="none" w:sz="0" w:space="0" w:color="auto"/>
            <w:right w:val="none" w:sz="0" w:space="0" w:color="auto"/>
          </w:divBdr>
        </w:div>
        <w:div w:id="1917008366">
          <w:marLeft w:val="480"/>
          <w:marRight w:val="0"/>
          <w:marTop w:val="0"/>
          <w:marBottom w:val="0"/>
          <w:divBdr>
            <w:top w:val="none" w:sz="0" w:space="0" w:color="auto"/>
            <w:left w:val="none" w:sz="0" w:space="0" w:color="auto"/>
            <w:bottom w:val="none" w:sz="0" w:space="0" w:color="auto"/>
            <w:right w:val="none" w:sz="0" w:space="0" w:color="auto"/>
          </w:divBdr>
        </w:div>
        <w:div w:id="1037511709">
          <w:marLeft w:val="480"/>
          <w:marRight w:val="0"/>
          <w:marTop w:val="0"/>
          <w:marBottom w:val="0"/>
          <w:divBdr>
            <w:top w:val="none" w:sz="0" w:space="0" w:color="auto"/>
            <w:left w:val="none" w:sz="0" w:space="0" w:color="auto"/>
            <w:bottom w:val="none" w:sz="0" w:space="0" w:color="auto"/>
            <w:right w:val="none" w:sz="0" w:space="0" w:color="auto"/>
          </w:divBdr>
        </w:div>
        <w:div w:id="84500726">
          <w:marLeft w:val="480"/>
          <w:marRight w:val="0"/>
          <w:marTop w:val="0"/>
          <w:marBottom w:val="0"/>
          <w:divBdr>
            <w:top w:val="none" w:sz="0" w:space="0" w:color="auto"/>
            <w:left w:val="none" w:sz="0" w:space="0" w:color="auto"/>
            <w:bottom w:val="none" w:sz="0" w:space="0" w:color="auto"/>
            <w:right w:val="none" w:sz="0" w:space="0" w:color="auto"/>
          </w:divBdr>
        </w:div>
        <w:div w:id="287012674">
          <w:marLeft w:val="480"/>
          <w:marRight w:val="0"/>
          <w:marTop w:val="0"/>
          <w:marBottom w:val="0"/>
          <w:divBdr>
            <w:top w:val="none" w:sz="0" w:space="0" w:color="auto"/>
            <w:left w:val="none" w:sz="0" w:space="0" w:color="auto"/>
            <w:bottom w:val="none" w:sz="0" w:space="0" w:color="auto"/>
            <w:right w:val="none" w:sz="0" w:space="0" w:color="auto"/>
          </w:divBdr>
        </w:div>
        <w:div w:id="319312804">
          <w:marLeft w:val="480"/>
          <w:marRight w:val="0"/>
          <w:marTop w:val="0"/>
          <w:marBottom w:val="0"/>
          <w:divBdr>
            <w:top w:val="none" w:sz="0" w:space="0" w:color="auto"/>
            <w:left w:val="none" w:sz="0" w:space="0" w:color="auto"/>
            <w:bottom w:val="none" w:sz="0" w:space="0" w:color="auto"/>
            <w:right w:val="none" w:sz="0" w:space="0" w:color="auto"/>
          </w:divBdr>
        </w:div>
        <w:div w:id="376006576">
          <w:marLeft w:val="480"/>
          <w:marRight w:val="0"/>
          <w:marTop w:val="0"/>
          <w:marBottom w:val="0"/>
          <w:divBdr>
            <w:top w:val="none" w:sz="0" w:space="0" w:color="auto"/>
            <w:left w:val="none" w:sz="0" w:space="0" w:color="auto"/>
            <w:bottom w:val="none" w:sz="0" w:space="0" w:color="auto"/>
            <w:right w:val="none" w:sz="0" w:space="0" w:color="auto"/>
          </w:divBdr>
        </w:div>
        <w:div w:id="1192111064">
          <w:marLeft w:val="480"/>
          <w:marRight w:val="0"/>
          <w:marTop w:val="0"/>
          <w:marBottom w:val="0"/>
          <w:divBdr>
            <w:top w:val="none" w:sz="0" w:space="0" w:color="auto"/>
            <w:left w:val="none" w:sz="0" w:space="0" w:color="auto"/>
            <w:bottom w:val="none" w:sz="0" w:space="0" w:color="auto"/>
            <w:right w:val="none" w:sz="0" w:space="0" w:color="auto"/>
          </w:divBdr>
        </w:div>
        <w:div w:id="726537219">
          <w:marLeft w:val="480"/>
          <w:marRight w:val="0"/>
          <w:marTop w:val="0"/>
          <w:marBottom w:val="0"/>
          <w:divBdr>
            <w:top w:val="none" w:sz="0" w:space="0" w:color="auto"/>
            <w:left w:val="none" w:sz="0" w:space="0" w:color="auto"/>
            <w:bottom w:val="none" w:sz="0" w:space="0" w:color="auto"/>
            <w:right w:val="none" w:sz="0" w:space="0" w:color="auto"/>
          </w:divBdr>
        </w:div>
        <w:div w:id="410854409">
          <w:marLeft w:val="480"/>
          <w:marRight w:val="0"/>
          <w:marTop w:val="0"/>
          <w:marBottom w:val="0"/>
          <w:divBdr>
            <w:top w:val="none" w:sz="0" w:space="0" w:color="auto"/>
            <w:left w:val="none" w:sz="0" w:space="0" w:color="auto"/>
            <w:bottom w:val="none" w:sz="0" w:space="0" w:color="auto"/>
            <w:right w:val="none" w:sz="0" w:space="0" w:color="auto"/>
          </w:divBdr>
        </w:div>
        <w:div w:id="2120291961">
          <w:marLeft w:val="480"/>
          <w:marRight w:val="0"/>
          <w:marTop w:val="0"/>
          <w:marBottom w:val="0"/>
          <w:divBdr>
            <w:top w:val="none" w:sz="0" w:space="0" w:color="auto"/>
            <w:left w:val="none" w:sz="0" w:space="0" w:color="auto"/>
            <w:bottom w:val="none" w:sz="0" w:space="0" w:color="auto"/>
            <w:right w:val="none" w:sz="0" w:space="0" w:color="auto"/>
          </w:divBdr>
        </w:div>
        <w:div w:id="1371686717">
          <w:marLeft w:val="480"/>
          <w:marRight w:val="0"/>
          <w:marTop w:val="0"/>
          <w:marBottom w:val="0"/>
          <w:divBdr>
            <w:top w:val="none" w:sz="0" w:space="0" w:color="auto"/>
            <w:left w:val="none" w:sz="0" w:space="0" w:color="auto"/>
            <w:bottom w:val="none" w:sz="0" w:space="0" w:color="auto"/>
            <w:right w:val="none" w:sz="0" w:space="0" w:color="auto"/>
          </w:divBdr>
        </w:div>
        <w:div w:id="459960728">
          <w:marLeft w:val="480"/>
          <w:marRight w:val="0"/>
          <w:marTop w:val="0"/>
          <w:marBottom w:val="0"/>
          <w:divBdr>
            <w:top w:val="none" w:sz="0" w:space="0" w:color="auto"/>
            <w:left w:val="none" w:sz="0" w:space="0" w:color="auto"/>
            <w:bottom w:val="none" w:sz="0" w:space="0" w:color="auto"/>
            <w:right w:val="none" w:sz="0" w:space="0" w:color="auto"/>
          </w:divBdr>
        </w:div>
        <w:div w:id="1325016009">
          <w:marLeft w:val="480"/>
          <w:marRight w:val="0"/>
          <w:marTop w:val="0"/>
          <w:marBottom w:val="0"/>
          <w:divBdr>
            <w:top w:val="none" w:sz="0" w:space="0" w:color="auto"/>
            <w:left w:val="none" w:sz="0" w:space="0" w:color="auto"/>
            <w:bottom w:val="none" w:sz="0" w:space="0" w:color="auto"/>
            <w:right w:val="none" w:sz="0" w:space="0" w:color="auto"/>
          </w:divBdr>
        </w:div>
      </w:divsChild>
    </w:div>
    <w:div w:id="1285311044">
      <w:bodyDiv w:val="1"/>
      <w:marLeft w:val="0"/>
      <w:marRight w:val="0"/>
      <w:marTop w:val="0"/>
      <w:marBottom w:val="0"/>
      <w:divBdr>
        <w:top w:val="none" w:sz="0" w:space="0" w:color="auto"/>
        <w:left w:val="none" w:sz="0" w:space="0" w:color="auto"/>
        <w:bottom w:val="none" w:sz="0" w:space="0" w:color="auto"/>
        <w:right w:val="none" w:sz="0" w:space="0" w:color="auto"/>
      </w:divBdr>
    </w:div>
    <w:div w:id="1285698653">
      <w:bodyDiv w:val="1"/>
      <w:marLeft w:val="0"/>
      <w:marRight w:val="0"/>
      <w:marTop w:val="0"/>
      <w:marBottom w:val="0"/>
      <w:divBdr>
        <w:top w:val="none" w:sz="0" w:space="0" w:color="auto"/>
        <w:left w:val="none" w:sz="0" w:space="0" w:color="auto"/>
        <w:bottom w:val="none" w:sz="0" w:space="0" w:color="auto"/>
        <w:right w:val="none" w:sz="0" w:space="0" w:color="auto"/>
      </w:divBdr>
    </w:div>
    <w:div w:id="1287664774">
      <w:bodyDiv w:val="1"/>
      <w:marLeft w:val="0"/>
      <w:marRight w:val="0"/>
      <w:marTop w:val="0"/>
      <w:marBottom w:val="0"/>
      <w:divBdr>
        <w:top w:val="none" w:sz="0" w:space="0" w:color="auto"/>
        <w:left w:val="none" w:sz="0" w:space="0" w:color="auto"/>
        <w:bottom w:val="none" w:sz="0" w:space="0" w:color="auto"/>
        <w:right w:val="none" w:sz="0" w:space="0" w:color="auto"/>
      </w:divBdr>
    </w:div>
    <w:div w:id="1288008312">
      <w:bodyDiv w:val="1"/>
      <w:marLeft w:val="0"/>
      <w:marRight w:val="0"/>
      <w:marTop w:val="0"/>
      <w:marBottom w:val="0"/>
      <w:divBdr>
        <w:top w:val="none" w:sz="0" w:space="0" w:color="auto"/>
        <w:left w:val="none" w:sz="0" w:space="0" w:color="auto"/>
        <w:bottom w:val="none" w:sz="0" w:space="0" w:color="auto"/>
        <w:right w:val="none" w:sz="0" w:space="0" w:color="auto"/>
      </w:divBdr>
    </w:div>
    <w:div w:id="1288193728">
      <w:bodyDiv w:val="1"/>
      <w:marLeft w:val="0"/>
      <w:marRight w:val="0"/>
      <w:marTop w:val="0"/>
      <w:marBottom w:val="0"/>
      <w:divBdr>
        <w:top w:val="none" w:sz="0" w:space="0" w:color="auto"/>
        <w:left w:val="none" w:sz="0" w:space="0" w:color="auto"/>
        <w:bottom w:val="none" w:sz="0" w:space="0" w:color="auto"/>
        <w:right w:val="none" w:sz="0" w:space="0" w:color="auto"/>
      </w:divBdr>
    </w:div>
    <w:div w:id="1288705634">
      <w:bodyDiv w:val="1"/>
      <w:marLeft w:val="0"/>
      <w:marRight w:val="0"/>
      <w:marTop w:val="0"/>
      <w:marBottom w:val="0"/>
      <w:divBdr>
        <w:top w:val="none" w:sz="0" w:space="0" w:color="auto"/>
        <w:left w:val="none" w:sz="0" w:space="0" w:color="auto"/>
        <w:bottom w:val="none" w:sz="0" w:space="0" w:color="auto"/>
        <w:right w:val="none" w:sz="0" w:space="0" w:color="auto"/>
      </w:divBdr>
    </w:div>
    <w:div w:id="1290549833">
      <w:bodyDiv w:val="1"/>
      <w:marLeft w:val="0"/>
      <w:marRight w:val="0"/>
      <w:marTop w:val="0"/>
      <w:marBottom w:val="0"/>
      <w:divBdr>
        <w:top w:val="none" w:sz="0" w:space="0" w:color="auto"/>
        <w:left w:val="none" w:sz="0" w:space="0" w:color="auto"/>
        <w:bottom w:val="none" w:sz="0" w:space="0" w:color="auto"/>
        <w:right w:val="none" w:sz="0" w:space="0" w:color="auto"/>
      </w:divBdr>
    </w:div>
    <w:div w:id="1291013400">
      <w:bodyDiv w:val="1"/>
      <w:marLeft w:val="0"/>
      <w:marRight w:val="0"/>
      <w:marTop w:val="0"/>
      <w:marBottom w:val="0"/>
      <w:divBdr>
        <w:top w:val="none" w:sz="0" w:space="0" w:color="auto"/>
        <w:left w:val="none" w:sz="0" w:space="0" w:color="auto"/>
        <w:bottom w:val="none" w:sz="0" w:space="0" w:color="auto"/>
        <w:right w:val="none" w:sz="0" w:space="0" w:color="auto"/>
      </w:divBdr>
    </w:div>
    <w:div w:id="1291937226">
      <w:bodyDiv w:val="1"/>
      <w:marLeft w:val="0"/>
      <w:marRight w:val="0"/>
      <w:marTop w:val="0"/>
      <w:marBottom w:val="0"/>
      <w:divBdr>
        <w:top w:val="none" w:sz="0" w:space="0" w:color="auto"/>
        <w:left w:val="none" w:sz="0" w:space="0" w:color="auto"/>
        <w:bottom w:val="none" w:sz="0" w:space="0" w:color="auto"/>
        <w:right w:val="none" w:sz="0" w:space="0" w:color="auto"/>
      </w:divBdr>
      <w:divsChild>
        <w:div w:id="1218974514">
          <w:marLeft w:val="480"/>
          <w:marRight w:val="0"/>
          <w:marTop w:val="0"/>
          <w:marBottom w:val="0"/>
          <w:divBdr>
            <w:top w:val="none" w:sz="0" w:space="0" w:color="auto"/>
            <w:left w:val="none" w:sz="0" w:space="0" w:color="auto"/>
            <w:bottom w:val="none" w:sz="0" w:space="0" w:color="auto"/>
            <w:right w:val="none" w:sz="0" w:space="0" w:color="auto"/>
          </w:divBdr>
        </w:div>
        <w:div w:id="235357499">
          <w:marLeft w:val="480"/>
          <w:marRight w:val="0"/>
          <w:marTop w:val="0"/>
          <w:marBottom w:val="0"/>
          <w:divBdr>
            <w:top w:val="none" w:sz="0" w:space="0" w:color="auto"/>
            <w:left w:val="none" w:sz="0" w:space="0" w:color="auto"/>
            <w:bottom w:val="none" w:sz="0" w:space="0" w:color="auto"/>
            <w:right w:val="none" w:sz="0" w:space="0" w:color="auto"/>
          </w:divBdr>
        </w:div>
        <w:div w:id="1325476885">
          <w:marLeft w:val="480"/>
          <w:marRight w:val="0"/>
          <w:marTop w:val="0"/>
          <w:marBottom w:val="0"/>
          <w:divBdr>
            <w:top w:val="none" w:sz="0" w:space="0" w:color="auto"/>
            <w:left w:val="none" w:sz="0" w:space="0" w:color="auto"/>
            <w:bottom w:val="none" w:sz="0" w:space="0" w:color="auto"/>
            <w:right w:val="none" w:sz="0" w:space="0" w:color="auto"/>
          </w:divBdr>
        </w:div>
        <w:div w:id="1235624395">
          <w:marLeft w:val="480"/>
          <w:marRight w:val="0"/>
          <w:marTop w:val="0"/>
          <w:marBottom w:val="0"/>
          <w:divBdr>
            <w:top w:val="none" w:sz="0" w:space="0" w:color="auto"/>
            <w:left w:val="none" w:sz="0" w:space="0" w:color="auto"/>
            <w:bottom w:val="none" w:sz="0" w:space="0" w:color="auto"/>
            <w:right w:val="none" w:sz="0" w:space="0" w:color="auto"/>
          </w:divBdr>
        </w:div>
        <w:div w:id="1808819728">
          <w:marLeft w:val="480"/>
          <w:marRight w:val="0"/>
          <w:marTop w:val="0"/>
          <w:marBottom w:val="0"/>
          <w:divBdr>
            <w:top w:val="none" w:sz="0" w:space="0" w:color="auto"/>
            <w:left w:val="none" w:sz="0" w:space="0" w:color="auto"/>
            <w:bottom w:val="none" w:sz="0" w:space="0" w:color="auto"/>
            <w:right w:val="none" w:sz="0" w:space="0" w:color="auto"/>
          </w:divBdr>
        </w:div>
        <w:div w:id="409086230">
          <w:marLeft w:val="480"/>
          <w:marRight w:val="0"/>
          <w:marTop w:val="0"/>
          <w:marBottom w:val="0"/>
          <w:divBdr>
            <w:top w:val="none" w:sz="0" w:space="0" w:color="auto"/>
            <w:left w:val="none" w:sz="0" w:space="0" w:color="auto"/>
            <w:bottom w:val="none" w:sz="0" w:space="0" w:color="auto"/>
            <w:right w:val="none" w:sz="0" w:space="0" w:color="auto"/>
          </w:divBdr>
        </w:div>
        <w:div w:id="1571888078">
          <w:marLeft w:val="480"/>
          <w:marRight w:val="0"/>
          <w:marTop w:val="0"/>
          <w:marBottom w:val="0"/>
          <w:divBdr>
            <w:top w:val="none" w:sz="0" w:space="0" w:color="auto"/>
            <w:left w:val="none" w:sz="0" w:space="0" w:color="auto"/>
            <w:bottom w:val="none" w:sz="0" w:space="0" w:color="auto"/>
            <w:right w:val="none" w:sz="0" w:space="0" w:color="auto"/>
          </w:divBdr>
        </w:div>
        <w:div w:id="1246643348">
          <w:marLeft w:val="480"/>
          <w:marRight w:val="0"/>
          <w:marTop w:val="0"/>
          <w:marBottom w:val="0"/>
          <w:divBdr>
            <w:top w:val="none" w:sz="0" w:space="0" w:color="auto"/>
            <w:left w:val="none" w:sz="0" w:space="0" w:color="auto"/>
            <w:bottom w:val="none" w:sz="0" w:space="0" w:color="auto"/>
            <w:right w:val="none" w:sz="0" w:space="0" w:color="auto"/>
          </w:divBdr>
        </w:div>
        <w:div w:id="1303729372">
          <w:marLeft w:val="480"/>
          <w:marRight w:val="0"/>
          <w:marTop w:val="0"/>
          <w:marBottom w:val="0"/>
          <w:divBdr>
            <w:top w:val="none" w:sz="0" w:space="0" w:color="auto"/>
            <w:left w:val="none" w:sz="0" w:space="0" w:color="auto"/>
            <w:bottom w:val="none" w:sz="0" w:space="0" w:color="auto"/>
            <w:right w:val="none" w:sz="0" w:space="0" w:color="auto"/>
          </w:divBdr>
        </w:div>
        <w:div w:id="1428304906">
          <w:marLeft w:val="480"/>
          <w:marRight w:val="0"/>
          <w:marTop w:val="0"/>
          <w:marBottom w:val="0"/>
          <w:divBdr>
            <w:top w:val="none" w:sz="0" w:space="0" w:color="auto"/>
            <w:left w:val="none" w:sz="0" w:space="0" w:color="auto"/>
            <w:bottom w:val="none" w:sz="0" w:space="0" w:color="auto"/>
            <w:right w:val="none" w:sz="0" w:space="0" w:color="auto"/>
          </w:divBdr>
        </w:div>
        <w:div w:id="1876456357">
          <w:marLeft w:val="480"/>
          <w:marRight w:val="0"/>
          <w:marTop w:val="0"/>
          <w:marBottom w:val="0"/>
          <w:divBdr>
            <w:top w:val="none" w:sz="0" w:space="0" w:color="auto"/>
            <w:left w:val="none" w:sz="0" w:space="0" w:color="auto"/>
            <w:bottom w:val="none" w:sz="0" w:space="0" w:color="auto"/>
            <w:right w:val="none" w:sz="0" w:space="0" w:color="auto"/>
          </w:divBdr>
        </w:div>
        <w:div w:id="1494683234">
          <w:marLeft w:val="480"/>
          <w:marRight w:val="0"/>
          <w:marTop w:val="0"/>
          <w:marBottom w:val="0"/>
          <w:divBdr>
            <w:top w:val="none" w:sz="0" w:space="0" w:color="auto"/>
            <w:left w:val="none" w:sz="0" w:space="0" w:color="auto"/>
            <w:bottom w:val="none" w:sz="0" w:space="0" w:color="auto"/>
            <w:right w:val="none" w:sz="0" w:space="0" w:color="auto"/>
          </w:divBdr>
        </w:div>
        <w:div w:id="503664966">
          <w:marLeft w:val="480"/>
          <w:marRight w:val="0"/>
          <w:marTop w:val="0"/>
          <w:marBottom w:val="0"/>
          <w:divBdr>
            <w:top w:val="none" w:sz="0" w:space="0" w:color="auto"/>
            <w:left w:val="none" w:sz="0" w:space="0" w:color="auto"/>
            <w:bottom w:val="none" w:sz="0" w:space="0" w:color="auto"/>
            <w:right w:val="none" w:sz="0" w:space="0" w:color="auto"/>
          </w:divBdr>
        </w:div>
        <w:div w:id="338583530">
          <w:marLeft w:val="480"/>
          <w:marRight w:val="0"/>
          <w:marTop w:val="0"/>
          <w:marBottom w:val="0"/>
          <w:divBdr>
            <w:top w:val="none" w:sz="0" w:space="0" w:color="auto"/>
            <w:left w:val="none" w:sz="0" w:space="0" w:color="auto"/>
            <w:bottom w:val="none" w:sz="0" w:space="0" w:color="auto"/>
            <w:right w:val="none" w:sz="0" w:space="0" w:color="auto"/>
          </w:divBdr>
        </w:div>
        <w:div w:id="1945527487">
          <w:marLeft w:val="480"/>
          <w:marRight w:val="0"/>
          <w:marTop w:val="0"/>
          <w:marBottom w:val="0"/>
          <w:divBdr>
            <w:top w:val="none" w:sz="0" w:space="0" w:color="auto"/>
            <w:left w:val="none" w:sz="0" w:space="0" w:color="auto"/>
            <w:bottom w:val="none" w:sz="0" w:space="0" w:color="auto"/>
            <w:right w:val="none" w:sz="0" w:space="0" w:color="auto"/>
          </w:divBdr>
        </w:div>
        <w:div w:id="1781024927">
          <w:marLeft w:val="480"/>
          <w:marRight w:val="0"/>
          <w:marTop w:val="0"/>
          <w:marBottom w:val="0"/>
          <w:divBdr>
            <w:top w:val="none" w:sz="0" w:space="0" w:color="auto"/>
            <w:left w:val="none" w:sz="0" w:space="0" w:color="auto"/>
            <w:bottom w:val="none" w:sz="0" w:space="0" w:color="auto"/>
            <w:right w:val="none" w:sz="0" w:space="0" w:color="auto"/>
          </w:divBdr>
        </w:div>
        <w:div w:id="446583379">
          <w:marLeft w:val="480"/>
          <w:marRight w:val="0"/>
          <w:marTop w:val="0"/>
          <w:marBottom w:val="0"/>
          <w:divBdr>
            <w:top w:val="none" w:sz="0" w:space="0" w:color="auto"/>
            <w:left w:val="none" w:sz="0" w:space="0" w:color="auto"/>
            <w:bottom w:val="none" w:sz="0" w:space="0" w:color="auto"/>
            <w:right w:val="none" w:sz="0" w:space="0" w:color="auto"/>
          </w:divBdr>
        </w:div>
        <w:div w:id="1599361603">
          <w:marLeft w:val="480"/>
          <w:marRight w:val="0"/>
          <w:marTop w:val="0"/>
          <w:marBottom w:val="0"/>
          <w:divBdr>
            <w:top w:val="none" w:sz="0" w:space="0" w:color="auto"/>
            <w:left w:val="none" w:sz="0" w:space="0" w:color="auto"/>
            <w:bottom w:val="none" w:sz="0" w:space="0" w:color="auto"/>
            <w:right w:val="none" w:sz="0" w:space="0" w:color="auto"/>
          </w:divBdr>
        </w:div>
        <w:div w:id="1217354959">
          <w:marLeft w:val="480"/>
          <w:marRight w:val="0"/>
          <w:marTop w:val="0"/>
          <w:marBottom w:val="0"/>
          <w:divBdr>
            <w:top w:val="none" w:sz="0" w:space="0" w:color="auto"/>
            <w:left w:val="none" w:sz="0" w:space="0" w:color="auto"/>
            <w:bottom w:val="none" w:sz="0" w:space="0" w:color="auto"/>
            <w:right w:val="none" w:sz="0" w:space="0" w:color="auto"/>
          </w:divBdr>
        </w:div>
        <w:div w:id="966546111">
          <w:marLeft w:val="480"/>
          <w:marRight w:val="0"/>
          <w:marTop w:val="0"/>
          <w:marBottom w:val="0"/>
          <w:divBdr>
            <w:top w:val="none" w:sz="0" w:space="0" w:color="auto"/>
            <w:left w:val="none" w:sz="0" w:space="0" w:color="auto"/>
            <w:bottom w:val="none" w:sz="0" w:space="0" w:color="auto"/>
            <w:right w:val="none" w:sz="0" w:space="0" w:color="auto"/>
          </w:divBdr>
        </w:div>
        <w:div w:id="1654523885">
          <w:marLeft w:val="480"/>
          <w:marRight w:val="0"/>
          <w:marTop w:val="0"/>
          <w:marBottom w:val="0"/>
          <w:divBdr>
            <w:top w:val="none" w:sz="0" w:space="0" w:color="auto"/>
            <w:left w:val="none" w:sz="0" w:space="0" w:color="auto"/>
            <w:bottom w:val="none" w:sz="0" w:space="0" w:color="auto"/>
            <w:right w:val="none" w:sz="0" w:space="0" w:color="auto"/>
          </w:divBdr>
        </w:div>
        <w:div w:id="1793474406">
          <w:marLeft w:val="480"/>
          <w:marRight w:val="0"/>
          <w:marTop w:val="0"/>
          <w:marBottom w:val="0"/>
          <w:divBdr>
            <w:top w:val="none" w:sz="0" w:space="0" w:color="auto"/>
            <w:left w:val="none" w:sz="0" w:space="0" w:color="auto"/>
            <w:bottom w:val="none" w:sz="0" w:space="0" w:color="auto"/>
            <w:right w:val="none" w:sz="0" w:space="0" w:color="auto"/>
          </w:divBdr>
        </w:div>
        <w:div w:id="1006371967">
          <w:marLeft w:val="480"/>
          <w:marRight w:val="0"/>
          <w:marTop w:val="0"/>
          <w:marBottom w:val="0"/>
          <w:divBdr>
            <w:top w:val="none" w:sz="0" w:space="0" w:color="auto"/>
            <w:left w:val="none" w:sz="0" w:space="0" w:color="auto"/>
            <w:bottom w:val="none" w:sz="0" w:space="0" w:color="auto"/>
            <w:right w:val="none" w:sz="0" w:space="0" w:color="auto"/>
          </w:divBdr>
        </w:div>
        <w:div w:id="963118259">
          <w:marLeft w:val="480"/>
          <w:marRight w:val="0"/>
          <w:marTop w:val="0"/>
          <w:marBottom w:val="0"/>
          <w:divBdr>
            <w:top w:val="none" w:sz="0" w:space="0" w:color="auto"/>
            <w:left w:val="none" w:sz="0" w:space="0" w:color="auto"/>
            <w:bottom w:val="none" w:sz="0" w:space="0" w:color="auto"/>
            <w:right w:val="none" w:sz="0" w:space="0" w:color="auto"/>
          </w:divBdr>
        </w:div>
        <w:div w:id="981735412">
          <w:marLeft w:val="480"/>
          <w:marRight w:val="0"/>
          <w:marTop w:val="0"/>
          <w:marBottom w:val="0"/>
          <w:divBdr>
            <w:top w:val="none" w:sz="0" w:space="0" w:color="auto"/>
            <w:left w:val="none" w:sz="0" w:space="0" w:color="auto"/>
            <w:bottom w:val="none" w:sz="0" w:space="0" w:color="auto"/>
            <w:right w:val="none" w:sz="0" w:space="0" w:color="auto"/>
          </w:divBdr>
        </w:div>
        <w:div w:id="2062560921">
          <w:marLeft w:val="480"/>
          <w:marRight w:val="0"/>
          <w:marTop w:val="0"/>
          <w:marBottom w:val="0"/>
          <w:divBdr>
            <w:top w:val="none" w:sz="0" w:space="0" w:color="auto"/>
            <w:left w:val="none" w:sz="0" w:space="0" w:color="auto"/>
            <w:bottom w:val="none" w:sz="0" w:space="0" w:color="auto"/>
            <w:right w:val="none" w:sz="0" w:space="0" w:color="auto"/>
          </w:divBdr>
        </w:div>
        <w:div w:id="1357075927">
          <w:marLeft w:val="480"/>
          <w:marRight w:val="0"/>
          <w:marTop w:val="0"/>
          <w:marBottom w:val="0"/>
          <w:divBdr>
            <w:top w:val="none" w:sz="0" w:space="0" w:color="auto"/>
            <w:left w:val="none" w:sz="0" w:space="0" w:color="auto"/>
            <w:bottom w:val="none" w:sz="0" w:space="0" w:color="auto"/>
            <w:right w:val="none" w:sz="0" w:space="0" w:color="auto"/>
          </w:divBdr>
        </w:div>
        <w:div w:id="229002602">
          <w:marLeft w:val="480"/>
          <w:marRight w:val="0"/>
          <w:marTop w:val="0"/>
          <w:marBottom w:val="0"/>
          <w:divBdr>
            <w:top w:val="none" w:sz="0" w:space="0" w:color="auto"/>
            <w:left w:val="none" w:sz="0" w:space="0" w:color="auto"/>
            <w:bottom w:val="none" w:sz="0" w:space="0" w:color="auto"/>
            <w:right w:val="none" w:sz="0" w:space="0" w:color="auto"/>
          </w:divBdr>
        </w:div>
      </w:divsChild>
    </w:div>
    <w:div w:id="1292832942">
      <w:bodyDiv w:val="1"/>
      <w:marLeft w:val="0"/>
      <w:marRight w:val="0"/>
      <w:marTop w:val="0"/>
      <w:marBottom w:val="0"/>
      <w:divBdr>
        <w:top w:val="none" w:sz="0" w:space="0" w:color="auto"/>
        <w:left w:val="none" w:sz="0" w:space="0" w:color="auto"/>
        <w:bottom w:val="none" w:sz="0" w:space="0" w:color="auto"/>
        <w:right w:val="none" w:sz="0" w:space="0" w:color="auto"/>
      </w:divBdr>
      <w:divsChild>
        <w:div w:id="1422985990">
          <w:marLeft w:val="480"/>
          <w:marRight w:val="0"/>
          <w:marTop w:val="0"/>
          <w:marBottom w:val="0"/>
          <w:divBdr>
            <w:top w:val="none" w:sz="0" w:space="0" w:color="auto"/>
            <w:left w:val="none" w:sz="0" w:space="0" w:color="auto"/>
            <w:bottom w:val="none" w:sz="0" w:space="0" w:color="auto"/>
            <w:right w:val="none" w:sz="0" w:space="0" w:color="auto"/>
          </w:divBdr>
        </w:div>
        <w:div w:id="1813018658">
          <w:marLeft w:val="480"/>
          <w:marRight w:val="0"/>
          <w:marTop w:val="0"/>
          <w:marBottom w:val="0"/>
          <w:divBdr>
            <w:top w:val="none" w:sz="0" w:space="0" w:color="auto"/>
            <w:left w:val="none" w:sz="0" w:space="0" w:color="auto"/>
            <w:bottom w:val="none" w:sz="0" w:space="0" w:color="auto"/>
            <w:right w:val="none" w:sz="0" w:space="0" w:color="auto"/>
          </w:divBdr>
        </w:div>
        <w:div w:id="1588420604">
          <w:marLeft w:val="480"/>
          <w:marRight w:val="0"/>
          <w:marTop w:val="0"/>
          <w:marBottom w:val="0"/>
          <w:divBdr>
            <w:top w:val="none" w:sz="0" w:space="0" w:color="auto"/>
            <w:left w:val="none" w:sz="0" w:space="0" w:color="auto"/>
            <w:bottom w:val="none" w:sz="0" w:space="0" w:color="auto"/>
            <w:right w:val="none" w:sz="0" w:space="0" w:color="auto"/>
          </w:divBdr>
        </w:div>
        <w:div w:id="1570264715">
          <w:marLeft w:val="480"/>
          <w:marRight w:val="0"/>
          <w:marTop w:val="0"/>
          <w:marBottom w:val="0"/>
          <w:divBdr>
            <w:top w:val="none" w:sz="0" w:space="0" w:color="auto"/>
            <w:left w:val="none" w:sz="0" w:space="0" w:color="auto"/>
            <w:bottom w:val="none" w:sz="0" w:space="0" w:color="auto"/>
            <w:right w:val="none" w:sz="0" w:space="0" w:color="auto"/>
          </w:divBdr>
        </w:div>
        <w:div w:id="1542474688">
          <w:marLeft w:val="480"/>
          <w:marRight w:val="0"/>
          <w:marTop w:val="0"/>
          <w:marBottom w:val="0"/>
          <w:divBdr>
            <w:top w:val="none" w:sz="0" w:space="0" w:color="auto"/>
            <w:left w:val="none" w:sz="0" w:space="0" w:color="auto"/>
            <w:bottom w:val="none" w:sz="0" w:space="0" w:color="auto"/>
            <w:right w:val="none" w:sz="0" w:space="0" w:color="auto"/>
          </w:divBdr>
        </w:div>
        <w:div w:id="959920438">
          <w:marLeft w:val="480"/>
          <w:marRight w:val="0"/>
          <w:marTop w:val="0"/>
          <w:marBottom w:val="0"/>
          <w:divBdr>
            <w:top w:val="none" w:sz="0" w:space="0" w:color="auto"/>
            <w:left w:val="none" w:sz="0" w:space="0" w:color="auto"/>
            <w:bottom w:val="none" w:sz="0" w:space="0" w:color="auto"/>
            <w:right w:val="none" w:sz="0" w:space="0" w:color="auto"/>
          </w:divBdr>
        </w:div>
        <w:div w:id="1901985801">
          <w:marLeft w:val="480"/>
          <w:marRight w:val="0"/>
          <w:marTop w:val="0"/>
          <w:marBottom w:val="0"/>
          <w:divBdr>
            <w:top w:val="none" w:sz="0" w:space="0" w:color="auto"/>
            <w:left w:val="none" w:sz="0" w:space="0" w:color="auto"/>
            <w:bottom w:val="none" w:sz="0" w:space="0" w:color="auto"/>
            <w:right w:val="none" w:sz="0" w:space="0" w:color="auto"/>
          </w:divBdr>
        </w:div>
        <w:div w:id="238953200">
          <w:marLeft w:val="480"/>
          <w:marRight w:val="0"/>
          <w:marTop w:val="0"/>
          <w:marBottom w:val="0"/>
          <w:divBdr>
            <w:top w:val="none" w:sz="0" w:space="0" w:color="auto"/>
            <w:left w:val="none" w:sz="0" w:space="0" w:color="auto"/>
            <w:bottom w:val="none" w:sz="0" w:space="0" w:color="auto"/>
            <w:right w:val="none" w:sz="0" w:space="0" w:color="auto"/>
          </w:divBdr>
        </w:div>
        <w:div w:id="1445534668">
          <w:marLeft w:val="480"/>
          <w:marRight w:val="0"/>
          <w:marTop w:val="0"/>
          <w:marBottom w:val="0"/>
          <w:divBdr>
            <w:top w:val="none" w:sz="0" w:space="0" w:color="auto"/>
            <w:left w:val="none" w:sz="0" w:space="0" w:color="auto"/>
            <w:bottom w:val="none" w:sz="0" w:space="0" w:color="auto"/>
            <w:right w:val="none" w:sz="0" w:space="0" w:color="auto"/>
          </w:divBdr>
        </w:div>
        <w:div w:id="682826064">
          <w:marLeft w:val="480"/>
          <w:marRight w:val="0"/>
          <w:marTop w:val="0"/>
          <w:marBottom w:val="0"/>
          <w:divBdr>
            <w:top w:val="none" w:sz="0" w:space="0" w:color="auto"/>
            <w:left w:val="none" w:sz="0" w:space="0" w:color="auto"/>
            <w:bottom w:val="none" w:sz="0" w:space="0" w:color="auto"/>
            <w:right w:val="none" w:sz="0" w:space="0" w:color="auto"/>
          </w:divBdr>
        </w:div>
        <w:div w:id="993341561">
          <w:marLeft w:val="480"/>
          <w:marRight w:val="0"/>
          <w:marTop w:val="0"/>
          <w:marBottom w:val="0"/>
          <w:divBdr>
            <w:top w:val="none" w:sz="0" w:space="0" w:color="auto"/>
            <w:left w:val="none" w:sz="0" w:space="0" w:color="auto"/>
            <w:bottom w:val="none" w:sz="0" w:space="0" w:color="auto"/>
            <w:right w:val="none" w:sz="0" w:space="0" w:color="auto"/>
          </w:divBdr>
        </w:div>
        <w:div w:id="1870069936">
          <w:marLeft w:val="480"/>
          <w:marRight w:val="0"/>
          <w:marTop w:val="0"/>
          <w:marBottom w:val="0"/>
          <w:divBdr>
            <w:top w:val="none" w:sz="0" w:space="0" w:color="auto"/>
            <w:left w:val="none" w:sz="0" w:space="0" w:color="auto"/>
            <w:bottom w:val="none" w:sz="0" w:space="0" w:color="auto"/>
            <w:right w:val="none" w:sz="0" w:space="0" w:color="auto"/>
          </w:divBdr>
        </w:div>
        <w:div w:id="1764719119">
          <w:marLeft w:val="480"/>
          <w:marRight w:val="0"/>
          <w:marTop w:val="0"/>
          <w:marBottom w:val="0"/>
          <w:divBdr>
            <w:top w:val="none" w:sz="0" w:space="0" w:color="auto"/>
            <w:left w:val="none" w:sz="0" w:space="0" w:color="auto"/>
            <w:bottom w:val="none" w:sz="0" w:space="0" w:color="auto"/>
            <w:right w:val="none" w:sz="0" w:space="0" w:color="auto"/>
          </w:divBdr>
        </w:div>
        <w:div w:id="2108646767">
          <w:marLeft w:val="480"/>
          <w:marRight w:val="0"/>
          <w:marTop w:val="0"/>
          <w:marBottom w:val="0"/>
          <w:divBdr>
            <w:top w:val="none" w:sz="0" w:space="0" w:color="auto"/>
            <w:left w:val="none" w:sz="0" w:space="0" w:color="auto"/>
            <w:bottom w:val="none" w:sz="0" w:space="0" w:color="auto"/>
            <w:right w:val="none" w:sz="0" w:space="0" w:color="auto"/>
          </w:divBdr>
        </w:div>
        <w:div w:id="1974211403">
          <w:marLeft w:val="480"/>
          <w:marRight w:val="0"/>
          <w:marTop w:val="0"/>
          <w:marBottom w:val="0"/>
          <w:divBdr>
            <w:top w:val="none" w:sz="0" w:space="0" w:color="auto"/>
            <w:left w:val="none" w:sz="0" w:space="0" w:color="auto"/>
            <w:bottom w:val="none" w:sz="0" w:space="0" w:color="auto"/>
            <w:right w:val="none" w:sz="0" w:space="0" w:color="auto"/>
          </w:divBdr>
        </w:div>
        <w:div w:id="1139028401">
          <w:marLeft w:val="480"/>
          <w:marRight w:val="0"/>
          <w:marTop w:val="0"/>
          <w:marBottom w:val="0"/>
          <w:divBdr>
            <w:top w:val="none" w:sz="0" w:space="0" w:color="auto"/>
            <w:left w:val="none" w:sz="0" w:space="0" w:color="auto"/>
            <w:bottom w:val="none" w:sz="0" w:space="0" w:color="auto"/>
            <w:right w:val="none" w:sz="0" w:space="0" w:color="auto"/>
          </w:divBdr>
        </w:div>
        <w:div w:id="31342122">
          <w:marLeft w:val="480"/>
          <w:marRight w:val="0"/>
          <w:marTop w:val="0"/>
          <w:marBottom w:val="0"/>
          <w:divBdr>
            <w:top w:val="none" w:sz="0" w:space="0" w:color="auto"/>
            <w:left w:val="none" w:sz="0" w:space="0" w:color="auto"/>
            <w:bottom w:val="none" w:sz="0" w:space="0" w:color="auto"/>
            <w:right w:val="none" w:sz="0" w:space="0" w:color="auto"/>
          </w:divBdr>
        </w:div>
        <w:div w:id="1865170850">
          <w:marLeft w:val="480"/>
          <w:marRight w:val="0"/>
          <w:marTop w:val="0"/>
          <w:marBottom w:val="0"/>
          <w:divBdr>
            <w:top w:val="none" w:sz="0" w:space="0" w:color="auto"/>
            <w:left w:val="none" w:sz="0" w:space="0" w:color="auto"/>
            <w:bottom w:val="none" w:sz="0" w:space="0" w:color="auto"/>
            <w:right w:val="none" w:sz="0" w:space="0" w:color="auto"/>
          </w:divBdr>
        </w:div>
        <w:div w:id="1267344325">
          <w:marLeft w:val="480"/>
          <w:marRight w:val="0"/>
          <w:marTop w:val="0"/>
          <w:marBottom w:val="0"/>
          <w:divBdr>
            <w:top w:val="none" w:sz="0" w:space="0" w:color="auto"/>
            <w:left w:val="none" w:sz="0" w:space="0" w:color="auto"/>
            <w:bottom w:val="none" w:sz="0" w:space="0" w:color="auto"/>
            <w:right w:val="none" w:sz="0" w:space="0" w:color="auto"/>
          </w:divBdr>
        </w:div>
        <w:div w:id="640158694">
          <w:marLeft w:val="480"/>
          <w:marRight w:val="0"/>
          <w:marTop w:val="0"/>
          <w:marBottom w:val="0"/>
          <w:divBdr>
            <w:top w:val="none" w:sz="0" w:space="0" w:color="auto"/>
            <w:left w:val="none" w:sz="0" w:space="0" w:color="auto"/>
            <w:bottom w:val="none" w:sz="0" w:space="0" w:color="auto"/>
            <w:right w:val="none" w:sz="0" w:space="0" w:color="auto"/>
          </w:divBdr>
        </w:div>
        <w:div w:id="340473119">
          <w:marLeft w:val="480"/>
          <w:marRight w:val="0"/>
          <w:marTop w:val="0"/>
          <w:marBottom w:val="0"/>
          <w:divBdr>
            <w:top w:val="none" w:sz="0" w:space="0" w:color="auto"/>
            <w:left w:val="none" w:sz="0" w:space="0" w:color="auto"/>
            <w:bottom w:val="none" w:sz="0" w:space="0" w:color="auto"/>
            <w:right w:val="none" w:sz="0" w:space="0" w:color="auto"/>
          </w:divBdr>
        </w:div>
        <w:div w:id="1976910032">
          <w:marLeft w:val="480"/>
          <w:marRight w:val="0"/>
          <w:marTop w:val="0"/>
          <w:marBottom w:val="0"/>
          <w:divBdr>
            <w:top w:val="none" w:sz="0" w:space="0" w:color="auto"/>
            <w:left w:val="none" w:sz="0" w:space="0" w:color="auto"/>
            <w:bottom w:val="none" w:sz="0" w:space="0" w:color="auto"/>
            <w:right w:val="none" w:sz="0" w:space="0" w:color="auto"/>
          </w:divBdr>
        </w:div>
        <w:div w:id="1392843766">
          <w:marLeft w:val="480"/>
          <w:marRight w:val="0"/>
          <w:marTop w:val="0"/>
          <w:marBottom w:val="0"/>
          <w:divBdr>
            <w:top w:val="none" w:sz="0" w:space="0" w:color="auto"/>
            <w:left w:val="none" w:sz="0" w:space="0" w:color="auto"/>
            <w:bottom w:val="none" w:sz="0" w:space="0" w:color="auto"/>
            <w:right w:val="none" w:sz="0" w:space="0" w:color="auto"/>
          </w:divBdr>
        </w:div>
        <w:div w:id="1560164825">
          <w:marLeft w:val="480"/>
          <w:marRight w:val="0"/>
          <w:marTop w:val="0"/>
          <w:marBottom w:val="0"/>
          <w:divBdr>
            <w:top w:val="none" w:sz="0" w:space="0" w:color="auto"/>
            <w:left w:val="none" w:sz="0" w:space="0" w:color="auto"/>
            <w:bottom w:val="none" w:sz="0" w:space="0" w:color="auto"/>
            <w:right w:val="none" w:sz="0" w:space="0" w:color="auto"/>
          </w:divBdr>
        </w:div>
        <w:div w:id="1392268622">
          <w:marLeft w:val="480"/>
          <w:marRight w:val="0"/>
          <w:marTop w:val="0"/>
          <w:marBottom w:val="0"/>
          <w:divBdr>
            <w:top w:val="none" w:sz="0" w:space="0" w:color="auto"/>
            <w:left w:val="none" w:sz="0" w:space="0" w:color="auto"/>
            <w:bottom w:val="none" w:sz="0" w:space="0" w:color="auto"/>
            <w:right w:val="none" w:sz="0" w:space="0" w:color="auto"/>
          </w:divBdr>
        </w:div>
        <w:div w:id="1876624402">
          <w:marLeft w:val="480"/>
          <w:marRight w:val="0"/>
          <w:marTop w:val="0"/>
          <w:marBottom w:val="0"/>
          <w:divBdr>
            <w:top w:val="none" w:sz="0" w:space="0" w:color="auto"/>
            <w:left w:val="none" w:sz="0" w:space="0" w:color="auto"/>
            <w:bottom w:val="none" w:sz="0" w:space="0" w:color="auto"/>
            <w:right w:val="none" w:sz="0" w:space="0" w:color="auto"/>
          </w:divBdr>
        </w:div>
        <w:div w:id="715088008">
          <w:marLeft w:val="480"/>
          <w:marRight w:val="0"/>
          <w:marTop w:val="0"/>
          <w:marBottom w:val="0"/>
          <w:divBdr>
            <w:top w:val="none" w:sz="0" w:space="0" w:color="auto"/>
            <w:left w:val="none" w:sz="0" w:space="0" w:color="auto"/>
            <w:bottom w:val="none" w:sz="0" w:space="0" w:color="auto"/>
            <w:right w:val="none" w:sz="0" w:space="0" w:color="auto"/>
          </w:divBdr>
        </w:div>
        <w:div w:id="804271615">
          <w:marLeft w:val="480"/>
          <w:marRight w:val="0"/>
          <w:marTop w:val="0"/>
          <w:marBottom w:val="0"/>
          <w:divBdr>
            <w:top w:val="none" w:sz="0" w:space="0" w:color="auto"/>
            <w:left w:val="none" w:sz="0" w:space="0" w:color="auto"/>
            <w:bottom w:val="none" w:sz="0" w:space="0" w:color="auto"/>
            <w:right w:val="none" w:sz="0" w:space="0" w:color="auto"/>
          </w:divBdr>
        </w:div>
        <w:div w:id="1821118769">
          <w:marLeft w:val="480"/>
          <w:marRight w:val="0"/>
          <w:marTop w:val="0"/>
          <w:marBottom w:val="0"/>
          <w:divBdr>
            <w:top w:val="none" w:sz="0" w:space="0" w:color="auto"/>
            <w:left w:val="none" w:sz="0" w:space="0" w:color="auto"/>
            <w:bottom w:val="none" w:sz="0" w:space="0" w:color="auto"/>
            <w:right w:val="none" w:sz="0" w:space="0" w:color="auto"/>
          </w:divBdr>
        </w:div>
        <w:div w:id="1485245337">
          <w:marLeft w:val="480"/>
          <w:marRight w:val="0"/>
          <w:marTop w:val="0"/>
          <w:marBottom w:val="0"/>
          <w:divBdr>
            <w:top w:val="none" w:sz="0" w:space="0" w:color="auto"/>
            <w:left w:val="none" w:sz="0" w:space="0" w:color="auto"/>
            <w:bottom w:val="none" w:sz="0" w:space="0" w:color="auto"/>
            <w:right w:val="none" w:sz="0" w:space="0" w:color="auto"/>
          </w:divBdr>
        </w:div>
        <w:div w:id="1598440751">
          <w:marLeft w:val="480"/>
          <w:marRight w:val="0"/>
          <w:marTop w:val="0"/>
          <w:marBottom w:val="0"/>
          <w:divBdr>
            <w:top w:val="none" w:sz="0" w:space="0" w:color="auto"/>
            <w:left w:val="none" w:sz="0" w:space="0" w:color="auto"/>
            <w:bottom w:val="none" w:sz="0" w:space="0" w:color="auto"/>
            <w:right w:val="none" w:sz="0" w:space="0" w:color="auto"/>
          </w:divBdr>
        </w:div>
        <w:div w:id="256793378">
          <w:marLeft w:val="480"/>
          <w:marRight w:val="0"/>
          <w:marTop w:val="0"/>
          <w:marBottom w:val="0"/>
          <w:divBdr>
            <w:top w:val="none" w:sz="0" w:space="0" w:color="auto"/>
            <w:left w:val="none" w:sz="0" w:space="0" w:color="auto"/>
            <w:bottom w:val="none" w:sz="0" w:space="0" w:color="auto"/>
            <w:right w:val="none" w:sz="0" w:space="0" w:color="auto"/>
          </w:divBdr>
        </w:div>
        <w:div w:id="1254895861">
          <w:marLeft w:val="480"/>
          <w:marRight w:val="0"/>
          <w:marTop w:val="0"/>
          <w:marBottom w:val="0"/>
          <w:divBdr>
            <w:top w:val="none" w:sz="0" w:space="0" w:color="auto"/>
            <w:left w:val="none" w:sz="0" w:space="0" w:color="auto"/>
            <w:bottom w:val="none" w:sz="0" w:space="0" w:color="auto"/>
            <w:right w:val="none" w:sz="0" w:space="0" w:color="auto"/>
          </w:divBdr>
        </w:div>
        <w:div w:id="771820348">
          <w:marLeft w:val="480"/>
          <w:marRight w:val="0"/>
          <w:marTop w:val="0"/>
          <w:marBottom w:val="0"/>
          <w:divBdr>
            <w:top w:val="none" w:sz="0" w:space="0" w:color="auto"/>
            <w:left w:val="none" w:sz="0" w:space="0" w:color="auto"/>
            <w:bottom w:val="none" w:sz="0" w:space="0" w:color="auto"/>
            <w:right w:val="none" w:sz="0" w:space="0" w:color="auto"/>
          </w:divBdr>
        </w:div>
      </w:divsChild>
    </w:div>
    <w:div w:id="1293170169">
      <w:bodyDiv w:val="1"/>
      <w:marLeft w:val="0"/>
      <w:marRight w:val="0"/>
      <w:marTop w:val="0"/>
      <w:marBottom w:val="0"/>
      <w:divBdr>
        <w:top w:val="none" w:sz="0" w:space="0" w:color="auto"/>
        <w:left w:val="none" w:sz="0" w:space="0" w:color="auto"/>
        <w:bottom w:val="none" w:sz="0" w:space="0" w:color="auto"/>
        <w:right w:val="none" w:sz="0" w:space="0" w:color="auto"/>
      </w:divBdr>
    </w:div>
    <w:div w:id="1293559404">
      <w:bodyDiv w:val="1"/>
      <w:marLeft w:val="0"/>
      <w:marRight w:val="0"/>
      <w:marTop w:val="0"/>
      <w:marBottom w:val="0"/>
      <w:divBdr>
        <w:top w:val="none" w:sz="0" w:space="0" w:color="auto"/>
        <w:left w:val="none" w:sz="0" w:space="0" w:color="auto"/>
        <w:bottom w:val="none" w:sz="0" w:space="0" w:color="auto"/>
        <w:right w:val="none" w:sz="0" w:space="0" w:color="auto"/>
      </w:divBdr>
    </w:div>
    <w:div w:id="1294827003">
      <w:bodyDiv w:val="1"/>
      <w:marLeft w:val="0"/>
      <w:marRight w:val="0"/>
      <w:marTop w:val="0"/>
      <w:marBottom w:val="0"/>
      <w:divBdr>
        <w:top w:val="none" w:sz="0" w:space="0" w:color="auto"/>
        <w:left w:val="none" w:sz="0" w:space="0" w:color="auto"/>
        <w:bottom w:val="none" w:sz="0" w:space="0" w:color="auto"/>
        <w:right w:val="none" w:sz="0" w:space="0" w:color="auto"/>
      </w:divBdr>
    </w:div>
    <w:div w:id="1295523308">
      <w:bodyDiv w:val="1"/>
      <w:marLeft w:val="0"/>
      <w:marRight w:val="0"/>
      <w:marTop w:val="0"/>
      <w:marBottom w:val="0"/>
      <w:divBdr>
        <w:top w:val="none" w:sz="0" w:space="0" w:color="auto"/>
        <w:left w:val="none" w:sz="0" w:space="0" w:color="auto"/>
        <w:bottom w:val="none" w:sz="0" w:space="0" w:color="auto"/>
        <w:right w:val="none" w:sz="0" w:space="0" w:color="auto"/>
      </w:divBdr>
    </w:div>
    <w:div w:id="1295717370">
      <w:bodyDiv w:val="1"/>
      <w:marLeft w:val="0"/>
      <w:marRight w:val="0"/>
      <w:marTop w:val="0"/>
      <w:marBottom w:val="0"/>
      <w:divBdr>
        <w:top w:val="none" w:sz="0" w:space="0" w:color="auto"/>
        <w:left w:val="none" w:sz="0" w:space="0" w:color="auto"/>
        <w:bottom w:val="none" w:sz="0" w:space="0" w:color="auto"/>
        <w:right w:val="none" w:sz="0" w:space="0" w:color="auto"/>
      </w:divBdr>
    </w:div>
    <w:div w:id="1298992130">
      <w:bodyDiv w:val="1"/>
      <w:marLeft w:val="0"/>
      <w:marRight w:val="0"/>
      <w:marTop w:val="0"/>
      <w:marBottom w:val="0"/>
      <w:divBdr>
        <w:top w:val="none" w:sz="0" w:space="0" w:color="auto"/>
        <w:left w:val="none" w:sz="0" w:space="0" w:color="auto"/>
        <w:bottom w:val="none" w:sz="0" w:space="0" w:color="auto"/>
        <w:right w:val="none" w:sz="0" w:space="0" w:color="auto"/>
      </w:divBdr>
      <w:divsChild>
        <w:div w:id="102846287">
          <w:marLeft w:val="480"/>
          <w:marRight w:val="0"/>
          <w:marTop w:val="0"/>
          <w:marBottom w:val="0"/>
          <w:divBdr>
            <w:top w:val="none" w:sz="0" w:space="0" w:color="auto"/>
            <w:left w:val="none" w:sz="0" w:space="0" w:color="auto"/>
            <w:bottom w:val="none" w:sz="0" w:space="0" w:color="auto"/>
            <w:right w:val="none" w:sz="0" w:space="0" w:color="auto"/>
          </w:divBdr>
        </w:div>
        <w:div w:id="671417301">
          <w:marLeft w:val="480"/>
          <w:marRight w:val="0"/>
          <w:marTop w:val="0"/>
          <w:marBottom w:val="0"/>
          <w:divBdr>
            <w:top w:val="none" w:sz="0" w:space="0" w:color="auto"/>
            <w:left w:val="none" w:sz="0" w:space="0" w:color="auto"/>
            <w:bottom w:val="none" w:sz="0" w:space="0" w:color="auto"/>
            <w:right w:val="none" w:sz="0" w:space="0" w:color="auto"/>
          </w:divBdr>
        </w:div>
        <w:div w:id="1634599225">
          <w:marLeft w:val="480"/>
          <w:marRight w:val="0"/>
          <w:marTop w:val="0"/>
          <w:marBottom w:val="0"/>
          <w:divBdr>
            <w:top w:val="none" w:sz="0" w:space="0" w:color="auto"/>
            <w:left w:val="none" w:sz="0" w:space="0" w:color="auto"/>
            <w:bottom w:val="none" w:sz="0" w:space="0" w:color="auto"/>
            <w:right w:val="none" w:sz="0" w:space="0" w:color="auto"/>
          </w:divBdr>
        </w:div>
        <w:div w:id="965044938">
          <w:marLeft w:val="480"/>
          <w:marRight w:val="0"/>
          <w:marTop w:val="0"/>
          <w:marBottom w:val="0"/>
          <w:divBdr>
            <w:top w:val="none" w:sz="0" w:space="0" w:color="auto"/>
            <w:left w:val="none" w:sz="0" w:space="0" w:color="auto"/>
            <w:bottom w:val="none" w:sz="0" w:space="0" w:color="auto"/>
            <w:right w:val="none" w:sz="0" w:space="0" w:color="auto"/>
          </w:divBdr>
        </w:div>
        <w:div w:id="1511944114">
          <w:marLeft w:val="480"/>
          <w:marRight w:val="0"/>
          <w:marTop w:val="0"/>
          <w:marBottom w:val="0"/>
          <w:divBdr>
            <w:top w:val="none" w:sz="0" w:space="0" w:color="auto"/>
            <w:left w:val="none" w:sz="0" w:space="0" w:color="auto"/>
            <w:bottom w:val="none" w:sz="0" w:space="0" w:color="auto"/>
            <w:right w:val="none" w:sz="0" w:space="0" w:color="auto"/>
          </w:divBdr>
        </w:div>
        <w:div w:id="1690062786">
          <w:marLeft w:val="480"/>
          <w:marRight w:val="0"/>
          <w:marTop w:val="0"/>
          <w:marBottom w:val="0"/>
          <w:divBdr>
            <w:top w:val="none" w:sz="0" w:space="0" w:color="auto"/>
            <w:left w:val="none" w:sz="0" w:space="0" w:color="auto"/>
            <w:bottom w:val="none" w:sz="0" w:space="0" w:color="auto"/>
            <w:right w:val="none" w:sz="0" w:space="0" w:color="auto"/>
          </w:divBdr>
        </w:div>
        <w:div w:id="2068067947">
          <w:marLeft w:val="480"/>
          <w:marRight w:val="0"/>
          <w:marTop w:val="0"/>
          <w:marBottom w:val="0"/>
          <w:divBdr>
            <w:top w:val="none" w:sz="0" w:space="0" w:color="auto"/>
            <w:left w:val="none" w:sz="0" w:space="0" w:color="auto"/>
            <w:bottom w:val="none" w:sz="0" w:space="0" w:color="auto"/>
            <w:right w:val="none" w:sz="0" w:space="0" w:color="auto"/>
          </w:divBdr>
        </w:div>
        <w:div w:id="1142430914">
          <w:marLeft w:val="480"/>
          <w:marRight w:val="0"/>
          <w:marTop w:val="0"/>
          <w:marBottom w:val="0"/>
          <w:divBdr>
            <w:top w:val="none" w:sz="0" w:space="0" w:color="auto"/>
            <w:left w:val="none" w:sz="0" w:space="0" w:color="auto"/>
            <w:bottom w:val="none" w:sz="0" w:space="0" w:color="auto"/>
            <w:right w:val="none" w:sz="0" w:space="0" w:color="auto"/>
          </w:divBdr>
        </w:div>
        <w:div w:id="94517502">
          <w:marLeft w:val="480"/>
          <w:marRight w:val="0"/>
          <w:marTop w:val="0"/>
          <w:marBottom w:val="0"/>
          <w:divBdr>
            <w:top w:val="none" w:sz="0" w:space="0" w:color="auto"/>
            <w:left w:val="none" w:sz="0" w:space="0" w:color="auto"/>
            <w:bottom w:val="none" w:sz="0" w:space="0" w:color="auto"/>
            <w:right w:val="none" w:sz="0" w:space="0" w:color="auto"/>
          </w:divBdr>
        </w:div>
        <w:div w:id="1635910618">
          <w:marLeft w:val="480"/>
          <w:marRight w:val="0"/>
          <w:marTop w:val="0"/>
          <w:marBottom w:val="0"/>
          <w:divBdr>
            <w:top w:val="none" w:sz="0" w:space="0" w:color="auto"/>
            <w:left w:val="none" w:sz="0" w:space="0" w:color="auto"/>
            <w:bottom w:val="none" w:sz="0" w:space="0" w:color="auto"/>
            <w:right w:val="none" w:sz="0" w:space="0" w:color="auto"/>
          </w:divBdr>
        </w:div>
        <w:div w:id="1282499121">
          <w:marLeft w:val="480"/>
          <w:marRight w:val="0"/>
          <w:marTop w:val="0"/>
          <w:marBottom w:val="0"/>
          <w:divBdr>
            <w:top w:val="none" w:sz="0" w:space="0" w:color="auto"/>
            <w:left w:val="none" w:sz="0" w:space="0" w:color="auto"/>
            <w:bottom w:val="none" w:sz="0" w:space="0" w:color="auto"/>
            <w:right w:val="none" w:sz="0" w:space="0" w:color="auto"/>
          </w:divBdr>
        </w:div>
        <w:div w:id="1613829471">
          <w:marLeft w:val="480"/>
          <w:marRight w:val="0"/>
          <w:marTop w:val="0"/>
          <w:marBottom w:val="0"/>
          <w:divBdr>
            <w:top w:val="none" w:sz="0" w:space="0" w:color="auto"/>
            <w:left w:val="none" w:sz="0" w:space="0" w:color="auto"/>
            <w:bottom w:val="none" w:sz="0" w:space="0" w:color="auto"/>
            <w:right w:val="none" w:sz="0" w:space="0" w:color="auto"/>
          </w:divBdr>
        </w:div>
        <w:div w:id="1005282966">
          <w:marLeft w:val="480"/>
          <w:marRight w:val="0"/>
          <w:marTop w:val="0"/>
          <w:marBottom w:val="0"/>
          <w:divBdr>
            <w:top w:val="none" w:sz="0" w:space="0" w:color="auto"/>
            <w:left w:val="none" w:sz="0" w:space="0" w:color="auto"/>
            <w:bottom w:val="none" w:sz="0" w:space="0" w:color="auto"/>
            <w:right w:val="none" w:sz="0" w:space="0" w:color="auto"/>
          </w:divBdr>
        </w:div>
        <w:div w:id="403063118">
          <w:marLeft w:val="480"/>
          <w:marRight w:val="0"/>
          <w:marTop w:val="0"/>
          <w:marBottom w:val="0"/>
          <w:divBdr>
            <w:top w:val="none" w:sz="0" w:space="0" w:color="auto"/>
            <w:left w:val="none" w:sz="0" w:space="0" w:color="auto"/>
            <w:bottom w:val="none" w:sz="0" w:space="0" w:color="auto"/>
            <w:right w:val="none" w:sz="0" w:space="0" w:color="auto"/>
          </w:divBdr>
        </w:div>
        <w:div w:id="723991005">
          <w:marLeft w:val="480"/>
          <w:marRight w:val="0"/>
          <w:marTop w:val="0"/>
          <w:marBottom w:val="0"/>
          <w:divBdr>
            <w:top w:val="none" w:sz="0" w:space="0" w:color="auto"/>
            <w:left w:val="none" w:sz="0" w:space="0" w:color="auto"/>
            <w:bottom w:val="none" w:sz="0" w:space="0" w:color="auto"/>
            <w:right w:val="none" w:sz="0" w:space="0" w:color="auto"/>
          </w:divBdr>
        </w:div>
        <w:div w:id="1385106517">
          <w:marLeft w:val="480"/>
          <w:marRight w:val="0"/>
          <w:marTop w:val="0"/>
          <w:marBottom w:val="0"/>
          <w:divBdr>
            <w:top w:val="none" w:sz="0" w:space="0" w:color="auto"/>
            <w:left w:val="none" w:sz="0" w:space="0" w:color="auto"/>
            <w:bottom w:val="none" w:sz="0" w:space="0" w:color="auto"/>
            <w:right w:val="none" w:sz="0" w:space="0" w:color="auto"/>
          </w:divBdr>
        </w:div>
        <w:div w:id="531067790">
          <w:marLeft w:val="480"/>
          <w:marRight w:val="0"/>
          <w:marTop w:val="0"/>
          <w:marBottom w:val="0"/>
          <w:divBdr>
            <w:top w:val="none" w:sz="0" w:space="0" w:color="auto"/>
            <w:left w:val="none" w:sz="0" w:space="0" w:color="auto"/>
            <w:bottom w:val="none" w:sz="0" w:space="0" w:color="auto"/>
            <w:right w:val="none" w:sz="0" w:space="0" w:color="auto"/>
          </w:divBdr>
        </w:div>
        <w:div w:id="797450951">
          <w:marLeft w:val="480"/>
          <w:marRight w:val="0"/>
          <w:marTop w:val="0"/>
          <w:marBottom w:val="0"/>
          <w:divBdr>
            <w:top w:val="none" w:sz="0" w:space="0" w:color="auto"/>
            <w:left w:val="none" w:sz="0" w:space="0" w:color="auto"/>
            <w:bottom w:val="none" w:sz="0" w:space="0" w:color="auto"/>
            <w:right w:val="none" w:sz="0" w:space="0" w:color="auto"/>
          </w:divBdr>
        </w:div>
        <w:div w:id="1213422349">
          <w:marLeft w:val="480"/>
          <w:marRight w:val="0"/>
          <w:marTop w:val="0"/>
          <w:marBottom w:val="0"/>
          <w:divBdr>
            <w:top w:val="none" w:sz="0" w:space="0" w:color="auto"/>
            <w:left w:val="none" w:sz="0" w:space="0" w:color="auto"/>
            <w:bottom w:val="none" w:sz="0" w:space="0" w:color="auto"/>
            <w:right w:val="none" w:sz="0" w:space="0" w:color="auto"/>
          </w:divBdr>
        </w:div>
        <w:div w:id="1766808169">
          <w:marLeft w:val="480"/>
          <w:marRight w:val="0"/>
          <w:marTop w:val="0"/>
          <w:marBottom w:val="0"/>
          <w:divBdr>
            <w:top w:val="none" w:sz="0" w:space="0" w:color="auto"/>
            <w:left w:val="none" w:sz="0" w:space="0" w:color="auto"/>
            <w:bottom w:val="none" w:sz="0" w:space="0" w:color="auto"/>
            <w:right w:val="none" w:sz="0" w:space="0" w:color="auto"/>
          </w:divBdr>
        </w:div>
        <w:div w:id="1995405175">
          <w:marLeft w:val="480"/>
          <w:marRight w:val="0"/>
          <w:marTop w:val="0"/>
          <w:marBottom w:val="0"/>
          <w:divBdr>
            <w:top w:val="none" w:sz="0" w:space="0" w:color="auto"/>
            <w:left w:val="none" w:sz="0" w:space="0" w:color="auto"/>
            <w:bottom w:val="none" w:sz="0" w:space="0" w:color="auto"/>
            <w:right w:val="none" w:sz="0" w:space="0" w:color="auto"/>
          </w:divBdr>
        </w:div>
        <w:div w:id="1123815461">
          <w:marLeft w:val="480"/>
          <w:marRight w:val="0"/>
          <w:marTop w:val="0"/>
          <w:marBottom w:val="0"/>
          <w:divBdr>
            <w:top w:val="none" w:sz="0" w:space="0" w:color="auto"/>
            <w:left w:val="none" w:sz="0" w:space="0" w:color="auto"/>
            <w:bottom w:val="none" w:sz="0" w:space="0" w:color="auto"/>
            <w:right w:val="none" w:sz="0" w:space="0" w:color="auto"/>
          </w:divBdr>
        </w:div>
        <w:div w:id="731662592">
          <w:marLeft w:val="480"/>
          <w:marRight w:val="0"/>
          <w:marTop w:val="0"/>
          <w:marBottom w:val="0"/>
          <w:divBdr>
            <w:top w:val="none" w:sz="0" w:space="0" w:color="auto"/>
            <w:left w:val="none" w:sz="0" w:space="0" w:color="auto"/>
            <w:bottom w:val="none" w:sz="0" w:space="0" w:color="auto"/>
            <w:right w:val="none" w:sz="0" w:space="0" w:color="auto"/>
          </w:divBdr>
        </w:div>
        <w:div w:id="1077049199">
          <w:marLeft w:val="480"/>
          <w:marRight w:val="0"/>
          <w:marTop w:val="0"/>
          <w:marBottom w:val="0"/>
          <w:divBdr>
            <w:top w:val="none" w:sz="0" w:space="0" w:color="auto"/>
            <w:left w:val="none" w:sz="0" w:space="0" w:color="auto"/>
            <w:bottom w:val="none" w:sz="0" w:space="0" w:color="auto"/>
            <w:right w:val="none" w:sz="0" w:space="0" w:color="auto"/>
          </w:divBdr>
        </w:div>
        <w:div w:id="1900021342">
          <w:marLeft w:val="480"/>
          <w:marRight w:val="0"/>
          <w:marTop w:val="0"/>
          <w:marBottom w:val="0"/>
          <w:divBdr>
            <w:top w:val="none" w:sz="0" w:space="0" w:color="auto"/>
            <w:left w:val="none" w:sz="0" w:space="0" w:color="auto"/>
            <w:bottom w:val="none" w:sz="0" w:space="0" w:color="auto"/>
            <w:right w:val="none" w:sz="0" w:space="0" w:color="auto"/>
          </w:divBdr>
        </w:div>
        <w:div w:id="1684169039">
          <w:marLeft w:val="480"/>
          <w:marRight w:val="0"/>
          <w:marTop w:val="0"/>
          <w:marBottom w:val="0"/>
          <w:divBdr>
            <w:top w:val="none" w:sz="0" w:space="0" w:color="auto"/>
            <w:left w:val="none" w:sz="0" w:space="0" w:color="auto"/>
            <w:bottom w:val="none" w:sz="0" w:space="0" w:color="auto"/>
            <w:right w:val="none" w:sz="0" w:space="0" w:color="auto"/>
          </w:divBdr>
        </w:div>
        <w:div w:id="173612241">
          <w:marLeft w:val="480"/>
          <w:marRight w:val="0"/>
          <w:marTop w:val="0"/>
          <w:marBottom w:val="0"/>
          <w:divBdr>
            <w:top w:val="none" w:sz="0" w:space="0" w:color="auto"/>
            <w:left w:val="none" w:sz="0" w:space="0" w:color="auto"/>
            <w:bottom w:val="none" w:sz="0" w:space="0" w:color="auto"/>
            <w:right w:val="none" w:sz="0" w:space="0" w:color="auto"/>
          </w:divBdr>
        </w:div>
        <w:div w:id="1087463651">
          <w:marLeft w:val="480"/>
          <w:marRight w:val="0"/>
          <w:marTop w:val="0"/>
          <w:marBottom w:val="0"/>
          <w:divBdr>
            <w:top w:val="none" w:sz="0" w:space="0" w:color="auto"/>
            <w:left w:val="none" w:sz="0" w:space="0" w:color="auto"/>
            <w:bottom w:val="none" w:sz="0" w:space="0" w:color="auto"/>
            <w:right w:val="none" w:sz="0" w:space="0" w:color="auto"/>
          </w:divBdr>
        </w:div>
        <w:div w:id="1384526723">
          <w:marLeft w:val="480"/>
          <w:marRight w:val="0"/>
          <w:marTop w:val="0"/>
          <w:marBottom w:val="0"/>
          <w:divBdr>
            <w:top w:val="none" w:sz="0" w:space="0" w:color="auto"/>
            <w:left w:val="none" w:sz="0" w:space="0" w:color="auto"/>
            <w:bottom w:val="none" w:sz="0" w:space="0" w:color="auto"/>
            <w:right w:val="none" w:sz="0" w:space="0" w:color="auto"/>
          </w:divBdr>
        </w:div>
        <w:div w:id="2101218615">
          <w:marLeft w:val="480"/>
          <w:marRight w:val="0"/>
          <w:marTop w:val="0"/>
          <w:marBottom w:val="0"/>
          <w:divBdr>
            <w:top w:val="none" w:sz="0" w:space="0" w:color="auto"/>
            <w:left w:val="none" w:sz="0" w:space="0" w:color="auto"/>
            <w:bottom w:val="none" w:sz="0" w:space="0" w:color="auto"/>
            <w:right w:val="none" w:sz="0" w:space="0" w:color="auto"/>
          </w:divBdr>
        </w:div>
        <w:div w:id="1448231882">
          <w:marLeft w:val="480"/>
          <w:marRight w:val="0"/>
          <w:marTop w:val="0"/>
          <w:marBottom w:val="0"/>
          <w:divBdr>
            <w:top w:val="none" w:sz="0" w:space="0" w:color="auto"/>
            <w:left w:val="none" w:sz="0" w:space="0" w:color="auto"/>
            <w:bottom w:val="none" w:sz="0" w:space="0" w:color="auto"/>
            <w:right w:val="none" w:sz="0" w:space="0" w:color="auto"/>
          </w:divBdr>
        </w:div>
        <w:div w:id="1721318585">
          <w:marLeft w:val="480"/>
          <w:marRight w:val="0"/>
          <w:marTop w:val="0"/>
          <w:marBottom w:val="0"/>
          <w:divBdr>
            <w:top w:val="none" w:sz="0" w:space="0" w:color="auto"/>
            <w:left w:val="none" w:sz="0" w:space="0" w:color="auto"/>
            <w:bottom w:val="none" w:sz="0" w:space="0" w:color="auto"/>
            <w:right w:val="none" w:sz="0" w:space="0" w:color="auto"/>
          </w:divBdr>
        </w:div>
        <w:div w:id="840970124">
          <w:marLeft w:val="480"/>
          <w:marRight w:val="0"/>
          <w:marTop w:val="0"/>
          <w:marBottom w:val="0"/>
          <w:divBdr>
            <w:top w:val="none" w:sz="0" w:space="0" w:color="auto"/>
            <w:left w:val="none" w:sz="0" w:space="0" w:color="auto"/>
            <w:bottom w:val="none" w:sz="0" w:space="0" w:color="auto"/>
            <w:right w:val="none" w:sz="0" w:space="0" w:color="auto"/>
          </w:divBdr>
        </w:div>
        <w:div w:id="2146920598">
          <w:marLeft w:val="480"/>
          <w:marRight w:val="0"/>
          <w:marTop w:val="0"/>
          <w:marBottom w:val="0"/>
          <w:divBdr>
            <w:top w:val="none" w:sz="0" w:space="0" w:color="auto"/>
            <w:left w:val="none" w:sz="0" w:space="0" w:color="auto"/>
            <w:bottom w:val="none" w:sz="0" w:space="0" w:color="auto"/>
            <w:right w:val="none" w:sz="0" w:space="0" w:color="auto"/>
          </w:divBdr>
        </w:div>
        <w:div w:id="1155759440">
          <w:marLeft w:val="480"/>
          <w:marRight w:val="0"/>
          <w:marTop w:val="0"/>
          <w:marBottom w:val="0"/>
          <w:divBdr>
            <w:top w:val="none" w:sz="0" w:space="0" w:color="auto"/>
            <w:left w:val="none" w:sz="0" w:space="0" w:color="auto"/>
            <w:bottom w:val="none" w:sz="0" w:space="0" w:color="auto"/>
            <w:right w:val="none" w:sz="0" w:space="0" w:color="auto"/>
          </w:divBdr>
        </w:div>
        <w:div w:id="787698629">
          <w:marLeft w:val="480"/>
          <w:marRight w:val="0"/>
          <w:marTop w:val="0"/>
          <w:marBottom w:val="0"/>
          <w:divBdr>
            <w:top w:val="none" w:sz="0" w:space="0" w:color="auto"/>
            <w:left w:val="none" w:sz="0" w:space="0" w:color="auto"/>
            <w:bottom w:val="none" w:sz="0" w:space="0" w:color="auto"/>
            <w:right w:val="none" w:sz="0" w:space="0" w:color="auto"/>
          </w:divBdr>
        </w:div>
        <w:div w:id="294918624">
          <w:marLeft w:val="480"/>
          <w:marRight w:val="0"/>
          <w:marTop w:val="0"/>
          <w:marBottom w:val="0"/>
          <w:divBdr>
            <w:top w:val="none" w:sz="0" w:space="0" w:color="auto"/>
            <w:left w:val="none" w:sz="0" w:space="0" w:color="auto"/>
            <w:bottom w:val="none" w:sz="0" w:space="0" w:color="auto"/>
            <w:right w:val="none" w:sz="0" w:space="0" w:color="auto"/>
          </w:divBdr>
        </w:div>
        <w:div w:id="78840639">
          <w:marLeft w:val="480"/>
          <w:marRight w:val="0"/>
          <w:marTop w:val="0"/>
          <w:marBottom w:val="0"/>
          <w:divBdr>
            <w:top w:val="none" w:sz="0" w:space="0" w:color="auto"/>
            <w:left w:val="none" w:sz="0" w:space="0" w:color="auto"/>
            <w:bottom w:val="none" w:sz="0" w:space="0" w:color="auto"/>
            <w:right w:val="none" w:sz="0" w:space="0" w:color="auto"/>
          </w:divBdr>
        </w:div>
        <w:div w:id="27680657">
          <w:marLeft w:val="480"/>
          <w:marRight w:val="0"/>
          <w:marTop w:val="0"/>
          <w:marBottom w:val="0"/>
          <w:divBdr>
            <w:top w:val="none" w:sz="0" w:space="0" w:color="auto"/>
            <w:left w:val="none" w:sz="0" w:space="0" w:color="auto"/>
            <w:bottom w:val="none" w:sz="0" w:space="0" w:color="auto"/>
            <w:right w:val="none" w:sz="0" w:space="0" w:color="auto"/>
          </w:divBdr>
        </w:div>
        <w:div w:id="935753937">
          <w:marLeft w:val="480"/>
          <w:marRight w:val="0"/>
          <w:marTop w:val="0"/>
          <w:marBottom w:val="0"/>
          <w:divBdr>
            <w:top w:val="none" w:sz="0" w:space="0" w:color="auto"/>
            <w:left w:val="none" w:sz="0" w:space="0" w:color="auto"/>
            <w:bottom w:val="none" w:sz="0" w:space="0" w:color="auto"/>
            <w:right w:val="none" w:sz="0" w:space="0" w:color="auto"/>
          </w:divBdr>
        </w:div>
        <w:div w:id="1473717452">
          <w:marLeft w:val="480"/>
          <w:marRight w:val="0"/>
          <w:marTop w:val="0"/>
          <w:marBottom w:val="0"/>
          <w:divBdr>
            <w:top w:val="none" w:sz="0" w:space="0" w:color="auto"/>
            <w:left w:val="none" w:sz="0" w:space="0" w:color="auto"/>
            <w:bottom w:val="none" w:sz="0" w:space="0" w:color="auto"/>
            <w:right w:val="none" w:sz="0" w:space="0" w:color="auto"/>
          </w:divBdr>
        </w:div>
        <w:div w:id="1413774412">
          <w:marLeft w:val="480"/>
          <w:marRight w:val="0"/>
          <w:marTop w:val="0"/>
          <w:marBottom w:val="0"/>
          <w:divBdr>
            <w:top w:val="none" w:sz="0" w:space="0" w:color="auto"/>
            <w:left w:val="none" w:sz="0" w:space="0" w:color="auto"/>
            <w:bottom w:val="none" w:sz="0" w:space="0" w:color="auto"/>
            <w:right w:val="none" w:sz="0" w:space="0" w:color="auto"/>
          </w:divBdr>
        </w:div>
        <w:div w:id="1094477994">
          <w:marLeft w:val="480"/>
          <w:marRight w:val="0"/>
          <w:marTop w:val="0"/>
          <w:marBottom w:val="0"/>
          <w:divBdr>
            <w:top w:val="none" w:sz="0" w:space="0" w:color="auto"/>
            <w:left w:val="none" w:sz="0" w:space="0" w:color="auto"/>
            <w:bottom w:val="none" w:sz="0" w:space="0" w:color="auto"/>
            <w:right w:val="none" w:sz="0" w:space="0" w:color="auto"/>
          </w:divBdr>
        </w:div>
        <w:div w:id="912393489">
          <w:marLeft w:val="480"/>
          <w:marRight w:val="0"/>
          <w:marTop w:val="0"/>
          <w:marBottom w:val="0"/>
          <w:divBdr>
            <w:top w:val="none" w:sz="0" w:space="0" w:color="auto"/>
            <w:left w:val="none" w:sz="0" w:space="0" w:color="auto"/>
            <w:bottom w:val="none" w:sz="0" w:space="0" w:color="auto"/>
            <w:right w:val="none" w:sz="0" w:space="0" w:color="auto"/>
          </w:divBdr>
        </w:div>
        <w:div w:id="59207304">
          <w:marLeft w:val="480"/>
          <w:marRight w:val="0"/>
          <w:marTop w:val="0"/>
          <w:marBottom w:val="0"/>
          <w:divBdr>
            <w:top w:val="none" w:sz="0" w:space="0" w:color="auto"/>
            <w:left w:val="none" w:sz="0" w:space="0" w:color="auto"/>
            <w:bottom w:val="none" w:sz="0" w:space="0" w:color="auto"/>
            <w:right w:val="none" w:sz="0" w:space="0" w:color="auto"/>
          </w:divBdr>
        </w:div>
        <w:div w:id="320433226">
          <w:marLeft w:val="480"/>
          <w:marRight w:val="0"/>
          <w:marTop w:val="0"/>
          <w:marBottom w:val="0"/>
          <w:divBdr>
            <w:top w:val="none" w:sz="0" w:space="0" w:color="auto"/>
            <w:left w:val="none" w:sz="0" w:space="0" w:color="auto"/>
            <w:bottom w:val="none" w:sz="0" w:space="0" w:color="auto"/>
            <w:right w:val="none" w:sz="0" w:space="0" w:color="auto"/>
          </w:divBdr>
        </w:div>
        <w:div w:id="1986926894">
          <w:marLeft w:val="480"/>
          <w:marRight w:val="0"/>
          <w:marTop w:val="0"/>
          <w:marBottom w:val="0"/>
          <w:divBdr>
            <w:top w:val="none" w:sz="0" w:space="0" w:color="auto"/>
            <w:left w:val="none" w:sz="0" w:space="0" w:color="auto"/>
            <w:bottom w:val="none" w:sz="0" w:space="0" w:color="auto"/>
            <w:right w:val="none" w:sz="0" w:space="0" w:color="auto"/>
          </w:divBdr>
        </w:div>
        <w:div w:id="1787383333">
          <w:marLeft w:val="480"/>
          <w:marRight w:val="0"/>
          <w:marTop w:val="0"/>
          <w:marBottom w:val="0"/>
          <w:divBdr>
            <w:top w:val="none" w:sz="0" w:space="0" w:color="auto"/>
            <w:left w:val="none" w:sz="0" w:space="0" w:color="auto"/>
            <w:bottom w:val="none" w:sz="0" w:space="0" w:color="auto"/>
            <w:right w:val="none" w:sz="0" w:space="0" w:color="auto"/>
          </w:divBdr>
        </w:div>
        <w:div w:id="1907491655">
          <w:marLeft w:val="480"/>
          <w:marRight w:val="0"/>
          <w:marTop w:val="0"/>
          <w:marBottom w:val="0"/>
          <w:divBdr>
            <w:top w:val="none" w:sz="0" w:space="0" w:color="auto"/>
            <w:left w:val="none" w:sz="0" w:space="0" w:color="auto"/>
            <w:bottom w:val="none" w:sz="0" w:space="0" w:color="auto"/>
            <w:right w:val="none" w:sz="0" w:space="0" w:color="auto"/>
          </w:divBdr>
        </w:div>
        <w:div w:id="2120490465">
          <w:marLeft w:val="480"/>
          <w:marRight w:val="0"/>
          <w:marTop w:val="0"/>
          <w:marBottom w:val="0"/>
          <w:divBdr>
            <w:top w:val="none" w:sz="0" w:space="0" w:color="auto"/>
            <w:left w:val="none" w:sz="0" w:space="0" w:color="auto"/>
            <w:bottom w:val="none" w:sz="0" w:space="0" w:color="auto"/>
            <w:right w:val="none" w:sz="0" w:space="0" w:color="auto"/>
          </w:divBdr>
        </w:div>
        <w:div w:id="1553426881">
          <w:marLeft w:val="480"/>
          <w:marRight w:val="0"/>
          <w:marTop w:val="0"/>
          <w:marBottom w:val="0"/>
          <w:divBdr>
            <w:top w:val="none" w:sz="0" w:space="0" w:color="auto"/>
            <w:left w:val="none" w:sz="0" w:space="0" w:color="auto"/>
            <w:bottom w:val="none" w:sz="0" w:space="0" w:color="auto"/>
            <w:right w:val="none" w:sz="0" w:space="0" w:color="auto"/>
          </w:divBdr>
        </w:div>
        <w:div w:id="538081450">
          <w:marLeft w:val="480"/>
          <w:marRight w:val="0"/>
          <w:marTop w:val="0"/>
          <w:marBottom w:val="0"/>
          <w:divBdr>
            <w:top w:val="none" w:sz="0" w:space="0" w:color="auto"/>
            <w:left w:val="none" w:sz="0" w:space="0" w:color="auto"/>
            <w:bottom w:val="none" w:sz="0" w:space="0" w:color="auto"/>
            <w:right w:val="none" w:sz="0" w:space="0" w:color="auto"/>
          </w:divBdr>
        </w:div>
      </w:divsChild>
    </w:div>
    <w:div w:id="1298993317">
      <w:bodyDiv w:val="1"/>
      <w:marLeft w:val="0"/>
      <w:marRight w:val="0"/>
      <w:marTop w:val="0"/>
      <w:marBottom w:val="0"/>
      <w:divBdr>
        <w:top w:val="none" w:sz="0" w:space="0" w:color="auto"/>
        <w:left w:val="none" w:sz="0" w:space="0" w:color="auto"/>
        <w:bottom w:val="none" w:sz="0" w:space="0" w:color="auto"/>
        <w:right w:val="none" w:sz="0" w:space="0" w:color="auto"/>
      </w:divBdr>
      <w:divsChild>
        <w:div w:id="457383099">
          <w:marLeft w:val="480"/>
          <w:marRight w:val="0"/>
          <w:marTop w:val="0"/>
          <w:marBottom w:val="0"/>
          <w:divBdr>
            <w:top w:val="none" w:sz="0" w:space="0" w:color="auto"/>
            <w:left w:val="none" w:sz="0" w:space="0" w:color="auto"/>
            <w:bottom w:val="none" w:sz="0" w:space="0" w:color="auto"/>
            <w:right w:val="none" w:sz="0" w:space="0" w:color="auto"/>
          </w:divBdr>
        </w:div>
        <w:div w:id="582690744">
          <w:marLeft w:val="480"/>
          <w:marRight w:val="0"/>
          <w:marTop w:val="0"/>
          <w:marBottom w:val="0"/>
          <w:divBdr>
            <w:top w:val="none" w:sz="0" w:space="0" w:color="auto"/>
            <w:left w:val="none" w:sz="0" w:space="0" w:color="auto"/>
            <w:bottom w:val="none" w:sz="0" w:space="0" w:color="auto"/>
            <w:right w:val="none" w:sz="0" w:space="0" w:color="auto"/>
          </w:divBdr>
        </w:div>
        <w:div w:id="1487891832">
          <w:marLeft w:val="480"/>
          <w:marRight w:val="0"/>
          <w:marTop w:val="0"/>
          <w:marBottom w:val="0"/>
          <w:divBdr>
            <w:top w:val="none" w:sz="0" w:space="0" w:color="auto"/>
            <w:left w:val="none" w:sz="0" w:space="0" w:color="auto"/>
            <w:bottom w:val="none" w:sz="0" w:space="0" w:color="auto"/>
            <w:right w:val="none" w:sz="0" w:space="0" w:color="auto"/>
          </w:divBdr>
        </w:div>
        <w:div w:id="1894265935">
          <w:marLeft w:val="480"/>
          <w:marRight w:val="0"/>
          <w:marTop w:val="0"/>
          <w:marBottom w:val="0"/>
          <w:divBdr>
            <w:top w:val="none" w:sz="0" w:space="0" w:color="auto"/>
            <w:left w:val="none" w:sz="0" w:space="0" w:color="auto"/>
            <w:bottom w:val="none" w:sz="0" w:space="0" w:color="auto"/>
            <w:right w:val="none" w:sz="0" w:space="0" w:color="auto"/>
          </w:divBdr>
        </w:div>
        <w:div w:id="260380954">
          <w:marLeft w:val="480"/>
          <w:marRight w:val="0"/>
          <w:marTop w:val="0"/>
          <w:marBottom w:val="0"/>
          <w:divBdr>
            <w:top w:val="none" w:sz="0" w:space="0" w:color="auto"/>
            <w:left w:val="none" w:sz="0" w:space="0" w:color="auto"/>
            <w:bottom w:val="none" w:sz="0" w:space="0" w:color="auto"/>
            <w:right w:val="none" w:sz="0" w:space="0" w:color="auto"/>
          </w:divBdr>
        </w:div>
        <w:div w:id="474420632">
          <w:marLeft w:val="480"/>
          <w:marRight w:val="0"/>
          <w:marTop w:val="0"/>
          <w:marBottom w:val="0"/>
          <w:divBdr>
            <w:top w:val="none" w:sz="0" w:space="0" w:color="auto"/>
            <w:left w:val="none" w:sz="0" w:space="0" w:color="auto"/>
            <w:bottom w:val="none" w:sz="0" w:space="0" w:color="auto"/>
            <w:right w:val="none" w:sz="0" w:space="0" w:color="auto"/>
          </w:divBdr>
        </w:div>
        <w:div w:id="75712153">
          <w:marLeft w:val="480"/>
          <w:marRight w:val="0"/>
          <w:marTop w:val="0"/>
          <w:marBottom w:val="0"/>
          <w:divBdr>
            <w:top w:val="none" w:sz="0" w:space="0" w:color="auto"/>
            <w:left w:val="none" w:sz="0" w:space="0" w:color="auto"/>
            <w:bottom w:val="none" w:sz="0" w:space="0" w:color="auto"/>
            <w:right w:val="none" w:sz="0" w:space="0" w:color="auto"/>
          </w:divBdr>
        </w:div>
        <w:div w:id="194970714">
          <w:marLeft w:val="480"/>
          <w:marRight w:val="0"/>
          <w:marTop w:val="0"/>
          <w:marBottom w:val="0"/>
          <w:divBdr>
            <w:top w:val="none" w:sz="0" w:space="0" w:color="auto"/>
            <w:left w:val="none" w:sz="0" w:space="0" w:color="auto"/>
            <w:bottom w:val="none" w:sz="0" w:space="0" w:color="auto"/>
            <w:right w:val="none" w:sz="0" w:space="0" w:color="auto"/>
          </w:divBdr>
        </w:div>
        <w:div w:id="1778788993">
          <w:marLeft w:val="480"/>
          <w:marRight w:val="0"/>
          <w:marTop w:val="0"/>
          <w:marBottom w:val="0"/>
          <w:divBdr>
            <w:top w:val="none" w:sz="0" w:space="0" w:color="auto"/>
            <w:left w:val="none" w:sz="0" w:space="0" w:color="auto"/>
            <w:bottom w:val="none" w:sz="0" w:space="0" w:color="auto"/>
            <w:right w:val="none" w:sz="0" w:space="0" w:color="auto"/>
          </w:divBdr>
        </w:div>
        <w:div w:id="595137219">
          <w:marLeft w:val="480"/>
          <w:marRight w:val="0"/>
          <w:marTop w:val="0"/>
          <w:marBottom w:val="0"/>
          <w:divBdr>
            <w:top w:val="none" w:sz="0" w:space="0" w:color="auto"/>
            <w:left w:val="none" w:sz="0" w:space="0" w:color="auto"/>
            <w:bottom w:val="none" w:sz="0" w:space="0" w:color="auto"/>
            <w:right w:val="none" w:sz="0" w:space="0" w:color="auto"/>
          </w:divBdr>
        </w:div>
        <w:div w:id="602491076">
          <w:marLeft w:val="480"/>
          <w:marRight w:val="0"/>
          <w:marTop w:val="0"/>
          <w:marBottom w:val="0"/>
          <w:divBdr>
            <w:top w:val="none" w:sz="0" w:space="0" w:color="auto"/>
            <w:left w:val="none" w:sz="0" w:space="0" w:color="auto"/>
            <w:bottom w:val="none" w:sz="0" w:space="0" w:color="auto"/>
            <w:right w:val="none" w:sz="0" w:space="0" w:color="auto"/>
          </w:divBdr>
        </w:div>
        <w:div w:id="810707899">
          <w:marLeft w:val="480"/>
          <w:marRight w:val="0"/>
          <w:marTop w:val="0"/>
          <w:marBottom w:val="0"/>
          <w:divBdr>
            <w:top w:val="none" w:sz="0" w:space="0" w:color="auto"/>
            <w:left w:val="none" w:sz="0" w:space="0" w:color="auto"/>
            <w:bottom w:val="none" w:sz="0" w:space="0" w:color="auto"/>
            <w:right w:val="none" w:sz="0" w:space="0" w:color="auto"/>
          </w:divBdr>
        </w:div>
        <w:div w:id="281041187">
          <w:marLeft w:val="480"/>
          <w:marRight w:val="0"/>
          <w:marTop w:val="0"/>
          <w:marBottom w:val="0"/>
          <w:divBdr>
            <w:top w:val="none" w:sz="0" w:space="0" w:color="auto"/>
            <w:left w:val="none" w:sz="0" w:space="0" w:color="auto"/>
            <w:bottom w:val="none" w:sz="0" w:space="0" w:color="auto"/>
            <w:right w:val="none" w:sz="0" w:space="0" w:color="auto"/>
          </w:divBdr>
        </w:div>
        <w:div w:id="913398952">
          <w:marLeft w:val="480"/>
          <w:marRight w:val="0"/>
          <w:marTop w:val="0"/>
          <w:marBottom w:val="0"/>
          <w:divBdr>
            <w:top w:val="none" w:sz="0" w:space="0" w:color="auto"/>
            <w:left w:val="none" w:sz="0" w:space="0" w:color="auto"/>
            <w:bottom w:val="none" w:sz="0" w:space="0" w:color="auto"/>
            <w:right w:val="none" w:sz="0" w:space="0" w:color="auto"/>
          </w:divBdr>
        </w:div>
        <w:div w:id="1358920929">
          <w:marLeft w:val="480"/>
          <w:marRight w:val="0"/>
          <w:marTop w:val="0"/>
          <w:marBottom w:val="0"/>
          <w:divBdr>
            <w:top w:val="none" w:sz="0" w:space="0" w:color="auto"/>
            <w:left w:val="none" w:sz="0" w:space="0" w:color="auto"/>
            <w:bottom w:val="none" w:sz="0" w:space="0" w:color="auto"/>
            <w:right w:val="none" w:sz="0" w:space="0" w:color="auto"/>
          </w:divBdr>
        </w:div>
        <w:div w:id="1832990500">
          <w:marLeft w:val="480"/>
          <w:marRight w:val="0"/>
          <w:marTop w:val="0"/>
          <w:marBottom w:val="0"/>
          <w:divBdr>
            <w:top w:val="none" w:sz="0" w:space="0" w:color="auto"/>
            <w:left w:val="none" w:sz="0" w:space="0" w:color="auto"/>
            <w:bottom w:val="none" w:sz="0" w:space="0" w:color="auto"/>
            <w:right w:val="none" w:sz="0" w:space="0" w:color="auto"/>
          </w:divBdr>
        </w:div>
        <w:div w:id="158617352">
          <w:marLeft w:val="480"/>
          <w:marRight w:val="0"/>
          <w:marTop w:val="0"/>
          <w:marBottom w:val="0"/>
          <w:divBdr>
            <w:top w:val="none" w:sz="0" w:space="0" w:color="auto"/>
            <w:left w:val="none" w:sz="0" w:space="0" w:color="auto"/>
            <w:bottom w:val="none" w:sz="0" w:space="0" w:color="auto"/>
            <w:right w:val="none" w:sz="0" w:space="0" w:color="auto"/>
          </w:divBdr>
        </w:div>
        <w:div w:id="1431664090">
          <w:marLeft w:val="480"/>
          <w:marRight w:val="0"/>
          <w:marTop w:val="0"/>
          <w:marBottom w:val="0"/>
          <w:divBdr>
            <w:top w:val="none" w:sz="0" w:space="0" w:color="auto"/>
            <w:left w:val="none" w:sz="0" w:space="0" w:color="auto"/>
            <w:bottom w:val="none" w:sz="0" w:space="0" w:color="auto"/>
            <w:right w:val="none" w:sz="0" w:space="0" w:color="auto"/>
          </w:divBdr>
        </w:div>
        <w:div w:id="1710765132">
          <w:marLeft w:val="480"/>
          <w:marRight w:val="0"/>
          <w:marTop w:val="0"/>
          <w:marBottom w:val="0"/>
          <w:divBdr>
            <w:top w:val="none" w:sz="0" w:space="0" w:color="auto"/>
            <w:left w:val="none" w:sz="0" w:space="0" w:color="auto"/>
            <w:bottom w:val="none" w:sz="0" w:space="0" w:color="auto"/>
            <w:right w:val="none" w:sz="0" w:space="0" w:color="auto"/>
          </w:divBdr>
        </w:div>
        <w:div w:id="1418557699">
          <w:marLeft w:val="480"/>
          <w:marRight w:val="0"/>
          <w:marTop w:val="0"/>
          <w:marBottom w:val="0"/>
          <w:divBdr>
            <w:top w:val="none" w:sz="0" w:space="0" w:color="auto"/>
            <w:left w:val="none" w:sz="0" w:space="0" w:color="auto"/>
            <w:bottom w:val="none" w:sz="0" w:space="0" w:color="auto"/>
            <w:right w:val="none" w:sz="0" w:space="0" w:color="auto"/>
          </w:divBdr>
        </w:div>
        <w:div w:id="1249539535">
          <w:marLeft w:val="480"/>
          <w:marRight w:val="0"/>
          <w:marTop w:val="0"/>
          <w:marBottom w:val="0"/>
          <w:divBdr>
            <w:top w:val="none" w:sz="0" w:space="0" w:color="auto"/>
            <w:left w:val="none" w:sz="0" w:space="0" w:color="auto"/>
            <w:bottom w:val="none" w:sz="0" w:space="0" w:color="auto"/>
            <w:right w:val="none" w:sz="0" w:space="0" w:color="auto"/>
          </w:divBdr>
        </w:div>
        <w:div w:id="1646280774">
          <w:marLeft w:val="480"/>
          <w:marRight w:val="0"/>
          <w:marTop w:val="0"/>
          <w:marBottom w:val="0"/>
          <w:divBdr>
            <w:top w:val="none" w:sz="0" w:space="0" w:color="auto"/>
            <w:left w:val="none" w:sz="0" w:space="0" w:color="auto"/>
            <w:bottom w:val="none" w:sz="0" w:space="0" w:color="auto"/>
            <w:right w:val="none" w:sz="0" w:space="0" w:color="auto"/>
          </w:divBdr>
        </w:div>
        <w:div w:id="956570835">
          <w:marLeft w:val="480"/>
          <w:marRight w:val="0"/>
          <w:marTop w:val="0"/>
          <w:marBottom w:val="0"/>
          <w:divBdr>
            <w:top w:val="none" w:sz="0" w:space="0" w:color="auto"/>
            <w:left w:val="none" w:sz="0" w:space="0" w:color="auto"/>
            <w:bottom w:val="none" w:sz="0" w:space="0" w:color="auto"/>
            <w:right w:val="none" w:sz="0" w:space="0" w:color="auto"/>
          </w:divBdr>
        </w:div>
        <w:div w:id="1460877634">
          <w:marLeft w:val="480"/>
          <w:marRight w:val="0"/>
          <w:marTop w:val="0"/>
          <w:marBottom w:val="0"/>
          <w:divBdr>
            <w:top w:val="none" w:sz="0" w:space="0" w:color="auto"/>
            <w:left w:val="none" w:sz="0" w:space="0" w:color="auto"/>
            <w:bottom w:val="none" w:sz="0" w:space="0" w:color="auto"/>
            <w:right w:val="none" w:sz="0" w:space="0" w:color="auto"/>
          </w:divBdr>
        </w:div>
        <w:div w:id="545218809">
          <w:marLeft w:val="480"/>
          <w:marRight w:val="0"/>
          <w:marTop w:val="0"/>
          <w:marBottom w:val="0"/>
          <w:divBdr>
            <w:top w:val="none" w:sz="0" w:space="0" w:color="auto"/>
            <w:left w:val="none" w:sz="0" w:space="0" w:color="auto"/>
            <w:bottom w:val="none" w:sz="0" w:space="0" w:color="auto"/>
            <w:right w:val="none" w:sz="0" w:space="0" w:color="auto"/>
          </w:divBdr>
        </w:div>
        <w:div w:id="619384234">
          <w:marLeft w:val="480"/>
          <w:marRight w:val="0"/>
          <w:marTop w:val="0"/>
          <w:marBottom w:val="0"/>
          <w:divBdr>
            <w:top w:val="none" w:sz="0" w:space="0" w:color="auto"/>
            <w:left w:val="none" w:sz="0" w:space="0" w:color="auto"/>
            <w:bottom w:val="none" w:sz="0" w:space="0" w:color="auto"/>
            <w:right w:val="none" w:sz="0" w:space="0" w:color="auto"/>
          </w:divBdr>
        </w:div>
        <w:div w:id="1155491177">
          <w:marLeft w:val="480"/>
          <w:marRight w:val="0"/>
          <w:marTop w:val="0"/>
          <w:marBottom w:val="0"/>
          <w:divBdr>
            <w:top w:val="none" w:sz="0" w:space="0" w:color="auto"/>
            <w:left w:val="none" w:sz="0" w:space="0" w:color="auto"/>
            <w:bottom w:val="none" w:sz="0" w:space="0" w:color="auto"/>
            <w:right w:val="none" w:sz="0" w:space="0" w:color="auto"/>
          </w:divBdr>
        </w:div>
        <w:div w:id="1954895639">
          <w:marLeft w:val="480"/>
          <w:marRight w:val="0"/>
          <w:marTop w:val="0"/>
          <w:marBottom w:val="0"/>
          <w:divBdr>
            <w:top w:val="none" w:sz="0" w:space="0" w:color="auto"/>
            <w:left w:val="none" w:sz="0" w:space="0" w:color="auto"/>
            <w:bottom w:val="none" w:sz="0" w:space="0" w:color="auto"/>
            <w:right w:val="none" w:sz="0" w:space="0" w:color="auto"/>
          </w:divBdr>
        </w:div>
        <w:div w:id="1602032388">
          <w:marLeft w:val="480"/>
          <w:marRight w:val="0"/>
          <w:marTop w:val="0"/>
          <w:marBottom w:val="0"/>
          <w:divBdr>
            <w:top w:val="none" w:sz="0" w:space="0" w:color="auto"/>
            <w:left w:val="none" w:sz="0" w:space="0" w:color="auto"/>
            <w:bottom w:val="none" w:sz="0" w:space="0" w:color="auto"/>
            <w:right w:val="none" w:sz="0" w:space="0" w:color="auto"/>
          </w:divBdr>
        </w:div>
        <w:div w:id="2014454902">
          <w:marLeft w:val="480"/>
          <w:marRight w:val="0"/>
          <w:marTop w:val="0"/>
          <w:marBottom w:val="0"/>
          <w:divBdr>
            <w:top w:val="none" w:sz="0" w:space="0" w:color="auto"/>
            <w:left w:val="none" w:sz="0" w:space="0" w:color="auto"/>
            <w:bottom w:val="none" w:sz="0" w:space="0" w:color="auto"/>
            <w:right w:val="none" w:sz="0" w:space="0" w:color="auto"/>
          </w:divBdr>
        </w:div>
        <w:div w:id="1015379432">
          <w:marLeft w:val="480"/>
          <w:marRight w:val="0"/>
          <w:marTop w:val="0"/>
          <w:marBottom w:val="0"/>
          <w:divBdr>
            <w:top w:val="none" w:sz="0" w:space="0" w:color="auto"/>
            <w:left w:val="none" w:sz="0" w:space="0" w:color="auto"/>
            <w:bottom w:val="none" w:sz="0" w:space="0" w:color="auto"/>
            <w:right w:val="none" w:sz="0" w:space="0" w:color="auto"/>
          </w:divBdr>
        </w:div>
        <w:div w:id="896011480">
          <w:marLeft w:val="480"/>
          <w:marRight w:val="0"/>
          <w:marTop w:val="0"/>
          <w:marBottom w:val="0"/>
          <w:divBdr>
            <w:top w:val="none" w:sz="0" w:space="0" w:color="auto"/>
            <w:left w:val="none" w:sz="0" w:space="0" w:color="auto"/>
            <w:bottom w:val="none" w:sz="0" w:space="0" w:color="auto"/>
            <w:right w:val="none" w:sz="0" w:space="0" w:color="auto"/>
          </w:divBdr>
        </w:div>
        <w:div w:id="356854742">
          <w:marLeft w:val="480"/>
          <w:marRight w:val="0"/>
          <w:marTop w:val="0"/>
          <w:marBottom w:val="0"/>
          <w:divBdr>
            <w:top w:val="none" w:sz="0" w:space="0" w:color="auto"/>
            <w:left w:val="none" w:sz="0" w:space="0" w:color="auto"/>
            <w:bottom w:val="none" w:sz="0" w:space="0" w:color="auto"/>
            <w:right w:val="none" w:sz="0" w:space="0" w:color="auto"/>
          </w:divBdr>
        </w:div>
        <w:div w:id="1648168863">
          <w:marLeft w:val="480"/>
          <w:marRight w:val="0"/>
          <w:marTop w:val="0"/>
          <w:marBottom w:val="0"/>
          <w:divBdr>
            <w:top w:val="none" w:sz="0" w:space="0" w:color="auto"/>
            <w:left w:val="none" w:sz="0" w:space="0" w:color="auto"/>
            <w:bottom w:val="none" w:sz="0" w:space="0" w:color="auto"/>
            <w:right w:val="none" w:sz="0" w:space="0" w:color="auto"/>
          </w:divBdr>
        </w:div>
        <w:div w:id="1346597568">
          <w:marLeft w:val="480"/>
          <w:marRight w:val="0"/>
          <w:marTop w:val="0"/>
          <w:marBottom w:val="0"/>
          <w:divBdr>
            <w:top w:val="none" w:sz="0" w:space="0" w:color="auto"/>
            <w:left w:val="none" w:sz="0" w:space="0" w:color="auto"/>
            <w:bottom w:val="none" w:sz="0" w:space="0" w:color="auto"/>
            <w:right w:val="none" w:sz="0" w:space="0" w:color="auto"/>
          </w:divBdr>
        </w:div>
        <w:div w:id="586307640">
          <w:marLeft w:val="480"/>
          <w:marRight w:val="0"/>
          <w:marTop w:val="0"/>
          <w:marBottom w:val="0"/>
          <w:divBdr>
            <w:top w:val="none" w:sz="0" w:space="0" w:color="auto"/>
            <w:left w:val="none" w:sz="0" w:space="0" w:color="auto"/>
            <w:bottom w:val="none" w:sz="0" w:space="0" w:color="auto"/>
            <w:right w:val="none" w:sz="0" w:space="0" w:color="auto"/>
          </w:divBdr>
        </w:div>
        <w:div w:id="1898668436">
          <w:marLeft w:val="480"/>
          <w:marRight w:val="0"/>
          <w:marTop w:val="0"/>
          <w:marBottom w:val="0"/>
          <w:divBdr>
            <w:top w:val="none" w:sz="0" w:space="0" w:color="auto"/>
            <w:left w:val="none" w:sz="0" w:space="0" w:color="auto"/>
            <w:bottom w:val="none" w:sz="0" w:space="0" w:color="auto"/>
            <w:right w:val="none" w:sz="0" w:space="0" w:color="auto"/>
          </w:divBdr>
        </w:div>
      </w:divsChild>
    </w:div>
    <w:div w:id="1299067774">
      <w:bodyDiv w:val="1"/>
      <w:marLeft w:val="0"/>
      <w:marRight w:val="0"/>
      <w:marTop w:val="0"/>
      <w:marBottom w:val="0"/>
      <w:divBdr>
        <w:top w:val="none" w:sz="0" w:space="0" w:color="auto"/>
        <w:left w:val="none" w:sz="0" w:space="0" w:color="auto"/>
        <w:bottom w:val="none" w:sz="0" w:space="0" w:color="auto"/>
        <w:right w:val="none" w:sz="0" w:space="0" w:color="auto"/>
      </w:divBdr>
    </w:div>
    <w:div w:id="1299073441">
      <w:bodyDiv w:val="1"/>
      <w:marLeft w:val="0"/>
      <w:marRight w:val="0"/>
      <w:marTop w:val="0"/>
      <w:marBottom w:val="0"/>
      <w:divBdr>
        <w:top w:val="none" w:sz="0" w:space="0" w:color="auto"/>
        <w:left w:val="none" w:sz="0" w:space="0" w:color="auto"/>
        <w:bottom w:val="none" w:sz="0" w:space="0" w:color="auto"/>
        <w:right w:val="none" w:sz="0" w:space="0" w:color="auto"/>
      </w:divBdr>
    </w:div>
    <w:div w:id="1299148851">
      <w:bodyDiv w:val="1"/>
      <w:marLeft w:val="0"/>
      <w:marRight w:val="0"/>
      <w:marTop w:val="0"/>
      <w:marBottom w:val="0"/>
      <w:divBdr>
        <w:top w:val="none" w:sz="0" w:space="0" w:color="auto"/>
        <w:left w:val="none" w:sz="0" w:space="0" w:color="auto"/>
        <w:bottom w:val="none" w:sz="0" w:space="0" w:color="auto"/>
        <w:right w:val="none" w:sz="0" w:space="0" w:color="auto"/>
      </w:divBdr>
    </w:div>
    <w:div w:id="1299871509">
      <w:bodyDiv w:val="1"/>
      <w:marLeft w:val="0"/>
      <w:marRight w:val="0"/>
      <w:marTop w:val="0"/>
      <w:marBottom w:val="0"/>
      <w:divBdr>
        <w:top w:val="none" w:sz="0" w:space="0" w:color="auto"/>
        <w:left w:val="none" w:sz="0" w:space="0" w:color="auto"/>
        <w:bottom w:val="none" w:sz="0" w:space="0" w:color="auto"/>
        <w:right w:val="none" w:sz="0" w:space="0" w:color="auto"/>
      </w:divBdr>
    </w:div>
    <w:div w:id="1300721976">
      <w:bodyDiv w:val="1"/>
      <w:marLeft w:val="0"/>
      <w:marRight w:val="0"/>
      <w:marTop w:val="0"/>
      <w:marBottom w:val="0"/>
      <w:divBdr>
        <w:top w:val="none" w:sz="0" w:space="0" w:color="auto"/>
        <w:left w:val="none" w:sz="0" w:space="0" w:color="auto"/>
        <w:bottom w:val="none" w:sz="0" w:space="0" w:color="auto"/>
        <w:right w:val="none" w:sz="0" w:space="0" w:color="auto"/>
      </w:divBdr>
    </w:div>
    <w:div w:id="1301810257">
      <w:bodyDiv w:val="1"/>
      <w:marLeft w:val="0"/>
      <w:marRight w:val="0"/>
      <w:marTop w:val="0"/>
      <w:marBottom w:val="0"/>
      <w:divBdr>
        <w:top w:val="none" w:sz="0" w:space="0" w:color="auto"/>
        <w:left w:val="none" w:sz="0" w:space="0" w:color="auto"/>
        <w:bottom w:val="none" w:sz="0" w:space="0" w:color="auto"/>
        <w:right w:val="none" w:sz="0" w:space="0" w:color="auto"/>
      </w:divBdr>
    </w:div>
    <w:div w:id="1302422645">
      <w:bodyDiv w:val="1"/>
      <w:marLeft w:val="0"/>
      <w:marRight w:val="0"/>
      <w:marTop w:val="0"/>
      <w:marBottom w:val="0"/>
      <w:divBdr>
        <w:top w:val="none" w:sz="0" w:space="0" w:color="auto"/>
        <w:left w:val="none" w:sz="0" w:space="0" w:color="auto"/>
        <w:bottom w:val="none" w:sz="0" w:space="0" w:color="auto"/>
        <w:right w:val="none" w:sz="0" w:space="0" w:color="auto"/>
      </w:divBdr>
    </w:div>
    <w:div w:id="1302687467">
      <w:bodyDiv w:val="1"/>
      <w:marLeft w:val="0"/>
      <w:marRight w:val="0"/>
      <w:marTop w:val="0"/>
      <w:marBottom w:val="0"/>
      <w:divBdr>
        <w:top w:val="none" w:sz="0" w:space="0" w:color="auto"/>
        <w:left w:val="none" w:sz="0" w:space="0" w:color="auto"/>
        <w:bottom w:val="none" w:sz="0" w:space="0" w:color="auto"/>
        <w:right w:val="none" w:sz="0" w:space="0" w:color="auto"/>
      </w:divBdr>
    </w:div>
    <w:div w:id="1303462280">
      <w:bodyDiv w:val="1"/>
      <w:marLeft w:val="0"/>
      <w:marRight w:val="0"/>
      <w:marTop w:val="0"/>
      <w:marBottom w:val="0"/>
      <w:divBdr>
        <w:top w:val="none" w:sz="0" w:space="0" w:color="auto"/>
        <w:left w:val="none" w:sz="0" w:space="0" w:color="auto"/>
        <w:bottom w:val="none" w:sz="0" w:space="0" w:color="auto"/>
        <w:right w:val="none" w:sz="0" w:space="0" w:color="auto"/>
      </w:divBdr>
    </w:div>
    <w:div w:id="1304850701">
      <w:bodyDiv w:val="1"/>
      <w:marLeft w:val="0"/>
      <w:marRight w:val="0"/>
      <w:marTop w:val="0"/>
      <w:marBottom w:val="0"/>
      <w:divBdr>
        <w:top w:val="none" w:sz="0" w:space="0" w:color="auto"/>
        <w:left w:val="none" w:sz="0" w:space="0" w:color="auto"/>
        <w:bottom w:val="none" w:sz="0" w:space="0" w:color="auto"/>
        <w:right w:val="none" w:sz="0" w:space="0" w:color="auto"/>
      </w:divBdr>
    </w:div>
    <w:div w:id="1304893651">
      <w:bodyDiv w:val="1"/>
      <w:marLeft w:val="0"/>
      <w:marRight w:val="0"/>
      <w:marTop w:val="0"/>
      <w:marBottom w:val="0"/>
      <w:divBdr>
        <w:top w:val="none" w:sz="0" w:space="0" w:color="auto"/>
        <w:left w:val="none" w:sz="0" w:space="0" w:color="auto"/>
        <w:bottom w:val="none" w:sz="0" w:space="0" w:color="auto"/>
        <w:right w:val="none" w:sz="0" w:space="0" w:color="auto"/>
      </w:divBdr>
    </w:div>
    <w:div w:id="1305157856">
      <w:bodyDiv w:val="1"/>
      <w:marLeft w:val="0"/>
      <w:marRight w:val="0"/>
      <w:marTop w:val="0"/>
      <w:marBottom w:val="0"/>
      <w:divBdr>
        <w:top w:val="none" w:sz="0" w:space="0" w:color="auto"/>
        <w:left w:val="none" w:sz="0" w:space="0" w:color="auto"/>
        <w:bottom w:val="none" w:sz="0" w:space="0" w:color="auto"/>
        <w:right w:val="none" w:sz="0" w:space="0" w:color="auto"/>
      </w:divBdr>
    </w:div>
    <w:div w:id="1309283967">
      <w:bodyDiv w:val="1"/>
      <w:marLeft w:val="0"/>
      <w:marRight w:val="0"/>
      <w:marTop w:val="0"/>
      <w:marBottom w:val="0"/>
      <w:divBdr>
        <w:top w:val="none" w:sz="0" w:space="0" w:color="auto"/>
        <w:left w:val="none" w:sz="0" w:space="0" w:color="auto"/>
        <w:bottom w:val="none" w:sz="0" w:space="0" w:color="auto"/>
        <w:right w:val="none" w:sz="0" w:space="0" w:color="auto"/>
      </w:divBdr>
    </w:div>
    <w:div w:id="1310287375">
      <w:bodyDiv w:val="1"/>
      <w:marLeft w:val="0"/>
      <w:marRight w:val="0"/>
      <w:marTop w:val="0"/>
      <w:marBottom w:val="0"/>
      <w:divBdr>
        <w:top w:val="none" w:sz="0" w:space="0" w:color="auto"/>
        <w:left w:val="none" w:sz="0" w:space="0" w:color="auto"/>
        <w:bottom w:val="none" w:sz="0" w:space="0" w:color="auto"/>
        <w:right w:val="none" w:sz="0" w:space="0" w:color="auto"/>
      </w:divBdr>
    </w:div>
    <w:div w:id="1311444002">
      <w:bodyDiv w:val="1"/>
      <w:marLeft w:val="0"/>
      <w:marRight w:val="0"/>
      <w:marTop w:val="0"/>
      <w:marBottom w:val="0"/>
      <w:divBdr>
        <w:top w:val="none" w:sz="0" w:space="0" w:color="auto"/>
        <w:left w:val="none" w:sz="0" w:space="0" w:color="auto"/>
        <w:bottom w:val="none" w:sz="0" w:space="0" w:color="auto"/>
        <w:right w:val="none" w:sz="0" w:space="0" w:color="auto"/>
      </w:divBdr>
    </w:div>
    <w:div w:id="1313369183">
      <w:bodyDiv w:val="1"/>
      <w:marLeft w:val="0"/>
      <w:marRight w:val="0"/>
      <w:marTop w:val="0"/>
      <w:marBottom w:val="0"/>
      <w:divBdr>
        <w:top w:val="none" w:sz="0" w:space="0" w:color="auto"/>
        <w:left w:val="none" w:sz="0" w:space="0" w:color="auto"/>
        <w:bottom w:val="none" w:sz="0" w:space="0" w:color="auto"/>
        <w:right w:val="none" w:sz="0" w:space="0" w:color="auto"/>
      </w:divBdr>
    </w:div>
    <w:div w:id="1313411830">
      <w:bodyDiv w:val="1"/>
      <w:marLeft w:val="0"/>
      <w:marRight w:val="0"/>
      <w:marTop w:val="0"/>
      <w:marBottom w:val="0"/>
      <w:divBdr>
        <w:top w:val="none" w:sz="0" w:space="0" w:color="auto"/>
        <w:left w:val="none" w:sz="0" w:space="0" w:color="auto"/>
        <w:bottom w:val="none" w:sz="0" w:space="0" w:color="auto"/>
        <w:right w:val="none" w:sz="0" w:space="0" w:color="auto"/>
      </w:divBdr>
    </w:div>
    <w:div w:id="1313559657">
      <w:bodyDiv w:val="1"/>
      <w:marLeft w:val="0"/>
      <w:marRight w:val="0"/>
      <w:marTop w:val="0"/>
      <w:marBottom w:val="0"/>
      <w:divBdr>
        <w:top w:val="none" w:sz="0" w:space="0" w:color="auto"/>
        <w:left w:val="none" w:sz="0" w:space="0" w:color="auto"/>
        <w:bottom w:val="none" w:sz="0" w:space="0" w:color="auto"/>
        <w:right w:val="none" w:sz="0" w:space="0" w:color="auto"/>
      </w:divBdr>
    </w:div>
    <w:div w:id="1314529053">
      <w:bodyDiv w:val="1"/>
      <w:marLeft w:val="0"/>
      <w:marRight w:val="0"/>
      <w:marTop w:val="0"/>
      <w:marBottom w:val="0"/>
      <w:divBdr>
        <w:top w:val="none" w:sz="0" w:space="0" w:color="auto"/>
        <w:left w:val="none" w:sz="0" w:space="0" w:color="auto"/>
        <w:bottom w:val="none" w:sz="0" w:space="0" w:color="auto"/>
        <w:right w:val="none" w:sz="0" w:space="0" w:color="auto"/>
      </w:divBdr>
    </w:div>
    <w:div w:id="1315256763">
      <w:bodyDiv w:val="1"/>
      <w:marLeft w:val="0"/>
      <w:marRight w:val="0"/>
      <w:marTop w:val="0"/>
      <w:marBottom w:val="0"/>
      <w:divBdr>
        <w:top w:val="none" w:sz="0" w:space="0" w:color="auto"/>
        <w:left w:val="none" w:sz="0" w:space="0" w:color="auto"/>
        <w:bottom w:val="none" w:sz="0" w:space="0" w:color="auto"/>
        <w:right w:val="none" w:sz="0" w:space="0" w:color="auto"/>
      </w:divBdr>
    </w:div>
    <w:div w:id="1315447424">
      <w:bodyDiv w:val="1"/>
      <w:marLeft w:val="0"/>
      <w:marRight w:val="0"/>
      <w:marTop w:val="0"/>
      <w:marBottom w:val="0"/>
      <w:divBdr>
        <w:top w:val="none" w:sz="0" w:space="0" w:color="auto"/>
        <w:left w:val="none" w:sz="0" w:space="0" w:color="auto"/>
        <w:bottom w:val="none" w:sz="0" w:space="0" w:color="auto"/>
        <w:right w:val="none" w:sz="0" w:space="0" w:color="auto"/>
      </w:divBdr>
    </w:div>
    <w:div w:id="1316835570">
      <w:bodyDiv w:val="1"/>
      <w:marLeft w:val="0"/>
      <w:marRight w:val="0"/>
      <w:marTop w:val="0"/>
      <w:marBottom w:val="0"/>
      <w:divBdr>
        <w:top w:val="none" w:sz="0" w:space="0" w:color="auto"/>
        <w:left w:val="none" w:sz="0" w:space="0" w:color="auto"/>
        <w:bottom w:val="none" w:sz="0" w:space="0" w:color="auto"/>
        <w:right w:val="none" w:sz="0" w:space="0" w:color="auto"/>
      </w:divBdr>
    </w:div>
    <w:div w:id="1318194724">
      <w:bodyDiv w:val="1"/>
      <w:marLeft w:val="0"/>
      <w:marRight w:val="0"/>
      <w:marTop w:val="0"/>
      <w:marBottom w:val="0"/>
      <w:divBdr>
        <w:top w:val="none" w:sz="0" w:space="0" w:color="auto"/>
        <w:left w:val="none" w:sz="0" w:space="0" w:color="auto"/>
        <w:bottom w:val="none" w:sz="0" w:space="0" w:color="auto"/>
        <w:right w:val="none" w:sz="0" w:space="0" w:color="auto"/>
      </w:divBdr>
    </w:div>
    <w:div w:id="1318340644">
      <w:bodyDiv w:val="1"/>
      <w:marLeft w:val="0"/>
      <w:marRight w:val="0"/>
      <w:marTop w:val="0"/>
      <w:marBottom w:val="0"/>
      <w:divBdr>
        <w:top w:val="none" w:sz="0" w:space="0" w:color="auto"/>
        <w:left w:val="none" w:sz="0" w:space="0" w:color="auto"/>
        <w:bottom w:val="none" w:sz="0" w:space="0" w:color="auto"/>
        <w:right w:val="none" w:sz="0" w:space="0" w:color="auto"/>
      </w:divBdr>
    </w:div>
    <w:div w:id="1318606162">
      <w:bodyDiv w:val="1"/>
      <w:marLeft w:val="0"/>
      <w:marRight w:val="0"/>
      <w:marTop w:val="0"/>
      <w:marBottom w:val="0"/>
      <w:divBdr>
        <w:top w:val="none" w:sz="0" w:space="0" w:color="auto"/>
        <w:left w:val="none" w:sz="0" w:space="0" w:color="auto"/>
        <w:bottom w:val="none" w:sz="0" w:space="0" w:color="auto"/>
        <w:right w:val="none" w:sz="0" w:space="0" w:color="auto"/>
      </w:divBdr>
    </w:div>
    <w:div w:id="1319000321">
      <w:bodyDiv w:val="1"/>
      <w:marLeft w:val="0"/>
      <w:marRight w:val="0"/>
      <w:marTop w:val="0"/>
      <w:marBottom w:val="0"/>
      <w:divBdr>
        <w:top w:val="none" w:sz="0" w:space="0" w:color="auto"/>
        <w:left w:val="none" w:sz="0" w:space="0" w:color="auto"/>
        <w:bottom w:val="none" w:sz="0" w:space="0" w:color="auto"/>
        <w:right w:val="none" w:sz="0" w:space="0" w:color="auto"/>
      </w:divBdr>
    </w:div>
    <w:div w:id="1320110740">
      <w:bodyDiv w:val="1"/>
      <w:marLeft w:val="0"/>
      <w:marRight w:val="0"/>
      <w:marTop w:val="0"/>
      <w:marBottom w:val="0"/>
      <w:divBdr>
        <w:top w:val="none" w:sz="0" w:space="0" w:color="auto"/>
        <w:left w:val="none" w:sz="0" w:space="0" w:color="auto"/>
        <w:bottom w:val="none" w:sz="0" w:space="0" w:color="auto"/>
        <w:right w:val="none" w:sz="0" w:space="0" w:color="auto"/>
      </w:divBdr>
      <w:divsChild>
        <w:div w:id="1688016396">
          <w:marLeft w:val="480"/>
          <w:marRight w:val="0"/>
          <w:marTop w:val="0"/>
          <w:marBottom w:val="0"/>
          <w:divBdr>
            <w:top w:val="none" w:sz="0" w:space="0" w:color="auto"/>
            <w:left w:val="none" w:sz="0" w:space="0" w:color="auto"/>
            <w:bottom w:val="none" w:sz="0" w:space="0" w:color="auto"/>
            <w:right w:val="none" w:sz="0" w:space="0" w:color="auto"/>
          </w:divBdr>
        </w:div>
        <w:div w:id="1635404755">
          <w:marLeft w:val="480"/>
          <w:marRight w:val="0"/>
          <w:marTop w:val="0"/>
          <w:marBottom w:val="0"/>
          <w:divBdr>
            <w:top w:val="none" w:sz="0" w:space="0" w:color="auto"/>
            <w:left w:val="none" w:sz="0" w:space="0" w:color="auto"/>
            <w:bottom w:val="none" w:sz="0" w:space="0" w:color="auto"/>
            <w:right w:val="none" w:sz="0" w:space="0" w:color="auto"/>
          </w:divBdr>
        </w:div>
        <w:div w:id="1143154725">
          <w:marLeft w:val="480"/>
          <w:marRight w:val="0"/>
          <w:marTop w:val="0"/>
          <w:marBottom w:val="0"/>
          <w:divBdr>
            <w:top w:val="none" w:sz="0" w:space="0" w:color="auto"/>
            <w:left w:val="none" w:sz="0" w:space="0" w:color="auto"/>
            <w:bottom w:val="none" w:sz="0" w:space="0" w:color="auto"/>
            <w:right w:val="none" w:sz="0" w:space="0" w:color="auto"/>
          </w:divBdr>
        </w:div>
        <w:div w:id="588470332">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1351105607">
          <w:marLeft w:val="480"/>
          <w:marRight w:val="0"/>
          <w:marTop w:val="0"/>
          <w:marBottom w:val="0"/>
          <w:divBdr>
            <w:top w:val="none" w:sz="0" w:space="0" w:color="auto"/>
            <w:left w:val="none" w:sz="0" w:space="0" w:color="auto"/>
            <w:bottom w:val="none" w:sz="0" w:space="0" w:color="auto"/>
            <w:right w:val="none" w:sz="0" w:space="0" w:color="auto"/>
          </w:divBdr>
        </w:div>
        <w:div w:id="1753817555">
          <w:marLeft w:val="480"/>
          <w:marRight w:val="0"/>
          <w:marTop w:val="0"/>
          <w:marBottom w:val="0"/>
          <w:divBdr>
            <w:top w:val="none" w:sz="0" w:space="0" w:color="auto"/>
            <w:left w:val="none" w:sz="0" w:space="0" w:color="auto"/>
            <w:bottom w:val="none" w:sz="0" w:space="0" w:color="auto"/>
            <w:right w:val="none" w:sz="0" w:space="0" w:color="auto"/>
          </w:divBdr>
        </w:div>
        <w:div w:id="661663368">
          <w:marLeft w:val="480"/>
          <w:marRight w:val="0"/>
          <w:marTop w:val="0"/>
          <w:marBottom w:val="0"/>
          <w:divBdr>
            <w:top w:val="none" w:sz="0" w:space="0" w:color="auto"/>
            <w:left w:val="none" w:sz="0" w:space="0" w:color="auto"/>
            <w:bottom w:val="none" w:sz="0" w:space="0" w:color="auto"/>
            <w:right w:val="none" w:sz="0" w:space="0" w:color="auto"/>
          </w:divBdr>
        </w:div>
        <w:div w:id="618610197">
          <w:marLeft w:val="480"/>
          <w:marRight w:val="0"/>
          <w:marTop w:val="0"/>
          <w:marBottom w:val="0"/>
          <w:divBdr>
            <w:top w:val="none" w:sz="0" w:space="0" w:color="auto"/>
            <w:left w:val="none" w:sz="0" w:space="0" w:color="auto"/>
            <w:bottom w:val="none" w:sz="0" w:space="0" w:color="auto"/>
            <w:right w:val="none" w:sz="0" w:space="0" w:color="auto"/>
          </w:divBdr>
        </w:div>
        <w:div w:id="1897009047">
          <w:marLeft w:val="480"/>
          <w:marRight w:val="0"/>
          <w:marTop w:val="0"/>
          <w:marBottom w:val="0"/>
          <w:divBdr>
            <w:top w:val="none" w:sz="0" w:space="0" w:color="auto"/>
            <w:left w:val="none" w:sz="0" w:space="0" w:color="auto"/>
            <w:bottom w:val="none" w:sz="0" w:space="0" w:color="auto"/>
            <w:right w:val="none" w:sz="0" w:space="0" w:color="auto"/>
          </w:divBdr>
        </w:div>
        <w:div w:id="576521004">
          <w:marLeft w:val="480"/>
          <w:marRight w:val="0"/>
          <w:marTop w:val="0"/>
          <w:marBottom w:val="0"/>
          <w:divBdr>
            <w:top w:val="none" w:sz="0" w:space="0" w:color="auto"/>
            <w:left w:val="none" w:sz="0" w:space="0" w:color="auto"/>
            <w:bottom w:val="none" w:sz="0" w:space="0" w:color="auto"/>
            <w:right w:val="none" w:sz="0" w:space="0" w:color="auto"/>
          </w:divBdr>
        </w:div>
        <w:div w:id="1555654823">
          <w:marLeft w:val="480"/>
          <w:marRight w:val="0"/>
          <w:marTop w:val="0"/>
          <w:marBottom w:val="0"/>
          <w:divBdr>
            <w:top w:val="none" w:sz="0" w:space="0" w:color="auto"/>
            <w:left w:val="none" w:sz="0" w:space="0" w:color="auto"/>
            <w:bottom w:val="none" w:sz="0" w:space="0" w:color="auto"/>
            <w:right w:val="none" w:sz="0" w:space="0" w:color="auto"/>
          </w:divBdr>
        </w:div>
        <w:div w:id="1085957570">
          <w:marLeft w:val="480"/>
          <w:marRight w:val="0"/>
          <w:marTop w:val="0"/>
          <w:marBottom w:val="0"/>
          <w:divBdr>
            <w:top w:val="none" w:sz="0" w:space="0" w:color="auto"/>
            <w:left w:val="none" w:sz="0" w:space="0" w:color="auto"/>
            <w:bottom w:val="none" w:sz="0" w:space="0" w:color="auto"/>
            <w:right w:val="none" w:sz="0" w:space="0" w:color="auto"/>
          </w:divBdr>
        </w:div>
        <w:div w:id="1709840060">
          <w:marLeft w:val="480"/>
          <w:marRight w:val="0"/>
          <w:marTop w:val="0"/>
          <w:marBottom w:val="0"/>
          <w:divBdr>
            <w:top w:val="none" w:sz="0" w:space="0" w:color="auto"/>
            <w:left w:val="none" w:sz="0" w:space="0" w:color="auto"/>
            <w:bottom w:val="none" w:sz="0" w:space="0" w:color="auto"/>
            <w:right w:val="none" w:sz="0" w:space="0" w:color="auto"/>
          </w:divBdr>
        </w:div>
        <w:div w:id="923762212">
          <w:marLeft w:val="480"/>
          <w:marRight w:val="0"/>
          <w:marTop w:val="0"/>
          <w:marBottom w:val="0"/>
          <w:divBdr>
            <w:top w:val="none" w:sz="0" w:space="0" w:color="auto"/>
            <w:left w:val="none" w:sz="0" w:space="0" w:color="auto"/>
            <w:bottom w:val="none" w:sz="0" w:space="0" w:color="auto"/>
            <w:right w:val="none" w:sz="0" w:space="0" w:color="auto"/>
          </w:divBdr>
        </w:div>
        <w:div w:id="1722055008">
          <w:marLeft w:val="480"/>
          <w:marRight w:val="0"/>
          <w:marTop w:val="0"/>
          <w:marBottom w:val="0"/>
          <w:divBdr>
            <w:top w:val="none" w:sz="0" w:space="0" w:color="auto"/>
            <w:left w:val="none" w:sz="0" w:space="0" w:color="auto"/>
            <w:bottom w:val="none" w:sz="0" w:space="0" w:color="auto"/>
            <w:right w:val="none" w:sz="0" w:space="0" w:color="auto"/>
          </w:divBdr>
        </w:div>
        <w:div w:id="772093907">
          <w:marLeft w:val="480"/>
          <w:marRight w:val="0"/>
          <w:marTop w:val="0"/>
          <w:marBottom w:val="0"/>
          <w:divBdr>
            <w:top w:val="none" w:sz="0" w:space="0" w:color="auto"/>
            <w:left w:val="none" w:sz="0" w:space="0" w:color="auto"/>
            <w:bottom w:val="none" w:sz="0" w:space="0" w:color="auto"/>
            <w:right w:val="none" w:sz="0" w:space="0" w:color="auto"/>
          </w:divBdr>
        </w:div>
        <w:div w:id="1490903234">
          <w:marLeft w:val="480"/>
          <w:marRight w:val="0"/>
          <w:marTop w:val="0"/>
          <w:marBottom w:val="0"/>
          <w:divBdr>
            <w:top w:val="none" w:sz="0" w:space="0" w:color="auto"/>
            <w:left w:val="none" w:sz="0" w:space="0" w:color="auto"/>
            <w:bottom w:val="none" w:sz="0" w:space="0" w:color="auto"/>
            <w:right w:val="none" w:sz="0" w:space="0" w:color="auto"/>
          </w:divBdr>
        </w:div>
        <w:div w:id="2127193740">
          <w:marLeft w:val="480"/>
          <w:marRight w:val="0"/>
          <w:marTop w:val="0"/>
          <w:marBottom w:val="0"/>
          <w:divBdr>
            <w:top w:val="none" w:sz="0" w:space="0" w:color="auto"/>
            <w:left w:val="none" w:sz="0" w:space="0" w:color="auto"/>
            <w:bottom w:val="none" w:sz="0" w:space="0" w:color="auto"/>
            <w:right w:val="none" w:sz="0" w:space="0" w:color="auto"/>
          </w:divBdr>
        </w:div>
        <w:div w:id="1234973224">
          <w:marLeft w:val="480"/>
          <w:marRight w:val="0"/>
          <w:marTop w:val="0"/>
          <w:marBottom w:val="0"/>
          <w:divBdr>
            <w:top w:val="none" w:sz="0" w:space="0" w:color="auto"/>
            <w:left w:val="none" w:sz="0" w:space="0" w:color="auto"/>
            <w:bottom w:val="none" w:sz="0" w:space="0" w:color="auto"/>
            <w:right w:val="none" w:sz="0" w:space="0" w:color="auto"/>
          </w:divBdr>
        </w:div>
        <w:div w:id="1032223664">
          <w:marLeft w:val="480"/>
          <w:marRight w:val="0"/>
          <w:marTop w:val="0"/>
          <w:marBottom w:val="0"/>
          <w:divBdr>
            <w:top w:val="none" w:sz="0" w:space="0" w:color="auto"/>
            <w:left w:val="none" w:sz="0" w:space="0" w:color="auto"/>
            <w:bottom w:val="none" w:sz="0" w:space="0" w:color="auto"/>
            <w:right w:val="none" w:sz="0" w:space="0" w:color="auto"/>
          </w:divBdr>
        </w:div>
        <w:div w:id="980617377">
          <w:marLeft w:val="480"/>
          <w:marRight w:val="0"/>
          <w:marTop w:val="0"/>
          <w:marBottom w:val="0"/>
          <w:divBdr>
            <w:top w:val="none" w:sz="0" w:space="0" w:color="auto"/>
            <w:left w:val="none" w:sz="0" w:space="0" w:color="auto"/>
            <w:bottom w:val="none" w:sz="0" w:space="0" w:color="auto"/>
            <w:right w:val="none" w:sz="0" w:space="0" w:color="auto"/>
          </w:divBdr>
        </w:div>
        <w:div w:id="1318264246">
          <w:marLeft w:val="480"/>
          <w:marRight w:val="0"/>
          <w:marTop w:val="0"/>
          <w:marBottom w:val="0"/>
          <w:divBdr>
            <w:top w:val="none" w:sz="0" w:space="0" w:color="auto"/>
            <w:left w:val="none" w:sz="0" w:space="0" w:color="auto"/>
            <w:bottom w:val="none" w:sz="0" w:space="0" w:color="auto"/>
            <w:right w:val="none" w:sz="0" w:space="0" w:color="auto"/>
          </w:divBdr>
        </w:div>
        <w:div w:id="296843688">
          <w:marLeft w:val="480"/>
          <w:marRight w:val="0"/>
          <w:marTop w:val="0"/>
          <w:marBottom w:val="0"/>
          <w:divBdr>
            <w:top w:val="none" w:sz="0" w:space="0" w:color="auto"/>
            <w:left w:val="none" w:sz="0" w:space="0" w:color="auto"/>
            <w:bottom w:val="none" w:sz="0" w:space="0" w:color="auto"/>
            <w:right w:val="none" w:sz="0" w:space="0" w:color="auto"/>
          </w:divBdr>
        </w:div>
        <w:div w:id="1255556996">
          <w:marLeft w:val="480"/>
          <w:marRight w:val="0"/>
          <w:marTop w:val="0"/>
          <w:marBottom w:val="0"/>
          <w:divBdr>
            <w:top w:val="none" w:sz="0" w:space="0" w:color="auto"/>
            <w:left w:val="none" w:sz="0" w:space="0" w:color="auto"/>
            <w:bottom w:val="none" w:sz="0" w:space="0" w:color="auto"/>
            <w:right w:val="none" w:sz="0" w:space="0" w:color="auto"/>
          </w:divBdr>
        </w:div>
        <w:div w:id="816072599">
          <w:marLeft w:val="480"/>
          <w:marRight w:val="0"/>
          <w:marTop w:val="0"/>
          <w:marBottom w:val="0"/>
          <w:divBdr>
            <w:top w:val="none" w:sz="0" w:space="0" w:color="auto"/>
            <w:left w:val="none" w:sz="0" w:space="0" w:color="auto"/>
            <w:bottom w:val="none" w:sz="0" w:space="0" w:color="auto"/>
            <w:right w:val="none" w:sz="0" w:space="0" w:color="auto"/>
          </w:divBdr>
        </w:div>
        <w:div w:id="1585257275">
          <w:marLeft w:val="480"/>
          <w:marRight w:val="0"/>
          <w:marTop w:val="0"/>
          <w:marBottom w:val="0"/>
          <w:divBdr>
            <w:top w:val="none" w:sz="0" w:space="0" w:color="auto"/>
            <w:left w:val="none" w:sz="0" w:space="0" w:color="auto"/>
            <w:bottom w:val="none" w:sz="0" w:space="0" w:color="auto"/>
            <w:right w:val="none" w:sz="0" w:space="0" w:color="auto"/>
          </w:divBdr>
        </w:div>
        <w:div w:id="102457278">
          <w:marLeft w:val="480"/>
          <w:marRight w:val="0"/>
          <w:marTop w:val="0"/>
          <w:marBottom w:val="0"/>
          <w:divBdr>
            <w:top w:val="none" w:sz="0" w:space="0" w:color="auto"/>
            <w:left w:val="none" w:sz="0" w:space="0" w:color="auto"/>
            <w:bottom w:val="none" w:sz="0" w:space="0" w:color="auto"/>
            <w:right w:val="none" w:sz="0" w:space="0" w:color="auto"/>
          </w:divBdr>
        </w:div>
        <w:div w:id="1193492054">
          <w:marLeft w:val="480"/>
          <w:marRight w:val="0"/>
          <w:marTop w:val="0"/>
          <w:marBottom w:val="0"/>
          <w:divBdr>
            <w:top w:val="none" w:sz="0" w:space="0" w:color="auto"/>
            <w:left w:val="none" w:sz="0" w:space="0" w:color="auto"/>
            <w:bottom w:val="none" w:sz="0" w:space="0" w:color="auto"/>
            <w:right w:val="none" w:sz="0" w:space="0" w:color="auto"/>
          </w:divBdr>
        </w:div>
        <w:div w:id="433987710">
          <w:marLeft w:val="480"/>
          <w:marRight w:val="0"/>
          <w:marTop w:val="0"/>
          <w:marBottom w:val="0"/>
          <w:divBdr>
            <w:top w:val="none" w:sz="0" w:space="0" w:color="auto"/>
            <w:left w:val="none" w:sz="0" w:space="0" w:color="auto"/>
            <w:bottom w:val="none" w:sz="0" w:space="0" w:color="auto"/>
            <w:right w:val="none" w:sz="0" w:space="0" w:color="auto"/>
          </w:divBdr>
        </w:div>
        <w:div w:id="1776242705">
          <w:marLeft w:val="480"/>
          <w:marRight w:val="0"/>
          <w:marTop w:val="0"/>
          <w:marBottom w:val="0"/>
          <w:divBdr>
            <w:top w:val="none" w:sz="0" w:space="0" w:color="auto"/>
            <w:left w:val="none" w:sz="0" w:space="0" w:color="auto"/>
            <w:bottom w:val="none" w:sz="0" w:space="0" w:color="auto"/>
            <w:right w:val="none" w:sz="0" w:space="0" w:color="auto"/>
          </w:divBdr>
        </w:div>
        <w:div w:id="951785612">
          <w:marLeft w:val="480"/>
          <w:marRight w:val="0"/>
          <w:marTop w:val="0"/>
          <w:marBottom w:val="0"/>
          <w:divBdr>
            <w:top w:val="none" w:sz="0" w:space="0" w:color="auto"/>
            <w:left w:val="none" w:sz="0" w:space="0" w:color="auto"/>
            <w:bottom w:val="none" w:sz="0" w:space="0" w:color="auto"/>
            <w:right w:val="none" w:sz="0" w:space="0" w:color="auto"/>
          </w:divBdr>
        </w:div>
        <w:div w:id="286935219">
          <w:marLeft w:val="480"/>
          <w:marRight w:val="0"/>
          <w:marTop w:val="0"/>
          <w:marBottom w:val="0"/>
          <w:divBdr>
            <w:top w:val="none" w:sz="0" w:space="0" w:color="auto"/>
            <w:left w:val="none" w:sz="0" w:space="0" w:color="auto"/>
            <w:bottom w:val="none" w:sz="0" w:space="0" w:color="auto"/>
            <w:right w:val="none" w:sz="0" w:space="0" w:color="auto"/>
          </w:divBdr>
        </w:div>
        <w:div w:id="571039141">
          <w:marLeft w:val="480"/>
          <w:marRight w:val="0"/>
          <w:marTop w:val="0"/>
          <w:marBottom w:val="0"/>
          <w:divBdr>
            <w:top w:val="none" w:sz="0" w:space="0" w:color="auto"/>
            <w:left w:val="none" w:sz="0" w:space="0" w:color="auto"/>
            <w:bottom w:val="none" w:sz="0" w:space="0" w:color="auto"/>
            <w:right w:val="none" w:sz="0" w:space="0" w:color="auto"/>
          </w:divBdr>
        </w:div>
        <w:div w:id="1497571333">
          <w:marLeft w:val="480"/>
          <w:marRight w:val="0"/>
          <w:marTop w:val="0"/>
          <w:marBottom w:val="0"/>
          <w:divBdr>
            <w:top w:val="none" w:sz="0" w:space="0" w:color="auto"/>
            <w:left w:val="none" w:sz="0" w:space="0" w:color="auto"/>
            <w:bottom w:val="none" w:sz="0" w:space="0" w:color="auto"/>
            <w:right w:val="none" w:sz="0" w:space="0" w:color="auto"/>
          </w:divBdr>
        </w:div>
        <w:div w:id="737095443">
          <w:marLeft w:val="480"/>
          <w:marRight w:val="0"/>
          <w:marTop w:val="0"/>
          <w:marBottom w:val="0"/>
          <w:divBdr>
            <w:top w:val="none" w:sz="0" w:space="0" w:color="auto"/>
            <w:left w:val="none" w:sz="0" w:space="0" w:color="auto"/>
            <w:bottom w:val="none" w:sz="0" w:space="0" w:color="auto"/>
            <w:right w:val="none" w:sz="0" w:space="0" w:color="auto"/>
          </w:divBdr>
        </w:div>
        <w:div w:id="1489902252">
          <w:marLeft w:val="480"/>
          <w:marRight w:val="0"/>
          <w:marTop w:val="0"/>
          <w:marBottom w:val="0"/>
          <w:divBdr>
            <w:top w:val="none" w:sz="0" w:space="0" w:color="auto"/>
            <w:left w:val="none" w:sz="0" w:space="0" w:color="auto"/>
            <w:bottom w:val="none" w:sz="0" w:space="0" w:color="auto"/>
            <w:right w:val="none" w:sz="0" w:space="0" w:color="auto"/>
          </w:divBdr>
        </w:div>
        <w:div w:id="1589928305">
          <w:marLeft w:val="480"/>
          <w:marRight w:val="0"/>
          <w:marTop w:val="0"/>
          <w:marBottom w:val="0"/>
          <w:divBdr>
            <w:top w:val="none" w:sz="0" w:space="0" w:color="auto"/>
            <w:left w:val="none" w:sz="0" w:space="0" w:color="auto"/>
            <w:bottom w:val="none" w:sz="0" w:space="0" w:color="auto"/>
            <w:right w:val="none" w:sz="0" w:space="0" w:color="auto"/>
          </w:divBdr>
        </w:div>
        <w:div w:id="1519193279">
          <w:marLeft w:val="480"/>
          <w:marRight w:val="0"/>
          <w:marTop w:val="0"/>
          <w:marBottom w:val="0"/>
          <w:divBdr>
            <w:top w:val="none" w:sz="0" w:space="0" w:color="auto"/>
            <w:left w:val="none" w:sz="0" w:space="0" w:color="auto"/>
            <w:bottom w:val="none" w:sz="0" w:space="0" w:color="auto"/>
            <w:right w:val="none" w:sz="0" w:space="0" w:color="auto"/>
          </w:divBdr>
        </w:div>
        <w:div w:id="1781996015">
          <w:marLeft w:val="480"/>
          <w:marRight w:val="0"/>
          <w:marTop w:val="0"/>
          <w:marBottom w:val="0"/>
          <w:divBdr>
            <w:top w:val="none" w:sz="0" w:space="0" w:color="auto"/>
            <w:left w:val="none" w:sz="0" w:space="0" w:color="auto"/>
            <w:bottom w:val="none" w:sz="0" w:space="0" w:color="auto"/>
            <w:right w:val="none" w:sz="0" w:space="0" w:color="auto"/>
          </w:divBdr>
        </w:div>
        <w:div w:id="213278894">
          <w:marLeft w:val="480"/>
          <w:marRight w:val="0"/>
          <w:marTop w:val="0"/>
          <w:marBottom w:val="0"/>
          <w:divBdr>
            <w:top w:val="none" w:sz="0" w:space="0" w:color="auto"/>
            <w:left w:val="none" w:sz="0" w:space="0" w:color="auto"/>
            <w:bottom w:val="none" w:sz="0" w:space="0" w:color="auto"/>
            <w:right w:val="none" w:sz="0" w:space="0" w:color="auto"/>
          </w:divBdr>
        </w:div>
        <w:div w:id="1070616709">
          <w:marLeft w:val="480"/>
          <w:marRight w:val="0"/>
          <w:marTop w:val="0"/>
          <w:marBottom w:val="0"/>
          <w:divBdr>
            <w:top w:val="none" w:sz="0" w:space="0" w:color="auto"/>
            <w:left w:val="none" w:sz="0" w:space="0" w:color="auto"/>
            <w:bottom w:val="none" w:sz="0" w:space="0" w:color="auto"/>
            <w:right w:val="none" w:sz="0" w:space="0" w:color="auto"/>
          </w:divBdr>
        </w:div>
        <w:div w:id="1836728679">
          <w:marLeft w:val="480"/>
          <w:marRight w:val="0"/>
          <w:marTop w:val="0"/>
          <w:marBottom w:val="0"/>
          <w:divBdr>
            <w:top w:val="none" w:sz="0" w:space="0" w:color="auto"/>
            <w:left w:val="none" w:sz="0" w:space="0" w:color="auto"/>
            <w:bottom w:val="none" w:sz="0" w:space="0" w:color="auto"/>
            <w:right w:val="none" w:sz="0" w:space="0" w:color="auto"/>
          </w:divBdr>
        </w:div>
        <w:div w:id="2099862539">
          <w:marLeft w:val="480"/>
          <w:marRight w:val="0"/>
          <w:marTop w:val="0"/>
          <w:marBottom w:val="0"/>
          <w:divBdr>
            <w:top w:val="none" w:sz="0" w:space="0" w:color="auto"/>
            <w:left w:val="none" w:sz="0" w:space="0" w:color="auto"/>
            <w:bottom w:val="none" w:sz="0" w:space="0" w:color="auto"/>
            <w:right w:val="none" w:sz="0" w:space="0" w:color="auto"/>
          </w:divBdr>
        </w:div>
        <w:div w:id="1408768588">
          <w:marLeft w:val="480"/>
          <w:marRight w:val="0"/>
          <w:marTop w:val="0"/>
          <w:marBottom w:val="0"/>
          <w:divBdr>
            <w:top w:val="none" w:sz="0" w:space="0" w:color="auto"/>
            <w:left w:val="none" w:sz="0" w:space="0" w:color="auto"/>
            <w:bottom w:val="none" w:sz="0" w:space="0" w:color="auto"/>
            <w:right w:val="none" w:sz="0" w:space="0" w:color="auto"/>
          </w:divBdr>
        </w:div>
        <w:div w:id="1354112714">
          <w:marLeft w:val="480"/>
          <w:marRight w:val="0"/>
          <w:marTop w:val="0"/>
          <w:marBottom w:val="0"/>
          <w:divBdr>
            <w:top w:val="none" w:sz="0" w:space="0" w:color="auto"/>
            <w:left w:val="none" w:sz="0" w:space="0" w:color="auto"/>
            <w:bottom w:val="none" w:sz="0" w:space="0" w:color="auto"/>
            <w:right w:val="none" w:sz="0" w:space="0" w:color="auto"/>
          </w:divBdr>
        </w:div>
        <w:div w:id="719285858">
          <w:marLeft w:val="480"/>
          <w:marRight w:val="0"/>
          <w:marTop w:val="0"/>
          <w:marBottom w:val="0"/>
          <w:divBdr>
            <w:top w:val="none" w:sz="0" w:space="0" w:color="auto"/>
            <w:left w:val="none" w:sz="0" w:space="0" w:color="auto"/>
            <w:bottom w:val="none" w:sz="0" w:space="0" w:color="auto"/>
            <w:right w:val="none" w:sz="0" w:space="0" w:color="auto"/>
          </w:divBdr>
        </w:div>
        <w:div w:id="12192199">
          <w:marLeft w:val="480"/>
          <w:marRight w:val="0"/>
          <w:marTop w:val="0"/>
          <w:marBottom w:val="0"/>
          <w:divBdr>
            <w:top w:val="none" w:sz="0" w:space="0" w:color="auto"/>
            <w:left w:val="none" w:sz="0" w:space="0" w:color="auto"/>
            <w:bottom w:val="none" w:sz="0" w:space="0" w:color="auto"/>
            <w:right w:val="none" w:sz="0" w:space="0" w:color="auto"/>
          </w:divBdr>
        </w:div>
        <w:div w:id="1354767733">
          <w:marLeft w:val="480"/>
          <w:marRight w:val="0"/>
          <w:marTop w:val="0"/>
          <w:marBottom w:val="0"/>
          <w:divBdr>
            <w:top w:val="none" w:sz="0" w:space="0" w:color="auto"/>
            <w:left w:val="none" w:sz="0" w:space="0" w:color="auto"/>
            <w:bottom w:val="none" w:sz="0" w:space="0" w:color="auto"/>
            <w:right w:val="none" w:sz="0" w:space="0" w:color="auto"/>
          </w:divBdr>
        </w:div>
        <w:div w:id="354111616">
          <w:marLeft w:val="480"/>
          <w:marRight w:val="0"/>
          <w:marTop w:val="0"/>
          <w:marBottom w:val="0"/>
          <w:divBdr>
            <w:top w:val="none" w:sz="0" w:space="0" w:color="auto"/>
            <w:left w:val="none" w:sz="0" w:space="0" w:color="auto"/>
            <w:bottom w:val="none" w:sz="0" w:space="0" w:color="auto"/>
            <w:right w:val="none" w:sz="0" w:space="0" w:color="auto"/>
          </w:divBdr>
        </w:div>
        <w:div w:id="761531287">
          <w:marLeft w:val="480"/>
          <w:marRight w:val="0"/>
          <w:marTop w:val="0"/>
          <w:marBottom w:val="0"/>
          <w:divBdr>
            <w:top w:val="none" w:sz="0" w:space="0" w:color="auto"/>
            <w:left w:val="none" w:sz="0" w:space="0" w:color="auto"/>
            <w:bottom w:val="none" w:sz="0" w:space="0" w:color="auto"/>
            <w:right w:val="none" w:sz="0" w:space="0" w:color="auto"/>
          </w:divBdr>
        </w:div>
      </w:divsChild>
    </w:div>
    <w:div w:id="1325738106">
      <w:bodyDiv w:val="1"/>
      <w:marLeft w:val="0"/>
      <w:marRight w:val="0"/>
      <w:marTop w:val="0"/>
      <w:marBottom w:val="0"/>
      <w:divBdr>
        <w:top w:val="none" w:sz="0" w:space="0" w:color="auto"/>
        <w:left w:val="none" w:sz="0" w:space="0" w:color="auto"/>
        <w:bottom w:val="none" w:sz="0" w:space="0" w:color="auto"/>
        <w:right w:val="none" w:sz="0" w:space="0" w:color="auto"/>
      </w:divBdr>
    </w:div>
    <w:div w:id="1327825362">
      <w:bodyDiv w:val="1"/>
      <w:marLeft w:val="0"/>
      <w:marRight w:val="0"/>
      <w:marTop w:val="0"/>
      <w:marBottom w:val="0"/>
      <w:divBdr>
        <w:top w:val="none" w:sz="0" w:space="0" w:color="auto"/>
        <w:left w:val="none" w:sz="0" w:space="0" w:color="auto"/>
        <w:bottom w:val="none" w:sz="0" w:space="0" w:color="auto"/>
        <w:right w:val="none" w:sz="0" w:space="0" w:color="auto"/>
      </w:divBdr>
    </w:div>
    <w:div w:id="1329822655">
      <w:bodyDiv w:val="1"/>
      <w:marLeft w:val="0"/>
      <w:marRight w:val="0"/>
      <w:marTop w:val="0"/>
      <w:marBottom w:val="0"/>
      <w:divBdr>
        <w:top w:val="none" w:sz="0" w:space="0" w:color="auto"/>
        <w:left w:val="none" w:sz="0" w:space="0" w:color="auto"/>
        <w:bottom w:val="none" w:sz="0" w:space="0" w:color="auto"/>
        <w:right w:val="none" w:sz="0" w:space="0" w:color="auto"/>
      </w:divBdr>
    </w:div>
    <w:div w:id="1330669432">
      <w:bodyDiv w:val="1"/>
      <w:marLeft w:val="0"/>
      <w:marRight w:val="0"/>
      <w:marTop w:val="0"/>
      <w:marBottom w:val="0"/>
      <w:divBdr>
        <w:top w:val="none" w:sz="0" w:space="0" w:color="auto"/>
        <w:left w:val="none" w:sz="0" w:space="0" w:color="auto"/>
        <w:bottom w:val="none" w:sz="0" w:space="0" w:color="auto"/>
        <w:right w:val="none" w:sz="0" w:space="0" w:color="auto"/>
      </w:divBdr>
    </w:div>
    <w:div w:id="1330713312">
      <w:bodyDiv w:val="1"/>
      <w:marLeft w:val="0"/>
      <w:marRight w:val="0"/>
      <w:marTop w:val="0"/>
      <w:marBottom w:val="0"/>
      <w:divBdr>
        <w:top w:val="none" w:sz="0" w:space="0" w:color="auto"/>
        <w:left w:val="none" w:sz="0" w:space="0" w:color="auto"/>
        <w:bottom w:val="none" w:sz="0" w:space="0" w:color="auto"/>
        <w:right w:val="none" w:sz="0" w:space="0" w:color="auto"/>
      </w:divBdr>
    </w:div>
    <w:div w:id="1331055789">
      <w:bodyDiv w:val="1"/>
      <w:marLeft w:val="0"/>
      <w:marRight w:val="0"/>
      <w:marTop w:val="0"/>
      <w:marBottom w:val="0"/>
      <w:divBdr>
        <w:top w:val="none" w:sz="0" w:space="0" w:color="auto"/>
        <w:left w:val="none" w:sz="0" w:space="0" w:color="auto"/>
        <w:bottom w:val="none" w:sz="0" w:space="0" w:color="auto"/>
        <w:right w:val="none" w:sz="0" w:space="0" w:color="auto"/>
      </w:divBdr>
    </w:div>
    <w:div w:id="1331249390">
      <w:bodyDiv w:val="1"/>
      <w:marLeft w:val="0"/>
      <w:marRight w:val="0"/>
      <w:marTop w:val="0"/>
      <w:marBottom w:val="0"/>
      <w:divBdr>
        <w:top w:val="none" w:sz="0" w:space="0" w:color="auto"/>
        <w:left w:val="none" w:sz="0" w:space="0" w:color="auto"/>
        <w:bottom w:val="none" w:sz="0" w:space="0" w:color="auto"/>
        <w:right w:val="none" w:sz="0" w:space="0" w:color="auto"/>
      </w:divBdr>
    </w:div>
    <w:div w:id="1331443752">
      <w:bodyDiv w:val="1"/>
      <w:marLeft w:val="0"/>
      <w:marRight w:val="0"/>
      <w:marTop w:val="0"/>
      <w:marBottom w:val="0"/>
      <w:divBdr>
        <w:top w:val="none" w:sz="0" w:space="0" w:color="auto"/>
        <w:left w:val="none" w:sz="0" w:space="0" w:color="auto"/>
        <w:bottom w:val="none" w:sz="0" w:space="0" w:color="auto"/>
        <w:right w:val="none" w:sz="0" w:space="0" w:color="auto"/>
      </w:divBdr>
      <w:divsChild>
        <w:div w:id="1949190856">
          <w:marLeft w:val="480"/>
          <w:marRight w:val="0"/>
          <w:marTop w:val="0"/>
          <w:marBottom w:val="0"/>
          <w:divBdr>
            <w:top w:val="none" w:sz="0" w:space="0" w:color="auto"/>
            <w:left w:val="none" w:sz="0" w:space="0" w:color="auto"/>
            <w:bottom w:val="none" w:sz="0" w:space="0" w:color="auto"/>
            <w:right w:val="none" w:sz="0" w:space="0" w:color="auto"/>
          </w:divBdr>
        </w:div>
        <w:div w:id="1283851077">
          <w:marLeft w:val="480"/>
          <w:marRight w:val="0"/>
          <w:marTop w:val="0"/>
          <w:marBottom w:val="0"/>
          <w:divBdr>
            <w:top w:val="none" w:sz="0" w:space="0" w:color="auto"/>
            <w:left w:val="none" w:sz="0" w:space="0" w:color="auto"/>
            <w:bottom w:val="none" w:sz="0" w:space="0" w:color="auto"/>
            <w:right w:val="none" w:sz="0" w:space="0" w:color="auto"/>
          </w:divBdr>
        </w:div>
        <w:div w:id="1010910699">
          <w:marLeft w:val="480"/>
          <w:marRight w:val="0"/>
          <w:marTop w:val="0"/>
          <w:marBottom w:val="0"/>
          <w:divBdr>
            <w:top w:val="none" w:sz="0" w:space="0" w:color="auto"/>
            <w:left w:val="none" w:sz="0" w:space="0" w:color="auto"/>
            <w:bottom w:val="none" w:sz="0" w:space="0" w:color="auto"/>
            <w:right w:val="none" w:sz="0" w:space="0" w:color="auto"/>
          </w:divBdr>
        </w:div>
        <w:div w:id="1033265524">
          <w:marLeft w:val="480"/>
          <w:marRight w:val="0"/>
          <w:marTop w:val="0"/>
          <w:marBottom w:val="0"/>
          <w:divBdr>
            <w:top w:val="none" w:sz="0" w:space="0" w:color="auto"/>
            <w:left w:val="none" w:sz="0" w:space="0" w:color="auto"/>
            <w:bottom w:val="none" w:sz="0" w:space="0" w:color="auto"/>
            <w:right w:val="none" w:sz="0" w:space="0" w:color="auto"/>
          </w:divBdr>
        </w:div>
        <w:div w:id="27341032">
          <w:marLeft w:val="480"/>
          <w:marRight w:val="0"/>
          <w:marTop w:val="0"/>
          <w:marBottom w:val="0"/>
          <w:divBdr>
            <w:top w:val="none" w:sz="0" w:space="0" w:color="auto"/>
            <w:left w:val="none" w:sz="0" w:space="0" w:color="auto"/>
            <w:bottom w:val="none" w:sz="0" w:space="0" w:color="auto"/>
            <w:right w:val="none" w:sz="0" w:space="0" w:color="auto"/>
          </w:divBdr>
        </w:div>
        <w:div w:id="1819028525">
          <w:marLeft w:val="480"/>
          <w:marRight w:val="0"/>
          <w:marTop w:val="0"/>
          <w:marBottom w:val="0"/>
          <w:divBdr>
            <w:top w:val="none" w:sz="0" w:space="0" w:color="auto"/>
            <w:left w:val="none" w:sz="0" w:space="0" w:color="auto"/>
            <w:bottom w:val="none" w:sz="0" w:space="0" w:color="auto"/>
            <w:right w:val="none" w:sz="0" w:space="0" w:color="auto"/>
          </w:divBdr>
        </w:div>
        <w:div w:id="402529748">
          <w:marLeft w:val="480"/>
          <w:marRight w:val="0"/>
          <w:marTop w:val="0"/>
          <w:marBottom w:val="0"/>
          <w:divBdr>
            <w:top w:val="none" w:sz="0" w:space="0" w:color="auto"/>
            <w:left w:val="none" w:sz="0" w:space="0" w:color="auto"/>
            <w:bottom w:val="none" w:sz="0" w:space="0" w:color="auto"/>
            <w:right w:val="none" w:sz="0" w:space="0" w:color="auto"/>
          </w:divBdr>
        </w:div>
        <w:div w:id="806774653">
          <w:marLeft w:val="480"/>
          <w:marRight w:val="0"/>
          <w:marTop w:val="0"/>
          <w:marBottom w:val="0"/>
          <w:divBdr>
            <w:top w:val="none" w:sz="0" w:space="0" w:color="auto"/>
            <w:left w:val="none" w:sz="0" w:space="0" w:color="auto"/>
            <w:bottom w:val="none" w:sz="0" w:space="0" w:color="auto"/>
            <w:right w:val="none" w:sz="0" w:space="0" w:color="auto"/>
          </w:divBdr>
        </w:div>
        <w:div w:id="373163673">
          <w:marLeft w:val="480"/>
          <w:marRight w:val="0"/>
          <w:marTop w:val="0"/>
          <w:marBottom w:val="0"/>
          <w:divBdr>
            <w:top w:val="none" w:sz="0" w:space="0" w:color="auto"/>
            <w:left w:val="none" w:sz="0" w:space="0" w:color="auto"/>
            <w:bottom w:val="none" w:sz="0" w:space="0" w:color="auto"/>
            <w:right w:val="none" w:sz="0" w:space="0" w:color="auto"/>
          </w:divBdr>
        </w:div>
        <w:div w:id="453451486">
          <w:marLeft w:val="480"/>
          <w:marRight w:val="0"/>
          <w:marTop w:val="0"/>
          <w:marBottom w:val="0"/>
          <w:divBdr>
            <w:top w:val="none" w:sz="0" w:space="0" w:color="auto"/>
            <w:left w:val="none" w:sz="0" w:space="0" w:color="auto"/>
            <w:bottom w:val="none" w:sz="0" w:space="0" w:color="auto"/>
            <w:right w:val="none" w:sz="0" w:space="0" w:color="auto"/>
          </w:divBdr>
        </w:div>
        <w:div w:id="1020742385">
          <w:marLeft w:val="480"/>
          <w:marRight w:val="0"/>
          <w:marTop w:val="0"/>
          <w:marBottom w:val="0"/>
          <w:divBdr>
            <w:top w:val="none" w:sz="0" w:space="0" w:color="auto"/>
            <w:left w:val="none" w:sz="0" w:space="0" w:color="auto"/>
            <w:bottom w:val="none" w:sz="0" w:space="0" w:color="auto"/>
            <w:right w:val="none" w:sz="0" w:space="0" w:color="auto"/>
          </w:divBdr>
        </w:div>
        <w:div w:id="1703482261">
          <w:marLeft w:val="480"/>
          <w:marRight w:val="0"/>
          <w:marTop w:val="0"/>
          <w:marBottom w:val="0"/>
          <w:divBdr>
            <w:top w:val="none" w:sz="0" w:space="0" w:color="auto"/>
            <w:left w:val="none" w:sz="0" w:space="0" w:color="auto"/>
            <w:bottom w:val="none" w:sz="0" w:space="0" w:color="auto"/>
            <w:right w:val="none" w:sz="0" w:space="0" w:color="auto"/>
          </w:divBdr>
        </w:div>
        <w:div w:id="917010625">
          <w:marLeft w:val="480"/>
          <w:marRight w:val="0"/>
          <w:marTop w:val="0"/>
          <w:marBottom w:val="0"/>
          <w:divBdr>
            <w:top w:val="none" w:sz="0" w:space="0" w:color="auto"/>
            <w:left w:val="none" w:sz="0" w:space="0" w:color="auto"/>
            <w:bottom w:val="none" w:sz="0" w:space="0" w:color="auto"/>
            <w:right w:val="none" w:sz="0" w:space="0" w:color="auto"/>
          </w:divBdr>
        </w:div>
        <w:div w:id="20009528">
          <w:marLeft w:val="480"/>
          <w:marRight w:val="0"/>
          <w:marTop w:val="0"/>
          <w:marBottom w:val="0"/>
          <w:divBdr>
            <w:top w:val="none" w:sz="0" w:space="0" w:color="auto"/>
            <w:left w:val="none" w:sz="0" w:space="0" w:color="auto"/>
            <w:bottom w:val="none" w:sz="0" w:space="0" w:color="auto"/>
            <w:right w:val="none" w:sz="0" w:space="0" w:color="auto"/>
          </w:divBdr>
        </w:div>
        <w:div w:id="629170304">
          <w:marLeft w:val="480"/>
          <w:marRight w:val="0"/>
          <w:marTop w:val="0"/>
          <w:marBottom w:val="0"/>
          <w:divBdr>
            <w:top w:val="none" w:sz="0" w:space="0" w:color="auto"/>
            <w:left w:val="none" w:sz="0" w:space="0" w:color="auto"/>
            <w:bottom w:val="none" w:sz="0" w:space="0" w:color="auto"/>
            <w:right w:val="none" w:sz="0" w:space="0" w:color="auto"/>
          </w:divBdr>
        </w:div>
        <w:div w:id="1928805139">
          <w:marLeft w:val="480"/>
          <w:marRight w:val="0"/>
          <w:marTop w:val="0"/>
          <w:marBottom w:val="0"/>
          <w:divBdr>
            <w:top w:val="none" w:sz="0" w:space="0" w:color="auto"/>
            <w:left w:val="none" w:sz="0" w:space="0" w:color="auto"/>
            <w:bottom w:val="none" w:sz="0" w:space="0" w:color="auto"/>
            <w:right w:val="none" w:sz="0" w:space="0" w:color="auto"/>
          </w:divBdr>
        </w:div>
        <w:div w:id="1174027433">
          <w:marLeft w:val="480"/>
          <w:marRight w:val="0"/>
          <w:marTop w:val="0"/>
          <w:marBottom w:val="0"/>
          <w:divBdr>
            <w:top w:val="none" w:sz="0" w:space="0" w:color="auto"/>
            <w:left w:val="none" w:sz="0" w:space="0" w:color="auto"/>
            <w:bottom w:val="none" w:sz="0" w:space="0" w:color="auto"/>
            <w:right w:val="none" w:sz="0" w:space="0" w:color="auto"/>
          </w:divBdr>
        </w:div>
        <w:div w:id="1121073892">
          <w:marLeft w:val="480"/>
          <w:marRight w:val="0"/>
          <w:marTop w:val="0"/>
          <w:marBottom w:val="0"/>
          <w:divBdr>
            <w:top w:val="none" w:sz="0" w:space="0" w:color="auto"/>
            <w:left w:val="none" w:sz="0" w:space="0" w:color="auto"/>
            <w:bottom w:val="none" w:sz="0" w:space="0" w:color="auto"/>
            <w:right w:val="none" w:sz="0" w:space="0" w:color="auto"/>
          </w:divBdr>
        </w:div>
        <w:div w:id="1358195293">
          <w:marLeft w:val="480"/>
          <w:marRight w:val="0"/>
          <w:marTop w:val="0"/>
          <w:marBottom w:val="0"/>
          <w:divBdr>
            <w:top w:val="none" w:sz="0" w:space="0" w:color="auto"/>
            <w:left w:val="none" w:sz="0" w:space="0" w:color="auto"/>
            <w:bottom w:val="none" w:sz="0" w:space="0" w:color="auto"/>
            <w:right w:val="none" w:sz="0" w:space="0" w:color="auto"/>
          </w:divBdr>
        </w:div>
        <w:div w:id="1557888626">
          <w:marLeft w:val="480"/>
          <w:marRight w:val="0"/>
          <w:marTop w:val="0"/>
          <w:marBottom w:val="0"/>
          <w:divBdr>
            <w:top w:val="none" w:sz="0" w:space="0" w:color="auto"/>
            <w:left w:val="none" w:sz="0" w:space="0" w:color="auto"/>
            <w:bottom w:val="none" w:sz="0" w:space="0" w:color="auto"/>
            <w:right w:val="none" w:sz="0" w:space="0" w:color="auto"/>
          </w:divBdr>
        </w:div>
        <w:div w:id="1499271859">
          <w:marLeft w:val="480"/>
          <w:marRight w:val="0"/>
          <w:marTop w:val="0"/>
          <w:marBottom w:val="0"/>
          <w:divBdr>
            <w:top w:val="none" w:sz="0" w:space="0" w:color="auto"/>
            <w:left w:val="none" w:sz="0" w:space="0" w:color="auto"/>
            <w:bottom w:val="none" w:sz="0" w:space="0" w:color="auto"/>
            <w:right w:val="none" w:sz="0" w:space="0" w:color="auto"/>
          </w:divBdr>
        </w:div>
        <w:div w:id="1513301017">
          <w:marLeft w:val="480"/>
          <w:marRight w:val="0"/>
          <w:marTop w:val="0"/>
          <w:marBottom w:val="0"/>
          <w:divBdr>
            <w:top w:val="none" w:sz="0" w:space="0" w:color="auto"/>
            <w:left w:val="none" w:sz="0" w:space="0" w:color="auto"/>
            <w:bottom w:val="none" w:sz="0" w:space="0" w:color="auto"/>
            <w:right w:val="none" w:sz="0" w:space="0" w:color="auto"/>
          </w:divBdr>
        </w:div>
        <w:div w:id="21516133">
          <w:marLeft w:val="480"/>
          <w:marRight w:val="0"/>
          <w:marTop w:val="0"/>
          <w:marBottom w:val="0"/>
          <w:divBdr>
            <w:top w:val="none" w:sz="0" w:space="0" w:color="auto"/>
            <w:left w:val="none" w:sz="0" w:space="0" w:color="auto"/>
            <w:bottom w:val="none" w:sz="0" w:space="0" w:color="auto"/>
            <w:right w:val="none" w:sz="0" w:space="0" w:color="auto"/>
          </w:divBdr>
        </w:div>
        <w:div w:id="48699146">
          <w:marLeft w:val="480"/>
          <w:marRight w:val="0"/>
          <w:marTop w:val="0"/>
          <w:marBottom w:val="0"/>
          <w:divBdr>
            <w:top w:val="none" w:sz="0" w:space="0" w:color="auto"/>
            <w:left w:val="none" w:sz="0" w:space="0" w:color="auto"/>
            <w:bottom w:val="none" w:sz="0" w:space="0" w:color="auto"/>
            <w:right w:val="none" w:sz="0" w:space="0" w:color="auto"/>
          </w:divBdr>
        </w:div>
        <w:div w:id="626275940">
          <w:marLeft w:val="480"/>
          <w:marRight w:val="0"/>
          <w:marTop w:val="0"/>
          <w:marBottom w:val="0"/>
          <w:divBdr>
            <w:top w:val="none" w:sz="0" w:space="0" w:color="auto"/>
            <w:left w:val="none" w:sz="0" w:space="0" w:color="auto"/>
            <w:bottom w:val="none" w:sz="0" w:space="0" w:color="auto"/>
            <w:right w:val="none" w:sz="0" w:space="0" w:color="auto"/>
          </w:divBdr>
        </w:div>
        <w:div w:id="938415966">
          <w:marLeft w:val="480"/>
          <w:marRight w:val="0"/>
          <w:marTop w:val="0"/>
          <w:marBottom w:val="0"/>
          <w:divBdr>
            <w:top w:val="none" w:sz="0" w:space="0" w:color="auto"/>
            <w:left w:val="none" w:sz="0" w:space="0" w:color="auto"/>
            <w:bottom w:val="none" w:sz="0" w:space="0" w:color="auto"/>
            <w:right w:val="none" w:sz="0" w:space="0" w:color="auto"/>
          </w:divBdr>
        </w:div>
        <w:div w:id="1549680488">
          <w:marLeft w:val="480"/>
          <w:marRight w:val="0"/>
          <w:marTop w:val="0"/>
          <w:marBottom w:val="0"/>
          <w:divBdr>
            <w:top w:val="none" w:sz="0" w:space="0" w:color="auto"/>
            <w:left w:val="none" w:sz="0" w:space="0" w:color="auto"/>
            <w:bottom w:val="none" w:sz="0" w:space="0" w:color="auto"/>
            <w:right w:val="none" w:sz="0" w:space="0" w:color="auto"/>
          </w:divBdr>
        </w:div>
        <w:div w:id="803472404">
          <w:marLeft w:val="480"/>
          <w:marRight w:val="0"/>
          <w:marTop w:val="0"/>
          <w:marBottom w:val="0"/>
          <w:divBdr>
            <w:top w:val="none" w:sz="0" w:space="0" w:color="auto"/>
            <w:left w:val="none" w:sz="0" w:space="0" w:color="auto"/>
            <w:bottom w:val="none" w:sz="0" w:space="0" w:color="auto"/>
            <w:right w:val="none" w:sz="0" w:space="0" w:color="auto"/>
          </w:divBdr>
        </w:div>
        <w:div w:id="1293246189">
          <w:marLeft w:val="480"/>
          <w:marRight w:val="0"/>
          <w:marTop w:val="0"/>
          <w:marBottom w:val="0"/>
          <w:divBdr>
            <w:top w:val="none" w:sz="0" w:space="0" w:color="auto"/>
            <w:left w:val="none" w:sz="0" w:space="0" w:color="auto"/>
            <w:bottom w:val="none" w:sz="0" w:space="0" w:color="auto"/>
            <w:right w:val="none" w:sz="0" w:space="0" w:color="auto"/>
          </w:divBdr>
        </w:div>
        <w:div w:id="1987003350">
          <w:marLeft w:val="480"/>
          <w:marRight w:val="0"/>
          <w:marTop w:val="0"/>
          <w:marBottom w:val="0"/>
          <w:divBdr>
            <w:top w:val="none" w:sz="0" w:space="0" w:color="auto"/>
            <w:left w:val="none" w:sz="0" w:space="0" w:color="auto"/>
            <w:bottom w:val="none" w:sz="0" w:space="0" w:color="auto"/>
            <w:right w:val="none" w:sz="0" w:space="0" w:color="auto"/>
          </w:divBdr>
        </w:div>
        <w:div w:id="1348866103">
          <w:marLeft w:val="480"/>
          <w:marRight w:val="0"/>
          <w:marTop w:val="0"/>
          <w:marBottom w:val="0"/>
          <w:divBdr>
            <w:top w:val="none" w:sz="0" w:space="0" w:color="auto"/>
            <w:left w:val="none" w:sz="0" w:space="0" w:color="auto"/>
            <w:bottom w:val="none" w:sz="0" w:space="0" w:color="auto"/>
            <w:right w:val="none" w:sz="0" w:space="0" w:color="auto"/>
          </w:divBdr>
        </w:div>
        <w:div w:id="1190797504">
          <w:marLeft w:val="480"/>
          <w:marRight w:val="0"/>
          <w:marTop w:val="0"/>
          <w:marBottom w:val="0"/>
          <w:divBdr>
            <w:top w:val="none" w:sz="0" w:space="0" w:color="auto"/>
            <w:left w:val="none" w:sz="0" w:space="0" w:color="auto"/>
            <w:bottom w:val="none" w:sz="0" w:space="0" w:color="auto"/>
            <w:right w:val="none" w:sz="0" w:space="0" w:color="auto"/>
          </w:divBdr>
        </w:div>
        <w:div w:id="974027002">
          <w:marLeft w:val="480"/>
          <w:marRight w:val="0"/>
          <w:marTop w:val="0"/>
          <w:marBottom w:val="0"/>
          <w:divBdr>
            <w:top w:val="none" w:sz="0" w:space="0" w:color="auto"/>
            <w:left w:val="none" w:sz="0" w:space="0" w:color="auto"/>
            <w:bottom w:val="none" w:sz="0" w:space="0" w:color="auto"/>
            <w:right w:val="none" w:sz="0" w:space="0" w:color="auto"/>
          </w:divBdr>
        </w:div>
        <w:div w:id="1961453008">
          <w:marLeft w:val="480"/>
          <w:marRight w:val="0"/>
          <w:marTop w:val="0"/>
          <w:marBottom w:val="0"/>
          <w:divBdr>
            <w:top w:val="none" w:sz="0" w:space="0" w:color="auto"/>
            <w:left w:val="none" w:sz="0" w:space="0" w:color="auto"/>
            <w:bottom w:val="none" w:sz="0" w:space="0" w:color="auto"/>
            <w:right w:val="none" w:sz="0" w:space="0" w:color="auto"/>
          </w:divBdr>
        </w:div>
        <w:div w:id="352539598">
          <w:marLeft w:val="480"/>
          <w:marRight w:val="0"/>
          <w:marTop w:val="0"/>
          <w:marBottom w:val="0"/>
          <w:divBdr>
            <w:top w:val="none" w:sz="0" w:space="0" w:color="auto"/>
            <w:left w:val="none" w:sz="0" w:space="0" w:color="auto"/>
            <w:bottom w:val="none" w:sz="0" w:space="0" w:color="auto"/>
            <w:right w:val="none" w:sz="0" w:space="0" w:color="auto"/>
          </w:divBdr>
        </w:div>
        <w:div w:id="1513449282">
          <w:marLeft w:val="480"/>
          <w:marRight w:val="0"/>
          <w:marTop w:val="0"/>
          <w:marBottom w:val="0"/>
          <w:divBdr>
            <w:top w:val="none" w:sz="0" w:space="0" w:color="auto"/>
            <w:left w:val="none" w:sz="0" w:space="0" w:color="auto"/>
            <w:bottom w:val="none" w:sz="0" w:space="0" w:color="auto"/>
            <w:right w:val="none" w:sz="0" w:space="0" w:color="auto"/>
          </w:divBdr>
        </w:div>
        <w:div w:id="591743302">
          <w:marLeft w:val="480"/>
          <w:marRight w:val="0"/>
          <w:marTop w:val="0"/>
          <w:marBottom w:val="0"/>
          <w:divBdr>
            <w:top w:val="none" w:sz="0" w:space="0" w:color="auto"/>
            <w:left w:val="none" w:sz="0" w:space="0" w:color="auto"/>
            <w:bottom w:val="none" w:sz="0" w:space="0" w:color="auto"/>
            <w:right w:val="none" w:sz="0" w:space="0" w:color="auto"/>
          </w:divBdr>
        </w:div>
        <w:div w:id="1472750762">
          <w:marLeft w:val="480"/>
          <w:marRight w:val="0"/>
          <w:marTop w:val="0"/>
          <w:marBottom w:val="0"/>
          <w:divBdr>
            <w:top w:val="none" w:sz="0" w:space="0" w:color="auto"/>
            <w:left w:val="none" w:sz="0" w:space="0" w:color="auto"/>
            <w:bottom w:val="none" w:sz="0" w:space="0" w:color="auto"/>
            <w:right w:val="none" w:sz="0" w:space="0" w:color="auto"/>
          </w:divBdr>
        </w:div>
        <w:div w:id="955330562">
          <w:marLeft w:val="480"/>
          <w:marRight w:val="0"/>
          <w:marTop w:val="0"/>
          <w:marBottom w:val="0"/>
          <w:divBdr>
            <w:top w:val="none" w:sz="0" w:space="0" w:color="auto"/>
            <w:left w:val="none" w:sz="0" w:space="0" w:color="auto"/>
            <w:bottom w:val="none" w:sz="0" w:space="0" w:color="auto"/>
            <w:right w:val="none" w:sz="0" w:space="0" w:color="auto"/>
          </w:divBdr>
        </w:div>
        <w:div w:id="301232911">
          <w:marLeft w:val="480"/>
          <w:marRight w:val="0"/>
          <w:marTop w:val="0"/>
          <w:marBottom w:val="0"/>
          <w:divBdr>
            <w:top w:val="none" w:sz="0" w:space="0" w:color="auto"/>
            <w:left w:val="none" w:sz="0" w:space="0" w:color="auto"/>
            <w:bottom w:val="none" w:sz="0" w:space="0" w:color="auto"/>
            <w:right w:val="none" w:sz="0" w:space="0" w:color="auto"/>
          </w:divBdr>
        </w:div>
        <w:div w:id="831021546">
          <w:marLeft w:val="480"/>
          <w:marRight w:val="0"/>
          <w:marTop w:val="0"/>
          <w:marBottom w:val="0"/>
          <w:divBdr>
            <w:top w:val="none" w:sz="0" w:space="0" w:color="auto"/>
            <w:left w:val="none" w:sz="0" w:space="0" w:color="auto"/>
            <w:bottom w:val="none" w:sz="0" w:space="0" w:color="auto"/>
            <w:right w:val="none" w:sz="0" w:space="0" w:color="auto"/>
          </w:divBdr>
        </w:div>
        <w:div w:id="1670670221">
          <w:marLeft w:val="480"/>
          <w:marRight w:val="0"/>
          <w:marTop w:val="0"/>
          <w:marBottom w:val="0"/>
          <w:divBdr>
            <w:top w:val="none" w:sz="0" w:space="0" w:color="auto"/>
            <w:left w:val="none" w:sz="0" w:space="0" w:color="auto"/>
            <w:bottom w:val="none" w:sz="0" w:space="0" w:color="auto"/>
            <w:right w:val="none" w:sz="0" w:space="0" w:color="auto"/>
          </w:divBdr>
        </w:div>
        <w:div w:id="1116412220">
          <w:marLeft w:val="480"/>
          <w:marRight w:val="0"/>
          <w:marTop w:val="0"/>
          <w:marBottom w:val="0"/>
          <w:divBdr>
            <w:top w:val="none" w:sz="0" w:space="0" w:color="auto"/>
            <w:left w:val="none" w:sz="0" w:space="0" w:color="auto"/>
            <w:bottom w:val="none" w:sz="0" w:space="0" w:color="auto"/>
            <w:right w:val="none" w:sz="0" w:space="0" w:color="auto"/>
          </w:divBdr>
        </w:div>
        <w:div w:id="640765934">
          <w:marLeft w:val="480"/>
          <w:marRight w:val="0"/>
          <w:marTop w:val="0"/>
          <w:marBottom w:val="0"/>
          <w:divBdr>
            <w:top w:val="none" w:sz="0" w:space="0" w:color="auto"/>
            <w:left w:val="none" w:sz="0" w:space="0" w:color="auto"/>
            <w:bottom w:val="none" w:sz="0" w:space="0" w:color="auto"/>
            <w:right w:val="none" w:sz="0" w:space="0" w:color="auto"/>
          </w:divBdr>
        </w:div>
        <w:div w:id="1536040343">
          <w:marLeft w:val="480"/>
          <w:marRight w:val="0"/>
          <w:marTop w:val="0"/>
          <w:marBottom w:val="0"/>
          <w:divBdr>
            <w:top w:val="none" w:sz="0" w:space="0" w:color="auto"/>
            <w:left w:val="none" w:sz="0" w:space="0" w:color="auto"/>
            <w:bottom w:val="none" w:sz="0" w:space="0" w:color="auto"/>
            <w:right w:val="none" w:sz="0" w:space="0" w:color="auto"/>
          </w:divBdr>
        </w:div>
        <w:div w:id="895287561">
          <w:marLeft w:val="480"/>
          <w:marRight w:val="0"/>
          <w:marTop w:val="0"/>
          <w:marBottom w:val="0"/>
          <w:divBdr>
            <w:top w:val="none" w:sz="0" w:space="0" w:color="auto"/>
            <w:left w:val="none" w:sz="0" w:space="0" w:color="auto"/>
            <w:bottom w:val="none" w:sz="0" w:space="0" w:color="auto"/>
            <w:right w:val="none" w:sz="0" w:space="0" w:color="auto"/>
          </w:divBdr>
        </w:div>
        <w:div w:id="1538350716">
          <w:marLeft w:val="480"/>
          <w:marRight w:val="0"/>
          <w:marTop w:val="0"/>
          <w:marBottom w:val="0"/>
          <w:divBdr>
            <w:top w:val="none" w:sz="0" w:space="0" w:color="auto"/>
            <w:left w:val="none" w:sz="0" w:space="0" w:color="auto"/>
            <w:bottom w:val="none" w:sz="0" w:space="0" w:color="auto"/>
            <w:right w:val="none" w:sz="0" w:space="0" w:color="auto"/>
          </w:divBdr>
        </w:div>
        <w:div w:id="913780523">
          <w:marLeft w:val="480"/>
          <w:marRight w:val="0"/>
          <w:marTop w:val="0"/>
          <w:marBottom w:val="0"/>
          <w:divBdr>
            <w:top w:val="none" w:sz="0" w:space="0" w:color="auto"/>
            <w:left w:val="none" w:sz="0" w:space="0" w:color="auto"/>
            <w:bottom w:val="none" w:sz="0" w:space="0" w:color="auto"/>
            <w:right w:val="none" w:sz="0" w:space="0" w:color="auto"/>
          </w:divBdr>
        </w:div>
        <w:div w:id="1277054978">
          <w:marLeft w:val="480"/>
          <w:marRight w:val="0"/>
          <w:marTop w:val="0"/>
          <w:marBottom w:val="0"/>
          <w:divBdr>
            <w:top w:val="none" w:sz="0" w:space="0" w:color="auto"/>
            <w:left w:val="none" w:sz="0" w:space="0" w:color="auto"/>
            <w:bottom w:val="none" w:sz="0" w:space="0" w:color="auto"/>
            <w:right w:val="none" w:sz="0" w:space="0" w:color="auto"/>
          </w:divBdr>
        </w:div>
        <w:div w:id="2103605893">
          <w:marLeft w:val="480"/>
          <w:marRight w:val="0"/>
          <w:marTop w:val="0"/>
          <w:marBottom w:val="0"/>
          <w:divBdr>
            <w:top w:val="none" w:sz="0" w:space="0" w:color="auto"/>
            <w:left w:val="none" w:sz="0" w:space="0" w:color="auto"/>
            <w:bottom w:val="none" w:sz="0" w:space="0" w:color="auto"/>
            <w:right w:val="none" w:sz="0" w:space="0" w:color="auto"/>
          </w:divBdr>
        </w:div>
      </w:divsChild>
    </w:div>
    <w:div w:id="1331982364">
      <w:bodyDiv w:val="1"/>
      <w:marLeft w:val="0"/>
      <w:marRight w:val="0"/>
      <w:marTop w:val="0"/>
      <w:marBottom w:val="0"/>
      <w:divBdr>
        <w:top w:val="none" w:sz="0" w:space="0" w:color="auto"/>
        <w:left w:val="none" w:sz="0" w:space="0" w:color="auto"/>
        <w:bottom w:val="none" w:sz="0" w:space="0" w:color="auto"/>
        <w:right w:val="none" w:sz="0" w:space="0" w:color="auto"/>
      </w:divBdr>
    </w:div>
    <w:div w:id="1334602546">
      <w:bodyDiv w:val="1"/>
      <w:marLeft w:val="0"/>
      <w:marRight w:val="0"/>
      <w:marTop w:val="0"/>
      <w:marBottom w:val="0"/>
      <w:divBdr>
        <w:top w:val="none" w:sz="0" w:space="0" w:color="auto"/>
        <w:left w:val="none" w:sz="0" w:space="0" w:color="auto"/>
        <w:bottom w:val="none" w:sz="0" w:space="0" w:color="auto"/>
        <w:right w:val="none" w:sz="0" w:space="0" w:color="auto"/>
      </w:divBdr>
    </w:div>
    <w:div w:id="1335111872">
      <w:bodyDiv w:val="1"/>
      <w:marLeft w:val="0"/>
      <w:marRight w:val="0"/>
      <w:marTop w:val="0"/>
      <w:marBottom w:val="0"/>
      <w:divBdr>
        <w:top w:val="none" w:sz="0" w:space="0" w:color="auto"/>
        <w:left w:val="none" w:sz="0" w:space="0" w:color="auto"/>
        <w:bottom w:val="none" w:sz="0" w:space="0" w:color="auto"/>
        <w:right w:val="none" w:sz="0" w:space="0" w:color="auto"/>
      </w:divBdr>
    </w:div>
    <w:div w:id="1335769334">
      <w:bodyDiv w:val="1"/>
      <w:marLeft w:val="0"/>
      <w:marRight w:val="0"/>
      <w:marTop w:val="0"/>
      <w:marBottom w:val="0"/>
      <w:divBdr>
        <w:top w:val="none" w:sz="0" w:space="0" w:color="auto"/>
        <w:left w:val="none" w:sz="0" w:space="0" w:color="auto"/>
        <w:bottom w:val="none" w:sz="0" w:space="0" w:color="auto"/>
        <w:right w:val="none" w:sz="0" w:space="0" w:color="auto"/>
      </w:divBdr>
    </w:div>
    <w:div w:id="1335961274">
      <w:bodyDiv w:val="1"/>
      <w:marLeft w:val="0"/>
      <w:marRight w:val="0"/>
      <w:marTop w:val="0"/>
      <w:marBottom w:val="0"/>
      <w:divBdr>
        <w:top w:val="none" w:sz="0" w:space="0" w:color="auto"/>
        <w:left w:val="none" w:sz="0" w:space="0" w:color="auto"/>
        <w:bottom w:val="none" w:sz="0" w:space="0" w:color="auto"/>
        <w:right w:val="none" w:sz="0" w:space="0" w:color="auto"/>
      </w:divBdr>
    </w:div>
    <w:div w:id="1336568892">
      <w:bodyDiv w:val="1"/>
      <w:marLeft w:val="0"/>
      <w:marRight w:val="0"/>
      <w:marTop w:val="0"/>
      <w:marBottom w:val="0"/>
      <w:divBdr>
        <w:top w:val="none" w:sz="0" w:space="0" w:color="auto"/>
        <w:left w:val="none" w:sz="0" w:space="0" w:color="auto"/>
        <w:bottom w:val="none" w:sz="0" w:space="0" w:color="auto"/>
        <w:right w:val="none" w:sz="0" w:space="0" w:color="auto"/>
      </w:divBdr>
      <w:divsChild>
        <w:div w:id="1300384141">
          <w:marLeft w:val="480"/>
          <w:marRight w:val="0"/>
          <w:marTop w:val="0"/>
          <w:marBottom w:val="0"/>
          <w:divBdr>
            <w:top w:val="none" w:sz="0" w:space="0" w:color="auto"/>
            <w:left w:val="none" w:sz="0" w:space="0" w:color="auto"/>
            <w:bottom w:val="none" w:sz="0" w:space="0" w:color="auto"/>
            <w:right w:val="none" w:sz="0" w:space="0" w:color="auto"/>
          </w:divBdr>
        </w:div>
        <w:div w:id="665860810">
          <w:marLeft w:val="480"/>
          <w:marRight w:val="0"/>
          <w:marTop w:val="0"/>
          <w:marBottom w:val="0"/>
          <w:divBdr>
            <w:top w:val="none" w:sz="0" w:space="0" w:color="auto"/>
            <w:left w:val="none" w:sz="0" w:space="0" w:color="auto"/>
            <w:bottom w:val="none" w:sz="0" w:space="0" w:color="auto"/>
            <w:right w:val="none" w:sz="0" w:space="0" w:color="auto"/>
          </w:divBdr>
        </w:div>
        <w:div w:id="2076664778">
          <w:marLeft w:val="480"/>
          <w:marRight w:val="0"/>
          <w:marTop w:val="0"/>
          <w:marBottom w:val="0"/>
          <w:divBdr>
            <w:top w:val="none" w:sz="0" w:space="0" w:color="auto"/>
            <w:left w:val="none" w:sz="0" w:space="0" w:color="auto"/>
            <w:bottom w:val="none" w:sz="0" w:space="0" w:color="auto"/>
            <w:right w:val="none" w:sz="0" w:space="0" w:color="auto"/>
          </w:divBdr>
        </w:div>
        <w:div w:id="1151366500">
          <w:marLeft w:val="480"/>
          <w:marRight w:val="0"/>
          <w:marTop w:val="0"/>
          <w:marBottom w:val="0"/>
          <w:divBdr>
            <w:top w:val="none" w:sz="0" w:space="0" w:color="auto"/>
            <w:left w:val="none" w:sz="0" w:space="0" w:color="auto"/>
            <w:bottom w:val="none" w:sz="0" w:space="0" w:color="auto"/>
            <w:right w:val="none" w:sz="0" w:space="0" w:color="auto"/>
          </w:divBdr>
        </w:div>
        <w:div w:id="1837726892">
          <w:marLeft w:val="480"/>
          <w:marRight w:val="0"/>
          <w:marTop w:val="0"/>
          <w:marBottom w:val="0"/>
          <w:divBdr>
            <w:top w:val="none" w:sz="0" w:space="0" w:color="auto"/>
            <w:left w:val="none" w:sz="0" w:space="0" w:color="auto"/>
            <w:bottom w:val="none" w:sz="0" w:space="0" w:color="auto"/>
            <w:right w:val="none" w:sz="0" w:space="0" w:color="auto"/>
          </w:divBdr>
        </w:div>
        <w:div w:id="1927302388">
          <w:marLeft w:val="480"/>
          <w:marRight w:val="0"/>
          <w:marTop w:val="0"/>
          <w:marBottom w:val="0"/>
          <w:divBdr>
            <w:top w:val="none" w:sz="0" w:space="0" w:color="auto"/>
            <w:left w:val="none" w:sz="0" w:space="0" w:color="auto"/>
            <w:bottom w:val="none" w:sz="0" w:space="0" w:color="auto"/>
            <w:right w:val="none" w:sz="0" w:space="0" w:color="auto"/>
          </w:divBdr>
        </w:div>
        <w:div w:id="703098564">
          <w:marLeft w:val="480"/>
          <w:marRight w:val="0"/>
          <w:marTop w:val="0"/>
          <w:marBottom w:val="0"/>
          <w:divBdr>
            <w:top w:val="none" w:sz="0" w:space="0" w:color="auto"/>
            <w:left w:val="none" w:sz="0" w:space="0" w:color="auto"/>
            <w:bottom w:val="none" w:sz="0" w:space="0" w:color="auto"/>
            <w:right w:val="none" w:sz="0" w:space="0" w:color="auto"/>
          </w:divBdr>
        </w:div>
        <w:div w:id="2105607617">
          <w:marLeft w:val="480"/>
          <w:marRight w:val="0"/>
          <w:marTop w:val="0"/>
          <w:marBottom w:val="0"/>
          <w:divBdr>
            <w:top w:val="none" w:sz="0" w:space="0" w:color="auto"/>
            <w:left w:val="none" w:sz="0" w:space="0" w:color="auto"/>
            <w:bottom w:val="none" w:sz="0" w:space="0" w:color="auto"/>
            <w:right w:val="none" w:sz="0" w:space="0" w:color="auto"/>
          </w:divBdr>
        </w:div>
        <w:div w:id="829296557">
          <w:marLeft w:val="480"/>
          <w:marRight w:val="0"/>
          <w:marTop w:val="0"/>
          <w:marBottom w:val="0"/>
          <w:divBdr>
            <w:top w:val="none" w:sz="0" w:space="0" w:color="auto"/>
            <w:left w:val="none" w:sz="0" w:space="0" w:color="auto"/>
            <w:bottom w:val="none" w:sz="0" w:space="0" w:color="auto"/>
            <w:right w:val="none" w:sz="0" w:space="0" w:color="auto"/>
          </w:divBdr>
        </w:div>
        <w:div w:id="905070377">
          <w:marLeft w:val="480"/>
          <w:marRight w:val="0"/>
          <w:marTop w:val="0"/>
          <w:marBottom w:val="0"/>
          <w:divBdr>
            <w:top w:val="none" w:sz="0" w:space="0" w:color="auto"/>
            <w:left w:val="none" w:sz="0" w:space="0" w:color="auto"/>
            <w:bottom w:val="none" w:sz="0" w:space="0" w:color="auto"/>
            <w:right w:val="none" w:sz="0" w:space="0" w:color="auto"/>
          </w:divBdr>
        </w:div>
        <w:div w:id="2081950442">
          <w:marLeft w:val="480"/>
          <w:marRight w:val="0"/>
          <w:marTop w:val="0"/>
          <w:marBottom w:val="0"/>
          <w:divBdr>
            <w:top w:val="none" w:sz="0" w:space="0" w:color="auto"/>
            <w:left w:val="none" w:sz="0" w:space="0" w:color="auto"/>
            <w:bottom w:val="none" w:sz="0" w:space="0" w:color="auto"/>
            <w:right w:val="none" w:sz="0" w:space="0" w:color="auto"/>
          </w:divBdr>
        </w:div>
        <w:div w:id="1144200376">
          <w:marLeft w:val="480"/>
          <w:marRight w:val="0"/>
          <w:marTop w:val="0"/>
          <w:marBottom w:val="0"/>
          <w:divBdr>
            <w:top w:val="none" w:sz="0" w:space="0" w:color="auto"/>
            <w:left w:val="none" w:sz="0" w:space="0" w:color="auto"/>
            <w:bottom w:val="none" w:sz="0" w:space="0" w:color="auto"/>
            <w:right w:val="none" w:sz="0" w:space="0" w:color="auto"/>
          </w:divBdr>
        </w:div>
        <w:div w:id="2048143585">
          <w:marLeft w:val="480"/>
          <w:marRight w:val="0"/>
          <w:marTop w:val="0"/>
          <w:marBottom w:val="0"/>
          <w:divBdr>
            <w:top w:val="none" w:sz="0" w:space="0" w:color="auto"/>
            <w:left w:val="none" w:sz="0" w:space="0" w:color="auto"/>
            <w:bottom w:val="none" w:sz="0" w:space="0" w:color="auto"/>
            <w:right w:val="none" w:sz="0" w:space="0" w:color="auto"/>
          </w:divBdr>
        </w:div>
        <w:div w:id="2067993741">
          <w:marLeft w:val="480"/>
          <w:marRight w:val="0"/>
          <w:marTop w:val="0"/>
          <w:marBottom w:val="0"/>
          <w:divBdr>
            <w:top w:val="none" w:sz="0" w:space="0" w:color="auto"/>
            <w:left w:val="none" w:sz="0" w:space="0" w:color="auto"/>
            <w:bottom w:val="none" w:sz="0" w:space="0" w:color="auto"/>
            <w:right w:val="none" w:sz="0" w:space="0" w:color="auto"/>
          </w:divBdr>
        </w:div>
        <w:div w:id="1107650818">
          <w:marLeft w:val="480"/>
          <w:marRight w:val="0"/>
          <w:marTop w:val="0"/>
          <w:marBottom w:val="0"/>
          <w:divBdr>
            <w:top w:val="none" w:sz="0" w:space="0" w:color="auto"/>
            <w:left w:val="none" w:sz="0" w:space="0" w:color="auto"/>
            <w:bottom w:val="none" w:sz="0" w:space="0" w:color="auto"/>
            <w:right w:val="none" w:sz="0" w:space="0" w:color="auto"/>
          </w:divBdr>
        </w:div>
        <w:div w:id="1640455054">
          <w:marLeft w:val="480"/>
          <w:marRight w:val="0"/>
          <w:marTop w:val="0"/>
          <w:marBottom w:val="0"/>
          <w:divBdr>
            <w:top w:val="none" w:sz="0" w:space="0" w:color="auto"/>
            <w:left w:val="none" w:sz="0" w:space="0" w:color="auto"/>
            <w:bottom w:val="none" w:sz="0" w:space="0" w:color="auto"/>
            <w:right w:val="none" w:sz="0" w:space="0" w:color="auto"/>
          </w:divBdr>
        </w:div>
        <w:div w:id="116536181">
          <w:marLeft w:val="480"/>
          <w:marRight w:val="0"/>
          <w:marTop w:val="0"/>
          <w:marBottom w:val="0"/>
          <w:divBdr>
            <w:top w:val="none" w:sz="0" w:space="0" w:color="auto"/>
            <w:left w:val="none" w:sz="0" w:space="0" w:color="auto"/>
            <w:bottom w:val="none" w:sz="0" w:space="0" w:color="auto"/>
            <w:right w:val="none" w:sz="0" w:space="0" w:color="auto"/>
          </w:divBdr>
        </w:div>
        <w:div w:id="2107726146">
          <w:marLeft w:val="480"/>
          <w:marRight w:val="0"/>
          <w:marTop w:val="0"/>
          <w:marBottom w:val="0"/>
          <w:divBdr>
            <w:top w:val="none" w:sz="0" w:space="0" w:color="auto"/>
            <w:left w:val="none" w:sz="0" w:space="0" w:color="auto"/>
            <w:bottom w:val="none" w:sz="0" w:space="0" w:color="auto"/>
            <w:right w:val="none" w:sz="0" w:space="0" w:color="auto"/>
          </w:divBdr>
        </w:div>
        <w:div w:id="1010765195">
          <w:marLeft w:val="480"/>
          <w:marRight w:val="0"/>
          <w:marTop w:val="0"/>
          <w:marBottom w:val="0"/>
          <w:divBdr>
            <w:top w:val="none" w:sz="0" w:space="0" w:color="auto"/>
            <w:left w:val="none" w:sz="0" w:space="0" w:color="auto"/>
            <w:bottom w:val="none" w:sz="0" w:space="0" w:color="auto"/>
            <w:right w:val="none" w:sz="0" w:space="0" w:color="auto"/>
          </w:divBdr>
        </w:div>
        <w:div w:id="1500776931">
          <w:marLeft w:val="480"/>
          <w:marRight w:val="0"/>
          <w:marTop w:val="0"/>
          <w:marBottom w:val="0"/>
          <w:divBdr>
            <w:top w:val="none" w:sz="0" w:space="0" w:color="auto"/>
            <w:left w:val="none" w:sz="0" w:space="0" w:color="auto"/>
            <w:bottom w:val="none" w:sz="0" w:space="0" w:color="auto"/>
            <w:right w:val="none" w:sz="0" w:space="0" w:color="auto"/>
          </w:divBdr>
        </w:div>
        <w:div w:id="206070044">
          <w:marLeft w:val="480"/>
          <w:marRight w:val="0"/>
          <w:marTop w:val="0"/>
          <w:marBottom w:val="0"/>
          <w:divBdr>
            <w:top w:val="none" w:sz="0" w:space="0" w:color="auto"/>
            <w:left w:val="none" w:sz="0" w:space="0" w:color="auto"/>
            <w:bottom w:val="none" w:sz="0" w:space="0" w:color="auto"/>
            <w:right w:val="none" w:sz="0" w:space="0" w:color="auto"/>
          </w:divBdr>
        </w:div>
        <w:div w:id="1322269243">
          <w:marLeft w:val="480"/>
          <w:marRight w:val="0"/>
          <w:marTop w:val="0"/>
          <w:marBottom w:val="0"/>
          <w:divBdr>
            <w:top w:val="none" w:sz="0" w:space="0" w:color="auto"/>
            <w:left w:val="none" w:sz="0" w:space="0" w:color="auto"/>
            <w:bottom w:val="none" w:sz="0" w:space="0" w:color="auto"/>
            <w:right w:val="none" w:sz="0" w:space="0" w:color="auto"/>
          </w:divBdr>
        </w:div>
        <w:div w:id="628128775">
          <w:marLeft w:val="480"/>
          <w:marRight w:val="0"/>
          <w:marTop w:val="0"/>
          <w:marBottom w:val="0"/>
          <w:divBdr>
            <w:top w:val="none" w:sz="0" w:space="0" w:color="auto"/>
            <w:left w:val="none" w:sz="0" w:space="0" w:color="auto"/>
            <w:bottom w:val="none" w:sz="0" w:space="0" w:color="auto"/>
            <w:right w:val="none" w:sz="0" w:space="0" w:color="auto"/>
          </w:divBdr>
        </w:div>
        <w:div w:id="721755857">
          <w:marLeft w:val="480"/>
          <w:marRight w:val="0"/>
          <w:marTop w:val="0"/>
          <w:marBottom w:val="0"/>
          <w:divBdr>
            <w:top w:val="none" w:sz="0" w:space="0" w:color="auto"/>
            <w:left w:val="none" w:sz="0" w:space="0" w:color="auto"/>
            <w:bottom w:val="none" w:sz="0" w:space="0" w:color="auto"/>
            <w:right w:val="none" w:sz="0" w:space="0" w:color="auto"/>
          </w:divBdr>
        </w:div>
        <w:div w:id="465243796">
          <w:marLeft w:val="480"/>
          <w:marRight w:val="0"/>
          <w:marTop w:val="0"/>
          <w:marBottom w:val="0"/>
          <w:divBdr>
            <w:top w:val="none" w:sz="0" w:space="0" w:color="auto"/>
            <w:left w:val="none" w:sz="0" w:space="0" w:color="auto"/>
            <w:bottom w:val="none" w:sz="0" w:space="0" w:color="auto"/>
            <w:right w:val="none" w:sz="0" w:space="0" w:color="auto"/>
          </w:divBdr>
        </w:div>
        <w:div w:id="2016415365">
          <w:marLeft w:val="480"/>
          <w:marRight w:val="0"/>
          <w:marTop w:val="0"/>
          <w:marBottom w:val="0"/>
          <w:divBdr>
            <w:top w:val="none" w:sz="0" w:space="0" w:color="auto"/>
            <w:left w:val="none" w:sz="0" w:space="0" w:color="auto"/>
            <w:bottom w:val="none" w:sz="0" w:space="0" w:color="auto"/>
            <w:right w:val="none" w:sz="0" w:space="0" w:color="auto"/>
          </w:divBdr>
        </w:div>
        <w:div w:id="10304741">
          <w:marLeft w:val="480"/>
          <w:marRight w:val="0"/>
          <w:marTop w:val="0"/>
          <w:marBottom w:val="0"/>
          <w:divBdr>
            <w:top w:val="none" w:sz="0" w:space="0" w:color="auto"/>
            <w:left w:val="none" w:sz="0" w:space="0" w:color="auto"/>
            <w:bottom w:val="none" w:sz="0" w:space="0" w:color="auto"/>
            <w:right w:val="none" w:sz="0" w:space="0" w:color="auto"/>
          </w:divBdr>
        </w:div>
        <w:div w:id="1558935503">
          <w:marLeft w:val="480"/>
          <w:marRight w:val="0"/>
          <w:marTop w:val="0"/>
          <w:marBottom w:val="0"/>
          <w:divBdr>
            <w:top w:val="none" w:sz="0" w:space="0" w:color="auto"/>
            <w:left w:val="none" w:sz="0" w:space="0" w:color="auto"/>
            <w:bottom w:val="none" w:sz="0" w:space="0" w:color="auto"/>
            <w:right w:val="none" w:sz="0" w:space="0" w:color="auto"/>
          </w:divBdr>
        </w:div>
        <w:div w:id="1962346000">
          <w:marLeft w:val="480"/>
          <w:marRight w:val="0"/>
          <w:marTop w:val="0"/>
          <w:marBottom w:val="0"/>
          <w:divBdr>
            <w:top w:val="none" w:sz="0" w:space="0" w:color="auto"/>
            <w:left w:val="none" w:sz="0" w:space="0" w:color="auto"/>
            <w:bottom w:val="none" w:sz="0" w:space="0" w:color="auto"/>
            <w:right w:val="none" w:sz="0" w:space="0" w:color="auto"/>
          </w:divBdr>
        </w:div>
        <w:div w:id="1005785752">
          <w:marLeft w:val="480"/>
          <w:marRight w:val="0"/>
          <w:marTop w:val="0"/>
          <w:marBottom w:val="0"/>
          <w:divBdr>
            <w:top w:val="none" w:sz="0" w:space="0" w:color="auto"/>
            <w:left w:val="none" w:sz="0" w:space="0" w:color="auto"/>
            <w:bottom w:val="none" w:sz="0" w:space="0" w:color="auto"/>
            <w:right w:val="none" w:sz="0" w:space="0" w:color="auto"/>
          </w:divBdr>
        </w:div>
        <w:div w:id="765420948">
          <w:marLeft w:val="480"/>
          <w:marRight w:val="0"/>
          <w:marTop w:val="0"/>
          <w:marBottom w:val="0"/>
          <w:divBdr>
            <w:top w:val="none" w:sz="0" w:space="0" w:color="auto"/>
            <w:left w:val="none" w:sz="0" w:space="0" w:color="auto"/>
            <w:bottom w:val="none" w:sz="0" w:space="0" w:color="auto"/>
            <w:right w:val="none" w:sz="0" w:space="0" w:color="auto"/>
          </w:divBdr>
        </w:div>
        <w:div w:id="1462721684">
          <w:marLeft w:val="480"/>
          <w:marRight w:val="0"/>
          <w:marTop w:val="0"/>
          <w:marBottom w:val="0"/>
          <w:divBdr>
            <w:top w:val="none" w:sz="0" w:space="0" w:color="auto"/>
            <w:left w:val="none" w:sz="0" w:space="0" w:color="auto"/>
            <w:bottom w:val="none" w:sz="0" w:space="0" w:color="auto"/>
            <w:right w:val="none" w:sz="0" w:space="0" w:color="auto"/>
          </w:divBdr>
        </w:div>
        <w:div w:id="723068331">
          <w:marLeft w:val="480"/>
          <w:marRight w:val="0"/>
          <w:marTop w:val="0"/>
          <w:marBottom w:val="0"/>
          <w:divBdr>
            <w:top w:val="none" w:sz="0" w:space="0" w:color="auto"/>
            <w:left w:val="none" w:sz="0" w:space="0" w:color="auto"/>
            <w:bottom w:val="none" w:sz="0" w:space="0" w:color="auto"/>
            <w:right w:val="none" w:sz="0" w:space="0" w:color="auto"/>
          </w:divBdr>
        </w:div>
        <w:div w:id="6180817">
          <w:marLeft w:val="480"/>
          <w:marRight w:val="0"/>
          <w:marTop w:val="0"/>
          <w:marBottom w:val="0"/>
          <w:divBdr>
            <w:top w:val="none" w:sz="0" w:space="0" w:color="auto"/>
            <w:left w:val="none" w:sz="0" w:space="0" w:color="auto"/>
            <w:bottom w:val="none" w:sz="0" w:space="0" w:color="auto"/>
            <w:right w:val="none" w:sz="0" w:space="0" w:color="auto"/>
          </w:divBdr>
        </w:div>
        <w:div w:id="207838373">
          <w:marLeft w:val="480"/>
          <w:marRight w:val="0"/>
          <w:marTop w:val="0"/>
          <w:marBottom w:val="0"/>
          <w:divBdr>
            <w:top w:val="none" w:sz="0" w:space="0" w:color="auto"/>
            <w:left w:val="none" w:sz="0" w:space="0" w:color="auto"/>
            <w:bottom w:val="none" w:sz="0" w:space="0" w:color="auto"/>
            <w:right w:val="none" w:sz="0" w:space="0" w:color="auto"/>
          </w:divBdr>
        </w:div>
        <w:div w:id="2117289796">
          <w:marLeft w:val="480"/>
          <w:marRight w:val="0"/>
          <w:marTop w:val="0"/>
          <w:marBottom w:val="0"/>
          <w:divBdr>
            <w:top w:val="none" w:sz="0" w:space="0" w:color="auto"/>
            <w:left w:val="none" w:sz="0" w:space="0" w:color="auto"/>
            <w:bottom w:val="none" w:sz="0" w:space="0" w:color="auto"/>
            <w:right w:val="none" w:sz="0" w:space="0" w:color="auto"/>
          </w:divBdr>
        </w:div>
        <w:div w:id="384253829">
          <w:marLeft w:val="480"/>
          <w:marRight w:val="0"/>
          <w:marTop w:val="0"/>
          <w:marBottom w:val="0"/>
          <w:divBdr>
            <w:top w:val="none" w:sz="0" w:space="0" w:color="auto"/>
            <w:left w:val="none" w:sz="0" w:space="0" w:color="auto"/>
            <w:bottom w:val="none" w:sz="0" w:space="0" w:color="auto"/>
            <w:right w:val="none" w:sz="0" w:space="0" w:color="auto"/>
          </w:divBdr>
        </w:div>
        <w:div w:id="463428694">
          <w:marLeft w:val="480"/>
          <w:marRight w:val="0"/>
          <w:marTop w:val="0"/>
          <w:marBottom w:val="0"/>
          <w:divBdr>
            <w:top w:val="none" w:sz="0" w:space="0" w:color="auto"/>
            <w:left w:val="none" w:sz="0" w:space="0" w:color="auto"/>
            <w:bottom w:val="none" w:sz="0" w:space="0" w:color="auto"/>
            <w:right w:val="none" w:sz="0" w:space="0" w:color="auto"/>
          </w:divBdr>
        </w:div>
        <w:div w:id="962689887">
          <w:marLeft w:val="480"/>
          <w:marRight w:val="0"/>
          <w:marTop w:val="0"/>
          <w:marBottom w:val="0"/>
          <w:divBdr>
            <w:top w:val="none" w:sz="0" w:space="0" w:color="auto"/>
            <w:left w:val="none" w:sz="0" w:space="0" w:color="auto"/>
            <w:bottom w:val="none" w:sz="0" w:space="0" w:color="auto"/>
            <w:right w:val="none" w:sz="0" w:space="0" w:color="auto"/>
          </w:divBdr>
        </w:div>
        <w:div w:id="582908396">
          <w:marLeft w:val="480"/>
          <w:marRight w:val="0"/>
          <w:marTop w:val="0"/>
          <w:marBottom w:val="0"/>
          <w:divBdr>
            <w:top w:val="none" w:sz="0" w:space="0" w:color="auto"/>
            <w:left w:val="none" w:sz="0" w:space="0" w:color="auto"/>
            <w:bottom w:val="none" w:sz="0" w:space="0" w:color="auto"/>
            <w:right w:val="none" w:sz="0" w:space="0" w:color="auto"/>
          </w:divBdr>
        </w:div>
        <w:div w:id="1853958083">
          <w:marLeft w:val="480"/>
          <w:marRight w:val="0"/>
          <w:marTop w:val="0"/>
          <w:marBottom w:val="0"/>
          <w:divBdr>
            <w:top w:val="none" w:sz="0" w:space="0" w:color="auto"/>
            <w:left w:val="none" w:sz="0" w:space="0" w:color="auto"/>
            <w:bottom w:val="none" w:sz="0" w:space="0" w:color="auto"/>
            <w:right w:val="none" w:sz="0" w:space="0" w:color="auto"/>
          </w:divBdr>
        </w:div>
        <w:div w:id="2037731172">
          <w:marLeft w:val="480"/>
          <w:marRight w:val="0"/>
          <w:marTop w:val="0"/>
          <w:marBottom w:val="0"/>
          <w:divBdr>
            <w:top w:val="none" w:sz="0" w:space="0" w:color="auto"/>
            <w:left w:val="none" w:sz="0" w:space="0" w:color="auto"/>
            <w:bottom w:val="none" w:sz="0" w:space="0" w:color="auto"/>
            <w:right w:val="none" w:sz="0" w:space="0" w:color="auto"/>
          </w:divBdr>
        </w:div>
        <w:div w:id="1312054788">
          <w:marLeft w:val="480"/>
          <w:marRight w:val="0"/>
          <w:marTop w:val="0"/>
          <w:marBottom w:val="0"/>
          <w:divBdr>
            <w:top w:val="none" w:sz="0" w:space="0" w:color="auto"/>
            <w:left w:val="none" w:sz="0" w:space="0" w:color="auto"/>
            <w:bottom w:val="none" w:sz="0" w:space="0" w:color="auto"/>
            <w:right w:val="none" w:sz="0" w:space="0" w:color="auto"/>
          </w:divBdr>
        </w:div>
        <w:div w:id="1210648423">
          <w:marLeft w:val="480"/>
          <w:marRight w:val="0"/>
          <w:marTop w:val="0"/>
          <w:marBottom w:val="0"/>
          <w:divBdr>
            <w:top w:val="none" w:sz="0" w:space="0" w:color="auto"/>
            <w:left w:val="none" w:sz="0" w:space="0" w:color="auto"/>
            <w:bottom w:val="none" w:sz="0" w:space="0" w:color="auto"/>
            <w:right w:val="none" w:sz="0" w:space="0" w:color="auto"/>
          </w:divBdr>
        </w:div>
        <w:div w:id="1565412232">
          <w:marLeft w:val="480"/>
          <w:marRight w:val="0"/>
          <w:marTop w:val="0"/>
          <w:marBottom w:val="0"/>
          <w:divBdr>
            <w:top w:val="none" w:sz="0" w:space="0" w:color="auto"/>
            <w:left w:val="none" w:sz="0" w:space="0" w:color="auto"/>
            <w:bottom w:val="none" w:sz="0" w:space="0" w:color="auto"/>
            <w:right w:val="none" w:sz="0" w:space="0" w:color="auto"/>
          </w:divBdr>
        </w:div>
        <w:div w:id="1675299233">
          <w:marLeft w:val="480"/>
          <w:marRight w:val="0"/>
          <w:marTop w:val="0"/>
          <w:marBottom w:val="0"/>
          <w:divBdr>
            <w:top w:val="none" w:sz="0" w:space="0" w:color="auto"/>
            <w:left w:val="none" w:sz="0" w:space="0" w:color="auto"/>
            <w:bottom w:val="none" w:sz="0" w:space="0" w:color="auto"/>
            <w:right w:val="none" w:sz="0" w:space="0" w:color="auto"/>
          </w:divBdr>
        </w:div>
        <w:div w:id="1943565725">
          <w:marLeft w:val="480"/>
          <w:marRight w:val="0"/>
          <w:marTop w:val="0"/>
          <w:marBottom w:val="0"/>
          <w:divBdr>
            <w:top w:val="none" w:sz="0" w:space="0" w:color="auto"/>
            <w:left w:val="none" w:sz="0" w:space="0" w:color="auto"/>
            <w:bottom w:val="none" w:sz="0" w:space="0" w:color="auto"/>
            <w:right w:val="none" w:sz="0" w:space="0" w:color="auto"/>
          </w:divBdr>
        </w:div>
        <w:div w:id="1797331298">
          <w:marLeft w:val="480"/>
          <w:marRight w:val="0"/>
          <w:marTop w:val="0"/>
          <w:marBottom w:val="0"/>
          <w:divBdr>
            <w:top w:val="none" w:sz="0" w:space="0" w:color="auto"/>
            <w:left w:val="none" w:sz="0" w:space="0" w:color="auto"/>
            <w:bottom w:val="none" w:sz="0" w:space="0" w:color="auto"/>
            <w:right w:val="none" w:sz="0" w:space="0" w:color="auto"/>
          </w:divBdr>
        </w:div>
        <w:div w:id="1426801590">
          <w:marLeft w:val="480"/>
          <w:marRight w:val="0"/>
          <w:marTop w:val="0"/>
          <w:marBottom w:val="0"/>
          <w:divBdr>
            <w:top w:val="none" w:sz="0" w:space="0" w:color="auto"/>
            <w:left w:val="none" w:sz="0" w:space="0" w:color="auto"/>
            <w:bottom w:val="none" w:sz="0" w:space="0" w:color="auto"/>
            <w:right w:val="none" w:sz="0" w:space="0" w:color="auto"/>
          </w:divBdr>
        </w:div>
        <w:div w:id="894121277">
          <w:marLeft w:val="480"/>
          <w:marRight w:val="0"/>
          <w:marTop w:val="0"/>
          <w:marBottom w:val="0"/>
          <w:divBdr>
            <w:top w:val="none" w:sz="0" w:space="0" w:color="auto"/>
            <w:left w:val="none" w:sz="0" w:space="0" w:color="auto"/>
            <w:bottom w:val="none" w:sz="0" w:space="0" w:color="auto"/>
            <w:right w:val="none" w:sz="0" w:space="0" w:color="auto"/>
          </w:divBdr>
        </w:div>
        <w:div w:id="97264230">
          <w:marLeft w:val="480"/>
          <w:marRight w:val="0"/>
          <w:marTop w:val="0"/>
          <w:marBottom w:val="0"/>
          <w:divBdr>
            <w:top w:val="none" w:sz="0" w:space="0" w:color="auto"/>
            <w:left w:val="none" w:sz="0" w:space="0" w:color="auto"/>
            <w:bottom w:val="none" w:sz="0" w:space="0" w:color="auto"/>
            <w:right w:val="none" w:sz="0" w:space="0" w:color="auto"/>
          </w:divBdr>
        </w:div>
        <w:div w:id="841818433">
          <w:marLeft w:val="480"/>
          <w:marRight w:val="0"/>
          <w:marTop w:val="0"/>
          <w:marBottom w:val="0"/>
          <w:divBdr>
            <w:top w:val="none" w:sz="0" w:space="0" w:color="auto"/>
            <w:left w:val="none" w:sz="0" w:space="0" w:color="auto"/>
            <w:bottom w:val="none" w:sz="0" w:space="0" w:color="auto"/>
            <w:right w:val="none" w:sz="0" w:space="0" w:color="auto"/>
          </w:divBdr>
        </w:div>
        <w:div w:id="880945205">
          <w:marLeft w:val="480"/>
          <w:marRight w:val="0"/>
          <w:marTop w:val="0"/>
          <w:marBottom w:val="0"/>
          <w:divBdr>
            <w:top w:val="none" w:sz="0" w:space="0" w:color="auto"/>
            <w:left w:val="none" w:sz="0" w:space="0" w:color="auto"/>
            <w:bottom w:val="none" w:sz="0" w:space="0" w:color="auto"/>
            <w:right w:val="none" w:sz="0" w:space="0" w:color="auto"/>
          </w:divBdr>
        </w:div>
      </w:divsChild>
    </w:div>
    <w:div w:id="1336691274">
      <w:bodyDiv w:val="1"/>
      <w:marLeft w:val="0"/>
      <w:marRight w:val="0"/>
      <w:marTop w:val="0"/>
      <w:marBottom w:val="0"/>
      <w:divBdr>
        <w:top w:val="none" w:sz="0" w:space="0" w:color="auto"/>
        <w:left w:val="none" w:sz="0" w:space="0" w:color="auto"/>
        <w:bottom w:val="none" w:sz="0" w:space="0" w:color="auto"/>
        <w:right w:val="none" w:sz="0" w:space="0" w:color="auto"/>
      </w:divBdr>
    </w:div>
    <w:div w:id="1337926639">
      <w:bodyDiv w:val="1"/>
      <w:marLeft w:val="0"/>
      <w:marRight w:val="0"/>
      <w:marTop w:val="0"/>
      <w:marBottom w:val="0"/>
      <w:divBdr>
        <w:top w:val="none" w:sz="0" w:space="0" w:color="auto"/>
        <w:left w:val="none" w:sz="0" w:space="0" w:color="auto"/>
        <w:bottom w:val="none" w:sz="0" w:space="0" w:color="auto"/>
        <w:right w:val="none" w:sz="0" w:space="0" w:color="auto"/>
      </w:divBdr>
    </w:div>
    <w:div w:id="1338576611">
      <w:bodyDiv w:val="1"/>
      <w:marLeft w:val="0"/>
      <w:marRight w:val="0"/>
      <w:marTop w:val="0"/>
      <w:marBottom w:val="0"/>
      <w:divBdr>
        <w:top w:val="none" w:sz="0" w:space="0" w:color="auto"/>
        <w:left w:val="none" w:sz="0" w:space="0" w:color="auto"/>
        <w:bottom w:val="none" w:sz="0" w:space="0" w:color="auto"/>
        <w:right w:val="none" w:sz="0" w:space="0" w:color="auto"/>
      </w:divBdr>
    </w:div>
    <w:div w:id="1341851751">
      <w:bodyDiv w:val="1"/>
      <w:marLeft w:val="0"/>
      <w:marRight w:val="0"/>
      <w:marTop w:val="0"/>
      <w:marBottom w:val="0"/>
      <w:divBdr>
        <w:top w:val="none" w:sz="0" w:space="0" w:color="auto"/>
        <w:left w:val="none" w:sz="0" w:space="0" w:color="auto"/>
        <w:bottom w:val="none" w:sz="0" w:space="0" w:color="auto"/>
        <w:right w:val="none" w:sz="0" w:space="0" w:color="auto"/>
      </w:divBdr>
    </w:div>
    <w:div w:id="1341859586">
      <w:bodyDiv w:val="1"/>
      <w:marLeft w:val="0"/>
      <w:marRight w:val="0"/>
      <w:marTop w:val="0"/>
      <w:marBottom w:val="0"/>
      <w:divBdr>
        <w:top w:val="none" w:sz="0" w:space="0" w:color="auto"/>
        <w:left w:val="none" w:sz="0" w:space="0" w:color="auto"/>
        <w:bottom w:val="none" w:sz="0" w:space="0" w:color="auto"/>
        <w:right w:val="none" w:sz="0" w:space="0" w:color="auto"/>
      </w:divBdr>
    </w:div>
    <w:div w:id="1342974454">
      <w:bodyDiv w:val="1"/>
      <w:marLeft w:val="0"/>
      <w:marRight w:val="0"/>
      <w:marTop w:val="0"/>
      <w:marBottom w:val="0"/>
      <w:divBdr>
        <w:top w:val="none" w:sz="0" w:space="0" w:color="auto"/>
        <w:left w:val="none" w:sz="0" w:space="0" w:color="auto"/>
        <w:bottom w:val="none" w:sz="0" w:space="0" w:color="auto"/>
        <w:right w:val="none" w:sz="0" w:space="0" w:color="auto"/>
      </w:divBdr>
    </w:div>
    <w:div w:id="1343127507">
      <w:bodyDiv w:val="1"/>
      <w:marLeft w:val="0"/>
      <w:marRight w:val="0"/>
      <w:marTop w:val="0"/>
      <w:marBottom w:val="0"/>
      <w:divBdr>
        <w:top w:val="none" w:sz="0" w:space="0" w:color="auto"/>
        <w:left w:val="none" w:sz="0" w:space="0" w:color="auto"/>
        <w:bottom w:val="none" w:sz="0" w:space="0" w:color="auto"/>
        <w:right w:val="none" w:sz="0" w:space="0" w:color="auto"/>
      </w:divBdr>
    </w:div>
    <w:div w:id="1343316650">
      <w:bodyDiv w:val="1"/>
      <w:marLeft w:val="0"/>
      <w:marRight w:val="0"/>
      <w:marTop w:val="0"/>
      <w:marBottom w:val="0"/>
      <w:divBdr>
        <w:top w:val="none" w:sz="0" w:space="0" w:color="auto"/>
        <w:left w:val="none" w:sz="0" w:space="0" w:color="auto"/>
        <w:bottom w:val="none" w:sz="0" w:space="0" w:color="auto"/>
        <w:right w:val="none" w:sz="0" w:space="0" w:color="auto"/>
      </w:divBdr>
    </w:div>
    <w:div w:id="1343435794">
      <w:bodyDiv w:val="1"/>
      <w:marLeft w:val="0"/>
      <w:marRight w:val="0"/>
      <w:marTop w:val="0"/>
      <w:marBottom w:val="0"/>
      <w:divBdr>
        <w:top w:val="none" w:sz="0" w:space="0" w:color="auto"/>
        <w:left w:val="none" w:sz="0" w:space="0" w:color="auto"/>
        <w:bottom w:val="none" w:sz="0" w:space="0" w:color="auto"/>
        <w:right w:val="none" w:sz="0" w:space="0" w:color="auto"/>
      </w:divBdr>
    </w:div>
    <w:div w:id="1343972675">
      <w:bodyDiv w:val="1"/>
      <w:marLeft w:val="0"/>
      <w:marRight w:val="0"/>
      <w:marTop w:val="0"/>
      <w:marBottom w:val="0"/>
      <w:divBdr>
        <w:top w:val="none" w:sz="0" w:space="0" w:color="auto"/>
        <w:left w:val="none" w:sz="0" w:space="0" w:color="auto"/>
        <w:bottom w:val="none" w:sz="0" w:space="0" w:color="auto"/>
        <w:right w:val="none" w:sz="0" w:space="0" w:color="auto"/>
      </w:divBdr>
      <w:divsChild>
        <w:div w:id="919025228">
          <w:marLeft w:val="480"/>
          <w:marRight w:val="0"/>
          <w:marTop w:val="0"/>
          <w:marBottom w:val="0"/>
          <w:divBdr>
            <w:top w:val="none" w:sz="0" w:space="0" w:color="auto"/>
            <w:left w:val="none" w:sz="0" w:space="0" w:color="auto"/>
            <w:bottom w:val="none" w:sz="0" w:space="0" w:color="auto"/>
            <w:right w:val="none" w:sz="0" w:space="0" w:color="auto"/>
          </w:divBdr>
        </w:div>
        <w:div w:id="319431002">
          <w:marLeft w:val="480"/>
          <w:marRight w:val="0"/>
          <w:marTop w:val="0"/>
          <w:marBottom w:val="0"/>
          <w:divBdr>
            <w:top w:val="none" w:sz="0" w:space="0" w:color="auto"/>
            <w:left w:val="none" w:sz="0" w:space="0" w:color="auto"/>
            <w:bottom w:val="none" w:sz="0" w:space="0" w:color="auto"/>
            <w:right w:val="none" w:sz="0" w:space="0" w:color="auto"/>
          </w:divBdr>
        </w:div>
        <w:div w:id="1351031240">
          <w:marLeft w:val="480"/>
          <w:marRight w:val="0"/>
          <w:marTop w:val="0"/>
          <w:marBottom w:val="0"/>
          <w:divBdr>
            <w:top w:val="none" w:sz="0" w:space="0" w:color="auto"/>
            <w:left w:val="none" w:sz="0" w:space="0" w:color="auto"/>
            <w:bottom w:val="none" w:sz="0" w:space="0" w:color="auto"/>
            <w:right w:val="none" w:sz="0" w:space="0" w:color="auto"/>
          </w:divBdr>
        </w:div>
        <w:div w:id="1450665304">
          <w:marLeft w:val="480"/>
          <w:marRight w:val="0"/>
          <w:marTop w:val="0"/>
          <w:marBottom w:val="0"/>
          <w:divBdr>
            <w:top w:val="none" w:sz="0" w:space="0" w:color="auto"/>
            <w:left w:val="none" w:sz="0" w:space="0" w:color="auto"/>
            <w:bottom w:val="none" w:sz="0" w:space="0" w:color="auto"/>
            <w:right w:val="none" w:sz="0" w:space="0" w:color="auto"/>
          </w:divBdr>
        </w:div>
        <w:div w:id="978265625">
          <w:marLeft w:val="480"/>
          <w:marRight w:val="0"/>
          <w:marTop w:val="0"/>
          <w:marBottom w:val="0"/>
          <w:divBdr>
            <w:top w:val="none" w:sz="0" w:space="0" w:color="auto"/>
            <w:left w:val="none" w:sz="0" w:space="0" w:color="auto"/>
            <w:bottom w:val="none" w:sz="0" w:space="0" w:color="auto"/>
            <w:right w:val="none" w:sz="0" w:space="0" w:color="auto"/>
          </w:divBdr>
        </w:div>
        <w:div w:id="1256136122">
          <w:marLeft w:val="480"/>
          <w:marRight w:val="0"/>
          <w:marTop w:val="0"/>
          <w:marBottom w:val="0"/>
          <w:divBdr>
            <w:top w:val="none" w:sz="0" w:space="0" w:color="auto"/>
            <w:left w:val="none" w:sz="0" w:space="0" w:color="auto"/>
            <w:bottom w:val="none" w:sz="0" w:space="0" w:color="auto"/>
            <w:right w:val="none" w:sz="0" w:space="0" w:color="auto"/>
          </w:divBdr>
        </w:div>
        <w:div w:id="1698848025">
          <w:marLeft w:val="480"/>
          <w:marRight w:val="0"/>
          <w:marTop w:val="0"/>
          <w:marBottom w:val="0"/>
          <w:divBdr>
            <w:top w:val="none" w:sz="0" w:space="0" w:color="auto"/>
            <w:left w:val="none" w:sz="0" w:space="0" w:color="auto"/>
            <w:bottom w:val="none" w:sz="0" w:space="0" w:color="auto"/>
            <w:right w:val="none" w:sz="0" w:space="0" w:color="auto"/>
          </w:divBdr>
        </w:div>
        <w:div w:id="236329036">
          <w:marLeft w:val="480"/>
          <w:marRight w:val="0"/>
          <w:marTop w:val="0"/>
          <w:marBottom w:val="0"/>
          <w:divBdr>
            <w:top w:val="none" w:sz="0" w:space="0" w:color="auto"/>
            <w:left w:val="none" w:sz="0" w:space="0" w:color="auto"/>
            <w:bottom w:val="none" w:sz="0" w:space="0" w:color="auto"/>
            <w:right w:val="none" w:sz="0" w:space="0" w:color="auto"/>
          </w:divBdr>
        </w:div>
        <w:div w:id="995451222">
          <w:marLeft w:val="480"/>
          <w:marRight w:val="0"/>
          <w:marTop w:val="0"/>
          <w:marBottom w:val="0"/>
          <w:divBdr>
            <w:top w:val="none" w:sz="0" w:space="0" w:color="auto"/>
            <w:left w:val="none" w:sz="0" w:space="0" w:color="auto"/>
            <w:bottom w:val="none" w:sz="0" w:space="0" w:color="auto"/>
            <w:right w:val="none" w:sz="0" w:space="0" w:color="auto"/>
          </w:divBdr>
        </w:div>
        <w:div w:id="1795901489">
          <w:marLeft w:val="480"/>
          <w:marRight w:val="0"/>
          <w:marTop w:val="0"/>
          <w:marBottom w:val="0"/>
          <w:divBdr>
            <w:top w:val="none" w:sz="0" w:space="0" w:color="auto"/>
            <w:left w:val="none" w:sz="0" w:space="0" w:color="auto"/>
            <w:bottom w:val="none" w:sz="0" w:space="0" w:color="auto"/>
            <w:right w:val="none" w:sz="0" w:space="0" w:color="auto"/>
          </w:divBdr>
        </w:div>
        <w:div w:id="2099254995">
          <w:marLeft w:val="480"/>
          <w:marRight w:val="0"/>
          <w:marTop w:val="0"/>
          <w:marBottom w:val="0"/>
          <w:divBdr>
            <w:top w:val="none" w:sz="0" w:space="0" w:color="auto"/>
            <w:left w:val="none" w:sz="0" w:space="0" w:color="auto"/>
            <w:bottom w:val="none" w:sz="0" w:space="0" w:color="auto"/>
            <w:right w:val="none" w:sz="0" w:space="0" w:color="auto"/>
          </w:divBdr>
        </w:div>
        <w:div w:id="266087387">
          <w:marLeft w:val="480"/>
          <w:marRight w:val="0"/>
          <w:marTop w:val="0"/>
          <w:marBottom w:val="0"/>
          <w:divBdr>
            <w:top w:val="none" w:sz="0" w:space="0" w:color="auto"/>
            <w:left w:val="none" w:sz="0" w:space="0" w:color="auto"/>
            <w:bottom w:val="none" w:sz="0" w:space="0" w:color="auto"/>
            <w:right w:val="none" w:sz="0" w:space="0" w:color="auto"/>
          </w:divBdr>
        </w:div>
        <w:div w:id="17898897">
          <w:marLeft w:val="480"/>
          <w:marRight w:val="0"/>
          <w:marTop w:val="0"/>
          <w:marBottom w:val="0"/>
          <w:divBdr>
            <w:top w:val="none" w:sz="0" w:space="0" w:color="auto"/>
            <w:left w:val="none" w:sz="0" w:space="0" w:color="auto"/>
            <w:bottom w:val="none" w:sz="0" w:space="0" w:color="auto"/>
            <w:right w:val="none" w:sz="0" w:space="0" w:color="auto"/>
          </w:divBdr>
        </w:div>
        <w:div w:id="1819882110">
          <w:marLeft w:val="480"/>
          <w:marRight w:val="0"/>
          <w:marTop w:val="0"/>
          <w:marBottom w:val="0"/>
          <w:divBdr>
            <w:top w:val="none" w:sz="0" w:space="0" w:color="auto"/>
            <w:left w:val="none" w:sz="0" w:space="0" w:color="auto"/>
            <w:bottom w:val="none" w:sz="0" w:space="0" w:color="auto"/>
            <w:right w:val="none" w:sz="0" w:space="0" w:color="auto"/>
          </w:divBdr>
        </w:div>
        <w:div w:id="1535385391">
          <w:marLeft w:val="480"/>
          <w:marRight w:val="0"/>
          <w:marTop w:val="0"/>
          <w:marBottom w:val="0"/>
          <w:divBdr>
            <w:top w:val="none" w:sz="0" w:space="0" w:color="auto"/>
            <w:left w:val="none" w:sz="0" w:space="0" w:color="auto"/>
            <w:bottom w:val="none" w:sz="0" w:space="0" w:color="auto"/>
            <w:right w:val="none" w:sz="0" w:space="0" w:color="auto"/>
          </w:divBdr>
        </w:div>
        <w:div w:id="463888320">
          <w:marLeft w:val="480"/>
          <w:marRight w:val="0"/>
          <w:marTop w:val="0"/>
          <w:marBottom w:val="0"/>
          <w:divBdr>
            <w:top w:val="none" w:sz="0" w:space="0" w:color="auto"/>
            <w:left w:val="none" w:sz="0" w:space="0" w:color="auto"/>
            <w:bottom w:val="none" w:sz="0" w:space="0" w:color="auto"/>
            <w:right w:val="none" w:sz="0" w:space="0" w:color="auto"/>
          </w:divBdr>
        </w:div>
        <w:div w:id="1756586097">
          <w:marLeft w:val="480"/>
          <w:marRight w:val="0"/>
          <w:marTop w:val="0"/>
          <w:marBottom w:val="0"/>
          <w:divBdr>
            <w:top w:val="none" w:sz="0" w:space="0" w:color="auto"/>
            <w:left w:val="none" w:sz="0" w:space="0" w:color="auto"/>
            <w:bottom w:val="none" w:sz="0" w:space="0" w:color="auto"/>
            <w:right w:val="none" w:sz="0" w:space="0" w:color="auto"/>
          </w:divBdr>
        </w:div>
        <w:div w:id="590819647">
          <w:marLeft w:val="480"/>
          <w:marRight w:val="0"/>
          <w:marTop w:val="0"/>
          <w:marBottom w:val="0"/>
          <w:divBdr>
            <w:top w:val="none" w:sz="0" w:space="0" w:color="auto"/>
            <w:left w:val="none" w:sz="0" w:space="0" w:color="auto"/>
            <w:bottom w:val="none" w:sz="0" w:space="0" w:color="auto"/>
            <w:right w:val="none" w:sz="0" w:space="0" w:color="auto"/>
          </w:divBdr>
        </w:div>
        <w:div w:id="255984628">
          <w:marLeft w:val="480"/>
          <w:marRight w:val="0"/>
          <w:marTop w:val="0"/>
          <w:marBottom w:val="0"/>
          <w:divBdr>
            <w:top w:val="none" w:sz="0" w:space="0" w:color="auto"/>
            <w:left w:val="none" w:sz="0" w:space="0" w:color="auto"/>
            <w:bottom w:val="none" w:sz="0" w:space="0" w:color="auto"/>
            <w:right w:val="none" w:sz="0" w:space="0" w:color="auto"/>
          </w:divBdr>
        </w:div>
        <w:div w:id="260721575">
          <w:marLeft w:val="480"/>
          <w:marRight w:val="0"/>
          <w:marTop w:val="0"/>
          <w:marBottom w:val="0"/>
          <w:divBdr>
            <w:top w:val="none" w:sz="0" w:space="0" w:color="auto"/>
            <w:left w:val="none" w:sz="0" w:space="0" w:color="auto"/>
            <w:bottom w:val="none" w:sz="0" w:space="0" w:color="auto"/>
            <w:right w:val="none" w:sz="0" w:space="0" w:color="auto"/>
          </w:divBdr>
        </w:div>
        <w:div w:id="1670476022">
          <w:marLeft w:val="480"/>
          <w:marRight w:val="0"/>
          <w:marTop w:val="0"/>
          <w:marBottom w:val="0"/>
          <w:divBdr>
            <w:top w:val="none" w:sz="0" w:space="0" w:color="auto"/>
            <w:left w:val="none" w:sz="0" w:space="0" w:color="auto"/>
            <w:bottom w:val="none" w:sz="0" w:space="0" w:color="auto"/>
            <w:right w:val="none" w:sz="0" w:space="0" w:color="auto"/>
          </w:divBdr>
        </w:div>
        <w:div w:id="1680699805">
          <w:marLeft w:val="480"/>
          <w:marRight w:val="0"/>
          <w:marTop w:val="0"/>
          <w:marBottom w:val="0"/>
          <w:divBdr>
            <w:top w:val="none" w:sz="0" w:space="0" w:color="auto"/>
            <w:left w:val="none" w:sz="0" w:space="0" w:color="auto"/>
            <w:bottom w:val="none" w:sz="0" w:space="0" w:color="auto"/>
            <w:right w:val="none" w:sz="0" w:space="0" w:color="auto"/>
          </w:divBdr>
        </w:div>
        <w:div w:id="1124810131">
          <w:marLeft w:val="480"/>
          <w:marRight w:val="0"/>
          <w:marTop w:val="0"/>
          <w:marBottom w:val="0"/>
          <w:divBdr>
            <w:top w:val="none" w:sz="0" w:space="0" w:color="auto"/>
            <w:left w:val="none" w:sz="0" w:space="0" w:color="auto"/>
            <w:bottom w:val="none" w:sz="0" w:space="0" w:color="auto"/>
            <w:right w:val="none" w:sz="0" w:space="0" w:color="auto"/>
          </w:divBdr>
        </w:div>
        <w:div w:id="1336957081">
          <w:marLeft w:val="480"/>
          <w:marRight w:val="0"/>
          <w:marTop w:val="0"/>
          <w:marBottom w:val="0"/>
          <w:divBdr>
            <w:top w:val="none" w:sz="0" w:space="0" w:color="auto"/>
            <w:left w:val="none" w:sz="0" w:space="0" w:color="auto"/>
            <w:bottom w:val="none" w:sz="0" w:space="0" w:color="auto"/>
            <w:right w:val="none" w:sz="0" w:space="0" w:color="auto"/>
          </w:divBdr>
        </w:div>
        <w:div w:id="830634602">
          <w:marLeft w:val="480"/>
          <w:marRight w:val="0"/>
          <w:marTop w:val="0"/>
          <w:marBottom w:val="0"/>
          <w:divBdr>
            <w:top w:val="none" w:sz="0" w:space="0" w:color="auto"/>
            <w:left w:val="none" w:sz="0" w:space="0" w:color="auto"/>
            <w:bottom w:val="none" w:sz="0" w:space="0" w:color="auto"/>
            <w:right w:val="none" w:sz="0" w:space="0" w:color="auto"/>
          </w:divBdr>
        </w:div>
        <w:div w:id="36200598">
          <w:marLeft w:val="480"/>
          <w:marRight w:val="0"/>
          <w:marTop w:val="0"/>
          <w:marBottom w:val="0"/>
          <w:divBdr>
            <w:top w:val="none" w:sz="0" w:space="0" w:color="auto"/>
            <w:left w:val="none" w:sz="0" w:space="0" w:color="auto"/>
            <w:bottom w:val="none" w:sz="0" w:space="0" w:color="auto"/>
            <w:right w:val="none" w:sz="0" w:space="0" w:color="auto"/>
          </w:divBdr>
        </w:div>
        <w:div w:id="1319001074">
          <w:marLeft w:val="480"/>
          <w:marRight w:val="0"/>
          <w:marTop w:val="0"/>
          <w:marBottom w:val="0"/>
          <w:divBdr>
            <w:top w:val="none" w:sz="0" w:space="0" w:color="auto"/>
            <w:left w:val="none" w:sz="0" w:space="0" w:color="auto"/>
            <w:bottom w:val="none" w:sz="0" w:space="0" w:color="auto"/>
            <w:right w:val="none" w:sz="0" w:space="0" w:color="auto"/>
          </w:divBdr>
        </w:div>
        <w:div w:id="875193627">
          <w:marLeft w:val="480"/>
          <w:marRight w:val="0"/>
          <w:marTop w:val="0"/>
          <w:marBottom w:val="0"/>
          <w:divBdr>
            <w:top w:val="none" w:sz="0" w:space="0" w:color="auto"/>
            <w:left w:val="none" w:sz="0" w:space="0" w:color="auto"/>
            <w:bottom w:val="none" w:sz="0" w:space="0" w:color="auto"/>
            <w:right w:val="none" w:sz="0" w:space="0" w:color="auto"/>
          </w:divBdr>
        </w:div>
        <w:div w:id="1021203331">
          <w:marLeft w:val="480"/>
          <w:marRight w:val="0"/>
          <w:marTop w:val="0"/>
          <w:marBottom w:val="0"/>
          <w:divBdr>
            <w:top w:val="none" w:sz="0" w:space="0" w:color="auto"/>
            <w:left w:val="none" w:sz="0" w:space="0" w:color="auto"/>
            <w:bottom w:val="none" w:sz="0" w:space="0" w:color="auto"/>
            <w:right w:val="none" w:sz="0" w:space="0" w:color="auto"/>
          </w:divBdr>
        </w:div>
        <w:div w:id="1807160412">
          <w:marLeft w:val="480"/>
          <w:marRight w:val="0"/>
          <w:marTop w:val="0"/>
          <w:marBottom w:val="0"/>
          <w:divBdr>
            <w:top w:val="none" w:sz="0" w:space="0" w:color="auto"/>
            <w:left w:val="none" w:sz="0" w:space="0" w:color="auto"/>
            <w:bottom w:val="none" w:sz="0" w:space="0" w:color="auto"/>
            <w:right w:val="none" w:sz="0" w:space="0" w:color="auto"/>
          </w:divBdr>
        </w:div>
        <w:div w:id="1079250703">
          <w:marLeft w:val="480"/>
          <w:marRight w:val="0"/>
          <w:marTop w:val="0"/>
          <w:marBottom w:val="0"/>
          <w:divBdr>
            <w:top w:val="none" w:sz="0" w:space="0" w:color="auto"/>
            <w:left w:val="none" w:sz="0" w:space="0" w:color="auto"/>
            <w:bottom w:val="none" w:sz="0" w:space="0" w:color="auto"/>
            <w:right w:val="none" w:sz="0" w:space="0" w:color="auto"/>
          </w:divBdr>
        </w:div>
        <w:div w:id="1837453464">
          <w:marLeft w:val="480"/>
          <w:marRight w:val="0"/>
          <w:marTop w:val="0"/>
          <w:marBottom w:val="0"/>
          <w:divBdr>
            <w:top w:val="none" w:sz="0" w:space="0" w:color="auto"/>
            <w:left w:val="none" w:sz="0" w:space="0" w:color="auto"/>
            <w:bottom w:val="none" w:sz="0" w:space="0" w:color="auto"/>
            <w:right w:val="none" w:sz="0" w:space="0" w:color="auto"/>
          </w:divBdr>
        </w:div>
        <w:div w:id="1450195930">
          <w:marLeft w:val="480"/>
          <w:marRight w:val="0"/>
          <w:marTop w:val="0"/>
          <w:marBottom w:val="0"/>
          <w:divBdr>
            <w:top w:val="none" w:sz="0" w:space="0" w:color="auto"/>
            <w:left w:val="none" w:sz="0" w:space="0" w:color="auto"/>
            <w:bottom w:val="none" w:sz="0" w:space="0" w:color="auto"/>
            <w:right w:val="none" w:sz="0" w:space="0" w:color="auto"/>
          </w:divBdr>
        </w:div>
        <w:div w:id="1783186129">
          <w:marLeft w:val="480"/>
          <w:marRight w:val="0"/>
          <w:marTop w:val="0"/>
          <w:marBottom w:val="0"/>
          <w:divBdr>
            <w:top w:val="none" w:sz="0" w:space="0" w:color="auto"/>
            <w:left w:val="none" w:sz="0" w:space="0" w:color="auto"/>
            <w:bottom w:val="none" w:sz="0" w:space="0" w:color="auto"/>
            <w:right w:val="none" w:sz="0" w:space="0" w:color="auto"/>
          </w:divBdr>
        </w:div>
        <w:div w:id="1716468523">
          <w:marLeft w:val="480"/>
          <w:marRight w:val="0"/>
          <w:marTop w:val="0"/>
          <w:marBottom w:val="0"/>
          <w:divBdr>
            <w:top w:val="none" w:sz="0" w:space="0" w:color="auto"/>
            <w:left w:val="none" w:sz="0" w:space="0" w:color="auto"/>
            <w:bottom w:val="none" w:sz="0" w:space="0" w:color="auto"/>
            <w:right w:val="none" w:sz="0" w:space="0" w:color="auto"/>
          </w:divBdr>
        </w:div>
        <w:div w:id="776828674">
          <w:marLeft w:val="480"/>
          <w:marRight w:val="0"/>
          <w:marTop w:val="0"/>
          <w:marBottom w:val="0"/>
          <w:divBdr>
            <w:top w:val="none" w:sz="0" w:space="0" w:color="auto"/>
            <w:left w:val="none" w:sz="0" w:space="0" w:color="auto"/>
            <w:bottom w:val="none" w:sz="0" w:space="0" w:color="auto"/>
            <w:right w:val="none" w:sz="0" w:space="0" w:color="auto"/>
          </w:divBdr>
        </w:div>
        <w:div w:id="536967001">
          <w:marLeft w:val="480"/>
          <w:marRight w:val="0"/>
          <w:marTop w:val="0"/>
          <w:marBottom w:val="0"/>
          <w:divBdr>
            <w:top w:val="none" w:sz="0" w:space="0" w:color="auto"/>
            <w:left w:val="none" w:sz="0" w:space="0" w:color="auto"/>
            <w:bottom w:val="none" w:sz="0" w:space="0" w:color="auto"/>
            <w:right w:val="none" w:sz="0" w:space="0" w:color="auto"/>
          </w:divBdr>
        </w:div>
        <w:div w:id="1461419630">
          <w:marLeft w:val="480"/>
          <w:marRight w:val="0"/>
          <w:marTop w:val="0"/>
          <w:marBottom w:val="0"/>
          <w:divBdr>
            <w:top w:val="none" w:sz="0" w:space="0" w:color="auto"/>
            <w:left w:val="none" w:sz="0" w:space="0" w:color="auto"/>
            <w:bottom w:val="none" w:sz="0" w:space="0" w:color="auto"/>
            <w:right w:val="none" w:sz="0" w:space="0" w:color="auto"/>
          </w:divBdr>
        </w:div>
        <w:div w:id="954018482">
          <w:marLeft w:val="480"/>
          <w:marRight w:val="0"/>
          <w:marTop w:val="0"/>
          <w:marBottom w:val="0"/>
          <w:divBdr>
            <w:top w:val="none" w:sz="0" w:space="0" w:color="auto"/>
            <w:left w:val="none" w:sz="0" w:space="0" w:color="auto"/>
            <w:bottom w:val="none" w:sz="0" w:space="0" w:color="auto"/>
            <w:right w:val="none" w:sz="0" w:space="0" w:color="auto"/>
          </w:divBdr>
        </w:div>
        <w:div w:id="1365323145">
          <w:marLeft w:val="480"/>
          <w:marRight w:val="0"/>
          <w:marTop w:val="0"/>
          <w:marBottom w:val="0"/>
          <w:divBdr>
            <w:top w:val="none" w:sz="0" w:space="0" w:color="auto"/>
            <w:left w:val="none" w:sz="0" w:space="0" w:color="auto"/>
            <w:bottom w:val="none" w:sz="0" w:space="0" w:color="auto"/>
            <w:right w:val="none" w:sz="0" w:space="0" w:color="auto"/>
          </w:divBdr>
        </w:div>
        <w:div w:id="131756336">
          <w:marLeft w:val="480"/>
          <w:marRight w:val="0"/>
          <w:marTop w:val="0"/>
          <w:marBottom w:val="0"/>
          <w:divBdr>
            <w:top w:val="none" w:sz="0" w:space="0" w:color="auto"/>
            <w:left w:val="none" w:sz="0" w:space="0" w:color="auto"/>
            <w:bottom w:val="none" w:sz="0" w:space="0" w:color="auto"/>
            <w:right w:val="none" w:sz="0" w:space="0" w:color="auto"/>
          </w:divBdr>
        </w:div>
        <w:div w:id="861478656">
          <w:marLeft w:val="480"/>
          <w:marRight w:val="0"/>
          <w:marTop w:val="0"/>
          <w:marBottom w:val="0"/>
          <w:divBdr>
            <w:top w:val="none" w:sz="0" w:space="0" w:color="auto"/>
            <w:left w:val="none" w:sz="0" w:space="0" w:color="auto"/>
            <w:bottom w:val="none" w:sz="0" w:space="0" w:color="auto"/>
            <w:right w:val="none" w:sz="0" w:space="0" w:color="auto"/>
          </w:divBdr>
        </w:div>
        <w:div w:id="1943296106">
          <w:marLeft w:val="480"/>
          <w:marRight w:val="0"/>
          <w:marTop w:val="0"/>
          <w:marBottom w:val="0"/>
          <w:divBdr>
            <w:top w:val="none" w:sz="0" w:space="0" w:color="auto"/>
            <w:left w:val="none" w:sz="0" w:space="0" w:color="auto"/>
            <w:bottom w:val="none" w:sz="0" w:space="0" w:color="auto"/>
            <w:right w:val="none" w:sz="0" w:space="0" w:color="auto"/>
          </w:divBdr>
        </w:div>
        <w:div w:id="1948655616">
          <w:marLeft w:val="480"/>
          <w:marRight w:val="0"/>
          <w:marTop w:val="0"/>
          <w:marBottom w:val="0"/>
          <w:divBdr>
            <w:top w:val="none" w:sz="0" w:space="0" w:color="auto"/>
            <w:left w:val="none" w:sz="0" w:space="0" w:color="auto"/>
            <w:bottom w:val="none" w:sz="0" w:space="0" w:color="auto"/>
            <w:right w:val="none" w:sz="0" w:space="0" w:color="auto"/>
          </w:divBdr>
        </w:div>
        <w:div w:id="1641306386">
          <w:marLeft w:val="480"/>
          <w:marRight w:val="0"/>
          <w:marTop w:val="0"/>
          <w:marBottom w:val="0"/>
          <w:divBdr>
            <w:top w:val="none" w:sz="0" w:space="0" w:color="auto"/>
            <w:left w:val="none" w:sz="0" w:space="0" w:color="auto"/>
            <w:bottom w:val="none" w:sz="0" w:space="0" w:color="auto"/>
            <w:right w:val="none" w:sz="0" w:space="0" w:color="auto"/>
          </w:divBdr>
        </w:div>
        <w:div w:id="1799108863">
          <w:marLeft w:val="480"/>
          <w:marRight w:val="0"/>
          <w:marTop w:val="0"/>
          <w:marBottom w:val="0"/>
          <w:divBdr>
            <w:top w:val="none" w:sz="0" w:space="0" w:color="auto"/>
            <w:left w:val="none" w:sz="0" w:space="0" w:color="auto"/>
            <w:bottom w:val="none" w:sz="0" w:space="0" w:color="auto"/>
            <w:right w:val="none" w:sz="0" w:space="0" w:color="auto"/>
          </w:divBdr>
        </w:div>
      </w:divsChild>
    </w:div>
    <w:div w:id="1343975097">
      <w:bodyDiv w:val="1"/>
      <w:marLeft w:val="0"/>
      <w:marRight w:val="0"/>
      <w:marTop w:val="0"/>
      <w:marBottom w:val="0"/>
      <w:divBdr>
        <w:top w:val="none" w:sz="0" w:space="0" w:color="auto"/>
        <w:left w:val="none" w:sz="0" w:space="0" w:color="auto"/>
        <w:bottom w:val="none" w:sz="0" w:space="0" w:color="auto"/>
        <w:right w:val="none" w:sz="0" w:space="0" w:color="auto"/>
      </w:divBdr>
    </w:div>
    <w:div w:id="1344090543">
      <w:bodyDiv w:val="1"/>
      <w:marLeft w:val="0"/>
      <w:marRight w:val="0"/>
      <w:marTop w:val="0"/>
      <w:marBottom w:val="0"/>
      <w:divBdr>
        <w:top w:val="none" w:sz="0" w:space="0" w:color="auto"/>
        <w:left w:val="none" w:sz="0" w:space="0" w:color="auto"/>
        <w:bottom w:val="none" w:sz="0" w:space="0" w:color="auto"/>
        <w:right w:val="none" w:sz="0" w:space="0" w:color="auto"/>
      </w:divBdr>
    </w:div>
    <w:div w:id="1345088791">
      <w:bodyDiv w:val="1"/>
      <w:marLeft w:val="0"/>
      <w:marRight w:val="0"/>
      <w:marTop w:val="0"/>
      <w:marBottom w:val="0"/>
      <w:divBdr>
        <w:top w:val="none" w:sz="0" w:space="0" w:color="auto"/>
        <w:left w:val="none" w:sz="0" w:space="0" w:color="auto"/>
        <w:bottom w:val="none" w:sz="0" w:space="0" w:color="auto"/>
        <w:right w:val="none" w:sz="0" w:space="0" w:color="auto"/>
      </w:divBdr>
    </w:div>
    <w:div w:id="1345328957">
      <w:bodyDiv w:val="1"/>
      <w:marLeft w:val="0"/>
      <w:marRight w:val="0"/>
      <w:marTop w:val="0"/>
      <w:marBottom w:val="0"/>
      <w:divBdr>
        <w:top w:val="none" w:sz="0" w:space="0" w:color="auto"/>
        <w:left w:val="none" w:sz="0" w:space="0" w:color="auto"/>
        <w:bottom w:val="none" w:sz="0" w:space="0" w:color="auto"/>
        <w:right w:val="none" w:sz="0" w:space="0" w:color="auto"/>
      </w:divBdr>
    </w:div>
    <w:div w:id="1345789527">
      <w:bodyDiv w:val="1"/>
      <w:marLeft w:val="0"/>
      <w:marRight w:val="0"/>
      <w:marTop w:val="0"/>
      <w:marBottom w:val="0"/>
      <w:divBdr>
        <w:top w:val="none" w:sz="0" w:space="0" w:color="auto"/>
        <w:left w:val="none" w:sz="0" w:space="0" w:color="auto"/>
        <w:bottom w:val="none" w:sz="0" w:space="0" w:color="auto"/>
        <w:right w:val="none" w:sz="0" w:space="0" w:color="auto"/>
      </w:divBdr>
    </w:div>
    <w:div w:id="1346244690">
      <w:bodyDiv w:val="1"/>
      <w:marLeft w:val="0"/>
      <w:marRight w:val="0"/>
      <w:marTop w:val="0"/>
      <w:marBottom w:val="0"/>
      <w:divBdr>
        <w:top w:val="none" w:sz="0" w:space="0" w:color="auto"/>
        <w:left w:val="none" w:sz="0" w:space="0" w:color="auto"/>
        <w:bottom w:val="none" w:sz="0" w:space="0" w:color="auto"/>
        <w:right w:val="none" w:sz="0" w:space="0" w:color="auto"/>
      </w:divBdr>
    </w:div>
    <w:div w:id="1346906706">
      <w:bodyDiv w:val="1"/>
      <w:marLeft w:val="0"/>
      <w:marRight w:val="0"/>
      <w:marTop w:val="0"/>
      <w:marBottom w:val="0"/>
      <w:divBdr>
        <w:top w:val="none" w:sz="0" w:space="0" w:color="auto"/>
        <w:left w:val="none" w:sz="0" w:space="0" w:color="auto"/>
        <w:bottom w:val="none" w:sz="0" w:space="0" w:color="auto"/>
        <w:right w:val="none" w:sz="0" w:space="0" w:color="auto"/>
      </w:divBdr>
      <w:divsChild>
        <w:div w:id="126553740">
          <w:marLeft w:val="480"/>
          <w:marRight w:val="0"/>
          <w:marTop w:val="0"/>
          <w:marBottom w:val="0"/>
          <w:divBdr>
            <w:top w:val="none" w:sz="0" w:space="0" w:color="auto"/>
            <w:left w:val="none" w:sz="0" w:space="0" w:color="auto"/>
            <w:bottom w:val="none" w:sz="0" w:space="0" w:color="auto"/>
            <w:right w:val="none" w:sz="0" w:space="0" w:color="auto"/>
          </w:divBdr>
        </w:div>
        <w:div w:id="2133281189">
          <w:marLeft w:val="480"/>
          <w:marRight w:val="0"/>
          <w:marTop w:val="0"/>
          <w:marBottom w:val="0"/>
          <w:divBdr>
            <w:top w:val="none" w:sz="0" w:space="0" w:color="auto"/>
            <w:left w:val="none" w:sz="0" w:space="0" w:color="auto"/>
            <w:bottom w:val="none" w:sz="0" w:space="0" w:color="auto"/>
            <w:right w:val="none" w:sz="0" w:space="0" w:color="auto"/>
          </w:divBdr>
        </w:div>
        <w:div w:id="744227298">
          <w:marLeft w:val="480"/>
          <w:marRight w:val="0"/>
          <w:marTop w:val="0"/>
          <w:marBottom w:val="0"/>
          <w:divBdr>
            <w:top w:val="none" w:sz="0" w:space="0" w:color="auto"/>
            <w:left w:val="none" w:sz="0" w:space="0" w:color="auto"/>
            <w:bottom w:val="none" w:sz="0" w:space="0" w:color="auto"/>
            <w:right w:val="none" w:sz="0" w:space="0" w:color="auto"/>
          </w:divBdr>
        </w:div>
        <w:div w:id="498228404">
          <w:marLeft w:val="480"/>
          <w:marRight w:val="0"/>
          <w:marTop w:val="0"/>
          <w:marBottom w:val="0"/>
          <w:divBdr>
            <w:top w:val="none" w:sz="0" w:space="0" w:color="auto"/>
            <w:left w:val="none" w:sz="0" w:space="0" w:color="auto"/>
            <w:bottom w:val="none" w:sz="0" w:space="0" w:color="auto"/>
            <w:right w:val="none" w:sz="0" w:space="0" w:color="auto"/>
          </w:divBdr>
        </w:div>
        <w:div w:id="713771590">
          <w:marLeft w:val="480"/>
          <w:marRight w:val="0"/>
          <w:marTop w:val="0"/>
          <w:marBottom w:val="0"/>
          <w:divBdr>
            <w:top w:val="none" w:sz="0" w:space="0" w:color="auto"/>
            <w:left w:val="none" w:sz="0" w:space="0" w:color="auto"/>
            <w:bottom w:val="none" w:sz="0" w:space="0" w:color="auto"/>
            <w:right w:val="none" w:sz="0" w:space="0" w:color="auto"/>
          </w:divBdr>
        </w:div>
        <w:div w:id="1009530040">
          <w:marLeft w:val="480"/>
          <w:marRight w:val="0"/>
          <w:marTop w:val="0"/>
          <w:marBottom w:val="0"/>
          <w:divBdr>
            <w:top w:val="none" w:sz="0" w:space="0" w:color="auto"/>
            <w:left w:val="none" w:sz="0" w:space="0" w:color="auto"/>
            <w:bottom w:val="none" w:sz="0" w:space="0" w:color="auto"/>
            <w:right w:val="none" w:sz="0" w:space="0" w:color="auto"/>
          </w:divBdr>
        </w:div>
        <w:div w:id="1159886670">
          <w:marLeft w:val="480"/>
          <w:marRight w:val="0"/>
          <w:marTop w:val="0"/>
          <w:marBottom w:val="0"/>
          <w:divBdr>
            <w:top w:val="none" w:sz="0" w:space="0" w:color="auto"/>
            <w:left w:val="none" w:sz="0" w:space="0" w:color="auto"/>
            <w:bottom w:val="none" w:sz="0" w:space="0" w:color="auto"/>
            <w:right w:val="none" w:sz="0" w:space="0" w:color="auto"/>
          </w:divBdr>
        </w:div>
        <w:div w:id="1817725851">
          <w:marLeft w:val="480"/>
          <w:marRight w:val="0"/>
          <w:marTop w:val="0"/>
          <w:marBottom w:val="0"/>
          <w:divBdr>
            <w:top w:val="none" w:sz="0" w:space="0" w:color="auto"/>
            <w:left w:val="none" w:sz="0" w:space="0" w:color="auto"/>
            <w:bottom w:val="none" w:sz="0" w:space="0" w:color="auto"/>
            <w:right w:val="none" w:sz="0" w:space="0" w:color="auto"/>
          </w:divBdr>
        </w:div>
        <w:div w:id="1485272261">
          <w:marLeft w:val="480"/>
          <w:marRight w:val="0"/>
          <w:marTop w:val="0"/>
          <w:marBottom w:val="0"/>
          <w:divBdr>
            <w:top w:val="none" w:sz="0" w:space="0" w:color="auto"/>
            <w:left w:val="none" w:sz="0" w:space="0" w:color="auto"/>
            <w:bottom w:val="none" w:sz="0" w:space="0" w:color="auto"/>
            <w:right w:val="none" w:sz="0" w:space="0" w:color="auto"/>
          </w:divBdr>
        </w:div>
        <w:div w:id="1134641568">
          <w:marLeft w:val="480"/>
          <w:marRight w:val="0"/>
          <w:marTop w:val="0"/>
          <w:marBottom w:val="0"/>
          <w:divBdr>
            <w:top w:val="none" w:sz="0" w:space="0" w:color="auto"/>
            <w:left w:val="none" w:sz="0" w:space="0" w:color="auto"/>
            <w:bottom w:val="none" w:sz="0" w:space="0" w:color="auto"/>
            <w:right w:val="none" w:sz="0" w:space="0" w:color="auto"/>
          </w:divBdr>
        </w:div>
        <w:div w:id="63573275">
          <w:marLeft w:val="480"/>
          <w:marRight w:val="0"/>
          <w:marTop w:val="0"/>
          <w:marBottom w:val="0"/>
          <w:divBdr>
            <w:top w:val="none" w:sz="0" w:space="0" w:color="auto"/>
            <w:left w:val="none" w:sz="0" w:space="0" w:color="auto"/>
            <w:bottom w:val="none" w:sz="0" w:space="0" w:color="auto"/>
            <w:right w:val="none" w:sz="0" w:space="0" w:color="auto"/>
          </w:divBdr>
        </w:div>
        <w:div w:id="952635900">
          <w:marLeft w:val="480"/>
          <w:marRight w:val="0"/>
          <w:marTop w:val="0"/>
          <w:marBottom w:val="0"/>
          <w:divBdr>
            <w:top w:val="none" w:sz="0" w:space="0" w:color="auto"/>
            <w:left w:val="none" w:sz="0" w:space="0" w:color="auto"/>
            <w:bottom w:val="none" w:sz="0" w:space="0" w:color="auto"/>
            <w:right w:val="none" w:sz="0" w:space="0" w:color="auto"/>
          </w:divBdr>
        </w:div>
        <w:div w:id="1790008274">
          <w:marLeft w:val="480"/>
          <w:marRight w:val="0"/>
          <w:marTop w:val="0"/>
          <w:marBottom w:val="0"/>
          <w:divBdr>
            <w:top w:val="none" w:sz="0" w:space="0" w:color="auto"/>
            <w:left w:val="none" w:sz="0" w:space="0" w:color="auto"/>
            <w:bottom w:val="none" w:sz="0" w:space="0" w:color="auto"/>
            <w:right w:val="none" w:sz="0" w:space="0" w:color="auto"/>
          </w:divBdr>
        </w:div>
        <w:div w:id="1631935770">
          <w:marLeft w:val="480"/>
          <w:marRight w:val="0"/>
          <w:marTop w:val="0"/>
          <w:marBottom w:val="0"/>
          <w:divBdr>
            <w:top w:val="none" w:sz="0" w:space="0" w:color="auto"/>
            <w:left w:val="none" w:sz="0" w:space="0" w:color="auto"/>
            <w:bottom w:val="none" w:sz="0" w:space="0" w:color="auto"/>
            <w:right w:val="none" w:sz="0" w:space="0" w:color="auto"/>
          </w:divBdr>
        </w:div>
        <w:div w:id="710037492">
          <w:marLeft w:val="480"/>
          <w:marRight w:val="0"/>
          <w:marTop w:val="0"/>
          <w:marBottom w:val="0"/>
          <w:divBdr>
            <w:top w:val="none" w:sz="0" w:space="0" w:color="auto"/>
            <w:left w:val="none" w:sz="0" w:space="0" w:color="auto"/>
            <w:bottom w:val="none" w:sz="0" w:space="0" w:color="auto"/>
            <w:right w:val="none" w:sz="0" w:space="0" w:color="auto"/>
          </w:divBdr>
        </w:div>
        <w:div w:id="463236427">
          <w:marLeft w:val="480"/>
          <w:marRight w:val="0"/>
          <w:marTop w:val="0"/>
          <w:marBottom w:val="0"/>
          <w:divBdr>
            <w:top w:val="none" w:sz="0" w:space="0" w:color="auto"/>
            <w:left w:val="none" w:sz="0" w:space="0" w:color="auto"/>
            <w:bottom w:val="none" w:sz="0" w:space="0" w:color="auto"/>
            <w:right w:val="none" w:sz="0" w:space="0" w:color="auto"/>
          </w:divBdr>
        </w:div>
        <w:div w:id="10911695">
          <w:marLeft w:val="480"/>
          <w:marRight w:val="0"/>
          <w:marTop w:val="0"/>
          <w:marBottom w:val="0"/>
          <w:divBdr>
            <w:top w:val="none" w:sz="0" w:space="0" w:color="auto"/>
            <w:left w:val="none" w:sz="0" w:space="0" w:color="auto"/>
            <w:bottom w:val="none" w:sz="0" w:space="0" w:color="auto"/>
            <w:right w:val="none" w:sz="0" w:space="0" w:color="auto"/>
          </w:divBdr>
        </w:div>
        <w:div w:id="1466117791">
          <w:marLeft w:val="480"/>
          <w:marRight w:val="0"/>
          <w:marTop w:val="0"/>
          <w:marBottom w:val="0"/>
          <w:divBdr>
            <w:top w:val="none" w:sz="0" w:space="0" w:color="auto"/>
            <w:left w:val="none" w:sz="0" w:space="0" w:color="auto"/>
            <w:bottom w:val="none" w:sz="0" w:space="0" w:color="auto"/>
            <w:right w:val="none" w:sz="0" w:space="0" w:color="auto"/>
          </w:divBdr>
        </w:div>
        <w:div w:id="1213082818">
          <w:marLeft w:val="480"/>
          <w:marRight w:val="0"/>
          <w:marTop w:val="0"/>
          <w:marBottom w:val="0"/>
          <w:divBdr>
            <w:top w:val="none" w:sz="0" w:space="0" w:color="auto"/>
            <w:left w:val="none" w:sz="0" w:space="0" w:color="auto"/>
            <w:bottom w:val="none" w:sz="0" w:space="0" w:color="auto"/>
            <w:right w:val="none" w:sz="0" w:space="0" w:color="auto"/>
          </w:divBdr>
        </w:div>
        <w:div w:id="1618752130">
          <w:marLeft w:val="480"/>
          <w:marRight w:val="0"/>
          <w:marTop w:val="0"/>
          <w:marBottom w:val="0"/>
          <w:divBdr>
            <w:top w:val="none" w:sz="0" w:space="0" w:color="auto"/>
            <w:left w:val="none" w:sz="0" w:space="0" w:color="auto"/>
            <w:bottom w:val="none" w:sz="0" w:space="0" w:color="auto"/>
            <w:right w:val="none" w:sz="0" w:space="0" w:color="auto"/>
          </w:divBdr>
        </w:div>
        <w:div w:id="1246106930">
          <w:marLeft w:val="480"/>
          <w:marRight w:val="0"/>
          <w:marTop w:val="0"/>
          <w:marBottom w:val="0"/>
          <w:divBdr>
            <w:top w:val="none" w:sz="0" w:space="0" w:color="auto"/>
            <w:left w:val="none" w:sz="0" w:space="0" w:color="auto"/>
            <w:bottom w:val="none" w:sz="0" w:space="0" w:color="auto"/>
            <w:right w:val="none" w:sz="0" w:space="0" w:color="auto"/>
          </w:divBdr>
        </w:div>
        <w:div w:id="538203223">
          <w:marLeft w:val="480"/>
          <w:marRight w:val="0"/>
          <w:marTop w:val="0"/>
          <w:marBottom w:val="0"/>
          <w:divBdr>
            <w:top w:val="none" w:sz="0" w:space="0" w:color="auto"/>
            <w:left w:val="none" w:sz="0" w:space="0" w:color="auto"/>
            <w:bottom w:val="none" w:sz="0" w:space="0" w:color="auto"/>
            <w:right w:val="none" w:sz="0" w:space="0" w:color="auto"/>
          </w:divBdr>
        </w:div>
        <w:div w:id="1132215905">
          <w:marLeft w:val="480"/>
          <w:marRight w:val="0"/>
          <w:marTop w:val="0"/>
          <w:marBottom w:val="0"/>
          <w:divBdr>
            <w:top w:val="none" w:sz="0" w:space="0" w:color="auto"/>
            <w:left w:val="none" w:sz="0" w:space="0" w:color="auto"/>
            <w:bottom w:val="none" w:sz="0" w:space="0" w:color="auto"/>
            <w:right w:val="none" w:sz="0" w:space="0" w:color="auto"/>
          </w:divBdr>
        </w:div>
        <w:div w:id="1295523881">
          <w:marLeft w:val="480"/>
          <w:marRight w:val="0"/>
          <w:marTop w:val="0"/>
          <w:marBottom w:val="0"/>
          <w:divBdr>
            <w:top w:val="none" w:sz="0" w:space="0" w:color="auto"/>
            <w:left w:val="none" w:sz="0" w:space="0" w:color="auto"/>
            <w:bottom w:val="none" w:sz="0" w:space="0" w:color="auto"/>
            <w:right w:val="none" w:sz="0" w:space="0" w:color="auto"/>
          </w:divBdr>
        </w:div>
        <w:div w:id="1364867970">
          <w:marLeft w:val="480"/>
          <w:marRight w:val="0"/>
          <w:marTop w:val="0"/>
          <w:marBottom w:val="0"/>
          <w:divBdr>
            <w:top w:val="none" w:sz="0" w:space="0" w:color="auto"/>
            <w:left w:val="none" w:sz="0" w:space="0" w:color="auto"/>
            <w:bottom w:val="none" w:sz="0" w:space="0" w:color="auto"/>
            <w:right w:val="none" w:sz="0" w:space="0" w:color="auto"/>
          </w:divBdr>
        </w:div>
        <w:div w:id="96142935">
          <w:marLeft w:val="480"/>
          <w:marRight w:val="0"/>
          <w:marTop w:val="0"/>
          <w:marBottom w:val="0"/>
          <w:divBdr>
            <w:top w:val="none" w:sz="0" w:space="0" w:color="auto"/>
            <w:left w:val="none" w:sz="0" w:space="0" w:color="auto"/>
            <w:bottom w:val="none" w:sz="0" w:space="0" w:color="auto"/>
            <w:right w:val="none" w:sz="0" w:space="0" w:color="auto"/>
          </w:divBdr>
        </w:div>
        <w:div w:id="1404180033">
          <w:marLeft w:val="480"/>
          <w:marRight w:val="0"/>
          <w:marTop w:val="0"/>
          <w:marBottom w:val="0"/>
          <w:divBdr>
            <w:top w:val="none" w:sz="0" w:space="0" w:color="auto"/>
            <w:left w:val="none" w:sz="0" w:space="0" w:color="auto"/>
            <w:bottom w:val="none" w:sz="0" w:space="0" w:color="auto"/>
            <w:right w:val="none" w:sz="0" w:space="0" w:color="auto"/>
          </w:divBdr>
        </w:div>
        <w:div w:id="1078017680">
          <w:marLeft w:val="480"/>
          <w:marRight w:val="0"/>
          <w:marTop w:val="0"/>
          <w:marBottom w:val="0"/>
          <w:divBdr>
            <w:top w:val="none" w:sz="0" w:space="0" w:color="auto"/>
            <w:left w:val="none" w:sz="0" w:space="0" w:color="auto"/>
            <w:bottom w:val="none" w:sz="0" w:space="0" w:color="auto"/>
            <w:right w:val="none" w:sz="0" w:space="0" w:color="auto"/>
          </w:divBdr>
        </w:div>
        <w:div w:id="1800951731">
          <w:marLeft w:val="480"/>
          <w:marRight w:val="0"/>
          <w:marTop w:val="0"/>
          <w:marBottom w:val="0"/>
          <w:divBdr>
            <w:top w:val="none" w:sz="0" w:space="0" w:color="auto"/>
            <w:left w:val="none" w:sz="0" w:space="0" w:color="auto"/>
            <w:bottom w:val="none" w:sz="0" w:space="0" w:color="auto"/>
            <w:right w:val="none" w:sz="0" w:space="0" w:color="auto"/>
          </w:divBdr>
        </w:div>
        <w:div w:id="1758094427">
          <w:marLeft w:val="480"/>
          <w:marRight w:val="0"/>
          <w:marTop w:val="0"/>
          <w:marBottom w:val="0"/>
          <w:divBdr>
            <w:top w:val="none" w:sz="0" w:space="0" w:color="auto"/>
            <w:left w:val="none" w:sz="0" w:space="0" w:color="auto"/>
            <w:bottom w:val="none" w:sz="0" w:space="0" w:color="auto"/>
            <w:right w:val="none" w:sz="0" w:space="0" w:color="auto"/>
          </w:divBdr>
        </w:div>
        <w:div w:id="1706983409">
          <w:marLeft w:val="480"/>
          <w:marRight w:val="0"/>
          <w:marTop w:val="0"/>
          <w:marBottom w:val="0"/>
          <w:divBdr>
            <w:top w:val="none" w:sz="0" w:space="0" w:color="auto"/>
            <w:left w:val="none" w:sz="0" w:space="0" w:color="auto"/>
            <w:bottom w:val="none" w:sz="0" w:space="0" w:color="auto"/>
            <w:right w:val="none" w:sz="0" w:space="0" w:color="auto"/>
          </w:divBdr>
        </w:div>
        <w:div w:id="1912153905">
          <w:marLeft w:val="480"/>
          <w:marRight w:val="0"/>
          <w:marTop w:val="0"/>
          <w:marBottom w:val="0"/>
          <w:divBdr>
            <w:top w:val="none" w:sz="0" w:space="0" w:color="auto"/>
            <w:left w:val="none" w:sz="0" w:space="0" w:color="auto"/>
            <w:bottom w:val="none" w:sz="0" w:space="0" w:color="auto"/>
            <w:right w:val="none" w:sz="0" w:space="0" w:color="auto"/>
          </w:divBdr>
        </w:div>
        <w:div w:id="165177116">
          <w:marLeft w:val="480"/>
          <w:marRight w:val="0"/>
          <w:marTop w:val="0"/>
          <w:marBottom w:val="0"/>
          <w:divBdr>
            <w:top w:val="none" w:sz="0" w:space="0" w:color="auto"/>
            <w:left w:val="none" w:sz="0" w:space="0" w:color="auto"/>
            <w:bottom w:val="none" w:sz="0" w:space="0" w:color="auto"/>
            <w:right w:val="none" w:sz="0" w:space="0" w:color="auto"/>
          </w:divBdr>
        </w:div>
        <w:div w:id="730693574">
          <w:marLeft w:val="480"/>
          <w:marRight w:val="0"/>
          <w:marTop w:val="0"/>
          <w:marBottom w:val="0"/>
          <w:divBdr>
            <w:top w:val="none" w:sz="0" w:space="0" w:color="auto"/>
            <w:left w:val="none" w:sz="0" w:space="0" w:color="auto"/>
            <w:bottom w:val="none" w:sz="0" w:space="0" w:color="auto"/>
            <w:right w:val="none" w:sz="0" w:space="0" w:color="auto"/>
          </w:divBdr>
        </w:div>
        <w:div w:id="1045955521">
          <w:marLeft w:val="480"/>
          <w:marRight w:val="0"/>
          <w:marTop w:val="0"/>
          <w:marBottom w:val="0"/>
          <w:divBdr>
            <w:top w:val="none" w:sz="0" w:space="0" w:color="auto"/>
            <w:left w:val="none" w:sz="0" w:space="0" w:color="auto"/>
            <w:bottom w:val="none" w:sz="0" w:space="0" w:color="auto"/>
            <w:right w:val="none" w:sz="0" w:space="0" w:color="auto"/>
          </w:divBdr>
        </w:div>
        <w:div w:id="473916211">
          <w:marLeft w:val="480"/>
          <w:marRight w:val="0"/>
          <w:marTop w:val="0"/>
          <w:marBottom w:val="0"/>
          <w:divBdr>
            <w:top w:val="none" w:sz="0" w:space="0" w:color="auto"/>
            <w:left w:val="none" w:sz="0" w:space="0" w:color="auto"/>
            <w:bottom w:val="none" w:sz="0" w:space="0" w:color="auto"/>
            <w:right w:val="none" w:sz="0" w:space="0" w:color="auto"/>
          </w:divBdr>
        </w:div>
        <w:div w:id="301732578">
          <w:marLeft w:val="480"/>
          <w:marRight w:val="0"/>
          <w:marTop w:val="0"/>
          <w:marBottom w:val="0"/>
          <w:divBdr>
            <w:top w:val="none" w:sz="0" w:space="0" w:color="auto"/>
            <w:left w:val="none" w:sz="0" w:space="0" w:color="auto"/>
            <w:bottom w:val="none" w:sz="0" w:space="0" w:color="auto"/>
            <w:right w:val="none" w:sz="0" w:space="0" w:color="auto"/>
          </w:divBdr>
        </w:div>
        <w:div w:id="205604398">
          <w:marLeft w:val="480"/>
          <w:marRight w:val="0"/>
          <w:marTop w:val="0"/>
          <w:marBottom w:val="0"/>
          <w:divBdr>
            <w:top w:val="none" w:sz="0" w:space="0" w:color="auto"/>
            <w:left w:val="none" w:sz="0" w:space="0" w:color="auto"/>
            <w:bottom w:val="none" w:sz="0" w:space="0" w:color="auto"/>
            <w:right w:val="none" w:sz="0" w:space="0" w:color="auto"/>
          </w:divBdr>
        </w:div>
        <w:div w:id="1114709297">
          <w:marLeft w:val="480"/>
          <w:marRight w:val="0"/>
          <w:marTop w:val="0"/>
          <w:marBottom w:val="0"/>
          <w:divBdr>
            <w:top w:val="none" w:sz="0" w:space="0" w:color="auto"/>
            <w:left w:val="none" w:sz="0" w:space="0" w:color="auto"/>
            <w:bottom w:val="none" w:sz="0" w:space="0" w:color="auto"/>
            <w:right w:val="none" w:sz="0" w:space="0" w:color="auto"/>
          </w:divBdr>
        </w:div>
        <w:div w:id="674650502">
          <w:marLeft w:val="480"/>
          <w:marRight w:val="0"/>
          <w:marTop w:val="0"/>
          <w:marBottom w:val="0"/>
          <w:divBdr>
            <w:top w:val="none" w:sz="0" w:space="0" w:color="auto"/>
            <w:left w:val="none" w:sz="0" w:space="0" w:color="auto"/>
            <w:bottom w:val="none" w:sz="0" w:space="0" w:color="auto"/>
            <w:right w:val="none" w:sz="0" w:space="0" w:color="auto"/>
          </w:divBdr>
        </w:div>
        <w:div w:id="417411698">
          <w:marLeft w:val="480"/>
          <w:marRight w:val="0"/>
          <w:marTop w:val="0"/>
          <w:marBottom w:val="0"/>
          <w:divBdr>
            <w:top w:val="none" w:sz="0" w:space="0" w:color="auto"/>
            <w:left w:val="none" w:sz="0" w:space="0" w:color="auto"/>
            <w:bottom w:val="none" w:sz="0" w:space="0" w:color="auto"/>
            <w:right w:val="none" w:sz="0" w:space="0" w:color="auto"/>
          </w:divBdr>
        </w:div>
        <w:div w:id="351273133">
          <w:marLeft w:val="480"/>
          <w:marRight w:val="0"/>
          <w:marTop w:val="0"/>
          <w:marBottom w:val="0"/>
          <w:divBdr>
            <w:top w:val="none" w:sz="0" w:space="0" w:color="auto"/>
            <w:left w:val="none" w:sz="0" w:space="0" w:color="auto"/>
            <w:bottom w:val="none" w:sz="0" w:space="0" w:color="auto"/>
            <w:right w:val="none" w:sz="0" w:space="0" w:color="auto"/>
          </w:divBdr>
        </w:div>
        <w:div w:id="1699505649">
          <w:marLeft w:val="480"/>
          <w:marRight w:val="0"/>
          <w:marTop w:val="0"/>
          <w:marBottom w:val="0"/>
          <w:divBdr>
            <w:top w:val="none" w:sz="0" w:space="0" w:color="auto"/>
            <w:left w:val="none" w:sz="0" w:space="0" w:color="auto"/>
            <w:bottom w:val="none" w:sz="0" w:space="0" w:color="auto"/>
            <w:right w:val="none" w:sz="0" w:space="0" w:color="auto"/>
          </w:divBdr>
        </w:div>
        <w:div w:id="1993017753">
          <w:marLeft w:val="480"/>
          <w:marRight w:val="0"/>
          <w:marTop w:val="0"/>
          <w:marBottom w:val="0"/>
          <w:divBdr>
            <w:top w:val="none" w:sz="0" w:space="0" w:color="auto"/>
            <w:left w:val="none" w:sz="0" w:space="0" w:color="auto"/>
            <w:bottom w:val="none" w:sz="0" w:space="0" w:color="auto"/>
            <w:right w:val="none" w:sz="0" w:space="0" w:color="auto"/>
          </w:divBdr>
        </w:div>
        <w:div w:id="1026709494">
          <w:marLeft w:val="480"/>
          <w:marRight w:val="0"/>
          <w:marTop w:val="0"/>
          <w:marBottom w:val="0"/>
          <w:divBdr>
            <w:top w:val="none" w:sz="0" w:space="0" w:color="auto"/>
            <w:left w:val="none" w:sz="0" w:space="0" w:color="auto"/>
            <w:bottom w:val="none" w:sz="0" w:space="0" w:color="auto"/>
            <w:right w:val="none" w:sz="0" w:space="0" w:color="auto"/>
          </w:divBdr>
        </w:div>
        <w:div w:id="1874031558">
          <w:marLeft w:val="480"/>
          <w:marRight w:val="0"/>
          <w:marTop w:val="0"/>
          <w:marBottom w:val="0"/>
          <w:divBdr>
            <w:top w:val="none" w:sz="0" w:space="0" w:color="auto"/>
            <w:left w:val="none" w:sz="0" w:space="0" w:color="auto"/>
            <w:bottom w:val="none" w:sz="0" w:space="0" w:color="auto"/>
            <w:right w:val="none" w:sz="0" w:space="0" w:color="auto"/>
          </w:divBdr>
        </w:div>
        <w:div w:id="1652325885">
          <w:marLeft w:val="480"/>
          <w:marRight w:val="0"/>
          <w:marTop w:val="0"/>
          <w:marBottom w:val="0"/>
          <w:divBdr>
            <w:top w:val="none" w:sz="0" w:space="0" w:color="auto"/>
            <w:left w:val="none" w:sz="0" w:space="0" w:color="auto"/>
            <w:bottom w:val="none" w:sz="0" w:space="0" w:color="auto"/>
            <w:right w:val="none" w:sz="0" w:space="0" w:color="auto"/>
          </w:divBdr>
        </w:div>
        <w:div w:id="650868142">
          <w:marLeft w:val="480"/>
          <w:marRight w:val="0"/>
          <w:marTop w:val="0"/>
          <w:marBottom w:val="0"/>
          <w:divBdr>
            <w:top w:val="none" w:sz="0" w:space="0" w:color="auto"/>
            <w:left w:val="none" w:sz="0" w:space="0" w:color="auto"/>
            <w:bottom w:val="none" w:sz="0" w:space="0" w:color="auto"/>
            <w:right w:val="none" w:sz="0" w:space="0" w:color="auto"/>
          </w:divBdr>
        </w:div>
        <w:div w:id="481626612">
          <w:marLeft w:val="480"/>
          <w:marRight w:val="0"/>
          <w:marTop w:val="0"/>
          <w:marBottom w:val="0"/>
          <w:divBdr>
            <w:top w:val="none" w:sz="0" w:space="0" w:color="auto"/>
            <w:left w:val="none" w:sz="0" w:space="0" w:color="auto"/>
            <w:bottom w:val="none" w:sz="0" w:space="0" w:color="auto"/>
            <w:right w:val="none" w:sz="0" w:space="0" w:color="auto"/>
          </w:divBdr>
        </w:div>
        <w:div w:id="151920002">
          <w:marLeft w:val="480"/>
          <w:marRight w:val="0"/>
          <w:marTop w:val="0"/>
          <w:marBottom w:val="0"/>
          <w:divBdr>
            <w:top w:val="none" w:sz="0" w:space="0" w:color="auto"/>
            <w:left w:val="none" w:sz="0" w:space="0" w:color="auto"/>
            <w:bottom w:val="none" w:sz="0" w:space="0" w:color="auto"/>
            <w:right w:val="none" w:sz="0" w:space="0" w:color="auto"/>
          </w:divBdr>
        </w:div>
        <w:div w:id="1745374681">
          <w:marLeft w:val="480"/>
          <w:marRight w:val="0"/>
          <w:marTop w:val="0"/>
          <w:marBottom w:val="0"/>
          <w:divBdr>
            <w:top w:val="none" w:sz="0" w:space="0" w:color="auto"/>
            <w:left w:val="none" w:sz="0" w:space="0" w:color="auto"/>
            <w:bottom w:val="none" w:sz="0" w:space="0" w:color="auto"/>
            <w:right w:val="none" w:sz="0" w:space="0" w:color="auto"/>
          </w:divBdr>
        </w:div>
        <w:div w:id="2065330641">
          <w:marLeft w:val="480"/>
          <w:marRight w:val="0"/>
          <w:marTop w:val="0"/>
          <w:marBottom w:val="0"/>
          <w:divBdr>
            <w:top w:val="none" w:sz="0" w:space="0" w:color="auto"/>
            <w:left w:val="none" w:sz="0" w:space="0" w:color="auto"/>
            <w:bottom w:val="none" w:sz="0" w:space="0" w:color="auto"/>
            <w:right w:val="none" w:sz="0" w:space="0" w:color="auto"/>
          </w:divBdr>
        </w:div>
      </w:divsChild>
    </w:div>
    <w:div w:id="1347757438">
      <w:bodyDiv w:val="1"/>
      <w:marLeft w:val="0"/>
      <w:marRight w:val="0"/>
      <w:marTop w:val="0"/>
      <w:marBottom w:val="0"/>
      <w:divBdr>
        <w:top w:val="none" w:sz="0" w:space="0" w:color="auto"/>
        <w:left w:val="none" w:sz="0" w:space="0" w:color="auto"/>
        <w:bottom w:val="none" w:sz="0" w:space="0" w:color="auto"/>
        <w:right w:val="none" w:sz="0" w:space="0" w:color="auto"/>
      </w:divBdr>
    </w:div>
    <w:div w:id="1349454201">
      <w:bodyDiv w:val="1"/>
      <w:marLeft w:val="0"/>
      <w:marRight w:val="0"/>
      <w:marTop w:val="0"/>
      <w:marBottom w:val="0"/>
      <w:divBdr>
        <w:top w:val="none" w:sz="0" w:space="0" w:color="auto"/>
        <w:left w:val="none" w:sz="0" w:space="0" w:color="auto"/>
        <w:bottom w:val="none" w:sz="0" w:space="0" w:color="auto"/>
        <w:right w:val="none" w:sz="0" w:space="0" w:color="auto"/>
      </w:divBdr>
    </w:div>
    <w:div w:id="1350331131">
      <w:bodyDiv w:val="1"/>
      <w:marLeft w:val="0"/>
      <w:marRight w:val="0"/>
      <w:marTop w:val="0"/>
      <w:marBottom w:val="0"/>
      <w:divBdr>
        <w:top w:val="none" w:sz="0" w:space="0" w:color="auto"/>
        <w:left w:val="none" w:sz="0" w:space="0" w:color="auto"/>
        <w:bottom w:val="none" w:sz="0" w:space="0" w:color="auto"/>
        <w:right w:val="none" w:sz="0" w:space="0" w:color="auto"/>
      </w:divBdr>
    </w:div>
    <w:div w:id="1351641483">
      <w:bodyDiv w:val="1"/>
      <w:marLeft w:val="0"/>
      <w:marRight w:val="0"/>
      <w:marTop w:val="0"/>
      <w:marBottom w:val="0"/>
      <w:divBdr>
        <w:top w:val="none" w:sz="0" w:space="0" w:color="auto"/>
        <w:left w:val="none" w:sz="0" w:space="0" w:color="auto"/>
        <w:bottom w:val="none" w:sz="0" w:space="0" w:color="auto"/>
        <w:right w:val="none" w:sz="0" w:space="0" w:color="auto"/>
      </w:divBdr>
    </w:div>
    <w:div w:id="1352027026">
      <w:bodyDiv w:val="1"/>
      <w:marLeft w:val="0"/>
      <w:marRight w:val="0"/>
      <w:marTop w:val="0"/>
      <w:marBottom w:val="0"/>
      <w:divBdr>
        <w:top w:val="none" w:sz="0" w:space="0" w:color="auto"/>
        <w:left w:val="none" w:sz="0" w:space="0" w:color="auto"/>
        <w:bottom w:val="none" w:sz="0" w:space="0" w:color="auto"/>
        <w:right w:val="none" w:sz="0" w:space="0" w:color="auto"/>
      </w:divBdr>
    </w:div>
    <w:div w:id="1352074612">
      <w:bodyDiv w:val="1"/>
      <w:marLeft w:val="0"/>
      <w:marRight w:val="0"/>
      <w:marTop w:val="0"/>
      <w:marBottom w:val="0"/>
      <w:divBdr>
        <w:top w:val="none" w:sz="0" w:space="0" w:color="auto"/>
        <w:left w:val="none" w:sz="0" w:space="0" w:color="auto"/>
        <w:bottom w:val="none" w:sz="0" w:space="0" w:color="auto"/>
        <w:right w:val="none" w:sz="0" w:space="0" w:color="auto"/>
      </w:divBdr>
    </w:div>
    <w:div w:id="1352296046">
      <w:bodyDiv w:val="1"/>
      <w:marLeft w:val="0"/>
      <w:marRight w:val="0"/>
      <w:marTop w:val="0"/>
      <w:marBottom w:val="0"/>
      <w:divBdr>
        <w:top w:val="none" w:sz="0" w:space="0" w:color="auto"/>
        <w:left w:val="none" w:sz="0" w:space="0" w:color="auto"/>
        <w:bottom w:val="none" w:sz="0" w:space="0" w:color="auto"/>
        <w:right w:val="none" w:sz="0" w:space="0" w:color="auto"/>
      </w:divBdr>
    </w:div>
    <w:div w:id="1352603673">
      <w:bodyDiv w:val="1"/>
      <w:marLeft w:val="0"/>
      <w:marRight w:val="0"/>
      <w:marTop w:val="0"/>
      <w:marBottom w:val="0"/>
      <w:divBdr>
        <w:top w:val="none" w:sz="0" w:space="0" w:color="auto"/>
        <w:left w:val="none" w:sz="0" w:space="0" w:color="auto"/>
        <w:bottom w:val="none" w:sz="0" w:space="0" w:color="auto"/>
        <w:right w:val="none" w:sz="0" w:space="0" w:color="auto"/>
      </w:divBdr>
    </w:div>
    <w:div w:id="1352806442">
      <w:bodyDiv w:val="1"/>
      <w:marLeft w:val="0"/>
      <w:marRight w:val="0"/>
      <w:marTop w:val="0"/>
      <w:marBottom w:val="0"/>
      <w:divBdr>
        <w:top w:val="none" w:sz="0" w:space="0" w:color="auto"/>
        <w:left w:val="none" w:sz="0" w:space="0" w:color="auto"/>
        <w:bottom w:val="none" w:sz="0" w:space="0" w:color="auto"/>
        <w:right w:val="none" w:sz="0" w:space="0" w:color="auto"/>
      </w:divBdr>
    </w:div>
    <w:div w:id="1353262777">
      <w:bodyDiv w:val="1"/>
      <w:marLeft w:val="0"/>
      <w:marRight w:val="0"/>
      <w:marTop w:val="0"/>
      <w:marBottom w:val="0"/>
      <w:divBdr>
        <w:top w:val="none" w:sz="0" w:space="0" w:color="auto"/>
        <w:left w:val="none" w:sz="0" w:space="0" w:color="auto"/>
        <w:bottom w:val="none" w:sz="0" w:space="0" w:color="auto"/>
        <w:right w:val="none" w:sz="0" w:space="0" w:color="auto"/>
      </w:divBdr>
    </w:div>
    <w:div w:id="1353265755">
      <w:bodyDiv w:val="1"/>
      <w:marLeft w:val="0"/>
      <w:marRight w:val="0"/>
      <w:marTop w:val="0"/>
      <w:marBottom w:val="0"/>
      <w:divBdr>
        <w:top w:val="none" w:sz="0" w:space="0" w:color="auto"/>
        <w:left w:val="none" w:sz="0" w:space="0" w:color="auto"/>
        <w:bottom w:val="none" w:sz="0" w:space="0" w:color="auto"/>
        <w:right w:val="none" w:sz="0" w:space="0" w:color="auto"/>
      </w:divBdr>
    </w:div>
    <w:div w:id="1354189773">
      <w:bodyDiv w:val="1"/>
      <w:marLeft w:val="0"/>
      <w:marRight w:val="0"/>
      <w:marTop w:val="0"/>
      <w:marBottom w:val="0"/>
      <w:divBdr>
        <w:top w:val="none" w:sz="0" w:space="0" w:color="auto"/>
        <w:left w:val="none" w:sz="0" w:space="0" w:color="auto"/>
        <w:bottom w:val="none" w:sz="0" w:space="0" w:color="auto"/>
        <w:right w:val="none" w:sz="0" w:space="0" w:color="auto"/>
      </w:divBdr>
    </w:div>
    <w:div w:id="1355376245">
      <w:bodyDiv w:val="1"/>
      <w:marLeft w:val="0"/>
      <w:marRight w:val="0"/>
      <w:marTop w:val="0"/>
      <w:marBottom w:val="0"/>
      <w:divBdr>
        <w:top w:val="none" w:sz="0" w:space="0" w:color="auto"/>
        <w:left w:val="none" w:sz="0" w:space="0" w:color="auto"/>
        <w:bottom w:val="none" w:sz="0" w:space="0" w:color="auto"/>
        <w:right w:val="none" w:sz="0" w:space="0" w:color="auto"/>
      </w:divBdr>
    </w:div>
    <w:div w:id="1355502910">
      <w:bodyDiv w:val="1"/>
      <w:marLeft w:val="0"/>
      <w:marRight w:val="0"/>
      <w:marTop w:val="0"/>
      <w:marBottom w:val="0"/>
      <w:divBdr>
        <w:top w:val="none" w:sz="0" w:space="0" w:color="auto"/>
        <w:left w:val="none" w:sz="0" w:space="0" w:color="auto"/>
        <w:bottom w:val="none" w:sz="0" w:space="0" w:color="auto"/>
        <w:right w:val="none" w:sz="0" w:space="0" w:color="auto"/>
      </w:divBdr>
    </w:div>
    <w:div w:id="1356032937">
      <w:bodyDiv w:val="1"/>
      <w:marLeft w:val="0"/>
      <w:marRight w:val="0"/>
      <w:marTop w:val="0"/>
      <w:marBottom w:val="0"/>
      <w:divBdr>
        <w:top w:val="none" w:sz="0" w:space="0" w:color="auto"/>
        <w:left w:val="none" w:sz="0" w:space="0" w:color="auto"/>
        <w:bottom w:val="none" w:sz="0" w:space="0" w:color="auto"/>
        <w:right w:val="none" w:sz="0" w:space="0" w:color="auto"/>
      </w:divBdr>
    </w:div>
    <w:div w:id="1356150685">
      <w:bodyDiv w:val="1"/>
      <w:marLeft w:val="0"/>
      <w:marRight w:val="0"/>
      <w:marTop w:val="0"/>
      <w:marBottom w:val="0"/>
      <w:divBdr>
        <w:top w:val="none" w:sz="0" w:space="0" w:color="auto"/>
        <w:left w:val="none" w:sz="0" w:space="0" w:color="auto"/>
        <w:bottom w:val="none" w:sz="0" w:space="0" w:color="auto"/>
        <w:right w:val="none" w:sz="0" w:space="0" w:color="auto"/>
      </w:divBdr>
    </w:div>
    <w:div w:id="1356422030">
      <w:bodyDiv w:val="1"/>
      <w:marLeft w:val="0"/>
      <w:marRight w:val="0"/>
      <w:marTop w:val="0"/>
      <w:marBottom w:val="0"/>
      <w:divBdr>
        <w:top w:val="none" w:sz="0" w:space="0" w:color="auto"/>
        <w:left w:val="none" w:sz="0" w:space="0" w:color="auto"/>
        <w:bottom w:val="none" w:sz="0" w:space="0" w:color="auto"/>
        <w:right w:val="none" w:sz="0" w:space="0" w:color="auto"/>
      </w:divBdr>
    </w:div>
    <w:div w:id="1356493208">
      <w:bodyDiv w:val="1"/>
      <w:marLeft w:val="0"/>
      <w:marRight w:val="0"/>
      <w:marTop w:val="0"/>
      <w:marBottom w:val="0"/>
      <w:divBdr>
        <w:top w:val="none" w:sz="0" w:space="0" w:color="auto"/>
        <w:left w:val="none" w:sz="0" w:space="0" w:color="auto"/>
        <w:bottom w:val="none" w:sz="0" w:space="0" w:color="auto"/>
        <w:right w:val="none" w:sz="0" w:space="0" w:color="auto"/>
      </w:divBdr>
    </w:div>
    <w:div w:id="1357200037">
      <w:bodyDiv w:val="1"/>
      <w:marLeft w:val="0"/>
      <w:marRight w:val="0"/>
      <w:marTop w:val="0"/>
      <w:marBottom w:val="0"/>
      <w:divBdr>
        <w:top w:val="none" w:sz="0" w:space="0" w:color="auto"/>
        <w:left w:val="none" w:sz="0" w:space="0" w:color="auto"/>
        <w:bottom w:val="none" w:sz="0" w:space="0" w:color="auto"/>
        <w:right w:val="none" w:sz="0" w:space="0" w:color="auto"/>
      </w:divBdr>
    </w:div>
    <w:div w:id="1357343668">
      <w:bodyDiv w:val="1"/>
      <w:marLeft w:val="0"/>
      <w:marRight w:val="0"/>
      <w:marTop w:val="0"/>
      <w:marBottom w:val="0"/>
      <w:divBdr>
        <w:top w:val="none" w:sz="0" w:space="0" w:color="auto"/>
        <w:left w:val="none" w:sz="0" w:space="0" w:color="auto"/>
        <w:bottom w:val="none" w:sz="0" w:space="0" w:color="auto"/>
        <w:right w:val="none" w:sz="0" w:space="0" w:color="auto"/>
      </w:divBdr>
    </w:div>
    <w:div w:id="1357998342">
      <w:bodyDiv w:val="1"/>
      <w:marLeft w:val="0"/>
      <w:marRight w:val="0"/>
      <w:marTop w:val="0"/>
      <w:marBottom w:val="0"/>
      <w:divBdr>
        <w:top w:val="none" w:sz="0" w:space="0" w:color="auto"/>
        <w:left w:val="none" w:sz="0" w:space="0" w:color="auto"/>
        <w:bottom w:val="none" w:sz="0" w:space="0" w:color="auto"/>
        <w:right w:val="none" w:sz="0" w:space="0" w:color="auto"/>
      </w:divBdr>
    </w:div>
    <w:div w:id="1358576996">
      <w:bodyDiv w:val="1"/>
      <w:marLeft w:val="0"/>
      <w:marRight w:val="0"/>
      <w:marTop w:val="0"/>
      <w:marBottom w:val="0"/>
      <w:divBdr>
        <w:top w:val="none" w:sz="0" w:space="0" w:color="auto"/>
        <w:left w:val="none" w:sz="0" w:space="0" w:color="auto"/>
        <w:bottom w:val="none" w:sz="0" w:space="0" w:color="auto"/>
        <w:right w:val="none" w:sz="0" w:space="0" w:color="auto"/>
      </w:divBdr>
    </w:div>
    <w:div w:id="1359696432">
      <w:bodyDiv w:val="1"/>
      <w:marLeft w:val="0"/>
      <w:marRight w:val="0"/>
      <w:marTop w:val="0"/>
      <w:marBottom w:val="0"/>
      <w:divBdr>
        <w:top w:val="none" w:sz="0" w:space="0" w:color="auto"/>
        <w:left w:val="none" w:sz="0" w:space="0" w:color="auto"/>
        <w:bottom w:val="none" w:sz="0" w:space="0" w:color="auto"/>
        <w:right w:val="none" w:sz="0" w:space="0" w:color="auto"/>
      </w:divBdr>
    </w:div>
    <w:div w:id="1359700870">
      <w:bodyDiv w:val="1"/>
      <w:marLeft w:val="0"/>
      <w:marRight w:val="0"/>
      <w:marTop w:val="0"/>
      <w:marBottom w:val="0"/>
      <w:divBdr>
        <w:top w:val="none" w:sz="0" w:space="0" w:color="auto"/>
        <w:left w:val="none" w:sz="0" w:space="0" w:color="auto"/>
        <w:bottom w:val="none" w:sz="0" w:space="0" w:color="auto"/>
        <w:right w:val="none" w:sz="0" w:space="0" w:color="auto"/>
      </w:divBdr>
    </w:div>
    <w:div w:id="1360085208">
      <w:bodyDiv w:val="1"/>
      <w:marLeft w:val="0"/>
      <w:marRight w:val="0"/>
      <w:marTop w:val="0"/>
      <w:marBottom w:val="0"/>
      <w:divBdr>
        <w:top w:val="none" w:sz="0" w:space="0" w:color="auto"/>
        <w:left w:val="none" w:sz="0" w:space="0" w:color="auto"/>
        <w:bottom w:val="none" w:sz="0" w:space="0" w:color="auto"/>
        <w:right w:val="none" w:sz="0" w:space="0" w:color="auto"/>
      </w:divBdr>
    </w:div>
    <w:div w:id="1362586426">
      <w:bodyDiv w:val="1"/>
      <w:marLeft w:val="0"/>
      <w:marRight w:val="0"/>
      <w:marTop w:val="0"/>
      <w:marBottom w:val="0"/>
      <w:divBdr>
        <w:top w:val="none" w:sz="0" w:space="0" w:color="auto"/>
        <w:left w:val="none" w:sz="0" w:space="0" w:color="auto"/>
        <w:bottom w:val="none" w:sz="0" w:space="0" w:color="auto"/>
        <w:right w:val="none" w:sz="0" w:space="0" w:color="auto"/>
      </w:divBdr>
    </w:div>
    <w:div w:id="1362634089">
      <w:bodyDiv w:val="1"/>
      <w:marLeft w:val="0"/>
      <w:marRight w:val="0"/>
      <w:marTop w:val="0"/>
      <w:marBottom w:val="0"/>
      <w:divBdr>
        <w:top w:val="none" w:sz="0" w:space="0" w:color="auto"/>
        <w:left w:val="none" w:sz="0" w:space="0" w:color="auto"/>
        <w:bottom w:val="none" w:sz="0" w:space="0" w:color="auto"/>
        <w:right w:val="none" w:sz="0" w:space="0" w:color="auto"/>
      </w:divBdr>
      <w:divsChild>
        <w:div w:id="502671217">
          <w:marLeft w:val="480"/>
          <w:marRight w:val="0"/>
          <w:marTop w:val="0"/>
          <w:marBottom w:val="0"/>
          <w:divBdr>
            <w:top w:val="none" w:sz="0" w:space="0" w:color="auto"/>
            <w:left w:val="none" w:sz="0" w:space="0" w:color="auto"/>
            <w:bottom w:val="none" w:sz="0" w:space="0" w:color="auto"/>
            <w:right w:val="none" w:sz="0" w:space="0" w:color="auto"/>
          </w:divBdr>
        </w:div>
        <w:div w:id="1847283860">
          <w:marLeft w:val="480"/>
          <w:marRight w:val="0"/>
          <w:marTop w:val="0"/>
          <w:marBottom w:val="0"/>
          <w:divBdr>
            <w:top w:val="none" w:sz="0" w:space="0" w:color="auto"/>
            <w:left w:val="none" w:sz="0" w:space="0" w:color="auto"/>
            <w:bottom w:val="none" w:sz="0" w:space="0" w:color="auto"/>
            <w:right w:val="none" w:sz="0" w:space="0" w:color="auto"/>
          </w:divBdr>
        </w:div>
        <w:div w:id="381252607">
          <w:marLeft w:val="480"/>
          <w:marRight w:val="0"/>
          <w:marTop w:val="0"/>
          <w:marBottom w:val="0"/>
          <w:divBdr>
            <w:top w:val="none" w:sz="0" w:space="0" w:color="auto"/>
            <w:left w:val="none" w:sz="0" w:space="0" w:color="auto"/>
            <w:bottom w:val="none" w:sz="0" w:space="0" w:color="auto"/>
            <w:right w:val="none" w:sz="0" w:space="0" w:color="auto"/>
          </w:divBdr>
        </w:div>
        <w:div w:id="730234289">
          <w:marLeft w:val="480"/>
          <w:marRight w:val="0"/>
          <w:marTop w:val="0"/>
          <w:marBottom w:val="0"/>
          <w:divBdr>
            <w:top w:val="none" w:sz="0" w:space="0" w:color="auto"/>
            <w:left w:val="none" w:sz="0" w:space="0" w:color="auto"/>
            <w:bottom w:val="none" w:sz="0" w:space="0" w:color="auto"/>
            <w:right w:val="none" w:sz="0" w:space="0" w:color="auto"/>
          </w:divBdr>
        </w:div>
        <w:div w:id="2131393850">
          <w:marLeft w:val="480"/>
          <w:marRight w:val="0"/>
          <w:marTop w:val="0"/>
          <w:marBottom w:val="0"/>
          <w:divBdr>
            <w:top w:val="none" w:sz="0" w:space="0" w:color="auto"/>
            <w:left w:val="none" w:sz="0" w:space="0" w:color="auto"/>
            <w:bottom w:val="none" w:sz="0" w:space="0" w:color="auto"/>
            <w:right w:val="none" w:sz="0" w:space="0" w:color="auto"/>
          </w:divBdr>
        </w:div>
        <w:div w:id="1127241833">
          <w:marLeft w:val="480"/>
          <w:marRight w:val="0"/>
          <w:marTop w:val="0"/>
          <w:marBottom w:val="0"/>
          <w:divBdr>
            <w:top w:val="none" w:sz="0" w:space="0" w:color="auto"/>
            <w:left w:val="none" w:sz="0" w:space="0" w:color="auto"/>
            <w:bottom w:val="none" w:sz="0" w:space="0" w:color="auto"/>
            <w:right w:val="none" w:sz="0" w:space="0" w:color="auto"/>
          </w:divBdr>
        </w:div>
        <w:div w:id="1232808765">
          <w:marLeft w:val="480"/>
          <w:marRight w:val="0"/>
          <w:marTop w:val="0"/>
          <w:marBottom w:val="0"/>
          <w:divBdr>
            <w:top w:val="none" w:sz="0" w:space="0" w:color="auto"/>
            <w:left w:val="none" w:sz="0" w:space="0" w:color="auto"/>
            <w:bottom w:val="none" w:sz="0" w:space="0" w:color="auto"/>
            <w:right w:val="none" w:sz="0" w:space="0" w:color="auto"/>
          </w:divBdr>
        </w:div>
        <w:div w:id="1741518622">
          <w:marLeft w:val="480"/>
          <w:marRight w:val="0"/>
          <w:marTop w:val="0"/>
          <w:marBottom w:val="0"/>
          <w:divBdr>
            <w:top w:val="none" w:sz="0" w:space="0" w:color="auto"/>
            <w:left w:val="none" w:sz="0" w:space="0" w:color="auto"/>
            <w:bottom w:val="none" w:sz="0" w:space="0" w:color="auto"/>
            <w:right w:val="none" w:sz="0" w:space="0" w:color="auto"/>
          </w:divBdr>
        </w:div>
        <w:div w:id="546381814">
          <w:marLeft w:val="480"/>
          <w:marRight w:val="0"/>
          <w:marTop w:val="0"/>
          <w:marBottom w:val="0"/>
          <w:divBdr>
            <w:top w:val="none" w:sz="0" w:space="0" w:color="auto"/>
            <w:left w:val="none" w:sz="0" w:space="0" w:color="auto"/>
            <w:bottom w:val="none" w:sz="0" w:space="0" w:color="auto"/>
            <w:right w:val="none" w:sz="0" w:space="0" w:color="auto"/>
          </w:divBdr>
        </w:div>
        <w:div w:id="585966162">
          <w:marLeft w:val="480"/>
          <w:marRight w:val="0"/>
          <w:marTop w:val="0"/>
          <w:marBottom w:val="0"/>
          <w:divBdr>
            <w:top w:val="none" w:sz="0" w:space="0" w:color="auto"/>
            <w:left w:val="none" w:sz="0" w:space="0" w:color="auto"/>
            <w:bottom w:val="none" w:sz="0" w:space="0" w:color="auto"/>
            <w:right w:val="none" w:sz="0" w:space="0" w:color="auto"/>
          </w:divBdr>
        </w:div>
        <w:div w:id="1386370806">
          <w:marLeft w:val="480"/>
          <w:marRight w:val="0"/>
          <w:marTop w:val="0"/>
          <w:marBottom w:val="0"/>
          <w:divBdr>
            <w:top w:val="none" w:sz="0" w:space="0" w:color="auto"/>
            <w:left w:val="none" w:sz="0" w:space="0" w:color="auto"/>
            <w:bottom w:val="none" w:sz="0" w:space="0" w:color="auto"/>
            <w:right w:val="none" w:sz="0" w:space="0" w:color="auto"/>
          </w:divBdr>
        </w:div>
        <w:div w:id="1974291468">
          <w:marLeft w:val="480"/>
          <w:marRight w:val="0"/>
          <w:marTop w:val="0"/>
          <w:marBottom w:val="0"/>
          <w:divBdr>
            <w:top w:val="none" w:sz="0" w:space="0" w:color="auto"/>
            <w:left w:val="none" w:sz="0" w:space="0" w:color="auto"/>
            <w:bottom w:val="none" w:sz="0" w:space="0" w:color="auto"/>
            <w:right w:val="none" w:sz="0" w:space="0" w:color="auto"/>
          </w:divBdr>
        </w:div>
        <w:div w:id="423262522">
          <w:marLeft w:val="480"/>
          <w:marRight w:val="0"/>
          <w:marTop w:val="0"/>
          <w:marBottom w:val="0"/>
          <w:divBdr>
            <w:top w:val="none" w:sz="0" w:space="0" w:color="auto"/>
            <w:left w:val="none" w:sz="0" w:space="0" w:color="auto"/>
            <w:bottom w:val="none" w:sz="0" w:space="0" w:color="auto"/>
            <w:right w:val="none" w:sz="0" w:space="0" w:color="auto"/>
          </w:divBdr>
        </w:div>
        <w:div w:id="321813135">
          <w:marLeft w:val="480"/>
          <w:marRight w:val="0"/>
          <w:marTop w:val="0"/>
          <w:marBottom w:val="0"/>
          <w:divBdr>
            <w:top w:val="none" w:sz="0" w:space="0" w:color="auto"/>
            <w:left w:val="none" w:sz="0" w:space="0" w:color="auto"/>
            <w:bottom w:val="none" w:sz="0" w:space="0" w:color="auto"/>
            <w:right w:val="none" w:sz="0" w:space="0" w:color="auto"/>
          </w:divBdr>
        </w:div>
        <w:div w:id="1103264389">
          <w:marLeft w:val="480"/>
          <w:marRight w:val="0"/>
          <w:marTop w:val="0"/>
          <w:marBottom w:val="0"/>
          <w:divBdr>
            <w:top w:val="none" w:sz="0" w:space="0" w:color="auto"/>
            <w:left w:val="none" w:sz="0" w:space="0" w:color="auto"/>
            <w:bottom w:val="none" w:sz="0" w:space="0" w:color="auto"/>
            <w:right w:val="none" w:sz="0" w:space="0" w:color="auto"/>
          </w:divBdr>
        </w:div>
        <w:div w:id="2114353093">
          <w:marLeft w:val="480"/>
          <w:marRight w:val="0"/>
          <w:marTop w:val="0"/>
          <w:marBottom w:val="0"/>
          <w:divBdr>
            <w:top w:val="none" w:sz="0" w:space="0" w:color="auto"/>
            <w:left w:val="none" w:sz="0" w:space="0" w:color="auto"/>
            <w:bottom w:val="none" w:sz="0" w:space="0" w:color="auto"/>
            <w:right w:val="none" w:sz="0" w:space="0" w:color="auto"/>
          </w:divBdr>
        </w:div>
        <w:div w:id="181088014">
          <w:marLeft w:val="480"/>
          <w:marRight w:val="0"/>
          <w:marTop w:val="0"/>
          <w:marBottom w:val="0"/>
          <w:divBdr>
            <w:top w:val="none" w:sz="0" w:space="0" w:color="auto"/>
            <w:left w:val="none" w:sz="0" w:space="0" w:color="auto"/>
            <w:bottom w:val="none" w:sz="0" w:space="0" w:color="auto"/>
            <w:right w:val="none" w:sz="0" w:space="0" w:color="auto"/>
          </w:divBdr>
        </w:div>
        <w:div w:id="310407262">
          <w:marLeft w:val="480"/>
          <w:marRight w:val="0"/>
          <w:marTop w:val="0"/>
          <w:marBottom w:val="0"/>
          <w:divBdr>
            <w:top w:val="none" w:sz="0" w:space="0" w:color="auto"/>
            <w:left w:val="none" w:sz="0" w:space="0" w:color="auto"/>
            <w:bottom w:val="none" w:sz="0" w:space="0" w:color="auto"/>
            <w:right w:val="none" w:sz="0" w:space="0" w:color="auto"/>
          </w:divBdr>
        </w:div>
        <w:div w:id="2049719089">
          <w:marLeft w:val="480"/>
          <w:marRight w:val="0"/>
          <w:marTop w:val="0"/>
          <w:marBottom w:val="0"/>
          <w:divBdr>
            <w:top w:val="none" w:sz="0" w:space="0" w:color="auto"/>
            <w:left w:val="none" w:sz="0" w:space="0" w:color="auto"/>
            <w:bottom w:val="none" w:sz="0" w:space="0" w:color="auto"/>
            <w:right w:val="none" w:sz="0" w:space="0" w:color="auto"/>
          </w:divBdr>
        </w:div>
        <w:div w:id="2057850820">
          <w:marLeft w:val="480"/>
          <w:marRight w:val="0"/>
          <w:marTop w:val="0"/>
          <w:marBottom w:val="0"/>
          <w:divBdr>
            <w:top w:val="none" w:sz="0" w:space="0" w:color="auto"/>
            <w:left w:val="none" w:sz="0" w:space="0" w:color="auto"/>
            <w:bottom w:val="none" w:sz="0" w:space="0" w:color="auto"/>
            <w:right w:val="none" w:sz="0" w:space="0" w:color="auto"/>
          </w:divBdr>
        </w:div>
        <w:div w:id="471018034">
          <w:marLeft w:val="480"/>
          <w:marRight w:val="0"/>
          <w:marTop w:val="0"/>
          <w:marBottom w:val="0"/>
          <w:divBdr>
            <w:top w:val="none" w:sz="0" w:space="0" w:color="auto"/>
            <w:left w:val="none" w:sz="0" w:space="0" w:color="auto"/>
            <w:bottom w:val="none" w:sz="0" w:space="0" w:color="auto"/>
            <w:right w:val="none" w:sz="0" w:space="0" w:color="auto"/>
          </w:divBdr>
        </w:div>
        <w:div w:id="1193882001">
          <w:marLeft w:val="480"/>
          <w:marRight w:val="0"/>
          <w:marTop w:val="0"/>
          <w:marBottom w:val="0"/>
          <w:divBdr>
            <w:top w:val="none" w:sz="0" w:space="0" w:color="auto"/>
            <w:left w:val="none" w:sz="0" w:space="0" w:color="auto"/>
            <w:bottom w:val="none" w:sz="0" w:space="0" w:color="auto"/>
            <w:right w:val="none" w:sz="0" w:space="0" w:color="auto"/>
          </w:divBdr>
        </w:div>
        <w:div w:id="2031446224">
          <w:marLeft w:val="480"/>
          <w:marRight w:val="0"/>
          <w:marTop w:val="0"/>
          <w:marBottom w:val="0"/>
          <w:divBdr>
            <w:top w:val="none" w:sz="0" w:space="0" w:color="auto"/>
            <w:left w:val="none" w:sz="0" w:space="0" w:color="auto"/>
            <w:bottom w:val="none" w:sz="0" w:space="0" w:color="auto"/>
            <w:right w:val="none" w:sz="0" w:space="0" w:color="auto"/>
          </w:divBdr>
        </w:div>
        <w:div w:id="1262105756">
          <w:marLeft w:val="480"/>
          <w:marRight w:val="0"/>
          <w:marTop w:val="0"/>
          <w:marBottom w:val="0"/>
          <w:divBdr>
            <w:top w:val="none" w:sz="0" w:space="0" w:color="auto"/>
            <w:left w:val="none" w:sz="0" w:space="0" w:color="auto"/>
            <w:bottom w:val="none" w:sz="0" w:space="0" w:color="auto"/>
            <w:right w:val="none" w:sz="0" w:space="0" w:color="auto"/>
          </w:divBdr>
        </w:div>
        <w:div w:id="1362778340">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146895410">
          <w:marLeft w:val="480"/>
          <w:marRight w:val="0"/>
          <w:marTop w:val="0"/>
          <w:marBottom w:val="0"/>
          <w:divBdr>
            <w:top w:val="none" w:sz="0" w:space="0" w:color="auto"/>
            <w:left w:val="none" w:sz="0" w:space="0" w:color="auto"/>
            <w:bottom w:val="none" w:sz="0" w:space="0" w:color="auto"/>
            <w:right w:val="none" w:sz="0" w:space="0" w:color="auto"/>
          </w:divBdr>
        </w:div>
        <w:div w:id="216860819">
          <w:marLeft w:val="480"/>
          <w:marRight w:val="0"/>
          <w:marTop w:val="0"/>
          <w:marBottom w:val="0"/>
          <w:divBdr>
            <w:top w:val="none" w:sz="0" w:space="0" w:color="auto"/>
            <w:left w:val="none" w:sz="0" w:space="0" w:color="auto"/>
            <w:bottom w:val="none" w:sz="0" w:space="0" w:color="auto"/>
            <w:right w:val="none" w:sz="0" w:space="0" w:color="auto"/>
          </w:divBdr>
        </w:div>
        <w:div w:id="1156649684">
          <w:marLeft w:val="480"/>
          <w:marRight w:val="0"/>
          <w:marTop w:val="0"/>
          <w:marBottom w:val="0"/>
          <w:divBdr>
            <w:top w:val="none" w:sz="0" w:space="0" w:color="auto"/>
            <w:left w:val="none" w:sz="0" w:space="0" w:color="auto"/>
            <w:bottom w:val="none" w:sz="0" w:space="0" w:color="auto"/>
            <w:right w:val="none" w:sz="0" w:space="0" w:color="auto"/>
          </w:divBdr>
        </w:div>
        <w:div w:id="1015305630">
          <w:marLeft w:val="480"/>
          <w:marRight w:val="0"/>
          <w:marTop w:val="0"/>
          <w:marBottom w:val="0"/>
          <w:divBdr>
            <w:top w:val="none" w:sz="0" w:space="0" w:color="auto"/>
            <w:left w:val="none" w:sz="0" w:space="0" w:color="auto"/>
            <w:bottom w:val="none" w:sz="0" w:space="0" w:color="auto"/>
            <w:right w:val="none" w:sz="0" w:space="0" w:color="auto"/>
          </w:divBdr>
        </w:div>
        <w:div w:id="1367217358">
          <w:marLeft w:val="480"/>
          <w:marRight w:val="0"/>
          <w:marTop w:val="0"/>
          <w:marBottom w:val="0"/>
          <w:divBdr>
            <w:top w:val="none" w:sz="0" w:space="0" w:color="auto"/>
            <w:left w:val="none" w:sz="0" w:space="0" w:color="auto"/>
            <w:bottom w:val="none" w:sz="0" w:space="0" w:color="auto"/>
            <w:right w:val="none" w:sz="0" w:space="0" w:color="auto"/>
          </w:divBdr>
        </w:div>
        <w:div w:id="99034922">
          <w:marLeft w:val="480"/>
          <w:marRight w:val="0"/>
          <w:marTop w:val="0"/>
          <w:marBottom w:val="0"/>
          <w:divBdr>
            <w:top w:val="none" w:sz="0" w:space="0" w:color="auto"/>
            <w:left w:val="none" w:sz="0" w:space="0" w:color="auto"/>
            <w:bottom w:val="none" w:sz="0" w:space="0" w:color="auto"/>
            <w:right w:val="none" w:sz="0" w:space="0" w:color="auto"/>
          </w:divBdr>
        </w:div>
        <w:div w:id="329719644">
          <w:marLeft w:val="480"/>
          <w:marRight w:val="0"/>
          <w:marTop w:val="0"/>
          <w:marBottom w:val="0"/>
          <w:divBdr>
            <w:top w:val="none" w:sz="0" w:space="0" w:color="auto"/>
            <w:left w:val="none" w:sz="0" w:space="0" w:color="auto"/>
            <w:bottom w:val="none" w:sz="0" w:space="0" w:color="auto"/>
            <w:right w:val="none" w:sz="0" w:space="0" w:color="auto"/>
          </w:divBdr>
        </w:div>
        <w:div w:id="1162819277">
          <w:marLeft w:val="480"/>
          <w:marRight w:val="0"/>
          <w:marTop w:val="0"/>
          <w:marBottom w:val="0"/>
          <w:divBdr>
            <w:top w:val="none" w:sz="0" w:space="0" w:color="auto"/>
            <w:left w:val="none" w:sz="0" w:space="0" w:color="auto"/>
            <w:bottom w:val="none" w:sz="0" w:space="0" w:color="auto"/>
            <w:right w:val="none" w:sz="0" w:space="0" w:color="auto"/>
          </w:divBdr>
        </w:div>
        <w:div w:id="649217782">
          <w:marLeft w:val="480"/>
          <w:marRight w:val="0"/>
          <w:marTop w:val="0"/>
          <w:marBottom w:val="0"/>
          <w:divBdr>
            <w:top w:val="none" w:sz="0" w:space="0" w:color="auto"/>
            <w:left w:val="none" w:sz="0" w:space="0" w:color="auto"/>
            <w:bottom w:val="none" w:sz="0" w:space="0" w:color="auto"/>
            <w:right w:val="none" w:sz="0" w:space="0" w:color="auto"/>
          </w:divBdr>
        </w:div>
        <w:div w:id="1138498949">
          <w:marLeft w:val="480"/>
          <w:marRight w:val="0"/>
          <w:marTop w:val="0"/>
          <w:marBottom w:val="0"/>
          <w:divBdr>
            <w:top w:val="none" w:sz="0" w:space="0" w:color="auto"/>
            <w:left w:val="none" w:sz="0" w:space="0" w:color="auto"/>
            <w:bottom w:val="none" w:sz="0" w:space="0" w:color="auto"/>
            <w:right w:val="none" w:sz="0" w:space="0" w:color="auto"/>
          </w:divBdr>
        </w:div>
        <w:div w:id="785197570">
          <w:marLeft w:val="480"/>
          <w:marRight w:val="0"/>
          <w:marTop w:val="0"/>
          <w:marBottom w:val="0"/>
          <w:divBdr>
            <w:top w:val="none" w:sz="0" w:space="0" w:color="auto"/>
            <w:left w:val="none" w:sz="0" w:space="0" w:color="auto"/>
            <w:bottom w:val="none" w:sz="0" w:space="0" w:color="auto"/>
            <w:right w:val="none" w:sz="0" w:space="0" w:color="auto"/>
          </w:divBdr>
        </w:div>
        <w:div w:id="657416247">
          <w:marLeft w:val="480"/>
          <w:marRight w:val="0"/>
          <w:marTop w:val="0"/>
          <w:marBottom w:val="0"/>
          <w:divBdr>
            <w:top w:val="none" w:sz="0" w:space="0" w:color="auto"/>
            <w:left w:val="none" w:sz="0" w:space="0" w:color="auto"/>
            <w:bottom w:val="none" w:sz="0" w:space="0" w:color="auto"/>
            <w:right w:val="none" w:sz="0" w:space="0" w:color="auto"/>
          </w:divBdr>
        </w:div>
        <w:div w:id="1580401707">
          <w:marLeft w:val="480"/>
          <w:marRight w:val="0"/>
          <w:marTop w:val="0"/>
          <w:marBottom w:val="0"/>
          <w:divBdr>
            <w:top w:val="none" w:sz="0" w:space="0" w:color="auto"/>
            <w:left w:val="none" w:sz="0" w:space="0" w:color="auto"/>
            <w:bottom w:val="none" w:sz="0" w:space="0" w:color="auto"/>
            <w:right w:val="none" w:sz="0" w:space="0" w:color="auto"/>
          </w:divBdr>
        </w:div>
      </w:divsChild>
    </w:div>
    <w:div w:id="1362634587">
      <w:bodyDiv w:val="1"/>
      <w:marLeft w:val="0"/>
      <w:marRight w:val="0"/>
      <w:marTop w:val="0"/>
      <w:marBottom w:val="0"/>
      <w:divBdr>
        <w:top w:val="none" w:sz="0" w:space="0" w:color="auto"/>
        <w:left w:val="none" w:sz="0" w:space="0" w:color="auto"/>
        <w:bottom w:val="none" w:sz="0" w:space="0" w:color="auto"/>
        <w:right w:val="none" w:sz="0" w:space="0" w:color="auto"/>
      </w:divBdr>
    </w:div>
    <w:div w:id="1363283752">
      <w:bodyDiv w:val="1"/>
      <w:marLeft w:val="0"/>
      <w:marRight w:val="0"/>
      <w:marTop w:val="0"/>
      <w:marBottom w:val="0"/>
      <w:divBdr>
        <w:top w:val="none" w:sz="0" w:space="0" w:color="auto"/>
        <w:left w:val="none" w:sz="0" w:space="0" w:color="auto"/>
        <w:bottom w:val="none" w:sz="0" w:space="0" w:color="auto"/>
        <w:right w:val="none" w:sz="0" w:space="0" w:color="auto"/>
      </w:divBdr>
      <w:divsChild>
        <w:div w:id="280377447">
          <w:marLeft w:val="480"/>
          <w:marRight w:val="0"/>
          <w:marTop w:val="0"/>
          <w:marBottom w:val="0"/>
          <w:divBdr>
            <w:top w:val="none" w:sz="0" w:space="0" w:color="auto"/>
            <w:left w:val="none" w:sz="0" w:space="0" w:color="auto"/>
            <w:bottom w:val="none" w:sz="0" w:space="0" w:color="auto"/>
            <w:right w:val="none" w:sz="0" w:space="0" w:color="auto"/>
          </w:divBdr>
        </w:div>
        <w:div w:id="1810586594">
          <w:marLeft w:val="480"/>
          <w:marRight w:val="0"/>
          <w:marTop w:val="0"/>
          <w:marBottom w:val="0"/>
          <w:divBdr>
            <w:top w:val="none" w:sz="0" w:space="0" w:color="auto"/>
            <w:left w:val="none" w:sz="0" w:space="0" w:color="auto"/>
            <w:bottom w:val="none" w:sz="0" w:space="0" w:color="auto"/>
            <w:right w:val="none" w:sz="0" w:space="0" w:color="auto"/>
          </w:divBdr>
        </w:div>
        <w:div w:id="414321736">
          <w:marLeft w:val="480"/>
          <w:marRight w:val="0"/>
          <w:marTop w:val="0"/>
          <w:marBottom w:val="0"/>
          <w:divBdr>
            <w:top w:val="none" w:sz="0" w:space="0" w:color="auto"/>
            <w:left w:val="none" w:sz="0" w:space="0" w:color="auto"/>
            <w:bottom w:val="none" w:sz="0" w:space="0" w:color="auto"/>
            <w:right w:val="none" w:sz="0" w:space="0" w:color="auto"/>
          </w:divBdr>
        </w:div>
        <w:div w:id="2075003860">
          <w:marLeft w:val="480"/>
          <w:marRight w:val="0"/>
          <w:marTop w:val="0"/>
          <w:marBottom w:val="0"/>
          <w:divBdr>
            <w:top w:val="none" w:sz="0" w:space="0" w:color="auto"/>
            <w:left w:val="none" w:sz="0" w:space="0" w:color="auto"/>
            <w:bottom w:val="none" w:sz="0" w:space="0" w:color="auto"/>
            <w:right w:val="none" w:sz="0" w:space="0" w:color="auto"/>
          </w:divBdr>
        </w:div>
        <w:div w:id="1322736191">
          <w:marLeft w:val="480"/>
          <w:marRight w:val="0"/>
          <w:marTop w:val="0"/>
          <w:marBottom w:val="0"/>
          <w:divBdr>
            <w:top w:val="none" w:sz="0" w:space="0" w:color="auto"/>
            <w:left w:val="none" w:sz="0" w:space="0" w:color="auto"/>
            <w:bottom w:val="none" w:sz="0" w:space="0" w:color="auto"/>
            <w:right w:val="none" w:sz="0" w:space="0" w:color="auto"/>
          </w:divBdr>
        </w:div>
        <w:div w:id="1084037323">
          <w:marLeft w:val="480"/>
          <w:marRight w:val="0"/>
          <w:marTop w:val="0"/>
          <w:marBottom w:val="0"/>
          <w:divBdr>
            <w:top w:val="none" w:sz="0" w:space="0" w:color="auto"/>
            <w:left w:val="none" w:sz="0" w:space="0" w:color="auto"/>
            <w:bottom w:val="none" w:sz="0" w:space="0" w:color="auto"/>
            <w:right w:val="none" w:sz="0" w:space="0" w:color="auto"/>
          </w:divBdr>
        </w:div>
        <w:div w:id="1472097589">
          <w:marLeft w:val="480"/>
          <w:marRight w:val="0"/>
          <w:marTop w:val="0"/>
          <w:marBottom w:val="0"/>
          <w:divBdr>
            <w:top w:val="none" w:sz="0" w:space="0" w:color="auto"/>
            <w:left w:val="none" w:sz="0" w:space="0" w:color="auto"/>
            <w:bottom w:val="none" w:sz="0" w:space="0" w:color="auto"/>
            <w:right w:val="none" w:sz="0" w:space="0" w:color="auto"/>
          </w:divBdr>
        </w:div>
        <w:div w:id="93012560">
          <w:marLeft w:val="480"/>
          <w:marRight w:val="0"/>
          <w:marTop w:val="0"/>
          <w:marBottom w:val="0"/>
          <w:divBdr>
            <w:top w:val="none" w:sz="0" w:space="0" w:color="auto"/>
            <w:left w:val="none" w:sz="0" w:space="0" w:color="auto"/>
            <w:bottom w:val="none" w:sz="0" w:space="0" w:color="auto"/>
            <w:right w:val="none" w:sz="0" w:space="0" w:color="auto"/>
          </w:divBdr>
        </w:div>
        <w:div w:id="1244218304">
          <w:marLeft w:val="480"/>
          <w:marRight w:val="0"/>
          <w:marTop w:val="0"/>
          <w:marBottom w:val="0"/>
          <w:divBdr>
            <w:top w:val="none" w:sz="0" w:space="0" w:color="auto"/>
            <w:left w:val="none" w:sz="0" w:space="0" w:color="auto"/>
            <w:bottom w:val="none" w:sz="0" w:space="0" w:color="auto"/>
            <w:right w:val="none" w:sz="0" w:space="0" w:color="auto"/>
          </w:divBdr>
        </w:div>
        <w:div w:id="706569736">
          <w:marLeft w:val="480"/>
          <w:marRight w:val="0"/>
          <w:marTop w:val="0"/>
          <w:marBottom w:val="0"/>
          <w:divBdr>
            <w:top w:val="none" w:sz="0" w:space="0" w:color="auto"/>
            <w:left w:val="none" w:sz="0" w:space="0" w:color="auto"/>
            <w:bottom w:val="none" w:sz="0" w:space="0" w:color="auto"/>
            <w:right w:val="none" w:sz="0" w:space="0" w:color="auto"/>
          </w:divBdr>
        </w:div>
        <w:div w:id="685401944">
          <w:marLeft w:val="480"/>
          <w:marRight w:val="0"/>
          <w:marTop w:val="0"/>
          <w:marBottom w:val="0"/>
          <w:divBdr>
            <w:top w:val="none" w:sz="0" w:space="0" w:color="auto"/>
            <w:left w:val="none" w:sz="0" w:space="0" w:color="auto"/>
            <w:bottom w:val="none" w:sz="0" w:space="0" w:color="auto"/>
            <w:right w:val="none" w:sz="0" w:space="0" w:color="auto"/>
          </w:divBdr>
        </w:div>
        <w:div w:id="1431777889">
          <w:marLeft w:val="480"/>
          <w:marRight w:val="0"/>
          <w:marTop w:val="0"/>
          <w:marBottom w:val="0"/>
          <w:divBdr>
            <w:top w:val="none" w:sz="0" w:space="0" w:color="auto"/>
            <w:left w:val="none" w:sz="0" w:space="0" w:color="auto"/>
            <w:bottom w:val="none" w:sz="0" w:space="0" w:color="auto"/>
            <w:right w:val="none" w:sz="0" w:space="0" w:color="auto"/>
          </w:divBdr>
        </w:div>
        <w:div w:id="1241254658">
          <w:marLeft w:val="480"/>
          <w:marRight w:val="0"/>
          <w:marTop w:val="0"/>
          <w:marBottom w:val="0"/>
          <w:divBdr>
            <w:top w:val="none" w:sz="0" w:space="0" w:color="auto"/>
            <w:left w:val="none" w:sz="0" w:space="0" w:color="auto"/>
            <w:bottom w:val="none" w:sz="0" w:space="0" w:color="auto"/>
            <w:right w:val="none" w:sz="0" w:space="0" w:color="auto"/>
          </w:divBdr>
        </w:div>
        <w:div w:id="1179077059">
          <w:marLeft w:val="480"/>
          <w:marRight w:val="0"/>
          <w:marTop w:val="0"/>
          <w:marBottom w:val="0"/>
          <w:divBdr>
            <w:top w:val="none" w:sz="0" w:space="0" w:color="auto"/>
            <w:left w:val="none" w:sz="0" w:space="0" w:color="auto"/>
            <w:bottom w:val="none" w:sz="0" w:space="0" w:color="auto"/>
            <w:right w:val="none" w:sz="0" w:space="0" w:color="auto"/>
          </w:divBdr>
        </w:div>
        <w:div w:id="1140809038">
          <w:marLeft w:val="480"/>
          <w:marRight w:val="0"/>
          <w:marTop w:val="0"/>
          <w:marBottom w:val="0"/>
          <w:divBdr>
            <w:top w:val="none" w:sz="0" w:space="0" w:color="auto"/>
            <w:left w:val="none" w:sz="0" w:space="0" w:color="auto"/>
            <w:bottom w:val="none" w:sz="0" w:space="0" w:color="auto"/>
            <w:right w:val="none" w:sz="0" w:space="0" w:color="auto"/>
          </w:divBdr>
        </w:div>
        <w:div w:id="869419396">
          <w:marLeft w:val="480"/>
          <w:marRight w:val="0"/>
          <w:marTop w:val="0"/>
          <w:marBottom w:val="0"/>
          <w:divBdr>
            <w:top w:val="none" w:sz="0" w:space="0" w:color="auto"/>
            <w:left w:val="none" w:sz="0" w:space="0" w:color="auto"/>
            <w:bottom w:val="none" w:sz="0" w:space="0" w:color="auto"/>
            <w:right w:val="none" w:sz="0" w:space="0" w:color="auto"/>
          </w:divBdr>
        </w:div>
        <w:div w:id="1874422053">
          <w:marLeft w:val="480"/>
          <w:marRight w:val="0"/>
          <w:marTop w:val="0"/>
          <w:marBottom w:val="0"/>
          <w:divBdr>
            <w:top w:val="none" w:sz="0" w:space="0" w:color="auto"/>
            <w:left w:val="none" w:sz="0" w:space="0" w:color="auto"/>
            <w:bottom w:val="none" w:sz="0" w:space="0" w:color="auto"/>
            <w:right w:val="none" w:sz="0" w:space="0" w:color="auto"/>
          </w:divBdr>
        </w:div>
        <w:div w:id="1687634331">
          <w:marLeft w:val="480"/>
          <w:marRight w:val="0"/>
          <w:marTop w:val="0"/>
          <w:marBottom w:val="0"/>
          <w:divBdr>
            <w:top w:val="none" w:sz="0" w:space="0" w:color="auto"/>
            <w:left w:val="none" w:sz="0" w:space="0" w:color="auto"/>
            <w:bottom w:val="none" w:sz="0" w:space="0" w:color="auto"/>
            <w:right w:val="none" w:sz="0" w:space="0" w:color="auto"/>
          </w:divBdr>
        </w:div>
        <w:div w:id="1825077822">
          <w:marLeft w:val="480"/>
          <w:marRight w:val="0"/>
          <w:marTop w:val="0"/>
          <w:marBottom w:val="0"/>
          <w:divBdr>
            <w:top w:val="none" w:sz="0" w:space="0" w:color="auto"/>
            <w:left w:val="none" w:sz="0" w:space="0" w:color="auto"/>
            <w:bottom w:val="none" w:sz="0" w:space="0" w:color="auto"/>
            <w:right w:val="none" w:sz="0" w:space="0" w:color="auto"/>
          </w:divBdr>
        </w:div>
        <w:div w:id="1829665114">
          <w:marLeft w:val="480"/>
          <w:marRight w:val="0"/>
          <w:marTop w:val="0"/>
          <w:marBottom w:val="0"/>
          <w:divBdr>
            <w:top w:val="none" w:sz="0" w:space="0" w:color="auto"/>
            <w:left w:val="none" w:sz="0" w:space="0" w:color="auto"/>
            <w:bottom w:val="none" w:sz="0" w:space="0" w:color="auto"/>
            <w:right w:val="none" w:sz="0" w:space="0" w:color="auto"/>
          </w:divBdr>
        </w:div>
        <w:div w:id="1895848803">
          <w:marLeft w:val="480"/>
          <w:marRight w:val="0"/>
          <w:marTop w:val="0"/>
          <w:marBottom w:val="0"/>
          <w:divBdr>
            <w:top w:val="none" w:sz="0" w:space="0" w:color="auto"/>
            <w:left w:val="none" w:sz="0" w:space="0" w:color="auto"/>
            <w:bottom w:val="none" w:sz="0" w:space="0" w:color="auto"/>
            <w:right w:val="none" w:sz="0" w:space="0" w:color="auto"/>
          </w:divBdr>
        </w:div>
        <w:div w:id="226457549">
          <w:marLeft w:val="480"/>
          <w:marRight w:val="0"/>
          <w:marTop w:val="0"/>
          <w:marBottom w:val="0"/>
          <w:divBdr>
            <w:top w:val="none" w:sz="0" w:space="0" w:color="auto"/>
            <w:left w:val="none" w:sz="0" w:space="0" w:color="auto"/>
            <w:bottom w:val="none" w:sz="0" w:space="0" w:color="auto"/>
            <w:right w:val="none" w:sz="0" w:space="0" w:color="auto"/>
          </w:divBdr>
        </w:div>
        <w:div w:id="1639188915">
          <w:marLeft w:val="480"/>
          <w:marRight w:val="0"/>
          <w:marTop w:val="0"/>
          <w:marBottom w:val="0"/>
          <w:divBdr>
            <w:top w:val="none" w:sz="0" w:space="0" w:color="auto"/>
            <w:left w:val="none" w:sz="0" w:space="0" w:color="auto"/>
            <w:bottom w:val="none" w:sz="0" w:space="0" w:color="auto"/>
            <w:right w:val="none" w:sz="0" w:space="0" w:color="auto"/>
          </w:divBdr>
        </w:div>
        <w:div w:id="2107337632">
          <w:marLeft w:val="480"/>
          <w:marRight w:val="0"/>
          <w:marTop w:val="0"/>
          <w:marBottom w:val="0"/>
          <w:divBdr>
            <w:top w:val="none" w:sz="0" w:space="0" w:color="auto"/>
            <w:left w:val="none" w:sz="0" w:space="0" w:color="auto"/>
            <w:bottom w:val="none" w:sz="0" w:space="0" w:color="auto"/>
            <w:right w:val="none" w:sz="0" w:space="0" w:color="auto"/>
          </w:divBdr>
        </w:div>
        <w:div w:id="1901935873">
          <w:marLeft w:val="480"/>
          <w:marRight w:val="0"/>
          <w:marTop w:val="0"/>
          <w:marBottom w:val="0"/>
          <w:divBdr>
            <w:top w:val="none" w:sz="0" w:space="0" w:color="auto"/>
            <w:left w:val="none" w:sz="0" w:space="0" w:color="auto"/>
            <w:bottom w:val="none" w:sz="0" w:space="0" w:color="auto"/>
            <w:right w:val="none" w:sz="0" w:space="0" w:color="auto"/>
          </w:divBdr>
        </w:div>
        <w:div w:id="810100043">
          <w:marLeft w:val="480"/>
          <w:marRight w:val="0"/>
          <w:marTop w:val="0"/>
          <w:marBottom w:val="0"/>
          <w:divBdr>
            <w:top w:val="none" w:sz="0" w:space="0" w:color="auto"/>
            <w:left w:val="none" w:sz="0" w:space="0" w:color="auto"/>
            <w:bottom w:val="none" w:sz="0" w:space="0" w:color="auto"/>
            <w:right w:val="none" w:sz="0" w:space="0" w:color="auto"/>
          </w:divBdr>
        </w:div>
        <w:div w:id="482820979">
          <w:marLeft w:val="480"/>
          <w:marRight w:val="0"/>
          <w:marTop w:val="0"/>
          <w:marBottom w:val="0"/>
          <w:divBdr>
            <w:top w:val="none" w:sz="0" w:space="0" w:color="auto"/>
            <w:left w:val="none" w:sz="0" w:space="0" w:color="auto"/>
            <w:bottom w:val="none" w:sz="0" w:space="0" w:color="auto"/>
            <w:right w:val="none" w:sz="0" w:space="0" w:color="auto"/>
          </w:divBdr>
        </w:div>
        <w:div w:id="788545640">
          <w:marLeft w:val="480"/>
          <w:marRight w:val="0"/>
          <w:marTop w:val="0"/>
          <w:marBottom w:val="0"/>
          <w:divBdr>
            <w:top w:val="none" w:sz="0" w:space="0" w:color="auto"/>
            <w:left w:val="none" w:sz="0" w:space="0" w:color="auto"/>
            <w:bottom w:val="none" w:sz="0" w:space="0" w:color="auto"/>
            <w:right w:val="none" w:sz="0" w:space="0" w:color="auto"/>
          </w:divBdr>
        </w:div>
        <w:div w:id="1022587494">
          <w:marLeft w:val="480"/>
          <w:marRight w:val="0"/>
          <w:marTop w:val="0"/>
          <w:marBottom w:val="0"/>
          <w:divBdr>
            <w:top w:val="none" w:sz="0" w:space="0" w:color="auto"/>
            <w:left w:val="none" w:sz="0" w:space="0" w:color="auto"/>
            <w:bottom w:val="none" w:sz="0" w:space="0" w:color="auto"/>
            <w:right w:val="none" w:sz="0" w:space="0" w:color="auto"/>
          </w:divBdr>
        </w:div>
      </w:divsChild>
    </w:div>
    <w:div w:id="1363359349">
      <w:bodyDiv w:val="1"/>
      <w:marLeft w:val="0"/>
      <w:marRight w:val="0"/>
      <w:marTop w:val="0"/>
      <w:marBottom w:val="0"/>
      <w:divBdr>
        <w:top w:val="none" w:sz="0" w:space="0" w:color="auto"/>
        <w:left w:val="none" w:sz="0" w:space="0" w:color="auto"/>
        <w:bottom w:val="none" w:sz="0" w:space="0" w:color="auto"/>
        <w:right w:val="none" w:sz="0" w:space="0" w:color="auto"/>
      </w:divBdr>
    </w:div>
    <w:div w:id="1365062936">
      <w:bodyDiv w:val="1"/>
      <w:marLeft w:val="0"/>
      <w:marRight w:val="0"/>
      <w:marTop w:val="0"/>
      <w:marBottom w:val="0"/>
      <w:divBdr>
        <w:top w:val="none" w:sz="0" w:space="0" w:color="auto"/>
        <w:left w:val="none" w:sz="0" w:space="0" w:color="auto"/>
        <w:bottom w:val="none" w:sz="0" w:space="0" w:color="auto"/>
        <w:right w:val="none" w:sz="0" w:space="0" w:color="auto"/>
      </w:divBdr>
    </w:div>
    <w:div w:id="1365134232">
      <w:bodyDiv w:val="1"/>
      <w:marLeft w:val="0"/>
      <w:marRight w:val="0"/>
      <w:marTop w:val="0"/>
      <w:marBottom w:val="0"/>
      <w:divBdr>
        <w:top w:val="none" w:sz="0" w:space="0" w:color="auto"/>
        <w:left w:val="none" w:sz="0" w:space="0" w:color="auto"/>
        <w:bottom w:val="none" w:sz="0" w:space="0" w:color="auto"/>
        <w:right w:val="none" w:sz="0" w:space="0" w:color="auto"/>
      </w:divBdr>
    </w:div>
    <w:div w:id="1365522597">
      <w:bodyDiv w:val="1"/>
      <w:marLeft w:val="0"/>
      <w:marRight w:val="0"/>
      <w:marTop w:val="0"/>
      <w:marBottom w:val="0"/>
      <w:divBdr>
        <w:top w:val="none" w:sz="0" w:space="0" w:color="auto"/>
        <w:left w:val="none" w:sz="0" w:space="0" w:color="auto"/>
        <w:bottom w:val="none" w:sz="0" w:space="0" w:color="auto"/>
        <w:right w:val="none" w:sz="0" w:space="0" w:color="auto"/>
      </w:divBdr>
    </w:div>
    <w:div w:id="1365787910">
      <w:bodyDiv w:val="1"/>
      <w:marLeft w:val="0"/>
      <w:marRight w:val="0"/>
      <w:marTop w:val="0"/>
      <w:marBottom w:val="0"/>
      <w:divBdr>
        <w:top w:val="none" w:sz="0" w:space="0" w:color="auto"/>
        <w:left w:val="none" w:sz="0" w:space="0" w:color="auto"/>
        <w:bottom w:val="none" w:sz="0" w:space="0" w:color="auto"/>
        <w:right w:val="none" w:sz="0" w:space="0" w:color="auto"/>
      </w:divBdr>
    </w:div>
    <w:div w:id="1368069875">
      <w:bodyDiv w:val="1"/>
      <w:marLeft w:val="0"/>
      <w:marRight w:val="0"/>
      <w:marTop w:val="0"/>
      <w:marBottom w:val="0"/>
      <w:divBdr>
        <w:top w:val="none" w:sz="0" w:space="0" w:color="auto"/>
        <w:left w:val="none" w:sz="0" w:space="0" w:color="auto"/>
        <w:bottom w:val="none" w:sz="0" w:space="0" w:color="auto"/>
        <w:right w:val="none" w:sz="0" w:space="0" w:color="auto"/>
      </w:divBdr>
    </w:div>
    <w:div w:id="1371492092">
      <w:bodyDiv w:val="1"/>
      <w:marLeft w:val="0"/>
      <w:marRight w:val="0"/>
      <w:marTop w:val="0"/>
      <w:marBottom w:val="0"/>
      <w:divBdr>
        <w:top w:val="none" w:sz="0" w:space="0" w:color="auto"/>
        <w:left w:val="none" w:sz="0" w:space="0" w:color="auto"/>
        <w:bottom w:val="none" w:sz="0" w:space="0" w:color="auto"/>
        <w:right w:val="none" w:sz="0" w:space="0" w:color="auto"/>
      </w:divBdr>
    </w:div>
    <w:div w:id="1371808087">
      <w:bodyDiv w:val="1"/>
      <w:marLeft w:val="0"/>
      <w:marRight w:val="0"/>
      <w:marTop w:val="0"/>
      <w:marBottom w:val="0"/>
      <w:divBdr>
        <w:top w:val="none" w:sz="0" w:space="0" w:color="auto"/>
        <w:left w:val="none" w:sz="0" w:space="0" w:color="auto"/>
        <w:bottom w:val="none" w:sz="0" w:space="0" w:color="auto"/>
        <w:right w:val="none" w:sz="0" w:space="0" w:color="auto"/>
      </w:divBdr>
    </w:div>
    <w:div w:id="1374187604">
      <w:bodyDiv w:val="1"/>
      <w:marLeft w:val="0"/>
      <w:marRight w:val="0"/>
      <w:marTop w:val="0"/>
      <w:marBottom w:val="0"/>
      <w:divBdr>
        <w:top w:val="none" w:sz="0" w:space="0" w:color="auto"/>
        <w:left w:val="none" w:sz="0" w:space="0" w:color="auto"/>
        <w:bottom w:val="none" w:sz="0" w:space="0" w:color="auto"/>
        <w:right w:val="none" w:sz="0" w:space="0" w:color="auto"/>
      </w:divBdr>
      <w:divsChild>
        <w:div w:id="1745494183">
          <w:marLeft w:val="480"/>
          <w:marRight w:val="0"/>
          <w:marTop w:val="0"/>
          <w:marBottom w:val="0"/>
          <w:divBdr>
            <w:top w:val="none" w:sz="0" w:space="0" w:color="auto"/>
            <w:left w:val="none" w:sz="0" w:space="0" w:color="auto"/>
            <w:bottom w:val="none" w:sz="0" w:space="0" w:color="auto"/>
            <w:right w:val="none" w:sz="0" w:space="0" w:color="auto"/>
          </w:divBdr>
        </w:div>
        <w:div w:id="277684812">
          <w:marLeft w:val="480"/>
          <w:marRight w:val="0"/>
          <w:marTop w:val="0"/>
          <w:marBottom w:val="0"/>
          <w:divBdr>
            <w:top w:val="none" w:sz="0" w:space="0" w:color="auto"/>
            <w:left w:val="none" w:sz="0" w:space="0" w:color="auto"/>
            <w:bottom w:val="none" w:sz="0" w:space="0" w:color="auto"/>
            <w:right w:val="none" w:sz="0" w:space="0" w:color="auto"/>
          </w:divBdr>
        </w:div>
        <w:div w:id="1198811896">
          <w:marLeft w:val="480"/>
          <w:marRight w:val="0"/>
          <w:marTop w:val="0"/>
          <w:marBottom w:val="0"/>
          <w:divBdr>
            <w:top w:val="none" w:sz="0" w:space="0" w:color="auto"/>
            <w:left w:val="none" w:sz="0" w:space="0" w:color="auto"/>
            <w:bottom w:val="none" w:sz="0" w:space="0" w:color="auto"/>
            <w:right w:val="none" w:sz="0" w:space="0" w:color="auto"/>
          </w:divBdr>
        </w:div>
        <w:div w:id="2144469000">
          <w:marLeft w:val="480"/>
          <w:marRight w:val="0"/>
          <w:marTop w:val="0"/>
          <w:marBottom w:val="0"/>
          <w:divBdr>
            <w:top w:val="none" w:sz="0" w:space="0" w:color="auto"/>
            <w:left w:val="none" w:sz="0" w:space="0" w:color="auto"/>
            <w:bottom w:val="none" w:sz="0" w:space="0" w:color="auto"/>
            <w:right w:val="none" w:sz="0" w:space="0" w:color="auto"/>
          </w:divBdr>
        </w:div>
        <w:div w:id="1330451460">
          <w:marLeft w:val="480"/>
          <w:marRight w:val="0"/>
          <w:marTop w:val="0"/>
          <w:marBottom w:val="0"/>
          <w:divBdr>
            <w:top w:val="none" w:sz="0" w:space="0" w:color="auto"/>
            <w:left w:val="none" w:sz="0" w:space="0" w:color="auto"/>
            <w:bottom w:val="none" w:sz="0" w:space="0" w:color="auto"/>
            <w:right w:val="none" w:sz="0" w:space="0" w:color="auto"/>
          </w:divBdr>
        </w:div>
        <w:div w:id="422839009">
          <w:marLeft w:val="480"/>
          <w:marRight w:val="0"/>
          <w:marTop w:val="0"/>
          <w:marBottom w:val="0"/>
          <w:divBdr>
            <w:top w:val="none" w:sz="0" w:space="0" w:color="auto"/>
            <w:left w:val="none" w:sz="0" w:space="0" w:color="auto"/>
            <w:bottom w:val="none" w:sz="0" w:space="0" w:color="auto"/>
            <w:right w:val="none" w:sz="0" w:space="0" w:color="auto"/>
          </w:divBdr>
        </w:div>
        <w:div w:id="314380658">
          <w:marLeft w:val="480"/>
          <w:marRight w:val="0"/>
          <w:marTop w:val="0"/>
          <w:marBottom w:val="0"/>
          <w:divBdr>
            <w:top w:val="none" w:sz="0" w:space="0" w:color="auto"/>
            <w:left w:val="none" w:sz="0" w:space="0" w:color="auto"/>
            <w:bottom w:val="none" w:sz="0" w:space="0" w:color="auto"/>
            <w:right w:val="none" w:sz="0" w:space="0" w:color="auto"/>
          </w:divBdr>
        </w:div>
        <w:div w:id="1317493334">
          <w:marLeft w:val="480"/>
          <w:marRight w:val="0"/>
          <w:marTop w:val="0"/>
          <w:marBottom w:val="0"/>
          <w:divBdr>
            <w:top w:val="none" w:sz="0" w:space="0" w:color="auto"/>
            <w:left w:val="none" w:sz="0" w:space="0" w:color="auto"/>
            <w:bottom w:val="none" w:sz="0" w:space="0" w:color="auto"/>
            <w:right w:val="none" w:sz="0" w:space="0" w:color="auto"/>
          </w:divBdr>
        </w:div>
        <w:div w:id="1816801597">
          <w:marLeft w:val="480"/>
          <w:marRight w:val="0"/>
          <w:marTop w:val="0"/>
          <w:marBottom w:val="0"/>
          <w:divBdr>
            <w:top w:val="none" w:sz="0" w:space="0" w:color="auto"/>
            <w:left w:val="none" w:sz="0" w:space="0" w:color="auto"/>
            <w:bottom w:val="none" w:sz="0" w:space="0" w:color="auto"/>
            <w:right w:val="none" w:sz="0" w:space="0" w:color="auto"/>
          </w:divBdr>
        </w:div>
        <w:div w:id="667634463">
          <w:marLeft w:val="480"/>
          <w:marRight w:val="0"/>
          <w:marTop w:val="0"/>
          <w:marBottom w:val="0"/>
          <w:divBdr>
            <w:top w:val="none" w:sz="0" w:space="0" w:color="auto"/>
            <w:left w:val="none" w:sz="0" w:space="0" w:color="auto"/>
            <w:bottom w:val="none" w:sz="0" w:space="0" w:color="auto"/>
            <w:right w:val="none" w:sz="0" w:space="0" w:color="auto"/>
          </w:divBdr>
        </w:div>
        <w:div w:id="1940217322">
          <w:marLeft w:val="480"/>
          <w:marRight w:val="0"/>
          <w:marTop w:val="0"/>
          <w:marBottom w:val="0"/>
          <w:divBdr>
            <w:top w:val="none" w:sz="0" w:space="0" w:color="auto"/>
            <w:left w:val="none" w:sz="0" w:space="0" w:color="auto"/>
            <w:bottom w:val="none" w:sz="0" w:space="0" w:color="auto"/>
            <w:right w:val="none" w:sz="0" w:space="0" w:color="auto"/>
          </w:divBdr>
        </w:div>
        <w:div w:id="1691832900">
          <w:marLeft w:val="480"/>
          <w:marRight w:val="0"/>
          <w:marTop w:val="0"/>
          <w:marBottom w:val="0"/>
          <w:divBdr>
            <w:top w:val="none" w:sz="0" w:space="0" w:color="auto"/>
            <w:left w:val="none" w:sz="0" w:space="0" w:color="auto"/>
            <w:bottom w:val="none" w:sz="0" w:space="0" w:color="auto"/>
            <w:right w:val="none" w:sz="0" w:space="0" w:color="auto"/>
          </w:divBdr>
        </w:div>
        <w:div w:id="1336180405">
          <w:marLeft w:val="480"/>
          <w:marRight w:val="0"/>
          <w:marTop w:val="0"/>
          <w:marBottom w:val="0"/>
          <w:divBdr>
            <w:top w:val="none" w:sz="0" w:space="0" w:color="auto"/>
            <w:left w:val="none" w:sz="0" w:space="0" w:color="auto"/>
            <w:bottom w:val="none" w:sz="0" w:space="0" w:color="auto"/>
            <w:right w:val="none" w:sz="0" w:space="0" w:color="auto"/>
          </w:divBdr>
        </w:div>
        <w:div w:id="901450736">
          <w:marLeft w:val="480"/>
          <w:marRight w:val="0"/>
          <w:marTop w:val="0"/>
          <w:marBottom w:val="0"/>
          <w:divBdr>
            <w:top w:val="none" w:sz="0" w:space="0" w:color="auto"/>
            <w:left w:val="none" w:sz="0" w:space="0" w:color="auto"/>
            <w:bottom w:val="none" w:sz="0" w:space="0" w:color="auto"/>
            <w:right w:val="none" w:sz="0" w:space="0" w:color="auto"/>
          </w:divBdr>
        </w:div>
        <w:div w:id="539980374">
          <w:marLeft w:val="480"/>
          <w:marRight w:val="0"/>
          <w:marTop w:val="0"/>
          <w:marBottom w:val="0"/>
          <w:divBdr>
            <w:top w:val="none" w:sz="0" w:space="0" w:color="auto"/>
            <w:left w:val="none" w:sz="0" w:space="0" w:color="auto"/>
            <w:bottom w:val="none" w:sz="0" w:space="0" w:color="auto"/>
            <w:right w:val="none" w:sz="0" w:space="0" w:color="auto"/>
          </w:divBdr>
        </w:div>
        <w:div w:id="495345638">
          <w:marLeft w:val="480"/>
          <w:marRight w:val="0"/>
          <w:marTop w:val="0"/>
          <w:marBottom w:val="0"/>
          <w:divBdr>
            <w:top w:val="none" w:sz="0" w:space="0" w:color="auto"/>
            <w:left w:val="none" w:sz="0" w:space="0" w:color="auto"/>
            <w:bottom w:val="none" w:sz="0" w:space="0" w:color="auto"/>
            <w:right w:val="none" w:sz="0" w:space="0" w:color="auto"/>
          </w:divBdr>
        </w:div>
        <w:div w:id="472068202">
          <w:marLeft w:val="480"/>
          <w:marRight w:val="0"/>
          <w:marTop w:val="0"/>
          <w:marBottom w:val="0"/>
          <w:divBdr>
            <w:top w:val="none" w:sz="0" w:space="0" w:color="auto"/>
            <w:left w:val="none" w:sz="0" w:space="0" w:color="auto"/>
            <w:bottom w:val="none" w:sz="0" w:space="0" w:color="auto"/>
            <w:right w:val="none" w:sz="0" w:space="0" w:color="auto"/>
          </w:divBdr>
        </w:div>
        <w:div w:id="1186795617">
          <w:marLeft w:val="480"/>
          <w:marRight w:val="0"/>
          <w:marTop w:val="0"/>
          <w:marBottom w:val="0"/>
          <w:divBdr>
            <w:top w:val="none" w:sz="0" w:space="0" w:color="auto"/>
            <w:left w:val="none" w:sz="0" w:space="0" w:color="auto"/>
            <w:bottom w:val="none" w:sz="0" w:space="0" w:color="auto"/>
            <w:right w:val="none" w:sz="0" w:space="0" w:color="auto"/>
          </w:divBdr>
        </w:div>
        <w:div w:id="1526945410">
          <w:marLeft w:val="480"/>
          <w:marRight w:val="0"/>
          <w:marTop w:val="0"/>
          <w:marBottom w:val="0"/>
          <w:divBdr>
            <w:top w:val="none" w:sz="0" w:space="0" w:color="auto"/>
            <w:left w:val="none" w:sz="0" w:space="0" w:color="auto"/>
            <w:bottom w:val="none" w:sz="0" w:space="0" w:color="auto"/>
            <w:right w:val="none" w:sz="0" w:space="0" w:color="auto"/>
          </w:divBdr>
        </w:div>
        <w:div w:id="887840350">
          <w:marLeft w:val="480"/>
          <w:marRight w:val="0"/>
          <w:marTop w:val="0"/>
          <w:marBottom w:val="0"/>
          <w:divBdr>
            <w:top w:val="none" w:sz="0" w:space="0" w:color="auto"/>
            <w:left w:val="none" w:sz="0" w:space="0" w:color="auto"/>
            <w:bottom w:val="none" w:sz="0" w:space="0" w:color="auto"/>
            <w:right w:val="none" w:sz="0" w:space="0" w:color="auto"/>
          </w:divBdr>
        </w:div>
        <w:div w:id="347147376">
          <w:marLeft w:val="480"/>
          <w:marRight w:val="0"/>
          <w:marTop w:val="0"/>
          <w:marBottom w:val="0"/>
          <w:divBdr>
            <w:top w:val="none" w:sz="0" w:space="0" w:color="auto"/>
            <w:left w:val="none" w:sz="0" w:space="0" w:color="auto"/>
            <w:bottom w:val="none" w:sz="0" w:space="0" w:color="auto"/>
            <w:right w:val="none" w:sz="0" w:space="0" w:color="auto"/>
          </w:divBdr>
        </w:div>
        <w:div w:id="1845852383">
          <w:marLeft w:val="480"/>
          <w:marRight w:val="0"/>
          <w:marTop w:val="0"/>
          <w:marBottom w:val="0"/>
          <w:divBdr>
            <w:top w:val="none" w:sz="0" w:space="0" w:color="auto"/>
            <w:left w:val="none" w:sz="0" w:space="0" w:color="auto"/>
            <w:bottom w:val="none" w:sz="0" w:space="0" w:color="auto"/>
            <w:right w:val="none" w:sz="0" w:space="0" w:color="auto"/>
          </w:divBdr>
        </w:div>
        <w:div w:id="111560647">
          <w:marLeft w:val="480"/>
          <w:marRight w:val="0"/>
          <w:marTop w:val="0"/>
          <w:marBottom w:val="0"/>
          <w:divBdr>
            <w:top w:val="none" w:sz="0" w:space="0" w:color="auto"/>
            <w:left w:val="none" w:sz="0" w:space="0" w:color="auto"/>
            <w:bottom w:val="none" w:sz="0" w:space="0" w:color="auto"/>
            <w:right w:val="none" w:sz="0" w:space="0" w:color="auto"/>
          </w:divBdr>
        </w:div>
        <w:div w:id="2020545609">
          <w:marLeft w:val="480"/>
          <w:marRight w:val="0"/>
          <w:marTop w:val="0"/>
          <w:marBottom w:val="0"/>
          <w:divBdr>
            <w:top w:val="none" w:sz="0" w:space="0" w:color="auto"/>
            <w:left w:val="none" w:sz="0" w:space="0" w:color="auto"/>
            <w:bottom w:val="none" w:sz="0" w:space="0" w:color="auto"/>
            <w:right w:val="none" w:sz="0" w:space="0" w:color="auto"/>
          </w:divBdr>
        </w:div>
        <w:div w:id="1198540295">
          <w:marLeft w:val="480"/>
          <w:marRight w:val="0"/>
          <w:marTop w:val="0"/>
          <w:marBottom w:val="0"/>
          <w:divBdr>
            <w:top w:val="none" w:sz="0" w:space="0" w:color="auto"/>
            <w:left w:val="none" w:sz="0" w:space="0" w:color="auto"/>
            <w:bottom w:val="none" w:sz="0" w:space="0" w:color="auto"/>
            <w:right w:val="none" w:sz="0" w:space="0" w:color="auto"/>
          </w:divBdr>
        </w:div>
        <w:div w:id="1038824333">
          <w:marLeft w:val="480"/>
          <w:marRight w:val="0"/>
          <w:marTop w:val="0"/>
          <w:marBottom w:val="0"/>
          <w:divBdr>
            <w:top w:val="none" w:sz="0" w:space="0" w:color="auto"/>
            <w:left w:val="none" w:sz="0" w:space="0" w:color="auto"/>
            <w:bottom w:val="none" w:sz="0" w:space="0" w:color="auto"/>
            <w:right w:val="none" w:sz="0" w:space="0" w:color="auto"/>
          </w:divBdr>
        </w:div>
        <w:div w:id="113915041">
          <w:marLeft w:val="480"/>
          <w:marRight w:val="0"/>
          <w:marTop w:val="0"/>
          <w:marBottom w:val="0"/>
          <w:divBdr>
            <w:top w:val="none" w:sz="0" w:space="0" w:color="auto"/>
            <w:left w:val="none" w:sz="0" w:space="0" w:color="auto"/>
            <w:bottom w:val="none" w:sz="0" w:space="0" w:color="auto"/>
            <w:right w:val="none" w:sz="0" w:space="0" w:color="auto"/>
          </w:divBdr>
        </w:div>
        <w:div w:id="1240553470">
          <w:marLeft w:val="480"/>
          <w:marRight w:val="0"/>
          <w:marTop w:val="0"/>
          <w:marBottom w:val="0"/>
          <w:divBdr>
            <w:top w:val="none" w:sz="0" w:space="0" w:color="auto"/>
            <w:left w:val="none" w:sz="0" w:space="0" w:color="auto"/>
            <w:bottom w:val="none" w:sz="0" w:space="0" w:color="auto"/>
            <w:right w:val="none" w:sz="0" w:space="0" w:color="auto"/>
          </w:divBdr>
        </w:div>
        <w:div w:id="356277849">
          <w:marLeft w:val="480"/>
          <w:marRight w:val="0"/>
          <w:marTop w:val="0"/>
          <w:marBottom w:val="0"/>
          <w:divBdr>
            <w:top w:val="none" w:sz="0" w:space="0" w:color="auto"/>
            <w:left w:val="none" w:sz="0" w:space="0" w:color="auto"/>
            <w:bottom w:val="none" w:sz="0" w:space="0" w:color="auto"/>
            <w:right w:val="none" w:sz="0" w:space="0" w:color="auto"/>
          </w:divBdr>
        </w:div>
        <w:div w:id="1108356737">
          <w:marLeft w:val="480"/>
          <w:marRight w:val="0"/>
          <w:marTop w:val="0"/>
          <w:marBottom w:val="0"/>
          <w:divBdr>
            <w:top w:val="none" w:sz="0" w:space="0" w:color="auto"/>
            <w:left w:val="none" w:sz="0" w:space="0" w:color="auto"/>
            <w:bottom w:val="none" w:sz="0" w:space="0" w:color="auto"/>
            <w:right w:val="none" w:sz="0" w:space="0" w:color="auto"/>
          </w:divBdr>
        </w:div>
        <w:div w:id="720403266">
          <w:marLeft w:val="480"/>
          <w:marRight w:val="0"/>
          <w:marTop w:val="0"/>
          <w:marBottom w:val="0"/>
          <w:divBdr>
            <w:top w:val="none" w:sz="0" w:space="0" w:color="auto"/>
            <w:left w:val="none" w:sz="0" w:space="0" w:color="auto"/>
            <w:bottom w:val="none" w:sz="0" w:space="0" w:color="auto"/>
            <w:right w:val="none" w:sz="0" w:space="0" w:color="auto"/>
          </w:divBdr>
        </w:div>
        <w:div w:id="887914075">
          <w:marLeft w:val="480"/>
          <w:marRight w:val="0"/>
          <w:marTop w:val="0"/>
          <w:marBottom w:val="0"/>
          <w:divBdr>
            <w:top w:val="none" w:sz="0" w:space="0" w:color="auto"/>
            <w:left w:val="none" w:sz="0" w:space="0" w:color="auto"/>
            <w:bottom w:val="none" w:sz="0" w:space="0" w:color="auto"/>
            <w:right w:val="none" w:sz="0" w:space="0" w:color="auto"/>
          </w:divBdr>
        </w:div>
        <w:div w:id="1207907971">
          <w:marLeft w:val="480"/>
          <w:marRight w:val="0"/>
          <w:marTop w:val="0"/>
          <w:marBottom w:val="0"/>
          <w:divBdr>
            <w:top w:val="none" w:sz="0" w:space="0" w:color="auto"/>
            <w:left w:val="none" w:sz="0" w:space="0" w:color="auto"/>
            <w:bottom w:val="none" w:sz="0" w:space="0" w:color="auto"/>
            <w:right w:val="none" w:sz="0" w:space="0" w:color="auto"/>
          </w:divBdr>
        </w:div>
        <w:div w:id="475529543">
          <w:marLeft w:val="480"/>
          <w:marRight w:val="0"/>
          <w:marTop w:val="0"/>
          <w:marBottom w:val="0"/>
          <w:divBdr>
            <w:top w:val="none" w:sz="0" w:space="0" w:color="auto"/>
            <w:left w:val="none" w:sz="0" w:space="0" w:color="auto"/>
            <w:bottom w:val="none" w:sz="0" w:space="0" w:color="auto"/>
            <w:right w:val="none" w:sz="0" w:space="0" w:color="auto"/>
          </w:divBdr>
        </w:div>
        <w:div w:id="1516648933">
          <w:marLeft w:val="480"/>
          <w:marRight w:val="0"/>
          <w:marTop w:val="0"/>
          <w:marBottom w:val="0"/>
          <w:divBdr>
            <w:top w:val="none" w:sz="0" w:space="0" w:color="auto"/>
            <w:left w:val="none" w:sz="0" w:space="0" w:color="auto"/>
            <w:bottom w:val="none" w:sz="0" w:space="0" w:color="auto"/>
            <w:right w:val="none" w:sz="0" w:space="0" w:color="auto"/>
          </w:divBdr>
        </w:div>
        <w:div w:id="498039989">
          <w:marLeft w:val="480"/>
          <w:marRight w:val="0"/>
          <w:marTop w:val="0"/>
          <w:marBottom w:val="0"/>
          <w:divBdr>
            <w:top w:val="none" w:sz="0" w:space="0" w:color="auto"/>
            <w:left w:val="none" w:sz="0" w:space="0" w:color="auto"/>
            <w:bottom w:val="none" w:sz="0" w:space="0" w:color="auto"/>
            <w:right w:val="none" w:sz="0" w:space="0" w:color="auto"/>
          </w:divBdr>
        </w:div>
        <w:div w:id="1950702664">
          <w:marLeft w:val="480"/>
          <w:marRight w:val="0"/>
          <w:marTop w:val="0"/>
          <w:marBottom w:val="0"/>
          <w:divBdr>
            <w:top w:val="none" w:sz="0" w:space="0" w:color="auto"/>
            <w:left w:val="none" w:sz="0" w:space="0" w:color="auto"/>
            <w:bottom w:val="none" w:sz="0" w:space="0" w:color="auto"/>
            <w:right w:val="none" w:sz="0" w:space="0" w:color="auto"/>
          </w:divBdr>
        </w:div>
        <w:div w:id="1217743817">
          <w:marLeft w:val="480"/>
          <w:marRight w:val="0"/>
          <w:marTop w:val="0"/>
          <w:marBottom w:val="0"/>
          <w:divBdr>
            <w:top w:val="none" w:sz="0" w:space="0" w:color="auto"/>
            <w:left w:val="none" w:sz="0" w:space="0" w:color="auto"/>
            <w:bottom w:val="none" w:sz="0" w:space="0" w:color="auto"/>
            <w:right w:val="none" w:sz="0" w:space="0" w:color="auto"/>
          </w:divBdr>
        </w:div>
        <w:div w:id="109475518">
          <w:marLeft w:val="480"/>
          <w:marRight w:val="0"/>
          <w:marTop w:val="0"/>
          <w:marBottom w:val="0"/>
          <w:divBdr>
            <w:top w:val="none" w:sz="0" w:space="0" w:color="auto"/>
            <w:left w:val="none" w:sz="0" w:space="0" w:color="auto"/>
            <w:bottom w:val="none" w:sz="0" w:space="0" w:color="auto"/>
            <w:right w:val="none" w:sz="0" w:space="0" w:color="auto"/>
          </w:divBdr>
        </w:div>
        <w:div w:id="1099258384">
          <w:marLeft w:val="480"/>
          <w:marRight w:val="0"/>
          <w:marTop w:val="0"/>
          <w:marBottom w:val="0"/>
          <w:divBdr>
            <w:top w:val="none" w:sz="0" w:space="0" w:color="auto"/>
            <w:left w:val="none" w:sz="0" w:space="0" w:color="auto"/>
            <w:bottom w:val="none" w:sz="0" w:space="0" w:color="auto"/>
            <w:right w:val="none" w:sz="0" w:space="0" w:color="auto"/>
          </w:divBdr>
        </w:div>
        <w:div w:id="623385218">
          <w:marLeft w:val="480"/>
          <w:marRight w:val="0"/>
          <w:marTop w:val="0"/>
          <w:marBottom w:val="0"/>
          <w:divBdr>
            <w:top w:val="none" w:sz="0" w:space="0" w:color="auto"/>
            <w:left w:val="none" w:sz="0" w:space="0" w:color="auto"/>
            <w:bottom w:val="none" w:sz="0" w:space="0" w:color="auto"/>
            <w:right w:val="none" w:sz="0" w:space="0" w:color="auto"/>
          </w:divBdr>
        </w:div>
        <w:div w:id="1233392387">
          <w:marLeft w:val="480"/>
          <w:marRight w:val="0"/>
          <w:marTop w:val="0"/>
          <w:marBottom w:val="0"/>
          <w:divBdr>
            <w:top w:val="none" w:sz="0" w:space="0" w:color="auto"/>
            <w:left w:val="none" w:sz="0" w:space="0" w:color="auto"/>
            <w:bottom w:val="none" w:sz="0" w:space="0" w:color="auto"/>
            <w:right w:val="none" w:sz="0" w:space="0" w:color="auto"/>
          </w:divBdr>
        </w:div>
        <w:div w:id="1419401885">
          <w:marLeft w:val="480"/>
          <w:marRight w:val="0"/>
          <w:marTop w:val="0"/>
          <w:marBottom w:val="0"/>
          <w:divBdr>
            <w:top w:val="none" w:sz="0" w:space="0" w:color="auto"/>
            <w:left w:val="none" w:sz="0" w:space="0" w:color="auto"/>
            <w:bottom w:val="none" w:sz="0" w:space="0" w:color="auto"/>
            <w:right w:val="none" w:sz="0" w:space="0" w:color="auto"/>
          </w:divBdr>
        </w:div>
        <w:div w:id="1736855593">
          <w:marLeft w:val="480"/>
          <w:marRight w:val="0"/>
          <w:marTop w:val="0"/>
          <w:marBottom w:val="0"/>
          <w:divBdr>
            <w:top w:val="none" w:sz="0" w:space="0" w:color="auto"/>
            <w:left w:val="none" w:sz="0" w:space="0" w:color="auto"/>
            <w:bottom w:val="none" w:sz="0" w:space="0" w:color="auto"/>
            <w:right w:val="none" w:sz="0" w:space="0" w:color="auto"/>
          </w:divBdr>
        </w:div>
        <w:div w:id="260574535">
          <w:marLeft w:val="480"/>
          <w:marRight w:val="0"/>
          <w:marTop w:val="0"/>
          <w:marBottom w:val="0"/>
          <w:divBdr>
            <w:top w:val="none" w:sz="0" w:space="0" w:color="auto"/>
            <w:left w:val="none" w:sz="0" w:space="0" w:color="auto"/>
            <w:bottom w:val="none" w:sz="0" w:space="0" w:color="auto"/>
            <w:right w:val="none" w:sz="0" w:space="0" w:color="auto"/>
          </w:divBdr>
        </w:div>
        <w:div w:id="300769290">
          <w:marLeft w:val="480"/>
          <w:marRight w:val="0"/>
          <w:marTop w:val="0"/>
          <w:marBottom w:val="0"/>
          <w:divBdr>
            <w:top w:val="none" w:sz="0" w:space="0" w:color="auto"/>
            <w:left w:val="none" w:sz="0" w:space="0" w:color="auto"/>
            <w:bottom w:val="none" w:sz="0" w:space="0" w:color="auto"/>
            <w:right w:val="none" w:sz="0" w:space="0" w:color="auto"/>
          </w:divBdr>
        </w:div>
        <w:div w:id="943658141">
          <w:marLeft w:val="480"/>
          <w:marRight w:val="0"/>
          <w:marTop w:val="0"/>
          <w:marBottom w:val="0"/>
          <w:divBdr>
            <w:top w:val="none" w:sz="0" w:space="0" w:color="auto"/>
            <w:left w:val="none" w:sz="0" w:space="0" w:color="auto"/>
            <w:bottom w:val="none" w:sz="0" w:space="0" w:color="auto"/>
            <w:right w:val="none" w:sz="0" w:space="0" w:color="auto"/>
          </w:divBdr>
        </w:div>
        <w:div w:id="343745283">
          <w:marLeft w:val="480"/>
          <w:marRight w:val="0"/>
          <w:marTop w:val="0"/>
          <w:marBottom w:val="0"/>
          <w:divBdr>
            <w:top w:val="none" w:sz="0" w:space="0" w:color="auto"/>
            <w:left w:val="none" w:sz="0" w:space="0" w:color="auto"/>
            <w:bottom w:val="none" w:sz="0" w:space="0" w:color="auto"/>
            <w:right w:val="none" w:sz="0" w:space="0" w:color="auto"/>
          </w:divBdr>
        </w:div>
        <w:div w:id="1037194425">
          <w:marLeft w:val="480"/>
          <w:marRight w:val="0"/>
          <w:marTop w:val="0"/>
          <w:marBottom w:val="0"/>
          <w:divBdr>
            <w:top w:val="none" w:sz="0" w:space="0" w:color="auto"/>
            <w:left w:val="none" w:sz="0" w:space="0" w:color="auto"/>
            <w:bottom w:val="none" w:sz="0" w:space="0" w:color="auto"/>
            <w:right w:val="none" w:sz="0" w:space="0" w:color="auto"/>
          </w:divBdr>
        </w:div>
        <w:div w:id="162549036">
          <w:marLeft w:val="480"/>
          <w:marRight w:val="0"/>
          <w:marTop w:val="0"/>
          <w:marBottom w:val="0"/>
          <w:divBdr>
            <w:top w:val="none" w:sz="0" w:space="0" w:color="auto"/>
            <w:left w:val="none" w:sz="0" w:space="0" w:color="auto"/>
            <w:bottom w:val="none" w:sz="0" w:space="0" w:color="auto"/>
            <w:right w:val="none" w:sz="0" w:space="0" w:color="auto"/>
          </w:divBdr>
        </w:div>
        <w:div w:id="1842551216">
          <w:marLeft w:val="480"/>
          <w:marRight w:val="0"/>
          <w:marTop w:val="0"/>
          <w:marBottom w:val="0"/>
          <w:divBdr>
            <w:top w:val="none" w:sz="0" w:space="0" w:color="auto"/>
            <w:left w:val="none" w:sz="0" w:space="0" w:color="auto"/>
            <w:bottom w:val="none" w:sz="0" w:space="0" w:color="auto"/>
            <w:right w:val="none" w:sz="0" w:space="0" w:color="auto"/>
          </w:divBdr>
        </w:div>
        <w:div w:id="943271917">
          <w:marLeft w:val="480"/>
          <w:marRight w:val="0"/>
          <w:marTop w:val="0"/>
          <w:marBottom w:val="0"/>
          <w:divBdr>
            <w:top w:val="none" w:sz="0" w:space="0" w:color="auto"/>
            <w:left w:val="none" w:sz="0" w:space="0" w:color="auto"/>
            <w:bottom w:val="none" w:sz="0" w:space="0" w:color="auto"/>
            <w:right w:val="none" w:sz="0" w:space="0" w:color="auto"/>
          </w:divBdr>
        </w:div>
        <w:div w:id="462767800">
          <w:marLeft w:val="480"/>
          <w:marRight w:val="0"/>
          <w:marTop w:val="0"/>
          <w:marBottom w:val="0"/>
          <w:divBdr>
            <w:top w:val="none" w:sz="0" w:space="0" w:color="auto"/>
            <w:left w:val="none" w:sz="0" w:space="0" w:color="auto"/>
            <w:bottom w:val="none" w:sz="0" w:space="0" w:color="auto"/>
            <w:right w:val="none" w:sz="0" w:space="0" w:color="auto"/>
          </w:divBdr>
        </w:div>
      </w:divsChild>
    </w:div>
    <w:div w:id="1378043298">
      <w:bodyDiv w:val="1"/>
      <w:marLeft w:val="0"/>
      <w:marRight w:val="0"/>
      <w:marTop w:val="0"/>
      <w:marBottom w:val="0"/>
      <w:divBdr>
        <w:top w:val="none" w:sz="0" w:space="0" w:color="auto"/>
        <w:left w:val="none" w:sz="0" w:space="0" w:color="auto"/>
        <w:bottom w:val="none" w:sz="0" w:space="0" w:color="auto"/>
        <w:right w:val="none" w:sz="0" w:space="0" w:color="auto"/>
      </w:divBdr>
    </w:div>
    <w:div w:id="1379358169">
      <w:bodyDiv w:val="1"/>
      <w:marLeft w:val="0"/>
      <w:marRight w:val="0"/>
      <w:marTop w:val="0"/>
      <w:marBottom w:val="0"/>
      <w:divBdr>
        <w:top w:val="none" w:sz="0" w:space="0" w:color="auto"/>
        <w:left w:val="none" w:sz="0" w:space="0" w:color="auto"/>
        <w:bottom w:val="none" w:sz="0" w:space="0" w:color="auto"/>
        <w:right w:val="none" w:sz="0" w:space="0" w:color="auto"/>
      </w:divBdr>
      <w:divsChild>
        <w:div w:id="1929805797">
          <w:marLeft w:val="480"/>
          <w:marRight w:val="0"/>
          <w:marTop w:val="0"/>
          <w:marBottom w:val="0"/>
          <w:divBdr>
            <w:top w:val="none" w:sz="0" w:space="0" w:color="auto"/>
            <w:left w:val="none" w:sz="0" w:space="0" w:color="auto"/>
            <w:bottom w:val="none" w:sz="0" w:space="0" w:color="auto"/>
            <w:right w:val="none" w:sz="0" w:space="0" w:color="auto"/>
          </w:divBdr>
        </w:div>
        <w:div w:id="1596479247">
          <w:marLeft w:val="480"/>
          <w:marRight w:val="0"/>
          <w:marTop w:val="0"/>
          <w:marBottom w:val="0"/>
          <w:divBdr>
            <w:top w:val="none" w:sz="0" w:space="0" w:color="auto"/>
            <w:left w:val="none" w:sz="0" w:space="0" w:color="auto"/>
            <w:bottom w:val="none" w:sz="0" w:space="0" w:color="auto"/>
            <w:right w:val="none" w:sz="0" w:space="0" w:color="auto"/>
          </w:divBdr>
        </w:div>
        <w:div w:id="1920091500">
          <w:marLeft w:val="480"/>
          <w:marRight w:val="0"/>
          <w:marTop w:val="0"/>
          <w:marBottom w:val="0"/>
          <w:divBdr>
            <w:top w:val="none" w:sz="0" w:space="0" w:color="auto"/>
            <w:left w:val="none" w:sz="0" w:space="0" w:color="auto"/>
            <w:bottom w:val="none" w:sz="0" w:space="0" w:color="auto"/>
            <w:right w:val="none" w:sz="0" w:space="0" w:color="auto"/>
          </w:divBdr>
        </w:div>
        <w:div w:id="2099867804">
          <w:marLeft w:val="480"/>
          <w:marRight w:val="0"/>
          <w:marTop w:val="0"/>
          <w:marBottom w:val="0"/>
          <w:divBdr>
            <w:top w:val="none" w:sz="0" w:space="0" w:color="auto"/>
            <w:left w:val="none" w:sz="0" w:space="0" w:color="auto"/>
            <w:bottom w:val="none" w:sz="0" w:space="0" w:color="auto"/>
            <w:right w:val="none" w:sz="0" w:space="0" w:color="auto"/>
          </w:divBdr>
        </w:div>
        <w:div w:id="286470220">
          <w:marLeft w:val="480"/>
          <w:marRight w:val="0"/>
          <w:marTop w:val="0"/>
          <w:marBottom w:val="0"/>
          <w:divBdr>
            <w:top w:val="none" w:sz="0" w:space="0" w:color="auto"/>
            <w:left w:val="none" w:sz="0" w:space="0" w:color="auto"/>
            <w:bottom w:val="none" w:sz="0" w:space="0" w:color="auto"/>
            <w:right w:val="none" w:sz="0" w:space="0" w:color="auto"/>
          </w:divBdr>
        </w:div>
        <w:div w:id="806582558">
          <w:marLeft w:val="480"/>
          <w:marRight w:val="0"/>
          <w:marTop w:val="0"/>
          <w:marBottom w:val="0"/>
          <w:divBdr>
            <w:top w:val="none" w:sz="0" w:space="0" w:color="auto"/>
            <w:left w:val="none" w:sz="0" w:space="0" w:color="auto"/>
            <w:bottom w:val="none" w:sz="0" w:space="0" w:color="auto"/>
            <w:right w:val="none" w:sz="0" w:space="0" w:color="auto"/>
          </w:divBdr>
        </w:div>
        <w:div w:id="2117407419">
          <w:marLeft w:val="480"/>
          <w:marRight w:val="0"/>
          <w:marTop w:val="0"/>
          <w:marBottom w:val="0"/>
          <w:divBdr>
            <w:top w:val="none" w:sz="0" w:space="0" w:color="auto"/>
            <w:left w:val="none" w:sz="0" w:space="0" w:color="auto"/>
            <w:bottom w:val="none" w:sz="0" w:space="0" w:color="auto"/>
            <w:right w:val="none" w:sz="0" w:space="0" w:color="auto"/>
          </w:divBdr>
        </w:div>
        <w:div w:id="1347564193">
          <w:marLeft w:val="480"/>
          <w:marRight w:val="0"/>
          <w:marTop w:val="0"/>
          <w:marBottom w:val="0"/>
          <w:divBdr>
            <w:top w:val="none" w:sz="0" w:space="0" w:color="auto"/>
            <w:left w:val="none" w:sz="0" w:space="0" w:color="auto"/>
            <w:bottom w:val="none" w:sz="0" w:space="0" w:color="auto"/>
            <w:right w:val="none" w:sz="0" w:space="0" w:color="auto"/>
          </w:divBdr>
        </w:div>
        <w:div w:id="731467645">
          <w:marLeft w:val="480"/>
          <w:marRight w:val="0"/>
          <w:marTop w:val="0"/>
          <w:marBottom w:val="0"/>
          <w:divBdr>
            <w:top w:val="none" w:sz="0" w:space="0" w:color="auto"/>
            <w:left w:val="none" w:sz="0" w:space="0" w:color="auto"/>
            <w:bottom w:val="none" w:sz="0" w:space="0" w:color="auto"/>
            <w:right w:val="none" w:sz="0" w:space="0" w:color="auto"/>
          </w:divBdr>
        </w:div>
        <w:div w:id="743646310">
          <w:marLeft w:val="480"/>
          <w:marRight w:val="0"/>
          <w:marTop w:val="0"/>
          <w:marBottom w:val="0"/>
          <w:divBdr>
            <w:top w:val="none" w:sz="0" w:space="0" w:color="auto"/>
            <w:left w:val="none" w:sz="0" w:space="0" w:color="auto"/>
            <w:bottom w:val="none" w:sz="0" w:space="0" w:color="auto"/>
            <w:right w:val="none" w:sz="0" w:space="0" w:color="auto"/>
          </w:divBdr>
        </w:div>
        <w:div w:id="720052585">
          <w:marLeft w:val="480"/>
          <w:marRight w:val="0"/>
          <w:marTop w:val="0"/>
          <w:marBottom w:val="0"/>
          <w:divBdr>
            <w:top w:val="none" w:sz="0" w:space="0" w:color="auto"/>
            <w:left w:val="none" w:sz="0" w:space="0" w:color="auto"/>
            <w:bottom w:val="none" w:sz="0" w:space="0" w:color="auto"/>
            <w:right w:val="none" w:sz="0" w:space="0" w:color="auto"/>
          </w:divBdr>
        </w:div>
        <w:div w:id="972488773">
          <w:marLeft w:val="480"/>
          <w:marRight w:val="0"/>
          <w:marTop w:val="0"/>
          <w:marBottom w:val="0"/>
          <w:divBdr>
            <w:top w:val="none" w:sz="0" w:space="0" w:color="auto"/>
            <w:left w:val="none" w:sz="0" w:space="0" w:color="auto"/>
            <w:bottom w:val="none" w:sz="0" w:space="0" w:color="auto"/>
            <w:right w:val="none" w:sz="0" w:space="0" w:color="auto"/>
          </w:divBdr>
        </w:div>
        <w:div w:id="1504123998">
          <w:marLeft w:val="480"/>
          <w:marRight w:val="0"/>
          <w:marTop w:val="0"/>
          <w:marBottom w:val="0"/>
          <w:divBdr>
            <w:top w:val="none" w:sz="0" w:space="0" w:color="auto"/>
            <w:left w:val="none" w:sz="0" w:space="0" w:color="auto"/>
            <w:bottom w:val="none" w:sz="0" w:space="0" w:color="auto"/>
            <w:right w:val="none" w:sz="0" w:space="0" w:color="auto"/>
          </w:divBdr>
        </w:div>
        <w:div w:id="1042291847">
          <w:marLeft w:val="480"/>
          <w:marRight w:val="0"/>
          <w:marTop w:val="0"/>
          <w:marBottom w:val="0"/>
          <w:divBdr>
            <w:top w:val="none" w:sz="0" w:space="0" w:color="auto"/>
            <w:left w:val="none" w:sz="0" w:space="0" w:color="auto"/>
            <w:bottom w:val="none" w:sz="0" w:space="0" w:color="auto"/>
            <w:right w:val="none" w:sz="0" w:space="0" w:color="auto"/>
          </w:divBdr>
        </w:div>
        <w:div w:id="171262955">
          <w:marLeft w:val="480"/>
          <w:marRight w:val="0"/>
          <w:marTop w:val="0"/>
          <w:marBottom w:val="0"/>
          <w:divBdr>
            <w:top w:val="none" w:sz="0" w:space="0" w:color="auto"/>
            <w:left w:val="none" w:sz="0" w:space="0" w:color="auto"/>
            <w:bottom w:val="none" w:sz="0" w:space="0" w:color="auto"/>
            <w:right w:val="none" w:sz="0" w:space="0" w:color="auto"/>
          </w:divBdr>
        </w:div>
        <w:div w:id="1824083512">
          <w:marLeft w:val="480"/>
          <w:marRight w:val="0"/>
          <w:marTop w:val="0"/>
          <w:marBottom w:val="0"/>
          <w:divBdr>
            <w:top w:val="none" w:sz="0" w:space="0" w:color="auto"/>
            <w:left w:val="none" w:sz="0" w:space="0" w:color="auto"/>
            <w:bottom w:val="none" w:sz="0" w:space="0" w:color="auto"/>
            <w:right w:val="none" w:sz="0" w:space="0" w:color="auto"/>
          </w:divBdr>
        </w:div>
        <w:div w:id="1158376282">
          <w:marLeft w:val="480"/>
          <w:marRight w:val="0"/>
          <w:marTop w:val="0"/>
          <w:marBottom w:val="0"/>
          <w:divBdr>
            <w:top w:val="none" w:sz="0" w:space="0" w:color="auto"/>
            <w:left w:val="none" w:sz="0" w:space="0" w:color="auto"/>
            <w:bottom w:val="none" w:sz="0" w:space="0" w:color="auto"/>
            <w:right w:val="none" w:sz="0" w:space="0" w:color="auto"/>
          </w:divBdr>
        </w:div>
        <w:div w:id="140854483">
          <w:marLeft w:val="480"/>
          <w:marRight w:val="0"/>
          <w:marTop w:val="0"/>
          <w:marBottom w:val="0"/>
          <w:divBdr>
            <w:top w:val="none" w:sz="0" w:space="0" w:color="auto"/>
            <w:left w:val="none" w:sz="0" w:space="0" w:color="auto"/>
            <w:bottom w:val="none" w:sz="0" w:space="0" w:color="auto"/>
            <w:right w:val="none" w:sz="0" w:space="0" w:color="auto"/>
          </w:divBdr>
        </w:div>
        <w:div w:id="294602529">
          <w:marLeft w:val="480"/>
          <w:marRight w:val="0"/>
          <w:marTop w:val="0"/>
          <w:marBottom w:val="0"/>
          <w:divBdr>
            <w:top w:val="none" w:sz="0" w:space="0" w:color="auto"/>
            <w:left w:val="none" w:sz="0" w:space="0" w:color="auto"/>
            <w:bottom w:val="none" w:sz="0" w:space="0" w:color="auto"/>
            <w:right w:val="none" w:sz="0" w:space="0" w:color="auto"/>
          </w:divBdr>
        </w:div>
        <w:div w:id="279073531">
          <w:marLeft w:val="480"/>
          <w:marRight w:val="0"/>
          <w:marTop w:val="0"/>
          <w:marBottom w:val="0"/>
          <w:divBdr>
            <w:top w:val="none" w:sz="0" w:space="0" w:color="auto"/>
            <w:left w:val="none" w:sz="0" w:space="0" w:color="auto"/>
            <w:bottom w:val="none" w:sz="0" w:space="0" w:color="auto"/>
            <w:right w:val="none" w:sz="0" w:space="0" w:color="auto"/>
          </w:divBdr>
        </w:div>
        <w:div w:id="928662500">
          <w:marLeft w:val="480"/>
          <w:marRight w:val="0"/>
          <w:marTop w:val="0"/>
          <w:marBottom w:val="0"/>
          <w:divBdr>
            <w:top w:val="none" w:sz="0" w:space="0" w:color="auto"/>
            <w:left w:val="none" w:sz="0" w:space="0" w:color="auto"/>
            <w:bottom w:val="none" w:sz="0" w:space="0" w:color="auto"/>
            <w:right w:val="none" w:sz="0" w:space="0" w:color="auto"/>
          </w:divBdr>
        </w:div>
        <w:div w:id="989021667">
          <w:marLeft w:val="480"/>
          <w:marRight w:val="0"/>
          <w:marTop w:val="0"/>
          <w:marBottom w:val="0"/>
          <w:divBdr>
            <w:top w:val="none" w:sz="0" w:space="0" w:color="auto"/>
            <w:left w:val="none" w:sz="0" w:space="0" w:color="auto"/>
            <w:bottom w:val="none" w:sz="0" w:space="0" w:color="auto"/>
            <w:right w:val="none" w:sz="0" w:space="0" w:color="auto"/>
          </w:divBdr>
        </w:div>
        <w:div w:id="1140347903">
          <w:marLeft w:val="480"/>
          <w:marRight w:val="0"/>
          <w:marTop w:val="0"/>
          <w:marBottom w:val="0"/>
          <w:divBdr>
            <w:top w:val="none" w:sz="0" w:space="0" w:color="auto"/>
            <w:left w:val="none" w:sz="0" w:space="0" w:color="auto"/>
            <w:bottom w:val="none" w:sz="0" w:space="0" w:color="auto"/>
            <w:right w:val="none" w:sz="0" w:space="0" w:color="auto"/>
          </w:divBdr>
        </w:div>
        <w:div w:id="871378354">
          <w:marLeft w:val="480"/>
          <w:marRight w:val="0"/>
          <w:marTop w:val="0"/>
          <w:marBottom w:val="0"/>
          <w:divBdr>
            <w:top w:val="none" w:sz="0" w:space="0" w:color="auto"/>
            <w:left w:val="none" w:sz="0" w:space="0" w:color="auto"/>
            <w:bottom w:val="none" w:sz="0" w:space="0" w:color="auto"/>
            <w:right w:val="none" w:sz="0" w:space="0" w:color="auto"/>
          </w:divBdr>
        </w:div>
        <w:div w:id="2118014680">
          <w:marLeft w:val="480"/>
          <w:marRight w:val="0"/>
          <w:marTop w:val="0"/>
          <w:marBottom w:val="0"/>
          <w:divBdr>
            <w:top w:val="none" w:sz="0" w:space="0" w:color="auto"/>
            <w:left w:val="none" w:sz="0" w:space="0" w:color="auto"/>
            <w:bottom w:val="none" w:sz="0" w:space="0" w:color="auto"/>
            <w:right w:val="none" w:sz="0" w:space="0" w:color="auto"/>
          </w:divBdr>
        </w:div>
        <w:div w:id="1137063196">
          <w:marLeft w:val="480"/>
          <w:marRight w:val="0"/>
          <w:marTop w:val="0"/>
          <w:marBottom w:val="0"/>
          <w:divBdr>
            <w:top w:val="none" w:sz="0" w:space="0" w:color="auto"/>
            <w:left w:val="none" w:sz="0" w:space="0" w:color="auto"/>
            <w:bottom w:val="none" w:sz="0" w:space="0" w:color="auto"/>
            <w:right w:val="none" w:sz="0" w:space="0" w:color="auto"/>
          </w:divBdr>
        </w:div>
        <w:div w:id="361445626">
          <w:marLeft w:val="480"/>
          <w:marRight w:val="0"/>
          <w:marTop w:val="0"/>
          <w:marBottom w:val="0"/>
          <w:divBdr>
            <w:top w:val="none" w:sz="0" w:space="0" w:color="auto"/>
            <w:left w:val="none" w:sz="0" w:space="0" w:color="auto"/>
            <w:bottom w:val="none" w:sz="0" w:space="0" w:color="auto"/>
            <w:right w:val="none" w:sz="0" w:space="0" w:color="auto"/>
          </w:divBdr>
        </w:div>
        <w:div w:id="1161114877">
          <w:marLeft w:val="480"/>
          <w:marRight w:val="0"/>
          <w:marTop w:val="0"/>
          <w:marBottom w:val="0"/>
          <w:divBdr>
            <w:top w:val="none" w:sz="0" w:space="0" w:color="auto"/>
            <w:left w:val="none" w:sz="0" w:space="0" w:color="auto"/>
            <w:bottom w:val="none" w:sz="0" w:space="0" w:color="auto"/>
            <w:right w:val="none" w:sz="0" w:space="0" w:color="auto"/>
          </w:divBdr>
        </w:div>
        <w:div w:id="1484547268">
          <w:marLeft w:val="480"/>
          <w:marRight w:val="0"/>
          <w:marTop w:val="0"/>
          <w:marBottom w:val="0"/>
          <w:divBdr>
            <w:top w:val="none" w:sz="0" w:space="0" w:color="auto"/>
            <w:left w:val="none" w:sz="0" w:space="0" w:color="auto"/>
            <w:bottom w:val="none" w:sz="0" w:space="0" w:color="auto"/>
            <w:right w:val="none" w:sz="0" w:space="0" w:color="auto"/>
          </w:divBdr>
        </w:div>
        <w:div w:id="1742830010">
          <w:marLeft w:val="480"/>
          <w:marRight w:val="0"/>
          <w:marTop w:val="0"/>
          <w:marBottom w:val="0"/>
          <w:divBdr>
            <w:top w:val="none" w:sz="0" w:space="0" w:color="auto"/>
            <w:left w:val="none" w:sz="0" w:space="0" w:color="auto"/>
            <w:bottom w:val="none" w:sz="0" w:space="0" w:color="auto"/>
            <w:right w:val="none" w:sz="0" w:space="0" w:color="auto"/>
          </w:divBdr>
        </w:div>
        <w:div w:id="740716772">
          <w:marLeft w:val="480"/>
          <w:marRight w:val="0"/>
          <w:marTop w:val="0"/>
          <w:marBottom w:val="0"/>
          <w:divBdr>
            <w:top w:val="none" w:sz="0" w:space="0" w:color="auto"/>
            <w:left w:val="none" w:sz="0" w:space="0" w:color="auto"/>
            <w:bottom w:val="none" w:sz="0" w:space="0" w:color="auto"/>
            <w:right w:val="none" w:sz="0" w:space="0" w:color="auto"/>
          </w:divBdr>
        </w:div>
        <w:div w:id="198976587">
          <w:marLeft w:val="480"/>
          <w:marRight w:val="0"/>
          <w:marTop w:val="0"/>
          <w:marBottom w:val="0"/>
          <w:divBdr>
            <w:top w:val="none" w:sz="0" w:space="0" w:color="auto"/>
            <w:left w:val="none" w:sz="0" w:space="0" w:color="auto"/>
            <w:bottom w:val="none" w:sz="0" w:space="0" w:color="auto"/>
            <w:right w:val="none" w:sz="0" w:space="0" w:color="auto"/>
          </w:divBdr>
        </w:div>
        <w:div w:id="889344535">
          <w:marLeft w:val="480"/>
          <w:marRight w:val="0"/>
          <w:marTop w:val="0"/>
          <w:marBottom w:val="0"/>
          <w:divBdr>
            <w:top w:val="none" w:sz="0" w:space="0" w:color="auto"/>
            <w:left w:val="none" w:sz="0" w:space="0" w:color="auto"/>
            <w:bottom w:val="none" w:sz="0" w:space="0" w:color="auto"/>
            <w:right w:val="none" w:sz="0" w:space="0" w:color="auto"/>
          </w:divBdr>
        </w:div>
        <w:div w:id="1064791879">
          <w:marLeft w:val="480"/>
          <w:marRight w:val="0"/>
          <w:marTop w:val="0"/>
          <w:marBottom w:val="0"/>
          <w:divBdr>
            <w:top w:val="none" w:sz="0" w:space="0" w:color="auto"/>
            <w:left w:val="none" w:sz="0" w:space="0" w:color="auto"/>
            <w:bottom w:val="none" w:sz="0" w:space="0" w:color="auto"/>
            <w:right w:val="none" w:sz="0" w:space="0" w:color="auto"/>
          </w:divBdr>
        </w:div>
        <w:div w:id="546575354">
          <w:marLeft w:val="480"/>
          <w:marRight w:val="0"/>
          <w:marTop w:val="0"/>
          <w:marBottom w:val="0"/>
          <w:divBdr>
            <w:top w:val="none" w:sz="0" w:space="0" w:color="auto"/>
            <w:left w:val="none" w:sz="0" w:space="0" w:color="auto"/>
            <w:bottom w:val="none" w:sz="0" w:space="0" w:color="auto"/>
            <w:right w:val="none" w:sz="0" w:space="0" w:color="auto"/>
          </w:divBdr>
        </w:div>
        <w:div w:id="1720275881">
          <w:marLeft w:val="480"/>
          <w:marRight w:val="0"/>
          <w:marTop w:val="0"/>
          <w:marBottom w:val="0"/>
          <w:divBdr>
            <w:top w:val="none" w:sz="0" w:space="0" w:color="auto"/>
            <w:left w:val="none" w:sz="0" w:space="0" w:color="auto"/>
            <w:bottom w:val="none" w:sz="0" w:space="0" w:color="auto"/>
            <w:right w:val="none" w:sz="0" w:space="0" w:color="auto"/>
          </w:divBdr>
        </w:div>
        <w:div w:id="2039811012">
          <w:marLeft w:val="480"/>
          <w:marRight w:val="0"/>
          <w:marTop w:val="0"/>
          <w:marBottom w:val="0"/>
          <w:divBdr>
            <w:top w:val="none" w:sz="0" w:space="0" w:color="auto"/>
            <w:left w:val="none" w:sz="0" w:space="0" w:color="auto"/>
            <w:bottom w:val="none" w:sz="0" w:space="0" w:color="auto"/>
            <w:right w:val="none" w:sz="0" w:space="0" w:color="auto"/>
          </w:divBdr>
        </w:div>
        <w:div w:id="1236939770">
          <w:marLeft w:val="480"/>
          <w:marRight w:val="0"/>
          <w:marTop w:val="0"/>
          <w:marBottom w:val="0"/>
          <w:divBdr>
            <w:top w:val="none" w:sz="0" w:space="0" w:color="auto"/>
            <w:left w:val="none" w:sz="0" w:space="0" w:color="auto"/>
            <w:bottom w:val="none" w:sz="0" w:space="0" w:color="auto"/>
            <w:right w:val="none" w:sz="0" w:space="0" w:color="auto"/>
          </w:divBdr>
        </w:div>
        <w:div w:id="25521977">
          <w:marLeft w:val="480"/>
          <w:marRight w:val="0"/>
          <w:marTop w:val="0"/>
          <w:marBottom w:val="0"/>
          <w:divBdr>
            <w:top w:val="none" w:sz="0" w:space="0" w:color="auto"/>
            <w:left w:val="none" w:sz="0" w:space="0" w:color="auto"/>
            <w:bottom w:val="none" w:sz="0" w:space="0" w:color="auto"/>
            <w:right w:val="none" w:sz="0" w:space="0" w:color="auto"/>
          </w:divBdr>
        </w:div>
        <w:div w:id="1513105865">
          <w:marLeft w:val="480"/>
          <w:marRight w:val="0"/>
          <w:marTop w:val="0"/>
          <w:marBottom w:val="0"/>
          <w:divBdr>
            <w:top w:val="none" w:sz="0" w:space="0" w:color="auto"/>
            <w:left w:val="none" w:sz="0" w:space="0" w:color="auto"/>
            <w:bottom w:val="none" w:sz="0" w:space="0" w:color="auto"/>
            <w:right w:val="none" w:sz="0" w:space="0" w:color="auto"/>
          </w:divBdr>
        </w:div>
        <w:div w:id="642387569">
          <w:marLeft w:val="480"/>
          <w:marRight w:val="0"/>
          <w:marTop w:val="0"/>
          <w:marBottom w:val="0"/>
          <w:divBdr>
            <w:top w:val="none" w:sz="0" w:space="0" w:color="auto"/>
            <w:left w:val="none" w:sz="0" w:space="0" w:color="auto"/>
            <w:bottom w:val="none" w:sz="0" w:space="0" w:color="auto"/>
            <w:right w:val="none" w:sz="0" w:space="0" w:color="auto"/>
          </w:divBdr>
        </w:div>
        <w:div w:id="1723169734">
          <w:marLeft w:val="480"/>
          <w:marRight w:val="0"/>
          <w:marTop w:val="0"/>
          <w:marBottom w:val="0"/>
          <w:divBdr>
            <w:top w:val="none" w:sz="0" w:space="0" w:color="auto"/>
            <w:left w:val="none" w:sz="0" w:space="0" w:color="auto"/>
            <w:bottom w:val="none" w:sz="0" w:space="0" w:color="auto"/>
            <w:right w:val="none" w:sz="0" w:space="0" w:color="auto"/>
          </w:divBdr>
        </w:div>
        <w:div w:id="761802415">
          <w:marLeft w:val="480"/>
          <w:marRight w:val="0"/>
          <w:marTop w:val="0"/>
          <w:marBottom w:val="0"/>
          <w:divBdr>
            <w:top w:val="none" w:sz="0" w:space="0" w:color="auto"/>
            <w:left w:val="none" w:sz="0" w:space="0" w:color="auto"/>
            <w:bottom w:val="none" w:sz="0" w:space="0" w:color="auto"/>
            <w:right w:val="none" w:sz="0" w:space="0" w:color="auto"/>
          </w:divBdr>
        </w:div>
        <w:div w:id="138806215">
          <w:marLeft w:val="480"/>
          <w:marRight w:val="0"/>
          <w:marTop w:val="0"/>
          <w:marBottom w:val="0"/>
          <w:divBdr>
            <w:top w:val="none" w:sz="0" w:space="0" w:color="auto"/>
            <w:left w:val="none" w:sz="0" w:space="0" w:color="auto"/>
            <w:bottom w:val="none" w:sz="0" w:space="0" w:color="auto"/>
            <w:right w:val="none" w:sz="0" w:space="0" w:color="auto"/>
          </w:divBdr>
        </w:div>
        <w:div w:id="1606616833">
          <w:marLeft w:val="480"/>
          <w:marRight w:val="0"/>
          <w:marTop w:val="0"/>
          <w:marBottom w:val="0"/>
          <w:divBdr>
            <w:top w:val="none" w:sz="0" w:space="0" w:color="auto"/>
            <w:left w:val="none" w:sz="0" w:space="0" w:color="auto"/>
            <w:bottom w:val="none" w:sz="0" w:space="0" w:color="auto"/>
            <w:right w:val="none" w:sz="0" w:space="0" w:color="auto"/>
          </w:divBdr>
        </w:div>
        <w:div w:id="1798837106">
          <w:marLeft w:val="480"/>
          <w:marRight w:val="0"/>
          <w:marTop w:val="0"/>
          <w:marBottom w:val="0"/>
          <w:divBdr>
            <w:top w:val="none" w:sz="0" w:space="0" w:color="auto"/>
            <w:left w:val="none" w:sz="0" w:space="0" w:color="auto"/>
            <w:bottom w:val="none" w:sz="0" w:space="0" w:color="auto"/>
            <w:right w:val="none" w:sz="0" w:space="0" w:color="auto"/>
          </w:divBdr>
        </w:div>
        <w:div w:id="495850449">
          <w:marLeft w:val="480"/>
          <w:marRight w:val="0"/>
          <w:marTop w:val="0"/>
          <w:marBottom w:val="0"/>
          <w:divBdr>
            <w:top w:val="none" w:sz="0" w:space="0" w:color="auto"/>
            <w:left w:val="none" w:sz="0" w:space="0" w:color="auto"/>
            <w:bottom w:val="none" w:sz="0" w:space="0" w:color="auto"/>
            <w:right w:val="none" w:sz="0" w:space="0" w:color="auto"/>
          </w:divBdr>
        </w:div>
        <w:div w:id="1950156417">
          <w:marLeft w:val="480"/>
          <w:marRight w:val="0"/>
          <w:marTop w:val="0"/>
          <w:marBottom w:val="0"/>
          <w:divBdr>
            <w:top w:val="none" w:sz="0" w:space="0" w:color="auto"/>
            <w:left w:val="none" w:sz="0" w:space="0" w:color="auto"/>
            <w:bottom w:val="none" w:sz="0" w:space="0" w:color="auto"/>
            <w:right w:val="none" w:sz="0" w:space="0" w:color="auto"/>
          </w:divBdr>
        </w:div>
        <w:div w:id="78135204">
          <w:marLeft w:val="480"/>
          <w:marRight w:val="0"/>
          <w:marTop w:val="0"/>
          <w:marBottom w:val="0"/>
          <w:divBdr>
            <w:top w:val="none" w:sz="0" w:space="0" w:color="auto"/>
            <w:left w:val="none" w:sz="0" w:space="0" w:color="auto"/>
            <w:bottom w:val="none" w:sz="0" w:space="0" w:color="auto"/>
            <w:right w:val="none" w:sz="0" w:space="0" w:color="auto"/>
          </w:divBdr>
        </w:div>
        <w:div w:id="533692019">
          <w:marLeft w:val="480"/>
          <w:marRight w:val="0"/>
          <w:marTop w:val="0"/>
          <w:marBottom w:val="0"/>
          <w:divBdr>
            <w:top w:val="none" w:sz="0" w:space="0" w:color="auto"/>
            <w:left w:val="none" w:sz="0" w:space="0" w:color="auto"/>
            <w:bottom w:val="none" w:sz="0" w:space="0" w:color="auto"/>
            <w:right w:val="none" w:sz="0" w:space="0" w:color="auto"/>
          </w:divBdr>
        </w:div>
        <w:div w:id="1863780433">
          <w:marLeft w:val="480"/>
          <w:marRight w:val="0"/>
          <w:marTop w:val="0"/>
          <w:marBottom w:val="0"/>
          <w:divBdr>
            <w:top w:val="none" w:sz="0" w:space="0" w:color="auto"/>
            <w:left w:val="none" w:sz="0" w:space="0" w:color="auto"/>
            <w:bottom w:val="none" w:sz="0" w:space="0" w:color="auto"/>
            <w:right w:val="none" w:sz="0" w:space="0" w:color="auto"/>
          </w:divBdr>
        </w:div>
      </w:divsChild>
    </w:div>
    <w:div w:id="1381517360">
      <w:bodyDiv w:val="1"/>
      <w:marLeft w:val="0"/>
      <w:marRight w:val="0"/>
      <w:marTop w:val="0"/>
      <w:marBottom w:val="0"/>
      <w:divBdr>
        <w:top w:val="none" w:sz="0" w:space="0" w:color="auto"/>
        <w:left w:val="none" w:sz="0" w:space="0" w:color="auto"/>
        <w:bottom w:val="none" w:sz="0" w:space="0" w:color="auto"/>
        <w:right w:val="none" w:sz="0" w:space="0" w:color="auto"/>
      </w:divBdr>
    </w:div>
    <w:div w:id="1381855796">
      <w:bodyDiv w:val="1"/>
      <w:marLeft w:val="0"/>
      <w:marRight w:val="0"/>
      <w:marTop w:val="0"/>
      <w:marBottom w:val="0"/>
      <w:divBdr>
        <w:top w:val="none" w:sz="0" w:space="0" w:color="auto"/>
        <w:left w:val="none" w:sz="0" w:space="0" w:color="auto"/>
        <w:bottom w:val="none" w:sz="0" w:space="0" w:color="auto"/>
        <w:right w:val="none" w:sz="0" w:space="0" w:color="auto"/>
      </w:divBdr>
    </w:div>
    <w:div w:id="1382830096">
      <w:bodyDiv w:val="1"/>
      <w:marLeft w:val="0"/>
      <w:marRight w:val="0"/>
      <w:marTop w:val="0"/>
      <w:marBottom w:val="0"/>
      <w:divBdr>
        <w:top w:val="none" w:sz="0" w:space="0" w:color="auto"/>
        <w:left w:val="none" w:sz="0" w:space="0" w:color="auto"/>
        <w:bottom w:val="none" w:sz="0" w:space="0" w:color="auto"/>
        <w:right w:val="none" w:sz="0" w:space="0" w:color="auto"/>
      </w:divBdr>
    </w:div>
    <w:div w:id="1383794207">
      <w:bodyDiv w:val="1"/>
      <w:marLeft w:val="0"/>
      <w:marRight w:val="0"/>
      <w:marTop w:val="0"/>
      <w:marBottom w:val="0"/>
      <w:divBdr>
        <w:top w:val="none" w:sz="0" w:space="0" w:color="auto"/>
        <w:left w:val="none" w:sz="0" w:space="0" w:color="auto"/>
        <w:bottom w:val="none" w:sz="0" w:space="0" w:color="auto"/>
        <w:right w:val="none" w:sz="0" w:space="0" w:color="auto"/>
      </w:divBdr>
    </w:div>
    <w:div w:id="1384136142">
      <w:bodyDiv w:val="1"/>
      <w:marLeft w:val="0"/>
      <w:marRight w:val="0"/>
      <w:marTop w:val="0"/>
      <w:marBottom w:val="0"/>
      <w:divBdr>
        <w:top w:val="none" w:sz="0" w:space="0" w:color="auto"/>
        <w:left w:val="none" w:sz="0" w:space="0" w:color="auto"/>
        <w:bottom w:val="none" w:sz="0" w:space="0" w:color="auto"/>
        <w:right w:val="none" w:sz="0" w:space="0" w:color="auto"/>
      </w:divBdr>
    </w:div>
    <w:div w:id="1384645600">
      <w:bodyDiv w:val="1"/>
      <w:marLeft w:val="0"/>
      <w:marRight w:val="0"/>
      <w:marTop w:val="0"/>
      <w:marBottom w:val="0"/>
      <w:divBdr>
        <w:top w:val="none" w:sz="0" w:space="0" w:color="auto"/>
        <w:left w:val="none" w:sz="0" w:space="0" w:color="auto"/>
        <w:bottom w:val="none" w:sz="0" w:space="0" w:color="auto"/>
        <w:right w:val="none" w:sz="0" w:space="0" w:color="auto"/>
      </w:divBdr>
    </w:div>
    <w:div w:id="1385177916">
      <w:bodyDiv w:val="1"/>
      <w:marLeft w:val="0"/>
      <w:marRight w:val="0"/>
      <w:marTop w:val="0"/>
      <w:marBottom w:val="0"/>
      <w:divBdr>
        <w:top w:val="none" w:sz="0" w:space="0" w:color="auto"/>
        <w:left w:val="none" w:sz="0" w:space="0" w:color="auto"/>
        <w:bottom w:val="none" w:sz="0" w:space="0" w:color="auto"/>
        <w:right w:val="none" w:sz="0" w:space="0" w:color="auto"/>
      </w:divBdr>
    </w:div>
    <w:div w:id="1388066720">
      <w:bodyDiv w:val="1"/>
      <w:marLeft w:val="0"/>
      <w:marRight w:val="0"/>
      <w:marTop w:val="0"/>
      <w:marBottom w:val="0"/>
      <w:divBdr>
        <w:top w:val="none" w:sz="0" w:space="0" w:color="auto"/>
        <w:left w:val="none" w:sz="0" w:space="0" w:color="auto"/>
        <w:bottom w:val="none" w:sz="0" w:space="0" w:color="auto"/>
        <w:right w:val="none" w:sz="0" w:space="0" w:color="auto"/>
      </w:divBdr>
    </w:div>
    <w:div w:id="1389919220">
      <w:bodyDiv w:val="1"/>
      <w:marLeft w:val="0"/>
      <w:marRight w:val="0"/>
      <w:marTop w:val="0"/>
      <w:marBottom w:val="0"/>
      <w:divBdr>
        <w:top w:val="none" w:sz="0" w:space="0" w:color="auto"/>
        <w:left w:val="none" w:sz="0" w:space="0" w:color="auto"/>
        <w:bottom w:val="none" w:sz="0" w:space="0" w:color="auto"/>
        <w:right w:val="none" w:sz="0" w:space="0" w:color="auto"/>
      </w:divBdr>
    </w:div>
    <w:div w:id="1391078956">
      <w:bodyDiv w:val="1"/>
      <w:marLeft w:val="0"/>
      <w:marRight w:val="0"/>
      <w:marTop w:val="0"/>
      <w:marBottom w:val="0"/>
      <w:divBdr>
        <w:top w:val="none" w:sz="0" w:space="0" w:color="auto"/>
        <w:left w:val="none" w:sz="0" w:space="0" w:color="auto"/>
        <w:bottom w:val="none" w:sz="0" w:space="0" w:color="auto"/>
        <w:right w:val="none" w:sz="0" w:space="0" w:color="auto"/>
      </w:divBdr>
    </w:div>
    <w:div w:id="1393382440">
      <w:bodyDiv w:val="1"/>
      <w:marLeft w:val="0"/>
      <w:marRight w:val="0"/>
      <w:marTop w:val="0"/>
      <w:marBottom w:val="0"/>
      <w:divBdr>
        <w:top w:val="none" w:sz="0" w:space="0" w:color="auto"/>
        <w:left w:val="none" w:sz="0" w:space="0" w:color="auto"/>
        <w:bottom w:val="none" w:sz="0" w:space="0" w:color="auto"/>
        <w:right w:val="none" w:sz="0" w:space="0" w:color="auto"/>
      </w:divBdr>
    </w:div>
    <w:div w:id="1393851815">
      <w:bodyDiv w:val="1"/>
      <w:marLeft w:val="0"/>
      <w:marRight w:val="0"/>
      <w:marTop w:val="0"/>
      <w:marBottom w:val="0"/>
      <w:divBdr>
        <w:top w:val="none" w:sz="0" w:space="0" w:color="auto"/>
        <w:left w:val="none" w:sz="0" w:space="0" w:color="auto"/>
        <w:bottom w:val="none" w:sz="0" w:space="0" w:color="auto"/>
        <w:right w:val="none" w:sz="0" w:space="0" w:color="auto"/>
      </w:divBdr>
    </w:div>
    <w:div w:id="1394500502">
      <w:bodyDiv w:val="1"/>
      <w:marLeft w:val="0"/>
      <w:marRight w:val="0"/>
      <w:marTop w:val="0"/>
      <w:marBottom w:val="0"/>
      <w:divBdr>
        <w:top w:val="none" w:sz="0" w:space="0" w:color="auto"/>
        <w:left w:val="none" w:sz="0" w:space="0" w:color="auto"/>
        <w:bottom w:val="none" w:sz="0" w:space="0" w:color="auto"/>
        <w:right w:val="none" w:sz="0" w:space="0" w:color="auto"/>
      </w:divBdr>
    </w:div>
    <w:div w:id="1394691969">
      <w:bodyDiv w:val="1"/>
      <w:marLeft w:val="0"/>
      <w:marRight w:val="0"/>
      <w:marTop w:val="0"/>
      <w:marBottom w:val="0"/>
      <w:divBdr>
        <w:top w:val="none" w:sz="0" w:space="0" w:color="auto"/>
        <w:left w:val="none" w:sz="0" w:space="0" w:color="auto"/>
        <w:bottom w:val="none" w:sz="0" w:space="0" w:color="auto"/>
        <w:right w:val="none" w:sz="0" w:space="0" w:color="auto"/>
      </w:divBdr>
    </w:div>
    <w:div w:id="1400596633">
      <w:bodyDiv w:val="1"/>
      <w:marLeft w:val="0"/>
      <w:marRight w:val="0"/>
      <w:marTop w:val="0"/>
      <w:marBottom w:val="0"/>
      <w:divBdr>
        <w:top w:val="none" w:sz="0" w:space="0" w:color="auto"/>
        <w:left w:val="none" w:sz="0" w:space="0" w:color="auto"/>
        <w:bottom w:val="none" w:sz="0" w:space="0" w:color="auto"/>
        <w:right w:val="none" w:sz="0" w:space="0" w:color="auto"/>
      </w:divBdr>
    </w:div>
    <w:div w:id="1402558849">
      <w:bodyDiv w:val="1"/>
      <w:marLeft w:val="0"/>
      <w:marRight w:val="0"/>
      <w:marTop w:val="0"/>
      <w:marBottom w:val="0"/>
      <w:divBdr>
        <w:top w:val="none" w:sz="0" w:space="0" w:color="auto"/>
        <w:left w:val="none" w:sz="0" w:space="0" w:color="auto"/>
        <w:bottom w:val="none" w:sz="0" w:space="0" w:color="auto"/>
        <w:right w:val="none" w:sz="0" w:space="0" w:color="auto"/>
      </w:divBdr>
    </w:div>
    <w:div w:id="1402752202">
      <w:bodyDiv w:val="1"/>
      <w:marLeft w:val="0"/>
      <w:marRight w:val="0"/>
      <w:marTop w:val="0"/>
      <w:marBottom w:val="0"/>
      <w:divBdr>
        <w:top w:val="none" w:sz="0" w:space="0" w:color="auto"/>
        <w:left w:val="none" w:sz="0" w:space="0" w:color="auto"/>
        <w:bottom w:val="none" w:sz="0" w:space="0" w:color="auto"/>
        <w:right w:val="none" w:sz="0" w:space="0" w:color="auto"/>
      </w:divBdr>
      <w:divsChild>
        <w:div w:id="2074692624">
          <w:marLeft w:val="480"/>
          <w:marRight w:val="0"/>
          <w:marTop w:val="0"/>
          <w:marBottom w:val="0"/>
          <w:divBdr>
            <w:top w:val="none" w:sz="0" w:space="0" w:color="auto"/>
            <w:left w:val="none" w:sz="0" w:space="0" w:color="auto"/>
            <w:bottom w:val="none" w:sz="0" w:space="0" w:color="auto"/>
            <w:right w:val="none" w:sz="0" w:space="0" w:color="auto"/>
          </w:divBdr>
        </w:div>
        <w:div w:id="2115980520">
          <w:marLeft w:val="480"/>
          <w:marRight w:val="0"/>
          <w:marTop w:val="0"/>
          <w:marBottom w:val="0"/>
          <w:divBdr>
            <w:top w:val="none" w:sz="0" w:space="0" w:color="auto"/>
            <w:left w:val="none" w:sz="0" w:space="0" w:color="auto"/>
            <w:bottom w:val="none" w:sz="0" w:space="0" w:color="auto"/>
            <w:right w:val="none" w:sz="0" w:space="0" w:color="auto"/>
          </w:divBdr>
        </w:div>
        <w:div w:id="1454982692">
          <w:marLeft w:val="480"/>
          <w:marRight w:val="0"/>
          <w:marTop w:val="0"/>
          <w:marBottom w:val="0"/>
          <w:divBdr>
            <w:top w:val="none" w:sz="0" w:space="0" w:color="auto"/>
            <w:left w:val="none" w:sz="0" w:space="0" w:color="auto"/>
            <w:bottom w:val="none" w:sz="0" w:space="0" w:color="auto"/>
            <w:right w:val="none" w:sz="0" w:space="0" w:color="auto"/>
          </w:divBdr>
        </w:div>
        <w:div w:id="1766416451">
          <w:marLeft w:val="480"/>
          <w:marRight w:val="0"/>
          <w:marTop w:val="0"/>
          <w:marBottom w:val="0"/>
          <w:divBdr>
            <w:top w:val="none" w:sz="0" w:space="0" w:color="auto"/>
            <w:left w:val="none" w:sz="0" w:space="0" w:color="auto"/>
            <w:bottom w:val="none" w:sz="0" w:space="0" w:color="auto"/>
            <w:right w:val="none" w:sz="0" w:space="0" w:color="auto"/>
          </w:divBdr>
        </w:div>
        <w:div w:id="789476507">
          <w:marLeft w:val="480"/>
          <w:marRight w:val="0"/>
          <w:marTop w:val="0"/>
          <w:marBottom w:val="0"/>
          <w:divBdr>
            <w:top w:val="none" w:sz="0" w:space="0" w:color="auto"/>
            <w:left w:val="none" w:sz="0" w:space="0" w:color="auto"/>
            <w:bottom w:val="none" w:sz="0" w:space="0" w:color="auto"/>
            <w:right w:val="none" w:sz="0" w:space="0" w:color="auto"/>
          </w:divBdr>
        </w:div>
        <w:div w:id="1289238291">
          <w:marLeft w:val="480"/>
          <w:marRight w:val="0"/>
          <w:marTop w:val="0"/>
          <w:marBottom w:val="0"/>
          <w:divBdr>
            <w:top w:val="none" w:sz="0" w:space="0" w:color="auto"/>
            <w:left w:val="none" w:sz="0" w:space="0" w:color="auto"/>
            <w:bottom w:val="none" w:sz="0" w:space="0" w:color="auto"/>
            <w:right w:val="none" w:sz="0" w:space="0" w:color="auto"/>
          </w:divBdr>
        </w:div>
        <w:div w:id="1465466971">
          <w:marLeft w:val="480"/>
          <w:marRight w:val="0"/>
          <w:marTop w:val="0"/>
          <w:marBottom w:val="0"/>
          <w:divBdr>
            <w:top w:val="none" w:sz="0" w:space="0" w:color="auto"/>
            <w:left w:val="none" w:sz="0" w:space="0" w:color="auto"/>
            <w:bottom w:val="none" w:sz="0" w:space="0" w:color="auto"/>
            <w:right w:val="none" w:sz="0" w:space="0" w:color="auto"/>
          </w:divBdr>
        </w:div>
        <w:div w:id="1817334980">
          <w:marLeft w:val="480"/>
          <w:marRight w:val="0"/>
          <w:marTop w:val="0"/>
          <w:marBottom w:val="0"/>
          <w:divBdr>
            <w:top w:val="none" w:sz="0" w:space="0" w:color="auto"/>
            <w:left w:val="none" w:sz="0" w:space="0" w:color="auto"/>
            <w:bottom w:val="none" w:sz="0" w:space="0" w:color="auto"/>
            <w:right w:val="none" w:sz="0" w:space="0" w:color="auto"/>
          </w:divBdr>
        </w:div>
        <w:div w:id="1429110025">
          <w:marLeft w:val="480"/>
          <w:marRight w:val="0"/>
          <w:marTop w:val="0"/>
          <w:marBottom w:val="0"/>
          <w:divBdr>
            <w:top w:val="none" w:sz="0" w:space="0" w:color="auto"/>
            <w:left w:val="none" w:sz="0" w:space="0" w:color="auto"/>
            <w:bottom w:val="none" w:sz="0" w:space="0" w:color="auto"/>
            <w:right w:val="none" w:sz="0" w:space="0" w:color="auto"/>
          </w:divBdr>
        </w:div>
        <w:div w:id="6294634">
          <w:marLeft w:val="480"/>
          <w:marRight w:val="0"/>
          <w:marTop w:val="0"/>
          <w:marBottom w:val="0"/>
          <w:divBdr>
            <w:top w:val="none" w:sz="0" w:space="0" w:color="auto"/>
            <w:left w:val="none" w:sz="0" w:space="0" w:color="auto"/>
            <w:bottom w:val="none" w:sz="0" w:space="0" w:color="auto"/>
            <w:right w:val="none" w:sz="0" w:space="0" w:color="auto"/>
          </w:divBdr>
        </w:div>
        <w:div w:id="1051224724">
          <w:marLeft w:val="480"/>
          <w:marRight w:val="0"/>
          <w:marTop w:val="0"/>
          <w:marBottom w:val="0"/>
          <w:divBdr>
            <w:top w:val="none" w:sz="0" w:space="0" w:color="auto"/>
            <w:left w:val="none" w:sz="0" w:space="0" w:color="auto"/>
            <w:bottom w:val="none" w:sz="0" w:space="0" w:color="auto"/>
            <w:right w:val="none" w:sz="0" w:space="0" w:color="auto"/>
          </w:divBdr>
        </w:div>
        <w:div w:id="1552229036">
          <w:marLeft w:val="480"/>
          <w:marRight w:val="0"/>
          <w:marTop w:val="0"/>
          <w:marBottom w:val="0"/>
          <w:divBdr>
            <w:top w:val="none" w:sz="0" w:space="0" w:color="auto"/>
            <w:left w:val="none" w:sz="0" w:space="0" w:color="auto"/>
            <w:bottom w:val="none" w:sz="0" w:space="0" w:color="auto"/>
            <w:right w:val="none" w:sz="0" w:space="0" w:color="auto"/>
          </w:divBdr>
        </w:div>
        <w:div w:id="22634449">
          <w:marLeft w:val="480"/>
          <w:marRight w:val="0"/>
          <w:marTop w:val="0"/>
          <w:marBottom w:val="0"/>
          <w:divBdr>
            <w:top w:val="none" w:sz="0" w:space="0" w:color="auto"/>
            <w:left w:val="none" w:sz="0" w:space="0" w:color="auto"/>
            <w:bottom w:val="none" w:sz="0" w:space="0" w:color="auto"/>
            <w:right w:val="none" w:sz="0" w:space="0" w:color="auto"/>
          </w:divBdr>
        </w:div>
        <w:div w:id="1308706048">
          <w:marLeft w:val="480"/>
          <w:marRight w:val="0"/>
          <w:marTop w:val="0"/>
          <w:marBottom w:val="0"/>
          <w:divBdr>
            <w:top w:val="none" w:sz="0" w:space="0" w:color="auto"/>
            <w:left w:val="none" w:sz="0" w:space="0" w:color="auto"/>
            <w:bottom w:val="none" w:sz="0" w:space="0" w:color="auto"/>
            <w:right w:val="none" w:sz="0" w:space="0" w:color="auto"/>
          </w:divBdr>
        </w:div>
        <w:div w:id="651760459">
          <w:marLeft w:val="480"/>
          <w:marRight w:val="0"/>
          <w:marTop w:val="0"/>
          <w:marBottom w:val="0"/>
          <w:divBdr>
            <w:top w:val="none" w:sz="0" w:space="0" w:color="auto"/>
            <w:left w:val="none" w:sz="0" w:space="0" w:color="auto"/>
            <w:bottom w:val="none" w:sz="0" w:space="0" w:color="auto"/>
            <w:right w:val="none" w:sz="0" w:space="0" w:color="auto"/>
          </w:divBdr>
        </w:div>
        <w:div w:id="1056781509">
          <w:marLeft w:val="480"/>
          <w:marRight w:val="0"/>
          <w:marTop w:val="0"/>
          <w:marBottom w:val="0"/>
          <w:divBdr>
            <w:top w:val="none" w:sz="0" w:space="0" w:color="auto"/>
            <w:left w:val="none" w:sz="0" w:space="0" w:color="auto"/>
            <w:bottom w:val="none" w:sz="0" w:space="0" w:color="auto"/>
            <w:right w:val="none" w:sz="0" w:space="0" w:color="auto"/>
          </w:divBdr>
        </w:div>
        <w:div w:id="1613780702">
          <w:marLeft w:val="480"/>
          <w:marRight w:val="0"/>
          <w:marTop w:val="0"/>
          <w:marBottom w:val="0"/>
          <w:divBdr>
            <w:top w:val="none" w:sz="0" w:space="0" w:color="auto"/>
            <w:left w:val="none" w:sz="0" w:space="0" w:color="auto"/>
            <w:bottom w:val="none" w:sz="0" w:space="0" w:color="auto"/>
            <w:right w:val="none" w:sz="0" w:space="0" w:color="auto"/>
          </w:divBdr>
        </w:div>
        <w:div w:id="2001421742">
          <w:marLeft w:val="480"/>
          <w:marRight w:val="0"/>
          <w:marTop w:val="0"/>
          <w:marBottom w:val="0"/>
          <w:divBdr>
            <w:top w:val="none" w:sz="0" w:space="0" w:color="auto"/>
            <w:left w:val="none" w:sz="0" w:space="0" w:color="auto"/>
            <w:bottom w:val="none" w:sz="0" w:space="0" w:color="auto"/>
            <w:right w:val="none" w:sz="0" w:space="0" w:color="auto"/>
          </w:divBdr>
        </w:div>
        <w:div w:id="928777008">
          <w:marLeft w:val="480"/>
          <w:marRight w:val="0"/>
          <w:marTop w:val="0"/>
          <w:marBottom w:val="0"/>
          <w:divBdr>
            <w:top w:val="none" w:sz="0" w:space="0" w:color="auto"/>
            <w:left w:val="none" w:sz="0" w:space="0" w:color="auto"/>
            <w:bottom w:val="none" w:sz="0" w:space="0" w:color="auto"/>
            <w:right w:val="none" w:sz="0" w:space="0" w:color="auto"/>
          </w:divBdr>
        </w:div>
        <w:div w:id="878054640">
          <w:marLeft w:val="480"/>
          <w:marRight w:val="0"/>
          <w:marTop w:val="0"/>
          <w:marBottom w:val="0"/>
          <w:divBdr>
            <w:top w:val="none" w:sz="0" w:space="0" w:color="auto"/>
            <w:left w:val="none" w:sz="0" w:space="0" w:color="auto"/>
            <w:bottom w:val="none" w:sz="0" w:space="0" w:color="auto"/>
            <w:right w:val="none" w:sz="0" w:space="0" w:color="auto"/>
          </w:divBdr>
        </w:div>
        <w:div w:id="1474247858">
          <w:marLeft w:val="480"/>
          <w:marRight w:val="0"/>
          <w:marTop w:val="0"/>
          <w:marBottom w:val="0"/>
          <w:divBdr>
            <w:top w:val="none" w:sz="0" w:space="0" w:color="auto"/>
            <w:left w:val="none" w:sz="0" w:space="0" w:color="auto"/>
            <w:bottom w:val="none" w:sz="0" w:space="0" w:color="auto"/>
            <w:right w:val="none" w:sz="0" w:space="0" w:color="auto"/>
          </w:divBdr>
        </w:div>
        <w:div w:id="406466881">
          <w:marLeft w:val="480"/>
          <w:marRight w:val="0"/>
          <w:marTop w:val="0"/>
          <w:marBottom w:val="0"/>
          <w:divBdr>
            <w:top w:val="none" w:sz="0" w:space="0" w:color="auto"/>
            <w:left w:val="none" w:sz="0" w:space="0" w:color="auto"/>
            <w:bottom w:val="none" w:sz="0" w:space="0" w:color="auto"/>
            <w:right w:val="none" w:sz="0" w:space="0" w:color="auto"/>
          </w:divBdr>
        </w:div>
        <w:div w:id="982849528">
          <w:marLeft w:val="480"/>
          <w:marRight w:val="0"/>
          <w:marTop w:val="0"/>
          <w:marBottom w:val="0"/>
          <w:divBdr>
            <w:top w:val="none" w:sz="0" w:space="0" w:color="auto"/>
            <w:left w:val="none" w:sz="0" w:space="0" w:color="auto"/>
            <w:bottom w:val="none" w:sz="0" w:space="0" w:color="auto"/>
            <w:right w:val="none" w:sz="0" w:space="0" w:color="auto"/>
          </w:divBdr>
        </w:div>
        <w:div w:id="1950165539">
          <w:marLeft w:val="480"/>
          <w:marRight w:val="0"/>
          <w:marTop w:val="0"/>
          <w:marBottom w:val="0"/>
          <w:divBdr>
            <w:top w:val="none" w:sz="0" w:space="0" w:color="auto"/>
            <w:left w:val="none" w:sz="0" w:space="0" w:color="auto"/>
            <w:bottom w:val="none" w:sz="0" w:space="0" w:color="auto"/>
            <w:right w:val="none" w:sz="0" w:space="0" w:color="auto"/>
          </w:divBdr>
        </w:div>
        <w:div w:id="1136725831">
          <w:marLeft w:val="480"/>
          <w:marRight w:val="0"/>
          <w:marTop w:val="0"/>
          <w:marBottom w:val="0"/>
          <w:divBdr>
            <w:top w:val="none" w:sz="0" w:space="0" w:color="auto"/>
            <w:left w:val="none" w:sz="0" w:space="0" w:color="auto"/>
            <w:bottom w:val="none" w:sz="0" w:space="0" w:color="auto"/>
            <w:right w:val="none" w:sz="0" w:space="0" w:color="auto"/>
          </w:divBdr>
        </w:div>
        <w:div w:id="1951667012">
          <w:marLeft w:val="480"/>
          <w:marRight w:val="0"/>
          <w:marTop w:val="0"/>
          <w:marBottom w:val="0"/>
          <w:divBdr>
            <w:top w:val="none" w:sz="0" w:space="0" w:color="auto"/>
            <w:left w:val="none" w:sz="0" w:space="0" w:color="auto"/>
            <w:bottom w:val="none" w:sz="0" w:space="0" w:color="auto"/>
            <w:right w:val="none" w:sz="0" w:space="0" w:color="auto"/>
          </w:divBdr>
        </w:div>
        <w:div w:id="1395421970">
          <w:marLeft w:val="480"/>
          <w:marRight w:val="0"/>
          <w:marTop w:val="0"/>
          <w:marBottom w:val="0"/>
          <w:divBdr>
            <w:top w:val="none" w:sz="0" w:space="0" w:color="auto"/>
            <w:left w:val="none" w:sz="0" w:space="0" w:color="auto"/>
            <w:bottom w:val="none" w:sz="0" w:space="0" w:color="auto"/>
            <w:right w:val="none" w:sz="0" w:space="0" w:color="auto"/>
          </w:divBdr>
        </w:div>
        <w:div w:id="1665161511">
          <w:marLeft w:val="480"/>
          <w:marRight w:val="0"/>
          <w:marTop w:val="0"/>
          <w:marBottom w:val="0"/>
          <w:divBdr>
            <w:top w:val="none" w:sz="0" w:space="0" w:color="auto"/>
            <w:left w:val="none" w:sz="0" w:space="0" w:color="auto"/>
            <w:bottom w:val="none" w:sz="0" w:space="0" w:color="auto"/>
            <w:right w:val="none" w:sz="0" w:space="0" w:color="auto"/>
          </w:divBdr>
        </w:div>
        <w:div w:id="414672436">
          <w:marLeft w:val="480"/>
          <w:marRight w:val="0"/>
          <w:marTop w:val="0"/>
          <w:marBottom w:val="0"/>
          <w:divBdr>
            <w:top w:val="none" w:sz="0" w:space="0" w:color="auto"/>
            <w:left w:val="none" w:sz="0" w:space="0" w:color="auto"/>
            <w:bottom w:val="none" w:sz="0" w:space="0" w:color="auto"/>
            <w:right w:val="none" w:sz="0" w:space="0" w:color="auto"/>
          </w:divBdr>
        </w:div>
        <w:div w:id="1518041153">
          <w:marLeft w:val="480"/>
          <w:marRight w:val="0"/>
          <w:marTop w:val="0"/>
          <w:marBottom w:val="0"/>
          <w:divBdr>
            <w:top w:val="none" w:sz="0" w:space="0" w:color="auto"/>
            <w:left w:val="none" w:sz="0" w:space="0" w:color="auto"/>
            <w:bottom w:val="none" w:sz="0" w:space="0" w:color="auto"/>
            <w:right w:val="none" w:sz="0" w:space="0" w:color="auto"/>
          </w:divBdr>
        </w:div>
        <w:div w:id="2061661450">
          <w:marLeft w:val="480"/>
          <w:marRight w:val="0"/>
          <w:marTop w:val="0"/>
          <w:marBottom w:val="0"/>
          <w:divBdr>
            <w:top w:val="none" w:sz="0" w:space="0" w:color="auto"/>
            <w:left w:val="none" w:sz="0" w:space="0" w:color="auto"/>
            <w:bottom w:val="none" w:sz="0" w:space="0" w:color="auto"/>
            <w:right w:val="none" w:sz="0" w:space="0" w:color="auto"/>
          </w:divBdr>
        </w:div>
        <w:div w:id="1636065407">
          <w:marLeft w:val="480"/>
          <w:marRight w:val="0"/>
          <w:marTop w:val="0"/>
          <w:marBottom w:val="0"/>
          <w:divBdr>
            <w:top w:val="none" w:sz="0" w:space="0" w:color="auto"/>
            <w:left w:val="none" w:sz="0" w:space="0" w:color="auto"/>
            <w:bottom w:val="none" w:sz="0" w:space="0" w:color="auto"/>
            <w:right w:val="none" w:sz="0" w:space="0" w:color="auto"/>
          </w:divBdr>
        </w:div>
        <w:div w:id="1716343384">
          <w:marLeft w:val="480"/>
          <w:marRight w:val="0"/>
          <w:marTop w:val="0"/>
          <w:marBottom w:val="0"/>
          <w:divBdr>
            <w:top w:val="none" w:sz="0" w:space="0" w:color="auto"/>
            <w:left w:val="none" w:sz="0" w:space="0" w:color="auto"/>
            <w:bottom w:val="none" w:sz="0" w:space="0" w:color="auto"/>
            <w:right w:val="none" w:sz="0" w:space="0" w:color="auto"/>
          </w:divBdr>
        </w:div>
        <w:div w:id="1745762925">
          <w:marLeft w:val="480"/>
          <w:marRight w:val="0"/>
          <w:marTop w:val="0"/>
          <w:marBottom w:val="0"/>
          <w:divBdr>
            <w:top w:val="none" w:sz="0" w:space="0" w:color="auto"/>
            <w:left w:val="none" w:sz="0" w:space="0" w:color="auto"/>
            <w:bottom w:val="none" w:sz="0" w:space="0" w:color="auto"/>
            <w:right w:val="none" w:sz="0" w:space="0" w:color="auto"/>
          </w:divBdr>
        </w:div>
        <w:div w:id="1160853648">
          <w:marLeft w:val="480"/>
          <w:marRight w:val="0"/>
          <w:marTop w:val="0"/>
          <w:marBottom w:val="0"/>
          <w:divBdr>
            <w:top w:val="none" w:sz="0" w:space="0" w:color="auto"/>
            <w:left w:val="none" w:sz="0" w:space="0" w:color="auto"/>
            <w:bottom w:val="none" w:sz="0" w:space="0" w:color="auto"/>
            <w:right w:val="none" w:sz="0" w:space="0" w:color="auto"/>
          </w:divBdr>
        </w:div>
        <w:div w:id="151724876">
          <w:marLeft w:val="480"/>
          <w:marRight w:val="0"/>
          <w:marTop w:val="0"/>
          <w:marBottom w:val="0"/>
          <w:divBdr>
            <w:top w:val="none" w:sz="0" w:space="0" w:color="auto"/>
            <w:left w:val="none" w:sz="0" w:space="0" w:color="auto"/>
            <w:bottom w:val="none" w:sz="0" w:space="0" w:color="auto"/>
            <w:right w:val="none" w:sz="0" w:space="0" w:color="auto"/>
          </w:divBdr>
        </w:div>
        <w:div w:id="44372225">
          <w:marLeft w:val="480"/>
          <w:marRight w:val="0"/>
          <w:marTop w:val="0"/>
          <w:marBottom w:val="0"/>
          <w:divBdr>
            <w:top w:val="none" w:sz="0" w:space="0" w:color="auto"/>
            <w:left w:val="none" w:sz="0" w:space="0" w:color="auto"/>
            <w:bottom w:val="none" w:sz="0" w:space="0" w:color="auto"/>
            <w:right w:val="none" w:sz="0" w:space="0" w:color="auto"/>
          </w:divBdr>
        </w:div>
        <w:div w:id="1898395334">
          <w:marLeft w:val="480"/>
          <w:marRight w:val="0"/>
          <w:marTop w:val="0"/>
          <w:marBottom w:val="0"/>
          <w:divBdr>
            <w:top w:val="none" w:sz="0" w:space="0" w:color="auto"/>
            <w:left w:val="none" w:sz="0" w:space="0" w:color="auto"/>
            <w:bottom w:val="none" w:sz="0" w:space="0" w:color="auto"/>
            <w:right w:val="none" w:sz="0" w:space="0" w:color="auto"/>
          </w:divBdr>
        </w:div>
        <w:div w:id="1550459420">
          <w:marLeft w:val="480"/>
          <w:marRight w:val="0"/>
          <w:marTop w:val="0"/>
          <w:marBottom w:val="0"/>
          <w:divBdr>
            <w:top w:val="none" w:sz="0" w:space="0" w:color="auto"/>
            <w:left w:val="none" w:sz="0" w:space="0" w:color="auto"/>
            <w:bottom w:val="none" w:sz="0" w:space="0" w:color="auto"/>
            <w:right w:val="none" w:sz="0" w:space="0" w:color="auto"/>
          </w:divBdr>
        </w:div>
        <w:div w:id="1512724122">
          <w:marLeft w:val="480"/>
          <w:marRight w:val="0"/>
          <w:marTop w:val="0"/>
          <w:marBottom w:val="0"/>
          <w:divBdr>
            <w:top w:val="none" w:sz="0" w:space="0" w:color="auto"/>
            <w:left w:val="none" w:sz="0" w:space="0" w:color="auto"/>
            <w:bottom w:val="none" w:sz="0" w:space="0" w:color="auto"/>
            <w:right w:val="none" w:sz="0" w:space="0" w:color="auto"/>
          </w:divBdr>
        </w:div>
        <w:div w:id="575013609">
          <w:marLeft w:val="480"/>
          <w:marRight w:val="0"/>
          <w:marTop w:val="0"/>
          <w:marBottom w:val="0"/>
          <w:divBdr>
            <w:top w:val="none" w:sz="0" w:space="0" w:color="auto"/>
            <w:left w:val="none" w:sz="0" w:space="0" w:color="auto"/>
            <w:bottom w:val="none" w:sz="0" w:space="0" w:color="auto"/>
            <w:right w:val="none" w:sz="0" w:space="0" w:color="auto"/>
          </w:divBdr>
        </w:div>
        <w:div w:id="1730418587">
          <w:marLeft w:val="480"/>
          <w:marRight w:val="0"/>
          <w:marTop w:val="0"/>
          <w:marBottom w:val="0"/>
          <w:divBdr>
            <w:top w:val="none" w:sz="0" w:space="0" w:color="auto"/>
            <w:left w:val="none" w:sz="0" w:space="0" w:color="auto"/>
            <w:bottom w:val="none" w:sz="0" w:space="0" w:color="auto"/>
            <w:right w:val="none" w:sz="0" w:space="0" w:color="auto"/>
          </w:divBdr>
        </w:div>
        <w:div w:id="961378889">
          <w:marLeft w:val="480"/>
          <w:marRight w:val="0"/>
          <w:marTop w:val="0"/>
          <w:marBottom w:val="0"/>
          <w:divBdr>
            <w:top w:val="none" w:sz="0" w:space="0" w:color="auto"/>
            <w:left w:val="none" w:sz="0" w:space="0" w:color="auto"/>
            <w:bottom w:val="none" w:sz="0" w:space="0" w:color="auto"/>
            <w:right w:val="none" w:sz="0" w:space="0" w:color="auto"/>
          </w:divBdr>
        </w:div>
      </w:divsChild>
    </w:div>
    <w:div w:id="1403987059">
      <w:bodyDiv w:val="1"/>
      <w:marLeft w:val="0"/>
      <w:marRight w:val="0"/>
      <w:marTop w:val="0"/>
      <w:marBottom w:val="0"/>
      <w:divBdr>
        <w:top w:val="none" w:sz="0" w:space="0" w:color="auto"/>
        <w:left w:val="none" w:sz="0" w:space="0" w:color="auto"/>
        <w:bottom w:val="none" w:sz="0" w:space="0" w:color="auto"/>
        <w:right w:val="none" w:sz="0" w:space="0" w:color="auto"/>
      </w:divBdr>
    </w:div>
    <w:div w:id="1404179546">
      <w:bodyDiv w:val="1"/>
      <w:marLeft w:val="0"/>
      <w:marRight w:val="0"/>
      <w:marTop w:val="0"/>
      <w:marBottom w:val="0"/>
      <w:divBdr>
        <w:top w:val="none" w:sz="0" w:space="0" w:color="auto"/>
        <w:left w:val="none" w:sz="0" w:space="0" w:color="auto"/>
        <w:bottom w:val="none" w:sz="0" w:space="0" w:color="auto"/>
        <w:right w:val="none" w:sz="0" w:space="0" w:color="auto"/>
      </w:divBdr>
    </w:div>
    <w:div w:id="1404522721">
      <w:bodyDiv w:val="1"/>
      <w:marLeft w:val="0"/>
      <w:marRight w:val="0"/>
      <w:marTop w:val="0"/>
      <w:marBottom w:val="0"/>
      <w:divBdr>
        <w:top w:val="none" w:sz="0" w:space="0" w:color="auto"/>
        <w:left w:val="none" w:sz="0" w:space="0" w:color="auto"/>
        <w:bottom w:val="none" w:sz="0" w:space="0" w:color="auto"/>
        <w:right w:val="none" w:sz="0" w:space="0" w:color="auto"/>
      </w:divBdr>
    </w:div>
    <w:div w:id="1405682191">
      <w:bodyDiv w:val="1"/>
      <w:marLeft w:val="0"/>
      <w:marRight w:val="0"/>
      <w:marTop w:val="0"/>
      <w:marBottom w:val="0"/>
      <w:divBdr>
        <w:top w:val="none" w:sz="0" w:space="0" w:color="auto"/>
        <w:left w:val="none" w:sz="0" w:space="0" w:color="auto"/>
        <w:bottom w:val="none" w:sz="0" w:space="0" w:color="auto"/>
        <w:right w:val="none" w:sz="0" w:space="0" w:color="auto"/>
      </w:divBdr>
    </w:div>
    <w:div w:id="1405837812">
      <w:bodyDiv w:val="1"/>
      <w:marLeft w:val="0"/>
      <w:marRight w:val="0"/>
      <w:marTop w:val="0"/>
      <w:marBottom w:val="0"/>
      <w:divBdr>
        <w:top w:val="none" w:sz="0" w:space="0" w:color="auto"/>
        <w:left w:val="none" w:sz="0" w:space="0" w:color="auto"/>
        <w:bottom w:val="none" w:sz="0" w:space="0" w:color="auto"/>
        <w:right w:val="none" w:sz="0" w:space="0" w:color="auto"/>
      </w:divBdr>
    </w:div>
    <w:div w:id="1407613186">
      <w:bodyDiv w:val="1"/>
      <w:marLeft w:val="0"/>
      <w:marRight w:val="0"/>
      <w:marTop w:val="0"/>
      <w:marBottom w:val="0"/>
      <w:divBdr>
        <w:top w:val="none" w:sz="0" w:space="0" w:color="auto"/>
        <w:left w:val="none" w:sz="0" w:space="0" w:color="auto"/>
        <w:bottom w:val="none" w:sz="0" w:space="0" w:color="auto"/>
        <w:right w:val="none" w:sz="0" w:space="0" w:color="auto"/>
      </w:divBdr>
    </w:div>
    <w:div w:id="1408845217">
      <w:bodyDiv w:val="1"/>
      <w:marLeft w:val="0"/>
      <w:marRight w:val="0"/>
      <w:marTop w:val="0"/>
      <w:marBottom w:val="0"/>
      <w:divBdr>
        <w:top w:val="none" w:sz="0" w:space="0" w:color="auto"/>
        <w:left w:val="none" w:sz="0" w:space="0" w:color="auto"/>
        <w:bottom w:val="none" w:sz="0" w:space="0" w:color="auto"/>
        <w:right w:val="none" w:sz="0" w:space="0" w:color="auto"/>
      </w:divBdr>
    </w:div>
    <w:div w:id="1409571793">
      <w:bodyDiv w:val="1"/>
      <w:marLeft w:val="0"/>
      <w:marRight w:val="0"/>
      <w:marTop w:val="0"/>
      <w:marBottom w:val="0"/>
      <w:divBdr>
        <w:top w:val="none" w:sz="0" w:space="0" w:color="auto"/>
        <w:left w:val="none" w:sz="0" w:space="0" w:color="auto"/>
        <w:bottom w:val="none" w:sz="0" w:space="0" w:color="auto"/>
        <w:right w:val="none" w:sz="0" w:space="0" w:color="auto"/>
      </w:divBdr>
    </w:div>
    <w:div w:id="1410035579">
      <w:bodyDiv w:val="1"/>
      <w:marLeft w:val="0"/>
      <w:marRight w:val="0"/>
      <w:marTop w:val="0"/>
      <w:marBottom w:val="0"/>
      <w:divBdr>
        <w:top w:val="none" w:sz="0" w:space="0" w:color="auto"/>
        <w:left w:val="none" w:sz="0" w:space="0" w:color="auto"/>
        <w:bottom w:val="none" w:sz="0" w:space="0" w:color="auto"/>
        <w:right w:val="none" w:sz="0" w:space="0" w:color="auto"/>
      </w:divBdr>
    </w:div>
    <w:div w:id="1412314326">
      <w:bodyDiv w:val="1"/>
      <w:marLeft w:val="0"/>
      <w:marRight w:val="0"/>
      <w:marTop w:val="0"/>
      <w:marBottom w:val="0"/>
      <w:divBdr>
        <w:top w:val="none" w:sz="0" w:space="0" w:color="auto"/>
        <w:left w:val="none" w:sz="0" w:space="0" w:color="auto"/>
        <w:bottom w:val="none" w:sz="0" w:space="0" w:color="auto"/>
        <w:right w:val="none" w:sz="0" w:space="0" w:color="auto"/>
      </w:divBdr>
    </w:div>
    <w:div w:id="1413771549">
      <w:bodyDiv w:val="1"/>
      <w:marLeft w:val="0"/>
      <w:marRight w:val="0"/>
      <w:marTop w:val="0"/>
      <w:marBottom w:val="0"/>
      <w:divBdr>
        <w:top w:val="none" w:sz="0" w:space="0" w:color="auto"/>
        <w:left w:val="none" w:sz="0" w:space="0" w:color="auto"/>
        <w:bottom w:val="none" w:sz="0" w:space="0" w:color="auto"/>
        <w:right w:val="none" w:sz="0" w:space="0" w:color="auto"/>
      </w:divBdr>
    </w:div>
    <w:div w:id="1414009805">
      <w:bodyDiv w:val="1"/>
      <w:marLeft w:val="0"/>
      <w:marRight w:val="0"/>
      <w:marTop w:val="0"/>
      <w:marBottom w:val="0"/>
      <w:divBdr>
        <w:top w:val="none" w:sz="0" w:space="0" w:color="auto"/>
        <w:left w:val="none" w:sz="0" w:space="0" w:color="auto"/>
        <w:bottom w:val="none" w:sz="0" w:space="0" w:color="auto"/>
        <w:right w:val="none" w:sz="0" w:space="0" w:color="auto"/>
      </w:divBdr>
    </w:div>
    <w:div w:id="1414550449">
      <w:bodyDiv w:val="1"/>
      <w:marLeft w:val="0"/>
      <w:marRight w:val="0"/>
      <w:marTop w:val="0"/>
      <w:marBottom w:val="0"/>
      <w:divBdr>
        <w:top w:val="none" w:sz="0" w:space="0" w:color="auto"/>
        <w:left w:val="none" w:sz="0" w:space="0" w:color="auto"/>
        <w:bottom w:val="none" w:sz="0" w:space="0" w:color="auto"/>
        <w:right w:val="none" w:sz="0" w:space="0" w:color="auto"/>
      </w:divBdr>
    </w:div>
    <w:div w:id="1414665643">
      <w:bodyDiv w:val="1"/>
      <w:marLeft w:val="0"/>
      <w:marRight w:val="0"/>
      <w:marTop w:val="0"/>
      <w:marBottom w:val="0"/>
      <w:divBdr>
        <w:top w:val="none" w:sz="0" w:space="0" w:color="auto"/>
        <w:left w:val="none" w:sz="0" w:space="0" w:color="auto"/>
        <w:bottom w:val="none" w:sz="0" w:space="0" w:color="auto"/>
        <w:right w:val="none" w:sz="0" w:space="0" w:color="auto"/>
      </w:divBdr>
    </w:div>
    <w:div w:id="1415542805">
      <w:bodyDiv w:val="1"/>
      <w:marLeft w:val="0"/>
      <w:marRight w:val="0"/>
      <w:marTop w:val="0"/>
      <w:marBottom w:val="0"/>
      <w:divBdr>
        <w:top w:val="none" w:sz="0" w:space="0" w:color="auto"/>
        <w:left w:val="none" w:sz="0" w:space="0" w:color="auto"/>
        <w:bottom w:val="none" w:sz="0" w:space="0" w:color="auto"/>
        <w:right w:val="none" w:sz="0" w:space="0" w:color="auto"/>
      </w:divBdr>
    </w:div>
    <w:div w:id="1417484141">
      <w:bodyDiv w:val="1"/>
      <w:marLeft w:val="0"/>
      <w:marRight w:val="0"/>
      <w:marTop w:val="0"/>
      <w:marBottom w:val="0"/>
      <w:divBdr>
        <w:top w:val="none" w:sz="0" w:space="0" w:color="auto"/>
        <w:left w:val="none" w:sz="0" w:space="0" w:color="auto"/>
        <w:bottom w:val="none" w:sz="0" w:space="0" w:color="auto"/>
        <w:right w:val="none" w:sz="0" w:space="0" w:color="auto"/>
      </w:divBdr>
    </w:div>
    <w:div w:id="1417743798">
      <w:bodyDiv w:val="1"/>
      <w:marLeft w:val="0"/>
      <w:marRight w:val="0"/>
      <w:marTop w:val="0"/>
      <w:marBottom w:val="0"/>
      <w:divBdr>
        <w:top w:val="none" w:sz="0" w:space="0" w:color="auto"/>
        <w:left w:val="none" w:sz="0" w:space="0" w:color="auto"/>
        <w:bottom w:val="none" w:sz="0" w:space="0" w:color="auto"/>
        <w:right w:val="none" w:sz="0" w:space="0" w:color="auto"/>
      </w:divBdr>
    </w:div>
    <w:div w:id="1419012467">
      <w:bodyDiv w:val="1"/>
      <w:marLeft w:val="0"/>
      <w:marRight w:val="0"/>
      <w:marTop w:val="0"/>
      <w:marBottom w:val="0"/>
      <w:divBdr>
        <w:top w:val="none" w:sz="0" w:space="0" w:color="auto"/>
        <w:left w:val="none" w:sz="0" w:space="0" w:color="auto"/>
        <w:bottom w:val="none" w:sz="0" w:space="0" w:color="auto"/>
        <w:right w:val="none" w:sz="0" w:space="0" w:color="auto"/>
      </w:divBdr>
    </w:div>
    <w:div w:id="1419061204">
      <w:bodyDiv w:val="1"/>
      <w:marLeft w:val="0"/>
      <w:marRight w:val="0"/>
      <w:marTop w:val="0"/>
      <w:marBottom w:val="0"/>
      <w:divBdr>
        <w:top w:val="none" w:sz="0" w:space="0" w:color="auto"/>
        <w:left w:val="none" w:sz="0" w:space="0" w:color="auto"/>
        <w:bottom w:val="none" w:sz="0" w:space="0" w:color="auto"/>
        <w:right w:val="none" w:sz="0" w:space="0" w:color="auto"/>
      </w:divBdr>
    </w:div>
    <w:div w:id="1419062682">
      <w:bodyDiv w:val="1"/>
      <w:marLeft w:val="0"/>
      <w:marRight w:val="0"/>
      <w:marTop w:val="0"/>
      <w:marBottom w:val="0"/>
      <w:divBdr>
        <w:top w:val="none" w:sz="0" w:space="0" w:color="auto"/>
        <w:left w:val="none" w:sz="0" w:space="0" w:color="auto"/>
        <w:bottom w:val="none" w:sz="0" w:space="0" w:color="auto"/>
        <w:right w:val="none" w:sz="0" w:space="0" w:color="auto"/>
      </w:divBdr>
    </w:div>
    <w:div w:id="1419446953">
      <w:bodyDiv w:val="1"/>
      <w:marLeft w:val="0"/>
      <w:marRight w:val="0"/>
      <w:marTop w:val="0"/>
      <w:marBottom w:val="0"/>
      <w:divBdr>
        <w:top w:val="none" w:sz="0" w:space="0" w:color="auto"/>
        <w:left w:val="none" w:sz="0" w:space="0" w:color="auto"/>
        <w:bottom w:val="none" w:sz="0" w:space="0" w:color="auto"/>
        <w:right w:val="none" w:sz="0" w:space="0" w:color="auto"/>
      </w:divBdr>
    </w:div>
    <w:div w:id="1419979310">
      <w:bodyDiv w:val="1"/>
      <w:marLeft w:val="0"/>
      <w:marRight w:val="0"/>
      <w:marTop w:val="0"/>
      <w:marBottom w:val="0"/>
      <w:divBdr>
        <w:top w:val="none" w:sz="0" w:space="0" w:color="auto"/>
        <w:left w:val="none" w:sz="0" w:space="0" w:color="auto"/>
        <w:bottom w:val="none" w:sz="0" w:space="0" w:color="auto"/>
        <w:right w:val="none" w:sz="0" w:space="0" w:color="auto"/>
      </w:divBdr>
    </w:div>
    <w:div w:id="1420524676">
      <w:bodyDiv w:val="1"/>
      <w:marLeft w:val="0"/>
      <w:marRight w:val="0"/>
      <w:marTop w:val="0"/>
      <w:marBottom w:val="0"/>
      <w:divBdr>
        <w:top w:val="none" w:sz="0" w:space="0" w:color="auto"/>
        <w:left w:val="none" w:sz="0" w:space="0" w:color="auto"/>
        <w:bottom w:val="none" w:sz="0" w:space="0" w:color="auto"/>
        <w:right w:val="none" w:sz="0" w:space="0" w:color="auto"/>
      </w:divBdr>
    </w:div>
    <w:div w:id="1420756373">
      <w:bodyDiv w:val="1"/>
      <w:marLeft w:val="0"/>
      <w:marRight w:val="0"/>
      <w:marTop w:val="0"/>
      <w:marBottom w:val="0"/>
      <w:divBdr>
        <w:top w:val="none" w:sz="0" w:space="0" w:color="auto"/>
        <w:left w:val="none" w:sz="0" w:space="0" w:color="auto"/>
        <w:bottom w:val="none" w:sz="0" w:space="0" w:color="auto"/>
        <w:right w:val="none" w:sz="0" w:space="0" w:color="auto"/>
      </w:divBdr>
    </w:div>
    <w:div w:id="1421365118">
      <w:bodyDiv w:val="1"/>
      <w:marLeft w:val="0"/>
      <w:marRight w:val="0"/>
      <w:marTop w:val="0"/>
      <w:marBottom w:val="0"/>
      <w:divBdr>
        <w:top w:val="none" w:sz="0" w:space="0" w:color="auto"/>
        <w:left w:val="none" w:sz="0" w:space="0" w:color="auto"/>
        <w:bottom w:val="none" w:sz="0" w:space="0" w:color="auto"/>
        <w:right w:val="none" w:sz="0" w:space="0" w:color="auto"/>
      </w:divBdr>
    </w:div>
    <w:div w:id="1422948768">
      <w:bodyDiv w:val="1"/>
      <w:marLeft w:val="0"/>
      <w:marRight w:val="0"/>
      <w:marTop w:val="0"/>
      <w:marBottom w:val="0"/>
      <w:divBdr>
        <w:top w:val="none" w:sz="0" w:space="0" w:color="auto"/>
        <w:left w:val="none" w:sz="0" w:space="0" w:color="auto"/>
        <w:bottom w:val="none" w:sz="0" w:space="0" w:color="auto"/>
        <w:right w:val="none" w:sz="0" w:space="0" w:color="auto"/>
      </w:divBdr>
    </w:div>
    <w:div w:id="1428190637">
      <w:bodyDiv w:val="1"/>
      <w:marLeft w:val="0"/>
      <w:marRight w:val="0"/>
      <w:marTop w:val="0"/>
      <w:marBottom w:val="0"/>
      <w:divBdr>
        <w:top w:val="none" w:sz="0" w:space="0" w:color="auto"/>
        <w:left w:val="none" w:sz="0" w:space="0" w:color="auto"/>
        <w:bottom w:val="none" w:sz="0" w:space="0" w:color="auto"/>
        <w:right w:val="none" w:sz="0" w:space="0" w:color="auto"/>
      </w:divBdr>
      <w:divsChild>
        <w:div w:id="1002657946">
          <w:marLeft w:val="480"/>
          <w:marRight w:val="0"/>
          <w:marTop w:val="0"/>
          <w:marBottom w:val="0"/>
          <w:divBdr>
            <w:top w:val="none" w:sz="0" w:space="0" w:color="auto"/>
            <w:left w:val="none" w:sz="0" w:space="0" w:color="auto"/>
            <w:bottom w:val="none" w:sz="0" w:space="0" w:color="auto"/>
            <w:right w:val="none" w:sz="0" w:space="0" w:color="auto"/>
          </w:divBdr>
        </w:div>
        <w:div w:id="1587806805">
          <w:marLeft w:val="480"/>
          <w:marRight w:val="0"/>
          <w:marTop w:val="0"/>
          <w:marBottom w:val="0"/>
          <w:divBdr>
            <w:top w:val="none" w:sz="0" w:space="0" w:color="auto"/>
            <w:left w:val="none" w:sz="0" w:space="0" w:color="auto"/>
            <w:bottom w:val="none" w:sz="0" w:space="0" w:color="auto"/>
            <w:right w:val="none" w:sz="0" w:space="0" w:color="auto"/>
          </w:divBdr>
        </w:div>
        <w:div w:id="1127746197">
          <w:marLeft w:val="480"/>
          <w:marRight w:val="0"/>
          <w:marTop w:val="0"/>
          <w:marBottom w:val="0"/>
          <w:divBdr>
            <w:top w:val="none" w:sz="0" w:space="0" w:color="auto"/>
            <w:left w:val="none" w:sz="0" w:space="0" w:color="auto"/>
            <w:bottom w:val="none" w:sz="0" w:space="0" w:color="auto"/>
            <w:right w:val="none" w:sz="0" w:space="0" w:color="auto"/>
          </w:divBdr>
        </w:div>
        <w:div w:id="362486478">
          <w:marLeft w:val="480"/>
          <w:marRight w:val="0"/>
          <w:marTop w:val="0"/>
          <w:marBottom w:val="0"/>
          <w:divBdr>
            <w:top w:val="none" w:sz="0" w:space="0" w:color="auto"/>
            <w:left w:val="none" w:sz="0" w:space="0" w:color="auto"/>
            <w:bottom w:val="none" w:sz="0" w:space="0" w:color="auto"/>
            <w:right w:val="none" w:sz="0" w:space="0" w:color="auto"/>
          </w:divBdr>
        </w:div>
        <w:div w:id="386073495">
          <w:marLeft w:val="480"/>
          <w:marRight w:val="0"/>
          <w:marTop w:val="0"/>
          <w:marBottom w:val="0"/>
          <w:divBdr>
            <w:top w:val="none" w:sz="0" w:space="0" w:color="auto"/>
            <w:left w:val="none" w:sz="0" w:space="0" w:color="auto"/>
            <w:bottom w:val="none" w:sz="0" w:space="0" w:color="auto"/>
            <w:right w:val="none" w:sz="0" w:space="0" w:color="auto"/>
          </w:divBdr>
        </w:div>
        <w:div w:id="27881617">
          <w:marLeft w:val="480"/>
          <w:marRight w:val="0"/>
          <w:marTop w:val="0"/>
          <w:marBottom w:val="0"/>
          <w:divBdr>
            <w:top w:val="none" w:sz="0" w:space="0" w:color="auto"/>
            <w:left w:val="none" w:sz="0" w:space="0" w:color="auto"/>
            <w:bottom w:val="none" w:sz="0" w:space="0" w:color="auto"/>
            <w:right w:val="none" w:sz="0" w:space="0" w:color="auto"/>
          </w:divBdr>
        </w:div>
        <w:div w:id="1433168204">
          <w:marLeft w:val="480"/>
          <w:marRight w:val="0"/>
          <w:marTop w:val="0"/>
          <w:marBottom w:val="0"/>
          <w:divBdr>
            <w:top w:val="none" w:sz="0" w:space="0" w:color="auto"/>
            <w:left w:val="none" w:sz="0" w:space="0" w:color="auto"/>
            <w:bottom w:val="none" w:sz="0" w:space="0" w:color="auto"/>
            <w:right w:val="none" w:sz="0" w:space="0" w:color="auto"/>
          </w:divBdr>
        </w:div>
        <w:div w:id="2104916222">
          <w:marLeft w:val="480"/>
          <w:marRight w:val="0"/>
          <w:marTop w:val="0"/>
          <w:marBottom w:val="0"/>
          <w:divBdr>
            <w:top w:val="none" w:sz="0" w:space="0" w:color="auto"/>
            <w:left w:val="none" w:sz="0" w:space="0" w:color="auto"/>
            <w:bottom w:val="none" w:sz="0" w:space="0" w:color="auto"/>
            <w:right w:val="none" w:sz="0" w:space="0" w:color="auto"/>
          </w:divBdr>
        </w:div>
        <w:div w:id="103772481">
          <w:marLeft w:val="480"/>
          <w:marRight w:val="0"/>
          <w:marTop w:val="0"/>
          <w:marBottom w:val="0"/>
          <w:divBdr>
            <w:top w:val="none" w:sz="0" w:space="0" w:color="auto"/>
            <w:left w:val="none" w:sz="0" w:space="0" w:color="auto"/>
            <w:bottom w:val="none" w:sz="0" w:space="0" w:color="auto"/>
            <w:right w:val="none" w:sz="0" w:space="0" w:color="auto"/>
          </w:divBdr>
        </w:div>
        <w:div w:id="822508090">
          <w:marLeft w:val="480"/>
          <w:marRight w:val="0"/>
          <w:marTop w:val="0"/>
          <w:marBottom w:val="0"/>
          <w:divBdr>
            <w:top w:val="none" w:sz="0" w:space="0" w:color="auto"/>
            <w:left w:val="none" w:sz="0" w:space="0" w:color="auto"/>
            <w:bottom w:val="none" w:sz="0" w:space="0" w:color="auto"/>
            <w:right w:val="none" w:sz="0" w:space="0" w:color="auto"/>
          </w:divBdr>
        </w:div>
        <w:div w:id="1181621564">
          <w:marLeft w:val="480"/>
          <w:marRight w:val="0"/>
          <w:marTop w:val="0"/>
          <w:marBottom w:val="0"/>
          <w:divBdr>
            <w:top w:val="none" w:sz="0" w:space="0" w:color="auto"/>
            <w:left w:val="none" w:sz="0" w:space="0" w:color="auto"/>
            <w:bottom w:val="none" w:sz="0" w:space="0" w:color="auto"/>
            <w:right w:val="none" w:sz="0" w:space="0" w:color="auto"/>
          </w:divBdr>
        </w:div>
        <w:div w:id="1447117708">
          <w:marLeft w:val="480"/>
          <w:marRight w:val="0"/>
          <w:marTop w:val="0"/>
          <w:marBottom w:val="0"/>
          <w:divBdr>
            <w:top w:val="none" w:sz="0" w:space="0" w:color="auto"/>
            <w:left w:val="none" w:sz="0" w:space="0" w:color="auto"/>
            <w:bottom w:val="none" w:sz="0" w:space="0" w:color="auto"/>
            <w:right w:val="none" w:sz="0" w:space="0" w:color="auto"/>
          </w:divBdr>
        </w:div>
        <w:div w:id="1450780557">
          <w:marLeft w:val="480"/>
          <w:marRight w:val="0"/>
          <w:marTop w:val="0"/>
          <w:marBottom w:val="0"/>
          <w:divBdr>
            <w:top w:val="none" w:sz="0" w:space="0" w:color="auto"/>
            <w:left w:val="none" w:sz="0" w:space="0" w:color="auto"/>
            <w:bottom w:val="none" w:sz="0" w:space="0" w:color="auto"/>
            <w:right w:val="none" w:sz="0" w:space="0" w:color="auto"/>
          </w:divBdr>
        </w:div>
        <w:div w:id="1380978183">
          <w:marLeft w:val="480"/>
          <w:marRight w:val="0"/>
          <w:marTop w:val="0"/>
          <w:marBottom w:val="0"/>
          <w:divBdr>
            <w:top w:val="none" w:sz="0" w:space="0" w:color="auto"/>
            <w:left w:val="none" w:sz="0" w:space="0" w:color="auto"/>
            <w:bottom w:val="none" w:sz="0" w:space="0" w:color="auto"/>
            <w:right w:val="none" w:sz="0" w:space="0" w:color="auto"/>
          </w:divBdr>
        </w:div>
        <w:div w:id="1458792703">
          <w:marLeft w:val="480"/>
          <w:marRight w:val="0"/>
          <w:marTop w:val="0"/>
          <w:marBottom w:val="0"/>
          <w:divBdr>
            <w:top w:val="none" w:sz="0" w:space="0" w:color="auto"/>
            <w:left w:val="none" w:sz="0" w:space="0" w:color="auto"/>
            <w:bottom w:val="none" w:sz="0" w:space="0" w:color="auto"/>
            <w:right w:val="none" w:sz="0" w:space="0" w:color="auto"/>
          </w:divBdr>
        </w:div>
        <w:div w:id="2002810761">
          <w:marLeft w:val="480"/>
          <w:marRight w:val="0"/>
          <w:marTop w:val="0"/>
          <w:marBottom w:val="0"/>
          <w:divBdr>
            <w:top w:val="none" w:sz="0" w:space="0" w:color="auto"/>
            <w:left w:val="none" w:sz="0" w:space="0" w:color="auto"/>
            <w:bottom w:val="none" w:sz="0" w:space="0" w:color="auto"/>
            <w:right w:val="none" w:sz="0" w:space="0" w:color="auto"/>
          </w:divBdr>
        </w:div>
        <w:div w:id="1847668341">
          <w:marLeft w:val="480"/>
          <w:marRight w:val="0"/>
          <w:marTop w:val="0"/>
          <w:marBottom w:val="0"/>
          <w:divBdr>
            <w:top w:val="none" w:sz="0" w:space="0" w:color="auto"/>
            <w:left w:val="none" w:sz="0" w:space="0" w:color="auto"/>
            <w:bottom w:val="none" w:sz="0" w:space="0" w:color="auto"/>
            <w:right w:val="none" w:sz="0" w:space="0" w:color="auto"/>
          </w:divBdr>
        </w:div>
        <w:div w:id="254093312">
          <w:marLeft w:val="480"/>
          <w:marRight w:val="0"/>
          <w:marTop w:val="0"/>
          <w:marBottom w:val="0"/>
          <w:divBdr>
            <w:top w:val="none" w:sz="0" w:space="0" w:color="auto"/>
            <w:left w:val="none" w:sz="0" w:space="0" w:color="auto"/>
            <w:bottom w:val="none" w:sz="0" w:space="0" w:color="auto"/>
            <w:right w:val="none" w:sz="0" w:space="0" w:color="auto"/>
          </w:divBdr>
        </w:div>
        <w:div w:id="2041661190">
          <w:marLeft w:val="480"/>
          <w:marRight w:val="0"/>
          <w:marTop w:val="0"/>
          <w:marBottom w:val="0"/>
          <w:divBdr>
            <w:top w:val="none" w:sz="0" w:space="0" w:color="auto"/>
            <w:left w:val="none" w:sz="0" w:space="0" w:color="auto"/>
            <w:bottom w:val="none" w:sz="0" w:space="0" w:color="auto"/>
            <w:right w:val="none" w:sz="0" w:space="0" w:color="auto"/>
          </w:divBdr>
        </w:div>
        <w:div w:id="1536387294">
          <w:marLeft w:val="480"/>
          <w:marRight w:val="0"/>
          <w:marTop w:val="0"/>
          <w:marBottom w:val="0"/>
          <w:divBdr>
            <w:top w:val="none" w:sz="0" w:space="0" w:color="auto"/>
            <w:left w:val="none" w:sz="0" w:space="0" w:color="auto"/>
            <w:bottom w:val="none" w:sz="0" w:space="0" w:color="auto"/>
            <w:right w:val="none" w:sz="0" w:space="0" w:color="auto"/>
          </w:divBdr>
        </w:div>
        <w:div w:id="959916085">
          <w:marLeft w:val="480"/>
          <w:marRight w:val="0"/>
          <w:marTop w:val="0"/>
          <w:marBottom w:val="0"/>
          <w:divBdr>
            <w:top w:val="none" w:sz="0" w:space="0" w:color="auto"/>
            <w:left w:val="none" w:sz="0" w:space="0" w:color="auto"/>
            <w:bottom w:val="none" w:sz="0" w:space="0" w:color="auto"/>
            <w:right w:val="none" w:sz="0" w:space="0" w:color="auto"/>
          </w:divBdr>
        </w:div>
        <w:div w:id="256528329">
          <w:marLeft w:val="480"/>
          <w:marRight w:val="0"/>
          <w:marTop w:val="0"/>
          <w:marBottom w:val="0"/>
          <w:divBdr>
            <w:top w:val="none" w:sz="0" w:space="0" w:color="auto"/>
            <w:left w:val="none" w:sz="0" w:space="0" w:color="auto"/>
            <w:bottom w:val="none" w:sz="0" w:space="0" w:color="auto"/>
            <w:right w:val="none" w:sz="0" w:space="0" w:color="auto"/>
          </w:divBdr>
        </w:div>
        <w:div w:id="1461724212">
          <w:marLeft w:val="480"/>
          <w:marRight w:val="0"/>
          <w:marTop w:val="0"/>
          <w:marBottom w:val="0"/>
          <w:divBdr>
            <w:top w:val="none" w:sz="0" w:space="0" w:color="auto"/>
            <w:left w:val="none" w:sz="0" w:space="0" w:color="auto"/>
            <w:bottom w:val="none" w:sz="0" w:space="0" w:color="auto"/>
            <w:right w:val="none" w:sz="0" w:space="0" w:color="auto"/>
          </w:divBdr>
        </w:div>
        <w:div w:id="646204153">
          <w:marLeft w:val="480"/>
          <w:marRight w:val="0"/>
          <w:marTop w:val="0"/>
          <w:marBottom w:val="0"/>
          <w:divBdr>
            <w:top w:val="none" w:sz="0" w:space="0" w:color="auto"/>
            <w:left w:val="none" w:sz="0" w:space="0" w:color="auto"/>
            <w:bottom w:val="none" w:sz="0" w:space="0" w:color="auto"/>
            <w:right w:val="none" w:sz="0" w:space="0" w:color="auto"/>
          </w:divBdr>
        </w:div>
        <w:div w:id="974018751">
          <w:marLeft w:val="480"/>
          <w:marRight w:val="0"/>
          <w:marTop w:val="0"/>
          <w:marBottom w:val="0"/>
          <w:divBdr>
            <w:top w:val="none" w:sz="0" w:space="0" w:color="auto"/>
            <w:left w:val="none" w:sz="0" w:space="0" w:color="auto"/>
            <w:bottom w:val="none" w:sz="0" w:space="0" w:color="auto"/>
            <w:right w:val="none" w:sz="0" w:space="0" w:color="auto"/>
          </w:divBdr>
        </w:div>
        <w:div w:id="1956013470">
          <w:marLeft w:val="480"/>
          <w:marRight w:val="0"/>
          <w:marTop w:val="0"/>
          <w:marBottom w:val="0"/>
          <w:divBdr>
            <w:top w:val="none" w:sz="0" w:space="0" w:color="auto"/>
            <w:left w:val="none" w:sz="0" w:space="0" w:color="auto"/>
            <w:bottom w:val="none" w:sz="0" w:space="0" w:color="auto"/>
            <w:right w:val="none" w:sz="0" w:space="0" w:color="auto"/>
          </w:divBdr>
        </w:div>
        <w:div w:id="1718972239">
          <w:marLeft w:val="480"/>
          <w:marRight w:val="0"/>
          <w:marTop w:val="0"/>
          <w:marBottom w:val="0"/>
          <w:divBdr>
            <w:top w:val="none" w:sz="0" w:space="0" w:color="auto"/>
            <w:left w:val="none" w:sz="0" w:space="0" w:color="auto"/>
            <w:bottom w:val="none" w:sz="0" w:space="0" w:color="auto"/>
            <w:right w:val="none" w:sz="0" w:space="0" w:color="auto"/>
          </w:divBdr>
        </w:div>
        <w:div w:id="1942099917">
          <w:marLeft w:val="480"/>
          <w:marRight w:val="0"/>
          <w:marTop w:val="0"/>
          <w:marBottom w:val="0"/>
          <w:divBdr>
            <w:top w:val="none" w:sz="0" w:space="0" w:color="auto"/>
            <w:left w:val="none" w:sz="0" w:space="0" w:color="auto"/>
            <w:bottom w:val="none" w:sz="0" w:space="0" w:color="auto"/>
            <w:right w:val="none" w:sz="0" w:space="0" w:color="auto"/>
          </w:divBdr>
        </w:div>
        <w:div w:id="1241790543">
          <w:marLeft w:val="480"/>
          <w:marRight w:val="0"/>
          <w:marTop w:val="0"/>
          <w:marBottom w:val="0"/>
          <w:divBdr>
            <w:top w:val="none" w:sz="0" w:space="0" w:color="auto"/>
            <w:left w:val="none" w:sz="0" w:space="0" w:color="auto"/>
            <w:bottom w:val="none" w:sz="0" w:space="0" w:color="auto"/>
            <w:right w:val="none" w:sz="0" w:space="0" w:color="auto"/>
          </w:divBdr>
        </w:div>
        <w:div w:id="1550874095">
          <w:marLeft w:val="480"/>
          <w:marRight w:val="0"/>
          <w:marTop w:val="0"/>
          <w:marBottom w:val="0"/>
          <w:divBdr>
            <w:top w:val="none" w:sz="0" w:space="0" w:color="auto"/>
            <w:left w:val="none" w:sz="0" w:space="0" w:color="auto"/>
            <w:bottom w:val="none" w:sz="0" w:space="0" w:color="auto"/>
            <w:right w:val="none" w:sz="0" w:space="0" w:color="auto"/>
          </w:divBdr>
        </w:div>
        <w:div w:id="1140534028">
          <w:marLeft w:val="480"/>
          <w:marRight w:val="0"/>
          <w:marTop w:val="0"/>
          <w:marBottom w:val="0"/>
          <w:divBdr>
            <w:top w:val="none" w:sz="0" w:space="0" w:color="auto"/>
            <w:left w:val="none" w:sz="0" w:space="0" w:color="auto"/>
            <w:bottom w:val="none" w:sz="0" w:space="0" w:color="auto"/>
            <w:right w:val="none" w:sz="0" w:space="0" w:color="auto"/>
          </w:divBdr>
        </w:div>
        <w:div w:id="160586463">
          <w:marLeft w:val="480"/>
          <w:marRight w:val="0"/>
          <w:marTop w:val="0"/>
          <w:marBottom w:val="0"/>
          <w:divBdr>
            <w:top w:val="none" w:sz="0" w:space="0" w:color="auto"/>
            <w:left w:val="none" w:sz="0" w:space="0" w:color="auto"/>
            <w:bottom w:val="none" w:sz="0" w:space="0" w:color="auto"/>
            <w:right w:val="none" w:sz="0" w:space="0" w:color="auto"/>
          </w:divBdr>
        </w:div>
        <w:div w:id="1342440080">
          <w:marLeft w:val="480"/>
          <w:marRight w:val="0"/>
          <w:marTop w:val="0"/>
          <w:marBottom w:val="0"/>
          <w:divBdr>
            <w:top w:val="none" w:sz="0" w:space="0" w:color="auto"/>
            <w:left w:val="none" w:sz="0" w:space="0" w:color="auto"/>
            <w:bottom w:val="none" w:sz="0" w:space="0" w:color="auto"/>
            <w:right w:val="none" w:sz="0" w:space="0" w:color="auto"/>
          </w:divBdr>
        </w:div>
        <w:div w:id="2097902424">
          <w:marLeft w:val="480"/>
          <w:marRight w:val="0"/>
          <w:marTop w:val="0"/>
          <w:marBottom w:val="0"/>
          <w:divBdr>
            <w:top w:val="none" w:sz="0" w:space="0" w:color="auto"/>
            <w:left w:val="none" w:sz="0" w:space="0" w:color="auto"/>
            <w:bottom w:val="none" w:sz="0" w:space="0" w:color="auto"/>
            <w:right w:val="none" w:sz="0" w:space="0" w:color="auto"/>
          </w:divBdr>
        </w:div>
        <w:div w:id="560752695">
          <w:marLeft w:val="480"/>
          <w:marRight w:val="0"/>
          <w:marTop w:val="0"/>
          <w:marBottom w:val="0"/>
          <w:divBdr>
            <w:top w:val="none" w:sz="0" w:space="0" w:color="auto"/>
            <w:left w:val="none" w:sz="0" w:space="0" w:color="auto"/>
            <w:bottom w:val="none" w:sz="0" w:space="0" w:color="auto"/>
            <w:right w:val="none" w:sz="0" w:space="0" w:color="auto"/>
          </w:divBdr>
        </w:div>
        <w:div w:id="1142580871">
          <w:marLeft w:val="480"/>
          <w:marRight w:val="0"/>
          <w:marTop w:val="0"/>
          <w:marBottom w:val="0"/>
          <w:divBdr>
            <w:top w:val="none" w:sz="0" w:space="0" w:color="auto"/>
            <w:left w:val="none" w:sz="0" w:space="0" w:color="auto"/>
            <w:bottom w:val="none" w:sz="0" w:space="0" w:color="auto"/>
            <w:right w:val="none" w:sz="0" w:space="0" w:color="auto"/>
          </w:divBdr>
        </w:div>
        <w:div w:id="1574780209">
          <w:marLeft w:val="480"/>
          <w:marRight w:val="0"/>
          <w:marTop w:val="0"/>
          <w:marBottom w:val="0"/>
          <w:divBdr>
            <w:top w:val="none" w:sz="0" w:space="0" w:color="auto"/>
            <w:left w:val="none" w:sz="0" w:space="0" w:color="auto"/>
            <w:bottom w:val="none" w:sz="0" w:space="0" w:color="auto"/>
            <w:right w:val="none" w:sz="0" w:space="0" w:color="auto"/>
          </w:divBdr>
        </w:div>
        <w:div w:id="1574585191">
          <w:marLeft w:val="480"/>
          <w:marRight w:val="0"/>
          <w:marTop w:val="0"/>
          <w:marBottom w:val="0"/>
          <w:divBdr>
            <w:top w:val="none" w:sz="0" w:space="0" w:color="auto"/>
            <w:left w:val="none" w:sz="0" w:space="0" w:color="auto"/>
            <w:bottom w:val="none" w:sz="0" w:space="0" w:color="auto"/>
            <w:right w:val="none" w:sz="0" w:space="0" w:color="auto"/>
          </w:divBdr>
        </w:div>
        <w:div w:id="2058891991">
          <w:marLeft w:val="480"/>
          <w:marRight w:val="0"/>
          <w:marTop w:val="0"/>
          <w:marBottom w:val="0"/>
          <w:divBdr>
            <w:top w:val="none" w:sz="0" w:space="0" w:color="auto"/>
            <w:left w:val="none" w:sz="0" w:space="0" w:color="auto"/>
            <w:bottom w:val="none" w:sz="0" w:space="0" w:color="auto"/>
            <w:right w:val="none" w:sz="0" w:space="0" w:color="auto"/>
          </w:divBdr>
        </w:div>
        <w:div w:id="585185875">
          <w:marLeft w:val="480"/>
          <w:marRight w:val="0"/>
          <w:marTop w:val="0"/>
          <w:marBottom w:val="0"/>
          <w:divBdr>
            <w:top w:val="none" w:sz="0" w:space="0" w:color="auto"/>
            <w:left w:val="none" w:sz="0" w:space="0" w:color="auto"/>
            <w:bottom w:val="none" w:sz="0" w:space="0" w:color="auto"/>
            <w:right w:val="none" w:sz="0" w:space="0" w:color="auto"/>
          </w:divBdr>
        </w:div>
        <w:div w:id="1280717825">
          <w:marLeft w:val="480"/>
          <w:marRight w:val="0"/>
          <w:marTop w:val="0"/>
          <w:marBottom w:val="0"/>
          <w:divBdr>
            <w:top w:val="none" w:sz="0" w:space="0" w:color="auto"/>
            <w:left w:val="none" w:sz="0" w:space="0" w:color="auto"/>
            <w:bottom w:val="none" w:sz="0" w:space="0" w:color="auto"/>
            <w:right w:val="none" w:sz="0" w:space="0" w:color="auto"/>
          </w:divBdr>
        </w:div>
      </w:divsChild>
    </w:div>
    <w:div w:id="1430662699">
      <w:bodyDiv w:val="1"/>
      <w:marLeft w:val="0"/>
      <w:marRight w:val="0"/>
      <w:marTop w:val="0"/>
      <w:marBottom w:val="0"/>
      <w:divBdr>
        <w:top w:val="none" w:sz="0" w:space="0" w:color="auto"/>
        <w:left w:val="none" w:sz="0" w:space="0" w:color="auto"/>
        <w:bottom w:val="none" w:sz="0" w:space="0" w:color="auto"/>
        <w:right w:val="none" w:sz="0" w:space="0" w:color="auto"/>
      </w:divBdr>
      <w:divsChild>
        <w:div w:id="1673676640">
          <w:marLeft w:val="480"/>
          <w:marRight w:val="0"/>
          <w:marTop w:val="0"/>
          <w:marBottom w:val="0"/>
          <w:divBdr>
            <w:top w:val="none" w:sz="0" w:space="0" w:color="auto"/>
            <w:left w:val="none" w:sz="0" w:space="0" w:color="auto"/>
            <w:bottom w:val="none" w:sz="0" w:space="0" w:color="auto"/>
            <w:right w:val="none" w:sz="0" w:space="0" w:color="auto"/>
          </w:divBdr>
        </w:div>
        <w:div w:id="735975784">
          <w:marLeft w:val="480"/>
          <w:marRight w:val="0"/>
          <w:marTop w:val="0"/>
          <w:marBottom w:val="0"/>
          <w:divBdr>
            <w:top w:val="none" w:sz="0" w:space="0" w:color="auto"/>
            <w:left w:val="none" w:sz="0" w:space="0" w:color="auto"/>
            <w:bottom w:val="none" w:sz="0" w:space="0" w:color="auto"/>
            <w:right w:val="none" w:sz="0" w:space="0" w:color="auto"/>
          </w:divBdr>
        </w:div>
        <w:div w:id="1748961805">
          <w:marLeft w:val="480"/>
          <w:marRight w:val="0"/>
          <w:marTop w:val="0"/>
          <w:marBottom w:val="0"/>
          <w:divBdr>
            <w:top w:val="none" w:sz="0" w:space="0" w:color="auto"/>
            <w:left w:val="none" w:sz="0" w:space="0" w:color="auto"/>
            <w:bottom w:val="none" w:sz="0" w:space="0" w:color="auto"/>
            <w:right w:val="none" w:sz="0" w:space="0" w:color="auto"/>
          </w:divBdr>
        </w:div>
        <w:div w:id="41103562">
          <w:marLeft w:val="480"/>
          <w:marRight w:val="0"/>
          <w:marTop w:val="0"/>
          <w:marBottom w:val="0"/>
          <w:divBdr>
            <w:top w:val="none" w:sz="0" w:space="0" w:color="auto"/>
            <w:left w:val="none" w:sz="0" w:space="0" w:color="auto"/>
            <w:bottom w:val="none" w:sz="0" w:space="0" w:color="auto"/>
            <w:right w:val="none" w:sz="0" w:space="0" w:color="auto"/>
          </w:divBdr>
        </w:div>
        <w:div w:id="1724908447">
          <w:marLeft w:val="480"/>
          <w:marRight w:val="0"/>
          <w:marTop w:val="0"/>
          <w:marBottom w:val="0"/>
          <w:divBdr>
            <w:top w:val="none" w:sz="0" w:space="0" w:color="auto"/>
            <w:left w:val="none" w:sz="0" w:space="0" w:color="auto"/>
            <w:bottom w:val="none" w:sz="0" w:space="0" w:color="auto"/>
            <w:right w:val="none" w:sz="0" w:space="0" w:color="auto"/>
          </w:divBdr>
        </w:div>
        <w:div w:id="1367868516">
          <w:marLeft w:val="480"/>
          <w:marRight w:val="0"/>
          <w:marTop w:val="0"/>
          <w:marBottom w:val="0"/>
          <w:divBdr>
            <w:top w:val="none" w:sz="0" w:space="0" w:color="auto"/>
            <w:left w:val="none" w:sz="0" w:space="0" w:color="auto"/>
            <w:bottom w:val="none" w:sz="0" w:space="0" w:color="auto"/>
            <w:right w:val="none" w:sz="0" w:space="0" w:color="auto"/>
          </w:divBdr>
        </w:div>
        <w:div w:id="172495199">
          <w:marLeft w:val="480"/>
          <w:marRight w:val="0"/>
          <w:marTop w:val="0"/>
          <w:marBottom w:val="0"/>
          <w:divBdr>
            <w:top w:val="none" w:sz="0" w:space="0" w:color="auto"/>
            <w:left w:val="none" w:sz="0" w:space="0" w:color="auto"/>
            <w:bottom w:val="none" w:sz="0" w:space="0" w:color="auto"/>
            <w:right w:val="none" w:sz="0" w:space="0" w:color="auto"/>
          </w:divBdr>
        </w:div>
        <w:div w:id="104202744">
          <w:marLeft w:val="480"/>
          <w:marRight w:val="0"/>
          <w:marTop w:val="0"/>
          <w:marBottom w:val="0"/>
          <w:divBdr>
            <w:top w:val="none" w:sz="0" w:space="0" w:color="auto"/>
            <w:left w:val="none" w:sz="0" w:space="0" w:color="auto"/>
            <w:bottom w:val="none" w:sz="0" w:space="0" w:color="auto"/>
            <w:right w:val="none" w:sz="0" w:space="0" w:color="auto"/>
          </w:divBdr>
        </w:div>
        <w:div w:id="545919328">
          <w:marLeft w:val="480"/>
          <w:marRight w:val="0"/>
          <w:marTop w:val="0"/>
          <w:marBottom w:val="0"/>
          <w:divBdr>
            <w:top w:val="none" w:sz="0" w:space="0" w:color="auto"/>
            <w:left w:val="none" w:sz="0" w:space="0" w:color="auto"/>
            <w:bottom w:val="none" w:sz="0" w:space="0" w:color="auto"/>
            <w:right w:val="none" w:sz="0" w:space="0" w:color="auto"/>
          </w:divBdr>
        </w:div>
        <w:div w:id="717972462">
          <w:marLeft w:val="480"/>
          <w:marRight w:val="0"/>
          <w:marTop w:val="0"/>
          <w:marBottom w:val="0"/>
          <w:divBdr>
            <w:top w:val="none" w:sz="0" w:space="0" w:color="auto"/>
            <w:left w:val="none" w:sz="0" w:space="0" w:color="auto"/>
            <w:bottom w:val="none" w:sz="0" w:space="0" w:color="auto"/>
            <w:right w:val="none" w:sz="0" w:space="0" w:color="auto"/>
          </w:divBdr>
        </w:div>
        <w:div w:id="1722708278">
          <w:marLeft w:val="480"/>
          <w:marRight w:val="0"/>
          <w:marTop w:val="0"/>
          <w:marBottom w:val="0"/>
          <w:divBdr>
            <w:top w:val="none" w:sz="0" w:space="0" w:color="auto"/>
            <w:left w:val="none" w:sz="0" w:space="0" w:color="auto"/>
            <w:bottom w:val="none" w:sz="0" w:space="0" w:color="auto"/>
            <w:right w:val="none" w:sz="0" w:space="0" w:color="auto"/>
          </w:divBdr>
        </w:div>
        <w:div w:id="118454397">
          <w:marLeft w:val="480"/>
          <w:marRight w:val="0"/>
          <w:marTop w:val="0"/>
          <w:marBottom w:val="0"/>
          <w:divBdr>
            <w:top w:val="none" w:sz="0" w:space="0" w:color="auto"/>
            <w:left w:val="none" w:sz="0" w:space="0" w:color="auto"/>
            <w:bottom w:val="none" w:sz="0" w:space="0" w:color="auto"/>
            <w:right w:val="none" w:sz="0" w:space="0" w:color="auto"/>
          </w:divBdr>
        </w:div>
        <w:div w:id="2089766857">
          <w:marLeft w:val="480"/>
          <w:marRight w:val="0"/>
          <w:marTop w:val="0"/>
          <w:marBottom w:val="0"/>
          <w:divBdr>
            <w:top w:val="none" w:sz="0" w:space="0" w:color="auto"/>
            <w:left w:val="none" w:sz="0" w:space="0" w:color="auto"/>
            <w:bottom w:val="none" w:sz="0" w:space="0" w:color="auto"/>
            <w:right w:val="none" w:sz="0" w:space="0" w:color="auto"/>
          </w:divBdr>
        </w:div>
        <w:div w:id="1014378636">
          <w:marLeft w:val="480"/>
          <w:marRight w:val="0"/>
          <w:marTop w:val="0"/>
          <w:marBottom w:val="0"/>
          <w:divBdr>
            <w:top w:val="none" w:sz="0" w:space="0" w:color="auto"/>
            <w:left w:val="none" w:sz="0" w:space="0" w:color="auto"/>
            <w:bottom w:val="none" w:sz="0" w:space="0" w:color="auto"/>
            <w:right w:val="none" w:sz="0" w:space="0" w:color="auto"/>
          </w:divBdr>
        </w:div>
        <w:div w:id="874585421">
          <w:marLeft w:val="480"/>
          <w:marRight w:val="0"/>
          <w:marTop w:val="0"/>
          <w:marBottom w:val="0"/>
          <w:divBdr>
            <w:top w:val="none" w:sz="0" w:space="0" w:color="auto"/>
            <w:left w:val="none" w:sz="0" w:space="0" w:color="auto"/>
            <w:bottom w:val="none" w:sz="0" w:space="0" w:color="auto"/>
            <w:right w:val="none" w:sz="0" w:space="0" w:color="auto"/>
          </w:divBdr>
        </w:div>
        <w:div w:id="722950160">
          <w:marLeft w:val="480"/>
          <w:marRight w:val="0"/>
          <w:marTop w:val="0"/>
          <w:marBottom w:val="0"/>
          <w:divBdr>
            <w:top w:val="none" w:sz="0" w:space="0" w:color="auto"/>
            <w:left w:val="none" w:sz="0" w:space="0" w:color="auto"/>
            <w:bottom w:val="none" w:sz="0" w:space="0" w:color="auto"/>
            <w:right w:val="none" w:sz="0" w:space="0" w:color="auto"/>
          </w:divBdr>
        </w:div>
        <w:div w:id="1775593198">
          <w:marLeft w:val="480"/>
          <w:marRight w:val="0"/>
          <w:marTop w:val="0"/>
          <w:marBottom w:val="0"/>
          <w:divBdr>
            <w:top w:val="none" w:sz="0" w:space="0" w:color="auto"/>
            <w:left w:val="none" w:sz="0" w:space="0" w:color="auto"/>
            <w:bottom w:val="none" w:sz="0" w:space="0" w:color="auto"/>
            <w:right w:val="none" w:sz="0" w:space="0" w:color="auto"/>
          </w:divBdr>
        </w:div>
        <w:div w:id="113182850">
          <w:marLeft w:val="480"/>
          <w:marRight w:val="0"/>
          <w:marTop w:val="0"/>
          <w:marBottom w:val="0"/>
          <w:divBdr>
            <w:top w:val="none" w:sz="0" w:space="0" w:color="auto"/>
            <w:left w:val="none" w:sz="0" w:space="0" w:color="auto"/>
            <w:bottom w:val="none" w:sz="0" w:space="0" w:color="auto"/>
            <w:right w:val="none" w:sz="0" w:space="0" w:color="auto"/>
          </w:divBdr>
        </w:div>
        <w:div w:id="866410980">
          <w:marLeft w:val="480"/>
          <w:marRight w:val="0"/>
          <w:marTop w:val="0"/>
          <w:marBottom w:val="0"/>
          <w:divBdr>
            <w:top w:val="none" w:sz="0" w:space="0" w:color="auto"/>
            <w:left w:val="none" w:sz="0" w:space="0" w:color="auto"/>
            <w:bottom w:val="none" w:sz="0" w:space="0" w:color="auto"/>
            <w:right w:val="none" w:sz="0" w:space="0" w:color="auto"/>
          </w:divBdr>
        </w:div>
        <w:div w:id="1088817541">
          <w:marLeft w:val="480"/>
          <w:marRight w:val="0"/>
          <w:marTop w:val="0"/>
          <w:marBottom w:val="0"/>
          <w:divBdr>
            <w:top w:val="none" w:sz="0" w:space="0" w:color="auto"/>
            <w:left w:val="none" w:sz="0" w:space="0" w:color="auto"/>
            <w:bottom w:val="none" w:sz="0" w:space="0" w:color="auto"/>
            <w:right w:val="none" w:sz="0" w:space="0" w:color="auto"/>
          </w:divBdr>
        </w:div>
        <w:div w:id="1861578600">
          <w:marLeft w:val="480"/>
          <w:marRight w:val="0"/>
          <w:marTop w:val="0"/>
          <w:marBottom w:val="0"/>
          <w:divBdr>
            <w:top w:val="none" w:sz="0" w:space="0" w:color="auto"/>
            <w:left w:val="none" w:sz="0" w:space="0" w:color="auto"/>
            <w:bottom w:val="none" w:sz="0" w:space="0" w:color="auto"/>
            <w:right w:val="none" w:sz="0" w:space="0" w:color="auto"/>
          </w:divBdr>
        </w:div>
        <w:div w:id="133759809">
          <w:marLeft w:val="480"/>
          <w:marRight w:val="0"/>
          <w:marTop w:val="0"/>
          <w:marBottom w:val="0"/>
          <w:divBdr>
            <w:top w:val="none" w:sz="0" w:space="0" w:color="auto"/>
            <w:left w:val="none" w:sz="0" w:space="0" w:color="auto"/>
            <w:bottom w:val="none" w:sz="0" w:space="0" w:color="auto"/>
            <w:right w:val="none" w:sz="0" w:space="0" w:color="auto"/>
          </w:divBdr>
        </w:div>
        <w:div w:id="354771271">
          <w:marLeft w:val="480"/>
          <w:marRight w:val="0"/>
          <w:marTop w:val="0"/>
          <w:marBottom w:val="0"/>
          <w:divBdr>
            <w:top w:val="none" w:sz="0" w:space="0" w:color="auto"/>
            <w:left w:val="none" w:sz="0" w:space="0" w:color="auto"/>
            <w:bottom w:val="none" w:sz="0" w:space="0" w:color="auto"/>
            <w:right w:val="none" w:sz="0" w:space="0" w:color="auto"/>
          </w:divBdr>
        </w:div>
        <w:div w:id="1191525622">
          <w:marLeft w:val="480"/>
          <w:marRight w:val="0"/>
          <w:marTop w:val="0"/>
          <w:marBottom w:val="0"/>
          <w:divBdr>
            <w:top w:val="none" w:sz="0" w:space="0" w:color="auto"/>
            <w:left w:val="none" w:sz="0" w:space="0" w:color="auto"/>
            <w:bottom w:val="none" w:sz="0" w:space="0" w:color="auto"/>
            <w:right w:val="none" w:sz="0" w:space="0" w:color="auto"/>
          </w:divBdr>
        </w:div>
        <w:div w:id="2039817888">
          <w:marLeft w:val="480"/>
          <w:marRight w:val="0"/>
          <w:marTop w:val="0"/>
          <w:marBottom w:val="0"/>
          <w:divBdr>
            <w:top w:val="none" w:sz="0" w:space="0" w:color="auto"/>
            <w:left w:val="none" w:sz="0" w:space="0" w:color="auto"/>
            <w:bottom w:val="none" w:sz="0" w:space="0" w:color="auto"/>
            <w:right w:val="none" w:sz="0" w:space="0" w:color="auto"/>
          </w:divBdr>
        </w:div>
        <w:div w:id="404036063">
          <w:marLeft w:val="480"/>
          <w:marRight w:val="0"/>
          <w:marTop w:val="0"/>
          <w:marBottom w:val="0"/>
          <w:divBdr>
            <w:top w:val="none" w:sz="0" w:space="0" w:color="auto"/>
            <w:left w:val="none" w:sz="0" w:space="0" w:color="auto"/>
            <w:bottom w:val="none" w:sz="0" w:space="0" w:color="auto"/>
            <w:right w:val="none" w:sz="0" w:space="0" w:color="auto"/>
          </w:divBdr>
        </w:div>
        <w:div w:id="1524244869">
          <w:marLeft w:val="480"/>
          <w:marRight w:val="0"/>
          <w:marTop w:val="0"/>
          <w:marBottom w:val="0"/>
          <w:divBdr>
            <w:top w:val="none" w:sz="0" w:space="0" w:color="auto"/>
            <w:left w:val="none" w:sz="0" w:space="0" w:color="auto"/>
            <w:bottom w:val="none" w:sz="0" w:space="0" w:color="auto"/>
            <w:right w:val="none" w:sz="0" w:space="0" w:color="auto"/>
          </w:divBdr>
        </w:div>
        <w:div w:id="319385250">
          <w:marLeft w:val="480"/>
          <w:marRight w:val="0"/>
          <w:marTop w:val="0"/>
          <w:marBottom w:val="0"/>
          <w:divBdr>
            <w:top w:val="none" w:sz="0" w:space="0" w:color="auto"/>
            <w:left w:val="none" w:sz="0" w:space="0" w:color="auto"/>
            <w:bottom w:val="none" w:sz="0" w:space="0" w:color="auto"/>
            <w:right w:val="none" w:sz="0" w:space="0" w:color="auto"/>
          </w:divBdr>
        </w:div>
        <w:div w:id="249313789">
          <w:marLeft w:val="480"/>
          <w:marRight w:val="0"/>
          <w:marTop w:val="0"/>
          <w:marBottom w:val="0"/>
          <w:divBdr>
            <w:top w:val="none" w:sz="0" w:space="0" w:color="auto"/>
            <w:left w:val="none" w:sz="0" w:space="0" w:color="auto"/>
            <w:bottom w:val="none" w:sz="0" w:space="0" w:color="auto"/>
            <w:right w:val="none" w:sz="0" w:space="0" w:color="auto"/>
          </w:divBdr>
        </w:div>
        <w:div w:id="538664865">
          <w:marLeft w:val="480"/>
          <w:marRight w:val="0"/>
          <w:marTop w:val="0"/>
          <w:marBottom w:val="0"/>
          <w:divBdr>
            <w:top w:val="none" w:sz="0" w:space="0" w:color="auto"/>
            <w:left w:val="none" w:sz="0" w:space="0" w:color="auto"/>
            <w:bottom w:val="none" w:sz="0" w:space="0" w:color="auto"/>
            <w:right w:val="none" w:sz="0" w:space="0" w:color="auto"/>
          </w:divBdr>
        </w:div>
        <w:div w:id="1611234864">
          <w:marLeft w:val="480"/>
          <w:marRight w:val="0"/>
          <w:marTop w:val="0"/>
          <w:marBottom w:val="0"/>
          <w:divBdr>
            <w:top w:val="none" w:sz="0" w:space="0" w:color="auto"/>
            <w:left w:val="none" w:sz="0" w:space="0" w:color="auto"/>
            <w:bottom w:val="none" w:sz="0" w:space="0" w:color="auto"/>
            <w:right w:val="none" w:sz="0" w:space="0" w:color="auto"/>
          </w:divBdr>
        </w:div>
        <w:div w:id="692728641">
          <w:marLeft w:val="480"/>
          <w:marRight w:val="0"/>
          <w:marTop w:val="0"/>
          <w:marBottom w:val="0"/>
          <w:divBdr>
            <w:top w:val="none" w:sz="0" w:space="0" w:color="auto"/>
            <w:left w:val="none" w:sz="0" w:space="0" w:color="auto"/>
            <w:bottom w:val="none" w:sz="0" w:space="0" w:color="auto"/>
            <w:right w:val="none" w:sz="0" w:space="0" w:color="auto"/>
          </w:divBdr>
        </w:div>
        <w:div w:id="1557282199">
          <w:marLeft w:val="480"/>
          <w:marRight w:val="0"/>
          <w:marTop w:val="0"/>
          <w:marBottom w:val="0"/>
          <w:divBdr>
            <w:top w:val="none" w:sz="0" w:space="0" w:color="auto"/>
            <w:left w:val="none" w:sz="0" w:space="0" w:color="auto"/>
            <w:bottom w:val="none" w:sz="0" w:space="0" w:color="auto"/>
            <w:right w:val="none" w:sz="0" w:space="0" w:color="auto"/>
          </w:divBdr>
        </w:div>
        <w:div w:id="1590651137">
          <w:marLeft w:val="480"/>
          <w:marRight w:val="0"/>
          <w:marTop w:val="0"/>
          <w:marBottom w:val="0"/>
          <w:divBdr>
            <w:top w:val="none" w:sz="0" w:space="0" w:color="auto"/>
            <w:left w:val="none" w:sz="0" w:space="0" w:color="auto"/>
            <w:bottom w:val="none" w:sz="0" w:space="0" w:color="auto"/>
            <w:right w:val="none" w:sz="0" w:space="0" w:color="auto"/>
          </w:divBdr>
        </w:div>
      </w:divsChild>
    </w:div>
    <w:div w:id="1430662882">
      <w:bodyDiv w:val="1"/>
      <w:marLeft w:val="0"/>
      <w:marRight w:val="0"/>
      <w:marTop w:val="0"/>
      <w:marBottom w:val="0"/>
      <w:divBdr>
        <w:top w:val="none" w:sz="0" w:space="0" w:color="auto"/>
        <w:left w:val="none" w:sz="0" w:space="0" w:color="auto"/>
        <w:bottom w:val="none" w:sz="0" w:space="0" w:color="auto"/>
        <w:right w:val="none" w:sz="0" w:space="0" w:color="auto"/>
      </w:divBdr>
    </w:div>
    <w:div w:id="1430927312">
      <w:bodyDiv w:val="1"/>
      <w:marLeft w:val="0"/>
      <w:marRight w:val="0"/>
      <w:marTop w:val="0"/>
      <w:marBottom w:val="0"/>
      <w:divBdr>
        <w:top w:val="none" w:sz="0" w:space="0" w:color="auto"/>
        <w:left w:val="none" w:sz="0" w:space="0" w:color="auto"/>
        <w:bottom w:val="none" w:sz="0" w:space="0" w:color="auto"/>
        <w:right w:val="none" w:sz="0" w:space="0" w:color="auto"/>
      </w:divBdr>
      <w:divsChild>
        <w:div w:id="537814329">
          <w:marLeft w:val="480"/>
          <w:marRight w:val="0"/>
          <w:marTop w:val="0"/>
          <w:marBottom w:val="0"/>
          <w:divBdr>
            <w:top w:val="none" w:sz="0" w:space="0" w:color="auto"/>
            <w:left w:val="none" w:sz="0" w:space="0" w:color="auto"/>
            <w:bottom w:val="none" w:sz="0" w:space="0" w:color="auto"/>
            <w:right w:val="none" w:sz="0" w:space="0" w:color="auto"/>
          </w:divBdr>
        </w:div>
        <w:div w:id="615405181">
          <w:marLeft w:val="480"/>
          <w:marRight w:val="0"/>
          <w:marTop w:val="0"/>
          <w:marBottom w:val="0"/>
          <w:divBdr>
            <w:top w:val="none" w:sz="0" w:space="0" w:color="auto"/>
            <w:left w:val="none" w:sz="0" w:space="0" w:color="auto"/>
            <w:bottom w:val="none" w:sz="0" w:space="0" w:color="auto"/>
            <w:right w:val="none" w:sz="0" w:space="0" w:color="auto"/>
          </w:divBdr>
        </w:div>
        <w:div w:id="1145775816">
          <w:marLeft w:val="480"/>
          <w:marRight w:val="0"/>
          <w:marTop w:val="0"/>
          <w:marBottom w:val="0"/>
          <w:divBdr>
            <w:top w:val="none" w:sz="0" w:space="0" w:color="auto"/>
            <w:left w:val="none" w:sz="0" w:space="0" w:color="auto"/>
            <w:bottom w:val="none" w:sz="0" w:space="0" w:color="auto"/>
            <w:right w:val="none" w:sz="0" w:space="0" w:color="auto"/>
          </w:divBdr>
        </w:div>
        <w:div w:id="822283802">
          <w:marLeft w:val="480"/>
          <w:marRight w:val="0"/>
          <w:marTop w:val="0"/>
          <w:marBottom w:val="0"/>
          <w:divBdr>
            <w:top w:val="none" w:sz="0" w:space="0" w:color="auto"/>
            <w:left w:val="none" w:sz="0" w:space="0" w:color="auto"/>
            <w:bottom w:val="none" w:sz="0" w:space="0" w:color="auto"/>
            <w:right w:val="none" w:sz="0" w:space="0" w:color="auto"/>
          </w:divBdr>
        </w:div>
        <w:div w:id="1720933864">
          <w:marLeft w:val="480"/>
          <w:marRight w:val="0"/>
          <w:marTop w:val="0"/>
          <w:marBottom w:val="0"/>
          <w:divBdr>
            <w:top w:val="none" w:sz="0" w:space="0" w:color="auto"/>
            <w:left w:val="none" w:sz="0" w:space="0" w:color="auto"/>
            <w:bottom w:val="none" w:sz="0" w:space="0" w:color="auto"/>
            <w:right w:val="none" w:sz="0" w:space="0" w:color="auto"/>
          </w:divBdr>
        </w:div>
        <w:div w:id="1112214163">
          <w:marLeft w:val="480"/>
          <w:marRight w:val="0"/>
          <w:marTop w:val="0"/>
          <w:marBottom w:val="0"/>
          <w:divBdr>
            <w:top w:val="none" w:sz="0" w:space="0" w:color="auto"/>
            <w:left w:val="none" w:sz="0" w:space="0" w:color="auto"/>
            <w:bottom w:val="none" w:sz="0" w:space="0" w:color="auto"/>
            <w:right w:val="none" w:sz="0" w:space="0" w:color="auto"/>
          </w:divBdr>
        </w:div>
        <w:div w:id="1431242317">
          <w:marLeft w:val="480"/>
          <w:marRight w:val="0"/>
          <w:marTop w:val="0"/>
          <w:marBottom w:val="0"/>
          <w:divBdr>
            <w:top w:val="none" w:sz="0" w:space="0" w:color="auto"/>
            <w:left w:val="none" w:sz="0" w:space="0" w:color="auto"/>
            <w:bottom w:val="none" w:sz="0" w:space="0" w:color="auto"/>
            <w:right w:val="none" w:sz="0" w:space="0" w:color="auto"/>
          </w:divBdr>
        </w:div>
        <w:div w:id="2075930018">
          <w:marLeft w:val="480"/>
          <w:marRight w:val="0"/>
          <w:marTop w:val="0"/>
          <w:marBottom w:val="0"/>
          <w:divBdr>
            <w:top w:val="none" w:sz="0" w:space="0" w:color="auto"/>
            <w:left w:val="none" w:sz="0" w:space="0" w:color="auto"/>
            <w:bottom w:val="none" w:sz="0" w:space="0" w:color="auto"/>
            <w:right w:val="none" w:sz="0" w:space="0" w:color="auto"/>
          </w:divBdr>
        </w:div>
        <w:div w:id="2048442">
          <w:marLeft w:val="480"/>
          <w:marRight w:val="0"/>
          <w:marTop w:val="0"/>
          <w:marBottom w:val="0"/>
          <w:divBdr>
            <w:top w:val="none" w:sz="0" w:space="0" w:color="auto"/>
            <w:left w:val="none" w:sz="0" w:space="0" w:color="auto"/>
            <w:bottom w:val="none" w:sz="0" w:space="0" w:color="auto"/>
            <w:right w:val="none" w:sz="0" w:space="0" w:color="auto"/>
          </w:divBdr>
        </w:div>
        <w:div w:id="226964534">
          <w:marLeft w:val="480"/>
          <w:marRight w:val="0"/>
          <w:marTop w:val="0"/>
          <w:marBottom w:val="0"/>
          <w:divBdr>
            <w:top w:val="none" w:sz="0" w:space="0" w:color="auto"/>
            <w:left w:val="none" w:sz="0" w:space="0" w:color="auto"/>
            <w:bottom w:val="none" w:sz="0" w:space="0" w:color="auto"/>
            <w:right w:val="none" w:sz="0" w:space="0" w:color="auto"/>
          </w:divBdr>
        </w:div>
        <w:div w:id="1445610102">
          <w:marLeft w:val="480"/>
          <w:marRight w:val="0"/>
          <w:marTop w:val="0"/>
          <w:marBottom w:val="0"/>
          <w:divBdr>
            <w:top w:val="none" w:sz="0" w:space="0" w:color="auto"/>
            <w:left w:val="none" w:sz="0" w:space="0" w:color="auto"/>
            <w:bottom w:val="none" w:sz="0" w:space="0" w:color="auto"/>
            <w:right w:val="none" w:sz="0" w:space="0" w:color="auto"/>
          </w:divBdr>
        </w:div>
        <w:div w:id="1645969283">
          <w:marLeft w:val="480"/>
          <w:marRight w:val="0"/>
          <w:marTop w:val="0"/>
          <w:marBottom w:val="0"/>
          <w:divBdr>
            <w:top w:val="none" w:sz="0" w:space="0" w:color="auto"/>
            <w:left w:val="none" w:sz="0" w:space="0" w:color="auto"/>
            <w:bottom w:val="none" w:sz="0" w:space="0" w:color="auto"/>
            <w:right w:val="none" w:sz="0" w:space="0" w:color="auto"/>
          </w:divBdr>
        </w:div>
        <w:div w:id="508183359">
          <w:marLeft w:val="480"/>
          <w:marRight w:val="0"/>
          <w:marTop w:val="0"/>
          <w:marBottom w:val="0"/>
          <w:divBdr>
            <w:top w:val="none" w:sz="0" w:space="0" w:color="auto"/>
            <w:left w:val="none" w:sz="0" w:space="0" w:color="auto"/>
            <w:bottom w:val="none" w:sz="0" w:space="0" w:color="auto"/>
            <w:right w:val="none" w:sz="0" w:space="0" w:color="auto"/>
          </w:divBdr>
        </w:div>
        <w:div w:id="71049380">
          <w:marLeft w:val="480"/>
          <w:marRight w:val="0"/>
          <w:marTop w:val="0"/>
          <w:marBottom w:val="0"/>
          <w:divBdr>
            <w:top w:val="none" w:sz="0" w:space="0" w:color="auto"/>
            <w:left w:val="none" w:sz="0" w:space="0" w:color="auto"/>
            <w:bottom w:val="none" w:sz="0" w:space="0" w:color="auto"/>
            <w:right w:val="none" w:sz="0" w:space="0" w:color="auto"/>
          </w:divBdr>
        </w:div>
        <w:div w:id="809785040">
          <w:marLeft w:val="480"/>
          <w:marRight w:val="0"/>
          <w:marTop w:val="0"/>
          <w:marBottom w:val="0"/>
          <w:divBdr>
            <w:top w:val="none" w:sz="0" w:space="0" w:color="auto"/>
            <w:left w:val="none" w:sz="0" w:space="0" w:color="auto"/>
            <w:bottom w:val="none" w:sz="0" w:space="0" w:color="auto"/>
            <w:right w:val="none" w:sz="0" w:space="0" w:color="auto"/>
          </w:divBdr>
        </w:div>
        <w:div w:id="1718317697">
          <w:marLeft w:val="480"/>
          <w:marRight w:val="0"/>
          <w:marTop w:val="0"/>
          <w:marBottom w:val="0"/>
          <w:divBdr>
            <w:top w:val="none" w:sz="0" w:space="0" w:color="auto"/>
            <w:left w:val="none" w:sz="0" w:space="0" w:color="auto"/>
            <w:bottom w:val="none" w:sz="0" w:space="0" w:color="auto"/>
            <w:right w:val="none" w:sz="0" w:space="0" w:color="auto"/>
          </w:divBdr>
        </w:div>
        <w:div w:id="226572920">
          <w:marLeft w:val="480"/>
          <w:marRight w:val="0"/>
          <w:marTop w:val="0"/>
          <w:marBottom w:val="0"/>
          <w:divBdr>
            <w:top w:val="none" w:sz="0" w:space="0" w:color="auto"/>
            <w:left w:val="none" w:sz="0" w:space="0" w:color="auto"/>
            <w:bottom w:val="none" w:sz="0" w:space="0" w:color="auto"/>
            <w:right w:val="none" w:sz="0" w:space="0" w:color="auto"/>
          </w:divBdr>
        </w:div>
        <w:div w:id="946888138">
          <w:marLeft w:val="480"/>
          <w:marRight w:val="0"/>
          <w:marTop w:val="0"/>
          <w:marBottom w:val="0"/>
          <w:divBdr>
            <w:top w:val="none" w:sz="0" w:space="0" w:color="auto"/>
            <w:left w:val="none" w:sz="0" w:space="0" w:color="auto"/>
            <w:bottom w:val="none" w:sz="0" w:space="0" w:color="auto"/>
            <w:right w:val="none" w:sz="0" w:space="0" w:color="auto"/>
          </w:divBdr>
        </w:div>
        <w:div w:id="1803768813">
          <w:marLeft w:val="480"/>
          <w:marRight w:val="0"/>
          <w:marTop w:val="0"/>
          <w:marBottom w:val="0"/>
          <w:divBdr>
            <w:top w:val="none" w:sz="0" w:space="0" w:color="auto"/>
            <w:left w:val="none" w:sz="0" w:space="0" w:color="auto"/>
            <w:bottom w:val="none" w:sz="0" w:space="0" w:color="auto"/>
            <w:right w:val="none" w:sz="0" w:space="0" w:color="auto"/>
          </w:divBdr>
        </w:div>
        <w:div w:id="1037196085">
          <w:marLeft w:val="480"/>
          <w:marRight w:val="0"/>
          <w:marTop w:val="0"/>
          <w:marBottom w:val="0"/>
          <w:divBdr>
            <w:top w:val="none" w:sz="0" w:space="0" w:color="auto"/>
            <w:left w:val="none" w:sz="0" w:space="0" w:color="auto"/>
            <w:bottom w:val="none" w:sz="0" w:space="0" w:color="auto"/>
            <w:right w:val="none" w:sz="0" w:space="0" w:color="auto"/>
          </w:divBdr>
        </w:div>
        <w:div w:id="835613036">
          <w:marLeft w:val="480"/>
          <w:marRight w:val="0"/>
          <w:marTop w:val="0"/>
          <w:marBottom w:val="0"/>
          <w:divBdr>
            <w:top w:val="none" w:sz="0" w:space="0" w:color="auto"/>
            <w:left w:val="none" w:sz="0" w:space="0" w:color="auto"/>
            <w:bottom w:val="none" w:sz="0" w:space="0" w:color="auto"/>
            <w:right w:val="none" w:sz="0" w:space="0" w:color="auto"/>
          </w:divBdr>
        </w:div>
        <w:div w:id="799690827">
          <w:marLeft w:val="480"/>
          <w:marRight w:val="0"/>
          <w:marTop w:val="0"/>
          <w:marBottom w:val="0"/>
          <w:divBdr>
            <w:top w:val="none" w:sz="0" w:space="0" w:color="auto"/>
            <w:left w:val="none" w:sz="0" w:space="0" w:color="auto"/>
            <w:bottom w:val="none" w:sz="0" w:space="0" w:color="auto"/>
            <w:right w:val="none" w:sz="0" w:space="0" w:color="auto"/>
          </w:divBdr>
        </w:div>
        <w:div w:id="131018685">
          <w:marLeft w:val="480"/>
          <w:marRight w:val="0"/>
          <w:marTop w:val="0"/>
          <w:marBottom w:val="0"/>
          <w:divBdr>
            <w:top w:val="none" w:sz="0" w:space="0" w:color="auto"/>
            <w:left w:val="none" w:sz="0" w:space="0" w:color="auto"/>
            <w:bottom w:val="none" w:sz="0" w:space="0" w:color="auto"/>
            <w:right w:val="none" w:sz="0" w:space="0" w:color="auto"/>
          </w:divBdr>
        </w:div>
        <w:div w:id="1046444797">
          <w:marLeft w:val="480"/>
          <w:marRight w:val="0"/>
          <w:marTop w:val="0"/>
          <w:marBottom w:val="0"/>
          <w:divBdr>
            <w:top w:val="none" w:sz="0" w:space="0" w:color="auto"/>
            <w:left w:val="none" w:sz="0" w:space="0" w:color="auto"/>
            <w:bottom w:val="none" w:sz="0" w:space="0" w:color="auto"/>
            <w:right w:val="none" w:sz="0" w:space="0" w:color="auto"/>
          </w:divBdr>
        </w:div>
        <w:div w:id="933438068">
          <w:marLeft w:val="480"/>
          <w:marRight w:val="0"/>
          <w:marTop w:val="0"/>
          <w:marBottom w:val="0"/>
          <w:divBdr>
            <w:top w:val="none" w:sz="0" w:space="0" w:color="auto"/>
            <w:left w:val="none" w:sz="0" w:space="0" w:color="auto"/>
            <w:bottom w:val="none" w:sz="0" w:space="0" w:color="auto"/>
            <w:right w:val="none" w:sz="0" w:space="0" w:color="auto"/>
          </w:divBdr>
        </w:div>
        <w:div w:id="747380959">
          <w:marLeft w:val="480"/>
          <w:marRight w:val="0"/>
          <w:marTop w:val="0"/>
          <w:marBottom w:val="0"/>
          <w:divBdr>
            <w:top w:val="none" w:sz="0" w:space="0" w:color="auto"/>
            <w:left w:val="none" w:sz="0" w:space="0" w:color="auto"/>
            <w:bottom w:val="none" w:sz="0" w:space="0" w:color="auto"/>
            <w:right w:val="none" w:sz="0" w:space="0" w:color="auto"/>
          </w:divBdr>
        </w:div>
        <w:div w:id="964508365">
          <w:marLeft w:val="480"/>
          <w:marRight w:val="0"/>
          <w:marTop w:val="0"/>
          <w:marBottom w:val="0"/>
          <w:divBdr>
            <w:top w:val="none" w:sz="0" w:space="0" w:color="auto"/>
            <w:left w:val="none" w:sz="0" w:space="0" w:color="auto"/>
            <w:bottom w:val="none" w:sz="0" w:space="0" w:color="auto"/>
            <w:right w:val="none" w:sz="0" w:space="0" w:color="auto"/>
          </w:divBdr>
        </w:div>
        <w:div w:id="1096638193">
          <w:marLeft w:val="480"/>
          <w:marRight w:val="0"/>
          <w:marTop w:val="0"/>
          <w:marBottom w:val="0"/>
          <w:divBdr>
            <w:top w:val="none" w:sz="0" w:space="0" w:color="auto"/>
            <w:left w:val="none" w:sz="0" w:space="0" w:color="auto"/>
            <w:bottom w:val="none" w:sz="0" w:space="0" w:color="auto"/>
            <w:right w:val="none" w:sz="0" w:space="0" w:color="auto"/>
          </w:divBdr>
        </w:div>
        <w:div w:id="874537331">
          <w:marLeft w:val="480"/>
          <w:marRight w:val="0"/>
          <w:marTop w:val="0"/>
          <w:marBottom w:val="0"/>
          <w:divBdr>
            <w:top w:val="none" w:sz="0" w:space="0" w:color="auto"/>
            <w:left w:val="none" w:sz="0" w:space="0" w:color="auto"/>
            <w:bottom w:val="none" w:sz="0" w:space="0" w:color="auto"/>
            <w:right w:val="none" w:sz="0" w:space="0" w:color="auto"/>
          </w:divBdr>
        </w:div>
        <w:div w:id="464007823">
          <w:marLeft w:val="480"/>
          <w:marRight w:val="0"/>
          <w:marTop w:val="0"/>
          <w:marBottom w:val="0"/>
          <w:divBdr>
            <w:top w:val="none" w:sz="0" w:space="0" w:color="auto"/>
            <w:left w:val="none" w:sz="0" w:space="0" w:color="auto"/>
            <w:bottom w:val="none" w:sz="0" w:space="0" w:color="auto"/>
            <w:right w:val="none" w:sz="0" w:space="0" w:color="auto"/>
          </w:divBdr>
        </w:div>
        <w:div w:id="1680961360">
          <w:marLeft w:val="480"/>
          <w:marRight w:val="0"/>
          <w:marTop w:val="0"/>
          <w:marBottom w:val="0"/>
          <w:divBdr>
            <w:top w:val="none" w:sz="0" w:space="0" w:color="auto"/>
            <w:left w:val="none" w:sz="0" w:space="0" w:color="auto"/>
            <w:bottom w:val="none" w:sz="0" w:space="0" w:color="auto"/>
            <w:right w:val="none" w:sz="0" w:space="0" w:color="auto"/>
          </w:divBdr>
        </w:div>
        <w:div w:id="1041788902">
          <w:marLeft w:val="480"/>
          <w:marRight w:val="0"/>
          <w:marTop w:val="0"/>
          <w:marBottom w:val="0"/>
          <w:divBdr>
            <w:top w:val="none" w:sz="0" w:space="0" w:color="auto"/>
            <w:left w:val="none" w:sz="0" w:space="0" w:color="auto"/>
            <w:bottom w:val="none" w:sz="0" w:space="0" w:color="auto"/>
            <w:right w:val="none" w:sz="0" w:space="0" w:color="auto"/>
          </w:divBdr>
        </w:div>
        <w:div w:id="2014258487">
          <w:marLeft w:val="480"/>
          <w:marRight w:val="0"/>
          <w:marTop w:val="0"/>
          <w:marBottom w:val="0"/>
          <w:divBdr>
            <w:top w:val="none" w:sz="0" w:space="0" w:color="auto"/>
            <w:left w:val="none" w:sz="0" w:space="0" w:color="auto"/>
            <w:bottom w:val="none" w:sz="0" w:space="0" w:color="auto"/>
            <w:right w:val="none" w:sz="0" w:space="0" w:color="auto"/>
          </w:divBdr>
        </w:div>
        <w:div w:id="561256115">
          <w:marLeft w:val="480"/>
          <w:marRight w:val="0"/>
          <w:marTop w:val="0"/>
          <w:marBottom w:val="0"/>
          <w:divBdr>
            <w:top w:val="none" w:sz="0" w:space="0" w:color="auto"/>
            <w:left w:val="none" w:sz="0" w:space="0" w:color="auto"/>
            <w:bottom w:val="none" w:sz="0" w:space="0" w:color="auto"/>
            <w:right w:val="none" w:sz="0" w:space="0" w:color="auto"/>
          </w:divBdr>
        </w:div>
        <w:div w:id="183596036">
          <w:marLeft w:val="480"/>
          <w:marRight w:val="0"/>
          <w:marTop w:val="0"/>
          <w:marBottom w:val="0"/>
          <w:divBdr>
            <w:top w:val="none" w:sz="0" w:space="0" w:color="auto"/>
            <w:left w:val="none" w:sz="0" w:space="0" w:color="auto"/>
            <w:bottom w:val="none" w:sz="0" w:space="0" w:color="auto"/>
            <w:right w:val="none" w:sz="0" w:space="0" w:color="auto"/>
          </w:divBdr>
        </w:div>
        <w:div w:id="1793862198">
          <w:marLeft w:val="480"/>
          <w:marRight w:val="0"/>
          <w:marTop w:val="0"/>
          <w:marBottom w:val="0"/>
          <w:divBdr>
            <w:top w:val="none" w:sz="0" w:space="0" w:color="auto"/>
            <w:left w:val="none" w:sz="0" w:space="0" w:color="auto"/>
            <w:bottom w:val="none" w:sz="0" w:space="0" w:color="auto"/>
            <w:right w:val="none" w:sz="0" w:space="0" w:color="auto"/>
          </w:divBdr>
        </w:div>
        <w:div w:id="88889050">
          <w:marLeft w:val="480"/>
          <w:marRight w:val="0"/>
          <w:marTop w:val="0"/>
          <w:marBottom w:val="0"/>
          <w:divBdr>
            <w:top w:val="none" w:sz="0" w:space="0" w:color="auto"/>
            <w:left w:val="none" w:sz="0" w:space="0" w:color="auto"/>
            <w:bottom w:val="none" w:sz="0" w:space="0" w:color="auto"/>
            <w:right w:val="none" w:sz="0" w:space="0" w:color="auto"/>
          </w:divBdr>
        </w:div>
        <w:div w:id="1318530619">
          <w:marLeft w:val="480"/>
          <w:marRight w:val="0"/>
          <w:marTop w:val="0"/>
          <w:marBottom w:val="0"/>
          <w:divBdr>
            <w:top w:val="none" w:sz="0" w:space="0" w:color="auto"/>
            <w:left w:val="none" w:sz="0" w:space="0" w:color="auto"/>
            <w:bottom w:val="none" w:sz="0" w:space="0" w:color="auto"/>
            <w:right w:val="none" w:sz="0" w:space="0" w:color="auto"/>
          </w:divBdr>
        </w:div>
        <w:div w:id="453062341">
          <w:marLeft w:val="480"/>
          <w:marRight w:val="0"/>
          <w:marTop w:val="0"/>
          <w:marBottom w:val="0"/>
          <w:divBdr>
            <w:top w:val="none" w:sz="0" w:space="0" w:color="auto"/>
            <w:left w:val="none" w:sz="0" w:space="0" w:color="auto"/>
            <w:bottom w:val="none" w:sz="0" w:space="0" w:color="auto"/>
            <w:right w:val="none" w:sz="0" w:space="0" w:color="auto"/>
          </w:divBdr>
        </w:div>
        <w:div w:id="1580482066">
          <w:marLeft w:val="480"/>
          <w:marRight w:val="0"/>
          <w:marTop w:val="0"/>
          <w:marBottom w:val="0"/>
          <w:divBdr>
            <w:top w:val="none" w:sz="0" w:space="0" w:color="auto"/>
            <w:left w:val="none" w:sz="0" w:space="0" w:color="auto"/>
            <w:bottom w:val="none" w:sz="0" w:space="0" w:color="auto"/>
            <w:right w:val="none" w:sz="0" w:space="0" w:color="auto"/>
          </w:divBdr>
        </w:div>
        <w:div w:id="1012490053">
          <w:marLeft w:val="480"/>
          <w:marRight w:val="0"/>
          <w:marTop w:val="0"/>
          <w:marBottom w:val="0"/>
          <w:divBdr>
            <w:top w:val="none" w:sz="0" w:space="0" w:color="auto"/>
            <w:left w:val="none" w:sz="0" w:space="0" w:color="auto"/>
            <w:bottom w:val="none" w:sz="0" w:space="0" w:color="auto"/>
            <w:right w:val="none" w:sz="0" w:space="0" w:color="auto"/>
          </w:divBdr>
        </w:div>
        <w:div w:id="708994855">
          <w:marLeft w:val="480"/>
          <w:marRight w:val="0"/>
          <w:marTop w:val="0"/>
          <w:marBottom w:val="0"/>
          <w:divBdr>
            <w:top w:val="none" w:sz="0" w:space="0" w:color="auto"/>
            <w:left w:val="none" w:sz="0" w:space="0" w:color="auto"/>
            <w:bottom w:val="none" w:sz="0" w:space="0" w:color="auto"/>
            <w:right w:val="none" w:sz="0" w:space="0" w:color="auto"/>
          </w:divBdr>
        </w:div>
        <w:div w:id="676881548">
          <w:marLeft w:val="480"/>
          <w:marRight w:val="0"/>
          <w:marTop w:val="0"/>
          <w:marBottom w:val="0"/>
          <w:divBdr>
            <w:top w:val="none" w:sz="0" w:space="0" w:color="auto"/>
            <w:left w:val="none" w:sz="0" w:space="0" w:color="auto"/>
            <w:bottom w:val="none" w:sz="0" w:space="0" w:color="auto"/>
            <w:right w:val="none" w:sz="0" w:space="0" w:color="auto"/>
          </w:divBdr>
        </w:div>
        <w:div w:id="1675647484">
          <w:marLeft w:val="480"/>
          <w:marRight w:val="0"/>
          <w:marTop w:val="0"/>
          <w:marBottom w:val="0"/>
          <w:divBdr>
            <w:top w:val="none" w:sz="0" w:space="0" w:color="auto"/>
            <w:left w:val="none" w:sz="0" w:space="0" w:color="auto"/>
            <w:bottom w:val="none" w:sz="0" w:space="0" w:color="auto"/>
            <w:right w:val="none" w:sz="0" w:space="0" w:color="auto"/>
          </w:divBdr>
        </w:div>
        <w:div w:id="1599485162">
          <w:marLeft w:val="480"/>
          <w:marRight w:val="0"/>
          <w:marTop w:val="0"/>
          <w:marBottom w:val="0"/>
          <w:divBdr>
            <w:top w:val="none" w:sz="0" w:space="0" w:color="auto"/>
            <w:left w:val="none" w:sz="0" w:space="0" w:color="auto"/>
            <w:bottom w:val="none" w:sz="0" w:space="0" w:color="auto"/>
            <w:right w:val="none" w:sz="0" w:space="0" w:color="auto"/>
          </w:divBdr>
        </w:div>
        <w:div w:id="380832857">
          <w:marLeft w:val="480"/>
          <w:marRight w:val="0"/>
          <w:marTop w:val="0"/>
          <w:marBottom w:val="0"/>
          <w:divBdr>
            <w:top w:val="none" w:sz="0" w:space="0" w:color="auto"/>
            <w:left w:val="none" w:sz="0" w:space="0" w:color="auto"/>
            <w:bottom w:val="none" w:sz="0" w:space="0" w:color="auto"/>
            <w:right w:val="none" w:sz="0" w:space="0" w:color="auto"/>
          </w:divBdr>
        </w:div>
        <w:div w:id="167447263">
          <w:marLeft w:val="480"/>
          <w:marRight w:val="0"/>
          <w:marTop w:val="0"/>
          <w:marBottom w:val="0"/>
          <w:divBdr>
            <w:top w:val="none" w:sz="0" w:space="0" w:color="auto"/>
            <w:left w:val="none" w:sz="0" w:space="0" w:color="auto"/>
            <w:bottom w:val="none" w:sz="0" w:space="0" w:color="auto"/>
            <w:right w:val="none" w:sz="0" w:space="0" w:color="auto"/>
          </w:divBdr>
        </w:div>
        <w:div w:id="1653604716">
          <w:marLeft w:val="480"/>
          <w:marRight w:val="0"/>
          <w:marTop w:val="0"/>
          <w:marBottom w:val="0"/>
          <w:divBdr>
            <w:top w:val="none" w:sz="0" w:space="0" w:color="auto"/>
            <w:left w:val="none" w:sz="0" w:space="0" w:color="auto"/>
            <w:bottom w:val="none" w:sz="0" w:space="0" w:color="auto"/>
            <w:right w:val="none" w:sz="0" w:space="0" w:color="auto"/>
          </w:divBdr>
        </w:div>
        <w:div w:id="1411079786">
          <w:marLeft w:val="480"/>
          <w:marRight w:val="0"/>
          <w:marTop w:val="0"/>
          <w:marBottom w:val="0"/>
          <w:divBdr>
            <w:top w:val="none" w:sz="0" w:space="0" w:color="auto"/>
            <w:left w:val="none" w:sz="0" w:space="0" w:color="auto"/>
            <w:bottom w:val="none" w:sz="0" w:space="0" w:color="auto"/>
            <w:right w:val="none" w:sz="0" w:space="0" w:color="auto"/>
          </w:divBdr>
        </w:div>
        <w:div w:id="1612397529">
          <w:marLeft w:val="480"/>
          <w:marRight w:val="0"/>
          <w:marTop w:val="0"/>
          <w:marBottom w:val="0"/>
          <w:divBdr>
            <w:top w:val="none" w:sz="0" w:space="0" w:color="auto"/>
            <w:left w:val="none" w:sz="0" w:space="0" w:color="auto"/>
            <w:bottom w:val="none" w:sz="0" w:space="0" w:color="auto"/>
            <w:right w:val="none" w:sz="0" w:space="0" w:color="auto"/>
          </w:divBdr>
        </w:div>
        <w:div w:id="1774283259">
          <w:marLeft w:val="480"/>
          <w:marRight w:val="0"/>
          <w:marTop w:val="0"/>
          <w:marBottom w:val="0"/>
          <w:divBdr>
            <w:top w:val="none" w:sz="0" w:space="0" w:color="auto"/>
            <w:left w:val="none" w:sz="0" w:space="0" w:color="auto"/>
            <w:bottom w:val="none" w:sz="0" w:space="0" w:color="auto"/>
            <w:right w:val="none" w:sz="0" w:space="0" w:color="auto"/>
          </w:divBdr>
        </w:div>
        <w:div w:id="986864848">
          <w:marLeft w:val="480"/>
          <w:marRight w:val="0"/>
          <w:marTop w:val="0"/>
          <w:marBottom w:val="0"/>
          <w:divBdr>
            <w:top w:val="none" w:sz="0" w:space="0" w:color="auto"/>
            <w:left w:val="none" w:sz="0" w:space="0" w:color="auto"/>
            <w:bottom w:val="none" w:sz="0" w:space="0" w:color="auto"/>
            <w:right w:val="none" w:sz="0" w:space="0" w:color="auto"/>
          </w:divBdr>
        </w:div>
        <w:div w:id="562719054">
          <w:marLeft w:val="480"/>
          <w:marRight w:val="0"/>
          <w:marTop w:val="0"/>
          <w:marBottom w:val="0"/>
          <w:divBdr>
            <w:top w:val="none" w:sz="0" w:space="0" w:color="auto"/>
            <w:left w:val="none" w:sz="0" w:space="0" w:color="auto"/>
            <w:bottom w:val="none" w:sz="0" w:space="0" w:color="auto"/>
            <w:right w:val="none" w:sz="0" w:space="0" w:color="auto"/>
          </w:divBdr>
        </w:div>
        <w:div w:id="518005352">
          <w:marLeft w:val="480"/>
          <w:marRight w:val="0"/>
          <w:marTop w:val="0"/>
          <w:marBottom w:val="0"/>
          <w:divBdr>
            <w:top w:val="none" w:sz="0" w:space="0" w:color="auto"/>
            <w:left w:val="none" w:sz="0" w:space="0" w:color="auto"/>
            <w:bottom w:val="none" w:sz="0" w:space="0" w:color="auto"/>
            <w:right w:val="none" w:sz="0" w:space="0" w:color="auto"/>
          </w:divBdr>
        </w:div>
      </w:divsChild>
    </w:div>
    <w:div w:id="1430929884">
      <w:bodyDiv w:val="1"/>
      <w:marLeft w:val="0"/>
      <w:marRight w:val="0"/>
      <w:marTop w:val="0"/>
      <w:marBottom w:val="0"/>
      <w:divBdr>
        <w:top w:val="none" w:sz="0" w:space="0" w:color="auto"/>
        <w:left w:val="none" w:sz="0" w:space="0" w:color="auto"/>
        <w:bottom w:val="none" w:sz="0" w:space="0" w:color="auto"/>
        <w:right w:val="none" w:sz="0" w:space="0" w:color="auto"/>
      </w:divBdr>
    </w:div>
    <w:div w:id="1431580980">
      <w:bodyDiv w:val="1"/>
      <w:marLeft w:val="0"/>
      <w:marRight w:val="0"/>
      <w:marTop w:val="0"/>
      <w:marBottom w:val="0"/>
      <w:divBdr>
        <w:top w:val="none" w:sz="0" w:space="0" w:color="auto"/>
        <w:left w:val="none" w:sz="0" w:space="0" w:color="auto"/>
        <w:bottom w:val="none" w:sz="0" w:space="0" w:color="auto"/>
        <w:right w:val="none" w:sz="0" w:space="0" w:color="auto"/>
      </w:divBdr>
    </w:div>
    <w:div w:id="1432434495">
      <w:bodyDiv w:val="1"/>
      <w:marLeft w:val="0"/>
      <w:marRight w:val="0"/>
      <w:marTop w:val="0"/>
      <w:marBottom w:val="0"/>
      <w:divBdr>
        <w:top w:val="none" w:sz="0" w:space="0" w:color="auto"/>
        <w:left w:val="none" w:sz="0" w:space="0" w:color="auto"/>
        <w:bottom w:val="none" w:sz="0" w:space="0" w:color="auto"/>
        <w:right w:val="none" w:sz="0" w:space="0" w:color="auto"/>
      </w:divBdr>
    </w:div>
    <w:div w:id="1432552795">
      <w:bodyDiv w:val="1"/>
      <w:marLeft w:val="0"/>
      <w:marRight w:val="0"/>
      <w:marTop w:val="0"/>
      <w:marBottom w:val="0"/>
      <w:divBdr>
        <w:top w:val="none" w:sz="0" w:space="0" w:color="auto"/>
        <w:left w:val="none" w:sz="0" w:space="0" w:color="auto"/>
        <w:bottom w:val="none" w:sz="0" w:space="0" w:color="auto"/>
        <w:right w:val="none" w:sz="0" w:space="0" w:color="auto"/>
      </w:divBdr>
      <w:divsChild>
        <w:div w:id="487943298">
          <w:marLeft w:val="480"/>
          <w:marRight w:val="0"/>
          <w:marTop w:val="0"/>
          <w:marBottom w:val="0"/>
          <w:divBdr>
            <w:top w:val="none" w:sz="0" w:space="0" w:color="auto"/>
            <w:left w:val="none" w:sz="0" w:space="0" w:color="auto"/>
            <w:bottom w:val="none" w:sz="0" w:space="0" w:color="auto"/>
            <w:right w:val="none" w:sz="0" w:space="0" w:color="auto"/>
          </w:divBdr>
        </w:div>
        <w:div w:id="1205750749">
          <w:marLeft w:val="480"/>
          <w:marRight w:val="0"/>
          <w:marTop w:val="0"/>
          <w:marBottom w:val="0"/>
          <w:divBdr>
            <w:top w:val="none" w:sz="0" w:space="0" w:color="auto"/>
            <w:left w:val="none" w:sz="0" w:space="0" w:color="auto"/>
            <w:bottom w:val="none" w:sz="0" w:space="0" w:color="auto"/>
            <w:right w:val="none" w:sz="0" w:space="0" w:color="auto"/>
          </w:divBdr>
        </w:div>
        <w:div w:id="1635404506">
          <w:marLeft w:val="480"/>
          <w:marRight w:val="0"/>
          <w:marTop w:val="0"/>
          <w:marBottom w:val="0"/>
          <w:divBdr>
            <w:top w:val="none" w:sz="0" w:space="0" w:color="auto"/>
            <w:left w:val="none" w:sz="0" w:space="0" w:color="auto"/>
            <w:bottom w:val="none" w:sz="0" w:space="0" w:color="auto"/>
            <w:right w:val="none" w:sz="0" w:space="0" w:color="auto"/>
          </w:divBdr>
        </w:div>
        <w:div w:id="863056206">
          <w:marLeft w:val="480"/>
          <w:marRight w:val="0"/>
          <w:marTop w:val="0"/>
          <w:marBottom w:val="0"/>
          <w:divBdr>
            <w:top w:val="none" w:sz="0" w:space="0" w:color="auto"/>
            <w:left w:val="none" w:sz="0" w:space="0" w:color="auto"/>
            <w:bottom w:val="none" w:sz="0" w:space="0" w:color="auto"/>
            <w:right w:val="none" w:sz="0" w:space="0" w:color="auto"/>
          </w:divBdr>
        </w:div>
        <w:div w:id="2083913766">
          <w:marLeft w:val="480"/>
          <w:marRight w:val="0"/>
          <w:marTop w:val="0"/>
          <w:marBottom w:val="0"/>
          <w:divBdr>
            <w:top w:val="none" w:sz="0" w:space="0" w:color="auto"/>
            <w:left w:val="none" w:sz="0" w:space="0" w:color="auto"/>
            <w:bottom w:val="none" w:sz="0" w:space="0" w:color="auto"/>
            <w:right w:val="none" w:sz="0" w:space="0" w:color="auto"/>
          </w:divBdr>
        </w:div>
        <w:div w:id="284047073">
          <w:marLeft w:val="480"/>
          <w:marRight w:val="0"/>
          <w:marTop w:val="0"/>
          <w:marBottom w:val="0"/>
          <w:divBdr>
            <w:top w:val="none" w:sz="0" w:space="0" w:color="auto"/>
            <w:left w:val="none" w:sz="0" w:space="0" w:color="auto"/>
            <w:bottom w:val="none" w:sz="0" w:space="0" w:color="auto"/>
            <w:right w:val="none" w:sz="0" w:space="0" w:color="auto"/>
          </w:divBdr>
        </w:div>
        <w:div w:id="910193988">
          <w:marLeft w:val="480"/>
          <w:marRight w:val="0"/>
          <w:marTop w:val="0"/>
          <w:marBottom w:val="0"/>
          <w:divBdr>
            <w:top w:val="none" w:sz="0" w:space="0" w:color="auto"/>
            <w:left w:val="none" w:sz="0" w:space="0" w:color="auto"/>
            <w:bottom w:val="none" w:sz="0" w:space="0" w:color="auto"/>
            <w:right w:val="none" w:sz="0" w:space="0" w:color="auto"/>
          </w:divBdr>
        </w:div>
        <w:div w:id="650063619">
          <w:marLeft w:val="480"/>
          <w:marRight w:val="0"/>
          <w:marTop w:val="0"/>
          <w:marBottom w:val="0"/>
          <w:divBdr>
            <w:top w:val="none" w:sz="0" w:space="0" w:color="auto"/>
            <w:left w:val="none" w:sz="0" w:space="0" w:color="auto"/>
            <w:bottom w:val="none" w:sz="0" w:space="0" w:color="auto"/>
            <w:right w:val="none" w:sz="0" w:space="0" w:color="auto"/>
          </w:divBdr>
        </w:div>
        <w:div w:id="223489865">
          <w:marLeft w:val="480"/>
          <w:marRight w:val="0"/>
          <w:marTop w:val="0"/>
          <w:marBottom w:val="0"/>
          <w:divBdr>
            <w:top w:val="none" w:sz="0" w:space="0" w:color="auto"/>
            <w:left w:val="none" w:sz="0" w:space="0" w:color="auto"/>
            <w:bottom w:val="none" w:sz="0" w:space="0" w:color="auto"/>
            <w:right w:val="none" w:sz="0" w:space="0" w:color="auto"/>
          </w:divBdr>
        </w:div>
        <w:div w:id="1923221418">
          <w:marLeft w:val="480"/>
          <w:marRight w:val="0"/>
          <w:marTop w:val="0"/>
          <w:marBottom w:val="0"/>
          <w:divBdr>
            <w:top w:val="none" w:sz="0" w:space="0" w:color="auto"/>
            <w:left w:val="none" w:sz="0" w:space="0" w:color="auto"/>
            <w:bottom w:val="none" w:sz="0" w:space="0" w:color="auto"/>
            <w:right w:val="none" w:sz="0" w:space="0" w:color="auto"/>
          </w:divBdr>
        </w:div>
        <w:div w:id="2133742208">
          <w:marLeft w:val="480"/>
          <w:marRight w:val="0"/>
          <w:marTop w:val="0"/>
          <w:marBottom w:val="0"/>
          <w:divBdr>
            <w:top w:val="none" w:sz="0" w:space="0" w:color="auto"/>
            <w:left w:val="none" w:sz="0" w:space="0" w:color="auto"/>
            <w:bottom w:val="none" w:sz="0" w:space="0" w:color="auto"/>
            <w:right w:val="none" w:sz="0" w:space="0" w:color="auto"/>
          </w:divBdr>
        </w:div>
        <w:div w:id="381250074">
          <w:marLeft w:val="480"/>
          <w:marRight w:val="0"/>
          <w:marTop w:val="0"/>
          <w:marBottom w:val="0"/>
          <w:divBdr>
            <w:top w:val="none" w:sz="0" w:space="0" w:color="auto"/>
            <w:left w:val="none" w:sz="0" w:space="0" w:color="auto"/>
            <w:bottom w:val="none" w:sz="0" w:space="0" w:color="auto"/>
            <w:right w:val="none" w:sz="0" w:space="0" w:color="auto"/>
          </w:divBdr>
        </w:div>
        <w:div w:id="1905799009">
          <w:marLeft w:val="480"/>
          <w:marRight w:val="0"/>
          <w:marTop w:val="0"/>
          <w:marBottom w:val="0"/>
          <w:divBdr>
            <w:top w:val="none" w:sz="0" w:space="0" w:color="auto"/>
            <w:left w:val="none" w:sz="0" w:space="0" w:color="auto"/>
            <w:bottom w:val="none" w:sz="0" w:space="0" w:color="auto"/>
            <w:right w:val="none" w:sz="0" w:space="0" w:color="auto"/>
          </w:divBdr>
        </w:div>
        <w:div w:id="1264725821">
          <w:marLeft w:val="480"/>
          <w:marRight w:val="0"/>
          <w:marTop w:val="0"/>
          <w:marBottom w:val="0"/>
          <w:divBdr>
            <w:top w:val="none" w:sz="0" w:space="0" w:color="auto"/>
            <w:left w:val="none" w:sz="0" w:space="0" w:color="auto"/>
            <w:bottom w:val="none" w:sz="0" w:space="0" w:color="auto"/>
            <w:right w:val="none" w:sz="0" w:space="0" w:color="auto"/>
          </w:divBdr>
        </w:div>
        <w:div w:id="562956618">
          <w:marLeft w:val="480"/>
          <w:marRight w:val="0"/>
          <w:marTop w:val="0"/>
          <w:marBottom w:val="0"/>
          <w:divBdr>
            <w:top w:val="none" w:sz="0" w:space="0" w:color="auto"/>
            <w:left w:val="none" w:sz="0" w:space="0" w:color="auto"/>
            <w:bottom w:val="none" w:sz="0" w:space="0" w:color="auto"/>
            <w:right w:val="none" w:sz="0" w:space="0" w:color="auto"/>
          </w:divBdr>
        </w:div>
        <w:div w:id="2134932928">
          <w:marLeft w:val="480"/>
          <w:marRight w:val="0"/>
          <w:marTop w:val="0"/>
          <w:marBottom w:val="0"/>
          <w:divBdr>
            <w:top w:val="none" w:sz="0" w:space="0" w:color="auto"/>
            <w:left w:val="none" w:sz="0" w:space="0" w:color="auto"/>
            <w:bottom w:val="none" w:sz="0" w:space="0" w:color="auto"/>
            <w:right w:val="none" w:sz="0" w:space="0" w:color="auto"/>
          </w:divBdr>
        </w:div>
        <w:div w:id="1015811955">
          <w:marLeft w:val="480"/>
          <w:marRight w:val="0"/>
          <w:marTop w:val="0"/>
          <w:marBottom w:val="0"/>
          <w:divBdr>
            <w:top w:val="none" w:sz="0" w:space="0" w:color="auto"/>
            <w:left w:val="none" w:sz="0" w:space="0" w:color="auto"/>
            <w:bottom w:val="none" w:sz="0" w:space="0" w:color="auto"/>
            <w:right w:val="none" w:sz="0" w:space="0" w:color="auto"/>
          </w:divBdr>
        </w:div>
        <w:div w:id="1386638286">
          <w:marLeft w:val="480"/>
          <w:marRight w:val="0"/>
          <w:marTop w:val="0"/>
          <w:marBottom w:val="0"/>
          <w:divBdr>
            <w:top w:val="none" w:sz="0" w:space="0" w:color="auto"/>
            <w:left w:val="none" w:sz="0" w:space="0" w:color="auto"/>
            <w:bottom w:val="none" w:sz="0" w:space="0" w:color="auto"/>
            <w:right w:val="none" w:sz="0" w:space="0" w:color="auto"/>
          </w:divBdr>
        </w:div>
        <w:div w:id="430862378">
          <w:marLeft w:val="480"/>
          <w:marRight w:val="0"/>
          <w:marTop w:val="0"/>
          <w:marBottom w:val="0"/>
          <w:divBdr>
            <w:top w:val="none" w:sz="0" w:space="0" w:color="auto"/>
            <w:left w:val="none" w:sz="0" w:space="0" w:color="auto"/>
            <w:bottom w:val="none" w:sz="0" w:space="0" w:color="auto"/>
            <w:right w:val="none" w:sz="0" w:space="0" w:color="auto"/>
          </w:divBdr>
        </w:div>
        <w:div w:id="970945128">
          <w:marLeft w:val="480"/>
          <w:marRight w:val="0"/>
          <w:marTop w:val="0"/>
          <w:marBottom w:val="0"/>
          <w:divBdr>
            <w:top w:val="none" w:sz="0" w:space="0" w:color="auto"/>
            <w:left w:val="none" w:sz="0" w:space="0" w:color="auto"/>
            <w:bottom w:val="none" w:sz="0" w:space="0" w:color="auto"/>
            <w:right w:val="none" w:sz="0" w:space="0" w:color="auto"/>
          </w:divBdr>
        </w:div>
        <w:div w:id="1443265912">
          <w:marLeft w:val="480"/>
          <w:marRight w:val="0"/>
          <w:marTop w:val="0"/>
          <w:marBottom w:val="0"/>
          <w:divBdr>
            <w:top w:val="none" w:sz="0" w:space="0" w:color="auto"/>
            <w:left w:val="none" w:sz="0" w:space="0" w:color="auto"/>
            <w:bottom w:val="none" w:sz="0" w:space="0" w:color="auto"/>
            <w:right w:val="none" w:sz="0" w:space="0" w:color="auto"/>
          </w:divBdr>
        </w:div>
        <w:div w:id="247545229">
          <w:marLeft w:val="480"/>
          <w:marRight w:val="0"/>
          <w:marTop w:val="0"/>
          <w:marBottom w:val="0"/>
          <w:divBdr>
            <w:top w:val="none" w:sz="0" w:space="0" w:color="auto"/>
            <w:left w:val="none" w:sz="0" w:space="0" w:color="auto"/>
            <w:bottom w:val="none" w:sz="0" w:space="0" w:color="auto"/>
            <w:right w:val="none" w:sz="0" w:space="0" w:color="auto"/>
          </w:divBdr>
        </w:div>
        <w:div w:id="34239849">
          <w:marLeft w:val="480"/>
          <w:marRight w:val="0"/>
          <w:marTop w:val="0"/>
          <w:marBottom w:val="0"/>
          <w:divBdr>
            <w:top w:val="none" w:sz="0" w:space="0" w:color="auto"/>
            <w:left w:val="none" w:sz="0" w:space="0" w:color="auto"/>
            <w:bottom w:val="none" w:sz="0" w:space="0" w:color="auto"/>
            <w:right w:val="none" w:sz="0" w:space="0" w:color="auto"/>
          </w:divBdr>
        </w:div>
        <w:div w:id="333461046">
          <w:marLeft w:val="480"/>
          <w:marRight w:val="0"/>
          <w:marTop w:val="0"/>
          <w:marBottom w:val="0"/>
          <w:divBdr>
            <w:top w:val="none" w:sz="0" w:space="0" w:color="auto"/>
            <w:left w:val="none" w:sz="0" w:space="0" w:color="auto"/>
            <w:bottom w:val="none" w:sz="0" w:space="0" w:color="auto"/>
            <w:right w:val="none" w:sz="0" w:space="0" w:color="auto"/>
          </w:divBdr>
        </w:div>
        <w:div w:id="576476951">
          <w:marLeft w:val="480"/>
          <w:marRight w:val="0"/>
          <w:marTop w:val="0"/>
          <w:marBottom w:val="0"/>
          <w:divBdr>
            <w:top w:val="none" w:sz="0" w:space="0" w:color="auto"/>
            <w:left w:val="none" w:sz="0" w:space="0" w:color="auto"/>
            <w:bottom w:val="none" w:sz="0" w:space="0" w:color="auto"/>
            <w:right w:val="none" w:sz="0" w:space="0" w:color="auto"/>
          </w:divBdr>
        </w:div>
        <w:div w:id="1556159161">
          <w:marLeft w:val="480"/>
          <w:marRight w:val="0"/>
          <w:marTop w:val="0"/>
          <w:marBottom w:val="0"/>
          <w:divBdr>
            <w:top w:val="none" w:sz="0" w:space="0" w:color="auto"/>
            <w:left w:val="none" w:sz="0" w:space="0" w:color="auto"/>
            <w:bottom w:val="none" w:sz="0" w:space="0" w:color="auto"/>
            <w:right w:val="none" w:sz="0" w:space="0" w:color="auto"/>
          </w:divBdr>
        </w:div>
        <w:div w:id="1458180040">
          <w:marLeft w:val="480"/>
          <w:marRight w:val="0"/>
          <w:marTop w:val="0"/>
          <w:marBottom w:val="0"/>
          <w:divBdr>
            <w:top w:val="none" w:sz="0" w:space="0" w:color="auto"/>
            <w:left w:val="none" w:sz="0" w:space="0" w:color="auto"/>
            <w:bottom w:val="none" w:sz="0" w:space="0" w:color="auto"/>
            <w:right w:val="none" w:sz="0" w:space="0" w:color="auto"/>
          </w:divBdr>
        </w:div>
        <w:div w:id="2038575951">
          <w:marLeft w:val="480"/>
          <w:marRight w:val="0"/>
          <w:marTop w:val="0"/>
          <w:marBottom w:val="0"/>
          <w:divBdr>
            <w:top w:val="none" w:sz="0" w:space="0" w:color="auto"/>
            <w:left w:val="none" w:sz="0" w:space="0" w:color="auto"/>
            <w:bottom w:val="none" w:sz="0" w:space="0" w:color="auto"/>
            <w:right w:val="none" w:sz="0" w:space="0" w:color="auto"/>
          </w:divBdr>
        </w:div>
        <w:div w:id="1860583946">
          <w:marLeft w:val="480"/>
          <w:marRight w:val="0"/>
          <w:marTop w:val="0"/>
          <w:marBottom w:val="0"/>
          <w:divBdr>
            <w:top w:val="none" w:sz="0" w:space="0" w:color="auto"/>
            <w:left w:val="none" w:sz="0" w:space="0" w:color="auto"/>
            <w:bottom w:val="none" w:sz="0" w:space="0" w:color="auto"/>
            <w:right w:val="none" w:sz="0" w:space="0" w:color="auto"/>
          </w:divBdr>
        </w:div>
        <w:div w:id="922492730">
          <w:marLeft w:val="480"/>
          <w:marRight w:val="0"/>
          <w:marTop w:val="0"/>
          <w:marBottom w:val="0"/>
          <w:divBdr>
            <w:top w:val="none" w:sz="0" w:space="0" w:color="auto"/>
            <w:left w:val="none" w:sz="0" w:space="0" w:color="auto"/>
            <w:bottom w:val="none" w:sz="0" w:space="0" w:color="auto"/>
            <w:right w:val="none" w:sz="0" w:space="0" w:color="auto"/>
          </w:divBdr>
        </w:div>
        <w:div w:id="960653299">
          <w:marLeft w:val="480"/>
          <w:marRight w:val="0"/>
          <w:marTop w:val="0"/>
          <w:marBottom w:val="0"/>
          <w:divBdr>
            <w:top w:val="none" w:sz="0" w:space="0" w:color="auto"/>
            <w:left w:val="none" w:sz="0" w:space="0" w:color="auto"/>
            <w:bottom w:val="none" w:sz="0" w:space="0" w:color="auto"/>
            <w:right w:val="none" w:sz="0" w:space="0" w:color="auto"/>
          </w:divBdr>
        </w:div>
        <w:div w:id="594364618">
          <w:marLeft w:val="480"/>
          <w:marRight w:val="0"/>
          <w:marTop w:val="0"/>
          <w:marBottom w:val="0"/>
          <w:divBdr>
            <w:top w:val="none" w:sz="0" w:space="0" w:color="auto"/>
            <w:left w:val="none" w:sz="0" w:space="0" w:color="auto"/>
            <w:bottom w:val="none" w:sz="0" w:space="0" w:color="auto"/>
            <w:right w:val="none" w:sz="0" w:space="0" w:color="auto"/>
          </w:divBdr>
        </w:div>
        <w:div w:id="660083849">
          <w:marLeft w:val="480"/>
          <w:marRight w:val="0"/>
          <w:marTop w:val="0"/>
          <w:marBottom w:val="0"/>
          <w:divBdr>
            <w:top w:val="none" w:sz="0" w:space="0" w:color="auto"/>
            <w:left w:val="none" w:sz="0" w:space="0" w:color="auto"/>
            <w:bottom w:val="none" w:sz="0" w:space="0" w:color="auto"/>
            <w:right w:val="none" w:sz="0" w:space="0" w:color="auto"/>
          </w:divBdr>
        </w:div>
        <w:div w:id="798576160">
          <w:marLeft w:val="480"/>
          <w:marRight w:val="0"/>
          <w:marTop w:val="0"/>
          <w:marBottom w:val="0"/>
          <w:divBdr>
            <w:top w:val="none" w:sz="0" w:space="0" w:color="auto"/>
            <w:left w:val="none" w:sz="0" w:space="0" w:color="auto"/>
            <w:bottom w:val="none" w:sz="0" w:space="0" w:color="auto"/>
            <w:right w:val="none" w:sz="0" w:space="0" w:color="auto"/>
          </w:divBdr>
        </w:div>
        <w:div w:id="314526960">
          <w:marLeft w:val="480"/>
          <w:marRight w:val="0"/>
          <w:marTop w:val="0"/>
          <w:marBottom w:val="0"/>
          <w:divBdr>
            <w:top w:val="none" w:sz="0" w:space="0" w:color="auto"/>
            <w:left w:val="none" w:sz="0" w:space="0" w:color="auto"/>
            <w:bottom w:val="none" w:sz="0" w:space="0" w:color="auto"/>
            <w:right w:val="none" w:sz="0" w:space="0" w:color="auto"/>
          </w:divBdr>
        </w:div>
        <w:div w:id="2079786544">
          <w:marLeft w:val="480"/>
          <w:marRight w:val="0"/>
          <w:marTop w:val="0"/>
          <w:marBottom w:val="0"/>
          <w:divBdr>
            <w:top w:val="none" w:sz="0" w:space="0" w:color="auto"/>
            <w:left w:val="none" w:sz="0" w:space="0" w:color="auto"/>
            <w:bottom w:val="none" w:sz="0" w:space="0" w:color="auto"/>
            <w:right w:val="none" w:sz="0" w:space="0" w:color="auto"/>
          </w:divBdr>
        </w:div>
        <w:div w:id="1282884344">
          <w:marLeft w:val="480"/>
          <w:marRight w:val="0"/>
          <w:marTop w:val="0"/>
          <w:marBottom w:val="0"/>
          <w:divBdr>
            <w:top w:val="none" w:sz="0" w:space="0" w:color="auto"/>
            <w:left w:val="none" w:sz="0" w:space="0" w:color="auto"/>
            <w:bottom w:val="none" w:sz="0" w:space="0" w:color="auto"/>
            <w:right w:val="none" w:sz="0" w:space="0" w:color="auto"/>
          </w:divBdr>
        </w:div>
        <w:div w:id="803699073">
          <w:marLeft w:val="480"/>
          <w:marRight w:val="0"/>
          <w:marTop w:val="0"/>
          <w:marBottom w:val="0"/>
          <w:divBdr>
            <w:top w:val="none" w:sz="0" w:space="0" w:color="auto"/>
            <w:left w:val="none" w:sz="0" w:space="0" w:color="auto"/>
            <w:bottom w:val="none" w:sz="0" w:space="0" w:color="auto"/>
            <w:right w:val="none" w:sz="0" w:space="0" w:color="auto"/>
          </w:divBdr>
        </w:div>
        <w:div w:id="2074043128">
          <w:marLeft w:val="480"/>
          <w:marRight w:val="0"/>
          <w:marTop w:val="0"/>
          <w:marBottom w:val="0"/>
          <w:divBdr>
            <w:top w:val="none" w:sz="0" w:space="0" w:color="auto"/>
            <w:left w:val="none" w:sz="0" w:space="0" w:color="auto"/>
            <w:bottom w:val="none" w:sz="0" w:space="0" w:color="auto"/>
            <w:right w:val="none" w:sz="0" w:space="0" w:color="auto"/>
          </w:divBdr>
        </w:div>
        <w:div w:id="663125136">
          <w:marLeft w:val="480"/>
          <w:marRight w:val="0"/>
          <w:marTop w:val="0"/>
          <w:marBottom w:val="0"/>
          <w:divBdr>
            <w:top w:val="none" w:sz="0" w:space="0" w:color="auto"/>
            <w:left w:val="none" w:sz="0" w:space="0" w:color="auto"/>
            <w:bottom w:val="none" w:sz="0" w:space="0" w:color="auto"/>
            <w:right w:val="none" w:sz="0" w:space="0" w:color="auto"/>
          </w:divBdr>
        </w:div>
        <w:div w:id="336158610">
          <w:marLeft w:val="480"/>
          <w:marRight w:val="0"/>
          <w:marTop w:val="0"/>
          <w:marBottom w:val="0"/>
          <w:divBdr>
            <w:top w:val="none" w:sz="0" w:space="0" w:color="auto"/>
            <w:left w:val="none" w:sz="0" w:space="0" w:color="auto"/>
            <w:bottom w:val="none" w:sz="0" w:space="0" w:color="auto"/>
            <w:right w:val="none" w:sz="0" w:space="0" w:color="auto"/>
          </w:divBdr>
        </w:div>
        <w:div w:id="295916132">
          <w:marLeft w:val="480"/>
          <w:marRight w:val="0"/>
          <w:marTop w:val="0"/>
          <w:marBottom w:val="0"/>
          <w:divBdr>
            <w:top w:val="none" w:sz="0" w:space="0" w:color="auto"/>
            <w:left w:val="none" w:sz="0" w:space="0" w:color="auto"/>
            <w:bottom w:val="none" w:sz="0" w:space="0" w:color="auto"/>
            <w:right w:val="none" w:sz="0" w:space="0" w:color="auto"/>
          </w:divBdr>
        </w:div>
        <w:div w:id="1423524484">
          <w:marLeft w:val="480"/>
          <w:marRight w:val="0"/>
          <w:marTop w:val="0"/>
          <w:marBottom w:val="0"/>
          <w:divBdr>
            <w:top w:val="none" w:sz="0" w:space="0" w:color="auto"/>
            <w:left w:val="none" w:sz="0" w:space="0" w:color="auto"/>
            <w:bottom w:val="none" w:sz="0" w:space="0" w:color="auto"/>
            <w:right w:val="none" w:sz="0" w:space="0" w:color="auto"/>
          </w:divBdr>
        </w:div>
      </w:divsChild>
    </w:div>
    <w:div w:id="1434128362">
      <w:bodyDiv w:val="1"/>
      <w:marLeft w:val="0"/>
      <w:marRight w:val="0"/>
      <w:marTop w:val="0"/>
      <w:marBottom w:val="0"/>
      <w:divBdr>
        <w:top w:val="none" w:sz="0" w:space="0" w:color="auto"/>
        <w:left w:val="none" w:sz="0" w:space="0" w:color="auto"/>
        <w:bottom w:val="none" w:sz="0" w:space="0" w:color="auto"/>
        <w:right w:val="none" w:sz="0" w:space="0" w:color="auto"/>
      </w:divBdr>
    </w:div>
    <w:div w:id="1435130974">
      <w:bodyDiv w:val="1"/>
      <w:marLeft w:val="0"/>
      <w:marRight w:val="0"/>
      <w:marTop w:val="0"/>
      <w:marBottom w:val="0"/>
      <w:divBdr>
        <w:top w:val="none" w:sz="0" w:space="0" w:color="auto"/>
        <w:left w:val="none" w:sz="0" w:space="0" w:color="auto"/>
        <w:bottom w:val="none" w:sz="0" w:space="0" w:color="auto"/>
        <w:right w:val="none" w:sz="0" w:space="0" w:color="auto"/>
      </w:divBdr>
      <w:divsChild>
        <w:div w:id="1471898504">
          <w:marLeft w:val="480"/>
          <w:marRight w:val="0"/>
          <w:marTop w:val="0"/>
          <w:marBottom w:val="0"/>
          <w:divBdr>
            <w:top w:val="none" w:sz="0" w:space="0" w:color="auto"/>
            <w:left w:val="none" w:sz="0" w:space="0" w:color="auto"/>
            <w:bottom w:val="none" w:sz="0" w:space="0" w:color="auto"/>
            <w:right w:val="none" w:sz="0" w:space="0" w:color="auto"/>
          </w:divBdr>
        </w:div>
        <w:div w:id="1034502741">
          <w:marLeft w:val="480"/>
          <w:marRight w:val="0"/>
          <w:marTop w:val="0"/>
          <w:marBottom w:val="0"/>
          <w:divBdr>
            <w:top w:val="none" w:sz="0" w:space="0" w:color="auto"/>
            <w:left w:val="none" w:sz="0" w:space="0" w:color="auto"/>
            <w:bottom w:val="none" w:sz="0" w:space="0" w:color="auto"/>
            <w:right w:val="none" w:sz="0" w:space="0" w:color="auto"/>
          </w:divBdr>
        </w:div>
        <w:div w:id="2050185359">
          <w:marLeft w:val="480"/>
          <w:marRight w:val="0"/>
          <w:marTop w:val="0"/>
          <w:marBottom w:val="0"/>
          <w:divBdr>
            <w:top w:val="none" w:sz="0" w:space="0" w:color="auto"/>
            <w:left w:val="none" w:sz="0" w:space="0" w:color="auto"/>
            <w:bottom w:val="none" w:sz="0" w:space="0" w:color="auto"/>
            <w:right w:val="none" w:sz="0" w:space="0" w:color="auto"/>
          </w:divBdr>
        </w:div>
        <w:div w:id="96026893">
          <w:marLeft w:val="480"/>
          <w:marRight w:val="0"/>
          <w:marTop w:val="0"/>
          <w:marBottom w:val="0"/>
          <w:divBdr>
            <w:top w:val="none" w:sz="0" w:space="0" w:color="auto"/>
            <w:left w:val="none" w:sz="0" w:space="0" w:color="auto"/>
            <w:bottom w:val="none" w:sz="0" w:space="0" w:color="auto"/>
            <w:right w:val="none" w:sz="0" w:space="0" w:color="auto"/>
          </w:divBdr>
        </w:div>
        <w:div w:id="919173592">
          <w:marLeft w:val="480"/>
          <w:marRight w:val="0"/>
          <w:marTop w:val="0"/>
          <w:marBottom w:val="0"/>
          <w:divBdr>
            <w:top w:val="none" w:sz="0" w:space="0" w:color="auto"/>
            <w:left w:val="none" w:sz="0" w:space="0" w:color="auto"/>
            <w:bottom w:val="none" w:sz="0" w:space="0" w:color="auto"/>
            <w:right w:val="none" w:sz="0" w:space="0" w:color="auto"/>
          </w:divBdr>
        </w:div>
        <w:div w:id="1278103296">
          <w:marLeft w:val="480"/>
          <w:marRight w:val="0"/>
          <w:marTop w:val="0"/>
          <w:marBottom w:val="0"/>
          <w:divBdr>
            <w:top w:val="none" w:sz="0" w:space="0" w:color="auto"/>
            <w:left w:val="none" w:sz="0" w:space="0" w:color="auto"/>
            <w:bottom w:val="none" w:sz="0" w:space="0" w:color="auto"/>
            <w:right w:val="none" w:sz="0" w:space="0" w:color="auto"/>
          </w:divBdr>
        </w:div>
        <w:div w:id="1823501114">
          <w:marLeft w:val="480"/>
          <w:marRight w:val="0"/>
          <w:marTop w:val="0"/>
          <w:marBottom w:val="0"/>
          <w:divBdr>
            <w:top w:val="none" w:sz="0" w:space="0" w:color="auto"/>
            <w:left w:val="none" w:sz="0" w:space="0" w:color="auto"/>
            <w:bottom w:val="none" w:sz="0" w:space="0" w:color="auto"/>
            <w:right w:val="none" w:sz="0" w:space="0" w:color="auto"/>
          </w:divBdr>
        </w:div>
        <w:div w:id="1823113212">
          <w:marLeft w:val="480"/>
          <w:marRight w:val="0"/>
          <w:marTop w:val="0"/>
          <w:marBottom w:val="0"/>
          <w:divBdr>
            <w:top w:val="none" w:sz="0" w:space="0" w:color="auto"/>
            <w:left w:val="none" w:sz="0" w:space="0" w:color="auto"/>
            <w:bottom w:val="none" w:sz="0" w:space="0" w:color="auto"/>
            <w:right w:val="none" w:sz="0" w:space="0" w:color="auto"/>
          </w:divBdr>
        </w:div>
        <w:div w:id="221911575">
          <w:marLeft w:val="480"/>
          <w:marRight w:val="0"/>
          <w:marTop w:val="0"/>
          <w:marBottom w:val="0"/>
          <w:divBdr>
            <w:top w:val="none" w:sz="0" w:space="0" w:color="auto"/>
            <w:left w:val="none" w:sz="0" w:space="0" w:color="auto"/>
            <w:bottom w:val="none" w:sz="0" w:space="0" w:color="auto"/>
            <w:right w:val="none" w:sz="0" w:space="0" w:color="auto"/>
          </w:divBdr>
        </w:div>
        <w:div w:id="614941745">
          <w:marLeft w:val="480"/>
          <w:marRight w:val="0"/>
          <w:marTop w:val="0"/>
          <w:marBottom w:val="0"/>
          <w:divBdr>
            <w:top w:val="none" w:sz="0" w:space="0" w:color="auto"/>
            <w:left w:val="none" w:sz="0" w:space="0" w:color="auto"/>
            <w:bottom w:val="none" w:sz="0" w:space="0" w:color="auto"/>
            <w:right w:val="none" w:sz="0" w:space="0" w:color="auto"/>
          </w:divBdr>
        </w:div>
        <w:div w:id="1089736087">
          <w:marLeft w:val="480"/>
          <w:marRight w:val="0"/>
          <w:marTop w:val="0"/>
          <w:marBottom w:val="0"/>
          <w:divBdr>
            <w:top w:val="none" w:sz="0" w:space="0" w:color="auto"/>
            <w:left w:val="none" w:sz="0" w:space="0" w:color="auto"/>
            <w:bottom w:val="none" w:sz="0" w:space="0" w:color="auto"/>
            <w:right w:val="none" w:sz="0" w:space="0" w:color="auto"/>
          </w:divBdr>
        </w:div>
        <w:div w:id="1125467389">
          <w:marLeft w:val="480"/>
          <w:marRight w:val="0"/>
          <w:marTop w:val="0"/>
          <w:marBottom w:val="0"/>
          <w:divBdr>
            <w:top w:val="none" w:sz="0" w:space="0" w:color="auto"/>
            <w:left w:val="none" w:sz="0" w:space="0" w:color="auto"/>
            <w:bottom w:val="none" w:sz="0" w:space="0" w:color="auto"/>
            <w:right w:val="none" w:sz="0" w:space="0" w:color="auto"/>
          </w:divBdr>
        </w:div>
        <w:div w:id="1880239118">
          <w:marLeft w:val="480"/>
          <w:marRight w:val="0"/>
          <w:marTop w:val="0"/>
          <w:marBottom w:val="0"/>
          <w:divBdr>
            <w:top w:val="none" w:sz="0" w:space="0" w:color="auto"/>
            <w:left w:val="none" w:sz="0" w:space="0" w:color="auto"/>
            <w:bottom w:val="none" w:sz="0" w:space="0" w:color="auto"/>
            <w:right w:val="none" w:sz="0" w:space="0" w:color="auto"/>
          </w:divBdr>
        </w:div>
        <w:div w:id="2098937883">
          <w:marLeft w:val="480"/>
          <w:marRight w:val="0"/>
          <w:marTop w:val="0"/>
          <w:marBottom w:val="0"/>
          <w:divBdr>
            <w:top w:val="none" w:sz="0" w:space="0" w:color="auto"/>
            <w:left w:val="none" w:sz="0" w:space="0" w:color="auto"/>
            <w:bottom w:val="none" w:sz="0" w:space="0" w:color="auto"/>
            <w:right w:val="none" w:sz="0" w:space="0" w:color="auto"/>
          </w:divBdr>
        </w:div>
        <w:div w:id="245261030">
          <w:marLeft w:val="480"/>
          <w:marRight w:val="0"/>
          <w:marTop w:val="0"/>
          <w:marBottom w:val="0"/>
          <w:divBdr>
            <w:top w:val="none" w:sz="0" w:space="0" w:color="auto"/>
            <w:left w:val="none" w:sz="0" w:space="0" w:color="auto"/>
            <w:bottom w:val="none" w:sz="0" w:space="0" w:color="auto"/>
            <w:right w:val="none" w:sz="0" w:space="0" w:color="auto"/>
          </w:divBdr>
        </w:div>
        <w:div w:id="510611492">
          <w:marLeft w:val="480"/>
          <w:marRight w:val="0"/>
          <w:marTop w:val="0"/>
          <w:marBottom w:val="0"/>
          <w:divBdr>
            <w:top w:val="none" w:sz="0" w:space="0" w:color="auto"/>
            <w:left w:val="none" w:sz="0" w:space="0" w:color="auto"/>
            <w:bottom w:val="none" w:sz="0" w:space="0" w:color="auto"/>
            <w:right w:val="none" w:sz="0" w:space="0" w:color="auto"/>
          </w:divBdr>
        </w:div>
        <w:div w:id="974144392">
          <w:marLeft w:val="480"/>
          <w:marRight w:val="0"/>
          <w:marTop w:val="0"/>
          <w:marBottom w:val="0"/>
          <w:divBdr>
            <w:top w:val="none" w:sz="0" w:space="0" w:color="auto"/>
            <w:left w:val="none" w:sz="0" w:space="0" w:color="auto"/>
            <w:bottom w:val="none" w:sz="0" w:space="0" w:color="auto"/>
            <w:right w:val="none" w:sz="0" w:space="0" w:color="auto"/>
          </w:divBdr>
        </w:div>
        <w:div w:id="963002913">
          <w:marLeft w:val="480"/>
          <w:marRight w:val="0"/>
          <w:marTop w:val="0"/>
          <w:marBottom w:val="0"/>
          <w:divBdr>
            <w:top w:val="none" w:sz="0" w:space="0" w:color="auto"/>
            <w:left w:val="none" w:sz="0" w:space="0" w:color="auto"/>
            <w:bottom w:val="none" w:sz="0" w:space="0" w:color="auto"/>
            <w:right w:val="none" w:sz="0" w:space="0" w:color="auto"/>
          </w:divBdr>
        </w:div>
        <w:div w:id="1959875960">
          <w:marLeft w:val="480"/>
          <w:marRight w:val="0"/>
          <w:marTop w:val="0"/>
          <w:marBottom w:val="0"/>
          <w:divBdr>
            <w:top w:val="none" w:sz="0" w:space="0" w:color="auto"/>
            <w:left w:val="none" w:sz="0" w:space="0" w:color="auto"/>
            <w:bottom w:val="none" w:sz="0" w:space="0" w:color="auto"/>
            <w:right w:val="none" w:sz="0" w:space="0" w:color="auto"/>
          </w:divBdr>
        </w:div>
        <w:div w:id="746003285">
          <w:marLeft w:val="480"/>
          <w:marRight w:val="0"/>
          <w:marTop w:val="0"/>
          <w:marBottom w:val="0"/>
          <w:divBdr>
            <w:top w:val="none" w:sz="0" w:space="0" w:color="auto"/>
            <w:left w:val="none" w:sz="0" w:space="0" w:color="auto"/>
            <w:bottom w:val="none" w:sz="0" w:space="0" w:color="auto"/>
            <w:right w:val="none" w:sz="0" w:space="0" w:color="auto"/>
          </w:divBdr>
        </w:div>
        <w:div w:id="456071878">
          <w:marLeft w:val="480"/>
          <w:marRight w:val="0"/>
          <w:marTop w:val="0"/>
          <w:marBottom w:val="0"/>
          <w:divBdr>
            <w:top w:val="none" w:sz="0" w:space="0" w:color="auto"/>
            <w:left w:val="none" w:sz="0" w:space="0" w:color="auto"/>
            <w:bottom w:val="none" w:sz="0" w:space="0" w:color="auto"/>
            <w:right w:val="none" w:sz="0" w:space="0" w:color="auto"/>
          </w:divBdr>
        </w:div>
        <w:div w:id="141503430">
          <w:marLeft w:val="480"/>
          <w:marRight w:val="0"/>
          <w:marTop w:val="0"/>
          <w:marBottom w:val="0"/>
          <w:divBdr>
            <w:top w:val="none" w:sz="0" w:space="0" w:color="auto"/>
            <w:left w:val="none" w:sz="0" w:space="0" w:color="auto"/>
            <w:bottom w:val="none" w:sz="0" w:space="0" w:color="auto"/>
            <w:right w:val="none" w:sz="0" w:space="0" w:color="auto"/>
          </w:divBdr>
        </w:div>
        <w:div w:id="1228415008">
          <w:marLeft w:val="480"/>
          <w:marRight w:val="0"/>
          <w:marTop w:val="0"/>
          <w:marBottom w:val="0"/>
          <w:divBdr>
            <w:top w:val="none" w:sz="0" w:space="0" w:color="auto"/>
            <w:left w:val="none" w:sz="0" w:space="0" w:color="auto"/>
            <w:bottom w:val="none" w:sz="0" w:space="0" w:color="auto"/>
            <w:right w:val="none" w:sz="0" w:space="0" w:color="auto"/>
          </w:divBdr>
        </w:div>
        <w:div w:id="1013147919">
          <w:marLeft w:val="480"/>
          <w:marRight w:val="0"/>
          <w:marTop w:val="0"/>
          <w:marBottom w:val="0"/>
          <w:divBdr>
            <w:top w:val="none" w:sz="0" w:space="0" w:color="auto"/>
            <w:left w:val="none" w:sz="0" w:space="0" w:color="auto"/>
            <w:bottom w:val="none" w:sz="0" w:space="0" w:color="auto"/>
            <w:right w:val="none" w:sz="0" w:space="0" w:color="auto"/>
          </w:divBdr>
        </w:div>
        <w:div w:id="541556610">
          <w:marLeft w:val="480"/>
          <w:marRight w:val="0"/>
          <w:marTop w:val="0"/>
          <w:marBottom w:val="0"/>
          <w:divBdr>
            <w:top w:val="none" w:sz="0" w:space="0" w:color="auto"/>
            <w:left w:val="none" w:sz="0" w:space="0" w:color="auto"/>
            <w:bottom w:val="none" w:sz="0" w:space="0" w:color="auto"/>
            <w:right w:val="none" w:sz="0" w:space="0" w:color="auto"/>
          </w:divBdr>
        </w:div>
        <w:div w:id="1935237050">
          <w:marLeft w:val="480"/>
          <w:marRight w:val="0"/>
          <w:marTop w:val="0"/>
          <w:marBottom w:val="0"/>
          <w:divBdr>
            <w:top w:val="none" w:sz="0" w:space="0" w:color="auto"/>
            <w:left w:val="none" w:sz="0" w:space="0" w:color="auto"/>
            <w:bottom w:val="none" w:sz="0" w:space="0" w:color="auto"/>
            <w:right w:val="none" w:sz="0" w:space="0" w:color="auto"/>
          </w:divBdr>
        </w:div>
        <w:div w:id="978075468">
          <w:marLeft w:val="480"/>
          <w:marRight w:val="0"/>
          <w:marTop w:val="0"/>
          <w:marBottom w:val="0"/>
          <w:divBdr>
            <w:top w:val="none" w:sz="0" w:space="0" w:color="auto"/>
            <w:left w:val="none" w:sz="0" w:space="0" w:color="auto"/>
            <w:bottom w:val="none" w:sz="0" w:space="0" w:color="auto"/>
            <w:right w:val="none" w:sz="0" w:space="0" w:color="auto"/>
          </w:divBdr>
        </w:div>
        <w:div w:id="980160290">
          <w:marLeft w:val="480"/>
          <w:marRight w:val="0"/>
          <w:marTop w:val="0"/>
          <w:marBottom w:val="0"/>
          <w:divBdr>
            <w:top w:val="none" w:sz="0" w:space="0" w:color="auto"/>
            <w:left w:val="none" w:sz="0" w:space="0" w:color="auto"/>
            <w:bottom w:val="none" w:sz="0" w:space="0" w:color="auto"/>
            <w:right w:val="none" w:sz="0" w:space="0" w:color="auto"/>
          </w:divBdr>
        </w:div>
        <w:div w:id="1775401579">
          <w:marLeft w:val="480"/>
          <w:marRight w:val="0"/>
          <w:marTop w:val="0"/>
          <w:marBottom w:val="0"/>
          <w:divBdr>
            <w:top w:val="none" w:sz="0" w:space="0" w:color="auto"/>
            <w:left w:val="none" w:sz="0" w:space="0" w:color="auto"/>
            <w:bottom w:val="none" w:sz="0" w:space="0" w:color="auto"/>
            <w:right w:val="none" w:sz="0" w:space="0" w:color="auto"/>
          </w:divBdr>
        </w:div>
        <w:div w:id="750468461">
          <w:marLeft w:val="480"/>
          <w:marRight w:val="0"/>
          <w:marTop w:val="0"/>
          <w:marBottom w:val="0"/>
          <w:divBdr>
            <w:top w:val="none" w:sz="0" w:space="0" w:color="auto"/>
            <w:left w:val="none" w:sz="0" w:space="0" w:color="auto"/>
            <w:bottom w:val="none" w:sz="0" w:space="0" w:color="auto"/>
            <w:right w:val="none" w:sz="0" w:space="0" w:color="auto"/>
          </w:divBdr>
        </w:div>
        <w:div w:id="69548048">
          <w:marLeft w:val="480"/>
          <w:marRight w:val="0"/>
          <w:marTop w:val="0"/>
          <w:marBottom w:val="0"/>
          <w:divBdr>
            <w:top w:val="none" w:sz="0" w:space="0" w:color="auto"/>
            <w:left w:val="none" w:sz="0" w:space="0" w:color="auto"/>
            <w:bottom w:val="none" w:sz="0" w:space="0" w:color="auto"/>
            <w:right w:val="none" w:sz="0" w:space="0" w:color="auto"/>
          </w:divBdr>
        </w:div>
        <w:div w:id="1792938437">
          <w:marLeft w:val="480"/>
          <w:marRight w:val="0"/>
          <w:marTop w:val="0"/>
          <w:marBottom w:val="0"/>
          <w:divBdr>
            <w:top w:val="none" w:sz="0" w:space="0" w:color="auto"/>
            <w:left w:val="none" w:sz="0" w:space="0" w:color="auto"/>
            <w:bottom w:val="none" w:sz="0" w:space="0" w:color="auto"/>
            <w:right w:val="none" w:sz="0" w:space="0" w:color="auto"/>
          </w:divBdr>
        </w:div>
        <w:div w:id="903877302">
          <w:marLeft w:val="480"/>
          <w:marRight w:val="0"/>
          <w:marTop w:val="0"/>
          <w:marBottom w:val="0"/>
          <w:divBdr>
            <w:top w:val="none" w:sz="0" w:space="0" w:color="auto"/>
            <w:left w:val="none" w:sz="0" w:space="0" w:color="auto"/>
            <w:bottom w:val="none" w:sz="0" w:space="0" w:color="auto"/>
            <w:right w:val="none" w:sz="0" w:space="0" w:color="auto"/>
          </w:divBdr>
        </w:div>
        <w:div w:id="536740453">
          <w:marLeft w:val="480"/>
          <w:marRight w:val="0"/>
          <w:marTop w:val="0"/>
          <w:marBottom w:val="0"/>
          <w:divBdr>
            <w:top w:val="none" w:sz="0" w:space="0" w:color="auto"/>
            <w:left w:val="none" w:sz="0" w:space="0" w:color="auto"/>
            <w:bottom w:val="none" w:sz="0" w:space="0" w:color="auto"/>
            <w:right w:val="none" w:sz="0" w:space="0" w:color="auto"/>
          </w:divBdr>
        </w:div>
        <w:div w:id="1529027736">
          <w:marLeft w:val="480"/>
          <w:marRight w:val="0"/>
          <w:marTop w:val="0"/>
          <w:marBottom w:val="0"/>
          <w:divBdr>
            <w:top w:val="none" w:sz="0" w:space="0" w:color="auto"/>
            <w:left w:val="none" w:sz="0" w:space="0" w:color="auto"/>
            <w:bottom w:val="none" w:sz="0" w:space="0" w:color="auto"/>
            <w:right w:val="none" w:sz="0" w:space="0" w:color="auto"/>
          </w:divBdr>
        </w:div>
        <w:div w:id="1568416278">
          <w:marLeft w:val="480"/>
          <w:marRight w:val="0"/>
          <w:marTop w:val="0"/>
          <w:marBottom w:val="0"/>
          <w:divBdr>
            <w:top w:val="none" w:sz="0" w:space="0" w:color="auto"/>
            <w:left w:val="none" w:sz="0" w:space="0" w:color="auto"/>
            <w:bottom w:val="none" w:sz="0" w:space="0" w:color="auto"/>
            <w:right w:val="none" w:sz="0" w:space="0" w:color="auto"/>
          </w:divBdr>
        </w:div>
        <w:div w:id="711808049">
          <w:marLeft w:val="480"/>
          <w:marRight w:val="0"/>
          <w:marTop w:val="0"/>
          <w:marBottom w:val="0"/>
          <w:divBdr>
            <w:top w:val="none" w:sz="0" w:space="0" w:color="auto"/>
            <w:left w:val="none" w:sz="0" w:space="0" w:color="auto"/>
            <w:bottom w:val="none" w:sz="0" w:space="0" w:color="auto"/>
            <w:right w:val="none" w:sz="0" w:space="0" w:color="auto"/>
          </w:divBdr>
        </w:div>
        <w:div w:id="2054384632">
          <w:marLeft w:val="480"/>
          <w:marRight w:val="0"/>
          <w:marTop w:val="0"/>
          <w:marBottom w:val="0"/>
          <w:divBdr>
            <w:top w:val="none" w:sz="0" w:space="0" w:color="auto"/>
            <w:left w:val="none" w:sz="0" w:space="0" w:color="auto"/>
            <w:bottom w:val="none" w:sz="0" w:space="0" w:color="auto"/>
            <w:right w:val="none" w:sz="0" w:space="0" w:color="auto"/>
          </w:divBdr>
        </w:div>
        <w:div w:id="1909264650">
          <w:marLeft w:val="480"/>
          <w:marRight w:val="0"/>
          <w:marTop w:val="0"/>
          <w:marBottom w:val="0"/>
          <w:divBdr>
            <w:top w:val="none" w:sz="0" w:space="0" w:color="auto"/>
            <w:left w:val="none" w:sz="0" w:space="0" w:color="auto"/>
            <w:bottom w:val="none" w:sz="0" w:space="0" w:color="auto"/>
            <w:right w:val="none" w:sz="0" w:space="0" w:color="auto"/>
          </w:divBdr>
        </w:div>
        <w:div w:id="2019845160">
          <w:marLeft w:val="480"/>
          <w:marRight w:val="0"/>
          <w:marTop w:val="0"/>
          <w:marBottom w:val="0"/>
          <w:divBdr>
            <w:top w:val="none" w:sz="0" w:space="0" w:color="auto"/>
            <w:left w:val="none" w:sz="0" w:space="0" w:color="auto"/>
            <w:bottom w:val="none" w:sz="0" w:space="0" w:color="auto"/>
            <w:right w:val="none" w:sz="0" w:space="0" w:color="auto"/>
          </w:divBdr>
        </w:div>
        <w:div w:id="2027830299">
          <w:marLeft w:val="480"/>
          <w:marRight w:val="0"/>
          <w:marTop w:val="0"/>
          <w:marBottom w:val="0"/>
          <w:divBdr>
            <w:top w:val="none" w:sz="0" w:space="0" w:color="auto"/>
            <w:left w:val="none" w:sz="0" w:space="0" w:color="auto"/>
            <w:bottom w:val="none" w:sz="0" w:space="0" w:color="auto"/>
            <w:right w:val="none" w:sz="0" w:space="0" w:color="auto"/>
          </w:divBdr>
        </w:div>
        <w:div w:id="1945258681">
          <w:marLeft w:val="480"/>
          <w:marRight w:val="0"/>
          <w:marTop w:val="0"/>
          <w:marBottom w:val="0"/>
          <w:divBdr>
            <w:top w:val="none" w:sz="0" w:space="0" w:color="auto"/>
            <w:left w:val="none" w:sz="0" w:space="0" w:color="auto"/>
            <w:bottom w:val="none" w:sz="0" w:space="0" w:color="auto"/>
            <w:right w:val="none" w:sz="0" w:space="0" w:color="auto"/>
          </w:divBdr>
        </w:div>
        <w:div w:id="1809472174">
          <w:marLeft w:val="480"/>
          <w:marRight w:val="0"/>
          <w:marTop w:val="0"/>
          <w:marBottom w:val="0"/>
          <w:divBdr>
            <w:top w:val="none" w:sz="0" w:space="0" w:color="auto"/>
            <w:left w:val="none" w:sz="0" w:space="0" w:color="auto"/>
            <w:bottom w:val="none" w:sz="0" w:space="0" w:color="auto"/>
            <w:right w:val="none" w:sz="0" w:space="0" w:color="auto"/>
          </w:divBdr>
        </w:div>
        <w:div w:id="1367564774">
          <w:marLeft w:val="480"/>
          <w:marRight w:val="0"/>
          <w:marTop w:val="0"/>
          <w:marBottom w:val="0"/>
          <w:divBdr>
            <w:top w:val="none" w:sz="0" w:space="0" w:color="auto"/>
            <w:left w:val="none" w:sz="0" w:space="0" w:color="auto"/>
            <w:bottom w:val="none" w:sz="0" w:space="0" w:color="auto"/>
            <w:right w:val="none" w:sz="0" w:space="0" w:color="auto"/>
          </w:divBdr>
        </w:div>
        <w:div w:id="1217815837">
          <w:marLeft w:val="480"/>
          <w:marRight w:val="0"/>
          <w:marTop w:val="0"/>
          <w:marBottom w:val="0"/>
          <w:divBdr>
            <w:top w:val="none" w:sz="0" w:space="0" w:color="auto"/>
            <w:left w:val="none" w:sz="0" w:space="0" w:color="auto"/>
            <w:bottom w:val="none" w:sz="0" w:space="0" w:color="auto"/>
            <w:right w:val="none" w:sz="0" w:space="0" w:color="auto"/>
          </w:divBdr>
        </w:div>
        <w:div w:id="802622091">
          <w:marLeft w:val="480"/>
          <w:marRight w:val="0"/>
          <w:marTop w:val="0"/>
          <w:marBottom w:val="0"/>
          <w:divBdr>
            <w:top w:val="none" w:sz="0" w:space="0" w:color="auto"/>
            <w:left w:val="none" w:sz="0" w:space="0" w:color="auto"/>
            <w:bottom w:val="none" w:sz="0" w:space="0" w:color="auto"/>
            <w:right w:val="none" w:sz="0" w:space="0" w:color="auto"/>
          </w:divBdr>
        </w:div>
        <w:div w:id="598367082">
          <w:marLeft w:val="480"/>
          <w:marRight w:val="0"/>
          <w:marTop w:val="0"/>
          <w:marBottom w:val="0"/>
          <w:divBdr>
            <w:top w:val="none" w:sz="0" w:space="0" w:color="auto"/>
            <w:left w:val="none" w:sz="0" w:space="0" w:color="auto"/>
            <w:bottom w:val="none" w:sz="0" w:space="0" w:color="auto"/>
            <w:right w:val="none" w:sz="0" w:space="0" w:color="auto"/>
          </w:divBdr>
        </w:div>
        <w:div w:id="1407534485">
          <w:marLeft w:val="480"/>
          <w:marRight w:val="0"/>
          <w:marTop w:val="0"/>
          <w:marBottom w:val="0"/>
          <w:divBdr>
            <w:top w:val="none" w:sz="0" w:space="0" w:color="auto"/>
            <w:left w:val="none" w:sz="0" w:space="0" w:color="auto"/>
            <w:bottom w:val="none" w:sz="0" w:space="0" w:color="auto"/>
            <w:right w:val="none" w:sz="0" w:space="0" w:color="auto"/>
          </w:divBdr>
        </w:div>
        <w:div w:id="665784119">
          <w:marLeft w:val="480"/>
          <w:marRight w:val="0"/>
          <w:marTop w:val="0"/>
          <w:marBottom w:val="0"/>
          <w:divBdr>
            <w:top w:val="none" w:sz="0" w:space="0" w:color="auto"/>
            <w:left w:val="none" w:sz="0" w:space="0" w:color="auto"/>
            <w:bottom w:val="none" w:sz="0" w:space="0" w:color="auto"/>
            <w:right w:val="none" w:sz="0" w:space="0" w:color="auto"/>
          </w:divBdr>
        </w:div>
        <w:div w:id="460659742">
          <w:marLeft w:val="480"/>
          <w:marRight w:val="0"/>
          <w:marTop w:val="0"/>
          <w:marBottom w:val="0"/>
          <w:divBdr>
            <w:top w:val="none" w:sz="0" w:space="0" w:color="auto"/>
            <w:left w:val="none" w:sz="0" w:space="0" w:color="auto"/>
            <w:bottom w:val="none" w:sz="0" w:space="0" w:color="auto"/>
            <w:right w:val="none" w:sz="0" w:space="0" w:color="auto"/>
          </w:divBdr>
        </w:div>
        <w:div w:id="306008893">
          <w:marLeft w:val="480"/>
          <w:marRight w:val="0"/>
          <w:marTop w:val="0"/>
          <w:marBottom w:val="0"/>
          <w:divBdr>
            <w:top w:val="none" w:sz="0" w:space="0" w:color="auto"/>
            <w:left w:val="none" w:sz="0" w:space="0" w:color="auto"/>
            <w:bottom w:val="none" w:sz="0" w:space="0" w:color="auto"/>
            <w:right w:val="none" w:sz="0" w:space="0" w:color="auto"/>
          </w:divBdr>
        </w:div>
        <w:div w:id="120659302">
          <w:marLeft w:val="480"/>
          <w:marRight w:val="0"/>
          <w:marTop w:val="0"/>
          <w:marBottom w:val="0"/>
          <w:divBdr>
            <w:top w:val="none" w:sz="0" w:space="0" w:color="auto"/>
            <w:left w:val="none" w:sz="0" w:space="0" w:color="auto"/>
            <w:bottom w:val="none" w:sz="0" w:space="0" w:color="auto"/>
            <w:right w:val="none" w:sz="0" w:space="0" w:color="auto"/>
          </w:divBdr>
        </w:div>
      </w:divsChild>
    </w:div>
    <w:div w:id="1436749915">
      <w:bodyDiv w:val="1"/>
      <w:marLeft w:val="0"/>
      <w:marRight w:val="0"/>
      <w:marTop w:val="0"/>
      <w:marBottom w:val="0"/>
      <w:divBdr>
        <w:top w:val="none" w:sz="0" w:space="0" w:color="auto"/>
        <w:left w:val="none" w:sz="0" w:space="0" w:color="auto"/>
        <w:bottom w:val="none" w:sz="0" w:space="0" w:color="auto"/>
        <w:right w:val="none" w:sz="0" w:space="0" w:color="auto"/>
      </w:divBdr>
    </w:div>
    <w:div w:id="1436753635">
      <w:bodyDiv w:val="1"/>
      <w:marLeft w:val="0"/>
      <w:marRight w:val="0"/>
      <w:marTop w:val="0"/>
      <w:marBottom w:val="0"/>
      <w:divBdr>
        <w:top w:val="none" w:sz="0" w:space="0" w:color="auto"/>
        <w:left w:val="none" w:sz="0" w:space="0" w:color="auto"/>
        <w:bottom w:val="none" w:sz="0" w:space="0" w:color="auto"/>
        <w:right w:val="none" w:sz="0" w:space="0" w:color="auto"/>
      </w:divBdr>
    </w:div>
    <w:div w:id="1437166610">
      <w:bodyDiv w:val="1"/>
      <w:marLeft w:val="0"/>
      <w:marRight w:val="0"/>
      <w:marTop w:val="0"/>
      <w:marBottom w:val="0"/>
      <w:divBdr>
        <w:top w:val="none" w:sz="0" w:space="0" w:color="auto"/>
        <w:left w:val="none" w:sz="0" w:space="0" w:color="auto"/>
        <w:bottom w:val="none" w:sz="0" w:space="0" w:color="auto"/>
        <w:right w:val="none" w:sz="0" w:space="0" w:color="auto"/>
      </w:divBdr>
    </w:div>
    <w:div w:id="1437600509">
      <w:bodyDiv w:val="1"/>
      <w:marLeft w:val="0"/>
      <w:marRight w:val="0"/>
      <w:marTop w:val="0"/>
      <w:marBottom w:val="0"/>
      <w:divBdr>
        <w:top w:val="none" w:sz="0" w:space="0" w:color="auto"/>
        <w:left w:val="none" w:sz="0" w:space="0" w:color="auto"/>
        <w:bottom w:val="none" w:sz="0" w:space="0" w:color="auto"/>
        <w:right w:val="none" w:sz="0" w:space="0" w:color="auto"/>
      </w:divBdr>
      <w:divsChild>
        <w:div w:id="354578584">
          <w:marLeft w:val="480"/>
          <w:marRight w:val="0"/>
          <w:marTop w:val="0"/>
          <w:marBottom w:val="0"/>
          <w:divBdr>
            <w:top w:val="none" w:sz="0" w:space="0" w:color="auto"/>
            <w:left w:val="none" w:sz="0" w:space="0" w:color="auto"/>
            <w:bottom w:val="none" w:sz="0" w:space="0" w:color="auto"/>
            <w:right w:val="none" w:sz="0" w:space="0" w:color="auto"/>
          </w:divBdr>
        </w:div>
        <w:div w:id="1828588603">
          <w:marLeft w:val="480"/>
          <w:marRight w:val="0"/>
          <w:marTop w:val="0"/>
          <w:marBottom w:val="0"/>
          <w:divBdr>
            <w:top w:val="none" w:sz="0" w:space="0" w:color="auto"/>
            <w:left w:val="none" w:sz="0" w:space="0" w:color="auto"/>
            <w:bottom w:val="none" w:sz="0" w:space="0" w:color="auto"/>
            <w:right w:val="none" w:sz="0" w:space="0" w:color="auto"/>
          </w:divBdr>
        </w:div>
        <w:div w:id="736317793">
          <w:marLeft w:val="480"/>
          <w:marRight w:val="0"/>
          <w:marTop w:val="0"/>
          <w:marBottom w:val="0"/>
          <w:divBdr>
            <w:top w:val="none" w:sz="0" w:space="0" w:color="auto"/>
            <w:left w:val="none" w:sz="0" w:space="0" w:color="auto"/>
            <w:bottom w:val="none" w:sz="0" w:space="0" w:color="auto"/>
            <w:right w:val="none" w:sz="0" w:space="0" w:color="auto"/>
          </w:divBdr>
        </w:div>
        <w:div w:id="2147116612">
          <w:marLeft w:val="480"/>
          <w:marRight w:val="0"/>
          <w:marTop w:val="0"/>
          <w:marBottom w:val="0"/>
          <w:divBdr>
            <w:top w:val="none" w:sz="0" w:space="0" w:color="auto"/>
            <w:left w:val="none" w:sz="0" w:space="0" w:color="auto"/>
            <w:bottom w:val="none" w:sz="0" w:space="0" w:color="auto"/>
            <w:right w:val="none" w:sz="0" w:space="0" w:color="auto"/>
          </w:divBdr>
        </w:div>
        <w:div w:id="271866733">
          <w:marLeft w:val="480"/>
          <w:marRight w:val="0"/>
          <w:marTop w:val="0"/>
          <w:marBottom w:val="0"/>
          <w:divBdr>
            <w:top w:val="none" w:sz="0" w:space="0" w:color="auto"/>
            <w:left w:val="none" w:sz="0" w:space="0" w:color="auto"/>
            <w:bottom w:val="none" w:sz="0" w:space="0" w:color="auto"/>
            <w:right w:val="none" w:sz="0" w:space="0" w:color="auto"/>
          </w:divBdr>
        </w:div>
        <w:div w:id="1745951814">
          <w:marLeft w:val="480"/>
          <w:marRight w:val="0"/>
          <w:marTop w:val="0"/>
          <w:marBottom w:val="0"/>
          <w:divBdr>
            <w:top w:val="none" w:sz="0" w:space="0" w:color="auto"/>
            <w:left w:val="none" w:sz="0" w:space="0" w:color="auto"/>
            <w:bottom w:val="none" w:sz="0" w:space="0" w:color="auto"/>
            <w:right w:val="none" w:sz="0" w:space="0" w:color="auto"/>
          </w:divBdr>
        </w:div>
        <w:div w:id="838350606">
          <w:marLeft w:val="480"/>
          <w:marRight w:val="0"/>
          <w:marTop w:val="0"/>
          <w:marBottom w:val="0"/>
          <w:divBdr>
            <w:top w:val="none" w:sz="0" w:space="0" w:color="auto"/>
            <w:left w:val="none" w:sz="0" w:space="0" w:color="auto"/>
            <w:bottom w:val="none" w:sz="0" w:space="0" w:color="auto"/>
            <w:right w:val="none" w:sz="0" w:space="0" w:color="auto"/>
          </w:divBdr>
        </w:div>
        <w:div w:id="1501966141">
          <w:marLeft w:val="480"/>
          <w:marRight w:val="0"/>
          <w:marTop w:val="0"/>
          <w:marBottom w:val="0"/>
          <w:divBdr>
            <w:top w:val="none" w:sz="0" w:space="0" w:color="auto"/>
            <w:left w:val="none" w:sz="0" w:space="0" w:color="auto"/>
            <w:bottom w:val="none" w:sz="0" w:space="0" w:color="auto"/>
            <w:right w:val="none" w:sz="0" w:space="0" w:color="auto"/>
          </w:divBdr>
        </w:div>
        <w:div w:id="1485658286">
          <w:marLeft w:val="480"/>
          <w:marRight w:val="0"/>
          <w:marTop w:val="0"/>
          <w:marBottom w:val="0"/>
          <w:divBdr>
            <w:top w:val="none" w:sz="0" w:space="0" w:color="auto"/>
            <w:left w:val="none" w:sz="0" w:space="0" w:color="auto"/>
            <w:bottom w:val="none" w:sz="0" w:space="0" w:color="auto"/>
            <w:right w:val="none" w:sz="0" w:space="0" w:color="auto"/>
          </w:divBdr>
        </w:div>
        <w:div w:id="1410078714">
          <w:marLeft w:val="480"/>
          <w:marRight w:val="0"/>
          <w:marTop w:val="0"/>
          <w:marBottom w:val="0"/>
          <w:divBdr>
            <w:top w:val="none" w:sz="0" w:space="0" w:color="auto"/>
            <w:left w:val="none" w:sz="0" w:space="0" w:color="auto"/>
            <w:bottom w:val="none" w:sz="0" w:space="0" w:color="auto"/>
            <w:right w:val="none" w:sz="0" w:space="0" w:color="auto"/>
          </w:divBdr>
        </w:div>
        <w:div w:id="432940742">
          <w:marLeft w:val="480"/>
          <w:marRight w:val="0"/>
          <w:marTop w:val="0"/>
          <w:marBottom w:val="0"/>
          <w:divBdr>
            <w:top w:val="none" w:sz="0" w:space="0" w:color="auto"/>
            <w:left w:val="none" w:sz="0" w:space="0" w:color="auto"/>
            <w:bottom w:val="none" w:sz="0" w:space="0" w:color="auto"/>
            <w:right w:val="none" w:sz="0" w:space="0" w:color="auto"/>
          </w:divBdr>
        </w:div>
        <w:div w:id="1042443772">
          <w:marLeft w:val="480"/>
          <w:marRight w:val="0"/>
          <w:marTop w:val="0"/>
          <w:marBottom w:val="0"/>
          <w:divBdr>
            <w:top w:val="none" w:sz="0" w:space="0" w:color="auto"/>
            <w:left w:val="none" w:sz="0" w:space="0" w:color="auto"/>
            <w:bottom w:val="none" w:sz="0" w:space="0" w:color="auto"/>
            <w:right w:val="none" w:sz="0" w:space="0" w:color="auto"/>
          </w:divBdr>
        </w:div>
        <w:div w:id="1197157004">
          <w:marLeft w:val="480"/>
          <w:marRight w:val="0"/>
          <w:marTop w:val="0"/>
          <w:marBottom w:val="0"/>
          <w:divBdr>
            <w:top w:val="none" w:sz="0" w:space="0" w:color="auto"/>
            <w:left w:val="none" w:sz="0" w:space="0" w:color="auto"/>
            <w:bottom w:val="none" w:sz="0" w:space="0" w:color="auto"/>
            <w:right w:val="none" w:sz="0" w:space="0" w:color="auto"/>
          </w:divBdr>
        </w:div>
        <w:div w:id="1914506108">
          <w:marLeft w:val="480"/>
          <w:marRight w:val="0"/>
          <w:marTop w:val="0"/>
          <w:marBottom w:val="0"/>
          <w:divBdr>
            <w:top w:val="none" w:sz="0" w:space="0" w:color="auto"/>
            <w:left w:val="none" w:sz="0" w:space="0" w:color="auto"/>
            <w:bottom w:val="none" w:sz="0" w:space="0" w:color="auto"/>
            <w:right w:val="none" w:sz="0" w:space="0" w:color="auto"/>
          </w:divBdr>
        </w:div>
        <w:div w:id="582835980">
          <w:marLeft w:val="480"/>
          <w:marRight w:val="0"/>
          <w:marTop w:val="0"/>
          <w:marBottom w:val="0"/>
          <w:divBdr>
            <w:top w:val="none" w:sz="0" w:space="0" w:color="auto"/>
            <w:left w:val="none" w:sz="0" w:space="0" w:color="auto"/>
            <w:bottom w:val="none" w:sz="0" w:space="0" w:color="auto"/>
            <w:right w:val="none" w:sz="0" w:space="0" w:color="auto"/>
          </w:divBdr>
        </w:div>
        <w:div w:id="1036735279">
          <w:marLeft w:val="480"/>
          <w:marRight w:val="0"/>
          <w:marTop w:val="0"/>
          <w:marBottom w:val="0"/>
          <w:divBdr>
            <w:top w:val="none" w:sz="0" w:space="0" w:color="auto"/>
            <w:left w:val="none" w:sz="0" w:space="0" w:color="auto"/>
            <w:bottom w:val="none" w:sz="0" w:space="0" w:color="auto"/>
            <w:right w:val="none" w:sz="0" w:space="0" w:color="auto"/>
          </w:divBdr>
        </w:div>
        <w:div w:id="900168935">
          <w:marLeft w:val="480"/>
          <w:marRight w:val="0"/>
          <w:marTop w:val="0"/>
          <w:marBottom w:val="0"/>
          <w:divBdr>
            <w:top w:val="none" w:sz="0" w:space="0" w:color="auto"/>
            <w:left w:val="none" w:sz="0" w:space="0" w:color="auto"/>
            <w:bottom w:val="none" w:sz="0" w:space="0" w:color="auto"/>
            <w:right w:val="none" w:sz="0" w:space="0" w:color="auto"/>
          </w:divBdr>
        </w:div>
        <w:div w:id="1582063089">
          <w:marLeft w:val="480"/>
          <w:marRight w:val="0"/>
          <w:marTop w:val="0"/>
          <w:marBottom w:val="0"/>
          <w:divBdr>
            <w:top w:val="none" w:sz="0" w:space="0" w:color="auto"/>
            <w:left w:val="none" w:sz="0" w:space="0" w:color="auto"/>
            <w:bottom w:val="none" w:sz="0" w:space="0" w:color="auto"/>
            <w:right w:val="none" w:sz="0" w:space="0" w:color="auto"/>
          </w:divBdr>
        </w:div>
        <w:div w:id="2146465000">
          <w:marLeft w:val="480"/>
          <w:marRight w:val="0"/>
          <w:marTop w:val="0"/>
          <w:marBottom w:val="0"/>
          <w:divBdr>
            <w:top w:val="none" w:sz="0" w:space="0" w:color="auto"/>
            <w:left w:val="none" w:sz="0" w:space="0" w:color="auto"/>
            <w:bottom w:val="none" w:sz="0" w:space="0" w:color="auto"/>
            <w:right w:val="none" w:sz="0" w:space="0" w:color="auto"/>
          </w:divBdr>
        </w:div>
        <w:div w:id="1140462082">
          <w:marLeft w:val="480"/>
          <w:marRight w:val="0"/>
          <w:marTop w:val="0"/>
          <w:marBottom w:val="0"/>
          <w:divBdr>
            <w:top w:val="none" w:sz="0" w:space="0" w:color="auto"/>
            <w:left w:val="none" w:sz="0" w:space="0" w:color="auto"/>
            <w:bottom w:val="none" w:sz="0" w:space="0" w:color="auto"/>
            <w:right w:val="none" w:sz="0" w:space="0" w:color="auto"/>
          </w:divBdr>
        </w:div>
        <w:div w:id="1557399490">
          <w:marLeft w:val="480"/>
          <w:marRight w:val="0"/>
          <w:marTop w:val="0"/>
          <w:marBottom w:val="0"/>
          <w:divBdr>
            <w:top w:val="none" w:sz="0" w:space="0" w:color="auto"/>
            <w:left w:val="none" w:sz="0" w:space="0" w:color="auto"/>
            <w:bottom w:val="none" w:sz="0" w:space="0" w:color="auto"/>
            <w:right w:val="none" w:sz="0" w:space="0" w:color="auto"/>
          </w:divBdr>
        </w:div>
        <w:div w:id="1554192049">
          <w:marLeft w:val="480"/>
          <w:marRight w:val="0"/>
          <w:marTop w:val="0"/>
          <w:marBottom w:val="0"/>
          <w:divBdr>
            <w:top w:val="none" w:sz="0" w:space="0" w:color="auto"/>
            <w:left w:val="none" w:sz="0" w:space="0" w:color="auto"/>
            <w:bottom w:val="none" w:sz="0" w:space="0" w:color="auto"/>
            <w:right w:val="none" w:sz="0" w:space="0" w:color="auto"/>
          </w:divBdr>
        </w:div>
        <w:div w:id="1058161904">
          <w:marLeft w:val="480"/>
          <w:marRight w:val="0"/>
          <w:marTop w:val="0"/>
          <w:marBottom w:val="0"/>
          <w:divBdr>
            <w:top w:val="none" w:sz="0" w:space="0" w:color="auto"/>
            <w:left w:val="none" w:sz="0" w:space="0" w:color="auto"/>
            <w:bottom w:val="none" w:sz="0" w:space="0" w:color="auto"/>
            <w:right w:val="none" w:sz="0" w:space="0" w:color="auto"/>
          </w:divBdr>
        </w:div>
        <w:div w:id="1230723493">
          <w:marLeft w:val="480"/>
          <w:marRight w:val="0"/>
          <w:marTop w:val="0"/>
          <w:marBottom w:val="0"/>
          <w:divBdr>
            <w:top w:val="none" w:sz="0" w:space="0" w:color="auto"/>
            <w:left w:val="none" w:sz="0" w:space="0" w:color="auto"/>
            <w:bottom w:val="none" w:sz="0" w:space="0" w:color="auto"/>
            <w:right w:val="none" w:sz="0" w:space="0" w:color="auto"/>
          </w:divBdr>
        </w:div>
        <w:div w:id="31000838">
          <w:marLeft w:val="480"/>
          <w:marRight w:val="0"/>
          <w:marTop w:val="0"/>
          <w:marBottom w:val="0"/>
          <w:divBdr>
            <w:top w:val="none" w:sz="0" w:space="0" w:color="auto"/>
            <w:left w:val="none" w:sz="0" w:space="0" w:color="auto"/>
            <w:bottom w:val="none" w:sz="0" w:space="0" w:color="auto"/>
            <w:right w:val="none" w:sz="0" w:space="0" w:color="auto"/>
          </w:divBdr>
        </w:div>
        <w:div w:id="1429736570">
          <w:marLeft w:val="480"/>
          <w:marRight w:val="0"/>
          <w:marTop w:val="0"/>
          <w:marBottom w:val="0"/>
          <w:divBdr>
            <w:top w:val="none" w:sz="0" w:space="0" w:color="auto"/>
            <w:left w:val="none" w:sz="0" w:space="0" w:color="auto"/>
            <w:bottom w:val="none" w:sz="0" w:space="0" w:color="auto"/>
            <w:right w:val="none" w:sz="0" w:space="0" w:color="auto"/>
          </w:divBdr>
        </w:div>
        <w:div w:id="1866552078">
          <w:marLeft w:val="480"/>
          <w:marRight w:val="0"/>
          <w:marTop w:val="0"/>
          <w:marBottom w:val="0"/>
          <w:divBdr>
            <w:top w:val="none" w:sz="0" w:space="0" w:color="auto"/>
            <w:left w:val="none" w:sz="0" w:space="0" w:color="auto"/>
            <w:bottom w:val="none" w:sz="0" w:space="0" w:color="auto"/>
            <w:right w:val="none" w:sz="0" w:space="0" w:color="auto"/>
          </w:divBdr>
        </w:div>
        <w:div w:id="444934481">
          <w:marLeft w:val="480"/>
          <w:marRight w:val="0"/>
          <w:marTop w:val="0"/>
          <w:marBottom w:val="0"/>
          <w:divBdr>
            <w:top w:val="none" w:sz="0" w:space="0" w:color="auto"/>
            <w:left w:val="none" w:sz="0" w:space="0" w:color="auto"/>
            <w:bottom w:val="none" w:sz="0" w:space="0" w:color="auto"/>
            <w:right w:val="none" w:sz="0" w:space="0" w:color="auto"/>
          </w:divBdr>
        </w:div>
        <w:div w:id="463042549">
          <w:marLeft w:val="480"/>
          <w:marRight w:val="0"/>
          <w:marTop w:val="0"/>
          <w:marBottom w:val="0"/>
          <w:divBdr>
            <w:top w:val="none" w:sz="0" w:space="0" w:color="auto"/>
            <w:left w:val="none" w:sz="0" w:space="0" w:color="auto"/>
            <w:bottom w:val="none" w:sz="0" w:space="0" w:color="auto"/>
            <w:right w:val="none" w:sz="0" w:space="0" w:color="auto"/>
          </w:divBdr>
        </w:div>
        <w:div w:id="813987955">
          <w:marLeft w:val="480"/>
          <w:marRight w:val="0"/>
          <w:marTop w:val="0"/>
          <w:marBottom w:val="0"/>
          <w:divBdr>
            <w:top w:val="none" w:sz="0" w:space="0" w:color="auto"/>
            <w:left w:val="none" w:sz="0" w:space="0" w:color="auto"/>
            <w:bottom w:val="none" w:sz="0" w:space="0" w:color="auto"/>
            <w:right w:val="none" w:sz="0" w:space="0" w:color="auto"/>
          </w:divBdr>
        </w:div>
        <w:div w:id="297997446">
          <w:marLeft w:val="480"/>
          <w:marRight w:val="0"/>
          <w:marTop w:val="0"/>
          <w:marBottom w:val="0"/>
          <w:divBdr>
            <w:top w:val="none" w:sz="0" w:space="0" w:color="auto"/>
            <w:left w:val="none" w:sz="0" w:space="0" w:color="auto"/>
            <w:bottom w:val="none" w:sz="0" w:space="0" w:color="auto"/>
            <w:right w:val="none" w:sz="0" w:space="0" w:color="auto"/>
          </w:divBdr>
        </w:div>
        <w:div w:id="363795305">
          <w:marLeft w:val="480"/>
          <w:marRight w:val="0"/>
          <w:marTop w:val="0"/>
          <w:marBottom w:val="0"/>
          <w:divBdr>
            <w:top w:val="none" w:sz="0" w:space="0" w:color="auto"/>
            <w:left w:val="none" w:sz="0" w:space="0" w:color="auto"/>
            <w:bottom w:val="none" w:sz="0" w:space="0" w:color="auto"/>
            <w:right w:val="none" w:sz="0" w:space="0" w:color="auto"/>
          </w:divBdr>
        </w:div>
        <w:div w:id="960457104">
          <w:marLeft w:val="480"/>
          <w:marRight w:val="0"/>
          <w:marTop w:val="0"/>
          <w:marBottom w:val="0"/>
          <w:divBdr>
            <w:top w:val="none" w:sz="0" w:space="0" w:color="auto"/>
            <w:left w:val="none" w:sz="0" w:space="0" w:color="auto"/>
            <w:bottom w:val="none" w:sz="0" w:space="0" w:color="auto"/>
            <w:right w:val="none" w:sz="0" w:space="0" w:color="auto"/>
          </w:divBdr>
        </w:div>
        <w:div w:id="924453918">
          <w:marLeft w:val="480"/>
          <w:marRight w:val="0"/>
          <w:marTop w:val="0"/>
          <w:marBottom w:val="0"/>
          <w:divBdr>
            <w:top w:val="none" w:sz="0" w:space="0" w:color="auto"/>
            <w:left w:val="none" w:sz="0" w:space="0" w:color="auto"/>
            <w:bottom w:val="none" w:sz="0" w:space="0" w:color="auto"/>
            <w:right w:val="none" w:sz="0" w:space="0" w:color="auto"/>
          </w:divBdr>
        </w:div>
        <w:div w:id="870995939">
          <w:marLeft w:val="480"/>
          <w:marRight w:val="0"/>
          <w:marTop w:val="0"/>
          <w:marBottom w:val="0"/>
          <w:divBdr>
            <w:top w:val="none" w:sz="0" w:space="0" w:color="auto"/>
            <w:left w:val="none" w:sz="0" w:space="0" w:color="auto"/>
            <w:bottom w:val="none" w:sz="0" w:space="0" w:color="auto"/>
            <w:right w:val="none" w:sz="0" w:space="0" w:color="auto"/>
          </w:divBdr>
        </w:div>
        <w:div w:id="1475871257">
          <w:marLeft w:val="480"/>
          <w:marRight w:val="0"/>
          <w:marTop w:val="0"/>
          <w:marBottom w:val="0"/>
          <w:divBdr>
            <w:top w:val="none" w:sz="0" w:space="0" w:color="auto"/>
            <w:left w:val="none" w:sz="0" w:space="0" w:color="auto"/>
            <w:bottom w:val="none" w:sz="0" w:space="0" w:color="auto"/>
            <w:right w:val="none" w:sz="0" w:space="0" w:color="auto"/>
          </w:divBdr>
        </w:div>
        <w:div w:id="1813059494">
          <w:marLeft w:val="480"/>
          <w:marRight w:val="0"/>
          <w:marTop w:val="0"/>
          <w:marBottom w:val="0"/>
          <w:divBdr>
            <w:top w:val="none" w:sz="0" w:space="0" w:color="auto"/>
            <w:left w:val="none" w:sz="0" w:space="0" w:color="auto"/>
            <w:bottom w:val="none" w:sz="0" w:space="0" w:color="auto"/>
            <w:right w:val="none" w:sz="0" w:space="0" w:color="auto"/>
          </w:divBdr>
        </w:div>
        <w:div w:id="1109736705">
          <w:marLeft w:val="480"/>
          <w:marRight w:val="0"/>
          <w:marTop w:val="0"/>
          <w:marBottom w:val="0"/>
          <w:divBdr>
            <w:top w:val="none" w:sz="0" w:space="0" w:color="auto"/>
            <w:left w:val="none" w:sz="0" w:space="0" w:color="auto"/>
            <w:bottom w:val="none" w:sz="0" w:space="0" w:color="auto"/>
            <w:right w:val="none" w:sz="0" w:space="0" w:color="auto"/>
          </w:divBdr>
        </w:div>
        <w:div w:id="607851015">
          <w:marLeft w:val="480"/>
          <w:marRight w:val="0"/>
          <w:marTop w:val="0"/>
          <w:marBottom w:val="0"/>
          <w:divBdr>
            <w:top w:val="none" w:sz="0" w:space="0" w:color="auto"/>
            <w:left w:val="none" w:sz="0" w:space="0" w:color="auto"/>
            <w:bottom w:val="none" w:sz="0" w:space="0" w:color="auto"/>
            <w:right w:val="none" w:sz="0" w:space="0" w:color="auto"/>
          </w:divBdr>
        </w:div>
        <w:div w:id="2030907017">
          <w:marLeft w:val="480"/>
          <w:marRight w:val="0"/>
          <w:marTop w:val="0"/>
          <w:marBottom w:val="0"/>
          <w:divBdr>
            <w:top w:val="none" w:sz="0" w:space="0" w:color="auto"/>
            <w:left w:val="none" w:sz="0" w:space="0" w:color="auto"/>
            <w:bottom w:val="none" w:sz="0" w:space="0" w:color="auto"/>
            <w:right w:val="none" w:sz="0" w:space="0" w:color="auto"/>
          </w:divBdr>
        </w:div>
        <w:div w:id="304555288">
          <w:marLeft w:val="480"/>
          <w:marRight w:val="0"/>
          <w:marTop w:val="0"/>
          <w:marBottom w:val="0"/>
          <w:divBdr>
            <w:top w:val="none" w:sz="0" w:space="0" w:color="auto"/>
            <w:left w:val="none" w:sz="0" w:space="0" w:color="auto"/>
            <w:bottom w:val="none" w:sz="0" w:space="0" w:color="auto"/>
            <w:right w:val="none" w:sz="0" w:space="0" w:color="auto"/>
          </w:divBdr>
        </w:div>
        <w:div w:id="581454103">
          <w:marLeft w:val="480"/>
          <w:marRight w:val="0"/>
          <w:marTop w:val="0"/>
          <w:marBottom w:val="0"/>
          <w:divBdr>
            <w:top w:val="none" w:sz="0" w:space="0" w:color="auto"/>
            <w:left w:val="none" w:sz="0" w:space="0" w:color="auto"/>
            <w:bottom w:val="none" w:sz="0" w:space="0" w:color="auto"/>
            <w:right w:val="none" w:sz="0" w:space="0" w:color="auto"/>
          </w:divBdr>
        </w:div>
        <w:div w:id="575674062">
          <w:marLeft w:val="480"/>
          <w:marRight w:val="0"/>
          <w:marTop w:val="0"/>
          <w:marBottom w:val="0"/>
          <w:divBdr>
            <w:top w:val="none" w:sz="0" w:space="0" w:color="auto"/>
            <w:left w:val="none" w:sz="0" w:space="0" w:color="auto"/>
            <w:bottom w:val="none" w:sz="0" w:space="0" w:color="auto"/>
            <w:right w:val="none" w:sz="0" w:space="0" w:color="auto"/>
          </w:divBdr>
        </w:div>
        <w:div w:id="2114781975">
          <w:marLeft w:val="480"/>
          <w:marRight w:val="0"/>
          <w:marTop w:val="0"/>
          <w:marBottom w:val="0"/>
          <w:divBdr>
            <w:top w:val="none" w:sz="0" w:space="0" w:color="auto"/>
            <w:left w:val="none" w:sz="0" w:space="0" w:color="auto"/>
            <w:bottom w:val="none" w:sz="0" w:space="0" w:color="auto"/>
            <w:right w:val="none" w:sz="0" w:space="0" w:color="auto"/>
          </w:divBdr>
        </w:div>
        <w:div w:id="309209858">
          <w:marLeft w:val="480"/>
          <w:marRight w:val="0"/>
          <w:marTop w:val="0"/>
          <w:marBottom w:val="0"/>
          <w:divBdr>
            <w:top w:val="none" w:sz="0" w:space="0" w:color="auto"/>
            <w:left w:val="none" w:sz="0" w:space="0" w:color="auto"/>
            <w:bottom w:val="none" w:sz="0" w:space="0" w:color="auto"/>
            <w:right w:val="none" w:sz="0" w:space="0" w:color="auto"/>
          </w:divBdr>
        </w:div>
        <w:div w:id="1005788833">
          <w:marLeft w:val="480"/>
          <w:marRight w:val="0"/>
          <w:marTop w:val="0"/>
          <w:marBottom w:val="0"/>
          <w:divBdr>
            <w:top w:val="none" w:sz="0" w:space="0" w:color="auto"/>
            <w:left w:val="none" w:sz="0" w:space="0" w:color="auto"/>
            <w:bottom w:val="none" w:sz="0" w:space="0" w:color="auto"/>
            <w:right w:val="none" w:sz="0" w:space="0" w:color="auto"/>
          </w:divBdr>
        </w:div>
        <w:div w:id="234781398">
          <w:marLeft w:val="480"/>
          <w:marRight w:val="0"/>
          <w:marTop w:val="0"/>
          <w:marBottom w:val="0"/>
          <w:divBdr>
            <w:top w:val="none" w:sz="0" w:space="0" w:color="auto"/>
            <w:left w:val="none" w:sz="0" w:space="0" w:color="auto"/>
            <w:bottom w:val="none" w:sz="0" w:space="0" w:color="auto"/>
            <w:right w:val="none" w:sz="0" w:space="0" w:color="auto"/>
          </w:divBdr>
        </w:div>
      </w:divsChild>
    </w:div>
    <w:div w:id="1437870880">
      <w:bodyDiv w:val="1"/>
      <w:marLeft w:val="0"/>
      <w:marRight w:val="0"/>
      <w:marTop w:val="0"/>
      <w:marBottom w:val="0"/>
      <w:divBdr>
        <w:top w:val="none" w:sz="0" w:space="0" w:color="auto"/>
        <w:left w:val="none" w:sz="0" w:space="0" w:color="auto"/>
        <w:bottom w:val="none" w:sz="0" w:space="0" w:color="auto"/>
        <w:right w:val="none" w:sz="0" w:space="0" w:color="auto"/>
      </w:divBdr>
      <w:divsChild>
        <w:div w:id="1123572609">
          <w:marLeft w:val="480"/>
          <w:marRight w:val="0"/>
          <w:marTop w:val="0"/>
          <w:marBottom w:val="0"/>
          <w:divBdr>
            <w:top w:val="none" w:sz="0" w:space="0" w:color="auto"/>
            <w:left w:val="none" w:sz="0" w:space="0" w:color="auto"/>
            <w:bottom w:val="none" w:sz="0" w:space="0" w:color="auto"/>
            <w:right w:val="none" w:sz="0" w:space="0" w:color="auto"/>
          </w:divBdr>
        </w:div>
        <w:div w:id="715661694">
          <w:marLeft w:val="480"/>
          <w:marRight w:val="0"/>
          <w:marTop w:val="0"/>
          <w:marBottom w:val="0"/>
          <w:divBdr>
            <w:top w:val="none" w:sz="0" w:space="0" w:color="auto"/>
            <w:left w:val="none" w:sz="0" w:space="0" w:color="auto"/>
            <w:bottom w:val="none" w:sz="0" w:space="0" w:color="auto"/>
            <w:right w:val="none" w:sz="0" w:space="0" w:color="auto"/>
          </w:divBdr>
        </w:div>
        <w:div w:id="563957156">
          <w:marLeft w:val="480"/>
          <w:marRight w:val="0"/>
          <w:marTop w:val="0"/>
          <w:marBottom w:val="0"/>
          <w:divBdr>
            <w:top w:val="none" w:sz="0" w:space="0" w:color="auto"/>
            <w:left w:val="none" w:sz="0" w:space="0" w:color="auto"/>
            <w:bottom w:val="none" w:sz="0" w:space="0" w:color="auto"/>
            <w:right w:val="none" w:sz="0" w:space="0" w:color="auto"/>
          </w:divBdr>
        </w:div>
        <w:div w:id="505287447">
          <w:marLeft w:val="480"/>
          <w:marRight w:val="0"/>
          <w:marTop w:val="0"/>
          <w:marBottom w:val="0"/>
          <w:divBdr>
            <w:top w:val="none" w:sz="0" w:space="0" w:color="auto"/>
            <w:left w:val="none" w:sz="0" w:space="0" w:color="auto"/>
            <w:bottom w:val="none" w:sz="0" w:space="0" w:color="auto"/>
            <w:right w:val="none" w:sz="0" w:space="0" w:color="auto"/>
          </w:divBdr>
        </w:div>
        <w:div w:id="1052654291">
          <w:marLeft w:val="480"/>
          <w:marRight w:val="0"/>
          <w:marTop w:val="0"/>
          <w:marBottom w:val="0"/>
          <w:divBdr>
            <w:top w:val="none" w:sz="0" w:space="0" w:color="auto"/>
            <w:left w:val="none" w:sz="0" w:space="0" w:color="auto"/>
            <w:bottom w:val="none" w:sz="0" w:space="0" w:color="auto"/>
            <w:right w:val="none" w:sz="0" w:space="0" w:color="auto"/>
          </w:divBdr>
        </w:div>
        <w:div w:id="979192807">
          <w:marLeft w:val="480"/>
          <w:marRight w:val="0"/>
          <w:marTop w:val="0"/>
          <w:marBottom w:val="0"/>
          <w:divBdr>
            <w:top w:val="none" w:sz="0" w:space="0" w:color="auto"/>
            <w:left w:val="none" w:sz="0" w:space="0" w:color="auto"/>
            <w:bottom w:val="none" w:sz="0" w:space="0" w:color="auto"/>
            <w:right w:val="none" w:sz="0" w:space="0" w:color="auto"/>
          </w:divBdr>
        </w:div>
        <w:div w:id="229466365">
          <w:marLeft w:val="480"/>
          <w:marRight w:val="0"/>
          <w:marTop w:val="0"/>
          <w:marBottom w:val="0"/>
          <w:divBdr>
            <w:top w:val="none" w:sz="0" w:space="0" w:color="auto"/>
            <w:left w:val="none" w:sz="0" w:space="0" w:color="auto"/>
            <w:bottom w:val="none" w:sz="0" w:space="0" w:color="auto"/>
            <w:right w:val="none" w:sz="0" w:space="0" w:color="auto"/>
          </w:divBdr>
        </w:div>
        <w:div w:id="1237277556">
          <w:marLeft w:val="480"/>
          <w:marRight w:val="0"/>
          <w:marTop w:val="0"/>
          <w:marBottom w:val="0"/>
          <w:divBdr>
            <w:top w:val="none" w:sz="0" w:space="0" w:color="auto"/>
            <w:left w:val="none" w:sz="0" w:space="0" w:color="auto"/>
            <w:bottom w:val="none" w:sz="0" w:space="0" w:color="auto"/>
            <w:right w:val="none" w:sz="0" w:space="0" w:color="auto"/>
          </w:divBdr>
        </w:div>
        <w:div w:id="348412203">
          <w:marLeft w:val="480"/>
          <w:marRight w:val="0"/>
          <w:marTop w:val="0"/>
          <w:marBottom w:val="0"/>
          <w:divBdr>
            <w:top w:val="none" w:sz="0" w:space="0" w:color="auto"/>
            <w:left w:val="none" w:sz="0" w:space="0" w:color="auto"/>
            <w:bottom w:val="none" w:sz="0" w:space="0" w:color="auto"/>
            <w:right w:val="none" w:sz="0" w:space="0" w:color="auto"/>
          </w:divBdr>
        </w:div>
        <w:div w:id="1253392756">
          <w:marLeft w:val="480"/>
          <w:marRight w:val="0"/>
          <w:marTop w:val="0"/>
          <w:marBottom w:val="0"/>
          <w:divBdr>
            <w:top w:val="none" w:sz="0" w:space="0" w:color="auto"/>
            <w:left w:val="none" w:sz="0" w:space="0" w:color="auto"/>
            <w:bottom w:val="none" w:sz="0" w:space="0" w:color="auto"/>
            <w:right w:val="none" w:sz="0" w:space="0" w:color="auto"/>
          </w:divBdr>
        </w:div>
        <w:div w:id="2901523">
          <w:marLeft w:val="480"/>
          <w:marRight w:val="0"/>
          <w:marTop w:val="0"/>
          <w:marBottom w:val="0"/>
          <w:divBdr>
            <w:top w:val="none" w:sz="0" w:space="0" w:color="auto"/>
            <w:left w:val="none" w:sz="0" w:space="0" w:color="auto"/>
            <w:bottom w:val="none" w:sz="0" w:space="0" w:color="auto"/>
            <w:right w:val="none" w:sz="0" w:space="0" w:color="auto"/>
          </w:divBdr>
        </w:div>
        <w:div w:id="105740884">
          <w:marLeft w:val="480"/>
          <w:marRight w:val="0"/>
          <w:marTop w:val="0"/>
          <w:marBottom w:val="0"/>
          <w:divBdr>
            <w:top w:val="none" w:sz="0" w:space="0" w:color="auto"/>
            <w:left w:val="none" w:sz="0" w:space="0" w:color="auto"/>
            <w:bottom w:val="none" w:sz="0" w:space="0" w:color="auto"/>
            <w:right w:val="none" w:sz="0" w:space="0" w:color="auto"/>
          </w:divBdr>
        </w:div>
        <w:div w:id="2036035842">
          <w:marLeft w:val="480"/>
          <w:marRight w:val="0"/>
          <w:marTop w:val="0"/>
          <w:marBottom w:val="0"/>
          <w:divBdr>
            <w:top w:val="none" w:sz="0" w:space="0" w:color="auto"/>
            <w:left w:val="none" w:sz="0" w:space="0" w:color="auto"/>
            <w:bottom w:val="none" w:sz="0" w:space="0" w:color="auto"/>
            <w:right w:val="none" w:sz="0" w:space="0" w:color="auto"/>
          </w:divBdr>
        </w:div>
        <w:div w:id="1045445210">
          <w:marLeft w:val="480"/>
          <w:marRight w:val="0"/>
          <w:marTop w:val="0"/>
          <w:marBottom w:val="0"/>
          <w:divBdr>
            <w:top w:val="none" w:sz="0" w:space="0" w:color="auto"/>
            <w:left w:val="none" w:sz="0" w:space="0" w:color="auto"/>
            <w:bottom w:val="none" w:sz="0" w:space="0" w:color="auto"/>
            <w:right w:val="none" w:sz="0" w:space="0" w:color="auto"/>
          </w:divBdr>
        </w:div>
        <w:div w:id="737089791">
          <w:marLeft w:val="480"/>
          <w:marRight w:val="0"/>
          <w:marTop w:val="0"/>
          <w:marBottom w:val="0"/>
          <w:divBdr>
            <w:top w:val="none" w:sz="0" w:space="0" w:color="auto"/>
            <w:left w:val="none" w:sz="0" w:space="0" w:color="auto"/>
            <w:bottom w:val="none" w:sz="0" w:space="0" w:color="auto"/>
            <w:right w:val="none" w:sz="0" w:space="0" w:color="auto"/>
          </w:divBdr>
        </w:div>
        <w:div w:id="347829827">
          <w:marLeft w:val="480"/>
          <w:marRight w:val="0"/>
          <w:marTop w:val="0"/>
          <w:marBottom w:val="0"/>
          <w:divBdr>
            <w:top w:val="none" w:sz="0" w:space="0" w:color="auto"/>
            <w:left w:val="none" w:sz="0" w:space="0" w:color="auto"/>
            <w:bottom w:val="none" w:sz="0" w:space="0" w:color="auto"/>
            <w:right w:val="none" w:sz="0" w:space="0" w:color="auto"/>
          </w:divBdr>
        </w:div>
        <w:div w:id="536088360">
          <w:marLeft w:val="480"/>
          <w:marRight w:val="0"/>
          <w:marTop w:val="0"/>
          <w:marBottom w:val="0"/>
          <w:divBdr>
            <w:top w:val="none" w:sz="0" w:space="0" w:color="auto"/>
            <w:left w:val="none" w:sz="0" w:space="0" w:color="auto"/>
            <w:bottom w:val="none" w:sz="0" w:space="0" w:color="auto"/>
            <w:right w:val="none" w:sz="0" w:space="0" w:color="auto"/>
          </w:divBdr>
        </w:div>
        <w:div w:id="1296251769">
          <w:marLeft w:val="480"/>
          <w:marRight w:val="0"/>
          <w:marTop w:val="0"/>
          <w:marBottom w:val="0"/>
          <w:divBdr>
            <w:top w:val="none" w:sz="0" w:space="0" w:color="auto"/>
            <w:left w:val="none" w:sz="0" w:space="0" w:color="auto"/>
            <w:bottom w:val="none" w:sz="0" w:space="0" w:color="auto"/>
            <w:right w:val="none" w:sz="0" w:space="0" w:color="auto"/>
          </w:divBdr>
        </w:div>
        <w:div w:id="717586060">
          <w:marLeft w:val="480"/>
          <w:marRight w:val="0"/>
          <w:marTop w:val="0"/>
          <w:marBottom w:val="0"/>
          <w:divBdr>
            <w:top w:val="none" w:sz="0" w:space="0" w:color="auto"/>
            <w:left w:val="none" w:sz="0" w:space="0" w:color="auto"/>
            <w:bottom w:val="none" w:sz="0" w:space="0" w:color="auto"/>
            <w:right w:val="none" w:sz="0" w:space="0" w:color="auto"/>
          </w:divBdr>
        </w:div>
        <w:div w:id="1521889998">
          <w:marLeft w:val="480"/>
          <w:marRight w:val="0"/>
          <w:marTop w:val="0"/>
          <w:marBottom w:val="0"/>
          <w:divBdr>
            <w:top w:val="none" w:sz="0" w:space="0" w:color="auto"/>
            <w:left w:val="none" w:sz="0" w:space="0" w:color="auto"/>
            <w:bottom w:val="none" w:sz="0" w:space="0" w:color="auto"/>
            <w:right w:val="none" w:sz="0" w:space="0" w:color="auto"/>
          </w:divBdr>
        </w:div>
        <w:div w:id="873272280">
          <w:marLeft w:val="480"/>
          <w:marRight w:val="0"/>
          <w:marTop w:val="0"/>
          <w:marBottom w:val="0"/>
          <w:divBdr>
            <w:top w:val="none" w:sz="0" w:space="0" w:color="auto"/>
            <w:left w:val="none" w:sz="0" w:space="0" w:color="auto"/>
            <w:bottom w:val="none" w:sz="0" w:space="0" w:color="auto"/>
            <w:right w:val="none" w:sz="0" w:space="0" w:color="auto"/>
          </w:divBdr>
        </w:div>
        <w:div w:id="759915340">
          <w:marLeft w:val="480"/>
          <w:marRight w:val="0"/>
          <w:marTop w:val="0"/>
          <w:marBottom w:val="0"/>
          <w:divBdr>
            <w:top w:val="none" w:sz="0" w:space="0" w:color="auto"/>
            <w:left w:val="none" w:sz="0" w:space="0" w:color="auto"/>
            <w:bottom w:val="none" w:sz="0" w:space="0" w:color="auto"/>
            <w:right w:val="none" w:sz="0" w:space="0" w:color="auto"/>
          </w:divBdr>
        </w:div>
        <w:div w:id="87621803">
          <w:marLeft w:val="480"/>
          <w:marRight w:val="0"/>
          <w:marTop w:val="0"/>
          <w:marBottom w:val="0"/>
          <w:divBdr>
            <w:top w:val="none" w:sz="0" w:space="0" w:color="auto"/>
            <w:left w:val="none" w:sz="0" w:space="0" w:color="auto"/>
            <w:bottom w:val="none" w:sz="0" w:space="0" w:color="auto"/>
            <w:right w:val="none" w:sz="0" w:space="0" w:color="auto"/>
          </w:divBdr>
        </w:div>
        <w:div w:id="1044796891">
          <w:marLeft w:val="480"/>
          <w:marRight w:val="0"/>
          <w:marTop w:val="0"/>
          <w:marBottom w:val="0"/>
          <w:divBdr>
            <w:top w:val="none" w:sz="0" w:space="0" w:color="auto"/>
            <w:left w:val="none" w:sz="0" w:space="0" w:color="auto"/>
            <w:bottom w:val="none" w:sz="0" w:space="0" w:color="auto"/>
            <w:right w:val="none" w:sz="0" w:space="0" w:color="auto"/>
          </w:divBdr>
        </w:div>
        <w:div w:id="339698471">
          <w:marLeft w:val="480"/>
          <w:marRight w:val="0"/>
          <w:marTop w:val="0"/>
          <w:marBottom w:val="0"/>
          <w:divBdr>
            <w:top w:val="none" w:sz="0" w:space="0" w:color="auto"/>
            <w:left w:val="none" w:sz="0" w:space="0" w:color="auto"/>
            <w:bottom w:val="none" w:sz="0" w:space="0" w:color="auto"/>
            <w:right w:val="none" w:sz="0" w:space="0" w:color="auto"/>
          </w:divBdr>
        </w:div>
        <w:div w:id="348678620">
          <w:marLeft w:val="480"/>
          <w:marRight w:val="0"/>
          <w:marTop w:val="0"/>
          <w:marBottom w:val="0"/>
          <w:divBdr>
            <w:top w:val="none" w:sz="0" w:space="0" w:color="auto"/>
            <w:left w:val="none" w:sz="0" w:space="0" w:color="auto"/>
            <w:bottom w:val="none" w:sz="0" w:space="0" w:color="auto"/>
            <w:right w:val="none" w:sz="0" w:space="0" w:color="auto"/>
          </w:divBdr>
        </w:div>
        <w:div w:id="1603761879">
          <w:marLeft w:val="480"/>
          <w:marRight w:val="0"/>
          <w:marTop w:val="0"/>
          <w:marBottom w:val="0"/>
          <w:divBdr>
            <w:top w:val="none" w:sz="0" w:space="0" w:color="auto"/>
            <w:left w:val="none" w:sz="0" w:space="0" w:color="auto"/>
            <w:bottom w:val="none" w:sz="0" w:space="0" w:color="auto"/>
            <w:right w:val="none" w:sz="0" w:space="0" w:color="auto"/>
          </w:divBdr>
        </w:div>
        <w:div w:id="2092696935">
          <w:marLeft w:val="480"/>
          <w:marRight w:val="0"/>
          <w:marTop w:val="0"/>
          <w:marBottom w:val="0"/>
          <w:divBdr>
            <w:top w:val="none" w:sz="0" w:space="0" w:color="auto"/>
            <w:left w:val="none" w:sz="0" w:space="0" w:color="auto"/>
            <w:bottom w:val="none" w:sz="0" w:space="0" w:color="auto"/>
            <w:right w:val="none" w:sz="0" w:space="0" w:color="auto"/>
          </w:divBdr>
        </w:div>
        <w:div w:id="124003738">
          <w:marLeft w:val="480"/>
          <w:marRight w:val="0"/>
          <w:marTop w:val="0"/>
          <w:marBottom w:val="0"/>
          <w:divBdr>
            <w:top w:val="none" w:sz="0" w:space="0" w:color="auto"/>
            <w:left w:val="none" w:sz="0" w:space="0" w:color="auto"/>
            <w:bottom w:val="none" w:sz="0" w:space="0" w:color="auto"/>
            <w:right w:val="none" w:sz="0" w:space="0" w:color="auto"/>
          </w:divBdr>
        </w:div>
        <w:div w:id="602419702">
          <w:marLeft w:val="480"/>
          <w:marRight w:val="0"/>
          <w:marTop w:val="0"/>
          <w:marBottom w:val="0"/>
          <w:divBdr>
            <w:top w:val="none" w:sz="0" w:space="0" w:color="auto"/>
            <w:left w:val="none" w:sz="0" w:space="0" w:color="auto"/>
            <w:bottom w:val="none" w:sz="0" w:space="0" w:color="auto"/>
            <w:right w:val="none" w:sz="0" w:space="0" w:color="auto"/>
          </w:divBdr>
        </w:div>
        <w:div w:id="159739314">
          <w:marLeft w:val="480"/>
          <w:marRight w:val="0"/>
          <w:marTop w:val="0"/>
          <w:marBottom w:val="0"/>
          <w:divBdr>
            <w:top w:val="none" w:sz="0" w:space="0" w:color="auto"/>
            <w:left w:val="none" w:sz="0" w:space="0" w:color="auto"/>
            <w:bottom w:val="none" w:sz="0" w:space="0" w:color="auto"/>
            <w:right w:val="none" w:sz="0" w:space="0" w:color="auto"/>
          </w:divBdr>
        </w:div>
        <w:div w:id="1400852">
          <w:marLeft w:val="480"/>
          <w:marRight w:val="0"/>
          <w:marTop w:val="0"/>
          <w:marBottom w:val="0"/>
          <w:divBdr>
            <w:top w:val="none" w:sz="0" w:space="0" w:color="auto"/>
            <w:left w:val="none" w:sz="0" w:space="0" w:color="auto"/>
            <w:bottom w:val="none" w:sz="0" w:space="0" w:color="auto"/>
            <w:right w:val="none" w:sz="0" w:space="0" w:color="auto"/>
          </w:divBdr>
        </w:div>
        <w:div w:id="714356634">
          <w:marLeft w:val="480"/>
          <w:marRight w:val="0"/>
          <w:marTop w:val="0"/>
          <w:marBottom w:val="0"/>
          <w:divBdr>
            <w:top w:val="none" w:sz="0" w:space="0" w:color="auto"/>
            <w:left w:val="none" w:sz="0" w:space="0" w:color="auto"/>
            <w:bottom w:val="none" w:sz="0" w:space="0" w:color="auto"/>
            <w:right w:val="none" w:sz="0" w:space="0" w:color="auto"/>
          </w:divBdr>
        </w:div>
        <w:div w:id="1861623838">
          <w:marLeft w:val="480"/>
          <w:marRight w:val="0"/>
          <w:marTop w:val="0"/>
          <w:marBottom w:val="0"/>
          <w:divBdr>
            <w:top w:val="none" w:sz="0" w:space="0" w:color="auto"/>
            <w:left w:val="none" w:sz="0" w:space="0" w:color="auto"/>
            <w:bottom w:val="none" w:sz="0" w:space="0" w:color="auto"/>
            <w:right w:val="none" w:sz="0" w:space="0" w:color="auto"/>
          </w:divBdr>
        </w:div>
        <w:div w:id="1650741037">
          <w:marLeft w:val="480"/>
          <w:marRight w:val="0"/>
          <w:marTop w:val="0"/>
          <w:marBottom w:val="0"/>
          <w:divBdr>
            <w:top w:val="none" w:sz="0" w:space="0" w:color="auto"/>
            <w:left w:val="none" w:sz="0" w:space="0" w:color="auto"/>
            <w:bottom w:val="none" w:sz="0" w:space="0" w:color="auto"/>
            <w:right w:val="none" w:sz="0" w:space="0" w:color="auto"/>
          </w:divBdr>
        </w:div>
        <w:div w:id="291711543">
          <w:marLeft w:val="480"/>
          <w:marRight w:val="0"/>
          <w:marTop w:val="0"/>
          <w:marBottom w:val="0"/>
          <w:divBdr>
            <w:top w:val="none" w:sz="0" w:space="0" w:color="auto"/>
            <w:left w:val="none" w:sz="0" w:space="0" w:color="auto"/>
            <w:bottom w:val="none" w:sz="0" w:space="0" w:color="auto"/>
            <w:right w:val="none" w:sz="0" w:space="0" w:color="auto"/>
          </w:divBdr>
        </w:div>
        <w:div w:id="2100759880">
          <w:marLeft w:val="480"/>
          <w:marRight w:val="0"/>
          <w:marTop w:val="0"/>
          <w:marBottom w:val="0"/>
          <w:divBdr>
            <w:top w:val="none" w:sz="0" w:space="0" w:color="auto"/>
            <w:left w:val="none" w:sz="0" w:space="0" w:color="auto"/>
            <w:bottom w:val="none" w:sz="0" w:space="0" w:color="auto"/>
            <w:right w:val="none" w:sz="0" w:space="0" w:color="auto"/>
          </w:divBdr>
        </w:div>
        <w:div w:id="1466313282">
          <w:marLeft w:val="480"/>
          <w:marRight w:val="0"/>
          <w:marTop w:val="0"/>
          <w:marBottom w:val="0"/>
          <w:divBdr>
            <w:top w:val="none" w:sz="0" w:space="0" w:color="auto"/>
            <w:left w:val="none" w:sz="0" w:space="0" w:color="auto"/>
            <w:bottom w:val="none" w:sz="0" w:space="0" w:color="auto"/>
            <w:right w:val="none" w:sz="0" w:space="0" w:color="auto"/>
          </w:divBdr>
        </w:div>
        <w:div w:id="2089034728">
          <w:marLeft w:val="480"/>
          <w:marRight w:val="0"/>
          <w:marTop w:val="0"/>
          <w:marBottom w:val="0"/>
          <w:divBdr>
            <w:top w:val="none" w:sz="0" w:space="0" w:color="auto"/>
            <w:left w:val="none" w:sz="0" w:space="0" w:color="auto"/>
            <w:bottom w:val="none" w:sz="0" w:space="0" w:color="auto"/>
            <w:right w:val="none" w:sz="0" w:space="0" w:color="auto"/>
          </w:divBdr>
        </w:div>
        <w:div w:id="49503139">
          <w:marLeft w:val="480"/>
          <w:marRight w:val="0"/>
          <w:marTop w:val="0"/>
          <w:marBottom w:val="0"/>
          <w:divBdr>
            <w:top w:val="none" w:sz="0" w:space="0" w:color="auto"/>
            <w:left w:val="none" w:sz="0" w:space="0" w:color="auto"/>
            <w:bottom w:val="none" w:sz="0" w:space="0" w:color="auto"/>
            <w:right w:val="none" w:sz="0" w:space="0" w:color="auto"/>
          </w:divBdr>
        </w:div>
        <w:div w:id="284696899">
          <w:marLeft w:val="480"/>
          <w:marRight w:val="0"/>
          <w:marTop w:val="0"/>
          <w:marBottom w:val="0"/>
          <w:divBdr>
            <w:top w:val="none" w:sz="0" w:space="0" w:color="auto"/>
            <w:left w:val="none" w:sz="0" w:space="0" w:color="auto"/>
            <w:bottom w:val="none" w:sz="0" w:space="0" w:color="auto"/>
            <w:right w:val="none" w:sz="0" w:space="0" w:color="auto"/>
          </w:divBdr>
        </w:div>
        <w:div w:id="1333145085">
          <w:marLeft w:val="480"/>
          <w:marRight w:val="0"/>
          <w:marTop w:val="0"/>
          <w:marBottom w:val="0"/>
          <w:divBdr>
            <w:top w:val="none" w:sz="0" w:space="0" w:color="auto"/>
            <w:left w:val="none" w:sz="0" w:space="0" w:color="auto"/>
            <w:bottom w:val="none" w:sz="0" w:space="0" w:color="auto"/>
            <w:right w:val="none" w:sz="0" w:space="0" w:color="auto"/>
          </w:divBdr>
        </w:div>
        <w:div w:id="5209709">
          <w:marLeft w:val="480"/>
          <w:marRight w:val="0"/>
          <w:marTop w:val="0"/>
          <w:marBottom w:val="0"/>
          <w:divBdr>
            <w:top w:val="none" w:sz="0" w:space="0" w:color="auto"/>
            <w:left w:val="none" w:sz="0" w:space="0" w:color="auto"/>
            <w:bottom w:val="none" w:sz="0" w:space="0" w:color="auto"/>
            <w:right w:val="none" w:sz="0" w:space="0" w:color="auto"/>
          </w:divBdr>
        </w:div>
        <w:div w:id="542138501">
          <w:marLeft w:val="480"/>
          <w:marRight w:val="0"/>
          <w:marTop w:val="0"/>
          <w:marBottom w:val="0"/>
          <w:divBdr>
            <w:top w:val="none" w:sz="0" w:space="0" w:color="auto"/>
            <w:left w:val="none" w:sz="0" w:space="0" w:color="auto"/>
            <w:bottom w:val="none" w:sz="0" w:space="0" w:color="auto"/>
            <w:right w:val="none" w:sz="0" w:space="0" w:color="auto"/>
          </w:divBdr>
        </w:div>
        <w:div w:id="187913548">
          <w:marLeft w:val="480"/>
          <w:marRight w:val="0"/>
          <w:marTop w:val="0"/>
          <w:marBottom w:val="0"/>
          <w:divBdr>
            <w:top w:val="none" w:sz="0" w:space="0" w:color="auto"/>
            <w:left w:val="none" w:sz="0" w:space="0" w:color="auto"/>
            <w:bottom w:val="none" w:sz="0" w:space="0" w:color="auto"/>
            <w:right w:val="none" w:sz="0" w:space="0" w:color="auto"/>
          </w:divBdr>
        </w:div>
        <w:div w:id="677657711">
          <w:marLeft w:val="480"/>
          <w:marRight w:val="0"/>
          <w:marTop w:val="0"/>
          <w:marBottom w:val="0"/>
          <w:divBdr>
            <w:top w:val="none" w:sz="0" w:space="0" w:color="auto"/>
            <w:left w:val="none" w:sz="0" w:space="0" w:color="auto"/>
            <w:bottom w:val="none" w:sz="0" w:space="0" w:color="auto"/>
            <w:right w:val="none" w:sz="0" w:space="0" w:color="auto"/>
          </w:divBdr>
        </w:div>
        <w:div w:id="696546798">
          <w:marLeft w:val="480"/>
          <w:marRight w:val="0"/>
          <w:marTop w:val="0"/>
          <w:marBottom w:val="0"/>
          <w:divBdr>
            <w:top w:val="none" w:sz="0" w:space="0" w:color="auto"/>
            <w:left w:val="none" w:sz="0" w:space="0" w:color="auto"/>
            <w:bottom w:val="none" w:sz="0" w:space="0" w:color="auto"/>
            <w:right w:val="none" w:sz="0" w:space="0" w:color="auto"/>
          </w:divBdr>
        </w:div>
        <w:div w:id="857112558">
          <w:marLeft w:val="480"/>
          <w:marRight w:val="0"/>
          <w:marTop w:val="0"/>
          <w:marBottom w:val="0"/>
          <w:divBdr>
            <w:top w:val="none" w:sz="0" w:space="0" w:color="auto"/>
            <w:left w:val="none" w:sz="0" w:space="0" w:color="auto"/>
            <w:bottom w:val="none" w:sz="0" w:space="0" w:color="auto"/>
            <w:right w:val="none" w:sz="0" w:space="0" w:color="auto"/>
          </w:divBdr>
        </w:div>
        <w:div w:id="1730761295">
          <w:marLeft w:val="480"/>
          <w:marRight w:val="0"/>
          <w:marTop w:val="0"/>
          <w:marBottom w:val="0"/>
          <w:divBdr>
            <w:top w:val="none" w:sz="0" w:space="0" w:color="auto"/>
            <w:left w:val="none" w:sz="0" w:space="0" w:color="auto"/>
            <w:bottom w:val="none" w:sz="0" w:space="0" w:color="auto"/>
            <w:right w:val="none" w:sz="0" w:space="0" w:color="auto"/>
          </w:divBdr>
        </w:div>
        <w:div w:id="393626953">
          <w:marLeft w:val="480"/>
          <w:marRight w:val="0"/>
          <w:marTop w:val="0"/>
          <w:marBottom w:val="0"/>
          <w:divBdr>
            <w:top w:val="none" w:sz="0" w:space="0" w:color="auto"/>
            <w:left w:val="none" w:sz="0" w:space="0" w:color="auto"/>
            <w:bottom w:val="none" w:sz="0" w:space="0" w:color="auto"/>
            <w:right w:val="none" w:sz="0" w:space="0" w:color="auto"/>
          </w:divBdr>
        </w:div>
        <w:div w:id="1517037200">
          <w:marLeft w:val="480"/>
          <w:marRight w:val="0"/>
          <w:marTop w:val="0"/>
          <w:marBottom w:val="0"/>
          <w:divBdr>
            <w:top w:val="none" w:sz="0" w:space="0" w:color="auto"/>
            <w:left w:val="none" w:sz="0" w:space="0" w:color="auto"/>
            <w:bottom w:val="none" w:sz="0" w:space="0" w:color="auto"/>
            <w:right w:val="none" w:sz="0" w:space="0" w:color="auto"/>
          </w:divBdr>
        </w:div>
        <w:div w:id="1991517326">
          <w:marLeft w:val="480"/>
          <w:marRight w:val="0"/>
          <w:marTop w:val="0"/>
          <w:marBottom w:val="0"/>
          <w:divBdr>
            <w:top w:val="none" w:sz="0" w:space="0" w:color="auto"/>
            <w:left w:val="none" w:sz="0" w:space="0" w:color="auto"/>
            <w:bottom w:val="none" w:sz="0" w:space="0" w:color="auto"/>
            <w:right w:val="none" w:sz="0" w:space="0" w:color="auto"/>
          </w:divBdr>
        </w:div>
        <w:div w:id="1809977925">
          <w:marLeft w:val="480"/>
          <w:marRight w:val="0"/>
          <w:marTop w:val="0"/>
          <w:marBottom w:val="0"/>
          <w:divBdr>
            <w:top w:val="none" w:sz="0" w:space="0" w:color="auto"/>
            <w:left w:val="none" w:sz="0" w:space="0" w:color="auto"/>
            <w:bottom w:val="none" w:sz="0" w:space="0" w:color="auto"/>
            <w:right w:val="none" w:sz="0" w:space="0" w:color="auto"/>
          </w:divBdr>
        </w:div>
      </w:divsChild>
    </w:div>
    <w:div w:id="1437946410">
      <w:bodyDiv w:val="1"/>
      <w:marLeft w:val="0"/>
      <w:marRight w:val="0"/>
      <w:marTop w:val="0"/>
      <w:marBottom w:val="0"/>
      <w:divBdr>
        <w:top w:val="none" w:sz="0" w:space="0" w:color="auto"/>
        <w:left w:val="none" w:sz="0" w:space="0" w:color="auto"/>
        <w:bottom w:val="none" w:sz="0" w:space="0" w:color="auto"/>
        <w:right w:val="none" w:sz="0" w:space="0" w:color="auto"/>
      </w:divBdr>
    </w:div>
    <w:div w:id="1439178396">
      <w:bodyDiv w:val="1"/>
      <w:marLeft w:val="0"/>
      <w:marRight w:val="0"/>
      <w:marTop w:val="0"/>
      <w:marBottom w:val="0"/>
      <w:divBdr>
        <w:top w:val="none" w:sz="0" w:space="0" w:color="auto"/>
        <w:left w:val="none" w:sz="0" w:space="0" w:color="auto"/>
        <w:bottom w:val="none" w:sz="0" w:space="0" w:color="auto"/>
        <w:right w:val="none" w:sz="0" w:space="0" w:color="auto"/>
      </w:divBdr>
    </w:div>
    <w:div w:id="1439989205">
      <w:bodyDiv w:val="1"/>
      <w:marLeft w:val="0"/>
      <w:marRight w:val="0"/>
      <w:marTop w:val="0"/>
      <w:marBottom w:val="0"/>
      <w:divBdr>
        <w:top w:val="none" w:sz="0" w:space="0" w:color="auto"/>
        <w:left w:val="none" w:sz="0" w:space="0" w:color="auto"/>
        <w:bottom w:val="none" w:sz="0" w:space="0" w:color="auto"/>
        <w:right w:val="none" w:sz="0" w:space="0" w:color="auto"/>
      </w:divBdr>
    </w:div>
    <w:div w:id="1440182787">
      <w:bodyDiv w:val="1"/>
      <w:marLeft w:val="0"/>
      <w:marRight w:val="0"/>
      <w:marTop w:val="0"/>
      <w:marBottom w:val="0"/>
      <w:divBdr>
        <w:top w:val="none" w:sz="0" w:space="0" w:color="auto"/>
        <w:left w:val="none" w:sz="0" w:space="0" w:color="auto"/>
        <w:bottom w:val="none" w:sz="0" w:space="0" w:color="auto"/>
        <w:right w:val="none" w:sz="0" w:space="0" w:color="auto"/>
      </w:divBdr>
    </w:div>
    <w:div w:id="1441143015">
      <w:bodyDiv w:val="1"/>
      <w:marLeft w:val="0"/>
      <w:marRight w:val="0"/>
      <w:marTop w:val="0"/>
      <w:marBottom w:val="0"/>
      <w:divBdr>
        <w:top w:val="none" w:sz="0" w:space="0" w:color="auto"/>
        <w:left w:val="none" w:sz="0" w:space="0" w:color="auto"/>
        <w:bottom w:val="none" w:sz="0" w:space="0" w:color="auto"/>
        <w:right w:val="none" w:sz="0" w:space="0" w:color="auto"/>
      </w:divBdr>
    </w:div>
    <w:div w:id="1441145438">
      <w:bodyDiv w:val="1"/>
      <w:marLeft w:val="0"/>
      <w:marRight w:val="0"/>
      <w:marTop w:val="0"/>
      <w:marBottom w:val="0"/>
      <w:divBdr>
        <w:top w:val="none" w:sz="0" w:space="0" w:color="auto"/>
        <w:left w:val="none" w:sz="0" w:space="0" w:color="auto"/>
        <w:bottom w:val="none" w:sz="0" w:space="0" w:color="auto"/>
        <w:right w:val="none" w:sz="0" w:space="0" w:color="auto"/>
      </w:divBdr>
    </w:div>
    <w:div w:id="1441680744">
      <w:bodyDiv w:val="1"/>
      <w:marLeft w:val="0"/>
      <w:marRight w:val="0"/>
      <w:marTop w:val="0"/>
      <w:marBottom w:val="0"/>
      <w:divBdr>
        <w:top w:val="none" w:sz="0" w:space="0" w:color="auto"/>
        <w:left w:val="none" w:sz="0" w:space="0" w:color="auto"/>
        <w:bottom w:val="none" w:sz="0" w:space="0" w:color="auto"/>
        <w:right w:val="none" w:sz="0" w:space="0" w:color="auto"/>
      </w:divBdr>
    </w:div>
    <w:div w:id="1442066934">
      <w:bodyDiv w:val="1"/>
      <w:marLeft w:val="0"/>
      <w:marRight w:val="0"/>
      <w:marTop w:val="0"/>
      <w:marBottom w:val="0"/>
      <w:divBdr>
        <w:top w:val="none" w:sz="0" w:space="0" w:color="auto"/>
        <w:left w:val="none" w:sz="0" w:space="0" w:color="auto"/>
        <w:bottom w:val="none" w:sz="0" w:space="0" w:color="auto"/>
        <w:right w:val="none" w:sz="0" w:space="0" w:color="auto"/>
      </w:divBdr>
    </w:div>
    <w:div w:id="1442801980">
      <w:bodyDiv w:val="1"/>
      <w:marLeft w:val="0"/>
      <w:marRight w:val="0"/>
      <w:marTop w:val="0"/>
      <w:marBottom w:val="0"/>
      <w:divBdr>
        <w:top w:val="none" w:sz="0" w:space="0" w:color="auto"/>
        <w:left w:val="none" w:sz="0" w:space="0" w:color="auto"/>
        <w:bottom w:val="none" w:sz="0" w:space="0" w:color="auto"/>
        <w:right w:val="none" w:sz="0" w:space="0" w:color="auto"/>
      </w:divBdr>
    </w:div>
    <w:div w:id="1445536887">
      <w:bodyDiv w:val="1"/>
      <w:marLeft w:val="0"/>
      <w:marRight w:val="0"/>
      <w:marTop w:val="0"/>
      <w:marBottom w:val="0"/>
      <w:divBdr>
        <w:top w:val="none" w:sz="0" w:space="0" w:color="auto"/>
        <w:left w:val="none" w:sz="0" w:space="0" w:color="auto"/>
        <w:bottom w:val="none" w:sz="0" w:space="0" w:color="auto"/>
        <w:right w:val="none" w:sz="0" w:space="0" w:color="auto"/>
      </w:divBdr>
    </w:div>
    <w:div w:id="1445538224">
      <w:bodyDiv w:val="1"/>
      <w:marLeft w:val="0"/>
      <w:marRight w:val="0"/>
      <w:marTop w:val="0"/>
      <w:marBottom w:val="0"/>
      <w:divBdr>
        <w:top w:val="none" w:sz="0" w:space="0" w:color="auto"/>
        <w:left w:val="none" w:sz="0" w:space="0" w:color="auto"/>
        <w:bottom w:val="none" w:sz="0" w:space="0" w:color="auto"/>
        <w:right w:val="none" w:sz="0" w:space="0" w:color="auto"/>
      </w:divBdr>
    </w:div>
    <w:div w:id="1445803318">
      <w:bodyDiv w:val="1"/>
      <w:marLeft w:val="0"/>
      <w:marRight w:val="0"/>
      <w:marTop w:val="0"/>
      <w:marBottom w:val="0"/>
      <w:divBdr>
        <w:top w:val="none" w:sz="0" w:space="0" w:color="auto"/>
        <w:left w:val="none" w:sz="0" w:space="0" w:color="auto"/>
        <w:bottom w:val="none" w:sz="0" w:space="0" w:color="auto"/>
        <w:right w:val="none" w:sz="0" w:space="0" w:color="auto"/>
      </w:divBdr>
    </w:div>
    <w:div w:id="1446079866">
      <w:bodyDiv w:val="1"/>
      <w:marLeft w:val="0"/>
      <w:marRight w:val="0"/>
      <w:marTop w:val="0"/>
      <w:marBottom w:val="0"/>
      <w:divBdr>
        <w:top w:val="none" w:sz="0" w:space="0" w:color="auto"/>
        <w:left w:val="none" w:sz="0" w:space="0" w:color="auto"/>
        <w:bottom w:val="none" w:sz="0" w:space="0" w:color="auto"/>
        <w:right w:val="none" w:sz="0" w:space="0" w:color="auto"/>
      </w:divBdr>
    </w:div>
    <w:div w:id="1447970937">
      <w:bodyDiv w:val="1"/>
      <w:marLeft w:val="0"/>
      <w:marRight w:val="0"/>
      <w:marTop w:val="0"/>
      <w:marBottom w:val="0"/>
      <w:divBdr>
        <w:top w:val="none" w:sz="0" w:space="0" w:color="auto"/>
        <w:left w:val="none" w:sz="0" w:space="0" w:color="auto"/>
        <w:bottom w:val="none" w:sz="0" w:space="0" w:color="auto"/>
        <w:right w:val="none" w:sz="0" w:space="0" w:color="auto"/>
      </w:divBdr>
    </w:div>
    <w:div w:id="1449160319">
      <w:bodyDiv w:val="1"/>
      <w:marLeft w:val="0"/>
      <w:marRight w:val="0"/>
      <w:marTop w:val="0"/>
      <w:marBottom w:val="0"/>
      <w:divBdr>
        <w:top w:val="none" w:sz="0" w:space="0" w:color="auto"/>
        <w:left w:val="none" w:sz="0" w:space="0" w:color="auto"/>
        <w:bottom w:val="none" w:sz="0" w:space="0" w:color="auto"/>
        <w:right w:val="none" w:sz="0" w:space="0" w:color="auto"/>
      </w:divBdr>
    </w:div>
    <w:div w:id="1449467961">
      <w:bodyDiv w:val="1"/>
      <w:marLeft w:val="0"/>
      <w:marRight w:val="0"/>
      <w:marTop w:val="0"/>
      <w:marBottom w:val="0"/>
      <w:divBdr>
        <w:top w:val="none" w:sz="0" w:space="0" w:color="auto"/>
        <w:left w:val="none" w:sz="0" w:space="0" w:color="auto"/>
        <w:bottom w:val="none" w:sz="0" w:space="0" w:color="auto"/>
        <w:right w:val="none" w:sz="0" w:space="0" w:color="auto"/>
      </w:divBdr>
    </w:div>
    <w:div w:id="1449739864">
      <w:bodyDiv w:val="1"/>
      <w:marLeft w:val="0"/>
      <w:marRight w:val="0"/>
      <w:marTop w:val="0"/>
      <w:marBottom w:val="0"/>
      <w:divBdr>
        <w:top w:val="none" w:sz="0" w:space="0" w:color="auto"/>
        <w:left w:val="none" w:sz="0" w:space="0" w:color="auto"/>
        <w:bottom w:val="none" w:sz="0" w:space="0" w:color="auto"/>
        <w:right w:val="none" w:sz="0" w:space="0" w:color="auto"/>
      </w:divBdr>
    </w:div>
    <w:div w:id="1450735800">
      <w:bodyDiv w:val="1"/>
      <w:marLeft w:val="0"/>
      <w:marRight w:val="0"/>
      <w:marTop w:val="0"/>
      <w:marBottom w:val="0"/>
      <w:divBdr>
        <w:top w:val="none" w:sz="0" w:space="0" w:color="auto"/>
        <w:left w:val="none" w:sz="0" w:space="0" w:color="auto"/>
        <w:bottom w:val="none" w:sz="0" w:space="0" w:color="auto"/>
        <w:right w:val="none" w:sz="0" w:space="0" w:color="auto"/>
      </w:divBdr>
    </w:div>
    <w:div w:id="1454178488">
      <w:bodyDiv w:val="1"/>
      <w:marLeft w:val="0"/>
      <w:marRight w:val="0"/>
      <w:marTop w:val="0"/>
      <w:marBottom w:val="0"/>
      <w:divBdr>
        <w:top w:val="none" w:sz="0" w:space="0" w:color="auto"/>
        <w:left w:val="none" w:sz="0" w:space="0" w:color="auto"/>
        <w:bottom w:val="none" w:sz="0" w:space="0" w:color="auto"/>
        <w:right w:val="none" w:sz="0" w:space="0" w:color="auto"/>
      </w:divBdr>
      <w:divsChild>
        <w:div w:id="1582594921">
          <w:marLeft w:val="480"/>
          <w:marRight w:val="0"/>
          <w:marTop w:val="0"/>
          <w:marBottom w:val="0"/>
          <w:divBdr>
            <w:top w:val="none" w:sz="0" w:space="0" w:color="auto"/>
            <w:left w:val="none" w:sz="0" w:space="0" w:color="auto"/>
            <w:bottom w:val="none" w:sz="0" w:space="0" w:color="auto"/>
            <w:right w:val="none" w:sz="0" w:space="0" w:color="auto"/>
          </w:divBdr>
        </w:div>
        <w:div w:id="1376468055">
          <w:marLeft w:val="480"/>
          <w:marRight w:val="0"/>
          <w:marTop w:val="0"/>
          <w:marBottom w:val="0"/>
          <w:divBdr>
            <w:top w:val="none" w:sz="0" w:space="0" w:color="auto"/>
            <w:left w:val="none" w:sz="0" w:space="0" w:color="auto"/>
            <w:bottom w:val="none" w:sz="0" w:space="0" w:color="auto"/>
            <w:right w:val="none" w:sz="0" w:space="0" w:color="auto"/>
          </w:divBdr>
        </w:div>
        <w:div w:id="128860806">
          <w:marLeft w:val="480"/>
          <w:marRight w:val="0"/>
          <w:marTop w:val="0"/>
          <w:marBottom w:val="0"/>
          <w:divBdr>
            <w:top w:val="none" w:sz="0" w:space="0" w:color="auto"/>
            <w:left w:val="none" w:sz="0" w:space="0" w:color="auto"/>
            <w:bottom w:val="none" w:sz="0" w:space="0" w:color="auto"/>
            <w:right w:val="none" w:sz="0" w:space="0" w:color="auto"/>
          </w:divBdr>
        </w:div>
        <w:div w:id="1250385242">
          <w:marLeft w:val="480"/>
          <w:marRight w:val="0"/>
          <w:marTop w:val="0"/>
          <w:marBottom w:val="0"/>
          <w:divBdr>
            <w:top w:val="none" w:sz="0" w:space="0" w:color="auto"/>
            <w:left w:val="none" w:sz="0" w:space="0" w:color="auto"/>
            <w:bottom w:val="none" w:sz="0" w:space="0" w:color="auto"/>
            <w:right w:val="none" w:sz="0" w:space="0" w:color="auto"/>
          </w:divBdr>
        </w:div>
        <w:div w:id="2137944066">
          <w:marLeft w:val="480"/>
          <w:marRight w:val="0"/>
          <w:marTop w:val="0"/>
          <w:marBottom w:val="0"/>
          <w:divBdr>
            <w:top w:val="none" w:sz="0" w:space="0" w:color="auto"/>
            <w:left w:val="none" w:sz="0" w:space="0" w:color="auto"/>
            <w:bottom w:val="none" w:sz="0" w:space="0" w:color="auto"/>
            <w:right w:val="none" w:sz="0" w:space="0" w:color="auto"/>
          </w:divBdr>
        </w:div>
        <w:div w:id="2038701194">
          <w:marLeft w:val="480"/>
          <w:marRight w:val="0"/>
          <w:marTop w:val="0"/>
          <w:marBottom w:val="0"/>
          <w:divBdr>
            <w:top w:val="none" w:sz="0" w:space="0" w:color="auto"/>
            <w:left w:val="none" w:sz="0" w:space="0" w:color="auto"/>
            <w:bottom w:val="none" w:sz="0" w:space="0" w:color="auto"/>
            <w:right w:val="none" w:sz="0" w:space="0" w:color="auto"/>
          </w:divBdr>
        </w:div>
        <w:div w:id="1846624966">
          <w:marLeft w:val="480"/>
          <w:marRight w:val="0"/>
          <w:marTop w:val="0"/>
          <w:marBottom w:val="0"/>
          <w:divBdr>
            <w:top w:val="none" w:sz="0" w:space="0" w:color="auto"/>
            <w:left w:val="none" w:sz="0" w:space="0" w:color="auto"/>
            <w:bottom w:val="none" w:sz="0" w:space="0" w:color="auto"/>
            <w:right w:val="none" w:sz="0" w:space="0" w:color="auto"/>
          </w:divBdr>
        </w:div>
        <w:div w:id="244582700">
          <w:marLeft w:val="480"/>
          <w:marRight w:val="0"/>
          <w:marTop w:val="0"/>
          <w:marBottom w:val="0"/>
          <w:divBdr>
            <w:top w:val="none" w:sz="0" w:space="0" w:color="auto"/>
            <w:left w:val="none" w:sz="0" w:space="0" w:color="auto"/>
            <w:bottom w:val="none" w:sz="0" w:space="0" w:color="auto"/>
            <w:right w:val="none" w:sz="0" w:space="0" w:color="auto"/>
          </w:divBdr>
        </w:div>
        <w:div w:id="2081903286">
          <w:marLeft w:val="480"/>
          <w:marRight w:val="0"/>
          <w:marTop w:val="0"/>
          <w:marBottom w:val="0"/>
          <w:divBdr>
            <w:top w:val="none" w:sz="0" w:space="0" w:color="auto"/>
            <w:left w:val="none" w:sz="0" w:space="0" w:color="auto"/>
            <w:bottom w:val="none" w:sz="0" w:space="0" w:color="auto"/>
            <w:right w:val="none" w:sz="0" w:space="0" w:color="auto"/>
          </w:divBdr>
        </w:div>
        <w:div w:id="1562599003">
          <w:marLeft w:val="480"/>
          <w:marRight w:val="0"/>
          <w:marTop w:val="0"/>
          <w:marBottom w:val="0"/>
          <w:divBdr>
            <w:top w:val="none" w:sz="0" w:space="0" w:color="auto"/>
            <w:left w:val="none" w:sz="0" w:space="0" w:color="auto"/>
            <w:bottom w:val="none" w:sz="0" w:space="0" w:color="auto"/>
            <w:right w:val="none" w:sz="0" w:space="0" w:color="auto"/>
          </w:divBdr>
        </w:div>
        <w:div w:id="924727033">
          <w:marLeft w:val="480"/>
          <w:marRight w:val="0"/>
          <w:marTop w:val="0"/>
          <w:marBottom w:val="0"/>
          <w:divBdr>
            <w:top w:val="none" w:sz="0" w:space="0" w:color="auto"/>
            <w:left w:val="none" w:sz="0" w:space="0" w:color="auto"/>
            <w:bottom w:val="none" w:sz="0" w:space="0" w:color="auto"/>
            <w:right w:val="none" w:sz="0" w:space="0" w:color="auto"/>
          </w:divBdr>
        </w:div>
        <w:div w:id="309749499">
          <w:marLeft w:val="480"/>
          <w:marRight w:val="0"/>
          <w:marTop w:val="0"/>
          <w:marBottom w:val="0"/>
          <w:divBdr>
            <w:top w:val="none" w:sz="0" w:space="0" w:color="auto"/>
            <w:left w:val="none" w:sz="0" w:space="0" w:color="auto"/>
            <w:bottom w:val="none" w:sz="0" w:space="0" w:color="auto"/>
            <w:right w:val="none" w:sz="0" w:space="0" w:color="auto"/>
          </w:divBdr>
        </w:div>
        <w:div w:id="206062886">
          <w:marLeft w:val="480"/>
          <w:marRight w:val="0"/>
          <w:marTop w:val="0"/>
          <w:marBottom w:val="0"/>
          <w:divBdr>
            <w:top w:val="none" w:sz="0" w:space="0" w:color="auto"/>
            <w:left w:val="none" w:sz="0" w:space="0" w:color="auto"/>
            <w:bottom w:val="none" w:sz="0" w:space="0" w:color="auto"/>
            <w:right w:val="none" w:sz="0" w:space="0" w:color="auto"/>
          </w:divBdr>
        </w:div>
        <w:div w:id="1843541855">
          <w:marLeft w:val="480"/>
          <w:marRight w:val="0"/>
          <w:marTop w:val="0"/>
          <w:marBottom w:val="0"/>
          <w:divBdr>
            <w:top w:val="none" w:sz="0" w:space="0" w:color="auto"/>
            <w:left w:val="none" w:sz="0" w:space="0" w:color="auto"/>
            <w:bottom w:val="none" w:sz="0" w:space="0" w:color="auto"/>
            <w:right w:val="none" w:sz="0" w:space="0" w:color="auto"/>
          </w:divBdr>
        </w:div>
        <w:div w:id="1420367838">
          <w:marLeft w:val="480"/>
          <w:marRight w:val="0"/>
          <w:marTop w:val="0"/>
          <w:marBottom w:val="0"/>
          <w:divBdr>
            <w:top w:val="none" w:sz="0" w:space="0" w:color="auto"/>
            <w:left w:val="none" w:sz="0" w:space="0" w:color="auto"/>
            <w:bottom w:val="none" w:sz="0" w:space="0" w:color="auto"/>
            <w:right w:val="none" w:sz="0" w:space="0" w:color="auto"/>
          </w:divBdr>
        </w:div>
        <w:div w:id="196312568">
          <w:marLeft w:val="480"/>
          <w:marRight w:val="0"/>
          <w:marTop w:val="0"/>
          <w:marBottom w:val="0"/>
          <w:divBdr>
            <w:top w:val="none" w:sz="0" w:space="0" w:color="auto"/>
            <w:left w:val="none" w:sz="0" w:space="0" w:color="auto"/>
            <w:bottom w:val="none" w:sz="0" w:space="0" w:color="auto"/>
            <w:right w:val="none" w:sz="0" w:space="0" w:color="auto"/>
          </w:divBdr>
        </w:div>
        <w:div w:id="995378595">
          <w:marLeft w:val="480"/>
          <w:marRight w:val="0"/>
          <w:marTop w:val="0"/>
          <w:marBottom w:val="0"/>
          <w:divBdr>
            <w:top w:val="none" w:sz="0" w:space="0" w:color="auto"/>
            <w:left w:val="none" w:sz="0" w:space="0" w:color="auto"/>
            <w:bottom w:val="none" w:sz="0" w:space="0" w:color="auto"/>
            <w:right w:val="none" w:sz="0" w:space="0" w:color="auto"/>
          </w:divBdr>
        </w:div>
        <w:div w:id="411318654">
          <w:marLeft w:val="480"/>
          <w:marRight w:val="0"/>
          <w:marTop w:val="0"/>
          <w:marBottom w:val="0"/>
          <w:divBdr>
            <w:top w:val="none" w:sz="0" w:space="0" w:color="auto"/>
            <w:left w:val="none" w:sz="0" w:space="0" w:color="auto"/>
            <w:bottom w:val="none" w:sz="0" w:space="0" w:color="auto"/>
            <w:right w:val="none" w:sz="0" w:space="0" w:color="auto"/>
          </w:divBdr>
        </w:div>
        <w:div w:id="1400979360">
          <w:marLeft w:val="480"/>
          <w:marRight w:val="0"/>
          <w:marTop w:val="0"/>
          <w:marBottom w:val="0"/>
          <w:divBdr>
            <w:top w:val="none" w:sz="0" w:space="0" w:color="auto"/>
            <w:left w:val="none" w:sz="0" w:space="0" w:color="auto"/>
            <w:bottom w:val="none" w:sz="0" w:space="0" w:color="auto"/>
            <w:right w:val="none" w:sz="0" w:space="0" w:color="auto"/>
          </w:divBdr>
        </w:div>
        <w:div w:id="1574966952">
          <w:marLeft w:val="480"/>
          <w:marRight w:val="0"/>
          <w:marTop w:val="0"/>
          <w:marBottom w:val="0"/>
          <w:divBdr>
            <w:top w:val="none" w:sz="0" w:space="0" w:color="auto"/>
            <w:left w:val="none" w:sz="0" w:space="0" w:color="auto"/>
            <w:bottom w:val="none" w:sz="0" w:space="0" w:color="auto"/>
            <w:right w:val="none" w:sz="0" w:space="0" w:color="auto"/>
          </w:divBdr>
        </w:div>
        <w:div w:id="975112718">
          <w:marLeft w:val="480"/>
          <w:marRight w:val="0"/>
          <w:marTop w:val="0"/>
          <w:marBottom w:val="0"/>
          <w:divBdr>
            <w:top w:val="none" w:sz="0" w:space="0" w:color="auto"/>
            <w:left w:val="none" w:sz="0" w:space="0" w:color="auto"/>
            <w:bottom w:val="none" w:sz="0" w:space="0" w:color="auto"/>
            <w:right w:val="none" w:sz="0" w:space="0" w:color="auto"/>
          </w:divBdr>
        </w:div>
        <w:div w:id="344863487">
          <w:marLeft w:val="480"/>
          <w:marRight w:val="0"/>
          <w:marTop w:val="0"/>
          <w:marBottom w:val="0"/>
          <w:divBdr>
            <w:top w:val="none" w:sz="0" w:space="0" w:color="auto"/>
            <w:left w:val="none" w:sz="0" w:space="0" w:color="auto"/>
            <w:bottom w:val="none" w:sz="0" w:space="0" w:color="auto"/>
            <w:right w:val="none" w:sz="0" w:space="0" w:color="auto"/>
          </w:divBdr>
        </w:div>
        <w:div w:id="1756243596">
          <w:marLeft w:val="480"/>
          <w:marRight w:val="0"/>
          <w:marTop w:val="0"/>
          <w:marBottom w:val="0"/>
          <w:divBdr>
            <w:top w:val="none" w:sz="0" w:space="0" w:color="auto"/>
            <w:left w:val="none" w:sz="0" w:space="0" w:color="auto"/>
            <w:bottom w:val="none" w:sz="0" w:space="0" w:color="auto"/>
            <w:right w:val="none" w:sz="0" w:space="0" w:color="auto"/>
          </w:divBdr>
        </w:div>
        <w:div w:id="1488747954">
          <w:marLeft w:val="480"/>
          <w:marRight w:val="0"/>
          <w:marTop w:val="0"/>
          <w:marBottom w:val="0"/>
          <w:divBdr>
            <w:top w:val="none" w:sz="0" w:space="0" w:color="auto"/>
            <w:left w:val="none" w:sz="0" w:space="0" w:color="auto"/>
            <w:bottom w:val="none" w:sz="0" w:space="0" w:color="auto"/>
            <w:right w:val="none" w:sz="0" w:space="0" w:color="auto"/>
          </w:divBdr>
        </w:div>
        <w:div w:id="37046925">
          <w:marLeft w:val="480"/>
          <w:marRight w:val="0"/>
          <w:marTop w:val="0"/>
          <w:marBottom w:val="0"/>
          <w:divBdr>
            <w:top w:val="none" w:sz="0" w:space="0" w:color="auto"/>
            <w:left w:val="none" w:sz="0" w:space="0" w:color="auto"/>
            <w:bottom w:val="none" w:sz="0" w:space="0" w:color="auto"/>
            <w:right w:val="none" w:sz="0" w:space="0" w:color="auto"/>
          </w:divBdr>
        </w:div>
        <w:div w:id="940719716">
          <w:marLeft w:val="480"/>
          <w:marRight w:val="0"/>
          <w:marTop w:val="0"/>
          <w:marBottom w:val="0"/>
          <w:divBdr>
            <w:top w:val="none" w:sz="0" w:space="0" w:color="auto"/>
            <w:left w:val="none" w:sz="0" w:space="0" w:color="auto"/>
            <w:bottom w:val="none" w:sz="0" w:space="0" w:color="auto"/>
            <w:right w:val="none" w:sz="0" w:space="0" w:color="auto"/>
          </w:divBdr>
        </w:div>
        <w:div w:id="1331564361">
          <w:marLeft w:val="480"/>
          <w:marRight w:val="0"/>
          <w:marTop w:val="0"/>
          <w:marBottom w:val="0"/>
          <w:divBdr>
            <w:top w:val="none" w:sz="0" w:space="0" w:color="auto"/>
            <w:left w:val="none" w:sz="0" w:space="0" w:color="auto"/>
            <w:bottom w:val="none" w:sz="0" w:space="0" w:color="auto"/>
            <w:right w:val="none" w:sz="0" w:space="0" w:color="auto"/>
          </w:divBdr>
        </w:div>
        <w:div w:id="61299565">
          <w:marLeft w:val="480"/>
          <w:marRight w:val="0"/>
          <w:marTop w:val="0"/>
          <w:marBottom w:val="0"/>
          <w:divBdr>
            <w:top w:val="none" w:sz="0" w:space="0" w:color="auto"/>
            <w:left w:val="none" w:sz="0" w:space="0" w:color="auto"/>
            <w:bottom w:val="none" w:sz="0" w:space="0" w:color="auto"/>
            <w:right w:val="none" w:sz="0" w:space="0" w:color="auto"/>
          </w:divBdr>
        </w:div>
        <w:div w:id="12539385">
          <w:marLeft w:val="480"/>
          <w:marRight w:val="0"/>
          <w:marTop w:val="0"/>
          <w:marBottom w:val="0"/>
          <w:divBdr>
            <w:top w:val="none" w:sz="0" w:space="0" w:color="auto"/>
            <w:left w:val="none" w:sz="0" w:space="0" w:color="auto"/>
            <w:bottom w:val="none" w:sz="0" w:space="0" w:color="auto"/>
            <w:right w:val="none" w:sz="0" w:space="0" w:color="auto"/>
          </w:divBdr>
        </w:div>
        <w:div w:id="449906383">
          <w:marLeft w:val="480"/>
          <w:marRight w:val="0"/>
          <w:marTop w:val="0"/>
          <w:marBottom w:val="0"/>
          <w:divBdr>
            <w:top w:val="none" w:sz="0" w:space="0" w:color="auto"/>
            <w:left w:val="none" w:sz="0" w:space="0" w:color="auto"/>
            <w:bottom w:val="none" w:sz="0" w:space="0" w:color="auto"/>
            <w:right w:val="none" w:sz="0" w:space="0" w:color="auto"/>
          </w:divBdr>
        </w:div>
        <w:div w:id="846359792">
          <w:marLeft w:val="480"/>
          <w:marRight w:val="0"/>
          <w:marTop w:val="0"/>
          <w:marBottom w:val="0"/>
          <w:divBdr>
            <w:top w:val="none" w:sz="0" w:space="0" w:color="auto"/>
            <w:left w:val="none" w:sz="0" w:space="0" w:color="auto"/>
            <w:bottom w:val="none" w:sz="0" w:space="0" w:color="auto"/>
            <w:right w:val="none" w:sz="0" w:space="0" w:color="auto"/>
          </w:divBdr>
        </w:div>
        <w:div w:id="814299703">
          <w:marLeft w:val="480"/>
          <w:marRight w:val="0"/>
          <w:marTop w:val="0"/>
          <w:marBottom w:val="0"/>
          <w:divBdr>
            <w:top w:val="none" w:sz="0" w:space="0" w:color="auto"/>
            <w:left w:val="none" w:sz="0" w:space="0" w:color="auto"/>
            <w:bottom w:val="none" w:sz="0" w:space="0" w:color="auto"/>
            <w:right w:val="none" w:sz="0" w:space="0" w:color="auto"/>
          </w:divBdr>
        </w:div>
        <w:div w:id="633829413">
          <w:marLeft w:val="480"/>
          <w:marRight w:val="0"/>
          <w:marTop w:val="0"/>
          <w:marBottom w:val="0"/>
          <w:divBdr>
            <w:top w:val="none" w:sz="0" w:space="0" w:color="auto"/>
            <w:left w:val="none" w:sz="0" w:space="0" w:color="auto"/>
            <w:bottom w:val="none" w:sz="0" w:space="0" w:color="auto"/>
            <w:right w:val="none" w:sz="0" w:space="0" w:color="auto"/>
          </w:divBdr>
        </w:div>
        <w:div w:id="1386219029">
          <w:marLeft w:val="480"/>
          <w:marRight w:val="0"/>
          <w:marTop w:val="0"/>
          <w:marBottom w:val="0"/>
          <w:divBdr>
            <w:top w:val="none" w:sz="0" w:space="0" w:color="auto"/>
            <w:left w:val="none" w:sz="0" w:space="0" w:color="auto"/>
            <w:bottom w:val="none" w:sz="0" w:space="0" w:color="auto"/>
            <w:right w:val="none" w:sz="0" w:space="0" w:color="auto"/>
          </w:divBdr>
        </w:div>
        <w:div w:id="296301360">
          <w:marLeft w:val="480"/>
          <w:marRight w:val="0"/>
          <w:marTop w:val="0"/>
          <w:marBottom w:val="0"/>
          <w:divBdr>
            <w:top w:val="none" w:sz="0" w:space="0" w:color="auto"/>
            <w:left w:val="none" w:sz="0" w:space="0" w:color="auto"/>
            <w:bottom w:val="none" w:sz="0" w:space="0" w:color="auto"/>
            <w:right w:val="none" w:sz="0" w:space="0" w:color="auto"/>
          </w:divBdr>
        </w:div>
        <w:div w:id="1793212465">
          <w:marLeft w:val="480"/>
          <w:marRight w:val="0"/>
          <w:marTop w:val="0"/>
          <w:marBottom w:val="0"/>
          <w:divBdr>
            <w:top w:val="none" w:sz="0" w:space="0" w:color="auto"/>
            <w:left w:val="none" w:sz="0" w:space="0" w:color="auto"/>
            <w:bottom w:val="none" w:sz="0" w:space="0" w:color="auto"/>
            <w:right w:val="none" w:sz="0" w:space="0" w:color="auto"/>
          </w:divBdr>
        </w:div>
        <w:div w:id="914318998">
          <w:marLeft w:val="480"/>
          <w:marRight w:val="0"/>
          <w:marTop w:val="0"/>
          <w:marBottom w:val="0"/>
          <w:divBdr>
            <w:top w:val="none" w:sz="0" w:space="0" w:color="auto"/>
            <w:left w:val="none" w:sz="0" w:space="0" w:color="auto"/>
            <w:bottom w:val="none" w:sz="0" w:space="0" w:color="auto"/>
            <w:right w:val="none" w:sz="0" w:space="0" w:color="auto"/>
          </w:divBdr>
        </w:div>
        <w:div w:id="920799951">
          <w:marLeft w:val="480"/>
          <w:marRight w:val="0"/>
          <w:marTop w:val="0"/>
          <w:marBottom w:val="0"/>
          <w:divBdr>
            <w:top w:val="none" w:sz="0" w:space="0" w:color="auto"/>
            <w:left w:val="none" w:sz="0" w:space="0" w:color="auto"/>
            <w:bottom w:val="none" w:sz="0" w:space="0" w:color="auto"/>
            <w:right w:val="none" w:sz="0" w:space="0" w:color="auto"/>
          </w:divBdr>
        </w:div>
        <w:div w:id="239676003">
          <w:marLeft w:val="480"/>
          <w:marRight w:val="0"/>
          <w:marTop w:val="0"/>
          <w:marBottom w:val="0"/>
          <w:divBdr>
            <w:top w:val="none" w:sz="0" w:space="0" w:color="auto"/>
            <w:left w:val="none" w:sz="0" w:space="0" w:color="auto"/>
            <w:bottom w:val="none" w:sz="0" w:space="0" w:color="auto"/>
            <w:right w:val="none" w:sz="0" w:space="0" w:color="auto"/>
          </w:divBdr>
        </w:div>
        <w:div w:id="792866883">
          <w:marLeft w:val="480"/>
          <w:marRight w:val="0"/>
          <w:marTop w:val="0"/>
          <w:marBottom w:val="0"/>
          <w:divBdr>
            <w:top w:val="none" w:sz="0" w:space="0" w:color="auto"/>
            <w:left w:val="none" w:sz="0" w:space="0" w:color="auto"/>
            <w:bottom w:val="none" w:sz="0" w:space="0" w:color="auto"/>
            <w:right w:val="none" w:sz="0" w:space="0" w:color="auto"/>
          </w:divBdr>
        </w:div>
        <w:div w:id="1505970431">
          <w:marLeft w:val="480"/>
          <w:marRight w:val="0"/>
          <w:marTop w:val="0"/>
          <w:marBottom w:val="0"/>
          <w:divBdr>
            <w:top w:val="none" w:sz="0" w:space="0" w:color="auto"/>
            <w:left w:val="none" w:sz="0" w:space="0" w:color="auto"/>
            <w:bottom w:val="none" w:sz="0" w:space="0" w:color="auto"/>
            <w:right w:val="none" w:sz="0" w:space="0" w:color="auto"/>
          </w:divBdr>
        </w:div>
        <w:div w:id="1651058388">
          <w:marLeft w:val="480"/>
          <w:marRight w:val="0"/>
          <w:marTop w:val="0"/>
          <w:marBottom w:val="0"/>
          <w:divBdr>
            <w:top w:val="none" w:sz="0" w:space="0" w:color="auto"/>
            <w:left w:val="none" w:sz="0" w:space="0" w:color="auto"/>
            <w:bottom w:val="none" w:sz="0" w:space="0" w:color="auto"/>
            <w:right w:val="none" w:sz="0" w:space="0" w:color="auto"/>
          </w:divBdr>
        </w:div>
        <w:div w:id="731004858">
          <w:marLeft w:val="480"/>
          <w:marRight w:val="0"/>
          <w:marTop w:val="0"/>
          <w:marBottom w:val="0"/>
          <w:divBdr>
            <w:top w:val="none" w:sz="0" w:space="0" w:color="auto"/>
            <w:left w:val="none" w:sz="0" w:space="0" w:color="auto"/>
            <w:bottom w:val="none" w:sz="0" w:space="0" w:color="auto"/>
            <w:right w:val="none" w:sz="0" w:space="0" w:color="auto"/>
          </w:divBdr>
        </w:div>
        <w:div w:id="1409037834">
          <w:marLeft w:val="480"/>
          <w:marRight w:val="0"/>
          <w:marTop w:val="0"/>
          <w:marBottom w:val="0"/>
          <w:divBdr>
            <w:top w:val="none" w:sz="0" w:space="0" w:color="auto"/>
            <w:left w:val="none" w:sz="0" w:space="0" w:color="auto"/>
            <w:bottom w:val="none" w:sz="0" w:space="0" w:color="auto"/>
            <w:right w:val="none" w:sz="0" w:space="0" w:color="auto"/>
          </w:divBdr>
        </w:div>
        <w:div w:id="1749574594">
          <w:marLeft w:val="480"/>
          <w:marRight w:val="0"/>
          <w:marTop w:val="0"/>
          <w:marBottom w:val="0"/>
          <w:divBdr>
            <w:top w:val="none" w:sz="0" w:space="0" w:color="auto"/>
            <w:left w:val="none" w:sz="0" w:space="0" w:color="auto"/>
            <w:bottom w:val="none" w:sz="0" w:space="0" w:color="auto"/>
            <w:right w:val="none" w:sz="0" w:space="0" w:color="auto"/>
          </w:divBdr>
        </w:div>
        <w:div w:id="1727947971">
          <w:marLeft w:val="480"/>
          <w:marRight w:val="0"/>
          <w:marTop w:val="0"/>
          <w:marBottom w:val="0"/>
          <w:divBdr>
            <w:top w:val="none" w:sz="0" w:space="0" w:color="auto"/>
            <w:left w:val="none" w:sz="0" w:space="0" w:color="auto"/>
            <w:bottom w:val="none" w:sz="0" w:space="0" w:color="auto"/>
            <w:right w:val="none" w:sz="0" w:space="0" w:color="auto"/>
          </w:divBdr>
        </w:div>
        <w:div w:id="297957794">
          <w:marLeft w:val="480"/>
          <w:marRight w:val="0"/>
          <w:marTop w:val="0"/>
          <w:marBottom w:val="0"/>
          <w:divBdr>
            <w:top w:val="none" w:sz="0" w:space="0" w:color="auto"/>
            <w:left w:val="none" w:sz="0" w:space="0" w:color="auto"/>
            <w:bottom w:val="none" w:sz="0" w:space="0" w:color="auto"/>
            <w:right w:val="none" w:sz="0" w:space="0" w:color="auto"/>
          </w:divBdr>
        </w:div>
        <w:div w:id="444925018">
          <w:marLeft w:val="480"/>
          <w:marRight w:val="0"/>
          <w:marTop w:val="0"/>
          <w:marBottom w:val="0"/>
          <w:divBdr>
            <w:top w:val="none" w:sz="0" w:space="0" w:color="auto"/>
            <w:left w:val="none" w:sz="0" w:space="0" w:color="auto"/>
            <w:bottom w:val="none" w:sz="0" w:space="0" w:color="auto"/>
            <w:right w:val="none" w:sz="0" w:space="0" w:color="auto"/>
          </w:divBdr>
        </w:div>
        <w:div w:id="1431121422">
          <w:marLeft w:val="480"/>
          <w:marRight w:val="0"/>
          <w:marTop w:val="0"/>
          <w:marBottom w:val="0"/>
          <w:divBdr>
            <w:top w:val="none" w:sz="0" w:space="0" w:color="auto"/>
            <w:left w:val="none" w:sz="0" w:space="0" w:color="auto"/>
            <w:bottom w:val="none" w:sz="0" w:space="0" w:color="auto"/>
            <w:right w:val="none" w:sz="0" w:space="0" w:color="auto"/>
          </w:divBdr>
        </w:div>
        <w:div w:id="1867017801">
          <w:marLeft w:val="480"/>
          <w:marRight w:val="0"/>
          <w:marTop w:val="0"/>
          <w:marBottom w:val="0"/>
          <w:divBdr>
            <w:top w:val="none" w:sz="0" w:space="0" w:color="auto"/>
            <w:left w:val="none" w:sz="0" w:space="0" w:color="auto"/>
            <w:bottom w:val="none" w:sz="0" w:space="0" w:color="auto"/>
            <w:right w:val="none" w:sz="0" w:space="0" w:color="auto"/>
          </w:divBdr>
        </w:div>
        <w:div w:id="323120630">
          <w:marLeft w:val="480"/>
          <w:marRight w:val="0"/>
          <w:marTop w:val="0"/>
          <w:marBottom w:val="0"/>
          <w:divBdr>
            <w:top w:val="none" w:sz="0" w:space="0" w:color="auto"/>
            <w:left w:val="none" w:sz="0" w:space="0" w:color="auto"/>
            <w:bottom w:val="none" w:sz="0" w:space="0" w:color="auto"/>
            <w:right w:val="none" w:sz="0" w:space="0" w:color="auto"/>
          </w:divBdr>
        </w:div>
      </w:divsChild>
    </w:div>
    <w:div w:id="1455560524">
      <w:bodyDiv w:val="1"/>
      <w:marLeft w:val="0"/>
      <w:marRight w:val="0"/>
      <w:marTop w:val="0"/>
      <w:marBottom w:val="0"/>
      <w:divBdr>
        <w:top w:val="none" w:sz="0" w:space="0" w:color="auto"/>
        <w:left w:val="none" w:sz="0" w:space="0" w:color="auto"/>
        <w:bottom w:val="none" w:sz="0" w:space="0" w:color="auto"/>
        <w:right w:val="none" w:sz="0" w:space="0" w:color="auto"/>
      </w:divBdr>
    </w:div>
    <w:div w:id="1455907478">
      <w:bodyDiv w:val="1"/>
      <w:marLeft w:val="0"/>
      <w:marRight w:val="0"/>
      <w:marTop w:val="0"/>
      <w:marBottom w:val="0"/>
      <w:divBdr>
        <w:top w:val="none" w:sz="0" w:space="0" w:color="auto"/>
        <w:left w:val="none" w:sz="0" w:space="0" w:color="auto"/>
        <w:bottom w:val="none" w:sz="0" w:space="0" w:color="auto"/>
        <w:right w:val="none" w:sz="0" w:space="0" w:color="auto"/>
      </w:divBdr>
    </w:div>
    <w:div w:id="1457017768">
      <w:bodyDiv w:val="1"/>
      <w:marLeft w:val="0"/>
      <w:marRight w:val="0"/>
      <w:marTop w:val="0"/>
      <w:marBottom w:val="0"/>
      <w:divBdr>
        <w:top w:val="none" w:sz="0" w:space="0" w:color="auto"/>
        <w:left w:val="none" w:sz="0" w:space="0" w:color="auto"/>
        <w:bottom w:val="none" w:sz="0" w:space="0" w:color="auto"/>
        <w:right w:val="none" w:sz="0" w:space="0" w:color="auto"/>
      </w:divBdr>
    </w:div>
    <w:div w:id="1457749618">
      <w:bodyDiv w:val="1"/>
      <w:marLeft w:val="0"/>
      <w:marRight w:val="0"/>
      <w:marTop w:val="0"/>
      <w:marBottom w:val="0"/>
      <w:divBdr>
        <w:top w:val="none" w:sz="0" w:space="0" w:color="auto"/>
        <w:left w:val="none" w:sz="0" w:space="0" w:color="auto"/>
        <w:bottom w:val="none" w:sz="0" w:space="0" w:color="auto"/>
        <w:right w:val="none" w:sz="0" w:space="0" w:color="auto"/>
      </w:divBdr>
    </w:div>
    <w:div w:id="1458647896">
      <w:bodyDiv w:val="1"/>
      <w:marLeft w:val="0"/>
      <w:marRight w:val="0"/>
      <w:marTop w:val="0"/>
      <w:marBottom w:val="0"/>
      <w:divBdr>
        <w:top w:val="none" w:sz="0" w:space="0" w:color="auto"/>
        <w:left w:val="none" w:sz="0" w:space="0" w:color="auto"/>
        <w:bottom w:val="none" w:sz="0" w:space="0" w:color="auto"/>
        <w:right w:val="none" w:sz="0" w:space="0" w:color="auto"/>
      </w:divBdr>
    </w:div>
    <w:div w:id="1458766292">
      <w:bodyDiv w:val="1"/>
      <w:marLeft w:val="0"/>
      <w:marRight w:val="0"/>
      <w:marTop w:val="0"/>
      <w:marBottom w:val="0"/>
      <w:divBdr>
        <w:top w:val="none" w:sz="0" w:space="0" w:color="auto"/>
        <w:left w:val="none" w:sz="0" w:space="0" w:color="auto"/>
        <w:bottom w:val="none" w:sz="0" w:space="0" w:color="auto"/>
        <w:right w:val="none" w:sz="0" w:space="0" w:color="auto"/>
      </w:divBdr>
    </w:div>
    <w:div w:id="1459181347">
      <w:bodyDiv w:val="1"/>
      <w:marLeft w:val="0"/>
      <w:marRight w:val="0"/>
      <w:marTop w:val="0"/>
      <w:marBottom w:val="0"/>
      <w:divBdr>
        <w:top w:val="none" w:sz="0" w:space="0" w:color="auto"/>
        <w:left w:val="none" w:sz="0" w:space="0" w:color="auto"/>
        <w:bottom w:val="none" w:sz="0" w:space="0" w:color="auto"/>
        <w:right w:val="none" w:sz="0" w:space="0" w:color="auto"/>
      </w:divBdr>
      <w:divsChild>
        <w:div w:id="1683388378">
          <w:marLeft w:val="480"/>
          <w:marRight w:val="0"/>
          <w:marTop w:val="0"/>
          <w:marBottom w:val="0"/>
          <w:divBdr>
            <w:top w:val="none" w:sz="0" w:space="0" w:color="auto"/>
            <w:left w:val="none" w:sz="0" w:space="0" w:color="auto"/>
            <w:bottom w:val="none" w:sz="0" w:space="0" w:color="auto"/>
            <w:right w:val="none" w:sz="0" w:space="0" w:color="auto"/>
          </w:divBdr>
        </w:div>
        <w:div w:id="54545924">
          <w:marLeft w:val="480"/>
          <w:marRight w:val="0"/>
          <w:marTop w:val="0"/>
          <w:marBottom w:val="0"/>
          <w:divBdr>
            <w:top w:val="none" w:sz="0" w:space="0" w:color="auto"/>
            <w:left w:val="none" w:sz="0" w:space="0" w:color="auto"/>
            <w:bottom w:val="none" w:sz="0" w:space="0" w:color="auto"/>
            <w:right w:val="none" w:sz="0" w:space="0" w:color="auto"/>
          </w:divBdr>
        </w:div>
        <w:div w:id="1543253558">
          <w:marLeft w:val="480"/>
          <w:marRight w:val="0"/>
          <w:marTop w:val="0"/>
          <w:marBottom w:val="0"/>
          <w:divBdr>
            <w:top w:val="none" w:sz="0" w:space="0" w:color="auto"/>
            <w:left w:val="none" w:sz="0" w:space="0" w:color="auto"/>
            <w:bottom w:val="none" w:sz="0" w:space="0" w:color="auto"/>
            <w:right w:val="none" w:sz="0" w:space="0" w:color="auto"/>
          </w:divBdr>
        </w:div>
        <w:div w:id="588779684">
          <w:marLeft w:val="480"/>
          <w:marRight w:val="0"/>
          <w:marTop w:val="0"/>
          <w:marBottom w:val="0"/>
          <w:divBdr>
            <w:top w:val="none" w:sz="0" w:space="0" w:color="auto"/>
            <w:left w:val="none" w:sz="0" w:space="0" w:color="auto"/>
            <w:bottom w:val="none" w:sz="0" w:space="0" w:color="auto"/>
            <w:right w:val="none" w:sz="0" w:space="0" w:color="auto"/>
          </w:divBdr>
        </w:div>
        <w:div w:id="899824912">
          <w:marLeft w:val="480"/>
          <w:marRight w:val="0"/>
          <w:marTop w:val="0"/>
          <w:marBottom w:val="0"/>
          <w:divBdr>
            <w:top w:val="none" w:sz="0" w:space="0" w:color="auto"/>
            <w:left w:val="none" w:sz="0" w:space="0" w:color="auto"/>
            <w:bottom w:val="none" w:sz="0" w:space="0" w:color="auto"/>
            <w:right w:val="none" w:sz="0" w:space="0" w:color="auto"/>
          </w:divBdr>
        </w:div>
        <w:div w:id="1063992391">
          <w:marLeft w:val="480"/>
          <w:marRight w:val="0"/>
          <w:marTop w:val="0"/>
          <w:marBottom w:val="0"/>
          <w:divBdr>
            <w:top w:val="none" w:sz="0" w:space="0" w:color="auto"/>
            <w:left w:val="none" w:sz="0" w:space="0" w:color="auto"/>
            <w:bottom w:val="none" w:sz="0" w:space="0" w:color="auto"/>
            <w:right w:val="none" w:sz="0" w:space="0" w:color="auto"/>
          </w:divBdr>
        </w:div>
        <w:div w:id="48313243">
          <w:marLeft w:val="480"/>
          <w:marRight w:val="0"/>
          <w:marTop w:val="0"/>
          <w:marBottom w:val="0"/>
          <w:divBdr>
            <w:top w:val="none" w:sz="0" w:space="0" w:color="auto"/>
            <w:left w:val="none" w:sz="0" w:space="0" w:color="auto"/>
            <w:bottom w:val="none" w:sz="0" w:space="0" w:color="auto"/>
            <w:right w:val="none" w:sz="0" w:space="0" w:color="auto"/>
          </w:divBdr>
        </w:div>
        <w:div w:id="809980980">
          <w:marLeft w:val="480"/>
          <w:marRight w:val="0"/>
          <w:marTop w:val="0"/>
          <w:marBottom w:val="0"/>
          <w:divBdr>
            <w:top w:val="none" w:sz="0" w:space="0" w:color="auto"/>
            <w:left w:val="none" w:sz="0" w:space="0" w:color="auto"/>
            <w:bottom w:val="none" w:sz="0" w:space="0" w:color="auto"/>
            <w:right w:val="none" w:sz="0" w:space="0" w:color="auto"/>
          </w:divBdr>
        </w:div>
        <w:div w:id="2063164396">
          <w:marLeft w:val="480"/>
          <w:marRight w:val="0"/>
          <w:marTop w:val="0"/>
          <w:marBottom w:val="0"/>
          <w:divBdr>
            <w:top w:val="none" w:sz="0" w:space="0" w:color="auto"/>
            <w:left w:val="none" w:sz="0" w:space="0" w:color="auto"/>
            <w:bottom w:val="none" w:sz="0" w:space="0" w:color="auto"/>
            <w:right w:val="none" w:sz="0" w:space="0" w:color="auto"/>
          </w:divBdr>
        </w:div>
        <w:div w:id="1272979998">
          <w:marLeft w:val="480"/>
          <w:marRight w:val="0"/>
          <w:marTop w:val="0"/>
          <w:marBottom w:val="0"/>
          <w:divBdr>
            <w:top w:val="none" w:sz="0" w:space="0" w:color="auto"/>
            <w:left w:val="none" w:sz="0" w:space="0" w:color="auto"/>
            <w:bottom w:val="none" w:sz="0" w:space="0" w:color="auto"/>
            <w:right w:val="none" w:sz="0" w:space="0" w:color="auto"/>
          </w:divBdr>
        </w:div>
        <w:div w:id="1002506448">
          <w:marLeft w:val="480"/>
          <w:marRight w:val="0"/>
          <w:marTop w:val="0"/>
          <w:marBottom w:val="0"/>
          <w:divBdr>
            <w:top w:val="none" w:sz="0" w:space="0" w:color="auto"/>
            <w:left w:val="none" w:sz="0" w:space="0" w:color="auto"/>
            <w:bottom w:val="none" w:sz="0" w:space="0" w:color="auto"/>
            <w:right w:val="none" w:sz="0" w:space="0" w:color="auto"/>
          </w:divBdr>
        </w:div>
        <w:div w:id="1119764280">
          <w:marLeft w:val="480"/>
          <w:marRight w:val="0"/>
          <w:marTop w:val="0"/>
          <w:marBottom w:val="0"/>
          <w:divBdr>
            <w:top w:val="none" w:sz="0" w:space="0" w:color="auto"/>
            <w:left w:val="none" w:sz="0" w:space="0" w:color="auto"/>
            <w:bottom w:val="none" w:sz="0" w:space="0" w:color="auto"/>
            <w:right w:val="none" w:sz="0" w:space="0" w:color="auto"/>
          </w:divBdr>
        </w:div>
        <w:div w:id="686444221">
          <w:marLeft w:val="480"/>
          <w:marRight w:val="0"/>
          <w:marTop w:val="0"/>
          <w:marBottom w:val="0"/>
          <w:divBdr>
            <w:top w:val="none" w:sz="0" w:space="0" w:color="auto"/>
            <w:left w:val="none" w:sz="0" w:space="0" w:color="auto"/>
            <w:bottom w:val="none" w:sz="0" w:space="0" w:color="auto"/>
            <w:right w:val="none" w:sz="0" w:space="0" w:color="auto"/>
          </w:divBdr>
        </w:div>
        <w:div w:id="144711449">
          <w:marLeft w:val="480"/>
          <w:marRight w:val="0"/>
          <w:marTop w:val="0"/>
          <w:marBottom w:val="0"/>
          <w:divBdr>
            <w:top w:val="none" w:sz="0" w:space="0" w:color="auto"/>
            <w:left w:val="none" w:sz="0" w:space="0" w:color="auto"/>
            <w:bottom w:val="none" w:sz="0" w:space="0" w:color="auto"/>
            <w:right w:val="none" w:sz="0" w:space="0" w:color="auto"/>
          </w:divBdr>
        </w:div>
        <w:div w:id="1622882090">
          <w:marLeft w:val="480"/>
          <w:marRight w:val="0"/>
          <w:marTop w:val="0"/>
          <w:marBottom w:val="0"/>
          <w:divBdr>
            <w:top w:val="none" w:sz="0" w:space="0" w:color="auto"/>
            <w:left w:val="none" w:sz="0" w:space="0" w:color="auto"/>
            <w:bottom w:val="none" w:sz="0" w:space="0" w:color="auto"/>
            <w:right w:val="none" w:sz="0" w:space="0" w:color="auto"/>
          </w:divBdr>
        </w:div>
        <w:div w:id="1870608057">
          <w:marLeft w:val="480"/>
          <w:marRight w:val="0"/>
          <w:marTop w:val="0"/>
          <w:marBottom w:val="0"/>
          <w:divBdr>
            <w:top w:val="none" w:sz="0" w:space="0" w:color="auto"/>
            <w:left w:val="none" w:sz="0" w:space="0" w:color="auto"/>
            <w:bottom w:val="none" w:sz="0" w:space="0" w:color="auto"/>
            <w:right w:val="none" w:sz="0" w:space="0" w:color="auto"/>
          </w:divBdr>
        </w:div>
        <w:div w:id="868571340">
          <w:marLeft w:val="480"/>
          <w:marRight w:val="0"/>
          <w:marTop w:val="0"/>
          <w:marBottom w:val="0"/>
          <w:divBdr>
            <w:top w:val="none" w:sz="0" w:space="0" w:color="auto"/>
            <w:left w:val="none" w:sz="0" w:space="0" w:color="auto"/>
            <w:bottom w:val="none" w:sz="0" w:space="0" w:color="auto"/>
            <w:right w:val="none" w:sz="0" w:space="0" w:color="auto"/>
          </w:divBdr>
        </w:div>
        <w:div w:id="395012067">
          <w:marLeft w:val="480"/>
          <w:marRight w:val="0"/>
          <w:marTop w:val="0"/>
          <w:marBottom w:val="0"/>
          <w:divBdr>
            <w:top w:val="none" w:sz="0" w:space="0" w:color="auto"/>
            <w:left w:val="none" w:sz="0" w:space="0" w:color="auto"/>
            <w:bottom w:val="none" w:sz="0" w:space="0" w:color="auto"/>
            <w:right w:val="none" w:sz="0" w:space="0" w:color="auto"/>
          </w:divBdr>
        </w:div>
        <w:div w:id="134958947">
          <w:marLeft w:val="480"/>
          <w:marRight w:val="0"/>
          <w:marTop w:val="0"/>
          <w:marBottom w:val="0"/>
          <w:divBdr>
            <w:top w:val="none" w:sz="0" w:space="0" w:color="auto"/>
            <w:left w:val="none" w:sz="0" w:space="0" w:color="auto"/>
            <w:bottom w:val="none" w:sz="0" w:space="0" w:color="auto"/>
            <w:right w:val="none" w:sz="0" w:space="0" w:color="auto"/>
          </w:divBdr>
        </w:div>
        <w:div w:id="1027104330">
          <w:marLeft w:val="480"/>
          <w:marRight w:val="0"/>
          <w:marTop w:val="0"/>
          <w:marBottom w:val="0"/>
          <w:divBdr>
            <w:top w:val="none" w:sz="0" w:space="0" w:color="auto"/>
            <w:left w:val="none" w:sz="0" w:space="0" w:color="auto"/>
            <w:bottom w:val="none" w:sz="0" w:space="0" w:color="auto"/>
            <w:right w:val="none" w:sz="0" w:space="0" w:color="auto"/>
          </w:divBdr>
        </w:div>
        <w:div w:id="1775247461">
          <w:marLeft w:val="480"/>
          <w:marRight w:val="0"/>
          <w:marTop w:val="0"/>
          <w:marBottom w:val="0"/>
          <w:divBdr>
            <w:top w:val="none" w:sz="0" w:space="0" w:color="auto"/>
            <w:left w:val="none" w:sz="0" w:space="0" w:color="auto"/>
            <w:bottom w:val="none" w:sz="0" w:space="0" w:color="auto"/>
            <w:right w:val="none" w:sz="0" w:space="0" w:color="auto"/>
          </w:divBdr>
        </w:div>
        <w:div w:id="288826141">
          <w:marLeft w:val="480"/>
          <w:marRight w:val="0"/>
          <w:marTop w:val="0"/>
          <w:marBottom w:val="0"/>
          <w:divBdr>
            <w:top w:val="none" w:sz="0" w:space="0" w:color="auto"/>
            <w:left w:val="none" w:sz="0" w:space="0" w:color="auto"/>
            <w:bottom w:val="none" w:sz="0" w:space="0" w:color="auto"/>
            <w:right w:val="none" w:sz="0" w:space="0" w:color="auto"/>
          </w:divBdr>
        </w:div>
        <w:div w:id="739402912">
          <w:marLeft w:val="480"/>
          <w:marRight w:val="0"/>
          <w:marTop w:val="0"/>
          <w:marBottom w:val="0"/>
          <w:divBdr>
            <w:top w:val="none" w:sz="0" w:space="0" w:color="auto"/>
            <w:left w:val="none" w:sz="0" w:space="0" w:color="auto"/>
            <w:bottom w:val="none" w:sz="0" w:space="0" w:color="auto"/>
            <w:right w:val="none" w:sz="0" w:space="0" w:color="auto"/>
          </w:divBdr>
        </w:div>
        <w:div w:id="426198679">
          <w:marLeft w:val="480"/>
          <w:marRight w:val="0"/>
          <w:marTop w:val="0"/>
          <w:marBottom w:val="0"/>
          <w:divBdr>
            <w:top w:val="none" w:sz="0" w:space="0" w:color="auto"/>
            <w:left w:val="none" w:sz="0" w:space="0" w:color="auto"/>
            <w:bottom w:val="none" w:sz="0" w:space="0" w:color="auto"/>
            <w:right w:val="none" w:sz="0" w:space="0" w:color="auto"/>
          </w:divBdr>
        </w:div>
        <w:div w:id="16319754">
          <w:marLeft w:val="480"/>
          <w:marRight w:val="0"/>
          <w:marTop w:val="0"/>
          <w:marBottom w:val="0"/>
          <w:divBdr>
            <w:top w:val="none" w:sz="0" w:space="0" w:color="auto"/>
            <w:left w:val="none" w:sz="0" w:space="0" w:color="auto"/>
            <w:bottom w:val="none" w:sz="0" w:space="0" w:color="auto"/>
            <w:right w:val="none" w:sz="0" w:space="0" w:color="auto"/>
          </w:divBdr>
        </w:div>
        <w:div w:id="1622415927">
          <w:marLeft w:val="480"/>
          <w:marRight w:val="0"/>
          <w:marTop w:val="0"/>
          <w:marBottom w:val="0"/>
          <w:divBdr>
            <w:top w:val="none" w:sz="0" w:space="0" w:color="auto"/>
            <w:left w:val="none" w:sz="0" w:space="0" w:color="auto"/>
            <w:bottom w:val="none" w:sz="0" w:space="0" w:color="auto"/>
            <w:right w:val="none" w:sz="0" w:space="0" w:color="auto"/>
          </w:divBdr>
        </w:div>
        <w:div w:id="1700470928">
          <w:marLeft w:val="480"/>
          <w:marRight w:val="0"/>
          <w:marTop w:val="0"/>
          <w:marBottom w:val="0"/>
          <w:divBdr>
            <w:top w:val="none" w:sz="0" w:space="0" w:color="auto"/>
            <w:left w:val="none" w:sz="0" w:space="0" w:color="auto"/>
            <w:bottom w:val="none" w:sz="0" w:space="0" w:color="auto"/>
            <w:right w:val="none" w:sz="0" w:space="0" w:color="auto"/>
          </w:divBdr>
        </w:div>
        <w:div w:id="1520312991">
          <w:marLeft w:val="480"/>
          <w:marRight w:val="0"/>
          <w:marTop w:val="0"/>
          <w:marBottom w:val="0"/>
          <w:divBdr>
            <w:top w:val="none" w:sz="0" w:space="0" w:color="auto"/>
            <w:left w:val="none" w:sz="0" w:space="0" w:color="auto"/>
            <w:bottom w:val="none" w:sz="0" w:space="0" w:color="auto"/>
            <w:right w:val="none" w:sz="0" w:space="0" w:color="auto"/>
          </w:divBdr>
        </w:div>
        <w:div w:id="1225489326">
          <w:marLeft w:val="480"/>
          <w:marRight w:val="0"/>
          <w:marTop w:val="0"/>
          <w:marBottom w:val="0"/>
          <w:divBdr>
            <w:top w:val="none" w:sz="0" w:space="0" w:color="auto"/>
            <w:left w:val="none" w:sz="0" w:space="0" w:color="auto"/>
            <w:bottom w:val="none" w:sz="0" w:space="0" w:color="auto"/>
            <w:right w:val="none" w:sz="0" w:space="0" w:color="auto"/>
          </w:divBdr>
        </w:div>
        <w:div w:id="1886595338">
          <w:marLeft w:val="480"/>
          <w:marRight w:val="0"/>
          <w:marTop w:val="0"/>
          <w:marBottom w:val="0"/>
          <w:divBdr>
            <w:top w:val="none" w:sz="0" w:space="0" w:color="auto"/>
            <w:left w:val="none" w:sz="0" w:space="0" w:color="auto"/>
            <w:bottom w:val="none" w:sz="0" w:space="0" w:color="auto"/>
            <w:right w:val="none" w:sz="0" w:space="0" w:color="auto"/>
          </w:divBdr>
        </w:div>
        <w:div w:id="687096971">
          <w:marLeft w:val="480"/>
          <w:marRight w:val="0"/>
          <w:marTop w:val="0"/>
          <w:marBottom w:val="0"/>
          <w:divBdr>
            <w:top w:val="none" w:sz="0" w:space="0" w:color="auto"/>
            <w:left w:val="none" w:sz="0" w:space="0" w:color="auto"/>
            <w:bottom w:val="none" w:sz="0" w:space="0" w:color="auto"/>
            <w:right w:val="none" w:sz="0" w:space="0" w:color="auto"/>
          </w:divBdr>
        </w:div>
        <w:div w:id="1045984813">
          <w:marLeft w:val="480"/>
          <w:marRight w:val="0"/>
          <w:marTop w:val="0"/>
          <w:marBottom w:val="0"/>
          <w:divBdr>
            <w:top w:val="none" w:sz="0" w:space="0" w:color="auto"/>
            <w:left w:val="none" w:sz="0" w:space="0" w:color="auto"/>
            <w:bottom w:val="none" w:sz="0" w:space="0" w:color="auto"/>
            <w:right w:val="none" w:sz="0" w:space="0" w:color="auto"/>
          </w:divBdr>
        </w:div>
        <w:div w:id="1667512256">
          <w:marLeft w:val="480"/>
          <w:marRight w:val="0"/>
          <w:marTop w:val="0"/>
          <w:marBottom w:val="0"/>
          <w:divBdr>
            <w:top w:val="none" w:sz="0" w:space="0" w:color="auto"/>
            <w:left w:val="none" w:sz="0" w:space="0" w:color="auto"/>
            <w:bottom w:val="none" w:sz="0" w:space="0" w:color="auto"/>
            <w:right w:val="none" w:sz="0" w:space="0" w:color="auto"/>
          </w:divBdr>
        </w:div>
        <w:div w:id="1477645450">
          <w:marLeft w:val="480"/>
          <w:marRight w:val="0"/>
          <w:marTop w:val="0"/>
          <w:marBottom w:val="0"/>
          <w:divBdr>
            <w:top w:val="none" w:sz="0" w:space="0" w:color="auto"/>
            <w:left w:val="none" w:sz="0" w:space="0" w:color="auto"/>
            <w:bottom w:val="none" w:sz="0" w:space="0" w:color="auto"/>
            <w:right w:val="none" w:sz="0" w:space="0" w:color="auto"/>
          </w:divBdr>
        </w:div>
        <w:div w:id="2068794296">
          <w:marLeft w:val="480"/>
          <w:marRight w:val="0"/>
          <w:marTop w:val="0"/>
          <w:marBottom w:val="0"/>
          <w:divBdr>
            <w:top w:val="none" w:sz="0" w:space="0" w:color="auto"/>
            <w:left w:val="none" w:sz="0" w:space="0" w:color="auto"/>
            <w:bottom w:val="none" w:sz="0" w:space="0" w:color="auto"/>
            <w:right w:val="none" w:sz="0" w:space="0" w:color="auto"/>
          </w:divBdr>
        </w:div>
        <w:div w:id="315107403">
          <w:marLeft w:val="480"/>
          <w:marRight w:val="0"/>
          <w:marTop w:val="0"/>
          <w:marBottom w:val="0"/>
          <w:divBdr>
            <w:top w:val="none" w:sz="0" w:space="0" w:color="auto"/>
            <w:left w:val="none" w:sz="0" w:space="0" w:color="auto"/>
            <w:bottom w:val="none" w:sz="0" w:space="0" w:color="auto"/>
            <w:right w:val="none" w:sz="0" w:space="0" w:color="auto"/>
          </w:divBdr>
        </w:div>
        <w:div w:id="1372992537">
          <w:marLeft w:val="480"/>
          <w:marRight w:val="0"/>
          <w:marTop w:val="0"/>
          <w:marBottom w:val="0"/>
          <w:divBdr>
            <w:top w:val="none" w:sz="0" w:space="0" w:color="auto"/>
            <w:left w:val="none" w:sz="0" w:space="0" w:color="auto"/>
            <w:bottom w:val="none" w:sz="0" w:space="0" w:color="auto"/>
            <w:right w:val="none" w:sz="0" w:space="0" w:color="auto"/>
          </w:divBdr>
        </w:div>
        <w:div w:id="594828086">
          <w:marLeft w:val="480"/>
          <w:marRight w:val="0"/>
          <w:marTop w:val="0"/>
          <w:marBottom w:val="0"/>
          <w:divBdr>
            <w:top w:val="none" w:sz="0" w:space="0" w:color="auto"/>
            <w:left w:val="none" w:sz="0" w:space="0" w:color="auto"/>
            <w:bottom w:val="none" w:sz="0" w:space="0" w:color="auto"/>
            <w:right w:val="none" w:sz="0" w:space="0" w:color="auto"/>
          </w:divBdr>
        </w:div>
        <w:div w:id="1190875797">
          <w:marLeft w:val="480"/>
          <w:marRight w:val="0"/>
          <w:marTop w:val="0"/>
          <w:marBottom w:val="0"/>
          <w:divBdr>
            <w:top w:val="none" w:sz="0" w:space="0" w:color="auto"/>
            <w:left w:val="none" w:sz="0" w:space="0" w:color="auto"/>
            <w:bottom w:val="none" w:sz="0" w:space="0" w:color="auto"/>
            <w:right w:val="none" w:sz="0" w:space="0" w:color="auto"/>
          </w:divBdr>
        </w:div>
        <w:div w:id="1315722352">
          <w:marLeft w:val="480"/>
          <w:marRight w:val="0"/>
          <w:marTop w:val="0"/>
          <w:marBottom w:val="0"/>
          <w:divBdr>
            <w:top w:val="none" w:sz="0" w:space="0" w:color="auto"/>
            <w:left w:val="none" w:sz="0" w:space="0" w:color="auto"/>
            <w:bottom w:val="none" w:sz="0" w:space="0" w:color="auto"/>
            <w:right w:val="none" w:sz="0" w:space="0" w:color="auto"/>
          </w:divBdr>
        </w:div>
        <w:div w:id="1882672969">
          <w:marLeft w:val="480"/>
          <w:marRight w:val="0"/>
          <w:marTop w:val="0"/>
          <w:marBottom w:val="0"/>
          <w:divBdr>
            <w:top w:val="none" w:sz="0" w:space="0" w:color="auto"/>
            <w:left w:val="none" w:sz="0" w:space="0" w:color="auto"/>
            <w:bottom w:val="none" w:sz="0" w:space="0" w:color="auto"/>
            <w:right w:val="none" w:sz="0" w:space="0" w:color="auto"/>
          </w:divBdr>
        </w:div>
        <w:div w:id="258221015">
          <w:marLeft w:val="480"/>
          <w:marRight w:val="0"/>
          <w:marTop w:val="0"/>
          <w:marBottom w:val="0"/>
          <w:divBdr>
            <w:top w:val="none" w:sz="0" w:space="0" w:color="auto"/>
            <w:left w:val="none" w:sz="0" w:space="0" w:color="auto"/>
            <w:bottom w:val="none" w:sz="0" w:space="0" w:color="auto"/>
            <w:right w:val="none" w:sz="0" w:space="0" w:color="auto"/>
          </w:divBdr>
        </w:div>
        <w:div w:id="667636174">
          <w:marLeft w:val="480"/>
          <w:marRight w:val="0"/>
          <w:marTop w:val="0"/>
          <w:marBottom w:val="0"/>
          <w:divBdr>
            <w:top w:val="none" w:sz="0" w:space="0" w:color="auto"/>
            <w:left w:val="none" w:sz="0" w:space="0" w:color="auto"/>
            <w:bottom w:val="none" w:sz="0" w:space="0" w:color="auto"/>
            <w:right w:val="none" w:sz="0" w:space="0" w:color="auto"/>
          </w:divBdr>
        </w:div>
        <w:div w:id="1611400199">
          <w:marLeft w:val="480"/>
          <w:marRight w:val="0"/>
          <w:marTop w:val="0"/>
          <w:marBottom w:val="0"/>
          <w:divBdr>
            <w:top w:val="none" w:sz="0" w:space="0" w:color="auto"/>
            <w:left w:val="none" w:sz="0" w:space="0" w:color="auto"/>
            <w:bottom w:val="none" w:sz="0" w:space="0" w:color="auto"/>
            <w:right w:val="none" w:sz="0" w:space="0" w:color="auto"/>
          </w:divBdr>
        </w:div>
        <w:div w:id="1624262008">
          <w:marLeft w:val="480"/>
          <w:marRight w:val="0"/>
          <w:marTop w:val="0"/>
          <w:marBottom w:val="0"/>
          <w:divBdr>
            <w:top w:val="none" w:sz="0" w:space="0" w:color="auto"/>
            <w:left w:val="none" w:sz="0" w:space="0" w:color="auto"/>
            <w:bottom w:val="none" w:sz="0" w:space="0" w:color="auto"/>
            <w:right w:val="none" w:sz="0" w:space="0" w:color="auto"/>
          </w:divBdr>
        </w:div>
        <w:div w:id="717898943">
          <w:marLeft w:val="480"/>
          <w:marRight w:val="0"/>
          <w:marTop w:val="0"/>
          <w:marBottom w:val="0"/>
          <w:divBdr>
            <w:top w:val="none" w:sz="0" w:space="0" w:color="auto"/>
            <w:left w:val="none" w:sz="0" w:space="0" w:color="auto"/>
            <w:bottom w:val="none" w:sz="0" w:space="0" w:color="auto"/>
            <w:right w:val="none" w:sz="0" w:space="0" w:color="auto"/>
          </w:divBdr>
        </w:div>
        <w:div w:id="2024162018">
          <w:marLeft w:val="480"/>
          <w:marRight w:val="0"/>
          <w:marTop w:val="0"/>
          <w:marBottom w:val="0"/>
          <w:divBdr>
            <w:top w:val="none" w:sz="0" w:space="0" w:color="auto"/>
            <w:left w:val="none" w:sz="0" w:space="0" w:color="auto"/>
            <w:bottom w:val="none" w:sz="0" w:space="0" w:color="auto"/>
            <w:right w:val="none" w:sz="0" w:space="0" w:color="auto"/>
          </w:divBdr>
        </w:div>
        <w:div w:id="1698657263">
          <w:marLeft w:val="480"/>
          <w:marRight w:val="0"/>
          <w:marTop w:val="0"/>
          <w:marBottom w:val="0"/>
          <w:divBdr>
            <w:top w:val="none" w:sz="0" w:space="0" w:color="auto"/>
            <w:left w:val="none" w:sz="0" w:space="0" w:color="auto"/>
            <w:bottom w:val="none" w:sz="0" w:space="0" w:color="auto"/>
            <w:right w:val="none" w:sz="0" w:space="0" w:color="auto"/>
          </w:divBdr>
        </w:div>
      </w:divsChild>
    </w:div>
    <w:div w:id="1461456170">
      <w:bodyDiv w:val="1"/>
      <w:marLeft w:val="0"/>
      <w:marRight w:val="0"/>
      <w:marTop w:val="0"/>
      <w:marBottom w:val="0"/>
      <w:divBdr>
        <w:top w:val="none" w:sz="0" w:space="0" w:color="auto"/>
        <w:left w:val="none" w:sz="0" w:space="0" w:color="auto"/>
        <w:bottom w:val="none" w:sz="0" w:space="0" w:color="auto"/>
        <w:right w:val="none" w:sz="0" w:space="0" w:color="auto"/>
      </w:divBdr>
      <w:divsChild>
        <w:div w:id="90588391">
          <w:marLeft w:val="480"/>
          <w:marRight w:val="0"/>
          <w:marTop w:val="0"/>
          <w:marBottom w:val="0"/>
          <w:divBdr>
            <w:top w:val="none" w:sz="0" w:space="0" w:color="auto"/>
            <w:left w:val="none" w:sz="0" w:space="0" w:color="auto"/>
            <w:bottom w:val="none" w:sz="0" w:space="0" w:color="auto"/>
            <w:right w:val="none" w:sz="0" w:space="0" w:color="auto"/>
          </w:divBdr>
        </w:div>
        <w:div w:id="1597514120">
          <w:marLeft w:val="480"/>
          <w:marRight w:val="0"/>
          <w:marTop w:val="0"/>
          <w:marBottom w:val="0"/>
          <w:divBdr>
            <w:top w:val="none" w:sz="0" w:space="0" w:color="auto"/>
            <w:left w:val="none" w:sz="0" w:space="0" w:color="auto"/>
            <w:bottom w:val="none" w:sz="0" w:space="0" w:color="auto"/>
            <w:right w:val="none" w:sz="0" w:space="0" w:color="auto"/>
          </w:divBdr>
        </w:div>
        <w:div w:id="461659628">
          <w:marLeft w:val="480"/>
          <w:marRight w:val="0"/>
          <w:marTop w:val="0"/>
          <w:marBottom w:val="0"/>
          <w:divBdr>
            <w:top w:val="none" w:sz="0" w:space="0" w:color="auto"/>
            <w:left w:val="none" w:sz="0" w:space="0" w:color="auto"/>
            <w:bottom w:val="none" w:sz="0" w:space="0" w:color="auto"/>
            <w:right w:val="none" w:sz="0" w:space="0" w:color="auto"/>
          </w:divBdr>
        </w:div>
        <w:div w:id="2057855445">
          <w:marLeft w:val="480"/>
          <w:marRight w:val="0"/>
          <w:marTop w:val="0"/>
          <w:marBottom w:val="0"/>
          <w:divBdr>
            <w:top w:val="none" w:sz="0" w:space="0" w:color="auto"/>
            <w:left w:val="none" w:sz="0" w:space="0" w:color="auto"/>
            <w:bottom w:val="none" w:sz="0" w:space="0" w:color="auto"/>
            <w:right w:val="none" w:sz="0" w:space="0" w:color="auto"/>
          </w:divBdr>
        </w:div>
        <w:div w:id="1723016246">
          <w:marLeft w:val="480"/>
          <w:marRight w:val="0"/>
          <w:marTop w:val="0"/>
          <w:marBottom w:val="0"/>
          <w:divBdr>
            <w:top w:val="none" w:sz="0" w:space="0" w:color="auto"/>
            <w:left w:val="none" w:sz="0" w:space="0" w:color="auto"/>
            <w:bottom w:val="none" w:sz="0" w:space="0" w:color="auto"/>
            <w:right w:val="none" w:sz="0" w:space="0" w:color="auto"/>
          </w:divBdr>
        </w:div>
        <w:div w:id="1451392458">
          <w:marLeft w:val="480"/>
          <w:marRight w:val="0"/>
          <w:marTop w:val="0"/>
          <w:marBottom w:val="0"/>
          <w:divBdr>
            <w:top w:val="none" w:sz="0" w:space="0" w:color="auto"/>
            <w:left w:val="none" w:sz="0" w:space="0" w:color="auto"/>
            <w:bottom w:val="none" w:sz="0" w:space="0" w:color="auto"/>
            <w:right w:val="none" w:sz="0" w:space="0" w:color="auto"/>
          </w:divBdr>
        </w:div>
        <w:div w:id="259685581">
          <w:marLeft w:val="480"/>
          <w:marRight w:val="0"/>
          <w:marTop w:val="0"/>
          <w:marBottom w:val="0"/>
          <w:divBdr>
            <w:top w:val="none" w:sz="0" w:space="0" w:color="auto"/>
            <w:left w:val="none" w:sz="0" w:space="0" w:color="auto"/>
            <w:bottom w:val="none" w:sz="0" w:space="0" w:color="auto"/>
            <w:right w:val="none" w:sz="0" w:space="0" w:color="auto"/>
          </w:divBdr>
        </w:div>
        <w:div w:id="1626884459">
          <w:marLeft w:val="480"/>
          <w:marRight w:val="0"/>
          <w:marTop w:val="0"/>
          <w:marBottom w:val="0"/>
          <w:divBdr>
            <w:top w:val="none" w:sz="0" w:space="0" w:color="auto"/>
            <w:left w:val="none" w:sz="0" w:space="0" w:color="auto"/>
            <w:bottom w:val="none" w:sz="0" w:space="0" w:color="auto"/>
            <w:right w:val="none" w:sz="0" w:space="0" w:color="auto"/>
          </w:divBdr>
        </w:div>
        <w:div w:id="725879788">
          <w:marLeft w:val="480"/>
          <w:marRight w:val="0"/>
          <w:marTop w:val="0"/>
          <w:marBottom w:val="0"/>
          <w:divBdr>
            <w:top w:val="none" w:sz="0" w:space="0" w:color="auto"/>
            <w:left w:val="none" w:sz="0" w:space="0" w:color="auto"/>
            <w:bottom w:val="none" w:sz="0" w:space="0" w:color="auto"/>
            <w:right w:val="none" w:sz="0" w:space="0" w:color="auto"/>
          </w:divBdr>
        </w:div>
        <w:div w:id="1710105459">
          <w:marLeft w:val="480"/>
          <w:marRight w:val="0"/>
          <w:marTop w:val="0"/>
          <w:marBottom w:val="0"/>
          <w:divBdr>
            <w:top w:val="none" w:sz="0" w:space="0" w:color="auto"/>
            <w:left w:val="none" w:sz="0" w:space="0" w:color="auto"/>
            <w:bottom w:val="none" w:sz="0" w:space="0" w:color="auto"/>
            <w:right w:val="none" w:sz="0" w:space="0" w:color="auto"/>
          </w:divBdr>
        </w:div>
        <w:div w:id="1643268994">
          <w:marLeft w:val="480"/>
          <w:marRight w:val="0"/>
          <w:marTop w:val="0"/>
          <w:marBottom w:val="0"/>
          <w:divBdr>
            <w:top w:val="none" w:sz="0" w:space="0" w:color="auto"/>
            <w:left w:val="none" w:sz="0" w:space="0" w:color="auto"/>
            <w:bottom w:val="none" w:sz="0" w:space="0" w:color="auto"/>
            <w:right w:val="none" w:sz="0" w:space="0" w:color="auto"/>
          </w:divBdr>
        </w:div>
        <w:div w:id="1965891246">
          <w:marLeft w:val="480"/>
          <w:marRight w:val="0"/>
          <w:marTop w:val="0"/>
          <w:marBottom w:val="0"/>
          <w:divBdr>
            <w:top w:val="none" w:sz="0" w:space="0" w:color="auto"/>
            <w:left w:val="none" w:sz="0" w:space="0" w:color="auto"/>
            <w:bottom w:val="none" w:sz="0" w:space="0" w:color="auto"/>
            <w:right w:val="none" w:sz="0" w:space="0" w:color="auto"/>
          </w:divBdr>
        </w:div>
        <w:div w:id="1444113689">
          <w:marLeft w:val="480"/>
          <w:marRight w:val="0"/>
          <w:marTop w:val="0"/>
          <w:marBottom w:val="0"/>
          <w:divBdr>
            <w:top w:val="none" w:sz="0" w:space="0" w:color="auto"/>
            <w:left w:val="none" w:sz="0" w:space="0" w:color="auto"/>
            <w:bottom w:val="none" w:sz="0" w:space="0" w:color="auto"/>
            <w:right w:val="none" w:sz="0" w:space="0" w:color="auto"/>
          </w:divBdr>
        </w:div>
        <w:div w:id="718361352">
          <w:marLeft w:val="480"/>
          <w:marRight w:val="0"/>
          <w:marTop w:val="0"/>
          <w:marBottom w:val="0"/>
          <w:divBdr>
            <w:top w:val="none" w:sz="0" w:space="0" w:color="auto"/>
            <w:left w:val="none" w:sz="0" w:space="0" w:color="auto"/>
            <w:bottom w:val="none" w:sz="0" w:space="0" w:color="auto"/>
            <w:right w:val="none" w:sz="0" w:space="0" w:color="auto"/>
          </w:divBdr>
        </w:div>
        <w:div w:id="1717316344">
          <w:marLeft w:val="480"/>
          <w:marRight w:val="0"/>
          <w:marTop w:val="0"/>
          <w:marBottom w:val="0"/>
          <w:divBdr>
            <w:top w:val="none" w:sz="0" w:space="0" w:color="auto"/>
            <w:left w:val="none" w:sz="0" w:space="0" w:color="auto"/>
            <w:bottom w:val="none" w:sz="0" w:space="0" w:color="auto"/>
            <w:right w:val="none" w:sz="0" w:space="0" w:color="auto"/>
          </w:divBdr>
        </w:div>
        <w:div w:id="80638868">
          <w:marLeft w:val="480"/>
          <w:marRight w:val="0"/>
          <w:marTop w:val="0"/>
          <w:marBottom w:val="0"/>
          <w:divBdr>
            <w:top w:val="none" w:sz="0" w:space="0" w:color="auto"/>
            <w:left w:val="none" w:sz="0" w:space="0" w:color="auto"/>
            <w:bottom w:val="none" w:sz="0" w:space="0" w:color="auto"/>
            <w:right w:val="none" w:sz="0" w:space="0" w:color="auto"/>
          </w:divBdr>
        </w:div>
        <w:div w:id="435834399">
          <w:marLeft w:val="480"/>
          <w:marRight w:val="0"/>
          <w:marTop w:val="0"/>
          <w:marBottom w:val="0"/>
          <w:divBdr>
            <w:top w:val="none" w:sz="0" w:space="0" w:color="auto"/>
            <w:left w:val="none" w:sz="0" w:space="0" w:color="auto"/>
            <w:bottom w:val="none" w:sz="0" w:space="0" w:color="auto"/>
            <w:right w:val="none" w:sz="0" w:space="0" w:color="auto"/>
          </w:divBdr>
        </w:div>
        <w:div w:id="117187060">
          <w:marLeft w:val="480"/>
          <w:marRight w:val="0"/>
          <w:marTop w:val="0"/>
          <w:marBottom w:val="0"/>
          <w:divBdr>
            <w:top w:val="none" w:sz="0" w:space="0" w:color="auto"/>
            <w:left w:val="none" w:sz="0" w:space="0" w:color="auto"/>
            <w:bottom w:val="none" w:sz="0" w:space="0" w:color="auto"/>
            <w:right w:val="none" w:sz="0" w:space="0" w:color="auto"/>
          </w:divBdr>
        </w:div>
        <w:div w:id="1207569931">
          <w:marLeft w:val="480"/>
          <w:marRight w:val="0"/>
          <w:marTop w:val="0"/>
          <w:marBottom w:val="0"/>
          <w:divBdr>
            <w:top w:val="none" w:sz="0" w:space="0" w:color="auto"/>
            <w:left w:val="none" w:sz="0" w:space="0" w:color="auto"/>
            <w:bottom w:val="none" w:sz="0" w:space="0" w:color="auto"/>
            <w:right w:val="none" w:sz="0" w:space="0" w:color="auto"/>
          </w:divBdr>
        </w:div>
        <w:div w:id="611547967">
          <w:marLeft w:val="480"/>
          <w:marRight w:val="0"/>
          <w:marTop w:val="0"/>
          <w:marBottom w:val="0"/>
          <w:divBdr>
            <w:top w:val="none" w:sz="0" w:space="0" w:color="auto"/>
            <w:left w:val="none" w:sz="0" w:space="0" w:color="auto"/>
            <w:bottom w:val="none" w:sz="0" w:space="0" w:color="auto"/>
            <w:right w:val="none" w:sz="0" w:space="0" w:color="auto"/>
          </w:divBdr>
        </w:div>
        <w:div w:id="1942957526">
          <w:marLeft w:val="480"/>
          <w:marRight w:val="0"/>
          <w:marTop w:val="0"/>
          <w:marBottom w:val="0"/>
          <w:divBdr>
            <w:top w:val="none" w:sz="0" w:space="0" w:color="auto"/>
            <w:left w:val="none" w:sz="0" w:space="0" w:color="auto"/>
            <w:bottom w:val="none" w:sz="0" w:space="0" w:color="auto"/>
            <w:right w:val="none" w:sz="0" w:space="0" w:color="auto"/>
          </w:divBdr>
        </w:div>
        <w:div w:id="842166844">
          <w:marLeft w:val="480"/>
          <w:marRight w:val="0"/>
          <w:marTop w:val="0"/>
          <w:marBottom w:val="0"/>
          <w:divBdr>
            <w:top w:val="none" w:sz="0" w:space="0" w:color="auto"/>
            <w:left w:val="none" w:sz="0" w:space="0" w:color="auto"/>
            <w:bottom w:val="none" w:sz="0" w:space="0" w:color="auto"/>
            <w:right w:val="none" w:sz="0" w:space="0" w:color="auto"/>
          </w:divBdr>
        </w:div>
        <w:div w:id="1322924385">
          <w:marLeft w:val="480"/>
          <w:marRight w:val="0"/>
          <w:marTop w:val="0"/>
          <w:marBottom w:val="0"/>
          <w:divBdr>
            <w:top w:val="none" w:sz="0" w:space="0" w:color="auto"/>
            <w:left w:val="none" w:sz="0" w:space="0" w:color="auto"/>
            <w:bottom w:val="none" w:sz="0" w:space="0" w:color="auto"/>
            <w:right w:val="none" w:sz="0" w:space="0" w:color="auto"/>
          </w:divBdr>
        </w:div>
        <w:div w:id="36635539">
          <w:marLeft w:val="480"/>
          <w:marRight w:val="0"/>
          <w:marTop w:val="0"/>
          <w:marBottom w:val="0"/>
          <w:divBdr>
            <w:top w:val="none" w:sz="0" w:space="0" w:color="auto"/>
            <w:left w:val="none" w:sz="0" w:space="0" w:color="auto"/>
            <w:bottom w:val="none" w:sz="0" w:space="0" w:color="auto"/>
            <w:right w:val="none" w:sz="0" w:space="0" w:color="auto"/>
          </w:divBdr>
        </w:div>
        <w:div w:id="1495413599">
          <w:marLeft w:val="480"/>
          <w:marRight w:val="0"/>
          <w:marTop w:val="0"/>
          <w:marBottom w:val="0"/>
          <w:divBdr>
            <w:top w:val="none" w:sz="0" w:space="0" w:color="auto"/>
            <w:left w:val="none" w:sz="0" w:space="0" w:color="auto"/>
            <w:bottom w:val="none" w:sz="0" w:space="0" w:color="auto"/>
            <w:right w:val="none" w:sz="0" w:space="0" w:color="auto"/>
          </w:divBdr>
        </w:div>
        <w:div w:id="1756390836">
          <w:marLeft w:val="480"/>
          <w:marRight w:val="0"/>
          <w:marTop w:val="0"/>
          <w:marBottom w:val="0"/>
          <w:divBdr>
            <w:top w:val="none" w:sz="0" w:space="0" w:color="auto"/>
            <w:left w:val="none" w:sz="0" w:space="0" w:color="auto"/>
            <w:bottom w:val="none" w:sz="0" w:space="0" w:color="auto"/>
            <w:right w:val="none" w:sz="0" w:space="0" w:color="auto"/>
          </w:divBdr>
        </w:div>
        <w:div w:id="840461548">
          <w:marLeft w:val="480"/>
          <w:marRight w:val="0"/>
          <w:marTop w:val="0"/>
          <w:marBottom w:val="0"/>
          <w:divBdr>
            <w:top w:val="none" w:sz="0" w:space="0" w:color="auto"/>
            <w:left w:val="none" w:sz="0" w:space="0" w:color="auto"/>
            <w:bottom w:val="none" w:sz="0" w:space="0" w:color="auto"/>
            <w:right w:val="none" w:sz="0" w:space="0" w:color="auto"/>
          </w:divBdr>
        </w:div>
        <w:div w:id="344596001">
          <w:marLeft w:val="480"/>
          <w:marRight w:val="0"/>
          <w:marTop w:val="0"/>
          <w:marBottom w:val="0"/>
          <w:divBdr>
            <w:top w:val="none" w:sz="0" w:space="0" w:color="auto"/>
            <w:left w:val="none" w:sz="0" w:space="0" w:color="auto"/>
            <w:bottom w:val="none" w:sz="0" w:space="0" w:color="auto"/>
            <w:right w:val="none" w:sz="0" w:space="0" w:color="auto"/>
          </w:divBdr>
        </w:div>
        <w:div w:id="1197738078">
          <w:marLeft w:val="480"/>
          <w:marRight w:val="0"/>
          <w:marTop w:val="0"/>
          <w:marBottom w:val="0"/>
          <w:divBdr>
            <w:top w:val="none" w:sz="0" w:space="0" w:color="auto"/>
            <w:left w:val="none" w:sz="0" w:space="0" w:color="auto"/>
            <w:bottom w:val="none" w:sz="0" w:space="0" w:color="auto"/>
            <w:right w:val="none" w:sz="0" w:space="0" w:color="auto"/>
          </w:divBdr>
        </w:div>
        <w:div w:id="657999845">
          <w:marLeft w:val="480"/>
          <w:marRight w:val="0"/>
          <w:marTop w:val="0"/>
          <w:marBottom w:val="0"/>
          <w:divBdr>
            <w:top w:val="none" w:sz="0" w:space="0" w:color="auto"/>
            <w:left w:val="none" w:sz="0" w:space="0" w:color="auto"/>
            <w:bottom w:val="none" w:sz="0" w:space="0" w:color="auto"/>
            <w:right w:val="none" w:sz="0" w:space="0" w:color="auto"/>
          </w:divBdr>
        </w:div>
        <w:div w:id="585727230">
          <w:marLeft w:val="480"/>
          <w:marRight w:val="0"/>
          <w:marTop w:val="0"/>
          <w:marBottom w:val="0"/>
          <w:divBdr>
            <w:top w:val="none" w:sz="0" w:space="0" w:color="auto"/>
            <w:left w:val="none" w:sz="0" w:space="0" w:color="auto"/>
            <w:bottom w:val="none" w:sz="0" w:space="0" w:color="auto"/>
            <w:right w:val="none" w:sz="0" w:space="0" w:color="auto"/>
          </w:divBdr>
        </w:div>
        <w:div w:id="1015771630">
          <w:marLeft w:val="480"/>
          <w:marRight w:val="0"/>
          <w:marTop w:val="0"/>
          <w:marBottom w:val="0"/>
          <w:divBdr>
            <w:top w:val="none" w:sz="0" w:space="0" w:color="auto"/>
            <w:left w:val="none" w:sz="0" w:space="0" w:color="auto"/>
            <w:bottom w:val="none" w:sz="0" w:space="0" w:color="auto"/>
            <w:right w:val="none" w:sz="0" w:space="0" w:color="auto"/>
          </w:divBdr>
        </w:div>
        <w:div w:id="889195033">
          <w:marLeft w:val="480"/>
          <w:marRight w:val="0"/>
          <w:marTop w:val="0"/>
          <w:marBottom w:val="0"/>
          <w:divBdr>
            <w:top w:val="none" w:sz="0" w:space="0" w:color="auto"/>
            <w:left w:val="none" w:sz="0" w:space="0" w:color="auto"/>
            <w:bottom w:val="none" w:sz="0" w:space="0" w:color="auto"/>
            <w:right w:val="none" w:sz="0" w:space="0" w:color="auto"/>
          </w:divBdr>
        </w:div>
        <w:div w:id="592127182">
          <w:marLeft w:val="480"/>
          <w:marRight w:val="0"/>
          <w:marTop w:val="0"/>
          <w:marBottom w:val="0"/>
          <w:divBdr>
            <w:top w:val="none" w:sz="0" w:space="0" w:color="auto"/>
            <w:left w:val="none" w:sz="0" w:space="0" w:color="auto"/>
            <w:bottom w:val="none" w:sz="0" w:space="0" w:color="auto"/>
            <w:right w:val="none" w:sz="0" w:space="0" w:color="auto"/>
          </w:divBdr>
        </w:div>
        <w:div w:id="1667900579">
          <w:marLeft w:val="480"/>
          <w:marRight w:val="0"/>
          <w:marTop w:val="0"/>
          <w:marBottom w:val="0"/>
          <w:divBdr>
            <w:top w:val="none" w:sz="0" w:space="0" w:color="auto"/>
            <w:left w:val="none" w:sz="0" w:space="0" w:color="auto"/>
            <w:bottom w:val="none" w:sz="0" w:space="0" w:color="auto"/>
            <w:right w:val="none" w:sz="0" w:space="0" w:color="auto"/>
          </w:divBdr>
        </w:div>
        <w:div w:id="148635921">
          <w:marLeft w:val="480"/>
          <w:marRight w:val="0"/>
          <w:marTop w:val="0"/>
          <w:marBottom w:val="0"/>
          <w:divBdr>
            <w:top w:val="none" w:sz="0" w:space="0" w:color="auto"/>
            <w:left w:val="none" w:sz="0" w:space="0" w:color="auto"/>
            <w:bottom w:val="none" w:sz="0" w:space="0" w:color="auto"/>
            <w:right w:val="none" w:sz="0" w:space="0" w:color="auto"/>
          </w:divBdr>
        </w:div>
        <w:div w:id="1268269849">
          <w:marLeft w:val="480"/>
          <w:marRight w:val="0"/>
          <w:marTop w:val="0"/>
          <w:marBottom w:val="0"/>
          <w:divBdr>
            <w:top w:val="none" w:sz="0" w:space="0" w:color="auto"/>
            <w:left w:val="none" w:sz="0" w:space="0" w:color="auto"/>
            <w:bottom w:val="none" w:sz="0" w:space="0" w:color="auto"/>
            <w:right w:val="none" w:sz="0" w:space="0" w:color="auto"/>
          </w:divBdr>
        </w:div>
        <w:div w:id="284506348">
          <w:marLeft w:val="480"/>
          <w:marRight w:val="0"/>
          <w:marTop w:val="0"/>
          <w:marBottom w:val="0"/>
          <w:divBdr>
            <w:top w:val="none" w:sz="0" w:space="0" w:color="auto"/>
            <w:left w:val="none" w:sz="0" w:space="0" w:color="auto"/>
            <w:bottom w:val="none" w:sz="0" w:space="0" w:color="auto"/>
            <w:right w:val="none" w:sz="0" w:space="0" w:color="auto"/>
          </w:divBdr>
        </w:div>
        <w:div w:id="659234139">
          <w:marLeft w:val="480"/>
          <w:marRight w:val="0"/>
          <w:marTop w:val="0"/>
          <w:marBottom w:val="0"/>
          <w:divBdr>
            <w:top w:val="none" w:sz="0" w:space="0" w:color="auto"/>
            <w:left w:val="none" w:sz="0" w:space="0" w:color="auto"/>
            <w:bottom w:val="none" w:sz="0" w:space="0" w:color="auto"/>
            <w:right w:val="none" w:sz="0" w:space="0" w:color="auto"/>
          </w:divBdr>
        </w:div>
        <w:div w:id="520361621">
          <w:marLeft w:val="480"/>
          <w:marRight w:val="0"/>
          <w:marTop w:val="0"/>
          <w:marBottom w:val="0"/>
          <w:divBdr>
            <w:top w:val="none" w:sz="0" w:space="0" w:color="auto"/>
            <w:left w:val="none" w:sz="0" w:space="0" w:color="auto"/>
            <w:bottom w:val="none" w:sz="0" w:space="0" w:color="auto"/>
            <w:right w:val="none" w:sz="0" w:space="0" w:color="auto"/>
          </w:divBdr>
        </w:div>
        <w:div w:id="1994066596">
          <w:marLeft w:val="480"/>
          <w:marRight w:val="0"/>
          <w:marTop w:val="0"/>
          <w:marBottom w:val="0"/>
          <w:divBdr>
            <w:top w:val="none" w:sz="0" w:space="0" w:color="auto"/>
            <w:left w:val="none" w:sz="0" w:space="0" w:color="auto"/>
            <w:bottom w:val="none" w:sz="0" w:space="0" w:color="auto"/>
            <w:right w:val="none" w:sz="0" w:space="0" w:color="auto"/>
          </w:divBdr>
        </w:div>
        <w:div w:id="2108843822">
          <w:marLeft w:val="480"/>
          <w:marRight w:val="0"/>
          <w:marTop w:val="0"/>
          <w:marBottom w:val="0"/>
          <w:divBdr>
            <w:top w:val="none" w:sz="0" w:space="0" w:color="auto"/>
            <w:left w:val="none" w:sz="0" w:space="0" w:color="auto"/>
            <w:bottom w:val="none" w:sz="0" w:space="0" w:color="auto"/>
            <w:right w:val="none" w:sz="0" w:space="0" w:color="auto"/>
          </w:divBdr>
        </w:div>
        <w:div w:id="1241789086">
          <w:marLeft w:val="480"/>
          <w:marRight w:val="0"/>
          <w:marTop w:val="0"/>
          <w:marBottom w:val="0"/>
          <w:divBdr>
            <w:top w:val="none" w:sz="0" w:space="0" w:color="auto"/>
            <w:left w:val="none" w:sz="0" w:space="0" w:color="auto"/>
            <w:bottom w:val="none" w:sz="0" w:space="0" w:color="auto"/>
            <w:right w:val="none" w:sz="0" w:space="0" w:color="auto"/>
          </w:divBdr>
        </w:div>
        <w:div w:id="1282036640">
          <w:marLeft w:val="480"/>
          <w:marRight w:val="0"/>
          <w:marTop w:val="0"/>
          <w:marBottom w:val="0"/>
          <w:divBdr>
            <w:top w:val="none" w:sz="0" w:space="0" w:color="auto"/>
            <w:left w:val="none" w:sz="0" w:space="0" w:color="auto"/>
            <w:bottom w:val="none" w:sz="0" w:space="0" w:color="auto"/>
            <w:right w:val="none" w:sz="0" w:space="0" w:color="auto"/>
          </w:divBdr>
        </w:div>
        <w:div w:id="792482922">
          <w:marLeft w:val="480"/>
          <w:marRight w:val="0"/>
          <w:marTop w:val="0"/>
          <w:marBottom w:val="0"/>
          <w:divBdr>
            <w:top w:val="none" w:sz="0" w:space="0" w:color="auto"/>
            <w:left w:val="none" w:sz="0" w:space="0" w:color="auto"/>
            <w:bottom w:val="none" w:sz="0" w:space="0" w:color="auto"/>
            <w:right w:val="none" w:sz="0" w:space="0" w:color="auto"/>
          </w:divBdr>
        </w:div>
        <w:div w:id="909849881">
          <w:marLeft w:val="480"/>
          <w:marRight w:val="0"/>
          <w:marTop w:val="0"/>
          <w:marBottom w:val="0"/>
          <w:divBdr>
            <w:top w:val="none" w:sz="0" w:space="0" w:color="auto"/>
            <w:left w:val="none" w:sz="0" w:space="0" w:color="auto"/>
            <w:bottom w:val="none" w:sz="0" w:space="0" w:color="auto"/>
            <w:right w:val="none" w:sz="0" w:space="0" w:color="auto"/>
          </w:divBdr>
        </w:div>
        <w:div w:id="1312371437">
          <w:marLeft w:val="480"/>
          <w:marRight w:val="0"/>
          <w:marTop w:val="0"/>
          <w:marBottom w:val="0"/>
          <w:divBdr>
            <w:top w:val="none" w:sz="0" w:space="0" w:color="auto"/>
            <w:left w:val="none" w:sz="0" w:space="0" w:color="auto"/>
            <w:bottom w:val="none" w:sz="0" w:space="0" w:color="auto"/>
            <w:right w:val="none" w:sz="0" w:space="0" w:color="auto"/>
          </w:divBdr>
        </w:div>
        <w:div w:id="814683998">
          <w:marLeft w:val="480"/>
          <w:marRight w:val="0"/>
          <w:marTop w:val="0"/>
          <w:marBottom w:val="0"/>
          <w:divBdr>
            <w:top w:val="none" w:sz="0" w:space="0" w:color="auto"/>
            <w:left w:val="none" w:sz="0" w:space="0" w:color="auto"/>
            <w:bottom w:val="none" w:sz="0" w:space="0" w:color="auto"/>
            <w:right w:val="none" w:sz="0" w:space="0" w:color="auto"/>
          </w:divBdr>
        </w:div>
        <w:div w:id="1136490246">
          <w:marLeft w:val="480"/>
          <w:marRight w:val="0"/>
          <w:marTop w:val="0"/>
          <w:marBottom w:val="0"/>
          <w:divBdr>
            <w:top w:val="none" w:sz="0" w:space="0" w:color="auto"/>
            <w:left w:val="none" w:sz="0" w:space="0" w:color="auto"/>
            <w:bottom w:val="none" w:sz="0" w:space="0" w:color="auto"/>
            <w:right w:val="none" w:sz="0" w:space="0" w:color="auto"/>
          </w:divBdr>
        </w:div>
        <w:div w:id="1937402850">
          <w:marLeft w:val="480"/>
          <w:marRight w:val="0"/>
          <w:marTop w:val="0"/>
          <w:marBottom w:val="0"/>
          <w:divBdr>
            <w:top w:val="none" w:sz="0" w:space="0" w:color="auto"/>
            <w:left w:val="none" w:sz="0" w:space="0" w:color="auto"/>
            <w:bottom w:val="none" w:sz="0" w:space="0" w:color="auto"/>
            <w:right w:val="none" w:sz="0" w:space="0" w:color="auto"/>
          </w:divBdr>
        </w:div>
        <w:div w:id="610478436">
          <w:marLeft w:val="480"/>
          <w:marRight w:val="0"/>
          <w:marTop w:val="0"/>
          <w:marBottom w:val="0"/>
          <w:divBdr>
            <w:top w:val="none" w:sz="0" w:space="0" w:color="auto"/>
            <w:left w:val="none" w:sz="0" w:space="0" w:color="auto"/>
            <w:bottom w:val="none" w:sz="0" w:space="0" w:color="auto"/>
            <w:right w:val="none" w:sz="0" w:space="0" w:color="auto"/>
          </w:divBdr>
        </w:div>
      </w:divsChild>
    </w:div>
    <w:div w:id="1461992287">
      <w:bodyDiv w:val="1"/>
      <w:marLeft w:val="0"/>
      <w:marRight w:val="0"/>
      <w:marTop w:val="0"/>
      <w:marBottom w:val="0"/>
      <w:divBdr>
        <w:top w:val="none" w:sz="0" w:space="0" w:color="auto"/>
        <w:left w:val="none" w:sz="0" w:space="0" w:color="auto"/>
        <w:bottom w:val="none" w:sz="0" w:space="0" w:color="auto"/>
        <w:right w:val="none" w:sz="0" w:space="0" w:color="auto"/>
      </w:divBdr>
    </w:div>
    <w:div w:id="1462723867">
      <w:bodyDiv w:val="1"/>
      <w:marLeft w:val="0"/>
      <w:marRight w:val="0"/>
      <w:marTop w:val="0"/>
      <w:marBottom w:val="0"/>
      <w:divBdr>
        <w:top w:val="none" w:sz="0" w:space="0" w:color="auto"/>
        <w:left w:val="none" w:sz="0" w:space="0" w:color="auto"/>
        <w:bottom w:val="none" w:sz="0" w:space="0" w:color="auto"/>
        <w:right w:val="none" w:sz="0" w:space="0" w:color="auto"/>
      </w:divBdr>
    </w:div>
    <w:div w:id="1462726644">
      <w:bodyDiv w:val="1"/>
      <w:marLeft w:val="0"/>
      <w:marRight w:val="0"/>
      <w:marTop w:val="0"/>
      <w:marBottom w:val="0"/>
      <w:divBdr>
        <w:top w:val="none" w:sz="0" w:space="0" w:color="auto"/>
        <w:left w:val="none" w:sz="0" w:space="0" w:color="auto"/>
        <w:bottom w:val="none" w:sz="0" w:space="0" w:color="auto"/>
        <w:right w:val="none" w:sz="0" w:space="0" w:color="auto"/>
      </w:divBdr>
      <w:divsChild>
        <w:div w:id="1685131524">
          <w:marLeft w:val="480"/>
          <w:marRight w:val="0"/>
          <w:marTop w:val="0"/>
          <w:marBottom w:val="0"/>
          <w:divBdr>
            <w:top w:val="none" w:sz="0" w:space="0" w:color="auto"/>
            <w:left w:val="none" w:sz="0" w:space="0" w:color="auto"/>
            <w:bottom w:val="none" w:sz="0" w:space="0" w:color="auto"/>
            <w:right w:val="none" w:sz="0" w:space="0" w:color="auto"/>
          </w:divBdr>
        </w:div>
        <w:div w:id="459880117">
          <w:marLeft w:val="480"/>
          <w:marRight w:val="0"/>
          <w:marTop w:val="0"/>
          <w:marBottom w:val="0"/>
          <w:divBdr>
            <w:top w:val="none" w:sz="0" w:space="0" w:color="auto"/>
            <w:left w:val="none" w:sz="0" w:space="0" w:color="auto"/>
            <w:bottom w:val="none" w:sz="0" w:space="0" w:color="auto"/>
            <w:right w:val="none" w:sz="0" w:space="0" w:color="auto"/>
          </w:divBdr>
        </w:div>
        <w:div w:id="279576680">
          <w:marLeft w:val="480"/>
          <w:marRight w:val="0"/>
          <w:marTop w:val="0"/>
          <w:marBottom w:val="0"/>
          <w:divBdr>
            <w:top w:val="none" w:sz="0" w:space="0" w:color="auto"/>
            <w:left w:val="none" w:sz="0" w:space="0" w:color="auto"/>
            <w:bottom w:val="none" w:sz="0" w:space="0" w:color="auto"/>
            <w:right w:val="none" w:sz="0" w:space="0" w:color="auto"/>
          </w:divBdr>
        </w:div>
        <w:div w:id="812530637">
          <w:marLeft w:val="480"/>
          <w:marRight w:val="0"/>
          <w:marTop w:val="0"/>
          <w:marBottom w:val="0"/>
          <w:divBdr>
            <w:top w:val="none" w:sz="0" w:space="0" w:color="auto"/>
            <w:left w:val="none" w:sz="0" w:space="0" w:color="auto"/>
            <w:bottom w:val="none" w:sz="0" w:space="0" w:color="auto"/>
            <w:right w:val="none" w:sz="0" w:space="0" w:color="auto"/>
          </w:divBdr>
        </w:div>
        <w:div w:id="686517398">
          <w:marLeft w:val="480"/>
          <w:marRight w:val="0"/>
          <w:marTop w:val="0"/>
          <w:marBottom w:val="0"/>
          <w:divBdr>
            <w:top w:val="none" w:sz="0" w:space="0" w:color="auto"/>
            <w:left w:val="none" w:sz="0" w:space="0" w:color="auto"/>
            <w:bottom w:val="none" w:sz="0" w:space="0" w:color="auto"/>
            <w:right w:val="none" w:sz="0" w:space="0" w:color="auto"/>
          </w:divBdr>
        </w:div>
        <w:div w:id="1384402282">
          <w:marLeft w:val="480"/>
          <w:marRight w:val="0"/>
          <w:marTop w:val="0"/>
          <w:marBottom w:val="0"/>
          <w:divBdr>
            <w:top w:val="none" w:sz="0" w:space="0" w:color="auto"/>
            <w:left w:val="none" w:sz="0" w:space="0" w:color="auto"/>
            <w:bottom w:val="none" w:sz="0" w:space="0" w:color="auto"/>
            <w:right w:val="none" w:sz="0" w:space="0" w:color="auto"/>
          </w:divBdr>
        </w:div>
        <w:div w:id="161163935">
          <w:marLeft w:val="480"/>
          <w:marRight w:val="0"/>
          <w:marTop w:val="0"/>
          <w:marBottom w:val="0"/>
          <w:divBdr>
            <w:top w:val="none" w:sz="0" w:space="0" w:color="auto"/>
            <w:left w:val="none" w:sz="0" w:space="0" w:color="auto"/>
            <w:bottom w:val="none" w:sz="0" w:space="0" w:color="auto"/>
            <w:right w:val="none" w:sz="0" w:space="0" w:color="auto"/>
          </w:divBdr>
        </w:div>
        <w:div w:id="1623925355">
          <w:marLeft w:val="480"/>
          <w:marRight w:val="0"/>
          <w:marTop w:val="0"/>
          <w:marBottom w:val="0"/>
          <w:divBdr>
            <w:top w:val="none" w:sz="0" w:space="0" w:color="auto"/>
            <w:left w:val="none" w:sz="0" w:space="0" w:color="auto"/>
            <w:bottom w:val="none" w:sz="0" w:space="0" w:color="auto"/>
            <w:right w:val="none" w:sz="0" w:space="0" w:color="auto"/>
          </w:divBdr>
        </w:div>
        <w:div w:id="1369531481">
          <w:marLeft w:val="480"/>
          <w:marRight w:val="0"/>
          <w:marTop w:val="0"/>
          <w:marBottom w:val="0"/>
          <w:divBdr>
            <w:top w:val="none" w:sz="0" w:space="0" w:color="auto"/>
            <w:left w:val="none" w:sz="0" w:space="0" w:color="auto"/>
            <w:bottom w:val="none" w:sz="0" w:space="0" w:color="auto"/>
            <w:right w:val="none" w:sz="0" w:space="0" w:color="auto"/>
          </w:divBdr>
        </w:div>
        <w:div w:id="888224079">
          <w:marLeft w:val="480"/>
          <w:marRight w:val="0"/>
          <w:marTop w:val="0"/>
          <w:marBottom w:val="0"/>
          <w:divBdr>
            <w:top w:val="none" w:sz="0" w:space="0" w:color="auto"/>
            <w:left w:val="none" w:sz="0" w:space="0" w:color="auto"/>
            <w:bottom w:val="none" w:sz="0" w:space="0" w:color="auto"/>
            <w:right w:val="none" w:sz="0" w:space="0" w:color="auto"/>
          </w:divBdr>
        </w:div>
        <w:div w:id="1807889673">
          <w:marLeft w:val="480"/>
          <w:marRight w:val="0"/>
          <w:marTop w:val="0"/>
          <w:marBottom w:val="0"/>
          <w:divBdr>
            <w:top w:val="none" w:sz="0" w:space="0" w:color="auto"/>
            <w:left w:val="none" w:sz="0" w:space="0" w:color="auto"/>
            <w:bottom w:val="none" w:sz="0" w:space="0" w:color="auto"/>
            <w:right w:val="none" w:sz="0" w:space="0" w:color="auto"/>
          </w:divBdr>
        </w:div>
        <w:div w:id="1685669944">
          <w:marLeft w:val="480"/>
          <w:marRight w:val="0"/>
          <w:marTop w:val="0"/>
          <w:marBottom w:val="0"/>
          <w:divBdr>
            <w:top w:val="none" w:sz="0" w:space="0" w:color="auto"/>
            <w:left w:val="none" w:sz="0" w:space="0" w:color="auto"/>
            <w:bottom w:val="none" w:sz="0" w:space="0" w:color="auto"/>
            <w:right w:val="none" w:sz="0" w:space="0" w:color="auto"/>
          </w:divBdr>
        </w:div>
        <w:div w:id="946234558">
          <w:marLeft w:val="480"/>
          <w:marRight w:val="0"/>
          <w:marTop w:val="0"/>
          <w:marBottom w:val="0"/>
          <w:divBdr>
            <w:top w:val="none" w:sz="0" w:space="0" w:color="auto"/>
            <w:left w:val="none" w:sz="0" w:space="0" w:color="auto"/>
            <w:bottom w:val="none" w:sz="0" w:space="0" w:color="auto"/>
            <w:right w:val="none" w:sz="0" w:space="0" w:color="auto"/>
          </w:divBdr>
        </w:div>
        <w:div w:id="1189418116">
          <w:marLeft w:val="480"/>
          <w:marRight w:val="0"/>
          <w:marTop w:val="0"/>
          <w:marBottom w:val="0"/>
          <w:divBdr>
            <w:top w:val="none" w:sz="0" w:space="0" w:color="auto"/>
            <w:left w:val="none" w:sz="0" w:space="0" w:color="auto"/>
            <w:bottom w:val="none" w:sz="0" w:space="0" w:color="auto"/>
            <w:right w:val="none" w:sz="0" w:space="0" w:color="auto"/>
          </w:divBdr>
        </w:div>
        <w:div w:id="1937788587">
          <w:marLeft w:val="480"/>
          <w:marRight w:val="0"/>
          <w:marTop w:val="0"/>
          <w:marBottom w:val="0"/>
          <w:divBdr>
            <w:top w:val="none" w:sz="0" w:space="0" w:color="auto"/>
            <w:left w:val="none" w:sz="0" w:space="0" w:color="auto"/>
            <w:bottom w:val="none" w:sz="0" w:space="0" w:color="auto"/>
            <w:right w:val="none" w:sz="0" w:space="0" w:color="auto"/>
          </w:divBdr>
        </w:div>
        <w:div w:id="95713960">
          <w:marLeft w:val="480"/>
          <w:marRight w:val="0"/>
          <w:marTop w:val="0"/>
          <w:marBottom w:val="0"/>
          <w:divBdr>
            <w:top w:val="none" w:sz="0" w:space="0" w:color="auto"/>
            <w:left w:val="none" w:sz="0" w:space="0" w:color="auto"/>
            <w:bottom w:val="none" w:sz="0" w:space="0" w:color="auto"/>
            <w:right w:val="none" w:sz="0" w:space="0" w:color="auto"/>
          </w:divBdr>
        </w:div>
        <w:div w:id="1562790001">
          <w:marLeft w:val="480"/>
          <w:marRight w:val="0"/>
          <w:marTop w:val="0"/>
          <w:marBottom w:val="0"/>
          <w:divBdr>
            <w:top w:val="none" w:sz="0" w:space="0" w:color="auto"/>
            <w:left w:val="none" w:sz="0" w:space="0" w:color="auto"/>
            <w:bottom w:val="none" w:sz="0" w:space="0" w:color="auto"/>
            <w:right w:val="none" w:sz="0" w:space="0" w:color="auto"/>
          </w:divBdr>
        </w:div>
        <w:div w:id="73280503">
          <w:marLeft w:val="480"/>
          <w:marRight w:val="0"/>
          <w:marTop w:val="0"/>
          <w:marBottom w:val="0"/>
          <w:divBdr>
            <w:top w:val="none" w:sz="0" w:space="0" w:color="auto"/>
            <w:left w:val="none" w:sz="0" w:space="0" w:color="auto"/>
            <w:bottom w:val="none" w:sz="0" w:space="0" w:color="auto"/>
            <w:right w:val="none" w:sz="0" w:space="0" w:color="auto"/>
          </w:divBdr>
        </w:div>
        <w:div w:id="1558516707">
          <w:marLeft w:val="480"/>
          <w:marRight w:val="0"/>
          <w:marTop w:val="0"/>
          <w:marBottom w:val="0"/>
          <w:divBdr>
            <w:top w:val="none" w:sz="0" w:space="0" w:color="auto"/>
            <w:left w:val="none" w:sz="0" w:space="0" w:color="auto"/>
            <w:bottom w:val="none" w:sz="0" w:space="0" w:color="auto"/>
            <w:right w:val="none" w:sz="0" w:space="0" w:color="auto"/>
          </w:divBdr>
        </w:div>
        <w:div w:id="2131315283">
          <w:marLeft w:val="480"/>
          <w:marRight w:val="0"/>
          <w:marTop w:val="0"/>
          <w:marBottom w:val="0"/>
          <w:divBdr>
            <w:top w:val="none" w:sz="0" w:space="0" w:color="auto"/>
            <w:left w:val="none" w:sz="0" w:space="0" w:color="auto"/>
            <w:bottom w:val="none" w:sz="0" w:space="0" w:color="auto"/>
            <w:right w:val="none" w:sz="0" w:space="0" w:color="auto"/>
          </w:divBdr>
        </w:div>
        <w:div w:id="1261452752">
          <w:marLeft w:val="480"/>
          <w:marRight w:val="0"/>
          <w:marTop w:val="0"/>
          <w:marBottom w:val="0"/>
          <w:divBdr>
            <w:top w:val="none" w:sz="0" w:space="0" w:color="auto"/>
            <w:left w:val="none" w:sz="0" w:space="0" w:color="auto"/>
            <w:bottom w:val="none" w:sz="0" w:space="0" w:color="auto"/>
            <w:right w:val="none" w:sz="0" w:space="0" w:color="auto"/>
          </w:divBdr>
        </w:div>
        <w:div w:id="2069183924">
          <w:marLeft w:val="480"/>
          <w:marRight w:val="0"/>
          <w:marTop w:val="0"/>
          <w:marBottom w:val="0"/>
          <w:divBdr>
            <w:top w:val="none" w:sz="0" w:space="0" w:color="auto"/>
            <w:left w:val="none" w:sz="0" w:space="0" w:color="auto"/>
            <w:bottom w:val="none" w:sz="0" w:space="0" w:color="auto"/>
            <w:right w:val="none" w:sz="0" w:space="0" w:color="auto"/>
          </w:divBdr>
        </w:div>
        <w:div w:id="1895773751">
          <w:marLeft w:val="480"/>
          <w:marRight w:val="0"/>
          <w:marTop w:val="0"/>
          <w:marBottom w:val="0"/>
          <w:divBdr>
            <w:top w:val="none" w:sz="0" w:space="0" w:color="auto"/>
            <w:left w:val="none" w:sz="0" w:space="0" w:color="auto"/>
            <w:bottom w:val="none" w:sz="0" w:space="0" w:color="auto"/>
            <w:right w:val="none" w:sz="0" w:space="0" w:color="auto"/>
          </w:divBdr>
        </w:div>
        <w:div w:id="92168630">
          <w:marLeft w:val="480"/>
          <w:marRight w:val="0"/>
          <w:marTop w:val="0"/>
          <w:marBottom w:val="0"/>
          <w:divBdr>
            <w:top w:val="none" w:sz="0" w:space="0" w:color="auto"/>
            <w:left w:val="none" w:sz="0" w:space="0" w:color="auto"/>
            <w:bottom w:val="none" w:sz="0" w:space="0" w:color="auto"/>
            <w:right w:val="none" w:sz="0" w:space="0" w:color="auto"/>
          </w:divBdr>
        </w:div>
        <w:div w:id="1969630165">
          <w:marLeft w:val="480"/>
          <w:marRight w:val="0"/>
          <w:marTop w:val="0"/>
          <w:marBottom w:val="0"/>
          <w:divBdr>
            <w:top w:val="none" w:sz="0" w:space="0" w:color="auto"/>
            <w:left w:val="none" w:sz="0" w:space="0" w:color="auto"/>
            <w:bottom w:val="none" w:sz="0" w:space="0" w:color="auto"/>
            <w:right w:val="none" w:sz="0" w:space="0" w:color="auto"/>
          </w:divBdr>
        </w:div>
        <w:div w:id="2060547126">
          <w:marLeft w:val="480"/>
          <w:marRight w:val="0"/>
          <w:marTop w:val="0"/>
          <w:marBottom w:val="0"/>
          <w:divBdr>
            <w:top w:val="none" w:sz="0" w:space="0" w:color="auto"/>
            <w:left w:val="none" w:sz="0" w:space="0" w:color="auto"/>
            <w:bottom w:val="none" w:sz="0" w:space="0" w:color="auto"/>
            <w:right w:val="none" w:sz="0" w:space="0" w:color="auto"/>
          </w:divBdr>
        </w:div>
        <w:div w:id="780343408">
          <w:marLeft w:val="480"/>
          <w:marRight w:val="0"/>
          <w:marTop w:val="0"/>
          <w:marBottom w:val="0"/>
          <w:divBdr>
            <w:top w:val="none" w:sz="0" w:space="0" w:color="auto"/>
            <w:left w:val="none" w:sz="0" w:space="0" w:color="auto"/>
            <w:bottom w:val="none" w:sz="0" w:space="0" w:color="auto"/>
            <w:right w:val="none" w:sz="0" w:space="0" w:color="auto"/>
          </w:divBdr>
        </w:div>
        <w:div w:id="1731271512">
          <w:marLeft w:val="480"/>
          <w:marRight w:val="0"/>
          <w:marTop w:val="0"/>
          <w:marBottom w:val="0"/>
          <w:divBdr>
            <w:top w:val="none" w:sz="0" w:space="0" w:color="auto"/>
            <w:left w:val="none" w:sz="0" w:space="0" w:color="auto"/>
            <w:bottom w:val="none" w:sz="0" w:space="0" w:color="auto"/>
            <w:right w:val="none" w:sz="0" w:space="0" w:color="auto"/>
          </w:divBdr>
        </w:div>
        <w:div w:id="1828280647">
          <w:marLeft w:val="480"/>
          <w:marRight w:val="0"/>
          <w:marTop w:val="0"/>
          <w:marBottom w:val="0"/>
          <w:divBdr>
            <w:top w:val="none" w:sz="0" w:space="0" w:color="auto"/>
            <w:left w:val="none" w:sz="0" w:space="0" w:color="auto"/>
            <w:bottom w:val="none" w:sz="0" w:space="0" w:color="auto"/>
            <w:right w:val="none" w:sz="0" w:space="0" w:color="auto"/>
          </w:divBdr>
        </w:div>
        <w:div w:id="993144389">
          <w:marLeft w:val="480"/>
          <w:marRight w:val="0"/>
          <w:marTop w:val="0"/>
          <w:marBottom w:val="0"/>
          <w:divBdr>
            <w:top w:val="none" w:sz="0" w:space="0" w:color="auto"/>
            <w:left w:val="none" w:sz="0" w:space="0" w:color="auto"/>
            <w:bottom w:val="none" w:sz="0" w:space="0" w:color="auto"/>
            <w:right w:val="none" w:sz="0" w:space="0" w:color="auto"/>
          </w:divBdr>
        </w:div>
        <w:div w:id="1503230226">
          <w:marLeft w:val="480"/>
          <w:marRight w:val="0"/>
          <w:marTop w:val="0"/>
          <w:marBottom w:val="0"/>
          <w:divBdr>
            <w:top w:val="none" w:sz="0" w:space="0" w:color="auto"/>
            <w:left w:val="none" w:sz="0" w:space="0" w:color="auto"/>
            <w:bottom w:val="none" w:sz="0" w:space="0" w:color="auto"/>
            <w:right w:val="none" w:sz="0" w:space="0" w:color="auto"/>
          </w:divBdr>
        </w:div>
        <w:div w:id="1289776851">
          <w:marLeft w:val="480"/>
          <w:marRight w:val="0"/>
          <w:marTop w:val="0"/>
          <w:marBottom w:val="0"/>
          <w:divBdr>
            <w:top w:val="none" w:sz="0" w:space="0" w:color="auto"/>
            <w:left w:val="none" w:sz="0" w:space="0" w:color="auto"/>
            <w:bottom w:val="none" w:sz="0" w:space="0" w:color="auto"/>
            <w:right w:val="none" w:sz="0" w:space="0" w:color="auto"/>
          </w:divBdr>
        </w:div>
        <w:div w:id="1345980158">
          <w:marLeft w:val="480"/>
          <w:marRight w:val="0"/>
          <w:marTop w:val="0"/>
          <w:marBottom w:val="0"/>
          <w:divBdr>
            <w:top w:val="none" w:sz="0" w:space="0" w:color="auto"/>
            <w:left w:val="none" w:sz="0" w:space="0" w:color="auto"/>
            <w:bottom w:val="none" w:sz="0" w:space="0" w:color="auto"/>
            <w:right w:val="none" w:sz="0" w:space="0" w:color="auto"/>
          </w:divBdr>
        </w:div>
        <w:div w:id="552158452">
          <w:marLeft w:val="480"/>
          <w:marRight w:val="0"/>
          <w:marTop w:val="0"/>
          <w:marBottom w:val="0"/>
          <w:divBdr>
            <w:top w:val="none" w:sz="0" w:space="0" w:color="auto"/>
            <w:left w:val="none" w:sz="0" w:space="0" w:color="auto"/>
            <w:bottom w:val="none" w:sz="0" w:space="0" w:color="auto"/>
            <w:right w:val="none" w:sz="0" w:space="0" w:color="auto"/>
          </w:divBdr>
        </w:div>
        <w:div w:id="1636907654">
          <w:marLeft w:val="480"/>
          <w:marRight w:val="0"/>
          <w:marTop w:val="0"/>
          <w:marBottom w:val="0"/>
          <w:divBdr>
            <w:top w:val="none" w:sz="0" w:space="0" w:color="auto"/>
            <w:left w:val="none" w:sz="0" w:space="0" w:color="auto"/>
            <w:bottom w:val="none" w:sz="0" w:space="0" w:color="auto"/>
            <w:right w:val="none" w:sz="0" w:space="0" w:color="auto"/>
          </w:divBdr>
        </w:div>
        <w:div w:id="1443846093">
          <w:marLeft w:val="480"/>
          <w:marRight w:val="0"/>
          <w:marTop w:val="0"/>
          <w:marBottom w:val="0"/>
          <w:divBdr>
            <w:top w:val="none" w:sz="0" w:space="0" w:color="auto"/>
            <w:left w:val="none" w:sz="0" w:space="0" w:color="auto"/>
            <w:bottom w:val="none" w:sz="0" w:space="0" w:color="auto"/>
            <w:right w:val="none" w:sz="0" w:space="0" w:color="auto"/>
          </w:divBdr>
        </w:div>
        <w:div w:id="173808332">
          <w:marLeft w:val="480"/>
          <w:marRight w:val="0"/>
          <w:marTop w:val="0"/>
          <w:marBottom w:val="0"/>
          <w:divBdr>
            <w:top w:val="none" w:sz="0" w:space="0" w:color="auto"/>
            <w:left w:val="none" w:sz="0" w:space="0" w:color="auto"/>
            <w:bottom w:val="none" w:sz="0" w:space="0" w:color="auto"/>
            <w:right w:val="none" w:sz="0" w:space="0" w:color="auto"/>
          </w:divBdr>
        </w:div>
        <w:div w:id="1456369706">
          <w:marLeft w:val="480"/>
          <w:marRight w:val="0"/>
          <w:marTop w:val="0"/>
          <w:marBottom w:val="0"/>
          <w:divBdr>
            <w:top w:val="none" w:sz="0" w:space="0" w:color="auto"/>
            <w:left w:val="none" w:sz="0" w:space="0" w:color="auto"/>
            <w:bottom w:val="none" w:sz="0" w:space="0" w:color="auto"/>
            <w:right w:val="none" w:sz="0" w:space="0" w:color="auto"/>
          </w:divBdr>
        </w:div>
        <w:div w:id="39595458">
          <w:marLeft w:val="480"/>
          <w:marRight w:val="0"/>
          <w:marTop w:val="0"/>
          <w:marBottom w:val="0"/>
          <w:divBdr>
            <w:top w:val="none" w:sz="0" w:space="0" w:color="auto"/>
            <w:left w:val="none" w:sz="0" w:space="0" w:color="auto"/>
            <w:bottom w:val="none" w:sz="0" w:space="0" w:color="auto"/>
            <w:right w:val="none" w:sz="0" w:space="0" w:color="auto"/>
          </w:divBdr>
        </w:div>
        <w:div w:id="1545556360">
          <w:marLeft w:val="480"/>
          <w:marRight w:val="0"/>
          <w:marTop w:val="0"/>
          <w:marBottom w:val="0"/>
          <w:divBdr>
            <w:top w:val="none" w:sz="0" w:space="0" w:color="auto"/>
            <w:left w:val="none" w:sz="0" w:space="0" w:color="auto"/>
            <w:bottom w:val="none" w:sz="0" w:space="0" w:color="auto"/>
            <w:right w:val="none" w:sz="0" w:space="0" w:color="auto"/>
          </w:divBdr>
        </w:div>
      </w:divsChild>
    </w:div>
    <w:div w:id="1463108110">
      <w:bodyDiv w:val="1"/>
      <w:marLeft w:val="0"/>
      <w:marRight w:val="0"/>
      <w:marTop w:val="0"/>
      <w:marBottom w:val="0"/>
      <w:divBdr>
        <w:top w:val="none" w:sz="0" w:space="0" w:color="auto"/>
        <w:left w:val="none" w:sz="0" w:space="0" w:color="auto"/>
        <w:bottom w:val="none" w:sz="0" w:space="0" w:color="auto"/>
        <w:right w:val="none" w:sz="0" w:space="0" w:color="auto"/>
      </w:divBdr>
    </w:div>
    <w:div w:id="1463114230">
      <w:bodyDiv w:val="1"/>
      <w:marLeft w:val="0"/>
      <w:marRight w:val="0"/>
      <w:marTop w:val="0"/>
      <w:marBottom w:val="0"/>
      <w:divBdr>
        <w:top w:val="none" w:sz="0" w:space="0" w:color="auto"/>
        <w:left w:val="none" w:sz="0" w:space="0" w:color="auto"/>
        <w:bottom w:val="none" w:sz="0" w:space="0" w:color="auto"/>
        <w:right w:val="none" w:sz="0" w:space="0" w:color="auto"/>
      </w:divBdr>
    </w:div>
    <w:div w:id="1464079407">
      <w:bodyDiv w:val="1"/>
      <w:marLeft w:val="0"/>
      <w:marRight w:val="0"/>
      <w:marTop w:val="0"/>
      <w:marBottom w:val="0"/>
      <w:divBdr>
        <w:top w:val="none" w:sz="0" w:space="0" w:color="auto"/>
        <w:left w:val="none" w:sz="0" w:space="0" w:color="auto"/>
        <w:bottom w:val="none" w:sz="0" w:space="0" w:color="auto"/>
        <w:right w:val="none" w:sz="0" w:space="0" w:color="auto"/>
      </w:divBdr>
    </w:div>
    <w:div w:id="1464735369">
      <w:bodyDiv w:val="1"/>
      <w:marLeft w:val="0"/>
      <w:marRight w:val="0"/>
      <w:marTop w:val="0"/>
      <w:marBottom w:val="0"/>
      <w:divBdr>
        <w:top w:val="none" w:sz="0" w:space="0" w:color="auto"/>
        <w:left w:val="none" w:sz="0" w:space="0" w:color="auto"/>
        <w:bottom w:val="none" w:sz="0" w:space="0" w:color="auto"/>
        <w:right w:val="none" w:sz="0" w:space="0" w:color="auto"/>
      </w:divBdr>
    </w:div>
    <w:div w:id="1467431117">
      <w:bodyDiv w:val="1"/>
      <w:marLeft w:val="0"/>
      <w:marRight w:val="0"/>
      <w:marTop w:val="0"/>
      <w:marBottom w:val="0"/>
      <w:divBdr>
        <w:top w:val="none" w:sz="0" w:space="0" w:color="auto"/>
        <w:left w:val="none" w:sz="0" w:space="0" w:color="auto"/>
        <w:bottom w:val="none" w:sz="0" w:space="0" w:color="auto"/>
        <w:right w:val="none" w:sz="0" w:space="0" w:color="auto"/>
      </w:divBdr>
    </w:div>
    <w:div w:id="1467971885">
      <w:bodyDiv w:val="1"/>
      <w:marLeft w:val="0"/>
      <w:marRight w:val="0"/>
      <w:marTop w:val="0"/>
      <w:marBottom w:val="0"/>
      <w:divBdr>
        <w:top w:val="none" w:sz="0" w:space="0" w:color="auto"/>
        <w:left w:val="none" w:sz="0" w:space="0" w:color="auto"/>
        <w:bottom w:val="none" w:sz="0" w:space="0" w:color="auto"/>
        <w:right w:val="none" w:sz="0" w:space="0" w:color="auto"/>
      </w:divBdr>
    </w:div>
    <w:div w:id="1468014653">
      <w:bodyDiv w:val="1"/>
      <w:marLeft w:val="0"/>
      <w:marRight w:val="0"/>
      <w:marTop w:val="0"/>
      <w:marBottom w:val="0"/>
      <w:divBdr>
        <w:top w:val="none" w:sz="0" w:space="0" w:color="auto"/>
        <w:left w:val="none" w:sz="0" w:space="0" w:color="auto"/>
        <w:bottom w:val="none" w:sz="0" w:space="0" w:color="auto"/>
        <w:right w:val="none" w:sz="0" w:space="0" w:color="auto"/>
      </w:divBdr>
    </w:div>
    <w:div w:id="1468746290">
      <w:bodyDiv w:val="1"/>
      <w:marLeft w:val="0"/>
      <w:marRight w:val="0"/>
      <w:marTop w:val="0"/>
      <w:marBottom w:val="0"/>
      <w:divBdr>
        <w:top w:val="none" w:sz="0" w:space="0" w:color="auto"/>
        <w:left w:val="none" w:sz="0" w:space="0" w:color="auto"/>
        <w:bottom w:val="none" w:sz="0" w:space="0" w:color="auto"/>
        <w:right w:val="none" w:sz="0" w:space="0" w:color="auto"/>
      </w:divBdr>
    </w:div>
    <w:div w:id="1469781234">
      <w:bodyDiv w:val="1"/>
      <w:marLeft w:val="0"/>
      <w:marRight w:val="0"/>
      <w:marTop w:val="0"/>
      <w:marBottom w:val="0"/>
      <w:divBdr>
        <w:top w:val="none" w:sz="0" w:space="0" w:color="auto"/>
        <w:left w:val="none" w:sz="0" w:space="0" w:color="auto"/>
        <w:bottom w:val="none" w:sz="0" w:space="0" w:color="auto"/>
        <w:right w:val="none" w:sz="0" w:space="0" w:color="auto"/>
      </w:divBdr>
    </w:div>
    <w:div w:id="1471744550">
      <w:bodyDiv w:val="1"/>
      <w:marLeft w:val="0"/>
      <w:marRight w:val="0"/>
      <w:marTop w:val="0"/>
      <w:marBottom w:val="0"/>
      <w:divBdr>
        <w:top w:val="none" w:sz="0" w:space="0" w:color="auto"/>
        <w:left w:val="none" w:sz="0" w:space="0" w:color="auto"/>
        <w:bottom w:val="none" w:sz="0" w:space="0" w:color="auto"/>
        <w:right w:val="none" w:sz="0" w:space="0" w:color="auto"/>
      </w:divBdr>
    </w:div>
    <w:div w:id="1472282252">
      <w:bodyDiv w:val="1"/>
      <w:marLeft w:val="0"/>
      <w:marRight w:val="0"/>
      <w:marTop w:val="0"/>
      <w:marBottom w:val="0"/>
      <w:divBdr>
        <w:top w:val="none" w:sz="0" w:space="0" w:color="auto"/>
        <w:left w:val="none" w:sz="0" w:space="0" w:color="auto"/>
        <w:bottom w:val="none" w:sz="0" w:space="0" w:color="auto"/>
        <w:right w:val="none" w:sz="0" w:space="0" w:color="auto"/>
      </w:divBdr>
    </w:div>
    <w:div w:id="1473787437">
      <w:bodyDiv w:val="1"/>
      <w:marLeft w:val="0"/>
      <w:marRight w:val="0"/>
      <w:marTop w:val="0"/>
      <w:marBottom w:val="0"/>
      <w:divBdr>
        <w:top w:val="none" w:sz="0" w:space="0" w:color="auto"/>
        <w:left w:val="none" w:sz="0" w:space="0" w:color="auto"/>
        <w:bottom w:val="none" w:sz="0" w:space="0" w:color="auto"/>
        <w:right w:val="none" w:sz="0" w:space="0" w:color="auto"/>
      </w:divBdr>
    </w:div>
    <w:div w:id="1473867002">
      <w:bodyDiv w:val="1"/>
      <w:marLeft w:val="0"/>
      <w:marRight w:val="0"/>
      <w:marTop w:val="0"/>
      <w:marBottom w:val="0"/>
      <w:divBdr>
        <w:top w:val="none" w:sz="0" w:space="0" w:color="auto"/>
        <w:left w:val="none" w:sz="0" w:space="0" w:color="auto"/>
        <w:bottom w:val="none" w:sz="0" w:space="0" w:color="auto"/>
        <w:right w:val="none" w:sz="0" w:space="0" w:color="auto"/>
      </w:divBdr>
    </w:div>
    <w:div w:id="1475485001">
      <w:bodyDiv w:val="1"/>
      <w:marLeft w:val="0"/>
      <w:marRight w:val="0"/>
      <w:marTop w:val="0"/>
      <w:marBottom w:val="0"/>
      <w:divBdr>
        <w:top w:val="none" w:sz="0" w:space="0" w:color="auto"/>
        <w:left w:val="none" w:sz="0" w:space="0" w:color="auto"/>
        <w:bottom w:val="none" w:sz="0" w:space="0" w:color="auto"/>
        <w:right w:val="none" w:sz="0" w:space="0" w:color="auto"/>
      </w:divBdr>
    </w:div>
    <w:div w:id="1477067081">
      <w:bodyDiv w:val="1"/>
      <w:marLeft w:val="0"/>
      <w:marRight w:val="0"/>
      <w:marTop w:val="0"/>
      <w:marBottom w:val="0"/>
      <w:divBdr>
        <w:top w:val="none" w:sz="0" w:space="0" w:color="auto"/>
        <w:left w:val="none" w:sz="0" w:space="0" w:color="auto"/>
        <w:bottom w:val="none" w:sz="0" w:space="0" w:color="auto"/>
        <w:right w:val="none" w:sz="0" w:space="0" w:color="auto"/>
      </w:divBdr>
    </w:div>
    <w:div w:id="1477529431">
      <w:bodyDiv w:val="1"/>
      <w:marLeft w:val="0"/>
      <w:marRight w:val="0"/>
      <w:marTop w:val="0"/>
      <w:marBottom w:val="0"/>
      <w:divBdr>
        <w:top w:val="none" w:sz="0" w:space="0" w:color="auto"/>
        <w:left w:val="none" w:sz="0" w:space="0" w:color="auto"/>
        <w:bottom w:val="none" w:sz="0" w:space="0" w:color="auto"/>
        <w:right w:val="none" w:sz="0" w:space="0" w:color="auto"/>
      </w:divBdr>
    </w:div>
    <w:div w:id="1478573183">
      <w:bodyDiv w:val="1"/>
      <w:marLeft w:val="0"/>
      <w:marRight w:val="0"/>
      <w:marTop w:val="0"/>
      <w:marBottom w:val="0"/>
      <w:divBdr>
        <w:top w:val="none" w:sz="0" w:space="0" w:color="auto"/>
        <w:left w:val="none" w:sz="0" w:space="0" w:color="auto"/>
        <w:bottom w:val="none" w:sz="0" w:space="0" w:color="auto"/>
        <w:right w:val="none" w:sz="0" w:space="0" w:color="auto"/>
      </w:divBdr>
    </w:div>
    <w:div w:id="1478913071">
      <w:bodyDiv w:val="1"/>
      <w:marLeft w:val="0"/>
      <w:marRight w:val="0"/>
      <w:marTop w:val="0"/>
      <w:marBottom w:val="0"/>
      <w:divBdr>
        <w:top w:val="none" w:sz="0" w:space="0" w:color="auto"/>
        <w:left w:val="none" w:sz="0" w:space="0" w:color="auto"/>
        <w:bottom w:val="none" w:sz="0" w:space="0" w:color="auto"/>
        <w:right w:val="none" w:sz="0" w:space="0" w:color="auto"/>
      </w:divBdr>
    </w:div>
    <w:div w:id="1480000783">
      <w:bodyDiv w:val="1"/>
      <w:marLeft w:val="0"/>
      <w:marRight w:val="0"/>
      <w:marTop w:val="0"/>
      <w:marBottom w:val="0"/>
      <w:divBdr>
        <w:top w:val="none" w:sz="0" w:space="0" w:color="auto"/>
        <w:left w:val="none" w:sz="0" w:space="0" w:color="auto"/>
        <w:bottom w:val="none" w:sz="0" w:space="0" w:color="auto"/>
        <w:right w:val="none" w:sz="0" w:space="0" w:color="auto"/>
      </w:divBdr>
    </w:div>
    <w:div w:id="1480154656">
      <w:bodyDiv w:val="1"/>
      <w:marLeft w:val="0"/>
      <w:marRight w:val="0"/>
      <w:marTop w:val="0"/>
      <w:marBottom w:val="0"/>
      <w:divBdr>
        <w:top w:val="none" w:sz="0" w:space="0" w:color="auto"/>
        <w:left w:val="none" w:sz="0" w:space="0" w:color="auto"/>
        <w:bottom w:val="none" w:sz="0" w:space="0" w:color="auto"/>
        <w:right w:val="none" w:sz="0" w:space="0" w:color="auto"/>
      </w:divBdr>
    </w:div>
    <w:div w:id="1480262974">
      <w:bodyDiv w:val="1"/>
      <w:marLeft w:val="0"/>
      <w:marRight w:val="0"/>
      <w:marTop w:val="0"/>
      <w:marBottom w:val="0"/>
      <w:divBdr>
        <w:top w:val="none" w:sz="0" w:space="0" w:color="auto"/>
        <w:left w:val="none" w:sz="0" w:space="0" w:color="auto"/>
        <w:bottom w:val="none" w:sz="0" w:space="0" w:color="auto"/>
        <w:right w:val="none" w:sz="0" w:space="0" w:color="auto"/>
      </w:divBdr>
    </w:div>
    <w:div w:id="1480534133">
      <w:bodyDiv w:val="1"/>
      <w:marLeft w:val="0"/>
      <w:marRight w:val="0"/>
      <w:marTop w:val="0"/>
      <w:marBottom w:val="0"/>
      <w:divBdr>
        <w:top w:val="none" w:sz="0" w:space="0" w:color="auto"/>
        <w:left w:val="none" w:sz="0" w:space="0" w:color="auto"/>
        <w:bottom w:val="none" w:sz="0" w:space="0" w:color="auto"/>
        <w:right w:val="none" w:sz="0" w:space="0" w:color="auto"/>
      </w:divBdr>
    </w:div>
    <w:div w:id="1480805281">
      <w:bodyDiv w:val="1"/>
      <w:marLeft w:val="0"/>
      <w:marRight w:val="0"/>
      <w:marTop w:val="0"/>
      <w:marBottom w:val="0"/>
      <w:divBdr>
        <w:top w:val="none" w:sz="0" w:space="0" w:color="auto"/>
        <w:left w:val="none" w:sz="0" w:space="0" w:color="auto"/>
        <w:bottom w:val="none" w:sz="0" w:space="0" w:color="auto"/>
        <w:right w:val="none" w:sz="0" w:space="0" w:color="auto"/>
      </w:divBdr>
    </w:div>
    <w:div w:id="1481264037">
      <w:bodyDiv w:val="1"/>
      <w:marLeft w:val="0"/>
      <w:marRight w:val="0"/>
      <w:marTop w:val="0"/>
      <w:marBottom w:val="0"/>
      <w:divBdr>
        <w:top w:val="none" w:sz="0" w:space="0" w:color="auto"/>
        <w:left w:val="none" w:sz="0" w:space="0" w:color="auto"/>
        <w:bottom w:val="none" w:sz="0" w:space="0" w:color="auto"/>
        <w:right w:val="none" w:sz="0" w:space="0" w:color="auto"/>
      </w:divBdr>
    </w:div>
    <w:div w:id="1481531899">
      <w:bodyDiv w:val="1"/>
      <w:marLeft w:val="0"/>
      <w:marRight w:val="0"/>
      <w:marTop w:val="0"/>
      <w:marBottom w:val="0"/>
      <w:divBdr>
        <w:top w:val="none" w:sz="0" w:space="0" w:color="auto"/>
        <w:left w:val="none" w:sz="0" w:space="0" w:color="auto"/>
        <w:bottom w:val="none" w:sz="0" w:space="0" w:color="auto"/>
        <w:right w:val="none" w:sz="0" w:space="0" w:color="auto"/>
      </w:divBdr>
    </w:div>
    <w:div w:id="1481920510">
      <w:bodyDiv w:val="1"/>
      <w:marLeft w:val="0"/>
      <w:marRight w:val="0"/>
      <w:marTop w:val="0"/>
      <w:marBottom w:val="0"/>
      <w:divBdr>
        <w:top w:val="none" w:sz="0" w:space="0" w:color="auto"/>
        <w:left w:val="none" w:sz="0" w:space="0" w:color="auto"/>
        <w:bottom w:val="none" w:sz="0" w:space="0" w:color="auto"/>
        <w:right w:val="none" w:sz="0" w:space="0" w:color="auto"/>
      </w:divBdr>
    </w:div>
    <w:div w:id="1483427796">
      <w:bodyDiv w:val="1"/>
      <w:marLeft w:val="0"/>
      <w:marRight w:val="0"/>
      <w:marTop w:val="0"/>
      <w:marBottom w:val="0"/>
      <w:divBdr>
        <w:top w:val="none" w:sz="0" w:space="0" w:color="auto"/>
        <w:left w:val="none" w:sz="0" w:space="0" w:color="auto"/>
        <w:bottom w:val="none" w:sz="0" w:space="0" w:color="auto"/>
        <w:right w:val="none" w:sz="0" w:space="0" w:color="auto"/>
      </w:divBdr>
    </w:div>
    <w:div w:id="1485076897">
      <w:bodyDiv w:val="1"/>
      <w:marLeft w:val="0"/>
      <w:marRight w:val="0"/>
      <w:marTop w:val="0"/>
      <w:marBottom w:val="0"/>
      <w:divBdr>
        <w:top w:val="none" w:sz="0" w:space="0" w:color="auto"/>
        <w:left w:val="none" w:sz="0" w:space="0" w:color="auto"/>
        <w:bottom w:val="none" w:sz="0" w:space="0" w:color="auto"/>
        <w:right w:val="none" w:sz="0" w:space="0" w:color="auto"/>
      </w:divBdr>
    </w:div>
    <w:div w:id="1485245284">
      <w:bodyDiv w:val="1"/>
      <w:marLeft w:val="0"/>
      <w:marRight w:val="0"/>
      <w:marTop w:val="0"/>
      <w:marBottom w:val="0"/>
      <w:divBdr>
        <w:top w:val="none" w:sz="0" w:space="0" w:color="auto"/>
        <w:left w:val="none" w:sz="0" w:space="0" w:color="auto"/>
        <w:bottom w:val="none" w:sz="0" w:space="0" w:color="auto"/>
        <w:right w:val="none" w:sz="0" w:space="0" w:color="auto"/>
      </w:divBdr>
    </w:div>
    <w:div w:id="1485465737">
      <w:bodyDiv w:val="1"/>
      <w:marLeft w:val="0"/>
      <w:marRight w:val="0"/>
      <w:marTop w:val="0"/>
      <w:marBottom w:val="0"/>
      <w:divBdr>
        <w:top w:val="none" w:sz="0" w:space="0" w:color="auto"/>
        <w:left w:val="none" w:sz="0" w:space="0" w:color="auto"/>
        <w:bottom w:val="none" w:sz="0" w:space="0" w:color="auto"/>
        <w:right w:val="none" w:sz="0" w:space="0" w:color="auto"/>
      </w:divBdr>
    </w:div>
    <w:div w:id="1490440762">
      <w:bodyDiv w:val="1"/>
      <w:marLeft w:val="0"/>
      <w:marRight w:val="0"/>
      <w:marTop w:val="0"/>
      <w:marBottom w:val="0"/>
      <w:divBdr>
        <w:top w:val="none" w:sz="0" w:space="0" w:color="auto"/>
        <w:left w:val="none" w:sz="0" w:space="0" w:color="auto"/>
        <w:bottom w:val="none" w:sz="0" w:space="0" w:color="auto"/>
        <w:right w:val="none" w:sz="0" w:space="0" w:color="auto"/>
      </w:divBdr>
    </w:div>
    <w:div w:id="1491218225">
      <w:bodyDiv w:val="1"/>
      <w:marLeft w:val="0"/>
      <w:marRight w:val="0"/>
      <w:marTop w:val="0"/>
      <w:marBottom w:val="0"/>
      <w:divBdr>
        <w:top w:val="none" w:sz="0" w:space="0" w:color="auto"/>
        <w:left w:val="none" w:sz="0" w:space="0" w:color="auto"/>
        <w:bottom w:val="none" w:sz="0" w:space="0" w:color="auto"/>
        <w:right w:val="none" w:sz="0" w:space="0" w:color="auto"/>
      </w:divBdr>
    </w:div>
    <w:div w:id="1492327993">
      <w:bodyDiv w:val="1"/>
      <w:marLeft w:val="0"/>
      <w:marRight w:val="0"/>
      <w:marTop w:val="0"/>
      <w:marBottom w:val="0"/>
      <w:divBdr>
        <w:top w:val="none" w:sz="0" w:space="0" w:color="auto"/>
        <w:left w:val="none" w:sz="0" w:space="0" w:color="auto"/>
        <w:bottom w:val="none" w:sz="0" w:space="0" w:color="auto"/>
        <w:right w:val="none" w:sz="0" w:space="0" w:color="auto"/>
      </w:divBdr>
    </w:div>
    <w:div w:id="1493065057">
      <w:bodyDiv w:val="1"/>
      <w:marLeft w:val="0"/>
      <w:marRight w:val="0"/>
      <w:marTop w:val="0"/>
      <w:marBottom w:val="0"/>
      <w:divBdr>
        <w:top w:val="none" w:sz="0" w:space="0" w:color="auto"/>
        <w:left w:val="none" w:sz="0" w:space="0" w:color="auto"/>
        <w:bottom w:val="none" w:sz="0" w:space="0" w:color="auto"/>
        <w:right w:val="none" w:sz="0" w:space="0" w:color="auto"/>
      </w:divBdr>
    </w:div>
    <w:div w:id="1495025008">
      <w:bodyDiv w:val="1"/>
      <w:marLeft w:val="0"/>
      <w:marRight w:val="0"/>
      <w:marTop w:val="0"/>
      <w:marBottom w:val="0"/>
      <w:divBdr>
        <w:top w:val="none" w:sz="0" w:space="0" w:color="auto"/>
        <w:left w:val="none" w:sz="0" w:space="0" w:color="auto"/>
        <w:bottom w:val="none" w:sz="0" w:space="0" w:color="auto"/>
        <w:right w:val="none" w:sz="0" w:space="0" w:color="auto"/>
      </w:divBdr>
    </w:div>
    <w:div w:id="1497183286">
      <w:bodyDiv w:val="1"/>
      <w:marLeft w:val="0"/>
      <w:marRight w:val="0"/>
      <w:marTop w:val="0"/>
      <w:marBottom w:val="0"/>
      <w:divBdr>
        <w:top w:val="none" w:sz="0" w:space="0" w:color="auto"/>
        <w:left w:val="none" w:sz="0" w:space="0" w:color="auto"/>
        <w:bottom w:val="none" w:sz="0" w:space="0" w:color="auto"/>
        <w:right w:val="none" w:sz="0" w:space="0" w:color="auto"/>
      </w:divBdr>
    </w:div>
    <w:div w:id="1497303875">
      <w:bodyDiv w:val="1"/>
      <w:marLeft w:val="0"/>
      <w:marRight w:val="0"/>
      <w:marTop w:val="0"/>
      <w:marBottom w:val="0"/>
      <w:divBdr>
        <w:top w:val="none" w:sz="0" w:space="0" w:color="auto"/>
        <w:left w:val="none" w:sz="0" w:space="0" w:color="auto"/>
        <w:bottom w:val="none" w:sz="0" w:space="0" w:color="auto"/>
        <w:right w:val="none" w:sz="0" w:space="0" w:color="auto"/>
      </w:divBdr>
    </w:div>
    <w:div w:id="1497988678">
      <w:bodyDiv w:val="1"/>
      <w:marLeft w:val="0"/>
      <w:marRight w:val="0"/>
      <w:marTop w:val="0"/>
      <w:marBottom w:val="0"/>
      <w:divBdr>
        <w:top w:val="none" w:sz="0" w:space="0" w:color="auto"/>
        <w:left w:val="none" w:sz="0" w:space="0" w:color="auto"/>
        <w:bottom w:val="none" w:sz="0" w:space="0" w:color="auto"/>
        <w:right w:val="none" w:sz="0" w:space="0" w:color="auto"/>
      </w:divBdr>
    </w:div>
    <w:div w:id="1498375478">
      <w:bodyDiv w:val="1"/>
      <w:marLeft w:val="0"/>
      <w:marRight w:val="0"/>
      <w:marTop w:val="0"/>
      <w:marBottom w:val="0"/>
      <w:divBdr>
        <w:top w:val="none" w:sz="0" w:space="0" w:color="auto"/>
        <w:left w:val="none" w:sz="0" w:space="0" w:color="auto"/>
        <w:bottom w:val="none" w:sz="0" w:space="0" w:color="auto"/>
        <w:right w:val="none" w:sz="0" w:space="0" w:color="auto"/>
      </w:divBdr>
    </w:div>
    <w:div w:id="1498619234">
      <w:bodyDiv w:val="1"/>
      <w:marLeft w:val="0"/>
      <w:marRight w:val="0"/>
      <w:marTop w:val="0"/>
      <w:marBottom w:val="0"/>
      <w:divBdr>
        <w:top w:val="none" w:sz="0" w:space="0" w:color="auto"/>
        <w:left w:val="none" w:sz="0" w:space="0" w:color="auto"/>
        <w:bottom w:val="none" w:sz="0" w:space="0" w:color="auto"/>
        <w:right w:val="none" w:sz="0" w:space="0" w:color="auto"/>
      </w:divBdr>
    </w:div>
    <w:div w:id="1500199409">
      <w:bodyDiv w:val="1"/>
      <w:marLeft w:val="0"/>
      <w:marRight w:val="0"/>
      <w:marTop w:val="0"/>
      <w:marBottom w:val="0"/>
      <w:divBdr>
        <w:top w:val="none" w:sz="0" w:space="0" w:color="auto"/>
        <w:left w:val="none" w:sz="0" w:space="0" w:color="auto"/>
        <w:bottom w:val="none" w:sz="0" w:space="0" w:color="auto"/>
        <w:right w:val="none" w:sz="0" w:space="0" w:color="auto"/>
      </w:divBdr>
    </w:div>
    <w:div w:id="1503005034">
      <w:bodyDiv w:val="1"/>
      <w:marLeft w:val="0"/>
      <w:marRight w:val="0"/>
      <w:marTop w:val="0"/>
      <w:marBottom w:val="0"/>
      <w:divBdr>
        <w:top w:val="none" w:sz="0" w:space="0" w:color="auto"/>
        <w:left w:val="none" w:sz="0" w:space="0" w:color="auto"/>
        <w:bottom w:val="none" w:sz="0" w:space="0" w:color="auto"/>
        <w:right w:val="none" w:sz="0" w:space="0" w:color="auto"/>
      </w:divBdr>
    </w:div>
    <w:div w:id="1504977365">
      <w:bodyDiv w:val="1"/>
      <w:marLeft w:val="0"/>
      <w:marRight w:val="0"/>
      <w:marTop w:val="0"/>
      <w:marBottom w:val="0"/>
      <w:divBdr>
        <w:top w:val="none" w:sz="0" w:space="0" w:color="auto"/>
        <w:left w:val="none" w:sz="0" w:space="0" w:color="auto"/>
        <w:bottom w:val="none" w:sz="0" w:space="0" w:color="auto"/>
        <w:right w:val="none" w:sz="0" w:space="0" w:color="auto"/>
      </w:divBdr>
    </w:div>
    <w:div w:id="1507404665">
      <w:bodyDiv w:val="1"/>
      <w:marLeft w:val="0"/>
      <w:marRight w:val="0"/>
      <w:marTop w:val="0"/>
      <w:marBottom w:val="0"/>
      <w:divBdr>
        <w:top w:val="none" w:sz="0" w:space="0" w:color="auto"/>
        <w:left w:val="none" w:sz="0" w:space="0" w:color="auto"/>
        <w:bottom w:val="none" w:sz="0" w:space="0" w:color="auto"/>
        <w:right w:val="none" w:sz="0" w:space="0" w:color="auto"/>
      </w:divBdr>
    </w:div>
    <w:div w:id="1508249163">
      <w:bodyDiv w:val="1"/>
      <w:marLeft w:val="0"/>
      <w:marRight w:val="0"/>
      <w:marTop w:val="0"/>
      <w:marBottom w:val="0"/>
      <w:divBdr>
        <w:top w:val="none" w:sz="0" w:space="0" w:color="auto"/>
        <w:left w:val="none" w:sz="0" w:space="0" w:color="auto"/>
        <w:bottom w:val="none" w:sz="0" w:space="0" w:color="auto"/>
        <w:right w:val="none" w:sz="0" w:space="0" w:color="auto"/>
      </w:divBdr>
    </w:div>
    <w:div w:id="1508402710">
      <w:bodyDiv w:val="1"/>
      <w:marLeft w:val="0"/>
      <w:marRight w:val="0"/>
      <w:marTop w:val="0"/>
      <w:marBottom w:val="0"/>
      <w:divBdr>
        <w:top w:val="none" w:sz="0" w:space="0" w:color="auto"/>
        <w:left w:val="none" w:sz="0" w:space="0" w:color="auto"/>
        <w:bottom w:val="none" w:sz="0" w:space="0" w:color="auto"/>
        <w:right w:val="none" w:sz="0" w:space="0" w:color="auto"/>
      </w:divBdr>
    </w:div>
    <w:div w:id="1508980605">
      <w:bodyDiv w:val="1"/>
      <w:marLeft w:val="0"/>
      <w:marRight w:val="0"/>
      <w:marTop w:val="0"/>
      <w:marBottom w:val="0"/>
      <w:divBdr>
        <w:top w:val="none" w:sz="0" w:space="0" w:color="auto"/>
        <w:left w:val="none" w:sz="0" w:space="0" w:color="auto"/>
        <w:bottom w:val="none" w:sz="0" w:space="0" w:color="auto"/>
        <w:right w:val="none" w:sz="0" w:space="0" w:color="auto"/>
      </w:divBdr>
    </w:div>
    <w:div w:id="1509057369">
      <w:bodyDiv w:val="1"/>
      <w:marLeft w:val="0"/>
      <w:marRight w:val="0"/>
      <w:marTop w:val="0"/>
      <w:marBottom w:val="0"/>
      <w:divBdr>
        <w:top w:val="none" w:sz="0" w:space="0" w:color="auto"/>
        <w:left w:val="none" w:sz="0" w:space="0" w:color="auto"/>
        <w:bottom w:val="none" w:sz="0" w:space="0" w:color="auto"/>
        <w:right w:val="none" w:sz="0" w:space="0" w:color="auto"/>
      </w:divBdr>
    </w:div>
    <w:div w:id="1509905031">
      <w:bodyDiv w:val="1"/>
      <w:marLeft w:val="0"/>
      <w:marRight w:val="0"/>
      <w:marTop w:val="0"/>
      <w:marBottom w:val="0"/>
      <w:divBdr>
        <w:top w:val="none" w:sz="0" w:space="0" w:color="auto"/>
        <w:left w:val="none" w:sz="0" w:space="0" w:color="auto"/>
        <w:bottom w:val="none" w:sz="0" w:space="0" w:color="auto"/>
        <w:right w:val="none" w:sz="0" w:space="0" w:color="auto"/>
      </w:divBdr>
    </w:div>
    <w:div w:id="1510604931">
      <w:bodyDiv w:val="1"/>
      <w:marLeft w:val="0"/>
      <w:marRight w:val="0"/>
      <w:marTop w:val="0"/>
      <w:marBottom w:val="0"/>
      <w:divBdr>
        <w:top w:val="none" w:sz="0" w:space="0" w:color="auto"/>
        <w:left w:val="none" w:sz="0" w:space="0" w:color="auto"/>
        <w:bottom w:val="none" w:sz="0" w:space="0" w:color="auto"/>
        <w:right w:val="none" w:sz="0" w:space="0" w:color="auto"/>
      </w:divBdr>
    </w:div>
    <w:div w:id="1511291891">
      <w:bodyDiv w:val="1"/>
      <w:marLeft w:val="0"/>
      <w:marRight w:val="0"/>
      <w:marTop w:val="0"/>
      <w:marBottom w:val="0"/>
      <w:divBdr>
        <w:top w:val="none" w:sz="0" w:space="0" w:color="auto"/>
        <w:left w:val="none" w:sz="0" w:space="0" w:color="auto"/>
        <w:bottom w:val="none" w:sz="0" w:space="0" w:color="auto"/>
        <w:right w:val="none" w:sz="0" w:space="0" w:color="auto"/>
      </w:divBdr>
    </w:div>
    <w:div w:id="1512375301">
      <w:bodyDiv w:val="1"/>
      <w:marLeft w:val="0"/>
      <w:marRight w:val="0"/>
      <w:marTop w:val="0"/>
      <w:marBottom w:val="0"/>
      <w:divBdr>
        <w:top w:val="none" w:sz="0" w:space="0" w:color="auto"/>
        <w:left w:val="none" w:sz="0" w:space="0" w:color="auto"/>
        <w:bottom w:val="none" w:sz="0" w:space="0" w:color="auto"/>
        <w:right w:val="none" w:sz="0" w:space="0" w:color="auto"/>
      </w:divBdr>
      <w:divsChild>
        <w:div w:id="358164616">
          <w:marLeft w:val="480"/>
          <w:marRight w:val="0"/>
          <w:marTop w:val="0"/>
          <w:marBottom w:val="0"/>
          <w:divBdr>
            <w:top w:val="none" w:sz="0" w:space="0" w:color="auto"/>
            <w:left w:val="none" w:sz="0" w:space="0" w:color="auto"/>
            <w:bottom w:val="none" w:sz="0" w:space="0" w:color="auto"/>
            <w:right w:val="none" w:sz="0" w:space="0" w:color="auto"/>
          </w:divBdr>
        </w:div>
        <w:div w:id="20013155">
          <w:marLeft w:val="480"/>
          <w:marRight w:val="0"/>
          <w:marTop w:val="0"/>
          <w:marBottom w:val="0"/>
          <w:divBdr>
            <w:top w:val="none" w:sz="0" w:space="0" w:color="auto"/>
            <w:left w:val="none" w:sz="0" w:space="0" w:color="auto"/>
            <w:bottom w:val="none" w:sz="0" w:space="0" w:color="auto"/>
            <w:right w:val="none" w:sz="0" w:space="0" w:color="auto"/>
          </w:divBdr>
        </w:div>
        <w:div w:id="2099134609">
          <w:marLeft w:val="480"/>
          <w:marRight w:val="0"/>
          <w:marTop w:val="0"/>
          <w:marBottom w:val="0"/>
          <w:divBdr>
            <w:top w:val="none" w:sz="0" w:space="0" w:color="auto"/>
            <w:left w:val="none" w:sz="0" w:space="0" w:color="auto"/>
            <w:bottom w:val="none" w:sz="0" w:space="0" w:color="auto"/>
            <w:right w:val="none" w:sz="0" w:space="0" w:color="auto"/>
          </w:divBdr>
        </w:div>
        <w:div w:id="241914089">
          <w:marLeft w:val="480"/>
          <w:marRight w:val="0"/>
          <w:marTop w:val="0"/>
          <w:marBottom w:val="0"/>
          <w:divBdr>
            <w:top w:val="none" w:sz="0" w:space="0" w:color="auto"/>
            <w:left w:val="none" w:sz="0" w:space="0" w:color="auto"/>
            <w:bottom w:val="none" w:sz="0" w:space="0" w:color="auto"/>
            <w:right w:val="none" w:sz="0" w:space="0" w:color="auto"/>
          </w:divBdr>
        </w:div>
        <w:div w:id="1967394564">
          <w:marLeft w:val="480"/>
          <w:marRight w:val="0"/>
          <w:marTop w:val="0"/>
          <w:marBottom w:val="0"/>
          <w:divBdr>
            <w:top w:val="none" w:sz="0" w:space="0" w:color="auto"/>
            <w:left w:val="none" w:sz="0" w:space="0" w:color="auto"/>
            <w:bottom w:val="none" w:sz="0" w:space="0" w:color="auto"/>
            <w:right w:val="none" w:sz="0" w:space="0" w:color="auto"/>
          </w:divBdr>
        </w:div>
        <w:div w:id="1776555359">
          <w:marLeft w:val="480"/>
          <w:marRight w:val="0"/>
          <w:marTop w:val="0"/>
          <w:marBottom w:val="0"/>
          <w:divBdr>
            <w:top w:val="none" w:sz="0" w:space="0" w:color="auto"/>
            <w:left w:val="none" w:sz="0" w:space="0" w:color="auto"/>
            <w:bottom w:val="none" w:sz="0" w:space="0" w:color="auto"/>
            <w:right w:val="none" w:sz="0" w:space="0" w:color="auto"/>
          </w:divBdr>
        </w:div>
        <w:div w:id="1040940835">
          <w:marLeft w:val="480"/>
          <w:marRight w:val="0"/>
          <w:marTop w:val="0"/>
          <w:marBottom w:val="0"/>
          <w:divBdr>
            <w:top w:val="none" w:sz="0" w:space="0" w:color="auto"/>
            <w:left w:val="none" w:sz="0" w:space="0" w:color="auto"/>
            <w:bottom w:val="none" w:sz="0" w:space="0" w:color="auto"/>
            <w:right w:val="none" w:sz="0" w:space="0" w:color="auto"/>
          </w:divBdr>
        </w:div>
        <w:div w:id="1274482418">
          <w:marLeft w:val="480"/>
          <w:marRight w:val="0"/>
          <w:marTop w:val="0"/>
          <w:marBottom w:val="0"/>
          <w:divBdr>
            <w:top w:val="none" w:sz="0" w:space="0" w:color="auto"/>
            <w:left w:val="none" w:sz="0" w:space="0" w:color="auto"/>
            <w:bottom w:val="none" w:sz="0" w:space="0" w:color="auto"/>
            <w:right w:val="none" w:sz="0" w:space="0" w:color="auto"/>
          </w:divBdr>
        </w:div>
        <w:div w:id="338115983">
          <w:marLeft w:val="480"/>
          <w:marRight w:val="0"/>
          <w:marTop w:val="0"/>
          <w:marBottom w:val="0"/>
          <w:divBdr>
            <w:top w:val="none" w:sz="0" w:space="0" w:color="auto"/>
            <w:left w:val="none" w:sz="0" w:space="0" w:color="auto"/>
            <w:bottom w:val="none" w:sz="0" w:space="0" w:color="auto"/>
            <w:right w:val="none" w:sz="0" w:space="0" w:color="auto"/>
          </w:divBdr>
        </w:div>
        <w:div w:id="1083532412">
          <w:marLeft w:val="480"/>
          <w:marRight w:val="0"/>
          <w:marTop w:val="0"/>
          <w:marBottom w:val="0"/>
          <w:divBdr>
            <w:top w:val="none" w:sz="0" w:space="0" w:color="auto"/>
            <w:left w:val="none" w:sz="0" w:space="0" w:color="auto"/>
            <w:bottom w:val="none" w:sz="0" w:space="0" w:color="auto"/>
            <w:right w:val="none" w:sz="0" w:space="0" w:color="auto"/>
          </w:divBdr>
        </w:div>
        <w:div w:id="1887982061">
          <w:marLeft w:val="480"/>
          <w:marRight w:val="0"/>
          <w:marTop w:val="0"/>
          <w:marBottom w:val="0"/>
          <w:divBdr>
            <w:top w:val="none" w:sz="0" w:space="0" w:color="auto"/>
            <w:left w:val="none" w:sz="0" w:space="0" w:color="auto"/>
            <w:bottom w:val="none" w:sz="0" w:space="0" w:color="auto"/>
            <w:right w:val="none" w:sz="0" w:space="0" w:color="auto"/>
          </w:divBdr>
        </w:div>
        <w:div w:id="2098280190">
          <w:marLeft w:val="480"/>
          <w:marRight w:val="0"/>
          <w:marTop w:val="0"/>
          <w:marBottom w:val="0"/>
          <w:divBdr>
            <w:top w:val="none" w:sz="0" w:space="0" w:color="auto"/>
            <w:left w:val="none" w:sz="0" w:space="0" w:color="auto"/>
            <w:bottom w:val="none" w:sz="0" w:space="0" w:color="auto"/>
            <w:right w:val="none" w:sz="0" w:space="0" w:color="auto"/>
          </w:divBdr>
        </w:div>
        <w:div w:id="544218389">
          <w:marLeft w:val="480"/>
          <w:marRight w:val="0"/>
          <w:marTop w:val="0"/>
          <w:marBottom w:val="0"/>
          <w:divBdr>
            <w:top w:val="none" w:sz="0" w:space="0" w:color="auto"/>
            <w:left w:val="none" w:sz="0" w:space="0" w:color="auto"/>
            <w:bottom w:val="none" w:sz="0" w:space="0" w:color="auto"/>
            <w:right w:val="none" w:sz="0" w:space="0" w:color="auto"/>
          </w:divBdr>
        </w:div>
        <w:div w:id="663511798">
          <w:marLeft w:val="480"/>
          <w:marRight w:val="0"/>
          <w:marTop w:val="0"/>
          <w:marBottom w:val="0"/>
          <w:divBdr>
            <w:top w:val="none" w:sz="0" w:space="0" w:color="auto"/>
            <w:left w:val="none" w:sz="0" w:space="0" w:color="auto"/>
            <w:bottom w:val="none" w:sz="0" w:space="0" w:color="auto"/>
            <w:right w:val="none" w:sz="0" w:space="0" w:color="auto"/>
          </w:divBdr>
        </w:div>
        <w:div w:id="88937461">
          <w:marLeft w:val="480"/>
          <w:marRight w:val="0"/>
          <w:marTop w:val="0"/>
          <w:marBottom w:val="0"/>
          <w:divBdr>
            <w:top w:val="none" w:sz="0" w:space="0" w:color="auto"/>
            <w:left w:val="none" w:sz="0" w:space="0" w:color="auto"/>
            <w:bottom w:val="none" w:sz="0" w:space="0" w:color="auto"/>
            <w:right w:val="none" w:sz="0" w:space="0" w:color="auto"/>
          </w:divBdr>
        </w:div>
        <w:div w:id="2055501988">
          <w:marLeft w:val="480"/>
          <w:marRight w:val="0"/>
          <w:marTop w:val="0"/>
          <w:marBottom w:val="0"/>
          <w:divBdr>
            <w:top w:val="none" w:sz="0" w:space="0" w:color="auto"/>
            <w:left w:val="none" w:sz="0" w:space="0" w:color="auto"/>
            <w:bottom w:val="none" w:sz="0" w:space="0" w:color="auto"/>
            <w:right w:val="none" w:sz="0" w:space="0" w:color="auto"/>
          </w:divBdr>
        </w:div>
        <w:div w:id="1525751267">
          <w:marLeft w:val="480"/>
          <w:marRight w:val="0"/>
          <w:marTop w:val="0"/>
          <w:marBottom w:val="0"/>
          <w:divBdr>
            <w:top w:val="none" w:sz="0" w:space="0" w:color="auto"/>
            <w:left w:val="none" w:sz="0" w:space="0" w:color="auto"/>
            <w:bottom w:val="none" w:sz="0" w:space="0" w:color="auto"/>
            <w:right w:val="none" w:sz="0" w:space="0" w:color="auto"/>
          </w:divBdr>
        </w:div>
        <w:div w:id="431824194">
          <w:marLeft w:val="480"/>
          <w:marRight w:val="0"/>
          <w:marTop w:val="0"/>
          <w:marBottom w:val="0"/>
          <w:divBdr>
            <w:top w:val="none" w:sz="0" w:space="0" w:color="auto"/>
            <w:left w:val="none" w:sz="0" w:space="0" w:color="auto"/>
            <w:bottom w:val="none" w:sz="0" w:space="0" w:color="auto"/>
            <w:right w:val="none" w:sz="0" w:space="0" w:color="auto"/>
          </w:divBdr>
        </w:div>
        <w:div w:id="165903404">
          <w:marLeft w:val="480"/>
          <w:marRight w:val="0"/>
          <w:marTop w:val="0"/>
          <w:marBottom w:val="0"/>
          <w:divBdr>
            <w:top w:val="none" w:sz="0" w:space="0" w:color="auto"/>
            <w:left w:val="none" w:sz="0" w:space="0" w:color="auto"/>
            <w:bottom w:val="none" w:sz="0" w:space="0" w:color="auto"/>
            <w:right w:val="none" w:sz="0" w:space="0" w:color="auto"/>
          </w:divBdr>
        </w:div>
        <w:div w:id="142740609">
          <w:marLeft w:val="480"/>
          <w:marRight w:val="0"/>
          <w:marTop w:val="0"/>
          <w:marBottom w:val="0"/>
          <w:divBdr>
            <w:top w:val="none" w:sz="0" w:space="0" w:color="auto"/>
            <w:left w:val="none" w:sz="0" w:space="0" w:color="auto"/>
            <w:bottom w:val="none" w:sz="0" w:space="0" w:color="auto"/>
            <w:right w:val="none" w:sz="0" w:space="0" w:color="auto"/>
          </w:divBdr>
        </w:div>
        <w:div w:id="115564323">
          <w:marLeft w:val="480"/>
          <w:marRight w:val="0"/>
          <w:marTop w:val="0"/>
          <w:marBottom w:val="0"/>
          <w:divBdr>
            <w:top w:val="none" w:sz="0" w:space="0" w:color="auto"/>
            <w:left w:val="none" w:sz="0" w:space="0" w:color="auto"/>
            <w:bottom w:val="none" w:sz="0" w:space="0" w:color="auto"/>
            <w:right w:val="none" w:sz="0" w:space="0" w:color="auto"/>
          </w:divBdr>
        </w:div>
        <w:div w:id="1577087085">
          <w:marLeft w:val="480"/>
          <w:marRight w:val="0"/>
          <w:marTop w:val="0"/>
          <w:marBottom w:val="0"/>
          <w:divBdr>
            <w:top w:val="none" w:sz="0" w:space="0" w:color="auto"/>
            <w:left w:val="none" w:sz="0" w:space="0" w:color="auto"/>
            <w:bottom w:val="none" w:sz="0" w:space="0" w:color="auto"/>
            <w:right w:val="none" w:sz="0" w:space="0" w:color="auto"/>
          </w:divBdr>
        </w:div>
        <w:div w:id="2045128597">
          <w:marLeft w:val="480"/>
          <w:marRight w:val="0"/>
          <w:marTop w:val="0"/>
          <w:marBottom w:val="0"/>
          <w:divBdr>
            <w:top w:val="none" w:sz="0" w:space="0" w:color="auto"/>
            <w:left w:val="none" w:sz="0" w:space="0" w:color="auto"/>
            <w:bottom w:val="none" w:sz="0" w:space="0" w:color="auto"/>
            <w:right w:val="none" w:sz="0" w:space="0" w:color="auto"/>
          </w:divBdr>
        </w:div>
        <w:div w:id="1457525138">
          <w:marLeft w:val="480"/>
          <w:marRight w:val="0"/>
          <w:marTop w:val="0"/>
          <w:marBottom w:val="0"/>
          <w:divBdr>
            <w:top w:val="none" w:sz="0" w:space="0" w:color="auto"/>
            <w:left w:val="none" w:sz="0" w:space="0" w:color="auto"/>
            <w:bottom w:val="none" w:sz="0" w:space="0" w:color="auto"/>
            <w:right w:val="none" w:sz="0" w:space="0" w:color="auto"/>
          </w:divBdr>
        </w:div>
        <w:div w:id="663898550">
          <w:marLeft w:val="480"/>
          <w:marRight w:val="0"/>
          <w:marTop w:val="0"/>
          <w:marBottom w:val="0"/>
          <w:divBdr>
            <w:top w:val="none" w:sz="0" w:space="0" w:color="auto"/>
            <w:left w:val="none" w:sz="0" w:space="0" w:color="auto"/>
            <w:bottom w:val="none" w:sz="0" w:space="0" w:color="auto"/>
            <w:right w:val="none" w:sz="0" w:space="0" w:color="auto"/>
          </w:divBdr>
        </w:div>
        <w:div w:id="852843695">
          <w:marLeft w:val="480"/>
          <w:marRight w:val="0"/>
          <w:marTop w:val="0"/>
          <w:marBottom w:val="0"/>
          <w:divBdr>
            <w:top w:val="none" w:sz="0" w:space="0" w:color="auto"/>
            <w:left w:val="none" w:sz="0" w:space="0" w:color="auto"/>
            <w:bottom w:val="none" w:sz="0" w:space="0" w:color="auto"/>
            <w:right w:val="none" w:sz="0" w:space="0" w:color="auto"/>
          </w:divBdr>
        </w:div>
        <w:div w:id="712191539">
          <w:marLeft w:val="480"/>
          <w:marRight w:val="0"/>
          <w:marTop w:val="0"/>
          <w:marBottom w:val="0"/>
          <w:divBdr>
            <w:top w:val="none" w:sz="0" w:space="0" w:color="auto"/>
            <w:left w:val="none" w:sz="0" w:space="0" w:color="auto"/>
            <w:bottom w:val="none" w:sz="0" w:space="0" w:color="auto"/>
            <w:right w:val="none" w:sz="0" w:space="0" w:color="auto"/>
          </w:divBdr>
        </w:div>
        <w:div w:id="2058234726">
          <w:marLeft w:val="480"/>
          <w:marRight w:val="0"/>
          <w:marTop w:val="0"/>
          <w:marBottom w:val="0"/>
          <w:divBdr>
            <w:top w:val="none" w:sz="0" w:space="0" w:color="auto"/>
            <w:left w:val="none" w:sz="0" w:space="0" w:color="auto"/>
            <w:bottom w:val="none" w:sz="0" w:space="0" w:color="auto"/>
            <w:right w:val="none" w:sz="0" w:space="0" w:color="auto"/>
          </w:divBdr>
        </w:div>
        <w:div w:id="21324557">
          <w:marLeft w:val="480"/>
          <w:marRight w:val="0"/>
          <w:marTop w:val="0"/>
          <w:marBottom w:val="0"/>
          <w:divBdr>
            <w:top w:val="none" w:sz="0" w:space="0" w:color="auto"/>
            <w:left w:val="none" w:sz="0" w:space="0" w:color="auto"/>
            <w:bottom w:val="none" w:sz="0" w:space="0" w:color="auto"/>
            <w:right w:val="none" w:sz="0" w:space="0" w:color="auto"/>
          </w:divBdr>
        </w:div>
        <w:div w:id="1548027219">
          <w:marLeft w:val="480"/>
          <w:marRight w:val="0"/>
          <w:marTop w:val="0"/>
          <w:marBottom w:val="0"/>
          <w:divBdr>
            <w:top w:val="none" w:sz="0" w:space="0" w:color="auto"/>
            <w:left w:val="none" w:sz="0" w:space="0" w:color="auto"/>
            <w:bottom w:val="none" w:sz="0" w:space="0" w:color="auto"/>
            <w:right w:val="none" w:sz="0" w:space="0" w:color="auto"/>
          </w:divBdr>
        </w:div>
        <w:div w:id="1824812041">
          <w:marLeft w:val="480"/>
          <w:marRight w:val="0"/>
          <w:marTop w:val="0"/>
          <w:marBottom w:val="0"/>
          <w:divBdr>
            <w:top w:val="none" w:sz="0" w:space="0" w:color="auto"/>
            <w:left w:val="none" w:sz="0" w:space="0" w:color="auto"/>
            <w:bottom w:val="none" w:sz="0" w:space="0" w:color="auto"/>
            <w:right w:val="none" w:sz="0" w:space="0" w:color="auto"/>
          </w:divBdr>
        </w:div>
        <w:div w:id="526139488">
          <w:marLeft w:val="480"/>
          <w:marRight w:val="0"/>
          <w:marTop w:val="0"/>
          <w:marBottom w:val="0"/>
          <w:divBdr>
            <w:top w:val="none" w:sz="0" w:space="0" w:color="auto"/>
            <w:left w:val="none" w:sz="0" w:space="0" w:color="auto"/>
            <w:bottom w:val="none" w:sz="0" w:space="0" w:color="auto"/>
            <w:right w:val="none" w:sz="0" w:space="0" w:color="auto"/>
          </w:divBdr>
        </w:div>
        <w:div w:id="1686831508">
          <w:marLeft w:val="480"/>
          <w:marRight w:val="0"/>
          <w:marTop w:val="0"/>
          <w:marBottom w:val="0"/>
          <w:divBdr>
            <w:top w:val="none" w:sz="0" w:space="0" w:color="auto"/>
            <w:left w:val="none" w:sz="0" w:space="0" w:color="auto"/>
            <w:bottom w:val="none" w:sz="0" w:space="0" w:color="auto"/>
            <w:right w:val="none" w:sz="0" w:space="0" w:color="auto"/>
          </w:divBdr>
        </w:div>
        <w:div w:id="666904030">
          <w:marLeft w:val="480"/>
          <w:marRight w:val="0"/>
          <w:marTop w:val="0"/>
          <w:marBottom w:val="0"/>
          <w:divBdr>
            <w:top w:val="none" w:sz="0" w:space="0" w:color="auto"/>
            <w:left w:val="none" w:sz="0" w:space="0" w:color="auto"/>
            <w:bottom w:val="none" w:sz="0" w:space="0" w:color="auto"/>
            <w:right w:val="none" w:sz="0" w:space="0" w:color="auto"/>
          </w:divBdr>
        </w:div>
        <w:div w:id="1990088463">
          <w:marLeft w:val="480"/>
          <w:marRight w:val="0"/>
          <w:marTop w:val="0"/>
          <w:marBottom w:val="0"/>
          <w:divBdr>
            <w:top w:val="none" w:sz="0" w:space="0" w:color="auto"/>
            <w:left w:val="none" w:sz="0" w:space="0" w:color="auto"/>
            <w:bottom w:val="none" w:sz="0" w:space="0" w:color="auto"/>
            <w:right w:val="none" w:sz="0" w:space="0" w:color="auto"/>
          </w:divBdr>
        </w:div>
        <w:div w:id="697388398">
          <w:marLeft w:val="480"/>
          <w:marRight w:val="0"/>
          <w:marTop w:val="0"/>
          <w:marBottom w:val="0"/>
          <w:divBdr>
            <w:top w:val="none" w:sz="0" w:space="0" w:color="auto"/>
            <w:left w:val="none" w:sz="0" w:space="0" w:color="auto"/>
            <w:bottom w:val="none" w:sz="0" w:space="0" w:color="auto"/>
            <w:right w:val="none" w:sz="0" w:space="0" w:color="auto"/>
          </w:divBdr>
        </w:div>
        <w:div w:id="473982942">
          <w:marLeft w:val="480"/>
          <w:marRight w:val="0"/>
          <w:marTop w:val="0"/>
          <w:marBottom w:val="0"/>
          <w:divBdr>
            <w:top w:val="none" w:sz="0" w:space="0" w:color="auto"/>
            <w:left w:val="none" w:sz="0" w:space="0" w:color="auto"/>
            <w:bottom w:val="none" w:sz="0" w:space="0" w:color="auto"/>
            <w:right w:val="none" w:sz="0" w:space="0" w:color="auto"/>
          </w:divBdr>
        </w:div>
        <w:div w:id="1460804914">
          <w:marLeft w:val="480"/>
          <w:marRight w:val="0"/>
          <w:marTop w:val="0"/>
          <w:marBottom w:val="0"/>
          <w:divBdr>
            <w:top w:val="none" w:sz="0" w:space="0" w:color="auto"/>
            <w:left w:val="none" w:sz="0" w:space="0" w:color="auto"/>
            <w:bottom w:val="none" w:sz="0" w:space="0" w:color="auto"/>
            <w:right w:val="none" w:sz="0" w:space="0" w:color="auto"/>
          </w:divBdr>
        </w:div>
        <w:div w:id="1046760716">
          <w:marLeft w:val="480"/>
          <w:marRight w:val="0"/>
          <w:marTop w:val="0"/>
          <w:marBottom w:val="0"/>
          <w:divBdr>
            <w:top w:val="none" w:sz="0" w:space="0" w:color="auto"/>
            <w:left w:val="none" w:sz="0" w:space="0" w:color="auto"/>
            <w:bottom w:val="none" w:sz="0" w:space="0" w:color="auto"/>
            <w:right w:val="none" w:sz="0" w:space="0" w:color="auto"/>
          </w:divBdr>
        </w:div>
        <w:div w:id="551306513">
          <w:marLeft w:val="480"/>
          <w:marRight w:val="0"/>
          <w:marTop w:val="0"/>
          <w:marBottom w:val="0"/>
          <w:divBdr>
            <w:top w:val="none" w:sz="0" w:space="0" w:color="auto"/>
            <w:left w:val="none" w:sz="0" w:space="0" w:color="auto"/>
            <w:bottom w:val="none" w:sz="0" w:space="0" w:color="auto"/>
            <w:right w:val="none" w:sz="0" w:space="0" w:color="auto"/>
          </w:divBdr>
        </w:div>
        <w:div w:id="498080786">
          <w:marLeft w:val="480"/>
          <w:marRight w:val="0"/>
          <w:marTop w:val="0"/>
          <w:marBottom w:val="0"/>
          <w:divBdr>
            <w:top w:val="none" w:sz="0" w:space="0" w:color="auto"/>
            <w:left w:val="none" w:sz="0" w:space="0" w:color="auto"/>
            <w:bottom w:val="none" w:sz="0" w:space="0" w:color="auto"/>
            <w:right w:val="none" w:sz="0" w:space="0" w:color="auto"/>
          </w:divBdr>
        </w:div>
        <w:div w:id="1270502784">
          <w:marLeft w:val="480"/>
          <w:marRight w:val="0"/>
          <w:marTop w:val="0"/>
          <w:marBottom w:val="0"/>
          <w:divBdr>
            <w:top w:val="none" w:sz="0" w:space="0" w:color="auto"/>
            <w:left w:val="none" w:sz="0" w:space="0" w:color="auto"/>
            <w:bottom w:val="none" w:sz="0" w:space="0" w:color="auto"/>
            <w:right w:val="none" w:sz="0" w:space="0" w:color="auto"/>
          </w:divBdr>
        </w:div>
        <w:div w:id="46682634">
          <w:marLeft w:val="480"/>
          <w:marRight w:val="0"/>
          <w:marTop w:val="0"/>
          <w:marBottom w:val="0"/>
          <w:divBdr>
            <w:top w:val="none" w:sz="0" w:space="0" w:color="auto"/>
            <w:left w:val="none" w:sz="0" w:space="0" w:color="auto"/>
            <w:bottom w:val="none" w:sz="0" w:space="0" w:color="auto"/>
            <w:right w:val="none" w:sz="0" w:space="0" w:color="auto"/>
          </w:divBdr>
        </w:div>
        <w:div w:id="253169924">
          <w:marLeft w:val="480"/>
          <w:marRight w:val="0"/>
          <w:marTop w:val="0"/>
          <w:marBottom w:val="0"/>
          <w:divBdr>
            <w:top w:val="none" w:sz="0" w:space="0" w:color="auto"/>
            <w:left w:val="none" w:sz="0" w:space="0" w:color="auto"/>
            <w:bottom w:val="none" w:sz="0" w:space="0" w:color="auto"/>
            <w:right w:val="none" w:sz="0" w:space="0" w:color="auto"/>
          </w:divBdr>
        </w:div>
        <w:div w:id="374815443">
          <w:marLeft w:val="480"/>
          <w:marRight w:val="0"/>
          <w:marTop w:val="0"/>
          <w:marBottom w:val="0"/>
          <w:divBdr>
            <w:top w:val="none" w:sz="0" w:space="0" w:color="auto"/>
            <w:left w:val="none" w:sz="0" w:space="0" w:color="auto"/>
            <w:bottom w:val="none" w:sz="0" w:space="0" w:color="auto"/>
            <w:right w:val="none" w:sz="0" w:space="0" w:color="auto"/>
          </w:divBdr>
        </w:div>
        <w:div w:id="1109350949">
          <w:marLeft w:val="480"/>
          <w:marRight w:val="0"/>
          <w:marTop w:val="0"/>
          <w:marBottom w:val="0"/>
          <w:divBdr>
            <w:top w:val="none" w:sz="0" w:space="0" w:color="auto"/>
            <w:left w:val="none" w:sz="0" w:space="0" w:color="auto"/>
            <w:bottom w:val="none" w:sz="0" w:space="0" w:color="auto"/>
            <w:right w:val="none" w:sz="0" w:space="0" w:color="auto"/>
          </w:divBdr>
        </w:div>
        <w:div w:id="835804139">
          <w:marLeft w:val="480"/>
          <w:marRight w:val="0"/>
          <w:marTop w:val="0"/>
          <w:marBottom w:val="0"/>
          <w:divBdr>
            <w:top w:val="none" w:sz="0" w:space="0" w:color="auto"/>
            <w:left w:val="none" w:sz="0" w:space="0" w:color="auto"/>
            <w:bottom w:val="none" w:sz="0" w:space="0" w:color="auto"/>
            <w:right w:val="none" w:sz="0" w:space="0" w:color="auto"/>
          </w:divBdr>
        </w:div>
        <w:div w:id="1165244488">
          <w:marLeft w:val="480"/>
          <w:marRight w:val="0"/>
          <w:marTop w:val="0"/>
          <w:marBottom w:val="0"/>
          <w:divBdr>
            <w:top w:val="none" w:sz="0" w:space="0" w:color="auto"/>
            <w:left w:val="none" w:sz="0" w:space="0" w:color="auto"/>
            <w:bottom w:val="none" w:sz="0" w:space="0" w:color="auto"/>
            <w:right w:val="none" w:sz="0" w:space="0" w:color="auto"/>
          </w:divBdr>
        </w:div>
        <w:div w:id="945187443">
          <w:marLeft w:val="480"/>
          <w:marRight w:val="0"/>
          <w:marTop w:val="0"/>
          <w:marBottom w:val="0"/>
          <w:divBdr>
            <w:top w:val="none" w:sz="0" w:space="0" w:color="auto"/>
            <w:left w:val="none" w:sz="0" w:space="0" w:color="auto"/>
            <w:bottom w:val="none" w:sz="0" w:space="0" w:color="auto"/>
            <w:right w:val="none" w:sz="0" w:space="0" w:color="auto"/>
          </w:divBdr>
        </w:div>
        <w:div w:id="317653570">
          <w:marLeft w:val="480"/>
          <w:marRight w:val="0"/>
          <w:marTop w:val="0"/>
          <w:marBottom w:val="0"/>
          <w:divBdr>
            <w:top w:val="none" w:sz="0" w:space="0" w:color="auto"/>
            <w:left w:val="none" w:sz="0" w:space="0" w:color="auto"/>
            <w:bottom w:val="none" w:sz="0" w:space="0" w:color="auto"/>
            <w:right w:val="none" w:sz="0" w:space="0" w:color="auto"/>
          </w:divBdr>
        </w:div>
        <w:div w:id="1506818666">
          <w:marLeft w:val="480"/>
          <w:marRight w:val="0"/>
          <w:marTop w:val="0"/>
          <w:marBottom w:val="0"/>
          <w:divBdr>
            <w:top w:val="none" w:sz="0" w:space="0" w:color="auto"/>
            <w:left w:val="none" w:sz="0" w:space="0" w:color="auto"/>
            <w:bottom w:val="none" w:sz="0" w:space="0" w:color="auto"/>
            <w:right w:val="none" w:sz="0" w:space="0" w:color="auto"/>
          </w:divBdr>
        </w:div>
        <w:div w:id="1092042664">
          <w:marLeft w:val="480"/>
          <w:marRight w:val="0"/>
          <w:marTop w:val="0"/>
          <w:marBottom w:val="0"/>
          <w:divBdr>
            <w:top w:val="none" w:sz="0" w:space="0" w:color="auto"/>
            <w:left w:val="none" w:sz="0" w:space="0" w:color="auto"/>
            <w:bottom w:val="none" w:sz="0" w:space="0" w:color="auto"/>
            <w:right w:val="none" w:sz="0" w:space="0" w:color="auto"/>
          </w:divBdr>
        </w:div>
        <w:div w:id="1782258531">
          <w:marLeft w:val="480"/>
          <w:marRight w:val="0"/>
          <w:marTop w:val="0"/>
          <w:marBottom w:val="0"/>
          <w:divBdr>
            <w:top w:val="none" w:sz="0" w:space="0" w:color="auto"/>
            <w:left w:val="none" w:sz="0" w:space="0" w:color="auto"/>
            <w:bottom w:val="none" w:sz="0" w:space="0" w:color="auto"/>
            <w:right w:val="none" w:sz="0" w:space="0" w:color="auto"/>
          </w:divBdr>
        </w:div>
        <w:div w:id="1349789022">
          <w:marLeft w:val="480"/>
          <w:marRight w:val="0"/>
          <w:marTop w:val="0"/>
          <w:marBottom w:val="0"/>
          <w:divBdr>
            <w:top w:val="none" w:sz="0" w:space="0" w:color="auto"/>
            <w:left w:val="none" w:sz="0" w:space="0" w:color="auto"/>
            <w:bottom w:val="none" w:sz="0" w:space="0" w:color="auto"/>
            <w:right w:val="none" w:sz="0" w:space="0" w:color="auto"/>
          </w:divBdr>
        </w:div>
      </w:divsChild>
    </w:div>
    <w:div w:id="1512915329">
      <w:bodyDiv w:val="1"/>
      <w:marLeft w:val="0"/>
      <w:marRight w:val="0"/>
      <w:marTop w:val="0"/>
      <w:marBottom w:val="0"/>
      <w:divBdr>
        <w:top w:val="none" w:sz="0" w:space="0" w:color="auto"/>
        <w:left w:val="none" w:sz="0" w:space="0" w:color="auto"/>
        <w:bottom w:val="none" w:sz="0" w:space="0" w:color="auto"/>
        <w:right w:val="none" w:sz="0" w:space="0" w:color="auto"/>
      </w:divBdr>
    </w:div>
    <w:div w:id="1513958470">
      <w:bodyDiv w:val="1"/>
      <w:marLeft w:val="0"/>
      <w:marRight w:val="0"/>
      <w:marTop w:val="0"/>
      <w:marBottom w:val="0"/>
      <w:divBdr>
        <w:top w:val="none" w:sz="0" w:space="0" w:color="auto"/>
        <w:left w:val="none" w:sz="0" w:space="0" w:color="auto"/>
        <w:bottom w:val="none" w:sz="0" w:space="0" w:color="auto"/>
        <w:right w:val="none" w:sz="0" w:space="0" w:color="auto"/>
      </w:divBdr>
    </w:div>
    <w:div w:id="1514756845">
      <w:bodyDiv w:val="1"/>
      <w:marLeft w:val="0"/>
      <w:marRight w:val="0"/>
      <w:marTop w:val="0"/>
      <w:marBottom w:val="0"/>
      <w:divBdr>
        <w:top w:val="none" w:sz="0" w:space="0" w:color="auto"/>
        <w:left w:val="none" w:sz="0" w:space="0" w:color="auto"/>
        <w:bottom w:val="none" w:sz="0" w:space="0" w:color="auto"/>
        <w:right w:val="none" w:sz="0" w:space="0" w:color="auto"/>
      </w:divBdr>
    </w:div>
    <w:div w:id="1514955692">
      <w:bodyDiv w:val="1"/>
      <w:marLeft w:val="0"/>
      <w:marRight w:val="0"/>
      <w:marTop w:val="0"/>
      <w:marBottom w:val="0"/>
      <w:divBdr>
        <w:top w:val="none" w:sz="0" w:space="0" w:color="auto"/>
        <w:left w:val="none" w:sz="0" w:space="0" w:color="auto"/>
        <w:bottom w:val="none" w:sz="0" w:space="0" w:color="auto"/>
        <w:right w:val="none" w:sz="0" w:space="0" w:color="auto"/>
      </w:divBdr>
      <w:divsChild>
        <w:div w:id="6177377">
          <w:marLeft w:val="480"/>
          <w:marRight w:val="0"/>
          <w:marTop w:val="0"/>
          <w:marBottom w:val="0"/>
          <w:divBdr>
            <w:top w:val="none" w:sz="0" w:space="0" w:color="auto"/>
            <w:left w:val="none" w:sz="0" w:space="0" w:color="auto"/>
            <w:bottom w:val="none" w:sz="0" w:space="0" w:color="auto"/>
            <w:right w:val="none" w:sz="0" w:space="0" w:color="auto"/>
          </w:divBdr>
        </w:div>
        <w:div w:id="239949948">
          <w:marLeft w:val="480"/>
          <w:marRight w:val="0"/>
          <w:marTop w:val="0"/>
          <w:marBottom w:val="0"/>
          <w:divBdr>
            <w:top w:val="none" w:sz="0" w:space="0" w:color="auto"/>
            <w:left w:val="none" w:sz="0" w:space="0" w:color="auto"/>
            <w:bottom w:val="none" w:sz="0" w:space="0" w:color="auto"/>
            <w:right w:val="none" w:sz="0" w:space="0" w:color="auto"/>
          </w:divBdr>
        </w:div>
        <w:div w:id="814612525">
          <w:marLeft w:val="480"/>
          <w:marRight w:val="0"/>
          <w:marTop w:val="0"/>
          <w:marBottom w:val="0"/>
          <w:divBdr>
            <w:top w:val="none" w:sz="0" w:space="0" w:color="auto"/>
            <w:left w:val="none" w:sz="0" w:space="0" w:color="auto"/>
            <w:bottom w:val="none" w:sz="0" w:space="0" w:color="auto"/>
            <w:right w:val="none" w:sz="0" w:space="0" w:color="auto"/>
          </w:divBdr>
        </w:div>
        <w:div w:id="1568221403">
          <w:marLeft w:val="480"/>
          <w:marRight w:val="0"/>
          <w:marTop w:val="0"/>
          <w:marBottom w:val="0"/>
          <w:divBdr>
            <w:top w:val="none" w:sz="0" w:space="0" w:color="auto"/>
            <w:left w:val="none" w:sz="0" w:space="0" w:color="auto"/>
            <w:bottom w:val="none" w:sz="0" w:space="0" w:color="auto"/>
            <w:right w:val="none" w:sz="0" w:space="0" w:color="auto"/>
          </w:divBdr>
        </w:div>
        <w:div w:id="785546038">
          <w:marLeft w:val="480"/>
          <w:marRight w:val="0"/>
          <w:marTop w:val="0"/>
          <w:marBottom w:val="0"/>
          <w:divBdr>
            <w:top w:val="none" w:sz="0" w:space="0" w:color="auto"/>
            <w:left w:val="none" w:sz="0" w:space="0" w:color="auto"/>
            <w:bottom w:val="none" w:sz="0" w:space="0" w:color="auto"/>
            <w:right w:val="none" w:sz="0" w:space="0" w:color="auto"/>
          </w:divBdr>
        </w:div>
        <w:div w:id="1861120795">
          <w:marLeft w:val="480"/>
          <w:marRight w:val="0"/>
          <w:marTop w:val="0"/>
          <w:marBottom w:val="0"/>
          <w:divBdr>
            <w:top w:val="none" w:sz="0" w:space="0" w:color="auto"/>
            <w:left w:val="none" w:sz="0" w:space="0" w:color="auto"/>
            <w:bottom w:val="none" w:sz="0" w:space="0" w:color="auto"/>
            <w:right w:val="none" w:sz="0" w:space="0" w:color="auto"/>
          </w:divBdr>
        </w:div>
        <w:div w:id="1907639357">
          <w:marLeft w:val="480"/>
          <w:marRight w:val="0"/>
          <w:marTop w:val="0"/>
          <w:marBottom w:val="0"/>
          <w:divBdr>
            <w:top w:val="none" w:sz="0" w:space="0" w:color="auto"/>
            <w:left w:val="none" w:sz="0" w:space="0" w:color="auto"/>
            <w:bottom w:val="none" w:sz="0" w:space="0" w:color="auto"/>
            <w:right w:val="none" w:sz="0" w:space="0" w:color="auto"/>
          </w:divBdr>
        </w:div>
        <w:div w:id="521866871">
          <w:marLeft w:val="480"/>
          <w:marRight w:val="0"/>
          <w:marTop w:val="0"/>
          <w:marBottom w:val="0"/>
          <w:divBdr>
            <w:top w:val="none" w:sz="0" w:space="0" w:color="auto"/>
            <w:left w:val="none" w:sz="0" w:space="0" w:color="auto"/>
            <w:bottom w:val="none" w:sz="0" w:space="0" w:color="auto"/>
            <w:right w:val="none" w:sz="0" w:space="0" w:color="auto"/>
          </w:divBdr>
        </w:div>
        <w:div w:id="212280570">
          <w:marLeft w:val="480"/>
          <w:marRight w:val="0"/>
          <w:marTop w:val="0"/>
          <w:marBottom w:val="0"/>
          <w:divBdr>
            <w:top w:val="none" w:sz="0" w:space="0" w:color="auto"/>
            <w:left w:val="none" w:sz="0" w:space="0" w:color="auto"/>
            <w:bottom w:val="none" w:sz="0" w:space="0" w:color="auto"/>
            <w:right w:val="none" w:sz="0" w:space="0" w:color="auto"/>
          </w:divBdr>
        </w:div>
        <w:div w:id="1584103008">
          <w:marLeft w:val="480"/>
          <w:marRight w:val="0"/>
          <w:marTop w:val="0"/>
          <w:marBottom w:val="0"/>
          <w:divBdr>
            <w:top w:val="none" w:sz="0" w:space="0" w:color="auto"/>
            <w:left w:val="none" w:sz="0" w:space="0" w:color="auto"/>
            <w:bottom w:val="none" w:sz="0" w:space="0" w:color="auto"/>
            <w:right w:val="none" w:sz="0" w:space="0" w:color="auto"/>
          </w:divBdr>
        </w:div>
        <w:div w:id="1123770661">
          <w:marLeft w:val="480"/>
          <w:marRight w:val="0"/>
          <w:marTop w:val="0"/>
          <w:marBottom w:val="0"/>
          <w:divBdr>
            <w:top w:val="none" w:sz="0" w:space="0" w:color="auto"/>
            <w:left w:val="none" w:sz="0" w:space="0" w:color="auto"/>
            <w:bottom w:val="none" w:sz="0" w:space="0" w:color="auto"/>
            <w:right w:val="none" w:sz="0" w:space="0" w:color="auto"/>
          </w:divBdr>
        </w:div>
        <w:div w:id="672488603">
          <w:marLeft w:val="480"/>
          <w:marRight w:val="0"/>
          <w:marTop w:val="0"/>
          <w:marBottom w:val="0"/>
          <w:divBdr>
            <w:top w:val="none" w:sz="0" w:space="0" w:color="auto"/>
            <w:left w:val="none" w:sz="0" w:space="0" w:color="auto"/>
            <w:bottom w:val="none" w:sz="0" w:space="0" w:color="auto"/>
            <w:right w:val="none" w:sz="0" w:space="0" w:color="auto"/>
          </w:divBdr>
        </w:div>
        <w:div w:id="1778018123">
          <w:marLeft w:val="480"/>
          <w:marRight w:val="0"/>
          <w:marTop w:val="0"/>
          <w:marBottom w:val="0"/>
          <w:divBdr>
            <w:top w:val="none" w:sz="0" w:space="0" w:color="auto"/>
            <w:left w:val="none" w:sz="0" w:space="0" w:color="auto"/>
            <w:bottom w:val="none" w:sz="0" w:space="0" w:color="auto"/>
            <w:right w:val="none" w:sz="0" w:space="0" w:color="auto"/>
          </w:divBdr>
        </w:div>
        <w:div w:id="2004314657">
          <w:marLeft w:val="480"/>
          <w:marRight w:val="0"/>
          <w:marTop w:val="0"/>
          <w:marBottom w:val="0"/>
          <w:divBdr>
            <w:top w:val="none" w:sz="0" w:space="0" w:color="auto"/>
            <w:left w:val="none" w:sz="0" w:space="0" w:color="auto"/>
            <w:bottom w:val="none" w:sz="0" w:space="0" w:color="auto"/>
            <w:right w:val="none" w:sz="0" w:space="0" w:color="auto"/>
          </w:divBdr>
        </w:div>
        <w:div w:id="9722017">
          <w:marLeft w:val="480"/>
          <w:marRight w:val="0"/>
          <w:marTop w:val="0"/>
          <w:marBottom w:val="0"/>
          <w:divBdr>
            <w:top w:val="none" w:sz="0" w:space="0" w:color="auto"/>
            <w:left w:val="none" w:sz="0" w:space="0" w:color="auto"/>
            <w:bottom w:val="none" w:sz="0" w:space="0" w:color="auto"/>
            <w:right w:val="none" w:sz="0" w:space="0" w:color="auto"/>
          </w:divBdr>
        </w:div>
        <w:div w:id="380859926">
          <w:marLeft w:val="480"/>
          <w:marRight w:val="0"/>
          <w:marTop w:val="0"/>
          <w:marBottom w:val="0"/>
          <w:divBdr>
            <w:top w:val="none" w:sz="0" w:space="0" w:color="auto"/>
            <w:left w:val="none" w:sz="0" w:space="0" w:color="auto"/>
            <w:bottom w:val="none" w:sz="0" w:space="0" w:color="auto"/>
            <w:right w:val="none" w:sz="0" w:space="0" w:color="auto"/>
          </w:divBdr>
        </w:div>
        <w:div w:id="1624580236">
          <w:marLeft w:val="480"/>
          <w:marRight w:val="0"/>
          <w:marTop w:val="0"/>
          <w:marBottom w:val="0"/>
          <w:divBdr>
            <w:top w:val="none" w:sz="0" w:space="0" w:color="auto"/>
            <w:left w:val="none" w:sz="0" w:space="0" w:color="auto"/>
            <w:bottom w:val="none" w:sz="0" w:space="0" w:color="auto"/>
            <w:right w:val="none" w:sz="0" w:space="0" w:color="auto"/>
          </w:divBdr>
        </w:div>
        <w:div w:id="1013798175">
          <w:marLeft w:val="480"/>
          <w:marRight w:val="0"/>
          <w:marTop w:val="0"/>
          <w:marBottom w:val="0"/>
          <w:divBdr>
            <w:top w:val="none" w:sz="0" w:space="0" w:color="auto"/>
            <w:left w:val="none" w:sz="0" w:space="0" w:color="auto"/>
            <w:bottom w:val="none" w:sz="0" w:space="0" w:color="auto"/>
            <w:right w:val="none" w:sz="0" w:space="0" w:color="auto"/>
          </w:divBdr>
        </w:div>
        <w:div w:id="1882280482">
          <w:marLeft w:val="480"/>
          <w:marRight w:val="0"/>
          <w:marTop w:val="0"/>
          <w:marBottom w:val="0"/>
          <w:divBdr>
            <w:top w:val="none" w:sz="0" w:space="0" w:color="auto"/>
            <w:left w:val="none" w:sz="0" w:space="0" w:color="auto"/>
            <w:bottom w:val="none" w:sz="0" w:space="0" w:color="auto"/>
            <w:right w:val="none" w:sz="0" w:space="0" w:color="auto"/>
          </w:divBdr>
        </w:div>
        <w:div w:id="2129620143">
          <w:marLeft w:val="480"/>
          <w:marRight w:val="0"/>
          <w:marTop w:val="0"/>
          <w:marBottom w:val="0"/>
          <w:divBdr>
            <w:top w:val="none" w:sz="0" w:space="0" w:color="auto"/>
            <w:left w:val="none" w:sz="0" w:space="0" w:color="auto"/>
            <w:bottom w:val="none" w:sz="0" w:space="0" w:color="auto"/>
            <w:right w:val="none" w:sz="0" w:space="0" w:color="auto"/>
          </w:divBdr>
        </w:div>
        <w:div w:id="633633829">
          <w:marLeft w:val="480"/>
          <w:marRight w:val="0"/>
          <w:marTop w:val="0"/>
          <w:marBottom w:val="0"/>
          <w:divBdr>
            <w:top w:val="none" w:sz="0" w:space="0" w:color="auto"/>
            <w:left w:val="none" w:sz="0" w:space="0" w:color="auto"/>
            <w:bottom w:val="none" w:sz="0" w:space="0" w:color="auto"/>
            <w:right w:val="none" w:sz="0" w:space="0" w:color="auto"/>
          </w:divBdr>
        </w:div>
        <w:div w:id="558827772">
          <w:marLeft w:val="480"/>
          <w:marRight w:val="0"/>
          <w:marTop w:val="0"/>
          <w:marBottom w:val="0"/>
          <w:divBdr>
            <w:top w:val="none" w:sz="0" w:space="0" w:color="auto"/>
            <w:left w:val="none" w:sz="0" w:space="0" w:color="auto"/>
            <w:bottom w:val="none" w:sz="0" w:space="0" w:color="auto"/>
            <w:right w:val="none" w:sz="0" w:space="0" w:color="auto"/>
          </w:divBdr>
        </w:div>
        <w:div w:id="221138763">
          <w:marLeft w:val="480"/>
          <w:marRight w:val="0"/>
          <w:marTop w:val="0"/>
          <w:marBottom w:val="0"/>
          <w:divBdr>
            <w:top w:val="none" w:sz="0" w:space="0" w:color="auto"/>
            <w:left w:val="none" w:sz="0" w:space="0" w:color="auto"/>
            <w:bottom w:val="none" w:sz="0" w:space="0" w:color="auto"/>
            <w:right w:val="none" w:sz="0" w:space="0" w:color="auto"/>
          </w:divBdr>
        </w:div>
        <w:div w:id="1692802549">
          <w:marLeft w:val="480"/>
          <w:marRight w:val="0"/>
          <w:marTop w:val="0"/>
          <w:marBottom w:val="0"/>
          <w:divBdr>
            <w:top w:val="none" w:sz="0" w:space="0" w:color="auto"/>
            <w:left w:val="none" w:sz="0" w:space="0" w:color="auto"/>
            <w:bottom w:val="none" w:sz="0" w:space="0" w:color="auto"/>
            <w:right w:val="none" w:sz="0" w:space="0" w:color="auto"/>
          </w:divBdr>
        </w:div>
        <w:div w:id="1573001440">
          <w:marLeft w:val="480"/>
          <w:marRight w:val="0"/>
          <w:marTop w:val="0"/>
          <w:marBottom w:val="0"/>
          <w:divBdr>
            <w:top w:val="none" w:sz="0" w:space="0" w:color="auto"/>
            <w:left w:val="none" w:sz="0" w:space="0" w:color="auto"/>
            <w:bottom w:val="none" w:sz="0" w:space="0" w:color="auto"/>
            <w:right w:val="none" w:sz="0" w:space="0" w:color="auto"/>
          </w:divBdr>
        </w:div>
        <w:div w:id="1490949181">
          <w:marLeft w:val="480"/>
          <w:marRight w:val="0"/>
          <w:marTop w:val="0"/>
          <w:marBottom w:val="0"/>
          <w:divBdr>
            <w:top w:val="none" w:sz="0" w:space="0" w:color="auto"/>
            <w:left w:val="none" w:sz="0" w:space="0" w:color="auto"/>
            <w:bottom w:val="none" w:sz="0" w:space="0" w:color="auto"/>
            <w:right w:val="none" w:sz="0" w:space="0" w:color="auto"/>
          </w:divBdr>
        </w:div>
        <w:div w:id="752160772">
          <w:marLeft w:val="480"/>
          <w:marRight w:val="0"/>
          <w:marTop w:val="0"/>
          <w:marBottom w:val="0"/>
          <w:divBdr>
            <w:top w:val="none" w:sz="0" w:space="0" w:color="auto"/>
            <w:left w:val="none" w:sz="0" w:space="0" w:color="auto"/>
            <w:bottom w:val="none" w:sz="0" w:space="0" w:color="auto"/>
            <w:right w:val="none" w:sz="0" w:space="0" w:color="auto"/>
          </w:divBdr>
        </w:div>
        <w:div w:id="208222471">
          <w:marLeft w:val="480"/>
          <w:marRight w:val="0"/>
          <w:marTop w:val="0"/>
          <w:marBottom w:val="0"/>
          <w:divBdr>
            <w:top w:val="none" w:sz="0" w:space="0" w:color="auto"/>
            <w:left w:val="none" w:sz="0" w:space="0" w:color="auto"/>
            <w:bottom w:val="none" w:sz="0" w:space="0" w:color="auto"/>
            <w:right w:val="none" w:sz="0" w:space="0" w:color="auto"/>
          </w:divBdr>
        </w:div>
        <w:div w:id="284042122">
          <w:marLeft w:val="480"/>
          <w:marRight w:val="0"/>
          <w:marTop w:val="0"/>
          <w:marBottom w:val="0"/>
          <w:divBdr>
            <w:top w:val="none" w:sz="0" w:space="0" w:color="auto"/>
            <w:left w:val="none" w:sz="0" w:space="0" w:color="auto"/>
            <w:bottom w:val="none" w:sz="0" w:space="0" w:color="auto"/>
            <w:right w:val="none" w:sz="0" w:space="0" w:color="auto"/>
          </w:divBdr>
        </w:div>
        <w:div w:id="55319395">
          <w:marLeft w:val="480"/>
          <w:marRight w:val="0"/>
          <w:marTop w:val="0"/>
          <w:marBottom w:val="0"/>
          <w:divBdr>
            <w:top w:val="none" w:sz="0" w:space="0" w:color="auto"/>
            <w:left w:val="none" w:sz="0" w:space="0" w:color="auto"/>
            <w:bottom w:val="none" w:sz="0" w:space="0" w:color="auto"/>
            <w:right w:val="none" w:sz="0" w:space="0" w:color="auto"/>
          </w:divBdr>
        </w:div>
        <w:div w:id="176386411">
          <w:marLeft w:val="480"/>
          <w:marRight w:val="0"/>
          <w:marTop w:val="0"/>
          <w:marBottom w:val="0"/>
          <w:divBdr>
            <w:top w:val="none" w:sz="0" w:space="0" w:color="auto"/>
            <w:left w:val="none" w:sz="0" w:space="0" w:color="auto"/>
            <w:bottom w:val="none" w:sz="0" w:space="0" w:color="auto"/>
            <w:right w:val="none" w:sz="0" w:space="0" w:color="auto"/>
          </w:divBdr>
        </w:div>
        <w:div w:id="1829903651">
          <w:marLeft w:val="480"/>
          <w:marRight w:val="0"/>
          <w:marTop w:val="0"/>
          <w:marBottom w:val="0"/>
          <w:divBdr>
            <w:top w:val="none" w:sz="0" w:space="0" w:color="auto"/>
            <w:left w:val="none" w:sz="0" w:space="0" w:color="auto"/>
            <w:bottom w:val="none" w:sz="0" w:space="0" w:color="auto"/>
            <w:right w:val="none" w:sz="0" w:space="0" w:color="auto"/>
          </w:divBdr>
        </w:div>
        <w:div w:id="802575015">
          <w:marLeft w:val="480"/>
          <w:marRight w:val="0"/>
          <w:marTop w:val="0"/>
          <w:marBottom w:val="0"/>
          <w:divBdr>
            <w:top w:val="none" w:sz="0" w:space="0" w:color="auto"/>
            <w:left w:val="none" w:sz="0" w:space="0" w:color="auto"/>
            <w:bottom w:val="none" w:sz="0" w:space="0" w:color="auto"/>
            <w:right w:val="none" w:sz="0" w:space="0" w:color="auto"/>
          </w:divBdr>
        </w:div>
        <w:div w:id="1139956018">
          <w:marLeft w:val="480"/>
          <w:marRight w:val="0"/>
          <w:marTop w:val="0"/>
          <w:marBottom w:val="0"/>
          <w:divBdr>
            <w:top w:val="none" w:sz="0" w:space="0" w:color="auto"/>
            <w:left w:val="none" w:sz="0" w:space="0" w:color="auto"/>
            <w:bottom w:val="none" w:sz="0" w:space="0" w:color="auto"/>
            <w:right w:val="none" w:sz="0" w:space="0" w:color="auto"/>
          </w:divBdr>
        </w:div>
        <w:div w:id="528223712">
          <w:marLeft w:val="480"/>
          <w:marRight w:val="0"/>
          <w:marTop w:val="0"/>
          <w:marBottom w:val="0"/>
          <w:divBdr>
            <w:top w:val="none" w:sz="0" w:space="0" w:color="auto"/>
            <w:left w:val="none" w:sz="0" w:space="0" w:color="auto"/>
            <w:bottom w:val="none" w:sz="0" w:space="0" w:color="auto"/>
            <w:right w:val="none" w:sz="0" w:space="0" w:color="auto"/>
          </w:divBdr>
        </w:div>
        <w:div w:id="506597312">
          <w:marLeft w:val="480"/>
          <w:marRight w:val="0"/>
          <w:marTop w:val="0"/>
          <w:marBottom w:val="0"/>
          <w:divBdr>
            <w:top w:val="none" w:sz="0" w:space="0" w:color="auto"/>
            <w:left w:val="none" w:sz="0" w:space="0" w:color="auto"/>
            <w:bottom w:val="none" w:sz="0" w:space="0" w:color="auto"/>
            <w:right w:val="none" w:sz="0" w:space="0" w:color="auto"/>
          </w:divBdr>
        </w:div>
        <w:div w:id="1338728685">
          <w:marLeft w:val="480"/>
          <w:marRight w:val="0"/>
          <w:marTop w:val="0"/>
          <w:marBottom w:val="0"/>
          <w:divBdr>
            <w:top w:val="none" w:sz="0" w:space="0" w:color="auto"/>
            <w:left w:val="none" w:sz="0" w:space="0" w:color="auto"/>
            <w:bottom w:val="none" w:sz="0" w:space="0" w:color="auto"/>
            <w:right w:val="none" w:sz="0" w:space="0" w:color="auto"/>
          </w:divBdr>
        </w:div>
        <w:div w:id="1627809177">
          <w:marLeft w:val="480"/>
          <w:marRight w:val="0"/>
          <w:marTop w:val="0"/>
          <w:marBottom w:val="0"/>
          <w:divBdr>
            <w:top w:val="none" w:sz="0" w:space="0" w:color="auto"/>
            <w:left w:val="none" w:sz="0" w:space="0" w:color="auto"/>
            <w:bottom w:val="none" w:sz="0" w:space="0" w:color="auto"/>
            <w:right w:val="none" w:sz="0" w:space="0" w:color="auto"/>
          </w:divBdr>
        </w:div>
        <w:div w:id="647320442">
          <w:marLeft w:val="480"/>
          <w:marRight w:val="0"/>
          <w:marTop w:val="0"/>
          <w:marBottom w:val="0"/>
          <w:divBdr>
            <w:top w:val="none" w:sz="0" w:space="0" w:color="auto"/>
            <w:left w:val="none" w:sz="0" w:space="0" w:color="auto"/>
            <w:bottom w:val="none" w:sz="0" w:space="0" w:color="auto"/>
            <w:right w:val="none" w:sz="0" w:space="0" w:color="auto"/>
          </w:divBdr>
        </w:div>
        <w:div w:id="1322848699">
          <w:marLeft w:val="480"/>
          <w:marRight w:val="0"/>
          <w:marTop w:val="0"/>
          <w:marBottom w:val="0"/>
          <w:divBdr>
            <w:top w:val="none" w:sz="0" w:space="0" w:color="auto"/>
            <w:left w:val="none" w:sz="0" w:space="0" w:color="auto"/>
            <w:bottom w:val="none" w:sz="0" w:space="0" w:color="auto"/>
            <w:right w:val="none" w:sz="0" w:space="0" w:color="auto"/>
          </w:divBdr>
        </w:div>
        <w:div w:id="2129931726">
          <w:marLeft w:val="480"/>
          <w:marRight w:val="0"/>
          <w:marTop w:val="0"/>
          <w:marBottom w:val="0"/>
          <w:divBdr>
            <w:top w:val="none" w:sz="0" w:space="0" w:color="auto"/>
            <w:left w:val="none" w:sz="0" w:space="0" w:color="auto"/>
            <w:bottom w:val="none" w:sz="0" w:space="0" w:color="auto"/>
            <w:right w:val="none" w:sz="0" w:space="0" w:color="auto"/>
          </w:divBdr>
        </w:div>
      </w:divsChild>
    </w:div>
    <w:div w:id="1515848973">
      <w:bodyDiv w:val="1"/>
      <w:marLeft w:val="0"/>
      <w:marRight w:val="0"/>
      <w:marTop w:val="0"/>
      <w:marBottom w:val="0"/>
      <w:divBdr>
        <w:top w:val="none" w:sz="0" w:space="0" w:color="auto"/>
        <w:left w:val="none" w:sz="0" w:space="0" w:color="auto"/>
        <w:bottom w:val="none" w:sz="0" w:space="0" w:color="auto"/>
        <w:right w:val="none" w:sz="0" w:space="0" w:color="auto"/>
      </w:divBdr>
    </w:div>
    <w:div w:id="1516309042">
      <w:bodyDiv w:val="1"/>
      <w:marLeft w:val="0"/>
      <w:marRight w:val="0"/>
      <w:marTop w:val="0"/>
      <w:marBottom w:val="0"/>
      <w:divBdr>
        <w:top w:val="none" w:sz="0" w:space="0" w:color="auto"/>
        <w:left w:val="none" w:sz="0" w:space="0" w:color="auto"/>
        <w:bottom w:val="none" w:sz="0" w:space="0" w:color="auto"/>
        <w:right w:val="none" w:sz="0" w:space="0" w:color="auto"/>
      </w:divBdr>
    </w:div>
    <w:div w:id="1516311263">
      <w:bodyDiv w:val="1"/>
      <w:marLeft w:val="0"/>
      <w:marRight w:val="0"/>
      <w:marTop w:val="0"/>
      <w:marBottom w:val="0"/>
      <w:divBdr>
        <w:top w:val="none" w:sz="0" w:space="0" w:color="auto"/>
        <w:left w:val="none" w:sz="0" w:space="0" w:color="auto"/>
        <w:bottom w:val="none" w:sz="0" w:space="0" w:color="auto"/>
        <w:right w:val="none" w:sz="0" w:space="0" w:color="auto"/>
      </w:divBdr>
    </w:div>
    <w:div w:id="1516504214">
      <w:bodyDiv w:val="1"/>
      <w:marLeft w:val="0"/>
      <w:marRight w:val="0"/>
      <w:marTop w:val="0"/>
      <w:marBottom w:val="0"/>
      <w:divBdr>
        <w:top w:val="none" w:sz="0" w:space="0" w:color="auto"/>
        <w:left w:val="none" w:sz="0" w:space="0" w:color="auto"/>
        <w:bottom w:val="none" w:sz="0" w:space="0" w:color="auto"/>
        <w:right w:val="none" w:sz="0" w:space="0" w:color="auto"/>
      </w:divBdr>
    </w:div>
    <w:div w:id="1518036701">
      <w:bodyDiv w:val="1"/>
      <w:marLeft w:val="0"/>
      <w:marRight w:val="0"/>
      <w:marTop w:val="0"/>
      <w:marBottom w:val="0"/>
      <w:divBdr>
        <w:top w:val="none" w:sz="0" w:space="0" w:color="auto"/>
        <w:left w:val="none" w:sz="0" w:space="0" w:color="auto"/>
        <w:bottom w:val="none" w:sz="0" w:space="0" w:color="auto"/>
        <w:right w:val="none" w:sz="0" w:space="0" w:color="auto"/>
      </w:divBdr>
    </w:div>
    <w:div w:id="1519731487">
      <w:bodyDiv w:val="1"/>
      <w:marLeft w:val="0"/>
      <w:marRight w:val="0"/>
      <w:marTop w:val="0"/>
      <w:marBottom w:val="0"/>
      <w:divBdr>
        <w:top w:val="none" w:sz="0" w:space="0" w:color="auto"/>
        <w:left w:val="none" w:sz="0" w:space="0" w:color="auto"/>
        <w:bottom w:val="none" w:sz="0" w:space="0" w:color="auto"/>
        <w:right w:val="none" w:sz="0" w:space="0" w:color="auto"/>
      </w:divBdr>
    </w:div>
    <w:div w:id="1522205679">
      <w:bodyDiv w:val="1"/>
      <w:marLeft w:val="0"/>
      <w:marRight w:val="0"/>
      <w:marTop w:val="0"/>
      <w:marBottom w:val="0"/>
      <w:divBdr>
        <w:top w:val="none" w:sz="0" w:space="0" w:color="auto"/>
        <w:left w:val="none" w:sz="0" w:space="0" w:color="auto"/>
        <w:bottom w:val="none" w:sz="0" w:space="0" w:color="auto"/>
        <w:right w:val="none" w:sz="0" w:space="0" w:color="auto"/>
      </w:divBdr>
    </w:div>
    <w:div w:id="1522354061">
      <w:bodyDiv w:val="1"/>
      <w:marLeft w:val="0"/>
      <w:marRight w:val="0"/>
      <w:marTop w:val="0"/>
      <w:marBottom w:val="0"/>
      <w:divBdr>
        <w:top w:val="none" w:sz="0" w:space="0" w:color="auto"/>
        <w:left w:val="none" w:sz="0" w:space="0" w:color="auto"/>
        <w:bottom w:val="none" w:sz="0" w:space="0" w:color="auto"/>
        <w:right w:val="none" w:sz="0" w:space="0" w:color="auto"/>
      </w:divBdr>
    </w:div>
    <w:div w:id="1522553095">
      <w:bodyDiv w:val="1"/>
      <w:marLeft w:val="0"/>
      <w:marRight w:val="0"/>
      <w:marTop w:val="0"/>
      <w:marBottom w:val="0"/>
      <w:divBdr>
        <w:top w:val="none" w:sz="0" w:space="0" w:color="auto"/>
        <w:left w:val="none" w:sz="0" w:space="0" w:color="auto"/>
        <w:bottom w:val="none" w:sz="0" w:space="0" w:color="auto"/>
        <w:right w:val="none" w:sz="0" w:space="0" w:color="auto"/>
      </w:divBdr>
    </w:div>
    <w:div w:id="1523737666">
      <w:bodyDiv w:val="1"/>
      <w:marLeft w:val="0"/>
      <w:marRight w:val="0"/>
      <w:marTop w:val="0"/>
      <w:marBottom w:val="0"/>
      <w:divBdr>
        <w:top w:val="none" w:sz="0" w:space="0" w:color="auto"/>
        <w:left w:val="none" w:sz="0" w:space="0" w:color="auto"/>
        <w:bottom w:val="none" w:sz="0" w:space="0" w:color="auto"/>
        <w:right w:val="none" w:sz="0" w:space="0" w:color="auto"/>
      </w:divBdr>
    </w:div>
    <w:div w:id="1524132596">
      <w:bodyDiv w:val="1"/>
      <w:marLeft w:val="0"/>
      <w:marRight w:val="0"/>
      <w:marTop w:val="0"/>
      <w:marBottom w:val="0"/>
      <w:divBdr>
        <w:top w:val="none" w:sz="0" w:space="0" w:color="auto"/>
        <w:left w:val="none" w:sz="0" w:space="0" w:color="auto"/>
        <w:bottom w:val="none" w:sz="0" w:space="0" w:color="auto"/>
        <w:right w:val="none" w:sz="0" w:space="0" w:color="auto"/>
      </w:divBdr>
      <w:divsChild>
        <w:div w:id="1998878337">
          <w:marLeft w:val="480"/>
          <w:marRight w:val="0"/>
          <w:marTop w:val="0"/>
          <w:marBottom w:val="0"/>
          <w:divBdr>
            <w:top w:val="none" w:sz="0" w:space="0" w:color="auto"/>
            <w:left w:val="none" w:sz="0" w:space="0" w:color="auto"/>
            <w:bottom w:val="none" w:sz="0" w:space="0" w:color="auto"/>
            <w:right w:val="none" w:sz="0" w:space="0" w:color="auto"/>
          </w:divBdr>
        </w:div>
        <w:div w:id="340397332">
          <w:marLeft w:val="480"/>
          <w:marRight w:val="0"/>
          <w:marTop w:val="0"/>
          <w:marBottom w:val="0"/>
          <w:divBdr>
            <w:top w:val="none" w:sz="0" w:space="0" w:color="auto"/>
            <w:left w:val="none" w:sz="0" w:space="0" w:color="auto"/>
            <w:bottom w:val="none" w:sz="0" w:space="0" w:color="auto"/>
            <w:right w:val="none" w:sz="0" w:space="0" w:color="auto"/>
          </w:divBdr>
        </w:div>
        <w:div w:id="1989480577">
          <w:marLeft w:val="480"/>
          <w:marRight w:val="0"/>
          <w:marTop w:val="0"/>
          <w:marBottom w:val="0"/>
          <w:divBdr>
            <w:top w:val="none" w:sz="0" w:space="0" w:color="auto"/>
            <w:left w:val="none" w:sz="0" w:space="0" w:color="auto"/>
            <w:bottom w:val="none" w:sz="0" w:space="0" w:color="auto"/>
            <w:right w:val="none" w:sz="0" w:space="0" w:color="auto"/>
          </w:divBdr>
        </w:div>
        <w:div w:id="923800908">
          <w:marLeft w:val="480"/>
          <w:marRight w:val="0"/>
          <w:marTop w:val="0"/>
          <w:marBottom w:val="0"/>
          <w:divBdr>
            <w:top w:val="none" w:sz="0" w:space="0" w:color="auto"/>
            <w:left w:val="none" w:sz="0" w:space="0" w:color="auto"/>
            <w:bottom w:val="none" w:sz="0" w:space="0" w:color="auto"/>
            <w:right w:val="none" w:sz="0" w:space="0" w:color="auto"/>
          </w:divBdr>
        </w:div>
        <w:div w:id="101611057">
          <w:marLeft w:val="480"/>
          <w:marRight w:val="0"/>
          <w:marTop w:val="0"/>
          <w:marBottom w:val="0"/>
          <w:divBdr>
            <w:top w:val="none" w:sz="0" w:space="0" w:color="auto"/>
            <w:left w:val="none" w:sz="0" w:space="0" w:color="auto"/>
            <w:bottom w:val="none" w:sz="0" w:space="0" w:color="auto"/>
            <w:right w:val="none" w:sz="0" w:space="0" w:color="auto"/>
          </w:divBdr>
        </w:div>
        <w:div w:id="144393116">
          <w:marLeft w:val="480"/>
          <w:marRight w:val="0"/>
          <w:marTop w:val="0"/>
          <w:marBottom w:val="0"/>
          <w:divBdr>
            <w:top w:val="none" w:sz="0" w:space="0" w:color="auto"/>
            <w:left w:val="none" w:sz="0" w:space="0" w:color="auto"/>
            <w:bottom w:val="none" w:sz="0" w:space="0" w:color="auto"/>
            <w:right w:val="none" w:sz="0" w:space="0" w:color="auto"/>
          </w:divBdr>
        </w:div>
        <w:div w:id="123541680">
          <w:marLeft w:val="480"/>
          <w:marRight w:val="0"/>
          <w:marTop w:val="0"/>
          <w:marBottom w:val="0"/>
          <w:divBdr>
            <w:top w:val="none" w:sz="0" w:space="0" w:color="auto"/>
            <w:left w:val="none" w:sz="0" w:space="0" w:color="auto"/>
            <w:bottom w:val="none" w:sz="0" w:space="0" w:color="auto"/>
            <w:right w:val="none" w:sz="0" w:space="0" w:color="auto"/>
          </w:divBdr>
        </w:div>
        <w:div w:id="17659943">
          <w:marLeft w:val="480"/>
          <w:marRight w:val="0"/>
          <w:marTop w:val="0"/>
          <w:marBottom w:val="0"/>
          <w:divBdr>
            <w:top w:val="none" w:sz="0" w:space="0" w:color="auto"/>
            <w:left w:val="none" w:sz="0" w:space="0" w:color="auto"/>
            <w:bottom w:val="none" w:sz="0" w:space="0" w:color="auto"/>
            <w:right w:val="none" w:sz="0" w:space="0" w:color="auto"/>
          </w:divBdr>
        </w:div>
        <w:div w:id="808548403">
          <w:marLeft w:val="480"/>
          <w:marRight w:val="0"/>
          <w:marTop w:val="0"/>
          <w:marBottom w:val="0"/>
          <w:divBdr>
            <w:top w:val="none" w:sz="0" w:space="0" w:color="auto"/>
            <w:left w:val="none" w:sz="0" w:space="0" w:color="auto"/>
            <w:bottom w:val="none" w:sz="0" w:space="0" w:color="auto"/>
            <w:right w:val="none" w:sz="0" w:space="0" w:color="auto"/>
          </w:divBdr>
        </w:div>
        <w:div w:id="1473643613">
          <w:marLeft w:val="480"/>
          <w:marRight w:val="0"/>
          <w:marTop w:val="0"/>
          <w:marBottom w:val="0"/>
          <w:divBdr>
            <w:top w:val="none" w:sz="0" w:space="0" w:color="auto"/>
            <w:left w:val="none" w:sz="0" w:space="0" w:color="auto"/>
            <w:bottom w:val="none" w:sz="0" w:space="0" w:color="auto"/>
            <w:right w:val="none" w:sz="0" w:space="0" w:color="auto"/>
          </w:divBdr>
        </w:div>
        <w:div w:id="204484688">
          <w:marLeft w:val="480"/>
          <w:marRight w:val="0"/>
          <w:marTop w:val="0"/>
          <w:marBottom w:val="0"/>
          <w:divBdr>
            <w:top w:val="none" w:sz="0" w:space="0" w:color="auto"/>
            <w:left w:val="none" w:sz="0" w:space="0" w:color="auto"/>
            <w:bottom w:val="none" w:sz="0" w:space="0" w:color="auto"/>
            <w:right w:val="none" w:sz="0" w:space="0" w:color="auto"/>
          </w:divBdr>
        </w:div>
        <w:div w:id="1050955953">
          <w:marLeft w:val="480"/>
          <w:marRight w:val="0"/>
          <w:marTop w:val="0"/>
          <w:marBottom w:val="0"/>
          <w:divBdr>
            <w:top w:val="none" w:sz="0" w:space="0" w:color="auto"/>
            <w:left w:val="none" w:sz="0" w:space="0" w:color="auto"/>
            <w:bottom w:val="none" w:sz="0" w:space="0" w:color="auto"/>
            <w:right w:val="none" w:sz="0" w:space="0" w:color="auto"/>
          </w:divBdr>
        </w:div>
        <w:div w:id="1396658521">
          <w:marLeft w:val="480"/>
          <w:marRight w:val="0"/>
          <w:marTop w:val="0"/>
          <w:marBottom w:val="0"/>
          <w:divBdr>
            <w:top w:val="none" w:sz="0" w:space="0" w:color="auto"/>
            <w:left w:val="none" w:sz="0" w:space="0" w:color="auto"/>
            <w:bottom w:val="none" w:sz="0" w:space="0" w:color="auto"/>
            <w:right w:val="none" w:sz="0" w:space="0" w:color="auto"/>
          </w:divBdr>
        </w:div>
        <w:div w:id="1634865817">
          <w:marLeft w:val="480"/>
          <w:marRight w:val="0"/>
          <w:marTop w:val="0"/>
          <w:marBottom w:val="0"/>
          <w:divBdr>
            <w:top w:val="none" w:sz="0" w:space="0" w:color="auto"/>
            <w:left w:val="none" w:sz="0" w:space="0" w:color="auto"/>
            <w:bottom w:val="none" w:sz="0" w:space="0" w:color="auto"/>
            <w:right w:val="none" w:sz="0" w:space="0" w:color="auto"/>
          </w:divBdr>
        </w:div>
        <w:div w:id="707678553">
          <w:marLeft w:val="480"/>
          <w:marRight w:val="0"/>
          <w:marTop w:val="0"/>
          <w:marBottom w:val="0"/>
          <w:divBdr>
            <w:top w:val="none" w:sz="0" w:space="0" w:color="auto"/>
            <w:left w:val="none" w:sz="0" w:space="0" w:color="auto"/>
            <w:bottom w:val="none" w:sz="0" w:space="0" w:color="auto"/>
            <w:right w:val="none" w:sz="0" w:space="0" w:color="auto"/>
          </w:divBdr>
        </w:div>
        <w:div w:id="1961061206">
          <w:marLeft w:val="480"/>
          <w:marRight w:val="0"/>
          <w:marTop w:val="0"/>
          <w:marBottom w:val="0"/>
          <w:divBdr>
            <w:top w:val="none" w:sz="0" w:space="0" w:color="auto"/>
            <w:left w:val="none" w:sz="0" w:space="0" w:color="auto"/>
            <w:bottom w:val="none" w:sz="0" w:space="0" w:color="auto"/>
            <w:right w:val="none" w:sz="0" w:space="0" w:color="auto"/>
          </w:divBdr>
        </w:div>
        <w:div w:id="1855848677">
          <w:marLeft w:val="480"/>
          <w:marRight w:val="0"/>
          <w:marTop w:val="0"/>
          <w:marBottom w:val="0"/>
          <w:divBdr>
            <w:top w:val="none" w:sz="0" w:space="0" w:color="auto"/>
            <w:left w:val="none" w:sz="0" w:space="0" w:color="auto"/>
            <w:bottom w:val="none" w:sz="0" w:space="0" w:color="auto"/>
            <w:right w:val="none" w:sz="0" w:space="0" w:color="auto"/>
          </w:divBdr>
        </w:div>
        <w:div w:id="149756106">
          <w:marLeft w:val="480"/>
          <w:marRight w:val="0"/>
          <w:marTop w:val="0"/>
          <w:marBottom w:val="0"/>
          <w:divBdr>
            <w:top w:val="none" w:sz="0" w:space="0" w:color="auto"/>
            <w:left w:val="none" w:sz="0" w:space="0" w:color="auto"/>
            <w:bottom w:val="none" w:sz="0" w:space="0" w:color="auto"/>
            <w:right w:val="none" w:sz="0" w:space="0" w:color="auto"/>
          </w:divBdr>
        </w:div>
        <w:div w:id="1309096113">
          <w:marLeft w:val="480"/>
          <w:marRight w:val="0"/>
          <w:marTop w:val="0"/>
          <w:marBottom w:val="0"/>
          <w:divBdr>
            <w:top w:val="none" w:sz="0" w:space="0" w:color="auto"/>
            <w:left w:val="none" w:sz="0" w:space="0" w:color="auto"/>
            <w:bottom w:val="none" w:sz="0" w:space="0" w:color="auto"/>
            <w:right w:val="none" w:sz="0" w:space="0" w:color="auto"/>
          </w:divBdr>
        </w:div>
        <w:div w:id="1436362544">
          <w:marLeft w:val="480"/>
          <w:marRight w:val="0"/>
          <w:marTop w:val="0"/>
          <w:marBottom w:val="0"/>
          <w:divBdr>
            <w:top w:val="none" w:sz="0" w:space="0" w:color="auto"/>
            <w:left w:val="none" w:sz="0" w:space="0" w:color="auto"/>
            <w:bottom w:val="none" w:sz="0" w:space="0" w:color="auto"/>
            <w:right w:val="none" w:sz="0" w:space="0" w:color="auto"/>
          </w:divBdr>
        </w:div>
        <w:div w:id="1016731077">
          <w:marLeft w:val="480"/>
          <w:marRight w:val="0"/>
          <w:marTop w:val="0"/>
          <w:marBottom w:val="0"/>
          <w:divBdr>
            <w:top w:val="none" w:sz="0" w:space="0" w:color="auto"/>
            <w:left w:val="none" w:sz="0" w:space="0" w:color="auto"/>
            <w:bottom w:val="none" w:sz="0" w:space="0" w:color="auto"/>
            <w:right w:val="none" w:sz="0" w:space="0" w:color="auto"/>
          </w:divBdr>
        </w:div>
        <w:div w:id="1470780977">
          <w:marLeft w:val="480"/>
          <w:marRight w:val="0"/>
          <w:marTop w:val="0"/>
          <w:marBottom w:val="0"/>
          <w:divBdr>
            <w:top w:val="none" w:sz="0" w:space="0" w:color="auto"/>
            <w:left w:val="none" w:sz="0" w:space="0" w:color="auto"/>
            <w:bottom w:val="none" w:sz="0" w:space="0" w:color="auto"/>
            <w:right w:val="none" w:sz="0" w:space="0" w:color="auto"/>
          </w:divBdr>
        </w:div>
        <w:div w:id="109017148">
          <w:marLeft w:val="480"/>
          <w:marRight w:val="0"/>
          <w:marTop w:val="0"/>
          <w:marBottom w:val="0"/>
          <w:divBdr>
            <w:top w:val="none" w:sz="0" w:space="0" w:color="auto"/>
            <w:left w:val="none" w:sz="0" w:space="0" w:color="auto"/>
            <w:bottom w:val="none" w:sz="0" w:space="0" w:color="auto"/>
            <w:right w:val="none" w:sz="0" w:space="0" w:color="auto"/>
          </w:divBdr>
        </w:div>
        <w:div w:id="430853858">
          <w:marLeft w:val="480"/>
          <w:marRight w:val="0"/>
          <w:marTop w:val="0"/>
          <w:marBottom w:val="0"/>
          <w:divBdr>
            <w:top w:val="none" w:sz="0" w:space="0" w:color="auto"/>
            <w:left w:val="none" w:sz="0" w:space="0" w:color="auto"/>
            <w:bottom w:val="none" w:sz="0" w:space="0" w:color="auto"/>
            <w:right w:val="none" w:sz="0" w:space="0" w:color="auto"/>
          </w:divBdr>
        </w:div>
        <w:div w:id="50083320">
          <w:marLeft w:val="480"/>
          <w:marRight w:val="0"/>
          <w:marTop w:val="0"/>
          <w:marBottom w:val="0"/>
          <w:divBdr>
            <w:top w:val="none" w:sz="0" w:space="0" w:color="auto"/>
            <w:left w:val="none" w:sz="0" w:space="0" w:color="auto"/>
            <w:bottom w:val="none" w:sz="0" w:space="0" w:color="auto"/>
            <w:right w:val="none" w:sz="0" w:space="0" w:color="auto"/>
          </w:divBdr>
        </w:div>
        <w:div w:id="945119170">
          <w:marLeft w:val="480"/>
          <w:marRight w:val="0"/>
          <w:marTop w:val="0"/>
          <w:marBottom w:val="0"/>
          <w:divBdr>
            <w:top w:val="none" w:sz="0" w:space="0" w:color="auto"/>
            <w:left w:val="none" w:sz="0" w:space="0" w:color="auto"/>
            <w:bottom w:val="none" w:sz="0" w:space="0" w:color="auto"/>
            <w:right w:val="none" w:sz="0" w:space="0" w:color="auto"/>
          </w:divBdr>
        </w:div>
        <w:div w:id="1382705145">
          <w:marLeft w:val="480"/>
          <w:marRight w:val="0"/>
          <w:marTop w:val="0"/>
          <w:marBottom w:val="0"/>
          <w:divBdr>
            <w:top w:val="none" w:sz="0" w:space="0" w:color="auto"/>
            <w:left w:val="none" w:sz="0" w:space="0" w:color="auto"/>
            <w:bottom w:val="none" w:sz="0" w:space="0" w:color="auto"/>
            <w:right w:val="none" w:sz="0" w:space="0" w:color="auto"/>
          </w:divBdr>
        </w:div>
        <w:div w:id="1499342196">
          <w:marLeft w:val="480"/>
          <w:marRight w:val="0"/>
          <w:marTop w:val="0"/>
          <w:marBottom w:val="0"/>
          <w:divBdr>
            <w:top w:val="none" w:sz="0" w:space="0" w:color="auto"/>
            <w:left w:val="none" w:sz="0" w:space="0" w:color="auto"/>
            <w:bottom w:val="none" w:sz="0" w:space="0" w:color="auto"/>
            <w:right w:val="none" w:sz="0" w:space="0" w:color="auto"/>
          </w:divBdr>
        </w:div>
        <w:div w:id="807548146">
          <w:marLeft w:val="480"/>
          <w:marRight w:val="0"/>
          <w:marTop w:val="0"/>
          <w:marBottom w:val="0"/>
          <w:divBdr>
            <w:top w:val="none" w:sz="0" w:space="0" w:color="auto"/>
            <w:left w:val="none" w:sz="0" w:space="0" w:color="auto"/>
            <w:bottom w:val="none" w:sz="0" w:space="0" w:color="auto"/>
            <w:right w:val="none" w:sz="0" w:space="0" w:color="auto"/>
          </w:divBdr>
        </w:div>
        <w:div w:id="191698193">
          <w:marLeft w:val="480"/>
          <w:marRight w:val="0"/>
          <w:marTop w:val="0"/>
          <w:marBottom w:val="0"/>
          <w:divBdr>
            <w:top w:val="none" w:sz="0" w:space="0" w:color="auto"/>
            <w:left w:val="none" w:sz="0" w:space="0" w:color="auto"/>
            <w:bottom w:val="none" w:sz="0" w:space="0" w:color="auto"/>
            <w:right w:val="none" w:sz="0" w:space="0" w:color="auto"/>
          </w:divBdr>
        </w:div>
        <w:div w:id="873688236">
          <w:marLeft w:val="480"/>
          <w:marRight w:val="0"/>
          <w:marTop w:val="0"/>
          <w:marBottom w:val="0"/>
          <w:divBdr>
            <w:top w:val="none" w:sz="0" w:space="0" w:color="auto"/>
            <w:left w:val="none" w:sz="0" w:space="0" w:color="auto"/>
            <w:bottom w:val="none" w:sz="0" w:space="0" w:color="auto"/>
            <w:right w:val="none" w:sz="0" w:space="0" w:color="auto"/>
          </w:divBdr>
        </w:div>
        <w:div w:id="793401580">
          <w:marLeft w:val="480"/>
          <w:marRight w:val="0"/>
          <w:marTop w:val="0"/>
          <w:marBottom w:val="0"/>
          <w:divBdr>
            <w:top w:val="none" w:sz="0" w:space="0" w:color="auto"/>
            <w:left w:val="none" w:sz="0" w:space="0" w:color="auto"/>
            <w:bottom w:val="none" w:sz="0" w:space="0" w:color="auto"/>
            <w:right w:val="none" w:sz="0" w:space="0" w:color="auto"/>
          </w:divBdr>
        </w:div>
        <w:div w:id="662199638">
          <w:marLeft w:val="480"/>
          <w:marRight w:val="0"/>
          <w:marTop w:val="0"/>
          <w:marBottom w:val="0"/>
          <w:divBdr>
            <w:top w:val="none" w:sz="0" w:space="0" w:color="auto"/>
            <w:left w:val="none" w:sz="0" w:space="0" w:color="auto"/>
            <w:bottom w:val="none" w:sz="0" w:space="0" w:color="auto"/>
            <w:right w:val="none" w:sz="0" w:space="0" w:color="auto"/>
          </w:divBdr>
        </w:div>
        <w:div w:id="2027094543">
          <w:marLeft w:val="480"/>
          <w:marRight w:val="0"/>
          <w:marTop w:val="0"/>
          <w:marBottom w:val="0"/>
          <w:divBdr>
            <w:top w:val="none" w:sz="0" w:space="0" w:color="auto"/>
            <w:left w:val="none" w:sz="0" w:space="0" w:color="auto"/>
            <w:bottom w:val="none" w:sz="0" w:space="0" w:color="auto"/>
            <w:right w:val="none" w:sz="0" w:space="0" w:color="auto"/>
          </w:divBdr>
        </w:div>
        <w:div w:id="1796946771">
          <w:marLeft w:val="480"/>
          <w:marRight w:val="0"/>
          <w:marTop w:val="0"/>
          <w:marBottom w:val="0"/>
          <w:divBdr>
            <w:top w:val="none" w:sz="0" w:space="0" w:color="auto"/>
            <w:left w:val="none" w:sz="0" w:space="0" w:color="auto"/>
            <w:bottom w:val="none" w:sz="0" w:space="0" w:color="auto"/>
            <w:right w:val="none" w:sz="0" w:space="0" w:color="auto"/>
          </w:divBdr>
        </w:div>
        <w:div w:id="966858243">
          <w:marLeft w:val="480"/>
          <w:marRight w:val="0"/>
          <w:marTop w:val="0"/>
          <w:marBottom w:val="0"/>
          <w:divBdr>
            <w:top w:val="none" w:sz="0" w:space="0" w:color="auto"/>
            <w:left w:val="none" w:sz="0" w:space="0" w:color="auto"/>
            <w:bottom w:val="none" w:sz="0" w:space="0" w:color="auto"/>
            <w:right w:val="none" w:sz="0" w:space="0" w:color="auto"/>
          </w:divBdr>
        </w:div>
        <w:div w:id="560867220">
          <w:marLeft w:val="480"/>
          <w:marRight w:val="0"/>
          <w:marTop w:val="0"/>
          <w:marBottom w:val="0"/>
          <w:divBdr>
            <w:top w:val="none" w:sz="0" w:space="0" w:color="auto"/>
            <w:left w:val="none" w:sz="0" w:space="0" w:color="auto"/>
            <w:bottom w:val="none" w:sz="0" w:space="0" w:color="auto"/>
            <w:right w:val="none" w:sz="0" w:space="0" w:color="auto"/>
          </w:divBdr>
        </w:div>
        <w:div w:id="363679972">
          <w:marLeft w:val="480"/>
          <w:marRight w:val="0"/>
          <w:marTop w:val="0"/>
          <w:marBottom w:val="0"/>
          <w:divBdr>
            <w:top w:val="none" w:sz="0" w:space="0" w:color="auto"/>
            <w:left w:val="none" w:sz="0" w:space="0" w:color="auto"/>
            <w:bottom w:val="none" w:sz="0" w:space="0" w:color="auto"/>
            <w:right w:val="none" w:sz="0" w:space="0" w:color="auto"/>
          </w:divBdr>
        </w:div>
        <w:div w:id="1857575263">
          <w:marLeft w:val="480"/>
          <w:marRight w:val="0"/>
          <w:marTop w:val="0"/>
          <w:marBottom w:val="0"/>
          <w:divBdr>
            <w:top w:val="none" w:sz="0" w:space="0" w:color="auto"/>
            <w:left w:val="none" w:sz="0" w:space="0" w:color="auto"/>
            <w:bottom w:val="none" w:sz="0" w:space="0" w:color="auto"/>
            <w:right w:val="none" w:sz="0" w:space="0" w:color="auto"/>
          </w:divBdr>
        </w:div>
        <w:div w:id="1589071158">
          <w:marLeft w:val="480"/>
          <w:marRight w:val="0"/>
          <w:marTop w:val="0"/>
          <w:marBottom w:val="0"/>
          <w:divBdr>
            <w:top w:val="none" w:sz="0" w:space="0" w:color="auto"/>
            <w:left w:val="none" w:sz="0" w:space="0" w:color="auto"/>
            <w:bottom w:val="none" w:sz="0" w:space="0" w:color="auto"/>
            <w:right w:val="none" w:sz="0" w:space="0" w:color="auto"/>
          </w:divBdr>
        </w:div>
        <w:div w:id="1148328130">
          <w:marLeft w:val="480"/>
          <w:marRight w:val="0"/>
          <w:marTop w:val="0"/>
          <w:marBottom w:val="0"/>
          <w:divBdr>
            <w:top w:val="none" w:sz="0" w:space="0" w:color="auto"/>
            <w:left w:val="none" w:sz="0" w:space="0" w:color="auto"/>
            <w:bottom w:val="none" w:sz="0" w:space="0" w:color="auto"/>
            <w:right w:val="none" w:sz="0" w:space="0" w:color="auto"/>
          </w:divBdr>
        </w:div>
        <w:div w:id="747505552">
          <w:marLeft w:val="480"/>
          <w:marRight w:val="0"/>
          <w:marTop w:val="0"/>
          <w:marBottom w:val="0"/>
          <w:divBdr>
            <w:top w:val="none" w:sz="0" w:space="0" w:color="auto"/>
            <w:left w:val="none" w:sz="0" w:space="0" w:color="auto"/>
            <w:bottom w:val="none" w:sz="0" w:space="0" w:color="auto"/>
            <w:right w:val="none" w:sz="0" w:space="0" w:color="auto"/>
          </w:divBdr>
        </w:div>
        <w:div w:id="1187668960">
          <w:marLeft w:val="480"/>
          <w:marRight w:val="0"/>
          <w:marTop w:val="0"/>
          <w:marBottom w:val="0"/>
          <w:divBdr>
            <w:top w:val="none" w:sz="0" w:space="0" w:color="auto"/>
            <w:left w:val="none" w:sz="0" w:space="0" w:color="auto"/>
            <w:bottom w:val="none" w:sz="0" w:space="0" w:color="auto"/>
            <w:right w:val="none" w:sz="0" w:space="0" w:color="auto"/>
          </w:divBdr>
        </w:div>
        <w:div w:id="2014069546">
          <w:marLeft w:val="480"/>
          <w:marRight w:val="0"/>
          <w:marTop w:val="0"/>
          <w:marBottom w:val="0"/>
          <w:divBdr>
            <w:top w:val="none" w:sz="0" w:space="0" w:color="auto"/>
            <w:left w:val="none" w:sz="0" w:space="0" w:color="auto"/>
            <w:bottom w:val="none" w:sz="0" w:space="0" w:color="auto"/>
            <w:right w:val="none" w:sz="0" w:space="0" w:color="auto"/>
          </w:divBdr>
        </w:div>
        <w:div w:id="994526974">
          <w:marLeft w:val="480"/>
          <w:marRight w:val="0"/>
          <w:marTop w:val="0"/>
          <w:marBottom w:val="0"/>
          <w:divBdr>
            <w:top w:val="none" w:sz="0" w:space="0" w:color="auto"/>
            <w:left w:val="none" w:sz="0" w:space="0" w:color="auto"/>
            <w:bottom w:val="none" w:sz="0" w:space="0" w:color="auto"/>
            <w:right w:val="none" w:sz="0" w:space="0" w:color="auto"/>
          </w:divBdr>
        </w:div>
        <w:div w:id="513497495">
          <w:marLeft w:val="480"/>
          <w:marRight w:val="0"/>
          <w:marTop w:val="0"/>
          <w:marBottom w:val="0"/>
          <w:divBdr>
            <w:top w:val="none" w:sz="0" w:space="0" w:color="auto"/>
            <w:left w:val="none" w:sz="0" w:space="0" w:color="auto"/>
            <w:bottom w:val="none" w:sz="0" w:space="0" w:color="auto"/>
            <w:right w:val="none" w:sz="0" w:space="0" w:color="auto"/>
          </w:divBdr>
        </w:div>
        <w:div w:id="1405100851">
          <w:marLeft w:val="480"/>
          <w:marRight w:val="0"/>
          <w:marTop w:val="0"/>
          <w:marBottom w:val="0"/>
          <w:divBdr>
            <w:top w:val="none" w:sz="0" w:space="0" w:color="auto"/>
            <w:left w:val="none" w:sz="0" w:space="0" w:color="auto"/>
            <w:bottom w:val="none" w:sz="0" w:space="0" w:color="auto"/>
            <w:right w:val="none" w:sz="0" w:space="0" w:color="auto"/>
          </w:divBdr>
        </w:div>
        <w:div w:id="1716465605">
          <w:marLeft w:val="480"/>
          <w:marRight w:val="0"/>
          <w:marTop w:val="0"/>
          <w:marBottom w:val="0"/>
          <w:divBdr>
            <w:top w:val="none" w:sz="0" w:space="0" w:color="auto"/>
            <w:left w:val="none" w:sz="0" w:space="0" w:color="auto"/>
            <w:bottom w:val="none" w:sz="0" w:space="0" w:color="auto"/>
            <w:right w:val="none" w:sz="0" w:space="0" w:color="auto"/>
          </w:divBdr>
        </w:div>
      </w:divsChild>
    </w:div>
    <w:div w:id="1524320428">
      <w:bodyDiv w:val="1"/>
      <w:marLeft w:val="0"/>
      <w:marRight w:val="0"/>
      <w:marTop w:val="0"/>
      <w:marBottom w:val="0"/>
      <w:divBdr>
        <w:top w:val="none" w:sz="0" w:space="0" w:color="auto"/>
        <w:left w:val="none" w:sz="0" w:space="0" w:color="auto"/>
        <w:bottom w:val="none" w:sz="0" w:space="0" w:color="auto"/>
        <w:right w:val="none" w:sz="0" w:space="0" w:color="auto"/>
      </w:divBdr>
    </w:div>
    <w:div w:id="1525292227">
      <w:bodyDiv w:val="1"/>
      <w:marLeft w:val="0"/>
      <w:marRight w:val="0"/>
      <w:marTop w:val="0"/>
      <w:marBottom w:val="0"/>
      <w:divBdr>
        <w:top w:val="none" w:sz="0" w:space="0" w:color="auto"/>
        <w:left w:val="none" w:sz="0" w:space="0" w:color="auto"/>
        <w:bottom w:val="none" w:sz="0" w:space="0" w:color="auto"/>
        <w:right w:val="none" w:sz="0" w:space="0" w:color="auto"/>
      </w:divBdr>
    </w:div>
    <w:div w:id="1525631007">
      <w:bodyDiv w:val="1"/>
      <w:marLeft w:val="0"/>
      <w:marRight w:val="0"/>
      <w:marTop w:val="0"/>
      <w:marBottom w:val="0"/>
      <w:divBdr>
        <w:top w:val="none" w:sz="0" w:space="0" w:color="auto"/>
        <w:left w:val="none" w:sz="0" w:space="0" w:color="auto"/>
        <w:bottom w:val="none" w:sz="0" w:space="0" w:color="auto"/>
        <w:right w:val="none" w:sz="0" w:space="0" w:color="auto"/>
      </w:divBdr>
    </w:div>
    <w:div w:id="1526090366">
      <w:bodyDiv w:val="1"/>
      <w:marLeft w:val="0"/>
      <w:marRight w:val="0"/>
      <w:marTop w:val="0"/>
      <w:marBottom w:val="0"/>
      <w:divBdr>
        <w:top w:val="none" w:sz="0" w:space="0" w:color="auto"/>
        <w:left w:val="none" w:sz="0" w:space="0" w:color="auto"/>
        <w:bottom w:val="none" w:sz="0" w:space="0" w:color="auto"/>
        <w:right w:val="none" w:sz="0" w:space="0" w:color="auto"/>
      </w:divBdr>
    </w:div>
    <w:div w:id="1526868407">
      <w:bodyDiv w:val="1"/>
      <w:marLeft w:val="0"/>
      <w:marRight w:val="0"/>
      <w:marTop w:val="0"/>
      <w:marBottom w:val="0"/>
      <w:divBdr>
        <w:top w:val="none" w:sz="0" w:space="0" w:color="auto"/>
        <w:left w:val="none" w:sz="0" w:space="0" w:color="auto"/>
        <w:bottom w:val="none" w:sz="0" w:space="0" w:color="auto"/>
        <w:right w:val="none" w:sz="0" w:space="0" w:color="auto"/>
      </w:divBdr>
    </w:div>
    <w:div w:id="1528173966">
      <w:bodyDiv w:val="1"/>
      <w:marLeft w:val="0"/>
      <w:marRight w:val="0"/>
      <w:marTop w:val="0"/>
      <w:marBottom w:val="0"/>
      <w:divBdr>
        <w:top w:val="none" w:sz="0" w:space="0" w:color="auto"/>
        <w:left w:val="none" w:sz="0" w:space="0" w:color="auto"/>
        <w:bottom w:val="none" w:sz="0" w:space="0" w:color="auto"/>
        <w:right w:val="none" w:sz="0" w:space="0" w:color="auto"/>
      </w:divBdr>
    </w:div>
    <w:div w:id="1529445108">
      <w:bodyDiv w:val="1"/>
      <w:marLeft w:val="0"/>
      <w:marRight w:val="0"/>
      <w:marTop w:val="0"/>
      <w:marBottom w:val="0"/>
      <w:divBdr>
        <w:top w:val="none" w:sz="0" w:space="0" w:color="auto"/>
        <w:left w:val="none" w:sz="0" w:space="0" w:color="auto"/>
        <w:bottom w:val="none" w:sz="0" w:space="0" w:color="auto"/>
        <w:right w:val="none" w:sz="0" w:space="0" w:color="auto"/>
      </w:divBdr>
    </w:div>
    <w:div w:id="1529760923">
      <w:bodyDiv w:val="1"/>
      <w:marLeft w:val="0"/>
      <w:marRight w:val="0"/>
      <w:marTop w:val="0"/>
      <w:marBottom w:val="0"/>
      <w:divBdr>
        <w:top w:val="none" w:sz="0" w:space="0" w:color="auto"/>
        <w:left w:val="none" w:sz="0" w:space="0" w:color="auto"/>
        <w:bottom w:val="none" w:sz="0" w:space="0" w:color="auto"/>
        <w:right w:val="none" w:sz="0" w:space="0" w:color="auto"/>
      </w:divBdr>
    </w:div>
    <w:div w:id="1529945699">
      <w:bodyDiv w:val="1"/>
      <w:marLeft w:val="0"/>
      <w:marRight w:val="0"/>
      <w:marTop w:val="0"/>
      <w:marBottom w:val="0"/>
      <w:divBdr>
        <w:top w:val="none" w:sz="0" w:space="0" w:color="auto"/>
        <w:left w:val="none" w:sz="0" w:space="0" w:color="auto"/>
        <w:bottom w:val="none" w:sz="0" w:space="0" w:color="auto"/>
        <w:right w:val="none" w:sz="0" w:space="0" w:color="auto"/>
      </w:divBdr>
    </w:div>
    <w:div w:id="1530683319">
      <w:bodyDiv w:val="1"/>
      <w:marLeft w:val="0"/>
      <w:marRight w:val="0"/>
      <w:marTop w:val="0"/>
      <w:marBottom w:val="0"/>
      <w:divBdr>
        <w:top w:val="none" w:sz="0" w:space="0" w:color="auto"/>
        <w:left w:val="none" w:sz="0" w:space="0" w:color="auto"/>
        <w:bottom w:val="none" w:sz="0" w:space="0" w:color="auto"/>
        <w:right w:val="none" w:sz="0" w:space="0" w:color="auto"/>
      </w:divBdr>
    </w:div>
    <w:div w:id="1531455375">
      <w:bodyDiv w:val="1"/>
      <w:marLeft w:val="0"/>
      <w:marRight w:val="0"/>
      <w:marTop w:val="0"/>
      <w:marBottom w:val="0"/>
      <w:divBdr>
        <w:top w:val="none" w:sz="0" w:space="0" w:color="auto"/>
        <w:left w:val="none" w:sz="0" w:space="0" w:color="auto"/>
        <w:bottom w:val="none" w:sz="0" w:space="0" w:color="auto"/>
        <w:right w:val="none" w:sz="0" w:space="0" w:color="auto"/>
      </w:divBdr>
    </w:div>
    <w:div w:id="1533809442">
      <w:bodyDiv w:val="1"/>
      <w:marLeft w:val="0"/>
      <w:marRight w:val="0"/>
      <w:marTop w:val="0"/>
      <w:marBottom w:val="0"/>
      <w:divBdr>
        <w:top w:val="none" w:sz="0" w:space="0" w:color="auto"/>
        <w:left w:val="none" w:sz="0" w:space="0" w:color="auto"/>
        <w:bottom w:val="none" w:sz="0" w:space="0" w:color="auto"/>
        <w:right w:val="none" w:sz="0" w:space="0" w:color="auto"/>
      </w:divBdr>
    </w:div>
    <w:div w:id="1534885685">
      <w:bodyDiv w:val="1"/>
      <w:marLeft w:val="0"/>
      <w:marRight w:val="0"/>
      <w:marTop w:val="0"/>
      <w:marBottom w:val="0"/>
      <w:divBdr>
        <w:top w:val="none" w:sz="0" w:space="0" w:color="auto"/>
        <w:left w:val="none" w:sz="0" w:space="0" w:color="auto"/>
        <w:bottom w:val="none" w:sz="0" w:space="0" w:color="auto"/>
        <w:right w:val="none" w:sz="0" w:space="0" w:color="auto"/>
      </w:divBdr>
    </w:div>
    <w:div w:id="1537696620">
      <w:bodyDiv w:val="1"/>
      <w:marLeft w:val="0"/>
      <w:marRight w:val="0"/>
      <w:marTop w:val="0"/>
      <w:marBottom w:val="0"/>
      <w:divBdr>
        <w:top w:val="none" w:sz="0" w:space="0" w:color="auto"/>
        <w:left w:val="none" w:sz="0" w:space="0" w:color="auto"/>
        <w:bottom w:val="none" w:sz="0" w:space="0" w:color="auto"/>
        <w:right w:val="none" w:sz="0" w:space="0" w:color="auto"/>
      </w:divBdr>
    </w:div>
    <w:div w:id="1537886017">
      <w:bodyDiv w:val="1"/>
      <w:marLeft w:val="0"/>
      <w:marRight w:val="0"/>
      <w:marTop w:val="0"/>
      <w:marBottom w:val="0"/>
      <w:divBdr>
        <w:top w:val="none" w:sz="0" w:space="0" w:color="auto"/>
        <w:left w:val="none" w:sz="0" w:space="0" w:color="auto"/>
        <w:bottom w:val="none" w:sz="0" w:space="0" w:color="auto"/>
        <w:right w:val="none" w:sz="0" w:space="0" w:color="auto"/>
      </w:divBdr>
    </w:div>
    <w:div w:id="1538733722">
      <w:bodyDiv w:val="1"/>
      <w:marLeft w:val="0"/>
      <w:marRight w:val="0"/>
      <w:marTop w:val="0"/>
      <w:marBottom w:val="0"/>
      <w:divBdr>
        <w:top w:val="none" w:sz="0" w:space="0" w:color="auto"/>
        <w:left w:val="none" w:sz="0" w:space="0" w:color="auto"/>
        <w:bottom w:val="none" w:sz="0" w:space="0" w:color="auto"/>
        <w:right w:val="none" w:sz="0" w:space="0" w:color="auto"/>
      </w:divBdr>
    </w:div>
    <w:div w:id="1539658788">
      <w:bodyDiv w:val="1"/>
      <w:marLeft w:val="0"/>
      <w:marRight w:val="0"/>
      <w:marTop w:val="0"/>
      <w:marBottom w:val="0"/>
      <w:divBdr>
        <w:top w:val="none" w:sz="0" w:space="0" w:color="auto"/>
        <w:left w:val="none" w:sz="0" w:space="0" w:color="auto"/>
        <w:bottom w:val="none" w:sz="0" w:space="0" w:color="auto"/>
        <w:right w:val="none" w:sz="0" w:space="0" w:color="auto"/>
      </w:divBdr>
    </w:div>
    <w:div w:id="1539665206">
      <w:bodyDiv w:val="1"/>
      <w:marLeft w:val="0"/>
      <w:marRight w:val="0"/>
      <w:marTop w:val="0"/>
      <w:marBottom w:val="0"/>
      <w:divBdr>
        <w:top w:val="none" w:sz="0" w:space="0" w:color="auto"/>
        <w:left w:val="none" w:sz="0" w:space="0" w:color="auto"/>
        <w:bottom w:val="none" w:sz="0" w:space="0" w:color="auto"/>
        <w:right w:val="none" w:sz="0" w:space="0" w:color="auto"/>
      </w:divBdr>
    </w:div>
    <w:div w:id="1540165967">
      <w:bodyDiv w:val="1"/>
      <w:marLeft w:val="0"/>
      <w:marRight w:val="0"/>
      <w:marTop w:val="0"/>
      <w:marBottom w:val="0"/>
      <w:divBdr>
        <w:top w:val="none" w:sz="0" w:space="0" w:color="auto"/>
        <w:left w:val="none" w:sz="0" w:space="0" w:color="auto"/>
        <w:bottom w:val="none" w:sz="0" w:space="0" w:color="auto"/>
        <w:right w:val="none" w:sz="0" w:space="0" w:color="auto"/>
      </w:divBdr>
    </w:div>
    <w:div w:id="1542091053">
      <w:bodyDiv w:val="1"/>
      <w:marLeft w:val="0"/>
      <w:marRight w:val="0"/>
      <w:marTop w:val="0"/>
      <w:marBottom w:val="0"/>
      <w:divBdr>
        <w:top w:val="none" w:sz="0" w:space="0" w:color="auto"/>
        <w:left w:val="none" w:sz="0" w:space="0" w:color="auto"/>
        <w:bottom w:val="none" w:sz="0" w:space="0" w:color="auto"/>
        <w:right w:val="none" w:sz="0" w:space="0" w:color="auto"/>
      </w:divBdr>
    </w:div>
    <w:div w:id="1543861462">
      <w:bodyDiv w:val="1"/>
      <w:marLeft w:val="0"/>
      <w:marRight w:val="0"/>
      <w:marTop w:val="0"/>
      <w:marBottom w:val="0"/>
      <w:divBdr>
        <w:top w:val="none" w:sz="0" w:space="0" w:color="auto"/>
        <w:left w:val="none" w:sz="0" w:space="0" w:color="auto"/>
        <w:bottom w:val="none" w:sz="0" w:space="0" w:color="auto"/>
        <w:right w:val="none" w:sz="0" w:space="0" w:color="auto"/>
      </w:divBdr>
    </w:div>
    <w:div w:id="1544100738">
      <w:bodyDiv w:val="1"/>
      <w:marLeft w:val="0"/>
      <w:marRight w:val="0"/>
      <w:marTop w:val="0"/>
      <w:marBottom w:val="0"/>
      <w:divBdr>
        <w:top w:val="none" w:sz="0" w:space="0" w:color="auto"/>
        <w:left w:val="none" w:sz="0" w:space="0" w:color="auto"/>
        <w:bottom w:val="none" w:sz="0" w:space="0" w:color="auto"/>
        <w:right w:val="none" w:sz="0" w:space="0" w:color="auto"/>
      </w:divBdr>
    </w:div>
    <w:div w:id="1544171226">
      <w:bodyDiv w:val="1"/>
      <w:marLeft w:val="0"/>
      <w:marRight w:val="0"/>
      <w:marTop w:val="0"/>
      <w:marBottom w:val="0"/>
      <w:divBdr>
        <w:top w:val="none" w:sz="0" w:space="0" w:color="auto"/>
        <w:left w:val="none" w:sz="0" w:space="0" w:color="auto"/>
        <w:bottom w:val="none" w:sz="0" w:space="0" w:color="auto"/>
        <w:right w:val="none" w:sz="0" w:space="0" w:color="auto"/>
      </w:divBdr>
    </w:div>
    <w:div w:id="1544708083">
      <w:bodyDiv w:val="1"/>
      <w:marLeft w:val="0"/>
      <w:marRight w:val="0"/>
      <w:marTop w:val="0"/>
      <w:marBottom w:val="0"/>
      <w:divBdr>
        <w:top w:val="none" w:sz="0" w:space="0" w:color="auto"/>
        <w:left w:val="none" w:sz="0" w:space="0" w:color="auto"/>
        <w:bottom w:val="none" w:sz="0" w:space="0" w:color="auto"/>
        <w:right w:val="none" w:sz="0" w:space="0" w:color="auto"/>
      </w:divBdr>
    </w:div>
    <w:div w:id="1545174591">
      <w:bodyDiv w:val="1"/>
      <w:marLeft w:val="0"/>
      <w:marRight w:val="0"/>
      <w:marTop w:val="0"/>
      <w:marBottom w:val="0"/>
      <w:divBdr>
        <w:top w:val="none" w:sz="0" w:space="0" w:color="auto"/>
        <w:left w:val="none" w:sz="0" w:space="0" w:color="auto"/>
        <w:bottom w:val="none" w:sz="0" w:space="0" w:color="auto"/>
        <w:right w:val="none" w:sz="0" w:space="0" w:color="auto"/>
      </w:divBdr>
    </w:div>
    <w:div w:id="1545675396">
      <w:bodyDiv w:val="1"/>
      <w:marLeft w:val="0"/>
      <w:marRight w:val="0"/>
      <w:marTop w:val="0"/>
      <w:marBottom w:val="0"/>
      <w:divBdr>
        <w:top w:val="none" w:sz="0" w:space="0" w:color="auto"/>
        <w:left w:val="none" w:sz="0" w:space="0" w:color="auto"/>
        <w:bottom w:val="none" w:sz="0" w:space="0" w:color="auto"/>
        <w:right w:val="none" w:sz="0" w:space="0" w:color="auto"/>
      </w:divBdr>
    </w:div>
    <w:div w:id="1547714085">
      <w:bodyDiv w:val="1"/>
      <w:marLeft w:val="0"/>
      <w:marRight w:val="0"/>
      <w:marTop w:val="0"/>
      <w:marBottom w:val="0"/>
      <w:divBdr>
        <w:top w:val="none" w:sz="0" w:space="0" w:color="auto"/>
        <w:left w:val="none" w:sz="0" w:space="0" w:color="auto"/>
        <w:bottom w:val="none" w:sz="0" w:space="0" w:color="auto"/>
        <w:right w:val="none" w:sz="0" w:space="0" w:color="auto"/>
      </w:divBdr>
    </w:div>
    <w:div w:id="1554194979">
      <w:bodyDiv w:val="1"/>
      <w:marLeft w:val="0"/>
      <w:marRight w:val="0"/>
      <w:marTop w:val="0"/>
      <w:marBottom w:val="0"/>
      <w:divBdr>
        <w:top w:val="none" w:sz="0" w:space="0" w:color="auto"/>
        <w:left w:val="none" w:sz="0" w:space="0" w:color="auto"/>
        <w:bottom w:val="none" w:sz="0" w:space="0" w:color="auto"/>
        <w:right w:val="none" w:sz="0" w:space="0" w:color="auto"/>
      </w:divBdr>
    </w:div>
    <w:div w:id="1554388927">
      <w:bodyDiv w:val="1"/>
      <w:marLeft w:val="0"/>
      <w:marRight w:val="0"/>
      <w:marTop w:val="0"/>
      <w:marBottom w:val="0"/>
      <w:divBdr>
        <w:top w:val="none" w:sz="0" w:space="0" w:color="auto"/>
        <w:left w:val="none" w:sz="0" w:space="0" w:color="auto"/>
        <w:bottom w:val="none" w:sz="0" w:space="0" w:color="auto"/>
        <w:right w:val="none" w:sz="0" w:space="0" w:color="auto"/>
      </w:divBdr>
    </w:div>
    <w:div w:id="1556576858">
      <w:bodyDiv w:val="1"/>
      <w:marLeft w:val="0"/>
      <w:marRight w:val="0"/>
      <w:marTop w:val="0"/>
      <w:marBottom w:val="0"/>
      <w:divBdr>
        <w:top w:val="none" w:sz="0" w:space="0" w:color="auto"/>
        <w:left w:val="none" w:sz="0" w:space="0" w:color="auto"/>
        <w:bottom w:val="none" w:sz="0" w:space="0" w:color="auto"/>
        <w:right w:val="none" w:sz="0" w:space="0" w:color="auto"/>
      </w:divBdr>
    </w:div>
    <w:div w:id="1558273661">
      <w:bodyDiv w:val="1"/>
      <w:marLeft w:val="0"/>
      <w:marRight w:val="0"/>
      <w:marTop w:val="0"/>
      <w:marBottom w:val="0"/>
      <w:divBdr>
        <w:top w:val="none" w:sz="0" w:space="0" w:color="auto"/>
        <w:left w:val="none" w:sz="0" w:space="0" w:color="auto"/>
        <w:bottom w:val="none" w:sz="0" w:space="0" w:color="auto"/>
        <w:right w:val="none" w:sz="0" w:space="0" w:color="auto"/>
      </w:divBdr>
    </w:div>
    <w:div w:id="1558593023">
      <w:bodyDiv w:val="1"/>
      <w:marLeft w:val="0"/>
      <w:marRight w:val="0"/>
      <w:marTop w:val="0"/>
      <w:marBottom w:val="0"/>
      <w:divBdr>
        <w:top w:val="none" w:sz="0" w:space="0" w:color="auto"/>
        <w:left w:val="none" w:sz="0" w:space="0" w:color="auto"/>
        <w:bottom w:val="none" w:sz="0" w:space="0" w:color="auto"/>
        <w:right w:val="none" w:sz="0" w:space="0" w:color="auto"/>
      </w:divBdr>
    </w:div>
    <w:div w:id="1559047337">
      <w:bodyDiv w:val="1"/>
      <w:marLeft w:val="0"/>
      <w:marRight w:val="0"/>
      <w:marTop w:val="0"/>
      <w:marBottom w:val="0"/>
      <w:divBdr>
        <w:top w:val="none" w:sz="0" w:space="0" w:color="auto"/>
        <w:left w:val="none" w:sz="0" w:space="0" w:color="auto"/>
        <w:bottom w:val="none" w:sz="0" w:space="0" w:color="auto"/>
        <w:right w:val="none" w:sz="0" w:space="0" w:color="auto"/>
      </w:divBdr>
    </w:div>
    <w:div w:id="1559055666">
      <w:bodyDiv w:val="1"/>
      <w:marLeft w:val="0"/>
      <w:marRight w:val="0"/>
      <w:marTop w:val="0"/>
      <w:marBottom w:val="0"/>
      <w:divBdr>
        <w:top w:val="none" w:sz="0" w:space="0" w:color="auto"/>
        <w:left w:val="none" w:sz="0" w:space="0" w:color="auto"/>
        <w:bottom w:val="none" w:sz="0" w:space="0" w:color="auto"/>
        <w:right w:val="none" w:sz="0" w:space="0" w:color="auto"/>
      </w:divBdr>
    </w:div>
    <w:div w:id="1559315536">
      <w:bodyDiv w:val="1"/>
      <w:marLeft w:val="0"/>
      <w:marRight w:val="0"/>
      <w:marTop w:val="0"/>
      <w:marBottom w:val="0"/>
      <w:divBdr>
        <w:top w:val="none" w:sz="0" w:space="0" w:color="auto"/>
        <w:left w:val="none" w:sz="0" w:space="0" w:color="auto"/>
        <w:bottom w:val="none" w:sz="0" w:space="0" w:color="auto"/>
        <w:right w:val="none" w:sz="0" w:space="0" w:color="auto"/>
      </w:divBdr>
    </w:div>
    <w:div w:id="1559394750">
      <w:bodyDiv w:val="1"/>
      <w:marLeft w:val="0"/>
      <w:marRight w:val="0"/>
      <w:marTop w:val="0"/>
      <w:marBottom w:val="0"/>
      <w:divBdr>
        <w:top w:val="none" w:sz="0" w:space="0" w:color="auto"/>
        <w:left w:val="none" w:sz="0" w:space="0" w:color="auto"/>
        <w:bottom w:val="none" w:sz="0" w:space="0" w:color="auto"/>
        <w:right w:val="none" w:sz="0" w:space="0" w:color="auto"/>
      </w:divBdr>
    </w:div>
    <w:div w:id="1559510923">
      <w:bodyDiv w:val="1"/>
      <w:marLeft w:val="0"/>
      <w:marRight w:val="0"/>
      <w:marTop w:val="0"/>
      <w:marBottom w:val="0"/>
      <w:divBdr>
        <w:top w:val="none" w:sz="0" w:space="0" w:color="auto"/>
        <w:left w:val="none" w:sz="0" w:space="0" w:color="auto"/>
        <w:bottom w:val="none" w:sz="0" w:space="0" w:color="auto"/>
        <w:right w:val="none" w:sz="0" w:space="0" w:color="auto"/>
      </w:divBdr>
    </w:div>
    <w:div w:id="1560047624">
      <w:bodyDiv w:val="1"/>
      <w:marLeft w:val="0"/>
      <w:marRight w:val="0"/>
      <w:marTop w:val="0"/>
      <w:marBottom w:val="0"/>
      <w:divBdr>
        <w:top w:val="none" w:sz="0" w:space="0" w:color="auto"/>
        <w:left w:val="none" w:sz="0" w:space="0" w:color="auto"/>
        <w:bottom w:val="none" w:sz="0" w:space="0" w:color="auto"/>
        <w:right w:val="none" w:sz="0" w:space="0" w:color="auto"/>
      </w:divBdr>
    </w:div>
    <w:div w:id="1562205072">
      <w:bodyDiv w:val="1"/>
      <w:marLeft w:val="0"/>
      <w:marRight w:val="0"/>
      <w:marTop w:val="0"/>
      <w:marBottom w:val="0"/>
      <w:divBdr>
        <w:top w:val="none" w:sz="0" w:space="0" w:color="auto"/>
        <w:left w:val="none" w:sz="0" w:space="0" w:color="auto"/>
        <w:bottom w:val="none" w:sz="0" w:space="0" w:color="auto"/>
        <w:right w:val="none" w:sz="0" w:space="0" w:color="auto"/>
      </w:divBdr>
    </w:div>
    <w:div w:id="1562523326">
      <w:bodyDiv w:val="1"/>
      <w:marLeft w:val="0"/>
      <w:marRight w:val="0"/>
      <w:marTop w:val="0"/>
      <w:marBottom w:val="0"/>
      <w:divBdr>
        <w:top w:val="none" w:sz="0" w:space="0" w:color="auto"/>
        <w:left w:val="none" w:sz="0" w:space="0" w:color="auto"/>
        <w:bottom w:val="none" w:sz="0" w:space="0" w:color="auto"/>
        <w:right w:val="none" w:sz="0" w:space="0" w:color="auto"/>
      </w:divBdr>
    </w:div>
    <w:div w:id="1563639495">
      <w:bodyDiv w:val="1"/>
      <w:marLeft w:val="0"/>
      <w:marRight w:val="0"/>
      <w:marTop w:val="0"/>
      <w:marBottom w:val="0"/>
      <w:divBdr>
        <w:top w:val="none" w:sz="0" w:space="0" w:color="auto"/>
        <w:left w:val="none" w:sz="0" w:space="0" w:color="auto"/>
        <w:bottom w:val="none" w:sz="0" w:space="0" w:color="auto"/>
        <w:right w:val="none" w:sz="0" w:space="0" w:color="auto"/>
      </w:divBdr>
    </w:div>
    <w:div w:id="1563953741">
      <w:bodyDiv w:val="1"/>
      <w:marLeft w:val="0"/>
      <w:marRight w:val="0"/>
      <w:marTop w:val="0"/>
      <w:marBottom w:val="0"/>
      <w:divBdr>
        <w:top w:val="none" w:sz="0" w:space="0" w:color="auto"/>
        <w:left w:val="none" w:sz="0" w:space="0" w:color="auto"/>
        <w:bottom w:val="none" w:sz="0" w:space="0" w:color="auto"/>
        <w:right w:val="none" w:sz="0" w:space="0" w:color="auto"/>
      </w:divBdr>
    </w:div>
    <w:div w:id="1564023500">
      <w:bodyDiv w:val="1"/>
      <w:marLeft w:val="0"/>
      <w:marRight w:val="0"/>
      <w:marTop w:val="0"/>
      <w:marBottom w:val="0"/>
      <w:divBdr>
        <w:top w:val="none" w:sz="0" w:space="0" w:color="auto"/>
        <w:left w:val="none" w:sz="0" w:space="0" w:color="auto"/>
        <w:bottom w:val="none" w:sz="0" w:space="0" w:color="auto"/>
        <w:right w:val="none" w:sz="0" w:space="0" w:color="auto"/>
      </w:divBdr>
    </w:div>
    <w:div w:id="1567837802">
      <w:bodyDiv w:val="1"/>
      <w:marLeft w:val="0"/>
      <w:marRight w:val="0"/>
      <w:marTop w:val="0"/>
      <w:marBottom w:val="0"/>
      <w:divBdr>
        <w:top w:val="none" w:sz="0" w:space="0" w:color="auto"/>
        <w:left w:val="none" w:sz="0" w:space="0" w:color="auto"/>
        <w:bottom w:val="none" w:sz="0" w:space="0" w:color="auto"/>
        <w:right w:val="none" w:sz="0" w:space="0" w:color="auto"/>
      </w:divBdr>
    </w:div>
    <w:div w:id="1568807266">
      <w:bodyDiv w:val="1"/>
      <w:marLeft w:val="0"/>
      <w:marRight w:val="0"/>
      <w:marTop w:val="0"/>
      <w:marBottom w:val="0"/>
      <w:divBdr>
        <w:top w:val="none" w:sz="0" w:space="0" w:color="auto"/>
        <w:left w:val="none" w:sz="0" w:space="0" w:color="auto"/>
        <w:bottom w:val="none" w:sz="0" w:space="0" w:color="auto"/>
        <w:right w:val="none" w:sz="0" w:space="0" w:color="auto"/>
      </w:divBdr>
    </w:div>
    <w:div w:id="1570575731">
      <w:bodyDiv w:val="1"/>
      <w:marLeft w:val="0"/>
      <w:marRight w:val="0"/>
      <w:marTop w:val="0"/>
      <w:marBottom w:val="0"/>
      <w:divBdr>
        <w:top w:val="none" w:sz="0" w:space="0" w:color="auto"/>
        <w:left w:val="none" w:sz="0" w:space="0" w:color="auto"/>
        <w:bottom w:val="none" w:sz="0" w:space="0" w:color="auto"/>
        <w:right w:val="none" w:sz="0" w:space="0" w:color="auto"/>
      </w:divBdr>
    </w:div>
    <w:div w:id="1572082998">
      <w:bodyDiv w:val="1"/>
      <w:marLeft w:val="0"/>
      <w:marRight w:val="0"/>
      <w:marTop w:val="0"/>
      <w:marBottom w:val="0"/>
      <w:divBdr>
        <w:top w:val="none" w:sz="0" w:space="0" w:color="auto"/>
        <w:left w:val="none" w:sz="0" w:space="0" w:color="auto"/>
        <w:bottom w:val="none" w:sz="0" w:space="0" w:color="auto"/>
        <w:right w:val="none" w:sz="0" w:space="0" w:color="auto"/>
      </w:divBdr>
    </w:div>
    <w:div w:id="1572620489">
      <w:bodyDiv w:val="1"/>
      <w:marLeft w:val="0"/>
      <w:marRight w:val="0"/>
      <w:marTop w:val="0"/>
      <w:marBottom w:val="0"/>
      <w:divBdr>
        <w:top w:val="none" w:sz="0" w:space="0" w:color="auto"/>
        <w:left w:val="none" w:sz="0" w:space="0" w:color="auto"/>
        <w:bottom w:val="none" w:sz="0" w:space="0" w:color="auto"/>
        <w:right w:val="none" w:sz="0" w:space="0" w:color="auto"/>
      </w:divBdr>
    </w:div>
    <w:div w:id="1573537276">
      <w:bodyDiv w:val="1"/>
      <w:marLeft w:val="0"/>
      <w:marRight w:val="0"/>
      <w:marTop w:val="0"/>
      <w:marBottom w:val="0"/>
      <w:divBdr>
        <w:top w:val="none" w:sz="0" w:space="0" w:color="auto"/>
        <w:left w:val="none" w:sz="0" w:space="0" w:color="auto"/>
        <w:bottom w:val="none" w:sz="0" w:space="0" w:color="auto"/>
        <w:right w:val="none" w:sz="0" w:space="0" w:color="auto"/>
      </w:divBdr>
      <w:divsChild>
        <w:div w:id="1066222905">
          <w:marLeft w:val="480"/>
          <w:marRight w:val="0"/>
          <w:marTop w:val="0"/>
          <w:marBottom w:val="0"/>
          <w:divBdr>
            <w:top w:val="none" w:sz="0" w:space="0" w:color="auto"/>
            <w:left w:val="none" w:sz="0" w:space="0" w:color="auto"/>
            <w:bottom w:val="none" w:sz="0" w:space="0" w:color="auto"/>
            <w:right w:val="none" w:sz="0" w:space="0" w:color="auto"/>
          </w:divBdr>
        </w:div>
        <w:div w:id="2131825797">
          <w:marLeft w:val="480"/>
          <w:marRight w:val="0"/>
          <w:marTop w:val="0"/>
          <w:marBottom w:val="0"/>
          <w:divBdr>
            <w:top w:val="none" w:sz="0" w:space="0" w:color="auto"/>
            <w:left w:val="none" w:sz="0" w:space="0" w:color="auto"/>
            <w:bottom w:val="none" w:sz="0" w:space="0" w:color="auto"/>
            <w:right w:val="none" w:sz="0" w:space="0" w:color="auto"/>
          </w:divBdr>
        </w:div>
        <w:div w:id="1462260175">
          <w:marLeft w:val="480"/>
          <w:marRight w:val="0"/>
          <w:marTop w:val="0"/>
          <w:marBottom w:val="0"/>
          <w:divBdr>
            <w:top w:val="none" w:sz="0" w:space="0" w:color="auto"/>
            <w:left w:val="none" w:sz="0" w:space="0" w:color="auto"/>
            <w:bottom w:val="none" w:sz="0" w:space="0" w:color="auto"/>
            <w:right w:val="none" w:sz="0" w:space="0" w:color="auto"/>
          </w:divBdr>
        </w:div>
        <w:div w:id="1562205075">
          <w:marLeft w:val="480"/>
          <w:marRight w:val="0"/>
          <w:marTop w:val="0"/>
          <w:marBottom w:val="0"/>
          <w:divBdr>
            <w:top w:val="none" w:sz="0" w:space="0" w:color="auto"/>
            <w:left w:val="none" w:sz="0" w:space="0" w:color="auto"/>
            <w:bottom w:val="none" w:sz="0" w:space="0" w:color="auto"/>
            <w:right w:val="none" w:sz="0" w:space="0" w:color="auto"/>
          </w:divBdr>
        </w:div>
        <w:div w:id="1960062500">
          <w:marLeft w:val="480"/>
          <w:marRight w:val="0"/>
          <w:marTop w:val="0"/>
          <w:marBottom w:val="0"/>
          <w:divBdr>
            <w:top w:val="none" w:sz="0" w:space="0" w:color="auto"/>
            <w:left w:val="none" w:sz="0" w:space="0" w:color="auto"/>
            <w:bottom w:val="none" w:sz="0" w:space="0" w:color="auto"/>
            <w:right w:val="none" w:sz="0" w:space="0" w:color="auto"/>
          </w:divBdr>
        </w:div>
        <w:div w:id="168256275">
          <w:marLeft w:val="480"/>
          <w:marRight w:val="0"/>
          <w:marTop w:val="0"/>
          <w:marBottom w:val="0"/>
          <w:divBdr>
            <w:top w:val="none" w:sz="0" w:space="0" w:color="auto"/>
            <w:left w:val="none" w:sz="0" w:space="0" w:color="auto"/>
            <w:bottom w:val="none" w:sz="0" w:space="0" w:color="auto"/>
            <w:right w:val="none" w:sz="0" w:space="0" w:color="auto"/>
          </w:divBdr>
        </w:div>
        <w:div w:id="1188909002">
          <w:marLeft w:val="480"/>
          <w:marRight w:val="0"/>
          <w:marTop w:val="0"/>
          <w:marBottom w:val="0"/>
          <w:divBdr>
            <w:top w:val="none" w:sz="0" w:space="0" w:color="auto"/>
            <w:left w:val="none" w:sz="0" w:space="0" w:color="auto"/>
            <w:bottom w:val="none" w:sz="0" w:space="0" w:color="auto"/>
            <w:right w:val="none" w:sz="0" w:space="0" w:color="auto"/>
          </w:divBdr>
        </w:div>
        <w:div w:id="635451610">
          <w:marLeft w:val="480"/>
          <w:marRight w:val="0"/>
          <w:marTop w:val="0"/>
          <w:marBottom w:val="0"/>
          <w:divBdr>
            <w:top w:val="none" w:sz="0" w:space="0" w:color="auto"/>
            <w:left w:val="none" w:sz="0" w:space="0" w:color="auto"/>
            <w:bottom w:val="none" w:sz="0" w:space="0" w:color="auto"/>
            <w:right w:val="none" w:sz="0" w:space="0" w:color="auto"/>
          </w:divBdr>
        </w:div>
        <w:div w:id="1046493052">
          <w:marLeft w:val="480"/>
          <w:marRight w:val="0"/>
          <w:marTop w:val="0"/>
          <w:marBottom w:val="0"/>
          <w:divBdr>
            <w:top w:val="none" w:sz="0" w:space="0" w:color="auto"/>
            <w:left w:val="none" w:sz="0" w:space="0" w:color="auto"/>
            <w:bottom w:val="none" w:sz="0" w:space="0" w:color="auto"/>
            <w:right w:val="none" w:sz="0" w:space="0" w:color="auto"/>
          </w:divBdr>
        </w:div>
        <w:div w:id="766852725">
          <w:marLeft w:val="480"/>
          <w:marRight w:val="0"/>
          <w:marTop w:val="0"/>
          <w:marBottom w:val="0"/>
          <w:divBdr>
            <w:top w:val="none" w:sz="0" w:space="0" w:color="auto"/>
            <w:left w:val="none" w:sz="0" w:space="0" w:color="auto"/>
            <w:bottom w:val="none" w:sz="0" w:space="0" w:color="auto"/>
            <w:right w:val="none" w:sz="0" w:space="0" w:color="auto"/>
          </w:divBdr>
        </w:div>
        <w:div w:id="1656184856">
          <w:marLeft w:val="480"/>
          <w:marRight w:val="0"/>
          <w:marTop w:val="0"/>
          <w:marBottom w:val="0"/>
          <w:divBdr>
            <w:top w:val="none" w:sz="0" w:space="0" w:color="auto"/>
            <w:left w:val="none" w:sz="0" w:space="0" w:color="auto"/>
            <w:bottom w:val="none" w:sz="0" w:space="0" w:color="auto"/>
            <w:right w:val="none" w:sz="0" w:space="0" w:color="auto"/>
          </w:divBdr>
        </w:div>
        <w:div w:id="825390420">
          <w:marLeft w:val="480"/>
          <w:marRight w:val="0"/>
          <w:marTop w:val="0"/>
          <w:marBottom w:val="0"/>
          <w:divBdr>
            <w:top w:val="none" w:sz="0" w:space="0" w:color="auto"/>
            <w:left w:val="none" w:sz="0" w:space="0" w:color="auto"/>
            <w:bottom w:val="none" w:sz="0" w:space="0" w:color="auto"/>
            <w:right w:val="none" w:sz="0" w:space="0" w:color="auto"/>
          </w:divBdr>
        </w:div>
        <w:div w:id="962268538">
          <w:marLeft w:val="480"/>
          <w:marRight w:val="0"/>
          <w:marTop w:val="0"/>
          <w:marBottom w:val="0"/>
          <w:divBdr>
            <w:top w:val="none" w:sz="0" w:space="0" w:color="auto"/>
            <w:left w:val="none" w:sz="0" w:space="0" w:color="auto"/>
            <w:bottom w:val="none" w:sz="0" w:space="0" w:color="auto"/>
            <w:right w:val="none" w:sz="0" w:space="0" w:color="auto"/>
          </w:divBdr>
        </w:div>
        <w:div w:id="1955822375">
          <w:marLeft w:val="480"/>
          <w:marRight w:val="0"/>
          <w:marTop w:val="0"/>
          <w:marBottom w:val="0"/>
          <w:divBdr>
            <w:top w:val="none" w:sz="0" w:space="0" w:color="auto"/>
            <w:left w:val="none" w:sz="0" w:space="0" w:color="auto"/>
            <w:bottom w:val="none" w:sz="0" w:space="0" w:color="auto"/>
            <w:right w:val="none" w:sz="0" w:space="0" w:color="auto"/>
          </w:divBdr>
        </w:div>
        <w:div w:id="506870995">
          <w:marLeft w:val="480"/>
          <w:marRight w:val="0"/>
          <w:marTop w:val="0"/>
          <w:marBottom w:val="0"/>
          <w:divBdr>
            <w:top w:val="none" w:sz="0" w:space="0" w:color="auto"/>
            <w:left w:val="none" w:sz="0" w:space="0" w:color="auto"/>
            <w:bottom w:val="none" w:sz="0" w:space="0" w:color="auto"/>
            <w:right w:val="none" w:sz="0" w:space="0" w:color="auto"/>
          </w:divBdr>
        </w:div>
        <w:div w:id="1917088830">
          <w:marLeft w:val="480"/>
          <w:marRight w:val="0"/>
          <w:marTop w:val="0"/>
          <w:marBottom w:val="0"/>
          <w:divBdr>
            <w:top w:val="none" w:sz="0" w:space="0" w:color="auto"/>
            <w:left w:val="none" w:sz="0" w:space="0" w:color="auto"/>
            <w:bottom w:val="none" w:sz="0" w:space="0" w:color="auto"/>
            <w:right w:val="none" w:sz="0" w:space="0" w:color="auto"/>
          </w:divBdr>
        </w:div>
        <w:div w:id="1232083670">
          <w:marLeft w:val="480"/>
          <w:marRight w:val="0"/>
          <w:marTop w:val="0"/>
          <w:marBottom w:val="0"/>
          <w:divBdr>
            <w:top w:val="none" w:sz="0" w:space="0" w:color="auto"/>
            <w:left w:val="none" w:sz="0" w:space="0" w:color="auto"/>
            <w:bottom w:val="none" w:sz="0" w:space="0" w:color="auto"/>
            <w:right w:val="none" w:sz="0" w:space="0" w:color="auto"/>
          </w:divBdr>
        </w:div>
        <w:div w:id="585456928">
          <w:marLeft w:val="480"/>
          <w:marRight w:val="0"/>
          <w:marTop w:val="0"/>
          <w:marBottom w:val="0"/>
          <w:divBdr>
            <w:top w:val="none" w:sz="0" w:space="0" w:color="auto"/>
            <w:left w:val="none" w:sz="0" w:space="0" w:color="auto"/>
            <w:bottom w:val="none" w:sz="0" w:space="0" w:color="auto"/>
            <w:right w:val="none" w:sz="0" w:space="0" w:color="auto"/>
          </w:divBdr>
        </w:div>
        <w:div w:id="1100754355">
          <w:marLeft w:val="480"/>
          <w:marRight w:val="0"/>
          <w:marTop w:val="0"/>
          <w:marBottom w:val="0"/>
          <w:divBdr>
            <w:top w:val="none" w:sz="0" w:space="0" w:color="auto"/>
            <w:left w:val="none" w:sz="0" w:space="0" w:color="auto"/>
            <w:bottom w:val="none" w:sz="0" w:space="0" w:color="auto"/>
            <w:right w:val="none" w:sz="0" w:space="0" w:color="auto"/>
          </w:divBdr>
        </w:div>
        <w:div w:id="1893419816">
          <w:marLeft w:val="480"/>
          <w:marRight w:val="0"/>
          <w:marTop w:val="0"/>
          <w:marBottom w:val="0"/>
          <w:divBdr>
            <w:top w:val="none" w:sz="0" w:space="0" w:color="auto"/>
            <w:left w:val="none" w:sz="0" w:space="0" w:color="auto"/>
            <w:bottom w:val="none" w:sz="0" w:space="0" w:color="auto"/>
            <w:right w:val="none" w:sz="0" w:space="0" w:color="auto"/>
          </w:divBdr>
        </w:div>
        <w:div w:id="431895104">
          <w:marLeft w:val="480"/>
          <w:marRight w:val="0"/>
          <w:marTop w:val="0"/>
          <w:marBottom w:val="0"/>
          <w:divBdr>
            <w:top w:val="none" w:sz="0" w:space="0" w:color="auto"/>
            <w:left w:val="none" w:sz="0" w:space="0" w:color="auto"/>
            <w:bottom w:val="none" w:sz="0" w:space="0" w:color="auto"/>
            <w:right w:val="none" w:sz="0" w:space="0" w:color="auto"/>
          </w:divBdr>
        </w:div>
        <w:div w:id="916943557">
          <w:marLeft w:val="480"/>
          <w:marRight w:val="0"/>
          <w:marTop w:val="0"/>
          <w:marBottom w:val="0"/>
          <w:divBdr>
            <w:top w:val="none" w:sz="0" w:space="0" w:color="auto"/>
            <w:left w:val="none" w:sz="0" w:space="0" w:color="auto"/>
            <w:bottom w:val="none" w:sz="0" w:space="0" w:color="auto"/>
            <w:right w:val="none" w:sz="0" w:space="0" w:color="auto"/>
          </w:divBdr>
        </w:div>
        <w:div w:id="1815677684">
          <w:marLeft w:val="480"/>
          <w:marRight w:val="0"/>
          <w:marTop w:val="0"/>
          <w:marBottom w:val="0"/>
          <w:divBdr>
            <w:top w:val="none" w:sz="0" w:space="0" w:color="auto"/>
            <w:left w:val="none" w:sz="0" w:space="0" w:color="auto"/>
            <w:bottom w:val="none" w:sz="0" w:space="0" w:color="auto"/>
            <w:right w:val="none" w:sz="0" w:space="0" w:color="auto"/>
          </w:divBdr>
        </w:div>
        <w:div w:id="1315140122">
          <w:marLeft w:val="480"/>
          <w:marRight w:val="0"/>
          <w:marTop w:val="0"/>
          <w:marBottom w:val="0"/>
          <w:divBdr>
            <w:top w:val="none" w:sz="0" w:space="0" w:color="auto"/>
            <w:left w:val="none" w:sz="0" w:space="0" w:color="auto"/>
            <w:bottom w:val="none" w:sz="0" w:space="0" w:color="auto"/>
            <w:right w:val="none" w:sz="0" w:space="0" w:color="auto"/>
          </w:divBdr>
        </w:div>
        <w:div w:id="2051877407">
          <w:marLeft w:val="480"/>
          <w:marRight w:val="0"/>
          <w:marTop w:val="0"/>
          <w:marBottom w:val="0"/>
          <w:divBdr>
            <w:top w:val="none" w:sz="0" w:space="0" w:color="auto"/>
            <w:left w:val="none" w:sz="0" w:space="0" w:color="auto"/>
            <w:bottom w:val="none" w:sz="0" w:space="0" w:color="auto"/>
            <w:right w:val="none" w:sz="0" w:space="0" w:color="auto"/>
          </w:divBdr>
        </w:div>
        <w:div w:id="591428365">
          <w:marLeft w:val="480"/>
          <w:marRight w:val="0"/>
          <w:marTop w:val="0"/>
          <w:marBottom w:val="0"/>
          <w:divBdr>
            <w:top w:val="none" w:sz="0" w:space="0" w:color="auto"/>
            <w:left w:val="none" w:sz="0" w:space="0" w:color="auto"/>
            <w:bottom w:val="none" w:sz="0" w:space="0" w:color="auto"/>
            <w:right w:val="none" w:sz="0" w:space="0" w:color="auto"/>
          </w:divBdr>
        </w:div>
        <w:div w:id="2142720438">
          <w:marLeft w:val="480"/>
          <w:marRight w:val="0"/>
          <w:marTop w:val="0"/>
          <w:marBottom w:val="0"/>
          <w:divBdr>
            <w:top w:val="none" w:sz="0" w:space="0" w:color="auto"/>
            <w:left w:val="none" w:sz="0" w:space="0" w:color="auto"/>
            <w:bottom w:val="none" w:sz="0" w:space="0" w:color="auto"/>
            <w:right w:val="none" w:sz="0" w:space="0" w:color="auto"/>
          </w:divBdr>
        </w:div>
        <w:div w:id="1595047679">
          <w:marLeft w:val="480"/>
          <w:marRight w:val="0"/>
          <w:marTop w:val="0"/>
          <w:marBottom w:val="0"/>
          <w:divBdr>
            <w:top w:val="none" w:sz="0" w:space="0" w:color="auto"/>
            <w:left w:val="none" w:sz="0" w:space="0" w:color="auto"/>
            <w:bottom w:val="none" w:sz="0" w:space="0" w:color="auto"/>
            <w:right w:val="none" w:sz="0" w:space="0" w:color="auto"/>
          </w:divBdr>
        </w:div>
        <w:div w:id="1601984423">
          <w:marLeft w:val="480"/>
          <w:marRight w:val="0"/>
          <w:marTop w:val="0"/>
          <w:marBottom w:val="0"/>
          <w:divBdr>
            <w:top w:val="none" w:sz="0" w:space="0" w:color="auto"/>
            <w:left w:val="none" w:sz="0" w:space="0" w:color="auto"/>
            <w:bottom w:val="none" w:sz="0" w:space="0" w:color="auto"/>
            <w:right w:val="none" w:sz="0" w:space="0" w:color="auto"/>
          </w:divBdr>
        </w:div>
        <w:div w:id="499465547">
          <w:marLeft w:val="480"/>
          <w:marRight w:val="0"/>
          <w:marTop w:val="0"/>
          <w:marBottom w:val="0"/>
          <w:divBdr>
            <w:top w:val="none" w:sz="0" w:space="0" w:color="auto"/>
            <w:left w:val="none" w:sz="0" w:space="0" w:color="auto"/>
            <w:bottom w:val="none" w:sz="0" w:space="0" w:color="auto"/>
            <w:right w:val="none" w:sz="0" w:space="0" w:color="auto"/>
          </w:divBdr>
        </w:div>
        <w:div w:id="1190222268">
          <w:marLeft w:val="480"/>
          <w:marRight w:val="0"/>
          <w:marTop w:val="0"/>
          <w:marBottom w:val="0"/>
          <w:divBdr>
            <w:top w:val="none" w:sz="0" w:space="0" w:color="auto"/>
            <w:left w:val="none" w:sz="0" w:space="0" w:color="auto"/>
            <w:bottom w:val="none" w:sz="0" w:space="0" w:color="auto"/>
            <w:right w:val="none" w:sz="0" w:space="0" w:color="auto"/>
          </w:divBdr>
        </w:div>
        <w:div w:id="624584334">
          <w:marLeft w:val="480"/>
          <w:marRight w:val="0"/>
          <w:marTop w:val="0"/>
          <w:marBottom w:val="0"/>
          <w:divBdr>
            <w:top w:val="none" w:sz="0" w:space="0" w:color="auto"/>
            <w:left w:val="none" w:sz="0" w:space="0" w:color="auto"/>
            <w:bottom w:val="none" w:sz="0" w:space="0" w:color="auto"/>
            <w:right w:val="none" w:sz="0" w:space="0" w:color="auto"/>
          </w:divBdr>
        </w:div>
        <w:div w:id="1172991325">
          <w:marLeft w:val="480"/>
          <w:marRight w:val="0"/>
          <w:marTop w:val="0"/>
          <w:marBottom w:val="0"/>
          <w:divBdr>
            <w:top w:val="none" w:sz="0" w:space="0" w:color="auto"/>
            <w:left w:val="none" w:sz="0" w:space="0" w:color="auto"/>
            <w:bottom w:val="none" w:sz="0" w:space="0" w:color="auto"/>
            <w:right w:val="none" w:sz="0" w:space="0" w:color="auto"/>
          </w:divBdr>
        </w:div>
        <w:div w:id="170220288">
          <w:marLeft w:val="480"/>
          <w:marRight w:val="0"/>
          <w:marTop w:val="0"/>
          <w:marBottom w:val="0"/>
          <w:divBdr>
            <w:top w:val="none" w:sz="0" w:space="0" w:color="auto"/>
            <w:left w:val="none" w:sz="0" w:space="0" w:color="auto"/>
            <w:bottom w:val="none" w:sz="0" w:space="0" w:color="auto"/>
            <w:right w:val="none" w:sz="0" w:space="0" w:color="auto"/>
          </w:divBdr>
        </w:div>
        <w:div w:id="761922066">
          <w:marLeft w:val="480"/>
          <w:marRight w:val="0"/>
          <w:marTop w:val="0"/>
          <w:marBottom w:val="0"/>
          <w:divBdr>
            <w:top w:val="none" w:sz="0" w:space="0" w:color="auto"/>
            <w:left w:val="none" w:sz="0" w:space="0" w:color="auto"/>
            <w:bottom w:val="none" w:sz="0" w:space="0" w:color="auto"/>
            <w:right w:val="none" w:sz="0" w:space="0" w:color="auto"/>
          </w:divBdr>
        </w:div>
        <w:div w:id="219446668">
          <w:marLeft w:val="480"/>
          <w:marRight w:val="0"/>
          <w:marTop w:val="0"/>
          <w:marBottom w:val="0"/>
          <w:divBdr>
            <w:top w:val="none" w:sz="0" w:space="0" w:color="auto"/>
            <w:left w:val="none" w:sz="0" w:space="0" w:color="auto"/>
            <w:bottom w:val="none" w:sz="0" w:space="0" w:color="auto"/>
            <w:right w:val="none" w:sz="0" w:space="0" w:color="auto"/>
          </w:divBdr>
        </w:div>
        <w:div w:id="480999136">
          <w:marLeft w:val="480"/>
          <w:marRight w:val="0"/>
          <w:marTop w:val="0"/>
          <w:marBottom w:val="0"/>
          <w:divBdr>
            <w:top w:val="none" w:sz="0" w:space="0" w:color="auto"/>
            <w:left w:val="none" w:sz="0" w:space="0" w:color="auto"/>
            <w:bottom w:val="none" w:sz="0" w:space="0" w:color="auto"/>
            <w:right w:val="none" w:sz="0" w:space="0" w:color="auto"/>
          </w:divBdr>
        </w:div>
        <w:div w:id="1999188936">
          <w:marLeft w:val="480"/>
          <w:marRight w:val="0"/>
          <w:marTop w:val="0"/>
          <w:marBottom w:val="0"/>
          <w:divBdr>
            <w:top w:val="none" w:sz="0" w:space="0" w:color="auto"/>
            <w:left w:val="none" w:sz="0" w:space="0" w:color="auto"/>
            <w:bottom w:val="none" w:sz="0" w:space="0" w:color="auto"/>
            <w:right w:val="none" w:sz="0" w:space="0" w:color="auto"/>
          </w:divBdr>
        </w:div>
        <w:div w:id="1082605145">
          <w:marLeft w:val="480"/>
          <w:marRight w:val="0"/>
          <w:marTop w:val="0"/>
          <w:marBottom w:val="0"/>
          <w:divBdr>
            <w:top w:val="none" w:sz="0" w:space="0" w:color="auto"/>
            <w:left w:val="none" w:sz="0" w:space="0" w:color="auto"/>
            <w:bottom w:val="none" w:sz="0" w:space="0" w:color="auto"/>
            <w:right w:val="none" w:sz="0" w:space="0" w:color="auto"/>
          </w:divBdr>
        </w:div>
        <w:div w:id="2826886">
          <w:marLeft w:val="480"/>
          <w:marRight w:val="0"/>
          <w:marTop w:val="0"/>
          <w:marBottom w:val="0"/>
          <w:divBdr>
            <w:top w:val="none" w:sz="0" w:space="0" w:color="auto"/>
            <w:left w:val="none" w:sz="0" w:space="0" w:color="auto"/>
            <w:bottom w:val="none" w:sz="0" w:space="0" w:color="auto"/>
            <w:right w:val="none" w:sz="0" w:space="0" w:color="auto"/>
          </w:divBdr>
        </w:div>
        <w:div w:id="131600542">
          <w:marLeft w:val="480"/>
          <w:marRight w:val="0"/>
          <w:marTop w:val="0"/>
          <w:marBottom w:val="0"/>
          <w:divBdr>
            <w:top w:val="none" w:sz="0" w:space="0" w:color="auto"/>
            <w:left w:val="none" w:sz="0" w:space="0" w:color="auto"/>
            <w:bottom w:val="none" w:sz="0" w:space="0" w:color="auto"/>
            <w:right w:val="none" w:sz="0" w:space="0" w:color="auto"/>
          </w:divBdr>
        </w:div>
      </w:divsChild>
    </w:div>
    <w:div w:id="1573857905">
      <w:bodyDiv w:val="1"/>
      <w:marLeft w:val="0"/>
      <w:marRight w:val="0"/>
      <w:marTop w:val="0"/>
      <w:marBottom w:val="0"/>
      <w:divBdr>
        <w:top w:val="none" w:sz="0" w:space="0" w:color="auto"/>
        <w:left w:val="none" w:sz="0" w:space="0" w:color="auto"/>
        <w:bottom w:val="none" w:sz="0" w:space="0" w:color="auto"/>
        <w:right w:val="none" w:sz="0" w:space="0" w:color="auto"/>
      </w:divBdr>
    </w:div>
    <w:div w:id="1574196908">
      <w:bodyDiv w:val="1"/>
      <w:marLeft w:val="0"/>
      <w:marRight w:val="0"/>
      <w:marTop w:val="0"/>
      <w:marBottom w:val="0"/>
      <w:divBdr>
        <w:top w:val="none" w:sz="0" w:space="0" w:color="auto"/>
        <w:left w:val="none" w:sz="0" w:space="0" w:color="auto"/>
        <w:bottom w:val="none" w:sz="0" w:space="0" w:color="auto"/>
        <w:right w:val="none" w:sz="0" w:space="0" w:color="auto"/>
      </w:divBdr>
    </w:div>
    <w:div w:id="1574701780">
      <w:bodyDiv w:val="1"/>
      <w:marLeft w:val="0"/>
      <w:marRight w:val="0"/>
      <w:marTop w:val="0"/>
      <w:marBottom w:val="0"/>
      <w:divBdr>
        <w:top w:val="none" w:sz="0" w:space="0" w:color="auto"/>
        <w:left w:val="none" w:sz="0" w:space="0" w:color="auto"/>
        <w:bottom w:val="none" w:sz="0" w:space="0" w:color="auto"/>
        <w:right w:val="none" w:sz="0" w:space="0" w:color="auto"/>
      </w:divBdr>
    </w:div>
    <w:div w:id="1574705405">
      <w:bodyDiv w:val="1"/>
      <w:marLeft w:val="0"/>
      <w:marRight w:val="0"/>
      <w:marTop w:val="0"/>
      <w:marBottom w:val="0"/>
      <w:divBdr>
        <w:top w:val="none" w:sz="0" w:space="0" w:color="auto"/>
        <w:left w:val="none" w:sz="0" w:space="0" w:color="auto"/>
        <w:bottom w:val="none" w:sz="0" w:space="0" w:color="auto"/>
        <w:right w:val="none" w:sz="0" w:space="0" w:color="auto"/>
      </w:divBdr>
    </w:div>
    <w:div w:id="1575582793">
      <w:bodyDiv w:val="1"/>
      <w:marLeft w:val="0"/>
      <w:marRight w:val="0"/>
      <w:marTop w:val="0"/>
      <w:marBottom w:val="0"/>
      <w:divBdr>
        <w:top w:val="none" w:sz="0" w:space="0" w:color="auto"/>
        <w:left w:val="none" w:sz="0" w:space="0" w:color="auto"/>
        <w:bottom w:val="none" w:sz="0" w:space="0" w:color="auto"/>
        <w:right w:val="none" w:sz="0" w:space="0" w:color="auto"/>
      </w:divBdr>
    </w:div>
    <w:div w:id="1575971507">
      <w:bodyDiv w:val="1"/>
      <w:marLeft w:val="0"/>
      <w:marRight w:val="0"/>
      <w:marTop w:val="0"/>
      <w:marBottom w:val="0"/>
      <w:divBdr>
        <w:top w:val="none" w:sz="0" w:space="0" w:color="auto"/>
        <w:left w:val="none" w:sz="0" w:space="0" w:color="auto"/>
        <w:bottom w:val="none" w:sz="0" w:space="0" w:color="auto"/>
        <w:right w:val="none" w:sz="0" w:space="0" w:color="auto"/>
      </w:divBdr>
    </w:div>
    <w:div w:id="1577859470">
      <w:bodyDiv w:val="1"/>
      <w:marLeft w:val="0"/>
      <w:marRight w:val="0"/>
      <w:marTop w:val="0"/>
      <w:marBottom w:val="0"/>
      <w:divBdr>
        <w:top w:val="none" w:sz="0" w:space="0" w:color="auto"/>
        <w:left w:val="none" w:sz="0" w:space="0" w:color="auto"/>
        <w:bottom w:val="none" w:sz="0" w:space="0" w:color="auto"/>
        <w:right w:val="none" w:sz="0" w:space="0" w:color="auto"/>
      </w:divBdr>
    </w:div>
    <w:div w:id="1578518367">
      <w:bodyDiv w:val="1"/>
      <w:marLeft w:val="0"/>
      <w:marRight w:val="0"/>
      <w:marTop w:val="0"/>
      <w:marBottom w:val="0"/>
      <w:divBdr>
        <w:top w:val="none" w:sz="0" w:space="0" w:color="auto"/>
        <w:left w:val="none" w:sz="0" w:space="0" w:color="auto"/>
        <w:bottom w:val="none" w:sz="0" w:space="0" w:color="auto"/>
        <w:right w:val="none" w:sz="0" w:space="0" w:color="auto"/>
      </w:divBdr>
    </w:div>
    <w:div w:id="1578518503">
      <w:bodyDiv w:val="1"/>
      <w:marLeft w:val="0"/>
      <w:marRight w:val="0"/>
      <w:marTop w:val="0"/>
      <w:marBottom w:val="0"/>
      <w:divBdr>
        <w:top w:val="none" w:sz="0" w:space="0" w:color="auto"/>
        <w:left w:val="none" w:sz="0" w:space="0" w:color="auto"/>
        <w:bottom w:val="none" w:sz="0" w:space="0" w:color="auto"/>
        <w:right w:val="none" w:sz="0" w:space="0" w:color="auto"/>
      </w:divBdr>
      <w:divsChild>
        <w:div w:id="737627295">
          <w:marLeft w:val="480"/>
          <w:marRight w:val="0"/>
          <w:marTop w:val="0"/>
          <w:marBottom w:val="0"/>
          <w:divBdr>
            <w:top w:val="none" w:sz="0" w:space="0" w:color="auto"/>
            <w:left w:val="none" w:sz="0" w:space="0" w:color="auto"/>
            <w:bottom w:val="none" w:sz="0" w:space="0" w:color="auto"/>
            <w:right w:val="none" w:sz="0" w:space="0" w:color="auto"/>
          </w:divBdr>
        </w:div>
        <w:div w:id="195703877">
          <w:marLeft w:val="480"/>
          <w:marRight w:val="0"/>
          <w:marTop w:val="0"/>
          <w:marBottom w:val="0"/>
          <w:divBdr>
            <w:top w:val="none" w:sz="0" w:space="0" w:color="auto"/>
            <w:left w:val="none" w:sz="0" w:space="0" w:color="auto"/>
            <w:bottom w:val="none" w:sz="0" w:space="0" w:color="auto"/>
            <w:right w:val="none" w:sz="0" w:space="0" w:color="auto"/>
          </w:divBdr>
        </w:div>
        <w:div w:id="1229150827">
          <w:marLeft w:val="480"/>
          <w:marRight w:val="0"/>
          <w:marTop w:val="0"/>
          <w:marBottom w:val="0"/>
          <w:divBdr>
            <w:top w:val="none" w:sz="0" w:space="0" w:color="auto"/>
            <w:left w:val="none" w:sz="0" w:space="0" w:color="auto"/>
            <w:bottom w:val="none" w:sz="0" w:space="0" w:color="auto"/>
            <w:right w:val="none" w:sz="0" w:space="0" w:color="auto"/>
          </w:divBdr>
        </w:div>
        <w:div w:id="1821117914">
          <w:marLeft w:val="480"/>
          <w:marRight w:val="0"/>
          <w:marTop w:val="0"/>
          <w:marBottom w:val="0"/>
          <w:divBdr>
            <w:top w:val="none" w:sz="0" w:space="0" w:color="auto"/>
            <w:left w:val="none" w:sz="0" w:space="0" w:color="auto"/>
            <w:bottom w:val="none" w:sz="0" w:space="0" w:color="auto"/>
            <w:right w:val="none" w:sz="0" w:space="0" w:color="auto"/>
          </w:divBdr>
        </w:div>
        <w:div w:id="368260104">
          <w:marLeft w:val="480"/>
          <w:marRight w:val="0"/>
          <w:marTop w:val="0"/>
          <w:marBottom w:val="0"/>
          <w:divBdr>
            <w:top w:val="none" w:sz="0" w:space="0" w:color="auto"/>
            <w:left w:val="none" w:sz="0" w:space="0" w:color="auto"/>
            <w:bottom w:val="none" w:sz="0" w:space="0" w:color="auto"/>
            <w:right w:val="none" w:sz="0" w:space="0" w:color="auto"/>
          </w:divBdr>
        </w:div>
        <w:div w:id="1570731452">
          <w:marLeft w:val="480"/>
          <w:marRight w:val="0"/>
          <w:marTop w:val="0"/>
          <w:marBottom w:val="0"/>
          <w:divBdr>
            <w:top w:val="none" w:sz="0" w:space="0" w:color="auto"/>
            <w:left w:val="none" w:sz="0" w:space="0" w:color="auto"/>
            <w:bottom w:val="none" w:sz="0" w:space="0" w:color="auto"/>
            <w:right w:val="none" w:sz="0" w:space="0" w:color="auto"/>
          </w:divBdr>
        </w:div>
        <w:div w:id="1810318750">
          <w:marLeft w:val="480"/>
          <w:marRight w:val="0"/>
          <w:marTop w:val="0"/>
          <w:marBottom w:val="0"/>
          <w:divBdr>
            <w:top w:val="none" w:sz="0" w:space="0" w:color="auto"/>
            <w:left w:val="none" w:sz="0" w:space="0" w:color="auto"/>
            <w:bottom w:val="none" w:sz="0" w:space="0" w:color="auto"/>
            <w:right w:val="none" w:sz="0" w:space="0" w:color="auto"/>
          </w:divBdr>
        </w:div>
        <w:div w:id="1129326613">
          <w:marLeft w:val="480"/>
          <w:marRight w:val="0"/>
          <w:marTop w:val="0"/>
          <w:marBottom w:val="0"/>
          <w:divBdr>
            <w:top w:val="none" w:sz="0" w:space="0" w:color="auto"/>
            <w:left w:val="none" w:sz="0" w:space="0" w:color="auto"/>
            <w:bottom w:val="none" w:sz="0" w:space="0" w:color="auto"/>
            <w:right w:val="none" w:sz="0" w:space="0" w:color="auto"/>
          </w:divBdr>
        </w:div>
        <w:div w:id="864095788">
          <w:marLeft w:val="480"/>
          <w:marRight w:val="0"/>
          <w:marTop w:val="0"/>
          <w:marBottom w:val="0"/>
          <w:divBdr>
            <w:top w:val="none" w:sz="0" w:space="0" w:color="auto"/>
            <w:left w:val="none" w:sz="0" w:space="0" w:color="auto"/>
            <w:bottom w:val="none" w:sz="0" w:space="0" w:color="auto"/>
            <w:right w:val="none" w:sz="0" w:space="0" w:color="auto"/>
          </w:divBdr>
        </w:div>
        <w:div w:id="1212381597">
          <w:marLeft w:val="480"/>
          <w:marRight w:val="0"/>
          <w:marTop w:val="0"/>
          <w:marBottom w:val="0"/>
          <w:divBdr>
            <w:top w:val="none" w:sz="0" w:space="0" w:color="auto"/>
            <w:left w:val="none" w:sz="0" w:space="0" w:color="auto"/>
            <w:bottom w:val="none" w:sz="0" w:space="0" w:color="auto"/>
            <w:right w:val="none" w:sz="0" w:space="0" w:color="auto"/>
          </w:divBdr>
        </w:div>
        <w:div w:id="1047994121">
          <w:marLeft w:val="480"/>
          <w:marRight w:val="0"/>
          <w:marTop w:val="0"/>
          <w:marBottom w:val="0"/>
          <w:divBdr>
            <w:top w:val="none" w:sz="0" w:space="0" w:color="auto"/>
            <w:left w:val="none" w:sz="0" w:space="0" w:color="auto"/>
            <w:bottom w:val="none" w:sz="0" w:space="0" w:color="auto"/>
            <w:right w:val="none" w:sz="0" w:space="0" w:color="auto"/>
          </w:divBdr>
        </w:div>
        <w:div w:id="306517061">
          <w:marLeft w:val="480"/>
          <w:marRight w:val="0"/>
          <w:marTop w:val="0"/>
          <w:marBottom w:val="0"/>
          <w:divBdr>
            <w:top w:val="none" w:sz="0" w:space="0" w:color="auto"/>
            <w:left w:val="none" w:sz="0" w:space="0" w:color="auto"/>
            <w:bottom w:val="none" w:sz="0" w:space="0" w:color="auto"/>
            <w:right w:val="none" w:sz="0" w:space="0" w:color="auto"/>
          </w:divBdr>
        </w:div>
        <w:div w:id="2065637476">
          <w:marLeft w:val="480"/>
          <w:marRight w:val="0"/>
          <w:marTop w:val="0"/>
          <w:marBottom w:val="0"/>
          <w:divBdr>
            <w:top w:val="none" w:sz="0" w:space="0" w:color="auto"/>
            <w:left w:val="none" w:sz="0" w:space="0" w:color="auto"/>
            <w:bottom w:val="none" w:sz="0" w:space="0" w:color="auto"/>
            <w:right w:val="none" w:sz="0" w:space="0" w:color="auto"/>
          </w:divBdr>
        </w:div>
        <w:div w:id="1236550194">
          <w:marLeft w:val="480"/>
          <w:marRight w:val="0"/>
          <w:marTop w:val="0"/>
          <w:marBottom w:val="0"/>
          <w:divBdr>
            <w:top w:val="none" w:sz="0" w:space="0" w:color="auto"/>
            <w:left w:val="none" w:sz="0" w:space="0" w:color="auto"/>
            <w:bottom w:val="none" w:sz="0" w:space="0" w:color="auto"/>
            <w:right w:val="none" w:sz="0" w:space="0" w:color="auto"/>
          </w:divBdr>
        </w:div>
        <w:div w:id="1043675490">
          <w:marLeft w:val="480"/>
          <w:marRight w:val="0"/>
          <w:marTop w:val="0"/>
          <w:marBottom w:val="0"/>
          <w:divBdr>
            <w:top w:val="none" w:sz="0" w:space="0" w:color="auto"/>
            <w:left w:val="none" w:sz="0" w:space="0" w:color="auto"/>
            <w:bottom w:val="none" w:sz="0" w:space="0" w:color="auto"/>
            <w:right w:val="none" w:sz="0" w:space="0" w:color="auto"/>
          </w:divBdr>
        </w:div>
        <w:div w:id="366298424">
          <w:marLeft w:val="480"/>
          <w:marRight w:val="0"/>
          <w:marTop w:val="0"/>
          <w:marBottom w:val="0"/>
          <w:divBdr>
            <w:top w:val="none" w:sz="0" w:space="0" w:color="auto"/>
            <w:left w:val="none" w:sz="0" w:space="0" w:color="auto"/>
            <w:bottom w:val="none" w:sz="0" w:space="0" w:color="auto"/>
            <w:right w:val="none" w:sz="0" w:space="0" w:color="auto"/>
          </w:divBdr>
        </w:div>
        <w:div w:id="861434132">
          <w:marLeft w:val="480"/>
          <w:marRight w:val="0"/>
          <w:marTop w:val="0"/>
          <w:marBottom w:val="0"/>
          <w:divBdr>
            <w:top w:val="none" w:sz="0" w:space="0" w:color="auto"/>
            <w:left w:val="none" w:sz="0" w:space="0" w:color="auto"/>
            <w:bottom w:val="none" w:sz="0" w:space="0" w:color="auto"/>
            <w:right w:val="none" w:sz="0" w:space="0" w:color="auto"/>
          </w:divBdr>
        </w:div>
        <w:div w:id="819924365">
          <w:marLeft w:val="480"/>
          <w:marRight w:val="0"/>
          <w:marTop w:val="0"/>
          <w:marBottom w:val="0"/>
          <w:divBdr>
            <w:top w:val="none" w:sz="0" w:space="0" w:color="auto"/>
            <w:left w:val="none" w:sz="0" w:space="0" w:color="auto"/>
            <w:bottom w:val="none" w:sz="0" w:space="0" w:color="auto"/>
            <w:right w:val="none" w:sz="0" w:space="0" w:color="auto"/>
          </w:divBdr>
        </w:div>
        <w:div w:id="1698965350">
          <w:marLeft w:val="480"/>
          <w:marRight w:val="0"/>
          <w:marTop w:val="0"/>
          <w:marBottom w:val="0"/>
          <w:divBdr>
            <w:top w:val="none" w:sz="0" w:space="0" w:color="auto"/>
            <w:left w:val="none" w:sz="0" w:space="0" w:color="auto"/>
            <w:bottom w:val="none" w:sz="0" w:space="0" w:color="auto"/>
            <w:right w:val="none" w:sz="0" w:space="0" w:color="auto"/>
          </w:divBdr>
        </w:div>
        <w:div w:id="1579249250">
          <w:marLeft w:val="480"/>
          <w:marRight w:val="0"/>
          <w:marTop w:val="0"/>
          <w:marBottom w:val="0"/>
          <w:divBdr>
            <w:top w:val="none" w:sz="0" w:space="0" w:color="auto"/>
            <w:left w:val="none" w:sz="0" w:space="0" w:color="auto"/>
            <w:bottom w:val="none" w:sz="0" w:space="0" w:color="auto"/>
            <w:right w:val="none" w:sz="0" w:space="0" w:color="auto"/>
          </w:divBdr>
        </w:div>
        <w:div w:id="727070441">
          <w:marLeft w:val="480"/>
          <w:marRight w:val="0"/>
          <w:marTop w:val="0"/>
          <w:marBottom w:val="0"/>
          <w:divBdr>
            <w:top w:val="none" w:sz="0" w:space="0" w:color="auto"/>
            <w:left w:val="none" w:sz="0" w:space="0" w:color="auto"/>
            <w:bottom w:val="none" w:sz="0" w:space="0" w:color="auto"/>
            <w:right w:val="none" w:sz="0" w:space="0" w:color="auto"/>
          </w:divBdr>
        </w:div>
        <w:div w:id="511843826">
          <w:marLeft w:val="480"/>
          <w:marRight w:val="0"/>
          <w:marTop w:val="0"/>
          <w:marBottom w:val="0"/>
          <w:divBdr>
            <w:top w:val="none" w:sz="0" w:space="0" w:color="auto"/>
            <w:left w:val="none" w:sz="0" w:space="0" w:color="auto"/>
            <w:bottom w:val="none" w:sz="0" w:space="0" w:color="auto"/>
            <w:right w:val="none" w:sz="0" w:space="0" w:color="auto"/>
          </w:divBdr>
        </w:div>
        <w:div w:id="562911579">
          <w:marLeft w:val="480"/>
          <w:marRight w:val="0"/>
          <w:marTop w:val="0"/>
          <w:marBottom w:val="0"/>
          <w:divBdr>
            <w:top w:val="none" w:sz="0" w:space="0" w:color="auto"/>
            <w:left w:val="none" w:sz="0" w:space="0" w:color="auto"/>
            <w:bottom w:val="none" w:sz="0" w:space="0" w:color="auto"/>
            <w:right w:val="none" w:sz="0" w:space="0" w:color="auto"/>
          </w:divBdr>
        </w:div>
        <w:div w:id="1173840840">
          <w:marLeft w:val="480"/>
          <w:marRight w:val="0"/>
          <w:marTop w:val="0"/>
          <w:marBottom w:val="0"/>
          <w:divBdr>
            <w:top w:val="none" w:sz="0" w:space="0" w:color="auto"/>
            <w:left w:val="none" w:sz="0" w:space="0" w:color="auto"/>
            <w:bottom w:val="none" w:sz="0" w:space="0" w:color="auto"/>
            <w:right w:val="none" w:sz="0" w:space="0" w:color="auto"/>
          </w:divBdr>
        </w:div>
        <w:div w:id="1974674357">
          <w:marLeft w:val="480"/>
          <w:marRight w:val="0"/>
          <w:marTop w:val="0"/>
          <w:marBottom w:val="0"/>
          <w:divBdr>
            <w:top w:val="none" w:sz="0" w:space="0" w:color="auto"/>
            <w:left w:val="none" w:sz="0" w:space="0" w:color="auto"/>
            <w:bottom w:val="none" w:sz="0" w:space="0" w:color="auto"/>
            <w:right w:val="none" w:sz="0" w:space="0" w:color="auto"/>
          </w:divBdr>
        </w:div>
        <w:div w:id="1450319468">
          <w:marLeft w:val="480"/>
          <w:marRight w:val="0"/>
          <w:marTop w:val="0"/>
          <w:marBottom w:val="0"/>
          <w:divBdr>
            <w:top w:val="none" w:sz="0" w:space="0" w:color="auto"/>
            <w:left w:val="none" w:sz="0" w:space="0" w:color="auto"/>
            <w:bottom w:val="none" w:sz="0" w:space="0" w:color="auto"/>
            <w:right w:val="none" w:sz="0" w:space="0" w:color="auto"/>
          </w:divBdr>
        </w:div>
        <w:div w:id="1614091189">
          <w:marLeft w:val="480"/>
          <w:marRight w:val="0"/>
          <w:marTop w:val="0"/>
          <w:marBottom w:val="0"/>
          <w:divBdr>
            <w:top w:val="none" w:sz="0" w:space="0" w:color="auto"/>
            <w:left w:val="none" w:sz="0" w:space="0" w:color="auto"/>
            <w:bottom w:val="none" w:sz="0" w:space="0" w:color="auto"/>
            <w:right w:val="none" w:sz="0" w:space="0" w:color="auto"/>
          </w:divBdr>
        </w:div>
        <w:div w:id="985203396">
          <w:marLeft w:val="480"/>
          <w:marRight w:val="0"/>
          <w:marTop w:val="0"/>
          <w:marBottom w:val="0"/>
          <w:divBdr>
            <w:top w:val="none" w:sz="0" w:space="0" w:color="auto"/>
            <w:left w:val="none" w:sz="0" w:space="0" w:color="auto"/>
            <w:bottom w:val="none" w:sz="0" w:space="0" w:color="auto"/>
            <w:right w:val="none" w:sz="0" w:space="0" w:color="auto"/>
          </w:divBdr>
        </w:div>
        <w:div w:id="1774471889">
          <w:marLeft w:val="480"/>
          <w:marRight w:val="0"/>
          <w:marTop w:val="0"/>
          <w:marBottom w:val="0"/>
          <w:divBdr>
            <w:top w:val="none" w:sz="0" w:space="0" w:color="auto"/>
            <w:left w:val="none" w:sz="0" w:space="0" w:color="auto"/>
            <w:bottom w:val="none" w:sz="0" w:space="0" w:color="auto"/>
            <w:right w:val="none" w:sz="0" w:space="0" w:color="auto"/>
          </w:divBdr>
        </w:div>
        <w:div w:id="1784303249">
          <w:marLeft w:val="480"/>
          <w:marRight w:val="0"/>
          <w:marTop w:val="0"/>
          <w:marBottom w:val="0"/>
          <w:divBdr>
            <w:top w:val="none" w:sz="0" w:space="0" w:color="auto"/>
            <w:left w:val="none" w:sz="0" w:space="0" w:color="auto"/>
            <w:bottom w:val="none" w:sz="0" w:space="0" w:color="auto"/>
            <w:right w:val="none" w:sz="0" w:space="0" w:color="auto"/>
          </w:divBdr>
        </w:div>
        <w:div w:id="919293185">
          <w:marLeft w:val="480"/>
          <w:marRight w:val="0"/>
          <w:marTop w:val="0"/>
          <w:marBottom w:val="0"/>
          <w:divBdr>
            <w:top w:val="none" w:sz="0" w:space="0" w:color="auto"/>
            <w:left w:val="none" w:sz="0" w:space="0" w:color="auto"/>
            <w:bottom w:val="none" w:sz="0" w:space="0" w:color="auto"/>
            <w:right w:val="none" w:sz="0" w:space="0" w:color="auto"/>
          </w:divBdr>
        </w:div>
        <w:div w:id="1614482131">
          <w:marLeft w:val="480"/>
          <w:marRight w:val="0"/>
          <w:marTop w:val="0"/>
          <w:marBottom w:val="0"/>
          <w:divBdr>
            <w:top w:val="none" w:sz="0" w:space="0" w:color="auto"/>
            <w:left w:val="none" w:sz="0" w:space="0" w:color="auto"/>
            <w:bottom w:val="none" w:sz="0" w:space="0" w:color="auto"/>
            <w:right w:val="none" w:sz="0" w:space="0" w:color="auto"/>
          </w:divBdr>
        </w:div>
        <w:div w:id="1888029130">
          <w:marLeft w:val="480"/>
          <w:marRight w:val="0"/>
          <w:marTop w:val="0"/>
          <w:marBottom w:val="0"/>
          <w:divBdr>
            <w:top w:val="none" w:sz="0" w:space="0" w:color="auto"/>
            <w:left w:val="none" w:sz="0" w:space="0" w:color="auto"/>
            <w:bottom w:val="none" w:sz="0" w:space="0" w:color="auto"/>
            <w:right w:val="none" w:sz="0" w:space="0" w:color="auto"/>
          </w:divBdr>
        </w:div>
        <w:div w:id="1863400127">
          <w:marLeft w:val="480"/>
          <w:marRight w:val="0"/>
          <w:marTop w:val="0"/>
          <w:marBottom w:val="0"/>
          <w:divBdr>
            <w:top w:val="none" w:sz="0" w:space="0" w:color="auto"/>
            <w:left w:val="none" w:sz="0" w:space="0" w:color="auto"/>
            <w:bottom w:val="none" w:sz="0" w:space="0" w:color="auto"/>
            <w:right w:val="none" w:sz="0" w:space="0" w:color="auto"/>
          </w:divBdr>
        </w:div>
        <w:div w:id="954483028">
          <w:marLeft w:val="480"/>
          <w:marRight w:val="0"/>
          <w:marTop w:val="0"/>
          <w:marBottom w:val="0"/>
          <w:divBdr>
            <w:top w:val="none" w:sz="0" w:space="0" w:color="auto"/>
            <w:left w:val="none" w:sz="0" w:space="0" w:color="auto"/>
            <w:bottom w:val="none" w:sz="0" w:space="0" w:color="auto"/>
            <w:right w:val="none" w:sz="0" w:space="0" w:color="auto"/>
          </w:divBdr>
        </w:div>
        <w:div w:id="2097565">
          <w:marLeft w:val="480"/>
          <w:marRight w:val="0"/>
          <w:marTop w:val="0"/>
          <w:marBottom w:val="0"/>
          <w:divBdr>
            <w:top w:val="none" w:sz="0" w:space="0" w:color="auto"/>
            <w:left w:val="none" w:sz="0" w:space="0" w:color="auto"/>
            <w:bottom w:val="none" w:sz="0" w:space="0" w:color="auto"/>
            <w:right w:val="none" w:sz="0" w:space="0" w:color="auto"/>
          </w:divBdr>
        </w:div>
        <w:div w:id="1161193856">
          <w:marLeft w:val="480"/>
          <w:marRight w:val="0"/>
          <w:marTop w:val="0"/>
          <w:marBottom w:val="0"/>
          <w:divBdr>
            <w:top w:val="none" w:sz="0" w:space="0" w:color="auto"/>
            <w:left w:val="none" w:sz="0" w:space="0" w:color="auto"/>
            <w:bottom w:val="none" w:sz="0" w:space="0" w:color="auto"/>
            <w:right w:val="none" w:sz="0" w:space="0" w:color="auto"/>
          </w:divBdr>
        </w:div>
        <w:div w:id="1118110891">
          <w:marLeft w:val="480"/>
          <w:marRight w:val="0"/>
          <w:marTop w:val="0"/>
          <w:marBottom w:val="0"/>
          <w:divBdr>
            <w:top w:val="none" w:sz="0" w:space="0" w:color="auto"/>
            <w:left w:val="none" w:sz="0" w:space="0" w:color="auto"/>
            <w:bottom w:val="none" w:sz="0" w:space="0" w:color="auto"/>
            <w:right w:val="none" w:sz="0" w:space="0" w:color="auto"/>
          </w:divBdr>
        </w:div>
        <w:div w:id="874661491">
          <w:marLeft w:val="480"/>
          <w:marRight w:val="0"/>
          <w:marTop w:val="0"/>
          <w:marBottom w:val="0"/>
          <w:divBdr>
            <w:top w:val="none" w:sz="0" w:space="0" w:color="auto"/>
            <w:left w:val="none" w:sz="0" w:space="0" w:color="auto"/>
            <w:bottom w:val="none" w:sz="0" w:space="0" w:color="auto"/>
            <w:right w:val="none" w:sz="0" w:space="0" w:color="auto"/>
          </w:divBdr>
        </w:div>
        <w:div w:id="421877040">
          <w:marLeft w:val="480"/>
          <w:marRight w:val="0"/>
          <w:marTop w:val="0"/>
          <w:marBottom w:val="0"/>
          <w:divBdr>
            <w:top w:val="none" w:sz="0" w:space="0" w:color="auto"/>
            <w:left w:val="none" w:sz="0" w:space="0" w:color="auto"/>
            <w:bottom w:val="none" w:sz="0" w:space="0" w:color="auto"/>
            <w:right w:val="none" w:sz="0" w:space="0" w:color="auto"/>
          </w:divBdr>
        </w:div>
        <w:div w:id="1056200975">
          <w:marLeft w:val="480"/>
          <w:marRight w:val="0"/>
          <w:marTop w:val="0"/>
          <w:marBottom w:val="0"/>
          <w:divBdr>
            <w:top w:val="none" w:sz="0" w:space="0" w:color="auto"/>
            <w:left w:val="none" w:sz="0" w:space="0" w:color="auto"/>
            <w:bottom w:val="none" w:sz="0" w:space="0" w:color="auto"/>
            <w:right w:val="none" w:sz="0" w:space="0" w:color="auto"/>
          </w:divBdr>
        </w:div>
        <w:div w:id="1042174254">
          <w:marLeft w:val="480"/>
          <w:marRight w:val="0"/>
          <w:marTop w:val="0"/>
          <w:marBottom w:val="0"/>
          <w:divBdr>
            <w:top w:val="none" w:sz="0" w:space="0" w:color="auto"/>
            <w:left w:val="none" w:sz="0" w:space="0" w:color="auto"/>
            <w:bottom w:val="none" w:sz="0" w:space="0" w:color="auto"/>
            <w:right w:val="none" w:sz="0" w:space="0" w:color="auto"/>
          </w:divBdr>
        </w:div>
        <w:div w:id="1392189611">
          <w:marLeft w:val="480"/>
          <w:marRight w:val="0"/>
          <w:marTop w:val="0"/>
          <w:marBottom w:val="0"/>
          <w:divBdr>
            <w:top w:val="none" w:sz="0" w:space="0" w:color="auto"/>
            <w:left w:val="none" w:sz="0" w:space="0" w:color="auto"/>
            <w:bottom w:val="none" w:sz="0" w:space="0" w:color="auto"/>
            <w:right w:val="none" w:sz="0" w:space="0" w:color="auto"/>
          </w:divBdr>
        </w:div>
        <w:div w:id="1743332120">
          <w:marLeft w:val="480"/>
          <w:marRight w:val="0"/>
          <w:marTop w:val="0"/>
          <w:marBottom w:val="0"/>
          <w:divBdr>
            <w:top w:val="none" w:sz="0" w:space="0" w:color="auto"/>
            <w:left w:val="none" w:sz="0" w:space="0" w:color="auto"/>
            <w:bottom w:val="none" w:sz="0" w:space="0" w:color="auto"/>
            <w:right w:val="none" w:sz="0" w:space="0" w:color="auto"/>
          </w:divBdr>
        </w:div>
        <w:div w:id="1184901803">
          <w:marLeft w:val="480"/>
          <w:marRight w:val="0"/>
          <w:marTop w:val="0"/>
          <w:marBottom w:val="0"/>
          <w:divBdr>
            <w:top w:val="none" w:sz="0" w:space="0" w:color="auto"/>
            <w:left w:val="none" w:sz="0" w:space="0" w:color="auto"/>
            <w:bottom w:val="none" w:sz="0" w:space="0" w:color="auto"/>
            <w:right w:val="none" w:sz="0" w:space="0" w:color="auto"/>
          </w:divBdr>
        </w:div>
        <w:div w:id="2023433189">
          <w:marLeft w:val="480"/>
          <w:marRight w:val="0"/>
          <w:marTop w:val="0"/>
          <w:marBottom w:val="0"/>
          <w:divBdr>
            <w:top w:val="none" w:sz="0" w:space="0" w:color="auto"/>
            <w:left w:val="none" w:sz="0" w:space="0" w:color="auto"/>
            <w:bottom w:val="none" w:sz="0" w:space="0" w:color="auto"/>
            <w:right w:val="none" w:sz="0" w:space="0" w:color="auto"/>
          </w:divBdr>
        </w:div>
        <w:div w:id="2083091053">
          <w:marLeft w:val="480"/>
          <w:marRight w:val="0"/>
          <w:marTop w:val="0"/>
          <w:marBottom w:val="0"/>
          <w:divBdr>
            <w:top w:val="none" w:sz="0" w:space="0" w:color="auto"/>
            <w:left w:val="none" w:sz="0" w:space="0" w:color="auto"/>
            <w:bottom w:val="none" w:sz="0" w:space="0" w:color="auto"/>
            <w:right w:val="none" w:sz="0" w:space="0" w:color="auto"/>
          </w:divBdr>
        </w:div>
      </w:divsChild>
    </w:div>
    <w:div w:id="1580675910">
      <w:bodyDiv w:val="1"/>
      <w:marLeft w:val="0"/>
      <w:marRight w:val="0"/>
      <w:marTop w:val="0"/>
      <w:marBottom w:val="0"/>
      <w:divBdr>
        <w:top w:val="none" w:sz="0" w:space="0" w:color="auto"/>
        <w:left w:val="none" w:sz="0" w:space="0" w:color="auto"/>
        <w:bottom w:val="none" w:sz="0" w:space="0" w:color="auto"/>
        <w:right w:val="none" w:sz="0" w:space="0" w:color="auto"/>
      </w:divBdr>
    </w:div>
    <w:div w:id="1582906402">
      <w:bodyDiv w:val="1"/>
      <w:marLeft w:val="0"/>
      <w:marRight w:val="0"/>
      <w:marTop w:val="0"/>
      <w:marBottom w:val="0"/>
      <w:divBdr>
        <w:top w:val="none" w:sz="0" w:space="0" w:color="auto"/>
        <w:left w:val="none" w:sz="0" w:space="0" w:color="auto"/>
        <w:bottom w:val="none" w:sz="0" w:space="0" w:color="auto"/>
        <w:right w:val="none" w:sz="0" w:space="0" w:color="auto"/>
      </w:divBdr>
    </w:div>
    <w:div w:id="1582988669">
      <w:bodyDiv w:val="1"/>
      <w:marLeft w:val="0"/>
      <w:marRight w:val="0"/>
      <w:marTop w:val="0"/>
      <w:marBottom w:val="0"/>
      <w:divBdr>
        <w:top w:val="none" w:sz="0" w:space="0" w:color="auto"/>
        <w:left w:val="none" w:sz="0" w:space="0" w:color="auto"/>
        <w:bottom w:val="none" w:sz="0" w:space="0" w:color="auto"/>
        <w:right w:val="none" w:sz="0" w:space="0" w:color="auto"/>
      </w:divBdr>
    </w:div>
    <w:div w:id="1583022288">
      <w:bodyDiv w:val="1"/>
      <w:marLeft w:val="0"/>
      <w:marRight w:val="0"/>
      <w:marTop w:val="0"/>
      <w:marBottom w:val="0"/>
      <w:divBdr>
        <w:top w:val="none" w:sz="0" w:space="0" w:color="auto"/>
        <w:left w:val="none" w:sz="0" w:space="0" w:color="auto"/>
        <w:bottom w:val="none" w:sz="0" w:space="0" w:color="auto"/>
        <w:right w:val="none" w:sz="0" w:space="0" w:color="auto"/>
      </w:divBdr>
    </w:div>
    <w:div w:id="1583296339">
      <w:bodyDiv w:val="1"/>
      <w:marLeft w:val="0"/>
      <w:marRight w:val="0"/>
      <w:marTop w:val="0"/>
      <w:marBottom w:val="0"/>
      <w:divBdr>
        <w:top w:val="none" w:sz="0" w:space="0" w:color="auto"/>
        <w:left w:val="none" w:sz="0" w:space="0" w:color="auto"/>
        <w:bottom w:val="none" w:sz="0" w:space="0" w:color="auto"/>
        <w:right w:val="none" w:sz="0" w:space="0" w:color="auto"/>
      </w:divBdr>
    </w:div>
    <w:div w:id="1584342425">
      <w:bodyDiv w:val="1"/>
      <w:marLeft w:val="0"/>
      <w:marRight w:val="0"/>
      <w:marTop w:val="0"/>
      <w:marBottom w:val="0"/>
      <w:divBdr>
        <w:top w:val="none" w:sz="0" w:space="0" w:color="auto"/>
        <w:left w:val="none" w:sz="0" w:space="0" w:color="auto"/>
        <w:bottom w:val="none" w:sz="0" w:space="0" w:color="auto"/>
        <w:right w:val="none" w:sz="0" w:space="0" w:color="auto"/>
      </w:divBdr>
    </w:div>
    <w:div w:id="1584875017">
      <w:bodyDiv w:val="1"/>
      <w:marLeft w:val="0"/>
      <w:marRight w:val="0"/>
      <w:marTop w:val="0"/>
      <w:marBottom w:val="0"/>
      <w:divBdr>
        <w:top w:val="none" w:sz="0" w:space="0" w:color="auto"/>
        <w:left w:val="none" w:sz="0" w:space="0" w:color="auto"/>
        <w:bottom w:val="none" w:sz="0" w:space="0" w:color="auto"/>
        <w:right w:val="none" w:sz="0" w:space="0" w:color="auto"/>
      </w:divBdr>
    </w:div>
    <w:div w:id="1585262843">
      <w:bodyDiv w:val="1"/>
      <w:marLeft w:val="0"/>
      <w:marRight w:val="0"/>
      <w:marTop w:val="0"/>
      <w:marBottom w:val="0"/>
      <w:divBdr>
        <w:top w:val="none" w:sz="0" w:space="0" w:color="auto"/>
        <w:left w:val="none" w:sz="0" w:space="0" w:color="auto"/>
        <w:bottom w:val="none" w:sz="0" w:space="0" w:color="auto"/>
        <w:right w:val="none" w:sz="0" w:space="0" w:color="auto"/>
      </w:divBdr>
    </w:div>
    <w:div w:id="1586961621">
      <w:bodyDiv w:val="1"/>
      <w:marLeft w:val="0"/>
      <w:marRight w:val="0"/>
      <w:marTop w:val="0"/>
      <w:marBottom w:val="0"/>
      <w:divBdr>
        <w:top w:val="none" w:sz="0" w:space="0" w:color="auto"/>
        <w:left w:val="none" w:sz="0" w:space="0" w:color="auto"/>
        <w:bottom w:val="none" w:sz="0" w:space="0" w:color="auto"/>
        <w:right w:val="none" w:sz="0" w:space="0" w:color="auto"/>
      </w:divBdr>
    </w:div>
    <w:div w:id="1587031818">
      <w:bodyDiv w:val="1"/>
      <w:marLeft w:val="0"/>
      <w:marRight w:val="0"/>
      <w:marTop w:val="0"/>
      <w:marBottom w:val="0"/>
      <w:divBdr>
        <w:top w:val="none" w:sz="0" w:space="0" w:color="auto"/>
        <w:left w:val="none" w:sz="0" w:space="0" w:color="auto"/>
        <w:bottom w:val="none" w:sz="0" w:space="0" w:color="auto"/>
        <w:right w:val="none" w:sz="0" w:space="0" w:color="auto"/>
      </w:divBdr>
    </w:div>
    <w:div w:id="1588266069">
      <w:bodyDiv w:val="1"/>
      <w:marLeft w:val="0"/>
      <w:marRight w:val="0"/>
      <w:marTop w:val="0"/>
      <w:marBottom w:val="0"/>
      <w:divBdr>
        <w:top w:val="none" w:sz="0" w:space="0" w:color="auto"/>
        <w:left w:val="none" w:sz="0" w:space="0" w:color="auto"/>
        <w:bottom w:val="none" w:sz="0" w:space="0" w:color="auto"/>
        <w:right w:val="none" w:sz="0" w:space="0" w:color="auto"/>
      </w:divBdr>
    </w:div>
    <w:div w:id="1589578529">
      <w:bodyDiv w:val="1"/>
      <w:marLeft w:val="0"/>
      <w:marRight w:val="0"/>
      <w:marTop w:val="0"/>
      <w:marBottom w:val="0"/>
      <w:divBdr>
        <w:top w:val="none" w:sz="0" w:space="0" w:color="auto"/>
        <w:left w:val="none" w:sz="0" w:space="0" w:color="auto"/>
        <w:bottom w:val="none" w:sz="0" w:space="0" w:color="auto"/>
        <w:right w:val="none" w:sz="0" w:space="0" w:color="auto"/>
      </w:divBdr>
    </w:div>
    <w:div w:id="1590574334">
      <w:bodyDiv w:val="1"/>
      <w:marLeft w:val="0"/>
      <w:marRight w:val="0"/>
      <w:marTop w:val="0"/>
      <w:marBottom w:val="0"/>
      <w:divBdr>
        <w:top w:val="none" w:sz="0" w:space="0" w:color="auto"/>
        <w:left w:val="none" w:sz="0" w:space="0" w:color="auto"/>
        <w:bottom w:val="none" w:sz="0" w:space="0" w:color="auto"/>
        <w:right w:val="none" w:sz="0" w:space="0" w:color="auto"/>
      </w:divBdr>
    </w:div>
    <w:div w:id="1592153413">
      <w:bodyDiv w:val="1"/>
      <w:marLeft w:val="0"/>
      <w:marRight w:val="0"/>
      <w:marTop w:val="0"/>
      <w:marBottom w:val="0"/>
      <w:divBdr>
        <w:top w:val="none" w:sz="0" w:space="0" w:color="auto"/>
        <w:left w:val="none" w:sz="0" w:space="0" w:color="auto"/>
        <w:bottom w:val="none" w:sz="0" w:space="0" w:color="auto"/>
        <w:right w:val="none" w:sz="0" w:space="0" w:color="auto"/>
      </w:divBdr>
    </w:div>
    <w:div w:id="1593275775">
      <w:bodyDiv w:val="1"/>
      <w:marLeft w:val="0"/>
      <w:marRight w:val="0"/>
      <w:marTop w:val="0"/>
      <w:marBottom w:val="0"/>
      <w:divBdr>
        <w:top w:val="none" w:sz="0" w:space="0" w:color="auto"/>
        <w:left w:val="none" w:sz="0" w:space="0" w:color="auto"/>
        <w:bottom w:val="none" w:sz="0" w:space="0" w:color="auto"/>
        <w:right w:val="none" w:sz="0" w:space="0" w:color="auto"/>
      </w:divBdr>
    </w:div>
    <w:div w:id="1597441101">
      <w:bodyDiv w:val="1"/>
      <w:marLeft w:val="0"/>
      <w:marRight w:val="0"/>
      <w:marTop w:val="0"/>
      <w:marBottom w:val="0"/>
      <w:divBdr>
        <w:top w:val="none" w:sz="0" w:space="0" w:color="auto"/>
        <w:left w:val="none" w:sz="0" w:space="0" w:color="auto"/>
        <w:bottom w:val="none" w:sz="0" w:space="0" w:color="auto"/>
        <w:right w:val="none" w:sz="0" w:space="0" w:color="auto"/>
      </w:divBdr>
    </w:div>
    <w:div w:id="1597520893">
      <w:bodyDiv w:val="1"/>
      <w:marLeft w:val="0"/>
      <w:marRight w:val="0"/>
      <w:marTop w:val="0"/>
      <w:marBottom w:val="0"/>
      <w:divBdr>
        <w:top w:val="none" w:sz="0" w:space="0" w:color="auto"/>
        <w:left w:val="none" w:sz="0" w:space="0" w:color="auto"/>
        <w:bottom w:val="none" w:sz="0" w:space="0" w:color="auto"/>
        <w:right w:val="none" w:sz="0" w:space="0" w:color="auto"/>
      </w:divBdr>
    </w:div>
    <w:div w:id="1600141167">
      <w:bodyDiv w:val="1"/>
      <w:marLeft w:val="0"/>
      <w:marRight w:val="0"/>
      <w:marTop w:val="0"/>
      <w:marBottom w:val="0"/>
      <w:divBdr>
        <w:top w:val="none" w:sz="0" w:space="0" w:color="auto"/>
        <w:left w:val="none" w:sz="0" w:space="0" w:color="auto"/>
        <w:bottom w:val="none" w:sz="0" w:space="0" w:color="auto"/>
        <w:right w:val="none" w:sz="0" w:space="0" w:color="auto"/>
      </w:divBdr>
    </w:div>
    <w:div w:id="1600259970">
      <w:bodyDiv w:val="1"/>
      <w:marLeft w:val="0"/>
      <w:marRight w:val="0"/>
      <w:marTop w:val="0"/>
      <w:marBottom w:val="0"/>
      <w:divBdr>
        <w:top w:val="none" w:sz="0" w:space="0" w:color="auto"/>
        <w:left w:val="none" w:sz="0" w:space="0" w:color="auto"/>
        <w:bottom w:val="none" w:sz="0" w:space="0" w:color="auto"/>
        <w:right w:val="none" w:sz="0" w:space="0" w:color="auto"/>
      </w:divBdr>
    </w:div>
    <w:div w:id="1601064653">
      <w:bodyDiv w:val="1"/>
      <w:marLeft w:val="0"/>
      <w:marRight w:val="0"/>
      <w:marTop w:val="0"/>
      <w:marBottom w:val="0"/>
      <w:divBdr>
        <w:top w:val="none" w:sz="0" w:space="0" w:color="auto"/>
        <w:left w:val="none" w:sz="0" w:space="0" w:color="auto"/>
        <w:bottom w:val="none" w:sz="0" w:space="0" w:color="auto"/>
        <w:right w:val="none" w:sz="0" w:space="0" w:color="auto"/>
      </w:divBdr>
    </w:div>
    <w:div w:id="1601912320">
      <w:bodyDiv w:val="1"/>
      <w:marLeft w:val="0"/>
      <w:marRight w:val="0"/>
      <w:marTop w:val="0"/>
      <w:marBottom w:val="0"/>
      <w:divBdr>
        <w:top w:val="none" w:sz="0" w:space="0" w:color="auto"/>
        <w:left w:val="none" w:sz="0" w:space="0" w:color="auto"/>
        <w:bottom w:val="none" w:sz="0" w:space="0" w:color="auto"/>
        <w:right w:val="none" w:sz="0" w:space="0" w:color="auto"/>
      </w:divBdr>
    </w:div>
    <w:div w:id="1602714914">
      <w:bodyDiv w:val="1"/>
      <w:marLeft w:val="0"/>
      <w:marRight w:val="0"/>
      <w:marTop w:val="0"/>
      <w:marBottom w:val="0"/>
      <w:divBdr>
        <w:top w:val="none" w:sz="0" w:space="0" w:color="auto"/>
        <w:left w:val="none" w:sz="0" w:space="0" w:color="auto"/>
        <w:bottom w:val="none" w:sz="0" w:space="0" w:color="auto"/>
        <w:right w:val="none" w:sz="0" w:space="0" w:color="auto"/>
      </w:divBdr>
    </w:div>
    <w:div w:id="1604023869">
      <w:bodyDiv w:val="1"/>
      <w:marLeft w:val="0"/>
      <w:marRight w:val="0"/>
      <w:marTop w:val="0"/>
      <w:marBottom w:val="0"/>
      <w:divBdr>
        <w:top w:val="none" w:sz="0" w:space="0" w:color="auto"/>
        <w:left w:val="none" w:sz="0" w:space="0" w:color="auto"/>
        <w:bottom w:val="none" w:sz="0" w:space="0" w:color="auto"/>
        <w:right w:val="none" w:sz="0" w:space="0" w:color="auto"/>
      </w:divBdr>
    </w:div>
    <w:div w:id="1605530582">
      <w:bodyDiv w:val="1"/>
      <w:marLeft w:val="0"/>
      <w:marRight w:val="0"/>
      <w:marTop w:val="0"/>
      <w:marBottom w:val="0"/>
      <w:divBdr>
        <w:top w:val="none" w:sz="0" w:space="0" w:color="auto"/>
        <w:left w:val="none" w:sz="0" w:space="0" w:color="auto"/>
        <w:bottom w:val="none" w:sz="0" w:space="0" w:color="auto"/>
        <w:right w:val="none" w:sz="0" w:space="0" w:color="auto"/>
      </w:divBdr>
    </w:div>
    <w:div w:id="1605533669">
      <w:bodyDiv w:val="1"/>
      <w:marLeft w:val="0"/>
      <w:marRight w:val="0"/>
      <w:marTop w:val="0"/>
      <w:marBottom w:val="0"/>
      <w:divBdr>
        <w:top w:val="none" w:sz="0" w:space="0" w:color="auto"/>
        <w:left w:val="none" w:sz="0" w:space="0" w:color="auto"/>
        <w:bottom w:val="none" w:sz="0" w:space="0" w:color="auto"/>
        <w:right w:val="none" w:sz="0" w:space="0" w:color="auto"/>
      </w:divBdr>
    </w:div>
    <w:div w:id="1606766503">
      <w:bodyDiv w:val="1"/>
      <w:marLeft w:val="0"/>
      <w:marRight w:val="0"/>
      <w:marTop w:val="0"/>
      <w:marBottom w:val="0"/>
      <w:divBdr>
        <w:top w:val="none" w:sz="0" w:space="0" w:color="auto"/>
        <w:left w:val="none" w:sz="0" w:space="0" w:color="auto"/>
        <w:bottom w:val="none" w:sz="0" w:space="0" w:color="auto"/>
        <w:right w:val="none" w:sz="0" w:space="0" w:color="auto"/>
      </w:divBdr>
    </w:div>
    <w:div w:id="1609658421">
      <w:bodyDiv w:val="1"/>
      <w:marLeft w:val="0"/>
      <w:marRight w:val="0"/>
      <w:marTop w:val="0"/>
      <w:marBottom w:val="0"/>
      <w:divBdr>
        <w:top w:val="none" w:sz="0" w:space="0" w:color="auto"/>
        <w:left w:val="none" w:sz="0" w:space="0" w:color="auto"/>
        <w:bottom w:val="none" w:sz="0" w:space="0" w:color="auto"/>
        <w:right w:val="none" w:sz="0" w:space="0" w:color="auto"/>
      </w:divBdr>
    </w:div>
    <w:div w:id="1610311354">
      <w:bodyDiv w:val="1"/>
      <w:marLeft w:val="0"/>
      <w:marRight w:val="0"/>
      <w:marTop w:val="0"/>
      <w:marBottom w:val="0"/>
      <w:divBdr>
        <w:top w:val="none" w:sz="0" w:space="0" w:color="auto"/>
        <w:left w:val="none" w:sz="0" w:space="0" w:color="auto"/>
        <w:bottom w:val="none" w:sz="0" w:space="0" w:color="auto"/>
        <w:right w:val="none" w:sz="0" w:space="0" w:color="auto"/>
      </w:divBdr>
    </w:div>
    <w:div w:id="1611666398">
      <w:bodyDiv w:val="1"/>
      <w:marLeft w:val="0"/>
      <w:marRight w:val="0"/>
      <w:marTop w:val="0"/>
      <w:marBottom w:val="0"/>
      <w:divBdr>
        <w:top w:val="none" w:sz="0" w:space="0" w:color="auto"/>
        <w:left w:val="none" w:sz="0" w:space="0" w:color="auto"/>
        <w:bottom w:val="none" w:sz="0" w:space="0" w:color="auto"/>
        <w:right w:val="none" w:sz="0" w:space="0" w:color="auto"/>
      </w:divBdr>
    </w:div>
    <w:div w:id="1612082255">
      <w:bodyDiv w:val="1"/>
      <w:marLeft w:val="0"/>
      <w:marRight w:val="0"/>
      <w:marTop w:val="0"/>
      <w:marBottom w:val="0"/>
      <w:divBdr>
        <w:top w:val="none" w:sz="0" w:space="0" w:color="auto"/>
        <w:left w:val="none" w:sz="0" w:space="0" w:color="auto"/>
        <w:bottom w:val="none" w:sz="0" w:space="0" w:color="auto"/>
        <w:right w:val="none" w:sz="0" w:space="0" w:color="auto"/>
      </w:divBdr>
    </w:div>
    <w:div w:id="1612785045">
      <w:bodyDiv w:val="1"/>
      <w:marLeft w:val="0"/>
      <w:marRight w:val="0"/>
      <w:marTop w:val="0"/>
      <w:marBottom w:val="0"/>
      <w:divBdr>
        <w:top w:val="none" w:sz="0" w:space="0" w:color="auto"/>
        <w:left w:val="none" w:sz="0" w:space="0" w:color="auto"/>
        <w:bottom w:val="none" w:sz="0" w:space="0" w:color="auto"/>
        <w:right w:val="none" w:sz="0" w:space="0" w:color="auto"/>
      </w:divBdr>
    </w:div>
    <w:div w:id="1615095798">
      <w:bodyDiv w:val="1"/>
      <w:marLeft w:val="0"/>
      <w:marRight w:val="0"/>
      <w:marTop w:val="0"/>
      <w:marBottom w:val="0"/>
      <w:divBdr>
        <w:top w:val="none" w:sz="0" w:space="0" w:color="auto"/>
        <w:left w:val="none" w:sz="0" w:space="0" w:color="auto"/>
        <w:bottom w:val="none" w:sz="0" w:space="0" w:color="auto"/>
        <w:right w:val="none" w:sz="0" w:space="0" w:color="auto"/>
      </w:divBdr>
      <w:divsChild>
        <w:div w:id="1413429102">
          <w:marLeft w:val="480"/>
          <w:marRight w:val="0"/>
          <w:marTop w:val="0"/>
          <w:marBottom w:val="0"/>
          <w:divBdr>
            <w:top w:val="none" w:sz="0" w:space="0" w:color="auto"/>
            <w:left w:val="none" w:sz="0" w:space="0" w:color="auto"/>
            <w:bottom w:val="none" w:sz="0" w:space="0" w:color="auto"/>
            <w:right w:val="none" w:sz="0" w:space="0" w:color="auto"/>
          </w:divBdr>
        </w:div>
        <w:div w:id="1236236195">
          <w:marLeft w:val="480"/>
          <w:marRight w:val="0"/>
          <w:marTop w:val="0"/>
          <w:marBottom w:val="0"/>
          <w:divBdr>
            <w:top w:val="none" w:sz="0" w:space="0" w:color="auto"/>
            <w:left w:val="none" w:sz="0" w:space="0" w:color="auto"/>
            <w:bottom w:val="none" w:sz="0" w:space="0" w:color="auto"/>
            <w:right w:val="none" w:sz="0" w:space="0" w:color="auto"/>
          </w:divBdr>
        </w:div>
        <w:div w:id="1006445661">
          <w:marLeft w:val="480"/>
          <w:marRight w:val="0"/>
          <w:marTop w:val="0"/>
          <w:marBottom w:val="0"/>
          <w:divBdr>
            <w:top w:val="none" w:sz="0" w:space="0" w:color="auto"/>
            <w:left w:val="none" w:sz="0" w:space="0" w:color="auto"/>
            <w:bottom w:val="none" w:sz="0" w:space="0" w:color="auto"/>
            <w:right w:val="none" w:sz="0" w:space="0" w:color="auto"/>
          </w:divBdr>
        </w:div>
        <w:div w:id="217672773">
          <w:marLeft w:val="480"/>
          <w:marRight w:val="0"/>
          <w:marTop w:val="0"/>
          <w:marBottom w:val="0"/>
          <w:divBdr>
            <w:top w:val="none" w:sz="0" w:space="0" w:color="auto"/>
            <w:left w:val="none" w:sz="0" w:space="0" w:color="auto"/>
            <w:bottom w:val="none" w:sz="0" w:space="0" w:color="auto"/>
            <w:right w:val="none" w:sz="0" w:space="0" w:color="auto"/>
          </w:divBdr>
        </w:div>
        <w:div w:id="1531576379">
          <w:marLeft w:val="480"/>
          <w:marRight w:val="0"/>
          <w:marTop w:val="0"/>
          <w:marBottom w:val="0"/>
          <w:divBdr>
            <w:top w:val="none" w:sz="0" w:space="0" w:color="auto"/>
            <w:left w:val="none" w:sz="0" w:space="0" w:color="auto"/>
            <w:bottom w:val="none" w:sz="0" w:space="0" w:color="auto"/>
            <w:right w:val="none" w:sz="0" w:space="0" w:color="auto"/>
          </w:divBdr>
        </w:div>
        <w:div w:id="390883504">
          <w:marLeft w:val="480"/>
          <w:marRight w:val="0"/>
          <w:marTop w:val="0"/>
          <w:marBottom w:val="0"/>
          <w:divBdr>
            <w:top w:val="none" w:sz="0" w:space="0" w:color="auto"/>
            <w:left w:val="none" w:sz="0" w:space="0" w:color="auto"/>
            <w:bottom w:val="none" w:sz="0" w:space="0" w:color="auto"/>
            <w:right w:val="none" w:sz="0" w:space="0" w:color="auto"/>
          </w:divBdr>
        </w:div>
        <w:div w:id="1416441683">
          <w:marLeft w:val="480"/>
          <w:marRight w:val="0"/>
          <w:marTop w:val="0"/>
          <w:marBottom w:val="0"/>
          <w:divBdr>
            <w:top w:val="none" w:sz="0" w:space="0" w:color="auto"/>
            <w:left w:val="none" w:sz="0" w:space="0" w:color="auto"/>
            <w:bottom w:val="none" w:sz="0" w:space="0" w:color="auto"/>
            <w:right w:val="none" w:sz="0" w:space="0" w:color="auto"/>
          </w:divBdr>
        </w:div>
        <w:div w:id="360938129">
          <w:marLeft w:val="480"/>
          <w:marRight w:val="0"/>
          <w:marTop w:val="0"/>
          <w:marBottom w:val="0"/>
          <w:divBdr>
            <w:top w:val="none" w:sz="0" w:space="0" w:color="auto"/>
            <w:left w:val="none" w:sz="0" w:space="0" w:color="auto"/>
            <w:bottom w:val="none" w:sz="0" w:space="0" w:color="auto"/>
            <w:right w:val="none" w:sz="0" w:space="0" w:color="auto"/>
          </w:divBdr>
        </w:div>
        <w:div w:id="1556426945">
          <w:marLeft w:val="480"/>
          <w:marRight w:val="0"/>
          <w:marTop w:val="0"/>
          <w:marBottom w:val="0"/>
          <w:divBdr>
            <w:top w:val="none" w:sz="0" w:space="0" w:color="auto"/>
            <w:left w:val="none" w:sz="0" w:space="0" w:color="auto"/>
            <w:bottom w:val="none" w:sz="0" w:space="0" w:color="auto"/>
            <w:right w:val="none" w:sz="0" w:space="0" w:color="auto"/>
          </w:divBdr>
        </w:div>
        <w:div w:id="436170741">
          <w:marLeft w:val="480"/>
          <w:marRight w:val="0"/>
          <w:marTop w:val="0"/>
          <w:marBottom w:val="0"/>
          <w:divBdr>
            <w:top w:val="none" w:sz="0" w:space="0" w:color="auto"/>
            <w:left w:val="none" w:sz="0" w:space="0" w:color="auto"/>
            <w:bottom w:val="none" w:sz="0" w:space="0" w:color="auto"/>
            <w:right w:val="none" w:sz="0" w:space="0" w:color="auto"/>
          </w:divBdr>
        </w:div>
        <w:div w:id="1162811386">
          <w:marLeft w:val="480"/>
          <w:marRight w:val="0"/>
          <w:marTop w:val="0"/>
          <w:marBottom w:val="0"/>
          <w:divBdr>
            <w:top w:val="none" w:sz="0" w:space="0" w:color="auto"/>
            <w:left w:val="none" w:sz="0" w:space="0" w:color="auto"/>
            <w:bottom w:val="none" w:sz="0" w:space="0" w:color="auto"/>
            <w:right w:val="none" w:sz="0" w:space="0" w:color="auto"/>
          </w:divBdr>
        </w:div>
        <w:div w:id="225797256">
          <w:marLeft w:val="480"/>
          <w:marRight w:val="0"/>
          <w:marTop w:val="0"/>
          <w:marBottom w:val="0"/>
          <w:divBdr>
            <w:top w:val="none" w:sz="0" w:space="0" w:color="auto"/>
            <w:left w:val="none" w:sz="0" w:space="0" w:color="auto"/>
            <w:bottom w:val="none" w:sz="0" w:space="0" w:color="auto"/>
            <w:right w:val="none" w:sz="0" w:space="0" w:color="auto"/>
          </w:divBdr>
        </w:div>
        <w:div w:id="1399863884">
          <w:marLeft w:val="480"/>
          <w:marRight w:val="0"/>
          <w:marTop w:val="0"/>
          <w:marBottom w:val="0"/>
          <w:divBdr>
            <w:top w:val="none" w:sz="0" w:space="0" w:color="auto"/>
            <w:left w:val="none" w:sz="0" w:space="0" w:color="auto"/>
            <w:bottom w:val="none" w:sz="0" w:space="0" w:color="auto"/>
            <w:right w:val="none" w:sz="0" w:space="0" w:color="auto"/>
          </w:divBdr>
        </w:div>
        <w:div w:id="1573929252">
          <w:marLeft w:val="480"/>
          <w:marRight w:val="0"/>
          <w:marTop w:val="0"/>
          <w:marBottom w:val="0"/>
          <w:divBdr>
            <w:top w:val="none" w:sz="0" w:space="0" w:color="auto"/>
            <w:left w:val="none" w:sz="0" w:space="0" w:color="auto"/>
            <w:bottom w:val="none" w:sz="0" w:space="0" w:color="auto"/>
            <w:right w:val="none" w:sz="0" w:space="0" w:color="auto"/>
          </w:divBdr>
        </w:div>
        <w:div w:id="1935479937">
          <w:marLeft w:val="480"/>
          <w:marRight w:val="0"/>
          <w:marTop w:val="0"/>
          <w:marBottom w:val="0"/>
          <w:divBdr>
            <w:top w:val="none" w:sz="0" w:space="0" w:color="auto"/>
            <w:left w:val="none" w:sz="0" w:space="0" w:color="auto"/>
            <w:bottom w:val="none" w:sz="0" w:space="0" w:color="auto"/>
            <w:right w:val="none" w:sz="0" w:space="0" w:color="auto"/>
          </w:divBdr>
        </w:div>
        <w:div w:id="1885866392">
          <w:marLeft w:val="480"/>
          <w:marRight w:val="0"/>
          <w:marTop w:val="0"/>
          <w:marBottom w:val="0"/>
          <w:divBdr>
            <w:top w:val="none" w:sz="0" w:space="0" w:color="auto"/>
            <w:left w:val="none" w:sz="0" w:space="0" w:color="auto"/>
            <w:bottom w:val="none" w:sz="0" w:space="0" w:color="auto"/>
            <w:right w:val="none" w:sz="0" w:space="0" w:color="auto"/>
          </w:divBdr>
        </w:div>
        <w:div w:id="1202667114">
          <w:marLeft w:val="480"/>
          <w:marRight w:val="0"/>
          <w:marTop w:val="0"/>
          <w:marBottom w:val="0"/>
          <w:divBdr>
            <w:top w:val="none" w:sz="0" w:space="0" w:color="auto"/>
            <w:left w:val="none" w:sz="0" w:space="0" w:color="auto"/>
            <w:bottom w:val="none" w:sz="0" w:space="0" w:color="auto"/>
            <w:right w:val="none" w:sz="0" w:space="0" w:color="auto"/>
          </w:divBdr>
        </w:div>
        <w:div w:id="351764315">
          <w:marLeft w:val="480"/>
          <w:marRight w:val="0"/>
          <w:marTop w:val="0"/>
          <w:marBottom w:val="0"/>
          <w:divBdr>
            <w:top w:val="none" w:sz="0" w:space="0" w:color="auto"/>
            <w:left w:val="none" w:sz="0" w:space="0" w:color="auto"/>
            <w:bottom w:val="none" w:sz="0" w:space="0" w:color="auto"/>
            <w:right w:val="none" w:sz="0" w:space="0" w:color="auto"/>
          </w:divBdr>
        </w:div>
        <w:div w:id="1080061376">
          <w:marLeft w:val="480"/>
          <w:marRight w:val="0"/>
          <w:marTop w:val="0"/>
          <w:marBottom w:val="0"/>
          <w:divBdr>
            <w:top w:val="none" w:sz="0" w:space="0" w:color="auto"/>
            <w:left w:val="none" w:sz="0" w:space="0" w:color="auto"/>
            <w:bottom w:val="none" w:sz="0" w:space="0" w:color="auto"/>
            <w:right w:val="none" w:sz="0" w:space="0" w:color="auto"/>
          </w:divBdr>
        </w:div>
        <w:div w:id="1238398044">
          <w:marLeft w:val="480"/>
          <w:marRight w:val="0"/>
          <w:marTop w:val="0"/>
          <w:marBottom w:val="0"/>
          <w:divBdr>
            <w:top w:val="none" w:sz="0" w:space="0" w:color="auto"/>
            <w:left w:val="none" w:sz="0" w:space="0" w:color="auto"/>
            <w:bottom w:val="none" w:sz="0" w:space="0" w:color="auto"/>
            <w:right w:val="none" w:sz="0" w:space="0" w:color="auto"/>
          </w:divBdr>
        </w:div>
        <w:div w:id="1432313242">
          <w:marLeft w:val="480"/>
          <w:marRight w:val="0"/>
          <w:marTop w:val="0"/>
          <w:marBottom w:val="0"/>
          <w:divBdr>
            <w:top w:val="none" w:sz="0" w:space="0" w:color="auto"/>
            <w:left w:val="none" w:sz="0" w:space="0" w:color="auto"/>
            <w:bottom w:val="none" w:sz="0" w:space="0" w:color="auto"/>
            <w:right w:val="none" w:sz="0" w:space="0" w:color="auto"/>
          </w:divBdr>
        </w:div>
        <w:div w:id="1163426888">
          <w:marLeft w:val="480"/>
          <w:marRight w:val="0"/>
          <w:marTop w:val="0"/>
          <w:marBottom w:val="0"/>
          <w:divBdr>
            <w:top w:val="none" w:sz="0" w:space="0" w:color="auto"/>
            <w:left w:val="none" w:sz="0" w:space="0" w:color="auto"/>
            <w:bottom w:val="none" w:sz="0" w:space="0" w:color="auto"/>
            <w:right w:val="none" w:sz="0" w:space="0" w:color="auto"/>
          </w:divBdr>
        </w:div>
        <w:div w:id="1263534822">
          <w:marLeft w:val="480"/>
          <w:marRight w:val="0"/>
          <w:marTop w:val="0"/>
          <w:marBottom w:val="0"/>
          <w:divBdr>
            <w:top w:val="none" w:sz="0" w:space="0" w:color="auto"/>
            <w:left w:val="none" w:sz="0" w:space="0" w:color="auto"/>
            <w:bottom w:val="none" w:sz="0" w:space="0" w:color="auto"/>
            <w:right w:val="none" w:sz="0" w:space="0" w:color="auto"/>
          </w:divBdr>
        </w:div>
        <w:div w:id="688140540">
          <w:marLeft w:val="480"/>
          <w:marRight w:val="0"/>
          <w:marTop w:val="0"/>
          <w:marBottom w:val="0"/>
          <w:divBdr>
            <w:top w:val="none" w:sz="0" w:space="0" w:color="auto"/>
            <w:left w:val="none" w:sz="0" w:space="0" w:color="auto"/>
            <w:bottom w:val="none" w:sz="0" w:space="0" w:color="auto"/>
            <w:right w:val="none" w:sz="0" w:space="0" w:color="auto"/>
          </w:divBdr>
        </w:div>
        <w:div w:id="820005468">
          <w:marLeft w:val="480"/>
          <w:marRight w:val="0"/>
          <w:marTop w:val="0"/>
          <w:marBottom w:val="0"/>
          <w:divBdr>
            <w:top w:val="none" w:sz="0" w:space="0" w:color="auto"/>
            <w:left w:val="none" w:sz="0" w:space="0" w:color="auto"/>
            <w:bottom w:val="none" w:sz="0" w:space="0" w:color="auto"/>
            <w:right w:val="none" w:sz="0" w:space="0" w:color="auto"/>
          </w:divBdr>
        </w:div>
        <w:div w:id="2094083699">
          <w:marLeft w:val="480"/>
          <w:marRight w:val="0"/>
          <w:marTop w:val="0"/>
          <w:marBottom w:val="0"/>
          <w:divBdr>
            <w:top w:val="none" w:sz="0" w:space="0" w:color="auto"/>
            <w:left w:val="none" w:sz="0" w:space="0" w:color="auto"/>
            <w:bottom w:val="none" w:sz="0" w:space="0" w:color="auto"/>
            <w:right w:val="none" w:sz="0" w:space="0" w:color="auto"/>
          </w:divBdr>
        </w:div>
        <w:div w:id="1117723103">
          <w:marLeft w:val="480"/>
          <w:marRight w:val="0"/>
          <w:marTop w:val="0"/>
          <w:marBottom w:val="0"/>
          <w:divBdr>
            <w:top w:val="none" w:sz="0" w:space="0" w:color="auto"/>
            <w:left w:val="none" w:sz="0" w:space="0" w:color="auto"/>
            <w:bottom w:val="none" w:sz="0" w:space="0" w:color="auto"/>
            <w:right w:val="none" w:sz="0" w:space="0" w:color="auto"/>
          </w:divBdr>
        </w:div>
        <w:div w:id="1037583078">
          <w:marLeft w:val="480"/>
          <w:marRight w:val="0"/>
          <w:marTop w:val="0"/>
          <w:marBottom w:val="0"/>
          <w:divBdr>
            <w:top w:val="none" w:sz="0" w:space="0" w:color="auto"/>
            <w:left w:val="none" w:sz="0" w:space="0" w:color="auto"/>
            <w:bottom w:val="none" w:sz="0" w:space="0" w:color="auto"/>
            <w:right w:val="none" w:sz="0" w:space="0" w:color="auto"/>
          </w:divBdr>
        </w:div>
        <w:div w:id="1060522187">
          <w:marLeft w:val="480"/>
          <w:marRight w:val="0"/>
          <w:marTop w:val="0"/>
          <w:marBottom w:val="0"/>
          <w:divBdr>
            <w:top w:val="none" w:sz="0" w:space="0" w:color="auto"/>
            <w:left w:val="none" w:sz="0" w:space="0" w:color="auto"/>
            <w:bottom w:val="none" w:sz="0" w:space="0" w:color="auto"/>
            <w:right w:val="none" w:sz="0" w:space="0" w:color="auto"/>
          </w:divBdr>
        </w:div>
        <w:div w:id="2010129910">
          <w:marLeft w:val="480"/>
          <w:marRight w:val="0"/>
          <w:marTop w:val="0"/>
          <w:marBottom w:val="0"/>
          <w:divBdr>
            <w:top w:val="none" w:sz="0" w:space="0" w:color="auto"/>
            <w:left w:val="none" w:sz="0" w:space="0" w:color="auto"/>
            <w:bottom w:val="none" w:sz="0" w:space="0" w:color="auto"/>
            <w:right w:val="none" w:sz="0" w:space="0" w:color="auto"/>
          </w:divBdr>
        </w:div>
        <w:div w:id="700128569">
          <w:marLeft w:val="480"/>
          <w:marRight w:val="0"/>
          <w:marTop w:val="0"/>
          <w:marBottom w:val="0"/>
          <w:divBdr>
            <w:top w:val="none" w:sz="0" w:space="0" w:color="auto"/>
            <w:left w:val="none" w:sz="0" w:space="0" w:color="auto"/>
            <w:bottom w:val="none" w:sz="0" w:space="0" w:color="auto"/>
            <w:right w:val="none" w:sz="0" w:space="0" w:color="auto"/>
          </w:divBdr>
        </w:div>
        <w:div w:id="45766632">
          <w:marLeft w:val="480"/>
          <w:marRight w:val="0"/>
          <w:marTop w:val="0"/>
          <w:marBottom w:val="0"/>
          <w:divBdr>
            <w:top w:val="none" w:sz="0" w:space="0" w:color="auto"/>
            <w:left w:val="none" w:sz="0" w:space="0" w:color="auto"/>
            <w:bottom w:val="none" w:sz="0" w:space="0" w:color="auto"/>
            <w:right w:val="none" w:sz="0" w:space="0" w:color="auto"/>
          </w:divBdr>
        </w:div>
        <w:div w:id="541091435">
          <w:marLeft w:val="480"/>
          <w:marRight w:val="0"/>
          <w:marTop w:val="0"/>
          <w:marBottom w:val="0"/>
          <w:divBdr>
            <w:top w:val="none" w:sz="0" w:space="0" w:color="auto"/>
            <w:left w:val="none" w:sz="0" w:space="0" w:color="auto"/>
            <w:bottom w:val="none" w:sz="0" w:space="0" w:color="auto"/>
            <w:right w:val="none" w:sz="0" w:space="0" w:color="auto"/>
          </w:divBdr>
        </w:div>
        <w:div w:id="858081655">
          <w:marLeft w:val="480"/>
          <w:marRight w:val="0"/>
          <w:marTop w:val="0"/>
          <w:marBottom w:val="0"/>
          <w:divBdr>
            <w:top w:val="none" w:sz="0" w:space="0" w:color="auto"/>
            <w:left w:val="none" w:sz="0" w:space="0" w:color="auto"/>
            <w:bottom w:val="none" w:sz="0" w:space="0" w:color="auto"/>
            <w:right w:val="none" w:sz="0" w:space="0" w:color="auto"/>
          </w:divBdr>
        </w:div>
        <w:div w:id="1912352105">
          <w:marLeft w:val="480"/>
          <w:marRight w:val="0"/>
          <w:marTop w:val="0"/>
          <w:marBottom w:val="0"/>
          <w:divBdr>
            <w:top w:val="none" w:sz="0" w:space="0" w:color="auto"/>
            <w:left w:val="none" w:sz="0" w:space="0" w:color="auto"/>
            <w:bottom w:val="none" w:sz="0" w:space="0" w:color="auto"/>
            <w:right w:val="none" w:sz="0" w:space="0" w:color="auto"/>
          </w:divBdr>
        </w:div>
        <w:div w:id="1371104100">
          <w:marLeft w:val="480"/>
          <w:marRight w:val="0"/>
          <w:marTop w:val="0"/>
          <w:marBottom w:val="0"/>
          <w:divBdr>
            <w:top w:val="none" w:sz="0" w:space="0" w:color="auto"/>
            <w:left w:val="none" w:sz="0" w:space="0" w:color="auto"/>
            <w:bottom w:val="none" w:sz="0" w:space="0" w:color="auto"/>
            <w:right w:val="none" w:sz="0" w:space="0" w:color="auto"/>
          </w:divBdr>
        </w:div>
        <w:div w:id="173304886">
          <w:marLeft w:val="480"/>
          <w:marRight w:val="0"/>
          <w:marTop w:val="0"/>
          <w:marBottom w:val="0"/>
          <w:divBdr>
            <w:top w:val="none" w:sz="0" w:space="0" w:color="auto"/>
            <w:left w:val="none" w:sz="0" w:space="0" w:color="auto"/>
            <w:bottom w:val="none" w:sz="0" w:space="0" w:color="auto"/>
            <w:right w:val="none" w:sz="0" w:space="0" w:color="auto"/>
          </w:divBdr>
        </w:div>
        <w:div w:id="1125344326">
          <w:marLeft w:val="480"/>
          <w:marRight w:val="0"/>
          <w:marTop w:val="0"/>
          <w:marBottom w:val="0"/>
          <w:divBdr>
            <w:top w:val="none" w:sz="0" w:space="0" w:color="auto"/>
            <w:left w:val="none" w:sz="0" w:space="0" w:color="auto"/>
            <w:bottom w:val="none" w:sz="0" w:space="0" w:color="auto"/>
            <w:right w:val="none" w:sz="0" w:space="0" w:color="auto"/>
          </w:divBdr>
        </w:div>
        <w:div w:id="926036460">
          <w:marLeft w:val="480"/>
          <w:marRight w:val="0"/>
          <w:marTop w:val="0"/>
          <w:marBottom w:val="0"/>
          <w:divBdr>
            <w:top w:val="none" w:sz="0" w:space="0" w:color="auto"/>
            <w:left w:val="none" w:sz="0" w:space="0" w:color="auto"/>
            <w:bottom w:val="none" w:sz="0" w:space="0" w:color="auto"/>
            <w:right w:val="none" w:sz="0" w:space="0" w:color="auto"/>
          </w:divBdr>
        </w:div>
        <w:div w:id="109517321">
          <w:marLeft w:val="480"/>
          <w:marRight w:val="0"/>
          <w:marTop w:val="0"/>
          <w:marBottom w:val="0"/>
          <w:divBdr>
            <w:top w:val="none" w:sz="0" w:space="0" w:color="auto"/>
            <w:left w:val="none" w:sz="0" w:space="0" w:color="auto"/>
            <w:bottom w:val="none" w:sz="0" w:space="0" w:color="auto"/>
            <w:right w:val="none" w:sz="0" w:space="0" w:color="auto"/>
          </w:divBdr>
        </w:div>
        <w:div w:id="1237666031">
          <w:marLeft w:val="480"/>
          <w:marRight w:val="0"/>
          <w:marTop w:val="0"/>
          <w:marBottom w:val="0"/>
          <w:divBdr>
            <w:top w:val="none" w:sz="0" w:space="0" w:color="auto"/>
            <w:left w:val="none" w:sz="0" w:space="0" w:color="auto"/>
            <w:bottom w:val="none" w:sz="0" w:space="0" w:color="auto"/>
            <w:right w:val="none" w:sz="0" w:space="0" w:color="auto"/>
          </w:divBdr>
        </w:div>
        <w:div w:id="628166861">
          <w:marLeft w:val="480"/>
          <w:marRight w:val="0"/>
          <w:marTop w:val="0"/>
          <w:marBottom w:val="0"/>
          <w:divBdr>
            <w:top w:val="none" w:sz="0" w:space="0" w:color="auto"/>
            <w:left w:val="none" w:sz="0" w:space="0" w:color="auto"/>
            <w:bottom w:val="none" w:sz="0" w:space="0" w:color="auto"/>
            <w:right w:val="none" w:sz="0" w:space="0" w:color="auto"/>
          </w:divBdr>
        </w:div>
        <w:div w:id="827790486">
          <w:marLeft w:val="480"/>
          <w:marRight w:val="0"/>
          <w:marTop w:val="0"/>
          <w:marBottom w:val="0"/>
          <w:divBdr>
            <w:top w:val="none" w:sz="0" w:space="0" w:color="auto"/>
            <w:left w:val="none" w:sz="0" w:space="0" w:color="auto"/>
            <w:bottom w:val="none" w:sz="0" w:space="0" w:color="auto"/>
            <w:right w:val="none" w:sz="0" w:space="0" w:color="auto"/>
          </w:divBdr>
        </w:div>
        <w:div w:id="1299720543">
          <w:marLeft w:val="480"/>
          <w:marRight w:val="0"/>
          <w:marTop w:val="0"/>
          <w:marBottom w:val="0"/>
          <w:divBdr>
            <w:top w:val="none" w:sz="0" w:space="0" w:color="auto"/>
            <w:left w:val="none" w:sz="0" w:space="0" w:color="auto"/>
            <w:bottom w:val="none" w:sz="0" w:space="0" w:color="auto"/>
            <w:right w:val="none" w:sz="0" w:space="0" w:color="auto"/>
          </w:divBdr>
        </w:div>
        <w:div w:id="809900332">
          <w:marLeft w:val="480"/>
          <w:marRight w:val="0"/>
          <w:marTop w:val="0"/>
          <w:marBottom w:val="0"/>
          <w:divBdr>
            <w:top w:val="none" w:sz="0" w:space="0" w:color="auto"/>
            <w:left w:val="none" w:sz="0" w:space="0" w:color="auto"/>
            <w:bottom w:val="none" w:sz="0" w:space="0" w:color="auto"/>
            <w:right w:val="none" w:sz="0" w:space="0" w:color="auto"/>
          </w:divBdr>
        </w:div>
        <w:div w:id="552740647">
          <w:marLeft w:val="480"/>
          <w:marRight w:val="0"/>
          <w:marTop w:val="0"/>
          <w:marBottom w:val="0"/>
          <w:divBdr>
            <w:top w:val="none" w:sz="0" w:space="0" w:color="auto"/>
            <w:left w:val="none" w:sz="0" w:space="0" w:color="auto"/>
            <w:bottom w:val="none" w:sz="0" w:space="0" w:color="auto"/>
            <w:right w:val="none" w:sz="0" w:space="0" w:color="auto"/>
          </w:divBdr>
        </w:div>
        <w:div w:id="1601446612">
          <w:marLeft w:val="480"/>
          <w:marRight w:val="0"/>
          <w:marTop w:val="0"/>
          <w:marBottom w:val="0"/>
          <w:divBdr>
            <w:top w:val="none" w:sz="0" w:space="0" w:color="auto"/>
            <w:left w:val="none" w:sz="0" w:space="0" w:color="auto"/>
            <w:bottom w:val="none" w:sz="0" w:space="0" w:color="auto"/>
            <w:right w:val="none" w:sz="0" w:space="0" w:color="auto"/>
          </w:divBdr>
        </w:div>
        <w:div w:id="2130708202">
          <w:marLeft w:val="480"/>
          <w:marRight w:val="0"/>
          <w:marTop w:val="0"/>
          <w:marBottom w:val="0"/>
          <w:divBdr>
            <w:top w:val="none" w:sz="0" w:space="0" w:color="auto"/>
            <w:left w:val="none" w:sz="0" w:space="0" w:color="auto"/>
            <w:bottom w:val="none" w:sz="0" w:space="0" w:color="auto"/>
            <w:right w:val="none" w:sz="0" w:space="0" w:color="auto"/>
          </w:divBdr>
        </w:div>
        <w:div w:id="1662811742">
          <w:marLeft w:val="480"/>
          <w:marRight w:val="0"/>
          <w:marTop w:val="0"/>
          <w:marBottom w:val="0"/>
          <w:divBdr>
            <w:top w:val="none" w:sz="0" w:space="0" w:color="auto"/>
            <w:left w:val="none" w:sz="0" w:space="0" w:color="auto"/>
            <w:bottom w:val="none" w:sz="0" w:space="0" w:color="auto"/>
            <w:right w:val="none" w:sz="0" w:space="0" w:color="auto"/>
          </w:divBdr>
        </w:div>
        <w:div w:id="1666938346">
          <w:marLeft w:val="480"/>
          <w:marRight w:val="0"/>
          <w:marTop w:val="0"/>
          <w:marBottom w:val="0"/>
          <w:divBdr>
            <w:top w:val="none" w:sz="0" w:space="0" w:color="auto"/>
            <w:left w:val="none" w:sz="0" w:space="0" w:color="auto"/>
            <w:bottom w:val="none" w:sz="0" w:space="0" w:color="auto"/>
            <w:right w:val="none" w:sz="0" w:space="0" w:color="auto"/>
          </w:divBdr>
        </w:div>
        <w:div w:id="1021934936">
          <w:marLeft w:val="480"/>
          <w:marRight w:val="0"/>
          <w:marTop w:val="0"/>
          <w:marBottom w:val="0"/>
          <w:divBdr>
            <w:top w:val="none" w:sz="0" w:space="0" w:color="auto"/>
            <w:left w:val="none" w:sz="0" w:space="0" w:color="auto"/>
            <w:bottom w:val="none" w:sz="0" w:space="0" w:color="auto"/>
            <w:right w:val="none" w:sz="0" w:space="0" w:color="auto"/>
          </w:divBdr>
        </w:div>
        <w:div w:id="587426973">
          <w:marLeft w:val="480"/>
          <w:marRight w:val="0"/>
          <w:marTop w:val="0"/>
          <w:marBottom w:val="0"/>
          <w:divBdr>
            <w:top w:val="none" w:sz="0" w:space="0" w:color="auto"/>
            <w:left w:val="none" w:sz="0" w:space="0" w:color="auto"/>
            <w:bottom w:val="none" w:sz="0" w:space="0" w:color="auto"/>
            <w:right w:val="none" w:sz="0" w:space="0" w:color="auto"/>
          </w:divBdr>
        </w:div>
        <w:div w:id="477696747">
          <w:marLeft w:val="480"/>
          <w:marRight w:val="0"/>
          <w:marTop w:val="0"/>
          <w:marBottom w:val="0"/>
          <w:divBdr>
            <w:top w:val="none" w:sz="0" w:space="0" w:color="auto"/>
            <w:left w:val="none" w:sz="0" w:space="0" w:color="auto"/>
            <w:bottom w:val="none" w:sz="0" w:space="0" w:color="auto"/>
            <w:right w:val="none" w:sz="0" w:space="0" w:color="auto"/>
          </w:divBdr>
        </w:div>
      </w:divsChild>
    </w:div>
    <w:div w:id="1617061570">
      <w:bodyDiv w:val="1"/>
      <w:marLeft w:val="0"/>
      <w:marRight w:val="0"/>
      <w:marTop w:val="0"/>
      <w:marBottom w:val="0"/>
      <w:divBdr>
        <w:top w:val="none" w:sz="0" w:space="0" w:color="auto"/>
        <w:left w:val="none" w:sz="0" w:space="0" w:color="auto"/>
        <w:bottom w:val="none" w:sz="0" w:space="0" w:color="auto"/>
        <w:right w:val="none" w:sz="0" w:space="0" w:color="auto"/>
      </w:divBdr>
    </w:div>
    <w:div w:id="1618490751">
      <w:bodyDiv w:val="1"/>
      <w:marLeft w:val="0"/>
      <w:marRight w:val="0"/>
      <w:marTop w:val="0"/>
      <w:marBottom w:val="0"/>
      <w:divBdr>
        <w:top w:val="none" w:sz="0" w:space="0" w:color="auto"/>
        <w:left w:val="none" w:sz="0" w:space="0" w:color="auto"/>
        <w:bottom w:val="none" w:sz="0" w:space="0" w:color="auto"/>
        <w:right w:val="none" w:sz="0" w:space="0" w:color="auto"/>
      </w:divBdr>
    </w:div>
    <w:div w:id="1621765077">
      <w:bodyDiv w:val="1"/>
      <w:marLeft w:val="0"/>
      <w:marRight w:val="0"/>
      <w:marTop w:val="0"/>
      <w:marBottom w:val="0"/>
      <w:divBdr>
        <w:top w:val="none" w:sz="0" w:space="0" w:color="auto"/>
        <w:left w:val="none" w:sz="0" w:space="0" w:color="auto"/>
        <w:bottom w:val="none" w:sz="0" w:space="0" w:color="auto"/>
        <w:right w:val="none" w:sz="0" w:space="0" w:color="auto"/>
      </w:divBdr>
    </w:div>
    <w:div w:id="1622372924">
      <w:bodyDiv w:val="1"/>
      <w:marLeft w:val="0"/>
      <w:marRight w:val="0"/>
      <w:marTop w:val="0"/>
      <w:marBottom w:val="0"/>
      <w:divBdr>
        <w:top w:val="none" w:sz="0" w:space="0" w:color="auto"/>
        <w:left w:val="none" w:sz="0" w:space="0" w:color="auto"/>
        <w:bottom w:val="none" w:sz="0" w:space="0" w:color="auto"/>
        <w:right w:val="none" w:sz="0" w:space="0" w:color="auto"/>
      </w:divBdr>
    </w:div>
    <w:div w:id="1622883012">
      <w:bodyDiv w:val="1"/>
      <w:marLeft w:val="0"/>
      <w:marRight w:val="0"/>
      <w:marTop w:val="0"/>
      <w:marBottom w:val="0"/>
      <w:divBdr>
        <w:top w:val="none" w:sz="0" w:space="0" w:color="auto"/>
        <w:left w:val="none" w:sz="0" w:space="0" w:color="auto"/>
        <w:bottom w:val="none" w:sz="0" w:space="0" w:color="auto"/>
        <w:right w:val="none" w:sz="0" w:space="0" w:color="auto"/>
      </w:divBdr>
    </w:div>
    <w:div w:id="1623997668">
      <w:bodyDiv w:val="1"/>
      <w:marLeft w:val="0"/>
      <w:marRight w:val="0"/>
      <w:marTop w:val="0"/>
      <w:marBottom w:val="0"/>
      <w:divBdr>
        <w:top w:val="none" w:sz="0" w:space="0" w:color="auto"/>
        <w:left w:val="none" w:sz="0" w:space="0" w:color="auto"/>
        <w:bottom w:val="none" w:sz="0" w:space="0" w:color="auto"/>
        <w:right w:val="none" w:sz="0" w:space="0" w:color="auto"/>
      </w:divBdr>
      <w:divsChild>
        <w:div w:id="1623656759">
          <w:marLeft w:val="480"/>
          <w:marRight w:val="0"/>
          <w:marTop w:val="0"/>
          <w:marBottom w:val="0"/>
          <w:divBdr>
            <w:top w:val="none" w:sz="0" w:space="0" w:color="auto"/>
            <w:left w:val="none" w:sz="0" w:space="0" w:color="auto"/>
            <w:bottom w:val="none" w:sz="0" w:space="0" w:color="auto"/>
            <w:right w:val="none" w:sz="0" w:space="0" w:color="auto"/>
          </w:divBdr>
        </w:div>
        <w:div w:id="1279021411">
          <w:marLeft w:val="480"/>
          <w:marRight w:val="0"/>
          <w:marTop w:val="0"/>
          <w:marBottom w:val="0"/>
          <w:divBdr>
            <w:top w:val="none" w:sz="0" w:space="0" w:color="auto"/>
            <w:left w:val="none" w:sz="0" w:space="0" w:color="auto"/>
            <w:bottom w:val="none" w:sz="0" w:space="0" w:color="auto"/>
            <w:right w:val="none" w:sz="0" w:space="0" w:color="auto"/>
          </w:divBdr>
        </w:div>
        <w:div w:id="1110055491">
          <w:marLeft w:val="480"/>
          <w:marRight w:val="0"/>
          <w:marTop w:val="0"/>
          <w:marBottom w:val="0"/>
          <w:divBdr>
            <w:top w:val="none" w:sz="0" w:space="0" w:color="auto"/>
            <w:left w:val="none" w:sz="0" w:space="0" w:color="auto"/>
            <w:bottom w:val="none" w:sz="0" w:space="0" w:color="auto"/>
            <w:right w:val="none" w:sz="0" w:space="0" w:color="auto"/>
          </w:divBdr>
        </w:div>
        <w:div w:id="1970502819">
          <w:marLeft w:val="480"/>
          <w:marRight w:val="0"/>
          <w:marTop w:val="0"/>
          <w:marBottom w:val="0"/>
          <w:divBdr>
            <w:top w:val="none" w:sz="0" w:space="0" w:color="auto"/>
            <w:left w:val="none" w:sz="0" w:space="0" w:color="auto"/>
            <w:bottom w:val="none" w:sz="0" w:space="0" w:color="auto"/>
            <w:right w:val="none" w:sz="0" w:space="0" w:color="auto"/>
          </w:divBdr>
        </w:div>
        <w:div w:id="1225944957">
          <w:marLeft w:val="480"/>
          <w:marRight w:val="0"/>
          <w:marTop w:val="0"/>
          <w:marBottom w:val="0"/>
          <w:divBdr>
            <w:top w:val="none" w:sz="0" w:space="0" w:color="auto"/>
            <w:left w:val="none" w:sz="0" w:space="0" w:color="auto"/>
            <w:bottom w:val="none" w:sz="0" w:space="0" w:color="auto"/>
            <w:right w:val="none" w:sz="0" w:space="0" w:color="auto"/>
          </w:divBdr>
        </w:div>
        <w:div w:id="30806319">
          <w:marLeft w:val="480"/>
          <w:marRight w:val="0"/>
          <w:marTop w:val="0"/>
          <w:marBottom w:val="0"/>
          <w:divBdr>
            <w:top w:val="none" w:sz="0" w:space="0" w:color="auto"/>
            <w:left w:val="none" w:sz="0" w:space="0" w:color="auto"/>
            <w:bottom w:val="none" w:sz="0" w:space="0" w:color="auto"/>
            <w:right w:val="none" w:sz="0" w:space="0" w:color="auto"/>
          </w:divBdr>
        </w:div>
        <w:div w:id="327707212">
          <w:marLeft w:val="480"/>
          <w:marRight w:val="0"/>
          <w:marTop w:val="0"/>
          <w:marBottom w:val="0"/>
          <w:divBdr>
            <w:top w:val="none" w:sz="0" w:space="0" w:color="auto"/>
            <w:left w:val="none" w:sz="0" w:space="0" w:color="auto"/>
            <w:bottom w:val="none" w:sz="0" w:space="0" w:color="auto"/>
            <w:right w:val="none" w:sz="0" w:space="0" w:color="auto"/>
          </w:divBdr>
        </w:div>
        <w:div w:id="1955406652">
          <w:marLeft w:val="480"/>
          <w:marRight w:val="0"/>
          <w:marTop w:val="0"/>
          <w:marBottom w:val="0"/>
          <w:divBdr>
            <w:top w:val="none" w:sz="0" w:space="0" w:color="auto"/>
            <w:left w:val="none" w:sz="0" w:space="0" w:color="auto"/>
            <w:bottom w:val="none" w:sz="0" w:space="0" w:color="auto"/>
            <w:right w:val="none" w:sz="0" w:space="0" w:color="auto"/>
          </w:divBdr>
        </w:div>
        <w:div w:id="1886678711">
          <w:marLeft w:val="480"/>
          <w:marRight w:val="0"/>
          <w:marTop w:val="0"/>
          <w:marBottom w:val="0"/>
          <w:divBdr>
            <w:top w:val="none" w:sz="0" w:space="0" w:color="auto"/>
            <w:left w:val="none" w:sz="0" w:space="0" w:color="auto"/>
            <w:bottom w:val="none" w:sz="0" w:space="0" w:color="auto"/>
            <w:right w:val="none" w:sz="0" w:space="0" w:color="auto"/>
          </w:divBdr>
        </w:div>
        <w:div w:id="1312102866">
          <w:marLeft w:val="480"/>
          <w:marRight w:val="0"/>
          <w:marTop w:val="0"/>
          <w:marBottom w:val="0"/>
          <w:divBdr>
            <w:top w:val="none" w:sz="0" w:space="0" w:color="auto"/>
            <w:left w:val="none" w:sz="0" w:space="0" w:color="auto"/>
            <w:bottom w:val="none" w:sz="0" w:space="0" w:color="auto"/>
            <w:right w:val="none" w:sz="0" w:space="0" w:color="auto"/>
          </w:divBdr>
        </w:div>
        <w:div w:id="1548949516">
          <w:marLeft w:val="480"/>
          <w:marRight w:val="0"/>
          <w:marTop w:val="0"/>
          <w:marBottom w:val="0"/>
          <w:divBdr>
            <w:top w:val="none" w:sz="0" w:space="0" w:color="auto"/>
            <w:left w:val="none" w:sz="0" w:space="0" w:color="auto"/>
            <w:bottom w:val="none" w:sz="0" w:space="0" w:color="auto"/>
            <w:right w:val="none" w:sz="0" w:space="0" w:color="auto"/>
          </w:divBdr>
        </w:div>
        <w:div w:id="479469768">
          <w:marLeft w:val="480"/>
          <w:marRight w:val="0"/>
          <w:marTop w:val="0"/>
          <w:marBottom w:val="0"/>
          <w:divBdr>
            <w:top w:val="none" w:sz="0" w:space="0" w:color="auto"/>
            <w:left w:val="none" w:sz="0" w:space="0" w:color="auto"/>
            <w:bottom w:val="none" w:sz="0" w:space="0" w:color="auto"/>
            <w:right w:val="none" w:sz="0" w:space="0" w:color="auto"/>
          </w:divBdr>
        </w:div>
        <w:div w:id="1516922595">
          <w:marLeft w:val="480"/>
          <w:marRight w:val="0"/>
          <w:marTop w:val="0"/>
          <w:marBottom w:val="0"/>
          <w:divBdr>
            <w:top w:val="none" w:sz="0" w:space="0" w:color="auto"/>
            <w:left w:val="none" w:sz="0" w:space="0" w:color="auto"/>
            <w:bottom w:val="none" w:sz="0" w:space="0" w:color="auto"/>
            <w:right w:val="none" w:sz="0" w:space="0" w:color="auto"/>
          </w:divBdr>
        </w:div>
        <w:div w:id="1472676515">
          <w:marLeft w:val="480"/>
          <w:marRight w:val="0"/>
          <w:marTop w:val="0"/>
          <w:marBottom w:val="0"/>
          <w:divBdr>
            <w:top w:val="none" w:sz="0" w:space="0" w:color="auto"/>
            <w:left w:val="none" w:sz="0" w:space="0" w:color="auto"/>
            <w:bottom w:val="none" w:sz="0" w:space="0" w:color="auto"/>
            <w:right w:val="none" w:sz="0" w:space="0" w:color="auto"/>
          </w:divBdr>
        </w:div>
        <w:div w:id="884948790">
          <w:marLeft w:val="480"/>
          <w:marRight w:val="0"/>
          <w:marTop w:val="0"/>
          <w:marBottom w:val="0"/>
          <w:divBdr>
            <w:top w:val="none" w:sz="0" w:space="0" w:color="auto"/>
            <w:left w:val="none" w:sz="0" w:space="0" w:color="auto"/>
            <w:bottom w:val="none" w:sz="0" w:space="0" w:color="auto"/>
            <w:right w:val="none" w:sz="0" w:space="0" w:color="auto"/>
          </w:divBdr>
        </w:div>
        <w:div w:id="1015303440">
          <w:marLeft w:val="480"/>
          <w:marRight w:val="0"/>
          <w:marTop w:val="0"/>
          <w:marBottom w:val="0"/>
          <w:divBdr>
            <w:top w:val="none" w:sz="0" w:space="0" w:color="auto"/>
            <w:left w:val="none" w:sz="0" w:space="0" w:color="auto"/>
            <w:bottom w:val="none" w:sz="0" w:space="0" w:color="auto"/>
            <w:right w:val="none" w:sz="0" w:space="0" w:color="auto"/>
          </w:divBdr>
        </w:div>
        <w:div w:id="779763292">
          <w:marLeft w:val="480"/>
          <w:marRight w:val="0"/>
          <w:marTop w:val="0"/>
          <w:marBottom w:val="0"/>
          <w:divBdr>
            <w:top w:val="none" w:sz="0" w:space="0" w:color="auto"/>
            <w:left w:val="none" w:sz="0" w:space="0" w:color="auto"/>
            <w:bottom w:val="none" w:sz="0" w:space="0" w:color="auto"/>
            <w:right w:val="none" w:sz="0" w:space="0" w:color="auto"/>
          </w:divBdr>
        </w:div>
        <w:div w:id="618419333">
          <w:marLeft w:val="480"/>
          <w:marRight w:val="0"/>
          <w:marTop w:val="0"/>
          <w:marBottom w:val="0"/>
          <w:divBdr>
            <w:top w:val="none" w:sz="0" w:space="0" w:color="auto"/>
            <w:left w:val="none" w:sz="0" w:space="0" w:color="auto"/>
            <w:bottom w:val="none" w:sz="0" w:space="0" w:color="auto"/>
            <w:right w:val="none" w:sz="0" w:space="0" w:color="auto"/>
          </w:divBdr>
        </w:div>
        <w:div w:id="2037583807">
          <w:marLeft w:val="480"/>
          <w:marRight w:val="0"/>
          <w:marTop w:val="0"/>
          <w:marBottom w:val="0"/>
          <w:divBdr>
            <w:top w:val="none" w:sz="0" w:space="0" w:color="auto"/>
            <w:left w:val="none" w:sz="0" w:space="0" w:color="auto"/>
            <w:bottom w:val="none" w:sz="0" w:space="0" w:color="auto"/>
            <w:right w:val="none" w:sz="0" w:space="0" w:color="auto"/>
          </w:divBdr>
        </w:div>
        <w:div w:id="180516616">
          <w:marLeft w:val="480"/>
          <w:marRight w:val="0"/>
          <w:marTop w:val="0"/>
          <w:marBottom w:val="0"/>
          <w:divBdr>
            <w:top w:val="none" w:sz="0" w:space="0" w:color="auto"/>
            <w:left w:val="none" w:sz="0" w:space="0" w:color="auto"/>
            <w:bottom w:val="none" w:sz="0" w:space="0" w:color="auto"/>
            <w:right w:val="none" w:sz="0" w:space="0" w:color="auto"/>
          </w:divBdr>
        </w:div>
        <w:div w:id="1662539976">
          <w:marLeft w:val="480"/>
          <w:marRight w:val="0"/>
          <w:marTop w:val="0"/>
          <w:marBottom w:val="0"/>
          <w:divBdr>
            <w:top w:val="none" w:sz="0" w:space="0" w:color="auto"/>
            <w:left w:val="none" w:sz="0" w:space="0" w:color="auto"/>
            <w:bottom w:val="none" w:sz="0" w:space="0" w:color="auto"/>
            <w:right w:val="none" w:sz="0" w:space="0" w:color="auto"/>
          </w:divBdr>
        </w:div>
        <w:div w:id="464812938">
          <w:marLeft w:val="480"/>
          <w:marRight w:val="0"/>
          <w:marTop w:val="0"/>
          <w:marBottom w:val="0"/>
          <w:divBdr>
            <w:top w:val="none" w:sz="0" w:space="0" w:color="auto"/>
            <w:left w:val="none" w:sz="0" w:space="0" w:color="auto"/>
            <w:bottom w:val="none" w:sz="0" w:space="0" w:color="auto"/>
            <w:right w:val="none" w:sz="0" w:space="0" w:color="auto"/>
          </w:divBdr>
        </w:div>
        <w:div w:id="762653762">
          <w:marLeft w:val="480"/>
          <w:marRight w:val="0"/>
          <w:marTop w:val="0"/>
          <w:marBottom w:val="0"/>
          <w:divBdr>
            <w:top w:val="none" w:sz="0" w:space="0" w:color="auto"/>
            <w:left w:val="none" w:sz="0" w:space="0" w:color="auto"/>
            <w:bottom w:val="none" w:sz="0" w:space="0" w:color="auto"/>
            <w:right w:val="none" w:sz="0" w:space="0" w:color="auto"/>
          </w:divBdr>
        </w:div>
        <w:div w:id="1689746503">
          <w:marLeft w:val="480"/>
          <w:marRight w:val="0"/>
          <w:marTop w:val="0"/>
          <w:marBottom w:val="0"/>
          <w:divBdr>
            <w:top w:val="none" w:sz="0" w:space="0" w:color="auto"/>
            <w:left w:val="none" w:sz="0" w:space="0" w:color="auto"/>
            <w:bottom w:val="none" w:sz="0" w:space="0" w:color="auto"/>
            <w:right w:val="none" w:sz="0" w:space="0" w:color="auto"/>
          </w:divBdr>
        </w:div>
        <w:div w:id="47611156">
          <w:marLeft w:val="480"/>
          <w:marRight w:val="0"/>
          <w:marTop w:val="0"/>
          <w:marBottom w:val="0"/>
          <w:divBdr>
            <w:top w:val="none" w:sz="0" w:space="0" w:color="auto"/>
            <w:left w:val="none" w:sz="0" w:space="0" w:color="auto"/>
            <w:bottom w:val="none" w:sz="0" w:space="0" w:color="auto"/>
            <w:right w:val="none" w:sz="0" w:space="0" w:color="auto"/>
          </w:divBdr>
        </w:div>
        <w:div w:id="1373577484">
          <w:marLeft w:val="480"/>
          <w:marRight w:val="0"/>
          <w:marTop w:val="0"/>
          <w:marBottom w:val="0"/>
          <w:divBdr>
            <w:top w:val="none" w:sz="0" w:space="0" w:color="auto"/>
            <w:left w:val="none" w:sz="0" w:space="0" w:color="auto"/>
            <w:bottom w:val="none" w:sz="0" w:space="0" w:color="auto"/>
            <w:right w:val="none" w:sz="0" w:space="0" w:color="auto"/>
          </w:divBdr>
        </w:div>
        <w:div w:id="1025399899">
          <w:marLeft w:val="480"/>
          <w:marRight w:val="0"/>
          <w:marTop w:val="0"/>
          <w:marBottom w:val="0"/>
          <w:divBdr>
            <w:top w:val="none" w:sz="0" w:space="0" w:color="auto"/>
            <w:left w:val="none" w:sz="0" w:space="0" w:color="auto"/>
            <w:bottom w:val="none" w:sz="0" w:space="0" w:color="auto"/>
            <w:right w:val="none" w:sz="0" w:space="0" w:color="auto"/>
          </w:divBdr>
        </w:div>
        <w:div w:id="837771680">
          <w:marLeft w:val="480"/>
          <w:marRight w:val="0"/>
          <w:marTop w:val="0"/>
          <w:marBottom w:val="0"/>
          <w:divBdr>
            <w:top w:val="none" w:sz="0" w:space="0" w:color="auto"/>
            <w:left w:val="none" w:sz="0" w:space="0" w:color="auto"/>
            <w:bottom w:val="none" w:sz="0" w:space="0" w:color="auto"/>
            <w:right w:val="none" w:sz="0" w:space="0" w:color="auto"/>
          </w:divBdr>
        </w:div>
        <w:div w:id="2077431033">
          <w:marLeft w:val="480"/>
          <w:marRight w:val="0"/>
          <w:marTop w:val="0"/>
          <w:marBottom w:val="0"/>
          <w:divBdr>
            <w:top w:val="none" w:sz="0" w:space="0" w:color="auto"/>
            <w:left w:val="none" w:sz="0" w:space="0" w:color="auto"/>
            <w:bottom w:val="none" w:sz="0" w:space="0" w:color="auto"/>
            <w:right w:val="none" w:sz="0" w:space="0" w:color="auto"/>
          </w:divBdr>
        </w:div>
        <w:div w:id="1415470628">
          <w:marLeft w:val="480"/>
          <w:marRight w:val="0"/>
          <w:marTop w:val="0"/>
          <w:marBottom w:val="0"/>
          <w:divBdr>
            <w:top w:val="none" w:sz="0" w:space="0" w:color="auto"/>
            <w:left w:val="none" w:sz="0" w:space="0" w:color="auto"/>
            <w:bottom w:val="none" w:sz="0" w:space="0" w:color="auto"/>
            <w:right w:val="none" w:sz="0" w:space="0" w:color="auto"/>
          </w:divBdr>
        </w:div>
        <w:div w:id="2123761676">
          <w:marLeft w:val="480"/>
          <w:marRight w:val="0"/>
          <w:marTop w:val="0"/>
          <w:marBottom w:val="0"/>
          <w:divBdr>
            <w:top w:val="none" w:sz="0" w:space="0" w:color="auto"/>
            <w:left w:val="none" w:sz="0" w:space="0" w:color="auto"/>
            <w:bottom w:val="none" w:sz="0" w:space="0" w:color="auto"/>
            <w:right w:val="none" w:sz="0" w:space="0" w:color="auto"/>
          </w:divBdr>
        </w:div>
        <w:div w:id="1436754256">
          <w:marLeft w:val="480"/>
          <w:marRight w:val="0"/>
          <w:marTop w:val="0"/>
          <w:marBottom w:val="0"/>
          <w:divBdr>
            <w:top w:val="none" w:sz="0" w:space="0" w:color="auto"/>
            <w:left w:val="none" w:sz="0" w:space="0" w:color="auto"/>
            <w:bottom w:val="none" w:sz="0" w:space="0" w:color="auto"/>
            <w:right w:val="none" w:sz="0" w:space="0" w:color="auto"/>
          </w:divBdr>
        </w:div>
        <w:div w:id="700669466">
          <w:marLeft w:val="480"/>
          <w:marRight w:val="0"/>
          <w:marTop w:val="0"/>
          <w:marBottom w:val="0"/>
          <w:divBdr>
            <w:top w:val="none" w:sz="0" w:space="0" w:color="auto"/>
            <w:left w:val="none" w:sz="0" w:space="0" w:color="auto"/>
            <w:bottom w:val="none" w:sz="0" w:space="0" w:color="auto"/>
            <w:right w:val="none" w:sz="0" w:space="0" w:color="auto"/>
          </w:divBdr>
        </w:div>
        <w:div w:id="1157695786">
          <w:marLeft w:val="480"/>
          <w:marRight w:val="0"/>
          <w:marTop w:val="0"/>
          <w:marBottom w:val="0"/>
          <w:divBdr>
            <w:top w:val="none" w:sz="0" w:space="0" w:color="auto"/>
            <w:left w:val="none" w:sz="0" w:space="0" w:color="auto"/>
            <w:bottom w:val="none" w:sz="0" w:space="0" w:color="auto"/>
            <w:right w:val="none" w:sz="0" w:space="0" w:color="auto"/>
          </w:divBdr>
        </w:div>
        <w:div w:id="599029134">
          <w:marLeft w:val="480"/>
          <w:marRight w:val="0"/>
          <w:marTop w:val="0"/>
          <w:marBottom w:val="0"/>
          <w:divBdr>
            <w:top w:val="none" w:sz="0" w:space="0" w:color="auto"/>
            <w:left w:val="none" w:sz="0" w:space="0" w:color="auto"/>
            <w:bottom w:val="none" w:sz="0" w:space="0" w:color="auto"/>
            <w:right w:val="none" w:sz="0" w:space="0" w:color="auto"/>
          </w:divBdr>
        </w:div>
        <w:div w:id="1404793462">
          <w:marLeft w:val="480"/>
          <w:marRight w:val="0"/>
          <w:marTop w:val="0"/>
          <w:marBottom w:val="0"/>
          <w:divBdr>
            <w:top w:val="none" w:sz="0" w:space="0" w:color="auto"/>
            <w:left w:val="none" w:sz="0" w:space="0" w:color="auto"/>
            <w:bottom w:val="none" w:sz="0" w:space="0" w:color="auto"/>
            <w:right w:val="none" w:sz="0" w:space="0" w:color="auto"/>
          </w:divBdr>
        </w:div>
        <w:div w:id="1831410102">
          <w:marLeft w:val="480"/>
          <w:marRight w:val="0"/>
          <w:marTop w:val="0"/>
          <w:marBottom w:val="0"/>
          <w:divBdr>
            <w:top w:val="none" w:sz="0" w:space="0" w:color="auto"/>
            <w:left w:val="none" w:sz="0" w:space="0" w:color="auto"/>
            <w:bottom w:val="none" w:sz="0" w:space="0" w:color="auto"/>
            <w:right w:val="none" w:sz="0" w:space="0" w:color="auto"/>
          </w:divBdr>
        </w:div>
        <w:div w:id="437869267">
          <w:marLeft w:val="480"/>
          <w:marRight w:val="0"/>
          <w:marTop w:val="0"/>
          <w:marBottom w:val="0"/>
          <w:divBdr>
            <w:top w:val="none" w:sz="0" w:space="0" w:color="auto"/>
            <w:left w:val="none" w:sz="0" w:space="0" w:color="auto"/>
            <w:bottom w:val="none" w:sz="0" w:space="0" w:color="auto"/>
            <w:right w:val="none" w:sz="0" w:space="0" w:color="auto"/>
          </w:divBdr>
        </w:div>
        <w:div w:id="781266358">
          <w:marLeft w:val="480"/>
          <w:marRight w:val="0"/>
          <w:marTop w:val="0"/>
          <w:marBottom w:val="0"/>
          <w:divBdr>
            <w:top w:val="none" w:sz="0" w:space="0" w:color="auto"/>
            <w:left w:val="none" w:sz="0" w:space="0" w:color="auto"/>
            <w:bottom w:val="none" w:sz="0" w:space="0" w:color="auto"/>
            <w:right w:val="none" w:sz="0" w:space="0" w:color="auto"/>
          </w:divBdr>
        </w:div>
        <w:div w:id="1065644214">
          <w:marLeft w:val="480"/>
          <w:marRight w:val="0"/>
          <w:marTop w:val="0"/>
          <w:marBottom w:val="0"/>
          <w:divBdr>
            <w:top w:val="none" w:sz="0" w:space="0" w:color="auto"/>
            <w:left w:val="none" w:sz="0" w:space="0" w:color="auto"/>
            <w:bottom w:val="none" w:sz="0" w:space="0" w:color="auto"/>
            <w:right w:val="none" w:sz="0" w:space="0" w:color="auto"/>
          </w:divBdr>
        </w:div>
        <w:div w:id="1650592114">
          <w:marLeft w:val="480"/>
          <w:marRight w:val="0"/>
          <w:marTop w:val="0"/>
          <w:marBottom w:val="0"/>
          <w:divBdr>
            <w:top w:val="none" w:sz="0" w:space="0" w:color="auto"/>
            <w:left w:val="none" w:sz="0" w:space="0" w:color="auto"/>
            <w:bottom w:val="none" w:sz="0" w:space="0" w:color="auto"/>
            <w:right w:val="none" w:sz="0" w:space="0" w:color="auto"/>
          </w:divBdr>
        </w:div>
        <w:div w:id="1328288952">
          <w:marLeft w:val="480"/>
          <w:marRight w:val="0"/>
          <w:marTop w:val="0"/>
          <w:marBottom w:val="0"/>
          <w:divBdr>
            <w:top w:val="none" w:sz="0" w:space="0" w:color="auto"/>
            <w:left w:val="none" w:sz="0" w:space="0" w:color="auto"/>
            <w:bottom w:val="none" w:sz="0" w:space="0" w:color="auto"/>
            <w:right w:val="none" w:sz="0" w:space="0" w:color="auto"/>
          </w:divBdr>
        </w:div>
        <w:div w:id="944776040">
          <w:marLeft w:val="480"/>
          <w:marRight w:val="0"/>
          <w:marTop w:val="0"/>
          <w:marBottom w:val="0"/>
          <w:divBdr>
            <w:top w:val="none" w:sz="0" w:space="0" w:color="auto"/>
            <w:left w:val="none" w:sz="0" w:space="0" w:color="auto"/>
            <w:bottom w:val="none" w:sz="0" w:space="0" w:color="auto"/>
            <w:right w:val="none" w:sz="0" w:space="0" w:color="auto"/>
          </w:divBdr>
        </w:div>
        <w:div w:id="1629512762">
          <w:marLeft w:val="480"/>
          <w:marRight w:val="0"/>
          <w:marTop w:val="0"/>
          <w:marBottom w:val="0"/>
          <w:divBdr>
            <w:top w:val="none" w:sz="0" w:space="0" w:color="auto"/>
            <w:left w:val="none" w:sz="0" w:space="0" w:color="auto"/>
            <w:bottom w:val="none" w:sz="0" w:space="0" w:color="auto"/>
            <w:right w:val="none" w:sz="0" w:space="0" w:color="auto"/>
          </w:divBdr>
        </w:div>
        <w:div w:id="1313412445">
          <w:marLeft w:val="480"/>
          <w:marRight w:val="0"/>
          <w:marTop w:val="0"/>
          <w:marBottom w:val="0"/>
          <w:divBdr>
            <w:top w:val="none" w:sz="0" w:space="0" w:color="auto"/>
            <w:left w:val="none" w:sz="0" w:space="0" w:color="auto"/>
            <w:bottom w:val="none" w:sz="0" w:space="0" w:color="auto"/>
            <w:right w:val="none" w:sz="0" w:space="0" w:color="auto"/>
          </w:divBdr>
        </w:div>
        <w:div w:id="1922790413">
          <w:marLeft w:val="480"/>
          <w:marRight w:val="0"/>
          <w:marTop w:val="0"/>
          <w:marBottom w:val="0"/>
          <w:divBdr>
            <w:top w:val="none" w:sz="0" w:space="0" w:color="auto"/>
            <w:left w:val="none" w:sz="0" w:space="0" w:color="auto"/>
            <w:bottom w:val="none" w:sz="0" w:space="0" w:color="auto"/>
            <w:right w:val="none" w:sz="0" w:space="0" w:color="auto"/>
          </w:divBdr>
        </w:div>
        <w:div w:id="204486639">
          <w:marLeft w:val="480"/>
          <w:marRight w:val="0"/>
          <w:marTop w:val="0"/>
          <w:marBottom w:val="0"/>
          <w:divBdr>
            <w:top w:val="none" w:sz="0" w:space="0" w:color="auto"/>
            <w:left w:val="none" w:sz="0" w:space="0" w:color="auto"/>
            <w:bottom w:val="none" w:sz="0" w:space="0" w:color="auto"/>
            <w:right w:val="none" w:sz="0" w:space="0" w:color="auto"/>
          </w:divBdr>
        </w:div>
      </w:divsChild>
    </w:div>
    <w:div w:id="1624729005">
      <w:bodyDiv w:val="1"/>
      <w:marLeft w:val="0"/>
      <w:marRight w:val="0"/>
      <w:marTop w:val="0"/>
      <w:marBottom w:val="0"/>
      <w:divBdr>
        <w:top w:val="none" w:sz="0" w:space="0" w:color="auto"/>
        <w:left w:val="none" w:sz="0" w:space="0" w:color="auto"/>
        <w:bottom w:val="none" w:sz="0" w:space="0" w:color="auto"/>
        <w:right w:val="none" w:sz="0" w:space="0" w:color="auto"/>
      </w:divBdr>
    </w:div>
    <w:div w:id="1627815919">
      <w:bodyDiv w:val="1"/>
      <w:marLeft w:val="0"/>
      <w:marRight w:val="0"/>
      <w:marTop w:val="0"/>
      <w:marBottom w:val="0"/>
      <w:divBdr>
        <w:top w:val="none" w:sz="0" w:space="0" w:color="auto"/>
        <w:left w:val="none" w:sz="0" w:space="0" w:color="auto"/>
        <w:bottom w:val="none" w:sz="0" w:space="0" w:color="auto"/>
        <w:right w:val="none" w:sz="0" w:space="0" w:color="auto"/>
      </w:divBdr>
    </w:div>
    <w:div w:id="1628583721">
      <w:bodyDiv w:val="1"/>
      <w:marLeft w:val="0"/>
      <w:marRight w:val="0"/>
      <w:marTop w:val="0"/>
      <w:marBottom w:val="0"/>
      <w:divBdr>
        <w:top w:val="none" w:sz="0" w:space="0" w:color="auto"/>
        <w:left w:val="none" w:sz="0" w:space="0" w:color="auto"/>
        <w:bottom w:val="none" w:sz="0" w:space="0" w:color="auto"/>
        <w:right w:val="none" w:sz="0" w:space="0" w:color="auto"/>
      </w:divBdr>
    </w:div>
    <w:div w:id="1629164985">
      <w:bodyDiv w:val="1"/>
      <w:marLeft w:val="0"/>
      <w:marRight w:val="0"/>
      <w:marTop w:val="0"/>
      <w:marBottom w:val="0"/>
      <w:divBdr>
        <w:top w:val="none" w:sz="0" w:space="0" w:color="auto"/>
        <w:left w:val="none" w:sz="0" w:space="0" w:color="auto"/>
        <w:bottom w:val="none" w:sz="0" w:space="0" w:color="auto"/>
        <w:right w:val="none" w:sz="0" w:space="0" w:color="auto"/>
      </w:divBdr>
    </w:div>
    <w:div w:id="1630553388">
      <w:bodyDiv w:val="1"/>
      <w:marLeft w:val="0"/>
      <w:marRight w:val="0"/>
      <w:marTop w:val="0"/>
      <w:marBottom w:val="0"/>
      <w:divBdr>
        <w:top w:val="none" w:sz="0" w:space="0" w:color="auto"/>
        <w:left w:val="none" w:sz="0" w:space="0" w:color="auto"/>
        <w:bottom w:val="none" w:sz="0" w:space="0" w:color="auto"/>
        <w:right w:val="none" w:sz="0" w:space="0" w:color="auto"/>
      </w:divBdr>
    </w:div>
    <w:div w:id="1630895725">
      <w:bodyDiv w:val="1"/>
      <w:marLeft w:val="0"/>
      <w:marRight w:val="0"/>
      <w:marTop w:val="0"/>
      <w:marBottom w:val="0"/>
      <w:divBdr>
        <w:top w:val="none" w:sz="0" w:space="0" w:color="auto"/>
        <w:left w:val="none" w:sz="0" w:space="0" w:color="auto"/>
        <w:bottom w:val="none" w:sz="0" w:space="0" w:color="auto"/>
        <w:right w:val="none" w:sz="0" w:space="0" w:color="auto"/>
      </w:divBdr>
    </w:div>
    <w:div w:id="1631785754">
      <w:bodyDiv w:val="1"/>
      <w:marLeft w:val="0"/>
      <w:marRight w:val="0"/>
      <w:marTop w:val="0"/>
      <w:marBottom w:val="0"/>
      <w:divBdr>
        <w:top w:val="none" w:sz="0" w:space="0" w:color="auto"/>
        <w:left w:val="none" w:sz="0" w:space="0" w:color="auto"/>
        <w:bottom w:val="none" w:sz="0" w:space="0" w:color="auto"/>
        <w:right w:val="none" w:sz="0" w:space="0" w:color="auto"/>
      </w:divBdr>
    </w:div>
    <w:div w:id="1632784790">
      <w:bodyDiv w:val="1"/>
      <w:marLeft w:val="0"/>
      <w:marRight w:val="0"/>
      <w:marTop w:val="0"/>
      <w:marBottom w:val="0"/>
      <w:divBdr>
        <w:top w:val="none" w:sz="0" w:space="0" w:color="auto"/>
        <w:left w:val="none" w:sz="0" w:space="0" w:color="auto"/>
        <w:bottom w:val="none" w:sz="0" w:space="0" w:color="auto"/>
        <w:right w:val="none" w:sz="0" w:space="0" w:color="auto"/>
      </w:divBdr>
    </w:div>
    <w:div w:id="1632898551">
      <w:bodyDiv w:val="1"/>
      <w:marLeft w:val="0"/>
      <w:marRight w:val="0"/>
      <w:marTop w:val="0"/>
      <w:marBottom w:val="0"/>
      <w:divBdr>
        <w:top w:val="none" w:sz="0" w:space="0" w:color="auto"/>
        <w:left w:val="none" w:sz="0" w:space="0" w:color="auto"/>
        <w:bottom w:val="none" w:sz="0" w:space="0" w:color="auto"/>
        <w:right w:val="none" w:sz="0" w:space="0" w:color="auto"/>
      </w:divBdr>
    </w:div>
    <w:div w:id="1633558348">
      <w:bodyDiv w:val="1"/>
      <w:marLeft w:val="0"/>
      <w:marRight w:val="0"/>
      <w:marTop w:val="0"/>
      <w:marBottom w:val="0"/>
      <w:divBdr>
        <w:top w:val="none" w:sz="0" w:space="0" w:color="auto"/>
        <w:left w:val="none" w:sz="0" w:space="0" w:color="auto"/>
        <w:bottom w:val="none" w:sz="0" w:space="0" w:color="auto"/>
        <w:right w:val="none" w:sz="0" w:space="0" w:color="auto"/>
      </w:divBdr>
    </w:div>
    <w:div w:id="1633634526">
      <w:bodyDiv w:val="1"/>
      <w:marLeft w:val="0"/>
      <w:marRight w:val="0"/>
      <w:marTop w:val="0"/>
      <w:marBottom w:val="0"/>
      <w:divBdr>
        <w:top w:val="none" w:sz="0" w:space="0" w:color="auto"/>
        <w:left w:val="none" w:sz="0" w:space="0" w:color="auto"/>
        <w:bottom w:val="none" w:sz="0" w:space="0" w:color="auto"/>
        <w:right w:val="none" w:sz="0" w:space="0" w:color="auto"/>
      </w:divBdr>
    </w:div>
    <w:div w:id="1633709328">
      <w:bodyDiv w:val="1"/>
      <w:marLeft w:val="0"/>
      <w:marRight w:val="0"/>
      <w:marTop w:val="0"/>
      <w:marBottom w:val="0"/>
      <w:divBdr>
        <w:top w:val="none" w:sz="0" w:space="0" w:color="auto"/>
        <w:left w:val="none" w:sz="0" w:space="0" w:color="auto"/>
        <w:bottom w:val="none" w:sz="0" w:space="0" w:color="auto"/>
        <w:right w:val="none" w:sz="0" w:space="0" w:color="auto"/>
      </w:divBdr>
      <w:divsChild>
        <w:div w:id="57943263">
          <w:marLeft w:val="480"/>
          <w:marRight w:val="0"/>
          <w:marTop w:val="0"/>
          <w:marBottom w:val="0"/>
          <w:divBdr>
            <w:top w:val="none" w:sz="0" w:space="0" w:color="auto"/>
            <w:left w:val="none" w:sz="0" w:space="0" w:color="auto"/>
            <w:bottom w:val="none" w:sz="0" w:space="0" w:color="auto"/>
            <w:right w:val="none" w:sz="0" w:space="0" w:color="auto"/>
          </w:divBdr>
        </w:div>
        <w:div w:id="1624578637">
          <w:marLeft w:val="480"/>
          <w:marRight w:val="0"/>
          <w:marTop w:val="0"/>
          <w:marBottom w:val="0"/>
          <w:divBdr>
            <w:top w:val="none" w:sz="0" w:space="0" w:color="auto"/>
            <w:left w:val="none" w:sz="0" w:space="0" w:color="auto"/>
            <w:bottom w:val="none" w:sz="0" w:space="0" w:color="auto"/>
            <w:right w:val="none" w:sz="0" w:space="0" w:color="auto"/>
          </w:divBdr>
        </w:div>
        <w:div w:id="1382902585">
          <w:marLeft w:val="480"/>
          <w:marRight w:val="0"/>
          <w:marTop w:val="0"/>
          <w:marBottom w:val="0"/>
          <w:divBdr>
            <w:top w:val="none" w:sz="0" w:space="0" w:color="auto"/>
            <w:left w:val="none" w:sz="0" w:space="0" w:color="auto"/>
            <w:bottom w:val="none" w:sz="0" w:space="0" w:color="auto"/>
            <w:right w:val="none" w:sz="0" w:space="0" w:color="auto"/>
          </w:divBdr>
        </w:div>
        <w:div w:id="997926767">
          <w:marLeft w:val="480"/>
          <w:marRight w:val="0"/>
          <w:marTop w:val="0"/>
          <w:marBottom w:val="0"/>
          <w:divBdr>
            <w:top w:val="none" w:sz="0" w:space="0" w:color="auto"/>
            <w:left w:val="none" w:sz="0" w:space="0" w:color="auto"/>
            <w:bottom w:val="none" w:sz="0" w:space="0" w:color="auto"/>
            <w:right w:val="none" w:sz="0" w:space="0" w:color="auto"/>
          </w:divBdr>
        </w:div>
        <w:div w:id="1139763743">
          <w:marLeft w:val="480"/>
          <w:marRight w:val="0"/>
          <w:marTop w:val="0"/>
          <w:marBottom w:val="0"/>
          <w:divBdr>
            <w:top w:val="none" w:sz="0" w:space="0" w:color="auto"/>
            <w:left w:val="none" w:sz="0" w:space="0" w:color="auto"/>
            <w:bottom w:val="none" w:sz="0" w:space="0" w:color="auto"/>
            <w:right w:val="none" w:sz="0" w:space="0" w:color="auto"/>
          </w:divBdr>
        </w:div>
        <w:div w:id="1436754580">
          <w:marLeft w:val="480"/>
          <w:marRight w:val="0"/>
          <w:marTop w:val="0"/>
          <w:marBottom w:val="0"/>
          <w:divBdr>
            <w:top w:val="none" w:sz="0" w:space="0" w:color="auto"/>
            <w:left w:val="none" w:sz="0" w:space="0" w:color="auto"/>
            <w:bottom w:val="none" w:sz="0" w:space="0" w:color="auto"/>
            <w:right w:val="none" w:sz="0" w:space="0" w:color="auto"/>
          </w:divBdr>
        </w:div>
        <w:div w:id="134958168">
          <w:marLeft w:val="480"/>
          <w:marRight w:val="0"/>
          <w:marTop w:val="0"/>
          <w:marBottom w:val="0"/>
          <w:divBdr>
            <w:top w:val="none" w:sz="0" w:space="0" w:color="auto"/>
            <w:left w:val="none" w:sz="0" w:space="0" w:color="auto"/>
            <w:bottom w:val="none" w:sz="0" w:space="0" w:color="auto"/>
            <w:right w:val="none" w:sz="0" w:space="0" w:color="auto"/>
          </w:divBdr>
        </w:div>
        <w:div w:id="1853178779">
          <w:marLeft w:val="480"/>
          <w:marRight w:val="0"/>
          <w:marTop w:val="0"/>
          <w:marBottom w:val="0"/>
          <w:divBdr>
            <w:top w:val="none" w:sz="0" w:space="0" w:color="auto"/>
            <w:left w:val="none" w:sz="0" w:space="0" w:color="auto"/>
            <w:bottom w:val="none" w:sz="0" w:space="0" w:color="auto"/>
            <w:right w:val="none" w:sz="0" w:space="0" w:color="auto"/>
          </w:divBdr>
        </w:div>
        <w:div w:id="199635322">
          <w:marLeft w:val="480"/>
          <w:marRight w:val="0"/>
          <w:marTop w:val="0"/>
          <w:marBottom w:val="0"/>
          <w:divBdr>
            <w:top w:val="none" w:sz="0" w:space="0" w:color="auto"/>
            <w:left w:val="none" w:sz="0" w:space="0" w:color="auto"/>
            <w:bottom w:val="none" w:sz="0" w:space="0" w:color="auto"/>
            <w:right w:val="none" w:sz="0" w:space="0" w:color="auto"/>
          </w:divBdr>
        </w:div>
        <w:div w:id="1053579730">
          <w:marLeft w:val="480"/>
          <w:marRight w:val="0"/>
          <w:marTop w:val="0"/>
          <w:marBottom w:val="0"/>
          <w:divBdr>
            <w:top w:val="none" w:sz="0" w:space="0" w:color="auto"/>
            <w:left w:val="none" w:sz="0" w:space="0" w:color="auto"/>
            <w:bottom w:val="none" w:sz="0" w:space="0" w:color="auto"/>
            <w:right w:val="none" w:sz="0" w:space="0" w:color="auto"/>
          </w:divBdr>
        </w:div>
        <w:div w:id="892086363">
          <w:marLeft w:val="480"/>
          <w:marRight w:val="0"/>
          <w:marTop w:val="0"/>
          <w:marBottom w:val="0"/>
          <w:divBdr>
            <w:top w:val="none" w:sz="0" w:space="0" w:color="auto"/>
            <w:left w:val="none" w:sz="0" w:space="0" w:color="auto"/>
            <w:bottom w:val="none" w:sz="0" w:space="0" w:color="auto"/>
            <w:right w:val="none" w:sz="0" w:space="0" w:color="auto"/>
          </w:divBdr>
        </w:div>
        <w:div w:id="1441535903">
          <w:marLeft w:val="480"/>
          <w:marRight w:val="0"/>
          <w:marTop w:val="0"/>
          <w:marBottom w:val="0"/>
          <w:divBdr>
            <w:top w:val="none" w:sz="0" w:space="0" w:color="auto"/>
            <w:left w:val="none" w:sz="0" w:space="0" w:color="auto"/>
            <w:bottom w:val="none" w:sz="0" w:space="0" w:color="auto"/>
            <w:right w:val="none" w:sz="0" w:space="0" w:color="auto"/>
          </w:divBdr>
        </w:div>
        <w:div w:id="529414138">
          <w:marLeft w:val="480"/>
          <w:marRight w:val="0"/>
          <w:marTop w:val="0"/>
          <w:marBottom w:val="0"/>
          <w:divBdr>
            <w:top w:val="none" w:sz="0" w:space="0" w:color="auto"/>
            <w:left w:val="none" w:sz="0" w:space="0" w:color="auto"/>
            <w:bottom w:val="none" w:sz="0" w:space="0" w:color="auto"/>
            <w:right w:val="none" w:sz="0" w:space="0" w:color="auto"/>
          </w:divBdr>
        </w:div>
        <w:div w:id="1819221846">
          <w:marLeft w:val="480"/>
          <w:marRight w:val="0"/>
          <w:marTop w:val="0"/>
          <w:marBottom w:val="0"/>
          <w:divBdr>
            <w:top w:val="none" w:sz="0" w:space="0" w:color="auto"/>
            <w:left w:val="none" w:sz="0" w:space="0" w:color="auto"/>
            <w:bottom w:val="none" w:sz="0" w:space="0" w:color="auto"/>
            <w:right w:val="none" w:sz="0" w:space="0" w:color="auto"/>
          </w:divBdr>
        </w:div>
        <w:div w:id="1998679379">
          <w:marLeft w:val="480"/>
          <w:marRight w:val="0"/>
          <w:marTop w:val="0"/>
          <w:marBottom w:val="0"/>
          <w:divBdr>
            <w:top w:val="none" w:sz="0" w:space="0" w:color="auto"/>
            <w:left w:val="none" w:sz="0" w:space="0" w:color="auto"/>
            <w:bottom w:val="none" w:sz="0" w:space="0" w:color="auto"/>
            <w:right w:val="none" w:sz="0" w:space="0" w:color="auto"/>
          </w:divBdr>
        </w:div>
        <w:div w:id="1208226040">
          <w:marLeft w:val="480"/>
          <w:marRight w:val="0"/>
          <w:marTop w:val="0"/>
          <w:marBottom w:val="0"/>
          <w:divBdr>
            <w:top w:val="none" w:sz="0" w:space="0" w:color="auto"/>
            <w:left w:val="none" w:sz="0" w:space="0" w:color="auto"/>
            <w:bottom w:val="none" w:sz="0" w:space="0" w:color="auto"/>
            <w:right w:val="none" w:sz="0" w:space="0" w:color="auto"/>
          </w:divBdr>
        </w:div>
        <w:div w:id="187257831">
          <w:marLeft w:val="480"/>
          <w:marRight w:val="0"/>
          <w:marTop w:val="0"/>
          <w:marBottom w:val="0"/>
          <w:divBdr>
            <w:top w:val="none" w:sz="0" w:space="0" w:color="auto"/>
            <w:left w:val="none" w:sz="0" w:space="0" w:color="auto"/>
            <w:bottom w:val="none" w:sz="0" w:space="0" w:color="auto"/>
            <w:right w:val="none" w:sz="0" w:space="0" w:color="auto"/>
          </w:divBdr>
        </w:div>
        <w:div w:id="1501582190">
          <w:marLeft w:val="480"/>
          <w:marRight w:val="0"/>
          <w:marTop w:val="0"/>
          <w:marBottom w:val="0"/>
          <w:divBdr>
            <w:top w:val="none" w:sz="0" w:space="0" w:color="auto"/>
            <w:left w:val="none" w:sz="0" w:space="0" w:color="auto"/>
            <w:bottom w:val="none" w:sz="0" w:space="0" w:color="auto"/>
            <w:right w:val="none" w:sz="0" w:space="0" w:color="auto"/>
          </w:divBdr>
        </w:div>
        <w:div w:id="1460149941">
          <w:marLeft w:val="480"/>
          <w:marRight w:val="0"/>
          <w:marTop w:val="0"/>
          <w:marBottom w:val="0"/>
          <w:divBdr>
            <w:top w:val="none" w:sz="0" w:space="0" w:color="auto"/>
            <w:left w:val="none" w:sz="0" w:space="0" w:color="auto"/>
            <w:bottom w:val="none" w:sz="0" w:space="0" w:color="auto"/>
            <w:right w:val="none" w:sz="0" w:space="0" w:color="auto"/>
          </w:divBdr>
        </w:div>
        <w:div w:id="908882264">
          <w:marLeft w:val="480"/>
          <w:marRight w:val="0"/>
          <w:marTop w:val="0"/>
          <w:marBottom w:val="0"/>
          <w:divBdr>
            <w:top w:val="none" w:sz="0" w:space="0" w:color="auto"/>
            <w:left w:val="none" w:sz="0" w:space="0" w:color="auto"/>
            <w:bottom w:val="none" w:sz="0" w:space="0" w:color="auto"/>
            <w:right w:val="none" w:sz="0" w:space="0" w:color="auto"/>
          </w:divBdr>
        </w:div>
        <w:div w:id="198400915">
          <w:marLeft w:val="480"/>
          <w:marRight w:val="0"/>
          <w:marTop w:val="0"/>
          <w:marBottom w:val="0"/>
          <w:divBdr>
            <w:top w:val="none" w:sz="0" w:space="0" w:color="auto"/>
            <w:left w:val="none" w:sz="0" w:space="0" w:color="auto"/>
            <w:bottom w:val="none" w:sz="0" w:space="0" w:color="auto"/>
            <w:right w:val="none" w:sz="0" w:space="0" w:color="auto"/>
          </w:divBdr>
        </w:div>
        <w:div w:id="1247182530">
          <w:marLeft w:val="480"/>
          <w:marRight w:val="0"/>
          <w:marTop w:val="0"/>
          <w:marBottom w:val="0"/>
          <w:divBdr>
            <w:top w:val="none" w:sz="0" w:space="0" w:color="auto"/>
            <w:left w:val="none" w:sz="0" w:space="0" w:color="auto"/>
            <w:bottom w:val="none" w:sz="0" w:space="0" w:color="auto"/>
            <w:right w:val="none" w:sz="0" w:space="0" w:color="auto"/>
          </w:divBdr>
        </w:div>
        <w:div w:id="989097670">
          <w:marLeft w:val="480"/>
          <w:marRight w:val="0"/>
          <w:marTop w:val="0"/>
          <w:marBottom w:val="0"/>
          <w:divBdr>
            <w:top w:val="none" w:sz="0" w:space="0" w:color="auto"/>
            <w:left w:val="none" w:sz="0" w:space="0" w:color="auto"/>
            <w:bottom w:val="none" w:sz="0" w:space="0" w:color="auto"/>
            <w:right w:val="none" w:sz="0" w:space="0" w:color="auto"/>
          </w:divBdr>
        </w:div>
        <w:div w:id="1205370427">
          <w:marLeft w:val="480"/>
          <w:marRight w:val="0"/>
          <w:marTop w:val="0"/>
          <w:marBottom w:val="0"/>
          <w:divBdr>
            <w:top w:val="none" w:sz="0" w:space="0" w:color="auto"/>
            <w:left w:val="none" w:sz="0" w:space="0" w:color="auto"/>
            <w:bottom w:val="none" w:sz="0" w:space="0" w:color="auto"/>
            <w:right w:val="none" w:sz="0" w:space="0" w:color="auto"/>
          </w:divBdr>
        </w:div>
        <w:div w:id="1330671964">
          <w:marLeft w:val="480"/>
          <w:marRight w:val="0"/>
          <w:marTop w:val="0"/>
          <w:marBottom w:val="0"/>
          <w:divBdr>
            <w:top w:val="none" w:sz="0" w:space="0" w:color="auto"/>
            <w:left w:val="none" w:sz="0" w:space="0" w:color="auto"/>
            <w:bottom w:val="none" w:sz="0" w:space="0" w:color="auto"/>
            <w:right w:val="none" w:sz="0" w:space="0" w:color="auto"/>
          </w:divBdr>
        </w:div>
        <w:div w:id="1921022849">
          <w:marLeft w:val="480"/>
          <w:marRight w:val="0"/>
          <w:marTop w:val="0"/>
          <w:marBottom w:val="0"/>
          <w:divBdr>
            <w:top w:val="none" w:sz="0" w:space="0" w:color="auto"/>
            <w:left w:val="none" w:sz="0" w:space="0" w:color="auto"/>
            <w:bottom w:val="none" w:sz="0" w:space="0" w:color="auto"/>
            <w:right w:val="none" w:sz="0" w:space="0" w:color="auto"/>
          </w:divBdr>
        </w:div>
        <w:div w:id="37513928">
          <w:marLeft w:val="480"/>
          <w:marRight w:val="0"/>
          <w:marTop w:val="0"/>
          <w:marBottom w:val="0"/>
          <w:divBdr>
            <w:top w:val="none" w:sz="0" w:space="0" w:color="auto"/>
            <w:left w:val="none" w:sz="0" w:space="0" w:color="auto"/>
            <w:bottom w:val="none" w:sz="0" w:space="0" w:color="auto"/>
            <w:right w:val="none" w:sz="0" w:space="0" w:color="auto"/>
          </w:divBdr>
        </w:div>
        <w:div w:id="519247955">
          <w:marLeft w:val="480"/>
          <w:marRight w:val="0"/>
          <w:marTop w:val="0"/>
          <w:marBottom w:val="0"/>
          <w:divBdr>
            <w:top w:val="none" w:sz="0" w:space="0" w:color="auto"/>
            <w:left w:val="none" w:sz="0" w:space="0" w:color="auto"/>
            <w:bottom w:val="none" w:sz="0" w:space="0" w:color="auto"/>
            <w:right w:val="none" w:sz="0" w:space="0" w:color="auto"/>
          </w:divBdr>
        </w:div>
        <w:div w:id="452333303">
          <w:marLeft w:val="480"/>
          <w:marRight w:val="0"/>
          <w:marTop w:val="0"/>
          <w:marBottom w:val="0"/>
          <w:divBdr>
            <w:top w:val="none" w:sz="0" w:space="0" w:color="auto"/>
            <w:left w:val="none" w:sz="0" w:space="0" w:color="auto"/>
            <w:bottom w:val="none" w:sz="0" w:space="0" w:color="auto"/>
            <w:right w:val="none" w:sz="0" w:space="0" w:color="auto"/>
          </w:divBdr>
        </w:div>
        <w:div w:id="1493179326">
          <w:marLeft w:val="480"/>
          <w:marRight w:val="0"/>
          <w:marTop w:val="0"/>
          <w:marBottom w:val="0"/>
          <w:divBdr>
            <w:top w:val="none" w:sz="0" w:space="0" w:color="auto"/>
            <w:left w:val="none" w:sz="0" w:space="0" w:color="auto"/>
            <w:bottom w:val="none" w:sz="0" w:space="0" w:color="auto"/>
            <w:right w:val="none" w:sz="0" w:space="0" w:color="auto"/>
          </w:divBdr>
        </w:div>
        <w:div w:id="651636136">
          <w:marLeft w:val="480"/>
          <w:marRight w:val="0"/>
          <w:marTop w:val="0"/>
          <w:marBottom w:val="0"/>
          <w:divBdr>
            <w:top w:val="none" w:sz="0" w:space="0" w:color="auto"/>
            <w:left w:val="none" w:sz="0" w:space="0" w:color="auto"/>
            <w:bottom w:val="none" w:sz="0" w:space="0" w:color="auto"/>
            <w:right w:val="none" w:sz="0" w:space="0" w:color="auto"/>
          </w:divBdr>
        </w:div>
      </w:divsChild>
    </w:div>
    <w:div w:id="1635403740">
      <w:bodyDiv w:val="1"/>
      <w:marLeft w:val="0"/>
      <w:marRight w:val="0"/>
      <w:marTop w:val="0"/>
      <w:marBottom w:val="0"/>
      <w:divBdr>
        <w:top w:val="none" w:sz="0" w:space="0" w:color="auto"/>
        <w:left w:val="none" w:sz="0" w:space="0" w:color="auto"/>
        <w:bottom w:val="none" w:sz="0" w:space="0" w:color="auto"/>
        <w:right w:val="none" w:sz="0" w:space="0" w:color="auto"/>
      </w:divBdr>
    </w:div>
    <w:div w:id="1636714403">
      <w:bodyDiv w:val="1"/>
      <w:marLeft w:val="0"/>
      <w:marRight w:val="0"/>
      <w:marTop w:val="0"/>
      <w:marBottom w:val="0"/>
      <w:divBdr>
        <w:top w:val="none" w:sz="0" w:space="0" w:color="auto"/>
        <w:left w:val="none" w:sz="0" w:space="0" w:color="auto"/>
        <w:bottom w:val="none" w:sz="0" w:space="0" w:color="auto"/>
        <w:right w:val="none" w:sz="0" w:space="0" w:color="auto"/>
      </w:divBdr>
    </w:div>
    <w:div w:id="1638224231">
      <w:bodyDiv w:val="1"/>
      <w:marLeft w:val="0"/>
      <w:marRight w:val="0"/>
      <w:marTop w:val="0"/>
      <w:marBottom w:val="0"/>
      <w:divBdr>
        <w:top w:val="none" w:sz="0" w:space="0" w:color="auto"/>
        <w:left w:val="none" w:sz="0" w:space="0" w:color="auto"/>
        <w:bottom w:val="none" w:sz="0" w:space="0" w:color="auto"/>
        <w:right w:val="none" w:sz="0" w:space="0" w:color="auto"/>
      </w:divBdr>
    </w:div>
    <w:div w:id="1638755824">
      <w:bodyDiv w:val="1"/>
      <w:marLeft w:val="0"/>
      <w:marRight w:val="0"/>
      <w:marTop w:val="0"/>
      <w:marBottom w:val="0"/>
      <w:divBdr>
        <w:top w:val="none" w:sz="0" w:space="0" w:color="auto"/>
        <w:left w:val="none" w:sz="0" w:space="0" w:color="auto"/>
        <w:bottom w:val="none" w:sz="0" w:space="0" w:color="auto"/>
        <w:right w:val="none" w:sz="0" w:space="0" w:color="auto"/>
      </w:divBdr>
    </w:div>
    <w:div w:id="1639263847">
      <w:bodyDiv w:val="1"/>
      <w:marLeft w:val="0"/>
      <w:marRight w:val="0"/>
      <w:marTop w:val="0"/>
      <w:marBottom w:val="0"/>
      <w:divBdr>
        <w:top w:val="none" w:sz="0" w:space="0" w:color="auto"/>
        <w:left w:val="none" w:sz="0" w:space="0" w:color="auto"/>
        <w:bottom w:val="none" w:sz="0" w:space="0" w:color="auto"/>
        <w:right w:val="none" w:sz="0" w:space="0" w:color="auto"/>
      </w:divBdr>
    </w:div>
    <w:div w:id="1641810434">
      <w:bodyDiv w:val="1"/>
      <w:marLeft w:val="0"/>
      <w:marRight w:val="0"/>
      <w:marTop w:val="0"/>
      <w:marBottom w:val="0"/>
      <w:divBdr>
        <w:top w:val="none" w:sz="0" w:space="0" w:color="auto"/>
        <w:left w:val="none" w:sz="0" w:space="0" w:color="auto"/>
        <w:bottom w:val="none" w:sz="0" w:space="0" w:color="auto"/>
        <w:right w:val="none" w:sz="0" w:space="0" w:color="auto"/>
      </w:divBdr>
    </w:div>
    <w:div w:id="1642273678">
      <w:bodyDiv w:val="1"/>
      <w:marLeft w:val="0"/>
      <w:marRight w:val="0"/>
      <w:marTop w:val="0"/>
      <w:marBottom w:val="0"/>
      <w:divBdr>
        <w:top w:val="none" w:sz="0" w:space="0" w:color="auto"/>
        <w:left w:val="none" w:sz="0" w:space="0" w:color="auto"/>
        <w:bottom w:val="none" w:sz="0" w:space="0" w:color="auto"/>
        <w:right w:val="none" w:sz="0" w:space="0" w:color="auto"/>
      </w:divBdr>
    </w:div>
    <w:div w:id="1642424120">
      <w:bodyDiv w:val="1"/>
      <w:marLeft w:val="0"/>
      <w:marRight w:val="0"/>
      <w:marTop w:val="0"/>
      <w:marBottom w:val="0"/>
      <w:divBdr>
        <w:top w:val="none" w:sz="0" w:space="0" w:color="auto"/>
        <w:left w:val="none" w:sz="0" w:space="0" w:color="auto"/>
        <w:bottom w:val="none" w:sz="0" w:space="0" w:color="auto"/>
        <w:right w:val="none" w:sz="0" w:space="0" w:color="auto"/>
      </w:divBdr>
    </w:div>
    <w:div w:id="1643460767">
      <w:bodyDiv w:val="1"/>
      <w:marLeft w:val="0"/>
      <w:marRight w:val="0"/>
      <w:marTop w:val="0"/>
      <w:marBottom w:val="0"/>
      <w:divBdr>
        <w:top w:val="none" w:sz="0" w:space="0" w:color="auto"/>
        <w:left w:val="none" w:sz="0" w:space="0" w:color="auto"/>
        <w:bottom w:val="none" w:sz="0" w:space="0" w:color="auto"/>
        <w:right w:val="none" w:sz="0" w:space="0" w:color="auto"/>
      </w:divBdr>
    </w:div>
    <w:div w:id="1643608781">
      <w:bodyDiv w:val="1"/>
      <w:marLeft w:val="0"/>
      <w:marRight w:val="0"/>
      <w:marTop w:val="0"/>
      <w:marBottom w:val="0"/>
      <w:divBdr>
        <w:top w:val="none" w:sz="0" w:space="0" w:color="auto"/>
        <w:left w:val="none" w:sz="0" w:space="0" w:color="auto"/>
        <w:bottom w:val="none" w:sz="0" w:space="0" w:color="auto"/>
        <w:right w:val="none" w:sz="0" w:space="0" w:color="auto"/>
      </w:divBdr>
    </w:div>
    <w:div w:id="1644889430">
      <w:bodyDiv w:val="1"/>
      <w:marLeft w:val="0"/>
      <w:marRight w:val="0"/>
      <w:marTop w:val="0"/>
      <w:marBottom w:val="0"/>
      <w:divBdr>
        <w:top w:val="none" w:sz="0" w:space="0" w:color="auto"/>
        <w:left w:val="none" w:sz="0" w:space="0" w:color="auto"/>
        <w:bottom w:val="none" w:sz="0" w:space="0" w:color="auto"/>
        <w:right w:val="none" w:sz="0" w:space="0" w:color="auto"/>
      </w:divBdr>
    </w:div>
    <w:div w:id="1644890093">
      <w:bodyDiv w:val="1"/>
      <w:marLeft w:val="0"/>
      <w:marRight w:val="0"/>
      <w:marTop w:val="0"/>
      <w:marBottom w:val="0"/>
      <w:divBdr>
        <w:top w:val="none" w:sz="0" w:space="0" w:color="auto"/>
        <w:left w:val="none" w:sz="0" w:space="0" w:color="auto"/>
        <w:bottom w:val="none" w:sz="0" w:space="0" w:color="auto"/>
        <w:right w:val="none" w:sz="0" w:space="0" w:color="auto"/>
      </w:divBdr>
    </w:div>
    <w:div w:id="1645813534">
      <w:bodyDiv w:val="1"/>
      <w:marLeft w:val="0"/>
      <w:marRight w:val="0"/>
      <w:marTop w:val="0"/>
      <w:marBottom w:val="0"/>
      <w:divBdr>
        <w:top w:val="none" w:sz="0" w:space="0" w:color="auto"/>
        <w:left w:val="none" w:sz="0" w:space="0" w:color="auto"/>
        <w:bottom w:val="none" w:sz="0" w:space="0" w:color="auto"/>
        <w:right w:val="none" w:sz="0" w:space="0" w:color="auto"/>
      </w:divBdr>
    </w:div>
    <w:div w:id="1646154670">
      <w:bodyDiv w:val="1"/>
      <w:marLeft w:val="0"/>
      <w:marRight w:val="0"/>
      <w:marTop w:val="0"/>
      <w:marBottom w:val="0"/>
      <w:divBdr>
        <w:top w:val="none" w:sz="0" w:space="0" w:color="auto"/>
        <w:left w:val="none" w:sz="0" w:space="0" w:color="auto"/>
        <w:bottom w:val="none" w:sz="0" w:space="0" w:color="auto"/>
        <w:right w:val="none" w:sz="0" w:space="0" w:color="auto"/>
      </w:divBdr>
    </w:div>
    <w:div w:id="1647474403">
      <w:bodyDiv w:val="1"/>
      <w:marLeft w:val="0"/>
      <w:marRight w:val="0"/>
      <w:marTop w:val="0"/>
      <w:marBottom w:val="0"/>
      <w:divBdr>
        <w:top w:val="none" w:sz="0" w:space="0" w:color="auto"/>
        <w:left w:val="none" w:sz="0" w:space="0" w:color="auto"/>
        <w:bottom w:val="none" w:sz="0" w:space="0" w:color="auto"/>
        <w:right w:val="none" w:sz="0" w:space="0" w:color="auto"/>
      </w:divBdr>
    </w:div>
    <w:div w:id="1647931085">
      <w:bodyDiv w:val="1"/>
      <w:marLeft w:val="0"/>
      <w:marRight w:val="0"/>
      <w:marTop w:val="0"/>
      <w:marBottom w:val="0"/>
      <w:divBdr>
        <w:top w:val="none" w:sz="0" w:space="0" w:color="auto"/>
        <w:left w:val="none" w:sz="0" w:space="0" w:color="auto"/>
        <w:bottom w:val="none" w:sz="0" w:space="0" w:color="auto"/>
        <w:right w:val="none" w:sz="0" w:space="0" w:color="auto"/>
      </w:divBdr>
    </w:div>
    <w:div w:id="1649087477">
      <w:bodyDiv w:val="1"/>
      <w:marLeft w:val="0"/>
      <w:marRight w:val="0"/>
      <w:marTop w:val="0"/>
      <w:marBottom w:val="0"/>
      <w:divBdr>
        <w:top w:val="none" w:sz="0" w:space="0" w:color="auto"/>
        <w:left w:val="none" w:sz="0" w:space="0" w:color="auto"/>
        <w:bottom w:val="none" w:sz="0" w:space="0" w:color="auto"/>
        <w:right w:val="none" w:sz="0" w:space="0" w:color="auto"/>
      </w:divBdr>
    </w:div>
    <w:div w:id="1651472614">
      <w:bodyDiv w:val="1"/>
      <w:marLeft w:val="0"/>
      <w:marRight w:val="0"/>
      <w:marTop w:val="0"/>
      <w:marBottom w:val="0"/>
      <w:divBdr>
        <w:top w:val="none" w:sz="0" w:space="0" w:color="auto"/>
        <w:left w:val="none" w:sz="0" w:space="0" w:color="auto"/>
        <w:bottom w:val="none" w:sz="0" w:space="0" w:color="auto"/>
        <w:right w:val="none" w:sz="0" w:space="0" w:color="auto"/>
      </w:divBdr>
    </w:div>
    <w:div w:id="1653942363">
      <w:bodyDiv w:val="1"/>
      <w:marLeft w:val="0"/>
      <w:marRight w:val="0"/>
      <w:marTop w:val="0"/>
      <w:marBottom w:val="0"/>
      <w:divBdr>
        <w:top w:val="none" w:sz="0" w:space="0" w:color="auto"/>
        <w:left w:val="none" w:sz="0" w:space="0" w:color="auto"/>
        <w:bottom w:val="none" w:sz="0" w:space="0" w:color="auto"/>
        <w:right w:val="none" w:sz="0" w:space="0" w:color="auto"/>
      </w:divBdr>
    </w:div>
    <w:div w:id="1653946688">
      <w:bodyDiv w:val="1"/>
      <w:marLeft w:val="0"/>
      <w:marRight w:val="0"/>
      <w:marTop w:val="0"/>
      <w:marBottom w:val="0"/>
      <w:divBdr>
        <w:top w:val="none" w:sz="0" w:space="0" w:color="auto"/>
        <w:left w:val="none" w:sz="0" w:space="0" w:color="auto"/>
        <w:bottom w:val="none" w:sz="0" w:space="0" w:color="auto"/>
        <w:right w:val="none" w:sz="0" w:space="0" w:color="auto"/>
      </w:divBdr>
    </w:div>
    <w:div w:id="1655138007">
      <w:bodyDiv w:val="1"/>
      <w:marLeft w:val="0"/>
      <w:marRight w:val="0"/>
      <w:marTop w:val="0"/>
      <w:marBottom w:val="0"/>
      <w:divBdr>
        <w:top w:val="none" w:sz="0" w:space="0" w:color="auto"/>
        <w:left w:val="none" w:sz="0" w:space="0" w:color="auto"/>
        <w:bottom w:val="none" w:sz="0" w:space="0" w:color="auto"/>
        <w:right w:val="none" w:sz="0" w:space="0" w:color="auto"/>
      </w:divBdr>
    </w:div>
    <w:div w:id="1656715410">
      <w:bodyDiv w:val="1"/>
      <w:marLeft w:val="0"/>
      <w:marRight w:val="0"/>
      <w:marTop w:val="0"/>
      <w:marBottom w:val="0"/>
      <w:divBdr>
        <w:top w:val="none" w:sz="0" w:space="0" w:color="auto"/>
        <w:left w:val="none" w:sz="0" w:space="0" w:color="auto"/>
        <w:bottom w:val="none" w:sz="0" w:space="0" w:color="auto"/>
        <w:right w:val="none" w:sz="0" w:space="0" w:color="auto"/>
      </w:divBdr>
    </w:div>
    <w:div w:id="1658267376">
      <w:bodyDiv w:val="1"/>
      <w:marLeft w:val="0"/>
      <w:marRight w:val="0"/>
      <w:marTop w:val="0"/>
      <w:marBottom w:val="0"/>
      <w:divBdr>
        <w:top w:val="none" w:sz="0" w:space="0" w:color="auto"/>
        <w:left w:val="none" w:sz="0" w:space="0" w:color="auto"/>
        <w:bottom w:val="none" w:sz="0" w:space="0" w:color="auto"/>
        <w:right w:val="none" w:sz="0" w:space="0" w:color="auto"/>
      </w:divBdr>
    </w:div>
    <w:div w:id="1659114885">
      <w:bodyDiv w:val="1"/>
      <w:marLeft w:val="0"/>
      <w:marRight w:val="0"/>
      <w:marTop w:val="0"/>
      <w:marBottom w:val="0"/>
      <w:divBdr>
        <w:top w:val="none" w:sz="0" w:space="0" w:color="auto"/>
        <w:left w:val="none" w:sz="0" w:space="0" w:color="auto"/>
        <w:bottom w:val="none" w:sz="0" w:space="0" w:color="auto"/>
        <w:right w:val="none" w:sz="0" w:space="0" w:color="auto"/>
      </w:divBdr>
    </w:div>
    <w:div w:id="1659188081">
      <w:bodyDiv w:val="1"/>
      <w:marLeft w:val="0"/>
      <w:marRight w:val="0"/>
      <w:marTop w:val="0"/>
      <w:marBottom w:val="0"/>
      <w:divBdr>
        <w:top w:val="none" w:sz="0" w:space="0" w:color="auto"/>
        <w:left w:val="none" w:sz="0" w:space="0" w:color="auto"/>
        <w:bottom w:val="none" w:sz="0" w:space="0" w:color="auto"/>
        <w:right w:val="none" w:sz="0" w:space="0" w:color="auto"/>
      </w:divBdr>
    </w:div>
    <w:div w:id="1659454108">
      <w:bodyDiv w:val="1"/>
      <w:marLeft w:val="0"/>
      <w:marRight w:val="0"/>
      <w:marTop w:val="0"/>
      <w:marBottom w:val="0"/>
      <w:divBdr>
        <w:top w:val="none" w:sz="0" w:space="0" w:color="auto"/>
        <w:left w:val="none" w:sz="0" w:space="0" w:color="auto"/>
        <w:bottom w:val="none" w:sz="0" w:space="0" w:color="auto"/>
        <w:right w:val="none" w:sz="0" w:space="0" w:color="auto"/>
      </w:divBdr>
    </w:div>
    <w:div w:id="1659649622">
      <w:bodyDiv w:val="1"/>
      <w:marLeft w:val="0"/>
      <w:marRight w:val="0"/>
      <w:marTop w:val="0"/>
      <w:marBottom w:val="0"/>
      <w:divBdr>
        <w:top w:val="none" w:sz="0" w:space="0" w:color="auto"/>
        <w:left w:val="none" w:sz="0" w:space="0" w:color="auto"/>
        <w:bottom w:val="none" w:sz="0" w:space="0" w:color="auto"/>
        <w:right w:val="none" w:sz="0" w:space="0" w:color="auto"/>
      </w:divBdr>
    </w:div>
    <w:div w:id="1661038363">
      <w:bodyDiv w:val="1"/>
      <w:marLeft w:val="0"/>
      <w:marRight w:val="0"/>
      <w:marTop w:val="0"/>
      <w:marBottom w:val="0"/>
      <w:divBdr>
        <w:top w:val="none" w:sz="0" w:space="0" w:color="auto"/>
        <w:left w:val="none" w:sz="0" w:space="0" w:color="auto"/>
        <w:bottom w:val="none" w:sz="0" w:space="0" w:color="auto"/>
        <w:right w:val="none" w:sz="0" w:space="0" w:color="auto"/>
      </w:divBdr>
    </w:div>
    <w:div w:id="1662780350">
      <w:bodyDiv w:val="1"/>
      <w:marLeft w:val="0"/>
      <w:marRight w:val="0"/>
      <w:marTop w:val="0"/>
      <w:marBottom w:val="0"/>
      <w:divBdr>
        <w:top w:val="none" w:sz="0" w:space="0" w:color="auto"/>
        <w:left w:val="none" w:sz="0" w:space="0" w:color="auto"/>
        <w:bottom w:val="none" w:sz="0" w:space="0" w:color="auto"/>
        <w:right w:val="none" w:sz="0" w:space="0" w:color="auto"/>
      </w:divBdr>
    </w:div>
    <w:div w:id="1664430194">
      <w:bodyDiv w:val="1"/>
      <w:marLeft w:val="0"/>
      <w:marRight w:val="0"/>
      <w:marTop w:val="0"/>
      <w:marBottom w:val="0"/>
      <w:divBdr>
        <w:top w:val="none" w:sz="0" w:space="0" w:color="auto"/>
        <w:left w:val="none" w:sz="0" w:space="0" w:color="auto"/>
        <w:bottom w:val="none" w:sz="0" w:space="0" w:color="auto"/>
        <w:right w:val="none" w:sz="0" w:space="0" w:color="auto"/>
      </w:divBdr>
    </w:div>
    <w:div w:id="1665745661">
      <w:bodyDiv w:val="1"/>
      <w:marLeft w:val="0"/>
      <w:marRight w:val="0"/>
      <w:marTop w:val="0"/>
      <w:marBottom w:val="0"/>
      <w:divBdr>
        <w:top w:val="none" w:sz="0" w:space="0" w:color="auto"/>
        <w:left w:val="none" w:sz="0" w:space="0" w:color="auto"/>
        <w:bottom w:val="none" w:sz="0" w:space="0" w:color="auto"/>
        <w:right w:val="none" w:sz="0" w:space="0" w:color="auto"/>
      </w:divBdr>
    </w:div>
    <w:div w:id="1665936052">
      <w:bodyDiv w:val="1"/>
      <w:marLeft w:val="0"/>
      <w:marRight w:val="0"/>
      <w:marTop w:val="0"/>
      <w:marBottom w:val="0"/>
      <w:divBdr>
        <w:top w:val="none" w:sz="0" w:space="0" w:color="auto"/>
        <w:left w:val="none" w:sz="0" w:space="0" w:color="auto"/>
        <w:bottom w:val="none" w:sz="0" w:space="0" w:color="auto"/>
        <w:right w:val="none" w:sz="0" w:space="0" w:color="auto"/>
      </w:divBdr>
    </w:div>
    <w:div w:id="1666009100">
      <w:bodyDiv w:val="1"/>
      <w:marLeft w:val="0"/>
      <w:marRight w:val="0"/>
      <w:marTop w:val="0"/>
      <w:marBottom w:val="0"/>
      <w:divBdr>
        <w:top w:val="none" w:sz="0" w:space="0" w:color="auto"/>
        <w:left w:val="none" w:sz="0" w:space="0" w:color="auto"/>
        <w:bottom w:val="none" w:sz="0" w:space="0" w:color="auto"/>
        <w:right w:val="none" w:sz="0" w:space="0" w:color="auto"/>
      </w:divBdr>
    </w:div>
    <w:div w:id="1666009439">
      <w:bodyDiv w:val="1"/>
      <w:marLeft w:val="0"/>
      <w:marRight w:val="0"/>
      <w:marTop w:val="0"/>
      <w:marBottom w:val="0"/>
      <w:divBdr>
        <w:top w:val="none" w:sz="0" w:space="0" w:color="auto"/>
        <w:left w:val="none" w:sz="0" w:space="0" w:color="auto"/>
        <w:bottom w:val="none" w:sz="0" w:space="0" w:color="auto"/>
        <w:right w:val="none" w:sz="0" w:space="0" w:color="auto"/>
      </w:divBdr>
    </w:div>
    <w:div w:id="1666012803">
      <w:bodyDiv w:val="1"/>
      <w:marLeft w:val="0"/>
      <w:marRight w:val="0"/>
      <w:marTop w:val="0"/>
      <w:marBottom w:val="0"/>
      <w:divBdr>
        <w:top w:val="none" w:sz="0" w:space="0" w:color="auto"/>
        <w:left w:val="none" w:sz="0" w:space="0" w:color="auto"/>
        <w:bottom w:val="none" w:sz="0" w:space="0" w:color="auto"/>
        <w:right w:val="none" w:sz="0" w:space="0" w:color="auto"/>
      </w:divBdr>
    </w:div>
    <w:div w:id="1669409310">
      <w:bodyDiv w:val="1"/>
      <w:marLeft w:val="0"/>
      <w:marRight w:val="0"/>
      <w:marTop w:val="0"/>
      <w:marBottom w:val="0"/>
      <w:divBdr>
        <w:top w:val="none" w:sz="0" w:space="0" w:color="auto"/>
        <w:left w:val="none" w:sz="0" w:space="0" w:color="auto"/>
        <w:bottom w:val="none" w:sz="0" w:space="0" w:color="auto"/>
        <w:right w:val="none" w:sz="0" w:space="0" w:color="auto"/>
      </w:divBdr>
    </w:div>
    <w:div w:id="1670595860">
      <w:bodyDiv w:val="1"/>
      <w:marLeft w:val="0"/>
      <w:marRight w:val="0"/>
      <w:marTop w:val="0"/>
      <w:marBottom w:val="0"/>
      <w:divBdr>
        <w:top w:val="none" w:sz="0" w:space="0" w:color="auto"/>
        <w:left w:val="none" w:sz="0" w:space="0" w:color="auto"/>
        <w:bottom w:val="none" w:sz="0" w:space="0" w:color="auto"/>
        <w:right w:val="none" w:sz="0" w:space="0" w:color="auto"/>
      </w:divBdr>
    </w:div>
    <w:div w:id="1671374683">
      <w:bodyDiv w:val="1"/>
      <w:marLeft w:val="0"/>
      <w:marRight w:val="0"/>
      <w:marTop w:val="0"/>
      <w:marBottom w:val="0"/>
      <w:divBdr>
        <w:top w:val="none" w:sz="0" w:space="0" w:color="auto"/>
        <w:left w:val="none" w:sz="0" w:space="0" w:color="auto"/>
        <w:bottom w:val="none" w:sz="0" w:space="0" w:color="auto"/>
        <w:right w:val="none" w:sz="0" w:space="0" w:color="auto"/>
      </w:divBdr>
    </w:div>
    <w:div w:id="1671442139">
      <w:bodyDiv w:val="1"/>
      <w:marLeft w:val="0"/>
      <w:marRight w:val="0"/>
      <w:marTop w:val="0"/>
      <w:marBottom w:val="0"/>
      <w:divBdr>
        <w:top w:val="none" w:sz="0" w:space="0" w:color="auto"/>
        <w:left w:val="none" w:sz="0" w:space="0" w:color="auto"/>
        <w:bottom w:val="none" w:sz="0" w:space="0" w:color="auto"/>
        <w:right w:val="none" w:sz="0" w:space="0" w:color="auto"/>
      </w:divBdr>
      <w:divsChild>
        <w:div w:id="2086101752">
          <w:marLeft w:val="480"/>
          <w:marRight w:val="0"/>
          <w:marTop w:val="0"/>
          <w:marBottom w:val="0"/>
          <w:divBdr>
            <w:top w:val="none" w:sz="0" w:space="0" w:color="auto"/>
            <w:left w:val="none" w:sz="0" w:space="0" w:color="auto"/>
            <w:bottom w:val="none" w:sz="0" w:space="0" w:color="auto"/>
            <w:right w:val="none" w:sz="0" w:space="0" w:color="auto"/>
          </w:divBdr>
        </w:div>
        <w:div w:id="570624155">
          <w:marLeft w:val="480"/>
          <w:marRight w:val="0"/>
          <w:marTop w:val="0"/>
          <w:marBottom w:val="0"/>
          <w:divBdr>
            <w:top w:val="none" w:sz="0" w:space="0" w:color="auto"/>
            <w:left w:val="none" w:sz="0" w:space="0" w:color="auto"/>
            <w:bottom w:val="none" w:sz="0" w:space="0" w:color="auto"/>
            <w:right w:val="none" w:sz="0" w:space="0" w:color="auto"/>
          </w:divBdr>
        </w:div>
        <w:div w:id="1950238753">
          <w:marLeft w:val="480"/>
          <w:marRight w:val="0"/>
          <w:marTop w:val="0"/>
          <w:marBottom w:val="0"/>
          <w:divBdr>
            <w:top w:val="none" w:sz="0" w:space="0" w:color="auto"/>
            <w:left w:val="none" w:sz="0" w:space="0" w:color="auto"/>
            <w:bottom w:val="none" w:sz="0" w:space="0" w:color="auto"/>
            <w:right w:val="none" w:sz="0" w:space="0" w:color="auto"/>
          </w:divBdr>
        </w:div>
        <w:div w:id="2111319346">
          <w:marLeft w:val="480"/>
          <w:marRight w:val="0"/>
          <w:marTop w:val="0"/>
          <w:marBottom w:val="0"/>
          <w:divBdr>
            <w:top w:val="none" w:sz="0" w:space="0" w:color="auto"/>
            <w:left w:val="none" w:sz="0" w:space="0" w:color="auto"/>
            <w:bottom w:val="none" w:sz="0" w:space="0" w:color="auto"/>
            <w:right w:val="none" w:sz="0" w:space="0" w:color="auto"/>
          </w:divBdr>
        </w:div>
        <w:div w:id="1061178944">
          <w:marLeft w:val="480"/>
          <w:marRight w:val="0"/>
          <w:marTop w:val="0"/>
          <w:marBottom w:val="0"/>
          <w:divBdr>
            <w:top w:val="none" w:sz="0" w:space="0" w:color="auto"/>
            <w:left w:val="none" w:sz="0" w:space="0" w:color="auto"/>
            <w:bottom w:val="none" w:sz="0" w:space="0" w:color="auto"/>
            <w:right w:val="none" w:sz="0" w:space="0" w:color="auto"/>
          </w:divBdr>
        </w:div>
        <w:div w:id="1809515609">
          <w:marLeft w:val="480"/>
          <w:marRight w:val="0"/>
          <w:marTop w:val="0"/>
          <w:marBottom w:val="0"/>
          <w:divBdr>
            <w:top w:val="none" w:sz="0" w:space="0" w:color="auto"/>
            <w:left w:val="none" w:sz="0" w:space="0" w:color="auto"/>
            <w:bottom w:val="none" w:sz="0" w:space="0" w:color="auto"/>
            <w:right w:val="none" w:sz="0" w:space="0" w:color="auto"/>
          </w:divBdr>
        </w:div>
        <w:div w:id="403333226">
          <w:marLeft w:val="480"/>
          <w:marRight w:val="0"/>
          <w:marTop w:val="0"/>
          <w:marBottom w:val="0"/>
          <w:divBdr>
            <w:top w:val="none" w:sz="0" w:space="0" w:color="auto"/>
            <w:left w:val="none" w:sz="0" w:space="0" w:color="auto"/>
            <w:bottom w:val="none" w:sz="0" w:space="0" w:color="auto"/>
            <w:right w:val="none" w:sz="0" w:space="0" w:color="auto"/>
          </w:divBdr>
        </w:div>
        <w:div w:id="2110927475">
          <w:marLeft w:val="480"/>
          <w:marRight w:val="0"/>
          <w:marTop w:val="0"/>
          <w:marBottom w:val="0"/>
          <w:divBdr>
            <w:top w:val="none" w:sz="0" w:space="0" w:color="auto"/>
            <w:left w:val="none" w:sz="0" w:space="0" w:color="auto"/>
            <w:bottom w:val="none" w:sz="0" w:space="0" w:color="auto"/>
            <w:right w:val="none" w:sz="0" w:space="0" w:color="auto"/>
          </w:divBdr>
        </w:div>
        <w:div w:id="1093405040">
          <w:marLeft w:val="480"/>
          <w:marRight w:val="0"/>
          <w:marTop w:val="0"/>
          <w:marBottom w:val="0"/>
          <w:divBdr>
            <w:top w:val="none" w:sz="0" w:space="0" w:color="auto"/>
            <w:left w:val="none" w:sz="0" w:space="0" w:color="auto"/>
            <w:bottom w:val="none" w:sz="0" w:space="0" w:color="auto"/>
            <w:right w:val="none" w:sz="0" w:space="0" w:color="auto"/>
          </w:divBdr>
        </w:div>
        <w:div w:id="283119160">
          <w:marLeft w:val="480"/>
          <w:marRight w:val="0"/>
          <w:marTop w:val="0"/>
          <w:marBottom w:val="0"/>
          <w:divBdr>
            <w:top w:val="none" w:sz="0" w:space="0" w:color="auto"/>
            <w:left w:val="none" w:sz="0" w:space="0" w:color="auto"/>
            <w:bottom w:val="none" w:sz="0" w:space="0" w:color="auto"/>
            <w:right w:val="none" w:sz="0" w:space="0" w:color="auto"/>
          </w:divBdr>
        </w:div>
        <w:div w:id="1747610662">
          <w:marLeft w:val="480"/>
          <w:marRight w:val="0"/>
          <w:marTop w:val="0"/>
          <w:marBottom w:val="0"/>
          <w:divBdr>
            <w:top w:val="none" w:sz="0" w:space="0" w:color="auto"/>
            <w:left w:val="none" w:sz="0" w:space="0" w:color="auto"/>
            <w:bottom w:val="none" w:sz="0" w:space="0" w:color="auto"/>
            <w:right w:val="none" w:sz="0" w:space="0" w:color="auto"/>
          </w:divBdr>
        </w:div>
        <w:div w:id="1037194685">
          <w:marLeft w:val="480"/>
          <w:marRight w:val="0"/>
          <w:marTop w:val="0"/>
          <w:marBottom w:val="0"/>
          <w:divBdr>
            <w:top w:val="none" w:sz="0" w:space="0" w:color="auto"/>
            <w:left w:val="none" w:sz="0" w:space="0" w:color="auto"/>
            <w:bottom w:val="none" w:sz="0" w:space="0" w:color="auto"/>
            <w:right w:val="none" w:sz="0" w:space="0" w:color="auto"/>
          </w:divBdr>
        </w:div>
        <w:div w:id="1005984910">
          <w:marLeft w:val="480"/>
          <w:marRight w:val="0"/>
          <w:marTop w:val="0"/>
          <w:marBottom w:val="0"/>
          <w:divBdr>
            <w:top w:val="none" w:sz="0" w:space="0" w:color="auto"/>
            <w:left w:val="none" w:sz="0" w:space="0" w:color="auto"/>
            <w:bottom w:val="none" w:sz="0" w:space="0" w:color="auto"/>
            <w:right w:val="none" w:sz="0" w:space="0" w:color="auto"/>
          </w:divBdr>
        </w:div>
        <w:div w:id="1569341532">
          <w:marLeft w:val="480"/>
          <w:marRight w:val="0"/>
          <w:marTop w:val="0"/>
          <w:marBottom w:val="0"/>
          <w:divBdr>
            <w:top w:val="none" w:sz="0" w:space="0" w:color="auto"/>
            <w:left w:val="none" w:sz="0" w:space="0" w:color="auto"/>
            <w:bottom w:val="none" w:sz="0" w:space="0" w:color="auto"/>
            <w:right w:val="none" w:sz="0" w:space="0" w:color="auto"/>
          </w:divBdr>
        </w:div>
        <w:div w:id="923144535">
          <w:marLeft w:val="480"/>
          <w:marRight w:val="0"/>
          <w:marTop w:val="0"/>
          <w:marBottom w:val="0"/>
          <w:divBdr>
            <w:top w:val="none" w:sz="0" w:space="0" w:color="auto"/>
            <w:left w:val="none" w:sz="0" w:space="0" w:color="auto"/>
            <w:bottom w:val="none" w:sz="0" w:space="0" w:color="auto"/>
            <w:right w:val="none" w:sz="0" w:space="0" w:color="auto"/>
          </w:divBdr>
        </w:div>
        <w:div w:id="902642864">
          <w:marLeft w:val="480"/>
          <w:marRight w:val="0"/>
          <w:marTop w:val="0"/>
          <w:marBottom w:val="0"/>
          <w:divBdr>
            <w:top w:val="none" w:sz="0" w:space="0" w:color="auto"/>
            <w:left w:val="none" w:sz="0" w:space="0" w:color="auto"/>
            <w:bottom w:val="none" w:sz="0" w:space="0" w:color="auto"/>
            <w:right w:val="none" w:sz="0" w:space="0" w:color="auto"/>
          </w:divBdr>
        </w:div>
        <w:div w:id="1638535027">
          <w:marLeft w:val="480"/>
          <w:marRight w:val="0"/>
          <w:marTop w:val="0"/>
          <w:marBottom w:val="0"/>
          <w:divBdr>
            <w:top w:val="none" w:sz="0" w:space="0" w:color="auto"/>
            <w:left w:val="none" w:sz="0" w:space="0" w:color="auto"/>
            <w:bottom w:val="none" w:sz="0" w:space="0" w:color="auto"/>
            <w:right w:val="none" w:sz="0" w:space="0" w:color="auto"/>
          </w:divBdr>
        </w:div>
        <w:div w:id="997077406">
          <w:marLeft w:val="480"/>
          <w:marRight w:val="0"/>
          <w:marTop w:val="0"/>
          <w:marBottom w:val="0"/>
          <w:divBdr>
            <w:top w:val="none" w:sz="0" w:space="0" w:color="auto"/>
            <w:left w:val="none" w:sz="0" w:space="0" w:color="auto"/>
            <w:bottom w:val="none" w:sz="0" w:space="0" w:color="auto"/>
            <w:right w:val="none" w:sz="0" w:space="0" w:color="auto"/>
          </w:divBdr>
        </w:div>
        <w:div w:id="842472781">
          <w:marLeft w:val="480"/>
          <w:marRight w:val="0"/>
          <w:marTop w:val="0"/>
          <w:marBottom w:val="0"/>
          <w:divBdr>
            <w:top w:val="none" w:sz="0" w:space="0" w:color="auto"/>
            <w:left w:val="none" w:sz="0" w:space="0" w:color="auto"/>
            <w:bottom w:val="none" w:sz="0" w:space="0" w:color="auto"/>
            <w:right w:val="none" w:sz="0" w:space="0" w:color="auto"/>
          </w:divBdr>
        </w:div>
        <w:div w:id="1689211689">
          <w:marLeft w:val="480"/>
          <w:marRight w:val="0"/>
          <w:marTop w:val="0"/>
          <w:marBottom w:val="0"/>
          <w:divBdr>
            <w:top w:val="none" w:sz="0" w:space="0" w:color="auto"/>
            <w:left w:val="none" w:sz="0" w:space="0" w:color="auto"/>
            <w:bottom w:val="none" w:sz="0" w:space="0" w:color="auto"/>
            <w:right w:val="none" w:sz="0" w:space="0" w:color="auto"/>
          </w:divBdr>
        </w:div>
        <w:div w:id="1828596971">
          <w:marLeft w:val="480"/>
          <w:marRight w:val="0"/>
          <w:marTop w:val="0"/>
          <w:marBottom w:val="0"/>
          <w:divBdr>
            <w:top w:val="none" w:sz="0" w:space="0" w:color="auto"/>
            <w:left w:val="none" w:sz="0" w:space="0" w:color="auto"/>
            <w:bottom w:val="none" w:sz="0" w:space="0" w:color="auto"/>
            <w:right w:val="none" w:sz="0" w:space="0" w:color="auto"/>
          </w:divBdr>
        </w:div>
        <w:div w:id="670253550">
          <w:marLeft w:val="480"/>
          <w:marRight w:val="0"/>
          <w:marTop w:val="0"/>
          <w:marBottom w:val="0"/>
          <w:divBdr>
            <w:top w:val="none" w:sz="0" w:space="0" w:color="auto"/>
            <w:left w:val="none" w:sz="0" w:space="0" w:color="auto"/>
            <w:bottom w:val="none" w:sz="0" w:space="0" w:color="auto"/>
            <w:right w:val="none" w:sz="0" w:space="0" w:color="auto"/>
          </w:divBdr>
        </w:div>
        <w:div w:id="1297101979">
          <w:marLeft w:val="480"/>
          <w:marRight w:val="0"/>
          <w:marTop w:val="0"/>
          <w:marBottom w:val="0"/>
          <w:divBdr>
            <w:top w:val="none" w:sz="0" w:space="0" w:color="auto"/>
            <w:left w:val="none" w:sz="0" w:space="0" w:color="auto"/>
            <w:bottom w:val="none" w:sz="0" w:space="0" w:color="auto"/>
            <w:right w:val="none" w:sz="0" w:space="0" w:color="auto"/>
          </w:divBdr>
        </w:div>
        <w:div w:id="915017163">
          <w:marLeft w:val="480"/>
          <w:marRight w:val="0"/>
          <w:marTop w:val="0"/>
          <w:marBottom w:val="0"/>
          <w:divBdr>
            <w:top w:val="none" w:sz="0" w:space="0" w:color="auto"/>
            <w:left w:val="none" w:sz="0" w:space="0" w:color="auto"/>
            <w:bottom w:val="none" w:sz="0" w:space="0" w:color="auto"/>
            <w:right w:val="none" w:sz="0" w:space="0" w:color="auto"/>
          </w:divBdr>
        </w:div>
        <w:div w:id="573517501">
          <w:marLeft w:val="480"/>
          <w:marRight w:val="0"/>
          <w:marTop w:val="0"/>
          <w:marBottom w:val="0"/>
          <w:divBdr>
            <w:top w:val="none" w:sz="0" w:space="0" w:color="auto"/>
            <w:left w:val="none" w:sz="0" w:space="0" w:color="auto"/>
            <w:bottom w:val="none" w:sz="0" w:space="0" w:color="auto"/>
            <w:right w:val="none" w:sz="0" w:space="0" w:color="auto"/>
          </w:divBdr>
        </w:div>
        <w:div w:id="881793354">
          <w:marLeft w:val="480"/>
          <w:marRight w:val="0"/>
          <w:marTop w:val="0"/>
          <w:marBottom w:val="0"/>
          <w:divBdr>
            <w:top w:val="none" w:sz="0" w:space="0" w:color="auto"/>
            <w:left w:val="none" w:sz="0" w:space="0" w:color="auto"/>
            <w:bottom w:val="none" w:sz="0" w:space="0" w:color="auto"/>
            <w:right w:val="none" w:sz="0" w:space="0" w:color="auto"/>
          </w:divBdr>
        </w:div>
        <w:div w:id="752050236">
          <w:marLeft w:val="480"/>
          <w:marRight w:val="0"/>
          <w:marTop w:val="0"/>
          <w:marBottom w:val="0"/>
          <w:divBdr>
            <w:top w:val="none" w:sz="0" w:space="0" w:color="auto"/>
            <w:left w:val="none" w:sz="0" w:space="0" w:color="auto"/>
            <w:bottom w:val="none" w:sz="0" w:space="0" w:color="auto"/>
            <w:right w:val="none" w:sz="0" w:space="0" w:color="auto"/>
          </w:divBdr>
        </w:div>
        <w:div w:id="1141272479">
          <w:marLeft w:val="480"/>
          <w:marRight w:val="0"/>
          <w:marTop w:val="0"/>
          <w:marBottom w:val="0"/>
          <w:divBdr>
            <w:top w:val="none" w:sz="0" w:space="0" w:color="auto"/>
            <w:left w:val="none" w:sz="0" w:space="0" w:color="auto"/>
            <w:bottom w:val="none" w:sz="0" w:space="0" w:color="auto"/>
            <w:right w:val="none" w:sz="0" w:space="0" w:color="auto"/>
          </w:divBdr>
        </w:div>
        <w:div w:id="247740153">
          <w:marLeft w:val="480"/>
          <w:marRight w:val="0"/>
          <w:marTop w:val="0"/>
          <w:marBottom w:val="0"/>
          <w:divBdr>
            <w:top w:val="none" w:sz="0" w:space="0" w:color="auto"/>
            <w:left w:val="none" w:sz="0" w:space="0" w:color="auto"/>
            <w:bottom w:val="none" w:sz="0" w:space="0" w:color="auto"/>
            <w:right w:val="none" w:sz="0" w:space="0" w:color="auto"/>
          </w:divBdr>
        </w:div>
        <w:div w:id="840317551">
          <w:marLeft w:val="480"/>
          <w:marRight w:val="0"/>
          <w:marTop w:val="0"/>
          <w:marBottom w:val="0"/>
          <w:divBdr>
            <w:top w:val="none" w:sz="0" w:space="0" w:color="auto"/>
            <w:left w:val="none" w:sz="0" w:space="0" w:color="auto"/>
            <w:bottom w:val="none" w:sz="0" w:space="0" w:color="auto"/>
            <w:right w:val="none" w:sz="0" w:space="0" w:color="auto"/>
          </w:divBdr>
        </w:div>
        <w:div w:id="1933708395">
          <w:marLeft w:val="480"/>
          <w:marRight w:val="0"/>
          <w:marTop w:val="0"/>
          <w:marBottom w:val="0"/>
          <w:divBdr>
            <w:top w:val="none" w:sz="0" w:space="0" w:color="auto"/>
            <w:left w:val="none" w:sz="0" w:space="0" w:color="auto"/>
            <w:bottom w:val="none" w:sz="0" w:space="0" w:color="auto"/>
            <w:right w:val="none" w:sz="0" w:space="0" w:color="auto"/>
          </w:divBdr>
        </w:div>
        <w:div w:id="1093404261">
          <w:marLeft w:val="480"/>
          <w:marRight w:val="0"/>
          <w:marTop w:val="0"/>
          <w:marBottom w:val="0"/>
          <w:divBdr>
            <w:top w:val="none" w:sz="0" w:space="0" w:color="auto"/>
            <w:left w:val="none" w:sz="0" w:space="0" w:color="auto"/>
            <w:bottom w:val="none" w:sz="0" w:space="0" w:color="auto"/>
            <w:right w:val="none" w:sz="0" w:space="0" w:color="auto"/>
          </w:divBdr>
        </w:div>
        <w:div w:id="1591698051">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308172344">
          <w:marLeft w:val="480"/>
          <w:marRight w:val="0"/>
          <w:marTop w:val="0"/>
          <w:marBottom w:val="0"/>
          <w:divBdr>
            <w:top w:val="none" w:sz="0" w:space="0" w:color="auto"/>
            <w:left w:val="none" w:sz="0" w:space="0" w:color="auto"/>
            <w:bottom w:val="none" w:sz="0" w:space="0" w:color="auto"/>
            <w:right w:val="none" w:sz="0" w:space="0" w:color="auto"/>
          </w:divBdr>
        </w:div>
        <w:div w:id="1461221878">
          <w:marLeft w:val="480"/>
          <w:marRight w:val="0"/>
          <w:marTop w:val="0"/>
          <w:marBottom w:val="0"/>
          <w:divBdr>
            <w:top w:val="none" w:sz="0" w:space="0" w:color="auto"/>
            <w:left w:val="none" w:sz="0" w:space="0" w:color="auto"/>
            <w:bottom w:val="none" w:sz="0" w:space="0" w:color="auto"/>
            <w:right w:val="none" w:sz="0" w:space="0" w:color="auto"/>
          </w:divBdr>
        </w:div>
        <w:div w:id="215970360">
          <w:marLeft w:val="480"/>
          <w:marRight w:val="0"/>
          <w:marTop w:val="0"/>
          <w:marBottom w:val="0"/>
          <w:divBdr>
            <w:top w:val="none" w:sz="0" w:space="0" w:color="auto"/>
            <w:left w:val="none" w:sz="0" w:space="0" w:color="auto"/>
            <w:bottom w:val="none" w:sz="0" w:space="0" w:color="auto"/>
            <w:right w:val="none" w:sz="0" w:space="0" w:color="auto"/>
          </w:divBdr>
        </w:div>
        <w:div w:id="1779257366">
          <w:marLeft w:val="480"/>
          <w:marRight w:val="0"/>
          <w:marTop w:val="0"/>
          <w:marBottom w:val="0"/>
          <w:divBdr>
            <w:top w:val="none" w:sz="0" w:space="0" w:color="auto"/>
            <w:left w:val="none" w:sz="0" w:space="0" w:color="auto"/>
            <w:bottom w:val="none" w:sz="0" w:space="0" w:color="auto"/>
            <w:right w:val="none" w:sz="0" w:space="0" w:color="auto"/>
          </w:divBdr>
        </w:div>
        <w:div w:id="29843395">
          <w:marLeft w:val="480"/>
          <w:marRight w:val="0"/>
          <w:marTop w:val="0"/>
          <w:marBottom w:val="0"/>
          <w:divBdr>
            <w:top w:val="none" w:sz="0" w:space="0" w:color="auto"/>
            <w:left w:val="none" w:sz="0" w:space="0" w:color="auto"/>
            <w:bottom w:val="none" w:sz="0" w:space="0" w:color="auto"/>
            <w:right w:val="none" w:sz="0" w:space="0" w:color="auto"/>
          </w:divBdr>
        </w:div>
        <w:div w:id="1086264588">
          <w:marLeft w:val="480"/>
          <w:marRight w:val="0"/>
          <w:marTop w:val="0"/>
          <w:marBottom w:val="0"/>
          <w:divBdr>
            <w:top w:val="none" w:sz="0" w:space="0" w:color="auto"/>
            <w:left w:val="none" w:sz="0" w:space="0" w:color="auto"/>
            <w:bottom w:val="none" w:sz="0" w:space="0" w:color="auto"/>
            <w:right w:val="none" w:sz="0" w:space="0" w:color="auto"/>
          </w:divBdr>
        </w:div>
        <w:div w:id="605161128">
          <w:marLeft w:val="480"/>
          <w:marRight w:val="0"/>
          <w:marTop w:val="0"/>
          <w:marBottom w:val="0"/>
          <w:divBdr>
            <w:top w:val="none" w:sz="0" w:space="0" w:color="auto"/>
            <w:left w:val="none" w:sz="0" w:space="0" w:color="auto"/>
            <w:bottom w:val="none" w:sz="0" w:space="0" w:color="auto"/>
            <w:right w:val="none" w:sz="0" w:space="0" w:color="auto"/>
          </w:divBdr>
        </w:div>
        <w:div w:id="1825314206">
          <w:marLeft w:val="480"/>
          <w:marRight w:val="0"/>
          <w:marTop w:val="0"/>
          <w:marBottom w:val="0"/>
          <w:divBdr>
            <w:top w:val="none" w:sz="0" w:space="0" w:color="auto"/>
            <w:left w:val="none" w:sz="0" w:space="0" w:color="auto"/>
            <w:bottom w:val="none" w:sz="0" w:space="0" w:color="auto"/>
            <w:right w:val="none" w:sz="0" w:space="0" w:color="auto"/>
          </w:divBdr>
        </w:div>
        <w:div w:id="180051948">
          <w:marLeft w:val="480"/>
          <w:marRight w:val="0"/>
          <w:marTop w:val="0"/>
          <w:marBottom w:val="0"/>
          <w:divBdr>
            <w:top w:val="none" w:sz="0" w:space="0" w:color="auto"/>
            <w:left w:val="none" w:sz="0" w:space="0" w:color="auto"/>
            <w:bottom w:val="none" w:sz="0" w:space="0" w:color="auto"/>
            <w:right w:val="none" w:sz="0" w:space="0" w:color="auto"/>
          </w:divBdr>
        </w:div>
        <w:div w:id="1698853346">
          <w:marLeft w:val="480"/>
          <w:marRight w:val="0"/>
          <w:marTop w:val="0"/>
          <w:marBottom w:val="0"/>
          <w:divBdr>
            <w:top w:val="none" w:sz="0" w:space="0" w:color="auto"/>
            <w:left w:val="none" w:sz="0" w:space="0" w:color="auto"/>
            <w:bottom w:val="none" w:sz="0" w:space="0" w:color="auto"/>
            <w:right w:val="none" w:sz="0" w:space="0" w:color="auto"/>
          </w:divBdr>
        </w:div>
      </w:divsChild>
    </w:div>
    <w:div w:id="1671789314">
      <w:bodyDiv w:val="1"/>
      <w:marLeft w:val="0"/>
      <w:marRight w:val="0"/>
      <w:marTop w:val="0"/>
      <w:marBottom w:val="0"/>
      <w:divBdr>
        <w:top w:val="none" w:sz="0" w:space="0" w:color="auto"/>
        <w:left w:val="none" w:sz="0" w:space="0" w:color="auto"/>
        <w:bottom w:val="none" w:sz="0" w:space="0" w:color="auto"/>
        <w:right w:val="none" w:sz="0" w:space="0" w:color="auto"/>
      </w:divBdr>
    </w:div>
    <w:div w:id="1672758591">
      <w:bodyDiv w:val="1"/>
      <w:marLeft w:val="0"/>
      <w:marRight w:val="0"/>
      <w:marTop w:val="0"/>
      <w:marBottom w:val="0"/>
      <w:divBdr>
        <w:top w:val="none" w:sz="0" w:space="0" w:color="auto"/>
        <w:left w:val="none" w:sz="0" w:space="0" w:color="auto"/>
        <w:bottom w:val="none" w:sz="0" w:space="0" w:color="auto"/>
        <w:right w:val="none" w:sz="0" w:space="0" w:color="auto"/>
      </w:divBdr>
    </w:div>
    <w:div w:id="1672758993">
      <w:bodyDiv w:val="1"/>
      <w:marLeft w:val="0"/>
      <w:marRight w:val="0"/>
      <w:marTop w:val="0"/>
      <w:marBottom w:val="0"/>
      <w:divBdr>
        <w:top w:val="none" w:sz="0" w:space="0" w:color="auto"/>
        <w:left w:val="none" w:sz="0" w:space="0" w:color="auto"/>
        <w:bottom w:val="none" w:sz="0" w:space="0" w:color="auto"/>
        <w:right w:val="none" w:sz="0" w:space="0" w:color="auto"/>
      </w:divBdr>
    </w:div>
    <w:div w:id="1673755146">
      <w:bodyDiv w:val="1"/>
      <w:marLeft w:val="0"/>
      <w:marRight w:val="0"/>
      <w:marTop w:val="0"/>
      <w:marBottom w:val="0"/>
      <w:divBdr>
        <w:top w:val="none" w:sz="0" w:space="0" w:color="auto"/>
        <w:left w:val="none" w:sz="0" w:space="0" w:color="auto"/>
        <w:bottom w:val="none" w:sz="0" w:space="0" w:color="auto"/>
        <w:right w:val="none" w:sz="0" w:space="0" w:color="auto"/>
      </w:divBdr>
    </w:div>
    <w:div w:id="1673949916">
      <w:bodyDiv w:val="1"/>
      <w:marLeft w:val="0"/>
      <w:marRight w:val="0"/>
      <w:marTop w:val="0"/>
      <w:marBottom w:val="0"/>
      <w:divBdr>
        <w:top w:val="none" w:sz="0" w:space="0" w:color="auto"/>
        <w:left w:val="none" w:sz="0" w:space="0" w:color="auto"/>
        <w:bottom w:val="none" w:sz="0" w:space="0" w:color="auto"/>
        <w:right w:val="none" w:sz="0" w:space="0" w:color="auto"/>
      </w:divBdr>
    </w:div>
    <w:div w:id="1675376457">
      <w:bodyDiv w:val="1"/>
      <w:marLeft w:val="0"/>
      <w:marRight w:val="0"/>
      <w:marTop w:val="0"/>
      <w:marBottom w:val="0"/>
      <w:divBdr>
        <w:top w:val="none" w:sz="0" w:space="0" w:color="auto"/>
        <w:left w:val="none" w:sz="0" w:space="0" w:color="auto"/>
        <w:bottom w:val="none" w:sz="0" w:space="0" w:color="auto"/>
        <w:right w:val="none" w:sz="0" w:space="0" w:color="auto"/>
      </w:divBdr>
    </w:div>
    <w:div w:id="1675837674">
      <w:bodyDiv w:val="1"/>
      <w:marLeft w:val="0"/>
      <w:marRight w:val="0"/>
      <w:marTop w:val="0"/>
      <w:marBottom w:val="0"/>
      <w:divBdr>
        <w:top w:val="none" w:sz="0" w:space="0" w:color="auto"/>
        <w:left w:val="none" w:sz="0" w:space="0" w:color="auto"/>
        <w:bottom w:val="none" w:sz="0" w:space="0" w:color="auto"/>
        <w:right w:val="none" w:sz="0" w:space="0" w:color="auto"/>
      </w:divBdr>
    </w:div>
    <w:div w:id="1676030564">
      <w:bodyDiv w:val="1"/>
      <w:marLeft w:val="0"/>
      <w:marRight w:val="0"/>
      <w:marTop w:val="0"/>
      <w:marBottom w:val="0"/>
      <w:divBdr>
        <w:top w:val="none" w:sz="0" w:space="0" w:color="auto"/>
        <w:left w:val="none" w:sz="0" w:space="0" w:color="auto"/>
        <w:bottom w:val="none" w:sz="0" w:space="0" w:color="auto"/>
        <w:right w:val="none" w:sz="0" w:space="0" w:color="auto"/>
      </w:divBdr>
      <w:divsChild>
        <w:div w:id="347367340">
          <w:marLeft w:val="480"/>
          <w:marRight w:val="0"/>
          <w:marTop w:val="0"/>
          <w:marBottom w:val="0"/>
          <w:divBdr>
            <w:top w:val="none" w:sz="0" w:space="0" w:color="auto"/>
            <w:left w:val="none" w:sz="0" w:space="0" w:color="auto"/>
            <w:bottom w:val="none" w:sz="0" w:space="0" w:color="auto"/>
            <w:right w:val="none" w:sz="0" w:space="0" w:color="auto"/>
          </w:divBdr>
        </w:div>
        <w:div w:id="1812554386">
          <w:marLeft w:val="480"/>
          <w:marRight w:val="0"/>
          <w:marTop w:val="0"/>
          <w:marBottom w:val="0"/>
          <w:divBdr>
            <w:top w:val="none" w:sz="0" w:space="0" w:color="auto"/>
            <w:left w:val="none" w:sz="0" w:space="0" w:color="auto"/>
            <w:bottom w:val="none" w:sz="0" w:space="0" w:color="auto"/>
            <w:right w:val="none" w:sz="0" w:space="0" w:color="auto"/>
          </w:divBdr>
        </w:div>
        <w:div w:id="1023551944">
          <w:marLeft w:val="480"/>
          <w:marRight w:val="0"/>
          <w:marTop w:val="0"/>
          <w:marBottom w:val="0"/>
          <w:divBdr>
            <w:top w:val="none" w:sz="0" w:space="0" w:color="auto"/>
            <w:left w:val="none" w:sz="0" w:space="0" w:color="auto"/>
            <w:bottom w:val="none" w:sz="0" w:space="0" w:color="auto"/>
            <w:right w:val="none" w:sz="0" w:space="0" w:color="auto"/>
          </w:divBdr>
        </w:div>
        <w:div w:id="965113955">
          <w:marLeft w:val="480"/>
          <w:marRight w:val="0"/>
          <w:marTop w:val="0"/>
          <w:marBottom w:val="0"/>
          <w:divBdr>
            <w:top w:val="none" w:sz="0" w:space="0" w:color="auto"/>
            <w:left w:val="none" w:sz="0" w:space="0" w:color="auto"/>
            <w:bottom w:val="none" w:sz="0" w:space="0" w:color="auto"/>
            <w:right w:val="none" w:sz="0" w:space="0" w:color="auto"/>
          </w:divBdr>
        </w:div>
        <w:div w:id="317922422">
          <w:marLeft w:val="480"/>
          <w:marRight w:val="0"/>
          <w:marTop w:val="0"/>
          <w:marBottom w:val="0"/>
          <w:divBdr>
            <w:top w:val="none" w:sz="0" w:space="0" w:color="auto"/>
            <w:left w:val="none" w:sz="0" w:space="0" w:color="auto"/>
            <w:bottom w:val="none" w:sz="0" w:space="0" w:color="auto"/>
            <w:right w:val="none" w:sz="0" w:space="0" w:color="auto"/>
          </w:divBdr>
        </w:div>
        <w:div w:id="1116681320">
          <w:marLeft w:val="480"/>
          <w:marRight w:val="0"/>
          <w:marTop w:val="0"/>
          <w:marBottom w:val="0"/>
          <w:divBdr>
            <w:top w:val="none" w:sz="0" w:space="0" w:color="auto"/>
            <w:left w:val="none" w:sz="0" w:space="0" w:color="auto"/>
            <w:bottom w:val="none" w:sz="0" w:space="0" w:color="auto"/>
            <w:right w:val="none" w:sz="0" w:space="0" w:color="auto"/>
          </w:divBdr>
        </w:div>
        <w:div w:id="582688445">
          <w:marLeft w:val="480"/>
          <w:marRight w:val="0"/>
          <w:marTop w:val="0"/>
          <w:marBottom w:val="0"/>
          <w:divBdr>
            <w:top w:val="none" w:sz="0" w:space="0" w:color="auto"/>
            <w:left w:val="none" w:sz="0" w:space="0" w:color="auto"/>
            <w:bottom w:val="none" w:sz="0" w:space="0" w:color="auto"/>
            <w:right w:val="none" w:sz="0" w:space="0" w:color="auto"/>
          </w:divBdr>
        </w:div>
        <w:div w:id="963123403">
          <w:marLeft w:val="480"/>
          <w:marRight w:val="0"/>
          <w:marTop w:val="0"/>
          <w:marBottom w:val="0"/>
          <w:divBdr>
            <w:top w:val="none" w:sz="0" w:space="0" w:color="auto"/>
            <w:left w:val="none" w:sz="0" w:space="0" w:color="auto"/>
            <w:bottom w:val="none" w:sz="0" w:space="0" w:color="auto"/>
            <w:right w:val="none" w:sz="0" w:space="0" w:color="auto"/>
          </w:divBdr>
        </w:div>
        <w:div w:id="1063258842">
          <w:marLeft w:val="480"/>
          <w:marRight w:val="0"/>
          <w:marTop w:val="0"/>
          <w:marBottom w:val="0"/>
          <w:divBdr>
            <w:top w:val="none" w:sz="0" w:space="0" w:color="auto"/>
            <w:left w:val="none" w:sz="0" w:space="0" w:color="auto"/>
            <w:bottom w:val="none" w:sz="0" w:space="0" w:color="auto"/>
            <w:right w:val="none" w:sz="0" w:space="0" w:color="auto"/>
          </w:divBdr>
        </w:div>
        <w:div w:id="1640570526">
          <w:marLeft w:val="480"/>
          <w:marRight w:val="0"/>
          <w:marTop w:val="0"/>
          <w:marBottom w:val="0"/>
          <w:divBdr>
            <w:top w:val="none" w:sz="0" w:space="0" w:color="auto"/>
            <w:left w:val="none" w:sz="0" w:space="0" w:color="auto"/>
            <w:bottom w:val="none" w:sz="0" w:space="0" w:color="auto"/>
            <w:right w:val="none" w:sz="0" w:space="0" w:color="auto"/>
          </w:divBdr>
        </w:div>
        <w:div w:id="577524246">
          <w:marLeft w:val="480"/>
          <w:marRight w:val="0"/>
          <w:marTop w:val="0"/>
          <w:marBottom w:val="0"/>
          <w:divBdr>
            <w:top w:val="none" w:sz="0" w:space="0" w:color="auto"/>
            <w:left w:val="none" w:sz="0" w:space="0" w:color="auto"/>
            <w:bottom w:val="none" w:sz="0" w:space="0" w:color="auto"/>
            <w:right w:val="none" w:sz="0" w:space="0" w:color="auto"/>
          </w:divBdr>
        </w:div>
        <w:div w:id="1989749510">
          <w:marLeft w:val="480"/>
          <w:marRight w:val="0"/>
          <w:marTop w:val="0"/>
          <w:marBottom w:val="0"/>
          <w:divBdr>
            <w:top w:val="none" w:sz="0" w:space="0" w:color="auto"/>
            <w:left w:val="none" w:sz="0" w:space="0" w:color="auto"/>
            <w:bottom w:val="none" w:sz="0" w:space="0" w:color="auto"/>
            <w:right w:val="none" w:sz="0" w:space="0" w:color="auto"/>
          </w:divBdr>
        </w:div>
        <w:div w:id="1037584333">
          <w:marLeft w:val="480"/>
          <w:marRight w:val="0"/>
          <w:marTop w:val="0"/>
          <w:marBottom w:val="0"/>
          <w:divBdr>
            <w:top w:val="none" w:sz="0" w:space="0" w:color="auto"/>
            <w:left w:val="none" w:sz="0" w:space="0" w:color="auto"/>
            <w:bottom w:val="none" w:sz="0" w:space="0" w:color="auto"/>
            <w:right w:val="none" w:sz="0" w:space="0" w:color="auto"/>
          </w:divBdr>
        </w:div>
        <w:div w:id="185756271">
          <w:marLeft w:val="480"/>
          <w:marRight w:val="0"/>
          <w:marTop w:val="0"/>
          <w:marBottom w:val="0"/>
          <w:divBdr>
            <w:top w:val="none" w:sz="0" w:space="0" w:color="auto"/>
            <w:left w:val="none" w:sz="0" w:space="0" w:color="auto"/>
            <w:bottom w:val="none" w:sz="0" w:space="0" w:color="auto"/>
            <w:right w:val="none" w:sz="0" w:space="0" w:color="auto"/>
          </w:divBdr>
        </w:div>
        <w:div w:id="1574045064">
          <w:marLeft w:val="480"/>
          <w:marRight w:val="0"/>
          <w:marTop w:val="0"/>
          <w:marBottom w:val="0"/>
          <w:divBdr>
            <w:top w:val="none" w:sz="0" w:space="0" w:color="auto"/>
            <w:left w:val="none" w:sz="0" w:space="0" w:color="auto"/>
            <w:bottom w:val="none" w:sz="0" w:space="0" w:color="auto"/>
            <w:right w:val="none" w:sz="0" w:space="0" w:color="auto"/>
          </w:divBdr>
        </w:div>
        <w:div w:id="1925265011">
          <w:marLeft w:val="480"/>
          <w:marRight w:val="0"/>
          <w:marTop w:val="0"/>
          <w:marBottom w:val="0"/>
          <w:divBdr>
            <w:top w:val="none" w:sz="0" w:space="0" w:color="auto"/>
            <w:left w:val="none" w:sz="0" w:space="0" w:color="auto"/>
            <w:bottom w:val="none" w:sz="0" w:space="0" w:color="auto"/>
            <w:right w:val="none" w:sz="0" w:space="0" w:color="auto"/>
          </w:divBdr>
        </w:div>
        <w:div w:id="1903907177">
          <w:marLeft w:val="480"/>
          <w:marRight w:val="0"/>
          <w:marTop w:val="0"/>
          <w:marBottom w:val="0"/>
          <w:divBdr>
            <w:top w:val="none" w:sz="0" w:space="0" w:color="auto"/>
            <w:left w:val="none" w:sz="0" w:space="0" w:color="auto"/>
            <w:bottom w:val="none" w:sz="0" w:space="0" w:color="auto"/>
            <w:right w:val="none" w:sz="0" w:space="0" w:color="auto"/>
          </w:divBdr>
        </w:div>
        <w:div w:id="1636981506">
          <w:marLeft w:val="480"/>
          <w:marRight w:val="0"/>
          <w:marTop w:val="0"/>
          <w:marBottom w:val="0"/>
          <w:divBdr>
            <w:top w:val="none" w:sz="0" w:space="0" w:color="auto"/>
            <w:left w:val="none" w:sz="0" w:space="0" w:color="auto"/>
            <w:bottom w:val="none" w:sz="0" w:space="0" w:color="auto"/>
            <w:right w:val="none" w:sz="0" w:space="0" w:color="auto"/>
          </w:divBdr>
        </w:div>
        <w:div w:id="742988826">
          <w:marLeft w:val="480"/>
          <w:marRight w:val="0"/>
          <w:marTop w:val="0"/>
          <w:marBottom w:val="0"/>
          <w:divBdr>
            <w:top w:val="none" w:sz="0" w:space="0" w:color="auto"/>
            <w:left w:val="none" w:sz="0" w:space="0" w:color="auto"/>
            <w:bottom w:val="none" w:sz="0" w:space="0" w:color="auto"/>
            <w:right w:val="none" w:sz="0" w:space="0" w:color="auto"/>
          </w:divBdr>
        </w:div>
        <w:div w:id="888499141">
          <w:marLeft w:val="480"/>
          <w:marRight w:val="0"/>
          <w:marTop w:val="0"/>
          <w:marBottom w:val="0"/>
          <w:divBdr>
            <w:top w:val="none" w:sz="0" w:space="0" w:color="auto"/>
            <w:left w:val="none" w:sz="0" w:space="0" w:color="auto"/>
            <w:bottom w:val="none" w:sz="0" w:space="0" w:color="auto"/>
            <w:right w:val="none" w:sz="0" w:space="0" w:color="auto"/>
          </w:divBdr>
        </w:div>
        <w:div w:id="1417553179">
          <w:marLeft w:val="480"/>
          <w:marRight w:val="0"/>
          <w:marTop w:val="0"/>
          <w:marBottom w:val="0"/>
          <w:divBdr>
            <w:top w:val="none" w:sz="0" w:space="0" w:color="auto"/>
            <w:left w:val="none" w:sz="0" w:space="0" w:color="auto"/>
            <w:bottom w:val="none" w:sz="0" w:space="0" w:color="auto"/>
            <w:right w:val="none" w:sz="0" w:space="0" w:color="auto"/>
          </w:divBdr>
        </w:div>
        <w:div w:id="2136948845">
          <w:marLeft w:val="480"/>
          <w:marRight w:val="0"/>
          <w:marTop w:val="0"/>
          <w:marBottom w:val="0"/>
          <w:divBdr>
            <w:top w:val="none" w:sz="0" w:space="0" w:color="auto"/>
            <w:left w:val="none" w:sz="0" w:space="0" w:color="auto"/>
            <w:bottom w:val="none" w:sz="0" w:space="0" w:color="auto"/>
            <w:right w:val="none" w:sz="0" w:space="0" w:color="auto"/>
          </w:divBdr>
        </w:div>
        <w:div w:id="225459177">
          <w:marLeft w:val="480"/>
          <w:marRight w:val="0"/>
          <w:marTop w:val="0"/>
          <w:marBottom w:val="0"/>
          <w:divBdr>
            <w:top w:val="none" w:sz="0" w:space="0" w:color="auto"/>
            <w:left w:val="none" w:sz="0" w:space="0" w:color="auto"/>
            <w:bottom w:val="none" w:sz="0" w:space="0" w:color="auto"/>
            <w:right w:val="none" w:sz="0" w:space="0" w:color="auto"/>
          </w:divBdr>
        </w:div>
        <w:div w:id="2082099490">
          <w:marLeft w:val="480"/>
          <w:marRight w:val="0"/>
          <w:marTop w:val="0"/>
          <w:marBottom w:val="0"/>
          <w:divBdr>
            <w:top w:val="none" w:sz="0" w:space="0" w:color="auto"/>
            <w:left w:val="none" w:sz="0" w:space="0" w:color="auto"/>
            <w:bottom w:val="none" w:sz="0" w:space="0" w:color="auto"/>
            <w:right w:val="none" w:sz="0" w:space="0" w:color="auto"/>
          </w:divBdr>
        </w:div>
        <w:div w:id="1959529138">
          <w:marLeft w:val="480"/>
          <w:marRight w:val="0"/>
          <w:marTop w:val="0"/>
          <w:marBottom w:val="0"/>
          <w:divBdr>
            <w:top w:val="none" w:sz="0" w:space="0" w:color="auto"/>
            <w:left w:val="none" w:sz="0" w:space="0" w:color="auto"/>
            <w:bottom w:val="none" w:sz="0" w:space="0" w:color="auto"/>
            <w:right w:val="none" w:sz="0" w:space="0" w:color="auto"/>
          </w:divBdr>
        </w:div>
        <w:div w:id="1394280148">
          <w:marLeft w:val="480"/>
          <w:marRight w:val="0"/>
          <w:marTop w:val="0"/>
          <w:marBottom w:val="0"/>
          <w:divBdr>
            <w:top w:val="none" w:sz="0" w:space="0" w:color="auto"/>
            <w:left w:val="none" w:sz="0" w:space="0" w:color="auto"/>
            <w:bottom w:val="none" w:sz="0" w:space="0" w:color="auto"/>
            <w:right w:val="none" w:sz="0" w:space="0" w:color="auto"/>
          </w:divBdr>
        </w:div>
        <w:div w:id="888301692">
          <w:marLeft w:val="480"/>
          <w:marRight w:val="0"/>
          <w:marTop w:val="0"/>
          <w:marBottom w:val="0"/>
          <w:divBdr>
            <w:top w:val="none" w:sz="0" w:space="0" w:color="auto"/>
            <w:left w:val="none" w:sz="0" w:space="0" w:color="auto"/>
            <w:bottom w:val="none" w:sz="0" w:space="0" w:color="auto"/>
            <w:right w:val="none" w:sz="0" w:space="0" w:color="auto"/>
          </w:divBdr>
        </w:div>
        <w:div w:id="140777092">
          <w:marLeft w:val="480"/>
          <w:marRight w:val="0"/>
          <w:marTop w:val="0"/>
          <w:marBottom w:val="0"/>
          <w:divBdr>
            <w:top w:val="none" w:sz="0" w:space="0" w:color="auto"/>
            <w:left w:val="none" w:sz="0" w:space="0" w:color="auto"/>
            <w:bottom w:val="none" w:sz="0" w:space="0" w:color="auto"/>
            <w:right w:val="none" w:sz="0" w:space="0" w:color="auto"/>
          </w:divBdr>
        </w:div>
        <w:div w:id="583488695">
          <w:marLeft w:val="480"/>
          <w:marRight w:val="0"/>
          <w:marTop w:val="0"/>
          <w:marBottom w:val="0"/>
          <w:divBdr>
            <w:top w:val="none" w:sz="0" w:space="0" w:color="auto"/>
            <w:left w:val="none" w:sz="0" w:space="0" w:color="auto"/>
            <w:bottom w:val="none" w:sz="0" w:space="0" w:color="auto"/>
            <w:right w:val="none" w:sz="0" w:space="0" w:color="auto"/>
          </w:divBdr>
        </w:div>
        <w:div w:id="1967421950">
          <w:marLeft w:val="480"/>
          <w:marRight w:val="0"/>
          <w:marTop w:val="0"/>
          <w:marBottom w:val="0"/>
          <w:divBdr>
            <w:top w:val="none" w:sz="0" w:space="0" w:color="auto"/>
            <w:left w:val="none" w:sz="0" w:space="0" w:color="auto"/>
            <w:bottom w:val="none" w:sz="0" w:space="0" w:color="auto"/>
            <w:right w:val="none" w:sz="0" w:space="0" w:color="auto"/>
          </w:divBdr>
        </w:div>
        <w:div w:id="412312713">
          <w:marLeft w:val="480"/>
          <w:marRight w:val="0"/>
          <w:marTop w:val="0"/>
          <w:marBottom w:val="0"/>
          <w:divBdr>
            <w:top w:val="none" w:sz="0" w:space="0" w:color="auto"/>
            <w:left w:val="none" w:sz="0" w:space="0" w:color="auto"/>
            <w:bottom w:val="none" w:sz="0" w:space="0" w:color="auto"/>
            <w:right w:val="none" w:sz="0" w:space="0" w:color="auto"/>
          </w:divBdr>
        </w:div>
        <w:div w:id="1974286443">
          <w:marLeft w:val="480"/>
          <w:marRight w:val="0"/>
          <w:marTop w:val="0"/>
          <w:marBottom w:val="0"/>
          <w:divBdr>
            <w:top w:val="none" w:sz="0" w:space="0" w:color="auto"/>
            <w:left w:val="none" w:sz="0" w:space="0" w:color="auto"/>
            <w:bottom w:val="none" w:sz="0" w:space="0" w:color="auto"/>
            <w:right w:val="none" w:sz="0" w:space="0" w:color="auto"/>
          </w:divBdr>
        </w:div>
        <w:div w:id="1688020622">
          <w:marLeft w:val="480"/>
          <w:marRight w:val="0"/>
          <w:marTop w:val="0"/>
          <w:marBottom w:val="0"/>
          <w:divBdr>
            <w:top w:val="none" w:sz="0" w:space="0" w:color="auto"/>
            <w:left w:val="none" w:sz="0" w:space="0" w:color="auto"/>
            <w:bottom w:val="none" w:sz="0" w:space="0" w:color="auto"/>
            <w:right w:val="none" w:sz="0" w:space="0" w:color="auto"/>
          </w:divBdr>
        </w:div>
        <w:div w:id="1000500879">
          <w:marLeft w:val="480"/>
          <w:marRight w:val="0"/>
          <w:marTop w:val="0"/>
          <w:marBottom w:val="0"/>
          <w:divBdr>
            <w:top w:val="none" w:sz="0" w:space="0" w:color="auto"/>
            <w:left w:val="none" w:sz="0" w:space="0" w:color="auto"/>
            <w:bottom w:val="none" w:sz="0" w:space="0" w:color="auto"/>
            <w:right w:val="none" w:sz="0" w:space="0" w:color="auto"/>
          </w:divBdr>
        </w:div>
        <w:div w:id="1272933208">
          <w:marLeft w:val="480"/>
          <w:marRight w:val="0"/>
          <w:marTop w:val="0"/>
          <w:marBottom w:val="0"/>
          <w:divBdr>
            <w:top w:val="none" w:sz="0" w:space="0" w:color="auto"/>
            <w:left w:val="none" w:sz="0" w:space="0" w:color="auto"/>
            <w:bottom w:val="none" w:sz="0" w:space="0" w:color="auto"/>
            <w:right w:val="none" w:sz="0" w:space="0" w:color="auto"/>
          </w:divBdr>
        </w:div>
        <w:div w:id="506022697">
          <w:marLeft w:val="480"/>
          <w:marRight w:val="0"/>
          <w:marTop w:val="0"/>
          <w:marBottom w:val="0"/>
          <w:divBdr>
            <w:top w:val="none" w:sz="0" w:space="0" w:color="auto"/>
            <w:left w:val="none" w:sz="0" w:space="0" w:color="auto"/>
            <w:bottom w:val="none" w:sz="0" w:space="0" w:color="auto"/>
            <w:right w:val="none" w:sz="0" w:space="0" w:color="auto"/>
          </w:divBdr>
        </w:div>
        <w:div w:id="1673490164">
          <w:marLeft w:val="480"/>
          <w:marRight w:val="0"/>
          <w:marTop w:val="0"/>
          <w:marBottom w:val="0"/>
          <w:divBdr>
            <w:top w:val="none" w:sz="0" w:space="0" w:color="auto"/>
            <w:left w:val="none" w:sz="0" w:space="0" w:color="auto"/>
            <w:bottom w:val="none" w:sz="0" w:space="0" w:color="auto"/>
            <w:right w:val="none" w:sz="0" w:space="0" w:color="auto"/>
          </w:divBdr>
        </w:div>
        <w:div w:id="1902594729">
          <w:marLeft w:val="480"/>
          <w:marRight w:val="0"/>
          <w:marTop w:val="0"/>
          <w:marBottom w:val="0"/>
          <w:divBdr>
            <w:top w:val="none" w:sz="0" w:space="0" w:color="auto"/>
            <w:left w:val="none" w:sz="0" w:space="0" w:color="auto"/>
            <w:bottom w:val="none" w:sz="0" w:space="0" w:color="auto"/>
            <w:right w:val="none" w:sz="0" w:space="0" w:color="auto"/>
          </w:divBdr>
        </w:div>
        <w:div w:id="972518327">
          <w:marLeft w:val="480"/>
          <w:marRight w:val="0"/>
          <w:marTop w:val="0"/>
          <w:marBottom w:val="0"/>
          <w:divBdr>
            <w:top w:val="none" w:sz="0" w:space="0" w:color="auto"/>
            <w:left w:val="none" w:sz="0" w:space="0" w:color="auto"/>
            <w:bottom w:val="none" w:sz="0" w:space="0" w:color="auto"/>
            <w:right w:val="none" w:sz="0" w:space="0" w:color="auto"/>
          </w:divBdr>
        </w:div>
        <w:div w:id="2088795887">
          <w:marLeft w:val="480"/>
          <w:marRight w:val="0"/>
          <w:marTop w:val="0"/>
          <w:marBottom w:val="0"/>
          <w:divBdr>
            <w:top w:val="none" w:sz="0" w:space="0" w:color="auto"/>
            <w:left w:val="none" w:sz="0" w:space="0" w:color="auto"/>
            <w:bottom w:val="none" w:sz="0" w:space="0" w:color="auto"/>
            <w:right w:val="none" w:sz="0" w:space="0" w:color="auto"/>
          </w:divBdr>
        </w:div>
        <w:div w:id="1801729742">
          <w:marLeft w:val="480"/>
          <w:marRight w:val="0"/>
          <w:marTop w:val="0"/>
          <w:marBottom w:val="0"/>
          <w:divBdr>
            <w:top w:val="none" w:sz="0" w:space="0" w:color="auto"/>
            <w:left w:val="none" w:sz="0" w:space="0" w:color="auto"/>
            <w:bottom w:val="none" w:sz="0" w:space="0" w:color="auto"/>
            <w:right w:val="none" w:sz="0" w:space="0" w:color="auto"/>
          </w:divBdr>
        </w:div>
        <w:div w:id="1656373209">
          <w:marLeft w:val="480"/>
          <w:marRight w:val="0"/>
          <w:marTop w:val="0"/>
          <w:marBottom w:val="0"/>
          <w:divBdr>
            <w:top w:val="none" w:sz="0" w:space="0" w:color="auto"/>
            <w:left w:val="none" w:sz="0" w:space="0" w:color="auto"/>
            <w:bottom w:val="none" w:sz="0" w:space="0" w:color="auto"/>
            <w:right w:val="none" w:sz="0" w:space="0" w:color="auto"/>
          </w:divBdr>
        </w:div>
        <w:div w:id="1718628847">
          <w:marLeft w:val="480"/>
          <w:marRight w:val="0"/>
          <w:marTop w:val="0"/>
          <w:marBottom w:val="0"/>
          <w:divBdr>
            <w:top w:val="none" w:sz="0" w:space="0" w:color="auto"/>
            <w:left w:val="none" w:sz="0" w:space="0" w:color="auto"/>
            <w:bottom w:val="none" w:sz="0" w:space="0" w:color="auto"/>
            <w:right w:val="none" w:sz="0" w:space="0" w:color="auto"/>
          </w:divBdr>
        </w:div>
        <w:div w:id="213547508">
          <w:marLeft w:val="480"/>
          <w:marRight w:val="0"/>
          <w:marTop w:val="0"/>
          <w:marBottom w:val="0"/>
          <w:divBdr>
            <w:top w:val="none" w:sz="0" w:space="0" w:color="auto"/>
            <w:left w:val="none" w:sz="0" w:space="0" w:color="auto"/>
            <w:bottom w:val="none" w:sz="0" w:space="0" w:color="auto"/>
            <w:right w:val="none" w:sz="0" w:space="0" w:color="auto"/>
          </w:divBdr>
        </w:div>
      </w:divsChild>
    </w:div>
    <w:div w:id="1676498150">
      <w:bodyDiv w:val="1"/>
      <w:marLeft w:val="0"/>
      <w:marRight w:val="0"/>
      <w:marTop w:val="0"/>
      <w:marBottom w:val="0"/>
      <w:divBdr>
        <w:top w:val="none" w:sz="0" w:space="0" w:color="auto"/>
        <w:left w:val="none" w:sz="0" w:space="0" w:color="auto"/>
        <w:bottom w:val="none" w:sz="0" w:space="0" w:color="auto"/>
        <w:right w:val="none" w:sz="0" w:space="0" w:color="auto"/>
      </w:divBdr>
    </w:div>
    <w:div w:id="1678459710">
      <w:bodyDiv w:val="1"/>
      <w:marLeft w:val="0"/>
      <w:marRight w:val="0"/>
      <w:marTop w:val="0"/>
      <w:marBottom w:val="0"/>
      <w:divBdr>
        <w:top w:val="none" w:sz="0" w:space="0" w:color="auto"/>
        <w:left w:val="none" w:sz="0" w:space="0" w:color="auto"/>
        <w:bottom w:val="none" w:sz="0" w:space="0" w:color="auto"/>
        <w:right w:val="none" w:sz="0" w:space="0" w:color="auto"/>
      </w:divBdr>
    </w:div>
    <w:div w:id="1678462859">
      <w:bodyDiv w:val="1"/>
      <w:marLeft w:val="0"/>
      <w:marRight w:val="0"/>
      <w:marTop w:val="0"/>
      <w:marBottom w:val="0"/>
      <w:divBdr>
        <w:top w:val="none" w:sz="0" w:space="0" w:color="auto"/>
        <w:left w:val="none" w:sz="0" w:space="0" w:color="auto"/>
        <w:bottom w:val="none" w:sz="0" w:space="0" w:color="auto"/>
        <w:right w:val="none" w:sz="0" w:space="0" w:color="auto"/>
      </w:divBdr>
    </w:div>
    <w:div w:id="1680237053">
      <w:bodyDiv w:val="1"/>
      <w:marLeft w:val="0"/>
      <w:marRight w:val="0"/>
      <w:marTop w:val="0"/>
      <w:marBottom w:val="0"/>
      <w:divBdr>
        <w:top w:val="none" w:sz="0" w:space="0" w:color="auto"/>
        <w:left w:val="none" w:sz="0" w:space="0" w:color="auto"/>
        <w:bottom w:val="none" w:sz="0" w:space="0" w:color="auto"/>
        <w:right w:val="none" w:sz="0" w:space="0" w:color="auto"/>
      </w:divBdr>
    </w:div>
    <w:div w:id="1680346516">
      <w:bodyDiv w:val="1"/>
      <w:marLeft w:val="0"/>
      <w:marRight w:val="0"/>
      <w:marTop w:val="0"/>
      <w:marBottom w:val="0"/>
      <w:divBdr>
        <w:top w:val="none" w:sz="0" w:space="0" w:color="auto"/>
        <w:left w:val="none" w:sz="0" w:space="0" w:color="auto"/>
        <w:bottom w:val="none" w:sz="0" w:space="0" w:color="auto"/>
        <w:right w:val="none" w:sz="0" w:space="0" w:color="auto"/>
      </w:divBdr>
    </w:div>
    <w:div w:id="1681657433">
      <w:bodyDiv w:val="1"/>
      <w:marLeft w:val="0"/>
      <w:marRight w:val="0"/>
      <w:marTop w:val="0"/>
      <w:marBottom w:val="0"/>
      <w:divBdr>
        <w:top w:val="none" w:sz="0" w:space="0" w:color="auto"/>
        <w:left w:val="none" w:sz="0" w:space="0" w:color="auto"/>
        <w:bottom w:val="none" w:sz="0" w:space="0" w:color="auto"/>
        <w:right w:val="none" w:sz="0" w:space="0" w:color="auto"/>
      </w:divBdr>
    </w:div>
    <w:div w:id="1681734798">
      <w:bodyDiv w:val="1"/>
      <w:marLeft w:val="0"/>
      <w:marRight w:val="0"/>
      <w:marTop w:val="0"/>
      <w:marBottom w:val="0"/>
      <w:divBdr>
        <w:top w:val="none" w:sz="0" w:space="0" w:color="auto"/>
        <w:left w:val="none" w:sz="0" w:space="0" w:color="auto"/>
        <w:bottom w:val="none" w:sz="0" w:space="0" w:color="auto"/>
        <w:right w:val="none" w:sz="0" w:space="0" w:color="auto"/>
      </w:divBdr>
    </w:div>
    <w:div w:id="1683430603">
      <w:bodyDiv w:val="1"/>
      <w:marLeft w:val="0"/>
      <w:marRight w:val="0"/>
      <w:marTop w:val="0"/>
      <w:marBottom w:val="0"/>
      <w:divBdr>
        <w:top w:val="none" w:sz="0" w:space="0" w:color="auto"/>
        <w:left w:val="none" w:sz="0" w:space="0" w:color="auto"/>
        <w:bottom w:val="none" w:sz="0" w:space="0" w:color="auto"/>
        <w:right w:val="none" w:sz="0" w:space="0" w:color="auto"/>
      </w:divBdr>
    </w:div>
    <w:div w:id="1683514208">
      <w:bodyDiv w:val="1"/>
      <w:marLeft w:val="0"/>
      <w:marRight w:val="0"/>
      <w:marTop w:val="0"/>
      <w:marBottom w:val="0"/>
      <w:divBdr>
        <w:top w:val="none" w:sz="0" w:space="0" w:color="auto"/>
        <w:left w:val="none" w:sz="0" w:space="0" w:color="auto"/>
        <w:bottom w:val="none" w:sz="0" w:space="0" w:color="auto"/>
        <w:right w:val="none" w:sz="0" w:space="0" w:color="auto"/>
      </w:divBdr>
    </w:div>
    <w:div w:id="1683627848">
      <w:bodyDiv w:val="1"/>
      <w:marLeft w:val="0"/>
      <w:marRight w:val="0"/>
      <w:marTop w:val="0"/>
      <w:marBottom w:val="0"/>
      <w:divBdr>
        <w:top w:val="none" w:sz="0" w:space="0" w:color="auto"/>
        <w:left w:val="none" w:sz="0" w:space="0" w:color="auto"/>
        <w:bottom w:val="none" w:sz="0" w:space="0" w:color="auto"/>
        <w:right w:val="none" w:sz="0" w:space="0" w:color="auto"/>
      </w:divBdr>
    </w:div>
    <w:div w:id="1683781055">
      <w:bodyDiv w:val="1"/>
      <w:marLeft w:val="0"/>
      <w:marRight w:val="0"/>
      <w:marTop w:val="0"/>
      <w:marBottom w:val="0"/>
      <w:divBdr>
        <w:top w:val="none" w:sz="0" w:space="0" w:color="auto"/>
        <w:left w:val="none" w:sz="0" w:space="0" w:color="auto"/>
        <w:bottom w:val="none" w:sz="0" w:space="0" w:color="auto"/>
        <w:right w:val="none" w:sz="0" w:space="0" w:color="auto"/>
      </w:divBdr>
    </w:div>
    <w:div w:id="1685324800">
      <w:bodyDiv w:val="1"/>
      <w:marLeft w:val="0"/>
      <w:marRight w:val="0"/>
      <w:marTop w:val="0"/>
      <w:marBottom w:val="0"/>
      <w:divBdr>
        <w:top w:val="none" w:sz="0" w:space="0" w:color="auto"/>
        <w:left w:val="none" w:sz="0" w:space="0" w:color="auto"/>
        <w:bottom w:val="none" w:sz="0" w:space="0" w:color="auto"/>
        <w:right w:val="none" w:sz="0" w:space="0" w:color="auto"/>
      </w:divBdr>
    </w:div>
    <w:div w:id="1686666452">
      <w:bodyDiv w:val="1"/>
      <w:marLeft w:val="0"/>
      <w:marRight w:val="0"/>
      <w:marTop w:val="0"/>
      <w:marBottom w:val="0"/>
      <w:divBdr>
        <w:top w:val="none" w:sz="0" w:space="0" w:color="auto"/>
        <w:left w:val="none" w:sz="0" w:space="0" w:color="auto"/>
        <w:bottom w:val="none" w:sz="0" w:space="0" w:color="auto"/>
        <w:right w:val="none" w:sz="0" w:space="0" w:color="auto"/>
      </w:divBdr>
    </w:div>
    <w:div w:id="1687445151">
      <w:bodyDiv w:val="1"/>
      <w:marLeft w:val="0"/>
      <w:marRight w:val="0"/>
      <w:marTop w:val="0"/>
      <w:marBottom w:val="0"/>
      <w:divBdr>
        <w:top w:val="none" w:sz="0" w:space="0" w:color="auto"/>
        <w:left w:val="none" w:sz="0" w:space="0" w:color="auto"/>
        <w:bottom w:val="none" w:sz="0" w:space="0" w:color="auto"/>
        <w:right w:val="none" w:sz="0" w:space="0" w:color="auto"/>
      </w:divBdr>
    </w:div>
    <w:div w:id="1687554675">
      <w:bodyDiv w:val="1"/>
      <w:marLeft w:val="0"/>
      <w:marRight w:val="0"/>
      <w:marTop w:val="0"/>
      <w:marBottom w:val="0"/>
      <w:divBdr>
        <w:top w:val="none" w:sz="0" w:space="0" w:color="auto"/>
        <w:left w:val="none" w:sz="0" w:space="0" w:color="auto"/>
        <w:bottom w:val="none" w:sz="0" w:space="0" w:color="auto"/>
        <w:right w:val="none" w:sz="0" w:space="0" w:color="auto"/>
      </w:divBdr>
      <w:divsChild>
        <w:div w:id="470290290">
          <w:marLeft w:val="480"/>
          <w:marRight w:val="0"/>
          <w:marTop w:val="0"/>
          <w:marBottom w:val="0"/>
          <w:divBdr>
            <w:top w:val="none" w:sz="0" w:space="0" w:color="auto"/>
            <w:left w:val="none" w:sz="0" w:space="0" w:color="auto"/>
            <w:bottom w:val="none" w:sz="0" w:space="0" w:color="auto"/>
            <w:right w:val="none" w:sz="0" w:space="0" w:color="auto"/>
          </w:divBdr>
        </w:div>
        <w:div w:id="685988257">
          <w:marLeft w:val="480"/>
          <w:marRight w:val="0"/>
          <w:marTop w:val="0"/>
          <w:marBottom w:val="0"/>
          <w:divBdr>
            <w:top w:val="none" w:sz="0" w:space="0" w:color="auto"/>
            <w:left w:val="none" w:sz="0" w:space="0" w:color="auto"/>
            <w:bottom w:val="none" w:sz="0" w:space="0" w:color="auto"/>
            <w:right w:val="none" w:sz="0" w:space="0" w:color="auto"/>
          </w:divBdr>
        </w:div>
        <w:div w:id="30036820">
          <w:marLeft w:val="480"/>
          <w:marRight w:val="0"/>
          <w:marTop w:val="0"/>
          <w:marBottom w:val="0"/>
          <w:divBdr>
            <w:top w:val="none" w:sz="0" w:space="0" w:color="auto"/>
            <w:left w:val="none" w:sz="0" w:space="0" w:color="auto"/>
            <w:bottom w:val="none" w:sz="0" w:space="0" w:color="auto"/>
            <w:right w:val="none" w:sz="0" w:space="0" w:color="auto"/>
          </w:divBdr>
        </w:div>
        <w:div w:id="1981576405">
          <w:marLeft w:val="480"/>
          <w:marRight w:val="0"/>
          <w:marTop w:val="0"/>
          <w:marBottom w:val="0"/>
          <w:divBdr>
            <w:top w:val="none" w:sz="0" w:space="0" w:color="auto"/>
            <w:left w:val="none" w:sz="0" w:space="0" w:color="auto"/>
            <w:bottom w:val="none" w:sz="0" w:space="0" w:color="auto"/>
            <w:right w:val="none" w:sz="0" w:space="0" w:color="auto"/>
          </w:divBdr>
        </w:div>
        <w:div w:id="1562714576">
          <w:marLeft w:val="480"/>
          <w:marRight w:val="0"/>
          <w:marTop w:val="0"/>
          <w:marBottom w:val="0"/>
          <w:divBdr>
            <w:top w:val="none" w:sz="0" w:space="0" w:color="auto"/>
            <w:left w:val="none" w:sz="0" w:space="0" w:color="auto"/>
            <w:bottom w:val="none" w:sz="0" w:space="0" w:color="auto"/>
            <w:right w:val="none" w:sz="0" w:space="0" w:color="auto"/>
          </w:divBdr>
        </w:div>
        <w:div w:id="2092509470">
          <w:marLeft w:val="480"/>
          <w:marRight w:val="0"/>
          <w:marTop w:val="0"/>
          <w:marBottom w:val="0"/>
          <w:divBdr>
            <w:top w:val="none" w:sz="0" w:space="0" w:color="auto"/>
            <w:left w:val="none" w:sz="0" w:space="0" w:color="auto"/>
            <w:bottom w:val="none" w:sz="0" w:space="0" w:color="auto"/>
            <w:right w:val="none" w:sz="0" w:space="0" w:color="auto"/>
          </w:divBdr>
        </w:div>
        <w:div w:id="979265592">
          <w:marLeft w:val="480"/>
          <w:marRight w:val="0"/>
          <w:marTop w:val="0"/>
          <w:marBottom w:val="0"/>
          <w:divBdr>
            <w:top w:val="none" w:sz="0" w:space="0" w:color="auto"/>
            <w:left w:val="none" w:sz="0" w:space="0" w:color="auto"/>
            <w:bottom w:val="none" w:sz="0" w:space="0" w:color="auto"/>
            <w:right w:val="none" w:sz="0" w:space="0" w:color="auto"/>
          </w:divBdr>
        </w:div>
        <w:div w:id="66342184">
          <w:marLeft w:val="480"/>
          <w:marRight w:val="0"/>
          <w:marTop w:val="0"/>
          <w:marBottom w:val="0"/>
          <w:divBdr>
            <w:top w:val="none" w:sz="0" w:space="0" w:color="auto"/>
            <w:left w:val="none" w:sz="0" w:space="0" w:color="auto"/>
            <w:bottom w:val="none" w:sz="0" w:space="0" w:color="auto"/>
            <w:right w:val="none" w:sz="0" w:space="0" w:color="auto"/>
          </w:divBdr>
        </w:div>
        <w:div w:id="603466319">
          <w:marLeft w:val="480"/>
          <w:marRight w:val="0"/>
          <w:marTop w:val="0"/>
          <w:marBottom w:val="0"/>
          <w:divBdr>
            <w:top w:val="none" w:sz="0" w:space="0" w:color="auto"/>
            <w:left w:val="none" w:sz="0" w:space="0" w:color="auto"/>
            <w:bottom w:val="none" w:sz="0" w:space="0" w:color="auto"/>
            <w:right w:val="none" w:sz="0" w:space="0" w:color="auto"/>
          </w:divBdr>
        </w:div>
        <w:div w:id="1004282721">
          <w:marLeft w:val="480"/>
          <w:marRight w:val="0"/>
          <w:marTop w:val="0"/>
          <w:marBottom w:val="0"/>
          <w:divBdr>
            <w:top w:val="none" w:sz="0" w:space="0" w:color="auto"/>
            <w:left w:val="none" w:sz="0" w:space="0" w:color="auto"/>
            <w:bottom w:val="none" w:sz="0" w:space="0" w:color="auto"/>
            <w:right w:val="none" w:sz="0" w:space="0" w:color="auto"/>
          </w:divBdr>
        </w:div>
        <w:div w:id="879784702">
          <w:marLeft w:val="480"/>
          <w:marRight w:val="0"/>
          <w:marTop w:val="0"/>
          <w:marBottom w:val="0"/>
          <w:divBdr>
            <w:top w:val="none" w:sz="0" w:space="0" w:color="auto"/>
            <w:left w:val="none" w:sz="0" w:space="0" w:color="auto"/>
            <w:bottom w:val="none" w:sz="0" w:space="0" w:color="auto"/>
            <w:right w:val="none" w:sz="0" w:space="0" w:color="auto"/>
          </w:divBdr>
        </w:div>
        <w:div w:id="583926898">
          <w:marLeft w:val="480"/>
          <w:marRight w:val="0"/>
          <w:marTop w:val="0"/>
          <w:marBottom w:val="0"/>
          <w:divBdr>
            <w:top w:val="none" w:sz="0" w:space="0" w:color="auto"/>
            <w:left w:val="none" w:sz="0" w:space="0" w:color="auto"/>
            <w:bottom w:val="none" w:sz="0" w:space="0" w:color="auto"/>
            <w:right w:val="none" w:sz="0" w:space="0" w:color="auto"/>
          </w:divBdr>
        </w:div>
        <w:div w:id="1256593531">
          <w:marLeft w:val="480"/>
          <w:marRight w:val="0"/>
          <w:marTop w:val="0"/>
          <w:marBottom w:val="0"/>
          <w:divBdr>
            <w:top w:val="none" w:sz="0" w:space="0" w:color="auto"/>
            <w:left w:val="none" w:sz="0" w:space="0" w:color="auto"/>
            <w:bottom w:val="none" w:sz="0" w:space="0" w:color="auto"/>
            <w:right w:val="none" w:sz="0" w:space="0" w:color="auto"/>
          </w:divBdr>
        </w:div>
        <w:div w:id="1162038251">
          <w:marLeft w:val="480"/>
          <w:marRight w:val="0"/>
          <w:marTop w:val="0"/>
          <w:marBottom w:val="0"/>
          <w:divBdr>
            <w:top w:val="none" w:sz="0" w:space="0" w:color="auto"/>
            <w:left w:val="none" w:sz="0" w:space="0" w:color="auto"/>
            <w:bottom w:val="none" w:sz="0" w:space="0" w:color="auto"/>
            <w:right w:val="none" w:sz="0" w:space="0" w:color="auto"/>
          </w:divBdr>
        </w:div>
        <w:div w:id="1366321945">
          <w:marLeft w:val="480"/>
          <w:marRight w:val="0"/>
          <w:marTop w:val="0"/>
          <w:marBottom w:val="0"/>
          <w:divBdr>
            <w:top w:val="none" w:sz="0" w:space="0" w:color="auto"/>
            <w:left w:val="none" w:sz="0" w:space="0" w:color="auto"/>
            <w:bottom w:val="none" w:sz="0" w:space="0" w:color="auto"/>
            <w:right w:val="none" w:sz="0" w:space="0" w:color="auto"/>
          </w:divBdr>
        </w:div>
        <w:div w:id="809369739">
          <w:marLeft w:val="480"/>
          <w:marRight w:val="0"/>
          <w:marTop w:val="0"/>
          <w:marBottom w:val="0"/>
          <w:divBdr>
            <w:top w:val="none" w:sz="0" w:space="0" w:color="auto"/>
            <w:left w:val="none" w:sz="0" w:space="0" w:color="auto"/>
            <w:bottom w:val="none" w:sz="0" w:space="0" w:color="auto"/>
            <w:right w:val="none" w:sz="0" w:space="0" w:color="auto"/>
          </w:divBdr>
        </w:div>
        <w:div w:id="554436077">
          <w:marLeft w:val="480"/>
          <w:marRight w:val="0"/>
          <w:marTop w:val="0"/>
          <w:marBottom w:val="0"/>
          <w:divBdr>
            <w:top w:val="none" w:sz="0" w:space="0" w:color="auto"/>
            <w:left w:val="none" w:sz="0" w:space="0" w:color="auto"/>
            <w:bottom w:val="none" w:sz="0" w:space="0" w:color="auto"/>
            <w:right w:val="none" w:sz="0" w:space="0" w:color="auto"/>
          </w:divBdr>
        </w:div>
        <w:div w:id="125592345">
          <w:marLeft w:val="480"/>
          <w:marRight w:val="0"/>
          <w:marTop w:val="0"/>
          <w:marBottom w:val="0"/>
          <w:divBdr>
            <w:top w:val="none" w:sz="0" w:space="0" w:color="auto"/>
            <w:left w:val="none" w:sz="0" w:space="0" w:color="auto"/>
            <w:bottom w:val="none" w:sz="0" w:space="0" w:color="auto"/>
            <w:right w:val="none" w:sz="0" w:space="0" w:color="auto"/>
          </w:divBdr>
        </w:div>
        <w:div w:id="9333835">
          <w:marLeft w:val="480"/>
          <w:marRight w:val="0"/>
          <w:marTop w:val="0"/>
          <w:marBottom w:val="0"/>
          <w:divBdr>
            <w:top w:val="none" w:sz="0" w:space="0" w:color="auto"/>
            <w:left w:val="none" w:sz="0" w:space="0" w:color="auto"/>
            <w:bottom w:val="none" w:sz="0" w:space="0" w:color="auto"/>
            <w:right w:val="none" w:sz="0" w:space="0" w:color="auto"/>
          </w:divBdr>
        </w:div>
        <w:div w:id="1021276628">
          <w:marLeft w:val="480"/>
          <w:marRight w:val="0"/>
          <w:marTop w:val="0"/>
          <w:marBottom w:val="0"/>
          <w:divBdr>
            <w:top w:val="none" w:sz="0" w:space="0" w:color="auto"/>
            <w:left w:val="none" w:sz="0" w:space="0" w:color="auto"/>
            <w:bottom w:val="none" w:sz="0" w:space="0" w:color="auto"/>
            <w:right w:val="none" w:sz="0" w:space="0" w:color="auto"/>
          </w:divBdr>
        </w:div>
        <w:div w:id="2036419037">
          <w:marLeft w:val="480"/>
          <w:marRight w:val="0"/>
          <w:marTop w:val="0"/>
          <w:marBottom w:val="0"/>
          <w:divBdr>
            <w:top w:val="none" w:sz="0" w:space="0" w:color="auto"/>
            <w:left w:val="none" w:sz="0" w:space="0" w:color="auto"/>
            <w:bottom w:val="none" w:sz="0" w:space="0" w:color="auto"/>
            <w:right w:val="none" w:sz="0" w:space="0" w:color="auto"/>
          </w:divBdr>
        </w:div>
        <w:div w:id="1085761279">
          <w:marLeft w:val="480"/>
          <w:marRight w:val="0"/>
          <w:marTop w:val="0"/>
          <w:marBottom w:val="0"/>
          <w:divBdr>
            <w:top w:val="none" w:sz="0" w:space="0" w:color="auto"/>
            <w:left w:val="none" w:sz="0" w:space="0" w:color="auto"/>
            <w:bottom w:val="none" w:sz="0" w:space="0" w:color="auto"/>
            <w:right w:val="none" w:sz="0" w:space="0" w:color="auto"/>
          </w:divBdr>
        </w:div>
        <w:div w:id="1598904527">
          <w:marLeft w:val="480"/>
          <w:marRight w:val="0"/>
          <w:marTop w:val="0"/>
          <w:marBottom w:val="0"/>
          <w:divBdr>
            <w:top w:val="none" w:sz="0" w:space="0" w:color="auto"/>
            <w:left w:val="none" w:sz="0" w:space="0" w:color="auto"/>
            <w:bottom w:val="none" w:sz="0" w:space="0" w:color="auto"/>
            <w:right w:val="none" w:sz="0" w:space="0" w:color="auto"/>
          </w:divBdr>
        </w:div>
        <w:div w:id="1488673206">
          <w:marLeft w:val="480"/>
          <w:marRight w:val="0"/>
          <w:marTop w:val="0"/>
          <w:marBottom w:val="0"/>
          <w:divBdr>
            <w:top w:val="none" w:sz="0" w:space="0" w:color="auto"/>
            <w:left w:val="none" w:sz="0" w:space="0" w:color="auto"/>
            <w:bottom w:val="none" w:sz="0" w:space="0" w:color="auto"/>
            <w:right w:val="none" w:sz="0" w:space="0" w:color="auto"/>
          </w:divBdr>
        </w:div>
        <w:div w:id="221403773">
          <w:marLeft w:val="480"/>
          <w:marRight w:val="0"/>
          <w:marTop w:val="0"/>
          <w:marBottom w:val="0"/>
          <w:divBdr>
            <w:top w:val="none" w:sz="0" w:space="0" w:color="auto"/>
            <w:left w:val="none" w:sz="0" w:space="0" w:color="auto"/>
            <w:bottom w:val="none" w:sz="0" w:space="0" w:color="auto"/>
            <w:right w:val="none" w:sz="0" w:space="0" w:color="auto"/>
          </w:divBdr>
        </w:div>
        <w:div w:id="168716298">
          <w:marLeft w:val="480"/>
          <w:marRight w:val="0"/>
          <w:marTop w:val="0"/>
          <w:marBottom w:val="0"/>
          <w:divBdr>
            <w:top w:val="none" w:sz="0" w:space="0" w:color="auto"/>
            <w:left w:val="none" w:sz="0" w:space="0" w:color="auto"/>
            <w:bottom w:val="none" w:sz="0" w:space="0" w:color="auto"/>
            <w:right w:val="none" w:sz="0" w:space="0" w:color="auto"/>
          </w:divBdr>
        </w:div>
        <w:div w:id="336542516">
          <w:marLeft w:val="480"/>
          <w:marRight w:val="0"/>
          <w:marTop w:val="0"/>
          <w:marBottom w:val="0"/>
          <w:divBdr>
            <w:top w:val="none" w:sz="0" w:space="0" w:color="auto"/>
            <w:left w:val="none" w:sz="0" w:space="0" w:color="auto"/>
            <w:bottom w:val="none" w:sz="0" w:space="0" w:color="auto"/>
            <w:right w:val="none" w:sz="0" w:space="0" w:color="auto"/>
          </w:divBdr>
        </w:div>
        <w:div w:id="775179976">
          <w:marLeft w:val="480"/>
          <w:marRight w:val="0"/>
          <w:marTop w:val="0"/>
          <w:marBottom w:val="0"/>
          <w:divBdr>
            <w:top w:val="none" w:sz="0" w:space="0" w:color="auto"/>
            <w:left w:val="none" w:sz="0" w:space="0" w:color="auto"/>
            <w:bottom w:val="none" w:sz="0" w:space="0" w:color="auto"/>
            <w:right w:val="none" w:sz="0" w:space="0" w:color="auto"/>
          </w:divBdr>
        </w:div>
        <w:div w:id="124474573">
          <w:marLeft w:val="480"/>
          <w:marRight w:val="0"/>
          <w:marTop w:val="0"/>
          <w:marBottom w:val="0"/>
          <w:divBdr>
            <w:top w:val="none" w:sz="0" w:space="0" w:color="auto"/>
            <w:left w:val="none" w:sz="0" w:space="0" w:color="auto"/>
            <w:bottom w:val="none" w:sz="0" w:space="0" w:color="auto"/>
            <w:right w:val="none" w:sz="0" w:space="0" w:color="auto"/>
          </w:divBdr>
        </w:div>
        <w:div w:id="1477062281">
          <w:marLeft w:val="480"/>
          <w:marRight w:val="0"/>
          <w:marTop w:val="0"/>
          <w:marBottom w:val="0"/>
          <w:divBdr>
            <w:top w:val="none" w:sz="0" w:space="0" w:color="auto"/>
            <w:left w:val="none" w:sz="0" w:space="0" w:color="auto"/>
            <w:bottom w:val="none" w:sz="0" w:space="0" w:color="auto"/>
            <w:right w:val="none" w:sz="0" w:space="0" w:color="auto"/>
          </w:divBdr>
        </w:div>
        <w:div w:id="1338849848">
          <w:marLeft w:val="480"/>
          <w:marRight w:val="0"/>
          <w:marTop w:val="0"/>
          <w:marBottom w:val="0"/>
          <w:divBdr>
            <w:top w:val="none" w:sz="0" w:space="0" w:color="auto"/>
            <w:left w:val="none" w:sz="0" w:space="0" w:color="auto"/>
            <w:bottom w:val="none" w:sz="0" w:space="0" w:color="auto"/>
            <w:right w:val="none" w:sz="0" w:space="0" w:color="auto"/>
          </w:divBdr>
        </w:div>
        <w:div w:id="1412042355">
          <w:marLeft w:val="480"/>
          <w:marRight w:val="0"/>
          <w:marTop w:val="0"/>
          <w:marBottom w:val="0"/>
          <w:divBdr>
            <w:top w:val="none" w:sz="0" w:space="0" w:color="auto"/>
            <w:left w:val="none" w:sz="0" w:space="0" w:color="auto"/>
            <w:bottom w:val="none" w:sz="0" w:space="0" w:color="auto"/>
            <w:right w:val="none" w:sz="0" w:space="0" w:color="auto"/>
          </w:divBdr>
        </w:div>
        <w:div w:id="14040024">
          <w:marLeft w:val="480"/>
          <w:marRight w:val="0"/>
          <w:marTop w:val="0"/>
          <w:marBottom w:val="0"/>
          <w:divBdr>
            <w:top w:val="none" w:sz="0" w:space="0" w:color="auto"/>
            <w:left w:val="none" w:sz="0" w:space="0" w:color="auto"/>
            <w:bottom w:val="none" w:sz="0" w:space="0" w:color="auto"/>
            <w:right w:val="none" w:sz="0" w:space="0" w:color="auto"/>
          </w:divBdr>
        </w:div>
        <w:div w:id="2123260883">
          <w:marLeft w:val="480"/>
          <w:marRight w:val="0"/>
          <w:marTop w:val="0"/>
          <w:marBottom w:val="0"/>
          <w:divBdr>
            <w:top w:val="none" w:sz="0" w:space="0" w:color="auto"/>
            <w:left w:val="none" w:sz="0" w:space="0" w:color="auto"/>
            <w:bottom w:val="none" w:sz="0" w:space="0" w:color="auto"/>
            <w:right w:val="none" w:sz="0" w:space="0" w:color="auto"/>
          </w:divBdr>
        </w:div>
        <w:div w:id="768310452">
          <w:marLeft w:val="480"/>
          <w:marRight w:val="0"/>
          <w:marTop w:val="0"/>
          <w:marBottom w:val="0"/>
          <w:divBdr>
            <w:top w:val="none" w:sz="0" w:space="0" w:color="auto"/>
            <w:left w:val="none" w:sz="0" w:space="0" w:color="auto"/>
            <w:bottom w:val="none" w:sz="0" w:space="0" w:color="auto"/>
            <w:right w:val="none" w:sz="0" w:space="0" w:color="auto"/>
          </w:divBdr>
        </w:div>
        <w:div w:id="1507401711">
          <w:marLeft w:val="480"/>
          <w:marRight w:val="0"/>
          <w:marTop w:val="0"/>
          <w:marBottom w:val="0"/>
          <w:divBdr>
            <w:top w:val="none" w:sz="0" w:space="0" w:color="auto"/>
            <w:left w:val="none" w:sz="0" w:space="0" w:color="auto"/>
            <w:bottom w:val="none" w:sz="0" w:space="0" w:color="auto"/>
            <w:right w:val="none" w:sz="0" w:space="0" w:color="auto"/>
          </w:divBdr>
        </w:div>
        <w:div w:id="1343236952">
          <w:marLeft w:val="480"/>
          <w:marRight w:val="0"/>
          <w:marTop w:val="0"/>
          <w:marBottom w:val="0"/>
          <w:divBdr>
            <w:top w:val="none" w:sz="0" w:space="0" w:color="auto"/>
            <w:left w:val="none" w:sz="0" w:space="0" w:color="auto"/>
            <w:bottom w:val="none" w:sz="0" w:space="0" w:color="auto"/>
            <w:right w:val="none" w:sz="0" w:space="0" w:color="auto"/>
          </w:divBdr>
        </w:div>
        <w:div w:id="25760179">
          <w:marLeft w:val="480"/>
          <w:marRight w:val="0"/>
          <w:marTop w:val="0"/>
          <w:marBottom w:val="0"/>
          <w:divBdr>
            <w:top w:val="none" w:sz="0" w:space="0" w:color="auto"/>
            <w:left w:val="none" w:sz="0" w:space="0" w:color="auto"/>
            <w:bottom w:val="none" w:sz="0" w:space="0" w:color="auto"/>
            <w:right w:val="none" w:sz="0" w:space="0" w:color="auto"/>
          </w:divBdr>
        </w:div>
        <w:div w:id="1772243861">
          <w:marLeft w:val="480"/>
          <w:marRight w:val="0"/>
          <w:marTop w:val="0"/>
          <w:marBottom w:val="0"/>
          <w:divBdr>
            <w:top w:val="none" w:sz="0" w:space="0" w:color="auto"/>
            <w:left w:val="none" w:sz="0" w:space="0" w:color="auto"/>
            <w:bottom w:val="none" w:sz="0" w:space="0" w:color="auto"/>
            <w:right w:val="none" w:sz="0" w:space="0" w:color="auto"/>
          </w:divBdr>
        </w:div>
        <w:div w:id="1858418944">
          <w:marLeft w:val="480"/>
          <w:marRight w:val="0"/>
          <w:marTop w:val="0"/>
          <w:marBottom w:val="0"/>
          <w:divBdr>
            <w:top w:val="none" w:sz="0" w:space="0" w:color="auto"/>
            <w:left w:val="none" w:sz="0" w:space="0" w:color="auto"/>
            <w:bottom w:val="none" w:sz="0" w:space="0" w:color="auto"/>
            <w:right w:val="none" w:sz="0" w:space="0" w:color="auto"/>
          </w:divBdr>
        </w:div>
        <w:div w:id="1195727273">
          <w:marLeft w:val="480"/>
          <w:marRight w:val="0"/>
          <w:marTop w:val="0"/>
          <w:marBottom w:val="0"/>
          <w:divBdr>
            <w:top w:val="none" w:sz="0" w:space="0" w:color="auto"/>
            <w:left w:val="none" w:sz="0" w:space="0" w:color="auto"/>
            <w:bottom w:val="none" w:sz="0" w:space="0" w:color="auto"/>
            <w:right w:val="none" w:sz="0" w:space="0" w:color="auto"/>
          </w:divBdr>
        </w:div>
        <w:div w:id="1226067750">
          <w:marLeft w:val="480"/>
          <w:marRight w:val="0"/>
          <w:marTop w:val="0"/>
          <w:marBottom w:val="0"/>
          <w:divBdr>
            <w:top w:val="none" w:sz="0" w:space="0" w:color="auto"/>
            <w:left w:val="none" w:sz="0" w:space="0" w:color="auto"/>
            <w:bottom w:val="none" w:sz="0" w:space="0" w:color="auto"/>
            <w:right w:val="none" w:sz="0" w:space="0" w:color="auto"/>
          </w:divBdr>
        </w:div>
        <w:div w:id="876743720">
          <w:marLeft w:val="480"/>
          <w:marRight w:val="0"/>
          <w:marTop w:val="0"/>
          <w:marBottom w:val="0"/>
          <w:divBdr>
            <w:top w:val="none" w:sz="0" w:space="0" w:color="auto"/>
            <w:left w:val="none" w:sz="0" w:space="0" w:color="auto"/>
            <w:bottom w:val="none" w:sz="0" w:space="0" w:color="auto"/>
            <w:right w:val="none" w:sz="0" w:space="0" w:color="auto"/>
          </w:divBdr>
        </w:div>
        <w:div w:id="67115550">
          <w:marLeft w:val="480"/>
          <w:marRight w:val="0"/>
          <w:marTop w:val="0"/>
          <w:marBottom w:val="0"/>
          <w:divBdr>
            <w:top w:val="none" w:sz="0" w:space="0" w:color="auto"/>
            <w:left w:val="none" w:sz="0" w:space="0" w:color="auto"/>
            <w:bottom w:val="none" w:sz="0" w:space="0" w:color="auto"/>
            <w:right w:val="none" w:sz="0" w:space="0" w:color="auto"/>
          </w:divBdr>
        </w:div>
        <w:div w:id="470443952">
          <w:marLeft w:val="480"/>
          <w:marRight w:val="0"/>
          <w:marTop w:val="0"/>
          <w:marBottom w:val="0"/>
          <w:divBdr>
            <w:top w:val="none" w:sz="0" w:space="0" w:color="auto"/>
            <w:left w:val="none" w:sz="0" w:space="0" w:color="auto"/>
            <w:bottom w:val="none" w:sz="0" w:space="0" w:color="auto"/>
            <w:right w:val="none" w:sz="0" w:space="0" w:color="auto"/>
          </w:divBdr>
        </w:div>
        <w:div w:id="1058166368">
          <w:marLeft w:val="480"/>
          <w:marRight w:val="0"/>
          <w:marTop w:val="0"/>
          <w:marBottom w:val="0"/>
          <w:divBdr>
            <w:top w:val="none" w:sz="0" w:space="0" w:color="auto"/>
            <w:left w:val="none" w:sz="0" w:space="0" w:color="auto"/>
            <w:bottom w:val="none" w:sz="0" w:space="0" w:color="auto"/>
            <w:right w:val="none" w:sz="0" w:space="0" w:color="auto"/>
          </w:divBdr>
        </w:div>
        <w:div w:id="1358190718">
          <w:marLeft w:val="480"/>
          <w:marRight w:val="0"/>
          <w:marTop w:val="0"/>
          <w:marBottom w:val="0"/>
          <w:divBdr>
            <w:top w:val="none" w:sz="0" w:space="0" w:color="auto"/>
            <w:left w:val="none" w:sz="0" w:space="0" w:color="auto"/>
            <w:bottom w:val="none" w:sz="0" w:space="0" w:color="auto"/>
            <w:right w:val="none" w:sz="0" w:space="0" w:color="auto"/>
          </w:divBdr>
        </w:div>
        <w:div w:id="1664159155">
          <w:marLeft w:val="480"/>
          <w:marRight w:val="0"/>
          <w:marTop w:val="0"/>
          <w:marBottom w:val="0"/>
          <w:divBdr>
            <w:top w:val="none" w:sz="0" w:space="0" w:color="auto"/>
            <w:left w:val="none" w:sz="0" w:space="0" w:color="auto"/>
            <w:bottom w:val="none" w:sz="0" w:space="0" w:color="auto"/>
            <w:right w:val="none" w:sz="0" w:space="0" w:color="auto"/>
          </w:divBdr>
        </w:div>
        <w:div w:id="1354845050">
          <w:marLeft w:val="480"/>
          <w:marRight w:val="0"/>
          <w:marTop w:val="0"/>
          <w:marBottom w:val="0"/>
          <w:divBdr>
            <w:top w:val="none" w:sz="0" w:space="0" w:color="auto"/>
            <w:left w:val="none" w:sz="0" w:space="0" w:color="auto"/>
            <w:bottom w:val="none" w:sz="0" w:space="0" w:color="auto"/>
            <w:right w:val="none" w:sz="0" w:space="0" w:color="auto"/>
          </w:divBdr>
        </w:div>
        <w:div w:id="1392272923">
          <w:marLeft w:val="480"/>
          <w:marRight w:val="0"/>
          <w:marTop w:val="0"/>
          <w:marBottom w:val="0"/>
          <w:divBdr>
            <w:top w:val="none" w:sz="0" w:space="0" w:color="auto"/>
            <w:left w:val="none" w:sz="0" w:space="0" w:color="auto"/>
            <w:bottom w:val="none" w:sz="0" w:space="0" w:color="auto"/>
            <w:right w:val="none" w:sz="0" w:space="0" w:color="auto"/>
          </w:divBdr>
        </w:div>
      </w:divsChild>
    </w:div>
    <w:div w:id="1689137430">
      <w:bodyDiv w:val="1"/>
      <w:marLeft w:val="0"/>
      <w:marRight w:val="0"/>
      <w:marTop w:val="0"/>
      <w:marBottom w:val="0"/>
      <w:divBdr>
        <w:top w:val="none" w:sz="0" w:space="0" w:color="auto"/>
        <w:left w:val="none" w:sz="0" w:space="0" w:color="auto"/>
        <w:bottom w:val="none" w:sz="0" w:space="0" w:color="auto"/>
        <w:right w:val="none" w:sz="0" w:space="0" w:color="auto"/>
      </w:divBdr>
    </w:div>
    <w:div w:id="1689284764">
      <w:bodyDiv w:val="1"/>
      <w:marLeft w:val="0"/>
      <w:marRight w:val="0"/>
      <w:marTop w:val="0"/>
      <w:marBottom w:val="0"/>
      <w:divBdr>
        <w:top w:val="none" w:sz="0" w:space="0" w:color="auto"/>
        <w:left w:val="none" w:sz="0" w:space="0" w:color="auto"/>
        <w:bottom w:val="none" w:sz="0" w:space="0" w:color="auto"/>
        <w:right w:val="none" w:sz="0" w:space="0" w:color="auto"/>
      </w:divBdr>
    </w:div>
    <w:div w:id="1689718915">
      <w:bodyDiv w:val="1"/>
      <w:marLeft w:val="0"/>
      <w:marRight w:val="0"/>
      <w:marTop w:val="0"/>
      <w:marBottom w:val="0"/>
      <w:divBdr>
        <w:top w:val="none" w:sz="0" w:space="0" w:color="auto"/>
        <w:left w:val="none" w:sz="0" w:space="0" w:color="auto"/>
        <w:bottom w:val="none" w:sz="0" w:space="0" w:color="auto"/>
        <w:right w:val="none" w:sz="0" w:space="0" w:color="auto"/>
      </w:divBdr>
    </w:div>
    <w:div w:id="1690644688">
      <w:bodyDiv w:val="1"/>
      <w:marLeft w:val="0"/>
      <w:marRight w:val="0"/>
      <w:marTop w:val="0"/>
      <w:marBottom w:val="0"/>
      <w:divBdr>
        <w:top w:val="none" w:sz="0" w:space="0" w:color="auto"/>
        <w:left w:val="none" w:sz="0" w:space="0" w:color="auto"/>
        <w:bottom w:val="none" w:sz="0" w:space="0" w:color="auto"/>
        <w:right w:val="none" w:sz="0" w:space="0" w:color="auto"/>
      </w:divBdr>
    </w:div>
    <w:div w:id="1691101341">
      <w:bodyDiv w:val="1"/>
      <w:marLeft w:val="0"/>
      <w:marRight w:val="0"/>
      <w:marTop w:val="0"/>
      <w:marBottom w:val="0"/>
      <w:divBdr>
        <w:top w:val="none" w:sz="0" w:space="0" w:color="auto"/>
        <w:left w:val="none" w:sz="0" w:space="0" w:color="auto"/>
        <w:bottom w:val="none" w:sz="0" w:space="0" w:color="auto"/>
        <w:right w:val="none" w:sz="0" w:space="0" w:color="auto"/>
      </w:divBdr>
    </w:div>
    <w:div w:id="1692026526">
      <w:bodyDiv w:val="1"/>
      <w:marLeft w:val="0"/>
      <w:marRight w:val="0"/>
      <w:marTop w:val="0"/>
      <w:marBottom w:val="0"/>
      <w:divBdr>
        <w:top w:val="none" w:sz="0" w:space="0" w:color="auto"/>
        <w:left w:val="none" w:sz="0" w:space="0" w:color="auto"/>
        <w:bottom w:val="none" w:sz="0" w:space="0" w:color="auto"/>
        <w:right w:val="none" w:sz="0" w:space="0" w:color="auto"/>
      </w:divBdr>
    </w:div>
    <w:div w:id="1694767536">
      <w:bodyDiv w:val="1"/>
      <w:marLeft w:val="0"/>
      <w:marRight w:val="0"/>
      <w:marTop w:val="0"/>
      <w:marBottom w:val="0"/>
      <w:divBdr>
        <w:top w:val="none" w:sz="0" w:space="0" w:color="auto"/>
        <w:left w:val="none" w:sz="0" w:space="0" w:color="auto"/>
        <w:bottom w:val="none" w:sz="0" w:space="0" w:color="auto"/>
        <w:right w:val="none" w:sz="0" w:space="0" w:color="auto"/>
      </w:divBdr>
    </w:div>
    <w:div w:id="1695576667">
      <w:bodyDiv w:val="1"/>
      <w:marLeft w:val="0"/>
      <w:marRight w:val="0"/>
      <w:marTop w:val="0"/>
      <w:marBottom w:val="0"/>
      <w:divBdr>
        <w:top w:val="none" w:sz="0" w:space="0" w:color="auto"/>
        <w:left w:val="none" w:sz="0" w:space="0" w:color="auto"/>
        <w:bottom w:val="none" w:sz="0" w:space="0" w:color="auto"/>
        <w:right w:val="none" w:sz="0" w:space="0" w:color="auto"/>
      </w:divBdr>
    </w:div>
    <w:div w:id="1696231061">
      <w:bodyDiv w:val="1"/>
      <w:marLeft w:val="0"/>
      <w:marRight w:val="0"/>
      <w:marTop w:val="0"/>
      <w:marBottom w:val="0"/>
      <w:divBdr>
        <w:top w:val="none" w:sz="0" w:space="0" w:color="auto"/>
        <w:left w:val="none" w:sz="0" w:space="0" w:color="auto"/>
        <w:bottom w:val="none" w:sz="0" w:space="0" w:color="auto"/>
        <w:right w:val="none" w:sz="0" w:space="0" w:color="auto"/>
      </w:divBdr>
    </w:div>
    <w:div w:id="1697846122">
      <w:bodyDiv w:val="1"/>
      <w:marLeft w:val="0"/>
      <w:marRight w:val="0"/>
      <w:marTop w:val="0"/>
      <w:marBottom w:val="0"/>
      <w:divBdr>
        <w:top w:val="none" w:sz="0" w:space="0" w:color="auto"/>
        <w:left w:val="none" w:sz="0" w:space="0" w:color="auto"/>
        <w:bottom w:val="none" w:sz="0" w:space="0" w:color="auto"/>
        <w:right w:val="none" w:sz="0" w:space="0" w:color="auto"/>
      </w:divBdr>
    </w:div>
    <w:div w:id="1698044294">
      <w:bodyDiv w:val="1"/>
      <w:marLeft w:val="0"/>
      <w:marRight w:val="0"/>
      <w:marTop w:val="0"/>
      <w:marBottom w:val="0"/>
      <w:divBdr>
        <w:top w:val="none" w:sz="0" w:space="0" w:color="auto"/>
        <w:left w:val="none" w:sz="0" w:space="0" w:color="auto"/>
        <w:bottom w:val="none" w:sz="0" w:space="0" w:color="auto"/>
        <w:right w:val="none" w:sz="0" w:space="0" w:color="auto"/>
      </w:divBdr>
    </w:div>
    <w:div w:id="1698194170">
      <w:bodyDiv w:val="1"/>
      <w:marLeft w:val="0"/>
      <w:marRight w:val="0"/>
      <w:marTop w:val="0"/>
      <w:marBottom w:val="0"/>
      <w:divBdr>
        <w:top w:val="none" w:sz="0" w:space="0" w:color="auto"/>
        <w:left w:val="none" w:sz="0" w:space="0" w:color="auto"/>
        <w:bottom w:val="none" w:sz="0" w:space="0" w:color="auto"/>
        <w:right w:val="none" w:sz="0" w:space="0" w:color="auto"/>
      </w:divBdr>
    </w:div>
    <w:div w:id="1698382825">
      <w:bodyDiv w:val="1"/>
      <w:marLeft w:val="0"/>
      <w:marRight w:val="0"/>
      <w:marTop w:val="0"/>
      <w:marBottom w:val="0"/>
      <w:divBdr>
        <w:top w:val="none" w:sz="0" w:space="0" w:color="auto"/>
        <w:left w:val="none" w:sz="0" w:space="0" w:color="auto"/>
        <w:bottom w:val="none" w:sz="0" w:space="0" w:color="auto"/>
        <w:right w:val="none" w:sz="0" w:space="0" w:color="auto"/>
      </w:divBdr>
    </w:div>
    <w:div w:id="1699507545">
      <w:bodyDiv w:val="1"/>
      <w:marLeft w:val="0"/>
      <w:marRight w:val="0"/>
      <w:marTop w:val="0"/>
      <w:marBottom w:val="0"/>
      <w:divBdr>
        <w:top w:val="none" w:sz="0" w:space="0" w:color="auto"/>
        <w:left w:val="none" w:sz="0" w:space="0" w:color="auto"/>
        <w:bottom w:val="none" w:sz="0" w:space="0" w:color="auto"/>
        <w:right w:val="none" w:sz="0" w:space="0" w:color="auto"/>
      </w:divBdr>
    </w:div>
    <w:div w:id="1699576726">
      <w:bodyDiv w:val="1"/>
      <w:marLeft w:val="0"/>
      <w:marRight w:val="0"/>
      <w:marTop w:val="0"/>
      <w:marBottom w:val="0"/>
      <w:divBdr>
        <w:top w:val="none" w:sz="0" w:space="0" w:color="auto"/>
        <w:left w:val="none" w:sz="0" w:space="0" w:color="auto"/>
        <w:bottom w:val="none" w:sz="0" w:space="0" w:color="auto"/>
        <w:right w:val="none" w:sz="0" w:space="0" w:color="auto"/>
      </w:divBdr>
    </w:div>
    <w:div w:id="1699772710">
      <w:bodyDiv w:val="1"/>
      <w:marLeft w:val="0"/>
      <w:marRight w:val="0"/>
      <w:marTop w:val="0"/>
      <w:marBottom w:val="0"/>
      <w:divBdr>
        <w:top w:val="none" w:sz="0" w:space="0" w:color="auto"/>
        <w:left w:val="none" w:sz="0" w:space="0" w:color="auto"/>
        <w:bottom w:val="none" w:sz="0" w:space="0" w:color="auto"/>
        <w:right w:val="none" w:sz="0" w:space="0" w:color="auto"/>
      </w:divBdr>
    </w:div>
    <w:div w:id="1700082044">
      <w:bodyDiv w:val="1"/>
      <w:marLeft w:val="0"/>
      <w:marRight w:val="0"/>
      <w:marTop w:val="0"/>
      <w:marBottom w:val="0"/>
      <w:divBdr>
        <w:top w:val="none" w:sz="0" w:space="0" w:color="auto"/>
        <w:left w:val="none" w:sz="0" w:space="0" w:color="auto"/>
        <w:bottom w:val="none" w:sz="0" w:space="0" w:color="auto"/>
        <w:right w:val="none" w:sz="0" w:space="0" w:color="auto"/>
      </w:divBdr>
    </w:div>
    <w:div w:id="1700349167">
      <w:bodyDiv w:val="1"/>
      <w:marLeft w:val="0"/>
      <w:marRight w:val="0"/>
      <w:marTop w:val="0"/>
      <w:marBottom w:val="0"/>
      <w:divBdr>
        <w:top w:val="none" w:sz="0" w:space="0" w:color="auto"/>
        <w:left w:val="none" w:sz="0" w:space="0" w:color="auto"/>
        <w:bottom w:val="none" w:sz="0" w:space="0" w:color="auto"/>
        <w:right w:val="none" w:sz="0" w:space="0" w:color="auto"/>
      </w:divBdr>
    </w:div>
    <w:div w:id="1700542501">
      <w:bodyDiv w:val="1"/>
      <w:marLeft w:val="0"/>
      <w:marRight w:val="0"/>
      <w:marTop w:val="0"/>
      <w:marBottom w:val="0"/>
      <w:divBdr>
        <w:top w:val="none" w:sz="0" w:space="0" w:color="auto"/>
        <w:left w:val="none" w:sz="0" w:space="0" w:color="auto"/>
        <w:bottom w:val="none" w:sz="0" w:space="0" w:color="auto"/>
        <w:right w:val="none" w:sz="0" w:space="0" w:color="auto"/>
      </w:divBdr>
    </w:div>
    <w:div w:id="1701126288">
      <w:bodyDiv w:val="1"/>
      <w:marLeft w:val="0"/>
      <w:marRight w:val="0"/>
      <w:marTop w:val="0"/>
      <w:marBottom w:val="0"/>
      <w:divBdr>
        <w:top w:val="none" w:sz="0" w:space="0" w:color="auto"/>
        <w:left w:val="none" w:sz="0" w:space="0" w:color="auto"/>
        <w:bottom w:val="none" w:sz="0" w:space="0" w:color="auto"/>
        <w:right w:val="none" w:sz="0" w:space="0" w:color="auto"/>
      </w:divBdr>
    </w:div>
    <w:div w:id="1703095207">
      <w:bodyDiv w:val="1"/>
      <w:marLeft w:val="0"/>
      <w:marRight w:val="0"/>
      <w:marTop w:val="0"/>
      <w:marBottom w:val="0"/>
      <w:divBdr>
        <w:top w:val="none" w:sz="0" w:space="0" w:color="auto"/>
        <w:left w:val="none" w:sz="0" w:space="0" w:color="auto"/>
        <w:bottom w:val="none" w:sz="0" w:space="0" w:color="auto"/>
        <w:right w:val="none" w:sz="0" w:space="0" w:color="auto"/>
      </w:divBdr>
    </w:div>
    <w:div w:id="1705520947">
      <w:bodyDiv w:val="1"/>
      <w:marLeft w:val="0"/>
      <w:marRight w:val="0"/>
      <w:marTop w:val="0"/>
      <w:marBottom w:val="0"/>
      <w:divBdr>
        <w:top w:val="none" w:sz="0" w:space="0" w:color="auto"/>
        <w:left w:val="none" w:sz="0" w:space="0" w:color="auto"/>
        <w:bottom w:val="none" w:sz="0" w:space="0" w:color="auto"/>
        <w:right w:val="none" w:sz="0" w:space="0" w:color="auto"/>
      </w:divBdr>
    </w:div>
    <w:div w:id="1706447333">
      <w:bodyDiv w:val="1"/>
      <w:marLeft w:val="0"/>
      <w:marRight w:val="0"/>
      <w:marTop w:val="0"/>
      <w:marBottom w:val="0"/>
      <w:divBdr>
        <w:top w:val="none" w:sz="0" w:space="0" w:color="auto"/>
        <w:left w:val="none" w:sz="0" w:space="0" w:color="auto"/>
        <w:bottom w:val="none" w:sz="0" w:space="0" w:color="auto"/>
        <w:right w:val="none" w:sz="0" w:space="0" w:color="auto"/>
      </w:divBdr>
    </w:div>
    <w:div w:id="1709528640">
      <w:bodyDiv w:val="1"/>
      <w:marLeft w:val="0"/>
      <w:marRight w:val="0"/>
      <w:marTop w:val="0"/>
      <w:marBottom w:val="0"/>
      <w:divBdr>
        <w:top w:val="none" w:sz="0" w:space="0" w:color="auto"/>
        <w:left w:val="none" w:sz="0" w:space="0" w:color="auto"/>
        <w:bottom w:val="none" w:sz="0" w:space="0" w:color="auto"/>
        <w:right w:val="none" w:sz="0" w:space="0" w:color="auto"/>
      </w:divBdr>
      <w:divsChild>
        <w:div w:id="1048146332">
          <w:marLeft w:val="480"/>
          <w:marRight w:val="0"/>
          <w:marTop w:val="0"/>
          <w:marBottom w:val="0"/>
          <w:divBdr>
            <w:top w:val="none" w:sz="0" w:space="0" w:color="auto"/>
            <w:left w:val="none" w:sz="0" w:space="0" w:color="auto"/>
            <w:bottom w:val="none" w:sz="0" w:space="0" w:color="auto"/>
            <w:right w:val="none" w:sz="0" w:space="0" w:color="auto"/>
          </w:divBdr>
        </w:div>
        <w:div w:id="2008240151">
          <w:marLeft w:val="480"/>
          <w:marRight w:val="0"/>
          <w:marTop w:val="0"/>
          <w:marBottom w:val="0"/>
          <w:divBdr>
            <w:top w:val="none" w:sz="0" w:space="0" w:color="auto"/>
            <w:left w:val="none" w:sz="0" w:space="0" w:color="auto"/>
            <w:bottom w:val="none" w:sz="0" w:space="0" w:color="auto"/>
            <w:right w:val="none" w:sz="0" w:space="0" w:color="auto"/>
          </w:divBdr>
        </w:div>
        <w:div w:id="1873372585">
          <w:marLeft w:val="480"/>
          <w:marRight w:val="0"/>
          <w:marTop w:val="0"/>
          <w:marBottom w:val="0"/>
          <w:divBdr>
            <w:top w:val="none" w:sz="0" w:space="0" w:color="auto"/>
            <w:left w:val="none" w:sz="0" w:space="0" w:color="auto"/>
            <w:bottom w:val="none" w:sz="0" w:space="0" w:color="auto"/>
            <w:right w:val="none" w:sz="0" w:space="0" w:color="auto"/>
          </w:divBdr>
        </w:div>
        <w:div w:id="865337696">
          <w:marLeft w:val="480"/>
          <w:marRight w:val="0"/>
          <w:marTop w:val="0"/>
          <w:marBottom w:val="0"/>
          <w:divBdr>
            <w:top w:val="none" w:sz="0" w:space="0" w:color="auto"/>
            <w:left w:val="none" w:sz="0" w:space="0" w:color="auto"/>
            <w:bottom w:val="none" w:sz="0" w:space="0" w:color="auto"/>
            <w:right w:val="none" w:sz="0" w:space="0" w:color="auto"/>
          </w:divBdr>
        </w:div>
        <w:div w:id="1061248417">
          <w:marLeft w:val="480"/>
          <w:marRight w:val="0"/>
          <w:marTop w:val="0"/>
          <w:marBottom w:val="0"/>
          <w:divBdr>
            <w:top w:val="none" w:sz="0" w:space="0" w:color="auto"/>
            <w:left w:val="none" w:sz="0" w:space="0" w:color="auto"/>
            <w:bottom w:val="none" w:sz="0" w:space="0" w:color="auto"/>
            <w:right w:val="none" w:sz="0" w:space="0" w:color="auto"/>
          </w:divBdr>
        </w:div>
        <w:div w:id="1920669389">
          <w:marLeft w:val="480"/>
          <w:marRight w:val="0"/>
          <w:marTop w:val="0"/>
          <w:marBottom w:val="0"/>
          <w:divBdr>
            <w:top w:val="none" w:sz="0" w:space="0" w:color="auto"/>
            <w:left w:val="none" w:sz="0" w:space="0" w:color="auto"/>
            <w:bottom w:val="none" w:sz="0" w:space="0" w:color="auto"/>
            <w:right w:val="none" w:sz="0" w:space="0" w:color="auto"/>
          </w:divBdr>
        </w:div>
        <w:div w:id="1483813726">
          <w:marLeft w:val="480"/>
          <w:marRight w:val="0"/>
          <w:marTop w:val="0"/>
          <w:marBottom w:val="0"/>
          <w:divBdr>
            <w:top w:val="none" w:sz="0" w:space="0" w:color="auto"/>
            <w:left w:val="none" w:sz="0" w:space="0" w:color="auto"/>
            <w:bottom w:val="none" w:sz="0" w:space="0" w:color="auto"/>
            <w:right w:val="none" w:sz="0" w:space="0" w:color="auto"/>
          </w:divBdr>
        </w:div>
        <w:div w:id="1905213348">
          <w:marLeft w:val="480"/>
          <w:marRight w:val="0"/>
          <w:marTop w:val="0"/>
          <w:marBottom w:val="0"/>
          <w:divBdr>
            <w:top w:val="none" w:sz="0" w:space="0" w:color="auto"/>
            <w:left w:val="none" w:sz="0" w:space="0" w:color="auto"/>
            <w:bottom w:val="none" w:sz="0" w:space="0" w:color="auto"/>
            <w:right w:val="none" w:sz="0" w:space="0" w:color="auto"/>
          </w:divBdr>
        </w:div>
        <w:div w:id="94716781">
          <w:marLeft w:val="480"/>
          <w:marRight w:val="0"/>
          <w:marTop w:val="0"/>
          <w:marBottom w:val="0"/>
          <w:divBdr>
            <w:top w:val="none" w:sz="0" w:space="0" w:color="auto"/>
            <w:left w:val="none" w:sz="0" w:space="0" w:color="auto"/>
            <w:bottom w:val="none" w:sz="0" w:space="0" w:color="auto"/>
            <w:right w:val="none" w:sz="0" w:space="0" w:color="auto"/>
          </w:divBdr>
        </w:div>
        <w:div w:id="1221092454">
          <w:marLeft w:val="480"/>
          <w:marRight w:val="0"/>
          <w:marTop w:val="0"/>
          <w:marBottom w:val="0"/>
          <w:divBdr>
            <w:top w:val="none" w:sz="0" w:space="0" w:color="auto"/>
            <w:left w:val="none" w:sz="0" w:space="0" w:color="auto"/>
            <w:bottom w:val="none" w:sz="0" w:space="0" w:color="auto"/>
            <w:right w:val="none" w:sz="0" w:space="0" w:color="auto"/>
          </w:divBdr>
        </w:div>
        <w:div w:id="570700613">
          <w:marLeft w:val="480"/>
          <w:marRight w:val="0"/>
          <w:marTop w:val="0"/>
          <w:marBottom w:val="0"/>
          <w:divBdr>
            <w:top w:val="none" w:sz="0" w:space="0" w:color="auto"/>
            <w:left w:val="none" w:sz="0" w:space="0" w:color="auto"/>
            <w:bottom w:val="none" w:sz="0" w:space="0" w:color="auto"/>
            <w:right w:val="none" w:sz="0" w:space="0" w:color="auto"/>
          </w:divBdr>
        </w:div>
        <w:div w:id="367343634">
          <w:marLeft w:val="480"/>
          <w:marRight w:val="0"/>
          <w:marTop w:val="0"/>
          <w:marBottom w:val="0"/>
          <w:divBdr>
            <w:top w:val="none" w:sz="0" w:space="0" w:color="auto"/>
            <w:left w:val="none" w:sz="0" w:space="0" w:color="auto"/>
            <w:bottom w:val="none" w:sz="0" w:space="0" w:color="auto"/>
            <w:right w:val="none" w:sz="0" w:space="0" w:color="auto"/>
          </w:divBdr>
        </w:div>
        <w:div w:id="992489511">
          <w:marLeft w:val="480"/>
          <w:marRight w:val="0"/>
          <w:marTop w:val="0"/>
          <w:marBottom w:val="0"/>
          <w:divBdr>
            <w:top w:val="none" w:sz="0" w:space="0" w:color="auto"/>
            <w:left w:val="none" w:sz="0" w:space="0" w:color="auto"/>
            <w:bottom w:val="none" w:sz="0" w:space="0" w:color="auto"/>
            <w:right w:val="none" w:sz="0" w:space="0" w:color="auto"/>
          </w:divBdr>
        </w:div>
        <w:div w:id="533615198">
          <w:marLeft w:val="480"/>
          <w:marRight w:val="0"/>
          <w:marTop w:val="0"/>
          <w:marBottom w:val="0"/>
          <w:divBdr>
            <w:top w:val="none" w:sz="0" w:space="0" w:color="auto"/>
            <w:left w:val="none" w:sz="0" w:space="0" w:color="auto"/>
            <w:bottom w:val="none" w:sz="0" w:space="0" w:color="auto"/>
            <w:right w:val="none" w:sz="0" w:space="0" w:color="auto"/>
          </w:divBdr>
        </w:div>
        <w:div w:id="23100508">
          <w:marLeft w:val="480"/>
          <w:marRight w:val="0"/>
          <w:marTop w:val="0"/>
          <w:marBottom w:val="0"/>
          <w:divBdr>
            <w:top w:val="none" w:sz="0" w:space="0" w:color="auto"/>
            <w:left w:val="none" w:sz="0" w:space="0" w:color="auto"/>
            <w:bottom w:val="none" w:sz="0" w:space="0" w:color="auto"/>
            <w:right w:val="none" w:sz="0" w:space="0" w:color="auto"/>
          </w:divBdr>
        </w:div>
        <w:div w:id="699748919">
          <w:marLeft w:val="480"/>
          <w:marRight w:val="0"/>
          <w:marTop w:val="0"/>
          <w:marBottom w:val="0"/>
          <w:divBdr>
            <w:top w:val="none" w:sz="0" w:space="0" w:color="auto"/>
            <w:left w:val="none" w:sz="0" w:space="0" w:color="auto"/>
            <w:bottom w:val="none" w:sz="0" w:space="0" w:color="auto"/>
            <w:right w:val="none" w:sz="0" w:space="0" w:color="auto"/>
          </w:divBdr>
        </w:div>
        <w:div w:id="1194154459">
          <w:marLeft w:val="480"/>
          <w:marRight w:val="0"/>
          <w:marTop w:val="0"/>
          <w:marBottom w:val="0"/>
          <w:divBdr>
            <w:top w:val="none" w:sz="0" w:space="0" w:color="auto"/>
            <w:left w:val="none" w:sz="0" w:space="0" w:color="auto"/>
            <w:bottom w:val="none" w:sz="0" w:space="0" w:color="auto"/>
            <w:right w:val="none" w:sz="0" w:space="0" w:color="auto"/>
          </w:divBdr>
        </w:div>
        <w:div w:id="1038773594">
          <w:marLeft w:val="480"/>
          <w:marRight w:val="0"/>
          <w:marTop w:val="0"/>
          <w:marBottom w:val="0"/>
          <w:divBdr>
            <w:top w:val="none" w:sz="0" w:space="0" w:color="auto"/>
            <w:left w:val="none" w:sz="0" w:space="0" w:color="auto"/>
            <w:bottom w:val="none" w:sz="0" w:space="0" w:color="auto"/>
            <w:right w:val="none" w:sz="0" w:space="0" w:color="auto"/>
          </w:divBdr>
        </w:div>
        <w:div w:id="1036076629">
          <w:marLeft w:val="480"/>
          <w:marRight w:val="0"/>
          <w:marTop w:val="0"/>
          <w:marBottom w:val="0"/>
          <w:divBdr>
            <w:top w:val="none" w:sz="0" w:space="0" w:color="auto"/>
            <w:left w:val="none" w:sz="0" w:space="0" w:color="auto"/>
            <w:bottom w:val="none" w:sz="0" w:space="0" w:color="auto"/>
            <w:right w:val="none" w:sz="0" w:space="0" w:color="auto"/>
          </w:divBdr>
        </w:div>
        <w:div w:id="489643042">
          <w:marLeft w:val="480"/>
          <w:marRight w:val="0"/>
          <w:marTop w:val="0"/>
          <w:marBottom w:val="0"/>
          <w:divBdr>
            <w:top w:val="none" w:sz="0" w:space="0" w:color="auto"/>
            <w:left w:val="none" w:sz="0" w:space="0" w:color="auto"/>
            <w:bottom w:val="none" w:sz="0" w:space="0" w:color="auto"/>
            <w:right w:val="none" w:sz="0" w:space="0" w:color="auto"/>
          </w:divBdr>
        </w:div>
        <w:div w:id="1157920470">
          <w:marLeft w:val="480"/>
          <w:marRight w:val="0"/>
          <w:marTop w:val="0"/>
          <w:marBottom w:val="0"/>
          <w:divBdr>
            <w:top w:val="none" w:sz="0" w:space="0" w:color="auto"/>
            <w:left w:val="none" w:sz="0" w:space="0" w:color="auto"/>
            <w:bottom w:val="none" w:sz="0" w:space="0" w:color="auto"/>
            <w:right w:val="none" w:sz="0" w:space="0" w:color="auto"/>
          </w:divBdr>
        </w:div>
        <w:div w:id="1440376348">
          <w:marLeft w:val="480"/>
          <w:marRight w:val="0"/>
          <w:marTop w:val="0"/>
          <w:marBottom w:val="0"/>
          <w:divBdr>
            <w:top w:val="none" w:sz="0" w:space="0" w:color="auto"/>
            <w:left w:val="none" w:sz="0" w:space="0" w:color="auto"/>
            <w:bottom w:val="none" w:sz="0" w:space="0" w:color="auto"/>
            <w:right w:val="none" w:sz="0" w:space="0" w:color="auto"/>
          </w:divBdr>
        </w:div>
        <w:div w:id="2118022267">
          <w:marLeft w:val="480"/>
          <w:marRight w:val="0"/>
          <w:marTop w:val="0"/>
          <w:marBottom w:val="0"/>
          <w:divBdr>
            <w:top w:val="none" w:sz="0" w:space="0" w:color="auto"/>
            <w:left w:val="none" w:sz="0" w:space="0" w:color="auto"/>
            <w:bottom w:val="none" w:sz="0" w:space="0" w:color="auto"/>
            <w:right w:val="none" w:sz="0" w:space="0" w:color="auto"/>
          </w:divBdr>
        </w:div>
        <w:div w:id="991980452">
          <w:marLeft w:val="480"/>
          <w:marRight w:val="0"/>
          <w:marTop w:val="0"/>
          <w:marBottom w:val="0"/>
          <w:divBdr>
            <w:top w:val="none" w:sz="0" w:space="0" w:color="auto"/>
            <w:left w:val="none" w:sz="0" w:space="0" w:color="auto"/>
            <w:bottom w:val="none" w:sz="0" w:space="0" w:color="auto"/>
            <w:right w:val="none" w:sz="0" w:space="0" w:color="auto"/>
          </w:divBdr>
        </w:div>
        <w:div w:id="877815556">
          <w:marLeft w:val="480"/>
          <w:marRight w:val="0"/>
          <w:marTop w:val="0"/>
          <w:marBottom w:val="0"/>
          <w:divBdr>
            <w:top w:val="none" w:sz="0" w:space="0" w:color="auto"/>
            <w:left w:val="none" w:sz="0" w:space="0" w:color="auto"/>
            <w:bottom w:val="none" w:sz="0" w:space="0" w:color="auto"/>
            <w:right w:val="none" w:sz="0" w:space="0" w:color="auto"/>
          </w:divBdr>
        </w:div>
        <w:div w:id="429935225">
          <w:marLeft w:val="480"/>
          <w:marRight w:val="0"/>
          <w:marTop w:val="0"/>
          <w:marBottom w:val="0"/>
          <w:divBdr>
            <w:top w:val="none" w:sz="0" w:space="0" w:color="auto"/>
            <w:left w:val="none" w:sz="0" w:space="0" w:color="auto"/>
            <w:bottom w:val="none" w:sz="0" w:space="0" w:color="auto"/>
            <w:right w:val="none" w:sz="0" w:space="0" w:color="auto"/>
          </w:divBdr>
        </w:div>
        <w:div w:id="1011838634">
          <w:marLeft w:val="480"/>
          <w:marRight w:val="0"/>
          <w:marTop w:val="0"/>
          <w:marBottom w:val="0"/>
          <w:divBdr>
            <w:top w:val="none" w:sz="0" w:space="0" w:color="auto"/>
            <w:left w:val="none" w:sz="0" w:space="0" w:color="auto"/>
            <w:bottom w:val="none" w:sz="0" w:space="0" w:color="auto"/>
            <w:right w:val="none" w:sz="0" w:space="0" w:color="auto"/>
          </w:divBdr>
        </w:div>
        <w:div w:id="115147893">
          <w:marLeft w:val="480"/>
          <w:marRight w:val="0"/>
          <w:marTop w:val="0"/>
          <w:marBottom w:val="0"/>
          <w:divBdr>
            <w:top w:val="none" w:sz="0" w:space="0" w:color="auto"/>
            <w:left w:val="none" w:sz="0" w:space="0" w:color="auto"/>
            <w:bottom w:val="none" w:sz="0" w:space="0" w:color="auto"/>
            <w:right w:val="none" w:sz="0" w:space="0" w:color="auto"/>
          </w:divBdr>
        </w:div>
        <w:div w:id="161045103">
          <w:marLeft w:val="480"/>
          <w:marRight w:val="0"/>
          <w:marTop w:val="0"/>
          <w:marBottom w:val="0"/>
          <w:divBdr>
            <w:top w:val="none" w:sz="0" w:space="0" w:color="auto"/>
            <w:left w:val="none" w:sz="0" w:space="0" w:color="auto"/>
            <w:bottom w:val="none" w:sz="0" w:space="0" w:color="auto"/>
            <w:right w:val="none" w:sz="0" w:space="0" w:color="auto"/>
          </w:divBdr>
        </w:div>
        <w:div w:id="1122531239">
          <w:marLeft w:val="480"/>
          <w:marRight w:val="0"/>
          <w:marTop w:val="0"/>
          <w:marBottom w:val="0"/>
          <w:divBdr>
            <w:top w:val="none" w:sz="0" w:space="0" w:color="auto"/>
            <w:left w:val="none" w:sz="0" w:space="0" w:color="auto"/>
            <w:bottom w:val="none" w:sz="0" w:space="0" w:color="auto"/>
            <w:right w:val="none" w:sz="0" w:space="0" w:color="auto"/>
          </w:divBdr>
        </w:div>
        <w:div w:id="1827353001">
          <w:marLeft w:val="480"/>
          <w:marRight w:val="0"/>
          <w:marTop w:val="0"/>
          <w:marBottom w:val="0"/>
          <w:divBdr>
            <w:top w:val="none" w:sz="0" w:space="0" w:color="auto"/>
            <w:left w:val="none" w:sz="0" w:space="0" w:color="auto"/>
            <w:bottom w:val="none" w:sz="0" w:space="0" w:color="auto"/>
            <w:right w:val="none" w:sz="0" w:space="0" w:color="auto"/>
          </w:divBdr>
        </w:div>
        <w:div w:id="1038506068">
          <w:marLeft w:val="480"/>
          <w:marRight w:val="0"/>
          <w:marTop w:val="0"/>
          <w:marBottom w:val="0"/>
          <w:divBdr>
            <w:top w:val="none" w:sz="0" w:space="0" w:color="auto"/>
            <w:left w:val="none" w:sz="0" w:space="0" w:color="auto"/>
            <w:bottom w:val="none" w:sz="0" w:space="0" w:color="auto"/>
            <w:right w:val="none" w:sz="0" w:space="0" w:color="auto"/>
          </w:divBdr>
        </w:div>
        <w:div w:id="1289512475">
          <w:marLeft w:val="480"/>
          <w:marRight w:val="0"/>
          <w:marTop w:val="0"/>
          <w:marBottom w:val="0"/>
          <w:divBdr>
            <w:top w:val="none" w:sz="0" w:space="0" w:color="auto"/>
            <w:left w:val="none" w:sz="0" w:space="0" w:color="auto"/>
            <w:bottom w:val="none" w:sz="0" w:space="0" w:color="auto"/>
            <w:right w:val="none" w:sz="0" w:space="0" w:color="auto"/>
          </w:divBdr>
        </w:div>
        <w:div w:id="2132703702">
          <w:marLeft w:val="480"/>
          <w:marRight w:val="0"/>
          <w:marTop w:val="0"/>
          <w:marBottom w:val="0"/>
          <w:divBdr>
            <w:top w:val="none" w:sz="0" w:space="0" w:color="auto"/>
            <w:left w:val="none" w:sz="0" w:space="0" w:color="auto"/>
            <w:bottom w:val="none" w:sz="0" w:space="0" w:color="auto"/>
            <w:right w:val="none" w:sz="0" w:space="0" w:color="auto"/>
          </w:divBdr>
        </w:div>
        <w:div w:id="1009528897">
          <w:marLeft w:val="480"/>
          <w:marRight w:val="0"/>
          <w:marTop w:val="0"/>
          <w:marBottom w:val="0"/>
          <w:divBdr>
            <w:top w:val="none" w:sz="0" w:space="0" w:color="auto"/>
            <w:left w:val="none" w:sz="0" w:space="0" w:color="auto"/>
            <w:bottom w:val="none" w:sz="0" w:space="0" w:color="auto"/>
            <w:right w:val="none" w:sz="0" w:space="0" w:color="auto"/>
          </w:divBdr>
        </w:div>
        <w:div w:id="384723897">
          <w:marLeft w:val="480"/>
          <w:marRight w:val="0"/>
          <w:marTop w:val="0"/>
          <w:marBottom w:val="0"/>
          <w:divBdr>
            <w:top w:val="none" w:sz="0" w:space="0" w:color="auto"/>
            <w:left w:val="none" w:sz="0" w:space="0" w:color="auto"/>
            <w:bottom w:val="none" w:sz="0" w:space="0" w:color="auto"/>
            <w:right w:val="none" w:sz="0" w:space="0" w:color="auto"/>
          </w:divBdr>
        </w:div>
        <w:div w:id="479537648">
          <w:marLeft w:val="480"/>
          <w:marRight w:val="0"/>
          <w:marTop w:val="0"/>
          <w:marBottom w:val="0"/>
          <w:divBdr>
            <w:top w:val="none" w:sz="0" w:space="0" w:color="auto"/>
            <w:left w:val="none" w:sz="0" w:space="0" w:color="auto"/>
            <w:bottom w:val="none" w:sz="0" w:space="0" w:color="auto"/>
            <w:right w:val="none" w:sz="0" w:space="0" w:color="auto"/>
          </w:divBdr>
        </w:div>
        <w:div w:id="1646205480">
          <w:marLeft w:val="480"/>
          <w:marRight w:val="0"/>
          <w:marTop w:val="0"/>
          <w:marBottom w:val="0"/>
          <w:divBdr>
            <w:top w:val="none" w:sz="0" w:space="0" w:color="auto"/>
            <w:left w:val="none" w:sz="0" w:space="0" w:color="auto"/>
            <w:bottom w:val="none" w:sz="0" w:space="0" w:color="auto"/>
            <w:right w:val="none" w:sz="0" w:space="0" w:color="auto"/>
          </w:divBdr>
        </w:div>
        <w:div w:id="1883471030">
          <w:marLeft w:val="480"/>
          <w:marRight w:val="0"/>
          <w:marTop w:val="0"/>
          <w:marBottom w:val="0"/>
          <w:divBdr>
            <w:top w:val="none" w:sz="0" w:space="0" w:color="auto"/>
            <w:left w:val="none" w:sz="0" w:space="0" w:color="auto"/>
            <w:bottom w:val="none" w:sz="0" w:space="0" w:color="auto"/>
            <w:right w:val="none" w:sz="0" w:space="0" w:color="auto"/>
          </w:divBdr>
        </w:div>
        <w:div w:id="1939214810">
          <w:marLeft w:val="480"/>
          <w:marRight w:val="0"/>
          <w:marTop w:val="0"/>
          <w:marBottom w:val="0"/>
          <w:divBdr>
            <w:top w:val="none" w:sz="0" w:space="0" w:color="auto"/>
            <w:left w:val="none" w:sz="0" w:space="0" w:color="auto"/>
            <w:bottom w:val="none" w:sz="0" w:space="0" w:color="auto"/>
            <w:right w:val="none" w:sz="0" w:space="0" w:color="auto"/>
          </w:divBdr>
        </w:div>
        <w:div w:id="810244964">
          <w:marLeft w:val="480"/>
          <w:marRight w:val="0"/>
          <w:marTop w:val="0"/>
          <w:marBottom w:val="0"/>
          <w:divBdr>
            <w:top w:val="none" w:sz="0" w:space="0" w:color="auto"/>
            <w:left w:val="none" w:sz="0" w:space="0" w:color="auto"/>
            <w:bottom w:val="none" w:sz="0" w:space="0" w:color="auto"/>
            <w:right w:val="none" w:sz="0" w:space="0" w:color="auto"/>
          </w:divBdr>
        </w:div>
        <w:div w:id="1360007482">
          <w:marLeft w:val="480"/>
          <w:marRight w:val="0"/>
          <w:marTop w:val="0"/>
          <w:marBottom w:val="0"/>
          <w:divBdr>
            <w:top w:val="none" w:sz="0" w:space="0" w:color="auto"/>
            <w:left w:val="none" w:sz="0" w:space="0" w:color="auto"/>
            <w:bottom w:val="none" w:sz="0" w:space="0" w:color="auto"/>
            <w:right w:val="none" w:sz="0" w:space="0" w:color="auto"/>
          </w:divBdr>
        </w:div>
        <w:div w:id="790974400">
          <w:marLeft w:val="480"/>
          <w:marRight w:val="0"/>
          <w:marTop w:val="0"/>
          <w:marBottom w:val="0"/>
          <w:divBdr>
            <w:top w:val="none" w:sz="0" w:space="0" w:color="auto"/>
            <w:left w:val="none" w:sz="0" w:space="0" w:color="auto"/>
            <w:bottom w:val="none" w:sz="0" w:space="0" w:color="auto"/>
            <w:right w:val="none" w:sz="0" w:space="0" w:color="auto"/>
          </w:divBdr>
        </w:div>
        <w:div w:id="1887063688">
          <w:marLeft w:val="480"/>
          <w:marRight w:val="0"/>
          <w:marTop w:val="0"/>
          <w:marBottom w:val="0"/>
          <w:divBdr>
            <w:top w:val="none" w:sz="0" w:space="0" w:color="auto"/>
            <w:left w:val="none" w:sz="0" w:space="0" w:color="auto"/>
            <w:bottom w:val="none" w:sz="0" w:space="0" w:color="auto"/>
            <w:right w:val="none" w:sz="0" w:space="0" w:color="auto"/>
          </w:divBdr>
        </w:div>
        <w:div w:id="2060471292">
          <w:marLeft w:val="480"/>
          <w:marRight w:val="0"/>
          <w:marTop w:val="0"/>
          <w:marBottom w:val="0"/>
          <w:divBdr>
            <w:top w:val="none" w:sz="0" w:space="0" w:color="auto"/>
            <w:left w:val="none" w:sz="0" w:space="0" w:color="auto"/>
            <w:bottom w:val="none" w:sz="0" w:space="0" w:color="auto"/>
            <w:right w:val="none" w:sz="0" w:space="0" w:color="auto"/>
          </w:divBdr>
        </w:div>
        <w:div w:id="1959097020">
          <w:marLeft w:val="480"/>
          <w:marRight w:val="0"/>
          <w:marTop w:val="0"/>
          <w:marBottom w:val="0"/>
          <w:divBdr>
            <w:top w:val="none" w:sz="0" w:space="0" w:color="auto"/>
            <w:left w:val="none" w:sz="0" w:space="0" w:color="auto"/>
            <w:bottom w:val="none" w:sz="0" w:space="0" w:color="auto"/>
            <w:right w:val="none" w:sz="0" w:space="0" w:color="auto"/>
          </w:divBdr>
        </w:div>
        <w:div w:id="1325664974">
          <w:marLeft w:val="480"/>
          <w:marRight w:val="0"/>
          <w:marTop w:val="0"/>
          <w:marBottom w:val="0"/>
          <w:divBdr>
            <w:top w:val="none" w:sz="0" w:space="0" w:color="auto"/>
            <w:left w:val="none" w:sz="0" w:space="0" w:color="auto"/>
            <w:bottom w:val="none" w:sz="0" w:space="0" w:color="auto"/>
            <w:right w:val="none" w:sz="0" w:space="0" w:color="auto"/>
          </w:divBdr>
        </w:div>
        <w:div w:id="811141194">
          <w:marLeft w:val="480"/>
          <w:marRight w:val="0"/>
          <w:marTop w:val="0"/>
          <w:marBottom w:val="0"/>
          <w:divBdr>
            <w:top w:val="none" w:sz="0" w:space="0" w:color="auto"/>
            <w:left w:val="none" w:sz="0" w:space="0" w:color="auto"/>
            <w:bottom w:val="none" w:sz="0" w:space="0" w:color="auto"/>
            <w:right w:val="none" w:sz="0" w:space="0" w:color="auto"/>
          </w:divBdr>
        </w:div>
      </w:divsChild>
    </w:div>
    <w:div w:id="1710103486">
      <w:bodyDiv w:val="1"/>
      <w:marLeft w:val="0"/>
      <w:marRight w:val="0"/>
      <w:marTop w:val="0"/>
      <w:marBottom w:val="0"/>
      <w:divBdr>
        <w:top w:val="none" w:sz="0" w:space="0" w:color="auto"/>
        <w:left w:val="none" w:sz="0" w:space="0" w:color="auto"/>
        <w:bottom w:val="none" w:sz="0" w:space="0" w:color="auto"/>
        <w:right w:val="none" w:sz="0" w:space="0" w:color="auto"/>
      </w:divBdr>
    </w:div>
    <w:div w:id="1710304119">
      <w:bodyDiv w:val="1"/>
      <w:marLeft w:val="0"/>
      <w:marRight w:val="0"/>
      <w:marTop w:val="0"/>
      <w:marBottom w:val="0"/>
      <w:divBdr>
        <w:top w:val="none" w:sz="0" w:space="0" w:color="auto"/>
        <w:left w:val="none" w:sz="0" w:space="0" w:color="auto"/>
        <w:bottom w:val="none" w:sz="0" w:space="0" w:color="auto"/>
        <w:right w:val="none" w:sz="0" w:space="0" w:color="auto"/>
      </w:divBdr>
      <w:divsChild>
        <w:div w:id="1222208138">
          <w:marLeft w:val="480"/>
          <w:marRight w:val="0"/>
          <w:marTop w:val="0"/>
          <w:marBottom w:val="0"/>
          <w:divBdr>
            <w:top w:val="none" w:sz="0" w:space="0" w:color="auto"/>
            <w:left w:val="none" w:sz="0" w:space="0" w:color="auto"/>
            <w:bottom w:val="none" w:sz="0" w:space="0" w:color="auto"/>
            <w:right w:val="none" w:sz="0" w:space="0" w:color="auto"/>
          </w:divBdr>
        </w:div>
        <w:div w:id="1975015481">
          <w:marLeft w:val="480"/>
          <w:marRight w:val="0"/>
          <w:marTop w:val="0"/>
          <w:marBottom w:val="0"/>
          <w:divBdr>
            <w:top w:val="none" w:sz="0" w:space="0" w:color="auto"/>
            <w:left w:val="none" w:sz="0" w:space="0" w:color="auto"/>
            <w:bottom w:val="none" w:sz="0" w:space="0" w:color="auto"/>
            <w:right w:val="none" w:sz="0" w:space="0" w:color="auto"/>
          </w:divBdr>
        </w:div>
        <w:div w:id="1961377508">
          <w:marLeft w:val="480"/>
          <w:marRight w:val="0"/>
          <w:marTop w:val="0"/>
          <w:marBottom w:val="0"/>
          <w:divBdr>
            <w:top w:val="none" w:sz="0" w:space="0" w:color="auto"/>
            <w:left w:val="none" w:sz="0" w:space="0" w:color="auto"/>
            <w:bottom w:val="none" w:sz="0" w:space="0" w:color="auto"/>
            <w:right w:val="none" w:sz="0" w:space="0" w:color="auto"/>
          </w:divBdr>
        </w:div>
        <w:div w:id="1058551086">
          <w:marLeft w:val="480"/>
          <w:marRight w:val="0"/>
          <w:marTop w:val="0"/>
          <w:marBottom w:val="0"/>
          <w:divBdr>
            <w:top w:val="none" w:sz="0" w:space="0" w:color="auto"/>
            <w:left w:val="none" w:sz="0" w:space="0" w:color="auto"/>
            <w:bottom w:val="none" w:sz="0" w:space="0" w:color="auto"/>
            <w:right w:val="none" w:sz="0" w:space="0" w:color="auto"/>
          </w:divBdr>
        </w:div>
        <w:div w:id="2072724874">
          <w:marLeft w:val="480"/>
          <w:marRight w:val="0"/>
          <w:marTop w:val="0"/>
          <w:marBottom w:val="0"/>
          <w:divBdr>
            <w:top w:val="none" w:sz="0" w:space="0" w:color="auto"/>
            <w:left w:val="none" w:sz="0" w:space="0" w:color="auto"/>
            <w:bottom w:val="none" w:sz="0" w:space="0" w:color="auto"/>
            <w:right w:val="none" w:sz="0" w:space="0" w:color="auto"/>
          </w:divBdr>
        </w:div>
        <w:div w:id="369888752">
          <w:marLeft w:val="480"/>
          <w:marRight w:val="0"/>
          <w:marTop w:val="0"/>
          <w:marBottom w:val="0"/>
          <w:divBdr>
            <w:top w:val="none" w:sz="0" w:space="0" w:color="auto"/>
            <w:left w:val="none" w:sz="0" w:space="0" w:color="auto"/>
            <w:bottom w:val="none" w:sz="0" w:space="0" w:color="auto"/>
            <w:right w:val="none" w:sz="0" w:space="0" w:color="auto"/>
          </w:divBdr>
        </w:div>
        <w:div w:id="397477339">
          <w:marLeft w:val="480"/>
          <w:marRight w:val="0"/>
          <w:marTop w:val="0"/>
          <w:marBottom w:val="0"/>
          <w:divBdr>
            <w:top w:val="none" w:sz="0" w:space="0" w:color="auto"/>
            <w:left w:val="none" w:sz="0" w:space="0" w:color="auto"/>
            <w:bottom w:val="none" w:sz="0" w:space="0" w:color="auto"/>
            <w:right w:val="none" w:sz="0" w:space="0" w:color="auto"/>
          </w:divBdr>
        </w:div>
        <w:div w:id="738751230">
          <w:marLeft w:val="480"/>
          <w:marRight w:val="0"/>
          <w:marTop w:val="0"/>
          <w:marBottom w:val="0"/>
          <w:divBdr>
            <w:top w:val="none" w:sz="0" w:space="0" w:color="auto"/>
            <w:left w:val="none" w:sz="0" w:space="0" w:color="auto"/>
            <w:bottom w:val="none" w:sz="0" w:space="0" w:color="auto"/>
            <w:right w:val="none" w:sz="0" w:space="0" w:color="auto"/>
          </w:divBdr>
        </w:div>
        <w:div w:id="1845582007">
          <w:marLeft w:val="480"/>
          <w:marRight w:val="0"/>
          <w:marTop w:val="0"/>
          <w:marBottom w:val="0"/>
          <w:divBdr>
            <w:top w:val="none" w:sz="0" w:space="0" w:color="auto"/>
            <w:left w:val="none" w:sz="0" w:space="0" w:color="auto"/>
            <w:bottom w:val="none" w:sz="0" w:space="0" w:color="auto"/>
            <w:right w:val="none" w:sz="0" w:space="0" w:color="auto"/>
          </w:divBdr>
        </w:div>
        <w:div w:id="54162252">
          <w:marLeft w:val="480"/>
          <w:marRight w:val="0"/>
          <w:marTop w:val="0"/>
          <w:marBottom w:val="0"/>
          <w:divBdr>
            <w:top w:val="none" w:sz="0" w:space="0" w:color="auto"/>
            <w:left w:val="none" w:sz="0" w:space="0" w:color="auto"/>
            <w:bottom w:val="none" w:sz="0" w:space="0" w:color="auto"/>
            <w:right w:val="none" w:sz="0" w:space="0" w:color="auto"/>
          </w:divBdr>
        </w:div>
        <w:div w:id="1646349307">
          <w:marLeft w:val="480"/>
          <w:marRight w:val="0"/>
          <w:marTop w:val="0"/>
          <w:marBottom w:val="0"/>
          <w:divBdr>
            <w:top w:val="none" w:sz="0" w:space="0" w:color="auto"/>
            <w:left w:val="none" w:sz="0" w:space="0" w:color="auto"/>
            <w:bottom w:val="none" w:sz="0" w:space="0" w:color="auto"/>
            <w:right w:val="none" w:sz="0" w:space="0" w:color="auto"/>
          </w:divBdr>
        </w:div>
        <w:div w:id="1382368720">
          <w:marLeft w:val="480"/>
          <w:marRight w:val="0"/>
          <w:marTop w:val="0"/>
          <w:marBottom w:val="0"/>
          <w:divBdr>
            <w:top w:val="none" w:sz="0" w:space="0" w:color="auto"/>
            <w:left w:val="none" w:sz="0" w:space="0" w:color="auto"/>
            <w:bottom w:val="none" w:sz="0" w:space="0" w:color="auto"/>
            <w:right w:val="none" w:sz="0" w:space="0" w:color="auto"/>
          </w:divBdr>
        </w:div>
        <w:div w:id="1040712521">
          <w:marLeft w:val="480"/>
          <w:marRight w:val="0"/>
          <w:marTop w:val="0"/>
          <w:marBottom w:val="0"/>
          <w:divBdr>
            <w:top w:val="none" w:sz="0" w:space="0" w:color="auto"/>
            <w:left w:val="none" w:sz="0" w:space="0" w:color="auto"/>
            <w:bottom w:val="none" w:sz="0" w:space="0" w:color="auto"/>
            <w:right w:val="none" w:sz="0" w:space="0" w:color="auto"/>
          </w:divBdr>
        </w:div>
        <w:div w:id="1266305121">
          <w:marLeft w:val="480"/>
          <w:marRight w:val="0"/>
          <w:marTop w:val="0"/>
          <w:marBottom w:val="0"/>
          <w:divBdr>
            <w:top w:val="none" w:sz="0" w:space="0" w:color="auto"/>
            <w:left w:val="none" w:sz="0" w:space="0" w:color="auto"/>
            <w:bottom w:val="none" w:sz="0" w:space="0" w:color="auto"/>
            <w:right w:val="none" w:sz="0" w:space="0" w:color="auto"/>
          </w:divBdr>
        </w:div>
        <w:div w:id="837844694">
          <w:marLeft w:val="480"/>
          <w:marRight w:val="0"/>
          <w:marTop w:val="0"/>
          <w:marBottom w:val="0"/>
          <w:divBdr>
            <w:top w:val="none" w:sz="0" w:space="0" w:color="auto"/>
            <w:left w:val="none" w:sz="0" w:space="0" w:color="auto"/>
            <w:bottom w:val="none" w:sz="0" w:space="0" w:color="auto"/>
            <w:right w:val="none" w:sz="0" w:space="0" w:color="auto"/>
          </w:divBdr>
        </w:div>
        <w:div w:id="1542548911">
          <w:marLeft w:val="480"/>
          <w:marRight w:val="0"/>
          <w:marTop w:val="0"/>
          <w:marBottom w:val="0"/>
          <w:divBdr>
            <w:top w:val="none" w:sz="0" w:space="0" w:color="auto"/>
            <w:left w:val="none" w:sz="0" w:space="0" w:color="auto"/>
            <w:bottom w:val="none" w:sz="0" w:space="0" w:color="auto"/>
            <w:right w:val="none" w:sz="0" w:space="0" w:color="auto"/>
          </w:divBdr>
        </w:div>
        <w:div w:id="1313218107">
          <w:marLeft w:val="480"/>
          <w:marRight w:val="0"/>
          <w:marTop w:val="0"/>
          <w:marBottom w:val="0"/>
          <w:divBdr>
            <w:top w:val="none" w:sz="0" w:space="0" w:color="auto"/>
            <w:left w:val="none" w:sz="0" w:space="0" w:color="auto"/>
            <w:bottom w:val="none" w:sz="0" w:space="0" w:color="auto"/>
            <w:right w:val="none" w:sz="0" w:space="0" w:color="auto"/>
          </w:divBdr>
        </w:div>
        <w:div w:id="1192646801">
          <w:marLeft w:val="480"/>
          <w:marRight w:val="0"/>
          <w:marTop w:val="0"/>
          <w:marBottom w:val="0"/>
          <w:divBdr>
            <w:top w:val="none" w:sz="0" w:space="0" w:color="auto"/>
            <w:left w:val="none" w:sz="0" w:space="0" w:color="auto"/>
            <w:bottom w:val="none" w:sz="0" w:space="0" w:color="auto"/>
            <w:right w:val="none" w:sz="0" w:space="0" w:color="auto"/>
          </w:divBdr>
        </w:div>
        <w:div w:id="1205364663">
          <w:marLeft w:val="480"/>
          <w:marRight w:val="0"/>
          <w:marTop w:val="0"/>
          <w:marBottom w:val="0"/>
          <w:divBdr>
            <w:top w:val="none" w:sz="0" w:space="0" w:color="auto"/>
            <w:left w:val="none" w:sz="0" w:space="0" w:color="auto"/>
            <w:bottom w:val="none" w:sz="0" w:space="0" w:color="auto"/>
            <w:right w:val="none" w:sz="0" w:space="0" w:color="auto"/>
          </w:divBdr>
        </w:div>
        <w:div w:id="850947520">
          <w:marLeft w:val="480"/>
          <w:marRight w:val="0"/>
          <w:marTop w:val="0"/>
          <w:marBottom w:val="0"/>
          <w:divBdr>
            <w:top w:val="none" w:sz="0" w:space="0" w:color="auto"/>
            <w:left w:val="none" w:sz="0" w:space="0" w:color="auto"/>
            <w:bottom w:val="none" w:sz="0" w:space="0" w:color="auto"/>
            <w:right w:val="none" w:sz="0" w:space="0" w:color="auto"/>
          </w:divBdr>
        </w:div>
        <w:div w:id="222718307">
          <w:marLeft w:val="480"/>
          <w:marRight w:val="0"/>
          <w:marTop w:val="0"/>
          <w:marBottom w:val="0"/>
          <w:divBdr>
            <w:top w:val="none" w:sz="0" w:space="0" w:color="auto"/>
            <w:left w:val="none" w:sz="0" w:space="0" w:color="auto"/>
            <w:bottom w:val="none" w:sz="0" w:space="0" w:color="auto"/>
            <w:right w:val="none" w:sz="0" w:space="0" w:color="auto"/>
          </w:divBdr>
        </w:div>
        <w:div w:id="153227585">
          <w:marLeft w:val="480"/>
          <w:marRight w:val="0"/>
          <w:marTop w:val="0"/>
          <w:marBottom w:val="0"/>
          <w:divBdr>
            <w:top w:val="none" w:sz="0" w:space="0" w:color="auto"/>
            <w:left w:val="none" w:sz="0" w:space="0" w:color="auto"/>
            <w:bottom w:val="none" w:sz="0" w:space="0" w:color="auto"/>
            <w:right w:val="none" w:sz="0" w:space="0" w:color="auto"/>
          </w:divBdr>
        </w:div>
        <w:div w:id="910434198">
          <w:marLeft w:val="480"/>
          <w:marRight w:val="0"/>
          <w:marTop w:val="0"/>
          <w:marBottom w:val="0"/>
          <w:divBdr>
            <w:top w:val="none" w:sz="0" w:space="0" w:color="auto"/>
            <w:left w:val="none" w:sz="0" w:space="0" w:color="auto"/>
            <w:bottom w:val="none" w:sz="0" w:space="0" w:color="auto"/>
            <w:right w:val="none" w:sz="0" w:space="0" w:color="auto"/>
          </w:divBdr>
        </w:div>
        <w:div w:id="1467625863">
          <w:marLeft w:val="480"/>
          <w:marRight w:val="0"/>
          <w:marTop w:val="0"/>
          <w:marBottom w:val="0"/>
          <w:divBdr>
            <w:top w:val="none" w:sz="0" w:space="0" w:color="auto"/>
            <w:left w:val="none" w:sz="0" w:space="0" w:color="auto"/>
            <w:bottom w:val="none" w:sz="0" w:space="0" w:color="auto"/>
            <w:right w:val="none" w:sz="0" w:space="0" w:color="auto"/>
          </w:divBdr>
        </w:div>
        <w:div w:id="1544243751">
          <w:marLeft w:val="480"/>
          <w:marRight w:val="0"/>
          <w:marTop w:val="0"/>
          <w:marBottom w:val="0"/>
          <w:divBdr>
            <w:top w:val="none" w:sz="0" w:space="0" w:color="auto"/>
            <w:left w:val="none" w:sz="0" w:space="0" w:color="auto"/>
            <w:bottom w:val="none" w:sz="0" w:space="0" w:color="auto"/>
            <w:right w:val="none" w:sz="0" w:space="0" w:color="auto"/>
          </w:divBdr>
        </w:div>
        <w:div w:id="475995601">
          <w:marLeft w:val="480"/>
          <w:marRight w:val="0"/>
          <w:marTop w:val="0"/>
          <w:marBottom w:val="0"/>
          <w:divBdr>
            <w:top w:val="none" w:sz="0" w:space="0" w:color="auto"/>
            <w:left w:val="none" w:sz="0" w:space="0" w:color="auto"/>
            <w:bottom w:val="none" w:sz="0" w:space="0" w:color="auto"/>
            <w:right w:val="none" w:sz="0" w:space="0" w:color="auto"/>
          </w:divBdr>
        </w:div>
        <w:div w:id="569270430">
          <w:marLeft w:val="480"/>
          <w:marRight w:val="0"/>
          <w:marTop w:val="0"/>
          <w:marBottom w:val="0"/>
          <w:divBdr>
            <w:top w:val="none" w:sz="0" w:space="0" w:color="auto"/>
            <w:left w:val="none" w:sz="0" w:space="0" w:color="auto"/>
            <w:bottom w:val="none" w:sz="0" w:space="0" w:color="auto"/>
            <w:right w:val="none" w:sz="0" w:space="0" w:color="auto"/>
          </w:divBdr>
        </w:div>
        <w:div w:id="2025091157">
          <w:marLeft w:val="480"/>
          <w:marRight w:val="0"/>
          <w:marTop w:val="0"/>
          <w:marBottom w:val="0"/>
          <w:divBdr>
            <w:top w:val="none" w:sz="0" w:space="0" w:color="auto"/>
            <w:left w:val="none" w:sz="0" w:space="0" w:color="auto"/>
            <w:bottom w:val="none" w:sz="0" w:space="0" w:color="auto"/>
            <w:right w:val="none" w:sz="0" w:space="0" w:color="auto"/>
          </w:divBdr>
        </w:div>
        <w:div w:id="1168859606">
          <w:marLeft w:val="480"/>
          <w:marRight w:val="0"/>
          <w:marTop w:val="0"/>
          <w:marBottom w:val="0"/>
          <w:divBdr>
            <w:top w:val="none" w:sz="0" w:space="0" w:color="auto"/>
            <w:left w:val="none" w:sz="0" w:space="0" w:color="auto"/>
            <w:bottom w:val="none" w:sz="0" w:space="0" w:color="auto"/>
            <w:right w:val="none" w:sz="0" w:space="0" w:color="auto"/>
          </w:divBdr>
        </w:div>
        <w:div w:id="2055735413">
          <w:marLeft w:val="480"/>
          <w:marRight w:val="0"/>
          <w:marTop w:val="0"/>
          <w:marBottom w:val="0"/>
          <w:divBdr>
            <w:top w:val="none" w:sz="0" w:space="0" w:color="auto"/>
            <w:left w:val="none" w:sz="0" w:space="0" w:color="auto"/>
            <w:bottom w:val="none" w:sz="0" w:space="0" w:color="auto"/>
            <w:right w:val="none" w:sz="0" w:space="0" w:color="auto"/>
          </w:divBdr>
        </w:div>
        <w:div w:id="630940079">
          <w:marLeft w:val="480"/>
          <w:marRight w:val="0"/>
          <w:marTop w:val="0"/>
          <w:marBottom w:val="0"/>
          <w:divBdr>
            <w:top w:val="none" w:sz="0" w:space="0" w:color="auto"/>
            <w:left w:val="none" w:sz="0" w:space="0" w:color="auto"/>
            <w:bottom w:val="none" w:sz="0" w:space="0" w:color="auto"/>
            <w:right w:val="none" w:sz="0" w:space="0" w:color="auto"/>
          </w:divBdr>
        </w:div>
        <w:div w:id="1321537973">
          <w:marLeft w:val="480"/>
          <w:marRight w:val="0"/>
          <w:marTop w:val="0"/>
          <w:marBottom w:val="0"/>
          <w:divBdr>
            <w:top w:val="none" w:sz="0" w:space="0" w:color="auto"/>
            <w:left w:val="none" w:sz="0" w:space="0" w:color="auto"/>
            <w:bottom w:val="none" w:sz="0" w:space="0" w:color="auto"/>
            <w:right w:val="none" w:sz="0" w:space="0" w:color="auto"/>
          </w:divBdr>
        </w:div>
        <w:div w:id="92018571">
          <w:marLeft w:val="480"/>
          <w:marRight w:val="0"/>
          <w:marTop w:val="0"/>
          <w:marBottom w:val="0"/>
          <w:divBdr>
            <w:top w:val="none" w:sz="0" w:space="0" w:color="auto"/>
            <w:left w:val="none" w:sz="0" w:space="0" w:color="auto"/>
            <w:bottom w:val="none" w:sz="0" w:space="0" w:color="auto"/>
            <w:right w:val="none" w:sz="0" w:space="0" w:color="auto"/>
          </w:divBdr>
        </w:div>
        <w:div w:id="1807889098">
          <w:marLeft w:val="480"/>
          <w:marRight w:val="0"/>
          <w:marTop w:val="0"/>
          <w:marBottom w:val="0"/>
          <w:divBdr>
            <w:top w:val="none" w:sz="0" w:space="0" w:color="auto"/>
            <w:left w:val="none" w:sz="0" w:space="0" w:color="auto"/>
            <w:bottom w:val="none" w:sz="0" w:space="0" w:color="auto"/>
            <w:right w:val="none" w:sz="0" w:space="0" w:color="auto"/>
          </w:divBdr>
        </w:div>
        <w:div w:id="1153792082">
          <w:marLeft w:val="480"/>
          <w:marRight w:val="0"/>
          <w:marTop w:val="0"/>
          <w:marBottom w:val="0"/>
          <w:divBdr>
            <w:top w:val="none" w:sz="0" w:space="0" w:color="auto"/>
            <w:left w:val="none" w:sz="0" w:space="0" w:color="auto"/>
            <w:bottom w:val="none" w:sz="0" w:space="0" w:color="auto"/>
            <w:right w:val="none" w:sz="0" w:space="0" w:color="auto"/>
          </w:divBdr>
        </w:div>
        <w:div w:id="1351450165">
          <w:marLeft w:val="480"/>
          <w:marRight w:val="0"/>
          <w:marTop w:val="0"/>
          <w:marBottom w:val="0"/>
          <w:divBdr>
            <w:top w:val="none" w:sz="0" w:space="0" w:color="auto"/>
            <w:left w:val="none" w:sz="0" w:space="0" w:color="auto"/>
            <w:bottom w:val="none" w:sz="0" w:space="0" w:color="auto"/>
            <w:right w:val="none" w:sz="0" w:space="0" w:color="auto"/>
          </w:divBdr>
        </w:div>
        <w:div w:id="646086228">
          <w:marLeft w:val="480"/>
          <w:marRight w:val="0"/>
          <w:marTop w:val="0"/>
          <w:marBottom w:val="0"/>
          <w:divBdr>
            <w:top w:val="none" w:sz="0" w:space="0" w:color="auto"/>
            <w:left w:val="none" w:sz="0" w:space="0" w:color="auto"/>
            <w:bottom w:val="none" w:sz="0" w:space="0" w:color="auto"/>
            <w:right w:val="none" w:sz="0" w:space="0" w:color="auto"/>
          </w:divBdr>
        </w:div>
        <w:div w:id="1850290561">
          <w:marLeft w:val="480"/>
          <w:marRight w:val="0"/>
          <w:marTop w:val="0"/>
          <w:marBottom w:val="0"/>
          <w:divBdr>
            <w:top w:val="none" w:sz="0" w:space="0" w:color="auto"/>
            <w:left w:val="none" w:sz="0" w:space="0" w:color="auto"/>
            <w:bottom w:val="none" w:sz="0" w:space="0" w:color="auto"/>
            <w:right w:val="none" w:sz="0" w:space="0" w:color="auto"/>
          </w:divBdr>
        </w:div>
        <w:div w:id="1056590967">
          <w:marLeft w:val="480"/>
          <w:marRight w:val="0"/>
          <w:marTop w:val="0"/>
          <w:marBottom w:val="0"/>
          <w:divBdr>
            <w:top w:val="none" w:sz="0" w:space="0" w:color="auto"/>
            <w:left w:val="none" w:sz="0" w:space="0" w:color="auto"/>
            <w:bottom w:val="none" w:sz="0" w:space="0" w:color="auto"/>
            <w:right w:val="none" w:sz="0" w:space="0" w:color="auto"/>
          </w:divBdr>
        </w:div>
        <w:div w:id="1655446181">
          <w:marLeft w:val="480"/>
          <w:marRight w:val="0"/>
          <w:marTop w:val="0"/>
          <w:marBottom w:val="0"/>
          <w:divBdr>
            <w:top w:val="none" w:sz="0" w:space="0" w:color="auto"/>
            <w:left w:val="none" w:sz="0" w:space="0" w:color="auto"/>
            <w:bottom w:val="none" w:sz="0" w:space="0" w:color="auto"/>
            <w:right w:val="none" w:sz="0" w:space="0" w:color="auto"/>
          </w:divBdr>
        </w:div>
        <w:div w:id="1172794292">
          <w:marLeft w:val="480"/>
          <w:marRight w:val="0"/>
          <w:marTop w:val="0"/>
          <w:marBottom w:val="0"/>
          <w:divBdr>
            <w:top w:val="none" w:sz="0" w:space="0" w:color="auto"/>
            <w:left w:val="none" w:sz="0" w:space="0" w:color="auto"/>
            <w:bottom w:val="none" w:sz="0" w:space="0" w:color="auto"/>
            <w:right w:val="none" w:sz="0" w:space="0" w:color="auto"/>
          </w:divBdr>
        </w:div>
        <w:div w:id="608319070">
          <w:marLeft w:val="480"/>
          <w:marRight w:val="0"/>
          <w:marTop w:val="0"/>
          <w:marBottom w:val="0"/>
          <w:divBdr>
            <w:top w:val="none" w:sz="0" w:space="0" w:color="auto"/>
            <w:left w:val="none" w:sz="0" w:space="0" w:color="auto"/>
            <w:bottom w:val="none" w:sz="0" w:space="0" w:color="auto"/>
            <w:right w:val="none" w:sz="0" w:space="0" w:color="auto"/>
          </w:divBdr>
        </w:div>
        <w:div w:id="1458261678">
          <w:marLeft w:val="480"/>
          <w:marRight w:val="0"/>
          <w:marTop w:val="0"/>
          <w:marBottom w:val="0"/>
          <w:divBdr>
            <w:top w:val="none" w:sz="0" w:space="0" w:color="auto"/>
            <w:left w:val="none" w:sz="0" w:space="0" w:color="auto"/>
            <w:bottom w:val="none" w:sz="0" w:space="0" w:color="auto"/>
            <w:right w:val="none" w:sz="0" w:space="0" w:color="auto"/>
          </w:divBdr>
        </w:div>
        <w:div w:id="757167906">
          <w:marLeft w:val="480"/>
          <w:marRight w:val="0"/>
          <w:marTop w:val="0"/>
          <w:marBottom w:val="0"/>
          <w:divBdr>
            <w:top w:val="none" w:sz="0" w:space="0" w:color="auto"/>
            <w:left w:val="none" w:sz="0" w:space="0" w:color="auto"/>
            <w:bottom w:val="none" w:sz="0" w:space="0" w:color="auto"/>
            <w:right w:val="none" w:sz="0" w:space="0" w:color="auto"/>
          </w:divBdr>
        </w:div>
        <w:div w:id="1939411733">
          <w:marLeft w:val="480"/>
          <w:marRight w:val="0"/>
          <w:marTop w:val="0"/>
          <w:marBottom w:val="0"/>
          <w:divBdr>
            <w:top w:val="none" w:sz="0" w:space="0" w:color="auto"/>
            <w:left w:val="none" w:sz="0" w:space="0" w:color="auto"/>
            <w:bottom w:val="none" w:sz="0" w:space="0" w:color="auto"/>
            <w:right w:val="none" w:sz="0" w:space="0" w:color="auto"/>
          </w:divBdr>
        </w:div>
        <w:div w:id="1182470522">
          <w:marLeft w:val="480"/>
          <w:marRight w:val="0"/>
          <w:marTop w:val="0"/>
          <w:marBottom w:val="0"/>
          <w:divBdr>
            <w:top w:val="none" w:sz="0" w:space="0" w:color="auto"/>
            <w:left w:val="none" w:sz="0" w:space="0" w:color="auto"/>
            <w:bottom w:val="none" w:sz="0" w:space="0" w:color="auto"/>
            <w:right w:val="none" w:sz="0" w:space="0" w:color="auto"/>
          </w:divBdr>
        </w:div>
        <w:div w:id="332951022">
          <w:marLeft w:val="480"/>
          <w:marRight w:val="0"/>
          <w:marTop w:val="0"/>
          <w:marBottom w:val="0"/>
          <w:divBdr>
            <w:top w:val="none" w:sz="0" w:space="0" w:color="auto"/>
            <w:left w:val="none" w:sz="0" w:space="0" w:color="auto"/>
            <w:bottom w:val="none" w:sz="0" w:space="0" w:color="auto"/>
            <w:right w:val="none" w:sz="0" w:space="0" w:color="auto"/>
          </w:divBdr>
        </w:div>
        <w:div w:id="668218220">
          <w:marLeft w:val="480"/>
          <w:marRight w:val="0"/>
          <w:marTop w:val="0"/>
          <w:marBottom w:val="0"/>
          <w:divBdr>
            <w:top w:val="none" w:sz="0" w:space="0" w:color="auto"/>
            <w:left w:val="none" w:sz="0" w:space="0" w:color="auto"/>
            <w:bottom w:val="none" w:sz="0" w:space="0" w:color="auto"/>
            <w:right w:val="none" w:sz="0" w:space="0" w:color="auto"/>
          </w:divBdr>
        </w:div>
        <w:div w:id="1475441946">
          <w:marLeft w:val="480"/>
          <w:marRight w:val="0"/>
          <w:marTop w:val="0"/>
          <w:marBottom w:val="0"/>
          <w:divBdr>
            <w:top w:val="none" w:sz="0" w:space="0" w:color="auto"/>
            <w:left w:val="none" w:sz="0" w:space="0" w:color="auto"/>
            <w:bottom w:val="none" w:sz="0" w:space="0" w:color="auto"/>
            <w:right w:val="none" w:sz="0" w:space="0" w:color="auto"/>
          </w:divBdr>
        </w:div>
        <w:div w:id="1748380325">
          <w:marLeft w:val="480"/>
          <w:marRight w:val="0"/>
          <w:marTop w:val="0"/>
          <w:marBottom w:val="0"/>
          <w:divBdr>
            <w:top w:val="none" w:sz="0" w:space="0" w:color="auto"/>
            <w:left w:val="none" w:sz="0" w:space="0" w:color="auto"/>
            <w:bottom w:val="none" w:sz="0" w:space="0" w:color="auto"/>
            <w:right w:val="none" w:sz="0" w:space="0" w:color="auto"/>
          </w:divBdr>
        </w:div>
      </w:divsChild>
    </w:div>
    <w:div w:id="1710452385">
      <w:bodyDiv w:val="1"/>
      <w:marLeft w:val="0"/>
      <w:marRight w:val="0"/>
      <w:marTop w:val="0"/>
      <w:marBottom w:val="0"/>
      <w:divBdr>
        <w:top w:val="none" w:sz="0" w:space="0" w:color="auto"/>
        <w:left w:val="none" w:sz="0" w:space="0" w:color="auto"/>
        <w:bottom w:val="none" w:sz="0" w:space="0" w:color="auto"/>
        <w:right w:val="none" w:sz="0" w:space="0" w:color="auto"/>
      </w:divBdr>
    </w:div>
    <w:div w:id="1710834777">
      <w:bodyDiv w:val="1"/>
      <w:marLeft w:val="0"/>
      <w:marRight w:val="0"/>
      <w:marTop w:val="0"/>
      <w:marBottom w:val="0"/>
      <w:divBdr>
        <w:top w:val="none" w:sz="0" w:space="0" w:color="auto"/>
        <w:left w:val="none" w:sz="0" w:space="0" w:color="auto"/>
        <w:bottom w:val="none" w:sz="0" w:space="0" w:color="auto"/>
        <w:right w:val="none" w:sz="0" w:space="0" w:color="auto"/>
      </w:divBdr>
    </w:div>
    <w:div w:id="1711225645">
      <w:bodyDiv w:val="1"/>
      <w:marLeft w:val="0"/>
      <w:marRight w:val="0"/>
      <w:marTop w:val="0"/>
      <w:marBottom w:val="0"/>
      <w:divBdr>
        <w:top w:val="none" w:sz="0" w:space="0" w:color="auto"/>
        <w:left w:val="none" w:sz="0" w:space="0" w:color="auto"/>
        <w:bottom w:val="none" w:sz="0" w:space="0" w:color="auto"/>
        <w:right w:val="none" w:sz="0" w:space="0" w:color="auto"/>
      </w:divBdr>
    </w:div>
    <w:div w:id="1711492387">
      <w:bodyDiv w:val="1"/>
      <w:marLeft w:val="0"/>
      <w:marRight w:val="0"/>
      <w:marTop w:val="0"/>
      <w:marBottom w:val="0"/>
      <w:divBdr>
        <w:top w:val="none" w:sz="0" w:space="0" w:color="auto"/>
        <w:left w:val="none" w:sz="0" w:space="0" w:color="auto"/>
        <w:bottom w:val="none" w:sz="0" w:space="0" w:color="auto"/>
        <w:right w:val="none" w:sz="0" w:space="0" w:color="auto"/>
      </w:divBdr>
    </w:div>
    <w:div w:id="1712998158">
      <w:bodyDiv w:val="1"/>
      <w:marLeft w:val="0"/>
      <w:marRight w:val="0"/>
      <w:marTop w:val="0"/>
      <w:marBottom w:val="0"/>
      <w:divBdr>
        <w:top w:val="none" w:sz="0" w:space="0" w:color="auto"/>
        <w:left w:val="none" w:sz="0" w:space="0" w:color="auto"/>
        <w:bottom w:val="none" w:sz="0" w:space="0" w:color="auto"/>
        <w:right w:val="none" w:sz="0" w:space="0" w:color="auto"/>
      </w:divBdr>
    </w:div>
    <w:div w:id="1713571621">
      <w:bodyDiv w:val="1"/>
      <w:marLeft w:val="0"/>
      <w:marRight w:val="0"/>
      <w:marTop w:val="0"/>
      <w:marBottom w:val="0"/>
      <w:divBdr>
        <w:top w:val="none" w:sz="0" w:space="0" w:color="auto"/>
        <w:left w:val="none" w:sz="0" w:space="0" w:color="auto"/>
        <w:bottom w:val="none" w:sz="0" w:space="0" w:color="auto"/>
        <w:right w:val="none" w:sz="0" w:space="0" w:color="auto"/>
      </w:divBdr>
    </w:div>
    <w:div w:id="1714311140">
      <w:bodyDiv w:val="1"/>
      <w:marLeft w:val="0"/>
      <w:marRight w:val="0"/>
      <w:marTop w:val="0"/>
      <w:marBottom w:val="0"/>
      <w:divBdr>
        <w:top w:val="none" w:sz="0" w:space="0" w:color="auto"/>
        <w:left w:val="none" w:sz="0" w:space="0" w:color="auto"/>
        <w:bottom w:val="none" w:sz="0" w:space="0" w:color="auto"/>
        <w:right w:val="none" w:sz="0" w:space="0" w:color="auto"/>
      </w:divBdr>
    </w:div>
    <w:div w:id="1714496238">
      <w:bodyDiv w:val="1"/>
      <w:marLeft w:val="0"/>
      <w:marRight w:val="0"/>
      <w:marTop w:val="0"/>
      <w:marBottom w:val="0"/>
      <w:divBdr>
        <w:top w:val="none" w:sz="0" w:space="0" w:color="auto"/>
        <w:left w:val="none" w:sz="0" w:space="0" w:color="auto"/>
        <w:bottom w:val="none" w:sz="0" w:space="0" w:color="auto"/>
        <w:right w:val="none" w:sz="0" w:space="0" w:color="auto"/>
      </w:divBdr>
    </w:div>
    <w:div w:id="1715616066">
      <w:bodyDiv w:val="1"/>
      <w:marLeft w:val="0"/>
      <w:marRight w:val="0"/>
      <w:marTop w:val="0"/>
      <w:marBottom w:val="0"/>
      <w:divBdr>
        <w:top w:val="none" w:sz="0" w:space="0" w:color="auto"/>
        <w:left w:val="none" w:sz="0" w:space="0" w:color="auto"/>
        <w:bottom w:val="none" w:sz="0" w:space="0" w:color="auto"/>
        <w:right w:val="none" w:sz="0" w:space="0" w:color="auto"/>
      </w:divBdr>
    </w:div>
    <w:div w:id="1715695367">
      <w:bodyDiv w:val="1"/>
      <w:marLeft w:val="0"/>
      <w:marRight w:val="0"/>
      <w:marTop w:val="0"/>
      <w:marBottom w:val="0"/>
      <w:divBdr>
        <w:top w:val="none" w:sz="0" w:space="0" w:color="auto"/>
        <w:left w:val="none" w:sz="0" w:space="0" w:color="auto"/>
        <w:bottom w:val="none" w:sz="0" w:space="0" w:color="auto"/>
        <w:right w:val="none" w:sz="0" w:space="0" w:color="auto"/>
      </w:divBdr>
    </w:div>
    <w:div w:id="1717437350">
      <w:bodyDiv w:val="1"/>
      <w:marLeft w:val="0"/>
      <w:marRight w:val="0"/>
      <w:marTop w:val="0"/>
      <w:marBottom w:val="0"/>
      <w:divBdr>
        <w:top w:val="none" w:sz="0" w:space="0" w:color="auto"/>
        <w:left w:val="none" w:sz="0" w:space="0" w:color="auto"/>
        <w:bottom w:val="none" w:sz="0" w:space="0" w:color="auto"/>
        <w:right w:val="none" w:sz="0" w:space="0" w:color="auto"/>
      </w:divBdr>
    </w:div>
    <w:div w:id="1717584599">
      <w:bodyDiv w:val="1"/>
      <w:marLeft w:val="0"/>
      <w:marRight w:val="0"/>
      <w:marTop w:val="0"/>
      <w:marBottom w:val="0"/>
      <w:divBdr>
        <w:top w:val="none" w:sz="0" w:space="0" w:color="auto"/>
        <w:left w:val="none" w:sz="0" w:space="0" w:color="auto"/>
        <w:bottom w:val="none" w:sz="0" w:space="0" w:color="auto"/>
        <w:right w:val="none" w:sz="0" w:space="0" w:color="auto"/>
      </w:divBdr>
    </w:div>
    <w:div w:id="1717586178">
      <w:bodyDiv w:val="1"/>
      <w:marLeft w:val="0"/>
      <w:marRight w:val="0"/>
      <w:marTop w:val="0"/>
      <w:marBottom w:val="0"/>
      <w:divBdr>
        <w:top w:val="none" w:sz="0" w:space="0" w:color="auto"/>
        <w:left w:val="none" w:sz="0" w:space="0" w:color="auto"/>
        <w:bottom w:val="none" w:sz="0" w:space="0" w:color="auto"/>
        <w:right w:val="none" w:sz="0" w:space="0" w:color="auto"/>
      </w:divBdr>
      <w:divsChild>
        <w:div w:id="1036933250">
          <w:marLeft w:val="480"/>
          <w:marRight w:val="0"/>
          <w:marTop w:val="0"/>
          <w:marBottom w:val="0"/>
          <w:divBdr>
            <w:top w:val="none" w:sz="0" w:space="0" w:color="auto"/>
            <w:left w:val="none" w:sz="0" w:space="0" w:color="auto"/>
            <w:bottom w:val="none" w:sz="0" w:space="0" w:color="auto"/>
            <w:right w:val="none" w:sz="0" w:space="0" w:color="auto"/>
          </w:divBdr>
        </w:div>
        <w:div w:id="758713573">
          <w:marLeft w:val="480"/>
          <w:marRight w:val="0"/>
          <w:marTop w:val="0"/>
          <w:marBottom w:val="0"/>
          <w:divBdr>
            <w:top w:val="none" w:sz="0" w:space="0" w:color="auto"/>
            <w:left w:val="none" w:sz="0" w:space="0" w:color="auto"/>
            <w:bottom w:val="none" w:sz="0" w:space="0" w:color="auto"/>
            <w:right w:val="none" w:sz="0" w:space="0" w:color="auto"/>
          </w:divBdr>
        </w:div>
        <w:div w:id="2013874404">
          <w:marLeft w:val="480"/>
          <w:marRight w:val="0"/>
          <w:marTop w:val="0"/>
          <w:marBottom w:val="0"/>
          <w:divBdr>
            <w:top w:val="none" w:sz="0" w:space="0" w:color="auto"/>
            <w:left w:val="none" w:sz="0" w:space="0" w:color="auto"/>
            <w:bottom w:val="none" w:sz="0" w:space="0" w:color="auto"/>
            <w:right w:val="none" w:sz="0" w:space="0" w:color="auto"/>
          </w:divBdr>
        </w:div>
        <w:div w:id="1379013707">
          <w:marLeft w:val="480"/>
          <w:marRight w:val="0"/>
          <w:marTop w:val="0"/>
          <w:marBottom w:val="0"/>
          <w:divBdr>
            <w:top w:val="none" w:sz="0" w:space="0" w:color="auto"/>
            <w:left w:val="none" w:sz="0" w:space="0" w:color="auto"/>
            <w:bottom w:val="none" w:sz="0" w:space="0" w:color="auto"/>
            <w:right w:val="none" w:sz="0" w:space="0" w:color="auto"/>
          </w:divBdr>
        </w:div>
        <w:div w:id="365102084">
          <w:marLeft w:val="480"/>
          <w:marRight w:val="0"/>
          <w:marTop w:val="0"/>
          <w:marBottom w:val="0"/>
          <w:divBdr>
            <w:top w:val="none" w:sz="0" w:space="0" w:color="auto"/>
            <w:left w:val="none" w:sz="0" w:space="0" w:color="auto"/>
            <w:bottom w:val="none" w:sz="0" w:space="0" w:color="auto"/>
            <w:right w:val="none" w:sz="0" w:space="0" w:color="auto"/>
          </w:divBdr>
        </w:div>
        <w:div w:id="1402941775">
          <w:marLeft w:val="480"/>
          <w:marRight w:val="0"/>
          <w:marTop w:val="0"/>
          <w:marBottom w:val="0"/>
          <w:divBdr>
            <w:top w:val="none" w:sz="0" w:space="0" w:color="auto"/>
            <w:left w:val="none" w:sz="0" w:space="0" w:color="auto"/>
            <w:bottom w:val="none" w:sz="0" w:space="0" w:color="auto"/>
            <w:right w:val="none" w:sz="0" w:space="0" w:color="auto"/>
          </w:divBdr>
        </w:div>
        <w:div w:id="933975661">
          <w:marLeft w:val="480"/>
          <w:marRight w:val="0"/>
          <w:marTop w:val="0"/>
          <w:marBottom w:val="0"/>
          <w:divBdr>
            <w:top w:val="none" w:sz="0" w:space="0" w:color="auto"/>
            <w:left w:val="none" w:sz="0" w:space="0" w:color="auto"/>
            <w:bottom w:val="none" w:sz="0" w:space="0" w:color="auto"/>
            <w:right w:val="none" w:sz="0" w:space="0" w:color="auto"/>
          </w:divBdr>
        </w:div>
        <w:div w:id="991254876">
          <w:marLeft w:val="480"/>
          <w:marRight w:val="0"/>
          <w:marTop w:val="0"/>
          <w:marBottom w:val="0"/>
          <w:divBdr>
            <w:top w:val="none" w:sz="0" w:space="0" w:color="auto"/>
            <w:left w:val="none" w:sz="0" w:space="0" w:color="auto"/>
            <w:bottom w:val="none" w:sz="0" w:space="0" w:color="auto"/>
            <w:right w:val="none" w:sz="0" w:space="0" w:color="auto"/>
          </w:divBdr>
        </w:div>
        <w:div w:id="2048991499">
          <w:marLeft w:val="480"/>
          <w:marRight w:val="0"/>
          <w:marTop w:val="0"/>
          <w:marBottom w:val="0"/>
          <w:divBdr>
            <w:top w:val="none" w:sz="0" w:space="0" w:color="auto"/>
            <w:left w:val="none" w:sz="0" w:space="0" w:color="auto"/>
            <w:bottom w:val="none" w:sz="0" w:space="0" w:color="auto"/>
            <w:right w:val="none" w:sz="0" w:space="0" w:color="auto"/>
          </w:divBdr>
        </w:div>
        <w:div w:id="119080322">
          <w:marLeft w:val="480"/>
          <w:marRight w:val="0"/>
          <w:marTop w:val="0"/>
          <w:marBottom w:val="0"/>
          <w:divBdr>
            <w:top w:val="none" w:sz="0" w:space="0" w:color="auto"/>
            <w:left w:val="none" w:sz="0" w:space="0" w:color="auto"/>
            <w:bottom w:val="none" w:sz="0" w:space="0" w:color="auto"/>
            <w:right w:val="none" w:sz="0" w:space="0" w:color="auto"/>
          </w:divBdr>
        </w:div>
        <w:div w:id="1777361814">
          <w:marLeft w:val="480"/>
          <w:marRight w:val="0"/>
          <w:marTop w:val="0"/>
          <w:marBottom w:val="0"/>
          <w:divBdr>
            <w:top w:val="none" w:sz="0" w:space="0" w:color="auto"/>
            <w:left w:val="none" w:sz="0" w:space="0" w:color="auto"/>
            <w:bottom w:val="none" w:sz="0" w:space="0" w:color="auto"/>
            <w:right w:val="none" w:sz="0" w:space="0" w:color="auto"/>
          </w:divBdr>
        </w:div>
        <w:div w:id="549072064">
          <w:marLeft w:val="480"/>
          <w:marRight w:val="0"/>
          <w:marTop w:val="0"/>
          <w:marBottom w:val="0"/>
          <w:divBdr>
            <w:top w:val="none" w:sz="0" w:space="0" w:color="auto"/>
            <w:left w:val="none" w:sz="0" w:space="0" w:color="auto"/>
            <w:bottom w:val="none" w:sz="0" w:space="0" w:color="auto"/>
            <w:right w:val="none" w:sz="0" w:space="0" w:color="auto"/>
          </w:divBdr>
        </w:div>
        <w:div w:id="388580954">
          <w:marLeft w:val="480"/>
          <w:marRight w:val="0"/>
          <w:marTop w:val="0"/>
          <w:marBottom w:val="0"/>
          <w:divBdr>
            <w:top w:val="none" w:sz="0" w:space="0" w:color="auto"/>
            <w:left w:val="none" w:sz="0" w:space="0" w:color="auto"/>
            <w:bottom w:val="none" w:sz="0" w:space="0" w:color="auto"/>
            <w:right w:val="none" w:sz="0" w:space="0" w:color="auto"/>
          </w:divBdr>
        </w:div>
        <w:div w:id="1087338507">
          <w:marLeft w:val="480"/>
          <w:marRight w:val="0"/>
          <w:marTop w:val="0"/>
          <w:marBottom w:val="0"/>
          <w:divBdr>
            <w:top w:val="none" w:sz="0" w:space="0" w:color="auto"/>
            <w:left w:val="none" w:sz="0" w:space="0" w:color="auto"/>
            <w:bottom w:val="none" w:sz="0" w:space="0" w:color="auto"/>
            <w:right w:val="none" w:sz="0" w:space="0" w:color="auto"/>
          </w:divBdr>
        </w:div>
        <w:div w:id="1509521860">
          <w:marLeft w:val="480"/>
          <w:marRight w:val="0"/>
          <w:marTop w:val="0"/>
          <w:marBottom w:val="0"/>
          <w:divBdr>
            <w:top w:val="none" w:sz="0" w:space="0" w:color="auto"/>
            <w:left w:val="none" w:sz="0" w:space="0" w:color="auto"/>
            <w:bottom w:val="none" w:sz="0" w:space="0" w:color="auto"/>
            <w:right w:val="none" w:sz="0" w:space="0" w:color="auto"/>
          </w:divBdr>
        </w:div>
        <w:div w:id="34696308">
          <w:marLeft w:val="480"/>
          <w:marRight w:val="0"/>
          <w:marTop w:val="0"/>
          <w:marBottom w:val="0"/>
          <w:divBdr>
            <w:top w:val="none" w:sz="0" w:space="0" w:color="auto"/>
            <w:left w:val="none" w:sz="0" w:space="0" w:color="auto"/>
            <w:bottom w:val="none" w:sz="0" w:space="0" w:color="auto"/>
            <w:right w:val="none" w:sz="0" w:space="0" w:color="auto"/>
          </w:divBdr>
        </w:div>
        <w:div w:id="2005929784">
          <w:marLeft w:val="480"/>
          <w:marRight w:val="0"/>
          <w:marTop w:val="0"/>
          <w:marBottom w:val="0"/>
          <w:divBdr>
            <w:top w:val="none" w:sz="0" w:space="0" w:color="auto"/>
            <w:left w:val="none" w:sz="0" w:space="0" w:color="auto"/>
            <w:bottom w:val="none" w:sz="0" w:space="0" w:color="auto"/>
            <w:right w:val="none" w:sz="0" w:space="0" w:color="auto"/>
          </w:divBdr>
        </w:div>
        <w:div w:id="1851096222">
          <w:marLeft w:val="480"/>
          <w:marRight w:val="0"/>
          <w:marTop w:val="0"/>
          <w:marBottom w:val="0"/>
          <w:divBdr>
            <w:top w:val="none" w:sz="0" w:space="0" w:color="auto"/>
            <w:left w:val="none" w:sz="0" w:space="0" w:color="auto"/>
            <w:bottom w:val="none" w:sz="0" w:space="0" w:color="auto"/>
            <w:right w:val="none" w:sz="0" w:space="0" w:color="auto"/>
          </w:divBdr>
        </w:div>
        <w:div w:id="1269312252">
          <w:marLeft w:val="480"/>
          <w:marRight w:val="0"/>
          <w:marTop w:val="0"/>
          <w:marBottom w:val="0"/>
          <w:divBdr>
            <w:top w:val="none" w:sz="0" w:space="0" w:color="auto"/>
            <w:left w:val="none" w:sz="0" w:space="0" w:color="auto"/>
            <w:bottom w:val="none" w:sz="0" w:space="0" w:color="auto"/>
            <w:right w:val="none" w:sz="0" w:space="0" w:color="auto"/>
          </w:divBdr>
        </w:div>
        <w:div w:id="669870484">
          <w:marLeft w:val="480"/>
          <w:marRight w:val="0"/>
          <w:marTop w:val="0"/>
          <w:marBottom w:val="0"/>
          <w:divBdr>
            <w:top w:val="none" w:sz="0" w:space="0" w:color="auto"/>
            <w:left w:val="none" w:sz="0" w:space="0" w:color="auto"/>
            <w:bottom w:val="none" w:sz="0" w:space="0" w:color="auto"/>
            <w:right w:val="none" w:sz="0" w:space="0" w:color="auto"/>
          </w:divBdr>
        </w:div>
        <w:div w:id="920720733">
          <w:marLeft w:val="480"/>
          <w:marRight w:val="0"/>
          <w:marTop w:val="0"/>
          <w:marBottom w:val="0"/>
          <w:divBdr>
            <w:top w:val="none" w:sz="0" w:space="0" w:color="auto"/>
            <w:left w:val="none" w:sz="0" w:space="0" w:color="auto"/>
            <w:bottom w:val="none" w:sz="0" w:space="0" w:color="auto"/>
            <w:right w:val="none" w:sz="0" w:space="0" w:color="auto"/>
          </w:divBdr>
        </w:div>
        <w:div w:id="1202595279">
          <w:marLeft w:val="480"/>
          <w:marRight w:val="0"/>
          <w:marTop w:val="0"/>
          <w:marBottom w:val="0"/>
          <w:divBdr>
            <w:top w:val="none" w:sz="0" w:space="0" w:color="auto"/>
            <w:left w:val="none" w:sz="0" w:space="0" w:color="auto"/>
            <w:bottom w:val="none" w:sz="0" w:space="0" w:color="auto"/>
            <w:right w:val="none" w:sz="0" w:space="0" w:color="auto"/>
          </w:divBdr>
        </w:div>
        <w:div w:id="1147749346">
          <w:marLeft w:val="480"/>
          <w:marRight w:val="0"/>
          <w:marTop w:val="0"/>
          <w:marBottom w:val="0"/>
          <w:divBdr>
            <w:top w:val="none" w:sz="0" w:space="0" w:color="auto"/>
            <w:left w:val="none" w:sz="0" w:space="0" w:color="auto"/>
            <w:bottom w:val="none" w:sz="0" w:space="0" w:color="auto"/>
            <w:right w:val="none" w:sz="0" w:space="0" w:color="auto"/>
          </w:divBdr>
        </w:div>
        <w:div w:id="913902889">
          <w:marLeft w:val="480"/>
          <w:marRight w:val="0"/>
          <w:marTop w:val="0"/>
          <w:marBottom w:val="0"/>
          <w:divBdr>
            <w:top w:val="none" w:sz="0" w:space="0" w:color="auto"/>
            <w:left w:val="none" w:sz="0" w:space="0" w:color="auto"/>
            <w:bottom w:val="none" w:sz="0" w:space="0" w:color="auto"/>
            <w:right w:val="none" w:sz="0" w:space="0" w:color="auto"/>
          </w:divBdr>
        </w:div>
        <w:div w:id="950820754">
          <w:marLeft w:val="480"/>
          <w:marRight w:val="0"/>
          <w:marTop w:val="0"/>
          <w:marBottom w:val="0"/>
          <w:divBdr>
            <w:top w:val="none" w:sz="0" w:space="0" w:color="auto"/>
            <w:left w:val="none" w:sz="0" w:space="0" w:color="auto"/>
            <w:bottom w:val="none" w:sz="0" w:space="0" w:color="auto"/>
            <w:right w:val="none" w:sz="0" w:space="0" w:color="auto"/>
          </w:divBdr>
        </w:div>
        <w:div w:id="370157323">
          <w:marLeft w:val="480"/>
          <w:marRight w:val="0"/>
          <w:marTop w:val="0"/>
          <w:marBottom w:val="0"/>
          <w:divBdr>
            <w:top w:val="none" w:sz="0" w:space="0" w:color="auto"/>
            <w:left w:val="none" w:sz="0" w:space="0" w:color="auto"/>
            <w:bottom w:val="none" w:sz="0" w:space="0" w:color="auto"/>
            <w:right w:val="none" w:sz="0" w:space="0" w:color="auto"/>
          </w:divBdr>
        </w:div>
        <w:div w:id="913244519">
          <w:marLeft w:val="480"/>
          <w:marRight w:val="0"/>
          <w:marTop w:val="0"/>
          <w:marBottom w:val="0"/>
          <w:divBdr>
            <w:top w:val="none" w:sz="0" w:space="0" w:color="auto"/>
            <w:left w:val="none" w:sz="0" w:space="0" w:color="auto"/>
            <w:bottom w:val="none" w:sz="0" w:space="0" w:color="auto"/>
            <w:right w:val="none" w:sz="0" w:space="0" w:color="auto"/>
          </w:divBdr>
        </w:div>
        <w:div w:id="797719487">
          <w:marLeft w:val="480"/>
          <w:marRight w:val="0"/>
          <w:marTop w:val="0"/>
          <w:marBottom w:val="0"/>
          <w:divBdr>
            <w:top w:val="none" w:sz="0" w:space="0" w:color="auto"/>
            <w:left w:val="none" w:sz="0" w:space="0" w:color="auto"/>
            <w:bottom w:val="none" w:sz="0" w:space="0" w:color="auto"/>
            <w:right w:val="none" w:sz="0" w:space="0" w:color="auto"/>
          </w:divBdr>
        </w:div>
      </w:divsChild>
    </w:div>
    <w:div w:id="1719472674">
      <w:bodyDiv w:val="1"/>
      <w:marLeft w:val="0"/>
      <w:marRight w:val="0"/>
      <w:marTop w:val="0"/>
      <w:marBottom w:val="0"/>
      <w:divBdr>
        <w:top w:val="none" w:sz="0" w:space="0" w:color="auto"/>
        <w:left w:val="none" w:sz="0" w:space="0" w:color="auto"/>
        <w:bottom w:val="none" w:sz="0" w:space="0" w:color="auto"/>
        <w:right w:val="none" w:sz="0" w:space="0" w:color="auto"/>
      </w:divBdr>
    </w:div>
    <w:div w:id="1720350673">
      <w:bodyDiv w:val="1"/>
      <w:marLeft w:val="0"/>
      <w:marRight w:val="0"/>
      <w:marTop w:val="0"/>
      <w:marBottom w:val="0"/>
      <w:divBdr>
        <w:top w:val="none" w:sz="0" w:space="0" w:color="auto"/>
        <w:left w:val="none" w:sz="0" w:space="0" w:color="auto"/>
        <w:bottom w:val="none" w:sz="0" w:space="0" w:color="auto"/>
        <w:right w:val="none" w:sz="0" w:space="0" w:color="auto"/>
      </w:divBdr>
    </w:div>
    <w:div w:id="1720862423">
      <w:bodyDiv w:val="1"/>
      <w:marLeft w:val="0"/>
      <w:marRight w:val="0"/>
      <w:marTop w:val="0"/>
      <w:marBottom w:val="0"/>
      <w:divBdr>
        <w:top w:val="none" w:sz="0" w:space="0" w:color="auto"/>
        <w:left w:val="none" w:sz="0" w:space="0" w:color="auto"/>
        <w:bottom w:val="none" w:sz="0" w:space="0" w:color="auto"/>
        <w:right w:val="none" w:sz="0" w:space="0" w:color="auto"/>
      </w:divBdr>
    </w:div>
    <w:div w:id="1720979538">
      <w:bodyDiv w:val="1"/>
      <w:marLeft w:val="0"/>
      <w:marRight w:val="0"/>
      <w:marTop w:val="0"/>
      <w:marBottom w:val="0"/>
      <w:divBdr>
        <w:top w:val="none" w:sz="0" w:space="0" w:color="auto"/>
        <w:left w:val="none" w:sz="0" w:space="0" w:color="auto"/>
        <w:bottom w:val="none" w:sz="0" w:space="0" w:color="auto"/>
        <w:right w:val="none" w:sz="0" w:space="0" w:color="auto"/>
      </w:divBdr>
      <w:divsChild>
        <w:div w:id="653605884">
          <w:marLeft w:val="480"/>
          <w:marRight w:val="0"/>
          <w:marTop w:val="0"/>
          <w:marBottom w:val="0"/>
          <w:divBdr>
            <w:top w:val="none" w:sz="0" w:space="0" w:color="auto"/>
            <w:left w:val="none" w:sz="0" w:space="0" w:color="auto"/>
            <w:bottom w:val="none" w:sz="0" w:space="0" w:color="auto"/>
            <w:right w:val="none" w:sz="0" w:space="0" w:color="auto"/>
          </w:divBdr>
        </w:div>
        <w:div w:id="988284755">
          <w:marLeft w:val="480"/>
          <w:marRight w:val="0"/>
          <w:marTop w:val="0"/>
          <w:marBottom w:val="0"/>
          <w:divBdr>
            <w:top w:val="none" w:sz="0" w:space="0" w:color="auto"/>
            <w:left w:val="none" w:sz="0" w:space="0" w:color="auto"/>
            <w:bottom w:val="none" w:sz="0" w:space="0" w:color="auto"/>
            <w:right w:val="none" w:sz="0" w:space="0" w:color="auto"/>
          </w:divBdr>
        </w:div>
        <w:div w:id="396515645">
          <w:marLeft w:val="480"/>
          <w:marRight w:val="0"/>
          <w:marTop w:val="0"/>
          <w:marBottom w:val="0"/>
          <w:divBdr>
            <w:top w:val="none" w:sz="0" w:space="0" w:color="auto"/>
            <w:left w:val="none" w:sz="0" w:space="0" w:color="auto"/>
            <w:bottom w:val="none" w:sz="0" w:space="0" w:color="auto"/>
            <w:right w:val="none" w:sz="0" w:space="0" w:color="auto"/>
          </w:divBdr>
        </w:div>
        <w:div w:id="1825007468">
          <w:marLeft w:val="480"/>
          <w:marRight w:val="0"/>
          <w:marTop w:val="0"/>
          <w:marBottom w:val="0"/>
          <w:divBdr>
            <w:top w:val="none" w:sz="0" w:space="0" w:color="auto"/>
            <w:left w:val="none" w:sz="0" w:space="0" w:color="auto"/>
            <w:bottom w:val="none" w:sz="0" w:space="0" w:color="auto"/>
            <w:right w:val="none" w:sz="0" w:space="0" w:color="auto"/>
          </w:divBdr>
        </w:div>
        <w:div w:id="787890268">
          <w:marLeft w:val="480"/>
          <w:marRight w:val="0"/>
          <w:marTop w:val="0"/>
          <w:marBottom w:val="0"/>
          <w:divBdr>
            <w:top w:val="none" w:sz="0" w:space="0" w:color="auto"/>
            <w:left w:val="none" w:sz="0" w:space="0" w:color="auto"/>
            <w:bottom w:val="none" w:sz="0" w:space="0" w:color="auto"/>
            <w:right w:val="none" w:sz="0" w:space="0" w:color="auto"/>
          </w:divBdr>
        </w:div>
        <w:div w:id="1847667786">
          <w:marLeft w:val="480"/>
          <w:marRight w:val="0"/>
          <w:marTop w:val="0"/>
          <w:marBottom w:val="0"/>
          <w:divBdr>
            <w:top w:val="none" w:sz="0" w:space="0" w:color="auto"/>
            <w:left w:val="none" w:sz="0" w:space="0" w:color="auto"/>
            <w:bottom w:val="none" w:sz="0" w:space="0" w:color="auto"/>
            <w:right w:val="none" w:sz="0" w:space="0" w:color="auto"/>
          </w:divBdr>
        </w:div>
        <w:div w:id="2117096870">
          <w:marLeft w:val="480"/>
          <w:marRight w:val="0"/>
          <w:marTop w:val="0"/>
          <w:marBottom w:val="0"/>
          <w:divBdr>
            <w:top w:val="none" w:sz="0" w:space="0" w:color="auto"/>
            <w:left w:val="none" w:sz="0" w:space="0" w:color="auto"/>
            <w:bottom w:val="none" w:sz="0" w:space="0" w:color="auto"/>
            <w:right w:val="none" w:sz="0" w:space="0" w:color="auto"/>
          </w:divBdr>
        </w:div>
        <w:div w:id="421992274">
          <w:marLeft w:val="480"/>
          <w:marRight w:val="0"/>
          <w:marTop w:val="0"/>
          <w:marBottom w:val="0"/>
          <w:divBdr>
            <w:top w:val="none" w:sz="0" w:space="0" w:color="auto"/>
            <w:left w:val="none" w:sz="0" w:space="0" w:color="auto"/>
            <w:bottom w:val="none" w:sz="0" w:space="0" w:color="auto"/>
            <w:right w:val="none" w:sz="0" w:space="0" w:color="auto"/>
          </w:divBdr>
        </w:div>
        <w:div w:id="1993288173">
          <w:marLeft w:val="480"/>
          <w:marRight w:val="0"/>
          <w:marTop w:val="0"/>
          <w:marBottom w:val="0"/>
          <w:divBdr>
            <w:top w:val="none" w:sz="0" w:space="0" w:color="auto"/>
            <w:left w:val="none" w:sz="0" w:space="0" w:color="auto"/>
            <w:bottom w:val="none" w:sz="0" w:space="0" w:color="auto"/>
            <w:right w:val="none" w:sz="0" w:space="0" w:color="auto"/>
          </w:divBdr>
        </w:div>
        <w:div w:id="932326478">
          <w:marLeft w:val="480"/>
          <w:marRight w:val="0"/>
          <w:marTop w:val="0"/>
          <w:marBottom w:val="0"/>
          <w:divBdr>
            <w:top w:val="none" w:sz="0" w:space="0" w:color="auto"/>
            <w:left w:val="none" w:sz="0" w:space="0" w:color="auto"/>
            <w:bottom w:val="none" w:sz="0" w:space="0" w:color="auto"/>
            <w:right w:val="none" w:sz="0" w:space="0" w:color="auto"/>
          </w:divBdr>
        </w:div>
        <w:div w:id="880946159">
          <w:marLeft w:val="480"/>
          <w:marRight w:val="0"/>
          <w:marTop w:val="0"/>
          <w:marBottom w:val="0"/>
          <w:divBdr>
            <w:top w:val="none" w:sz="0" w:space="0" w:color="auto"/>
            <w:left w:val="none" w:sz="0" w:space="0" w:color="auto"/>
            <w:bottom w:val="none" w:sz="0" w:space="0" w:color="auto"/>
            <w:right w:val="none" w:sz="0" w:space="0" w:color="auto"/>
          </w:divBdr>
        </w:div>
        <w:div w:id="1282570291">
          <w:marLeft w:val="480"/>
          <w:marRight w:val="0"/>
          <w:marTop w:val="0"/>
          <w:marBottom w:val="0"/>
          <w:divBdr>
            <w:top w:val="none" w:sz="0" w:space="0" w:color="auto"/>
            <w:left w:val="none" w:sz="0" w:space="0" w:color="auto"/>
            <w:bottom w:val="none" w:sz="0" w:space="0" w:color="auto"/>
            <w:right w:val="none" w:sz="0" w:space="0" w:color="auto"/>
          </w:divBdr>
        </w:div>
        <w:div w:id="2112118302">
          <w:marLeft w:val="480"/>
          <w:marRight w:val="0"/>
          <w:marTop w:val="0"/>
          <w:marBottom w:val="0"/>
          <w:divBdr>
            <w:top w:val="none" w:sz="0" w:space="0" w:color="auto"/>
            <w:left w:val="none" w:sz="0" w:space="0" w:color="auto"/>
            <w:bottom w:val="none" w:sz="0" w:space="0" w:color="auto"/>
            <w:right w:val="none" w:sz="0" w:space="0" w:color="auto"/>
          </w:divBdr>
        </w:div>
        <w:div w:id="1603952365">
          <w:marLeft w:val="480"/>
          <w:marRight w:val="0"/>
          <w:marTop w:val="0"/>
          <w:marBottom w:val="0"/>
          <w:divBdr>
            <w:top w:val="none" w:sz="0" w:space="0" w:color="auto"/>
            <w:left w:val="none" w:sz="0" w:space="0" w:color="auto"/>
            <w:bottom w:val="none" w:sz="0" w:space="0" w:color="auto"/>
            <w:right w:val="none" w:sz="0" w:space="0" w:color="auto"/>
          </w:divBdr>
        </w:div>
        <w:div w:id="1091123683">
          <w:marLeft w:val="480"/>
          <w:marRight w:val="0"/>
          <w:marTop w:val="0"/>
          <w:marBottom w:val="0"/>
          <w:divBdr>
            <w:top w:val="none" w:sz="0" w:space="0" w:color="auto"/>
            <w:left w:val="none" w:sz="0" w:space="0" w:color="auto"/>
            <w:bottom w:val="none" w:sz="0" w:space="0" w:color="auto"/>
            <w:right w:val="none" w:sz="0" w:space="0" w:color="auto"/>
          </w:divBdr>
        </w:div>
        <w:div w:id="1627927089">
          <w:marLeft w:val="480"/>
          <w:marRight w:val="0"/>
          <w:marTop w:val="0"/>
          <w:marBottom w:val="0"/>
          <w:divBdr>
            <w:top w:val="none" w:sz="0" w:space="0" w:color="auto"/>
            <w:left w:val="none" w:sz="0" w:space="0" w:color="auto"/>
            <w:bottom w:val="none" w:sz="0" w:space="0" w:color="auto"/>
            <w:right w:val="none" w:sz="0" w:space="0" w:color="auto"/>
          </w:divBdr>
        </w:div>
        <w:div w:id="614869946">
          <w:marLeft w:val="480"/>
          <w:marRight w:val="0"/>
          <w:marTop w:val="0"/>
          <w:marBottom w:val="0"/>
          <w:divBdr>
            <w:top w:val="none" w:sz="0" w:space="0" w:color="auto"/>
            <w:left w:val="none" w:sz="0" w:space="0" w:color="auto"/>
            <w:bottom w:val="none" w:sz="0" w:space="0" w:color="auto"/>
            <w:right w:val="none" w:sz="0" w:space="0" w:color="auto"/>
          </w:divBdr>
        </w:div>
        <w:div w:id="1407872406">
          <w:marLeft w:val="480"/>
          <w:marRight w:val="0"/>
          <w:marTop w:val="0"/>
          <w:marBottom w:val="0"/>
          <w:divBdr>
            <w:top w:val="none" w:sz="0" w:space="0" w:color="auto"/>
            <w:left w:val="none" w:sz="0" w:space="0" w:color="auto"/>
            <w:bottom w:val="none" w:sz="0" w:space="0" w:color="auto"/>
            <w:right w:val="none" w:sz="0" w:space="0" w:color="auto"/>
          </w:divBdr>
        </w:div>
        <w:div w:id="1892033202">
          <w:marLeft w:val="480"/>
          <w:marRight w:val="0"/>
          <w:marTop w:val="0"/>
          <w:marBottom w:val="0"/>
          <w:divBdr>
            <w:top w:val="none" w:sz="0" w:space="0" w:color="auto"/>
            <w:left w:val="none" w:sz="0" w:space="0" w:color="auto"/>
            <w:bottom w:val="none" w:sz="0" w:space="0" w:color="auto"/>
            <w:right w:val="none" w:sz="0" w:space="0" w:color="auto"/>
          </w:divBdr>
        </w:div>
        <w:div w:id="731386288">
          <w:marLeft w:val="480"/>
          <w:marRight w:val="0"/>
          <w:marTop w:val="0"/>
          <w:marBottom w:val="0"/>
          <w:divBdr>
            <w:top w:val="none" w:sz="0" w:space="0" w:color="auto"/>
            <w:left w:val="none" w:sz="0" w:space="0" w:color="auto"/>
            <w:bottom w:val="none" w:sz="0" w:space="0" w:color="auto"/>
            <w:right w:val="none" w:sz="0" w:space="0" w:color="auto"/>
          </w:divBdr>
        </w:div>
        <w:div w:id="1406952795">
          <w:marLeft w:val="480"/>
          <w:marRight w:val="0"/>
          <w:marTop w:val="0"/>
          <w:marBottom w:val="0"/>
          <w:divBdr>
            <w:top w:val="none" w:sz="0" w:space="0" w:color="auto"/>
            <w:left w:val="none" w:sz="0" w:space="0" w:color="auto"/>
            <w:bottom w:val="none" w:sz="0" w:space="0" w:color="auto"/>
            <w:right w:val="none" w:sz="0" w:space="0" w:color="auto"/>
          </w:divBdr>
        </w:div>
        <w:div w:id="2115705275">
          <w:marLeft w:val="480"/>
          <w:marRight w:val="0"/>
          <w:marTop w:val="0"/>
          <w:marBottom w:val="0"/>
          <w:divBdr>
            <w:top w:val="none" w:sz="0" w:space="0" w:color="auto"/>
            <w:left w:val="none" w:sz="0" w:space="0" w:color="auto"/>
            <w:bottom w:val="none" w:sz="0" w:space="0" w:color="auto"/>
            <w:right w:val="none" w:sz="0" w:space="0" w:color="auto"/>
          </w:divBdr>
        </w:div>
        <w:div w:id="1094203647">
          <w:marLeft w:val="480"/>
          <w:marRight w:val="0"/>
          <w:marTop w:val="0"/>
          <w:marBottom w:val="0"/>
          <w:divBdr>
            <w:top w:val="none" w:sz="0" w:space="0" w:color="auto"/>
            <w:left w:val="none" w:sz="0" w:space="0" w:color="auto"/>
            <w:bottom w:val="none" w:sz="0" w:space="0" w:color="auto"/>
            <w:right w:val="none" w:sz="0" w:space="0" w:color="auto"/>
          </w:divBdr>
        </w:div>
        <w:div w:id="1934699732">
          <w:marLeft w:val="480"/>
          <w:marRight w:val="0"/>
          <w:marTop w:val="0"/>
          <w:marBottom w:val="0"/>
          <w:divBdr>
            <w:top w:val="none" w:sz="0" w:space="0" w:color="auto"/>
            <w:left w:val="none" w:sz="0" w:space="0" w:color="auto"/>
            <w:bottom w:val="none" w:sz="0" w:space="0" w:color="auto"/>
            <w:right w:val="none" w:sz="0" w:space="0" w:color="auto"/>
          </w:divBdr>
        </w:div>
        <w:div w:id="1215000901">
          <w:marLeft w:val="480"/>
          <w:marRight w:val="0"/>
          <w:marTop w:val="0"/>
          <w:marBottom w:val="0"/>
          <w:divBdr>
            <w:top w:val="none" w:sz="0" w:space="0" w:color="auto"/>
            <w:left w:val="none" w:sz="0" w:space="0" w:color="auto"/>
            <w:bottom w:val="none" w:sz="0" w:space="0" w:color="auto"/>
            <w:right w:val="none" w:sz="0" w:space="0" w:color="auto"/>
          </w:divBdr>
        </w:div>
        <w:div w:id="1840390702">
          <w:marLeft w:val="480"/>
          <w:marRight w:val="0"/>
          <w:marTop w:val="0"/>
          <w:marBottom w:val="0"/>
          <w:divBdr>
            <w:top w:val="none" w:sz="0" w:space="0" w:color="auto"/>
            <w:left w:val="none" w:sz="0" w:space="0" w:color="auto"/>
            <w:bottom w:val="none" w:sz="0" w:space="0" w:color="auto"/>
            <w:right w:val="none" w:sz="0" w:space="0" w:color="auto"/>
          </w:divBdr>
        </w:div>
        <w:div w:id="1702583590">
          <w:marLeft w:val="480"/>
          <w:marRight w:val="0"/>
          <w:marTop w:val="0"/>
          <w:marBottom w:val="0"/>
          <w:divBdr>
            <w:top w:val="none" w:sz="0" w:space="0" w:color="auto"/>
            <w:left w:val="none" w:sz="0" w:space="0" w:color="auto"/>
            <w:bottom w:val="none" w:sz="0" w:space="0" w:color="auto"/>
            <w:right w:val="none" w:sz="0" w:space="0" w:color="auto"/>
          </w:divBdr>
        </w:div>
        <w:div w:id="1718697719">
          <w:marLeft w:val="480"/>
          <w:marRight w:val="0"/>
          <w:marTop w:val="0"/>
          <w:marBottom w:val="0"/>
          <w:divBdr>
            <w:top w:val="none" w:sz="0" w:space="0" w:color="auto"/>
            <w:left w:val="none" w:sz="0" w:space="0" w:color="auto"/>
            <w:bottom w:val="none" w:sz="0" w:space="0" w:color="auto"/>
            <w:right w:val="none" w:sz="0" w:space="0" w:color="auto"/>
          </w:divBdr>
        </w:div>
        <w:div w:id="983773132">
          <w:marLeft w:val="480"/>
          <w:marRight w:val="0"/>
          <w:marTop w:val="0"/>
          <w:marBottom w:val="0"/>
          <w:divBdr>
            <w:top w:val="none" w:sz="0" w:space="0" w:color="auto"/>
            <w:left w:val="none" w:sz="0" w:space="0" w:color="auto"/>
            <w:bottom w:val="none" w:sz="0" w:space="0" w:color="auto"/>
            <w:right w:val="none" w:sz="0" w:space="0" w:color="auto"/>
          </w:divBdr>
        </w:div>
        <w:div w:id="2029022384">
          <w:marLeft w:val="480"/>
          <w:marRight w:val="0"/>
          <w:marTop w:val="0"/>
          <w:marBottom w:val="0"/>
          <w:divBdr>
            <w:top w:val="none" w:sz="0" w:space="0" w:color="auto"/>
            <w:left w:val="none" w:sz="0" w:space="0" w:color="auto"/>
            <w:bottom w:val="none" w:sz="0" w:space="0" w:color="auto"/>
            <w:right w:val="none" w:sz="0" w:space="0" w:color="auto"/>
          </w:divBdr>
        </w:div>
        <w:div w:id="1781299446">
          <w:marLeft w:val="480"/>
          <w:marRight w:val="0"/>
          <w:marTop w:val="0"/>
          <w:marBottom w:val="0"/>
          <w:divBdr>
            <w:top w:val="none" w:sz="0" w:space="0" w:color="auto"/>
            <w:left w:val="none" w:sz="0" w:space="0" w:color="auto"/>
            <w:bottom w:val="none" w:sz="0" w:space="0" w:color="auto"/>
            <w:right w:val="none" w:sz="0" w:space="0" w:color="auto"/>
          </w:divBdr>
        </w:div>
        <w:div w:id="1946502750">
          <w:marLeft w:val="480"/>
          <w:marRight w:val="0"/>
          <w:marTop w:val="0"/>
          <w:marBottom w:val="0"/>
          <w:divBdr>
            <w:top w:val="none" w:sz="0" w:space="0" w:color="auto"/>
            <w:left w:val="none" w:sz="0" w:space="0" w:color="auto"/>
            <w:bottom w:val="none" w:sz="0" w:space="0" w:color="auto"/>
            <w:right w:val="none" w:sz="0" w:space="0" w:color="auto"/>
          </w:divBdr>
        </w:div>
        <w:div w:id="482280797">
          <w:marLeft w:val="480"/>
          <w:marRight w:val="0"/>
          <w:marTop w:val="0"/>
          <w:marBottom w:val="0"/>
          <w:divBdr>
            <w:top w:val="none" w:sz="0" w:space="0" w:color="auto"/>
            <w:left w:val="none" w:sz="0" w:space="0" w:color="auto"/>
            <w:bottom w:val="none" w:sz="0" w:space="0" w:color="auto"/>
            <w:right w:val="none" w:sz="0" w:space="0" w:color="auto"/>
          </w:divBdr>
        </w:div>
        <w:div w:id="680745791">
          <w:marLeft w:val="480"/>
          <w:marRight w:val="0"/>
          <w:marTop w:val="0"/>
          <w:marBottom w:val="0"/>
          <w:divBdr>
            <w:top w:val="none" w:sz="0" w:space="0" w:color="auto"/>
            <w:left w:val="none" w:sz="0" w:space="0" w:color="auto"/>
            <w:bottom w:val="none" w:sz="0" w:space="0" w:color="auto"/>
            <w:right w:val="none" w:sz="0" w:space="0" w:color="auto"/>
          </w:divBdr>
        </w:div>
        <w:div w:id="463087940">
          <w:marLeft w:val="480"/>
          <w:marRight w:val="0"/>
          <w:marTop w:val="0"/>
          <w:marBottom w:val="0"/>
          <w:divBdr>
            <w:top w:val="none" w:sz="0" w:space="0" w:color="auto"/>
            <w:left w:val="none" w:sz="0" w:space="0" w:color="auto"/>
            <w:bottom w:val="none" w:sz="0" w:space="0" w:color="auto"/>
            <w:right w:val="none" w:sz="0" w:space="0" w:color="auto"/>
          </w:divBdr>
        </w:div>
        <w:div w:id="1173035332">
          <w:marLeft w:val="480"/>
          <w:marRight w:val="0"/>
          <w:marTop w:val="0"/>
          <w:marBottom w:val="0"/>
          <w:divBdr>
            <w:top w:val="none" w:sz="0" w:space="0" w:color="auto"/>
            <w:left w:val="none" w:sz="0" w:space="0" w:color="auto"/>
            <w:bottom w:val="none" w:sz="0" w:space="0" w:color="auto"/>
            <w:right w:val="none" w:sz="0" w:space="0" w:color="auto"/>
          </w:divBdr>
        </w:div>
        <w:div w:id="637800109">
          <w:marLeft w:val="480"/>
          <w:marRight w:val="0"/>
          <w:marTop w:val="0"/>
          <w:marBottom w:val="0"/>
          <w:divBdr>
            <w:top w:val="none" w:sz="0" w:space="0" w:color="auto"/>
            <w:left w:val="none" w:sz="0" w:space="0" w:color="auto"/>
            <w:bottom w:val="none" w:sz="0" w:space="0" w:color="auto"/>
            <w:right w:val="none" w:sz="0" w:space="0" w:color="auto"/>
          </w:divBdr>
        </w:div>
        <w:div w:id="485055838">
          <w:marLeft w:val="480"/>
          <w:marRight w:val="0"/>
          <w:marTop w:val="0"/>
          <w:marBottom w:val="0"/>
          <w:divBdr>
            <w:top w:val="none" w:sz="0" w:space="0" w:color="auto"/>
            <w:left w:val="none" w:sz="0" w:space="0" w:color="auto"/>
            <w:bottom w:val="none" w:sz="0" w:space="0" w:color="auto"/>
            <w:right w:val="none" w:sz="0" w:space="0" w:color="auto"/>
          </w:divBdr>
        </w:div>
        <w:div w:id="62072864">
          <w:marLeft w:val="480"/>
          <w:marRight w:val="0"/>
          <w:marTop w:val="0"/>
          <w:marBottom w:val="0"/>
          <w:divBdr>
            <w:top w:val="none" w:sz="0" w:space="0" w:color="auto"/>
            <w:left w:val="none" w:sz="0" w:space="0" w:color="auto"/>
            <w:bottom w:val="none" w:sz="0" w:space="0" w:color="auto"/>
            <w:right w:val="none" w:sz="0" w:space="0" w:color="auto"/>
          </w:divBdr>
        </w:div>
        <w:div w:id="335427750">
          <w:marLeft w:val="480"/>
          <w:marRight w:val="0"/>
          <w:marTop w:val="0"/>
          <w:marBottom w:val="0"/>
          <w:divBdr>
            <w:top w:val="none" w:sz="0" w:space="0" w:color="auto"/>
            <w:left w:val="none" w:sz="0" w:space="0" w:color="auto"/>
            <w:bottom w:val="none" w:sz="0" w:space="0" w:color="auto"/>
            <w:right w:val="none" w:sz="0" w:space="0" w:color="auto"/>
          </w:divBdr>
        </w:div>
        <w:div w:id="939798861">
          <w:marLeft w:val="480"/>
          <w:marRight w:val="0"/>
          <w:marTop w:val="0"/>
          <w:marBottom w:val="0"/>
          <w:divBdr>
            <w:top w:val="none" w:sz="0" w:space="0" w:color="auto"/>
            <w:left w:val="none" w:sz="0" w:space="0" w:color="auto"/>
            <w:bottom w:val="none" w:sz="0" w:space="0" w:color="auto"/>
            <w:right w:val="none" w:sz="0" w:space="0" w:color="auto"/>
          </w:divBdr>
        </w:div>
        <w:div w:id="1152209415">
          <w:marLeft w:val="480"/>
          <w:marRight w:val="0"/>
          <w:marTop w:val="0"/>
          <w:marBottom w:val="0"/>
          <w:divBdr>
            <w:top w:val="none" w:sz="0" w:space="0" w:color="auto"/>
            <w:left w:val="none" w:sz="0" w:space="0" w:color="auto"/>
            <w:bottom w:val="none" w:sz="0" w:space="0" w:color="auto"/>
            <w:right w:val="none" w:sz="0" w:space="0" w:color="auto"/>
          </w:divBdr>
        </w:div>
        <w:div w:id="2028560444">
          <w:marLeft w:val="480"/>
          <w:marRight w:val="0"/>
          <w:marTop w:val="0"/>
          <w:marBottom w:val="0"/>
          <w:divBdr>
            <w:top w:val="none" w:sz="0" w:space="0" w:color="auto"/>
            <w:left w:val="none" w:sz="0" w:space="0" w:color="auto"/>
            <w:bottom w:val="none" w:sz="0" w:space="0" w:color="auto"/>
            <w:right w:val="none" w:sz="0" w:space="0" w:color="auto"/>
          </w:divBdr>
        </w:div>
        <w:div w:id="687028008">
          <w:marLeft w:val="480"/>
          <w:marRight w:val="0"/>
          <w:marTop w:val="0"/>
          <w:marBottom w:val="0"/>
          <w:divBdr>
            <w:top w:val="none" w:sz="0" w:space="0" w:color="auto"/>
            <w:left w:val="none" w:sz="0" w:space="0" w:color="auto"/>
            <w:bottom w:val="none" w:sz="0" w:space="0" w:color="auto"/>
            <w:right w:val="none" w:sz="0" w:space="0" w:color="auto"/>
          </w:divBdr>
        </w:div>
        <w:div w:id="2022511006">
          <w:marLeft w:val="480"/>
          <w:marRight w:val="0"/>
          <w:marTop w:val="0"/>
          <w:marBottom w:val="0"/>
          <w:divBdr>
            <w:top w:val="none" w:sz="0" w:space="0" w:color="auto"/>
            <w:left w:val="none" w:sz="0" w:space="0" w:color="auto"/>
            <w:bottom w:val="none" w:sz="0" w:space="0" w:color="auto"/>
            <w:right w:val="none" w:sz="0" w:space="0" w:color="auto"/>
          </w:divBdr>
        </w:div>
        <w:div w:id="1452556272">
          <w:marLeft w:val="480"/>
          <w:marRight w:val="0"/>
          <w:marTop w:val="0"/>
          <w:marBottom w:val="0"/>
          <w:divBdr>
            <w:top w:val="none" w:sz="0" w:space="0" w:color="auto"/>
            <w:left w:val="none" w:sz="0" w:space="0" w:color="auto"/>
            <w:bottom w:val="none" w:sz="0" w:space="0" w:color="auto"/>
            <w:right w:val="none" w:sz="0" w:space="0" w:color="auto"/>
          </w:divBdr>
        </w:div>
        <w:div w:id="1348559635">
          <w:marLeft w:val="480"/>
          <w:marRight w:val="0"/>
          <w:marTop w:val="0"/>
          <w:marBottom w:val="0"/>
          <w:divBdr>
            <w:top w:val="none" w:sz="0" w:space="0" w:color="auto"/>
            <w:left w:val="none" w:sz="0" w:space="0" w:color="auto"/>
            <w:bottom w:val="none" w:sz="0" w:space="0" w:color="auto"/>
            <w:right w:val="none" w:sz="0" w:space="0" w:color="auto"/>
          </w:divBdr>
        </w:div>
        <w:div w:id="288825658">
          <w:marLeft w:val="480"/>
          <w:marRight w:val="0"/>
          <w:marTop w:val="0"/>
          <w:marBottom w:val="0"/>
          <w:divBdr>
            <w:top w:val="none" w:sz="0" w:space="0" w:color="auto"/>
            <w:left w:val="none" w:sz="0" w:space="0" w:color="auto"/>
            <w:bottom w:val="none" w:sz="0" w:space="0" w:color="auto"/>
            <w:right w:val="none" w:sz="0" w:space="0" w:color="auto"/>
          </w:divBdr>
        </w:div>
        <w:div w:id="770204931">
          <w:marLeft w:val="480"/>
          <w:marRight w:val="0"/>
          <w:marTop w:val="0"/>
          <w:marBottom w:val="0"/>
          <w:divBdr>
            <w:top w:val="none" w:sz="0" w:space="0" w:color="auto"/>
            <w:left w:val="none" w:sz="0" w:space="0" w:color="auto"/>
            <w:bottom w:val="none" w:sz="0" w:space="0" w:color="auto"/>
            <w:right w:val="none" w:sz="0" w:space="0" w:color="auto"/>
          </w:divBdr>
        </w:div>
        <w:div w:id="433599612">
          <w:marLeft w:val="480"/>
          <w:marRight w:val="0"/>
          <w:marTop w:val="0"/>
          <w:marBottom w:val="0"/>
          <w:divBdr>
            <w:top w:val="none" w:sz="0" w:space="0" w:color="auto"/>
            <w:left w:val="none" w:sz="0" w:space="0" w:color="auto"/>
            <w:bottom w:val="none" w:sz="0" w:space="0" w:color="auto"/>
            <w:right w:val="none" w:sz="0" w:space="0" w:color="auto"/>
          </w:divBdr>
        </w:div>
        <w:div w:id="133111690">
          <w:marLeft w:val="480"/>
          <w:marRight w:val="0"/>
          <w:marTop w:val="0"/>
          <w:marBottom w:val="0"/>
          <w:divBdr>
            <w:top w:val="none" w:sz="0" w:space="0" w:color="auto"/>
            <w:left w:val="none" w:sz="0" w:space="0" w:color="auto"/>
            <w:bottom w:val="none" w:sz="0" w:space="0" w:color="auto"/>
            <w:right w:val="none" w:sz="0" w:space="0" w:color="auto"/>
          </w:divBdr>
        </w:div>
        <w:div w:id="123815110">
          <w:marLeft w:val="480"/>
          <w:marRight w:val="0"/>
          <w:marTop w:val="0"/>
          <w:marBottom w:val="0"/>
          <w:divBdr>
            <w:top w:val="none" w:sz="0" w:space="0" w:color="auto"/>
            <w:left w:val="none" w:sz="0" w:space="0" w:color="auto"/>
            <w:bottom w:val="none" w:sz="0" w:space="0" w:color="auto"/>
            <w:right w:val="none" w:sz="0" w:space="0" w:color="auto"/>
          </w:divBdr>
        </w:div>
        <w:div w:id="160049086">
          <w:marLeft w:val="480"/>
          <w:marRight w:val="0"/>
          <w:marTop w:val="0"/>
          <w:marBottom w:val="0"/>
          <w:divBdr>
            <w:top w:val="none" w:sz="0" w:space="0" w:color="auto"/>
            <w:left w:val="none" w:sz="0" w:space="0" w:color="auto"/>
            <w:bottom w:val="none" w:sz="0" w:space="0" w:color="auto"/>
            <w:right w:val="none" w:sz="0" w:space="0" w:color="auto"/>
          </w:divBdr>
        </w:div>
        <w:div w:id="1616987144">
          <w:marLeft w:val="480"/>
          <w:marRight w:val="0"/>
          <w:marTop w:val="0"/>
          <w:marBottom w:val="0"/>
          <w:divBdr>
            <w:top w:val="none" w:sz="0" w:space="0" w:color="auto"/>
            <w:left w:val="none" w:sz="0" w:space="0" w:color="auto"/>
            <w:bottom w:val="none" w:sz="0" w:space="0" w:color="auto"/>
            <w:right w:val="none" w:sz="0" w:space="0" w:color="auto"/>
          </w:divBdr>
        </w:div>
      </w:divsChild>
    </w:div>
    <w:div w:id="1722048513">
      <w:bodyDiv w:val="1"/>
      <w:marLeft w:val="0"/>
      <w:marRight w:val="0"/>
      <w:marTop w:val="0"/>
      <w:marBottom w:val="0"/>
      <w:divBdr>
        <w:top w:val="none" w:sz="0" w:space="0" w:color="auto"/>
        <w:left w:val="none" w:sz="0" w:space="0" w:color="auto"/>
        <w:bottom w:val="none" w:sz="0" w:space="0" w:color="auto"/>
        <w:right w:val="none" w:sz="0" w:space="0" w:color="auto"/>
      </w:divBdr>
      <w:divsChild>
        <w:div w:id="2017688162">
          <w:marLeft w:val="480"/>
          <w:marRight w:val="0"/>
          <w:marTop w:val="0"/>
          <w:marBottom w:val="0"/>
          <w:divBdr>
            <w:top w:val="none" w:sz="0" w:space="0" w:color="auto"/>
            <w:left w:val="none" w:sz="0" w:space="0" w:color="auto"/>
            <w:bottom w:val="none" w:sz="0" w:space="0" w:color="auto"/>
            <w:right w:val="none" w:sz="0" w:space="0" w:color="auto"/>
          </w:divBdr>
        </w:div>
        <w:div w:id="1968703214">
          <w:marLeft w:val="480"/>
          <w:marRight w:val="0"/>
          <w:marTop w:val="0"/>
          <w:marBottom w:val="0"/>
          <w:divBdr>
            <w:top w:val="none" w:sz="0" w:space="0" w:color="auto"/>
            <w:left w:val="none" w:sz="0" w:space="0" w:color="auto"/>
            <w:bottom w:val="none" w:sz="0" w:space="0" w:color="auto"/>
            <w:right w:val="none" w:sz="0" w:space="0" w:color="auto"/>
          </w:divBdr>
        </w:div>
        <w:div w:id="948783530">
          <w:marLeft w:val="480"/>
          <w:marRight w:val="0"/>
          <w:marTop w:val="0"/>
          <w:marBottom w:val="0"/>
          <w:divBdr>
            <w:top w:val="none" w:sz="0" w:space="0" w:color="auto"/>
            <w:left w:val="none" w:sz="0" w:space="0" w:color="auto"/>
            <w:bottom w:val="none" w:sz="0" w:space="0" w:color="auto"/>
            <w:right w:val="none" w:sz="0" w:space="0" w:color="auto"/>
          </w:divBdr>
        </w:div>
        <w:div w:id="987247608">
          <w:marLeft w:val="480"/>
          <w:marRight w:val="0"/>
          <w:marTop w:val="0"/>
          <w:marBottom w:val="0"/>
          <w:divBdr>
            <w:top w:val="none" w:sz="0" w:space="0" w:color="auto"/>
            <w:left w:val="none" w:sz="0" w:space="0" w:color="auto"/>
            <w:bottom w:val="none" w:sz="0" w:space="0" w:color="auto"/>
            <w:right w:val="none" w:sz="0" w:space="0" w:color="auto"/>
          </w:divBdr>
        </w:div>
        <w:div w:id="271010615">
          <w:marLeft w:val="480"/>
          <w:marRight w:val="0"/>
          <w:marTop w:val="0"/>
          <w:marBottom w:val="0"/>
          <w:divBdr>
            <w:top w:val="none" w:sz="0" w:space="0" w:color="auto"/>
            <w:left w:val="none" w:sz="0" w:space="0" w:color="auto"/>
            <w:bottom w:val="none" w:sz="0" w:space="0" w:color="auto"/>
            <w:right w:val="none" w:sz="0" w:space="0" w:color="auto"/>
          </w:divBdr>
        </w:div>
        <w:div w:id="2066833879">
          <w:marLeft w:val="480"/>
          <w:marRight w:val="0"/>
          <w:marTop w:val="0"/>
          <w:marBottom w:val="0"/>
          <w:divBdr>
            <w:top w:val="none" w:sz="0" w:space="0" w:color="auto"/>
            <w:left w:val="none" w:sz="0" w:space="0" w:color="auto"/>
            <w:bottom w:val="none" w:sz="0" w:space="0" w:color="auto"/>
            <w:right w:val="none" w:sz="0" w:space="0" w:color="auto"/>
          </w:divBdr>
        </w:div>
        <w:div w:id="1751465961">
          <w:marLeft w:val="480"/>
          <w:marRight w:val="0"/>
          <w:marTop w:val="0"/>
          <w:marBottom w:val="0"/>
          <w:divBdr>
            <w:top w:val="none" w:sz="0" w:space="0" w:color="auto"/>
            <w:left w:val="none" w:sz="0" w:space="0" w:color="auto"/>
            <w:bottom w:val="none" w:sz="0" w:space="0" w:color="auto"/>
            <w:right w:val="none" w:sz="0" w:space="0" w:color="auto"/>
          </w:divBdr>
        </w:div>
        <w:div w:id="496073345">
          <w:marLeft w:val="480"/>
          <w:marRight w:val="0"/>
          <w:marTop w:val="0"/>
          <w:marBottom w:val="0"/>
          <w:divBdr>
            <w:top w:val="none" w:sz="0" w:space="0" w:color="auto"/>
            <w:left w:val="none" w:sz="0" w:space="0" w:color="auto"/>
            <w:bottom w:val="none" w:sz="0" w:space="0" w:color="auto"/>
            <w:right w:val="none" w:sz="0" w:space="0" w:color="auto"/>
          </w:divBdr>
        </w:div>
        <w:div w:id="831945756">
          <w:marLeft w:val="480"/>
          <w:marRight w:val="0"/>
          <w:marTop w:val="0"/>
          <w:marBottom w:val="0"/>
          <w:divBdr>
            <w:top w:val="none" w:sz="0" w:space="0" w:color="auto"/>
            <w:left w:val="none" w:sz="0" w:space="0" w:color="auto"/>
            <w:bottom w:val="none" w:sz="0" w:space="0" w:color="auto"/>
            <w:right w:val="none" w:sz="0" w:space="0" w:color="auto"/>
          </w:divBdr>
        </w:div>
        <w:div w:id="1740517307">
          <w:marLeft w:val="480"/>
          <w:marRight w:val="0"/>
          <w:marTop w:val="0"/>
          <w:marBottom w:val="0"/>
          <w:divBdr>
            <w:top w:val="none" w:sz="0" w:space="0" w:color="auto"/>
            <w:left w:val="none" w:sz="0" w:space="0" w:color="auto"/>
            <w:bottom w:val="none" w:sz="0" w:space="0" w:color="auto"/>
            <w:right w:val="none" w:sz="0" w:space="0" w:color="auto"/>
          </w:divBdr>
        </w:div>
        <w:div w:id="1069570401">
          <w:marLeft w:val="480"/>
          <w:marRight w:val="0"/>
          <w:marTop w:val="0"/>
          <w:marBottom w:val="0"/>
          <w:divBdr>
            <w:top w:val="none" w:sz="0" w:space="0" w:color="auto"/>
            <w:left w:val="none" w:sz="0" w:space="0" w:color="auto"/>
            <w:bottom w:val="none" w:sz="0" w:space="0" w:color="auto"/>
            <w:right w:val="none" w:sz="0" w:space="0" w:color="auto"/>
          </w:divBdr>
        </w:div>
        <w:div w:id="558438243">
          <w:marLeft w:val="480"/>
          <w:marRight w:val="0"/>
          <w:marTop w:val="0"/>
          <w:marBottom w:val="0"/>
          <w:divBdr>
            <w:top w:val="none" w:sz="0" w:space="0" w:color="auto"/>
            <w:left w:val="none" w:sz="0" w:space="0" w:color="auto"/>
            <w:bottom w:val="none" w:sz="0" w:space="0" w:color="auto"/>
            <w:right w:val="none" w:sz="0" w:space="0" w:color="auto"/>
          </w:divBdr>
        </w:div>
        <w:div w:id="215820507">
          <w:marLeft w:val="480"/>
          <w:marRight w:val="0"/>
          <w:marTop w:val="0"/>
          <w:marBottom w:val="0"/>
          <w:divBdr>
            <w:top w:val="none" w:sz="0" w:space="0" w:color="auto"/>
            <w:left w:val="none" w:sz="0" w:space="0" w:color="auto"/>
            <w:bottom w:val="none" w:sz="0" w:space="0" w:color="auto"/>
            <w:right w:val="none" w:sz="0" w:space="0" w:color="auto"/>
          </w:divBdr>
        </w:div>
        <w:div w:id="709837203">
          <w:marLeft w:val="480"/>
          <w:marRight w:val="0"/>
          <w:marTop w:val="0"/>
          <w:marBottom w:val="0"/>
          <w:divBdr>
            <w:top w:val="none" w:sz="0" w:space="0" w:color="auto"/>
            <w:left w:val="none" w:sz="0" w:space="0" w:color="auto"/>
            <w:bottom w:val="none" w:sz="0" w:space="0" w:color="auto"/>
            <w:right w:val="none" w:sz="0" w:space="0" w:color="auto"/>
          </w:divBdr>
        </w:div>
        <w:div w:id="1514803212">
          <w:marLeft w:val="480"/>
          <w:marRight w:val="0"/>
          <w:marTop w:val="0"/>
          <w:marBottom w:val="0"/>
          <w:divBdr>
            <w:top w:val="none" w:sz="0" w:space="0" w:color="auto"/>
            <w:left w:val="none" w:sz="0" w:space="0" w:color="auto"/>
            <w:bottom w:val="none" w:sz="0" w:space="0" w:color="auto"/>
            <w:right w:val="none" w:sz="0" w:space="0" w:color="auto"/>
          </w:divBdr>
        </w:div>
        <w:div w:id="1698238362">
          <w:marLeft w:val="480"/>
          <w:marRight w:val="0"/>
          <w:marTop w:val="0"/>
          <w:marBottom w:val="0"/>
          <w:divBdr>
            <w:top w:val="none" w:sz="0" w:space="0" w:color="auto"/>
            <w:left w:val="none" w:sz="0" w:space="0" w:color="auto"/>
            <w:bottom w:val="none" w:sz="0" w:space="0" w:color="auto"/>
            <w:right w:val="none" w:sz="0" w:space="0" w:color="auto"/>
          </w:divBdr>
        </w:div>
        <w:div w:id="1397318557">
          <w:marLeft w:val="480"/>
          <w:marRight w:val="0"/>
          <w:marTop w:val="0"/>
          <w:marBottom w:val="0"/>
          <w:divBdr>
            <w:top w:val="none" w:sz="0" w:space="0" w:color="auto"/>
            <w:left w:val="none" w:sz="0" w:space="0" w:color="auto"/>
            <w:bottom w:val="none" w:sz="0" w:space="0" w:color="auto"/>
            <w:right w:val="none" w:sz="0" w:space="0" w:color="auto"/>
          </w:divBdr>
        </w:div>
        <w:div w:id="1260412723">
          <w:marLeft w:val="480"/>
          <w:marRight w:val="0"/>
          <w:marTop w:val="0"/>
          <w:marBottom w:val="0"/>
          <w:divBdr>
            <w:top w:val="none" w:sz="0" w:space="0" w:color="auto"/>
            <w:left w:val="none" w:sz="0" w:space="0" w:color="auto"/>
            <w:bottom w:val="none" w:sz="0" w:space="0" w:color="auto"/>
            <w:right w:val="none" w:sz="0" w:space="0" w:color="auto"/>
          </w:divBdr>
        </w:div>
        <w:div w:id="1426729596">
          <w:marLeft w:val="480"/>
          <w:marRight w:val="0"/>
          <w:marTop w:val="0"/>
          <w:marBottom w:val="0"/>
          <w:divBdr>
            <w:top w:val="none" w:sz="0" w:space="0" w:color="auto"/>
            <w:left w:val="none" w:sz="0" w:space="0" w:color="auto"/>
            <w:bottom w:val="none" w:sz="0" w:space="0" w:color="auto"/>
            <w:right w:val="none" w:sz="0" w:space="0" w:color="auto"/>
          </w:divBdr>
        </w:div>
        <w:div w:id="1559395958">
          <w:marLeft w:val="480"/>
          <w:marRight w:val="0"/>
          <w:marTop w:val="0"/>
          <w:marBottom w:val="0"/>
          <w:divBdr>
            <w:top w:val="none" w:sz="0" w:space="0" w:color="auto"/>
            <w:left w:val="none" w:sz="0" w:space="0" w:color="auto"/>
            <w:bottom w:val="none" w:sz="0" w:space="0" w:color="auto"/>
            <w:right w:val="none" w:sz="0" w:space="0" w:color="auto"/>
          </w:divBdr>
        </w:div>
        <w:div w:id="217521100">
          <w:marLeft w:val="480"/>
          <w:marRight w:val="0"/>
          <w:marTop w:val="0"/>
          <w:marBottom w:val="0"/>
          <w:divBdr>
            <w:top w:val="none" w:sz="0" w:space="0" w:color="auto"/>
            <w:left w:val="none" w:sz="0" w:space="0" w:color="auto"/>
            <w:bottom w:val="none" w:sz="0" w:space="0" w:color="auto"/>
            <w:right w:val="none" w:sz="0" w:space="0" w:color="auto"/>
          </w:divBdr>
        </w:div>
        <w:div w:id="788814581">
          <w:marLeft w:val="480"/>
          <w:marRight w:val="0"/>
          <w:marTop w:val="0"/>
          <w:marBottom w:val="0"/>
          <w:divBdr>
            <w:top w:val="none" w:sz="0" w:space="0" w:color="auto"/>
            <w:left w:val="none" w:sz="0" w:space="0" w:color="auto"/>
            <w:bottom w:val="none" w:sz="0" w:space="0" w:color="auto"/>
            <w:right w:val="none" w:sz="0" w:space="0" w:color="auto"/>
          </w:divBdr>
        </w:div>
        <w:div w:id="1442602638">
          <w:marLeft w:val="480"/>
          <w:marRight w:val="0"/>
          <w:marTop w:val="0"/>
          <w:marBottom w:val="0"/>
          <w:divBdr>
            <w:top w:val="none" w:sz="0" w:space="0" w:color="auto"/>
            <w:left w:val="none" w:sz="0" w:space="0" w:color="auto"/>
            <w:bottom w:val="none" w:sz="0" w:space="0" w:color="auto"/>
            <w:right w:val="none" w:sz="0" w:space="0" w:color="auto"/>
          </w:divBdr>
        </w:div>
        <w:div w:id="746346039">
          <w:marLeft w:val="480"/>
          <w:marRight w:val="0"/>
          <w:marTop w:val="0"/>
          <w:marBottom w:val="0"/>
          <w:divBdr>
            <w:top w:val="none" w:sz="0" w:space="0" w:color="auto"/>
            <w:left w:val="none" w:sz="0" w:space="0" w:color="auto"/>
            <w:bottom w:val="none" w:sz="0" w:space="0" w:color="auto"/>
            <w:right w:val="none" w:sz="0" w:space="0" w:color="auto"/>
          </w:divBdr>
        </w:div>
        <w:div w:id="32389175">
          <w:marLeft w:val="480"/>
          <w:marRight w:val="0"/>
          <w:marTop w:val="0"/>
          <w:marBottom w:val="0"/>
          <w:divBdr>
            <w:top w:val="none" w:sz="0" w:space="0" w:color="auto"/>
            <w:left w:val="none" w:sz="0" w:space="0" w:color="auto"/>
            <w:bottom w:val="none" w:sz="0" w:space="0" w:color="auto"/>
            <w:right w:val="none" w:sz="0" w:space="0" w:color="auto"/>
          </w:divBdr>
        </w:div>
        <w:div w:id="1166048986">
          <w:marLeft w:val="480"/>
          <w:marRight w:val="0"/>
          <w:marTop w:val="0"/>
          <w:marBottom w:val="0"/>
          <w:divBdr>
            <w:top w:val="none" w:sz="0" w:space="0" w:color="auto"/>
            <w:left w:val="none" w:sz="0" w:space="0" w:color="auto"/>
            <w:bottom w:val="none" w:sz="0" w:space="0" w:color="auto"/>
            <w:right w:val="none" w:sz="0" w:space="0" w:color="auto"/>
          </w:divBdr>
        </w:div>
        <w:div w:id="1700275933">
          <w:marLeft w:val="480"/>
          <w:marRight w:val="0"/>
          <w:marTop w:val="0"/>
          <w:marBottom w:val="0"/>
          <w:divBdr>
            <w:top w:val="none" w:sz="0" w:space="0" w:color="auto"/>
            <w:left w:val="none" w:sz="0" w:space="0" w:color="auto"/>
            <w:bottom w:val="none" w:sz="0" w:space="0" w:color="auto"/>
            <w:right w:val="none" w:sz="0" w:space="0" w:color="auto"/>
          </w:divBdr>
        </w:div>
        <w:div w:id="200365586">
          <w:marLeft w:val="480"/>
          <w:marRight w:val="0"/>
          <w:marTop w:val="0"/>
          <w:marBottom w:val="0"/>
          <w:divBdr>
            <w:top w:val="none" w:sz="0" w:space="0" w:color="auto"/>
            <w:left w:val="none" w:sz="0" w:space="0" w:color="auto"/>
            <w:bottom w:val="none" w:sz="0" w:space="0" w:color="auto"/>
            <w:right w:val="none" w:sz="0" w:space="0" w:color="auto"/>
          </w:divBdr>
        </w:div>
        <w:div w:id="1310671888">
          <w:marLeft w:val="480"/>
          <w:marRight w:val="0"/>
          <w:marTop w:val="0"/>
          <w:marBottom w:val="0"/>
          <w:divBdr>
            <w:top w:val="none" w:sz="0" w:space="0" w:color="auto"/>
            <w:left w:val="none" w:sz="0" w:space="0" w:color="auto"/>
            <w:bottom w:val="none" w:sz="0" w:space="0" w:color="auto"/>
            <w:right w:val="none" w:sz="0" w:space="0" w:color="auto"/>
          </w:divBdr>
        </w:div>
        <w:div w:id="2092123382">
          <w:marLeft w:val="480"/>
          <w:marRight w:val="0"/>
          <w:marTop w:val="0"/>
          <w:marBottom w:val="0"/>
          <w:divBdr>
            <w:top w:val="none" w:sz="0" w:space="0" w:color="auto"/>
            <w:left w:val="none" w:sz="0" w:space="0" w:color="auto"/>
            <w:bottom w:val="none" w:sz="0" w:space="0" w:color="auto"/>
            <w:right w:val="none" w:sz="0" w:space="0" w:color="auto"/>
          </w:divBdr>
        </w:div>
        <w:div w:id="1001658487">
          <w:marLeft w:val="480"/>
          <w:marRight w:val="0"/>
          <w:marTop w:val="0"/>
          <w:marBottom w:val="0"/>
          <w:divBdr>
            <w:top w:val="none" w:sz="0" w:space="0" w:color="auto"/>
            <w:left w:val="none" w:sz="0" w:space="0" w:color="auto"/>
            <w:bottom w:val="none" w:sz="0" w:space="0" w:color="auto"/>
            <w:right w:val="none" w:sz="0" w:space="0" w:color="auto"/>
          </w:divBdr>
        </w:div>
        <w:div w:id="1051346858">
          <w:marLeft w:val="480"/>
          <w:marRight w:val="0"/>
          <w:marTop w:val="0"/>
          <w:marBottom w:val="0"/>
          <w:divBdr>
            <w:top w:val="none" w:sz="0" w:space="0" w:color="auto"/>
            <w:left w:val="none" w:sz="0" w:space="0" w:color="auto"/>
            <w:bottom w:val="none" w:sz="0" w:space="0" w:color="auto"/>
            <w:right w:val="none" w:sz="0" w:space="0" w:color="auto"/>
          </w:divBdr>
        </w:div>
        <w:div w:id="2049137176">
          <w:marLeft w:val="480"/>
          <w:marRight w:val="0"/>
          <w:marTop w:val="0"/>
          <w:marBottom w:val="0"/>
          <w:divBdr>
            <w:top w:val="none" w:sz="0" w:space="0" w:color="auto"/>
            <w:left w:val="none" w:sz="0" w:space="0" w:color="auto"/>
            <w:bottom w:val="none" w:sz="0" w:space="0" w:color="auto"/>
            <w:right w:val="none" w:sz="0" w:space="0" w:color="auto"/>
          </w:divBdr>
        </w:div>
        <w:div w:id="1345013749">
          <w:marLeft w:val="480"/>
          <w:marRight w:val="0"/>
          <w:marTop w:val="0"/>
          <w:marBottom w:val="0"/>
          <w:divBdr>
            <w:top w:val="none" w:sz="0" w:space="0" w:color="auto"/>
            <w:left w:val="none" w:sz="0" w:space="0" w:color="auto"/>
            <w:bottom w:val="none" w:sz="0" w:space="0" w:color="auto"/>
            <w:right w:val="none" w:sz="0" w:space="0" w:color="auto"/>
          </w:divBdr>
        </w:div>
        <w:div w:id="1512796371">
          <w:marLeft w:val="480"/>
          <w:marRight w:val="0"/>
          <w:marTop w:val="0"/>
          <w:marBottom w:val="0"/>
          <w:divBdr>
            <w:top w:val="none" w:sz="0" w:space="0" w:color="auto"/>
            <w:left w:val="none" w:sz="0" w:space="0" w:color="auto"/>
            <w:bottom w:val="none" w:sz="0" w:space="0" w:color="auto"/>
            <w:right w:val="none" w:sz="0" w:space="0" w:color="auto"/>
          </w:divBdr>
        </w:div>
        <w:div w:id="398015506">
          <w:marLeft w:val="480"/>
          <w:marRight w:val="0"/>
          <w:marTop w:val="0"/>
          <w:marBottom w:val="0"/>
          <w:divBdr>
            <w:top w:val="none" w:sz="0" w:space="0" w:color="auto"/>
            <w:left w:val="none" w:sz="0" w:space="0" w:color="auto"/>
            <w:bottom w:val="none" w:sz="0" w:space="0" w:color="auto"/>
            <w:right w:val="none" w:sz="0" w:space="0" w:color="auto"/>
          </w:divBdr>
        </w:div>
        <w:div w:id="1238325062">
          <w:marLeft w:val="480"/>
          <w:marRight w:val="0"/>
          <w:marTop w:val="0"/>
          <w:marBottom w:val="0"/>
          <w:divBdr>
            <w:top w:val="none" w:sz="0" w:space="0" w:color="auto"/>
            <w:left w:val="none" w:sz="0" w:space="0" w:color="auto"/>
            <w:bottom w:val="none" w:sz="0" w:space="0" w:color="auto"/>
            <w:right w:val="none" w:sz="0" w:space="0" w:color="auto"/>
          </w:divBdr>
        </w:div>
        <w:div w:id="925379017">
          <w:marLeft w:val="480"/>
          <w:marRight w:val="0"/>
          <w:marTop w:val="0"/>
          <w:marBottom w:val="0"/>
          <w:divBdr>
            <w:top w:val="none" w:sz="0" w:space="0" w:color="auto"/>
            <w:left w:val="none" w:sz="0" w:space="0" w:color="auto"/>
            <w:bottom w:val="none" w:sz="0" w:space="0" w:color="auto"/>
            <w:right w:val="none" w:sz="0" w:space="0" w:color="auto"/>
          </w:divBdr>
        </w:div>
        <w:div w:id="557976578">
          <w:marLeft w:val="480"/>
          <w:marRight w:val="0"/>
          <w:marTop w:val="0"/>
          <w:marBottom w:val="0"/>
          <w:divBdr>
            <w:top w:val="none" w:sz="0" w:space="0" w:color="auto"/>
            <w:left w:val="none" w:sz="0" w:space="0" w:color="auto"/>
            <w:bottom w:val="none" w:sz="0" w:space="0" w:color="auto"/>
            <w:right w:val="none" w:sz="0" w:space="0" w:color="auto"/>
          </w:divBdr>
        </w:div>
        <w:div w:id="1911697871">
          <w:marLeft w:val="480"/>
          <w:marRight w:val="0"/>
          <w:marTop w:val="0"/>
          <w:marBottom w:val="0"/>
          <w:divBdr>
            <w:top w:val="none" w:sz="0" w:space="0" w:color="auto"/>
            <w:left w:val="none" w:sz="0" w:space="0" w:color="auto"/>
            <w:bottom w:val="none" w:sz="0" w:space="0" w:color="auto"/>
            <w:right w:val="none" w:sz="0" w:space="0" w:color="auto"/>
          </w:divBdr>
        </w:div>
        <w:div w:id="342126534">
          <w:marLeft w:val="480"/>
          <w:marRight w:val="0"/>
          <w:marTop w:val="0"/>
          <w:marBottom w:val="0"/>
          <w:divBdr>
            <w:top w:val="none" w:sz="0" w:space="0" w:color="auto"/>
            <w:left w:val="none" w:sz="0" w:space="0" w:color="auto"/>
            <w:bottom w:val="none" w:sz="0" w:space="0" w:color="auto"/>
            <w:right w:val="none" w:sz="0" w:space="0" w:color="auto"/>
          </w:divBdr>
        </w:div>
        <w:div w:id="580262200">
          <w:marLeft w:val="480"/>
          <w:marRight w:val="0"/>
          <w:marTop w:val="0"/>
          <w:marBottom w:val="0"/>
          <w:divBdr>
            <w:top w:val="none" w:sz="0" w:space="0" w:color="auto"/>
            <w:left w:val="none" w:sz="0" w:space="0" w:color="auto"/>
            <w:bottom w:val="none" w:sz="0" w:space="0" w:color="auto"/>
            <w:right w:val="none" w:sz="0" w:space="0" w:color="auto"/>
          </w:divBdr>
        </w:div>
        <w:div w:id="1535460966">
          <w:marLeft w:val="480"/>
          <w:marRight w:val="0"/>
          <w:marTop w:val="0"/>
          <w:marBottom w:val="0"/>
          <w:divBdr>
            <w:top w:val="none" w:sz="0" w:space="0" w:color="auto"/>
            <w:left w:val="none" w:sz="0" w:space="0" w:color="auto"/>
            <w:bottom w:val="none" w:sz="0" w:space="0" w:color="auto"/>
            <w:right w:val="none" w:sz="0" w:space="0" w:color="auto"/>
          </w:divBdr>
        </w:div>
        <w:div w:id="490683278">
          <w:marLeft w:val="480"/>
          <w:marRight w:val="0"/>
          <w:marTop w:val="0"/>
          <w:marBottom w:val="0"/>
          <w:divBdr>
            <w:top w:val="none" w:sz="0" w:space="0" w:color="auto"/>
            <w:left w:val="none" w:sz="0" w:space="0" w:color="auto"/>
            <w:bottom w:val="none" w:sz="0" w:space="0" w:color="auto"/>
            <w:right w:val="none" w:sz="0" w:space="0" w:color="auto"/>
          </w:divBdr>
        </w:div>
        <w:div w:id="706444591">
          <w:marLeft w:val="480"/>
          <w:marRight w:val="0"/>
          <w:marTop w:val="0"/>
          <w:marBottom w:val="0"/>
          <w:divBdr>
            <w:top w:val="none" w:sz="0" w:space="0" w:color="auto"/>
            <w:left w:val="none" w:sz="0" w:space="0" w:color="auto"/>
            <w:bottom w:val="none" w:sz="0" w:space="0" w:color="auto"/>
            <w:right w:val="none" w:sz="0" w:space="0" w:color="auto"/>
          </w:divBdr>
        </w:div>
        <w:div w:id="811750512">
          <w:marLeft w:val="480"/>
          <w:marRight w:val="0"/>
          <w:marTop w:val="0"/>
          <w:marBottom w:val="0"/>
          <w:divBdr>
            <w:top w:val="none" w:sz="0" w:space="0" w:color="auto"/>
            <w:left w:val="none" w:sz="0" w:space="0" w:color="auto"/>
            <w:bottom w:val="none" w:sz="0" w:space="0" w:color="auto"/>
            <w:right w:val="none" w:sz="0" w:space="0" w:color="auto"/>
          </w:divBdr>
        </w:div>
        <w:div w:id="1108768722">
          <w:marLeft w:val="480"/>
          <w:marRight w:val="0"/>
          <w:marTop w:val="0"/>
          <w:marBottom w:val="0"/>
          <w:divBdr>
            <w:top w:val="none" w:sz="0" w:space="0" w:color="auto"/>
            <w:left w:val="none" w:sz="0" w:space="0" w:color="auto"/>
            <w:bottom w:val="none" w:sz="0" w:space="0" w:color="auto"/>
            <w:right w:val="none" w:sz="0" w:space="0" w:color="auto"/>
          </w:divBdr>
        </w:div>
        <w:div w:id="2059738829">
          <w:marLeft w:val="480"/>
          <w:marRight w:val="0"/>
          <w:marTop w:val="0"/>
          <w:marBottom w:val="0"/>
          <w:divBdr>
            <w:top w:val="none" w:sz="0" w:space="0" w:color="auto"/>
            <w:left w:val="none" w:sz="0" w:space="0" w:color="auto"/>
            <w:bottom w:val="none" w:sz="0" w:space="0" w:color="auto"/>
            <w:right w:val="none" w:sz="0" w:space="0" w:color="auto"/>
          </w:divBdr>
        </w:div>
        <w:div w:id="1546798588">
          <w:marLeft w:val="480"/>
          <w:marRight w:val="0"/>
          <w:marTop w:val="0"/>
          <w:marBottom w:val="0"/>
          <w:divBdr>
            <w:top w:val="none" w:sz="0" w:space="0" w:color="auto"/>
            <w:left w:val="none" w:sz="0" w:space="0" w:color="auto"/>
            <w:bottom w:val="none" w:sz="0" w:space="0" w:color="auto"/>
            <w:right w:val="none" w:sz="0" w:space="0" w:color="auto"/>
          </w:divBdr>
        </w:div>
        <w:div w:id="26954830">
          <w:marLeft w:val="480"/>
          <w:marRight w:val="0"/>
          <w:marTop w:val="0"/>
          <w:marBottom w:val="0"/>
          <w:divBdr>
            <w:top w:val="none" w:sz="0" w:space="0" w:color="auto"/>
            <w:left w:val="none" w:sz="0" w:space="0" w:color="auto"/>
            <w:bottom w:val="none" w:sz="0" w:space="0" w:color="auto"/>
            <w:right w:val="none" w:sz="0" w:space="0" w:color="auto"/>
          </w:divBdr>
        </w:div>
        <w:div w:id="1868833983">
          <w:marLeft w:val="480"/>
          <w:marRight w:val="0"/>
          <w:marTop w:val="0"/>
          <w:marBottom w:val="0"/>
          <w:divBdr>
            <w:top w:val="none" w:sz="0" w:space="0" w:color="auto"/>
            <w:left w:val="none" w:sz="0" w:space="0" w:color="auto"/>
            <w:bottom w:val="none" w:sz="0" w:space="0" w:color="auto"/>
            <w:right w:val="none" w:sz="0" w:space="0" w:color="auto"/>
          </w:divBdr>
        </w:div>
      </w:divsChild>
    </w:div>
    <w:div w:id="1722360863">
      <w:bodyDiv w:val="1"/>
      <w:marLeft w:val="0"/>
      <w:marRight w:val="0"/>
      <w:marTop w:val="0"/>
      <w:marBottom w:val="0"/>
      <w:divBdr>
        <w:top w:val="none" w:sz="0" w:space="0" w:color="auto"/>
        <w:left w:val="none" w:sz="0" w:space="0" w:color="auto"/>
        <w:bottom w:val="none" w:sz="0" w:space="0" w:color="auto"/>
        <w:right w:val="none" w:sz="0" w:space="0" w:color="auto"/>
      </w:divBdr>
      <w:divsChild>
        <w:div w:id="194780948">
          <w:marLeft w:val="480"/>
          <w:marRight w:val="0"/>
          <w:marTop w:val="0"/>
          <w:marBottom w:val="0"/>
          <w:divBdr>
            <w:top w:val="none" w:sz="0" w:space="0" w:color="auto"/>
            <w:left w:val="none" w:sz="0" w:space="0" w:color="auto"/>
            <w:bottom w:val="none" w:sz="0" w:space="0" w:color="auto"/>
            <w:right w:val="none" w:sz="0" w:space="0" w:color="auto"/>
          </w:divBdr>
        </w:div>
        <w:div w:id="570693947">
          <w:marLeft w:val="480"/>
          <w:marRight w:val="0"/>
          <w:marTop w:val="0"/>
          <w:marBottom w:val="0"/>
          <w:divBdr>
            <w:top w:val="none" w:sz="0" w:space="0" w:color="auto"/>
            <w:left w:val="none" w:sz="0" w:space="0" w:color="auto"/>
            <w:bottom w:val="none" w:sz="0" w:space="0" w:color="auto"/>
            <w:right w:val="none" w:sz="0" w:space="0" w:color="auto"/>
          </w:divBdr>
        </w:div>
        <w:div w:id="1073820681">
          <w:marLeft w:val="480"/>
          <w:marRight w:val="0"/>
          <w:marTop w:val="0"/>
          <w:marBottom w:val="0"/>
          <w:divBdr>
            <w:top w:val="none" w:sz="0" w:space="0" w:color="auto"/>
            <w:left w:val="none" w:sz="0" w:space="0" w:color="auto"/>
            <w:bottom w:val="none" w:sz="0" w:space="0" w:color="auto"/>
            <w:right w:val="none" w:sz="0" w:space="0" w:color="auto"/>
          </w:divBdr>
        </w:div>
        <w:div w:id="1069770916">
          <w:marLeft w:val="480"/>
          <w:marRight w:val="0"/>
          <w:marTop w:val="0"/>
          <w:marBottom w:val="0"/>
          <w:divBdr>
            <w:top w:val="none" w:sz="0" w:space="0" w:color="auto"/>
            <w:left w:val="none" w:sz="0" w:space="0" w:color="auto"/>
            <w:bottom w:val="none" w:sz="0" w:space="0" w:color="auto"/>
            <w:right w:val="none" w:sz="0" w:space="0" w:color="auto"/>
          </w:divBdr>
        </w:div>
        <w:div w:id="1732653023">
          <w:marLeft w:val="480"/>
          <w:marRight w:val="0"/>
          <w:marTop w:val="0"/>
          <w:marBottom w:val="0"/>
          <w:divBdr>
            <w:top w:val="none" w:sz="0" w:space="0" w:color="auto"/>
            <w:left w:val="none" w:sz="0" w:space="0" w:color="auto"/>
            <w:bottom w:val="none" w:sz="0" w:space="0" w:color="auto"/>
            <w:right w:val="none" w:sz="0" w:space="0" w:color="auto"/>
          </w:divBdr>
        </w:div>
        <w:div w:id="1680155184">
          <w:marLeft w:val="480"/>
          <w:marRight w:val="0"/>
          <w:marTop w:val="0"/>
          <w:marBottom w:val="0"/>
          <w:divBdr>
            <w:top w:val="none" w:sz="0" w:space="0" w:color="auto"/>
            <w:left w:val="none" w:sz="0" w:space="0" w:color="auto"/>
            <w:bottom w:val="none" w:sz="0" w:space="0" w:color="auto"/>
            <w:right w:val="none" w:sz="0" w:space="0" w:color="auto"/>
          </w:divBdr>
        </w:div>
        <w:div w:id="1434863311">
          <w:marLeft w:val="480"/>
          <w:marRight w:val="0"/>
          <w:marTop w:val="0"/>
          <w:marBottom w:val="0"/>
          <w:divBdr>
            <w:top w:val="none" w:sz="0" w:space="0" w:color="auto"/>
            <w:left w:val="none" w:sz="0" w:space="0" w:color="auto"/>
            <w:bottom w:val="none" w:sz="0" w:space="0" w:color="auto"/>
            <w:right w:val="none" w:sz="0" w:space="0" w:color="auto"/>
          </w:divBdr>
        </w:div>
        <w:div w:id="457527652">
          <w:marLeft w:val="480"/>
          <w:marRight w:val="0"/>
          <w:marTop w:val="0"/>
          <w:marBottom w:val="0"/>
          <w:divBdr>
            <w:top w:val="none" w:sz="0" w:space="0" w:color="auto"/>
            <w:left w:val="none" w:sz="0" w:space="0" w:color="auto"/>
            <w:bottom w:val="none" w:sz="0" w:space="0" w:color="auto"/>
            <w:right w:val="none" w:sz="0" w:space="0" w:color="auto"/>
          </w:divBdr>
        </w:div>
        <w:div w:id="2084258482">
          <w:marLeft w:val="480"/>
          <w:marRight w:val="0"/>
          <w:marTop w:val="0"/>
          <w:marBottom w:val="0"/>
          <w:divBdr>
            <w:top w:val="none" w:sz="0" w:space="0" w:color="auto"/>
            <w:left w:val="none" w:sz="0" w:space="0" w:color="auto"/>
            <w:bottom w:val="none" w:sz="0" w:space="0" w:color="auto"/>
            <w:right w:val="none" w:sz="0" w:space="0" w:color="auto"/>
          </w:divBdr>
        </w:div>
        <w:div w:id="1262227172">
          <w:marLeft w:val="480"/>
          <w:marRight w:val="0"/>
          <w:marTop w:val="0"/>
          <w:marBottom w:val="0"/>
          <w:divBdr>
            <w:top w:val="none" w:sz="0" w:space="0" w:color="auto"/>
            <w:left w:val="none" w:sz="0" w:space="0" w:color="auto"/>
            <w:bottom w:val="none" w:sz="0" w:space="0" w:color="auto"/>
            <w:right w:val="none" w:sz="0" w:space="0" w:color="auto"/>
          </w:divBdr>
        </w:div>
        <w:div w:id="826828553">
          <w:marLeft w:val="480"/>
          <w:marRight w:val="0"/>
          <w:marTop w:val="0"/>
          <w:marBottom w:val="0"/>
          <w:divBdr>
            <w:top w:val="none" w:sz="0" w:space="0" w:color="auto"/>
            <w:left w:val="none" w:sz="0" w:space="0" w:color="auto"/>
            <w:bottom w:val="none" w:sz="0" w:space="0" w:color="auto"/>
            <w:right w:val="none" w:sz="0" w:space="0" w:color="auto"/>
          </w:divBdr>
        </w:div>
        <w:div w:id="822819340">
          <w:marLeft w:val="480"/>
          <w:marRight w:val="0"/>
          <w:marTop w:val="0"/>
          <w:marBottom w:val="0"/>
          <w:divBdr>
            <w:top w:val="none" w:sz="0" w:space="0" w:color="auto"/>
            <w:left w:val="none" w:sz="0" w:space="0" w:color="auto"/>
            <w:bottom w:val="none" w:sz="0" w:space="0" w:color="auto"/>
            <w:right w:val="none" w:sz="0" w:space="0" w:color="auto"/>
          </w:divBdr>
        </w:div>
        <w:div w:id="1555198540">
          <w:marLeft w:val="480"/>
          <w:marRight w:val="0"/>
          <w:marTop w:val="0"/>
          <w:marBottom w:val="0"/>
          <w:divBdr>
            <w:top w:val="none" w:sz="0" w:space="0" w:color="auto"/>
            <w:left w:val="none" w:sz="0" w:space="0" w:color="auto"/>
            <w:bottom w:val="none" w:sz="0" w:space="0" w:color="auto"/>
            <w:right w:val="none" w:sz="0" w:space="0" w:color="auto"/>
          </w:divBdr>
        </w:div>
        <w:div w:id="1442065856">
          <w:marLeft w:val="480"/>
          <w:marRight w:val="0"/>
          <w:marTop w:val="0"/>
          <w:marBottom w:val="0"/>
          <w:divBdr>
            <w:top w:val="none" w:sz="0" w:space="0" w:color="auto"/>
            <w:left w:val="none" w:sz="0" w:space="0" w:color="auto"/>
            <w:bottom w:val="none" w:sz="0" w:space="0" w:color="auto"/>
            <w:right w:val="none" w:sz="0" w:space="0" w:color="auto"/>
          </w:divBdr>
        </w:div>
        <w:div w:id="1254166142">
          <w:marLeft w:val="480"/>
          <w:marRight w:val="0"/>
          <w:marTop w:val="0"/>
          <w:marBottom w:val="0"/>
          <w:divBdr>
            <w:top w:val="none" w:sz="0" w:space="0" w:color="auto"/>
            <w:left w:val="none" w:sz="0" w:space="0" w:color="auto"/>
            <w:bottom w:val="none" w:sz="0" w:space="0" w:color="auto"/>
            <w:right w:val="none" w:sz="0" w:space="0" w:color="auto"/>
          </w:divBdr>
        </w:div>
        <w:div w:id="343212078">
          <w:marLeft w:val="480"/>
          <w:marRight w:val="0"/>
          <w:marTop w:val="0"/>
          <w:marBottom w:val="0"/>
          <w:divBdr>
            <w:top w:val="none" w:sz="0" w:space="0" w:color="auto"/>
            <w:left w:val="none" w:sz="0" w:space="0" w:color="auto"/>
            <w:bottom w:val="none" w:sz="0" w:space="0" w:color="auto"/>
            <w:right w:val="none" w:sz="0" w:space="0" w:color="auto"/>
          </w:divBdr>
        </w:div>
        <w:div w:id="1121996047">
          <w:marLeft w:val="480"/>
          <w:marRight w:val="0"/>
          <w:marTop w:val="0"/>
          <w:marBottom w:val="0"/>
          <w:divBdr>
            <w:top w:val="none" w:sz="0" w:space="0" w:color="auto"/>
            <w:left w:val="none" w:sz="0" w:space="0" w:color="auto"/>
            <w:bottom w:val="none" w:sz="0" w:space="0" w:color="auto"/>
            <w:right w:val="none" w:sz="0" w:space="0" w:color="auto"/>
          </w:divBdr>
        </w:div>
        <w:div w:id="2073918985">
          <w:marLeft w:val="480"/>
          <w:marRight w:val="0"/>
          <w:marTop w:val="0"/>
          <w:marBottom w:val="0"/>
          <w:divBdr>
            <w:top w:val="none" w:sz="0" w:space="0" w:color="auto"/>
            <w:left w:val="none" w:sz="0" w:space="0" w:color="auto"/>
            <w:bottom w:val="none" w:sz="0" w:space="0" w:color="auto"/>
            <w:right w:val="none" w:sz="0" w:space="0" w:color="auto"/>
          </w:divBdr>
        </w:div>
        <w:div w:id="1710522123">
          <w:marLeft w:val="480"/>
          <w:marRight w:val="0"/>
          <w:marTop w:val="0"/>
          <w:marBottom w:val="0"/>
          <w:divBdr>
            <w:top w:val="none" w:sz="0" w:space="0" w:color="auto"/>
            <w:left w:val="none" w:sz="0" w:space="0" w:color="auto"/>
            <w:bottom w:val="none" w:sz="0" w:space="0" w:color="auto"/>
            <w:right w:val="none" w:sz="0" w:space="0" w:color="auto"/>
          </w:divBdr>
        </w:div>
        <w:div w:id="1286810191">
          <w:marLeft w:val="480"/>
          <w:marRight w:val="0"/>
          <w:marTop w:val="0"/>
          <w:marBottom w:val="0"/>
          <w:divBdr>
            <w:top w:val="none" w:sz="0" w:space="0" w:color="auto"/>
            <w:left w:val="none" w:sz="0" w:space="0" w:color="auto"/>
            <w:bottom w:val="none" w:sz="0" w:space="0" w:color="auto"/>
            <w:right w:val="none" w:sz="0" w:space="0" w:color="auto"/>
          </w:divBdr>
        </w:div>
        <w:div w:id="1353612382">
          <w:marLeft w:val="480"/>
          <w:marRight w:val="0"/>
          <w:marTop w:val="0"/>
          <w:marBottom w:val="0"/>
          <w:divBdr>
            <w:top w:val="none" w:sz="0" w:space="0" w:color="auto"/>
            <w:left w:val="none" w:sz="0" w:space="0" w:color="auto"/>
            <w:bottom w:val="none" w:sz="0" w:space="0" w:color="auto"/>
            <w:right w:val="none" w:sz="0" w:space="0" w:color="auto"/>
          </w:divBdr>
        </w:div>
        <w:div w:id="857885855">
          <w:marLeft w:val="480"/>
          <w:marRight w:val="0"/>
          <w:marTop w:val="0"/>
          <w:marBottom w:val="0"/>
          <w:divBdr>
            <w:top w:val="none" w:sz="0" w:space="0" w:color="auto"/>
            <w:left w:val="none" w:sz="0" w:space="0" w:color="auto"/>
            <w:bottom w:val="none" w:sz="0" w:space="0" w:color="auto"/>
            <w:right w:val="none" w:sz="0" w:space="0" w:color="auto"/>
          </w:divBdr>
        </w:div>
        <w:div w:id="826047818">
          <w:marLeft w:val="480"/>
          <w:marRight w:val="0"/>
          <w:marTop w:val="0"/>
          <w:marBottom w:val="0"/>
          <w:divBdr>
            <w:top w:val="none" w:sz="0" w:space="0" w:color="auto"/>
            <w:left w:val="none" w:sz="0" w:space="0" w:color="auto"/>
            <w:bottom w:val="none" w:sz="0" w:space="0" w:color="auto"/>
            <w:right w:val="none" w:sz="0" w:space="0" w:color="auto"/>
          </w:divBdr>
        </w:div>
        <w:div w:id="604070227">
          <w:marLeft w:val="480"/>
          <w:marRight w:val="0"/>
          <w:marTop w:val="0"/>
          <w:marBottom w:val="0"/>
          <w:divBdr>
            <w:top w:val="none" w:sz="0" w:space="0" w:color="auto"/>
            <w:left w:val="none" w:sz="0" w:space="0" w:color="auto"/>
            <w:bottom w:val="none" w:sz="0" w:space="0" w:color="auto"/>
            <w:right w:val="none" w:sz="0" w:space="0" w:color="auto"/>
          </w:divBdr>
        </w:div>
        <w:div w:id="1227184855">
          <w:marLeft w:val="480"/>
          <w:marRight w:val="0"/>
          <w:marTop w:val="0"/>
          <w:marBottom w:val="0"/>
          <w:divBdr>
            <w:top w:val="none" w:sz="0" w:space="0" w:color="auto"/>
            <w:left w:val="none" w:sz="0" w:space="0" w:color="auto"/>
            <w:bottom w:val="none" w:sz="0" w:space="0" w:color="auto"/>
            <w:right w:val="none" w:sz="0" w:space="0" w:color="auto"/>
          </w:divBdr>
        </w:div>
        <w:div w:id="919557878">
          <w:marLeft w:val="480"/>
          <w:marRight w:val="0"/>
          <w:marTop w:val="0"/>
          <w:marBottom w:val="0"/>
          <w:divBdr>
            <w:top w:val="none" w:sz="0" w:space="0" w:color="auto"/>
            <w:left w:val="none" w:sz="0" w:space="0" w:color="auto"/>
            <w:bottom w:val="none" w:sz="0" w:space="0" w:color="auto"/>
            <w:right w:val="none" w:sz="0" w:space="0" w:color="auto"/>
          </w:divBdr>
        </w:div>
        <w:div w:id="1851791657">
          <w:marLeft w:val="480"/>
          <w:marRight w:val="0"/>
          <w:marTop w:val="0"/>
          <w:marBottom w:val="0"/>
          <w:divBdr>
            <w:top w:val="none" w:sz="0" w:space="0" w:color="auto"/>
            <w:left w:val="none" w:sz="0" w:space="0" w:color="auto"/>
            <w:bottom w:val="none" w:sz="0" w:space="0" w:color="auto"/>
            <w:right w:val="none" w:sz="0" w:space="0" w:color="auto"/>
          </w:divBdr>
        </w:div>
        <w:div w:id="1787694079">
          <w:marLeft w:val="480"/>
          <w:marRight w:val="0"/>
          <w:marTop w:val="0"/>
          <w:marBottom w:val="0"/>
          <w:divBdr>
            <w:top w:val="none" w:sz="0" w:space="0" w:color="auto"/>
            <w:left w:val="none" w:sz="0" w:space="0" w:color="auto"/>
            <w:bottom w:val="none" w:sz="0" w:space="0" w:color="auto"/>
            <w:right w:val="none" w:sz="0" w:space="0" w:color="auto"/>
          </w:divBdr>
        </w:div>
        <w:div w:id="1690137967">
          <w:marLeft w:val="480"/>
          <w:marRight w:val="0"/>
          <w:marTop w:val="0"/>
          <w:marBottom w:val="0"/>
          <w:divBdr>
            <w:top w:val="none" w:sz="0" w:space="0" w:color="auto"/>
            <w:left w:val="none" w:sz="0" w:space="0" w:color="auto"/>
            <w:bottom w:val="none" w:sz="0" w:space="0" w:color="auto"/>
            <w:right w:val="none" w:sz="0" w:space="0" w:color="auto"/>
          </w:divBdr>
        </w:div>
        <w:div w:id="962494056">
          <w:marLeft w:val="480"/>
          <w:marRight w:val="0"/>
          <w:marTop w:val="0"/>
          <w:marBottom w:val="0"/>
          <w:divBdr>
            <w:top w:val="none" w:sz="0" w:space="0" w:color="auto"/>
            <w:left w:val="none" w:sz="0" w:space="0" w:color="auto"/>
            <w:bottom w:val="none" w:sz="0" w:space="0" w:color="auto"/>
            <w:right w:val="none" w:sz="0" w:space="0" w:color="auto"/>
          </w:divBdr>
        </w:div>
        <w:div w:id="850919492">
          <w:marLeft w:val="480"/>
          <w:marRight w:val="0"/>
          <w:marTop w:val="0"/>
          <w:marBottom w:val="0"/>
          <w:divBdr>
            <w:top w:val="none" w:sz="0" w:space="0" w:color="auto"/>
            <w:left w:val="none" w:sz="0" w:space="0" w:color="auto"/>
            <w:bottom w:val="none" w:sz="0" w:space="0" w:color="auto"/>
            <w:right w:val="none" w:sz="0" w:space="0" w:color="auto"/>
          </w:divBdr>
        </w:div>
        <w:div w:id="698627824">
          <w:marLeft w:val="480"/>
          <w:marRight w:val="0"/>
          <w:marTop w:val="0"/>
          <w:marBottom w:val="0"/>
          <w:divBdr>
            <w:top w:val="none" w:sz="0" w:space="0" w:color="auto"/>
            <w:left w:val="none" w:sz="0" w:space="0" w:color="auto"/>
            <w:bottom w:val="none" w:sz="0" w:space="0" w:color="auto"/>
            <w:right w:val="none" w:sz="0" w:space="0" w:color="auto"/>
          </w:divBdr>
        </w:div>
        <w:div w:id="1279146744">
          <w:marLeft w:val="480"/>
          <w:marRight w:val="0"/>
          <w:marTop w:val="0"/>
          <w:marBottom w:val="0"/>
          <w:divBdr>
            <w:top w:val="none" w:sz="0" w:space="0" w:color="auto"/>
            <w:left w:val="none" w:sz="0" w:space="0" w:color="auto"/>
            <w:bottom w:val="none" w:sz="0" w:space="0" w:color="auto"/>
            <w:right w:val="none" w:sz="0" w:space="0" w:color="auto"/>
          </w:divBdr>
        </w:div>
        <w:div w:id="312683375">
          <w:marLeft w:val="480"/>
          <w:marRight w:val="0"/>
          <w:marTop w:val="0"/>
          <w:marBottom w:val="0"/>
          <w:divBdr>
            <w:top w:val="none" w:sz="0" w:space="0" w:color="auto"/>
            <w:left w:val="none" w:sz="0" w:space="0" w:color="auto"/>
            <w:bottom w:val="none" w:sz="0" w:space="0" w:color="auto"/>
            <w:right w:val="none" w:sz="0" w:space="0" w:color="auto"/>
          </w:divBdr>
        </w:div>
        <w:div w:id="2079282884">
          <w:marLeft w:val="480"/>
          <w:marRight w:val="0"/>
          <w:marTop w:val="0"/>
          <w:marBottom w:val="0"/>
          <w:divBdr>
            <w:top w:val="none" w:sz="0" w:space="0" w:color="auto"/>
            <w:left w:val="none" w:sz="0" w:space="0" w:color="auto"/>
            <w:bottom w:val="none" w:sz="0" w:space="0" w:color="auto"/>
            <w:right w:val="none" w:sz="0" w:space="0" w:color="auto"/>
          </w:divBdr>
        </w:div>
        <w:div w:id="987057997">
          <w:marLeft w:val="480"/>
          <w:marRight w:val="0"/>
          <w:marTop w:val="0"/>
          <w:marBottom w:val="0"/>
          <w:divBdr>
            <w:top w:val="none" w:sz="0" w:space="0" w:color="auto"/>
            <w:left w:val="none" w:sz="0" w:space="0" w:color="auto"/>
            <w:bottom w:val="none" w:sz="0" w:space="0" w:color="auto"/>
            <w:right w:val="none" w:sz="0" w:space="0" w:color="auto"/>
          </w:divBdr>
        </w:div>
        <w:div w:id="971135368">
          <w:marLeft w:val="480"/>
          <w:marRight w:val="0"/>
          <w:marTop w:val="0"/>
          <w:marBottom w:val="0"/>
          <w:divBdr>
            <w:top w:val="none" w:sz="0" w:space="0" w:color="auto"/>
            <w:left w:val="none" w:sz="0" w:space="0" w:color="auto"/>
            <w:bottom w:val="none" w:sz="0" w:space="0" w:color="auto"/>
            <w:right w:val="none" w:sz="0" w:space="0" w:color="auto"/>
          </w:divBdr>
        </w:div>
        <w:div w:id="511803369">
          <w:marLeft w:val="480"/>
          <w:marRight w:val="0"/>
          <w:marTop w:val="0"/>
          <w:marBottom w:val="0"/>
          <w:divBdr>
            <w:top w:val="none" w:sz="0" w:space="0" w:color="auto"/>
            <w:left w:val="none" w:sz="0" w:space="0" w:color="auto"/>
            <w:bottom w:val="none" w:sz="0" w:space="0" w:color="auto"/>
            <w:right w:val="none" w:sz="0" w:space="0" w:color="auto"/>
          </w:divBdr>
        </w:div>
        <w:div w:id="1141775043">
          <w:marLeft w:val="480"/>
          <w:marRight w:val="0"/>
          <w:marTop w:val="0"/>
          <w:marBottom w:val="0"/>
          <w:divBdr>
            <w:top w:val="none" w:sz="0" w:space="0" w:color="auto"/>
            <w:left w:val="none" w:sz="0" w:space="0" w:color="auto"/>
            <w:bottom w:val="none" w:sz="0" w:space="0" w:color="auto"/>
            <w:right w:val="none" w:sz="0" w:space="0" w:color="auto"/>
          </w:divBdr>
        </w:div>
        <w:div w:id="606080753">
          <w:marLeft w:val="480"/>
          <w:marRight w:val="0"/>
          <w:marTop w:val="0"/>
          <w:marBottom w:val="0"/>
          <w:divBdr>
            <w:top w:val="none" w:sz="0" w:space="0" w:color="auto"/>
            <w:left w:val="none" w:sz="0" w:space="0" w:color="auto"/>
            <w:bottom w:val="none" w:sz="0" w:space="0" w:color="auto"/>
            <w:right w:val="none" w:sz="0" w:space="0" w:color="auto"/>
          </w:divBdr>
        </w:div>
        <w:div w:id="1610746011">
          <w:marLeft w:val="480"/>
          <w:marRight w:val="0"/>
          <w:marTop w:val="0"/>
          <w:marBottom w:val="0"/>
          <w:divBdr>
            <w:top w:val="none" w:sz="0" w:space="0" w:color="auto"/>
            <w:left w:val="none" w:sz="0" w:space="0" w:color="auto"/>
            <w:bottom w:val="none" w:sz="0" w:space="0" w:color="auto"/>
            <w:right w:val="none" w:sz="0" w:space="0" w:color="auto"/>
          </w:divBdr>
        </w:div>
        <w:div w:id="1523081786">
          <w:marLeft w:val="480"/>
          <w:marRight w:val="0"/>
          <w:marTop w:val="0"/>
          <w:marBottom w:val="0"/>
          <w:divBdr>
            <w:top w:val="none" w:sz="0" w:space="0" w:color="auto"/>
            <w:left w:val="none" w:sz="0" w:space="0" w:color="auto"/>
            <w:bottom w:val="none" w:sz="0" w:space="0" w:color="auto"/>
            <w:right w:val="none" w:sz="0" w:space="0" w:color="auto"/>
          </w:divBdr>
        </w:div>
        <w:div w:id="1812400095">
          <w:marLeft w:val="480"/>
          <w:marRight w:val="0"/>
          <w:marTop w:val="0"/>
          <w:marBottom w:val="0"/>
          <w:divBdr>
            <w:top w:val="none" w:sz="0" w:space="0" w:color="auto"/>
            <w:left w:val="none" w:sz="0" w:space="0" w:color="auto"/>
            <w:bottom w:val="none" w:sz="0" w:space="0" w:color="auto"/>
            <w:right w:val="none" w:sz="0" w:space="0" w:color="auto"/>
          </w:divBdr>
        </w:div>
        <w:div w:id="2054231222">
          <w:marLeft w:val="480"/>
          <w:marRight w:val="0"/>
          <w:marTop w:val="0"/>
          <w:marBottom w:val="0"/>
          <w:divBdr>
            <w:top w:val="none" w:sz="0" w:space="0" w:color="auto"/>
            <w:left w:val="none" w:sz="0" w:space="0" w:color="auto"/>
            <w:bottom w:val="none" w:sz="0" w:space="0" w:color="auto"/>
            <w:right w:val="none" w:sz="0" w:space="0" w:color="auto"/>
          </w:divBdr>
        </w:div>
        <w:div w:id="1651859423">
          <w:marLeft w:val="480"/>
          <w:marRight w:val="0"/>
          <w:marTop w:val="0"/>
          <w:marBottom w:val="0"/>
          <w:divBdr>
            <w:top w:val="none" w:sz="0" w:space="0" w:color="auto"/>
            <w:left w:val="none" w:sz="0" w:space="0" w:color="auto"/>
            <w:bottom w:val="none" w:sz="0" w:space="0" w:color="auto"/>
            <w:right w:val="none" w:sz="0" w:space="0" w:color="auto"/>
          </w:divBdr>
        </w:div>
        <w:div w:id="1512448616">
          <w:marLeft w:val="480"/>
          <w:marRight w:val="0"/>
          <w:marTop w:val="0"/>
          <w:marBottom w:val="0"/>
          <w:divBdr>
            <w:top w:val="none" w:sz="0" w:space="0" w:color="auto"/>
            <w:left w:val="none" w:sz="0" w:space="0" w:color="auto"/>
            <w:bottom w:val="none" w:sz="0" w:space="0" w:color="auto"/>
            <w:right w:val="none" w:sz="0" w:space="0" w:color="auto"/>
          </w:divBdr>
        </w:div>
        <w:div w:id="2146922594">
          <w:marLeft w:val="480"/>
          <w:marRight w:val="0"/>
          <w:marTop w:val="0"/>
          <w:marBottom w:val="0"/>
          <w:divBdr>
            <w:top w:val="none" w:sz="0" w:space="0" w:color="auto"/>
            <w:left w:val="none" w:sz="0" w:space="0" w:color="auto"/>
            <w:bottom w:val="none" w:sz="0" w:space="0" w:color="auto"/>
            <w:right w:val="none" w:sz="0" w:space="0" w:color="auto"/>
          </w:divBdr>
        </w:div>
        <w:div w:id="1362196930">
          <w:marLeft w:val="480"/>
          <w:marRight w:val="0"/>
          <w:marTop w:val="0"/>
          <w:marBottom w:val="0"/>
          <w:divBdr>
            <w:top w:val="none" w:sz="0" w:space="0" w:color="auto"/>
            <w:left w:val="none" w:sz="0" w:space="0" w:color="auto"/>
            <w:bottom w:val="none" w:sz="0" w:space="0" w:color="auto"/>
            <w:right w:val="none" w:sz="0" w:space="0" w:color="auto"/>
          </w:divBdr>
        </w:div>
        <w:div w:id="896160931">
          <w:marLeft w:val="480"/>
          <w:marRight w:val="0"/>
          <w:marTop w:val="0"/>
          <w:marBottom w:val="0"/>
          <w:divBdr>
            <w:top w:val="none" w:sz="0" w:space="0" w:color="auto"/>
            <w:left w:val="none" w:sz="0" w:space="0" w:color="auto"/>
            <w:bottom w:val="none" w:sz="0" w:space="0" w:color="auto"/>
            <w:right w:val="none" w:sz="0" w:space="0" w:color="auto"/>
          </w:divBdr>
        </w:div>
        <w:div w:id="285739606">
          <w:marLeft w:val="480"/>
          <w:marRight w:val="0"/>
          <w:marTop w:val="0"/>
          <w:marBottom w:val="0"/>
          <w:divBdr>
            <w:top w:val="none" w:sz="0" w:space="0" w:color="auto"/>
            <w:left w:val="none" w:sz="0" w:space="0" w:color="auto"/>
            <w:bottom w:val="none" w:sz="0" w:space="0" w:color="auto"/>
            <w:right w:val="none" w:sz="0" w:space="0" w:color="auto"/>
          </w:divBdr>
        </w:div>
        <w:div w:id="1349257452">
          <w:marLeft w:val="480"/>
          <w:marRight w:val="0"/>
          <w:marTop w:val="0"/>
          <w:marBottom w:val="0"/>
          <w:divBdr>
            <w:top w:val="none" w:sz="0" w:space="0" w:color="auto"/>
            <w:left w:val="none" w:sz="0" w:space="0" w:color="auto"/>
            <w:bottom w:val="none" w:sz="0" w:space="0" w:color="auto"/>
            <w:right w:val="none" w:sz="0" w:space="0" w:color="auto"/>
          </w:divBdr>
        </w:div>
        <w:div w:id="905139971">
          <w:marLeft w:val="480"/>
          <w:marRight w:val="0"/>
          <w:marTop w:val="0"/>
          <w:marBottom w:val="0"/>
          <w:divBdr>
            <w:top w:val="none" w:sz="0" w:space="0" w:color="auto"/>
            <w:left w:val="none" w:sz="0" w:space="0" w:color="auto"/>
            <w:bottom w:val="none" w:sz="0" w:space="0" w:color="auto"/>
            <w:right w:val="none" w:sz="0" w:space="0" w:color="auto"/>
          </w:divBdr>
        </w:div>
      </w:divsChild>
    </w:div>
    <w:div w:id="1724795233">
      <w:bodyDiv w:val="1"/>
      <w:marLeft w:val="0"/>
      <w:marRight w:val="0"/>
      <w:marTop w:val="0"/>
      <w:marBottom w:val="0"/>
      <w:divBdr>
        <w:top w:val="none" w:sz="0" w:space="0" w:color="auto"/>
        <w:left w:val="none" w:sz="0" w:space="0" w:color="auto"/>
        <w:bottom w:val="none" w:sz="0" w:space="0" w:color="auto"/>
        <w:right w:val="none" w:sz="0" w:space="0" w:color="auto"/>
      </w:divBdr>
    </w:div>
    <w:div w:id="1725910593">
      <w:bodyDiv w:val="1"/>
      <w:marLeft w:val="0"/>
      <w:marRight w:val="0"/>
      <w:marTop w:val="0"/>
      <w:marBottom w:val="0"/>
      <w:divBdr>
        <w:top w:val="none" w:sz="0" w:space="0" w:color="auto"/>
        <w:left w:val="none" w:sz="0" w:space="0" w:color="auto"/>
        <w:bottom w:val="none" w:sz="0" w:space="0" w:color="auto"/>
        <w:right w:val="none" w:sz="0" w:space="0" w:color="auto"/>
      </w:divBdr>
    </w:div>
    <w:div w:id="1725912262">
      <w:bodyDiv w:val="1"/>
      <w:marLeft w:val="0"/>
      <w:marRight w:val="0"/>
      <w:marTop w:val="0"/>
      <w:marBottom w:val="0"/>
      <w:divBdr>
        <w:top w:val="none" w:sz="0" w:space="0" w:color="auto"/>
        <w:left w:val="none" w:sz="0" w:space="0" w:color="auto"/>
        <w:bottom w:val="none" w:sz="0" w:space="0" w:color="auto"/>
        <w:right w:val="none" w:sz="0" w:space="0" w:color="auto"/>
      </w:divBdr>
    </w:div>
    <w:div w:id="1727102624">
      <w:bodyDiv w:val="1"/>
      <w:marLeft w:val="0"/>
      <w:marRight w:val="0"/>
      <w:marTop w:val="0"/>
      <w:marBottom w:val="0"/>
      <w:divBdr>
        <w:top w:val="none" w:sz="0" w:space="0" w:color="auto"/>
        <w:left w:val="none" w:sz="0" w:space="0" w:color="auto"/>
        <w:bottom w:val="none" w:sz="0" w:space="0" w:color="auto"/>
        <w:right w:val="none" w:sz="0" w:space="0" w:color="auto"/>
      </w:divBdr>
    </w:div>
    <w:div w:id="1727408179">
      <w:bodyDiv w:val="1"/>
      <w:marLeft w:val="0"/>
      <w:marRight w:val="0"/>
      <w:marTop w:val="0"/>
      <w:marBottom w:val="0"/>
      <w:divBdr>
        <w:top w:val="none" w:sz="0" w:space="0" w:color="auto"/>
        <w:left w:val="none" w:sz="0" w:space="0" w:color="auto"/>
        <w:bottom w:val="none" w:sz="0" w:space="0" w:color="auto"/>
        <w:right w:val="none" w:sz="0" w:space="0" w:color="auto"/>
      </w:divBdr>
      <w:divsChild>
        <w:div w:id="1156915034">
          <w:marLeft w:val="480"/>
          <w:marRight w:val="0"/>
          <w:marTop w:val="0"/>
          <w:marBottom w:val="0"/>
          <w:divBdr>
            <w:top w:val="none" w:sz="0" w:space="0" w:color="auto"/>
            <w:left w:val="none" w:sz="0" w:space="0" w:color="auto"/>
            <w:bottom w:val="none" w:sz="0" w:space="0" w:color="auto"/>
            <w:right w:val="none" w:sz="0" w:space="0" w:color="auto"/>
          </w:divBdr>
        </w:div>
        <w:div w:id="1134181018">
          <w:marLeft w:val="480"/>
          <w:marRight w:val="0"/>
          <w:marTop w:val="0"/>
          <w:marBottom w:val="0"/>
          <w:divBdr>
            <w:top w:val="none" w:sz="0" w:space="0" w:color="auto"/>
            <w:left w:val="none" w:sz="0" w:space="0" w:color="auto"/>
            <w:bottom w:val="none" w:sz="0" w:space="0" w:color="auto"/>
            <w:right w:val="none" w:sz="0" w:space="0" w:color="auto"/>
          </w:divBdr>
        </w:div>
        <w:div w:id="1532525785">
          <w:marLeft w:val="480"/>
          <w:marRight w:val="0"/>
          <w:marTop w:val="0"/>
          <w:marBottom w:val="0"/>
          <w:divBdr>
            <w:top w:val="none" w:sz="0" w:space="0" w:color="auto"/>
            <w:left w:val="none" w:sz="0" w:space="0" w:color="auto"/>
            <w:bottom w:val="none" w:sz="0" w:space="0" w:color="auto"/>
            <w:right w:val="none" w:sz="0" w:space="0" w:color="auto"/>
          </w:divBdr>
        </w:div>
        <w:div w:id="2146312530">
          <w:marLeft w:val="480"/>
          <w:marRight w:val="0"/>
          <w:marTop w:val="0"/>
          <w:marBottom w:val="0"/>
          <w:divBdr>
            <w:top w:val="none" w:sz="0" w:space="0" w:color="auto"/>
            <w:left w:val="none" w:sz="0" w:space="0" w:color="auto"/>
            <w:bottom w:val="none" w:sz="0" w:space="0" w:color="auto"/>
            <w:right w:val="none" w:sz="0" w:space="0" w:color="auto"/>
          </w:divBdr>
        </w:div>
        <w:div w:id="989943961">
          <w:marLeft w:val="480"/>
          <w:marRight w:val="0"/>
          <w:marTop w:val="0"/>
          <w:marBottom w:val="0"/>
          <w:divBdr>
            <w:top w:val="none" w:sz="0" w:space="0" w:color="auto"/>
            <w:left w:val="none" w:sz="0" w:space="0" w:color="auto"/>
            <w:bottom w:val="none" w:sz="0" w:space="0" w:color="auto"/>
            <w:right w:val="none" w:sz="0" w:space="0" w:color="auto"/>
          </w:divBdr>
        </w:div>
        <w:div w:id="1587899">
          <w:marLeft w:val="480"/>
          <w:marRight w:val="0"/>
          <w:marTop w:val="0"/>
          <w:marBottom w:val="0"/>
          <w:divBdr>
            <w:top w:val="none" w:sz="0" w:space="0" w:color="auto"/>
            <w:left w:val="none" w:sz="0" w:space="0" w:color="auto"/>
            <w:bottom w:val="none" w:sz="0" w:space="0" w:color="auto"/>
            <w:right w:val="none" w:sz="0" w:space="0" w:color="auto"/>
          </w:divBdr>
        </w:div>
        <w:div w:id="1009600607">
          <w:marLeft w:val="480"/>
          <w:marRight w:val="0"/>
          <w:marTop w:val="0"/>
          <w:marBottom w:val="0"/>
          <w:divBdr>
            <w:top w:val="none" w:sz="0" w:space="0" w:color="auto"/>
            <w:left w:val="none" w:sz="0" w:space="0" w:color="auto"/>
            <w:bottom w:val="none" w:sz="0" w:space="0" w:color="auto"/>
            <w:right w:val="none" w:sz="0" w:space="0" w:color="auto"/>
          </w:divBdr>
        </w:div>
        <w:div w:id="1343892555">
          <w:marLeft w:val="480"/>
          <w:marRight w:val="0"/>
          <w:marTop w:val="0"/>
          <w:marBottom w:val="0"/>
          <w:divBdr>
            <w:top w:val="none" w:sz="0" w:space="0" w:color="auto"/>
            <w:left w:val="none" w:sz="0" w:space="0" w:color="auto"/>
            <w:bottom w:val="none" w:sz="0" w:space="0" w:color="auto"/>
            <w:right w:val="none" w:sz="0" w:space="0" w:color="auto"/>
          </w:divBdr>
        </w:div>
        <w:div w:id="403063575">
          <w:marLeft w:val="480"/>
          <w:marRight w:val="0"/>
          <w:marTop w:val="0"/>
          <w:marBottom w:val="0"/>
          <w:divBdr>
            <w:top w:val="none" w:sz="0" w:space="0" w:color="auto"/>
            <w:left w:val="none" w:sz="0" w:space="0" w:color="auto"/>
            <w:bottom w:val="none" w:sz="0" w:space="0" w:color="auto"/>
            <w:right w:val="none" w:sz="0" w:space="0" w:color="auto"/>
          </w:divBdr>
        </w:div>
        <w:div w:id="1286153318">
          <w:marLeft w:val="480"/>
          <w:marRight w:val="0"/>
          <w:marTop w:val="0"/>
          <w:marBottom w:val="0"/>
          <w:divBdr>
            <w:top w:val="none" w:sz="0" w:space="0" w:color="auto"/>
            <w:left w:val="none" w:sz="0" w:space="0" w:color="auto"/>
            <w:bottom w:val="none" w:sz="0" w:space="0" w:color="auto"/>
            <w:right w:val="none" w:sz="0" w:space="0" w:color="auto"/>
          </w:divBdr>
        </w:div>
        <w:div w:id="1836146001">
          <w:marLeft w:val="480"/>
          <w:marRight w:val="0"/>
          <w:marTop w:val="0"/>
          <w:marBottom w:val="0"/>
          <w:divBdr>
            <w:top w:val="none" w:sz="0" w:space="0" w:color="auto"/>
            <w:left w:val="none" w:sz="0" w:space="0" w:color="auto"/>
            <w:bottom w:val="none" w:sz="0" w:space="0" w:color="auto"/>
            <w:right w:val="none" w:sz="0" w:space="0" w:color="auto"/>
          </w:divBdr>
        </w:div>
        <w:div w:id="1234897218">
          <w:marLeft w:val="480"/>
          <w:marRight w:val="0"/>
          <w:marTop w:val="0"/>
          <w:marBottom w:val="0"/>
          <w:divBdr>
            <w:top w:val="none" w:sz="0" w:space="0" w:color="auto"/>
            <w:left w:val="none" w:sz="0" w:space="0" w:color="auto"/>
            <w:bottom w:val="none" w:sz="0" w:space="0" w:color="auto"/>
            <w:right w:val="none" w:sz="0" w:space="0" w:color="auto"/>
          </w:divBdr>
        </w:div>
        <w:div w:id="328027794">
          <w:marLeft w:val="480"/>
          <w:marRight w:val="0"/>
          <w:marTop w:val="0"/>
          <w:marBottom w:val="0"/>
          <w:divBdr>
            <w:top w:val="none" w:sz="0" w:space="0" w:color="auto"/>
            <w:left w:val="none" w:sz="0" w:space="0" w:color="auto"/>
            <w:bottom w:val="none" w:sz="0" w:space="0" w:color="auto"/>
            <w:right w:val="none" w:sz="0" w:space="0" w:color="auto"/>
          </w:divBdr>
        </w:div>
        <w:div w:id="1094982043">
          <w:marLeft w:val="480"/>
          <w:marRight w:val="0"/>
          <w:marTop w:val="0"/>
          <w:marBottom w:val="0"/>
          <w:divBdr>
            <w:top w:val="none" w:sz="0" w:space="0" w:color="auto"/>
            <w:left w:val="none" w:sz="0" w:space="0" w:color="auto"/>
            <w:bottom w:val="none" w:sz="0" w:space="0" w:color="auto"/>
            <w:right w:val="none" w:sz="0" w:space="0" w:color="auto"/>
          </w:divBdr>
        </w:div>
        <w:div w:id="1642924619">
          <w:marLeft w:val="480"/>
          <w:marRight w:val="0"/>
          <w:marTop w:val="0"/>
          <w:marBottom w:val="0"/>
          <w:divBdr>
            <w:top w:val="none" w:sz="0" w:space="0" w:color="auto"/>
            <w:left w:val="none" w:sz="0" w:space="0" w:color="auto"/>
            <w:bottom w:val="none" w:sz="0" w:space="0" w:color="auto"/>
            <w:right w:val="none" w:sz="0" w:space="0" w:color="auto"/>
          </w:divBdr>
        </w:div>
        <w:div w:id="1908953863">
          <w:marLeft w:val="480"/>
          <w:marRight w:val="0"/>
          <w:marTop w:val="0"/>
          <w:marBottom w:val="0"/>
          <w:divBdr>
            <w:top w:val="none" w:sz="0" w:space="0" w:color="auto"/>
            <w:left w:val="none" w:sz="0" w:space="0" w:color="auto"/>
            <w:bottom w:val="none" w:sz="0" w:space="0" w:color="auto"/>
            <w:right w:val="none" w:sz="0" w:space="0" w:color="auto"/>
          </w:divBdr>
        </w:div>
        <w:div w:id="1513030687">
          <w:marLeft w:val="480"/>
          <w:marRight w:val="0"/>
          <w:marTop w:val="0"/>
          <w:marBottom w:val="0"/>
          <w:divBdr>
            <w:top w:val="none" w:sz="0" w:space="0" w:color="auto"/>
            <w:left w:val="none" w:sz="0" w:space="0" w:color="auto"/>
            <w:bottom w:val="none" w:sz="0" w:space="0" w:color="auto"/>
            <w:right w:val="none" w:sz="0" w:space="0" w:color="auto"/>
          </w:divBdr>
        </w:div>
        <w:div w:id="2084793172">
          <w:marLeft w:val="480"/>
          <w:marRight w:val="0"/>
          <w:marTop w:val="0"/>
          <w:marBottom w:val="0"/>
          <w:divBdr>
            <w:top w:val="none" w:sz="0" w:space="0" w:color="auto"/>
            <w:left w:val="none" w:sz="0" w:space="0" w:color="auto"/>
            <w:bottom w:val="none" w:sz="0" w:space="0" w:color="auto"/>
            <w:right w:val="none" w:sz="0" w:space="0" w:color="auto"/>
          </w:divBdr>
        </w:div>
        <w:div w:id="1075590115">
          <w:marLeft w:val="480"/>
          <w:marRight w:val="0"/>
          <w:marTop w:val="0"/>
          <w:marBottom w:val="0"/>
          <w:divBdr>
            <w:top w:val="none" w:sz="0" w:space="0" w:color="auto"/>
            <w:left w:val="none" w:sz="0" w:space="0" w:color="auto"/>
            <w:bottom w:val="none" w:sz="0" w:space="0" w:color="auto"/>
            <w:right w:val="none" w:sz="0" w:space="0" w:color="auto"/>
          </w:divBdr>
        </w:div>
        <w:div w:id="398862840">
          <w:marLeft w:val="480"/>
          <w:marRight w:val="0"/>
          <w:marTop w:val="0"/>
          <w:marBottom w:val="0"/>
          <w:divBdr>
            <w:top w:val="none" w:sz="0" w:space="0" w:color="auto"/>
            <w:left w:val="none" w:sz="0" w:space="0" w:color="auto"/>
            <w:bottom w:val="none" w:sz="0" w:space="0" w:color="auto"/>
            <w:right w:val="none" w:sz="0" w:space="0" w:color="auto"/>
          </w:divBdr>
        </w:div>
        <w:div w:id="303505513">
          <w:marLeft w:val="480"/>
          <w:marRight w:val="0"/>
          <w:marTop w:val="0"/>
          <w:marBottom w:val="0"/>
          <w:divBdr>
            <w:top w:val="none" w:sz="0" w:space="0" w:color="auto"/>
            <w:left w:val="none" w:sz="0" w:space="0" w:color="auto"/>
            <w:bottom w:val="none" w:sz="0" w:space="0" w:color="auto"/>
            <w:right w:val="none" w:sz="0" w:space="0" w:color="auto"/>
          </w:divBdr>
        </w:div>
        <w:div w:id="1874032405">
          <w:marLeft w:val="480"/>
          <w:marRight w:val="0"/>
          <w:marTop w:val="0"/>
          <w:marBottom w:val="0"/>
          <w:divBdr>
            <w:top w:val="none" w:sz="0" w:space="0" w:color="auto"/>
            <w:left w:val="none" w:sz="0" w:space="0" w:color="auto"/>
            <w:bottom w:val="none" w:sz="0" w:space="0" w:color="auto"/>
            <w:right w:val="none" w:sz="0" w:space="0" w:color="auto"/>
          </w:divBdr>
        </w:div>
        <w:div w:id="202065418">
          <w:marLeft w:val="480"/>
          <w:marRight w:val="0"/>
          <w:marTop w:val="0"/>
          <w:marBottom w:val="0"/>
          <w:divBdr>
            <w:top w:val="none" w:sz="0" w:space="0" w:color="auto"/>
            <w:left w:val="none" w:sz="0" w:space="0" w:color="auto"/>
            <w:bottom w:val="none" w:sz="0" w:space="0" w:color="auto"/>
            <w:right w:val="none" w:sz="0" w:space="0" w:color="auto"/>
          </w:divBdr>
        </w:div>
        <w:div w:id="947154958">
          <w:marLeft w:val="480"/>
          <w:marRight w:val="0"/>
          <w:marTop w:val="0"/>
          <w:marBottom w:val="0"/>
          <w:divBdr>
            <w:top w:val="none" w:sz="0" w:space="0" w:color="auto"/>
            <w:left w:val="none" w:sz="0" w:space="0" w:color="auto"/>
            <w:bottom w:val="none" w:sz="0" w:space="0" w:color="auto"/>
            <w:right w:val="none" w:sz="0" w:space="0" w:color="auto"/>
          </w:divBdr>
        </w:div>
        <w:div w:id="1726025319">
          <w:marLeft w:val="480"/>
          <w:marRight w:val="0"/>
          <w:marTop w:val="0"/>
          <w:marBottom w:val="0"/>
          <w:divBdr>
            <w:top w:val="none" w:sz="0" w:space="0" w:color="auto"/>
            <w:left w:val="none" w:sz="0" w:space="0" w:color="auto"/>
            <w:bottom w:val="none" w:sz="0" w:space="0" w:color="auto"/>
            <w:right w:val="none" w:sz="0" w:space="0" w:color="auto"/>
          </w:divBdr>
        </w:div>
        <w:div w:id="1060445505">
          <w:marLeft w:val="480"/>
          <w:marRight w:val="0"/>
          <w:marTop w:val="0"/>
          <w:marBottom w:val="0"/>
          <w:divBdr>
            <w:top w:val="none" w:sz="0" w:space="0" w:color="auto"/>
            <w:left w:val="none" w:sz="0" w:space="0" w:color="auto"/>
            <w:bottom w:val="none" w:sz="0" w:space="0" w:color="auto"/>
            <w:right w:val="none" w:sz="0" w:space="0" w:color="auto"/>
          </w:divBdr>
        </w:div>
        <w:div w:id="1793598211">
          <w:marLeft w:val="480"/>
          <w:marRight w:val="0"/>
          <w:marTop w:val="0"/>
          <w:marBottom w:val="0"/>
          <w:divBdr>
            <w:top w:val="none" w:sz="0" w:space="0" w:color="auto"/>
            <w:left w:val="none" w:sz="0" w:space="0" w:color="auto"/>
            <w:bottom w:val="none" w:sz="0" w:space="0" w:color="auto"/>
            <w:right w:val="none" w:sz="0" w:space="0" w:color="auto"/>
          </w:divBdr>
        </w:div>
        <w:div w:id="930743063">
          <w:marLeft w:val="480"/>
          <w:marRight w:val="0"/>
          <w:marTop w:val="0"/>
          <w:marBottom w:val="0"/>
          <w:divBdr>
            <w:top w:val="none" w:sz="0" w:space="0" w:color="auto"/>
            <w:left w:val="none" w:sz="0" w:space="0" w:color="auto"/>
            <w:bottom w:val="none" w:sz="0" w:space="0" w:color="auto"/>
            <w:right w:val="none" w:sz="0" w:space="0" w:color="auto"/>
          </w:divBdr>
        </w:div>
        <w:div w:id="1476339653">
          <w:marLeft w:val="480"/>
          <w:marRight w:val="0"/>
          <w:marTop w:val="0"/>
          <w:marBottom w:val="0"/>
          <w:divBdr>
            <w:top w:val="none" w:sz="0" w:space="0" w:color="auto"/>
            <w:left w:val="none" w:sz="0" w:space="0" w:color="auto"/>
            <w:bottom w:val="none" w:sz="0" w:space="0" w:color="auto"/>
            <w:right w:val="none" w:sz="0" w:space="0" w:color="auto"/>
          </w:divBdr>
        </w:div>
        <w:div w:id="1472165287">
          <w:marLeft w:val="480"/>
          <w:marRight w:val="0"/>
          <w:marTop w:val="0"/>
          <w:marBottom w:val="0"/>
          <w:divBdr>
            <w:top w:val="none" w:sz="0" w:space="0" w:color="auto"/>
            <w:left w:val="none" w:sz="0" w:space="0" w:color="auto"/>
            <w:bottom w:val="none" w:sz="0" w:space="0" w:color="auto"/>
            <w:right w:val="none" w:sz="0" w:space="0" w:color="auto"/>
          </w:divBdr>
        </w:div>
        <w:div w:id="1617102950">
          <w:marLeft w:val="480"/>
          <w:marRight w:val="0"/>
          <w:marTop w:val="0"/>
          <w:marBottom w:val="0"/>
          <w:divBdr>
            <w:top w:val="none" w:sz="0" w:space="0" w:color="auto"/>
            <w:left w:val="none" w:sz="0" w:space="0" w:color="auto"/>
            <w:bottom w:val="none" w:sz="0" w:space="0" w:color="auto"/>
            <w:right w:val="none" w:sz="0" w:space="0" w:color="auto"/>
          </w:divBdr>
        </w:div>
        <w:div w:id="185101231">
          <w:marLeft w:val="480"/>
          <w:marRight w:val="0"/>
          <w:marTop w:val="0"/>
          <w:marBottom w:val="0"/>
          <w:divBdr>
            <w:top w:val="none" w:sz="0" w:space="0" w:color="auto"/>
            <w:left w:val="none" w:sz="0" w:space="0" w:color="auto"/>
            <w:bottom w:val="none" w:sz="0" w:space="0" w:color="auto"/>
            <w:right w:val="none" w:sz="0" w:space="0" w:color="auto"/>
          </w:divBdr>
        </w:div>
        <w:div w:id="1222521140">
          <w:marLeft w:val="480"/>
          <w:marRight w:val="0"/>
          <w:marTop w:val="0"/>
          <w:marBottom w:val="0"/>
          <w:divBdr>
            <w:top w:val="none" w:sz="0" w:space="0" w:color="auto"/>
            <w:left w:val="none" w:sz="0" w:space="0" w:color="auto"/>
            <w:bottom w:val="none" w:sz="0" w:space="0" w:color="auto"/>
            <w:right w:val="none" w:sz="0" w:space="0" w:color="auto"/>
          </w:divBdr>
        </w:div>
        <w:div w:id="1412655842">
          <w:marLeft w:val="480"/>
          <w:marRight w:val="0"/>
          <w:marTop w:val="0"/>
          <w:marBottom w:val="0"/>
          <w:divBdr>
            <w:top w:val="none" w:sz="0" w:space="0" w:color="auto"/>
            <w:left w:val="none" w:sz="0" w:space="0" w:color="auto"/>
            <w:bottom w:val="none" w:sz="0" w:space="0" w:color="auto"/>
            <w:right w:val="none" w:sz="0" w:space="0" w:color="auto"/>
          </w:divBdr>
        </w:div>
        <w:div w:id="995916044">
          <w:marLeft w:val="480"/>
          <w:marRight w:val="0"/>
          <w:marTop w:val="0"/>
          <w:marBottom w:val="0"/>
          <w:divBdr>
            <w:top w:val="none" w:sz="0" w:space="0" w:color="auto"/>
            <w:left w:val="none" w:sz="0" w:space="0" w:color="auto"/>
            <w:bottom w:val="none" w:sz="0" w:space="0" w:color="auto"/>
            <w:right w:val="none" w:sz="0" w:space="0" w:color="auto"/>
          </w:divBdr>
        </w:div>
        <w:div w:id="2067218902">
          <w:marLeft w:val="480"/>
          <w:marRight w:val="0"/>
          <w:marTop w:val="0"/>
          <w:marBottom w:val="0"/>
          <w:divBdr>
            <w:top w:val="none" w:sz="0" w:space="0" w:color="auto"/>
            <w:left w:val="none" w:sz="0" w:space="0" w:color="auto"/>
            <w:bottom w:val="none" w:sz="0" w:space="0" w:color="auto"/>
            <w:right w:val="none" w:sz="0" w:space="0" w:color="auto"/>
          </w:divBdr>
        </w:div>
        <w:div w:id="1724449824">
          <w:marLeft w:val="480"/>
          <w:marRight w:val="0"/>
          <w:marTop w:val="0"/>
          <w:marBottom w:val="0"/>
          <w:divBdr>
            <w:top w:val="none" w:sz="0" w:space="0" w:color="auto"/>
            <w:left w:val="none" w:sz="0" w:space="0" w:color="auto"/>
            <w:bottom w:val="none" w:sz="0" w:space="0" w:color="auto"/>
            <w:right w:val="none" w:sz="0" w:space="0" w:color="auto"/>
          </w:divBdr>
        </w:div>
        <w:div w:id="1516186615">
          <w:marLeft w:val="480"/>
          <w:marRight w:val="0"/>
          <w:marTop w:val="0"/>
          <w:marBottom w:val="0"/>
          <w:divBdr>
            <w:top w:val="none" w:sz="0" w:space="0" w:color="auto"/>
            <w:left w:val="none" w:sz="0" w:space="0" w:color="auto"/>
            <w:bottom w:val="none" w:sz="0" w:space="0" w:color="auto"/>
            <w:right w:val="none" w:sz="0" w:space="0" w:color="auto"/>
          </w:divBdr>
        </w:div>
        <w:div w:id="847214854">
          <w:marLeft w:val="480"/>
          <w:marRight w:val="0"/>
          <w:marTop w:val="0"/>
          <w:marBottom w:val="0"/>
          <w:divBdr>
            <w:top w:val="none" w:sz="0" w:space="0" w:color="auto"/>
            <w:left w:val="none" w:sz="0" w:space="0" w:color="auto"/>
            <w:bottom w:val="none" w:sz="0" w:space="0" w:color="auto"/>
            <w:right w:val="none" w:sz="0" w:space="0" w:color="auto"/>
          </w:divBdr>
        </w:div>
        <w:div w:id="1076197886">
          <w:marLeft w:val="480"/>
          <w:marRight w:val="0"/>
          <w:marTop w:val="0"/>
          <w:marBottom w:val="0"/>
          <w:divBdr>
            <w:top w:val="none" w:sz="0" w:space="0" w:color="auto"/>
            <w:left w:val="none" w:sz="0" w:space="0" w:color="auto"/>
            <w:bottom w:val="none" w:sz="0" w:space="0" w:color="auto"/>
            <w:right w:val="none" w:sz="0" w:space="0" w:color="auto"/>
          </w:divBdr>
        </w:div>
        <w:div w:id="259996389">
          <w:marLeft w:val="480"/>
          <w:marRight w:val="0"/>
          <w:marTop w:val="0"/>
          <w:marBottom w:val="0"/>
          <w:divBdr>
            <w:top w:val="none" w:sz="0" w:space="0" w:color="auto"/>
            <w:left w:val="none" w:sz="0" w:space="0" w:color="auto"/>
            <w:bottom w:val="none" w:sz="0" w:space="0" w:color="auto"/>
            <w:right w:val="none" w:sz="0" w:space="0" w:color="auto"/>
          </w:divBdr>
        </w:div>
        <w:div w:id="2116047667">
          <w:marLeft w:val="480"/>
          <w:marRight w:val="0"/>
          <w:marTop w:val="0"/>
          <w:marBottom w:val="0"/>
          <w:divBdr>
            <w:top w:val="none" w:sz="0" w:space="0" w:color="auto"/>
            <w:left w:val="none" w:sz="0" w:space="0" w:color="auto"/>
            <w:bottom w:val="none" w:sz="0" w:space="0" w:color="auto"/>
            <w:right w:val="none" w:sz="0" w:space="0" w:color="auto"/>
          </w:divBdr>
        </w:div>
        <w:div w:id="595673789">
          <w:marLeft w:val="480"/>
          <w:marRight w:val="0"/>
          <w:marTop w:val="0"/>
          <w:marBottom w:val="0"/>
          <w:divBdr>
            <w:top w:val="none" w:sz="0" w:space="0" w:color="auto"/>
            <w:left w:val="none" w:sz="0" w:space="0" w:color="auto"/>
            <w:bottom w:val="none" w:sz="0" w:space="0" w:color="auto"/>
            <w:right w:val="none" w:sz="0" w:space="0" w:color="auto"/>
          </w:divBdr>
        </w:div>
        <w:div w:id="392698578">
          <w:marLeft w:val="480"/>
          <w:marRight w:val="0"/>
          <w:marTop w:val="0"/>
          <w:marBottom w:val="0"/>
          <w:divBdr>
            <w:top w:val="none" w:sz="0" w:space="0" w:color="auto"/>
            <w:left w:val="none" w:sz="0" w:space="0" w:color="auto"/>
            <w:bottom w:val="none" w:sz="0" w:space="0" w:color="auto"/>
            <w:right w:val="none" w:sz="0" w:space="0" w:color="auto"/>
          </w:divBdr>
        </w:div>
        <w:div w:id="31735083">
          <w:marLeft w:val="480"/>
          <w:marRight w:val="0"/>
          <w:marTop w:val="0"/>
          <w:marBottom w:val="0"/>
          <w:divBdr>
            <w:top w:val="none" w:sz="0" w:space="0" w:color="auto"/>
            <w:left w:val="none" w:sz="0" w:space="0" w:color="auto"/>
            <w:bottom w:val="none" w:sz="0" w:space="0" w:color="auto"/>
            <w:right w:val="none" w:sz="0" w:space="0" w:color="auto"/>
          </w:divBdr>
        </w:div>
        <w:div w:id="481626323">
          <w:marLeft w:val="480"/>
          <w:marRight w:val="0"/>
          <w:marTop w:val="0"/>
          <w:marBottom w:val="0"/>
          <w:divBdr>
            <w:top w:val="none" w:sz="0" w:space="0" w:color="auto"/>
            <w:left w:val="none" w:sz="0" w:space="0" w:color="auto"/>
            <w:bottom w:val="none" w:sz="0" w:space="0" w:color="auto"/>
            <w:right w:val="none" w:sz="0" w:space="0" w:color="auto"/>
          </w:divBdr>
        </w:div>
        <w:div w:id="395903216">
          <w:marLeft w:val="480"/>
          <w:marRight w:val="0"/>
          <w:marTop w:val="0"/>
          <w:marBottom w:val="0"/>
          <w:divBdr>
            <w:top w:val="none" w:sz="0" w:space="0" w:color="auto"/>
            <w:left w:val="none" w:sz="0" w:space="0" w:color="auto"/>
            <w:bottom w:val="none" w:sz="0" w:space="0" w:color="auto"/>
            <w:right w:val="none" w:sz="0" w:space="0" w:color="auto"/>
          </w:divBdr>
        </w:div>
        <w:div w:id="1188328855">
          <w:marLeft w:val="480"/>
          <w:marRight w:val="0"/>
          <w:marTop w:val="0"/>
          <w:marBottom w:val="0"/>
          <w:divBdr>
            <w:top w:val="none" w:sz="0" w:space="0" w:color="auto"/>
            <w:left w:val="none" w:sz="0" w:space="0" w:color="auto"/>
            <w:bottom w:val="none" w:sz="0" w:space="0" w:color="auto"/>
            <w:right w:val="none" w:sz="0" w:space="0" w:color="auto"/>
          </w:divBdr>
        </w:div>
        <w:div w:id="738096291">
          <w:marLeft w:val="480"/>
          <w:marRight w:val="0"/>
          <w:marTop w:val="0"/>
          <w:marBottom w:val="0"/>
          <w:divBdr>
            <w:top w:val="none" w:sz="0" w:space="0" w:color="auto"/>
            <w:left w:val="none" w:sz="0" w:space="0" w:color="auto"/>
            <w:bottom w:val="none" w:sz="0" w:space="0" w:color="auto"/>
            <w:right w:val="none" w:sz="0" w:space="0" w:color="auto"/>
          </w:divBdr>
        </w:div>
        <w:div w:id="1844588376">
          <w:marLeft w:val="480"/>
          <w:marRight w:val="0"/>
          <w:marTop w:val="0"/>
          <w:marBottom w:val="0"/>
          <w:divBdr>
            <w:top w:val="none" w:sz="0" w:space="0" w:color="auto"/>
            <w:left w:val="none" w:sz="0" w:space="0" w:color="auto"/>
            <w:bottom w:val="none" w:sz="0" w:space="0" w:color="auto"/>
            <w:right w:val="none" w:sz="0" w:space="0" w:color="auto"/>
          </w:divBdr>
        </w:div>
        <w:div w:id="1534074034">
          <w:marLeft w:val="480"/>
          <w:marRight w:val="0"/>
          <w:marTop w:val="0"/>
          <w:marBottom w:val="0"/>
          <w:divBdr>
            <w:top w:val="none" w:sz="0" w:space="0" w:color="auto"/>
            <w:left w:val="none" w:sz="0" w:space="0" w:color="auto"/>
            <w:bottom w:val="none" w:sz="0" w:space="0" w:color="auto"/>
            <w:right w:val="none" w:sz="0" w:space="0" w:color="auto"/>
          </w:divBdr>
        </w:div>
        <w:div w:id="2084717288">
          <w:marLeft w:val="480"/>
          <w:marRight w:val="0"/>
          <w:marTop w:val="0"/>
          <w:marBottom w:val="0"/>
          <w:divBdr>
            <w:top w:val="none" w:sz="0" w:space="0" w:color="auto"/>
            <w:left w:val="none" w:sz="0" w:space="0" w:color="auto"/>
            <w:bottom w:val="none" w:sz="0" w:space="0" w:color="auto"/>
            <w:right w:val="none" w:sz="0" w:space="0" w:color="auto"/>
          </w:divBdr>
        </w:div>
        <w:div w:id="1185093429">
          <w:marLeft w:val="480"/>
          <w:marRight w:val="0"/>
          <w:marTop w:val="0"/>
          <w:marBottom w:val="0"/>
          <w:divBdr>
            <w:top w:val="none" w:sz="0" w:space="0" w:color="auto"/>
            <w:left w:val="none" w:sz="0" w:space="0" w:color="auto"/>
            <w:bottom w:val="none" w:sz="0" w:space="0" w:color="auto"/>
            <w:right w:val="none" w:sz="0" w:space="0" w:color="auto"/>
          </w:divBdr>
        </w:div>
      </w:divsChild>
    </w:div>
    <w:div w:id="1727558395">
      <w:bodyDiv w:val="1"/>
      <w:marLeft w:val="0"/>
      <w:marRight w:val="0"/>
      <w:marTop w:val="0"/>
      <w:marBottom w:val="0"/>
      <w:divBdr>
        <w:top w:val="none" w:sz="0" w:space="0" w:color="auto"/>
        <w:left w:val="none" w:sz="0" w:space="0" w:color="auto"/>
        <w:bottom w:val="none" w:sz="0" w:space="0" w:color="auto"/>
        <w:right w:val="none" w:sz="0" w:space="0" w:color="auto"/>
      </w:divBdr>
    </w:div>
    <w:div w:id="1727683766">
      <w:bodyDiv w:val="1"/>
      <w:marLeft w:val="0"/>
      <w:marRight w:val="0"/>
      <w:marTop w:val="0"/>
      <w:marBottom w:val="0"/>
      <w:divBdr>
        <w:top w:val="none" w:sz="0" w:space="0" w:color="auto"/>
        <w:left w:val="none" w:sz="0" w:space="0" w:color="auto"/>
        <w:bottom w:val="none" w:sz="0" w:space="0" w:color="auto"/>
        <w:right w:val="none" w:sz="0" w:space="0" w:color="auto"/>
      </w:divBdr>
    </w:div>
    <w:div w:id="1727755266">
      <w:bodyDiv w:val="1"/>
      <w:marLeft w:val="0"/>
      <w:marRight w:val="0"/>
      <w:marTop w:val="0"/>
      <w:marBottom w:val="0"/>
      <w:divBdr>
        <w:top w:val="none" w:sz="0" w:space="0" w:color="auto"/>
        <w:left w:val="none" w:sz="0" w:space="0" w:color="auto"/>
        <w:bottom w:val="none" w:sz="0" w:space="0" w:color="auto"/>
        <w:right w:val="none" w:sz="0" w:space="0" w:color="auto"/>
      </w:divBdr>
    </w:div>
    <w:div w:id="1730104043">
      <w:bodyDiv w:val="1"/>
      <w:marLeft w:val="0"/>
      <w:marRight w:val="0"/>
      <w:marTop w:val="0"/>
      <w:marBottom w:val="0"/>
      <w:divBdr>
        <w:top w:val="none" w:sz="0" w:space="0" w:color="auto"/>
        <w:left w:val="none" w:sz="0" w:space="0" w:color="auto"/>
        <w:bottom w:val="none" w:sz="0" w:space="0" w:color="auto"/>
        <w:right w:val="none" w:sz="0" w:space="0" w:color="auto"/>
      </w:divBdr>
    </w:div>
    <w:div w:id="1731271109">
      <w:bodyDiv w:val="1"/>
      <w:marLeft w:val="0"/>
      <w:marRight w:val="0"/>
      <w:marTop w:val="0"/>
      <w:marBottom w:val="0"/>
      <w:divBdr>
        <w:top w:val="none" w:sz="0" w:space="0" w:color="auto"/>
        <w:left w:val="none" w:sz="0" w:space="0" w:color="auto"/>
        <w:bottom w:val="none" w:sz="0" w:space="0" w:color="auto"/>
        <w:right w:val="none" w:sz="0" w:space="0" w:color="auto"/>
      </w:divBdr>
    </w:div>
    <w:div w:id="1732734232">
      <w:bodyDiv w:val="1"/>
      <w:marLeft w:val="0"/>
      <w:marRight w:val="0"/>
      <w:marTop w:val="0"/>
      <w:marBottom w:val="0"/>
      <w:divBdr>
        <w:top w:val="none" w:sz="0" w:space="0" w:color="auto"/>
        <w:left w:val="none" w:sz="0" w:space="0" w:color="auto"/>
        <w:bottom w:val="none" w:sz="0" w:space="0" w:color="auto"/>
        <w:right w:val="none" w:sz="0" w:space="0" w:color="auto"/>
      </w:divBdr>
    </w:div>
    <w:div w:id="1732846026">
      <w:bodyDiv w:val="1"/>
      <w:marLeft w:val="0"/>
      <w:marRight w:val="0"/>
      <w:marTop w:val="0"/>
      <w:marBottom w:val="0"/>
      <w:divBdr>
        <w:top w:val="none" w:sz="0" w:space="0" w:color="auto"/>
        <w:left w:val="none" w:sz="0" w:space="0" w:color="auto"/>
        <w:bottom w:val="none" w:sz="0" w:space="0" w:color="auto"/>
        <w:right w:val="none" w:sz="0" w:space="0" w:color="auto"/>
      </w:divBdr>
    </w:div>
    <w:div w:id="1733119533">
      <w:bodyDiv w:val="1"/>
      <w:marLeft w:val="0"/>
      <w:marRight w:val="0"/>
      <w:marTop w:val="0"/>
      <w:marBottom w:val="0"/>
      <w:divBdr>
        <w:top w:val="none" w:sz="0" w:space="0" w:color="auto"/>
        <w:left w:val="none" w:sz="0" w:space="0" w:color="auto"/>
        <w:bottom w:val="none" w:sz="0" w:space="0" w:color="auto"/>
        <w:right w:val="none" w:sz="0" w:space="0" w:color="auto"/>
      </w:divBdr>
    </w:div>
    <w:div w:id="1736970747">
      <w:bodyDiv w:val="1"/>
      <w:marLeft w:val="0"/>
      <w:marRight w:val="0"/>
      <w:marTop w:val="0"/>
      <w:marBottom w:val="0"/>
      <w:divBdr>
        <w:top w:val="none" w:sz="0" w:space="0" w:color="auto"/>
        <w:left w:val="none" w:sz="0" w:space="0" w:color="auto"/>
        <w:bottom w:val="none" w:sz="0" w:space="0" w:color="auto"/>
        <w:right w:val="none" w:sz="0" w:space="0" w:color="auto"/>
      </w:divBdr>
    </w:div>
    <w:div w:id="1737706919">
      <w:bodyDiv w:val="1"/>
      <w:marLeft w:val="0"/>
      <w:marRight w:val="0"/>
      <w:marTop w:val="0"/>
      <w:marBottom w:val="0"/>
      <w:divBdr>
        <w:top w:val="none" w:sz="0" w:space="0" w:color="auto"/>
        <w:left w:val="none" w:sz="0" w:space="0" w:color="auto"/>
        <w:bottom w:val="none" w:sz="0" w:space="0" w:color="auto"/>
        <w:right w:val="none" w:sz="0" w:space="0" w:color="auto"/>
      </w:divBdr>
    </w:div>
    <w:div w:id="1741756489">
      <w:bodyDiv w:val="1"/>
      <w:marLeft w:val="0"/>
      <w:marRight w:val="0"/>
      <w:marTop w:val="0"/>
      <w:marBottom w:val="0"/>
      <w:divBdr>
        <w:top w:val="none" w:sz="0" w:space="0" w:color="auto"/>
        <w:left w:val="none" w:sz="0" w:space="0" w:color="auto"/>
        <w:bottom w:val="none" w:sz="0" w:space="0" w:color="auto"/>
        <w:right w:val="none" w:sz="0" w:space="0" w:color="auto"/>
      </w:divBdr>
    </w:div>
    <w:div w:id="1742098021">
      <w:bodyDiv w:val="1"/>
      <w:marLeft w:val="0"/>
      <w:marRight w:val="0"/>
      <w:marTop w:val="0"/>
      <w:marBottom w:val="0"/>
      <w:divBdr>
        <w:top w:val="none" w:sz="0" w:space="0" w:color="auto"/>
        <w:left w:val="none" w:sz="0" w:space="0" w:color="auto"/>
        <w:bottom w:val="none" w:sz="0" w:space="0" w:color="auto"/>
        <w:right w:val="none" w:sz="0" w:space="0" w:color="auto"/>
      </w:divBdr>
    </w:div>
    <w:div w:id="1742294235">
      <w:bodyDiv w:val="1"/>
      <w:marLeft w:val="0"/>
      <w:marRight w:val="0"/>
      <w:marTop w:val="0"/>
      <w:marBottom w:val="0"/>
      <w:divBdr>
        <w:top w:val="none" w:sz="0" w:space="0" w:color="auto"/>
        <w:left w:val="none" w:sz="0" w:space="0" w:color="auto"/>
        <w:bottom w:val="none" w:sz="0" w:space="0" w:color="auto"/>
        <w:right w:val="none" w:sz="0" w:space="0" w:color="auto"/>
      </w:divBdr>
    </w:div>
    <w:div w:id="1742487348">
      <w:bodyDiv w:val="1"/>
      <w:marLeft w:val="0"/>
      <w:marRight w:val="0"/>
      <w:marTop w:val="0"/>
      <w:marBottom w:val="0"/>
      <w:divBdr>
        <w:top w:val="none" w:sz="0" w:space="0" w:color="auto"/>
        <w:left w:val="none" w:sz="0" w:space="0" w:color="auto"/>
        <w:bottom w:val="none" w:sz="0" w:space="0" w:color="auto"/>
        <w:right w:val="none" w:sz="0" w:space="0" w:color="auto"/>
      </w:divBdr>
    </w:div>
    <w:div w:id="1742757058">
      <w:bodyDiv w:val="1"/>
      <w:marLeft w:val="0"/>
      <w:marRight w:val="0"/>
      <w:marTop w:val="0"/>
      <w:marBottom w:val="0"/>
      <w:divBdr>
        <w:top w:val="none" w:sz="0" w:space="0" w:color="auto"/>
        <w:left w:val="none" w:sz="0" w:space="0" w:color="auto"/>
        <w:bottom w:val="none" w:sz="0" w:space="0" w:color="auto"/>
        <w:right w:val="none" w:sz="0" w:space="0" w:color="auto"/>
      </w:divBdr>
    </w:div>
    <w:div w:id="1743139221">
      <w:bodyDiv w:val="1"/>
      <w:marLeft w:val="0"/>
      <w:marRight w:val="0"/>
      <w:marTop w:val="0"/>
      <w:marBottom w:val="0"/>
      <w:divBdr>
        <w:top w:val="none" w:sz="0" w:space="0" w:color="auto"/>
        <w:left w:val="none" w:sz="0" w:space="0" w:color="auto"/>
        <w:bottom w:val="none" w:sz="0" w:space="0" w:color="auto"/>
        <w:right w:val="none" w:sz="0" w:space="0" w:color="auto"/>
      </w:divBdr>
    </w:div>
    <w:div w:id="1744330969">
      <w:bodyDiv w:val="1"/>
      <w:marLeft w:val="0"/>
      <w:marRight w:val="0"/>
      <w:marTop w:val="0"/>
      <w:marBottom w:val="0"/>
      <w:divBdr>
        <w:top w:val="none" w:sz="0" w:space="0" w:color="auto"/>
        <w:left w:val="none" w:sz="0" w:space="0" w:color="auto"/>
        <w:bottom w:val="none" w:sz="0" w:space="0" w:color="auto"/>
        <w:right w:val="none" w:sz="0" w:space="0" w:color="auto"/>
      </w:divBdr>
    </w:div>
    <w:div w:id="1747606389">
      <w:bodyDiv w:val="1"/>
      <w:marLeft w:val="0"/>
      <w:marRight w:val="0"/>
      <w:marTop w:val="0"/>
      <w:marBottom w:val="0"/>
      <w:divBdr>
        <w:top w:val="none" w:sz="0" w:space="0" w:color="auto"/>
        <w:left w:val="none" w:sz="0" w:space="0" w:color="auto"/>
        <w:bottom w:val="none" w:sz="0" w:space="0" w:color="auto"/>
        <w:right w:val="none" w:sz="0" w:space="0" w:color="auto"/>
      </w:divBdr>
      <w:divsChild>
        <w:div w:id="673533602">
          <w:marLeft w:val="480"/>
          <w:marRight w:val="0"/>
          <w:marTop w:val="0"/>
          <w:marBottom w:val="0"/>
          <w:divBdr>
            <w:top w:val="none" w:sz="0" w:space="0" w:color="auto"/>
            <w:left w:val="none" w:sz="0" w:space="0" w:color="auto"/>
            <w:bottom w:val="none" w:sz="0" w:space="0" w:color="auto"/>
            <w:right w:val="none" w:sz="0" w:space="0" w:color="auto"/>
          </w:divBdr>
        </w:div>
        <w:div w:id="835264092">
          <w:marLeft w:val="480"/>
          <w:marRight w:val="0"/>
          <w:marTop w:val="0"/>
          <w:marBottom w:val="0"/>
          <w:divBdr>
            <w:top w:val="none" w:sz="0" w:space="0" w:color="auto"/>
            <w:left w:val="none" w:sz="0" w:space="0" w:color="auto"/>
            <w:bottom w:val="none" w:sz="0" w:space="0" w:color="auto"/>
            <w:right w:val="none" w:sz="0" w:space="0" w:color="auto"/>
          </w:divBdr>
        </w:div>
        <w:div w:id="83839362">
          <w:marLeft w:val="480"/>
          <w:marRight w:val="0"/>
          <w:marTop w:val="0"/>
          <w:marBottom w:val="0"/>
          <w:divBdr>
            <w:top w:val="none" w:sz="0" w:space="0" w:color="auto"/>
            <w:left w:val="none" w:sz="0" w:space="0" w:color="auto"/>
            <w:bottom w:val="none" w:sz="0" w:space="0" w:color="auto"/>
            <w:right w:val="none" w:sz="0" w:space="0" w:color="auto"/>
          </w:divBdr>
        </w:div>
        <w:div w:id="799222830">
          <w:marLeft w:val="480"/>
          <w:marRight w:val="0"/>
          <w:marTop w:val="0"/>
          <w:marBottom w:val="0"/>
          <w:divBdr>
            <w:top w:val="none" w:sz="0" w:space="0" w:color="auto"/>
            <w:left w:val="none" w:sz="0" w:space="0" w:color="auto"/>
            <w:bottom w:val="none" w:sz="0" w:space="0" w:color="auto"/>
            <w:right w:val="none" w:sz="0" w:space="0" w:color="auto"/>
          </w:divBdr>
        </w:div>
        <w:div w:id="1931042311">
          <w:marLeft w:val="480"/>
          <w:marRight w:val="0"/>
          <w:marTop w:val="0"/>
          <w:marBottom w:val="0"/>
          <w:divBdr>
            <w:top w:val="none" w:sz="0" w:space="0" w:color="auto"/>
            <w:left w:val="none" w:sz="0" w:space="0" w:color="auto"/>
            <w:bottom w:val="none" w:sz="0" w:space="0" w:color="auto"/>
            <w:right w:val="none" w:sz="0" w:space="0" w:color="auto"/>
          </w:divBdr>
        </w:div>
        <w:div w:id="343099016">
          <w:marLeft w:val="480"/>
          <w:marRight w:val="0"/>
          <w:marTop w:val="0"/>
          <w:marBottom w:val="0"/>
          <w:divBdr>
            <w:top w:val="none" w:sz="0" w:space="0" w:color="auto"/>
            <w:left w:val="none" w:sz="0" w:space="0" w:color="auto"/>
            <w:bottom w:val="none" w:sz="0" w:space="0" w:color="auto"/>
            <w:right w:val="none" w:sz="0" w:space="0" w:color="auto"/>
          </w:divBdr>
        </w:div>
        <w:div w:id="31544249">
          <w:marLeft w:val="480"/>
          <w:marRight w:val="0"/>
          <w:marTop w:val="0"/>
          <w:marBottom w:val="0"/>
          <w:divBdr>
            <w:top w:val="none" w:sz="0" w:space="0" w:color="auto"/>
            <w:left w:val="none" w:sz="0" w:space="0" w:color="auto"/>
            <w:bottom w:val="none" w:sz="0" w:space="0" w:color="auto"/>
            <w:right w:val="none" w:sz="0" w:space="0" w:color="auto"/>
          </w:divBdr>
        </w:div>
        <w:div w:id="1575436615">
          <w:marLeft w:val="480"/>
          <w:marRight w:val="0"/>
          <w:marTop w:val="0"/>
          <w:marBottom w:val="0"/>
          <w:divBdr>
            <w:top w:val="none" w:sz="0" w:space="0" w:color="auto"/>
            <w:left w:val="none" w:sz="0" w:space="0" w:color="auto"/>
            <w:bottom w:val="none" w:sz="0" w:space="0" w:color="auto"/>
            <w:right w:val="none" w:sz="0" w:space="0" w:color="auto"/>
          </w:divBdr>
        </w:div>
        <w:div w:id="1224483395">
          <w:marLeft w:val="480"/>
          <w:marRight w:val="0"/>
          <w:marTop w:val="0"/>
          <w:marBottom w:val="0"/>
          <w:divBdr>
            <w:top w:val="none" w:sz="0" w:space="0" w:color="auto"/>
            <w:left w:val="none" w:sz="0" w:space="0" w:color="auto"/>
            <w:bottom w:val="none" w:sz="0" w:space="0" w:color="auto"/>
            <w:right w:val="none" w:sz="0" w:space="0" w:color="auto"/>
          </w:divBdr>
        </w:div>
        <w:div w:id="655229253">
          <w:marLeft w:val="480"/>
          <w:marRight w:val="0"/>
          <w:marTop w:val="0"/>
          <w:marBottom w:val="0"/>
          <w:divBdr>
            <w:top w:val="none" w:sz="0" w:space="0" w:color="auto"/>
            <w:left w:val="none" w:sz="0" w:space="0" w:color="auto"/>
            <w:bottom w:val="none" w:sz="0" w:space="0" w:color="auto"/>
            <w:right w:val="none" w:sz="0" w:space="0" w:color="auto"/>
          </w:divBdr>
        </w:div>
        <w:div w:id="1659070381">
          <w:marLeft w:val="480"/>
          <w:marRight w:val="0"/>
          <w:marTop w:val="0"/>
          <w:marBottom w:val="0"/>
          <w:divBdr>
            <w:top w:val="none" w:sz="0" w:space="0" w:color="auto"/>
            <w:left w:val="none" w:sz="0" w:space="0" w:color="auto"/>
            <w:bottom w:val="none" w:sz="0" w:space="0" w:color="auto"/>
            <w:right w:val="none" w:sz="0" w:space="0" w:color="auto"/>
          </w:divBdr>
        </w:div>
        <w:div w:id="1576889545">
          <w:marLeft w:val="480"/>
          <w:marRight w:val="0"/>
          <w:marTop w:val="0"/>
          <w:marBottom w:val="0"/>
          <w:divBdr>
            <w:top w:val="none" w:sz="0" w:space="0" w:color="auto"/>
            <w:left w:val="none" w:sz="0" w:space="0" w:color="auto"/>
            <w:bottom w:val="none" w:sz="0" w:space="0" w:color="auto"/>
            <w:right w:val="none" w:sz="0" w:space="0" w:color="auto"/>
          </w:divBdr>
        </w:div>
        <w:div w:id="1298531554">
          <w:marLeft w:val="480"/>
          <w:marRight w:val="0"/>
          <w:marTop w:val="0"/>
          <w:marBottom w:val="0"/>
          <w:divBdr>
            <w:top w:val="none" w:sz="0" w:space="0" w:color="auto"/>
            <w:left w:val="none" w:sz="0" w:space="0" w:color="auto"/>
            <w:bottom w:val="none" w:sz="0" w:space="0" w:color="auto"/>
            <w:right w:val="none" w:sz="0" w:space="0" w:color="auto"/>
          </w:divBdr>
        </w:div>
        <w:div w:id="1874075569">
          <w:marLeft w:val="480"/>
          <w:marRight w:val="0"/>
          <w:marTop w:val="0"/>
          <w:marBottom w:val="0"/>
          <w:divBdr>
            <w:top w:val="none" w:sz="0" w:space="0" w:color="auto"/>
            <w:left w:val="none" w:sz="0" w:space="0" w:color="auto"/>
            <w:bottom w:val="none" w:sz="0" w:space="0" w:color="auto"/>
            <w:right w:val="none" w:sz="0" w:space="0" w:color="auto"/>
          </w:divBdr>
        </w:div>
        <w:div w:id="1866165192">
          <w:marLeft w:val="480"/>
          <w:marRight w:val="0"/>
          <w:marTop w:val="0"/>
          <w:marBottom w:val="0"/>
          <w:divBdr>
            <w:top w:val="none" w:sz="0" w:space="0" w:color="auto"/>
            <w:left w:val="none" w:sz="0" w:space="0" w:color="auto"/>
            <w:bottom w:val="none" w:sz="0" w:space="0" w:color="auto"/>
            <w:right w:val="none" w:sz="0" w:space="0" w:color="auto"/>
          </w:divBdr>
        </w:div>
        <w:div w:id="2088648518">
          <w:marLeft w:val="480"/>
          <w:marRight w:val="0"/>
          <w:marTop w:val="0"/>
          <w:marBottom w:val="0"/>
          <w:divBdr>
            <w:top w:val="none" w:sz="0" w:space="0" w:color="auto"/>
            <w:left w:val="none" w:sz="0" w:space="0" w:color="auto"/>
            <w:bottom w:val="none" w:sz="0" w:space="0" w:color="auto"/>
            <w:right w:val="none" w:sz="0" w:space="0" w:color="auto"/>
          </w:divBdr>
        </w:div>
        <w:div w:id="498421240">
          <w:marLeft w:val="480"/>
          <w:marRight w:val="0"/>
          <w:marTop w:val="0"/>
          <w:marBottom w:val="0"/>
          <w:divBdr>
            <w:top w:val="none" w:sz="0" w:space="0" w:color="auto"/>
            <w:left w:val="none" w:sz="0" w:space="0" w:color="auto"/>
            <w:bottom w:val="none" w:sz="0" w:space="0" w:color="auto"/>
            <w:right w:val="none" w:sz="0" w:space="0" w:color="auto"/>
          </w:divBdr>
        </w:div>
        <w:div w:id="591471032">
          <w:marLeft w:val="480"/>
          <w:marRight w:val="0"/>
          <w:marTop w:val="0"/>
          <w:marBottom w:val="0"/>
          <w:divBdr>
            <w:top w:val="none" w:sz="0" w:space="0" w:color="auto"/>
            <w:left w:val="none" w:sz="0" w:space="0" w:color="auto"/>
            <w:bottom w:val="none" w:sz="0" w:space="0" w:color="auto"/>
            <w:right w:val="none" w:sz="0" w:space="0" w:color="auto"/>
          </w:divBdr>
        </w:div>
        <w:div w:id="580063444">
          <w:marLeft w:val="480"/>
          <w:marRight w:val="0"/>
          <w:marTop w:val="0"/>
          <w:marBottom w:val="0"/>
          <w:divBdr>
            <w:top w:val="none" w:sz="0" w:space="0" w:color="auto"/>
            <w:left w:val="none" w:sz="0" w:space="0" w:color="auto"/>
            <w:bottom w:val="none" w:sz="0" w:space="0" w:color="auto"/>
            <w:right w:val="none" w:sz="0" w:space="0" w:color="auto"/>
          </w:divBdr>
        </w:div>
        <w:div w:id="1075588520">
          <w:marLeft w:val="480"/>
          <w:marRight w:val="0"/>
          <w:marTop w:val="0"/>
          <w:marBottom w:val="0"/>
          <w:divBdr>
            <w:top w:val="none" w:sz="0" w:space="0" w:color="auto"/>
            <w:left w:val="none" w:sz="0" w:space="0" w:color="auto"/>
            <w:bottom w:val="none" w:sz="0" w:space="0" w:color="auto"/>
            <w:right w:val="none" w:sz="0" w:space="0" w:color="auto"/>
          </w:divBdr>
        </w:div>
        <w:div w:id="20665736">
          <w:marLeft w:val="480"/>
          <w:marRight w:val="0"/>
          <w:marTop w:val="0"/>
          <w:marBottom w:val="0"/>
          <w:divBdr>
            <w:top w:val="none" w:sz="0" w:space="0" w:color="auto"/>
            <w:left w:val="none" w:sz="0" w:space="0" w:color="auto"/>
            <w:bottom w:val="none" w:sz="0" w:space="0" w:color="auto"/>
            <w:right w:val="none" w:sz="0" w:space="0" w:color="auto"/>
          </w:divBdr>
        </w:div>
        <w:div w:id="1277755986">
          <w:marLeft w:val="480"/>
          <w:marRight w:val="0"/>
          <w:marTop w:val="0"/>
          <w:marBottom w:val="0"/>
          <w:divBdr>
            <w:top w:val="none" w:sz="0" w:space="0" w:color="auto"/>
            <w:left w:val="none" w:sz="0" w:space="0" w:color="auto"/>
            <w:bottom w:val="none" w:sz="0" w:space="0" w:color="auto"/>
            <w:right w:val="none" w:sz="0" w:space="0" w:color="auto"/>
          </w:divBdr>
        </w:div>
        <w:div w:id="1349214298">
          <w:marLeft w:val="480"/>
          <w:marRight w:val="0"/>
          <w:marTop w:val="0"/>
          <w:marBottom w:val="0"/>
          <w:divBdr>
            <w:top w:val="none" w:sz="0" w:space="0" w:color="auto"/>
            <w:left w:val="none" w:sz="0" w:space="0" w:color="auto"/>
            <w:bottom w:val="none" w:sz="0" w:space="0" w:color="auto"/>
            <w:right w:val="none" w:sz="0" w:space="0" w:color="auto"/>
          </w:divBdr>
        </w:div>
        <w:div w:id="176847398">
          <w:marLeft w:val="480"/>
          <w:marRight w:val="0"/>
          <w:marTop w:val="0"/>
          <w:marBottom w:val="0"/>
          <w:divBdr>
            <w:top w:val="none" w:sz="0" w:space="0" w:color="auto"/>
            <w:left w:val="none" w:sz="0" w:space="0" w:color="auto"/>
            <w:bottom w:val="none" w:sz="0" w:space="0" w:color="auto"/>
            <w:right w:val="none" w:sz="0" w:space="0" w:color="auto"/>
          </w:divBdr>
        </w:div>
        <w:div w:id="928806580">
          <w:marLeft w:val="480"/>
          <w:marRight w:val="0"/>
          <w:marTop w:val="0"/>
          <w:marBottom w:val="0"/>
          <w:divBdr>
            <w:top w:val="none" w:sz="0" w:space="0" w:color="auto"/>
            <w:left w:val="none" w:sz="0" w:space="0" w:color="auto"/>
            <w:bottom w:val="none" w:sz="0" w:space="0" w:color="auto"/>
            <w:right w:val="none" w:sz="0" w:space="0" w:color="auto"/>
          </w:divBdr>
        </w:div>
        <w:div w:id="1137526143">
          <w:marLeft w:val="480"/>
          <w:marRight w:val="0"/>
          <w:marTop w:val="0"/>
          <w:marBottom w:val="0"/>
          <w:divBdr>
            <w:top w:val="none" w:sz="0" w:space="0" w:color="auto"/>
            <w:left w:val="none" w:sz="0" w:space="0" w:color="auto"/>
            <w:bottom w:val="none" w:sz="0" w:space="0" w:color="auto"/>
            <w:right w:val="none" w:sz="0" w:space="0" w:color="auto"/>
          </w:divBdr>
        </w:div>
        <w:div w:id="1758361320">
          <w:marLeft w:val="480"/>
          <w:marRight w:val="0"/>
          <w:marTop w:val="0"/>
          <w:marBottom w:val="0"/>
          <w:divBdr>
            <w:top w:val="none" w:sz="0" w:space="0" w:color="auto"/>
            <w:left w:val="none" w:sz="0" w:space="0" w:color="auto"/>
            <w:bottom w:val="none" w:sz="0" w:space="0" w:color="auto"/>
            <w:right w:val="none" w:sz="0" w:space="0" w:color="auto"/>
          </w:divBdr>
        </w:div>
        <w:div w:id="89350030">
          <w:marLeft w:val="480"/>
          <w:marRight w:val="0"/>
          <w:marTop w:val="0"/>
          <w:marBottom w:val="0"/>
          <w:divBdr>
            <w:top w:val="none" w:sz="0" w:space="0" w:color="auto"/>
            <w:left w:val="none" w:sz="0" w:space="0" w:color="auto"/>
            <w:bottom w:val="none" w:sz="0" w:space="0" w:color="auto"/>
            <w:right w:val="none" w:sz="0" w:space="0" w:color="auto"/>
          </w:divBdr>
        </w:div>
        <w:div w:id="1790541442">
          <w:marLeft w:val="480"/>
          <w:marRight w:val="0"/>
          <w:marTop w:val="0"/>
          <w:marBottom w:val="0"/>
          <w:divBdr>
            <w:top w:val="none" w:sz="0" w:space="0" w:color="auto"/>
            <w:left w:val="none" w:sz="0" w:space="0" w:color="auto"/>
            <w:bottom w:val="none" w:sz="0" w:space="0" w:color="auto"/>
            <w:right w:val="none" w:sz="0" w:space="0" w:color="auto"/>
          </w:divBdr>
        </w:div>
        <w:div w:id="1525943812">
          <w:marLeft w:val="480"/>
          <w:marRight w:val="0"/>
          <w:marTop w:val="0"/>
          <w:marBottom w:val="0"/>
          <w:divBdr>
            <w:top w:val="none" w:sz="0" w:space="0" w:color="auto"/>
            <w:left w:val="none" w:sz="0" w:space="0" w:color="auto"/>
            <w:bottom w:val="none" w:sz="0" w:space="0" w:color="auto"/>
            <w:right w:val="none" w:sz="0" w:space="0" w:color="auto"/>
          </w:divBdr>
        </w:div>
        <w:div w:id="471867578">
          <w:marLeft w:val="480"/>
          <w:marRight w:val="0"/>
          <w:marTop w:val="0"/>
          <w:marBottom w:val="0"/>
          <w:divBdr>
            <w:top w:val="none" w:sz="0" w:space="0" w:color="auto"/>
            <w:left w:val="none" w:sz="0" w:space="0" w:color="auto"/>
            <w:bottom w:val="none" w:sz="0" w:space="0" w:color="auto"/>
            <w:right w:val="none" w:sz="0" w:space="0" w:color="auto"/>
          </w:divBdr>
        </w:div>
        <w:div w:id="1523471634">
          <w:marLeft w:val="480"/>
          <w:marRight w:val="0"/>
          <w:marTop w:val="0"/>
          <w:marBottom w:val="0"/>
          <w:divBdr>
            <w:top w:val="none" w:sz="0" w:space="0" w:color="auto"/>
            <w:left w:val="none" w:sz="0" w:space="0" w:color="auto"/>
            <w:bottom w:val="none" w:sz="0" w:space="0" w:color="auto"/>
            <w:right w:val="none" w:sz="0" w:space="0" w:color="auto"/>
          </w:divBdr>
        </w:div>
        <w:div w:id="1752659275">
          <w:marLeft w:val="480"/>
          <w:marRight w:val="0"/>
          <w:marTop w:val="0"/>
          <w:marBottom w:val="0"/>
          <w:divBdr>
            <w:top w:val="none" w:sz="0" w:space="0" w:color="auto"/>
            <w:left w:val="none" w:sz="0" w:space="0" w:color="auto"/>
            <w:bottom w:val="none" w:sz="0" w:space="0" w:color="auto"/>
            <w:right w:val="none" w:sz="0" w:space="0" w:color="auto"/>
          </w:divBdr>
        </w:div>
        <w:div w:id="1969119499">
          <w:marLeft w:val="480"/>
          <w:marRight w:val="0"/>
          <w:marTop w:val="0"/>
          <w:marBottom w:val="0"/>
          <w:divBdr>
            <w:top w:val="none" w:sz="0" w:space="0" w:color="auto"/>
            <w:left w:val="none" w:sz="0" w:space="0" w:color="auto"/>
            <w:bottom w:val="none" w:sz="0" w:space="0" w:color="auto"/>
            <w:right w:val="none" w:sz="0" w:space="0" w:color="auto"/>
          </w:divBdr>
        </w:div>
        <w:div w:id="621572197">
          <w:marLeft w:val="480"/>
          <w:marRight w:val="0"/>
          <w:marTop w:val="0"/>
          <w:marBottom w:val="0"/>
          <w:divBdr>
            <w:top w:val="none" w:sz="0" w:space="0" w:color="auto"/>
            <w:left w:val="none" w:sz="0" w:space="0" w:color="auto"/>
            <w:bottom w:val="none" w:sz="0" w:space="0" w:color="auto"/>
            <w:right w:val="none" w:sz="0" w:space="0" w:color="auto"/>
          </w:divBdr>
        </w:div>
        <w:div w:id="1539396190">
          <w:marLeft w:val="480"/>
          <w:marRight w:val="0"/>
          <w:marTop w:val="0"/>
          <w:marBottom w:val="0"/>
          <w:divBdr>
            <w:top w:val="none" w:sz="0" w:space="0" w:color="auto"/>
            <w:left w:val="none" w:sz="0" w:space="0" w:color="auto"/>
            <w:bottom w:val="none" w:sz="0" w:space="0" w:color="auto"/>
            <w:right w:val="none" w:sz="0" w:space="0" w:color="auto"/>
          </w:divBdr>
        </w:div>
        <w:div w:id="23792384">
          <w:marLeft w:val="480"/>
          <w:marRight w:val="0"/>
          <w:marTop w:val="0"/>
          <w:marBottom w:val="0"/>
          <w:divBdr>
            <w:top w:val="none" w:sz="0" w:space="0" w:color="auto"/>
            <w:left w:val="none" w:sz="0" w:space="0" w:color="auto"/>
            <w:bottom w:val="none" w:sz="0" w:space="0" w:color="auto"/>
            <w:right w:val="none" w:sz="0" w:space="0" w:color="auto"/>
          </w:divBdr>
        </w:div>
        <w:div w:id="1573009301">
          <w:marLeft w:val="480"/>
          <w:marRight w:val="0"/>
          <w:marTop w:val="0"/>
          <w:marBottom w:val="0"/>
          <w:divBdr>
            <w:top w:val="none" w:sz="0" w:space="0" w:color="auto"/>
            <w:left w:val="none" w:sz="0" w:space="0" w:color="auto"/>
            <w:bottom w:val="none" w:sz="0" w:space="0" w:color="auto"/>
            <w:right w:val="none" w:sz="0" w:space="0" w:color="auto"/>
          </w:divBdr>
        </w:div>
        <w:div w:id="48890427">
          <w:marLeft w:val="480"/>
          <w:marRight w:val="0"/>
          <w:marTop w:val="0"/>
          <w:marBottom w:val="0"/>
          <w:divBdr>
            <w:top w:val="none" w:sz="0" w:space="0" w:color="auto"/>
            <w:left w:val="none" w:sz="0" w:space="0" w:color="auto"/>
            <w:bottom w:val="none" w:sz="0" w:space="0" w:color="auto"/>
            <w:right w:val="none" w:sz="0" w:space="0" w:color="auto"/>
          </w:divBdr>
        </w:div>
        <w:div w:id="1935434057">
          <w:marLeft w:val="480"/>
          <w:marRight w:val="0"/>
          <w:marTop w:val="0"/>
          <w:marBottom w:val="0"/>
          <w:divBdr>
            <w:top w:val="none" w:sz="0" w:space="0" w:color="auto"/>
            <w:left w:val="none" w:sz="0" w:space="0" w:color="auto"/>
            <w:bottom w:val="none" w:sz="0" w:space="0" w:color="auto"/>
            <w:right w:val="none" w:sz="0" w:space="0" w:color="auto"/>
          </w:divBdr>
        </w:div>
        <w:div w:id="329481902">
          <w:marLeft w:val="480"/>
          <w:marRight w:val="0"/>
          <w:marTop w:val="0"/>
          <w:marBottom w:val="0"/>
          <w:divBdr>
            <w:top w:val="none" w:sz="0" w:space="0" w:color="auto"/>
            <w:left w:val="none" w:sz="0" w:space="0" w:color="auto"/>
            <w:bottom w:val="none" w:sz="0" w:space="0" w:color="auto"/>
            <w:right w:val="none" w:sz="0" w:space="0" w:color="auto"/>
          </w:divBdr>
        </w:div>
        <w:div w:id="1522084120">
          <w:marLeft w:val="480"/>
          <w:marRight w:val="0"/>
          <w:marTop w:val="0"/>
          <w:marBottom w:val="0"/>
          <w:divBdr>
            <w:top w:val="none" w:sz="0" w:space="0" w:color="auto"/>
            <w:left w:val="none" w:sz="0" w:space="0" w:color="auto"/>
            <w:bottom w:val="none" w:sz="0" w:space="0" w:color="auto"/>
            <w:right w:val="none" w:sz="0" w:space="0" w:color="auto"/>
          </w:divBdr>
        </w:div>
        <w:div w:id="1798402741">
          <w:marLeft w:val="480"/>
          <w:marRight w:val="0"/>
          <w:marTop w:val="0"/>
          <w:marBottom w:val="0"/>
          <w:divBdr>
            <w:top w:val="none" w:sz="0" w:space="0" w:color="auto"/>
            <w:left w:val="none" w:sz="0" w:space="0" w:color="auto"/>
            <w:bottom w:val="none" w:sz="0" w:space="0" w:color="auto"/>
            <w:right w:val="none" w:sz="0" w:space="0" w:color="auto"/>
          </w:divBdr>
        </w:div>
        <w:div w:id="1859342619">
          <w:marLeft w:val="480"/>
          <w:marRight w:val="0"/>
          <w:marTop w:val="0"/>
          <w:marBottom w:val="0"/>
          <w:divBdr>
            <w:top w:val="none" w:sz="0" w:space="0" w:color="auto"/>
            <w:left w:val="none" w:sz="0" w:space="0" w:color="auto"/>
            <w:bottom w:val="none" w:sz="0" w:space="0" w:color="auto"/>
            <w:right w:val="none" w:sz="0" w:space="0" w:color="auto"/>
          </w:divBdr>
        </w:div>
        <w:div w:id="1789158638">
          <w:marLeft w:val="480"/>
          <w:marRight w:val="0"/>
          <w:marTop w:val="0"/>
          <w:marBottom w:val="0"/>
          <w:divBdr>
            <w:top w:val="none" w:sz="0" w:space="0" w:color="auto"/>
            <w:left w:val="none" w:sz="0" w:space="0" w:color="auto"/>
            <w:bottom w:val="none" w:sz="0" w:space="0" w:color="auto"/>
            <w:right w:val="none" w:sz="0" w:space="0" w:color="auto"/>
          </w:divBdr>
        </w:div>
        <w:div w:id="1924411754">
          <w:marLeft w:val="480"/>
          <w:marRight w:val="0"/>
          <w:marTop w:val="0"/>
          <w:marBottom w:val="0"/>
          <w:divBdr>
            <w:top w:val="none" w:sz="0" w:space="0" w:color="auto"/>
            <w:left w:val="none" w:sz="0" w:space="0" w:color="auto"/>
            <w:bottom w:val="none" w:sz="0" w:space="0" w:color="auto"/>
            <w:right w:val="none" w:sz="0" w:space="0" w:color="auto"/>
          </w:divBdr>
        </w:div>
        <w:div w:id="1968968921">
          <w:marLeft w:val="480"/>
          <w:marRight w:val="0"/>
          <w:marTop w:val="0"/>
          <w:marBottom w:val="0"/>
          <w:divBdr>
            <w:top w:val="none" w:sz="0" w:space="0" w:color="auto"/>
            <w:left w:val="none" w:sz="0" w:space="0" w:color="auto"/>
            <w:bottom w:val="none" w:sz="0" w:space="0" w:color="auto"/>
            <w:right w:val="none" w:sz="0" w:space="0" w:color="auto"/>
          </w:divBdr>
        </w:div>
        <w:div w:id="1491210661">
          <w:marLeft w:val="480"/>
          <w:marRight w:val="0"/>
          <w:marTop w:val="0"/>
          <w:marBottom w:val="0"/>
          <w:divBdr>
            <w:top w:val="none" w:sz="0" w:space="0" w:color="auto"/>
            <w:left w:val="none" w:sz="0" w:space="0" w:color="auto"/>
            <w:bottom w:val="none" w:sz="0" w:space="0" w:color="auto"/>
            <w:right w:val="none" w:sz="0" w:space="0" w:color="auto"/>
          </w:divBdr>
        </w:div>
        <w:div w:id="261913003">
          <w:marLeft w:val="480"/>
          <w:marRight w:val="0"/>
          <w:marTop w:val="0"/>
          <w:marBottom w:val="0"/>
          <w:divBdr>
            <w:top w:val="none" w:sz="0" w:space="0" w:color="auto"/>
            <w:left w:val="none" w:sz="0" w:space="0" w:color="auto"/>
            <w:bottom w:val="none" w:sz="0" w:space="0" w:color="auto"/>
            <w:right w:val="none" w:sz="0" w:space="0" w:color="auto"/>
          </w:divBdr>
        </w:div>
        <w:div w:id="1212692473">
          <w:marLeft w:val="480"/>
          <w:marRight w:val="0"/>
          <w:marTop w:val="0"/>
          <w:marBottom w:val="0"/>
          <w:divBdr>
            <w:top w:val="none" w:sz="0" w:space="0" w:color="auto"/>
            <w:left w:val="none" w:sz="0" w:space="0" w:color="auto"/>
            <w:bottom w:val="none" w:sz="0" w:space="0" w:color="auto"/>
            <w:right w:val="none" w:sz="0" w:space="0" w:color="auto"/>
          </w:divBdr>
        </w:div>
        <w:div w:id="666982056">
          <w:marLeft w:val="480"/>
          <w:marRight w:val="0"/>
          <w:marTop w:val="0"/>
          <w:marBottom w:val="0"/>
          <w:divBdr>
            <w:top w:val="none" w:sz="0" w:space="0" w:color="auto"/>
            <w:left w:val="none" w:sz="0" w:space="0" w:color="auto"/>
            <w:bottom w:val="none" w:sz="0" w:space="0" w:color="auto"/>
            <w:right w:val="none" w:sz="0" w:space="0" w:color="auto"/>
          </w:divBdr>
        </w:div>
        <w:div w:id="851142771">
          <w:marLeft w:val="480"/>
          <w:marRight w:val="0"/>
          <w:marTop w:val="0"/>
          <w:marBottom w:val="0"/>
          <w:divBdr>
            <w:top w:val="none" w:sz="0" w:space="0" w:color="auto"/>
            <w:left w:val="none" w:sz="0" w:space="0" w:color="auto"/>
            <w:bottom w:val="none" w:sz="0" w:space="0" w:color="auto"/>
            <w:right w:val="none" w:sz="0" w:space="0" w:color="auto"/>
          </w:divBdr>
        </w:div>
        <w:div w:id="1222906752">
          <w:marLeft w:val="480"/>
          <w:marRight w:val="0"/>
          <w:marTop w:val="0"/>
          <w:marBottom w:val="0"/>
          <w:divBdr>
            <w:top w:val="none" w:sz="0" w:space="0" w:color="auto"/>
            <w:left w:val="none" w:sz="0" w:space="0" w:color="auto"/>
            <w:bottom w:val="none" w:sz="0" w:space="0" w:color="auto"/>
            <w:right w:val="none" w:sz="0" w:space="0" w:color="auto"/>
          </w:divBdr>
        </w:div>
        <w:div w:id="1406798847">
          <w:marLeft w:val="480"/>
          <w:marRight w:val="0"/>
          <w:marTop w:val="0"/>
          <w:marBottom w:val="0"/>
          <w:divBdr>
            <w:top w:val="none" w:sz="0" w:space="0" w:color="auto"/>
            <w:left w:val="none" w:sz="0" w:space="0" w:color="auto"/>
            <w:bottom w:val="none" w:sz="0" w:space="0" w:color="auto"/>
            <w:right w:val="none" w:sz="0" w:space="0" w:color="auto"/>
          </w:divBdr>
        </w:div>
      </w:divsChild>
    </w:div>
    <w:div w:id="1748184722">
      <w:bodyDiv w:val="1"/>
      <w:marLeft w:val="0"/>
      <w:marRight w:val="0"/>
      <w:marTop w:val="0"/>
      <w:marBottom w:val="0"/>
      <w:divBdr>
        <w:top w:val="none" w:sz="0" w:space="0" w:color="auto"/>
        <w:left w:val="none" w:sz="0" w:space="0" w:color="auto"/>
        <w:bottom w:val="none" w:sz="0" w:space="0" w:color="auto"/>
        <w:right w:val="none" w:sz="0" w:space="0" w:color="auto"/>
      </w:divBdr>
    </w:div>
    <w:div w:id="1748459676">
      <w:bodyDiv w:val="1"/>
      <w:marLeft w:val="0"/>
      <w:marRight w:val="0"/>
      <w:marTop w:val="0"/>
      <w:marBottom w:val="0"/>
      <w:divBdr>
        <w:top w:val="none" w:sz="0" w:space="0" w:color="auto"/>
        <w:left w:val="none" w:sz="0" w:space="0" w:color="auto"/>
        <w:bottom w:val="none" w:sz="0" w:space="0" w:color="auto"/>
        <w:right w:val="none" w:sz="0" w:space="0" w:color="auto"/>
      </w:divBdr>
    </w:div>
    <w:div w:id="1749111243">
      <w:bodyDiv w:val="1"/>
      <w:marLeft w:val="0"/>
      <w:marRight w:val="0"/>
      <w:marTop w:val="0"/>
      <w:marBottom w:val="0"/>
      <w:divBdr>
        <w:top w:val="none" w:sz="0" w:space="0" w:color="auto"/>
        <w:left w:val="none" w:sz="0" w:space="0" w:color="auto"/>
        <w:bottom w:val="none" w:sz="0" w:space="0" w:color="auto"/>
        <w:right w:val="none" w:sz="0" w:space="0" w:color="auto"/>
      </w:divBdr>
    </w:div>
    <w:div w:id="1749114912">
      <w:bodyDiv w:val="1"/>
      <w:marLeft w:val="0"/>
      <w:marRight w:val="0"/>
      <w:marTop w:val="0"/>
      <w:marBottom w:val="0"/>
      <w:divBdr>
        <w:top w:val="none" w:sz="0" w:space="0" w:color="auto"/>
        <w:left w:val="none" w:sz="0" w:space="0" w:color="auto"/>
        <w:bottom w:val="none" w:sz="0" w:space="0" w:color="auto"/>
        <w:right w:val="none" w:sz="0" w:space="0" w:color="auto"/>
      </w:divBdr>
    </w:div>
    <w:div w:id="1749687618">
      <w:bodyDiv w:val="1"/>
      <w:marLeft w:val="0"/>
      <w:marRight w:val="0"/>
      <w:marTop w:val="0"/>
      <w:marBottom w:val="0"/>
      <w:divBdr>
        <w:top w:val="none" w:sz="0" w:space="0" w:color="auto"/>
        <w:left w:val="none" w:sz="0" w:space="0" w:color="auto"/>
        <w:bottom w:val="none" w:sz="0" w:space="0" w:color="auto"/>
        <w:right w:val="none" w:sz="0" w:space="0" w:color="auto"/>
      </w:divBdr>
    </w:div>
    <w:div w:id="1750076892">
      <w:bodyDiv w:val="1"/>
      <w:marLeft w:val="0"/>
      <w:marRight w:val="0"/>
      <w:marTop w:val="0"/>
      <w:marBottom w:val="0"/>
      <w:divBdr>
        <w:top w:val="none" w:sz="0" w:space="0" w:color="auto"/>
        <w:left w:val="none" w:sz="0" w:space="0" w:color="auto"/>
        <w:bottom w:val="none" w:sz="0" w:space="0" w:color="auto"/>
        <w:right w:val="none" w:sz="0" w:space="0" w:color="auto"/>
      </w:divBdr>
    </w:div>
    <w:div w:id="1752971801">
      <w:bodyDiv w:val="1"/>
      <w:marLeft w:val="0"/>
      <w:marRight w:val="0"/>
      <w:marTop w:val="0"/>
      <w:marBottom w:val="0"/>
      <w:divBdr>
        <w:top w:val="none" w:sz="0" w:space="0" w:color="auto"/>
        <w:left w:val="none" w:sz="0" w:space="0" w:color="auto"/>
        <w:bottom w:val="none" w:sz="0" w:space="0" w:color="auto"/>
        <w:right w:val="none" w:sz="0" w:space="0" w:color="auto"/>
      </w:divBdr>
    </w:div>
    <w:div w:id="1753164144">
      <w:bodyDiv w:val="1"/>
      <w:marLeft w:val="0"/>
      <w:marRight w:val="0"/>
      <w:marTop w:val="0"/>
      <w:marBottom w:val="0"/>
      <w:divBdr>
        <w:top w:val="none" w:sz="0" w:space="0" w:color="auto"/>
        <w:left w:val="none" w:sz="0" w:space="0" w:color="auto"/>
        <w:bottom w:val="none" w:sz="0" w:space="0" w:color="auto"/>
        <w:right w:val="none" w:sz="0" w:space="0" w:color="auto"/>
      </w:divBdr>
    </w:div>
    <w:div w:id="1754013718">
      <w:bodyDiv w:val="1"/>
      <w:marLeft w:val="0"/>
      <w:marRight w:val="0"/>
      <w:marTop w:val="0"/>
      <w:marBottom w:val="0"/>
      <w:divBdr>
        <w:top w:val="none" w:sz="0" w:space="0" w:color="auto"/>
        <w:left w:val="none" w:sz="0" w:space="0" w:color="auto"/>
        <w:bottom w:val="none" w:sz="0" w:space="0" w:color="auto"/>
        <w:right w:val="none" w:sz="0" w:space="0" w:color="auto"/>
      </w:divBdr>
    </w:div>
    <w:div w:id="1754930454">
      <w:bodyDiv w:val="1"/>
      <w:marLeft w:val="0"/>
      <w:marRight w:val="0"/>
      <w:marTop w:val="0"/>
      <w:marBottom w:val="0"/>
      <w:divBdr>
        <w:top w:val="none" w:sz="0" w:space="0" w:color="auto"/>
        <w:left w:val="none" w:sz="0" w:space="0" w:color="auto"/>
        <w:bottom w:val="none" w:sz="0" w:space="0" w:color="auto"/>
        <w:right w:val="none" w:sz="0" w:space="0" w:color="auto"/>
      </w:divBdr>
    </w:div>
    <w:div w:id="1755317674">
      <w:bodyDiv w:val="1"/>
      <w:marLeft w:val="0"/>
      <w:marRight w:val="0"/>
      <w:marTop w:val="0"/>
      <w:marBottom w:val="0"/>
      <w:divBdr>
        <w:top w:val="none" w:sz="0" w:space="0" w:color="auto"/>
        <w:left w:val="none" w:sz="0" w:space="0" w:color="auto"/>
        <w:bottom w:val="none" w:sz="0" w:space="0" w:color="auto"/>
        <w:right w:val="none" w:sz="0" w:space="0" w:color="auto"/>
      </w:divBdr>
      <w:divsChild>
        <w:div w:id="857040684">
          <w:marLeft w:val="480"/>
          <w:marRight w:val="0"/>
          <w:marTop w:val="0"/>
          <w:marBottom w:val="0"/>
          <w:divBdr>
            <w:top w:val="none" w:sz="0" w:space="0" w:color="auto"/>
            <w:left w:val="none" w:sz="0" w:space="0" w:color="auto"/>
            <w:bottom w:val="none" w:sz="0" w:space="0" w:color="auto"/>
            <w:right w:val="none" w:sz="0" w:space="0" w:color="auto"/>
          </w:divBdr>
        </w:div>
        <w:div w:id="1423451607">
          <w:marLeft w:val="480"/>
          <w:marRight w:val="0"/>
          <w:marTop w:val="0"/>
          <w:marBottom w:val="0"/>
          <w:divBdr>
            <w:top w:val="none" w:sz="0" w:space="0" w:color="auto"/>
            <w:left w:val="none" w:sz="0" w:space="0" w:color="auto"/>
            <w:bottom w:val="none" w:sz="0" w:space="0" w:color="auto"/>
            <w:right w:val="none" w:sz="0" w:space="0" w:color="auto"/>
          </w:divBdr>
        </w:div>
        <w:div w:id="525363746">
          <w:marLeft w:val="480"/>
          <w:marRight w:val="0"/>
          <w:marTop w:val="0"/>
          <w:marBottom w:val="0"/>
          <w:divBdr>
            <w:top w:val="none" w:sz="0" w:space="0" w:color="auto"/>
            <w:left w:val="none" w:sz="0" w:space="0" w:color="auto"/>
            <w:bottom w:val="none" w:sz="0" w:space="0" w:color="auto"/>
            <w:right w:val="none" w:sz="0" w:space="0" w:color="auto"/>
          </w:divBdr>
        </w:div>
        <w:div w:id="1713924321">
          <w:marLeft w:val="480"/>
          <w:marRight w:val="0"/>
          <w:marTop w:val="0"/>
          <w:marBottom w:val="0"/>
          <w:divBdr>
            <w:top w:val="none" w:sz="0" w:space="0" w:color="auto"/>
            <w:left w:val="none" w:sz="0" w:space="0" w:color="auto"/>
            <w:bottom w:val="none" w:sz="0" w:space="0" w:color="auto"/>
            <w:right w:val="none" w:sz="0" w:space="0" w:color="auto"/>
          </w:divBdr>
        </w:div>
        <w:div w:id="526987029">
          <w:marLeft w:val="480"/>
          <w:marRight w:val="0"/>
          <w:marTop w:val="0"/>
          <w:marBottom w:val="0"/>
          <w:divBdr>
            <w:top w:val="none" w:sz="0" w:space="0" w:color="auto"/>
            <w:left w:val="none" w:sz="0" w:space="0" w:color="auto"/>
            <w:bottom w:val="none" w:sz="0" w:space="0" w:color="auto"/>
            <w:right w:val="none" w:sz="0" w:space="0" w:color="auto"/>
          </w:divBdr>
        </w:div>
        <w:div w:id="2080402601">
          <w:marLeft w:val="480"/>
          <w:marRight w:val="0"/>
          <w:marTop w:val="0"/>
          <w:marBottom w:val="0"/>
          <w:divBdr>
            <w:top w:val="none" w:sz="0" w:space="0" w:color="auto"/>
            <w:left w:val="none" w:sz="0" w:space="0" w:color="auto"/>
            <w:bottom w:val="none" w:sz="0" w:space="0" w:color="auto"/>
            <w:right w:val="none" w:sz="0" w:space="0" w:color="auto"/>
          </w:divBdr>
        </w:div>
        <w:div w:id="1500802731">
          <w:marLeft w:val="480"/>
          <w:marRight w:val="0"/>
          <w:marTop w:val="0"/>
          <w:marBottom w:val="0"/>
          <w:divBdr>
            <w:top w:val="none" w:sz="0" w:space="0" w:color="auto"/>
            <w:left w:val="none" w:sz="0" w:space="0" w:color="auto"/>
            <w:bottom w:val="none" w:sz="0" w:space="0" w:color="auto"/>
            <w:right w:val="none" w:sz="0" w:space="0" w:color="auto"/>
          </w:divBdr>
        </w:div>
        <w:div w:id="1072239250">
          <w:marLeft w:val="480"/>
          <w:marRight w:val="0"/>
          <w:marTop w:val="0"/>
          <w:marBottom w:val="0"/>
          <w:divBdr>
            <w:top w:val="none" w:sz="0" w:space="0" w:color="auto"/>
            <w:left w:val="none" w:sz="0" w:space="0" w:color="auto"/>
            <w:bottom w:val="none" w:sz="0" w:space="0" w:color="auto"/>
            <w:right w:val="none" w:sz="0" w:space="0" w:color="auto"/>
          </w:divBdr>
        </w:div>
        <w:div w:id="1821073447">
          <w:marLeft w:val="480"/>
          <w:marRight w:val="0"/>
          <w:marTop w:val="0"/>
          <w:marBottom w:val="0"/>
          <w:divBdr>
            <w:top w:val="none" w:sz="0" w:space="0" w:color="auto"/>
            <w:left w:val="none" w:sz="0" w:space="0" w:color="auto"/>
            <w:bottom w:val="none" w:sz="0" w:space="0" w:color="auto"/>
            <w:right w:val="none" w:sz="0" w:space="0" w:color="auto"/>
          </w:divBdr>
        </w:div>
        <w:div w:id="1779836447">
          <w:marLeft w:val="480"/>
          <w:marRight w:val="0"/>
          <w:marTop w:val="0"/>
          <w:marBottom w:val="0"/>
          <w:divBdr>
            <w:top w:val="none" w:sz="0" w:space="0" w:color="auto"/>
            <w:left w:val="none" w:sz="0" w:space="0" w:color="auto"/>
            <w:bottom w:val="none" w:sz="0" w:space="0" w:color="auto"/>
            <w:right w:val="none" w:sz="0" w:space="0" w:color="auto"/>
          </w:divBdr>
        </w:div>
        <w:div w:id="1735348364">
          <w:marLeft w:val="480"/>
          <w:marRight w:val="0"/>
          <w:marTop w:val="0"/>
          <w:marBottom w:val="0"/>
          <w:divBdr>
            <w:top w:val="none" w:sz="0" w:space="0" w:color="auto"/>
            <w:left w:val="none" w:sz="0" w:space="0" w:color="auto"/>
            <w:bottom w:val="none" w:sz="0" w:space="0" w:color="auto"/>
            <w:right w:val="none" w:sz="0" w:space="0" w:color="auto"/>
          </w:divBdr>
        </w:div>
        <w:div w:id="629365749">
          <w:marLeft w:val="480"/>
          <w:marRight w:val="0"/>
          <w:marTop w:val="0"/>
          <w:marBottom w:val="0"/>
          <w:divBdr>
            <w:top w:val="none" w:sz="0" w:space="0" w:color="auto"/>
            <w:left w:val="none" w:sz="0" w:space="0" w:color="auto"/>
            <w:bottom w:val="none" w:sz="0" w:space="0" w:color="auto"/>
            <w:right w:val="none" w:sz="0" w:space="0" w:color="auto"/>
          </w:divBdr>
        </w:div>
        <w:div w:id="240214531">
          <w:marLeft w:val="480"/>
          <w:marRight w:val="0"/>
          <w:marTop w:val="0"/>
          <w:marBottom w:val="0"/>
          <w:divBdr>
            <w:top w:val="none" w:sz="0" w:space="0" w:color="auto"/>
            <w:left w:val="none" w:sz="0" w:space="0" w:color="auto"/>
            <w:bottom w:val="none" w:sz="0" w:space="0" w:color="auto"/>
            <w:right w:val="none" w:sz="0" w:space="0" w:color="auto"/>
          </w:divBdr>
        </w:div>
        <w:div w:id="1463621730">
          <w:marLeft w:val="480"/>
          <w:marRight w:val="0"/>
          <w:marTop w:val="0"/>
          <w:marBottom w:val="0"/>
          <w:divBdr>
            <w:top w:val="none" w:sz="0" w:space="0" w:color="auto"/>
            <w:left w:val="none" w:sz="0" w:space="0" w:color="auto"/>
            <w:bottom w:val="none" w:sz="0" w:space="0" w:color="auto"/>
            <w:right w:val="none" w:sz="0" w:space="0" w:color="auto"/>
          </w:divBdr>
        </w:div>
        <w:div w:id="1582525344">
          <w:marLeft w:val="480"/>
          <w:marRight w:val="0"/>
          <w:marTop w:val="0"/>
          <w:marBottom w:val="0"/>
          <w:divBdr>
            <w:top w:val="none" w:sz="0" w:space="0" w:color="auto"/>
            <w:left w:val="none" w:sz="0" w:space="0" w:color="auto"/>
            <w:bottom w:val="none" w:sz="0" w:space="0" w:color="auto"/>
            <w:right w:val="none" w:sz="0" w:space="0" w:color="auto"/>
          </w:divBdr>
        </w:div>
        <w:div w:id="949243626">
          <w:marLeft w:val="480"/>
          <w:marRight w:val="0"/>
          <w:marTop w:val="0"/>
          <w:marBottom w:val="0"/>
          <w:divBdr>
            <w:top w:val="none" w:sz="0" w:space="0" w:color="auto"/>
            <w:left w:val="none" w:sz="0" w:space="0" w:color="auto"/>
            <w:bottom w:val="none" w:sz="0" w:space="0" w:color="auto"/>
            <w:right w:val="none" w:sz="0" w:space="0" w:color="auto"/>
          </w:divBdr>
        </w:div>
        <w:div w:id="1589465156">
          <w:marLeft w:val="480"/>
          <w:marRight w:val="0"/>
          <w:marTop w:val="0"/>
          <w:marBottom w:val="0"/>
          <w:divBdr>
            <w:top w:val="none" w:sz="0" w:space="0" w:color="auto"/>
            <w:left w:val="none" w:sz="0" w:space="0" w:color="auto"/>
            <w:bottom w:val="none" w:sz="0" w:space="0" w:color="auto"/>
            <w:right w:val="none" w:sz="0" w:space="0" w:color="auto"/>
          </w:divBdr>
        </w:div>
        <w:div w:id="301228695">
          <w:marLeft w:val="480"/>
          <w:marRight w:val="0"/>
          <w:marTop w:val="0"/>
          <w:marBottom w:val="0"/>
          <w:divBdr>
            <w:top w:val="none" w:sz="0" w:space="0" w:color="auto"/>
            <w:left w:val="none" w:sz="0" w:space="0" w:color="auto"/>
            <w:bottom w:val="none" w:sz="0" w:space="0" w:color="auto"/>
            <w:right w:val="none" w:sz="0" w:space="0" w:color="auto"/>
          </w:divBdr>
        </w:div>
        <w:div w:id="18943817">
          <w:marLeft w:val="480"/>
          <w:marRight w:val="0"/>
          <w:marTop w:val="0"/>
          <w:marBottom w:val="0"/>
          <w:divBdr>
            <w:top w:val="none" w:sz="0" w:space="0" w:color="auto"/>
            <w:left w:val="none" w:sz="0" w:space="0" w:color="auto"/>
            <w:bottom w:val="none" w:sz="0" w:space="0" w:color="auto"/>
            <w:right w:val="none" w:sz="0" w:space="0" w:color="auto"/>
          </w:divBdr>
        </w:div>
        <w:div w:id="1268002884">
          <w:marLeft w:val="480"/>
          <w:marRight w:val="0"/>
          <w:marTop w:val="0"/>
          <w:marBottom w:val="0"/>
          <w:divBdr>
            <w:top w:val="none" w:sz="0" w:space="0" w:color="auto"/>
            <w:left w:val="none" w:sz="0" w:space="0" w:color="auto"/>
            <w:bottom w:val="none" w:sz="0" w:space="0" w:color="auto"/>
            <w:right w:val="none" w:sz="0" w:space="0" w:color="auto"/>
          </w:divBdr>
        </w:div>
        <w:div w:id="1784807830">
          <w:marLeft w:val="480"/>
          <w:marRight w:val="0"/>
          <w:marTop w:val="0"/>
          <w:marBottom w:val="0"/>
          <w:divBdr>
            <w:top w:val="none" w:sz="0" w:space="0" w:color="auto"/>
            <w:left w:val="none" w:sz="0" w:space="0" w:color="auto"/>
            <w:bottom w:val="none" w:sz="0" w:space="0" w:color="auto"/>
            <w:right w:val="none" w:sz="0" w:space="0" w:color="auto"/>
          </w:divBdr>
        </w:div>
        <w:div w:id="1868761572">
          <w:marLeft w:val="480"/>
          <w:marRight w:val="0"/>
          <w:marTop w:val="0"/>
          <w:marBottom w:val="0"/>
          <w:divBdr>
            <w:top w:val="none" w:sz="0" w:space="0" w:color="auto"/>
            <w:left w:val="none" w:sz="0" w:space="0" w:color="auto"/>
            <w:bottom w:val="none" w:sz="0" w:space="0" w:color="auto"/>
            <w:right w:val="none" w:sz="0" w:space="0" w:color="auto"/>
          </w:divBdr>
        </w:div>
        <w:div w:id="47992734">
          <w:marLeft w:val="480"/>
          <w:marRight w:val="0"/>
          <w:marTop w:val="0"/>
          <w:marBottom w:val="0"/>
          <w:divBdr>
            <w:top w:val="none" w:sz="0" w:space="0" w:color="auto"/>
            <w:left w:val="none" w:sz="0" w:space="0" w:color="auto"/>
            <w:bottom w:val="none" w:sz="0" w:space="0" w:color="auto"/>
            <w:right w:val="none" w:sz="0" w:space="0" w:color="auto"/>
          </w:divBdr>
        </w:div>
        <w:div w:id="1739092446">
          <w:marLeft w:val="480"/>
          <w:marRight w:val="0"/>
          <w:marTop w:val="0"/>
          <w:marBottom w:val="0"/>
          <w:divBdr>
            <w:top w:val="none" w:sz="0" w:space="0" w:color="auto"/>
            <w:left w:val="none" w:sz="0" w:space="0" w:color="auto"/>
            <w:bottom w:val="none" w:sz="0" w:space="0" w:color="auto"/>
            <w:right w:val="none" w:sz="0" w:space="0" w:color="auto"/>
          </w:divBdr>
        </w:div>
        <w:div w:id="1839227449">
          <w:marLeft w:val="480"/>
          <w:marRight w:val="0"/>
          <w:marTop w:val="0"/>
          <w:marBottom w:val="0"/>
          <w:divBdr>
            <w:top w:val="none" w:sz="0" w:space="0" w:color="auto"/>
            <w:left w:val="none" w:sz="0" w:space="0" w:color="auto"/>
            <w:bottom w:val="none" w:sz="0" w:space="0" w:color="auto"/>
            <w:right w:val="none" w:sz="0" w:space="0" w:color="auto"/>
          </w:divBdr>
        </w:div>
        <w:div w:id="1316912109">
          <w:marLeft w:val="480"/>
          <w:marRight w:val="0"/>
          <w:marTop w:val="0"/>
          <w:marBottom w:val="0"/>
          <w:divBdr>
            <w:top w:val="none" w:sz="0" w:space="0" w:color="auto"/>
            <w:left w:val="none" w:sz="0" w:space="0" w:color="auto"/>
            <w:bottom w:val="none" w:sz="0" w:space="0" w:color="auto"/>
            <w:right w:val="none" w:sz="0" w:space="0" w:color="auto"/>
          </w:divBdr>
        </w:div>
        <w:div w:id="412045551">
          <w:marLeft w:val="480"/>
          <w:marRight w:val="0"/>
          <w:marTop w:val="0"/>
          <w:marBottom w:val="0"/>
          <w:divBdr>
            <w:top w:val="none" w:sz="0" w:space="0" w:color="auto"/>
            <w:left w:val="none" w:sz="0" w:space="0" w:color="auto"/>
            <w:bottom w:val="none" w:sz="0" w:space="0" w:color="auto"/>
            <w:right w:val="none" w:sz="0" w:space="0" w:color="auto"/>
          </w:divBdr>
        </w:div>
        <w:div w:id="2062902723">
          <w:marLeft w:val="480"/>
          <w:marRight w:val="0"/>
          <w:marTop w:val="0"/>
          <w:marBottom w:val="0"/>
          <w:divBdr>
            <w:top w:val="none" w:sz="0" w:space="0" w:color="auto"/>
            <w:left w:val="none" w:sz="0" w:space="0" w:color="auto"/>
            <w:bottom w:val="none" w:sz="0" w:space="0" w:color="auto"/>
            <w:right w:val="none" w:sz="0" w:space="0" w:color="auto"/>
          </w:divBdr>
        </w:div>
        <w:div w:id="1245534261">
          <w:marLeft w:val="480"/>
          <w:marRight w:val="0"/>
          <w:marTop w:val="0"/>
          <w:marBottom w:val="0"/>
          <w:divBdr>
            <w:top w:val="none" w:sz="0" w:space="0" w:color="auto"/>
            <w:left w:val="none" w:sz="0" w:space="0" w:color="auto"/>
            <w:bottom w:val="none" w:sz="0" w:space="0" w:color="auto"/>
            <w:right w:val="none" w:sz="0" w:space="0" w:color="auto"/>
          </w:divBdr>
        </w:div>
        <w:div w:id="953171672">
          <w:marLeft w:val="480"/>
          <w:marRight w:val="0"/>
          <w:marTop w:val="0"/>
          <w:marBottom w:val="0"/>
          <w:divBdr>
            <w:top w:val="none" w:sz="0" w:space="0" w:color="auto"/>
            <w:left w:val="none" w:sz="0" w:space="0" w:color="auto"/>
            <w:bottom w:val="none" w:sz="0" w:space="0" w:color="auto"/>
            <w:right w:val="none" w:sz="0" w:space="0" w:color="auto"/>
          </w:divBdr>
        </w:div>
        <w:div w:id="633873973">
          <w:marLeft w:val="480"/>
          <w:marRight w:val="0"/>
          <w:marTop w:val="0"/>
          <w:marBottom w:val="0"/>
          <w:divBdr>
            <w:top w:val="none" w:sz="0" w:space="0" w:color="auto"/>
            <w:left w:val="none" w:sz="0" w:space="0" w:color="auto"/>
            <w:bottom w:val="none" w:sz="0" w:space="0" w:color="auto"/>
            <w:right w:val="none" w:sz="0" w:space="0" w:color="auto"/>
          </w:divBdr>
        </w:div>
        <w:div w:id="1114984954">
          <w:marLeft w:val="480"/>
          <w:marRight w:val="0"/>
          <w:marTop w:val="0"/>
          <w:marBottom w:val="0"/>
          <w:divBdr>
            <w:top w:val="none" w:sz="0" w:space="0" w:color="auto"/>
            <w:left w:val="none" w:sz="0" w:space="0" w:color="auto"/>
            <w:bottom w:val="none" w:sz="0" w:space="0" w:color="auto"/>
            <w:right w:val="none" w:sz="0" w:space="0" w:color="auto"/>
          </w:divBdr>
        </w:div>
        <w:div w:id="1498692444">
          <w:marLeft w:val="480"/>
          <w:marRight w:val="0"/>
          <w:marTop w:val="0"/>
          <w:marBottom w:val="0"/>
          <w:divBdr>
            <w:top w:val="none" w:sz="0" w:space="0" w:color="auto"/>
            <w:left w:val="none" w:sz="0" w:space="0" w:color="auto"/>
            <w:bottom w:val="none" w:sz="0" w:space="0" w:color="auto"/>
            <w:right w:val="none" w:sz="0" w:space="0" w:color="auto"/>
          </w:divBdr>
        </w:div>
        <w:div w:id="124740476">
          <w:marLeft w:val="480"/>
          <w:marRight w:val="0"/>
          <w:marTop w:val="0"/>
          <w:marBottom w:val="0"/>
          <w:divBdr>
            <w:top w:val="none" w:sz="0" w:space="0" w:color="auto"/>
            <w:left w:val="none" w:sz="0" w:space="0" w:color="auto"/>
            <w:bottom w:val="none" w:sz="0" w:space="0" w:color="auto"/>
            <w:right w:val="none" w:sz="0" w:space="0" w:color="auto"/>
          </w:divBdr>
        </w:div>
        <w:div w:id="1093476699">
          <w:marLeft w:val="480"/>
          <w:marRight w:val="0"/>
          <w:marTop w:val="0"/>
          <w:marBottom w:val="0"/>
          <w:divBdr>
            <w:top w:val="none" w:sz="0" w:space="0" w:color="auto"/>
            <w:left w:val="none" w:sz="0" w:space="0" w:color="auto"/>
            <w:bottom w:val="none" w:sz="0" w:space="0" w:color="auto"/>
            <w:right w:val="none" w:sz="0" w:space="0" w:color="auto"/>
          </w:divBdr>
        </w:div>
        <w:div w:id="1818954065">
          <w:marLeft w:val="480"/>
          <w:marRight w:val="0"/>
          <w:marTop w:val="0"/>
          <w:marBottom w:val="0"/>
          <w:divBdr>
            <w:top w:val="none" w:sz="0" w:space="0" w:color="auto"/>
            <w:left w:val="none" w:sz="0" w:space="0" w:color="auto"/>
            <w:bottom w:val="none" w:sz="0" w:space="0" w:color="auto"/>
            <w:right w:val="none" w:sz="0" w:space="0" w:color="auto"/>
          </w:divBdr>
        </w:div>
        <w:div w:id="1075202553">
          <w:marLeft w:val="480"/>
          <w:marRight w:val="0"/>
          <w:marTop w:val="0"/>
          <w:marBottom w:val="0"/>
          <w:divBdr>
            <w:top w:val="none" w:sz="0" w:space="0" w:color="auto"/>
            <w:left w:val="none" w:sz="0" w:space="0" w:color="auto"/>
            <w:bottom w:val="none" w:sz="0" w:space="0" w:color="auto"/>
            <w:right w:val="none" w:sz="0" w:space="0" w:color="auto"/>
          </w:divBdr>
        </w:div>
        <w:div w:id="960383920">
          <w:marLeft w:val="480"/>
          <w:marRight w:val="0"/>
          <w:marTop w:val="0"/>
          <w:marBottom w:val="0"/>
          <w:divBdr>
            <w:top w:val="none" w:sz="0" w:space="0" w:color="auto"/>
            <w:left w:val="none" w:sz="0" w:space="0" w:color="auto"/>
            <w:bottom w:val="none" w:sz="0" w:space="0" w:color="auto"/>
            <w:right w:val="none" w:sz="0" w:space="0" w:color="auto"/>
          </w:divBdr>
        </w:div>
        <w:div w:id="2041198776">
          <w:marLeft w:val="480"/>
          <w:marRight w:val="0"/>
          <w:marTop w:val="0"/>
          <w:marBottom w:val="0"/>
          <w:divBdr>
            <w:top w:val="none" w:sz="0" w:space="0" w:color="auto"/>
            <w:left w:val="none" w:sz="0" w:space="0" w:color="auto"/>
            <w:bottom w:val="none" w:sz="0" w:space="0" w:color="auto"/>
            <w:right w:val="none" w:sz="0" w:space="0" w:color="auto"/>
          </w:divBdr>
        </w:div>
        <w:div w:id="346954118">
          <w:marLeft w:val="480"/>
          <w:marRight w:val="0"/>
          <w:marTop w:val="0"/>
          <w:marBottom w:val="0"/>
          <w:divBdr>
            <w:top w:val="none" w:sz="0" w:space="0" w:color="auto"/>
            <w:left w:val="none" w:sz="0" w:space="0" w:color="auto"/>
            <w:bottom w:val="none" w:sz="0" w:space="0" w:color="auto"/>
            <w:right w:val="none" w:sz="0" w:space="0" w:color="auto"/>
          </w:divBdr>
        </w:div>
        <w:div w:id="1643270534">
          <w:marLeft w:val="480"/>
          <w:marRight w:val="0"/>
          <w:marTop w:val="0"/>
          <w:marBottom w:val="0"/>
          <w:divBdr>
            <w:top w:val="none" w:sz="0" w:space="0" w:color="auto"/>
            <w:left w:val="none" w:sz="0" w:space="0" w:color="auto"/>
            <w:bottom w:val="none" w:sz="0" w:space="0" w:color="auto"/>
            <w:right w:val="none" w:sz="0" w:space="0" w:color="auto"/>
          </w:divBdr>
        </w:div>
        <w:div w:id="1231379526">
          <w:marLeft w:val="480"/>
          <w:marRight w:val="0"/>
          <w:marTop w:val="0"/>
          <w:marBottom w:val="0"/>
          <w:divBdr>
            <w:top w:val="none" w:sz="0" w:space="0" w:color="auto"/>
            <w:left w:val="none" w:sz="0" w:space="0" w:color="auto"/>
            <w:bottom w:val="none" w:sz="0" w:space="0" w:color="auto"/>
            <w:right w:val="none" w:sz="0" w:space="0" w:color="auto"/>
          </w:divBdr>
        </w:div>
        <w:div w:id="1493180011">
          <w:marLeft w:val="480"/>
          <w:marRight w:val="0"/>
          <w:marTop w:val="0"/>
          <w:marBottom w:val="0"/>
          <w:divBdr>
            <w:top w:val="none" w:sz="0" w:space="0" w:color="auto"/>
            <w:left w:val="none" w:sz="0" w:space="0" w:color="auto"/>
            <w:bottom w:val="none" w:sz="0" w:space="0" w:color="auto"/>
            <w:right w:val="none" w:sz="0" w:space="0" w:color="auto"/>
          </w:divBdr>
        </w:div>
        <w:div w:id="1342319492">
          <w:marLeft w:val="480"/>
          <w:marRight w:val="0"/>
          <w:marTop w:val="0"/>
          <w:marBottom w:val="0"/>
          <w:divBdr>
            <w:top w:val="none" w:sz="0" w:space="0" w:color="auto"/>
            <w:left w:val="none" w:sz="0" w:space="0" w:color="auto"/>
            <w:bottom w:val="none" w:sz="0" w:space="0" w:color="auto"/>
            <w:right w:val="none" w:sz="0" w:space="0" w:color="auto"/>
          </w:divBdr>
        </w:div>
        <w:div w:id="1869492544">
          <w:marLeft w:val="480"/>
          <w:marRight w:val="0"/>
          <w:marTop w:val="0"/>
          <w:marBottom w:val="0"/>
          <w:divBdr>
            <w:top w:val="none" w:sz="0" w:space="0" w:color="auto"/>
            <w:left w:val="none" w:sz="0" w:space="0" w:color="auto"/>
            <w:bottom w:val="none" w:sz="0" w:space="0" w:color="auto"/>
            <w:right w:val="none" w:sz="0" w:space="0" w:color="auto"/>
          </w:divBdr>
        </w:div>
        <w:div w:id="45877628">
          <w:marLeft w:val="480"/>
          <w:marRight w:val="0"/>
          <w:marTop w:val="0"/>
          <w:marBottom w:val="0"/>
          <w:divBdr>
            <w:top w:val="none" w:sz="0" w:space="0" w:color="auto"/>
            <w:left w:val="none" w:sz="0" w:space="0" w:color="auto"/>
            <w:bottom w:val="none" w:sz="0" w:space="0" w:color="auto"/>
            <w:right w:val="none" w:sz="0" w:space="0" w:color="auto"/>
          </w:divBdr>
        </w:div>
        <w:div w:id="1298605041">
          <w:marLeft w:val="480"/>
          <w:marRight w:val="0"/>
          <w:marTop w:val="0"/>
          <w:marBottom w:val="0"/>
          <w:divBdr>
            <w:top w:val="none" w:sz="0" w:space="0" w:color="auto"/>
            <w:left w:val="none" w:sz="0" w:space="0" w:color="auto"/>
            <w:bottom w:val="none" w:sz="0" w:space="0" w:color="auto"/>
            <w:right w:val="none" w:sz="0" w:space="0" w:color="auto"/>
          </w:divBdr>
        </w:div>
        <w:div w:id="1917011748">
          <w:marLeft w:val="480"/>
          <w:marRight w:val="0"/>
          <w:marTop w:val="0"/>
          <w:marBottom w:val="0"/>
          <w:divBdr>
            <w:top w:val="none" w:sz="0" w:space="0" w:color="auto"/>
            <w:left w:val="none" w:sz="0" w:space="0" w:color="auto"/>
            <w:bottom w:val="none" w:sz="0" w:space="0" w:color="auto"/>
            <w:right w:val="none" w:sz="0" w:space="0" w:color="auto"/>
          </w:divBdr>
        </w:div>
        <w:div w:id="2021079570">
          <w:marLeft w:val="480"/>
          <w:marRight w:val="0"/>
          <w:marTop w:val="0"/>
          <w:marBottom w:val="0"/>
          <w:divBdr>
            <w:top w:val="none" w:sz="0" w:space="0" w:color="auto"/>
            <w:left w:val="none" w:sz="0" w:space="0" w:color="auto"/>
            <w:bottom w:val="none" w:sz="0" w:space="0" w:color="auto"/>
            <w:right w:val="none" w:sz="0" w:space="0" w:color="auto"/>
          </w:divBdr>
        </w:div>
        <w:div w:id="634027227">
          <w:marLeft w:val="480"/>
          <w:marRight w:val="0"/>
          <w:marTop w:val="0"/>
          <w:marBottom w:val="0"/>
          <w:divBdr>
            <w:top w:val="none" w:sz="0" w:space="0" w:color="auto"/>
            <w:left w:val="none" w:sz="0" w:space="0" w:color="auto"/>
            <w:bottom w:val="none" w:sz="0" w:space="0" w:color="auto"/>
            <w:right w:val="none" w:sz="0" w:space="0" w:color="auto"/>
          </w:divBdr>
        </w:div>
      </w:divsChild>
    </w:div>
    <w:div w:id="1757164628">
      <w:bodyDiv w:val="1"/>
      <w:marLeft w:val="0"/>
      <w:marRight w:val="0"/>
      <w:marTop w:val="0"/>
      <w:marBottom w:val="0"/>
      <w:divBdr>
        <w:top w:val="none" w:sz="0" w:space="0" w:color="auto"/>
        <w:left w:val="none" w:sz="0" w:space="0" w:color="auto"/>
        <w:bottom w:val="none" w:sz="0" w:space="0" w:color="auto"/>
        <w:right w:val="none" w:sz="0" w:space="0" w:color="auto"/>
      </w:divBdr>
    </w:div>
    <w:div w:id="1757828058">
      <w:bodyDiv w:val="1"/>
      <w:marLeft w:val="0"/>
      <w:marRight w:val="0"/>
      <w:marTop w:val="0"/>
      <w:marBottom w:val="0"/>
      <w:divBdr>
        <w:top w:val="none" w:sz="0" w:space="0" w:color="auto"/>
        <w:left w:val="none" w:sz="0" w:space="0" w:color="auto"/>
        <w:bottom w:val="none" w:sz="0" w:space="0" w:color="auto"/>
        <w:right w:val="none" w:sz="0" w:space="0" w:color="auto"/>
      </w:divBdr>
    </w:div>
    <w:div w:id="1759206976">
      <w:bodyDiv w:val="1"/>
      <w:marLeft w:val="0"/>
      <w:marRight w:val="0"/>
      <w:marTop w:val="0"/>
      <w:marBottom w:val="0"/>
      <w:divBdr>
        <w:top w:val="none" w:sz="0" w:space="0" w:color="auto"/>
        <w:left w:val="none" w:sz="0" w:space="0" w:color="auto"/>
        <w:bottom w:val="none" w:sz="0" w:space="0" w:color="auto"/>
        <w:right w:val="none" w:sz="0" w:space="0" w:color="auto"/>
      </w:divBdr>
    </w:div>
    <w:div w:id="1759256143">
      <w:bodyDiv w:val="1"/>
      <w:marLeft w:val="0"/>
      <w:marRight w:val="0"/>
      <w:marTop w:val="0"/>
      <w:marBottom w:val="0"/>
      <w:divBdr>
        <w:top w:val="none" w:sz="0" w:space="0" w:color="auto"/>
        <w:left w:val="none" w:sz="0" w:space="0" w:color="auto"/>
        <w:bottom w:val="none" w:sz="0" w:space="0" w:color="auto"/>
        <w:right w:val="none" w:sz="0" w:space="0" w:color="auto"/>
      </w:divBdr>
    </w:div>
    <w:div w:id="1760250979">
      <w:bodyDiv w:val="1"/>
      <w:marLeft w:val="0"/>
      <w:marRight w:val="0"/>
      <w:marTop w:val="0"/>
      <w:marBottom w:val="0"/>
      <w:divBdr>
        <w:top w:val="none" w:sz="0" w:space="0" w:color="auto"/>
        <w:left w:val="none" w:sz="0" w:space="0" w:color="auto"/>
        <w:bottom w:val="none" w:sz="0" w:space="0" w:color="auto"/>
        <w:right w:val="none" w:sz="0" w:space="0" w:color="auto"/>
      </w:divBdr>
    </w:div>
    <w:div w:id="1760324031">
      <w:bodyDiv w:val="1"/>
      <w:marLeft w:val="0"/>
      <w:marRight w:val="0"/>
      <w:marTop w:val="0"/>
      <w:marBottom w:val="0"/>
      <w:divBdr>
        <w:top w:val="none" w:sz="0" w:space="0" w:color="auto"/>
        <w:left w:val="none" w:sz="0" w:space="0" w:color="auto"/>
        <w:bottom w:val="none" w:sz="0" w:space="0" w:color="auto"/>
        <w:right w:val="none" w:sz="0" w:space="0" w:color="auto"/>
      </w:divBdr>
    </w:div>
    <w:div w:id="1761100887">
      <w:bodyDiv w:val="1"/>
      <w:marLeft w:val="0"/>
      <w:marRight w:val="0"/>
      <w:marTop w:val="0"/>
      <w:marBottom w:val="0"/>
      <w:divBdr>
        <w:top w:val="none" w:sz="0" w:space="0" w:color="auto"/>
        <w:left w:val="none" w:sz="0" w:space="0" w:color="auto"/>
        <w:bottom w:val="none" w:sz="0" w:space="0" w:color="auto"/>
        <w:right w:val="none" w:sz="0" w:space="0" w:color="auto"/>
      </w:divBdr>
    </w:div>
    <w:div w:id="1761680192">
      <w:bodyDiv w:val="1"/>
      <w:marLeft w:val="0"/>
      <w:marRight w:val="0"/>
      <w:marTop w:val="0"/>
      <w:marBottom w:val="0"/>
      <w:divBdr>
        <w:top w:val="none" w:sz="0" w:space="0" w:color="auto"/>
        <w:left w:val="none" w:sz="0" w:space="0" w:color="auto"/>
        <w:bottom w:val="none" w:sz="0" w:space="0" w:color="auto"/>
        <w:right w:val="none" w:sz="0" w:space="0" w:color="auto"/>
      </w:divBdr>
    </w:div>
    <w:div w:id="1761828403">
      <w:bodyDiv w:val="1"/>
      <w:marLeft w:val="0"/>
      <w:marRight w:val="0"/>
      <w:marTop w:val="0"/>
      <w:marBottom w:val="0"/>
      <w:divBdr>
        <w:top w:val="none" w:sz="0" w:space="0" w:color="auto"/>
        <w:left w:val="none" w:sz="0" w:space="0" w:color="auto"/>
        <w:bottom w:val="none" w:sz="0" w:space="0" w:color="auto"/>
        <w:right w:val="none" w:sz="0" w:space="0" w:color="auto"/>
      </w:divBdr>
    </w:div>
    <w:div w:id="1763180695">
      <w:bodyDiv w:val="1"/>
      <w:marLeft w:val="0"/>
      <w:marRight w:val="0"/>
      <w:marTop w:val="0"/>
      <w:marBottom w:val="0"/>
      <w:divBdr>
        <w:top w:val="none" w:sz="0" w:space="0" w:color="auto"/>
        <w:left w:val="none" w:sz="0" w:space="0" w:color="auto"/>
        <w:bottom w:val="none" w:sz="0" w:space="0" w:color="auto"/>
        <w:right w:val="none" w:sz="0" w:space="0" w:color="auto"/>
      </w:divBdr>
      <w:divsChild>
        <w:div w:id="1404598928">
          <w:marLeft w:val="480"/>
          <w:marRight w:val="0"/>
          <w:marTop w:val="0"/>
          <w:marBottom w:val="0"/>
          <w:divBdr>
            <w:top w:val="none" w:sz="0" w:space="0" w:color="auto"/>
            <w:left w:val="none" w:sz="0" w:space="0" w:color="auto"/>
            <w:bottom w:val="none" w:sz="0" w:space="0" w:color="auto"/>
            <w:right w:val="none" w:sz="0" w:space="0" w:color="auto"/>
          </w:divBdr>
        </w:div>
        <w:div w:id="176769912">
          <w:marLeft w:val="480"/>
          <w:marRight w:val="0"/>
          <w:marTop w:val="0"/>
          <w:marBottom w:val="0"/>
          <w:divBdr>
            <w:top w:val="none" w:sz="0" w:space="0" w:color="auto"/>
            <w:left w:val="none" w:sz="0" w:space="0" w:color="auto"/>
            <w:bottom w:val="none" w:sz="0" w:space="0" w:color="auto"/>
            <w:right w:val="none" w:sz="0" w:space="0" w:color="auto"/>
          </w:divBdr>
        </w:div>
        <w:div w:id="896089709">
          <w:marLeft w:val="480"/>
          <w:marRight w:val="0"/>
          <w:marTop w:val="0"/>
          <w:marBottom w:val="0"/>
          <w:divBdr>
            <w:top w:val="none" w:sz="0" w:space="0" w:color="auto"/>
            <w:left w:val="none" w:sz="0" w:space="0" w:color="auto"/>
            <w:bottom w:val="none" w:sz="0" w:space="0" w:color="auto"/>
            <w:right w:val="none" w:sz="0" w:space="0" w:color="auto"/>
          </w:divBdr>
        </w:div>
        <w:div w:id="1256325889">
          <w:marLeft w:val="480"/>
          <w:marRight w:val="0"/>
          <w:marTop w:val="0"/>
          <w:marBottom w:val="0"/>
          <w:divBdr>
            <w:top w:val="none" w:sz="0" w:space="0" w:color="auto"/>
            <w:left w:val="none" w:sz="0" w:space="0" w:color="auto"/>
            <w:bottom w:val="none" w:sz="0" w:space="0" w:color="auto"/>
            <w:right w:val="none" w:sz="0" w:space="0" w:color="auto"/>
          </w:divBdr>
        </w:div>
        <w:div w:id="1038701239">
          <w:marLeft w:val="480"/>
          <w:marRight w:val="0"/>
          <w:marTop w:val="0"/>
          <w:marBottom w:val="0"/>
          <w:divBdr>
            <w:top w:val="none" w:sz="0" w:space="0" w:color="auto"/>
            <w:left w:val="none" w:sz="0" w:space="0" w:color="auto"/>
            <w:bottom w:val="none" w:sz="0" w:space="0" w:color="auto"/>
            <w:right w:val="none" w:sz="0" w:space="0" w:color="auto"/>
          </w:divBdr>
        </w:div>
        <w:div w:id="454951191">
          <w:marLeft w:val="480"/>
          <w:marRight w:val="0"/>
          <w:marTop w:val="0"/>
          <w:marBottom w:val="0"/>
          <w:divBdr>
            <w:top w:val="none" w:sz="0" w:space="0" w:color="auto"/>
            <w:left w:val="none" w:sz="0" w:space="0" w:color="auto"/>
            <w:bottom w:val="none" w:sz="0" w:space="0" w:color="auto"/>
            <w:right w:val="none" w:sz="0" w:space="0" w:color="auto"/>
          </w:divBdr>
        </w:div>
        <w:div w:id="634797031">
          <w:marLeft w:val="480"/>
          <w:marRight w:val="0"/>
          <w:marTop w:val="0"/>
          <w:marBottom w:val="0"/>
          <w:divBdr>
            <w:top w:val="none" w:sz="0" w:space="0" w:color="auto"/>
            <w:left w:val="none" w:sz="0" w:space="0" w:color="auto"/>
            <w:bottom w:val="none" w:sz="0" w:space="0" w:color="auto"/>
            <w:right w:val="none" w:sz="0" w:space="0" w:color="auto"/>
          </w:divBdr>
        </w:div>
        <w:div w:id="601498392">
          <w:marLeft w:val="480"/>
          <w:marRight w:val="0"/>
          <w:marTop w:val="0"/>
          <w:marBottom w:val="0"/>
          <w:divBdr>
            <w:top w:val="none" w:sz="0" w:space="0" w:color="auto"/>
            <w:left w:val="none" w:sz="0" w:space="0" w:color="auto"/>
            <w:bottom w:val="none" w:sz="0" w:space="0" w:color="auto"/>
            <w:right w:val="none" w:sz="0" w:space="0" w:color="auto"/>
          </w:divBdr>
        </w:div>
        <w:div w:id="1858036997">
          <w:marLeft w:val="480"/>
          <w:marRight w:val="0"/>
          <w:marTop w:val="0"/>
          <w:marBottom w:val="0"/>
          <w:divBdr>
            <w:top w:val="none" w:sz="0" w:space="0" w:color="auto"/>
            <w:left w:val="none" w:sz="0" w:space="0" w:color="auto"/>
            <w:bottom w:val="none" w:sz="0" w:space="0" w:color="auto"/>
            <w:right w:val="none" w:sz="0" w:space="0" w:color="auto"/>
          </w:divBdr>
        </w:div>
        <w:div w:id="1065572381">
          <w:marLeft w:val="480"/>
          <w:marRight w:val="0"/>
          <w:marTop w:val="0"/>
          <w:marBottom w:val="0"/>
          <w:divBdr>
            <w:top w:val="none" w:sz="0" w:space="0" w:color="auto"/>
            <w:left w:val="none" w:sz="0" w:space="0" w:color="auto"/>
            <w:bottom w:val="none" w:sz="0" w:space="0" w:color="auto"/>
            <w:right w:val="none" w:sz="0" w:space="0" w:color="auto"/>
          </w:divBdr>
        </w:div>
        <w:div w:id="1383866951">
          <w:marLeft w:val="480"/>
          <w:marRight w:val="0"/>
          <w:marTop w:val="0"/>
          <w:marBottom w:val="0"/>
          <w:divBdr>
            <w:top w:val="none" w:sz="0" w:space="0" w:color="auto"/>
            <w:left w:val="none" w:sz="0" w:space="0" w:color="auto"/>
            <w:bottom w:val="none" w:sz="0" w:space="0" w:color="auto"/>
            <w:right w:val="none" w:sz="0" w:space="0" w:color="auto"/>
          </w:divBdr>
        </w:div>
        <w:div w:id="11884127">
          <w:marLeft w:val="480"/>
          <w:marRight w:val="0"/>
          <w:marTop w:val="0"/>
          <w:marBottom w:val="0"/>
          <w:divBdr>
            <w:top w:val="none" w:sz="0" w:space="0" w:color="auto"/>
            <w:left w:val="none" w:sz="0" w:space="0" w:color="auto"/>
            <w:bottom w:val="none" w:sz="0" w:space="0" w:color="auto"/>
            <w:right w:val="none" w:sz="0" w:space="0" w:color="auto"/>
          </w:divBdr>
        </w:div>
        <w:div w:id="570235088">
          <w:marLeft w:val="480"/>
          <w:marRight w:val="0"/>
          <w:marTop w:val="0"/>
          <w:marBottom w:val="0"/>
          <w:divBdr>
            <w:top w:val="none" w:sz="0" w:space="0" w:color="auto"/>
            <w:left w:val="none" w:sz="0" w:space="0" w:color="auto"/>
            <w:bottom w:val="none" w:sz="0" w:space="0" w:color="auto"/>
            <w:right w:val="none" w:sz="0" w:space="0" w:color="auto"/>
          </w:divBdr>
        </w:div>
        <w:div w:id="825049794">
          <w:marLeft w:val="480"/>
          <w:marRight w:val="0"/>
          <w:marTop w:val="0"/>
          <w:marBottom w:val="0"/>
          <w:divBdr>
            <w:top w:val="none" w:sz="0" w:space="0" w:color="auto"/>
            <w:left w:val="none" w:sz="0" w:space="0" w:color="auto"/>
            <w:bottom w:val="none" w:sz="0" w:space="0" w:color="auto"/>
            <w:right w:val="none" w:sz="0" w:space="0" w:color="auto"/>
          </w:divBdr>
        </w:div>
        <w:div w:id="1819610702">
          <w:marLeft w:val="480"/>
          <w:marRight w:val="0"/>
          <w:marTop w:val="0"/>
          <w:marBottom w:val="0"/>
          <w:divBdr>
            <w:top w:val="none" w:sz="0" w:space="0" w:color="auto"/>
            <w:left w:val="none" w:sz="0" w:space="0" w:color="auto"/>
            <w:bottom w:val="none" w:sz="0" w:space="0" w:color="auto"/>
            <w:right w:val="none" w:sz="0" w:space="0" w:color="auto"/>
          </w:divBdr>
        </w:div>
        <w:div w:id="1989359571">
          <w:marLeft w:val="480"/>
          <w:marRight w:val="0"/>
          <w:marTop w:val="0"/>
          <w:marBottom w:val="0"/>
          <w:divBdr>
            <w:top w:val="none" w:sz="0" w:space="0" w:color="auto"/>
            <w:left w:val="none" w:sz="0" w:space="0" w:color="auto"/>
            <w:bottom w:val="none" w:sz="0" w:space="0" w:color="auto"/>
            <w:right w:val="none" w:sz="0" w:space="0" w:color="auto"/>
          </w:divBdr>
        </w:div>
        <w:div w:id="514611537">
          <w:marLeft w:val="480"/>
          <w:marRight w:val="0"/>
          <w:marTop w:val="0"/>
          <w:marBottom w:val="0"/>
          <w:divBdr>
            <w:top w:val="none" w:sz="0" w:space="0" w:color="auto"/>
            <w:left w:val="none" w:sz="0" w:space="0" w:color="auto"/>
            <w:bottom w:val="none" w:sz="0" w:space="0" w:color="auto"/>
            <w:right w:val="none" w:sz="0" w:space="0" w:color="auto"/>
          </w:divBdr>
        </w:div>
        <w:div w:id="748890272">
          <w:marLeft w:val="480"/>
          <w:marRight w:val="0"/>
          <w:marTop w:val="0"/>
          <w:marBottom w:val="0"/>
          <w:divBdr>
            <w:top w:val="none" w:sz="0" w:space="0" w:color="auto"/>
            <w:left w:val="none" w:sz="0" w:space="0" w:color="auto"/>
            <w:bottom w:val="none" w:sz="0" w:space="0" w:color="auto"/>
            <w:right w:val="none" w:sz="0" w:space="0" w:color="auto"/>
          </w:divBdr>
        </w:div>
        <w:div w:id="1598251603">
          <w:marLeft w:val="480"/>
          <w:marRight w:val="0"/>
          <w:marTop w:val="0"/>
          <w:marBottom w:val="0"/>
          <w:divBdr>
            <w:top w:val="none" w:sz="0" w:space="0" w:color="auto"/>
            <w:left w:val="none" w:sz="0" w:space="0" w:color="auto"/>
            <w:bottom w:val="none" w:sz="0" w:space="0" w:color="auto"/>
            <w:right w:val="none" w:sz="0" w:space="0" w:color="auto"/>
          </w:divBdr>
        </w:div>
        <w:div w:id="1515537157">
          <w:marLeft w:val="480"/>
          <w:marRight w:val="0"/>
          <w:marTop w:val="0"/>
          <w:marBottom w:val="0"/>
          <w:divBdr>
            <w:top w:val="none" w:sz="0" w:space="0" w:color="auto"/>
            <w:left w:val="none" w:sz="0" w:space="0" w:color="auto"/>
            <w:bottom w:val="none" w:sz="0" w:space="0" w:color="auto"/>
            <w:right w:val="none" w:sz="0" w:space="0" w:color="auto"/>
          </w:divBdr>
        </w:div>
        <w:div w:id="692271324">
          <w:marLeft w:val="480"/>
          <w:marRight w:val="0"/>
          <w:marTop w:val="0"/>
          <w:marBottom w:val="0"/>
          <w:divBdr>
            <w:top w:val="none" w:sz="0" w:space="0" w:color="auto"/>
            <w:left w:val="none" w:sz="0" w:space="0" w:color="auto"/>
            <w:bottom w:val="none" w:sz="0" w:space="0" w:color="auto"/>
            <w:right w:val="none" w:sz="0" w:space="0" w:color="auto"/>
          </w:divBdr>
        </w:div>
        <w:div w:id="965311684">
          <w:marLeft w:val="480"/>
          <w:marRight w:val="0"/>
          <w:marTop w:val="0"/>
          <w:marBottom w:val="0"/>
          <w:divBdr>
            <w:top w:val="none" w:sz="0" w:space="0" w:color="auto"/>
            <w:left w:val="none" w:sz="0" w:space="0" w:color="auto"/>
            <w:bottom w:val="none" w:sz="0" w:space="0" w:color="auto"/>
            <w:right w:val="none" w:sz="0" w:space="0" w:color="auto"/>
          </w:divBdr>
        </w:div>
        <w:div w:id="415713084">
          <w:marLeft w:val="480"/>
          <w:marRight w:val="0"/>
          <w:marTop w:val="0"/>
          <w:marBottom w:val="0"/>
          <w:divBdr>
            <w:top w:val="none" w:sz="0" w:space="0" w:color="auto"/>
            <w:left w:val="none" w:sz="0" w:space="0" w:color="auto"/>
            <w:bottom w:val="none" w:sz="0" w:space="0" w:color="auto"/>
            <w:right w:val="none" w:sz="0" w:space="0" w:color="auto"/>
          </w:divBdr>
        </w:div>
        <w:div w:id="1949237449">
          <w:marLeft w:val="480"/>
          <w:marRight w:val="0"/>
          <w:marTop w:val="0"/>
          <w:marBottom w:val="0"/>
          <w:divBdr>
            <w:top w:val="none" w:sz="0" w:space="0" w:color="auto"/>
            <w:left w:val="none" w:sz="0" w:space="0" w:color="auto"/>
            <w:bottom w:val="none" w:sz="0" w:space="0" w:color="auto"/>
            <w:right w:val="none" w:sz="0" w:space="0" w:color="auto"/>
          </w:divBdr>
        </w:div>
        <w:div w:id="1291091613">
          <w:marLeft w:val="480"/>
          <w:marRight w:val="0"/>
          <w:marTop w:val="0"/>
          <w:marBottom w:val="0"/>
          <w:divBdr>
            <w:top w:val="none" w:sz="0" w:space="0" w:color="auto"/>
            <w:left w:val="none" w:sz="0" w:space="0" w:color="auto"/>
            <w:bottom w:val="none" w:sz="0" w:space="0" w:color="auto"/>
            <w:right w:val="none" w:sz="0" w:space="0" w:color="auto"/>
          </w:divBdr>
        </w:div>
        <w:div w:id="629482786">
          <w:marLeft w:val="480"/>
          <w:marRight w:val="0"/>
          <w:marTop w:val="0"/>
          <w:marBottom w:val="0"/>
          <w:divBdr>
            <w:top w:val="none" w:sz="0" w:space="0" w:color="auto"/>
            <w:left w:val="none" w:sz="0" w:space="0" w:color="auto"/>
            <w:bottom w:val="none" w:sz="0" w:space="0" w:color="auto"/>
            <w:right w:val="none" w:sz="0" w:space="0" w:color="auto"/>
          </w:divBdr>
        </w:div>
        <w:div w:id="682633855">
          <w:marLeft w:val="480"/>
          <w:marRight w:val="0"/>
          <w:marTop w:val="0"/>
          <w:marBottom w:val="0"/>
          <w:divBdr>
            <w:top w:val="none" w:sz="0" w:space="0" w:color="auto"/>
            <w:left w:val="none" w:sz="0" w:space="0" w:color="auto"/>
            <w:bottom w:val="none" w:sz="0" w:space="0" w:color="auto"/>
            <w:right w:val="none" w:sz="0" w:space="0" w:color="auto"/>
          </w:divBdr>
        </w:div>
        <w:div w:id="1439636728">
          <w:marLeft w:val="480"/>
          <w:marRight w:val="0"/>
          <w:marTop w:val="0"/>
          <w:marBottom w:val="0"/>
          <w:divBdr>
            <w:top w:val="none" w:sz="0" w:space="0" w:color="auto"/>
            <w:left w:val="none" w:sz="0" w:space="0" w:color="auto"/>
            <w:bottom w:val="none" w:sz="0" w:space="0" w:color="auto"/>
            <w:right w:val="none" w:sz="0" w:space="0" w:color="auto"/>
          </w:divBdr>
        </w:div>
        <w:div w:id="30347933">
          <w:marLeft w:val="480"/>
          <w:marRight w:val="0"/>
          <w:marTop w:val="0"/>
          <w:marBottom w:val="0"/>
          <w:divBdr>
            <w:top w:val="none" w:sz="0" w:space="0" w:color="auto"/>
            <w:left w:val="none" w:sz="0" w:space="0" w:color="auto"/>
            <w:bottom w:val="none" w:sz="0" w:space="0" w:color="auto"/>
            <w:right w:val="none" w:sz="0" w:space="0" w:color="auto"/>
          </w:divBdr>
        </w:div>
        <w:div w:id="205726092">
          <w:marLeft w:val="480"/>
          <w:marRight w:val="0"/>
          <w:marTop w:val="0"/>
          <w:marBottom w:val="0"/>
          <w:divBdr>
            <w:top w:val="none" w:sz="0" w:space="0" w:color="auto"/>
            <w:left w:val="none" w:sz="0" w:space="0" w:color="auto"/>
            <w:bottom w:val="none" w:sz="0" w:space="0" w:color="auto"/>
            <w:right w:val="none" w:sz="0" w:space="0" w:color="auto"/>
          </w:divBdr>
        </w:div>
        <w:div w:id="297228143">
          <w:marLeft w:val="480"/>
          <w:marRight w:val="0"/>
          <w:marTop w:val="0"/>
          <w:marBottom w:val="0"/>
          <w:divBdr>
            <w:top w:val="none" w:sz="0" w:space="0" w:color="auto"/>
            <w:left w:val="none" w:sz="0" w:space="0" w:color="auto"/>
            <w:bottom w:val="none" w:sz="0" w:space="0" w:color="auto"/>
            <w:right w:val="none" w:sz="0" w:space="0" w:color="auto"/>
          </w:divBdr>
        </w:div>
        <w:div w:id="1612665991">
          <w:marLeft w:val="480"/>
          <w:marRight w:val="0"/>
          <w:marTop w:val="0"/>
          <w:marBottom w:val="0"/>
          <w:divBdr>
            <w:top w:val="none" w:sz="0" w:space="0" w:color="auto"/>
            <w:left w:val="none" w:sz="0" w:space="0" w:color="auto"/>
            <w:bottom w:val="none" w:sz="0" w:space="0" w:color="auto"/>
            <w:right w:val="none" w:sz="0" w:space="0" w:color="auto"/>
          </w:divBdr>
        </w:div>
        <w:div w:id="1523208331">
          <w:marLeft w:val="480"/>
          <w:marRight w:val="0"/>
          <w:marTop w:val="0"/>
          <w:marBottom w:val="0"/>
          <w:divBdr>
            <w:top w:val="none" w:sz="0" w:space="0" w:color="auto"/>
            <w:left w:val="none" w:sz="0" w:space="0" w:color="auto"/>
            <w:bottom w:val="none" w:sz="0" w:space="0" w:color="auto"/>
            <w:right w:val="none" w:sz="0" w:space="0" w:color="auto"/>
          </w:divBdr>
        </w:div>
        <w:div w:id="389616510">
          <w:marLeft w:val="480"/>
          <w:marRight w:val="0"/>
          <w:marTop w:val="0"/>
          <w:marBottom w:val="0"/>
          <w:divBdr>
            <w:top w:val="none" w:sz="0" w:space="0" w:color="auto"/>
            <w:left w:val="none" w:sz="0" w:space="0" w:color="auto"/>
            <w:bottom w:val="none" w:sz="0" w:space="0" w:color="auto"/>
            <w:right w:val="none" w:sz="0" w:space="0" w:color="auto"/>
          </w:divBdr>
        </w:div>
        <w:div w:id="528106416">
          <w:marLeft w:val="480"/>
          <w:marRight w:val="0"/>
          <w:marTop w:val="0"/>
          <w:marBottom w:val="0"/>
          <w:divBdr>
            <w:top w:val="none" w:sz="0" w:space="0" w:color="auto"/>
            <w:left w:val="none" w:sz="0" w:space="0" w:color="auto"/>
            <w:bottom w:val="none" w:sz="0" w:space="0" w:color="auto"/>
            <w:right w:val="none" w:sz="0" w:space="0" w:color="auto"/>
          </w:divBdr>
        </w:div>
        <w:div w:id="391003626">
          <w:marLeft w:val="480"/>
          <w:marRight w:val="0"/>
          <w:marTop w:val="0"/>
          <w:marBottom w:val="0"/>
          <w:divBdr>
            <w:top w:val="none" w:sz="0" w:space="0" w:color="auto"/>
            <w:left w:val="none" w:sz="0" w:space="0" w:color="auto"/>
            <w:bottom w:val="none" w:sz="0" w:space="0" w:color="auto"/>
            <w:right w:val="none" w:sz="0" w:space="0" w:color="auto"/>
          </w:divBdr>
        </w:div>
        <w:div w:id="1644774624">
          <w:marLeft w:val="480"/>
          <w:marRight w:val="0"/>
          <w:marTop w:val="0"/>
          <w:marBottom w:val="0"/>
          <w:divBdr>
            <w:top w:val="none" w:sz="0" w:space="0" w:color="auto"/>
            <w:left w:val="none" w:sz="0" w:space="0" w:color="auto"/>
            <w:bottom w:val="none" w:sz="0" w:space="0" w:color="auto"/>
            <w:right w:val="none" w:sz="0" w:space="0" w:color="auto"/>
          </w:divBdr>
        </w:div>
        <w:div w:id="240604362">
          <w:marLeft w:val="480"/>
          <w:marRight w:val="0"/>
          <w:marTop w:val="0"/>
          <w:marBottom w:val="0"/>
          <w:divBdr>
            <w:top w:val="none" w:sz="0" w:space="0" w:color="auto"/>
            <w:left w:val="none" w:sz="0" w:space="0" w:color="auto"/>
            <w:bottom w:val="none" w:sz="0" w:space="0" w:color="auto"/>
            <w:right w:val="none" w:sz="0" w:space="0" w:color="auto"/>
          </w:divBdr>
        </w:div>
        <w:div w:id="289364856">
          <w:marLeft w:val="480"/>
          <w:marRight w:val="0"/>
          <w:marTop w:val="0"/>
          <w:marBottom w:val="0"/>
          <w:divBdr>
            <w:top w:val="none" w:sz="0" w:space="0" w:color="auto"/>
            <w:left w:val="none" w:sz="0" w:space="0" w:color="auto"/>
            <w:bottom w:val="none" w:sz="0" w:space="0" w:color="auto"/>
            <w:right w:val="none" w:sz="0" w:space="0" w:color="auto"/>
          </w:divBdr>
        </w:div>
        <w:div w:id="1019087693">
          <w:marLeft w:val="480"/>
          <w:marRight w:val="0"/>
          <w:marTop w:val="0"/>
          <w:marBottom w:val="0"/>
          <w:divBdr>
            <w:top w:val="none" w:sz="0" w:space="0" w:color="auto"/>
            <w:left w:val="none" w:sz="0" w:space="0" w:color="auto"/>
            <w:bottom w:val="none" w:sz="0" w:space="0" w:color="auto"/>
            <w:right w:val="none" w:sz="0" w:space="0" w:color="auto"/>
          </w:divBdr>
        </w:div>
        <w:div w:id="2140803266">
          <w:marLeft w:val="480"/>
          <w:marRight w:val="0"/>
          <w:marTop w:val="0"/>
          <w:marBottom w:val="0"/>
          <w:divBdr>
            <w:top w:val="none" w:sz="0" w:space="0" w:color="auto"/>
            <w:left w:val="none" w:sz="0" w:space="0" w:color="auto"/>
            <w:bottom w:val="none" w:sz="0" w:space="0" w:color="auto"/>
            <w:right w:val="none" w:sz="0" w:space="0" w:color="auto"/>
          </w:divBdr>
        </w:div>
        <w:div w:id="82379914">
          <w:marLeft w:val="480"/>
          <w:marRight w:val="0"/>
          <w:marTop w:val="0"/>
          <w:marBottom w:val="0"/>
          <w:divBdr>
            <w:top w:val="none" w:sz="0" w:space="0" w:color="auto"/>
            <w:left w:val="none" w:sz="0" w:space="0" w:color="auto"/>
            <w:bottom w:val="none" w:sz="0" w:space="0" w:color="auto"/>
            <w:right w:val="none" w:sz="0" w:space="0" w:color="auto"/>
          </w:divBdr>
        </w:div>
        <w:div w:id="989208375">
          <w:marLeft w:val="480"/>
          <w:marRight w:val="0"/>
          <w:marTop w:val="0"/>
          <w:marBottom w:val="0"/>
          <w:divBdr>
            <w:top w:val="none" w:sz="0" w:space="0" w:color="auto"/>
            <w:left w:val="none" w:sz="0" w:space="0" w:color="auto"/>
            <w:bottom w:val="none" w:sz="0" w:space="0" w:color="auto"/>
            <w:right w:val="none" w:sz="0" w:space="0" w:color="auto"/>
          </w:divBdr>
        </w:div>
        <w:div w:id="474221410">
          <w:marLeft w:val="480"/>
          <w:marRight w:val="0"/>
          <w:marTop w:val="0"/>
          <w:marBottom w:val="0"/>
          <w:divBdr>
            <w:top w:val="none" w:sz="0" w:space="0" w:color="auto"/>
            <w:left w:val="none" w:sz="0" w:space="0" w:color="auto"/>
            <w:bottom w:val="none" w:sz="0" w:space="0" w:color="auto"/>
            <w:right w:val="none" w:sz="0" w:space="0" w:color="auto"/>
          </w:divBdr>
        </w:div>
        <w:div w:id="351077557">
          <w:marLeft w:val="480"/>
          <w:marRight w:val="0"/>
          <w:marTop w:val="0"/>
          <w:marBottom w:val="0"/>
          <w:divBdr>
            <w:top w:val="none" w:sz="0" w:space="0" w:color="auto"/>
            <w:left w:val="none" w:sz="0" w:space="0" w:color="auto"/>
            <w:bottom w:val="none" w:sz="0" w:space="0" w:color="auto"/>
            <w:right w:val="none" w:sz="0" w:space="0" w:color="auto"/>
          </w:divBdr>
        </w:div>
        <w:div w:id="2080125871">
          <w:marLeft w:val="480"/>
          <w:marRight w:val="0"/>
          <w:marTop w:val="0"/>
          <w:marBottom w:val="0"/>
          <w:divBdr>
            <w:top w:val="none" w:sz="0" w:space="0" w:color="auto"/>
            <w:left w:val="none" w:sz="0" w:space="0" w:color="auto"/>
            <w:bottom w:val="none" w:sz="0" w:space="0" w:color="auto"/>
            <w:right w:val="none" w:sz="0" w:space="0" w:color="auto"/>
          </w:divBdr>
        </w:div>
        <w:div w:id="1408652171">
          <w:marLeft w:val="480"/>
          <w:marRight w:val="0"/>
          <w:marTop w:val="0"/>
          <w:marBottom w:val="0"/>
          <w:divBdr>
            <w:top w:val="none" w:sz="0" w:space="0" w:color="auto"/>
            <w:left w:val="none" w:sz="0" w:space="0" w:color="auto"/>
            <w:bottom w:val="none" w:sz="0" w:space="0" w:color="auto"/>
            <w:right w:val="none" w:sz="0" w:space="0" w:color="auto"/>
          </w:divBdr>
        </w:div>
        <w:div w:id="1946426402">
          <w:marLeft w:val="480"/>
          <w:marRight w:val="0"/>
          <w:marTop w:val="0"/>
          <w:marBottom w:val="0"/>
          <w:divBdr>
            <w:top w:val="none" w:sz="0" w:space="0" w:color="auto"/>
            <w:left w:val="none" w:sz="0" w:space="0" w:color="auto"/>
            <w:bottom w:val="none" w:sz="0" w:space="0" w:color="auto"/>
            <w:right w:val="none" w:sz="0" w:space="0" w:color="auto"/>
          </w:divBdr>
        </w:div>
        <w:div w:id="920527542">
          <w:marLeft w:val="480"/>
          <w:marRight w:val="0"/>
          <w:marTop w:val="0"/>
          <w:marBottom w:val="0"/>
          <w:divBdr>
            <w:top w:val="none" w:sz="0" w:space="0" w:color="auto"/>
            <w:left w:val="none" w:sz="0" w:space="0" w:color="auto"/>
            <w:bottom w:val="none" w:sz="0" w:space="0" w:color="auto"/>
            <w:right w:val="none" w:sz="0" w:space="0" w:color="auto"/>
          </w:divBdr>
        </w:div>
        <w:div w:id="1412004445">
          <w:marLeft w:val="480"/>
          <w:marRight w:val="0"/>
          <w:marTop w:val="0"/>
          <w:marBottom w:val="0"/>
          <w:divBdr>
            <w:top w:val="none" w:sz="0" w:space="0" w:color="auto"/>
            <w:left w:val="none" w:sz="0" w:space="0" w:color="auto"/>
            <w:bottom w:val="none" w:sz="0" w:space="0" w:color="auto"/>
            <w:right w:val="none" w:sz="0" w:space="0" w:color="auto"/>
          </w:divBdr>
        </w:div>
        <w:div w:id="395857255">
          <w:marLeft w:val="480"/>
          <w:marRight w:val="0"/>
          <w:marTop w:val="0"/>
          <w:marBottom w:val="0"/>
          <w:divBdr>
            <w:top w:val="none" w:sz="0" w:space="0" w:color="auto"/>
            <w:left w:val="none" w:sz="0" w:space="0" w:color="auto"/>
            <w:bottom w:val="none" w:sz="0" w:space="0" w:color="auto"/>
            <w:right w:val="none" w:sz="0" w:space="0" w:color="auto"/>
          </w:divBdr>
        </w:div>
        <w:div w:id="1396704436">
          <w:marLeft w:val="480"/>
          <w:marRight w:val="0"/>
          <w:marTop w:val="0"/>
          <w:marBottom w:val="0"/>
          <w:divBdr>
            <w:top w:val="none" w:sz="0" w:space="0" w:color="auto"/>
            <w:left w:val="none" w:sz="0" w:space="0" w:color="auto"/>
            <w:bottom w:val="none" w:sz="0" w:space="0" w:color="auto"/>
            <w:right w:val="none" w:sz="0" w:space="0" w:color="auto"/>
          </w:divBdr>
        </w:div>
        <w:div w:id="1035420641">
          <w:marLeft w:val="480"/>
          <w:marRight w:val="0"/>
          <w:marTop w:val="0"/>
          <w:marBottom w:val="0"/>
          <w:divBdr>
            <w:top w:val="none" w:sz="0" w:space="0" w:color="auto"/>
            <w:left w:val="none" w:sz="0" w:space="0" w:color="auto"/>
            <w:bottom w:val="none" w:sz="0" w:space="0" w:color="auto"/>
            <w:right w:val="none" w:sz="0" w:space="0" w:color="auto"/>
          </w:divBdr>
        </w:div>
      </w:divsChild>
    </w:div>
    <w:div w:id="1765345054">
      <w:bodyDiv w:val="1"/>
      <w:marLeft w:val="0"/>
      <w:marRight w:val="0"/>
      <w:marTop w:val="0"/>
      <w:marBottom w:val="0"/>
      <w:divBdr>
        <w:top w:val="none" w:sz="0" w:space="0" w:color="auto"/>
        <w:left w:val="none" w:sz="0" w:space="0" w:color="auto"/>
        <w:bottom w:val="none" w:sz="0" w:space="0" w:color="auto"/>
        <w:right w:val="none" w:sz="0" w:space="0" w:color="auto"/>
      </w:divBdr>
    </w:div>
    <w:div w:id="1766683296">
      <w:bodyDiv w:val="1"/>
      <w:marLeft w:val="0"/>
      <w:marRight w:val="0"/>
      <w:marTop w:val="0"/>
      <w:marBottom w:val="0"/>
      <w:divBdr>
        <w:top w:val="none" w:sz="0" w:space="0" w:color="auto"/>
        <w:left w:val="none" w:sz="0" w:space="0" w:color="auto"/>
        <w:bottom w:val="none" w:sz="0" w:space="0" w:color="auto"/>
        <w:right w:val="none" w:sz="0" w:space="0" w:color="auto"/>
      </w:divBdr>
    </w:div>
    <w:div w:id="1767576244">
      <w:bodyDiv w:val="1"/>
      <w:marLeft w:val="0"/>
      <w:marRight w:val="0"/>
      <w:marTop w:val="0"/>
      <w:marBottom w:val="0"/>
      <w:divBdr>
        <w:top w:val="none" w:sz="0" w:space="0" w:color="auto"/>
        <w:left w:val="none" w:sz="0" w:space="0" w:color="auto"/>
        <w:bottom w:val="none" w:sz="0" w:space="0" w:color="auto"/>
        <w:right w:val="none" w:sz="0" w:space="0" w:color="auto"/>
      </w:divBdr>
    </w:div>
    <w:div w:id="1768769215">
      <w:bodyDiv w:val="1"/>
      <w:marLeft w:val="0"/>
      <w:marRight w:val="0"/>
      <w:marTop w:val="0"/>
      <w:marBottom w:val="0"/>
      <w:divBdr>
        <w:top w:val="none" w:sz="0" w:space="0" w:color="auto"/>
        <w:left w:val="none" w:sz="0" w:space="0" w:color="auto"/>
        <w:bottom w:val="none" w:sz="0" w:space="0" w:color="auto"/>
        <w:right w:val="none" w:sz="0" w:space="0" w:color="auto"/>
      </w:divBdr>
    </w:div>
    <w:div w:id="1769735048">
      <w:bodyDiv w:val="1"/>
      <w:marLeft w:val="0"/>
      <w:marRight w:val="0"/>
      <w:marTop w:val="0"/>
      <w:marBottom w:val="0"/>
      <w:divBdr>
        <w:top w:val="none" w:sz="0" w:space="0" w:color="auto"/>
        <w:left w:val="none" w:sz="0" w:space="0" w:color="auto"/>
        <w:bottom w:val="none" w:sz="0" w:space="0" w:color="auto"/>
        <w:right w:val="none" w:sz="0" w:space="0" w:color="auto"/>
      </w:divBdr>
    </w:div>
    <w:div w:id="1770544796">
      <w:bodyDiv w:val="1"/>
      <w:marLeft w:val="0"/>
      <w:marRight w:val="0"/>
      <w:marTop w:val="0"/>
      <w:marBottom w:val="0"/>
      <w:divBdr>
        <w:top w:val="none" w:sz="0" w:space="0" w:color="auto"/>
        <w:left w:val="none" w:sz="0" w:space="0" w:color="auto"/>
        <w:bottom w:val="none" w:sz="0" w:space="0" w:color="auto"/>
        <w:right w:val="none" w:sz="0" w:space="0" w:color="auto"/>
      </w:divBdr>
    </w:div>
    <w:div w:id="1770612975">
      <w:bodyDiv w:val="1"/>
      <w:marLeft w:val="0"/>
      <w:marRight w:val="0"/>
      <w:marTop w:val="0"/>
      <w:marBottom w:val="0"/>
      <w:divBdr>
        <w:top w:val="none" w:sz="0" w:space="0" w:color="auto"/>
        <w:left w:val="none" w:sz="0" w:space="0" w:color="auto"/>
        <w:bottom w:val="none" w:sz="0" w:space="0" w:color="auto"/>
        <w:right w:val="none" w:sz="0" w:space="0" w:color="auto"/>
      </w:divBdr>
    </w:div>
    <w:div w:id="1771730504">
      <w:bodyDiv w:val="1"/>
      <w:marLeft w:val="0"/>
      <w:marRight w:val="0"/>
      <w:marTop w:val="0"/>
      <w:marBottom w:val="0"/>
      <w:divBdr>
        <w:top w:val="none" w:sz="0" w:space="0" w:color="auto"/>
        <w:left w:val="none" w:sz="0" w:space="0" w:color="auto"/>
        <w:bottom w:val="none" w:sz="0" w:space="0" w:color="auto"/>
        <w:right w:val="none" w:sz="0" w:space="0" w:color="auto"/>
      </w:divBdr>
    </w:div>
    <w:div w:id="1771973067">
      <w:bodyDiv w:val="1"/>
      <w:marLeft w:val="0"/>
      <w:marRight w:val="0"/>
      <w:marTop w:val="0"/>
      <w:marBottom w:val="0"/>
      <w:divBdr>
        <w:top w:val="none" w:sz="0" w:space="0" w:color="auto"/>
        <w:left w:val="none" w:sz="0" w:space="0" w:color="auto"/>
        <w:bottom w:val="none" w:sz="0" w:space="0" w:color="auto"/>
        <w:right w:val="none" w:sz="0" w:space="0" w:color="auto"/>
      </w:divBdr>
    </w:div>
    <w:div w:id="1772772553">
      <w:bodyDiv w:val="1"/>
      <w:marLeft w:val="0"/>
      <w:marRight w:val="0"/>
      <w:marTop w:val="0"/>
      <w:marBottom w:val="0"/>
      <w:divBdr>
        <w:top w:val="none" w:sz="0" w:space="0" w:color="auto"/>
        <w:left w:val="none" w:sz="0" w:space="0" w:color="auto"/>
        <w:bottom w:val="none" w:sz="0" w:space="0" w:color="auto"/>
        <w:right w:val="none" w:sz="0" w:space="0" w:color="auto"/>
      </w:divBdr>
      <w:divsChild>
        <w:div w:id="1070688445">
          <w:marLeft w:val="480"/>
          <w:marRight w:val="0"/>
          <w:marTop w:val="0"/>
          <w:marBottom w:val="0"/>
          <w:divBdr>
            <w:top w:val="none" w:sz="0" w:space="0" w:color="auto"/>
            <w:left w:val="none" w:sz="0" w:space="0" w:color="auto"/>
            <w:bottom w:val="none" w:sz="0" w:space="0" w:color="auto"/>
            <w:right w:val="none" w:sz="0" w:space="0" w:color="auto"/>
          </w:divBdr>
        </w:div>
        <w:div w:id="694427081">
          <w:marLeft w:val="480"/>
          <w:marRight w:val="0"/>
          <w:marTop w:val="0"/>
          <w:marBottom w:val="0"/>
          <w:divBdr>
            <w:top w:val="none" w:sz="0" w:space="0" w:color="auto"/>
            <w:left w:val="none" w:sz="0" w:space="0" w:color="auto"/>
            <w:bottom w:val="none" w:sz="0" w:space="0" w:color="auto"/>
            <w:right w:val="none" w:sz="0" w:space="0" w:color="auto"/>
          </w:divBdr>
        </w:div>
        <w:div w:id="1152332190">
          <w:marLeft w:val="480"/>
          <w:marRight w:val="0"/>
          <w:marTop w:val="0"/>
          <w:marBottom w:val="0"/>
          <w:divBdr>
            <w:top w:val="none" w:sz="0" w:space="0" w:color="auto"/>
            <w:left w:val="none" w:sz="0" w:space="0" w:color="auto"/>
            <w:bottom w:val="none" w:sz="0" w:space="0" w:color="auto"/>
            <w:right w:val="none" w:sz="0" w:space="0" w:color="auto"/>
          </w:divBdr>
        </w:div>
        <w:div w:id="849490842">
          <w:marLeft w:val="480"/>
          <w:marRight w:val="0"/>
          <w:marTop w:val="0"/>
          <w:marBottom w:val="0"/>
          <w:divBdr>
            <w:top w:val="none" w:sz="0" w:space="0" w:color="auto"/>
            <w:left w:val="none" w:sz="0" w:space="0" w:color="auto"/>
            <w:bottom w:val="none" w:sz="0" w:space="0" w:color="auto"/>
            <w:right w:val="none" w:sz="0" w:space="0" w:color="auto"/>
          </w:divBdr>
        </w:div>
        <w:div w:id="1969774766">
          <w:marLeft w:val="480"/>
          <w:marRight w:val="0"/>
          <w:marTop w:val="0"/>
          <w:marBottom w:val="0"/>
          <w:divBdr>
            <w:top w:val="none" w:sz="0" w:space="0" w:color="auto"/>
            <w:left w:val="none" w:sz="0" w:space="0" w:color="auto"/>
            <w:bottom w:val="none" w:sz="0" w:space="0" w:color="auto"/>
            <w:right w:val="none" w:sz="0" w:space="0" w:color="auto"/>
          </w:divBdr>
        </w:div>
        <w:div w:id="1074936603">
          <w:marLeft w:val="480"/>
          <w:marRight w:val="0"/>
          <w:marTop w:val="0"/>
          <w:marBottom w:val="0"/>
          <w:divBdr>
            <w:top w:val="none" w:sz="0" w:space="0" w:color="auto"/>
            <w:left w:val="none" w:sz="0" w:space="0" w:color="auto"/>
            <w:bottom w:val="none" w:sz="0" w:space="0" w:color="auto"/>
            <w:right w:val="none" w:sz="0" w:space="0" w:color="auto"/>
          </w:divBdr>
        </w:div>
        <w:div w:id="611790119">
          <w:marLeft w:val="480"/>
          <w:marRight w:val="0"/>
          <w:marTop w:val="0"/>
          <w:marBottom w:val="0"/>
          <w:divBdr>
            <w:top w:val="none" w:sz="0" w:space="0" w:color="auto"/>
            <w:left w:val="none" w:sz="0" w:space="0" w:color="auto"/>
            <w:bottom w:val="none" w:sz="0" w:space="0" w:color="auto"/>
            <w:right w:val="none" w:sz="0" w:space="0" w:color="auto"/>
          </w:divBdr>
        </w:div>
        <w:div w:id="1591427030">
          <w:marLeft w:val="480"/>
          <w:marRight w:val="0"/>
          <w:marTop w:val="0"/>
          <w:marBottom w:val="0"/>
          <w:divBdr>
            <w:top w:val="none" w:sz="0" w:space="0" w:color="auto"/>
            <w:left w:val="none" w:sz="0" w:space="0" w:color="auto"/>
            <w:bottom w:val="none" w:sz="0" w:space="0" w:color="auto"/>
            <w:right w:val="none" w:sz="0" w:space="0" w:color="auto"/>
          </w:divBdr>
        </w:div>
        <w:div w:id="1166820998">
          <w:marLeft w:val="480"/>
          <w:marRight w:val="0"/>
          <w:marTop w:val="0"/>
          <w:marBottom w:val="0"/>
          <w:divBdr>
            <w:top w:val="none" w:sz="0" w:space="0" w:color="auto"/>
            <w:left w:val="none" w:sz="0" w:space="0" w:color="auto"/>
            <w:bottom w:val="none" w:sz="0" w:space="0" w:color="auto"/>
            <w:right w:val="none" w:sz="0" w:space="0" w:color="auto"/>
          </w:divBdr>
        </w:div>
        <w:div w:id="2030065822">
          <w:marLeft w:val="480"/>
          <w:marRight w:val="0"/>
          <w:marTop w:val="0"/>
          <w:marBottom w:val="0"/>
          <w:divBdr>
            <w:top w:val="none" w:sz="0" w:space="0" w:color="auto"/>
            <w:left w:val="none" w:sz="0" w:space="0" w:color="auto"/>
            <w:bottom w:val="none" w:sz="0" w:space="0" w:color="auto"/>
            <w:right w:val="none" w:sz="0" w:space="0" w:color="auto"/>
          </w:divBdr>
        </w:div>
        <w:div w:id="886797470">
          <w:marLeft w:val="480"/>
          <w:marRight w:val="0"/>
          <w:marTop w:val="0"/>
          <w:marBottom w:val="0"/>
          <w:divBdr>
            <w:top w:val="none" w:sz="0" w:space="0" w:color="auto"/>
            <w:left w:val="none" w:sz="0" w:space="0" w:color="auto"/>
            <w:bottom w:val="none" w:sz="0" w:space="0" w:color="auto"/>
            <w:right w:val="none" w:sz="0" w:space="0" w:color="auto"/>
          </w:divBdr>
        </w:div>
        <w:div w:id="1000616761">
          <w:marLeft w:val="480"/>
          <w:marRight w:val="0"/>
          <w:marTop w:val="0"/>
          <w:marBottom w:val="0"/>
          <w:divBdr>
            <w:top w:val="none" w:sz="0" w:space="0" w:color="auto"/>
            <w:left w:val="none" w:sz="0" w:space="0" w:color="auto"/>
            <w:bottom w:val="none" w:sz="0" w:space="0" w:color="auto"/>
            <w:right w:val="none" w:sz="0" w:space="0" w:color="auto"/>
          </w:divBdr>
        </w:div>
        <w:div w:id="624046259">
          <w:marLeft w:val="480"/>
          <w:marRight w:val="0"/>
          <w:marTop w:val="0"/>
          <w:marBottom w:val="0"/>
          <w:divBdr>
            <w:top w:val="none" w:sz="0" w:space="0" w:color="auto"/>
            <w:left w:val="none" w:sz="0" w:space="0" w:color="auto"/>
            <w:bottom w:val="none" w:sz="0" w:space="0" w:color="auto"/>
            <w:right w:val="none" w:sz="0" w:space="0" w:color="auto"/>
          </w:divBdr>
        </w:div>
        <w:div w:id="1317345626">
          <w:marLeft w:val="480"/>
          <w:marRight w:val="0"/>
          <w:marTop w:val="0"/>
          <w:marBottom w:val="0"/>
          <w:divBdr>
            <w:top w:val="none" w:sz="0" w:space="0" w:color="auto"/>
            <w:left w:val="none" w:sz="0" w:space="0" w:color="auto"/>
            <w:bottom w:val="none" w:sz="0" w:space="0" w:color="auto"/>
            <w:right w:val="none" w:sz="0" w:space="0" w:color="auto"/>
          </w:divBdr>
        </w:div>
        <w:div w:id="1103383640">
          <w:marLeft w:val="480"/>
          <w:marRight w:val="0"/>
          <w:marTop w:val="0"/>
          <w:marBottom w:val="0"/>
          <w:divBdr>
            <w:top w:val="none" w:sz="0" w:space="0" w:color="auto"/>
            <w:left w:val="none" w:sz="0" w:space="0" w:color="auto"/>
            <w:bottom w:val="none" w:sz="0" w:space="0" w:color="auto"/>
            <w:right w:val="none" w:sz="0" w:space="0" w:color="auto"/>
          </w:divBdr>
        </w:div>
        <w:div w:id="889223519">
          <w:marLeft w:val="480"/>
          <w:marRight w:val="0"/>
          <w:marTop w:val="0"/>
          <w:marBottom w:val="0"/>
          <w:divBdr>
            <w:top w:val="none" w:sz="0" w:space="0" w:color="auto"/>
            <w:left w:val="none" w:sz="0" w:space="0" w:color="auto"/>
            <w:bottom w:val="none" w:sz="0" w:space="0" w:color="auto"/>
            <w:right w:val="none" w:sz="0" w:space="0" w:color="auto"/>
          </w:divBdr>
        </w:div>
        <w:div w:id="293145757">
          <w:marLeft w:val="480"/>
          <w:marRight w:val="0"/>
          <w:marTop w:val="0"/>
          <w:marBottom w:val="0"/>
          <w:divBdr>
            <w:top w:val="none" w:sz="0" w:space="0" w:color="auto"/>
            <w:left w:val="none" w:sz="0" w:space="0" w:color="auto"/>
            <w:bottom w:val="none" w:sz="0" w:space="0" w:color="auto"/>
            <w:right w:val="none" w:sz="0" w:space="0" w:color="auto"/>
          </w:divBdr>
        </w:div>
        <w:div w:id="894465880">
          <w:marLeft w:val="480"/>
          <w:marRight w:val="0"/>
          <w:marTop w:val="0"/>
          <w:marBottom w:val="0"/>
          <w:divBdr>
            <w:top w:val="none" w:sz="0" w:space="0" w:color="auto"/>
            <w:left w:val="none" w:sz="0" w:space="0" w:color="auto"/>
            <w:bottom w:val="none" w:sz="0" w:space="0" w:color="auto"/>
            <w:right w:val="none" w:sz="0" w:space="0" w:color="auto"/>
          </w:divBdr>
        </w:div>
        <w:div w:id="1410039485">
          <w:marLeft w:val="480"/>
          <w:marRight w:val="0"/>
          <w:marTop w:val="0"/>
          <w:marBottom w:val="0"/>
          <w:divBdr>
            <w:top w:val="none" w:sz="0" w:space="0" w:color="auto"/>
            <w:left w:val="none" w:sz="0" w:space="0" w:color="auto"/>
            <w:bottom w:val="none" w:sz="0" w:space="0" w:color="auto"/>
            <w:right w:val="none" w:sz="0" w:space="0" w:color="auto"/>
          </w:divBdr>
        </w:div>
        <w:div w:id="380792465">
          <w:marLeft w:val="480"/>
          <w:marRight w:val="0"/>
          <w:marTop w:val="0"/>
          <w:marBottom w:val="0"/>
          <w:divBdr>
            <w:top w:val="none" w:sz="0" w:space="0" w:color="auto"/>
            <w:left w:val="none" w:sz="0" w:space="0" w:color="auto"/>
            <w:bottom w:val="none" w:sz="0" w:space="0" w:color="auto"/>
            <w:right w:val="none" w:sz="0" w:space="0" w:color="auto"/>
          </w:divBdr>
        </w:div>
        <w:div w:id="1465931826">
          <w:marLeft w:val="480"/>
          <w:marRight w:val="0"/>
          <w:marTop w:val="0"/>
          <w:marBottom w:val="0"/>
          <w:divBdr>
            <w:top w:val="none" w:sz="0" w:space="0" w:color="auto"/>
            <w:left w:val="none" w:sz="0" w:space="0" w:color="auto"/>
            <w:bottom w:val="none" w:sz="0" w:space="0" w:color="auto"/>
            <w:right w:val="none" w:sz="0" w:space="0" w:color="auto"/>
          </w:divBdr>
        </w:div>
        <w:div w:id="1864394151">
          <w:marLeft w:val="480"/>
          <w:marRight w:val="0"/>
          <w:marTop w:val="0"/>
          <w:marBottom w:val="0"/>
          <w:divBdr>
            <w:top w:val="none" w:sz="0" w:space="0" w:color="auto"/>
            <w:left w:val="none" w:sz="0" w:space="0" w:color="auto"/>
            <w:bottom w:val="none" w:sz="0" w:space="0" w:color="auto"/>
            <w:right w:val="none" w:sz="0" w:space="0" w:color="auto"/>
          </w:divBdr>
        </w:div>
        <w:div w:id="435490792">
          <w:marLeft w:val="480"/>
          <w:marRight w:val="0"/>
          <w:marTop w:val="0"/>
          <w:marBottom w:val="0"/>
          <w:divBdr>
            <w:top w:val="none" w:sz="0" w:space="0" w:color="auto"/>
            <w:left w:val="none" w:sz="0" w:space="0" w:color="auto"/>
            <w:bottom w:val="none" w:sz="0" w:space="0" w:color="auto"/>
            <w:right w:val="none" w:sz="0" w:space="0" w:color="auto"/>
          </w:divBdr>
        </w:div>
        <w:div w:id="818421454">
          <w:marLeft w:val="480"/>
          <w:marRight w:val="0"/>
          <w:marTop w:val="0"/>
          <w:marBottom w:val="0"/>
          <w:divBdr>
            <w:top w:val="none" w:sz="0" w:space="0" w:color="auto"/>
            <w:left w:val="none" w:sz="0" w:space="0" w:color="auto"/>
            <w:bottom w:val="none" w:sz="0" w:space="0" w:color="auto"/>
            <w:right w:val="none" w:sz="0" w:space="0" w:color="auto"/>
          </w:divBdr>
        </w:div>
        <w:div w:id="345332173">
          <w:marLeft w:val="480"/>
          <w:marRight w:val="0"/>
          <w:marTop w:val="0"/>
          <w:marBottom w:val="0"/>
          <w:divBdr>
            <w:top w:val="none" w:sz="0" w:space="0" w:color="auto"/>
            <w:left w:val="none" w:sz="0" w:space="0" w:color="auto"/>
            <w:bottom w:val="none" w:sz="0" w:space="0" w:color="auto"/>
            <w:right w:val="none" w:sz="0" w:space="0" w:color="auto"/>
          </w:divBdr>
        </w:div>
        <w:div w:id="1576354610">
          <w:marLeft w:val="480"/>
          <w:marRight w:val="0"/>
          <w:marTop w:val="0"/>
          <w:marBottom w:val="0"/>
          <w:divBdr>
            <w:top w:val="none" w:sz="0" w:space="0" w:color="auto"/>
            <w:left w:val="none" w:sz="0" w:space="0" w:color="auto"/>
            <w:bottom w:val="none" w:sz="0" w:space="0" w:color="auto"/>
            <w:right w:val="none" w:sz="0" w:space="0" w:color="auto"/>
          </w:divBdr>
        </w:div>
        <w:div w:id="1361280860">
          <w:marLeft w:val="480"/>
          <w:marRight w:val="0"/>
          <w:marTop w:val="0"/>
          <w:marBottom w:val="0"/>
          <w:divBdr>
            <w:top w:val="none" w:sz="0" w:space="0" w:color="auto"/>
            <w:left w:val="none" w:sz="0" w:space="0" w:color="auto"/>
            <w:bottom w:val="none" w:sz="0" w:space="0" w:color="auto"/>
            <w:right w:val="none" w:sz="0" w:space="0" w:color="auto"/>
          </w:divBdr>
        </w:div>
        <w:div w:id="1805346342">
          <w:marLeft w:val="480"/>
          <w:marRight w:val="0"/>
          <w:marTop w:val="0"/>
          <w:marBottom w:val="0"/>
          <w:divBdr>
            <w:top w:val="none" w:sz="0" w:space="0" w:color="auto"/>
            <w:left w:val="none" w:sz="0" w:space="0" w:color="auto"/>
            <w:bottom w:val="none" w:sz="0" w:space="0" w:color="auto"/>
            <w:right w:val="none" w:sz="0" w:space="0" w:color="auto"/>
          </w:divBdr>
        </w:div>
        <w:div w:id="383792765">
          <w:marLeft w:val="480"/>
          <w:marRight w:val="0"/>
          <w:marTop w:val="0"/>
          <w:marBottom w:val="0"/>
          <w:divBdr>
            <w:top w:val="none" w:sz="0" w:space="0" w:color="auto"/>
            <w:left w:val="none" w:sz="0" w:space="0" w:color="auto"/>
            <w:bottom w:val="none" w:sz="0" w:space="0" w:color="auto"/>
            <w:right w:val="none" w:sz="0" w:space="0" w:color="auto"/>
          </w:divBdr>
        </w:div>
        <w:div w:id="1307777075">
          <w:marLeft w:val="480"/>
          <w:marRight w:val="0"/>
          <w:marTop w:val="0"/>
          <w:marBottom w:val="0"/>
          <w:divBdr>
            <w:top w:val="none" w:sz="0" w:space="0" w:color="auto"/>
            <w:left w:val="none" w:sz="0" w:space="0" w:color="auto"/>
            <w:bottom w:val="none" w:sz="0" w:space="0" w:color="auto"/>
            <w:right w:val="none" w:sz="0" w:space="0" w:color="auto"/>
          </w:divBdr>
        </w:div>
        <w:div w:id="488861768">
          <w:marLeft w:val="480"/>
          <w:marRight w:val="0"/>
          <w:marTop w:val="0"/>
          <w:marBottom w:val="0"/>
          <w:divBdr>
            <w:top w:val="none" w:sz="0" w:space="0" w:color="auto"/>
            <w:left w:val="none" w:sz="0" w:space="0" w:color="auto"/>
            <w:bottom w:val="none" w:sz="0" w:space="0" w:color="auto"/>
            <w:right w:val="none" w:sz="0" w:space="0" w:color="auto"/>
          </w:divBdr>
        </w:div>
        <w:div w:id="765420703">
          <w:marLeft w:val="480"/>
          <w:marRight w:val="0"/>
          <w:marTop w:val="0"/>
          <w:marBottom w:val="0"/>
          <w:divBdr>
            <w:top w:val="none" w:sz="0" w:space="0" w:color="auto"/>
            <w:left w:val="none" w:sz="0" w:space="0" w:color="auto"/>
            <w:bottom w:val="none" w:sz="0" w:space="0" w:color="auto"/>
            <w:right w:val="none" w:sz="0" w:space="0" w:color="auto"/>
          </w:divBdr>
        </w:div>
        <w:div w:id="795831143">
          <w:marLeft w:val="480"/>
          <w:marRight w:val="0"/>
          <w:marTop w:val="0"/>
          <w:marBottom w:val="0"/>
          <w:divBdr>
            <w:top w:val="none" w:sz="0" w:space="0" w:color="auto"/>
            <w:left w:val="none" w:sz="0" w:space="0" w:color="auto"/>
            <w:bottom w:val="none" w:sz="0" w:space="0" w:color="auto"/>
            <w:right w:val="none" w:sz="0" w:space="0" w:color="auto"/>
          </w:divBdr>
        </w:div>
        <w:div w:id="1758282403">
          <w:marLeft w:val="480"/>
          <w:marRight w:val="0"/>
          <w:marTop w:val="0"/>
          <w:marBottom w:val="0"/>
          <w:divBdr>
            <w:top w:val="none" w:sz="0" w:space="0" w:color="auto"/>
            <w:left w:val="none" w:sz="0" w:space="0" w:color="auto"/>
            <w:bottom w:val="none" w:sz="0" w:space="0" w:color="auto"/>
            <w:right w:val="none" w:sz="0" w:space="0" w:color="auto"/>
          </w:divBdr>
        </w:div>
        <w:div w:id="646860381">
          <w:marLeft w:val="480"/>
          <w:marRight w:val="0"/>
          <w:marTop w:val="0"/>
          <w:marBottom w:val="0"/>
          <w:divBdr>
            <w:top w:val="none" w:sz="0" w:space="0" w:color="auto"/>
            <w:left w:val="none" w:sz="0" w:space="0" w:color="auto"/>
            <w:bottom w:val="none" w:sz="0" w:space="0" w:color="auto"/>
            <w:right w:val="none" w:sz="0" w:space="0" w:color="auto"/>
          </w:divBdr>
        </w:div>
        <w:div w:id="748497783">
          <w:marLeft w:val="480"/>
          <w:marRight w:val="0"/>
          <w:marTop w:val="0"/>
          <w:marBottom w:val="0"/>
          <w:divBdr>
            <w:top w:val="none" w:sz="0" w:space="0" w:color="auto"/>
            <w:left w:val="none" w:sz="0" w:space="0" w:color="auto"/>
            <w:bottom w:val="none" w:sz="0" w:space="0" w:color="auto"/>
            <w:right w:val="none" w:sz="0" w:space="0" w:color="auto"/>
          </w:divBdr>
        </w:div>
        <w:div w:id="716666150">
          <w:marLeft w:val="480"/>
          <w:marRight w:val="0"/>
          <w:marTop w:val="0"/>
          <w:marBottom w:val="0"/>
          <w:divBdr>
            <w:top w:val="none" w:sz="0" w:space="0" w:color="auto"/>
            <w:left w:val="none" w:sz="0" w:space="0" w:color="auto"/>
            <w:bottom w:val="none" w:sz="0" w:space="0" w:color="auto"/>
            <w:right w:val="none" w:sz="0" w:space="0" w:color="auto"/>
          </w:divBdr>
        </w:div>
        <w:div w:id="2024168688">
          <w:marLeft w:val="480"/>
          <w:marRight w:val="0"/>
          <w:marTop w:val="0"/>
          <w:marBottom w:val="0"/>
          <w:divBdr>
            <w:top w:val="none" w:sz="0" w:space="0" w:color="auto"/>
            <w:left w:val="none" w:sz="0" w:space="0" w:color="auto"/>
            <w:bottom w:val="none" w:sz="0" w:space="0" w:color="auto"/>
            <w:right w:val="none" w:sz="0" w:space="0" w:color="auto"/>
          </w:divBdr>
        </w:div>
        <w:div w:id="2136216212">
          <w:marLeft w:val="480"/>
          <w:marRight w:val="0"/>
          <w:marTop w:val="0"/>
          <w:marBottom w:val="0"/>
          <w:divBdr>
            <w:top w:val="none" w:sz="0" w:space="0" w:color="auto"/>
            <w:left w:val="none" w:sz="0" w:space="0" w:color="auto"/>
            <w:bottom w:val="none" w:sz="0" w:space="0" w:color="auto"/>
            <w:right w:val="none" w:sz="0" w:space="0" w:color="auto"/>
          </w:divBdr>
        </w:div>
        <w:div w:id="1695157539">
          <w:marLeft w:val="480"/>
          <w:marRight w:val="0"/>
          <w:marTop w:val="0"/>
          <w:marBottom w:val="0"/>
          <w:divBdr>
            <w:top w:val="none" w:sz="0" w:space="0" w:color="auto"/>
            <w:left w:val="none" w:sz="0" w:space="0" w:color="auto"/>
            <w:bottom w:val="none" w:sz="0" w:space="0" w:color="auto"/>
            <w:right w:val="none" w:sz="0" w:space="0" w:color="auto"/>
          </w:divBdr>
        </w:div>
        <w:div w:id="1320502003">
          <w:marLeft w:val="480"/>
          <w:marRight w:val="0"/>
          <w:marTop w:val="0"/>
          <w:marBottom w:val="0"/>
          <w:divBdr>
            <w:top w:val="none" w:sz="0" w:space="0" w:color="auto"/>
            <w:left w:val="none" w:sz="0" w:space="0" w:color="auto"/>
            <w:bottom w:val="none" w:sz="0" w:space="0" w:color="auto"/>
            <w:right w:val="none" w:sz="0" w:space="0" w:color="auto"/>
          </w:divBdr>
        </w:div>
        <w:div w:id="242569928">
          <w:marLeft w:val="480"/>
          <w:marRight w:val="0"/>
          <w:marTop w:val="0"/>
          <w:marBottom w:val="0"/>
          <w:divBdr>
            <w:top w:val="none" w:sz="0" w:space="0" w:color="auto"/>
            <w:left w:val="none" w:sz="0" w:space="0" w:color="auto"/>
            <w:bottom w:val="none" w:sz="0" w:space="0" w:color="auto"/>
            <w:right w:val="none" w:sz="0" w:space="0" w:color="auto"/>
          </w:divBdr>
        </w:div>
        <w:div w:id="626931614">
          <w:marLeft w:val="480"/>
          <w:marRight w:val="0"/>
          <w:marTop w:val="0"/>
          <w:marBottom w:val="0"/>
          <w:divBdr>
            <w:top w:val="none" w:sz="0" w:space="0" w:color="auto"/>
            <w:left w:val="none" w:sz="0" w:space="0" w:color="auto"/>
            <w:bottom w:val="none" w:sz="0" w:space="0" w:color="auto"/>
            <w:right w:val="none" w:sz="0" w:space="0" w:color="auto"/>
          </w:divBdr>
        </w:div>
        <w:div w:id="1743218327">
          <w:marLeft w:val="480"/>
          <w:marRight w:val="0"/>
          <w:marTop w:val="0"/>
          <w:marBottom w:val="0"/>
          <w:divBdr>
            <w:top w:val="none" w:sz="0" w:space="0" w:color="auto"/>
            <w:left w:val="none" w:sz="0" w:space="0" w:color="auto"/>
            <w:bottom w:val="none" w:sz="0" w:space="0" w:color="auto"/>
            <w:right w:val="none" w:sz="0" w:space="0" w:color="auto"/>
          </w:divBdr>
        </w:div>
      </w:divsChild>
    </w:div>
    <w:div w:id="1772974202">
      <w:bodyDiv w:val="1"/>
      <w:marLeft w:val="0"/>
      <w:marRight w:val="0"/>
      <w:marTop w:val="0"/>
      <w:marBottom w:val="0"/>
      <w:divBdr>
        <w:top w:val="none" w:sz="0" w:space="0" w:color="auto"/>
        <w:left w:val="none" w:sz="0" w:space="0" w:color="auto"/>
        <w:bottom w:val="none" w:sz="0" w:space="0" w:color="auto"/>
        <w:right w:val="none" w:sz="0" w:space="0" w:color="auto"/>
      </w:divBdr>
    </w:div>
    <w:div w:id="1776054180">
      <w:bodyDiv w:val="1"/>
      <w:marLeft w:val="0"/>
      <w:marRight w:val="0"/>
      <w:marTop w:val="0"/>
      <w:marBottom w:val="0"/>
      <w:divBdr>
        <w:top w:val="none" w:sz="0" w:space="0" w:color="auto"/>
        <w:left w:val="none" w:sz="0" w:space="0" w:color="auto"/>
        <w:bottom w:val="none" w:sz="0" w:space="0" w:color="auto"/>
        <w:right w:val="none" w:sz="0" w:space="0" w:color="auto"/>
      </w:divBdr>
    </w:div>
    <w:div w:id="1776243648">
      <w:bodyDiv w:val="1"/>
      <w:marLeft w:val="0"/>
      <w:marRight w:val="0"/>
      <w:marTop w:val="0"/>
      <w:marBottom w:val="0"/>
      <w:divBdr>
        <w:top w:val="none" w:sz="0" w:space="0" w:color="auto"/>
        <w:left w:val="none" w:sz="0" w:space="0" w:color="auto"/>
        <w:bottom w:val="none" w:sz="0" w:space="0" w:color="auto"/>
        <w:right w:val="none" w:sz="0" w:space="0" w:color="auto"/>
      </w:divBdr>
    </w:div>
    <w:div w:id="1776244954">
      <w:bodyDiv w:val="1"/>
      <w:marLeft w:val="0"/>
      <w:marRight w:val="0"/>
      <w:marTop w:val="0"/>
      <w:marBottom w:val="0"/>
      <w:divBdr>
        <w:top w:val="none" w:sz="0" w:space="0" w:color="auto"/>
        <w:left w:val="none" w:sz="0" w:space="0" w:color="auto"/>
        <w:bottom w:val="none" w:sz="0" w:space="0" w:color="auto"/>
        <w:right w:val="none" w:sz="0" w:space="0" w:color="auto"/>
      </w:divBdr>
    </w:div>
    <w:div w:id="1777024113">
      <w:bodyDiv w:val="1"/>
      <w:marLeft w:val="0"/>
      <w:marRight w:val="0"/>
      <w:marTop w:val="0"/>
      <w:marBottom w:val="0"/>
      <w:divBdr>
        <w:top w:val="none" w:sz="0" w:space="0" w:color="auto"/>
        <w:left w:val="none" w:sz="0" w:space="0" w:color="auto"/>
        <w:bottom w:val="none" w:sz="0" w:space="0" w:color="auto"/>
        <w:right w:val="none" w:sz="0" w:space="0" w:color="auto"/>
      </w:divBdr>
    </w:div>
    <w:div w:id="1781031147">
      <w:bodyDiv w:val="1"/>
      <w:marLeft w:val="0"/>
      <w:marRight w:val="0"/>
      <w:marTop w:val="0"/>
      <w:marBottom w:val="0"/>
      <w:divBdr>
        <w:top w:val="none" w:sz="0" w:space="0" w:color="auto"/>
        <w:left w:val="none" w:sz="0" w:space="0" w:color="auto"/>
        <w:bottom w:val="none" w:sz="0" w:space="0" w:color="auto"/>
        <w:right w:val="none" w:sz="0" w:space="0" w:color="auto"/>
      </w:divBdr>
    </w:div>
    <w:div w:id="1781802276">
      <w:bodyDiv w:val="1"/>
      <w:marLeft w:val="0"/>
      <w:marRight w:val="0"/>
      <w:marTop w:val="0"/>
      <w:marBottom w:val="0"/>
      <w:divBdr>
        <w:top w:val="none" w:sz="0" w:space="0" w:color="auto"/>
        <w:left w:val="none" w:sz="0" w:space="0" w:color="auto"/>
        <w:bottom w:val="none" w:sz="0" w:space="0" w:color="auto"/>
        <w:right w:val="none" w:sz="0" w:space="0" w:color="auto"/>
      </w:divBdr>
    </w:div>
    <w:div w:id="1781877305">
      <w:bodyDiv w:val="1"/>
      <w:marLeft w:val="0"/>
      <w:marRight w:val="0"/>
      <w:marTop w:val="0"/>
      <w:marBottom w:val="0"/>
      <w:divBdr>
        <w:top w:val="none" w:sz="0" w:space="0" w:color="auto"/>
        <w:left w:val="none" w:sz="0" w:space="0" w:color="auto"/>
        <w:bottom w:val="none" w:sz="0" w:space="0" w:color="auto"/>
        <w:right w:val="none" w:sz="0" w:space="0" w:color="auto"/>
      </w:divBdr>
    </w:div>
    <w:div w:id="1783190385">
      <w:bodyDiv w:val="1"/>
      <w:marLeft w:val="0"/>
      <w:marRight w:val="0"/>
      <w:marTop w:val="0"/>
      <w:marBottom w:val="0"/>
      <w:divBdr>
        <w:top w:val="none" w:sz="0" w:space="0" w:color="auto"/>
        <w:left w:val="none" w:sz="0" w:space="0" w:color="auto"/>
        <w:bottom w:val="none" w:sz="0" w:space="0" w:color="auto"/>
        <w:right w:val="none" w:sz="0" w:space="0" w:color="auto"/>
      </w:divBdr>
      <w:divsChild>
        <w:div w:id="1642685677">
          <w:marLeft w:val="480"/>
          <w:marRight w:val="0"/>
          <w:marTop w:val="0"/>
          <w:marBottom w:val="0"/>
          <w:divBdr>
            <w:top w:val="none" w:sz="0" w:space="0" w:color="auto"/>
            <w:left w:val="none" w:sz="0" w:space="0" w:color="auto"/>
            <w:bottom w:val="none" w:sz="0" w:space="0" w:color="auto"/>
            <w:right w:val="none" w:sz="0" w:space="0" w:color="auto"/>
          </w:divBdr>
        </w:div>
        <w:div w:id="1337534423">
          <w:marLeft w:val="480"/>
          <w:marRight w:val="0"/>
          <w:marTop w:val="0"/>
          <w:marBottom w:val="0"/>
          <w:divBdr>
            <w:top w:val="none" w:sz="0" w:space="0" w:color="auto"/>
            <w:left w:val="none" w:sz="0" w:space="0" w:color="auto"/>
            <w:bottom w:val="none" w:sz="0" w:space="0" w:color="auto"/>
            <w:right w:val="none" w:sz="0" w:space="0" w:color="auto"/>
          </w:divBdr>
        </w:div>
        <w:div w:id="1533954957">
          <w:marLeft w:val="480"/>
          <w:marRight w:val="0"/>
          <w:marTop w:val="0"/>
          <w:marBottom w:val="0"/>
          <w:divBdr>
            <w:top w:val="none" w:sz="0" w:space="0" w:color="auto"/>
            <w:left w:val="none" w:sz="0" w:space="0" w:color="auto"/>
            <w:bottom w:val="none" w:sz="0" w:space="0" w:color="auto"/>
            <w:right w:val="none" w:sz="0" w:space="0" w:color="auto"/>
          </w:divBdr>
        </w:div>
        <w:div w:id="131990919">
          <w:marLeft w:val="480"/>
          <w:marRight w:val="0"/>
          <w:marTop w:val="0"/>
          <w:marBottom w:val="0"/>
          <w:divBdr>
            <w:top w:val="none" w:sz="0" w:space="0" w:color="auto"/>
            <w:left w:val="none" w:sz="0" w:space="0" w:color="auto"/>
            <w:bottom w:val="none" w:sz="0" w:space="0" w:color="auto"/>
            <w:right w:val="none" w:sz="0" w:space="0" w:color="auto"/>
          </w:divBdr>
        </w:div>
        <w:div w:id="1419058787">
          <w:marLeft w:val="480"/>
          <w:marRight w:val="0"/>
          <w:marTop w:val="0"/>
          <w:marBottom w:val="0"/>
          <w:divBdr>
            <w:top w:val="none" w:sz="0" w:space="0" w:color="auto"/>
            <w:left w:val="none" w:sz="0" w:space="0" w:color="auto"/>
            <w:bottom w:val="none" w:sz="0" w:space="0" w:color="auto"/>
            <w:right w:val="none" w:sz="0" w:space="0" w:color="auto"/>
          </w:divBdr>
        </w:div>
        <w:div w:id="1657147063">
          <w:marLeft w:val="480"/>
          <w:marRight w:val="0"/>
          <w:marTop w:val="0"/>
          <w:marBottom w:val="0"/>
          <w:divBdr>
            <w:top w:val="none" w:sz="0" w:space="0" w:color="auto"/>
            <w:left w:val="none" w:sz="0" w:space="0" w:color="auto"/>
            <w:bottom w:val="none" w:sz="0" w:space="0" w:color="auto"/>
            <w:right w:val="none" w:sz="0" w:space="0" w:color="auto"/>
          </w:divBdr>
        </w:div>
        <w:div w:id="347371792">
          <w:marLeft w:val="480"/>
          <w:marRight w:val="0"/>
          <w:marTop w:val="0"/>
          <w:marBottom w:val="0"/>
          <w:divBdr>
            <w:top w:val="none" w:sz="0" w:space="0" w:color="auto"/>
            <w:left w:val="none" w:sz="0" w:space="0" w:color="auto"/>
            <w:bottom w:val="none" w:sz="0" w:space="0" w:color="auto"/>
            <w:right w:val="none" w:sz="0" w:space="0" w:color="auto"/>
          </w:divBdr>
        </w:div>
        <w:div w:id="1792628420">
          <w:marLeft w:val="480"/>
          <w:marRight w:val="0"/>
          <w:marTop w:val="0"/>
          <w:marBottom w:val="0"/>
          <w:divBdr>
            <w:top w:val="none" w:sz="0" w:space="0" w:color="auto"/>
            <w:left w:val="none" w:sz="0" w:space="0" w:color="auto"/>
            <w:bottom w:val="none" w:sz="0" w:space="0" w:color="auto"/>
            <w:right w:val="none" w:sz="0" w:space="0" w:color="auto"/>
          </w:divBdr>
        </w:div>
        <w:div w:id="956718791">
          <w:marLeft w:val="480"/>
          <w:marRight w:val="0"/>
          <w:marTop w:val="0"/>
          <w:marBottom w:val="0"/>
          <w:divBdr>
            <w:top w:val="none" w:sz="0" w:space="0" w:color="auto"/>
            <w:left w:val="none" w:sz="0" w:space="0" w:color="auto"/>
            <w:bottom w:val="none" w:sz="0" w:space="0" w:color="auto"/>
            <w:right w:val="none" w:sz="0" w:space="0" w:color="auto"/>
          </w:divBdr>
        </w:div>
        <w:div w:id="2444050">
          <w:marLeft w:val="480"/>
          <w:marRight w:val="0"/>
          <w:marTop w:val="0"/>
          <w:marBottom w:val="0"/>
          <w:divBdr>
            <w:top w:val="none" w:sz="0" w:space="0" w:color="auto"/>
            <w:left w:val="none" w:sz="0" w:space="0" w:color="auto"/>
            <w:bottom w:val="none" w:sz="0" w:space="0" w:color="auto"/>
            <w:right w:val="none" w:sz="0" w:space="0" w:color="auto"/>
          </w:divBdr>
        </w:div>
        <w:div w:id="1875195291">
          <w:marLeft w:val="480"/>
          <w:marRight w:val="0"/>
          <w:marTop w:val="0"/>
          <w:marBottom w:val="0"/>
          <w:divBdr>
            <w:top w:val="none" w:sz="0" w:space="0" w:color="auto"/>
            <w:left w:val="none" w:sz="0" w:space="0" w:color="auto"/>
            <w:bottom w:val="none" w:sz="0" w:space="0" w:color="auto"/>
            <w:right w:val="none" w:sz="0" w:space="0" w:color="auto"/>
          </w:divBdr>
        </w:div>
        <w:div w:id="260531207">
          <w:marLeft w:val="480"/>
          <w:marRight w:val="0"/>
          <w:marTop w:val="0"/>
          <w:marBottom w:val="0"/>
          <w:divBdr>
            <w:top w:val="none" w:sz="0" w:space="0" w:color="auto"/>
            <w:left w:val="none" w:sz="0" w:space="0" w:color="auto"/>
            <w:bottom w:val="none" w:sz="0" w:space="0" w:color="auto"/>
            <w:right w:val="none" w:sz="0" w:space="0" w:color="auto"/>
          </w:divBdr>
        </w:div>
        <w:div w:id="1968199418">
          <w:marLeft w:val="480"/>
          <w:marRight w:val="0"/>
          <w:marTop w:val="0"/>
          <w:marBottom w:val="0"/>
          <w:divBdr>
            <w:top w:val="none" w:sz="0" w:space="0" w:color="auto"/>
            <w:left w:val="none" w:sz="0" w:space="0" w:color="auto"/>
            <w:bottom w:val="none" w:sz="0" w:space="0" w:color="auto"/>
            <w:right w:val="none" w:sz="0" w:space="0" w:color="auto"/>
          </w:divBdr>
        </w:div>
        <w:div w:id="688870217">
          <w:marLeft w:val="480"/>
          <w:marRight w:val="0"/>
          <w:marTop w:val="0"/>
          <w:marBottom w:val="0"/>
          <w:divBdr>
            <w:top w:val="none" w:sz="0" w:space="0" w:color="auto"/>
            <w:left w:val="none" w:sz="0" w:space="0" w:color="auto"/>
            <w:bottom w:val="none" w:sz="0" w:space="0" w:color="auto"/>
            <w:right w:val="none" w:sz="0" w:space="0" w:color="auto"/>
          </w:divBdr>
        </w:div>
        <w:div w:id="1340766395">
          <w:marLeft w:val="480"/>
          <w:marRight w:val="0"/>
          <w:marTop w:val="0"/>
          <w:marBottom w:val="0"/>
          <w:divBdr>
            <w:top w:val="none" w:sz="0" w:space="0" w:color="auto"/>
            <w:left w:val="none" w:sz="0" w:space="0" w:color="auto"/>
            <w:bottom w:val="none" w:sz="0" w:space="0" w:color="auto"/>
            <w:right w:val="none" w:sz="0" w:space="0" w:color="auto"/>
          </w:divBdr>
        </w:div>
        <w:div w:id="1398476893">
          <w:marLeft w:val="480"/>
          <w:marRight w:val="0"/>
          <w:marTop w:val="0"/>
          <w:marBottom w:val="0"/>
          <w:divBdr>
            <w:top w:val="none" w:sz="0" w:space="0" w:color="auto"/>
            <w:left w:val="none" w:sz="0" w:space="0" w:color="auto"/>
            <w:bottom w:val="none" w:sz="0" w:space="0" w:color="auto"/>
            <w:right w:val="none" w:sz="0" w:space="0" w:color="auto"/>
          </w:divBdr>
        </w:div>
        <w:div w:id="2094932682">
          <w:marLeft w:val="480"/>
          <w:marRight w:val="0"/>
          <w:marTop w:val="0"/>
          <w:marBottom w:val="0"/>
          <w:divBdr>
            <w:top w:val="none" w:sz="0" w:space="0" w:color="auto"/>
            <w:left w:val="none" w:sz="0" w:space="0" w:color="auto"/>
            <w:bottom w:val="none" w:sz="0" w:space="0" w:color="auto"/>
            <w:right w:val="none" w:sz="0" w:space="0" w:color="auto"/>
          </w:divBdr>
        </w:div>
        <w:div w:id="739255062">
          <w:marLeft w:val="480"/>
          <w:marRight w:val="0"/>
          <w:marTop w:val="0"/>
          <w:marBottom w:val="0"/>
          <w:divBdr>
            <w:top w:val="none" w:sz="0" w:space="0" w:color="auto"/>
            <w:left w:val="none" w:sz="0" w:space="0" w:color="auto"/>
            <w:bottom w:val="none" w:sz="0" w:space="0" w:color="auto"/>
            <w:right w:val="none" w:sz="0" w:space="0" w:color="auto"/>
          </w:divBdr>
        </w:div>
        <w:div w:id="1745832055">
          <w:marLeft w:val="480"/>
          <w:marRight w:val="0"/>
          <w:marTop w:val="0"/>
          <w:marBottom w:val="0"/>
          <w:divBdr>
            <w:top w:val="none" w:sz="0" w:space="0" w:color="auto"/>
            <w:left w:val="none" w:sz="0" w:space="0" w:color="auto"/>
            <w:bottom w:val="none" w:sz="0" w:space="0" w:color="auto"/>
            <w:right w:val="none" w:sz="0" w:space="0" w:color="auto"/>
          </w:divBdr>
        </w:div>
        <w:div w:id="819007662">
          <w:marLeft w:val="480"/>
          <w:marRight w:val="0"/>
          <w:marTop w:val="0"/>
          <w:marBottom w:val="0"/>
          <w:divBdr>
            <w:top w:val="none" w:sz="0" w:space="0" w:color="auto"/>
            <w:left w:val="none" w:sz="0" w:space="0" w:color="auto"/>
            <w:bottom w:val="none" w:sz="0" w:space="0" w:color="auto"/>
            <w:right w:val="none" w:sz="0" w:space="0" w:color="auto"/>
          </w:divBdr>
        </w:div>
        <w:div w:id="2021614377">
          <w:marLeft w:val="480"/>
          <w:marRight w:val="0"/>
          <w:marTop w:val="0"/>
          <w:marBottom w:val="0"/>
          <w:divBdr>
            <w:top w:val="none" w:sz="0" w:space="0" w:color="auto"/>
            <w:left w:val="none" w:sz="0" w:space="0" w:color="auto"/>
            <w:bottom w:val="none" w:sz="0" w:space="0" w:color="auto"/>
            <w:right w:val="none" w:sz="0" w:space="0" w:color="auto"/>
          </w:divBdr>
        </w:div>
        <w:div w:id="966356430">
          <w:marLeft w:val="480"/>
          <w:marRight w:val="0"/>
          <w:marTop w:val="0"/>
          <w:marBottom w:val="0"/>
          <w:divBdr>
            <w:top w:val="none" w:sz="0" w:space="0" w:color="auto"/>
            <w:left w:val="none" w:sz="0" w:space="0" w:color="auto"/>
            <w:bottom w:val="none" w:sz="0" w:space="0" w:color="auto"/>
            <w:right w:val="none" w:sz="0" w:space="0" w:color="auto"/>
          </w:divBdr>
        </w:div>
        <w:div w:id="93600242">
          <w:marLeft w:val="480"/>
          <w:marRight w:val="0"/>
          <w:marTop w:val="0"/>
          <w:marBottom w:val="0"/>
          <w:divBdr>
            <w:top w:val="none" w:sz="0" w:space="0" w:color="auto"/>
            <w:left w:val="none" w:sz="0" w:space="0" w:color="auto"/>
            <w:bottom w:val="none" w:sz="0" w:space="0" w:color="auto"/>
            <w:right w:val="none" w:sz="0" w:space="0" w:color="auto"/>
          </w:divBdr>
        </w:div>
        <w:div w:id="1154688772">
          <w:marLeft w:val="480"/>
          <w:marRight w:val="0"/>
          <w:marTop w:val="0"/>
          <w:marBottom w:val="0"/>
          <w:divBdr>
            <w:top w:val="none" w:sz="0" w:space="0" w:color="auto"/>
            <w:left w:val="none" w:sz="0" w:space="0" w:color="auto"/>
            <w:bottom w:val="none" w:sz="0" w:space="0" w:color="auto"/>
            <w:right w:val="none" w:sz="0" w:space="0" w:color="auto"/>
          </w:divBdr>
        </w:div>
        <w:div w:id="1783646994">
          <w:marLeft w:val="480"/>
          <w:marRight w:val="0"/>
          <w:marTop w:val="0"/>
          <w:marBottom w:val="0"/>
          <w:divBdr>
            <w:top w:val="none" w:sz="0" w:space="0" w:color="auto"/>
            <w:left w:val="none" w:sz="0" w:space="0" w:color="auto"/>
            <w:bottom w:val="none" w:sz="0" w:space="0" w:color="auto"/>
            <w:right w:val="none" w:sz="0" w:space="0" w:color="auto"/>
          </w:divBdr>
        </w:div>
        <w:div w:id="704914740">
          <w:marLeft w:val="480"/>
          <w:marRight w:val="0"/>
          <w:marTop w:val="0"/>
          <w:marBottom w:val="0"/>
          <w:divBdr>
            <w:top w:val="none" w:sz="0" w:space="0" w:color="auto"/>
            <w:left w:val="none" w:sz="0" w:space="0" w:color="auto"/>
            <w:bottom w:val="none" w:sz="0" w:space="0" w:color="auto"/>
            <w:right w:val="none" w:sz="0" w:space="0" w:color="auto"/>
          </w:divBdr>
        </w:div>
        <w:div w:id="534391136">
          <w:marLeft w:val="480"/>
          <w:marRight w:val="0"/>
          <w:marTop w:val="0"/>
          <w:marBottom w:val="0"/>
          <w:divBdr>
            <w:top w:val="none" w:sz="0" w:space="0" w:color="auto"/>
            <w:left w:val="none" w:sz="0" w:space="0" w:color="auto"/>
            <w:bottom w:val="none" w:sz="0" w:space="0" w:color="auto"/>
            <w:right w:val="none" w:sz="0" w:space="0" w:color="auto"/>
          </w:divBdr>
        </w:div>
        <w:div w:id="1852256950">
          <w:marLeft w:val="480"/>
          <w:marRight w:val="0"/>
          <w:marTop w:val="0"/>
          <w:marBottom w:val="0"/>
          <w:divBdr>
            <w:top w:val="none" w:sz="0" w:space="0" w:color="auto"/>
            <w:left w:val="none" w:sz="0" w:space="0" w:color="auto"/>
            <w:bottom w:val="none" w:sz="0" w:space="0" w:color="auto"/>
            <w:right w:val="none" w:sz="0" w:space="0" w:color="auto"/>
          </w:divBdr>
        </w:div>
        <w:div w:id="789713139">
          <w:marLeft w:val="480"/>
          <w:marRight w:val="0"/>
          <w:marTop w:val="0"/>
          <w:marBottom w:val="0"/>
          <w:divBdr>
            <w:top w:val="none" w:sz="0" w:space="0" w:color="auto"/>
            <w:left w:val="none" w:sz="0" w:space="0" w:color="auto"/>
            <w:bottom w:val="none" w:sz="0" w:space="0" w:color="auto"/>
            <w:right w:val="none" w:sz="0" w:space="0" w:color="auto"/>
          </w:divBdr>
        </w:div>
        <w:div w:id="82383042">
          <w:marLeft w:val="480"/>
          <w:marRight w:val="0"/>
          <w:marTop w:val="0"/>
          <w:marBottom w:val="0"/>
          <w:divBdr>
            <w:top w:val="none" w:sz="0" w:space="0" w:color="auto"/>
            <w:left w:val="none" w:sz="0" w:space="0" w:color="auto"/>
            <w:bottom w:val="none" w:sz="0" w:space="0" w:color="auto"/>
            <w:right w:val="none" w:sz="0" w:space="0" w:color="auto"/>
          </w:divBdr>
        </w:div>
        <w:div w:id="774590930">
          <w:marLeft w:val="480"/>
          <w:marRight w:val="0"/>
          <w:marTop w:val="0"/>
          <w:marBottom w:val="0"/>
          <w:divBdr>
            <w:top w:val="none" w:sz="0" w:space="0" w:color="auto"/>
            <w:left w:val="none" w:sz="0" w:space="0" w:color="auto"/>
            <w:bottom w:val="none" w:sz="0" w:space="0" w:color="auto"/>
            <w:right w:val="none" w:sz="0" w:space="0" w:color="auto"/>
          </w:divBdr>
        </w:div>
        <w:div w:id="1076169874">
          <w:marLeft w:val="480"/>
          <w:marRight w:val="0"/>
          <w:marTop w:val="0"/>
          <w:marBottom w:val="0"/>
          <w:divBdr>
            <w:top w:val="none" w:sz="0" w:space="0" w:color="auto"/>
            <w:left w:val="none" w:sz="0" w:space="0" w:color="auto"/>
            <w:bottom w:val="none" w:sz="0" w:space="0" w:color="auto"/>
            <w:right w:val="none" w:sz="0" w:space="0" w:color="auto"/>
          </w:divBdr>
        </w:div>
        <w:div w:id="2033997219">
          <w:marLeft w:val="480"/>
          <w:marRight w:val="0"/>
          <w:marTop w:val="0"/>
          <w:marBottom w:val="0"/>
          <w:divBdr>
            <w:top w:val="none" w:sz="0" w:space="0" w:color="auto"/>
            <w:left w:val="none" w:sz="0" w:space="0" w:color="auto"/>
            <w:bottom w:val="none" w:sz="0" w:space="0" w:color="auto"/>
            <w:right w:val="none" w:sz="0" w:space="0" w:color="auto"/>
          </w:divBdr>
        </w:div>
        <w:div w:id="985088799">
          <w:marLeft w:val="480"/>
          <w:marRight w:val="0"/>
          <w:marTop w:val="0"/>
          <w:marBottom w:val="0"/>
          <w:divBdr>
            <w:top w:val="none" w:sz="0" w:space="0" w:color="auto"/>
            <w:left w:val="none" w:sz="0" w:space="0" w:color="auto"/>
            <w:bottom w:val="none" w:sz="0" w:space="0" w:color="auto"/>
            <w:right w:val="none" w:sz="0" w:space="0" w:color="auto"/>
          </w:divBdr>
        </w:div>
        <w:div w:id="1905414182">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sChild>
    </w:div>
    <w:div w:id="1783959808">
      <w:bodyDiv w:val="1"/>
      <w:marLeft w:val="0"/>
      <w:marRight w:val="0"/>
      <w:marTop w:val="0"/>
      <w:marBottom w:val="0"/>
      <w:divBdr>
        <w:top w:val="none" w:sz="0" w:space="0" w:color="auto"/>
        <w:left w:val="none" w:sz="0" w:space="0" w:color="auto"/>
        <w:bottom w:val="none" w:sz="0" w:space="0" w:color="auto"/>
        <w:right w:val="none" w:sz="0" w:space="0" w:color="auto"/>
      </w:divBdr>
    </w:div>
    <w:div w:id="1784108357">
      <w:bodyDiv w:val="1"/>
      <w:marLeft w:val="0"/>
      <w:marRight w:val="0"/>
      <w:marTop w:val="0"/>
      <w:marBottom w:val="0"/>
      <w:divBdr>
        <w:top w:val="none" w:sz="0" w:space="0" w:color="auto"/>
        <w:left w:val="none" w:sz="0" w:space="0" w:color="auto"/>
        <w:bottom w:val="none" w:sz="0" w:space="0" w:color="auto"/>
        <w:right w:val="none" w:sz="0" w:space="0" w:color="auto"/>
      </w:divBdr>
    </w:div>
    <w:div w:id="1787119111">
      <w:bodyDiv w:val="1"/>
      <w:marLeft w:val="0"/>
      <w:marRight w:val="0"/>
      <w:marTop w:val="0"/>
      <w:marBottom w:val="0"/>
      <w:divBdr>
        <w:top w:val="none" w:sz="0" w:space="0" w:color="auto"/>
        <w:left w:val="none" w:sz="0" w:space="0" w:color="auto"/>
        <w:bottom w:val="none" w:sz="0" w:space="0" w:color="auto"/>
        <w:right w:val="none" w:sz="0" w:space="0" w:color="auto"/>
      </w:divBdr>
    </w:div>
    <w:div w:id="1788239018">
      <w:bodyDiv w:val="1"/>
      <w:marLeft w:val="0"/>
      <w:marRight w:val="0"/>
      <w:marTop w:val="0"/>
      <w:marBottom w:val="0"/>
      <w:divBdr>
        <w:top w:val="none" w:sz="0" w:space="0" w:color="auto"/>
        <w:left w:val="none" w:sz="0" w:space="0" w:color="auto"/>
        <w:bottom w:val="none" w:sz="0" w:space="0" w:color="auto"/>
        <w:right w:val="none" w:sz="0" w:space="0" w:color="auto"/>
      </w:divBdr>
    </w:div>
    <w:div w:id="1789817979">
      <w:bodyDiv w:val="1"/>
      <w:marLeft w:val="0"/>
      <w:marRight w:val="0"/>
      <w:marTop w:val="0"/>
      <w:marBottom w:val="0"/>
      <w:divBdr>
        <w:top w:val="none" w:sz="0" w:space="0" w:color="auto"/>
        <w:left w:val="none" w:sz="0" w:space="0" w:color="auto"/>
        <w:bottom w:val="none" w:sz="0" w:space="0" w:color="auto"/>
        <w:right w:val="none" w:sz="0" w:space="0" w:color="auto"/>
      </w:divBdr>
    </w:div>
    <w:div w:id="1790470324">
      <w:bodyDiv w:val="1"/>
      <w:marLeft w:val="0"/>
      <w:marRight w:val="0"/>
      <w:marTop w:val="0"/>
      <w:marBottom w:val="0"/>
      <w:divBdr>
        <w:top w:val="none" w:sz="0" w:space="0" w:color="auto"/>
        <w:left w:val="none" w:sz="0" w:space="0" w:color="auto"/>
        <w:bottom w:val="none" w:sz="0" w:space="0" w:color="auto"/>
        <w:right w:val="none" w:sz="0" w:space="0" w:color="auto"/>
      </w:divBdr>
    </w:div>
    <w:div w:id="1790659478">
      <w:bodyDiv w:val="1"/>
      <w:marLeft w:val="0"/>
      <w:marRight w:val="0"/>
      <w:marTop w:val="0"/>
      <w:marBottom w:val="0"/>
      <w:divBdr>
        <w:top w:val="none" w:sz="0" w:space="0" w:color="auto"/>
        <w:left w:val="none" w:sz="0" w:space="0" w:color="auto"/>
        <w:bottom w:val="none" w:sz="0" w:space="0" w:color="auto"/>
        <w:right w:val="none" w:sz="0" w:space="0" w:color="auto"/>
      </w:divBdr>
    </w:div>
    <w:div w:id="1791051721">
      <w:bodyDiv w:val="1"/>
      <w:marLeft w:val="0"/>
      <w:marRight w:val="0"/>
      <w:marTop w:val="0"/>
      <w:marBottom w:val="0"/>
      <w:divBdr>
        <w:top w:val="none" w:sz="0" w:space="0" w:color="auto"/>
        <w:left w:val="none" w:sz="0" w:space="0" w:color="auto"/>
        <w:bottom w:val="none" w:sz="0" w:space="0" w:color="auto"/>
        <w:right w:val="none" w:sz="0" w:space="0" w:color="auto"/>
      </w:divBdr>
    </w:div>
    <w:div w:id="1792745832">
      <w:bodyDiv w:val="1"/>
      <w:marLeft w:val="0"/>
      <w:marRight w:val="0"/>
      <w:marTop w:val="0"/>
      <w:marBottom w:val="0"/>
      <w:divBdr>
        <w:top w:val="none" w:sz="0" w:space="0" w:color="auto"/>
        <w:left w:val="none" w:sz="0" w:space="0" w:color="auto"/>
        <w:bottom w:val="none" w:sz="0" w:space="0" w:color="auto"/>
        <w:right w:val="none" w:sz="0" w:space="0" w:color="auto"/>
      </w:divBdr>
    </w:div>
    <w:div w:id="1794860784">
      <w:bodyDiv w:val="1"/>
      <w:marLeft w:val="0"/>
      <w:marRight w:val="0"/>
      <w:marTop w:val="0"/>
      <w:marBottom w:val="0"/>
      <w:divBdr>
        <w:top w:val="none" w:sz="0" w:space="0" w:color="auto"/>
        <w:left w:val="none" w:sz="0" w:space="0" w:color="auto"/>
        <w:bottom w:val="none" w:sz="0" w:space="0" w:color="auto"/>
        <w:right w:val="none" w:sz="0" w:space="0" w:color="auto"/>
      </w:divBdr>
    </w:div>
    <w:div w:id="1795438775">
      <w:bodyDiv w:val="1"/>
      <w:marLeft w:val="0"/>
      <w:marRight w:val="0"/>
      <w:marTop w:val="0"/>
      <w:marBottom w:val="0"/>
      <w:divBdr>
        <w:top w:val="none" w:sz="0" w:space="0" w:color="auto"/>
        <w:left w:val="none" w:sz="0" w:space="0" w:color="auto"/>
        <w:bottom w:val="none" w:sz="0" w:space="0" w:color="auto"/>
        <w:right w:val="none" w:sz="0" w:space="0" w:color="auto"/>
      </w:divBdr>
    </w:div>
    <w:div w:id="1795440536">
      <w:bodyDiv w:val="1"/>
      <w:marLeft w:val="0"/>
      <w:marRight w:val="0"/>
      <w:marTop w:val="0"/>
      <w:marBottom w:val="0"/>
      <w:divBdr>
        <w:top w:val="none" w:sz="0" w:space="0" w:color="auto"/>
        <w:left w:val="none" w:sz="0" w:space="0" w:color="auto"/>
        <w:bottom w:val="none" w:sz="0" w:space="0" w:color="auto"/>
        <w:right w:val="none" w:sz="0" w:space="0" w:color="auto"/>
      </w:divBdr>
    </w:div>
    <w:div w:id="1795558131">
      <w:bodyDiv w:val="1"/>
      <w:marLeft w:val="0"/>
      <w:marRight w:val="0"/>
      <w:marTop w:val="0"/>
      <w:marBottom w:val="0"/>
      <w:divBdr>
        <w:top w:val="none" w:sz="0" w:space="0" w:color="auto"/>
        <w:left w:val="none" w:sz="0" w:space="0" w:color="auto"/>
        <w:bottom w:val="none" w:sz="0" w:space="0" w:color="auto"/>
        <w:right w:val="none" w:sz="0" w:space="0" w:color="auto"/>
      </w:divBdr>
    </w:div>
    <w:div w:id="1796023539">
      <w:bodyDiv w:val="1"/>
      <w:marLeft w:val="0"/>
      <w:marRight w:val="0"/>
      <w:marTop w:val="0"/>
      <w:marBottom w:val="0"/>
      <w:divBdr>
        <w:top w:val="none" w:sz="0" w:space="0" w:color="auto"/>
        <w:left w:val="none" w:sz="0" w:space="0" w:color="auto"/>
        <w:bottom w:val="none" w:sz="0" w:space="0" w:color="auto"/>
        <w:right w:val="none" w:sz="0" w:space="0" w:color="auto"/>
      </w:divBdr>
    </w:div>
    <w:div w:id="1796095827">
      <w:bodyDiv w:val="1"/>
      <w:marLeft w:val="0"/>
      <w:marRight w:val="0"/>
      <w:marTop w:val="0"/>
      <w:marBottom w:val="0"/>
      <w:divBdr>
        <w:top w:val="none" w:sz="0" w:space="0" w:color="auto"/>
        <w:left w:val="none" w:sz="0" w:space="0" w:color="auto"/>
        <w:bottom w:val="none" w:sz="0" w:space="0" w:color="auto"/>
        <w:right w:val="none" w:sz="0" w:space="0" w:color="auto"/>
      </w:divBdr>
    </w:div>
    <w:div w:id="1796171900">
      <w:bodyDiv w:val="1"/>
      <w:marLeft w:val="0"/>
      <w:marRight w:val="0"/>
      <w:marTop w:val="0"/>
      <w:marBottom w:val="0"/>
      <w:divBdr>
        <w:top w:val="none" w:sz="0" w:space="0" w:color="auto"/>
        <w:left w:val="none" w:sz="0" w:space="0" w:color="auto"/>
        <w:bottom w:val="none" w:sz="0" w:space="0" w:color="auto"/>
        <w:right w:val="none" w:sz="0" w:space="0" w:color="auto"/>
      </w:divBdr>
    </w:div>
    <w:div w:id="1796173119">
      <w:bodyDiv w:val="1"/>
      <w:marLeft w:val="0"/>
      <w:marRight w:val="0"/>
      <w:marTop w:val="0"/>
      <w:marBottom w:val="0"/>
      <w:divBdr>
        <w:top w:val="none" w:sz="0" w:space="0" w:color="auto"/>
        <w:left w:val="none" w:sz="0" w:space="0" w:color="auto"/>
        <w:bottom w:val="none" w:sz="0" w:space="0" w:color="auto"/>
        <w:right w:val="none" w:sz="0" w:space="0" w:color="auto"/>
      </w:divBdr>
    </w:div>
    <w:div w:id="1797141675">
      <w:bodyDiv w:val="1"/>
      <w:marLeft w:val="0"/>
      <w:marRight w:val="0"/>
      <w:marTop w:val="0"/>
      <w:marBottom w:val="0"/>
      <w:divBdr>
        <w:top w:val="none" w:sz="0" w:space="0" w:color="auto"/>
        <w:left w:val="none" w:sz="0" w:space="0" w:color="auto"/>
        <w:bottom w:val="none" w:sz="0" w:space="0" w:color="auto"/>
        <w:right w:val="none" w:sz="0" w:space="0" w:color="auto"/>
      </w:divBdr>
    </w:div>
    <w:div w:id="1797990945">
      <w:bodyDiv w:val="1"/>
      <w:marLeft w:val="0"/>
      <w:marRight w:val="0"/>
      <w:marTop w:val="0"/>
      <w:marBottom w:val="0"/>
      <w:divBdr>
        <w:top w:val="none" w:sz="0" w:space="0" w:color="auto"/>
        <w:left w:val="none" w:sz="0" w:space="0" w:color="auto"/>
        <w:bottom w:val="none" w:sz="0" w:space="0" w:color="auto"/>
        <w:right w:val="none" w:sz="0" w:space="0" w:color="auto"/>
      </w:divBdr>
    </w:div>
    <w:div w:id="1798405901">
      <w:bodyDiv w:val="1"/>
      <w:marLeft w:val="0"/>
      <w:marRight w:val="0"/>
      <w:marTop w:val="0"/>
      <w:marBottom w:val="0"/>
      <w:divBdr>
        <w:top w:val="none" w:sz="0" w:space="0" w:color="auto"/>
        <w:left w:val="none" w:sz="0" w:space="0" w:color="auto"/>
        <w:bottom w:val="none" w:sz="0" w:space="0" w:color="auto"/>
        <w:right w:val="none" w:sz="0" w:space="0" w:color="auto"/>
      </w:divBdr>
    </w:div>
    <w:div w:id="1798449853">
      <w:bodyDiv w:val="1"/>
      <w:marLeft w:val="0"/>
      <w:marRight w:val="0"/>
      <w:marTop w:val="0"/>
      <w:marBottom w:val="0"/>
      <w:divBdr>
        <w:top w:val="none" w:sz="0" w:space="0" w:color="auto"/>
        <w:left w:val="none" w:sz="0" w:space="0" w:color="auto"/>
        <w:bottom w:val="none" w:sz="0" w:space="0" w:color="auto"/>
        <w:right w:val="none" w:sz="0" w:space="0" w:color="auto"/>
      </w:divBdr>
    </w:div>
    <w:div w:id="1799376037">
      <w:bodyDiv w:val="1"/>
      <w:marLeft w:val="0"/>
      <w:marRight w:val="0"/>
      <w:marTop w:val="0"/>
      <w:marBottom w:val="0"/>
      <w:divBdr>
        <w:top w:val="none" w:sz="0" w:space="0" w:color="auto"/>
        <w:left w:val="none" w:sz="0" w:space="0" w:color="auto"/>
        <w:bottom w:val="none" w:sz="0" w:space="0" w:color="auto"/>
        <w:right w:val="none" w:sz="0" w:space="0" w:color="auto"/>
      </w:divBdr>
    </w:div>
    <w:div w:id="1800226934">
      <w:bodyDiv w:val="1"/>
      <w:marLeft w:val="0"/>
      <w:marRight w:val="0"/>
      <w:marTop w:val="0"/>
      <w:marBottom w:val="0"/>
      <w:divBdr>
        <w:top w:val="none" w:sz="0" w:space="0" w:color="auto"/>
        <w:left w:val="none" w:sz="0" w:space="0" w:color="auto"/>
        <w:bottom w:val="none" w:sz="0" w:space="0" w:color="auto"/>
        <w:right w:val="none" w:sz="0" w:space="0" w:color="auto"/>
      </w:divBdr>
    </w:div>
    <w:div w:id="1800565789">
      <w:bodyDiv w:val="1"/>
      <w:marLeft w:val="0"/>
      <w:marRight w:val="0"/>
      <w:marTop w:val="0"/>
      <w:marBottom w:val="0"/>
      <w:divBdr>
        <w:top w:val="none" w:sz="0" w:space="0" w:color="auto"/>
        <w:left w:val="none" w:sz="0" w:space="0" w:color="auto"/>
        <w:bottom w:val="none" w:sz="0" w:space="0" w:color="auto"/>
        <w:right w:val="none" w:sz="0" w:space="0" w:color="auto"/>
      </w:divBdr>
    </w:div>
    <w:div w:id="1801026844">
      <w:bodyDiv w:val="1"/>
      <w:marLeft w:val="0"/>
      <w:marRight w:val="0"/>
      <w:marTop w:val="0"/>
      <w:marBottom w:val="0"/>
      <w:divBdr>
        <w:top w:val="none" w:sz="0" w:space="0" w:color="auto"/>
        <w:left w:val="none" w:sz="0" w:space="0" w:color="auto"/>
        <w:bottom w:val="none" w:sz="0" w:space="0" w:color="auto"/>
        <w:right w:val="none" w:sz="0" w:space="0" w:color="auto"/>
      </w:divBdr>
    </w:div>
    <w:div w:id="1802579492">
      <w:bodyDiv w:val="1"/>
      <w:marLeft w:val="0"/>
      <w:marRight w:val="0"/>
      <w:marTop w:val="0"/>
      <w:marBottom w:val="0"/>
      <w:divBdr>
        <w:top w:val="none" w:sz="0" w:space="0" w:color="auto"/>
        <w:left w:val="none" w:sz="0" w:space="0" w:color="auto"/>
        <w:bottom w:val="none" w:sz="0" w:space="0" w:color="auto"/>
        <w:right w:val="none" w:sz="0" w:space="0" w:color="auto"/>
      </w:divBdr>
    </w:div>
    <w:div w:id="1802961962">
      <w:bodyDiv w:val="1"/>
      <w:marLeft w:val="0"/>
      <w:marRight w:val="0"/>
      <w:marTop w:val="0"/>
      <w:marBottom w:val="0"/>
      <w:divBdr>
        <w:top w:val="none" w:sz="0" w:space="0" w:color="auto"/>
        <w:left w:val="none" w:sz="0" w:space="0" w:color="auto"/>
        <w:bottom w:val="none" w:sz="0" w:space="0" w:color="auto"/>
        <w:right w:val="none" w:sz="0" w:space="0" w:color="auto"/>
      </w:divBdr>
    </w:div>
    <w:div w:id="1803112416">
      <w:bodyDiv w:val="1"/>
      <w:marLeft w:val="0"/>
      <w:marRight w:val="0"/>
      <w:marTop w:val="0"/>
      <w:marBottom w:val="0"/>
      <w:divBdr>
        <w:top w:val="none" w:sz="0" w:space="0" w:color="auto"/>
        <w:left w:val="none" w:sz="0" w:space="0" w:color="auto"/>
        <w:bottom w:val="none" w:sz="0" w:space="0" w:color="auto"/>
        <w:right w:val="none" w:sz="0" w:space="0" w:color="auto"/>
      </w:divBdr>
    </w:div>
    <w:div w:id="1805854286">
      <w:bodyDiv w:val="1"/>
      <w:marLeft w:val="0"/>
      <w:marRight w:val="0"/>
      <w:marTop w:val="0"/>
      <w:marBottom w:val="0"/>
      <w:divBdr>
        <w:top w:val="none" w:sz="0" w:space="0" w:color="auto"/>
        <w:left w:val="none" w:sz="0" w:space="0" w:color="auto"/>
        <w:bottom w:val="none" w:sz="0" w:space="0" w:color="auto"/>
        <w:right w:val="none" w:sz="0" w:space="0" w:color="auto"/>
      </w:divBdr>
    </w:div>
    <w:div w:id="1807817365">
      <w:bodyDiv w:val="1"/>
      <w:marLeft w:val="0"/>
      <w:marRight w:val="0"/>
      <w:marTop w:val="0"/>
      <w:marBottom w:val="0"/>
      <w:divBdr>
        <w:top w:val="none" w:sz="0" w:space="0" w:color="auto"/>
        <w:left w:val="none" w:sz="0" w:space="0" w:color="auto"/>
        <w:bottom w:val="none" w:sz="0" w:space="0" w:color="auto"/>
        <w:right w:val="none" w:sz="0" w:space="0" w:color="auto"/>
      </w:divBdr>
    </w:div>
    <w:div w:id="1809128915">
      <w:bodyDiv w:val="1"/>
      <w:marLeft w:val="0"/>
      <w:marRight w:val="0"/>
      <w:marTop w:val="0"/>
      <w:marBottom w:val="0"/>
      <w:divBdr>
        <w:top w:val="none" w:sz="0" w:space="0" w:color="auto"/>
        <w:left w:val="none" w:sz="0" w:space="0" w:color="auto"/>
        <w:bottom w:val="none" w:sz="0" w:space="0" w:color="auto"/>
        <w:right w:val="none" w:sz="0" w:space="0" w:color="auto"/>
      </w:divBdr>
    </w:div>
    <w:div w:id="1809468972">
      <w:bodyDiv w:val="1"/>
      <w:marLeft w:val="0"/>
      <w:marRight w:val="0"/>
      <w:marTop w:val="0"/>
      <w:marBottom w:val="0"/>
      <w:divBdr>
        <w:top w:val="none" w:sz="0" w:space="0" w:color="auto"/>
        <w:left w:val="none" w:sz="0" w:space="0" w:color="auto"/>
        <w:bottom w:val="none" w:sz="0" w:space="0" w:color="auto"/>
        <w:right w:val="none" w:sz="0" w:space="0" w:color="auto"/>
      </w:divBdr>
    </w:div>
    <w:div w:id="1809589353">
      <w:bodyDiv w:val="1"/>
      <w:marLeft w:val="0"/>
      <w:marRight w:val="0"/>
      <w:marTop w:val="0"/>
      <w:marBottom w:val="0"/>
      <w:divBdr>
        <w:top w:val="none" w:sz="0" w:space="0" w:color="auto"/>
        <w:left w:val="none" w:sz="0" w:space="0" w:color="auto"/>
        <w:bottom w:val="none" w:sz="0" w:space="0" w:color="auto"/>
        <w:right w:val="none" w:sz="0" w:space="0" w:color="auto"/>
      </w:divBdr>
    </w:div>
    <w:div w:id="1809668721">
      <w:bodyDiv w:val="1"/>
      <w:marLeft w:val="0"/>
      <w:marRight w:val="0"/>
      <w:marTop w:val="0"/>
      <w:marBottom w:val="0"/>
      <w:divBdr>
        <w:top w:val="none" w:sz="0" w:space="0" w:color="auto"/>
        <w:left w:val="none" w:sz="0" w:space="0" w:color="auto"/>
        <w:bottom w:val="none" w:sz="0" w:space="0" w:color="auto"/>
        <w:right w:val="none" w:sz="0" w:space="0" w:color="auto"/>
      </w:divBdr>
    </w:div>
    <w:div w:id="1810972719">
      <w:bodyDiv w:val="1"/>
      <w:marLeft w:val="0"/>
      <w:marRight w:val="0"/>
      <w:marTop w:val="0"/>
      <w:marBottom w:val="0"/>
      <w:divBdr>
        <w:top w:val="none" w:sz="0" w:space="0" w:color="auto"/>
        <w:left w:val="none" w:sz="0" w:space="0" w:color="auto"/>
        <w:bottom w:val="none" w:sz="0" w:space="0" w:color="auto"/>
        <w:right w:val="none" w:sz="0" w:space="0" w:color="auto"/>
      </w:divBdr>
    </w:div>
    <w:div w:id="1811897815">
      <w:bodyDiv w:val="1"/>
      <w:marLeft w:val="0"/>
      <w:marRight w:val="0"/>
      <w:marTop w:val="0"/>
      <w:marBottom w:val="0"/>
      <w:divBdr>
        <w:top w:val="none" w:sz="0" w:space="0" w:color="auto"/>
        <w:left w:val="none" w:sz="0" w:space="0" w:color="auto"/>
        <w:bottom w:val="none" w:sz="0" w:space="0" w:color="auto"/>
        <w:right w:val="none" w:sz="0" w:space="0" w:color="auto"/>
      </w:divBdr>
    </w:div>
    <w:div w:id="1812597571">
      <w:bodyDiv w:val="1"/>
      <w:marLeft w:val="0"/>
      <w:marRight w:val="0"/>
      <w:marTop w:val="0"/>
      <w:marBottom w:val="0"/>
      <w:divBdr>
        <w:top w:val="none" w:sz="0" w:space="0" w:color="auto"/>
        <w:left w:val="none" w:sz="0" w:space="0" w:color="auto"/>
        <w:bottom w:val="none" w:sz="0" w:space="0" w:color="auto"/>
        <w:right w:val="none" w:sz="0" w:space="0" w:color="auto"/>
      </w:divBdr>
    </w:div>
    <w:div w:id="1813063490">
      <w:bodyDiv w:val="1"/>
      <w:marLeft w:val="0"/>
      <w:marRight w:val="0"/>
      <w:marTop w:val="0"/>
      <w:marBottom w:val="0"/>
      <w:divBdr>
        <w:top w:val="none" w:sz="0" w:space="0" w:color="auto"/>
        <w:left w:val="none" w:sz="0" w:space="0" w:color="auto"/>
        <w:bottom w:val="none" w:sz="0" w:space="0" w:color="auto"/>
        <w:right w:val="none" w:sz="0" w:space="0" w:color="auto"/>
      </w:divBdr>
    </w:div>
    <w:div w:id="1813667734">
      <w:bodyDiv w:val="1"/>
      <w:marLeft w:val="0"/>
      <w:marRight w:val="0"/>
      <w:marTop w:val="0"/>
      <w:marBottom w:val="0"/>
      <w:divBdr>
        <w:top w:val="none" w:sz="0" w:space="0" w:color="auto"/>
        <w:left w:val="none" w:sz="0" w:space="0" w:color="auto"/>
        <w:bottom w:val="none" w:sz="0" w:space="0" w:color="auto"/>
        <w:right w:val="none" w:sz="0" w:space="0" w:color="auto"/>
      </w:divBdr>
    </w:div>
    <w:div w:id="1813912491">
      <w:bodyDiv w:val="1"/>
      <w:marLeft w:val="0"/>
      <w:marRight w:val="0"/>
      <w:marTop w:val="0"/>
      <w:marBottom w:val="0"/>
      <w:divBdr>
        <w:top w:val="none" w:sz="0" w:space="0" w:color="auto"/>
        <w:left w:val="none" w:sz="0" w:space="0" w:color="auto"/>
        <w:bottom w:val="none" w:sz="0" w:space="0" w:color="auto"/>
        <w:right w:val="none" w:sz="0" w:space="0" w:color="auto"/>
      </w:divBdr>
    </w:div>
    <w:div w:id="1815101796">
      <w:bodyDiv w:val="1"/>
      <w:marLeft w:val="0"/>
      <w:marRight w:val="0"/>
      <w:marTop w:val="0"/>
      <w:marBottom w:val="0"/>
      <w:divBdr>
        <w:top w:val="none" w:sz="0" w:space="0" w:color="auto"/>
        <w:left w:val="none" w:sz="0" w:space="0" w:color="auto"/>
        <w:bottom w:val="none" w:sz="0" w:space="0" w:color="auto"/>
        <w:right w:val="none" w:sz="0" w:space="0" w:color="auto"/>
      </w:divBdr>
    </w:div>
    <w:div w:id="1815368162">
      <w:bodyDiv w:val="1"/>
      <w:marLeft w:val="0"/>
      <w:marRight w:val="0"/>
      <w:marTop w:val="0"/>
      <w:marBottom w:val="0"/>
      <w:divBdr>
        <w:top w:val="none" w:sz="0" w:space="0" w:color="auto"/>
        <w:left w:val="none" w:sz="0" w:space="0" w:color="auto"/>
        <w:bottom w:val="none" w:sz="0" w:space="0" w:color="auto"/>
        <w:right w:val="none" w:sz="0" w:space="0" w:color="auto"/>
      </w:divBdr>
    </w:div>
    <w:div w:id="1815945867">
      <w:bodyDiv w:val="1"/>
      <w:marLeft w:val="0"/>
      <w:marRight w:val="0"/>
      <w:marTop w:val="0"/>
      <w:marBottom w:val="0"/>
      <w:divBdr>
        <w:top w:val="none" w:sz="0" w:space="0" w:color="auto"/>
        <w:left w:val="none" w:sz="0" w:space="0" w:color="auto"/>
        <w:bottom w:val="none" w:sz="0" w:space="0" w:color="auto"/>
        <w:right w:val="none" w:sz="0" w:space="0" w:color="auto"/>
      </w:divBdr>
    </w:div>
    <w:div w:id="1816946169">
      <w:bodyDiv w:val="1"/>
      <w:marLeft w:val="0"/>
      <w:marRight w:val="0"/>
      <w:marTop w:val="0"/>
      <w:marBottom w:val="0"/>
      <w:divBdr>
        <w:top w:val="none" w:sz="0" w:space="0" w:color="auto"/>
        <w:left w:val="none" w:sz="0" w:space="0" w:color="auto"/>
        <w:bottom w:val="none" w:sz="0" w:space="0" w:color="auto"/>
        <w:right w:val="none" w:sz="0" w:space="0" w:color="auto"/>
      </w:divBdr>
    </w:div>
    <w:div w:id="1818260236">
      <w:bodyDiv w:val="1"/>
      <w:marLeft w:val="0"/>
      <w:marRight w:val="0"/>
      <w:marTop w:val="0"/>
      <w:marBottom w:val="0"/>
      <w:divBdr>
        <w:top w:val="none" w:sz="0" w:space="0" w:color="auto"/>
        <w:left w:val="none" w:sz="0" w:space="0" w:color="auto"/>
        <w:bottom w:val="none" w:sz="0" w:space="0" w:color="auto"/>
        <w:right w:val="none" w:sz="0" w:space="0" w:color="auto"/>
      </w:divBdr>
    </w:div>
    <w:div w:id="1819180623">
      <w:bodyDiv w:val="1"/>
      <w:marLeft w:val="0"/>
      <w:marRight w:val="0"/>
      <w:marTop w:val="0"/>
      <w:marBottom w:val="0"/>
      <w:divBdr>
        <w:top w:val="none" w:sz="0" w:space="0" w:color="auto"/>
        <w:left w:val="none" w:sz="0" w:space="0" w:color="auto"/>
        <w:bottom w:val="none" w:sz="0" w:space="0" w:color="auto"/>
        <w:right w:val="none" w:sz="0" w:space="0" w:color="auto"/>
      </w:divBdr>
    </w:div>
    <w:div w:id="1822112140">
      <w:bodyDiv w:val="1"/>
      <w:marLeft w:val="0"/>
      <w:marRight w:val="0"/>
      <w:marTop w:val="0"/>
      <w:marBottom w:val="0"/>
      <w:divBdr>
        <w:top w:val="none" w:sz="0" w:space="0" w:color="auto"/>
        <w:left w:val="none" w:sz="0" w:space="0" w:color="auto"/>
        <w:bottom w:val="none" w:sz="0" w:space="0" w:color="auto"/>
        <w:right w:val="none" w:sz="0" w:space="0" w:color="auto"/>
      </w:divBdr>
    </w:div>
    <w:div w:id="1823621872">
      <w:bodyDiv w:val="1"/>
      <w:marLeft w:val="0"/>
      <w:marRight w:val="0"/>
      <w:marTop w:val="0"/>
      <w:marBottom w:val="0"/>
      <w:divBdr>
        <w:top w:val="none" w:sz="0" w:space="0" w:color="auto"/>
        <w:left w:val="none" w:sz="0" w:space="0" w:color="auto"/>
        <w:bottom w:val="none" w:sz="0" w:space="0" w:color="auto"/>
        <w:right w:val="none" w:sz="0" w:space="0" w:color="auto"/>
      </w:divBdr>
    </w:div>
    <w:div w:id="1823883877">
      <w:bodyDiv w:val="1"/>
      <w:marLeft w:val="0"/>
      <w:marRight w:val="0"/>
      <w:marTop w:val="0"/>
      <w:marBottom w:val="0"/>
      <w:divBdr>
        <w:top w:val="none" w:sz="0" w:space="0" w:color="auto"/>
        <w:left w:val="none" w:sz="0" w:space="0" w:color="auto"/>
        <w:bottom w:val="none" w:sz="0" w:space="0" w:color="auto"/>
        <w:right w:val="none" w:sz="0" w:space="0" w:color="auto"/>
      </w:divBdr>
    </w:div>
    <w:div w:id="1825732436">
      <w:bodyDiv w:val="1"/>
      <w:marLeft w:val="0"/>
      <w:marRight w:val="0"/>
      <w:marTop w:val="0"/>
      <w:marBottom w:val="0"/>
      <w:divBdr>
        <w:top w:val="none" w:sz="0" w:space="0" w:color="auto"/>
        <w:left w:val="none" w:sz="0" w:space="0" w:color="auto"/>
        <w:bottom w:val="none" w:sz="0" w:space="0" w:color="auto"/>
        <w:right w:val="none" w:sz="0" w:space="0" w:color="auto"/>
      </w:divBdr>
    </w:div>
    <w:div w:id="1826512109">
      <w:bodyDiv w:val="1"/>
      <w:marLeft w:val="0"/>
      <w:marRight w:val="0"/>
      <w:marTop w:val="0"/>
      <w:marBottom w:val="0"/>
      <w:divBdr>
        <w:top w:val="none" w:sz="0" w:space="0" w:color="auto"/>
        <w:left w:val="none" w:sz="0" w:space="0" w:color="auto"/>
        <w:bottom w:val="none" w:sz="0" w:space="0" w:color="auto"/>
        <w:right w:val="none" w:sz="0" w:space="0" w:color="auto"/>
      </w:divBdr>
    </w:div>
    <w:div w:id="1827436893">
      <w:bodyDiv w:val="1"/>
      <w:marLeft w:val="0"/>
      <w:marRight w:val="0"/>
      <w:marTop w:val="0"/>
      <w:marBottom w:val="0"/>
      <w:divBdr>
        <w:top w:val="none" w:sz="0" w:space="0" w:color="auto"/>
        <w:left w:val="none" w:sz="0" w:space="0" w:color="auto"/>
        <w:bottom w:val="none" w:sz="0" w:space="0" w:color="auto"/>
        <w:right w:val="none" w:sz="0" w:space="0" w:color="auto"/>
      </w:divBdr>
    </w:div>
    <w:div w:id="1827548550">
      <w:bodyDiv w:val="1"/>
      <w:marLeft w:val="0"/>
      <w:marRight w:val="0"/>
      <w:marTop w:val="0"/>
      <w:marBottom w:val="0"/>
      <w:divBdr>
        <w:top w:val="none" w:sz="0" w:space="0" w:color="auto"/>
        <w:left w:val="none" w:sz="0" w:space="0" w:color="auto"/>
        <w:bottom w:val="none" w:sz="0" w:space="0" w:color="auto"/>
        <w:right w:val="none" w:sz="0" w:space="0" w:color="auto"/>
      </w:divBdr>
    </w:div>
    <w:div w:id="1827815803">
      <w:bodyDiv w:val="1"/>
      <w:marLeft w:val="0"/>
      <w:marRight w:val="0"/>
      <w:marTop w:val="0"/>
      <w:marBottom w:val="0"/>
      <w:divBdr>
        <w:top w:val="none" w:sz="0" w:space="0" w:color="auto"/>
        <w:left w:val="none" w:sz="0" w:space="0" w:color="auto"/>
        <w:bottom w:val="none" w:sz="0" w:space="0" w:color="auto"/>
        <w:right w:val="none" w:sz="0" w:space="0" w:color="auto"/>
      </w:divBdr>
    </w:div>
    <w:div w:id="1828662977">
      <w:bodyDiv w:val="1"/>
      <w:marLeft w:val="0"/>
      <w:marRight w:val="0"/>
      <w:marTop w:val="0"/>
      <w:marBottom w:val="0"/>
      <w:divBdr>
        <w:top w:val="none" w:sz="0" w:space="0" w:color="auto"/>
        <w:left w:val="none" w:sz="0" w:space="0" w:color="auto"/>
        <w:bottom w:val="none" w:sz="0" w:space="0" w:color="auto"/>
        <w:right w:val="none" w:sz="0" w:space="0" w:color="auto"/>
      </w:divBdr>
    </w:div>
    <w:div w:id="1829664753">
      <w:bodyDiv w:val="1"/>
      <w:marLeft w:val="0"/>
      <w:marRight w:val="0"/>
      <w:marTop w:val="0"/>
      <w:marBottom w:val="0"/>
      <w:divBdr>
        <w:top w:val="none" w:sz="0" w:space="0" w:color="auto"/>
        <w:left w:val="none" w:sz="0" w:space="0" w:color="auto"/>
        <w:bottom w:val="none" w:sz="0" w:space="0" w:color="auto"/>
        <w:right w:val="none" w:sz="0" w:space="0" w:color="auto"/>
      </w:divBdr>
    </w:div>
    <w:div w:id="1830052155">
      <w:bodyDiv w:val="1"/>
      <w:marLeft w:val="0"/>
      <w:marRight w:val="0"/>
      <w:marTop w:val="0"/>
      <w:marBottom w:val="0"/>
      <w:divBdr>
        <w:top w:val="none" w:sz="0" w:space="0" w:color="auto"/>
        <w:left w:val="none" w:sz="0" w:space="0" w:color="auto"/>
        <w:bottom w:val="none" w:sz="0" w:space="0" w:color="auto"/>
        <w:right w:val="none" w:sz="0" w:space="0" w:color="auto"/>
      </w:divBdr>
    </w:div>
    <w:div w:id="1830096422">
      <w:bodyDiv w:val="1"/>
      <w:marLeft w:val="0"/>
      <w:marRight w:val="0"/>
      <w:marTop w:val="0"/>
      <w:marBottom w:val="0"/>
      <w:divBdr>
        <w:top w:val="none" w:sz="0" w:space="0" w:color="auto"/>
        <w:left w:val="none" w:sz="0" w:space="0" w:color="auto"/>
        <w:bottom w:val="none" w:sz="0" w:space="0" w:color="auto"/>
        <w:right w:val="none" w:sz="0" w:space="0" w:color="auto"/>
      </w:divBdr>
    </w:div>
    <w:div w:id="1830637932">
      <w:bodyDiv w:val="1"/>
      <w:marLeft w:val="0"/>
      <w:marRight w:val="0"/>
      <w:marTop w:val="0"/>
      <w:marBottom w:val="0"/>
      <w:divBdr>
        <w:top w:val="none" w:sz="0" w:space="0" w:color="auto"/>
        <w:left w:val="none" w:sz="0" w:space="0" w:color="auto"/>
        <w:bottom w:val="none" w:sz="0" w:space="0" w:color="auto"/>
        <w:right w:val="none" w:sz="0" w:space="0" w:color="auto"/>
      </w:divBdr>
    </w:div>
    <w:div w:id="1832404534">
      <w:bodyDiv w:val="1"/>
      <w:marLeft w:val="0"/>
      <w:marRight w:val="0"/>
      <w:marTop w:val="0"/>
      <w:marBottom w:val="0"/>
      <w:divBdr>
        <w:top w:val="none" w:sz="0" w:space="0" w:color="auto"/>
        <w:left w:val="none" w:sz="0" w:space="0" w:color="auto"/>
        <w:bottom w:val="none" w:sz="0" w:space="0" w:color="auto"/>
        <w:right w:val="none" w:sz="0" w:space="0" w:color="auto"/>
      </w:divBdr>
    </w:div>
    <w:div w:id="1833569488">
      <w:bodyDiv w:val="1"/>
      <w:marLeft w:val="0"/>
      <w:marRight w:val="0"/>
      <w:marTop w:val="0"/>
      <w:marBottom w:val="0"/>
      <w:divBdr>
        <w:top w:val="none" w:sz="0" w:space="0" w:color="auto"/>
        <w:left w:val="none" w:sz="0" w:space="0" w:color="auto"/>
        <w:bottom w:val="none" w:sz="0" w:space="0" w:color="auto"/>
        <w:right w:val="none" w:sz="0" w:space="0" w:color="auto"/>
      </w:divBdr>
    </w:div>
    <w:div w:id="1833909379">
      <w:bodyDiv w:val="1"/>
      <w:marLeft w:val="0"/>
      <w:marRight w:val="0"/>
      <w:marTop w:val="0"/>
      <w:marBottom w:val="0"/>
      <w:divBdr>
        <w:top w:val="none" w:sz="0" w:space="0" w:color="auto"/>
        <w:left w:val="none" w:sz="0" w:space="0" w:color="auto"/>
        <w:bottom w:val="none" w:sz="0" w:space="0" w:color="auto"/>
        <w:right w:val="none" w:sz="0" w:space="0" w:color="auto"/>
      </w:divBdr>
    </w:div>
    <w:div w:id="1835221939">
      <w:bodyDiv w:val="1"/>
      <w:marLeft w:val="0"/>
      <w:marRight w:val="0"/>
      <w:marTop w:val="0"/>
      <w:marBottom w:val="0"/>
      <w:divBdr>
        <w:top w:val="none" w:sz="0" w:space="0" w:color="auto"/>
        <w:left w:val="none" w:sz="0" w:space="0" w:color="auto"/>
        <w:bottom w:val="none" w:sz="0" w:space="0" w:color="auto"/>
        <w:right w:val="none" w:sz="0" w:space="0" w:color="auto"/>
      </w:divBdr>
    </w:div>
    <w:div w:id="1835409687">
      <w:bodyDiv w:val="1"/>
      <w:marLeft w:val="0"/>
      <w:marRight w:val="0"/>
      <w:marTop w:val="0"/>
      <w:marBottom w:val="0"/>
      <w:divBdr>
        <w:top w:val="none" w:sz="0" w:space="0" w:color="auto"/>
        <w:left w:val="none" w:sz="0" w:space="0" w:color="auto"/>
        <w:bottom w:val="none" w:sz="0" w:space="0" w:color="auto"/>
        <w:right w:val="none" w:sz="0" w:space="0" w:color="auto"/>
      </w:divBdr>
    </w:div>
    <w:div w:id="1838376550">
      <w:bodyDiv w:val="1"/>
      <w:marLeft w:val="0"/>
      <w:marRight w:val="0"/>
      <w:marTop w:val="0"/>
      <w:marBottom w:val="0"/>
      <w:divBdr>
        <w:top w:val="none" w:sz="0" w:space="0" w:color="auto"/>
        <w:left w:val="none" w:sz="0" w:space="0" w:color="auto"/>
        <w:bottom w:val="none" w:sz="0" w:space="0" w:color="auto"/>
        <w:right w:val="none" w:sz="0" w:space="0" w:color="auto"/>
      </w:divBdr>
    </w:div>
    <w:div w:id="1838689599">
      <w:bodyDiv w:val="1"/>
      <w:marLeft w:val="0"/>
      <w:marRight w:val="0"/>
      <w:marTop w:val="0"/>
      <w:marBottom w:val="0"/>
      <w:divBdr>
        <w:top w:val="none" w:sz="0" w:space="0" w:color="auto"/>
        <w:left w:val="none" w:sz="0" w:space="0" w:color="auto"/>
        <w:bottom w:val="none" w:sz="0" w:space="0" w:color="auto"/>
        <w:right w:val="none" w:sz="0" w:space="0" w:color="auto"/>
      </w:divBdr>
    </w:div>
    <w:div w:id="1838760687">
      <w:bodyDiv w:val="1"/>
      <w:marLeft w:val="0"/>
      <w:marRight w:val="0"/>
      <w:marTop w:val="0"/>
      <w:marBottom w:val="0"/>
      <w:divBdr>
        <w:top w:val="none" w:sz="0" w:space="0" w:color="auto"/>
        <w:left w:val="none" w:sz="0" w:space="0" w:color="auto"/>
        <w:bottom w:val="none" w:sz="0" w:space="0" w:color="auto"/>
        <w:right w:val="none" w:sz="0" w:space="0" w:color="auto"/>
      </w:divBdr>
    </w:div>
    <w:div w:id="1839348369">
      <w:bodyDiv w:val="1"/>
      <w:marLeft w:val="0"/>
      <w:marRight w:val="0"/>
      <w:marTop w:val="0"/>
      <w:marBottom w:val="0"/>
      <w:divBdr>
        <w:top w:val="none" w:sz="0" w:space="0" w:color="auto"/>
        <w:left w:val="none" w:sz="0" w:space="0" w:color="auto"/>
        <w:bottom w:val="none" w:sz="0" w:space="0" w:color="auto"/>
        <w:right w:val="none" w:sz="0" w:space="0" w:color="auto"/>
      </w:divBdr>
    </w:div>
    <w:div w:id="1841391098">
      <w:bodyDiv w:val="1"/>
      <w:marLeft w:val="0"/>
      <w:marRight w:val="0"/>
      <w:marTop w:val="0"/>
      <w:marBottom w:val="0"/>
      <w:divBdr>
        <w:top w:val="none" w:sz="0" w:space="0" w:color="auto"/>
        <w:left w:val="none" w:sz="0" w:space="0" w:color="auto"/>
        <w:bottom w:val="none" w:sz="0" w:space="0" w:color="auto"/>
        <w:right w:val="none" w:sz="0" w:space="0" w:color="auto"/>
      </w:divBdr>
    </w:div>
    <w:div w:id="1842309124">
      <w:bodyDiv w:val="1"/>
      <w:marLeft w:val="0"/>
      <w:marRight w:val="0"/>
      <w:marTop w:val="0"/>
      <w:marBottom w:val="0"/>
      <w:divBdr>
        <w:top w:val="none" w:sz="0" w:space="0" w:color="auto"/>
        <w:left w:val="none" w:sz="0" w:space="0" w:color="auto"/>
        <w:bottom w:val="none" w:sz="0" w:space="0" w:color="auto"/>
        <w:right w:val="none" w:sz="0" w:space="0" w:color="auto"/>
      </w:divBdr>
      <w:divsChild>
        <w:div w:id="1309046701">
          <w:marLeft w:val="480"/>
          <w:marRight w:val="0"/>
          <w:marTop w:val="0"/>
          <w:marBottom w:val="0"/>
          <w:divBdr>
            <w:top w:val="none" w:sz="0" w:space="0" w:color="auto"/>
            <w:left w:val="none" w:sz="0" w:space="0" w:color="auto"/>
            <w:bottom w:val="none" w:sz="0" w:space="0" w:color="auto"/>
            <w:right w:val="none" w:sz="0" w:space="0" w:color="auto"/>
          </w:divBdr>
        </w:div>
        <w:div w:id="999817474">
          <w:marLeft w:val="480"/>
          <w:marRight w:val="0"/>
          <w:marTop w:val="0"/>
          <w:marBottom w:val="0"/>
          <w:divBdr>
            <w:top w:val="none" w:sz="0" w:space="0" w:color="auto"/>
            <w:left w:val="none" w:sz="0" w:space="0" w:color="auto"/>
            <w:bottom w:val="none" w:sz="0" w:space="0" w:color="auto"/>
            <w:right w:val="none" w:sz="0" w:space="0" w:color="auto"/>
          </w:divBdr>
        </w:div>
        <w:div w:id="1752267314">
          <w:marLeft w:val="480"/>
          <w:marRight w:val="0"/>
          <w:marTop w:val="0"/>
          <w:marBottom w:val="0"/>
          <w:divBdr>
            <w:top w:val="none" w:sz="0" w:space="0" w:color="auto"/>
            <w:left w:val="none" w:sz="0" w:space="0" w:color="auto"/>
            <w:bottom w:val="none" w:sz="0" w:space="0" w:color="auto"/>
            <w:right w:val="none" w:sz="0" w:space="0" w:color="auto"/>
          </w:divBdr>
        </w:div>
        <w:div w:id="2125614066">
          <w:marLeft w:val="480"/>
          <w:marRight w:val="0"/>
          <w:marTop w:val="0"/>
          <w:marBottom w:val="0"/>
          <w:divBdr>
            <w:top w:val="none" w:sz="0" w:space="0" w:color="auto"/>
            <w:left w:val="none" w:sz="0" w:space="0" w:color="auto"/>
            <w:bottom w:val="none" w:sz="0" w:space="0" w:color="auto"/>
            <w:right w:val="none" w:sz="0" w:space="0" w:color="auto"/>
          </w:divBdr>
        </w:div>
        <w:div w:id="1842815424">
          <w:marLeft w:val="480"/>
          <w:marRight w:val="0"/>
          <w:marTop w:val="0"/>
          <w:marBottom w:val="0"/>
          <w:divBdr>
            <w:top w:val="none" w:sz="0" w:space="0" w:color="auto"/>
            <w:left w:val="none" w:sz="0" w:space="0" w:color="auto"/>
            <w:bottom w:val="none" w:sz="0" w:space="0" w:color="auto"/>
            <w:right w:val="none" w:sz="0" w:space="0" w:color="auto"/>
          </w:divBdr>
        </w:div>
        <w:div w:id="2093621621">
          <w:marLeft w:val="480"/>
          <w:marRight w:val="0"/>
          <w:marTop w:val="0"/>
          <w:marBottom w:val="0"/>
          <w:divBdr>
            <w:top w:val="none" w:sz="0" w:space="0" w:color="auto"/>
            <w:left w:val="none" w:sz="0" w:space="0" w:color="auto"/>
            <w:bottom w:val="none" w:sz="0" w:space="0" w:color="auto"/>
            <w:right w:val="none" w:sz="0" w:space="0" w:color="auto"/>
          </w:divBdr>
        </w:div>
        <w:div w:id="2077783004">
          <w:marLeft w:val="480"/>
          <w:marRight w:val="0"/>
          <w:marTop w:val="0"/>
          <w:marBottom w:val="0"/>
          <w:divBdr>
            <w:top w:val="none" w:sz="0" w:space="0" w:color="auto"/>
            <w:left w:val="none" w:sz="0" w:space="0" w:color="auto"/>
            <w:bottom w:val="none" w:sz="0" w:space="0" w:color="auto"/>
            <w:right w:val="none" w:sz="0" w:space="0" w:color="auto"/>
          </w:divBdr>
        </w:div>
        <w:div w:id="1832797367">
          <w:marLeft w:val="480"/>
          <w:marRight w:val="0"/>
          <w:marTop w:val="0"/>
          <w:marBottom w:val="0"/>
          <w:divBdr>
            <w:top w:val="none" w:sz="0" w:space="0" w:color="auto"/>
            <w:left w:val="none" w:sz="0" w:space="0" w:color="auto"/>
            <w:bottom w:val="none" w:sz="0" w:space="0" w:color="auto"/>
            <w:right w:val="none" w:sz="0" w:space="0" w:color="auto"/>
          </w:divBdr>
        </w:div>
        <w:div w:id="1585532473">
          <w:marLeft w:val="480"/>
          <w:marRight w:val="0"/>
          <w:marTop w:val="0"/>
          <w:marBottom w:val="0"/>
          <w:divBdr>
            <w:top w:val="none" w:sz="0" w:space="0" w:color="auto"/>
            <w:left w:val="none" w:sz="0" w:space="0" w:color="auto"/>
            <w:bottom w:val="none" w:sz="0" w:space="0" w:color="auto"/>
            <w:right w:val="none" w:sz="0" w:space="0" w:color="auto"/>
          </w:divBdr>
        </w:div>
        <w:div w:id="173611541">
          <w:marLeft w:val="480"/>
          <w:marRight w:val="0"/>
          <w:marTop w:val="0"/>
          <w:marBottom w:val="0"/>
          <w:divBdr>
            <w:top w:val="none" w:sz="0" w:space="0" w:color="auto"/>
            <w:left w:val="none" w:sz="0" w:space="0" w:color="auto"/>
            <w:bottom w:val="none" w:sz="0" w:space="0" w:color="auto"/>
            <w:right w:val="none" w:sz="0" w:space="0" w:color="auto"/>
          </w:divBdr>
        </w:div>
        <w:div w:id="582183159">
          <w:marLeft w:val="480"/>
          <w:marRight w:val="0"/>
          <w:marTop w:val="0"/>
          <w:marBottom w:val="0"/>
          <w:divBdr>
            <w:top w:val="none" w:sz="0" w:space="0" w:color="auto"/>
            <w:left w:val="none" w:sz="0" w:space="0" w:color="auto"/>
            <w:bottom w:val="none" w:sz="0" w:space="0" w:color="auto"/>
            <w:right w:val="none" w:sz="0" w:space="0" w:color="auto"/>
          </w:divBdr>
        </w:div>
        <w:div w:id="107628449">
          <w:marLeft w:val="480"/>
          <w:marRight w:val="0"/>
          <w:marTop w:val="0"/>
          <w:marBottom w:val="0"/>
          <w:divBdr>
            <w:top w:val="none" w:sz="0" w:space="0" w:color="auto"/>
            <w:left w:val="none" w:sz="0" w:space="0" w:color="auto"/>
            <w:bottom w:val="none" w:sz="0" w:space="0" w:color="auto"/>
            <w:right w:val="none" w:sz="0" w:space="0" w:color="auto"/>
          </w:divBdr>
        </w:div>
        <w:div w:id="777020935">
          <w:marLeft w:val="480"/>
          <w:marRight w:val="0"/>
          <w:marTop w:val="0"/>
          <w:marBottom w:val="0"/>
          <w:divBdr>
            <w:top w:val="none" w:sz="0" w:space="0" w:color="auto"/>
            <w:left w:val="none" w:sz="0" w:space="0" w:color="auto"/>
            <w:bottom w:val="none" w:sz="0" w:space="0" w:color="auto"/>
            <w:right w:val="none" w:sz="0" w:space="0" w:color="auto"/>
          </w:divBdr>
        </w:div>
        <w:div w:id="1088769613">
          <w:marLeft w:val="480"/>
          <w:marRight w:val="0"/>
          <w:marTop w:val="0"/>
          <w:marBottom w:val="0"/>
          <w:divBdr>
            <w:top w:val="none" w:sz="0" w:space="0" w:color="auto"/>
            <w:left w:val="none" w:sz="0" w:space="0" w:color="auto"/>
            <w:bottom w:val="none" w:sz="0" w:space="0" w:color="auto"/>
            <w:right w:val="none" w:sz="0" w:space="0" w:color="auto"/>
          </w:divBdr>
        </w:div>
        <w:div w:id="1067806099">
          <w:marLeft w:val="480"/>
          <w:marRight w:val="0"/>
          <w:marTop w:val="0"/>
          <w:marBottom w:val="0"/>
          <w:divBdr>
            <w:top w:val="none" w:sz="0" w:space="0" w:color="auto"/>
            <w:left w:val="none" w:sz="0" w:space="0" w:color="auto"/>
            <w:bottom w:val="none" w:sz="0" w:space="0" w:color="auto"/>
            <w:right w:val="none" w:sz="0" w:space="0" w:color="auto"/>
          </w:divBdr>
        </w:div>
        <w:div w:id="1375233714">
          <w:marLeft w:val="480"/>
          <w:marRight w:val="0"/>
          <w:marTop w:val="0"/>
          <w:marBottom w:val="0"/>
          <w:divBdr>
            <w:top w:val="none" w:sz="0" w:space="0" w:color="auto"/>
            <w:left w:val="none" w:sz="0" w:space="0" w:color="auto"/>
            <w:bottom w:val="none" w:sz="0" w:space="0" w:color="auto"/>
            <w:right w:val="none" w:sz="0" w:space="0" w:color="auto"/>
          </w:divBdr>
        </w:div>
        <w:div w:id="26683420">
          <w:marLeft w:val="480"/>
          <w:marRight w:val="0"/>
          <w:marTop w:val="0"/>
          <w:marBottom w:val="0"/>
          <w:divBdr>
            <w:top w:val="none" w:sz="0" w:space="0" w:color="auto"/>
            <w:left w:val="none" w:sz="0" w:space="0" w:color="auto"/>
            <w:bottom w:val="none" w:sz="0" w:space="0" w:color="auto"/>
            <w:right w:val="none" w:sz="0" w:space="0" w:color="auto"/>
          </w:divBdr>
        </w:div>
        <w:div w:id="1629897773">
          <w:marLeft w:val="480"/>
          <w:marRight w:val="0"/>
          <w:marTop w:val="0"/>
          <w:marBottom w:val="0"/>
          <w:divBdr>
            <w:top w:val="none" w:sz="0" w:space="0" w:color="auto"/>
            <w:left w:val="none" w:sz="0" w:space="0" w:color="auto"/>
            <w:bottom w:val="none" w:sz="0" w:space="0" w:color="auto"/>
            <w:right w:val="none" w:sz="0" w:space="0" w:color="auto"/>
          </w:divBdr>
        </w:div>
        <w:div w:id="1788239083">
          <w:marLeft w:val="480"/>
          <w:marRight w:val="0"/>
          <w:marTop w:val="0"/>
          <w:marBottom w:val="0"/>
          <w:divBdr>
            <w:top w:val="none" w:sz="0" w:space="0" w:color="auto"/>
            <w:left w:val="none" w:sz="0" w:space="0" w:color="auto"/>
            <w:bottom w:val="none" w:sz="0" w:space="0" w:color="auto"/>
            <w:right w:val="none" w:sz="0" w:space="0" w:color="auto"/>
          </w:divBdr>
        </w:div>
        <w:div w:id="539779123">
          <w:marLeft w:val="480"/>
          <w:marRight w:val="0"/>
          <w:marTop w:val="0"/>
          <w:marBottom w:val="0"/>
          <w:divBdr>
            <w:top w:val="none" w:sz="0" w:space="0" w:color="auto"/>
            <w:left w:val="none" w:sz="0" w:space="0" w:color="auto"/>
            <w:bottom w:val="none" w:sz="0" w:space="0" w:color="auto"/>
            <w:right w:val="none" w:sz="0" w:space="0" w:color="auto"/>
          </w:divBdr>
        </w:div>
        <w:div w:id="2037730231">
          <w:marLeft w:val="480"/>
          <w:marRight w:val="0"/>
          <w:marTop w:val="0"/>
          <w:marBottom w:val="0"/>
          <w:divBdr>
            <w:top w:val="none" w:sz="0" w:space="0" w:color="auto"/>
            <w:left w:val="none" w:sz="0" w:space="0" w:color="auto"/>
            <w:bottom w:val="none" w:sz="0" w:space="0" w:color="auto"/>
            <w:right w:val="none" w:sz="0" w:space="0" w:color="auto"/>
          </w:divBdr>
        </w:div>
        <w:div w:id="917444984">
          <w:marLeft w:val="480"/>
          <w:marRight w:val="0"/>
          <w:marTop w:val="0"/>
          <w:marBottom w:val="0"/>
          <w:divBdr>
            <w:top w:val="none" w:sz="0" w:space="0" w:color="auto"/>
            <w:left w:val="none" w:sz="0" w:space="0" w:color="auto"/>
            <w:bottom w:val="none" w:sz="0" w:space="0" w:color="auto"/>
            <w:right w:val="none" w:sz="0" w:space="0" w:color="auto"/>
          </w:divBdr>
        </w:div>
        <w:div w:id="1714422145">
          <w:marLeft w:val="480"/>
          <w:marRight w:val="0"/>
          <w:marTop w:val="0"/>
          <w:marBottom w:val="0"/>
          <w:divBdr>
            <w:top w:val="none" w:sz="0" w:space="0" w:color="auto"/>
            <w:left w:val="none" w:sz="0" w:space="0" w:color="auto"/>
            <w:bottom w:val="none" w:sz="0" w:space="0" w:color="auto"/>
            <w:right w:val="none" w:sz="0" w:space="0" w:color="auto"/>
          </w:divBdr>
        </w:div>
        <w:div w:id="2047486018">
          <w:marLeft w:val="480"/>
          <w:marRight w:val="0"/>
          <w:marTop w:val="0"/>
          <w:marBottom w:val="0"/>
          <w:divBdr>
            <w:top w:val="none" w:sz="0" w:space="0" w:color="auto"/>
            <w:left w:val="none" w:sz="0" w:space="0" w:color="auto"/>
            <w:bottom w:val="none" w:sz="0" w:space="0" w:color="auto"/>
            <w:right w:val="none" w:sz="0" w:space="0" w:color="auto"/>
          </w:divBdr>
        </w:div>
        <w:div w:id="131994450">
          <w:marLeft w:val="480"/>
          <w:marRight w:val="0"/>
          <w:marTop w:val="0"/>
          <w:marBottom w:val="0"/>
          <w:divBdr>
            <w:top w:val="none" w:sz="0" w:space="0" w:color="auto"/>
            <w:left w:val="none" w:sz="0" w:space="0" w:color="auto"/>
            <w:bottom w:val="none" w:sz="0" w:space="0" w:color="auto"/>
            <w:right w:val="none" w:sz="0" w:space="0" w:color="auto"/>
          </w:divBdr>
        </w:div>
        <w:div w:id="1398281695">
          <w:marLeft w:val="480"/>
          <w:marRight w:val="0"/>
          <w:marTop w:val="0"/>
          <w:marBottom w:val="0"/>
          <w:divBdr>
            <w:top w:val="none" w:sz="0" w:space="0" w:color="auto"/>
            <w:left w:val="none" w:sz="0" w:space="0" w:color="auto"/>
            <w:bottom w:val="none" w:sz="0" w:space="0" w:color="auto"/>
            <w:right w:val="none" w:sz="0" w:space="0" w:color="auto"/>
          </w:divBdr>
        </w:div>
        <w:div w:id="363554178">
          <w:marLeft w:val="480"/>
          <w:marRight w:val="0"/>
          <w:marTop w:val="0"/>
          <w:marBottom w:val="0"/>
          <w:divBdr>
            <w:top w:val="none" w:sz="0" w:space="0" w:color="auto"/>
            <w:left w:val="none" w:sz="0" w:space="0" w:color="auto"/>
            <w:bottom w:val="none" w:sz="0" w:space="0" w:color="auto"/>
            <w:right w:val="none" w:sz="0" w:space="0" w:color="auto"/>
          </w:divBdr>
        </w:div>
        <w:div w:id="954868827">
          <w:marLeft w:val="480"/>
          <w:marRight w:val="0"/>
          <w:marTop w:val="0"/>
          <w:marBottom w:val="0"/>
          <w:divBdr>
            <w:top w:val="none" w:sz="0" w:space="0" w:color="auto"/>
            <w:left w:val="none" w:sz="0" w:space="0" w:color="auto"/>
            <w:bottom w:val="none" w:sz="0" w:space="0" w:color="auto"/>
            <w:right w:val="none" w:sz="0" w:space="0" w:color="auto"/>
          </w:divBdr>
        </w:div>
        <w:div w:id="1803573784">
          <w:marLeft w:val="480"/>
          <w:marRight w:val="0"/>
          <w:marTop w:val="0"/>
          <w:marBottom w:val="0"/>
          <w:divBdr>
            <w:top w:val="none" w:sz="0" w:space="0" w:color="auto"/>
            <w:left w:val="none" w:sz="0" w:space="0" w:color="auto"/>
            <w:bottom w:val="none" w:sz="0" w:space="0" w:color="auto"/>
            <w:right w:val="none" w:sz="0" w:space="0" w:color="auto"/>
          </w:divBdr>
        </w:div>
        <w:div w:id="2043744178">
          <w:marLeft w:val="480"/>
          <w:marRight w:val="0"/>
          <w:marTop w:val="0"/>
          <w:marBottom w:val="0"/>
          <w:divBdr>
            <w:top w:val="none" w:sz="0" w:space="0" w:color="auto"/>
            <w:left w:val="none" w:sz="0" w:space="0" w:color="auto"/>
            <w:bottom w:val="none" w:sz="0" w:space="0" w:color="auto"/>
            <w:right w:val="none" w:sz="0" w:space="0" w:color="auto"/>
          </w:divBdr>
        </w:div>
        <w:div w:id="729766331">
          <w:marLeft w:val="480"/>
          <w:marRight w:val="0"/>
          <w:marTop w:val="0"/>
          <w:marBottom w:val="0"/>
          <w:divBdr>
            <w:top w:val="none" w:sz="0" w:space="0" w:color="auto"/>
            <w:left w:val="none" w:sz="0" w:space="0" w:color="auto"/>
            <w:bottom w:val="none" w:sz="0" w:space="0" w:color="auto"/>
            <w:right w:val="none" w:sz="0" w:space="0" w:color="auto"/>
          </w:divBdr>
        </w:div>
        <w:div w:id="333382867">
          <w:marLeft w:val="480"/>
          <w:marRight w:val="0"/>
          <w:marTop w:val="0"/>
          <w:marBottom w:val="0"/>
          <w:divBdr>
            <w:top w:val="none" w:sz="0" w:space="0" w:color="auto"/>
            <w:left w:val="none" w:sz="0" w:space="0" w:color="auto"/>
            <w:bottom w:val="none" w:sz="0" w:space="0" w:color="auto"/>
            <w:right w:val="none" w:sz="0" w:space="0" w:color="auto"/>
          </w:divBdr>
        </w:div>
        <w:div w:id="214317965">
          <w:marLeft w:val="480"/>
          <w:marRight w:val="0"/>
          <w:marTop w:val="0"/>
          <w:marBottom w:val="0"/>
          <w:divBdr>
            <w:top w:val="none" w:sz="0" w:space="0" w:color="auto"/>
            <w:left w:val="none" w:sz="0" w:space="0" w:color="auto"/>
            <w:bottom w:val="none" w:sz="0" w:space="0" w:color="auto"/>
            <w:right w:val="none" w:sz="0" w:space="0" w:color="auto"/>
          </w:divBdr>
        </w:div>
        <w:div w:id="189615355">
          <w:marLeft w:val="480"/>
          <w:marRight w:val="0"/>
          <w:marTop w:val="0"/>
          <w:marBottom w:val="0"/>
          <w:divBdr>
            <w:top w:val="none" w:sz="0" w:space="0" w:color="auto"/>
            <w:left w:val="none" w:sz="0" w:space="0" w:color="auto"/>
            <w:bottom w:val="none" w:sz="0" w:space="0" w:color="auto"/>
            <w:right w:val="none" w:sz="0" w:space="0" w:color="auto"/>
          </w:divBdr>
        </w:div>
        <w:div w:id="1635409165">
          <w:marLeft w:val="480"/>
          <w:marRight w:val="0"/>
          <w:marTop w:val="0"/>
          <w:marBottom w:val="0"/>
          <w:divBdr>
            <w:top w:val="none" w:sz="0" w:space="0" w:color="auto"/>
            <w:left w:val="none" w:sz="0" w:space="0" w:color="auto"/>
            <w:bottom w:val="none" w:sz="0" w:space="0" w:color="auto"/>
            <w:right w:val="none" w:sz="0" w:space="0" w:color="auto"/>
          </w:divBdr>
        </w:div>
        <w:div w:id="905189544">
          <w:marLeft w:val="480"/>
          <w:marRight w:val="0"/>
          <w:marTop w:val="0"/>
          <w:marBottom w:val="0"/>
          <w:divBdr>
            <w:top w:val="none" w:sz="0" w:space="0" w:color="auto"/>
            <w:left w:val="none" w:sz="0" w:space="0" w:color="auto"/>
            <w:bottom w:val="none" w:sz="0" w:space="0" w:color="auto"/>
            <w:right w:val="none" w:sz="0" w:space="0" w:color="auto"/>
          </w:divBdr>
        </w:div>
        <w:div w:id="1023094143">
          <w:marLeft w:val="480"/>
          <w:marRight w:val="0"/>
          <w:marTop w:val="0"/>
          <w:marBottom w:val="0"/>
          <w:divBdr>
            <w:top w:val="none" w:sz="0" w:space="0" w:color="auto"/>
            <w:left w:val="none" w:sz="0" w:space="0" w:color="auto"/>
            <w:bottom w:val="none" w:sz="0" w:space="0" w:color="auto"/>
            <w:right w:val="none" w:sz="0" w:space="0" w:color="auto"/>
          </w:divBdr>
        </w:div>
        <w:div w:id="1714768237">
          <w:marLeft w:val="480"/>
          <w:marRight w:val="0"/>
          <w:marTop w:val="0"/>
          <w:marBottom w:val="0"/>
          <w:divBdr>
            <w:top w:val="none" w:sz="0" w:space="0" w:color="auto"/>
            <w:left w:val="none" w:sz="0" w:space="0" w:color="auto"/>
            <w:bottom w:val="none" w:sz="0" w:space="0" w:color="auto"/>
            <w:right w:val="none" w:sz="0" w:space="0" w:color="auto"/>
          </w:divBdr>
        </w:div>
        <w:div w:id="1935699741">
          <w:marLeft w:val="480"/>
          <w:marRight w:val="0"/>
          <w:marTop w:val="0"/>
          <w:marBottom w:val="0"/>
          <w:divBdr>
            <w:top w:val="none" w:sz="0" w:space="0" w:color="auto"/>
            <w:left w:val="none" w:sz="0" w:space="0" w:color="auto"/>
            <w:bottom w:val="none" w:sz="0" w:space="0" w:color="auto"/>
            <w:right w:val="none" w:sz="0" w:space="0" w:color="auto"/>
          </w:divBdr>
        </w:div>
        <w:div w:id="1646623348">
          <w:marLeft w:val="480"/>
          <w:marRight w:val="0"/>
          <w:marTop w:val="0"/>
          <w:marBottom w:val="0"/>
          <w:divBdr>
            <w:top w:val="none" w:sz="0" w:space="0" w:color="auto"/>
            <w:left w:val="none" w:sz="0" w:space="0" w:color="auto"/>
            <w:bottom w:val="none" w:sz="0" w:space="0" w:color="auto"/>
            <w:right w:val="none" w:sz="0" w:space="0" w:color="auto"/>
          </w:divBdr>
        </w:div>
        <w:div w:id="2043968001">
          <w:marLeft w:val="480"/>
          <w:marRight w:val="0"/>
          <w:marTop w:val="0"/>
          <w:marBottom w:val="0"/>
          <w:divBdr>
            <w:top w:val="none" w:sz="0" w:space="0" w:color="auto"/>
            <w:left w:val="none" w:sz="0" w:space="0" w:color="auto"/>
            <w:bottom w:val="none" w:sz="0" w:space="0" w:color="auto"/>
            <w:right w:val="none" w:sz="0" w:space="0" w:color="auto"/>
          </w:divBdr>
        </w:div>
        <w:div w:id="873926199">
          <w:marLeft w:val="480"/>
          <w:marRight w:val="0"/>
          <w:marTop w:val="0"/>
          <w:marBottom w:val="0"/>
          <w:divBdr>
            <w:top w:val="none" w:sz="0" w:space="0" w:color="auto"/>
            <w:left w:val="none" w:sz="0" w:space="0" w:color="auto"/>
            <w:bottom w:val="none" w:sz="0" w:space="0" w:color="auto"/>
            <w:right w:val="none" w:sz="0" w:space="0" w:color="auto"/>
          </w:divBdr>
        </w:div>
        <w:div w:id="1059787910">
          <w:marLeft w:val="480"/>
          <w:marRight w:val="0"/>
          <w:marTop w:val="0"/>
          <w:marBottom w:val="0"/>
          <w:divBdr>
            <w:top w:val="none" w:sz="0" w:space="0" w:color="auto"/>
            <w:left w:val="none" w:sz="0" w:space="0" w:color="auto"/>
            <w:bottom w:val="none" w:sz="0" w:space="0" w:color="auto"/>
            <w:right w:val="none" w:sz="0" w:space="0" w:color="auto"/>
          </w:divBdr>
        </w:div>
        <w:div w:id="29650390">
          <w:marLeft w:val="480"/>
          <w:marRight w:val="0"/>
          <w:marTop w:val="0"/>
          <w:marBottom w:val="0"/>
          <w:divBdr>
            <w:top w:val="none" w:sz="0" w:space="0" w:color="auto"/>
            <w:left w:val="none" w:sz="0" w:space="0" w:color="auto"/>
            <w:bottom w:val="none" w:sz="0" w:space="0" w:color="auto"/>
            <w:right w:val="none" w:sz="0" w:space="0" w:color="auto"/>
          </w:divBdr>
        </w:div>
        <w:div w:id="689069952">
          <w:marLeft w:val="480"/>
          <w:marRight w:val="0"/>
          <w:marTop w:val="0"/>
          <w:marBottom w:val="0"/>
          <w:divBdr>
            <w:top w:val="none" w:sz="0" w:space="0" w:color="auto"/>
            <w:left w:val="none" w:sz="0" w:space="0" w:color="auto"/>
            <w:bottom w:val="none" w:sz="0" w:space="0" w:color="auto"/>
            <w:right w:val="none" w:sz="0" w:space="0" w:color="auto"/>
          </w:divBdr>
        </w:div>
        <w:div w:id="1434863724">
          <w:marLeft w:val="480"/>
          <w:marRight w:val="0"/>
          <w:marTop w:val="0"/>
          <w:marBottom w:val="0"/>
          <w:divBdr>
            <w:top w:val="none" w:sz="0" w:space="0" w:color="auto"/>
            <w:left w:val="none" w:sz="0" w:space="0" w:color="auto"/>
            <w:bottom w:val="none" w:sz="0" w:space="0" w:color="auto"/>
            <w:right w:val="none" w:sz="0" w:space="0" w:color="auto"/>
          </w:divBdr>
        </w:div>
        <w:div w:id="214319598">
          <w:marLeft w:val="480"/>
          <w:marRight w:val="0"/>
          <w:marTop w:val="0"/>
          <w:marBottom w:val="0"/>
          <w:divBdr>
            <w:top w:val="none" w:sz="0" w:space="0" w:color="auto"/>
            <w:left w:val="none" w:sz="0" w:space="0" w:color="auto"/>
            <w:bottom w:val="none" w:sz="0" w:space="0" w:color="auto"/>
            <w:right w:val="none" w:sz="0" w:space="0" w:color="auto"/>
          </w:divBdr>
        </w:div>
        <w:div w:id="649208726">
          <w:marLeft w:val="480"/>
          <w:marRight w:val="0"/>
          <w:marTop w:val="0"/>
          <w:marBottom w:val="0"/>
          <w:divBdr>
            <w:top w:val="none" w:sz="0" w:space="0" w:color="auto"/>
            <w:left w:val="none" w:sz="0" w:space="0" w:color="auto"/>
            <w:bottom w:val="none" w:sz="0" w:space="0" w:color="auto"/>
            <w:right w:val="none" w:sz="0" w:space="0" w:color="auto"/>
          </w:divBdr>
        </w:div>
      </w:divsChild>
    </w:div>
    <w:div w:id="1843474925">
      <w:bodyDiv w:val="1"/>
      <w:marLeft w:val="0"/>
      <w:marRight w:val="0"/>
      <w:marTop w:val="0"/>
      <w:marBottom w:val="0"/>
      <w:divBdr>
        <w:top w:val="none" w:sz="0" w:space="0" w:color="auto"/>
        <w:left w:val="none" w:sz="0" w:space="0" w:color="auto"/>
        <w:bottom w:val="none" w:sz="0" w:space="0" w:color="auto"/>
        <w:right w:val="none" w:sz="0" w:space="0" w:color="auto"/>
      </w:divBdr>
    </w:div>
    <w:div w:id="1844321671">
      <w:bodyDiv w:val="1"/>
      <w:marLeft w:val="0"/>
      <w:marRight w:val="0"/>
      <w:marTop w:val="0"/>
      <w:marBottom w:val="0"/>
      <w:divBdr>
        <w:top w:val="none" w:sz="0" w:space="0" w:color="auto"/>
        <w:left w:val="none" w:sz="0" w:space="0" w:color="auto"/>
        <w:bottom w:val="none" w:sz="0" w:space="0" w:color="auto"/>
        <w:right w:val="none" w:sz="0" w:space="0" w:color="auto"/>
      </w:divBdr>
    </w:div>
    <w:div w:id="1844710386">
      <w:bodyDiv w:val="1"/>
      <w:marLeft w:val="0"/>
      <w:marRight w:val="0"/>
      <w:marTop w:val="0"/>
      <w:marBottom w:val="0"/>
      <w:divBdr>
        <w:top w:val="none" w:sz="0" w:space="0" w:color="auto"/>
        <w:left w:val="none" w:sz="0" w:space="0" w:color="auto"/>
        <w:bottom w:val="none" w:sz="0" w:space="0" w:color="auto"/>
        <w:right w:val="none" w:sz="0" w:space="0" w:color="auto"/>
      </w:divBdr>
    </w:div>
    <w:div w:id="1844933899">
      <w:bodyDiv w:val="1"/>
      <w:marLeft w:val="0"/>
      <w:marRight w:val="0"/>
      <w:marTop w:val="0"/>
      <w:marBottom w:val="0"/>
      <w:divBdr>
        <w:top w:val="none" w:sz="0" w:space="0" w:color="auto"/>
        <w:left w:val="none" w:sz="0" w:space="0" w:color="auto"/>
        <w:bottom w:val="none" w:sz="0" w:space="0" w:color="auto"/>
        <w:right w:val="none" w:sz="0" w:space="0" w:color="auto"/>
      </w:divBdr>
    </w:div>
    <w:div w:id="1845393174">
      <w:bodyDiv w:val="1"/>
      <w:marLeft w:val="0"/>
      <w:marRight w:val="0"/>
      <w:marTop w:val="0"/>
      <w:marBottom w:val="0"/>
      <w:divBdr>
        <w:top w:val="none" w:sz="0" w:space="0" w:color="auto"/>
        <w:left w:val="none" w:sz="0" w:space="0" w:color="auto"/>
        <w:bottom w:val="none" w:sz="0" w:space="0" w:color="auto"/>
        <w:right w:val="none" w:sz="0" w:space="0" w:color="auto"/>
      </w:divBdr>
    </w:div>
    <w:div w:id="1846506072">
      <w:bodyDiv w:val="1"/>
      <w:marLeft w:val="0"/>
      <w:marRight w:val="0"/>
      <w:marTop w:val="0"/>
      <w:marBottom w:val="0"/>
      <w:divBdr>
        <w:top w:val="none" w:sz="0" w:space="0" w:color="auto"/>
        <w:left w:val="none" w:sz="0" w:space="0" w:color="auto"/>
        <w:bottom w:val="none" w:sz="0" w:space="0" w:color="auto"/>
        <w:right w:val="none" w:sz="0" w:space="0" w:color="auto"/>
      </w:divBdr>
    </w:div>
    <w:div w:id="1846557234">
      <w:bodyDiv w:val="1"/>
      <w:marLeft w:val="0"/>
      <w:marRight w:val="0"/>
      <w:marTop w:val="0"/>
      <w:marBottom w:val="0"/>
      <w:divBdr>
        <w:top w:val="none" w:sz="0" w:space="0" w:color="auto"/>
        <w:left w:val="none" w:sz="0" w:space="0" w:color="auto"/>
        <w:bottom w:val="none" w:sz="0" w:space="0" w:color="auto"/>
        <w:right w:val="none" w:sz="0" w:space="0" w:color="auto"/>
      </w:divBdr>
    </w:div>
    <w:div w:id="1846627090">
      <w:bodyDiv w:val="1"/>
      <w:marLeft w:val="0"/>
      <w:marRight w:val="0"/>
      <w:marTop w:val="0"/>
      <w:marBottom w:val="0"/>
      <w:divBdr>
        <w:top w:val="none" w:sz="0" w:space="0" w:color="auto"/>
        <w:left w:val="none" w:sz="0" w:space="0" w:color="auto"/>
        <w:bottom w:val="none" w:sz="0" w:space="0" w:color="auto"/>
        <w:right w:val="none" w:sz="0" w:space="0" w:color="auto"/>
      </w:divBdr>
    </w:div>
    <w:div w:id="1848206402">
      <w:bodyDiv w:val="1"/>
      <w:marLeft w:val="0"/>
      <w:marRight w:val="0"/>
      <w:marTop w:val="0"/>
      <w:marBottom w:val="0"/>
      <w:divBdr>
        <w:top w:val="none" w:sz="0" w:space="0" w:color="auto"/>
        <w:left w:val="none" w:sz="0" w:space="0" w:color="auto"/>
        <w:bottom w:val="none" w:sz="0" w:space="0" w:color="auto"/>
        <w:right w:val="none" w:sz="0" w:space="0" w:color="auto"/>
      </w:divBdr>
    </w:div>
    <w:div w:id="1849176206">
      <w:bodyDiv w:val="1"/>
      <w:marLeft w:val="0"/>
      <w:marRight w:val="0"/>
      <w:marTop w:val="0"/>
      <w:marBottom w:val="0"/>
      <w:divBdr>
        <w:top w:val="none" w:sz="0" w:space="0" w:color="auto"/>
        <w:left w:val="none" w:sz="0" w:space="0" w:color="auto"/>
        <w:bottom w:val="none" w:sz="0" w:space="0" w:color="auto"/>
        <w:right w:val="none" w:sz="0" w:space="0" w:color="auto"/>
      </w:divBdr>
    </w:div>
    <w:div w:id="1850369203">
      <w:bodyDiv w:val="1"/>
      <w:marLeft w:val="0"/>
      <w:marRight w:val="0"/>
      <w:marTop w:val="0"/>
      <w:marBottom w:val="0"/>
      <w:divBdr>
        <w:top w:val="none" w:sz="0" w:space="0" w:color="auto"/>
        <w:left w:val="none" w:sz="0" w:space="0" w:color="auto"/>
        <w:bottom w:val="none" w:sz="0" w:space="0" w:color="auto"/>
        <w:right w:val="none" w:sz="0" w:space="0" w:color="auto"/>
      </w:divBdr>
    </w:div>
    <w:div w:id="1850370851">
      <w:bodyDiv w:val="1"/>
      <w:marLeft w:val="0"/>
      <w:marRight w:val="0"/>
      <w:marTop w:val="0"/>
      <w:marBottom w:val="0"/>
      <w:divBdr>
        <w:top w:val="none" w:sz="0" w:space="0" w:color="auto"/>
        <w:left w:val="none" w:sz="0" w:space="0" w:color="auto"/>
        <w:bottom w:val="none" w:sz="0" w:space="0" w:color="auto"/>
        <w:right w:val="none" w:sz="0" w:space="0" w:color="auto"/>
      </w:divBdr>
    </w:div>
    <w:div w:id="1851487651">
      <w:bodyDiv w:val="1"/>
      <w:marLeft w:val="0"/>
      <w:marRight w:val="0"/>
      <w:marTop w:val="0"/>
      <w:marBottom w:val="0"/>
      <w:divBdr>
        <w:top w:val="none" w:sz="0" w:space="0" w:color="auto"/>
        <w:left w:val="none" w:sz="0" w:space="0" w:color="auto"/>
        <w:bottom w:val="none" w:sz="0" w:space="0" w:color="auto"/>
        <w:right w:val="none" w:sz="0" w:space="0" w:color="auto"/>
      </w:divBdr>
    </w:div>
    <w:div w:id="1851795615">
      <w:bodyDiv w:val="1"/>
      <w:marLeft w:val="0"/>
      <w:marRight w:val="0"/>
      <w:marTop w:val="0"/>
      <w:marBottom w:val="0"/>
      <w:divBdr>
        <w:top w:val="none" w:sz="0" w:space="0" w:color="auto"/>
        <w:left w:val="none" w:sz="0" w:space="0" w:color="auto"/>
        <w:bottom w:val="none" w:sz="0" w:space="0" w:color="auto"/>
        <w:right w:val="none" w:sz="0" w:space="0" w:color="auto"/>
      </w:divBdr>
    </w:div>
    <w:div w:id="1851946388">
      <w:bodyDiv w:val="1"/>
      <w:marLeft w:val="0"/>
      <w:marRight w:val="0"/>
      <w:marTop w:val="0"/>
      <w:marBottom w:val="0"/>
      <w:divBdr>
        <w:top w:val="none" w:sz="0" w:space="0" w:color="auto"/>
        <w:left w:val="none" w:sz="0" w:space="0" w:color="auto"/>
        <w:bottom w:val="none" w:sz="0" w:space="0" w:color="auto"/>
        <w:right w:val="none" w:sz="0" w:space="0" w:color="auto"/>
      </w:divBdr>
    </w:div>
    <w:div w:id="1852404213">
      <w:bodyDiv w:val="1"/>
      <w:marLeft w:val="0"/>
      <w:marRight w:val="0"/>
      <w:marTop w:val="0"/>
      <w:marBottom w:val="0"/>
      <w:divBdr>
        <w:top w:val="none" w:sz="0" w:space="0" w:color="auto"/>
        <w:left w:val="none" w:sz="0" w:space="0" w:color="auto"/>
        <w:bottom w:val="none" w:sz="0" w:space="0" w:color="auto"/>
        <w:right w:val="none" w:sz="0" w:space="0" w:color="auto"/>
      </w:divBdr>
    </w:div>
    <w:div w:id="1854026056">
      <w:bodyDiv w:val="1"/>
      <w:marLeft w:val="0"/>
      <w:marRight w:val="0"/>
      <w:marTop w:val="0"/>
      <w:marBottom w:val="0"/>
      <w:divBdr>
        <w:top w:val="none" w:sz="0" w:space="0" w:color="auto"/>
        <w:left w:val="none" w:sz="0" w:space="0" w:color="auto"/>
        <w:bottom w:val="none" w:sz="0" w:space="0" w:color="auto"/>
        <w:right w:val="none" w:sz="0" w:space="0" w:color="auto"/>
      </w:divBdr>
    </w:div>
    <w:div w:id="1854955136">
      <w:bodyDiv w:val="1"/>
      <w:marLeft w:val="0"/>
      <w:marRight w:val="0"/>
      <w:marTop w:val="0"/>
      <w:marBottom w:val="0"/>
      <w:divBdr>
        <w:top w:val="none" w:sz="0" w:space="0" w:color="auto"/>
        <w:left w:val="none" w:sz="0" w:space="0" w:color="auto"/>
        <w:bottom w:val="none" w:sz="0" w:space="0" w:color="auto"/>
        <w:right w:val="none" w:sz="0" w:space="0" w:color="auto"/>
      </w:divBdr>
    </w:div>
    <w:div w:id="1855919231">
      <w:bodyDiv w:val="1"/>
      <w:marLeft w:val="0"/>
      <w:marRight w:val="0"/>
      <w:marTop w:val="0"/>
      <w:marBottom w:val="0"/>
      <w:divBdr>
        <w:top w:val="none" w:sz="0" w:space="0" w:color="auto"/>
        <w:left w:val="none" w:sz="0" w:space="0" w:color="auto"/>
        <w:bottom w:val="none" w:sz="0" w:space="0" w:color="auto"/>
        <w:right w:val="none" w:sz="0" w:space="0" w:color="auto"/>
      </w:divBdr>
      <w:divsChild>
        <w:div w:id="1666274680">
          <w:marLeft w:val="480"/>
          <w:marRight w:val="0"/>
          <w:marTop w:val="0"/>
          <w:marBottom w:val="0"/>
          <w:divBdr>
            <w:top w:val="none" w:sz="0" w:space="0" w:color="auto"/>
            <w:left w:val="none" w:sz="0" w:space="0" w:color="auto"/>
            <w:bottom w:val="none" w:sz="0" w:space="0" w:color="auto"/>
            <w:right w:val="none" w:sz="0" w:space="0" w:color="auto"/>
          </w:divBdr>
        </w:div>
        <w:div w:id="1676151359">
          <w:marLeft w:val="480"/>
          <w:marRight w:val="0"/>
          <w:marTop w:val="0"/>
          <w:marBottom w:val="0"/>
          <w:divBdr>
            <w:top w:val="none" w:sz="0" w:space="0" w:color="auto"/>
            <w:left w:val="none" w:sz="0" w:space="0" w:color="auto"/>
            <w:bottom w:val="none" w:sz="0" w:space="0" w:color="auto"/>
            <w:right w:val="none" w:sz="0" w:space="0" w:color="auto"/>
          </w:divBdr>
        </w:div>
        <w:div w:id="73360678">
          <w:marLeft w:val="480"/>
          <w:marRight w:val="0"/>
          <w:marTop w:val="0"/>
          <w:marBottom w:val="0"/>
          <w:divBdr>
            <w:top w:val="none" w:sz="0" w:space="0" w:color="auto"/>
            <w:left w:val="none" w:sz="0" w:space="0" w:color="auto"/>
            <w:bottom w:val="none" w:sz="0" w:space="0" w:color="auto"/>
            <w:right w:val="none" w:sz="0" w:space="0" w:color="auto"/>
          </w:divBdr>
        </w:div>
        <w:div w:id="1909026120">
          <w:marLeft w:val="480"/>
          <w:marRight w:val="0"/>
          <w:marTop w:val="0"/>
          <w:marBottom w:val="0"/>
          <w:divBdr>
            <w:top w:val="none" w:sz="0" w:space="0" w:color="auto"/>
            <w:left w:val="none" w:sz="0" w:space="0" w:color="auto"/>
            <w:bottom w:val="none" w:sz="0" w:space="0" w:color="auto"/>
            <w:right w:val="none" w:sz="0" w:space="0" w:color="auto"/>
          </w:divBdr>
        </w:div>
        <w:div w:id="2108648943">
          <w:marLeft w:val="480"/>
          <w:marRight w:val="0"/>
          <w:marTop w:val="0"/>
          <w:marBottom w:val="0"/>
          <w:divBdr>
            <w:top w:val="none" w:sz="0" w:space="0" w:color="auto"/>
            <w:left w:val="none" w:sz="0" w:space="0" w:color="auto"/>
            <w:bottom w:val="none" w:sz="0" w:space="0" w:color="auto"/>
            <w:right w:val="none" w:sz="0" w:space="0" w:color="auto"/>
          </w:divBdr>
        </w:div>
        <w:div w:id="745227306">
          <w:marLeft w:val="480"/>
          <w:marRight w:val="0"/>
          <w:marTop w:val="0"/>
          <w:marBottom w:val="0"/>
          <w:divBdr>
            <w:top w:val="none" w:sz="0" w:space="0" w:color="auto"/>
            <w:left w:val="none" w:sz="0" w:space="0" w:color="auto"/>
            <w:bottom w:val="none" w:sz="0" w:space="0" w:color="auto"/>
            <w:right w:val="none" w:sz="0" w:space="0" w:color="auto"/>
          </w:divBdr>
        </w:div>
        <w:div w:id="902134783">
          <w:marLeft w:val="480"/>
          <w:marRight w:val="0"/>
          <w:marTop w:val="0"/>
          <w:marBottom w:val="0"/>
          <w:divBdr>
            <w:top w:val="none" w:sz="0" w:space="0" w:color="auto"/>
            <w:left w:val="none" w:sz="0" w:space="0" w:color="auto"/>
            <w:bottom w:val="none" w:sz="0" w:space="0" w:color="auto"/>
            <w:right w:val="none" w:sz="0" w:space="0" w:color="auto"/>
          </w:divBdr>
        </w:div>
        <w:div w:id="840126740">
          <w:marLeft w:val="480"/>
          <w:marRight w:val="0"/>
          <w:marTop w:val="0"/>
          <w:marBottom w:val="0"/>
          <w:divBdr>
            <w:top w:val="none" w:sz="0" w:space="0" w:color="auto"/>
            <w:left w:val="none" w:sz="0" w:space="0" w:color="auto"/>
            <w:bottom w:val="none" w:sz="0" w:space="0" w:color="auto"/>
            <w:right w:val="none" w:sz="0" w:space="0" w:color="auto"/>
          </w:divBdr>
        </w:div>
        <w:div w:id="515927001">
          <w:marLeft w:val="480"/>
          <w:marRight w:val="0"/>
          <w:marTop w:val="0"/>
          <w:marBottom w:val="0"/>
          <w:divBdr>
            <w:top w:val="none" w:sz="0" w:space="0" w:color="auto"/>
            <w:left w:val="none" w:sz="0" w:space="0" w:color="auto"/>
            <w:bottom w:val="none" w:sz="0" w:space="0" w:color="auto"/>
            <w:right w:val="none" w:sz="0" w:space="0" w:color="auto"/>
          </w:divBdr>
        </w:div>
        <w:div w:id="859660927">
          <w:marLeft w:val="480"/>
          <w:marRight w:val="0"/>
          <w:marTop w:val="0"/>
          <w:marBottom w:val="0"/>
          <w:divBdr>
            <w:top w:val="none" w:sz="0" w:space="0" w:color="auto"/>
            <w:left w:val="none" w:sz="0" w:space="0" w:color="auto"/>
            <w:bottom w:val="none" w:sz="0" w:space="0" w:color="auto"/>
            <w:right w:val="none" w:sz="0" w:space="0" w:color="auto"/>
          </w:divBdr>
        </w:div>
        <w:div w:id="1358311906">
          <w:marLeft w:val="480"/>
          <w:marRight w:val="0"/>
          <w:marTop w:val="0"/>
          <w:marBottom w:val="0"/>
          <w:divBdr>
            <w:top w:val="none" w:sz="0" w:space="0" w:color="auto"/>
            <w:left w:val="none" w:sz="0" w:space="0" w:color="auto"/>
            <w:bottom w:val="none" w:sz="0" w:space="0" w:color="auto"/>
            <w:right w:val="none" w:sz="0" w:space="0" w:color="auto"/>
          </w:divBdr>
        </w:div>
        <w:div w:id="846210607">
          <w:marLeft w:val="480"/>
          <w:marRight w:val="0"/>
          <w:marTop w:val="0"/>
          <w:marBottom w:val="0"/>
          <w:divBdr>
            <w:top w:val="none" w:sz="0" w:space="0" w:color="auto"/>
            <w:left w:val="none" w:sz="0" w:space="0" w:color="auto"/>
            <w:bottom w:val="none" w:sz="0" w:space="0" w:color="auto"/>
            <w:right w:val="none" w:sz="0" w:space="0" w:color="auto"/>
          </w:divBdr>
        </w:div>
        <w:div w:id="1002245516">
          <w:marLeft w:val="480"/>
          <w:marRight w:val="0"/>
          <w:marTop w:val="0"/>
          <w:marBottom w:val="0"/>
          <w:divBdr>
            <w:top w:val="none" w:sz="0" w:space="0" w:color="auto"/>
            <w:left w:val="none" w:sz="0" w:space="0" w:color="auto"/>
            <w:bottom w:val="none" w:sz="0" w:space="0" w:color="auto"/>
            <w:right w:val="none" w:sz="0" w:space="0" w:color="auto"/>
          </w:divBdr>
        </w:div>
        <w:div w:id="1925802070">
          <w:marLeft w:val="480"/>
          <w:marRight w:val="0"/>
          <w:marTop w:val="0"/>
          <w:marBottom w:val="0"/>
          <w:divBdr>
            <w:top w:val="none" w:sz="0" w:space="0" w:color="auto"/>
            <w:left w:val="none" w:sz="0" w:space="0" w:color="auto"/>
            <w:bottom w:val="none" w:sz="0" w:space="0" w:color="auto"/>
            <w:right w:val="none" w:sz="0" w:space="0" w:color="auto"/>
          </w:divBdr>
        </w:div>
        <w:div w:id="1746298752">
          <w:marLeft w:val="480"/>
          <w:marRight w:val="0"/>
          <w:marTop w:val="0"/>
          <w:marBottom w:val="0"/>
          <w:divBdr>
            <w:top w:val="none" w:sz="0" w:space="0" w:color="auto"/>
            <w:left w:val="none" w:sz="0" w:space="0" w:color="auto"/>
            <w:bottom w:val="none" w:sz="0" w:space="0" w:color="auto"/>
            <w:right w:val="none" w:sz="0" w:space="0" w:color="auto"/>
          </w:divBdr>
        </w:div>
        <w:div w:id="1806774385">
          <w:marLeft w:val="480"/>
          <w:marRight w:val="0"/>
          <w:marTop w:val="0"/>
          <w:marBottom w:val="0"/>
          <w:divBdr>
            <w:top w:val="none" w:sz="0" w:space="0" w:color="auto"/>
            <w:left w:val="none" w:sz="0" w:space="0" w:color="auto"/>
            <w:bottom w:val="none" w:sz="0" w:space="0" w:color="auto"/>
            <w:right w:val="none" w:sz="0" w:space="0" w:color="auto"/>
          </w:divBdr>
        </w:div>
        <w:div w:id="2115854586">
          <w:marLeft w:val="480"/>
          <w:marRight w:val="0"/>
          <w:marTop w:val="0"/>
          <w:marBottom w:val="0"/>
          <w:divBdr>
            <w:top w:val="none" w:sz="0" w:space="0" w:color="auto"/>
            <w:left w:val="none" w:sz="0" w:space="0" w:color="auto"/>
            <w:bottom w:val="none" w:sz="0" w:space="0" w:color="auto"/>
            <w:right w:val="none" w:sz="0" w:space="0" w:color="auto"/>
          </w:divBdr>
        </w:div>
        <w:div w:id="731075391">
          <w:marLeft w:val="480"/>
          <w:marRight w:val="0"/>
          <w:marTop w:val="0"/>
          <w:marBottom w:val="0"/>
          <w:divBdr>
            <w:top w:val="none" w:sz="0" w:space="0" w:color="auto"/>
            <w:left w:val="none" w:sz="0" w:space="0" w:color="auto"/>
            <w:bottom w:val="none" w:sz="0" w:space="0" w:color="auto"/>
            <w:right w:val="none" w:sz="0" w:space="0" w:color="auto"/>
          </w:divBdr>
        </w:div>
        <w:div w:id="341469312">
          <w:marLeft w:val="480"/>
          <w:marRight w:val="0"/>
          <w:marTop w:val="0"/>
          <w:marBottom w:val="0"/>
          <w:divBdr>
            <w:top w:val="none" w:sz="0" w:space="0" w:color="auto"/>
            <w:left w:val="none" w:sz="0" w:space="0" w:color="auto"/>
            <w:bottom w:val="none" w:sz="0" w:space="0" w:color="auto"/>
            <w:right w:val="none" w:sz="0" w:space="0" w:color="auto"/>
          </w:divBdr>
        </w:div>
        <w:div w:id="363751013">
          <w:marLeft w:val="480"/>
          <w:marRight w:val="0"/>
          <w:marTop w:val="0"/>
          <w:marBottom w:val="0"/>
          <w:divBdr>
            <w:top w:val="none" w:sz="0" w:space="0" w:color="auto"/>
            <w:left w:val="none" w:sz="0" w:space="0" w:color="auto"/>
            <w:bottom w:val="none" w:sz="0" w:space="0" w:color="auto"/>
            <w:right w:val="none" w:sz="0" w:space="0" w:color="auto"/>
          </w:divBdr>
        </w:div>
        <w:div w:id="359164803">
          <w:marLeft w:val="480"/>
          <w:marRight w:val="0"/>
          <w:marTop w:val="0"/>
          <w:marBottom w:val="0"/>
          <w:divBdr>
            <w:top w:val="none" w:sz="0" w:space="0" w:color="auto"/>
            <w:left w:val="none" w:sz="0" w:space="0" w:color="auto"/>
            <w:bottom w:val="none" w:sz="0" w:space="0" w:color="auto"/>
            <w:right w:val="none" w:sz="0" w:space="0" w:color="auto"/>
          </w:divBdr>
        </w:div>
        <w:div w:id="1224636533">
          <w:marLeft w:val="480"/>
          <w:marRight w:val="0"/>
          <w:marTop w:val="0"/>
          <w:marBottom w:val="0"/>
          <w:divBdr>
            <w:top w:val="none" w:sz="0" w:space="0" w:color="auto"/>
            <w:left w:val="none" w:sz="0" w:space="0" w:color="auto"/>
            <w:bottom w:val="none" w:sz="0" w:space="0" w:color="auto"/>
            <w:right w:val="none" w:sz="0" w:space="0" w:color="auto"/>
          </w:divBdr>
        </w:div>
        <w:div w:id="192039141">
          <w:marLeft w:val="480"/>
          <w:marRight w:val="0"/>
          <w:marTop w:val="0"/>
          <w:marBottom w:val="0"/>
          <w:divBdr>
            <w:top w:val="none" w:sz="0" w:space="0" w:color="auto"/>
            <w:left w:val="none" w:sz="0" w:space="0" w:color="auto"/>
            <w:bottom w:val="none" w:sz="0" w:space="0" w:color="auto"/>
            <w:right w:val="none" w:sz="0" w:space="0" w:color="auto"/>
          </w:divBdr>
        </w:div>
        <w:div w:id="1683049624">
          <w:marLeft w:val="480"/>
          <w:marRight w:val="0"/>
          <w:marTop w:val="0"/>
          <w:marBottom w:val="0"/>
          <w:divBdr>
            <w:top w:val="none" w:sz="0" w:space="0" w:color="auto"/>
            <w:left w:val="none" w:sz="0" w:space="0" w:color="auto"/>
            <w:bottom w:val="none" w:sz="0" w:space="0" w:color="auto"/>
            <w:right w:val="none" w:sz="0" w:space="0" w:color="auto"/>
          </w:divBdr>
        </w:div>
        <w:div w:id="484902355">
          <w:marLeft w:val="480"/>
          <w:marRight w:val="0"/>
          <w:marTop w:val="0"/>
          <w:marBottom w:val="0"/>
          <w:divBdr>
            <w:top w:val="none" w:sz="0" w:space="0" w:color="auto"/>
            <w:left w:val="none" w:sz="0" w:space="0" w:color="auto"/>
            <w:bottom w:val="none" w:sz="0" w:space="0" w:color="auto"/>
            <w:right w:val="none" w:sz="0" w:space="0" w:color="auto"/>
          </w:divBdr>
        </w:div>
        <w:div w:id="2100445118">
          <w:marLeft w:val="480"/>
          <w:marRight w:val="0"/>
          <w:marTop w:val="0"/>
          <w:marBottom w:val="0"/>
          <w:divBdr>
            <w:top w:val="none" w:sz="0" w:space="0" w:color="auto"/>
            <w:left w:val="none" w:sz="0" w:space="0" w:color="auto"/>
            <w:bottom w:val="none" w:sz="0" w:space="0" w:color="auto"/>
            <w:right w:val="none" w:sz="0" w:space="0" w:color="auto"/>
          </w:divBdr>
        </w:div>
        <w:div w:id="183861019">
          <w:marLeft w:val="480"/>
          <w:marRight w:val="0"/>
          <w:marTop w:val="0"/>
          <w:marBottom w:val="0"/>
          <w:divBdr>
            <w:top w:val="none" w:sz="0" w:space="0" w:color="auto"/>
            <w:left w:val="none" w:sz="0" w:space="0" w:color="auto"/>
            <w:bottom w:val="none" w:sz="0" w:space="0" w:color="auto"/>
            <w:right w:val="none" w:sz="0" w:space="0" w:color="auto"/>
          </w:divBdr>
        </w:div>
        <w:div w:id="1598515369">
          <w:marLeft w:val="480"/>
          <w:marRight w:val="0"/>
          <w:marTop w:val="0"/>
          <w:marBottom w:val="0"/>
          <w:divBdr>
            <w:top w:val="none" w:sz="0" w:space="0" w:color="auto"/>
            <w:left w:val="none" w:sz="0" w:space="0" w:color="auto"/>
            <w:bottom w:val="none" w:sz="0" w:space="0" w:color="auto"/>
            <w:right w:val="none" w:sz="0" w:space="0" w:color="auto"/>
          </w:divBdr>
        </w:div>
        <w:div w:id="1095132252">
          <w:marLeft w:val="480"/>
          <w:marRight w:val="0"/>
          <w:marTop w:val="0"/>
          <w:marBottom w:val="0"/>
          <w:divBdr>
            <w:top w:val="none" w:sz="0" w:space="0" w:color="auto"/>
            <w:left w:val="none" w:sz="0" w:space="0" w:color="auto"/>
            <w:bottom w:val="none" w:sz="0" w:space="0" w:color="auto"/>
            <w:right w:val="none" w:sz="0" w:space="0" w:color="auto"/>
          </w:divBdr>
        </w:div>
        <w:div w:id="202061083">
          <w:marLeft w:val="480"/>
          <w:marRight w:val="0"/>
          <w:marTop w:val="0"/>
          <w:marBottom w:val="0"/>
          <w:divBdr>
            <w:top w:val="none" w:sz="0" w:space="0" w:color="auto"/>
            <w:left w:val="none" w:sz="0" w:space="0" w:color="auto"/>
            <w:bottom w:val="none" w:sz="0" w:space="0" w:color="auto"/>
            <w:right w:val="none" w:sz="0" w:space="0" w:color="auto"/>
          </w:divBdr>
        </w:div>
        <w:div w:id="244723875">
          <w:marLeft w:val="480"/>
          <w:marRight w:val="0"/>
          <w:marTop w:val="0"/>
          <w:marBottom w:val="0"/>
          <w:divBdr>
            <w:top w:val="none" w:sz="0" w:space="0" w:color="auto"/>
            <w:left w:val="none" w:sz="0" w:space="0" w:color="auto"/>
            <w:bottom w:val="none" w:sz="0" w:space="0" w:color="auto"/>
            <w:right w:val="none" w:sz="0" w:space="0" w:color="auto"/>
          </w:divBdr>
        </w:div>
        <w:div w:id="112674214">
          <w:marLeft w:val="480"/>
          <w:marRight w:val="0"/>
          <w:marTop w:val="0"/>
          <w:marBottom w:val="0"/>
          <w:divBdr>
            <w:top w:val="none" w:sz="0" w:space="0" w:color="auto"/>
            <w:left w:val="none" w:sz="0" w:space="0" w:color="auto"/>
            <w:bottom w:val="none" w:sz="0" w:space="0" w:color="auto"/>
            <w:right w:val="none" w:sz="0" w:space="0" w:color="auto"/>
          </w:divBdr>
        </w:div>
        <w:div w:id="978655224">
          <w:marLeft w:val="480"/>
          <w:marRight w:val="0"/>
          <w:marTop w:val="0"/>
          <w:marBottom w:val="0"/>
          <w:divBdr>
            <w:top w:val="none" w:sz="0" w:space="0" w:color="auto"/>
            <w:left w:val="none" w:sz="0" w:space="0" w:color="auto"/>
            <w:bottom w:val="none" w:sz="0" w:space="0" w:color="auto"/>
            <w:right w:val="none" w:sz="0" w:space="0" w:color="auto"/>
          </w:divBdr>
        </w:div>
        <w:div w:id="1152211488">
          <w:marLeft w:val="480"/>
          <w:marRight w:val="0"/>
          <w:marTop w:val="0"/>
          <w:marBottom w:val="0"/>
          <w:divBdr>
            <w:top w:val="none" w:sz="0" w:space="0" w:color="auto"/>
            <w:left w:val="none" w:sz="0" w:space="0" w:color="auto"/>
            <w:bottom w:val="none" w:sz="0" w:space="0" w:color="auto"/>
            <w:right w:val="none" w:sz="0" w:space="0" w:color="auto"/>
          </w:divBdr>
        </w:div>
        <w:div w:id="1004821751">
          <w:marLeft w:val="480"/>
          <w:marRight w:val="0"/>
          <w:marTop w:val="0"/>
          <w:marBottom w:val="0"/>
          <w:divBdr>
            <w:top w:val="none" w:sz="0" w:space="0" w:color="auto"/>
            <w:left w:val="none" w:sz="0" w:space="0" w:color="auto"/>
            <w:bottom w:val="none" w:sz="0" w:space="0" w:color="auto"/>
            <w:right w:val="none" w:sz="0" w:space="0" w:color="auto"/>
          </w:divBdr>
        </w:div>
        <w:div w:id="257101122">
          <w:marLeft w:val="480"/>
          <w:marRight w:val="0"/>
          <w:marTop w:val="0"/>
          <w:marBottom w:val="0"/>
          <w:divBdr>
            <w:top w:val="none" w:sz="0" w:space="0" w:color="auto"/>
            <w:left w:val="none" w:sz="0" w:space="0" w:color="auto"/>
            <w:bottom w:val="none" w:sz="0" w:space="0" w:color="auto"/>
            <w:right w:val="none" w:sz="0" w:space="0" w:color="auto"/>
          </w:divBdr>
        </w:div>
        <w:div w:id="665326809">
          <w:marLeft w:val="480"/>
          <w:marRight w:val="0"/>
          <w:marTop w:val="0"/>
          <w:marBottom w:val="0"/>
          <w:divBdr>
            <w:top w:val="none" w:sz="0" w:space="0" w:color="auto"/>
            <w:left w:val="none" w:sz="0" w:space="0" w:color="auto"/>
            <w:bottom w:val="none" w:sz="0" w:space="0" w:color="auto"/>
            <w:right w:val="none" w:sz="0" w:space="0" w:color="auto"/>
          </w:divBdr>
        </w:div>
        <w:div w:id="1238976861">
          <w:marLeft w:val="480"/>
          <w:marRight w:val="0"/>
          <w:marTop w:val="0"/>
          <w:marBottom w:val="0"/>
          <w:divBdr>
            <w:top w:val="none" w:sz="0" w:space="0" w:color="auto"/>
            <w:left w:val="none" w:sz="0" w:space="0" w:color="auto"/>
            <w:bottom w:val="none" w:sz="0" w:space="0" w:color="auto"/>
            <w:right w:val="none" w:sz="0" w:space="0" w:color="auto"/>
          </w:divBdr>
        </w:div>
        <w:div w:id="973407402">
          <w:marLeft w:val="480"/>
          <w:marRight w:val="0"/>
          <w:marTop w:val="0"/>
          <w:marBottom w:val="0"/>
          <w:divBdr>
            <w:top w:val="none" w:sz="0" w:space="0" w:color="auto"/>
            <w:left w:val="none" w:sz="0" w:space="0" w:color="auto"/>
            <w:bottom w:val="none" w:sz="0" w:space="0" w:color="auto"/>
            <w:right w:val="none" w:sz="0" w:space="0" w:color="auto"/>
          </w:divBdr>
        </w:div>
        <w:div w:id="2074350050">
          <w:marLeft w:val="480"/>
          <w:marRight w:val="0"/>
          <w:marTop w:val="0"/>
          <w:marBottom w:val="0"/>
          <w:divBdr>
            <w:top w:val="none" w:sz="0" w:space="0" w:color="auto"/>
            <w:left w:val="none" w:sz="0" w:space="0" w:color="auto"/>
            <w:bottom w:val="none" w:sz="0" w:space="0" w:color="auto"/>
            <w:right w:val="none" w:sz="0" w:space="0" w:color="auto"/>
          </w:divBdr>
        </w:div>
        <w:div w:id="1331836387">
          <w:marLeft w:val="480"/>
          <w:marRight w:val="0"/>
          <w:marTop w:val="0"/>
          <w:marBottom w:val="0"/>
          <w:divBdr>
            <w:top w:val="none" w:sz="0" w:space="0" w:color="auto"/>
            <w:left w:val="none" w:sz="0" w:space="0" w:color="auto"/>
            <w:bottom w:val="none" w:sz="0" w:space="0" w:color="auto"/>
            <w:right w:val="none" w:sz="0" w:space="0" w:color="auto"/>
          </w:divBdr>
        </w:div>
        <w:div w:id="1625961497">
          <w:marLeft w:val="480"/>
          <w:marRight w:val="0"/>
          <w:marTop w:val="0"/>
          <w:marBottom w:val="0"/>
          <w:divBdr>
            <w:top w:val="none" w:sz="0" w:space="0" w:color="auto"/>
            <w:left w:val="none" w:sz="0" w:space="0" w:color="auto"/>
            <w:bottom w:val="none" w:sz="0" w:space="0" w:color="auto"/>
            <w:right w:val="none" w:sz="0" w:space="0" w:color="auto"/>
          </w:divBdr>
        </w:div>
        <w:div w:id="69621928">
          <w:marLeft w:val="480"/>
          <w:marRight w:val="0"/>
          <w:marTop w:val="0"/>
          <w:marBottom w:val="0"/>
          <w:divBdr>
            <w:top w:val="none" w:sz="0" w:space="0" w:color="auto"/>
            <w:left w:val="none" w:sz="0" w:space="0" w:color="auto"/>
            <w:bottom w:val="none" w:sz="0" w:space="0" w:color="auto"/>
            <w:right w:val="none" w:sz="0" w:space="0" w:color="auto"/>
          </w:divBdr>
        </w:div>
        <w:div w:id="1909336887">
          <w:marLeft w:val="480"/>
          <w:marRight w:val="0"/>
          <w:marTop w:val="0"/>
          <w:marBottom w:val="0"/>
          <w:divBdr>
            <w:top w:val="none" w:sz="0" w:space="0" w:color="auto"/>
            <w:left w:val="none" w:sz="0" w:space="0" w:color="auto"/>
            <w:bottom w:val="none" w:sz="0" w:space="0" w:color="auto"/>
            <w:right w:val="none" w:sz="0" w:space="0" w:color="auto"/>
          </w:divBdr>
        </w:div>
        <w:div w:id="1460949813">
          <w:marLeft w:val="480"/>
          <w:marRight w:val="0"/>
          <w:marTop w:val="0"/>
          <w:marBottom w:val="0"/>
          <w:divBdr>
            <w:top w:val="none" w:sz="0" w:space="0" w:color="auto"/>
            <w:left w:val="none" w:sz="0" w:space="0" w:color="auto"/>
            <w:bottom w:val="none" w:sz="0" w:space="0" w:color="auto"/>
            <w:right w:val="none" w:sz="0" w:space="0" w:color="auto"/>
          </w:divBdr>
        </w:div>
        <w:div w:id="721564564">
          <w:marLeft w:val="480"/>
          <w:marRight w:val="0"/>
          <w:marTop w:val="0"/>
          <w:marBottom w:val="0"/>
          <w:divBdr>
            <w:top w:val="none" w:sz="0" w:space="0" w:color="auto"/>
            <w:left w:val="none" w:sz="0" w:space="0" w:color="auto"/>
            <w:bottom w:val="none" w:sz="0" w:space="0" w:color="auto"/>
            <w:right w:val="none" w:sz="0" w:space="0" w:color="auto"/>
          </w:divBdr>
        </w:div>
      </w:divsChild>
    </w:div>
    <w:div w:id="1856071403">
      <w:bodyDiv w:val="1"/>
      <w:marLeft w:val="0"/>
      <w:marRight w:val="0"/>
      <w:marTop w:val="0"/>
      <w:marBottom w:val="0"/>
      <w:divBdr>
        <w:top w:val="none" w:sz="0" w:space="0" w:color="auto"/>
        <w:left w:val="none" w:sz="0" w:space="0" w:color="auto"/>
        <w:bottom w:val="none" w:sz="0" w:space="0" w:color="auto"/>
        <w:right w:val="none" w:sz="0" w:space="0" w:color="auto"/>
      </w:divBdr>
    </w:div>
    <w:div w:id="1857304823">
      <w:bodyDiv w:val="1"/>
      <w:marLeft w:val="0"/>
      <w:marRight w:val="0"/>
      <w:marTop w:val="0"/>
      <w:marBottom w:val="0"/>
      <w:divBdr>
        <w:top w:val="none" w:sz="0" w:space="0" w:color="auto"/>
        <w:left w:val="none" w:sz="0" w:space="0" w:color="auto"/>
        <w:bottom w:val="none" w:sz="0" w:space="0" w:color="auto"/>
        <w:right w:val="none" w:sz="0" w:space="0" w:color="auto"/>
      </w:divBdr>
    </w:div>
    <w:div w:id="1857500947">
      <w:bodyDiv w:val="1"/>
      <w:marLeft w:val="0"/>
      <w:marRight w:val="0"/>
      <w:marTop w:val="0"/>
      <w:marBottom w:val="0"/>
      <w:divBdr>
        <w:top w:val="none" w:sz="0" w:space="0" w:color="auto"/>
        <w:left w:val="none" w:sz="0" w:space="0" w:color="auto"/>
        <w:bottom w:val="none" w:sz="0" w:space="0" w:color="auto"/>
        <w:right w:val="none" w:sz="0" w:space="0" w:color="auto"/>
      </w:divBdr>
    </w:div>
    <w:div w:id="1858352899">
      <w:bodyDiv w:val="1"/>
      <w:marLeft w:val="0"/>
      <w:marRight w:val="0"/>
      <w:marTop w:val="0"/>
      <w:marBottom w:val="0"/>
      <w:divBdr>
        <w:top w:val="none" w:sz="0" w:space="0" w:color="auto"/>
        <w:left w:val="none" w:sz="0" w:space="0" w:color="auto"/>
        <w:bottom w:val="none" w:sz="0" w:space="0" w:color="auto"/>
        <w:right w:val="none" w:sz="0" w:space="0" w:color="auto"/>
      </w:divBdr>
    </w:div>
    <w:div w:id="1859271172">
      <w:bodyDiv w:val="1"/>
      <w:marLeft w:val="0"/>
      <w:marRight w:val="0"/>
      <w:marTop w:val="0"/>
      <w:marBottom w:val="0"/>
      <w:divBdr>
        <w:top w:val="none" w:sz="0" w:space="0" w:color="auto"/>
        <w:left w:val="none" w:sz="0" w:space="0" w:color="auto"/>
        <w:bottom w:val="none" w:sz="0" w:space="0" w:color="auto"/>
        <w:right w:val="none" w:sz="0" w:space="0" w:color="auto"/>
      </w:divBdr>
    </w:div>
    <w:div w:id="1859614337">
      <w:bodyDiv w:val="1"/>
      <w:marLeft w:val="0"/>
      <w:marRight w:val="0"/>
      <w:marTop w:val="0"/>
      <w:marBottom w:val="0"/>
      <w:divBdr>
        <w:top w:val="none" w:sz="0" w:space="0" w:color="auto"/>
        <w:left w:val="none" w:sz="0" w:space="0" w:color="auto"/>
        <w:bottom w:val="none" w:sz="0" w:space="0" w:color="auto"/>
        <w:right w:val="none" w:sz="0" w:space="0" w:color="auto"/>
      </w:divBdr>
    </w:div>
    <w:div w:id="1860191965">
      <w:bodyDiv w:val="1"/>
      <w:marLeft w:val="0"/>
      <w:marRight w:val="0"/>
      <w:marTop w:val="0"/>
      <w:marBottom w:val="0"/>
      <w:divBdr>
        <w:top w:val="none" w:sz="0" w:space="0" w:color="auto"/>
        <w:left w:val="none" w:sz="0" w:space="0" w:color="auto"/>
        <w:bottom w:val="none" w:sz="0" w:space="0" w:color="auto"/>
        <w:right w:val="none" w:sz="0" w:space="0" w:color="auto"/>
      </w:divBdr>
    </w:div>
    <w:div w:id="1861770798">
      <w:bodyDiv w:val="1"/>
      <w:marLeft w:val="0"/>
      <w:marRight w:val="0"/>
      <w:marTop w:val="0"/>
      <w:marBottom w:val="0"/>
      <w:divBdr>
        <w:top w:val="none" w:sz="0" w:space="0" w:color="auto"/>
        <w:left w:val="none" w:sz="0" w:space="0" w:color="auto"/>
        <w:bottom w:val="none" w:sz="0" w:space="0" w:color="auto"/>
        <w:right w:val="none" w:sz="0" w:space="0" w:color="auto"/>
      </w:divBdr>
    </w:div>
    <w:div w:id="1863202390">
      <w:bodyDiv w:val="1"/>
      <w:marLeft w:val="0"/>
      <w:marRight w:val="0"/>
      <w:marTop w:val="0"/>
      <w:marBottom w:val="0"/>
      <w:divBdr>
        <w:top w:val="none" w:sz="0" w:space="0" w:color="auto"/>
        <w:left w:val="none" w:sz="0" w:space="0" w:color="auto"/>
        <w:bottom w:val="none" w:sz="0" w:space="0" w:color="auto"/>
        <w:right w:val="none" w:sz="0" w:space="0" w:color="auto"/>
      </w:divBdr>
    </w:div>
    <w:div w:id="1866944520">
      <w:bodyDiv w:val="1"/>
      <w:marLeft w:val="0"/>
      <w:marRight w:val="0"/>
      <w:marTop w:val="0"/>
      <w:marBottom w:val="0"/>
      <w:divBdr>
        <w:top w:val="none" w:sz="0" w:space="0" w:color="auto"/>
        <w:left w:val="none" w:sz="0" w:space="0" w:color="auto"/>
        <w:bottom w:val="none" w:sz="0" w:space="0" w:color="auto"/>
        <w:right w:val="none" w:sz="0" w:space="0" w:color="auto"/>
      </w:divBdr>
    </w:div>
    <w:div w:id="1866946270">
      <w:bodyDiv w:val="1"/>
      <w:marLeft w:val="0"/>
      <w:marRight w:val="0"/>
      <w:marTop w:val="0"/>
      <w:marBottom w:val="0"/>
      <w:divBdr>
        <w:top w:val="none" w:sz="0" w:space="0" w:color="auto"/>
        <w:left w:val="none" w:sz="0" w:space="0" w:color="auto"/>
        <w:bottom w:val="none" w:sz="0" w:space="0" w:color="auto"/>
        <w:right w:val="none" w:sz="0" w:space="0" w:color="auto"/>
      </w:divBdr>
    </w:div>
    <w:div w:id="1870485780">
      <w:bodyDiv w:val="1"/>
      <w:marLeft w:val="0"/>
      <w:marRight w:val="0"/>
      <w:marTop w:val="0"/>
      <w:marBottom w:val="0"/>
      <w:divBdr>
        <w:top w:val="none" w:sz="0" w:space="0" w:color="auto"/>
        <w:left w:val="none" w:sz="0" w:space="0" w:color="auto"/>
        <w:bottom w:val="none" w:sz="0" w:space="0" w:color="auto"/>
        <w:right w:val="none" w:sz="0" w:space="0" w:color="auto"/>
      </w:divBdr>
      <w:divsChild>
        <w:div w:id="2010408095">
          <w:marLeft w:val="480"/>
          <w:marRight w:val="0"/>
          <w:marTop w:val="0"/>
          <w:marBottom w:val="0"/>
          <w:divBdr>
            <w:top w:val="none" w:sz="0" w:space="0" w:color="auto"/>
            <w:left w:val="none" w:sz="0" w:space="0" w:color="auto"/>
            <w:bottom w:val="none" w:sz="0" w:space="0" w:color="auto"/>
            <w:right w:val="none" w:sz="0" w:space="0" w:color="auto"/>
          </w:divBdr>
        </w:div>
        <w:div w:id="1024601712">
          <w:marLeft w:val="480"/>
          <w:marRight w:val="0"/>
          <w:marTop w:val="0"/>
          <w:marBottom w:val="0"/>
          <w:divBdr>
            <w:top w:val="none" w:sz="0" w:space="0" w:color="auto"/>
            <w:left w:val="none" w:sz="0" w:space="0" w:color="auto"/>
            <w:bottom w:val="none" w:sz="0" w:space="0" w:color="auto"/>
            <w:right w:val="none" w:sz="0" w:space="0" w:color="auto"/>
          </w:divBdr>
        </w:div>
        <w:div w:id="1973095107">
          <w:marLeft w:val="480"/>
          <w:marRight w:val="0"/>
          <w:marTop w:val="0"/>
          <w:marBottom w:val="0"/>
          <w:divBdr>
            <w:top w:val="none" w:sz="0" w:space="0" w:color="auto"/>
            <w:left w:val="none" w:sz="0" w:space="0" w:color="auto"/>
            <w:bottom w:val="none" w:sz="0" w:space="0" w:color="auto"/>
            <w:right w:val="none" w:sz="0" w:space="0" w:color="auto"/>
          </w:divBdr>
        </w:div>
        <w:div w:id="302808713">
          <w:marLeft w:val="480"/>
          <w:marRight w:val="0"/>
          <w:marTop w:val="0"/>
          <w:marBottom w:val="0"/>
          <w:divBdr>
            <w:top w:val="none" w:sz="0" w:space="0" w:color="auto"/>
            <w:left w:val="none" w:sz="0" w:space="0" w:color="auto"/>
            <w:bottom w:val="none" w:sz="0" w:space="0" w:color="auto"/>
            <w:right w:val="none" w:sz="0" w:space="0" w:color="auto"/>
          </w:divBdr>
        </w:div>
        <w:div w:id="516388719">
          <w:marLeft w:val="480"/>
          <w:marRight w:val="0"/>
          <w:marTop w:val="0"/>
          <w:marBottom w:val="0"/>
          <w:divBdr>
            <w:top w:val="none" w:sz="0" w:space="0" w:color="auto"/>
            <w:left w:val="none" w:sz="0" w:space="0" w:color="auto"/>
            <w:bottom w:val="none" w:sz="0" w:space="0" w:color="auto"/>
            <w:right w:val="none" w:sz="0" w:space="0" w:color="auto"/>
          </w:divBdr>
        </w:div>
        <w:div w:id="1131627164">
          <w:marLeft w:val="480"/>
          <w:marRight w:val="0"/>
          <w:marTop w:val="0"/>
          <w:marBottom w:val="0"/>
          <w:divBdr>
            <w:top w:val="none" w:sz="0" w:space="0" w:color="auto"/>
            <w:left w:val="none" w:sz="0" w:space="0" w:color="auto"/>
            <w:bottom w:val="none" w:sz="0" w:space="0" w:color="auto"/>
            <w:right w:val="none" w:sz="0" w:space="0" w:color="auto"/>
          </w:divBdr>
        </w:div>
        <w:div w:id="1355883116">
          <w:marLeft w:val="480"/>
          <w:marRight w:val="0"/>
          <w:marTop w:val="0"/>
          <w:marBottom w:val="0"/>
          <w:divBdr>
            <w:top w:val="none" w:sz="0" w:space="0" w:color="auto"/>
            <w:left w:val="none" w:sz="0" w:space="0" w:color="auto"/>
            <w:bottom w:val="none" w:sz="0" w:space="0" w:color="auto"/>
            <w:right w:val="none" w:sz="0" w:space="0" w:color="auto"/>
          </w:divBdr>
        </w:div>
        <w:div w:id="541986313">
          <w:marLeft w:val="480"/>
          <w:marRight w:val="0"/>
          <w:marTop w:val="0"/>
          <w:marBottom w:val="0"/>
          <w:divBdr>
            <w:top w:val="none" w:sz="0" w:space="0" w:color="auto"/>
            <w:left w:val="none" w:sz="0" w:space="0" w:color="auto"/>
            <w:bottom w:val="none" w:sz="0" w:space="0" w:color="auto"/>
            <w:right w:val="none" w:sz="0" w:space="0" w:color="auto"/>
          </w:divBdr>
        </w:div>
        <w:div w:id="662666173">
          <w:marLeft w:val="480"/>
          <w:marRight w:val="0"/>
          <w:marTop w:val="0"/>
          <w:marBottom w:val="0"/>
          <w:divBdr>
            <w:top w:val="none" w:sz="0" w:space="0" w:color="auto"/>
            <w:left w:val="none" w:sz="0" w:space="0" w:color="auto"/>
            <w:bottom w:val="none" w:sz="0" w:space="0" w:color="auto"/>
            <w:right w:val="none" w:sz="0" w:space="0" w:color="auto"/>
          </w:divBdr>
        </w:div>
        <w:div w:id="2024933896">
          <w:marLeft w:val="480"/>
          <w:marRight w:val="0"/>
          <w:marTop w:val="0"/>
          <w:marBottom w:val="0"/>
          <w:divBdr>
            <w:top w:val="none" w:sz="0" w:space="0" w:color="auto"/>
            <w:left w:val="none" w:sz="0" w:space="0" w:color="auto"/>
            <w:bottom w:val="none" w:sz="0" w:space="0" w:color="auto"/>
            <w:right w:val="none" w:sz="0" w:space="0" w:color="auto"/>
          </w:divBdr>
        </w:div>
        <w:div w:id="394741910">
          <w:marLeft w:val="480"/>
          <w:marRight w:val="0"/>
          <w:marTop w:val="0"/>
          <w:marBottom w:val="0"/>
          <w:divBdr>
            <w:top w:val="none" w:sz="0" w:space="0" w:color="auto"/>
            <w:left w:val="none" w:sz="0" w:space="0" w:color="auto"/>
            <w:bottom w:val="none" w:sz="0" w:space="0" w:color="auto"/>
            <w:right w:val="none" w:sz="0" w:space="0" w:color="auto"/>
          </w:divBdr>
        </w:div>
        <w:div w:id="2095514926">
          <w:marLeft w:val="480"/>
          <w:marRight w:val="0"/>
          <w:marTop w:val="0"/>
          <w:marBottom w:val="0"/>
          <w:divBdr>
            <w:top w:val="none" w:sz="0" w:space="0" w:color="auto"/>
            <w:left w:val="none" w:sz="0" w:space="0" w:color="auto"/>
            <w:bottom w:val="none" w:sz="0" w:space="0" w:color="auto"/>
            <w:right w:val="none" w:sz="0" w:space="0" w:color="auto"/>
          </w:divBdr>
        </w:div>
        <w:div w:id="1835604606">
          <w:marLeft w:val="480"/>
          <w:marRight w:val="0"/>
          <w:marTop w:val="0"/>
          <w:marBottom w:val="0"/>
          <w:divBdr>
            <w:top w:val="none" w:sz="0" w:space="0" w:color="auto"/>
            <w:left w:val="none" w:sz="0" w:space="0" w:color="auto"/>
            <w:bottom w:val="none" w:sz="0" w:space="0" w:color="auto"/>
            <w:right w:val="none" w:sz="0" w:space="0" w:color="auto"/>
          </w:divBdr>
        </w:div>
        <w:div w:id="1141724835">
          <w:marLeft w:val="480"/>
          <w:marRight w:val="0"/>
          <w:marTop w:val="0"/>
          <w:marBottom w:val="0"/>
          <w:divBdr>
            <w:top w:val="none" w:sz="0" w:space="0" w:color="auto"/>
            <w:left w:val="none" w:sz="0" w:space="0" w:color="auto"/>
            <w:bottom w:val="none" w:sz="0" w:space="0" w:color="auto"/>
            <w:right w:val="none" w:sz="0" w:space="0" w:color="auto"/>
          </w:divBdr>
        </w:div>
        <w:div w:id="120005033">
          <w:marLeft w:val="480"/>
          <w:marRight w:val="0"/>
          <w:marTop w:val="0"/>
          <w:marBottom w:val="0"/>
          <w:divBdr>
            <w:top w:val="none" w:sz="0" w:space="0" w:color="auto"/>
            <w:left w:val="none" w:sz="0" w:space="0" w:color="auto"/>
            <w:bottom w:val="none" w:sz="0" w:space="0" w:color="auto"/>
            <w:right w:val="none" w:sz="0" w:space="0" w:color="auto"/>
          </w:divBdr>
        </w:div>
        <w:div w:id="1753043519">
          <w:marLeft w:val="480"/>
          <w:marRight w:val="0"/>
          <w:marTop w:val="0"/>
          <w:marBottom w:val="0"/>
          <w:divBdr>
            <w:top w:val="none" w:sz="0" w:space="0" w:color="auto"/>
            <w:left w:val="none" w:sz="0" w:space="0" w:color="auto"/>
            <w:bottom w:val="none" w:sz="0" w:space="0" w:color="auto"/>
            <w:right w:val="none" w:sz="0" w:space="0" w:color="auto"/>
          </w:divBdr>
        </w:div>
        <w:div w:id="1495606163">
          <w:marLeft w:val="480"/>
          <w:marRight w:val="0"/>
          <w:marTop w:val="0"/>
          <w:marBottom w:val="0"/>
          <w:divBdr>
            <w:top w:val="none" w:sz="0" w:space="0" w:color="auto"/>
            <w:left w:val="none" w:sz="0" w:space="0" w:color="auto"/>
            <w:bottom w:val="none" w:sz="0" w:space="0" w:color="auto"/>
            <w:right w:val="none" w:sz="0" w:space="0" w:color="auto"/>
          </w:divBdr>
        </w:div>
        <w:div w:id="275021463">
          <w:marLeft w:val="480"/>
          <w:marRight w:val="0"/>
          <w:marTop w:val="0"/>
          <w:marBottom w:val="0"/>
          <w:divBdr>
            <w:top w:val="none" w:sz="0" w:space="0" w:color="auto"/>
            <w:left w:val="none" w:sz="0" w:space="0" w:color="auto"/>
            <w:bottom w:val="none" w:sz="0" w:space="0" w:color="auto"/>
            <w:right w:val="none" w:sz="0" w:space="0" w:color="auto"/>
          </w:divBdr>
        </w:div>
        <w:div w:id="42795309">
          <w:marLeft w:val="480"/>
          <w:marRight w:val="0"/>
          <w:marTop w:val="0"/>
          <w:marBottom w:val="0"/>
          <w:divBdr>
            <w:top w:val="none" w:sz="0" w:space="0" w:color="auto"/>
            <w:left w:val="none" w:sz="0" w:space="0" w:color="auto"/>
            <w:bottom w:val="none" w:sz="0" w:space="0" w:color="auto"/>
            <w:right w:val="none" w:sz="0" w:space="0" w:color="auto"/>
          </w:divBdr>
        </w:div>
        <w:div w:id="1145656796">
          <w:marLeft w:val="480"/>
          <w:marRight w:val="0"/>
          <w:marTop w:val="0"/>
          <w:marBottom w:val="0"/>
          <w:divBdr>
            <w:top w:val="none" w:sz="0" w:space="0" w:color="auto"/>
            <w:left w:val="none" w:sz="0" w:space="0" w:color="auto"/>
            <w:bottom w:val="none" w:sz="0" w:space="0" w:color="auto"/>
            <w:right w:val="none" w:sz="0" w:space="0" w:color="auto"/>
          </w:divBdr>
        </w:div>
        <w:div w:id="779184456">
          <w:marLeft w:val="480"/>
          <w:marRight w:val="0"/>
          <w:marTop w:val="0"/>
          <w:marBottom w:val="0"/>
          <w:divBdr>
            <w:top w:val="none" w:sz="0" w:space="0" w:color="auto"/>
            <w:left w:val="none" w:sz="0" w:space="0" w:color="auto"/>
            <w:bottom w:val="none" w:sz="0" w:space="0" w:color="auto"/>
            <w:right w:val="none" w:sz="0" w:space="0" w:color="auto"/>
          </w:divBdr>
        </w:div>
        <w:div w:id="1394886159">
          <w:marLeft w:val="480"/>
          <w:marRight w:val="0"/>
          <w:marTop w:val="0"/>
          <w:marBottom w:val="0"/>
          <w:divBdr>
            <w:top w:val="none" w:sz="0" w:space="0" w:color="auto"/>
            <w:left w:val="none" w:sz="0" w:space="0" w:color="auto"/>
            <w:bottom w:val="none" w:sz="0" w:space="0" w:color="auto"/>
            <w:right w:val="none" w:sz="0" w:space="0" w:color="auto"/>
          </w:divBdr>
        </w:div>
        <w:div w:id="1428847104">
          <w:marLeft w:val="480"/>
          <w:marRight w:val="0"/>
          <w:marTop w:val="0"/>
          <w:marBottom w:val="0"/>
          <w:divBdr>
            <w:top w:val="none" w:sz="0" w:space="0" w:color="auto"/>
            <w:left w:val="none" w:sz="0" w:space="0" w:color="auto"/>
            <w:bottom w:val="none" w:sz="0" w:space="0" w:color="auto"/>
            <w:right w:val="none" w:sz="0" w:space="0" w:color="auto"/>
          </w:divBdr>
        </w:div>
        <w:div w:id="1716000997">
          <w:marLeft w:val="480"/>
          <w:marRight w:val="0"/>
          <w:marTop w:val="0"/>
          <w:marBottom w:val="0"/>
          <w:divBdr>
            <w:top w:val="none" w:sz="0" w:space="0" w:color="auto"/>
            <w:left w:val="none" w:sz="0" w:space="0" w:color="auto"/>
            <w:bottom w:val="none" w:sz="0" w:space="0" w:color="auto"/>
            <w:right w:val="none" w:sz="0" w:space="0" w:color="auto"/>
          </w:divBdr>
        </w:div>
        <w:div w:id="848254252">
          <w:marLeft w:val="480"/>
          <w:marRight w:val="0"/>
          <w:marTop w:val="0"/>
          <w:marBottom w:val="0"/>
          <w:divBdr>
            <w:top w:val="none" w:sz="0" w:space="0" w:color="auto"/>
            <w:left w:val="none" w:sz="0" w:space="0" w:color="auto"/>
            <w:bottom w:val="none" w:sz="0" w:space="0" w:color="auto"/>
            <w:right w:val="none" w:sz="0" w:space="0" w:color="auto"/>
          </w:divBdr>
        </w:div>
        <w:div w:id="2123841820">
          <w:marLeft w:val="480"/>
          <w:marRight w:val="0"/>
          <w:marTop w:val="0"/>
          <w:marBottom w:val="0"/>
          <w:divBdr>
            <w:top w:val="none" w:sz="0" w:space="0" w:color="auto"/>
            <w:left w:val="none" w:sz="0" w:space="0" w:color="auto"/>
            <w:bottom w:val="none" w:sz="0" w:space="0" w:color="auto"/>
            <w:right w:val="none" w:sz="0" w:space="0" w:color="auto"/>
          </w:divBdr>
        </w:div>
        <w:div w:id="1442190902">
          <w:marLeft w:val="480"/>
          <w:marRight w:val="0"/>
          <w:marTop w:val="0"/>
          <w:marBottom w:val="0"/>
          <w:divBdr>
            <w:top w:val="none" w:sz="0" w:space="0" w:color="auto"/>
            <w:left w:val="none" w:sz="0" w:space="0" w:color="auto"/>
            <w:bottom w:val="none" w:sz="0" w:space="0" w:color="auto"/>
            <w:right w:val="none" w:sz="0" w:space="0" w:color="auto"/>
          </w:divBdr>
        </w:div>
        <w:div w:id="172187233">
          <w:marLeft w:val="480"/>
          <w:marRight w:val="0"/>
          <w:marTop w:val="0"/>
          <w:marBottom w:val="0"/>
          <w:divBdr>
            <w:top w:val="none" w:sz="0" w:space="0" w:color="auto"/>
            <w:left w:val="none" w:sz="0" w:space="0" w:color="auto"/>
            <w:bottom w:val="none" w:sz="0" w:space="0" w:color="auto"/>
            <w:right w:val="none" w:sz="0" w:space="0" w:color="auto"/>
          </w:divBdr>
        </w:div>
        <w:div w:id="1347974386">
          <w:marLeft w:val="480"/>
          <w:marRight w:val="0"/>
          <w:marTop w:val="0"/>
          <w:marBottom w:val="0"/>
          <w:divBdr>
            <w:top w:val="none" w:sz="0" w:space="0" w:color="auto"/>
            <w:left w:val="none" w:sz="0" w:space="0" w:color="auto"/>
            <w:bottom w:val="none" w:sz="0" w:space="0" w:color="auto"/>
            <w:right w:val="none" w:sz="0" w:space="0" w:color="auto"/>
          </w:divBdr>
        </w:div>
        <w:div w:id="410081164">
          <w:marLeft w:val="480"/>
          <w:marRight w:val="0"/>
          <w:marTop w:val="0"/>
          <w:marBottom w:val="0"/>
          <w:divBdr>
            <w:top w:val="none" w:sz="0" w:space="0" w:color="auto"/>
            <w:left w:val="none" w:sz="0" w:space="0" w:color="auto"/>
            <w:bottom w:val="none" w:sz="0" w:space="0" w:color="auto"/>
            <w:right w:val="none" w:sz="0" w:space="0" w:color="auto"/>
          </w:divBdr>
        </w:div>
        <w:div w:id="1752239135">
          <w:marLeft w:val="480"/>
          <w:marRight w:val="0"/>
          <w:marTop w:val="0"/>
          <w:marBottom w:val="0"/>
          <w:divBdr>
            <w:top w:val="none" w:sz="0" w:space="0" w:color="auto"/>
            <w:left w:val="none" w:sz="0" w:space="0" w:color="auto"/>
            <w:bottom w:val="none" w:sz="0" w:space="0" w:color="auto"/>
            <w:right w:val="none" w:sz="0" w:space="0" w:color="auto"/>
          </w:divBdr>
        </w:div>
        <w:div w:id="589002840">
          <w:marLeft w:val="480"/>
          <w:marRight w:val="0"/>
          <w:marTop w:val="0"/>
          <w:marBottom w:val="0"/>
          <w:divBdr>
            <w:top w:val="none" w:sz="0" w:space="0" w:color="auto"/>
            <w:left w:val="none" w:sz="0" w:space="0" w:color="auto"/>
            <w:bottom w:val="none" w:sz="0" w:space="0" w:color="auto"/>
            <w:right w:val="none" w:sz="0" w:space="0" w:color="auto"/>
          </w:divBdr>
        </w:div>
        <w:div w:id="720833026">
          <w:marLeft w:val="480"/>
          <w:marRight w:val="0"/>
          <w:marTop w:val="0"/>
          <w:marBottom w:val="0"/>
          <w:divBdr>
            <w:top w:val="none" w:sz="0" w:space="0" w:color="auto"/>
            <w:left w:val="none" w:sz="0" w:space="0" w:color="auto"/>
            <w:bottom w:val="none" w:sz="0" w:space="0" w:color="auto"/>
            <w:right w:val="none" w:sz="0" w:space="0" w:color="auto"/>
          </w:divBdr>
        </w:div>
        <w:div w:id="420612093">
          <w:marLeft w:val="480"/>
          <w:marRight w:val="0"/>
          <w:marTop w:val="0"/>
          <w:marBottom w:val="0"/>
          <w:divBdr>
            <w:top w:val="none" w:sz="0" w:space="0" w:color="auto"/>
            <w:left w:val="none" w:sz="0" w:space="0" w:color="auto"/>
            <w:bottom w:val="none" w:sz="0" w:space="0" w:color="auto"/>
            <w:right w:val="none" w:sz="0" w:space="0" w:color="auto"/>
          </w:divBdr>
        </w:div>
        <w:div w:id="813840308">
          <w:marLeft w:val="480"/>
          <w:marRight w:val="0"/>
          <w:marTop w:val="0"/>
          <w:marBottom w:val="0"/>
          <w:divBdr>
            <w:top w:val="none" w:sz="0" w:space="0" w:color="auto"/>
            <w:left w:val="none" w:sz="0" w:space="0" w:color="auto"/>
            <w:bottom w:val="none" w:sz="0" w:space="0" w:color="auto"/>
            <w:right w:val="none" w:sz="0" w:space="0" w:color="auto"/>
          </w:divBdr>
        </w:div>
        <w:div w:id="668102130">
          <w:marLeft w:val="480"/>
          <w:marRight w:val="0"/>
          <w:marTop w:val="0"/>
          <w:marBottom w:val="0"/>
          <w:divBdr>
            <w:top w:val="none" w:sz="0" w:space="0" w:color="auto"/>
            <w:left w:val="none" w:sz="0" w:space="0" w:color="auto"/>
            <w:bottom w:val="none" w:sz="0" w:space="0" w:color="auto"/>
            <w:right w:val="none" w:sz="0" w:space="0" w:color="auto"/>
          </w:divBdr>
        </w:div>
        <w:div w:id="1713269981">
          <w:marLeft w:val="480"/>
          <w:marRight w:val="0"/>
          <w:marTop w:val="0"/>
          <w:marBottom w:val="0"/>
          <w:divBdr>
            <w:top w:val="none" w:sz="0" w:space="0" w:color="auto"/>
            <w:left w:val="none" w:sz="0" w:space="0" w:color="auto"/>
            <w:bottom w:val="none" w:sz="0" w:space="0" w:color="auto"/>
            <w:right w:val="none" w:sz="0" w:space="0" w:color="auto"/>
          </w:divBdr>
        </w:div>
        <w:div w:id="358047017">
          <w:marLeft w:val="480"/>
          <w:marRight w:val="0"/>
          <w:marTop w:val="0"/>
          <w:marBottom w:val="0"/>
          <w:divBdr>
            <w:top w:val="none" w:sz="0" w:space="0" w:color="auto"/>
            <w:left w:val="none" w:sz="0" w:space="0" w:color="auto"/>
            <w:bottom w:val="none" w:sz="0" w:space="0" w:color="auto"/>
            <w:right w:val="none" w:sz="0" w:space="0" w:color="auto"/>
          </w:divBdr>
        </w:div>
        <w:div w:id="1720058303">
          <w:marLeft w:val="480"/>
          <w:marRight w:val="0"/>
          <w:marTop w:val="0"/>
          <w:marBottom w:val="0"/>
          <w:divBdr>
            <w:top w:val="none" w:sz="0" w:space="0" w:color="auto"/>
            <w:left w:val="none" w:sz="0" w:space="0" w:color="auto"/>
            <w:bottom w:val="none" w:sz="0" w:space="0" w:color="auto"/>
            <w:right w:val="none" w:sz="0" w:space="0" w:color="auto"/>
          </w:divBdr>
        </w:div>
        <w:div w:id="947664551">
          <w:marLeft w:val="480"/>
          <w:marRight w:val="0"/>
          <w:marTop w:val="0"/>
          <w:marBottom w:val="0"/>
          <w:divBdr>
            <w:top w:val="none" w:sz="0" w:space="0" w:color="auto"/>
            <w:left w:val="none" w:sz="0" w:space="0" w:color="auto"/>
            <w:bottom w:val="none" w:sz="0" w:space="0" w:color="auto"/>
            <w:right w:val="none" w:sz="0" w:space="0" w:color="auto"/>
          </w:divBdr>
        </w:div>
        <w:div w:id="1621958471">
          <w:marLeft w:val="480"/>
          <w:marRight w:val="0"/>
          <w:marTop w:val="0"/>
          <w:marBottom w:val="0"/>
          <w:divBdr>
            <w:top w:val="none" w:sz="0" w:space="0" w:color="auto"/>
            <w:left w:val="none" w:sz="0" w:space="0" w:color="auto"/>
            <w:bottom w:val="none" w:sz="0" w:space="0" w:color="auto"/>
            <w:right w:val="none" w:sz="0" w:space="0" w:color="auto"/>
          </w:divBdr>
        </w:div>
        <w:div w:id="602614325">
          <w:marLeft w:val="480"/>
          <w:marRight w:val="0"/>
          <w:marTop w:val="0"/>
          <w:marBottom w:val="0"/>
          <w:divBdr>
            <w:top w:val="none" w:sz="0" w:space="0" w:color="auto"/>
            <w:left w:val="none" w:sz="0" w:space="0" w:color="auto"/>
            <w:bottom w:val="none" w:sz="0" w:space="0" w:color="auto"/>
            <w:right w:val="none" w:sz="0" w:space="0" w:color="auto"/>
          </w:divBdr>
        </w:div>
        <w:div w:id="1469594022">
          <w:marLeft w:val="480"/>
          <w:marRight w:val="0"/>
          <w:marTop w:val="0"/>
          <w:marBottom w:val="0"/>
          <w:divBdr>
            <w:top w:val="none" w:sz="0" w:space="0" w:color="auto"/>
            <w:left w:val="none" w:sz="0" w:space="0" w:color="auto"/>
            <w:bottom w:val="none" w:sz="0" w:space="0" w:color="auto"/>
            <w:right w:val="none" w:sz="0" w:space="0" w:color="auto"/>
          </w:divBdr>
        </w:div>
      </w:divsChild>
    </w:div>
    <w:div w:id="1870878452">
      <w:bodyDiv w:val="1"/>
      <w:marLeft w:val="0"/>
      <w:marRight w:val="0"/>
      <w:marTop w:val="0"/>
      <w:marBottom w:val="0"/>
      <w:divBdr>
        <w:top w:val="none" w:sz="0" w:space="0" w:color="auto"/>
        <w:left w:val="none" w:sz="0" w:space="0" w:color="auto"/>
        <w:bottom w:val="none" w:sz="0" w:space="0" w:color="auto"/>
        <w:right w:val="none" w:sz="0" w:space="0" w:color="auto"/>
      </w:divBdr>
    </w:div>
    <w:div w:id="1871647667">
      <w:bodyDiv w:val="1"/>
      <w:marLeft w:val="0"/>
      <w:marRight w:val="0"/>
      <w:marTop w:val="0"/>
      <w:marBottom w:val="0"/>
      <w:divBdr>
        <w:top w:val="none" w:sz="0" w:space="0" w:color="auto"/>
        <w:left w:val="none" w:sz="0" w:space="0" w:color="auto"/>
        <w:bottom w:val="none" w:sz="0" w:space="0" w:color="auto"/>
        <w:right w:val="none" w:sz="0" w:space="0" w:color="auto"/>
      </w:divBdr>
    </w:div>
    <w:div w:id="1874422841">
      <w:bodyDiv w:val="1"/>
      <w:marLeft w:val="0"/>
      <w:marRight w:val="0"/>
      <w:marTop w:val="0"/>
      <w:marBottom w:val="0"/>
      <w:divBdr>
        <w:top w:val="none" w:sz="0" w:space="0" w:color="auto"/>
        <w:left w:val="none" w:sz="0" w:space="0" w:color="auto"/>
        <w:bottom w:val="none" w:sz="0" w:space="0" w:color="auto"/>
        <w:right w:val="none" w:sz="0" w:space="0" w:color="auto"/>
      </w:divBdr>
    </w:div>
    <w:div w:id="1874804339">
      <w:bodyDiv w:val="1"/>
      <w:marLeft w:val="0"/>
      <w:marRight w:val="0"/>
      <w:marTop w:val="0"/>
      <w:marBottom w:val="0"/>
      <w:divBdr>
        <w:top w:val="none" w:sz="0" w:space="0" w:color="auto"/>
        <w:left w:val="none" w:sz="0" w:space="0" w:color="auto"/>
        <w:bottom w:val="none" w:sz="0" w:space="0" w:color="auto"/>
        <w:right w:val="none" w:sz="0" w:space="0" w:color="auto"/>
      </w:divBdr>
    </w:div>
    <w:div w:id="1875267468">
      <w:bodyDiv w:val="1"/>
      <w:marLeft w:val="0"/>
      <w:marRight w:val="0"/>
      <w:marTop w:val="0"/>
      <w:marBottom w:val="0"/>
      <w:divBdr>
        <w:top w:val="none" w:sz="0" w:space="0" w:color="auto"/>
        <w:left w:val="none" w:sz="0" w:space="0" w:color="auto"/>
        <w:bottom w:val="none" w:sz="0" w:space="0" w:color="auto"/>
        <w:right w:val="none" w:sz="0" w:space="0" w:color="auto"/>
      </w:divBdr>
    </w:div>
    <w:div w:id="1875925770">
      <w:bodyDiv w:val="1"/>
      <w:marLeft w:val="0"/>
      <w:marRight w:val="0"/>
      <w:marTop w:val="0"/>
      <w:marBottom w:val="0"/>
      <w:divBdr>
        <w:top w:val="none" w:sz="0" w:space="0" w:color="auto"/>
        <w:left w:val="none" w:sz="0" w:space="0" w:color="auto"/>
        <w:bottom w:val="none" w:sz="0" w:space="0" w:color="auto"/>
        <w:right w:val="none" w:sz="0" w:space="0" w:color="auto"/>
      </w:divBdr>
    </w:div>
    <w:div w:id="1876573225">
      <w:bodyDiv w:val="1"/>
      <w:marLeft w:val="0"/>
      <w:marRight w:val="0"/>
      <w:marTop w:val="0"/>
      <w:marBottom w:val="0"/>
      <w:divBdr>
        <w:top w:val="none" w:sz="0" w:space="0" w:color="auto"/>
        <w:left w:val="none" w:sz="0" w:space="0" w:color="auto"/>
        <w:bottom w:val="none" w:sz="0" w:space="0" w:color="auto"/>
        <w:right w:val="none" w:sz="0" w:space="0" w:color="auto"/>
      </w:divBdr>
    </w:div>
    <w:div w:id="1876770998">
      <w:bodyDiv w:val="1"/>
      <w:marLeft w:val="0"/>
      <w:marRight w:val="0"/>
      <w:marTop w:val="0"/>
      <w:marBottom w:val="0"/>
      <w:divBdr>
        <w:top w:val="none" w:sz="0" w:space="0" w:color="auto"/>
        <w:left w:val="none" w:sz="0" w:space="0" w:color="auto"/>
        <w:bottom w:val="none" w:sz="0" w:space="0" w:color="auto"/>
        <w:right w:val="none" w:sz="0" w:space="0" w:color="auto"/>
      </w:divBdr>
    </w:div>
    <w:div w:id="1877809014">
      <w:bodyDiv w:val="1"/>
      <w:marLeft w:val="0"/>
      <w:marRight w:val="0"/>
      <w:marTop w:val="0"/>
      <w:marBottom w:val="0"/>
      <w:divBdr>
        <w:top w:val="none" w:sz="0" w:space="0" w:color="auto"/>
        <w:left w:val="none" w:sz="0" w:space="0" w:color="auto"/>
        <w:bottom w:val="none" w:sz="0" w:space="0" w:color="auto"/>
        <w:right w:val="none" w:sz="0" w:space="0" w:color="auto"/>
      </w:divBdr>
    </w:div>
    <w:div w:id="1880587530">
      <w:bodyDiv w:val="1"/>
      <w:marLeft w:val="0"/>
      <w:marRight w:val="0"/>
      <w:marTop w:val="0"/>
      <w:marBottom w:val="0"/>
      <w:divBdr>
        <w:top w:val="none" w:sz="0" w:space="0" w:color="auto"/>
        <w:left w:val="none" w:sz="0" w:space="0" w:color="auto"/>
        <w:bottom w:val="none" w:sz="0" w:space="0" w:color="auto"/>
        <w:right w:val="none" w:sz="0" w:space="0" w:color="auto"/>
      </w:divBdr>
    </w:div>
    <w:div w:id="1880700317">
      <w:bodyDiv w:val="1"/>
      <w:marLeft w:val="0"/>
      <w:marRight w:val="0"/>
      <w:marTop w:val="0"/>
      <w:marBottom w:val="0"/>
      <w:divBdr>
        <w:top w:val="none" w:sz="0" w:space="0" w:color="auto"/>
        <w:left w:val="none" w:sz="0" w:space="0" w:color="auto"/>
        <w:bottom w:val="none" w:sz="0" w:space="0" w:color="auto"/>
        <w:right w:val="none" w:sz="0" w:space="0" w:color="auto"/>
      </w:divBdr>
      <w:divsChild>
        <w:div w:id="1342703707">
          <w:marLeft w:val="480"/>
          <w:marRight w:val="0"/>
          <w:marTop w:val="0"/>
          <w:marBottom w:val="0"/>
          <w:divBdr>
            <w:top w:val="none" w:sz="0" w:space="0" w:color="auto"/>
            <w:left w:val="none" w:sz="0" w:space="0" w:color="auto"/>
            <w:bottom w:val="none" w:sz="0" w:space="0" w:color="auto"/>
            <w:right w:val="none" w:sz="0" w:space="0" w:color="auto"/>
          </w:divBdr>
        </w:div>
        <w:div w:id="268903052">
          <w:marLeft w:val="480"/>
          <w:marRight w:val="0"/>
          <w:marTop w:val="0"/>
          <w:marBottom w:val="0"/>
          <w:divBdr>
            <w:top w:val="none" w:sz="0" w:space="0" w:color="auto"/>
            <w:left w:val="none" w:sz="0" w:space="0" w:color="auto"/>
            <w:bottom w:val="none" w:sz="0" w:space="0" w:color="auto"/>
            <w:right w:val="none" w:sz="0" w:space="0" w:color="auto"/>
          </w:divBdr>
        </w:div>
        <w:div w:id="2099206264">
          <w:marLeft w:val="480"/>
          <w:marRight w:val="0"/>
          <w:marTop w:val="0"/>
          <w:marBottom w:val="0"/>
          <w:divBdr>
            <w:top w:val="none" w:sz="0" w:space="0" w:color="auto"/>
            <w:left w:val="none" w:sz="0" w:space="0" w:color="auto"/>
            <w:bottom w:val="none" w:sz="0" w:space="0" w:color="auto"/>
            <w:right w:val="none" w:sz="0" w:space="0" w:color="auto"/>
          </w:divBdr>
        </w:div>
        <w:div w:id="1707832972">
          <w:marLeft w:val="480"/>
          <w:marRight w:val="0"/>
          <w:marTop w:val="0"/>
          <w:marBottom w:val="0"/>
          <w:divBdr>
            <w:top w:val="none" w:sz="0" w:space="0" w:color="auto"/>
            <w:left w:val="none" w:sz="0" w:space="0" w:color="auto"/>
            <w:bottom w:val="none" w:sz="0" w:space="0" w:color="auto"/>
            <w:right w:val="none" w:sz="0" w:space="0" w:color="auto"/>
          </w:divBdr>
        </w:div>
        <w:div w:id="1685938421">
          <w:marLeft w:val="480"/>
          <w:marRight w:val="0"/>
          <w:marTop w:val="0"/>
          <w:marBottom w:val="0"/>
          <w:divBdr>
            <w:top w:val="none" w:sz="0" w:space="0" w:color="auto"/>
            <w:left w:val="none" w:sz="0" w:space="0" w:color="auto"/>
            <w:bottom w:val="none" w:sz="0" w:space="0" w:color="auto"/>
            <w:right w:val="none" w:sz="0" w:space="0" w:color="auto"/>
          </w:divBdr>
        </w:div>
        <w:div w:id="1422220145">
          <w:marLeft w:val="480"/>
          <w:marRight w:val="0"/>
          <w:marTop w:val="0"/>
          <w:marBottom w:val="0"/>
          <w:divBdr>
            <w:top w:val="none" w:sz="0" w:space="0" w:color="auto"/>
            <w:left w:val="none" w:sz="0" w:space="0" w:color="auto"/>
            <w:bottom w:val="none" w:sz="0" w:space="0" w:color="auto"/>
            <w:right w:val="none" w:sz="0" w:space="0" w:color="auto"/>
          </w:divBdr>
        </w:div>
        <w:div w:id="958682507">
          <w:marLeft w:val="480"/>
          <w:marRight w:val="0"/>
          <w:marTop w:val="0"/>
          <w:marBottom w:val="0"/>
          <w:divBdr>
            <w:top w:val="none" w:sz="0" w:space="0" w:color="auto"/>
            <w:left w:val="none" w:sz="0" w:space="0" w:color="auto"/>
            <w:bottom w:val="none" w:sz="0" w:space="0" w:color="auto"/>
            <w:right w:val="none" w:sz="0" w:space="0" w:color="auto"/>
          </w:divBdr>
        </w:div>
        <w:div w:id="521745365">
          <w:marLeft w:val="480"/>
          <w:marRight w:val="0"/>
          <w:marTop w:val="0"/>
          <w:marBottom w:val="0"/>
          <w:divBdr>
            <w:top w:val="none" w:sz="0" w:space="0" w:color="auto"/>
            <w:left w:val="none" w:sz="0" w:space="0" w:color="auto"/>
            <w:bottom w:val="none" w:sz="0" w:space="0" w:color="auto"/>
            <w:right w:val="none" w:sz="0" w:space="0" w:color="auto"/>
          </w:divBdr>
        </w:div>
        <w:div w:id="1546478660">
          <w:marLeft w:val="480"/>
          <w:marRight w:val="0"/>
          <w:marTop w:val="0"/>
          <w:marBottom w:val="0"/>
          <w:divBdr>
            <w:top w:val="none" w:sz="0" w:space="0" w:color="auto"/>
            <w:left w:val="none" w:sz="0" w:space="0" w:color="auto"/>
            <w:bottom w:val="none" w:sz="0" w:space="0" w:color="auto"/>
            <w:right w:val="none" w:sz="0" w:space="0" w:color="auto"/>
          </w:divBdr>
        </w:div>
        <w:div w:id="493491876">
          <w:marLeft w:val="480"/>
          <w:marRight w:val="0"/>
          <w:marTop w:val="0"/>
          <w:marBottom w:val="0"/>
          <w:divBdr>
            <w:top w:val="none" w:sz="0" w:space="0" w:color="auto"/>
            <w:left w:val="none" w:sz="0" w:space="0" w:color="auto"/>
            <w:bottom w:val="none" w:sz="0" w:space="0" w:color="auto"/>
            <w:right w:val="none" w:sz="0" w:space="0" w:color="auto"/>
          </w:divBdr>
        </w:div>
        <w:div w:id="1856263692">
          <w:marLeft w:val="480"/>
          <w:marRight w:val="0"/>
          <w:marTop w:val="0"/>
          <w:marBottom w:val="0"/>
          <w:divBdr>
            <w:top w:val="none" w:sz="0" w:space="0" w:color="auto"/>
            <w:left w:val="none" w:sz="0" w:space="0" w:color="auto"/>
            <w:bottom w:val="none" w:sz="0" w:space="0" w:color="auto"/>
            <w:right w:val="none" w:sz="0" w:space="0" w:color="auto"/>
          </w:divBdr>
        </w:div>
        <w:div w:id="1546284964">
          <w:marLeft w:val="480"/>
          <w:marRight w:val="0"/>
          <w:marTop w:val="0"/>
          <w:marBottom w:val="0"/>
          <w:divBdr>
            <w:top w:val="none" w:sz="0" w:space="0" w:color="auto"/>
            <w:left w:val="none" w:sz="0" w:space="0" w:color="auto"/>
            <w:bottom w:val="none" w:sz="0" w:space="0" w:color="auto"/>
            <w:right w:val="none" w:sz="0" w:space="0" w:color="auto"/>
          </w:divBdr>
        </w:div>
        <w:div w:id="83845236">
          <w:marLeft w:val="480"/>
          <w:marRight w:val="0"/>
          <w:marTop w:val="0"/>
          <w:marBottom w:val="0"/>
          <w:divBdr>
            <w:top w:val="none" w:sz="0" w:space="0" w:color="auto"/>
            <w:left w:val="none" w:sz="0" w:space="0" w:color="auto"/>
            <w:bottom w:val="none" w:sz="0" w:space="0" w:color="auto"/>
            <w:right w:val="none" w:sz="0" w:space="0" w:color="auto"/>
          </w:divBdr>
        </w:div>
        <w:div w:id="1349983836">
          <w:marLeft w:val="480"/>
          <w:marRight w:val="0"/>
          <w:marTop w:val="0"/>
          <w:marBottom w:val="0"/>
          <w:divBdr>
            <w:top w:val="none" w:sz="0" w:space="0" w:color="auto"/>
            <w:left w:val="none" w:sz="0" w:space="0" w:color="auto"/>
            <w:bottom w:val="none" w:sz="0" w:space="0" w:color="auto"/>
            <w:right w:val="none" w:sz="0" w:space="0" w:color="auto"/>
          </w:divBdr>
        </w:div>
        <w:div w:id="818500693">
          <w:marLeft w:val="480"/>
          <w:marRight w:val="0"/>
          <w:marTop w:val="0"/>
          <w:marBottom w:val="0"/>
          <w:divBdr>
            <w:top w:val="none" w:sz="0" w:space="0" w:color="auto"/>
            <w:left w:val="none" w:sz="0" w:space="0" w:color="auto"/>
            <w:bottom w:val="none" w:sz="0" w:space="0" w:color="auto"/>
            <w:right w:val="none" w:sz="0" w:space="0" w:color="auto"/>
          </w:divBdr>
        </w:div>
        <w:div w:id="1267272853">
          <w:marLeft w:val="480"/>
          <w:marRight w:val="0"/>
          <w:marTop w:val="0"/>
          <w:marBottom w:val="0"/>
          <w:divBdr>
            <w:top w:val="none" w:sz="0" w:space="0" w:color="auto"/>
            <w:left w:val="none" w:sz="0" w:space="0" w:color="auto"/>
            <w:bottom w:val="none" w:sz="0" w:space="0" w:color="auto"/>
            <w:right w:val="none" w:sz="0" w:space="0" w:color="auto"/>
          </w:divBdr>
        </w:div>
        <w:div w:id="1080492545">
          <w:marLeft w:val="480"/>
          <w:marRight w:val="0"/>
          <w:marTop w:val="0"/>
          <w:marBottom w:val="0"/>
          <w:divBdr>
            <w:top w:val="none" w:sz="0" w:space="0" w:color="auto"/>
            <w:left w:val="none" w:sz="0" w:space="0" w:color="auto"/>
            <w:bottom w:val="none" w:sz="0" w:space="0" w:color="auto"/>
            <w:right w:val="none" w:sz="0" w:space="0" w:color="auto"/>
          </w:divBdr>
        </w:div>
        <w:div w:id="1983267746">
          <w:marLeft w:val="480"/>
          <w:marRight w:val="0"/>
          <w:marTop w:val="0"/>
          <w:marBottom w:val="0"/>
          <w:divBdr>
            <w:top w:val="none" w:sz="0" w:space="0" w:color="auto"/>
            <w:left w:val="none" w:sz="0" w:space="0" w:color="auto"/>
            <w:bottom w:val="none" w:sz="0" w:space="0" w:color="auto"/>
            <w:right w:val="none" w:sz="0" w:space="0" w:color="auto"/>
          </w:divBdr>
        </w:div>
        <w:div w:id="2084061665">
          <w:marLeft w:val="480"/>
          <w:marRight w:val="0"/>
          <w:marTop w:val="0"/>
          <w:marBottom w:val="0"/>
          <w:divBdr>
            <w:top w:val="none" w:sz="0" w:space="0" w:color="auto"/>
            <w:left w:val="none" w:sz="0" w:space="0" w:color="auto"/>
            <w:bottom w:val="none" w:sz="0" w:space="0" w:color="auto"/>
            <w:right w:val="none" w:sz="0" w:space="0" w:color="auto"/>
          </w:divBdr>
        </w:div>
        <w:div w:id="1896696116">
          <w:marLeft w:val="480"/>
          <w:marRight w:val="0"/>
          <w:marTop w:val="0"/>
          <w:marBottom w:val="0"/>
          <w:divBdr>
            <w:top w:val="none" w:sz="0" w:space="0" w:color="auto"/>
            <w:left w:val="none" w:sz="0" w:space="0" w:color="auto"/>
            <w:bottom w:val="none" w:sz="0" w:space="0" w:color="auto"/>
            <w:right w:val="none" w:sz="0" w:space="0" w:color="auto"/>
          </w:divBdr>
        </w:div>
        <w:div w:id="1555118393">
          <w:marLeft w:val="480"/>
          <w:marRight w:val="0"/>
          <w:marTop w:val="0"/>
          <w:marBottom w:val="0"/>
          <w:divBdr>
            <w:top w:val="none" w:sz="0" w:space="0" w:color="auto"/>
            <w:left w:val="none" w:sz="0" w:space="0" w:color="auto"/>
            <w:bottom w:val="none" w:sz="0" w:space="0" w:color="auto"/>
            <w:right w:val="none" w:sz="0" w:space="0" w:color="auto"/>
          </w:divBdr>
        </w:div>
        <w:div w:id="1239629187">
          <w:marLeft w:val="480"/>
          <w:marRight w:val="0"/>
          <w:marTop w:val="0"/>
          <w:marBottom w:val="0"/>
          <w:divBdr>
            <w:top w:val="none" w:sz="0" w:space="0" w:color="auto"/>
            <w:left w:val="none" w:sz="0" w:space="0" w:color="auto"/>
            <w:bottom w:val="none" w:sz="0" w:space="0" w:color="auto"/>
            <w:right w:val="none" w:sz="0" w:space="0" w:color="auto"/>
          </w:divBdr>
        </w:div>
        <w:div w:id="1735621159">
          <w:marLeft w:val="480"/>
          <w:marRight w:val="0"/>
          <w:marTop w:val="0"/>
          <w:marBottom w:val="0"/>
          <w:divBdr>
            <w:top w:val="none" w:sz="0" w:space="0" w:color="auto"/>
            <w:left w:val="none" w:sz="0" w:space="0" w:color="auto"/>
            <w:bottom w:val="none" w:sz="0" w:space="0" w:color="auto"/>
            <w:right w:val="none" w:sz="0" w:space="0" w:color="auto"/>
          </w:divBdr>
        </w:div>
        <w:div w:id="1954170474">
          <w:marLeft w:val="480"/>
          <w:marRight w:val="0"/>
          <w:marTop w:val="0"/>
          <w:marBottom w:val="0"/>
          <w:divBdr>
            <w:top w:val="none" w:sz="0" w:space="0" w:color="auto"/>
            <w:left w:val="none" w:sz="0" w:space="0" w:color="auto"/>
            <w:bottom w:val="none" w:sz="0" w:space="0" w:color="auto"/>
            <w:right w:val="none" w:sz="0" w:space="0" w:color="auto"/>
          </w:divBdr>
        </w:div>
        <w:div w:id="1038747846">
          <w:marLeft w:val="480"/>
          <w:marRight w:val="0"/>
          <w:marTop w:val="0"/>
          <w:marBottom w:val="0"/>
          <w:divBdr>
            <w:top w:val="none" w:sz="0" w:space="0" w:color="auto"/>
            <w:left w:val="none" w:sz="0" w:space="0" w:color="auto"/>
            <w:bottom w:val="none" w:sz="0" w:space="0" w:color="auto"/>
            <w:right w:val="none" w:sz="0" w:space="0" w:color="auto"/>
          </w:divBdr>
        </w:div>
        <w:div w:id="1968196039">
          <w:marLeft w:val="480"/>
          <w:marRight w:val="0"/>
          <w:marTop w:val="0"/>
          <w:marBottom w:val="0"/>
          <w:divBdr>
            <w:top w:val="none" w:sz="0" w:space="0" w:color="auto"/>
            <w:left w:val="none" w:sz="0" w:space="0" w:color="auto"/>
            <w:bottom w:val="none" w:sz="0" w:space="0" w:color="auto"/>
            <w:right w:val="none" w:sz="0" w:space="0" w:color="auto"/>
          </w:divBdr>
        </w:div>
        <w:div w:id="1135097396">
          <w:marLeft w:val="480"/>
          <w:marRight w:val="0"/>
          <w:marTop w:val="0"/>
          <w:marBottom w:val="0"/>
          <w:divBdr>
            <w:top w:val="none" w:sz="0" w:space="0" w:color="auto"/>
            <w:left w:val="none" w:sz="0" w:space="0" w:color="auto"/>
            <w:bottom w:val="none" w:sz="0" w:space="0" w:color="auto"/>
            <w:right w:val="none" w:sz="0" w:space="0" w:color="auto"/>
          </w:divBdr>
        </w:div>
        <w:div w:id="103963237">
          <w:marLeft w:val="480"/>
          <w:marRight w:val="0"/>
          <w:marTop w:val="0"/>
          <w:marBottom w:val="0"/>
          <w:divBdr>
            <w:top w:val="none" w:sz="0" w:space="0" w:color="auto"/>
            <w:left w:val="none" w:sz="0" w:space="0" w:color="auto"/>
            <w:bottom w:val="none" w:sz="0" w:space="0" w:color="auto"/>
            <w:right w:val="none" w:sz="0" w:space="0" w:color="auto"/>
          </w:divBdr>
        </w:div>
        <w:div w:id="771903419">
          <w:marLeft w:val="480"/>
          <w:marRight w:val="0"/>
          <w:marTop w:val="0"/>
          <w:marBottom w:val="0"/>
          <w:divBdr>
            <w:top w:val="none" w:sz="0" w:space="0" w:color="auto"/>
            <w:left w:val="none" w:sz="0" w:space="0" w:color="auto"/>
            <w:bottom w:val="none" w:sz="0" w:space="0" w:color="auto"/>
            <w:right w:val="none" w:sz="0" w:space="0" w:color="auto"/>
          </w:divBdr>
        </w:div>
        <w:div w:id="410080589">
          <w:marLeft w:val="480"/>
          <w:marRight w:val="0"/>
          <w:marTop w:val="0"/>
          <w:marBottom w:val="0"/>
          <w:divBdr>
            <w:top w:val="none" w:sz="0" w:space="0" w:color="auto"/>
            <w:left w:val="none" w:sz="0" w:space="0" w:color="auto"/>
            <w:bottom w:val="none" w:sz="0" w:space="0" w:color="auto"/>
            <w:right w:val="none" w:sz="0" w:space="0" w:color="auto"/>
          </w:divBdr>
        </w:div>
        <w:div w:id="484469174">
          <w:marLeft w:val="480"/>
          <w:marRight w:val="0"/>
          <w:marTop w:val="0"/>
          <w:marBottom w:val="0"/>
          <w:divBdr>
            <w:top w:val="none" w:sz="0" w:space="0" w:color="auto"/>
            <w:left w:val="none" w:sz="0" w:space="0" w:color="auto"/>
            <w:bottom w:val="none" w:sz="0" w:space="0" w:color="auto"/>
            <w:right w:val="none" w:sz="0" w:space="0" w:color="auto"/>
          </w:divBdr>
        </w:div>
        <w:div w:id="1847548651">
          <w:marLeft w:val="480"/>
          <w:marRight w:val="0"/>
          <w:marTop w:val="0"/>
          <w:marBottom w:val="0"/>
          <w:divBdr>
            <w:top w:val="none" w:sz="0" w:space="0" w:color="auto"/>
            <w:left w:val="none" w:sz="0" w:space="0" w:color="auto"/>
            <w:bottom w:val="none" w:sz="0" w:space="0" w:color="auto"/>
            <w:right w:val="none" w:sz="0" w:space="0" w:color="auto"/>
          </w:divBdr>
        </w:div>
        <w:div w:id="1429110075">
          <w:marLeft w:val="480"/>
          <w:marRight w:val="0"/>
          <w:marTop w:val="0"/>
          <w:marBottom w:val="0"/>
          <w:divBdr>
            <w:top w:val="none" w:sz="0" w:space="0" w:color="auto"/>
            <w:left w:val="none" w:sz="0" w:space="0" w:color="auto"/>
            <w:bottom w:val="none" w:sz="0" w:space="0" w:color="auto"/>
            <w:right w:val="none" w:sz="0" w:space="0" w:color="auto"/>
          </w:divBdr>
        </w:div>
        <w:div w:id="597980875">
          <w:marLeft w:val="480"/>
          <w:marRight w:val="0"/>
          <w:marTop w:val="0"/>
          <w:marBottom w:val="0"/>
          <w:divBdr>
            <w:top w:val="none" w:sz="0" w:space="0" w:color="auto"/>
            <w:left w:val="none" w:sz="0" w:space="0" w:color="auto"/>
            <w:bottom w:val="none" w:sz="0" w:space="0" w:color="auto"/>
            <w:right w:val="none" w:sz="0" w:space="0" w:color="auto"/>
          </w:divBdr>
        </w:div>
        <w:div w:id="1497499719">
          <w:marLeft w:val="480"/>
          <w:marRight w:val="0"/>
          <w:marTop w:val="0"/>
          <w:marBottom w:val="0"/>
          <w:divBdr>
            <w:top w:val="none" w:sz="0" w:space="0" w:color="auto"/>
            <w:left w:val="none" w:sz="0" w:space="0" w:color="auto"/>
            <w:bottom w:val="none" w:sz="0" w:space="0" w:color="auto"/>
            <w:right w:val="none" w:sz="0" w:space="0" w:color="auto"/>
          </w:divBdr>
        </w:div>
        <w:div w:id="410977476">
          <w:marLeft w:val="480"/>
          <w:marRight w:val="0"/>
          <w:marTop w:val="0"/>
          <w:marBottom w:val="0"/>
          <w:divBdr>
            <w:top w:val="none" w:sz="0" w:space="0" w:color="auto"/>
            <w:left w:val="none" w:sz="0" w:space="0" w:color="auto"/>
            <w:bottom w:val="none" w:sz="0" w:space="0" w:color="auto"/>
            <w:right w:val="none" w:sz="0" w:space="0" w:color="auto"/>
          </w:divBdr>
        </w:div>
        <w:div w:id="2049530072">
          <w:marLeft w:val="480"/>
          <w:marRight w:val="0"/>
          <w:marTop w:val="0"/>
          <w:marBottom w:val="0"/>
          <w:divBdr>
            <w:top w:val="none" w:sz="0" w:space="0" w:color="auto"/>
            <w:left w:val="none" w:sz="0" w:space="0" w:color="auto"/>
            <w:bottom w:val="none" w:sz="0" w:space="0" w:color="auto"/>
            <w:right w:val="none" w:sz="0" w:space="0" w:color="auto"/>
          </w:divBdr>
        </w:div>
        <w:div w:id="1765302770">
          <w:marLeft w:val="480"/>
          <w:marRight w:val="0"/>
          <w:marTop w:val="0"/>
          <w:marBottom w:val="0"/>
          <w:divBdr>
            <w:top w:val="none" w:sz="0" w:space="0" w:color="auto"/>
            <w:left w:val="none" w:sz="0" w:space="0" w:color="auto"/>
            <w:bottom w:val="none" w:sz="0" w:space="0" w:color="auto"/>
            <w:right w:val="none" w:sz="0" w:space="0" w:color="auto"/>
          </w:divBdr>
        </w:div>
        <w:div w:id="350184259">
          <w:marLeft w:val="480"/>
          <w:marRight w:val="0"/>
          <w:marTop w:val="0"/>
          <w:marBottom w:val="0"/>
          <w:divBdr>
            <w:top w:val="none" w:sz="0" w:space="0" w:color="auto"/>
            <w:left w:val="none" w:sz="0" w:space="0" w:color="auto"/>
            <w:bottom w:val="none" w:sz="0" w:space="0" w:color="auto"/>
            <w:right w:val="none" w:sz="0" w:space="0" w:color="auto"/>
          </w:divBdr>
        </w:div>
        <w:div w:id="2102214207">
          <w:marLeft w:val="480"/>
          <w:marRight w:val="0"/>
          <w:marTop w:val="0"/>
          <w:marBottom w:val="0"/>
          <w:divBdr>
            <w:top w:val="none" w:sz="0" w:space="0" w:color="auto"/>
            <w:left w:val="none" w:sz="0" w:space="0" w:color="auto"/>
            <w:bottom w:val="none" w:sz="0" w:space="0" w:color="auto"/>
            <w:right w:val="none" w:sz="0" w:space="0" w:color="auto"/>
          </w:divBdr>
        </w:div>
        <w:div w:id="536115613">
          <w:marLeft w:val="480"/>
          <w:marRight w:val="0"/>
          <w:marTop w:val="0"/>
          <w:marBottom w:val="0"/>
          <w:divBdr>
            <w:top w:val="none" w:sz="0" w:space="0" w:color="auto"/>
            <w:left w:val="none" w:sz="0" w:space="0" w:color="auto"/>
            <w:bottom w:val="none" w:sz="0" w:space="0" w:color="auto"/>
            <w:right w:val="none" w:sz="0" w:space="0" w:color="auto"/>
          </w:divBdr>
        </w:div>
        <w:div w:id="1337998148">
          <w:marLeft w:val="480"/>
          <w:marRight w:val="0"/>
          <w:marTop w:val="0"/>
          <w:marBottom w:val="0"/>
          <w:divBdr>
            <w:top w:val="none" w:sz="0" w:space="0" w:color="auto"/>
            <w:left w:val="none" w:sz="0" w:space="0" w:color="auto"/>
            <w:bottom w:val="none" w:sz="0" w:space="0" w:color="auto"/>
            <w:right w:val="none" w:sz="0" w:space="0" w:color="auto"/>
          </w:divBdr>
        </w:div>
        <w:div w:id="304051472">
          <w:marLeft w:val="480"/>
          <w:marRight w:val="0"/>
          <w:marTop w:val="0"/>
          <w:marBottom w:val="0"/>
          <w:divBdr>
            <w:top w:val="none" w:sz="0" w:space="0" w:color="auto"/>
            <w:left w:val="none" w:sz="0" w:space="0" w:color="auto"/>
            <w:bottom w:val="none" w:sz="0" w:space="0" w:color="auto"/>
            <w:right w:val="none" w:sz="0" w:space="0" w:color="auto"/>
          </w:divBdr>
        </w:div>
        <w:div w:id="1836410824">
          <w:marLeft w:val="480"/>
          <w:marRight w:val="0"/>
          <w:marTop w:val="0"/>
          <w:marBottom w:val="0"/>
          <w:divBdr>
            <w:top w:val="none" w:sz="0" w:space="0" w:color="auto"/>
            <w:left w:val="none" w:sz="0" w:space="0" w:color="auto"/>
            <w:bottom w:val="none" w:sz="0" w:space="0" w:color="auto"/>
            <w:right w:val="none" w:sz="0" w:space="0" w:color="auto"/>
          </w:divBdr>
        </w:div>
        <w:div w:id="849024277">
          <w:marLeft w:val="480"/>
          <w:marRight w:val="0"/>
          <w:marTop w:val="0"/>
          <w:marBottom w:val="0"/>
          <w:divBdr>
            <w:top w:val="none" w:sz="0" w:space="0" w:color="auto"/>
            <w:left w:val="none" w:sz="0" w:space="0" w:color="auto"/>
            <w:bottom w:val="none" w:sz="0" w:space="0" w:color="auto"/>
            <w:right w:val="none" w:sz="0" w:space="0" w:color="auto"/>
          </w:divBdr>
        </w:div>
        <w:div w:id="613639535">
          <w:marLeft w:val="480"/>
          <w:marRight w:val="0"/>
          <w:marTop w:val="0"/>
          <w:marBottom w:val="0"/>
          <w:divBdr>
            <w:top w:val="none" w:sz="0" w:space="0" w:color="auto"/>
            <w:left w:val="none" w:sz="0" w:space="0" w:color="auto"/>
            <w:bottom w:val="none" w:sz="0" w:space="0" w:color="auto"/>
            <w:right w:val="none" w:sz="0" w:space="0" w:color="auto"/>
          </w:divBdr>
        </w:div>
        <w:div w:id="1886914147">
          <w:marLeft w:val="480"/>
          <w:marRight w:val="0"/>
          <w:marTop w:val="0"/>
          <w:marBottom w:val="0"/>
          <w:divBdr>
            <w:top w:val="none" w:sz="0" w:space="0" w:color="auto"/>
            <w:left w:val="none" w:sz="0" w:space="0" w:color="auto"/>
            <w:bottom w:val="none" w:sz="0" w:space="0" w:color="auto"/>
            <w:right w:val="none" w:sz="0" w:space="0" w:color="auto"/>
          </w:divBdr>
        </w:div>
        <w:div w:id="1477263440">
          <w:marLeft w:val="480"/>
          <w:marRight w:val="0"/>
          <w:marTop w:val="0"/>
          <w:marBottom w:val="0"/>
          <w:divBdr>
            <w:top w:val="none" w:sz="0" w:space="0" w:color="auto"/>
            <w:left w:val="none" w:sz="0" w:space="0" w:color="auto"/>
            <w:bottom w:val="none" w:sz="0" w:space="0" w:color="auto"/>
            <w:right w:val="none" w:sz="0" w:space="0" w:color="auto"/>
          </w:divBdr>
        </w:div>
      </w:divsChild>
    </w:div>
    <w:div w:id="1880975981">
      <w:bodyDiv w:val="1"/>
      <w:marLeft w:val="0"/>
      <w:marRight w:val="0"/>
      <w:marTop w:val="0"/>
      <w:marBottom w:val="0"/>
      <w:divBdr>
        <w:top w:val="none" w:sz="0" w:space="0" w:color="auto"/>
        <w:left w:val="none" w:sz="0" w:space="0" w:color="auto"/>
        <w:bottom w:val="none" w:sz="0" w:space="0" w:color="auto"/>
        <w:right w:val="none" w:sz="0" w:space="0" w:color="auto"/>
      </w:divBdr>
    </w:div>
    <w:div w:id="1881937740">
      <w:bodyDiv w:val="1"/>
      <w:marLeft w:val="0"/>
      <w:marRight w:val="0"/>
      <w:marTop w:val="0"/>
      <w:marBottom w:val="0"/>
      <w:divBdr>
        <w:top w:val="none" w:sz="0" w:space="0" w:color="auto"/>
        <w:left w:val="none" w:sz="0" w:space="0" w:color="auto"/>
        <w:bottom w:val="none" w:sz="0" w:space="0" w:color="auto"/>
        <w:right w:val="none" w:sz="0" w:space="0" w:color="auto"/>
      </w:divBdr>
    </w:div>
    <w:div w:id="1883133219">
      <w:bodyDiv w:val="1"/>
      <w:marLeft w:val="0"/>
      <w:marRight w:val="0"/>
      <w:marTop w:val="0"/>
      <w:marBottom w:val="0"/>
      <w:divBdr>
        <w:top w:val="none" w:sz="0" w:space="0" w:color="auto"/>
        <w:left w:val="none" w:sz="0" w:space="0" w:color="auto"/>
        <w:bottom w:val="none" w:sz="0" w:space="0" w:color="auto"/>
        <w:right w:val="none" w:sz="0" w:space="0" w:color="auto"/>
      </w:divBdr>
    </w:div>
    <w:div w:id="1883638769">
      <w:bodyDiv w:val="1"/>
      <w:marLeft w:val="0"/>
      <w:marRight w:val="0"/>
      <w:marTop w:val="0"/>
      <w:marBottom w:val="0"/>
      <w:divBdr>
        <w:top w:val="none" w:sz="0" w:space="0" w:color="auto"/>
        <w:left w:val="none" w:sz="0" w:space="0" w:color="auto"/>
        <w:bottom w:val="none" w:sz="0" w:space="0" w:color="auto"/>
        <w:right w:val="none" w:sz="0" w:space="0" w:color="auto"/>
      </w:divBdr>
    </w:div>
    <w:div w:id="1885096236">
      <w:bodyDiv w:val="1"/>
      <w:marLeft w:val="0"/>
      <w:marRight w:val="0"/>
      <w:marTop w:val="0"/>
      <w:marBottom w:val="0"/>
      <w:divBdr>
        <w:top w:val="none" w:sz="0" w:space="0" w:color="auto"/>
        <w:left w:val="none" w:sz="0" w:space="0" w:color="auto"/>
        <w:bottom w:val="none" w:sz="0" w:space="0" w:color="auto"/>
        <w:right w:val="none" w:sz="0" w:space="0" w:color="auto"/>
      </w:divBdr>
    </w:div>
    <w:div w:id="1886018115">
      <w:bodyDiv w:val="1"/>
      <w:marLeft w:val="0"/>
      <w:marRight w:val="0"/>
      <w:marTop w:val="0"/>
      <w:marBottom w:val="0"/>
      <w:divBdr>
        <w:top w:val="none" w:sz="0" w:space="0" w:color="auto"/>
        <w:left w:val="none" w:sz="0" w:space="0" w:color="auto"/>
        <w:bottom w:val="none" w:sz="0" w:space="0" w:color="auto"/>
        <w:right w:val="none" w:sz="0" w:space="0" w:color="auto"/>
      </w:divBdr>
    </w:div>
    <w:div w:id="1886092482">
      <w:bodyDiv w:val="1"/>
      <w:marLeft w:val="0"/>
      <w:marRight w:val="0"/>
      <w:marTop w:val="0"/>
      <w:marBottom w:val="0"/>
      <w:divBdr>
        <w:top w:val="none" w:sz="0" w:space="0" w:color="auto"/>
        <w:left w:val="none" w:sz="0" w:space="0" w:color="auto"/>
        <w:bottom w:val="none" w:sz="0" w:space="0" w:color="auto"/>
        <w:right w:val="none" w:sz="0" w:space="0" w:color="auto"/>
      </w:divBdr>
    </w:div>
    <w:div w:id="1887184816">
      <w:bodyDiv w:val="1"/>
      <w:marLeft w:val="0"/>
      <w:marRight w:val="0"/>
      <w:marTop w:val="0"/>
      <w:marBottom w:val="0"/>
      <w:divBdr>
        <w:top w:val="none" w:sz="0" w:space="0" w:color="auto"/>
        <w:left w:val="none" w:sz="0" w:space="0" w:color="auto"/>
        <w:bottom w:val="none" w:sz="0" w:space="0" w:color="auto"/>
        <w:right w:val="none" w:sz="0" w:space="0" w:color="auto"/>
      </w:divBdr>
    </w:div>
    <w:div w:id="1887375518">
      <w:bodyDiv w:val="1"/>
      <w:marLeft w:val="0"/>
      <w:marRight w:val="0"/>
      <w:marTop w:val="0"/>
      <w:marBottom w:val="0"/>
      <w:divBdr>
        <w:top w:val="none" w:sz="0" w:space="0" w:color="auto"/>
        <w:left w:val="none" w:sz="0" w:space="0" w:color="auto"/>
        <w:bottom w:val="none" w:sz="0" w:space="0" w:color="auto"/>
        <w:right w:val="none" w:sz="0" w:space="0" w:color="auto"/>
      </w:divBdr>
    </w:div>
    <w:div w:id="1889413219">
      <w:bodyDiv w:val="1"/>
      <w:marLeft w:val="0"/>
      <w:marRight w:val="0"/>
      <w:marTop w:val="0"/>
      <w:marBottom w:val="0"/>
      <w:divBdr>
        <w:top w:val="none" w:sz="0" w:space="0" w:color="auto"/>
        <w:left w:val="none" w:sz="0" w:space="0" w:color="auto"/>
        <w:bottom w:val="none" w:sz="0" w:space="0" w:color="auto"/>
        <w:right w:val="none" w:sz="0" w:space="0" w:color="auto"/>
      </w:divBdr>
    </w:div>
    <w:div w:id="1890266358">
      <w:bodyDiv w:val="1"/>
      <w:marLeft w:val="0"/>
      <w:marRight w:val="0"/>
      <w:marTop w:val="0"/>
      <w:marBottom w:val="0"/>
      <w:divBdr>
        <w:top w:val="none" w:sz="0" w:space="0" w:color="auto"/>
        <w:left w:val="none" w:sz="0" w:space="0" w:color="auto"/>
        <w:bottom w:val="none" w:sz="0" w:space="0" w:color="auto"/>
        <w:right w:val="none" w:sz="0" w:space="0" w:color="auto"/>
      </w:divBdr>
      <w:divsChild>
        <w:div w:id="676158541">
          <w:marLeft w:val="480"/>
          <w:marRight w:val="0"/>
          <w:marTop w:val="0"/>
          <w:marBottom w:val="0"/>
          <w:divBdr>
            <w:top w:val="none" w:sz="0" w:space="0" w:color="auto"/>
            <w:left w:val="none" w:sz="0" w:space="0" w:color="auto"/>
            <w:bottom w:val="none" w:sz="0" w:space="0" w:color="auto"/>
            <w:right w:val="none" w:sz="0" w:space="0" w:color="auto"/>
          </w:divBdr>
        </w:div>
        <w:div w:id="1594581970">
          <w:marLeft w:val="480"/>
          <w:marRight w:val="0"/>
          <w:marTop w:val="0"/>
          <w:marBottom w:val="0"/>
          <w:divBdr>
            <w:top w:val="none" w:sz="0" w:space="0" w:color="auto"/>
            <w:left w:val="none" w:sz="0" w:space="0" w:color="auto"/>
            <w:bottom w:val="none" w:sz="0" w:space="0" w:color="auto"/>
            <w:right w:val="none" w:sz="0" w:space="0" w:color="auto"/>
          </w:divBdr>
        </w:div>
        <w:div w:id="1967006982">
          <w:marLeft w:val="480"/>
          <w:marRight w:val="0"/>
          <w:marTop w:val="0"/>
          <w:marBottom w:val="0"/>
          <w:divBdr>
            <w:top w:val="none" w:sz="0" w:space="0" w:color="auto"/>
            <w:left w:val="none" w:sz="0" w:space="0" w:color="auto"/>
            <w:bottom w:val="none" w:sz="0" w:space="0" w:color="auto"/>
            <w:right w:val="none" w:sz="0" w:space="0" w:color="auto"/>
          </w:divBdr>
        </w:div>
        <w:div w:id="1380587086">
          <w:marLeft w:val="480"/>
          <w:marRight w:val="0"/>
          <w:marTop w:val="0"/>
          <w:marBottom w:val="0"/>
          <w:divBdr>
            <w:top w:val="none" w:sz="0" w:space="0" w:color="auto"/>
            <w:left w:val="none" w:sz="0" w:space="0" w:color="auto"/>
            <w:bottom w:val="none" w:sz="0" w:space="0" w:color="auto"/>
            <w:right w:val="none" w:sz="0" w:space="0" w:color="auto"/>
          </w:divBdr>
        </w:div>
        <w:div w:id="92555405">
          <w:marLeft w:val="480"/>
          <w:marRight w:val="0"/>
          <w:marTop w:val="0"/>
          <w:marBottom w:val="0"/>
          <w:divBdr>
            <w:top w:val="none" w:sz="0" w:space="0" w:color="auto"/>
            <w:left w:val="none" w:sz="0" w:space="0" w:color="auto"/>
            <w:bottom w:val="none" w:sz="0" w:space="0" w:color="auto"/>
            <w:right w:val="none" w:sz="0" w:space="0" w:color="auto"/>
          </w:divBdr>
        </w:div>
        <w:div w:id="1790584808">
          <w:marLeft w:val="480"/>
          <w:marRight w:val="0"/>
          <w:marTop w:val="0"/>
          <w:marBottom w:val="0"/>
          <w:divBdr>
            <w:top w:val="none" w:sz="0" w:space="0" w:color="auto"/>
            <w:left w:val="none" w:sz="0" w:space="0" w:color="auto"/>
            <w:bottom w:val="none" w:sz="0" w:space="0" w:color="auto"/>
            <w:right w:val="none" w:sz="0" w:space="0" w:color="auto"/>
          </w:divBdr>
        </w:div>
        <w:div w:id="513111020">
          <w:marLeft w:val="480"/>
          <w:marRight w:val="0"/>
          <w:marTop w:val="0"/>
          <w:marBottom w:val="0"/>
          <w:divBdr>
            <w:top w:val="none" w:sz="0" w:space="0" w:color="auto"/>
            <w:left w:val="none" w:sz="0" w:space="0" w:color="auto"/>
            <w:bottom w:val="none" w:sz="0" w:space="0" w:color="auto"/>
            <w:right w:val="none" w:sz="0" w:space="0" w:color="auto"/>
          </w:divBdr>
        </w:div>
        <w:div w:id="1968849556">
          <w:marLeft w:val="480"/>
          <w:marRight w:val="0"/>
          <w:marTop w:val="0"/>
          <w:marBottom w:val="0"/>
          <w:divBdr>
            <w:top w:val="none" w:sz="0" w:space="0" w:color="auto"/>
            <w:left w:val="none" w:sz="0" w:space="0" w:color="auto"/>
            <w:bottom w:val="none" w:sz="0" w:space="0" w:color="auto"/>
            <w:right w:val="none" w:sz="0" w:space="0" w:color="auto"/>
          </w:divBdr>
        </w:div>
        <w:div w:id="1318534201">
          <w:marLeft w:val="480"/>
          <w:marRight w:val="0"/>
          <w:marTop w:val="0"/>
          <w:marBottom w:val="0"/>
          <w:divBdr>
            <w:top w:val="none" w:sz="0" w:space="0" w:color="auto"/>
            <w:left w:val="none" w:sz="0" w:space="0" w:color="auto"/>
            <w:bottom w:val="none" w:sz="0" w:space="0" w:color="auto"/>
            <w:right w:val="none" w:sz="0" w:space="0" w:color="auto"/>
          </w:divBdr>
        </w:div>
        <w:div w:id="1639650822">
          <w:marLeft w:val="480"/>
          <w:marRight w:val="0"/>
          <w:marTop w:val="0"/>
          <w:marBottom w:val="0"/>
          <w:divBdr>
            <w:top w:val="none" w:sz="0" w:space="0" w:color="auto"/>
            <w:left w:val="none" w:sz="0" w:space="0" w:color="auto"/>
            <w:bottom w:val="none" w:sz="0" w:space="0" w:color="auto"/>
            <w:right w:val="none" w:sz="0" w:space="0" w:color="auto"/>
          </w:divBdr>
        </w:div>
        <w:div w:id="205147816">
          <w:marLeft w:val="480"/>
          <w:marRight w:val="0"/>
          <w:marTop w:val="0"/>
          <w:marBottom w:val="0"/>
          <w:divBdr>
            <w:top w:val="none" w:sz="0" w:space="0" w:color="auto"/>
            <w:left w:val="none" w:sz="0" w:space="0" w:color="auto"/>
            <w:bottom w:val="none" w:sz="0" w:space="0" w:color="auto"/>
            <w:right w:val="none" w:sz="0" w:space="0" w:color="auto"/>
          </w:divBdr>
        </w:div>
        <w:div w:id="1757556015">
          <w:marLeft w:val="480"/>
          <w:marRight w:val="0"/>
          <w:marTop w:val="0"/>
          <w:marBottom w:val="0"/>
          <w:divBdr>
            <w:top w:val="none" w:sz="0" w:space="0" w:color="auto"/>
            <w:left w:val="none" w:sz="0" w:space="0" w:color="auto"/>
            <w:bottom w:val="none" w:sz="0" w:space="0" w:color="auto"/>
            <w:right w:val="none" w:sz="0" w:space="0" w:color="auto"/>
          </w:divBdr>
        </w:div>
        <w:div w:id="690183074">
          <w:marLeft w:val="480"/>
          <w:marRight w:val="0"/>
          <w:marTop w:val="0"/>
          <w:marBottom w:val="0"/>
          <w:divBdr>
            <w:top w:val="none" w:sz="0" w:space="0" w:color="auto"/>
            <w:left w:val="none" w:sz="0" w:space="0" w:color="auto"/>
            <w:bottom w:val="none" w:sz="0" w:space="0" w:color="auto"/>
            <w:right w:val="none" w:sz="0" w:space="0" w:color="auto"/>
          </w:divBdr>
        </w:div>
        <w:div w:id="1983658839">
          <w:marLeft w:val="480"/>
          <w:marRight w:val="0"/>
          <w:marTop w:val="0"/>
          <w:marBottom w:val="0"/>
          <w:divBdr>
            <w:top w:val="none" w:sz="0" w:space="0" w:color="auto"/>
            <w:left w:val="none" w:sz="0" w:space="0" w:color="auto"/>
            <w:bottom w:val="none" w:sz="0" w:space="0" w:color="auto"/>
            <w:right w:val="none" w:sz="0" w:space="0" w:color="auto"/>
          </w:divBdr>
        </w:div>
        <w:div w:id="1725057397">
          <w:marLeft w:val="480"/>
          <w:marRight w:val="0"/>
          <w:marTop w:val="0"/>
          <w:marBottom w:val="0"/>
          <w:divBdr>
            <w:top w:val="none" w:sz="0" w:space="0" w:color="auto"/>
            <w:left w:val="none" w:sz="0" w:space="0" w:color="auto"/>
            <w:bottom w:val="none" w:sz="0" w:space="0" w:color="auto"/>
            <w:right w:val="none" w:sz="0" w:space="0" w:color="auto"/>
          </w:divBdr>
        </w:div>
        <w:div w:id="1823888119">
          <w:marLeft w:val="480"/>
          <w:marRight w:val="0"/>
          <w:marTop w:val="0"/>
          <w:marBottom w:val="0"/>
          <w:divBdr>
            <w:top w:val="none" w:sz="0" w:space="0" w:color="auto"/>
            <w:left w:val="none" w:sz="0" w:space="0" w:color="auto"/>
            <w:bottom w:val="none" w:sz="0" w:space="0" w:color="auto"/>
            <w:right w:val="none" w:sz="0" w:space="0" w:color="auto"/>
          </w:divBdr>
        </w:div>
        <w:div w:id="236063249">
          <w:marLeft w:val="480"/>
          <w:marRight w:val="0"/>
          <w:marTop w:val="0"/>
          <w:marBottom w:val="0"/>
          <w:divBdr>
            <w:top w:val="none" w:sz="0" w:space="0" w:color="auto"/>
            <w:left w:val="none" w:sz="0" w:space="0" w:color="auto"/>
            <w:bottom w:val="none" w:sz="0" w:space="0" w:color="auto"/>
            <w:right w:val="none" w:sz="0" w:space="0" w:color="auto"/>
          </w:divBdr>
        </w:div>
        <w:div w:id="1345286892">
          <w:marLeft w:val="480"/>
          <w:marRight w:val="0"/>
          <w:marTop w:val="0"/>
          <w:marBottom w:val="0"/>
          <w:divBdr>
            <w:top w:val="none" w:sz="0" w:space="0" w:color="auto"/>
            <w:left w:val="none" w:sz="0" w:space="0" w:color="auto"/>
            <w:bottom w:val="none" w:sz="0" w:space="0" w:color="auto"/>
            <w:right w:val="none" w:sz="0" w:space="0" w:color="auto"/>
          </w:divBdr>
        </w:div>
        <w:div w:id="1169061721">
          <w:marLeft w:val="480"/>
          <w:marRight w:val="0"/>
          <w:marTop w:val="0"/>
          <w:marBottom w:val="0"/>
          <w:divBdr>
            <w:top w:val="none" w:sz="0" w:space="0" w:color="auto"/>
            <w:left w:val="none" w:sz="0" w:space="0" w:color="auto"/>
            <w:bottom w:val="none" w:sz="0" w:space="0" w:color="auto"/>
            <w:right w:val="none" w:sz="0" w:space="0" w:color="auto"/>
          </w:divBdr>
        </w:div>
        <w:div w:id="833109509">
          <w:marLeft w:val="480"/>
          <w:marRight w:val="0"/>
          <w:marTop w:val="0"/>
          <w:marBottom w:val="0"/>
          <w:divBdr>
            <w:top w:val="none" w:sz="0" w:space="0" w:color="auto"/>
            <w:left w:val="none" w:sz="0" w:space="0" w:color="auto"/>
            <w:bottom w:val="none" w:sz="0" w:space="0" w:color="auto"/>
            <w:right w:val="none" w:sz="0" w:space="0" w:color="auto"/>
          </w:divBdr>
        </w:div>
        <w:div w:id="2071879988">
          <w:marLeft w:val="480"/>
          <w:marRight w:val="0"/>
          <w:marTop w:val="0"/>
          <w:marBottom w:val="0"/>
          <w:divBdr>
            <w:top w:val="none" w:sz="0" w:space="0" w:color="auto"/>
            <w:left w:val="none" w:sz="0" w:space="0" w:color="auto"/>
            <w:bottom w:val="none" w:sz="0" w:space="0" w:color="auto"/>
            <w:right w:val="none" w:sz="0" w:space="0" w:color="auto"/>
          </w:divBdr>
        </w:div>
        <w:div w:id="1655794124">
          <w:marLeft w:val="480"/>
          <w:marRight w:val="0"/>
          <w:marTop w:val="0"/>
          <w:marBottom w:val="0"/>
          <w:divBdr>
            <w:top w:val="none" w:sz="0" w:space="0" w:color="auto"/>
            <w:left w:val="none" w:sz="0" w:space="0" w:color="auto"/>
            <w:bottom w:val="none" w:sz="0" w:space="0" w:color="auto"/>
            <w:right w:val="none" w:sz="0" w:space="0" w:color="auto"/>
          </w:divBdr>
        </w:div>
        <w:div w:id="2105221276">
          <w:marLeft w:val="480"/>
          <w:marRight w:val="0"/>
          <w:marTop w:val="0"/>
          <w:marBottom w:val="0"/>
          <w:divBdr>
            <w:top w:val="none" w:sz="0" w:space="0" w:color="auto"/>
            <w:left w:val="none" w:sz="0" w:space="0" w:color="auto"/>
            <w:bottom w:val="none" w:sz="0" w:space="0" w:color="auto"/>
            <w:right w:val="none" w:sz="0" w:space="0" w:color="auto"/>
          </w:divBdr>
        </w:div>
        <w:div w:id="1361081239">
          <w:marLeft w:val="480"/>
          <w:marRight w:val="0"/>
          <w:marTop w:val="0"/>
          <w:marBottom w:val="0"/>
          <w:divBdr>
            <w:top w:val="none" w:sz="0" w:space="0" w:color="auto"/>
            <w:left w:val="none" w:sz="0" w:space="0" w:color="auto"/>
            <w:bottom w:val="none" w:sz="0" w:space="0" w:color="auto"/>
            <w:right w:val="none" w:sz="0" w:space="0" w:color="auto"/>
          </w:divBdr>
        </w:div>
        <w:div w:id="767043644">
          <w:marLeft w:val="480"/>
          <w:marRight w:val="0"/>
          <w:marTop w:val="0"/>
          <w:marBottom w:val="0"/>
          <w:divBdr>
            <w:top w:val="none" w:sz="0" w:space="0" w:color="auto"/>
            <w:left w:val="none" w:sz="0" w:space="0" w:color="auto"/>
            <w:bottom w:val="none" w:sz="0" w:space="0" w:color="auto"/>
            <w:right w:val="none" w:sz="0" w:space="0" w:color="auto"/>
          </w:divBdr>
        </w:div>
        <w:div w:id="343747505">
          <w:marLeft w:val="480"/>
          <w:marRight w:val="0"/>
          <w:marTop w:val="0"/>
          <w:marBottom w:val="0"/>
          <w:divBdr>
            <w:top w:val="none" w:sz="0" w:space="0" w:color="auto"/>
            <w:left w:val="none" w:sz="0" w:space="0" w:color="auto"/>
            <w:bottom w:val="none" w:sz="0" w:space="0" w:color="auto"/>
            <w:right w:val="none" w:sz="0" w:space="0" w:color="auto"/>
          </w:divBdr>
        </w:div>
        <w:div w:id="1241452591">
          <w:marLeft w:val="480"/>
          <w:marRight w:val="0"/>
          <w:marTop w:val="0"/>
          <w:marBottom w:val="0"/>
          <w:divBdr>
            <w:top w:val="none" w:sz="0" w:space="0" w:color="auto"/>
            <w:left w:val="none" w:sz="0" w:space="0" w:color="auto"/>
            <w:bottom w:val="none" w:sz="0" w:space="0" w:color="auto"/>
            <w:right w:val="none" w:sz="0" w:space="0" w:color="auto"/>
          </w:divBdr>
        </w:div>
        <w:div w:id="6635401">
          <w:marLeft w:val="480"/>
          <w:marRight w:val="0"/>
          <w:marTop w:val="0"/>
          <w:marBottom w:val="0"/>
          <w:divBdr>
            <w:top w:val="none" w:sz="0" w:space="0" w:color="auto"/>
            <w:left w:val="none" w:sz="0" w:space="0" w:color="auto"/>
            <w:bottom w:val="none" w:sz="0" w:space="0" w:color="auto"/>
            <w:right w:val="none" w:sz="0" w:space="0" w:color="auto"/>
          </w:divBdr>
        </w:div>
        <w:div w:id="1674139489">
          <w:marLeft w:val="480"/>
          <w:marRight w:val="0"/>
          <w:marTop w:val="0"/>
          <w:marBottom w:val="0"/>
          <w:divBdr>
            <w:top w:val="none" w:sz="0" w:space="0" w:color="auto"/>
            <w:left w:val="none" w:sz="0" w:space="0" w:color="auto"/>
            <w:bottom w:val="none" w:sz="0" w:space="0" w:color="auto"/>
            <w:right w:val="none" w:sz="0" w:space="0" w:color="auto"/>
          </w:divBdr>
        </w:div>
        <w:div w:id="1621836906">
          <w:marLeft w:val="480"/>
          <w:marRight w:val="0"/>
          <w:marTop w:val="0"/>
          <w:marBottom w:val="0"/>
          <w:divBdr>
            <w:top w:val="none" w:sz="0" w:space="0" w:color="auto"/>
            <w:left w:val="none" w:sz="0" w:space="0" w:color="auto"/>
            <w:bottom w:val="none" w:sz="0" w:space="0" w:color="auto"/>
            <w:right w:val="none" w:sz="0" w:space="0" w:color="auto"/>
          </w:divBdr>
        </w:div>
        <w:div w:id="1790273610">
          <w:marLeft w:val="480"/>
          <w:marRight w:val="0"/>
          <w:marTop w:val="0"/>
          <w:marBottom w:val="0"/>
          <w:divBdr>
            <w:top w:val="none" w:sz="0" w:space="0" w:color="auto"/>
            <w:left w:val="none" w:sz="0" w:space="0" w:color="auto"/>
            <w:bottom w:val="none" w:sz="0" w:space="0" w:color="auto"/>
            <w:right w:val="none" w:sz="0" w:space="0" w:color="auto"/>
          </w:divBdr>
        </w:div>
        <w:div w:id="1732001252">
          <w:marLeft w:val="480"/>
          <w:marRight w:val="0"/>
          <w:marTop w:val="0"/>
          <w:marBottom w:val="0"/>
          <w:divBdr>
            <w:top w:val="none" w:sz="0" w:space="0" w:color="auto"/>
            <w:left w:val="none" w:sz="0" w:space="0" w:color="auto"/>
            <w:bottom w:val="none" w:sz="0" w:space="0" w:color="auto"/>
            <w:right w:val="none" w:sz="0" w:space="0" w:color="auto"/>
          </w:divBdr>
        </w:div>
        <w:div w:id="13921649">
          <w:marLeft w:val="480"/>
          <w:marRight w:val="0"/>
          <w:marTop w:val="0"/>
          <w:marBottom w:val="0"/>
          <w:divBdr>
            <w:top w:val="none" w:sz="0" w:space="0" w:color="auto"/>
            <w:left w:val="none" w:sz="0" w:space="0" w:color="auto"/>
            <w:bottom w:val="none" w:sz="0" w:space="0" w:color="auto"/>
            <w:right w:val="none" w:sz="0" w:space="0" w:color="auto"/>
          </w:divBdr>
        </w:div>
        <w:div w:id="1284774644">
          <w:marLeft w:val="480"/>
          <w:marRight w:val="0"/>
          <w:marTop w:val="0"/>
          <w:marBottom w:val="0"/>
          <w:divBdr>
            <w:top w:val="none" w:sz="0" w:space="0" w:color="auto"/>
            <w:left w:val="none" w:sz="0" w:space="0" w:color="auto"/>
            <w:bottom w:val="none" w:sz="0" w:space="0" w:color="auto"/>
            <w:right w:val="none" w:sz="0" w:space="0" w:color="auto"/>
          </w:divBdr>
        </w:div>
        <w:div w:id="440150919">
          <w:marLeft w:val="480"/>
          <w:marRight w:val="0"/>
          <w:marTop w:val="0"/>
          <w:marBottom w:val="0"/>
          <w:divBdr>
            <w:top w:val="none" w:sz="0" w:space="0" w:color="auto"/>
            <w:left w:val="none" w:sz="0" w:space="0" w:color="auto"/>
            <w:bottom w:val="none" w:sz="0" w:space="0" w:color="auto"/>
            <w:right w:val="none" w:sz="0" w:space="0" w:color="auto"/>
          </w:divBdr>
        </w:div>
        <w:div w:id="2035306965">
          <w:marLeft w:val="480"/>
          <w:marRight w:val="0"/>
          <w:marTop w:val="0"/>
          <w:marBottom w:val="0"/>
          <w:divBdr>
            <w:top w:val="none" w:sz="0" w:space="0" w:color="auto"/>
            <w:left w:val="none" w:sz="0" w:space="0" w:color="auto"/>
            <w:bottom w:val="none" w:sz="0" w:space="0" w:color="auto"/>
            <w:right w:val="none" w:sz="0" w:space="0" w:color="auto"/>
          </w:divBdr>
        </w:div>
        <w:div w:id="1151405105">
          <w:marLeft w:val="480"/>
          <w:marRight w:val="0"/>
          <w:marTop w:val="0"/>
          <w:marBottom w:val="0"/>
          <w:divBdr>
            <w:top w:val="none" w:sz="0" w:space="0" w:color="auto"/>
            <w:left w:val="none" w:sz="0" w:space="0" w:color="auto"/>
            <w:bottom w:val="none" w:sz="0" w:space="0" w:color="auto"/>
            <w:right w:val="none" w:sz="0" w:space="0" w:color="auto"/>
          </w:divBdr>
        </w:div>
        <w:div w:id="507214532">
          <w:marLeft w:val="480"/>
          <w:marRight w:val="0"/>
          <w:marTop w:val="0"/>
          <w:marBottom w:val="0"/>
          <w:divBdr>
            <w:top w:val="none" w:sz="0" w:space="0" w:color="auto"/>
            <w:left w:val="none" w:sz="0" w:space="0" w:color="auto"/>
            <w:bottom w:val="none" w:sz="0" w:space="0" w:color="auto"/>
            <w:right w:val="none" w:sz="0" w:space="0" w:color="auto"/>
          </w:divBdr>
        </w:div>
        <w:div w:id="1236092888">
          <w:marLeft w:val="480"/>
          <w:marRight w:val="0"/>
          <w:marTop w:val="0"/>
          <w:marBottom w:val="0"/>
          <w:divBdr>
            <w:top w:val="none" w:sz="0" w:space="0" w:color="auto"/>
            <w:left w:val="none" w:sz="0" w:space="0" w:color="auto"/>
            <w:bottom w:val="none" w:sz="0" w:space="0" w:color="auto"/>
            <w:right w:val="none" w:sz="0" w:space="0" w:color="auto"/>
          </w:divBdr>
        </w:div>
        <w:div w:id="44528641">
          <w:marLeft w:val="480"/>
          <w:marRight w:val="0"/>
          <w:marTop w:val="0"/>
          <w:marBottom w:val="0"/>
          <w:divBdr>
            <w:top w:val="none" w:sz="0" w:space="0" w:color="auto"/>
            <w:left w:val="none" w:sz="0" w:space="0" w:color="auto"/>
            <w:bottom w:val="none" w:sz="0" w:space="0" w:color="auto"/>
            <w:right w:val="none" w:sz="0" w:space="0" w:color="auto"/>
          </w:divBdr>
        </w:div>
        <w:div w:id="370544727">
          <w:marLeft w:val="480"/>
          <w:marRight w:val="0"/>
          <w:marTop w:val="0"/>
          <w:marBottom w:val="0"/>
          <w:divBdr>
            <w:top w:val="none" w:sz="0" w:space="0" w:color="auto"/>
            <w:left w:val="none" w:sz="0" w:space="0" w:color="auto"/>
            <w:bottom w:val="none" w:sz="0" w:space="0" w:color="auto"/>
            <w:right w:val="none" w:sz="0" w:space="0" w:color="auto"/>
          </w:divBdr>
        </w:div>
      </w:divsChild>
    </w:div>
    <w:div w:id="1890874352">
      <w:bodyDiv w:val="1"/>
      <w:marLeft w:val="0"/>
      <w:marRight w:val="0"/>
      <w:marTop w:val="0"/>
      <w:marBottom w:val="0"/>
      <w:divBdr>
        <w:top w:val="none" w:sz="0" w:space="0" w:color="auto"/>
        <w:left w:val="none" w:sz="0" w:space="0" w:color="auto"/>
        <w:bottom w:val="none" w:sz="0" w:space="0" w:color="auto"/>
        <w:right w:val="none" w:sz="0" w:space="0" w:color="auto"/>
      </w:divBdr>
    </w:div>
    <w:div w:id="1892034222">
      <w:bodyDiv w:val="1"/>
      <w:marLeft w:val="0"/>
      <w:marRight w:val="0"/>
      <w:marTop w:val="0"/>
      <w:marBottom w:val="0"/>
      <w:divBdr>
        <w:top w:val="none" w:sz="0" w:space="0" w:color="auto"/>
        <w:left w:val="none" w:sz="0" w:space="0" w:color="auto"/>
        <w:bottom w:val="none" w:sz="0" w:space="0" w:color="auto"/>
        <w:right w:val="none" w:sz="0" w:space="0" w:color="auto"/>
      </w:divBdr>
      <w:divsChild>
        <w:div w:id="2089111605">
          <w:marLeft w:val="480"/>
          <w:marRight w:val="0"/>
          <w:marTop w:val="0"/>
          <w:marBottom w:val="0"/>
          <w:divBdr>
            <w:top w:val="none" w:sz="0" w:space="0" w:color="auto"/>
            <w:left w:val="none" w:sz="0" w:space="0" w:color="auto"/>
            <w:bottom w:val="none" w:sz="0" w:space="0" w:color="auto"/>
            <w:right w:val="none" w:sz="0" w:space="0" w:color="auto"/>
          </w:divBdr>
        </w:div>
        <w:div w:id="1877037784">
          <w:marLeft w:val="480"/>
          <w:marRight w:val="0"/>
          <w:marTop w:val="0"/>
          <w:marBottom w:val="0"/>
          <w:divBdr>
            <w:top w:val="none" w:sz="0" w:space="0" w:color="auto"/>
            <w:left w:val="none" w:sz="0" w:space="0" w:color="auto"/>
            <w:bottom w:val="none" w:sz="0" w:space="0" w:color="auto"/>
            <w:right w:val="none" w:sz="0" w:space="0" w:color="auto"/>
          </w:divBdr>
        </w:div>
        <w:div w:id="837427280">
          <w:marLeft w:val="480"/>
          <w:marRight w:val="0"/>
          <w:marTop w:val="0"/>
          <w:marBottom w:val="0"/>
          <w:divBdr>
            <w:top w:val="none" w:sz="0" w:space="0" w:color="auto"/>
            <w:left w:val="none" w:sz="0" w:space="0" w:color="auto"/>
            <w:bottom w:val="none" w:sz="0" w:space="0" w:color="auto"/>
            <w:right w:val="none" w:sz="0" w:space="0" w:color="auto"/>
          </w:divBdr>
        </w:div>
        <w:div w:id="533887355">
          <w:marLeft w:val="480"/>
          <w:marRight w:val="0"/>
          <w:marTop w:val="0"/>
          <w:marBottom w:val="0"/>
          <w:divBdr>
            <w:top w:val="none" w:sz="0" w:space="0" w:color="auto"/>
            <w:left w:val="none" w:sz="0" w:space="0" w:color="auto"/>
            <w:bottom w:val="none" w:sz="0" w:space="0" w:color="auto"/>
            <w:right w:val="none" w:sz="0" w:space="0" w:color="auto"/>
          </w:divBdr>
        </w:div>
        <w:div w:id="982461721">
          <w:marLeft w:val="480"/>
          <w:marRight w:val="0"/>
          <w:marTop w:val="0"/>
          <w:marBottom w:val="0"/>
          <w:divBdr>
            <w:top w:val="none" w:sz="0" w:space="0" w:color="auto"/>
            <w:left w:val="none" w:sz="0" w:space="0" w:color="auto"/>
            <w:bottom w:val="none" w:sz="0" w:space="0" w:color="auto"/>
            <w:right w:val="none" w:sz="0" w:space="0" w:color="auto"/>
          </w:divBdr>
        </w:div>
        <w:div w:id="950404552">
          <w:marLeft w:val="480"/>
          <w:marRight w:val="0"/>
          <w:marTop w:val="0"/>
          <w:marBottom w:val="0"/>
          <w:divBdr>
            <w:top w:val="none" w:sz="0" w:space="0" w:color="auto"/>
            <w:left w:val="none" w:sz="0" w:space="0" w:color="auto"/>
            <w:bottom w:val="none" w:sz="0" w:space="0" w:color="auto"/>
            <w:right w:val="none" w:sz="0" w:space="0" w:color="auto"/>
          </w:divBdr>
        </w:div>
        <w:div w:id="1034236448">
          <w:marLeft w:val="480"/>
          <w:marRight w:val="0"/>
          <w:marTop w:val="0"/>
          <w:marBottom w:val="0"/>
          <w:divBdr>
            <w:top w:val="none" w:sz="0" w:space="0" w:color="auto"/>
            <w:left w:val="none" w:sz="0" w:space="0" w:color="auto"/>
            <w:bottom w:val="none" w:sz="0" w:space="0" w:color="auto"/>
            <w:right w:val="none" w:sz="0" w:space="0" w:color="auto"/>
          </w:divBdr>
        </w:div>
        <w:div w:id="1298686825">
          <w:marLeft w:val="480"/>
          <w:marRight w:val="0"/>
          <w:marTop w:val="0"/>
          <w:marBottom w:val="0"/>
          <w:divBdr>
            <w:top w:val="none" w:sz="0" w:space="0" w:color="auto"/>
            <w:left w:val="none" w:sz="0" w:space="0" w:color="auto"/>
            <w:bottom w:val="none" w:sz="0" w:space="0" w:color="auto"/>
            <w:right w:val="none" w:sz="0" w:space="0" w:color="auto"/>
          </w:divBdr>
        </w:div>
        <w:div w:id="1694261860">
          <w:marLeft w:val="480"/>
          <w:marRight w:val="0"/>
          <w:marTop w:val="0"/>
          <w:marBottom w:val="0"/>
          <w:divBdr>
            <w:top w:val="none" w:sz="0" w:space="0" w:color="auto"/>
            <w:left w:val="none" w:sz="0" w:space="0" w:color="auto"/>
            <w:bottom w:val="none" w:sz="0" w:space="0" w:color="auto"/>
            <w:right w:val="none" w:sz="0" w:space="0" w:color="auto"/>
          </w:divBdr>
        </w:div>
        <w:div w:id="26226990">
          <w:marLeft w:val="480"/>
          <w:marRight w:val="0"/>
          <w:marTop w:val="0"/>
          <w:marBottom w:val="0"/>
          <w:divBdr>
            <w:top w:val="none" w:sz="0" w:space="0" w:color="auto"/>
            <w:left w:val="none" w:sz="0" w:space="0" w:color="auto"/>
            <w:bottom w:val="none" w:sz="0" w:space="0" w:color="auto"/>
            <w:right w:val="none" w:sz="0" w:space="0" w:color="auto"/>
          </w:divBdr>
        </w:div>
        <w:div w:id="189732431">
          <w:marLeft w:val="480"/>
          <w:marRight w:val="0"/>
          <w:marTop w:val="0"/>
          <w:marBottom w:val="0"/>
          <w:divBdr>
            <w:top w:val="none" w:sz="0" w:space="0" w:color="auto"/>
            <w:left w:val="none" w:sz="0" w:space="0" w:color="auto"/>
            <w:bottom w:val="none" w:sz="0" w:space="0" w:color="auto"/>
            <w:right w:val="none" w:sz="0" w:space="0" w:color="auto"/>
          </w:divBdr>
        </w:div>
        <w:div w:id="161941375">
          <w:marLeft w:val="480"/>
          <w:marRight w:val="0"/>
          <w:marTop w:val="0"/>
          <w:marBottom w:val="0"/>
          <w:divBdr>
            <w:top w:val="none" w:sz="0" w:space="0" w:color="auto"/>
            <w:left w:val="none" w:sz="0" w:space="0" w:color="auto"/>
            <w:bottom w:val="none" w:sz="0" w:space="0" w:color="auto"/>
            <w:right w:val="none" w:sz="0" w:space="0" w:color="auto"/>
          </w:divBdr>
        </w:div>
        <w:div w:id="573316903">
          <w:marLeft w:val="480"/>
          <w:marRight w:val="0"/>
          <w:marTop w:val="0"/>
          <w:marBottom w:val="0"/>
          <w:divBdr>
            <w:top w:val="none" w:sz="0" w:space="0" w:color="auto"/>
            <w:left w:val="none" w:sz="0" w:space="0" w:color="auto"/>
            <w:bottom w:val="none" w:sz="0" w:space="0" w:color="auto"/>
            <w:right w:val="none" w:sz="0" w:space="0" w:color="auto"/>
          </w:divBdr>
        </w:div>
        <w:div w:id="1533229600">
          <w:marLeft w:val="480"/>
          <w:marRight w:val="0"/>
          <w:marTop w:val="0"/>
          <w:marBottom w:val="0"/>
          <w:divBdr>
            <w:top w:val="none" w:sz="0" w:space="0" w:color="auto"/>
            <w:left w:val="none" w:sz="0" w:space="0" w:color="auto"/>
            <w:bottom w:val="none" w:sz="0" w:space="0" w:color="auto"/>
            <w:right w:val="none" w:sz="0" w:space="0" w:color="auto"/>
          </w:divBdr>
        </w:div>
        <w:div w:id="1720396885">
          <w:marLeft w:val="480"/>
          <w:marRight w:val="0"/>
          <w:marTop w:val="0"/>
          <w:marBottom w:val="0"/>
          <w:divBdr>
            <w:top w:val="none" w:sz="0" w:space="0" w:color="auto"/>
            <w:left w:val="none" w:sz="0" w:space="0" w:color="auto"/>
            <w:bottom w:val="none" w:sz="0" w:space="0" w:color="auto"/>
            <w:right w:val="none" w:sz="0" w:space="0" w:color="auto"/>
          </w:divBdr>
        </w:div>
        <w:div w:id="569383532">
          <w:marLeft w:val="480"/>
          <w:marRight w:val="0"/>
          <w:marTop w:val="0"/>
          <w:marBottom w:val="0"/>
          <w:divBdr>
            <w:top w:val="none" w:sz="0" w:space="0" w:color="auto"/>
            <w:left w:val="none" w:sz="0" w:space="0" w:color="auto"/>
            <w:bottom w:val="none" w:sz="0" w:space="0" w:color="auto"/>
            <w:right w:val="none" w:sz="0" w:space="0" w:color="auto"/>
          </w:divBdr>
        </w:div>
        <w:div w:id="1906648387">
          <w:marLeft w:val="480"/>
          <w:marRight w:val="0"/>
          <w:marTop w:val="0"/>
          <w:marBottom w:val="0"/>
          <w:divBdr>
            <w:top w:val="none" w:sz="0" w:space="0" w:color="auto"/>
            <w:left w:val="none" w:sz="0" w:space="0" w:color="auto"/>
            <w:bottom w:val="none" w:sz="0" w:space="0" w:color="auto"/>
            <w:right w:val="none" w:sz="0" w:space="0" w:color="auto"/>
          </w:divBdr>
        </w:div>
        <w:div w:id="1546261251">
          <w:marLeft w:val="480"/>
          <w:marRight w:val="0"/>
          <w:marTop w:val="0"/>
          <w:marBottom w:val="0"/>
          <w:divBdr>
            <w:top w:val="none" w:sz="0" w:space="0" w:color="auto"/>
            <w:left w:val="none" w:sz="0" w:space="0" w:color="auto"/>
            <w:bottom w:val="none" w:sz="0" w:space="0" w:color="auto"/>
            <w:right w:val="none" w:sz="0" w:space="0" w:color="auto"/>
          </w:divBdr>
        </w:div>
        <w:div w:id="2118719728">
          <w:marLeft w:val="480"/>
          <w:marRight w:val="0"/>
          <w:marTop w:val="0"/>
          <w:marBottom w:val="0"/>
          <w:divBdr>
            <w:top w:val="none" w:sz="0" w:space="0" w:color="auto"/>
            <w:left w:val="none" w:sz="0" w:space="0" w:color="auto"/>
            <w:bottom w:val="none" w:sz="0" w:space="0" w:color="auto"/>
            <w:right w:val="none" w:sz="0" w:space="0" w:color="auto"/>
          </w:divBdr>
        </w:div>
        <w:div w:id="1722634920">
          <w:marLeft w:val="480"/>
          <w:marRight w:val="0"/>
          <w:marTop w:val="0"/>
          <w:marBottom w:val="0"/>
          <w:divBdr>
            <w:top w:val="none" w:sz="0" w:space="0" w:color="auto"/>
            <w:left w:val="none" w:sz="0" w:space="0" w:color="auto"/>
            <w:bottom w:val="none" w:sz="0" w:space="0" w:color="auto"/>
            <w:right w:val="none" w:sz="0" w:space="0" w:color="auto"/>
          </w:divBdr>
        </w:div>
        <w:div w:id="555512461">
          <w:marLeft w:val="480"/>
          <w:marRight w:val="0"/>
          <w:marTop w:val="0"/>
          <w:marBottom w:val="0"/>
          <w:divBdr>
            <w:top w:val="none" w:sz="0" w:space="0" w:color="auto"/>
            <w:left w:val="none" w:sz="0" w:space="0" w:color="auto"/>
            <w:bottom w:val="none" w:sz="0" w:space="0" w:color="auto"/>
            <w:right w:val="none" w:sz="0" w:space="0" w:color="auto"/>
          </w:divBdr>
        </w:div>
        <w:div w:id="1373264084">
          <w:marLeft w:val="480"/>
          <w:marRight w:val="0"/>
          <w:marTop w:val="0"/>
          <w:marBottom w:val="0"/>
          <w:divBdr>
            <w:top w:val="none" w:sz="0" w:space="0" w:color="auto"/>
            <w:left w:val="none" w:sz="0" w:space="0" w:color="auto"/>
            <w:bottom w:val="none" w:sz="0" w:space="0" w:color="auto"/>
            <w:right w:val="none" w:sz="0" w:space="0" w:color="auto"/>
          </w:divBdr>
        </w:div>
        <w:div w:id="1305501200">
          <w:marLeft w:val="480"/>
          <w:marRight w:val="0"/>
          <w:marTop w:val="0"/>
          <w:marBottom w:val="0"/>
          <w:divBdr>
            <w:top w:val="none" w:sz="0" w:space="0" w:color="auto"/>
            <w:left w:val="none" w:sz="0" w:space="0" w:color="auto"/>
            <w:bottom w:val="none" w:sz="0" w:space="0" w:color="auto"/>
            <w:right w:val="none" w:sz="0" w:space="0" w:color="auto"/>
          </w:divBdr>
        </w:div>
        <w:div w:id="1136143391">
          <w:marLeft w:val="480"/>
          <w:marRight w:val="0"/>
          <w:marTop w:val="0"/>
          <w:marBottom w:val="0"/>
          <w:divBdr>
            <w:top w:val="none" w:sz="0" w:space="0" w:color="auto"/>
            <w:left w:val="none" w:sz="0" w:space="0" w:color="auto"/>
            <w:bottom w:val="none" w:sz="0" w:space="0" w:color="auto"/>
            <w:right w:val="none" w:sz="0" w:space="0" w:color="auto"/>
          </w:divBdr>
        </w:div>
        <w:div w:id="1861893269">
          <w:marLeft w:val="480"/>
          <w:marRight w:val="0"/>
          <w:marTop w:val="0"/>
          <w:marBottom w:val="0"/>
          <w:divBdr>
            <w:top w:val="none" w:sz="0" w:space="0" w:color="auto"/>
            <w:left w:val="none" w:sz="0" w:space="0" w:color="auto"/>
            <w:bottom w:val="none" w:sz="0" w:space="0" w:color="auto"/>
            <w:right w:val="none" w:sz="0" w:space="0" w:color="auto"/>
          </w:divBdr>
        </w:div>
        <w:div w:id="588006980">
          <w:marLeft w:val="480"/>
          <w:marRight w:val="0"/>
          <w:marTop w:val="0"/>
          <w:marBottom w:val="0"/>
          <w:divBdr>
            <w:top w:val="none" w:sz="0" w:space="0" w:color="auto"/>
            <w:left w:val="none" w:sz="0" w:space="0" w:color="auto"/>
            <w:bottom w:val="none" w:sz="0" w:space="0" w:color="auto"/>
            <w:right w:val="none" w:sz="0" w:space="0" w:color="auto"/>
          </w:divBdr>
        </w:div>
        <w:div w:id="1910723483">
          <w:marLeft w:val="480"/>
          <w:marRight w:val="0"/>
          <w:marTop w:val="0"/>
          <w:marBottom w:val="0"/>
          <w:divBdr>
            <w:top w:val="none" w:sz="0" w:space="0" w:color="auto"/>
            <w:left w:val="none" w:sz="0" w:space="0" w:color="auto"/>
            <w:bottom w:val="none" w:sz="0" w:space="0" w:color="auto"/>
            <w:right w:val="none" w:sz="0" w:space="0" w:color="auto"/>
          </w:divBdr>
        </w:div>
        <w:div w:id="1280725715">
          <w:marLeft w:val="480"/>
          <w:marRight w:val="0"/>
          <w:marTop w:val="0"/>
          <w:marBottom w:val="0"/>
          <w:divBdr>
            <w:top w:val="none" w:sz="0" w:space="0" w:color="auto"/>
            <w:left w:val="none" w:sz="0" w:space="0" w:color="auto"/>
            <w:bottom w:val="none" w:sz="0" w:space="0" w:color="auto"/>
            <w:right w:val="none" w:sz="0" w:space="0" w:color="auto"/>
          </w:divBdr>
        </w:div>
        <w:div w:id="1653556392">
          <w:marLeft w:val="480"/>
          <w:marRight w:val="0"/>
          <w:marTop w:val="0"/>
          <w:marBottom w:val="0"/>
          <w:divBdr>
            <w:top w:val="none" w:sz="0" w:space="0" w:color="auto"/>
            <w:left w:val="none" w:sz="0" w:space="0" w:color="auto"/>
            <w:bottom w:val="none" w:sz="0" w:space="0" w:color="auto"/>
            <w:right w:val="none" w:sz="0" w:space="0" w:color="auto"/>
          </w:divBdr>
        </w:div>
        <w:div w:id="633410324">
          <w:marLeft w:val="480"/>
          <w:marRight w:val="0"/>
          <w:marTop w:val="0"/>
          <w:marBottom w:val="0"/>
          <w:divBdr>
            <w:top w:val="none" w:sz="0" w:space="0" w:color="auto"/>
            <w:left w:val="none" w:sz="0" w:space="0" w:color="auto"/>
            <w:bottom w:val="none" w:sz="0" w:space="0" w:color="auto"/>
            <w:right w:val="none" w:sz="0" w:space="0" w:color="auto"/>
          </w:divBdr>
        </w:div>
        <w:div w:id="266892089">
          <w:marLeft w:val="480"/>
          <w:marRight w:val="0"/>
          <w:marTop w:val="0"/>
          <w:marBottom w:val="0"/>
          <w:divBdr>
            <w:top w:val="none" w:sz="0" w:space="0" w:color="auto"/>
            <w:left w:val="none" w:sz="0" w:space="0" w:color="auto"/>
            <w:bottom w:val="none" w:sz="0" w:space="0" w:color="auto"/>
            <w:right w:val="none" w:sz="0" w:space="0" w:color="auto"/>
          </w:divBdr>
        </w:div>
        <w:div w:id="1600679581">
          <w:marLeft w:val="480"/>
          <w:marRight w:val="0"/>
          <w:marTop w:val="0"/>
          <w:marBottom w:val="0"/>
          <w:divBdr>
            <w:top w:val="none" w:sz="0" w:space="0" w:color="auto"/>
            <w:left w:val="none" w:sz="0" w:space="0" w:color="auto"/>
            <w:bottom w:val="none" w:sz="0" w:space="0" w:color="auto"/>
            <w:right w:val="none" w:sz="0" w:space="0" w:color="auto"/>
          </w:divBdr>
        </w:div>
        <w:div w:id="1022780320">
          <w:marLeft w:val="480"/>
          <w:marRight w:val="0"/>
          <w:marTop w:val="0"/>
          <w:marBottom w:val="0"/>
          <w:divBdr>
            <w:top w:val="none" w:sz="0" w:space="0" w:color="auto"/>
            <w:left w:val="none" w:sz="0" w:space="0" w:color="auto"/>
            <w:bottom w:val="none" w:sz="0" w:space="0" w:color="auto"/>
            <w:right w:val="none" w:sz="0" w:space="0" w:color="auto"/>
          </w:divBdr>
        </w:div>
        <w:div w:id="481315626">
          <w:marLeft w:val="480"/>
          <w:marRight w:val="0"/>
          <w:marTop w:val="0"/>
          <w:marBottom w:val="0"/>
          <w:divBdr>
            <w:top w:val="none" w:sz="0" w:space="0" w:color="auto"/>
            <w:left w:val="none" w:sz="0" w:space="0" w:color="auto"/>
            <w:bottom w:val="none" w:sz="0" w:space="0" w:color="auto"/>
            <w:right w:val="none" w:sz="0" w:space="0" w:color="auto"/>
          </w:divBdr>
        </w:div>
        <w:div w:id="1355576162">
          <w:marLeft w:val="480"/>
          <w:marRight w:val="0"/>
          <w:marTop w:val="0"/>
          <w:marBottom w:val="0"/>
          <w:divBdr>
            <w:top w:val="none" w:sz="0" w:space="0" w:color="auto"/>
            <w:left w:val="none" w:sz="0" w:space="0" w:color="auto"/>
            <w:bottom w:val="none" w:sz="0" w:space="0" w:color="auto"/>
            <w:right w:val="none" w:sz="0" w:space="0" w:color="auto"/>
          </w:divBdr>
        </w:div>
        <w:div w:id="1167596896">
          <w:marLeft w:val="480"/>
          <w:marRight w:val="0"/>
          <w:marTop w:val="0"/>
          <w:marBottom w:val="0"/>
          <w:divBdr>
            <w:top w:val="none" w:sz="0" w:space="0" w:color="auto"/>
            <w:left w:val="none" w:sz="0" w:space="0" w:color="auto"/>
            <w:bottom w:val="none" w:sz="0" w:space="0" w:color="auto"/>
            <w:right w:val="none" w:sz="0" w:space="0" w:color="auto"/>
          </w:divBdr>
        </w:div>
        <w:div w:id="1153722245">
          <w:marLeft w:val="480"/>
          <w:marRight w:val="0"/>
          <w:marTop w:val="0"/>
          <w:marBottom w:val="0"/>
          <w:divBdr>
            <w:top w:val="none" w:sz="0" w:space="0" w:color="auto"/>
            <w:left w:val="none" w:sz="0" w:space="0" w:color="auto"/>
            <w:bottom w:val="none" w:sz="0" w:space="0" w:color="auto"/>
            <w:right w:val="none" w:sz="0" w:space="0" w:color="auto"/>
          </w:divBdr>
        </w:div>
        <w:div w:id="1185706571">
          <w:marLeft w:val="480"/>
          <w:marRight w:val="0"/>
          <w:marTop w:val="0"/>
          <w:marBottom w:val="0"/>
          <w:divBdr>
            <w:top w:val="none" w:sz="0" w:space="0" w:color="auto"/>
            <w:left w:val="none" w:sz="0" w:space="0" w:color="auto"/>
            <w:bottom w:val="none" w:sz="0" w:space="0" w:color="auto"/>
            <w:right w:val="none" w:sz="0" w:space="0" w:color="auto"/>
          </w:divBdr>
        </w:div>
        <w:div w:id="1481388772">
          <w:marLeft w:val="480"/>
          <w:marRight w:val="0"/>
          <w:marTop w:val="0"/>
          <w:marBottom w:val="0"/>
          <w:divBdr>
            <w:top w:val="none" w:sz="0" w:space="0" w:color="auto"/>
            <w:left w:val="none" w:sz="0" w:space="0" w:color="auto"/>
            <w:bottom w:val="none" w:sz="0" w:space="0" w:color="auto"/>
            <w:right w:val="none" w:sz="0" w:space="0" w:color="auto"/>
          </w:divBdr>
        </w:div>
        <w:div w:id="1284193564">
          <w:marLeft w:val="480"/>
          <w:marRight w:val="0"/>
          <w:marTop w:val="0"/>
          <w:marBottom w:val="0"/>
          <w:divBdr>
            <w:top w:val="none" w:sz="0" w:space="0" w:color="auto"/>
            <w:left w:val="none" w:sz="0" w:space="0" w:color="auto"/>
            <w:bottom w:val="none" w:sz="0" w:space="0" w:color="auto"/>
            <w:right w:val="none" w:sz="0" w:space="0" w:color="auto"/>
          </w:divBdr>
        </w:div>
        <w:div w:id="1215310909">
          <w:marLeft w:val="480"/>
          <w:marRight w:val="0"/>
          <w:marTop w:val="0"/>
          <w:marBottom w:val="0"/>
          <w:divBdr>
            <w:top w:val="none" w:sz="0" w:space="0" w:color="auto"/>
            <w:left w:val="none" w:sz="0" w:space="0" w:color="auto"/>
            <w:bottom w:val="none" w:sz="0" w:space="0" w:color="auto"/>
            <w:right w:val="none" w:sz="0" w:space="0" w:color="auto"/>
          </w:divBdr>
        </w:div>
        <w:div w:id="660353513">
          <w:marLeft w:val="480"/>
          <w:marRight w:val="0"/>
          <w:marTop w:val="0"/>
          <w:marBottom w:val="0"/>
          <w:divBdr>
            <w:top w:val="none" w:sz="0" w:space="0" w:color="auto"/>
            <w:left w:val="none" w:sz="0" w:space="0" w:color="auto"/>
            <w:bottom w:val="none" w:sz="0" w:space="0" w:color="auto"/>
            <w:right w:val="none" w:sz="0" w:space="0" w:color="auto"/>
          </w:divBdr>
        </w:div>
      </w:divsChild>
    </w:div>
    <w:div w:id="1894149188">
      <w:bodyDiv w:val="1"/>
      <w:marLeft w:val="0"/>
      <w:marRight w:val="0"/>
      <w:marTop w:val="0"/>
      <w:marBottom w:val="0"/>
      <w:divBdr>
        <w:top w:val="none" w:sz="0" w:space="0" w:color="auto"/>
        <w:left w:val="none" w:sz="0" w:space="0" w:color="auto"/>
        <w:bottom w:val="none" w:sz="0" w:space="0" w:color="auto"/>
        <w:right w:val="none" w:sz="0" w:space="0" w:color="auto"/>
      </w:divBdr>
    </w:div>
    <w:div w:id="1894582810">
      <w:bodyDiv w:val="1"/>
      <w:marLeft w:val="0"/>
      <w:marRight w:val="0"/>
      <w:marTop w:val="0"/>
      <w:marBottom w:val="0"/>
      <w:divBdr>
        <w:top w:val="none" w:sz="0" w:space="0" w:color="auto"/>
        <w:left w:val="none" w:sz="0" w:space="0" w:color="auto"/>
        <w:bottom w:val="none" w:sz="0" w:space="0" w:color="auto"/>
        <w:right w:val="none" w:sz="0" w:space="0" w:color="auto"/>
      </w:divBdr>
    </w:div>
    <w:div w:id="1898471563">
      <w:bodyDiv w:val="1"/>
      <w:marLeft w:val="0"/>
      <w:marRight w:val="0"/>
      <w:marTop w:val="0"/>
      <w:marBottom w:val="0"/>
      <w:divBdr>
        <w:top w:val="none" w:sz="0" w:space="0" w:color="auto"/>
        <w:left w:val="none" w:sz="0" w:space="0" w:color="auto"/>
        <w:bottom w:val="none" w:sz="0" w:space="0" w:color="auto"/>
        <w:right w:val="none" w:sz="0" w:space="0" w:color="auto"/>
      </w:divBdr>
    </w:div>
    <w:div w:id="1898544353">
      <w:bodyDiv w:val="1"/>
      <w:marLeft w:val="0"/>
      <w:marRight w:val="0"/>
      <w:marTop w:val="0"/>
      <w:marBottom w:val="0"/>
      <w:divBdr>
        <w:top w:val="none" w:sz="0" w:space="0" w:color="auto"/>
        <w:left w:val="none" w:sz="0" w:space="0" w:color="auto"/>
        <w:bottom w:val="none" w:sz="0" w:space="0" w:color="auto"/>
        <w:right w:val="none" w:sz="0" w:space="0" w:color="auto"/>
      </w:divBdr>
    </w:div>
    <w:div w:id="1901355411">
      <w:bodyDiv w:val="1"/>
      <w:marLeft w:val="0"/>
      <w:marRight w:val="0"/>
      <w:marTop w:val="0"/>
      <w:marBottom w:val="0"/>
      <w:divBdr>
        <w:top w:val="none" w:sz="0" w:space="0" w:color="auto"/>
        <w:left w:val="none" w:sz="0" w:space="0" w:color="auto"/>
        <w:bottom w:val="none" w:sz="0" w:space="0" w:color="auto"/>
        <w:right w:val="none" w:sz="0" w:space="0" w:color="auto"/>
      </w:divBdr>
    </w:div>
    <w:div w:id="1901404498">
      <w:bodyDiv w:val="1"/>
      <w:marLeft w:val="0"/>
      <w:marRight w:val="0"/>
      <w:marTop w:val="0"/>
      <w:marBottom w:val="0"/>
      <w:divBdr>
        <w:top w:val="none" w:sz="0" w:space="0" w:color="auto"/>
        <w:left w:val="none" w:sz="0" w:space="0" w:color="auto"/>
        <w:bottom w:val="none" w:sz="0" w:space="0" w:color="auto"/>
        <w:right w:val="none" w:sz="0" w:space="0" w:color="auto"/>
      </w:divBdr>
    </w:div>
    <w:div w:id="1902014532">
      <w:bodyDiv w:val="1"/>
      <w:marLeft w:val="0"/>
      <w:marRight w:val="0"/>
      <w:marTop w:val="0"/>
      <w:marBottom w:val="0"/>
      <w:divBdr>
        <w:top w:val="none" w:sz="0" w:space="0" w:color="auto"/>
        <w:left w:val="none" w:sz="0" w:space="0" w:color="auto"/>
        <w:bottom w:val="none" w:sz="0" w:space="0" w:color="auto"/>
        <w:right w:val="none" w:sz="0" w:space="0" w:color="auto"/>
      </w:divBdr>
    </w:div>
    <w:div w:id="1902862564">
      <w:bodyDiv w:val="1"/>
      <w:marLeft w:val="0"/>
      <w:marRight w:val="0"/>
      <w:marTop w:val="0"/>
      <w:marBottom w:val="0"/>
      <w:divBdr>
        <w:top w:val="none" w:sz="0" w:space="0" w:color="auto"/>
        <w:left w:val="none" w:sz="0" w:space="0" w:color="auto"/>
        <w:bottom w:val="none" w:sz="0" w:space="0" w:color="auto"/>
        <w:right w:val="none" w:sz="0" w:space="0" w:color="auto"/>
      </w:divBdr>
    </w:div>
    <w:div w:id="1903325534">
      <w:bodyDiv w:val="1"/>
      <w:marLeft w:val="0"/>
      <w:marRight w:val="0"/>
      <w:marTop w:val="0"/>
      <w:marBottom w:val="0"/>
      <w:divBdr>
        <w:top w:val="none" w:sz="0" w:space="0" w:color="auto"/>
        <w:left w:val="none" w:sz="0" w:space="0" w:color="auto"/>
        <w:bottom w:val="none" w:sz="0" w:space="0" w:color="auto"/>
        <w:right w:val="none" w:sz="0" w:space="0" w:color="auto"/>
      </w:divBdr>
    </w:div>
    <w:div w:id="1904636401">
      <w:bodyDiv w:val="1"/>
      <w:marLeft w:val="0"/>
      <w:marRight w:val="0"/>
      <w:marTop w:val="0"/>
      <w:marBottom w:val="0"/>
      <w:divBdr>
        <w:top w:val="none" w:sz="0" w:space="0" w:color="auto"/>
        <w:left w:val="none" w:sz="0" w:space="0" w:color="auto"/>
        <w:bottom w:val="none" w:sz="0" w:space="0" w:color="auto"/>
        <w:right w:val="none" w:sz="0" w:space="0" w:color="auto"/>
      </w:divBdr>
    </w:div>
    <w:div w:id="1904755300">
      <w:bodyDiv w:val="1"/>
      <w:marLeft w:val="0"/>
      <w:marRight w:val="0"/>
      <w:marTop w:val="0"/>
      <w:marBottom w:val="0"/>
      <w:divBdr>
        <w:top w:val="none" w:sz="0" w:space="0" w:color="auto"/>
        <w:left w:val="none" w:sz="0" w:space="0" w:color="auto"/>
        <w:bottom w:val="none" w:sz="0" w:space="0" w:color="auto"/>
        <w:right w:val="none" w:sz="0" w:space="0" w:color="auto"/>
      </w:divBdr>
    </w:div>
    <w:div w:id="1907375704">
      <w:bodyDiv w:val="1"/>
      <w:marLeft w:val="0"/>
      <w:marRight w:val="0"/>
      <w:marTop w:val="0"/>
      <w:marBottom w:val="0"/>
      <w:divBdr>
        <w:top w:val="none" w:sz="0" w:space="0" w:color="auto"/>
        <w:left w:val="none" w:sz="0" w:space="0" w:color="auto"/>
        <w:bottom w:val="none" w:sz="0" w:space="0" w:color="auto"/>
        <w:right w:val="none" w:sz="0" w:space="0" w:color="auto"/>
      </w:divBdr>
    </w:div>
    <w:div w:id="1908031714">
      <w:bodyDiv w:val="1"/>
      <w:marLeft w:val="0"/>
      <w:marRight w:val="0"/>
      <w:marTop w:val="0"/>
      <w:marBottom w:val="0"/>
      <w:divBdr>
        <w:top w:val="none" w:sz="0" w:space="0" w:color="auto"/>
        <w:left w:val="none" w:sz="0" w:space="0" w:color="auto"/>
        <w:bottom w:val="none" w:sz="0" w:space="0" w:color="auto"/>
        <w:right w:val="none" w:sz="0" w:space="0" w:color="auto"/>
      </w:divBdr>
    </w:div>
    <w:div w:id="1909073465">
      <w:bodyDiv w:val="1"/>
      <w:marLeft w:val="0"/>
      <w:marRight w:val="0"/>
      <w:marTop w:val="0"/>
      <w:marBottom w:val="0"/>
      <w:divBdr>
        <w:top w:val="none" w:sz="0" w:space="0" w:color="auto"/>
        <w:left w:val="none" w:sz="0" w:space="0" w:color="auto"/>
        <w:bottom w:val="none" w:sz="0" w:space="0" w:color="auto"/>
        <w:right w:val="none" w:sz="0" w:space="0" w:color="auto"/>
      </w:divBdr>
    </w:div>
    <w:div w:id="1910647520">
      <w:bodyDiv w:val="1"/>
      <w:marLeft w:val="0"/>
      <w:marRight w:val="0"/>
      <w:marTop w:val="0"/>
      <w:marBottom w:val="0"/>
      <w:divBdr>
        <w:top w:val="none" w:sz="0" w:space="0" w:color="auto"/>
        <w:left w:val="none" w:sz="0" w:space="0" w:color="auto"/>
        <w:bottom w:val="none" w:sz="0" w:space="0" w:color="auto"/>
        <w:right w:val="none" w:sz="0" w:space="0" w:color="auto"/>
      </w:divBdr>
    </w:div>
    <w:div w:id="1911839724">
      <w:bodyDiv w:val="1"/>
      <w:marLeft w:val="0"/>
      <w:marRight w:val="0"/>
      <w:marTop w:val="0"/>
      <w:marBottom w:val="0"/>
      <w:divBdr>
        <w:top w:val="none" w:sz="0" w:space="0" w:color="auto"/>
        <w:left w:val="none" w:sz="0" w:space="0" w:color="auto"/>
        <w:bottom w:val="none" w:sz="0" w:space="0" w:color="auto"/>
        <w:right w:val="none" w:sz="0" w:space="0" w:color="auto"/>
      </w:divBdr>
    </w:div>
    <w:div w:id="1911886300">
      <w:bodyDiv w:val="1"/>
      <w:marLeft w:val="0"/>
      <w:marRight w:val="0"/>
      <w:marTop w:val="0"/>
      <w:marBottom w:val="0"/>
      <w:divBdr>
        <w:top w:val="none" w:sz="0" w:space="0" w:color="auto"/>
        <w:left w:val="none" w:sz="0" w:space="0" w:color="auto"/>
        <w:bottom w:val="none" w:sz="0" w:space="0" w:color="auto"/>
        <w:right w:val="none" w:sz="0" w:space="0" w:color="auto"/>
      </w:divBdr>
    </w:div>
    <w:div w:id="1912231960">
      <w:bodyDiv w:val="1"/>
      <w:marLeft w:val="0"/>
      <w:marRight w:val="0"/>
      <w:marTop w:val="0"/>
      <w:marBottom w:val="0"/>
      <w:divBdr>
        <w:top w:val="none" w:sz="0" w:space="0" w:color="auto"/>
        <w:left w:val="none" w:sz="0" w:space="0" w:color="auto"/>
        <w:bottom w:val="none" w:sz="0" w:space="0" w:color="auto"/>
        <w:right w:val="none" w:sz="0" w:space="0" w:color="auto"/>
      </w:divBdr>
    </w:div>
    <w:div w:id="1912613908">
      <w:bodyDiv w:val="1"/>
      <w:marLeft w:val="0"/>
      <w:marRight w:val="0"/>
      <w:marTop w:val="0"/>
      <w:marBottom w:val="0"/>
      <w:divBdr>
        <w:top w:val="none" w:sz="0" w:space="0" w:color="auto"/>
        <w:left w:val="none" w:sz="0" w:space="0" w:color="auto"/>
        <w:bottom w:val="none" w:sz="0" w:space="0" w:color="auto"/>
        <w:right w:val="none" w:sz="0" w:space="0" w:color="auto"/>
      </w:divBdr>
    </w:div>
    <w:div w:id="1912959611">
      <w:bodyDiv w:val="1"/>
      <w:marLeft w:val="0"/>
      <w:marRight w:val="0"/>
      <w:marTop w:val="0"/>
      <w:marBottom w:val="0"/>
      <w:divBdr>
        <w:top w:val="none" w:sz="0" w:space="0" w:color="auto"/>
        <w:left w:val="none" w:sz="0" w:space="0" w:color="auto"/>
        <w:bottom w:val="none" w:sz="0" w:space="0" w:color="auto"/>
        <w:right w:val="none" w:sz="0" w:space="0" w:color="auto"/>
      </w:divBdr>
    </w:div>
    <w:div w:id="1913197545">
      <w:bodyDiv w:val="1"/>
      <w:marLeft w:val="0"/>
      <w:marRight w:val="0"/>
      <w:marTop w:val="0"/>
      <w:marBottom w:val="0"/>
      <w:divBdr>
        <w:top w:val="none" w:sz="0" w:space="0" w:color="auto"/>
        <w:left w:val="none" w:sz="0" w:space="0" w:color="auto"/>
        <w:bottom w:val="none" w:sz="0" w:space="0" w:color="auto"/>
        <w:right w:val="none" w:sz="0" w:space="0" w:color="auto"/>
      </w:divBdr>
    </w:div>
    <w:div w:id="1913467097">
      <w:bodyDiv w:val="1"/>
      <w:marLeft w:val="0"/>
      <w:marRight w:val="0"/>
      <w:marTop w:val="0"/>
      <w:marBottom w:val="0"/>
      <w:divBdr>
        <w:top w:val="none" w:sz="0" w:space="0" w:color="auto"/>
        <w:left w:val="none" w:sz="0" w:space="0" w:color="auto"/>
        <w:bottom w:val="none" w:sz="0" w:space="0" w:color="auto"/>
        <w:right w:val="none" w:sz="0" w:space="0" w:color="auto"/>
      </w:divBdr>
    </w:div>
    <w:div w:id="1913812512">
      <w:bodyDiv w:val="1"/>
      <w:marLeft w:val="0"/>
      <w:marRight w:val="0"/>
      <w:marTop w:val="0"/>
      <w:marBottom w:val="0"/>
      <w:divBdr>
        <w:top w:val="none" w:sz="0" w:space="0" w:color="auto"/>
        <w:left w:val="none" w:sz="0" w:space="0" w:color="auto"/>
        <w:bottom w:val="none" w:sz="0" w:space="0" w:color="auto"/>
        <w:right w:val="none" w:sz="0" w:space="0" w:color="auto"/>
      </w:divBdr>
    </w:div>
    <w:div w:id="1914267533">
      <w:bodyDiv w:val="1"/>
      <w:marLeft w:val="0"/>
      <w:marRight w:val="0"/>
      <w:marTop w:val="0"/>
      <w:marBottom w:val="0"/>
      <w:divBdr>
        <w:top w:val="none" w:sz="0" w:space="0" w:color="auto"/>
        <w:left w:val="none" w:sz="0" w:space="0" w:color="auto"/>
        <w:bottom w:val="none" w:sz="0" w:space="0" w:color="auto"/>
        <w:right w:val="none" w:sz="0" w:space="0" w:color="auto"/>
      </w:divBdr>
    </w:div>
    <w:div w:id="1915503548">
      <w:bodyDiv w:val="1"/>
      <w:marLeft w:val="0"/>
      <w:marRight w:val="0"/>
      <w:marTop w:val="0"/>
      <w:marBottom w:val="0"/>
      <w:divBdr>
        <w:top w:val="none" w:sz="0" w:space="0" w:color="auto"/>
        <w:left w:val="none" w:sz="0" w:space="0" w:color="auto"/>
        <w:bottom w:val="none" w:sz="0" w:space="0" w:color="auto"/>
        <w:right w:val="none" w:sz="0" w:space="0" w:color="auto"/>
      </w:divBdr>
    </w:div>
    <w:div w:id="1917593761">
      <w:bodyDiv w:val="1"/>
      <w:marLeft w:val="0"/>
      <w:marRight w:val="0"/>
      <w:marTop w:val="0"/>
      <w:marBottom w:val="0"/>
      <w:divBdr>
        <w:top w:val="none" w:sz="0" w:space="0" w:color="auto"/>
        <w:left w:val="none" w:sz="0" w:space="0" w:color="auto"/>
        <w:bottom w:val="none" w:sz="0" w:space="0" w:color="auto"/>
        <w:right w:val="none" w:sz="0" w:space="0" w:color="auto"/>
      </w:divBdr>
    </w:div>
    <w:div w:id="1918124719">
      <w:bodyDiv w:val="1"/>
      <w:marLeft w:val="0"/>
      <w:marRight w:val="0"/>
      <w:marTop w:val="0"/>
      <w:marBottom w:val="0"/>
      <w:divBdr>
        <w:top w:val="none" w:sz="0" w:space="0" w:color="auto"/>
        <w:left w:val="none" w:sz="0" w:space="0" w:color="auto"/>
        <w:bottom w:val="none" w:sz="0" w:space="0" w:color="auto"/>
        <w:right w:val="none" w:sz="0" w:space="0" w:color="auto"/>
      </w:divBdr>
    </w:div>
    <w:div w:id="1918898284">
      <w:bodyDiv w:val="1"/>
      <w:marLeft w:val="0"/>
      <w:marRight w:val="0"/>
      <w:marTop w:val="0"/>
      <w:marBottom w:val="0"/>
      <w:divBdr>
        <w:top w:val="none" w:sz="0" w:space="0" w:color="auto"/>
        <w:left w:val="none" w:sz="0" w:space="0" w:color="auto"/>
        <w:bottom w:val="none" w:sz="0" w:space="0" w:color="auto"/>
        <w:right w:val="none" w:sz="0" w:space="0" w:color="auto"/>
      </w:divBdr>
    </w:div>
    <w:div w:id="1919250425">
      <w:bodyDiv w:val="1"/>
      <w:marLeft w:val="0"/>
      <w:marRight w:val="0"/>
      <w:marTop w:val="0"/>
      <w:marBottom w:val="0"/>
      <w:divBdr>
        <w:top w:val="none" w:sz="0" w:space="0" w:color="auto"/>
        <w:left w:val="none" w:sz="0" w:space="0" w:color="auto"/>
        <w:bottom w:val="none" w:sz="0" w:space="0" w:color="auto"/>
        <w:right w:val="none" w:sz="0" w:space="0" w:color="auto"/>
      </w:divBdr>
    </w:div>
    <w:div w:id="1919289665">
      <w:bodyDiv w:val="1"/>
      <w:marLeft w:val="0"/>
      <w:marRight w:val="0"/>
      <w:marTop w:val="0"/>
      <w:marBottom w:val="0"/>
      <w:divBdr>
        <w:top w:val="none" w:sz="0" w:space="0" w:color="auto"/>
        <w:left w:val="none" w:sz="0" w:space="0" w:color="auto"/>
        <w:bottom w:val="none" w:sz="0" w:space="0" w:color="auto"/>
        <w:right w:val="none" w:sz="0" w:space="0" w:color="auto"/>
      </w:divBdr>
    </w:div>
    <w:div w:id="1919486359">
      <w:bodyDiv w:val="1"/>
      <w:marLeft w:val="0"/>
      <w:marRight w:val="0"/>
      <w:marTop w:val="0"/>
      <w:marBottom w:val="0"/>
      <w:divBdr>
        <w:top w:val="none" w:sz="0" w:space="0" w:color="auto"/>
        <w:left w:val="none" w:sz="0" w:space="0" w:color="auto"/>
        <w:bottom w:val="none" w:sz="0" w:space="0" w:color="auto"/>
        <w:right w:val="none" w:sz="0" w:space="0" w:color="auto"/>
      </w:divBdr>
    </w:div>
    <w:div w:id="1920825817">
      <w:bodyDiv w:val="1"/>
      <w:marLeft w:val="0"/>
      <w:marRight w:val="0"/>
      <w:marTop w:val="0"/>
      <w:marBottom w:val="0"/>
      <w:divBdr>
        <w:top w:val="none" w:sz="0" w:space="0" w:color="auto"/>
        <w:left w:val="none" w:sz="0" w:space="0" w:color="auto"/>
        <w:bottom w:val="none" w:sz="0" w:space="0" w:color="auto"/>
        <w:right w:val="none" w:sz="0" w:space="0" w:color="auto"/>
      </w:divBdr>
    </w:div>
    <w:div w:id="1922761837">
      <w:bodyDiv w:val="1"/>
      <w:marLeft w:val="0"/>
      <w:marRight w:val="0"/>
      <w:marTop w:val="0"/>
      <w:marBottom w:val="0"/>
      <w:divBdr>
        <w:top w:val="none" w:sz="0" w:space="0" w:color="auto"/>
        <w:left w:val="none" w:sz="0" w:space="0" w:color="auto"/>
        <w:bottom w:val="none" w:sz="0" w:space="0" w:color="auto"/>
        <w:right w:val="none" w:sz="0" w:space="0" w:color="auto"/>
      </w:divBdr>
    </w:div>
    <w:div w:id="1923181736">
      <w:bodyDiv w:val="1"/>
      <w:marLeft w:val="0"/>
      <w:marRight w:val="0"/>
      <w:marTop w:val="0"/>
      <w:marBottom w:val="0"/>
      <w:divBdr>
        <w:top w:val="none" w:sz="0" w:space="0" w:color="auto"/>
        <w:left w:val="none" w:sz="0" w:space="0" w:color="auto"/>
        <w:bottom w:val="none" w:sz="0" w:space="0" w:color="auto"/>
        <w:right w:val="none" w:sz="0" w:space="0" w:color="auto"/>
      </w:divBdr>
    </w:div>
    <w:div w:id="1923444105">
      <w:bodyDiv w:val="1"/>
      <w:marLeft w:val="0"/>
      <w:marRight w:val="0"/>
      <w:marTop w:val="0"/>
      <w:marBottom w:val="0"/>
      <w:divBdr>
        <w:top w:val="none" w:sz="0" w:space="0" w:color="auto"/>
        <w:left w:val="none" w:sz="0" w:space="0" w:color="auto"/>
        <w:bottom w:val="none" w:sz="0" w:space="0" w:color="auto"/>
        <w:right w:val="none" w:sz="0" w:space="0" w:color="auto"/>
      </w:divBdr>
    </w:div>
    <w:div w:id="1923488397">
      <w:bodyDiv w:val="1"/>
      <w:marLeft w:val="0"/>
      <w:marRight w:val="0"/>
      <w:marTop w:val="0"/>
      <w:marBottom w:val="0"/>
      <w:divBdr>
        <w:top w:val="none" w:sz="0" w:space="0" w:color="auto"/>
        <w:left w:val="none" w:sz="0" w:space="0" w:color="auto"/>
        <w:bottom w:val="none" w:sz="0" w:space="0" w:color="auto"/>
        <w:right w:val="none" w:sz="0" w:space="0" w:color="auto"/>
      </w:divBdr>
    </w:div>
    <w:div w:id="1924292552">
      <w:bodyDiv w:val="1"/>
      <w:marLeft w:val="0"/>
      <w:marRight w:val="0"/>
      <w:marTop w:val="0"/>
      <w:marBottom w:val="0"/>
      <w:divBdr>
        <w:top w:val="none" w:sz="0" w:space="0" w:color="auto"/>
        <w:left w:val="none" w:sz="0" w:space="0" w:color="auto"/>
        <w:bottom w:val="none" w:sz="0" w:space="0" w:color="auto"/>
        <w:right w:val="none" w:sz="0" w:space="0" w:color="auto"/>
      </w:divBdr>
    </w:div>
    <w:div w:id="1926527311">
      <w:bodyDiv w:val="1"/>
      <w:marLeft w:val="0"/>
      <w:marRight w:val="0"/>
      <w:marTop w:val="0"/>
      <w:marBottom w:val="0"/>
      <w:divBdr>
        <w:top w:val="none" w:sz="0" w:space="0" w:color="auto"/>
        <w:left w:val="none" w:sz="0" w:space="0" w:color="auto"/>
        <w:bottom w:val="none" w:sz="0" w:space="0" w:color="auto"/>
        <w:right w:val="none" w:sz="0" w:space="0" w:color="auto"/>
      </w:divBdr>
    </w:div>
    <w:div w:id="1926724660">
      <w:bodyDiv w:val="1"/>
      <w:marLeft w:val="0"/>
      <w:marRight w:val="0"/>
      <w:marTop w:val="0"/>
      <w:marBottom w:val="0"/>
      <w:divBdr>
        <w:top w:val="none" w:sz="0" w:space="0" w:color="auto"/>
        <w:left w:val="none" w:sz="0" w:space="0" w:color="auto"/>
        <w:bottom w:val="none" w:sz="0" w:space="0" w:color="auto"/>
        <w:right w:val="none" w:sz="0" w:space="0" w:color="auto"/>
      </w:divBdr>
    </w:div>
    <w:div w:id="1928659901">
      <w:bodyDiv w:val="1"/>
      <w:marLeft w:val="0"/>
      <w:marRight w:val="0"/>
      <w:marTop w:val="0"/>
      <w:marBottom w:val="0"/>
      <w:divBdr>
        <w:top w:val="none" w:sz="0" w:space="0" w:color="auto"/>
        <w:left w:val="none" w:sz="0" w:space="0" w:color="auto"/>
        <w:bottom w:val="none" w:sz="0" w:space="0" w:color="auto"/>
        <w:right w:val="none" w:sz="0" w:space="0" w:color="auto"/>
      </w:divBdr>
    </w:div>
    <w:div w:id="1928878834">
      <w:bodyDiv w:val="1"/>
      <w:marLeft w:val="0"/>
      <w:marRight w:val="0"/>
      <w:marTop w:val="0"/>
      <w:marBottom w:val="0"/>
      <w:divBdr>
        <w:top w:val="none" w:sz="0" w:space="0" w:color="auto"/>
        <w:left w:val="none" w:sz="0" w:space="0" w:color="auto"/>
        <w:bottom w:val="none" w:sz="0" w:space="0" w:color="auto"/>
        <w:right w:val="none" w:sz="0" w:space="0" w:color="auto"/>
      </w:divBdr>
    </w:div>
    <w:div w:id="1930458174">
      <w:bodyDiv w:val="1"/>
      <w:marLeft w:val="0"/>
      <w:marRight w:val="0"/>
      <w:marTop w:val="0"/>
      <w:marBottom w:val="0"/>
      <w:divBdr>
        <w:top w:val="none" w:sz="0" w:space="0" w:color="auto"/>
        <w:left w:val="none" w:sz="0" w:space="0" w:color="auto"/>
        <w:bottom w:val="none" w:sz="0" w:space="0" w:color="auto"/>
        <w:right w:val="none" w:sz="0" w:space="0" w:color="auto"/>
      </w:divBdr>
    </w:div>
    <w:div w:id="1931158993">
      <w:bodyDiv w:val="1"/>
      <w:marLeft w:val="0"/>
      <w:marRight w:val="0"/>
      <w:marTop w:val="0"/>
      <w:marBottom w:val="0"/>
      <w:divBdr>
        <w:top w:val="none" w:sz="0" w:space="0" w:color="auto"/>
        <w:left w:val="none" w:sz="0" w:space="0" w:color="auto"/>
        <w:bottom w:val="none" w:sz="0" w:space="0" w:color="auto"/>
        <w:right w:val="none" w:sz="0" w:space="0" w:color="auto"/>
      </w:divBdr>
    </w:div>
    <w:div w:id="1931348565">
      <w:bodyDiv w:val="1"/>
      <w:marLeft w:val="0"/>
      <w:marRight w:val="0"/>
      <w:marTop w:val="0"/>
      <w:marBottom w:val="0"/>
      <w:divBdr>
        <w:top w:val="none" w:sz="0" w:space="0" w:color="auto"/>
        <w:left w:val="none" w:sz="0" w:space="0" w:color="auto"/>
        <w:bottom w:val="none" w:sz="0" w:space="0" w:color="auto"/>
        <w:right w:val="none" w:sz="0" w:space="0" w:color="auto"/>
      </w:divBdr>
    </w:div>
    <w:div w:id="1931622595">
      <w:bodyDiv w:val="1"/>
      <w:marLeft w:val="0"/>
      <w:marRight w:val="0"/>
      <w:marTop w:val="0"/>
      <w:marBottom w:val="0"/>
      <w:divBdr>
        <w:top w:val="none" w:sz="0" w:space="0" w:color="auto"/>
        <w:left w:val="none" w:sz="0" w:space="0" w:color="auto"/>
        <w:bottom w:val="none" w:sz="0" w:space="0" w:color="auto"/>
        <w:right w:val="none" w:sz="0" w:space="0" w:color="auto"/>
      </w:divBdr>
    </w:div>
    <w:div w:id="1931891360">
      <w:bodyDiv w:val="1"/>
      <w:marLeft w:val="0"/>
      <w:marRight w:val="0"/>
      <w:marTop w:val="0"/>
      <w:marBottom w:val="0"/>
      <w:divBdr>
        <w:top w:val="none" w:sz="0" w:space="0" w:color="auto"/>
        <w:left w:val="none" w:sz="0" w:space="0" w:color="auto"/>
        <w:bottom w:val="none" w:sz="0" w:space="0" w:color="auto"/>
        <w:right w:val="none" w:sz="0" w:space="0" w:color="auto"/>
      </w:divBdr>
    </w:div>
    <w:div w:id="1932277106">
      <w:bodyDiv w:val="1"/>
      <w:marLeft w:val="0"/>
      <w:marRight w:val="0"/>
      <w:marTop w:val="0"/>
      <w:marBottom w:val="0"/>
      <w:divBdr>
        <w:top w:val="none" w:sz="0" w:space="0" w:color="auto"/>
        <w:left w:val="none" w:sz="0" w:space="0" w:color="auto"/>
        <w:bottom w:val="none" w:sz="0" w:space="0" w:color="auto"/>
        <w:right w:val="none" w:sz="0" w:space="0" w:color="auto"/>
      </w:divBdr>
      <w:divsChild>
        <w:div w:id="503787480">
          <w:marLeft w:val="480"/>
          <w:marRight w:val="0"/>
          <w:marTop w:val="0"/>
          <w:marBottom w:val="0"/>
          <w:divBdr>
            <w:top w:val="none" w:sz="0" w:space="0" w:color="auto"/>
            <w:left w:val="none" w:sz="0" w:space="0" w:color="auto"/>
            <w:bottom w:val="none" w:sz="0" w:space="0" w:color="auto"/>
            <w:right w:val="none" w:sz="0" w:space="0" w:color="auto"/>
          </w:divBdr>
        </w:div>
        <w:div w:id="1168329606">
          <w:marLeft w:val="480"/>
          <w:marRight w:val="0"/>
          <w:marTop w:val="0"/>
          <w:marBottom w:val="0"/>
          <w:divBdr>
            <w:top w:val="none" w:sz="0" w:space="0" w:color="auto"/>
            <w:left w:val="none" w:sz="0" w:space="0" w:color="auto"/>
            <w:bottom w:val="none" w:sz="0" w:space="0" w:color="auto"/>
            <w:right w:val="none" w:sz="0" w:space="0" w:color="auto"/>
          </w:divBdr>
        </w:div>
        <w:div w:id="447165359">
          <w:marLeft w:val="480"/>
          <w:marRight w:val="0"/>
          <w:marTop w:val="0"/>
          <w:marBottom w:val="0"/>
          <w:divBdr>
            <w:top w:val="none" w:sz="0" w:space="0" w:color="auto"/>
            <w:left w:val="none" w:sz="0" w:space="0" w:color="auto"/>
            <w:bottom w:val="none" w:sz="0" w:space="0" w:color="auto"/>
            <w:right w:val="none" w:sz="0" w:space="0" w:color="auto"/>
          </w:divBdr>
        </w:div>
        <w:div w:id="1642494802">
          <w:marLeft w:val="480"/>
          <w:marRight w:val="0"/>
          <w:marTop w:val="0"/>
          <w:marBottom w:val="0"/>
          <w:divBdr>
            <w:top w:val="none" w:sz="0" w:space="0" w:color="auto"/>
            <w:left w:val="none" w:sz="0" w:space="0" w:color="auto"/>
            <w:bottom w:val="none" w:sz="0" w:space="0" w:color="auto"/>
            <w:right w:val="none" w:sz="0" w:space="0" w:color="auto"/>
          </w:divBdr>
        </w:div>
        <w:div w:id="1934970436">
          <w:marLeft w:val="480"/>
          <w:marRight w:val="0"/>
          <w:marTop w:val="0"/>
          <w:marBottom w:val="0"/>
          <w:divBdr>
            <w:top w:val="none" w:sz="0" w:space="0" w:color="auto"/>
            <w:left w:val="none" w:sz="0" w:space="0" w:color="auto"/>
            <w:bottom w:val="none" w:sz="0" w:space="0" w:color="auto"/>
            <w:right w:val="none" w:sz="0" w:space="0" w:color="auto"/>
          </w:divBdr>
        </w:div>
        <w:div w:id="359011031">
          <w:marLeft w:val="480"/>
          <w:marRight w:val="0"/>
          <w:marTop w:val="0"/>
          <w:marBottom w:val="0"/>
          <w:divBdr>
            <w:top w:val="none" w:sz="0" w:space="0" w:color="auto"/>
            <w:left w:val="none" w:sz="0" w:space="0" w:color="auto"/>
            <w:bottom w:val="none" w:sz="0" w:space="0" w:color="auto"/>
            <w:right w:val="none" w:sz="0" w:space="0" w:color="auto"/>
          </w:divBdr>
        </w:div>
        <w:div w:id="1377393368">
          <w:marLeft w:val="480"/>
          <w:marRight w:val="0"/>
          <w:marTop w:val="0"/>
          <w:marBottom w:val="0"/>
          <w:divBdr>
            <w:top w:val="none" w:sz="0" w:space="0" w:color="auto"/>
            <w:left w:val="none" w:sz="0" w:space="0" w:color="auto"/>
            <w:bottom w:val="none" w:sz="0" w:space="0" w:color="auto"/>
            <w:right w:val="none" w:sz="0" w:space="0" w:color="auto"/>
          </w:divBdr>
        </w:div>
        <w:div w:id="1508520027">
          <w:marLeft w:val="480"/>
          <w:marRight w:val="0"/>
          <w:marTop w:val="0"/>
          <w:marBottom w:val="0"/>
          <w:divBdr>
            <w:top w:val="none" w:sz="0" w:space="0" w:color="auto"/>
            <w:left w:val="none" w:sz="0" w:space="0" w:color="auto"/>
            <w:bottom w:val="none" w:sz="0" w:space="0" w:color="auto"/>
            <w:right w:val="none" w:sz="0" w:space="0" w:color="auto"/>
          </w:divBdr>
        </w:div>
        <w:div w:id="1590001198">
          <w:marLeft w:val="480"/>
          <w:marRight w:val="0"/>
          <w:marTop w:val="0"/>
          <w:marBottom w:val="0"/>
          <w:divBdr>
            <w:top w:val="none" w:sz="0" w:space="0" w:color="auto"/>
            <w:left w:val="none" w:sz="0" w:space="0" w:color="auto"/>
            <w:bottom w:val="none" w:sz="0" w:space="0" w:color="auto"/>
            <w:right w:val="none" w:sz="0" w:space="0" w:color="auto"/>
          </w:divBdr>
        </w:div>
        <w:div w:id="1535266728">
          <w:marLeft w:val="480"/>
          <w:marRight w:val="0"/>
          <w:marTop w:val="0"/>
          <w:marBottom w:val="0"/>
          <w:divBdr>
            <w:top w:val="none" w:sz="0" w:space="0" w:color="auto"/>
            <w:left w:val="none" w:sz="0" w:space="0" w:color="auto"/>
            <w:bottom w:val="none" w:sz="0" w:space="0" w:color="auto"/>
            <w:right w:val="none" w:sz="0" w:space="0" w:color="auto"/>
          </w:divBdr>
        </w:div>
        <w:div w:id="699359799">
          <w:marLeft w:val="480"/>
          <w:marRight w:val="0"/>
          <w:marTop w:val="0"/>
          <w:marBottom w:val="0"/>
          <w:divBdr>
            <w:top w:val="none" w:sz="0" w:space="0" w:color="auto"/>
            <w:left w:val="none" w:sz="0" w:space="0" w:color="auto"/>
            <w:bottom w:val="none" w:sz="0" w:space="0" w:color="auto"/>
            <w:right w:val="none" w:sz="0" w:space="0" w:color="auto"/>
          </w:divBdr>
        </w:div>
        <w:div w:id="13187972">
          <w:marLeft w:val="480"/>
          <w:marRight w:val="0"/>
          <w:marTop w:val="0"/>
          <w:marBottom w:val="0"/>
          <w:divBdr>
            <w:top w:val="none" w:sz="0" w:space="0" w:color="auto"/>
            <w:left w:val="none" w:sz="0" w:space="0" w:color="auto"/>
            <w:bottom w:val="none" w:sz="0" w:space="0" w:color="auto"/>
            <w:right w:val="none" w:sz="0" w:space="0" w:color="auto"/>
          </w:divBdr>
        </w:div>
        <w:div w:id="29503123">
          <w:marLeft w:val="480"/>
          <w:marRight w:val="0"/>
          <w:marTop w:val="0"/>
          <w:marBottom w:val="0"/>
          <w:divBdr>
            <w:top w:val="none" w:sz="0" w:space="0" w:color="auto"/>
            <w:left w:val="none" w:sz="0" w:space="0" w:color="auto"/>
            <w:bottom w:val="none" w:sz="0" w:space="0" w:color="auto"/>
            <w:right w:val="none" w:sz="0" w:space="0" w:color="auto"/>
          </w:divBdr>
        </w:div>
        <w:div w:id="1217665553">
          <w:marLeft w:val="480"/>
          <w:marRight w:val="0"/>
          <w:marTop w:val="0"/>
          <w:marBottom w:val="0"/>
          <w:divBdr>
            <w:top w:val="none" w:sz="0" w:space="0" w:color="auto"/>
            <w:left w:val="none" w:sz="0" w:space="0" w:color="auto"/>
            <w:bottom w:val="none" w:sz="0" w:space="0" w:color="auto"/>
            <w:right w:val="none" w:sz="0" w:space="0" w:color="auto"/>
          </w:divBdr>
        </w:div>
        <w:div w:id="1812285849">
          <w:marLeft w:val="480"/>
          <w:marRight w:val="0"/>
          <w:marTop w:val="0"/>
          <w:marBottom w:val="0"/>
          <w:divBdr>
            <w:top w:val="none" w:sz="0" w:space="0" w:color="auto"/>
            <w:left w:val="none" w:sz="0" w:space="0" w:color="auto"/>
            <w:bottom w:val="none" w:sz="0" w:space="0" w:color="auto"/>
            <w:right w:val="none" w:sz="0" w:space="0" w:color="auto"/>
          </w:divBdr>
        </w:div>
        <w:div w:id="2093815501">
          <w:marLeft w:val="480"/>
          <w:marRight w:val="0"/>
          <w:marTop w:val="0"/>
          <w:marBottom w:val="0"/>
          <w:divBdr>
            <w:top w:val="none" w:sz="0" w:space="0" w:color="auto"/>
            <w:left w:val="none" w:sz="0" w:space="0" w:color="auto"/>
            <w:bottom w:val="none" w:sz="0" w:space="0" w:color="auto"/>
            <w:right w:val="none" w:sz="0" w:space="0" w:color="auto"/>
          </w:divBdr>
        </w:div>
        <w:div w:id="1445731531">
          <w:marLeft w:val="480"/>
          <w:marRight w:val="0"/>
          <w:marTop w:val="0"/>
          <w:marBottom w:val="0"/>
          <w:divBdr>
            <w:top w:val="none" w:sz="0" w:space="0" w:color="auto"/>
            <w:left w:val="none" w:sz="0" w:space="0" w:color="auto"/>
            <w:bottom w:val="none" w:sz="0" w:space="0" w:color="auto"/>
            <w:right w:val="none" w:sz="0" w:space="0" w:color="auto"/>
          </w:divBdr>
        </w:div>
        <w:div w:id="1342468674">
          <w:marLeft w:val="480"/>
          <w:marRight w:val="0"/>
          <w:marTop w:val="0"/>
          <w:marBottom w:val="0"/>
          <w:divBdr>
            <w:top w:val="none" w:sz="0" w:space="0" w:color="auto"/>
            <w:left w:val="none" w:sz="0" w:space="0" w:color="auto"/>
            <w:bottom w:val="none" w:sz="0" w:space="0" w:color="auto"/>
            <w:right w:val="none" w:sz="0" w:space="0" w:color="auto"/>
          </w:divBdr>
        </w:div>
        <w:div w:id="934359512">
          <w:marLeft w:val="480"/>
          <w:marRight w:val="0"/>
          <w:marTop w:val="0"/>
          <w:marBottom w:val="0"/>
          <w:divBdr>
            <w:top w:val="none" w:sz="0" w:space="0" w:color="auto"/>
            <w:left w:val="none" w:sz="0" w:space="0" w:color="auto"/>
            <w:bottom w:val="none" w:sz="0" w:space="0" w:color="auto"/>
            <w:right w:val="none" w:sz="0" w:space="0" w:color="auto"/>
          </w:divBdr>
        </w:div>
        <w:div w:id="1897623012">
          <w:marLeft w:val="480"/>
          <w:marRight w:val="0"/>
          <w:marTop w:val="0"/>
          <w:marBottom w:val="0"/>
          <w:divBdr>
            <w:top w:val="none" w:sz="0" w:space="0" w:color="auto"/>
            <w:left w:val="none" w:sz="0" w:space="0" w:color="auto"/>
            <w:bottom w:val="none" w:sz="0" w:space="0" w:color="auto"/>
            <w:right w:val="none" w:sz="0" w:space="0" w:color="auto"/>
          </w:divBdr>
        </w:div>
        <w:div w:id="1460803430">
          <w:marLeft w:val="480"/>
          <w:marRight w:val="0"/>
          <w:marTop w:val="0"/>
          <w:marBottom w:val="0"/>
          <w:divBdr>
            <w:top w:val="none" w:sz="0" w:space="0" w:color="auto"/>
            <w:left w:val="none" w:sz="0" w:space="0" w:color="auto"/>
            <w:bottom w:val="none" w:sz="0" w:space="0" w:color="auto"/>
            <w:right w:val="none" w:sz="0" w:space="0" w:color="auto"/>
          </w:divBdr>
        </w:div>
        <w:div w:id="1333021464">
          <w:marLeft w:val="480"/>
          <w:marRight w:val="0"/>
          <w:marTop w:val="0"/>
          <w:marBottom w:val="0"/>
          <w:divBdr>
            <w:top w:val="none" w:sz="0" w:space="0" w:color="auto"/>
            <w:left w:val="none" w:sz="0" w:space="0" w:color="auto"/>
            <w:bottom w:val="none" w:sz="0" w:space="0" w:color="auto"/>
            <w:right w:val="none" w:sz="0" w:space="0" w:color="auto"/>
          </w:divBdr>
        </w:div>
        <w:div w:id="1305042589">
          <w:marLeft w:val="480"/>
          <w:marRight w:val="0"/>
          <w:marTop w:val="0"/>
          <w:marBottom w:val="0"/>
          <w:divBdr>
            <w:top w:val="none" w:sz="0" w:space="0" w:color="auto"/>
            <w:left w:val="none" w:sz="0" w:space="0" w:color="auto"/>
            <w:bottom w:val="none" w:sz="0" w:space="0" w:color="auto"/>
            <w:right w:val="none" w:sz="0" w:space="0" w:color="auto"/>
          </w:divBdr>
        </w:div>
        <w:div w:id="540284971">
          <w:marLeft w:val="480"/>
          <w:marRight w:val="0"/>
          <w:marTop w:val="0"/>
          <w:marBottom w:val="0"/>
          <w:divBdr>
            <w:top w:val="none" w:sz="0" w:space="0" w:color="auto"/>
            <w:left w:val="none" w:sz="0" w:space="0" w:color="auto"/>
            <w:bottom w:val="none" w:sz="0" w:space="0" w:color="auto"/>
            <w:right w:val="none" w:sz="0" w:space="0" w:color="auto"/>
          </w:divBdr>
        </w:div>
        <w:div w:id="451899187">
          <w:marLeft w:val="480"/>
          <w:marRight w:val="0"/>
          <w:marTop w:val="0"/>
          <w:marBottom w:val="0"/>
          <w:divBdr>
            <w:top w:val="none" w:sz="0" w:space="0" w:color="auto"/>
            <w:left w:val="none" w:sz="0" w:space="0" w:color="auto"/>
            <w:bottom w:val="none" w:sz="0" w:space="0" w:color="auto"/>
            <w:right w:val="none" w:sz="0" w:space="0" w:color="auto"/>
          </w:divBdr>
        </w:div>
        <w:div w:id="1683052251">
          <w:marLeft w:val="480"/>
          <w:marRight w:val="0"/>
          <w:marTop w:val="0"/>
          <w:marBottom w:val="0"/>
          <w:divBdr>
            <w:top w:val="none" w:sz="0" w:space="0" w:color="auto"/>
            <w:left w:val="none" w:sz="0" w:space="0" w:color="auto"/>
            <w:bottom w:val="none" w:sz="0" w:space="0" w:color="auto"/>
            <w:right w:val="none" w:sz="0" w:space="0" w:color="auto"/>
          </w:divBdr>
        </w:div>
        <w:div w:id="1713575322">
          <w:marLeft w:val="480"/>
          <w:marRight w:val="0"/>
          <w:marTop w:val="0"/>
          <w:marBottom w:val="0"/>
          <w:divBdr>
            <w:top w:val="none" w:sz="0" w:space="0" w:color="auto"/>
            <w:left w:val="none" w:sz="0" w:space="0" w:color="auto"/>
            <w:bottom w:val="none" w:sz="0" w:space="0" w:color="auto"/>
            <w:right w:val="none" w:sz="0" w:space="0" w:color="auto"/>
          </w:divBdr>
        </w:div>
        <w:div w:id="175965284">
          <w:marLeft w:val="480"/>
          <w:marRight w:val="0"/>
          <w:marTop w:val="0"/>
          <w:marBottom w:val="0"/>
          <w:divBdr>
            <w:top w:val="none" w:sz="0" w:space="0" w:color="auto"/>
            <w:left w:val="none" w:sz="0" w:space="0" w:color="auto"/>
            <w:bottom w:val="none" w:sz="0" w:space="0" w:color="auto"/>
            <w:right w:val="none" w:sz="0" w:space="0" w:color="auto"/>
          </w:divBdr>
        </w:div>
        <w:div w:id="1905070005">
          <w:marLeft w:val="480"/>
          <w:marRight w:val="0"/>
          <w:marTop w:val="0"/>
          <w:marBottom w:val="0"/>
          <w:divBdr>
            <w:top w:val="none" w:sz="0" w:space="0" w:color="auto"/>
            <w:left w:val="none" w:sz="0" w:space="0" w:color="auto"/>
            <w:bottom w:val="none" w:sz="0" w:space="0" w:color="auto"/>
            <w:right w:val="none" w:sz="0" w:space="0" w:color="auto"/>
          </w:divBdr>
        </w:div>
        <w:div w:id="1889678751">
          <w:marLeft w:val="480"/>
          <w:marRight w:val="0"/>
          <w:marTop w:val="0"/>
          <w:marBottom w:val="0"/>
          <w:divBdr>
            <w:top w:val="none" w:sz="0" w:space="0" w:color="auto"/>
            <w:left w:val="none" w:sz="0" w:space="0" w:color="auto"/>
            <w:bottom w:val="none" w:sz="0" w:space="0" w:color="auto"/>
            <w:right w:val="none" w:sz="0" w:space="0" w:color="auto"/>
          </w:divBdr>
        </w:div>
        <w:div w:id="440876678">
          <w:marLeft w:val="480"/>
          <w:marRight w:val="0"/>
          <w:marTop w:val="0"/>
          <w:marBottom w:val="0"/>
          <w:divBdr>
            <w:top w:val="none" w:sz="0" w:space="0" w:color="auto"/>
            <w:left w:val="none" w:sz="0" w:space="0" w:color="auto"/>
            <w:bottom w:val="none" w:sz="0" w:space="0" w:color="auto"/>
            <w:right w:val="none" w:sz="0" w:space="0" w:color="auto"/>
          </w:divBdr>
        </w:div>
        <w:div w:id="310642829">
          <w:marLeft w:val="480"/>
          <w:marRight w:val="0"/>
          <w:marTop w:val="0"/>
          <w:marBottom w:val="0"/>
          <w:divBdr>
            <w:top w:val="none" w:sz="0" w:space="0" w:color="auto"/>
            <w:left w:val="none" w:sz="0" w:space="0" w:color="auto"/>
            <w:bottom w:val="none" w:sz="0" w:space="0" w:color="auto"/>
            <w:right w:val="none" w:sz="0" w:space="0" w:color="auto"/>
          </w:divBdr>
        </w:div>
        <w:div w:id="1302154460">
          <w:marLeft w:val="480"/>
          <w:marRight w:val="0"/>
          <w:marTop w:val="0"/>
          <w:marBottom w:val="0"/>
          <w:divBdr>
            <w:top w:val="none" w:sz="0" w:space="0" w:color="auto"/>
            <w:left w:val="none" w:sz="0" w:space="0" w:color="auto"/>
            <w:bottom w:val="none" w:sz="0" w:space="0" w:color="auto"/>
            <w:right w:val="none" w:sz="0" w:space="0" w:color="auto"/>
          </w:divBdr>
        </w:div>
        <w:div w:id="1799102946">
          <w:marLeft w:val="480"/>
          <w:marRight w:val="0"/>
          <w:marTop w:val="0"/>
          <w:marBottom w:val="0"/>
          <w:divBdr>
            <w:top w:val="none" w:sz="0" w:space="0" w:color="auto"/>
            <w:left w:val="none" w:sz="0" w:space="0" w:color="auto"/>
            <w:bottom w:val="none" w:sz="0" w:space="0" w:color="auto"/>
            <w:right w:val="none" w:sz="0" w:space="0" w:color="auto"/>
          </w:divBdr>
        </w:div>
        <w:div w:id="1493716411">
          <w:marLeft w:val="480"/>
          <w:marRight w:val="0"/>
          <w:marTop w:val="0"/>
          <w:marBottom w:val="0"/>
          <w:divBdr>
            <w:top w:val="none" w:sz="0" w:space="0" w:color="auto"/>
            <w:left w:val="none" w:sz="0" w:space="0" w:color="auto"/>
            <w:bottom w:val="none" w:sz="0" w:space="0" w:color="auto"/>
            <w:right w:val="none" w:sz="0" w:space="0" w:color="auto"/>
          </w:divBdr>
        </w:div>
        <w:div w:id="1485732225">
          <w:marLeft w:val="480"/>
          <w:marRight w:val="0"/>
          <w:marTop w:val="0"/>
          <w:marBottom w:val="0"/>
          <w:divBdr>
            <w:top w:val="none" w:sz="0" w:space="0" w:color="auto"/>
            <w:left w:val="none" w:sz="0" w:space="0" w:color="auto"/>
            <w:bottom w:val="none" w:sz="0" w:space="0" w:color="auto"/>
            <w:right w:val="none" w:sz="0" w:space="0" w:color="auto"/>
          </w:divBdr>
        </w:div>
        <w:div w:id="1233851529">
          <w:marLeft w:val="480"/>
          <w:marRight w:val="0"/>
          <w:marTop w:val="0"/>
          <w:marBottom w:val="0"/>
          <w:divBdr>
            <w:top w:val="none" w:sz="0" w:space="0" w:color="auto"/>
            <w:left w:val="none" w:sz="0" w:space="0" w:color="auto"/>
            <w:bottom w:val="none" w:sz="0" w:space="0" w:color="auto"/>
            <w:right w:val="none" w:sz="0" w:space="0" w:color="auto"/>
          </w:divBdr>
        </w:div>
        <w:div w:id="388579001">
          <w:marLeft w:val="480"/>
          <w:marRight w:val="0"/>
          <w:marTop w:val="0"/>
          <w:marBottom w:val="0"/>
          <w:divBdr>
            <w:top w:val="none" w:sz="0" w:space="0" w:color="auto"/>
            <w:left w:val="none" w:sz="0" w:space="0" w:color="auto"/>
            <w:bottom w:val="none" w:sz="0" w:space="0" w:color="auto"/>
            <w:right w:val="none" w:sz="0" w:space="0" w:color="auto"/>
          </w:divBdr>
        </w:div>
        <w:div w:id="82796913">
          <w:marLeft w:val="480"/>
          <w:marRight w:val="0"/>
          <w:marTop w:val="0"/>
          <w:marBottom w:val="0"/>
          <w:divBdr>
            <w:top w:val="none" w:sz="0" w:space="0" w:color="auto"/>
            <w:left w:val="none" w:sz="0" w:space="0" w:color="auto"/>
            <w:bottom w:val="none" w:sz="0" w:space="0" w:color="auto"/>
            <w:right w:val="none" w:sz="0" w:space="0" w:color="auto"/>
          </w:divBdr>
        </w:div>
        <w:div w:id="1880318400">
          <w:marLeft w:val="480"/>
          <w:marRight w:val="0"/>
          <w:marTop w:val="0"/>
          <w:marBottom w:val="0"/>
          <w:divBdr>
            <w:top w:val="none" w:sz="0" w:space="0" w:color="auto"/>
            <w:left w:val="none" w:sz="0" w:space="0" w:color="auto"/>
            <w:bottom w:val="none" w:sz="0" w:space="0" w:color="auto"/>
            <w:right w:val="none" w:sz="0" w:space="0" w:color="auto"/>
          </w:divBdr>
        </w:div>
        <w:div w:id="1193297792">
          <w:marLeft w:val="480"/>
          <w:marRight w:val="0"/>
          <w:marTop w:val="0"/>
          <w:marBottom w:val="0"/>
          <w:divBdr>
            <w:top w:val="none" w:sz="0" w:space="0" w:color="auto"/>
            <w:left w:val="none" w:sz="0" w:space="0" w:color="auto"/>
            <w:bottom w:val="none" w:sz="0" w:space="0" w:color="auto"/>
            <w:right w:val="none" w:sz="0" w:space="0" w:color="auto"/>
          </w:divBdr>
        </w:div>
        <w:div w:id="232669541">
          <w:marLeft w:val="480"/>
          <w:marRight w:val="0"/>
          <w:marTop w:val="0"/>
          <w:marBottom w:val="0"/>
          <w:divBdr>
            <w:top w:val="none" w:sz="0" w:space="0" w:color="auto"/>
            <w:left w:val="none" w:sz="0" w:space="0" w:color="auto"/>
            <w:bottom w:val="none" w:sz="0" w:space="0" w:color="auto"/>
            <w:right w:val="none" w:sz="0" w:space="0" w:color="auto"/>
          </w:divBdr>
        </w:div>
        <w:div w:id="1104349298">
          <w:marLeft w:val="480"/>
          <w:marRight w:val="0"/>
          <w:marTop w:val="0"/>
          <w:marBottom w:val="0"/>
          <w:divBdr>
            <w:top w:val="none" w:sz="0" w:space="0" w:color="auto"/>
            <w:left w:val="none" w:sz="0" w:space="0" w:color="auto"/>
            <w:bottom w:val="none" w:sz="0" w:space="0" w:color="auto"/>
            <w:right w:val="none" w:sz="0" w:space="0" w:color="auto"/>
          </w:divBdr>
        </w:div>
        <w:div w:id="1333995771">
          <w:marLeft w:val="480"/>
          <w:marRight w:val="0"/>
          <w:marTop w:val="0"/>
          <w:marBottom w:val="0"/>
          <w:divBdr>
            <w:top w:val="none" w:sz="0" w:space="0" w:color="auto"/>
            <w:left w:val="none" w:sz="0" w:space="0" w:color="auto"/>
            <w:bottom w:val="none" w:sz="0" w:space="0" w:color="auto"/>
            <w:right w:val="none" w:sz="0" w:space="0" w:color="auto"/>
          </w:divBdr>
        </w:div>
        <w:div w:id="1691107161">
          <w:marLeft w:val="480"/>
          <w:marRight w:val="0"/>
          <w:marTop w:val="0"/>
          <w:marBottom w:val="0"/>
          <w:divBdr>
            <w:top w:val="none" w:sz="0" w:space="0" w:color="auto"/>
            <w:left w:val="none" w:sz="0" w:space="0" w:color="auto"/>
            <w:bottom w:val="none" w:sz="0" w:space="0" w:color="auto"/>
            <w:right w:val="none" w:sz="0" w:space="0" w:color="auto"/>
          </w:divBdr>
        </w:div>
        <w:div w:id="1682707526">
          <w:marLeft w:val="480"/>
          <w:marRight w:val="0"/>
          <w:marTop w:val="0"/>
          <w:marBottom w:val="0"/>
          <w:divBdr>
            <w:top w:val="none" w:sz="0" w:space="0" w:color="auto"/>
            <w:left w:val="none" w:sz="0" w:space="0" w:color="auto"/>
            <w:bottom w:val="none" w:sz="0" w:space="0" w:color="auto"/>
            <w:right w:val="none" w:sz="0" w:space="0" w:color="auto"/>
          </w:divBdr>
        </w:div>
        <w:div w:id="232130984">
          <w:marLeft w:val="480"/>
          <w:marRight w:val="0"/>
          <w:marTop w:val="0"/>
          <w:marBottom w:val="0"/>
          <w:divBdr>
            <w:top w:val="none" w:sz="0" w:space="0" w:color="auto"/>
            <w:left w:val="none" w:sz="0" w:space="0" w:color="auto"/>
            <w:bottom w:val="none" w:sz="0" w:space="0" w:color="auto"/>
            <w:right w:val="none" w:sz="0" w:space="0" w:color="auto"/>
          </w:divBdr>
        </w:div>
        <w:div w:id="1068764049">
          <w:marLeft w:val="480"/>
          <w:marRight w:val="0"/>
          <w:marTop w:val="0"/>
          <w:marBottom w:val="0"/>
          <w:divBdr>
            <w:top w:val="none" w:sz="0" w:space="0" w:color="auto"/>
            <w:left w:val="none" w:sz="0" w:space="0" w:color="auto"/>
            <w:bottom w:val="none" w:sz="0" w:space="0" w:color="auto"/>
            <w:right w:val="none" w:sz="0" w:space="0" w:color="auto"/>
          </w:divBdr>
        </w:div>
        <w:div w:id="1499350165">
          <w:marLeft w:val="480"/>
          <w:marRight w:val="0"/>
          <w:marTop w:val="0"/>
          <w:marBottom w:val="0"/>
          <w:divBdr>
            <w:top w:val="none" w:sz="0" w:space="0" w:color="auto"/>
            <w:left w:val="none" w:sz="0" w:space="0" w:color="auto"/>
            <w:bottom w:val="none" w:sz="0" w:space="0" w:color="auto"/>
            <w:right w:val="none" w:sz="0" w:space="0" w:color="auto"/>
          </w:divBdr>
        </w:div>
        <w:div w:id="928393021">
          <w:marLeft w:val="480"/>
          <w:marRight w:val="0"/>
          <w:marTop w:val="0"/>
          <w:marBottom w:val="0"/>
          <w:divBdr>
            <w:top w:val="none" w:sz="0" w:space="0" w:color="auto"/>
            <w:left w:val="none" w:sz="0" w:space="0" w:color="auto"/>
            <w:bottom w:val="none" w:sz="0" w:space="0" w:color="auto"/>
            <w:right w:val="none" w:sz="0" w:space="0" w:color="auto"/>
          </w:divBdr>
        </w:div>
        <w:div w:id="128404703">
          <w:marLeft w:val="480"/>
          <w:marRight w:val="0"/>
          <w:marTop w:val="0"/>
          <w:marBottom w:val="0"/>
          <w:divBdr>
            <w:top w:val="none" w:sz="0" w:space="0" w:color="auto"/>
            <w:left w:val="none" w:sz="0" w:space="0" w:color="auto"/>
            <w:bottom w:val="none" w:sz="0" w:space="0" w:color="auto"/>
            <w:right w:val="none" w:sz="0" w:space="0" w:color="auto"/>
          </w:divBdr>
        </w:div>
        <w:div w:id="1352487014">
          <w:marLeft w:val="480"/>
          <w:marRight w:val="0"/>
          <w:marTop w:val="0"/>
          <w:marBottom w:val="0"/>
          <w:divBdr>
            <w:top w:val="none" w:sz="0" w:space="0" w:color="auto"/>
            <w:left w:val="none" w:sz="0" w:space="0" w:color="auto"/>
            <w:bottom w:val="none" w:sz="0" w:space="0" w:color="auto"/>
            <w:right w:val="none" w:sz="0" w:space="0" w:color="auto"/>
          </w:divBdr>
        </w:div>
      </w:divsChild>
    </w:div>
    <w:div w:id="1932470611">
      <w:bodyDiv w:val="1"/>
      <w:marLeft w:val="0"/>
      <w:marRight w:val="0"/>
      <w:marTop w:val="0"/>
      <w:marBottom w:val="0"/>
      <w:divBdr>
        <w:top w:val="none" w:sz="0" w:space="0" w:color="auto"/>
        <w:left w:val="none" w:sz="0" w:space="0" w:color="auto"/>
        <w:bottom w:val="none" w:sz="0" w:space="0" w:color="auto"/>
        <w:right w:val="none" w:sz="0" w:space="0" w:color="auto"/>
      </w:divBdr>
    </w:div>
    <w:div w:id="1932545968">
      <w:bodyDiv w:val="1"/>
      <w:marLeft w:val="0"/>
      <w:marRight w:val="0"/>
      <w:marTop w:val="0"/>
      <w:marBottom w:val="0"/>
      <w:divBdr>
        <w:top w:val="none" w:sz="0" w:space="0" w:color="auto"/>
        <w:left w:val="none" w:sz="0" w:space="0" w:color="auto"/>
        <w:bottom w:val="none" w:sz="0" w:space="0" w:color="auto"/>
        <w:right w:val="none" w:sz="0" w:space="0" w:color="auto"/>
      </w:divBdr>
    </w:div>
    <w:div w:id="1933510304">
      <w:bodyDiv w:val="1"/>
      <w:marLeft w:val="0"/>
      <w:marRight w:val="0"/>
      <w:marTop w:val="0"/>
      <w:marBottom w:val="0"/>
      <w:divBdr>
        <w:top w:val="none" w:sz="0" w:space="0" w:color="auto"/>
        <w:left w:val="none" w:sz="0" w:space="0" w:color="auto"/>
        <w:bottom w:val="none" w:sz="0" w:space="0" w:color="auto"/>
        <w:right w:val="none" w:sz="0" w:space="0" w:color="auto"/>
      </w:divBdr>
      <w:divsChild>
        <w:div w:id="418139982">
          <w:marLeft w:val="480"/>
          <w:marRight w:val="0"/>
          <w:marTop w:val="0"/>
          <w:marBottom w:val="0"/>
          <w:divBdr>
            <w:top w:val="none" w:sz="0" w:space="0" w:color="auto"/>
            <w:left w:val="none" w:sz="0" w:space="0" w:color="auto"/>
            <w:bottom w:val="none" w:sz="0" w:space="0" w:color="auto"/>
            <w:right w:val="none" w:sz="0" w:space="0" w:color="auto"/>
          </w:divBdr>
        </w:div>
        <w:div w:id="1807158121">
          <w:marLeft w:val="480"/>
          <w:marRight w:val="0"/>
          <w:marTop w:val="0"/>
          <w:marBottom w:val="0"/>
          <w:divBdr>
            <w:top w:val="none" w:sz="0" w:space="0" w:color="auto"/>
            <w:left w:val="none" w:sz="0" w:space="0" w:color="auto"/>
            <w:bottom w:val="none" w:sz="0" w:space="0" w:color="auto"/>
            <w:right w:val="none" w:sz="0" w:space="0" w:color="auto"/>
          </w:divBdr>
        </w:div>
        <w:div w:id="997423838">
          <w:marLeft w:val="480"/>
          <w:marRight w:val="0"/>
          <w:marTop w:val="0"/>
          <w:marBottom w:val="0"/>
          <w:divBdr>
            <w:top w:val="none" w:sz="0" w:space="0" w:color="auto"/>
            <w:left w:val="none" w:sz="0" w:space="0" w:color="auto"/>
            <w:bottom w:val="none" w:sz="0" w:space="0" w:color="auto"/>
            <w:right w:val="none" w:sz="0" w:space="0" w:color="auto"/>
          </w:divBdr>
        </w:div>
        <w:div w:id="1090006376">
          <w:marLeft w:val="480"/>
          <w:marRight w:val="0"/>
          <w:marTop w:val="0"/>
          <w:marBottom w:val="0"/>
          <w:divBdr>
            <w:top w:val="none" w:sz="0" w:space="0" w:color="auto"/>
            <w:left w:val="none" w:sz="0" w:space="0" w:color="auto"/>
            <w:bottom w:val="none" w:sz="0" w:space="0" w:color="auto"/>
            <w:right w:val="none" w:sz="0" w:space="0" w:color="auto"/>
          </w:divBdr>
        </w:div>
        <w:div w:id="46344504">
          <w:marLeft w:val="480"/>
          <w:marRight w:val="0"/>
          <w:marTop w:val="0"/>
          <w:marBottom w:val="0"/>
          <w:divBdr>
            <w:top w:val="none" w:sz="0" w:space="0" w:color="auto"/>
            <w:left w:val="none" w:sz="0" w:space="0" w:color="auto"/>
            <w:bottom w:val="none" w:sz="0" w:space="0" w:color="auto"/>
            <w:right w:val="none" w:sz="0" w:space="0" w:color="auto"/>
          </w:divBdr>
        </w:div>
        <w:div w:id="552617623">
          <w:marLeft w:val="480"/>
          <w:marRight w:val="0"/>
          <w:marTop w:val="0"/>
          <w:marBottom w:val="0"/>
          <w:divBdr>
            <w:top w:val="none" w:sz="0" w:space="0" w:color="auto"/>
            <w:left w:val="none" w:sz="0" w:space="0" w:color="auto"/>
            <w:bottom w:val="none" w:sz="0" w:space="0" w:color="auto"/>
            <w:right w:val="none" w:sz="0" w:space="0" w:color="auto"/>
          </w:divBdr>
        </w:div>
        <w:div w:id="1221021493">
          <w:marLeft w:val="480"/>
          <w:marRight w:val="0"/>
          <w:marTop w:val="0"/>
          <w:marBottom w:val="0"/>
          <w:divBdr>
            <w:top w:val="none" w:sz="0" w:space="0" w:color="auto"/>
            <w:left w:val="none" w:sz="0" w:space="0" w:color="auto"/>
            <w:bottom w:val="none" w:sz="0" w:space="0" w:color="auto"/>
            <w:right w:val="none" w:sz="0" w:space="0" w:color="auto"/>
          </w:divBdr>
        </w:div>
        <w:div w:id="1044255042">
          <w:marLeft w:val="480"/>
          <w:marRight w:val="0"/>
          <w:marTop w:val="0"/>
          <w:marBottom w:val="0"/>
          <w:divBdr>
            <w:top w:val="none" w:sz="0" w:space="0" w:color="auto"/>
            <w:left w:val="none" w:sz="0" w:space="0" w:color="auto"/>
            <w:bottom w:val="none" w:sz="0" w:space="0" w:color="auto"/>
            <w:right w:val="none" w:sz="0" w:space="0" w:color="auto"/>
          </w:divBdr>
        </w:div>
        <w:div w:id="269826715">
          <w:marLeft w:val="480"/>
          <w:marRight w:val="0"/>
          <w:marTop w:val="0"/>
          <w:marBottom w:val="0"/>
          <w:divBdr>
            <w:top w:val="none" w:sz="0" w:space="0" w:color="auto"/>
            <w:left w:val="none" w:sz="0" w:space="0" w:color="auto"/>
            <w:bottom w:val="none" w:sz="0" w:space="0" w:color="auto"/>
            <w:right w:val="none" w:sz="0" w:space="0" w:color="auto"/>
          </w:divBdr>
        </w:div>
        <w:div w:id="607198977">
          <w:marLeft w:val="480"/>
          <w:marRight w:val="0"/>
          <w:marTop w:val="0"/>
          <w:marBottom w:val="0"/>
          <w:divBdr>
            <w:top w:val="none" w:sz="0" w:space="0" w:color="auto"/>
            <w:left w:val="none" w:sz="0" w:space="0" w:color="auto"/>
            <w:bottom w:val="none" w:sz="0" w:space="0" w:color="auto"/>
            <w:right w:val="none" w:sz="0" w:space="0" w:color="auto"/>
          </w:divBdr>
        </w:div>
        <w:div w:id="1046951153">
          <w:marLeft w:val="480"/>
          <w:marRight w:val="0"/>
          <w:marTop w:val="0"/>
          <w:marBottom w:val="0"/>
          <w:divBdr>
            <w:top w:val="none" w:sz="0" w:space="0" w:color="auto"/>
            <w:left w:val="none" w:sz="0" w:space="0" w:color="auto"/>
            <w:bottom w:val="none" w:sz="0" w:space="0" w:color="auto"/>
            <w:right w:val="none" w:sz="0" w:space="0" w:color="auto"/>
          </w:divBdr>
        </w:div>
        <w:div w:id="2061008636">
          <w:marLeft w:val="480"/>
          <w:marRight w:val="0"/>
          <w:marTop w:val="0"/>
          <w:marBottom w:val="0"/>
          <w:divBdr>
            <w:top w:val="none" w:sz="0" w:space="0" w:color="auto"/>
            <w:left w:val="none" w:sz="0" w:space="0" w:color="auto"/>
            <w:bottom w:val="none" w:sz="0" w:space="0" w:color="auto"/>
            <w:right w:val="none" w:sz="0" w:space="0" w:color="auto"/>
          </w:divBdr>
        </w:div>
        <w:div w:id="1316908711">
          <w:marLeft w:val="480"/>
          <w:marRight w:val="0"/>
          <w:marTop w:val="0"/>
          <w:marBottom w:val="0"/>
          <w:divBdr>
            <w:top w:val="none" w:sz="0" w:space="0" w:color="auto"/>
            <w:left w:val="none" w:sz="0" w:space="0" w:color="auto"/>
            <w:bottom w:val="none" w:sz="0" w:space="0" w:color="auto"/>
            <w:right w:val="none" w:sz="0" w:space="0" w:color="auto"/>
          </w:divBdr>
        </w:div>
        <w:div w:id="437483234">
          <w:marLeft w:val="480"/>
          <w:marRight w:val="0"/>
          <w:marTop w:val="0"/>
          <w:marBottom w:val="0"/>
          <w:divBdr>
            <w:top w:val="none" w:sz="0" w:space="0" w:color="auto"/>
            <w:left w:val="none" w:sz="0" w:space="0" w:color="auto"/>
            <w:bottom w:val="none" w:sz="0" w:space="0" w:color="auto"/>
            <w:right w:val="none" w:sz="0" w:space="0" w:color="auto"/>
          </w:divBdr>
        </w:div>
        <w:div w:id="978338868">
          <w:marLeft w:val="480"/>
          <w:marRight w:val="0"/>
          <w:marTop w:val="0"/>
          <w:marBottom w:val="0"/>
          <w:divBdr>
            <w:top w:val="none" w:sz="0" w:space="0" w:color="auto"/>
            <w:left w:val="none" w:sz="0" w:space="0" w:color="auto"/>
            <w:bottom w:val="none" w:sz="0" w:space="0" w:color="auto"/>
            <w:right w:val="none" w:sz="0" w:space="0" w:color="auto"/>
          </w:divBdr>
        </w:div>
        <w:div w:id="1905289703">
          <w:marLeft w:val="480"/>
          <w:marRight w:val="0"/>
          <w:marTop w:val="0"/>
          <w:marBottom w:val="0"/>
          <w:divBdr>
            <w:top w:val="none" w:sz="0" w:space="0" w:color="auto"/>
            <w:left w:val="none" w:sz="0" w:space="0" w:color="auto"/>
            <w:bottom w:val="none" w:sz="0" w:space="0" w:color="auto"/>
            <w:right w:val="none" w:sz="0" w:space="0" w:color="auto"/>
          </w:divBdr>
        </w:div>
        <w:div w:id="1944268643">
          <w:marLeft w:val="480"/>
          <w:marRight w:val="0"/>
          <w:marTop w:val="0"/>
          <w:marBottom w:val="0"/>
          <w:divBdr>
            <w:top w:val="none" w:sz="0" w:space="0" w:color="auto"/>
            <w:left w:val="none" w:sz="0" w:space="0" w:color="auto"/>
            <w:bottom w:val="none" w:sz="0" w:space="0" w:color="auto"/>
            <w:right w:val="none" w:sz="0" w:space="0" w:color="auto"/>
          </w:divBdr>
        </w:div>
        <w:div w:id="1298025078">
          <w:marLeft w:val="480"/>
          <w:marRight w:val="0"/>
          <w:marTop w:val="0"/>
          <w:marBottom w:val="0"/>
          <w:divBdr>
            <w:top w:val="none" w:sz="0" w:space="0" w:color="auto"/>
            <w:left w:val="none" w:sz="0" w:space="0" w:color="auto"/>
            <w:bottom w:val="none" w:sz="0" w:space="0" w:color="auto"/>
            <w:right w:val="none" w:sz="0" w:space="0" w:color="auto"/>
          </w:divBdr>
        </w:div>
        <w:div w:id="849952600">
          <w:marLeft w:val="480"/>
          <w:marRight w:val="0"/>
          <w:marTop w:val="0"/>
          <w:marBottom w:val="0"/>
          <w:divBdr>
            <w:top w:val="none" w:sz="0" w:space="0" w:color="auto"/>
            <w:left w:val="none" w:sz="0" w:space="0" w:color="auto"/>
            <w:bottom w:val="none" w:sz="0" w:space="0" w:color="auto"/>
            <w:right w:val="none" w:sz="0" w:space="0" w:color="auto"/>
          </w:divBdr>
        </w:div>
        <w:div w:id="1665931571">
          <w:marLeft w:val="480"/>
          <w:marRight w:val="0"/>
          <w:marTop w:val="0"/>
          <w:marBottom w:val="0"/>
          <w:divBdr>
            <w:top w:val="none" w:sz="0" w:space="0" w:color="auto"/>
            <w:left w:val="none" w:sz="0" w:space="0" w:color="auto"/>
            <w:bottom w:val="none" w:sz="0" w:space="0" w:color="auto"/>
            <w:right w:val="none" w:sz="0" w:space="0" w:color="auto"/>
          </w:divBdr>
        </w:div>
        <w:div w:id="1489982682">
          <w:marLeft w:val="480"/>
          <w:marRight w:val="0"/>
          <w:marTop w:val="0"/>
          <w:marBottom w:val="0"/>
          <w:divBdr>
            <w:top w:val="none" w:sz="0" w:space="0" w:color="auto"/>
            <w:left w:val="none" w:sz="0" w:space="0" w:color="auto"/>
            <w:bottom w:val="none" w:sz="0" w:space="0" w:color="auto"/>
            <w:right w:val="none" w:sz="0" w:space="0" w:color="auto"/>
          </w:divBdr>
        </w:div>
        <w:div w:id="1231118856">
          <w:marLeft w:val="480"/>
          <w:marRight w:val="0"/>
          <w:marTop w:val="0"/>
          <w:marBottom w:val="0"/>
          <w:divBdr>
            <w:top w:val="none" w:sz="0" w:space="0" w:color="auto"/>
            <w:left w:val="none" w:sz="0" w:space="0" w:color="auto"/>
            <w:bottom w:val="none" w:sz="0" w:space="0" w:color="auto"/>
            <w:right w:val="none" w:sz="0" w:space="0" w:color="auto"/>
          </w:divBdr>
        </w:div>
        <w:div w:id="1257713125">
          <w:marLeft w:val="480"/>
          <w:marRight w:val="0"/>
          <w:marTop w:val="0"/>
          <w:marBottom w:val="0"/>
          <w:divBdr>
            <w:top w:val="none" w:sz="0" w:space="0" w:color="auto"/>
            <w:left w:val="none" w:sz="0" w:space="0" w:color="auto"/>
            <w:bottom w:val="none" w:sz="0" w:space="0" w:color="auto"/>
            <w:right w:val="none" w:sz="0" w:space="0" w:color="auto"/>
          </w:divBdr>
        </w:div>
        <w:div w:id="1621567719">
          <w:marLeft w:val="480"/>
          <w:marRight w:val="0"/>
          <w:marTop w:val="0"/>
          <w:marBottom w:val="0"/>
          <w:divBdr>
            <w:top w:val="none" w:sz="0" w:space="0" w:color="auto"/>
            <w:left w:val="none" w:sz="0" w:space="0" w:color="auto"/>
            <w:bottom w:val="none" w:sz="0" w:space="0" w:color="auto"/>
            <w:right w:val="none" w:sz="0" w:space="0" w:color="auto"/>
          </w:divBdr>
        </w:div>
        <w:div w:id="256790311">
          <w:marLeft w:val="480"/>
          <w:marRight w:val="0"/>
          <w:marTop w:val="0"/>
          <w:marBottom w:val="0"/>
          <w:divBdr>
            <w:top w:val="none" w:sz="0" w:space="0" w:color="auto"/>
            <w:left w:val="none" w:sz="0" w:space="0" w:color="auto"/>
            <w:bottom w:val="none" w:sz="0" w:space="0" w:color="auto"/>
            <w:right w:val="none" w:sz="0" w:space="0" w:color="auto"/>
          </w:divBdr>
        </w:div>
        <w:div w:id="644815931">
          <w:marLeft w:val="480"/>
          <w:marRight w:val="0"/>
          <w:marTop w:val="0"/>
          <w:marBottom w:val="0"/>
          <w:divBdr>
            <w:top w:val="none" w:sz="0" w:space="0" w:color="auto"/>
            <w:left w:val="none" w:sz="0" w:space="0" w:color="auto"/>
            <w:bottom w:val="none" w:sz="0" w:space="0" w:color="auto"/>
            <w:right w:val="none" w:sz="0" w:space="0" w:color="auto"/>
          </w:divBdr>
        </w:div>
        <w:div w:id="308172241">
          <w:marLeft w:val="480"/>
          <w:marRight w:val="0"/>
          <w:marTop w:val="0"/>
          <w:marBottom w:val="0"/>
          <w:divBdr>
            <w:top w:val="none" w:sz="0" w:space="0" w:color="auto"/>
            <w:left w:val="none" w:sz="0" w:space="0" w:color="auto"/>
            <w:bottom w:val="none" w:sz="0" w:space="0" w:color="auto"/>
            <w:right w:val="none" w:sz="0" w:space="0" w:color="auto"/>
          </w:divBdr>
        </w:div>
        <w:div w:id="664742531">
          <w:marLeft w:val="480"/>
          <w:marRight w:val="0"/>
          <w:marTop w:val="0"/>
          <w:marBottom w:val="0"/>
          <w:divBdr>
            <w:top w:val="none" w:sz="0" w:space="0" w:color="auto"/>
            <w:left w:val="none" w:sz="0" w:space="0" w:color="auto"/>
            <w:bottom w:val="none" w:sz="0" w:space="0" w:color="auto"/>
            <w:right w:val="none" w:sz="0" w:space="0" w:color="auto"/>
          </w:divBdr>
        </w:div>
        <w:div w:id="1806118207">
          <w:marLeft w:val="480"/>
          <w:marRight w:val="0"/>
          <w:marTop w:val="0"/>
          <w:marBottom w:val="0"/>
          <w:divBdr>
            <w:top w:val="none" w:sz="0" w:space="0" w:color="auto"/>
            <w:left w:val="none" w:sz="0" w:space="0" w:color="auto"/>
            <w:bottom w:val="none" w:sz="0" w:space="0" w:color="auto"/>
            <w:right w:val="none" w:sz="0" w:space="0" w:color="auto"/>
          </w:divBdr>
        </w:div>
        <w:div w:id="756170686">
          <w:marLeft w:val="480"/>
          <w:marRight w:val="0"/>
          <w:marTop w:val="0"/>
          <w:marBottom w:val="0"/>
          <w:divBdr>
            <w:top w:val="none" w:sz="0" w:space="0" w:color="auto"/>
            <w:left w:val="none" w:sz="0" w:space="0" w:color="auto"/>
            <w:bottom w:val="none" w:sz="0" w:space="0" w:color="auto"/>
            <w:right w:val="none" w:sz="0" w:space="0" w:color="auto"/>
          </w:divBdr>
        </w:div>
        <w:div w:id="821967688">
          <w:marLeft w:val="480"/>
          <w:marRight w:val="0"/>
          <w:marTop w:val="0"/>
          <w:marBottom w:val="0"/>
          <w:divBdr>
            <w:top w:val="none" w:sz="0" w:space="0" w:color="auto"/>
            <w:left w:val="none" w:sz="0" w:space="0" w:color="auto"/>
            <w:bottom w:val="none" w:sz="0" w:space="0" w:color="auto"/>
            <w:right w:val="none" w:sz="0" w:space="0" w:color="auto"/>
          </w:divBdr>
        </w:div>
        <w:div w:id="1153988891">
          <w:marLeft w:val="480"/>
          <w:marRight w:val="0"/>
          <w:marTop w:val="0"/>
          <w:marBottom w:val="0"/>
          <w:divBdr>
            <w:top w:val="none" w:sz="0" w:space="0" w:color="auto"/>
            <w:left w:val="none" w:sz="0" w:space="0" w:color="auto"/>
            <w:bottom w:val="none" w:sz="0" w:space="0" w:color="auto"/>
            <w:right w:val="none" w:sz="0" w:space="0" w:color="auto"/>
          </w:divBdr>
        </w:div>
        <w:div w:id="1061172472">
          <w:marLeft w:val="480"/>
          <w:marRight w:val="0"/>
          <w:marTop w:val="0"/>
          <w:marBottom w:val="0"/>
          <w:divBdr>
            <w:top w:val="none" w:sz="0" w:space="0" w:color="auto"/>
            <w:left w:val="none" w:sz="0" w:space="0" w:color="auto"/>
            <w:bottom w:val="none" w:sz="0" w:space="0" w:color="auto"/>
            <w:right w:val="none" w:sz="0" w:space="0" w:color="auto"/>
          </w:divBdr>
        </w:div>
        <w:div w:id="225382575">
          <w:marLeft w:val="480"/>
          <w:marRight w:val="0"/>
          <w:marTop w:val="0"/>
          <w:marBottom w:val="0"/>
          <w:divBdr>
            <w:top w:val="none" w:sz="0" w:space="0" w:color="auto"/>
            <w:left w:val="none" w:sz="0" w:space="0" w:color="auto"/>
            <w:bottom w:val="none" w:sz="0" w:space="0" w:color="auto"/>
            <w:right w:val="none" w:sz="0" w:space="0" w:color="auto"/>
          </w:divBdr>
        </w:div>
        <w:div w:id="1612853707">
          <w:marLeft w:val="480"/>
          <w:marRight w:val="0"/>
          <w:marTop w:val="0"/>
          <w:marBottom w:val="0"/>
          <w:divBdr>
            <w:top w:val="none" w:sz="0" w:space="0" w:color="auto"/>
            <w:left w:val="none" w:sz="0" w:space="0" w:color="auto"/>
            <w:bottom w:val="none" w:sz="0" w:space="0" w:color="auto"/>
            <w:right w:val="none" w:sz="0" w:space="0" w:color="auto"/>
          </w:divBdr>
        </w:div>
        <w:div w:id="2004965711">
          <w:marLeft w:val="480"/>
          <w:marRight w:val="0"/>
          <w:marTop w:val="0"/>
          <w:marBottom w:val="0"/>
          <w:divBdr>
            <w:top w:val="none" w:sz="0" w:space="0" w:color="auto"/>
            <w:left w:val="none" w:sz="0" w:space="0" w:color="auto"/>
            <w:bottom w:val="none" w:sz="0" w:space="0" w:color="auto"/>
            <w:right w:val="none" w:sz="0" w:space="0" w:color="auto"/>
          </w:divBdr>
        </w:div>
        <w:div w:id="1785229000">
          <w:marLeft w:val="480"/>
          <w:marRight w:val="0"/>
          <w:marTop w:val="0"/>
          <w:marBottom w:val="0"/>
          <w:divBdr>
            <w:top w:val="none" w:sz="0" w:space="0" w:color="auto"/>
            <w:left w:val="none" w:sz="0" w:space="0" w:color="auto"/>
            <w:bottom w:val="none" w:sz="0" w:space="0" w:color="auto"/>
            <w:right w:val="none" w:sz="0" w:space="0" w:color="auto"/>
          </w:divBdr>
        </w:div>
      </w:divsChild>
    </w:div>
    <w:div w:id="1934362877">
      <w:bodyDiv w:val="1"/>
      <w:marLeft w:val="0"/>
      <w:marRight w:val="0"/>
      <w:marTop w:val="0"/>
      <w:marBottom w:val="0"/>
      <w:divBdr>
        <w:top w:val="none" w:sz="0" w:space="0" w:color="auto"/>
        <w:left w:val="none" w:sz="0" w:space="0" w:color="auto"/>
        <w:bottom w:val="none" w:sz="0" w:space="0" w:color="auto"/>
        <w:right w:val="none" w:sz="0" w:space="0" w:color="auto"/>
      </w:divBdr>
    </w:div>
    <w:div w:id="1934435207">
      <w:bodyDiv w:val="1"/>
      <w:marLeft w:val="0"/>
      <w:marRight w:val="0"/>
      <w:marTop w:val="0"/>
      <w:marBottom w:val="0"/>
      <w:divBdr>
        <w:top w:val="none" w:sz="0" w:space="0" w:color="auto"/>
        <w:left w:val="none" w:sz="0" w:space="0" w:color="auto"/>
        <w:bottom w:val="none" w:sz="0" w:space="0" w:color="auto"/>
        <w:right w:val="none" w:sz="0" w:space="0" w:color="auto"/>
      </w:divBdr>
    </w:div>
    <w:div w:id="1935359813">
      <w:bodyDiv w:val="1"/>
      <w:marLeft w:val="0"/>
      <w:marRight w:val="0"/>
      <w:marTop w:val="0"/>
      <w:marBottom w:val="0"/>
      <w:divBdr>
        <w:top w:val="none" w:sz="0" w:space="0" w:color="auto"/>
        <w:left w:val="none" w:sz="0" w:space="0" w:color="auto"/>
        <w:bottom w:val="none" w:sz="0" w:space="0" w:color="auto"/>
        <w:right w:val="none" w:sz="0" w:space="0" w:color="auto"/>
      </w:divBdr>
    </w:div>
    <w:div w:id="1935552818">
      <w:bodyDiv w:val="1"/>
      <w:marLeft w:val="0"/>
      <w:marRight w:val="0"/>
      <w:marTop w:val="0"/>
      <w:marBottom w:val="0"/>
      <w:divBdr>
        <w:top w:val="none" w:sz="0" w:space="0" w:color="auto"/>
        <w:left w:val="none" w:sz="0" w:space="0" w:color="auto"/>
        <w:bottom w:val="none" w:sz="0" w:space="0" w:color="auto"/>
        <w:right w:val="none" w:sz="0" w:space="0" w:color="auto"/>
      </w:divBdr>
    </w:div>
    <w:div w:id="1935939536">
      <w:bodyDiv w:val="1"/>
      <w:marLeft w:val="0"/>
      <w:marRight w:val="0"/>
      <w:marTop w:val="0"/>
      <w:marBottom w:val="0"/>
      <w:divBdr>
        <w:top w:val="none" w:sz="0" w:space="0" w:color="auto"/>
        <w:left w:val="none" w:sz="0" w:space="0" w:color="auto"/>
        <w:bottom w:val="none" w:sz="0" w:space="0" w:color="auto"/>
        <w:right w:val="none" w:sz="0" w:space="0" w:color="auto"/>
      </w:divBdr>
    </w:div>
    <w:div w:id="1936403037">
      <w:bodyDiv w:val="1"/>
      <w:marLeft w:val="0"/>
      <w:marRight w:val="0"/>
      <w:marTop w:val="0"/>
      <w:marBottom w:val="0"/>
      <w:divBdr>
        <w:top w:val="none" w:sz="0" w:space="0" w:color="auto"/>
        <w:left w:val="none" w:sz="0" w:space="0" w:color="auto"/>
        <w:bottom w:val="none" w:sz="0" w:space="0" w:color="auto"/>
        <w:right w:val="none" w:sz="0" w:space="0" w:color="auto"/>
      </w:divBdr>
    </w:div>
    <w:div w:id="1936555808">
      <w:bodyDiv w:val="1"/>
      <w:marLeft w:val="0"/>
      <w:marRight w:val="0"/>
      <w:marTop w:val="0"/>
      <w:marBottom w:val="0"/>
      <w:divBdr>
        <w:top w:val="none" w:sz="0" w:space="0" w:color="auto"/>
        <w:left w:val="none" w:sz="0" w:space="0" w:color="auto"/>
        <w:bottom w:val="none" w:sz="0" w:space="0" w:color="auto"/>
        <w:right w:val="none" w:sz="0" w:space="0" w:color="auto"/>
      </w:divBdr>
    </w:div>
    <w:div w:id="1940016234">
      <w:bodyDiv w:val="1"/>
      <w:marLeft w:val="0"/>
      <w:marRight w:val="0"/>
      <w:marTop w:val="0"/>
      <w:marBottom w:val="0"/>
      <w:divBdr>
        <w:top w:val="none" w:sz="0" w:space="0" w:color="auto"/>
        <w:left w:val="none" w:sz="0" w:space="0" w:color="auto"/>
        <w:bottom w:val="none" w:sz="0" w:space="0" w:color="auto"/>
        <w:right w:val="none" w:sz="0" w:space="0" w:color="auto"/>
      </w:divBdr>
    </w:div>
    <w:div w:id="1940019978">
      <w:bodyDiv w:val="1"/>
      <w:marLeft w:val="0"/>
      <w:marRight w:val="0"/>
      <w:marTop w:val="0"/>
      <w:marBottom w:val="0"/>
      <w:divBdr>
        <w:top w:val="none" w:sz="0" w:space="0" w:color="auto"/>
        <w:left w:val="none" w:sz="0" w:space="0" w:color="auto"/>
        <w:bottom w:val="none" w:sz="0" w:space="0" w:color="auto"/>
        <w:right w:val="none" w:sz="0" w:space="0" w:color="auto"/>
      </w:divBdr>
    </w:div>
    <w:div w:id="1940528891">
      <w:bodyDiv w:val="1"/>
      <w:marLeft w:val="0"/>
      <w:marRight w:val="0"/>
      <w:marTop w:val="0"/>
      <w:marBottom w:val="0"/>
      <w:divBdr>
        <w:top w:val="none" w:sz="0" w:space="0" w:color="auto"/>
        <w:left w:val="none" w:sz="0" w:space="0" w:color="auto"/>
        <w:bottom w:val="none" w:sz="0" w:space="0" w:color="auto"/>
        <w:right w:val="none" w:sz="0" w:space="0" w:color="auto"/>
      </w:divBdr>
      <w:divsChild>
        <w:div w:id="1442341705">
          <w:marLeft w:val="480"/>
          <w:marRight w:val="0"/>
          <w:marTop w:val="0"/>
          <w:marBottom w:val="0"/>
          <w:divBdr>
            <w:top w:val="none" w:sz="0" w:space="0" w:color="auto"/>
            <w:left w:val="none" w:sz="0" w:space="0" w:color="auto"/>
            <w:bottom w:val="none" w:sz="0" w:space="0" w:color="auto"/>
            <w:right w:val="none" w:sz="0" w:space="0" w:color="auto"/>
          </w:divBdr>
        </w:div>
        <w:div w:id="184246583">
          <w:marLeft w:val="480"/>
          <w:marRight w:val="0"/>
          <w:marTop w:val="0"/>
          <w:marBottom w:val="0"/>
          <w:divBdr>
            <w:top w:val="none" w:sz="0" w:space="0" w:color="auto"/>
            <w:left w:val="none" w:sz="0" w:space="0" w:color="auto"/>
            <w:bottom w:val="none" w:sz="0" w:space="0" w:color="auto"/>
            <w:right w:val="none" w:sz="0" w:space="0" w:color="auto"/>
          </w:divBdr>
        </w:div>
        <w:div w:id="1212882043">
          <w:marLeft w:val="480"/>
          <w:marRight w:val="0"/>
          <w:marTop w:val="0"/>
          <w:marBottom w:val="0"/>
          <w:divBdr>
            <w:top w:val="none" w:sz="0" w:space="0" w:color="auto"/>
            <w:left w:val="none" w:sz="0" w:space="0" w:color="auto"/>
            <w:bottom w:val="none" w:sz="0" w:space="0" w:color="auto"/>
            <w:right w:val="none" w:sz="0" w:space="0" w:color="auto"/>
          </w:divBdr>
        </w:div>
        <w:div w:id="931472428">
          <w:marLeft w:val="480"/>
          <w:marRight w:val="0"/>
          <w:marTop w:val="0"/>
          <w:marBottom w:val="0"/>
          <w:divBdr>
            <w:top w:val="none" w:sz="0" w:space="0" w:color="auto"/>
            <w:left w:val="none" w:sz="0" w:space="0" w:color="auto"/>
            <w:bottom w:val="none" w:sz="0" w:space="0" w:color="auto"/>
            <w:right w:val="none" w:sz="0" w:space="0" w:color="auto"/>
          </w:divBdr>
        </w:div>
        <w:div w:id="1032876472">
          <w:marLeft w:val="480"/>
          <w:marRight w:val="0"/>
          <w:marTop w:val="0"/>
          <w:marBottom w:val="0"/>
          <w:divBdr>
            <w:top w:val="none" w:sz="0" w:space="0" w:color="auto"/>
            <w:left w:val="none" w:sz="0" w:space="0" w:color="auto"/>
            <w:bottom w:val="none" w:sz="0" w:space="0" w:color="auto"/>
            <w:right w:val="none" w:sz="0" w:space="0" w:color="auto"/>
          </w:divBdr>
        </w:div>
        <w:div w:id="173611990">
          <w:marLeft w:val="480"/>
          <w:marRight w:val="0"/>
          <w:marTop w:val="0"/>
          <w:marBottom w:val="0"/>
          <w:divBdr>
            <w:top w:val="none" w:sz="0" w:space="0" w:color="auto"/>
            <w:left w:val="none" w:sz="0" w:space="0" w:color="auto"/>
            <w:bottom w:val="none" w:sz="0" w:space="0" w:color="auto"/>
            <w:right w:val="none" w:sz="0" w:space="0" w:color="auto"/>
          </w:divBdr>
        </w:div>
        <w:div w:id="919874154">
          <w:marLeft w:val="480"/>
          <w:marRight w:val="0"/>
          <w:marTop w:val="0"/>
          <w:marBottom w:val="0"/>
          <w:divBdr>
            <w:top w:val="none" w:sz="0" w:space="0" w:color="auto"/>
            <w:left w:val="none" w:sz="0" w:space="0" w:color="auto"/>
            <w:bottom w:val="none" w:sz="0" w:space="0" w:color="auto"/>
            <w:right w:val="none" w:sz="0" w:space="0" w:color="auto"/>
          </w:divBdr>
        </w:div>
        <w:div w:id="1876112763">
          <w:marLeft w:val="480"/>
          <w:marRight w:val="0"/>
          <w:marTop w:val="0"/>
          <w:marBottom w:val="0"/>
          <w:divBdr>
            <w:top w:val="none" w:sz="0" w:space="0" w:color="auto"/>
            <w:left w:val="none" w:sz="0" w:space="0" w:color="auto"/>
            <w:bottom w:val="none" w:sz="0" w:space="0" w:color="auto"/>
            <w:right w:val="none" w:sz="0" w:space="0" w:color="auto"/>
          </w:divBdr>
        </w:div>
        <w:div w:id="1883667723">
          <w:marLeft w:val="480"/>
          <w:marRight w:val="0"/>
          <w:marTop w:val="0"/>
          <w:marBottom w:val="0"/>
          <w:divBdr>
            <w:top w:val="none" w:sz="0" w:space="0" w:color="auto"/>
            <w:left w:val="none" w:sz="0" w:space="0" w:color="auto"/>
            <w:bottom w:val="none" w:sz="0" w:space="0" w:color="auto"/>
            <w:right w:val="none" w:sz="0" w:space="0" w:color="auto"/>
          </w:divBdr>
        </w:div>
        <w:div w:id="957445677">
          <w:marLeft w:val="480"/>
          <w:marRight w:val="0"/>
          <w:marTop w:val="0"/>
          <w:marBottom w:val="0"/>
          <w:divBdr>
            <w:top w:val="none" w:sz="0" w:space="0" w:color="auto"/>
            <w:left w:val="none" w:sz="0" w:space="0" w:color="auto"/>
            <w:bottom w:val="none" w:sz="0" w:space="0" w:color="auto"/>
            <w:right w:val="none" w:sz="0" w:space="0" w:color="auto"/>
          </w:divBdr>
        </w:div>
        <w:div w:id="150293036">
          <w:marLeft w:val="480"/>
          <w:marRight w:val="0"/>
          <w:marTop w:val="0"/>
          <w:marBottom w:val="0"/>
          <w:divBdr>
            <w:top w:val="none" w:sz="0" w:space="0" w:color="auto"/>
            <w:left w:val="none" w:sz="0" w:space="0" w:color="auto"/>
            <w:bottom w:val="none" w:sz="0" w:space="0" w:color="auto"/>
            <w:right w:val="none" w:sz="0" w:space="0" w:color="auto"/>
          </w:divBdr>
        </w:div>
        <w:div w:id="88476278">
          <w:marLeft w:val="480"/>
          <w:marRight w:val="0"/>
          <w:marTop w:val="0"/>
          <w:marBottom w:val="0"/>
          <w:divBdr>
            <w:top w:val="none" w:sz="0" w:space="0" w:color="auto"/>
            <w:left w:val="none" w:sz="0" w:space="0" w:color="auto"/>
            <w:bottom w:val="none" w:sz="0" w:space="0" w:color="auto"/>
            <w:right w:val="none" w:sz="0" w:space="0" w:color="auto"/>
          </w:divBdr>
        </w:div>
        <w:div w:id="1796170073">
          <w:marLeft w:val="480"/>
          <w:marRight w:val="0"/>
          <w:marTop w:val="0"/>
          <w:marBottom w:val="0"/>
          <w:divBdr>
            <w:top w:val="none" w:sz="0" w:space="0" w:color="auto"/>
            <w:left w:val="none" w:sz="0" w:space="0" w:color="auto"/>
            <w:bottom w:val="none" w:sz="0" w:space="0" w:color="auto"/>
            <w:right w:val="none" w:sz="0" w:space="0" w:color="auto"/>
          </w:divBdr>
        </w:div>
        <w:div w:id="768475897">
          <w:marLeft w:val="480"/>
          <w:marRight w:val="0"/>
          <w:marTop w:val="0"/>
          <w:marBottom w:val="0"/>
          <w:divBdr>
            <w:top w:val="none" w:sz="0" w:space="0" w:color="auto"/>
            <w:left w:val="none" w:sz="0" w:space="0" w:color="auto"/>
            <w:bottom w:val="none" w:sz="0" w:space="0" w:color="auto"/>
            <w:right w:val="none" w:sz="0" w:space="0" w:color="auto"/>
          </w:divBdr>
        </w:div>
        <w:div w:id="2123185909">
          <w:marLeft w:val="480"/>
          <w:marRight w:val="0"/>
          <w:marTop w:val="0"/>
          <w:marBottom w:val="0"/>
          <w:divBdr>
            <w:top w:val="none" w:sz="0" w:space="0" w:color="auto"/>
            <w:left w:val="none" w:sz="0" w:space="0" w:color="auto"/>
            <w:bottom w:val="none" w:sz="0" w:space="0" w:color="auto"/>
            <w:right w:val="none" w:sz="0" w:space="0" w:color="auto"/>
          </w:divBdr>
        </w:div>
        <w:div w:id="1228034522">
          <w:marLeft w:val="480"/>
          <w:marRight w:val="0"/>
          <w:marTop w:val="0"/>
          <w:marBottom w:val="0"/>
          <w:divBdr>
            <w:top w:val="none" w:sz="0" w:space="0" w:color="auto"/>
            <w:left w:val="none" w:sz="0" w:space="0" w:color="auto"/>
            <w:bottom w:val="none" w:sz="0" w:space="0" w:color="auto"/>
            <w:right w:val="none" w:sz="0" w:space="0" w:color="auto"/>
          </w:divBdr>
        </w:div>
        <w:div w:id="604463523">
          <w:marLeft w:val="480"/>
          <w:marRight w:val="0"/>
          <w:marTop w:val="0"/>
          <w:marBottom w:val="0"/>
          <w:divBdr>
            <w:top w:val="none" w:sz="0" w:space="0" w:color="auto"/>
            <w:left w:val="none" w:sz="0" w:space="0" w:color="auto"/>
            <w:bottom w:val="none" w:sz="0" w:space="0" w:color="auto"/>
            <w:right w:val="none" w:sz="0" w:space="0" w:color="auto"/>
          </w:divBdr>
        </w:div>
        <w:div w:id="1201893172">
          <w:marLeft w:val="480"/>
          <w:marRight w:val="0"/>
          <w:marTop w:val="0"/>
          <w:marBottom w:val="0"/>
          <w:divBdr>
            <w:top w:val="none" w:sz="0" w:space="0" w:color="auto"/>
            <w:left w:val="none" w:sz="0" w:space="0" w:color="auto"/>
            <w:bottom w:val="none" w:sz="0" w:space="0" w:color="auto"/>
            <w:right w:val="none" w:sz="0" w:space="0" w:color="auto"/>
          </w:divBdr>
        </w:div>
        <w:div w:id="551694680">
          <w:marLeft w:val="480"/>
          <w:marRight w:val="0"/>
          <w:marTop w:val="0"/>
          <w:marBottom w:val="0"/>
          <w:divBdr>
            <w:top w:val="none" w:sz="0" w:space="0" w:color="auto"/>
            <w:left w:val="none" w:sz="0" w:space="0" w:color="auto"/>
            <w:bottom w:val="none" w:sz="0" w:space="0" w:color="auto"/>
            <w:right w:val="none" w:sz="0" w:space="0" w:color="auto"/>
          </w:divBdr>
        </w:div>
        <w:div w:id="741368916">
          <w:marLeft w:val="480"/>
          <w:marRight w:val="0"/>
          <w:marTop w:val="0"/>
          <w:marBottom w:val="0"/>
          <w:divBdr>
            <w:top w:val="none" w:sz="0" w:space="0" w:color="auto"/>
            <w:left w:val="none" w:sz="0" w:space="0" w:color="auto"/>
            <w:bottom w:val="none" w:sz="0" w:space="0" w:color="auto"/>
            <w:right w:val="none" w:sz="0" w:space="0" w:color="auto"/>
          </w:divBdr>
        </w:div>
        <w:div w:id="1028487342">
          <w:marLeft w:val="480"/>
          <w:marRight w:val="0"/>
          <w:marTop w:val="0"/>
          <w:marBottom w:val="0"/>
          <w:divBdr>
            <w:top w:val="none" w:sz="0" w:space="0" w:color="auto"/>
            <w:left w:val="none" w:sz="0" w:space="0" w:color="auto"/>
            <w:bottom w:val="none" w:sz="0" w:space="0" w:color="auto"/>
            <w:right w:val="none" w:sz="0" w:space="0" w:color="auto"/>
          </w:divBdr>
        </w:div>
        <w:div w:id="1637875960">
          <w:marLeft w:val="480"/>
          <w:marRight w:val="0"/>
          <w:marTop w:val="0"/>
          <w:marBottom w:val="0"/>
          <w:divBdr>
            <w:top w:val="none" w:sz="0" w:space="0" w:color="auto"/>
            <w:left w:val="none" w:sz="0" w:space="0" w:color="auto"/>
            <w:bottom w:val="none" w:sz="0" w:space="0" w:color="auto"/>
            <w:right w:val="none" w:sz="0" w:space="0" w:color="auto"/>
          </w:divBdr>
        </w:div>
        <w:div w:id="893125501">
          <w:marLeft w:val="480"/>
          <w:marRight w:val="0"/>
          <w:marTop w:val="0"/>
          <w:marBottom w:val="0"/>
          <w:divBdr>
            <w:top w:val="none" w:sz="0" w:space="0" w:color="auto"/>
            <w:left w:val="none" w:sz="0" w:space="0" w:color="auto"/>
            <w:bottom w:val="none" w:sz="0" w:space="0" w:color="auto"/>
            <w:right w:val="none" w:sz="0" w:space="0" w:color="auto"/>
          </w:divBdr>
        </w:div>
        <w:div w:id="724723212">
          <w:marLeft w:val="480"/>
          <w:marRight w:val="0"/>
          <w:marTop w:val="0"/>
          <w:marBottom w:val="0"/>
          <w:divBdr>
            <w:top w:val="none" w:sz="0" w:space="0" w:color="auto"/>
            <w:left w:val="none" w:sz="0" w:space="0" w:color="auto"/>
            <w:bottom w:val="none" w:sz="0" w:space="0" w:color="auto"/>
            <w:right w:val="none" w:sz="0" w:space="0" w:color="auto"/>
          </w:divBdr>
        </w:div>
        <w:div w:id="620262893">
          <w:marLeft w:val="480"/>
          <w:marRight w:val="0"/>
          <w:marTop w:val="0"/>
          <w:marBottom w:val="0"/>
          <w:divBdr>
            <w:top w:val="none" w:sz="0" w:space="0" w:color="auto"/>
            <w:left w:val="none" w:sz="0" w:space="0" w:color="auto"/>
            <w:bottom w:val="none" w:sz="0" w:space="0" w:color="auto"/>
            <w:right w:val="none" w:sz="0" w:space="0" w:color="auto"/>
          </w:divBdr>
        </w:div>
        <w:div w:id="589512259">
          <w:marLeft w:val="480"/>
          <w:marRight w:val="0"/>
          <w:marTop w:val="0"/>
          <w:marBottom w:val="0"/>
          <w:divBdr>
            <w:top w:val="none" w:sz="0" w:space="0" w:color="auto"/>
            <w:left w:val="none" w:sz="0" w:space="0" w:color="auto"/>
            <w:bottom w:val="none" w:sz="0" w:space="0" w:color="auto"/>
            <w:right w:val="none" w:sz="0" w:space="0" w:color="auto"/>
          </w:divBdr>
        </w:div>
        <w:div w:id="896890972">
          <w:marLeft w:val="480"/>
          <w:marRight w:val="0"/>
          <w:marTop w:val="0"/>
          <w:marBottom w:val="0"/>
          <w:divBdr>
            <w:top w:val="none" w:sz="0" w:space="0" w:color="auto"/>
            <w:left w:val="none" w:sz="0" w:space="0" w:color="auto"/>
            <w:bottom w:val="none" w:sz="0" w:space="0" w:color="auto"/>
            <w:right w:val="none" w:sz="0" w:space="0" w:color="auto"/>
          </w:divBdr>
        </w:div>
        <w:div w:id="528105812">
          <w:marLeft w:val="480"/>
          <w:marRight w:val="0"/>
          <w:marTop w:val="0"/>
          <w:marBottom w:val="0"/>
          <w:divBdr>
            <w:top w:val="none" w:sz="0" w:space="0" w:color="auto"/>
            <w:left w:val="none" w:sz="0" w:space="0" w:color="auto"/>
            <w:bottom w:val="none" w:sz="0" w:space="0" w:color="auto"/>
            <w:right w:val="none" w:sz="0" w:space="0" w:color="auto"/>
          </w:divBdr>
        </w:div>
        <w:div w:id="290283155">
          <w:marLeft w:val="480"/>
          <w:marRight w:val="0"/>
          <w:marTop w:val="0"/>
          <w:marBottom w:val="0"/>
          <w:divBdr>
            <w:top w:val="none" w:sz="0" w:space="0" w:color="auto"/>
            <w:left w:val="none" w:sz="0" w:space="0" w:color="auto"/>
            <w:bottom w:val="none" w:sz="0" w:space="0" w:color="auto"/>
            <w:right w:val="none" w:sz="0" w:space="0" w:color="auto"/>
          </w:divBdr>
        </w:div>
        <w:div w:id="164050481">
          <w:marLeft w:val="480"/>
          <w:marRight w:val="0"/>
          <w:marTop w:val="0"/>
          <w:marBottom w:val="0"/>
          <w:divBdr>
            <w:top w:val="none" w:sz="0" w:space="0" w:color="auto"/>
            <w:left w:val="none" w:sz="0" w:space="0" w:color="auto"/>
            <w:bottom w:val="none" w:sz="0" w:space="0" w:color="auto"/>
            <w:right w:val="none" w:sz="0" w:space="0" w:color="auto"/>
          </w:divBdr>
        </w:div>
        <w:div w:id="776028005">
          <w:marLeft w:val="480"/>
          <w:marRight w:val="0"/>
          <w:marTop w:val="0"/>
          <w:marBottom w:val="0"/>
          <w:divBdr>
            <w:top w:val="none" w:sz="0" w:space="0" w:color="auto"/>
            <w:left w:val="none" w:sz="0" w:space="0" w:color="auto"/>
            <w:bottom w:val="none" w:sz="0" w:space="0" w:color="auto"/>
            <w:right w:val="none" w:sz="0" w:space="0" w:color="auto"/>
          </w:divBdr>
        </w:div>
        <w:div w:id="1001391224">
          <w:marLeft w:val="480"/>
          <w:marRight w:val="0"/>
          <w:marTop w:val="0"/>
          <w:marBottom w:val="0"/>
          <w:divBdr>
            <w:top w:val="none" w:sz="0" w:space="0" w:color="auto"/>
            <w:left w:val="none" w:sz="0" w:space="0" w:color="auto"/>
            <w:bottom w:val="none" w:sz="0" w:space="0" w:color="auto"/>
            <w:right w:val="none" w:sz="0" w:space="0" w:color="auto"/>
          </w:divBdr>
        </w:div>
        <w:div w:id="1272317334">
          <w:marLeft w:val="480"/>
          <w:marRight w:val="0"/>
          <w:marTop w:val="0"/>
          <w:marBottom w:val="0"/>
          <w:divBdr>
            <w:top w:val="none" w:sz="0" w:space="0" w:color="auto"/>
            <w:left w:val="none" w:sz="0" w:space="0" w:color="auto"/>
            <w:bottom w:val="none" w:sz="0" w:space="0" w:color="auto"/>
            <w:right w:val="none" w:sz="0" w:space="0" w:color="auto"/>
          </w:divBdr>
        </w:div>
        <w:div w:id="1562861583">
          <w:marLeft w:val="480"/>
          <w:marRight w:val="0"/>
          <w:marTop w:val="0"/>
          <w:marBottom w:val="0"/>
          <w:divBdr>
            <w:top w:val="none" w:sz="0" w:space="0" w:color="auto"/>
            <w:left w:val="none" w:sz="0" w:space="0" w:color="auto"/>
            <w:bottom w:val="none" w:sz="0" w:space="0" w:color="auto"/>
            <w:right w:val="none" w:sz="0" w:space="0" w:color="auto"/>
          </w:divBdr>
        </w:div>
        <w:div w:id="1667243113">
          <w:marLeft w:val="480"/>
          <w:marRight w:val="0"/>
          <w:marTop w:val="0"/>
          <w:marBottom w:val="0"/>
          <w:divBdr>
            <w:top w:val="none" w:sz="0" w:space="0" w:color="auto"/>
            <w:left w:val="none" w:sz="0" w:space="0" w:color="auto"/>
            <w:bottom w:val="none" w:sz="0" w:space="0" w:color="auto"/>
            <w:right w:val="none" w:sz="0" w:space="0" w:color="auto"/>
          </w:divBdr>
        </w:div>
        <w:div w:id="1150974548">
          <w:marLeft w:val="480"/>
          <w:marRight w:val="0"/>
          <w:marTop w:val="0"/>
          <w:marBottom w:val="0"/>
          <w:divBdr>
            <w:top w:val="none" w:sz="0" w:space="0" w:color="auto"/>
            <w:left w:val="none" w:sz="0" w:space="0" w:color="auto"/>
            <w:bottom w:val="none" w:sz="0" w:space="0" w:color="auto"/>
            <w:right w:val="none" w:sz="0" w:space="0" w:color="auto"/>
          </w:divBdr>
        </w:div>
        <w:div w:id="1446193088">
          <w:marLeft w:val="480"/>
          <w:marRight w:val="0"/>
          <w:marTop w:val="0"/>
          <w:marBottom w:val="0"/>
          <w:divBdr>
            <w:top w:val="none" w:sz="0" w:space="0" w:color="auto"/>
            <w:left w:val="none" w:sz="0" w:space="0" w:color="auto"/>
            <w:bottom w:val="none" w:sz="0" w:space="0" w:color="auto"/>
            <w:right w:val="none" w:sz="0" w:space="0" w:color="auto"/>
          </w:divBdr>
        </w:div>
        <w:div w:id="302851696">
          <w:marLeft w:val="480"/>
          <w:marRight w:val="0"/>
          <w:marTop w:val="0"/>
          <w:marBottom w:val="0"/>
          <w:divBdr>
            <w:top w:val="none" w:sz="0" w:space="0" w:color="auto"/>
            <w:left w:val="none" w:sz="0" w:space="0" w:color="auto"/>
            <w:bottom w:val="none" w:sz="0" w:space="0" w:color="auto"/>
            <w:right w:val="none" w:sz="0" w:space="0" w:color="auto"/>
          </w:divBdr>
        </w:div>
        <w:div w:id="464397408">
          <w:marLeft w:val="480"/>
          <w:marRight w:val="0"/>
          <w:marTop w:val="0"/>
          <w:marBottom w:val="0"/>
          <w:divBdr>
            <w:top w:val="none" w:sz="0" w:space="0" w:color="auto"/>
            <w:left w:val="none" w:sz="0" w:space="0" w:color="auto"/>
            <w:bottom w:val="none" w:sz="0" w:space="0" w:color="auto"/>
            <w:right w:val="none" w:sz="0" w:space="0" w:color="auto"/>
          </w:divBdr>
        </w:div>
        <w:div w:id="1622493166">
          <w:marLeft w:val="480"/>
          <w:marRight w:val="0"/>
          <w:marTop w:val="0"/>
          <w:marBottom w:val="0"/>
          <w:divBdr>
            <w:top w:val="none" w:sz="0" w:space="0" w:color="auto"/>
            <w:left w:val="none" w:sz="0" w:space="0" w:color="auto"/>
            <w:bottom w:val="none" w:sz="0" w:space="0" w:color="auto"/>
            <w:right w:val="none" w:sz="0" w:space="0" w:color="auto"/>
          </w:divBdr>
        </w:div>
        <w:div w:id="1225261507">
          <w:marLeft w:val="480"/>
          <w:marRight w:val="0"/>
          <w:marTop w:val="0"/>
          <w:marBottom w:val="0"/>
          <w:divBdr>
            <w:top w:val="none" w:sz="0" w:space="0" w:color="auto"/>
            <w:left w:val="none" w:sz="0" w:space="0" w:color="auto"/>
            <w:bottom w:val="none" w:sz="0" w:space="0" w:color="auto"/>
            <w:right w:val="none" w:sz="0" w:space="0" w:color="auto"/>
          </w:divBdr>
        </w:div>
        <w:div w:id="1876767422">
          <w:marLeft w:val="480"/>
          <w:marRight w:val="0"/>
          <w:marTop w:val="0"/>
          <w:marBottom w:val="0"/>
          <w:divBdr>
            <w:top w:val="none" w:sz="0" w:space="0" w:color="auto"/>
            <w:left w:val="none" w:sz="0" w:space="0" w:color="auto"/>
            <w:bottom w:val="none" w:sz="0" w:space="0" w:color="auto"/>
            <w:right w:val="none" w:sz="0" w:space="0" w:color="auto"/>
          </w:divBdr>
        </w:div>
        <w:div w:id="31081925">
          <w:marLeft w:val="480"/>
          <w:marRight w:val="0"/>
          <w:marTop w:val="0"/>
          <w:marBottom w:val="0"/>
          <w:divBdr>
            <w:top w:val="none" w:sz="0" w:space="0" w:color="auto"/>
            <w:left w:val="none" w:sz="0" w:space="0" w:color="auto"/>
            <w:bottom w:val="none" w:sz="0" w:space="0" w:color="auto"/>
            <w:right w:val="none" w:sz="0" w:space="0" w:color="auto"/>
          </w:divBdr>
        </w:div>
        <w:div w:id="1737587412">
          <w:marLeft w:val="480"/>
          <w:marRight w:val="0"/>
          <w:marTop w:val="0"/>
          <w:marBottom w:val="0"/>
          <w:divBdr>
            <w:top w:val="none" w:sz="0" w:space="0" w:color="auto"/>
            <w:left w:val="none" w:sz="0" w:space="0" w:color="auto"/>
            <w:bottom w:val="none" w:sz="0" w:space="0" w:color="auto"/>
            <w:right w:val="none" w:sz="0" w:space="0" w:color="auto"/>
          </w:divBdr>
        </w:div>
        <w:div w:id="1738819955">
          <w:marLeft w:val="480"/>
          <w:marRight w:val="0"/>
          <w:marTop w:val="0"/>
          <w:marBottom w:val="0"/>
          <w:divBdr>
            <w:top w:val="none" w:sz="0" w:space="0" w:color="auto"/>
            <w:left w:val="none" w:sz="0" w:space="0" w:color="auto"/>
            <w:bottom w:val="none" w:sz="0" w:space="0" w:color="auto"/>
            <w:right w:val="none" w:sz="0" w:space="0" w:color="auto"/>
          </w:divBdr>
        </w:div>
        <w:div w:id="693925549">
          <w:marLeft w:val="480"/>
          <w:marRight w:val="0"/>
          <w:marTop w:val="0"/>
          <w:marBottom w:val="0"/>
          <w:divBdr>
            <w:top w:val="none" w:sz="0" w:space="0" w:color="auto"/>
            <w:left w:val="none" w:sz="0" w:space="0" w:color="auto"/>
            <w:bottom w:val="none" w:sz="0" w:space="0" w:color="auto"/>
            <w:right w:val="none" w:sz="0" w:space="0" w:color="auto"/>
          </w:divBdr>
        </w:div>
        <w:div w:id="1703937794">
          <w:marLeft w:val="480"/>
          <w:marRight w:val="0"/>
          <w:marTop w:val="0"/>
          <w:marBottom w:val="0"/>
          <w:divBdr>
            <w:top w:val="none" w:sz="0" w:space="0" w:color="auto"/>
            <w:left w:val="none" w:sz="0" w:space="0" w:color="auto"/>
            <w:bottom w:val="none" w:sz="0" w:space="0" w:color="auto"/>
            <w:right w:val="none" w:sz="0" w:space="0" w:color="auto"/>
          </w:divBdr>
        </w:div>
        <w:div w:id="438572335">
          <w:marLeft w:val="480"/>
          <w:marRight w:val="0"/>
          <w:marTop w:val="0"/>
          <w:marBottom w:val="0"/>
          <w:divBdr>
            <w:top w:val="none" w:sz="0" w:space="0" w:color="auto"/>
            <w:left w:val="none" w:sz="0" w:space="0" w:color="auto"/>
            <w:bottom w:val="none" w:sz="0" w:space="0" w:color="auto"/>
            <w:right w:val="none" w:sz="0" w:space="0" w:color="auto"/>
          </w:divBdr>
        </w:div>
        <w:div w:id="985008000">
          <w:marLeft w:val="480"/>
          <w:marRight w:val="0"/>
          <w:marTop w:val="0"/>
          <w:marBottom w:val="0"/>
          <w:divBdr>
            <w:top w:val="none" w:sz="0" w:space="0" w:color="auto"/>
            <w:left w:val="none" w:sz="0" w:space="0" w:color="auto"/>
            <w:bottom w:val="none" w:sz="0" w:space="0" w:color="auto"/>
            <w:right w:val="none" w:sz="0" w:space="0" w:color="auto"/>
          </w:divBdr>
        </w:div>
        <w:div w:id="2072733469">
          <w:marLeft w:val="480"/>
          <w:marRight w:val="0"/>
          <w:marTop w:val="0"/>
          <w:marBottom w:val="0"/>
          <w:divBdr>
            <w:top w:val="none" w:sz="0" w:space="0" w:color="auto"/>
            <w:left w:val="none" w:sz="0" w:space="0" w:color="auto"/>
            <w:bottom w:val="none" w:sz="0" w:space="0" w:color="auto"/>
            <w:right w:val="none" w:sz="0" w:space="0" w:color="auto"/>
          </w:divBdr>
        </w:div>
      </w:divsChild>
    </w:div>
    <w:div w:id="1941522289">
      <w:bodyDiv w:val="1"/>
      <w:marLeft w:val="0"/>
      <w:marRight w:val="0"/>
      <w:marTop w:val="0"/>
      <w:marBottom w:val="0"/>
      <w:divBdr>
        <w:top w:val="none" w:sz="0" w:space="0" w:color="auto"/>
        <w:left w:val="none" w:sz="0" w:space="0" w:color="auto"/>
        <w:bottom w:val="none" w:sz="0" w:space="0" w:color="auto"/>
        <w:right w:val="none" w:sz="0" w:space="0" w:color="auto"/>
      </w:divBdr>
    </w:div>
    <w:div w:id="1941987838">
      <w:bodyDiv w:val="1"/>
      <w:marLeft w:val="0"/>
      <w:marRight w:val="0"/>
      <w:marTop w:val="0"/>
      <w:marBottom w:val="0"/>
      <w:divBdr>
        <w:top w:val="none" w:sz="0" w:space="0" w:color="auto"/>
        <w:left w:val="none" w:sz="0" w:space="0" w:color="auto"/>
        <w:bottom w:val="none" w:sz="0" w:space="0" w:color="auto"/>
        <w:right w:val="none" w:sz="0" w:space="0" w:color="auto"/>
      </w:divBdr>
    </w:div>
    <w:div w:id="1944608846">
      <w:bodyDiv w:val="1"/>
      <w:marLeft w:val="0"/>
      <w:marRight w:val="0"/>
      <w:marTop w:val="0"/>
      <w:marBottom w:val="0"/>
      <w:divBdr>
        <w:top w:val="none" w:sz="0" w:space="0" w:color="auto"/>
        <w:left w:val="none" w:sz="0" w:space="0" w:color="auto"/>
        <w:bottom w:val="none" w:sz="0" w:space="0" w:color="auto"/>
        <w:right w:val="none" w:sz="0" w:space="0" w:color="auto"/>
      </w:divBdr>
    </w:div>
    <w:div w:id="1945072385">
      <w:bodyDiv w:val="1"/>
      <w:marLeft w:val="0"/>
      <w:marRight w:val="0"/>
      <w:marTop w:val="0"/>
      <w:marBottom w:val="0"/>
      <w:divBdr>
        <w:top w:val="none" w:sz="0" w:space="0" w:color="auto"/>
        <w:left w:val="none" w:sz="0" w:space="0" w:color="auto"/>
        <w:bottom w:val="none" w:sz="0" w:space="0" w:color="auto"/>
        <w:right w:val="none" w:sz="0" w:space="0" w:color="auto"/>
      </w:divBdr>
    </w:div>
    <w:div w:id="1945378461">
      <w:bodyDiv w:val="1"/>
      <w:marLeft w:val="0"/>
      <w:marRight w:val="0"/>
      <w:marTop w:val="0"/>
      <w:marBottom w:val="0"/>
      <w:divBdr>
        <w:top w:val="none" w:sz="0" w:space="0" w:color="auto"/>
        <w:left w:val="none" w:sz="0" w:space="0" w:color="auto"/>
        <w:bottom w:val="none" w:sz="0" w:space="0" w:color="auto"/>
        <w:right w:val="none" w:sz="0" w:space="0" w:color="auto"/>
      </w:divBdr>
    </w:div>
    <w:div w:id="1945764232">
      <w:bodyDiv w:val="1"/>
      <w:marLeft w:val="0"/>
      <w:marRight w:val="0"/>
      <w:marTop w:val="0"/>
      <w:marBottom w:val="0"/>
      <w:divBdr>
        <w:top w:val="none" w:sz="0" w:space="0" w:color="auto"/>
        <w:left w:val="none" w:sz="0" w:space="0" w:color="auto"/>
        <w:bottom w:val="none" w:sz="0" w:space="0" w:color="auto"/>
        <w:right w:val="none" w:sz="0" w:space="0" w:color="auto"/>
      </w:divBdr>
    </w:div>
    <w:div w:id="1946839889">
      <w:bodyDiv w:val="1"/>
      <w:marLeft w:val="0"/>
      <w:marRight w:val="0"/>
      <w:marTop w:val="0"/>
      <w:marBottom w:val="0"/>
      <w:divBdr>
        <w:top w:val="none" w:sz="0" w:space="0" w:color="auto"/>
        <w:left w:val="none" w:sz="0" w:space="0" w:color="auto"/>
        <w:bottom w:val="none" w:sz="0" w:space="0" w:color="auto"/>
        <w:right w:val="none" w:sz="0" w:space="0" w:color="auto"/>
      </w:divBdr>
    </w:div>
    <w:div w:id="1946960069">
      <w:bodyDiv w:val="1"/>
      <w:marLeft w:val="0"/>
      <w:marRight w:val="0"/>
      <w:marTop w:val="0"/>
      <w:marBottom w:val="0"/>
      <w:divBdr>
        <w:top w:val="none" w:sz="0" w:space="0" w:color="auto"/>
        <w:left w:val="none" w:sz="0" w:space="0" w:color="auto"/>
        <w:bottom w:val="none" w:sz="0" w:space="0" w:color="auto"/>
        <w:right w:val="none" w:sz="0" w:space="0" w:color="auto"/>
      </w:divBdr>
    </w:div>
    <w:div w:id="1949464909">
      <w:bodyDiv w:val="1"/>
      <w:marLeft w:val="0"/>
      <w:marRight w:val="0"/>
      <w:marTop w:val="0"/>
      <w:marBottom w:val="0"/>
      <w:divBdr>
        <w:top w:val="none" w:sz="0" w:space="0" w:color="auto"/>
        <w:left w:val="none" w:sz="0" w:space="0" w:color="auto"/>
        <w:bottom w:val="none" w:sz="0" w:space="0" w:color="auto"/>
        <w:right w:val="none" w:sz="0" w:space="0" w:color="auto"/>
      </w:divBdr>
    </w:div>
    <w:div w:id="1949651864">
      <w:bodyDiv w:val="1"/>
      <w:marLeft w:val="0"/>
      <w:marRight w:val="0"/>
      <w:marTop w:val="0"/>
      <w:marBottom w:val="0"/>
      <w:divBdr>
        <w:top w:val="none" w:sz="0" w:space="0" w:color="auto"/>
        <w:left w:val="none" w:sz="0" w:space="0" w:color="auto"/>
        <w:bottom w:val="none" w:sz="0" w:space="0" w:color="auto"/>
        <w:right w:val="none" w:sz="0" w:space="0" w:color="auto"/>
      </w:divBdr>
    </w:div>
    <w:div w:id="1949702601">
      <w:bodyDiv w:val="1"/>
      <w:marLeft w:val="0"/>
      <w:marRight w:val="0"/>
      <w:marTop w:val="0"/>
      <w:marBottom w:val="0"/>
      <w:divBdr>
        <w:top w:val="none" w:sz="0" w:space="0" w:color="auto"/>
        <w:left w:val="none" w:sz="0" w:space="0" w:color="auto"/>
        <w:bottom w:val="none" w:sz="0" w:space="0" w:color="auto"/>
        <w:right w:val="none" w:sz="0" w:space="0" w:color="auto"/>
      </w:divBdr>
    </w:div>
    <w:div w:id="1950090763">
      <w:bodyDiv w:val="1"/>
      <w:marLeft w:val="0"/>
      <w:marRight w:val="0"/>
      <w:marTop w:val="0"/>
      <w:marBottom w:val="0"/>
      <w:divBdr>
        <w:top w:val="none" w:sz="0" w:space="0" w:color="auto"/>
        <w:left w:val="none" w:sz="0" w:space="0" w:color="auto"/>
        <w:bottom w:val="none" w:sz="0" w:space="0" w:color="auto"/>
        <w:right w:val="none" w:sz="0" w:space="0" w:color="auto"/>
      </w:divBdr>
    </w:div>
    <w:div w:id="1950504851">
      <w:bodyDiv w:val="1"/>
      <w:marLeft w:val="0"/>
      <w:marRight w:val="0"/>
      <w:marTop w:val="0"/>
      <w:marBottom w:val="0"/>
      <w:divBdr>
        <w:top w:val="none" w:sz="0" w:space="0" w:color="auto"/>
        <w:left w:val="none" w:sz="0" w:space="0" w:color="auto"/>
        <w:bottom w:val="none" w:sz="0" w:space="0" w:color="auto"/>
        <w:right w:val="none" w:sz="0" w:space="0" w:color="auto"/>
      </w:divBdr>
    </w:div>
    <w:div w:id="1950620208">
      <w:bodyDiv w:val="1"/>
      <w:marLeft w:val="0"/>
      <w:marRight w:val="0"/>
      <w:marTop w:val="0"/>
      <w:marBottom w:val="0"/>
      <w:divBdr>
        <w:top w:val="none" w:sz="0" w:space="0" w:color="auto"/>
        <w:left w:val="none" w:sz="0" w:space="0" w:color="auto"/>
        <w:bottom w:val="none" w:sz="0" w:space="0" w:color="auto"/>
        <w:right w:val="none" w:sz="0" w:space="0" w:color="auto"/>
      </w:divBdr>
      <w:divsChild>
        <w:div w:id="932199345">
          <w:marLeft w:val="480"/>
          <w:marRight w:val="0"/>
          <w:marTop w:val="0"/>
          <w:marBottom w:val="0"/>
          <w:divBdr>
            <w:top w:val="none" w:sz="0" w:space="0" w:color="auto"/>
            <w:left w:val="none" w:sz="0" w:space="0" w:color="auto"/>
            <w:bottom w:val="none" w:sz="0" w:space="0" w:color="auto"/>
            <w:right w:val="none" w:sz="0" w:space="0" w:color="auto"/>
          </w:divBdr>
        </w:div>
        <w:div w:id="1849324982">
          <w:marLeft w:val="480"/>
          <w:marRight w:val="0"/>
          <w:marTop w:val="0"/>
          <w:marBottom w:val="0"/>
          <w:divBdr>
            <w:top w:val="none" w:sz="0" w:space="0" w:color="auto"/>
            <w:left w:val="none" w:sz="0" w:space="0" w:color="auto"/>
            <w:bottom w:val="none" w:sz="0" w:space="0" w:color="auto"/>
            <w:right w:val="none" w:sz="0" w:space="0" w:color="auto"/>
          </w:divBdr>
        </w:div>
        <w:div w:id="1155531104">
          <w:marLeft w:val="480"/>
          <w:marRight w:val="0"/>
          <w:marTop w:val="0"/>
          <w:marBottom w:val="0"/>
          <w:divBdr>
            <w:top w:val="none" w:sz="0" w:space="0" w:color="auto"/>
            <w:left w:val="none" w:sz="0" w:space="0" w:color="auto"/>
            <w:bottom w:val="none" w:sz="0" w:space="0" w:color="auto"/>
            <w:right w:val="none" w:sz="0" w:space="0" w:color="auto"/>
          </w:divBdr>
        </w:div>
        <w:div w:id="643237646">
          <w:marLeft w:val="480"/>
          <w:marRight w:val="0"/>
          <w:marTop w:val="0"/>
          <w:marBottom w:val="0"/>
          <w:divBdr>
            <w:top w:val="none" w:sz="0" w:space="0" w:color="auto"/>
            <w:left w:val="none" w:sz="0" w:space="0" w:color="auto"/>
            <w:bottom w:val="none" w:sz="0" w:space="0" w:color="auto"/>
            <w:right w:val="none" w:sz="0" w:space="0" w:color="auto"/>
          </w:divBdr>
        </w:div>
        <w:div w:id="1592011448">
          <w:marLeft w:val="480"/>
          <w:marRight w:val="0"/>
          <w:marTop w:val="0"/>
          <w:marBottom w:val="0"/>
          <w:divBdr>
            <w:top w:val="none" w:sz="0" w:space="0" w:color="auto"/>
            <w:left w:val="none" w:sz="0" w:space="0" w:color="auto"/>
            <w:bottom w:val="none" w:sz="0" w:space="0" w:color="auto"/>
            <w:right w:val="none" w:sz="0" w:space="0" w:color="auto"/>
          </w:divBdr>
        </w:div>
        <w:div w:id="2005081270">
          <w:marLeft w:val="480"/>
          <w:marRight w:val="0"/>
          <w:marTop w:val="0"/>
          <w:marBottom w:val="0"/>
          <w:divBdr>
            <w:top w:val="none" w:sz="0" w:space="0" w:color="auto"/>
            <w:left w:val="none" w:sz="0" w:space="0" w:color="auto"/>
            <w:bottom w:val="none" w:sz="0" w:space="0" w:color="auto"/>
            <w:right w:val="none" w:sz="0" w:space="0" w:color="auto"/>
          </w:divBdr>
        </w:div>
        <w:div w:id="1348605730">
          <w:marLeft w:val="480"/>
          <w:marRight w:val="0"/>
          <w:marTop w:val="0"/>
          <w:marBottom w:val="0"/>
          <w:divBdr>
            <w:top w:val="none" w:sz="0" w:space="0" w:color="auto"/>
            <w:left w:val="none" w:sz="0" w:space="0" w:color="auto"/>
            <w:bottom w:val="none" w:sz="0" w:space="0" w:color="auto"/>
            <w:right w:val="none" w:sz="0" w:space="0" w:color="auto"/>
          </w:divBdr>
        </w:div>
        <w:div w:id="423847395">
          <w:marLeft w:val="480"/>
          <w:marRight w:val="0"/>
          <w:marTop w:val="0"/>
          <w:marBottom w:val="0"/>
          <w:divBdr>
            <w:top w:val="none" w:sz="0" w:space="0" w:color="auto"/>
            <w:left w:val="none" w:sz="0" w:space="0" w:color="auto"/>
            <w:bottom w:val="none" w:sz="0" w:space="0" w:color="auto"/>
            <w:right w:val="none" w:sz="0" w:space="0" w:color="auto"/>
          </w:divBdr>
        </w:div>
        <w:div w:id="1873692416">
          <w:marLeft w:val="480"/>
          <w:marRight w:val="0"/>
          <w:marTop w:val="0"/>
          <w:marBottom w:val="0"/>
          <w:divBdr>
            <w:top w:val="none" w:sz="0" w:space="0" w:color="auto"/>
            <w:left w:val="none" w:sz="0" w:space="0" w:color="auto"/>
            <w:bottom w:val="none" w:sz="0" w:space="0" w:color="auto"/>
            <w:right w:val="none" w:sz="0" w:space="0" w:color="auto"/>
          </w:divBdr>
        </w:div>
        <w:div w:id="1148127058">
          <w:marLeft w:val="480"/>
          <w:marRight w:val="0"/>
          <w:marTop w:val="0"/>
          <w:marBottom w:val="0"/>
          <w:divBdr>
            <w:top w:val="none" w:sz="0" w:space="0" w:color="auto"/>
            <w:left w:val="none" w:sz="0" w:space="0" w:color="auto"/>
            <w:bottom w:val="none" w:sz="0" w:space="0" w:color="auto"/>
            <w:right w:val="none" w:sz="0" w:space="0" w:color="auto"/>
          </w:divBdr>
        </w:div>
        <w:div w:id="368800975">
          <w:marLeft w:val="480"/>
          <w:marRight w:val="0"/>
          <w:marTop w:val="0"/>
          <w:marBottom w:val="0"/>
          <w:divBdr>
            <w:top w:val="none" w:sz="0" w:space="0" w:color="auto"/>
            <w:left w:val="none" w:sz="0" w:space="0" w:color="auto"/>
            <w:bottom w:val="none" w:sz="0" w:space="0" w:color="auto"/>
            <w:right w:val="none" w:sz="0" w:space="0" w:color="auto"/>
          </w:divBdr>
        </w:div>
        <w:div w:id="991375957">
          <w:marLeft w:val="480"/>
          <w:marRight w:val="0"/>
          <w:marTop w:val="0"/>
          <w:marBottom w:val="0"/>
          <w:divBdr>
            <w:top w:val="none" w:sz="0" w:space="0" w:color="auto"/>
            <w:left w:val="none" w:sz="0" w:space="0" w:color="auto"/>
            <w:bottom w:val="none" w:sz="0" w:space="0" w:color="auto"/>
            <w:right w:val="none" w:sz="0" w:space="0" w:color="auto"/>
          </w:divBdr>
        </w:div>
        <w:div w:id="523713886">
          <w:marLeft w:val="480"/>
          <w:marRight w:val="0"/>
          <w:marTop w:val="0"/>
          <w:marBottom w:val="0"/>
          <w:divBdr>
            <w:top w:val="none" w:sz="0" w:space="0" w:color="auto"/>
            <w:left w:val="none" w:sz="0" w:space="0" w:color="auto"/>
            <w:bottom w:val="none" w:sz="0" w:space="0" w:color="auto"/>
            <w:right w:val="none" w:sz="0" w:space="0" w:color="auto"/>
          </w:divBdr>
        </w:div>
        <w:div w:id="1649819975">
          <w:marLeft w:val="480"/>
          <w:marRight w:val="0"/>
          <w:marTop w:val="0"/>
          <w:marBottom w:val="0"/>
          <w:divBdr>
            <w:top w:val="none" w:sz="0" w:space="0" w:color="auto"/>
            <w:left w:val="none" w:sz="0" w:space="0" w:color="auto"/>
            <w:bottom w:val="none" w:sz="0" w:space="0" w:color="auto"/>
            <w:right w:val="none" w:sz="0" w:space="0" w:color="auto"/>
          </w:divBdr>
        </w:div>
        <w:div w:id="719019221">
          <w:marLeft w:val="480"/>
          <w:marRight w:val="0"/>
          <w:marTop w:val="0"/>
          <w:marBottom w:val="0"/>
          <w:divBdr>
            <w:top w:val="none" w:sz="0" w:space="0" w:color="auto"/>
            <w:left w:val="none" w:sz="0" w:space="0" w:color="auto"/>
            <w:bottom w:val="none" w:sz="0" w:space="0" w:color="auto"/>
            <w:right w:val="none" w:sz="0" w:space="0" w:color="auto"/>
          </w:divBdr>
        </w:div>
        <w:div w:id="1991593641">
          <w:marLeft w:val="480"/>
          <w:marRight w:val="0"/>
          <w:marTop w:val="0"/>
          <w:marBottom w:val="0"/>
          <w:divBdr>
            <w:top w:val="none" w:sz="0" w:space="0" w:color="auto"/>
            <w:left w:val="none" w:sz="0" w:space="0" w:color="auto"/>
            <w:bottom w:val="none" w:sz="0" w:space="0" w:color="auto"/>
            <w:right w:val="none" w:sz="0" w:space="0" w:color="auto"/>
          </w:divBdr>
        </w:div>
        <w:div w:id="119153594">
          <w:marLeft w:val="480"/>
          <w:marRight w:val="0"/>
          <w:marTop w:val="0"/>
          <w:marBottom w:val="0"/>
          <w:divBdr>
            <w:top w:val="none" w:sz="0" w:space="0" w:color="auto"/>
            <w:left w:val="none" w:sz="0" w:space="0" w:color="auto"/>
            <w:bottom w:val="none" w:sz="0" w:space="0" w:color="auto"/>
            <w:right w:val="none" w:sz="0" w:space="0" w:color="auto"/>
          </w:divBdr>
        </w:div>
        <w:div w:id="35011529">
          <w:marLeft w:val="480"/>
          <w:marRight w:val="0"/>
          <w:marTop w:val="0"/>
          <w:marBottom w:val="0"/>
          <w:divBdr>
            <w:top w:val="none" w:sz="0" w:space="0" w:color="auto"/>
            <w:left w:val="none" w:sz="0" w:space="0" w:color="auto"/>
            <w:bottom w:val="none" w:sz="0" w:space="0" w:color="auto"/>
            <w:right w:val="none" w:sz="0" w:space="0" w:color="auto"/>
          </w:divBdr>
        </w:div>
        <w:div w:id="1949970822">
          <w:marLeft w:val="480"/>
          <w:marRight w:val="0"/>
          <w:marTop w:val="0"/>
          <w:marBottom w:val="0"/>
          <w:divBdr>
            <w:top w:val="none" w:sz="0" w:space="0" w:color="auto"/>
            <w:left w:val="none" w:sz="0" w:space="0" w:color="auto"/>
            <w:bottom w:val="none" w:sz="0" w:space="0" w:color="auto"/>
            <w:right w:val="none" w:sz="0" w:space="0" w:color="auto"/>
          </w:divBdr>
        </w:div>
        <w:div w:id="384530772">
          <w:marLeft w:val="480"/>
          <w:marRight w:val="0"/>
          <w:marTop w:val="0"/>
          <w:marBottom w:val="0"/>
          <w:divBdr>
            <w:top w:val="none" w:sz="0" w:space="0" w:color="auto"/>
            <w:left w:val="none" w:sz="0" w:space="0" w:color="auto"/>
            <w:bottom w:val="none" w:sz="0" w:space="0" w:color="auto"/>
            <w:right w:val="none" w:sz="0" w:space="0" w:color="auto"/>
          </w:divBdr>
        </w:div>
        <w:div w:id="389231013">
          <w:marLeft w:val="480"/>
          <w:marRight w:val="0"/>
          <w:marTop w:val="0"/>
          <w:marBottom w:val="0"/>
          <w:divBdr>
            <w:top w:val="none" w:sz="0" w:space="0" w:color="auto"/>
            <w:left w:val="none" w:sz="0" w:space="0" w:color="auto"/>
            <w:bottom w:val="none" w:sz="0" w:space="0" w:color="auto"/>
            <w:right w:val="none" w:sz="0" w:space="0" w:color="auto"/>
          </w:divBdr>
        </w:div>
        <w:div w:id="687826522">
          <w:marLeft w:val="480"/>
          <w:marRight w:val="0"/>
          <w:marTop w:val="0"/>
          <w:marBottom w:val="0"/>
          <w:divBdr>
            <w:top w:val="none" w:sz="0" w:space="0" w:color="auto"/>
            <w:left w:val="none" w:sz="0" w:space="0" w:color="auto"/>
            <w:bottom w:val="none" w:sz="0" w:space="0" w:color="auto"/>
            <w:right w:val="none" w:sz="0" w:space="0" w:color="auto"/>
          </w:divBdr>
        </w:div>
        <w:div w:id="32004479">
          <w:marLeft w:val="480"/>
          <w:marRight w:val="0"/>
          <w:marTop w:val="0"/>
          <w:marBottom w:val="0"/>
          <w:divBdr>
            <w:top w:val="none" w:sz="0" w:space="0" w:color="auto"/>
            <w:left w:val="none" w:sz="0" w:space="0" w:color="auto"/>
            <w:bottom w:val="none" w:sz="0" w:space="0" w:color="auto"/>
            <w:right w:val="none" w:sz="0" w:space="0" w:color="auto"/>
          </w:divBdr>
        </w:div>
        <w:div w:id="844052907">
          <w:marLeft w:val="480"/>
          <w:marRight w:val="0"/>
          <w:marTop w:val="0"/>
          <w:marBottom w:val="0"/>
          <w:divBdr>
            <w:top w:val="none" w:sz="0" w:space="0" w:color="auto"/>
            <w:left w:val="none" w:sz="0" w:space="0" w:color="auto"/>
            <w:bottom w:val="none" w:sz="0" w:space="0" w:color="auto"/>
            <w:right w:val="none" w:sz="0" w:space="0" w:color="auto"/>
          </w:divBdr>
        </w:div>
        <w:div w:id="1610552880">
          <w:marLeft w:val="480"/>
          <w:marRight w:val="0"/>
          <w:marTop w:val="0"/>
          <w:marBottom w:val="0"/>
          <w:divBdr>
            <w:top w:val="none" w:sz="0" w:space="0" w:color="auto"/>
            <w:left w:val="none" w:sz="0" w:space="0" w:color="auto"/>
            <w:bottom w:val="none" w:sz="0" w:space="0" w:color="auto"/>
            <w:right w:val="none" w:sz="0" w:space="0" w:color="auto"/>
          </w:divBdr>
        </w:div>
        <w:div w:id="1060207691">
          <w:marLeft w:val="480"/>
          <w:marRight w:val="0"/>
          <w:marTop w:val="0"/>
          <w:marBottom w:val="0"/>
          <w:divBdr>
            <w:top w:val="none" w:sz="0" w:space="0" w:color="auto"/>
            <w:left w:val="none" w:sz="0" w:space="0" w:color="auto"/>
            <w:bottom w:val="none" w:sz="0" w:space="0" w:color="auto"/>
            <w:right w:val="none" w:sz="0" w:space="0" w:color="auto"/>
          </w:divBdr>
        </w:div>
        <w:div w:id="845826174">
          <w:marLeft w:val="480"/>
          <w:marRight w:val="0"/>
          <w:marTop w:val="0"/>
          <w:marBottom w:val="0"/>
          <w:divBdr>
            <w:top w:val="none" w:sz="0" w:space="0" w:color="auto"/>
            <w:left w:val="none" w:sz="0" w:space="0" w:color="auto"/>
            <w:bottom w:val="none" w:sz="0" w:space="0" w:color="auto"/>
            <w:right w:val="none" w:sz="0" w:space="0" w:color="auto"/>
          </w:divBdr>
        </w:div>
        <w:div w:id="71439606">
          <w:marLeft w:val="480"/>
          <w:marRight w:val="0"/>
          <w:marTop w:val="0"/>
          <w:marBottom w:val="0"/>
          <w:divBdr>
            <w:top w:val="none" w:sz="0" w:space="0" w:color="auto"/>
            <w:left w:val="none" w:sz="0" w:space="0" w:color="auto"/>
            <w:bottom w:val="none" w:sz="0" w:space="0" w:color="auto"/>
            <w:right w:val="none" w:sz="0" w:space="0" w:color="auto"/>
          </w:divBdr>
        </w:div>
        <w:div w:id="941109306">
          <w:marLeft w:val="480"/>
          <w:marRight w:val="0"/>
          <w:marTop w:val="0"/>
          <w:marBottom w:val="0"/>
          <w:divBdr>
            <w:top w:val="none" w:sz="0" w:space="0" w:color="auto"/>
            <w:left w:val="none" w:sz="0" w:space="0" w:color="auto"/>
            <w:bottom w:val="none" w:sz="0" w:space="0" w:color="auto"/>
            <w:right w:val="none" w:sz="0" w:space="0" w:color="auto"/>
          </w:divBdr>
        </w:div>
        <w:div w:id="753549012">
          <w:marLeft w:val="480"/>
          <w:marRight w:val="0"/>
          <w:marTop w:val="0"/>
          <w:marBottom w:val="0"/>
          <w:divBdr>
            <w:top w:val="none" w:sz="0" w:space="0" w:color="auto"/>
            <w:left w:val="none" w:sz="0" w:space="0" w:color="auto"/>
            <w:bottom w:val="none" w:sz="0" w:space="0" w:color="auto"/>
            <w:right w:val="none" w:sz="0" w:space="0" w:color="auto"/>
          </w:divBdr>
        </w:div>
        <w:div w:id="92359788">
          <w:marLeft w:val="480"/>
          <w:marRight w:val="0"/>
          <w:marTop w:val="0"/>
          <w:marBottom w:val="0"/>
          <w:divBdr>
            <w:top w:val="none" w:sz="0" w:space="0" w:color="auto"/>
            <w:left w:val="none" w:sz="0" w:space="0" w:color="auto"/>
            <w:bottom w:val="none" w:sz="0" w:space="0" w:color="auto"/>
            <w:right w:val="none" w:sz="0" w:space="0" w:color="auto"/>
          </w:divBdr>
        </w:div>
        <w:div w:id="824051267">
          <w:marLeft w:val="480"/>
          <w:marRight w:val="0"/>
          <w:marTop w:val="0"/>
          <w:marBottom w:val="0"/>
          <w:divBdr>
            <w:top w:val="none" w:sz="0" w:space="0" w:color="auto"/>
            <w:left w:val="none" w:sz="0" w:space="0" w:color="auto"/>
            <w:bottom w:val="none" w:sz="0" w:space="0" w:color="auto"/>
            <w:right w:val="none" w:sz="0" w:space="0" w:color="auto"/>
          </w:divBdr>
        </w:div>
        <w:div w:id="684207803">
          <w:marLeft w:val="480"/>
          <w:marRight w:val="0"/>
          <w:marTop w:val="0"/>
          <w:marBottom w:val="0"/>
          <w:divBdr>
            <w:top w:val="none" w:sz="0" w:space="0" w:color="auto"/>
            <w:left w:val="none" w:sz="0" w:space="0" w:color="auto"/>
            <w:bottom w:val="none" w:sz="0" w:space="0" w:color="auto"/>
            <w:right w:val="none" w:sz="0" w:space="0" w:color="auto"/>
          </w:divBdr>
        </w:div>
        <w:div w:id="1297757135">
          <w:marLeft w:val="480"/>
          <w:marRight w:val="0"/>
          <w:marTop w:val="0"/>
          <w:marBottom w:val="0"/>
          <w:divBdr>
            <w:top w:val="none" w:sz="0" w:space="0" w:color="auto"/>
            <w:left w:val="none" w:sz="0" w:space="0" w:color="auto"/>
            <w:bottom w:val="none" w:sz="0" w:space="0" w:color="auto"/>
            <w:right w:val="none" w:sz="0" w:space="0" w:color="auto"/>
          </w:divBdr>
        </w:div>
        <w:div w:id="436413199">
          <w:marLeft w:val="480"/>
          <w:marRight w:val="0"/>
          <w:marTop w:val="0"/>
          <w:marBottom w:val="0"/>
          <w:divBdr>
            <w:top w:val="none" w:sz="0" w:space="0" w:color="auto"/>
            <w:left w:val="none" w:sz="0" w:space="0" w:color="auto"/>
            <w:bottom w:val="none" w:sz="0" w:space="0" w:color="auto"/>
            <w:right w:val="none" w:sz="0" w:space="0" w:color="auto"/>
          </w:divBdr>
        </w:div>
        <w:div w:id="330838793">
          <w:marLeft w:val="480"/>
          <w:marRight w:val="0"/>
          <w:marTop w:val="0"/>
          <w:marBottom w:val="0"/>
          <w:divBdr>
            <w:top w:val="none" w:sz="0" w:space="0" w:color="auto"/>
            <w:left w:val="none" w:sz="0" w:space="0" w:color="auto"/>
            <w:bottom w:val="none" w:sz="0" w:space="0" w:color="auto"/>
            <w:right w:val="none" w:sz="0" w:space="0" w:color="auto"/>
          </w:divBdr>
        </w:div>
        <w:div w:id="56713768">
          <w:marLeft w:val="480"/>
          <w:marRight w:val="0"/>
          <w:marTop w:val="0"/>
          <w:marBottom w:val="0"/>
          <w:divBdr>
            <w:top w:val="none" w:sz="0" w:space="0" w:color="auto"/>
            <w:left w:val="none" w:sz="0" w:space="0" w:color="auto"/>
            <w:bottom w:val="none" w:sz="0" w:space="0" w:color="auto"/>
            <w:right w:val="none" w:sz="0" w:space="0" w:color="auto"/>
          </w:divBdr>
        </w:div>
        <w:div w:id="902980937">
          <w:marLeft w:val="480"/>
          <w:marRight w:val="0"/>
          <w:marTop w:val="0"/>
          <w:marBottom w:val="0"/>
          <w:divBdr>
            <w:top w:val="none" w:sz="0" w:space="0" w:color="auto"/>
            <w:left w:val="none" w:sz="0" w:space="0" w:color="auto"/>
            <w:bottom w:val="none" w:sz="0" w:space="0" w:color="auto"/>
            <w:right w:val="none" w:sz="0" w:space="0" w:color="auto"/>
          </w:divBdr>
        </w:div>
        <w:div w:id="1964268850">
          <w:marLeft w:val="480"/>
          <w:marRight w:val="0"/>
          <w:marTop w:val="0"/>
          <w:marBottom w:val="0"/>
          <w:divBdr>
            <w:top w:val="none" w:sz="0" w:space="0" w:color="auto"/>
            <w:left w:val="none" w:sz="0" w:space="0" w:color="auto"/>
            <w:bottom w:val="none" w:sz="0" w:space="0" w:color="auto"/>
            <w:right w:val="none" w:sz="0" w:space="0" w:color="auto"/>
          </w:divBdr>
        </w:div>
        <w:div w:id="1946770499">
          <w:marLeft w:val="480"/>
          <w:marRight w:val="0"/>
          <w:marTop w:val="0"/>
          <w:marBottom w:val="0"/>
          <w:divBdr>
            <w:top w:val="none" w:sz="0" w:space="0" w:color="auto"/>
            <w:left w:val="none" w:sz="0" w:space="0" w:color="auto"/>
            <w:bottom w:val="none" w:sz="0" w:space="0" w:color="auto"/>
            <w:right w:val="none" w:sz="0" w:space="0" w:color="auto"/>
          </w:divBdr>
        </w:div>
        <w:div w:id="378209524">
          <w:marLeft w:val="480"/>
          <w:marRight w:val="0"/>
          <w:marTop w:val="0"/>
          <w:marBottom w:val="0"/>
          <w:divBdr>
            <w:top w:val="none" w:sz="0" w:space="0" w:color="auto"/>
            <w:left w:val="none" w:sz="0" w:space="0" w:color="auto"/>
            <w:bottom w:val="none" w:sz="0" w:space="0" w:color="auto"/>
            <w:right w:val="none" w:sz="0" w:space="0" w:color="auto"/>
          </w:divBdr>
        </w:div>
        <w:div w:id="1245720569">
          <w:marLeft w:val="480"/>
          <w:marRight w:val="0"/>
          <w:marTop w:val="0"/>
          <w:marBottom w:val="0"/>
          <w:divBdr>
            <w:top w:val="none" w:sz="0" w:space="0" w:color="auto"/>
            <w:left w:val="none" w:sz="0" w:space="0" w:color="auto"/>
            <w:bottom w:val="none" w:sz="0" w:space="0" w:color="auto"/>
            <w:right w:val="none" w:sz="0" w:space="0" w:color="auto"/>
          </w:divBdr>
        </w:div>
        <w:div w:id="966813547">
          <w:marLeft w:val="480"/>
          <w:marRight w:val="0"/>
          <w:marTop w:val="0"/>
          <w:marBottom w:val="0"/>
          <w:divBdr>
            <w:top w:val="none" w:sz="0" w:space="0" w:color="auto"/>
            <w:left w:val="none" w:sz="0" w:space="0" w:color="auto"/>
            <w:bottom w:val="none" w:sz="0" w:space="0" w:color="auto"/>
            <w:right w:val="none" w:sz="0" w:space="0" w:color="auto"/>
          </w:divBdr>
        </w:div>
        <w:div w:id="1012802392">
          <w:marLeft w:val="480"/>
          <w:marRight w:val="0"/>
          <w:marTop w:val="0"/>
          <w:marBottom w:val="0"/>
          <w:divBdr>
            <w:top w:val="none" w:sz="0" w:space="0" w:color="auto"/>
            <w:left w:val="none" w:sz="0" w:space="0" w:color="auto"/>
            <w:bottom w:val="none" w:sz="0" w:space="0" w:color="auto"/>
            <w:right w:val="none" w:sz="0" w:space="0" w:color="auto"/>
          </w:divBdr>
        </w:div>
        <w:div w:id="1331445113">
          <w:marLeft w:val="480"/>
          <w:marRight w:val="0"/>
          <w:marTop w:val="0"/>
          <w:marBottom w:val="0"/>
          <w:divBdr>
            <w:top w:val="none" w:sz="0" w:space="0" w:color="auto"/>
            <w:left w:val="none" w:sz="0" w:space="0" w:color="auto"/>
            <w:bottom w:val="none" w:sz="0" w:space="0" w:color="auto"/>
            <w:right w:val="none" w:sz="0" w:space="0" w:color="auto"/>
          </w:divBdr>
        </w:div>
        <w:div w:id="680931118">
          <w:marLeft w:val="480"/>
          <w:marRight w:val="0"/>
          <w:marTop w:val="0"/>
          <w:marBottom w:val="0"/>
          <w:divBdr>
            <w:top w:val="none" w:sz="0" w:space="0" w:color="auto"/>
            <w:left w:val="none" w:sz="0" w:space="0" w:color="auto"/>
            <w:bottom w:val="none" w:sz="0" w:space="0" w:color="auto"/>
            <w:right w:val="none" w:sz="0" w:space="0" w:color="auto"/>
          </w:divBdr>
        </w:div>
        <w:div w:id="1464495572">
          <w:marLeft w:val="480"/>
          <w:marRight w:val="0"/>
          <w:marTop w:val="0"/>
          <w:marBottom w:val="0"/>
          <w:divBdr>
            <w:top w:val="none" w:sz="0" w:space="0" w:color="auto"/>
            <w:left w:val="none" w:sz="0" w:space="0" w:color="auto"/>
            <w:bottom w:val="none" w:sz="0" w:space="0" w:color="auto"/>
            <w:right w:val="none" w:sz="0" w:space="0" w:color="auto"/>
          </w:divBdr>
        </w:div>
        <w:div w:id="1892498411">
          <w:marLeft w:val="480"/>
          <w:marRight w:val="0"/>
          <w:marTop w:val="0"/>
          <w:marBottom w:val="0"/>
          <w:divBdr>
            <w:top w:val="none" w:sz="0" w:space="0" w:color="auto"/>
            <w:left w:val="none" w:sz="0" w:space="0" w:color="auto"/>
            <w:bottom w:val="none" w:sz="0" w:space="0" w:color="auto"/>
            <w:right w:val="none" w:sz="0" w:space="0" w:color="auto"/>
          </w:divBdr>
        </w:div>
      </w:divsChild>
    </w:div>
    <w:div w:id="1951089899">
      <w:bodyDiv w:val="1"/>
      <w:marLeft w:val="0"/>
      <w:marRight w:val="0"/>
      <w:marTop w:val="0"/>
      <w:marBottom w:val="0"/>
      <w:divBdr>
        <w:top w:val="none" w:sz="0" w:space="0" w:color="auto"/>
        <w:left w:val="none" w:sz="0" w:space="0" w:color="auto"/>
        <w:bottom w:val="none" w:sz="0" w:space="0" w:color="auto"/>
        <w:right w:val="none" w:sz="0" w:space="0" w:color="auto"/>
      </w:divBdr>
    </w:div>
    <w:div w:id="1951619574">
      <w:bodyDiv w:val="1"/>
      <w:marLeft w:val="0"/>
      <w:marRight w:val="0"/>
      <w:marTop w:val="0"/>
      <w:marBottom w:val="0"/>
      <w:divBdr>
        <w:top w:val="none" w:sz="0" w:space="0" w:color="auto"/>
        <w:left w:val="none" w:sz="0" w:space="0" w:color="auto"/>
        <w:bottom w:val="none" w:sz="0" w:space="0" w:color="auto"/>
        <w:right w:val="none" w:sz="0" w:space="0" w:color="auto"/>
      </w:divBdr>
    </w:div>
    <w:div w:id="1952973410">
      <w:bodyDiv w:val="1"/>
      <w:marLeft w:val="0"/>
      <w:marRight w:val="0"/>
      <w:marTop w:val="0"/>
      <w:marBottom w:val="0"/>
      <w:divBdr>
        <w:top w:val="none" w:sz="0" w:space="0" w:color="auto"/>
        <w:left w:val="none" w:sz="0" w:space="0" w:color="auto"/>
        <w:bottom w:val="none" w:sz="0" w:space="0" w:color="auto"/>
        <w:right w:val="none" w:sz="0" w:space="0" w:color="auto"/>
      </w:divBdr>
    </w:div>
    <w:div w:id="1953783438">
      <w:bodyDiv w:val="1"/>
      <w:marLeft w:val="0"/>
      <w:marRight w:val="0"/>
      <w:marTop w:val="0"/>
      <w:marBottom w:val="0"/>
      <w:divBdr>
        <w:top w:val="none" w:sz="0" w:space="0" w:color="auto"/>
        <w:left w:val="none" w:sz="0" w:space="0" w:color="auto"/>
        <w:bottom w:val="none" w:sz="0" w:space="0" w:color="auto"/>
        <w:right w:val="none" w:sz="0" w:space="0" w:color="auto"/>
      </w:divBdr>
    </w:div>
    <w:div w:id="1954557690">
      <w:bodyDiv w:val="1"/>
      <w:marLeft w:val="0"/>
      <w:marRight w:val="0"/>
      <w:marTop w:val="0"/>
      <w:marBottom w:val="0"/>
      <w:divBdr>
        <w:top w:val="none" w:sz="0" w:space="0" w:color="auto"/>
        <w:left w:val="none" w:sz="0" w:space="0" w:color="auto"/>
        <w:bottom w:val="none" w:sz="0" w:space="0" w:color="auto"/>
        <w:right w:val="none" w:sz="0" w:space="0" w:color="auto"/>
      </w:divBdr>
    </w:div>
    <w:div w:id="1956328394">
      <w:bodyDiv w:val="1"/>
      <w:marLeft w:val="0"/>
      <w:marRight w:val="0"/>
      <w:marTop w:val="0"/>
      <w:marBottom w:val="0"/>
      <w:divBdr>
        <w:top w:val="none" w:sz="0" w:space="0" w:color="auto"/>
        <w:left w:val="none" w:sz="0" w:space="0" w:color="auto"/>
        <w:bottom w:val="none" w:sz="0" w:space="0" w:color="auto"/>
        <w:right w:val="none" w:sz="0" w:space="0" w:color="auto"/>
      </w:divBdr>
    </w:div>
    <w:div w:id="1957910788">
      <w:bodyDiv w:val="1"/>
      <w:marLeft w:val="0"/>
      <w:marRight w:val="0"/>
      <w:marTop w:val="0"/>
      <w:marBottom w:val="0"/>
      <w:divBdr>
        <w:top w:val="none" w:sz="0" w:space="0" w:color="auto"/>
        <w:left w:val="none" w:sz="0" w:space="0" w:color="auto"/>
        <w:bottom w:val="none" w:sz="0" w:space="0" w:color="auto"/>
        <w:right w:val="none" w:sz="0" w:space="0" w:color="auto"/>
      </w:divBdr>
    </w:div>
    <w:div w:id="1958558230">
      <w:bodyDiv w:val="1"/>
      <w:marLeft w:val="0"/>
      <w:marRight w:val="0"/>
      <w:marTop w:val="0"/>
      <w:marBottom w:val="0"/>
      <w:divBdr>
        <w:top w:val="none" w:sz="0" w:space="0" w:color="auto"/>
        <w:left w:val="none" w:sz="0" w:space="0" w:color="auto"/>
        <w:bottom w:val="none" w:sz="0" w:space="0" w:color="auto"/>
        <w:right w:val="none" w:sz="0" w:space="0" w:color="auto"/>
      </w:divBdr>
    </w:div>
    <w:div w:id="1960599431">
      <w:bodyDiv w:val="1"/>
      <w:marLeft w:val="0"/>
      <w:marRight w:val="0"/>
      <w:marTop w:val="0"/>
      <w:marBottom w:val="0"/>
      <w:divBdr>
        <w:top w:val="none" w:sz="0" w:space="0" w:color="auto"/>
        <w:left w:val="none" w:sz="0" w:space="0" w:color="auto"/>
        <w:bottom w:val="none" w:sz="0" w:space="0" w:color="auto"/>
        <w:right w:val="none" w:sz="0" w:space="0" w:color="auto"/>
      </w:divBdr>
    </w:div>
    <w:div w:id="1960725463">
      <w:bodyDiv w:val="1"/>
      <w:marLeft w:val="0"/>
      <w:marRight w:val="0"/>
      <w:marTop w:val="0"/>
      <w:marBottom w:val="0"/>
      <w:divBdr>
        <w:top w:val="none" w:sz="0" w:space="0" w:color="auto"/>
        <w:left w:val="none" w:sz="0" w:space="0" w:color="auto"/>
        <w:bottom w:val="none" w:sz="0" w:space="0" w:color="auto"/>
        <w:right w:val="none" w:sz="0" w:space="0" w:color="auto"/>
      </w:divBdr>
    </w:div>
    <w:div w:id="1960798940">
      <w:bodyDiv w:val="1"/>
      <w:marLeft w:val="0"/>
      <w:marRight w:val="0"/>
      <w:marTop w:val="0"/>
      <w:marBottom w:val="0"/>
      <w:divBdr>
        <w:top w:val="none" w:sz="0" w:space="0" w:color="auto"/>
        <w:left w:val="none" w:sz="0" w:space="0" w:color="auto"/>
        <w:bottom w:val="none" w:sz="0" w:space="0" w:color="auto"/>
        <w:right w:val="none" w:sz="0" w:space="0" w:color="auto"/>
      </w:divBdr>
    </w:div>
    <w:div w:id="1961178769">
      <w:bodyDiv w:val="1"/>
      <w:marLeft w:val="0"/>
      <w:marRight w:val="0"/>
      <w:marTop w:val="0"/>
      <w:marBottom w:val="0"/>
      <w:divBdr>
        <w:top w:val="none" w:sz="0" w:space="0" w:color="auto"/>
        <w:left w:val="none" w:sz="0" w:space="0" w:color="auto"/>
        <w:bottom w:val="none" w:sz="0" w:space="0" w:color="auto"/>
        <w:right w:val="none" w:sz="0" w:space="0" w:color="auto"/>
      </w:divBdr>
    </w:div>
    <w:div w:id="1964074342">
      <w:bodyDiv w:val="1"/>
      <w:marLeft w:val="0"/>
      <w:marRight w:val="0"/>
      <w:marTop w:val="0"/>
      <w:marBottom w:val="0"/>
      <w:divBdr>
        <w:top w:val="none" w:sz="0" w:space="0" w:color="auto"/>
        <w:left w:val="none" w:sz="0" w:space="0" w:color="auto"/>
        <w:bottom w:val="none" w:sz="0" w:space="0" w:color="auto"/>
        <w:right w:val="none" w:sz="0" w:space="0" w:color="auto"/>
      </w:divBdr>
    </w:div>
    <w:div w:id="1964732728">
      <w:bodyDiv w:val="1"/>
      <w:marLeft w:val="0"/>
      <w:marRight w:val="0"/>
      <w:marTop w:val="0"/>
      <w:marBottom w:val="0"/>
      <w:divBdr>
        <w:top w:val="none" w:sz="0" w:space="0" w:color="auto"/>
        <w:left w:val="none" w:sz="0" w:space="0" w:color="auto"/>
        <w:bottom w:val="none" w:sz="0" w:space="0" w:color="auto"/>
        <w:right w:val="none" w:sz="0" w:space="0" w:color="auto"/>
      </w:divBdr>
    </w:div>
    <w:div w:id="1966351875">
      <w:bodyDiv w:val="1"/>
      <w:marLeft w:val="0"/>
      <w:marRight w:val="0"/>
      <w:marTop w:val="0"/>
      <w:marBottom w:val="0"/>
      <w:divBdr>
        <w:top w:val="none" w:sz="0" w:space="0" w:color="auto"/>
        <w:left w:val="none" w:sz="0" w:space="0" w:color="auto"/>
        <w:bottom w:val="none" w:sz="0" w:space="0" w:color="auto"/>
        <w:right w:val="none" w:sz="0" w:space="0" w:color="auto"/>
      </w:divBdr>
    </w:div>
    <w:div w:id="1966889418">
      <w:bodyDiv w:val="1"/>
      <w:marLeft w:val="0"/>
      <w:marRight w:val="0"/>
      <w:marTop w:val="0"/>
      <w:marBottom w:val="0"/>
      <w:divBdr>
        <w:top w:val="none" w:sz="0" w:space="0" w:color="auto"/>
        <w:left w:val="none" w:sz="0" w:space="0" w:color="auto"/>
        <w:bottom w:val="none" w:sz="0" w:space="0" w:color="auto"/>
        <w:right w:val="none" w:sz="0" w:space="0" w:color="auto"/>
      </w:divBdr>
    </w:div>
    <w:div w:id="1967929330">
      <w:bodyDiv w:val="1"/>
      <w:marLeft w:val="0"/>
      <w:marRight w:val="0"/>
      <w:marTop w:val="0"/>
      <w:marBottom w:val="0"/>
      <w:divBdr>
        <w:top w:val="none" w:sz="0" w:space="0" w:color="auto"/>
        <w:left w:val="none" w:sz="0" w:space="0" w:color="auto"/>
        <w:bottom w:val="none" w:sz="0" w:space="0" w:color="auto"/>
        <w:right w:val="none" w:sz="0" w:space="0" w:color="auto"/>
      </w:divBdr>
    </w:div>
    <w:div w:id="1968318447">
      <w:bodyDiv w:val="1"/>
      <w:marLeft w:val="0"/>
      <w:marRight w:val="0"/>
      <w:marTop w:val="0"/>
      <w:marBottom w:val="0"/>
      <w:divBdr>
        <w:top w:val="none" w:sz="0" w:space="0" w:color="auto"/>
        <w:left w:val="none" w:sz="0" w:space="0" w:color="auto"/>
        <w:bottom w:val="none" w:sz="0" w:space="0" w:color="auto"/>
        <w:right w:val="none" w:sz="0" w:space="0" w:color="auto"/>
      </w:divBdr>
    </w:div>
    <w:div w:id="1968509270">
      <w:bodyDiv w:val="1"/>
      <w:marLeft w:val="0"/>
      <w:marRight w:val="0"/>
      <w:marTop w:val="0"/>
      <w:marBottom w:val="0"/>
      <w:divBdr>
        <w:top w:val="none" w:sz="0" w:space="0" w:color="auto"/>
        <w:left w:val="none" w:sz="0" w:space="0" w:color="auto"/>
        <w:bottom w:val="none" w:sz="0" w:space="0" w:color="auto"/>
        <w:right w:val="none" w:sz="0" w:space="0" w:color="auto"/>
      </w:divBdr>
    </w:div>
    <w:div w:id="1969120058">
      <w:bodyDiv w:val="1"/>
      <w:marLeft w:val="0"/>
      <w:marRight w:val="0"/>
      <w:marTop w:val="0"/>
      <w:marBottom w:val="0"/>
      <w:divBdr>
        <w:top w:val="none" w:sz="0" w:space="0" w:color="auto"/>
        <w:left w:val="none" w:sz="0" w:space="0" w:color="auto"/>
        <w:bottom w:val="none" w:sz="0" w:space="0" w:color="auto"/>
        <w:right w:val="none" w:sz="0" w:space="0" w:color="auto"/>
      </w:divBdr>
    </w:div>
    <w:div w:id="1969581500">
      <w:bodyDiv w:val="1"/>
      <w:marLeft w:val="0"/>
      <w:marRight w:val="0"/>
      <w:marTop w:val="0"/>
      <w:marBottom w:val="0"/>
      <w:divBdr>
        <w:top w:val="none" w:sz="0" w:space="0" w:color="auto"/>
        <w:left w:val="none" w:sz="0" w:space="0" w:color="auto"/>
        <w:bottom w:val="none" w:sz="0" w:space="0" w:color="auto"/>
        <w:right w:val="none" w:sz="0" w:space="0" w:color="auto"/>
      </w:divBdr>
    </w:div>
    <w:div w:id="1970361450">
      <w:bodyDiv w:val="1"/>
      <w:marLeft w:val="0"/>
      <w:marRight w:val="0"/>
      <w:marTop w:val="0"/>
      <w:marBottom w:val="0"/>
      <w:divBdr>
        <w:top w:val="none" w:sz="0" w:space="0" w:color="auto"/>
        <w:left w:val="none" w:sz="0" w:space="0" w:color="auto"/>
        <w:bottom w:val="none" w:sz="0" w:space="0" w:color="auto"/>
        <w:right w:val="none" w:sz="0" w:space="0" w:color="auto"/>
      </w:divBdr>
      <w:divsChild>
        <w:div w:id="900750852">
          <w:marLeft w:val="480"/>
          <w:marRight w:val="0"/>
          <w:marTop w:val="0"/>
          <w:marBottom w:val="0"/>
          <w:divBdr>
            <w:top w:val="none" w:sz="0" w:space="0" w:color="auto"/>
            <w:left w:val="none" w:sz="0" w:space="0" w:color="auto"/>
            <w:bottom w:val="none" w:sz="0" w:space="0" w:color="auto"/>
            <w:right w:val="none" w:sz="0" w:space="0" w:color="auto"/>
          </w:divBdr>
        </w:div>
        <w:div w:id="1799882942">
          <w:marLeft w:val="480"/>
          <w:marRight w:val="0"/>
          <w:marTop w:val="0"/>
          <w:marBottom w:val="0"/>
          <w:divBdr>
            <w:top w:val="none" w:sz="0" w:space="0" w:color="auto"/>
            <w:left w:val="none" w:sz="0" w:space="0" w:color="auto"/>
            <w:bottom w:val="none" w:sz="0" w:space="0" w:color="auto"/>
            <w:right w:val="none" w:sz="0" w:space="0" w:color="auto"/>
          </w:divBdr>
        </w:div>
        <w:div w:id="1451558757">
          <w:marLeft w:val="480"/>
          <w:marRight w:val="0"/>
          <w:marTop w:val="0"/>
          <w:marBottom w:val="0"/>
          <w:divBdr>
            <w:top w:val="none" w:sz="0" w:space="0" w:color="auto"/>
            <w:left w:val="none" w:sz="0" w:space="0" w:color="auto"/>
            <w:bottom w:val="none" w:sz="0" w:space="0" w:color="auto"/>
            <w:right w:val="none" w:sz="0" w:space="0" w:color="auto"/>
          </w:divBdr>
        </w:div>
        <w:div w:id="1282494295">
          <w:marLeft w:val="480"/>
          <w:marRight w:val="0"/>
          <w:marTop w:val="0"/>
          <w:marBottom w:val="0"/>
          <w:divBdr>
            <w:top w:val="none" w:sz="0" w:space="0" w:color="auto"/>
            <w:left w:val="none" w:sz="0" w:space="0" w:color="auto"/>
            <w:bottom w:val="none" w:sz="0" w:space="0" w:color="auto"/>
            <w:right w:val="none" w:sz="0" w:space="0" w:color="auto"/>
          </w:divBdr>
        </w:div>
        <w:div w:id="2051832607">
          <w:marLeft w:val="480"/>
          <w:marRight w:val="0"/>
          <w:marTop w:val="0"/>
          <w:marBottom w:val="0"/>
          <w:divBdr>
            <w:top w:val="none" w:sz="0" w:space="0" w:color="auto"/>
            <w:left w:val="none" w:sz="0" w:space="0" w:color="auto"/>
            <w:bottom w:val="none" w:sz="0" w:space="0" w:color="auto"/>
            <w:right w:val="none" w:sz="0" w:space="0" w:color="auto"/>
          </w:divBdr>
        </w:div>
        <w:div w:id="291906550">
          <w:marLeft w:val="480"/>
          <w:marRight w:val="0"/>
          <w:marTop w:val="0"/>
          <w:marBottom w:val="0"/>
          <w:divBdr>
            <w:top w:val="none" w:sz="0" w:space="0" w:color="auto"/>
            <w:left w:val="none" w:sz="0" w:space="0" w:color="auto"/>
            <w:bottom w:val="none" w:sz="0" w:space="0" w:color="auto"/>
            <w:right w:val="none" w:sz="0" w:space="0" w:color="auto"/>
          </w:divBdr>
        </w:div>
        <w:div w:id="1262494138">
          <w:marLeft w:val="480"/>
          <w:marRight w:val="0"/>
          <w:marTop w:val="0"/>
          <w:marBottom w:val="0"/>
          <w:divBdr>
            <w:top w:val="none" w:sz="0" w:space="0" w:color="auto"/>
            <w:left w:val="none" w:sz="0" w:space="0" w:color="auto"/>
            <w:bottom w:val="none" w:sz="0" w:space="0" w:color="auto"/>
            <w:right w:val="none" w:sz="0" w:space="0" w:color="auto"/>
          </w:divBdr>
        </w:div>
        <w:div w:id="1771313479">
          <w:marLeft w:val="480"/>
          <w:marRight w:val="0"/>
          <w:marTop w:val="0"/>
          <w:marBottom w:val="0"/>
          <w:divBdr>
            <w:top w:val="none" w:sz="0" w:space="0" w:color="auto"/>
            <w:left w:val="none" w:sz="0" w:space="0" w:color="auto"/>
            <w:bottom w:val="none" w:sz="0" w:space="0" w:color="auto"/>
            <w:right w:val="none" w:sz="0" w:space="0" w:color="auto"/>
          </w:divBdr>
        </w:div>
        <w:div w:id="689180196">
          <w:marLeft w:val="480"/>
          <w:marRight w:val="0"/>
          <w:marTop w:val="0"/>
          <w:marBottom w:val="0"/>
          <w:divBdr>
            <w:top w:val="none" w:sz="0" w:space="0" w:color="auto"/>
            <w:left w:val="none" w:sz="0" w:space="0" w:color="auto"/>
            <w:bottom w:val="none" w:sz="0" w:space="0" w:color="auto"/>
            <w:right w:val="none" w:sz="0" w:space="0" w:color="auto"/>
          </w:divBdr>
        </w:div>
        <w:div w:id="1100950208">
          <w:marLeft w:val="480"/>
          <w:marRight w:val="0"/>
          <w:marTop w:val="0"/>
          <w:marBottom w:val="0"/>
          <w:divBdr>
            <w:top w:val="none" w:sz="0" w:space="0" w:color="auto"/>
            <w:left w:val="none" w:sz="0" w:space="0" w:color="auto"/>
            <w:bottom w:val="none" w:sz="0" w:space="0" w:color="auto"/>
            <w:right w:val="none" w:sz="0" w:space="0" w:color="auto"/>
          </w:divBdr>
        </w:div>
        <w:div w:id="267547618">
          <w:marLeft w:val="480"/>
          <w:marRight w:val="0"/>
          <w:marTop w:val="0"/>
          <w:marBottom w:val="0"/>
          <w:divBdr>
            <w:top w:val="none" w:sz="0" w:space="0" w:color="auto"/>
            <w:left w:val="none" w:sz="0" w:space="0" w:color="auto"/>
            <w:bottom w:val="none" w:sz="0" w:space="0" w:color="auto"/>
            <w:right w:val="none" w:sz="0" w:space="0" w:color="auto"/>
          </w:divBdr>
        </w:div>
        <w:div w:id="1891570882">
          <w:marLeft w:val="480"/>
          <w:marRight w:val="0"/>
          <w:marTop w:val="0"/>
          <w:marBottom w:val="0"/>
          <w:divBdr>
            <w:top w:val="none" w:sz="0" w:space="0" w:color="auto"/>
            <w:left w:val="none" w:sz="0" w:space="0" w:color="auto"/>
            <w:bottom w:val="none" w:sz="0" w:space="0" w:color="auto"/>
            <w:right w:val="none" w:sz="0" w:space="0" w:color="auto"/>
          </w:divBdr>
        </w:div>
        <w:div w:id="156769077">
          <w:marLeft w:val="480"/>
          <w:marRight w:val="0"/>
          <w:marTop w:val="0"/>
          <w:marBottom w:val="0"/>
          <w:divBdr>
            <w:top w:val="none" w:sz="0" w:space="0" w:color="auto"/>
            <w:left w:val="none" w:sz="0" w:space="0" w:color="auto"/>
            <w:bottom w:val="none" w:sz="0" w:space="0" w:color="auto"/>
            <w:right w:val="none" w:sz="0" w:space="0" w:color="auto"/>
          </w:divBdr>
        </w:div>
        <w:div w:id="1764565812">
          <w:marLeft w:val="480"/>
          <w:marRight w:val="0"/>
          <w:marTop w:val="0"/>
          <w:marBottom w:val="0"/>
          <w:divBdr>
            <w:top w:val="none" w:sz="0" w:space="0" w:color="auto"/>
            <w:left w:val="none" w:sz="0" w:space="0" w:color="auto"/>
            <w:bottom w:val="none" w:sz="0" w:space="0" w:color="auto"/>
            <w:right w:val="none" w:sz="0" w:space="0" w:color="auto"/>
          </w:divBdr>
        </w:div>
        <w:div w:id="1928727083">
          <w:marLeft w:val="480"/>
          <w:marRight w:val="0"/>
          <w:marTop w:val="0"/>
          <w:marBottom w:val="0"/>
          <w:divBdr>
            <w:top w:val="none" w:sz="0" w:space="0" w:color="auto"/>
            <w:left w:val="none" w:sz="0" w:space="0" w:color="auto"/>
            <w:bottom w:val="none" w:sz="0" w:space="0" w:color="auto"/>
            <w:right w:val="none" w:sz="0" w:space="0" w:color="auto"/>
          </w:divBdr>
        </w:div>
        <w:div w:id="1790272901">
          <w:marLeft w:val="480"/>
          <w:marRight w:val="0"/>
          <w:marTop w:val="0"/>
          <w:marBottom w:val="0"/>
          <w:divBdr>
            <w:top w:val="none" w:sz="0" w:space="0" w:color="auto"/>
            <w:left w:val="none" w:sz="0" w:space="0" w:color="auto"/>
            <w:bottom w:val="none" w:sz="0" w:space="0" w:color="auto"/>
            <w:right w:val="none" w:sz="0" w:space="0" w:color="auto"/>
          </w:divBdr>
        </w:div>
        <w:div w:id="608775245">
          <w:marLeft w:val="480"/>
          <w:marRight w:val="0"/>
          <w:marTop w:val="0"/>
          <w:marBottom w:val="0"/>
          <w:divBdr>
            <w:top w:val="none" w:sz="0" w:space="0" w:color="auto"/>
            <w:left w:val="none" w:sz="0" w:space="0" w:color="auto"/>
            <w:bottom w:val="none" w:sz="0" w:space="0" w:color="auto"/>
            <w:right w:val="none" w:sz="0" w:space="0" w:color="auto"/>
          </w:divBdr>
        </w:div>
        <w:div w:id="237521776">
          <w:marLeft w:val="480"/>
          <w:marRight w:val="0"/>
          <w:marTop w:val="0"/>
          <w:marBottom w:val="0"/>
          <w:divBdr>
            <w:top w:val="none" w:sz="0" w:space="0" w:color="auto"/>
            <w:left w:val="none" w:sz="0" w:space="0" w:color="auto"/>
            <w:bottom w:val="none" w:sz="0" w:space="0" w:color="auto"/>
            <w:right w:val="none" w:sz="0" w:space="0" w:color="auto"/>
          </w:divBdr>
        </w:div>
        <w:div w:id="167673246">
          <w:marLeft w:val="480"/>
          <w:marRight w:val="0"/>
          <w:marTop w:val="0"/>
          <w:marBottom w:val="0"/>
          <w:divBdr>
            <w:top w:val="none" w:sz="0" w:space="0" w:color="auto"/>
            <w:left w:val="none" w:sz="0" w:space="0" w:color="auto"/>
            <w:bottom w:val="none" w:sz="0" w:space="0" w:color="auto"/>
            <w:right w:val="none" w:sz="0" w:space="0" w:color="auto"/>
          </w:divBdr>
        </w:div>
        <w:div w:id="2024086931">
          <w:marLeft w:val="480"/>
          <w:marRight w:val="0"/>
          <w:marTop w:val="0"/>
          <w:marBottom w:val="0"/>
          <w:divBdr>
            <w:top w:val="none" w:sz="0" w:space="0" w:color="auto"/>
            <w:left w:val="none" w:sz="0" w:space="0" w:color="auto"/>
            <w:bottom w:val="none" w:sz="0" w:space="0" w:color="auto"/>
            <w:right w:val="none" w:sz="0" w:space="0" w:color="auto"/>
          </w:divBdr>
        </w:div>
        <w:div w:id="2004233101">
          <w:marLeft w:val="480"/>
          <w:marRight w:val="0"/>
          <w:marTop w:val="0"/>
          <w:marBottom w:val="0"/>
          <w:divBdr>
            <w:top w:val="none" w:sz="0" w:space="0" w:color="auto"/>
            <w:left w:val="none" w:sz="0" w:space="0" w:color="auto"/>
            <w:bottom w:val="none" w:sz="0" w:space="0" w:color="auto"/>
            <w:right w:val="none" w:sz="0" w:space="0" w:color="auto"/>
          </w:divBdr>
        </w:div>
        <w:div w:id="1730836063">
          <w:marLeft w:val="480"/>
          <w:marRight w:val="0"/>
          <w:marTop w:val="0"/>
          <w:marBottom w:val="0"/>
          <w:divBdr>
            <w:top w:val="none" w:sz="0" w:space="0" w:color="auto"/>
            <w:left w:val="none" w:sz="0" w:space="0" w:color="auto"/>
            <w:bottom w:val="none" w:sz="0" w:space="0" w:color="auto"/>
            <w:right w:val="none" w:sz="0" w:space="0" w:color="auto"/>
          </w:divBdr>
        </w:div>
        <w:div w:id="1420130042">
          <w:marLeft w:val="480"/>
          <w:marRight w:val="0"/>
          <w:marTop w:val="0"/>
          <w:marBottom w:val="0"/>
          <w:divBdr>
            <w:top w:val="none" w:sz="0" w:space="0" w:color="auto"/>
            <w:left w:val="none" w:sz="0" w:space="0" w:color="auto"/>
            <w:bottom w:val="none" w:sz="0" w:space="0" w:color="auto"/>
            <w:right w:val="none" w:sz="0" w:space="0" w:color="auto"/>
          </w:divBdr>
        </w:div>
        <w:div w:id="765273862">
          <w:marLeft w:val="480"/>
          <w:marRight w:val="0"/>
          <w:marTop w:val="0"/>
          <w:marBottom w:val="0"/>
          <w:divBdr>
            <w:top w:val="none" w:sz="0" w:space="0" w:color="auto"/>
            <w:left w:val="none" w:sz="0" w:space="0" w:color="auto"/>
            <w:bottom w:val="none" w:sz="0" w:space="0" w:color="auto"/>
            <w:right w:val="none" w:sz="0" w:space="0" w:color="auto"/>
          </w:divBdr>
        </w:div>
        <w:div w:id="1652907917">
          <w:marLeft w:val="480"/>
          <w:marRight w:val="0"/>
          <w:marTop w:val="0"/>
          <w:marBottom w:val="0"/>
          <w:divBdr>
            <w:top w:val="none" w:sz="0" w:space="0" w:color="auto"/>
            <w:left w:val="none" w:sz="0" w:space="0" w:color="auto"/>
            <w:bottom w:val="none" w:sz="0" w:space="0" w:color="auto"/>
            <w:right w:val="none" w:sz="0" w:space="0" w:color="auto"/>
          </w:divBdr>
        </w:div>
        <w:div w:id="1237394549">
          <w:marLeft w:val="480"/>
          <w:marRight w:val="0"/>
          <w:marTop w:val="0"/>
          <w:marBottom w:val="0"/>
          <w:divBdr>
            <w:top w:val="none" w:sz="0" w:space="0" w:color="auto"/>
            <w:left w:val="none" w:sz="0" w:space="0" w:color="auto"/>
            <w:bottom w:val="none" w:sz="0" w:space="0" w:color="auto"/>
            <w:right w:val="none" w:sz="0" w:space="0" w:color="auto"/>
          </w:divBdr>
        </w:div>
        <w:div w:id="1657881481">
          <w:marLeft w:val="480"/>
          <w:marRight w:val="0"/>
          <w:marTop w:val="0"/>
          <w:marBottom w:val="0"/>
          <w:divBdr>
            <w:top w:val="none" w:sz="0" w:space="0" w:color="auto"/>
            <w:left w:val="none" w:sz="0" w:space="0" w:color="auto"/>
            <w:bottom w:val="none" w:sz="0" w:space="0" w:color="auto"/>
            <w:right w:val="none" w:sz="0" w:space="0" w:color="auto"/>
          </w:divBdr>
        </w:div>
        <w:div w:id="2042318272">
          <w:marLeft w:val="480"/>
          <w:marRight w:val="0"/>
          <w:marTop w:val="0"/>
          <w:marBottom w:val="0"/>
          <w:divBdr>
            <w:top w:val="none" w:sz="0" w:space="0" w:color="auto"/>
            <w:left w:val="none" w:sz="0" w:space="0" w:color="auto"/>
            <w:bottom w:val="none" w:sz="0" w:space="0" w:color="auto"/>
            <w:right w:val="none" w:sz="0" w:space="0" w:color="auto"/>
          </w:divBdr>
        </w:div>
        <w:div w:id="704529130">
          <w:marLeft w:val="480"/>
          <w:marRight w:val="0"/>
          <w:marTop w:val="0"/>
          <w:marBottom w:val="0"/>
          <w:divBdr>
            <w:top w:val="none" w:sz="0" w:space="0" w:color="auto"/>
            <w:left w:val="none" w:sz="0" w:space="0" w:color="auto"/>
            <w:bottom w:val="none" w:sz="0" w:space="0" w:color="auto"/>
            <w:right w:val="none" w:sz="0" w:space="0" w:color="auto"/>
          </w:divBdr>
        </w:div>
        <w:div w:id="367142391">
          <w:marLeft w:val="480"/>
          <w:marRight w:val="0"/>
          <w:marTop w:val="0"/>
          <w:marBottom w:val="0"/>
          <w:divBdr>
            <w:top w:val="none" w:sz="0" w:space="0" w:color="auto"/>
            <w:left w:val="none" w:sz="0" w:space="0" w:color="auto"/>
            <w:bottom w:val="none" w:sz="0" w:space="0" w:color="auto"/>
            <w:right w:val="none" w:sz="0" w:space="0" w:color="auto"/>
          </w:divBdr>
        </w:div>
        <w:div w:id="232814633">
          <w:marLeft w:val="480"/>
          <w:marRight w:val="0"/>
          <w:marTop w:val="0"/>
          <w:marBottom w:val="0"/>
          <w:divBdr>
            <w:top w:val="none" w:sz="0" w:space="0" w:color="auto"/>
            <w:left w:val="none" w:sz="0" w:space="0" w:color="auto"/>
            <w:bottom w:val="none" w:sz="0" w:space="0" w:color="auto"/>
            <w:right w:val="none" w:sz="0" w:space="0" w:color="auto"/>
          </w:divBdr>
        </w:div>
        <w:div w:id="1251155708">
          <w:marLeft w:val="480"/>
          <w:marRight w:val="0"/>
          <w:marTop w:val="0"/>
          <w:marBottom w:val="0"/>
          <w:divBdr>
            <w:top w:val="none" w:sz="0" w:space="0" w:color="auto"/>
            <w:left w:val="none" w:sz="0" w:space="0" w:color="auto"/>
            <w:bottom w:val="none" w:sz="0" w:space="0" w:color="auto"/>
            <w:right w:val="none" w:sz="0" w:space="0" w:color="auto"/>
          </w:divBdr>
        </w:div>
        <w:div w:id="1112358697">
          <w:marLeft w:val="480"/>
          <w:marRight w:val="0"/>
          <w:marTop w:val="0"/>
          <w:marBottom w:val="0"/>
          <w:divBdr>
            <w:top w:val="none" w:sz="0" w:space="0" w:color="auto"/>
            <w:left w:val="none" w:sz="0" w:space="0" w:color="auto"/>
            <w:bottom w:val="none" w:sz="0" w:space="0" w:color="auto"/>
            <w:right w:val="none" w:sz="0" w:space="0" w:color="auto"/>
          </w:divBdr>
        </w:div>
        <w:div w:id="1750810187">
          <w:marLeft w:val="480"/>
          <w:marRight w:val="0"/>
          <w:marTop w:val="0"/>
          <w:marBottom w:val="0"/>
          <w:divBdr>
            <w:top w:val="none" w:sz="0" w:space="0" w:color="auto"/>
            <w:left w:val="none" w:sz="0" w:space="0" w:color="auto"/>
            <w:bottom w:val="none" w:sz="0" w:space="0" w:color="auto"/>
            <w:right w:val="none" w:sz="0" w:space="0" w:color="auto"/>
          </w:divBdr>
        </w:div>
        <w:div w:id="1354109038">
          <w:marLeft w:val="480"/>
          <w:marRight w:val="0"/>
          <w:marTop w:val="0"/>
          <w:marBottom w:val="0"/>
          <w:divBdr>
            <w:top w:val="none" w:sz="0" w:space="0" w:color="auto"/>
            <w:left w:val="none" w:sz="0" w:space="0" w:color="auto"/>
            <w:bottom w:val="none" w:sz="0" w:space="0" w:color="auto"/>
            <w:right w:val="none" w:sz="0" w:space="0" w:color="auto"/>
          </w:divBdr>
        </w:div>
        <w:div w:id="1430079135">
          <w:marLeft w:val="480"/>
          <w:marRight w:val="0"/>
          <w:marTop w:val="0"/>
          <w:marBottom w:val="0"/>
          <w:divBdr>
            <w:top w:val="none" w:sz="0" w:space="0" w:color="auto"/>
            <w:left w:val="none" w:sz="0" w:space="0" w:color="auto"/>
            <w:bottom w:val="none" w:sz="0" w:space="0" w:color="auto"/>
            <w:right w:val="none" w:sz="0" w:space="0" w:color="auto"/>
          </w:divBdr>
        </w:div>
        <w:div w:id="653222572">
          <w:marLeft w:val="480"/>
          <w:marRight w:val="0"/>
          <w:marTop w:val="0"/>
          <w:marBottom w:val="0"/>
          <w:divBdr>
            <w:top w:val="none" w:sz="0" w:space="0" w:color="auto"/>
            <w:left w:val="none" w:sz="0" w:space="0" w:color="auto"/>
            <w:bottom w:val="none" w:sz="0" w:space="0" w:color="auto"/>
            <w:right w:val="none" w:sz="0" w:space="0" w:color="auto"/>
          </w:divBdr>
        </w:div>
        <w:div w:id="1573465875">
          <w:marLeft w:val="480"/>
          <w:marRight w:val="0"/>
          <w:marTop w:val="0"/>
          <w:marBottom w:val="0"/>
          <w:divBdr>
            <w:top w:val="none" w:sz="0" w:space="0" w:color="auto"/>
            <w:left w:val="none" w:sz="0" w:space="0" w:color="auto"/>
            <w:bottom w:val="none" w:sz="0" w:space="0" w:color="auto"/>
            <w:right w:val="none" w:sz="0" w:space="0" w:color="auto"/>
          </w:divBdr>
        </w:div>
        <w:div w:id="1467091223">
          <w:marLeft w:val="480"/>
          <w:marRight w:val="0"/>
          <w:marTop w:val="0"/>
          <w:marBottom w:val="0"/>
          <w:divBdr>
            <w:top w:val="none" w:sz="0" w:space="0" w:color="auto"/>
            <w:left w:val="none" w:sz="0" w:space="0" w:color="auto"/>
            <w:bottom w:val="none" w:sz="0" w:space="0" w:color="auto"/>
            <w:right w:val="none" w:sz="0" w:space="0" w:color="auto"/>
          </w:divBdr>
        </w:div>
        <w:div w:id="193465013">
          <w:marLeft w:val="480"/>
          <w:marRight w:val="0"/>
          <w:marTop w:val="0"/>
          <w:marBottom w:val="0"/>
          <w:divBdr>
            <w:top w:val="none" w:sz="0" w:space="0" w:color="auto"/>
            <w:left w:val="none" w:sz="0" w:space="0" w:color="auto"/>
            <w:bottom w:val="none" w:sz="0" w:space="0" w:color="auto"/>
            <w:right w:val="none" w:sz="0" w:space="0" w:color="auto"/>
          </w:divBdr>
        </w:div>
        <w:div w:id="1364285321">
          <w:marLeft w:val="480"/>
          <w:marRight w:val="0"/>
          <w:marTop w:val="0"/>
          <w:marBottom w:val="0"/>
          <w:divBdr>
            <w:top w:val="none" w:sz="0" w:space="0" w:color="auto"/>
            <w:left w:val="none" w:sz="0" w:space="0" w:color="auto"/>
            <w:bottom w:val="none" w:sz="0" w:space="0" w:color="auto"/>
            <w:right w:val="none" w:sz="0" w:space="0" w:color="auto"/>
          </w:divBdr>
        </w:div>
        <w:div w:id="1797219269">
          <w:marLeft w:val="480"/>
          <w:marRight w:val="0"/>
          <w:marTop w:val="0"/>
          <w:marBottom w:val="0"/>
          <w:divBdr>
            <w:top w:val="none" w:sz="0" w:space="0" w:color="auto"/>
            <w:left w:val="none" w:sz="0" w:space="0" w:color="auto"/>
            <w:bottom w:val="none" w:sz="0" w:space="0" w:color="auto"/>
            <w:right w:val="none" w:sz="0" w:space="0" w:color="auto"/>
          </w:divBdr>
        </w:div>
        <w:div w:id="1146049295">
          <w:marLeft w:val="480"/>
          <w:marRight w:val="0"/>
          <w:marTop w:val="0"/>
          <w:marBottom w:val="0"/>
          <w:divBdr>
            <w:top w:val="none" w:sz="0" w:space="0" w:color="auto"/>
            <w:left w:val="none" w:sz="0" w:space="0" w:color="auto"/>
            <w:bottom w:val="none" w:sz="0" w:space="0" w:color="auto"/>
            <w:right w:val="none" w:sz="0" w:space="0" w:color="auto"/>
          </w:divBdr>
        </w:div>
        <w:div w:id="1436293223">
          <w:marLeft w:val="480"/>
          <w:marRight w:val="0"/>
          <w:marTop w:val="0"/>
          <w:marBottom w:val="0"/>
          <w:divBdr>
            <w:top w:val="none" w:sz="0" w:space="0" w:color="auto"/>
            <w:left w:val="none" w:sz="0" w:space="0" w:color="auto"/>
            <w:bottom w:val="none" w:sz="0" w:space="0" w:color="auto"/>
            <w:right w:val="none" w:sz="0" w:space="0" w:color="auto"/>
          </w:divBdr>
        </w:div>
        <w:div w:id="677733012">
          <w:marLeft w:val="480"/>
          <w:marRight w:val="0"/>
          <w:marTop w:val="0"/>
          <w:marBottom w:val="0"/>
          <w:divBdr>
            <w:top w:val="none" w:sz="0" w:space="0" w:color="auto"/>
            <w:left w:val="none" w:sz="0" w:space="0" w:color="auto"/>
            <w:bottom w:val="none" w:sz="0" w:space="0" w:color="auto"/>
            <w:right w:val="none" w:sz="0" w:space="0" w:color="auto"/>
          </w:divBdr>
        </w:div>
        <w:div w:id="1904489080">
          <w:marLeft w:val="480"/>
          <w:marRight w:val="0"/>
          <w:marTop w:val="0"/>
          <w:marBottom w:val="0"/>
          <w:divBdr>
            <w:top w:val="none" w:sz="0" w:space="0" w:color="auto"/>
            <w:left w:val="none" w:sz="0" w:space="0" w:color="auto"/>
            <w:bottom w:val="none" w:sz="0" w:space="0" w:color="auto"/>
            <w:right w:val="none" w:sz="0" w:space="0" w:color="auto"/>
          </w:divBdr>
        </w:div>
        <w:div w:id="830370266">
          <w:marLeft w:val="480"/>
          <w:marRight w:val="0"/>
          <w:marTop w:val="0"/>
          <w:marBottom w:val="0"/>
          <w:divBdr>
            <w:top w:val="none" w:sz="0" w:space="0" w:color="auto"/>
            <w:left w:val="none" w:sz="0" w:space="0" w:color="auto"/>
            <w:bottom w:val="none" w:sz="0" w:space="0" w:color="auto"/>
            <w:right w:val="none" w:sz="0" w:space="0" w:color="auto"/>
          </w:divBdr>
        </w:div>
        <w:div w:id="1405838732">
          <w:marLeft w:val="480"/>
          <w:marRight w:val="0"/>
          <w:marTop w:val="0"/>
          <w:marBottom w:val="0"/>
          <w:divBdr>
            <w:top w:val="none" w:sz="0" w:space="0" w:color="auto"/>
            <w:left w:val="none" w:sz="0" w:space="0" w:color="auto"/>
            <w:bottom w:val="none" w:sz="0" w:space="0" w:color="auto"/>
            <w:right w:val="none" w:sz="0" w:space="0" w:color="auto"/>
          </w:divBdr>
        </w:div>
        <w:div w:id="411466526">
          <w:marLeft w:val="480"/>
          <w:marRight w:val="0"/>
          <w:marTop w:val="0"/>
          <w:marBottom w:val="0"/>
          <w:divBdr>
            <w:top w:val="none" w:sz="0" w:space="0" w:color="auto"/>
            <w:left w:val="none" w:sz="0" w:space="0" w:color="auto"/>
            <w:bottom w:val="none" w:sz="0" w:space="0" w:color="auto"/>
            <w:right w:val="none" w:sz="0" w:space="0" w:color="auto"/>
          </w:divBdr>
        </w:div>
      </w:divsChild>
    </w:div>
    <w:div w:id="1970431301">
      <w:bodyDiv w:val="1"/>
      <w:marLeft w:val="0"/>
      <w:marRight w:val="0"/>
      <w:marTop w:val="0"/>
      <w:marBottom w:val="0"/>
      <w:divBdr>
        <w:top w:val="none" w:sz="0" w:space="0" w:color="auto"/>
        <w:left w:val="none" w:sz="0" w:space="0" w:color="auto"/>
        <w:bottom w:val="none" w:sz="0" w:space="0" w:color="auto"/>
        <w:right w:val="none" w:sz="0" w:space="0" w:color="auto"/>
      </w:divBdr>
    </w:div>
    <w:div w:id="1970939528">
      <w:bodyDiv w:val="1"/>
      <w:marLeft w:val="0"/>
      <w:marRight w:val="0"/>
      <w:marTop w:val="0"/>
      <w:marBottom w:val="0"/>
      <w:divBdr>
        <w:top w:val="none" w:sz="0" w:space="0" w:color="auto"/>
        <w:left w:val="none" w:sz="0" w:space="0" w:color="auto"/>
        <w:bottom w:val="none" w:sz="0" w:space="0" w:color="auto"/>
        <w:right w:val="none" w:sz="0" w:space="0" w:color="auto"/>
      </w:divBdr>
    </w:div>
    <w:div w:id="1971857739">
      <w:bodyDiv w:val="1"/>
      <w:marLeft w:val="0"/>
      <w:marRight w:val="0"/>
      <w:marTop w:val="0"/>
      <w:marBottom w:val="0"/>
      <w:divBdr>
        <w:top w:val="none" w:sz="0" w:space="0" w:color="auto"/>
        <w:left w:val="none" w:sz="0" w:space="0" w:color="auto"/>
        <w:bottom w:val="none" w:sz="0" w:space="0" w:color="auto"/>
        <w:right w:val="none" w:sz="0" w:space="0" w:color="auto"/>
      </w:divBdr>
    </w:div>
    <w:div w:id="1973289212">
      <w:bodyDiv w:val="1"/>
      <w:marLeft w:val="0"/>
      <w:marRight w:val="0"/>
      <w:marTop w:val="0"/>
      <w:marBottom w:val="0"/>
      <w:divBdr>
        <w:top w:val="none" w:sz="0" w:space="0" w:color="auto"/>
        <w:left w:val="none" w:sz="0" w:space="0" w:color="auto"/>
        <w:bottom w:val="none" w:sz="0" w:space="0" w:color="auto"/>
        <w:right w:val="none" w:sz="0" w:space="0" w:color="auto"/>
      </w:divBdr>
      <w:divsChild>
        <w:div w:id="1346437666">
          <w:marLeft w:val="480"/>
          <w:marRight w:val="0"/>
          <w:marTop w:val="0"/>
          <w:marBottom w:val="0"/>
          <w:divBdr>
            <w:top w:val="none" w:sz="0" w:space="0" w:color="auto"/>
            <w:left w:val="none" w:sz="0" w:space="0" w:color="auto"/>
            <w:bottom w:val="none" w:sz="0" w:space="0" w:color="auto"/>
            <w:right w:val="none" w:sz="0" w:space="0" w:color="auto"/>
          </w:divBdr>
        </w:div>
        <w:div w:id="1971936230">
          <w:marLeft w:val="480"/>
          <w:marRight w:val="0"/>
          <w:marTop w:val="0"/>
          <w:marBottom w:val="0"/>
          <w:divBdr>
            <w:top w:val="none" w:sz="0" w:space="0" w:color="auto"/>
            <w:left w:val="none" w:sz="0" w:space="0" w:color="auto"/>
            <w:bottom w:val="none" w:sz="0" w:space="0" w:color="auto"/>
            <w:right w:val="none" w:sz="0" w:space="0" w:color="auto"/>
          </w:divBdr>
        </w:div>
        <w:div w:id="1832912394">
          <w:marLeft w:val="480"/>
          <w:marRight w:val="0"/>
          <w:marTop w:val="0"/>
          <w:marBottom w:val="0"/>
          <w:divBdr>
            <w:top w:val="none" w:sz="0" w:space="0" w:color="auto"/>
            <w:left w:val="none" w:sz="0" w:space="0" w:color="auto"/>
            <w:bottom w:val="none" w:sz="0" w:space="0" w:color="auto"/>
            <w:right w:val="none" w:sz="0" w:space="0" w:color="auto"/>
          </w:divBdr>
        </w:div>
        <w:div w:id="1441417659">
          <w:marLeft w:val="480"/>
          <w:marRight w:val="0"/>
          <w:marTop w:val="0"/>
          <w:marBottom w:val="0"/>
          <w:divBdr>
            <w:top w:val="none" w:sz="0" w:space="0" w:color="auto"/>
            <w:left w:val="none" w:sz="0" w:space="0" w:color="auto"/>
            <w:bottom w:val="none" w:sz="0" w:space="0" w:color="auto"/>
            <w:right w:val="none" w:sz="0" w:space="0" w:color="auto"/>
          </w:divBdr>
        </w:div>
        <w:div w:id="1749572976">
          <w:marLeft w:val="480"/>
          <w:marRight w:val="0"/>
          <w:marTop w:val="0"/>
          <w:marBottom w:val="0"/>
          <w:divBdr>
            <w:top w:val="none" w:sz="0" w:space="0" w:color="auto"/>
            <w:left w:val="none" w:sz="0" w:space="0" w:color="auto"/>
            <w:bottom w:val="none" w:sz="0" w:space="0" w:color="auto"/>
            <w:right w:val="none" w:sz="0" w:space="0" w:color="auto"/>
          </w:divBdr>
        </w:div>
        <w:div w:id="1842696865">
          <w:marLeft w:val="480"/>
          <w:marRight w:val="0"/>
          <w:marTop w:val="0"/>
          <w:marBottom w:val="0"/>
          <w:divBdr>
            <w:top w:val="none" w:sz="0" w:space="0" w:color="auto"/>
            <w:left w:val="none" w:sz="0" w:space="0" w:color="auto"/>
            <w:bottom w:val="none" w:sz="0" w:space="0" w:color="auto"/>
            <w:right w:val="none" w:sz="0" w:space="0" w:color="auto"/>
          </w:divBdr>
        </w:div>
        <w:div w:id="1158964638">
          <w:marLeft w:val="480"/>
          <w:marRight w:val="0"/>
          <w:marTop w:val="0"/>
          <w:marBottom w:val="0"/>
          <w:divBdr>
            <w:top w:val="none" w:sz="0" w:space="0" w:color="auto"/>
            <w:left w:val="none" w:sz="0" w:space="0" w:color="auto"/>
            <w:bottom w:val="none" w:sz="0" w:space="0" w:color="auto"/>
            <w:right w:val="none" w:sz="0" w:space="0" w:color="auto"/>
          </w:divBdr>
        </w:div>
        <w:div w:id="2097046014">
          <w:marLeft w:val="480"/>
          <w:marRight w:val="0"/>
          <w:marTop w:val="0"/>
          <w:marBottom w:val="0"/>
          <w:divBdr>
            <w:top w:val="none" w:sz="0" w:space="0" w:color="auto"/>
            <w:left w:val="none" w:sz="0" w:space="0" w:color="auto"/>
            <w:bottom w:val="none" w:sz="0" w:space="0" w:color="auto"/>
            <w:right w:val="none" w:sz="0" w:space="0" w:color="auto"/>
          </w:divBdr>
        </w:div>
        <w:div w:id="863442367">
          <w:marLeft w:val="480"/>
          <w:marRight w:val="0"/>
          <w:marTop w:val="0"/>
          <w:marBottom w:val="0"/>
          <w:divBdr>
            <w:top w:val="none" w:sz="0" w:space="0" w:color="auto"/>
            <w:left w:val="none" w:sz="0" w:space="0" w:color="auto"/>
            <w:bottom w:val="none" w:sz="0" w:space="0" w:color="auto"/>
            <w:right w:val="none" w:sz="0" w:space="0" w:color="auto"/>
          </w:divBdr>
        </w:div>
        <w:div w:id="1471900179">
          <w:marLeft w:val="480"/>
          <w:marRight w:val="0"/>
          <w:marTop w:val="0"/>
          <w:marBottom w:val="0"/>
          <w:divBdr>
            <w:top w:val="none" w:sz="0" w:space="0" w:color="auto"/>
            <w:left w:val="none" w:sz="0" w:space="0" w:color="auto"/>
            <w:bottom w:val="none" w:sz="0" w:space="0" w:color="auto"/>
            <w:right w:val="none" w:sz="0" w:space="0" w:color="auto"/>
          </w:divBdr>
        </w:div>
        <w:div w:id="698237135">
          <w:marLeft w:val="480"/>
          <w:marRight w:val="0"/>
          <w:marTop w:val="0"/>
          <w:marBottom w:val="0"/>
          <w:divBdr>
            <w:top w:val="none" w:sz="0" w:space="0" w:color="auto"/>
            <w:left w:val="none" w:sz="0" w:space="0" w:color="auto"/>
            <w:bottom w:val="none" w:sz="0" w:space="0" w:color="auto"/>
            <w:right w:val="none" w:sz="0" w:space="0" w:color="auto"/>
          </w:divBdr>
        </w:div>
        <w:div w:id="1335961540">
          <w:marLeft w:val="480"/>
          <w:marRight w:val="0"/>
          <w:marTop w:val="0"/>
          <w:marBottom w:val="0"/>
          <w:divBdr>
            <w:top w:val="none" w:sz="0" w:space="0" w:color="auto"/>
            <w:left w:val="none" w:sz="0" w:space="0" w:color="auto"/>
            <w:bottom w:val="none" w:sz="0" w:space="0" w:color="auto"/>
            <w:right w:val="none" w:sz="0" w:space="0" w:color="auto"/>
          </w:divBdr>
        </w:div>
        <w:div w:id="1059402441">
          <w:marLeft w:val="480"/>
          <w:marRight w:val="0"/>
          <w:marTop w:val="0"/>
          <w:marBottom w:val="0"/>
          <w:divBdr>
            <w:top w:val="none" w:sz="0" w:space="0" w:color="auto"/>
            <w:left w:val="none" w:sz="0" w:space="0" w:color="auto"/>
            <w:bottom w:val="none" w:sz="0" w:space="0" w:color="auto"/>
            <w:right w:val="none" w:sz="0" w:space="0" w:color="auto"/>
          </w:divBdr>
        </w:div>
        <w:div w:id="260262573">
          <w:marLeft w:val="480"/>
          <w:marRight w:val="0"/>
          <w:marTop w:val="0"/>
          <w:marBottom w:val="0"/>
          <w:divBdr>
            <w:top w:val="none" w:sz="0" w:space="0" w:color="auto"/>
            <w:left w:val="none" w:sz="0" w:space="0" w:color="auto"/>
            <w:bottom w:val="none" w:sz="0" w:space="0" w:color="auto"/>
            <w:right w:val="none" w:sz="0" w:space="0" w:color="auto"/>
          </w:divBdr>
        </w:div>
        <w:div w:id="149101386">
          <w:marLeft w:val="480"/>
          <w:marRight w:val="0"/>
          <w:marTop w:val="0"/>
          <w:marBottom w:val="0"/>
          <w:divBdr>
            <w:top w:val="none" w:sz="0" w:space="0" w:color="auto"/>
            <w:left w:val="none" w:sz="0" w:space="0" w:color="auto"/>
            <w:bottom w:val="none" w:sz="0" w:space="0" w:color="auto"/>
            <w:right w:val="none" w:sz="0" w:space="0" w:color="auto"/>
          </w:divBdr>
        </w:div>
        <w:div w:id="602809491">
          <w:marLeft w:val="480"/>
          <w:marRight w:val="0"/>
          <w:marTop w:val="0"/>
          <w:marBottom w:val="0"/>
          <w:divBdr>
            <w:top w:val="none" w:sz="0" w:space="0" w:color="auto"/>
            <w:left w:val="none" w:sz="0" w:space="0" w:color="auto"/>
            <w:bottom w:val="none" w:sz="0" w:space="0" w:color="auto"/>
            <w:right w:val="none" w:sz="0" w:space="0" w:color="auto"/>
          </w:divBdr>
        </w:div>
        <w:div w:id="1977293674">
          <w:marLeft w:val="480"/>
          <w:marRight w:val="0"/>
          <w:marTop w:val="0"/>
          <w:marBottom w:val="0"/>
          <w:divBdr>
            <w:top w:val="none" w:sz="0" w:space="0" w:color="auto"/>
            <w:left w:val="none" w:sz="0" w:space="0" w:color="auto"/>
            <w:bottom w:val="none" w:sz="0" w:space="0" w:color="auto"/>
            <w:right w:val="none" w:sz="0" w:space="0" w:color="auto"/>
          </w:divBdr>
        </w:div>
        <w:div w:id="771511878">
          <w:marLeft w:val="480"/>
          <w:marRight w:val="0"/>
          <w:marTop w:val="0"/>
          <w:marBottom w:val="0"/>
          <w:divBdr>
            <w:top w:val="none" w:sz="0" w:space="0" w:color="auto"/>
            <w:left w:val="none" w:sz="0" w:space="0" w:color="auto"/>
            <w:bottom w:val="none" w:sz="0" w:space="0" w:color="auto"/>
            <w:right w:val="none" w:sz="0" w:space="0" w:color="auto"/>
          </w:divBdr>
        </w:div>
        <w:div w:id="1617054085">
          <w:marLeft w:val="480"/>
          <w:marRight w:val="0"/>
          <w:marTop w:val="0"/>
          <w:marBottom w:val="0"/>
          <w:divBdr>
            <w:top w:val="none" w:sz="0" w:space="0" w:color="auto"/>
            <w:left w:val="none" w:sz="0" w:space="0" w:color="auto"/>
            <w:bottom w:val="none" w:sz="0" w:space="0" w:color="auto"/>
            <w:right w:val="none" w:sz="0" w:space="0" w:color="auto"/>
          </w:divBdr>
        </w:div>
        <w:div w:id="1062829276">
          <w:marLeft w:val="480"/>
          <w:marRight w:val="0"/>
          <w:marTop w:val="0"/>
          <w:marBottom w:val="0"/>
          <w:divBdr>
            <w:top w:val="none" w:sz="0" w:space="0" w:color="auto"/>
            <w:left w:val="none" w:sz="0" w:space="0" w:color="auto"/>
            <w:bottom w:val="none" w:sz="0" w:space="0" w:color="auto"/>
            <w:right w:val="none" w:sz="0" w:space="0" w:color="auto"/>
          </w:divBdr>
        </w:div>
        <w:div w:id="1888250343">
          <w:marLeft w:val="480"/>
          <w:marRight w:val="0"/>
          <w:marTop w:val="0"/>
          <w:marBottom w:val="0"/>
          <w:divBdr>
            <w:top w:val="none" w:sz="0" w:space="0" w:color="auto"/>
            <w:left w:val="none" w:sz="0" w:space="0" w:color="auto"/>
            <w:bottom w:val="none" w:sz="0" w:space="0" w:color="auto"/>
            <w:right w:val="none" w:sz="0" w:space="0" w:color="auto"/>
          </w:divBdr>
        </w:div>
        <w:div w:id="1567063965">
          <w:marLeft w:val="480"/>
          <w:marRight w:val="0"/>
          <w:marTop w:val="0"/>
          <w:marBottom w:val="0"/>
          <w:divBdr>
            <w:top w:val="none" w:sz="0" w:space="0" w:color="auto"/>
            <w:left w:val="none" w:sz="0" w:space="0" w:color="auto"/>
            <w:bottom w:val="none" w:sz="0" w:space="0" w:color="auto"/>
            <w:right w:val="none" w:sz="0" w:space="0" w:color="auto"/>
          </w:divBdr>
        </w:div>
        <w:div w:id="100691745">
          <w:marLeft w:val="480"/>
          <w:marRight w:val="0"/>
          <w:marTop w:val="0"/>
          <w:marBottom w:val="0"/>
          <w:divBdr>
            <w:top w:val="none" w:sz="0" w:space="0" w:color="auto"/>
            <w:left w:val="none" w:sz="0" w:space="0" w:color="auto"/>
            <w:bottom w:val="none" w:sz="0" w:space="0" w:color="auto"/>
            <w:right w:val="none" w:sz="0" w:space="0" w:color="auto"/>
          </w:divBdr>
        </w:div>
        <w:div w:id="213201145">
          <w:marLeft w:val="480"/>
          <w:marRight w:val="0"/>
          <w:marTop w:val="0"/>
          <w:marBottom w:val="0"/>
          <w:divBdr>
            <w:top w:val="none" w:sz="0" w:space="0" w:color="auto"/>
            <w:left w:val="none" w:sz="0" w:space="0" w:color="auto"/>
            <w:bottom w:val="none" w:sz="0" w:space="0" w:color="auto"/>
            <w:right w:val="none" w:sz="0" w:space="0" w:color="auto"/>
          </w:divBdr>
        </w:div>
        <w:div w:id="853036737">
          <w:marLeft w:val="480"/>
          <w:marRight w:val="0"/>
          <w:marTop w:val="0"/>
          <w:marBottom w:val="0"/>
          <w:divBdr>
            <w:top w:val="none" w:sz="0" w:space="0" w:color="auto"/>
            <w:left w:val="none" w:sz="0" w:space="0" w:color="auto"/>
            <w:bottom w:val="none" w:sz="0" w:space="0" w:color="auto"/>
            <w:right w:val="none" w:sz="0" w:space="0" w:color="auto"/>
          </w:divBdr>
        </w:div>
        <w:div w:id="540284530">
          <w:marLeft w:val="480"/>
          <w:marRight w:val="0"/>
          <w:marTop w:val="0"/>
          <w:marBottom w:val="0"/>
          <w:divBdr>
            <w:top w:val="none" w:sz="0" w:space="0" w:color="auto"/>
            <w:left w:val="none" w:sz="0" w:space="0" w:color="auto"/>
            <w:bottom w:val="none" w:sz="0" w:space="0" w:color="auto"/>
            <w:right w:val="none" w:sz="0" w:space="0" w:color="auto"/>
          </w:divBdr>
        </w:div>
        <w:div w:id="270625171">
          <w:marLeft w:val="480"/>
          <w:marRight w:val="0"/>
          <w:marTop w:val="0"/>
          <w:marBottom w:val="0"/>
          <w:divBdr>
            <w:top w:val="none" w:sz="0" w:space="0" w:color="auto"/>
            <w:left w:val="none" w:sz="0" w:space="0" w:color="auto"/>
            <w:bottom w:val="none" w:sz="0" w:space="0" w:color="auto"/>
            <w:right w:val="none" w:sz="0" w:space="0" w:color="auto"/>
          </w:divBdr>
        </w:div>
        <w:div w:id="247807797">
          <w:marLeft w:val="480"/>
          <w:marRight w:val="0"/>
          <w:marTop w:val="0"/>
          <w:marBottom w:val="0"/>
          <w:divBdr>
            <w:top w:val="none" w:sz="0" w:space="0" w:color="auto"/>
            <w:left w:val="none" w:sz="0" w:space="0" w:color="auto"/>
            <w:bottom w:val="none" w:sz="0" w:space="0" w:color="auto"/>
            <w:right w:val="none" w:sz="0" w:space="0" w:color="auto"/>
          </w:divBdr>
        </w:div>
        <w:div w:id="542863741">
          <w:marLeft w:val="480"/>
          <w:marRight w:val="0"/>
          <w:marTop w:val="0"/>
          <w:marBottom w:val="0"/>
          <w:divBdr>
            <w:top w:val="none" w:sz="0" w:space="0" w:color="auto"/>
            <w:left w:val="none" w:sz="0" w:space="0" w:color="auto"/>
            <w:bottom w:val="none" w:sz="0" w:space="0" w:color="auto"/>
            <w:right w:val="none" w:sz="0" w:space="0" w:color="auto"/>
          </w:divBdr>
        </w:div>
        <w:div w:id="255019967">
          <w:marLeft w:val="480"/>
          <w:marRight w:val="0"/>
          <w:marTop w:val="0"/>
          <w:marBottom w:val="0"/>
          <w:divBdr>
            <w:top w:val="none" w:sz="0" w:space="0" w:color="auto"/>
            <w:left w:val="none" w:sz="0" w:space="0" w:color="auto"/>
            <w:bottom w:val="none" w:sz="0" w:space="0" w:color="auto"/>
            <w:right w:val="none" w:sz="0" w:space="0" w:color="auto"/>
          </w:divBdr>
        </w:div>
        <w:div w:id="1045327222">
          <w:marLeft w:val="480"/>
          <w:marRight w:val="0"/>
          <w:marTop w:val="0"/>
          <w:marBottom w:val="0"/>
          <w:divBdr>
            <w:top w:val="none" w:sz="0" w:space="0" w:color="auto"/>
            <w:left w:val="none" w:sz="0" w:space="0" w:color="auto"/>
            <w:bottom w:val="none" w:sz="0" w:space="0" w:color="auto"/>
            <w:right w:val="none" w:sz="0" w:space="0" w:color="auto"/>
          </w:divBdr>
        </w:div>
        <w:div w:id="402720106">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1535457241">
          <w:marLeft w:val="480"/>
          <w:marRight w:val="0"/>
          <w:marTop w:val="0"/>
          <w:marBottom w:val="0"/>
          <w:divBdr>
            <w:top w:val="none" w:sz="0" w:space="0" w:color="auto"/>
            <w:left w:val="none" w:sz="0" w:space="0" w:color="auto"/>
            <w:bottom w:val="none" w:sz="0" w:space="0" w:color="auto"/>
            <w:right w:val="none" w:sz="0" w:space="0" w:color="auto"/>
          </w:divBdr>
        </w:div>
        <w:div w:id="845558684">
          <w:marLeft w:val="480"/>
          <w:marRight w:val="0"/>
          <w:marTop w:val="0"/>
          <w:marBottom w:val="0"/>
          <w:divBdr>
            <w:top w:val="none" w:sz="0" w:space="0" w:color="auto"/>
            <w:left w:val="none" w:sz="0" w:space="0" w:color="auto"/>
            <w:bottom w:val="none" w:sz="0" w:space="0" w:color="auto"/>
            <w:right w:val="none" w:sz="0" w:space="0" w:color="auto"/>
          </w:divBdr>
        </w:div>
        <w:div w:id="505676126">
          <w:marLeft w:val="480"/>
          <w:marRight w:val="0"/>
          <w:marTop w:val="0"/>
          <w:marBottom w:val="0"/>
          <w:divBdr>
            <w:top w:val="none" w:sz="0" w:space="0" w:color="auto"/>
            <w:left w:val="none" w:sz="0" w:space="0" w:color="auto"/>
            <w:bottom w:val="none" w:sz="0" w:space="0" w:color="auto"/>
            <w:right w:val="none" w:sz="0" w:space="0" w:color="auto"/>
          </w:divBdr>
        </w:div>
        <w:div w:id="230969926">
          <w:marLeft w:val="480"/>
          <w:marRight w:val="0"/>
          <w:marTop w:val="0"/>
          <w:marBottom w:val="0"/>
          <w:divBdr>
            <w:top w:val="none" w:sz="0" w:space="0" w:color="auto"/>
            <w:left w:val="none" w:sz="0" w:space="0" w:color="auto"/>
            <w:bottom w:val="none" w:sz="0" w:space="0" w:color="auto"/>
            <w:right w:val="none" w:sz="0" w:space="0" w:color="auto"/>
          </w:divBdr>
        </w:div>
        <w:div w:id="654919170">
          <w:marLeft w:val="480"/>
          <w:marRight w:val="0"/>
          <w:marTop w:val="0"/>
          <w:marBottom w:val="0"/>
          <w:divBdr>
            <w:top w:val="none" w:sz="0" w:space="0" w:color="auto"/>
            <w:left w:val="none" w:sz="0" w:space="0" w:color="auto"/>
            <w:bottom w:val="none" w:sz="0" w:space="0" w:color="auto"/>
            <w:right w:val="none" w:sz="0" w:space="0" w:color="auto"/>
          </w:divBdr>
        </w:div>
        <w:div w:id="470246181">
          <w:marLeft w:val="480"/>
          <w:marRight w:val="0"/>
          <w:marTop w:val="0"/>
          <w:marBottom w:val="0"/>
          <w:divBdr>
            <w:top w:val="none" w:sz="0" w:space="0" w:color="auto"/>
            <w:left w:val="none" w:sz="0" w:space="0" w:color="auto"/>
            <w:bottom w:val="none" w:sz="0" w:space="0" w:color="auto"/>
            <w:right w:val="none" w:sz="0" w:space="0" w:color="auto"/>
          </w:divBdr>
        </w:div>
        <w:div w:id="1269511977">
          <w:marLeft w:val="480"/>
          <w:marRight w:val="0"/>
          <w:marTop w:val="0"/>
          <w:marBottom w:val="0"/>
          <w:divBdr>
            <w:top w:val="none" w:sz="0" w:space="0" w:color="auto"/>
            <w:left w:val="none" w:sz="0" w:space="0" w:color="auto"/>
            <w:bottom w:val="none" w:sz="0" w:space="0" w:color="auto"/>
            <w:right w:val="none" w:sz="0" w:space="0" w:color="auto"/>
          </w:divBdr>
        </w:div>
        <w:div w:id="1449616780">
          <w:marLeft w:val="480"/>
          <w:marRight w:val="0"/>
          <w:marTop w:val="0"/>
          <w:marBottom w:val="0"/>
          <w:divBdr>
            <w:top w:val="none" w:sz="0" w:space="0" w:color="auto"/>
            <w:left w:val="none" w:sz="0" w:space="0" w:color="auto"/>
            <w:bottom w:val="none" w:sz="0" w:space="0" w:color="auto"/>
            <w:right w:val="none" w:sz="0" w:space="0" w:color="auto"/>
          </w:divBdr>
        </w:div>
      </w:divsChild>
    </w:div>
    <w:div w:id="1973319929">
      <w:bodyDiv w:val="1"/>
      <w:marLeft w:val="0"/>
      <w:marRight w:val="0"/>
      <w:marTop w:val="0"/>
      <w:marBottom w:val="0"/>
      <w:divBdr>
        <w:top w:val="none" w:sz="0" w:space="0" w:color="auto"/>
        <w:left w:val="none" w:sz="0" w:space="0" w:color="auto"/>
        <w:bottom w:val="none" w:sz="0" w:space="0" w:color="auto"/>
        <w:right w:val="none" w:sz="0" w:space="0" w:color="auto"/>
      </w:divBdr>
    </w:div>
    <w:div w:id="1974476619">
      <w:bodyDiv w:val="1"/>
      <w:marLeft w:val="0"/>
      <w:marRight w:val="0"/>
      <w:marTop w:val="0"/>
      <w:marBottom w:val="0"/>
      <w:divBdr>
        <w:top w:val="none" w:sz="0" w:space="0" w:color="auto"/>
        <w:left w:val="none" w:sz="0" w:space="0" w:color="auto"/>
        <w:bottom w:val="none" w:sz="0" w:space="0" w:color="auto"/>
        <w:right w:val="none" w:sz="0" w:space="0" w:color="auto"/>
      </w:divBdr>
    </w:div>
    <w:div w:id="1974482515">
      <w:bodyDiv w:val="1"/>
      <w:marLeft w:val="0"/>
      <w:marRight w:val="0"/>
      <w:marTop w:val="0"/>
      <w:marBottom w:val="0"/>
      <w:divBdr>
        <w:top w:val="none" w:sz="0" w:space="0" w:color="auto"/>
        <w:left w:val="none" w:sz="0" w:space="0" w:color="auto"/>
        <w:bottom w:val="none" w:sz="0" w:space="0" w:color="auto"/>
        <w:right w:val="none" w:sz="0" w:space="0" w:color="auto"/>
      </w:divBdr>
    </w:div>
    <w:div w:id="1975285575">
      <w:bodyDiv w:val="1"/>
      <w:marLeft w:val="0"/>
      <w:marRight w:val="0"/>
      <w:marTop w:val="0"/>
      <w:marBottom w:val="0"/>
      <w:divBdr>
        <w:top w:val="none" w:sz="0" w:space="0" w:color="auto"/>
        <w:left w:val="none" w:sz="0" w:space="0" w:color="auto"/>
        <w:bottom w:val="none" w:sz="0" w:space="0" w:color="auto"/>
        <w:right w:val="none" w:sz="0" w:space="0" w:color="auto"/>
      </w:divBdr>
    </w:div>
    <w:div w:id="1975789078">
      <w:bodyDiv w:val="1"/>
      <w:marLeft w:val="0"/>
      <w:marRight w:val="0"/>
      <w:marTop w:val="0"/>
      <w:marBottom w:val="0"/>
      <w:divBdr>
        <w:top w:val="none" w:sz="0" w:space="0" w:color="auto"/>
        <w:left w:val="none" w:sz="0" w:space="0" w:color="auto"/>
        <w:bottom w:val="none" w:sz="0" w:space="0" w:color="auto"/>
        <w:right w:val="none" w:sz="0" w:space="0" w:color="auto"/>
      </w:divBdr>
    </w:div>
    <w:div w:id="1976373236">
      <w:bodyDiv w:val="1"/>
      <w:marLeft w:val="0"/>
      <w:marRight w:val="0"/>
      <w:marTop w:val="0"/>
      <w:marBottom w:val="0"/>
      <w:divBdr>
        <w:top w:val="none" w:sz="0" w:space="0" w:color="auto"/>
        <w:left w:val="none" w:sz="0" w:space="0" w:color="auto"/>
        <w:bottom w:val="none" w:sz="0" w:space="0" w:color="auto"/>
        <w:right w:val="none" w:sz="0" w:space="0" w:color="auto"/>
      </w:divBdr>
    </w:div>
    <w:div w:id="1976595611">
      <w:bodyDiv w:val="1"/>
      <w:marLeft w:val="0"/>
      <w:marRight w:val="0"/>
      <w:marTop w:val="0"/>
      <w:marBottom w:val="0"/>
      <w:divBdr>
        <w:top w:val="none" w:sz="0" w:space="0" w:color="auto"/>
        <w:left w:val="none" w:sz="0" w:space="0" w:color="auto"/>
        <w:bottom w:val="none" w:sz="0" w:space="0" w:color="auto"/>
        <w:right w:val="none" w:sz="0" w:space="0" w:color="auto"/>
      </w:divBdr>
    </w:div>
    <w:div w:id="1977449725">
      <w:bodyDiv w:val="1"/>
      <w:marLeft w:val="0"/>
      <w:marRight w:val="0"/>
      <w:marTop w:val="0"/>
      <w:marBottom w:val="0"/>
      <w:divBdr>
        <w:top w:val="none" w:sz="0" w:space="0" w:color="auto"/>
        <w:left w:val="none" w:sz="0" w:space="0" w:color="auto"/>
        <w:bottom w:val="none" w:sz="0" w:space="0" w:color="auto"/>
        <w:right w:val="none" w:sz="0" w:space="0" w:color="auto"/>
      </w:divBdr>
    </w:div>
    <w:div w:id="1977562836">
      <w:bodyDiv w:val="1"/>
      <w:marLeft w:val="0"/>
      <w:marRight w:val="0"/>
      <w:marTop w:val="0"/>
      <w:marBottom w:val="0"/>
      <w:divBdr>
        <w:top w:val="none" w:sz="0" w:space="0" w:color="auto"/>
        <w:left w:val="none" w:sz="0" w:space="0" w:color="auto"/>
        <w:bottom w:val="none" w:sz="0" w:space="0" w:color="auto"/>
        <w:right w:val="none" w:sz="0" w:space="0" w:color="auto"/>
      </w:divBdr>
    </w:div>
    <w:div w:id="1978146040">
      <w:bodyDiv w:val="1"/>
      <w:marLeft w:val="0"/>
      <w:marRight w:val="0"/>
      <w:marTop w:val="0"/>
      <w:marBottom w:val="0"/>
      <w:divBdr>
        <w:top w:val="none" w:sz="0" w:space="0" w:color="auto"/>
        <w:left w:val="none" w:sz="0" w:space="0" w:color="auto"/>
        <w:bottom w:val="none" w:sz="0" w:space="0" w:color="auto"/>
        <w:right w:val="none" w:sz="0" w:space="0" w:color="auto"/>
      </w:divBdr>
      <w:divsChild>
        <w:div w:id="1799251178">
          <w:marLeft w:val="480"/>
          <w:marRight w:val="0"/>
          <w:marTop w:val="0"/>
          <w:marBottom w:val="0"/>
          <w:divBdr>
            <w:top w:val="none" w:sz="0" w:space="0" w:color="auto"/>
            <w:left w:val="none" w:sz="0" w:space="0" w:color="auto"/>
            <w:bottom w:val="none" w:sz="0" w:space="0" w:color="auto"/>
            <w:right w:val="none" w:sz="0" w:space="0" w:color="auto"/>
          </w:divBdr>
        </w:div>
        <w:div w:id="719088560">
          <w:marLeft w:val="480"/>
          <w:marRight w:val="0"/>
          <w:marTop w:val="0"/>
          <w:marBottom w:val="0"/>
          <w:divBdr>
            <w:top w:val="none" w:sz="0" w:space="0" w:color="auto"/>
            <w:left w:val="none" w:sz="0" w:space="0" w:color="auto"/>
            <w:bottom w:val="none" w:sz="0" w:space="0" w:color="auto"/>
            <w:right w:val="none" w:sz="0" w:space="0" w:color="auto"/>
          </w:divBdr>
        </w:div>
        <w:div w:id="300039560">
          <w:marLeft w:val="480"/>
          <w:marRight w:val="0"/>
          <w:marTop w:val="0"/>
          <w:marBottom w:val="0"/>
          <w:divBdr>
            <w:top w:val="none" w:sz="0" w:space="0" w:color="auto"/>
            <w:left w:val="none" w:sz="0" w:space="0" w:color="auto"/>
            <w:bottom w:val="none" w:sz="0" w:space="0" w:color="auto"/>
            <w:right w:val="none" w:sz="0" w:space="0" w:color="auto"/>
          </w:divBdr>
        </w:div>
        <w:div w:id="1337266842">
          <w:marLeft w:val="480"/>
          <w:marRight w:val="0"/>
          <w:marTop w:val="0"/>
          <w:marBottom w:val="0"/>
          <w:divBdr>
            <w:top w:val="none" w:sz="0" w:space="0" w:color="auto"/>
            <w:left w:val="none" w:sz="0" w:space="0" w:color="auto"/>
            <w:bottom w:val="none" w:sz="0" w:space="0" w:color="auto"/>
            <w:right w:val="none" w:sz="0" w:space="0" w:color="auto"/>
          </w:divBdr>
        </w:div>
        <w:div w:id="540943203">
          <w:marLeft w:val="480"/>
          <w:marRight w:val="0"/>
          <w:marTop w:val="0"/>
          <w:marBottom w:val="0"/>
          <w:divBdr>
            <w:top w:val="none" w:sz="0" w:space="0" w:color="auto"/>
            <w:left w:val="none" w:sz="0" w:space="0" w:color="auto"/>
            <w:bottom w:val="none" w:sz="0" w:space="0" w:color="auto"/>
            <w:right w:val="none" w:sz="0" w:space="0" w:color="auto"/>
          </w:divBdr>
        </w:div>
        <w:div w:id="1282959850">
          <w:marLeft w:val="480"/>
          <w:marRight w:val="0"/>
          <w:marTop w:val="0"/>
          <w:marBottom w:val="0"/>
          <w:divBdr>
            <w:top w:val="none" w:sz="0" w:space="0" w:color="auto"/>
            <w:left w:val="none" w:sz="0" w:space="0" w:color="auto"/>
            <w:bottom w:val="none" w:sz="0" w:space="0" w:color="auto"/>
            <w:right w:val="none" w:sz="0" w:space="0" w:color="auto"/>
          </w:divBdr>
        </w:div>
        <w:div w:id="1918981088">
          <w:marLeft w:val="480"/>
          <w:marRight w:val="0"/>
          <w:marTop w:val="0"/>
          <w:marBottom w:val="0"/>
          <w:divBdr>
            <w:top w:val="none" w:sz="0" w:space="0" w:color="auto"/>
            <w:left w:val="none" w:sz="0" w:space="0" w:color="auto"/>
            <w:bottom w:val="none" w:sz="0" w:space="0" w:color="auto"/>
            <w:right w:val="none" w:sz="0" w:space="0" w:color="auto"/>
          </w:divBdr>
        </w:div>
        <w:div w:id="506141023">
          <w:marLeft w:val="480"/>
          <w:marRight w:val="0"/>
          <w:marTop w:val="0"/>
          <w:marBottom w:val="0"/>
          <w:divBdr>
            <w:top w:val="none" w:sz="0" w:space="0" w:color="auto"/>
            <w:left w:val="none" w:sz="0" w:space="0" w:color="auto"/>
            <w:bottom w:val="none" w:sz="0" w:space="0" w:color="auto"/>
            <w:right w:val="none" w:sz="0" w:space="0" w:color="auto"/>
          </w:divBdr>
        </w:div>
        <w:div w:id="214121544">
          <w:marLeft w:val="480"/>
          <w:marRight w:val="0"/>
          <w:marTop w:val="0"/>
          <w:marBottom w:val="0"/>
          <w:divBdr>
            <w:top w:val="none" w:sz="0" w:space="0" w:color="auto"/>
            <w:left w:val="none" w:sz="0" w:space="0" w:color="auto"/>
            <w:bottom w:val="none" w:sz="0" w:space="0" w:color="auto"/>
            <w:right w:val="none" w:sz="0" w:space="0" w:color="auto"/>
          </w:divBdr>
        </w:div>
        <w:div w:id="458374998">
          <w:marLeft w:val="480"/>
          <w:marRight w:val="0"/>
          <w:marTop w:val="0"/>
          <w:marBottom w:val="0"/>
          <w:divBdr>
            <w:top w:val="none" w:sz="0" w:space="0" w:color="auto"/>
            <w:left w:val="none" w:sz="0" w:space="0" w:color="auto"/>
            <w:bottom w:val="none" w:sz="0" w:space="0" w:color="auto"/>
            <w:right w:val="none" w:sz="0" w:space="0" w:color="auto"/>
          </w:divBdr>
        </w:div>
        <w:div w:id="1098212903">
          <w:marLeft w:val="480"/>
          <w:marRight w:val="0"/>
          <w:marTop w:val="0"/>
          <w:marBottom w:val="0"/>
          <w:divBdr>
            <w:top w:val="none" w:sz="0" w:space="0" w:color="auto"/>
            <w:left w:val="none" w:sz="0" w:space="0" w:color="auto"/>
            <w:bottom w:val="none" w:sz="0" w:space="0" w:color="auto"/>
            <w:right w:val="none" w:sz="0" w:space="0" w:color="auto"/>
          </w:divBdr>
        </w:div>
        <w:div w:id="1969585569">
          <w:marLeft w:val="480"/>
          <w:marRight w:val="0"/>
          <w:marTop w:val="0"/>
          <w:marBottom w:val="0"/>
          <w:divBdr>
            <w:top w:val="none" w:sz="0" w:space="0" w:color="auto"/>
            <w:left w:val="none" w:sz="0" w:space="0" w:color="auto"/>
            <w:bottom w:val="none" w:sz="0" w:space="0" w:color="auto"/>
            <w:right w:val="none" w:sz="0" w:space="0" w:color="auto"/>
          </w:divBdr>
        </w:div>
        <w:div w:id="2016298036">
          <w:marLeft w:val="480"/>
          <w:marRight w:val="0"/>
          <w:marTop w:val="0"/>
          <w:marBottom w:val="0"/>
          <w:divBdr>
            <w:top w:val="none" w:sz="0" w:space="0" w:color="auto"/>
            <w:left w:val="none" w:sz="0" w:space="0" w:color="auto"/>
            <w:bottom w:val="none" w:sz="0" w:space="0" w:color="auto"/>
            <w:right w:val="none" w:sz="0" w:space="0" w:color="auto"/>
          </w:divBdr>
        </w:div>
        <w:div w:id="2090078795">
          <w:marLeft w:val="480"/>
          <w:marRight w:val="0"/>
          <w:marTop w:val="0"/>
          <w:marBottom w:val="0"/>
          <w:divBdr>
            <w:top w:val="none" w:sz="0" w:space="0" w:color="auto"/>
            <w:left w:val="none" w:sz="0" w:space="0" w:color="auto"/>
            <w:bottom w:val="none" w:sz="0" w:space="0" w:color="auto"/>
            <w:right w:val="none" w:sz="0" w:space="0" w:color="auto"/>
          </w:divBdr>
        </w:div>
        <w:div w:id="516965858">
          <w:marLeft w:val="480"/>
          <w:marRight w:val="0"/>
          <w:marTop w:val="0"/>
          <w:marBottom w:val="0"/>
          <w:divBdr>
            <w:top w:val="none" w:sz="0" w:space="0" w:color="auto"/>
            <w:left w:val="none" w:sz="0" w:space="0" w:color="auto"/>
            <w:bottom w:val="none" w:sz="0" w:space="0" w:color="auto"/>
            <w:right w:val="none" w:sz="0" w:space="0" w:color="auto"/>
          </w:divBdr>
        </w:div>
        <w:div w:id="1483085616">
          <w:marLeft w:val="480"/>
          <w:marRight w:val="0"/>
          <w:marTop w:val="0"/>
          <w:marBottom w:val="0"/>
          <w:divBdr>
            <w:top w:val="none" w:sz="0" w:space="0" w:color="auto"/>
            <w:left w:val="none" w:sz="0" w:space="0" w:color="auto"/>
            <w:bottom w:val="none" w:sz="0" w:space="0" w:color="auto"/>
            <w:right w:val="none" w:sz="0" w:space="0" w:color="auto"/>
          </w:divBdr>
        </w:div>
        <w:div w:id="1332414429">
          <w:marLeft w:val="480"/>
          <w:marRight w:val="0"/>
          <w:marTop w:val="0"/>
          <w:marBottom w:val="0"/>
          <w:divBdr>
            <w:top w:val="none" w:sz="0" w:space="0" w:color="auto"/>
            <w:left w:val="none" w:sz="0" w:space="0" w:color="auto"/>
            <w:bottom w:val="none" w:sz="0" w:space="0" w:color="auto"/>
            <w:right w:val="none" w:sz="0" w:space="0" w:color="auto"/>
          </w:divBdr>
        </w:div>
        <w:div w:id="87503716">
          <w:marLeft w:val="480"/>
          <w:marRight w:val="0"/>
          <w:marTop w:val="0"/>
          <w:marBottom w:val="0"/>
          <w:divBdr>
            <w:top w:val="none" w:sz="0" w:space="0" w:color="auto"/>
            <w:left w:val="none" w:sz="0" w:space="0" w:color="auto"/>
            <w:bottom w:val="none" w:sz="0" w:space="0" w:color="auto"/>
            <w:right w:val="none" w:sz="0" w:space="0" w:color="auto"/>
          </w:divBdr>
        </w:div>
        <w:div w:id="1168138060">
          <w:marLeft w:val="480"/>
          <w:marRight w:val="0"/>
          <w:marTop w:val="0"/>
          <w:marBottom w:val="0"/>
          <w:divBdr>
            <w:top w:val="none" w:sz="0" w:space="0" w:color="auto"/>
            <w:left w:val="none" w:sz="0" w:space="0" w:color="auto"/>
            <w:bottom w:val="none" w:sz="0" w:space="0" w:color="auto"/>
            <w:right w:val="none" w:sz="0" w:space="0" w:color="auto"/>
          </w:divBdr>
        </w:div>
        <w:div w:id="895318850">
          <w:marLeft w:val="480"/>
          <w:marRight w:val="0"/>
          <w:marTop w:val="0"/>
          <w:marBottom w:val="0"/>
          <w:divBdr>
            <w:top w:val="none" w:sz="0" w:space="0" w:color="auto"/>
            <w:left w:val="none" w:sz="0" w:space="0" w:color="auto"/>
            <w:bottom w:val="none" w:sz="0" w:space="0" w:color="auto"/>
            <w:right w:val="none" w:sz="0" w:space="0" w:color="auto"/>
          </w:divBdr>
        </w:div>
        <w:div w:id="513300019">
          <w:marLeft w:val="480"/>
          <w:marRight w:val="0"/>
          <w:marTop w:val="0"/>
          <w:marBottom w:val="0"/>
          <w:divBdr>
            <w:top w:val="none" w:sz="0" w:space="0" w:color="auto"/>
            <w:left w:val="none" w:sz="0" w:space="0" w:color="auto"/>
            <w:bottom w:val="none" w:sz="0" w:space="0" w:color="auto"/>
            <w:right w:val="none" w:sz="0" w:space="0" w:color="auto"/>
          </w:divBdr>
        </w:div>
        <w:div w:id="1153984561">
          <w:marLeft w:val="480"/>
          <w:marRight w:val="0"/>
          <w:marTop w:val="0"/>
          <w:marBottom w:val="0"/>
          <w:divBdr>
            <w:top w:val="none" w:sz="0" w:space="0" w:color="auto"/>
            <w:left w:val="none" w:sz="0" w:space="0" w:color="auto"/>
            <w:bottom w:val="none" w:sz="0" w:space="0" w:color="auto"/>
            <w:right w:val="none" w:sz="0" w:space="0" w:color="auto"/>
          </w:divBdr>
        </w:div>
        <w:div w:id="961767286">
          <w:marLeft w:val="480"/>
          <w:marRight w:val="0"/>
          <w:marTop w:val="0"/>
          <w:marBottom w:val="0"/>
          <w:divBdr>
            <w:top w:val="none" w:sz="0" w:space="0" w:color="auto"/>
            <w:left w:val="none" w:sz="0" w:space="0" w:color="auto"/>
            <w:bottom w:val="none" w:sz="0" w:space="0" w:color="auto"/>
            <w:right w:val="none" w:sz="0" w:space="0" w:color="auto"/>
          </w:divBdr>
        </w:div>
        <w:div w:id="1263685185">
          <w:marLeft w:val="480"/>
          <w:marRight w:val="0"/>
          <w:marTop w:val="0"/>
          <w:marBottom w:val="0"/>
          <w:divBdr>
            <w:top w:val="none" w:sz="0" w:space="0" w:color="auto"/>
            <w:left w:val="none" w:sz="0" w:space="0" w:color="auto"/>
            <w:bottom w:val="none" w:sz="0" w:space="0" w:color="auto"/>
            <w:right w:val="none" w:sz="0" w:space="0" w:color="auto"/>
          </w:divBdr>
        </w:div>
        <w:div w:id="858205932">
          <w:marLeft w:val="480"/>
          <w:marRight w:val="0"/>
          <w:marTop w:val="0"/>
          <w:marBottom w:val="0"/>
          <w:divBdr>
            <w:top w:val="none" w:sz="0" w:space="0" w:color="auto"/>
            <w:left w:val="none" w:sz="0" w:space="0" w:color="auto"/>
            <w:bottom w:val="none" w:sz="0" w:space="0" w:color="auto"/>
            <w:right w:val="none" w:sz="0" w:space="0" w:color="auto"/>
          </w:divBdr>
        </w:div>
        <w:div w:id="1045758113">
          <w:marLeft w:val="480"/>
          <w:marRight w:val="0"/>
          <w:marTop w:val="0"/>
          <w:marBottom w:val="0"/>
          <w:divBdr>
            <w:top w:val="none" w:sz="0" w:space="0" w:color="auto"/>
            <w:left w:val="none" w:sz="0" w:space="0" w:color="auto"/>
            <w:bottom w:val="none" w:sz="0" w:space="0" w:color="auto"/>
            <w:right w:val="none" w:sz="0" w:space="0" w:color="auto"/>
          </w:divBdr>
        </w:div>
        <w:div w:id="1161238768">
          <w:marLeft w:val="480"/>
          <w:marRight w:val="0"/>
          <w:marTop w:val="0"/>
          <w:marBottom w:val="0"/>
          <w:divBdr>
            <w:top w:val="none" w:sz="0" w:space="0" w:color="auto"/>
            <w:left w:val="none" w:sz="0" w:space="0" w:color="auto"/>
            <w:bottom w:val="none" w:sz="0" w:space="0" w:color="auto"/>
            <w:right w:val="none" w:sz="0" w:space="0" w:color="auto"/>
          </w:divBdr>
        </w:div>
        <w:div w:id="1654481293">
          <w:marLeft w:val="480"/>
          <w:marRight w:val="0"/>
          <w:marTop w:val="0"/>
          <w:marBottom w:val="0"/>
          <w:divBdr>
            <w:top w:val="none" w:sz="0" w:space="0" w:color="auto"/>
            <w:left w:val="none" w:sz="0" w:space="0" w:color="auto"/>
            <w:bottom w:val="none" w:sz="0" w:space="0" w:color="auto"/>
            <w:right w:val="none" w:sz="0" w:space="0" w:color="auto"/>
          </w:divBdr>
        </w:div>
        <w:div w:id="1676106730">
          <w:marLeft w:val="480"/>
          <w:marRight w:val="0"/>
          <w:marTop w:val="0"/>
          <w:marBottom w:val="0"/>
          <w:divBdr>
            <w:top w:val="none" w:sz="0" w:space="0" w:color="auto"/>
            <w:left w:val="none" w:sz="0" w:space="0" w:color="auto"/>
            <w:bottom w:val="none" w:sz="0" w:space="0" w:color="auto"/>
            <w:right w:val="none" w:sz="0" w:space="0" w:color="auto"/>
          </w:divBdr>
        </w:div>
        <w:div w:id="1521623694">
          <w:marLeft w:val="480"/>
          <w:marRight w:val="0"/>
          <w:marTop w:val="0"/>
          <w:marBottom w:val="0"/>
          <w:divBdr>
            <w:top w:val="none" w:sz="0" w:space="0" w:color="auto"/>
            <w:left w:val="none" w:sz="0" w:space="0" w:color="auto"/>
            <w:bottom w:val="none" w:sz="0" w:space="0" w:color="auto"/>
            <w:right w:val="none" w:sz="0" w:space="0" w:color="auto"/>
          </w:divBdr>
        </w:div>
        <w:div w:id="1694841082">
          <w:marLeft w:val="480"/>
          <w:marRight w:val="0"/>
          <w:marTop w:val="0"/>
          <w:marBottom w:val="0"/>
          <w:divBdr>
            <w:top w:val="none" w:sz="0" w:space="0" w:color="auto"/>
            <w:left w:val="none" w:sz="0" w:space="0" w:color="auto"/>
            <w:bottom w:val="none" w:sz="0" w:space="0" w:color="auto"/>
            <w:right w:val="none" w:sz="0" w:space="0" w:color="auto"/>
          </w:divBdr>
        </w:div>
        <w:div w:id="1761633487">
          <w:marLeft w:val="480"/>
          <w:marRight w:val="0"/>
          <w:marTop w:val="0"/>
          <w:marBottom w:val="0"/>
          <w:divBdr>
            <w:top w:val="none" w:sz="0" w:space="0" w:color="auto"/>
            <w:left w:val="none" w:sz="0" w:space="0" w:color="auto"/>
            <w:bottom w:val="none" w:sz="0" w:space="0" w:color="auto"/>
            <w:right w:val="none" w:sz="0" w:space="0" w:color="auto"/>
          </w:divBdr>
        </w:div>
        <w:div w:id="1378627438">
          <w:marLeft w:val="480"/>
          <w:marRight w:val="0"/>
          <w:marTop w:val="0"/>
          <w:marBottom w:val="0"/>
          <w:divBdr>
            <w:top w:val="none" w:sz="0" w:space="0" w:color="auto"/>
            <w:left w:val="none" w:sz="0" w:space="0" w:color="auto"/>
            <w:bottom w:val="none" w:sz="0" w:space="0" w:color="auto"/>
            <w:right w:val="none" w:sz="0" w:space="0" w:color="auto"/>
          </w:divBdr>
        </w:div>
        <w:div w:id="189689694">
          <w:marLeft w:val="480"/>
          <w:marRight w:val="0"/>
          <w:marTop w:val="0"/>
          <w:marBottom w:val="0"/>
          <w:divBdr>
            <w:top w:val="none" w:sz="0" w:space="0" w:color="auto"/>
            <w:left w:val="none" w:sz="0" w:space="0" w:color="auto"/>
            <w:bottom w:val="none" w:sz="0" w:space="0" w:color="auto"/>
            <w:right w:val="none" w:sz="0" w:space="0" w:color="auto"/>
          </w:divBdr>
        </w:div>
        <w:div w:id="568534997">
          <w:marLeft w:val="480"/>
          <w:marRight w:val="0"/>
          <w:marTop w:val="0"/>
          <w:marBottom w:val="0"/>
          <w:divBdr>
            <w:top w:val="none" w:sz="0" w:space="0" w:color="auto"/>
            <w:left w:val="none" w:sz="0" w:space="0" w:color="auto"/>
            <w:bottom w:val="none" w:sz="0" w:space="0" w:color="auto"/>
            <w:right w:val="none" w:sz="0" w:space="0" w:color="auto"/>
          </w:divBdr>
        </w:div>
        <w:div w:id="78448132">
          <w:marLeft w:val="480"/>
          <w:marRight w:val="0"/>
          <w:marTop w:val="0"/>
          <w:marBottom w:val="0"/>
          <w:divBdr>
            <w:top w:val="none" w:sz="0" w:space="0" w:color="auto"/>
            <w:left w:val="none" w:sz="0" w:space="0" w:color="auto"/>
            <w:bottom w:val="none" w:sz="0" w:space="0" w:color="auto"/>
            <w:right w:val="none" w:sz="0" w:space="0" w:color="auto"/>
          </w:divBdr>
        </w:div>
        <w:div w:id="1144393946">
          <w:marLeft w:val="480"/>
          <w:marRight w:val="0"/>
          <w:marTop w:val="0"/>
          <w:marBottom w:val="0"/>
          <w:divBdr>
            <w:top w:val="none" w:sz="0" w:space="0" w:color="auto"/>
            <w:left w:val="none" w:sz="0" w:space="0" w:color="auto"/>
            <w:bottom w:val="none" w:sz="0" w:space="0" w:color="auto"/>
            <w:right w:val="none" w:sz="0" w:space="0" w:color="auto"/>
          </w:divBdr>
        </w:div>
        <w:div w:id="1268007912">
          <w:marLeft w:val="480"/>
          <w:marRight w:val="0"/>
          <w:marTop w:val="0"/>
          <w:marBottom w:val="0"/>
          <w:divBdr>
            <w:top w:val="none" w:sz="0" w:space="0" w:color="auto"/>
            <w:left w:val="none" w:sz="0" w:space="0" w:color="auto"/>
            <w:bottom w:val="none" w:sz="0" w:space="0" w:color="auto"/>
            <w:right w:val="none" w:sz="0" w:space="0" w:color="auto"/>
          </w:divBdr>
        </w:div>
        <w:div w:id="222303204">
          <w:marLeft w:val="480"/>
          <w:marRight w:val="0"/>
          <w:marTop w:val="0"/>
          <w:marBottom w:val="0"/>
          <w:divBdr>
            <w:top w:val="none" w:sz="0" w:space="0" w:color="auto"/>
            <w:left w:val="none" w:sz="0" w:space="0" w:color="auto"/>
            <w:bottom w:val="none" w:sz="0" w:space="0" w:color="auto"/>
            <w:right w:val="none" w:sz="0" w:space="0" w:color="auto"/>
          </w:divBdr>
        </w:div>
        <w:div w:id="472021575">
          <w:marLeft w:val="480"/>
          <w:marRight w:val="0"/>
          <w:marTop w:val="0"/>
          <w:marBottom w:val="0"/>
          <w:divBdr>
            <w:top w:val="none" w:sz="0" w:space="0" w:color="auto"/>
            <w:left w:val="none" w:sz="0" w:space="0" w:color="auto"/>
            <w:bottom w:val="none" w:sz="0" w:space="0" w:color="auto"/>
            <w:right w:val="none" w:sz="0" w:space="0" w:color="auto"/>
          </w:divBdr>
        </w:div>
        <w:div w:id="1716806269">
          <w:marLeft w:val="480"/>
          <w:marRight w:val="0"/>
          <w:marTop w:val="0"/>
          <w:marBottom w:val="0"/>
          <w:divBdr>
            <w:top w:val="none" w:sz="0" w:space="0" w:color="auto"/>
            <w:left w:val="none" w:sz="0" w:space="0" w:color="auto"/>
            <w:bottom w:val="none" w:sz="0" w:space="0" w:color="auto"/>
            <w:right w:val="none" w:sz="0" w:space="0" w:color="auto"/>
          </w:divBdr>
        </w:div>
        <w:div w:id="1181702259">
          <w:marLeft w:val="480"/>
          <w:marRight w:val="0"/>
          <w:marTop w:val="0"/>
          <w:marBottom w:val="0"/>
          <w:divBdr>
            <w:top w:val="none" w:sz="0" w:space="0" w:color="auto"/>
            <w:left w:val="none" w:sz="0" w:space="0" w:color="auto"/>
            <w:bottom w:val="none" w:sz="0" w:space="0" w:color="auto"/>
            <w:right w:val="none" w:sz="0" w:space="0" w:color="auto"/>
          </w:divBdr>
        </w:div>
        <w:div w:id="1012100383">
          <w:marLeft w:val="480"/>
          <w:marRight w:val="0"/>
          <w:marTop w:val="0"/>
          <w:marBottom w:val="0"/>
          <w:divBdr>
            <w:top w:val="none" w:sz="0" w:space="0" w:color="auto"/>
            <w:left w:val="none" w:sz="0" w:space="0" w:color="auto"/>
            <w:bottom w:val="none" w:sz="0" w:space="0" w:color="auto"/>
            <w:right w:val="none" w:sz="0" w:space="0" w:color="auto"/>
          </w:divBdr>
        </w:div>
      </w:divsChild>
    </w:div>
    <w:div w:id="1978761141">
      <w:bodyDiv w:val="1"/>
      <w:marLeft w:val="0"/>
      <w:marRight w:val="0"/>
      <w:marTop w:val="0"/>
      <w:marBottom w:val="0"/>
      <w:divBdr>
        <w:top w:val="none" w:sz="0" w:space="0" w:color="auto"/>
        <w:left w:val="none" w:sz="0" w:space="0" w:color="auto"/>
        <w:bottom w:val="none" w:sz="0" w:space="0" w:color="auto"/>
        <w:right w:val="none" w:sz="0" w:space="0" w:color="auto"/>
      </w:divBdr>
    </w:div>
    <w:div w:id="1978997796">
      <w:bodyDiv w:val="1"/>
      <w:marLeft w:val="0"/>
      <w:marRight w:val="0"/>
      <w:marTop w:val="0"/>
      <w:marBottom w:val="0"/>
      <w:divBdr>
        <w:top w:val="none" w:sz="0" w:space="0" w:color="auto"/>
        <w:left w:val="none" w:sz="0" w:space="0" w:color="auto"/>
        <w:bottom w:val="none" w:sz="0" w:space="0" w:color="auto"/>
        <w:right w:val="none" w:sz="0" w:space="0" w:color="auto"/>
      </w:divBdr>
    </w:div>
    <w:div w:id="1979534379">
      <w:bodyDiv w:val="1"/>
      <w:marLeft w:val="0"/>
      <w:marRight w:val="0"/>
      <w:marTop w:val="0"/>
      <w:marBottom w:val="0"/>
      <w:divBdr>
        <w:top w:val="none" w:sz="0" w:space="0" w:color="auto"/>
        <w:left w:val="none" w:sz="0" w:space="0" w:color="auto"/>
        <w:bottom w:val="none" w:sz="0" w:space="0" w:color="auto"/>
        <w:right w:val="none" w:sz="0" w:space="0" w:color="auto"/>
      </w:divBdr>
    </w:div>
    <w:div w:id="1979797284">
      <w:bodyDiv w:val="1"/>
      <w:marLeft w:val="0"/>
      <w:marRight w:val="0"/>
      <w:marTop w:val="0"/>
      <w:marBottom w:val="0"/>
      <w:divBdr>
        <w:top w:val="none" w:sz="0" w:space="0" w:color="auto"/>
        <w:left w:val="none" w:sz="0" w:space="0" w:color="auto"/>
        <w:bottom w:val="none" w:sz="0" w:space="0" w:color="auto"/>
        <w:right w:val="none" w:sz="0" w:space="0" w:color="auto"/>
      </w:divBdr>
    </w:div>
    <w:div w:id="1981038601">
      <w:bodyDiv w:val="1"/>
      <w:marLeft w:val="0"/>
      <w:marRight w:val="0"/>
      <w:marTop w:val="0"/>
      <w:marBottom w:val="0"/>
      <w:divBdr>
        <w:top w:val="none" w:sz="0" w:space="0" w:color="auto"/>
        <w:left w:val="none" w:sz="0" w:space="0" w:color="auto"/>
        <w:bottom w:val="none" w:sz="0" w:space="0" w:color="auto"/>
        <w:right w:val="none" w:sz="0" w:space="0" w:color="auto"/>
      </w:divBdr>
    </w:div>
    <w:div w:id="1982726650">
      <w:bodyDiv w:val="1"/>
      <w:marLeft w:val="0"/>
      <w:marRight w:val="0"/>
      <w:marTop w:val="0"/>
      <w:marBottom w:val="0"/>
      <w:divBdr>
        <w:top w:val="none" w:sz="0" w:space="0" w:color="auto"/>
        <w:left w:val="none" w:sz="0" w:space="0" w:color="auto"/>
        <w:bottom w:val="none" w:sz="0" w:space="0" w:color="auto"/>
        <w:right w:val="none" w:sz="0" w:space="0" w:color="auto"/>
      </w:divBdr>
    </w:div>
    <w:div w:id="1983919696">
      <w:bodyDiv w:val="1"/>
      <w:marLeft w:val="0"/>
      <w:marRight w:val="0"/>
      <w:marTop w:val="0"/>
      <w:marBottom w:val="0"/>
      <w:divBdr>
        <w:top w:val="none" w:sz="0" w:space="0" w:color="auto"/>
        <w:left w:val="none" w:sz="0" w:space="0" w:color="auto"/>
        <w:bottom w:val="none" w:sz="0" w:space="0" w:color="auto"/>
        <w:right w:val="none" w:sz="0" w:space="0" w:color="auto"/>
      </w:divBdr>
      <w:divsChild>
        <w:div w:id="1470825273">
          <w:marLeft w:val="480"/>
          <w:marRight w:val="0"/>
          <w:marTop w:val="0"/>
          <w:marBottom w:val="0"/>
          <w:divBdr>
            <w:top w:val="none" w:sz="0" w:space="0" w:color="auto"/>
            <w:left w:val="none" w:sz="0" w:space="0" w:color="auto"/>
            <w:bottom w:val="none" w:sz="0" w:space="0" w:color="auto"/>
            <w:right w:val="none" w:sz="0" w:space="0" w:color="auto"/>
          </w:divBdr>
        </w:div>
        <w:div w:id="1229539198">
          <w:marLeft w:val="480"/>
          <w:marRight w:val="0"/>
          <w:marTop w:val="0"/>
          <w:marBottom w:val="0"/>
          <w:divBdr>
            <w:top w:val="none" w:sz="0" w:space="0" w:color="auto"/>
            <w:left w:val="none" w:sz="0" w:space="0" w:color="auto"/>
            <w:bottom w:val="none" w:sz="0" w:space="0" w:color="auto"/>
            <w:right w:val="none" w:sz="0" w:space="0" w:color="auto"/>
          </w:divBdr>
        </w:div>
        <w:div w:id="1178275338">
          <w:marLeft w:val="480"/>
          <w:marRight w:val="0"/>
          <w:marTop w:val="0"/>
          <w:marBottom w:val="0"/>
          <w:divBdr>
            <w:top w:val="none" w:sz="0" w:space="0" w:color="auto"/>
            <w:left w:val="none" w:sz="0" w:space="0" w:color="auto"/>
            <w:bottom w:val="none" w:sz="0" w:space="0" w:color="auto"/>
            <w:right w:val="none" w:sz="0" w:space="0" w:color="auto"/>
          </w:divBdr>
        </w:div>
        <w:div w:id="1783645695">
          <w:marLeft w:val="480"/>
          <w:marRight w:val="0"/>
          <w:marTop w:val="0"/>
          <w:marBottom w:val="0"/>
          <w:divBdr>
            <w:top w:val="none" w:sz="0" w:space="0" w:color="auto"/>
            <w:left w:val="none" w:sz="0" w:space="0" w:color="auto"/>
            <w:bottom w:val="none" w:sz="0" w:space="0" w:color="auto"/>
            <w:right w:val="none" w:sz="0" w:space="0" w:color="auto"/>
          </w:divBdr>
        </w:div>
        <w:div w:id="1706322421">
          <w:marLeft w:val="480"/>
          <w:marRight w:val="0"/>
          <w:marTop w:val="0"/>
          <w:marBottom w:val="0"/>
          <w:divBdr>
            <w:top w:val="none" w:sz="0" w:space="0" w:color="auto"/>
            <w:left w:val="none" w:sz="0" w:space="0" w:color="auto"/>
            <w:bottom w:val="none" w:sz="0" w:space="0" w:color="auto"/>
            <w:right w:val="none" w:sz="0" w:space="0" w:color="auto"/>
          </w:divBdr>
        </w:div>
        <w:div w:id="668365104">
          <w:marLeft w:val="480"/>
          <w:marRight w:val="0"/>
          <w:marTop w:val="0"/>
          <w:marBottom w:val="0"/>
          <w:divBdr>
            <w:top w:val="none" w:sz="0" w:space="0" w:color="auto"/>
            <w:left w:val="none" w:sz="0" w:space="0" w:color="auto"/>
            <w:bottom w:val="none" w:sz="0" w:space="0" w:color="auto"/>
            <w:right w:val="none" w:sz="0" w:space="0" w:color="auto"/>
          </w:divBdr>
        </w:div>
        <w:div w:id="1128475574">
          <w:marLeft w:val="480"/>
          <w:marRight w:val="0"/>
          <w:marTop w:val="0"/>
          <w:marBottom w:val="0"/>
          <w:divBdr>
            <w:top w:val="none" w:sz="0" w:space="0" w:color="auto"/>
            <w:left w:val="none" w:sz="0" w:space="0" w:color="auto"/>
            <w:bottom w:val="none" w:sz="0" w:space="0" w:color="auto"/>
            <w:right w:val="none" w:sz="0" w:space="0" w:color="auto"/>
          </w:divBdr>
        </w:div>
        <w:div w:id="685640829">
          <w:marLeft w:val="480"/>
          <w:marRight w:val="0"/>
          <w:marTop w:val="0"/>
          <w:marBottom w:val="0"/>
          <w:divBdr>
            <w:top w:val="none" w:sz="0" w:space="0" w:color="auto"/>
            <w:left w:val="none" w:sz="0" w:space="0" w:color="auto"/>
            <w:bottom w:val="none" w:sz="0" w:space="0" w:color="auto"/>
            <w:right w:val="none" w:sz="0" w:space="0" w:color="auto"/>
          </w:divBdr>
        </w:div>
        <w:div w:id="424349129">
          <w:marLeft w:val="480"/>
          <w:marRight w:val="0"/>
          <w:marTop w:val="0"/>
          <w:marBottom w:val="0"/>
          <w:divBdr>
            <w:top w:val="none" w:sz="0" w:space="0" w:color="auto"/>
            <w:left w:val="none" w:sz="0" w:space="0" w:color="auto"/>
            <w:bottom w:val="none" w:sz="0" w:space="0" w:color="auto"/>
            <w:right w:val="none" w:sz="0" w:space="0" w:color="auto"/>
          </w:divBdr>
        </w:div>
        <w:div w:id="718868944">
          <w:marLeft w:val="480"/>
          <w:marRight w:val="0"/>
          <w:marTop w:val="0"/>
          <w:marBottom w:val="0"/>
          <w:divBdr>
            <w:top w:val="none" w:sz="0" w:space="0" w:color="auto"/>
            <w:left w:val="none" w:sz="0" w:space="0" w:color="auto"/>
            <w:bottom w:val="none" w:sz="0" w:space="0" w:color="auto"/>
            <w:right w:val="none" w:sz="0" w:space="0" w:color="auto"/>
          </w:divBdr>
        </w:div>
        <w:div w:id="988023130">
          <w:marLeft w:val="480"/>
          <w:marRight w:val="0"/>
          <w:marTop w:val="0"/>
          <w:marBottom w:val="0"/>
          <w:divBdr>
            <w:top w:val="none" w:sz="0" w:space="0" w:color="auto"/>
            <w:left w:val="none" w:sz="0" w:space="0" w:color="auto"/>
            <w:bottom w:val="none" w:sz="0" w:space="0" w:color="auto"/>
            <w:right w:val="none" w:sz="0" w:space="0" w:color="auto"/>
          </w:divBdr>
        </w:div>
        <w:div w:id="1724869253">
          <w:marLeft w:val="480"/>
          <w:marRight w:val="0"/>
          <w:marTop w:val="0"/>
          <w:marBottom w:val="0"/>
          <w:divBdr>
            <w:top w:val="none" w:sz="0" w:space="0" w:color="auto"/>
            <w:left w:val="none" w:sz="0" w:space="0" w:color="auto"/>
            <w:bottom w:val="none" w:sz="0" w:space="0" w:color="auto"/>
            <w:right w:val="none" w:sz="0" w:space="0" w:color="auto"/>
          </w:divBdr>
        </w:div>
        <w:div w:id="1183595008">
          <w:marLeft w:val="480"/>
          <w:marRight w:val="0"/>
          <w:marTop w:val="0"/>
          <w:marBottom w:val="0"/>
          <w:divBdr>
            <w:top w:val="none" w:sz="0" w:space="0" w:color="auto"/>
            <w:left w:val="none" w:sz="0" w:space="0" w:color="auto"/>
            <w:bottom w:val="none" w:sz="0" w:space="0" w:color="auto"/>
            <w:right w:val="none" w:sz="0" w:space="0" w:color="auto"/>
          </w:divBdr>
        </w:div>
        <w:div w:id="2103717657">
          <w:marLeft w:val="480"/>
          <w:marRight w:val="0"/>
          <w:marTop w:val="0"/>
          <w:marBottom w:val="0"/>
          <w:divBdr>
            <w:top w:val="none" w:sz="0" w:space="0" w:color="auto"/>
            <w:left w:val="none" w:sz="0" w:space="0" w:color="auto"/>
            <w:bottom w:val="none" w:sz="0" w:space="0" w:color="auto"/>
            <w:right w:val="none" w:sz="0" w:space="0" w:color="auto"/>
          </w:divBdr>
        </w:div>
        <w:div w:id="617877168">
          <w:marLeft w:val="480"/>
          <w:marRight w:val="0"/>
          <w:marTop w:val="0"/>
          <w:marBottom w:val="0"/>
          <w:divBdr>
            <w:top w:val="none" w:sz="0" w:space="0" w:color="auto"/>
            <w:left w:val="none" w:sz="0" w:space="0" w:color="auto"/>
            <w:bottom w:val="none" w:sz="0" w:space="0" w:color="auto"/>
            <w:right w:val="none" w:sz="0" w:space="0" w:color="auto"/>
          </w:divBdr>
        </w:div>
        <w:div w:id="1974755031">
          <w:marLeft w:val="480"/>
          <w:marRight w:val="0"/>
          <w:marTop w:val="0"/>
          <w:marBottom w:val="0"/>
          <w:divBdr>
            <w:top w:val="none" w:sz="0" w:space="0" w:color="auto"/>
            <w:left w:val="none" w:sz="0" w:space="0" w:color="auto"/>
            <w:bottom w:val="none" w:sz="0" w:space="0" w:color="auto"/>
            <w:right w:val="none" w:sz="0" w:space="0" w:color="auto"/>
          </w:divBdr>
        </w:div>
        <w:div w:id="81874224">
          <w:marLeft w:val="480"/>
          <w:marRight w:val="0"/>
          <w:marTop w:val="0"/>
          <w:marBottom w:val="0"/>
          <w:divBdr>
            <w:top w:val="none" w:sz="0" w:space="0" w:color="auto"/>
            <w:left w:val="none" w:sz="0" w:space="0" w:color="auto"/>
            <w:bottom w:val="none" w:sz="0" w:space="0" w:color="auto"/>
            <w:right w:val="none" w:sz="0" w:space="0" w:color="auto"/>
          </w:divBdr>
        </w:div>
        <w:div w:id="1484856414">
          <w:marLeft w:val="480"/>
          <w:marRight w:val="0"/>
          <w:marTop w:val="0"/>
          <w:marBottom w:val="0"/>
          <w:divBdr>
            <w:top w:val="none" w:sz="0" w:space="0" w:color="auto"/>
            <w:left w:val="none" w:sz="0" w:space="0" w:color="auto"/>
            <w:bottom w:val="none" w:sz="0" w:space="0" w:color="auto"/>
            <w:right w:val="none" w:sz="0" w:space="0" w:color="auto"/>
          </w:divBdr>
        </w:div>
        <w:div w:id="1240945950">
          <w:marLeft w:val="480"/>
          <w:marRight w:val="0"/>
          <w:marTop w:val="0"/>
          <w:marBottom w:val="0"/>
          <w:divBdr>
            <w:top w:val="none" w:sz="0" w:space="0" w:color="auto"/>
            <w:left w:val="none" w:sz="0" w:space="0" w:color="auto"/>
            <w:bottom w:val="none" w:sz="0" w:space="0" w:color="auto"/>
            <w:right w:val="none" w:sz="0" w:space="0" w:color="auto"/>
          </w:divBdr>
        </w:div>
        <w:div w:id="787431098">
          <w:marLeft w:val="480"/>
          <w:marRight w:val="0"/>
          <w:marTop w:val="0"/>
          <w:marBottom w:val="0"/>
          <w:divBdr>
            <w:top w:val="none" w:sz="0" w:space="0" w:color="auto"/>
            <w:left w:val="none" w:sz="0" w:space="0" w:color="auto"/>
            <w:bottom w:val="none" w:sz="0" w:space="0" w:color="auto"/>
            <w:right w:val="none" w:sz="0" w:space="0" w:color="auto"/>
          </w:divBdr>
        </w:div>
        <w:div w:id="507327928">
          <w:marLeft w:val="480"/>
          <w:marRight w:val="0"/>
          <w:marTop w:val="0"/>
          <w:marBottom w:val="0"/>
          <w:divBdr>
            <w:top w:val="none" w:sz="0" w:space="0" w:color="auto"/>
            <w:left w:val="none" w:sz="0" w:space="0" w:color="auto"/>
            <w:bottom w:val="none" w:sz="0" w:space="0" w:color="auto"/>
            <w:right w:val="none" w:sz="0" w:space="0" w:color="auto"/>
          </w:divBdr>
        </w:div>
        <w:div w:id="1787650087">
          <w:marLeft w:val="480"/>
          <w:marRight w:val="0"/>
          <w:marTop w:val="0"/>
          <w:marBottom w:val="0"/>
          <w:divBdr>
            <w:top w:val="none" w:sz="0" w:space="0" w:color="auto"/>
            <w:left w:val="none" w:sz="0" w:space="0" w:color="auto"/>
            <w:bottom w:val="none" w:sz="0" w:space="0" w:color="auto"/>
            <w:right w:val="none" w:sz="0" w:space="0" w:color="auto"/>
          </w:divBdr>
        </w:div>
        <w:div w:id="980233938">
          <w:marLeft w:val="480"/>
          <w:marRight w:val="0"/>
          <w:marTop w:val="0"/>
          <w:marBottom w:val="0"/>
          <w:divBdr>
            <w:top w:val="none" w:sz="0" w:space="0" w:color="auto"/>
            <w:left w:val="none" w:sz="0" w:space="0" w:color="auto"/>
            <w:bottom w:val="none" w:sz="0" w:space="0" w:color="auto"/>
            <w:right w:val="none" w:sz="0" w:space="0" w:color="auto"/>
          </w:divBdr>
        </w:div>
        <w:div w:id="166023140">
          <w:marLeft w:val="480"/>
          <w:marRight w:val="0"/>
          <w:marTop w:val="0"/>
          <w:marBottom w:val="0"/>
          <w:divBdr>
            <w:top w:val="none" w:sz="0" w:space="0" w:color="auto"/>
            <w:left w:val="none" w:sz="0" w:space="0" w:color="auto"/>
            <w:bottom w:val="none" w:sz="0" w:space="0" w:color="auto"/>
            <w:right w:val="none" w:sz="0" w:space="0" w:color="auto"/>
          </w:divBdr>
        </w:div>
        <w:div w:id="2127773002">
          <w:marLeft w:val="480"/>
          <w:marRight w:val="0"/>
          <w:marTop w:val="0"/>
          <w:marBottom w:val="0"/>
          <w:divBdr>
            <w:top w:val="none" w:sz="0" w:space="0" w:color="auto"/>
            <w:left w:val="none" w:sz="0" w:space="0" w:color="auto"/>
            <w:bottom w:val="none" w:sz="0" w:space="0" w:color="auto"/>
            <w:right w:val="none" w:sz="0" w:space="0" w:color="auto"/>
          </w:divBdr>
        </w:div>
        <w:div w:id="208956648">
          <w:marLeft w:val="480"/>
          <w:marRight w:val="0"/>
          <w:marTop w:val="0"/>
          <w:marBottom w:val="0"/>
          <w:divBdr>
            <w:top w:val="none" w:sz="0" w:space="0" w:color="auto"/>
            <w:left w:val="none" w:sz="0" w:space="0" w:color="auto"/>
            <w:bottom w:val="none" w:sz="0" w:space="0" w:color="auto"/>
            <w:right w:val="none" w:sz="0" w:space="0" w:color="auto"/>
          </w:divBdr>
        </w:div>
        <w:div w:id="2052609710">
          <w:marLeft w:val="480"/>
          <w:marRight w:val="0"/>
          <w:marTop w:val="0"/>
          <w:marBottom w:val="0"/>
          <w:divBdr>
            <w:top w:val="none" w:sz="0" w:space="0" w:color="auto"/>
            <w:left w:val="none" w:sz="0" w:space="0" w:color="auto"/>
            <w:bottom w:val="none" w:sz="0" w:space="0" w:color="auto"/>
            <w:right w:val="none" w:sz="0" w:space="0" w:color="auto"/>
          </w:divBdr>
        </w:div>
        <w:div w:id="1825730858">
          <w:marLeft w:val="480"/>
          <w:marRight w:val="0"/>
          <w:marTop w:val="0"/>
          <w:marBottom w:val="0"/>
          <w:divBdr>
            <w:top w:val="none" w:sz="0" w:space="0" w:color="auto"/>
            <w:left w:val="none" w:sz="0" w:space="0" w:color="auto"/>
            <w:bottom w:val="none" w:sz="0" w:space="0" w:color="auto"/>
            <w:right w:val="none" w:sz="0" w:space="0" w:color="auto"/>
          </w:divBdr>
        </w:div>
        <w:div w:id="330068367">
          <w:marLeft w:val="480"/>
          <w:marRight w:val="0"/>
          <w:marTop w:val="0"/>
          <w:marBottom w:val="0"/>
          <w:divBdr>
            <w:top w:val="none" w:sz="0" w:space="0" w:color="auto"/>
            <w:left w:val="none" w:sz="0" w:space="0" w:color="auto"/>
            <w:bottom w:val="none" w:sz="0" w:space="0" w:color="auto"/>
            <w:right w:val="none" w:sz="0" w:space="0" w:color="auto"/>
          </w:divBdr>
        </w:div>
        <w:div w:id="825242535">
          <w:marLeft w:val="480"/>
          <w:marRight w:val="0"/>
          <w:marTop w:val="0"/>
          <w:marBottom w:val="0"/>
          <w:divBdr>
            <w:top w:val="none" w:sz="0" w:space="0" w:color="auto"/>
            <w:left w:val="none" w:sz="0" w:space="0" w:color="auto"/>
            <w:bottom w:val="none" w:sz="0" w:space="0" w:color="auto"/>
            <w:right w:val="none" w:sz="0" w:space="0" w:color="auto"/>
          </w:divBdr>
        </w:div>
        <w:div w:id="1976831804">
          <w:marLeft w:val="480"/>
          <w:marRight w:val="0"/>
          <w:marTop w:val="0"/>
          <w:marBottom w:val="0"/>
          <w:divBdr>
            <w:top w:val="none" w:sz="0" w:space="0" w:color="auto"/>
            <w:left w:val="none" w:sz="0" w:space="0" w:color="auto"/>
            <w:bottom w:val="none" w:sz="0" w:space="0" w:color="auto"/>
            <w:right w:val="none" w:sz="0" w:space="0" w:color="auto"/>
          </w:divBdr>
        </w:div>
        <w:div w:id="155610907">
          <w:marLeft w:val="480"/>
          <w:marRight w:val="0"/>
          <w:marTop w:val="0"/>
          <w:marBottom w:val="0"/>
          <w:divBdr>
            <w:top w:val="none" w:sz="0" w:space="0" w:color="auto"/>
            <w:left w:val="none" w:sz="0" w:space="0" w:color="auto"/>
            <w:bottom w:val="none" w:sz="0" w:space="0" w:color="auto"/>
            <w:right w:val="none" w:sz="0" w:space="0" w:color="auto"/>
          </w:divBdr>
        </w:div>
        <w:div w:id="1214736661">
          <w:marLeft w:val="480"/>
          <w:marRight w:val="0"/>
          <w:marTop w:val="0"/>
          <w:marBottom w:val="0"/>
          <w:divBdr>
            <w:top w:val="none" w:sz="0" w:space="0" w:color="auto"/>
            <w:left w:val="none" w:sz="0" w:space="0" w:color="auto"/>
            <w:bottom w:val="none" w:sz="0" w:space="0" w:color="auto"/>
            <w:right w:val="none" w:sz="0" w:space="0" w:color="auto"/>
          </w:divBdr>
        </w:div>
        <w:div w:id="1898391662">
          <w:marLeft w:val="480"/>
          <w:marRight w:val="0"/>
          <w:marTop w:val="0"/>
          <w:marBottom w:val="0"/>
          <w:divBdr>
            <w:top w:val="none" w:sz="0" w:space="0" w:color="auto"/>
            <w:left w:val="none" w:sz="0" w:space="0" w:color="auto"/>
            <w:bottom w:val="none" w:sz="0" w:space="0" w:color="auto"/>
            <w:right w:val="none" w:sz="0" w:space="0" w:color="auto"/>
          </w:divBdr>
        </w:div>
        <w:div w:id="466509356">
          <w:marLeft w:val="480"/>
          <w:marRight w:val="0"/>
          <w:marTop w:val="0"/>
          <w:marBottom w:val="0"/>
          <w:divBdr>
            <w:top w:val="none" w:sz="0" w:space="0" w:color="auto"/>
            <w:left w:val="none" w:sz="0" w:space="0" w:color="auto"/>
            <w:bottom w:val="none" w:sz="0" w:space="0" w:color="auto"/>
            <w:right w:val="none" w:sz="0" w:space="0" w:color="auto"/>
          </w:divBdr>
        </w:div>
        <w:div w:id="1374966995">
          <w:marLeft w:val="480"/>
          <w:marRight w:val="0"/>
          <w:marTop w:val="0"/>
          <w:marBottom w:val="0"/>
          <w:divBdr>
            <w:top w:val="none" w:sz="0" w:space="0" w:color="auto"/>
            <w:left w:val="none" w:sz="0" w:space="0" w:color="auto"/>
            <w:bottom w:val="none" w:sz="0" w:space="0" w:color="auto"/>
            <w:right w:val="none" w:sz="0" w:space="0" w:color="auto"/>
          </w:divBdr>
        </w:div>
        <w:div w:id="851653235">
          <w:marLeft w:val="480"/>
          <w:marRight w:val="0"/>
          <w:marTop w:val="0"/>
          <w:marBottom w:val="0"/>
          <w:divBdr>
            <w:top w:val="none" w:sz="0" w:space="0" w:color="auto"/>
            <w:left w:val="none" w:sz="0" w:space="0" w:color="auto"/>
            <w:bottom w:val="none" w:sz="0" w:space="0" w:color="auto"/>
            <w:right w:val="none" w:sz="0" w:space="0" w:color="auto"/>
          </w:divBdr>
        </w:div>
        <w:div w:id="797839978">
          <w:marLeft w:val="480"/>
          <w:marRight w:val="0"/>
          <w:marTop w:val="0"/>
          <w:marBottom w:val="0"/>
          <w:divBdr>
            <w:top w:val="none" w:sz="0" w:space="0" w:color="auto"/>
            <w:left w:val="none" w:sz="0" w:space="0" w:color="auto"/>
            <w:bottom w:val="none" w:sz="0" w:space="0" w:color="auto"/>
            <w:right w:val="none" w:sz="0" w:space="0" w:color="auto"/>
          </w:divBdr>
        </w:div>
        <w:div w:id="113448536">
          <w:marLeft w:val="480"/>
          <w:marRight w:val="0"/>
          <w:marTop w:val="0"/>
          <w:marBottom w:val="0"/>
          <w:divBdr>
            <w:top w:val="none" w:sz="0" w:space="0" w:color="auto"/>
            <w:left w:val="none" w:sz="0" w:space="0" w:color="auto"/>
            <w:bottom w:val="none" w:sz="0" w:space="0" w:color="auto"/>
            <w:right w:val="none" w:sz="0" w:space="0" w:color="auto"/>
          </w:divBdr>
        </w:div>
        <w:div w:id="2074959316">
          <w:marLeft w:val="480"/>
          <w:marRight w:val="0"/>
          <w:marTop w:val="0"/>
          <w:marBottom w:val="0"/>
          <w:divBdr>
            <w:top w:val="none" w:sz="0" w:space="0" w:color="auto"/>
            <w:left w:val="none" w:sz="0" w:space="0" w:color="auto"/>
            <w:bottom w:val="none" w:sz="0" w:space="0" w:color="auto"/>
            <w:right w:val="none" w:sz="0" w:space="0" w:color="auto"/>
          </w:divBdr>
        </w:div>
        <w:div w:id="1276255052">
          <w:marLeft w:val="480"/>
          <w:marRight w:val="0"/>
          <w:marTop w:val="0"/>
          <w:marBottom w:val="0"/>
          <w:divBdr>
            <w:top w:val="none" w:sz="0" w:space="0" w:color="auto"/>
            <w:left w:val="none" w:sz="0" w:space="0" w:color="auto"/>
            <w:bottom w:val="none" w:sz="0" w:space="0" w:color="auto"/>
            <w:right w:val="none" w:sz="0" w:space="0" w:color="auto"/>
          </w:divBdr>
        </w:div>
        <w:div w:id="1256549559">
          <w:marLeft w:val="480"/>
          <w:marRight w:val="0"/>
          <w:marTop w:val="0"/>
          <w:marBottom w:val="0"/>
          <w:divBdr>
            <w:top w:val="none" w:sz="0" w:space="0" w:color="auto"/>
            <w:left w:val="none" w:sz="0" w:space="0" w:color="auto"/>
            <w:bottom w:val="none" w:sz="0" w:space="0" w:color="auto"/>
            <w:right w:val="none" w:sz="0" w:space="0" w:color="auto"/>
          </w:divBdr>
        </w:div>
        <w:div w:id="1709834260">
          <w:marLeft w:val="480"/>
          <w:marRight w:val="0"/>
          <w:marTop w:val="0"/>
          <w:marBottom w:val="0"/>
          <w:divBdr>
            <w:top w:val="none" w:sz="0" w:space="0" w:color="auto"/>
            <w:left w:val="none" w:sz="0" w:space="0" w:color="auto"/>
            <w:bottom w:val="none" w:sz="0" w:space="0" w:color="auto"/>
            <w:right w:val="none" w:sz="0" w:space="0" w:color="auto"/>
          </w:divBdr>
        </w:div>
        <w:div w:id="1903637884">
          <w:marLeft w:val="480"/>
          <w:marRight w:val="0"/>
          <w:marTop w:val="0"/>
          <w:marBottom w:val="0"/>
          <w:divBdr>
            <w:top w:val="none" w:sz="0" w:space="0" w:color="auto"/>
            <w:left w:val="none" w:sz="0" w:space="0" w:color="auto"/>
            <w:bottom w:val="none" w:sz="0" w:space="0" w:color="auto"/>
            <w:right w:val="none" w:sz="0" w:space="0" w:color="auto"/>
          </w:divBdr>
        </w:div>
        <w:div w:id="1842160275">
          <w:marLeft w:val="480"/>
          <w:marRight w:val="0"/>
          <w:marTop w:val="0"/>
          <w:marBottom w:val="0"/>
          <w:divBdr>
            <w:top w:val="none" w:sz="0" w:space="0" w:color="auto"/>
            <w:left w:val="none" w:sz="0" w:space="0" w:color="auto"/>
            <w:bottom w:val="none" w:sz="0" w:space="0" w:color="auto"/>
            <w:right w:val="none" w:sz="0" w:space="0" w:color="auto"/>
          </w:divBdr>
        </w:div>
        <w:div w:id="2084376402">
          <w:marLeft w:val="480"/>
          <w:marRight w:val="0"/>
          <w:marTop w:val="0"/>
          <w:marBottom w:val="0"/>
          <w:divBdr>
            <w:top w:val="none" w:sz="0" w:space="0" w:color="auto"/>
            <w:left w:val="none" w:sz="0" w:space="0" w:color="auto"/>
            <w:bottom w:val="none" w:sz="0" w:space="0" w:color="auto"/>
            <w:right w:val="none" w:sz="0" w:space="0" w:color="auto"/>
          </w:divBdr>
        </w:div>
        <w:div w:id="859783022">
          <w:marLeft w:val="480"/>
          <w:marRight w:val="0"/>
          <w:marTop w:val="0"/>
          <w:marBottom w:val="0"/>
          <w:divBdr>
            <w:top w:val="none" w:sz="0" w:space="0" w:color="auto"/>
            <w:left w:val="none" w:sz="0" w:space="0" w:color="auto"/>
            <w:bottom w:val="none" w:sz="0" w:space="0" w:color="auto"/>
            <w:right w:val="none" w:sz="0" w:space="0" w:color="auto"/>
          </w:divBdr>
        </w:div>
        <w:div w:id="49772658">
          <w:marLeft w:val="480"/>
          <w:marRight w:val="0"/>
          <w:marTop w:val="0"/>
          <w:marBottom w:val="0"/>
          <w:divBdr>
            <w:top w:val="none" w:sz="0" w:space="0" w:color="auto"/>
            <w:left w:val="none" w:sz="0" w:space="0" w:color="auto"/>
            <w:bottom w:val="none" w:sz="0" w:space="0" w:color="auto"/>
            <w:right w:val="none" w:sz="0" w:space="0" w:color="auto"/>
          </w:divBdr>
        </w:div>
        <w:div w:id="1225413651">
          <w:marLeft w:val="480"/>
          <w:marRight w:val="0"/>
          <w:marTop w:val="0"/>
          <w:marBottom w:val="0"/>
          <w:divBdr>
            <w:top w:val="none" w:sz="0" w:space="0" w:color="auto"/>
            <w:left w:val="none" w:sz="0" w:space="0" w:color="auto"/>
            <w:bottom w:val="none" w:sz="0" w:space="0" w:color="auto"/>
            <w:right w:val="none" w:sz="0" w:space="0" w:color="auto"/>
          </w:divBdr>
        </w:div>
        <w:div w:id="1964001644">
          <w:marLeft w:val="480"/>
          <w:marRight w:val="0"/>
          <w:marTop w:val="0"/>
          <w:marBottom w:val="0"/>
          <w:divBdr>
            <w:top w:val="none" w:sz="0" w:space="0" w:color="auto"/>
            <w:left w:val="none" w:sz="0" w:space="0" w:color="auto"/>
            <w:bottom w:val="none" w:sz="0" w:space="0" w:color="auto"/>
            <w:right w:val="none" w:sz="0" w:space="0" w:color="auto"/>
          </w:divBdr>
        </w:div>
        <w:div w:id="348411680">
          <w:marLeft w:val="480"/>
          <w:marRight w:val="0"/>
          <w:marTop w:val="0"/>
          <w:marBottom w:val="0"/>
          <w:divBdr>
            <w:top w:val="none" w:sz="0" w:space="0" w:color="auto"/>
            <w:left w:val="none" w:sz="0" w:space="0" w:color="auto"/>
            <w:bottom w:val="none" w:sz="0" w:space="0" w:color="auto"/>
            <w:right w:val="none" w:sz="0" w:space="0" w:color="auto"/>
          </w:divBdr>
        </w:div>
        <w:div w:id="1073966153">
          <w:marLeft w:val="480"/>
          <w:marRight w:val="0"/>
          <w:marTop w:val="0"/>
          <w:marBottom w:val="0"/>
          <w:divBdr>
            <w:top w:val="none" w:sz="0" w:space="0" w:color="auto"/>
            <w:left w:val="none" w:sz="0" w:space="0" w:color="auto"/>
            <w:bottom w:val="none" w:sz="0" w:space="0" w:color="auto"/>
            <w:right w:val="none" w:sz="0" w:space="0" w:color="auto"/>
          </w:divBdr>
        </w:div>
        <w:div w:id="1566331261">
          <w:marLeft w:val="480"/>
          <w:marRight w:val="0"/>
          <w:marTop w:val="0"/>
          <w:marBottom w:val="0"/>
          <w:divBdr>
            <w:top w:val="none" w:sz="0" w:space="0" w:color="auto"/>
            <w:left w:val="none" w:sz="0" w:space="0" w:color="auto"/>
            <w:bottom w:val="none" w:sz="0" w:space="0" w:color="auto"/>
            <w:right w:val="none" w:sz="0" w:space="0" w:color="auto"/>
          </w:divBdr>
        </w:div>
        <w:div w:id="583877615">
          <w:marLeft w:val="480"/>
          <w:marRight w:val="0"/>
          <w:marTop w:val="0"/>
          <w:marBottom w:val="0"/>
          <w:divBdr>
            <w:top w:val="none" w:sz="0" w:space="0" w:color="auto"/>
            <w:left w:val="none" w:sz="0" w:space="0" w:color="auto"/>
            <w:bottom w:val="none" w:sz="0" w:space="0" w:color="auto"/>
            <w:right w:val="none" w:sz="0" w:space="0" w:color="auto"/>
          </w:divBdr>
        </w:div>
      </w:divsChild>
    </w:div>
    <w:div w:id="1983998563">
      <w:bodyDiv w:val="1"/>
      <w:marLeft w:val="0"/>
      <w:marRight w:val="0"/>
      <w:marTop w:val="0"/>
      <w:marBottom w:val="0"/>
      <w:divBdr>
        <w:top w:val="none" w:sz="0" w:space="0" w:color="auto"/>
        <w:left w:val="none" w:sz="0" w:space="0" w:color="auto"/>
        <w:bottom w:val="none" w:sz="0" w:space="0" w:color="auto"/>
        <w:right w:val="none" w:sz="0" w:space="0" w:color="auto"/>
      </w:divBdr>
    </w:div>
    <w:div w:id="1985042422">
      <w:bodyDiv w:val="1"/>
      <w:marLeft w:val="0"/>
      <w:marRight w:val="0"/>
      <w:marTop w:val="0"/>
      <w:marBottom w:val="0"/>
      <w:divBdr>
        <w:top w:val="none" w:sz="0" w:space="0" w:color="auto"/>
        <w:left w:val="none" w:sz="0" w:space="0" w:color="auto"/>
        <w:bottom w:val="none" w:sz="0" w:space="0" w:color="auto"/>
        <w:right w:val="none" w:sz="0" w:space="0" w:color="auto"/>
      </w:divBdr>
    </w:div>
    <w:div w:id="1986087056">
      <w:bodyDiv w:val="1"/>
      <w:marLeft w:val="0"/>
      <w:marRight w:val="0"/>
      <w:marTop w:val="0"/>
      <w:marBottom w:val="0"/>
      <w:divBdr>
        <w:top w:val="none" w:sz="0" w:space="0" w:color="auto"/>
        <w:left w:val="none" w:sz="0" w:space="0" w:color="auto"/>
        <w:bottom w:val="none" w:sz="0" w:space="0" w:color="auto"/>
        <w:right w:val="none" w:sz="0" w:space="0" w:color="auto"/>
      </w:divBdr>
    </w:div>
    <w:div w:id="1986541753">
      <w:bodyDiv w:val="1"/>
      <w:marLeft w:val="0"/>
      <w:marRight w:val="0"/>
      <w:marTop w:val="0"/>
      <w:marBottom w:val="0"/>
      <w:divBdr>
        <w:top w:val="none" w:sz="0" w:space="0" w:color="auto"/>
        <w:left w:val="none" w:sz="0" w:space="0" w:color="auto"/>
        <w:bottom w:val="none" w:sz="0" w:space="0" w:color="auto"/>
        <w:right w:val="none" w:sz="0" w:space="0" w:color="auto"/>
      </w:divBdr>
    </w:div>
    <w:div w:id="1987004192">
      <w:bodyDiv w:val="1"/>
      <w:marLeft w:val="0"/>
      <w:marRight w:val="0"/>
      <w:marTop w:val="0"/>
      <w:marBottom w:val="0"/>
      <w:divBdr>
        <w:top w:val="none" w:sz="0" w:space="0" w:color="auto"/>
        <w:left w:val="none" w:sz="0" w:space="0" w:color="auto"/>
        <w:bottom w:val="none" w:sz="0" w:space="0" w:color="auto"/>
        <w:right w:val="none" w:sz="0" w:space="0" w:color="auto"/>
      </w:divBdr>
    </w:div>
    <w:div w:id="1988894831">
      <w:bodyDiv w:val="1"/>
      <w:marLeft w:val="0"/>
      <w:marRight w:val="0"/>
      <w:marTop w:val="0"/>
      <w:marBottom w:val="0"/>
      <w:divBdr>
        <w:top w:val="none" w:sz="0" w:space="0" w:color="auto"/>
        <w:left w:val="none" w:sz="0" w:space="0" w:color="auto"/>
        <w:bottom w:val="none" w:sz="0" w:space="0" w:color="auto"/>
        <w:right w:val="none" w:sz="0" w:space="0" w:color="auto"/>
      </w:divBdr>
    </w:div>
    <w:div w:id="1989245919">
      <w:bodyDiv w:val="1"/>
      <w:marLeft w:val="0"/>
      <w:marRight w:val="0"/>
      <w:marTop w:val="0"/>
      <w:marBottom w:val="0"/>
      <w:divBdr>
        <w:top w:val="none" w:sz="0" w:space="0" w:color="auto"/>
        <w:left w:val="none" w:sz="0" w:space="0" w:color="auto"/>
        <w:bottom w:val="none" w:sz="0" w:space="0" w:color="auto"/>
        <w:right w:val="none" w:sz="0" w:space="0" w:color="auto"/>
      </w:divBdr>
    </w:div>
    <w:div w:id="1989359355">
      <w:bodyDiv w:val="1"/>
      <w:marLeft w:val="0"/>
      <w:marRight w:val="0"/>
      <w:marTop w:val="0"/>
      <w:marBottom w:val="0"/>
      <w:divBdr>
        <w:top w:val="none" w:sz="0" w:space="0" w:color="auto"/>
        <w:left w:val="none" w:sz="0" w:space="0" w:color="auto"/>
        <w:bottom w:val="none" w:sz="0" w:space="0" w:color="auto"/>
        <w:right w:val="none" w:sz="0" w:space="0" w:color="auto"/>
      </w:divBdr>
    </w:div>
    <w:div w:id="1989363475">
      <w:bodyDiv w:val="1"/>
      <w:marLeft w:val="0"/>
      <w:marRight w:val="0"/>
      <w:marTop w:val="0"/>
      <w:marBottom w:val="0"/>
      <w:divBdr>
        <w:top w:val="none" w:sz="0" w:space="0" w:color="auto"/>
        <w:left w:val="none" w:sz="0" w:space="0" w:color="auto"/>
        <w:bottom w:val="none" w:sz="0" w:space="0" w:color="auto"/>
        <w:right w:val="none" w:sz="0" w:space="0" w:color="auto"/>
      </w:divBdr>
    </w:div>
    <w:div w:id="1989894673">
      <w:bodyDiv w:val="1"/>
      <w:marLeft w:val="0"/>
      <w:marRight w:val="0"/>
      <w:marTop w:val="0"/>
      <w:marBottom w:val="0"/>
      <w:divBdr>
        <w:top w:val="none" w:sz="0" w:space="0" w:color="auto"/>
        <w:left w:val="none" w:sz="0" w:space="0" w:color="auto"/>
        <w:bottom w:val="none" w:sz="0" w:space="0" w:color="auto"/>
        <w:right w:val="none" w:sz="0" w:space="0" w:color="auto"/>
      </w:divBdr>
      <w:divsChild>
        <w:div w:id="39868388">
          <w:marLeft w:val="480"/>
          <w:marRight w:val="0"/>
          <w:marTop w:val="0"/>
          <w:marBottom w:val="0"/>
          <w:divBdr>
            <w:top w:val="none" w:sz="0" w:space="0" w:color="auto"/>
            <w:left w:val="none" w:sz="0" w:space="0" w:color="auto"/>
            <w:bottom w:val="none" w:sz="0" w:space="0" w:color="auto"/>
            <w:right w:val="none" w:sz="0" w:space="0" w:color="auto"/>
          </w:divBdr>
        </w:div>
        <w:div w:id="695616058">
          <w:marLeft w:val="480"/>
          <w:marRight w:val="0"/>
          <w:marTop w:val="0"/>
          <w:marBottom w:val="0"/>
          <w:divBdr>
            <w:top w:val="none" w:sz="0" w:space="0" w:color="auto"/>
            <w:left w:val="none" w:sz="0" w:space="0" w:color="auto"/>
            <w:bottom w:val="none" w:sz="0" w:space="0" w:color="auto"/>
            <w:right w:val="none" w:sz="0" w:space="0" w:color="auto"/>
          </w:divBdr>
        </w:div>
        <w:div w:id="281688725">
          <w:marLeft w:val="480"/>
          <w:marRight w:val="0"/>
          <w:marTop w:val="0"/>
          <w:marBottom w:val="0"/>
          <w:divBdr>
            <w:top w:val="none" w:sz="0" w:space="0" w:color="auto"/>
            <w:left w:val="none" w:sz="0" w:space="0" w:color="auto"/>
            <w:bottom w:val="none" w:sz="0" w:space="0" w:color="auto"/>
            <w:right w:val="none" w:sz="0" w:space="0" w:color="auto"/>
          </w:divBdr>
        </w:div>
        <w:div w:id="1995916858">
          <w:marLeft w:val="480"/>
          <w:marRight w:val="0"/>
          <w:marTop w:val="0"/>
          <w:marBottom w:val="0"/>
          <w:divBdr>
            <w:top w:val="none" w:sz="0" w:space="0" w:color="auto"/>
            <w:left w:val="none" w:sz="0" w:space="0" w:color="auto"/>
            <w:bottom w:val="none" w:sz="0" w:space="0" w:color="auto"/>
            <w:right w:val="none" w:sz="0" w:space="0" w:color="auto"/>
          </w:divBdr>
        </w:div>
        <w:div w:id="705760761">
          <w:marLeft w:val="480"/>
          <w:marRight w:val="0"/>
          <w:marTop w:val="0"/>
          <w:marBottom w:val="0"/>
          <w:divBdr>
            <w:top w:val="none" w:sz="0" w:space="0" w:color="auto"/>
            <w:left w:val="none" w:sz="0" w:space="0" w:color="auto"/>
            <w:bottom w:val="none" w:sz="0" w:space="0" w:color="auto"/>
            <w:right w:val="none" w:sz="0" w:space="0" w:color="auto"/>
          </w:divBdr>
        </w:div>
        <w:div w:id="1265767235">
          <w:marLeft w:val="480"/>
          <w:marRight w:val="0"/>
          <w:marTop w:val="0"/>
          <w:marBottom w:val="0"/>
          <w:divBdr>
            <w:top w:val="none" w:sz="0" w:space="0" w:color="auto"/>
            <w:left w:val="none" w:sz="0" w:space="0" w:color="auto"/>
            <w:bottom w:val="none" w:sz="0" w:space="0" w:color="auto"/>
            <w:right w:val="none" w:sz="0" w:space="0" w:color="auto"/>
          </w:divBdr>
        </w:div>
        <w:div w:id="2125492164">
          <w:marLeft w:val="480"/>
          <w:marRight w:val="0"/>
          <w:marTop w:val="0"/>
          <w:marBottom w:val="0"/>
          <w:divBdr>
            <w:top w:val="none" w:sz="0" w:space="0" w:color="auto"/>
            <w:left w:val="none" w:sz="0" w:space="0" w:color="auto"/>
            <w:bottom w:val="none" w:sz="0" w:space="0" w:color="auto"/>
            <w:right w:val="none" w:sz="0" w:space="0" w:color="auto"/>
          </w:divBdr>
        </w:div>
        <w:div w:id="1989673764">
          <w:marLeft w:val="480"/>
          <w:marRight w:val="0"/>
          <w:marTop w:val="0"/>
          <w:marBottom w:val="0"/>
          <w:divBdr>
            <w:top w:val="none" w:sz="0" w:space="0" w:color="auto"/>
            <w:left w:val="none" w:sz="0" w:space="0" w:color="auto"/>
            <w:bottom w:val="none" w:sz="0" w:space="0" w:color="auto"/>
            <w:right w:val="none" w:sz="0" w:space="0" w:color="auto"/>
          </w:divBdr>
        </w:div>
        <w:div w:id="967516736">
          <w:marLeft w:val="480"/>
          <w:marRight w:val="0"/>
          <w:marTop w:val="0"/>
          <w:marBottom w:val="0"/>
          <w:divBdr>
            <w:top w:val="none" w:sz="0" w:space="0" w:color="auto"/>
            <w:left w:val="none" w:sz="0" w:space="0" w:color="auto"/>
            <w:bottom w:val="none" w:sz="0" w:space="0" w:color="auto"/>
            <w:right w:val="none" w:sz="0" w:space="0" w:color="auto"/>
          </w:divBdr>
        </w:div>
        <w:div w:id="1113785660">
          <w:marLeft w:val="480"/>
          <w:marRight w:val="0"/>
          <w:marTop w:val="0"/>
          <w:marBottom w:val="0"/>
          <w:divBdr>
            <w:top w:val="none" w:sz="0" w:space="0" w:color="auto"/>
            <w:left w:val="none" w:sz="0" w:space="0" w:color="auto"/>
            <w:bottom w:val="none" w:sz="0" w:space="0" w:color="auto"/>
            <w:right w:val="none" w:sz="0" w:space="0" w:color="auto"/>
          </w:divBdr>
        </w:div>
        <w:div w:id="611980924">
          <w:marLeft w:val="480"/>
          <w:marRight w:val="0"/>
          <w:marTop w:val="0"/>
          <w:marBottom w:val="0"/>
          <w:divBdr>
            <w:top w:val="none" w:sz="0" w:space="0" w:color="auto"/>
            <w:left w:val="none" w:sz="0" w:space="0" w:color="auto"/>
            <w:bottom w:val="none" w:sz="0" w:space="0" w:color="auto"/>
            <w:right w:val="none" w:sz="0" w:space="0" w:color="auto"/>
          </w:divBdr>
        </w:div>
        <w:div w:id="1048072856">
          <w:marLeft w:val="480"/>
          <w:marRight w:val="0"/>
          <w:marTop w:val="0"/>
          <w:marBottom w:val="0"/>
          <w:divBdr>
            <w:top w:val="none" w:sz="0" w:space="0" w:color="auto"/>
            <w:left w:val="none" w:sz="0" w:space="0" w:color="auto"/>
            <w:bottom w:val="none" w:sz="0" w:space="0" w:color="auto"/>
            <w:right w:val="none" w:sz="0" w:space="0" w:color="auto"/>
          </w:divBdr>
        </w:div>
        <w:div w:id="1424380800">
          <w:marLeft w:val="480"/>
          <w:marRight w:val="0"/>
          <w:marTop w:val="0"/>
          <w:marBottom w:val="0"/>
          <w:divBdr>
            <w:top w:val="none" w:sz="0" w:space="0" w:color="auto"/>
            <w:left w:val="none" w:sz="0" w:space="0" w:color="auto"/>
            <w:bottom w:val="none" w:sz="0" w:space="0" w:color="auto"/>
            <w:right w:val="none" w:sz="0" w:space="0" w:color="auto"/>
          </w:divBdr>
        </w:div>
        <w:div w:id="937249358">
          <w:marLeft w:val="480"/>
          <w:marRight w:val="0"/>
          <w:marTop w:val="0"/>
          <w:marBottom w:val="0"/>
          <w:divBdr>
            <w:top w:val="none" w:sz="0" w:space="0" w:color="auto"/>
            <w:left w:val="none" w:sz="0" w:space="0" w:color="auto"/>
            <w:bottom w:val="none" w:sz="0" w:space="0" w:color="auto"/>
            <w:right w:val="none" w:sz="0" w:space="0" w:color="auto"/>
          </w:divBdr>
        </w:div>
        <w:div w:id="1291669513">
          <w:marLeft w:val="480"/>
          <w:marRight w:val="0"/>
          <w:marTop w:val="0"/>
          <w:marBottom w:val="0"/>
          <w:divBdr>
            <w:top w:val="none" w:sz="0" w:space="0" w:color="auto"/>
            <w:left w:val="none" w:sz="0" w:space="0" w:color="auto"/>
            <w:bottom w:val="none" w:sz="0" w:space="0" w:color="auto"/>
            <w:right w:val="none" w:sz="0" w:space="0" w:color="auto"/>
          </w:divBdr>
        </w:div>
        <w:div w:id="425663039">
          <w:marLeft w:val="480"/>
          <w:marRight w:val="0"/>
          <w:marTop w:val="0"/>
          <w:marBottom w:val="0"/>
          <w:divBdr>
            <w:top w:val="none" w:sz="0" w:space="0" w:color="auto"/>
            <w:left w:val="none" w:sz="0" w:space="0" w:color="auto"/>
            <w:bottom w:val="none" w:sz="0" w:space="0" w:color="auto"/>
            <w:right w:val="none" w:sz="0" w:space="0" w:color="auto"/>
          </w:divBdr>
        </w:div>
        <w:div w:id="1269970789">
          <w:marLeft w:val="480"/>
          <w:marRight w:val="0"/>
          <w:marTop w:val="0"/>
          <w:marBottom w:val="0"/>
          <w:divBdr>
            <w:top w:val="none" w:sz="0" w:space="0" w:color="auto"/>
            <w:left w:val="none" w:sz="0" w:space="0" w:color="auto"/>
            <w:bottom w:val="none" w:sz="0" w:space="0" w:color="auto"/>
            <w:right w:val="none" w:sz="0" w:space="0" w:color="auto"/>
          </w:divBdr>
        </w:div>
        <w:div w:id="123426064">
          <w:marLeft w:val="480"/>
          <w:marRight w:val="0"/>
          <w:marTop w:val="0"/>
          <w:marBottom w:val="0"/>
          <w:divBdr>
            <w:top w:val="none" w:sz="0" w:space="0" w:color="auto"/>
            <w:left w:val="none" w:sz="0" w:space="0" w:color="auto"/>
            <w:bottom w:val="none" w:sz="0" w:space="0" w:color="auto"/>
            <w:right w:val="none" w:sz="0" w:space="0" w:color="auto"/>
          </w:divBdr>
        </w:div>
        <w:div w:id="1489906115">
          <w:marLeft w:val="480"/>
          <w:marRight w:val="0"/>
          <w:marTop w:val="0"/>
          <w:marBottom w:val="0"/>
          <w:divBdr>
            <w:top w:val="none" w:sz="0" w:space="0" w:color="auto"/>
            <w:left w:val="none" w:sz="0" w:space="0" w:color="auto"/>
            <w:bottom w:val="none" w:sz="0" w:space="0" w:color="auto"/>
            <w:right w:val="none" w:sz="0" w:space="0" w:color="auto"/>
          </w:divBdr>
        </w:div>
        <w:div w:id="1777600728">
          <w:marLeft w:val="480"/>
          <w:marRight w:val="0"/>
          <w:marTop w:val="0"/>
          <w:marBottom w:val="0"/>
          <w:divBdr>
            <w:top w:val="none" w:sz="0" w:space="0" w:color="auto"/>
            <w:left w:val="none" w:sz="0" w:space="0" w:color="auto"/>
            <w:bottom w:val="none" w:sz="0" w:space="0" w:color="auto"/>
            <w:right w:val="none" w:sz="0" w:space="0" w:color="auto"/>
          </w:divBdr>
        </w:div>
        <w:div w:id="539636527">
          <w:marLeft w:val="480"/>
          <w:marRight w:val="0"/>
          <w:marTop w:val="0"/>
          <w:marBottom w:val="0"/>
          <w:divBdr>
            <w:top w:val="none" w:sz="0" w:space="0" w:color="auto"/>
            <w:left w:val="none" w:sz="0" w:space="0" w:color="auto"/>
            <w:bottom w:val="none" w:sz="0" w:space="0" w:color="auto"/>
            <w:right w:val="none" w:sz="0" w:space="0" w:color="auto"/>
          </w:divBdr>
        </w:div>
        <w:div w:id="1012561759">
          <w:marLeft w:val="480"/>
          <w:marRight w:val="0"/>
          <w:marTop w:val="0"/>
          <w:marBottom w:val="0"/>
          <w:divBdr>
            <w:top w:val="none" w:sz="0" w:space="0" w:color="auto"/>
            <w:left w:val="none" w:sz="0" w:space="0" w:color="auto"/>
            <w:bottom w:val="none" w:sz="0" w:space="0" w:color="auto"/>
            <w:right w:val="none" w:sz="0" w:space="0" w:color="auto"/>
          </w:divBdr>
        </w:div>
        <w:div w:id="957836355">
          <w:marLeft w:val="480"/>
          <w:marRight w:val="0"/>
          <w:marTop w:val="0"/>
          <w:marBottom w:val="0"/>
          <w:divBdr>
            <w:top w:val="none" w:sz="0" w:space="0" w:color="auto"/>
            <w:left w:val="none" w:sz="0" w:space="0" w:color="auto"/>
            <w:bottom w:val="none" w:sz="0" w:space="0" w:color="auto"/>
            <w:right w:val="none" w:sz="0" w:space="0" w:color="auto"/>
          </w:divBdr>
        </w:div>
        <w:div w:id="1556500437">
          <w:marLeft w:val="480"/>
          <w:marRight w:val="0"/>
          <w:marTop w:val="0"/>
          <w:marBottom w:val="0"/>
          <w:divBdr>
            <w:top w:val="none" w:sz="0" w:space="0" w:color="auto"/>
            <w:left w:val="none" w:sz="0" w:space="0" w:color="auto"/>
            <w:bottom w:val="none" w:sz="0" w:space="0" w:color="auto"/>
            <w:right w:val="none" w:sz="0" w:space="0" w:color="auto"/>
          </w:divBdr>
        </w:div>
        <w:div w:id="378551608">
          <w:marLeft w:val="480"/>
          <w:marRight w:val="0"/>
          <w:marTop w:val="0"/>
          <w:marBottom w:val="0"/>
          <w:divBdr>
            <w:top w:val="none" w:sz="0" w:space="0" w:color="auto"/>
            <w:left w:val="none" w:sz="0" w:space="0" w:color="auto"/>
            <w:bottom w:val="none" w:sz="0" w:space="0" w:color="auto"/>
            <w:right w:val="none" w:sz="0" w:space="0" w:color="auto"/>
          </w:divBdr>
        </w:div>
        <w:div w:id="496265452">
          <w:marLeft w:val="480"/>
          <w:marRight w:val="0"/>
          <w:marTop w:val="0"/>
          <w:marBottom w:val="0"/>
          <w:divBdr>
            <w:top w:val="none" w:sz="0" w:space="0" w:color="auto"/>
            <w:left w:val="none" w:sz="0" w:space="0" w:color="auto"/>
            <w:bottom w:val="none" w:sz="0" w:space="0" w:color="auto"/>
            <w:right w:val="none" w:sz="0" w:space="0" w:color="auto"/>
          </w:divBdr>
        </w:div>
        <w:div w:id="1935092312">
          <w:marLeft w:val="480"/>
          <w:marRight w:val="0"/>
          <w:marTop w:val="0"/>
          <w:marBottom w:val="0"/>
          <w:divBdr>
            <w:top w:val="none" w:sz="0" w:space="0" w:color="auto"/>
            <w:left w:val="none" w:sz="0" w:space="0" w:color="auto"/>
            <w:bottom w:val="none" w:sz="0" w:space="0" w:color="auto"/>
            <w:right w:val="none" w:sz="0" w:space="0" w:color="auto"/>
          </w:divBdr>
        </w:div>
      </w:divsChild>
    </w:div>
    <w:div w:id="1991711998">
      <w:bodyDiv w:val="1"/>
      <w:marLeft w:val="0"/>
      <w:marRight w:val="0"/>
      <w:marTop w:val="0"/>
      <w:marBottom w:val="0"/>
      <w:divBdr>
        <w:top w:val="none" w:sz="0" w:space="0" w:color="auto"/>
        <w:left w:val="none" w:sz="0" w:space="0" w:color="auto"/>
        <w:bottom w:val="none" w:sz="0" w:space="0" w:color="auto"/>
        <w:right w:val="none" w:sz="0" w:space="0" w:color="auto"/>
      </w:divBdr>
    </w:div>
    <w:div w:id="1992252815">
      <w:bodyDiv w:val="1"/>
      <w:marLeft w:val="0"/>
      <w:marRight w:val="0"/>
      <w:marTop w:val="0"/>
      <w:marBottom w:val="0"/>
      <w:divBdr>
        <w:top w:val="none" w:sz="0" w:space="0" w:color="auto"/>
        <w:left w:val="none" w:sz="0" w:space="0" w:color="auto"/>
        <w:bottom w:val="none" w:sz="0" w:space="0" w:color="auto"/>
        <w:right w:val="none" w:sz="0" w:space="0" w:color="auto"/>
      </w:divBdr>
    </w:div>
    <w:div w:id="1993754872">
      <w:bodyDiv w:val="1"/>
      <w:marLeft w:val="0"/>
      <w:marRight w:val="0"/>
      <w:marTop w:val="0"/>
      <w:marBottom w:val="0"/>
      <w:divBdr>
        <w:top w:val="none" w:sz="0" w:space="0" w:color="auto"/>
        <w:left w:val="none" w:sz="0" w:space="0" w:color="auto"/>
        <w:bottom w:val="none" w:sz="0" w:space="0" w:color="auto"/>
        <w:right w:val="none" w:sz="0" w:space="0" w:color="auto"/>
      </w:divBdr>
    </w:div>
    <w:div w:id="1995524020">
      <w:bodyDiv w:val="1"/>
      <w:marLeft w:val="0"/>
      <w:marRight w:val="0"/>
      <w:marTop w:val="0"/>
      <w:marBottom w:val="0"/>
      <w:divBdr>
        <w:top w:val="none" w:sz="0" w:space="0" w:color="auto"/>
        <w:left w:val="none" w:sz="0" w:space="0" w:color="auto"/>
        <w:bottom w:val="none" w:sz="0" w:space="0" w:color="auto"/>
        <w:right w:val="none" w:sz="0" w:space="0" w:color="auto"/>
      </w:divBdr>
    </w:div>
    <w:div w:id="1996182254">
      <w:bodyDiv w:val="1"/>
      <w:marLeft w:val="0"/>
      <w:marRight w:val="0"/>
      <w:marTop w:val="0"/>
      <w:marBottom w:val="0"/>
      <w:divBdr>
        <w:top w:val="none" w:sz="0" w:space="0" w:color="auto"/>
        <w:left w:val="none" w:sz="0" w:space="0" w:color="auto"/>
        <w:bottom w:val="none" w:sz="0" w:space="0" w:color="auto"/>
        <w:right w:val="none" w:sz="0" w:space="0" w:color="auto"/>
      </w:divBdr>
    </w:div>
    <w:div w:id="1996451819">
      <w:bodyDiv w:val="1"/>
      <w:marLeft w:val="0"/>
      <w:marRight w:val="0"/>
      <w:marTop w:val="0"/>
      <w:marBottom w:val="0"/>
      <w:divBdr>
        <w:top w:val="none" w:sz="0" w:space="0" w:color="auto"/>
        <w:left w:val="none" w:sz="0" w:space="0" w:color="auto"/>
        <w:bottom w:val="none" w:sz="0" w:space="0" w:color="auto"/>
        <w:right w:val="none" w:sz="0" w:space="0" w:color="auto"/>
      </w:divBdr>
    </w:div>
    <w:div w:id="1996453398">
      <w:bodyDiv w:val="1"/>
      <w:marLeft w:val="0"/>
      <w:marRight w:val="0"/>
      <w:marTop w:val="0"/>
      <w:marBottom w:val="0"/>
      <w:divBdr>
        <w:top w:val="none" w:sz="0" w:space="0" w:color="auto"/>
        <w:left w:val="none" w:sz="0" w:space="0" w:color="auto"/>
        <w:bottom w:val="none" w:sz="0" w:space="0" w:color="auto"/>
        <w:right w:val="none" w:sz="0" w:space="0" w:color="auto"/>
      </w:divBdr>
    </w:div>
    <w:div w:id="1998340835">
      <w:bodyDiv w:val="1"/>
      <w:marLeft w:val="0"/>
      <w:marRight w:val="0"/>
      <w:marTop w:val="0"/>
      <w:marBottom w:val="0"/>
      <w:divBdr>
        <w:top w:val="none" w:sz="0" w:space="0" w:color="auto"/>
        <w:left w:val="none" w:sz="0" w:space="0" w:color="auto"/>
        <w:bottom w:val="none" w:sz="0" w:space="0" w:color="auto"/>
        <w:right w:val="none" w:sz="0" w:space="0" w:color="auto"/>
      </w:divBdr>
    </w:div>
    <w:div w:id="1998682401">
      <w:bodyDiv w:val="1"/>
      <w:marLeft w:val="0"/>
      <w:marRight w:val="0"/>
      <w:marTop w:val="0"/>
      <w:marBottom w:val="0"/>
      <w:divBdr>
        <w:top w:val="none" w:sz="0" w:space="0" w:color="auto"/>
        <w:left w:val="none" w:sz="0" w:space="0" w:color="auto"/>
        <w:bottom w:val="none" w:sz="0" w:space="0" w:color="auto"/>
        <w:right w:val="none" w:sz="0" w:space="0" w:color="auto"/>
      </w:divBdr>
      <w:divsChild>
        <w:div w:id="1339457307">
          <w:marLeft w:val="480"/>
          <w:marRight w:val="0"/>
          <w:marTop w:val="0"/>
          <w:marBottom w:val="0"/>
          <w:divBdr>
            <w:top w:val="none" w:sz="0" w:space="0" w:color="auto"/>
            <w:left w:val="none" w:sz="0" w:space="0" w:color="auto"/>
            <w:bottom w:val="none" w:sz="0" w:space="0" w:color="auto"/>
            <w:right w:val="none" w:sz="0" w:space="0" w:color="auto"/>
          </w:divBdr>
        </w:div>
        <w:div w:id="39400920">
          <w:marLeft w:val="480"/>
          <w:marRight w:val="0"/>
          <w:marTop w:val="0"/>
          <w:marBottom w:val="0"/>
          <w:divBdr>
            <w:top w:val="none" w:sz="0" w:space="0" w:color="auto"/>
            <w:left w:val="none" w:sz="0" w:space="0" w:color="auto"/>
            <w:bottom w:val="none" w:sz="0" w:space="0" w:color="auto"/>
            <w:right w:val="none" w:sz="0" w:space="0" w:color="auto"/>
          </w:divBdr>
        </w:div>
        <w:div w:id="2027947881">
          <w:marLeft w:val="480"/>
          <w:marRight w:val="0"/>
          <w:marTop w:val="0"/>
          <w:marBottom w:val="0"/>
          <w:divBdr>
            <w:top w:val="none" w:sz="0" w:space="0" w:color="auto"/>
            <w:left w:val="none" w:sz="0" w:space="0" w:color="auto"/>
            <w:bottom w:val="none" w:sz="0" w:space="0" w:color="auto"/>
            <w:right w:val="none" w:sz="0" w:space="0" w:color="auto"/>
          </w:divBdr>
        </w:div>
        <w:div w:id="341398898">
          <w:marLeft w:val="480"/>
          <w:marRight w:val="0"/>
          <w:marTop w:val="0"/>
          <w:marBottom w:val="0"/>
          <w:divBdr>
            <w:top w:val="none" w:sz="0" w:space="0" w:color="auto"/>
            <w:left w:val="none" w:sz="0" w:space="0" w:color="auto"/>
            <w:bottom w:val="none" w:sz="0" w:space="0" w:color="auto"/>
            <w:right w:val="none" w:sz="0" w:space="0" w:color="auto"/>
          </w:divBdr>
        </w:div>
        <w:div w:id="1667123019">
          <w:marLeft w:val="480"/>
          <w:marRight w:val="0"/>
          <w:marTop w:val="0"/>
          <w:marBottom w:val="0"/>
          <w:divBdr>
            <w:top w:val="none" w:sz="0" w:space="0" w:color="auto"/>
            <w:left w:val="none" w:sz="0" w:space="0" w:color="auto"/>
            <w:bottom w:val="none" w:sz="0" w:space="0" w:color="auto"/>
            <w:right w:val="none" w:sz="0" w:space="0" w:color="auto"/>
          </w:divBdr>
        </w:div>
        <w:div w:id="1283802148">
          <w:marLeft w:val="480"/>
          <w:marRight w:val="0"/>
          <w:marTop w:val="0"/>
          <w:marBottom w:val="0"/>
          <w:divBdr>
            <w:top w:val="none" w:sz="0" w:space="0" w:color="auto"/>
            <w:left w:val="none" w:sz="0" w:space="0" w:color="auto"/>
            <w:bottom w:val="none" w:sz="0" w:space="0" w:color="auto"/>
            <w:right w:val="none" w:sz="0" w:space="0" w:color="auto"/>
          </w:divBdr>
        </w:div>
        <w:div w:id="2008290591">
          <w:marLeft w:val="480"/>
          <w:marRight w:val="0"/>
          <w:marTop w:val="0"/>
          <w:marBottom w:val="0"/>
          <w:divBdr>
            <w:top w:val="none" w:sz="0" w:space="0" w:color="auto"/>
            <w:left w:val="none" w:sz="0" w:space="0" w:color="auto"/>
            <w:bottom w:val="none" w:sz="0" w:space="0" w:color="auto"/>
            <w:right w:val="none" w:sz="0" w:space="0" w:color="auto"/>
          </w:divBdr>
        </w:div>
        <w:div w:id="1820534325">
          <w:marLeft w:val="480"/>
          <w:marRight w:val="0"/>
          <w:marTop w:val="0"/>
          <w:marBottom w:val="0"/>
          <w:divBdr>
            <w:top w:val="none" w:sz="0" w:space="0" w:color="auto"/>
            <w:left w:val="none" w:sz="0" w:space="0" w:color="auto"/>
            <w:bottom w:val="none" w:sz="0" w:space="0" w:color="auto"/>
            <w:right w:val="none" w:sz="0" w:space="0" w:color="auto"/>
          </w:divBdr>
        </w:div>
        <w:div w:id="709114359">
          <w:marLeft w:val="480"/>
          <w:marRight w:val="0"/>
          <w:marTop w:val="0"/>
          <w:marBottom w:val="0"/>
          <w:divBdr>
            <w:top w:val="none" w:sz="0" w:space="0" w:color="auto"/>
            <w:left w:val="none" w:sz="0" w:space="0" w:color="auto"/>
            <w:bottom w:val="none" w:sz="0" w:space="0" w:color="auto"/>
            <w:right w:val="none" w:sz="0" w:space="0" w:color="auto"/>
          </w:divBdr>
        </w:div>
        <w:div w:id="1400246978">
          <w:marLeft w:val="480"/>
          <w:marRight w:val="0"/>
          <w:marTop w:val="0"/>
          <w:marBottom w:val="0"/>
          <w:divBdr>
            <w:top w:val="none" w:sz="0" w:space="0" w:color="auto"/>
            <w:left w:val="none" w:sz="0" w:space="0" w:color="auto"/>
            <w:bottom w:val="none" w:sz="0" w:space="0" w:color="auto"/>
            <w:right w:val="none" w:sz="0" w:space="0" w:color="auto"/>
          </w:divBdr>
        </w:div>
        <w:div w:id="2093625833">
          <w:marLeft w:val="480"/>
          <w:marRight w:val="0"/>
          <w:marTop w:val="0"/>
          <w:marBottom w:val="0"/>
          <w:divBdr>
            <w:top w:val="none" w:sz="0" w:space="0" w:color="auto"/>
            <w:left w:val="none" w:sz="0" w:space="0" w:color="auto"/>
            <w:bottom w:val="none" w:sz="0" w:space="0" w:color="auto"/>
            <w:right w:val="none" w:sz="0" w:space="0" w:color="auto"/>
          </w:divBdr>
        </w:div>
        <w:div w:id="846755032">
          <w:marLeft w:val="480"/>
          <w:marRight w:val="0"/>
          <w:marTop w:val="0"/>
          <w:marBottom w:val="0"/>
          <w:divBdr>
            <w:top w:val="none" w:sz="0" w:space="0" w:color="auto"/>
            <w:left w:val="none" w:sz="0" w:space="0" w:color="auto"/>
            <w:bottom w:val="none" w:sz="0" w:space="0" w:color="auto"/>
            <w:right w:val="none" w:sz="0" w:space="0" w:color="auto"/>
          </w:divBdr>
        </w:div>
        <w:div w:id="1849710974">
          <w:marLeft w:val="480"/>
          <w:marRight w:val="0"/>
          <w:marTop w:val="0"/>
          <w:marBottom w:val="0"/>
          <w:divBdr>
            <w:top w:val="none" w:sz="0" w:space="0" w:color="auto"/>
            <w:left w:val="none" w:sz="0" w:space="0" w:color="auto"/>
            <w:bottom w:val="none" w:sz="0" w:space="0" w:color="auto"/>
            <w:right w:val="none" w:sz="0" w:space="0" w:color="auto"/>
          </w:divBdr>
        </w:div>
        <w:div w:id="1577086907">
          <w:marLeft w:val="480"/>
          <w:marRight w:val="0"/>
          <w:marTop w:val="0"/>
          <w:marBottom w:val="0"/>
          <w:divBdr>
            <w:top w:val="none" w:sz="0" w:space="0" w:color="auto"/>
            <w:left w:val="none" w:sz="0" w:space="0" w:color="auto"/>
            <w:bottom w:val="none" w:sz="0" w:space="0" w:color="auto"/>
            <w:right w:val="none" w:sz="0" w:space="0" w:color="auto"/>
          </w:divBdr>
        </w:div>
        <w:div w:id="1293443607">
          <w:marLeft w:val="480"/>
          <w:marRight w:val="0"/>
          <w:marTop w:val="0"/>
          <w:marBottom w:val="0"/>
          <w:divBdr>
            <w:top w:val="none" w:sz="0" w:space="0" w:color="auto"/>
            <w:left w:val="none" w:sz="0" w:space="0" w:color="auto"/>
            <w:bottom w:val="none" w:sz="0" w:space="0" w:color="auto"/>
            <w:right w:val="none" w:sz="0" w:space="0" w:color="auto"/>
          </w:divBdr>
        </w:div>
        <w:div w:id="1146899555">
          <w:marLeft w:val="480"/>
          <w:marRight w:val="0"/>
          <w:marTop w:val="0"/>
          <w:marBottom w:val="0"/>
          <w:divBdr>
            <w:top w:val="none" w:sz="0" w:space="0" w:color="auto"/>
            <w:left w:val="none" w:sz="0" w:space="0" w:color="auto"/>
            <w:bottom w:val="none" w:sz="0" w:space="0" w:color="auto"/>
            <w:right w:val="none" w:sz="0" w:space="0" w:color="auto"/>
          </w:divBdr>
        </w:div>
        <w:div w:id="1962296110">
          <w:marLeft w:val="480"/>
          <w:marRight w:val="0"/>
          <w:marTop w:val="0"/>
          <w:marBottom w:val="0"/>
          <w:divBdr>
            <w:top w:val="none" w:sz="0" w:space="0" w:color="auto"/>
            <w:left w:val="none" w:sz="0" w:space="0" w:color="auto"/>
            <w:bottom w:val="none" w:sz="0" w:space="0" w:color="auto"/>
            <w:right w:val="none" w:sz="0" w:space="0" w:color="auto"/>
          </w:divBdr>
        </w:div>
        <w:div w:id="2094280817">
          <w:marLeft w:val="480"/>
          <w:marRight w:val="0"/>
          <w:marTop w:val="0"/>
          <w:marBottom w:val="0"/>
          <w:divBdr>
            <w:top w:val="none" w:sz="0" w:space="0" w:color="auto"/>
            <w:left w:val="none" w:sz="0" w:space="0" w:color="auto"/>
            <w:bottom w:val="none" w:sz="0" w:space="0" w:color="auto"/>
            <w:right w:val="none" w:sz="0" w:space="0" w:color="auto"/>
          </w:divBdr>
        </w:div>
        <w:div w:id="358167055">
          <w:marLeft w:val="480"/>
          <w:marRight w:val="0"/>
          <w:marTop w:val="0"/>
          <w:marBottom w:val="0"/>
          <w:divBdr>
            <w:top w:val="none" w:sz="0" w:space="0" w:color="auto"/>
            <w:left w:val="none" w:sz="0" w:space="0" w:color="auto"/>
            <w:bottom w:val="none" w:sz="0" w:space="0" w:color="auto"/>
            <w:right w:val="none" w:sz="0" w:space="0" w:color="auto"/>
          </w:divBdr>
        </w:div>
        <w:div w:id="1756124865">
          <w:marLeft w:val="480"/>
          <w:marRight w:val="0"/>
          <w:marTop w:val="0"/>
          <w:marBottom w:val="0"/>
          <w:divBdr>
            <w:top w:val="none" w:sz="0" w:space="0" w:color="auto"/>
            <w:left w:val="none" w:sz="0" w:space="0" w:color="auto"/>
            <w:bottom w:val="none" w:sz="0" w:space="0" w:color="auto"/>
            <w:right w:val="none" w:sz="0" w:space="0" w:color="auto"/>
          </w:divBdr>
        </w:div>
        <w:div w:id="1632518059">
          <w:marLeft w:val="480"/>
          <w:marRight w:val="0"/>
          <w:marTop w:val="0"/>
          <w:marBottom w:val="0"/>
          <w:divBdr>
            <w:top w:val="none" w:sz="0" w:space="0" w:color="auto"/>
            <w:left w:val="none" w:sz="0" w:space="0" w:color="auto"/>
            <w:bottom w:val="none" w:sz="0" w:space="0" w:color="auto"/>
            <w:right w:val="none" w:sz="0" w:space="0" w:color="auto"/>
          </w:divBdr>
        </w:div>
        <w:div w:id="1996294547">
          <w:marLeft w:val="480"/>
          <w:marRight w:val="0"/>
          <w:marTop w:val="0"/>
          <w:marBottom w:val="0"/>
          <w:divBdr>
            <w:top w:val="none" w:sz="0" w:space="0" w:color="auto"/>
            <w:left w:val="none" w:sz="0" w:space="0" w:color="auto"/>
            <w:bottom w:val="none" w:sz="0" w:space="0" w:color="auto"/>
            <w:right w:val="none" w:sz="0" w:space="0" w:color="auto"/>
          </w:divBdr>
        </w:div>
        <w:div w:id="1660646502">
          <w:marLeft w:val="480"/>
          <w:marRight w:val="0"/>
          <w:marTop w:val="0"/>
          <w:marBottom w:val="0"/>
          <w:divBdr>
            <w:top w:val="none" w:sz="0" w:space="0" w:color="auto"/>
            <w:left w:val="none" w:sz="0" w:space="0" w:color="auto"/>
            <w:bottom w:val="none" w:sz="0" w:space="0" w:color="auto"/>
            <w:right w:val="none" w:sz="0" w:space="0" w:color="auto"/>
          </w:divBdr>
        </w:div>
        <w:div w:id="752974323">
          <w:marLeft w:val="480"/>
          <w:marRight w:val="0"/>
          <w:marTop w:val="0"/>
          <w:marBottom w:val="0"/>
          <w:divBdr>
            <w:top w:val="none" w:sz="0" w:space="0" w:color="auto"/>
            <w:left w:val="none" w:sz="0" w:space="0" w:color="auto"/>
            <w:bottom w:val="none" w:sz="0" w:space="0" w:color="auto"/>
            <w:right w:val="none" w:sz="0" w:space="0" w:color="auto"/>
          </w:divBdr>
        </w:div>
        <w:div w:id="1177696374">
          <w:marLeft w:val="480"/>
          <w:marRight w:val="0"/>
          <w:marTop w:val="0"/>
          <w:marBottom w:val="0"/>
          <w:divBdr>
            <w:top w:val="none" w:sz="0" w:space="0" w:color="auto"/>
            <w:left w:val="none" w:sz="0" w:space="0" w:color="auto"/>
            <w:bottom w:val="none" w:sz="0" w:space="0" w:color="auto"/>
            <w:right w:val="none" w:sz="0" w:space="0" w:color="auto"/>
          </w:divBdr>
        </w:div>
        <w:div w:id="781070003">
          <w:marLeft w:val="480"/>
          <w:marRight w:val="0"/>
          <w:marTop w:val="0"/>
          <w:marBottom w:val="0"/>
          <w:divBdr>
            <w:top w:val="none" w:sz="0" w:space="0" w:color="auto"/>
            <w:left w:val="none" w:sz="0" w:space="0" w:color="auto"/>
            <w:bottom w:val="none" w:sz="0" w:space="0" w:color="auto"/>
            <w:right w:val="none" w:sz="0" w:space="0" w:color="auto"/>
          </w:divBdr>
        </w:div>
        <w:div w:id="1004674013">
          <w:marLeft w:val="480"/>
          <w:marRight w:val="0"/>
          <w:marTop w:val="0"/>
          <w:marBottom w:val="0"/>
          <w:divBdr>
            <w:top w:val="none" w:sz="0" w:space="0" w:color="auto"/>
            <w:left w:val="none" w:sz="0" w:space="0" w:color="auto"/>
            <w:bottom w:val="none" w:sz="0" w:space="0" w:color="auto"/>
            <w:right w:val="none" w:sz="0" w:space="0" w:color="auto"/>
          </w:divBdr>
        </w:div>
        <w:div w:id="823619476">
          <w:marLeft w:val="480"/>
          <w:marRight w:val="0"/>
          <w:marTop w:val="0"/>
          <w:marBottom w:val="0"/>
          <w:divBdr>
            <w:top w:val="none" w:sz="0" w:space="0" w:color="auto"/>
            <w:left w:val="none" w:sz="0" w:space="0" w:color="auto"/>
            <w:bottom w:val="none" w:sz="0" w:space="0" w:color="auto"/>
            <w:right w:val="none" w:sz="0" w:space="0" w:color="auto"/>
          </w:divBdr>
        </w:div>
        <w:div w:id="98643520">
          <w:marLeft w:val="480"/>
          <w:marRight w:val="0"/>
          <w:marTop w:val="0"/>
          <w:marBottom w:val="0"/>
          <w:divBdr>
            <w:top w:val="none" w:sz="0" w:space="0" w:color="auto"/>
            <w:left w:val="none" w:sz="0" w:space="0" w:color="auto"/>
            <w:bottom w:val="none" w:sz="0" w:space="0" w:color="auto"/>
            <w:right w:val="none" w:sz="0" w:space="0" w:color="auto"/>
          </w:divBdr>
        </w:div>
        <w:div w:id="1862627132">
          <w:marLeft w:val="480"/>
          <w:marRight w:val="0"/>
          <w:marTop w:val="0"/>
          <w:marBottom w:val="0"/>
          <w:divBdr>
            <w:top w:val="none" w:sz="0" w:space="0" w:color="auto"/>
            <w:left w:val="none" w:sz="0" w:space="0" w:color="auto"/>
            <w:bottom w:val="none" w:sz="0" w:space="0" w:color="auto"/>
            <w:right w:val="none" w:sz="0" w:space="0" w:color="auto"/>
          </w:divBdr>
        </w:div>
        <w:div w:id="1176531889">
          <w:marLeft w:val="480"/>
          <w:marRight w:val="0"/>
          <w:marTop w:val="0"/>
          <w:marBottom w:val="0"/>
          <w:divBdr>
            <w:top w:val="none" w:sz="0" w:space="0" w:color="auto"/>
            <w:left w:val="none" w:sz="0" w:space="0" w:color="auto"/>
            <w:bottom w:val="none" w:sz="0" w:space="0" w:color="auto"/>
            <w:right w:val="none" w:sz="0" w:space="0" w:color="auto"/>
          </w:divBdr>
        </w:div>
        <w:div w:id="1221748932">
          <w:marLeft w:val="480"/>
          <w:marRight w:val="0"/>
          <w:marTop w:val="0"/>
          <w:marBottom w:val="0"/>
          <w:divBdr>
            <w:top w:val="none" w:sz="0" w:space="0" w:color="auto"/>
            <w:left w:val="none" w:sz="0" w:space="0" w:color="auto"/>
            <w:bottom w:val="none" w:sz="0" w:space="0" w:color="auto"/>
            <w:right w:val="none" w:sz="0" w:space="0" w:color="auto"/>
          </w:divBdr>
        </w:div>
        <w:div w:id="540366160">
          <w:marLeft w:val="480"/>
          <w:marRight w:val="0"/>
          <w:marTop w:val="0"/>
          <w:marBottom w:val="0"/>
          <w:divBdr>
            <w:top w:val="none" w:sz="0" w:space="0" w:color="auto"/>
            <w:left w:val="none" w:sz="0" w:space="0" w:color="auto"/>
            <w:bottom w:val="none" w:sz="0" w:space="0" w:color="auto"/>
            <w:right w:val="none" w:sz="0" w:space="0" w:color="auto"/>
          </w:divBdr>
        </w:div>
        <w:div w:id="1252542742">
          <w:marLeft w:val="480"/>
          <w:marRight w:val="0"/>
          <w:marTop w:val="0"/>
          <w:marBottom w:val="0"/>
          <w:divBdr>
            <w:top w:val="none" w:sz="0" w:space="0" w:color="auto"/>
            <w:left w:val="none" w:sz="0" w:space="0" w:color="auto"/>
            <w:bottom w:val="none" w:sz="0" w:space="0" w:color="auto"/>
            <w:right w:val="none" w:sz="0" w:space="0" w:color="auto"/>
          </w:divBdr>
        </w:div>
        <w:div w:id="1117484175">
          <w:marLeft w:val="480"/>
          <w:marRight w:val="0"/>
          <w:marTop w:val="0"/>
          <w:marBottom w:val="0"/>
          <w:divBdr>
            <w:top w:val="none" w:sz="0" w:space="0" w:color="auto"/>
            <w:left w:val="none" w:sz="0" w:space="0" w:color="auto"/>
            <w:bottom w:val="none" w:sz="0" w:space="0" w:color="auto"/>
            <w:right w:val="none" w:sz="0" w:space="0" w:color="auto"/>
          </w:divBdr>
        </w:div>
        <w:div w:id="1873228233">
          <w:marLeft w:val="480"/>
          <w:marRight w:val="0"/>
          <w:marTop w:val="0"/>
          <w:marBottom w:val="0"/>
          <w:divBdr>
            <w:top w:val="none" w:sz="0" w:space="0" w:color="auto"/>
            <w:left w:val="none" w:sz="0" w:space="0" w:color="auto"/>
            <w:bottom w:val="none" w:sz="0" w:space="0" w:color="auto"/>
            <w:right w:val="none" w:sz="0" w:space="0" w:color="auto"/>
          </w:divBdr>
        </w:div>
        <w:div w:id="579679314">
          <w:marLeft w:val="480"/>
          <w:marRight w:val="0"/>
          <w:marTop w:val="0"/>
          <w:marBottom w:val="0"/>
          <w:divBdr>
            <w:top w:val="none" w:sz="0" w:space="0" w:color="auto"/>
            <w:left w:val="none" w:sz="0" w:space="0" w:color="auto"/>
            <w:bottom w:val="none" w:sz="0" w:space="0" w:color="auto"/>
            <w:right w:val="none" w:sz="0" w:space="0" w:color="auto"/>
          </w:divBdr>
        </w:div>
        <w:div w:id="1884946583">
          <w:marLeft w:val="480"/>
          <w:marRight w:val="0"/>
          <w:marTop w:val="0"/>
          <w:marBottom w:val="0"/>
          <w:divBdr>
            <w:top w:val="none" w:sz="0" w:space="0" w:color="auto"/>
            <w:left w:val="none" w:sz="0" w:space="0" w:color="auto"/>
            <w:bottom w:val="none" w:sz="0" w:space="0" w:color="auto"/>
            <w:right w:val="none" w:sz="0" w:space="0" w:color="auto"/>
          </w:divBdr>
        </w:div>
        <w:div w:id="379286737">
          <w:marLeft w:val="480"/>
          <w:marRight w:val="0"/>
          <w:marTop w:val="0"/>
          <w:marBottom w:val="0"/>
          <w:divBdr>
            <w:top w:val="none" w:sz="0" w:space="0" w:color="auto"/>
            <w:left w:val="none" w:sz="0" w:space="0" w:color="auto"/>
            <w:bottom w:val="none" w:sz="0" w:space="0" w:color="auto"/>
            <w:right w:val="none" w:sz="0" w:space="0" w:color="auto"/>
          </w:divBdr>
        </w:div>
        <w:div w:id="1282959733">
          <w:marLeft w:val="480"/>
          <w:marRight w:val="0"/>
          <w:marTop w:val="0"/>
          <w:marBottom w:val="0"/>
          <w:divBdr>
            <w:top w:val="none" w:sz="0" w:space="0" w:color="auto"/>
            <w:left w:val="none" w:sz="0" w:space="0" w:color="auto"/>
            <w:bottom w:val="none" w:sz="0" w:space="0" w:color="auto"/>
            <w:right w:val="none" w:sz="0" w:space="0" w:color="auto"/>
          </w:divBdr>
        </w:div>
        <w:div w:id="1551914492">
          <w:marLeft w:val="480"/>
          <w:marRight w:val="0"/>
          <w:marTop w:val="0"/>
          <w:marBottom w:val="0"/>
          <w:divBdr>
            <w:top w:val="none" w:sz="0" w:space="0" w:color="auto"/>
            <w:left w:val="none" w:sz="0" w:space="0" w:color="auto"/>
            <w:bottom w:val="none" w:sz="0" w:space="0" w:color="auto"/>
            <w:right w:val="none" w:sz="0" w:space="0" w:color="auto"/>
          </w:divBdr>
        </w:div>
        <w:div w:id="283999192">
          <w:marLeft w:val="480"/>
          <w:marRight w:val="0"/>
          <w:marTop w:val="0"/>
          <w:marBottom w:val="0"/>
          <w:divBdr>
            <w:top w:val="none" w:sz="0" w:space="0" w:color="auto"/>
            <w:left w:val="none" w:sz="0" w:space="0" w:color="auto"/>
            <w:bottom w:val="none" w:sz="0" w:space="0" w:color="auto"/>
            <w:right w:val="none" w:sz="0" w:space="0" w:color="auto"/>
          </w:divBdr>
        </w:div>
        <w:div w:id="1536043433">
          <w:marLeft w:val="480"/>
          <w:marRight w:val="0"/>
          <w:marTop w:val="0"/>
          <w:marBottom w:val="0"/>
          <w:divBdr>
            <w:top w:val="none" w:sz="0" w:space="0" w:color="auto"/>
            <w:left w:val="none" w:sz="0" w:space="0" w:color="auto"/>
            <w:bottom w:val="none" w:sz="0" w:space="0" w:color="auto"/>
            <w:right w:val="none" w:sz="0" w:space="0" w:color="auto"/>
          </w:divBdr>
        </w:div>
        <w:div w:id="330257955">
          <w:marLeft w:val="480"/>
          <w:marRight w:val="0"/>
          <w:marTop w:val="0"/>
          <w:marBottom w:val="0"/>
          <w:divBdr>
            <w:top w:val="none" w:sz="0" w:space="0" w:color="auto"/>
            <w:left w:val="none" w:sz="0" w:space="0" w:color="auto"/>
            <w:bottom w:val="none" w:sz="0" w:space="0" w:color="auto"/>
            <w:right w:val="none" w:sz="0" w:space="0" w:color="auto"/>
          </w:divBdr>
        </w:div>
        <w:div w:id="1791784240">
          <w:marLeft w:val="480"/>
          <w:marRight w:val="0"/>
          <w:marTop w:val="0"/>
          <w:marBottom w:val="0"/>
          <w:divBdr>
            <w:top w:val="none" w:sz="0" w:space="0" w:color="auto"/>
            <w:left w:val="none" w:sz="0" w:space="0" w:color="auto"/>
            <w:bottom w:val="none" w:sz="0" w:space="0" w:color="auto"/>
            <w:right w:val="none" w:sz="0" w:space="0" w:color="auto"/>
          </w:divBdr>
        </w:div>
        <w:div w:id="442966708">
          <w:marLeft w:val="480"/>
          <w:marRight w:val="0"/>
          <w:marTop w:val="0"/>
          <w:marBottom w:val="0"/>
          <w:divBdr>
            <w:top w:val="none" w:sz="0" w:space="0" w:color="auto"/>
            <w:left w:val="none" w:sz="0" w:space="0" w:color="auto"/>
            <w:bottom w:val="none" w:sz="0" w:space="0" w:color="auto"/>
            <w:right w:val="none" w:sz="0" w:space="0" w:color="auto"/>
          </w:divBdr>
        </w:div>
        <w:div w:id="1457722945">
          <w:marLeft w:val="480"/>
          <w:marRight w:val="0"/>
          <w:marTop w:val="0"/>
          <w:marBottom w:val="0"/>
          <w:divBdr>
            <w:top w:val="none" w:sz="0" w:space="0" w:color="auto"/>
            <w:left w:val="none" w:sz="0" w:space="0" w:color="auto"/>
            <w:bottom w:val="none" w:sz="0" w:space="0" w:color="auto"/>
            <w:right w:val="none" w:sz="0" w:space="0" w:color="auto"/>
          </w:divBdr>
        </w:div>
      </w:divsChild>
    </w:div>
    <w:div w:id="1999192298">
      <w:bodyDiv w:val="1"/>
      <w:marLeft w:val="0"/>
      <w:marRight w:val="0"/>
      <w:marTop w:val="0"/>
      <w:marBottom w:val="0"/>
      <w:divBdr>
        <w:top w:val="none" w:sz="0" w:space="0" w:color="auto"/>
        <w:left w:val="none" w:sz="0" w:space="0" w:color="auto"/>
        <w:bottom w:val="none" w:sz="0" w:space="0" w:color="auto"/>
        <w:right w:val="none" w:sz="0" w:space="0" w:color="auto"/>
      </w:divBdr>
      <w:divsChild>
        <w:div w:id="771509889">
          <w:marLeft w:val="480"/>
          <w:marRight w:val="0"/>
          <w:marTop w:val="0"/>
          <w:marBottom w:val="0"/>
          <w:divBdr>
            <w:top w:val="none" w:sz="0" w:space="0" w:color="auto"/>
            <w:left w:val="none" w:sz="0" w:space="0" w:color="auto"/>
            <w:bottom w:val="none" w:sz="0" w:space="0" w:color="auto"/>
            <w:right w:val="none" w:sz="0" w:space="0" w:color="auto"/>
          </w:divBdr>
        </w:div>
        <w:div w:id="199824959">
          <w:marLeft w:val="480"/>
          <w:marRight w:val="0"/>
          <w:marTop w:val="0"/>
          <w:marBottom w:val="0"/>
          <w:divBdr>
            <w:top w:val="none" w:sz="0" w:space="0" w:color="auto"/>
            <w:left w:val="none" w:sz="0" w:space="0" w:color="auto"/>
            <w:bottom w:val="none" w:sz="0" w:space="0" w:color="auto"/>
            <w:right w:val="none" w:sz="0" w:space="0" w:color="auto"/>
          </w:divBdr>
        </w:div>
        <w:div w:id="1848710111">
          <w:marLeft w:val="480"/>
          <w:marRight w:val="0"/>
          <w:marTop w:val="0"/>
          <w:marBottom w:val="0"/>
          <w:divBdr>
            <w:top w:val="none" w:sz="0" w:space="0" w:color="auto"/>
            <w:left w:val="none" w:sz="0" w:space="0" w:color="auto"/>
            <w:bottom w:val="none" w:sz="0" w:space="0" w:color="auto"/>
            <w:right w:val="none" w:sz="0" w:space="0" w:color="auto"/>
          </w:divBdr>
        </w:div>
        <w:div w:id="29890455">
          <w:marLeft w:val="480"/>
          <w:marRight w:val="0"/>
          <w:marTop w:val="0"/>
          <w:marBottom w:val="0"/>
          <w:divBdr>
            <w:top w:val="none" w:sz="0" w:space="0" w:color="auto"/>
            <w:left w:val="none" w:sz="0" w:space="0" w:color="auto"/>
            <w:bottom w:val="none" w:sz="0" w:space="0" w:color="auto"/>
            <w:right w:val="none" w:sz="0" w:space="0" w:color="auto"/>
          </w:divBdr>
        </w:div>
        <w:div w:id="971326403">
          <w:marLeft w:val="480"/>
          <w:marRight w:val="0"/>
          <w:marTop w:val="0"/>
          <w:marBottom w:val="0"/>
          <w:divBdr>
            <w:top w:val="none" w:sz="0" w:space="0" w:color="auto"/>
            <w:left w:val="none" w:sz="0" w:space="0" w:color="auto"/>
            <w:bottom w:val="none" w:sz="0" w:space="0" w:color="auto"/>
            <w:right w:val="none" w:sz="0" w:space="0" w:color="auto"/>
          </w:divBdr>
        </w:div>
        <w:div w:id="916938251">
          <w:marLeft w:val="480"/>
          <w:marRight w:val="0"/>
          <w:marTop w:val="0"/>
          <w:marBottom w:val="0"/>
          <w:divBdr>
            <w:top w:val="none" w:sz="0" w:space="0" w:color="auto"/>
            <w:left w:val="none" w:sz="0" w:space="0" w:color="auto"/>
            <w:bottom w:val="none" w:sz="0" w:space="0" w:color="auto"/>
            <w:right w:val="none" w:sz="0" w:space="0" w:color="auto"/>
          </w:divBdr>
        </w:div>
        <w:div w:id="9722747">
          <w:marLeft w:val="480"/>
          <w:marRight w:val="0"/>
          <w:marTop w:val="0"/>
          <w:marBottom w:val="0"/>
          <w:divBdr>
            <w:top w:val="none" w:sz="0" w:space="0" w:color="auto"/>
            <w:left w:val="none" w:sz="0" w:space="0" w:color="auto"/>
            <w:bottom w:val="none" w:sz="0" w:space="0" w:color="auto"/>
            <w:right w:val="none" w:sz="0" w:space="0" w:color="auto"/>
          </w:divBdr>
        </w:div>
        <w:div w:id="23286952">
          <w:marLeft w:val="480"/>
          <w:marRight w:val="0"/>
          <w:marTop w:val="0"/>
          <w:marBottom w:val="0"/>
          <w:divBdr>
            <w:top w:val="none" w:sz="0" w:space="0" w:color="auto"/>
            <w:left w:val="none" w:sz="0" w:space="0" w:color="auto"/>
            <w:bottom w:val="none" w:sz="0" w:space="0" w:color="auto"/>
            <w:right w:val="none" w:sz="0" w:space="0" w:color="auto"/>
          </w:divBdr>
        </w:div>
        <w:div w:id="2140369216">
          <w:marLeft w:val="480"/>
          <w:marRight w:val="0"/>
          <w:marTop w:val="0"/>
          <w:marBottom w:val="0"/>
          <w:divBdr>
            <w:top w:val="none" w:sz="0" w:space="0" w:color="auto"/>
            <w:left w:val="none" w:sz="0" w:space="0" w:color="auto"/>
            <w:bottom w:val="none" w:sz="0" w:space="0" w:color="auto"/>
            <w:right w:val="none" w:sz="0" w:space="0" w:color="auto"/>
          </w:divBdr>
        </w:div>
        <w:div w:id="137233839">
          <w:marLeft w:val="480"/>
          <w:marRight w:val="0"/>
          <w:marTop w:val="0"/>
          <w:marBottom w:val="0"/>
          <w:divBdr>
            <w:top w:val="none" w:sz="0" w:space="0" w:color="auto"/>
            <w:left w:val="none" w:sz="0" w:space="0" w:color="auto"/>
            <w:bottom w:val="none" w:sz="0" w:space="0" w:color="auto"/>
            <w:right w:val="none" w:sz="0" w:space="0" w:color="auto"/>
          </w:divBdr>
        </w:div>
        <w:div w:id="1558660415">
          <w:marLeft w:val="480"/>
          <w:marRight w:val="0"/>
          <w:marTop w:val="0"/>
          <w:marBottom w:val="0"/>
          <w:divBdr>
            <w:top w:val="none" w:sz="0" w:space="0" w:color="auto"/>
            <w:left w:val="none" w:sz="0" w:space="0" w:color="auto"/>
            <w:bottom w:val="none" w:sz="0" w:space="0" w:color="auto"/>
            <w:right w:val="none" w:sz="0" w:space="0" w:color="auto"/>
          </w:divBdr>
        </w:div>
        <w:div w:id="348605281">
          <w:marLeft w:val="480"/>
          <w:marRight w:val="0"/>
          <w:marTop w:val="0"/>
          <w:marBottom w:val="0"/>
          <w:divBdr>
            <w:top w:val="none" w:sz="0" w:space="0" w:color="auto"/>
            <w:left w:val="none" w:sz="0" w:space="0" w:color="auto"/>
            <w:bottom w:val="none" w:sz="0" w:space="0" w:color="auto"/>
            <w:right w:val="none" w:sz="0" w:space="0" w:color="auto"/>
          </w:divBdr>
        </w:div>
        <w:div w:id="2124766999">
          <w:marLeft w:val="480"/>
          <w:marRight w:val="0"/>
          <w:marTop w:val="0"/>
          <w:marBottom w:val="0"/>
          <w:divBdr>
            <w:top w:val="none" w:sz="0" w:space="0" w:color="auto"/>
            <w:left w:val="none" w:sz="0" w:space="0" w:color="auto"/>
            <w:bottom w:val="none" w:sz="0" w:space="0" w:color="auto"/>
            <w:right w:val="none" w:sz="0" w:space="0" w:color="auto"/>
          </w:divBdr>
        </w:div>
        <w:div w:id="74789517">
          <w:marLeft w:val="480"/>
          <w:marRight w:val="0"/>
          <w:marTop w:val="0"/>
          <w:marBottom w:val="0"/>
          <w:divBdr>
            <w:top w:val="none" w:sz="0" w:space="0" w:color="auto"/>
            <w:left w:val="none" w:sz="0" w:space="0" w:color="auto"/>
            <w:bottom w:val="none" w:sz="0" w:space="0" w:color="auto"/>
            <w:right w:val="none" w:sz="0" w:space="0" w:color="auto"/>
          </w:divBdr>
        </w:div>
        <w:div w:id="1992059434">
          <w:marLeft w:val="480"/>
          <w:marRight w:val="0"/>
          <w:marTop w:val="0"/>
          <w:marBottom w:val="0"/>
          <w:divBdr>
            <w:top w:val="none" w:sz="0" w:space="0" w:color="auto"/>
            <w:left w:val="none" w:sz="0" w:space="0" w:color="auto"/>
            <w:bottom w:val="none" w:sz="0" w:space="0" w:color="auto"/>
            <w:right w:val="none" w:sz="0" w:space="0" w:color="auto"/>
          </w:divBdr>
        </w:div>
        <w:div w:id="69154434">
          <w:marLeft w:val="480"/>
          <w:marRight w:val="0"/>
          <w:marTop w:val="0"/>
          <w:marBottom w:val="0"/>
          <w:divBdr>
            <w:top w:val="none" w:sz="0" w:space="0" w:color="auto"/>
            <w:left w:val="none" w:sz="0" w:space="0" w:color="auto"/>
            <w:bottom w:val="none" w:sz="0" w:space="0" w:color="auto"/>
            <w:right w:val="none" w:sz="0" w:space="0" w:color="auto"/>
          </w:divBdr>
        </w:div>
        <w:div w:id="1811677593">
          <w:marLeft w:val="480"/>
          <w:marRight w:val="0"/>
          <w:marTop w:val="0"/>
          <w:marBottom w:val="0"/>
          <w:divBdr>
            <w:top w:val="none" w:sz="0" w:space="0" w:color="auto"/>
            <w:left w:val="none" w:sz="0" w:space="0" w:color="auto"/>
            <w:bottom w:val="none" w:sz="0" w:space="0" w:color="auto"/>
            <w:right w:val="none" w:sz="0" w:space="0" w:color="auto"/>
          </w:divBdr>
        </w:div>
        <w:div w:id="1523744525">
          <w:marLeft w:val="480"/>
          <w:marRight w:val="0"/>
          <w:marTop w:val="0"/>
          <w:marBottom w:val="0"/>
          <w:divBdr>
            <w:top w:val="none" w:sz="0" w:space="0" w:color="auto"/>
            <w:left w:val="none" w:sz="0" w:space="0" w:color="auto"/>
            <w:bottom w:val="none" w:sz="0" w:space="0" w:color="auto"/>
            <w:right w:val="none" w:sz="0" w:space="0" w:color="auto"/>
          </w:divBdr>
        </w:div>
        <w:div w:id="920455500">
          <w:marLeft w:val="480"/>
          <w:marRight w:val="0"/>
          <w:marTop w:val="0"/>
          <w:marBottom w:val="0"/>
          <w:divBdr>
            <w:top w:val="none" w:sz="0" w:space="0" w:color="auto"/>
            <w:left w:val="none" w:sz="0" w:space="0" w:color="auto"/>
            <w:bottom w:val="none" w:sz="0" w:space="0" w:color="auto"/>
            <w:right w:val="none" w:sz="0" w:space="0" w:color="auto"/>
          </w:divBdr>
        </w:div>
        <w:div w:id="615521503">
          <w:marLeft w:val="480"/>
          <w:marRight w:val="0"/>
          <w:marTop w:val="0"/>
          <w:marBottom w:val="0"/>
          <w:divBdr>
            <w:top w:val="none" w:sz="0" w:space="0" w:color="auto"/>
            <w:left w:val="none" w:sz="0" w:space="0" w:color="auto"/>
            <w:bottom w:val="none" w:sz="0" w:space="0" w:color="auto"/>
            <w:right w:val="none" w:sz="0" w:space="0" w:color="auto"/>
          </w:divBdr>
        </w:div>
        <w:div w:id="1567642784">
          <w:marLeft w:val="480"/>
          <w:marRight w:val="0"/>
          <w:marTop w:val="0"/>
          <w:marBottom w:val="0"/>
          <w:divBdr>
            <w:top w:val="none" w:sz="0" w:space="0" w:color="auto"/>
            <w:left w:val="none" w:sz="0" w:space="0" w:color="auto"/>
            <w:bottom w:val="none" w:sz="0" w:space="0" w:color="auto"/>
            <w:right w:val="none" w:sz="0" w:space="0" w:color="auto"/>
          </w:divBdr>
        </w:div>
        <w:div w:id="934633667">
          <w:marLeft w:val="480"/>
          <w:marRight w:val="0"/>
          <w:marTop w:val="0"/>
          <w:marBottom w:val="0"/>
          <w:divBdr>
            <w:top w:val="none" w:sz="0" w:space="0" w:color="auto"/>
            <w:left w:val="none" w:sz="0" w:space="0" w:color="auto"/>
            <w:bottom w:val="none" w:sz="0" w:space="0" w:color="auto"/>
            <w:right w:val="none" w:sz="0" w:space="0" w:color="auto"/>
          </w:divBdr>
        </w:div>
        <w:div w:id="1939411111">
          <w:marLeft w:val="480"/>
          <w:marRight w:val="0"/>
          <w:marTop w:val="0"/>
          <w:marBottom w:val="0"/>
          <w:divBdr>
            <w:top w:val="none" w:sz="0" w:space="0" w:color="auto"/>
            <w:left w:val="none" w:sz="0" w:space="0" w:color="auto"/>
            <w:bottom w:val="none" w:sz="0" w:space="0" w:color="auto"/>
            <w:right w:val="none" w:sz="0" w:space="0" w:color="auto"/>
          </w:divBdr>
        </w:div>
        <w:div w:id="274751926">
          <w:marLeft w:val="480"/>
          <w:marRight w:val="0"/>
          <w:marTop w:val="0"/>
          <w:marBottom w:val="0"/>
          <w:divBdr>
            <w:top w:val="none" w:sz="0" w:space="0" w:color="auto"/>
            <w:left w:val="none" w:sz="0" w:space="0" w:color="auto"/>
            <w:bottom w:val="none" w:sz="0" w:space="0" w:color="auto"/>
            <w:right w:val="none" w:sz="0" w:space="0" w:color="auto"/>
          </w:divBdr>
        </w:div>
        <w:div w:id="2042707373">
          <w:marLeft w:val="480"/>
          <w:marRight w:val="0"/>
          <w:marTop w:val="0"/>
          <w:marBottom w:val="0"/>
          <w:divBdr>
            <w:top w:val="none" w:sz="0" w:space="0" w:color="auto"/>
            <w:left w:val="none" w:sz="0" w:space="0" w:color="auto"/>
            <w:bottom w:val="none" w:sz="0" w:space="0" w:color="auto"/>
            <w:right w:val="none" w:sz="0" w:space="0" w:color="auto"/>
          </w:divBdr>
        </w:div>
        <w:div w:id="1566140127">
          <w:marLeft w:val="480"/>
          <w:marRight w:val="0"/>
          <w:marTop w:val="0"/>
          <w:marBottom w:val="0"/>
          <w:divBdr>
            <w:top w:val="none" w:sz="0" w:space="0" w:color="auto"/>
            <w:left w:val="none" w:sz="0" w:space="0" w:color="auto"/>
            <w:bottom w:val="none" w:sz="0" w:space="0" w:color="auto"/>
            <w:right w:val="none" w:sz="0" w:space="0" w:color="auto"/>
          </w:divBdr>
        </w:div>
        <w:div w:id="1018048711">
          <w:marLeft w:val="480"/>
          <w:marRight w:val="0"/>
          <w:marTop w:val="0"/>
          <w:marBottom w:val="0"/>
          <w:divBdr>
            <w:top w:val="none" w:sz="0" w:space="0" w:color="auto"/>
            <w:left w:val="none" w:sz="0" w:space="0" w:color="auto"/>
            <w:bottom w:val="none" w:sz="0" w:space="0" w:color="auto"/>
            <w:right w:val="none" w:sz="0" w:space="0" w:color="auto"/>
          </w:divBdr>
        </w:div>
        <w:div w:id="1343706011">
          <w:marLeft w:val="480"/>
          <w:marRight w:val="0"/>
          <w:marTop w:val="0"/>
          <w:marBottom w:val="0"/>
          <w:divBdr>
            <w:top w:val="none" w:sz="0" w:space="0" w:color="auto"/>
            <w:left w:val="none" w:sz="0" w:space="0" w:color="auto"/>
            <w:bottom w:val="none" w:sz="0" w:space="0" w:color="auto"/>
            <w:right w:val="none" w:sz="0" w:space="0" w:color="auto"/>
          </w:divBdr>
        </w:div>
        <w:div w:id="988827699">
          <w:marLeft w:val="480"/>
          <w:marRight w:val="0"/>
          <w:marTop w:val="0"/>
          <w:marBottom w:val="0"/>
          <w:divBdr>
            <w:top w:val="none" w:sz="0" w:space="0" w:color="auto"/>
            <w:left w:val="none" w:sz="0" w:space="0" w:color="auto"/>
            <w:bottom w:val="none" w:sz="0" w:space="0" w:color="auto"/>
            <w:right w:val="none" w:sz="0" w:space="0" w:color="auto"/>
          </w:divBdr>
        </w:div>
        <w:div w:id="1542788367">
          <w:marLeft w:val="480"/>
          <w:marRight w:val="0"/>
          <w:marTop w:val="0"/>
          <w:marBottom w:val="0"/>
          <w:divBdr>
            <w:top w:val="none" w:sz="0" w:space="0" w:color="auto"/>
            <w:left w:val="none" w:sz="0" w:space="0" w:color="auto"/>
            <w:bottom w:val="none" w:sz="0" w:space="0" w:color="auto"/>
            <w:right w:val="none" w:sz="0" w:space="0" w:color="auto"/>
          </w:divBdr>
        </w:div>
        <w:div w:id="1629165380">
          <w:marLeft w:val="480"/>
          <w:marRight w:val="0"/>
          <w:marTop w:val="0"/>
          <w:marBottom w:val="0"/>
          <w:divBdr>
            <w:top w:val="none" w:sz="0" w:space="0" w:color="auto"/>
            <w:left w:val="none" w:sz="0" w:space="0" w:color="auto"/>
            <w:bottom w:val="none" w:sz="0" w:space="0" w:color="auto"/>
            <w:right w:val="none" w:sz="0" w:space="0" w:color="auto"/>
          </w:divBdr>
        </w:div>
        <w:div w:id="1835997290">
          <w:marLeft w:val="480"/>
          <w:marRight w:val="0"/>
          <w:marTop w:val="0"/>
          <w:marBottom w:val="0"/>
          <w:divBdr>
            <w:top w:val="none" w:sz="0" w:space="0" w:color="auto"/>
            <w:left w:val="none" w:sz="0" w:space="0" w:color="auto"/>
            <w:bottom w:val="none" w:sz="0" w:space="0" w:color="auto"/>
            <w:right w:val="none" w:sz="0" w:space="0" w:color="auto"/>
          </w:divBdr>
        </w:div>
        <w:div w:id="27294667">
          <w:marLeft w:val="480"/>
          <w:marRight w:val="0"/>
          <w:marTop w:val="0"/>
          <w:marBottom w:val="0"/>
          <w:divBdr>
            <w:top w:val="none" w:sz="0" w:space="0" w:color="auto"/>
            <w:left w:val="none" w:sz="0" w:space="0" w:color="auto"/>
            <w:bottom w:val="none" w:sz="0" w:space="0" w:color="auto"/>
            <w:right w:val="none" w:sz="0" w:space="0" w:color="auto"/>
          </w:divBdr>
        </w:div>
        <w:div w:id="1470708005">
          <w:marLeft w:val="480"/>
          <w:marRight w:val="0"/>
          <w:marTop w:val="0"/>
          <w:marBottom w:val="0"/>
          <w:divBdr>
            <w:top w:val="none" w:sz="0" w:space="0" w:color="auto"/>
            <w:left w:val="none" w:sz="0" w:space="0" w:color="auto"/>
            <w:bottom w:val="none" w:sz="0" w:space="0" w:color="auto"/>
            <w:right w:val="none" w:sz="0" w:space="0" w:color="auto"/>
          </w:divBdr>
        </w:div>
        <w:div w:id="440299459">
          <w:marLeft w:val="480"/>
          <w:marRight w:val="0"/>
          <w:marTop w:val="0"/>
          <w:marBottom w:val="0"/>
          <w:divBdr>
            <w:top w:val="none" w:sz="0" w:space="0" w:color="auto"/>
            <w:left w:val="none" w:sz="0" w:space="0" w:color="auto"/>
            <w:bottom w:val="none" w:sz="0" w:space="0" w:color="auto"/>
            <w:right w:val="none" w:sz="0" w:space="0" w:color="auto"/>
          </w:divBdr>
        </w:div>
        <w:div w:id="309015833">
          <w:marLeft w:val="480"/>
          <w:marRight w:val="0"/>
          <w:marTop w:val="0"/>
          <w:marBottom w:val="0"/>
          <w:divBdr>
            <w:top w:val="none" w:sz="0" w:space="0" w:color="auto"/>
            <w:left w:val="none" w:sz="0" w:space="0" w:color="auto"/>
            <w:bottom w:val="none" w:sz="0" w:space="0" w:color="auto"/>
            <w:right w:val="none" w:sz="0" w:space="0" w:color="auto"/>
          </w:divBdr>
        </w:div>
        <w:div w:id="513225614">
          <w:marLeft w:val="480"/>
          <w:marRight w:val="0"/>
          <w:marTop w:val="0"/>
          <w:marBottom w:val="0"/>
          <w:divBdr>
            <w:top w:val="none" w:sz="0" w:space="0" w:color="auto"/>
            <w:left w:val="none" w:sz="0" w:space="0" w:color="auto"/>
            <w:bottom w:val="none" w:sz="0" w:space="0" w:color="auto"/>
            <w:right w:val="none" w:sz="0" w:space="0" w:color="auto"/>
          </w:divBdr>
        </w:div>
        <w:div w:id="140973159">
          <w:marLeft w:val="480"/>
          <w:marRight w:val="0"/>
          <w:marTop w:val="0"/>
          <w:marBottom w:val="0"/>
          <w:divBdr>
            <w:top w:val="none" w:sz="0" w:space="0" w:color="auto"/>
            <w:left w:val="none" w:sz="0" w:space="0" w:color="auto"/>
            <w:bottom w:val="none" w:sz="0" w:space="0" w:color="auto"/>
            <w:right w:val="none" w:sz="0" w:space="0" w:color="auto"/>
          </w:divBdr>
        </w:div>
        <w:div w:id="495654839">
          <w:marLeft w:val="480"/>
          <w:marRight w:val="0"/>
          <w:marTop w:val="0"/>
          <w:marBottom w:val="0"/>
          <w:divBdr>
            <w:top w:val="none" w:sz="0" w:space="0" w:color="auto"/>
            <w:left w:val="none" w:sz="0" w:space="0" w:color="auto"/>
            <w:bottom w:val="none" w:sz="0" w:space="0" w:color="auto"/>
            <w:right w:val="none" w:sz="0" w:space="0" w:color="auto"/>
          </w:divBdr>
        </w:div>
        <w:div w:id="913930781">
          <w:marLeft w:val="480"/>
          <w:marRight w:val="0"/>
          <w:marTop w:val="0"/>
          <w:marBottom w:val="0"/>
          <w:divBdr>
            <w:top w:val="none" w:sz="0" w:space="0" w:color="auto"/>
            <w:left w:val="none" w:sz="0" w:space="0" w:color="auto"/>
            <w:bottom w:val="none" w:sz="0" w:space="0" w:color="auto"/>
            <w:right w:val="none" w:sz="0" w:space="0" w:color="auto"/>
          </w:divBdr>
        </w:div>
        <w:div w:id="94252363">
          <w:marLeft w:val="480"/>
          <w:marRight w:val="0"/>
          <w:marTop w:val="0"/>
          <w:marBottom w:val="0"/>
          <w:divBdr>
            <w:top w:val="none" w:sz="0" w:space="0" w:color="auto"/>
            <w:left w:val="none" w:sz="0" w:space="0" w:color="auto"/>
            <w:bottom w:val="none" w:sz="0" w:space="0" w:color="auto"/>
            <w:right w:val="none" w:sz="0" w:space="0" w:color="auto"/>
          </w:divBdr>
        </w:div>
        <w:div w:id="1697536301">
          <w:marLeft w:val="480"/>
          <w:marRight w:val="0"/>
          <w:marTop w:val="0"/>
          <w:marBottom w:val="0"/>
          <w:divBdr>
            <w:top w:val="none" w:sz="0" w:space="0" w:color="auto"/>
            <w:left w:val="none" w:sz="0" w:space="0" w:color="auto"/>
            <w:bottom w:val="none" w:sz="0" w:space="0" w:color="auto"/>
            <w:right w:val="none" w:sz="0" w:space="0" w:color="auto"/>
          </w:divBdr>
        </w:div>
        <w:div w:id="1592081719">
          <w:marLeft w:val="480"/>
          <w:marRight w:val="0"/>
          <w:marTop w:val="0"/>
          <w:marBottom w:val="0"/>
          <w:divBdr>
            <w:top w:val="none" w:sz="0" w:space="0" w:color="auto"/>
            <w:left w:val="none" w:sz="0" w:space="0" w:color="auto"/>
            <w:bottom w:val="none" w:sz="0" w:space="0" w:color="auto"/>
            <w:right w:val="none" w:sz="0" w:space="0" w:color="auto"/>
          </w:divBdr>
        </w:div>
        <w:div w:id="714164703">
          <w:marLeft w:val="480"/>
          <w:marRight w:val="0"/>
          <w:marTop w:val="0"/>
          <w:marBottom w:val="0"/>
          <w:divBdr>
            <w:top w:val="none" w:sz="0" w:space="0" w:color="auto"/>
            <w:left w:val="none" w:sz="0" w:space="0" w:color="auto"/>
            <w:bottom w:val="none" w:sz="0" w:space="0" w:color="auto"/>
            <w:right w:val="none" w:sz="0" w:space="0" w:color="auto"/>
          </w:divBdr>
        </w:div>
        <w:div w:id="1216114624">
          <w:marLeft w:val="480"/>
          <w:marRight w:val="0"/>
          <w:marTop w:val="0"/>
          <w:marBottom w:val="0"/>
          <w:divBdr>
            <w:top w:val="none" w:sz="0" w:space="0" w:color="auto"/>
            <w:left w:val="none" w:sz="0" w:space="0" w:color="auto"/>
            <w:bottom w:val="none" w:sz="0" w:space="0" w:color="auto"/>
            <w:right w:val="none" w:sz="0" w:space="0" w:color="auto"/>
          </w:divBdr>
        </w:div>
        <w:div w:id="605314889">
          <w:marLeft w:val="480"/>
          <w:marRight w:val="0"/>
          <w:marTop w:val="0"/>
          <w:marBottom w:val="0"/>
          <w:divBdr>
            <w:top w:val="none" w:sz="0" w:space="0" w:color="auto"/>
            <w:left w:val="none" w:sz="0" w:space="0" w:color="auto"/>
            <w:bottom w:val="none" w:sz="0" w:space="0" w:color="auto"/>
            <w:right w:val="none" w:sz="0" w:space="0" w:color="auto"/>
          </w:divBdr>
        </w:div>
        <w:div w:id="1432630330">
          <w:marLeft w:val="480"/>
          <w:marRight w:val="0"/>
          <w:marTop w:val="0"/>
          <w:marBottom w:val="0"/>
          <w:divBdr>
            <w:top w:val="none" w:sz="0" w:space="0" w:color="auto"/>
            <w:left w:val="none" w:sz="0" w:space="0" w:color="auto"/>
            <w:bottom w:val="none" w:sz="0" w:space="0" w:color="auto"/>
            <w:right w:val="none" w:sz="0" w:space="0" w:color="auto"/>
          </w:divBdr>
        </w:div>
        <w:div w:id="1897426731">
          <w:marLeft w:val="480"/>
          <w:marRight w:val="0"/>
          <w:marTop w:val="0"/>
          <w:marBottom w:val="0"/>
          <w:divBdr>
            <w:top w:val="none" w:sz="0" w:space="0" w:color="auto"/>
            <w:left w:val="none" w:sz="0" w:space="0" w:color="auto"/>
            <w:bottom w:val="none" w:sz="0" w:space="0" w:color="auto"/>
            <w:right w:val="none" w:sz="0" w:space="0" w:color="auto"/>
          </w:divBdr>
        </w:div>
        <w:div w:id="799421302">
          <w:marLeft w:val="480"/>
          <w:marRight w:val="0"/>
          <w:marTop w:val="0"/>
          <w:marBottom w:val="0"/>
          <w:divBdr>
            <w:top w:val="none" w:sz="0" w:space="0" w:color="auto"/>
            <w:left w:val="none" w:sz="0" w:space="0" w:color="auto"/>
            <w:bottom w:val="none" w:sz="0" w:space="0" w:color="auto"/>
            <w:right w:val="none" w:sz="0" w:space="0" w:color="auto"/>
          </w:divBdr>
        </w:div>
        <w:div w:id="1748456271">
          <w:marLeft w:val="480"/>
          <w:marRight w:val="0"/>
          <w:marTop w:val="0"/>
          <w:marBottom w:val="0"/>
          <w:divBdr>
            <w:top w:val="none" w:sz="0" w:space="0" w:color="auto"/>
            <w:left w:val="none" w:sz="0" w:space="0" w:color="auto"/>
            <w:bottom w:val="none" w:sz="0" w:space="0" w:color="auto"/>
            <w:right w:val="none" w:sz="0" w:space="0" w:color="auto"/>
          </w:divBdr>
        </w:div>
        <w:div w:id="463499398">
          <w:marLeft w:val="480"/>
          <w:marRight w:val="0"/>
          <w:marTop w:val="0"/>
          <w:marBottom w:val="0"/>
          <w:divBdr>
            <w:top w:val="none" w:sz="0" w:space="0" w:color="auto"/>
            <w:left w:val="none" w:sz="0" w:space="0" w:color="auto"/>
            <w:bottom w:val="none" w:sz="0" w:space="0" w:color="auto"/>
            <w:right w:val="none" w:sz="0" w:space="0" w:color="auto"/>
          </w:divBdr>
        </w:div>
        <w:div w:id="1265727671">
          <w:marLeft w:val="480"/>
          <w:marRight w:val="0"/>
          <w:marTop w:val="0"/>
          <w:marBottom w:val="0"/>
          <w:divBdr>
            <w:top w:val="none" w:sz="0" w:space="0" w:color="auto"/>
            <w:left w:val="none" w:sz="0" w:space="0" w:color="auto"/>
            <w:bottom w:val="none" w:sz="0" w:space="0" w:color="auto"/>
            <w:right w:val="none" w:sz="0" w:space="0" w:color="auto"/>
          </w:divBdr>
        </w:div>
        <w:div w:id="565335109">
          <w:marLeft w:val="480"/>
          <w:marRight w:val="0"/>
          <w:marTop w:val="0"/>
          <w:marBottom w:val="0"/>
          <w:divBdr>
            <w:top w:val="none" w:sz="0" w:space="0" w:color="auto"/>
            <w:left w:val="none" w:sz="0" w:space="0" w:color="auto"/>
            <w:bottom w:val="none" w:sz="0" w:space="0" w:color="auto"/>
            <w:right w:val="none" w:sz="0" w:space="0" w:color="auto"/>
          </w:divBdr>
        </w:div>
      </w:divsChild>
    </w:div>
    <w:div w:id="1999534290">
      <w:bodyDiv w:val="1"/>
      <w:marLeft w:val="0"/>
      <w:marRight w:val="0"/>
      <w:marTop w:val="0"/>
      <w:marBottom w:val="0"/>
      <w:divBdr>
        <w:top w:val="none" w:sz="0" w:space="0" w:color="auto"/>
        <w:left w:val="none" w:sz="0" w:space="0" w:color="auto"/>
        <w:bottom w:val="none" w:sz="0" w:space="0" w:color="auto"/>
        <w:right w:val="none" w:sz="0" w:space="0" w:color="auto"/>
      </w:divBdr>
    </w:div>
    <w:div w:id="2000766625">
      <w:bodyDiv w:val="1"/>
      <w:marLeft w:val="0"/>
      <w:marRight w:val="0"/>
      <w:marTop w:val="0"/>
      <w:marBottom w:val="0"/>
      <w:divBdr>
        <w:top w:val="none" w:sz="0" w:space="0" w:color="auto"/>
        <w:left w:val="none" w:sz="0" w:space="0" w:color="auto"/>
        <w:bottom w:val="none" w:sz="0" w:space="0" w:color="auto"/>
        <w:right w:val="none" w:sz="0" w:space="0" w:color="auto"/>
      </w:divBdr>
    </w:div>
    <w:div w:id="2001958222">
      <w:bodyDiv w:val="1"/>
      <w:marLeft w:val="0"/>
      <w:marRight w:val="0"/>
      <w:marTop w:val="0"/>
      <w:marBottom w:val="0"/>
      <w:divBdr>
        <w:top w:val="none" w:sz="0" w:space="0" w:color="auto"/>
        <w:left w:val="none" w:sz="0" w:space="0" w:color="auto"/>
        <w:bottom w:val="none" w:sz="0" w:space="0" w:color="auto"/>
        <w:right w:val="none" w:sz="0" w:space="0" w:color="auto"/>
      </w:divBdr>
    </w:div>
    <w:div w:id="2006080841">
      <w:bodyDiv w:val="1"/>
      <w:marLeft w:val="0"/>
      <w:marRight w:val="0"/>
      <w:marTop w:val="0"/>
      <w:marBottom w:val="0"/>
      <w:divBdr>
        <w:top w:val="none" w:sz="0" w:space="0" w:color="auto"/>
        <w:left w:val="none" w:sz="0" w:space="0" w:color="auto"/>
        <w:bottom w:val="none" w:sz="0" w:space="0" w:color="auto"/>
        <w:right w:val="none" w:sz="0" w:space="0" w:color="auto"/>
      </w:divBdr>
    </w:div>
    <w:div w:id="2007051081">
      <w:bodyDiv w:val="1"/>
      <w:marLeft w:val="0"/>
      <w:marRight w:val="0"/>
      <w:marTop w:val="0"/>
      <w:marBottom w:val="0"/>
      <w:divBdr>
        <w:top w:val="none" w:sz="0" w:space="0" w:color="auto"/>
        <w:left w:val="none" w:sz="0" w:space="0" w:color="auto"/>
        <w:bottom w:val="none" w:sz="0" w:space="0" w:color="auto"/>
        <w:right w:val="none" w:sz="0" w:space="0" w:color="auto"/>
      </w:divBdr>
    </w:div>
    <w:div w:id="2007588274">
      <w:bodyDiv w:val="1"/>
      <w:marLeft w:val="0"/>
      <w:marRight w:val="0"/>
      <w:marTop w:val="0"/>
      <w:marBottom w:val="0"/>
      <w:divBdr>
        <w:top w:val="none" w:sz="0" w:space="0" w:color="auto"/>
        <w:left w:val="none" w:sz="0" w:space="0" w:color="auto"/>
        <w:bottom w:val="none" w:sz="0" w:space="0" w:color="auto"/>
        <w:right w:val="none" w:sz="0" w:space="0" w:color="auto"/>
      </w:divBdr>
    </w:div>
    <w:div w:id="2007853427">
      <w:bodyDiv w:val="1"/>
      <w:marLeft w:val="0"/>
      <w:marRight w:val="0"/>
      <w:marTop w:val="0"/>
      <w:marBottom w:val="0"/>
      <w:divBdr>
        <w:top w:val="none" w:sz="0" w:space="0" w:color="auto"/>
        <w:left w:val="none" w:sz="0" w:space="0" w:color="auto"/>
        <w:bottom w:val="none" w:sz="0" w:space="0" w:color="auto"/>
        <w:right w:val="none" w:sz="0" w:space="0" w:color="auto"/>
      </w:divBdr>
    </w:div>
    <w:div w:id="2010283412">
      <w:bodyDiv w:val="1"/>
      <w:marLeft w:val="0"/>
      <w:marRight w:val="0"/>
      <w:marTop w:val="0"/>
      <w:marBottom w:val="0"/>
      <w:divBdr>
        <w:top w:val="none" w:sz="0" w:space="0" w:color="auto"/>
        <w:left w:val="none" w:sz="0" w:space="0" w:color="auto"/>
        <w:bottom w:val="none" w:sz="0" w:space="0" w:color="auto"/>
        <w:right w:val="none" w:sz="0" w:space="0" w:color="auto"/>
      </w:divBdr>
    </w:div>
    <w:div w:id="2010598916">
      <w:bodyDiv w:val="1"/>
      <w:marLeft w:val="0"/>
      <w:marRight w:val="0"/>
      <w:marTop w:val="0"/>
      <w:marBottom w:val="0"/>
      <w:divBdr>
        <w:top w:val="none" w:sz="0" w:space="0" w:color="auto"/>
        <w:left w:val="none" w:sz="0" w:space="0" w:color="auto"/>
        <w:bottom w:val="none" w:sz="0" w:space="0" w:color="auto"/>
        <w:right w:val="none" w:sz="0" w:space="0" w:color="auto"/>
      </w:divBdr>
      <w:divsChild>
        <w:div w:id="105200871">
          <w:marLeft w:val="480"/>
          <w:marRight w:val="0"/>
          <w:marTop w:val="0"/>
          <w:marBottom w:val="0"/>
          <w:divBdr>
            <w:top w:val="none" w:sz="0" w:space="0" w:color="auto"/>
            <w:left w:val="none" w:sz="0" w:space="0" w:color="auto"/>
            <w:bottom w:val="none" w:sz="0" w:space="0" w:color="auto"/>
            <w:right w:val="none" w:sz="0" w:space="0" w:color="auto"/>
          </w:divBdr>
        </w:div>
        <w:div w:id="2122870695">
          <w:marLeft w:val="480"/>
          <w:marRight w:val="0"/>
          <w:marTop w:val="0"/>
          <w:marBottom w:val="0"/>
          <w:divBdr>
            <w:top w:val="none" w:sz="0" w:space="0" w:color="auto"/>
            <w:left w:val="none" w:sz="0" w:space="0" w:color="auto"/>
            <w:bottom w:val="none" w:sz="0" w:space="0" w:color="auto"/>
            <w:right w:val="none" w:sz="0" w:space="0" w:color="auto"/>
          </w:divBdr>
        </w:div>
        <w:div w:id="1472868508">
          <w:marLeft w:val="480"/>
          <w:marRight w:val="0"/>
          <w:marTop w:val="0"/>
          <w:marBottom w:val="0"/>
          <w:divBdr>
            <w:top w:val="none" w:sz="0" w:space="0" w:color="auto"/>
            <w:left w:val="none" w:sz="0" w:space="0" w:color="auto"/>
            <w:bottom w:val="none" w:sz="0" w:space="0" w:color="auto"/>
            <w:right w:val="none" w:sz="0" w:space="0" w:color="auto"/>
          </w:divBdr>
        </w:div>
        <w:div w:id="555698835">
          <w:marLeft w:val="480"/>
          <w:marRight w:val="0"/>
          <w:marTop w:val="0"/>
          <w:marBottom w:val="0"/>
          <w:divBdr>
            <w:top w:val="none" w:sz="0" w:space="0" w:color="auto"/>
            <w:left w:val="none" w:sz="0" w:space="0" w:color="auto"/>
            <w:bottom w:val="none" w:sz="0" w:space="0" w:color="auto"/>
            <w:right w:val="none" w:sz="0" w:space="0" w:color="auto"/>
          </w:divBdr>
        </w:div>
        <w:div w:id="2126001422">
          <w:marLeft w:val="480"/>
          <w:marRight w:val="0"/>
          <w:marTop w:val="0"/>
          <w:marBottom w:val="0"/>
          <w:divBdr>
            <w:top w:val="none" w:sz="0" w:space="0" w:color="auto"/>
            <w:left w:val="none" w:sz="0" w:space="0" w:color="auto"/>
            <w:bottom w:val="none" w:sz="0" w:space="0" w:color="auto"/>
            <w:right w:val="none" w:sz="0" w:space="0" w:color="auto"/>
          </w:divBdr>
        </w:div>
        <w:div w:id="1963343978">
          <w:marLeft w:val="480"/>
          <w:marRight w:val="0"/>
          <w:marTop w:val="0"/>
          <w:marBottom w:val="0"/>
          <w:divBdr>
            <w:top w:val="none" w:sz="0" w:space="0" w:color="auto"/>
            <w:left w:val="none" w:sz="0" w:space="0" w:color="auto"/>
            <w:bottom w:val="none" w:sz="0" w:space="0" w:color="auto"/>
            <w:right w:val="none" w:sz="0" w:space="0" w:color="auto"/>
          </w:divBdr>
        </w:div>
        <w:div w:id="1872525135">
          <w:marLeft w:val="480"/>
          <w:marRight w:val="0"/>
          <w:marTop w:val="0"/>
          <w:marBottom w:val="0"/>
          <w:divBdr>
            <w:top w:val="none" w:sz="0" w:space="0" w:color="auto"/>
            <w:left w:val="none" w:sz="0" w:space="0" w:color="auto"/>
            <w:bottom w:val="none" w:sz="0" w:space="0" w:color="auto"/>
            <w:right w:val="none" w:sz="0" w:space="0" w:color="auto"/>
          </w:divBdr>
        </w:div>
        <w:div w:id="1110395567">
          <w:marLeft w:val="480"/>
          <w:marRight w:val="0"/>
          <w:marTop w:val="0"/>
          <w:marBottom w:val="0"/>
          <w:divBdr>
            <w:top w:val="none" w:sz="0" w:space="0" w:color="auto"/>
            <w:left w:val="none" w:sz="0" w:space="0" w:color="auto"/>
            <w:bottom w:val="none" w:sz="0" w:space="0" w:color="auto"/>
            <w:right w:val="none" w:sz="0" w:space="0" w:color="auto"/>
          </w:divBdr>
        </w:div>
        <w:div w:id="243299436">
          <w:marLeft w:val="480"/>
          <w:marRight w:val="0"/>
          <w:marTop w:val="0"/>
          <w:marBottom w:val="0"/>
          <w:divBdr>
            <w:top w:val="none" w:sz="0" w:space="0" w:color="auto"/>
            <w:left w:val="none" w:sz="0" w:space="0" w:color="auto"/>
            <w:bottom w:val="none" w:sz="0" w:space="0" w:color="auto"/>
            <w:right w:val="none" w:sz="0" w:space="0" w:color="auto"/>
          </w:divBdr>
        </w:div>
        <w:div w:id="1035928022">
          <w:marLeft w:val="480"/>
          <w:marRight w:val="0"/>
          <w:marTop w:val="0"/>
          <w:marBottom w:val="0"/>
          <w:divBdr>
            <w:top w:val="none" w:sz="0" w:space="0" w:color="auto"/>
            <w:left w:val="none" w:sz="0" w:space="0" w:color="auto"/>
            <w:bottom w:val="none" w:sz="0" w:space="0" w:color="auto"/>
            <w:right w:val="none" w:sz="0" w:space="0" w:color="auto"/>
          </w:divBdr>
        </w:div>
        <w:div w:id="1755272874">
          <w:marLeft w:val="480"/>
          <w:marRight w:val="0"/>
          <w:marTop w:val="0"/>
          <w:marBottom w:val="0"/>
          <w:divBdr>
            <w:top w:val="none" w:sz="0" w:space="0" w:color="auto"/>
            <w:left w:val="none" w:sz="0" w:space="0" w:color="auto"/>
            <w:bottom w:val="none" w:sz="0" w:space="0" w:color="auto"/>
            <w:right w:val="none" w:sz="0" w:space="0" w:color="auto"/>
          </w:divBdr>
        </w:div>
        <w:div w:id="1337882374">
          <w:marLeft w:val="480"/>
          <w:marRight w:val="0"/>
          <w:marTop w:val="0"/>
          <w:marBottom w:val="0"/>
          <w:divBdr>
            <w:top w:val="none" w:sz="0" w:space="0" w:color="auto"/>
            <w:left w:val="none" w:sz="0" w:space="0" w:color="auto"/>
            <w:bottom w:val="none" w:sz="0" w:space="0" w:color="auto"/>
            <w:right w:val="none" w:sz="0" w:space="0" w:color="auto"/>
          </w:divBdr>
        </w:div>
        <w:div w:id="490875917">
          <w:marLeft w:val="480"/>
          <w:marRight w:val="0"/>
          <w:marTop w:val="0"/>
          <w:marBottom w:val="0"/>
          <w:divBdr>
            <w:top w:val="none" w:sz="0" w:space="0" w:color="auto"/>
            <w:left w:val="none" w:sz="0" w:space="0" w:color="auto"/>
            <w:bottom w:val="none" w:sz="0" w:space="0" w:color="auto"/>
            <w:right w:val="none" w:sz="0" w:space="0" w:color="auto"/>
          </w:divBdr>
        </w:div>
        <w:div w:id="217866918">
          <w:marLeft w:val="480"/>
          <w:marRight w:val="0"/>
          <w:marTop w:val="0"/>
          <w:marBottom w:val="0"/>
          <w:divBdr>
            <w:top w:val="none" w:sz="0" w:space="0" w:color="auto"/>
            <w:left w:val="none" w:sz="0" w:space="0" w:color="auto"/>
            <w:bottom w:val="none" w:sz="0" w:space="0" w:color="auto"/>
            <w:right w:val="none" w:sz="0" w:space="0" w:color="auto"/>
          </w:divBdr>
        </w:div>
        <w:div w:id="20203719">
          <w:marLeft w:val="480"/>
          <w:marRight w:val="0"/>
          <w:marTop w:val="0"/>
          <w:marBottom w:val="0"/>
          <w:divBdr>
            <w:top w:val="none" w:sz="0" w:space="0" w:color="auto"/>
            <w:left w:val="none" w:sz="0" w:space="0" w:color="auto"/>
            <w:bottom w:val="none" w:sz="0" w:space="0" w:color="auto"/>
            <w:right w:val="none" w:sz="0" w:space="0" w:color="auto"/>
          </w:divBdr>
        </w:div>
        <w:div w:id="1095175044">
          <w:marLeft w:val="480"/>
          <w:marRight w:val="0"/>
          <w:marTop w:val="0"/>
          <w:marBottom w:val="0"/>
          <w:divBdr>
            <w:top w:val="none" w:sz="0" w:space="0" w:color="auto"/>
            <w:left w:val="none" w:sz="0" w:space="0" w:color="auto"/>
            <w:bottom w:val="none" w:sz="0" w:space="0" w:color="auto"/>
            <w:right w:val="none" w:sz="0" w:space="0" w:color="auto"/>
          </w:divBdr>
        </w:div>
        <w:div w:id="2079741333">
          <w:marLeft w:val="480"/>
          <w:marRight w:val="0"/>
          <w:marTop w:val="0"/>
          <w:marBottom w:val="0"/>
          <w:divBdr>
            <w:top w:val="none" w:sz="0" w:space="0" w:color="auto"/>
            <w:left w:val="none" w:sz="0" w:space="0" w:color="auto"/>
            <w:bottom w:val="none" w:sz="0" w:space="0" w:color="auto"/>
            <w:right w:val="none" w:sz="0" w:space="0" w:color="auto"/>
          </w:divBdr>
        </w:div>
        <w:div w:id="1038353946">
          <w:marLeft w:val="480"/>
          <w:marRight w:val="0"/>
          <w:marTop w:val="0"/>
          <w:marBottom w:val="0"/>
          <w:divBdr>
            <w:top w:val="none" w:sz="0" w:space="0" w:color="auto"/>
            <w:left w:val="none" w:sz="0" w:space="0" w:color="auto"/>
            <w:bottom w:val="none" w:sz="0" w:space="0" w:color="auto"/>
            <w:right w:val="none" w:sz="0" w:space="0" w:color="auto"/>
          </w:divBdr>
        </w:div>
        <w:div w:id="2115245579">
          <w:marLeft w:val="480"/>
          <w:marRight w:val="0"/>
          <w:marTop w:val="0"/>
          <w:marBottom w:val="0"/>
          <w:divBdr>
            <w:top w:val="none" w:sz="0" w:space="0" w:color="auto"/>
            <w:left w:val="none" w:sz="0" w:space="0" w:color="auto"/>
            <w:bottom w:val="none" w:sz="0" w:space="0" w:color="auto"/>
            <w:right w:val="none" w:sz="0" w:space="0" w:color="auto"/>
          </w:divBdr>
        </w:div>
        <w:div w:id="700738583">
          <w:marLeft w:val="480"/>
          <w:marRight w:val="0"/>
          <w:marTop w:val="0"/>
          <w:marBottom w:val="0"/>
          <w:divBdr>
            <w:top w:val="none" w:sz="0" w:space="0" w:color="auto"/>
            <w:left w:val="none" w:sz="0" w:space="0" w:color="auto"/>
            <w:bottom w:val="none" w:sz="0" w:space="0" w:color="auto"/>
            <w:right w:val="none" w:sz="0" w:space="0" w:color="auto"/>
          </w:divBdr>
        </w:div>
        <w:div w:id="1885867302">
          <w:marLeft w:val="480"/>
          <w:marRight w:val="0"/>
          <w:marTop w:val="0"/>
          <w:marBottom w:val="0"/>
          <w:divBdr>
            <w:top w:val="none" w:sz="0" w:space="0" w:color="auto"/>
            <w:left w:val="none" w:sz="0" w:space="0" w:color="auto"/>
            <w:bottom w:val="none" w:sz="0" w:space="0" w:color="auto"/>
            <w:right w:val="none" w:sz="0" w:space="0" w:color="auto"/>
          </w:divBdr>
        </w:div>
        <w:div w:id="2098283420">
          <w:marLeft w:val="480"/>
          <w:marRight w:val="0"/>
          <w:marTop w:val="0"/>
          <w:marBottom w:val="0"/>
          <w:divBdr>
            <w:top w:val="none" w:sz="0" w:space="0" w:color="auto"/>
            <w:left w:val="none" w:sz="0" w:space="0" w:color="auto"/>
            <w:bottom w:val="none" w:sz="0" w:space="0" w:color="auto"/>
            <w:right w:val="none" w:sz="0" w:space="0" w:color="auto"/>
          </w:divBdr>
        </w:div>
        <w:div w:id="330450839">
          <w:marLeft w:val="480"/>
          <w:marRight w:val="0"/>
          <w:marTop w:val="0"/>
          <w:marBottom w:val="0"/>
          <w:divBdr>
            <w:top w:val="none" w:sz="0" w:space="0" w:color="auto"/>
            <w:left w:val="none" w:sz="0" w:space="0" w:color="auto"/>
            <w:bottom w:val="none" w:sz="0" w:space="0" w:color="auto"/>
            <w:right w:val="none" w:sz="0" w:space="0" w:color="auto"/>
          </w:divBdr>
        </w:div>
        <w:div w:id="132721869">
          <w:marLeft w:val="480"/>
          <w:marRight w:val="0"/>
          <w:marTop w:val="0"/>
          <w:marBottom w:val="0"/>
          <w:divBdr>
            <w:top w:val="none" w:sz="0" w:space="0" w:color="auto"/>
            <w:left w:val="none" w:sz="0" w:space="0" w:color="auto"/>
            <w:bottom w:val="none" w:sz="0" w:space="0" w:color="auto"/>
            <w:right w:val="none" w:sz="0" w:space="0" w:color="auto"/>
          </w:divBdr>
        </w:div>
        <w:div w:id="285619660">
          <w:marLeft w:val="480"/>
          <w:marRight w:val="0"/>
          <w:marTop w:val="0"/>
          <w:marBottom w:val="0"/>
          <w:divBdr>
            <w:top w:val="none" w:sz="0" w:space="0" w:color="auto"/>
            <w:left w:val="none" w:sz="0" w:space="0" w:color="auto"/>
            <w:bottom w:val="none" w:sz="0" w:space="0" w:color="auto"/>
            <w:right w:val="none" w:sz="0" w:space="0" w:color="auto"/>
          </w:divBdr>
        </w:div>
        <w:div w:id="1755935909">
          <w:marLeft w:val="480"/>
          <w:marRight w:val="0"/>
          <w:marTop w:val="0"/>
          <w:marBottom w:val="0"/>
          <w:divBdr>
            <w:top w:val="none" w:sz="0" w:space="0" w:color="auto"/>
            <w:left w:val="none" w:sz="0" w:space="0" w:color="auto"/>
            <w:bottom w:val="none" w:sz="0" w:space="0" w:color="auto"/>
            <w:right w:val="none" w:sz="0" w:space="0" w:color="auto"/>
          </w:divBdr>
        </w:div>
        <w:div w:id="1410426746">
          <w:marLeft w:val="480"/>
          <w:marRight w:val="0"/>
          <w:marTop w:val="0"/>
          <w:marBottom w:val="0"/>
          <w:divBdr>
            <w:top w:val="none" w:sz="0" w:space="0" w:color="auto"/>
            <w:left w:val="none" w:sz="0" w:space="0" w:color="auto"/>
            <w:bottom w:val="none" w:sz="0" w:space="0" w:color="auto"/>
            <w:right w:val="none" w:sz="0" w:space="0" w:color="auto"/>
          </w:divBdr>
        </w:div>
        <w:div w:id="50538470">
          <w:marLeft w:val="480"/>
          <w:marRight w:val="0"/>
          <w:marTop w:val="0"/>
          <w:marBottom w:val="0"/>
          <w:divBdr>
            <w:top w:val="none" w:sz="0" w:space="0" w:color="auto"/>
            <w:left w:val="none" w:sz="0" w:space="0" w:color="auto"/>
            <w:bottom w:val="none" w:sz="0" w:space="0" w:color="auto"/>
            <w:right w:val="none" w:sz="0" w:space="0" w:color="auto"/>
          </w:divBdr>
        </w:div>
        <w:div w:id="1692143381">
          <w:marLeft w:val="480"/>
          <w:marRight w:val="0"/>
          <w:marTop w:val="0"/>
          <w:marBottom w:val="0"/>
          <w:divBdr>
            <w:top w:val="none" w:sz="0" w:space="0" w:color="auto"/>
            <w:left w:val="none" w:sz="0" w:space="0" w:color="auto"/>
            <w:bottom w:val="none" w:sz="0" w:space="0" w:color="auto"/>
            <w:right w:val="none" w:sz="0" w:space="0" w:color="auto"/>
          </w:divBdr>
        </w:div>
        <w:div w:id="268583909">
          <w:marLeft w:val="480"/>
          <w:marRight w:val="0"/>
          <w:marTop w:val="0"/>
          <w:marBottom w:val="0"/>
          <w:divBdr>
            <w:top w:val="none" w:sz="0" w:space="0" w:color="auto"/>
            <w:left w:val="none" w:sz="0" w:space="0" w:color="auto"/>
            <w:bottom w:val="none" w:sz="0" w:space="0" w:color="auto"/>
            <w:right w:val="none" w:sz="0" w:space="0" w:color="auto"/>
          </w:divBdr>
        </w:div>
        <w:div w:id="870921848">
          <w:marLeft w:val="480"/>
          <w:marRight w:val="0"/>
          <w:marTop w:val="0"/>
          <w:marBottom w:val="0"/>
          <w:divBdr>
            <w:top w:val="none" w:sz="0" w:space="0" w:color="auto"/>
            <w:left w:val="none" w:sz="0" w:space="0" w:color="auto"/>
            <w:bottom w:val="none" w:sz="0" w:space="0" w:color="auto"/>
            <w:right w:val="none" w:sz="0" w:space="0" w:color="auto"/>
          </w:divBdr>
        </w:div>
        <w:div w:id="660741561">
          <w:marLeft w:val="480"/>
          <w:marRight w:val="0"/>
          <w:marTop w:val="0"/>
          <w:marBottom w:val="0"/>
          <w:divBdr>
            <w:top w:val="none" w:sz="0" w:space="0" w:color="auto"/>
            <w:left w:val="none" w:sz="0" w:space="0" w:color="auto"/>
            <w:bottom w:val="none" w:sz="0" w:space="0" w:color="auto"/>
            <w:right w:val="none" w:sz="0" w:space="0" w:color="auto"/>
          </w:divBdr>
        </w:div>
        <w:div w:id="1924798617">
          <w:marLeft w:val="480"/>
          <w:marRight w:val="0"/>
          <w:marTop w:val="0"/>
          <w:marBottom w:val="0"/>
          <w:divBdr>
            <w:top w:val="none" w:sz="0" w:space="0" w:color="auto"/>
            <w:left w:val="none" w:sz="0" w:space="0" w:color="auto"/>
            <w:bottom w:val="none" w:sz="0" w:space="0" w:color="auto"/>
            <w:right w:val="none" w:sz="0" w:space="0" w:color="auto"/>
          </w:divBdr>
        </w:div>
        <w:div w:id="556890916">
          <w:marLeft w:val="480"/>
          <w:marRight w:val="0"/>
          <w:marTop w:val="0"/>
          <w:marBottom w:val="0"/>
          <w:divBdr>
            <w:top w:val="none" w:sz="0" w:space="0" w:color="auto"/>
            <w:left w:val="none" w:sz="0" w:space="0" w:color="auto"/>
            <w:bottom w:val="none" w:sz="0" w:space="0" w:color="auto"/>
            <w:right w:val="none" w:sz="0" w:space="0" w:color="auto"/>
          </w:divBdr>
        </w:div>
        <w:div w:id="330332956">
          <w:marLeft w:val="480"/>
          <w:marRight w:val="0"/>
          <w:marTop w:val="0"/>
          <w:marBottom w:val="0"/>
          <w:divBdr>
            <w:top w:val="none" w:sz="0" w:space="0" w:color="auto"/>
            <w:left w:val="none" w:sz="0" w:space="0" w:color="auto"/>
            <w:bottom w:val="none" w:sz="0" w:space="0" w:color="auto"/>
            <w:right w:val="none" w:sz="0" w:space="0" w:color="auto"/>
          </w:divBdr>
        </w:div>
        <w:div w:id="1531411521">
          <w:marLeft w:val="480"/>
          <w:marRight w:val="0"/>
          <w:marTop w:val="0"/>
          <w:marBottom w:val="0"/>
          <w:divBdr>
            <w:top w:val="none" w:sz="0" w:space="0" w:color="auto"/>
            <w:left w:val="none" w:sz="0" w:space="0" w:color="auto"/>
            <w:bottom w:val="none" w:sz="0" w:space="0" w:color="auto"/>
            <w:right w:val="none" w:sz="0" w:space="0" w:color="auto"/>
          </w:divBdr>
        </w:div>
        <w:div w:id="1822696353">
          <w:marLeft w:val="480"/>
          <w:marRight w:val="0"/>
          <w:marTop w:val="0"/>
          <w:marBottom w:val="0"/>
          <w:divBdr>
            <w:top w:val="none" w:sz="0" w:space="0" w:color="auto"/>
            <w:left w:val="none" w:sz="0" w:space="0" w:color="auto"/>
            <w:bottom w:val="none" w:sz="0" w:space="0" w:color="auto"/>
            <w:right w:val="none" w:sz="0" w:space="0" w:color="auto"/>
          </w:divBdr>
        </w:div>
        <w:div w:id="71198597">
          <w:marLeft w:val="480"/>
          <w:marRight w:val="0"/>
          <w:marTop w:val="0"/>
          <w:marBottom w:val="0"/>
          <w:divBdr>
            <w:top w:val="none" w:sz="0" w:space="0" w:color="auto"/>
            <w:left w:val="none" w:sz="0" w:space="0" w:color="auto"/>
            <w:bottom w:val="none" w:sz="0" w:space="0" w:color="auto"/>
            <w:right w:val="none" w:sz="0" w:space="0" w:color="auto"/>
          </w:divBdr>
        </w:div>
        <w:div w:id="129370288">
          <w:marLeft w:val="480"/>
          <w:marRight w:val="0"/>
          <w:marTop w:val="0"/>
          <w:marBottom w:val="0"/>
          <w:divBdr>
            <w:top w:val="none" w:sz="0" w:space="0" w:color="auto"/>
            <w:left w:val="none" w:sz="0" w:space="0" w:color="auto"/>
            <w:bottom w:val="none" w:sz="0" w:space="0" w:color="auto"/>
            <w:right w:val="none" w:sz="0" w:space="0" w:color="auto"/>
          </w:divBdr>
        </w:div>
        <w:div w:id="1426262227">
          <w:marLeft w:val="480"/>
          <w:marRight w:val="0"/>
          <w:marTop w:val="0"/>
          <w:marBottom w:val="0"/>
          <w:divBdr>
            <w:top w:val="none" w:sz="0" w:space="0" w:color="auto"/>
            <w:left w:val="none" w:sz="0" w:space="0" w:color="auto"/>
            <w:bottom w:val="none" w:sz="0" w:space="0" w:color="auto"/>
            <w:right w:val="none" w:sz="0" w:space="0" w:color="auto"/>
          </w:divBdr>
        </w:div>
        <w:div w:id="1411927957">
          <w:marLeft w:val="480"/>
          <w:marRight w:val="0"/>
          <w:marTop w:val="0"/>
          <w:marBottom w:val="0"/>
          <w:divBdr>
            <w:top w:val="none" w:sz="0" w:space="0" w:color="auto"/>
            <w:left w:val="none" w:sz="0" w:space="0" w:color="auto"/>
            <w:bottom w:val="none" w:sz="0" w:space="0" w:color="auto"/>
            <w:right w:val="none" w:sz="0" w:space="0" w:color="auto"/>
          </w:divBdr>
        </w:div>
        <w:div w:id="408576022">
          <w:marLeft w:val="480"/>
          <w:marRight w:val="0"/>
          <w:marTop w:val="0"/>
          <w:marBottom w:val="0"/>
          <w:divBdr>
            <w:top w:val="none" w:sz="0" w:space="0" w:color="auto"/>
            <w:left w:val="none" w:sz="0" w:space="0" w:color="auto"/>
            <w:bottom w:val="none" w:sz="0" w:space="0" w:color="auto"/>
            <w:right w:val="none" w:sz="0" w:space="0" w:color="auto"/>
          </w:divBdr>
        </w:div>
        <w:div w:id="358746849">
          <w:marLeft w:val="480"/>
          <w:marRight w:val="0"/>
          <w:marTop w:val="0"/>
          <w:marBottom w:val="0"/>
          <w:divBdr>
            <w:top w:val="none" w:sz="0" w:space="0" w:color="auto"/>
            <w:left w:val="none" w:sz="0" w:space="0" w:color="auto"/>
            <w:bottom w:val="none" w:sz="0" w:space="0" w:color="auto"/>
            <w:right w:val="none" w:sz="0" w:space="0" w:color="auto"/>
          </w:divBdr>
        </w:div>
        <w:div w:id="390232248">
          <w:marLeft w:val="480"/>
          <w:marRight w:val="0"/>
          <w:marTop w:val="0"/>
          <w:marBottom w:val="0"/>
          <w:divBdr>
            <w:top w:val="none" w:sz="0" w:space="0" w:color="auto"/>
            <w:left w:val="none" w:sz="0" w:space="0" w:color="auto"/>
            <w:bottom w:val="none" w:sz="0" w:space="0" w:color="auto"/>
            <w:right w:val="none" w:sz="0" w:space="0" w:color="auto"/>
          </w:divBdr>
        </w:div>
        <w:div w:id="636297953">
          <w:marLeft w:val="480"/>
          <w:marRight w:val="0"/>
          <w:marTop w:val="0"/>
          <w:marBottom w:val="0"/>
          <w:divBdr>
            <w:top w:val="none" w:sz="0" w:space="0" w:color="auto"/>
            <w:left w:val="none" w:sz="0" w:space="0" w:color="auto"/>
            <w:bottom w:val="none" w:sz="0" w:space="0" w:color="auto"/>
            <w:right w:val="none" w:sz="0" w:space="0" w:color="auto"/>
          </w:divBdr>
        </w:div>
        <w:div w:id="2065332354">
          <w:marLeft w:val="480"/>
          <w:marRight w:val="0"/>
          <w:marTop w:val="0"/>
          <w:marBottom w:val="0"/>
          <w:divBdr>
            <w:top w:val="none" w:sz="0" w:space="0" w:color="auto"/>
            <w:left w:val="none" w:sz="0" w:space="0" w:color="auto"/>
            <w:bottom w:val="none" w:sz="0" w:space="0" w:color="auto"/>
            <w:right w:val="none" w:sz="0" w:space="0" w:color="auto"/>
          </w:divBdr>
        </w:div>
      </w:divsChild>
    </w:div>
    <w:div w:id="2010865449">
      <w:bodyDiv w:val="1"/>
      <w:marLeft w:val="0"/>
      <w:marRight w:val="0"/>
      <w:marTop w:val="0"/>
      <w:marBottom w:val="0"/>
      <w:divBdr>
        <w:top w:val="none" w:sz="0" w:space="0" w:color="auto"/>
        <w:left w:val="none" w:sz="0" w:space="0" w:color="auto"/>
        <w:bottom w:val="none" w:sz="0" w:space="0" w:color="auto"/>
        <w:right w:val="none" w:sz="0" w:space="0" w:color="auto"/>
      </w:divBdr>
    </w:div>
    <w:div w:id="2011449343">
      <w:bodyDiv w:val="1"/>
      <w:marLeft w:val="0"/>
      <w:marRight w:val="0"/>
      <w:marTop w:val="0"/>
      <w:marBottom w:val="0"/>
      <w:divBdr>
        <w:top w:val="none" w:sz="0" w:space="0" w:color="auto"/>
        <w:left w:val="none" w:sz="0" w:space="0" w:color="auto"/>
        <w:bottom w:val="none" w:sz="0" w:space="0" w:color="auto"/>
        <w:right w:val="none" w:sz="0" w:space="0" w:color="auto"/>
      </w:divBdr>
    </w:div>
    <w:div w:id="2012104761">
      <w:bodyDiv w:val="1"/>
      <w:marLeft w:val="0"/>
      <w:marRight w:val="0"/>
      <w:marTop w:val="0"/>
      <w:marBottom w:val="0"/>
      <w:divBdr>
        <w:top w:val="none" w:sz="0" w:space="0" w:color="auto"/>
        <w:left w:val="none" w:sz="0" w:space="0" w:color="auto"/>
        <w:bottom w:val="none" w:sz="0" w:space="0" w:color="auto"/>
        <w:right w:val="none" w:sz="0" w:space="0" w:color="auto"/>
      </w:divBdr>
      <w:divsChild>
        <w:div w:id="1596936057">
          <w:marLeft w:val="480"/>
          <w:marRight w:val="0"/>
          <w:marTop w:val="0"/>
          <w:marBottom w:val="0"/>
          <w:divBdr>
            <w:top w:val="none" w:sz="0" w:space="0" w:color="auto"/>
            <w:left w:val="none" w:sz="0" w:space="0" w:color="auto"/>
            <w:bottom w:val="none" w:sz="0" w:space="0" w:color="auto"/>
            <w:right w:val="none" w:sz="0" w:space="0" w:color="auto"/>
          </w:divBdr>
        </w:div>
        <w:div w:id="968896204">
          <w:marLeft w:val="480"/>
          <w:marRight w:val="0"/>
          <w:marTop w:val="0"/>
          <w:marBottom w:val="0"/>
          <w:divBdr>
            <w:top w:val="none" w:sz="0" w:space="0" w:color="auto"/>
            <w:left w:val="none" w:sz="0" w:space="0" w:color="auto"/>
            <w:bottom w:val="none" w:sz="0" w:space="0" w:color="auto"/>
            <w:right w:val="none" w:sz="0" w:space="0" w:color="auto"/>
          </w:divBdr>
        </w:div>
        <w:div w:id="99686316">
          <w:marLeft w:val="480"/>
          <w:marRight w:val="0"/>
          <w:marTop w:val="0"/>
          <w:marBottom w:val="0"/>
          <w:divBdr>
            <w:top w:val="none" w:sz="0" w:space="0" w:color="auto"/>
            <w:left w:val="none" w:sz="0" w:space="0" w:color="auto"/>
            <w:bottom w:val="none" w:sz="0" w:space="0" w:color="auto"/>
            <w:right w:val="none" w:sz="0" w:space="0" w:color="auto"/>
          </w:divBdr>
        </w:div>
        <w:div w:id="949167589">
          <w:marLeft w:val="480"/>
          <w:marRight w:val="0"/>
          <w:marTop w:val="0"/>
          <w:marBottom w:val="0"/>
          <w:divBdr>
            <w:top w:val="none" w:sz="0" w:space="0" w:color="auto"/>
            <w:left w:val="none" w:sz="0" w:space="0" w:color="auto"/>
            <w:bottom w:val="none" w:sz="0" w:space="0" w:color="auto"/>
            <w:right w:val="none" w:sz="0" w:space="0" w:color="auto"/>
          </w:divBdr>
        </w:div>
        <w:div w:id="1040738136">
          <w:marLeft w:val="480"/>
          <w:marRight w:val="0"/>
          <w:marTop w:val="0"/>
          <w:marBottom w:val="0"/>
          <w:divBdr>
            <w:top w:val="none" w:sz="0" w:space="0" w:color="auto"/>
            <w:left w:val="none" w:sz="0" w:space="0" w:color="auto"/>
            <w:bottom w:val="none" w:sz="0" w:space="0" w:color="auto"/>
            <w:right w:val="none" w:sz="0" w:space="0" w:color="auto"/>
          </w:divBdr>
        </w:div>
        <w:div w:id="1797138547">
          <w:marLeft w:val="480"/>
          <w:marRight w:val="0"/>
          <w:marTop w:val="0"/>
          <w:marBottom w:val="0"/>
          <w:divBdr>
            <w:top w:val="none" w:sz="0" w:space="0" w:color="auto"/>
            <w:left w:val="none" w:sz="0" w:space="0" w:color="auto"/>
            <w:bottom w:val="none" w:sz="0" w:space="0" w:color="auto"/>
            <w:right w:val="none" w:sz="0" w:space="0" w:color="auto"/>
          </w:divBdr>
        </w:div>
        <w:div w:id="1975284546">
          <w:marLeft w:val="480"/>
          <w:marRight w:val="0"/>
          <w:marTop w:val="0"/>
          <w:marBottom w:val="0"/>
          <w:divBdr>
            <w:top w:val="none" w:sz="0" w:space="0" w:color="auto"/>
            <w:left w:val="none" w:sz="0" w:space="0" w:color="auto"/>
            <w:bottom w:val="none" w:sz="0" w:space="0" w:color="auto"/>
            <w:right w:val="none" w:sz="0" w:space="0" w:color="auto"/>
          </w:divBdr>
        </w:div>
        <w:div w:id="1930695646">
          <w:marLeft w:val="480"/>
          <w:marRight w:val="0"/>
          <w:marTop w:val="0"/>
          <w:marBottom w:val="0"/>
          <w:divBdr>
            <w:top w:val="none" w:sz="0" w:space="0" w:color="auto"/>
            <w:left w:val="none" w:sz="0" w:space="0" w:color="auto"/>
            <w:bottom w:val="none" w:sz="0" w:space="0" w:color="auto"/>
            <w:right w:val="none" w:sz="0" w:space="0" w:color="auto"/>
          </w:divBdr>
        </w:div>
        <w:div w:id="186330271">
          <w:marLeft w:val="480"/>
          <w:marRight w:val="0"/>
          <w:marTop w:val="0"/>
          <w:marBottom w:val="0"/>
          <w:divBdr>
            <w:top w:val="none" w:sz="0" w:space="0" w:color="auto"/>
            <w:left w:val="none" w:sz="0" w:space="0" w:color="auto"/>
            <w:bottom w:val="none" w:sz="0" w:space="0" w:color="auto"/>
            <w:right w:val="none" w:sz="0" w:space="0" w:color="auto"/>
          </w:divBdr>
        </w:div>
        <w:div w:id="2055107699">
          <w:marLeft w:val="480"/>
          <w:marRight w:val="0"/>
          <w:marTop w:val="0"/>
          <w:marBottom w:val="0"/>
          <w:divBdr>
            <w:top w:val="none" w:sz="0" w:space="0" w:color="auto"/>
            <w:left w:val="none" w:sz="0" w:space="0" w:color="auto"/>
            <w:bottom w:val="none" w:sz="0" w:space="0" w:color="auto"/>
            <w:right w:val="none" w:sz="0" w:space="0" w:color="auto"/>
          </w:divBdr>
        </w:div>
        <w:div w:id="360789029">
          <w:marLeft w:val="480"/>
          <w:marRight w:val="0"/>
          <w:marTop w:val="0"/>
          <w:marBottom w:val="0"/>
          <w:divBdr>
            <w:top w:val="none" w:sz="0" w:space="0" w:color="auto"/>
            <w:left w:val="none" w:sz="0" w:space="0" w:color="auto"/>
            <w:bottom w:val="none" w:sz="0" w:space="0" w:color="auto"/>
            <w:right w:val="none" w:sz="0" w:space="0" w:color="auto"/>
          </w:divBdr>
        </w:div>
        <w:div w:id="790050401">
          <w:marLeft w:val="480"/>
          <w:marRight w:val="0"/>
          <w:marTop w:val="0"/>
          <w:marBottom w:val="0"/>
          <w:divBdr>
            <w:top w:val="none" w:sz="0" w:space="0" w:color="auto"/>
            <w:left w:val="none" w:sz="0" w:space="0" w:color="auto"/>
            <w:bottom w:val="none" w:sz="0" w:space="0" w:color="auto"/>
            <w:right w:val="none" w:sz="0" w:space="0" w:color="auto"/>
          </w:divBdr>
        </w:div>
        <w:div w:id="355271749">
          <w:marLeft w:val="480"/>
          <w:marRight w:val="0"/>
          <w:marTop w:val="0"/>
          <w:marBottom w:val="0"/>
          <w:divBdr>
            <w:top w:val="none" w:sz="0" w:space="0" w:color="auto"/>
            <w:left w:val="none" w:sz="0" w:space="0" w:color="auto"/>
            <w:bottom w:val="none" w:sz="0" w:space="0" w:color="auto"/>
            <w:right w:val="none" w:sz="0" w:space="0" w:color="auto"/>
          </w:divBdr>
        </w:div>
        <w:div w:id="1808934772">
          <w:marLeft w:val="480"/>
          <w:marRight w:val="0"/>
          <w:marTop w:val="0"/>
          <w:marBottom w:val="0"/>
          <w:divBdr>
            <w:top w:val="none" w:sz="0" w:space="0" w:color="auto"/>
            <w:left w:val="none" w:sz="0" w:space="0" w:color="auto"/>
            <w:bottom w:val="none" w:sz="0" w:space="0" w:color="auto"/>
            <w:right w:val="none" w:sz="0" w:space="0" w:color="auto"/>
          </w:divBdr>
        </w:div>
        <w:div w:id="2133014410">
          <w:marLeft w:val="480"/>
          <w:marRight w:val="0"/>
          <w:marTop w:val="0"/>
          <w:marBottom w:val="0"/>
          <w:divBdr>
            <w:top w:val="none" w:sz="0" w:space="0" w:color="auto"/>
            <w:left w:val="none" w:sz="0" w:space="0" w:color="auto"/>
            <w:bottom w:val="none" w:sz="0" w:space="0" w:color="auto"/>
            <w:right w:val="none" w:sz="0" w:space="0" w:color="auto"/>
          </w:divBdr>
        </w:div>
        <w:div w:id="111246068">
          <w:marLeft w:val="480"/>
          <w:marRight w:val="0"/>
          <w:marTop w:val="0"/>
          <w:marBottom w:val="0"/>
          <w:divBdr>
            <w:top w:val="none" w:sz="0" w:space="0" w:color="auto"/>
            <w:left w:val="none" w:sz="0" w:space="0" w:color="auto"/>
            <w:bottom w:val="none" w:sz="0" w:space="0" w:color="auto"/>
            <w:right w:val="none" w:sz="0" w:space="0" w:color="auto"/>
          </w:divBdr>
        </w:div>
        <w:div w:id="113181249">
          <w:marLeft w:val="480"/>
          <w:marRight w:val="0"/>
          <w:marTop w:val="0"/>
          <w:marBottom w:val="0"/>
          <w:divBdr>
            <w:top w:val="none" w:sz="0" w:space="0" w:color="auto"/>
            <w:left w:val="none" w:sz="0" w:space="0" w:color="auto"/>
            <w:bottom w:val="none" w:sz="0" w:space="0" w:color="auto"/>
            <w:right w:val="none" w:sz="0" w:space="0" w:color="auto"/>
          </w:divBdr>
        </w:div>
        <w:div w:id="726874959">
          <w:marLeft w:val="480"/>
          <w:marRight w:val="0"/>
          <w:marTop w:val="0"/>
          <w:marBottom w:val="0"/>
          <w:divBdr>
            <w:top w:val="none" w:sz="0" w:space="0" w:color="auto"/>
            <w:left w:val="none" w:sz="0" w:space="0" w:color="auto"/>
            <w:bottom w:val="none" w:sz="0" w:space="0" w:color="auto"/>
            <w:right w:val="none" w:sz="0" w:space="0" w:color="auto"/>
          </w:divBdr>
        </w:div>
        <w:div w:id="570194304">
          <w:marLeft w:val="480"/>
          <w:marRight w:val="0"/>
          <w:marTop w:val="0"/>
          <w:marBottom w:val="0"/>
          <w:divBdr>
            <w:top w:val="none" w:sz="0" w:space="0" w:color="auto"/>
            <w:left w:val="none" w:sz="0" w:space="0" w:color="auto"/>
            <w:bottom w:val="none" w:sz="0" w:space="0" w:color="auto"/>
            <w:right w:val="none" w:sz="0" w:space="0" w:color="auto"/>
          </w:divBdr>
        </w:div>
        <w:div w:id="1859003260">
          <w:marLeft w:val="480"/>
          <w:marRight w:val="0"/>
          <w:marTop w:val="0"/>
          <w:marBottom w:val="0"/>
          <w:divBdr>
            <w:top w:val="none" w:sz="0" w:space="0" w:color="auto"/>
            <w:left w:val="none" w:sz="0" w:space="0" w:color="auto"/>
            <w:bottom w:val="none" w:sz="0" w:space="0" w:color="auto"/>
            <w:right w:val="none" w:sz="0" w:space="0" w:color="auto"/>
          </w:divBdr>
        </w:div>
        <w:div w:id="2131850012">
          <w:marLeft w:val="480"/>
          <w:marRight w:val="0"/>
          <w:marTop w:val="0"/>
          <w:marBottom w:val="0"/>
          <w:divBdr>
            <w:top w:val="none" w:sz="0" w:space="0" w:color="auto"/>
            <w:left w:val="none" w:sz="0" w:space="0" w:color="auto"/>
            <w:bottom w:val="none" w:sz="0" w:space="0" w:color="auto"/>
            <w:right w:val="none" w:sz="0" w:space="0" w:color="auto"/>
          </w:divBdr>
        </w:div>
        <w:div w:id="1675107513">
          <w:marLeft w:val="480"/>
          <w:marRight w:val="0"/>
          <w:marTop w:val="0"/>
          <w:marBottom w:val="0"/>
          <w:divBdr>
            <w:top w:val="none" w:sz="0" w:space="0" w:color="auto"/>
            <w:left w:val="none" w:sz="0" w:space="0" w:color="auto"/>
            <w:bottom w:val="none" w:sz="0" w:space="0" w:color="auto"/>
            <w:right w:val="none" w:sz="0" w:space="0" w:color="auto"/>
          </w:divBdr>
        </w:div>
        <w:div w:id="897133063">
          <w:marLeft w:val="480"/>
          <w:marRight w:val="0"/>
          <w:marTop w:val="0"/>
          <w:marBottom w:val="0"/>
          <w:divBdr>
            <w:top w:val="none" w:sz="0" w:space="0" w:color="auto"/>
            <w:left w:val="none" w:sz="0" w:space="0" w:color="auto"/>
            <w:bottom w:val="none" w:sz="0" w:space="0" w:color="auto"/>
            <w:right w:val="none" w:sz="0" w:space="0" w:color="auto"/>
          </w:divBdr>
        </w:div>
        <w:div w:id="1416394474">
          <w:marLeft w:val="480"/>
          <w:marRight w:val="0"/>
          <w:marTop w:val="0"/>
          <w:marBottom w:val="0"/>
          <w:divBdr>
            <w:top w:val="none" w:sz="0" w:space="0" w:color="auto"/>
            <w:left w:val="none" w:sz="0" w:space="0" w:color="auto"/>
            <w:bottom w:val="none" w:sz="0" w:space="0" w:color="auto"/>
            <w:right w:val="none" w:sz="0" w:space="0" w:color="auto"/>
          </w:divBdr>
        </w:div>
        <w:div w:id="265700998">
          <w:marLeft w:val="480"/>
          <w:marRight w:val="0"/>
          <w:marTop w:val="0"/>
          <w:marBottom w:val="0"/>
          <w:divBdr>
            <w:top w:val="none" w:sz="0" w:space="0" w:color="auto"/>
            <w:left w:val="none" w:sz="0" w:space="0" w:color="auto"/>
            <w:bottom w:val="none" w:sz="0" w:space="0" w:color="auto"/>
            <w:right w:val="none" w:sz="0" w:space="0" w:color="auto"/>
          </w:divBdr>
        </w:div>
        <w:div w:id="851917915">
          <w:marLeft w:val="480"/>
          <w:marRight w:val="0"/>
          <w:marTop w:val="0"/>
          <w:marBottom w:val="0"/>
          <w:divBdr>
            <w:top w:val="none" w:sz="0" w:space="0" w:color="auto"/>
            <w:left w:val="none" w:sz="0" w:space="0" w:color="auto"/>
            <w:bottom w:val="none" w:sz="0" w:space="0" w:color="auto"/>
            <w:right w:val="none" w:sz="0" w:space="0" w:color="auto"/>
          </w:divBdr>
        </w:div>
        <w:div w:id="109904618">
          <w:marLeft w:val="480"/>
          <w:marRight w:val="0"/>
          <w:marTop w:val="0"/>
          <w:marBottom w:val="0"/>
          <w:divBdr>
            <w:top w:val="none" w:sz="0" w:space="0" w:color="auto"/>
            <w:left w:val="none" w:sz="0" w:space="0" w:color="auto"/>
            <w:bottom w:val="none" w:sz="0" w:space="0" w:color="auto"/>
            <w:right w:val="none" w:sz="0" w:space="0" w:color="auto"/>
          </w:divBdr>
        </w:div>
        <w:div w:id="1442412269">
          <w:marLeft w:val="480"/>
          <w:marRight w:val="0"/>
          <w:marTop w:val="0"/>
          <w:marBottom w:val="0"/>
          <w:divBdr>
            <w:top w:val="none" w:sz="0" w:space="0" w:color="auto"/>
            <w:left w:val="none" w:sz="0" w:space="0" w:color="auto"/>
            <w:bottom w:val="none" w:sz="0" w:space="0" w:color="auto"/>
            <w:right w:val="none" w:sz="0" w:space="0" w:color="auto"/>
          </w:divBdr>
        </w:div>
        <w:div w:id="1429043700">
          <w:marLeft w:val="480"/>
          <w:marRight w:val="0"/>
          <w:marTop w:val="0"/>
          <w:marBottom w:val="0"/>
          <w:divBdr>
            <w:top w:val="none" w:sz="0" w:space="0" w:color="auto"/>
            <w:left w:val="none" w:sz="0" w:space="0" w:color="auto"/>
            <w:bottom w:val="none" w:sz="0" w:space="0" w:color="auto"/>
            <w:right w:val="none" w:sz="0" w:space="0" w:color="auto"/>
          </w:divBdr>
        </w:div>
        <w:div w:id="1285886745">
          <w:marLeft w:val="480"/>
          <w:marRight w:val="0"/>
          <w:marTop w:val="0"/>
          <w:marBottom w:val="0"/>
          <w:divBdr>
            <w:top w:val="none" w:sz="0" w:space="0" w:color="auto"/>
            <w:left w:val="none" w:sz="0" w:space="0" w:color="auto"/>
            <w:bottom w:val="none" w:sz="0" w:space="0" w:color="auto"/>
            <w:right w:val="none" w:sz="0" w:space="0" w:color="auto"/>
          </w:divBdr>
        </w:div>
        <w:div w:id="1772430734">
          <w:marLeft w:val="480"/>
          <w:marRight w:val="0"/>
          <w:marTop w:val="0"/>
          <w:marBottom w:val="0"/>
          <w:divBdr>
            <w:top w:val="none" w:sz="0" w:space="0" w:color="auto"/>
            <w:left w:val="none" w:sz="0" w:space="0" w:color="auto"/>
            <w:bottom w:val="none" w:sz="0" w:space="0" w:color="auto"/>
            <w:right w:val="none" w:sz="0" w:space="0" w:color="auto"/>
          </w:divBdr>
        </w:div>
        <w:div w:id="1426001188">
          <w:marLeft w:val="480"/>
          <w:marRight w:val="0"/>
          <w:marTop w:val="0"/>
          <w:marBottom w:val="0"/>
          <w:divBdr>
            <w:top w:val="none" w:sz="0" w:space="0" w:color="auto"/>
            <w:left w:val="none" w:sz="0" w:space="0" w:color="auto"/>
            <w:bottom w:val="none" w:sz="0" w:space="0" w:color="auto"/>
            <w:right w:val="none" w:sz="0" w:space="0" w:color="auto"/>
          </w:divBdr>
        </w:div>
        <w:div w:id="1969511086">
          <w:marLeft w:val="480"/>
          <w:marRight w:val="0"/>
          <w:marTop w:val="0"/>
          <w:marBottom w:val="0"/>
          <w:divBdr>
            <w:top w:val="none" w:sz="0" w:space="0" w:color="auto"/>
            <w:left w:val="none" w:sz="0" w:space="0" w:color="auto"/>
            <w:bottom w:val="none" w:sz="0" w:space="0" w:color="auto"/>
            <w:right w:val="none" w:sz="0" w:space="0" w:color="auto"/>
          </w:divBdr>
        </w:div>
        <w:div w:id="1850829303">
          <w:marLeft w:val="480"/>
          <w:marRight w:val="0"/>
          <w:marTop w:val="0"/>
          <w:marBottom w:val="0"/>
          <w:divBdr>
            <w:top w:val="none" w:sz="0" w:space="0" w:color="auto"/>
            <w:left w:val="none" w:sz="0" w:space="0" w:color="auto"/>
            <w:bottom w:val="none" w:sz="0" w:space="0" w:color="auto"/>
            <w:right w:val="none" w:sz="0" w:space="0" w:color="auto"/>
          </w:divBdr>
        </w:div>
        <w:div w:id="1477524235">
          <w:marLeft w:val="480"/>
          <w:marRight w:val="0"/>
          <w:marTop w:val="0"/>
          <w:marBottom w:val="0"/>
          <w:divBdr>
            <w:top w:val="none" w:sz="0" w:space="0" w:color="auto"/>
            <w:left w:val="none" w:sz="0" w:space="0" w:color="auto"/>
            <w:bottom w:val="none" w:sz="0" w:space="0" w:color="auto"/>
            <w:right w:val="none" w:sz="0" w:space="0" w:color="auto"/>
          </w:divBdr>
        </w:div>
        <w:div w:id="2033409019">
          <w:marLeft w:val="480"/>
          <w:marRight w:val="0"/>
          <w:marTop w:val="0"/>
          <w:marBottom w:val="0"/>
          <w:divBdr>
            <w:top w:val="none" w:sz="0" w:space="0" w:color="auto"/>
            <w:left w:val="none" w:sz="0" w:space="0" w:color="auto"/>
            <w:bottom w:val="none" w:sz="0" w:space="0" w:color="auto"/>
            <w:right w:val="none" w:sz="0" w:space="0" w:color="auto"/>
          </w:divBdr>
        </w:div>
        <w:div w:id="1958021040">
          <w:marLeft w:val="480"/>
          <w:marRight w:val="0"/>
          <w:marTop w:val="0"/>
          <w:marBottom w:val="0"/>
          <w:divBdr>
            <w:top w:val="none" w:sz="0" w:space="0" w:color="auto"/>
            <w:left w:val="none" w:sz="0" w:space="0" w:color="auto"/>
            <w:bottom w:val="none" w:sz="0" w:space="0" w:color="auto"/>
            <w:right w:val="none" w:sz="0" w:space="0" w:color="auto"/>
          </w:divBdr>
        </w:div>
        <w:div w:id="1705783563">
          <w:marLeft w:val="480"/>
          <w:marRight w:val="0"/>
          <w:marTop w:val="0"/>
          <w:marBottom w:val="0"/>
          <w:divBdr>
            <w:top w:val="none" w:sz="0" w:space="0" w:color="auto"/>
            <w:left w:val="none" w:sz="0" w:space="0" w:color="auto"/>
            <w:bottom w:val="none" w:sz="0" w:space="0" w:color="auto"/>
            <w:right w:val="none" w:sz="0" w:space="0" w:color="auto"/>
          </w:divBdr>
        </w:div>
        <w:div w:id="1857570223">
          <w:marLeft w:val="480"/>
          <w:marRight w:val="0"/>
          <w:marTop w:val="0"/>
          <w:marBottom w:val="0"/>
          <w:divBdr>
            <w:top w:val="none" w:sz="0" w:space="0" w:color="auto"/>
            <w:left w:val="none" w:sz="0" w:space="0" w:color="auto"/>
            <w:bottom w:val="none" w:sz="0" w:space="0" w:color="auto"/>
            <w:right w:val="none" w:sz="0" w:space="0" w:color="auto"/>
          </w:divBdr>
        </w:div>
        <w:div w:id="553081502">
          <w:marLeft w:val="480"/>
          <w:marRight w:val="0"/>
          <w:marTop w:val="0"/>
          <w:marBottom w:val="0"/>
          <w:divBdr>
            <w:top w:val="none" w:sz="0" w:space="0" w:color="auto"/>
            <w:left w:val="none" w:sz="0" w:space="0" w:color="auto"/>
            <w:bottom w:val="none" w:sz="0" w:space="0" w:color="auto"/>
            <w:right w:val="none" w:sz="0" w:space="0" w:color="auto"/>
          </w:divBdr>
        </w:div>
        <w:div w:id="209727211">
          <w:marLeft w:val="480"/>
          <w:marRight w:val="0"/>
          <w:marTop w:val="0"/>
          <w:marBottom w:val="0"/>
          <w:divBdr>
            <w:top w:val="none" w:sz="0" w:space="0" w:color="auto"/>
            <w:left w:val="none" w:sz="0" w:space="0" w:color="auto"/>
            <w:bottom w:val="none" w:sz="0" w:space="0" w:color="auto"/>
            <w:right w:val="none" w:sz="0" w:space="0" w:color="auto"/>
          </w:divBdr>
        </w:div>
      </w:divsChild>
    </w:div>
    <w:div w:id="2012171191">
      <w:bodyDiv w:val="1"/>
      <w:marLeft w:val="0"/>
      <w:marRight w:val="0"/>
      <w:marTop w:val="0"/>
      <w:marBottom w:val="0"/>
      <w:divBdr>
        <w:top w:val="none" w:sz="0" w:space="0" w:color="auto"/>
        <w:left w:val="none" w:sz="0" w:space="0" w:color="auto"/>
        <w:bottom w:val="none" w:sz="0" w:space="0" w:color="auto"/>
        <w:right w:val="none" w:sz="0" w:space="0" w:color="auto"/>
      </w:divBdr>
    </w:div>
    <w:div w:id="2012176164">
      <w:bodyDiv w:val="1"/>
      <w:marLeft w:val="0"/>
      <w:marRight w:val="0"/>
      <w:marTop w:val="0"/>
      <w:marBottom w:val="0"/>
      <w:divBdr>
        <w:top w:val="none" w:sz="0" w:space="0" w:color="auto"/>
        <w:left w:val="none" w:sz="0" w:space="0" w:color="auto"/>
        <w:bottom w:val="none" w:sz="0" w:space="0" w:color="auto"/>
        <w:right w:val="none" w:sz="0" w:space="0" w:color="auto"/>
      </w:divBdr>
    </w:div>
    <w:div w:id="2012179960">
      <w:bodyDiv w:val="1"/>
      <w:marLeft w:val="0"/>
      <w:marRight w:val="0"/>
      <w:marTop w:val="0"/>
      <w:marBottom w:val="0"/>
      <w:divBdr>
        <w:top w:val="none" w:sz="0" w:space="0" w:color="auto"/>
        <w:left w:val="none" w:sz="0" w:space="0" w:color="auto"/>
        <w:bottom w:val="none" w:sz="0" w:space="0" w:color="auto"/>
        <w:right w:val="none" w:sz="0" w:space="0" w:color="auto"/>
      </w:divBdr>
    </w:div>
    <w:div w:id="2013215601">
      <w:bodyDiv w:val="1"/>
      <w:marLeft w:val="0"/>
      <w:marRight w:val="0"/>
      <w:marTop w:val="0"/>
      <w:marBottom w:val="0"/>
      <w:divBdr>
        <w:top w:val="none" w:sz="0" w:space="0" w:color="auto"/>
        <w:left w:val="none" w:sz="0" w:space="0" w:color="auto"/>
        <w:bottom w:val="none" w:sz="0" w:space="0" w:color="auto"/>
        <w:right w:val="none" w:sz="0" w:space="0" w:color="auto"/>
      </w:divBdr>
    </w:div>
    <w:div w:id="2013797385">
      <w:bodyDiv w:val="1"/>
      <w:marLeft w:val="0"/>
      <w:marRight w:val="0"/>
      <w:marTop w:val="0"/>
      <w:marBottom w:val="0"/>
      <w:divBdr>
        <w:top w:val="none" w:sz="0" w:space="0" w:color="auto"/>
        <w:left w:val="none" w:sz="0" w:space="0" w:color="auto"/>
        <w:bottom w:val="none" w:sz="0" w:space="0" w:color="auto"/>
        <w:right w:val="none" w:sz="0" w:space="0" w:color="auto"/>
      </w:divBdr>
    </w:div>
    <w:div w:id="2015261105">
      <w:bodyDiv w:val="1"/>
      <w:marLeft w:val="0"/>
      <w:marRight w:val="0"/>
      <w:marTop w:val="0"/>
      <w:marBottom w:val="0"/>
      <w:divBdr>
        <w:top w:val="none" w:sz="0" w:space="0" w:color="auto"/>
        <w:left w:val="none" w:sz="0" w:space="0" w:color="auto"/>
        <w:bottom w:val="none" w:sz="0" w:space="0" w:color="auto"/>
        <w:right w:val="none" w:sz="0" w:space="0" w:color="auto"/>
      </w:divBdr>
    </w:div>
    <w:div w:id="2015910804">
      <w:bodyDiv w:val="1"/>
      <w:marLeft w:val="0"/>
      <w:marRight w:val="0"/>
      <w:marTop w:val="0"/>
      <w:marBottom w:val="0"/>
      <w:divBdr>
        <w:top w:val="none" w:sz="0" w:space="0" w:color="auto"/>
        <w:left w:val="none" w:sz="0" w:space="0" w:color="auto"/>
        <w:bottom w:val="none" w:sz="0" w:space="0" w:color="auto"/>
        <w:right w:val="none" w:sz="0" w:space="0" w:color="auto"/>
      </w:divBdr>
    </w:div>
    <w:div w:id="2017606999">
      <w:bodyDiv w:val="1"/>
      <w:marLeft w:val="0"/>
      <w:marRight w:val="0"/>
      <w:marTop w:val="0"/>
      <w:marBottom w:val="0"/>
      <w:divBdr>
        <w:top w:val="none" w:sz="0" w:space="0" w:color="auto"/>
        <w:left w:val="none" w:sz="0" w:space="0" w:color="auto"/>
        <w:bottom w:val="none" w:sz="0" w:space="0" w:color="auto"/>
        <w:right w:val="none" w:sz="0" w:space="0" w:color="auto"/>
      </w:divBdr>
    </w:div>
    <w:div w:id="2017686534">
      <w:bodyDiv w:val="1"/>
      <w:marLeft w:val="0"/>
      <w:marRight w:val="0"/>
      <w:marTop w:val="0"/>
      <w:marBottom w:val="0"/>
      <w:divBdr>
        <w:top w:val="none" w:sz="0" w:space="0" w:color="auto"/>
        <w:left w:val="none" w:sz="0" w:space="0" w:color="auto"/>
        <w:bottom w:val="none" w:sz="0" w:space="0" w:color="auto"/>
        <w:right w:val="none" w:sz="0" w:space="0" w:color="auto"/>
      </w:divBdr>
    </w:div>
    <w:div w:id="2017878251">
      <w:bodyDiv w:val="1"/>
      <w:marLeft w:val="0"/>
      <w:marRight w:val="0"/>
      <w:marTop w:val="0"/>
      <w:marBottom w:val="0"/>
      <w:divBdr>
        <w:top w:val="none" w:sz="0" w:space="0" w:color="auto"/>
        <w:left w:val="none" w:sz="0" w:space="0" w:color="auto"/>
        <w:bottom w:val="none" w:sz="0" w:space="0" w:color="auto"/>
        <w:right w:val="none" w:sz="0" w:space="0" w:color="auto"/>
      </w:divBdr>
    </w:div>
    <w:div w:id="2020934286">
      <w:bodyDiv w:val="1"/>
      <w:marLeft w:val="0"/>
      <w:marRight w:val="0"/>
      <w:marTop w:val="0"/>
      <w:marBottom w:val="0"/>
      <w:divBdr>
        <w:top w:val="none" w:sz="0" w:space="0" w:color="auto"/>
        <w:left w:val="none" w:sz="0" w:space="0" w:color="auto"/>
        <w:bottom w:val="none" w:sz="0" w:space="0" w:color="auto"/>
        <w:right w:val="none" w:sz="0" w:space="0" w:color="auto"/>
      </w:divBdr>
    </w:div>
    <w:div w:id="2021540525">
      <w:bodyDiv w:val="1"/>
      <w:marLeft w:val="0"/>
      <w:marRight w:val="0"/>
      <w:marTop w:val="0"/>
      <w:marBottom w:val="0"/>
      <w:divBdr>
        <w:top w:val="none" w:sz="0" w:space="0" w:color="auto"/>
        <w:left w:val="none" w:sz="0" w:space="0" w:color="auto"/>
        <w:bottom w:val="none" w:sz="0" w:space="0" w:color="auto"/>
        <w:right w:val="none" w:sz="0" w:space="0" w:color="auto"/>
      </w:divBdr>
    </w:div>
    <w:div w:id="2021882917">
      <w:bodyDiv w:val="1"/>
      <w:marLeft w:val="0"/>
      <w:marRight w:val="0"/>
      <w:marTop w:val="0"/>
      <w:marBottom w:val="0"/>
      <w:divBdr>
        <w:top w:val="none" w:sz="0" w:space="0" w:color="auto"/>
        <w:left w:val="none" w:sz="0" w:space="0" w:color="auto"/>
        <w:bottom w:val="none" w:sz="0" w:space="0" w:color="auto"/>
        <w:right w:val="none" w:sz="0" w:space="0" w:color="auto"/>
      </w:divBdr>
    </w:div>
    <w:div w:id="2022396321">
      <w:bodyDiv w:val="1"/>
      <w:marLeft w:val="0"/>
      <w:marRight w:val="0"/>
      <w:marTop w:val="0"/>
      <w:marBottom w:val="0"/>
      <w:divBdr>
        <w:top w:val="none" w:sz="0" w:space="0" w:color="auto"/>
        <w:left w:val="none" w:sz="0" w:space="0" w:color="auto"/>
        <w:bottom w:val="none" w:sz="0" w:space="0" w:color="auto"/>
        <w:right w:val="none" w:sz="0" w:space="0" w:color="auto"/>
      </w:divBdr>
    </w:div>
    <w:div w:id="2022466797">
      <w:bodyDiv w:val="1"/>
      <w:marLeft w:val="0"/>
      <w:marRight w:val="0"/>
      <w:marTop w:val="0"/>
      <w:marBottom w:val="0"/>
      <w:divBdr>
        <w:top w:val="none" w:sz="0" w:space="0" w:color="auto"/>
        <w:left w:val="none" w:sz="0" w:space="0" w:color="auto"/>
        <w:bottom w:val="none" w:sz="0" w:space="0" w:color="auto"/>
        <w:right w:val="none" w:sz="0" w:space="0" w:color="auto"/>
      </w:divBdr>
    </w:div>
    <w:div w:id="2022973038">
      <w:bodyDiv w:val="1"/>
      <w:marLeft w:val="0"/>
      <w:marRight w:val="0"/>
      <w:marTop w:val="0"/>
      <w:marBottom w:val="0"/>
      <w:divBdr>
        <w:top w:val="none" w:sz="0" w:space="0" w:color="auto"/>
        <w:left w:val="none" w:sz="0" w:space="0" w:color="auto"/>
        <w:bottom w:val="none" w:sz="0" w:space="0" w:color="auto"/>
        <w:right w:val="none" w:sz="0" w:space="0" w:color="auto"/>
      </w:divBdr>
    </w:div>
    <w:div w:id="2024939847">
      <w:bodyDiv w:val="1"/>
      <w:marLeft w:val="0"/>
      <w:marRight w:val="0"/>
      <w:marTop w:val="0"/>
      <w:marBottom w:val="0"/>
      <w:divBdr>
        <w:top w:val="none" w:sz="0" w:space="0" w:color="auto"/>
        <w:left w:val="none" w:sz="0" w:space="0" w:color="auto"/>
        <w:bottom w:val="none" w:sz="0" w:space="0" w:color="auto"/>
        <w:right w:val="none" w:sz="0" w:space="0" w:color="auto"/>
      </w:divBdr>
    </w:div>
    <w:div w:id="2025594922">
      <w:bodyDiv w:val="1"/>
      <w:marLeft w:val="0"/>
      <w:marRight w:val="0"/>
      <w:marTop w:val="0"/>
      <w:marBottom w:val="0"/>
      <w:divBdr>
        <w:top w:val="none" w:sz="0" w:space="0" w:color="auto"/>
        <w:left w:val="none" w:sz="0" w:space="0" w:color="auto"/>
        <w:bottom w:val="none" w:sz="0" w:space="0" w:color="auto"/>
        <w:right w:val="none" w:sz="0" w:space="0" w:color="auto"/>
      </w:divBdr>
    </w:div>
    <w:div w:id="2025671232">
      <w:bodyDiv w:val="1"/>
      <w:marLeft w:val="0"/>
      <w:marRight w:val="0"/>
      <w:marTop w:val="0"/>
      <w:marBottom w:val="0"/>
      <w:divBdr>
        <w:top w:val="none" w:sz="0" w:space="0" w:color="auto"/>
        <w:left w:val="none" w:sz="0" w:space="0" w:color="auto"/>
        <w:bottom w:val="none" w:sz="0" w:space="0" w:color="auto"/>
        <w:right w:val="none" w:sz="0" w:space="0" w:color="auto"/>
      </w:divBdr>
    </w:div>
    <w:div w:id="2026132561">
      <w:bodyDiv w:val="1"/>
      <w:marLeft w:val="0"/>
      <w:marRight w:val="0"/>
      <w:marTop w:val="0"/>
      <w:marBottom w:val="0"/>
      <w:divBdr>
        <w:top w:val="none" w:sz="0" w:space="0" w:color="auto"/>
        <w:left w:val="none" w:sz="0" w:space="0" w:color="auto"/>
        <w:bottom w:val="none" w:sz="0" w:space="0" w:color="auto"/>
        <w:right w:val="none" w:sz="0" w:space="0" w:color="auto"/>
      </w:divBdr>
    </w:div>
    <w:div w:id="2026469429">
      <w:bodyDiv w:val="1"/>
      <w:marLeft w:val="0"/>
      <w:marRight w:val="0"/>
      <w:marTop w:val="0"/>
      <w:marBottom w:val="0"/>
      <w:divBdr>
        <w:top w:val="none" w:sz="0" w:space="0" w:color="auto"/>
        <w:left w:val="none" w:sz="0" w:space="0" w:color="auto"/>
        <w:bottom w:val="none" w:sz="0" w:space="0" w:color="auto"/>
        <w:right w:val="none" w:sz="0" w:space="0" w:color="auto"/>
      </w:divBdr>
    </w:div>
    <w:div w:id="2027124719">
      <w:bodyDiv w:val="1"/>
      <w:marLeft w:val="0"/>
      <w:marRight w:val="0"/>
      <w:marTop w:val="0"/>
      <w:marBottom w:val="0"/>
      <w:divBdr>
        <w:top w:val="none" w:sz="0" w:space="0" w:color="auto"/>
        <w:left w:val="none" w:sz="0" w:space="0" w:color="auto"/>
        <w:bottom w:val="none" w:sz="0" w:space="0" w:color="auto"/>
        <w:right w:val="none" w:sz="0" w:space="0" w:color="auto"/>
      </w:divBdr>
    </w:div>
    <w:div w:id="2027167064">
      <w:bodyDiv w:val="1"/>
      <w:marLeft w:val="0"/>
      <w:marRight w:val="0"/>
      <w:marTop w:val="0"/>
      <w:marBottom w:val="0"/>
      <w:divBdr>
        <w:top w:val="none" w:sz="0" w:space="0" w:color="auto"/>
        <w:left w:val="none" w:sz="0" w:space="0" w:color="auto"/>
        <w:bottom w:val="none" w:sz="0" w:space="0" w:color="auto"/>
        <w:right w:val="none" w:sz="0" w:space="0" w:color="auto"/>
      </w:divBdr>
    </w:div>
    <w:div w:id="2027947414">
      <w:bodyDiv w:val="1"/>
      <w:marLeft w:val="0"/>
      <w:marRight w:val="0"/>
      <w:marTop w:val="0"/>
      <w:marBottom w:val="0"/>
      <w:divBdr>
        <w:top w:val="none" w:sz="0" w:space="0" w:color="auto"/>
        <w:left w:val="none" w:sz="0" w:space="0" w:color="auto"/>
        <w:bottom w:val="none" w:sz="0" w:space="0" w:color="auto"/>
        <w:right w:val="none" w:sz="0" w:space="0" w:color="auto"/>
      </w:divBdr>
      <w:divsChild>
        <w:div w:id="846362660">
          <w:marLeft w:val="480"/>
          <w:marRight w:val="0"/>
          <w:marTop w:val="0"/>
          <w:marBottom w:val="0"/>
          <w:divBdr>
            <w:top w:val="none" w:sz="0" w:space="0" w:color="auto"/>
            <w:left w:val="none" w:sz="0" w:space="0" w:color="auto"/>
            <w:bottom w:val="none" w:sz="0" w:space="0" w:color="auto"/>
            <w:right w:val="none" w:sz="0" w:space="0" w:color="auto"/>
          </w:divBdr>
        </w:div>
        <w:div w:id="1570117829">
          <w:marLeft w:val="480"/>
          <w:marRight w:val="0"/>
          <w:marTop w:val="0"/>
          <w:marBottom w:val="0"/>
          <w:divBdr>
            <w:top w:val="none" w:sz="0" w:space="0" w:color="auto"/>
            <w:left w:val="none" w:sz="0" w:space="0" w:color="auto"/>
            <w:bottom w:val="none" w:sz="0" w:space="0" w:color="auto"/>
            <w:right w:val="none" w:sz="0" w:space="0" w:color="auto"/>
          </w:divBdr>
        </w:div>
        <w:div w:id="1163399532">
          <w:marLeft w:val="480"/>
          <w:marRight w:val="0"/>
          <w:marTop w:val="0"/>
          <w:marBottom w:val="0"/>
          <w:divBdr>
            <w:top w:val="none" w:sz="0" w:space="0" w:color="auto"/>
            <w:left w:val="none" w:sz="0" w:space="0" w:color="auto"/>
            <w:bottom w:val="none" w:sz="0" w:space="0" w:color="auto"/>
            <w:right w:val="none" w:sz="0" w:space="0" w:color="auto"/>
          </w:divBdr>
        </w:div>
        <w:div w:id="2057658337">
          <w:marLeft w:val="480"/>
          <w:marRight w:val="0"/>
          <w:marTop w:val="0"/>
          <w:marBottom w:val="0"/>
          <w:divBdr>
            <w:top w:val="none" w:sz="0" w:space="0" w:color="auto"/>
            <w:left w:val="none" w:sz="0" w:space="0" w:color="auto"/>
            <w:bottom w:val="none" w:sz="0" w:space="0" w:color="auto"/>
            <w:right w:val="none" w:sz="0" w:space="0" w:color="auto"/>
          </w:divBdr>
        </w:div>
        <w:div w:id="1108625408">
          <w:marLeft w:val="480"/>
          <w:marRight w:val="0"/>
          <w:marTop w:val="0"/>
          <w:marBottom w:val="0"/>
          <w:divBdr>
            <w:top w:val="none" w:sz="0" w:space="0" w:color="auto"/>
            <w:left w:val="none" w:sz="0" w:space="0" w:color="auto"/>
            <w:bottom w:val="none" w:sz="0" w:space="0" w:color="auto"/>
            <w:right w:val="none" w:sz="0" w:space="0" w:color="auto"/>
          </w:divBdr>
        </w:div>
        <w:div w:id="1379085947">
          <w:marLeft w:val="480"/>
          <w:marRight w:val="0"/>
          <w:marTop w:val="0"/>
          <w:marBottom w:val="0"/>
          <w:divBdr>
            <w:top w:val="none" w:sz="0" w:space="0" w:color="auto"/>
            <w:left w:val="none" w:sz="0" w:space="0" w:color="auto"/>
            <w:bottom w:val="none" w:sz="0" w:space="0" w:color="auto"/>
            <w:right w:val="none" w:sz="0" w:space="0" w:color="auto"/>
          </w:divBdr>
        </w:div>
        <w:div w:id="1530220451">
          <w:marLeft w:val="480"/>
          <w:marRight w:val="0"/>
          <w:marTop w:val="0"/>
          <w:marBottom w:val="0"/>
          <w:divBdr>
            <w:top w:val="none" w:sz="0" w:space="0" w:color="auto"/>
            <w:left w:val="none" w:sz="0" w:space="0" w:color="auto"/>
            <w:bottom w:val="none" w:sz="0" w:space="0" w:color="auto"/>
            <w:right w:val="none" w:sz="0" w:space="0" w:color="auto"/>
          </w:divBdr>
        </w:div>
        <w:div w:id="1416129447">
          <w:marLeft w:val="480"/>
          <w:marRight w:val="0"/>
          <w:marTop w:val="0"/>
          <w:marBottom w:val="0"/>
          <w:divBdr>
            <w:top w:val="none" w:sz="0" w:space="0" w:color="auto"/>
            <w:left w:val="none" w:sz="0" w:space="0" w:color="auto"/>
            <w:bottom w:val="none" w:sz="0" w:space="0" w:color="auto"/>
            <w:right w:val="none" w:sz="0" w:space="0" w:color="auto"/>
          </w:divBdr>
        </w:div>
        <w:div w:id="640382676">
          <w:marLeft w:val="480"/>
          <w:marRight w:val="0"/>
          <w:marTop w:val="0"/>
          <w:marBottom w:val="0"/>
          <w:divBdr>
            <w:top w:val="none" w:sz="0" w:space="0" w:color="auto"/>
            <w:left w:val="none" w:sz="0" w:space="0" w:color="auto"/>
            <w:bottom w:val="none" w:sz="0" w:space="0" w:color="auto"/>
            <w:right w:val="none" w:sz="0" w:space="0" w:color="auto"/>
          </w:divBdr>
        </w:div>
        <w:div w:id="176309425">
          <w:marLeft w:val="480"/>
          <w:marRight w:val="0"/>
          <w:marTop w:val="0"/>
          <w:marBottom w:val="0"/>
          <w:divBdr>
            <w:top w:val="none" w:sz="0" w:space="0" w:color="auto"/>
            <w:left w:val="none" w:sz="0" w:space="0" w:color="auto"/>
            <w:bottom w:val="none" w:sz="0" w:space="0" w:color="auto"/>
            <w:right w:val="none" w:sz="0" w:space="0" w:color="auto"/>
          </w:divBdr>
        </w:div>
        <w:div w:id="38404534">
          <w:marLeft w:val="480"/>
          <w:marRight w:val="0"/>
          <w:marTop w:val="0"/>
          <w:marBottom w:val="0"/>
          <w:divBdr>
            <w:top w:val="none" w:sz="0" w:space="0" w:color="auto"/>
            <w:left w:val="none" w:sz="0" w:space="0" w:color="auto"/>
            <w:bottom w:val="none" w:sz="0" w:space="0" w:color="auto"/>
            <w:right w:val="none" w:sz="0" w:space="0" w:color="auto"/>
          </w:divBdr>
        </w:div>
        <w:div w:id="840388187">
          <w:marLeft w:val="480"/>
          <w:marRight w:val="0"/>
          <w:marTop w:val="0"/>
          <w:marBottom w:val="0"/>
          <w:divBdr>
            <w:top w:val="none" w:sz="0" w:space="0" w:color="auto"/>
            <w:left w:val="none" w:sz="0" w:space="0" w:color="auto"/>
            <w:bottom w:val="none" w:sz="0" w:space="0" w:color="auto"/>
            <w:right w:val="none" w:sz="0" w:space="0" w:color="auto"/>
          </w:divBdr>
        </w:div>
        <w:div w:id="284578793">
          <w:marLeft w:val="480"/>
          <w:marRight w:val="0"/>
          <w:marTop w:val="0"/>
          <w:marBottom w:val="0"/>
          <w:divBdr>
            <w:top w:val="none" w:sz="0" w:space="0" w:color="auto"/>
            <w:left w:val="none" w:sz="0" w:space="0" w:color="auto"/>
            <w:bottom w:val="none" w:sz="0" w:space="0" w:color="auto"/>
            <w:right w:val="none" w:sz="0" w:space="0" w:color="auto"/>
          </w:divBdr>
        </w:div>
        <w:div w:id="1269584936">
          <w:marLeft w:val="480"/>
          <w:marRight w:val="0"/>
          <w:marTop w:val="0"/>
          <w:marBottom w:val="0"/>
          <w:divBdr>
            <w:top w:val="none" w:sz="0" w:space="0" w:color="auto"/>
            <w:left w:val="none" w:sz="0" w:space="0" w:color="auto"/>
            <w:bottom w:val="none" w:sz="0" w:space="0" w:color="auto"/>
            <w:right w:val="none" w:sz="0" w:space="0" w:color="auto"/>
          </w:divBdr>
        </w:div>
        <w:div w:id="576551930">
          <w:marLeft w:val="480"/>
          <w:marRight w:val="0"/>
          <w:marTop w:val="0"/>
          <w:marBottom w:val="0"/>
          <w:divBdr>
            <w:top w:val="none" w:sz="0" w:space="0" w:color="auto"/>
            <w:left w:val="none" w:sz="0" w:space="0" w:color="auto"/>
            <w:bottom w:val="none" w:sz="0" w:space="0" w:color="auto"/>
            <w:right w:val="none" w:sz="0" w:space="0" w:color="auto"/>
          </w:divBdr>
        </w:div>
        <w:div w:id="634801473">
          <w:marLeft w:val="480"/>
          <w:marRight w:val="0"/>
          <w:marTop w:val="0"/>
          <w:marBottom w:val="0"/>
          <w:divBdr>
            <w:top w:val="none" w:sz="0" w:space="0" w:color="auto"/>
            <w:left w:val="none" w:sz="0" w:space="0" w:color="auto"/>
            <w:bottom w:val="none" w:sz="0" w:space="0" w:color="auto"/>
            <w:right w:val="none" w:sz="0" w:space="0" w:color="auto"/>
          </w:divBdr>
        </w:div>
        <w:div w:id="1830826592">
          <w:marLeft w:val="480"/>
          <w:marRight w:val="0"/>
          <w:marTop w:val="0"/>
          <w:marBottom w:val="0"/>
          <w:divBdr>
            <w:top w:val="none" w:sz="0" w:space="0" w:color="auto"/>
            <w:left w:val="none" w:sz="0" w:space="0" w:color="auto"/>
            <w:bottom w:val="none" w:sz="0" w:space="0" w:color="auto"/>
            <w:right w:val="none" w:sz="0" w:space="0" w:color="auto"/>
          </w:divBdr>
        </w:div>
        <w:div w:id="1469055438">
          <w:marLeft w:val="480"/>
          <w:marRight w:val="0"/>
          <w:marTop w:val="0"/>
          <w:marBottom w:val="0"/>
          <w:divBdr>
            <w:top w:val="none" w:sz="0" w:space="0" w:color="auto"/>
            <w:left w:val="none" w:sz="0" w:space="0" w:color="auto"/>
            <w:bottom w:val="none" w:sz="0" w:space="0" w:color="auto"/>
            <w:right w:val="none" w:sz="0" w:space="0" w:color="auto"/>
          </w:divBdr>
        </w:div>
        <w:div w:id="1034816782">
          <w:marLeft w:val="480"/>
          <w:marRight w:val="0"/>
          <w:marTop w:val="0"/>
          <w:marBottom w:val="0"/>
          <w:divBdr>
            <w:top w:val="none" w:sz="0" w:space="0" w:color="auto"/>
            <w:left w:val="none" w:sz="0" w:space="0" w:color="auto"/>
            <w:bottom w:val="none" w:sz="0" w:space="0" w:color="auto"/>
            <w:right w:val="none" w:sz="0" w:space="0" w:color="auto"/>
          </w:divBdr>
        </w:div>
        <w:div w:id="2019505713">
          <w:marLeft w:val="480"/>
          <w:marRight w:val="0"/>
          <w:marTop w:val="0"/>
          <w:marBottom w:val="0"/>
          <w:divBdr>
            <w:top w:val="none" w:sz="0" w:space="0" w:color="auto"/>
            <w:left w:val="none" w:sz="0" w:space="0" w:color="auto"/>
            <w:bottom w:val="none" w:sz="0" w:space="0" w:color="auto"/>
            <w:right w:val="none" w:sz="0" w:space="0" w:color="auto"/>
          </w:divBdr>
        </w:div>
        <w:div w:id="229466567">
          <w:marLeft w:val="480"/>
          <w:marRight w:val="0"/>
          <w:marTop w:val="0"/>
          <w:marBottom w:val="0"/>
          <w:divBdr>
            <w:top w:val="none" w:sz="0" w:space="0" w:color="auto"/>
            <w:left w:val="none" w:sz="0" w:space="0" w:color="auto"/>
            <w:bottom w:val="none" w:sz="0" w:space="0" w:color="auto"/>
            <w:right w:val="none" w:sz="0" w:space="0" w:color="auto"/>
          </w:divBdr>
        </w:div>
        <w:div w:id="993603522">
          <w:marLeft w:val="480"/>
          <w:marRight w:val="0"/>
          <w:marTop w:val="0"/>
          <w:marBottom w:val="0"/>
          <w:divBdr>
            <w:top w:val="none" w:sz="0" w:space="0" w:color="auto"/>
            <w:left w:val="none" w:sz="0" w:space="0" w:color="auto"/>
            <w:bottom w:val="none" w:sz="0" w:space="0" w:color="auto"/>
            <w:right w:val="none" w:sz="0" w:space="0" w:color="auto"/>
          </w:divBdr>
        </w:div>
        <w:div w:id="1338923669">
          <w:marLeft w:val="480"/>
          <w:marRight w:val="0"/>
          <w:marTop w:val="0"/>
          <w:marBottom w:val="0"/>
          <w:divBdr>
            <w:top w:val="none" w:sz="0" w:space="0" w:color="auto"/>
            <w:left w:val="none" w:sz="0" w:space="0" w:color="auto"/>
            <w:bottom w:val="none" w:sz="0" w:space="0" w:color="auto"/>
            <w:right w:val="none" w:sz="0" w:space="0" w:color="auto"/>
          </w:divBdr>
        </w:div>
        <w:div w:id="631325253">
          <w:marLeft w:val="480"/>
          <w:marRight w:val="0"/>
          <w:marTop w:val="0"/>
          <w:marBottom w:val="0"/>
          <w:divBdr>
            <w:top w:val="none" w:sz="0" w:space="0" w:color="auto"/>
            <w:left w:val="none" w:sz="0" w:space="0" w:color="auto"/>
            <w:bottom w:val="none" w:sz="0" w:space="0" w:color="auto"/>
            <w:right w:val="none" w:sz="0" w:space="0" w:color="auto"/>
          </w:divBdr>
        </w:div>
        <w:div w:id="761413678">
          <w:marLeft w:val="480"/>
          <w:marRight w:val="0"/>
          <w:marTop w:val="0"/>
          <w:marBottom w:val="0"/>
          <w:divBdr>
            <w:top w:val="none" w:sz="0" w:space="0" w:color="auto"/>
            <w:left w:val="none" w:sz="0" w:space="0" w:color="auto"/>
            <w:bottom w:val="none" w:sz="0" w:space="0" w:color="auto"/>
            <w:right w:val="none" w:sz="0" w:space="0" w:color="auto"/>
          </w:divBdr>
        </w:div>
        <w:div w:id="1576429696">
          <w:marLeft w:val="480"/>
          <w:marRight w:val="0"/>
          <w:marTop w:val="0"/>
          <w:marBottom w:val="0"/>
          <w:divBdr>
            <w:top w:val="none" w:sz="0" w:space="0" w:color="auto"/>
            <w:left w:val="none" w:sz="0" w:space="0" w:color="auto"/>
            <w:bottom w:val="none" w:sz="0" w:space="0" w:color="auto"/>
            <w:right w:val="none" w:sz="0" w:space="0" w:color="auto"/>
          </w:divBdr>
        </w:div>
        <w:div w:id="1439644031">
          <w:marLeft w:val="480"/>
          <w:marRight w:val="0"/>
          <w:marTop w:val="0"/>
          <w:marBottom w:val="0"/>
          <w:divBdr>
            <w:top w:val="none" w:sz="0" w:space="0" w:color="auto"/>
            <w:left w:val="none" w:sz="0" w:space="0" w:color="auto"/>
            <w:bottom w:val="none" w:sz="0" w:space="0" w:color="auto"/>
            <w:right w:val="none" w:sz="0" w:space="0" w:color="auto"/>
          </w:divBdr>
        </w:div>
        <w:div w:id="1940218833">
          <w:marLeft w:val="480"/>
          <w:marRight w:val="0"/>
          <w:marTop w:val="0"/>
          <w:marBottom w:val="0"/>
          <w:divBdr>
            <w:top w:val="none" w:sz="0" w:space="0" w:color="auto"/>
            <w:left w:val="none" w:sz="0" w:space="0" w:color="auto"/>
            <w:bottom w:val="none" w:sz="0" w:space="0" w:color="auto"/>
            <w:right w:val="none" w:sz="0" w:space="0" w:color="auto"/>
          </w:divBdr>
        </w:div>
        <w:div w:id="471407781">
          <w:marLeft w:val="480"/>
          <w:marRight w:val="0"/>
          <w:marTop w:val="0"/>
          <w:marBottom w:val="0"/>
          <w:divBdr>
            <w:top w:val="none" w:sz="0" w:space="0" w:color="auto"/>
            <w:left w:val="none" w:sz="0" w:space="0" w:color="auto"/>
            <w:bottom w:val="none" w:sz="0" w:space="0" w:color="auto"/>
            <w:right w:val="none" w:sz="0" w:space="0" w:color="auto"/>
          </w:divBdr>
        </w:div>
        <w:div w:id="1288123740">
          <w:marLeft w:val="480"/>
          <w:marRight w:val="0"/>
          <w:marTop w:val="0"/>
          <w:marBottom w:val="0"/>
          <w:divBdr>
            <w:top w:val="none" w:sz="0" w:space="0" w:color="auto"/>
            <w:left w:val="none" w:sz="0" w:space="0" w:color="auto"/>
            <w:bottom w:val="none" w:sz="0" w:space="0" w:color="auto"/>
            <w:right w:val="none" w:sz="0" w:space="0" w:color="auto"/>
          </w:divBdr>
        </w:div>
        <w:div w:id="484975092">
          <w:marLeft w:val="480"/>
          <w:marRight w:val="0"/>
          <w:marTop w:val="0"/>
          <w:marBottom w:val="0"/>
          <w:divBdr>
            <w:top w:val="none" w:sz="0" w:space="0" w:color="auto"/>
            <w:left w:val="none" w:sz="0" w:space="0" w:color="auto"/>
            <w:bottom w:val="none" w:sz="0" w:space="0" w:color="auto"/>
            <w:right w:val="none" w:sz="0" w:space="0" w:color="auto"/>
          </w:divBdr>
        </w:div>
        <w:div w:id="1152789414">
          <w:marLeft w:val="480"/>
          <w:marRight w:val="0"/>
          <w:marTop w:val="0"/>
          <w:marBottom w:val="0"/>
          <w:divBdr>
            <w:top w:val="none" w:sz="0" w:space="0" w:color="auto"/>
            <w:left w:val="none" w:sz="0" w:space="0" w:color="auto"/>
            <w:bottom w:val="none" w:sz="0" w:space="0" w:color="auto"/>
            <w:right w:val="none" w:sz="0" w:space="0" w:color="auto"/>
          </w:divBdr>
        </w:div>
        <w:div w:id="404255757">
          <w:marLeft w:val="480"/>
          <w:marRight w:val="0"/>
          <w:marTop w:val="0"/>
          <w:marBottom w:val="0"/>
          <w:divBdr>
            <w:top w:val="none" w:sz="0" w:space="0" w:color="auto"/>
            <w:left w:val="none" w:sz="0" w:space="0" w:color="auto"/>
            <w:bottom w:val="none" w:sz="0" w:space="0" w:color="auto"/>
            <w:right w:val="none" w:sz="0" w:space="0" w:color="auto"/>
          </w:divBdr>
        </w:div>
        <w:div w:id="1413433613">
          <w:marLeft w:val="480"/>
          <w:marRight w:val="0"/>
          <w:marTop w:val="0"/>
          <w:marBottom w:val="0"/>
          <w:divBdr>
            <w:top w:val="none" w:sz="0" w:space="0" w:color="auto"/>
            <w:left w:val="none" w:sz="0" w:space="0" w:color="auto"/>
            <w:bottom w:val="none" w:sz="0" w:space="0" w:color="auto"/>
            <w:right w:val="none" w:sz="0" w:space="0" w:color="auto"/>
          </w:divBdr>
        </w:div>
        <w:div w:id="360398518">
          <w:marLeft w:val="480"/>
          <w:marRight w:val="0"/>
          <w:marTop w:val="0"/>
          <w:marBottom w:val="0"/>
          <w:divBdr>
            <w:top w:val="none" w:sz="0" w:space="0" w:color="auto"/>
            <w:left w:val="none" w:sz="0" w:space="0" w:color="auto"/>
            <w:bottom w:val="none" w:sz="0" w:space="0" w:color="auto"/>
            <w:right w:val="none" w:sz="0" w:space="0" w:color="auto"/>
          </w:divBdr>
        </w:div>
        <w:div w:id="4141575">
          <w:marLeft w:val="480"/>
          <w:marRight w:val="0"/>
          <w:marTop w:val="0"/>
          <w:marBottom w:val="0"/>
          <w:divBdr>
            <w:top w:val="none" w:sz="0" w:space="0" w:color="auto"/>
            <w:left w:val="none" w:sz="0" w:space="0" w:color="auto"/>
            <w:bottom w:val="none" w:sz="0" w:space="0" w:color="auto"/>
            <w:right w:val="none" w:sz="0" w:space="0" w:color="auto"/>
          </w:divBdr>
        </w:div>
        <w:div w:id="558636423">
          <w:marLeft w:val="480"/>
          <w:marRight w:val="0"/>
          <w:marTop w:val="0"/>
          <w:marBottom w:val="0"/>
          <w:divBdr>
            <w:top w:val="none" w:sz="0" w:space="0" w:color="auto"/>
            <w:left w:val="none" w:sz="0" w:space="0" w:color="auto"/>
            <w:bottom w:val="none" w:sz="0" w:space="0" w:color="auto"/>
            <w:right w:val="none" w:sz="0" w:space="0" w:color="auto"/>
          </w:divBdr>
        </w:div>
        <w:div w:id="2079594774">
          <w:marLeft w:val="480"/>
          <w:marRight w:val="0"/>
          <w:marTop w:val="0"/>
          <w:marBottom w:val="0"/>
          <w:divBdr>
            <w:top w:val="none" w:sz="0" w:space="0" w:color="auto"/>
            <w:left w:val="none" w:sz="0" w:space="0" w:color="auto"/>
            <w:bottom w:val="none" w:sz="0" w:space="0" w:color="auto"/>
            <w:right w:val="none" w:sz="0" w:space="0" w:color="auto"/>
          </w:divBdr>
        </w:div>
        <w:div w:id="713696971">
          <w:marLeft w:val="480"/>
          <w:marRight w:val="0"/>
          <w:marTop w:val="0"/>
          <w:marBottom w:val="0"/>
          <w:divBdr>
            <w:top w:val="none" w:sz="0" w:space="0" w:color="auto"/>
            <w:left w:val="none" w:sz="0" w:space="0" w:color="auto"/>
            <w:bottom w:val="none" w:sz="0" w:space="0" w:color="auto"/>
            <w:right w:val="none" w:sz="0" w:space="0" w:color="auto"/>
          </w:divBdr>
        </w:div>
        <w:div w:id="17464864">
          <w:marLeft w:val="480"/>
          <w:marRight w:val="0"/>
          <w:marTop w:val="0"/>
          <w:marBottom w:val="0"/>
          <w:divBdr>
            <w:top w:val="none" w:sz="0" w:space="0" w:color="auto"/>
            <w:left w:val="none" w:sz="0" w:space="0" w:color="auto"/>
            <w:bottom w:val="none" w:sz="0" w:space="0" w:color="auto"/>
            <w:right w:val="none" w:sz="0" w:space="0" w:color="auto"/>
          </w:divBdr>
        </w:div>
        <w:div w:id="597300711">
          <w:marLeft w:val="480"/>
          <w:marRight w:val="0"/>
          <w:marTop w:val="0"/>
          <w:marBottom w:val="0"/>
          <w:divBdr>
            <w:top w:val="none" w:sz="0" w:space="0" w:color="auto"/>
            <w:left w:val="none" w:sz="0" w:space="0" w:color="auto"/>
            <w:bottom w:val="none" w:sz="0" w:space="0" w:color="auto"/>
            <w:right w:val="none" w:sz="0" w:space="0" w:color="auto"/>
          </w:divBdr>
        </w:div>
        <w:div w:id="818771305">
          <w:marLeft w:val="480"/>
          <w:marRight w:val="0"/>
          <w:marTop w:val="0"/>
          <w:marBottom w:val="0"/>
          <w:divBdr>
            <w:top w:val="none" w:sz="0" w:space="0" w:color="auto"/>
            <w:left w:val="none" w:sz="0" w:space="0" w:color="auto"/>
            <w:bottom w:val="none" w:sz="0" w:space="0" w:color="auto"/>
            <w:right w:val="none" w:sz="0" w:space="0" w:color="auto"/>
          </w:divBdr>
        </w:div>
      </w:divsChild>
    </w:div>
    <w:div w:id="2028482394">
      <w:bodyDiv w:val="1"/>
      <w:marLeft w:val="0"/>
      <w:marRight w:val="0"/>
      <w:marTop w:val="0"/>
      <w:marBottom w:val="0"/>
      <w:divBdr>
        <w:top w:val="none" w:sz="0" w:space="0" w:color="auto"/>
        <w:left w:val="none" w:sz="0" w:space="0" w:color="auto"/>
        <w:bottom w:val="none" w:sz="0" w:space="0" w:color="auto"/>
        <w:right w:val="none" w:sz="0" w:space="0" w:color="auto"/>
      </w:divBdr>
    </w:div>
    <w:div w:id="2028830064">
      <w:bodyDiv w:val="1"/>
      <w:marLeft w:val="0"/>
      <w:marRight w:val="0"/>
      <w:marTop w:val="0"/>
      <w:marBottom w:val="0"/>
      <w:divBdr>
        <w:top w:val="none" w:sz="0" w:space="0" w:color="auto"/>
        <w:left w:val="none" w:sz="0" w:space="0" w:color="auto"/>
        <w:bottom w:val="none" w:sz="0" w:space="0" w:color="auto"/>
        <w:right w:val="none" w:sz="0" w:space="0" w:color="auto"/>
      </w:divBdr>
    </w:div>
    <w:div w:id="2029483218">
      <w:bodyDiv w:val="1"/>
      <w:marLeft w:val="0"/>
      <w:marRight w:val="0"/>
      <w:marTop w:val="0"/>
      <w:marBottom w:val="0"/>
      <w:divBdr>
        <w:top w:val="none" w:sz="0" w:space="0" w:color="auto"/>
        <w:left w:val="none" w:sz="0" w:space="0" w:color="auto"/>
        <w:bottom w:val="none" w:sz="0" w:space="0" w:color="auto"/>
        <w:right w:val="none" w:sz="0" w:space="0" w:color="auto"/>
      </w:divBdr>
    </w:div>
    <w:div w:id="2031637343">
      <w:bodyDiv w:val="1"/>
      <w:marLeft w:val="0"/>
      <w:marRight w:val="0"/>
      <w:marTop w:val="0"/>
      <w:marBottom w:val="0"/>
      <w:divBdr>
        <w:top w:val="none" w:sz="0" w:space="0" w:color="auto"/>
        <w:left w:val="none" w:sz="0" w:space="0" w:color="auto"/>
        <w:bottom w:val="none" w:sz="0" w:space="0" w:color="auto"/>
        <w:right w:val="none" w:sz="0" w:space="0" w:color="auto"/>
      </w:divBdr>
    </w:div>
    <w:div w:id="2031948021">
      <w:bodyDiv w:val="1"/>
      <w:marLeft w:val="0"/>
      <w:marRight w:val="0"/>
      <w:marTop w:val="0"/>
      <w:marBottom w:val="0"/>
      <w:divBdr>
        <w:top w:val="none" w:sz="0" w:space="0" w:color="auto"/>
        <w:left w:val="none" w:sz="0" w:space="0" w:color="auto"/>
        <w:bottom w:val="none" w:sz="0" w:space="0" w:color="auto"/>
        <w:right w:val="none" w:sz="0" w:space="0" w:color="auto"/>
      </w:divBdr>
    </w:div>
    <w:div w:id="2032219217">
      <w:bodyDiv w:val="1"/>
      <w:marLeft w:val="0"/>
      <w:marRight w:val="0"/>
      <w:marTop w:val="0"/>
      <w:marBottom w:val="0"/>
      <w:divBdr>
        <w:top w:val="none" w:sz="0" w:space="0" w:color="auto"/>
        <w:left w:val="none" w:sz="0" w:space="0" w:color="auto"/>
        <w:bottom w:val="none" w:sz="0" w:space="0" w:color="auto"/>
        <w:right w:val="none" w:sz="0" w:space="0" w:color="auto"/>
      </w:divBdr>
    </w:div>
    <w:div w:id="2032683679">
      <w:bodyDiv w:val="1"/>
      <w:marLeft w:val="0"/>
      <w:marRight w:val="0"/>
      <w:marTop w:val="0"/>
      <w:marBottom w:val="0"/>
      <w:divBdr>
        <w:top w:val="none" w:sz="0" w:space="0" w:color="auto"/>
        <w:left w:val="none" w:sz="0" w:space="0" w:color="auto"/>
        <w:bottom w:val="none" w:sz="0" w:space="0" w:color="auto"/>
        <w:right w:val="none" w:sz="0" w:space="0" w:color="auto"/>
      </w:divBdr>
      <w:divsChild>
        <w:div w:id="2026051885">
          <w:marLeft w:val="480"/>
          <w:marRight w:val="0"/>
          <w:marTop w:val="0"/>
          <w:marBottom w:val="0"/>
          <w:divBdr>
            <w:top w:val="none" w:sz="0" w:space="0" w:color="auto"/>
            <w:left w:val="none" w:sz="0" w:space="0" w:color="auto"/>
            <w:bottom w:val="none" w:sz="0" w:space="0" w:color="auto"/>
            <w:right w:val="none" w:sz="0" w:space="0" w:color="auto"/>
          </w:divBdr>
        </w:div>
        <w:div w:id="246885418">
          <w:marLeft w:val="480"/>
          <w:marRight w:val="0"/>
          <w:marTop w:val="0"/>
          <w:marBottom w:val="0"/>
          <w:divBdr>
            <w:top w:val="none" w:sz="0" w:space="0" w:color="auto"/>
            <w:left w:val="none" w:sz="0" w:space="0" w:color="auto"/>
            <w:bottom w:val="none" w:sz="0" w:space="0" w:color="auto"/>
            <w:right w:val="none" w:sz="0" w:space="0" w:color="auto"/>
          </w:divBdr>
        </w:div>
        <w:div w:id="236742996">
          <w:marLeft w:val="480"/>
          <w:marRight w:val="0"/>
          <w:marTop w:val="0"/>
          <w:marBottom w:val="0"/>
          <w:divBdr>
            <w:top w:val="none" w:sz="0" w:space="0" w:color="auto"/>
            <w:left w:val="none" w:sz="0" w:space="0" w:color="auto"/>
            <w:bottom w:val="none" w:sz="0" w:space="0" w:color="auto"/>
            <w:right w:val="none" w:sz="0" w:space="0" w:color="auto"/>
          </w:divBdr>
        </w:div>
        <w:div w:id="1288897250">
          <w:marLeft w:val="480"/>
          <w:marRight w:val="0"/>
          <w:marTop w:val="0"/>
          <w:marBottom w:val="0"/>
          <w:divBdr>
            <w:top w:val="none" w:sz="0" w:space="0" w:color="auto"/>
            <w:left w:val="none" w:sz="0" w:space="0" w:color="auto"/>
            <w:bottom w:val="none" w:sz="0" w:space="0" w:color="auto"/>
            <w:right w:val="none" w:sz="0" w:space="0" w:color="auto"/>
          </w:divBdr>
        </w:div>
        <w:div w:id="2051374445">
          <w:marLeft w:val="480"/>
          <w:marRight w:val="0"/>
          <w:marTop w:val="0"/>
          <w:marBottom w:val="0"/>
          <w:divBdr>
            <w:top w:val="none" w:sz="0" w:space="0" w:color="auto"/>
            <w:left w:val="none" w:sz="0" w:space="0" w:color="auto"/>
            <w:bottom w:val="none" w:sz="0" w:space="0" w:color="auto"/>
            <w:right w:val="none" w:sz="0" w:space="0" w:color="auto"/>
          </w:divBdr>
        </w:div>
        <w:div w:id="1035429939">
          <w:marLeft w:val="480"/>
          <w:marRight w:val="0"/>
          <w:marTop w:val="0"/>
          <w:marBottom w:val="0"/>
          <w:divBdr>
            <w:top w:val="none" w:sz="0" w:space="0" w:color="auto"/>
            <w:left w:val="none" w:sz="0" w:space="0" w:color="auto"/>
            <w:bottom w:val="none" w:sz="0" w:space="0" w:color="auto"/>
            <w:right w:val="none" w:sz="0" w:space="0" w:color="auto"/>
          </w:divBdr>
        </w:div>
        <w:div w:id="2061587205">
          <w:marLeft w:val="480"/>
          <w:marRight w:val="0"/>
          <w:marTop w:val="0"/>
          <w:marBottom w:val="0"/>
          <w:divBdr>
            <w:top w:val="none" w:sz="0" w:space="0" w:color="auto"/>
            <w:left w:val="none" w:sz="0" w:space="0" w:color="auto"/>
            <w:bottom w:val="none" w:sz="0" w:space="0" w:color="auto"/>
            <w:right w:val="none" w:sz="0" w:space="0" w:color="auto"/>
          </w:divBdr>
        </w:div>
        <w:div w:id="857620637">
          <w:marLeft w:val="480"/>
          <w:marRight w:val="0"/>
          <w:marTop w:val="0"/>
          <w:marBottom w:val="0"/>
          <w:divBdr>
            <w:top w:val="none" w:sz="0" w:space="0" w:color="auto"/>
            <w:left w:val="none" w:sz="0" w:space="0" w:color="auto"/>
            <w:bottom w:val="none" w:sz="0" w:space="0" w:color="auto"/>
            <w:right w:val="none" w:sz="0" w:space="0" w:color="auto"/>
          </w:divBdr>
        </w:div>
        <w:div w:id="2020426458">
          <w:marLeft w:val="480"/>
          <w:marRight w:val="0"/>
          <w:marTop w:val="0"/>
          <w:marBottom w:val="0"/>
          <w:divBdr>
            <w:top w:val="none" w:sz="0" w:space="0" w:color="auto"/>
            <w:left w:val="none" w:sz="0" w:space="0" w:color="auto"/>
            <w:bottom w:val="none" w:sz="0" w:space="0" w:color="auto"/>
            <w:right w:val="none" w:sz="0" w:space="0" w:color="auto"/>
          </w:divBdr>
        </w:div>
        <w:div w:id="1517040141">
          <w:marLeft w:val="480"/>
          <w:marRight w:val="0"/>
          <w:marTop w:val="0"/>
          <w:marBottom w:val="0"/>
          <w:divBdr>
            <w:top w:val="none" w:sz="0" w:space="0" w:color="auto"/>
            <w:left w:val="none" w:sz="0" w:space="0" w:color="auto"/>
            <w:bottom w:val="none" w:sz="0" w:space="0" w:color="auto"/>
            <w:right w:val="none" w:sz="0" w:space="0" w:color="auto"/>
          </w:divBdr>
        </w:div>
        <w:div w:id="668405433">
          <w:marLeft w:val="480"/>
          <w:marRight w:val="0"/>
          <w:marTop w:val="0"/>
          <w:marBottom w:val="0"/>
          <w:divBdr>
            <w:top w:val="none" w:sz="0" w:space="0" w:color="auto"/>
            <w:left w:val="none" w:sz="0" w:space="0" w:color="auto"/>
            <w:bottom w:val="none" w:sz="0" w:space="0" w:color="auto"/>
            <w:right w:val="none" w:sz="0" w:space="0" w:color="auto"/>
          </w:divBdr>
        </w:div>
        <w:div w:id="832721034">
          <w:marLeft w:val="480"/>
          <w:marRight w:val="0"/>
          <w:marTop w:val="0"/>
          <w:marBottom w:val="0"/>
          <w:divBdr>
            <w:top w:val="none" w:sz="0" w:space="0" w:color="auto"/>
            <w:left w:val="none" w:sz="0" w:space="0" w:color="auto"/>
            <w:bottom w:val="none" w:sz="0" w:space="0" w:color="auto"/>
            <w:right w:val="none" w:sz="0" w:space="0" w:color="auto"/>
          </w:divBdr>
        </w:div>
        <w:div w:id="516627261">
          <w:marLeft w:val="480"/>
          <w:marRight w:val="0"/>
          <w:marTop w:val="0"/>
          <w:marBottom w:val="0"/>
          <w:divBdr>
            <w:top w:val="none" w:sz="0" w:space="0" w:color="auto"/>
            <w:left w:val="none" w:sz="0" w:space="0" w:color="auto"/>
            <w:bottom w:val="none" w:sz="0" w:space="0" w:color="auto"/>
            <w:right w:val="none" w:sz="0" w:space="0" w:color="auto"/>
          </w:divBdr>
        </w:div>
        <w:div w:id="1816028457">
          <w:marLeft w:val="480"/>
          <w:marRight w:val="0"/>
          <w:marTop w:val="0"/>
          <w:marBottom w:val="0"/>
          <w:divBdr>
            <w:top w:val="none" w:sz="0" w:space="0" w:color="auto"/>
            <w:left w:val="none" w:sz="0" w:space="0" w:color="auto"/>
            <w:bottom w:val="none" w:sz="0" w:space="0" w:color="auto"/>
            <w:right w:val="none" w:sz="0" w:space="0" w:color="auto"/>
          </w:divBdr>
        </w:div>
        <w:div w:id="1996180161">
          <w:marLeft w:val="480"/>
          <w:marRight w:val="0"/>
          <w:marTop w:val="0"/>
          <w:marBottom w:val="0"/>
          <w:divBdr>
            <w:top w:val="none" w:sz="0" w:space="0" w:color="auto"/>
            <w:left w:val="none" w:sz="0" w:space="0" w:color="auto"/>
            <w:bottom w:val="none" w:sz="0" w:space="0" w:color="auto"/>
            <w:right w:val="none" w:sz="0" w:space="0" w:color="auto"/>
          </w:divBdr>
        </w:div>
        <w:div w:id="643510930">
          <w:marLeft w:val="480"/>
          <w:marRight w:val="0"/>
          <w:marTop w:val="0"/>
          <w:marBottom w:val="0"/>
          <w:divBdr>
            <w:top w:val="none" w:sz="0" w:space="0" w:color="auto"/>
            <w:left w:val="none" w:sz="0" w:space="0" w:color="auto"/>
            <w:bottom w:val="none" w:sz="0" w:space="0" w:color="auto"/>
            <w:right w:val="none" w:sz="0" w:space="0" w:color="auto"/>
          </w:divBdr>
        </w:div>
        <w:div w:id="582884897">
          <w:marLeft w:val="480"/>
          <w:marRight w:val="0"/>
          <w:marTop w:val="0"/>
          <w:marBottom w:val="0"/>
          <w:divBdr>
            <w:top w:val="none" w:sz="0" w:space="0" w:color="auto"/>
            <w:left w:val="none" w:sz="0" w:space="0" w:color="auto"/>
            <w:bottom w:val="none" w:sz="0" w:space="0" w:color="auto"/>
            <w:right w:val="none" w:sz="0" w:space="0" w:color="auto"/>
          </w:divBdr>
        </w:div>
        <w:div w:id="1574580243">
          <w:marLeft w:val="480"/>
          <w:marRight w:val="0"/>
          <w:marTop w:val="0"/>
          <w:marBottom w:val="0"/>
          <w:divBdr>
            <w:top w:val="none" w:sz="0" w:space="0" w:color="auto"/>
            <w:left w:val="none" w:sz="0" w:space="0" w:color="auto"/>
            <w:bottom w:val="none" w:sz="0" w:space="0" w:color="auto"/>
            <w:right w:val="none" w:sz="0" w:space="0" w:color="auto"/>
          </w:divBdr>
        </w:div>
        <w:div w:id="285935471">
          <w:marLeft w:val="480"/>
          <w:marRight w:val="0"/>
          <w:marTop w:val="0"/>
          <w:marBottom w:val="0"/>
          <w:divBdr>
            <w:top w:val="none" w:sz="0" w:space="0" w:color="auto"/>
            <w:left w:val="none" w:sz="0" w:space="0" w:color="auto"/>
            <w:bottom w:val="none" w:sz="0" w:space="0" w:color="auto"/>
            <w:right w:val="none" w:sz="0" w:space="0" w:color="auto"/>
          </w:divBdr>
        </w:div>
        <w:div w:id="615604782">
          <w:marLeft w:val="480"/>
          <w:marRight w:val="0"/>
          <w:marTop w:val="0"/>
          <w:marBottom w:val="0"/>
          <w:divBdr>
            <w:top w:val="none" w:sz="0" w:space="0" w:color="auto"/>
            <w:left w:val="none" w:sz="0" w:space="0" w:color="auto"/>
            <w:bottom w:val="none" w:sz="0" w:space="0" w:color="auto"/>
            <w:right w:val="none" w:sz="0" w:space="0" w:color="auto"/>
          </w:divBdr>
        </w:div>
        <w:div w:id="291139049">
          <w:marLeft w:val="480"/>
          <w:marRight w:val="0"/>
          <w:marTop w:val="0"/>
          <w:marBottom w:val="0"/>
          <w:divBdr>
            <w:top w:val="none" w:sz="0" w:space="0" w:color="auto"/>
            <w:left w:val="none" w:sz="0" w:space="0" w:color="auto"/>
            <w:bottom w:val="none" w:sz="0" w:space="0" w:color="auto"/>
            <w:right w:val="none" w:sz="0" w:space="0" w:color="auto"/>
          </w:divBdr>
        </w:div>
        <w:div w:id="53941057">
          <w:marLeft w:val="480"/>
          <w:marRight w:val="0"/>
          <w:marTop w:val="0"/>
          <w:marBottom w:val="0"/>
          <w:divBdr>
            <w:top w:val="none" w:sz="0" w:space="0" w:color="auto"/>
            <w:left w:val="none" w:sz="0" w:space="0" w:color="auto"/>
            <w:bottom w:val="none" w:sz="0" w:space="0" w:color="auto"/>
            <w:right w:val="none" w:sz="0" w:space="0" w:color="auto"/>
          </w:divBdr>
        </w:div>
        <w:div w:id="1758139034">
          <w:marLeft w:val="480"/>
          <w:marRight w:val="0"/>
          <w:marTop w:val="0"/>
          <w:marBottom w:val="0"/>
          <w:divBdr>
            <w:top w:val="none" w:sz="0" w:space="0" w:color="auto"/>
            <w:left w:val="none" w:sz="0" w:space="0" w:color="auto"/>
            <w:bottom w:val="none" w:sz="0" w:space="0" w:color="auto"/>
            <w:right w:val="none" w:sz="0" w:space="0" w:color="auto"/>
          </w:divBdr>
        </w:div>
        <w:div w:id="1867674978">
          <w:marLeft w:val="480"/>
          <w:marRight w:val="0"/>
          <w:marTop w:val="0"/>
          <w:marBottom w:val="0"/>
          <w:divBdr>
            <w:top w:val="none" w:sz="0" w:space="0" w:color="auto"/>
            <w:left w:val="none" w:sz="0" w:space="0" w:color="auto"/>
            <w:bottom w:val="none" w:sz="0" w:space="0" w:color="auto"/>
            <w:right w:val="none" w:sz="0" w:space="0" w:color="auto"/>
          </w:divBdr>
        </w:div>
        <w:div w:id="943995759">
          <w:marLeft w:val="480"/>
          <w:marRight w:val="0"/>
          <w:marTop w:val="0"/>
          <w:marBottom w:val="0"/>
          <w:divBdr>
            <w:top w:val="none" w:sz="0" w:space="0" w:color="auto"/>
            <w:left w:val="none" w:sz="0" w:space="0" w:color="auto"/>
            <w:bottom w:val="none" w:sz="0" w:space="0" w:color="auto"/>
            <w:right w:val="none" w:sz="0" w:space="0" w:color="auto"/>
          </w:divBdr>
        </w:div>
        <w:div w:id="1769159021">
          <w:marLeft w:val="480"/>
          <w:marRight w:val="0"/>
          <w:marTop w:val="0"/>
          <w:marBottom w:val="0"/>
          <w:divBdr>
            <w:top w:val="none" w:sz="0" w:space="0" w:color="auto"/>
            <w:left w:val="none" w:sz="0" w:space="0" w:color="auto"/>
            <w:bottom w:val="none" w:sz="0" w:space="0" w:color="auto"/>
            <w:right w:val="none" w:sz="0" w:space="0" w:color="auto"/>
          </w:divBdr>
        </w:div>
        <w:div w:id="397244454">
          <w:marLeft w:val="480"/>
          <w:marRight w:val="0"/>
          <w:marTop w:val="0"/>
          <w:marBottom w:val="0"/>
          <w:divBdr>
            <w:top w:val="none" w:sz="0" w:space="0" w:color="auto"/>
            <w:left w:val="none" w:sz="0" w:space="0" w:color="auto"/>
            <w:bottom w:val="none" w:sz="0" w:space="0" w:color="auto"/>
            <w:right w:val="none" w:sz="0" w:space="0" w:color="auto"/>
          </w:divBdr>
        </w:div>
        <w:div w:id="2029410754">
          <w:marLeft w:val="480"/>
          <w:marRight w:val="0"/>
          <w:marTop w:val="0"/>
          <w:marBottom w:val="0"/>
          <w:divBdr>
            <w:top w:val="none" w:sz="0" w:space="0" w:color="auto"/>
            <w:left w:val="none" w:sz="0" w:space="0" w:color="auto"/>
            <w:bottom w:val="none" w:sz="0" w:space="0" w:color="auto"/>
            <w:right w:val="none" w:sz="0" w:space="0" w:color="auto"/>
          </w:divBdr>
        </w:div>
        <w:div w:id="169178965">
          <w:marLeft w:val="480"/>
          <w:marRight w:val="0"/>
          <w:marTop w:val="0"/>
          <w:marBottom w:val="0"/>
          <w:divBdr>
            <w:top w:val="none" w:sz="0" w:space="0" w:color="auto"/>
            <w:left w:val="none" w:sz="0" w:space="0" w:color="auto"/>
            <w:bottom w:val="none" w:sz="0" w:space="0" w:color="auto"/>
            <w:right w:val="none" w:sz="0" w:space="0" w:color="auto"/>
          </w:divBdr>
        </w:div>
        <w:div w:id="111368928">
          <w:marLeft w:val="480"/>
          <w:marRight w:val="0"/>
          <w:marTop w:val="0"/>
          <w:marBottom w:val="0"/>
          <w:divBdr>
            <w:top w:val="none" w:sz="0" w:space="0" w:color="auto"/>
            <w:left w:val="none" w:sz="0" w:space="0" w:color="auto"/>
            <w:bottom w:val="none" w:sz="0" w:space="0" w:color="auto"/>
            <w:right w:val="none" w:sz="0" w:space="0" w:color="auto"/>
          </w:divBdr>
        </w:div>
        <w:div w:id="2057309871">
          <w:marLeft w:val="480"/>
          <w:marRight w:val="0"/>
          <w:marTop w:val="0"/>
          <w:marBottom w:val="0"/>
          <w:divBdr>
            <w:top w:val="none" w:sz="0" w:space="0" w:color="auto"/>
            <w:left w:val="none" w:sz="0" w:space="0" w:color="auto"/>
            <w:bottom w:val="none" w:sz="0" w:space="0" w:color="auto"/>
            <w:right w:val="none" w:sz="0" w:space="0" w:color="auto"/>
          </w:divBdr>
        </w:div>
        <w:div w:id="1274239990">
          <w:marLeft w:val="480"/>
          <w:marRight w:val="0"/>
          <w:marTop w:val="0"/>
          <w:marBottom w:val="0"/>
          <w:divBdr>
            <w:top w:val="none" w:sz="0" w:space="0" w:color="auto"/>
            <w:left w:val="none" w:sz="0" w:space="0" w:color="auto"/>
            <w:bottom w:val="none" w:sz="0" w:space="0" w:color="auto"/>
            <w:right w:val="none" w:sz="0" w:space="0" w:color="auto"/>
          </w:divBdr>
        </w:div>
        <w:div w:id="1913848151">
          <w:marLeft w:val="480"/>
          <w:marRight w:val="0"/>
          <w:marTop w:val="0"/>
          <w:marBottom w:val="0"/>
          <w:divBdr>
            <w:top w:val="none" w:sz="0" w:space="0" w:color="auto"/>
            <w:left w:val="none" w:sz="0" w:space="0" w:color="auto"/>
            <w:bottom w:val="none" w:sz="0" w:space="0" w:color="auto"/>
            <w:right w:val="none" w:sz="0" w:space="0" w:color="auto"/>
          </w:divBdr>
        </w:div>
      </w:divsChild>
    </w:div>
    <w:div w:id="2032796491">
      <w:bodyDiv w:val="1"/>
      <w:marLeft w:val="0"/>
      <w:marRight w:val="0"/>
      <w:marTop w:val="0"/>
      <w:marBottom w:val="0"/>
      <w:divBdr>
        <w:top w:val="none" w:sz="0" w:space="0" w:color="auto"/>
        <w:left w:val="none" w:sz="0" w:space="0" w:color="auto"/>
        <w:bottom w:val="none" w:sz="0" w:space="0" w:color="auto"/>
        <w:right w:val="none" w:sz="0" w:space="0" w:color="auto"/>
      </w:divBdr>
    </w:div>
    <w:div w:id="2033148071">
      <w:bodyDiv w:val="1"/>
      <w:marLeft w:val="0"/>
      <w:marRight w:val="0"/>
      <w:marTop w:val="0"/>
      <w:marBottom w:val="0"/>
      <w:divBdr>
        <w:top w:val="none" w:sz="0" w:space="0" w:color="auto"/>
        <w:left w:val="none" w:sz="0" w:space="0" w:color="auto"/>
        <w:bottom w:val="none" w:sz="0" w:space="0" w:color="auto"/>
        <w:right w:val="none" w:sz="0" w:space="0" w:color="auto"/>
      </w:divBdr>
    </w:div>
    <w:div w:id="2033647754">
      <w:bodyDiv w:val="1"/>
      <w:marLeft w:val="0"/>
      <w:marRight w:val="0"/>
      <w:marTop w:val="0"/>
      <w:marBottom w:val="0"/>
      <w:divBdr>
        <w:top w:val="none" w:sz="0" w:space="0" w:color="auto"/>
        <w:left w:val="none" w:sz="0" w:space="0" w:color="auto"/>
        <w:bottom w:val="none" w:sz="0" w:space="0" w:color="auto"/>
        <w:right w:val="none" w:sz="0" w:space="0" w:color="auto"/>
      </w:divBdr>
    </w:div>
    <w:div w:id="2033914729">
      <w:bodyDiv w:val="1"/>
      <w:marLeft w:val="0"/>
      <w:marRight w:val="0"/>
      <w:marTop w:val="0"/>
      <w:marBottom w:val="0"/>
      <w:divBdr>
        <w:top w:val="none" w:sz="0" w:space="0" w:color="auto"/>
        <w:left w:val="none" w:sz="0" w:space="0" w:color="auto"/>
        <w:bottom w:val="none" w:sz="0" w:space="0" w:color="auto"/>
        <w:right w:val="none" w:sz="0" w:space="0" w:color="auto"/>
      </w:divBdr>
    </w:div>
    <w:div w:id="2035036503">
      <w:bodyDiv w:val="1"/>
      <w:marLeft w:val="0"/>
      <w:marRight w:val="0"/>
      <w:marTop w:val="0"/>
      <w:marBottom w:val="0"/>
      <w:divBdr>
        <w:top w:val="none" w:sz="0" w:space="0" w:color="auto"/>
        <w:left w:val="none" w:sz="0" w:space="0" w:color="auto"/>
        <w:bottom w:val="none" w:sz="0" w:space="0" w:color="auto"/>
        <w:right w:val="none" w:sz="0" w:space="0" w:color="auto"/>
      </w:divBdr>
    </w:div>
    <w:div w:id="2037734480">
      <w:bodyDiv w:val="1"/>
      <w:marLeft w:val="0"/>
      <w:marRight w:val="0"/>
      <w:marTop w:val="0"/>
      <w:marBottom w:val="0"/>
      <w:divBdr>
        <w:top w:val="none" w:sz="0" w:space="0" w:color="auto"/>
        <w:left w:val="none" w:sz="0" w:space="0" w:color="auto"/>
        <w:bottom w:val="none" w:sz="0" w:space="0" w:color="auto"/>
        <w:right w:val="none" w:sz="0" w:space="0" w:color="auto"/>
      </w:divBdr>
    </w:div>
    <w:div w:id="2041470354">
      <w:bodyDiv w:val="1"/>
      <w:marLeft w:val="0"/>
      <w:marRight w:val="0"/>
      <w:marTop w:val="0"/>
      <w:marBottom w:val="0"/>
      <w:divBdr>
        <w:top w:val="none" w:sz="0" w:space="0" w:color="auto"/>
        <w:left w:val="none" w:sz="0" w:space="0" w:color="auto"/>
        <w:bottom w:val="none" w:sz="0" w:space="0" w:color="auto"/>
        <w:right w:val="none" w:sz="0" w:space="0" w:color="auto"/>
      </w:divBdr>
    </w:div>
    <w:div w:id="2043089189">
      <w:bodyDiv w:val="1"/>
      <w:marLeft w:val="0"/>
      <w:marRight w:val="0"/>
      <w:marTop w:val="0"/>
      <w:marBottom w:val="0"/>
      <w:divBdr>
        <w:top w:val="none" w:sz="0" w:space="0" w:color="auto"/>
        <w:left w:val="none" w:sz="0" w:space="0" w:color="auto"/>
        <w:bottom w:val="none" w:sz="0" w:space="0" w:color="auto"/>
        <w:right w:val="none" w:sz="0" w:space="0" w:color="auto"/>
      </w:divBdr>
    </w:div>
    <w:div w:id="2044669876">
      <w:bodyDiv w:val="1"/>
      <w:marLeft w:val="0"/>
      <w:marRight w:val="0"/>
      <w:marTop w:val="0"/>
      <w:marBottom w:val="0"/>
      <w:divBdr>
        <w:top w:val="none" w:sz="0" w:space="0" w:color="auto"/>
        <w:left w:val="none" w:sz="0" w:space="0" w:color="auto"/>
        <w:bottom w:val="none" w:sz="0" w:space="0" w:color="auto"/>
        <w:right w:val="none" w:sz="0" w:space="0" w:color="auto"/>
      </w:divBdr>
    </w:div>
    <w:div w:id="2045396711">
      <w:bodyDiv w:val="1"/>
      <w:marLeft w:val="0"/>
      <w:marRight w:val="0"/>
      <w:marTop w:val="0"/>
      <w:marBottom w:val="0"/>
      <w:divBdr>
        <w:top w:val="none" w:sz="0" w:space="0" w:color="auto"/>
        <w:left w:val="none" w:sz="0" w:space="0" w:color="auto"/>
        <w:bottom w:val="none" w:sz="0" w:space="0" w:color="auto"/>
        <w:right w:val="none" w:sz="0" w:space="0" w:color="auto"/>
      </w:divBdr>
    </w:div>
    <w:div w:id="2045717049">
      <w:bodyDiv w:val="1"/>
      <w:marLeft w:val="0"/>
      <w:marRight w:val="0"/>
      <w:marTop w:val="0"/>
      <w:marBottom w:val="0"/>
      <w:divBdr>
        <w:top w:val="none" w:sz="0" w:space="0" w:color="auto"/>
        <w:left w:val="none" w:sz="0" w:space="0" w:color="auto"/>
        <w:bottom w:val="none" w:sz="0" w:space="0" w:color="auto"/>
        <w:right w:val="none" w:sz="0" w:space="0" w:color="auto"/>
      </w:divBdr>
    </w:div>
    <w:div w:id="2045903072">
      <w:bodyDiv w:val="1"/>
      <w:marLeft w:val="0"/>
      <w:marRight w:val="0"/>
      <w:marTop w:val="0"/>
      <w:marBottom w:val="0"/>
      <w:divBdr>
        <w:top w:val="none" w:sz="0" w:space="0" w:color="auto"/>
        <w:left w:val="none" w:sz="0" w:space="0" w:color="auto"/>
        <w:bottom w:val="none" w:sz="0" w:space="0" w:color="auto"/>
        <w:right w:val="none" w:sz="0" w:space="0" w:color="auto"/>
      </w:divBdr>
    </w:div>
    <w:div w:id="2050064061">
      <w:bodyDiv w:val="1"/>
      <w:marLeft w:val="0"/>
      <w:marRight w:val="0"/>
      <w:marTop w:val="0"/>
      <w:marBottom w:val="0"/>
      <w:divBdr>
        <w:top w:val="none" w:sz="0" w:space="0" w:color="auto"/>
        <w:left w:val="none" w:sz="0" w:space="0" w:color="auto"/>
        <w:bottom w:val="none" w:sz="0" w:space="0" w:color="auto"/>
        <w:right w:val="none" w:sz="0" w:space="0" w:color="auto"/>
      </w:divBdr>
    </w:div>
    <w:div w:id="2050448192">
      <w:bodyDiv w:val="1"/>
      <w:marLeft w:val="0"/>
      <w:marRight w:val="0"/>
      <w:marTop w:val="0"/>
      <w:marBottom w:val="0"/>
      <w:divBdr>
        <w:top w:val="none" w:sz="0" w:space="0" w:color="auto"/>
        <w:left w:val="none" w:sz="0" w:space="0" w:color="auto"/>
        <w:bottom w:val="none" w:sz="0" w:space="0" w:color="auto"/>
        <w:right w:val="none" w:sz="0" w:space="0" w:color="auto"/>
      </w:divBdr>
    </w:div>
    <w:div w:id="2051149014">
      <w:bodyDiv w:val="1"/>
      <w:marLeft w:val="0"/>
      <w:marRight w:val="0"/>
      <w:marTop w:val="0"/>
      <w:marBottom w:val="0"/>
      <w:divBdr>
        <w:top w:val="none" w:sz="0" w:space="0" w:color="auto"/>
        <w:left w:val="none" w:sz="0" w:space="0" w:color="auto"/>
        <w:bottom w:val="none" w:sz="0" w:space="0" w:color="auto"/>
        <w:right w:val="none" w:sz="0" w:space="0" w:color="auto"/>
      </w:divBdr>
    </w:div>
    <w:div w:id="2052218156">
      <w:bodyDiv w:val="1"/>
      <w:marLeft w:val="0"/>
      <w:marRight w:val="0"/>
      <w:marTop w:val="0"/>
      <w:marBottom w:val="0"/>
      <w:divBdr>
        <w:top w:val="none" w:sz="0" w:space="0" w:color="auto"/>
        <w:left w:val="none" w:sz="0" w:space="0" w:color="auto"/>
        <w:bottom w:val="none" w:sz="0" w:space="0" w:color="auto"/>
        <w:right w:val="none" w:sz="0" w:space="0" w:color="auto"/>
      </w:divBdr>
    </w:div>
    <w:div w:id="2052684189">
      <w:bodyDiv w:val="1"/>
      <w:marLeft w:val="0"/>
      <w:marRight w:val="0"/>
      <w:marTop w:val="0"/>
      <w:marBottom w:val="0"/>
      <w:divBdr>
        <w:top w:val="none" w:sz="0" w:space="0" w:color="auto"/>
        <w:left w:val="none" w:sz="0" w:space="0" w:color="auto"/>
        <w:bottom w:val="none" w:sz="0" w:space="0" w:color="auto"/>
        <w:right w:val="none" w:sz="0" w:space="0" w:color="auto"/>
      </w:divBdr>
    </w:div>
    <w:div w:id="2052730339">
      <w:bodyDiv w:val="1"/>
      <w:marLeft w:val="0"/>
      <w:marRight w:val="0"/>
      <w:marTop w:val="0"/>
      <w:marBottom w:val="0"/>
      <w:divBdr>
        <w:top w:val="none" w:sz="0" w:space="0" w:color="auto"/>
        <w:left w:val="none" w:sz="0" w:space="0" w:color="auto"/>
        <w:bottom w:val="none" w:sz="0" w:space="0" w:color="auto"/>
        <w:right w:val="none" w:sz="0" w:space="0" w:color="auto"/>
      </w:divBdr>
    </w:div>
    <w:div w:id="2052917652">
      <w:bodyDiv w:val="1"/>
      <w:marLeft w:val="0"/>
      <w:marRight w:val="0"/>
      <w:marTop w:val="0"/>
      <w:marBottom w:val="0"/>
      <w:divBdr>
        <w:top w:val="none" w:sz="0" w:space="0" w:color="auto"/>
        <w:left w:val="none" w:sz="0" w:space="0" w:color="auto"/>
        <w:bottom w:val="none" w:sz="0" w:space="0" w:color="auto"/>
        <w:right w:val="none" w:sz="0" w:space="0" w:color="auto"/>
      </w:divBdr>
    </w:div>
    <w:div w:id="2053070678">
      <w:bodyDiv w:val="1"/>
      <w:marLeft w:val="0"/>
      <w:marRight w:val="0"/>
      <w:marTop w:val="0"/>
      <w:marBottom w:val="0"/>
      <w:divBdr>
        <w:top w:val="none" w:sz="0" w:space="0" w:color="auto"/>
        <w:left w:val="none" w:sz="0" w:space="0" w:color="auto"/>
        <w:bottom w:val="none" w:sz="0" w:space="0" w:color="auto"/>
        <w:right w:val="none" w:sz="0" w:space="0" w:color="auto"/>
      </w:divBdr>
      <w:divsChild>
        <w:div w:id="1766342973">
          <w:marLeft w:val="480"/>
          <w:marRight w:val="0"/>
          <w:marTop w:val="0"/>
          <w:marBottom w:val="0"/>
          <w:divBdr>
            <w:top w:val="none" w:sz="0" w:space="0" w:color="auto"/>
            <w:left w:val="none" w:sz="0" w:space="0" w:color="auto"/>
            <w:bottom w:val="none" w:sz="0" w:space="0" w:color="auto"/>
            <w:right w:val="none" w:sz="0" w:space="0" w:color="auto"/>
          </w:divBdr>
        </w:div>
        <w:div w:id="154225610">
          <w:marLeft w:val="480"/>
          <w:marRight w:val="0"/>
          <w:marTop w:val="0"/>
          <w:marBottom w:val="0"/>
          <w:divBdr>
            <w:top w:val="none" w:sz="0" w:space="0" w:color="auto"/>
            <w:left w:val="none" w:sz="0" w:space="0" w:color="auto"/>
            <w:bottom w:val="none" w:sz="0" w:space="0" w:color="auto"/>
            <w:right w:val="none" w:sz="0" w:space="0" w:color="auto"/>
          </w:divBdr>
        </w:div>
        <w:div w:id="1166897719">
          <w:marLeft w:val="480"/>
          <w:marRight w:val="0"/>
          <w:marTop w:val="0"/>
          <w:marBottom w:val="0"/>
          <w:divBdr>
            <w:top w:val="none" w:sz="0" w:space="0" w:color="auto"/>
            <w:left w:val="none" w:sz="0" w:space="0" w:color="auto"/>
            <w:bottom w:val="none" w:sz="0" w:space="0" w:color="auto"/>
            <w:right w:val="none" w:sz="0" w:space="0" w:color="auto"/>
          </w:divBdr>
        </w:div>
        <w:div w:id="320277105">
          <w:marLeft w:val="480"/>
          <w:marRight w:val="0"/>
          <w:marTop w:val="0"/>
          <w:marBottom w:val="0"/>
          <w:divBdr>
            <w:top w:val="none" w:sz="0" w:space="0" w:color="auto"/>
            <w:left w:val="none" w:sz="0" w:space="0" w:color="auto"/>
            <w:bottom w:val="none" w:sz="0" w:space="0" w:color="auto"/>
            <w:right w:val="none" w:sz="0" w:space="0" w:color="auto"/>
          </w:divBdr>
        </w:div>
        <w:div w:id="681511184">
          <w:marLeft w:val="480"/>
          <w:marRight w:val="0"/>
          <w:marTop w:val="0"/>
          <w:marBottom w:val="0"/>
          <w:divBdr>
            <w:top w:val="none" w:sz="0" w:space="0" w:color="auto"/>
            <w:left w:val="none" w:sz="0" w:space="0" w:color="auto"/>
            <w:bottom w:val="none" w:sz="0" w:space="0" w:color="auto"/>
            <w:right w:val="none" w:sz="0" w:space="0" w:color="auto"/>
          </w:divBdr>
        </w:div>
        <w:div w:id="512183972">
          <w:marLeft w:val="480"/>
          <w:marRight w:val="0"/>
          <w:marTop w:val="0"/>
          <w:marBottom w:val="0"/>
          <w:divBdr>
            <w:top w:val="none" w:sz="0" w:space="0" w:color="auto"/>
            <w:left w:val="none" w:sz="0" w:space="0" w:color="auto"/>
            <w:bottom w:val="none" w:sz="0" w:space="0" w:color="auto"/>
            <w:right w:val="none" w:sz="0" w:space="0" w:color="auto"/>
          </w:divBdr>
        </w:div>
        <w:div w:id="397628067">
          <w:marLeft w:val="480"/>
          <w:marRight w:val="0"/>
          <w:marTop w:val="0"/>
          <w:marBottom w:val="0"/>
          <w:divBdr>
            <w:top w:val="none" w:sz="0" w:space="0" w:color="auto"/>
            <w:left w:val="none" w:sz="0" w:space="0" w:color="auto"/>
            <w:bottom w:val="none" w:sz="0" w:space="0" w:color="auto"/>
            <w:right w:val="none" w:sz="0" w:space="0" w:color="auto"/>
          </w:divBdr>
        </w:div>
        <w:div w:id="1596590356">
          <w:marLeft w:val="480"/>
          <w:marRight w:val="0"/>
          <w:marTop w:val="0"/>
          <w:marBottom w:val="0"/>
          <w:divBdr>
            <w:top w:val="none" w:sz="0" w:space="0" w:color="auto"/>
            <w:left w:val="none" w:sz="0" w:space="0" w:color="auto"/>
            <w:bottom w:val="none" w:sz="0" w:space="0" w:color="auto"/>
            <w:right w:val="none" w:sz="0" w:space="0" w:color="auto"/>
          </w:divBdr>
        </w:div>
        <w:div w:id="1896620984">
          <w:marLeft w:val="480"/>
          <w:marRight w:val="0"/>
          <w:marTop w:val="0"/>
          <w:marBottom w:val="0"/>
          <w:divBdr>
            <w:top w:val="none" w:sz="0" w:space="0" w:color="auto"/>
            <w:left w:val="none" w:sz="0" w:space="0" w:color="auto"/>
            <w:bottom w:val="none" w:sz="0" w:space="0" w:color="auto"/>
            <w:right w:val="none" w:sz="0" w:space="0" w:color="auto"/>
          </w:divBdr>
        </w:div>
        <w:div w:id="2012755202">
          <w:marLeft w:val="480"/>
          <w:marRight w:val="0"/>
          <w:marTop w:val="0"/>
          <w:marBottom w:val="0"/>
          <w:divBdr>
            <w:top w:val="none" w:sz="0" w:space="0" w:color="auto"/>
            <w:left w:val="none" w:sz="0" w:space="0" w:color="auto"/>
            <w:bottom w:val="none" w:sz="0" w:space="0" w:color="auto"/>
            <w:right w:val="none" w:sz="0" w:space="0" w:color="auto"/>
          </w:divBdr>
        </w:div>
        <w:div w:id="2077123497">
          <w:marLeft w:val="480"/>
          <w:marRight w:val="0"/>
          <w:marTop w:val="0"/>
          <w:marBottom w:val="0"/>
          <w:divBdr>
            <w:top w:val="none" w:sz="0" w:space="0" w:color="auto"/>
            <w:left w:val="none" w:sz="0" w:space="0" w:color="auto"/>
            <w:bottom w:val="none" w:sz="0" w:space="0" w:color="auto"/>
            <w:right w:val="none" w:sz="0" w:space="0" w:color="auto"/>
          </w:divBdr>
        </w:div>
        <w:div w:id="1954242951">
          <w:marLeft w:val="480"/>
          <w:marRight w:val="0"/>
          <w:marTop w:val="0"/>
          <w:marBottom w:val="0"/>
          <w:divBdr>
            <w:top w:val="none" w:sz="0" w:space="0" w:color="auto"/>
            <w:left w:val="none" w:sz="0" w:space="0" w:color="auto"/>
            <w:bottom w:val="none" w:sz="0" w:space="0" w:color="auto"/>
            <w:right w:val="none" w:sz="0" w:space="0" w:color="auto"/>
          </w:divBdr>
        </w:div>
        <w:div w:id="1717512403">
          <w:marLeft w:val="480"/>
          <w:marRight w:val="0"/>
          <w:marTop w:val="0"/>
          <w:marBottom w:val="0"/>
          <w:divBdr>
            <w:top w:val="none" w:sz="0" w:space="0" w:color="auto"/>
            <w:left w:val="none" w:sz="0" w:space="0" w:color="auto"/>
            <w:bottom w:val="none" w:sz="0" w:space="0" w:color="auto"/>
            <w:right w:val="none" w:sz="0" w:space="0" w:color="auto"/>
          </w:divBdr>
        </w:div>
        <w:div w:id="780295652">
          <w:marLeft w:val="480"/>
          <w:marRight w:val="0"/>
          <w:marTop w:val="0"/>
          <w:marBottom w:val="0"/>
          <w:divBdr>
            <w:top w:val="none" w:sz="0" w:space="0" w:color="auto"/>
            <w:left w:val="none" w:sz="0" w:space="0" w:color="auto"/>
            <w:bottom w:val="none" w:sz="0" w:space="0" w:color="auto"/>
            <w:right w:val="none" w:sz="0" w:space="0" w:color="auto"/>
          </w:divBdr>
        </w:div>
        <w:div w:id="1486434771">
          <w:marLeft w:val="480"/>
          <w:marRight w:val="0"/>
          <w:marTop w:val="0"/>
          <w:marBottom w:val="0"/>
          <w:divBdr>
            <w:top w:val="none" w:sz="0" w:space="0" w:color="auto"/>
            <w:left w:val="none" w:sz="0" w:space="0" w:color="auto"/>
            <w:bottom w:val="none" w:sz="0" w:space="0" w:color="auto"/>
            <w:right w:val="none" w:sz="0" w:space="0" w:color="auto"/>
          </w:divBdr>
        </w:div>
        <w:div w:id="975766515">
          <w:marLeft w:val="480"/>
          <w:marRight w:val="0"/>
          <w:marTop w:val="0"/>
          <w:marBottom w:val="0"/>
          <w:divBdr>
            <w:top w:val="none" w:sz="0" w:space="0" w:color="auto"/>
            <w:left w:val="none" w:sz="0" w:space="0" w:color="auto"/>
            <w:bottom w:val="none" w:sz="0" w:space="0" w:color="auto"/>
            <w:right w:val="none" w:sz="0" w:space="0" w:color="auto"/>
          </w:divBdr>
        </w:div>
        <w:div w:id="1979602887">
          <w:marLeft w:val="480"/>
          <w:marRight w:val="0"/>
          <w:marTop w:val="0"/>
          <w:marBottom w:val="0"/>
          <w:divBdr>
            <w:top w:val="none" w:sz="0" w:space="0" w:color="auto"/>
            <w:left w:val="none" w:sz="0" w:space="0" w:color="auto"/>
            <w:bottom w:val="none" w:sz="0" w:space="0" w:color="auto"/>
            <w:right w:val="none" w:sz="0" w:space="0" w:color="auto"/>
          </w:divBdr>
        </w:div>
        <w:div w:id="1200702562">
          <w:marLeft w:val="480"/>
          <w:marRight w:val="0"/>
          <w:marTop w:val="0"/>
          <w:marBottom w:val="0"/>
          <w:divBdr>
            <w:top w:val="none" w:sz="0" w:space="0" w:color="auto"/>
            <w:left w:val="none" w:sz="0" w:space="0" w:color="auto"/>
            <w:bottom w:val="none" w:sz="0" w:space="0" w:color="auto"/>
            <w:right w:val="none" w:sz="0" w:space="0" w:color="auto"/>
          </w:divBdr>
        </w:div>
        <w:div w:id="808087937">
          <w:marLeft w:val="480"/>
          <w:marRight w:val="0"/>
          <w:marTop w:val="0"/>
          <w:marBottom w:val="0"/>
          <w:divBdr>
            <w:top w:val="none" w:sz="0" w:space="0" w:color="auto"/>
            <w:left w:val="none" w:sz="0" w:space="0" w:color="auto"/>
            <w:bottom w:val="none" w:sz="0" w:space="0" w:color="auto"/>
            <w:right w:val="none" w:sz="0" w:space="0" w:color="auto"/>
          </w:divBdr>
        </w:div>
        <w:div w:id="667169270">
          <w:marLeft w:val="480"/>
          <w:marRight w:val="0"/>
          <w:marTop w:val="0"/>
          <w:marBottom w:val="0"/>
          <w:divBdr>
            <w:top w:val="none" w:sz="0" w:space="0" w:color="auto"/>
            <w:left w:val="none" w:sz="0" w:space="0" w:color="auto"/>
            <w:bottom w:val="none" w:sz="0" w:space="0" w:color="auto"/>
            <w:right w:val="none" w:sz="0" w:space="0" w:color="auto"/>
          </w:divBdr>
        </w:div>
        <w:div w:id="1708679824">
          <w:marLeft w:val="480"/>
          <w:marRight w:val="0"/>
          <w:marTop w:val="0"/>
          <w:marBottom w:val="0"/>
          <w:divBdr>
            <w:top w:val="none" w:sz="0" w:space="0" w:color="auto"/>
            <w:left w:val="none" w:sz="0" w:space="0" w:color="auto"/>
            <w:bottom w:val="none" w:sz="0" w:space="0" w:color="auto"/>
            <w:right w:val="none" w:sz="0" w:space="0" w:color="auto"/>
          </w:divBdr>
        </w:div>
        <w:div w:id="1377243349">
          <w:marLeft w:val="480"/>
          <w:marRight w:val="0"/>
          <w:marTop w:val="0"/>
          <w:marBottom w:val="0"/>
          <w:divBdr>
            <w:top w:val="none" w:sz="0" w:space="0" w:color="auto"/>
            <w:left w:val="none" w:sz="0" w:space="0" w:color="auto"/>
            <w:bottom w:val="none" w:sz="0" w:space="0" w:color="auto"/>
            <w:right w:val="none" w:sz="0" w:space="0" w:color="auto"/>
          </w:divBdr>
        </w:div>
        <w:div w:id="1134906703">
          <w:marLeft w:val="480"/>
          <w:marRight w:val="0"/>
          <w:marTop w:val="0"/>
          <w:marBottom w:val="0"/>
          <w:divBdr>
            <w:top w:val="none" w:sz="0" w:space="0" w:color="auto"/>
            <w:left w:val="none" w:sz="0" w:space="0" w:color="auto"/>
            <w:bottom w:val="none" w:sz="0" w:space="0" w:color="auto"/>
            <w:right w:val="none" w:sz="0" w:space="0" w:color="auto"/>
          </w:divBdr>
        </w:div>
        <w:div w:id="719551463">
          <w:marLeft w:val="480"/>
          <w:marRight w:val="0"/>
          <w:marTop w:val="0"/>
          <w:marBottom w:val="0"/>
          <w:divBdr>
            <w:top w:val="none" w:sz="0" w:space="0" w:color="auto"/>
            <w:left w:val="none" w:sz="0" w:space="0" w:color="auto"/>
            <w:bottom w:val="none" w:sz="0" w:space="0" w:color="auto"/>
            <w:right w:val="none" w:sz="0" w:space="0" w:color="auto"/>
          </w:divBdr>
        </w:div>
        <w:div w:id="1251891399">
          <w:marLeft w:val="480"/>
          <w:marRight w:val="0"/>
          <w:marTop w:val="0"/>
          <w:marBottom w:val="0"/>
          <w:divBdr>
            <w:top w:val="none" w:sz="0" w:space="0" w:color="auto"/>
            <w:left w:val="none" w:sz="0" w:space="0" w:color="auto"/>
            <w:bottom w:val="none" w:sz="0" w:space="0" w:color="auto"/>
            <w:right w:val="none" w:sz="0" w:space="0" w:color="auto"/>
          </w:divBdr>
        </w:div>
        <w:div w:id="2015958284">
          <w:marLeft w:val="480"/>
          <w:marRight w:val="0"/>
          <w:marTop w:val="0"/>
          <w:marBottom w:val="0"/>
          <w:divBdr>
            <w:top w:val="none" w:sz="0" w:space="0" w:color="auto"/>
            <w:left w:val="none" w:sz="0" w:space="0" w:color="auto"/>
            <w:bottom w:val="none" w:sz="0" w:space="0" w:color="auto"/>
            <w:right w:val="none" w:sz="0" w:space="0" w:color="auto"/>
          </w:divBdr>
        </w:div>
        <w:div w:id="1299535449">
          <w:marLeft w:val="480"/>
          <w:marRight w:val="0"/>
          <w:marTop w:val="0"/>
          <w:marBottom w:val="0"/>
          <w:divBdr>
            <w:top w:val="none" w:sz="0" w:space="0" w:color="auto"/>
            <w:left w:val="none" w:sz="0" w:space="0" w:color="auto"/>
            <w:bottom w:val="none" w:sz="0" w:space="0" w:color="auto"/>
            <w:right w:val="none" w:sz="0" w:space="0" w:color="auto"/>
          </w:divBdr>
        </w:div>
        <w:div w:id="1877624408">
          <w:marLeft w:val="480"/>
          <w:marRight w:val="0"/>
          <w:marTop w:val="0"/>
          <w:marBottom w:val="0"/>
          <w:divBdr>
            <w:top w:val="none" w:sz="0" w:space="0" w:color="auto"/>
            <w:left w:val="none" w:sz="0" w:space="0" w:color="auto"/>
            <w:bottom w:val="none" w:sz="0" w:space="0" w:color="auto"/>
            <w:right w:val="none" w:sz="0" w:space="0" w:color="auto"/>
          </w:divBdr>
        </w:div>
        <w:div w:id="477570348">
          <w:marLeft w:val="480"/>
          <w:marRight w:val="0"/>
          <w:marTop w:val="0"/>
          <w:marBottom w:val="0"/>
          <w:divBdr>
            <w:top w:val="none" w:sz="0" w:space="0" w:color="auto"/>
            <w:left w:val="none" w:sz="0" w:space="0" w:color="auto"/>
            <w:bottom w:val="none" w:sz="0" w:space="0" w:color="auto"/>
            <w:right w:val="none" w:sz="0" w:space="0" w:color="auto"/>
          </w:divBdr>
        </w:div>
        <w:div w:id="2022581407">
          <w:marLeft w:val="480"/>
          <w:marRight w:val="0"/>
          <w:marTop w:val="0"/>
          <w:marBottom w:val="0"/>
          <w:divBdr>
            <w:top w:val="none" w:sz="0" w:space="0" w:color="auto"/>
            <w:left w:val="none" w:sz="0" w:space="0" w:color="auto"/>
            <w:bottom w:val="none" w:sz="0" w:space="0" w:color="auto"/>
            <w:right w:val="none" w:sz="0" w:space="0" w:color="auto"/>
          </w:divBdr>
        </w:div>
        <w:div w:id="1646859658">
          <w:marLeft w:val="480"/>
          <w:marRight w:val="0"/>
          <w:marTop w:val="0"/>
          <w:marBottom w:val="0"/>
          <w:divBdr>
            <w:top w:val="none" w:sz="0" w:space="0" w:color="auto"/>
            <w:left w:val="none" w:sz="0" w:space="0" w:color="auto"/>
            <w:bottom w:val="none" w:sz="0" w:space="0" w:color="auto"/>
            <w:right w:val="none" w:sz="0" w:space="0" w:color="auto"/>
          </w:divBdr>
        </w:div>
        <w:div w:id="2084376915">
          <w:marLeft w:val="480"/>
          <w:marRight w:val="0"/>
          <w:marTop w:val="0"/>
          <w:marBottom w:val="0"/>
          <w:divBdr>
            <w:top w:val="none" w:sz="0" w:space="0" w:color="auto"/>
            <w:left w:val="none" w:sz="0" w:space="0" w:color="auto"/>
            <w:bottom w:val="none" w:sz="0" w:space="0" w:color="auto"/>
            <w:right w:val="none" w:sz="0" w:space="0" w:color="auto"/>
          </w:divBdr>
        </w:div>
        <w:div w:id="478808217">
          <w:marLeft w:val="480"/>
          <w:marRight w:val="0"/>
          <w:marTop w:val="0"/>
          <w:marBottom w:val="0"/>
          <w:divBdr>
            <w:top w:val="none" w:sz="0" w:space="0" w:color="auto"/>
            <w:left w:val="none" w:sz="0" w:space="0" w:color="auto"/>
            <w:bottom w:val="none" w:sz="0" w:space="0" w:color="auto"/>
            <w:right w:val="none" w:sz="0" w:space="0" w:color="auto"/>
          </w:divBdr>
        </w:div>
        <w:div w:id="1663195698">
          <w:marLeft w:val="480"/>
          <w:marRight w:val="0"/>
          <w:marTop w:val="0"/>
          <w:marBottom w:val="0"/>
          <w:divBdr>
            <w:top w:val="none" w:sz="0" w:space="0" w:color="auto"/>
            <w:left w:val="none" w:sz="0" w:space="0" w:color="auto"/>
            <w:bottom w:val="none" w:sz="0" w:space="0" w:color="auto"/>
            <w:right w:val="none" w:sz="0" w:space="0" w:color="auto"/>
          </w:divBdr>
        </w:div>
        <w:div w:id="760444400">
          <w:marLeft w:val="480"/>
          <w:marRight w:val="0"/>
          <w:marTop w:val="0"/>
          <w:marBottom w:val="0"/>
          <w:divBdr>
            <w:top w:val="none" w:sz="0" w:space="0" w:color="auto"/>
            <w:left w:val="none" w:sz="0" w:space="0" w:color="auto"/>
            <w:bottom w:val="none" w:sz="0" w:space="0" w:color="auto"/>
            <w:right w:val="none" w:sz="0" w:space="0" w:color="auto"/>
          </w:divBdr>
        </w:div>
        <w:div w:id="1977955096">
          <w:marLeft w:val="480"/>
          <w:marRight w:val="0"/>
          <w:marTop w:val="0"/>
          <w:marBottom w:val="0"/>
          <w:divBdr>
            <w:top w:val="none" w:sz="0" w:space="0" w:color="auto"/>
            <w:left w:val="none" w:sz="0" w:space="0" w:color="auto"/>
            <w:bottom w:val="none" w:sz="0" w:space="0" w:color="auto"/>
            <w:right w:val="none" w:sz="0" w:space="0" w:color="auto"/>
          </w:divBdr>
        </w:div>
        <w:div w:id="1359041101">
          <w:marLeft w:val="480"/>
          <w:marRight w:val="0"/>
          <w:marTop w:val="0"/>
          <w:marBottom w:val="0"/>
          <w:divBdr>
            <w:top w:val="none" w:sz="0" w:space="0" w:color="auto"/>
            <w:left w:val="none" w:sz="0" w:space="0" w:color="auto"/>
            <w:bottom w:val="none" w:sz="0" w:space="0" w:color="auto"/>
            <w:right w:val="none" w:sz="0" w:space="0" w:color="auto"/>
          </w:divBdr>
        </w:div>
        <w:div w:id="1339890786">
          <w:marLeft w:val="480"/>
          <w:marRight w:val="0"/>
          <w:marTop w:val="0"/>
          <w:marBottom w:val="0"/>
          <w:divBdr>
            <w:top w:val="none" w:sz="0" w:space="0" w:color="auto"/>
            <w:left w:val="none" w:sz="0" w:space="0" w:color="auto"/>
            <w:bottom w:val="none" w:sz="0" w:space="0" w:color="auto"/>
            <w:right w:val="none" w:sz="0" w:space="0" w:color="auto"/>
          </w:divBdr>
        </w:div>
        <w:div w:id="1979458497">
          <w:marLeft w:val="480"/>
          <w:marRight w:val="0"/>
          <w:marTop w:val="0"/>
          <w:marBottom w:val="0"/>
          <w:divBdr>
            <w:top w:val="none" w:sz="0" w:space="0" w:color="auto"/>
            <w:left w:val="none" w:sz="0" w:space="0" w:color="auto"/>
            <w:bottom w:val="none" w:sz="0" w:space="0" w:color="auto"/>
            <w:right w:val="none" w:sz="0" w:space="0" w:color="auto"/>
          </w:divBdr>
        </w:div>
        <w:div w:id="456684699">
          <w:marLeft w:val="480"/>
          <w:marRight w:val="0"/>
          <w:marTop w:val="0"/>
          <w:marBottom w:val="0"/>
          <w:divBdr>
            <w:top w:val="none" w:sz="0" w:space="0" w:color="auto"/>
            <w:left w:val="none" w:sz="0" w:space="0" w:color="auto"/>
            <w:bottom w:val="none" w:sz="0" w:space="0" w:color="auto"/>
            <w:right w:val="none" w:sz="0" w:space="0" w:color="auto"/>
          </w:divBdr>
        </w:div>
        <w:div w:id="737018284">
          <w:marLeft w:val="480"/>
          <w:marRight w:val="0"/>
          <w:marTop w:val="0"/>
          <w:marBottom w:val="0"/>
          <w:divBdr>
            <w:top w:val="none" w:sz="0" w:space="0" w:color="auto"/>
            <w:left w:val="none" w:sz="0" w:space="0" w:color="auto"/>
            <w:bottom w:val="none" w:sz="0" w:space="0" w:color="auto"/>
            <w:right w:val="none" w:sz="0" w:space="0" w:color="auto"/>
          </w:divBdr>
        </w:div>
        <w:div w:id="2094278366">
          <w:marLeft w:val="480"/>
          <w:marRight w:val="0"/>
          <w:marTop w:val="0"/>
          <w:marBottom w:val="0"/>
          <w:divBdr>
            <w:top w:val="none" w:sz="0" w:space="0" w:color="auto"/>
            <w:left w:val="none" w:sz="0" w:space="0" w:color="auto"/>
            <w:bottom w:val="none" w:sz="0" w:space="0" w:color="auto"/>
            <w:right w:val="none" w:sz="0" w:space="0" w:color="auto"/>
          </w:divBdr>
        </w:div>
        <w:div w:id="299918732">
          <w:marLeft w:val="480"/>
          <w:marRight w:val="0"/>
          <w:marTop w:val="0"/>
          <w:marBottom w:val="0"/>
          <w:divBdr>
            <w:top w:val="none" w:sz="0" w:space="0" w:color="auto"/>
            <w:left w:val="none" w:sz="0" w:space="0" w:color="auto"/>
            <w:bottom w:val="none" w:sz="0" w:space="0" w:color="auto"/>
            <w:right w:val="none" w:sz="0" w:space="0" w:color="auto"/>
          </w:divBdr>
        </w:div>
        <w:div w:id="144589813">
          <w:marLeft w:val="480"/>
          <w:marRight w:val="0"/>
          <w:marTop w:val="0"/>
          <w:marBottom w:val="0"/>
          <w:divBdr>
            <w:top w:val="none" w:sz="0" w:space="0" w:color="auto"/>
            <w:left w:val="none" w:sz="0" w:space="0" w:color="auto"/>
            <w:bottom w:val="none" w:sz="0" w:space="0" w:color="auto"/>
            <w:right w:val="none" w:sz="0" w:space="0" w:color="auto"/>
          </w:divBdr>
        </w:div>
        <w:div w:id="688869536">
          <w:marLeft w:val="480"/>
          <w:marRight w:val="0"/>
          <w:marTop w:val="0"/>
          <w:marBottom w:val="0"/>
          <w:divBdr>
            <w:top w:val="none" w:sz="0" w:space="0" w:color="auto"/>
            <w:left w:val="none" w:sz="0" w:space="0" w:color="auto"/>
            <w:bottom w:val="none" w:sz="0" w:space="0" w:color="auto"/>
            <w:right w:val="none" w:sz="0" w:space="0" w:color="auto"/>
          </w:divBdr>
        </w:div>
        <w:div w:id="1812096723">
          <w:marLeft w:val="480"/>
          <w:marRight w:val="0"/>
          <w:marTop w:val="0"/>
          <w:marBottom w:val="0"/>
          <w:divBdr>
            <w:top w:val="none" w:sz="0" w:space="0" w:color="auto"/>
            <w:left w:val="none" w:sz="0" w:space="0" w:color="auto"/>
            <w:bottom w:val="none" w:sz="0" w:space="0" w:color="auto"/>
            <w:right w:val="none" w:sz="0" w:space="0" w:color="auto"/>
          </w:divBdr>
        </w:div>
        <w:div w:id="415639350">
          <w:marLeft w:val="480"/>
          <w:marRight w:val="0"/>
          <w:marTop w:val="0"/>
          <w:marBottom w:val="0"/>
          <w:divBdr>
            <w:top w:val="none" w:sz="0" w:space="0" w:color="auto"/>
            <w:left w:val="none" w:sz="0" w:space="0" w:color="auto"/>
            <w:bottom w:val="none" w:sz="0" w:space="0" w:color="auto"/>
            <w:right w:val="none" w:sz="0" w:space="0" w:color="auto"/>
          </w:divBdr>
        </w:div>
        <w:div w:id="2130203436">
          <w:marLeft w:val="480"/>
          <w:marRight w:val="0"/>
          <w:marTop w:val="0"/>
          <w:marBottom w:val="0"/>
          <w:divBdr>
            <w:top w:val="none" w:sz="0" w:space="0" w:color="auto"/>
            <w:left w:val="none" w:sz="0" w:space="0" w:color="auto"/>
            <w:bottom w:val="none" w:sz="0" w:space="0" w:color="auto"/>
            <w:right w:val="none" w:sz="0" w:space="0" w:color="auto"/>
          </w:divBdr>
        </w:div>
        <w:div w:id="1396585625">
          <w:marLeft w:val="480"/>
          <w:marRight w:val="0"/>
          <w:marTop w:val="0"/>
          <w:marBottom w:val="0"/>
          <w:divBdr>
            <w:top w:val="none" w:sz="0" w:space="0" w:color="auto"/>
            <w:left w:val="none" w:sz="0" w:space="0" w:color="auto"/>
            <w:bottom w:val="none" w:sz="0" w:space="0" w:color="auto"/>
            <w:right w:val="none" w:sz="0" w:space="0" w:color="auto"/>
          </w:divBdr>
        </w:div>
        <w:div w:id="1317879004">
          <w:marLeft w:val="480"/>
          <w:marRight w:val="0"/>
          <w:marTop w:val="0"/>
          <w:marBottom w:val="0"/>
          <w:divBdr>
            <w:top w:val="none" w:sz="0" w:space="0" w:color="auto"/>
            <w:left w:val="none" w:sz="0" w:space="0" w:color="auto"/>
            <w:bottom w:val="none" w:sz="0" w:space="0" w:color="auto"/>
            <w:right w:val="none" w:sz="0" w:space="0" w:color="auto"/>
          </w:divBdr>
        </w:div>
        <w:div w:id="1333535015">
          <w:marLeft w:val="480"/>
          <w:marRight w:val="0"/>
          <w:marTop w:val="0"/>
          <w:marBottom w:val="0"/>
          <w:divBdr>
            <w:top w:val="none" w:sz="0" w:space="0" w:color="auto"/>
            <w:left w:val="none" w:sz="0" w:space="0" w:color="auto"/>
            <w:bottom w:val="none" w:sz="0" w:space="0" w:color="auto"/>
            <w:right w:val="none" w:sz="0" w:space="0" w:color="auto"/>
          </w:divBdr>
        </w:div>
        <w:div w:id="162858167">
          <w:marLeft w:val="480"/>
          <w:marRight w:val="0"/>
          <w:marTop w:val="0"/>
          <w:marBottom w:val="0"/>
          <w:divBdr>
            <w:top w:val="none" w:sz="0" w:space="0" w:color="auto"/>
            <w:left w:val="none" w:sz="0" w:space="0" w:color="auto"/>
            <w:bottom w:val="none" w:sz="0" w:space="0" w:color="auto"/>
            <w:right w:val="none" w:sz="0" w:space="0" w:color="auto"/>
          </w:divBdr>
        </w:div>
        <w:div w:id="2003393209">
          <w:marLeft w:val="480"/>
          <w:marRight w:val="0"/>
          <w:marTop w:val="0"/>
          <w:marBottom w:val="0"/>
          <w:divBdr>
            <w:top w:val="none" w:sz="0" w:space="0" w:color="auto"/>
            <w:left w:val="none" w:sz="0" w:space="0" w:color="auto"/>
            <w:bottom w:val="none" w:sz="0" w:space="0" w:color="auto"/>
            <w:right w:val="none" w:sz="0" w:space="0" w:color="auto"/>
          </w:divBdr>
        </w:div>
      </w:divsChild>
    </w:div>
    <w:div w:id="2053336821">
      <w:bodyDiv w:val="1"/>
      <w:marLeft w:val="0"/>
      <w:marRight w:val="0"/>
      <w:marTop w:val="0"/>
      <w:marBottom w:val="0"/>
      <w:divBdr>
        <w:top w:val="none" w:sz="0" w:space="0" w:color="auto"/>
        <w:left w:val="none" w:sz="0" w:space="0" w:color="auto"/>
        <w:bottom w:val="none" w:sz="0" w:space="0" w:color="auto"/>
        <w:right w:val="none" w:sz="0" w:space="0" w:color="auto"/>
      </w:divBdr>
      <w:divsChild>
        <w:div w:id="839738886">
          <w:marLeft w:val="480"/>
          <w:marRight w:val="0"/>
          <w:marTop w:val="0"/>
          <w:marBottom w:val="0"/>
          <w:divBdr>
            <w:top w:val="none" w:sz="0" w:space="0" w:color="auto"/>
            <w:left w:val="none" w:sz="0" w:space="0" w:color="auto"/>
            <w:bottom w:val="none" w:sz="0" w:space="0" w:color="auto"/>
            <w:right w:val="none" w:sz="0" w:space="0" w:color="auto"/>
          </w:divBdr>
        </w:div>
        <w:div w:id="200553043">
          <w:marLeft w:val="480"/>
          <w:marRight w:val="0"/>
          <w:marTop w:val="0"/>
          <w:marBottom w:val="0"/>
          <w:divBdr>
            <w:top w:val="none" w:sz="0" w:space="0" w:color="auto"/>
            <w:left w:val="none" w:sz="0" w:space="0" w:color="auto"/>
            <w:bottom w:val="none" w:sz="0" w:space="0" w:color="auto"/>
            <w:right w:val="none" w:sz="0" w:space="0" w:color="auto"/>
          </w:divBdr>
        </w:div>
        <w:div w:id="104813073">
          <w:marLeft w:val="480"/>
          <w:marRight w:val="0"/>
          <w:marTop w:val="0"/>
          <w:marBottom w:val="0"/>
          <w:divBdr>
            <w:top w:val="none" w:sz="0" w:space="0" w:color="auto"/>
            <w:left w:val="none" w:sz="0" w:space="0" w:color="auto"/>
            <w:bottom w:val="none" w:sz="0" w:space="0" w:color="auto"/>
            <w:right w:val="none" w:sz="0" w:space="0" w:color="auto"/>
          </w:divBdr>
        </w:div>
        <w:div w:id="438837374">
          <w:marLeft w:val="480"/>
          <w:marRight w:val="0"/>
          <w:marTop w:val="0"/>
          <w:marBottom w:val="0"/>
          <w:divBdr>
            <w:top w:val="none" w:sz="0" w:space="0" w:color="auto"/>
            <w:left w:val="none" w:sz="0" w:space="0" w:color="auto"/>
            <w:bottom w:val="none" w:sz="0" w:space="0" w:color="auto"/>
            <w:right w:val="none" w:sz="0" w:space="0" w:color="auto"/>
          </w:divBdr>
        </w:div>
        <w:div w:id="1825201591">
          <w:marLeft w:val="480"/>
          <w:marRight w:val="0"/>
          <w:marTop w:val="0"/>
          <w:marBottom w:val="0"/>
          <w:divBdr>
            <w:top w:val="none" w:sz="0" w:space="0" w:color="auto"/>
            <w:left w:val="none" w:sz="0" w:space="0" w:color="auto"/>
            <w:bottom w:val="none" w:sz="0" w:space="0" w:color="auto"/>
            <w:right w:val="none" w:sz="0" w:space="0" w:color="auto"/>
          </w:divBdr>
        </w:div>
        <w:div w:id="1504275187">
          <w:marLeft w:val="480"/>
          <w:marRight w:val="0"/>
          <w:marTop w:val="0"/>
          <w:marBottom w:val="0"/>
          <w:divBdr>
            <w:top w:val="none" w:sz="0" w:space="0" w:color="auto"/>
            <w:left w:val="none" w:sz="0" w:space="0" w:color="auto"/>
            <w:bottom w:val="none" w:sz="0" w:space="0" w:color="auto"/>
            <w:right w:val="none" w:sz="0" w:space="0" w:color="auto"/>
          </w:divBdr>
        </w:div>
        <w:div w:id="558630717">
          <w:marLeft w:val="480"/>
          <w:marRight w:val="0"/>
          <w:marTop w:val="0"/>
          <w:marBottom w:val="0"/>
          <w:divBdr>
            <w:top w:val="none" w:sz="0" w:space="0" w:color="auto"/>
            <w:left w:val="none" w:sz="0" w:space="0" w:color="auto"/>
            <w:bottom w:val="none" w:sz="0" w:space="0" w:color="auto"/>
            <w:right w:val="none" w:sz="0" w:space="0" w:color="auto"/>
          </w:divBdr>
        </w:div>
        <w:div w:id="1772781269">
          <w:marLeft w:val="480"/>
          <w:marRight w:val="0"/>
          <w:marTop w:val="0"/>
          <w:marBottom w:val="0"/>
          <w:divBdr>
            <w:top w:val="none" w:sz="0" w:space="0" w:color="auto"/>
            <w:left w:val="none" w:sz="0" w:space="0" w:color="auto"/>
            <w:bottom w:val="none" w:sz="0" w:space="0" w:color="auto"/>
            <w:right w:val="none" w:sz="0" w:space="0" w:color="auto"/>
          </w:divBdr>
        </w:div>
        <w:div w:id="2050714651">
          <w:marLeft w:val="480"/>
          <w:marRight w:val="0"/>
          <w:marTop w:val="0"/>
          <w:marBottom w:val="0"/>
          <w:divBdr>
            <w:top w:val="none" w:sz="0" w:space="0" w:color="auto"/>
            <w:left w:val="none" w:sz="0" w:space="0" w:color="auto"/>
            <w:bottom w:val="none" w:sz="0" w:space="0" w:color="auto"/>
            <w:right w:val="none" w:sz="0" w:space="0" w:color="auto"/>
          </w:divBdr>
        </w:div>
        <w:div w:id="531190588">
          <w:marLeft w:val="480"/>
          <w:marRight w:val="0"/>
          <w:marTop w:val="0"/>
          <w:marBottom w:val="0"/>
          <w:divBdr>
            <w:top w:val="none" w:sz="0" w:space="0" w:color="auto"/>
            <w:left w:val="none" w:sz="0" w:space="0" w:color="auto"/>
            <w:bottom w:val="none" w:sz="0" w:space="0" w:color="auto"/>
            <w:right w:val="none" w:sz="0" w:space="0" w:color="auto"/>
          </w:divBdr>
        </w:div>
        <w:div w:id="1637643001">
          <w:marLeft w:val="480"/>
          <w:marRight w:val="0"/>
          <w:marTop w:val="0"/>
          <w:marBottom w:val="0"/>
          <w:divBdr>
            <w:top w:val="none" w:sz="0" w:space="0" w:color="auto"/>
            <w:left w:val="none" w:sz="0" w:space="0" w:color="auto"/>
            <w:bottom w:val="none" w:sz="0" w:space="0" w:color="auto"/>
            <w:right w:val="none" w:sz="0" w:space="0" w:color="auto"/>
          </w:divBdr>
        </w:div>
        <w:div w:id="290668726">
          <w:marLeft w:val="480"/>
          <w:marRight w:val="0"/>
          <w:marTop w:val="0"/>
          <w:marBottom w:val="0"/>
          <w:divBdr>
            <w:top w:val="none" w:sz="0" w:space="0" w:color="auto"/>
            <w:left w:val="none" w:sz="0" w:space="0" w:color="auto"/>
            <w:bottom w:val="none" w:sz="0" w:space="0" w:color="auto"/>
            <w:right w:val="none" w:sz="0" w:space="0" w:color="auto"/>
          </w:divBdr>
        </w:div>
        <w:div w:id="743525535">
          <w:marLeft w:val="480"/>
          <w:marRight w:val="0"/>
          <w:marTop w:val="0"/>
          <w:marBottom w:val="0"/>
          <w:divBdr>
            <w:top w:val="none" w:sz="0" w:space="0" w:color="auto"/>
            <w:left w:val="none" w:sz="0" w:space="0" w:color="auto"/>
            <w:bottom w:val="none" w:sz="0" w:space="0" w:color="auto"/>
            <w:right w:val="none" w:sz="0" w:space="0" w:color="auto"/>
          </w:divBdr>
        </w:div>
        <w:div w:id="135147617">
          <w:marLeft w:val="480"/>
          <w:marRight w:val="0"/>
          <w:marTop w:val="0"/>
          <w:marBottom w:val="0"/>
          <w:divBdr>
            <w:top w:val="none" w:sz="0" w:space="0" w:color="auto"/>
            <w:left w:val="none" w:sz="0" w:space="0" w:color="auto"/>
            <w:bottom w:val="none" w:sz="0" w:space="0" w:color="auto"/>
            <w:right w:val="none" w:sz="0" w:space="0" w:color="auto"/>
          </w:divBdr>
        </w:div>
        <w:div w:id="1973055860">
          <w:marLeft w:val="480"/>
          <w:marRight w:val="0"/>
          <w:marTop w:val="0"/>
          <w:marBottom w:val="0"/>
          <w:divBdr>
            <w:top w:val="none" w:sz="0" w:space="0" w:color="auto"/>
            <w:left w:val="none" w:sz="0" w:space="0" w:color="auto"/>
            <w:bottom w:val="none" w:sz="0" w:space="0" w:color="auto"/>
            <w:right w:val="none" w:sz="0" w:space="0" w:color="auto"/>
          </w:divBdr>
        </w:div>
        <w:div w:id="848561116">
          <w:marLeft w:val="480"/>
          <w:marRight w:val="0"/>
          <w:marTop w:val="0"/>
          <w:marBottom w:val="0"/>
          <w:divBdr>
            <w:top w:val="none" w:sz="0" w:space="0" w:color="auto"/>
            <w:left w:val="none" w:sz="0" w:space="0" w:color="auto"/>
            <w:bottom w:val="none" w:sz="0" w:space="0" w:color="auto"/>
            <w:right w:val="none" w:sz="0" w:space="0" w:color="auto"/>
          </w:divBdr>
        </w:div>
        <w:div w:id="1706324197">
          <w:marLeft w:val="480"/>
          <w:marRight w:val="0"/>
          <w:marTop w:val="0"/>
          <w:marBottom w:val="0"/>
          <w:divBdr>
            <w:top w:val="none" w:sz="0" w:space="0" w:color="auto"/>
            <w:left w:val="none" w:sz="0" w:space="0" w:color="auto"/>
            <w:bottom w:val="none" w:sz="0" w:space="0" w:color="auto"/>
            <w:right w:val="none" w:sz="0" w:space="0" w:color="auto"/>
          </w:divBdr>
        </w:div>
        <w:div w:id="2117745811">
          <w:marLeft w:val="480"/>
          <w:marRight w:val="0"/>
          <w:marTop w:val="0"/>
          <w:marBottom w:val="0"/>
          <w:divBdr>
            <w:top w:val="none" w:sz="0" w:space="0" w:color="auto"/>
            <w:left w:val="none" w:sz="0" w:space="0" w:color="auto"/>
            <w:bottom w:val="none" w:sz="0" w:space="0" w:color="auto"/>
            <w:right w:val="none" w:sz="0" w:space="0" w:color="auto"/>
          </w:divBdr>
        </w:div>
        <w:div w:id="1650481033">
          <w:marLeft w:val="480"/>
          <w:marRight w:val="0"/>
          <w:marTop w:val="0"/>
          <w:marBottom w:val="0"/>
          <w:divBdr>
            <w:top w:val="none" w:sz="0" w:space="0" w:color="auto"/>
            <w:left w:val="none" w:sz="0" w:space="0" w:color="auto"/>
            <w:bottom w:val="none" w:sz="0" w:space="0" w:color="auto"/>
            <w:right w:val="none" w:sz="0" w:space="0" w:color="auto"/>
          </w:divBdr>
        </w:div>
        <w:div w:id="222838245">
          <w:marLeft w:val="480"/>
          <w:marRight w:val="0"/>
          <w:marTop w:val="0"/>
          <w:marBottom w:val="0"/>
          <w:divBdr>
            <w:top w:val="none" w:sz="0" w:space="0" w:color="auto"/>
            <w:left w:val="none" w:sz="0" w:space="0" w:color="auto"/>
            <w:bottom w:val="none" w:sz="0" w:space="0" w:color="auto"/>
            <w:right w:val="none" w:sz="0" w:space="0" w:color="auto"/>
          </w:divBdr>
        </w:div>
        <w:div w:id="1252470629">
          <w:marLeft w:val="480"/>
          <w:marRight w:val="0"/>
          <w:marTop w:val="0"/>
          <w:marBottom w:val="0"/>
          <w:divBdr>
            <w:top w:val="none" w:sz="0" w:space="0" w:color="auto"/>
            <w:left w:val="none" w:sz="0" w:space="0" w:color="auto"/>
            <w:bottom w:val="none" w:sz="0" w:space="0" w:color="auto"/>
            <w:right w:val="none" w:sz="0" w:space="0" w:color="auto"/>
          </w:divBdr>
        </w:div>
        <w:div w:id="667681703">
          <w:marLeft w:val="480"/>
          <w:marRight w:val="0"/>
          <w:marTop w:val="0"/>
          <w:marBottom w:val="0"/>
          <w:divBdr>
            <w:top w:val="none" w:sz="0" w:space="0" w:color="auto"/>
            <w:left w:val="none" w:sz="0" w:space="0" w:color="auto"/>
            <w:bottom w:val="none" w:sz="0" w:space="0" w:color="auto"/>
            <w:right w:val="none" w:sz="0" w:space="0" w:color="auto"/>
          </w:divBdr>
        </w:div>
        <w:div w:id="1734307136">
          <w:marLeft w:val="480"/>
          <w:marRight w:val="0"/>
          <w:marTop w:val="0"/>
          <w:marBottom w:val="0"/>
          <w:divBdr>
            <w:top w:val="none" w:sz="0" w:space="0" w:color="auto"/>
            <w:left w:val="none" w:sz="0" w:space="0" w:color="auto"/>
            <w:bottom w:val="none" w:sz="0" w:space="0" w:color="auto"/>
            <w:right w:val="none" w:sz="0" w:space="0" w:color="auto"/>
          </w:divBdr>
        </w:div>
        <w:div w:id="65147790">
          <w:marLeft w:val="480"/>
          <w:marRight w:val="0"/>
          <w:marTop w:val="0"/>
          <w:marBottom w:val="0"/>
          <w:divBdr>
            <w:top w:val="none" w:sz="0" w:space="0" w:color="auto"/>
            <w:left w:val="none" w:sz="0" w:space="0" w:color="auto"/>
            <w:bottom w:val="none" w:sz="0" w:space="0" w:color="auto"/>
            <w:right w:val="none" w:sz="0" w:space="0" w:color="auto"/>
          </w:divBdr>
        </w:div>
        <w:div w:id="6061712">
          <w:marLeft w:val="480"/>
          <w:marRight w:val="0"/>
          <w:marTop w:val="0"/>
          <w:marBottom w:val="0"/>
          <w:divBdr>
            <w:top w:val="none" w:sz="0" w:space="0" w:color="auto"/>
            <w:left w:val="none" w:sz="0" w:space="0" w:color="auto"/>
            <w:bottom w:val="none" w:sz="0" w:space="0" w:color="auto"/>
            <w:right w:val="none" w:sz="0" w:space="0" w:color="auto"/>
          </w:divBdr>
        </w:div>
        <w:div w:id="1535800309">
          <w:marLeft w:val="480"/>
          <w:marRight w:val="0"/>
          <w:marTop w:val="0"/>
          <w:marBottom w:val="0"/>
          <w:divBdr>
            <w:top w:val="none" w:sz="0" w:space="0" w:color="auto"/>
            <w:left w:val="none" w:sz="0" w:space="0" w:color="auto"/>
            <w:bottom w:val="none" w:sz="0" w:space="0" w:color="auto"/>
            <w:right w:val="none" w:sz="0" w:space="0" w:color="auto"/>
          </w:divBdr>
        </w:div>
        <w:div w:id="709304244">
          <w:marLeft w:val="480"/>
          <w:marRight w:val="0"/>
          <w:marTop w:val="0"/>
          <w:marBottom w:val="0"/>
          <w:divBdr>
            <w:top w:val="none" w:sz="0" w:space="0" w:color="auto"/>
            <w:left w:val="none" w:sz="0" w:space="0" w:color="auto"/>
            <w:bottom w:val="none" w:sz="0" w:space="0" w:color="auto"/>
            <w:right w:val="none" w:sz="0" w:space="0" w:color="auto"/>
          </w:divBdr>
        </w:div>
        <w:div w:id="215555170">
          <w:marLeft w:val="480"/>
          <w:marRight w:val="0"/>
          <w:marTop w:val="0"/>
          <w:marBottom w:val="0"/>
          <w:divBdr>
            <w:top w:val="none" w:sz="0" w:space="0" w:color="auto"/>
            <w:left w:val="none" w:sz="0" w:space="0" w:color="auto"/>
            <w:bottom w:val="none" w:sz="0" w:space="0" w:color="auto"/>
            <w:right w:val="none" w:sz="0" w:space="0" w:color="auto"/>
          </w:divBdr>
        </w:div>
        <w:div w:id="2119596354">
          <w:marLeft w:val="480"/>
          <w:marRight w:val="0"/>
          <w:marTop w:val="0"/>
          <w:marBottom w:val="0"/>
          <w:divBdr>
            <w:top w:val="none" w:sz="0" w:space="0" w:color="auto"/>
            <w:left w:val="none" w:sz="0" w:space="0" w:color="auto"/>
            <w:bottom w:val="none" w:sz="0" w:space="0" w:color="auto"/>
            <w:right w:val="none" w:sz="0" w:space="0" w:color="auto"/>
          </w:divBdr>
        </w:div>
        <w:div w:id="1971397913">
          <w:marLeft w:val="480"/>
          <w:marRight w:val="0"/>
          <w:marTop w:val="0"/>
          <w:marBottom w:val="0"/>
          <w:divBdr>
            <w:top w:val="none" w:sz="0" w:space="0" w:color="auto"/>
            <w:left w:val="none" w:sz="0" w:space="0" w:color="auto"/>
            <w:bottom w:val="none" w:sz="0" w:space="0" w:color="auto"/>
            <w:right w:val="none" w:sz="0" w:space="0" w:color="auto"/>
          </w:divBdr>
        </w:div>
        <w:div w:id="877665675">
          <w:marLeft w:val="480"/>
          <w:marRight w:val="0"/>
          <w:marTop w:val="0"/>
          <w:marBottom w:val="0"/>
          <w:divBdr>
            <w:top w:val="none" w:sz="0" w:space="0" w:color="auto"/>
            <w:left w:val="none" w:sz="0" w:space="0" w:color="auto"/>
            <w:bottom w:val="none" w:sz="0" w:space="0" w:color="auto"/>
            <w:right w:val="none" w:sz="0" w:space="0" w:color="auto"/>
          </w:divBdr>
        </w:div>
        <w:div w:id="1484931468">
          <w:marLeft w:val="480"/>
          <w:marRight w:val="0"/>
          <w:marTop w:val="0"/>
          <w:marBottom w:val="0"/>
          <w:divBdr>
            <w:top w:val="none" w:sz="0" w:space="0" w:color="auto"/>
            <w:left w:val="none" w:sz="0" w:space="0" w:color="auto"/>
            <w:bottom w:val="none" w:sz="0" w:space="0" w:color="auto"/>
            <w:right w:val="none" w:sz="0" w:space="0" w:color="auto"/>
          </w:divBdr>
        </w:div>
        <w:div w:id="1334339939">
          <w:marLeft w:val="480"/>
          <w:marRight w:val="0"/>
          <w:marTop w:val="0"/>
          <w:marBottom w:val="0"/>
          <w:divBdr>
            <w:top w:val="none" w:sz="0" w:space="0" w:color="auto"/>
            <w:left w:val="none" w:sz="0" w:space="0" w:color="auto"/>
            <w:bottom w:val="none" w:sz="0" w:space="0" w:color="auto"/>
            <w:right w:val="none" w:sz="0" w:space="0" w:color="auto"/>
          </w:divBdr>
        </w:div>
        <w:div w:id="1874534760">
          <w:marLeft w:val="480"/>
          <w:marRight w:val="0"/>
          <w:marTop w:val="0"/>
          <w:marBottom w:val="0"/>
          <w:divBdr>
            <w:top w:val="none" w:sz="0" w:space="0" w:color="auto"/>
            <w:left w:val="none" w:sz="0" w:space="0" w:color="auto"/>
            <w:bottom w:val="none" w:sz="0" w:space="0" w:color="auto"/>
            <w:right w:val="none" w:sz="0" w:space="0" w:color="auto"/>
          </w:divBdr>
        </w:div>
        <w:div w:id="2134399213">
          <w:marLeft w:val="480"/>
          <w:marRight w:val="0"/>
          <w:marTop w:val="0"/>
          <w:marBottom w:val="0"/>
          <w:divBdr>
            <w:top w:val="none" w:sz="0" w:space="0" w:color="auto"/>
            <w:left w:val="none" w:sz="0" w:space="0" w:color="auto"/>
            <w:bottom w:val="none" w:sz="0" w:space="0" w:color="auto"/>
            <w:right w:val="none" w:sz="0" w:space="0" w:color="auto"/>
          </w:divBdr>
        </w:div>
        <w:div w:id="1579093181">
          <w:marLeft w:val="480"/>
          <w:marRight w:val="0"/>
          <w:marTop w:val="0"/>
          <w:marBottom w:val="0"/>
          <w:divBdr>
            <w:top w:val="none" w:sz="0" w:space="0" w:color="auto"/>
            <w:left w:val="none" w:sz="0" w:space="0" w:color="auto"/>
            <w:bottom w:val="none" w:sz="0" w:space="0" w:color="auto"/>
            <w:right w:val="none" w:sz="0" w:space="0" w:color="auto"/>
          </w:divBdr>
        </w:div>
        <w:div w:id="1555893998">
          <w:marLeft w:val="480"/>
          <w:marRight w:val="0"/>
          <w:marTop w:val="0"/>
          <w:marBottom w:val="0"/>
          <w:divBdr>
            <w:top w:val="none" w:sz="0" w:space="0" w:color="auto"/>
            <w:left w:val="none" w:sz="0" w:space="0" w:color="auto"/>
            <w:bottom w:val="none" w:sz="0" w:space="0" w:color="auto"/>
            <w:right w:val="none" w:sz="0" w:space="0" w:color="auto"/>
          </w:divBdr>
        </w:div>
        <w:div w:id="1002119875">
          <w:marLeft w:val="480"/>
          <w:marRight w:val="0"/>
          <w:marTop w:val="0"/>
          <w:marBottom w:val="0"/>
          <w:divBdr>
            <w:top w:val="none" w:sz="0" w:space="0" w:color="auto"/>
            <w:left w:val="none" w:sz="0" w:space="0" w:color="auto"/>
            <w:bottom w:val="none" w:sz="0" w:space="0" w:color="auto"/>
            <w:right w:val="none" w:sz="0" w:space="0" w:color="auto"/>
          </w:divBdr>
        </w:div>
        <w:div w:id="127942765">
          <w:marLeft w:val="480"/>
          <w:marRight w:val="0"/>
          <w:marTop w:val="0"/>
          <w:marBottom w:val="0"/>
          <w:divBdr>
            <w:top w:val="none" w:sz="0" w:space="0" w:color="auto"/>
            <w:left w:val="none" w:sz="0" w:space="0" w:color="auto"/>
            <w:bottom w:val="none" w:sz="0" w:space="0" w:color="auto"/>
            <w:right w:val="none" w:sz="0" w:space="0" w:color="auto"/>
          </w:divBdr>
        </w:div>
        <w:div w:id="438069124">
          <w:marLeft w:val="480"/>
          <w:marRight w:val="0"/>
          <w:marTop w:val="0"/>
          <w:marBottom w:val="0"/>
          <w:divBdr>
            <w:top w:val="none" w:sz="0" w:space="0" w:color="auto"/>
            <w:left w:val="none" w:sz="0" w:space="0" w:color="auto"/>
            <w:bottom w:val="none" w:sz="0" w:space="0" w:color="auto"/>
            <w:right w:val="none" w:sz="0" w:space="0" w:color="auto"/>
          </w:divBdr>
        </w:div>
      </w:divsChild>
    </w:div>
    <w:div w:id="2053845003">
      <w:bodyDiv w:val="1"/>
      <w:marLeft w:val="0"/>
      <w:marRight w:val="0"/>
      <w:marTop w:val="0"/>
      <w:marBottom w:val="0"/>
      <w:divBdr>
        <w:top w:val="none" w:sz="0" w:space="0" w:color="auto"/>
        <w:left w:val="none" w:sz="0" w:space="0" w:color="auto"/>
        <w:bottom w:val="none" w:sz="0" w:space="0" w:color="auto"/>
        <w:right w:val="none" w:sz="0" w:space="0" w:color="auto"/>
      </w:divBdr>
    </w:div>
    <w:div w:id="2054845059">
      <w:bodyDiv w:val="1"/>
      <w:marLeft w:val="0"/>
      <w:marRight w:val="0"/>
      <w:marTop w:val="0"/>
      <w:marBottom w:val="0"/>
      <w:divBdr>
        <w:top w:val="none" w:sz="0" w:space="0" w:color="auto"/>
        <w:left w:val="none" w:sz="0" w:space="0" w:color="auto"/>
        <w:bottom w:val="none" w:sz="0" w:space="0" w:color="auto"/>
        <w:right w:val="none" w:sz="0" w:space="0" w:color="auto"/>
      </w:divBdr>
    </w:div>
    <w:div w:id="2056614058">
      <w:bodyDiv w:val="1"/>
      <w:marLeft w:val="0"/>
      <w:marRight w:val="0"/>
      <w:marTop w:val="0"/>
      <w:marBottom w:val="0"/>
      <w:divBdr>
        <w:top w:val="none" w:sz="0" w:space="0" w:color="auto"/>
        <w:left w:val="none" w:sz="0" w:space="0" w:color="auto"/>
        <w:bottom w:val="none" w:sz="0" w:space="0" w:color="auto"/>
        <w:right w:val="none" w:sz="0" w:space="0" w:color="auto"/>
      </w:divBdr>
    </w:div>
    <w:div w:id="2056733164">
      <w:bodyDiv w:val="1"/>
      <w:marLeft w:val="0"/>
      <w:marRight w:val="0"/>
      <w:marTop w:val="0"/>
      <w:marBottom w:val="0"/>
      <w:divBdr>
        <w:top w:val="none" w:sz="0" w:space="0" w:color="auto"/>
        <w:left w:val="none" w:sz="0" w:space="0" w:color="auto"/>
        <w:bottom w:val="none" w:sz="0" w:space="0" w:color="auto"/>
        <w:right w:val="none" w:sz="0" w:space="0" w:color="auto"/>
      </w:divBdr>
    </w:div>
    <w:div w:id="2057075784">
      <w:bodyDiv w:val="1"/>
      <w:marLeft w:val="0"/>
      <w:marRight w:val="0"/>
      <w:marTop w:val="0"/>
      <w:marBottom w:val="0"/>
      <w:divBdr>
        <w:top w:val="none" w:sz="0" w:space="0" w:color="auto"/>
        <w:left w:val="none" w:sz="0" w:space="0" w:color="auto"/>
        <w:bottom w:val="none" w:sz="0" w:space="0" w:color="auto"/>
        <w:right w:val="none" w:sz="0" w:space="0" w:color="auto"/>
      </w:divBdr>
    </w:div>
    <w:div w:id="2057582320">
      <w:bodyDiv w:val="1"/>
      <w:marLeft w:val="0"/>
      <w:marRight w:val="0"/>
      <w:marTop w:val="0"/>
      <w:marBottom w:val="0"/>
      <w:divBdr>
        <w:top w:val="none" w:sz="0" w:space="0" w:color="auto"/>
        <w:left w:val="none" w:sz="0" w:space="0" w:color="auto"/>
        <w:bottom w:val="none" w:sz="0" w:space="0" w:color="auto"/>
        <w:right w:val="none" w:sz="0" w:space="0" w:color="auto"/>
      </w:divBdr>
    </w:div>
    <w:div w:id="2058429998">
      <w:bodyDiv w:val="1"/>
      <w:marLeft w:val="0"/>
      <w:marRight w:val="0"/>
      <w:marTop w:val="0"/>
      <w:marBottom w:val="0"/>
      <w:divBdr>
        <w:top w:val="none" w:sz="0" w:space="0" w:color="auto"/>
        <w:left w:val="none" w:sz="0" w:space="0" w:color="auto"/>
        <w:bottom w:val="none" w:sz="0" w:space="0" w:color="auto"/>
        <w:right w:val="none" w:sz="0" w:space="0" w:color="auto"/>
      </w:divBdr>
    </w:div>
    <w:div w:id="2058897996">
      <w:bodyDiv w:val="1"/>
      <w:marLeft w:val="0"/>
      <w:marRight w:val="0"/>
      <w:marTop w:val="0"/>
      <w:marBottom w:val="0"/>
      <w:divBdr>
        <w:top w:val="none" w:sz="0" w:space="0" w:color="auto"/>
        <w:left w:val="none" w:sz="0" w:space="0" w:color="auto"/>
        <w:bottom w:val="none" w:sz="0" w:space="0" w:color="auto"/>
        <w:right w:val="none" w:sz="0" w:space="0" w:color="auto"/>
      </w:divBdr>
    </w:div>
    <w:div w:id="2059279091">
      <w:bodyDiv w:val="1"/>
      <w:marLeft w:val="0"/>
      <w:marRight w:val="0"/>
      <w:marTop w:val="0"/>
      <w:marBottom w:val="0"/>
      <w:divBdr>
        <w:top w:val="none" w:sz="0" w:space="0" w:color="auto"/>
        <w:left w:val="none" w:sz="0" w:space="0" w:color="auto"/>
        <w:bottom w:val="none" w:sz="0" w:space="0" w:color="auto"/>
        <w:right w:val="none" w:sz="0" w:space="0" w:color="auto"/>
      </w:divBdr>
    </w:div>
    <w:div w:id="2059697191">
      <w:bodyDiv w:val="1"/>
      <w:marLeft w:val="0"/>
      <w:marRight w:val="0"/>
      <w:marTop w:val="0"/>
      <w:marBottom w:val="0"/>
      <w:divBdr>
        <w:top w:val="none" w:sz="0" w:space="0" w:color="auto"/>
        <w:left w:val="none" w:sz="0" w:space="0" w:color="auto"/>
        <w:bottom w:val="none" w:sz="0" w:space="0" w:color="auto"/>
        <w:right w:val="none" w:sz="0" w:space="0" w:color="auto"/>
      </w:divBdr>
    </w:div>
    <w:div w:id="2059744270">
      <w:bodyDiv w:val="1"/>
      <w:marLeft w:val="0"/>
      <w:marRight w:val="0"/>
      <w:marTop w:val="0"/>
      <w:marBottom w:val="0"/>
      <w:divBdr>
        <w:top w:val="none" w:sz="0" w:space="0" w:color="auto"/>
        <w:left w:val="none" w:sz="0" w:space="0" w:color="auto"/>
        <w:bottom w:val="none" w:sz="0" w:space="0" w:color="auto"/>
        <w:right w:val="none" w:sz="0" w:space="0" w:color="auto"/>
      </w:divBdr>
    </w:div>
    <w:div w:id="2060545426">
      <w:bodyDiv w:val="1"/>
      <w:marLeft w:val="0"/>
      <w:marRight w:val="0"/>
      <w:marTop w:val="0"/>
      <w:marBottom w:val="0"/>
      <w:divBdr>
        <w:top w:val="none" w:sz="0" w:space="0" w:color="auto"/>
        <w:left w:val="none" w:sz="0" w:space="0" w:color="auto"/>
        <w:bottom w:val="none" w:sz="0" w:space="0" w:color="auto"/>
        <w:right w:val="none" w:sz="0" w:space="0" w:color="auto"/>
      </w:divBdr>
    </w:div>
    <w:div w:id="2061593450">
      <w:bodyDiv w:val="1"/>
      <w:marLeft w:val="0"/>
      <w:marRight w:val="0"/>
      <w:marTop w:val="0"/>
      <w:marBottom w:val="0"/>
      <w:divBdr>
        <w:top w:val="none" w:sz="0" w:space="0" w:color="auto"/>
        <w:left w:val="none" w:sz="0" w:space="0" w:color="auto"/>
        <w:bottom w:val="none" w:sz="0" w:space="0" w:color="auto"/>
        <w:right w:val="none" w:sz="0" w:space="0" w:color="auto"/>
      </w:divBdr>
    </w:div>
    <w:div w:id="2061856911">
      <w:bodyDiv w:val="1"/>
      <w:marLeft w:val="0"/>
      <w:marRight w:val="0"/>
      <w:marTop w:val="0"/>
      <w:marBottom w:val="0"/>
      <w:divBdr>
        <w:top w:val="none" w:sz="0" w:space="0" w:color="auto"/>
        <w:left w:val="none" w:sz="0" w:space="0" w:color="auto"/>
        <w:bottom w:val="none" w:sz="0" w:space="0" w:color="auto"/>
        <w:right w:val="none" w:sz="0" w:space="0" w:color="auto"/>
      </w:divBdr>
    </w:div>
    <w:div w:id="2062749591">
      <w:bodyDiv w:val="1"/>
      <w:marLeft w:val="0"/>
      <w:marRight w:val="0"/>
      <w:marTop w:val="0"/>
      <w:marBottom w:val="0"/>
      <w:divBdr>
        <w:top w:val="none" w:sz="0" w:space="0" w:color="auto"/>
        <w:left w:val="none" w:sz="0" w:space="0" w:color="auto"/>
        <w:bottom w:val="none" w:sz="0" w:space="0" w:color="auto"/>
        <w:right w:val="none" w:sz="0" w:space="0" w:color="auto"/>
      </w:divBdr>
    </w:div>
    <w:div w:id="2062896304">
      <w:bodyDiv w:val="1"/>
      <w:marLeft w:val="0"/>
      <w:marRight w:val="0"/>
      <w:marTop w:val="0"/>
      <w:marBottom w:val="0"/>
      <w:divBdr>
        <w:top w:val="none" w:sz="0" w:space="0" w:color="auto"/>
        <w:left w:val="none" w:sz="0" w:space="0" w:color="auto"/>
        <w:bottom w:val="none" w:sz="0" w:space="0" w:color="auto"/>
        <w:right w:val="none" w:sz="0" w:space="0" w:color="auto"/>
      </w:divBdr>
    </w:div>
    <w:div w:id="2063095316">
      <w:bodyDiv w:val="1"/>
      <w:marLeft w:val="0"/>
      <w:marRight w:val="0"/>
      <w:marTop w:val="0"/>
      <w:marBottom w:val="0"/>
      <w:divBdr>
        <w:top w:val="none" w:sz="0" w:space="0" w:color="auto"/>
        <w:left w:val="none" w:sz="0" w:space="0" w:color="auto"/>
        <w:bottom w:val="none" w:sz="0" w:space="0" w:color="auto"/>
        <w:right w:val="none" w:sz="0" w:space="0" w:color="auto"/>
      </w:divBdr>
    </w:div>
    <w:div w:id="2063481252">
      <w:bodyDiv w:val="1"/>
      <w:marLeft w:val="0"/>
      <w:marRight w:val="0"/>
      <w:marTop w:val="0"/>
      <w:marBottom w:val="0"/>
      <w:divBdr>
        <w:top w:val="none" w:sz="0" w:space="0" w:color="auto"/>
        <w:left w:val="none" w:sz="0" w:space="0" w:color="auto"/>
        <w:bottom w:val="none" w:sz="0" w:space="0" w:color="auto"/>
        <w:right w:val="none" w:sz="0" w:space="0" w:color="auto"/>
      </w:divBdr>
    </w:div>
    <w:div w:id="2064597381">
      <w:bodyDiv w:val="1"/>
      <w:marLeft w:val="0"/>
      <w:marRight w:val="0"/>
      <w:marTop w:val="0"/>
      <w:marBottom w:val="0"/>
      <w:divBdr>
        <w:top w:val="none" w:sz="0" w:space="0" w:color="auto"/>
        <w:left w:val="none" w:sz="0" w:space="0" w:color="auto"/>
        <w:bottom w:val="none" w:sz="0" w:space="0" w:color="auto"/>
        <w:right w:val="none" w:sz="0" w:space="0" w:color="auto"/>
      </w:divBdr>
    </w:div>
    <w:div w:id="2064675093">
      <w:bodyDiv w:val="1"/>
      <w:marLeft w:val="0"/>
      <w:marRight w:val="0"/>
      <w:marTop w:val="0"/>
      <w:marBottom w:val="0"/>
      <w:divBdr>
        <w:top w:val="none" w:sz="0" w:space="0" w:color="auto"/>
        <w:left w:val="none" w:sz="0" w:space="0" w:color="auto"/>
        <w:bottom w:val="none" w:sz="0" w:space="0" w:color="auto"/>
        <w:right w:val="none" w:sz="0" w:space="0" w:color="auto"/>
      </w:divBdr>
    </w:div>
    <w:div w:id="2064676968">
      <w:bodyDiv w:val="1"/>
      <w:marLeft w:val="0"/>
      <w:marRight w:val="0"/>
      <w:marTop w:val="0"/>
      <w:marBottom w:val="0"/>
      <w:divBdr>
        <w:top w:val="none" w:sz="0" w:space="0" w:color="auto"/>
        <w:left w:val="none" w:sz="0" w:space="0" w:color="auto"/>
        <w:bottom w:val="none" w:sz="0" w:space="0" w:color="auto"/>
        <w:right w:val="none" w:sz="0" w:space="0" w:color="auto"/>
      </w:divBdr>
      <w:divsChild>
        <w:div w:id="1484587146">
          <w:marLeft w:val="480"/>
          <w:marRight w:val="0"/>
          <w:marTop w:val="0"/>
          <w:marBottom w:val="0"/>
          <w:divBdr>
            <w:top w:val="none" w:sz="0" w:space="0" w:color="auto"/>
            <w:left w:val="none" w:sz="0" w:space="0" w:color="auto"/>
            <w:bottom w:val="none" w:sz="0" w:space="0" w:color="auto"/>
            <w:right w:val="none" w:sz="0" w:space="0" w:color="auto"/>
          </w:divBdr>
        </w:div>
        <w:div w:id="881866245">
          <w:marLeft w:val="480"/>
          <w:marRight w:val="0"/>
          <w:marTop w:val="0"/>
          <w:marBottom w:val="0"/>
          <w:divBdr>
            <w:top w:val="none" w:sz="0" w:space="0" w:color="auto"/>
            <w:left w:val="none" w:sz="0" w:space="0" w:color="auto"/>
            <w:bottom w:val="none" w:sz="0" w:space="0" w:color="auto"/>
            <w:right w:val="none" w:sz="0" w:space="0" w:color="auto"/>
          </w:divBdr>
        </w:div>
        <w:div w:id="1255168082">
          <w:marLeft w:val="480"/>
          <w:marRight w:val="0"/>
          <w:marTop w:val="0"/>
          <w:marBottom w:val="0"/>
          <w:divBdr>
            <w:top w:val="none" w:sz="0" w:space="0" w:color="auto"/>
            <w:left w:val="none" w:sz="0" w:space="0" w:color="auto"/>
            <w:bottom w:val="none" w:sz="0" w:space="0" w:color="auto"/>
            <w:right w:val="none" w:sz="0" w:space="0" w:color="auto"/>
          </w:divBdr>
        </w:div>
        <w:div w:id="181012309">
          <w:marLeft w:val="480"/>
          <w:marRight w:val="0"/>
          <w:marTop w:val="0"/>
          <w:marBottom w:val="0"/>
          <w:divBdr>
            <w:top w:val="none" w:sz="0" w:space="0" w:color="auto"/>
            <w:left w:val="none" w:sz="0" w:space="0" w:color="auto"/>
            <w:bottom w:val="none" w:sz="0" w:space="0" w:color="auto"/>
            <w:right w:val="none" w:sz="0" w:space="0" w:color="auto"/>
          </w:divBdr>
        </w:div>
        <w:div w:id="1274437033">
          <w:marLeft w:val="480"/>
          <w:marRight w:val="0"/>
          <w:marTop w:val="0"/>
          <w:marBottom w:val="0"/>
          <w:divBdr>
            <w:top w:val="none" w:sz="0" w:space="0" w:color="auto"/>
            <w:left w:val="none" w:sz="0" w:space="0" w:color="auto"/>
            <w:bottom w:val="none" w:sz="0" w:space="0" w:color="auto"/>
            <w:right w:val="none" w:sz="0" w:space="0" w:color="auto"/>
          </w:divBdr>
        </w:div>
        <w:div w:id="1708869174">
          <w:marLeft w:val="480"/>
          <w:marRight w:val="0"/>
          <w:marTop w:val="0"/>
          <w:marBottom w:val="0"/>
          <w:divBdr>
            <w:top w:val="none" w:sz="0" w:space="0" w:color="auto"/>
            <w:left w:val="none" w:sz="0" w:space="0" w:color="auto"/>
            <w:bottom w:val="none" w:sz="0" w:space="0" w:color="auto"/>
            <w:right w:val="none" w:sz="0" w:space="0" w:color="auto"/>
          </w:divBdr>
        </w:div>
        <w:div w:id="557665427">
          <w:marLeft w:val="480"/>
          <w:marRight w:val="0"/>
          <w:marTop w:val="0"/>
          <w:marBottom w:val="0"/>
          <w:divBdr>
            <w:top w:val="none" w:sz="0" w:space="0" w:color="auto"/>
            <w:left w:val="none" w:sz="0" w:space="0" w:color="auto"/>
            <w:bottom w:val="none" w:sz="0" w:space="0" w:color="auto"/>
            <w:right w:val="none" w:sz="0" w:space="0" w:color="auto"/>
          </w:divBdr>
        </w:div>
        <w:div w:id="1255161992">
          <w:marLeft w:val="480"/>
          <w:marRight w:val="0"/>
          <w:marTop w:val="0"/>
          <w:marBottom w:val="0"/>
          <w:divBdr>
            <w:top w:val="none" w:sz="0" w:space="0" w:color="auto"/>
            <w:left w:val="none" w:sz="0" w:space="0" w:color="auto"/>
            <w:bottom w:val="none" w:sz="0" w:space="0" w:color="auto"/>
            <w:right w:val="none" w:sz="0" w:space="0" w:color="auto"/>
          </w:divBdr>
        </w:div>
        <w:div w:id="1520464929">
          <w:marLeft w:val="480"/>
          <w:marRight w:val="0"/>
          <w:marTop w:val="0"/>
          <w:marBottom w:val="0"/>
          <w:divBdr>
            <w:top w:val="none" w:sz="0" w:space="0" w:color="auto"/>
            <w:left w:val="none" w:sz="0" w:space="0" w:color="auto"/>
            <w:bottom w:val="none" w:sz="0" w:space="0" w:color="auto"/>
            <w:right w:val="none" w:sz="0" w:space="0" w:color="auto"/>
          </w:divBdr>
        </w:div>
        <w:div w:id="684593608">
          <w:marLeft w:val="480"/>
          <w:marRight w:val="0"/>
          <w:marTop w:val="0"/>
          <w:marBottom w:val="0"/>
          <w:divBdr>
            <w:top w:val="none" w:sz="0" w:space="0" w:color="auto"/>
            <w:left w:val="none" w:sz="0" w:space="0" w:color="auto"/>
            <w:bottom w:val="none" w:sz="0" w:space="0" w:color="auto"/>
            <w:right w:val="none" w:sz="0" w:space="0" w:color="auto"/>
          </w:divBdr>
        </w:div>
        <w:div w:id="385568752">
          <w:marLeft w:val="480"/>
          <w:marRight w:val="0"/>
          <w:marTop w:val="0"/>
          <w:marBottom w:val="0"/>
          <w:divBdr>
            <w:top w:val="none" w:sz="0" w:space="0" w:color="auto"/>
            <w:left w:val="none" w:sz="0" w:space="0" w:color="auto"/>
            <w:bottom w:val="none" w:sz="0" w:space="0" w:color="auto"/>
            <w:right w:val="none" w:sz="0" w:space="0" w:color="auto"/>
          </w:divBdr>
        </w:div>
        <w:div w:id="1218129896">
          <w:marLeft w:val="480"/>
          <w:marRight w:val="0"/>
          <w:marTop w:val="0"/>
          <w:marBottom w:val="0"/>
          <w:divBdr>
            <w:top w:val="none" w:sz="0" w:space="0" w:color="auto"/>
            <w:left w:val="none" w:sz="0" w:space="0" w:color="auto"/>
            <w:bottom w:val="none" w:sz="0" w:space="0" w:color="auto"/>
            <w:right w:val="none" w:sz="0" w:space="0" w:color="auto"/>
          </w:divBdr>
        </w:div>
        <w:div w:id="949170025">
          <w:marLeft w:val="480"/>
          <w:marRight w:val="0"/>
          <w:marTop w:val="0"/>
          <w:marBottom w:val="0"/>
          <w:divBdr>
            <w:top w:val="none" w:sz="0" w:space="0" w:color="auto"/>
            <w:left w:val="none" w:sz="0" w:space="0" w:color="auto"/>
            <w:bottom w:val="none" w:sz="0" w:space="0" w:color="auto"/>
            <w:right w:val="none" w:sz="0" w:space="0" w:color="auto"/>
          </w:divBdr>
        </w:div>
        <w:div w:id="2115705754">
          <w:marLeft w:val="480"/>
          <w:marRight w:val="0"/>
          <w:marTop w:val="0"/>
          <w:marBottom w:val="0"/>
          <w:divBdr>
            <w:top w:val="none" w:sz="0" w:space="0" w:color="auto"/>
            <w:left w:val="none" w:sz="0" w:space="0" w:color="auto"/>
            <w:bottom w:val="none" w:sz="0" w:space="0" w:color="auto"/>
            <w:right w:val="none" w:sz="0" w:space="0" w:color="auto"/>
          </w:divBdr>
        </w:div>
        <w:div w:id="1078596147">
          <w:marLeft w:val="480"/>
          <w:marRight w:val="0"/>
          <w:marTop w:val="0"/>
          <w:marBottom w:val="0"/>
          <w:divBdr>
            <w:top w:val="none" w:sz="0" w:space="0" w:color="auto"/>
            <w:left w:val="none" w:sz="0" w:space="0" w:color="auto"/>
            <w:bottom w:val="none" w:sz="0" w:space="0" w:color="auto"/>
            <w:right w:val="none" w:sz="0" w:space="0" w:color="auto"/>
          </w:divBdr>
        </w:div>
        <w:div w:id="1937247293">
          <w:marLeft w:val="480"/>
          <w:marRight w:val="0"/>
          <w:marTop w:val="0"/>
          <w:marBottom w:val="0"/>
          <w:divBdr>
            <w:top w:val="none" w:sz="0" w:space="0" w:color="auto"/>
            <w:left w:val="none" w:sz="0" w:space="0" w:color="auto"/>
            <w:bottom w:val="none" w:sz="0" w:space="0" w:color="auto"/>
            <w:right w:val="none" w:sz="0" w:space="0" w:color="auto"/>
          </w:divBdr>
        </w:div>
        <w:div w:id="1932005728">
          <w:marLeft w:val="480"/>
          <w:marRight w:val="0"/>
          <w:marTop w:val="0"/>
          <w:marBottom w:val="0"/>
          <w:divBdr>
            <w:top w:val="none" w:sz="0" w:space="0" w:color="auto"/>
            <w:left w:val="none" w:sz="0" w:space="0" w:color="auto"/>
            <w:bottom w:val="none" w:sz="0" w:space="0" w:color="auto"/>
            <w:right w:val="none" w:sz="0" w:space="0" w:color="auto"/>
          </w:divBdr>
        </w:div>
        <w:div w:id="76439990">
          <w:marLeft w:val="480"/>
          <w:marRight w:val="0"/>
          <w:marTop w:val="0"/>
          <w:marBottom w:val="0"/>
          <w:divBdr>
            <w:top w:val="none" w:sz="0" w:space="0" w:color="auto"/>
            <w:left w:val="none" w:sz="0" w:space="0" w:color="auto"/>
            <w:bottom w:val="none" w:sz="0" w:space="0" w:color="auto"/>
            <w:right w:val="none" w:sz="0" w:space="0" w:color="auto"/>
          </w:divBdr>
        </w:div>
        <w:div w:id="1873495019">
          <w:marLeft w:val="480"/>
          <w:marRight w:val="0"/>
          <w:marTop w:val="0"/>
          <w:marBottom w:val="0"/>
          <w:divBdr>
            <w:top w:val="none" w:sz="0" w:space="0" w:color="auto"/>
            <w:left w:val="none" w:sz="0" w:space="0" w:color="auto"/>
            <w:bottom w:val="none" w:sz="0" w:space="0" w:color="auto"/>
            <w:right w:val="none" w:sz="0" w:space="0" w:color="auto"/>
          </w:divBdr>
        </w:div>
        <w:div w:id="1542865040">
          <w:marLeft w:val="480"/>
          <w:marRight w:val="0"/>
          <w:marTop w:val="0"/>
          <w:marBottom w:val="0"/>
          <w:divBdr>
            <w:top w:val="none" w:sz="0" w:space="0" w:color="auto"/>
            <w:left w:val="none" w:sz="0" w:space="0" w:color="auto"/>
            <w:bottom w:val="none" w:sz="0" w:space="0" w:color="auto"/>
            <w:right w:val="none" w:sz="0" w:space="0" w:color="auto"/>
          </w:divBdr>
        </w:div>
        <w:div w:id="499008361">
          <w:marLeft w:val="480"/>
          <w:marRight w:val="0"/>
          <w:marTop w:val="0"/>
          <w:marBottom w:val="0"/>
          <w:divBdr>
            <w:top w:val="none" w:sz="0" w:space="0" w:color="auto"/>
            <w:left w:val="none" w:sz="0" w:space="0" w:color="auto"/>
            <w:bottom w:val="none" w:sz="0" w:space="0" w:color="auto"/>
            <w:right w:val="none" w:sz="0" w:space="0" w:color="auto"/>
          </w:divBdr>
        </w:div>
        <w:div w:id="1120491340">
          <w:marLeft w:val="480"/>
          <w:marRight w:val="0"/>
          <w:marTop w:val="0"/>
          <w:marBottom w:val="0"/>
          <w:divBdr>
            <w:top w:val="none" w:sz="0" w:space="0" w:color="auto"/>
            <w:left w:val="none" w:sz="0" w:space="0" w:color="auto"/>
            <w:bottom w:val="none" w:sz="0" w:space="0" w:color="auto"/>
            <w:right w:val="none" w:sz="0" w:space="0" w:color="auto"/>
          </w:divBdr>
        </w:div>
        <w:div w:id="2003968681">
          <w:marLeft w:val="480"/>
          <w:marRight w:val="0"/>
          <w:marTop w:val="0"/>
          <w:marBottom w:val="0"/>
          <w:divBdr>
            <w:top w:val="none" w:sz="0" w:space="0" w:color="auto"/>
            <w:left w:val="none" w:sz="0" w:space="0" w:color="auto"/>
            <w:bottom w:val="none" w:sz="0" w:space="0" w:color="auto"/>
            <w:right w:val="none" w:sz="0" w:space="0" w:color="auto"/>
          </w:divBdr>
        </w:div>
        <w:div w:id="1549297510">
          <w:marLeft w:val="480"/>
          <w:marRight w:val="0"/>
          <w:marTop w:val="0"/>
          <w:marBottom w:val="0"/>
          <w:divBdr>
            <w:top w:val="none" w:sz="0" w:space="0" w:color="auto"/>
            <w:left w:val="none" w:sz="0" w:space="0" w:color="auto"/>
            <w:bottom w:val="none" w:sz="0" w:space="0" w:color="auto"/>
            <w:right w:val="none" w:sz="0" w:space="0" w:color="auto"/>
          </w:divBdr>
        </w:div>
        <w:div w:id="1910142351">
          <w:marLeft w:val="480"/>
          <w:marRight w:val="0"/>
          <w:marTop w:val="0"/>
          <w:marBottom w:val="0"/>
          <w:divBdr>
            <w:top w:val="none" w:sz="0" w:space="0" w:color="auto"/>
            <w:left w:val="none" w:sz="0" w:space="0" w:color="auto"/>
            <w:bottom w:val="none" w:sz="0" w:space="0" w:color="auto"/>
            <w:right w:val="none" w:sz="0" w:space="0" w:color="auto"/>
          </w:divBdr>
        </w:div>
        <w:div w:id="1193811714">
          <w:marLeft w:val="480"/>
          <w:marRight w:val="0"/>
          <w:marTop w:val="0"/>
          <w:marBottom w:val="0"/>
          <w:divBdr>
            <w:top w:val="none" w:sz="0" w:space="0" w:color="auto"/>
            <w:left w:val="none" w:sz="0" w:space="0" w:color="auto"/>
            <w:bottom w:val="none" w:sz="0" w:space="0" w:color="auto"/>
            <w:right w:val="none" w:sz="0" w:space="0" w:color="auto"/>
          </w:divBdr>
        </w:div>
        <w:div w:id="780101736">
          <w:marLeft w:val="480"/>
          <w:marRight w:val="0"/>
          <w:marTop w:val="0"/>
          <w:marBottom w:val="0"/>
          <w:divBdr>
            <w:top w:val="none" w:sz="0" w:space="0" w:color="auto"/>
            <w:left w:val="none" w:sz="0" w:space="0" w:color="auto"/>
            <w:bottom w:val="none" w:sz="0" w:space="0" w:color="auto"/>
            <w:right w:val="none" w:sz="0" w:space="0" w:color="auto"/>
          </w:divBdr>
        </w:div>
        <w:div w:id="485123309">
          <w:marLeft w:val="480"/>
          <w:marRight w:val="0"/>
          <w:marTop w:val="0"/>
          <w:marBottom w:val="0"/>
          <w:divBdr>
            <w:top w:val="none" w:sz="0" w:space="0" w:color="auto"/>
            <w:left w:val="none" w:sz="0" w:space="0" w:color="auto"/>
            <w:bottom w:val="none" w:sz="0" w:space="0" w:color="auto"/>
            <w:right w:val="none" w:sz="0" w:space="0" w:color="auto"/>
          </w:divBdr>
        </w:div>
        <w:div w:id="583027776">
          <w:marLeft w:val="480"/>
          <w:marRight w:val="0"/>
          <w:marTop w:val="0"/>
          <w:marBottom w:val="0"/>
          <w:divBdr>
            <w:top w:val="none" w:sz="0" w:space="0" w:color="auto"/>
            <w:left w:val="none" w:sz="0" w:space="0" w:color="auto"/>
            <w:bottom w:val="none" w:sz="0" w:space="0" w:color="auto"/>
            <w:right w:val="none" w:sz="0" w:space="0" w:color="auto"/>
          </w:divBdr>
        </w:div>
        <w:div w:id="242885042">
          <w:marLeft w:val="480"/>
          <w:marRight w:val="0"/>
          <w:marTop w:val="0"/>
          <w:marBottom w:val="0"/>
          <w:divBdr>
            <w:top w:val="none" w:sz="0" w:space="0" w:color="auto"/>
            <w:left w:val="none" w:sz="0" w:space="0" w:color="auto"/>
            <w:bottom w:val="none" w:sz="0" w:space="0" w:color="auto"/>
            <w:right w:val="none" w:sz="0" w:space="0" w:color="auto"/>
          </w:divBdr>
        </w:div>
        <w:div w:id="910624467">
          <w:marLeft w:val="480"/>
          <w:marRight w:val="0"/>
          <w:marTop w:val="0"/>
          <w:marBottom w:val="0"/>
          <w:divBdr>
            <w:top w:val="none" w:sz="0" w:space="0" w:color="auto"/>
            <w:left w:val="none" w:sz="0" w:space="0" w:color="auto"/>
            <w:bottom w:val="none" w:sz="0" w:space="0" w:color="auto"/>
            <w:right w:val="none" w:sz="0" w:space="0" w:color="auto"/>
          </w:divBdr>
        </w:div>
        <w:div w:id="1955941044">
          <w:marLeft w:val="480"/>
          <w:marRight w:val="0"/>
          <w:marTop w:val="0"/>
          <w:marBottom w:val="0"/>
          <w:divBdr>
            <w:top w:val="none" w:sz="0" w:space="0" w:color="auto"/>
            <w:left w:val="none" w:sz="0" w:space="0" w:color="auto"/>
            <w:bottom w:val="none" w:sz="0" w:space="0" w:color="auto"/>
            <w:right w:val="none" w:sz="0" w:space="0" w:color="auto"/>
          </w:divBdr>
        </w:div>
        <w:div w:id="971515390">
          <w:marLeft w:val="480"/>
          <w:marRight w:val="0"/>
          <w:marTop w:val="0"/>
          <w:marBottom w:val="0"/>
          <w:divBdr>
            <w:top w:val="none" w:sz="0" w:space="0" w:color="auto"/>
            <w:left w:val="none" w:sz="0" w:space="0" w:color="auto"/>
            <w:bottom w:val="none" w:sz="0" w:space="0" w:color="auto"/>
            <w:right w:val="none" w:sz="0" w:space="0" w:color="auto"/>
          </w:divBdr>
        </w:div>
      </w:divsChild>
    </w:div>
    <w:div w:id="2064988426">
      <w:bodyDiv w:val="1"/>
      <w:marLeft w:val="0"/>
      <w:marRight w:val="0"/>
      <w:marTop w:val="0"/>
      <w:marBottom w:val="0"/>
      <w:divBdr>
        <w:top w:val="none" w:sz="0" w:space="0" w:color="auto"/>
        <w:left w:val="none" w:sz="0" w:space="0" w:color="auto"/>
        <w:bottom w:val="none" w:sz="0" w:space="0" w:color="auto"/>
        <w:right w:val="none" w:sz="0" w:space="0" w:color="auto"/>
      </w:divBdr>
    </w:div>
    <w:div w:id="2065522767">
      <w:bodyDiv w:val="1"/>
      <w:marLeft w:val="0"/>
      <w:marRight w:val="0"/>
      <w:marTop w:val="0"/>
      <w:marBottom w:val="0"/>
      <w:divBdr>
        <w:top w:val="none" w:sz="0" w:space="0" w:color="auto"/>
        <w:left w:val="none" w:sz="0" w:space="0" w:color="auto"/>
        <w:bottom w:val="none" w:sz="0" w:space="0" w:color="auto"/>
        <w:right w:val="none" w:sz="0" w:space="0" w:color="auto"/>
      </w:divBdr>
    </w:div>
    <w:div w:id="2066487035">
      <w:bodyDiv w:val="1"/>
      <w:marLeft w:val="0"/>
      <w:marRight w:val="0"/>
      <w:marTop w:val="0"/>
      <w:marBottom w:val="0"/>
      <w:divBdr>
        <w:top w:val="none" w:sz="0" w:space="0" w:color="auto"/>
        <w:left w:val="none" w:sz="0" w:space="0" w:color="auto"/>
        <w:bottom w:val="none" w:sz="0" w:space="0" w:color="auto"/>
        <w:right w:val="none" w:sz="0" w:space="0" w:color="auto"/>
      </w:divBdr>
    </w:div>
    <w:div w:id="2066756974">
      <w:bodyDiv w:val="1"/>
      <w:marLeft w:val="0"/>
      <w:marRight w:val="0"/>
      <w:marTop w:val="0"/>
      <w:marBottom w:val="0"/>
      <w:divBdr>
        <w:top w:val="none" w:sz="0" w:space="0" w:color="auto"/>
        <w:left w:val="none" w:sz="0" w:space="0" w:color="auto"/>
        <w:bottom w:val="none" w:sz="0" w:space="0" w:color="auto"/>
        <w:right w:val="none" w:sz="0" w:space="0" w:color="auto"/>
      </w:divBdr>
    </w:div>
    <w:div w:id="2066831469">
      <w:bodyDiv w:val="1"/>
      <w:marLeft w:val="0"/>
      <w:marRight w:val="0"/>
      <w:marTop w:val="0"/>
      <w:marBottom w:val="0"/>
      <w:divBdr>
        <w:top w:val="none" w:sz="0" w:space="0" w:color="auto"/>
        <w:left w:val="none" w:sz="0" w:space="0" w:color="auto"/>
        <w:bottom w:val="none" w:sz="0" w:space="0" w:color="auto"/>
        <w:right w:val="none" w:sz="0" w:space="0" w:color="auto"/>
      </w:divBdr>
    </w:div>
    <w:div w:id="2068256836">
      <w:bodyDiv w:val="1"/>
      <w:marLeft w:val="0"/>
      <w:marRight w:val="0"/>
      <w:marTop w:val="0"/>
      <w:marBottom w:val="0"/>
      <w:divBdr>
        <w:top w:val="none" w:sz="0" w:space="0" w:color="auto"/>
        <w:left w:val="none" w:sz="0" w:space="0" w:color="auto"/>
        <w:bottom w:val="none" w:sz="0" w:space="0" w:color="auto"/>
        <w:right w:val="none" w:sz="0" w:space="0" w:color="auto"/>
      </w:divBdr>
    </w:div>
    <w:div w:id="2068449463">
      <w:bodyDiv w:val="1"/>
      <w:marLeft w:val="0"/>
      <w:marRight w:val="0"/>
      <w:marTop w:val="0"/>
      <w:marBottom w:val="0"/>
      <w:divBdr>
        <w:top w:val="none" w:sz="0" w:space="0" w:color="auto"/>
        <w:left w:val="none" w:sz="0" w:space="0" w:color="auto"/>
        <w:bottom w:val="none" w:sz="0" w:space="0" w:color="auto"/>
        <w:right w:val="none" w:sz="0" w:space="0" w:color="auto"/>
      </w:divBdr>
    </w:div>
    <w:div w:id="2068607932">
      <w:bodyDiv w:val="1"/>
      <w:marLeft w:val="0"/>
      <w:marRight w:val="0"/>
      <w:marTop w:val="0"/>
      <w:marBottom w:val="0"/>
      <w:divBdr>
        <w:top w:val="none" w:sz="0" w:space="0" w:color="auto"/>
        <w:left w:val="none" w:sz="0" w:space="0" w:color="auto"/>
        <w:bottom w:val="none" w:sz="0" w:space="0" w:color="auto"/>
        <w:right w:val="none" w:sz="0" w:space="0" w:color="auto"/>
      </w:divBdr>
    </w:div>
    <w:div w:id="2070377321">
      <w:bodyDiv w:val="1"/>
      <w:marLeft w:val="0"/>
      <w:marRight w:val="0"/>
      <w:marTop w:val="0"/>
      <w:marBottom w:val="0"/>
      <w:divBdr>
        <w:top w:val="none" w:sz="0" w:space="0" w:color="auto"/>
        <w:left w:val="none" w:sz="0" w:space="0" w:color="auto"/>
        <w:bottom w:val="none" w:sz="0" w:space="0" w:color="auto"/>
        <w:right w:val="none" w:sz="0" w:space="0" w:color="auto"/>
      </w:divBdr>
    </w:div>
    <w:div w:id="2070685166">
      <w:bodyDiv w:val="1"/>
      <w:marLeft w:val="0"/>
      <w:marRight w:val="0"/>
      <w:marTop w:val="0"/>
      <w:marBottom w:val="0"/>
      <w:divBdr>
        <w:top w:val="none" w:sz="0" w:space="0" w:color="auto"/>
        <w:left w:val="none" w:sz="0" w:space="0" w:color="auto"/>
        <w:bottom w:val="none" w:sz="0" w:space="0" w:color="auto"/>
        <w:right w:val="none" w:sz="0" w:space="0" w:color="auto"/>
      </w:divBdr>
    </w:div>
    <w:div w:id="2072533070">
      <w:bodyDiv w:val="1"/>
      <w:marLeft w:val="0"/>
      <w:marRight w:val="0"/>
      <w:marTop w:val="0"/>
      <w:marBottom w:val="0"/>
      <w:divBdr>
        <w:top w:val="none" w:sz="0" w:space="0" w:color="auto"/>
        <w:left w:val="none" w:sz="0" w:space="0" w:color="auto"/>
        <w:bottom w:val="none" w:sz="0" w:space="0" w:color="auto"/>
        <w:right w:val="none" w:sz="0" w:space="0" w:color="auto"/>
      </w:divBdr>
    </w:div>
    <w:div w:id="2073037980">
      <w:bodyDiv w:val="1"/>
      <w:marLeft w:val="0"/>
      <w:marRight w:val="0"/>
      <w:marTop w:val="0"/>
      <w:marBottom w:val="0"/>
      <w:divBdr>
        <w:top w:val="none" w:sz="0" w:space="0" w:color="auto"/>
        <w:left w:val="none" w:sz="0" w:space="0" w:color="auto"/>
        <w:bottom w:val="none" w:sz="0" w:space="0" w:color="auto"/>
        <w:right w:val="none" w:sz="0" w:space="0" w:color="auto"/>
      </w:divBdr>
    </w:div>
    <w:div w:id="2073582054">
      <w:bodyDiv w:val="1"/>
      <w:marLeft w:val="0"/>
      <w:marRight w:val="0"/>
      <w:marTop w:val="0"/>
      <w:marBottom w:val="0"/>
      <w:divBdr>
        <w:top w:val="none" w:sz="0" w:space="0" w:color="auto"/>
        <w:left w:val="none" w:sz="0" w:space="0" w:color="auto"/>
        <w:bottom w:val="none" w:sz="0" w:space="0" w:color="auto"/>
        <w:right w:val="none" w:sz="0" w:space="0" w:color="auto"/>
      </w:divBdr>
    </w:div>
    <w:div w:id="2074231683">
      <w:bodyDiv w:val="1"/>
      <w:marLeft w:val="0"/>
      <w:marRight w:val="0"/>
      <w:marTop w:val="0"/>
      <w:marBottom w:val="0"/>
      <w:divBdr>
        <w:top w:val="none" w:sz="0" w:space="0" w:color="auto"/>
        <w:left w:val="none" w:sz="0" w:space="0" w:color="auto"/>
        <w:bottom w:val="none" w:sz="0" w:space="0" w:color="auto"/>
        <w:right w:val="none" w:sz="0" w:space="0" w:color="auto"/>
      </w:divBdr>
    </w:div>
    <w:div w:id="2074421814">
      <w:bodyDiv w:val="1"/>
      <w:marLeft w:val="0"/>
      <w:marRight w:val="0"/>
      <w:marTop w:val="0"/>
      <w:marBottom w:val="0"/>
      <w:divBdr>
        <w:top w:val="none" w:sz="0" w:space="0" w:color="auto"/>
        <w:left w:val="none" w:sz="0" w:space="0" w:color="auto"/>
        <w:bottom w:val="none" w:sz="0" w:space="0" w:color="auto"/>
        <w:right w:val="none" w:sz="0" w:space="0" w:color="auto"/>
      </w:divBdr>
    </w:div>
    <w:div w:id="2075007520">
      <w:bodyDiv w:val="1"/>
      <w:marLeft w:val="0"/>
      <w:marRight w:val="0"/>
      <w:marTop w:val="0"/>
      <w:marBottom w:val="0"/>
      <w:divBdr>
        <w:top w:val="none" w:sz="0" w:space="0" w:color="auto"/>
        <w:left w:val="none" w:sz="0" w:space="0" w:color="auto"/>
        <w:bottom w:val="none" w:sz="0" w:space="0" w:color="auto"/>
        <w:right w:val="none" w:sz="0" w:space="0" w:color="auto"/>
      </w:divBdr>
    </w:div>
    <w:div w:id="2075471688">
      <w:bodyDiv w:val="1"/>
      <w:marLeft w:val="0"/>
      <w:marRight w:val="0"/>
      <w:marTop w:val="0"/>
      <w:marBottom w:val="0"/>
      <w:divBdr>
        <w:top w:val="none" w:sz="0" w:space="0" w:color="auto"/>
        <w:left w:val="none" w:sz="0" w:space="0" w:color="auto"/>
        <w:bottom w:val="none" w:sz="0" w:space="0" w:color="auto"/>
        <w:right w:val="none" w:sz="0" w:space="0" w:color="auto"/>
      </w:divBdr>
    </w:div>
    <w:div w:id="2075932266">
      <w:bodyDiv w:val="1"/>
      <w:marLeft w:val="0"/>
      <w:marRight w:val="0"/>
      <w:marTop w:val="0"/>
      <w:marBottom w:val="0"/>
      <w:divBdr>
        <w:top w:val="none" w:sz="0" w:space="0" w:color="auto"/>
        <w:left w:val="none" w:sz="0" w:space="0" w:color="auto"/>
        <w:bottom w:val="none" w:sz="0" w:space="0" w:color="auto"/>
        <w:right w:val="none" w:sz="0" w:space="0" w:color="auto"/>
      </w:divBdr>
    </w:div>
    <w:div w:id="2076463581">
      <w:bodyDiv w:val="1"/>
      <w:marLeft w:val="0"/>
      <w:marRight w:val="0"/>
      <w:marTop w:val="0"/>
      <w:marBottom w:val="0"/>
      <w:divBdr>
        <w:top w:val="none" w:sz="0" w:space="0" w:color="auto"/>
        <w:left w:val="none" w:sz="0" w:space="0" w:color="auto"/>
        <w:bottom w:val="none" w:sz="0" w:space="0" w:color="auto"/>
        <w:right w:val="none" w:sz="0" w:space="0" w:color="auto"/>
      </w:divBdr>
      <w:divsChild>
        <w:div w:id="407583158">
          <w:marLeft w:val="480"/>
          <w:marRight w:val="0"/>
          <w:marTop w:val="0"/>
          <w:marBottom w:val="0"/>
          <w:divBdr>
            <w:top w:val="none" w:sz="0" w:space="0" w:color="auto"/>
            <w:left w:val="none" w:sz="0" w:space="0" w:color="auto"/>
            <w:bottom w:val="none" w:sz="0" w:space="0" w:color="auto"/>
            <w:right w:val="none" w:sz="0" w:space="0" w:color="auto"/>
          </w:divBdr>
        </w:div>
        <w:div w:id="2019506560">
          <w:marLeft w:val="480"/>
          <w:marRight w:val="0"/>
          <w:marTop w:val="0"/>
          <w:marBottom w:val="0"/>
          <w:divBdr>
            <w:top w:val="none" w:sz="0" w:space="0" w:color="auto"/>
            <w:left w:val="none" w:sz="0" w:space="0" w:color="auto"/>
            <w:bottom w:val="none" w:sz="0" w:space="0" w:color="auto"/>
            <w:right w:val="none" w:sz="0" w:space="0" w:color="auto"/>
          </w:divBdr>
        </w:div>
        <w:div w:id="1475563346">
          <w:marLeft w:val="480"/>
          <w:marRight w:val="0"/>
          <w:marTop w:val="0"/>
          <w:marBottom w:val="0"/>
          <w:divBdr>
            <w:top w:val="none" w:sz="0" w:space="0" w:color="auto"/>
            <w:left w:val="none" w:sz="0" w:space="0" w:color="auto"/>
            <w:bottom w:val="none" w:sz="0" w:space="0" w:color="auto"/>
            <w:right w:val="none" w:sz="0" w:space="0" w:color="auto"/>
          </w:divBdr>
        </w:div>
        <w:div w:id="1774473508">
          <w:marLeft w:val="480"/>
          <w:marRight w:val="0"/>
          <w:marTop w:val="0"/>
          <w:marBottom w:val="0"/>
          <w:divBdr>
            <w:top w:val="none" w:sz="0" w:space="0" w:color="auto"/>
            <w:left w:val="none" w:sz="0" w:space="0" w:color="auto"/>
            <w:bottom w:val="none" w:sz="0" w:space="0" w:color="auto"/>
            <w:right w:val="none" w:sz="0" w:space="0" w:color="auto"/>
          </w:divBdr>
        </w:div>
        <w:div w:id="1386291457">
          <w:marLeft w:val="480"/>
          <w:marRight w:val="0"/>
          <w:marTop w:val="0"/>
          <w:marBottom w:val="0"/>
          <w:divBdr>
            <w:top w:val="none" w:sz="0" w:space="0" w:color="auto"/>
            <w:left w:val="none" w:sz="0" w:space="0" w:color="auto"/>
            <w:bottom w:val="none" w:sz="0" w:space="0" w:color="auto"/>
            <w:right w:val="none" w:sz="0" w:space="0" w:color="auto"/>
          </w:divBdr>
        </w:div>
        <w:div w:id="2041470097">
          <w:marLeft w:val="480"/>
          <w:marRight w:val="0"/>
          <w:marTop w:val="0"/>
          <w:marBottom w:val="0"/>
          <w:divBdr>
            <w:top w:val="none" w:sz="0" w:space="0" w:color="auto"/>
            <w:left w:val="none" w:sz="0" w:space="0" w:color="auto"/>
            <w:bottom w:val="none" w:sz="0" w:space="0" w:color="auto"/>
            <w:right w:val="none" w:sz="0" w:space="0" w:color="auto"/>
          </w:divBdr>
        </w:div>
        <w:div w:id="816192238">
          <w:marLeft w:val="480"/>
          <w:marRight w:val="0"/>
          <w:marTop w:val="0"/>
          <w:marBottom w:val="0"/>
          <w:divBdr>
            <w:top w:val="none" w:sz="0" w:space="0" w:color="auto"/>
            <w:left w:val="none" w:sz="0" w:space="0" w:color="auto"/>
            <w:bottom w:val="none" w:sz="0" w:space="0" w:color="auto"/>
            <w:right w:val="none" w:sz="0" w:space="0" w:color="auto"/>
          </w:divBdr>
        </w:div>
        <w:div w:id="155612663">
          <w:marLeft w:val="480"/>
          <w:marRight w:val="0"/>
          <w:marTop w:val="0"/>
          <w:marBottom w:val="0"/>
          <w:divBdr>
            <w:top w:val="none" w:sz="0" w:space="0" w:color="auto"/>
            <w:left w:val="none" w:sz="0" w:space="0" w:color="auto"/>
            <w:bottom w:val="none" w:sz="0" w:space="0" w:color="auto"/>
            <w:right w:val="none" w:sz="0" w:space="0" w:color="auto"/>
          </w:divBdr>
        </w:div>
        <w:div w:id="1137604604">
          <w:marLeft w:val="480"/>
          <w:marRight w:val="0"/>
          <w:marTop w:val="0"/>
          <w:marBottom w:val="0"/>
          <w:divBdr>
            <w:top w:val="none" w:sz="0" w:space="0" w:color="auto"/>
            <w:left w:val="none" w:sz="0" w:space="0" w:color="auto"/>
            <w:bottom w:val="none" w:sz="0" w:space="0" w:color="auto"/>
            <w:right w:val="none" w:sz="0" w:space="0" w:color="auto"/>
          </w:divBdr>
        </w:div>
        <w:div w:id="2011641090">
          <w:marLeft w:val="480"/>
          <w:marRight w:val="0"/>
          <w:marTop w:val="0"/>
          <w:marBottom w:val="0"/>
          <w:divBdr>
            <w:top w:val="none" w:sz="0" w:space="0" w:color="auto"/>
            <w:left w:val="none" w:sz="0" w:space="0" w:color="auto"/>
            <w:bottom w:val="none" w:sz="0" w:space="0" w:color="auto"/>
            <w:right w:val="none" w:sz="0" w:space="0" w:color="auto"/>
          </w:divBdr>
        </w:div>
        <w:div w:id="419448594">
          <w:marLeft w:val="480"/>
          <w:marRight w:val="0"/>
          <w:marTop w:val="0"/>
          <w:marBottom w:val="0"/>
          <w:divBdr>
            <w:top w:val="none" w:sz="0" w:space="0" w:color="auto"/>
            <w:left w:val="none" w:sz="0" w:space="0" w:color="auto"/>
            <w:bottom w:val="none" w:sz="0" w:space="0" w:color="auto"/>
            <w:right w:val="none" w:sz="0" w:space="0" w:color="auto"/>
          </w:divBdr>
        </w:div>
        <w:div w:id="1351100455">
          <w:marLeft w:val="480"/>
          <w:marRight w:val="0"/>
          <w:marTop w:val="0"/>
          <w:marBottom w:val="0"/>
          <w:divBdr>
            <w:top w:val="none" w:sz="0" w:space="0" w:color="auto"/>
            <w:left w:val="none" w:sz="0" w:space="0" w:color="auto"/>
            <w:bottom w:val="none" w:sz="0" w:space="0" w:color="auto"/>
            <w:right w:val="none" w:sz="0" w:space="0" w:color="auto"/>
          </w:divBdr>
        </w:div>
        <w:div w:id="270670275">
          <w:marLeft w:val="480"/>
          <w:marRight w:val="0"/>
          <w:marTop w:val="0"/>
          <w:marBottom w:val="0"/>
          <w:divBdr>
            <w:top w:val="none" w:sz="0" w:space="0" w:color="auto"/>
            <w:left w:val="none" w:sz="0" w:space="0" w:color="auto"/>
            <w:bottom w:val="none" w:sz="0" w:space="0" w:color="auto"/>
            <w:right w:val="none" w:sz="0" w:space="0" w:color="auto"/>
          </w:divBdr>
        </w:div>
        <w:div w:id="634990174">
          <w:marLeft w:val="480"/>
          <w:marRight w:val="0"/>
          <w:marTop w:val="0"/>
          <w:marBottom w:val="0"/>
          <w:divBdr>
            <w:top w:val="none" w:sz="0" w:space="0" w:color="auto"/>
            <w:left w:val="none" w:sz="0" w:space="0" w:color="auto"/>
            <w:bottom w:val="none" w:sz="0" w:space="0" w:color="auto"/>
            <w:right w:val="none" w:sz="0" w:space="0" w:color="auto"/>
          </w:divBdr>
        </w:div>
        <w:div w:id="1248463002">
          <w:marLeft w:val="480"/>
          <w:marRight w:val="0"/>
          <w:marTop w:val="0"/>
          <w:marBottom w:val="0"/>
          <w:divBdr>
            <w:top w:val="none" w:sz="0" w:space="0" w:color="auto"/>
            <w:left w:val="none" w:sz="0" w:space="0" w:color="auto"/>
            <w:bottom w:val="none" w:sz="0" w:space="0" w:color="auto"/>
            <w:right w:val="none" w:sz="0" w:space="0" w:color="auto"/>
          </w:divBdr>
        </w:div>
        <w:div w:id="1179079209">
          <w:marLeft w:val="480"/>
          <w:marRight w:val="0"/>
          <w:marTop w:val="0"/>
          <w:marBottom w:val="0"/>
          <w:divBdr>
            <w:top w:val="none" w:sz="0" w:space="0" w:color="auto"/>
            <w:left w:val="none" w:sz="0" w:space="0" w:color="auto"/>
            <w:bottom w:val="none" w:sz="0" w:space="0" w:color="auto"/>
            <w:right w:val="none" w:sz="0" w:space="0" w:color="auto"/>
          </w:divBdr>
        </w:div>
        <w:div w:id="2061323470">
          <w:marLeft w:val="480"/>
          <w:marRight w:val="0"/>
          <w:marTop w:val="0"/>
          <w:marBottom w:val="0"/>
          <w:divBdr>
            <w:top w:val="none" w:sz="0" w:space="0" w:color="auto"/>
            <w:left w:val="none" w:sz="0" w:space="0" w:color="auto"/>
            <w:bottom w:val="none" w:sz="0" w:space="0" w:color="auto"/>
            <w:right w:val="none" w:sz="0" w:space="0" w:color="auto"/>
          </w:divBdr>
        </w:div>
        <w:div w:id="234358138">
          <w:marLeft w:val="480"/>
          <w:marRight w:val="0"/>
          <w:marTop w:val="0"/>
          <w:marBottom w:val="0"/>
          <w:divBdr>
            <w:top w:val="none" w:sz="0" w:space="0" w:color="auto"/>
            <w:left w:val="none" w:sz="0" w:space="0" w:color="auto"/>
            <w:bottom w:val="none" w:sz="0" w:space="0" w:color="auto"/>
            <w:right w:val="none" w:sz="0" w:space="0" w:color="auto"/>
          </w:divBdr>
        </w:div>
        <w:div w:id="1944261667">
          <w:marLeft w:val="480"/>
          <w:marRight w:val="0"/>
          <w:marTop w:val="0"/>
          <w:marBottom w:val="0"/>
          <w:divBdr>
            <w:top w:val="none" w:sz="0" w:space="0" w:color="auto"/>
            <w:left w:val="none" w:sz="0" w:space="0" w:color="auto"/>
            <w:bottom w:val="none" w:sz="0" w:space="0" w:color="auto"/>
            <w:right w:val="none" w:sz="0" w:space="0" w:color="auto"/>
          </w:divBdr>
        </w:div>
        <w:div w:id="762650823">
          <w:marLeft w:val="480"/>
          <w:marRight w:val="0"/>
          <w:marTop w:val="0"/>
          <w:marBottom w:val="0"/>
          <w:divBdr>
            <w:top w:val="none" w:sz="0" w:space="0" w:color="auto"/>
            <w:left w:val="none" w:sz="0" w:space="0" w:color="auto"/>
            <w:bottom w:val="none" w:sz="0" w:space="0" w:color="auto"/>
            <w:right w:val="none" w:sz="0" w:space="0" w:color="auto"/>
          </w:divBdr>
        </w:div>
        <w:div w:id="1562062658">
          <w:marLeft w:val="480"/>
          <w:marRight w:val="0"/>
          <w:marTop w:val="0"/>
          <w:marBottom w:val="0"/>
          <w:divBdr>
            <w:top w:val="none" w:sz="0" w:space="0" w:color="auto"/>
            <w:left w:val="none" w:sz="0" w:space="0" w:color="auto"/>
            <w:bottom w:val="none" w:sz="0" w:space="0" w:color="auto"/>
            <w:right w:val="none" w:sz="0" w:space="0" w:color="auto"/>
          </w:divBdr>
        </w:div>
        <w:div w:id="1022511062">
          <w:marLeft w:val="480"/>
          <w:marRight w:val="0"/>
          <w:marTop w:val="0"/>
          <w:marBottom w:val="0"/>
          <w:divBdr>
            <w:top w:val="none" w:sz="0" w:space="0" w:color="auto"/>
            <w:left w:val="none" w:sz="0" w:space="0" w:color="auto"/>
            <w:bottom w:val="none" w:sz="0" w:space="0" w:color="auto"/>
            <w:right w:val="none" w:sz="0" w:space="0" w:color="auto"/>
          </w:divBdr>
        </w:div>
        <w:div w:id="1166240971">
          <w:marLeft w:val="480"/>
          <w:marRight w:val="0"/>
          <w:marTop w:val="0"/>
          <w:marBottom w:val="0"/>
          <w:divBdr>
            <w:top w:val="none" w:sz="0" w:space="0" w:color="auto"/>
            <w:left w:val="none" w:sz="0" w:space="0" w:color="auto"/>
            <w:bottom w:val="none" w:sz="0" w:space="0" w:color="auto"/>
            <w:right w:val="none" w:sz="0" w:space="0" w:color="auto"/>
          </w:divBdr>
        </w:div>
        <w:div w:id="1042487436">
          <w:marLeft w:val="480"/>
          <w:marRight w:val="0"/>
          <w:marTop w:val="0"/>
          <w:marBottom w:val="0"/>
          <w:divBdr>
            <w:top w:val="none" w:sz="0" w:space="0" w:color="auto"/>
            <w:left w:val="none" w:sz="0" w:space="0" w:color="auto"/>
            <w:bottom w:val="none" w:sz="0" w:space="0" w:color="auto"/>
            <w:right w:val="none" w:sz="0" w:space="0" w:color="auto"/>
          </w:divBdr>
        </w:div>
        <w:div w:id="726994662">
          <w:marLeft w:val="480"/>
          <w:marRight w:val="0"/>
          <w:marTop w:val="0"/>
          <w:marBottom w:val="0"/>
          <w:divBdr>
            <w:top w:val="none" w:sz="0" w:space="0" w:color="auto"/>
            <w:left w:val="none" w:sz="0" w:space="0" w:color="auto"/>
            <w:bottom w:val="none" w:sz="0" w:space="0" w:color="auto"/>
            <w:right w:val="none" w:sz="0" w:space="0" w:color="auto"/>
          </w:divBdr>
        </w:div>
        <w:div w:id="553737291">
          <w:marLeft w:val="480"/>
          <w:marRight w:val="0"/>
          <w:marTop w:val="0"/>
          <w:marBottom w:val="0"/>
          <w:divBdr>
            <w:top w:val="none" w:sz="0" w:space="0" w:color="auto"/>
            <w:left w:val="none" w:sz="0" w:space="0" w:color="auto"/>
            <w:bottom w:val="none" w:sz="0" w:space="0" w:color="auto"/>
            <w:right w:val="none" w:sz="0" w:space="0" w:color="auto"/>
          </w:divBdr>
        </w:div>
        <w:div w:id="418797710">
          <w:marLeft w:val="480"/>
          <w:marRight w:val="0"/>
          <w:marTop w:val="0"/>
          <w:marBottom w:val="0"/>
          <w:divBdr>
            <w:top w:val="none" w:sz="0" w:space="0" w:color="auto"/>
            <w:left w:val="none" w:sz="0" w:space="0" w:color="auto"/>
            <w:bottom w:val="none" w:sz="0" w:space="0" w:color="auto"/>
            <w:right w:val="none" w:sz="0" w:space="0" w:color="auto"/>
          </w:divBdr>
        </w:div>
        <w:div w:id="51269748">
          <w:marLeft w:val="480"/>
          <w:marRight w:val="0"/>
          <w:marTop w:val="0"/>
          <w:marBottom w:val="0"/>
          <w:divBdr>
            <w:top w:val="none" w:sz="0" w:space="0" w:color="auto"/>
            <w:left w:val="none" w:sz="0" w:space="0" w:color="auto"/>
            <w:bottom w:val="none" w:sz="0" w:space="0" w:color="auto"/>
            <w:right w:val="none" w:sz="0" w:space="0" w:color="auto"/>
          </w:divBdr>
        </w:div>
        <w:div w:id="1959529606">
          <w:marLeft w:val="480"/>
          <w:marRight w:val="0"/>
          <w:marTop w:val="0"/>
          <w:marBottom w:val="0"/>
          <w:divBdr>
            <w:top w:val="none" w:sz="0" w:space="0" w:color="auto"/>
            <w:left w:val="none" w:sz="0" w:space="0" w:color="auto"/>
            <w:bottom w:val="none" w:sz="0" w:space="0" w:color="auto"/>
            <w:right w:val="none" w:sz="0" w:space="0" w:color="auto"/>
          </w:divBdr>
        </w:div>
        <w:div w:id="781344986">
          <w:marLeft w:val="480"/>
          <w:marRight w:val="0"/>
          <w:marTop w:val="0"/>
          <w:marBottom w:val="0"/>
          <w:divBdr>
            <w:top w:val="none" w:sz="0" w:space="0" w:color="auto"/>
            <w:left w:val="none" w:sz="0" w:space="0" w:color="auto"/>
            <w:bottom w:val="none" w:sz="0" w:space="0" w:color="auto"/>
            <w:right w:val="none" w:sz="0" w:space="0" w:color="auto"/>
          </w:divBdr>
        </w:div>
        <w:div w:id="1189567741">
          <w:marLeft w:val="480"/>
          <w:marRight w:val="0"/>
          <w:marTop w:val="0"/>
          <w:marBottom w:val="0"/>
          <w:divBdr>
            <w:top w:val="none" w:sz="0" w:space="0" w:color="auto"/>
            <w:left w:val="none" w:sz="0" w:space="0" w:color="auto"/>
            <w:bottom w:val="none" w:sz="0" w:space="0" w:color="auto"/>
            <w:right w:val="none" w:sz="0" w:space="0" w:color="auto"/>
          </w:divBdr>
        </w:div>
        <w:div w:id="918948228">
          <w:marLeft w:val="480"/>
          <w:marRight w:val="0"/>
          <w:marTop w:val="0"/>
          <w:marBottom w:val="0"/>
          <w:divBdr>
            <w:top w:val="none" w:sz="0" w:space="0" w:color="auto"/>
            <w:left w:val="none" w:sz="0" w:space="0" w:color="auto"/>
            <w:bottom w:val="none" w:sz="0" w:space="0" w:color="auto"/>
            <w:right w:val="none" w:sz="0" w:space="0" w:color="auto"/>
          </w:divBdr>
        </w:div>
      </w:divsChild>
    </w:div>
    <w:div w:id="2076777361">
      <w:bodyDiv w:val="1"/>
      <w:marLeft w:val="0"/>
      <w:marRight w:val="0"/>
      <w:marTop w:val="0"/>
      <w:marBottom w:val="0"/>
      <w:divBdr>
        <w:top w:val="none" w:sz="0" w:space="0" w:color="auto"/>
        <w:left w:val="none" w:sz="0" w:space="0" w:color="auto"/>
        <w:bottom w:val="none" w:sz="0" w:space="0" w:color="auto"/>
        <w:right w:val="none" w:sz="0" w:space="0" w:color="auto"/>
      </w:divBdr>
    </w:div>
    <w:div w:id="2078698482">
      <w:bodyDiv w:val="1"/>
      <w:marLeft w:val="0"/>
      <w:marRight w:val="0"/>
      <w:marTop w:val="0"/>
      <w:marBottom w:val="0"/>
      <w:divBdr>
        <w:top w:val="none" w:sz="0" w:space="0" w:color="auto"/>
        <w:left w:val="none" w:sz="0" w:space="0" w:color="auto"/>
        <w:bottom w:val="none" w:sz="0" w:space="0" w:color="auto"/>
        <w:right w:val="none" w:sz="0" w:space="0" w:color="auto"/>
      </w:divBdr>
    </w:div>
    <w:div w:id="2078900076">
      <w:bodyDiv w:val="1"/>
      <w:marLeft w:val="0"/>
      <w:marRight w:val="0"/>
      <w:marTop w:val="0"/>
      <w:marBottom w:val="0"/>
      <w:divBdr>
        <w:top w:val="none" w:sz="0" w:space="0" w:color="auto"/>
        <w:left w:val="none" w:sz="0" w:space="0" w:color="auto"/>
        <w:bottom w:val="none" w:sz="0" w:space="0" w:color="auto"/>
        <w:right w:val="none" w:sz="0" w:space="0" w:color="auto"/>
      </w:divBdr>
    </w:div>
    <w:div w:id="2079401591">
      <w:bodyDiv w:val="1"/>
      <w:marLeft w:val="0"/>
      <w:marRight w:val="0"/>
      <w:marTop w:val="0"/>
      <w:marBottom w:val="0"/>
      <w:divBdr>
        <w:top w:val="none" w:sz="0" w:space="0" w:color="auto"/>
        <w:left w:val="none" w:sz="0" w:space="0" w:color="auto"/>
        <w:bottom w:val="none" w:sz="0" w:space="0" w:color="auto"/>
        <w:right w:val="none" w:sz="0" w:space="0" w:color="auto"/>
      </w:divBdr>
    </w:div>
    <w:div w:id="2082554167">
      <w:bodyDiv w:val="1"/>
      <w:marLeft w:val="0"/>
      <w:marRight w:val="0"/>
      <w:marTop w:val="0"/>
      <w:marBottom w:val="0"/>
      <w:divBdr>
        <w:top w:val="none" w:sz="0" w:space="0" w:color="auto"/>
        <w:left w:val="none" w:sz="0" w:space="0" w:color="auto"/>
        <w:bottom w:val="none" w:sz="0" w:space="0" w:color="auto"/>
        <w:right w:val="none" w:sz="0" w:space="0" w:color="auto"/>
      </w:divBdr>
    </w:div>
    <w:div w:id="2083865020">
      <w:bodyDiv w:val="1"/>
      <w:marLeft w:val="0"/>
      <w:marRight w:val="0"/>
      <w:marTop w:val="0"/>
      <w:marBottom w:val="0"/>
      <w:divBdr>
        <w:top w:val="none" w:sz="0" w:space="0" w:color="auto"/>
        <w:left w:val="none" w:sz="0" w:space="0" w:color="auto"/>
        <w:bottom w:val="none" w:sz="0" w:space="0" w:color="auto"/>
        <w:right w:val="none" w:sz="0" w:space="0" w:color="auto"/>
      </w:divBdr>
    </w:div>
    <w:div w:id="2084524367">
      <w:bodyDiv w:val="1"/>
      <w:marLeft w:val="0"/>
      <w:marRight w:val="0"/>
      <w:marTop w:val="0"/>
      <w:marBottom w:val="0"/>
      <w:divBdr>
        <w:top w:val="none" w:sz="0" w:space="0" w:color="auto"/>
        <w:left w:val="none" w:sz="0" w:space="0" w:color="auto"/>
        <w:bottom w:val="none" w:sz="0" w:space="0" w:color="auto"/>
        <w:right w:val="none" w:sz="0" w:space="0" w:color="auto"/>
      </w:divBdr>
    </w:div>
    <w:div w:id="2084596144">
      <w:bodyDiv w:val="1"/>
      <w:marLeft w:val="0"/>
      <w:marRight w:val="0"/>
      <w:marTop w:val="0"/>
      <w:marBottom w:val="0"/>
      <w:divBdr>
        <w:top w:val="none" w:sz="0" w:space="0" w:color="auto"/>
        <w:left w:val="none" w:sz="0" w:space="0" w:color="auto"/>
        <w:bottom w:val="none" w:sz="0" w:space="0" w:color="auto"/>
        <w:right w:val="none" w:sz="0" w:space="0" w:color="auto"/>
      </w:divBdr>
    </w:div>
    <w:div w:id="2084644265">
      <w:bodyDiv w:val="1"/>
      <w:marLeft w:val="0"/>
      <w:marRight w:val="0"/>
      <w:marTop w:val="0"/>
      <w:marBottom w:val="0"/>
      <w:divBdr>
        <w:top w:val="none" w:sz="0" w:space="0" w:color="auto"/>
        <w:left w:val="none" w:sz="0" w:space="0" w:color="auto"/>
        <w:bottom w:val="none" w:sz="0" w:space="0" w:color="auto"/>
        <w:right w:val="none" w:sz="0" w:space="0" w:color="auto"/>
      </w:divBdr>
    </w:div>
    <w:div w:id="2084833371">
      <w:bodyDiv w:val="1"/>
      <w:marLeft w:val="0"/>
      <w:marRight w:val="0"/>
      <w:marTop w:val="0"/>
      <w:marBottom w:val="0"/>
      <w:divBdr>
        <w:top w:val="none" w:sz="0" w:space="0" w:color="auto"/>
        <w:left w:val="none" w:sz="0" w:space="0" w:color="auto"/>
        <w:bottom w:val="none" w:sz="0" w:space="0" w:color="auto"/>
        <w:right w:val="none" w:sz="0" w:space="0" w:color="auto"/>
      </w:divBdr>
    </w:div>
    <w:div w:id="2086368838">
      <w:bodyDiv w:val="1"/>
      <w:marLeft w:val="0"/>
      <w:marRight w:val="0"/>
      <w:marTop w:val="0"/>
      <w:marBottom w:val="0"/>
      <w:divBdr>
        <w:top w:val="none" w:sz="0" w:space="0" w:color="auto"/>
        <w:left w:val="none" w:sz="0" w:space="0" w:color="auto"/>
        <w:bottom w:val="none" w:sz="0" w:space="0" w:color="auto"/>
        <w:right w:val="none" w:sz="0" w:space="0" w:color="auto"/>
      </w:divBdr>
    </w:div>
    <w:div w:id="2087219416">
      <w:bodyDiv w:val="1"/>
      <w:marLeft w:val="0"/>
      <w:marRight w:val="0"/>
      <w:marTop w:val="0"/>
      <w:marBottom w:val="0"/>
      <w:divBdr>
        <w:top w:val="none" w:sz="0" w:space="0" w:color="auto"/>
        <w:left w:val="none" w:sz="0" w:space="0" w:color="auto"/>
        <w:bottom w:val="none" w:sz="0" w:space="0" w:color="auto"/>
        <w:right w:val="none" w:sz="0" w:space="0" w:color="auto"/>
      </w:divBdr>
    </w:div>
    <w:div w:id="2087923282">
      <w:bodyDiv w:val="1"/>
      <w:marLeft w:val="0"/>
      <w:marRight w:val="0"/>
      <w:marTop w:val="0"/>
      <w:marBottom w:val="0"/>
      <w:divBdr>
        <w:top w:val="none" w:sz="0" w:space="0" w:color="auto"/>
        <w:left w:val="none" w:sz="0" w:space="0" w:color="auto"/>
        <w:bottom w:val="none" w:sz="0" w:space="0" w:color="auto"/>
        <w:right w:val="none" w:sz="0" w:space="0" w:color="auto"/>
      </w:divBdr>
    </w:div>
    <w:div w:id="2088728356">
      <w:bodyDiv w:val="1"/>
      <w:marLeft w:val="0"/>
      <w:marRight w:val="0"/>
      <w:marTop w:val="0"/>
      <w:marBottom w:val="0"/>
      <w:divBdr>
        <w:top w:val="none" w:sz="0" w:space="0" w:color="auto"/>
        <w:left w:val="none" w:sz="0" w:space="0" w:color="auto"/>
        <w:bottom w:val="none" w:sz="0" w:space="0" w:color="auto"/>
        <w:right w:val="none" w:sz="0" w:space="0" w:color="auto"/>
      </w:divBdr>
    </w:div>
    <w:div w:id="2088961723">
      <w:bodyDiv w:val="1"/>
      <w:marLeft w:val="0"/>
      <w:marRight w:val="0"/>
      <w:marTop w:val="0"/>
      <w:marBottom w:val="0"/>
      <w:divBdr>
        <w:top w:val="none" w:sz="0" w:space="0" w:color="auto"/>
        <w:left w:val="none" w:sz="0" w:space="0" w:color="auto"/>
        <w:bottom w:val="none" w:sz="0" w:space="0" w:color="auto"/>
        <w:right w:val="none" w:sz="0" w:space="0" w:color="auto"/>
      </w:divBdr>
    </w:div>
    <w:div w:id="2089377610">
      <w:bodyDiv w:val="1"/>
      <w:marLeft w:val="0"/>
      <w:marRight w:val="0"/>
      <w:marTop w:val="0"/>
      <w:marBottom w:val="0"/>
      <w:divBdr>
        <w:top w:val="none" w:sz="0" w:space="0" w:color="auto"/>
        <w:left w:val="none" w:sz="0" w:space="0" w:color="auto"/>
        <w:bottom w:val="none" w:sz="0" w:space="0" w:color="auto"/>
        <w:right w:val="none" w:sz="0" w:space="0" w:color="auto"/>
      </w:divBdr>
    </w:div>
    <w:div w:id="2089501294">
      <w:bodyDiv w:val="1"/>
      <w:marLeft w:val="0"/>
      <w:marRight w:val="0"/>
      <w:marTop w:val="0"/>
      <w:marBottom w:val="0"/>
      <w:divBdr>
        <w:top w:val="none" w:sz="0" w:space="0" w:color="auto"/>
        <w:left w:val="none" w:sz="0" w:space="0" w:color="auto"/>
        <w:bottom w:val="none" w:sz="0" w:space="0" w:color="auto"/>
        <w:right w:val="none" w:sz="0" w:space="0" w:color="auto"/>
      </w:divBdr>
    </w:div>
    <w:div w:id="2092046398">
      <w:bodyDiv w:val="1"/>
      <w:marLeft w:val="0"/>
      <w:marRight w:val="0"/>
      <w:marTop w:val="0"/>
      <w:marBottom w:val="0"/>
      <w:divBdr>
        <w:top w:val="none" w:sz="0" w:space="0" w:color="auto"/>
        <w:left w:val="none" w:sz="0" w:space="0" w:color="auto"/>
        <w:bottom w:val="none" w:sz="0" w:space="0" w:color="auto"/>
        <w:right w:val="none" w:sz="0" w:space="0" w:color="auto"/>
      </w:divBdr>
    </w:div>
    <w:div w:id="2092388050">
      <w:bodyDiv w:val="1"/>
      <w:marLeft w:val="0"/>
      <w:marRight w:val="0"/>
      <w:marTop w:val="0"/>
      <w:marBottom w:val="0"/>
      <w:divBdr>
        <w:top w:val="none" w:sz="0" w:space="0" w:color="auto"/>
        <w:left w:val="none" w:sz="0" w:space="0" w:color="auto"/>
        <w:bottom w:val="none" w:sz="0" w:space="0" w:color="auto"/>
        <w:right w:val="none" w:sz="0" w:space="0" w:color="auto"/>
      </w:divBdr>
    </w:div>
    <w:div w:id="2092894423">
      <w:bodyDiv w:val="1"/>
      <w:marLeft w:val="0"/>
      <w:marRight w:val="0"/>
      <w:marTop w:val="0"/>
      <w:marBottom w:val="0"/>
      <w:divBdr>
        <w:top w:val="none" w:sz="0" w:space="0" w:color="auto"/>
        <w:left w:val="none" w:sz="0" w:space="0" w:color="auto"/>
        <w:bottom w:val="none" w:sz="0" w:space="0" w:color="auto"/>
        <w:right w:val="none" w:sz="0" w:space="0" w:color="auto"/>
      </w:divBdr>
    </w:div>
    <w:div w:id="2093776173">
      <w:bodyDiv w:val="1"/>
      <w:marLeft w:val="0"/>
      <w:marRight w:val="0"/>
      <w:marTop w:val="0"/>
      <w:marBottom w:val="0"/>
      <w:divBdr>
        <w:top w:val="none" w:sz="0" w:space="0" w:color="auto"/>
        <w:left w:val="none" w:sz="0" w:space="0" w:color="auto"/>
        <w:bottom w:val="none" w:sz="0" w:space="0" w:color="auto"/>
        <w:right w:val="none" w:sz="0" w:space="0" w:color="auto"/>
      </w:divBdr>
    </w:div>
    <w:div w:id="2093971014">
      <w:bodyDiv w:val="1"/>
      <w:marLeft w:val="0"/>
      <w:marRight w:val="0"/>
      <w:marTop w:val="0"/>
      <w:marBottom w:val="0"/>
      <w:divBdr>
        <w:top w:val="none" w:sz="0" w:space="0" w:color="auto"/>
        <w:left w:val="none" w:sz="0" w:space="0" w:color="auto"/>
        <w:bottom w:val="none" w:sz="0" w:space="0" w:color="auto"/>
        <w:right w:val="none" w:sz="0" w:space="0" w:color="auto"/>
      </w:divBdr>
    </w:div>
    <w:div w:id="2095011119">
      <w:bodyDiv w:val="1"/>
      <w:marLeft w:val="0"/>
      <w:marRight w:val="0"/>
      <w:marTop w:val="0"/>
      <w:marBottom w:val="0"/>
      <w:divBdr>
        <w:top w:val="none" w:sz="0" w:space="0" w:color="auto"/>
        <w:left w:val="none" w:sz="0" w:space="0" w:color="auto"/>
        <w:bottom w:val="none" w:sz="0" w:space="0" w:color="auto"/>
        <w:right w:val="none" w:sz="0" w:space="0" w:color="auto"/>
      </w:divBdr>
    </w:div>
    <w:div w:id="2095543378">
      <w:bodyDiv w:val="1"/>
      <w:marLeft w:val="0"/>
      <w:marRight w:val="0"/>
      <w:marTop w:val="0"/>
      <w:marBottom w:val="0"/>
      <w:divBdr>
        <w:top w:val="none" w:sz="0" w:space="0" w:color="auto"/>
        <w:left w:val="none" w:sz="0" w:space="0" w:color="auto"/>
        <w:bottom w:val="none" w:sz="0" w:space="0" w:color="auto"/>
        <w:right w:val="none" w:sz="0" w:space="0" w:color="auto"/>
      </w:divBdr>
    </w:div>
    <w:div w:id="2096590528">
      <w:bodyDiv w:val="1"/>
      <w:marLeft w:val="0"/>
      <w:marRight w:val="0"/>
      <w:marTop w:val="0"/>
      <w:marBottom w:val="0"/>
      <w:divBdr>
        <w:top w:val="none" w:sz="0" w:space="0" w:color="auto"/>
        <w:left w:val="none" w:sz="0" w:space="0" w:color="auto"/>
        <w:bottom w:val="none" w:sz="0" w:space="0" w:color="auto"/>
        <w:right w:val="none" w:sz="0" w:space="0" w:color="auto"/>
      </w:divBdr>
    </w:div>
    <w:div w:id="2097970750">
      <w:bodyDiv w:val="1"/>
      <w:marLeft w:val="0"/>
      <w:marRight w:val="0"/>
      <w:marTop w:val="0"/>
      <w:marBottom w:val="0"/>
      <w:divBdr>
        <w:top w:val="none" w:sz="0" w:space="0" w:color="auto"/>
        <w:left w:val="none" w:sz="0" w:space="0" w:color="auto"/>
        <w:bottom w:val="none" w:sz="0" w:space="0" w:color="auto"/>
        <w:right w:val="none" w:sz="0" w:space="0" w:color="auto"/>
      </w:divBdr>
    </w:div>
    <w:div w:id="2098205754">
      <w:bodyDiv w:val="1"/>
      <w:marLeft w:val="0"/>
      <w:marRight w:val="0"/>
      <w:marTop w:val="0"/>
      <w:marBottom w:val="0"/>
      <w:divBdr>
        <w:top w:val="none" w:sz="0" w:space="0" w:color="auto"/>
        <w:left w:val="none" w:sz="0" w:space="0" w:color="auto"/>
        <w:bottom w:val="none" w:sz="0" w:space="0" w:color="auto"/>
        <w:right w:val="none" w:sz="0" w:space="0" w:color="auto"/>
      </w:divBdr>
    </w:div>
    <w:div w:id="2100756674">
      <w:bodyDiv w:val="1"/>
      <w:marLeft w:val="0"/>
      <w:marRight w:val="0"/>
      <w:marTop w:val="0"/>
      <w:marBottom w:val="0"/>
      <w:divBdr>
        <w:top w:val="none" w:sz="0" w:space="0" w:color="auto"/>
        <w:left w:val="none" w:sz="0" w:space="0" w:color="auto"/>
        <w:bottom w:val="none" w:sz="0" w:space="0" w:color="auto"/>
        <w:right w:val="none" w:sz="0" w:space="0" w:color="auto"/>
      </w:divBdr>
    </w:div>
    <w:div w:id="2101020301">
      <w:bodyDiv w:val="1"/>
      <w:marLeft w:val="0"/>
      <w:marRight w:val="0"/>
      <w:marTop w:val="0"/>
      <w:marBottom w:val="0"/>
      <w:divBdr>
        <w:top w:val="none" w:sz="0" w:space="0" w:color="auto"/>
        <w:left w:val="none" w:sz="0" w:space="0" w:color="auto"/>
        <w:bottom w:val="none" w:sz="0" w:space="0" w:color="auto"/>
        <w:right w:val="none" w:sz="0" w:space="0" w:color="auto"/>
      </w:divBdr>
    </w:div>
    <w:div w:id="2101639414">
      <w:bodyDiv w:val="1"/>
      <w:marLeft w:val="0"/>
      <w:marRight w:val="0"/>
      <w:marTop w:val="0"/>
      <w:marBottom w:val="0"/>
      <w:divBdr>
        <w:top w:val="none" w:sz="0" w:space="0" w:color="auto"/>
        <w:left w:val="none" w:sz="0" w:space="0" w:color="auto"/>
        <w:bottom w:val="none" w:sz="0" w:space="0" w:color="auto"/>
        <w:right w:val="none" w:sz="0" w:space="0" w:color="auto"/>
      </w:divBdr>
    </w:div>
    <w:div w:id="2102026512">
      <w:bodyDiv w:val="1"/>
      <w:marLeft w:val="0"/>
      <w:marRight w:val="0"/>
      <w:marTop w:val="0"/>
      <w:marBottom w:val="0"/>
      <w:divBdr>
        <w:top w:val="none" w:sz="0" w:space="0" w:color="auto"/>
        <w:left w:val="none" w:sz="0" w:space="0" w:color="auto"/>
        <w:bottom w:val="none" w:sz="0" w:space="0" w:color="auto"/>
        <w:right w:val="none" w:sz="0" w:space="0" w:color="auto"/>
      </w:divBdr>
    </w:div>
    <w:div w:id="2102213271">
      <w:bodyDiv w:val="1"/>
      <w:marLeft w:val="0"/>
      <w:marRight w:val="0"/>
      <w:marTop w:val="0"/>
      <w:marBottom w:val="0"/>
      <w:divBdr>
        <w:top w:val="none" w:sz="0" w:space="0" w:color="auto"/>
        <w:left w:val="none" w:sz="0" w:space="0" w:color="auto"/>
        <w:bottom w:val="none" w:sz="0" w:space="0" w:color="auto"/>
        <w:right w:val="none" w:sz="0" w:space="0" w:color="auto"/>
      </w:divBdr>
    </w:div>
    <w:div w:id="2102871541">
      <w:bodyDiv w:val="1"/>
      <w:marLeft w:val="0"/>
      <w:marRight w:val="0"/>
      <w:marTop w:val="0"/>
      <w:marBottom w:val="0"/>
      <w:divBdr>
        <w:top w:val="none" w:sz="0" w:space="0" w:color="auto"/>
        <w:left w:val="none" w:sz="0" w:space="0" w:color="auto"/>
        <w:bottom w:val="none" w:sz="0" w:space="0" w:color="auto"/>
        <w:right w:val="none" w:sz="0" w:space="0" w:color="auto"/>
      </w:divBdr>
    </w:div>
    <w:div w:id="2105102429">
      <w:bodyDiv w:val="1"/>
      <w:marLeft w:val="0"/>
      <w:marRight w:val="0"/>
      <w:marTop w:val="0"/>
      <w:marBottom w:val="0"/>
      <w:divBdr>
        <w:top w:val="none" w:sz="0" w:space="0" w:color="auto"/>
        <w:left w:val="none" w:sz="0" w:space="0" w:color="auto"/>
        <w:bottom w:val="none" w:sz="0" w:space="0" w:color="auto"/>
        <w:right w:val="none" w:sz="0" w:space="0" w:color="auto"/>
      </w:divBdr>
    </w:div>
    <w:div w:id="2106535834">
      <w:bodyDiv w:val="1"/>
      <w:marLeft w:val="0"/>
      <w:marRight w:val="0"/>
      <w:marTop w:val="0"/>
      <w:marBottom w:val="0"/>
      <w:divBdr>
        <w:top w:val="none" w:sz="0" w:space="0" w:color="auto"/>
        <w:left w:val="none" w:sz="0" w:space="0" w:color="auto"/>
        <w:bottom w:val="none" w:sz="0" w:space="0" w:color="auto"/>
        <w:right w:val="none" w:sz="0" w:space="0" w:color="auto"/>
      </w:divBdr>
    </w:div>
    <w:div w:id="2106612850">
      <w:bodyDiv w:val="1"/>
      <w:marLeft w:val="0"/>
      <w:marRight w:val="0"/>
      <w:marTop w:val="0"/>
      <w:marBottom w:val="0"/>
      <w:divBdr>
        <w:top w:val="none" w:sz="0" w:space="0" w:color="auto"/>
        <w:left w:val="none" w:sz="0" w:space="0" w:color="auto"/>
        <w:bottom w:val="none" w:sz="0" w:space="0" w:color="auto"/>
        <w:right w:val="none" w:sz="0" w:space="0" w:color="auto"/>
      </w:divBdr>
    </w:div>
    <w:div w:id="2107773655">
      <w:bodyDiv w:val="1"/>
      <w:marLeft w:val="0"/>
      <w:marRight w:val="0"/>
      <w:marTop w:val="0"/>
      <w:marBottom w:val="0"/>
      <w:divBdr>
        <w:top w:val="none" w:sz="0" w:space="0" w:color="auto"/>
        <w:left w:val="none" w:sz="0" w:space="0" w:color="auto"/>
        <w:bottom w:val="none" w:sz="0" w:space="0" w:color="auto"/>
        <w:right w:val="none" w:sz="0" w:space="0" w:color="auto"/>
      </w:divBdr>
    </w:div>
    <w:div w:id="2107916008">
      <w:bodyDiv w:val="1"/>
      <w:marLeft w:val="0"/>
      <w:marRight w:val="0"/>
      <w:marTop w:val="0"/>
      <w:marBottom w:val="0"/>
      <w:divBdr>
        <w:top w:val="none" w:sz="0" w:space="0" w:color="auto"/>
        <w:left w:val="none" w:sz="0" w:space="0" w:color="auto"/>
        <w:bottom w:val="none" w:sz="0" w:space="0" w:color="auto"/>
        <w:right w:val="none" w:sz="0" w:space="0" w:color="auto"/>
      </w:divBdr>
    </w:div>
    <w:div w:id="2108185972">
      <w:bodyDiv w:val="1"/>
      <w:marLeft w:val="0"/>
      <w:marRight w:val="0"/>
      <w:marTop w:val="0"/>
      <w:marBottom w:val="0"/>
      <w:divBdr>
        <w:top w:val="none" w:sz="0" w:space="0" w:color="auto"/>
        <w:left w:val="none" w:sz="0" w:space="0" w:color="auto"/>
        <w:bottom w:val="none" w:sz="0" w:space="0" w:color="auto"/>
        <w:right w:val="none" w:sz="0" w:space="0" w:color="auto"/>
      </w:divBdr>
    </w:div>
    <w:div w:id="2109157035">
      <w:bodyDiv w:val="1"/>
      <w:marLeft w:val="0"/>
      <w:marRight w:val="0"/>
      <w:marTop w:val="0"/>
      <w:marBottom w:val="0"/>
      <w:divBdr>
        <w:top w:val="none" w:sz="0" w:space="0" w:color="auto"/>
        <w:left w:val="none" w:sz="0" w:space="0" w:color="auto"/>
        <w:bottom w:val="none" w:sz="0" w:space="0" w:color="auto"/>
        <w:right w:val="none" w:sz="0" w:space="0" w:color="auto"/>
      </w:divBdr>
    </w:div>
    <w:div w:id="2110930021">
      <w:bodyDiv w:val="1"/>
      <w:marLeft w:val="0"/>
      <w:marRight w:val="0"/>
      <w:marTop w:val="0"/>
      <w:marBottom w:val="0"/>
      <w:divBdr>
        <w:top w:val="none" w:sz="0" w:space="0" w:color="auto"/>
        <w:left w:val="none" w:sz="0" w:space="0" w:color="auto"/>
        <w:bottom w:val="none" w:sz="0" w:space="0" w:color="auto"/>
        <w:right w:val="none" w:sz="0" w:space="0" w:color="auto"/>
      </w:divBdr>
    </w:div>
    <w:div w:id="2112896243">
      <w:bodyDiv w:val="1"/>
      <w:marLeft w:val="0"/>
      <w:marRight w:val="0"/>
      <w:marTop w:val="0"/>
      <w:marBottom w:val="0"/>
      <w:divBdr>
        <w:top w:val="none" w:sz="0" w:space="0" w:color="auto"/>
        <w:left w:val="none" w:sz="0" w:space="0" w:color="auto"/>
        <w:bottom w:val="none" w:sz="0" w:space="0" w:color="auto"/>
        <w:right w:val="none" w:sz="0" w:space="0" w:color="auto"/>
      </w:divBdr>
      <w:divsChild>
        <w:div w:id="1345983680">
          <w:marLeft w:val="480"/>
          <w:marRight w:val="0"/>
          <w:marTop w:val="0"/>
          <w:marBottom w:val="0"/>
          <w:divBdr>
            <w:top w:val="none" w:sz="0" w:space="0" w:color="auto"/>
            <w:left w:val="none" w:sz="0" w:space="0" w:color="auto"/>
            <w:bottom w:val="none" w:sz="0" w:space="0" w:color="auto"/>
            <w:right w:val="none" w:sz="0" w:space="0" w:color="auto"/>
          </w:divBdr>
        </w:div>
        <w:div w:id="2078938539">
          <w:marLeft w:val="480"/>
          <w:marRight w:val="0"/>
          <w:marTop w:val="0"/>
          <w:marBottom w:val="0"/>
          <w:divBdr>
            <w:top w:val="none" w:sz="0" w:space="0" w:color="auto"/>
            <w:left w:val="none" w:sz="0" w:space="0" w:color="auto"/>
            <w:bottom w:val="none" w:sz="0" w:space="0" w:color="auto"/>
            <w:right w:val="none" w:sz="0" w:space="0" w:color="auto"/>
          </w:divBdr>
        </w:div>
        <w:div w:id="371344123">
          <w:marLeft w:val="480"/>
          <w:marRight w:val="0"/>
          <w:marTop w:val="0"/>
          <w:marBottom w:val="0"/>
          <w:divBdr>
            <w:top w:val="none" w:sz="0" w:space="0" w:color="auto"/>
            <w:left w:val="none" w:sz="0" w:space="0" w:color="auto"/>
            <w:bottom w:val="none" w:sz="0" w:space="0" w:color="auto"/>
            <w:right w:val="none" w:sz="0" w:space="0" w:color="auto"/>
          </w:divBdr>
        </w:div>
        <w:div w:id="548299158">
          <w:marLeft w:val="480"/>
          <w:marRight w:val="0"/>
          <w:marTop w:val="0"/>
          <w:marBottom w:val="0"/>
          <w:divBdr>
            <w:top w:val="none" w:sz="0" w:space="0" w:color="auto"/>
            <w:left w:val="none" w:sz="0" w:space="0" w:color="auto"/>
            <w:bottom w:val="none" w:sz="0" w:space="0" w:color="auto"/>
            <w:right w:val="none" w:sz="0" w:space="0" w:color="auto"/>
          </w:divBdr>
        </w:div>
        <w:div w:id="697120907">
          <w:marLeft w:val="480"/>
          <w:marRight w:val="0"/>
          <w:marTop w:val="0"/>
          <w:marBottom w:val="0"/>
          <w:divBdr>
            <w:top w:val="none" w:sz="0" w:space="0" w:color="auto"/>
            <w:left w:val="none" w:sz="0" w:space="0" w:color="auto"/>
            <w:bottom w:val="none" w:sz="0" w:space="0" w:color="auto"/>
            <w:right w:val="none" w:sz="0" w:space="0" w:color="auto"/>
          </w:divBdr>
        </w:div>
        <w:div w:id="1313483084">
          <w:marLeft w:val="480"/>
          <w:marRight w:val="0"/>
          <w:marTop w:val="0"/>
          <w:marBottom w:val="0"/>
          <w:divBdr>
            <w:top w:val="none" w:sz="0" w:space="0" w:color="auto"/>
            <w:left w:val="none" w:sz="0" w:space="0" w:color="auto"/>
            <w:bottom w:val="none" w:sz="0" w:space="0" w:color="auto"/>
            <w:right w:val="none" w:sz="0" w:space="0" w:color="auto"/>
          </w:divBdr>
        </w:div>
        <w:div w:id="873427966">
          <w:marLeft w:val="480"/>
          <w:marRight w:val="0"/>
          <w:marTop w:val="0"/>
          <w:marBottom w:val="0"/>
          <w:divBdr>
            <w:top w:val="none" w:sz="0" w:space="0" w:color="auto"/>
            <w:left w:val="none" w:sz="0" w:space="0" w:color="auto"/>
            <w:bottom w:val="none" w:sz="0" w:space="0" w:color="auto"/>
            <w:right w:val="none" w:sz="0" w:space="0" w:color="auto"/>
          </w:divBdr>
        </w:div>
        <w:div w:id="1521314412">
          <w:marLeft w:val="480"/>
          <w:marRight w:val="0"/>
          <w:marTop w:val="0"/>
          <w:marBottom w:val="0"/>
          <w:divBdr>
            <w:top w:val="none" w:sz="0" w:space="0" w:color="auto"/>
            <w:left w:val="none" w:sz="0" w:space="0" w:color="auto"/>
            <w:bottom w:val="none" w:sz="0" w:space="0" w:color="auto"/>
            <w:right w:val="none" w:sz="0" w:space="0" w:color="auto"/>
          </w:divBdr>
        </w:div>
        <w:div w:id="757872414">
          <w:marLeft w:val="480"/>
          <w:marRight w:val="0"/>
          <w:marTop w:val="0"/>
          <w:marBottom w:val="0"/>
          <w:divBdr>
            <w:top w:val="none" w:sz="0" w:space="0" w:color="auto"/>
            <w:left w:val="none" w:sz="0" w:space="0" w:color="auto"/>
            <w:bottom w:val="none" w:sz="0" w:space="0" w:color="auto"/>
            <w:right w:val="none" w:sz="0" w:space="0" w:color="auto"/>
          </w:divBdr>
        </w:div>
        <w:div w:id="531380462">
          <w:marLeft w:val="480"/>
          <w:marRight w:val="0"/>
          <w:marTop w:val="0"/>
          <w:marBottom w:val="0"/>
          <w:divBdr>
            <w:top w:val="none" w:sz="0" w:space="0" w:color="auto"/>
            <w:left w:val="none" w:sz="0" w:space="0" w:color="auto"/>
            <w:bottom w:val="none" w:sz="0" w:space="0" w:color="auto"/>
            <w:right w:val="none" w:sz="0" w:space="0" w:color="auto"/>
          </w:divBdr>
        </w:div>
        <w:div w:id="1449204539">
          <w:marLeft w:val="480"/>
          <w:marRight w:val="0"/>
          <w:marTop w:val="0"/>
          <w:marBottom w:val="0"/>
          <w:divBdr>
            <w:top w:val="none" w:sz="0" w:space="0" w:color="auto"/>
            <w:left w:val="none" w:sz="0" w:space="0" w:color="auto"/>
            <w:bottom w:val="none" w:sz="0" w:space="0" w:color="auto"/>
            <w:right w:val="none" w:sz="0" w:space="0" w:color="auto"/>
          </w:divBdr>
        </w:div>
        <w:div w:id="583345401">
          <w:marLeft w:val="480"/>
          <w:marRight w:val="0"/>
          <w:marTop w:val="0"/>
          <w:marBottom w:val="0"/>
          <w:divBdr>
            <w:top w:val="none" w:sz="0" w:space="0" w:color="auto"/>
            <w:left w:val="none" w:sz="0" w:space="0" w:color="auto"/>
            <w:bottom w:val="none" w:sz="0" w:space="0" w:color="auto"/>
            <w:right w:val="none" w:sz="0" w:space="0" w:color="auto"/>
          </w:divBdr>
        </w:div>
        <w:div w:id="2067870179">
          <w:marLeft w:val="480"/>
          <w:marRight w:val="0"/>
          <w:marTop w:val="0"/>
          <w:marBottom w:val="0"/>
          <w:divBdr>
            <w:top w:val="none" w:sz="0" w:space="0" w:color="auto"/>
            <w:left w:val="none" w:sz="0" w:space="0" w:color="auto"/>
            <w:bottom w:val="none" w:sz="0" w:space="0" w:color="auto"/>
            <w:right w:val="none" w:sz="0" w:space="0" w:color="auto"/>
          </w:divBdr>
        </w:div>
        <w:div w:id="1860503348">
          <w:marLeft w:val="480"/>
          <w:marRight w:val="0"/>
          <w:marTop w:val="0"/>
          <w:marBottom w:val="0"/>
          <w:divBdr>
            <w:top w:val="none" w:sz="0" w:space="0" w:color="auto"/>
            <w:left w:val="none" w:sz="0" w:space="0" w:color="auto"/>
            <w:bottom w:val="none" w:sz="0" w:space="0" w:color="auto"/>
            <w:right w:val="none" w:sz="0" w:space="0" w:color="auto"/>
          </w:divBdr>
        </w:div>
        <w:div w:id="305208312">
          <w:marLeft w:val="480"/>
          <w:marRight w:val="0"/>
          <w:marTop w:val="0"/>
          <w:marBottom w:val="0"/>
          <w:divBdr>
            <w:top w:val="none" w:sz="0" w:space="0" w:color="auto"/>
            <w:left w:val="none" w:sz="0" w:space="0" w:color="auto"/>
            <w:bottom w:val="none" w:sz="0" w:space="0" w:color="auto"/>
            <w:right w:val="none" w:sz="0" w:space="0" w:color="auto"/>
          </w:divBdr>
        </w:div>
        <w:div w:id="1869027333">
          <w:marLeft w:val="480"/>
          <w:marRight w:val="0"/>
          <w:marTop w:val="0"/>
          <w:marBottom w:val="0"/>
          <w:divBdr>
            <w:top w:val="none" w:sz="0" w:space="0" w:color="auto"/>
            <w:left w:val="none" w:sz="0" w:space="0" w:color="auto"/>
            <w:bottom w:val="none" w:sz="0" w:space="0" w:color="auto"/>
            <w:right w:val="none" w:sz="0" w:space="0" w:color="auto"/>
          </w:divBdr>
        </w:div>
        <w:div w:id="1114591576">
          <w:marLeft w:val="480"/>
          <w:marRight w:val="0"/>
          <w:marTop w:val="0"/>
          <w:marBottom w:val="0"/>
          <w:divBdr>
            <w:top w:val="none" w:sz="0" w:space="0" w:color="auto"/>
            <w:left w:val="none" w:sz="0" w:space="0" w:color="auto"/>
            <w:bottom w:val="none" w:sz="0" w:space="0" w:color="auto"/>
            <w:right w:val="none" w:sz="0" w:space="0" w:color="auto"/>
          </w:divBdr>
        </w:div>
        <w:div w:id="2017879419">
          <w:marLeft w:val="480"/>
          <w:marRight w:val="0"/>
          <w:marTop w:val="0"/>
          <w:marBottom w:val="0"/>
          <w:divBdr>
            <w:top w:val="none" w:sz="0" w:space="0" w:color="auto"/>
            <w:left w:val="none" w:sz="0" w:space="0" w:color="auto"/>
            <w:bottom w:val="none" w:sz="0" w:space="0" w:color="auto"/>
            <w:right w:val="none" w:sz="0" w:space="0" w:color="auto"/>
          </w:divBdr>
        </w:div>
        <w:div w:id="783353289">
          <w:marLeft w:val="480"/>
          <w:marRight w:val="0"/>
          <w:marTop w:val="0"/>
          <w:marBottom w:val="0"/>
          <w:divBdr>
            <w:top w:val="none" w:sz="0" w:space="0" w:color="auto"/>
            <w:left w:val="none" w:sz="0" w:space="0" w:color="auto"/>
            <w:bottom w:val="none" w:sz="0" w:space="0" w:color="auto"/>
            <w:right w:val="none" w:sz="0" w:space="0" w:color="auto"/>
          </w:divBdr>
        </w:div>
        <w:div w:id="587227904">
          <w:marLeft w:val="480"/>
          <w:marRight w:val="0"/>
          <w:marTop w:val="0"/>
          <w:marBottom w:val="0"/>
          <w:divBdr>
            <w:top w:val="none" w:sz="0" w:space="0" w:color="auto"/>
            <w:left w:val="none" w:sz="0" w:space="0" w:color="auto"/>
            <w:bottom w:val="none" w:sz="0" w:space="0" w:color="auto"/>
            <w:right w:val="none" w:sz="0" w:space="0" w:color="auto"/>
          </w:divBdr>
        </w:div>
        <w:div w:id="1759446456">
          <w:marLeft w:val="480"/>
          <w:marRight w:val="0"/>
          <w:marTop w:val="0"/>
          <w:marBottom w:val="0"/>
          <w:divBdr>
            <w:top w:val="none" w:sz="0" w:space="0" w:color="auto"/>
            <w:left w:val="none" w:sz="0" w:space="0" w:color="auto"/>
            <w:bottom w:val="none" w:sz="0" w:space="0" w:color="auto"/>
            <w:right w:val="none" w:sz="0" w:space="0" w:color="auto"/>
          </w:divBdr>
        </w:div>
        <w:div w:id="1150827913">
          <w:marLeft w:val="480"/>
          <w:marRight w:val="0"/>
          <w:marTop w:val="0"/>
          <w:marBottom w:val="0"/>
          <w:divBdr>
            <w:top w:val="none" w:sz="0" w:space="0" w:color="auto"/>
            <w:left w:val="none" w:sz="0" w:space="0" w:color="auto"/>
            <w:bottom w:val="none" w:sz="0" w:space="0" w:color="auto"/>
            <w:right w:val="none" w:sz="0" w:space="0" w:color="auto"/>
          </w:divBdr>
        </w:div>
        <w:div w:id="1293091999">
          <w:marLeft w:val="480"/>
          <w:marRight w:val="0"/>
          <w:marTop w:val="0"/>
          <w:marBottom w:val="0"/>
          <w:divBdr>
            <w:top w:val="none" w:sz="0" w:space="0" w:color="auto"/>
            <w:left w:val="none" w:sz="0" w:space="0" w:color="auto"/>
            <w:bottom w:val="none" w:sz="0" w:space="0" w:color="auto"/>
            <w:right w:val="none" w:sz="0" w:space="0" w:color="auto"/>
          </w:divBdr>
        </w:div>
        <w:div w:id="294453488">
          <w:marLeft w:val="480"/>
          <w:marRight w:val="0"/>
          <w:marTop w:val="0"/>
          <w:marBottom w:val="0"/>
          <w:divBdr>
            <w:top w:val="none" w:sz="0" w:space="0" w:color="auto"/>
            <w:left w:val="none" w:sz="0" w:space="0" w:color="auto"/>
            <w:bottom w:val="none" w:sz="0" w:space="0" w:color="auto"/>
            <w:right w:val="none" w:sz="0" w:space="0" w:color="auto"/>
          </w:divBdr>
        </w:div>
        <w:div w:id="1783377204">
          <w:marLeft w:val="480"/>
          <w:marRight w:val="0"/>
          <w:marTop w:val="0"/>
          <w:marBottom w:val="0"/>
          <w:divBdr>
            <w:top w:val="none" w:sz="0" w:space="0" w:color="auto"/>
            <w:left w:val="none" w:sz="0" w:space="0" w:color="auto"/>
            <w:bottom w:val="none" w:sz="0" w:space="0" w:color="auto"/>
            <w:right w:val="none" w:sz="0" w:space="0" w:color="auto"/>
          </w:divBdr>
        </w:div>
        <w:div w:id="512457536">
          <w:marLeft w:val="480"/>
          <w:marRight w:val="0"/>
          <w:marTop w:val="0"/>
          <w:marBottom w:val="0"/>
          <w:divBdr>
            <w:top w:val="none" w:sz="0" w:space="0" w:color="auto"/>
            <w:left w:val="none" w:sz="0" w:space="0" w:color="auto"/>
            <w:bottom w:val="none" w:sz="0" w:space="0" w:color="auto"/>
            <w:right w:val="none" w:sz="0" w:space="0" w:color="auto"/>
          </w:divBdr>
        </w:div>
        <w:div w:id="2069958888">
          <w:marLeft w:val="480"/>
          <w:marRight w:val="0"/>
          <w:marTop w:val="0"/>
          <w:marBottom w:val="0"/>
          <w:divBdr>
            <w:top w:val="none" w:sz="0" w:space="0" w:color="auto"/>
            <w:left w:val="none" w:sz="0" w:space="0" w:color="auto"/>
            <w:bottom w:val="none" w:sz="0" w:space="0" w:color="auto"/>
            <w:right w:val="none" w:sz="0" w:space="0" w:color="auto"/>
          </w:divBdr>
        </w:div>
        <w:div w:id="1699818110">
          <w:marLeft w:val="480"/>
          <w:marRight w:val="0"/>
          <w:marTop w:val="0"/>
          <w:marBottom w:val="0"/>
          <w:divBdr>
            <w:top w:val="none" w:sz="0" w:space="0" w:color="auto"/>
            <w:left w:val="none" w:sz="0" w:space="0" w:color="auto"/>
            <w:bottom w:val="none" w:sz="0" w:space="0" w:color="auto"/>
            <w:right w:val="none" w:sz="0" w:space="0" w:color="auto"/>
          </w:divBdr>
        </w:div>
        <w:div w:id="396168400">
          <w:marLeft w:val="480"/>
          <w:marRight w:val="0"/>
          <w:marTop w:val="0"/>
          <w:marBottom w:val="0"/>
          <w:divBdr>
            <w:top w:val="none" w:sz="0" w:space="0" w:color="auto"/>
            <w:left w:val="none" w:sz="0" w:space="0" w:color="auto"/>
            <w:bottom w:val="none" w:sz="0" w:space="0" w:color="auto"/>
            <w:right w:val="none" w:sz="0" w:space="0" w:color="auto"/>
          </w:divBdr>
        </w:div>
        <w:div w:id="1671757985">
          <w:marLeft w:val="480"/>
          <w:marRight w:val="0"/>
          <w:marTop w:val="0"/>
          <w:marBottom w:val="0"/>
          <w:divBdr>
            <w:top w:val="none" w:sz="0" w:space="0" w:color="auto"/>
            <w:left w:val="none" w:sz="0" w:space="0" w:color="auto"/>
            <w:bottom w:val="none" w:sz="0" w:space="0" w:color="auto"/>
            <w:right w:val="none" w:sz="0" w:space="0" w:color="auto"/>
          </w:divBdr>
        </w:div>
        <w:div w:id="1315797243">
          <w:marLeft w:val="480"/>
          <w:marRight w:val="0"/>
          <w:marTop w:val="0"/>
          <w:marBottom w:val="0"/>
          <w:divBdr>
            <w:top w:val="none" w:sz="0" w:space="0" w:color="auto"/>
            <w:left w:val="none" w:sz="0" w:space="0" w:color="auto"/>
            <w:bottom w:val="none" w:sz="0" w:space="0" w:color="auto"/>
            <w:right w:val="none" w:sz="0" w:space="0" w:color="auto"/>
          </w:divBdr>
        </w:div>
        <w:div w:id="520238384">
          <w:marLeft w:val="480"/>
          <w:marRight w:val="0"/>
          <w:marTop w:val="0"/>
          <w:marBottom w:val="0"/>
          <w:divBdr>
            <w:top w:val="none" w:sz="0" w:space="0" w:color="auto"/>
            <w:left w:val="none" w:sz="0" w:space="0" w:color="auto"/>
            <w:bottom w:val="none" w:sz="0" w:space="0" w:color="auto"/>
            <w:right w:val="none" w:sz="0" w:space="0" w:color="auto"/>
          </w:divBdr>
        </w:div>
        <w:div w:id="615791199">
          <w:marLeft w:val="480"/>
          <w:marRight w:val="0"/>
          <w:marTop w:val="0"/>
          <w:marBottom w:val="0"/>
          <w:divBdr>
            <w:top w:val="none" w:sz="0" w:space="0" w:color="auto"/>
            <w:left w:val="none" w:sz="0" w:space="0" w:color="auto"/>
            <w:bottom w:val="none" w:sz="0" w:space="0" w:color="auto"/>
            <w:right w:val="none" w:sz="0" w:space="0" w:color="auto"/>
          </w:divBdr>
        </w:div>
        <w:div w:id="2096052073">
          <w:marLeft w:val="480"/>
          <w:marRight w:val="0"/>
          <w:marTop w:val="0"/>
          <w:marBottom w:val="0"/>
          <w:divBdr>
            <w:top w:val="none" w:sz="0" w:space="0" w:color="auto"/>
            <w:left w:val="none" w:sz="0" w:space="0" w:color="auto"/>
            <w:bottom w:val="none" w:sz="0" w:space="0" w:color="auto"/>
            <w:right w:val="none" w:sz="0" w:space="0" w:color="auto"/>
          </w:divBdr>
        </w:div>
        <w:div w:id="1630819881">
          <w:marLeft w:val="480"/>
          <w:marRight w:val="0"/>
          <w:marTop w:val="0"/>
          <w:marBottom w:val="0"/>
          <w:divBdr>
            <w:top w:val="none" w:sz="0" w:space="0" w:color="auto"/>
            <w:left w:val="none" w:sz="0" w:space="0" w:color="auto"/>
            <w:bottom w:val="none" w:sz="0" w:space="0" w:color="auto"/>
            <w:right w:val="none" w:sz="0" w:space="0" w:color="auto"/>
          </w:divBdr>
        </w:div>
        <w:div w:id="1597594310">
          <w:marLeft w:val="480"/>
          <w:marRight w:val="0"/>
          <w:marTop w:val="0"/>
          <w:marBottom w:val="0"/>
          <w:divBdr>
            <w:top w:val="none" w:sz="0" w:space="0" w:color="auto"/>
            <w:left w:val="none" w:sz="0" w:space="0" w:color="auto"/>
            <w:bottom w:val="none" w:sz="0" w:space="0" w:color="auto"/>
            <w:right w:val="none" w:sz="0" w:space="0" w:color="auto"/>
          </w:divBdr>
        </w:div>
        <w:div w:id="2053192047">
          <w:marLeft w:val="480"/>
          <w:marRight w:val="0"/>
          <w:marTop w:val="0"/>
          <w:marBottom w:val="0"/>
          <w:divBdr>
            <w:top w:val="none" w:sz="0" w:space="0" w:color="auto"/>
            <w:left w:val="none" w:sz="0" w:space="0" w:color="auto"/>
            <w:bottom w:val="none" w:sz="0" w:space="0" w:color="auto"/>
            <w:right w:val="none" w:sz="0" w:space="0" w:color="auto"/>
          </w:divBdr>
        </w:div>
        <w:div w:id="1641380141">
          <w:marLeft w:val="480"/>
          <w:marRight w:val="0"/>
          <w:marTop w:val="0"/>
          <w:marBottom w:val="0"/>
          <w:divBdr>
            <w:top w:val="none" w:sz="0" w:space="0" w:color="auto"/>
            <w:left w:val="none" w:sz="0" w:space="0" w:color="auto"/>
            <w:bottom w:val="none" w:sz="0" w:space="0" w:color="auto"/>
            <w:right w:val="none" w:sz="0" w:space="0" w:color="auto"/>
          </w:divBdr>
        </w:div>
        <w:div w:id="1696346086">
          <w:marLeft w:val="480"/>
          <w:marRight w:val="0"/>
          <w:marTop w:val="0"/>
          <w:marBottom w:val="0"/>
          <w:divBdr>
            <w:top w:val="none" w:sz="0" w:space="0" w:color="auto"/>
            <w:left w:val="none" w:sz="0" w:space="0" w:color="auto"/>
            <w:bottom w:val="none" w:sz="0" w:space="0" w:color="auto"/>
            <w:right w:val="none" w:sz="0" w:space="0" w:color="auto"/>
          </w:divBdr>
        </w:div>
        <w:div w:id="295457678">
          <w:marLeft w:val="480"/>
          <w:marRight w:val="0"/>
          <w:marTop w:val="0"/>
          <w:marBottom w:val="0"/>
          <w:divBdr>
            <w:top w:val="none" w:sz="0" w:space="0" w:color="auto"/>
            <w:left w:val="none" w:sz="0" w:space="0" w:color="auto"/>
            <w:bottom w:val="none" w:sz="0" w:space="0" w:color="auto"/>
            <w:right w:val="none" w:sz="0" w:space="0" w:color="auto"/>
          </w:divBdr>
        </w:div>
        <w:div w:id="378868338">
          <w:marLeft w:val="480"/>
          <w:marRight w:val="0"/>
          <w:marTop w:val="0"/>
          <w:marBottom w:val="0"/>
          <w:divBdr>
            <w:top w:val="none" w:sz="0" w:space="0" w:color="auto"/>
            <w:left w:val="none" w:sz="0" w:space="0" w:color="auto"/>
            <w:bottom w:val="none" w:sz="0" w:space="0" w:color="auto"/>
            <w:right w:val="none" w:sz="0" w:space="0" w:color="auto"/>
          </w:divBdr>
        </w:div>
        <w:div w:id="1905946766">
          <w:marLeft w:val="480"/>
          <w:marRight w:val="0"/>
          <w:marTop w:val="0"/>
          <w:marBottom w:val="0"/>
          <w:divBdr>
            <w:top w:val="none" w:sz="0" w:space="0" w:color="auto"/>
            <w:left w:val="none" w:sz="0" w:space="0" w:color="auto"/>
            <w:bottom w:val="none" w:sz="0" w:space="0" w:color="auto"/>
            <w:right w:val="none" w:sz="0" w:space="0" w:color="auto"/>
          </w:divBdr>
        </w:div>
        <w:div w:id="1359818246">
          <w:marLeft w:val="480"/>
          <w:marRight w:val="0"/>
          <w:marTop w:val="0"/>
          <w:marBottom w:val="0"/>
          <w:divBdr>
            <w:top w:val="none" w:sz="0" w:space="0" w:color="auto"/>
            <w:left w:val="none" w:sz="0" w:space="0" w:color="auto"/>
            <w:bottom w:val="none" w:sz="0" w:space="0" w:color="auto"/>
            <w:right w:val="none" w:sz="0" w:space="0" w:color="auto"/>
          </w:divBdr>
        </w:div>
        <w:div w:id="80416700">
          <w:marLeft w:val="480"/>
          <w:marRight w:val="0"/>
          <w:marTop w:val="0"/>
          <w:marBottom w:val="0"/>
          <w:divBdr>
            <w:top w:val="none" w:sz="0" w:space="0" w:color="auto"/>
            <w:left w:val="none" w:sz="0" w:space="0" w:color="auto"/>
            <w:bottom w:val="none" w:sz="0" w:space="0" w:color="auto"/>
            <w:right w:val="none" w:sz="0" w:space="0" w:color="auto"/>
          </w:divBdr>
        </w:div>
        <w:div w:id="563107582">
          <w:marLeft w:val="480"/>
          <w:marRight w:val="0"/>
          <w:marTop w:val="0"/>
          <w:marBottom w:val="0"/>
          <w:divBdr>
            <w:top w:val="none" w:sz="0" w:space="0" w:color="auto"/>
            <w:left w:val="none" w:sz="0" w:space="0" w:color="auto"/>
            <w:bottom w:val="none" w:sz="0" w:space="0" w:color="auto"/>
            <w:right w:val="none" w:sz="0" w:space="0" w:color="auto"/>
          </w:divBdr>
        </w:div>
        <w:div w:id="1155224742">
          <w:marLeft w:val="480"/>
          <w:marRight w:val="0"/>
          <w:marTop w:val="0"/>
          <w:marBottom w:val="0"/>
          <w:divBdr>
            <w:top w:val="none" w:sz="0" w:space="0" w:color="auto"/>
            <w:left w:val="none" w:sz="0" w:space="0" w:color="auto"/>
            <w:bottom w:val="none" w:sz="0" w:space="0" w:color="auto"/>
            <w:right w:val="none" w:sz="0" w:space="0" w:color="auto"/>
          </w:divBdr>
        </w:div>
        <w:div w:id="2145611439">
          <w:marLeft w:val="480"/>
          <w:marRight w:val="0"/>
          <w:marTop w:val="0"/>
          <w:marBottom w:val="0"/>
          <w:divBdr>
            <w:top w:val="none" w:sz="0" w:space="0" w:color="auto"/>
            <w:left w:val="none" w:sz="0" w:space="0" w:color="auto"/>
            <w:bottom w:val="none" w:sz="0" w:space="0" w:color="auto"/>
            <w:right w:val="none" w:sz="0" w:space="0" w:color="auto"/>
          </w:divBdr>
        </w:div>
        <w:div w:id="1544171546">
          <w:marLeft w:val="480"/>
          <w:marRight w:val="0"/>
          <w:marTop w:val="0"/>
          <w:marBottom w:val="0"/>
          <w:divBdr>
            <w:top w:val="none" w:sz="0" w:space="0" w:color="auto"/>
            <w:left w:val="none" w:sz="0" w:space="0" w:color="auto"/>
            <w:bottom w:val="none" w:sz="0" w:space="0" w:color="auto"/>
            <w:right w:val="none" w:sz="0" w:space="0" w:color="auto"/>
          </w:divBdr>
        </w:div>
        <w:div w:id="181476954">
          <w:marLeft w:val="480"/>
          <w:marRight w:val="0"/>
          <w:marTop w:val="0"/>
          <w:marBottom w:val="0"/>
          <w:divBdr>
            <w:top w:val="none" w:sz="0" w:space="0" w:color="auto"/>
            <w:left w:val="none" w:sz="0" w:space="0" w:color="auto"/>
            <w:bottom w:val="none" w:sz="0" w:space="0" w:color="auto"/>
            <w:right w:val="none" w:sz="0" w:space="0" w:color="auto"/>
          </w:divBdr>
        </w:div>
        <w:div w:id="1686861523">
          <w:marLeft w:val="480"/>
          <w:marRight w:val="0"/>
          <w:marTop w:val="0"/>
          <w:marBottom w:val="0"/>
          <w:divBdr>
            <w:top w:val="none" w:sz="0" w:space="0" w:color="auto"/>
            <w:left w:val="none" w:sz="0" w:space="0" w:color="auto"/>
            <w:bottom w:val="none" w:sz="0" w:space="0" w:color="auto"/>
            <w:right w:val="none" w:sz="0" w:space="0" w:color="auto"/>
          </w:divBdr>
        </w:div>
        <w:div w:id="117653462">
          <w:marLeft w:val="480"/>
          <w:marRight w:val="0"/>
          <w:marTop w:val="0"/>
          <w:marBottom w:val="0"/>
          <w:divBdr>
            <w:top w:val="none" w:sz="0" w:space="0" w:color="auto"/>
            <w:left w:val="none" w:sz="0" w:space="0" w:color="auto"/>
            <w:bottom w:val="none" w:sz="0" w:space="0" w:color="auto"/>
            <w:right w:val="none" w:sz="0" w:space="0" w:color="auto"/>
          </w:divBdr>
        </w:div>
      </w:divsChild>
    </w:div>
    <w:div w:id="2113553459">
      <w:bodyDiv w:val="1"/>
      <w:marLeft w:val="0"/>
      <w:marRight w:val="0"/>
      <w:marTop w:val="0"/>
      <w:marBottom w:val="0"/>
      <w:divBdr>
        <w:top w:val="none" w:sz="0" w:space="0" w:color="auto"/>
        <w:left w:val="none" w:sz="0" w:space="0" w:color="auto"/>
        <w:bottom w:val="none" w:sz="0" w:space="0" w:color="auto"/>
        <w:right w:val="none" w:sz="0" w:space="0" w:color="auto"/>
      </w:divBdr>
    </w:div>
    <w:div w:id="2113938354">
      <w:bodyDiv w:val="1"/>
      <w:marLeft w:val="0"/>
      <w:marRight w:val="0"/>
      <w:marTop w:val="0"/>
      <w:marBottom w:val="0"/>
      <w:divBdr>
        <w:top w:val="none" w:sz="0" w:space="0" w:color="auto"/>
        <w:left w:val="none" w:sz="0" w:space="0" w:color="auto"/>
        <w:bottom w:val="none" w:sz="0" w:space="0" w:color="auto"/>
        <w:right w:val="none" w:sz="0" w:space="0" w:color="auto"/>
      </w:divBdr>
    </w:div>
    <w:div w:id="2116709261">
      <w:bodyDiv w:val="1"/>
      <w:marLeft w:val="0"/>
      <w:marRight w:val="0"/>
      <w:marTop w:val="0"/>
      <w:marBottom w:val="0"/>
      <w:divBdr>
        <w:top w:val="none" w:sz="0" w:space="0" w:color="auto"/>
        <w:left w:val="none" w:sz="0" w:space="0" w:color="auto"/>
        <w:bottom w:val="none" w:sz="0" w:space="0" w:color="auto"/>
        <w:right w:val="none" w:sz="0" w:space="0" w:color="auto"/>
      </w:divBdr>
    </w:div>
    <w:div w:id="212684500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28622817">
      <w:bodyDiv w:val="1"/>
      <w:marLeft w:val="0"/>
      <w:marRight w:val="0"/>
      <w:marTop w:val="0"/>
      <w:marBottom w:val="0"/>
      <w:divBdr>
        <w:top w:val="none" w:sz="0" w:space="0" w:color="auto"/>
        <w:left w:val="none" w:sz="0" w:space="0" w:color="auto"/>
        <w:bottom w:val="none" w:sz="0" w:space="0" w:color="auto"/>
        <w:right w:val="none" w:sz="0" w:space="0" w:color="auto"/>
      </w:divBdr>
    </w:div>
    <w:div w:id="2129159300">
      <w:bodyDiv w:val="1"/>
      <w:marLeft w:val="0"/>
      <w:marRight w:val="0"/>
      <w:marTop w:val="0"/>
      <w:marBottom w:val="0"/>
      <w:divBdr>
        <w:top w:val="none" w:sz="0" w:space="0" w:color="auto"/>
        <w:left w:val="none" w:sz="0" w:space="0" w:color="auto"/>
        <w:bottom w:val="none" w:sz="0" w:space="0" w:color="auto"/>
        <w:right w:val="none" w:sz="0" w:space="0" w:color="auto"/>
      </w:divBdr>
    </w:div>
    <w:div w:id="2130083322">
      <w:bodyDiv w:val="1"/>
      <w:marLeft w:val="0"/>
      <w:marRight w:val="0"/>
      <w:marTop w:val="0"/>
      <w:marBottom w:val="0"/>
      <w:divBdr>
        <w:top w:val="none" w:sz="0" w:space="0" w:color="auto"/>
        <w:left w:val="none" w:sz="0" w:space="0" w:color="auto"/>
        <w:bottom w:val="none" w:sz="0" w:space="0" w:color="auto"/>
        <w:right w:val="none" w:sz="0" w:space="0" w:color="auto"/>
      </w:divBdr>
    </w:div>
    <w:div w:id="2130665045">
      <w:bodyDiv w:val="1"/>
      <w:marLeft w:val="0"/>
      <w:marRight w:val="0"/>
      <w:marTop w:val="0"/>
      <w:marBottom w:val="0"/>
      <w:divBdr>
        <w:top w:val="none" w:sz="0" w:space="0" w:color="auto"/>
        <w:left w:val="none" w:sz="0" w:space="0" w:color="auto"/>
        <w:bottom w:val="none" w:sz="0" w:space="0" w:color="auto"/>
        <w:right w:val="none" w:sz="0" w:space="0" w:color="auto"/>
      </w:divBdr>
    </w:div>
    <w:div w:id="2131630240">
      <w:bodyDiv w:val="1"/>
      <w:marLeft w:val="0"/>
      <w:marRight w:val="0"/>
      <w:marTop w:val="0"/>
      <w:marBottom w:val="0"/>
      <w:divBdr>
        <w:top w:val="none" w:sz="0" w:space="0" w:color="auto"/>
        <w:left w:val="none" w:sz="0" w:space="0" w:color="auto"/>
        <w:bottom w:val="none" w:sz="0" w:space="0" w:color="auto"/>
        <w:right w:val="none" w:sz="0" w:space="0" w:color="auto"/>
      </w:divBdr>
    </w:div>
    <w:div w:id="2134663697">
      <w:bodyDiv w:val="1"/>
      <w:marLeft w:val="0"/>
      <w:marRight w:val="0"/>
      <w:marTop w:val="0"/>
      <w:marBottom w:val="0"/>
      <w:divBdr>
        <w:top w:val="none" w:sz="0" w:space="0" w:color="auto"/>
        <w:left w:val="none" w:sz="0" w:space="0" w:color="auto"/>
        <w:bottom w:val="none" w:sz="0" w:space="0" w:color="auto"/>
        <w:right w:val="none" w:sz="0" w:space="0" w:color="auto"/>
      </w:divBdr>
    </w:div>
    <w:div w:id="2137681107">
      <w:bodyDiv w:val="1"/>
      <w:marLeft w:val="0"/>
      <w:marRight w:val="0"/>
      <w:marTop w:val="0"/>
      <w:marBottom w:val="0"/>
      <w:divBdr>
        <w:top w:val="none" w:sz="0" w:space="0" w:color="auto"/>
        <w:left w:val="none" w:sz="0" w:space="0" w:color="auto"/>
        <w:bottom w:val="none" w:sz="0" w:space="0" w:color="auto"/>
        <w:right w:val="none" w:sz="0" w:space="0" w:color="auto"/>
      </w:divBdr>
    </w:div>
    <w:div w:id="2137866836">
      <w:bodyDiv w:val="1"/>
      <w:marLeft w:val="0"/>
      <w:marRight w:val="0"/>
      <w:marTop w:val="0"/>
      <w:marBottom w:val="0"/>
      <w:divBdr>
        <w:top w:val="none" w:sz="0" w:space="0" w:color="auto"/>
        <w:left w:val="none" w:sz="0" w:space="0" w:color="auto"/>
        <w:bottom w:val="none" w:sz="0" w:space="0" w:color="auto"/>
        <w:right w:val="none" w:sz="0" w:space="0" w:color="auto"/>
      </w:divBdr>
    </w:div>
    <w:div w:id="2138136411">
      <w:bodyDiv w:val="1"/>
      <w:marLeft w:val="0"/>
      <w:marRight w:val="0"/>
      <w:marTop w:val="0"/>
      <w:marBottom w:val="0"/>
      <w:divBdr>
        <w:top w:val="none" w:sz="0" w:space="0" w:color="auto"/>
        <w:left w:val="none" w:sz="0" w:space="0" w:color="auto"/>
        <w:bottom w:val="none" w:sz="0" w:space="0" w:color="auto"/>
        <w:right w:val="none" w:sz="0" w:space="0" w:color="auto"/>
      </w:divBdr>
    </w:div>
    <w:div w:id="2138788650">
      <w:bodyDiv w:val="1"/>
      <w:marLeft w:val="0"/>
      <w:marRight w:val="0"/>
      <w:marTop w:val="0"/>
      <w:marBottom w:val="0"/>
      <w:divBdr>
        <w:top w:val="none" w:sz="0" w:space="0" w:color="auto"/>
        <w:left w:val="none" w:sz="0" w:space="0" w:color="auto"/>
        <w:bottom w:val="none" w:sz="0" w:space="0" w:color="auto"/>
        <w:right w:val="none" w:sz="0" w:space="0" w:color="auto"/>
      </w:divBdr>
    </w:div>
    <w:div w:id="2138789064">
      <w:bodyDiv w:val="1"/>
      <w:marLeft w:val="0"/>
      <w:marRight w:val="0"/>
      <w:marTop w:val="0"/>
      <w:marBottom w:val="0"/>
      <w:divBdr>
        <w:top w:val="none" w:sz="0" w:space="0" w:color="auto"/>
        <w:left w:val="none" w:sz="0" w:space="0" w:color="auto"/>
        <w:bottom w:val="none" w:sz="0" w:space="0" w:color="auto"/>
        <w:right w:val="none" w:sz="0" w:space="0" w:color="auto"/>
      </w:divBdr>
    </w:div>
    <w:div w:id="2140956324">
      <w:bodyDiv w:val="1"/>
      <w:marLeft w:val="0"/>
      <w:marRight w:val="0"/>
      <w:marTop w:val="0"/>
      <w:marBottom w:val="0"/>
      <w:divBdr>
        <w:top w:val="none" w:sz="0" w:space="0" w:color="auto"/>
        <w:left w:val="none" w:sz="0" w:space="0" w:color="auto"/>
        <w:bottom w:val="none" w:sz="0" w:space="0" w:color="auto"/>
        <w:right w:val="none" w:sz="0" w:space="0" w:color="auto"/>
      </w:divBdr>
    </w:div>
    <w:div w:id="2141072664">
      <w:bodyDiv w:val="1"/>
      <w:marLeft w:val="0"/>
      <w:marRight w:val="0"/>
      <w:marTop w:val="0"/>
      <w:marBottom w:val="0"/>
      <w:divBdr>
        <w:top w:val="none" w:sz="0" w:space="0" w:color="auto"/>
        <w:left w:val="none" w:sz="0" w:space="0" w:color="auto"/>
        <w:bottom w:val="none" w:sz="0" w:space="0" w:color="auto"/>
        <w:right w:val="none" w:sz="0" w:space="0" w:color="auto"/>
      </w:divBdr>
    </w:div>
    <w:div w:id="2141533773">
      <w:bodyDiv w:val="1"/>
      <w:marLeft w:val="0"/>
      <w:marRight w:val="0"/>
      <w:marTop w:val="0"/>
      <w:marBottom w:val="0"/>
      <w:divBdr>
        <w:top w:val="none" w:sz="0" w:space="0" w:color="auto"/>
        <w:left w:val="none" w:sz="0" w:space="0" w:color="auto"/>
        <w:bottom w:val="none" w:sz="0" w:space="0" w:color="auto"/>
        <w:right w:val="none" w:sz="0" w:space="0" w:color="auto"/>
      </w:divBdr>
    </w:div>
    <w:div w:id="2141923197">
      <w:bodyDiv w:val="1"/>
      <w:marLeft w:val="0"/>
      <w:marRight w:val="0"/>
      <w:marTop w:val="0"/>
      <w:marBottom w:val="0"/>
      <w:divBdr>
        <w:top w:val="none" w:sz="0" w:space="0" w:color="auto"/>
        <w:left w:val="none" w:sz="0" w:space="0" w:color="auto"/>
        <w:bottom w:val="none" w:sz="0" w:space="0" w:color="auto"/>
        <w:right w:val="none" w:sz="0" w:space="0" w:color="auto"/>
      </w:divBdr>
    </w:div>
    <w:div w:id="2142376522">
      <w:bodyDiv w:val="1"/>
      <w:marLeft w:val="0"/>
      <w:marRight w:val="0"/>
      <w:marTop w:val="0"/>
      <w:marBottom w:val="0"/>
      <w:divBdr>
        <w:top w:val="none" w:sz="0" w:space="0" w:color="auto"/>
        <w:left w:val="none" w:sz="0" w:space="0" w:color="auto"/>
        <w:bottom w:val="none" w:sz="0" w:space="0" w:color="auto"/>
        <w:right w:val="none" w:sz="0" w:space="0" w:color="auto"/>
      </w:divBdr>
    </w:div>
    <w:div w:id="2145006217">
      <w:bodyDiv w:val="1"/>
      <w:marLeft w:val="0"/>
      <w:marRight w:val="0"/>
      <w:marTop w:val="0"/>
      <w:marBottom w:val="0"/>
      <w:divBdr>
        <w:top w:val="none" w:sz="0" w:space="0" w:color="auto"/>
        <w:left w:val="none" w:sz="0" w:space="0" w:color="auto"/>
        <w:bottom w:val="none" w:sz="0" w:space="0" w:color="auto"/>
        <w:right w:val="none" w:sz="0" w:space="0" w:color="auto"/>
      </w:divBdr>
    </w:div>
    <w:div w:id="2146586162">
      <w:bodyDiv w:val="1"/>
      <w:marLeft w:val="0"/>
      <w:marRight w:val="0"/>
      <w:marTop w:val="0"/>
      <w:marBottom w:val="0"/>
      <w:divBdr>
        <w:top w:val="none" w:sz="0" w:space="0" w:color="auto"/>
        <w:left w:val="none" w:sz="0" w:space="0" w:color="auto"/>
        <w:bottom w:val="none" w:sz="0" w:space="0" w:color="auto"/>
        <w:right w:val="none" w:sz="0" w:space="0" w:color="auto"/>
      </w:divBdr>
    </w:div>
    <w:div w:id="2146659836">
      <w:bodyDiv w:val="1"/>
      <w:marLeft w:val="0"/>
      <w:marRight w:val="0"/>
      <w:marTop w:val="0"/>
      <w:marBottom w:val="0"/>
      <w:divBdr>
        <w:top w:val="none" w:sz="0" w:space="0" w:color="auto"/>
        <w:left w:val="none" w:sz="0" w:space="0" w:color="auto"/>
        <w:bottom w:val="none" w:sz="0" w:space="0" w:color="auto"/>
        <w:right w:val="none" w:sz="0" w:space="0" w:color="auto"/>
      </w:divBdr>
    </w:div>
    <w:div w:id="2147119317">
      <w:bodyDiv w:val="1"/>
      <w:marLeft w:val="0"/>
      <w:marRight w:val="0"/>
      <w:marTop w:val="0"/>
      <w:marBottom w:val="0"/>
      <w:divBdr>
        <w:top w:val="none" w:sz="0" w:space="0" w:color="auto"/>
        <w:left w:val="none" w:sz="0" w:space="0" w:color="auto"/>
        <w:bottom w:val="none" w:sz="0" w:space="0" w:color="auto"/>
        <w:right w:val="none" w:sz="0" w:space="0" w:color="auto"/>
      </w:divBdr>
    </w:div>
    <w:div w:id="2147121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scholar.google.com/scholar?hl=nl&amp;as_sdt=0%2C5&amp;q=Bandura%2C+A.+%282001%29.+Social+cognitive+theory+of+mass+communication.+Media+Psychology%2C+3%2C+265%E2%80%93298.&amp;btnG=" TargetMode="External"/><Relationship Id="rId1" Type="http://schemas.openxmlformats.org/officeDocument/2006/relationships/hyperlink" Target="https://en.wikipedia.org/wiki/Total_fertility_rate"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2.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chart" Target="charts/chart4.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github.com/thatoneguyleon/Thesis/tree/main" TargetMode="External"/><Relationship Id="rId27" Type="http://schemas.openxmlformats.org/officeDocument/2006/relationships/hyperlink" Target="https://forms.gle/h1ZYzhM5MDsvc4NA6" TargetMode="External"/><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onv\Desktop\MASTERS\Data%20johnso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Sheet2!$B$1</c:f>
              <c:strCache>
                <c:ptCount val="1"/>
                <c:pt idx="0">
                  <c:v>Mean Score</c:v>
                </c:pt>
              </c:strCache>
            </c:strRef>
          </c:tx>
          <c:spPr>
            <a:solidFill>
              <a:schemeClr val="accent1"/>
            </a:solidFill>
            <a:ln>
              <a:noFill/>
            </a:ln>
            <a:effectLst/>
          </c:spPr>
          <c:invertIfNegative val="0"/>
          <c:dLbls>
            <c:dLbl>
              <c:idx val="0"/>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5EC-416D-92A6-DD922225710A}"/>
                </c:ext>
              </c:extLst>
            </c:dLbl>
            <c:dLbl>
              <c:idx val="1"/>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5EC-416D-92A6-DD922225710A}"/>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150"/>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Sheet2!$C$2:$C$3</c:f>
                <c:numCache>
                  <c:formatCode>General</c:formatCode>
                  <c:ptCount val="2"/>
                  <c:pt idx="0">
                    <c:v>0.97</c:v>
                  </c:pt>
                  <c:pt idx="1">
                    <c:v>1.04</c:v>
                  </c:pt>
                </c:numCache>
              </c:numRef>
            </c:plus>
            <c:minus>
              <c:numRef>
                <c:f>Sheet2!$C$2:$C$3</c:f>
                <c:numCache>
                  <c:formatCode>General</c:formatCode>
                  <c:ptCount val="2"/>
                  <c:pt idx="0">
                    <c:v>0.97</c:v>
                  </c:pt>
                  <c:pt idx="1">
                    <c:v>1.04</c:v>
                  </c:pt>
                </c:numCache>
              </c:numRef>
            </c:minus>
            <c:spPr>
              <a:noFill/>
              <a:ln w="50800" cap="sq" cmpd="sng" algn="ctr">
                <a:solidFill>
                  <a:srgbClr val="FF0000"/>
                </a:solidFill>
                <a:round/>
              </a:ln>
              <a:effectLst/>
            </c:spPr>
          </c:errBars>
          <c:cat>
            <c:strRef>
              <c:f>Sheet2!$A$2:$A$3</c:f>
              <c:strCache>
                <c:ptCount val="2"/>
                <c:pt idx="0">
                  <c:v>Low Recall</c:v>
                </c:pt>
                <c:pt idx="1">
                  <c:v>High Recall</c:v>
                </c:pt>
              </c:strCache>
            </c:strRef>
          </c:cat>
          <c:val>
            <c:numRef>
              <c:f>Sheet2!$B$2:$B$3</c:f>
              <c:numCache>
                <c:formatCode>General</c:formatCode>
                <c:ptCount val="2"/>
                <c:pt idx="0">
                  <c:v>2.75</c:v>
                </c:pt>
                <c:pt idx="1">
                  <c:v>2.4700000000000002</c:v>
                </c:pt>
              </c:numCache>
            </c:numRef>
          </c:val>
          <c:extLst>
            <c:ext xmlns:c16="http://schemas.microsoft.com/office/drawing/2014/chart" uri="{C3380CC4-5D6E-409C-BE32-E72D297353CC}">
              <c16:uniqueId val="{00000002-95EC-416D-92A6-DD922225710A}"/>
            </c:ext>
          </c:extLst>
        </c:ser>
        <c:dLbls>
          <c:showLegendKey val="0"/>
          <c:showVal val="0"/>
          <c:showCatName val="0"/>
          <c:showSerName val="0"/>
          <c:showPercent val="0"/>
          <c:showBubbleSize val="0"/>
        </c:dLbls>
        <c:gapWidth val="219"/>
        <c:overlap val="-27"/>
        <c:axId val="52239807"/>
        <c:axId val="52241727"/>
      </c:barChart>
      <c:catAx>
        <c:axId val="52239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52241727"/>
        <c:crosses val="autoZero"/>
        <c:auto val="1"/>
        <c:lblAlgn val="ctr"/>
        <c:lblOffset val="100"/>
        <c:noMultiLvlLbl val="0"/>
      </c:catAx>
      <c:valAx>
        <c:axId val="52241727"/>
        <c:scaling>
          <c:orientation val="minMax"/>
          <c:max val="7"/>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Transportation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522398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150"/>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Transportation</c:v>
                </c:pt>
              </c:strCache>
            </c:strRef>
          </c:tx>
          <c:spPr>
            <a:ln w="25400" cap="rnd">
              <a:noFill/>
              <a:round/>
            </a:ln>
            <a:effectLst/>
          </c:spPr>
          <c:marker>
            <c:symbol val="circle"/>
            <c:size val="7"/>
            <c:spPr>
              <a:solidFill>
                <a:schemeClr val="accent1"/>
              </a:solidFill>
              <a:ln w="9525">
                <a:solidFill>
                  <a:srgbClr val="FFFFFF"/>
                </a:solidFill>
                <a:prstDash val="soli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150"/>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Sheet1!$A$2:$A$3</c:f>
              <c:numCache>
                <c:formatCode>General</c:formatCode>
                <c:ptCount val="2"/>
                <c:pt idx="0">
                  <c:v>3.38</c:v>
                </c:pt>
                <c:pt idx="1">
                  <c:v>5.32</c:v>
                </c:pt>
              </c:numCache>
            </c:numRef>
          </c:xVal>
          <c:yVal>
            <c:numRef>
              <c:f>Sheet1!$B$2:$B$3</c:f>
              <c:numCache>
                <c:formatCode>General</c:formatCode>
                <c:ptCount val="2"/>
                <c:pt idx="0">
                  <c:v>2.56</c:v>
                </c:pt>
                <c:pt idx="1">
                  <c:v>2.63</c:v>
                </c:pt>
              </c:numCache>
            </c:numRef>
          </c:yVal>
          <c:smooth val="0"/>
          <c:extLst>
            <c:ext xmlns:c16="http://schemas.microsoft.com/office/drawing/2014/chart" uri="{C3380CC4-5D6E-409C-BE32-E72D297353CC}">
              <c16:uniqueId val="{00000001-6250-4BA3-A40B-693C5C996C10}"/>
            </c:ext>
          </c:extLst>
        </c:ser>
        <c:dLbls>
          <c:dLblPos val="t"/>
          <c:showLegendKey val="0"/>
          <c:showVal val="1"/>
          <c:showCatName val="0"/>
          <c:showSerName val="0"/>
          <c:showPercent val="0"/>
          <c:showBubbleSize val="0"/>
        </c:dLbls>
        <c:axId val="53132255"/>
        <c:axId val="53132735"/>
      </c:scatterChart>
      <c:valAx>
        <c:axId val="53132255"/>
        <c:scaling>
          <c:orientation val="minMax"/>
          <c:max val="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Message integration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53132735"/>
        <c:crosses val="autoZero"/>
        <c:crossBetween val="midCat"/>
      </c:valAx>
      <c:valAx>
        <c:axId val="53132735"/>
        <c:scaling>
          <c:orientation val="minMax"/>
          <c:max val="7"/>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Narrative transportation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531322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150"/>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'Recall and EI'!$B$1</c:f>
              <c:strCache>
                <c:ptCount val="1"/>
                <c:pt idx="0">
                  <c:v>Experiential involvement</c:v>
                </c:pt>
              </c:strCache>
            </c:strRef>
          </c:tx>
          <c:spPr>
            <a:solidFill>
              <a:schemeClr val="accent1"/>
            </a:solidFill>
            <a:ln>
              <a:noFill/>
            </a:ln>
            <a:effectLst/>
          </c:spPr>
          <c:invertIfNegative val="0"/>
          <c:cat>
            <c:strRef>
              <c:f>'Recall and EI'!$A$2:$A$3</c:f>
              <c:strCache>
                <c:ptCount val="2"/>
                <c:pt idx="0">
                  <c:v>Low recall</c:v>
                </c:pt>
                <c:pt idx="1">
                  <c:v>high recall</c:v>
                </c:pt>
              </c:strCache>
            </c:strRef>
          </c:cat>
          <c:val>
            <c:numRef>
              <c:f>'Recall and EI'!$B$2:$B$3</c:f>
              <c:numCache>
                <c:formatCode>General</c:formatCode>
                <c:ptCount val="2"/>
                <c:pt idx="0">
                  <c:v>3.23</c:v>
                </c:pt>
                <c:pt idx="1">
                  <c:v>2.96</c:v>
                </c:pt>
              </c:numCache>
            </c:numRef>
          </c:val>
          <c:extLst>
            <c:ext xmlns:c16="http://schemas.microsoft.com/office/drawing/2014/chart" uri="{C3380CC4-5D6E-409C-BE32-E72D297353CC}">
              <c16:uniqueId val="{00000000-C6F9-4DE2-A4D9-F236B51D2792}"/>
            </c:ext>
          </c:extLst>
        </c:ser>
        <c:dLbls>
          <c:showLegendKey val="0"/>
          <c:showVal val="0"/>
          <c:showCatName val="0"/>
          <c:showSerName val="0"/>
          <c:showPercent val="0"/>
          <c:showBubbleSize val="0"/>
        </c:dLbls>
        <c:gapWidth val="219"/>
        <c:overlap val="-27"/>
        <c:axId val="751941583"/>
        <c:axId val="751942063"/>
      </c:barChart>
      <c:catAx>
        <c:axId val="751941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Recall of information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751942063"/>
        <c:crosses val="autoZero"/>
        <c:auto val="1"/>
        <c:lblAlgn val="ctr"/>
        <c:lblOffset val="100"/>
        <c:noMultiLvlLbl val="0"/>
      </c:catAx>
      <c:valAx>
        <c:axId val="751942063"/>
        <c:scaling>
          <c:orientation val="minMax"/>
          <c:max val="7"/>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Experiential involvement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7519415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150"/>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Low integration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'Identification and Recall'!$A$2</c:f>
              <c:numCache>
                <c:formatCode>General</c:formatCode>
                <c:ptCount val="1"/>
                <c:pt idx="0">
                  <c:v>3.38</c:v>
                </c:pt>
              </c:numCache>
            </c:numRef>
          </c:xVal>
          <c:yVal>
            <c:numRef>
              <c:f>'Identification and Recall'!$B$2</c:f>
              <c:numCache>
                <c:formatCode>General</c:formatCode>
                <c:ptCount val="1"/>
                <c:pt idx="0">
                  <c:v>3.76</c:v>
                </c:pt>
              </c:numCache>
            </c:numRef>
          </c:yVal>
          <c:smooth val="0"/>
          <c:extLst>
            <c:ext xmlns:c16="http://schemas.microsoft.com/office/drawing/2014/chart" uri="{C3380CC4-5D6E-409C-BE32-E72D297353CC}">
              <c16:uniqueId val="{00000000-B2D9-4230-BBF7-172D47EAC8C8}"/>
            </c:ext>
          </c:extLst>
        </c:ser>
        <c:ser>
          <c:idx val="1"/>
          <c:order val="1"/>
          <c:tx>
            <c:v>high integration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'Identification and Recall'!$A$3</c:f>
              <c:numCache>
                <c:formatCode>General</c:formatCode>
                <c:ptCount val="1"/>
                <c:pt idx="0">
                  <c:v>5.32</c:v>
                </c:pt>
              </c:numCache>
            </c:numRef>
          </c:xVal>
          <c:yVal>
            <c:numRef>
              <c:f>'Identification and Recall'!$B$3</c:f>
              <c:numCache>
                <c:formatCode>General</c:formatCode>
                <c:ptCount val="1"/>
                <c:pt idx="0">
                  <c:v>3.21</c:v>
                </c:pt>
              </c:numCache>
            </c:numRef>
          </c:yVal>
          <c:smooth val="0"/>
          <c:extLst>
            <c:ext xmlns:c16="http://schemas.microsoft.com/office/drawing/2014/chart" uri="{C3380CC4-5D6E-409C-BE32-E72D297353CC}">
              <c16:uniqueId val="{00000001-B2D9-4230-BBF7-172D47EAC8C8}"/>
            </c:ext>
          </c:extLst>
        </c:ser>
        <c:dLbls>
          <c:showLegendKey val="0"/>
          <c:showVal val="0"/>
          <c:showCatName val="0"/>
          <c:showSerName val="0"/>
          <c:showPercent val="0"/>
          <c:showBubbleSize val="0"/>
        </c:dLbls>
        <c:axId val="1403017744"/>
        <c:axId val="1403016784"/>
      </c:scatterChart>
      <c:valAx>
        <c:axId val="1403017744"/>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Message Integration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1403016784"/>
        <c:crosses val="autoZero"/>
        <c:crossBetween val="midCat"/>
      </c:valAx>
      <c:valAx>
        <c:axId val="1403016784"/>
        <c:scaling>
          <c:orientation val="minMax"/>
          <c:max val="7"/>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Identification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150"/>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150"/>
          </a:p>
        </c:txPr>
        <c:crossAx val="1403017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150"/>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5558A92-B399-4679-9C8A-683E5F03040F}"/>
      </w:docPartPr>
      <w:docPartBody>
        <w:p w:rsidR="008D4049" w:rsidRDefault="00AF540B">
          <w:r w:rsidRPr="003A3CBA">
            <w:rPr>
              <w:rStyle w:val="PlaceholderText"/>
            </w:rPr>
            <w:t>Click or tap here to enter text.</w:t>
          </w:r>
        </w:p>
      </w:docPartBody>
    </w:docPart>
    <w:docPart>
      <w:docPartPr>
        <w:name w:val="A4B5C1ED9E5F474985BB3E506AF38190"/>
        <w:category>
          <w:name w:val="General"/>
          <w:gallery w:val="placeholder"/>
        </w:category>
        <w:types>
          <w:type w:val="bbPlcHdr"/>
        </w:types>
        <w:behaviors>
          <w:behavior w:val="content"/>
        </w:behaviors>
        <w:guid w:val="{792AC185-D7D1-4C44-B39D-06E068128892}"/>
      </w:docPartPr>
      <w:docPartBody>
        <w:p w:rsidR="00F97ED3" w:rsidRDefault="00432B31" w:rsidP="00432B31">
          <w:pPr>
            <w:pStyle w:val="A4B5C1ED9E5F474985BB3E506AF38190"/>
          </w:pPr>
          <w:r w:rsidRPr="003A3CBA">
            <w:rPr>
              <w:rStyle w:val="PlaceholderText"/>
            </w:rPr>
            <w:t>Click or tap here to enter text.</w:t>
          </w:r>
        </w:p>
      </w:docPartBody>
    </w:docPart>
    <w:docPart>
      <w:docPartPr>
        <w:name w:val="CADAB6F403C3472EAF988D84DC439F23"/>
        <w:category>
          <w:name w:val="General"/>
          <w:gallery w:val="placeholder"/>
        </w:category>
        <w:types>
          <w:type w:val="bbPlcHdr"/>
        </w:types>
        <w:behaviors>
          <w:behavior w:val="content"/>
        </w:behaviors>
        <w:guid w:val="{57385420-D0B2-43B5-8F3B-FC9FD01B2FC2}"/>
      </w:docPartPr>
      <w:docPartBody>
        <w:p w:rsidR="00B24E9A" w:rsidRDefault="00A022F2" w:rsidP="00A022F2">
          <w:pPr>
            <w:pStyle w:val="CADAB6F403C3472EAF988D84DC439F23"/>
          </w:pPr>
          <w:r w:rsidRPr="003A3CBA">
            <w:rPr>
              <w:rStyle w:val="PlaceholderText"/>
            </w:rPr>
            <w:t>Click or tap here to enter text.</w:t>
          </w:r>
        </w:p>
      </w:docPartBody>
    </w:docPart>
    <w:docPart>
      <w:docPartPr>
        <w:name w:val="E40BFD9E3CBA418395BC776566EE836F"/>
        <w:category>
          <w:name w:val="General"/>
          <w:gallery w:val="placeholder"/>
        </w:category>
        <w:types>
          <w:type w:val="bbPlcHdr"/>
        </w:types>
        <w:behaviors>
          <w:behavior w:val="content"/>
        </w:behaviors>
        <w:guid w:val="{1665C5D6-CE68-44B4-83DB-C910A5756291}"/>
      </w:docPartPr>
      <w:docPartBody>
        <w:p w:rsidR="00B24E9A" w:rsidRDefault="00A022F2" w:rsidP="00A022F2">
          <w:pPr>
            <w:pStyle w:val="E40BFD9E3CBA418395BC776566EE836F"/>
          </w:pPr>
          <w:r w:rsidRPr="003A3CBA">
            <w:rPr>
              <w:rStyle w:val="PlaceholderText"/>
            </w:rPr>
            <w:t>Click or tap here to enter text.</w:t>
          </w:r>
        </w:p>
      </w:docPartBody>
    </w:docPart>
    <w:docPart>
      <w:docPartPr>
        <w:name w:val="ABA2A67ECF02499C814C0C9C6F01ACE8"/>
        <w:category>
          <w:name w:val="General"/>
          <w:gallery w:val="placeholder"/>
        </w:category>
        <w:types>
          <w:type w:val="bbPlcHdr"/>
        </w:types>
        <w:behaviors>
          <w:behavior w:val="content"/>
        </w:behaviors>
        <w:guid w:val="{5F78BACA-95C2-478F-8311-D26E6369F9D1}"/>
      </w:docPartPr>
      <w:docPartBody>
        <w:p w:rsidR="00DD6670" w:rsidRDefault="00AF540B">
          <w:pPr>
            <w:pStyle w:val="ABA2A67ECF02499C814C0C9C6F01ACE8"/>
          </w:pPr>
          <w:r w:rsidRPr="003A3CBA">
            <w:rPr>
              <w:rStyle w:val="PlaceholderText"/>
            </w:rPr>
            <w:t>Click or tap here to enter text.</w:t>
          </w:r>
        </w:p>
      </w:docPartBody>
    </w:docPart>
    <w:docPart>
      <w:docPartPr>
        <w:name w:val="8CDECD1A3A06459692E1533BFA16BB13"/>
        <w:category>
          <w:name w:val="General"/>
          <w:gallery w:val="placeholder"/>
        </w:category>
        <w:types>
          <w:type w:val="bbPlcHdr"/>
        </w:types>
        <w:behaviors>
          <w:behavior w:val="content"/>
        </w:behaviors>
        <w:guid w:val="{4EAD8264-D5FC-47F9-9D24-38924A514F08}"/>
      </w:docPartPr>
      <w:docPartBody>
        <w:p w:rsidR="00DD6670" w:rsidRDefault="00AF540B">
          <w:pPr>
            <w:pStyle w:val="8CDECD1A3A06459692E1533BFA16BB13"/>
          </w:pPr>
          <w:r w:rsidRPr="003A3CBA">
            <w:rPr>
              <w:rStyle w:val="PlaceholderText"/>
            </w:rPr>
            <w:t>Click or tap here to enter text.</w:t>
          </w:r>
        </w:p>
      </w:docPartBody>
    </w:docPart>
    <w:docPart>
      <w:docPartPr>
        <w:name w:val="B472E10F0FCE410484C4A37577AAFB4C"/>
        <w:category>
          <w:name w:val="General"/>
          <w:gallery w:val="placeholder"/>
        </w:category>
        <w:types>
          <w:type w:val="bbPlcHdr"/>
        </w:types>
        <w:behaviors>
          <w:behavior w:val="content"/>
        </w:behaviors>
        <w:guid w:val="{8ED72238-DDE6-4C24-9147-592DF6E2C747}"/>
      </w:docPartPr>
      <w:docPartBody>
        <w:p w:rsidR="00DD6670" w:rsidRDefault="00245248">
          <w:pPr>
            <w:pStyle w:val="B472E10F0FCE410484C4A37577AAFB4C"/>
          </w:pPr>
          <w:r w:rsidRPr="003A3CBA">
            <w:rPr>
              <w:rStyle w:val="PlaceholderText"/>
            </w:rPr>
            <w:t>Click or tap here to enter text.</w:t>
          </w:r>
        </w:p>
      </w:docPartBody>
    </w:docPart>
    <w:docPart>
      <w:docPartPr>
        <w:name w:val="99B877D13C4B410B991C5A2B22B11DED"/>
        <w:category>
          <w:name w:val="General"/>
          <w:gallery w:val="placeholder"/>
        </w:category>
        <w:types>
          <w:type w:val="bbPlcHdr"/>
        </w:types>
        <w:behaviors>
          <w:behavior w:val="content"/>
        </w:behaviors>
        <w:guid w:val="{EC30DDE6-AD37-4E9B-98FD-81E2500EBCE5}"/>
      </w:docPartPr>
      <w:docPartBody>
        <w:p w:rsidR="00DD6670" w:rsidRDefault="00AF540B">
          <w:pPr>
            <w:pStyle w:val="99B877D13C4B410B991C5A2B22B11DED"/>
          </w:pPr>
          <w:r w:rsidRPr="003A3CBA">
            <w:rPr>
              <w:rStyle w:val="PlaceholderText"/>
            </w:rPr>
            <w:t>Click or tap here to enter text.</w:t>
          </w:r>
        </w:p>
      </w:docPartBody>
    </w:docPart>
    <w:docPart>
      <w:docPartPr>
        <w:name w:val="0808D303047B491FA562E318A553F220"/>
        <w:category>
          <w:name w:val="General"/>
          <w:gallery w:val="placeholder"/>
        </w:category>
        <w:types>
          <w:type w:val="bbPlcHdr"/>
        </w:types>
        <w:behaviors>
          <w:behavior w:val="content"/>
        </w:behaviors>
        <w:guid w:val="{C073774A-0263-4BBF-BA6F-C492FADE367F}"/>
      </w:docPartPr>
      <w:docPartBody>
        <w:p w:rsidR="00DD6670" w:rsidRDefault="00AF540B">
          <w:pPr>
            <w:pStyle w:val="0808D303047B491FA562E318A553F220"/>
          </w:pPr>
          <w:r w:rsidRPr="003A3CBA">
            <w:rPr>
              <w:rStyle w:val="PlaceholderText"/>
            </w:rPr>
            <w:t>Click or tap here to enter text.</w:t>
          </w:r>
        </w:p>
      </w:docPartBody>
    </w:docPart>
    <w:docPart>
      <w:docPartPr>
        <w:name w:val="046BFD9119CD4056AED3740BF97E6B66"/>
        <w:category>
          <w:name w:val="General"/>
          <w:gallery w:val="placeholder"/>
        </w:category>
        <w:types>
          <w:type w:val="bbPlcHdr"/>
        </w:types>
        <w:behaviors>
          <w:behavior w:val="content"/>
        </w:behaviors>
        <w:guid w:val="{BC003CAC-92DE-40C1-9C55-C38B2EE0C52B}"/>
      </w:docPartPr>
      <w:docPartBody>
        <w:p w:rsidR="00DD6670" w:rsidRDefault="00DD6670">
          <w:pPr>
            <w:pStyle w:val="046BFD9119CD4056AED3740BF97E6B66"/>
          </w:pPr>
          <w:r w:rsidRPr="5E8ADF62">
            <w:rPr>
              <w:rStyle w:val="PlaceholderText"/>
            </w:rPr>
            <w:t>Click or tap here to enter text.</w:t>
          </w:r>
        </w:p>
      </w:docPartBody>
    </w:docPart>
    <w:docPart>
      <w:docPartPr>
        <w:name w:val="C68E7C4100CD488BB69123E32145A8D6"/>
        <w:category>
          <w:name w:val="General"/>
          <w:gallery w:val="placeholder"/>
        </w:category>
        <w:types>
          <w:type w:val="bbPlcHdr"/>
        </w:types>
        <w:behaviors>
          <w:behavior w:val="content"/>
        </w:behaviors>
        <w:guid w:val="{21876040-9C07-40AD-B8F6-E77B9876C200}"/>
      </w:docPartPr>
      <w:docPartBody>
        <w:p w:rsidR="00DD6670" w:rsidRDefault="00DD6670">
          <w:pPr>
            <w:pStyle w:val="C68E7C4100CD488BB69123E32145A8D6"/>
          </w:pPr>
          <w:r w:rsidRPr="5E8ADF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Inter">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0B"/>
    <w:rsid w:val="00041BCA"/>
    <w:rsid w:val="000571A8"/>
    <w:rsid w:val="0011646C"/>
    <w:rsid w:val="00136145"/>
    <w:rsid w:val="00152221"/>
    <w:rsid w:val="001C570E"/>
    <w:rsid w:val="00200175"/>
    <w:rsid w:val="00231A56"/>
    <w:rsid w:val="0023409C"/>
    <w:rsid w:val="00245248"/>
    <w:rsid w:val="002720A6"/>
    <w:rsid w:val="00272965"/>
    <w:rsid w:val="00274EC6"/>
    <w:rsid w:val="002F6BB6"/>
    <w:rsid w:val="002F7DA2"/>
    <w:rsid w:val="0032718F"/>
    <w:rsid w:val="00331FBA"/>
    <w:rsid w:val="003418BA"/>
    <w:rsid w:val="003563A9"/>
    <w:rsid w:val="00391BEC"/>
    <w:rsid w:val="003D2091"/>
    <w:rsid w:val="00423851"/>
    <w:rsid w:val="00432B31"/>
    <w:rsid w:val="00476B37"/>
    <w:rsid w:val="00482323"/>
    <w:rsid w:val="00490979"/>
    <w:rsid w:val="004F0179"/>
    <w:rsid w:val="004F7A73"/>
    <w:rsid w:val="00504A70"/>
    <w:rsid w:val="00514F71"/>
    <w:rsid w:val="0058743B"/>
    <w:rsid w:val="005A7ADA"/>
    <w:rsid w:val="005B7513"/>
    <w:rsid w:val="005D5FA2"/>
    <w:rsid w:val="005D5FD2"/>
    <w:rsid w:val="006369EE"/>
    <w:rsid w:val="00646619"/>
    <w:rsid w:val="006E207D"/>
    <w:rsid w:val="007419C1"/>
    <w:rsid w:val="00752400"/>
    <w:rsid w:val="0075629A"/>
    <w:rsid w:val="00776036"/>
    <w:rsid w:val="007824F0"/>
    <w:rsid w:val="00785085"/>
    <w:rsid w:val="007864DC"/>
    <w:rsid w:val="00806577"/>
    <w:rsid w:val="00827273"/>
    <w:rsid w:val="008830F5"/>
    <w:rsid w:val="008D4049"/>
    <w:rsid w:val="00903EF9"/>
    <w:rsid w:val="0091299F"/>
    <w:rsid w:val="0098275B"/>
    <w:rsid w:val="009B45ED"/>
    <w:rsid w:val="00A022F2"/>
    <w:rsid w:val="00A075E7"/>
    <w:rsid w:val="00A31CB0"/>
    <w:rsid w:val="00A629AA"/>
    <w:rsid w:val="00AF540B"/>
    <w:rsid w:val="00B20AA4"/>
    <w:rsid w:val="00B24E9A"/>
    <w:rsid w:val="00B25F64"/>
    <w:rsid w:val="00B92FBA"/>
    <w:rsid w:val="00BE13D1"/>
    <w:rsid w:val="00BF258B"/>
    <w:rsid w:val="00CA5028"/>
    <w:rsid w:val="00CA714D"/>
    <w:rsid w:val="00CC33BC"/>
    <w:rsid w:val="00D20CA8"/>
    <w:rsid w:val="00D3100B"/>
    <w:rsid w:val="00D364F7"/>
    <w:rsid w:val="00D669E9"/>
    <w:rsid w:val="00D90C85"/>
    <w:rsid w:val="00D97B24"/>
    <w:rsid w:val="00DD036B"/>
    <w:rsid w:val="00DD6670"/>
    <w:rsid w:val="00E30C9F"/>
    <w:rsid w:val="00E37B06"/>
    <w:rsid w:val="00E657A8"/>
    <w:rsid w:val="00E660DF"/>
    <w:rsid w:val="00E84632"/>
    <w:rsid w:val="00E91DF0"/>
    <w:rsid w:val="00F03C7C"/>
    <w:rsid w:val="00F152E7"/>
    <w:rsid w:val="00F60041"/>
    <w:rsid w:val="00F806D4"/>
    <w:rsid w:val="00F84995"/>
    <w:rsid w:val="00F97ED3"/>
    <w:rsid w:val="00FE75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2F2"/>
    <w:rPr>
      <w:color w:val="666666"/>
    </w:rPr>
  </w:style>
  <w:style w:type="paragraph" w:customStyle="1" w:styleId="A4B5C1ED9E5F474985BB3E506AF38190">
    <w:name w:val="A4B5C1ED9E5F474985BB3E506AF38190"/>
    <w:rsid w:val="00432B31"/>
  </w:style>
  <w:style w:type="paragraph" w:customStyle="1" w:styleId="CADAB6F403C3472EAF988D84DC439F23">
    <w:name w:val="CADAB6F403C3472EAF988D84DC439F23"/>
    <w:rsid w:val="00A022F2"/>
    <w:rPr>
      <w:lang w:val="en-150" w:eastAsia="en-150"/>
    </w:rPr>
  </w:style>
  <w:style w:type="paragraph" w:customStyle="1" w:styleId="E40BFD9E3CBA418395BC776566EE836F">
    <w:name w:val="E40BFD9E3CBA418395BC776566EE836F"/>
    <w:rsid w:val="00A022F2"/>
    <w:rPr>
      <w:lang w:val="en-150" w:eastAsia="en-150"/>
    </w:rPr>
  </w:style>
  <w:style w:type="paragraph" w:customStyle="1" w:styleId="F4B598E070E9486F9B08869DA2AB2F39">
    <w:name w:val="F4B598E070E9486F9B08869DA2AB2F39"/>
  </w:style>
  <w:style w:type="paragraph" w:customStyle="1" w:styleId="ABA2A67ECF02499C814C0C9C6F01ACE8">
    <w:name w:val="ABA2A67ECF02499C814C0C9C6F01ACE8"/>
    <w:rPr>
      <w:lang w:val="en-150" w:eastAsia="en-150"/>
    </w:rPr>
  </w:style>
  <w:style w:type="paragraph" w:customStyle="1" w:styleId="96FA8E162B8042A89CD3BB3DD645D59E">
    <w:name w:val="96FA8E162B8042A89CD3BB3DD645D59E"/>
  </w:style>
  <w:style w:type="paragraph" w:customStyle="1" w:styleId="44C08FF4681B444D88A91D7693BF8F9F">
    <w:name w:val="44C08FF4681B444D88A91D7693BF8F9F"/>
    <w:rsid w:val="00245248"/>
  </w:style>
  <w:style w:type="paragraph" w:customStyle="1" w:styleId="8CDECD1A3A06459692E1533BFA16BB13">
    <w:name w:val="8CDECD1A3A06459692E1533BFA16BB13"/>
    <w:rPr>
      <w:lang w:val="en-150" w:eastAsia="en-150"/>
    </w:rPr>
  </w:style>
  <w:style w:type="paragraph" w:customStyle="1" w:styleId="DAC0347D510C426796E8D101ED4EB3E8">
    <w:name w:val="DAC0347D510C426796E8D101ED4EB3E8"/>
    <w:rsid w:val="00514F71"/>
  </w:style>
  <w:style w:type="paragraph" w:customStyle="1" w:styleId="B472E10F0FCE410484C4A37577AAFB4C">
    <w:name w:val="B472E10F0FCE410484C4A37577AAFB4C"/>
    <w:rPr>
      <w:lang w:val="en-150" w:eastAsia="en-150"/>
    </w:rPr>
  </w:style>
  <w:style w:type="paragraph" w:customStyle="1" w:styleId="E5913DC6DA244DD292143ED3D3BAD69A">
    <w:name w:val="E5913DC6DA244DD292143ED3D3BAD69A"/>
    <w:rsid w:val="00245248"/>
  </w:style>
  <w:style w:type="paragraph" w:customStyle="1" w:styleId="DD8E0761CC8344B3AB16CCE385B90BEC">
    <w:name w:val="DD8E0761CC8344B3AB16CCE385B90BEC"/>
    <w:rPr>
      <w:lang w:val="en-150" w:eastAsia="en-150"/>
    </w:rPr>
  </w:style>
  <w:style w:type="paragraph" w:customStyle="1" w:styleId="99B877D13C4B410B991C5A2B22B11DED">
    <w:name w:val="99B877D13C4B410B991C5A2B22B11DED"/>
    <w:rPr>
      <w:lang w:val="en-150" w:eastAsia="en-150"/>
    </w:rPr>
  </w:style>
  <w:style w:type="paragraph" w:customStyle="1" w:styleId="0808D303047B491FA562E318A553F220">
    <w:name w:val="0808D303047B491FA562E318A553F220"/>
    <w:rPr>
      <w:lang w:val="en-150" w:eastAsia="en-150"/>
    </w:rPr>
  </w:style>
  <w:style w:type="paragraph" w:customStyle="1" w:styleId="046BFD9119CD4056AED3740BF97E6B66">
    <w:name w:val="046BFD9119CD4056AED3740BF97E6B66"/>
    <w:rPr>
      <w:lang w:val="en-150" w:eastAsia="en-150"/>
    </w:rPr>
  </w:style>
  <w:style w:type="paragraph" w:customStyle="1" w:styleId="C68E7C4100CD488BB69123E32145A8D6">
    <w:name w:val="C68E7C4100CD488BB69123E32145A8D6"/>
    <w:rPr>
      <w:lang w:val="en-150" w:eastAsia="en-15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C68BAA-915B-4C8F-8826-7F8CE0FC4BB0}">
  <we:reference id="WA104382081" version="1.55.1.0" store="Omex" storeType="OMEX"/>
  <we:alternateReferences>
    <we:reference id="WA104382081" version="1.55.1.0" store="WA104382081" storeType="OMEX"/>
  </we:alternateReferences>
  <we:properties>
    <we:property name="MENDELEY_CITATIONS" value="[{&quot;citationID&quot;:&quot;MENDELEY_CITATION_d8e8fa44-7ccf-492a-9fec-47f03b5a4665&quot;,&quot;properties&quot;:{&quot;noteIndex&quot;:0},&quot;isEdited&quot;:false,&quot;manualOverride&quot;:{&quot;isManuallyOverridden&quot;:false,&quot;citeprocText&quot;:&quot;(Sood, 2002)&quot;,&quot;manualOverrideText&quot;:&quot;&quot;},&quot;citationTag&quot;:&quot;MENDELEY_CITATION_v3_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&quot;,&quot;citationItems&quot;:[{&quot;id&quot;:&quot;0ec5ae0c-6885-35dd-9ae2-c37daa581b59&quot;,&quot;itemData&quot;:{&quot;type&quot;:&quot;article-journal&quot;,&quot;id&quot;:&quot;0ec5ae0c-6885-35dd-9ae2-c37daa581b59&quot;,&quot;title&quot;:&quot;Audience involvement and entertainment-education&quot;,&quot;author&quot;:[{&quot;family&quot;:&quot;Sood&quot;,&quot;given&quot;:&quot;Suruchi&quot;,&quot;parse-names&quot;:false,&quot;dropping-particle&quot;:&quot;&quot;,&quot;non-dropping-particle&quot;:&quot;&quot;}],&quot;container-title&quot;:&quot;Communication Theory&quot;,&quot;DOI&quot;:&quot;10.1111/j.1468-2885.2002.tb00264.x&quot;,&quot;ISSN&quot;:&quot;10503293&quot;,&quot;issued&quot;:{&quot;date-parts&quot;:[[2002]]},&quot;page&quot;:&quot;153-172&quot;,&quot;abstract&quot;:&quot;The present article explores the role that audience involvement plays in the effectiveness of entertainment-education programs. Utilizing data from a popular 104-episode entertainment-education radio soap opera from India, Tinka Tinka Sukh, it argues that the concept of audience involvement is multidimensional, and serves as a mediator for promoting behavior change. Audience involvement is characterized as being composed of two dimensions: (a) affective-referential involvement, and (b) cognitive-critical involvement. Involvement appears to be a precursor for increasing self-efficacy and collective efficacy, and in promoting interpersonal communication among individuals in the audience.&quot;,&quot;publisher&quot;:&quot;Oxford University Press&quot;,&quot;issue&quot;:&quot;2&quot;,&quot;volume&quot;:&quot;12&quot;,&quot;container-title-short&quot;:&quot;&quot;},&quot;isTemporary&quot;:false,&quot;suppress-author&quot;:false,&quot;composite&quot;:false,&quot;author-only&quot;:false}]},{&quot;citationID&quot;:&quot;MENDELEY_CITATION_0286e6b6-bb69-4277-9f3e-e1bfe9928732&quot;,&quot;properties&quot;:{&quot;noteIndex&quot;:0},&quot;isEdited&quot;:false,&quot;manualOverride&quot;:{&quot;isManuallyOverridden&quot;:false,&quot;citeprocText&quot;:&quot;(The Oxford Pocket Dictionary of Current English, 2025)&quot;,&quot;manualOverrideText&quot;:&quot;&quot;},&quot;citationTag&quot;:&quot;MENDELEY_CITATION_v3_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&quot;,&quot;citationItems&quot;:[{&quot;id&quot;:&quot;c81af04b-65bf-3076-9f60-dc33398fd3b2&quot;,&quot;itemData&quot;:{&quot;type&quot;:&quot;webpage&quot;,&quot;id&quot;:&quot;c81af04b-65bf-3076-9f60-dc33398fd3b2&quot;,&quot;title&quot;:&quot;Case study&quot;,&quot;author&quot;:[{&quot;family&quot;:&quot;The Oxford Pocket Dictionary of Current English&quot;,&quot;given&quot;:&quot;&quot;,&quot;parse-names&quot;:false,&quot;dropping-particle&quot;:&quot;&quot;,&quot;non-dropping-particle&quot;:&quot;&quot;}],&quot;container-title&quot;:&quot;Encyclopedia.com&quot;,&quot;accessed&quot;:{&quot;date-parts&quot;:[[2025,5,14]]},&quot;URL&quot;:&quot;https://www.encyclopedia.com/humanities/dictionaries-thesauruses-pictures-and-press-releases/case-study&quot;,&quot;issued&quot;:{&quot;date-parts&quot;:[[2025,5,7]]},&quot;container-title-short&quot;:&quot;&quot;},&quot;isTemporary&quot;:false,&quot;suppress-author&quot;:false,&quot;composite&quot;:false,&quot;author-only&quot;:false}]},{&quot;citationID&quot;:&quot;MENDELEY_CITATION_9bc86539-16f2-4044-a741-a7ba4e872f46&quot;,&quot;properties&quot;:{&quot;noteIndex&quot;:0},&quot;isEdited&quot;:false,&quot;manualOverride&quot;:{&quot;isManuallyOverridden&quot;:false,&quot;citeprocText&quot;:&quot;(Cohen, 2001)&quot;,&quot;manualOverrideText&quot;:&quot;&quot;},&quot;citationTag&quot;:&quot;MENDELEY_CITATION_v3_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&quot;,&quot;citationItems&quot;:[{&quot;id&quot;:&quot;7a66f67e-19ad-33d4-8d2a-32281cd4dca3&quot;,&quot;itemData&quot;:{&quot;type&quot;:&quot;article-journal&quot;,&quot;id&quot;:&quot;7a66f67e-19ad-33d4-8d2a-32281cd4dca3&quot;,&quot;title&quot;:&quot;Defining Identification: A Theoretical Look at the Identification of Audiences With Media Characters&quot;,&quot;author&quot;:[{&quot;family&quot;:&quot;Cohen&quot;,&quot;given&quot;:&quot;Jonathan&quot;,&quot;parse-names&quot;:false,&quot;dropping-particle&quot;:&quot;&quot;,&quot;non-dropping-particle&quot;:&quot;&quot;}],&quot;container-title&quot;:&quot;Mass Communication and Society&quot;,&quot;container-title-short&quot;:&quot;Mass Commun Soc&quot;,&quot;DOI&quot;:&quot;10.1207/s15327825mcs0403_01&quot;,&quot;ISSN&quot;:&quot;1520-5436&quot;,&quot;issued&quot;:{&quot;date-parts&quot;:[[2001,8]]},&quot;page&quot;:&quot;245-264&quot;,&quot;abstract&quot;:&quot;In this article I argue that although the notion of identification with media characters is widely discussed in media research, it has not been carefully conceptualized or rig- orously tested in empirical audience studies. This study presents a theoretical discus- sion of identification, including a definition of identification and a discussion of the consequences of identification with media characters for the development of identity and socialization processes. It is suggested that a useful distinction can be made be- tween identification and other types of reactions that media audiences have to media characters. A critical look at media research involving identification exposes the in- herent conceptual problems in this research and leads to hypotheses regarding the antecedents and consequences of identification with media characters. The impor- tance of a theory of identification to media research and communication research, more broadly, is presented.&quot;,&quot;publisher&quot;:&quot;Informa UK Limited&quot;,&quot;issue&quot;:&quot;3&quot;,&quot;volume&quot;:&quot;4&quot;},&quot;isTemporary&quot;:false,&quot;suppress-author&quot;:false,&quot;composite&quot;:false,&quot;author-only&quot;:false}]},{&quot;citationID&quot;:&quot;MENDELEY_CITATION_83983be1-331b-40ec-a862-fd756fef85dd&quot;,&quot;properties&quot;:{&quot;noteIndex&quot;:0},&quot;isEdited&quot;:false,&quot;manualOverride&quot;:{&quot;isManuallyOverridden&quot;:false,&quot;citeprocText&quot;:&quot;(Cambridge University Press, 2024)&quot;,&quot;manualOverrideText&quot;:&quot;&quot;},&quot;citationTag&quot;:&quot;MENDELEY_CITATION_v3_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&quot;,&quot;citationItems&quot;:[{&quot;id&quot;:&quot;d6e159e1-2419-3aee-a7f7-40fe9fa131cc&quot;,&quot;itemData&quot;:{&quot;type&quot;:&quot;webpage&quot;,&quot;id&quot;:&quot;d6e159e1-2419-3aee-a7f7-40fe9fa131cc&quot;,&quot;title&quot;:&quot;Learning&quot;,&quot;author&quot;:[{&quot;family&quot;:&quot;Cambridge University Press&quot;,&quot;given&quot;:&quot;&quot;,&quot;parse-names&quot;:false,&quot;dropping-particle&quot;:&quot;&quot;,&quot;non-dropping-particle&quot;:&quot;&quot;}],&quot;container-title&quot;:&quot;Cambridge Advanced Learner's Dictionary &amp; Thesaurus&quot;,&quot;accessed&quot;:{&quot;date-parts&quot;:[[2024,11,8]]},&quot;URL&quot;:&quot;https://dictionary.cambridge.org/dictionary/english/learning&quot;,&quot;issued&quot;:{&quot;date-parts&quot;:[[2024]]},&quot;container-title-short&quot;:&quot;&quot;},&quot;isTemporary&quot;:false,&quot;suppress-author&quot;:false,&quot;composite&quot;:false,&quot;author-only&quot;:false}]},{&quot;citationID&quot;:&quot;MENDELEY_CITATION_81e040ce-75ad-4c6d-9d89-7c3fe4f322a1&quot;,&quot;properties&quot;:{&quot;noteIndex&quot;:0},&quot;isEdited&quot;:false,&quot;manualOverride&quot;:{&quot;isManuallyOverridden&quot;:false,&quot;citeprocText&quot;:&quot;(Halverson et al., 2011)&quot;,&quot;manualOverrideText&quot;:&quot;&quot;},&quot;citationTag&quot;:&quot;MENDELEY_CITATION_v3_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&quot;,&quot;citationItems&quot;:[{&quot;id&quot;:&quot;2fd878f5-ff90-3bd8-8217-e8b459a77e56&quot;,&quot;itemData&quot;:{&quot;type&quot;:&quot;book&quot;,&quot;id&quot;:&quot;2fd878f5-ff90-3bd8-8217-e8b459a77e56&quot;,&quot;title&quot;:&quot;Master narratives of Islamist extremism&quot;,&quot;author&quot;:[{&quot;family&quot;:&quot;Halverson&quot;,&quot;given&quot;:&quot;Jeffry R.&quot;,&quot;parse-names&quot;:false,&quot;dropping-particle&quot;:&quot;&quot;,&quot;non-dropping-particle&quot;:&quot;&quot;},{&quot;family&quot;:&quot;Goodall&quot;,&quot;given&quot;:&quot;H. L.&quot;,&quot;parse-names&quot;:false,&quot;dropping-particle&quot;:&quot;&quot;,&quot;non-dropping-particle&quot;:&quot;&quot;},{&quot;family&quot;:&quot;Corman&quot;,&quot;given&quot;:&quot;Steven R.&quot;,&quot;parse-names&quot;:false,&quot;dropping-particle&quot;:&quot;&quot;,&quot;non-dropping-particle&quot;:&quot;&quot;}],&quot;container-title&quot;:&quot;Master Narratives of Lslamist Extremism&quot;,&quot;DOI&quot;:&quot;10.1007/978-0-230-11723-5&quot;,&quot;ISBN&quot;:&quot;9780230117235&quot;,&quot;issued&quot;:{&quot;date-parts&quot;:[[2011,1,1]]},&quot;number-of-pages&quot;:&quot;1-243&quot;,&quot;abstract&quot;:&quot;This volume introduces the concept of Islamist extremist ‘master narratives’ and offers a method for identifying and analyzing them. Drawing on rhetorical and narrative theories, the chapters examine thirteen master narratives and explain how extremists use them to solidify their base, recruit new members, and motivate actions.&quot;,&quot;publisher&quot;:&quot;Palgrave Macmillan&quot;,&quot;container-title-short&quot;:&quot;&quot;},&quot;isTemporary&quot;:false,&quot;suppress-author&quot;:false,&quot;composite&quot;:false,&quot;author-only&quot;:false}]},{&quot;citationID&quot;:&quot;MENDELEY_CITATION_1a4453dc-7407-4bed-b1aa-8ad2237d5fbb&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MWE0NDUzZGMtNzQwNy00YmVkLWIxYWEtOGFkMjIzN2Q1ZmJi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d92ebb6b-7eb0-4f3f-93e1-2b8009123b15&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ZDkyZWJiNmItN2ViMC00ZjNmLTkzZTEtMmI4MDA5MTIzYjE1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b4fd3db1-07be-4777-bba7-11222062104e&quot;,&quot;properties&quot;:{&quot;noteIndex&quot;:0},&quot;isEdited&quot;:false,&quot;manualOverride&quot;:{&quot;isManuallyOverridden&quot;:false,&quot;citeprocText&quot;:&quot;(Merriam-webster, 2025)&quot;,&quot;manualOverrideText&quot;:&quot;&quot;},&quot;citationTag&quot;:&quot;MENDELEY_CITATION_v3_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&quot;,&quot;citationItems&quot;:[{&quot;id&quot;:&quot;0e02c228-c3d4-3a26-8412-3defa6050368&quot;,&quot;itemData&quot;:{&quot;type&quot;:&quot;webpage&quot;,&quot;id&quot;:&quot;0e02c228-c3d4-3a26-8412-3defa6050368&quot;,&quot;title&quot;:&quot;Pedagogy&quot;,&quot;author&quot;:[{&quot;family&quot;:&quot;Merriam-webster&quot;,&quot;given&quot;:&quot;&quot;,&quot;parse-names&quot;:false,&quot;dropping-particle&quot;:&quot;&quot;,&quot;non-dropping-particle&quot;:&quot;&quot;}],&quot;container-title&quot;:&quot;https://www.merriam-webster.com/dictionary/pedagogy&quot;,&quot;accessed&quot;:{&quot;date-parts&quot;:[[2025,5,14]]},&quot;URL&quot;:&quot;https://www.merriam-webster.com/dictionary/pedagogy&quot;,&quot;issued&quot;:{&quot;date-parts&quot;:[[2025]]},&quot;container-title-short&quot;:&quot;&quot;},&quot;isTemporary&quot;:false,&quot;suppress-author&quot;:false,&quot;composite&quot;:false,&quot;author-only&quot;:false}]},{&quot;citationID&quot;:&quot;MENDELEY_CITATION_d88a714b-e6b8-4f91-b435-446088bf9baa&quot;,&quot;properties&quot;:{&quot;noteIndex&quot;:0},&quot;isEdited&quot;:false,&quot;manualOverride&quot;:{&quot;isManuallyOverridden&quot;:false,&quot;citeprocText&quot;:&quot;(WordReference Random House Unabridged Dictionary of American English, 2025)&quot;,&quot;manualOverrideText&quot;:&quot;&quot;},&quot;citationTag&quot;:&quot;MENDELEY_CITATION_v3_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&quot;,&quot;citationItems&quot;:[{&quot;id&quot;:&quot;c2c816bb-70e1-35db-b908-60a714856223&quot;,&quot;itemData&quot;:{&quot;type&quot;:&quot;webpage&quot;,&quot;id&quot;:&quot;c2c816bb-70e1-35db-b908-60a714856223&quot;,&quot;title&quot;:&quot;Prose&quot;,&quot;author&quot;:[{&quot;family&quot;:&quot;WordReference Random House Unabridged Dictionary of American English&quot;,&quot;given&quot;:&quot;&quot;,&quot;parse-names&quot;:false,&quot;dropping-particle&quot;:&quot;&quot;,&quot;non-dropping-particle&quot;:&quot;&quot;}],&quot;container-title&quot;:&quot;https://www.wordreference.com/definition/prose#:~:text=prose%20(pr%C5%8Dz)%2C%20n.,distinguished%20from%20poetry%20or%20verse.&quot;,&quot;accessed&quot;:{&quot;date-parts&quot;:[[2025,5,14]]},&quot;URL&quot;:&quot;https://www.wordreference.com/definition/prose#:~:text=prose%20(pr%C5%8Dz)%2C%20n.,distinguished%20from%20poetry%20or%20verse.&quot;,&quot;issued&quot;:{&quot;date-parts&quot;:[[2025]]},&quot;container-title-short&quot;:&quot;&quot;},&quot;isTemporary&quot;:false,&quot;suppress-author&quot;:false,&quot;composite&quot;:false,&quot;author-only&quot;:false}]},{&quot;citationID&quot;:&quot;MENDELEY_CITATION_ba29ea26-76e1-4d2c-afaa-70bdb4d62b1e&quot;,&quot;properties&quot;:{&quot;noteIndex&quot;:0},&quot;isEdited&quot;:false,&quot;manualOverride&quot;:{&quot;isManuallyOverridden&quot;:false,&quot;citeprocText&quot;:&quot;(Oxford Learner’s Dictionaries, 2024)&quot;,&quot;manualOverrideText&quot;:&quot;&quot;},&quot;citationTag&quot;:&quot;MENDELEY_CITATION_v3_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&quot;,&quot;citationItems&quot;:[{&quot;id&quot;:&quot;81d6f7a2-45df-3bda-b0d7-e54626c5118b&quot;,&quot;itemData&quot;:{&quot;type&quot;:&quot;webpage&quot;,&quot;id&quot;:&quot;81d6f7a2-45df-3bda-b0d7-e54626c5118b&quot;,&quot;title&quot;:&quot;Storytelling&quot;,&quot;author&quot;:[{&quot;family&quot;:&quot;Oxford Learner's Dictionaries&quot;,&quot;given&quot;:&quot;&quot;,&quot;parse-names&quot;:false,&quot;dropping-particle&quot;:&quot;&quot;,&quot;non-dropping-particle&quot;:&quot;&quot;}],&quot;accessed&quot;:{&quot;date-parts&quot;:[[2024,10,7]]},&quot;URL&quot;:&quot;https://www.oxfordlearnersdictionaries.com/definition/english/storytelling&quot;,&quot;issued&quot;:{&quot;date-parts&quot;:[[2024]]},&quot;container-title-short&quot;:&quot;&quot;},&quot;isTemporary&quot;:false,&quot;suppress-author&quot;:false,&quot;composite&quot;:false,&quot;author-only&quot;:false}]},{&quot;citationID&quot;:&quot;MENDELEY_CITATION_252965e4-2d61-4b63-a53a-2c829e79409e&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MjUyOTY1ZTQtMmQ2MS00YjYzLWE1M2EtMmM4MjllNzk0MDll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ff4d50f8-f52e-4ee6-8d3f-7f212a6d7b01&quot;,&quot;properties&quot;:{&quot;noteIndex&quot;:0},&quot;isEdited&quot;:false,&quot;manualOverride&quot;:{&quot;isManuallyOverridden&quot;:false,&quot;citeprocText&quot;:&quot;(McNett, 2016)&quot;,&quot;manualOverrideText&quot;:&quot;&quot;},&quot;citationTag&quot;:&quot;MENDELEY_CITATION_v3_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&quot;,&quot;citationItems&quot;:[{&quot;id&quot;:&quot;f31f8137-e1de-3eb7-9b71-1443ad102941&quot;,&quot;itemData&quot;:{&quot;type&quot;:&quot;article-journal&quot;,&quot;id&quot;:&quot;f31f8137-e1de-3eb7-9b71-1443ad102941&quot;,&quot;title&quot;:&quot;Using Stories to Facilitate Learning&quot;,&quot;author&quot;:[{&quot;family&quot;:&quot;McNett&quot;,&quot;given&quot;:&quot;Gabriel&quot;,&quot;parse-names&quot;:false,&quot;dropping-particle&quot;:&quot;&quot;,&quot;non-dropping-particle&quot;:&quot;&quot;}],&quot;container-title&quot;:&quot;College Teaching&quot;,&quot;DOI&quot;:&quot;10.1080/87567555.2016.1189389&quot;,&quot;ISSN&quot;:&quot;19308299&quot;,&quot;issued&quot;:{&quot;date-parts&quot;:[[2016,10,1]]},&quot;page&quot;:&quot;184-193&quot;,&quot;abstract&quot;:&quot;Stories represent a fundamental way by which we interpret our experiences. They tap into our natural predispositions of seeking pattern, perceiving agency, simulating and connecting events, and imputing meaning into what we experience. Instructors can take advantage of this predisposition and facilitate student learning by viewing stories from a broad perspective and intentionally connecting stories and storytelling principles to the concepts and principles they want students to learn. Instructors can capture students' attention, nurture a more social atmosphere, and engage their students' emotions and cognitive abilities. Previous work on using stories to teach has highlighted four types of story-based instruction: case-, narrative-, scenario-, and problem-based. I extend this work by offering practical suggestions for incorporating stories into the classroom. I list possible objectives, discuss methods, and share examples that range from simply sharing a relevant story or anecdote or incorporating storytelling methods, to using a story framework to undergird an entire course. I then discuss various costs and benefits in the use of stories to facilitate learning. The methods I discuss can be used in a wide range of courses, and I encourage instructors to consider how they incorporate a broader, more intentional use of stories into their teaching.&quot;,&quot;publisher&quot;:&quot;Taylor and Francis Ltd.&quot;,&quot;issue&quot;:&quot;4&quot;,&quot;volume&quot;:&quot;64&quot;,&quot;container-title-short&quot;:&quot;&quot;},&quot;isTemporary&quot;:false,&quot;suppress-author&quot;:false,&quot;composite&quot;:false,&quot;author-only&quot;:false}]},{&quot;citationID&quot;:&quot;MENDELEY_CITATION_1fba6d12-3049-4ffd-8933-677d0161bbe6&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MWZiYTZkMTItMzA0OS00ZmZkLTg5MzMtNjc3ZDAxNjFiYmU2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container-title-short&quot;:&quot;J Health Commu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isTemporary&quot;:false,&quot;suppress-author&quot;:false,&quot;composite&quot;:false,&quot;author-only&quot;:false}]},{&quot;citationID&quot;:&quot;MENDELEY_CITATION_4c5638d0-9a91-4f6d-8e84-9a2c6bd8a5c1&quot;,&quot;properties&quot;:{&quot;noteIndex&quot;:0},&quot;isEdited&quot;:false,&quot;manualOverride&quot;:{&quot;isManuallyOverridden&quot;:false,&quot;citeprocText&quot;:&quot;(Moyer-Gusé, 2008)&quot;,&quot;manualOverrideText&quot;:&quot;&quot;},&quot;citationTag&quot;:&quot;MENDELEY_CITATION_v3_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&quot;,&quot;citationItems&quot;:[{&quot;id&quot;:&quot;4ee0877a-2aa9-3e63-985e-292ac10e826b&quot;,&quot;itemData&quot;:{&quot;type&quot;:&quot;article-journal&quot;,&quot;id&quot;:&quot;4ee0877a-2aa9-3e63-985e-292ac10e826b&quot;,&quot;title&quot;:&quot;Toward a theory of entertainment persuasion: Explaining the persuasive effects of entertainment-education messages&quot;,&quot;author&quot;:[{&quot;family&quot;:&quot;Moyer-Gusé&quot;,&quot;given&quot;:&quot;Emily&quot;,&quot;parse-names&quot;:false,&quot;dropping-particle&quot;:&quot;&quot;,&quot;non-dropping-particle&quot;:&quot;&quot;}],&quot;container-title&quot;:&quot;Communication Theory&quot;,&quot;DOI&quot;:&quot;10.1111/j.1468-2885.2008.00328.x&quot;,&quot;ISSN&quot;:&quot;10503293&quot;,&quot;issued&quot;:{&quot;date-parts&quot;:[[2008]]},&quot;page&quot;:&quot;407-425&quot;,&quot;abstract&quot;:&quot;A growing body of research indicates that entertainment-education programming can be an effective way to deliver prosocial and health messages. Some have even speculated that entertainment-education may be more effective than overtly persuasive messages in certain circumstances. Despite empirical advances in this area, more work is needed to understand fully what makes entertainment-education unique from a message-processing standpoint. To this end, the present article has three objectives. First, the article examines the involvement with narrative storylines and characters that is fostered by entertainment programming. This includes a much-needed explication and separation of several related constructs, such as identification, parasocial interaction, similarity, and others. Second, the article reviews and synthesizes existing theories that have addressed entertainment-education message processing. Third, the article builds on these theories, presenting an expanded theoretical framework. A set of propositions is advanced and directions for future research are discussed. In total, the article offers a clarification of existing concepts that are critical to the study of entertainment-education, a synthesis of relevant theory, and a set of propositions to guide future research in entertainment-education message effects. © 2008 International Communication Association.&quot;,&quot;issue&quot;:&quot;3&quot;,&quot;volume&quot;:&quot;18&quot;,&quot;container-title-short&quot;:&quot;&quot;},&quot;isTemporary&quot;:false,&quot;suppress-author&quot;:false,&quot;composite&quot;:false,&quot;author-only&quot;:false}]},{&quot;citationID&quot;:&quot;MENDELEY_CITATION_75a7b2aa-90be-4d94-bfe7-d632c9b48c4f&quot;,&quot;properties&quot;:{&quot;noteIndex&quot;:0},&quot;isEdited&quot;:false,&quot;manualOverride&quot;:{&quot;isManuallyOverridden&quot;:false,&quot;citeprocText&quot;:&quot;(McNett, 2016)&quot;,&quot;manualOverrideText&quot;:&quot;&quot;},&quot;citationTag&quot;:&quot;MENDELEY_CITATION_v3_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&quot;,&quot;citationItems&quot;:[{&quot;id&quot;:&quot;f31f8137-e1de-3eb7-9b71-1443ad102941&quot;,&quot;itemData&quot;:{&quot;type&quot;:&quot;article-journal&quot;,&quot;id&quot;:&quot;f31f8137-e1de-3eb7-9b71-1443ad102941&quot;,&quot;title&quot;:&quot;Using Stories to Facilitate Learning&quot;,&quot;author&quot;:[{&quot;family&quot;:&quot;McNett&quot;,&quot;given&quot;:&quot;Gabriel&quot;,&quot;parse-names&quot;:false,&quot;dropping-particle&quot;:&quot;&quot;,&quot;non-dropping-particle&quot;:&quot;&quot;}],&quot;container-title&quot;:&quot;College Teaching&quot;,&quot;DOI&quot;:&quot;10.1080/87567555.2016.1189389&quot;,&quot;ISSN&quot;:&quot;19308299&quot;,&quot;issued&quot;:{&quot;date-parts&quot;:[[2016,10,1]]},&quot;page&quot;:&quot;184-193&quot;,&quot;abstract&quot;:&quot;Stories represent a fundamental way by which we interpret our experiences. They tap into our natural predispositions of seeking pattern, perceiving agency, simulating and connecting events, and imputing meaning into what we experience. Instructors can take advantage of this predisposition and facilitate student learning by viewing stories from a broad perspective and intentionally connecting stories and storytelling principles to the concepts and principles they want students to learn. Instructors can capture students' attention, nurture a more social atmosphere, and engage their students' emotions and cognitive abilities. Previous work on using stories to teach has highlighted four types of story-based instruction: case-, narrative-, scenario-, and problem-based. I extend this work by offering practical suggestions for incorporating stories into the classroom. I list possible objectives, discuss methods, and share examples that range from simply sharing a relevant story or anecdote or incorporating storytelling methods, to using a story framework to undergird an entire course. I then discuss various costs and benefits in the use of stories to facilitate learning. The methods I discuss can be used in a wide range of courses, and I encourage instructors to consider how they incorporate a broader, more intentional use of stories into their teaching.&quot;,&quot;publisher&quot;:&quot;Taylor and Francis Ltd.&quot;,&quot;issue&quot;:&quot;4&quot;,&quot;volume&quot;:&quot;64&quot;,&quot;container-title-short&quot;:&quot;&quot;},&quot;isTemporary&quot;:false,&quot;suppress-author&quot;:false,&quot;composite&quot;:false,&quot;author-only&quot;:false}]},{&quot;citationID&quot;:&quot;MENDELEY_CITATION_6b9a9f5d-9bd9-4120-9cde-7b226ddc40b2&quot;,&quot;properties&quot;:{&quot;noteIndex&quot;:0},&quot;isEdited&quot;:false,&quot;manualOverride&quot;:{&quot;isManuallyOverridden&quot;:false,&quot;citeprocText&quot;:&quot;(Gaarder, 1991)&quot;,&quot;manualOverrideText&quot;:&quot;&quot;},&quot;citationTag&quot;:&quot;MENDELEY_CITATION_v3_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&quot;,&quot;citationItems&quot;:[{&quot;id&quot;:&quot;21b2d880-d55b-30a1-9929-dba6de639d71&quot;,&quot;itemData&quot;:{&quot;type&quot;:&quot;book&quot;,&quot;id&quot;:&quot;21b2d880-d55b-30a1-9929-dba6de639d71&quot;,&quot;title&quot;:&quot;Sophie's world : a novel about the history of philosophy&quot;,&quot;author&quot;:[{&quot;family&quot;:&quot;Gaarder&quot;,&quot;given&quot;:&quot;Jostein&quot;,&quot;parse-names&quot;:false,&quot;dropping-particle&quot;:&quot;&quot;,&quot;non-dropping-particle&quot;:&quot;&quot;}],&quot;accessed&quot;:{&quot;date-parts&quot;:[[2025,1,24]]},&quot;translator&quot;:[{&quot;family&quot;:&quot;Miller&quot;,&quot;given&quot;:&quot;Paulette&quot;,&quot;parse-names&quot;:false,&quot;dropping-particle&quot;:&quot;&quot;,&quot;non-dropping-particle&quot;:&quot;&quot;}],&quot;ISBN&quot;:&quot;0425152251&quot;,&quot;URL&quot;:&quot;https://www.rcboe.org/cms/lib/GA01903614/Centricity/Domain/2820/sophies%20world%20full%20text.pdf&quot;,&quot;issued&quot;:{&quot;date-parts&quot;:[[1991]]},&quot;number-of-pages&quot;:&quot;523&quot;,&quot;abstract&quot;:&quot;Berkley ed. Originally published in English: New York : Farrar, Straus &amp; Giroux, ©1994. One day fourteen-year-old Sophie Amundsen comes home to find two notes in her mail asking, \&quot;Who are you?\&quot; and \&quot;Where does the world come from?\&quot; which lead her to ponder the great questions of Western philosophy. &quot;,&quot;publisher&quot;:&quot;Berkley Books&quot;,&quot;container-title-short&quot;:&quot;&quot;},&quot;isTemporary&quot;:false,&quot;suppress-author&quot;:false,&quot;composite&quot;:false,&quot;author-only&quot;:false}]},{&quot;citationID&quot;:&quot;MENDELEY_CITATION_b719dfaa-002d-4361-815e-d170ab7baadb&quot;,&quot;properties&quot;:{&quot;noteIndex&quot;:0},&quot;isEdited&quot;:false,&quot;manualOverride&quot;:{&quot;isManuallyOverridden&quot;:false,&quot;citeprocText&quot;:&quot;(Clason, 1926)&quot;,&quot;manualOverrideText&quot;:&quot;&quot;},&quot;citationTag&quot;:&quot;MENDELEY_CITATION_v3_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&quot;,&quot;citationItems&quot;:[{&quot;id&quot;:&quot;54e0b51d-31e1-3c78-8fe5-c83b7abfc017&quot;,&quot;itemData&quot;:{&quot;type&quot;:&quot;article-journal&quot;,&quot;id&quot;:&quot;54e0b51d-31e1-3c78-8fe5-c83b7abfc017&quot;,&quot;title&quot;:&quot;The Richest Man in Babylon&quot;,&quot;author&quot;:[{&quot;family&quot;:&quot;Clason&quot;,&quot;given&quot;:&quot;George S&quot;,&quot;parse-names&quot;:false,&quot;dropping-particle&quot;:&quot;&quot;,&quot;non-dropping-particle&quot;:&quot;&quot;}],&quot;issued&quot;:{&quot;date-parts&quot;:[[1926]]},&quot;container-title-short&quot;:&quot;&quot;},&quot;isTemporary&quot;:false,&quot;suppress-author&quot;:false,&quot;composite&quot;:false,&quot;author-only&quot;:false}]},{&quot;citationID&quot;:&quot;MENDELEY_CITATION_c9cecfe0-dfd6-4a1d-9288-51e853403660&quot;,&quot;properties&quot;:{&quot;noteIndex&quot;:0},&quot;isEdited&quot;:false,&quot;manualOverride&quot;:{&quot;isManuallyOverridden&quot;:false,&quot;citeprocText&quot;:&quot;(Clement, 1999)&quot;,&quot;manualOverrideText&quot;:&quot;&quot;},&quot;citationTag&quot;:&quot;MENDELEY_CITATION_v3_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&quot;,&quot;citationItems&quot;:[{&quot;id&quot;:&quot;916f3868-9533-3850-b8c9-a131834e6c7c&quot;,&quot;itemData&quot;:{&quot;type&quot;:&quot;article-journal&quot;,&quot;id&quot;:&quot;916f3868-9533-3850-b8c9-a131834e6c7c&quot;,&quot;title&quot;:&quot;Theo's Odyssey&quot;,&quot;author&quot;:[{&quot;family&quot;:&quot;Clement&quot;,&quot;given&quot;:&quot;Catherine&quot;,&quot;parse-names&quot;:false,&quot;dropping-particle&quot;:&quot;&quot;,&quot;non-dropping-particle&quot;:&quot;&quot;}],&quot;issued&quot;:{&quot;date-parts&quot;:[[1999]]},&quot;container-title-short&quot;:&quot;&quot;},&quot;isTemporary&quot;:false,&quot;suppress-author&quot;:false,&quot;composite&quot;:false,&quot;author-only&quot;:false}]},{&quot;citationID&quot;:&quot;MENDELEY_CITATION_89888a24-027c-4d5b-ad68-de5639aad212&quot;,&quot;properties&quot;:{&quot;noteIndex&quot;:0},&quot;isEdited&quot;:false,&quot;manualOverride&quot;:{&quot;isManuallyOverridden&quot;:false,&quot;citeprocText&quot;:&quot;(Goldratt, 2014)&quot;,&quot;manualOverrideText&quot;:&quot;&quot;},&quot;citationTag&quot;:&quot;MENDELEY_CITATION_v3_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&quot;,&quot;citationItems&quot;:[{&quot;id&quot;:&quot;18751a08-b66a-371d-a841-b0bc948751d4&quot;,&quot;itemData&quot;:{&quot;type&quot;:&quot;book&quot;,&quot;id&quot;:&quot;18751a08-b66a-371d-a841-b0bc948751d4&quot;,&quot;title&quot;:&quot;The Goal, A Process of Ongoing Improvement&quot;,&quot;author&quot;:[{&quot;family&quot;:&quot;Goldratt&quot;,&quot;given&quot;:&quot;Eliyahu M&quot;,&quot;parse-names&quot;:false,&quot;dropping-particle&quot;:&quot;&quot;,&quot;non-dropping-particle&quot;:&quot;&quot;}],&quot;ISBN&quot;:&quot;9780884270614&quot;,&quot;issued&quot;:{&quot;date-parts&quot;:[[2014]]},&quot;language&quot;:&quot;English&quot;,&quot;container-title-short&quot;:&quot;&quot;},&quot;isTemporary&quot;:false,&quot;suppress-author&quot;:false,&quot;composite&quot;:false,&quot;author-only&quot;:false}]},{&quot;citationID&quot;:&quot;MENDELEY_CITATION_b4a552ff-eadc-4da2-bca5-8227fdf43c43&quot;,&quot;properties&quot;:{&quot;noteIndex&quot;:0},&quot;isEdited&quot;:false,&quot;manualOverride&quot;:{&quot;isManuallyOverridden&quot;:false,&quot;citeprocText&quot;:&quot;(DiMartino &amp;#38; Konietzko, 2005)&quot;,&quot;manualOverrideText&quot;:&quot;&quot;},&quot;citationTag&quot;:&quot;MENDELEY_CITATION_v3_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&quot;,&quot;citationItems&quot;:[{&quot;id&quot;:&quot;ede09dd2-3eb9-35c6-8f82-838d66932df8&quot;,&quot;itemData&quot;:{&quot;type&quot;:&quot;broadcast&quot;,&quot;id&quot;:&quot;ede09dd2-3eb9-35c6-8f82-838d66932df8&quot;,&quot;title&quot;:&quot;Avatar: The Last Airbender&quot;,&quot;author&quot;:[{&quot;family&quot;:&quot;DiMartino&quot;,&quot;given&quot;:&quot;Michael Dante&quot;,&quot;parse-names&quot;:false,&quot;dropping-particle&quot;:&quot;&quot;,&quot;non-dropping-particle&quot;:&quot;&quot;},{&quot;family&quot;:&quot;Konietzko&quot;,&quot;given&quot;:&quot;Bryan&quot;,&quot;parse-names&quot;:false,&quot;dropping-particle&quot;:&quot;&quot;,&quot;non-dropping-particle&quot;:&quot;&quot;}],&quot;issued&quot;:{&quot;date-parts&quot;:[[2005]]},&quot;publisher-place&quot;:&quot;United States of America&quot;,&quot;publisher&quot;:&quot;Nickelodeon&quot;,&quot;container-title-short&quot;:&quot;&quot;},&quot;isTemporary&quot;:false,&quot;suppress-author&quot;:false,&quot;composite&quot;:false,&quot;author-only&quot;:false}]},{&quot;citationID&quot;:&quot;MENDELEY_CITATION_aab83e6c-1f4f-49a8-bcb1-8116e9c714a2&quot;,&quot;properties&quot;:{&quot;noteIndex&quot;:0},&quot;isEdited&quot;:false,&quot;manualOverride&quot;:{&quot;isManuallyOverridden&quot;:false,&quot;citeprocText&quot;:&quot;(Dojyomaru, 2021)&quot;,&quot;manualOverrideText&quot;:&quot;&quot;},&quot;citationTag&quot;:&quot;MENDELEY_CITATION_v3_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&quot;,&quot;citationItems&quot;:[{&quot;id&quot;:&quot;b9ca49cf-6c21-3741-b79b-83742fbefab3&quot;,&quot;itemData&quot;:{&quot;type&quot;:&quot;broadcast&quot;,&quot;id&quot;:&quot;b9ca49cf-6c21-3741-b79b-83742fbefab3&quot;,&quot;title&quot;:&quot;現実主義勇者の王国再建記[How a realist hero rebuilt the kingdom]&quot;,&quot;author&quot;:[{&quot;family&quot;:&quot;Dojyomaru&quot;,&quot;given&quot;:&quot;&quot;,&quot;parse-names&quot;:false,&quot;dropping-particle&quot;:&quot;&quot;,&quot;non-dropping-particle&quot;:&quot;&quot;}],&quot;issued&quot;:{&quot;date-parts&quot;:[[2021,7]]},&quot;publisher-place&quot;:&quot;Japan&quot;,&quot;publisher&quot;:&quot;J.C.Staff&quot;,&quot;container-title-short&quot;:&quot;&quot;},&quot;isTemporary&quot;:false,&quot;suppress-author&quot;:false,&quot;composite&quot;:false,&quot;author-only&quot;:false}]},{&quot;citationID&quot;:&quot;MENDELEY_CITATION_2e152375-3cb4-46e1-9573-4a55bee50796&quot;,&quot;properties&quot;:{&quot;noteIndex&quot;:0},&quot;isEdited&quot;:false,&quot;manualOverride&quot;:{&quot;isManuallyOverridden&quot;:false,&quot;citeprocText&quot;:&quot;(Suzuki, 2018)&quot;,&quot;manualOverrideText&quot;:&quot;&quot;},&quot;citationTag&quot;:&quot;MENDELEY_CITATION_v3_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&quot;,&quot;citationItems&quot;:[{&quot;id&quot;:&quot;e3768b80-7d4f-31e9-bbf5-4cdef9fb8098&quot;,&quot;itemData&quot;:{&quot;type&quot;:&quot;broadcast&quot;,&quot;id&quot;:&quot;e3768b80-7d4f-31e9-bbf5-4cdef9fb8098&quot;,&quot;title&quot;:&quot;はたらく細胞[Cells at Work!]&quot;,&quot;author&quot;:[{&quot;family&quot;:&quot;Suzuki&quot;,&quot;given&quot;:&quot;Kenichi&quot;,&quot;parse-names&quot;:false,&quot;dropping-particle&quot;:&quot;&quot;,&quot;non-dropping-particle&quot;:&quot;&quot;}],&quot;issued&quot;:{&quot;date-parts&quot;:[[2018]]},&quot;publisher-place&quot;:&quot;Japan&quot;,&quot;abstract&quot;:&quot;Adaptation of the manga&quot;,&quot;container-title-short&quot;:&quot;&quot;},&quot;isTemporary&quot;:false,&quot;suppress-author&quot;:false,&quot;composite&quot;:false,&quot;author-only&quot;:false}]},{&quot;citationID&quot;:&quot;MENDELEY_CITATION_0652c4fe-3fc5-45f7-8d09-989f28103b55&quot;,&quot;properties&quot;:{&quot;noteIndex&quot;:0},&quot;isEdited&quot;:false,&quot;manualOverride&quot;:{&quot;isManuallyOverridden&quot;:false,&quot;citeprocText&quot;:&quot;(Iino &amp;#38; Inagaki, 2019)&quot;,&quot;manualOverrideText&quot;:&quot;&quot;},&quot;citationTag&quot;:&quot;MENDELEY_CITATION_v3_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&quot;,&quot;citationItems&quot;:[{&quot;id&quot;:&quot;fec71459-6c0d-340d-ac9c-59d36ad0bd77&quot;,&quot;itemData&quot;:{&quot;type&quot;:&quot;broadcast&quot;,&quot;id&quot;:&quot;fec71459-6c0d-340d-ac9c-59d36ad0bd77&quot;,&quot;title&quot;:&quot;Dr. STONE&quot;,&quot;author&quot;:[{&quot;family&quot;:&quot;Iino&quot;,&quot;given&quot;:&quot;Shinya&quot;,&quot;parse-names&quot;:false,&quot;dropping-particle&quot;:&quot;&quot;,&quot;non-dropping-particle&quot;:&quot;&quot;},{&quot;family&quot;:&quot;Inagaki&quot;,&quot;given&quot;:&quot;Riichiro&quot;,&quot;parse-names&quot;:false,&quot;dropping-particle&quot;:&quot;&quot;,&quot;non-dropping-particle&quot;:&quot;&quot;}],&quot;issued&quot;:{&quot;date-parts&quot;:[[2019]]},&quot;publisher-place&quot;:&quot;Japan&quot;,&quot;abstract&quot;:&quot;Ongoing tv series adaptated from manga&quot;,&quot;publisher&quot;:&quot;Tokyo MX&quot;,&quot;container-title-short&quot;:&quot;&quot;},&quot;isTemporary&quot;:false,&quot;suppress-author&quot;:false,&quot;composite&quot;:false,&quot;author-only&quot;:false}]},{&quot;citationID&quot;:&quot;MENDELEY_CITATION_e4cce486-47fa-4452-8ed6-a430edeb2307&quot;,&quot;properties&quot;:{&quot;noteIndex&quot;:0},&quot;isEdited&quot;:false,&quot;manualOverride&quot;:{&quot;isManuallyOverridden&quot;:false,&quot;citeprocText&quot;:&quot;(van den Berg, 2024)&quot;,&quot;manualOverrideText&quot;:&quot;&quot;},&quot;citationTag&quot;:&quot;MENDELEY_CITATION_v3_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&quot;,&quot;citationItems&quot;:[{&quot;id&quot;:&quot;f439d283-1057-351a-83e8-f092cd107516&quot;,&quot;itemData&quot;:{&quot;type&quot;:&quot;report&quot;,&quot;id&quot;:&quot;f439d283-1057-351a-83e8-f092cd107516&quot;,&quot;title&quot;:&quot;Transcript Interview Aaron Ehasz&quot;,&quot;author&quot;:[{&quot;family&quot;:&quot;Berg&quot;,&quot;given&quot;:&quot;Leon&quot;,&quot;parse-names&quot;:false,&quot;dropping-particle&quot;:&quot;&quot;,&quot;non-dropping-particle&quot;:&quot;van den&quot;}],&quot;issued&quot;:{&quot;date-parts&quot;:[[2024,10,15]]},&quot;language&quot;:&quot;English&quot;,&quot;container-title-short&quot;:&quot;&quot;},&quot;isTemporary&quot;:false,&quot;suppress-author&quot;:false,&quot;composite&quot;:false,&quot;author-only&quot;:false}]},{&quot;citationID&quot;:&quot;MENDELEY_CITATION_5e191368-de84-4de0-b3f6-40f4b930a6ed&quot;,&quot;properties&quot;:{&quot;noteIndex&quot;:0},&quot;isEdited&quot;:false,&quot;manualOverride&quot;:{&quot;isManuallyOverridden&quot;:false,&quot;citeprocText&quot;:&quot;(van den Berg, 2024)&quot;,&quot;manualOverrideText&quot;:&quot;&quot;},&quot;citationTag&quot;:&quot;MENDELEY_CITATION_v3_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&quot;,&quot;citationItems&quot;:[{&quot;id&quot;:&quot;f439d283-1057-351a-83e8-f092cd107516&quot;,&quot;itemData&quot;:{&quot;type&quot;:&quot;report&quot;,&quot;id&quot;:&quot;f439d283-1057-351a-83e8-f092cd107516&quot;,&quot;title&quot;:&quot;Transcript Interview Aaron Ehasz&quot;,&quot;author&quot;:[{&quot;family&quot;:&quot;Berg&quot;,&quot;given&quot;:&quot;Leon&quot;,&quot;parse-names&quot;:false,&quot;dropping-particle&quot;:&quot;&quot;,&quot;non-dropping-particle&quot;:&quot;van den&quot;}],&quot;issued&quot;:{&quot;date-parts&quot;:[[2024,10,15]]},&quot;language&quot;:&quot;English&quot;,&quot;container-title-short&quot;:&quot;&quot;},&quot;isTemporary&quot;:false,&quot;suppress-author&quot;:false,&quot;composite&quot;:false,&quot;author-only&quot;:false}]},{&quot;citationID&quot;:&quot;MENDELEY_CITATION_5b3e52d5-cb99-4008-af98-a4d72a6b45f2&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NWIzZTUyZDUtY2I5OS00MDA4LWFmOTgtYTRkNzJhNmI0NWY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container-title-short&quot;:&quot;J Health Commu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isTemporary&quot;:false,&quot;suppress-author&quot;:false,&quot;composite&quot;:false,&quot;author-only&quot;:false}]},{&quot;citationID&quot;:&quot;MENDELEY_CITATION_120ea132-dab7-4939-8825-129c953f139a&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MTIwZWExMzItZGFiNy00OTM5LTg4MjUtMTI5Yzk1M2YxMzlh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container-title-short&quot;:&quot;J Health Commu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isTemporary&quot;:false,&quot;suppress-author&quot;:false,&quot;composite&quot;:false,&quot;author-only&quot;:false}]},{&quot;citationID&quot;:&quot;MENDELEY_CITATION_7f836478-6300-4d99-a4c4-a5a3f5bc233e&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N2Y4MzY0NzgtNjMwMC00ZDk5LWE0YzQtYTVhM2Y1YmMyMzNl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container-title-short&quot;:&quot;J Health Commu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isTemporary&quot;:false,&quot;suppress-author&quot;:false,&quot;composite&quot;:false,&quot;author-only&quot;:false}]},{&quot;citationID&quot;:&quot;MENDELEY_CITATION_0ee82d59-3fa0-4874-9f22-c1bb7e3809e5&quot;,&quot;properties&quot;:{&quot;noteIndex&quot;:0},&quot;isEdited&quot;:false,&quot;manualOverride&quot;:{&quot;isManuallyOverridden&quot;:true,&quot;citeprocText&quot;:&quot;(Dudley et al., 2023)&quot;,&quot;manualOverrideText&quot;:&quot;(Dudley et al., 2023;&quot;},&quot;citationTag&quot;:&quot;MENDELEY_CITATION_v3_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&quot;,&quot;citationItems&quot;:[{&quot;id&quot;:&quot;55da41a8-bb57-3118-abdc-3b5c959b406d&quot;,&quot;itemData&quot;:{&quot;type&quot;:&quot;article&quot;,&quot;id&quot;:&quot;55da41a8-bb57-3118-abdc-3b5c959b406d&quot;,&quot;title&quot;:&quot;The Use of Narrative in Science and Health Communication: A Scoping Review&quot;,&quot;author&quot;:[{&quot;family&quot;:&quot;Dudley&quot;,&quot;given&quot;:&quot;Matthew Z.&quot;,&quot;parse-names&quot;:false,&quot;dropping-particle&quot;:&quot;&quot;,&quot;non-dropping-particle&quot;:&quot;&quot;},{&quot;family&quot;:&quot;Squires&quot;,&quot;given&quot;:&quot;Gordon K.&quot;,&quot;parse-names&quot;:false,&quot;dropping-particle&quot;:&quot;&quot;,&quot;non-dropping-particle&quot;:&quot;&quot;},{&quot;family&quot;:&quot;Petroske&quot;,&quot;given&quot;:&quot;Tracy M.&quot;,&quot;parse-names&quot;:false,&quot;dropping-particle&quot;:&quot;&quot;,&quot;non-dropping-particle&quot;:&quot;&quot;},{&quot;family&quot;:&quot;Dawson&quot;,&quot;given&quot;:&quot;Sandra&quot;,&quot;parse-names&quot;:false,&quot;dropping-particle&quot;:&quot;&quot;,&quot;non-dropping-particle&quot;:&quot;&quot;},{&quot;family&quot;:&quot;Brewer&quot;,&quot;given&quot;:&quot;Janesse&quot;,&quot;parse-names&quot;:false,&quot;dropping-particle&quot;:&quot;&quot;,&quot;non-dropping-particle&quot;:&quot;&quot;}],&quot;container-title&quot;:&quot;Patient Education and Counseling&quot;,&quot;container-title-short&quot;:&quot;Patient Educ Couns&quot;,&quot;DOI&quot;:&quot;10.1016/j.pec.2023.107752&quot;,&quot;ISSN&quot;:&quot;18735134&quot;,&quot;PMID&quot;:&quot;37068426&quot;,&quot;issued&quot;:{&quot;date-parts&quot;:[[2023,7,1]]},&quot;abstract&quot;:&quot;Background: Many people deny science and reject health recommendations despite widely distributed facts and statistics. Didactic science and health communication is often dry, and relies on the false assumption that people make purely evidence-based decisions. Stories can be a powerful teaching tool by capturing attention and evoking emotion. Objective: We explore the impact and appeal of, and describe best practices for, using narrative (storytelling) versus didactic methods in science and health communication. Patient involvement: No patients were involved in the review process. Methods: We searched PubMed and Web of Science for articles either: assessing effectiveness of narrative science/health communication; assessing acceptability of (or preference for) narrative science/health communication; giving advice on how best to use narrative; and/or providing science-based explanations for how/why narrative succeeds. Results: Narrative science/health communication is effective and appealing for audiences across a variety of topics and mediums, with supporting evidence across fields such as epidemiology, neuroscience, and psychology. Whether narrative or didactic messaging is most effective depends on the topic, audience, and objective, as well as message quality. However, combining narrative with didactic methods is likely to be more effective than using either strategy alone. Discussion: Narrative science/health communication merits wider implementation and further research. Narrative communication creates openness to information by delaying the formulation of counterarguments. Practical value: Science and health communicators should collaborate with cultural and storytelling experts, work directly with their target audiences throughout the message development and testing processes, and rely on popular story elements (e.g., first-person point of view, relatable protagonists) to improve the comprehension, engagement, and thoughtful consideration of their intended audience. Funding: This work was funded by Thirty Meter Telescope, with which two authors (GKS and SD) were affiliated. Otherwise, the funding organization had no role in the study and/or submission.&quot;,&quot;publisher&quot;:&quot;Elsevier Ireland Ltd&quot;,&quot;volume&quot;:&quot;112&quot;},&quot;isTemporary&quot;:false,&quot;suppress-author&quot;:false,&quot;composite&quot;:false,&quot;author-only&quot;:false}]},{&quot;citationID&quot;:&quot;MENDELEY_CITATION_b77d40ad-608e-4a35-8bb1-7c8bf4cf4a1a&quot;,&quot;properties&quot;:{&quot;noteIndex&quot;:0},&quot;isEdited&quot;:false,&quot;manualOverride&quot;:{&quot;isManuallyOverridden&quot;:true,&quot;citeprocText&quot;:&quot;(Clason, 1926)&quot;,&quot;manualOverrideText&quot;:&quot;Clason, 1926)&quot;},&quot;citationTag&quot;:&quot;MENDELEY_CITATION_v3_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&quot;,&quot;citationItems&quot;:[{&quot;id&quot;:&quot;54e0b51d-31e1-3c78-8fe5-c83b7abfc017&quot;,&quot;itemData&quot;:{&quot;type&quot;:&quot;article-journal&quot;,&quot;id&quot;:&quot;54e0b51d-31e1-3c78-8fe5-c83b7abfc017&quot;,&quot;title&quot;:&quot;The Richest Man in Babylon&quot;,&quot;author&quot;:[{&quot;family&quot;:&quot;Clason&quot;,&quot;given&quot;:&quot;George S&quot;,&quot;parse-names&quot;:false,&quot;dropping-particle&quot;:&quot;&quot;,&quot;non-dropping-particle&quot;:&quot;&quot;}],&quot;issued&quot;:{&quot;date-parts&quot;:[[1926]]},&quot;container-title-short&quot;:&quot;&quot;},&quot;isTemporary&quot;:false,&quot;suppress-author&quot;:false,&quot;composite&quot;:false,&quot;author-only&quot;:false}]},{&quot;citationID&quot;:&quot;MENDELEY_CITATION_14eb388a-62ec-41f9-be3e-e0bc61c43433&quot;,&quot;properties&quot;:{&quot;noteIndex&quot;:0},&quot;isEdited&quot;:false,&quot;manualOverride&quot;:{&quot;isManuallyOverridden&quot;:true,&quot;citeprocText&quot;:&quot;(Hursting &amp;#38; Comello, 2021)&quot;,&quot;manualOverrideText&quot;:&quot;Hursting &amp; Comello, 2021)&quot;},&quot;citationTag&quot;:&quot;MENDELEY_CITATION_v3_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&quot;,&quot;citationItems&quot;:[{&quot;id&quot;:&quot;b7e5f955-97bd-3aea-bedd-abffd28da762&quot;,&quot;itemData&quot;:{&quot;type&quot;:&quot;article-journal&quot;,&quot;id&quot;:&quot;b7e5f955-97bd-3aea-bedd-abffd28da762&quot;,&quot;title&quot;:&quot;Creating Narrative Entertainment for Health Communication: Perspectives from Practice&quot;,&quot;author&quot;:[{&quot;family&quot;:&quot;Hursting&quot;,&quot;given&quot;:&quot;Laurie M.&quot;,&quot;parse-names&quot;:false,&quot;dropping-particle&quot;:&quot;&quot;,&quot;non-dropping-particle&quot;:&quot;&quot;},{&quot;family&quot;:&quot;Comello&quot;,&quot;given&quot;:&quot;Maria Leonora G.&quot;,&quot;parse-names&quot;:false,&quot;dropping-particle&quot;:&quot;&quot;,&quot;non-dropping-particle&quot;:&quot;&quot;}],&quot;container-title&quot;:&quot;Journal of Creative Communications&quot;,&quot;DOI&quot;:&quot;10.1177/0973258621992847&quot;,&quot;ISSN&quot;:&quot;09732594&quot;,&quot;issued&quot;:{&quot;date-parts&quot;:[[2021,11,1]]},&quot;page&quot;:&quot;249-265&quot;,&quot;abstract&quot;:&quot;This project aimed to explore the perspectives of entertainment industry and health communication practitioners in the United States on creating health storylines in entertainment programming. These dual perspectives are usually not studied in tandem but together offer insights into the creation of impactful health-related narratives. In-depth interviews were conducted with entertainment industry and health professionals (N = 6) who are experienced in creating health storylines. Questions aimed to illuminate how practitioners define ‘success’ of a health storyline, what they perceive as key elements for impactful health storylines, how key story elements are created and the nature of collaboration between the entertainment industry and public health. Grounded theory analysis identified three core themes for the successful combination of narrative entertainment and health: choosing teams with complementary strengths (e.g., leveraging professional collaboration and trust), knowing your audience (e.g., conducting formative research to understand who the story is intended for and why) and integrating health content in authentic ways (e.g., telling dramatic stories with universal themes, without creating from the intent of relaying health information). Best-practice guidelines for narrative entertainment to communicate about health, informed by the core themes and persuasion theory, are offered for narrative development, pre-production, content creation and dissemination.&quot;,&quot;publisher&quot;:&quot;SAGE Publications Ltd&quot;,&quot;issue&quot;:&quot;3&quot;,&quot;volume&quot;:&quot;16&quot;,&quot;container-title-short&quot;:&quot;&quot;},&quot;isTemporary&quot;:false,&quot;suppress-author&quot;:false,&quot;composite&quot;:false,&quot;author-only&quot;:false}]},{&quot;citationID&quot;:&quot;MENDELEY_CITATION_ffa73efd-b049-400d-9764-51c27febf36f&quot;,&quot;properties&quot;:{&quot;noteIndex&quot;:0},&quot;isEdited&quot;:false,&quot;manualOverride&quot;:{&quot;isManuallyOverridden&quot;:true,&quot;citeprocText&quot;:&quot;(Singhal &amp;#38; Rogers, 2002)&quot;,&quot;manualOverrideText&quot;:&quot;(Singhal &amp; Rogers, 2002;&quot;},&quot;citationTag&quot;:&quot;MENDELEY_CITATION_v3_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&quot;,&quot;citationItems&quot;:[{&quot;id&quot;:&quot;7370d36d-776e-3e6c-905d-47eb3363b3ca&quot;,&quot;itemData&quot;:{&quot;type&quot;:&quot;article-journal&quot;,&quot;id&quot;:&quot;7370d36d-776e-3e6c-905d-47eb3363b3ca&quot;,&quot;title&quot;:&quot;A Theoretical Agenda for Entertainment-Education&quot;,&quot;author&quot;:[{&quot;family&quot;:&quot;Singhal&quot;,&quot;given&quot;:&quot;Arvind&quot;,&quot;parse-names&quot;:false,&quot;dropping-particle&quot;:&quot;&quot;,&quot;non-dropping-particle&quot;:&quot;&quot;},{&quot;family&quot;:&quot;Rogers&quot;,&quot;given&quot;:&quot;Everett M&quot;,&quot;parse-names&quot;:false,&quot;dropping-particle&quot;:&quot;&quot;,&quot;non-dropping-particle&quot;:&quot;&quot;}],&quot;container-title&quot;:&quot;Communication Theory&quot;,&quot;issued&quot;:{&quot;date-parts&quot;:[[2002,5]]},&quot;page&quot;:&quot;117-135&quot;,&quot;abstract&quot;:&quot;With the growing number of entertainment-education (E-E) interventions worldwide , and the extensive evaluation research on their impacts, the time is ripe to explore in-depth the theoretical underpinnings of entertainment-education. This introductory article provides a historical background to this special issue of Communication Theory on entertainment-education, and charts a 5-pronged theoretical agenda for future research on entertainment-education. Theoretical investigations of entertainment-education should pay greater attention to the tremendous variability among entertainment-education interventions (Agenda #1) and to the various resistances to entertainment-education interventions (Agenda #2). E-E theorizing will also benefit from close investigations of the rhetorical, play, and affective aspects of E-E (Agenda #3). Further, E-E \&quot;ef-fects\&quot; research should consider employing a broader understanding of individual , group, and social-level changes (Agenda #4) and be more receptive to methodological pluralism and measurement ingenuity (Agenda #5).&quot;,&quot;issue&quot;:&quot;2&quot;,&quot;volume&quot;:&quot;12&quot;},&quot;isTemporary&quot;:false,&quot;suppress-author&quot;:false,&quot;composite&quot;:false,&quot;author-only&quot;:false}]},{&quot;citationID&quot;:&quot;MENDELEY_CITATION_3f4a2399-1d90-46e9-a9d0-8e0254c37e39&quot;,&quot;properties&quot;:{&quot;noteIndex&quot;:0},&quot;isEdited&quot;:false,&quot;manualOverride&quot;:{&quot;isManuallyOverridden&quot;:true,&quot;citeprocText&quot;:&quot;(Moyer-Gusé, 2008)&quot;,&quot;manualOverrideText&quot;:&quot;Moyer-Gusé, 2008)&quot;},&quot;citationTag&quot;:&quot;MENDELEY_CITATION_v3_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&quot;,&quot;citationItems&quot;:[{&quot;id&quot;:&quot;4ee0877a-2aa9-3e63-985e-292ac10e826b&quot;,&quot;itemData&quot;:{&quot;type&quot;:&quot;article-journal&quot;,&quot;id&quot;:&quot;4ee0877a-2aa9-3e63-985e-292ac10e826b&quot;,&quot;title&quot;:&quot;Toward a theory of entertainment persuasion: Explaining the persuasive effects of entertainment-education messages&quot;,&quot;author&quot;:[{&quot;family&quot;:&quot;Moyer-Gusé&quot;,&quot;given&quot;:&quot;Emily&quot;,&quot;parse-names&quot;:false,&quot;dropping-particle&quot;:&quot;&quot;,&quot;non-dropping-particle&quot;:&quot;&quot;}],&quot;container-title&quot;:&quot;Communication Theory&quot;,&quot;DOI&quot;:&quot;10.1111/j.1468-2885.2008.00328.x&quot;,&quot;ISSN&quot;:&quot;10503293&quot;,&quot;issued&quot;:{&quot;date-parts&quot;:[[2008]]},&quot;page&quot;:&quot;407-425&quot;,&quot;abstract&quot;:&quot;A growing body of research indicates that entertainment-education programming can be an effective way to deliver prosocial and health messages. Some have even speculated that entertainment-education may be more effective than overtly persuasive messages in certain circumstances. Despite empirical advances in this area, more work is needed to understand fully what makes entertainment-education unique from a message-processing standpoint. To this end, the present article has three objectives. First, the article examines the involvement with narrative storylines and characters that is fostered by entertainment programming. This includes a much-needed explication and separation of several related constructs, such as identification, parasocial interaction, similarity, and others. Second, the article reviews and synthesizes existing theories that have addressed entertainment-education message processing. Third, the article builds on these theories, presenting an expanded theoretical framework. A set of propositions is advanced and directions for future research are discussed. In total, the article offers a clarification of existing concepts that are critical to the study of entertainment-education, a synthesis of relevant theory, and a set of propositions to guide future research in entertainment-education message effects. © 2008 International Communication Association.&quot;,&quot;issue&quot;:&quot;3&quot;,&quot;volume&quot;:&quot;18&quot;,&quot;container-title-short&quot;:&quot;&quot;},&quot;isTemporary&quot;:false,&quot;suppress-author&quot;:false,&quot;composite&quot;:false,&quot;author-only&quot;:false}]},{&quot;citationID&quot;:&quot;MENDELEY_CITATION_37653aaf-733d-4f01-ab1d-7875692b2198&quot;,&quot;properties&quot;:{&quot;noteIndex&quot;:0},&quot;isEdited&quot;:false,&quot;manualOverride&quot;:{&quot;isManuallyOverridden&quot;:false,&quot;citeprocText&quot;:&quot;(Bandura &amp;#38; Cervone, 1986)&quot;,&quot;manualOverrideText&quot;:&quot;&quot;},&quot;citationTag&quot;:&quot;MENDELEY_CITATION_v3_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&quot;,&quot;citationItems&quot;:[{&quot;id&quot;:&quot;792fcfd0-fa16-35b4-b483-24b7c22a3e4d&quot;,&quot;itemData&quot;:{&quot;type&quot;:&quot;report&quot;,&quot;id&quot;:&quot;792fcfd0-fa16-35b4-b483-24b7c22a3e4d&quot;,&quot;title&quot;:&quot;Differential Engagement of Self-Reactive Influences in Cognitive Motivation&quot;,&quot;author&quot;:[{&quot;family&quot;:&quot;Bandura&quot;,&quot;given&quot;:&quot;A&quot;,&quot;parse-names&quot;:false,&quot;dropping-particle&quot;:&quot;&quot;,&quot;non-dropping-particle&quot;:&quot;&quot;},{&quot;family&quot;:&quot;Cervone&quot;,&quot;given&quot;:&quot;D&quot;,&quot;parse-names&quot;:false,&quot;dropping-particle&quot;:&quot;&quot;,&quot;non-dropping-particle&quot;:&quot;&quot;}],&quot;issued&quot;:{&quot;date-parts&quot;:[[1986]]},&quot;abstract&quot;:&quot;The present research tested the hypothesis that self-reactive influences exert differential impact on motivation as a function of the level and direction of discrepancy between a comparative standard and attainments. Subjects pursued a challenging standard in a strenuous activity and received prese-lected feedback that their effort fell either markedly, moderately, or minimally short of the standard, or that it exceeded the standard. They then recorded their perceived self-efficacy, self-evaluation, and self-set goals, whereupon their motivational level was measured. In accord with prediction, perceived self-efficacy contributes to motivation across a wide range of discrepancy conditions. Self-evaluation operates as an influential motivator only when attainments fall markedly or moderately short of a comparative standard. Self-set goals contribute to motivation at all discrepancy levels except when attainments are markedly discrepant from the standard. The relevant self-influences operating in concert at particular discrepancy levels explain a substantial amount of the variance in motivaion.&quot;,&quot;container-title-short&quot;:&quot;&quot;},&quot;isTemporary&quot;:false,&quot;suppress-author&quot;:false,&quot;composite&quot;:false,&quot;author-only&quot;:false}]},{&quot;citationID&quot;:&quot;MENDELEY_CITATION_6457c8f7-7401-451c-abca-8dded7a61e3e&quot;,&quot;properties&quot;:{&quot;noteIndex&quot;:0},&quot;isEdited&quot;:false,&quot;manualOverride&quot;:{&quot;isManuallyOverridden&quot;:true,&quot;citeprocText&quot;:&quot;(Prentice et al., 1997)&quot;,&quot;manualOverrideText&quot;:&quot;(Prentice et al., 1997;&quot;},&quot;citationTag&quot;:&quot;MENDELEY_CITATION_v3_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&quot;,&quot;citationItems&quot;:[{&quot;id&quot;:&quot;ef91eaac-fadf-33da-80d8-62ff2e3cb1fd&quot;,&quot;itemData&quot;:{&quot;type&quot;:&quot;report&quot;,&quot;id&quot;:&quot;ef91eaac-fadf-33da-80d8-62ff2e3cb1fd&quot;,&quot;title&quot;:&quot;What readers bring to the processing of fictional texts&quot;,&quot;author&quot;:[{&quot;family&quot;:&quot;Prentice&quot;,&quot;given&quot;:&quot;Deborah A&quot;,&quot;parse-names&quot;:false,&quot;dropping-particle&quot;:&quot;&quot;,&quot;non-dropping-particle&quot;:&quot;&quot;},{&quot;family&quot;:&quot;Gerrig&quot;,&quot;given&quot;:&quot;Richard J&quot;,&quot;parse-names&quot;:false,&quot;dropping-particle&quot;:&quot;&quot;,&quot;non-dropping-particle&quot;:&quot;&quot;},{&quot;family&quot;:&quot;Ballis&quot;,&quot;given&quot;:&quot;Daniel S&quot;,&quot;parse-names&quot;:false,&quot;dropping-particle&quot;:&quot;&quot;,&quot;non-dropping-particle&quot;:&quot;&quot;}],&quot;container-title&quot;:&quot;Psychonomic Bulletin &amp; Review&quot;,&quot;container-title-short&quot;:&quot;Psychon Bull Rev&quot;,&quot;issued&quot;:{&quot;date-parts&quot;:[[1997]]},&quot;number-of-pages&quot;:&quot;416-420&quot;,&quot;abstract&quot;:&quot;Research on text processing has generally focused on the types of inferences that all readers draw in common. Our research examines aspects of processing that depend on the particular relation of the reader to the text. Students read fictional stories that contained weak and unsupported assertions and that were set either at their own school or at another school. Weexpected that they would be prompted to process the story information thoroughly enough to reject the assertions only if they were familiar with the story setting. Consistent with this expectation, the results showed that the away-school story, but not the home-school story, had a significant impact on students' beliefs. These results support the view that readers must actively construct disbelief when processing fictional information.&quot;,&quot;issue&quot;:&quot;3&quot;,&quot;volume&quot;:&quot;4&quot;},&quot;isTemporary&quot;:false,&quot;suppress-author&quot;:false,&quot;composite&quot;:false,&quot;author-only&quot;:false}]},{&quot;citationID&quot;:&quot;MENDELEY_CITATION_b7e0040e-14c2-4fbe-aea7-432106961fbe&quot;,&quot;properties&quot;:{&quot;noteIndex&quot;:0},&quot;isEdited&quot;:false,&quot;manualOverride&quot;:{&quot;isManuallyOverridden&quot;:true,&quot;citeprocText&quot;:&quot;(D. Slater, 1990)&quot;,&quot;manualOverrideText&quot;:&quot;(Slater, 1990;&quot;},&quot;citationTag&quot;:&quot;MENDELEY_CITATION_v3_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&quot;,&quot;citationItems&quot;:[{&quot;id&quot;:&quot;38fcd77c-a60d-3140-ab0e-c6a2a0158cb2&quot;,&quot;itemData&quot;:{&quot;type&quot;:&quot;article-journal&quot;,&quot;id&quot;:&quot;38fcd77c-a60d-3140-ab0e-c6a2a0158cb2&quot;,&quot;title&quot;:&quot;Processing social information in messages: Social group familiarity, fiction versus nonfiction, and subsequent beliefs.&quot;,&quot;author&quot;:[{&quot;family&quot;:&quot;Slater&quot;,&quot;given&quot;:&quot;D&quot;,&quot;parse-names&quot;:false,&quot;dropping-particle&quot;:&quot;&quot;,&quot;non-dropping-particle&quot;:&quot;&quot;}],&quot;container-title&quot;:&quot;Communication Research&quot;,&quot;container-title-short&quot;:&quot;Communic Res&quot;,&quot;issued&quot;:{&quot;date-parts&quot;:[[1990]]},&quot;page&quot;:&quot;327-343&quot;,&quot;volume&quot;:&quot;17&quot;},&quot;isTemporary&quot;:false,&quot;suppress-author&quot;:false,&quot;composite&quot;:false,&quot;author-only&quot;:false}]},{&quot;citationID&quot;:&quot;MENDELEY_CITATION_a9a7cc19-7ef1-4564-b9ca-cc23980d3756&quot;,&quot;properties&quot;:{&quot;noteIndex&quot;:0},&quot;isEdited&quot;:false,&quot;manualOverride&quot;:{&quot;isManuallyOverridden&quot;:true,&quot;citeprocText&quot;:&quot;(Christian Wheeler et al., 1999)&quot;,&quot;manualOverrideText&quot;:&quot;Christian Wheeler et al., 1999;&quot;},&quot;citationTag&quot;:&quot;MENDELEY_CITATION_v3_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&quot;,&quot;citationItems&quot;:[{&quot;id&quot;:&quot;3a9f5ce4-1c34-36c1-985e-250f2aae127a&quot;,&quot;itemData&quot;:{&quot;type&quot;:&quot;report&quot;,&quot;id&quot;:&quot;3a9f5ce4-1c34-36c1-985e-250f2aae127a&quot;,&quot;title&quot;:&quot;Fictional narratives change beliefs: Replications of Prentice, Gerrig, and Bailis (1997) with mixed corroboration&quot;,&quot;author&quot;:[{&quot;family&quot;:&quot;Christian Wheeler&quot;,&quot;given&quot;:&quot;S&quot;,&quot;parse-names&quot;:false,&quot;dropping-particle&quot;:&quot;&quot;,&quot;non-dropping-particle&quot;:&quot;&quot;},{&quot;family&quot;:&quot;Green&quot;,&quot;given&quot;:&quot;Melanie C&quot;,&quot;parse-names&quot;:false,&quot;dropping-particle&quot;:&quot;&quot;,&quot;non-dropping-particle&quot;:&quot;&quot;},{&quot;family&quot;:&quot;Brock&quot;,&quot;given&quot;:&quot;Timothy C&quot;,&quot;parse-names&quot;:false,&quot;dropping-particle&quot;:&quot;&quot;,&quot;non-dropping-particle&quot;:&quot;&quot;}],&quot;container-title&quot;:&quot;Psychonomic Bulletin &amp; Review 199~&quot;,&quot;issued&quot;:{&quot;date-parts&quot;:[[1999]]},&quot;number-of-pages&quot;:&quot;136-141&quot;,&quot;abstract&quot;:&quot;Wereport three exact replications of experiments aimed at illuminating how fictional narratives influence beliefs (Prentice, Gerrig, &amp; Bailis, 1997). Students read fictional stories that contained weak, unsupported assertions and which took place either at their home school or at an away school. Pren-tice et al. found that students were influenced to accept the assertions, even those blatantly false, but that this effect on beliefs was limited to the away-school setting. Wequestioned the limiting of the narrative effect to remote settings. Our studies consistently reproduced the first finding, heightened acceptance of statements occurring in the conversations of narrative protagonists, but we failed to reproduce the moderating effect of school location. In an attempt to understand these discrepancies, we measured likely moderating factors such as readers' need for cognition and their extent of scrutiny of the narratives. The present article reports exact replications of recent experiments aimed at illuminating how fictional narratives may influence beliefs (Prentice, Gerrig, &amp; Bailis, 1997). Prentice et al. showed that acceptance of statements, even ones that were clearly false, can be induced by presenting the statements as assertions in narrative dialogues. The effect was limited, however, to remote (unfamiliar), rather than local (familiar), story settings. The moderating effect of story setting prompted Prentice et al. to propose likely mediating mechanisms such as forms of cognitive scrutiny that would presumably be more readily activated for familiar settings than for unfamiliar settings. By measuring several of these potential moderators, we sought to corroborate and explain the Prentice et al. findings. Does use of familiar elements in fact limit the impact offictional narratives? To us, it seemed that fiction often achieves verisimilitude by exploitation of familiar elements such as local settings, famous personages, and commonly known events. Our questioning of the alleged limiting impact offamiliarity stemmed in part from consideration ofthe power of fictional narratives, both negative and positive , on national and cultural levels. From the parables of Jesus to the lyrics of contemporary rock music, the power offiction has not appeared to be limited to narratives about remote places or eras.&quot;,&quot;issue&quot;:&quot;I&quot;,&quot;volume&quot;:&quot;6&quot;,&quot;container-title-short&quot;:&quot;&quot;},&quot;isTemporary&quot;:false,&quot;suppress-author&quot;:false,&quot;composite&quot;:false,&quot;author-only&quot;:false}]},{&quot;citationID&quot;:&quot;MENDELEY_CITATION_8a0b793e-d1f7-4f80-b055-104642770bf6&quot;,&quot;properties&quot;:{&quot;noteIndex&quot;:0},&quot;isEdited&quot;:false,&quot;manualOverride&quot;:{&quot;isManuallyOverridden&quot;:true,&quot;citeprocText&quot;:&quot;(Green &amp;#38; Brock, 2000)&quot;,&quot;manualOverrideText&quot;:&quot;Green &amp; Brock, 2000;&quot;},&quot;citationTag&quot;:&quot;MENDELEY_CITATION_v3_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&quot;,&quot;citationItems&quot;:[{&quot;id&quot;:&quot;fd4724c2-01c6-3de7-8c96-150258b51b04&quot;,&quot;itemData&quot;:{&quot;type&quot;:&quot;article-journal&quot;,&quot;id&quot;:&quot;fd4724c2-01c6-3de7-8c96-150258b51b04&quot;,&quot;title&quot;:&quot;The role of transportation in the persuasiveness of public narratives&quot;,&quot;author&quot;:[{&quot;family&quot;:&quot;Green&quot;,&quot;given&quot;:&quot;Melanie C.&quot;,&quot;parse-names&quot;:false,&quot;dropping-particle&quot;:&quot;&quot;,&quot;non-dropping-particle&quot;:&quot;&quot;},{&quot;family&quot;:&quot;Brock&quot;,&quot;given&quot;:&quot;Timothy C.&quot;,&quot;parse-names&quot;:false,&quot;dropping-particle&quot;:&quot;&quot;,&quot;non-dropping-particle&quot;:&quot;&quot;}],&quot;container-title&quot;:&quot;Journal of Personality and Social Psychology&quot;,&quot;container-title-short&quot;:&quot;J Pers Soc Psychol&quot;,&quot;DOI&quot;:&quot;10.1037/0022-3514.79.5.701&quot;,&quot;ISSN&quot;:&quot;00223514&quot;,&quot;PMID&quot;:&quot;11079236&quot;,&quot;issued&quot;:{&quot;date-parts&quot;:[[2000]]},&quot;page&quot;:&quot;701-721&quot;,&quot;abstract&quot;:&quot;Transportation was proposed as a mechanism whereby narratives can affect beliefs. Defined as absorption into a story, transportation entails imagery, affect, and attentional focus. A transportation scale was developed and validated. Experiment 1 (N = 97) demonstrated that extent of transportation augmented story-consistent beliefs and favorable evaluations of protagonists. Experiment 2 (N = 69) showed that highly transported readers found fewer false notes in a story than less-transported readers. Experiments 3 (N = 274) and 4(N = 258) again replicated the effects of transportation on beliefs and evaluations; in the latter study, transportation was directly manipulated by using processing instructions. Reduced transportation led to reduced story-consistent beliefs and evaluations. The studies also showed that transportation and corresponding beliefs were generally unaffected by labeling a story as fact or as fiction.&quot;,&quot;publisher&quot;:&quot;American Psychological Association Inc.&quot;,&quot;issue&quot;:&quot;5&quot;,&quot;volume&quot;:&quot;79&quot;},&quot;isTemporary&quot;:false,&quot;suppress-author&quot;:false,&quot;composite&quot;:false,&quot;author-only&quot;:false}]},{&quot;citationID&quot;:&quot;MENDELEY_CITATION_8d312d70-54bb-4ec6-9492-755858f46856&quot;,&quot;properties&quot;:{&quot;noteIndex&quot;:0},&quot;isEdited&quot;:false,&quot;manualOverride&quot;:{&quot;isManuallyOverridden&quot;:true,&quot;citeprocText&quot;:&quot;(Strange &amp;#38; Leung, 1999)&quot;,&quot;manualOverrideText&quot;:&quot;Strange &amp; Leung, 1999)&quot;},&quot;citationTag&quot;:&quot;MENDELEY_CITATION_v3_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&quot;,&quot;citationItems&quot;:[{&quot;id&quot;:&quot;ccb08dd0-de39-360c-bd8e-6709be90eb2a&quot;,&quot;itemData&quot;:{&quot;type&quot;:&quot;article-journal&quot;,&quot;id&quot;:&quot;ccb08dd0-de39-360c-bd8e-6709be90eb2a&quot;,&quot;title&quot;:&quot;How Anecdotal Accounts in News and in Fiction Can Influence Judgments of a Social Problem's Urgency, Causes, and Cures&quot;,&quot;author&quot;:[{&quot;family&quot;:&quot;Strange&quot;,&quot;given&quot;:&quot;Jeffrey J&quot;,&quot;parse-names&quot;:false,&quot;dropping-particle&quot;:&quot;&quot;,&quot;non-dropping-particle&quot;:&quot;&quot;},{&quot;family&quot;:&quot;Leung&quot;,&quot;given&quot;:&quot;Cynthia C&quot;,&quot;parse-names&quot;:false,&quot;dropping-particle&quot;:&quot;&quot;,&quot;non-dropping-particle&quot;:&quot;&quot;}],&quot;container-title&quot;:&quot;Personality and Social Psychology Bulletin&quot;,&quot;container-title-short&quot;:&quot;Pers Soc Psychol Bull&quot;,&quot;issued&quot;:{&quot;date-parts&quot;:[[1999]]},&quot;page&quot;:&quot;436-449&quot;,&quot;abstract&quot;:&quot;This study examined whether accounts about individuals in concrete situations-read as news or fiction-influenced judgments about society at large. Participants (N = 95) read either no story or one of two anecdotal accounts about a teenager who was planning to drop out of high school. Whereas one account focused on problems stemming from the student's inner-city high school, the other account emphasized the boy's emotional and motivational problems. Results showed that both news and fictional stories influenced participants' judgments about the causes of and solutions to the dropout problem in the United States (causal generalization) and about the urgency with which policy makers should attend to educational and health care reform (agenda setting). Among the mechanisms shown to facilitate causal generalization was the extent to which the accounts cued remindings from the readers' stores of personal or media-based experience. The role of stories in the judgment of social issues is discussed.&quot;,&quot;volume&quot;:&quot;25&quot;},&quot;isTemporary&quot;:false,&quot;suppress-author&quot;:false,&quot;composite&quot;:false,&quot;author-only&quot;:false}]},{&quot;citationID&quot;:&quot;MENDELEY_CITATION_85cacc19-4cc7-486d-9175-34c5a92cc7fd&quot;,&quot;properties&quot;:{&quot;noteIndex&quot;:0},&quot;isEdited&quot;:false,&quot;manualOverride&quot;:{&quot;isManuallyOverridden&quot;:false,&quot;citeprocText&quot;:&quot;(Singhal &amp;#38; Rogers, 2002)&quot;,&quot;manualOverrideText&quot;:&quot;&quot;},&quot;citationTag&quot;:&quot;MENDELEY_CITATION_v3_eyJjaXRhdGlvbklEIjoiTUVOREVMRVlfQ0lUQVRJT05fODVjYWNjMTktNGNjNy00ODZkLTkxNzUtMzRjNWE5MmNjN2Zk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quot;,&quot;citationItems&quot;:[{&quot;id&quot;:&quot;7370d36d-776e-3e6c-905d-47eb3363b3ca&quot;,&quot;itemData&quot;:{&quot;type&quot;:&quot;article-journal&quot;,&quot;id&quot;:&quot;7370d36d-776e-3e6c-905d-47eb3363b3ca&quot;,&quot;title&quot;:&quot;A Theoretical Agenda for Entertainment-Education&quot;,&quot;author&quot;:[{&quot;family&quot;:&quot;Singhal&quot;,&quot;given&quot;:&quot;Arvind&quot;,&quot;parse-names&quot;:false,&quot;dropping-particle&quot;:&quot;&quot;,&quot;non-dropping-particle&quot;:&quot;&quot;},{&quot;family&quot;:&quot;Rogers&quot;,&quot;given&quot;:&quot;Everett M&quot;,&quot;parse-names&quot;:false,&quot;dropping-particle&quot;:&quot;&quot;,&quot;non-dropping-particle&quot;:&quot;&quot;}],&quot;container-title&quot;:&quot;Communication Theory&quot;,&quot;issued&quot;:{&quot;date-parts&quot;:[[2002,5]]},&quot;page&quot;:&quot;117-135&quot;,&quot;abstract&quot;:&quot;With the growing number of entertainment-education (E-E) interventions worldwide , and the extensive evaluation research on their impacts, the time is ripe to explore in-depth the theoretical underpinnings of entertainment-education. This introductory article provides a historical background to this special issue of Communication Theory on entertainment-education, and charts a 5-pronged theoretical agenda for future research on entertainment-education. Theoretical investigations of entertainment-education should pay greater attention to the tremendous variability among entertainment-education interventions (Agenda #1) and to the various resistances to entertainment-education interventions (Agenda #2). E-E theorizing will also benefit from close investigations of the rhetorical, play, and affective aspects of E-E (Agenda #3). Further, E-E \&quot;ef-fects\&quot; research should consider employing a broader understanding of individual , group, and social-level changes (Agenda #4) and be more receptive to methodological pluralism and measurement ingenuity (Agenda #5).&quot;,&quot;issue&quot;:&quot;2&quot;,&quot;volume&quot;:&quot;12&quot;},&quot;isTemporary&quot;:false,&quot;suppress-author&quot;:false,&quot;composite&quot;:false,&quot;author-only&quot;:false}]},{&quot;citationID&quot;:&quot;MENDELEY_CITATION_db7966dd-a217-46d0-88d3-cef3d3d5fac3&quot;,&quot;properties&quot;:{&quot;noteIndex&quot;:0},&quot;isEdited&quot;:false,&quot;manualOverride&quot;:{&quot;isManuallyOverridden&quot;:false,&quot;citeprocText&quot;:&quot;(Singhal &amp;#38; Rogers, 2012)&quot;,&quot;manualOverrideText&quot;:&quot;&quot;},&quot;citationTag&quot;:&quot;MENDELEY_CITATION_v3_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&quot;,&quot;citationItems&quot;:[{&quot;id&quot;:&quot;56aad7ac-f8b5-3b1b-a00a-284f97d68d4d&quot;,&quot;itemData&quot;:{&quot;type&quot;:&quot;book&quot;,&quot;id&quot;:&quot;56aad7ac-f8b5-3b1b-a00a-284f97d68d4d&quot;,&quot;title&quot;:&quot;Entertainment-education: A communication strategy for social change&quot;,&quot;author&quot;:[{&quot;family&quot;:&quot;Singhal&quot;,&quot;given&quot;:&quot;Arvind&quot;,&quot;parse-names&quot;:false,&quot;dropping-particle&quot;:&quot;&quot;,&quot;non-dropping-particle&quot;:&quot;&quot;},{&quot;family&quot;:&quot;Rogers&quot;,&quot;given&quot;:&quot;Everett M.&quot;,&quot;parse-names&quot;:false,&quot;dropping-particle&quot;:&quot;&quot;,&quot;non-dropping-particle&quot;:&quot;&quot;}],&quot;container-title&quot;:&quot;Entertainment-Education: A Communication Strategy for Social Change&quot;,&quot;DOI&quot;:&quot;10.4324/9781410607119&quot;,&quot;ISBN&quot;:&quot;9781135669430&quot;,&quot;issued&quot;:{&quot;date-parts&quot;:[[2012,1,1]]},&quot;number-of-pages&quot;:&quot;1-266&quot;,&quot;abstract&quot;:&quot;Arvind Singhal and Everett M. Rogers have developed this unique volume focused on the history and development of entertainment-education. This approach to communication is the process of designing and implementing a media message to both entertain and educate to increase audience members' knowledge about an educational issue, create favorable attitudes, and change overt behavior. It uses the universal appeal of entertainment to show individuals how they can live safer, healthier, and happier lives. Entertainment formats such as soap operas, rock music, feature films, talk shows, cartoons, comics, and theater are utilized in various countries to promote messages about educational issues. This book presents a balanced picture of the entertainment-education strategy, identifying ethical and other problems that accompany efforts to bring about social change.&quot;,&quot;publisher&quot;:&quot;Taylor and Francis&quot;,&quot;container-title-short&quot;:&quot;&quot;},&quot;isTemporary&quot;:false,&quot;suppress-author&quot;:false,&quot;composite&quot;:false,&quot;author-only&quot;:false}]},{&quot;citationID&quot;:&quot;MENDELEY_CITATION_864fe895-9ab3-4fb9-933d-b65624c277fa&quot;,&quot;properties&quot;:{&quot;noteIndex&quot;:0},&quot;isEdited&quot;:false,&quot;manualOverride&quot;:{&quot;isManuallyOverridden&quot;:false,&quot;citeprocText&quot;:&quot;(M. D. Slater &amp;#38; Rouner, 2002)&quot;,&quot;manualOverrideText&quot;:&quot;&quot;},&quot;citationTag&quot;:&quot;MENDELEY_CITATION_v3_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&quot;,&quot;citationItems&quot;:[{&quot;id&quot;:&quot;95b965d5-637a-35fd-9198-318b9869c1aa&quot;,&quot;itemData&quot;:{&quot;type&quot;:&quot;article-journal&quot;,&quot;id&quot;:&quot;95b965d5-637a-35fd-9198-318b9869c1aa&quot;,&quot;title&quot;:&quot;Entertainment-Education and Elaboration Likelihood: Understanding the Processing of Narrative Persuasion&quot;,&quot;author&quot;:[{&quot;family&quot;:&quot;Slater&quot;,&quot;given&quot;:&quot;Michael D&quot;,&quot;parse-names&quot;:false,&quot;dropping-particle&quot;:&quot;&quot;,&quot;non-dropping-particle&quot;:&quot;&quot;},{&quot;family&quot;:&quot;Rouner&quot;,&quot;given&quot;:&quot;Donna&quot;,&quot;parse-names&quot;:false,&quot;dropping-particle&quot;:&quot;&quot;,&quot;non-dropping-particle&quot;:&quot;&quot;}],&quot;container-title&quot;:&quot;Communication Theory&quot;,&quot;DOI&quot;:&quot;10.1111/j.1468-2885.2002.tb00265.x&quot;,&quot;issued&quot;:{&quot;date-parts&quot;:[[2002,5]]},&quot;page&quot;:&quot;173-191&quot;,&quot;abstract&quot;:&quot;The impact of entertainment-education messages on beliefs, attitudes, and behavior is typically explained in terms of social cognitive theory principles. However , important additional insights regarding reasons why entertainment-education messages have effects can be derived from the processing of persuasive content in narrative messages. Elaboration likelihood approaches suggest that absorption in a narrative, and response to characters in a narrative, should enhance persuasive effects and suppress counterarguing if the implicit persuasive content is counterattitudinal. Also, persuasion mediators and moderators such as topic involvement should be reduced in importance. Evidence in support of these propositions are reviewed in this article. Research needed to extend application of these findings to entertainment-education contexts, to further develop theory in the area of persuasion and narrative, and to better account for other persuasive effects of entertainment narrative, such as those hypothesized in cultivation theory, are discussed.&quot;,&quot;issue&quot;:&quot;2&quot;,&quot;volume&quot;:&quot;12&quot;,&quot;container-title-short&quot;:&quot;&quot;},&quot;isTemporary&quot;:false,&quot;suppress-author&quot;:false,&quot;composite&quot;:false,&quot;author-only&quot;:false}]},{&quot;citationID&quot;:&quot;MENDELEY_CITATION_0f8a3879-af5d-4e48-ac92-aaa15731a52a&quot;,&quot;properties&quot;:{&quot;noteIndex&quot;:0},&quot;isEdited&quot;:false,&quot;manualOverride&quot;:{&quot;isManuallyOverridden&quot;:true,&quot;citeprocText&quot;:&quot;(Quintero Johnson et al., 2012)&quot;,&quot;manualOverrideText&quot;:&quot;(Quintero Johnson et al., 2012;&quot;},&quot;citationTag&quot;:&quot;MENDELEY_CITATION_v3_eyJjaXRhdGlvbklEIjoiTUVOREVMRVlfQ0lUQVRJT05fMGY4YTM4NzktYWY1ZC00ZTQ4LWFjOTItYWFhMTU3MzFhNTJhIiwicHJvcGVydGllcyI6eyJub3RlSW5kZXgiOjB9LCJpc0VkaXRlZCI6ZmFsc2UsIm1hbnVhbE92ZXJyaWRlIjp7ImlzTWFudWFsbHlPdmVycmlkZGVuIjp0cnVlLCJjaXRlcHJvY1RleHQiOiIoUXVpbnRlcm8gSm9obnNvbiBldCBhbC4sIDIwMTIpIiwibWFudWFsT3ZlcnJpZGVUZXh0IjoiKFF1aW50ZXJvIEpvaG5zb24gZXQgYWwuLCAyMDEyOy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Y29udGFpbmVyLXRpdGxlLXNob3J0IjoiSiBIZWFsdGggQ29tbXV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container-title-short&quot;:&quot;J Health Commu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isTemporary&quot;:false,&quot;suppress-author&quot;:false,&quot;composite&quot;:false,&quot;author-only&quot;:false}]},{&quot;citationID&quot;:&quot;MENDELEY_CITATION_0aec4081-6c32-4a15-8355-6fbbbddbaa03&quot;,&quot;properties&quot;:{&quot;noteIndex&quot;:0},&quot;isEdited&quot;:false,&quot;manualOverride&quot;:{&quot;isManuallyOverridden&quot;:true,&quot;citeprocText&quot;:&quot;(Singhal &amp;#38; Rogers, 2002)&quot;,&quot;manualOverrideText&quot;:&quot;Singhal &amp; Rogers, 2002)&quot;},&quot;citationTag&quot;:&quot;MENDELEY_CITATION_v3_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&quot;,&quot;citationItems&quot;:[{&quot;id&quot;:&quot;7370d36d-776e-3e6c-905d-47eb3363b3ca&quot;,&quot;itemData&quot;:{&quot;type&quot;:&quot;article-journal&quot;,&quot;id&quot;:&quot;7370d36d-776e-3e6c-905d-47eb3363b3ca&quot;,&quot;title&quot;:&quot;A Theoretical Agenda for Entertainment-Education&quot;,&quot;author&quot;:[{&quot;family&quot;:&quot;Singhal&quot;,&quot;given&quot;:&quot;Arvind&quot;,&quot;parse-names&quot;:false,&quot;dropping-particle&quot;:&quot;&quot;,&quot;non-dropping-particle&quot;:&quot;&quot;},{&quot;family&quot;:&quot;Rogers&quot;,&quot;given&quot;:&quot;Everett M&quot;,&quot;parse-names&quot;:false,&quot;dropping-particle&quot;:&quot;&quot;,&quot;non-dropping-particle&quot;:&quot;&quot;}],&quot;container-title&quot;:&quot;Communication Theory&quot;,&quot;issued&quot;:{&quot;date-parts&quot;:[[2002,5]]},&quot;page&quot;:&quot;117-135&quot;,&quot;abstract&quot;:&quot;With the growing number of entertainment-education (E-E) interventions worldwide , and the extensive evaluation research on their impacts, the time is ripe to explore in-depth the theoretical underpinnings of entertainment-education. This introductory article provides a historical background to this special issue of Communication Theory on entertainment-education, and charts a 5-pronged theoretical agenda for future research on entertainment-education. Theoretical investigations of entertainment-education should pay greater attention to the tremendous variability among entertainment-education interventions (Agenda #1) and to the various resistances to entertainment-education interventions (Agenda #2). E-E theorizing will also benefit from close investigations of the rhetorical, play, and affective aspects of E-E (Agenda #3). Further, E-E \&quot;ef-fects\&quot; research should consider employing a broader understanding of individual , group, and social-level changes (Agenda #4) and be more receptive to methodological pluralism and measurement ingenuity (Agenda #5).&quot;,&quot;issue&quot;:&quot;2&quot;,&quot;volume&quot;:&quot;12&quot;},&quot;isTemporary&quot;:false,&quot;suppress-author&quot;:false,&quot;composite&quot;:false,&quot;author-only&quot;:false}]},{&quot;citationID&quot;:&quot;MENDELEY_CITATION_534dc5ab-da9d-45ae-b3a0-38809d667e29&quot;,&quot;properties&quot;:{&quot;noteIndex&quot;:0},&quot;isEdited&quot;:false,&quot;manualOverride&quot;:{&quot;isManuallyOverridden&quot;:false,&quot;citeprocText&quot;:&quot;(Moyer-Gusé, 2008)&quot;,&quot;manualOverrideText&quot;:&quot;&quot;},&quot;citationTag&quot;:&quot;MENDELEY_CITATION_v3_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&quot;,&quot;citationItems&quot;:[{&quot;id&quot;:&quot;4ee0877a-2aa9-3e63-985e-292ac10e826b&quot;,&quot;itemData&quot;:{&quot;type&quot;:&quot;article-journal&quot;,&quot;id&quot;:&quot;4ee0877a-2aa9-3e63-985e-292ac10e826b&quot;,&quot;title&quot;:&quot;Toward a theory of entertainment persuasion: Explaining the persuasive effects of entertainment-education messages&quot;,&quot;author&quot;:[{&quot;family&quot;:&quot;Moyer-Gusé&quot;,&quot;given&quot;:&quot;Emily&quot;,&quot;parse-names&quot;:false,&quot;dropping-particle&quot;:&quot;&quot;,&quot;non-dropping-particle&quot;:&quot;&quot;}],&quot;container-title&quot;:&quot;Communication Theory&quot;,&quot;DOI&quot;:&quot;10.1111/j.1468-2885.2008.00328.x&quot;,&quot;ISSN&quot;:&quot;10503293&quot;,&quot;issued&quot;:{&quot;date-parts&quot;:[[2008]]},&quot;page&quot;:&quot;407-425&quot;,&quot;abstract&quot;:&quot;A growing body of research indicates that entertainment-education programming can be an effective way to deliver prosocial and health messages. Some have even speculated that entertainment-education may be more effective than overtly persuasive messages in certain circumstances. Despite empirical advances in this area, more work is needed to understand fully what makes entertainment-education unique from a message-processing standpoint. To this end, the present article has three objectives. First, the article examines the involvement with narrative storylines and characters that is fostered by entertainment programming. This includes a much-needed explication and separation of several related constructs, such as identification, parasocial interaction, similarity, and others. Second, the article reviews and synthesizes existing theories that have addressed entertainment-education message processing. Third, the article builds on these theories, presenting an expanded theoretical framework. A set of propositions is advanced and directions for future research are discussed. In total, the article offers a clarification of existing concepts that are critical to the study of entertainment-education, a synthesis of relevant theory, and a set of propositions to guide future research in entertainment-education message effects. © 2008 International Communication Association.&quot;,&quot;issue&quot;:&quot;3&quot;,&quot;volume&quot;:&quot;18&quot;,&quot;container-title-short&quot;:&quot;&quot;},&quot;isTemporary&quot;:false,&quot;suppress-author&quot;:false,&quot;composite&quot;:false,&quot;author-only&quot;:false}]},{&quot;citationID&quot;:&quot;MENDELEY_CITATION_8b37807c-1ac6-491f-b716-36d9543df3c6&quot;,&quot;properties&quot;:{&quot;noteIndex&quot;:0},&quot;isEdited&quot;:false,&quot;manualOverride&quot;:{&quot;isManuallyOverridden&quot;:false,&quot;citeprocText&quot;:&quot;(Kearney &amp;#38; Levine, 2014)&quot;,&quot;manualOverrideText&quot;:&quot;&quot;},&quot;citationTag&quot;:&quot;MENDELEY_CITATION_v3_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&quot;,&quot;citationItems&quot;:[{&quot;id&quot;:&quot;31380b90-ef8c-332e-b775-4f849f08bd38&quot;,&quot;itemData&quot;:{&quot;type&quot;:&quot;article-journal&quot;,&quot;id&quot;:&quot;31380b90-ef8c-332e-b775-4f849f08bd38&quot;,&quot;title&quot;:&quot;Media Influences on Social Outcomes: The Impact of MTV’s ‘16 and Pregnant’ on Teen Childbearing&quot;,&quot;author&quot;:[{&quot;family&quot;:&quot;Kearney&quot;,&quot;given&quot;:&quot;Melissa S&quot;,&quot;parse-names&quot;:false,&quot;dropping-particle&quot;:&quot;&quot;,&quot;non-dropping-particle&quot;:&quot;&quot;},{&quot;family&quot;:&quot;Levine&quot;,&quot;given&quot;:&quot;Phillip B&quot;,&quot;parse-names&quot;:false,&quot;dropping-particle&quot;:&quot;&quot;,&quot;non-dropping-particle&quot;:&quot;&quot;}],&quot;container-title&quot;:&quot;National Bureau of Economic Research&quot;,&quot;URL&quot;:&quot;http://www.nber.org/papers/w19795&quot;,&quot;issued&quot;:{&quot;date-parts&quot;:[[2014]]},&quot;publisher-place&quot;:&quot;Cambridge&quot;,&quot;container-title-short&quot;:&quot;&quot;},&quot;isTemporary&quot;:false,&quot;suppress-author&quot;:false,&quot;composite&quot;:false,&quot;author-only&quot;:false}]},{&quot;citationID&quot;:&quot;MENDELEY_CITATION_5500c5cb-71b5-49d6-9141-b41c1a6b77a6&quot;,&quot;properties&quot;:{&quot;noteIndex&quot;:0},&quot;isEdited&quot;:false,&quot;manualOverride&quot;:{&quot;isManuallyOverridden&quot;:false,&quot;citeprocText&quot;:&quot;(Ferrara et al., 2012)&quot;,&quot;manualOverrideText&quot;:&quot;&quot;},&quot;citationTag&quot;:&quot;MENDELEY_CITATION_v3_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&quot;,&quot;citationItems&quot;:[{&quot;id&quot;:&quot;95441fbd-9acb-3df9-aea5-fbcb0f0ae184&quot;,&quot;itemData&quot;:{&quot;type&quot;:&quot;article-journal&quot;,&quot;id&quot;:&quot;95441fbd-9acb-3df9-aea5-fbcb0f0ae184&quot;,&quot;title&quot;:&quot;Soap Operas and Fertility: Evidence from Brazil&quot;,&quot;author&quot;:[{&quot;family&quot;:&quot;Ferrara&quot;,&quot;given&quot;:&quot;Eliana&quot;,&quot;parse-names&quot;:false,&quot;dropping-particle&quot;:&quot;La&quot;,&quot;non-dropping-particle&quot;:&quot;&quot;},{&quot;family&quot;:&quot;Chong&quot;,&quot;given&quot;:&quot;Alberto&quot;,&quot;parse-names&quot;:false,&quot;dropping-particle&quot;:&quot;&quot;,&quot;non-dropping-particle&quot;:&quot;&quot;},{&quot;family&quot;:&quot;Duryea&quot;,&quot;given&quot;:&quot;Suzanne&quot;,&quot;parse-names&quot;:false,&quot;dropping-particle&quot;:&quot;&quot;,&quot;non-dropping-particle&quot;:&quot;&quot;}],&quot;container-title&quot;:&quot;American Economic Journal: Applied Economics&quot;,&quot;container-title-short&quot;:&quot;Am Econ J Appl Econ&quot;,&quot;URL&quot;:&quot;www.cepr.org&quot;,&quot;issued&quot;:{&quot;date-parts&quot;:[[2012]]},&quot;page&quot;:&quot;1-31&quot;,&quot;issue&quot;:&quot;4&quot;},&quot;isTemporary&quot;:false,&quot;suppress-author&quot;:false,&quot;composite&quot;:false,&quot;author-only&quot;:false}]},{&quot;citationID&quot;:&quot;MENDELEY_CITATION_680e0152-f181-45fb-bee5-d2ac9a1b3d90&quot;,&quot;properties&quot;:{&quot;noteIndex&quot;:0},&quot;isEdited&quot;:false,&quot;manualOverride&quot;:{&quot;isManuallyOverridden&quot;:false,&quot;citeprocText&quot;:&quot;(Singhal &amp;#38; Rogers, 2002)&quot;,&quot;manualOverrideText&quot;:&quot;&quot;},&quot;citationTag&quot;:&quot;MENDELEY_CITATION_v3_eyJjaXRhdGlvbklEIjoiTUVOREVMRVlfQ0lUQVRJT05fNjgwZTAxNTItZjE4MS00NWZiLWJlZTUtZDJhYzlhMWIzZDkw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quot;,&quot;citationItems&quot;:[{&quot;id&quot;:&quot;7370d36d-776e-3e6c-905d-47eb3363b3ca&quot;,&quot;itemData&quot;:{&quot;type&quot;:&quot;article-journal&quot;,&quot;id&quot;:&quot;7370d36d-776e-3e6c-905d-47eb3363b3ca&quot;,&quot;title&quot;:&quot;A Theoretical Agenda for Entertainment-Education&quot;,&quot;author&quot;:[{&quot;family&quot;:&quot;Singhal&quot;,&quot;given&quot;:&quot;Arvind&quot;,&quot;parse-names&quot;:false,&quot;dropping-particle&quot;:&quot;&quot;,&quot;non-dropping-particle&quot;:&quot;&quot;},{&quot;family&quot;:&quot;Rogers&quot;,&quot;given&quot;:&quot;Everett M&quot;,&quot;parse-names&quot;:false,&quot;dropping-particle&quot;:&quot;&quot;,&quot;non-dropping-particle&quot;:&quot;&quot;}],&quot;container-title&quot;:&quot;Communication Theory&quot;,&quot;issued&quot;:{&quot;date-parts&quot;:[[2002,5]]},&quot;page&quot;:&quot;117-135&quot;,&quot;abstract&quot;:&quot;With the growing number of entertainment-education (E-E) interventions worldwide , and the extensive evaluation research on their impacts, the time is ripe to explore in-depth the theoretical underpinnings of entertainment-education. This introductory article provides a historical background to this special issue of Communication Theory on entertainment-education, and charts a 5-pronged theoretical agenda for future research on entertainment-education. Theoretical investigations of entertainment-education should pay greater attention to the tremendous variability among entertainment-education interventions (Agenda #1) and to the various resistances to entertainment-education interventions (Agenda #2). E-E theorizing will also benefit from close investigations of the rhetorical, play, and affective aspects of E-E (Agenda #3). Further, E-E \&quot;ef-fects\&quot; research should consider employing a broader understanding of individual , group, and social-level changes (Agenda #4) and be more receptive to methodological pluralism and measurement ingenuity (Agenda #5).&quot;,&quot;issue&quot;:&quot;2&quot;,&quot;volume&quot;:&quot;12&quot;},&quot;isTemporary&quot;:false,&quot;suppress-author&quot;:false,&quot;composite&quot;:false,&quot;author-only&quot;:false}]},{&quot;citationID&quot;:&quot;MENDELEY_CITATION_d5c9024a-2638-4a71-880c-5a89231d04b0&quot;,&quot;properties&quot;:{&quot;noteIndex&quot;:0},&quot;isEdited&quot;:false,&quot;manualOverride&quot;:{&quot;isManuallyOverridden&quot;:true,&quot;citeprocText&quot;:&quot;(Bandura. A, 1971)&quot;,&quot;manualOverrideText&quot;:&quot;(Bandura. A, 1971;&quot;},&quot;citationTag&quot;:&quot;MENDELEY_CITATION_v3_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&quot;,&quot;citationItems&quot;:[{&quot;id&quot;:&quot;7219012e-9d50-3d5b-a6cd-d01d96e0ce7e&quot;,&quot;itemData&quot;:{&quot;type&quot;:&quot;article-journal&quot;,&quot;id&quot;:&quot;7219012e-9d50-3d5b-a6cd-d01d96e0ce7e&quot;,&quot;title&quot;:&quot;Social Learning Theory&quot;,&quot;author&quot;:[{&quot;family&quot;:&quot;Bandura. A&quot;,&quot;given&quot;:&quot;&quot;,&quot;parse-names&quot;:false,&quot;dropping-particle&quot;:&quot;&quot;,&quot;non-dropping-particle&quot;:&quot;&quot;}],&quot;issued&quot;:{&quot;date-parts&quot;:[[1971]]},&quot;container-title-short&quot;:&quot;&quot;},&quot;isTemporary&quot;:false,&quot;suppress-author&quot;:false,&quot;composite&quot;:false,&quot;author-only&quot;:false}]},{&quot;citationID&quot;:&quot;MENDELEY_CITATION_7fb59500-7f69-43f9-bd1e-1f09013833f5&quot;,&quot;properties&quot;:{&quot;noteIndex&quot;:0},&quot;isEdited&quot;:false,&quot;manualOverride&quot;:{&quot;isManuallyOverridden&quot;:true,&quot;citeprocText&quot;:&quot;(Bandura &amp;#38; Cervone, 1986)&quot;,&quot;manualOverrideText&quot;:&quot;Bandura &amp; Cervone, 1986;&quot;},&quot;citationTag&quot;:&quot;MENDELEY_CITATION_v3_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&quot;,&quot;citationItems&quot;:[{&quot;id&quot;:&quot;792fcfd0-fa16-35b4-b483-24b7c22a3e4d&quot;,&quot;itemData&quot;:{&quot;type&quot;:&quot;report&quot;,&quot;id&quot;:&quot;792fcfd0-fa16-35b4-b483-24b7c22a3e4d&quot;,&quot;title&quot;:&quot;Differential Engagement of Self-Reactive Influences in Cognitive Motivation&quot;,&quot;author&quot;:[{&quot;family&quot;:&quot;Bandura&quot;,&quot;given&quot;:&quot;A&quot;,&quot;parse-names&quot;:false,&quot;dropping-particle&quot;:&quot;&quot;,&quot;non-dropping-particle&quot;:&quot;&quot;},{&quot;family&quot;:&quot;Cervone&quot;,&quot;given&quot;:&quot;D&quot;,&quot;parse-names&quot;:false,&quot;dropping-particle&quot;:&quot;&quot;,&quot;non-dropping-particle&quot;:&quot;&quot;}],&quot;issued&quot;:{&quot;date-parts&quot;:[[1986]]},&quot;abstract&quot;:&quot;The present research tested the hypothesis that self-reactive influences exert differential impact on motivation as a function of the level and direction of discrepancy between a comparative standard and attainments. Subjects pursued a challenging standard in a strenuous activity and received prese-lected feedback that their effort fell either markedly, moderately, or minimally short of the standard, or that it exceeded the standard. They then recorded their perceived self-efficacy, self-evaluation, and self-set goals, whereupon their motivational level was measured. In accord with prediction, perceived self-efficacy contributes to motivation across a wide range of discrepancy conditions. Self-evaluation operates as an influential motivator only when attainments fall markedly or moderately short of a comparative standard. Self-set goals contribute to motivation at all discrepancy levels except when attainments are markedly discrepant from the standard. The relevant self-influences operating in concert at particular discrepancy levels explain a substantial amount of the variance in motivaion.&quot;,&quot;container-title-short&quot;:&quot;&quot;},&quot;isTemporary&quot;:false,&quot;suppress-author&quot;:false,&quot;composite&quot;:false,&quot;author-only&quot;:false}]},{&quot;citationID&quot;:&quot;MENDELEY_CITATION_82012d2a-d423-4aba-b7a3-22f6aeba993d&quot;,&quot;properties&quot;:{&quot;noteIndex&quot;:0},&quot;isEdited&quot;:false,&quot;manualOverride&quot;:{&quot;isManuallyOverridden&quot;:true,&quot;citeprocText&quot;:&quot;(Bandura et al., 1963)&quot;,&quot;manualOverrideText&quot;:&quot;Bandura et al., 1963)&quot;},&quot;citationTag&quot;:&quot;MENDELEY_CITATION_v3_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&quot;,&quot;citationItems&quot;:[{&quot;id&quot;:&quot;7e7a35df-a5c6-374f-af7e-298598e9732f&quot;,&quot;itemData&quot;:{&quot;type&quot;:&quot;article-journal&quot;,&quot;id&quot;:&quot;7e7a35df-a5c6-374f-af7e-298598e9732f&quot;,&quot;title&quot;:&quot;imitation of film-mediated aggressive models&quot;,&quot;author&quot;:[{&quot;family&quot;:&quot;Bandura&quot;,&quot;given&quot;:&quot;Albert&quot;,&quot;parse-names&quot;:false,&quot;dropping-particle&quot;:&quot;&quot;,&quot;non-dropping-particle&quot;:&quot;&quot;},{&quot;family&quot;:&quot;Ross&quot;,&quot;given&quot;:&quot;Dorothea&quot;,&quot;parse-names&quot;:false,&quot;dropping-particle&quot;:&quot;&quot;,&quot;non-dropping-particle&quot;:&quot;&quot;},{&quot;family&quot;:&quot;Ross&quot;,&quot;given&quot;:&quot;Sheila A&quot;,&quot;parse-names&quot;:false,&quot;dropping-particle&quot;:&quot;&quot;,&quot;non-dropping-particle&quot;:&quot;&quot;}],&quot;container-title&quot;:&quot;Journal of Abnormal and Social Psychology&quot;,&quot;container-title-short&quot;:&quot;J Abnorm Soc Psychol&quot;,&quot;issued&quot;:{&quot;date-parts&quot;:[[1963]]},&quot;page&quot;:&quot;3-11&quot;,&quot;abstract&quot;:&quot;In a test of the hypothesis that exposure of children to film-mediated aggressive models would increase the probability of Ss' aggression to subsequent frustration , 1 group of experimental Ss observed real-life aggressive models, a 2nd observed these same models portraying aggression on film, while a 3rd group viewed a film depicting an aggressive cartoon character. Following the exposure treatment, Ss were mildly frustrated and tested for the amount of imitative and nonimitative aggression in a different experimental setting. The overall results provide evidence for both the facilitating and the modeling influence of film-mediated aggressive stimulation. In addition, the findings reveal that the effects of such exposure are to some extent a function of the sex of the model, sex of the child, and the reality cues of the model.&quot;,&quot;issue&quot;:&quot;1&quot;,&quot;volume&quot;:&quot;66&quot;},&quot;isTemporary&quot;:false,&quot;suppress-author&quot;:false,&quot;composite&quot;:false,&quot;author-only&quot;:false}]},{&quot;citationID&quot;:&quot;MENDELEY_CITATION_28ab94bf-39bd-4b61-9ee6-015510697048&quot;,&quot;properties&quot;:{&quot;noteIndex&quot;:0},&quot;isEdited&quot;:false,&quot;manualOverride&quot;:{&quot;isManuallyOverridden&quot;:true,&quot;citeprocText&quot;:&quot;(Zillmann &amp;#38; Vorderer, 2000)&quot;,&quot;manualOverrideText&quot;:&quot;(Zillmann &amp; Vorderer, 2000;&quot;},&quot;citationTag&quot;:&quot;MENDELEY_CITATION_v3_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&quot;,&quot;citationItems&quot;:[{&quot;id&quot;:&quot;79322e92-9bd3-38ac-acaa-94fe1afb7199&quot;,&quot;itemData&quot;:{&quot;type&quot;:&quot;book&quot;,&quot;id&quot;:&quot;79322e92-9bd3-38ac-acaa-94fe1afb7199&quot;,&quot;title&quot;:&quot;Media entertainment: The psychology of its appeal&quot;,&quot;author&quot;:[{&quot;family&quot;:&quot;Zillmann&quot;,&quot;given&quot;:&quot;Dolf&quot;,&quot;parse-names&quot;:false,&quot;dropping-particle&quot;:&quot;&quot;,&quot;non-dropping-particle&quot;:&quot;&quot;},{&quot;family&quot;:&quot;Vorderer&quot;,&quot;given&quot;:&quot;Peter&quot;,&quot;parse-names&quot;:false,&quot;dropping-particle&quot;:&quot;&quot;,&quot;non-dropping-particle&quot;:&quot;&quot;}],&quot;issued&quot;:{&quot;date-parts&quot;:[[2000]]}},&quot;isTemporary&quot;:false,&quot;suppress-author&quot;:false,&quot;composite&quot;:false,&quot;author-only&quot;:false}]},{&quot;citationID&quot;:&quot;MENDELEY_CITATION_0b9cdf3a-947d-48f6-a4c1-b1ac8d8b08f6&quot;,&quot;properties&quot;:{&quot;noteIndex&quot;:0},&quot;isEdited&quot;:false,&quot;manualOverride&quot;:{&quot;isManuallyOverridden&quot;:true,&quot;citeprocText&quot;:&quot;(Postman, 2011)&quot;,&quot;manualOverrideText&quot;:&quot;Postman, 2011)&quot;},&quot;citationTag&quot;:&quot;MENDELEY_CITATION_v3_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&quot;,&quot;citationItems&quot;:[{&quot;id&quot;:&quot;527a7c08-80c2-3e3b-b3d6-a8b6943d8482&quot;,&quot;itemData&quot;:{&quot;type&quot;:&quot;book&quot;,&quot;id&quot;:&quot;527a7c08-80c2-3e3b-b3d6-a8b6943d8482&quot;,&quot;title&quot;:&quot;Amusing Ourselves to Death&quot;,&quot;author&quot;:[{&quot;family&quot;:&quot;Postman&quot;,&quot;given&quot;:&quot;Neil&quot;,&quot;parse-names&quot;:false,&quot;dropping-particle&quot;:&quot;&quot;,&quot;non-dropping-particle&quot;:&quot;&quot;}],&quot;issued&quot;:{&quot;date-parts&quot;:[[2011]]},&quot;publisher&quot;:&quot;Penguin USA&quot;,&quot;container-title-short&quot;:&quot;&quot;},&quot;isTemporary&quot;:false,&quot;suppress-author&quot;:false,&quot;composite&quot;:false,&quot;author-only&quot;:false}]},{&quot;citationID&quot;:&quot;MENDELEY_CITATION_3ee408f9-53ad-458a-8887-8e543981fd05&quot;,&quot;properties&quot;:{&quot;noteIndex&quot;:0},&quot;isEdited&quot;:false,&quot;manualOverride&quot;:{&quot;isManuallyOverridden&quot;:false,&quot;citeprocText&quot;:&quot;(Singhal &amp;#38; Rogers, 2002)&quot;,&quot;manualOverrideText&quot;:&quot;&quot;},&quot;citationTag&quot;:&quot;MENDELEY_CITATION_v3_eyJjaXRhdGlvbklEIjoiTUVOREVMRVlfQ0lUQVRJT05fM2VlNDA4ZjktNTNhZC00NThhLTg4ODctOGU1NDM5ODFmZDA1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quot;,&quot;citationItems&quot;:[{&quot;id&quot;:&quot;7370d36d-776e-3e6c-905d-47eb3363b3ca&quot;,&quot;itemData&quot;:{&quot;type&quot;:&quot;article-journal&quot;,&quot;id&quot;:&quot;7370d36d-776e-3e6c-905d-47eb3363b3ca&quot;,&quot;title&quot;:&quot;A Theoretical Agenda for Entertainment-Education&quot;,&quot;author&quot;:[{&quot;family&quot;:&quot;Singhal&quot;,&quot;given&quot;:&quot;Arvind&quot;,&quot;parse-names&quot;:false,&quot;dropping-particle&quot;:&quot;&quot;,&quot;non-dropping-particle&quot;:&quot;&quot;},{&quot;family&quot;:&quot;Rogers&quot;,&quot;given&quot;:&quot;Everett M&quot;,&quot;parse-names&quot;:false,&quot;dropping-particle&quot;:&quot;&quot;,&quot;non-dropping-particle&quot;:&quot;&quot;}],&quot;container-title&quot;:&quot;Communication Theory&quot;,&quot;issued&quot;:{&quot;date-parts&quot;:[[2002,5]]},&quot;page&quot;:&quot;117-135&quot;,&quot;abstract&quot;:&quot;With the growing number of entertainment-education (E-E) interventions worldwide , and the extensive evaluation research on their impacts, the time is ripe to explore in-depth the theoretical underpinnings of entertainment-education. This introductory article provides a historical background to this special issue of Communication Theory on entertainment-education, and charts a 5-pronged theoretical agenda for future research on entertainment-education. Theoretical investigations of entertainment-education should pay greater attention to the tremendous variability among entertainment-education interventions (Agenda #1) and to the various resistances to entertainment-education interventions (Agenda #2). E-E theorizing will also benefit from close investigations of the rhetorical, play, and affective aspects of E-E (Agenda #3). Further, E-E \&quot;ef-fects\&quot; research should consider employing a broader understanding of individual , group, and social-level changes (Agenda #4) and be more receptive to methodological pluralism and measurement ingenuity (Agenda #5).&quot;,&quot;issue&quot;:&quot;2&quot;,&quot;volume&quot;:&quot;12&quot;},&quot;isTemporary&quot;:false,&quot;suppress-author&quot;:false,&quot;composite&quot;:false,&quot;author-only&quot;:false}]},{&quot;citationID&quot;:&quot;MENDELEY_CITATION_9eebb489-3495-4af5-a074-c2f2d01d3178&quot;,&quot;properties&quot;:{&quot;noteIndex&quot;:0},&quot;isEdited&quot;:false,&quot;manualOverride&quot;:{&quot;isManuallyOverridden&quot;:false,&quot;citeprocText&quot;:&quot;(Wolf, 1999)&quot;,&quot;manualOverrideText&quot;:&quot;&quot;},&quot;citationTag&quot;:&quot;MENDELEY_CITATION_v3_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&quot;,&quot;citationItems&quot;:[{&quot;id&quot;:&quot;4c039e6b-5e2b-3b14-bc34-794fbd5c87df&quot;,&quot;itemData&quot;:{&quot;type&quot;:&quot;book&quot;,&quot;id&quot;:&quot;4c039e6b-5e2b-3b14-bc34-794fbd5c87df&quot;,&quot;title&quot;:&quot;The entertainment economy&quot;,&quot;author&quot;:[{&quot;family&quot;:&quot;Wolf&quot;,&quot;given&quot;:&quot;Michael J&quot;,&quot;parse-names&quot;:false,&quot;dropping-particle&quot;:&quot;&quot;,&quot;non-dropping-particle&quot;:&quot;&quot;}],&quot;issued&quot;:{&quot;date-parts&quot;:[[1999]]},&quot;publisher-place&quot;:&quot;New York&quot;,&quot;publisher&quot;:&quot;Random House&quot;,&quot;container-title-short&quot;:&quot;&quot;},&quot;isTemporary&quot;:false,&quot;suppress-author&quot;:false,&quot;composite&quot;:false,&quot;author-only&quot;:false}]},{&quot;citationID&quot;:&quot;MENDELEY_CITATION_0312dc49-9af6-4403-815e-f3cc4a6ae8a3&quot;,&quot;properties&quot;:{&quot;noteIndex&quot;:0},&quot;isEdited&quot;:false,&quot;manualOverride&quot;:{&quot;isManuallyOverridden&quot;:false,&quot;citeprocText&quot;:&quot;(Singhal &amp;#38; Rogers, 2002)&quot;,&quot;manualOverrideText&quot;:&quot;&quot;},&quot;citationTag&quot;:&quot;MENDELEY_CITATION_v3_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&quot;,&quot;citationItems&quot;:[{&quot;id&quot;:&quot;7370d36d-776e-3e6c-905d-47eb3363b3ca&quot;,&quot;itemData&quot;:{&quot;type&quot;:&quot;article-journal&quot;,&quot;id&quot;:&quot;7370d36d-776e-3e6c-905d-47eb3363b3ca&quot;,&quot;title&quot;:&quot;A Theoretical Agenda for Entertainment-Education&quot;,&quot;author&quot;:[{&quot;family&quot;:&quot;Singhal&quot;,&quot;given&quot;:&quot;Arvind&quot;,&quot;parse-names&quot;:false,&quot;dropping-particle&quot;:&quot;&quot;,&quot;non-dropping-particle&quot;:&quot;&quot;},{&quot;family&quot;:&quot;Rogers&quot;,&quot;given&quot;:&quot;Everett M&quot;,&quot;parse-names&quot;:false,&quot;dropping-particle&quot;:&quot;&quot;,&quot;non-dropping-particle&quot;:&quot;&quot;}],&quot;container-title&quot;:&quot;Communication Theory&quot;,&quot;issued&quot;:{&quot;date-parts&quot;:[[2002,5]]},&quot;page&quot;:&quot;117-135&quot;,&quot;abstract&quot;:&quot;With the growing number of entertainment-education (E-E) interventions worldwide , and the extensive evaluation research on their impacts, the time is ripe to explore in-depth the theoretical underpinnings of entertainment-education. This introductory article provides a historical background to this special issue of Communication Theory on entertainment-education, and charts a 5-pronged theoretical agenda for future research on entertainment-education. Theoretical investigations of entertainment-education should pay greater attention to the tremendous variability among entertainment-education interventions (Agenda #1) and to the various resistances to entertainment-education interventions (Agenda #2). E-E theorizing will also benefit from close investigations of the rhetorical, play, and affective aspects of E-E (Agenda #3). Further, E-E \&quot;ef-fects\&quot; research should consider employing a broader understanding of individual , group, and social-level changes (Agenda #4) and be more receptive to methodological pluralism and measurement ingenuity (Agenda #5).&quot;,&quot;issue&quot;:&quot;2&quot;,&quot;volume&quot;:&quot;12&quot;},&quot;isTemporary&quot;:false,&quot;suppress-author&quot;:false,&quot;composite&quot;:false,&quot;author-only&quot;:false}]},{&quot;citationID&quot;:&quot;MENDELEY_CITATION_67913318-318d-45ed-8fbd-0512f06101c1&quot;,&quot;properties&quot;:{&quot;noteIndex&quot;:0},&quot;isEdited&quot;:false,&quot;manualOverride&quot;:{&quot;isManuallyOverridden&quot;:false,&quot;citeprocText&quot;:&quot;(Katz &amp;#38; Foulkes, 1962)&quot;,&quot;manualOverrideText&quot;:&quot;&quot;},&quot;citationTag&quot;:&quot;MENDELEY_CITATION_v3_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&quot;,&quot;citationItems&quot;:[{&quot;id&quot;:&quot;db2778b9-b00b-3c99-8c54-7438e71a2b2d&quot;,&quot;itemData&quot;:{&quot;type&quot;:&quot;article-journal&quot;,&quot;id&quot;:&quot;db2778b9-b00b-3c99-8c54-7438e71a2b2d&quot;,&quot;title&quot;:&quot;On the use of the mass media as \&quot;escape\&quot;: Clarification of a concept&quot;,&quot;author&quot;:[{&quot;family&quot;:&quot;Katz&quot;,&quot;given&quot;:&quot;Elihu&quot;,&quot;parse-names&quot;:false,&quot;dropping-particle&quot;:&quot;&quot;,&quot;non-dropping-particle&quot;:&quot;&quot;},{&quot;family&quot;:&quot;Foulkes&quot;,&quot;given&quot;:&quot;David&quot;,&quot;parse-names&quot;:false,&quot;dropping-particle&quot;:&quot;&quot;,&quot;non-dropping-particle&quot;:&quot;&quot;}],&quot;container-title&quot;:&quot;Public Opinion Quarterly&quot;,&quot;container-title-short&quot;:&quot;Public Opin Q&quot;,&quot;DOI&quot;:&quot;10.1086/267111&quot;,&quot;URL&quot;:&quot;https://academic.oup.com/poq/article-abstract/26/3/377/1890038&quot;,&quot;issued&quot;:{&quot;date-parts&quot;:[[1962]]},&quot;page&quot;:&quot;377-388&quot;,&quot;volume&quot;:&quot;26&quot;},&quot;isTemporary&quot;:false,&quot;suppress-author&quot;:false,&quot;composite&quot;:false,&quot;author-only&quot;:false}]},{&quot;citationID&quot;:&quot;MENDELEY_CITATION_f2d73643-8871-4563-8896-20a2c9b8aea0&quot;,&quot;properties&quot;:{&quot;noteIndex&quot;:0},&quot;isEdited&quot;:false,&quot;manualOverride&quot;:{&quot;isManuallyOverridden&quot;:false,&quot;citeprocText&quot;:&quot;(Green &amp;#38; Brock, 2000)&quot;,&quot;manualOverrideText&quot;:&quot;&quot;},&quot;citationTag&quot;:&quot;MENDELEY_CITATION_v3_eyJjaXRhdGlvbklEIjoiTUVOREVMRVlfQ0lUQVRJT05fZjJkNzM2NDMtODg3MS00NTYzLTg4OTYtMjBhMmM5YjhhZWEw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quot;,&quot;citationItems&quot;:[{&quot;id&quot;:&quot;fd4724c2-01c6-3de7-8c96-150258b51b04&quot;,&quot;itemData&quot;:{&quot;type&quot;:&quot;article-journal&quot;,&quot;id&quot;:&quot;fd4724c2-01c6-3de7-8c96-150258b51b04&quot;,&quot;title&quot;:&quot;The role of transportation in the persuasiveness of public narratives&quot;,&quot;author&quot;:[{&quot;family&quot;:&quot;Green&quot;,&quot;given&quot;:&quot;Melanie C.&quot;,&quot;parse-names&quot;:false,&quot;dropping-particle&quot;:&quot;&quot;,&quot;non-dropping-particle&quot;:&quot;&quot;},{&quot;family&quot;:&quot;Brock&quot;,&quot;given&quot;:&quot;Timothy C.&quot;,&quot;parse-names&quot;:false,&quot;dropping-particle&quot;:&quot;&quot;,&quot;non-dropping-particle&quot;:&quot;&quot;}],&quot;container-title&quot;:&quot;Journal of Personality and Social Psychology&quot;,&quot;container-title-short&quot;:&quot;J Pers Soc Psychol&quot;,&quot;DOI&quot;:&quot;10.1037/0022-3514.79.5.701&quot;,&quot;ISSN&quot;:&quot;00223514&quot;,&quot;PMID&quot;:&quot;11079236&quot;,&quot;issued&quot;:{&quot;date-parts&quot;:[[2000]]},&quot;page&quot;:&quot;701-721&quot;,&quot;abstract&quot;:&quot;Transportation was proposed as a mechanism whereby narratives can affect beliefs. Defined as absorption into a story, transportation entails imagery, affect, and attentional focus. A transportation scale was developed and validated. Experiment 1 (N = 97) demonstrated that extent of transportation augmented story-consistent beliefs and favorable evaluations of protagonists. Experiment 2 (N = 69) showed that highly transported readers found fewer false notes in a story than less-transported readers. Experiments 3 (N = 274) and 4(N = 258) again replicated the effects of transportation on beliefs and evaluations; in the latter study, transportation was directly manipulated by using processing instructions. Reduced transportation led to reduced story-consistent beliefs and evaluations. The studies also showed that transportation and corresponding beliefs were generally unaffected by labeling a story as fact or as fiction.&quot;,&quot;publisher&quot;:&quot;American Psychological Association Inc.&quot;,&quot;issue&quot;:&quot;5&quot;,&quot;volume&quot;:&quot;79&quot;},&quot;isTemporary&quot;:false,&quot;suppress-author&quot;:false,&quot;composite&quot;:false,&quot;author-only&quot;:false}]},{&quot;citationID&quot;:&quot;MENDELEY_CITATION_f64c0f6b-d415-45e5-9148-751943bff7ad&quot;,&quot;properties&quot;:{&quot;noteIndex&quot;:0},&quot;isEdited&quot;:false,&quot;manualOverride&quot;:{&quot;isManuallyOverridden&quot;:true,&quot;citeprocText&quot;:&quot;(Green &amp;#38; Brock, 2000)&quot;,&quot;manualOverrideText&quot;:&quot;(Green &amp; Brock, 2000;&quot;},&quot;citationTag&quot;:&quot;MENDELEY_CITATION_v3_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&quot;,&quot;citationItems&quot;:[{&quot;id&quot;:&quot;fd4724c2-01c6-3de7-8c96-150258b51b04&quot;,&quot;itemData&quot;:{&quot;type&quot;:&quot;article-journal&quot;,&quot;id&quot;:&quot;fd4724c2-01c6-3de7-8c96-150258b51b04&quot;,&quot;title&quot;:&quot;The role of transportation in the persuasiveness of public narratives&quot;,&quot;author&quot;:[{&quot;family&quot;:&quot;Green&quot;,&quot;given&quot;:&quot;Melanie C.&quot;,&quot;parse-names&quot;:false,&quot;dropping-particle&quot;:&quot;&quot;,&quot;non-dropping-particle&quot;:&quot;&quot;},{&quot;family&quot;:&quot;Brock&quot;,&quot;given&quot;:&quot;Timothy C.&quot;,&quot;parse-names&quot;:false,&quot;dropping-particle&quot;:&quot;&quot;,&quot;non-dropping-particle&quot;:&quot;&quot;}],&quot;container-title&quot;:&quot;Journal of Personality and Social Psychology&quot;,&quot;container-title-short&quot;:&quot;J Pers Soc Psychol&quot;,&quot;DOI&quot;:&quot;10.1037/0022-3514.79.5.701&quot;,&quot;ISSN&quot;:&quot;00223514&quot;,&quot;PMID&quot;:&quot;11079236&quot;,&quot;issued&quot;:{&quot;date-parts&quot;:[[2000]]},&quot;page&quot;:&quot;701-721&quot;,&quot;abstract&quot;:&quot;Transportation was proposed as a mechanism whereby narratives can affect beliefs. Defined as absorption into a story, transportation entails imagery, affect, and attentional focus. A transportation scale was developed and validated. Experiment 1 (N = 97) demonstrated that extent of transportation augmented story-consistent beliefs and favorable evaluations of protagonists. Experiment 2 (N = 69) showed that highly transported readers found fewer false notes in a story than less-transported readers. Experiments 3 (N = 274) and 4(N = 258) again replicated the effects of transportation on beliefs and evaluations; in the latter study, transportation was directly manipulated by using processing instructions. Reduced transportation led to reduced story-consistent beliefs and evaluations. The studies also showed that transportation and corresponding beliefs were generally unaffected by labeling a story as fact or as fiction.&quot;,&quot;publisher&quot;:&quot;American Psychological Association Inc.&quot;,&quot;issue&quot;:&quot;5&quot;,&quot;volume&quot;:&quot;79&quot;},&quot;isTemporary&quot;:false,&quot;suppress-author&quot;:false,&quot;composite&quot;:false,&quot;author-only&quot;:false}]},{&quot;citationID&quot;:&quot;MENDELEY_CITATION_4eb08e7a-8707-4517-8748-de842f5f8eab&quot;,&quot;properties&quot;:{&quot;noteIndex&quot;:0},&quot;isEdited&quot;:false,&quot;manualOverride&quot;:{&quot;isManuallyOverridden&quot;:true,&quot;citeprocText&quot;:&quot;(Green, 2004)&quot;,&quot;manualOverrideText&quot;:&quot;Green, 2004)&quot;},&quot;citationTag&quot;:&quot;MENDELEY_CITATION_v3_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&quot;,&quot;citationItems&quot;:[{&quot;id&quot;:&quot;5bbfbd3b-90a7-39f4-ba4e-bb0fb71c21cb&quot;,&quot;itemData&quot;:{&quot;type&quot;:&quot;chapter&quot;,&quot;id&quot;:&quot;5bbfbd3b-90a7-39f4-ba4e-bb0fb71c21cb&quot;,&quot;title&quot;:&quot;Transportation into narrative worlds: The role of prior knowledge and perceived realism&quot;,&quot;author&quot;:[{&quot;family&quot;:&quot;Green&quot;,&quot;given&quot;:&quot;Melanie C.&quot;,&quot;parse-names&quot;:false,&quot;dropping-particle&quot;:&quot;&quot;,&quot;non-dropping-particle&quot;:&quot;&quot;}],&quot;container-title&quot;:&quot;The Effects of Personal Involvement in Narrative Discourse: A Special Issue of Discourse Processes&quot;,&quot;DOI&quot;:&quot;10.1207/s15326950dp3802_5&quot;,&quot;ISBN&quot;:&quot;9781135480905&quot;,&quot;ISSN&quot;:&quot;0163-853X&quot;,&quot;issued&quot;:{&quot;date-parts&quot;:[[2004,5,22]]},&quot;page&quot;:&quot;247-266&quot;,&quot;publisher&quot;:&quot;Taylor and Francis&quot;,&quot;container-title-short&quot;:&quot;&quot;},&quot;isTemporary&quot;:false,&quot;suppress-author&quot;:false,&quot;composite&quot;:false,&quot;author-only&quot;:false}]},{&quot;citationID&quot;:&quot;MENDELEY_CITATION_acb17ba8-61bc-41b1-b676-8d7ab2c25033&quot;,&quot;properties&quot;:{&quot;noteIndex&quot;:0},&quot;isEdited&quot;:false,&quot;manualOverride&quot;:{&quot;isManuallyOverridden&quot;:false,&quot;citeprocText&quot;:&quot;(Green, 2004)&quot;,&quot;manualOverrideText&quot;:&quot;&quot;},&quot;citationTag&quot;:&quot;MENDELEY_CITATION_v3_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&quot;,&quot;citationItems&quot;:[{&quot;id&quot;:&quot;5bbfbd3b-90a7-39f4-ba4e-bb0fb71c21cb&quot;,&quot;itemData&quot;:{&quot;type&quot;:&quot;chapter&quot;,&quot;id&quot;:&quot;5bbfbd3b-90a7-39f4-ba4e-bb0fb71c21cb&quot;,&quot;title&quot;:&quot;Transportation into narrative worlds: The role of prior knowledge and perceived realism&quot;,&quot;author&quot;:[{&quot;family&quot;:&quot;Green&quot;,&quot;given&quot;:&quot;Melanie C.&quot;,&quot;parse-names&quot;:false,&quot;dropping-particle&quot;:&quot;&quot;,&quot;non-dropping-particle&quot;:&quot;&quot;}],&quot;container-title&quot;:&quot;The Effects of Personal Involvement in Narrative Discourse: A Special Issue of Discourse Processes&quot;,&quot;DOI&quot;:&quot;10.1207/s15326950dp3802_5&quot;,&quot;ISBN&quot;:&quot;9781135480905&quot;,&quot;ISSN&quot;:&quot;0163-853X&quot;,&quot;issued&quot;:{&quot;date-parts&quot;:[[2004,5,22]]},&quot;page&quot;:&quot;247-266&quot;,&quot;publisher&quot;:&quot;Taylor and Francis&quot;,&quot;container-title-short&quot;:&quot;&quot;},&quot;isTemporary&quot;:false,&quot;suppress-author&quot;:false,&quot;composite&quot;:false,&quot;author-only&quot;:false}]},{&quot;citationID&quot;:&quot;MENDELEY_CITATION_c19c9a1f-1e59-477b-9a33-79a4f3457962&quot;,&quot;properties&quot;:{&quot;noteIndex&quot;:0},&quot;isEdited&quot;:false,&quot;manualOverride&quot;:{&quot;isManuallyOverridden&quot;:false,&quot;citeprocText&quot;:&quot;(Green &amp;#38; Brock, 2000)&quot;,&quot;manualOverrideText&quot;:&quot;&quot;},&quot;citationTag&quot;:&quot;MENDELEY_CITATION_v3_eyJjaXRhdGlvbklEIjoiTUVOREVMRVlfQ0lUQVRJT05fYzE5YzlhMWYtMWU1OS00NzdiLTlhMzMtNzlhNGYzNDU3OTYy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quot;,&quot;citationItems&quot;:[{&quot;id&quot;:&quot;fd4724c2-01c6-3de7-8c96-150258b51b04&quot;,&quot;itemData&quot;:{&quot;type&quot;:&quot;article-journal&quot;,&quot;id&quot;:&quot;fd4724c2-01c6-3de7-8c96-150258b51b04&quot;,&quot;title&quot;:&quot;The role of transportation in the persuasiveness of public narratives&quot;,&quot;author&quot;:[{&quot;family&quot;:&quot;Green&quot;,&quot;given&quot;:&quot;Melanie C.&quot;,&quot;parse-names&quot;:false,&quot;dropping-particle&quot;:&quot;&quot;,&quot;non-dropping-particle&quot;:&quot;&quot;},{&quot;family&quot;:&quot;Brock&quot;,&quot;given&quot;:&quot;Timothy C.&quot;,&quot;parse-names&quot;:false,&quot;dropping-particle&quot;:&quot;&quot;,&quot;non-dropping-particle&quot;:&quot;&quot;}],&quot;container-title&quot;:&quot;Journal of Personality and Social Psychology&quot;,&quot;container-title-short&quot;:&quot;J Pers Soc Psychol&quot;,&quot;DOI&quot;:&quot;10.1037/0022-3514.79.5.701&quot;,&quot;ISSN&quot;:&quot;00223514&quot;,&quot;PMID&quot;:&quot;11079236&quot;,&quot;issued&quot;:{&quot;date-parts&quot;:[[2000]]},&quot;page&quot;:&quot;701-721&quot;,&quot;abstract&quot;:&quot;Transportation was proposed as a mechanism whereby narratives can affect beliefs. Defined as absorption into a story, transportation entails imagery, affect, and attentional focus. A transportation scale was developed and validated. Experiment 1 (N = 97) demonstrated that extent of transportation augmented story-consistent beliefs and favorable evaluations of protagonists. Experiment 2 (N = 69) showed that highly transported readers found fewer false notes in a story than less-transported readers. Experiments 3 (N = 274) and 4(N = 258) again replicated the effects of transportation on beliefs and evaluations; in the latter study, transportation was directly manipulated by using processing instructions. Reduced transportation led to reduced story-consistent beliefs and evaluations. The studies also showed that transportation and corresponding beliefs were generally unaffected by labeling a story as fact or as fiction.&quot;,&quot;publisher&quot;:&quot;American Psychological Association Inc.&quot;,&quot;issue&quot;:&quot;5&quot;,&quot;volume&quot;:&quot;79&quot;},&quot;isTemporary&quot;:false,&quot;suppress-author&quot;:false,&quot;composite&quot;:false,&quot;author-only&quot;:false}]},{&quot;citationID&quot;:&quot;MENDELEY_CITATION_4797d80d-d05f-4506-9b45-12925c5caaf5&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NDc5N2Q4MGQtZDA1Zi00NTA2LTliNDUtMTI5MjVjNWNhYWY1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234be138-a278-4b64-b37c-bc1e76178095&quot;,&quot;properties&quot;:{&quot;noteIndex&quot;:0},&quot;isEdited&quot;:false,&quot;manualOverride&quot;:{&quot;isManuallyOverridden&quot;:false,&quot;citeprocText&quot;:&quot;(Fisch, 2000)&quot;,&quot;manualOverrideText&quot;:&quot;&quot;},&quot;citationTag&quot;:&quot;MENDELEY_CITATION_v3_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&quot;,&quot;citationItems&quot;:[{&quot;id&quot;:&quot;a3c8c9af-b387-3c0b-88a5-029aeaf621c0&quot;,&quot;itemData&quot;:{&quot;type&quot;:&quot;article-journal&quot;,&quot;id&quot;:&quot;a3c8c9af-b387-3c0b-88a5-029aeaf621c0&quot;,&quot;title&quot;:&quot;A Capacity Model of Children's Comprehension of Educational Content on Television&quot;,&quot;author&quot;:[{&quot;family&quot;:&quot;Fisch&quot;,&quot;given&quot;:&quot;Shalom M.&quot;,&quot;parse-names&quot;:false,&quot;dropping-particle&quot;:&quot;&quot;,&quot;non-dropping-particle&quot;:&quot;&quot;}],&quot;container-title&quot;:&quot;Media Psychology&quot;,&quot;container-title-short&quot;:&quot;Media Psychol&quot;,&quot;DOI&quot;:&quot;10.1207/S1532785XMEP0201_4&quot;,&quot;ISSN&quot;:&quot;15213269&quot;,&quot;issued&quot;:{&quot;date-parts&quot;:[[2000]]},&quot;page&quot;:&quot;63-91&quot;,&quot;abstract&quot;:&quot;Many studies have shown that children of various ages learn from educational television, but they have not explained how children extract and comprehend educational content from these television programs. This paper proposes a model (the capacity model) that focuses on children's allocation of working memory resources while watching television. The model consists of a theoretical construct with three basic components (processing of narrative, processing of educational content, and distance, that is, the degree to which the educational content is integral or tangential to the narrative), plus several governing principles that determine the allocation of resources between narrative and educational content. A review of empirical research points to characteristics of both television programs and viewers that affect the allocation of resources under the model, as well as developmental influences on the relevant processing. Finally, implications for the production of effective educational television are discussed.&quot;,&quot;publisher&quot;:&quot;Routledge&quot;,&quot;issue&quot;:&quot;1&quot;,&quot;volume&quot;:&quot;2&quot;},&quot;isTemporary&quot;:false,&quot;suppress-author&quot;:false,&quot;composite&quot;:false,&quot;author-only&quot;:false}]},{&quot;citationID&quot;:&quot;MENDELEY_CITATION_be226599-c074-4038-afa1-625f347908dc&quot;,&quot;properties&quot;:{&quot;noteIndex&quot;:0},&quot;isEdited&quot;:false,&quot;manualOverride&quot;:{&quot;isManuallyOverridden&quot;:false,&quot;citeprocText&quot;:&quot;(Seo et al., 2018)&quot;,&quot;manualOverrideText&quot;:&quot;&quot;},&quot;citationTag&quot;:&quot;MENDELEY_CITATION_v3_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&quot;,&quot;citationItems&quot;:[{&quot;id&quot;:&quot;5002af5e-bf9b-30dc-ac13-59c278104812&quot;,&quot;itemData&quot;:{&quot;type&quot;:&quot;article-journal&quot;,&quot;id&quot;:&quot;5002af5e-bf9b-30dc-ac13-59c278104812&quot;,&quot;title&quot;:&quot;Narrative Transportation and Paratextual Features of Social Media in Viral Advertising&quot;,&quot;author&quot;:[{&quot;family&quot;:&quot;Seo&quot;,&quot;given&quot;:&quot;Yuri&quot;,&quot;parse-names&quot;:false,&quot;dropping-particle&quot;:&quot;&quot;,&quot;non-dropping-particle&quot;:&quot;&quot;},{&quot;family&quot;:&quot;Li&quot;,&quot;given&quot;:&quot;Xiaozhu&quot;,&quot;parse-names&quot;:false,&quot;dropping-particle&quot;:&quot;&quot;,&quot;non-dropping-particle&quot;:&quot;&quot;},{&quot;family&quot;:&quot;Choi&quot;,&quot;given&quot;:&quot;Yung Kyun&quot;,&quot;parse-names&quot;:false,&quot;dropping-particle&quot;:&quot;&quot;,&quot;non-dropping-particle&quot;:&quot;&quot;},{&quot;family&quot;:&quot;Yoon&quot;,&quot;given&quot;:&quot;Sukki&quot;,&quot;parse-names&quot;:false,&quot;dropping-particle&quot;:&quot;&quot;,&quot;non-dropping-particle&quot;:&quot;&quot;}],&quot;container-title&quot;:&quot;Journal of Advertising&quot;,&quot;container-title-short&quot;:&quot;J Advert&quot;,&quot;DOI&quot;:&quot;10.1080/00913367.2017.1405752&quot;,&quot;ISSN&quot;:&quot;00913367&quot;,&quot;issued&quot;:{&quot;date-parts&quot;:[[2018,1,2]]},&quot;page&quot;:&quot;83-95&quot;,&quot;abstract&quot;:&quot;This study establishes that the experience of narrative transportation has a positive influence on viral advertising. The relative strength of this relationship, however, depends on several boundary conditions associated with the paratextual features of social networking service (SNS) environments. Specifically, it is stronger if the senders and intended receivers have personal ties. Moreover, the influence of narrative transportation is negatively moderated by advertising disclosure that elicits persuasion knowledge. Finally, the negative effect of persuasion knowledge is reduced if the ad appears with a higher number of “likes,” which increases social proof for viral ads. Implications regarding viral advertising and social media behaviors are discussed.&quot;,&quot;publisher&quot;:&quot;Routledge&quot;,&quot;issue&quot;:&quot;1&quot;,&quot;volume&quot;:&quot;47&quot;},&quot;isTemporary&quot;:false,&quot;suppress-author&quot;:false,&quot;composite&quot;:false,&quot;author-only&quot;:false}]},{&quot;citationID&quot;:&quot;MENDELEY_CITATION_75608597-c262-415c-b40d-a6605e579855&quot;,&quot;properties&quot;:{&quot;noteIndex&quot;:0},&quot;isEdited&quot;:false,&quot;manualOverride&quot;:{&quot;isManuallyOverridden&quot;:false,&quot;citeprocText&quot;:&quot;(Green, 2004)&quot;,&quot;manualOverrideText&quot;:&quot;&quot;},&quot;citationTag&quot;:&quot;MENDELEY_CITATION_v3_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&quot;,&quot;citationItems&quot;:[{&quot;id&quot;:&quot;5bbfbd3b-90a7-39f4-ba4e-bb0fb71c21cb&quot;,&quot;itemData&quot;:{&quot;type&quot;:&quot;chapter&quot;,&quot;id&quot;:&quot;5bbfbd3b-90a7-39f4-ba4e-bb0fb71c21cb&quot;,&quot;title&quot;:&quot;Transportation into narrative worlds: The role of prior knowledge and perceived realism&quot;,&quot;author&quot;:[{&quot;family&quot;:&quot;Green&quot;,&quot;given&quot;:&quot;Melanie C.&quot;,&quot;parse-names&quot;:false,&quot;dropping-particle&quot;:&quot;&quot;,&quot;non-dropping-particle&quot;:&quot;&quot;}],&quot;container-title&quot;:&quot;The Effects of Personal Involvement in Narrative Discourse: A Special Issue of Discourse Processes&quot;,&quot;DOI&quot;:&quot;10.1207/s15326950dp3802_5&quot;,&quot;ISBN&quot;:&quot;9781135480905&quot;,&quot;ISSN&quot;:&quot;0163-853X&quot;,&quot;issued&quot;:{&quot;date-parts&quot;:[[2004,5,22]]},&quot;page&quot;:&quot;247-266&quot;,&quot;publisher&quot;:&quot;Taylor and Francis&quot;,&quot;container-title-short&quot;:&quot;&quot;},&quot;isTemporary&quot;:false,&quot;suppress-author&quot;:false,&quot;composite&quot;:false,&quot;author-only&quot;:false}]},{&quot;citationID&quot;:&quot;MENDELEY_CITATION_d00bcafe-97ef-4bea-bba9-a2d9dbd7b122&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ZDAwYmNhZmUtOTdlZi00YmVhLWJiYTktYTJkOWRiZDdiMTI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cbf7f802-2be1-44f6-b902-89caa6294d7a&quot;,&quot;properties&quot;:{&quot;noteIndex&quot;:0},&quot;isEdited&quot;:false,&quot;manualOverride&quot;:{&quot;isManuallyOverridden&quot;:false,&quot;citeprocText&quot;:&quot;(Green &amp;#38; Brock, 2000)&quot;,&quot;manualOverrideText&quot;:&quot;&quot;},&quot;citationTag&quot;:&quot;MENDELEY_CITATION_v3_eyJjaXRhdGlvbklEIjoiTUVOREVMRVlfQ0lUQVRJT05fY2JmN2Y4MDItMmJlMS00NGY2LWI5MDItODljYWE2Mjk0ZDdh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quot;,&quot;citationItems&quot;:[{&quot;id&quot;:&quot;fd4724c2-01c6-3de7-8c96-150258b51b04&quot;,&quot;itemData&quot;:{&quot;type&quot;:&quot;article-journal&quot;,&quot;id&quot;:&quot;fd4724c2-01c6-3de7-8c96-150258b51b04&quot;,&quot;title&quot;:&quot;The role of transportation in the persuasiveness of public narratives&quot;,&quot;author&quot;:[{&quot;family&quot;:&quot;Green&quot;,&quot;given&quot;:&quot;Melanie C.&quot;,&quot;parse-names&quot;:false,&quot;dropping-particle&quot;:&quot;&quot;,&quot;non-dropping-particle&quot;:&quot;&quot;},{&quot;family&quot;:&quot;Brock&quot;,&quot;given&quot;:&quot;Timothy C.&quot;,&quot;parse-names&quot;:false,&quot;dropping-particle&quot;:&quot;&quot;,&quot;non-dropping-particle&quot;:&quot;&quot;}],&quot;container-title&quot;:&quot;Journal of Personality and Social Psychology&quot;,&quot;container-title-short&quot;:&quot;J Pers Soc Psychol&quot;,&quot;DOI&quot;:&quot;10.1037/0022-3514.79.5.701&quot;,&quot;ISSN&quot;:&quot;00223514&quot;,&quot;PMID&quot;:&quot;11079236&quot;,&quot;issued&quot;:{&quot;date-parts&quot;:[[2000]]},&quot;page&quot;:&quot;701-721&quot;,&quot;abstract&quot;:&quot;Transportation was proposed as a mechanism whereby narratives can affect beliefs. Defined as absorption into a story, transportation entails imagery, affect, and attentional focus. A transportation scale was developed and validated. Experiment 1 (N = 97) demonstrated that extent of transportation augmented story-consistent beliefs and favorable evaluations of protagonists. Experiment 2 (N = 69) showed that highly transported readers found fewer false notes in a story than less-transported readers. Experiments 3 (N = 274) and 4(N = 258) again replicated the effects of transportation on beliefs and evaluations; in the latter study, transportation was directly manipulated by using processing instructions. Reduced transportation led to reduced story-consistent beliefs and evaluations. The studies also showed that transportation and corresponding beliefs were generally unaffected by labeling a story as fact or as fiction.&quot;,&quot;publisher&quot;:&quot;American Psychological Association Inc.&quot;,&quot;issue&quot;:&quot;5&quot;,&quot;volume&quot;:&quot;79&quot;},&quot;isTemporary&quot;:false,&quot;suppress-author&quot;:false,&quot;composite&quot;:false,&quot;author-only&quot;:false}]},{&quot;citationID&quot;:&quot;MENDELEY_CITATION_1b9ad779-4e62-4794-bdc8-5f78ef7cd2db&quot;,&quot;properties&quot;:{&quot;noteIndex&quot;:0},&quot;isEdited&quot;:false,&quot;manualOverride&quot;:{&quot;isManuallyOverridden&quot;:false,&quot;citeprocText&quot;:&quot;(Van Laer et al., 2014)&quot;,&quot;manualOverrideText&quot;:&quot;&quot;},&quot;citationTag&quot;:&quot;MENDELEY_CITATION_v3_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&quot;,&quot;citationItems&quot;:[{&quot;id&quot;:&quot;9d0fdea4-05cb-3db5-9ee5-0896e0197fce&quot;,&quot;itemData&quot;:{&quot;type&quot;:&quot;article-journal&quot;,&quot;id&quot;:&quot;9d0fdea4-05cb-3db5-9ee5-0896e0197fce&quot;,&quot;title&quot;:&quot;The extended transportation-imagery model: A meta-analysis of the antecedents and consequences of consumers' narrative transportation&quot;,&quot;author&quot;:[{&quot;family&quot;:&quot;Laer&quot;,&quot;given&quot;:&quot;Tom&quot;,&quot;parse-names&quot;:false,&quot;dropping-particle&quot;:&quot;&quot;,&quot;non-dropping-particle&quot;:&quot;Van&quot;},{&quot;family&quot;:&quot;Ruyter&quot;,&quot;given&quot;:&quot;Ko&quot;,&quot;parse-names&quot;:false,&quot;dropping-particle&quot;:&quot;&quot;,&quot;non-dropping-particle&quot;:&quot;De&quot;},{&quot;family&quot;:&quot;Visconti&quot;,&quot;given&quot;:&quot;Luca M.&quot;,&quot;parse-names&quot;:false,&quot;dropping-particle&quot;:&quot;&quot;,&quot;non-dropping-particle&quot;:&quot;&quot;},{&quot;family&quot;:&quot;Wetzels&quot;,&quot;given&quot;:&quot;Martin&quot;,&quot;parse-names&quot;:false,&quot;dropping-particle&quot;:&quot;&quot;,&quot;non-dropping-particle&quot;:&quot;&quot;}],&quot;container-title&quot;:&quot;Journal of Consumer Research&quot;,&quot;DOI&quot;:&quot;10.1086/673383&quot;,&quot;ISSN&quot;:&quot;00935301&quot;,&quot;issued&quot;:{&quot;date-parts&quot;:[[2014,2]]},&quot;page&quot;:&quot;797-817&quot;,&quot;abstract&quot;:&quot;Stories, and their ability to transport their audience, constitute a central part of human life and consumption experience. Integrating previous literature derived from fields as diverse as anthropology, marketing, psychology, communication, consumer, and literary studies, this article offers a review of two decades worth of research on narrative transportation, the phenomenon in which consumers mentally enter a world that a story evokes. Despite the relevance of narrative transportation for storytelling and narrative persuasion, extant contributions seem to lack systematization. The authors conceive the extended transportation-imagery model, which provides not only a comprehensive model that includes the antecedents and consequences of narrative transportation but also a multidisciplinary framework in which cognitive psychology and consumer culture theory cross-fertilize this field of inquiry. The authors test the model using a quantitative metaanalysis of 132 effect sizes of narrative transportation from 76 published and unpublished articles and identify fruitful directions for further research. © 2013 by JOURNAL OF CONSUMER RESEARCH, Inc.&quot;,&quot;issue&quot;:&quot;5&quot;,&quot;volume&quot;:&quot;40&quot;,&quot;container-title-short&quot;:&quot;&quot;},&quot;isTemporary&quot;:false,&quot;suppress-author&quot;:false,&quot;composite&quot;:false,&quot;author-only&quot;:false}]},{&quot;citationID&quot;:&quot;MENDELEY_CITATION_b2211d14-db4b-41c0-82e0-cbf668b82418&quot;,&quot;properties&quot;:{&quot;noteIndex&quot;:0},&quot;isEdited&quot;:false,&quot;manualOverride&quot;:{&quot;isManuallyOverridden&quot;:false,&quot;citeprocText&quot;:&quot;(Cohen, 2001)&quot;,&quot;manualOverrideText&quot;:&quot;&quot;},&quot;citationTag&quot;:&quot;MENDELEY_CITATION_v3_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&quot;,&quot;citationItems&quot;:[{&quot;id&quot;:&quot;7a66f67e-19ad-33d4-8d2a-32281cd4dca3&quot;,&quot;itemData&quot;:{&quot;type&quot;:&quot;article-journal&quot;,&quot;id&quot;:&quot;7a66f67e-19ad-33d4-8d2a-32281cd4dca3&quot;,&quot;title&quot;:&quot;Defining Identification: A Theoretical Look at the Identification of Audiences With Media Characters&quot;,&quot;author&quot;:[{&quot;family&quot;:&quot;Cohen&quot;,&quot;given&quot;:&quot;Jonathan&quot;,&quot;parse-names&quot;:false,&quot;dropping-particle&quot;:&quot;&quot;,&quot;non-dropping-particle&quot;:&quot;&quot;}],&quot;container-title&quot;:&quot;Mass Communication and Society&quot;,&quot;container-title-short&quot;:&quot;Mass Commun Soc&quot;,&quot;DOI&quot;:&quot;10.1207/s15327825mcs0403_01&quot;,&quot;ISSN&quot;:&quot;1520-5436&quot;,&quot;issued&quot;:{&quot;date-parts&quot;:[[2001,8]]},&quot;page&quot;:&quot;245-264&quot;,&quot;abstract&quot;:&quot;In this article I argue that although the notion of identification with media characters is widely discussed in media research, it has not been carefully conceptualized or rig- orously tested in empirical audience studies. This study presents a theoretical discus- sion of identification, including a definition of identification and a discussion of the consequences of identification with media characters for the development of identity and socialization processes. It is suggested that a useful distinction can be made be- tween identification and other types of reactions that media audiences have to media characters. A critical look at media research involving identification exposes the in- herent conceptual problems in this research and leads to hypotheses regarding the antecedents and consequences of identification with media characters. The impor- tance of a theory of identification to media research and communication research, more broadly, is presented.&quot;,&quot;publisher&quot;:&quot;Informa UK Limited&quot;,&quot;issue&quot;:&quot;3&quot;,&quot;volume&quot;:&quot;4&quot;},&quot;isTemporary&quot;:false,&quot;suppress-author&quot;:false,&quot;composite&quot;:false,&quot;author-only&quot;:false}]},{&quot;citationID&quot;:&quot;MENDELEY_CITATION_e4fe68cc-2d21-4841-b6bc-c120d0c42ac6&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ZTRmZTY4Y2MtMmQyMS00ODQxLWI2YmMtYzEyMGQwYzQyYWM2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7a81a209-9302-4cd2-81de-73e6cbb6e598&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N2E4MWEyMDktOTMwMi00Y2QyLTgxZGUtNzNlNmNiYjZlNTk4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9b259194-5a5f-445d-93a1-fd519a7aa8cb&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OWIyNTkxOTQtNWE1Zi00NDVkLTkzYTEtZmQ1MTlhN2FhOGNi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99fda6d4-ecda-412f-8f87-889110a48497&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OTlmZGE2ZDQtZWNkYS00MTJmLThmODctODg5MTEwYTQ4NDk3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7c970e22-1c35-4d47-af40-c7b3d5a802ec&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N2M5NzBlMjItMWMzNS00ZDQ3LWFmNDAtYzdiM2Q1YTgwMmVj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f99aa18f-1c52-4f86-a025-e835962ef2ae&quot;,&quot;properties&quot;:{&quot;noteIndex&quot;:0},&quot;isEdited&quot;:false,&quot;manualOverride&quot;:{&quot;isManuallyOverridden&quot;:false,&quot;citeprocText&quot;:&quot;(Fisch, 2000)&quot;,&quot;manualOverrideText&quot;:&quot;&quot;},&quot;citationTag&quot;:&quot;MENDELEY_CITATION_v3_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&quot;,&quot;citationItems&quot;:[{&quot;id&quot;:&quot;a3c8c9af-b387-3c0b-88a5-029aeaf621c0&quot;,&quot;itemData&quot;:{&quot;type&quot;:&quot;article-journal&quot;,&quot;id&quot;:&quot;a3c8c9af-b387-3c0b-88a5-029aeaf621c0&quot;,&quot;title&quot;:&quot;A Capacity Model of Children's Comprehension of Educational Content on Television&quot;,&quot;author&quot;:[{&quot;family&quot;:&quot;Fisch&quot;,&quot;given&quot;:&quot;Shalom M.&quot;,&quot;parse-names&quot;:false,&quot;dropping-particle&quot;:&quot;&quot;,&quot;non-dropping-particle&quot;:&quot;&quot;}],&quot;container-title&quot;:&quot;Media Psychology&quot;,&quot;container-title-short&quot;:&quot;Media Psychol&quot;,&quot;DOI&quot;:&quot;10.1207/S1532785XMEP0201_4&quot;,&quot;ISSN&quot;:&quot;15213269&quot;,&quot;issued&quot;:{&quot;date-parts&quot;:[[2000]]},&quot;page&quot;:&quot;63-91&quot;,&quot;abstract&quot;:&quot;Many studies have shown that children of various ages learn from educational television, but they have not explained how children extract and comprehend educational content from these television programs. This paper proposes a model (the capacity model) that focuses on children's allocation of working memory resources while watching television. The model consists of a theoretical construct with three basic components (processing of narrative, processing of educational content, and distance, that is, the degree to which the educational content is integral or tangential to the narrative), plus several governing principles that determine the allocation of resources between narrative and educational content. A review of empirical research points to characteristics of both television programs and viewers that affect the allocation of resources under the model, as well as developmental influences on the relevant processing. Finally, implications for the production of effective educational television are discussed.&quot;,&quot;publisher&quot;:&quot;Routledge&quot;,&quot;issue&quot;:&quot;1&quot;,&quot;volume&quot;:&quot;2&quot;},&quot;isTemporary&quot;:false,&quot;suppress-author&quot;:false,&quot;composite&quot;:false,&quot;author-only&quot;:false}]},{&quot;citationID&quot;:&quot;MENDELEY_CITATION_3e2547f3-f77d-4d99-808e-68067183a20c&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M2UyNTQ3ZjMtZjc3ZC00ZDk5LTgwOGUtNjgwNjcxODNhMjBj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161bc89d-24b4-4f3b-8306-70ae4281d683&quot;,&quot;properties&quot;:{&quot;noteIndex&quot;:0},&quot;isEdited&quot;:false,&quot;manualOverride&quot;:{&quot;isManuallyOverridden&quot;:false,&quot;citeprocText&quot;:&quot;(Dudley et al., 2023)&quot;,&quot;manualOverrideText&quot;:&quot;&quot;},&quot;citationTag&quot;:&quot;MENDELEY_CITATION_v3_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&quot;,&quot;citationItems&quot;:[{&quot;id&quot;:&quot;55da41a8-bb57-3118-abdc-3b5c959b406d&quot;,&quot;itemData&quot;:{&quot;type&quot;:&quot;article&quot;,&quot;id&quot;:&quot;55da41a8-bb57-3118-abdc-3b5c959b406d&quot;,&quot;title&quot;:&quot;The Use of Narrative in Science and Health Communication: A Scoping Review&quot;,&quot;author&quot;:[{&quot;family&quot;:&quot;Dudley&quot;,&quot;given&quot;:&quot;Matthew Z.&quot;,&quot;parse-names&quot;:false,&quot;dropping-particle&quot;:&quot;&quot;,&quot;non-dropping-particle&quot;:&quot;&quot;},{&quot;family&quot;:&quot;Squires&quot;,&quot;given&quot;:&quot;Gordon K.&quot;,&quot;parse-names&quot;:false,&quot;dropping-particle&quot;:&quot;&quot;,&quot;non-dropping-particle&quot;:&quot;&quot;},{&quot;family&quot;:&quot;Petroske&quot;,&quot;given&quot;:&quot;Tracy M.&quot;,&quot;parse-names&quot;:false,&quot;dropping-particle&quot;:&quot;&quot;,&quot;non-dropping-particle&quot;:&quot;&quot;},{&quot;family&quot;:&quot;Dawson&quot;,&quot;given&quot;:&quot;Sandra&quot;,&quot;parse-names&quot;:false,&quot;dropping-particle&quot;:&quot;&quot;,&quot;non-dropping-particle&quot;:&quot;&quot;},{&quot;family&quot;:&quot;Brewer&quot;,&quot;given&quot;:&quot;Janesse&quot;,&quot;parse-names&quot;:false,&quot;dropping-particle&quot;:&quot;&quot;,&quot;non-dropping-particle&quot;:&quot;&quot;}],&quot;container-title&quot;:&quot;Patient Education and Counseling&quot;,&quot;container-title-short&quot;:&quot;Patient Educ Couns&quot;,&quot;DOI&quot;:&quot;10.1016/j.pec.2023.107752&quot;,&quot;ISSN&quot;:&quot;18735134&quot;,&quot;PMID&quot;:&quot;37068426&quot;,&quot;issued&quot;:{&quot;date-parts&quot;:[[2023,7,1]]},&quot;abstract&quot;:&quot;Background: Many people deny science and reject health recommendations despite widely distributed facts and statistics. Didactic science and health communication is often dry, and relies on the false assumption that people make purely evidence-based decisions. Stories can be a powerful teaching tool by capturing attention and evoking emotion. Objective: We explore the impact and appeal of, and describe best practices for, using narrative (storytelling) versus didactic methods in science and health communication. Patient involvement: No patients were involved in the review process. Methods: We searched PubMed and Web of Science for articles either: assessing effectiveness of narrative science/health communication; assessing acceptability of (or preference for) narrative science/health communication; giving advice on how best to use narrative; and/or providing science-based explanations for how/why narrative succeeds. Results: Narrative science/health communication is effective and appealing for audiences across a variety of topics and mediums, with supporting evidence across fields such as epidemiology, neuroscience, and psychology. Whether narrative or didactic messaging is most effective depends on the topic, audience, and objective, as well as message quality. However, combining narrative with didactic methods is likely to be more effective than using either strategy alone. Discussion: Narrative science/health communication merits wider implementation and further research. Narrative communication creates openness to information by delaying the formulation of counterarguments. Practical value: Science and health communicators should collaborate with cultural and storytelling experts, work directly with their target audiences throughout the message development and testing processes, and rely on popular story elements (e.g., first-person point of view, relatable protagonists) to improve the comprehension, engagement, and thoughtful consideration of their intended audience. Funding: This work was funded by Thirty Meter Telescope, with which two authors (GKS and SD) were affiliated. Otherwise, the funding organization had no role in the study and/or submission.&quot;,&quot;publisher&quot;:&quot;Elsevier Ireland Ltd&quot;,&quot;volume&quot;:&quot;112&quot;},&quot;isTemporary&quot;:false,&quot;suppress-author&quot;:false,&quot;composite&quot;:false,&quot;author-only&quot;:false}]},{&quot;citationID&quot;:&quot;MENDELEY_CITATION_b9e6aef6-71fb-49d3-a7f4-03a8308762b2&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YjllNmFlZjYtNzFmYi00OWQzLWE3ZjQtMDNhODMwODc2MmI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0c7ca4b2-7ba2-48b6-be63-732bf8503378&quot;,&quot;properties&quot;:{&quot;noteIndex&quot;:0},&quot;isEdited&quot;:false,&quot;manualOverride&quot;:{&quot;isManuallyOverridden&quot;:false,&quot;citeprocText&quot;:&quot;(Lankoski, 2015)&quot;,&quot;manualOverrideText&quot;:&quot;&quot;},&quot;citationTag&quot;:&quot;MENDELEY_CITATION_v3_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&quot;,&quot;citationItems&quot;:[{&quot;id&quot;:&quot;46956232-19dc-30dc-9f95-7788e7da4a85&quot;,&quot;itemData&quot;:{&quot;type&quot;:&quot;book&quot;,&quot;id&quot;:&quot;46956232-19dc-30dc-9f95-7788e7da4a85&quot;,&quot;title&quot;:&quot;Game research methods&quot;,&quot;author&quot;:[{&quot;family&quot;:&quot;Lankoski&quot;,&quot;given&quot;:&quot;Petri&quot;,&quot;parse-names&quot;:false,&quot;dropping-particle&quot;:&quot;&quot;,&quot;non-dropping-particle&quot;:&quot;&quot;}],&quot;DOI&quot;:&quot;10.25969/mediarep/13581&quot;,&quot;ISBN&quot;:&quot;1312884738&quot;,&quot;URL&quot;:&quot;https://doi.org/10.25969/mediarep/13581&quot;,&quot;issued&quot;:{&quot;date-parts&quot;:[[2015]]},&quot;container-title-short&quot;:&quot;&quot;},&quot;isTemporary&quot;:false,&quot;suppress-author&quot;:false,&quot;composite&quot;:false,&quot;author-only&quot;:false}]},{&quot;citationID&quot;:&quot;MENDELEY_CITATION_404ed6fa-cd38-4b5c-8aa2-27e65e32cfde&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NDA0ZWQ2ZmEtY2QzOC00YjVjLThhYTItMjdlNjVlMzJjZmRl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f6f464c5-b3d6-46dc-add4-af36ff174bda&quot;,&quot;properties&quot;:{&quot;noteIndex&quot;:0},&quot;isEdited&quot;:false,&quot;manualOverride&quot;:{&quot;isManuallyOverridden&quot;:false,&quot;citeprocText&quot;:&quot;(Arain et al., 2013)&quot;,&quot;manualOverrideText&quot;:&quot;&quot;},&quot;citationTag&quot;:&quot;MENDELEY_CITATION_v3_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&quot;,&quot;citationItems&quot;:[{&quot;id&quot;:&quot;336b84d3-164f-3389-b068-936f1851a095&quot;,&quot;itemData&quot;:{&quot;type&quot;:&quot;article&quot;,&quot;id&quot;:&quot;336b84d3-164f-3389-b068-936f1851a095&quot;,&quot;title&quot;:&quot;Maturation of the adolescent brain&quot;,&quot;author&quot;:[{&quot;family&quot;:&quot;Arain&quot;,&quot;given&quot;:&quot;Mariam&quot;,&quot;parse-names&quot;:false,&quot;dropping-particle&quot;:&quot;&quot;,&quot;non-dropping-particle&quot;:&quot;&quot;},{&quot;family&quot;:&quot;Haque&quot;,&quot;given&quot;:&quot;Maliha&quot;,&quot;parse-names&quot;:false,&quot;dropping-particle&quot;:&quot;&quot;,&quot;non-dropping-particle&quot;:&quot;&quot;},{&quot;family&quot;:&quot;Johal&quot;,&quot;given&quot;:&quot;Lina&quot;,&quot;parse-names&quot;:false,&quot;dropping-particle&quot;:&quot;&quot;,&quot;non-dropping-particle&quot;:&quot;&quot;},{&quot;family&quot;:&quot;Mathur&quot;,&quot;given&quot;:&quot;Puja&quot;,&quot;parse-names&quot;:false,&quot;dropping-particle&quot;:&quot;&quot;,&quot;non-dropping-particle&quot;:&quot;&quot;},{&quot;family&quot;:&quot;Nel&quot;,&quot;given&quot;:&quot;Wynand&quot;,&quot;parse-names&quot;:false,&quot;dropping-particle&quot;:&quot;&quot;,&quot;non-dropping-particle&quot;:&quot;&quot;},{&quot;family&quot;:&quot;Rais&quot;,&quot;given&quot;:&quot;Afsha&quot;,&quot;parse-names&quot;:false,&quot;dropping-particle&quot;:&quot;&quot;,&quot;non-dropping-particle&quot;:&quot;&quot;},{&quot;family&quot;:&quot;Sandhu&quot;,&quot;given&quot;:&quot;Ranbir&quot;,&quot;parse-names&quot;:false,&quot;dropping-particle&quot;:&quot;&quot;,&quot;non-dropping-particle&quot;:&quot;&quot;},{&quot;family&quot;:&quot;Sharma&quot;,&quot;given&quot;:&quot;Sushil&quot;,&quot;parse-names&quot;:false,&quot;dropping-particle&quot;:&quot;&quot;,&quot;non-dropping-particle&quot;:&quot;&quot;}],&quot;container-title&quot;:&quot;Neuropsychiatric Disease and Treatment&quot;,&quot;DOI&quot;:&quot;10.2147/NDT.S39776&quot;,&quot;ISSN&quot;:&quot;11782021&quot;,&quot;PMID&quot;:&quot;23579318&quot;,&quot;issued&quot;:{&quot;date-parts&quot;:[[2013]]},&quot;page&quot;:&quot;449-461&quot;,&quot;abstract&quot;:&quot;Adolescence is the developmental epoch during which children become adults - intellectually, physically, hormonally, and socially. Adolescence is a tumultuous time, full of changes and transformations. The pubertal transition to adulthood involves both gonadal and behavioral maturation. Magnetic resonance imaging studies have discovered that myelinogenesis, required for proper insulation and efficient neurocybernetics, continues from childhood and the brain's region-specific neurocircuitry remains structurally and functionally vulnerable to impulsive sex, food, and sleep habits. The maturation of the adolescent brain is also influenced by heredity, environment, and sex hormones (estrogen, progesterone, and testosterone), which play a crucial role in myelination. Furthermore, glutamatergic neurotransmission predominates, whereas gamma-aminobutyric acid neurotransmission remains under construction, and this might be responsible for immature and impulsive behavior and neurobehavioral excitement during adolescent life. The adolescent population is highly vulnerable to driving under the influence of alcohol and social maladjustments due to an immature limbic system and prefrontal cortex. Synaptic plasticity and the release of neurotransmitters may also be influenced by environmental neurotoxins and drugs of abuse including cigarettes, caffeine, and alcohol during adolescence. Adolescents may become involved with offensive crimes, irresponsible behavior, unprotected sex, juvenile courts, or even prison. According to a report by the Centers for Disease Control and Prevention, the major cause of death among the teenage population is due to injury and violence related to sex and substance abuse. Prenatal neglect, cigarette smoking, and alcohol consumption may also significantly impact maturation of the adolescent brain. Pharmacological interventions to regulate adolescent behavior have been attempted with limited success. Since several factors, including age, sex, disease, nutritional status, and substance abuse have a significant impact on the maturation of the adolescent brain, we have highlighted the influence of these clinically significant and socially important aspects in this report. © 2013 Arain et al, publisher and licensee Dove Medical Press Ltd.&quot;,&quot;publisher&quot;:&quot;Dove Medical Press Ltd&quot;,&quot;volume&quot;:&quot;9&quot;,&quot;container-title-short&quot;:&quot;Neuropsychiatr Dis Treat&quot;},&quot;isTemporary&quot;:false,&quot;suppress-author&quot;:false,&quot;composite&quot;:false,&quot;author-only&quot;:false}]},{&quot;citationID&quot;:&quot;MENDELEY_CITATION_21182755-5c97-4971-84d4-b9e9d1752ab2&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MjExODI3NTUtNWM5Ny00OTcxLTg0ZDQtYjllOWQxNzUyYWIy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quot;citationID&quot;:&quot;MENDELEY_CITATION_51609b6c-972a-4932-ac0e-159a58050bfb&quot;,&quot;properties&quot;:{&quot;noteIndex&quot;:0},&quot;isEdited&quot;:false,&quot;manualOverride&quot;:{&quot;isManuallyOverridden&quot;:false,&quot;citeprocText&quot;:&quot;(Zuckerman et al., 2020)&quot;,&quot;manualOverrideText&quot;:&quot;&quot;},&quot;citationTag&quot;:&quot;MENDELEY_CITATION_v3_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&quot;,&quot;citationItems&quot;:[{&quot;id&quot;:&quot;b7f485ac-fbf6-38d4-bdf4-2cd1813dd8f2&quot;,&quot;itemData&quot;:{&quot;type&quot;:&quot;article-journal&quot;,&quot;id&quot;:&quot;b7f485ac-fbf6-38d4-bdf4-2cd1813dd8f2&quot;,&quot;title&quot;:&quot;The Negative Intelligence–Religiosity Relation: New and Confirming Evidence&quot;,&quot;author&quot;:[{&quot;family&quot;:&quot;Zuckerman&quot;,&quot;given&quot;:&quot;Miron&quot;,&quot;parse-names&quot;:false,&quot;dropping-particle&quot;:&quot;&quot;,&quot;non-dropping-particle&quot;:&quot;&quot;},{&quot;family&quot;:&quot;Li&quot;,&quot;given&quot;:&quot;Chen&quot;,&quot;parse-names&quot;:false,&quot;dropping-particle&quot;:&quot;&quot;,&quot;non-dropping-particle&quot;:&quot;&quot;},{&quot;family&quot;:&quot;Lin&quot;,&quot;given&quot;:&quot;Shengxin&quot;,&quot;parse-names&quot;:false,&quot;dropping-particle&quot;:&quot;&quot;,&quot;non-dropping-particle&quot;:&quot;&quot;},{&quot;family&quot;:&quot;Hall&quot;,&quot;given&quot;:&quot;Judith A.&quot;,&quot;parse-names&quot;:false,&quot;dropping-particle&quot;:&quot;&quot;,&quot;non-dropping-particle&quot;:&quot;&quot;}],&quot;container-title&quot;:&quot;Personality and Social Psychology Bulletin&quot;,&quot;container-title-short&quot;:&quot;Pers Soc Psychol Bull&quot;,&quot;DOI&quot;:&quot;10.1177/0146167219879122&quot;,&quot;ISSN&quot;:&quot;15527433&quot;,&quot;PMID&quot;:&quot;31610740&quot;,&quot;issued&quot;:{&quot;date-parts&quot;:[[2020,6,1]]},&quot;page&quot;:&quot;856-868&quot;,&quot;abstract&quot;:&quot;Zuckerman et al. (2013) conducted a meta-analysis of 63 studies that showed a negative intelligence–religiosity relation (IRR). As more studies have become available and because some of Zuckerman et al.’s (2013) conclusions have been challenged, we conducted a new meta-analysis with an updated data set of 83 studies. Confirming previous conclusions, the new analysis showed that the correlation between intelligence and religious beliefs in college and noncollege samples ranged from −.20 to −.23. There was no support for mediation of the IRR by education but there was support for partial mediation by analytic cognitive style. Thus, one possible interpretation for the IRR is that intelligent people are more likely to use analytic style (i.e., approach problems more rationally). An alternative (and less interesting) reason for the mediation is that tests of both intelligence and analytic style assess cognitive ability. Additional empirical and theoretical work is needed to resolve this issue.&quot;,&quot;publisher&quot;:&quot;SAGE Publications Inc.&quot;,&quot;issue&quot;:&quot;6&quot;,&quot;volume&quot;:&quot;46&quot;},&quot;isTemporary&quot;:false,&quot;suppress-author&quot;:false,&quot;composite&quot;:false,&quot;author-only&quot;:false}]},{&quot;citationID&quot;:&quot;MENDELEY_CITATION_28c2b627-8886-4030-ae5c-6a8d21aafd12&quot;,&quot;properties&quot;:{&quot;noteIndex&quot;:0},&quot;isEdited&quot;:false,&quot;manualOverride&quot;:{&quot;isManuallyOverridden&quot;:true,&quot;citeprocText&quot;:&quot;(Neisser et al., 1996)&quot;,&quot;manualOverrideText&quot;:&quot;(Neisser et al., 1994)&quot;},&quot;citationTag&quot;:&quot;MENDELEY_CITATION_v3_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&quot;,&quot;citationItems&quot;:[{&quot;id&quot;:&quot;e84c296b-f7cf-3cf3-a674-d9819cd312f6&quot;,&quot;itemData&quot;:{&quot;type&quot;:&quot;article-journal&quot;,&quot;id&quot;:&quot;e84c296b-f7cf-3cf3-a674-d9819cd312f6&quot;,&quot;title&quot;:&quot;Intelligence: Knowns and Unknowns&quot;,&quot;author&quot;:[{&quot;family&quot;:&quot;Neisser&quot;,&quot;given&quot;:&quot;Ulric&quot;,&quot;parse-names&quot;:false,&quot;dropping-particle&quot;:&quot;&quot;,&quot;non-dropping-particle&quot;:&quot;&quot;},{&quot;family&quot;:&quot;Gwyneth&quot;,&quot;given&quot;:&quot;Boodoo&quot;,&quot;parse-names&quot;:false,&quot;dropping-particle&quot;:&quot;&quot;,&quot;non-dropping-particle&quot;:&quot;&quot;},{&quot;family&quot;:&quot;Bouchard&quot;,&quot;given&quot;:&quot;Thomas J Jr&quot;,&quot;parse-names&quot;:false,&quot;dropping-particle&quot;:&quot;&quot;,&quot;non-dropping-particle&quot;:&quot;&quot;},{&quot;family&quot;:&quot;Boykin&quot;,&quot;given&quot;:&quot;A. Wade&quot;,&quot;parse-names&quot;:false,&quot;dropping-particle&quot;:&quot;&quot;,&quot;non-dropping-particle&quot;:&quot;&quot;},{&quot;family&quot;:&quot;Brody&quot;,&quot;given&quot;:&quot;Nathan&quot;,&quot;parse-names&quot;:false,&quot;dropping-particle&quot;:&quot;&quot;,&quot;non-dropping-particle&quot;:&quot;&quot;},{&quot;family&quot;:&quot;Ceci&quot;,&quot;given&quot;:&quot;Stephen J&quot;,&quot;parse-names&quot;:false,&quot;dropping-particle&quot;:&quot;&quot;,&quot;non-dropping-particle&quot;:&quot;&quot;},{&quot;family&quot;:&quot;Halpern&quot;,&quot;given&quot;:&quot;Diane F&quot;,&quot;parse-names&quot;:false,&quot;dropping-particle&quot;:&quot;&quot;,&quot;non-dropping-particle&quot;:&quot;&quot;},{&quot;family&quot;:&quot;Loehlin&quot;,&quot;given&quot;:&quot;John C&quot;,&quot;parse-names&quot;:false,&quot;dropping-particle&quot;:&quot;&quot;,&quot;non-dropping-particle&quot;:&quot;&quot;},{&quot;family&quot;:&quot;Perloff&quot;,&quot;given&quot;:&quot;Robert&quot;,&quot;parse-names&quot;:false,&quot;dropping-particle&quot;:&quot;&quot;,&quot;non-dropping-particle&quot;:&quot;&quot;},{&quot;family&quot;:&quot;Sternberg&quot;,&quot;given&quot;:&quot;Robert J&quot;,&quot;parse-names&quot;:false,&quot;dropping-particle&quot;:&quot;&quot;,&quot;non-dropping-particle&quot;:&quot;&quot;},{&quot;family&quot;:&quot;Urbina&quot;,&quot;given&quot;:&quot;Susana&quot;,&quot;parse-names&quot;:false,&quot;dropping-particle&quot;:&quot;&quot;,&quot;non-dropping-particle&quot;:&quot;&quot;}],&quot;container-title&quot;:&quot;American Psychologist&quot;,&quot;DOI&quot;:&quot;10.1037/0003-066x.51.2.77&quot;,&quot;issued&quot;:{&quot;date-parts&quot;:[[1996,2]]},&quot;page&quot;:&quot;77-101&quot;,&quot;abstract&quot;:&quot;In the fall of 1994, the publication of Herrnstein and Murray's book The Bell Curve sparked a new round of debate about the meaning of intelligence test scores and the nature of intelligence. The debate was characterized by strong assertions as well as by strong feelings. Unfortunately , those assertions often revealed serious misunderstandings of what has (and has not) been demonstrated by scientific research in this field. Although a great deal is now known, the issues remain complex and in many cases still unresolved. Another unfortunate aspect of the debate was that many participants made little effort to distinguish scientific issues from political ones. Research findings were often assessed not so much on their merits or their scientific standing as on their supposed political implications. In such a climate, individuals who wish to make their own judgments find it hard to know what to believe.tatives. Other members were chosen by an extended consultative process, with the aim of representing a broad range of expertise and opinion. The Task Force met twice, in January and March of 1995. Between and after these meetings, drafts of the various sections were circulated, revised, and revised yet again. Disputes were resolved by discussion. As a result, the report presented here has the unanimous support of the entire Task Force.&quot;,&quot;issue&quot;:&quot;2&quot;,&quot;volume&quot;:&quot;51&quot;,&quot;container-title-short&quot;:&quot;&quot;},&quot;isTemporary&quot;:false,&quot;suppress-author&quot;:false,&quot;composite&quot;:false,&quot;author-only&quot;:false}]},{&quot;citationID&quot;:&quot;MENDELEY_CITATION_4dff9b73-32ee-46e7-91c0-b6ced85b8aa3&quot;,&quot;properties&quot;:{&quot;noteIndex&quot;:0},&quot;isEdited&quot;:false,&quot;manualOverride&quot;:{&quot;isManuallyOverridden&quot;:false,&quot;citeprocText&quot;:&quot;(Likert, 1932)&quot;,&quot;manualOverrideText&quot;:&quot;&quot;},&quot;citationTag&quot;:&quot;MENDELEY_CITATION_v3_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&quot;,&quot;citationItems&quot;:[{&quot;id&quot;:&quot;b27d9567-6bba-338c-b021-2b7672c72974&quot;,&quot;itemData&quot;:{&quot;type&quot;:&quot;report&quot;,&quot;id&quot;:&quot;b27d9567-6bba-338c-b021-2b7672c72974&quot;,&quot;title&quot;:&quot;A Technique for the Measurement of Attitudes&quot;,&quot;author&quot;:[{&quot;family&quot;:&quot;Likert&quot;,&quot;given&quot;:&quot;Rensis&quot;,&quot;parse-names&quot;:false,&quot;dropping-particle&quot;:&quot;&quot;,&quot;non-dropping-particle&quot;:&quot;&quot;}],&quot;accessed&quot;:{&quot;date-parts&quot;:[[2025,1,24]]},&quot;URL&quot;:&quot;https://legacy.voteview.com/pdf/Likert_1932.pdf&quot;,&quot;issued&quot;:{&quot;date-parts&quot;:[[1932,6]]},&quot;number-of-pages&quot;:&quot;1-55&quot;,&quot;abstract&quot;:&quot;Likert, Rensis (1932). \&quot;A Technique for the Measurement of Attitudes\&quot;. Archives of Psychology. 140: 1–55.&quot;,&quot;container-title-short&quot;:&quot;&quot;},&quot;isTemporary&quot;:false,&quot;suppress-author&quot;:false,&quot;composite&quot;:false,&quot;author-only&quot;:false}]},{&quot;citationID&quot;:&quot;MENDELEY_CITATION_29ced4fc-1670-4e0f-b8f1-5f4d38527404&quot;,&quot;properties&quot;:{&quot;noteIndex&quot;:0},&quot;isEdited&quot;:false,&quot;manualOverride&quot;:{&quot;isManuallyOverridden&quot;:false,&quot;citeprocText&quot;:&quot;(Allen &amp;#38; Seaman, 2007)&quot;,&quot;manualOverrideText&quot;:&quot;&quot;},&quot;citationTag&quot;:&quot;MENDELEY_CITATION_v3_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&quot;,&quot;citationItems&quot;:[{&quot;id&quot;:&quot;69f9aee0-618a-3e1d-8dac-2b8e39b97983&quot;,&quot;itemData&quot;:{&quot;type&quot;:&quot;report&quot;,&quot;id&quot;:&quot;69f9aee0-618a-3e1d-8dac-2b8e39b97983&quot;,&quot;title&quot;:&quot;Likert Scales and Data Analyses&quot;,&quot;author&quot;:[{&quot;family&quot;:&quot;Allen&quot;,&quot;given&quot;:&quot;I Elaine&quot;,&quot;parse-names&quot;:false,&quot;dropping-particle&quot;:&quot;&quot;,&quot;non-dropping-particle&quot;:&quot;&quot;},{&quot;family&quot;:&quot;Seaman&quot;,&quot;given&quot;:&quot;Christopher A&quot;,&quot;parse-names&quot;:false,&quot;dropping-particle&quot;:&quot;&quot;,&quot;non-dropping-particle&quot;:&quot;&quot;}],&quot;accessed&quot;:{&quot;date-parts&quot;:[[2025,1,24]]},&quot;URL&quot;:&quot;https://www.bayviewanalytics.com/reports/asq/likert-scales-and-data-analyses.pdf&quot;,&quot;issued&quot;:{&quot;date-parts&quot;:[[2007]]},&quot;number-of-pages&quot;:&quot;64-65&quot;,&quot;abstract&quot;:&quot;urveys are consistently used to measure quality. For example, surveys might be used to gauge customer perception of product quality or quality performance in service delivery. Likert scales are a common ratings format for surveys. Respondents rank quality from high to low or best to worst using five or seven levels. Statisticians have generally grouped data collected from these surveys into a hierarchy of four levels of measurement: 1. Nominal data: The weakest level of measurement representing categories without numerical representation. 2. Ordinal data: Data in which an ordering or ranking of responses is possible but no measure of distance is possible. 3. Interval data: Generally integer data in which ordering and distance measurement are possible. 4. Ratio data: Data in which meaningful ordering, distance, decimals and fractions between variables are possible. Data analyses using nominal, interval and ratio data are generally straightforward and transparent. Analyses of ordinal data, particularly as it relates to Likert or other scales in surveys, are not. This is not a new issue. The adequacy of treating ordinal data as interval data continues to be controversial in survey analyses in a variety of applied fields. 1, 2 An underlying reason for analyzing ordinal data as interval data might be the contention that parametric statistical tests (based on the central limit theorem) are more powerful than nonparametric alternatives. Also, conclusions and interpretations of para-metric tests might be considered easier to interpret and provide more information than nonparametric alternatives. However, treating ordinal data as interval (or even ratio) data without examining the values of the dataset and the objectives of the analysis can both mislead and misrepresent the findings of a survey. To examine the appropriate analyses of scalar data and when its preferable to treat ordinal data as interval data, we will concentrate on Likert scales.&quot;,&quot;container-title-short&quot;:&quot;&quot;},&quot;isTemporary&quot;:false,&quot;suppress-author&quot;:false,&quot;composite&quot;:false,&quot;author-only&quot;:false}]},{&quot;citationID&quot;:&quot;MENDELEY_CITATION_f61a8f34-9662-4ba6-8178-29de1273b7e8&quot;,&quot;properties&quot;:{&quot;noteIndex&quot;:0},&quot;isEdited&quot;:false,&quot;manualOverride&quot;:{&quot;isManuallyOverridden&quot;:false,&quot;citeprocText&quot;:&quot;(Armstrong, 1987)&quot;,&quot;manualOverrideText&quot;:&quot;&quot;},&quot;citationTag&quot;:&quot;MENDELEY_CITATION_v3_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&quot;,&quot;citationItems&quot;:[{&quot;id&quot;:&quot;64b518ff-45ea-3610-9317-8bbd2adaa178&quot;,&quot;itemData&quot;:{&quot;type&quot;:&quot;article-journal&quot;,&quot;id&quot;:&quot;64b518ff-45ea-3610-9317-8bbd2adaa178&quot;,&quot;title&quot;:&quot;The midpoint on a five-point likert-type scale&quot;,&quot;author&quot;:[{&quot;family&quot;:&quot;Armstrong&quot;,&quot;given&quot;:&quot;Robert L&quot;,&quot;parse-names&quot;:false,&quot;dropping-particle&quot;:&quot;&quot;,&quot;non-dropping-particle&quot;:&quot;&quot;}],&quot;container-title&quot;:&quot;@ Perceptual and Motor Skills&quot;,&quot;DOI&quot;:&quot;https://doi.org/10.2466/pms.1987.64.2.359&quot;,&quot;issued&quot;:{&quot;date-parts&quot;:[[1987]]},&quot;page&quot;:&quot;359-362&quot;,&quot;abstract&quot;:&quot;Previous studies o n the points of the Likert-scale format have not addressed the question of the effect on the score resulting from the use of \&quot;neutral\&quot; or \&quot;undecided\&quot; as the midpoint of a five-point scale. The present study addressed this topic with a scale on attitude coward the school board, using 389 undergraduate and 190 graduate students in education, the latter having at least one year of teaching experience, in seven geographically separated universities in the United States. The two formats of the scale were identical (strongly agree to strongly disagree) except that one scale midpoint was designated \&quot;undecided\&quot; and the midpoint of the other scale was designated as \&quot;neutral\&quot; with \&quot;undecided\&quot; as a no-answer alternative. Analysis showed differences were negligible and little if any erosion of score appears to result.&quot;,&quot;issue&quot;:&quot;2&quot;,&quot;volume&quot;:&quot;64&quot;,&quot;container-title-short&quot;:&quot;&quot;},&quot;isTemporary&quot;:false,&quot;suppress-author&quot;:false,&quot;composite&quot;:false,&quot;author-only&quot;:false}]},{&quot;citationID&quot;:&quot;MENDELEY_CITATION_30e69cf9-cf7d-4933-a28e-32f83c91ac1d&quot;,&quot;properties&quot;:{&quot;noteIndex&quot;:0},&quot;isEdited&quot;:false,&quot;manualOverride&quot;:{&quot;isManuallyOverridden&quot;:false,&quot;citeprocText&quot;:&quot;(Krumpal, 2013)&quot;,&quot;manualOverrideText&quot;:&quot;&quot;},&quot;citationTag&quot;:&quot;MENDELEY_CITATION_v3_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&quot;,&quot;citationItems&quot;:[{&quot;id&quot;:&quot;7d91074b-088b-39e1-8c3c-e0538fca4451&quot;,&quot;itemData&quot;:{&quot;type&quot;:&quot;article&quot;,&quot;id&quot;:&quot;7d91074b-088b-39e1-8c3c-e0538fca4451&quot;,&quot;title&quot;:&quot;Determinants of social desirability bias in sensitive surveys: A literature review&quot;,&quot;author&quot;:[{&quot;family&quot;:&quot;Krumpal&quot;,&quot;given&quot;:&quot;Ivar&quot;,&quot;parse-names&quot;:false,&quot;dropping-particle&quot;:&quot;&quot;,&quot;non-dropping-particle&quot;:&quot;&quot;}],&quot;container-title&quot;:&quot;Quality and Quantity&quot;,&quot;container-title-short&quot;:&quot;Qual Quant&quot;,&quot;DOI&quot;:&quot;10.1007/s11135-011-9640-9&quot;,&quot;ISSN&quot;:&quot;15737845&quot;,&quot;issued&quot;:{&quot;date-parts&quot;:[[2013,6,1]]},&quot;page&quot;:&quot;2025-2047&quot;,&quot;abstract&quot;:&quot;Survey questions asking about taboo topics such as sexual activities, illegal behaviour such as social fraud, or unsocial attitudes such as racism, often generate inaccurate survey estimates which are distorted by social desirability bias. Due to self-presentation concerns, survey respondents underreport socially undesirable activities and overreport socially desirable ones. This article reviews theoretical explanations of socially motivated misreporting in sensitive surveys and provides an overview of the empirical evidence on the effectiveness of specific survey methods designed to encourage the respondents to answer more honestly. Besides psychological aspects, like a stable need for social approval and the preference for not getting involved into embarrassing social interactions, aspects of the survey design, the interviewer's characteristics and the survey situation determine the occurrence and the degree of social desirability bias. The review shows that survey designers could generate more valid data by selecting appropriate data collection strategies that reduce respondents' discomfort when answering to a sensitive question. © 2011 Springer Science+Business Media B.V.&quot;,&quot;publisher&quot;:&quot;Kluwer Academic Publishers&quot;,&quot;issue&quot;:&quot;4&quot;,&quot;volume&quot;:&quot;47&quot;},&quot;isTemporary&quot;:false,&quot;suppress-author&quot;:false,&quot;composite&quot;:false,&quot;author-only&quot;:false}]},{&quot;citationID&quot;:&quot;MENDELEY_CITATION_c1476a5a-5376-4ef2-8849-5189238a501c&quot;,&quot;properties&quot;:{&quot;noteIndex&quot;:0},&quot;isEdited&quot;:false,&quot;manualOverride&quot;:{&quot;isManuallyOverridden&quot;:false,&quot;citeprocText&quot;:&quot;(Green &amp;#38; Brock, 2000)&quot;,&quot;manualOverrideText&quot;:&quot;&quot;},&quot;citationTag&quot;:&quot;MENDELEY_CITATION_v3_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&quot;,&quot;citationItems&quot;:[{&quot;id&quot;:&quot;fd4724c2-01c6-3de7-8c96-150258b51b04&quot;,&quot;itemData&quot;:{&quot;type&quot;:&quot;article-journal&quot;,&quot;id&quot;:&quot;fd4724c2-01c6-3de7-8c96-150258b51b04&quot;,&quot;title&quot;:&quot;The role of transportation in the persuasiveness of public narratives&quot;,&quot;author&quot;:[{&quot;family&quot;:&quot;Green&quot;,&quot;given&quot;:&quot;Melanie C.&quot;,&quot;parse-names&quot;:false,&quot;dropping-particle&quot;:&quot;&quot;,&quot;non-dropping-particle&quot;:&quot;&quot;},{&quot;family&quot;:&quot;Brock&quot;,&quot;given&quot;:&quot;Timothy C.&quot;,&quot;parse-names&quot;:false,&quot;dropping-particle&quot;:&quot;&quot;,&quot;non-dropping-particle&quot;:&quot;&quot;}],&quot;container-title&quot;:&quot;Journal of Personality and Social Psychology&quot;,&quot;container-title-short&quot;:&quot;J Pers Soc Psychol&quot;,&quot;DOI&quot;:&quot;10.1037/0022-3514.79.5.701&quot;,&quot;ISSN&quot;:&quot;00223514&quot;,&quot;PMID&quot;:&quot;11079236&quot;,&quot;issued&quot;:{&quot;date-parts&quot;:[[2000]]},&quot;page&quot;:&quot;701-721&quot;,&quot;abstract&quot;:&quot;Transportation was proposed as a mechanism whereby narratives can affect beliefs. Defined as absorption into a story, transportation entails imagery, affect, and attentional focus. A transportation scale was developed and validated. Experiment 1 (N = 97) demonstrated that extent of transportation augmented story-consistent beliefs and favorable evaluations of protagonists. Experiment 2 (N = 69) showed that highly transported readers found fewer false notes in a story than less-transported readers. Experiments 3 (N = 274) and 4(N = 258) again replicated the effects of transportation on beliefs and evaluations; in the latter study, transportation was directly manipulated by using processing instructions. Reduced transportation led to reduced story-consistent beliefs and evaluations. The studies also showed that transportation and corresponding beliefs were generally unaffected by labeling a story as fact or as fiction.&quot;,&quot;publisher&quot;:&quot;American Psychological Association Inc.&quot;,&quot;issue&quot;:&quot;5&quot;,&quot;volume&quot;:&quot;79&quot;},&quot;isTemporary&quot;:false,&quot;suppress-author&quot;:false,&quot;composite&quot;:false,&quot;author-only&quot;:false}]},{&quot;citationID&quot;:&quot;MENDELEY_CITATION_7e4811c1-d192-4e70-b603-8b62d74ec20a&quot;,&quot;properties&quot;:{&quot;noteIndex&quot;:0},&quot;isEdited&quot;:false,&quot;manualOverride&quot;:{&quot;isManuallyOverridden&quot;:false,&quot;citeprocText&quot;:&quot;(Cohen, 2001)&quot;,&quot;manualOverrideText&quot;:&quot;&quot;},&quot;citationTag&quot;:&quot;MENDELEY_CITATION_v3_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&quot;,&quot;citationItems&quot;:[{&quot;id&quot;:&quot;7a66f67e-19ad-33d4-8d2a-32281cd4dca3&quot;,&quot;itemData&quot;:{&quot;type&quot;:&quot;article-journal&quot;,&quot;id&quot;:&quot;7a66f67e-19ad-33d4-8d2a-32281cd4dca3&quot;,&quot;title&quot;:&quot;Defining Identification: A Theoretical Look at the Identification of Audiences With Media Characters&quot;,&quot;author&quot;:[{&quot;family&quot;:&quot;Cohen&quot;,&quot;given&quot;:&quot;Jonathan&quot;,&quot;parse-names&quot;:false,&quot;dropping-particle&quot;:&quot;&quot;,&quot;non-dropping-particle&quot;:&quot;&quot;}],&quot;container-title&quot;:&quot;Mass Communication and Society&quot;,&quot;container-title-short&quot;:&quot;Mass Commun Soc&quot;,&quot;DOI&quot;:&quot;10.1207/s15327825mcs0403_01&quot;,&quot;ISSN&quot;:&quot;1520-5436&quot;,&quot;issued&quot;:{&quot;date-parts&quot;:[[2001,8]]},&quot;page&quot;:&quot;245-264&quot;,&quot;abstract&quot;:&quot;In this article I argue that although the notion of identification with media characters is widely discussed in media research, it has not been carefully conceptualized or rig- orously tested in empirical audience studies. This study presents a theoretical discus- sion of identification, including a definition of identification and a discussion of the consequences of identification with media characters for the development of identity and socialization processes. It is suggested that a useful distinction can be made be- tween identification and other types of reactions that media audiences have to media characters. A critical look at media research involving identification exposes the in- herent conceptual problems in this research and leads to hypotheses regarding the antecedents and consequences of identification with media characters. The impor- tance of a theory of identification to media research and communication research, more broadly, is presented.&quot;,&quot;publisher&quot;:&quot;Informa UK Limited&quot;,&quot;issue&quot;:&quot;3&quot;,&quot;volume&quot;:&quot;4&quot;},&quot;isTemporary&quot;:false,&quot;suppress-author&quot;:false,&quot;composite&quot;:false,&quot;author-only&quot;:false}]},{&quot;citationID&quot;:&quot;MENDELEY_CITATION_771d36a4-b41f-48b6-9dfd-50c9b1ff581b&quot;,&quot;properties&quot;:{&quot;noteIndex&quot;:0},&quot;isEdited&quot;:false,&quot;manualOverride&quot;:{&quot;isManuallyOverridden&quot;:false,&quot;citeprocText&quot;:&quot;(Kahlor et al., 2003)&quot;,&quot;manualOverrideText&quot;:&quot;&quot;},&quot;citationTag&quot;:&quot;MENDELEY_CITATION_v3_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&quot;,&quot;citationItems&quot;:[{&quot;id&quot;:&quot;8440fc07-88d0-38cc-b04e-5913dc9a34dc&quot;,&quot;itemData&quot;:{&quot;type&quot;:&quot;article-journal&quot;,&quot;id&quot;:&quot;8440fc07-88d0-38cc-b04e-5913dc9a34dc&quot;,&quot;title&quot;:&quot;Studying Heuristic-Systematic Processing of Risk Communication&quot;,&quot;author&quot;:[{&quot;family&quot;:&quot;Kahlor&quot;,&quot;given&quot;:&quot;Leeann&quot;,&quot;parse-names&quot;:false,&quot;dropping-particle&quot;:&quot;&quot;,&quot;non-dropping-particle&quot;:&quot;&quot;},{&quot;family&quot;:&quot;Dunwoody&quot;,&quot;given&quot;:&quot;Sharon&quot;,&quot;parse-names&quot;:false,&quot;dropping-particle&quot;:&quot;&quot;,&quot;non-dropping-particle&quot;:&quot;&quot;},{&quot;family&quot;:&quot;Griffin&quot;,&quot;given&quot;:&quot;Robert J&quot;,&quot;parse-names&quot;:false,&quot;dropping-particle&quot;:&quot;&quot;,&quot;non-dropping-particle&quot;:&quot;&quot;},{&quot;family&quot;:&quot;Neuwirth&quot;,&quot;given&quot;:&quot;Kurt&quot;,&quot;parse-names&quot;:false,&quot;dropping-particle&quot;:&quot;&quot;,&quot;non-dropping-particle&quot;:&quot;&quot;},{&quot;family&quot;:&quot;Giese&quot;,&quot;given&quot;:&quot;James&quot;,&quot;parse-names&quot;:false,&quot;dropping-particle&quot;:&quot;&quot;,&quot;non-dropping-particle&quot;:&quot;&quot;}],&quot;container-title&quot;:&quot;Risk Analysis&quot;,&quot;DOI&quot;:&quot;10.1111/1539-6924.00314&quot;,&quot;issued&quot;:{&quot;date-parts&quot;:[[2003,4]]},&quot;page&quot;:&quot;355-368&quot;,&quot;abstract&quot;:&quot;Using a model of risk information seeking and processing developed by Griffin, Dunwoody, and Neuwirth (1999), this study looks at predictors of the processing strategies that people apply to health risk information. Specifically, this article focuses on one relationship within the model-the relationship between perceived amount of information needed to deal with a risk and heuristic-systematic processing. Perceived amount of information needed refers to the gap between one's understanding of a risk and the level of understanding that one needs in order to make a decision about that risk. Building on the work of Chaiken (cf. 1980), the Griffin et al. model predicts-and finds-that the larger the gap, the more likely one will process information systematically. The study employs a novel measure of information processing in a survey setting by sending actual information to participants and then asking them how they attended to it; the researchers evaluate this strategy. Finally, the researchers discuss how these findings might help agencies and practitioners create more effective risk messages.&quot;,&quot;issue&quot;:&quot;2&quot;,&quot;volume&quot;:&quot;23&quot;,&quot;container-title-short&quot;:&quot;&quot;},&quot;isTemporary&quot;:false,&quot;suppress-author&quot;:false,&quot;composite&quot;:false,&quot;author-only&quot;:false}]},{&quot;citationID&quot;:&quot;MENDELEY_CITATION_98fcfda9-5f3a-4f95-8be9-034c30e57dda&quot;,&quot;properties&quot;:{&quot;noteIndex&quot;:0},&quot;isEdited&quot;:false,&quot;manualOverride&quot;:{&quot;isManuallyOverridden&quot;:false,&quot;citeprocText&quot;:&quot;(King &amp;#38; Meiselman, 2010)&quot;,&quot;manualOverrideText&quot;:&quot;&quot;},&quot;citationTag&quot;:&quot;MENDELEY_CITATION_v3_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&quot;,&quot;citationItems&quot;:[{&quot;id&quot;:&quot;891374b5-674c-3eaa-8ccd-1a49afeee82a&quot;,&quot;itemData&quot;:{&quot;type&quot;:&quot;article-journal&quot;,&quot;id&quot;:&quot;891374b5-674c-3eaa-8ccd-1a49afeee82a&quot;,&quot;title&quot;:&quot;Development of a method to measure consumer emotions associated with foods&quot;,&quot;author&quot;:[{&quot;family&quot;:&quot;King&quot;,&quot;given&quot;:&quot;Silvia C.&quot;,&quot;parse-names&quot;:false,&quot;dropping-particle&quot;:&quot;&quot;,&quot;non-dropping-particle&quot;:&quot;&quot;},{&quot;family&quot;:&quot;Meiselman&quot;,&quot;given&quot;:&quot;Herbert L.&quot;,&quot;parse-names&quot;:false,&quot;dropping-particle&quot;:&quot;&quot;,&quot;non-dropping-particle&quot;:&quot;&quot;}],&quot;container-title&quot;:&quot;Food Quality and Preference&quot;,&quot;container-title-short&quot;:&quot;Food Qual Prefer&quot;,&quot;DOI&quot;:&quot;10.1016/j.foodqual.2009.02.005&quot;,&quot;ISSN&quot;:&quot;09503293&quot;,&quot;issued&quot;:{&quot;date-parts&quot;:[[2010,3]]},&quot;page&quot;:&quot;168-177&quot;,&quot;abstract&quot;:&quot;Emotion attributes have been generally associated with product brands but little work has been published to understand consumer emotions associated with the product itself. The purpose of this series of studies was to develop an emotion-specific questionnaire to test foods with consumers in person or on the internet. A list of emotion terms was screened and validated with consumers. The emotion terms selected for foods were generally positive, as compared with emotion testing originating within a clinical framework. The list of emotions was useful in differentiating between and within categories of foods. Higher overall acceptability scores correlated with higher emotions, but differences in emotion profiles did not always correlate to differences in acceptability. A description of the approach used to develop the questionnaire, questionnaire format, effect of test context, and specific applications of the method to foods are presented. This test represents a major methodological advance in consumer testing of food products in a commercial environment. © 2009 Elsevier Ltd. All rights reserved.&quot;,&quot;issue&quot;:&quot;2&quot;,&quot;volume&quot;:&quot;21&quot;},&quot;isTemporary&quot;:false,&quot;suppress-author&quot;:false,&quot;composite&quot;:false,&quot;author-only&quot;:false}]},{&quot;citationID&quot;:&quot;MENDELEY_CITATION_f9e2cfa5-7571-40e9-ac63-41a779a4b832&quot;,&quot;properties&quot;:{&quot;noteIndex&quot;:0},&quot;isEdited&quot;:false,&quot;manualOverride&quot;:{&quot;isManuallyOverridden&quot;:false,&quot;citeprocText&quot;:&quot;(Nestrud et al., 2016)&quot;,&quot;manualOverrideText&quot;:&quot;&quot;},&quot;citationTag&quot;:&quot;MENDELEY_CITATION_v3_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&quot;,&quot;citationItems&quot;:[{&quot;id&quot;:&quot;c7cc4743-165d-317c-a506-24551f8be200&quot;,&quot;itemData&quot;:{&quot;type&quot;:&quot;article-journal&quot;,&quot;id&quot;:&quot;c7cc4743-165d-317c-a506-24551f8be200&quot;,&quot;title&quot;:&quot;Development of EsSense25, a shorter version of the EsSense Profile®&quot;,&quot;author&quot;:[{&quot;family&quot;:&quot;Nestrud&quot;,&quot;given&quot;:&quot;Michael A.&quot;,&quot;parse-names&quot;:false,&quot;dropping-particle&quot;:&quot;&quot;,&quot;non-dropping-particle&quot;:&quot;&quot;},{&quot;family&quot;:&quot;Meiselman&quot;,&quot;given&quot;:&quot;Herbert L.&quot;,&quot;parse-names&quot;:false,&quot;dropping-particle&quot;:&quot;&quot;,&quot;non-dropping-particle&quot;:&quot;&quot;},{&quot;family&quot;:&quot;King&quot;,&quot;given&quot;:&quot;Silvia C.&quot;,&quot;parse-names&quot;:false,&quot;dropping-particle&quot;:&quot;&quot;,&quot;non-dropping-particle&quot;:&quot;&quot;},{&quot;family&quot;:&quot;Lesher&quot;,&quot;given&quot;:&quot;Larry L.&quot;,&quot;parse-names&quot;:false,&quot;dropping-particle&quot;:&quot;&quot;,&quot;non-dropping-particle&quot;:&quot;&quot;},{&quot;family&quot;:&quot;Cardello&quot;,&quot;given&quot;:&quot;Armand&quot;,&quot;parse-names&quot;:false,&quot;dropping-particle&quot;:&quot;V.&quot;,&quot;non-dropping-particle&quot;:&quot;&quot;}],&quot;container-title&quot;:&quot;Food Quality and Preference&quot;,&quot;container-title-short&quot;:&quot;Food Qual Prefer&quot;,&quot;DOI&quot;:&quot;10.1016/j.foodqual.2015.08.005&quot;,&quot;ISSN&quot;:&quot;09503293&quot;,&quot;issued&quot;:{&quot;date-parts&quot;:[[2016,3,1]]},&quot;page&quot;:&quot;107-117&quot;,&quot;abstract&quot;:&quot;Emotion measurement has received increasing attention as reflected in the growing number of methods for measuring emotions in a product development context, including questionnaires. One such emotion profile, the EsSense Profile® (King &amp; Meiselman, 2010) contains 39 emotions and has had increased use in product research. One of the practical challenges to its wider adoption is the length of the profile. We present results from 4 sets of studies designed to evaluate the semantic structure of the EsSense Profile®, to develop a shorter version of it, and to validate the shorter version, both conceptually and practically. A sorting methodology was used to sort the 39 EsSense Profile® emotions (printed on cards) into groups based on a similarity criterion, using two subject populations (n = 121). A unique modification was implemented where subjects indicated from each sorted pile which word in that pile best described the sorted group. Hierarchical clustering was used to highlight the structure, and candidate words for removal were chosen, reducing the list to 25 words. Using both the EsSense Profile® and EsSense25 lists, a validation sorting study was performed (n = 87). Confirmation studies conducted online (n = 1728) and in CLTs (n = 306) used the questionnaires in real-world scenarios, including food-name evaluations, brand evaluations and product tasting. Overall both lists performed similarly, but analyses revealed that there may be important context effects in which the meaning of words may change across product categories and across emotion lists. We finish with a discussion of why this might be and what this means to the sensory practitioner.&quot;,&quot;publisher&quot;:&quot;Elsevier Ltd&quot;,&quot;volume&quot;:&quot;48&quot;},&quot;isTemporary&quot;:false,&quot;suppress-author&quot;:false,&quot;composite&quot;:false,&quot;author-only&quot;:false}]},{&quot;citationID&quot;:&quot;MENDELEY_CITATION_0aacc795-68cd-44dc-bbed-90b2f02e51d0&quot;,&quot;properties&quot;:{&quot;noteIndex&quot;:0},&quot;isEdited&quot;:false,&quot;manualOverride&quot;:{&quot;isManuallyOverridden&quot;:false,&quot;citeprocText&quot;:&quot;(Quintero Johnson et al., 2012)&quot;,&quot;manualOverrideText&quot;:&quot;&quot;},&quot;citationTag&quot;:&quot;MENDELEY_CITATION_v3_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&quot;,&quot;citationItems&quot;:[{&quot;id&quot;:&quot;6a55998b-c511-3fd0-b490-32c0e2babbca&quot;,&quot;itemData&quot;:{&quot;type&quot;:&quot;article-journal&quot;,&quot;id&quot;:&quot;6a55998b-c511-3fd0-b490-32c0e2babbca&quot;,&quot;title&quot;:&quot;Understanding the effectiveness of the entertainment-education strategy: An investigation of how audience involvement, message processing, and message design influence health information recall&quot;,&quot;author&quot;:[{&quot;family&quot;:&quot;Quintero Johnson&quot;,&quot;given&quot;:&quot;Jessie M.&quot;,&quot;parse-names&quot;:false,&quot;dropping-particle&quot;:&quot;&quot;,&quot;non-dropping-particle&quot;:&quot;&quot;},{&quot;family&quot;:&quot;Harrison&quot;,&quot;given&quot;:&quot;Kristen&quot;,&quot;parse-names&quot;:false,&quot;dropping-particle&quot;:&quot;&quot;,&quot;non-dropping-particle&quot;:&quot;&quot;},{&quot;family&quot;:&quot;Quick&quot;,&quot;given&quot;:&quot;Brian L.&quot;,&quot;parse-names&quot;:false,&quot;dropping-particle&quot;:&quot;&quot;,&quot;non-dropping-particle&quot;:&quot;&quot;}],&quot;container-title&quot;:&quot;Journal of Health Communication&quot;,&quot;DOI&quot;:&quot;10.1080/10810730.2012.688244&quot;,&quot;ISSN&quot;:&quot;10810730&quot;,&quot;PMID&quot;:&quot;23030409&quot;,&quot;issued&quot;:{&quot;date-parts&quot;:[[2012,2,1]]},&quot;page&quot;:&quot;160-178&quot;,&quot;abstract&quot;:&quot;A growing body of evidence suggests that entertainment-education (EE) is a promising health communication strategy. The purpose of this study was to identify some of the factors that facilitate and hinder audience involvement with EE messages. Using confirmatory factor analysis, the authors introduce a construct they call experiential involvement, which describes the experience of being cognitively and emotionally involved with EE messages and is a product of transportation into an EE text and identification with EE characters. Using an experimental design, the authors also investigated how reports of experiential involvement and health information recall varied depending on the degree to which the educational content was well integrated with the narrative content in EE messages. Findings indicated that integration significantly influenced health information recall. Results indicated that experiential involvement and the perception that the health topic in EE messages was personally relevant predicted participants' systematic processing of the information in EE messages. Contrary to expectation, personal relevance did not predict experiential involvement, and systematic message processing was negatively related to health information recall. Implications for the construction of EE messages and the study of the EE strategy are discussed. © 2013 Copyright Taylor and Francis Group, LLC.&quot;,&quot;issue&quot;:&quot;2&quot;,&quot;volume&quot;:&quot;18&quot;,&quot;container-title-short&quot;:&quot;J Health Commun&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F93CBD80976974892309FEFB5FD932B" ma:contentTypeVersion="15" ma:contentTypeDescription="Create a new document." ma:contentTypeScope="" ma:versionID="1157e107cf01ce0caf1fdd498739ee1c">
  <xsd:schema xmlns:xsd="http://www.w3.org/2001/XMLSchema" xmlns:xs="http://www.w3.org/2001/XMLSchema" xmlns:p="http://schemas.microsoft.com/office/2006/metadata/properties" xmlns:ns2="7b8af52f-0408-4561-b7c0-fe45801365cb" xmlns:ns3="4d6a5f64-9b5a-447a-8557-f8ec22248213" targetNamespace="http://schemas.microsoft.com/office/2006/metadata/properties" ma:root="true" ma:fieldsID="56d64d7f24c74efe26888d314b462bb0" ns2:_="" ns3:_="">
    <xsd:import namespace="7b8af52f-0408-4561-b7c0-fe45801365cb"/>
    <xsd:import namespace="4d6a5f64-9b5a-447a-8557-f8ec2224821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TestImage" minOccurs="0"/>
                <xsd:element ref="ns2:MediaServiceBillingMetadata"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8af52f-0408-4561-b7c0-fe4580136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65a90ea-d0e7-4aae-8ef9-9f5dd1eb65e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TestImage" ma:index="20" nillable="true" ma:displayName="Test Image" ma:format="Thumbnail" ma:internalName="TestImage">
      <xsd:simpleType>
        <xsd:restriction base="dms:Unknown"/>
      </xsd:simpleType>
    </xsd:element>
    <xsd:element name="MediaServiceBillingMetadata" ma:index="21" nillable="true" ma:displayName="MediaServiceBillingMetadata" ma:hidden="true" ma:internalName="MediaServiceBillingMetadata"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6a5f64-9b5a-447a-8557-f8ec2224821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cc862d8-0c8a-4cbe-94cc-458639ba1ba4}" ma:internalName="TaxCatchAll" ma:showField="CatchAllData" ma:web="4d6a5f64-9b5a-447a-8557-f8ec2224821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Aar24</b:Tag>
    <b:SourceType>Interview</b:SourceType>
    <b:Guid>{5CD44E71-6C41-44D6-BFEA-8B2E54350CD5}</b:Guid>
    <b:Title>Interview Aaron Ehasz</b:Title>
    <b:Year>2024</b:Year>
    <b:LCID>en-150</b:LCID>
    <b:Author>
      <b:Interviewee>
        <b:NameList>
          <b:Person>
            <b:Last>Ehasz</b:Last>
            <b:First>Aaron</b:First>
          </b:Person>
        </b:NameList>
      </b:Interviewee>
      <b:Interviewer>
        <b:NameList>
          <b:Person>
            <b:Last>Berg</b:Last>
            <b:First>Leon</b:First>
            <b:Middle>van den</b:Middle>
          </b:Person>
        </b:NameList>
      </b:Interviewer>
    </b:Author>
    <b:Month>10</b:Month>
    <b:Day>15</b:Day>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4d6a5f64-9b5a-447a-8557-f8ec22248213" xsi:nil="true"/>
    <lcf76f155ced4ddcb4097134ff3c332f xmlns="7b8af52f-0408-4561-b7c0-fe45801365cb">
      <Terms xmlns="http://schemas.microsoft.com/office/infopath/2007/PartnerControls"/>
    </lcf76f155ced4ddcb4097134ff3c332f>
    <TestImage xmlns="7b8af52f-0408-4561-b7c0-fe45801365cb" xsi:nil="true"/>
  </documentManagement>
</p:properties>
</file>

<file path=customXml/itemProps1.xml><?xml version="1.0" encoding="utf-8"?>
<ds:datastoreItem xmlns:ds="http://schemas.openxmlformats.org/officeDocument/2006/customXml" ds:itemID="{112ECD76-44F6-4F4A-81EE-2A7171C15A00}">
  <ds:schemaRefs>
    <ds:schemaRef ds:uri="http://schemas.microsoft.com/sharepoint/v3/contenttype/forms"/>
  </ds:schemaRefs>
</ds:datastoreItem>
</file>

<file path=customXml/itemProps2.xml><?xml version="1.0" encoding="utf-8"?>
<ds:datastoreItem xmlns:ds="http://schemas.openxmlformats.org/officeDocument/2006/customXml" ds:itemID="{6F9C1EFE-7C98-4428-B3A9-9DFB8821BF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8af52f-0408-4561-b7c0-fe45801365cb"/>
    <ds:schemaRef ds:uri="4d6a5f64-9b5a-447a-8557-f8ec222482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C323CB-243F-4F57-9C8B-640404B01191}">
  <ds:schemaRefs>
    <ds:schemaRef ds:uri="http://schemas.openxmlformats.org/officeDocument/2006/bibliography"/>
  </ds:schemaRefs>
</ds:datastoreItem>
</file>

<file path=customXml/itemProps4.xml><?xml version="1.0" encoding="utf-8"?>
<ds:datastoreItem xmlns:ds="http://schemas.openxmlformats.org/officeDocument/2006/customXml" ds:itemID="{A30426A6-BC80-4DFE-B217-4111CFA908BB}">
  <ds:schemaRefs>
    <ds:schemaRef ds:uri="http://schemas.microsoft.com/office/2006/documentManagement/types"/>
    <ds:schemaRef ds:uri="7b8af52f-0408-4561-b7c0-fe45801365cb"/>
    <ds:schemaRef ds:uri="http://purl.org/dc/elements/1.1/"/>
    <ds:schemaRef ds:uri="http://www.w3.org/XML/1998/namespace"/>
    <ds:schemaRef ds:uri="http://purl.org/dc/dcmitype/"/>
    <ds:schemaRef ds:uri="http://schemas.microsoft.com/office/infopath/2007/PartnerControls"/>
    <ds:schemaRef ds:uri="http://schemas.openxmlformats.org/package/2006/metadata/core-properties"/>
    <ds:schemaRef ds:uri="4d6a5f64-9b5a-447a-8557-f8ec22248213"/>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121</Pages>
  <Words>32316</Words>
  <Characters>184207</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216091</CharactersWithSpaces>
  <SharedDoc>false</SharedDoc>
  <HLinks>
    <vt:vector size="24" baseType="variant">
      <vt:variant>
        <vt:i4>2883635</vt:i4>
      </vt:variant>
      <vt:variant>
        <vt:i4>3</vt:i4>
      </vt:variant>
      <vt:variant>
        <vt:i4>0</vt:i4>
      </vt:variant>
      <vt:variant>
        <vt:i4>5</vt:i4>
      </vt:variant>
      <vt:variant>
        <vt:lpwstr>https://forms.gle/h1ZYzhM5MDsvc4NA6</vt:lpwstr>
      </vt:variant>
      <vt:variant>
        <vt:lpwstr/>
      </vt:variant>
      <vt:variant>
        <vt:i4>6488171</vt:i4>
      </vt:variant>
      <vt:variant>
        <vt:i4>0</vt:i4>
      </vt:variant>
      <vt:variant>
        <vt:i4>0</vt:i4>
      </vt:variant>
      <vt:variant>
        <vt:i4>5</vt:i4>
      </vt:variant>
      <vt:variant>
        <vt:lpwstr>https://github.com/thatoneguyleon/Thesis/tree/main</vt:lpwstr>
      </vt:variant>
      <vt:variant>
        <vt:lpwstr/>
      </vt:variant>
      <vt:variant>
        <vt:i4>2490433</vt:i4>
      </vt:variant>
      <vt:variant>
        <vt:i4>3</vt:i4>
      </vt:variant>
      <vt:variant>
        <vt:i4>0</vt:i4>
      </vt:variant>
      <vt:variant>
        <vt:i4>5</vt:i4>
      </vt:variant>
      <vt:variant>
        <vt:lpwstr>https://scholar.google.com/scholar?hl=nl&amp;as_sdt=0%2C5&amp;q=Bandura%2C+A.+%282001%29.+Social+cognitive+theory+of+mass+communication.+Media+Psychology%2C+3%2C+265%E2%80%93298.&amp;btnG=</vt:lpwstr>
      </vt:variant>
      <vt:variant>
        <vt:lpwstr/>
      </vt:variant>
      <vt:variant>
        <vt:i4>3014771</vt:i4>
      </vt:variant>
      <vt:variant>
        <vt:i4>0</vt:i4>
      </vt:variant>
      <vt:variant>
        <vt:i4>0</vt:i4>
      </vt:variant>
      <vt:variant>
        <vt:i4>5</vt:i4>
      </vt:variant>
      <vt:variant>
        <vt:lpwstr>https://en.wikipedia.org/wiki/Total_fertility_rate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Kuijten, Anouk (192131)</dc:creator>
  <cp:keywords/>
  <cp:lastModifiedBy>Berg, Leon van den (151447)</cp:lastModifiedBy>
  <cp:revision>2</cp:revision>
  <dcterms:created xsi:type="dcterms:W3CDTF">2025-06-02T18:38:00Z</dcterms:created>
  <dcterms:modified xsi:type="dcterms:W3CDTF">2025-06-02T18:38:00Z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0x010100AF93CBD80976974892309FEFB5FD932B</vt:lpwstr>
  </property>
  <property fmtid="{D5CDD505-2E9C-101B-9397-08002B2CF9AE}" pid="3" name="MediaServiceImageTags">
    <vt:lpwstr/>
  </property>
  <property fmtid="{D5CDD505-2E9C-101B-9397-08002B2CF9AE}" pid="4" name="Order">
    <vt:r8>91100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